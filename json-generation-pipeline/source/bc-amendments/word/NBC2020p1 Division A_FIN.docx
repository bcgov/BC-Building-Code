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61E73" w14:textId="77777777" w:rsidR="00EC72E8" w:rsidRDefault="00EC72E8" w:rsidP="00634138">
      <w:pPr>
        <w:pStyle w:val="01Part"/>
        <w:rPr>
          <w:rFonts w:eastAsia="HelveticaLTPro-Black"/>
          <w:lang w:val="en-CA"/>
        </w:rPr>
      </w:pPr>
      <w:bookmarkStart w:id="2" w:name="a17961"/>
      <w:bookmarkStart w:id="3" w:name="ep001032.1"/>
      <w:bookmarkEnd w:id="2"/>
      <w:bookmarkEnd w:id="3"/>
      <w:r>
        <w:rPr>
          <w:rFonts w:eastAsia="HelveticaLTPro-Black"/>
          <w:lang w:val="en-CA"/>
        </w:rPr>
        <w:t>Part 1</w:t>
      </w:r>
    </w:p>
    <w:p w14:paraId="7C9AF9F7" w14:textId="77777777" w:rsidR="00EC72E8" w:rsidRDefault="00EC72E8" w:rsidP="00634138">
      <w:pPr>
        <w:pStyle w:val="01Part"/>
      </w:pPr>
      <w:r>
        <w:rPr>
          <w:rFonts w:eastAsia="HelveticaLTPro-Black"/>
          <w:lang w:val="en-CA"/>
        </w:rPr>
        <w:t>Compliance</w:t>
      </w:r>
    </w:p>
    <w:p w14:paraId="607470EA" w14:textId="77777777" w:rsidR="00EC72E8" w:rsidRPr="00B620DB" w:rsidRDefault="00EC72E8" w:rsidP="00045550">
      <w:pPr>
        <w:pStyle w:val="02Section"/>
      </w:pPr>
      <w:r w:rsidRPr="00B620DB">
        <w:t>Section  1.1.   General</w:t>
      </w:r>
    </w:p>
    <w:p w14:paraId="6E1CA855" w14:textId="77777777" w:rsidR="00EC72E8" w:rsidRPr="00B620DB" w:rsidRDefault="00EC72E8" w:rsidP="00045550">
      <w:pPr>
        <w:pStyle w:val="03Subsection"/>
      </w:pPr>
      <w:bookmarkStart w:id="4" w:name="a17965"/>
      <w:bookmarkStart w:id="5" w:name="a17966"/>
      <w:bookmarkStart w:id="6" w:name="ep001032.1.1"/>
      <w:bookmarkEnd w:id="4"/>
      <w:bookmarkEnd w:id="5"/>
      <w:bookmarkEnd w:id="6"/>
      <w:r w:rsidRPr="00B620DB">
        <w:t>1.1.1. Application of this Code</w:t>
      </w:r>
      <w:bookmarkStart w:id="7" w:name="a17968"/>
      <w:bookmarkEnd w:id="7"/>
    </w:p>
    <w:p w14:paraId="5C72B139" w14:textId="77777777" w:rsidR="00EC72E8" w:rsidRPr="00B620DB" w:rsidRDefault="00EC72E8" w:rsidP="00045550">
      <w:pPr>
        <w:pStyle w:val="04Article"/>
      </w:pPr>
      <w:bookmarkStart w:id="8" w:name="a18702"/>
      <w:bookmarkStart w:id="9" w:name="ea004131"/>
      <w:bookmarkEnd w:id="8"/>
      <w:bookmarkEnd w:id="9"/>
      <w:r w:rsidRPr="00B620DB">
        <w:t>1.1.1.1. Application of this Code</w:t>
      </w:r>
    </w:p>
    <w:p w14:paraId="3705CAB9" w14:textId="4A651A71" w:rsidR="00EC72E8" w:rsidRDefault="00EC72E8" w:rsidP="00EC72E8">
      <w:pPr>
        <w:pStyle w:val="05Sentence"/>
        <w:rPr>
          <w:ins w:id="10" w:author="Watt, Stephen HOUS:EX" w:date="2023-07-28T08:55:00Z"/>
        </w:rPr>
      </w:pPr>
      <w:bookmarkStart w:id="11" w:name="a18711"/>
      <w:bookmarkStart w:id="12" w:name="es000101"/>
      <w:bookmarkEnd w:id="11"/>
      <w:bookmarkEnd w:id="12"/>
      <w:r w:rsidRPr="00B620DB">
        <w:t>1)   </w:t>
      </w:r>
      <w:ins w:id="13" w:author="Watt, Stephen HOUS:EX" w:date="2023-07-28T08:54:00Z">
        <w:r w:rsidR="00CC2360">
          <w:t>This Code applies to any one or more of the following:</w:t>
        </w:r>
      </w:ins>
    </w:p>
    <w:p w14:paraId="74FC2938" w14:textId="77777777" w:rsidR="00CC2360" w:rsidRDefault="00CC2360" w:rsidP="00CC2360">
      <w:pPr>
        <w:pStyle w:val="05Sentence"/>
        <w:rPr>
          <w:ins w:id="14" w:author="Watt, Stephen HOUS:EX" w:date="2023-07-28T08:55:00Z"/>
        </w:rPr>
      </w:pPr>
      <w:ins w:id="15" w:author="Watt, Stephen HOUS:EX" w:date="2023-07-28T08:55:00Z">
        <w:r>
          <w:t xml:space="preserve">a) the design and construction of a new </w:t>
        </w:r>
        <w:r w:rsidRPr="00301984">
          <w:rPr>
            <w:i/>
            <w:iCs/>
          </w:rPr>
          <w:t>building</w:t>
        </w:r>
        <w:r>
          <w:t>,</w:t>
        </w:r>
      </w:ins>
    </w:p>
    <w:p w14:paraId="08C631F3" w14:textId="77777777" w:rsidR="00CC2360" w:rsidRDefault="00CC2360" w:rsidP="00CC2360">
      <w:pPr>
        <w:pStyle w:val="05Sentence"/>
        <w:rPr>
          <w:ins w:id="16" w:author="Watt, Stephen HOUS:EX" w:date="2023-07-28T08:55:00Z"/>
        </w:rPr>
      </w:pPr>
      <w:ins w:id="17" w:author="Watt, Stephen HOUS:EX" w:date="2023-07-28T08:55:00Z">
        <w:r>
          <w:t xml:space="preserve">b) the </w:t>
        </w:r>
        <w:r w:rsidRPr="00301984">
          <w:rPr>
            <w:i/>
            <w:iCs/>
          </w:rPr>
          <w:t xml:space="preserve">occupancy </w:t>
        </w:r>
        <w:r>
          <w:t xml:space="preserve">of any </w:t>
        </w:r>
        <w:r w:rsidRPr="00301984">
          <w:rPr>
            <w:i/>
            <w:iCs/>
          </w:rPr>
          <w:t>building</w:t>
        </w:r>
        <w:r>
          <w:t>,</w:t>
        </w:r>
      </w:ins>
    </w:p>
    <w:p w14:paraId="3676DA45" w14:textId="77777777" w:rsidR="00CC2360" w:rsidRDefault="00CC2360" w:rsidP="00CC2360">
      <w:pPr>
        <w:pStyle w:val="05Sentence"/>
        <w:rPr>
          <w:ins w:id="18" w:author="Watt, Stephen HOUS:EX" w:date="2023-07-28T08:55:00Z"/>
        </w:rPr>
      </w:pPr>
      <w:ins w:id="19" w:author="Watt, Stephen HOUS:EX" w:date="2023-07-28T08:55:00Z">
        <w:r>
          <w:t xml:space="preserve">c) a change in </w:t>
        </w:r>
        <w:r w:rsidRPr="00301984">
          <w:rPr>
            <w:i/>
            <w:iCs/>
          </w:rPr>
          <w:t>occupancy</w:t>
        </w:r>
        <w:r>
          <w:t xml:space="preserve"> of any </w:t>
        </w:r>
        <w:r w:rsidRPr="00301984">
          <w:rPr>
            <w:i/>
            <w:iCs/>
          </w:rPr>
          <w:t>building</w:t>
        </w:r>
        <w:r>
          <w:t>,</w:t>
        </w:r>
      </w:ins>
    </w:p>
    <w:p w14:paraId="08A05C3E" w14:textId="77777777" w:rsidR="00CC2360" w:rsidRDefault="00CC2360" w:rsidP="00CC2360">
      <w:pPr>
        <w:pStyle w:val="05Sentence"/>
        <w:rPr>
          <w:ins w:id="20" w:author="Watt, Stephen HOUS:EX" w:date="2023-07-28T08:55:00Z"/>
        </w:rPr>
      </w:pPr>
      <w:ins w:id="21" w:author="Watt, Stephen HOUS:EX" w:date="2023-07-28T08:55:00Z">
        <w:r>
          <w:t xml:space="preserve">d) an </w:t>
        </w:r>
        <w:r w:rsidRPr="00301984">
          <w:rPr>
            <w:i/>
            <w:iCs/>
          </w:rPr>
          <w:t>alteration</w:t>
        </w:r>
        <w:r>
          <w:t xml:space="preserve"> of any </w:t>
        </w:r>
        <w:r w:rsidRPr="00301984">
          <w:rPr>
            <w:i/>
            <w:iCs/>
          </w:rPr>
          <w:t>building</w:t>
        </w:r>
        <w:r>
          <w:t>,</w:t>
        </w:r>
      </w:ins>
    </w:p>
    <w:p w14:paraId="0AFF5B77" w14:textId="77777777" w:rsidR="00CC2360" w:rsidRDefault="00CC2360" w:rsidP="00CC2360">
      <w:pPr>
        <w:pStyle w:val="05Sentence"/>
        <w:rPr>
          <w:ins w:id="22" w:author="Watt, Stephen HOUS:EX" w:date="2023-07-28T08:55:00Z"/>
        </w:rPr>
      </w:pPr>
      <w:ins w:id="23" w:author="Watt, Stephen HOUS:EX" w:date="2023-07-28T08:55:00Z">
        <w:r>
          <w:t xml:space="preserve">e) an addition to any </w:t>
        </w:r>
        <w:r w:rsidRPr="00301984">
          <w:rPr>
            <w:i/>
            <w:iCs/>
          </w:rPr>
          <w:t>building</w:t>
        </w:r>
        <w:r>
          <w:t>,</w:t>
        </w:r>
      </w:ins>
    </w:p>
    <w:p w14:paraId="0164ACC4" w14:textId="77777777" w:rsidR="00CC2360" w:rsidRDefault="00CC2360" w:rsidP="00CC2360">
      <w:pPr>
        <w:pStyle w:val="05Sentence"/>
        <w:rPr>
          <w:ins w:id="24" w:author="Watt, Stephen HOUS:EX" w:date="2023-07-28T08:55:00Z"/>
        </w:rPr>
      </w:pPr>
      <w:ins w:id="25" w:author="Watt, Stephen HOUS:EX" w:date="2023-07-28T08:55:00Z">
        <w:r>
          <w:t xml:space="preserve">f) the demolition of any </w:t>
        </w:r>
        <w:r w:rsidRPr="00301984">
          <w:rPr>
            <w:i/>
            <w:iCs/>
          </w:rPr>
          <w:t>building</w:t>
        </w:r>
        <w:r>
          <w:t>,</w:t>
        </w:r>
      </w:ins>
    </w:p>
    <w:p w14:paraId="0E448817" w14:textId="77777777" w:rsidR="00CC2360" w:rsidRDefault="00CC2360" w:rsidP="00CC2360">
      <w:pPr>
        <w:pStyle w:val="05Sentence"/>
        <w:rPr>
          <w:ins w:id="26" w:author="Watt, Stephen HOUS:EX" w:date="2023-07-28T08:55:00Z"/>
        </w:rPr>
      </w:pPr>
      <w:ins w:id="27" w:author="Watt, Stephen HOUS:EX" w:date="2023-07-28T08:55:00Z">
        <w:r>
          <w:t>g) the reconstruction of any</w:t>
        </w:r>
        <w:r w:rsidRPr="00301984">
          <w:rPr>
            <w:i/>
            <w:iCs/>
          </w:rPr>
          <w:t xml:space="preserve"> building</w:t>
        </w:r>
        <w:r>
          <w:t xml:space="preserve"> that has been damaged by fire, earthquake or other cause,</w:t>
        </w:r>
      </w:ins>
    </w:p>
    <w:p w14:paraId="76258643" w14:textId="77777777" w:rsidR="00CC2360" w:rsidRDefault="00CC2360" w:rsidP="00CC2360">
      <w:pPr>
        <w:pStyle w:val="05Sentence"/>
        <w:rPr>
          <w:ins w:id="28" w:author="Watt, Stephen HOUS:EX" w:date="2023-07-28T08:55:00Z"/>
        </w:rPr>
      </w:pPr>
      <w:ins w:id="29" w:author="Watt, Stephen HOUS:EX" w:date="2023-07-28T08:55:00Z">
        <w:r>
          <w:t xml:space="preserve">h) the correction of an </w:t>
        </w:r>
        <w:r w:rsidRPr="00301984">
          <w:rPr>
            <w:i/>
            <w:iCs/>
          </w:rPr>
          <w:t>unsafe condition</w:t>
        </w:r>
        <w:r>
          <w:t xml:space="preserve"> in or about any </w:t>
        </w:r>
        <w:r w:rsidRPr="00301984">
          <w:rPr>
            <w:i/>
            <w:iCs/>
          </w:rPr>
          <w:t>building</w:t>
        </w:r>
        <w:r>
          <w:t>,</w:t>
        </w:r>
      </w:ins>
    </w:p>
    <w:p w14:paraId="189CAE9E" w14:textId="77777777" w:rsidR="00CC2360" w:rsidRDefault="00CC2360" w:rsidP="00CC2360">
      <w:pPr>
        <w:pStyle w:val="05Sentence"/>
        <w:rPr>
          <w:ins w:id="30" w:author="Watt, Stephen HOUS:EX" w:date="2023-07-28T08:55:00Z"/>
        </w:rPr>
      </w:pPr>
      <w:ins w:id="31" w:author="Watt, Stephen HOUS:EX" w:date="2023-07-28T08:55:00Z">
        <w:r>
          <w:t xml:space="preserve">i) all parts of any </w:t>
        </w:r>
        <w:r w:rsidRPr="00301984">
          <w:rPr>
            <w:i/>
            <w:iCs/>
          </w:rPr>
          <w:t>building</w:t>
        </w:r>
        <w:r>
          <w:t xml:space="preserve"> that are affected by a change in </w:t>
        </w:r>
        <w:r w:rsidRPr="00301984">
          <w:rPr>
            <w:i/>
            <w:iCs/>
          </w:rPr>
          <w:t>occupancy</w:t>
        </w:r>
        <w:r>
          <w:t>,</w:t>
        </w:r>
      </w:ins>
    </w:p>
    <w:p w14:paraId="4DE39F6A" w14:textId="77777777" w:rsidR="00CC2360" w:rsidRDefault="00CC2360" w:rsidP="00CC2360">
      <w:pPr>
        <w:pStyle w:val="05Sentence"/>
        <w:rPr>
          <w:ins w:id="32" w:author="Watt, Stephen HOUS:EX" w:date="2023-07-28T08:55:00Z"/>
        </w:rPr>
      </w:pPr>
      <w:ins w:id="33" w:author="Watt, Stephen HOUS:EX" w:date="2023-07-28T08:55:00Z">
        <w:r>
          <w:t xml:space="preserve">j) the work necessary to ensure safety in parts of a </w:t>
        </w:r>
        <w:r w:rsidRPr="00301984">
          <w:rPr>
            <w:i/>
            <w:iCs/>
          </w:rPr>
          <w:t>building</w:t>
        </w:r>
      </w:ins>
    </w:p>
    <w:p w14:paraId="3067924E" w14:textId="77777777" w:rsidR="00CC2360" w:rsidRDefault="00CC2360" w:rsidP="00CC2360">
      <w:pPr>
        <w:pStyle w:val="05Sentence"/>
        <w:rPr>
          <w:ins w:id="34" w:author="Watt, Stephen HOUS:EX" w:date="2023-07-28T08:55:00Z"/>
        </w:rPr>
      </w:pPr>
      <w:ins w:id="35" w:author="Watt, Stephen HOUS:EX" w:date="2023-07-28T08:55:00Z">
        <w:r>
          <w:t>i) that remain after a demolition,</w:t>
        </w:r>
      </w:ins>
    </w:p>
    <w:p w14:paraId="10648A4A" w14:textId="77777777" w:rsidR="00CC2360" w:rsidRDefault="00CC2360" w:rsidP="00CC2360">
      <w:pPr>
        <w:pStyle w:val="05Sentence"/>
        <w:rPr>
          <w:ins w:id="36" w:author="Watt, Stephen HOUS:EX" w:date="2023-07-28T08:55:00Z"/>
        </w:rPr>
      </w:pPr>
      <w:ins w:id="37" w:author="Watt, Stephen HOUS:EX" w:date="2023-07-28T08:55:00Z">
        <w:r>
          <w:t>ii) that are affected by but that are not directly involved in</w:t>
        </w:r>
        <w:r w:rsidRPr="00301984">
          <w:rPr>
            <w:i/>
            <w:iCs/>
          </w:rPr>
          <w:t xml:space="preserve"> alterations</w:t>
        </w:r>
        <w:r>
          <w:t>, or</w:t>
        </w:r>
      </w:ins>
    </w:p>
    <w:p w14:paraId="7C19E516" w14:textId="77777777" w:rsidR="00CC2360" w:rsidRDefault="00CC2360" w:rsidP="00CC2360">
      <w:pPr>
        <w:pStyle w:val="05Sentence"/>
        <w:rPr>
          <w:ins w:id="38" w:author="Watt, Stephen HOUS:EX" w:date="2023-07-28T08:55:00Z"/>
        </w:rPr>
      </w:pPr>
      <w:ins w:id="39" w:author="Watt, Stephen HOUS:EX" w:date="2023-07-28T08:55:00Z">
        <w:r>
          <w:t>iii) that are affected by but not directly involved in additions,</w:t>
        </w:r>
      </w:ins>
    </w:p>
    <w:p w14:paraId="45A4EDCA" w14:textId="398BBE76" w:rsidR="00CC2360" w:rsidRDefault="00CC2360" w:rsidP="00CC2360">
      <w:pPr>
        <w:pStyle w:val="05Sentence"/>
        <w:rPr>
          <w:ins w:id="40" w:author="Watt, Stephen HOUS:EX" w:date="2023-07-28T08:55:00Z"/>
        </w:rPr>
      </w:pPr>
      <w:ins w:id="41" w:author="Watt, Stephen HOUS:EX" w:date="2023-07-28T08:55:00Z">
        <w:r>
          <w:t xml:space="preserve">k) except as permitted by the British Columbia Fire Code, the installation, replacement, or </w:t>
        </w:r>
        <w:r w:rsidRPr="00301984">
          <w:rPr>
            <w:i/>
            <w:iCs/>
          </w:rPr>
          <w:t xml:space="preserve">alteration </w:t>
        </w:r>
        <w:r>
          <w:t>of</w:t>
        </w:r>
      </w:ins>
      <w:ins w:id="42" w:author="Watt, Stephen HOUS:EX" w:date="2023-07-28T09:00:00Z">
        <w:r>
          <w:t xml:space="preserve"> </w:t>
        </w:r>
      </w:ins>
      <w:ins w:id="43" w:author="Watt, Stephen HOUS:EX" w:date="2023-07-28T08:55:00Z">
        <w:r>
          <w:t>materials or equipment regulated by this Code,</w:t>
        </w:r>
      </w:ins>
    </w:p>
    <w:p w14:paraId="63433599" w14:textId="77777777" w:rsidR="00CC2360" w:rsidRDefault="00CC2360" w:rsidP="00CC2360">
      <w:pPr>
        <w:pStyle w:val="05Sentence"/>
        <w:rPr>
          <w:ins w:id="44" w:author="Watt, Stephen HOUS:EX" w:date="2023-07-28T08:55:00Z"/>
        </w:rPr>
      </w:pPr>
      <w:ins w:id="45" w:author="Watt, Stephen HOUS:EX" w:date="2023-07-28T08:55:00Z">
        <w:r>
          <w:t xml:space="preserve">l) the work necessary to ensure safety in a relocated </w:t>
        </w:r>
        <w:r w:rsidRPr="00301984">
          <w:rPr>
            <w:i/>
            <w:iCs/>
          </w:rPr>
          <w:t>building</w:t>
        </w:r>
        <w:r>
          <w:t xml:space="preserve"> during and after relocation,</w:t>
        </w:r>
      </w:ins>
    </w:p>
    <w:p w14:paraId="246C18E8" w14:textId="77777777" w:rsidR="00CC2360" w:rsidRDefault="00CC2360" w:rsidP="00CC2360">
      <w:pPr>
        <w:pStyle w:val="05Sentence"/>
        <w:rPr>
          <w:ins w:id="46" w:author="Watt, Stephen HOUS:EX" w:date="2023-07-28T08:55:00Z"/>
        </w:rPr>
      </w:pPr>
      <w:ins w:id="47" w:author="Watt, Stephen HOUS:EX" w:date="2023-07-28T08:55:00Z">
        <w:r>
          <w:t xml:space="preserve">m) safety during construction of a </w:t>
        </w:r>
        <w:r w:rsidRPr="00301984">
          <w:rPr>
            <w:i/>
            <w:iCs/>
          </w:rPr>
          <w:t>building</w:t>
        </w:r>
        <w:r>
          <w:t>, including protection of the public,</w:t>
        </w:r>
      </w:ins>
    </w:p>
    <w:p w14:paraId="62044C74" w14:textId="77777777" w:rsidR="00CC2360" w:rsidRDefault="00CC2360" w:rsidP="00CC2360">
      <w:pPr>
        <w:pStyle w:val="05Sentence"/>
        <w:rPr>
          <w:ins w:id="48" w:author="Watt, Stephen HOUS:EX" w:date="2023-07-28T08:55:00Z"/>
        </w:rPr>
      </w:pPr>
      <w:ins w:id="49" w:author="Watt, Stephen HOUS:EX" w:date="2023-07-28T08:55:00Z">
        <w:r>
          <w:t>n) the design, installation, extension,</w:t>
        </w:r>
        <w:r w:rsidRPr="00301984">
          <w:rPr>
            <w:i/>
            <w:iCs/>
          </w:rPr>
          <w:t xml:space="preserve"> alteration</w:t>
        </w:r>
        <w:r>
          <w:t xml:space="preserve">, renewal or repair of </w:t>
        </w:r>
        <w:r w:rsidRPr="00301984">
          <w:rPr>
            <w:i/>
            <w:iCs/>
          </w:rPr>
          <w:t>plumbing systems</w:t>
        </w:r>
        <w:r>
          <w:t>, and</w:t>
        </w:r>
      </w:ins>
    </w:p>
    <w:p w14:paraId="6A918540" w14:textId="59F5E59E" w:rsidR="00CC2360" w:rsidRPr="00B620DB" w:rsidRDefault="00CC2360" w:rsidP="00CC2360">
      <w:pPr>
        <w:pStyle w:val="05Sentence"/>
      </w:pPr>
      <w:ins w:id="50" w:author="Watt, Stephen HOUS:EX" w:date="2023-07-28T08:55:00Z">
        <w:r>
          <w:t xml:space="preserve">o) the </w:t>
        </w:r>
        <w:r w:rsidRPr="00301984">
          <w:rPr>
            <w:i/>
            <w:iCs/>
          </w:rPr>
          <w:t>alteration</w:t>
        </w:r>
        <w:r>
          <w:t xml:space="preserve">, rehabilitation and change of occupancy of </w:t>
        </w:r>
        <w:r w:rsidRPr="00301984">
          <w:rPr>
            <w:i/>
            <w:iCs/>
          </w:rPr>
          <w:t>heritage buildings</w:t>
        </w:r>
        <w:r>
          <w:t>.</w:t>
        </w:r>
      </w:ins>
    </w:p>
    <w:p w14:paraId="3D844633" w14:textId="00D77BD7" w:rsidR="00237E6A" w:rsidRDefault="00EC72E8" w:rsidP="00EC72E8">
      <w:pPr>
        <w:pStyle w:val="05Sentence"/>
        <w:rPr>
          <w:ins w:id="51" w:author="Watt, Stephen HOUS:EX" w:date="2023-07-28T08:55:00Z"/>
        </w:rPr>
      </w:pPr>
      <w:r w:rsidRPr="00B620DB">
        <w:t>2)   </w:t>
      </w:r>
      <w:ins w:id="52" w:author="Watt, Stephen HOUS:EX" w:date="2023-07-28T08:55:00Z">
        <w:r w:rsidR="00CC2360" w:rsidRPr="00CC2360">
          <w:t>This Code does not apply to the following:</w:t>
        </w:r>
        <w:bookmarkStart w:id="53" w:name="a18969"/>
        <w:bookmarkEnd w:id="53"/>
      </w:ins>
    </w:p>
    <w:p w14:paraId="08622BE4" w14:textId="098CDEAF" w:rsidR="00CC2360" w:rsidRDefault="00CC2360" w:rsidP="00CC2360">
      <w:pPr>
        <w:pStyle w:val="05Sentence"/>
        <w:rPr>
          <w:ins w:id="54" w:author="Watt, Stephen HOUS:EX" w:date="2023-07-28T08:55:00Z"/>
        </w:rPr>
      </w:pPr>
      <w:ins w:id="55" w:author="Watt, Stephen HOUS:EX" w:date="2023-07-28T08:55:00Z">
        <w:r>
          <w:t xml:space="preserve">a) </w:t>
        </w:r>
        <w:r w:rsidRPr="00301984">
          <w:rPr>
            <w:i/>
            <w:iCs/>
          </w:rPr>
          <w:t>sewage</w:t>
        </w:r>
        <w:r>
          <w:t xml:space="preserve">, water, electrical, telephone, rail or similar public infrastructure systems located in a </w:t>
        </w:r>
        <w:r w:rsidRPr="00301984">
          <w:rPr>
            <w:i/>
            <w:iCs/>
          </w:rPr>
          <w:t>street</w:t>
        </w:r>
        <w:r>
          <w:t xml:space="preserve"> or a public</w:t>
        </w:r>
      </w:ins>
      <w:ins w:id="56" w:author="Watt, Stephen HOUS:EX" w:date="2023-07-28T15:14:00Z">
        <w:r w:rsidR="007E332F">
          <w:t xml:space="preserve"> </w:t>
        </w:r>
      </w:ins>
      <w:ins w:id="57" w:author="Watt, Stephen HOUS:EX" w:date="2023-07-28T08:55:00Z">
        <w:r>
          <w:t>transit right of way,</w:t>
        </w:r>
      </w:ins>
    </w:p>
    <w:p w14:paraId="15CE9506" w14:textId="2C2ADADB" w:rsidR="00CC2360" w:rsidRDefault="00CC2360" w:rsidP="00CC2360">
      <w:pPr>
        <w:pStyle w:val="05Sentence"/>
        <w:rPr>
          <w:ins w:id="58" w:author="Watt, Stephen HOUS:EX" w:date="2023-07-28T08:55:00Z"/>
        </w:rPr>
      </w:pPr>
      <w:ins w:id="59" w:author="Watt, Stephen HOUS:EX" w:date="2023-07-28T08:55:00Z">
        <w:r>
          <w:t>b) utility towers and poles, and television, radio and other communication aerials and towers, except for loads</w:t>
        </w:r>
      </w:ins>
      <w:ins w:id="60" w:author="Watt, Stephen HOUS:EX" w:date="2023-07-28T09:02:00Z">
        <w:r>
          <w:t xml:space="preserve"> </w:t>
        </w:r>
      </w:ins>
      <w:ins w:id="61" w:author="Watt, Stephen HOUS:EX" w:date="2023-07-28T08:55:00Z">
        <w:r>
          <w:t xml:space="preserve">resulting from their being located on or attached to </w:t>
        </w:r>
        <w:r w:rsidRPr="00301984">
          <w:rPr>
            <w:i/>
            <w:iCs/>
          </w:rPr>
          <w:t>buildings</w:t>
        </w:r>
        <w:r>
          <w:t>,</w:t>
        </w:r>
      </w:ins>
    </w:p>
    <w:p w14:paraId="3137D688" w14:textId="77777777" w:rsidR="00CC2360" w:rsidRDefault="00CC2360" w:rsidP="00CC2360">
      <w:pPr>
        <w:pStyle w:val="05Sentence"/>
        <w:rPr>
          <w:ins w:id="62" w:author="Watt, Stephen HOUS:EX" w:date="2023-07-28T08:55:00Z"/>
        </w:rPr>
      </w:pPr>
      <w:ins w:id="63" w:author="Watt, Stephen HOUS:EX" w:date="2023-07-28T08:55:00Z">
        <w:r>
          <w:t xml:space="preserve">c) mechanical or other equipment and </w:t>
        </w:r>
        <w:r w:rsidRPr="00301984">
          <w:rPr>
            <w:i/>
            <w:iCs/>
          </w:rPr>
          <w:t>appliances</w:t>
        </w:r>
        <w:r>
          <w:t xml:space="preserve"> not specifically regulated in these regulations,</w:t>
        </w:r>
      </w:ins>
    </w:p>
    <w:p w14:paraId="462DE098" w14:textId="77777777" w:rsidR="00CC2360" w:rsidRDefault="00CC2360" w:rsidP="00CC2360">
      <w:pPr>
        <w:pStyle w:val="05Sentence"/>
        <w:rPr>
          <w:ins w:id="64" w:author="Watt, Stephen HOUS:EX" w:date="2023-07-28T08:55:00Z"/>
        </w:rPr>
      </w:pPr>
      <w:ins w:id="65" w:author="Watt, Stephen HOUS:EX" w:date="2023-07-28T08:55:00Z">
        <w:r>
          <w:t>d) flood control and hydro electric dams and structures,</w:t>
        </w:r>
      </w:ins>
    </w:p>
    <w:p w14:paraId="5973AC4F" w14:textId="6E7B66FD" w:rsidR="00CC2360" w:rsidRDefault="00CC2360" w:rsidP="00CC2360">
      <w:pPr>
        <w:pStyle w:val="05Sentence"/>
        <w:rPr>
          <w:ins w:id="66" w:author="Watt, Stephen HOUS:EX" w:date="2023-07-28T08:55:00Z"/>
        </w:rPr>
      </w:pPr>
      <w:ins w:id="67" w:author="Watt, Stephen HOUS:EX" w:date="2023-07-28T08:55:00Z">
        <w:r>
          <w:lastRenderedPageBreak/>
          <w:t>e) accessory</w:t>
        </w:r>
        <w:r w:rsidRPr="00301984">
          <w:rPr>
            <w:i/>
            <w:iCs/>
          </w:rPr>
          <w:t xml:space="preserve"> buildings</w:t>
        </w:r>
        <w:r>
          <w:t xml:space="preserve"> less than 10 m</w:t>
        </w:r>
        <w:r w:rsidRPr="00301984">
          <w:rPr>
            <w:vertAlign w:val="superscript"/>
          </w:rPr>
          <w:t>2</w:t>
        </w:r>
      </w:ins>
      <w:ins w:id="68" w:author="Watt, Stephen HOUS:EX" w:date="2023-07-28T09:02:00Z">
        <w:r>
          <w:t xml:space="preserve"> </w:t>
        </w:r>
      </w:ins>
      <w:ins w:id="69" w:author="Watt, Stephen HOUS:EX" w:date="2023-07-28T08:55:00Z">
        <w:r>
          <w:t xml:space="preserve"> in </w:t>
        </w:r>
        <w:r w:rsidRPr="00301984">
          <w:rPr>
            <w:i/>
            <w:iCs/>
          </w:rPr>
          <w:t>building area</w:t>
        </w:r>
        <w:r>
          <w:t xml:space="preserve"> that do not create a hazard,</w:t>
        </w:r>
      </w:ins>
    </w:p>
    <w:p w14:paraId="45A63F1F" w14:textId="77777777" w:rsidR="00CC2360" w:rsidRDefault="00CC2360" w:rsidP="00CC2360">
      <w:pPr>
        <w:pStyle w:val="05Sentence"/>
        <w:rPr>
          <w:ins w:id="70" w:author="Watt, Stephen HOUS:EX" w:date="2023-07-28T08:55:00Z"/>
        </w:rPr>
      </w:pPr>
      <w:ins w:id="71" w:author="Watt, Stephen HOUS:EX" w:date="2023-07-28T08:55:00Z">
        <w:r>
          <w:t xml:space="preserve">f) with the permission of the </w:t>
        </w:r>
        <w:r w:rsidRPr="00301984">
          <w:rPr>
            <w:i/>
            <w:iCs/>
          </w:rPr>
          <w:t>authority having jurisdiction</w:t>
        </w:r>
        <w:r>
          <w:t xml:space="preserve">, temporary </w:t>
        </w:r>
        <w:r w:rsidRPr="00301984">
          <w:rPr>
            <w:i/>
            <w:iCs/>
          </w:rPr>
          <w:t>buildings</w:t>
        </w:r>
        <w:r>
          <w:t xml:space="preserve"> including</w:t>
        </w:r>
      </w:ins>
    </w:p>
    <w:p w14:paraId="15D05BBC" w14:textId="77777777" w:rsidR="00CC2360" w:rsidRDefault="00CC2360" w:rsidP="00CC2360">
      <w:pPr>
        <w:pStyle w:val="05Sentence"/>
        <w:rPr>
          <w:ins w:id="72" w:author="Watt, Stephen HOUS:EX" w:date="2023-07-28T08:55:00Z"/>
        </w:rPr>
      </w:pPr>
      <w:ins w:id="73" w:author="Watt, Stephen HOUS:EX" w:date="2023-07-28T08:55:00Z">
        <w:r>
          <w:t>i) construction site offices,</w:t>
        </w:r>
      </w:ins>
    </w:p>
    <w:p w14:paraId="755BFC1B" w14:textId="77777777" w:rsidR="00CC2360" w:rsidRDefault="00CC2360" w:rsidP="00CC2360">
      <w:pPr>
        <w:pStyle w:val="05Sentence"/>
        <w:rPr>
          <w:ins w:id="74" w:author="Watt, Stephen HOUS:EX" w:date="2023-07-28T08:55:00Z"/>
        </w:rPr>
      </w:pPr>
      <w:ins w:id="75" w:author="Watt, Stephen HOUS:EX" w:date="2023-07-28T08:55:00Z">
        <w:r>
          <w:t xml:space="preserve">ii) seasonal storage </w:t>
        </w:r>
        <w:r w:rsidRPr="00301984">
          <w:rPr>
            <w:i/>
            <w:iCs/>
          </w:rPr>
          <w:t>buildings</w:t>
        </w:r>
        <w:r>
          <w:t>,</w:t>
        </w:r>
      </w:ins>
    </w:p>
    <w:p w14:paraId="64E39C94" w14:textId="77777777" w:rsidR="00CC2360" w:rsidRDefault="00CC2360" w:rsidP="00CC2360">
      <w:pPr>
        <w:pStyle w:val="05Sentence"/>
        <w:rPr>
          <w:ins w:id="76" w:author="Watt, Stephen HOUS:EX" w:date="2023-07-28T08:55:00Z"/>
        </w:rPr>
      </w:pPr>
      <w:ins w:id="77" w:author="Watt, Stephen HOUS:EX" w:date="2023-07-28T08:55:00Z">
        <w:r>
          <w:t>iii) special events facilities,</w:t>
        </w:r>
      </w:ins>
    </w:p>
    <w:p w14:paraId="0AFAD4E0" w14:textId="77777777" w:rsidR="00CC2360" w:rsidRDefault="00CC2360" w:rsidP="00CC2360">
      <w:pPr>
        <w:pStyle w:val="05Sentence"/>
        <w:rPr>
          <w:ins w:id="78" w:author="Watt, Stephen HOUS:EX" w:date="2023-07-28T08:55:00Z"/>
        </w:rPr>
      </w:pPr>
      <w:ins w:id="79" w:author="Watt, Stephen HOUS:EX" w:date="2023-07-28T08:55:00Z">
        <w:r>
          <w:t>iv) emergency facilities, and</w:t>
        </w:r>
      </w:ins>
    </w:p>
    <w:p w14:paraId="53C5598F" w14:textId="77777777" w:rsidR="00CC2360" w:rsidRDefault="00CC2360" w:rsidP="00CC2360">
      <w:pPr>
        <w:pStyle w:val="05Sentence"/>
        <w:rPr>
          <w:ins w:id="80" w:author="Watt, Stephen HOUS:EX" w:date="2023-07-28T08:55:00Z"/>
        </w:rPr>
      </w:pPr>
      <w:ins w:id="81" w:author="Watt, Stephen HOUS:EX" w:date="2023-07-28T08:55:00Z">
        <w:r>
          <w:t>v) similar structures,</w:t>
        </w:r>
      </w:ins>
    </w:p>
    <w:p w14:paraId="3D19D513" w14:textId="3F8B6B09" w:rsidR="00CC2360" w:rsidRDefault="00CC2360" w:rsidP="00CC2360">
      <w:pPr>
        <w:pStyle w:val="05Sentence"/>
        <w:rPr>
          <w:ins w:id="82" w:author="Watt, Stephen HOUS:EX" w:date="2023-07-28T08:55:00Z"/>
        </w:rPr>
      </w:pPr>
      <w:ins w:id="83" w:author="Watt, Stephen HOUS:EX" w:date="2023-07-28T08:55:00Z">
        <w:r>
          <w:t>g) factory built housing and components complying with CSA-Z240 MH Series standard, but this exemption</w:t>
        </w:r>
      </w:ins>
      <w:ins w:id="84" w:author="Watt, Stephen HOUS:EX" w:date="2023-07-28T10:14:00Z">
        <w:r w:rsidR="007D40C3">
          <w:t xml:space="preserve"> </w:t>
        </w:r>
      </w:ins>
      <w:ins w:id="85" w:author="Watt, Stephen HOUS:EX" w:date="2023-07-28T08:55:00Z">
        <w:r>
          <w:t>does not extend to on site preparations (siting, foundations, mountings), connection to services and</w:t>
        </w:r>
      </w:ins>
      <w:ins w:id="86" w:author="Watt, Stephen HOUS:EX" w:date="2023-07-28T10:15:00Z">
        <w:r w:rsidR="007D40C3">
          <w:t xml:space="preserve"> </w:t>
        </w:r>
      </w:ins>
      <w:ins w:id="87" w:author="Watt, Stephen HOUS:EX" w:date="2023-07-28T08:55:00Z">
        <w:r>
          <w:t xml:space="preserve">installation of </w:t>
        </w:r>
        <w:r w:rsidRPr="00301984">
          <w:rPr>
            <w:i/>
            <w:iCs/>
          </w:rPr>
          <w:t>appliances</w:t>
        </w:r>
        <w:r>
          <w:t>, and</w:t>
        </w:r>
      </w:ins>
    </w:p>
    <w:p w14:paraId="341E1FED" w14:textId="23101A0A" w:rsidR="00CC2360" w:rsidRDefault="00CC2360" w:rsidP="00CC2360">
      <w:pPr>
        <w:pStyle w:val="05Sentence"/>
        <w:rPr>
          <w:ins w:id="88" w:author="Watt, Stephen HOUS:EX" w:date="2023-07-28T08:56:00Z"/>
        </w:rPr>
      </w:pPr>
      <w:ins w:id="89" w:author="Watt, Stephen HOUS:EX" w:date="2023-07-28T08:55:00Z">
        <w:r>
          <w:t xml:space="preserve">h) areas that are specifically exempted from provincial </w:t>
        </w:r>
        <w:r w:rsidRPr="00301984">
          <w:rPr>
            <w:i/>
            <w:iCs/>
          </w:rPr>
          <w:t>building</w:t>
        </w:r>
        <w:r>
          <w:t xml:space="preserve"> regulations by provincial or federal enactments.</w:t>
        </w:r>
      </w:ins>
    </w:p>
    <w:p w14:paraId="7D8C242B" w14:textId="77777777" w:rsidR="00CC2360" w:rsidRDefault="00CC2360" w:rsidP="00CC2360">
      <w:pPr>
        <w:pStyle w:val="05Sentence"/>
        <w:rPr>
          <w:ins w:id="90" w:author="Watt, Stephen HOUS:EX" w:date="2023-07-28T08:56:00Z"/>
        </w:rPr>
      </w:pPr>
      <w:ins w:id="91" w:author="Watt, Stephen HOUS:EX" w:date="2023-07-28T08:56:00Z">
        <w:r>
          <w:t xml:space="preserve">3) This Code applies to both site-built and factory-constructed </w:t>
        </w:r>
        <w:r w:rsidRPr="00301984">
          <w:rPr>
            <w:i/>
            <w:iCs/>
          </w:rPr>
          <w:t>buildings</w:t>
        </w:r>
        <w:r>
          <w:t>. (See Note A-1.1.1.1.(3).)</w:t>
        </w:r>
      </w:ins>
    </w:p>
    <w:p w14:paraId="045493C4" w14:textId="77777777" w:rsidR="00CC2360" w:rsidRDefault="00CC2360" w:rsidP="00CC2360">
      <w:pPr>
        <w:pStyle w:val="05Sentence"/>
        <w:rPr>
          <w:ins w:id="92" w:author="Watt, Stephen HOUS:EX" w:date="2023-07-28T08:56:00Z"/>
        </w:rPr>
      </w:pPr>
      <w:ins w:id="93" w:author="Watt, Stephen HOUS:EX" w:date="2023-07-28T08:56:00Z">
        <w:r>
          <w:t xml:space="preserve">4) </w:t>
        </w:r>
        <w:r w:rsidRPr="00301984">
          <w:rPr>
            <w:i/>
            <w:iCs/>
          </w:rPr>
          <w:t>Farm buildings</w:t>
        </w:r>
        <w:r>
          <w:t xml:space="preserve"> shall conform to the requirements in the National Farm Building Code of Canada 1995.</w:t>
        </w:r>
      </w:ins>
    </w:p>
    <w:p w14:paraId="0274FEAA" w14:textId="1402F7C5" w:rsidR="00CC2360" w:rsidRDefault="00CC2360" w:rsidP="00821014">
      <w:pPr>
        <w:pStyle w:val="05Sentence"/>
        <w:spacing w:after="120"/>
        <w:rPr>
          <w:ins w:id="94" w:author="Watt, Stephen HOUS:EX" w:date="2023-07-28T10:26:00Z"/>
        </w:rPr>
      </w:pPr>
      <w:ins w:id="95" w:author="Watt, Stephen HOUS:EX" w:date="2023-07-28T08:56:00Z">
        <w:r>
          <w:t xml:space="preserve">5) For </w:t>
        </w:r>
        <w:r w:rsidRPr="00301984">
          <w:rPr>
            <w:i/>
            <w:iCs/>
          </w:rPr>
          <w:t>heritage buildings</w:t>
        </w:r>
        <w:r>
          <w:t>, the Alternate Compliance Methods for Heritage Buildings in Table 1.1.1.1.(5) may be substituted for requirements contained elsewhere in this Code. (See Note A-1.1.1.1.(5).)</w:t>
        </w:r>
      </w:ins>
    </w:p>
    <w:tbl>
      <w:tblPr>
        <w:tblStyle w:val="TableGrid"/>
        <w:tblW w:w="9209" w:type="dxa"/>
        <w:tblLook w:val="04A0" w:firstRow="1" w:lastRow="0" w:firstColumn="1" w:lastColumn="0" w:noHBand="0" w:noVBand="1"/>
      </w:tblPr>
      <w:tblGrid>
        <w:gridCol w:w="562"/>
        <w:gridCol w:w="4253"/>
        <w:gridCol w:w="4394"/>
      </w:tblGrid>
      <w:tr w:rsidR="00301984" w14:paraId="1ED854EB" w14:textId="77777777" w:rsidTr="00871FBD">
        <w:trPr>
          <w:ins w:id="96" w:author="Watt, Stephen HOUS:EX" w:date="2023-07-28T10:29:00Z"/>
        </w:trPr>
        <w:tc>
          <w:tcPr>
            <w:tcW w:w="9209" w:type="dxa"/>
            <w:gridSpan w:val="3"/>
          </w:tcPr>
          <w:p w14:paraId="6DB9FC5D" w14:textId="77777777" w:rsidR="00301984" w:rsidRPr="00301984" w:rsidRDefault="00301984" w:rsidP="00301984">
            <w:pPr>
              <w:pStyle w:val="05Sentence"/>
              <w:ind w:left="0" w:firstLine="0"/>
              <w:jc w:val="center"/>
              <w:rPr>
                <w:ins w:id="97" w:author="Watt, Stephen HOUS:EX" w:date="2023-07-28T10:30:00Z"/>
                <w:rFonts w:ascii="Arial" w:hAnsi="Arial" w:cs="Arial"/>
                <w:b/>
                <w:bCs/>
              </w:rPr>
            </w:pPr>
            <w:ins w:id="98" w:author="Watt, Stephen HOUS:EX" w:date="2023-07-28T10:29:00Z">
              <w:r w:rsidRPr="00301984">
                <w:rPr>
                  <w:rFonts w:ascii="Arial" w:hAnsi="Arial" w:cs="Arial"/>
                  <w:b/>
                  <w:bCs/>
                </w:rPr>
                <w:t xml:space="preserve">Table 1.1.1.1.(5) </w:t>
              </w:r>
            </w:ins>
          </w:p>
          <w:p w14:paraId="46666D02" w14:textId="77777777" w:rsidR="00301984" w:rsidRPr="00301984" w:rsidRDefault="00301984" w:rsidP="00301984">
            <w:pPr>
              <w:pStyle w:val="05Sentence"/>
              <w:spacing w:before="0"/>
              <w:ind w:left="0" w:firstLine="0"/>
              <w:jc w:val="center"/>
              <w:rPr>
                <w:ins w:id="99" w:author="Watt, Stephen HOUS:EX" w:date="2023-07-28T10:30:00Z"/>
                <w:rFonts w:ascii="Arial" w:hAnsi="Arial" w:cs="Arial"/>
                <w:b/>
                <w:bCs/>
              </w:rPr>
            </w:pPr>
            <w:ins w:id="100" w:author="Watt, Stephen HOUS:EX" w:date="2023-07-28T10:29:00Z">
              <w:r w:rsidRPr="00301984">
                <w:rPr>
                  <w:rFonts w:ascii="Arial" w:hAnsi="Arial" w:cs="Arial"/>
                  <w:b/>
                  <w:bCs/>
                </w:rPr>
                <w:t>Alternate Compliance Methods for Heritage Buildings</w:t>
              </w:r>
            </w:ins>
          </w:p>
          <w:p w14:paraId="16E9B52E" w14:textId="7A34607C" w:rsidR="00301984" w:rsidRDefault="00301984" w:rsidP="00301984">
            <w:pPr>
              <w:pStyle w:val="05Sentence"/>
              <w:spacing w:before="0" w:after="120"/>
              <w:ind w:left="0" w:firstLine="0"/>
              <w:jc w:val="center"/>
              <w:rPr>
                <w:ins w:id="101" w:author="Watt, Stephen HOUS:EX" w:date="2023-07-28T10:29:00Z"/>
              </w:rPr>
            </w:pPr>
            <w:ins w:id="102" w:author="Watt, Stephen HOUS:EX" w:date="2023-07-28T10:29:00Z">
              <w:r w:rsidRPr="00301984">
                <w:rPr>
                  <w:rFonts w:ascii="Arial" w:hAnsi="Arial" w:cs="Arial"/>
                </w:rPr>
                <w:t xml:space="preserve"> Forming part of Sentence 1.1.1.1.(5)</w:t>
              </w:r>
            </w:ins>
          </w:p>
        </w:tc>
      </w:tr>
      <w:tr w:rsidR="00A9491B" w14:paraId="4822F6B2" w14:textId="77777777" w:rsidTr="00A9491B">
        <w:trPr>
          <w:ins w:id="103" w:author="Watt, Stephen HOUS:EX" w:date="2023-07-28T10:29:00Z"/>
        </w:trPr>
        <w:tc>
          <w:tcPr>
            <w:tcW w:w="562" w:type="dxa"/>
          </w:tcPr>
          <w:p w14:paraId="6C3E8AFB" w14:textId="57F92DE8" w:rsidR="00301984" w:rsidRPr="00571ADB" w:rsidRDefault="00301984" w:rsidP="00571ADB">
            <w:pPr>
              <w:pStyle w:val="05Sentence"/>
              <w:spacing w:after="120"/>
              <w:ind w:left="0" w:firstLine="0"/>
              <w:rPr>
                <w:ins w:id="104" w:author="Watt, Stephen HOUS:EX" w:date="2023-07-28T10:29:00Z"/>
                <w:rFonts w:ascii="Arial" w:hAnsi="Arial" w:cs="Arial"/>
                <w:b/>
                <w:bCs/>
                <w:sz w:val="16"/>
                <w:szCs w:val="16"/>
              </w:rPr>
            </w:pPr>
            <w:ins w:id="105" w:author="Watt, Stephen HOUS:EX" w:date="2023-07-28T10:31:00Z">
              <w:r w:rsidRPr="00571ADB">
                <w:rPr>
                  <w:rFonts w:ascii="Arial" w:hAnsi="Arial" w:cs="Arial"/>
                  <w:b/>
                  <w:bCs/>
                  <w:sz w:val="16"/>
                  <w:szCs w:val="16"/>
                </w:rPr>
                <w:t>No.</w:t>
              </w:r>
            </w:ins>
          </w:p>
        </w:tc>
        <w:tc>
          <w:tcPr>
            <w:tcW w:w="4253" w:type="dxa"/>
          </w:tcPr>
          <w:p w14:paraId="3666ABF1" w14:textId="3B10150E" w:rsidR="00301984" w:rsidRPr="00871FBD" w:rsidRDefault="00571ADB" w:rsidP="00871FBD">
            <w:pPr>
              <w:pStyle w:val="05Sentence"/>
              <w:spacing w:after="120"/>
              <w:ind w:left="0" w:firstLine="0"/>
              <w:jc w:val="center"/>
              <w:rPr>
                <w:ins w:id="106" w:author="Watt, Stephen HOUS:EX" w:date="2023-07-28T10:29:00Z"/>
                <w:rFonts w:ascii="Arial" w:hAnsi="Arial" w:cs="Arial"/>
                <w:b/>
                <w:bCs/>
                <w:sz w:val="16"/>
                <w:szCs w:val="16"/>
              </w:rPr>
            </w:pPr>
            <w:ins w:id="107" w:author="Watt, Stephen HOUS:EX" w:date="2023-07-28T10:37:00Z">
              <w:r w:rsidRPr="00871FBD">
                <w:rPr>
                  <w:rFonts w:ascii="Arial" w:hAnsi="Arial" w:cs="Arial"/>
                  <w:b/>
                  <w:bCs/>
                  <w:sz w:val="16"/>
                  <w:szCs w:val="16"/>
                </w:rPr>
                <w:t>Code Requirement in Division B</w:t>
              </w:r>
            </w:ins>
          </w:p>
        </w:tc>
        <w:tc>
          <w:tcPr>
            <w:tcW w:w="4394" w:type="dxa"/>
          </w:tcPr>
          <w:p w14:paraId="1BDF1C3D" w14:textId="215C1010" w:rsidR="00301984" w:rsidRPr="00871FBD" w:rsidRDefault="00571ADB" w:rsidP="00871FBD">
            <w:pPr>
              <w:pStyle w:val="05Sentence"/>
              <w:spacing w:after="120"/>
              <w:ind w:left="0" w:firstLine="0"/>
              <w:jc w:val="center"/>
              <w:rPr>
                <w:ins w:id="108" w:author="Watt, Stephen HOUS:EX" w:date="2023-07-28T10:29:00Z"/>
                <w:rFonts w:ascii="Arial" w:hAnsi="Arial" w:cs="Arial"/>
                <w:b/>
                <w:bCs/>
                <w:sz w:val="16"/>
                <w:szCs w:val="16"/>
              </w:rPr>
            </w:pPr>
            <w:ins w:id="109" w:author="Watt, Stephen HOUS:EX" w:date="2023-07-28T10:37:00Z">
              <w:r w:rsidRPr="00871FBD">
                <w:rPr>
                  <w:rFonts w:ascii="Arial" w:hAnsi="Arial" w:cs="Arial"/>
                  <w:b/>
                  <w:bCs/>
                  <w:sz w:val="16"/>
                  <w:szCs w:val="16"/>
                </w:rPr>
                <w:t>Alternate Compliance Method</w:t>
              </w:r>
            </w:ins>
          </w:p>
        </w:tc>
      </w:tr>
      <w:tr w:rsidR="00A9491B" w14:paraId="10C48F7D" w14:textId="77777777" w:rsidTr="00A9491B">
        <w:trPr>
          <w:ins w:id="110" w:author="Watt, Stephen HOUS:EX" w:date="2023-07-28T10:29:00Z"/>
        </w:trPr>
        <w:tc>
          <w:tcPr>
            <w:tcW w:w="562" w:type="dxa"/>
          </w:tcPr>
          <w:p w14:paraId="2D9538DD" w14:textId="5D2503CD" w:rsidR="00301984" w:rsidRPr="002D0E7C" w:rsidRDefault="00571ADB" w:rsidP="001B21B8">
            <w:pPr>
              <w:pStyle w:val="05Sentence"/>
              <w:spacing w:after="120"/>
              <w:ind w:left="0" w:right="33" w:hanging="30"/>
              <w:rPr>
                <w:ins w:id="111" w:author="Watt, Stephen HOUS:EX" w:date="2023-07-28T10:29:00Z"/>
                <w:rFonts w:ascii="Arial" w:hAnsi="Arial" w:cs="Arial"/>
                <w:sz w:val="16"/>
                <w:szCs w:val="16"/>
              </w:rPr>
            </w:pPr>
            <w:bookmarkStart w:id="112" w:name="_Hlk141433639"/>
            <w:ins w:id="113" w:author="Watt, Stephen HOUS:EX" w:date="2023-07-28T10:38:00Z">
              <w:r w:rsidRPr="002D0E7C">
                <w:rPr>
                  <w:rFonts w:ascii="Arial" w:hAnsi="Arial" w:cs="Arial"/>
                  <w:sz w:val="16"/>
                  <w:szCs w:val="16"/>
                </w:rPr>
                <w:t>1</w:t>
              </w:r>
            </w:ins>
          </w:p>
        </w:tc>
        <w:tc>
          <w:tcPr>
            <w:tcW w:w="4253" w:type="dxa"/>
          </w:tcPr>
          <w:p w14:paraId="644E66E8" w14:textId="77777777" w:rsidR="00571ADB" w:rsidRPr="00871FBD" w:rsidRDefault="00571ADB" w:rsidP="001B21B8">
            <w:pPr>
              <w:pStyle w:val="05Sentence"/>
              <w:spacing w:before="0"/>
              <w:ind w:left="0" w:firstLine="5"/>
              <w:rPr>
                <w:ins w:id="114" w:author="Watt, Stephen HOUS:EX" w:date="2023-07-28T10:40:00Z"/>
                <w:rFonts w:ascii="Arial" w:hAnsi="Arial" w:cs="Arial"/>
                <w:b/>
                <w:bCs/>
                <w:i/>
                <w:iCs/>
                <w:sz w:val="16"/>
                <w:szCs w:val="16"/>
              </w:rPr>
            </w:pPr>
            <w:ins w:id="115" w:author="Watt, Stephen HOUS:EX" w:date="2023-07-28T10:40:00Z">
              <w:r w:rsidRPr="00871FBD">
                <w:rPr>
                  <w:rFonts w:ascii="Arial" w:hAnsi="Arial" w:cs="Arial"/>
                  <w:b/>
                  <w:bCs/>
                  <w:i/>
                  <w:iCs/>
                  <w:sz w:val="16"/>
                  <w:szCs w:val="16"/>
                </w:rPr>
                <w:t>Fire Separations</w:t>
              </w:r>
            </w:ins>
          </w:p>
          <w:p w14:paraId="5BC47B51" w14:textId="77777777" w:rsidR="00571ADB" w:rsidRDefault="00571ADB" w:rsidP="001B21B8">
            <w:pPr>
              <w:pStyle w:val="05Sentence"/>
              <w:spacing w:before="0" w:after="120"/>
              <w:ind w:left="0" w:firstLine="5"/>
              <w:rPr>
                <w:ins w:id="116" w:author="Watt, Stephen HOUS:EX" w:date="2023-07-28T10:42:00Z"/>
                <w:rFonts w:ascii="Arial" w:hAnsi="Arial" w:cs="Arial"/>
                <w:sz w:val="16"/>
                <w:szCs w:val="16"/>
              </w:rPr>
            </w:pPr>
            <w:ins w:id="117" w:author="Watt, Stephen HOUS:EX" w:date="2023-07-28T10:40:00Z">
              <w:r w:rsidRPr="00871FBD">
                <w:rPr>
                  <w:rFonts w:ascii="Arial" w:hAnsi="Arial" w:cs="Arial"/>
                  <w:sz w:val="16"/>
                  <w:szCs w:val="16"/>
                </w:rPr>
                <w:t>Sentence 3.1.3.1.(1), Table 3.1.3.1., Subsection 9.10.9.</w:t>
              </w:r>
            </w:ins>
          </w:p>
          <w:p w14:paraId="50B33B5E" w14:textId="2BE2DFE5" w:rsidR="00301984" w:rsidRPr="00871FBD" w:rsidRDefault="00571ADB" w:rsidP="001B21B8">
            <w:pPr>
              <w:pStyle w:val="05Sentence"/>
              <w:spacing w:before="0" w:after="120"/>
              <w:ind w:left="0" w:firstLine="5"/>
              <w:rPr>
                <w:ins w:id="118" w:author="Watt, Stephen HOUS:EX" w:date="2023-07-28T10:29:00Z"/>
                <w:rFonts w:ascii="Arial" w:hAnsi="Arial" w:cs="Arial"/>
                <w:sz w:val="16"/>
                <w:szCs w:val="16"/>
              </w:rPr>
            </w:pPr>
            <w:ins w:id="119" w:author="Watt, Stephen HOUS:EX" w:date="2023-07-28T10:40:00Z">
              <w:r w:rsidRPr="00871FBD">
                <w:rPr>
                  <w:rFonts w:ascii="Arial" w:hAnsi="Arial" w:cs="Arial"/>
                  <w:sz w:val="16"/>
                  <w:szCs w:val="16"/>
                </w:rPr>
                <w:t xml:space="preserve">2 h </w:t>
              </w:r>
              <w:r w:rsidRPr="00871FBD">
                <w:rPr>
                  <w:rFonts w:ascii="Arial" w:hAnsi="Arial" w:cs="Arial"/>
                  <w:i/>
                  <w:iCs/>
                  <w:sz w:val="16"/>
                  <w:szCs w:val="16"/>
                </w:rPr>
                <w:t>fire separation</w:t>
              </w:r>
              <w:r w:rsidRPr="00871FBD">
                <w:rPr>
                  <w:rFonts w:ascii="Arial" w:hAnsi="Arial" w:cs="Arial"/>
                  <w:sz w:val="16"/>
                  <w:szCs w:val="16"/>
                </w:rPr>
                <w:t xml:space="preserve"> required between some </w:t>
              </w:r>
              <w:r w:rsidRPr="00871FBD">
                <w:rPr>
                  <w:rFonts w:ascii="Arial" w:hAnsi="Arial" w:cs="Arial"/>
                  <w:i/>
                  <w:iCs/>
                  <w:sz w:val="16"/>
                  <w:szCs w:val="16"/>
                </w:rPr>
                <w:t>major occupancies</w:t>
              </w:r>
              <w:r w:rsidRPr="00871FBD">
                <w:rPr>
                  <w:rFonts w:ascii="Arial" w:hAnsi="Arial" w:cs="Arial"/>
                  <w:sz w:val="16"/>
                  <w:szCs w:val="16"/>
                </w:rPr>
                <w:t>.</w:t>
              </w:r>
            </w:ins>
          </w:p>
        </w:tc>
        <w:tc>
          <w:tcPr>
            <w:tcW w:w="4394" w:type="dxa"/>
          </w:tcPr>
          <w:p w14:paraId="06F97120" w14:textId="618BCC38" w:rsidR="00301984" w:rsidRPr="00871FBD" w:rsidRDefault="00571ADB" w:rsidP="008B36CA">
            <w:pPr>
              <w:pStyle w:val="05Sentence"/>
              <w:spacing w:before="0" w:after="120"/>
              <w:ind w:left="0" w:firstLine="0"/>
              <w:rPr>
                <w:ins w:id="120" w:author="Watt, Stephen HOUS:EX" w:date="2023-07-28T10:29:00Z"/>
                <w:rFonts w:ascii="Arial" w:hAnsi="Arial" w:cs="Arial"/>
                <w:sz w:val="16"/>
                <w:szCs w:val="16"/>
              </w:rPr>
            </w:pPr>
            <w:ins w:id="121" w:author="Watt, Stephen HOUS:EX" w:date="2023-07-28T10:42:00Z">
              <w:r w:rsidRPr="00571ADB">
                <w:rPr>
                  <w:rFonts w:ascii="Arial" w:hAnsi="Arial" w:cs="Arial"/>
                  <w:sz w:val="16"/>
                  <w:szCs w:val="16"/>
                </w:rPr>
                <w:t xml:space="preserve">Except for F1 </w:t>
              </w:r>
              <w:r w:rsidRPr="00871FBD">
                <w:rPr>
                  <w:rFonts w:ascii="Arial" w:hAnsi="Arial" w:cs="Arial"/>
                  <w:i/>
                  <w:iCs/>
                  <w:sz w:val="16"/>
                  <w:szCs w:val="16"/>
                </w:rPr>
                <w:t>occupancies</w:t>
              </w:r>
              <w:r w:rsidRPr="00571ADB">
                <w:rPr>
                  <w:rFonts w:ascii="Arial" w:hAnsi="Arial" w:cs="Arial"/>
                  <w:sz w:val="16"/>
                  <w:szCs w:val="16"/>
                </w:rPr>
                <w:t xml:space="preserve">, 1 h </w:t>
              </w:r>
              <w:r w:rsidRPr="00871FBD">
                <w:rPr>
                  <w:rFonts w:ascii="Arial" w:hAnsi="Arial" w:cs="Arial"/>
                  <w:i/>
                  <w:iCs/>
                  <w:sz w:val="16"/>
                  <w:szCs w:val="16"/>
                </w:rPr>
                <w:t>fire separation</w:t>
              </w:r>
              <w:r w:rsidRPr="00571ADB">
                <w:rPr>
                  <w:rFonts w:ascii="Arial" w:hAnsi="Arial" w:cs="Arial"/>
                  <w:sz w:val="16"/>
                  <w:szCs w:val="16"/>
                </w:rPr>
                <w:t xml:space="preserve"> is</w:t>
              </w:r>
            </w:ins>
            <w:ins w:id="122" w:author="Watt, Stephen HOUS:EX" w:date="2023-07-28T15:17:00Z">
              <w:r w:rsidR="007E332F">
                <w:rPr>
                  <w:rFonts w:ascii="Arial" w:hAnsi="Arial" w:cs="Arial"/>
                  <w:sz w:val="16"/>
                  <w:szCs w:val="16"/>
                </w:rPr>
                <w:t xml:space="preserve"> </w:t>
              </w:r>
            </w:ins>
            <w:ins w:id="123" w:author="Watt, Stephen HOUS:EX" w:date="2023-07-28T10:42:00Z">
              <w:r w:rsidRPr="00571ADB">
                <w:rPr>
                  <w:rFonts w:ascii="Arial" w:hAnsi="Arial" w:cs="Arial"/>
                  <w:sz w:val="16"/>
                  <w:szCs w:val="16"/>
                </w:rPr>
                <w:t>acceptable, provided the</w:t>
              </w:r>
              <w:r>
                <w:rPr>
                  <w:rFonts w:ascii="Arial" w:hAnsi="Arial" w:cs="Arial"/>
                  <w:sz w:val="16"/>
                  <w:szCs w:val="16"/>
                </w:rPr>
                <w:t xml:space="preserve"> </w:t>
              </w:r>
              <w:r w:rsidRPr="00871FBD">
                <w:rPr>
                  <w:rFonts w:ascii="Arial" w:hAnsi="Arial" w:cs="Arial"/>
                  <w:i/>
                  <w:iCs/>
                  <w:sz w:val="16"/>
                  <w:szCs w:val="16"/>
                </w:rPr>
                <w:t>building</w:t>
              </w:r>
              <w:r w:rsidRPr="00571ADB">
                <w:rPr>
                  <w:rFonts w:ascii="Arial" w:hAnsi="Arial" w:cs="Arial"/>
                  <w:sz w:val="16"/>
                  <w:szCs w:val="16"/>
                </w:rPr>
                <w:t xml:space="preserve"> is </w:t>
              </w:r>
              <w:r w:rsidRPr="00871FBD">
                <w:rPr>
                  <w:rFonts w:ascii="Arial" w:hAnsi="Arial" w:cs="Arial"/>
                  <w:i/>
                  <w:iCs/>
                  <w:sz w:val="16"/>
                  <w:szCs w:val="16"/>
                </w:rPr>
                <w:t>sprinklered</w:t>
              </w:r>
              <w:r w:rsidRPr="00571ADB">
                <w:rPr>
                  <w:rFonts w:ascii="Arial" w:hAnsi="Arial" w:cs="Arial"/>
                  <w:sz w:val="16"/>
                  <w:szCs w:val="16"/>
                </w:rPr>
                <w:t>.</w:t>
              </w:r>
            </w:ins>
          </w:p>
        </w:tc>
      </w:tr>
      <w:bookmarkEnd w:id="112"/>
      <w:tr w:rsidR="00A9491B" w14:paraId="14D4C725" w14:textId="77777777" w:rsidTr="00A9491B">
        <w:trPr>
          <w:ins w:id="124" w:author="Watt, Stephen HOUS:EX" w:date="2023-07-28T10:29:00Z"/>
        </w:trPr>
        <w:tc>
          <w:tcPr>
            <w:tcW w:w="562" w:type="dxa"/>
          </w:tcPr>
          <w:p w14:paraId="7914040E" w14:textId="7DCEDCB3" w:rsidR="00301984" w:rsidRPr="002D0E7C" w:rsidRDefault="00571ADB" w:rsidP="001B21B8">
            <w:pPr>
              <w:pStyle w:val="05Sentence"/>
              <w:spacing w:after="120"/>
              <w:ind w:left="0" w:right="33" w:hanging="30"/>
              <w:rPr>
                <w:ins w:id="125" w:author="Watt, Stephen HOUS:EX" w:date="2023-07-28T10:29:00Z"/>
                <w:rFonts w:ascii="Arial" w:hAnsi="Arial" w:cs="Arial"/>
                <w:sz w:val="16"/>
                <w:szCs w:val="16"/>
              </w:rPr>
            </w:pPr>
            <w:ins w:id="126" w:author="Watt, Stephen HOUS:EX" w:date="2023-07-28T10:38:00Z">
              <w:r w:rsidRPr="002D0E7C">
                <w:rPr>
                  <w:rFonts w:ascii="Arial" w:hAnsi="Arial" w:cs="Arial"/>
                  <w:sz w:val="16"/>
                  <w:szCs w:val="16"/>
                </w:rPr>
                <w:t>2</w:t>
              </w:r>
            </w:ins>
          </w:p>
        </w:tc>
        <w:tc>
          <w:tcPr>
            <w:tcW w:w="4253" w:type="dxa"/>
          </w:tcPr>
          <w:p w14:paraId="71CA94EC" w14:textId="77777777" w:rsidR="00A9491B" w:rsidRPr="0036616B" w:rsidRDefault="00A9491B" w:rsidP="001B21B8">
            <w:pPr>
              <w:pStyle w:val="05Sentence"/>
              <w:spacing w:before="0"/>
              <w:ind w:left="0" w:firstLine="5"/>
              <w:rPr>
                <w:ins w:id="127" w:author="Watt, Stephen HOUS:EX" w:date="2023-07-28T10:47:00Z"/>
                <w:rFonts w:ascii="Arial" w:hAnsi="Arial" w:cs="Arial"/>
                <w:b/>
                <w:bCs/>
                <w:i/>
                <w:iCs/>
                <w:sz w:val="16"/>
                <w:szCs w:val="16"/>
              </w:rPr>
            </w:pPr>
            <w:ins w:id="128" w:author="Watt, Stephen HOUS:EX" w:date="2023-07-28T10:47:00Z">
              <w:r w:rsidRPr="0036616B">
                <w:rPr>
                  <w:rFonts w:ascii="Arial" w:hAnsi="Arial" w:cs="Arial"/>
                  <w:b/>
                  <w:bCs/>
                  <w:i/>
                  <w:iCs/>
                  <w:sz w:val="16"/>
                  <w:szCs w:val="16"/>
                </w:rPr>
                <w:t>Fire Separations</w:t>
              </w:r>
            </w:ins>
          </w:p>
          <w:p w14:paraId="0C302956" w14:textId="77777777" w:rsidR="00A9491B" w:rsidRDefault="00A9491B" w:rsidP="001B21B8">
            <w:pPr>
              <w:pStyle w:val="05Sentence"/>
              <w:spacing w:before="0" w:after="120"/>
              <w:ind w:left="0" w:firstLine="5"/>
              <w:rPr>
                <w:ins w:id="129" w:author="Watt, Stephen HOUS:EX" w:date="2023-07-28T10:47:00Z"/>
                <w:rFonts w:ascii="Arial" w:hAnsi="Arial" w:cs="Arial"/>
                <w:sz w:val="16"/>
                <w:szCs w:val="16"/>
              </w:rPr>
            </w:pPr>
            <w:ins w:id="130" w:author="Watt, Stephen HOUS:EX" w:date="2023-07-28T10:47:00Z">
              <w:r w:rsidRPr="0036616B">
                <w:rPr>
                  <w:rFonts w:ascii="Arial" w:hAnsi="Arial" w:cs="Arial"/>
                  <w:sz w:val="16"/>
                  <w:szCs w:val="16"/>
                </w:rPr>
                <w:t>Sentence 3.1.3.1.(1), Table 3.1.3.1., Subsection 9.10.9.</w:t>
              </w:r>
            </w:ins>
          </w:p>
          <w:p w14:paraId="0FEC8F9D" w14:textId="4F954F7B" w:rsidR="00301984" w:rsidRPr="00871FBD" w:rsidRDefault="007E332F" w:rsidP="001B21B8">
            <w:pPr>
              <w:pStyle w:val="05Sentence"/>
              <w:spacing w:before="0" w:after="120"/>
              <w:ind w:left="0" w:firstLine="5"/>
              <w:rPr>
                <w:ins w:id="131" w:author="Watt, Stephen HOUS:EX" w:date="2023-07-28T10:29:00Z"/>
                <w:rFonts w:ascii="Arial" w:hAnsi="Arial" w:cs="Arial"/>
                <w:sz w:val="16"/>
                <w:szCs w:val="16"/>
              </w:rPr>
            </w:pPr>
            <w:ins w:id="132" w:author="Watt, Stephen HOUS:EX" w:date="2023-07-28T15:18:00Z">
              <w:r>
                <w:rPr>
                  <w:rFonts w:ascii="Arial" w:hAnsi="Arial" w:cs="Arial"/>
                  <w:sz w:val="16"/>
                  <w:szCs w:val="16"/>
                </w:rPr>
                <w:t>1</w:t>
              </w:r>
            </w:ins>
            <w:ins w:id="133" w:author="Watt, Stephen HOUS:EX" w:date="2023-07-28T10:47:00Z">
              <w:r w:rsidR="00A9491B" w:rsidRPr="0036616B">
                <w:rPr>
                  <w:rFonts w:ascii="Arial" w:hAnsi="Arial" w:cs="Arial"/>
                  <w:sz w:val="16"/>
                  <w:szCs w:val="16"/>
                </w:rPr>
                <w:t xml:space="preserve"> h </w:t>
              </w:r>
              <w:r w:rsidR="00A9491B" w:rsidRPr="00871FBD">
                <w:rPr>
                  <w:rFonts w:ascii="Arial" w:hAnsi="Arial" w:cs="Arial"/>
                  <w:i/>
                  <w:iCs/>
                  <w:sz w:val="16"/>
                  <w:szCs w:val="16"/>
                </w:rPr>
                <w:t>fire separation</w:t>
              </w:r>
              <w:r w:rsidR="00A9491B" w:rsidRPr="0036616B">
                <w:rPr>
                  <w:rFonts w:ascii="Arial" w:hAnsi="Arial" w:cs="Arial"/>
                  <w:sz w:val="16"/>
                  <w:szCs w:val="16"/>
                </w:rPr>
                <w:t xml:space="preserve"> required between </w:t>
              </w:r>
              <w:r w:rsidR="00A9491B" w:rsidRPr="00871FBD">
                <w:rPr>
                  <w:rFonts w:ascii="Arial" w:hAnsi="Arial" w:cs="Arial"/>
                  <w:i/>
                  <w:iCs/>
                  <w:sz w:val="16"/>
                  <w:szCs w:val="16"/>
                </w:rPr>
                <w:t>some major occupancies</w:t>
              </w:r>
              <w:r w:rsidR="00A9491B" w:rsidRPr="0036616B">
                <w:rPr>
                  <w:rFonts w:ascii="Arial" w:hAnsi="Arial" w:cs="Arial"/>
                  <w:sz w:val="16"/>
                  <w:szCs w:val="16"/>
                </w:rPr>
                <w:t>.</w:t>
              </w:r>
            </w:ins>
          </w:p>
        </w:tc>
        <w:tc>
          <w:tcPr>
            <w:tcW w:w="4394" w:type="dxa"/>
          </w:tcPr>
          <w:p w14:paraId="014E3DB3" w14:textId="1DBE3C8E" w:rsidR="00301984" w:rsidRPr="00871FBD" w:rsidRDefault="00A9491B" w:rsidP="008B36CA">
            <w:pPr>
              <w:pStyle w:val="05Sentence"/>
              <w:spacing w:before="0" w:after="120"/>
              <w:ind w:left="0" w:firstLine="0"/>
              <w:rPr>
                <w:ins w:id="134" w:author="Watt, Stephen HOUS:EX" w:date="2023-07-28T10:29:00Z"/>
                <w:rFonts w:ascii="Arial" w:hAnsi="Arial" w:cs="Arial"/>
                <w:sz w:val="16"/>
                <w:szCs w:val="16"/>
              </w:rPr>
            </w:pPr>
            <w:ins w:id="135" w:author="Watt, Stephen HOUS:EX" w:date="2023-07-28T10:51:00Z">
              <w:r w:rsidRPr="00A9491B">
                <w:rPr>
                  <w:rFonts w:ascii="Arial" w:hAnsi="Arial" w:cs="Arial"/>
                  <w:sz w:val="16"/>
                  <w:szCs w:val="16"/>
                </w:rPr>
                <w:t xml:space="preserve">30 min </w:t>
              </w:r>
              <w:r w:rsidRPr="00871FBD">
                <w:rPr>
                  <w:rFonts w:ascii="Arial" w:hAnsi="Arial" w:cs="Arial"/>
                  <w:i/>
                  <w:iCs/>
                  <w:sz w:val="16"/>
                  <w:szCs w:val="16"/>
                </w:rPr>
                <w:t>fire separation</w:t>
              </w:r>
              <w:r w:rsidRPr="00A9491B">
                <w:rPr>
                  <w:rFonts w:ascii="Arial" w:hAnsi="Arial" w:cs="Arial"/>
                  <w:sz w:val="16"/>
                  <w:szCs w:val="16"/>
                </w:rPr>
                <w:t xml:space="preserve"> is acceptable if the</w:t>
              </w:r>
              <w:r w:rsidRPr="00871FBD">
                <w:rPr>
                  <w:rFonts w:ascii="Arial" w:hAnsi="Arial" w:cs="Arial"/>
                  <w:i/>
                  <w:iCs/>
                  <w:sz w:val="16"/>
                  <w:szCs w:val="16"/>
                </w:rPr>
                <w:t xml:space="preserve"> building</w:t>
              </w:r>
              <w:r w:rsidRPr="00A9491B">
                <w:rPr>
                  <w:rFonts w:ascii="Arial" w:hAnsi="Arial" w:cs="Arial"/>
                  <w:sz w:val="16"/>
                  <w:szCs w:val="16"/>
                </w:rPr>
                <w:t xml:space="preserve"> is </w:t>
              </w:r>
              <w:r w:rsidRPr="00871FBD">
                <w:rPr>
                  <w:rFonts w:ascii="Arial" w:hAnsi="Arial" w:cs="Arial"/>
                  <w:i/>
                  <w:iCs/>
                  <w:sz w:val="16"/>
                  <w:szCs w:val="16"/>
                </w:rPr>
                <w:t>sprinklered</w:t>
              </w:r>
              <w:r w:rsidRPr="00A9491B">
                <w:rPr>
                  <w:rFonts w:ascii="Arial" w:hAnsi="Arial" w:cs="Arial"/>
                  <w:sz w:val="16"/>
                  <w:szCs w:val="16"/>
                </w:rPr>
                <w:t>.</w:t>
              </w:r>
            </w:ins>
          </w:p>
        </w:tc>
      </w:tr>
      <w:tr w:rsidR="00A9491B" w14:paraId="02DDDA90" w14:textId="77777777" w:rsidTr="00A9491B">
        <w:trPr>
          <w:ins w:id="136" w:author="Watt, Stephen HOUS:EX" w:date="2023-07-28T10:29:00Z"/>
        </w:trPr>
        <w:tc>
          <w:tcPr>
            <w:tcW w:w="562" w:type="dxa"/>
          </w:tcPr>
          <w:p w14:paraId="22F6581E" w14:textId="765B3B45" w:rsidR="00301984" w:rsidRPr="002D0E7C" w:rsidRDefault="00571ADB" w:rsidP="001B21B8">
            <w:pPr>
              <w:pStyle w:val="05Sentence"/>
              <w:spacing w:after="120"/>
              <w:ind w:left="0" w:right="33" w:hanging="30"/>
              <w:rPr>
                <w:ins w:id="137" w:author="Watt, Stephen HOUS:EX" w:date="2023-07-28T10:29:00Z"/>
                <w:rFonts w:ascii="Arial" w:hAnsi="Arial" w:cs="Arial"/>
                <w:sz w:val="16"/>
                <w:szCs w:val="16"/>
              </w:rPr>
            </w:pPr>
            <w:ins w:id="138" w:author="Watt, Stephen HOUS:EX" w:date="2023-07-28T10:38:00Z">
              <w:r w:rsidRPr="002D0E7C">
                <w:rPr>
                  <w:rFonts w:ascii="Arial" w:hAnsi="Arial" w:cs="Arial"/>
                  <w:sz w:val="16"/>
                  <w:szCs w:val="16"/>
                </w:rPr>
                <w:t>3</w:t>
              </w:r>
            </w:ins>
          </w:p>
        </w:tc>
        <w:tc>
          <w:tcPr>
            <w:tcW w:w="4253" w:type="dxa"/>
          </w:tcPr>
          <w:p w14:paraId="3EF6F32C" w14:textId="77777777" w:rsidR="00301984" w:rsidRDefault="00A9491B" w:rsidP="00821014">
            <w:pPr>
              <w:pStyle w:val="05Sentence"/>
              <w:spacing w:before="0"/>
              <w:ind w:left="0" w:firstLine="5"/>
              <w:rPr>
                <w:ins w:id="139" w:author="Watt, Stephen HOUS:EX" w:date="2023-07-28T10:48:00Z"/>
                <w:rFonts w:ascii="Arial" w:hAnsi="Arial" w:cs="Arial"/>
                <w:b/>
                <w:bCs/>
                <w:i/>
                <w:iCs/>
                <w:sz w:val="16"/>
                <w:szCs w:val="16"/>
              </w:rPr>
            </w:pPr>
            <w:ins w:id="140" w:author="Watt, Stephen HOUS:EX" w:date="2023-07-28T10:48:00Z">
              <w:r w:rsidRPr="00871FBD">
                <w:rPr>
                  <w:rFonts w:ascii="Arial" w:hAnsi="Arial" w:cs="Arial"/>
                  <w:b/>
                  <w:bCs/>
                  <w:i/>
                  <w:iCs/>
                  <w:sz w:val="16"/>
                  <w:szCs w:val="16"/>
                </w:rPr>
                <w:t>Noncombustible Construction</w:t>
              </w:r>
            </w:ins>
          </w:p>
          <w:p w14:paraId="21B8E321" w14:textId="77777777" w:rsidR="00A9491B" w:rsidRPr="00871FBD" w:rsidRDefault="00A9491B" w:rsidP="001B21B8">
            <w:pPr>
              <w:pStyle w:val="05Sentence"/>
              <w:spacing w:before="0" w:after="120"/>
              <w:ind w:left="0" w:firstLine="5"/>
              <w:rPr>
                <w:ins w:id="141" w:author="Watt, Stephen HOUS:EX" w:date="2023-07-28T10:48:00Z"/>
                <w:rFonts w:ascii="Arial" w:hAnsi="Arial" w:cs="Arial"/>
                <w:sz w:val="16"/>
                <w:szCs w:val="16"/>
              </w:rPr>
            </w:pPr>
            <w:ins w:id="142" w:author="Watt, Stephen HOUS:EX" w:date="2023-07-28T10:48:00Z">
              <w:r w:rsidRPr="00871FBD">
                <w:rPr>
                  <w:rFonts w:ascii="Arial" w:hAnsi="Arial" w:cs="Arial"/>
                  <w:sz w:val="16"/>
                  <w:szCs w:val="16"/>
                </w:rPr>
                <w:t>Subsection 3.1.5., Article 9.10.6.1.</w:t>
              </w:r>
            </w:ins>
          </w:p>
          <w:p w14:paraId="5F9F2E75" w14:textId="2031BA41" w:rsidR="00A9491B" w:rsidRPr="00871FBD" w:rsidRDefault="00A9491B" w:rsidP="001B21B8">
            <w:pPr>
              <w:pStyle w:val="05Sentence"/>
              <w:spacing w:before="0" w:after="120"/>
              <w:ind w:left="0" w:firstLine="5"/>
              <w:rPr>
                <w:ins w:id="143" w:author="Watt, Stephen HOUS:EX" w:date="2023-07-28T10:29:00Z"/>
                <w:rFonts w:ascii="Arial" w:hAnsi="Arial" w:cs="Arial"/>
                <w:b/>
                <w:bCs/>
                <w:i/>
                <w:iCs/>
                <w:sz w:val="16"/>
                <w:szCs w:val="16"/>
              </w:rPr>
            </w:pPr>
            <w:ins w:id="144" w:author="Watt, Stephen HOUS:EX" w:date="2023-07-28T10:48:00Z">
              <w:r w:rsidRPr="00871FBD">
                <w:rPr>
                  <w:rFonts w:ascii="Arial" w:hAnsi="Arial" w:cs="Arial"/>
                  <w:sz w:val="16"/>
                  <w:szCs w:val="16"/>
                </w:rPr>
                <w:t xml:space="preserve">All materials used in </w:t>
              </w:r>
              <w:r w:rsidRPr="00871FBD">
                <w:rPr>
                  <w:rFonts w:ascii="Arial" w:hAnsi="Arial" w:cs="Arial"/>
                  <w:i/>
                  <w:iCs/>
                  <w:sz w:val="16"/>
                  <w:szCs w:val="16"/>
                </w:rPr>
                <w:t>noncombustible construction</w:t>
              </w:r>
              <w:r w:rsidRPr="00871FBD">
                <w:rPr>
                  <w:rFonts w:ascii="Arial" w:hAnsi="Arial" w:cs="Arial"/>
                  <w:sz w:val="16"/>
                  <w:szCs w:val="16"/>
                </w:rPr>
                <w:t xml:space="preserve"> must be noncombustible unless otherwise permitted.</w:t>
              </w:r>
            </w:ins>
          </w:p>
        </w:tc>
        <w:tc>
          <w:tcPr>
            <w:tcW w:w="4394" w:type="dxa"/>
          </w:tcPr>
          <w:p w14:paraId="3CA46BF9" w14:textId="27D6E118" w:rsidR="00A9491B" w:rsidRPr="00A9491B" w:rsidRDefault="00A9491B" w:rsidP="00821014">
            <w:pPr>
              <w:pStyle w:val="05Sentence"/>
              <w:spacing w:before="0"/>
              <w:ind w:left="0" w:hanging="12"/>
              <w:rPr>
                <w:ins w:id="145" w:author="Watt, Stephen HOUS:EX" w:date="2023-07-28T10:51:00Z"/>
                <w:rFonts w:ascii="Arial" w:hAnsi="Arial" w:cs="Arial"/>
                <w:sz w:val="16"/>
                <w:szCs w:val="16"/>
              </w:rPr>
            </w:pPr>
            <w:ins w:id="146" w:author="Watt, Stephen HOUS:EX" w:date="2023-07-28T10:51:00Z">
              <w:r w:rsidRPr="00A9491B">
                <w:rPr>
                  <w:rFonts w:ascii="Arial" w:hAnsi="Arial" w:cs="Arial"/>
                  <w:sz w:val="16"/>
                  <w:szCs w:val="16"/>
                </w:rPr>
                <w:t xml:space="preserve">1. Roofs may be of </w:t>
              </w:r>
              <w:r w:rsidRPr="00871FBD">
                <w:rPr>
                  <w:rFonts w:ascii="Arial" w:hAnsi="Arial" w:cs="Arial"/>
                  <w:i/>
                  <w:iCs/>
                  <w:sz w:val="16"/>
                  <w:szCs w:val="16"/>
                </w:rPr>
                <w:t>combustible construction</w:t>
              </w:r>
              <w:r w:rsidRPr="00A9491B">
                <w:rPr>
                  <w:rFonts w:ascii="Arial" w:hAnsi="Arial" w:cs="Arial"/>
                  <w:sz w:val="16"/>
                  <w:szCs w:val="16"/>
                </w:rPr>
                <w:t xml:space="preserve"> provided the </w:t>
              </w:r>
              <w:r w:rsidRPr="00871FBD">
                <w:rPr>
                  <w:rFonts w:ascii="Arial" w:hAnsi="Arial" w:cs="Arial"/>
                  <w:i/>
                  <w:iCs/>
                  <w:sz w:val="16"/>
                  <w:szCs w:val="16"/>
                </w:rPr>
                <w:t>building</w:t>
              </w:r>
              <w:r w:rsidRPr="00A9491B">
                <w:rPr>
                  <w:rFonts w:ascii="Arial" w:hAnsi="Arial" w:cs="Arial"/>
                  <w:sz w:val="16"/>
                  <w:szCs w:val="16"/>
                </w:rPr>
                <w:t xml:space="preserve"> is</w:t>
              </w:r>
              <w:r>
                <w:rPr>
                  <w:rFonts w:ascii="Arial" w:hAnsi="Arial" w:cs="Arial"/>
                  <w:sz w:val="16"/>
                  <w:szCs w:val="16"/>
                </w:rPr>
                <w:t xml:space="preserve"> </w:t>
              </w:r>
              <w:r w:rsidRPr="00821014">
                <w:rPr>
                  <w:rFonts w:ascii="Arial" w:hAnsi="Arial" w:cs="Arial"/>
                  <w:i/>
                  <w:iCs/>
                  <w:sz w:val="16"/>
                  <w:szCs w:val="16"/>
                </w:rPr>
                <w:t>sprinklered</w:t>
              </w:r>
              <w:r w:rsidRPr="00A9491B">
                <w:rPr>
                  <w:rFonts w:ascii="Arial" w:hAnsi="Arial" w:cs="Arial"/>
                  <w:sz w:val="16"/>
                  <w:szCs w:val="16"/>
                </w:rPr>
                <w:t>.</w:t>
              </w:r>
            </w:ins>
          </w:p>
          <w:p w14:paraId="78C61F7F" w14:textId="77054D16" w:rsidR="00301984" w:rsidRPr="00871FBD" w:rsidRDefault="00A9491B" w:rsidP="00821014">
            <w:pPr>
              <w:pStyle w:val="05Sentence"/>
              <w:spacing w:before="0" w:after="120"/>
              <w:ind w:left="0" w:firstLine="20"/>
              <w:rPr>
                <w:ins w:id="147" w:author="Watt, Stephen HOUS:EX" w:date="2023-07-28T10:29:00Z"/>
                <w:rFonts w:ascii="Arial" w:hAnsi="Arial" w:cs="Arial"/>
                <w:sz w:val="16"/>
                <w:szCs w:val="16"/>
              </w:rPr>
            </w:pPr>
            <w:ins w:id="148" w:author="Watt, Stephen HOUS:EX" w:date="2023-07-28T10:51:00Z">
              <w:r w:rsidRPr="00A9491B">
                <w:rPr>
                  <w:rFonts w:ascii="Arial" w:hAnsi="Arial" w:cs="Arial"/>
                  <w:sz w:val="16"/>
                  <w:szCs w:val="16"/>
                </w:rPr>
                <w:t xml:space="preserve">2. Up to 10% gross </w:t>
              </w:r>
              <w:r w:rsidRPr="00871FBD">
                <w:rPr>
                  <w:rFonts w:ascii="Arial" w:hAnsi="Arial" w:cs="Arial"/>
                  <w:i/>
                  <w:iCs/>
                  <w:sz w:val="16"/>
                  <w:szCs w:val="16"/>
                </w:rPr>
                <w:t>floor area</w:t>
              </w:r>
              <w:r w:rsidRPr="00A9491B">
                <w:rPr>
                  <w:rFonts w:ascii="Arial" w:hAnsi="Arial" w:cs="Arial"/>
                  <w:sz w:val="16"/>
                  <w:szCs w:val="16"/>
                </w:rPr>
                <w:t xml:space="preserve"> to a maximum of 10% of any one </w:t>
              </w:r>
              <w:r w:rsidRPr="00871FBD">
                <w:rPr>
                  <w:rFonts w:ascii="Arial" w:hAnsi="Arial" w:cs="Arial"/>
                  <w:i/>
                  <w:iCs/>
                  <w:sz w:val="16"/>
                  <w:szCs w:val="16"/>
                </w:rPr>
                <w:t>floor area</w:t>
              </w:r>
              <w:r>
                <w:rPr>
                  <w:rFonts w:ascii="Arial" w:hAnsi="Arial" w:cs="Arial"/>
                  <w:sz w:val="16"/>
                  <w:szCs w:val="16"/>
                </w:rPr>
                <w:t xml:space="preserve"> </w:t>
              </w:r>
              <w:r w:rsidRPr="00A9491B">
                <w:rPr>
                  <w:rFonts w:ascii="Arial" w:hAnsi="Arial" w:cs="Arial"/>
                  <w:sz w:val="16"/>
                  <w:szCs w:val="16"/>
                </w:rPr>
                <w:t xml:space="preserve">may be of </w:t>
              </w:r>
              <w:r w:rsidRPr="00871FBD">
                <w:rPr>
                  <w:rFonts w:ascii="Arial" w:hAnsi="Arial" w:cs="Arial"/>
                  <w:i/>
                  <w:iCs/>
                  <w:sz w:val="16"/>
                  <w:szCs w:val="16"/>
                </w:rPr>
                <w:t>combustible construction</w:t>
              </w:r>
              <w:r w:rsidRPr="00A9491B">
                <w:rPr>
                  <w:rFonts w:ascii="Arial" w:hAnsi="Arial" w:cs="Arial"/>
                  <w:sz w:val="16"/>
                  <w:szCs w:val="16"/>
                </w:rPr>
                <w:t xml:space="preserve"> provided the </w:t>
              </w:r>
              <w:r w:rsidRPr="00871FBD">
                <w:rPr>
                  <w:rFonts w:ascii="Arial" w:hAnsi="Arial" w:cs="Arial"/>
                  <w:i/>
                  <w:iCs/>
                  <w:sz w:val="16"/>
                  <w:szCs w:val="16"/>
                </w:rPr>
                <w:t>building</w:t>
              </w:r>
              <w:r w:rsidRPr="00A9491B">
                <w:rPr>
                  <w:rFonts w:ascii="Arial" w:hAnsi="Arial" w:cs="Arial"/>
                  <w:sz w:val="16"/>
                  <w:szCs w:val="16"/>
                </w:rPr>
                <w:t xml:space="preserve"> is </w:t>
              </w:r>
              <w:r w:rsidRPr="00871FBD">
                <w:rPr>
                  <w:rFonts w:ascii="Arial" w:hAnsi="Arial" w:cs="Arial"/>
                  <w:i/>
                  <w:iCs/>
                  <w:sz w:val="16"/>
                  <w:szCs w:val="16"/>
                </w:rPr>
                <w:t>sprinklered</w:t>
              </w:r>
              <w:r w:rsidRPr="00A9491B">
                <w:rPr>
                  <w:rFonts w:ascii="Arial" w:hAnsi="Arial" w:cs="Arial"/>
                  <w:sz w:val="16"/>
                  <w:szCs w:val="16"/>
                </w:rPr>
                <w:t>.</w:t>
              </w:r>
            </w:ins>
          </w:p>
        </w:tc>
      </w:tr>
      <w:tr w:rsidR="00A9491B" w14:paraId="26DF1D82" w14:textId="77777777" w:rsidTr="00A9491B">
        <w:trPr>
          <w:ins w:id="149" w:author="Watt, Stephen HOUS:EX" w:date="2023-07-28T10:29:00Z"/>
        </w:trPr>
        <w:tc>
          <w:tcPr>
            <w:tcW w:w="562" w:type="dxa"/>
          </w:tcPr>
          <w:p w14:paraId="6E449275" w14:textId="4FBC7ADC" w:rsidR="00301984" w:rsidRPr="002D0E7C" w:rsidRDefault="00571ADB" w:rsidP="001B21B8">
            <w:pPr>
              <w:pStyle w:val="05Sentence"/>
              <w:spacing w:after="120"/>
              <w:ind w:left="0" w:right="33" w:hanging="30"/>
              <w:rPr>
                <w:ins w:id="150" w:author="Watt, Stephen HOUS:EX" w:date="2023-07-28T10:29:00Z"/>
                <w:rFonts w:ascii="Arial" w:hAnsi="Arial" w:cs="Arial"/>
                <w:sz w:val="16"/>
                <w:szCs w:val="16"/>
              </w:rPr>
            </w:pPr>
            <w:ins w:id="151" w:author="Watt, Stephen HOUS:EX" w:date="2023-07-28T10:38:00Z">
              <w:r w:rsidRPr="002D0E7C">
                <w:rPr>
                  <w:rFonts w:ascii="Arial" w:hAnsi="Arial" w:cs="Arial"/>
                  <w:sz w:val="16"/>
                  <w:szCs w:val="16"/>
                </w:rPr>
                <w:t>4</w:t>
              </w:r>
            </w:ins>
          </w:p>
        </w:tc>
        <w:tc>
          <w:tcPr>
            <w:tcW w:w="4253" w:type="dxa"/>
          </w:tcPr>
          <w:p w14:paraId="10A2E878" w14:textId="77777777" w:rsidR="00A9491B" w:rsidRPr="00871FBD" w:rsidRDefault="00A9491B" w:rsidP="001B21B8">
            <w:pPr>
              <w:pStyle w:val="05Sentence"/>
              <w:tabs>
                <w:tab w:val="clear" w:pos="852"/>
              </w:tabs>
              <w:spacing w:before="0"/>
              <w:ind w:left="0" w:firstLine="5"/>
              <w:rPr>
                <w:ins w:id="152" w:author="Watt, Stephen HOUS:EX" w:date="2023-07-28T10:54:00Z"/>
                <w:rFonts w:ascii="Arial" w:hAnsi="Arial" w:cs="Arial"/>
                <w:b/>
                <w:bCs/>
                <w:i/>
                <w:iCs/>
                <w:sz w:val="16"/>
                <w:szCs w:val="16"/>
              </w:rPr>
            </w:pPr>
            <w:ins w:id="153" w:author="Watt, Stephen HOUS:EX" w:date="2023-07-28T10:54:00Z">
              <w:r w:rsidRPr="00871FBD">
                <w:rPr>
                  <w:rFonts w:ascii="Arial" w:hAnsi="Arial" w:cs="Arial"/>
                  <w:b/>
                  <w:bCs/>
                  <w:i/>
                  <w:iCs/>
                  <w:sz w:val="16"/>
                  <w:szCs w:val="16"/>
                </w:rPr>
                <w:t>Fire-resistance Rating</w:t>
              </w:r>
            </w:ins>
          </w:p>
          <w:p w14:paraId="54BCF366" w14:textId="77777777" w:rsidR="00A9491B" w:rsidRPr="00A9491B" w:rsidRDefault="00A9491B" w:rsidP="001B21B8">
            <w:pPr>
              <w:pStyle w:val="05Sentence"/>
              <w:spacing w:before="0" w:after="120"/>
              <w:ind w:left="0" w:firstLine="5"/>
              <w:rPr>
                <w:ins w:id="154" w:author="Watt, Stephen HOUS:EX" w:date="2023-07-28T10:54:00Z"/>
                <w:rFonts w:ascii="Arial" w:hAnsi="Arial" w:cs="Arial"/>
                <w:sz w:val="16"/>
                <w:szCs w:val="16"/>
              </w:rPr>
            </w:pPr>
            <w:ins w:id="155" w:author="Watt, Stephen HOUS:EX" w:date="2023-07-28T10:54:00Z">
              <w:r w:rsidRPr="00A9491B">
                <w:rPr>
                  <w:rFonts w:ascii="Arial" w:hAnsi="Arial" w:cs="Arial"/>
                  <w:sz w:val="16"/>
                  <w:szCs w:val="16"/>
                </w:rPr>
                <w:t>Sentence 3.1.7.1.(1), Article 9.10.3.1.</w:t>
              </w:r>
            </w:ins>
          </w:p>
          <w:p w14:paraId="57B395A1" w14:textId="068977F1" w:rsidR="00301984" w:rsidRPr="00871FBD" w:rsidRDefault="00A9491B" w:rsidP="00821014">
            <w:pPr>
              <w:pStyle w:val="05Sentence"/>
              <w:spacing w:before="0" w:after="120"/>
              <w:ind w:left="0" w:firstLine="5"/>
              <w:rPr>
                <w:ins w:id="156" w:author="Watt, Stephen HOUS:EX" w:date="2023-07-28T10:29:00Z"/>
                <w:rFonts w:ascii="Arial" w:hAnsi="Arial" w:cs="Arial"/>
                <w:sz w:val="16"/>
                <w:szCs w:val="16"/>
              </w:rPr>
            </w:pPr>
            <w:ins w:id="157" w:author="Watt, Stephen HOUS:EX" w:date="2023-07-28T10:54:00Z">
              <w:r w:rsidRPr="00A9491B">
                <w:rPr>
                  <w:rFonts w:ascii="Arial" w:hAnsi="Arial" w:cs="Arial"/>
                  <w:sz w:val="16"/>
                  <w:szCs w:val="16"/>
                </w:rPr>
                <w:t>Where a material, assembly of materials or structural</w:t>
              </w:r>
            </w:ins>
            <w:ins w:id="158" w:author="Watt, Stephen HOUS:EX" w:date="2023-07-28T10:56:00Z">
              <w:r>
                <w:rPr>
                  <w:rFonts w:ascii="Arial" w:hAnsi="Arial" w:cs="Arial"/>
                  <w:sz w:val="16"/>
                  <w:szCs w:val="16"/>
                </w:rPr>
                <w:t xml:space="preserve"> </w:t>
              </w:r>
            </w:ins>
            <w:ins w:id="159" w:author="Watt, Stephen HOUS:EX" w:date="2023-07-28T10:54:00Z">
              <w:r w:rsidRPr="00A9491B">
                <w:rPr>
                  <w:rFonts w:ascii="Arial" w:hAnsi="Arial" w:cs="Arial"/>
                  <w:sz w:val="16"/>
                  <w:szCs w:val="16"/>
                </w:rPr>
                <w:t xml:space="preserve">member is required to have a </w:t>
              </w:r>
              <w:r w:rsidRPr="00871FBD">
                <w:rPr>
                  <w:rFonts w:ascii="Arial" w:hAnsi="Arial" w:cs="Arial"/>
                  <w:i/>
                  <w:iCs/>
                  <w:sz w:val="16"/>
                  <w:szCs w:val="16"/>
                </w:rPr>
                <w:t xml:space="preserve">fire-resistance rating </w:t>
              </w:r>
              <w:r w:rsidRPr="00A9491B">
                <w:rPr>
                  <w:rFonts w:ascii="Arial" w:hAnsi="Arial" w:cs="Arial"/>
                  <w:sz w:val="16"/>
                  <w:szCs w:val="16"/>
                </w:rPr>
                <w:t>it</w:t>
              </w:r>
            </w:ins>
            <w:ins w:id="160" w:author="Watt, Stephen HOUS:EX" w:date="2023-07-28T10:56:00Z">
              <w:r>
                <w:rPr>
                  <w:rFonts w:ascii="Arial" w:hAnsi="Arial" w:cs="Arial"/>
                  <w:sz w:val="16"/>
                  <w:szCs w:val="16"/>
                </w:rPr>
                <w:t xml:space="preserve"> </w:t>
              </w:r>
            </w:ins>
            <w:ins w:id="161" w:author="Watt, Stephen HOUS:EX" w:date="2023-07-28T15:20:00Z">
              <w:r w:rsidR="007E332F">
                <w:rPr>
                  <w:rFonts w:ascii="Arial" w:hAnsi="Arial" w:cs="Arial"/>
                  <w:sz w:val="16"/>
                  <w:szCs w:val="16"/>
                </w:rPr>
                <w:t>s</w:t>
              </w:r>
            </w:ins>
            <w:ins w:id="162" w:author="Watt, Stephen HOUS:EX" w:date="2023-07-28T10:54:00Z">
              <w:r w:rsidRPr="00A9491B">
                <w:rPr>
                  <w:rFonts w:ascii="Arial" w:hAnsi="Arial" w:cs="Arial"/>
                  <w:sz w:val="16"/>
                  <w:szCs w:val="16"/>
                </w:rPr>
                <w:t>hall be tested in accordance with CAN/ULC-S101,</w:t>
              </w:r>
            </w:ins>
            <w:ins w:id="163" w:author="Watt, Stephen HOUS:EX" w:date="2023-07-28T10:56:00Z">
              <w:r>
                <w:rPr>
                  <w:rFonts w:ascii="Arial" w:hAnsi="Arial" w:cs="Arial"/>
                  <w:sz w:val="16"/>
                  <w:szCs w:val="16"/>
                </w:rPr>
                <w:t xml:space="preserve"> </w:t>
              </w:r>
            </w:ins>
            <w:ins w:id="164" w:author="Watt, Stephen HOUS:EX" w:date="2023-07-28T10:54:00Z">
              <w:r w:rsidRPr="00A9491B">
                <w:rPr>
                  <w:rFonts w:ascii="Arial" w:hAnsi="Arial" w:cs="Arial"/>
                  <w:sz w:val="16"/>
                  <w:szCs w:val="16"/>
                </w:rPr>
                <w:t>"Fire Endurance Tests of Building Construction</w:t>
              </w:r>
            </w:ins>
            <w:ins w:id="165" w:author="Watt, Stephen HOUS:EX" w:date="2023-07-28T10:56:00Z">
              <w:r>
                <w:rPr>
                  <w:rFonts w:ascii="Arial" w:hAnsi="Arial" w:cs="Arial"/>
                  <w:sz w:val="16"/>
                  <w:szCs w:val="16"/>
                </w:rPr>
                <w:t xml:space="preserve"> </w:t>
              </w:r>
            </w:ins>
            <w:ins w:id="166" w:author="Watt, Stephen HOUS:EX" w:date="2023-07-28T10:54:00Z">
              <w:r w:rsidRPr="00A9491B">
                <w:rPr>
                  <w:rFonts w:ascii="Arial" w:hAnsi="Arial" w:cs="Arial"/>
                  <w:sz w:val="16"/>
                  <w:szCs w:val="16"/>
                </w:rPr>
                <w:t>Materials."</w:t>
              </w:r>
            </w:ins>
          </w:p>
        </w:tc>
        <w:tc>
          <w:tcPr>
            <w:tcW w:w="4394" w:type="dxa"/>
          </w:tcPr>
          <w:p w14:paraId="1BA31AE1" w14:textId="77777777" w:rsidR="00871FBD" w:rsidRPr="00871FBD" w:rsidRDefault="00871FBD" w:rsidP="008B36CA">
            <w:pPr>
              <w:pStyle w:val="05Sentence"/>
              <w:spacing w:before="0"/>
              <w:ind w:left="0" w:hanging="12"/>
              <w:rPr>
                <w:ins w:id="167" w:author="Watt, Stephen HOUS:EX" w:date="2023-07-28T10:57:00Z"/>
                <w:rFonts w:ascii="Arial" w:hAnsi="Arial" w:cs="Arial"/>
                <w:sz w:val="16"/>
                <w:szCs w:val="16"/>
              </w:rPr>
            </w:pPr>
            <w:ins w:id="168" w:author="Watt, Stephen HOUS:EX" w:date="2023-07-28T10:57:00Z">
              <w:r w:rsidRPr="00871FBD">
                <w:rPr>
                  <w:rFonts w:ascii="Arial" w:hAnsi="Arial" w:cs="Arial"/>
                  <w:sz w:val="16"/>
                  <w:szCs w:val="16"/>
                </w:rPr>
                <w:t xml:space="preserve">A </w:t>
              </w:r>
              <w:r w:rsidRPr="00871FBD">
                <w:rPr>
                  <w:rFonts w:ascii="Arial" w:hAnsi="Arial" w:cs="Arial"/>
                  <w:i/>
                  <w:iCs/>
                  <w:sz w:val="16"/>
                  <w:szCs w:val="16"/>
                </w:rPr>
                <w:t>fire-resistance rating</w:t>
              </w:r>
              <w:r w:rsidRPr="00871FBD">
                <w:rPr>
                  <w:rFonts w:ascii="Arial" w:hAnsi="Arial" w:cs="Arial"/>
                  <w:sz w:val="16"/>
                  <w:szCs w:val="16"/>
                </w:rPr>
                <w:t xml:space="preserve"> may also be used based on:</w:t>
              </w:r>
            </w:ins>
          </w:p>
          <w:p w14:paraId="613522BD" w14:textId="46F7B9AD" w:rsidR="00871FBD" w:rsidRPr="00871FBD" w:rsidRDefault="00871FBD" w:rsidP="008B36CA">
            <w:pPr>
              <w:pStyle w:val="05Sentence"/>
              <w:spacing w:before="0"/>
              <w:ind w:left="0" w:firstLine="0"/>
              <w:rPr>
                <w:ins w:id="169" w:author="Watt, Stephen HOUS:EX" w:date="2023-07-28T10:57:00Z"/>
                <w:rFonts w:ascii="Arial" w:hAnsi="Arial" w:cs="Arial"/>
                <w:sz w:val="16"/>
                <w:szCs w:val="16"/>
              </w:rPr>
            </w:pPr>
            <w:ins w:id="170" w:author="Watt, Stephen HOUS:EX" w:date="2023-07-28T10:57:00Z">
              <w:r w:rsidRPr="00871FBD">
                <w:rPr>
                  <w:rFonts w:ascii="Arial" w:hAnsi="Arial" w:cs="Arial"/>
                  <w:sz w:val="16"/>
                  <w:szCs w:val="16"/>
                </w:rPr>
                <w:t>(a) HUD No. 8 Guideline on Fire Ratings of Archaic Materials and</w:t>
              </w:r>
            </w:ins>
            <w:ins w:id="171" w:author="Watt, Stephen HOUS:EX" w:date="2023-07-28T10:58:00Z">
              <w:r>
                <w:rPr>
                  <w:rFonts w:ascii="Arial" w:hAnsi="Arial" w:cs="Arial"/>
                  <w:sz w:val="16"/>
                  <w:szCs w:val="16"/>
                </w:rPr>
                <w:t xml:space="preserve"> </w:t>
              </w:r>
            </w:ins>
            <w:ins w:id="172" w:author="Watt, Stephen HOUS:EX" w:date="2023-07-28T10:57:00Z">
              <w:r w:rsidRPr="00871FBD">
                <w:rPr>
                  <w:rFonts w:ascii="Arial" w:hAnsi="Arial" w:cs="Arial"/>
                  <w:sz w:val="16"/>
                  <w:szCs w:val="16"/>
                </w:rPr>
                <w:t>Assemblies.,</w:t>
              </w:r>
            </w:ins>
          </w:p>
          <w:p w14:paraId="028B15DD" w14:textId="09AA9B83" w:rsidR="00871FBD" w:rsidRPr="00871FBD" w:rsidRDefault="00871FBD" w:rsidP="008B36CA">
            <w:pPr>
              <w:pStyle w:val="05Sentence"/>
              <w:spacing w:before="0"/>
              <w:ind w:left="0" w:firstLine="0"/>
              <w:rPr>
                <w:ins w:id="173" w:author="Watt, Stephen HOUS:EX" w:date="2023-07-28T10:57:00Z"/>
                <w:rFonts w:ascii="Arial" w:hAnsi="Arial" w:cs="Arial"/>
                <w:sz w:val="16"/>
                <w:szCs w:val="16"/>
              </w:rPr>
            </w:pPr>
            <w:ins w:id="174" w:author="Watt, Stephen HOUS:EX" w:date="2023-07-28T10:57:00Z">
              <w:r w:rsidRPr="00871FBD">
                <w:rPr>
                  <w:rFonts w:ascii="Arial" w:hAnsi="Arial" w:cs="Arial"/>
                  <w:sz w:val="16"/>
                  <w:szCs w:val="16"/>
                </w:rPr>
                <w:t>(b) Fire Endurance of Protected Steel Columns and Beams, DBR Technical</w:t>
              </w:r>
            </w:ins>
            <w:ins w:id="175" w:author="Watt, Stephen HOUS:EX" w:date="2023-07-28T10:58:00Z">
              <w:r>
                <w:rPr>
                  <w:rFonts w:ascii="Arial" w:hAnsi="Arial" w:cs="Arial"/>
                  <w:sz w:val="16"/>
                  <w:szCs w:val="16"/>
                </w:rPr>
                <w:t xml:space="preserve"> </w:t>
              </w:r>
            </w:ins>
            <w:ins w:id="176" w:author="Watt, Stephen HOUS:EX" w:date="2023-07-28T10:57:00Z">
              <w:r w:rsidRPr="00871FBD">
                <w:rPr>
                  <w:rFonts w:ascii="Arial" w:hAnsi="Arial" w:cs="Arial"/>
                  <w:sz w:val="16"/>
                  <w:szCs w:val="16"/>
                </w:rPr>
                <w:t>Paper No. 194.,</w:t>
              </w:r>
            </w:ins>
          </w:p>
          <w:p w14:paraId="2CD26AD2" w14:textId="77777777" w:rsidR="00871FBD" w:rsidRPr="00871FBD" w:rsidRDefault="00871FBD" w:rsidP="008B36CA">
            <w:pPr>
              <w:pStyle w:val="05Sentence"/>
              <w:spacing w:before="0"/>
              <w:ind w:left="0" w:firstLine="0"/>
              <w:rPr>
                <w:ins w:id="177" w:author="Watt, Stephen HOUS:EX" w:date="2023-07-28T10:57:00Z"/>
                <w:rFonts w:ascii="Arial" w:hAnsi="Arial" w:cs="Arial"/>
                <w:sz w:val="16"/>
                <w:szCs w:val="16"/>
              </w:rPr>
            </w:pPr>
            <w:ins w:id="178" w:author="Watt, Stephen HOUS:EX" w:date="2023-07-28T10:57:00Z">
              <w:r w:rsidRPr="00871FBD">
                <w:rPr>
                  <w:rFonts w:ascii="Arial" w:hAnsi="Arial" w:cs="Arial"/>
                  <w:sz w:val="16"/>
                  <w:szCs w:val="16"/>
                </w:rPr>
                <w:t>(c) Fire Endurance of Unit Masonry Walls, DBR Technical Paper No. 207.,</w:t>
              </w:r>
            </w:ins>
          </w:p>
          <w:p w14:paraId="1F801689" w14:textId="1195179F" w:rsidR="00301984" w:rsidRPr="00871FBD" w:rsidRDefault="00871FBD" w:rsidP="008B36CA">
            <w:pPr>
              <w:pStyle w:val="05Sentence"/>
              <w:spacing w:before="0" w:after="120"/>
              <w:ind w:left="0" w:firstLine="0"/>
              <w:rPr>
                <w:ins w:id="179" w:author="Watt, Stephen HOUS:EX" w:date="2023-07-28T10:29:00Z"/>
                <w:rFonts w:ascii="Arial" w:hAnsi="Arial" w:cs="Arial"/>
                <w:sz w:val="16"/>
                <w:szCs w:val="16"/>
              </w:rPr>
            </w:pPr>
            <w:ins w:id="180" w:author="Watt, Stephen HOUS:EX" w:date="2023-07-28T10:57:00Z">
              <w:r w:rsidRPr="00871FBD">
                <w:rPr>
                  <w:rFonts w:ascii="Arial" w:hAnsi="Arial" w:cs="Arial"/>
                  <w:sz w:val="16"/>
                  <w:szCs w:val="16"/>
                </w:rPr>
                <w:t>(d) Fire Endurance of Light-Framed and Miscellaneous Assemblies, DBR</w:t>
              </w:r>
            </w:ins>
            <w:ins w:id="181" w:author="Watt, Stephen HOUS:EX" w:date="2023-07-28T10:59:00Z">
              <w:r>
                <w:rPr>
                  <w:rFonts w:ascii="Arial" w:hAnsi="Arial" w:cs="Arial"/>
                  <w:sz w:val="16"/>
                  <w:szCs w:val="16"/>
                </w:rPr>
                <w:t xml:space="preserve"> </w:t>
              </w:r>
            </w:ins>
            <w:ins w:id="182" w:author="Watt, Stephen HOUS:EX" w:date="2023-07-28T10:57:00Z">
              <w:r w:rsidRPr="00871FBD">
                <w:rPr>
                  <w:rFonts w:ascii="Arial" w:hAnsi="Arial" w:cs="Arial"/>
                  <w:sz w:val="16"/>
                  <w:szCs w:val="16"/>
                </w:rPr>
                <w:t>Technical Paper No. 222.</w:t>
              </w:r>
            </w:ins>
          </w:p>
        </w:tc>
      </w:tr>
      <w:tr w:rsidR="00A9491B" w14:paraId="226B0260" w14:textId="77777777" w:rsidTr="00A9491B">
        <w:trPr>
          <w:ins w:id="183" w:author="Watt, Stephen HOUS:EX" w:date="2023-07-28T10:29:00Z"/>
        </w:trPr>
        <w:tc>
          <w:tcPr>
            <w:tcW w:w="562" w:type="dxa"/>
          </w:tcPr>
          <w:p w14:paraId="1BA88CD4" w14:textId="48B86EC5" w:rsidR="00301984" w:rsidRPr="002D0E7C" w:rsidRDefault="00571ADB" w:rsidP="001B21B8">
            <w:pPr>
              <w:pStyle w:val="05Sentence"/>
              <w:spacing w:after="120"/>
              <w:ind w:left="0" w:right="33" w:hanging="30"/>
              <w:rPr>
                <w:ins w:id="184" w:author="Watt, Stephen HOUS:EX" w:date="2023-07-28T10:29:00Z"/>
                <w:rFonts w:ascii="Arial" w:hAnsi="Arial" w:cs="Arial"/>
                <w:sz w:val="16"/>
                <w:szCs w:val="16"/>
              </w:rPr>
            </w:pPr>
            <w:ins w:id="185" w:author="Watt, Stephen HOUS:EX" w:date="2023-07-28T10:39:00Z">
              <w:r w:rsidRPr="002D0E7C">
                <w:rPr>
                  <w:rFonts w:ascii="Arial" w:hAnsi="Arial" w:cs="Arial"/>
                  <w:sz w:val="16"/>
                  <w:szCs w:val="16"/>
                </w:rPr>
                <w:lastRenderedPageBreak/>
                <w:t>5</w:t>
              </w:r>
            </w:ins>
          </w:p>
        </w:tc>
        <w:tc>
          <w:tcPr>
            <w:tcW w:w="4253" w:type="dxa"/>
          </w:tcPr>
          <w:p w14:paraId="2AF51D7F" w14:textId="77777777" w:rsidR="00871FBD" w:rsidRPr="00871FBD" w:rsidRDefault="00871FBD" w:rsidP="001B21B8">
            <w:pPr>
              <w:pStyle w:val="05Sentence"/>
              <w:spacing w:before="0"/>
              <w:ind w:left="0" w:firstLine="5"/>
              <w:rPr>
                <w:ins w:id="186" w:author="Watt, Stephen HOUS:EX" w:date="2023-07-28T11:00:00Z"/>
                <w:rFonts w:ascii="Arial" w:hAnsi="Arial" w:cs="Arial"/>
                <w:b/>
                <w:bCs/>
                <w:sz w:val="16"/>
                <w:szCs w:val="16"/>
              </w:rPr>
            </w:pPr>
            <w:ins w:id="187" w:author="Watt, Stephen HOUS:EX" w:date="2023-07-28T11:00:00Z">
              <w:r w:rsidRPr="00871FBD">
                <w:rPr>
                  <w:rFonts w:ascii="Arial" w:hAnsi="Arial" w:cs="Arial"/>
                  <w:b/>
                  <w:bCs/>
                  <w:sz w:val="16"/>
                  <w:szCs w:val="16"/>
                </w:rPr>
                <w:t>Rating of Supporting Construction</w:t>
              </w:r>
            </w:ins>
          </w:p>
          <w:p w14:paraId="18794E48" w14:textId="77777777" w:rsidR="00871FBD" w:rsidRPr="00871FBD" w:rsidRDefault="00871FBD" w:rsidP="001B21B8">
            <w:pPr>
              <w:pStyle w:val="05Sentence"/>
              <w:spacing w:before="0" w:after="120"/>
              <w:ind w:left="0" w:firstLine="5"/>
              <w:rPr>
                <w:ins w:id="188" w:author="Watt, Stephen HOUS:EX" w:date="2023-07-28T11:00:00Z"/>
                <w:rFonts w:ascii="Arial" w:hAnsi="Arial" w:cs="Arial"/>
                <w:sz w:val="16"/>
                <w:szCs w:val="16"/>
              </w:rPr>
            </w:pPr>
            <w:ins w:id="189" w:author="Watt, Stephen HOUS:EX" w:date="2023-07-28T11:00:00Z">
              <w:r w:rsidRPr="00871FBD">
                <w:rPr>
                  <w:rFonts w:ascii="Arial" w:hAnsi="Arial" w:cs="Arial"/>
                  <w:sz w:val="16"/>
                  <w:szCs w:val="16"/>
                </w:rPr>
                <w:t>Article 3.1.7.5., Article 9.10.8.3.</w:t>
              </w:r>
            </w:ins>
          </w:p>
          <w:p w14:paraId="00BCDC07" w14:textId="77777777" w:rsidR="00871FBD" w:rsidRPr="00871FBD" w:rsidRDefault="00871FBD" w:rsidP="001B21B8">
            <w:pPr>
              <w:pStyle w:val="05Sentence"/>
              <w:spacing w:before="0"/>
              <w:ind w:left="0" w:firstLine="5"/>
              <w:rPr>
                <w:ins w:id="190" w:author="Watt, Stephen HOUS:EX" w:date="2023-07-28T11:00:00Z"/>
                <w:rFonts w:ascii="Arial" w:hAnsi="Arial" w:cs="Arial"/>
                <w:sz w:val="16"/>
                <w:szCs w:val="16"/>
              </w:rPr>
            </w:pPr>
            <w:ins w:id="191" w:author="Watt, Stephen HOUS:EX" w:date="2023-07-28T11:00:00Z">
              <w:r w:rsidRPr="00871FBD">
                <w:rPr>
                  <w:rFonts w:ascii="Arial" w:hAnsi="Arial" w:cs="Arial"/>
                  <w:sz w:val="16"/>
                  <w:szCs w:val="16"/>
                </w:rPr>
                <w:t xml:space="preserve">Supporting assemblies to have </w:t>
              </w:r>
              <w:r w:rsidRPr="00871FBD">
                <w:rPr>
                  <w:rFonts w:ascii="Arial" w:hAnsi="Arial" w:cs="Arial"/>
                  <w:i/>
                  <w:iCs/>
                  <w:sz w:val="16"/>
                  <w:szCs w:val="16"/>
                </w:rPr>
                <w:t>fire-resistance rating</w:t>
              </w:r>
              <w:r w:rsidRPr="00871FBD">
                <w:rPr>
                  <w:rFonts w:ascii="Arial" w:hAnsi="Arial" w:cs="Arial"/>
                  <w:sz w:val="16"/>
                  <w:szCs w:val="16"/>
                </w:rPr>
                <w:t xml:space="preserve"> at</w:t>
              </w:r>
            </w:ins>
          </w:p>
          <w:p w14:paraId="2C2F5744" w14:textId="6851B109" w:rsidR="00301984" w:rsidRPr="00871FBD" w:rsidRDefault="00871FBD" w:rsidP="001B21B8">
            <w:pPr>
              <w:pStyle w:val="05Sentence"/>
              <w:spacing w:before="0" w:after="120"/>
              <w:ind w:left="0" w:firstLine="5"/>
              <w:rPr>
                <w:ins w:id="192" w:author="Watt, Stephen HOUS:EX" w:date="2023-07-28T10:29:00Z"/>
                <w:rFonts w:ascii="Arial" w:hAnsi="Arial" w:cs="Arial"/>
                <w:sz w:val="16"/>
                <w:szCs w:val="16"/>
              </w:rPr>
            </w:pPr>
            <w:ins w:id="193" w:author="Watt, Stephen HOUS:EX" w:date="2023-07-28T11:00:00Z">
              <w:r w:rsidRPr="00871FBD">
                <w:rPr>
                  <w:rFonts w:ascii="Arial" w:hAnsi="Arial" w:cs="Arial"/>
                  <w:sz w:val="16"/>
                  <w:szCs w:val="16"/>
                </w:rPr>
                <w:t>least equivalent to that of the supported floor.</w:t>
              </w:r>
            </w:ins>
          </w:p>
        </w:tc>
        <w:tc>
          <w:tcPr>
            <w:tcW w:w="4394" w:type="dxa"/>
          </w:tcPr>
          <w:p w14:paraId="6E552444" w14:textId="0D3FE8F0" w:rsidR="00871FBD" w:rsidRPr="00871FBD" w:rsidRDefault="00871FBD" w:rsidP="008B36CA">
            <w:pPr>
              <w:pStyle w:val="05Sentence"/>
              <w:spacing w:before="0"/>
              <w:ind w:hanging="12"/>
              <w:rPr>
                <w:ins w:id="194" w:author="Watt, Stephen HOUS:EX" w:date="2023-07-28T11:01:00Z"/>
                <w:rFonts w:ascii="Arial" w:hAnsi="Arial" w:cs="Arial"/>
                <w:sz w:val="16"/>
                <w:szCs w:val="16"/>
              </w:rPr>
            </w:pPr>
            <w:ins w:id="195" w:author="Watt, Stephen HOUS:EX" w:date="2023-07-28T11:01:00Z">
              <w:r w:rsidRPr="00871FBD">
                <w:rPr>
                  <w:rFonts w:ascii="Arial" w:hAnsi="Arial" w:cs="Arial"/>
                  <w:i/>
                  <w:iCs/>
                  <w:sz w:val="16"/>
                  <w:szCs w:val="16"/>
                </w:rPr>
                <w:t>Heavy timber construction</w:t>
              </w:r>
              <w:r w:rsidRPr="00871FBD">
                <w:rPr>
                  <w:rFonts w:ascii="Arial" w:hAnsi="Arial" w:cs="Arial"/>
                  <w:sz w:val="16"/>
                  <w:szCs w:val="16"/>
                </w:rPr>
                <w:t xml:space="preserve"> is permitted to have a </w:t>
              </w:r>
              <w:r w:rsidRPr="00871FBD">
                <w:rPr>
                  <w:rFonts w:ascii="Arial" w:hAnsi="Arial" w:cs="Arial"/>
                  <w:i/>
                  <w:iCs/>
                  <w:sz w:val="16"/>
                  <w:szCs w:val="16"/>
                </w:rPr>
                <w:t>fire-resistance rating</w:t>
              </w:r>
              <w:r w:rsidRPr="00871FBD">
                <w:rPr>
                  <w:rFonts w:ascii="Arial" w:hAnsi="Arial" w:cs="Arial"/>
                  <w:sz w:val="16"/>
                  <w:szCs w:val="16"/>
                </w:rPr>
                <w:t xml:space="preserve"> less</w:t>
              </w:r>
            </w:ins>
            <w:ins w:id="196" w:author="Watt, Stephen HOUS:EX" w:date="2023-07-28T11:02:00Z">
              <w:r>
                <w:rPr>
                  <w:rFonts w:ascii="Arial" w:hAnsi="Arial" w:cs="Arial"/>
                  <w:sz w:val="16"/>
                  <w:szCs w:val="16"/>
                </w:rPr>
                <w:t xml:space="preserve"> </w:t>
              </w:r>
            </w:ins>
            <w:ins w:id="197" w:author="Watt, Stephen HOUS:EX" w:date="2023-07-28T11:01:00Z">
              <w:r w:rsidRPr="00871FBD">
                <w:rPr>
                  <w:rFonts w:ascii="Arial" w:hAnsi="Arial" w:cs="Arial"/>
                  <w:sz w:val="16"/>
                  <w:szCs w:val="16"/>
                </w:rPr>
                <w:t xml:space="preserve">than would be required by the Code provided the </w:t>
              </w:r>
              <w:r w:rsidRPr="00871FBD">
                <w:rPr>
                  <w:rFonts w:ascii="Arial" w:hAnsi="Arial" w:cs="Arial"/>
                  <w:i/>
                  <w:iCs/>
                  <w:sz w:val="16"/>
                  <w:szCs w:val="16"/>
                </w:rPr>
                <w:t>building</w:t>
              </w:r>
              <w:r w:rsidRPr="00871FBD">
                <w:rPr>
                  <w:rFonts w:ascii="Arial" w:hAnsi="Arial" w:cs="Arial"/>
                  <w:sz w:val="16"/>
                  <w:szCs w:val="16"/>
                </w:rPr>
                <w:t>:</w:t>
              </w:r>
            </w:ins>
          </w:p>
          <w:p w14:paraId="535D40EF" w14:textId="77777777" w:rsidR="00871FBD" w:rsidRPr="00871FBD" w:rsidRDefault="00871FBD" w:rsidP="008B36CA">
            <w:pPr>
              <w:pStyle w:val="05Sentence"/>
              <w:spacing w:before="0"/>
              <w:ind w:hanging="12"/>
              <w:rPr>
                <w:ins w:id="198" w:author="Watt, Stephen HOUS:EX" w:date="2023-07-28T11:01:00Z"/>
                <w:rFonts w:ascii="Arial" w:hAnsi="Arial" w:cs="Arial"/>
                <w:sz w:val="16"/>
                <w:szCs w:val="16"/>
              </w:rPr>
            </w:pPr>
            <w:ins w:id="199" w:author="Watt, Stephen HOUS:EX" w:date="2023-07-28T11:01:00Z">
              <w:r w:rsidRPr="00871FBD">
                <w:rPr>
                  <w:rFonts w:ascii="Arial" w:hAnsi="Arial" w:cs="Arial"/>
                  <w:sz w:val="16"/>
                  <w:szCs w:val="16"/>
                </w:rPr>
                <w:t xml:space="preserve">(a) is </w:t>
              </w:r>
              <w:r w:rsidRPr="00871FBD">
                <w:rPr>
                  <w:rFonts w:ascii="Arial" w:hAnsi="Arial" w:cs="Arial"/>
                  <w:i/>
                  <w:iCs/>
                  <w:sz w:val="16"/>
                  <w:szCs w:val="16"/>
                </w:rPr>
                <w:t>sprinklered</w:t>
              </w:r>
              <w:r w:rsidRPr="00871FBD">
                <w:rPr>
                  <w:rFonts w:ascii="Arial" w:hAnsi="Arial" w:cs="Arial"/>
                  <w:sz w:val="16"/>
                  <w:szCs w:val="16"/>
                </w:rPr>
                <w:t>, and</w:t>
              </w:r>
            </w:ins>
          </w:p>
          <w:p w14:paraId="2F3392A9" w14:textId="3B90F0F5" w:rsidR="00301984" w:rsidRPr="00871FBD" w:rsidRDefault="00871FBD" w:rsidP="001B21B8">
            <w:pPr>
              <w:pStyle w:val="05Sentence"/>
              <w:spacing w:before="0" w:after="120"/>
              <w:ind w:hanging="12"/>
              <w:rPr>
                <w:ins w:id="200" w:author="Watt, Stephen HOUS:EX" w:date="2023-07-28T10:29:00Z"/>
                <w:rFonts w:ascii="Arial" w:hAnsi="Arial" w:cs="Arial"/>
                <w:sz w:val="16"/>
                <w:szCs w:val="16"/>
              </w:rPr>
            </w:pPr>
            <w:ins w:id="201" w:author="Watt, Stephen HOUS:EX" w:date="2023-07-28T11:01:00Z">
              <w:r w:rsidRPr="00871FBD">
                <w:rPr>
                  <w:rFonts w:ascii="Arial" w:hAnsi="Arial" w:cs="Arial"/>
                  <w:sz w:val="16"/>
                  <w:szCs w:val="16"/>
                </w:rPr>
                <w:t xml:space="preserve">(b) does not exceed 6 </w:t>
              </w:r>
              <w:r w:rsidRPr="00D76B8F">
                <w:rPr>
                  <w:rFonts w:ascii="Arial" w:hAnsi="Arial" w:cs="Arial"/>
                  <w:i/>
                  <w:iCs/>
                  <w:sz w:val="16"/>
                  <w:szCs w:val="16"/>
                </w:rPr>
                <w:t xml:space="preserve">storeys </w:t>
              </w:r>
              <w:r w:rsidRPr="00871FBD">
                <w:rPr>
                  <w:rFonts w:ascii="Arial" w:hAnsi="Arial" w:cs="Arial"/>
                  <w:sz w:val="16"/>
                  <w:szCs w:val="16"/>
                </w:rPr>
                <w:t xml:space="preserve">in </w:t>
              </w:r>
              <w:r w:rsidRPr="00871FBD">
                <w:rPr>
                  <w:rFonts w:ascii="Arial" w:hAnsi="Arial" w:cs="Arial"/>
                  <w:i/>
                  <w:iCs/>
                  <w:sz w:val="16"/>
                  <w:szCs w:val="16"/>
                </w:rPr>
                <w:t>building height</w:t>
              </w:r>
              <w:r w:rsidRPr="00871FBD">
                <w:rPr>
                  <w:rFonts w:ascii="Arial" w:hAnsi="Arial" w:cs="Arial"/>
                  <w:sz w:val="16"/>
                  <w:szCs w:val="16"/>
                </w:rPr>
                <w:t>.</w:t>
              </w:r>
            </w:ins>
          </w:p>
        </w:tc>
      </w:tr>
      <w:tr w:rsidR="00A9491B" w14:paraId="40598EDF" w14:textId="77777777" w:rsidTr="00A9491B">
        <w:trPr>
          <w:ins w:id="202" w:author="Watt, Stephen HOUS:EX" w:date="2023-07-28T10:29:00Z"/>
        </w:trPr>
        <w:tc>
          <w:tcPr>
            <w:tcW w:w="562" w:type="dxa"/>
          </w:tcPr>
          <w:p w14:paraId="32FDE991" w14:textId="58F3B612" w:rsidR="00301984" w:rsidRPr="002D0E7C" w:rsidRDefault="00871FBD" w:rsidP="001B21B8">
            <w:pPr>
              <w:pStyle w:val="05Sentence"/>
              <w:spacing w:after="120"/>
              <w:ind w:left="0" w:right="33" w:hanging="30"/>
              <w:rPr>
                <w:ins w:id="203" w:author="Watt, Stephen HOUS:EX" w:date="2023-07-28T10:29:00Z"/>
                <w:rFonts w:ascii="Arial" w:hAnsi="Arial" w:cs="Arial"/>
                <w:sz w:val="16"/>
                <w:szCs w:val="16"/>
              </w:rPr>
            </w:pPr>
            <w:ins w:id="204" w:author="Watt, Stephen HOUS:EX" w:date="2023-07-28T11:06:00Z">
              <w:r w:rsidRPr="002D0E7C">
                <w:rPr>
                  <w:rFonts w:ascii="Arial" w:hAnsi="Arial" w:cs="Arial"/>
                  <w:sz w:val="16"/>
                  <w:szCs w:val="16"/>
                </w:rPr>
                <w:t>6</w:t>
              </w:r>
            </w:ins>
          </w:p>
        </w:tc>
        <w:tc>
          <w:tcPr>
            <w:tcW w:w="4253" w:type="dxa"/>
          </w:tcPr>
          <w:p w14:paraId="2D8FC84B" w14:textId="77777777" w:rsidR="00FC6168" w:rsidRPr="00D76B8F" w:rsidRDefault="00FC6168" w:rsidP="001B21B8">
            <w:pPr>
              <w:pStyle w:val="05Sentence"/>
              <w:spacing w:before="0"/>
              <w:ind w:left="0" w:firstLine="5"/>
              <w:rPr>
                <w:ins w:id="205" w:author="Watt, Stephen HOUS:EX" w:date="2023-07-28T11:10:00Z"/>
                <w:rFonts w:ascii="Arial" w:hAnsi="Arial" w:cs="Arial"/>
                <w:b/>
                <w:bCs/>
                <w:i/>
                <w:iCs/>
                <w:sz w:val="16"/>
                <w:szCs w:val="16"/>
              </w:rPr>
            </w:pPr>
            <w:ins w:id="206" w:author="Watt, Stephen HOUS:EX" w:date="2023-07-28T11:10:00Z">
              <w:r w:rsidRPr="00D76B8F">
                <w:rPr>
                  <w:rFonts w:ascii="Arial" w:hAnsi="Arial" w:cs="Arial"/>
                  <w:b/>
                  <w:bCs/>
                  <w:sz w:val="16"/>
                  <w:szCs w:val="16"/>
                </w:rPr>
                <w:t>Continuity of</w:t>
              </w:r>
              <w:r w:rsidRPr="00D76B8F">
                <w:rPr>
                  <w:rFonts w:ascii="Arial" w:hAnsi="Arial" w:cs="Arial"/>
                  <w:b/>
                  <w:bCs/>
                  <w:i/>
                  <w:iCs/>
                  <w:sz w:val="16"/>
                  <w:szCs w:val="16"/>
                </w:rPr>
                <w:t xml:space="preserve"> Fire Separations</w:t>
              </w:r>
            </w:ins>
          </w:p>
          <w:p w14:paraId="27D8426B" w14:textId="08406760" w:rsidR="00FC6168" w:rsidRPr="00FC6168" w:rsidRDefault="00FC6168" w:rsidP="001B21B8">
            <w:pPr>
              <w:pStyle w:val="05Sentence"/>
              <w:spacing w:before="0" w:after="120"/>
              <w:ind w:left="0" w:firstLine="5"/>
              <w:rPr>
                <w:ins w:id="207" w:author="Watt, Stephen HOUS:EX" w:date="2023-07-28T11:10:00Z"/>
                <w:rFonts w:ascii="Arial" w:hAnsi="Arial" w:cs="Arial"/>
                <w:sz w:val="16"/>
                <w:szCs w:val="16"/>
              </w:rPr>
            </w:pPr>
            <w:ins w:id="208" w:author="Watt, Stephen HOUS:EX" w:date="2023-07-28T11:10:00Z">
              <w:r w:rsidRPr="00FC6168">
                <w:rPr>
                  <w:rFonts w:ascii="Arial" w:hAnsi="Arial" w:cs="Arial"/>
                  <w:sz w:val="16"/>
                  <w:szCs w:val="16"/>
                </w:rPr>
                <w:t>Sentence 3.1.8.3.(1), Sentence 3.1.8.3.(2),</w:t>
              </w:r>
            </w:ins>
            <w:ins w:id="209" w:author="Watt, Stephen HOUS:EX" w:date="2023-07-28T11:11:00Z">
              <w:r>
                <w:rPr>
                  <w:rFonts w:ascii="Arial" w:hAnsi="Arial" w:cs="Arial"/>
                  <w:sz w:val="16"/>
                  <w:szCs w:val="16"/>
                </w:rPr>
                <w:t xml:space="preserve"> </w:t>
              </w:r>
            </w:ins>
            <w:ins w:id="210" w:author="Watt, Stephen HOUS:EX" w:date="2023-07-28T11:10:00Z">
              <w:r w:rsidRPr="00FC6168">
                <w:rPr>
                  <w:rFonts w:ascii="Arial" w:hAnsi="Arial" w:cs="Arial"/>
                  <w:sz w:val="16"/>
                  <w:szCs w:val="16"/>
                </w:rPr>
                <w:t>Article 9.10.9.2.</w:t>
              </w:r>
            </w:ins>
          </w:p>
          <w:p w14:paraId="51F61C38" w14:textId="152F32B3" w:rsidR="00301984" w:rsidRPr="00871FBD" w:rsidRDefault="00FC6168" w:rsidP="001B21B8">
            <w:pPr>
              <w:pStyle w:val="05Sentence"/>
              <w:spacing w:before="0" w:after="120"/>
              <w:ind w:left="0" w:firstLine="5"/>
              <w:rPr>
                <w:ins w:id="211" w:author="Watt, Stephen HOUS:EX" w:date="2023-07-28T10:29:00Z"/>
                <w:rFonts w:ascii="Arial" w:hAnsi="Arial" w:cs="Arial"/>
                <w:sz w:val="16"/>
                <w:szCs w:val="16"/>
              </w:rPr>
            </w:pPr>
            <w:ins w:id="212" w:author="Watt, Stephen HOUS:EX" w:date="2023-07-28T11:10:00Z">
              <w:r w:rsidRPr="00D76B8F">
                <w:rPr>
                  <w:rFonts w:ascii="Arial" w:hAnsi="Arial" w:cs="Arial"/>
                  <w:i/>
                  <w:iCs/>
                  <w:sz w:val="16"/>
                  <w:szCs w:val="16"/>
                </w:rPr>
                <w:t>Fire separations</w:t>
              </w:r>
              <w:r w:rsidRPr="00FC6168">
                <w:rPr>
                  <w:rFonts w:ascii="Arial" w:hAnsi="Arial" w:cs="Arial"/>
                  <w:sz w:val="16"/>
                  <w:szCs w:val="16"/>
                </w:rPr>
                <w:t xml:space="preserve"> are required to be continuous above</w:t>
              </w:r>
            </w:ins>
            <w:ins w:id="213" w:author="Watt, Stephen HOUS:EX" w:date="2023-07-28T11:11:00Z">
              <w:r>
                <w:rPr>
                  <w:rFonts w:ascii="Arial" w:hAnsi="Arial" w:cs="Arial"/>
                  <w:sz w:val="16"/>
                  <w:szCs w:val="16"/>
                </w:rPr>
                <w:t xml:space="preserve"> </w:t>
              </w:r>
            </w:ins>
            <w:ins w:id="214" w:author="Watt, Stephen HOUS:EX" w:date="2023-07-28T11:10:00Z">
              <w:r w:rsidRPr="00FC6168">
                <w:rPr>
                  <w:rFonts w:ascii="Arial" w:hAnsi="Arial" w:cs="Arial"/>
                  <w:sz w:val="16"/>
                  <w:szCs w:val="16"/>
                </w:rPr>
                <w:t>the ceiling space.</w:t>
              </w:r>
            </w:ins>
          </w:p>
        </w:tc>
        <w:tc>
          <w:tcPr>
            <w:tcW w:w="4394" w:type="dxa"/>
          </w:tcPr>
          <w:p w14:paraId="7CC6E211" w14:textId="77777777" w:rsidR="007E332F" w:rsidRDefault="00FC6168" w:rsidP="00821014">
            <w:pPr>
              <w:pStyle w:val="05Sentence"/>
              <w:spacing w:before="0"/>
              <w:ind w:hanging="12"/>
              <w:rPr>
                <w:ins w:id="215" w:author="Watt, Stephen HOUS:EX" w:date="2023-07-28T15:22:00Z"/>
                <w:rFonts w:ascii="Arial" w:hAnsi="Arial" w:cs="Arial"/>
                <w:sz w:val="16"/>
                <w:szCs w:val="16"/>
              </w:rPr>
            </w:pPr>
            <w:ins w:id="216" w:author="Watt, Stephen HOUS:EX" w:date="2023-07-28T11:12:00Z">
              <w:r w:rsidRPr="00D76B8F">
                <w:rPr>
                  <w:rFonts w:ascii="Arial" w:hAnsi="Arial" w:cs="Arial"/>
                  <w:i/>
                  <w:iCs/>
                  <w:sz w:val="16"/>
                  <w:szCs w:val="16"/>
                </w:rPr>
                <w:t>Fire separations</w:t>
              </w:r>
              <w:r w:rsidRPr="00FC6168">
                <w:rPr>
                  <w:rFonts w:ascii="Arial" w:hAnsi="Arial" w:cs="Arial"/>
                  <w:sz w:val="16"/>
                  <w:szCs w:val="16"/>
                </w:rPr>
                <w:t xml:space="preserve"> are not required to be continuous above a ceiling space</w:t>
              </w:r>
              <w:r>
                <w:rPr>
                  <w:rFonts w:ascii="Arial" w:hAnsi="Arial" w:cs="Arial"/>
                  <w:sz w:val="16"/>
                  <w:szCs w:val="16"/>
                </w:rPr>
                <w:t xml:space="preserve"> </w:t>
              </w:r>
              <w:r w:rsidRPr="00FC6168">
                <w:rPr>
                  <w:rFonts w:ascii="Arial" w:hAnsi="Arial" w:cs="Arial"/>
                  <w:sz w:val="16"/>
                  <w:szCs w:val="16"/>
                </w:rPr>
                <w:t>where</w:t>
              </w:r>
            </w:ins>
          </w:p>
          <w:p w14:paraId="1D8C40AE" w14:textId="45F25580" w:rsidR="00FC6168" w:rsidRPr="00FC6168" w:rsidRDefault="00FC6168" w:rsidP="007E332F">
            <w:pPr>
              <w:pStyle w:val="05Sentence"/>
              <w:spacing w:before="0"/>
              <w:ind w:hanging="12"/>
              <w:rPr>
                <w:ins w:id="217" w:author="Watt, Stephen HOUS:EX" w:date="2023-07-28T11:12:00Z"/>
                <w:rFonts w:ascii="Arial" w:hAnsi="Arial" w:cs="Arial"/>
                <w:sz w:val="16"/>
                <w:szCs w:val="16"/>
              </w:rPr>
            </w:pPr>
            <w:ins w:id="218" w:author="Watt, Stephen HOUS:EX" w:date="2023-07-28T11:12:00Z">
              <w:r w:rsidRPr="00FC6168">
                <w:rPr>
                  <w:rFonts w:ascii="Arial" w:hAnsi="Arial" w:cs="Arial"/>
                  <w:sz w:val="16"/>
                  <w:szCs w:val="16"/>
                </w:rPr>
                <w:t xml:space="preserve">(a) the ceiling space is </w:t>
              </w:r>
              <w:r w:rsidRPr="00D76B8F">
                <w:rPr>
                  <w:rFonts w:ascii="Arial" w:hAnsi="Arial" w:cs="Arial"/>
                  <w:i/>
                  <w:iCs/>
                  <w:sz w:val="16"/>
                  <w:szCs w:val="16"/>
                </w:rPr>
                <w:t>noncombustible construction</w:t>
              </w:r>
              <w:r w:rsidRPr="00FC6168">
                <w:rPr>
                  <w:rFonts w:ascii="Arial" w:hAnsi="Arial" w:cs="Arial"/>
                  <w:sz w:val="16"/>
                  <w:szCs w:val="16"/>
                </w:rPr>
                <w:t>,</w:t>
              </w:r>
            </w:ins>
          </w:p>
          <w:p w14:paraId="289A0963" w14:textId="77777777" w:rsidR="00FC6168" w:rsidRPr="00FC6168" w:rsidRDefault="00FC6168" w:rsidP="008B36CA">
            <w:pPr>
              <w:pStyle w:val="05Sentence"/>
              <w:spacing w:before="0"/>
              <w:ind w:hanging="12"/>
              <w:rPr>
                <w:ins w:id="219" w:author="Watt, Stephen HOUS:EX" w:date="2023-07-28T11:12:00Z"/>
                <w:rFonts w:ascii="Arial" w:hAnsi="Arial" w:cs="Arial"/>
                <w:sz w:val="16"/>
                <w:szCs w:val="16"/>
              </w:rPr>
            </w:pPr>
            <w:ins w:id="220" w:author="Watt, Stephen HOUS:EX" w:date="2023-07-28T11:12:00Z">
              <w:r w:rsidRPr="00FC6168">
                <w:rPr>
                  <w:rFonts w:ascii="Arial" w:hAnsi="Arial" w:cs="Arial"/>
                  <w:sz w:val="16"/>
                  <w:szCs w:val="16"/>
                </w:rPr>
                <w:t xml:space="preserve">(b) both </w:t>
              </w:r>
              <w:r w:rsidRPr="00821014">
                <w:rPr>
                  <w:rFonts w:ascii="Arial" w:hAnsi="Arial" w:cs="Arial"/>
                  <w:i/>
                  <w:iCs/>
                  <w:sz w:val="16"/>
                  <w:szCs w:val="16"/>
                </w:rPr>
                <w:t>fire</w:t>
              </w:r>
              <w:r w:rsidRPr="00FC6168">
                <w:rPr>
                  <w:rFonts w:ascii="Arial" w:hAnsi="Arial" w:cs="Arial"/>
                  <w:sz w:val="16"/>
                  <w:szCs w:val="16"/>
                </w:rPr>
                <w:t xml:space="preserve"> </w:t>
              </w:r>
              <w:r w:rsidRPr="00D76B8F">
                <w:rPr>
                  <w:rFonts w:ascii="Arial" w:hAnsi="Arial" w:cs="Arial"/>
                  <w:i/>
                  <w:iCs/>
                  <w:sz w:val="16"/>
                  <w:szCs w:val="16"/>
                </w:rPr>
                <w:t>compartments</w:t>
              </w:r>
              <w:r w:rsidRPr="00FC6168">
                <w:rPr>
                  <w:rFonts w:ascii="Arial" w:hAnsi="Arial" w:cs="Arial"/>
                  <w:sz w:val="16"/>
                  <w:szCs w:val="16"/>
                </w:rPr>
                <w:t xml:space="preserve"> are </w:t>
              </w:r>
              <w:r w:rsidRPr="00D76B8F">
                <w:rPr>
                  <w:rFonts w:ascii="Arial" w:hAnsi="Arial" w:cs="Arial"/>
                  <w:i/>
                  <w:iCs/>
                  <w:sz w:val="16"/>
                  <w:szCs w:val="16"/>
                </w:rPr>
                <w:t>sprinklered</w:t>
              </w:r>
              <w:r w:rsidRPr="00FC6168">
                <w:rPr>
                  <w:rFonts w:ascii="Arial" w:hAnsi="Arial" w:cs="Arial"/>
                  <w:sz w:val="16"/>
                  <w:szCs w:val="16"/>
                </w:rPr>
                <w:t>, or</w:t>
              </w:r>
            </w:ins>
          </w:p>
          <w:p w14:paraId="69A56130" w14:textId="3866DAF4" w:rsidR="00301984" w:rsidRPr="00871FBD" w:rsidRDefault="00FC6168" w:rsidP="00821014">
            <w:pPr>
              <w:pStyle w:val="05Sentence"/>
              <w:spacing w:before="0" w:after="120"/>
              <w:ind w:hanging="12"/>
              <w:rPr>
                <w:ins w:id="221" w:author="Watt, Stephen HOUS:EX" w:date="2023-07-28T10:29:00Z"/>
                <w:rFonts w:ascii="Arial" w:hAnsi="Arial" w:cs="Arial"/>
                <w:sz w:val="16"/>
                <w:szCs w:val="16"/>
              </w:rPr>
            </w:pPr>
            <w:ins w:id="222" w:author="Watt, Stephen HOUS:EX" w:date="2023-07-28T11:12:00Z">
              <w:r w:rsidRPr="00FC6168">
                <w:rPr>
                  <w:rFonts w:ascii="Arial" w:hAnsi="Arial" w:cs="Arial"/>
                  <w:sz w:val="16"/>
                  <w:szCs w:val="16"/>
                </w:rPr>
                <w:t>(c) the ceiling has a minimum rating of 30 minutes.</w:t>
              </w:r>
            </w:ins>
          </w:p>
        </w:tc>
      </w:tr>
      <w:tr w:rsidR="00571ADB" w14:paraId="754EC151" w14:textId="77777777" w:rsidTr="00871FBD">
        <w:trPr>
          <w:ins w:id="223" w:author="Watt, Stephen HOUS:EX" w:date="2023-07-28T10:39:00Z"/>
        </w:trPr>
        <w:tc>
          <w:tcPr>
            <w:tcW w:w="562" w:type="dxa"/>
          </w:tcPr>
          <w:p w14:paraId="5BE0092B" w14:textId="2136D4E6" w:rsidR="00571ADB" w:rsidRPr="002D0E7C" w:rsidRDefault="00871FBD" w:rsidP="001B21B8">
            <w:pPr>
              <w:pStyle w:val="05Sentence"/>
              <w:spacing w:after="120"/>
              <w:ind w:left="0" w:right="33" w:hanging="30"/>
              <w:rPr>
                <w:ins w:id="224" w:author="Watt, Stephen HOUS:EX" w:date="2023-07-28T10:39:00Z"/>
                <w:rFonts w:ascii="Arial" w:hAnsi="Arial" w:cs="Arial"/>
                <w:sz w:val="16"/>
                <w:szCs w:val="16"/>
              </w:rPr>
            </w:pPr>
            <w:ins w:id="225" w:author="Watt, Stephen HOUS:EX" w:date="2023-07-28T11:06:00Z">
              <w:r w:rsidRPr="002D0E7C">
                <w:rPr>
                  <w:rFonts w:ascii="Arial" w:hAnsi="Arial" w:cs="Arial"/>
                  <w:sz w:val="16"/>
                  <w:szCs w:val="16"/>
                </w:rPr>
                <w:t>7</w:t>
              </w:r>
            </w:ins>
          </w:p>
        </w:tc>
        <w:tc>
          <w:tcPr>
            <w:tcW w:w="4253" w:type="dxa"/>
          </w:tcPr>
          <w:p w14:paraId="5503601C" w14:textId="77777777" w:rsidR="00FC6168" w:rsidRPr="00D76B8F" w:rsidRDefault="00FC6168" w:rsidP="001B21B8">
            <w:pPr>
              <w:pStyle w:val="05Sentence"/>
              <w:spacing w:before="0"/>
              <w:ind w:left="0" w:firstLine="5"/>
              <w:rPr>
                <w:ins w:id="226" w:author="Watt, Stephen HOUS:EX" w:date="2023-07-28T11:13:00Z"/>
                <w:rFonts w:ascii="Arial" w:hAnsi="Arial" w:cs="Arial"/>
                <w:b/>
                <w:bCs/>
                <w:sz w:val="16"/>
                <w:szCs w:val="16"/>
              </w:rPr>
            </w:pPr>
            <w:ins w:id="227" w:author="Watt, Stephen HOUS:EX" w:date="2023-07-28T11:13:00Z">
              <w:r w:rsidRPr="00D76B8F">
                <w:rPr>
                  <w:rFonts w:ascii="Arial" w:hAnsi="Arial" w:cs="Arial"/>
                  <w:b/>
                  <w:bCs/>
                  <w:sz w:val="16"/>
                  <w:szCs w:val="16"/>
                </w:rPr>
                <w:t>Wired Glass</w:t>
              </w:r>
            </w:ins>
          </w:p>
          <w:p w14:paraId="7D8AE903" w14:textId="77777777" w:rsidR="00FC6168" w:rsidRPr="00FC6168" w:rsidRDefault="00FC6168" w:rsidP="001B21B8">
            <w:pPr>
              <w:pStyle w:val="05Sentence"/>
              <w:spacing w:before="0"/>
              <w:ind w:left="0" w:firstLine="5"/>
              <w:rPr>
                <w:ins w:id="228" w:author="Watt, Stephen HOUS:EX" w:date="2023-07-28T11:13:00Z"/>
                <w:rFonts w:ascii="Arial" w:hAnsi="Arial" w:cs="Arial"/>
                <w:sz w:val="16"/>
                <w:szCs w:val="16"/>
              </w:rPr>
            </w:pPr>
            <w:ins w:id="229" w:author="Watt, Stephen HOUS:EX" w:date="2023-07-28T11:13:00Z">
              <w:r w:rsidRPr="00FC6168">
                <w:rPr>
                  <w:rFonts w:ascii="Arial" w:hAnsi="Arial" w:cs="Arial"/>
                  <w:sz w:val="16"/>
                  <w:szCs w:val="16"/>
                </w:rPr>
                <w:t>Sentence 3.1.8.5.(1), Sentence 3.1.8.14.(2), Article</w:t>
              </w:r>
            </w:ins>
          </w:p>
          <w:p w14:paraId="551A05EF" w14:textId="77777777" w:rsidR="00FC6168" w:rsidRPr="00FC6168" w:rsidRDefault="00FC6168" w:rsidP="001B21B8">
            <w:pPr>
              <w:pStyle w:val="05Sentence"/>
              <w:spacing w:before="0" w:after="120"/>
              <w:ind w:left="0" w:firstLine="5"/>
              <w:rPr>
                <w:ins w:id="230" w:author="Watt, Stephen HOUS:EX" w:date="2023-07-28T11:13:00Z"/>
                <w:rFonts w:ascii="Arial" w:hAnsi="Arial" w:cs="Arial"/>
                <w:sz w:val="16"/>
                <w:szCs w:val="16"/>
              </w:rPr>
            </w:pPr>
            <w:ins w:id="231" w:author="Watt, Stephen HOUS:EX" w:date="2023-07-28T11:13:00Z">
              <w:r w:rsidRPr="00FC6168">
                <w:rPr>
                  <w:rFonts w:ascii="Arial" w:hAnsi="Arial" w:cs="Arial"/>
                  <w:sz w:val="16"/>
                  <w:szCs w:val="16"/>
                </w:rPr>
                <w:t>9.10.13.1., Article 9.10.13.5.</w:t>
              </w:r>
            </w:ins>
          </w:p>
          <w:p w14:paraId="626286C0" w14:textId="77777777" w:rsidR="00FC6168" w:rsidRPr="00FC6168" w:rsidRDefault="00FC6168" w:rsidP="001B21B8">
            <w:pPr>
              <w:pStyle w:val="05Sentence"/>
              <w:spacing w:before="0"/>
              <w:ind w:left="0" w:firstLine="5"/>
              <w:rPr>
                <w:ins w:id="232" w:author="Watt, Stephen HOUS:EX" w:date="2023-07-28T11:13:00Z"/>
                <w:rFonts w:ascii="Arial" w:hAnsi="Arial" w:cs="Arial"/>
                <w:sz w:val="16"/>
                <w:szCs w:val="16"/>
              </w:rPr>
            </w:pPr>
            <w:ins w:id="233" w:author="Watt, Stephen HOUS:EX" w:date="2023-07-28T11:13:00Z">
              <w:r w:rsidRPr="00FC6168">
                <w:rPr>
                  <w:rFonts w:ascii="Arial" w:hAnsi="Arial" w:cs="Arial"/>
                  <w:sz w:val="16"/>
                  <w:szCs w:val="16"/>
                </w:rPr>
                <w:t>6 mm wired glass in steel frame required in</w:t>
              </w:r>
            </w:ins>
          </w:p>
          <w:p w14:paraId="3CCCAD62" w14:textId="78D86749" w:rsidR="00571ADB" w:rsidRPr="00871FBD" w:rsidRDefault="00FC6168" w:rsidP="001B21B8">
            <w:pPr>
              <w:pStyle w:val="05Sentence"/>
              <w:spacing w:before="0" w:after="120"/>
              <w:ind w:left="0" w:firstLine="5"/>
              <w:rPr>
                <w:ins w:id="234" w:author="Watt, Stephen HOUS:EX" w:date="2023-07-28T10:39:00Z"/>
                <w:rFonts w:ascii="Arial" w:hAnsi="Arial" w:cs="Arial"/>
                <w:sz w:val="16"/>
                <w:szCs w:val="16"/>
              </w:rPr>
            </w:pPr>
            <w:ins w:id="235" w:author="Watt, Stephen HOUS:EX" w:date="2023-07-28T11:13:00Z">
              <w:r w:rsidRPr="00D76B8F">
                <w:rPr>
                  <w:rFonts w:ascii="Arial" w:hAnsi="Arial" w:cs="Arial"/>
                  <w:i/>
                  <w:iCs/>
                  <w:sz w:val="16"/>
                  <w:szCs w:val="16"/>
                </w:rPr>
                <w:t>fire separations</w:t>
              </w:r>
              <w:r w:rsidRPr="00FC6168">
                <w:rPr>
                  <w:rFonts w:ascii="Arial" w:hAnsi="Arial" w:cs="Arial"/>
                  <w:sz w:val="16"/>
                  <w:szCs w:val="16"/>
                </w:rPr>
                <w:t>.</w:t>
              </w:r>
            </w:ins>
          </w:p>
        </w:tc>
        <w:tc>
          <w:tcPr>
            <w:tcW w:w="4394" w:type="dxa"/>
          </w:tcPr>
          <w:p w14:paraId="13245E9F" w14:textId="7B208A27" w:rsidR="00571ADB" w:rsidRPr="00871FBD" w:rsidRDefault="00FC6168" w:rsidP="008B36CA">
            <w:pPr>
              <w:pStyle w:val="05Sentence"/>
              <w:spacing w:before="0" w:after="120"/>
              <w:ind w:hanging="12"/>
              <w:rPr>
                <w:ins w:id="236" w:author="Watt, Stephen HOUS:EX" w:date="2023-07-28T10:39:00Z"/>
                <w:rFonts w:ascii="Arial" w:hAnsi="Arial" w:cs="Arial"/>
                <w:sz w:val="16"/>
                <w:szCs w:val="16"/>
              </w:rPr>
            </w:pPr>
            <w:ins w:id="237" w:author="Watt, Stephen HOUS:EX" w:date="2023-07-28T11:14:00Z">
              <w:r w:rsidRPr="00FC6168">
                <w:rPr>
                  <w:rFonts w:ascii="Arial" w:hAnsi="Arial" w:cs="Arial"/>
                  <w:sz w:val="16"/>
                  <w:szCs w:val="16"/>
                </w:rPr>
                <w:t>For fixed transoms or sidelights, 6 mm wired glass fixed to a wood frame of</w:t>
              </w:r>
            </w:ins>
            <w:ins w:id="238" w:author="Watt, Stephen HOUS:EX" w:date="2023-07-28T11:15:00Z">
              <w:r>
                <w:rPr>
                  <w:rFonts w:ascii="Arial" w:hAnsi="Arial" w:cs="Arial"/>
                  <w:sz w:val="16"/>
                  <w:szCs w:val="16"/>
                </w:rPr>
                <w:t xml:space="preserve"> </w:t>
              </w:r>
            </w:ins>
            <w:ins w:id="239" w:author="Watt, Stephen HOUS:EX" w:date="2023-07-28T11:14:00Z">
              <w:r w:rsidRPr="00FC6168">
                <w:rPr>
                  <w:rFonts w:ascii="Arial" w:hAnsi="Arial" w:cs="Arial"/>
                  <w:sz w:val="16"/>
                  <w:szCs w:val="16"/>
                </w:rPr>
                <w:t>at least 50 mm thickness with steel stops is permitted in a required</w:t>
              </w:r>
            </w:ins>
            <w:ins w:id="240" w:author="Watt, Stephen HOUS:EX" w:date="2023-07-28T11:15:00Z">
              <w:r>
                <w:rPr>
                  <w:rFonts w:ascii="Arial" w:hAnsi="Arial" w:cs="Arial"/>
                  <w:sz w:val="16"/>
                  <w:szCs w:val="16"/>
                </w:rPr>
                <w:t xml:space="preserve"> </w:t>
              </w:r>
            </w:ins>
            <w:ins w:id="241" w:author="Watt, Stephen HOUS:EX" w:date="2023-07-28T11:14:00Z">
              <w:r w:rsidRPr="00D76B8F">
                <w:rPr>
                  <w:rFonts w:ascii="Arial" w:hAnsi="Arial" w:cs="Arial"/>
                  <w:i/>
                  <w:iCs/>
                  <w:sz w:val="16"/>
                  <w:szCs w:val="16"/>
                </w:rPr>
                <w:t>fire separation</w:t>
              </w:r>
              <w:r w:rsidRPr="00FC6168">
                <w:rPr>
                  <w:rFonts w:ascii="Arial" w:hAnsi="Arial" w:cs="Arial"/>
                  <w:sz w:val="16"/>
                  <w:szCs w:val="16"/>
                </w:rPr>
                <w:t>.</w:t>
              </w:r>
            </w:ins>
          </w:p>
        </w:tc>
      </w:tr>
      <w:tr w:rsidR="00571ADB" w14:paraId="030A6FFF" w14:textId="77777777" w:rsidTr="00871FBD">
        <w:trPr>
          <w:ins w:id="242" w:author="Watt, Stephen HOUS:EX" w:date="2023-07-28T10:39:00Z"/>
        </w:trPr>
        <w:tc>
          <w:tcPr>
            <w:tcW w:w="562" w:type="dxa"/>
          </w:tcPr>
          <w:p w14:paraId="2507847A" w14:textId="2A416B2F" w:rsidR="00571ADB" w:rsidRPr="002D0E7C" w:rsidRDefault="00871FBD" w:rsidP="001B21B8">
            <w:pPr>
              <w:pStyle w:val="05Sentence"/>
              <w:spacing w:after="120"/>
              <w:ind w:left="0" w:right="33" w:hanging="30"/>
              <w:rPr>
                <w:ins w:id="243" w:author="Watt, Stephen HOUS:EX" w:date="2023-07-28T10:39:00Z"/>
                <w:rFonts w:ascii="Arial" w:hAnsi="Arial" w:cs="Arial"/>
                <w:sz w:val="16"/>
                <w:szCs w:val="16"/>
              </w:rPr>
            </w:pPr>
            <w:ins w:id="244" w:author="Watt, Stephen HOUS:EX" w:date="2023-07-28T11:06:00Z">
              <w:r w:rsidRPr="002D0E7C">
                <w:rPr>
                  <w:rFonts w:ascii="Arial" w:hAnsi="Arial" w:cs="Arial"/>
                  <w:sz w:val="16"/>
                  <w:szCs w:val="16"/>
                </w:rPr>
                <w:t>8</w:t>
              </w:r>
            </w:ins>
          </w:p>
        </w:tc>
        <w:tc>
          <w:tcPr>
            <w:tcW w:w="4253" w:type="dxa"/>
          </w:tcPr>
          <w:p w14:paraId="33199DEC" w14:textId="77777777" w:rsidR="00FC6168" w:rsidRPr="00D76B8F" w:rsidRDefault="00FC6168" w:rsidP="00821014">
            <w:pPr>
              <w:pStyle w:val="05Sentence"/>
              <w:spacing w:before="0"/>
              <w:ind w:left="0" w:firstLine="5"/>
              <w:rPr>
                <w:ins w:id="245" w:author="Watt, Stephen HOUS:EX" w:date="2023-07-28T11:15:00Z"/>
                <w:rFonts w:ascii="Arial" w:hAnsi="Arial" w:cs="Arial"/>
                <w:b/>
                <w:bCs/>
                <w:i/>
                <w:iCs/>
                <w:sz w:val="16"/>
                <w:szCs w:val="16"/>
              </w:rPr>
            </w:pPr>
            <w:ins w:id="246" w:author="Watt, Stephen HOUS:EX" w:date="2023-07-28T11:15:00Z">
              <w:r w:rsidRPr="00D76B8F">
                <w:rPr>
                  <w:rFonts w:ascii="Arial" w:hAnsi="Arial" w:cs="Arial"/>
                  <w:b/>
                  <w:bCs/>
                  <w:i/>
                  <w:iCs/>
                  <w:sz w:val="16"/>
                  <w:szCs w:val="16"/>
                </w:rPr>
                <w:t>Mezzanines</w:t>
              </w:r>
            </w:ins>
          </w:p>
          <w:p w14:paraId="4FBEEE99" w14:textId="407CB266" w:rsidR="00FC6168" w:rsidRPr="00FC6168" w:rsidRDefault="00FC6168" w:rsidP="001B21B8">
            <w:pPr>
              <w:pStyle w:val="05Sentence"/>
              <w:spacing w:before="0"/>
              <w:ind w:left="0" w:firstLine="5"/>
              <w:rPr>
                <w:ins w:id="247" w:author="Watt, Stephen HOUS:EX" w:date="2023-07-28T11:15:00Z"/>
                <w:rFonts w:ascii="Arial" w:hAnsi="Arial" w:cs="Arial"/>
                <w:sz w:val="16"/>
                <w:szCs w:val="16"/>
              </w:rPr>
            </w:pPr>
            <w:ins w:id="248" w:author="Watt, Stephen HOUS:EX" w:date="2023-07-28T11:15:00Z">
              <w:r w:rsidRPr="00FC6168">
                <w:rPr>
                  <w:rFonts w:ascii="Arial" w:hAnsi="Arial" w:cs="Arial"/>
                  <w:sz w:val="16"/>
                  <w:szCs w:val="16"/>
                </w:rPr>
                <w:t>Sentence 3.2.1.1.(4) and Sentence 3.2.1.1.(7),</w:t>
              </w:r>
            </w:ins>
            <w:ins w:id="249" w:author="Watt, Stephen HOUS:EX" w:date="2023-07-28T11:26:00Z">
              <w:r w:rsidR="00464D8F">
                <w:rPr>
                  <w:rFonts w:ascii="Arial" w:hAnsi="Arial" w:cs="Arial"/>
                  <w:sz w:val="16"/>
                  <w:szCs w:val="16"/>
                </w:rPr>
                <w:t xml:space="preserve"> </w:t>
              </w:r>
            </w:ins>
            <w:ins w:id="250" w:author="Watt, Stephen HOUS:EX" w:date="2023-07-28T11:15:00Z">
              <w:r w:rsidRPr="00FC6168">
                <w:rPr>
                  <w:rFonts w:ascii="Arial" w:hAnsi="Arial" w:cs="Arial"/>
                  <w:sz w:val="16"/>
                  <w:szCs w:val="16"/>
                </w:rPr>
                <w:t>Article 9.10.4.1.</w:t>
              </w:r>
            </w:ins>
          </w:p>
          <w:p w14:paraId="2C720048" w14:textId="63EC1A3B" w:rsidR="00571ADB" w:rsidRPr="00871FBD" w:rsidRDefault="00FC6168" w:rsidP="001B21B8">
            <w:pPr>
              <w:pStyle w:val="05Sentence"/>
              <w:spacing w:after="120"/>
              <w:ind w:left="0" w:firstLine="5"/>
              <w:rPr>
                <w:ins w:id="251" w:author="Watt, Stephen HOUS:EX" w:date="2023-07-28T10:39:00Z"/>
                <w:rFonts w:ascii="Arial" w:hAnsi="Arial" w:cs="Arial"/>
                <w:sz w:val="16"/>
                <w:szCs w:val="16"/>
              </w:rPr>
            </w:pPr>
            <w:ins w:id="252" w:author="Watt, Stephen HOUS:EX" w:date="2023-07-28T11:15:00Z">
              <w:r w:rsidRPr="00D76B8F">
                <w:rPr>
                  <w:rFonts w:ascii="Arial" w:hAnsi="Arial" w:cs="Arial"/>
                  <w:i/>
                  <w:iCs/>
                  <w:sz w:val="16"/>
                  <w:szCs w:val="16"/>
                </w:rPr>
                <w:t>Mezzanines</w:t>
              </w:r>
              <w:r w:rsidRPr="00FC6168">
                <w:rPr>
                  <w:rFonts w:ascii="Arial" w:hAnsi="Arial" w:cs="Arial"/>
                  <w:sz w:val="16"/>
                  <w:szCs w:val="16"/>
                </w:rPr>
                <w:t xml:space="preserve"> enclosing more than 10% above the</w:t>
              </w:r>
            </w:ins>
            <w:ins w:id="253" w:author="Watt, Stephen HOUS:EX" w:date="2023-07-28T11:25:00Z">
              <w:r w:rsidR="00464D8F">
                <w:rPr>
                  <w:rFonts w:ascii="Arial" w:hAnsi="Arial" w:cs="Arial"/>
                  <w:sz w:val="16"/>
                  <w:szCs w:val="16"/>
                </w:rPr>
                <w:t xml:space="preserve"> </w:t>
              </w:r>
            </w:ins>
            <w:ins w:id="254" w:author="Watt, Stephen HOUS:EX" w:date="2023-07-28T11:15:00Z">
              <w:r w:rsidRPr="00FC6168">
                <w:rPr>
                  <w:rFonts w:ascii="Arial" w:hAnsi="Arial" w:cs="Arial"/>
                  <w:sz w:val="16"/>
                  <w:szCs w:val="16"/>
                </w:rPr>
                <w:t xml:space="preserve">horizontal plane are considered as </w:t>
              </w:r>
              <w:r w:rsidRPr="00D76B8F">
                <w:rPr>
                  <w:rFonts w:ascii="Arial" w:hAnsi="Arial" w:cs="Arial"/>
                  <w:i/>
                  <w:iCs/>
                  <w:sz w:val="16"/>
                  <w:szCs w:val="16"/>
                </w:rPr>
                <w:t>storey</w:t>
              </w:r>
              <w:r w:rsidRPr="00FC6168">
                <w:rPr>
                  <w:rFonts w:ascii="Arial" w:hAnsi="Arial" w:cs="Arial"/>
                  <w:sz w:val="16"/>
                  <w:szCs w:val="16"/>
                </w:rPr>
                <w:t xml:space="preserve"> in</w:t>
              </w:r>
            </w:ins>
            <w:ins w:id="255" w:author="Watt, Stephen HOUS:EX" w:date="2023-07-28T11:25:00Z">
              <w:r w:rsidR="00464D8F">
                <w:rPr>
                  <w:rFonts w:ascii="Arial" w:hAnsi="Arial" w:cs="Arial"/>
                  <w:sz w:val="16"/>
                  <w:szCs w:val="16"/>
                </w:rPr>
                <w:t xml:space="preserve"> </w:t>
              </w:r>
            </w:ins>
            <w:ins w:id="256" w:author="Watt, Stephen HOUS:EX" w:date="2023-07-28T11:15:00Z">
              <w:r w:rsidRPr="00D76B8F">
                <w:rPr>
                  <w:rFonts w:ascii="Arial" w:hAnsi="Arial" w:cs="Arial"/>
                  <w:i/>
                  <w:iCs/>
                  <w:sz w:val="16"/>
                  <w:szCs w:val="16"/>
                </w:rPr>
                <w:t>building height</w:t>
              </w:r>
              <w:r w:rsidRPr="00FC6168">
                <w:rPr>
                  <w:rFonts w:ascii="Arial" w:hAnsi="Arial" w:cs="Arial"/>
                  <w:sz w:val="16"/>
                  <w:szCs w:val="16"/>
                </w:rPr>
                <w:t>.</w:t>
              </w:r>
            </w:ins>
          </w:p>
        </w:tc>
        <w:tc>
          <w:tcPr>
            <w:tcW w:w="4394" w:type="dxa"/>
          </w:tcPr>
          <w:p w14:paraId="2C819A55" w14:textId="7AF79490" w:rsidR="00571ADB" w:rsidRPr="00464D8F" w:rsidRDefault="00464D8F" w:rsidP="008B36CA">
            <w:pPr>
              <w:pStyle w:val="05Sentence"/>
              <w:spacing w:before="0" w:after="120"/>
              <w:ind w:left="0" w:firstLine="0"/>
              <w:rPr>
                <w:ins w:id="257" w:author="Watt, Stephen HOUS:EX" w:date="2023-07-28T10:39:00Z"/>
                <w:rFonts w:ascii="Arial" w:hAnsi="Arial" w:cs="Arial"/>
                <w:sz w:val="16"/>
                <w:szCs w:val="16"/>
              </w:rPr>
            </w:pPr>
            <w:ins w:id="258" w:author="Watt, Stephen HOUS:EX" w:date="2023-07-28T11:27:00Z">
              <w:r w:rsidRPr="00D76B8F">
                <w:rPr>
                  <w:rFonts w:ascii="Arial" w:hAnsi="Arial" w:cs="Arial"/>
                  <w:sz w:val="16"/>
                  <w:szCs w:val="16"/>
                </w:rPr>
                <w:t xml:space="preserve">Enclosed </w:t>
              </w:r>
              <w:r w:rsidRPr="00D76B8F">
                <w:rPr>
                  <w:rFonts w:ascii="Arial" w:hAnsi="Arial" w:cs="Arial"/>
                  <w:i/>
                  <w:iCs/>
                  <w:sz w:val="16"/>
                  <w:szCs w:val="16"/>
                </w:rPr>
                <w:t>mezzanines</w:t>
              </w:r>
              <w:r w:rsidRPr="00D76B8F">
                <w:rPr>
                  <w:rFonts w:ascii="Arial" w:hAnsi="Arial" w:cs="Arial"/>
                  <w:sz w:val="16"/>
                  <w:szCs w:val="16"/>
                </w:rPr>
                <w:t xml:space="preserve"> may be up to 40% of the </w:t>
              </w:r>
              <w:r w:rsidRPr="00D76B8F">
                <w:rPr>
                  <w:rFonts w:ascii="Arial" w:hAnsi="Arial" w:cs="Arial"/>
                  <w:i/>
                  <w:iCs/>
                  <w:sz w:val="16"/>
                  <w:szCs w:val="16"/>
                </w:rPr>
                <w:t>storey</w:t>
              </w:r>
              <w:r w:rsidRPr="00D76B8F">
                <w:rPr>
                  <w:rFonts w:ascii="Arial" w:hAnsi="Arial" w:cs="Arial"/>
                  <w:sz w:val="16"/>
                  <w:szCs w:val="16"/>
                </w:rPr>
                <w:t xml:space="preserve"> in which they occur and not be considered a </w:t>
              </w:r>
              <w:r w:rsidRPr="00D76B8F">
                <w:rPr>
                  <w:rFonts w:ascii="Arial" w:hAnsi="Arial" w:cs="Arial"/>
                  <w:i/>
                  <w:iCs/>
                  <w:sz w:val="16"/>
                  <w:szCs w:val="16"/>
                </w:rPr>
                <w:t>storey</w:t>
              </w:r>
              <w:r w:rsidRPr="00D76B8F">
                <w:rPr>
                  <w:rFonts w:ascii="Arial" w:hAnsi="Arial" w:cs="Arial"/>
                  <w:sz w:val="16"/>
                  <w:szCs w:val="16"/>
                </w:rPr>
                <w:t xml:space="preserve"> in </w:t>
              </w:r>
              <w:r w:rsidRPr="00D76B8F">
                <w:rPr>
                  <w:rFonts w:ascii="Arial" w:hAnsi="Arial" w:cs="Arial"/>
                  <w:i/>
                  <w:iCs/>
                  <w:sz w:val="16"/>
                  <w:szCs w:val="16"/>
                </w:rPr>
                <w:t>building height</w:t>
              </w:r>
              <w:r w:rsidRPr="00D76B8F">
                <w:rPr>
                  <w:rFonts w:ascii="Arial" w:hAnsi="Arial" w:cs="Arial"/>
                  <w:sz w:val="16"/>
                  <w:szCs w:val="16"/>
                </w:rPr>
                <w:t xml:space="preserve"> if the </w:t>
              </w:r>
              <w:r w:rsidRPr="00D76B8F">
                <w:rPr>
                  <w:rFonts w:ascii="Arial" w:hAnsi="Arial" w:cs="Arial"/>
                  <w:i/>
                  <w:iCs/>
                  <w:sz w:val="16"/>
                  <w:szCs w:val="16"/>
                </w:rPr>
                <w:t>building</w:t>
              </w:r>
              <w:r w:rsidRPr="00D76B8F">
                <w:rPr>
                  <w:rFonts w:ascii="Arial" w:hAnsi="Arial" w:cs="Arial"/>
                  <w:sz w:val="16"/>
                  <w:szCs w:val="16"/>
                </w:rPr>
                <w:t xml:space="preserve"> is </w:t>
              </w:r>
              <w:r w:rsidRPr="00D76B8F">
                <w:rPr>
                  <w:rFonts w:ascii="Arial" w:hAnsi="Arial" w:cs="Arial"/>
                  <w:i/>
                  <w:iCs/>
                  <w:sz w:val="16"/>
                  <w:szCs w:val="16"/>
                </w:rPr>
                <w:t>sprinklered</w:t>
              </w:r>
            </w:ins>
            <w:ins w:id="259" w:author="Watt, Stephen HOUS:EX" w:date="2023-07-28T11:28:00Z">
              <w:r w:rsidR="00D76B8F">
                <w:rPr>
                  <w:rFonts w:ascii="Arial" w:hAnsi="Arial" w:cs="Arial"/>
                  <w:sz w:val="16"/>
                  <w:szCs w:val="16"/>
                </w:rPr>
                <w:t>.</w:t>
              </w:r>
            </w:ins>
          </w:p>
        </w:tc>
      </w:tr>
      <w:tr w:rsidR="00571ADB" w14:paraId="109D6699" w14:textId="77777777" w:rsidTr="00871FBD">
        <w:trPr>
          <w:ins w:id="260" w:author="Watt, Stephen HOUS:EX" w:date="2023-07-28T10:39:00Z"/>
        </w:trPr>
        <w:tc>
          <w:tcPr>
            <w:tcW w:w="562" w:type="dxa"/>
          </w:tcPr>
          <w:p w14:paraId="4CB8EC1D" w14:textId="7CF78F2E" w:rsidR="00571ADB" w:rsidRPr="002D0E7C" w:rsidRDefault="00871FBD" w:rsidP="001B21B8">
            <w:pPr>
              <w:pStyle w:val="05Sentence"/>
              <w:spacing w:after="120"/>
              <w:ind w:left="0" w:right="33" w:hanging="30"/>
              <w:rPr>
                <w:ins w:id="261" w:author="Watt, Stephen HOUS:EX" w:date="2023-07-28T10:39:00Z"/>
                <w:rFonts w:ascii="Arial" w:hAnsi="Arial" w:cs="Arial"/>
                <w:sz w:val="16"/>
                <w:szCs w:val="16"/>
              </w:rPr>
            </w:pPr>
            <w:ins w:id="262" w:author="Watt, Stephen HOUS:EX" w:date="2023-07-28T11:06:00Z">
              <w:r w:rsidRPr="002D0E7C">
                <w:rPr>
                  <w:rFonts w:ascii="Arial" w:hAnsi="Arial" w:cs="Arial"/>
                  <w:sz w:val="16"/>
                  <w:szCs w:val="16"/>
                </w:rPr>
                <w:t>9</w:t>
              </w:r>
            </w:ins>
          </w:p>
        </w:tc>
        <w:tc>
          <w:tcPr>
            <w:tcW w:w="4253" w:type="dxa"/>
          </w:tcPr>
          <w:p w14:paraId="73A4DA5C" w14:textId="77777777" w:rsidR="00D76B8F" w:rsidRPr="00D76B8F" w:rsidRDefault="00D76B8F" w:rsidP="001B21B8">
            <w:pPr>
              <w:pStyle w:val="05Sentence"/>
              <w:spacing w:before="0"/>
              <w:ind w:left="0" w:firstLine="5"/>
              <w:rPr>
                <w:ins w:id="263" w:author="Watt, Stephen HOUS:EX" w:date="2023-07-28T11:31:00Z"/>
                <w:rFonts w:ascii="Arial" w:hAnsi="Arial" w:cs="Arial"/>
                <w:b/>
                <w:bCs/>
                <w:i/>
                <w:iCs/>
                <w:sz w:val="16"/>
                <w:szCs w:val="16"/>
              </w:rPr>
            </w:pPr>
            <w:ins w:id="264" w:author="Watt, Stephen HOUS:EX" w:date="2023-07-28T11:30:00Z">
              <w:r w:rsidRPr="00D76B8F">
                <w:rPr>
                  <w:rFonts w:ascii="Arial" w:hAnsi="Arial" w:cs="Arial"/>
                  <w:b/>
                  <w:bCs/>
                  <w:i/>
                  <w:iCs/>
                  <w:sz w:val="16"/>
                  <w:szCs w:val="16"/>
                </w:rPr>
                <w:t>Building Height</w:t>
              </w:r>
            </w:ins>
          </w:p>
          <w:p w14:paraId="5520DC04" w14:textId="7EDFCD30" w:rsidR="00D76B8F" w:rsidRDefault="00D76B8F" w:rsidP="001B21B8">
            <w:pPr>
              <w:pStyle w:val="05Sentence"/>
              <w:spacing w:before="0" w:after="120"/>
              <w:ind w:left="0" w:firstLine="5"/>
              <w:rPr>
                <w:ins w:id="265" w:author="Watt, Stephen HOUS:EX" w:date="2023-07-28T11:31:00Z"/>
                <w:rFonts w:ascii="Arial" w:hAnsi="Arial" w:cs="Arial"/>
                <w:sz w:val="16"/>
                <w:szCs w:val="16"/>
              </w:rPr>
            </w:pPr>
            <w:ins w:id="266" w:author="Watt, Stephen HOUS:EX" w:date="2023-07-28T11:30:00Z">
              <w:r w:rsidRPr="00D76B8F">
                <w:rPr>
                  <w:rFonts w:ascii="Arial" w:hAnsi="Arial" w:cs="Arial"/>
                  <w:sz w:val="16"/>
                  <w:szCs w:val="16"/>
                </w:rPr>
                <w:t xml:space="preserve">Article 3.2.2.20. to Article 3.2.2.90. </w:t>
              </w:r>
            </w:ins>
          </w:p>
          <w:p w14:paraId="6D46F50A" w14:textId="734B06C2" w:rsidR="00571ADB" w:rsidRPr="00D76B8F" w:rsidRDefault="00D76B8F" w:rsidP="001B21B8">
            <w:pPr>
              <w:pStyle w:val="05Sentence"/>
              <w:spacing w:after="120"/>
              <w:ind w:left="0" w:firstLine="5"/>
              <w:rPr>
                <w:ins w:id="267" w:author="Watt, Stephen HOUS:EX" w:date="2023-07-28T10:39:00Z"/>
                <w:rFonts w:ascii="Arial" w:hAnsi="Arial" w:cs="Arial"/>
                <w:sz w:val="16"/>
                <w:szCs w:val="16"/>
              </w:rPr>
            </w:pPr>
            <w:ins w:id="268" w:author="Watt, Stephen HOUS:EX" w:date="2023-07-28T11:30:00Z">
              <w:r w:rsidRPr="00D76B8F">
                <w:rPr>
                  <w:rFonts w:ascii="Arial" w:hAnsi="Arial" w:cs="Arial"/>
                  <w:i/>
                  <w:iCs/>
                  <w:sz w:val="16"/>
                  <w:szCs w:val="16"/>
                </w:rPr>
                <w:t>Noncombustible construction</w:t>
              </w:r>
              <w:r w:rsidRPr="00D76B8F">
                <w:rPr>
                  <w:rFonts w:ascii="Arial" w:hAnsi="Arial" w:cs="Arial"/>
                  <w:sz w:val="16"/>
                  <w:szCs w:val="16"/>
                </w:rPr>
                <w:t xml:space="preserve"> required for some</w:t>
              </w:r>
            </w:ins>
            <w:ins w:id="269" w:author="Watt, Stephen HOUS:EX" w:date="2023-07-28T11:54:00Z">
              <w:r w:rsidR="008B36CA">
                <w:rPr>
                  <w:rFonts w:ascii="Arial" w:hAnsi="Arial" w:cs="Arial"/>
                  <w:sz w:val="16"/>
                  <w:szCs w:val="16"/>
                </w:rPr>
                <w:t xml:space="preserve"> </w:t>
              </w:r>
            </w:ins>
            <w:ins w:id="270" w:author="Watt, Stephen HOUS:EX" w:date="2023-07-28T11:30:00Z">
              <w:r w:rsidRPr="00D76B8F">
                <w:rPr>
                  <w:rFonts w:ascii="Arial" w:hAnsi="Arial" w:cs="Arial"/>
                  <w:i/>
                  <w:iCs/>
                  <w:sz w:val="16"/>
                  <w:szCs w:val="16"/>
                </w:rPr>
                <w:t>buildings</w:t>
              </w:r>
              <w:r w:rsidRPr="00D76B8F">
                <w:rPr>
                  <w:rFonts w:ascii="Arial" w:hAnsi="Arial" w:cs="Arial"/>
                  <w:sz w:val="16"/>
                  <w:szCs w:val="16"/>
                </w:rPr>
                <w:t>.</w:t>
              </w:r>
            </w:ins>
          </w:p>
        </w:tc>
        <w:tc>
          <w:tcPr>
            <w:tcW w:w="4394" w:type="dxa"/>
          </w:tcPr>
          <w:p w14:paraId="7F5C23BA" w14:textId="4DF3D77A" w:rsidR="00D76B8F" w:rsidRPr="00D76B8F" w:rsidRDefault="00D76B8F" w:rsidP="008B36CA">
            <w:pPr>
              <w:pStyle w:val="05Sentence"/>
              <w:spacing w:before="0"/>
              <w:ind w:hanging="12"/>
              <w:rPr>
                <w:ins w:id="271" w:author="Watt, Stephen HOUS:EX" w:date="2023-07-28T11:32:00Z"/>
                <w:rFonts w:ascii="Arial" w:hAnsi="Arial" w:cs="Arial"/>
                <w:sz w:val="16"/>
                <w:szCs w:val="16"/>
              </w:rPr>
            </w:pPr>
            <w:ins w:id="272" w:author="Watt, Stephen HOUS:EX" w:date="2023-07-28T11:32:00Z">
              <w:r w:rsidRPr="00D76B8F">
                <w:rPr>
                  <w:rFonts w:ascii="Arial" w:hAnsi="Arial" w:cs="Arial"/>
                  <w:i/>
                  <w:iCs/>
                  <w:sz w:val="16"/>
                  <w:szCs w:val="16"/>
                </w:rPr>
                <w:t>Buildings</w:t>
              </w:r>
              <w:r w:rsidRPr="00D76B8F">
                <w:rPr>
                  <w:rFonts w:ascii="Arial" w:hAnsi="Arial" w:cs="Arial"/>
                  <w:sz w:val="16"/>
                  <w:szCs w:val="16"/>
                </w:rPr>
                <w:t xml:space="preserve"> may be of </w:t>
              </w:r>
              <w:r w:rsidRPr="00D76B8F">
                <w:rPr>
                  <w:rFonts w:ascii="Arial" w:hAnsi="Arial" w:cs="Arial"/>
                  <w:i/>
                  <w:iCs/>
                  <w:sz w:val="16"/>
                  <w:szCs w:val="16"/>
                </w:rPr>
                <w:t>combustible construction</w:t>
              </w:r>
              <w:r w:rsidRPr="00D76B8F">
                <w:rPr>
                  <w:rFonts w:ascii="Arial" w:hAnsi="Arial" w:cs="Arial"/>
                  <w:sz w:val="16"/>
                  <w:szCs w:val="16"/>
                </w:rPr>
                <w:t xml:space="preserve"> up to 6</w:t>
              </w:r>
            </w:ins>
            <w:ins w:id="273" w:author="Watt, Stephen HOUS:EX" w:date="2023-07-28T15:25:00Z">
              <w:r w:rsidR="00C25394">
                <w:rPr>
                  <w:rFonts w:ascii="Arial" w:hAnsi="Arial" w:cs="Arial"/>
                  <w:sz w:val="16"/>
                  <w:szCs w:val="16"/>
                </w:rPr>
                <w:t xml:space="preserve"> </w:t>
              </w:r>
            </w:ins>
            <w:ins w:id="274" w:author="Watt, Stephen HOUS:EX" w:date="2023-07-28T16:01:00Z">
              <w:r w:rsidR="00821014">
                <w:rPr>
                  <w:rFonts w:ascii="Arial" w:hAnsi="Arial" w:cs="Arial"/>
                  <w:sz w:val="16"/>
                  <w:szCs w:val="16"/>
                </w:rPr>
                <w:t>s</w:t>
              </w:r>
            </w:ins>
            <w:ins w:id="275" w:author="Watt, Stephen HOUS:EX" w:date="2023-07-28T11:32:00Z">
              <w:r w:rsidRPr="00821014">
                <w:rPr>
                  <w:rFonts w:ascii="Arial" w:hAnsi="Arial" w:cs="Arial"/>
                  <w:i/>
                  <w:iCs/>
                  <w:sz w:val="16"/>
                  <w:szCs w:val="16"/>
                </w:rPr>
                <w:t>toreys</w:t>
              </w:r>
              <w:r w:rsidRPr="00D76B8F">
                <w:rPr>
                  <w:rFonts w:ascii="Arial" w:hAnsi="Arial" w:cs="Arial"/>
                  <w:sz w:val="16"/>
                  <w:szCs w:val="16"/>
                </w:rPr>
                <w:t xml:space="preserve"> provided:</w:t>
              </w:r>
            </w:ins>
          </w:p>
          <w:p w14:paraId="0CD38C10" w14:textId="77777777" w:rsidR="00D76B8F" w:rsidRPr="00D76B8F" w:rsidRDefault="00D76B8F" w:rsidP="008B36CA">
            <w:pPr>
              <w:pStyle w:val="05Sentence"/>
              <w:spacing w:before="0"/>
              <w:ind w:hanging="12"/>
              <w:rPr>
                <w:ins w:id="276" w:author="Watt, Stephen HOUS:EX" w:date="2023-07-28T11:32:00Z"/>
                <w:rFonts w:ascii="Arial" w:hAnsi="Arial" w:cs="Arial"/>
                <w:sz w:val="16"/>
                <w:szCs w:val="16"/>
              </w:rPr>
            </w:pPr>
            <w:ins w:id="277" w:author="Watt, Stephen HOUS:EX" w:date="2023-07-28T11:32:00Z">
              <w:r w:rsidRPr="00D76B8F">
                <w:rPr>
                  <w:rFonts w:ascii="Arial" w:hAnsi="Arial" w:cs="Arial"/>
                  <w:sz w:val="16"/>
                  <w:szCs w:val="16"/>
                </w:rPr>
                <w:t xml:space="preserve">(a) the </w:t>
              </w:r>
              <w:r w:rsidRPr="00D76B8F">
                <w:rPr>
                  <w:rFonts w:ascii="Arial" w:hAnsi="Arial" w:cs="Arial"/>
                  <w:i/>
                  <w:iCs/>
                  <w:sz w:val="16"/>
                  <w:szCs w:val="16"/>
                </w:rPr>
                <w:t>building</w:t>
              </w:r>
              <w:r w:rsidRPr="00D76B8F">
                <w:rPr>
                  <w:rFonts w:ascii="Arial" w:hAnsi="Arial" w:cs="Arial"/>
                  <w:sz w:val="16"/>
                  <w:szCs w:val="16"/>
                </w:rPr>
                <w:t xml:space="preserve"> is </w:t>
              </w:r>
              <w:r w:rsidRPr="00D76B8F">
                <w:rPr>
                  <w:rFonts w:ascii="Arial" w:hAnsi="Arial" w:cs="Arial"/>
                  <w:i/>
                  <w:iCs/>
                  <w:sz w:val="16"/>
                  <w:szCs w:val="16"/>
                </w:rPr>
                <w:t>sprinklered</w:t>
              </w:r>
              <w:r w:rsidRPr="00D76B8F">
                <w:rPr>
                  <w:rFonts w:ascii="Arial" w:hAnsi="Arial" w:cs="Arial"/>
                  <w:sz w:val="16"/>
                  <w:szCs w:val="16"/>
                </w:rPr>
                <w:t>,</w:t>
              </w:r>
            </w:ins>
          </w:p>
          <w:p w14:paraId="60AAF5F8" w14:textId="41DBD567" w:rsidR="00D76B8F" w:rsidRPr="00D76B8F" w:rsidRDefault="00D76B8F" w:rsidP="008B36CA">
            <w:pPr>
              <w:pStyle w:val="05Sentence"/>
              <w:spacing w:before="0"/>
              <w:ind w:hanging="12"/>
              <w:rPr>
                <w:ins w:id="278" w:author="Watt, Stephen HOUS:EX" w:date="2023-07-28T11:32:00Z"/>
                <w:rFonts w:ascii="Arial" w:hAnsi="Arial" w:cs="Arial"/>
                <w:sz w:val="16"/>
                <w:szCs w:val="16"/>
              </w:rPr>
            </w:pPr>
            <w:ins w:id="279" w:author="Watt, Stephen HOUS:EX" w:date="2023-07-28T11:32:00Z">
              <w:r w:rsidRPr="00D76B8F">
                <w:rPr>
                  <w:rFonts w:ascii="Arial" w:hAnsi="Arial" w:cs="Arial"/>
                  <w:sz w:val="16"/>
                  <w:szCs w:val="16"/>
                </w:rPr>
                <w:t xml:space="preserve">(b) the </w:t>
              </w:r>
              <w:r w:rsidRPr="00D76B8F">
                <w:rPr>
                  <w:rFonts w:ascii="Arial" w:hAnsi="Arial" w:cs="Arial"/>
                  <w:i/>
                  <w:iCs/>
                  <w:sz w:val="16"/>
                  <w:szCs w:val="16"/>
                </w:rPr>
                <w:t>building</w:t>
              </w:r>
              <w:r w:rsidRPr="00D76B8F">
                <w:rPr>
                  <w:rFonts w:ascii="Arial" w:hAnsi="Arial" w:cs="Arial"/>
                  <w:sz w:val="16"/>
                  <w:szCs w:val="16"/>
                </w:rPr>
                <w:t xml:space="preserve"> contains Group C, D, E, F, Division 2 or F, Division 3</w:t>
              </w:r>
            </w:ins>
            <w:ins w:id="280" w:author="Watt, Stephen HOUS:EX" w:date="2023-07-28T11:33:00Z">
              <w:r>
                <w:rPr>
                  <w:rFonts w:ascii="Arial" w:hAnsi="Arial" w:cs="Arial"/>
                  <w:sz w:val="16"/>
                  <w:szCs w:val="16"/>
                </w:rPr>
                <w:t xml:space="preserve"> </w:t>
              </w:r>
            </w:ins>
            <w:ins w:id="281" w:author="Watt, Stephen HOUS:EX" w:date="2023-07-28T11:32:00Z">
              <w:r w:rsidRPr="00D76B8F">
                <w:rPr>
                  <w:rFonts w:ascii="Arial" w:hAnsi="Arial" w:cs="Arial"/>
                  <w:i/>
                  <w:iCs/>
                  <w:sz w:val="16"/>
                  <w:szCs w:val="16"/>
                </w:rPr>
                <w:t>occupancies</w:t>
              </w:r>
              <w:r w:rsidRPr="00D76B8F">
                <w:rPr>
                  <w:rFonts w:ascii="Arial" w:hAnsi="Arial" w:cs="Arial"/>
                  <w:sz w:val="16"/>
                  <w:szCs w:val="16"/>
                </w:rPr>
                <w:t>, and</w:t>
              </w:r>
            </w:ins>
          </w:p>
          <w:p w14:paraId="56337F09" w14:textId="51DEB456" w:rsidR="00571ADB" w:rsidRPr="00871FBD" w:rsidRDefault="00D76B8F" w:rsidP="00C25394">
            <w:pPr>
              <w:pStyle w:val="05Sentence"/>
              <w:spacing w:before="0" w:after="120"/>
              <w:ind w:hanging="12"/>
              <w:rPr>
                <w:ins w:id="282" w:author="Watt, Stephen HOUS:EX" w:date="2023-07-28T10:39:00Z"/>
                <w:rFonts w:ascii="Arial" w:hAnsi="Arial" w:cs="Arial"/>
                <w:sz w:val="16"/>
                <w:szCs w:val="16"/>
              </w:rPr>
            </w:pPr>
            <w:ins w:id="283" w:author="Watt, Stephen HOUS:EX" w:date="2023-07-28T11:32:00Z">
              <w:r w:rsidRPr="00D76B8F">
                <w:rPr>
                  <w:rFonts w:ascii="Arial" w:hAnsi="Arial" w:cs="Arial"/>
                  <w:sz w:val="16"/>
                  <w:szCs w:val="16"/>
                </w:rPr>
                <w:t xml:space="preserve">(c) floor assemblies not required to exceed 1 </w:t>
              </w:r>
              <w:r w:rsidRPr="00821014">
                <w:rPr>
                  <w:rFonts w:ascii="Arial" w:hAnsi="Arial" w:cs="Arial"/>
                  <w:i/>
                  <w:iCs/>
                  <w:sz w:val="16"/>
                  <w:szCs w:val="16"/>
                </w:rPr>
                <w:t>h fire separation</w:t>
              </w:r>
              <w:r w:rsidRPr="00D76B8F">
                <w:rPr>
                  <w:rFonts w:ascii="Arial" w:hAnsi="Arial" w:cs="Arial"/>
                  <w:sz w:val="16"/>
                  <w:szCs w:val="16"/>
                </w:rPr>
                <w:t xml:space="preserve"> requirements</w:t>
              </w:r>
            </w:ins>
            <w:ins w:id="284" w:author="Watt, Stephen HOUS:EX" w:date="2023-07-28T15:25:00Z">
              <w:r w:rsidR="00C25394">
                <w:rPr>
                  <w:rFonts w:ascii="Arial" w:hAnsi="Arial" w:cs="Arial"/>
                  <w:sz w:val="16"/>
                  <w:szCs w:val="16"/>
                </w:rPr>
                <w:t xml:space="preserve"> </w:t>
              </w:r>
            </w:ins>
            <w:ins w:id="285" w:author="Watt, Stephen HOUS:EX" w:date="2023-07-28T11:32:00Z">
              <w:r w:rsidRPr="00D76B8F">
                <w:rPr>
                  <w:rFonts w:ascii="Arial" w:hAnsi="Arial" w:cs="Arial"/>
                  <w:sz w:val="16"/>
                  <w:szCs w:val="16"/>
                </w:rPr>
                <w:t xml:space="preserve">may be of </w:t>
              </w:r>
              <w:r w:rsidRPr="00D76B8F">
                <w:rPr>
                  <w:rFonts w:ascii="Arial" w:hAnsi="Arial" w:cs="Arial"/>
                  <w:i/>
                  <w:iCs/>
                  <w:sz w:val="16"/>
                  <w:szCs w:val="16"/>
                </w:rPr>
                <w:t>heavy timber construction</w:t>
              </w:r>
              <w:r w:rsidRPr="00D76B8F">
                <w:rPr>
                  <w:rFonts w:ascii="Arial" w:hAnsi="Arial" w:cs="Arial"/>
                  <w:sz w:val="16"/>
                  <w:szCs w:val="16"/>
                </w:rPr>
                <w:t>.</w:t>
              </w:r>
            </w:ins>
          </w:p>
        </w:tc>
      </w:tr>
      <w:tr w:rsidR="00571ADB" w14:paraId="45AA5A59" w14:textId="77777777" w:rsidTr="00871FBD">
        <w:trPr>
          <w:ins w:id="286" w:author="Watt, Stephen HOUS:EX" w:date="2023-07-28T10:39:00Z"/>
        </w:trPr>
        <w:tc>
          <w:tcPr>
            <w:tcW w:w="562" w:type="dxa"/>
          </w:tcPr>
          <w:p w14:paraId="52430227" w14:textId="1DBC0C0D" w:rsidR="00571ADB" w:rsidRPr="002D0E7C" w:rsidRDefault="00871FBD" w:rsidP="001B21B8">
            <w:pPr>
              <w:pStyle w:val="05Sentence"/>
              <w:spacing w:after="120"/>
              <w:ind w:left="0" w:right="33" w:hanging="30"/>
              <w:rPr>
                <w:ins w:id="287" w:author="Watt, Stephen HOUS:EX" w:date="2023-07-28T10:39:00Z"/>
                <w:rFonts w:ascii="Arial" w:hAnsi="Arial" w:cs="Arial"/>
                <w:sz w:val="16"/>
                <w:szCs w:val="16"/>
              </w:rPr>
            </w:pPr>
            <w:ins w:id="288" w:author="Watt, Stephen HOUS:EX" w:date="2023-07-28T11:06:00Z">
              <w:r w:rsidRPr="002D0E7C">
                <w:rPr>
                  <w:rFonts w:ascii="Arial" w:hAnsi="Arial" w:cs="Arial"/>
                  <w:sz w:val="16"/>
                  <w:szCs w:val="16"/>
                </w:rPr>
                <w:t>10</w:t>
              </w:r>
            </w:ins>
          </w:p>
        </w:tc>
        <w:tc>
          <w:tcPr>
            <w:tcW w:w="4253" w:type="dxa"/>
          </w:tcPr>
          <w:p w14:paraId="52B6362D" w14:textId="77777777" w:rsidR="00D76B8F" w:rsidRPr="00656F9A" w:rsidRDefault="00D76B8F" w:rsidP="001B21B8">
            <w:pPr>
              <w:pStyle w:val="05Sentence"/>
              <w:spacing w:before="0"/>
              <w:ind w:left="0" w:firstLine="5"/>
              <w:rPr>
                <w:ins w:id="289" w:author="Watt, Stephen HOUS:EX" w:date="2023-07-28T11:37:00Z"/>
                <w:rFonts w:ascii="Arial" w:hAnsi="Arial" w:cs="Arial"/>
                <w:b/>
                <w:bCs/>
                <w:sz w:val="16"/>
                <w:szCs w:val="16"/>
              </w:rPr>
            </w:pPr>
            <w:ins w:id="290" w:author="Watt, Stephen HOUS:EX" w:date="2023-07-28T11:37:00Z">
              <w:r w:rsidRPr="00656F9A">
                <w:rPr>
                  <w:rFonts w:ascii="Arial" w:hAnsi="Arial" w:cs="Arial"/>
                  <w:b/>
                  <w:bCs/>
                  <w:sz w:val="16"/>
                  <w:szCs w:val="16"/>
                </w:rPr>
                <w:t>Spatial Separation</w:t>
              </w:r>
            </w:ins>
          </w:p>
          <w:p w14:paraId="334950CA" w14:textId="77777777" w:rsidR="00D76B8F" w:rsidRPr="00D76B8F" w:rsidRDefault="00D76B8F" w:rsidP="001B21B8">
            <w:pPr>
              <w:pStyle w:val="05Sentence"/>
              <w:spacing w:before="0" w:after="120"/>
              <w:ind w:left="0" w:firstLine="5"/>
              <w:rPr>
                <w:ins w:id="291" w:author="Watt, Stephen HOUS:EX" w:date="2023-07-28T11:37:00Z"/>
                <w:rFonts w:ascii="Arial" w:hAnsi="Arial" w:cs="Arial"/>
                <w:sz w:val="16"/>
                <w:szCs w:val="16"/>
              </w:rPr>
            </w:pPr>
            <w:ins w:id="292" w:author="Watt, Stephen HOUS:EX" w:date="2023-07-28T11:37:00Z">
              <w:r w:rsidRPr="00D76B8F">
                <w:rPr>
                  <w:rFonts w:ascii="Arial" w:hAnsi="Arial" w:cs="Arial"/>
                  <w:sz w:val="16"/>
                  <w:szCs w:val="16"/>
                </w:rPr>
                <w:t>Subsection 3.2.3., Subsection 9.10.14.</w:t>
              </w:r>
            </w:ins>
          </w:p>
          <w:p w14:paraId="1EAD1333" w14:textId="77777777" w:rsidR="00D76B8F" w:rsidRPr="00D76B8F" w:rsidRDefault="00D76B8F" w:rsidP="001B21B8">
            <w:pPr>
              <w:pStyle w:val="05Sentence"/>
              <w:spacing w:before="0"/>
              <w:ind w:left="0" w:firstLine="5"/>
              <w:rPr>
                <w:ins w:id="293" w:author="Watt, Stephen HOUS:EX" w:date="2023-07-28T11:37:00Z"/>
                <w:rFonts w:ascii="Arial" w:hAnsi="Arial" w:cs="Arial"/>
                <w:sz w:val="16"/>
                <w:szCs w:val="16"/>
              </w:rPr>
            </w:pPr>
            <w:ins w:id="294" w:author="Watt, Stephen HOUS:EX" w:date="2023-07-28T11:37:00Z">
              <w:r w:rsidRPr="00D76B8F">
                <w:rPr>
                  <w:rFonts w:ascii="Arial" w:hAnsi="Arial" w:cs="Arial"/>
                  <w:sz w:val="16"/>
                  <w:szCs w:val="16"/>
                </w:rPr>
                <w:t xml:space="preserve">The area of </w:t>
              </w:r>
              <w:r w:rsidRPr="00656F9A">
                <w:rPr>
                  <w:rFonts w:ascii="Arial" w:hAnsi="Arial" w:cs="Arial"/>
                  <w:i/>
                  <w:iCs/>
                  <w:sz w:val="16"/>
                  <w:szCs w:val="16"/>
                </w:rPr>
                <w:t>unprotected opening</w:t>
              </w:r>
              <w:r w:rsidRPr="00D76B8F">
                <w:rPr>
                  <w:rFonts w:ascii="Arial" w:hAnsi="Arial" w:cs="Arial"/>
                  <w:sz w:val="16"/>
                  <w:szCs w:val="16"/>
                </w:rPr>
                <w:t xml:space="preserve"> shall not exceed the</w:t>
              </w:r>
            </w:ins>
          </w:p>
          <w:p w14:paraId="6FB66962" w14:textId="70C65FBE" w:rsidR="00571ADB" w:rsidRPr="00871FBD" w:rsidRDefault="00D76B8F" w:rsidP="001B21B8">
            <w:pPr>
              <w:pStyle w:val="05Sentence"/>
              <w:spacing w:before="0" w:after="120"/>
              <w:ind w:left="0" w:firstLine="5"/>
              <w:rPr>
                <w:ins w:id="295" w:author="Watt, Stephen HOUS:EX" w:date="2023-07-28T10:39:00Z"/>
                <w:rFonts w:ascii="Arial" w:hAnsi="Arial" w:cs="Arial"/>
                <w:sz w:val="16"/>
                <w:szCs w:val="16"/>
              </w:rPr>
            </w:pPr>
            <w:ins w:id="296" w:author="Watt, Stephen HOUS:EX" w:date="2023-07-28T11:37:00Z">
              <w:r w:rsidRPr="00D76B8F">
                <w:rPr>
                  <w:rFonts w:ascii="Arial" w:hAnsi="Arial" w:cs="Arial"/>
                  <w:sz w:val="16"/>
                  <w:szCs w:val="16"/>
                </w:rPr>
                <w:t>limits in Tables 3.2.3.1.A to Table 3.2.3.1.E</w:t>
              </w:r>
            </w:ins>
          </w:p>
        </w:tc>
        <w:tc>
          <w:tcPr>
            <w:tcW w:w="4394" w:type="dxa"/>
          </w:tcPr>
          <w:p w14:paraId="4C00E1BB" w14:textId="77777777" w:rsidR="00D76B8F" w:rsidRPr="00D76B8F" w:rsidRDefault="00D76B8F" w:rsidP="008B36CA">
            <w:pPr>
              <w:pStyle w:val="05Sentence"/>
              <w:spacing w:before="0"/>
              <w:ind w:hanging="12"/>
              <w:rPr>
                <w:ins w:id="297" w:author="Watt, Stephen HOUS:EX" w:date="2023-07-28T11:38:00Z"/>
                <w:rFonts w:ascii="Arial" w:hAnsi="Arial" w:cs="Arial"/>
                <w:sz w:val="16"/>
                <w:szCs w:val="16"/>
              </w:rPr>
            </w:pPr>
            <w:ins w:id="298" w:author="Watt, Stephen HOUS:EX" w:date="2023-07-28T11:38:00Z">
              <w:r w:rsidRPr="00D76B8F">
                <w:rPr>
                  <w:rFonts w:ascii="Arial" w:hAnsi="Arial" w:cs="Arial"/>
                  <w:sz w:val="16"/>
                  <w:szCs w:val="16"/>
                </w:rPr>
                <w:t xml:space="preserve">The area of </w:t>
              </w:r>
              <w:r w:rsidRPr="00656F9A">
                <w:rPr>
                  <w:rFonts w:ascii="Arial" w:hAnsi="Arial" w:cs="Arial"/>
                  <w:i/>
                  <w:iCs/>
                  <w:sz w:val="16"/>
                  <w:szCs w:val="16"/>
                </w:rPr>
                <w:t>unprotected opening</w:t>
              </w:r>
              <w:r w:rsidRPr="00D76B8F">
                <w:rPr>
                  <w:rFonts w:ascii="Arial" w:hAnsi="Arial" w:cs="Arial"/>
                  <w:sz w:val="16"/>
                  <w:szCs w:val="16"/>
                </w:rPr>
                <w:t xml:space="preserve"> is not limited provided:</w:t>
              </w:r>
            </w:ins>
          </w:p>
          <w:p w14:paraId="58E08F6F" w14:textId="77777777" w:rsidR="00D76B8F" w:rsidRPr="00D76B8F" w:rsidRDefault="00D76B8F" w:rsidP="008B36CA">
            <w:pPr>
              <w:pStyle w:val="05Sentence"/>
              <w:spacing w:before="0"/>
              <w:ind w:hanging="12"/>
              <w:rPr>
                <w:ins w:id="299" w:author="Watt, Stephen HOUS:EX" w:date="2023-07-28T11:38:00Z"/>
                <w:rFonts w:ascii="Arial" w:hAnsi="Arial" w:cs="Arial"/>
                <w:sz w:val="16"/>
                <w:szCs w:val="16"/>
              </w:rPr>
            </w:pPr>
            <w:ins w:id="300" w:author="Watt, Stephen HOUS:EX" w:date="2023-07-28T11:38:00Z">
              <w:r w:rsidRPr="00D76B8F">
                <w:rPr>
                  <w:rFonts w:ascii="Arial" w:hAnsi="Arial" w:cs="Arial"/>
                  <w:sz w:val="16"/>
                  <w:szCs w:val="16"/>
                </w:rPr>
                <w:t xml:space="preserve">(a) the </w:t>
              </w:r>
              <w:r w:rsidRPr="00656F9A">
                <w:rPr>
                  <w:rFonts w:ascii="Arial" w:hAnsi="Arial" w:cs="Arial"/>
                  <w:i/>
                  <w:iCs/>
                  <w:sz w:val="16"/>
                  <w:szCs w:val="16"/>
                </w:rPr>
                <w:t>limiting distance</w:t>
              </w:r>
              <w:r w:rsidRPr="00D76B8F">
                <w:rPr>
                  <w:rFonts w:ascii="Arial" w:hAnsi="Arial" w:cs="Arial"/>
                  <w:sz w:val="16"/>
                  <w:szCs w:val="16"/>
                </w:rPr>
                <w:t xml:space="preserve"> is a minimum 1 m,</w:t>
              </w:r>
            </w:ins>
          </w:p>
          <w:p w14:paraId="1AB231CD" w14:textId="643EE907" w:rsidR="00D76B8F" w:rsidRPr="00D76B8F" w:rsidRDefault="00D76B8F" w:rsidP="008B36CA">
            <w:pPr>
              <w:pStyle w:val="05Sentence"/>
              <w:spacing w:before="0"/>
              <w:ind w:hanging="12"/>
              <w:rPr>
                <w:ins w:id="301" w:author="Watt, Stephen HOUS:EX" w:date="2023-07-28T11:38:00Z"/>
                <w:rFonts w:ascii="Arial" w:hAnsi="Arial" w:cs="Arial"/>
                <w:sz w:val="16"/>
                <w:szCs w:val="16"/>
              </w:rPr>
            </w:pPr>
            <w:ins w:id="302" w:author="Watt, Stephen HOUS:EX" w:date="2023-07-28T11:38:00Z">
              <w:r w:rsidRPr="00D76B8F">
                <w:rPr>
                  <w:rFonts w:ascii="Arial" w:hAnsi="Arial" w:cs="Arial"/>
                  <w:sz w:val="16"/>
                  <w:szCs w:val="16"/>
                </w:rPr>
                <w:t xml:space="preserve">(b) the </w:t>
              </w:r>
              <w:r w:rsidRPr="00656F9A">
                <w:rPr>
                  <w:rFonts w:ascii="Arial" w:hAnsi="Arial" w:cs="Arial"/>
                  <w:i/>
                  <w:iCs/>
                  <w:sz w:val="16"/>
                  <w:szCs w:val="16"/>
                </w:rPr>
                <w:t xml:space="preserve">building </w:t>
              </w:r>
              <w:r w:rsidRPr="00D76B8F">
                <w:rPr>
                  <w:rFonts w:ascii="Arial" w:hAnsi="Arial" w:cs="Arial"/>
                  <w:sz w:val="16"/>
                  <w:szCs w:val="16"/>
                </w:rPr>
                <w:t>has a supervised sprinkler system in conformance with</w:t>
              </w:r>
            </w:ins>
            <w:ins w:id="303" w:author="Watt, Stephen HOUS:EX" w:date="2023-07-28T11:39:00Z">
              <w:r w:rsidR="008E6A94">
                <w:rPr>
                  <w:rFonts w:ascii="Arial" w:hAnsi="Arial" w:cs="Arial"/>
                  <w:sz w:val="16"/>
                  <w:szCs w:val="16"/>
                </w:rPr>
                <w:t xml:space="preserve"> </w:t>
              </w:r>
            </w:ins>
            <w:ins w:id="304" w:author="Watt, Stephen HOUS:EX" w:date="2023-07-28T11:38:00Z">
              <w:r w:rsidRPr="00D76B8F">
                <w:rPr>
                  <w:rFonts w:ascii="Arial" w:hAnsi="Arial" w:cs="Arial"/>
                  <w:sz w:val="16"/>
                  <w:szCs w:val="16"/>
                </w:rPr>
                <w:t>Sentence 3.2.4.9.(3), and</w:t>
              </w:r>
            </w:ins>
          </w:p>
          <w:p w14:paraId="43F5BEED" w14:textId="2A0C6DA6" w:rsidR="00571ADB" w:rsidRPr="00871FBD" w:rsidRDefault="00D76B8F" w:rsidP="008B36CA">
            <w:pPr>
              <w:pStyle w:val="05Sentence"/>
              <w:spacing w:before="0" w:after="120"/>
              <w:ind w:hanging="12"/>
              <w:rPr>
                <w:ins w:id="305" w:author="Watt, Stephen HOUS:EX" w:date="2023-07-28T10:39:00Z"/>
                <w:rFonts w:ascii="Arial" w:hAnsi="Arial" w:cs="Arial"/>
                <w:sz w:val="16"/>
                <w:szCs w:val="16"/>
              </w:rPr>
            </w:pPr>
            <w:ins w:id="306" w:author="Watt, Stephen HOUS:EX" w:date="2023-07-28T11:38:00Z">
              <w:r w:rsidRPr="00D76B8F">
                <w:rPr>
                  <w:rFonts w:ascii="Arial" w:hAnsi="Arial" w:cs="Arial"/>
                  <w:sz w:val="16"/>
                  <w:szCs w:val="16"/>
                </w:rPr>
                <w:t>(c) the sprinkler system is connected to the fire department in conformance</w:t>
              </w:r>
            </w:ins>
            <w:ins w:id="307" w:author="Watt, Stephen HOUS:EX" w:date="2023-07-28T11:39:00Z">
              <w:r w:rsidR="008E6A94">
                <w:rPr>
                  <w:rFonts w:ascii="Arial" w:hAnsi="Arial" w:cs="Arial"/>
                  <w:sz w:val="16"/>
                  <w:szCs w:val="16"/>
                </w:rPr>
                <w:t xml:space="preserve"> </w:t>
              </w:r>
            </w:ins>
            <w:ins w:id="308" w:author="Watt, Stephen HOUS:EX" w:date="2023-07-28T11:38:00Z">
              <w:r w:rsidRPr="00D76B8F">
                <w:rPr>
                  <w:rFonts w:ascii="Arial" w:hAnsi="Arial" w:cs="Arial"/>
                  <w:sz w:val="16"/>
                  <w:szCs w:val="16"/>
                </w:rPr>
                <w:t>with Sentence 3.2.4.7.(4).</w:t>
              </w:r>
            </w:ins>
          </w:p>
        </w:tc>
      </w:tr>
      <w:tr w:rsidR="00571ADB" w14:paraId="64C264A3" w14:textId="77777777" w:rsidTr="00871FBD">
        <w:trPr>
          <w:ins w:id="309" w:author="Watt, Stephen HOUS:EX" w:date="2023-07-28T10:39:00Z"/>
        </w:trPr>
        <w:tc>
          <w:tcPr>
            <w:tcW w:w="562" w:type="dxa"/>
          </w:tcPr>
          <w:p w14:paraId="538482EA" w14:textId="0FF6B720" w:rsidR="00571ADB" w:rsidRPr="002D0E7C" w:rsidRDefault="00871FBD" w:rsidP="001B21B8">
            <w:pPr>
              <w:pStyle w:val="05Sentence"/>
              <w:spacing w:after="120"/>
              <w:ind w:left="0" w:right="33" w:hanging="30"/>
              <w:rPr>
                <w:ins w:id="310" w:author="Watt, Stephen HOUS:EX" w:date="2023-07-28T10:39:00Z"/>
                <w:rFonts w:ascii="Arial" w:hAnsi="Arial" w:cs="Arial"/>
                <w:sz w:val="16"/>
                <w:szCs w:val="16"/>
              </w:rPr>
            </w:pPr>
            <w:ins w:id="311" w:author="Watt, Stephen HOUS:EX" w:date="2023-07-28T11:06:00Z">
              <w:r w:rsidRPr="002D0E7C">
                <w:rPr>
                  <w:rFonts w:ascii="Arial" w:hAnsi="Arial" w:cs="Arial"/>
                  <w:sz w:val="16"/>
                  <w:szCs w:val="16"/>
                </w:rPr>
                <w:t>11</w:t>
              </w:r>
            </w:ins>
          </w:p>
        </w:tc>
        <w:tc>
          <w:tcPr>
            <w:tcW w:w="4253" w:type="dxa"/>
          </w:tcPr>
          <w:p w14:paraId="6D1F4FD4" w14:textId="77777777" w:rsidR="008E6A94" w:rsidRPr="00656F9A" w:rsidRDefault="008E6A94" w:rsidP="001B21B8">
            <w:pPr>
              <w:pStyle w:val="05Sentence"/>
              <w:spacing w:before="0"/>
              <w:ind w:left="0" w:firstLine="5"/>
              <w:rPr>
                <w:ins w:id="312" w:author="Watt, Stephen HOUS:EX" w:date="2023-07-28T11:39:00Z"/>
                <w:rFonts w:ascii="Arial" w:hAnsi="Arial" w:cs="Arial"/>
                <w:b/>
                <w:bCs/>
                <w:sz w:val="16"/>
                <w:szCs w:val="16"/>
              </w:rPr>
            </w:pPr>
            <w:ins w:id="313" w:author="Watt, Stephen HOUS:EX" w:date="2023-07-28T11:39:00Z">
              <w:r w:rsidRPr="00656F9A">
                <w:rPr>
                  <w:rFonts w:ascii="Arial" w:hAnsi="Arial" w:cs="Arial"/>
                  <w:b/>
                  <w:bCs/>
                  <w:sz w:val="16"/>
                  <w:szCs w:val="16"/>
                </w:rPr>
                <w:t xml:space="preserve">Construction of </w:t>
              </w:r>
              <w:r w:rsidRPr="00656F9A">
                <w:rPr>
                  <w:rFonts w:ascii="Arial" w:hAnsi="Arial" w:cs="Arial"/>
                  <w:b/>
                  <w:bCs/>
                  <w:i/>
                  <w:iCs/>
                  <w:sz w:val="16"/>
                  <w:szCs w:val="16"/>
                </w:rPr>
                <w:t>Exposing Building Face</w:t>
              </w:r>
            </w:ins>
          </w:p>
          <w:p w14:paraId="654673B8" w14:textId="77777777" w:rsidR="008E6A94" w:rsidRPr="008E6A94" w:rsidRDefault="008E6A94" w:rsidP="001B21B8">
            <w:pPr>
              <w:pStyle w:val="05Sentence"/>
              <w:spacing w:before="0" w:after="120"/>
              <w:ind w:left="0" w:firstLine="5"/>
              <w:rPr>
                <w:ins w:id="314" w:author="Watt, Stephen HOUS:EX" w:date="2023-07-28T11:39:00Z"/>
                <w:rFonts w:ascii="Arial" w:hAnsi="Arial" w:cs="Arial"/>
                <w:sz w:val="16"/>
                <w:szCs w:val="16"/>
              </w:rPr>
            </w:pPr>
            <w:ins w:id="315" w:author="Watt, Stephen HOUS:EX" w:date="2023-07-28T11:39:00Z">
              <w:r w:rsidRPr="008E6A94">
                <w:rPr>
                  <w:rFonts w:ascii="Arial" w:hAnsi="Arial" w:cs="Arial"/>
                  <w:sz w:val="16"/>
                  <w:szCs w:val="16"/>
                </w:rPr>
                <w:t>Article 3.2.3.7., Article 9.10.14.5.</w:t>
              </w:r>
            </w:ins>
          </w:p>
          <w:p w14:paraId="1D9F1DBB" w14:textId="39FB8046" w:rsidR="00571ADB" w:rsidRPr="00871FBD" w:rsidRDefault="008E6A94" w:rsidP="00821014">
            <w:pPr>
              <w:pStyle w:val="05Sentence"/>
              <w:spacing w:before="0"/>
              <w:ind w:left="0" w:firstLine="5"/>
              <w:rPr>
                <w:ins w:id="316" w:author="Watt, Stephen HOUS:EX" w:date="2023-07-28T10:39:00Z"/>
                <w:rFonts w:ascii="Arial" w:hAnsi="Arial" w:cs="Arial"/>
                <w:sz w:val="16"/>
                <w:szCs w:val="16"/>
              </w:rPr>
            </w:pPr>
            <w:ins w:id="317" w:author="Watt, Stephen HOUS:EX" w:date="2023-07-28T11:39:00Z">
              <w:r w:rsidRPr="008E6A94">
                <w:rPr>
                  <w:rFonts w:ascii="Arial" w:hAnsi="Arial" w:cs="Arial"/>
                  <w:sz w:val="16"/>
                  <w:szCs w:val="16"/>
                </w:rPr>
                <w:t xml:space="preserve">The </w:t>
              </w:r>
              <w:r w:rsidRPr="00656F9A">
                <w:rPr>
                  <w:rFonts w:ascii="Arial" w:hAnsi="Arial" w:cs="Arial"/>
                  <w:i/>
                  <w:iCs/>
                  <w:sz w:val="16"/>
                  <w:szCs w:val="16"/>
                </w:rPr>
                <w:t>exposing building face</w:t>
              </w:r>
              <w:r w:rsidRPr="008E6A94">
                <w:rPr>
                  <w:rFonts w:ascii="Arial" w:hAnsi="Arial" w:cs="Arial"/>
                  <w:sz w:val="16"/>
                  <w:szCs w:val="16"/>
                </w:rPr>
                <w:t xml:space="preserve"> is required to have a </w:t>
              </w:r>
              <w:r w:rsidRPr="00656F9A">
                <w:rPr>
                  <w:rFonts w:ascii="Arial" w:hAnsi="Arial" w:cs="Arial"/>
                  <w:i/>
                  <w:iCs/>
                  <w:sz w:val="16"/>
                  <w:szCs w:val="16"/>
                </w:rPr>
                <w:t>fire</w:t>
              </w:r>
            </w:ins>
            <w:ins w:id="318" w:author="Watt, Stephen HOUS:EX" w:date="2023-07-28T11:40:00Z">
              <w:r w:rsidRPr="00656F9A">
                <w:rPr>
                  <w:rFonts w:ascii="Arial" w:hAnsi="Arial" w:cs="Arial"/>
                  <w:i/>
                  <w:iCs/>
                  <w:sz w:val="16"/>
                  <w:szCs w:val="16"/>
                </w:rPr>
                <w:t>-</w:t>
              </w:r>
            </w:ins>
            <w:ins w:id="319" w:author="Watt, Stephen HOUS:EX" w:date="2023-07-28T11:39:00Z">
              <w:r w:rsidRPr="00656F9A">
                <w:rPr>
                  <w:rFonts w:ascii="Arial" w:hAnsi="Arial" w:cs="Arial"/>
                  <w:i/>
                  <w:iCs/>
                  <w:sz w:val="16"/>
                  <w:szCs w:val="16"/>
                </w:rPr>
                <w:t>resistance rating</w:t>
              </w:r>
              <w:r w:rsidRPr="008E6A94">
                <w:rPr>
                  <w:rFonts w:ascii="Arial" w:hAnsi="Arial" w:cs="Arial"/>
                  <w:sz w:val="16"/>
                  <w:szCs w:val="16"/>
                </w:rPr>
                <w:t xml:space="preserve"> and/or be of </w:t>
              </w:r>
              <w:r w:rsidRPr="00656F9A">
                <w:rPr>
                  <w:rFonts w:ascii="Arial" w:hAnsi="Arial" w:cs="Arial"/>
                  <w:i/>
                  <w:iCs/>
                  <w:sz w:val="16"/>
                  <w:szCs w:val="16"/>
                </w:rPr>
                <w:t>noncombustible</w:t>
              </w:r>
            </w:ins>
            <w:ins w:id="320" w:author="Watt, Stephen HOUS:EX" w:date="2023-07-28T15:27:00Z">
              <w:r w:rsidR="00C25394">
                <w:rPr>
                  <w:rFonts w:ascii="Arial" w:hAnsi="Arial" w:cs="Arial"/>
                  <w:i/>
                  <w:iCs/>
                  <w:sz w:val="16"/>
                  <w:szCs w:val="16"/>
                </w:rPr>
                <w:t xml:space="preserve"> </w:t>
              </w:r>
            </w:ins>
            <w:ins w:id="321" w:author="Watt, Stephen HOUS:EX" w:date="2023-07-28T11:39:00Z">
              <w:r w:rsidRPr="00656F9A">
                <w:rPr>
                  <w:rFonts w:ascii="Arial" w:hAnsi="Arial" w:cs="Arial"/>
                  <w:i/>
                  <w:iCs/>
                  <w:sz w:val="16"/>
                  <w:szCs w:val="16"/>
                </w:rPr>
                <w:t>construction.</w:t>
              </w:r>
            </w:ins>
          </w:p>
        </w:tc>
        <w:tc>
          <w:tcPr>
            <w:tcW w:w="4394" w:type="dxa"/>
          </w:tcPr>
          <w:p w14:paraId="7C4456C9" w14:textId="5607D8CC" w:rsidR="00571ADB" w:rsidRPr="00871FBD" w:rsidRDefault="008E6A94" w:rsidP="008B36CA">
            <w:pPr>
              <w:pStyle w:val="05Sentence"/>
              <w:spacing w:before="0" w:after="120"/>
              <w:ind w:hanging="12"/>
              <w:rPr>
                <w:ins w:id="322" w:author="Watt, Stephen HOUS:EX" w:date="2023-07-28T10:39:00Z"/>
                <w:rFonts w:ascii="Arial" w:hAnsi="Arial" w:cs="Arial"/>
                <w:sz w:val="16"/>
                <w:szCs w:val="16"/>
              </w:rPr>
            </w:pPr>
            <w:ins w:id="323" w:author="Watt, Stephen HOUS:EX" w:date="2023-07-28T11:41:00Z">
              <w:r w:rsidRPr="00656F9A">
                <w:rPr>
                  <w:rFonts w:ascii="Arial" w:hAnsi="Arial" w:cs="Arial"/>
                  <w:i/>
                  <w:iCs/>
                  <w:sz w:val="16"/>
                  <w:szCs w:val="16"/>
                </w:rPr>
                <w:t>Exposing building face</w:t>
              </w:r>
              <w:r w:rsidRPr="008E6A94">
                <w:rPr>
                  <w:rFonts w:ascii="Arial" w:hAnsi="Arial" w:cs="Arial"/>
                  <w:sz w:val="16"/>
                  <w:szCs w:val="16"/>
                </w:rPr>
                <w:t xml:space="preserve"> is not required to have a </w:t>
              </w:r>
              <w:r w:rsidRPr="00656F9A">
                <w:rPr>
                  <w:rFonts w:ascii="Arial" w:hAnsi="Arial" w:cs="Arial"/>
                  <w:i/>
                  <w:iCs/>
                  <w:sz w:val="16"/>
                  <w:szCs w:val="16"/>
                </w:rPr>
                <w:t xml:space="preserve">fire-resistance rating </w:t>
              </w:r>
              <w:r w:rsidRPr="008E6A94">
                <w:rPr>
                  <w:rFonts w:ascii="Arial" w:hAnsi="Arial" w:cs="Arial"/>
                  <w:sz w:val="16"/>
                  <w:szCs w:val="16"/>
                </w:rPr>
                <w:t>if the</w:t>
              </w:r>
            </w:ins>
            <w:ins w:id="324" w:author="Watt, Stephen HOUS:EX" w:date="2023-07-28T11:42:00Z">
              <w:r>
                <w:rPr>
                  <w:rFonts w:ascii="Arial" w:hAnsi="Arial" w:cs="Arial"/>
                  <w:sz w:val="16"/>
                  <w:szCs w:val="16"/>
                </w:rPr>
                <w:t xml:space="preserve"> </w:t>
              </w:r>
            </w:ins>
            <w:ins w:id="325" w:author="Watt, Stephen HOUS:EX" w:date="2023-07-28T11:41:00Z">
              <w:r w:rsidRPr="00656F9A">
                <w:rPr>
                  <w:rFonts w:ascii="Arial" w:hAnsi="Arial" w:cs="Arial"/>
                  <w:i/>
                  <w:iCs/>
                  <w:sz w:val="16"/>
                  <w:szCs w:val="16"/>
                </w:rPr>
                <w:t>building</w:t>
              </w:r>
              <w:r w:rsidRPr="008E6A94">
                <w:rPr>
                  <w:rFonts w:ascii="Arial" w:hAnsi="Arial" w:cs="Arial"/>
                  <w:sz w:val="16"/>
                  <w:szCs w:val="16"/>
                </w:rPr>
                <w:t xml:space="preserve"> is</w:t>
              </w:r>
              <w:r w:rsidRPr="00656F9A">
                <w:rPr>
                  <w:rFonts w:ascii="Arial" w:hAnsi="Arial" w:cs="Arial"/>
                  <w:i/>
                  <w:iCs/>
                  <w:sz w:val="16"/>
                  <w:szCs w:val="16"/>
                </w:rPr>
                <w:t xml:space="preserve"> sprinklered</w:t>
              </w:r>
              <w:r w:rsidRPr="008E6A94">
                <w:rPr>
                  <w:rFonts w:ascii="Arial" w:hAnsi="Arial" w:cs="Arial"/>
                  <w:sz w:val="16"/>
                  <w:szCs w:val="16"/>
                </w:rPr>
                <w:t xml:space="preserve">. Also, the </w:t>
              </w:r>
              <w:r w:rsidRPr="00656F9A">
                <w:rPr>
                  <w:rFonts w:ascii="Arial" w:hAnsi="Arial" w:cs="Arial"/>
                  <w:i/>
                  <w:iCs/>
                  <w:sz w:val="16"/>
                  <w:szCs w:val="16"/>
                </w:rPr>
                <w:t>exposing building face</w:t>
              </w:r>
              <w:r w:rsidRPr="008E6A94">
                <w:rPr>
                  <w:rFonts w:ascii="Arial" w:hAnsi="Arial" w:cs="Arial"/>
                  <w:sz w:val="16"/>
                  <w:szCs w:val="16"/>
                </w:rPr>
                <w:t xml:space="preserve"> is not required to be</w:t>
              </w:r>
            </w:ins>
            <w:ins w:id="326" w:author="Watt, Stephen HOUS:EX" w:date="2023-07-28T11:42:00Z">
              <w:r>
                <w:rPr>
                  <w:rFonts w:ascii="Arial" w:hAnsi="Arial" w:cs="Arial"/>
                  <w:sz w:val="16"/>
                  <w:szCs w:val="16"/>
                </w:rPr>
                <w:t xml:space="preserve"> </w:t>
              </w:r>
            </w:ins>
            <w:ins w:id="327" w:author="Watt, Stephen HOUS:EX" w:date="2023-07-28T11:41:00Z">
              <w:r w:rsidRPr="008E6A94">
                <w:rPr>
                  <w:rFonts w:ascii="Arial" w:hAnsi="Arial" w:cs="Arial"/>
                  <w:sz w:val="16"/>
                  <w:szCs w:val="16"/>
                </w:rPr>
                <w:t xml:space="preserve">of </w:t>
              </w:r>
              <w:r w:rsidRPr="00656F9A">
                <w:rPr>
                  <w:rFonts w:ascii="Arial" w:hAnsi="Arial" w:cs="Arial"/>
                  <w:i/>
                  <w:iCs/>
                  <w:sz w:val="16"/>
                  <w:szCs w:val="16"/>
                </w:rPr>
                <w:t>noncombustible construction</w:t>
              </w:r>
              <w:r w:rsidRPr="008E6A94">
                <w:rPr>
                  <w:rFonts w:ascii="Arial" w:hAnsi="Arial" w:cs="Arial"/>
                  <w:sz w:val="16"/>
                  <w:szCs w:val="16"/>
                </w:rPr>
                <w:t xml:space="preserve"> if it is protected by an exterior sprinkler</w:t>
              </w:r>
            </w:ins>
            <w:ins w:id="328" w:author="Watt, Stephen HOUS:EX" w:date="2023-07-28T11:42:00Z">
              <w:r w:rsidRPr="008E6A94">
                <w:rPr>
                  <w:rFonts w:ascii="Arial" w:hAnsi="Arial" w:cs="Arial"/>
                  <w:sz w:val="16"/>
                  <w:szCs w:val="16"/>
                </w:rPr>
                <w:t xml:space="preserve"> </w:t>
              </w:r>
            </w:ins>
            <w:ins w:id="329" w:author="Watt, Stephen HOUS:EX" w:date="2023-07-28T11:41:00Z">
              <w:r w:rsidRPr="008E6A94">
                <w:rPr>
                  <w:rFonts w:ascii="Arial" w:hAnsi="Arial" w:cs="Arial"/>
                  <w:sz w:val="16"/>
                  <w:szCs w:val="16"/>
                </w:rPr>
                <w:t>system conforming to NFPA 13, “Installation of Sprinkler Systems.”</w:t>
              </w:r>
            </w:ins>
          </w:p>
        </w:tc>
      </w:tr>
      <w:tr w:rsidR="00571ADB" w14:paraId="0242BBF2" w14:textId="77777777" w:rsidTr="00871FBD">
        <w:trPr>
          <w:ins w:id="330" w:author="Watt, Stephen HOUS:EX" w:date="2023-07-28T10:39:00Z"/>
        </w:trPr>
        <w:tc>
          <w:tcPr>
            <w:tcW w:w="562" w:type="dxa"/>
          </w:tcPr>
          <w:p w14:paraId="48CE4E08" w14:textId="5B2F4EF8" w:rsidR="00571ADB" w:rsidRPr="002D0E7C" w:rsidRDefault="00871FBD" w:rsidP="001B21B8">
            <w:pPr>
              <w:pStyle w:val="05Sentence"/>
              <w:spacing w:after="120"/>
              <w:ind w:left="0" w:right="33" w:hanging="30"/>
              <w:rPr>
                <w:ins w:id="331" w:author="Watt, Stephen HOUS:EX" w:date="2023-07-28T10:39:00Z"/>
                <w:rFonts w:ascii="Arial" w:hAnsi="Arial" w:cs="Arial"/>
                <w:sz w:val="16"/>
                <w:szCs w:val="16"/>
              </w:rPr>
            </w:pPr>
            <w:ins w:id="332" w:author="Watt, Stephen HOUS:EX" w:date="2023-07-28T11:06:00Z">
              <w:r w:rsidRPr="002D0E7C">
                <w:rPr>
                  <w:rFonts w:ascii="Arial" w:hAnsi="Arial" w:cs="Arial"/>
                  <w:sz w:val="16"/>
                  <w:szCs w:val="16"/>
                </w:rPr>
                <w:t>12</w:t>
              </w:r>
            </w:ins>
          </w:p>
        </w:tc>
        <w:tc>
          <w:tcPr>
            <w:tcW w:w="4253" w:type="dxa"/>
          </w:tcPr>
          <w:p w14:paraId="54C68FDA" w14:textId="77777777" w:rsidR="00656F9A" w:rsidRPr="00813573" w:rsidRDefault="00656F9A" w:rsidP="001B21B8">
            <w:pPr>
              <w:pStyle w:val="05Sentence"/>
              <w:spacing w:before="0"/>
              <w:ind w:left="0" w:firstLine="5"/>
              <w:rPr>
                <w:ins w:id="333" w:author="Watt, Stephen HOUS:EX" w:date="2023-07-28T11:46:00Z"/>
                <w:rFonts w:ascii="Arial" w:hAnsi="Arial" w:cs="Arial"/>
                <w:b/>
                <w:bCs/>
                <w:sz w:val="16"/>
                <w:szCs w:val="16"/>
              </w:rPr>
            </w:pPr>
            <w:ins w:id="334" w:author="Watt, Stephen HOUS:EX" w:date="2023-07-28T11:46:00Z">
              <w:r w:rsidRPr="00813573">
                <w:rPr>
                  <w:rFonts w:ascii="Arial" w:hAnsi="Arial" w:cs="Arial"/>
                  <w:b/>
                  <w:bCs/>
                  <w:sz w:val="16"/>
                  <w:szCs w:val="16"/>
                </w:rPr>
                <w:t>Roof Covering Rating</w:t>
              </w:r>
            </w:ins>
          </w:p>
          <w:p w14:paraId="60898CA3" w14:textId="77777777" w:rsidR="00656F9A" w:rsidRPr="00656F9A" w:rsidRDefault="00656F9A" w:rsidP="00813573">
            <w:pPr>
              <w:pStyle w:val="05Sentence"/>
              <w:spacing w:before="0" w:after="120"/>
              <w:ind w:left="0" w:firstLine="5"/>
              <w:rPr>
                <w:ins w:id="335" w:author="Watt, Stephen HOUS:EX" w:date="2023-07-28T11:46:00Z"/>
                <w:rFonts w:ascii="Arial" w:hAnsi="Arial" w:cs="Arial"/>
                <w:sz w:val="16"/>
                <w:szCs w:val="16"/>
              </w:rPr>
            </w:pPr>
            <w:ins w:id="336" w:author="Watt, Stephen HOUS:EX" w:date="2023-07-28T11:46:00Z">
              <w:r w:rsidRPr="00656F9A">
                <w:rPr>
                  <w:rFonts w:ascii="Arial" w:hAnsi="Arial" w:cs="Arial"/>
                  <w:sz w:val="16"/>
                  <w:szCs w:val="16"/>
                </w:rPr>
                <w:t>Sentence 3.1.15.2.(1)</w:t>
              </w:r>
            </w:ins>
          </w:p>
          <w:p w14:paraId="17E53F61" w14:textId="77777777" w:rsidR="00656F9A" w:rsidRPr="00656F9A" w:rsidRDefault="00656F9A" w:rsidP="001B21B8">
            <w:pPr>
              <w:pStyle w:val="05Sentence"/>
              <w:spacing w:before="0"/>
              <w:ind w:left="0" w:firstLine="5"/>
              <w:rPr>
                <w:ins w:id="337" w:author="Watt, Stephen HOUS:EX" w:date="2023-07-28T11:46:00Z"/>
                <w:rFonts w:ascii="Arial" w:hAnsi="Arial" w:cs="Arial"/>
                <w:sz w:val="16"/>
                <w:szCs w:val="16"/>
              </w:rPr>
            </w:pPr>
            <w:ins w:id="338" w:author="Watt, Stephen HOUS:EX" w:date="2023-07-28T11:46:00Z">
              <w:r w:rsidRPr="00656F9A">
                <w:rPr>
                  <w:rFonts w:ascii="Arial" w:hAnsi="Arial" w:cs="Arial"/>
                  <w:sz w:val="16"/>
                  <w:szCs w:val="16"/>
                </w:rPr>
                <w:t>Class A, B or C roof covering in conformance with</w:t>
              </w:r>
            </w:ins>
          </w:p>
          <w:p w14:paraId="50BD30DF" w14:textId="77777777" w:rsidR="00656F9A" w:rsidRPr="00656F9A" w:rsidRDefault="00656F9A" w:rsidP="001B21B8">
            <w:pPr>
              <w:pStyle w:val="05Sentence"/>
              <w:spacing w:before="0"/>
              <w:ind w:left="0" w:firstLine="5"/>
              <w:rPr>
                <w:ins w:id="339" w:author="Watt, Stephen HOUS:EX" w:date="2023-07-28T11:46:00Z"/>
                <w:rFonts w:ascii="Arial" w:hAnsi="Arial" w:cs="Arial"/>
                <w:sz w:val="16"/>
                <w:szCs w:val="16"/>
              </w:rPr>
            </w:pPr>
            <w:ins w:id="340" w:author="Watt, Stephen HOUS:EX" w:date="2023-07-28T11:46:00Z">
              <w:r w:rsidRPr="00656F9A">
                <w:rPr>
                  <w:rFonts w:ascii="Arial" w:hAnsi="Arial" w:cs="Arial"/>
                  <w:sz w:val="16"/>
                  <w:szCs w:val="16"/>
                </w:rPr>
                <w:t>CAN/ULC-S107, “Fire Tests of Roof Coverings”</w:t>
              </w:r>
            </w:ins>
          </w:p>
          <w:p w14:paraId="2D945915" w14:textId="0508C38A" w:rsidR="00571ADB" w:rsidRPr="00871FBD" w:rsidRDefault="00656F9A" w:rsidP="00813573">
            <w:pPr>
              <w:pStyle w:val="05Sentence"/>
              <w:spacing w:before="0" w:after="120"/>
              <w:ind w:left="0" w:firstLine="5"/>
              <w:rPr>
                <w:ins w:id="341" w:author="Watt, Stephen HOUS:EX" w:date="2023-07-28T10:39:00Z"/>
                <w:rFonts w:ascii="Arial" w:hAnsi="Arial" w:cs="Arial"/>
                <w:sz w:val="16"/>
                <w:szCs w:val="16"/>
              </w:rPr>
            </w:pPr>
            <w:ins w:id="342" w:author="Watt, Stephen HOUS:EX" w:date="2023-07-28T11:46:00Z">
              <w:r w:rsidRPr="00656F9A">
                <w:rPr>
                  <w:rFonts w:ascii="Arial" w:hAnsi="Arial" w:cs="Arial"/>
                  <w:sz w:val="16"/>
                  <w:szCs w:val="16"/>
                </w:rPr>
                <w:t>required.</w:t>
              </w:r>
            </w:ins>
          </w:p>
        </w:tc>
        <w:tc>
          <w:tcPr>
            <w:tcW w:w="4394" w:type="dxa"/>
          </w:tcPr>
          <w:p w14:paraId="2F2A3BBE" w14:textId="088B2BD9" w:rsidR="00571ADB" w:rsidRPr="00871FBD" w:rsidRDefault="001B21B8" w:rsidP="00821014">
            <w:pPr>
              <w:pStyle w:val="05Sentence"/>
              <w:spacing w:before="0" w:after="120"/>
              <w:ind w:left="0" w:firstLine="0"/>
              <w:rPr>
                <w:ins w:id="343" w:author="Watt, Stephen HOUS:EX" w:date="2023-07-28T10:39:00Z"/>
                <w:rFonts w:ascii="Arial" w:hAnsi="Arial" w:cs="Arial"/>
                <w:sz w:val="16"/>
                <w:szCs w:val="16"/>
              </w:rPr>
            </w:pPr>
            <w:ins w:id="344" w:author="Watt, Stephen HOUS:EX" w:date="2023-07-28T12:04:00Z">
              <w:r w:rsidRPr="001B21B8">
                <w:rPr>
                  <w:rFonts w:ascii="Arial" w:hAnsi="Arial" w:cs="Arial"/>
                  <w:sz w:val="16"/>
                  <w:szCs w:val="16"/>
                </w:rPr>
                <w:t>For existing roofs not covered by a Class A, B or C roofing a manually</w:t>
              </w:r>
              <w:r>
                <w:rPr>
                  <w:rFonts w:ascii="Arial" w:hAnsi="Arial" w:cs="Arial"/>
                  <w:sz w:val="16"/>
                  <w:szCs w:val="16"/>
                </w:rPr>
                <w:t xml:space="preserve"> </w:t>
              </w:r>
              <w:r w:rsidRPr="001B21B8">
                <w:rPr>
                  <w:rFonts w:ascii="Arial" w:hAnsi="Arial" w:cs="Arial"/>
                  <w:sz w:val="16"/>
                  <w:szCs w:val="16"/>
                </w:rPr>
                <w:t>operated deluge system in accordance with NFPA 13, “Installation of</w:t>
              </w:r>
            </w:ins>
            <w:ins w:id="345" w:author="Watt, Stephen HOUS:EX" w:date="2023-07-28T12:05:00Z">
              <w:r>
                <w:rPr>
                  <w:rFonts w:ascii="Arial" w:hAnsi="Arial" w:cs="Arial"/>
                  <w:sz w:val="16"/>
                  <w:szCs w:val="16"/>
                </w:rPr>
                <w:t xml:space="preserve"> </w:t>
              </w:r>
            </w:ins>
            <w:ins w:id="346" w:author="Watt, Stephen HOUS:EX" w:date="2023-07-28T12:04:00Z">
              <w:r w:rsidRPr="001B21B8">
                <w:rPr>
                  <w:rFonts w:ascii="Arial" w:hAnsi="Arial" w:cs="Arial"/>
                  <w:sz w:val="16"/>
                  <w:szCs w:val="16"/>
                </w:rPr>
                <w:t>Sprinkler Systems” is permitted.</w:t>
              </w:r>
            </w:ins>
          </w:p>
        </w:tc>
      </w:tr>
      <w:tr w:rsidR="00571ADB" w14:paraId="79676E34" w14:textId="77777777" w:rsidTr="00871FBD">
        <w:trPr>
          <w:ins w:id="347" w:author="Watt, Stephen HOUS:EX" w:date="2023-07-28T10:39:00Z"/>
        </w:trPr>
        <w:tc>
          <w:tcPr>
            <w:tcW w:w="562" w:type="dxa"/>
          </w:tcPr>
          <w:p w14:paraId="1136245F" w14:textId="03DE438B" w:rsidR="00571ADB" w:rsidRPr="002D0E7C" w:rsidRDefault="00871FBD" w:rsidP="00571ADB">
            <w:pPr>
              <w:pStyle w:val="05Sentence"/>
              <w:spacing w:after="120"/>
              <w:ind w:left="0" w:firstLine="0"/>
              <w:rPr>
                <w:ins w:id="348" w:author="Watt, Stephen HOUS:EX" w:date="2023-07-28T10:39:00Z"/>
                <w:rFonts w:ascii="Arial" w:hAnsi="Arial" w:cs="Arial"/>
                <w:sz w:val="16"/>
                <w:szCs w:val="16"/>
              </w:rPr>
            </w:pPr>
            <w:ins w:id="349" w:author="Watt, Stephen HOUS:EX" w:date="2023-07-28T11:06:00Z">
              <w:r w:rsidRPr="002D0E7C">
                <w:rPr>
                  <w:rFonts w:ascii="Arial" w:hAnsi="Arial" w:cs="Arial"/>
                  <w:sz w:val="16"/>
                  <w:szCs w:val="16"/>
                </w:rPr>
                <w:t>13</w:t>
              </w:r>
            </w:ins>
          </w:p>
        </w:tc>
        <w:tc>
          <w:tcPr>
            <w:tcW w:w="4253" w:type="dxa"/>
          </w:tcPr>
          <w:p w14:paraId="49FC6F04" w14:textId="77777777" w:rsidR="001B21B8" w:rsidRPr="00813573" w:rsidRDefault="001B21B8" w:rsidP="00813573">
            <w:pPr>
              <w:pStyle w:val="05Sentence"/>
              <w:spacing w:before="0"/>
              <w:ind w:firstLine="5"/>
              <w:rPr>
                <w:ins w:id="350" w:author="Watt, Stephen HOUS:EX" w:date="2023-07-28T12:05:00Z"/>
                <w:rFonts w:ascii="Arial" w:hAnsi="Arial" w:cs="Arial"/>
                <w:b/>
                <w:bCs/>
                <w:i/>
                <w:iCs/>
                <w:sz w:val="16"/>
                <w:szCs w:val="16"/>
              </w:rPr>
            </w:pPr>
            <w:ins w:id="351" w:author="Watt, Stephen HOUS:EX" w:date="2023-07-28T12:05:00Z">
              <w:r w:rsidRPr="00813573">
                <w:rPr>
                  <w:rFonts w:ascii="Arial" w:hAnsi="Arial" w:cs="Arial"/>
                  <w:b/>
                  <w:bCs/>
                  <w:i/>
                  <w:iCs/>
                  <w:sz w:val="16"/>
                  <w:szCs w:val="16"/>
                </w:rPr>
                <w:t>Smoke Alarms</w:t>
              </w:r>
            </w:ins>
          </w:p>
          <w:p w14:paraId="743BBCB3" w14:textId="77777777" w:rsidR="001B21B8" w:rsidRPr="001B21B8" w:rsidRDefault="001B21B8" w:rsidP="00E934C3">
            <w:pPr>
              <w:pStyle w:val="05Sentence"/>
              <w:spacing w:before="0" w:after="120"/>
              <w:ind w:left="0" w:firstLine="5"/>
              <w:rPr>
                <w:ins w:id="352" w:author="Watt, Stephen HOUS:EX" w:date="2023-07-28T12:05:00Z"/>
                <w:rFonts w:ascii="Arial" w:hAnsi="Arial" w:cs="Arial"/>
                <w:sz w:val="16"/>
                <w:szCs w:val="16"/>
              </w:rPr>
            </w:pPr>
            <w:ins w:id="353" w:author="Watt, Stephen HOUS:EX" w:date="2023-07-28T12:05:00Z">
              <w:r w:rsidRPr="001B21B8">
                <w:rPr>
                  <w:rFonts w:ascii="Arial" w:hAnsi="Arial" w:cs="Arial"/>
                  <w:sz w:val="16"/>
                  <w:szCs w:val="16"/>
                </w:rPr>
                <w:t>Sentence 3.2.4.20.(7), Sentence 9.10.19.4.(1)</w:t>
              </w:r>
            </w:ins>
          </w:p>
          <w:p w14:paraId="651E04E2" w14:textId="6FECD287" w:rsidR="00571ADB" w:rsidRPr="00871FBD" w:rsidRDefault="001B21B8" w:rsidP="00813573">
            <w:pPr>
              <w:pStyle w:val="05Sentence"/>
              <w:spacing w:after="120"/>
              <w:ind w:firstLine="5"/>
              <w:rPr>
                <w:ins w:id="354" w:author="Watt, Stephen HOUS:EX" w:date="2023-07-28T10:39:00Z"/>
                <w:rFonts w:ascii="Arial" w:hAnsi="Arial" w:cs="Arial"/>
                <w:sz w:val="16"/>
                <w:szCs w:val="16"/>
              </w:rPr>
            </w:pPr>
            <w:ins w:id="355" w:author="Watt, Stephen HOUS:EX" w:date="2023-07-28T12:05:00Z">
              <w:r w:rsidRPr="00813573">
                <w:rPr>
                  <w:rFonts w:ascii="Arial" w:hAnsi="Arial" w:cs="Arial"/>
                  <w:i/>
                  <w:iCs/>
                  <w:sz w:val="16"/>
                  <w:szCs w:val="16"/>
                </w:rPr>
                <w:t>Smoke alarms</w:t>
              </w:r>
              <w:r w:rsidRPr="001B21B8">
                <w:rPr>
                  <w:rFonts w:ascii="Arial" w:hAnsi="Arial" w:cs="Arial"/>
                  <w:sz w:val="16"/>
                  <w:szCs w:val="16"/>
                </w:rPr>
                <w:t xml:space="preserve"> are required to be connected to an</w:t>
              </w:r>
              <w:r>
                <w:rPr>
                  <w:rFonts w:ascii="Arial" w:hAnsi="Arial" w:cs="Arial"/>
                  <w:sz w:val="16"/>
                  <w:szCs w:val="16"/>
                </w:rPr>
                <w:t xml:space="preserve"> </w:t>
              </w:r>
              <w:r w:rsidRPr="001B21B8">
                <w:rPr>
                  <w:rFonts w:ascii="Arial" w:hAnsi="Arial" w:cs="Arial"/>
                  <w:sz w:val="16"/>
                  <w:szCs w:val="16"/>
                </w:rPr>
                <w:t>electric circuit.</w:t>
              </w:r>
            </w:ins>
          </w:p>
        </w:tc>
        <w:tc>
          <w:tcPr>
            <w:tcW w:w="4394" w:type="dxa"/>
          </w:tcPr>
          <w:p w14:paraId="4BAE5108" w14:textId="589F53D6" w:rsidR="00571ADB" w:rsidRPr="00871FBD" w:rsidRDefault="001B21B8" w:rsidP="00813573">
            <w:pPr>
              <w:pStyle w:val="05Sentence"/>
              <w:spacing w:before="0" w:after="120"/>
              <w:ind w:left="0" w:firstLine="0"/>
              <w:rPr>
                <w:ins w:id="356" w:author="Watt, Stephen HOUS:EX" w:date="2023-07-28T10:39:00Z"/>
                <w:rFonts w:ascii="Arial" w:hAnsi="Arial" w:cs="Arial"/>
                <w:sz w:val="16"/>
                <w:szCs w:val="16"/>
              </w:rPr>
            </w:pPr>
            <w:ins w:id="357" w:author="Watt, Stephen HOUS:EX" w:date="2023-07-28T12:06:00Z">
              <w:r w:rsidRPr="00821014">
                <w:rPr>
                  <w:rFonts w:ascii="Arial" w:hAnsi="Arial" w:cs="Arial"/>
                  <w:i/>
                  <w:iCs/>
                  <w:sz w:val="16"/>
                  <w:szCs w:val="16"/>
                </w:rPr>
                <w:t>Smoke alarms</w:t>
              </w:r>
              <w:r w:rsidRPr="001B21B8">
                <w:rPr>
                  <w:rFonts w:ascii="Arial" w:hAnsi="Arial" w:cs="Arial"/>
                  <w:sz w:val="16"/>
                  <w:szCs w:val="16"/>
                </w:rPr>
                <w:t xml:space="preserve"> may be battery operated in single family homes only.</w:t>
              </w:r>
            </w:ins>
          </w:p>
        </w:tc>
      </w:tr>
      <w:tr w:rsidR="00571ADB" w14:paraId="588B78B7" w14:textId="77777777" w:rsidTr="00871FBD">
        <w:trPr>
          <w:ins w:id="358" w:author="Watt, Stephen HOUS:EX" w:date="2023-07-28T10:39:00Z"/>
        </w:trPr>
        <w:tc>
          <w:tcPr>
            <w:tcW w:w="562" w:type="dxa"/>
          </w:tcPr>
          <w:p w14:paraId="56A55F94" w14:textId="5A702927" w:rsidR="00571ADB" w:rsidRPr="002D0E7C" w:rsidRDefault="00871FBD" w:rsidP="00571ADB">
            <w:pPr>
              <w:pStyle w:val="05Sentence"/>
              <w:spacing w:after="120"/>
              <w:ind w:left="0" w:firstLine="0"/>
              <w:rPr>
                <w:ins w:id="359" w:author="Watt, Stephen HOUS:EX" w:date="2023-07-28T10:39:00Z"/>
                <w:rFonts w:ascii="Arial" w:hAnsi="Arial" w:cs="Arial"/>
                <w:sz w:val="16"/>
                <w:szCs w:val="16"/>
              </w:rPr>
            </w:pPr>
            <w:ins w:id="360" w:author="Watt, Stephen HOUS:EX" w:date="2023-07-28T11:06:00Z">
              <w:r w:rsidRPr="002D0E7C">
                <w:rPr>
                  <w:rFonts w:ascii="Arial" w:hAnsi="Arial" w:cs="Arial"/>
                  <w:sz w:val="16"/>
                  <w:szCs w:val="16"/>
                </w:rPr>
                <w:t>14</w:t>
              </w:r>
            </w:ins>
          </w:p>
        </w:tc>
        <w:tc>
          <w:tcPr>
            <w:tcW w:w="4253" w:type="dxa"/>
          </w:tcPr>
          <w:p w14:paraId="3C35862D" w14:textId="77777777" w:rsidR="001B21B8" w:rsidRPr="00813573" w:rsidRDefault="001B21B8" w:rsidP="00821014">
            <w:pPr>
              <w:pStyle w:val="05Sentence"/>
              <w:spacing w:before="0" w:after="120"/>
              <w:ind w:left="0" w:firstLine="5"/>
              <w:rPr>
                <w:ins w:id="361" w:author="Watt, Stephen HOUS:EX" w:date="2023-07-28T12:07:00Z"/>
                <w:rFonts w:ascii="Arial" w:hAnsi="Arial" w:cs="Arial"/>
                <w:b/>
                <w:bCs/>
                <w:i/>
                <w:iCs/>
                <w:sz w:val="16"/>
                <w:szCs w:val="16"/>
              </w:rPr>
            </w:pPr>
            <w:ins w:id="362" w:author="Watt, Stephen HOUS:EX" w:date="2023-07-28T12:07:00Z">
              <w:r w:rsidRPr="00813573">
                <w:rPr>
                  <w:rFonts w:ascii="Arial" w:hAnsi="Arial" w:cs="Arial"/>
                  <w:b/>
                  <w:bCs/>
                  <w:i/>
                  <w:iCs/>
                  <w:sz w:val="16"/>
                  <w:szCs w:val="16"/>
                </w:rPr>
                <w:t>Interconnected Floor Space</w:t>
              </w:r>
            </w:ins>
          </w:p>
          <w:p w14:paraId="21509240" w14:textId="6A576425" w:rsidR="00571ADB" w:rsidRPr="00871FBD" w:rsidRDefault="001B21B8" w:rsidP="00813573">
            <w:pPr>
              <w:pStyle w:val="05Sentence"/>
              <w:spacing w:before="0" w:after="120"/>
              <w:ind w:left="0" w:firstLine="5"/>
              <w:rPr>
                <w:ins w:id="363" w:author="Watt, Stephen HOUS:EX" w:date="2023-07-28T10:39:00Z"/>
                <w:rFonts w:ascii="Arial" w:hAnsi="Arial" w:cs="Arial"/>
                <w:sz w:val="16"/>
                <w:szCs w:val="16"/>
              </w:rPr>
            </w:pPr>
            <w:ins w:id="364" w:author="Watt, Stephen HOUS:EX" w:date="2023-07-28T12:07:00Z">
              <w:r w:rsidRPr="001B21B8">
                <w:rPr>
                  <w:rFonts w:ascii="Arial" w:hAnsi="Arial" w:cs="Arial"/>
                  <w:sz w:val="16"/>
                  <w:szCs w:val="16"/>
                </w:rPr>
                <w:t>Subsection 3.2.8., Sentence 9.10.1.3.(6)</w:t>
              </w:r>
            </w:ins>
          </w:p>
        </w:tc>
        <w:tc>
          <w:tcPr>
            <w:tcW w:w="4394" w:type="dxa"/>
          </w:tcPr>
          <w:p w14:paraId="1D5C104E" w14:textId="45D05934" w:rsidR="001B21B8" w:rsidRPr="001B21B8" w:rsidRDefault="001B21B8" w:rsidP="00813573">
            <w:pPr>
              <w:pStyle w:val="05Sentence"/>
              <w:spacing w:before="0"/>
              <w:ind w:left="0" w:firstLine="18"/>
              <w:rPr>
                <w:ins w:id="365" w:author="Watt, Stephen HOUS:EX" w:date="2023-07-28T12:07:00Z"/>
                <w:rFonts w:ascii="Arial" w:hAnsi="Arial" w:cs="Arial"/>
                <w:sz w:val="16"/>
                <w:szCs w:val="16"/>
              </w:rPr>
            </w:pPr>
            <w:ins w:id="366" w:author="Watt, Stephen HOUS:EX" w:date="2023-07-28T12:07:00Z">
              <w:r w:rsidRPr="001B21B8">
                <w:rPr>
                  <w:rFonts w:ascii="Arial" w:hAnsi="Arial" w:cs="Arial"/>
                  <w:sz w:val="16"/>
                  <w:szCs w:val="16"/>
                </w:rPr>
                <w:t xml:space="preserve">1. Open stairs in </w:t>
              </w:r>
              <w:r w:rsidRPr="00813573">
                <w:rPr>
                  <w:rFonts w:ascii="Arial" w:hAnsi="Arial" w:cs="Arial"/>
                  <w:i/>
                  <w:iCs/>
                  <w:sz w:val="16"/>
                  <w:szCs w:val="16"/>
                </w:rPr>
                <w:t>buildings</w:t>
              </w:r>
              <w:r w:rsidRPr="001B21B8">
                <w:rPr>
                  <w:rFonts w:ascii="Arial" w:hAnsi="Arial" w:cs="Arial"/>
                  <w:sz w:val="16"/>
                  <w:szCs w:val="16"/>
                </w:rPr>
                <w:t xml:space="preserve"> of maximum 4 </w:t>
              </w:r>
              <w:r w:rsidRPr="00813573">
                <w:rPr>
                  <w:rFonts w:ascii="Arial" w:hAnsi="Arial" w:cs="Arial"/>
                  <w:i/>
                  <w:iCs/>
                  <w:sz w:val="16"/>
                  <w:szCs w:val="16"/>
                </w:rPr>
                <w:t>storeys</w:t>
              </w:r>
              <w:r w:rsidRPr="001B21B8">
                <w:rPr>
                  <w:rFonts w:ascii="Arial" w:hAnsi="Arial" w:cs="Arial"/>
                  <w:sz w:val="16"/>
                  <w:szCs w:val="16"/>
                </w:rPr>
                <w:t xml:space="preserve"> in </w:t>
              </w:r>
              <w:r w:rsidRPr="00813573">
                <w:rPr>
                  <w:rFonts w:ascii="Arial" w:hAnsi="Arial" w:cs="Arial"/>
                  <w:i/>
                  <w:iCs/>
                  <w:sz w:val="16"/>
                  <w:szCs w:val="16"/>
                </w:rPr>
                <w:t>building height</w:t>
              </w:r>
              <w:r w:rsidRPr="001B21B8">
                <w:rPr>
                  <w:rFonts w:ascii="Arial" w:hAnsi="Arial" w:cs="Arial"/>
                  <w:sz w:val="16"/>
                  <w:szCs w:val="16"/>
                </w:rPr>
                <w:t xml:space="preserve"> need not</w:t>
              </w:r>
            </w:ins>
            <w:ins w:id="367" w:author="Watt, Stephen HOUS:EX" w:date="2023-07-28T12:08:00Z">
              <w:r>
                <w:rPr>
                  <w:rFonts w:ascii="Arial" w:hAnsi="Arial" w:cs="Arial"/>
                  <w:sz w:val="16"/>
                  <w:szCs w:val="16"/>
                </w:rPr>
                <w:t xml:space="preserve"> </w:t>
              </w:r>
            </w:ins>
            <w:ins w:id="368" w:author="Watt, Stephen HOUS:EX" w:date="2023-07-28T12:07:00Z">
              <w:r w:rsidRPr="001B21B8">
                <w:rPr>
                  <w:rFonts w:ascii="Arial" w:hAnsi="Arial" w:cs="Arial"/>
                  <w:sz w:val="16"/>
                  <w:szCs w:val="16"/>
                </w:rPr>
                <w:t>comply with Subsection 3.2.8., provided</w:t>
              </w:r>
            </w:ins>
          </w:p>
          <w:p w14:paraId="6FEA36A8" w14:textId="77777777" w:rsidR="001B21B8" w:rsidRPr="001B21B8" w:rsidRDefault="001B21B8" w:rsidP="00813573">
            <w:pPr>
              <w:pStyle w:val="05Sentence"/>
              <w:spacing w:before="0"/>
              <w:ind w:left="0" w:firstLine="18"/>
              <w:rPr>
                <w:ins w:id="369" w:author="Watt, Stephen HOUS:EX" w:date="2023-07-28T12:07:00Z"/>
                <w:rFonts w:ascii="Arial" w:hAnsi="Arial" w:cs="Arial"/>
                <w:sz w:val="16"/>
                <w:szCs w:val="16"/>
              </w:rPr>
            </w:pPr>
            <w:ins w:id="370" w:author="Watt, Stephen HOUS:EX" w:date="2023-07-28T12:07:00Z">
              <w:r w:rsidRPr="001B21B8">
                <w:rPr>
                  <w:rFonts w:ascii="Arial" w:hAnsi="Arial" w:cs="Arial"/>
                  <w:sz w:val="16"/>
                  <w:szCs w:val="16"/>
                </w:rPr>
                <w:t xml:space="preserve">(a) the </w:t>
              </w:r>
              <w:r w:rsidRPr="00813573">
                <w:rPr>
                  <w:rFonts w:ascii="Arial" w:hAnsi="Arial" w:cs="Arial"/>
                  <w:i/>
                  <w:iCs/>
                  <w:sz w:val="16"/>
                  <w:szCs w:val="16"/>
                </w:rPr>
                <w:t>building</w:t>
              </w:r>
              <w:r w:rsidRPr="001B21B8">
                <w:rPr>
                  <w:rFonts w:ascii="Arial" w:hAnsi="Arial" w:cs="Arial"/>
                  <w:sz w:val="16"/>
                  <w:szCs w:val="16"/>
                </w:rPr>
                <w:t xml:space="preserve"> contains a Group C or D</w:t>
              </w:r>
              <w:r w:rsidRPr="00821014">
                <w:rPr>
                  <w:rFonts w:ascii="Arial" w:hAnsi="Arial" w:cs="Arial"/>
                  <w:i/>
                  <w:iCs/>
                  <w:sz w:val="16"/>
                  <w:szCs w:val="16"/>
                </w:rPr>
                <w:t xml:space="preserve"> occupancy</w:t>
              </w:r>
              <w:r w:rsidRPr="001B21B8">
                <w:rPr>
                  <w:rFonts w:ascii="Arial" w:hAnsi="Arial" w:cs="Arial"/>
                  <w:sz w:val="16"/>
                  <w:szCs w:val="16"/>
                </w:rPr>
                <w:t>,</w:t>
              </w:r>
            </w:ins>
          </w:p>
          <w:p w14:paraId="073FBF53" w14:textId="77777777" w:rsidR="001B21B8" w:rsidRPr="001B21B8" w:rsidRDefault="001B21B8" w:rsidP="00813573">
            <w:pPr>
              <w:pStyle w:val="05Sentence"/>
              <w:spacing w:before="0"/>
              <w:ind w:left="0" w:firstLine="18"/>
              <w:rPr>
                <w:ins w:id="371" w:author="Watt, Stephen HOUS:EX" w:date="2023-07-28T12:07:00Z"/>
                <w:rFonts w:ascii="Arial" w:hAnsi="Arial" w:cs="Arial"/>
                <w:sz w:val="16"/>
                <w:szCs w:val="16"/>
              </w:rPr>
            </w:pPr>
            <w:ins w:id="372" w:author="Watt, Stephen HOUS:EX" w:date="2023-07-28T12:07:00Z">
              <w:r w:rsidRPr="001B21B8">
                <w:rPr>
                  <w:rFonts w:ascii="Arial" w:hAnsi="Arial" w:cs="Arial"/>
                  <w:sz w:val="16"/>
                  <w:szCs w:val="16"/>
                </w:rPr>
                <w:t xml:space="preserve">(b) the </w:t>
              </w:r>
              <w:r w:rsidRPr="00813573">
                <w:rPr>
                  <w:rFonts w:ascii="Arial" w:hAnsi="Arial" w:cs="Arial"/>
                  <w:i/>
                  <w:iCs/>
                  <w:sz w:val="16"/>
                  <w:szCs w:val="16"/>
                </w:rPr>
                <w:t>building</w:t>
              </w:r>
              <w:r w:rsidRPr="001B21B8">
                <w:rPr>
                  <w:rFonts w:ascii="Arial" w:hAnsi="Arial" w:cs="Arial"/>
                  <w:sz w:val="16"/>
                  <w:szCs w:val="16"/>
                </w:rPr>
                <w:t xml:space="preserve"> is </w:t>
              </w:r>
              <w:r w:rsidRPr="00813573">
                <w:rPr>
                  <w:rFonts w:ascii="Arial" w:hAnsi="Arial" w:cs="Arial"/>
                  <w:i/>
                  <w:iCs/>
                  <w:sz w:val="16"/>
                  <w:szCs w:val="16"/>
                </w:rPr>
                <w:t>sprinklered</w:t>
              </w:r>
              <w:r w:rsidRPr="001B21B8">
                <w:rPr>
                  <w:rFonts w:ascii="Arial" w:hAnsi="Arial" w:cs="Arial"/>
                  <w:sz w:val="16"/>
                  <w:szCs w:val="16"/>
                </w:rPr>
                <w:t xml:space="preserve"> with fast-response sprinklers,</w:t>
              </w:r>
            </w:ins>
          </w:p>
          <w:p w14:paraId="17414389" w14:textId="087D4A11" w:rsidR="001B21B8" w:rsidRPr="001B21B8" w:rsidRDefault="001B21B8" w:rsidP="00813573">
            <w:pPr>
              <w:pStyle w:val="05Sentence"/>
              <w:spacing w:before="0"/>
              <w:ind w:left="0" w:firstLine="18"/>
              <w:rPr>
                <w:ins w:id="373" w:author="Watt, Stephen HOUS:EX" w:date="2023-07-28T12:07:00Z"/>
                <w:rFonts w:ascii="Arial" w:hAnsi="Arial" w:cs="Arial"/>
                <w:sz w:val="16"/>
                <w:szCs w:val="16"/>
              </w:rPr>
            </w:pPr>
            <w:ins w:id="374" w:author="Watt, Stephen HOUS:EX" w:date="2023-07-28T12:07:00Z">
              <w:r w:rsidRPr="001B21B8">
                <w:rPr>
                  <w:rFonts w:ascii="Arial" w:hAnsi="Arial" w:cs="Arial"/>
                  <w:sz w:val="16"/>
                  <w:szCs w:val="16"/>
                </w:rPr>
                <w:t xml:space="preserve">(c) corridors opening into the </w:t>
              </w:r>
              <w:r w:rsidRPr="00813573">
                <w:rPr>
                  <w:rFonts w:ascii="Arial" w:hAnsi="Arial" w:cs="Arial"/>
                  <w:i/>
                  <w:iCs/>
                  <w:sz w:val="16"/>
                  <w:szCs w:val="16"/>
                </w:rPr>
                <w:t>interconnected floor space</w:t>
              </w:r>
              <w:r w:rsidRPr="001B21B8">
                <w:rPr>
                  <w:rFonts w:ascii="Arial" w:hAnsi="Arial" w:cs="Arial"/>
                  <w:sz w:val="16"/>
                  <w:szCs w:val="16"/>
                </w:rPr>
                <w:t xml:space="preserve"> are separated from</w:t>
              </w:r>
            </w:ins>
            <w:ins w:id="375" w:author="Watt, Stephen HOUS:EX" w:date="2023-07-28T12:08:00Z">
              <w:r>
                <w:rPr>
                  <w:rFonts w:ascii="Arial" w:hAnsi="Arial" w:cs="Arial"/>
                  <w:sz w:val="16"/>
                  <w:szCs w:val="16"/>
                </w:rPr>
                <w:t xml:space="preserve"> </w:t>
              </w:r>
            </w:ins>
            <w:ins w:id="376" w:author="Watt, Stephen HOUS:EX" w:date="2023-07-28T12:07:00Z">
              <w:r w:rsidRPr="001B21B8">
                <w:rPr>
                  <w:rFonts w:ascii="Arial" w:hAnsi="Arial" w:cs="Arial"/>
                  <w:sz w:val="16"/>
                  <w:szCs w:val="16"/>
                </w:rPr>
                <w:t xml:space="preserve">the </w:t>
              </w:r>
              <w:r w:rsidRPr="00813573">
                <w:rPr>
                  <w:rFonts w:ascii="Arial" w:hAnsi="Arial" w:cs="Arial"/>
                  <w:i/>
                  <w:iCs/>
                  <w:sz w:val="16"/>
                  <w:szCs w:val="16"/>
                </w:rPr>
                <w:t>interconnected floor space</w:t>
              </w:r>
              <w:r w:rsidRPr="001B21B8">
                <w:rPr>
                  <w:rFonts w:ascii="Arial" w:hAnsi="Arial" w:cs="Arial"/>
                  <w:sz w:val="16"/>
                  <w:szCs w:val="16"/>
                </w:rPr>
                <w:t xml:space="preserve"> by a </w:t>
              </w:r>
              <w:r w:rsidRPr="00813573">
                <w:rPr>
                  <w:rFonts w:ascii="Arial" w:hAnsi="Arial" w:cs="Arial"/>
                  <w:i/>
                  <w:iCs/>
                  <w:sz w:val="16"/>
                  <w:szCs w:val="16"/>
                </w:rPr>
                <w:t xml:space="preserve">fire separation </w:t>
              </w:r>
              <w:r w:rsidRPr="001B21B8">
                <w:rPr>
                  <w:rFonts w:ascii="Arial" w:hAnsi="Arial" w:cs="Arial"/>
                  <w:sz w:val="16"/>
                  <w:szCs w:val="16"/>
                </w:rPr>
                <w:t>with the rating required</w:t>
              </w:r>
            </w:ins>
            <w:ins w:id="377" w:author="Watt, Stephen HOUS:EX" w:date="2023-07-28T12:08:00Z">
              <w:r>
                <w:rPr>
                  <w:rFonts w:ascii="Arial" w:hAnsi="Arial" w:cs="Arial"/>
                  <w:sz w:val="16"/>
                  <w:szCs w:val="16"/>
                </w:rPr>
                <w:t xml:space="preserve"> </w:t>
              </w:r>
            </w:ins>
            <w:ins w:id="378" w:author="Watt, Stephen HOUS:EX" w:date="2023-07-28T12:07:00Z">
              <w:r w:rsidRPr="001B21B8">
                <w:rPr>
                  <w:rFonts w:ascii="Arial" w:hAnsi="Arial" w:cs="Arial"/>
                  <w:sz w:val="16"/>
                  <w:szCs w:val="16"/>
                </w:rPr>
                <w:t>for the corridor, and</w:t>
              </w:r>
            </w:ins>
          </w:p>
          <w:p w14:paraId="18BDB271" w14:textId="0E5B985C" w:rsidR="001B21B8" w:rsidRPr="001B21B8" w:rsidRDefault="001B21B8" w:rsidP="00813573">
            <w:pPr>
              <w:pStyle w:val="05Sentence"/>
              <w:spacing w:before="0"/>
              <w:ind w:left="0" w:firstLine="18"/>
              <w:rPr>
                <w:ins w:id="379" w:author="Watt, Stephen HOUS:EX" w:date="2023-07-28T12:07:00Z"/>
                <w:rFonts w:ascii="Arial" w:hAnsi="Arial" w:cs="Arial"/>
                <w:sz w:val="16"/>
                <w:szCs w:val="16"/>
              </w:rPr>
            </w:pPr>
            <w:ins w:id="380" w:author="Watt, Stephen HOUS:EX" w:date="2023-07-28T12:07:00Z">
              <w:r w:rsidRPr="001B21B8">
                <w:rPr>
                  <w:rFonts w:ascii="Arial" w:hAnsi="Arial" w:cs="Arial"/>
                  <w:sz w:val="16"/>
                  <w:szCs w:val="16"/>
                </w:rPr>
                <w:lastRenderedPageBreak/>
                <w:t xml:space="preserve">(d) </w:t>
              </w:r>
              <w:r w:rsidRPr="00813573">
                <w:rPr>
                  <w:rFonts w:ascii="Arial" w:hAnsi="Arial" w:cs="Arial"/>
                  <w:i/>
                  <w:iCs/>
                  <w:sz w:val="16"/>
                  <w:szCs w:val="16"/>
                </w:rPr>
                <w:t>smoke detectors</w:t>
              </w:r>
              <w:r w:rsidRPr="001B21B8">
                <w:rPr>
                  <w:rFonts w:ascii="Arial" w:hAnsi="Arial" w:cs="Arial"/>
                  <w:sz w:val="16"/>
                  <w:szCs w:val="16"/>
                </w:rPr>
                <w:t xml:space="preserve"> are installed in the rooms opening into the</w:t>
              </w:r>
            </w:ins>
            <w:ins w:id="381" w:author="Watt, Stephen HOUS:EX" w:date="2023-07-28T12:08:00Z">
              <w:r>
                <w:rPr>
                  <w:rFonts w:ascii="Arial" w:hAnsi="Arial" w:cs="Arial"/>
                  <w:sz w:val="16"/>
                  <w:szCs w:val="16"/>
                </w:rPr>
                <w:t xml:space="preserve"> </w:t>
              </w:r>
            </w:ins>
            <w:ins w:id="382" w:author="Watt, Stephen HOUS:EX" w:date="2023-07-28T12:07:00Z">
              <w:r w:rsidRPr="00813573">
                <w:rPr>
                  <w:rFonts w:ascii="Arial" w:hAnsi="Arial" w:cs="Arial"/>
                  <w:i/>
                  <w:iCs/>
                  <w:sz w:val="16"/>
                  <w:szCs w:val="16"/>
                </w:rPr>
                <w:t>interconnected floor space</w:t>
              </w:r>
              <w:r w:rsidRPr="001B21B8">
                <w:rPr>
                  <w:rFonts w:ascii="Arial" w:hAnsi="Arial" w:cs="Arial"/>
                  <w:sz w:val="16"/>
                  <w:szCs w:val="16"/>
                </w:rPr>
                <w:t xml:space="preserve"> and the </w:t>
              </w:r>
              <w:r w:rsidRPr="00813573">
                <w:rPr>
                  <w:rFonts w:ascii="Arial" w:hAnsi="Arial" w:cs="Arial"/>
                  <w:i/>
                  <w:iCs/>
                  <w:sz w:val="16"/>
                  <w:szCs w:val="16"/>
                </w:rPr>
                <w:t>smoke detectors</w:t>
              </w:r>
              <w:r w:rsidRPr="001B21B8">
                <w:rPr>
                  <w:rFonts w:ascii="Arial" w:hAnsi="Arial" w:cs="Arial"/>
                  <w:sz w:val="16"/>
                  <w:szCs w:val="16"/>
                </w:rPr>
                <w:t xml:space="preserve"> are connected to the</w:t>
              </w:r>
            </w:ins>
            <w:ins w:id="383" w:author="Watt, Stephen HOUS:EX" w:date="2023-07-28T12:08:00Z">
              <w:r>
                <w:rPr>
                  <w:rFonts w:ascii="Arial" w:hAnsi="Arial" w:cs="Arial"/>
                  <w:sz w:val="16"/>
                  <w:szCs w:val="16"/>
                </w:rPr>
                <w:t xml:space="preserve"> </w:t>
              </w:r>
            </w:ins>
            <w:ins w:id="384" w:author="Watt, Stephen HOUS:EX" w:date="2023-07-28T12:07:00Z">
              <w:r w:rsidRPr="001B21B8">
                <w:rPr>
                  <w:rFonts w:ascii="Arial" w:hAnsi="Arial" w:cs="Arial"/>
                  <w:sz w:val="16"/>
                  <w:szCs w:val="16"/>
                </w:rPr>
                <w:t>fire alarm system.</w:t>
              </w:r>
            </w:ins>
          </w:p>
          <w:p w14:paraId="2066744B" w14:textId="7F0496CA" w:rsidR="001B21B8" w:rsidRPr="001B21B8" w:rsidRDefault="001B21B8" w:rsidP="00813573">
            <w:pPr>
              <w:pStyle w:val="05Sentence"/>
              <w:spacing w:before="0"/>
              <w:ind w:left="0" w:firstLine="18"/>
              <w:rPr>
                <w:ins w:id="385" w:author="Watt, Stephen HOUS:EX" w:date="2023-07-28T12:07:00Z"/>
                <w:rFonts w:ascii="Arial" w:hAnsi="Arial" w:cs="Arial"/>
                <w:sz w:val="16"/>
                <w:szCs w:val="16"/>
              </w:rPr>
            </w:pPr>
            <w:ins w:id="386" w:author="Watt, Stephen HOUS:EX" w:date="2023-07-28T12:07:00Z">
              <w:r w:rsidRPr="001B21B8">
                <w:rPr>
                  <w:rFonts w:ascii="Arial" w:hAnsi="Arial" w:cs="Arial"/>
                  <w:sz w:val="16"/>
                  <w:szCs w:val="16"/>
                </w:rPr>
                <w:t xml:space="preserve">2. Open stairs in </w:t>
              </w:r>
              <w:r w:rsidRPr="00813573">
                <w:rPr>
                  <w:rFonts w:ascii="Arial" w:hAnsi="Arial" w:cs="Arial"/>
                  <w:i/>
                  <w:iCs/>
                  <w:sz w:val="16"/>
                  <w:szCs w:val="16"/>
                </w:rPr>
                <w:t>buildings</w:t>
              </w:r>
              <w:r w:rsidRPr="001B21B8">
                <w:rPr>
                  <w:rFonts w:ascii="Arial" w:hAnsi="Arial" w:cs="Arial"/>
                  <w:sz w:val="16"/>
                  <w:szCs w:val="16"/>
                </w:rPr>
                <w:t xml:space="preserve"> of maximum 3 </w:t>
              </w:r>
              <w:r w:rsidRPr="00813573">
                <w:rPr>
                  <w:rFonts w:ascii="Arial" w:hAnsi="Arial" w:cs="Arial"/>
                  <w:i/>
                  <w:iCs/>
                  <w:sz w:val="16"/>
                  <w:szCs w:val="16"/>
                </w:rPr>
                <w:t>storeys</w:t>
              </w:r>
              <w:r w:rsidRPr="001B21B8">
                <w:rPr>
                  <w:rFonts w:ascii="Arial" w:hAnsi="Arial" w:cs="Arial"/>
                  <w:sz w:val="16"/>
                  <w:szCs w:val="16"/>
                </w:rPr>
                <w:t xml:space="preserve"> in </w:t>
              </w:r>
              <w:r w:rsidRPr="00813573">
                <w:rPr>
                  <w:rFonts w:ascii="Arial" w:hAnsi="Arial" w:cs="Arial"/>
                  <w:i/>
                  <w:iCs/>
                  <w:sz w:val="16"/>
                  <w:szCs w:val="16"/>
                </w:rPr>
                <w:t>building height</w:t>
              </w:r>
              <w:r w:rsidRPr="001B21B8">
                <w:rPr>
                  <w:rFonts w:ascii="Arial" w:hAnsi="Arial" w:cs="Arial"/>
                  <w:sz w:val="16"/>
                  <w:szCs w:val="16"/>
                </w:rPr>
                <w:t>, or first</w:t>
              </w:r>
            </w:ins>
            <w:ins w:id="387" w:author="Watt, Stephen HOUS:EX" w:date="2023-07-28T12:08:00Z">
              <w:r>
                <w:rPr>
                  <w:rFonts w:ascii="Arial" w:hAnsi="Arial" w:cs="Arial"/>
                  <w:sz w:val="16"/>
                  <w:szCs w:val="16"/>
                </w:rPr>
                <w:t xml:space="preserve"> </w:t>
              </w:r>
            </w:ins>
            <w:ins w:id="388" w:author="Watt, Stephen HOUS:EX" w:date="2023-07-28T12:07:00Z">
              <w:r w:rsidRPr="001B21B8">
                <w:rPr>
                  <w:rFonts w:ascii="Arial" w:hAnsi="Arial" w:cs="Arial"/>
                  <w:sz w:val="16"/>
                  <w:szCs w:val="16"/>
                </w:rPr>
                <w:t xml:space="preserve">2 </w:t>
              </w:r>
              <w:r w:rsidRPr="00813573">
                <w:rPr>
                  <w:rFonts w:ascii="Arial" w:hAnsi="Arial" w:cs="Arial"/>
                  <w:i/>
                  <w:iCs/>
                  <w:sz w:val="16"/>
                  <w:szCs w:val="16"/>
                </w:rPr>
                <w:t>storeys</w:t>
              </w:r>
              <w:r w:rsidRPr="001B21B8">
                <w:rPr>
                  <w:rFonts w:ascii="Arial" w:hAnsi="Arial" w:cs="Arial"/>
                  <w:sz w:val="16"/>
                  <w:szCs w:val="16"/>
                </w:rPr>
                <w:t xml:space="preserve"> and basement, need not comply with Subsection 3.2.8. of</w:t>
              </w:r>
            </w:ins>
            <w:ins w:id="389" w:author="Watt, Stephen HOUS:EX" w:date="2023-07-28T12:08:00Z">
              <w:r>
                <w:rPr>
                  <w:rFonts w:ascii="Arial" w:hAnsi="Arial" w:cs="Arial"/>
                  <w:sz w:val="16"/>
                  <w:szCs w:val="16"/>
                </w:rPr>
                <w:t xml:space="preserve"> </w:t>
              </w:r>
            </w:ins>
            <w:ins w:id="390" w:author="Watt, Stephen HOUS:EX" w:date="2023-07-28T12:07:00Z">
              <w:r w:rsidRPr="001B21B8">
                <w:rPr>
                  <w:rFonts w:ascii="Arial" w:hAnsi="Arial" w:cs="Arial"/>
                  <w:sz w:val="16"/>
                  <w:szCs w:val="16"/>
                </w:rPr>
                <w:t>Division B, provided:</w:t>
              </w:r>
            </w:ins>
          </w:p>
          <w:p w14:paraId="158812A0" w14:textId="77777777" w:rsidR="001B21B8" w:rsidRPr="001B21B8" w:rsidRDefault="001B21B8" w:rsidP="00813573">
            <w:pPr>
              <w:pStyle w:val="05Sentence"/>
              <w:spacing w:before="0"/>
              <w:ind w:left="0" w:firstLine="18"/>
              <w:rPr>
                <w:ins w:id="391" w:author="Watt, Stephen HOUS:EX" w:date="2023-07-28T12:07:00Z"/>
                <w:rFonts w:ascii="Arial" w:hAnsi="Arial" w:cs="Arial"/>
                <w:sz w:val="16"/>
                <w:szCs w:val="16"/>
              </w:rPr>
            </w:pPr>
            <w:ins w:id="392" w:author="Watt, Stephen HOUS:EX" w:date="2023-07-28T12:07:00Z">
              <w:r w:rsidRPr="001B21B8">
                <w:rPr>
                  <w:rFonts w:ascii="Arial" w:hAnsi="Arial" w:cs="Arial"/>
                  <w:sz w:val="16"/>
                  <w:szCs w:val="16"/>
                </w:rPr>
                <w:t xml:space="preserve">(a) the </w:t>
              </w:r>
              <w:r w:rsidRPr="00813573">
                <w:rPr>
                  <w:rFonts w:ascii="Arial" w:hAnsi="Arial" w:cs="Arial"/>
                  <w:i/>
                  <w:iCs/>
                  <w:sz w:val="16"/>
                  <w:szCs w:val="16"/>
                </w:rPr>
                <w:t>building</w:t>
              </w:r>
              <w:r w:rsidRPr="001B21B8">
                <w:rPr>
                  <w:rFonts w:ascii="Arial" w:hAnsi="Arial" w:cs="Arial"/>
                  <w:sz w:val="16"/>
                  <w:szCs w:val="16"/>
                </w:rPr>
                <w:t xml:space="preserve"> contains a Group C or D occupancy,</w:t>
              </w:r>
            </w:ins>
          </w:p>
          <w:p w14:paraId="203F5281" w14:textId="77777777" w:rsidR="001B21B8" w:rsidRPr="001B21B8" w:rsidRDefault="001B21B8" w:rsidP="00813573">
            <w:pPr>
              <w:pStyle w:val="05Sentence"/>
              <w:spacing w:before="0"/>
              <w:ind w:left="0" w:firstLine="18"/>
              <w:rPr>
                <w:ins w:id="393" w:author="Watt, Stephen HOUS:EX" w:date="2023-07-28T12:07:00Z"/>
                <w:rFonts w:ascii="Arial" w:hAnsi="Arial" w:cs="Arial"/>
                <w:sz w:val="16"/>
                <w:szCs w:val="16"/>
              </w:rPr>
            </w:pPr>
            <w:ins w:id="394" w:author="Watt, Stephen HOUS:EX" w:date="2023-07-28T12:07:00Z">
              <w:r w:rsidRPr="001B21B8">
                <w:rPr>
                  <w:rFonts w:ascii="Arial" w:hAnsi="Arial" w:cs="Arial"/>
                  <w:sz w:val="16"/>
                  <w:szCs w:val="16"/>
                </w:rPr>
                <w:t>(b) the</w:t>
              </w:r>
              <w:r w:rsidRPr="00813573">
                <w:rPr>
                  <w:rFonts w:ascii="Arial" w:hAnsi="Arial" w:cs="Arial"/>
                  <w:i/>
                  <w:iCs/>
                  <w:sz w:val="16"/>
                  <w:szCs w:val="16"/>
                </w:rPr>
                <w:t xml:space="preserve"> building</w:t>
              </w:r>
              <w:r w:rsidRPr="001B21B8">
                <w:rPr>
                  <w:rFonts w:ascii="Arial" w:hAnsi="Arial" w:cs="Arial"/>
                  <w:sz w:val="16"/>
                  <w:szCs w:val="16"/>
                </w:rPr>
                <w:t xml:space="preserve"> is </w:t>
              </w:r>
              <w:r w:rsidRPr="00813573">
                <w:rPr>
                  <w:rFonts w:ascii="Arial" w:hAnsi="Arial" w:cs="Arial"/>
                  <w:i/>
                  <w:iCs/>
                  <w:sz w:val="16"/>
                  <w:szCs w:val="16"/>
                </w:rPr>
                <w:t>sprinklered</w:t>
              </w:r>
              <w:r w:rsidRPr="001B21B8">
                <w:rPr>
                  <w:rFonts w:ascii="Arial" w:hAnsi="Arial" w:cs="Arial"/>
                  <w:sz w:val="16"/>
                  <w:szCs w:val="16"/>
                </w:rPr>
                <w:t xml:space="preserve"> with fast response sprinklers,</w:t>
              </w:r>
            </w:ins>
          </w:p>
          <w:p w14:paraId="2B1DA7A8" w14:textId="77777777" w:rsidR="001B21B8" w:rsidRDefault="001B21B8" w:rsidP="00813573">
            <w:pPr>
              <w:pStyle w:val="05Sentence"/>
              <w:spacing w:before="0"/>
              <w:ind w:left="0" w:firstLine="18"/>
              <w:rPr>
                <w:ins w:id="395" w:author="Watt, Stephen HOUS:EX" w:date="2023-07-28T12:09:00Z"/>
                <w:rFonts w:ascii="Arial" w:hAnsi="Arial" w:cs="Arial"/>
                <w:sz w:val="16"/>
                <w:szCs w:val="16"/>
              </w:rPr>
            </w:pPr>
            <w:ins w:id="396" w:author="Watt, Stephen HOUS:EX" w:date="2023-07-28T12:07:00Z">
              <w:r w:rsidRPr="001B21B8">
                <w:rPr>
                  <w:rFonts w:ascii="Arial" w:hAnsi="Arial" w:cs="Arial"/>
                  <w:sz w:val="16"/>
                  <w:szCs w:val="16"/>
                </w:rPr>
                <w:t xml:space="preserve">(c) </w:t>
              </w:r>
              <w:r w:rsidRPr="00813573">
                <w:rPr>
                  <w:rFonts w:ascii="Arial" w:hAnsi="Arial" w:cs="Arial"/>
                  <w:i/>
                  <w:iCs/>
                  <w:sz w:val="16"/>
                  <w:szCs w:val="16"/>
                </w:rPr>
                <w:t>smoke detectors</w:t>
              </w:r>
              <w:r w:rsidRPr="001B21B8">
                <w:rPr>
                  <w:rFonts w:ascii="Arial" w:hAnsi="Arial" w:cs="Arial"/>
                  <w:sz w:val="16"/>
                  <w:szCs w:val="16"/>
                </w:rPr>
                <w:t xml:space="preserve"> are installed in the rooms opening into the</w:t>
              </w:r>
            </w:ins>
            <w:ins w:id="397" w:author="Watt, Stephen HOUS:EX" w:date="2023-07-28T12:08:00Z">
              <w:r>
                <w:rPr>
                  <w:rFonts w:ascii="Arial" w:hAnsi="Arial" w:cs="Arial"/>
                  <w:sz w:val="16"/>
                  <w:szCs w:val="16"/>
                </w:rPr>
                <w:t xml:space="preserve"> </w:t>
              </w:r>
            </w:ins>
            <w:ins w:id="398" w:author="Watt, Stephen HOUS:EX" w:date="2023-07-28T12:07:00Z">
              <w:r w:rsidRPr="00813573">
                <w:rPr>
                  <w:rFonts w:ascii="Arial" w:hAnsi="Arial" w:cs="Arial"/>
                  <w:i/>
                  <w:iCs/>
                  <w:sz w:val="16"/>
                  <w:szCs w:val="16"/>
                </w:rPr>
                <w:t>interconnected floor space</w:t>
              </w:r>
              <w:r w:rsidRPr="001B21B8">
                <w:rPr>
                  <w:rFonts w:ascii="Arial" w:hAnsi="Arial" w:cs="Arial"/>
                  <w:sz w:val="16"/>
                  <w:szCs w:val="16"/>
                </w:rPr>
                <w:t xml:space="preserve"> and the </w:t>
              </w:r>
              <w:r w:rsidRPr="00813573">
                <w:rPr>
                  <w:rFonts w:ascii="Arial" w:hAnsi="Arial" w:cs="Arial"/>
                  <w:i/>
                  <w:iCs/>
                  <w:sz w:val="16"/>
                  <w:szCs w:val="16"/>
                </w:rPr>
                <w:t>smoke detectors</w:t>
              </w:r>
              <w:r w:rsidRPr="001B21B8">
                <w:rPr>
                  <w:rFonts w:ascii="Arial" w:hAnsi="Arial" w:cs="Arial"/>
                  <w:sz w:val="16"/>
                  <w:szCs w:val="16"/>
                </w:rPr>
                <w:t xml:space="preserve"> are connected to the</w:t>
              </w:r>
            </w:ins>
            <w:ins w:id="399" w:author="Watt, Stephen HOUS:EX" w:date="2023-07-28T12:08:00Z">
              <w:r>
                <w:rPr>
                  <w:rFonts w:ascii="Arial" w:hAnsi="Arial" w:cs="Arial"/>
                  <w:sz w:val="16"/>
                  <w:szCs w:val="16"/>
                </w:rPr>
                <w:t xml:space="preserve"> </w:t>
              </w:r>
            </w:ins>
            <w:ins w:id="400" w:author="Watt, Stephen HOUS:EX" w:date="2023-07-28T12:07:00Z">
              <w:r w:rsidRPr="001B21B8">
                <w:rPr>
                  <w:rFonts w:ascii="Arial" w:hAnsi="Arial" w:cs="Arial"/>
                  <w:sz w:val="16"/>
                  <w:szCs w:val="16"/>
                </w:rPr>
                <w:t>fire alarm system, and</w:t>
              </w:r>
            </w:ins>
            <w:ins w:id="401" w:author="Watt, Stephen HOUS:EX" w:date="2023-07-28T12:09:00Z">
              <w:r>
                <w:rPr>
                  <w:rFonts w:ascii="Arial" w:hAnsi="Arial" w:cs="Arial"/>
                  <w:sz w:val="16"/>
                  <w:szCs w:val="16"/>
                </w:rPr>
                <w:t xml:space="preserve"> </w:t>
              </w:r>
            </w:ins>
          </w:p>
          <w:p w14:paraId="2B0777CB" w14:textId="2A6DDB9C" w:rsidR="00571ADB" w:rsidRPr="00871FBD" w:rsidRDefault="001B21B8" w:rsidP="00813573">
            <w:pPr>
              <w:pStyle w:val="05Sentence"/>
              <w:spacing w:before="0" w:after="120"/>
              <w:ind w:left="0" w:firstLine="18"/>
              <w:rPr>
                <w:ins w:id="402" w:author="Watt, Stephen HOUS:EX" w:date="2023-07-28T10:39:00Z"/>
                <w:rFonts w:ascii="Arial" w:hAnsi="Arial" w:cs="Arial"/>
                <w:sz w:val="16"/>
                <w:szCs w:val="16"/>
              </w:rPr>
            </w:pPr>
            <w:ins w:id="403" w:author="Watt, Stephen HOUS:EX" w:date="2023-07-28T12:07:00Z">
              <w:r w:rsidRPr="001B21B8">
                <w:rPr>
                  <w:rFonts w:ascii="Arial" w:hAnsi="Arial" w:cs="Arial"/>
                  <w:sz w:val="16"/>
                  <w:szCs w:val="16"/>
                </w:rPr>
                <w:t xml:space="preserve">(d) at least one </w:t>
              </w:r>
              <w:r w:rsidRPr="00813573">
                <w:rPr>
                  <w:rFonts w:ascii="Arial" w:hAnsi="Arial" w:cs="Arial"/>
                  <w:i/>
                  <w:iCs/>
                  <w:sz w:val="16"/>
                  <w:szCs w:val="16"/>
                </w:rPr>
                <w:t>means of egress</w:t>
              </w:r>
              <w:r w:rsidRPr="001B21B8">
                <w:rPr>
                  <w:rFonts w:ascii="Arial" w:hAnsi="Arial" w:cs="Arial"/>
                  <w:sz w:val="16"/>
                  <w:szCs w:val="16"/>
                </w:rPr>
                <w:t xml:space="preserve"> is not through the </w:t>
              </w:r>
              <w:r w:rsidRPr="00813573">
                <w:rPr>
                  <w:rFonts w:ascii="Arial" w:hAnsi="Arial" w:cs="Arial"/>
                  <w:i/>
                  <w:iCs/>
                  <w:sz w:val="16"/>
                  <w:szCs w:val="16"/>
                </w:rPr>
                <w:t>interconnected</w:t>
              </w:r>
            </w:ins>
            <w:ins w:id="404" w:author="Watt, Stephen HOUS:EX" w:date="2023-07-28T12:09:00Z">
              <w:r w:rsidRPr="00813573">
                <w:rPr>
                  <w:rFonts w:ascii="Arial" w:hAnsi="Arial" w:cs="Arial"/>
                  <w:i/>
                  <w:iCs/>
                  <w:sz w:val="16"/>
                  <w:szCs w:val="16"/>
                </w:rPr>
                <w:t xml:space="preserve"> </w:t>
              </w:r>
            </w:ins>
            <w:ins w:id="405" w:author="Watt, Stephen HOUS:EX" w:date="2023-07-28T12:07:00Z">
              <w:r w:rsidRPr="00813573">
                <w:rPr>
                  <w:rFonts w:ascii="Arial" w:hAnsi="Arial" w:cs="Arial"/>
                  <w:i/>
                  <w:iCs/>
                  <w:sz w:val="16"/>
                  <w:szCs w:val="16"/>
                </w:rPr>
                <w:t>floor space</w:t>
              </w:r>
              <w:r w:rsidRPr="001B21B8">
                <w:rPr>
                  <w:rFonts w:ascii="Arial" w:hAnsi="Arial" w:cs="Arial"/>
                  <w:sz w:val="16"/>
                  <w:szCs w:val="16"/>
                </w:rPr>
                <w:t>.</w:t>
              </w:r>
            </w:ins>
          </w:p>
        </w:tc>
      </w:tr>
      <w:tr w:rsidR="00571ADB" w14:paraId="4E718028" w14:textId="77777777" w:rsidTr="00871FBD">
        <w:trPr>
          <w:ins w:id="406" w:author="Watt, Stephen HOUS:EX" w:date="2023-07-28T10:39:00Z"/>
        </w:trPr>
        <w:tc>
          <w:tcPr>
            <w:tcW w:w="562" w:type="dxa"/>
          </w:tcPr>
          <w:p w14:paraId="49413679" w14:textId="667FED67" w:rsidR="00571ADB" w:rsidRPr="002D0E7C" w:rsidRDefault="00871FBD" w:rsidP="00571ADB">
            <w:pPr>
              <w:pStyle w:val="05Sentence"/>
              <w:spacing w:after="120"/>
              <w:ind w:left="0" w:firstLine="0"/>
              <w:rPr>
                <w:ins w:id="407" w:author="Watt, Stephen HOUS:EX" w:date="2023-07-28T10:39:00Z"/>
                <w:rFonts w:ascii="Arial" w:hAnsi="Arial" w:cs="Arial"/>
                <w:sz w:val="16"/>
                <w:szCs w:val="16"/>
              </w:rPr>
            </w:pPr>
            <w:ins w:id="408" w:author="Watt, Stephen HOUS:EX" w:date="2023-07-28T11:06:00Z">
              <w:r w:rsidRPr="002D0E7C">
                <w:rPr>
                  <w:rFonts w:ascii="Arial" w:hAnsi="Arial" w:cs="Arial"/>
                  <w:sz w:val="16"/>
                  <w:szCs w:val="16"/>
                </w:rPr>
                <w:lastRenderedPageBreak/>
                <w:t>15</w:t>
              </w:r>
            </w:ins>
          </w:p>
        </w:tc>
        <w:tc>
          <w:tcPr>
            <w:tcW w:w="4253" w:type="dxa"/>
          </w:tcPr>
          <w:p w14:paraId="4B57D2C4" w14:textId="77777777" w:rsidR="00875460" w:rsidRPr="00E934C3" w:rsidRDefault="00875460" w:rsidP="00E934C3">
            <w:pPr>
              <w:pStyle w:val="05Sentence"/>
              <w:spacing w:before="0"/>
              <w:ind w:left="0" w:firstLine="5"/>
              <w:rPr>
                <w:ins w:id="409" w:author="Watt, Stephen HOUS:EX" w:date="2023-07-28T12:55:00Z"/>
                <w:rFonts w:ascii="Arial" w:hAnsi="Arial" w:cs="Arial"/>
                <w:b/>
                <w:bCs/>
                <w:sz w:val="16"/>
                <w:szCs w:val="16"/>
              </w:rPr>
            </w:pPr>
            <w:ins w:id="410" w:author="Watt, Stephen HOUS:EX" w:date="2023-07-28T12:55:00Z">
              <w:r w:rsidRPr="00E934C3">
                <w:rPr>
                  <w:rFonts w:ascii="Arial" w:hAnsi="Arial" w:cs="Arial"/>
                  <w:b/>
                  <w:bCs/>
                  <w:sz w:val="16"/>
                  <w:szCs w:val="16"/>
                </w:rPr>
                <w:t xml:space="preserve">Separation of </w:t>
              </w:r>
              <w:r w:rsidRPr="00E934C3">
                <w:rPr>
                  <w:rFonts w:ascii="Arial" w:hAnsi="Arial" w:cs="Arial"/>
                  <w:b/>
                  <w:bCs/>
                  <w:i/>
                  <w:iCs/>
                  <w:sz w:val="16"/>
                  <w:szCs w:val="16"/>
                </w:rPr>
                <w:t>Suites</w:t>
              </w:r>
            </w:ins>
          </w:p>
          <w:p w14:paraId="033D89CA" w14:textId="77777777" w:rsidR="00875460" w:rsidRPr="00875460" w:rsidRDefault="00875460" w:rsidP="00E934C3">
            <w:pPr>
              <w:pStyle w:val="05Sentence"/>
              <w:spacing w:before="0" w:after="120"/>
              <w:ind w:left="0" w:firstLine="5"/>
              <w:rPr>
                <w:ins w:id="411" w:author="Watt, Stephen HOUS:EX" w:date="2023-07-28T12:55:00Z"/>
                <w:rFonts w:ascii="Arial" w:hAnsi="Arial" w:cs="Arial"/>
                <w:sz w:val="16"/>
                <w:szCs w:val="16"/>
              </w:rPr>
            </w:pPr>
            <w:ins w:id="412" w:author="Watt, Stephen HOUS:EX" w:date="2023-07-28T12:55:00Z">
              <w:r w:rsidRPr="00875460">
                <w:rPr>
                  <w:rFonts w:ascii="Arial" w:hAnsi="Arial" w:cs="Arial"/>
                  <w:sz w:val="16"/>
                  <w:szCs w:val="16"/>
                </w:rPr>
                <w:t>Article 3.3.1.1., Article 9.10.9.13., Article 9.10.9.14.</w:t>
              </w:r>
            </w:ins>
          </w:p>
          <w:p w14:paraId="65D399B8" w14:textId="4A2DF7BF" w:rsidR="00571ADB" w:rsidRPr="00871FBD" w:rsidRDefault="00875460" w:rsidP="00C25394">
            <w:pPr>
              <w:pStyle w:val="05Sentence"/>
              <w:spacing w:before="0" w:after="120"/>
              <w:ind w:left="0" w:firstLine="5"/>
              <w:rPr>
                <w:ins w:id="413" w:author="Watt, Stephen HOUS:EX" w:date="2023-07-28T10:39:00Z"/>
                <w:rFonts w:ascii="Arial" w:hAnsi="Arial" w:cs="Arial"/>
                <w:sz w:val="16"/>
                <w:szCs w:val="16"/>
              </w:rPr>
            </w:pPr>
            <w:ins w:id="414" w:author="Watt, Stephen HOUS:EX" w:date="2023-07-28T12:55:00Z">
              <w:r w:rsidRPr="00E934C3">
                <w:rPr>
                  <w:rFonts w:ascii="Arial" w:hAnsi="Arial" w:cs="Arial"/>
                  <w:i/>
                  <w:iCs/>
                  <w:sz w:val="16"/>
                  <w:szCs w:val="16"/>
                </w:rPr>
                <w:t>Suites</w:t>
              </w:r>
              <w:r w:rsidRPr="00875460">
                <w:rPr>
                  <w:rFonts w:ascii="Arial" w:hAnsi="Arial" w:cs="Arial"/>
                  <w:sz w:val="16"/>
                  <w:szCs w:val="16"/>
                </w:rPr>
                <w:t xml:space="preserve"> are required to be separated from adjoining</w:t>
              </w:r>
            </w:ins>
            <w:ins w:id="415" w:author="Watt, Stephen HOUS:EX" w:date="2023-07-28T13:52:00Z">
              <w:r w:rsidR="00E934C3">
                <w:rPr>
                  <w:rFonts w:ascii="Arial" w:hAnsi="Arial" w:cs="Arial"/>
                  <w:sz w:val="16"/>
                  <w:szCs w:val="16"/>
                </w:rPr>
                <w:t xml:space="preserve"> </w:t>
              </w:r>
            </w:ins>
            <w:ins w:id="416" w:author="Watt, Stephen HOUS:EX" w:date="2023-07-28T12:55:00Z">
              <w:r w:rsidRPr="00875460">
                <w:rPr>
                  <w:rFonts w:ascii="Arial" w:hAnsi="Arial" w:cs="Arial"/>
                  <w:sz w:val="16"/>
                  <w:szCs w:val="16"/>
                </w:rPr>
                <w:t xml:space="preserve">suites by a </w:t>
              </w:r>
              <w:r w:rsidRPr="00E934C3">
                <w:rPr>
                  <w:rFonts w:ascii="Arial" w:hAnsi="Arial" w:cs="Arial"/>
                  <w:i/>
                  <w:iCs/>
                  <w:sz w:val="16"/>
                  <w:szCs w:val="16"/>
                </w:rPr>
                <w:t>fire separation</w:t>
              </w:r>
              <w:r w:rsidRPr="00875460">
                <w:rPr>
                  <w:rFonts w:ascii="Arial" w:hAnsi="Arial" w:cs="Arial"/>
                  <w:sz w:val="16"/>
                  <w:szCs w:val="16"/>
                </w:rPr>
                <w:t xml:space="preserve"> having a </w:t>
              </w:r>
              <w:r w:rsidRPr="00E934C3">
                <w:rPr>
                  <w:rFonts w:ascii="Arial" w:hAnsi="Arial" w:cs="Arial"/>
                  <w:i/>
                  <w:iCs/>
                  <w:sz w:val="16"/>
                  <w:szCs w:val="16"/>
                </w:rPr>
                <w:t>fire resistance rating</w:t>
              </w:r>
            </w:ins>
            <w:ins w:id="417" w:author="Watt, Stephen HOUS:EX" w:date="2023-07-28T15:31:00Z">
              <w:r w:rsidR="00C25394">
                <w:rPr>
                  <w:rFonts w:ascii="Arial" w:hAnsi="Arial" w:cs="Arial"/>
                  <w:i/>
                  <w:iCs/>
                  <w:sz w:val="16"/>
                  <w:szCs w:val="16"/>
                </w:rPr>
                <w:t xml:space="preserve"> </w:t>
              </w:r>
            </w:ins>
            <w:ins w:id="418" w:author="Watt, Stephen HOUS:EX" w:date="2023-07-28T12:55:00Z">
              <w:r w:rsidRPr="00875460">
                <w:rPr>
                  <w:rFonts w:ascii="Arial" w:hAnsi="Arial" w:cs="Arial"/>
                  <w:sz w:val="16"/>
                  <w:szCs w:val="16"/>
                </w:rPr>
                <w:t>of 45 min or 1 hr.</w:t>
              </w:r>
            </w:ins>
          </w:p>
        </w:tc>
        <w:tc>
          <w:tcPr>
            <w:tcW w:w="4394" w:type="dxa"/>
          </w:tcPr>
          <w:p w14:paraId="01BD18EA" w14:textId="714B89DB" w:rsidR="00571ADB" w:rsidRPr="00871FBD" w:rsidRDefault="00875460" w:rsidP="00E934C3">
            <w:pPr>
              <w:pStyle w:val="05Sentence"/>
              <w:spacing w:before="0" w:after="120"/>
              <w:ind w:left="0" w:firstLine="0"/>
              <w:rPr>
                <w:ins w:id="419" w:author="Watt, Stephen HOUS:EX" w:date="2023-07-28T10:39:00Z"/>
                <w:rFonts w:ascii="Arial" w:hAnsi="Arial" w:cs="Arial"/>
                <w:sz w:val="16"/>
                <w:szCs w:val="16"/>
              </w:rPr>
            </w:pPr>
            <w:ins w:id="420" w:author="Watt, Stephen HOUS:EX" w:date="2023-07-28T12:57:00Z">
              <w:r w:rsidRPr="00875460">
                <w:rPr>
                  <w:rFonts w:ascii="Arial" w:hAnsi="Arial" w:cs="Arial"/>
                  <w:sz w:val="16"/>
                  <w:szCs w:val="16"/>
                </w:rPr>
                <w:t xml:space="preserve">Existing </w:t>
              </w:r>
              <w:r w:rsidRPr="00E934C3">
                <w:rPr>
                  <w:rFonts w:ascii="Arial" w:hAnsi="Arial" w:cs="Arial"/>
                  <w:i/>
                  <w:iCs/>
                  <w:sz w:val="16"/>
                  <w:szCs w:val="16"/>
                </w:rPr>
                <w:t xml:space="preserve">fire separations </w:t>
              </w:r>
              <w:r w:rsidRPr="00875460">
                <w:rPr>
                  <w:rFonts w:ascii="Arial" w:hAnsi="Arial" w:cs="Arial"/>
                  <w:sz w:val="16"/>
                  <w:szCs w:val="16"/>
                </w:rPr>
                <w:t>of 30 min, such as wood lath and plaster in good</w:t>
              </w:r>
              <w:r>
                <w:rPr>
                  <w:rFonts w:ascii="Arial" w:hAnsi="Arial" w:cs="Arial"/>
                  <w:sz w:val="16"/>
                  <w:szCs w:val="16"/>
                </w:rPr>
                <w:t xml:space="preserve"> </w:t>
              </w:r>
              <w:r w:rsidRPr="00875460">
                <w:rPr>
                  <w:rFonts w:ascii="Arial" w:hAnsi="Arial" w:cs="Arial"/>
                  <w:sz w:val="16"/>
                  <w:szCs w:val="16"/>
                </w:rPr>
                <w:t>condition, are acceptable in</w:t>
              </w:r>
              <w:r>
                <w:rPr>
                  <w:rFonts w:ascii="Arial" w:hAnsi="Arial" w:cs="Arial"/>
                  <w:sz w:val="16"/>
                  <w:szCs w:val="16"/>
                </w:rPr>
                <w:t xml:space="preserve"> </w:t>
              </w:r>
              <w:r w:rsidRPr="00E934C3">
                <w:rPr>
                  <w:rFonts w:ascii="Arial" w:hAnsi="Arial" w:cs="Arial"/>
                  <w:i/>
                  <w:iCs/>
                  <w:sz w:val="16"/>
                  <w:szCs w:val="16"/>
                </w:rPr>
                <w:t>sprinklered buildings</w:t>
              </w:r>
              <w:r w:rsidRPr="00875460">
                <w:rPr>
                  <w:rFonts w:ascii="Arial" w:hAnsi="Arial" w:cs="Arial"/>
                  <w:sz w:val="16"/>
                  <w:szCs w:val="16"/>
                </w:rPr>
                <w:t xml:space="preserve"> not exceeding 6 </w:t>
              </w:r>
              <w:r w:rsidRPr="00E934C3">
                <w:rPr>
                  <w:rFonts w:ascii="Arial" w:hAnsi="Arial" w:cs="Arial"/>
                  <w:i/>
                  <w:iCs/>
                  <w:sz w:val="16"/>
                  <w:szCs w:val="16"/>
                </w:rPr>
                <w:t>storeys</w:t>
              </w:r>
              <w:r w:rsidRPr="00875460">
                <w:rPr>
                  <w:rFonts w:ascii="Arial" w:hAnsi="Arial" w:cs="Arial"/>
                  <w:sz w:val="16"/>
                  <w:szCs w:val="16"/>
                </w:rPr>
                <w:t xml:space="preserve"> in</w:t>
              </w:r>
              <w:r>
                <w:rPr>
                  <w:rFonts w:ascii="Arial" w:hAnsi="Arial" w:cs="Arial"/>
                  <w:sz w:val="16"/>
                  <w:szCs w:val="16"/>
                </w:rPr>
                <w:t xml:space="preserve"> </w:t>
              </w:r>
              <w:r w:rsidRPr="00E934C3">
                <w:rPr>
                  <w:rFonts w:ascii="Arial" w:hAnsi="Arial" w:cs="Arial"/>
                  <w:i/>
                  <w:iCs/>
                  <w:sz w:val="16"/>
                  <w:szCs w:val="16"/>
                </w:rPr>
                <w:t>building height</w:t>
              </w:r>
              <w:r w:rsidRPr="00875460">
                <w:rPr>
                  <w:rFonts w:ascii="Arial" w:hAnsi="Arial" w:cs="Arial"/>
                  <w:sz w:val="16"/>
                  <w:szCs w:val="16"/>
                </w:rPr>
                <w:t>.</w:t>
              </w:r>
            </w:ins>
          </w:p>
        </w:tc>
      </w:tr>
      <w:tr w:rsidR="00571ADB" w14:paraId="0F7FE33B" w14:textId="77777777" w:rsidTr="00871FBD">
        <w:trPr>
          <w:ins w:id="421" w:author="Watt, Stephen HOUS:EX" w:date="2023-07-28T10:39:00Z"/>
        </w:trPr>
        <w:tc>
          <w:tcPr>
            <w:tcW w:w="562" w:type="dxa"/>
          </w:tcPr>
          <w:p w14:paraId="13CE4C75" w14:textId="3E2BF07B" w:rsidR="00571ADB" w:rsidRPr="002D0E7C" w:rsidRDefault="00871FBD" w:rsidP="00571ADB">
            <w:pPr>
              <w:pStyle w:val="05Sentence"/>
              <w:spacing w:after="120"/>
              <w:ind w:left="0" w:firstLine="0"/>
              <w:rPr>
                <w:ins w:id="422" w:author="Watt, Stephen HOUS:EX" w:date="2023-07-28T10:39:00Z"/>
                <w:rFonts w:ascii="Arial" w:hAnsi="Arial" w:cs="Arial"/>
                <w:sz w:val="16"/>
                <w:szCs w:val="16"/>
              </w:rPr>
            </w:pPr>
            <w:ins w:id="423" w:author="Watt, Stephen HOUS:EX" w:date="2023-07-28T11:06:00Z">
              <w:r w:rsidRPr="002D0E7C">
                <w:rPr>
                  <w:rFonts w:ascii="Arial" w:hAnsi="Arial" w:cs="Arial"/>
                  <w:sz w:val="16"/>
                  <w:szCs w:val="16"/>
                </w:rPr>
                <w:t>16</w:t>
              </w:r>
            </w:ins>
          </w:p>
        </w:tc>
        <w:tc>
          <w:tcPr>
            <w:tcW w:w="4253" w:type="dxa"/>
          </w:tcPr>
          <w:p w14:paraId="4E334EF6" w14:textId="77777777" w:rsidR="00875460" w:rsidRPr="00E934C3" w:rsidRDefault="00875460" w:rsidP="00E934C3">
            <w:pPr>
              <w:pStyle w:val="05Sentence"/>
              <w:spacing w:before="0"/>
              <w:ind w:left="1" w:hanging="1"/>
              <w:rPr>
                <w:ins w:id="424" w:author="Watt, Stephen HOUS:EX" w:date="2023-07-28T12:59:00Z"/>
                <w:rFonts w:ascii="Arial" w:hAnsi="Arial" w:cs="Arial"/>
                <w:b/>
                <w:bCs/>
                <w:i/>
                <w:iCs/>
                <w:sz w:val="16"/>
                <w:szCs w:val="16"/>
              </w:rPr>
            </w:pPr>
            <w:ins w:id="425" w:author="Watt, Stephen HOUS:EX" w:date="2023-07-28T12:59:00Z">
              <w:r w:rsidRPr="00E934C3">
                <w:rPr>
                  <w:rFonts w:ascii="Arial" w:hAnsi="Arial" w:cs="Arial"/>
                  <w:b/>
                  <w:bCs/>
                  <w:sz w:val="16"/>
                  <w:szCs w:val="16"/>
                </w:rPr>
                <w:t xml:space="preserve">Corridor </w:t>
              </w:r>
              <w:r w:rsidRPr="00E934C3">
                <w:rPr>
                  <w:rFonts w:ascii="Arial" w:hAnsi="Arial" w:cs="Arial"/>
                  <w:b/>
                  <w:bCs/>
                  <w:i/>
                  <w:iCs/>
                  <w:sz w:val="16"/>
                  <w:szCs w:val="16"/>
                </w:rPr>
                <w:t>fire separation</w:t>
              </w:r>
            </w:ins>
          </w:p>
          <w:p w14:paraId="21690EB5" w14:textId="77777777" w:rsidR="00875460" w:rsidRPr="00875460" w:rsidRDefault="00875460" w:rsidP="00E934C3">
            <w:pPr>
              <w:pStyle w:val="05Sentence"/>
              <w:spacing w:before="0" w:after="120"/>
              <w:ind w:left="1" w:hanging="1"/>
              <w:rPr>
                <w:ins w:id="426" w:author="Watt, Stephen HOUS:EX" w:date="2023-07-28T12:59:00Z"/>
                <w:rFonts w:ascii="Arial" w:hAnsi="Arial" w:cs="Arial"/>
                <w:sz w:val="16"/>
                <w:szCs w:val="16"/>
              </w:rPr>
            </w:pPr>
            <w:ins w:id="427" w:author="Watt, Stephen HOUS:EX" w:date="2023-07-28T12:59:00Z">
              <w:r w:rsidRPr="00875460">
                <w:rPr>
                  <w:rFonts w:ascii="Arial" w:hAnsi="Arial" w:cs="Arial"/>
                  <w:sz w:val="16"/>
                  <w:szCs w:val="16"/>
                </w:rPr>
                <w:t>Article 3.3.1.4., Article 9.10.9.15.</w:t>
              </w:r>
            </w:ins>
          </w:p>
          <w:p w14:paraId="5665F957" w14:textId="77777777" w:rsidR="00875460" w:rsidRPr="00875460" w:rsidRDefault="00875460" w:rsidP="00E934C3">
            <w:pPr>
              <w:pStyle w:val="05Sentence"/>
              <w:spacing w:before="0"/>
              <w:ind w:left="1" w:hanging="1"/>
              <w:rPr>
                <w:ins w:id="428" w:author="Watt, Stephen HOUS:EX" w:date="2023-07-28T12:59:00Z"/>
                <w:rFonts w:ascii="Arial" w:hAnsi="Arial" w:cs="Arial"/>
                <w:sz w:val="16"/>
                <w:szCs w:val="16"/>
              </w:rPr>
            </w:pPr>
            <w:ins w:id="429" w:author="Watt, Stephen HOUS:EX" w:date="2023-07-28T12:59:00Z">
              <w:r w:rsidRPr="00E934C3">
                <w:rPr>
                  <w:rFonts w:ascii="Arial" w:hAnsi="Arial" w:cs="Arial"/>
                  <w:i/>
                  <w:iCs/>
                  <w:sz w:val="16"/>
                  <w:szCs w:val="16"/>
                </w:rPr>
                <w:t>Public corridors</w:t>
              </w:r>
              <w:r w:rsidRPr="00875460">
                <w:rPr>
                  <w:rFonts w:ascii="Arial" w:hAnsi="Arial" w:cs="Arial"/>
                  <w:sz w:val="16"/>
                  <w:szCs w:val="16"/>
                </w:rPr>
                <w:t xml:space="preserve"> are required to be separated from the</w:t>
              </w:r>
            </w:ins>
          </w:p>
          <w:p w14:paraId="211B524D" w14:textId="77777777" w:rsidR="00875460" w:rsidRPr="00875460" w:rsidRDefault="00875460" w:rsidP="00E934C3">
            <w:pPr>
              <w:pStyle w:val="05Sentence"/>
              <w:spacing w:before="0"/>
              <w:ind w:left="1" w:hanging="1"/>
              <w:rPr>
                <w:ins w:id="430" w:author="Watt, Stephen HOUS:EX" w:date="2023-07-28T12:59:00Z"/>
                <w:rFonts w:ascii="Arial" w:hAnsi="Arial" w:cs="Arial"/>
                <w:sz w:val="16"/>
                <w:szCs w:val="16"/>
              </w:rPr>
            </w:pPr>
            <w:ins w:id="431" w:author="Watt, Stephen HOUS:EX" w:date="2023-07-28T12:59:00Z">
              <w:r w:rsidRPr="00875460">
                <w:rPr>
                  <w:rFonts w:ascii="Arial" w:hAnsi="Arial" w:cs="Arial"/>
                  <w:sz w:val="16"/>
                  <w:szCs w:val="16"/>
                </w:rPr>
                <w:t xml:space="preserve">remainder of the </w:t>
              </w:r>
              <w:r w:rsidRPr="00E934C3">
                <w:rPr>
                  <w:rFonts w:ascii="Arial" w:hAnsi="Arial" w:cs="Arial"/>
                  <w:i/>
                  <w:iCs/>
                  <w:sz w:val="16"/>
                  <w:szCs w:val="16"/>
                </w:rPr>
                <w:t>building</w:t>
              </w:r>
              <w:r w:rsidRPr="00875460">
                <w:rPr>
                  <w:rFonts w:ascii="Arial" w:hAnsi="Arial" w:cs="Arial"/>
                  <w:sz w:val="16"/>
                  <w:szCs w:val="16"/>
                </w:rPr>
                <w:t xml:space="preserve"> by a </w:t>
              </w:r>
              <w:r w:rsidRPr="00E934C3">
                <w:rPr>
                  <w:rFonts w:ascii="Arial" w:hAnsi="Arial" w:cs="Arial"/>
                  <w:i/>
                  <w:iCs/>
                  <w:sz w:val="16"/>
                  <w:szCs w:val="16"/>
                </w:rPr>
                <w:t>fire separation</w:t>
              </w:r>
              <w:r w:rsidRPr="00875460">
                <w:rPr>
                  <w:rFonts w:ascii="Arial" w:hAnsi="Arial" w:cs="Arial"/>
                  <w:sz w:val="16"/>
                  <w:szCs w:val="16"/>
                </w:rPr>
                <w:t xml:space="preserve"> having a</w:t>
              </w:r>
            </w:ins>
          </w:p>
          <w:p w14:paraId="6C57D727" w14:textId="303129B1" w:rsidR="00571ADB" w:rsidRPr="00871FBD" w:rsidRDefault="00875460" w:rsidP="00E934C3">
            <w:pPr>
              <w:pStyle w:val="05Sentence"/>
              <w:spacing w:before="0" w:after="120"/>
              <w:ind w:left="1" w:hanging="1"/>
              <w:rPr>
                <w:ins w:id="432" w:author="Watt, Stephen HOUS:EX" w:date="2023-07-28T10:39:00Z"/>
                <w:rFonts w:ascii="Arial" w:hAnsi="Arial" w:cs="Arial"/>
                <w:sz w:val="16"/>
                <w:szCs w:val="16"/>
              </w:rPr>
            </w:pPr>
            <w:ins w:id="433" w:author="Watt, Stephen HOUS:EX" w:date="2023-07-28T12:59:00Z">
              <w:r w:rsidRPr="00E934C3">
                <w:rPr>
                  <w:rFonts w:ascii="Arial" w:hAnsi="Arial" w:cs="Arial"/>
                  <w:i/>
                  <w:iCs/>
                  <w:sz w:val="16"/>
                  <w:szCs w:val="16"/>
                </w:rPr>
                <w:t>fire-resistance rating</w:t>
              </w:r>
              <w:r w:rsidRPr="00875460">
                <w:rPr>
                  <w:rFonts w:ascii="Arial" w:hAnsi="Arial" w:cs="Arial"/>
                  <w:sz w:val="16"/>
                  <w:szCs w:val="16"/>
                </w:rPr>
                <w:t xml:space="preserve"> of at least 45 min.</w:t>
              </w:r>
            </w:ins>
          </w:p>
        </w:tc>
        <w:tc>
          <w:tcPr>
            <w:tcW w:w="4394" w:type="dxa"/>
          </w:tcPr>
          <w:p w14:paraId="7F43DD2F" w14:textId="10FEAA73" w:rsidR="00875460" w:rsidRPr="00875460" w:rsidRDefault="00875460" w:rsidP="00E934C3">
            <w:pPr>
              <w:pStyle w:val="05Sentence"/>
              <w:spacing w:before="0"/>
              <w:ind w:hanging="12"/>
              <w:rPr>
                <w:ins w:id="434" w:author="Watt, Stephen HOUS:EX" w:date="2023-07-28T13:00:00Z"/>
                <w:rFonts w:ascii="Arial" w:hAnsi="Arial" w:cs="Arial"/>
                <w:sz w:val="16"/>
                <w:szCs w:val="16"/>
              </w:rPr>
            </w:pPr>
            <w:ins w:id="435" w:author="Watt, Stephen HOUS:EX" w:date="2023-07-28T13:00:00Z">
              <w:r w:rsidRPr="00875460">
                <w:rPr>
                  <w:rFonts w:ascii="Arial" w:hAnsi="Arial" w:cs="Arial"/>
                  <w:sz w:val="16"/>
                  <w:szCs w:val="16"/>
                </w:rPr>
                <w:t xml:space="preserve">Existing corridors with 30 min </w:t>
              </w:r>
              <w:r w:rsidRPr="00E934C3">
                <w:rPr>
                  <w:rFonts w:ascii="Arial" w:hAnsi="Arial" w:cs="Arial"/>
                  <w:i/>
                  <w:iCs/>
                  <w:sz w:val="16"/>
                  <w:szCs w:val="16"/>
                </w:rPr>
                <w:t>fire resistance ratings</w:t>
              </w:r>
              <w:r w:rsidRPr="00875460">
                <w:rPr>
                  <w:rFonts w:ascii="Arial" w:hAnsi="Arial" w:cs="Arial"/>
                  <w:sz w:val="16"/>
                  <w:szCs w:val="16"/>
                </w:rPr>
                <w:t>, such as wood lath and</w:t>
              </w:r>
              <w:r>
                <w:rPr>
                  <w:rFonts w:ascii="Arial" w:hAnsi="Arial" w:cs="Arial"/>
                  <w:sz w:val="16"/>
                  <w:szCs w:val="16"/>
                </w:rPr>
                <w:t xml:space="preserve"> </w:t>
              </w:r>
              <w:r w:rsidRPr="00875460">
                <w:rPr>
                  <w:rFonts w:ascii="Arial" w:hAnsi="Arial" w:cs="Arial"/>
                  <w:sz w:val="16"/>
                  <w:szCs w:val="16"/>
                </w:rPr>
                <w:t xml:space="preserve">plaster in good condition, are acceptable in </w:t>
              </w:r>
              <w:r w:rsidRPr="00E934C3">
                <w:rPr>
                  <w:rFonts w:ascii="Arial" w:hAnsi="Arial" w:cs="Arial"/>
                  <w:i/>
                  <w:iCs/>
                  <w:sz w:val="16"/>
                  <w:szCs w:val="16"/>
                </w:rPr>
                <w:t>residential occupancies</w:t>
              </w:r>
              <w:r>
                <w:rPr>
                  <w:rFonts w:ascii="Arial" w:hAnsi="Arial" w:cs="Arial"/>
                  <w:sz w:val="16"/>
                  <w:szCs w:val="16"/>
                </w:rPr>
                <w:t xml:space="preserve"> </w:t>
              </w:r>
              <w:r w:rsidRPr="00875460">
                <w:rPr>
                  <w:rFonts w:ascii="Arial" w:hAnsi="Arial" w:cs="Arial"/>
                  <w:sz w:val="16"/>
                  <w:szCs w:val="16"/>
                </w:rPr>
                <w:t xml:space="preserve">provided the </w:t>
              </w:r>
              <w:r w:rsidRPr="00E934C3">
                <w:rPr>
                  <w:rFonts w:ascii="Arial" w:hAnsi="Arial" w:cs="Arial"/>
                  <w:i/>
                  <w:iCs/>
                  <w:sz w:val="16"/>
                  <w:szCs w:val="16"/>
                </w:rPr>
                <w:t>building</w:t>
              </w:r>
              <w:r w:rsidRPr="00875460">
                <w:rPr>
                  <w:rFonts w:ascii="Arial" w:hAnsi="Arial" w:cs="Arial"/>
                  <w:sz w:val="16"/>
                  <w:szCs w:val="16"/>
                </w:rPr>
                <w:t>:</w:t>
              </w:r>
            </w:ins>
          </w:p>
          <w:p w14:paraId="698959D2" w14:textId="77777777" w:rsidR="00875460" w:rsidRPr="00875460" w:rsidRDefault="00875460" w:rsidP="00E934C3">
            <w:pPr>
              <w:pStyle w:val="05Sentence"/>
              <w:spacing w:before="0"/>
              <w:ind w:hanging="12"/>
              <w:rPr>
                <w:ins w:id="436" w:author="Watt, Stephen HOUS:EX" w:date="2023-07-28T13:00:00Z"/>
                <w:rFonts w:ascii="Arial" w:hAnsi="Arial" w:cs="Arial"/>
                <w:sz w:val="16"/>
                <w:szCs w:val="16"/>
              </w:rPr>
            </w:pPr>
            <w:ins w:id="437" w:author="Watt, Stephen HOUS:EX" w:date="2023-07-28T13:00:00Z">
              <w:r w:rsidRPr="00875460">
                <w:rPr>
                  <w:rFonts w:ascii="Arial" w:hAnsi="Arial" w:cs="Arial"/>
                  <w:sz w:val="16"/>
                  <w:szCs w:val="16"/>
                </w:rPr>
                <w:t xml:space="preserve">(a) does not exceed 6 </w:t>
              </w:r>
              <w:r w:rsidRPr="00E934C3">
                <w:rPr>
                  <w:rFonts w:ascii="Arial" w:hAnsi="Arial" w:cs="Arial"/>
                  <w:i/>
                  <w:iCs/>
                  <w:sz w:val="16"/>
                  <w:szCs w:val="16"/>
                </w:rPr>
                <w:t>storeys</w:t>
              </w:r>
              <w:r w:rsidRPr="00875460">
                <w:rPr>
                  <w:rFonts w:ascii="Arial" w:hAnsi="Arial" w:cs="Arial"/>
                  <w:sz w:val="16"/>
                  <w:szCs w:val="16"/>
                </w:rPr>
                <w:t xml:space="preserve"> in </w:t>
              </w:r>
              <w:r w:rsidRPr="00E934C3">
                <w:rPr>
                  <w:rFonts w:ascii="Arial" w:hAnsi="Arial" w:cs="Arial"/>
                  <w:i/>
                  <w:iCs/>
                  <w:sz w:val="16"/>
                  <w:szCs w:val="16"/>
                </w:rPr>
                <w:t>building height</w:t>
              </w:r>
              <w:r w:rsidRPr="00875460">
                <w:rPr>
                  <w:rFonts w:ascii="Arial" w:hAnsi="Arial" w:cs="Arial"/>
                  <w:sz w:val="16"/>
                  <w:szCs w:val="16"/>
                </w:rPr>
                <w:t>, and</w:t>
              </w:r>
            </w:ins>
          </w:p>
          <w:p w14:paraId="00E5EB48" w14:textId="5547AFF8" w:rsidR="00571ADB" w:rsidRPr="00871FBD" w:rsidRDefault="00875460" w:rsidP="00E934C3">
            <w:pPr>
              <w:pStyle w:val="05Sentence"/>
              <w:spacing w:before="0" w:after="120"/>
              <w:ind w:hanging="12"/>
              <w:rPr>
                <w:ins w:id="438" w:author="Watt, Stephen HOUS:EX" w:date="2023-07-28T10:39:00Z"/>
                <w:rFonts w:ascii="Arial" w:hAnsi="Arial" w:cs="Arial"/>
                <w:sz w:val="16"/>
                <w:szCs w:val="16"/>
              </w:rPr>
            </w:pPr>
            <w:ins w:id="439" w:author="Watt, Stephen HOUS:EX" w:date="2023-07-28T13:00:00Z">
              <w:r w:rsidRPr="00875460">
                <w:rPr>
                  <w:rFonts w:ascii="Arial" w:hAnsi="Arial" w:cs="Arial"/>
                  <w:sz w:val="16"/>
                  <w:szCs w:val="16"/>
                </w:rPr>
                <w:t>(b) is fully</w:t>
              </w:r>
              <w:r w:rsidRPr="00E934C3">
                <w:rPr>
                  <w:rFonts w:ascii="Arial" w:hAnsi="Arial" w:cs="Arial"/>
                  <w:i/>
                  <w:iCs/>
                  <w:sz w:val="16"/>
                  <w:szCs w:val="16"/>
                </w:rPr>
                <w:t xml:space="preserve"> sprinklered</w:t>
              </w:r>
              <w:r w:rsidRPr="00875460">
                <w:rPr>
                  <w:rFonts w:ascii="Arial" w:hAnsi="Arial" w:cs="Arial"/>
                  <w:sz w:val="16"/>
                  <w:szCs w:val="16"/>
                </w:rPr>
                <w:t xml:space="preserve"> with fast response sprinklers.</w:t>
              </w:r>
            </w:ins>
          </w:p>
        </w:tc>
      </w:tr>
      <w:tr w:rsidR="00571ADB" w14:paraId="3F14141B" w14:textId="77777777" w:rsidTr="00871FBD">
        <w:trPr>
          <w:ins w:id="440" w:author="Watt, Stephen HOUS:EX" w:date="2023-07-28T10:39:00Z"/>
        </w:trPr>
        <w:tc>
          <w:tcPr>
            <w:tcW w:w="562" w:type="dxa"/>
          </w:tcPr>
          <w:p w14:paraId="7E0459CE" w14:textId="7555A180" w:rsidR="00571ADB" w:rsidRPr="002D0E7C" w:rsidRDefault="00871FBD" w:rsidP="00571ADB">
            <w:pPr>
              <w:pStyle w:val="05Sentence"/>
              <w:spacing w:after="120"/>
              <w:ind w:left="0" w:firstLine="0"/>
              <w:rPr>
                <w:ins w:id="441" w:author="Watt, Stephen HOUS:EX" w:date="2023-07-28T10:39:00Z"/>
                <w:rFonts w:ascii="Arial" w:hAnsi="Arial" w:cs="Arial"/>
                <w:sz w:val="16"/>
                <w:szCs w:val="16"/>
              </w:rPr>
            </w:pPr>
            <w:ins w:id="442" w:author="Watt, Stephen HOUS:EX" w:date="2023-07-28T11:06:00Z">
              <w:r w:rsidRPr="002D0E7C">
                <w:rPr>
                  <w:rFonts w:ascii="Arial" w:hAnsi="Arial" w:cs="Arial"/>
                  <w:sz w:val="16"/>
                  <w:szCs w:val="16"/>
                </w:rPr>
                <w:t>17</w:t>
              </w:r>
            </w:ins>
          </w:p>
        </w:tc>
        <w:tc>
          <w:tcPr>
            <w:tcW w:w="4253" w:type="dxa"/>
          </w:tcPr>
          <w:p w14:paraId="3EE74043" w14:textId="77777777" w:rsidR="00875460" w:rsidRPr="00E934C3" w:rsidRDefault="00875460" w:rsidP="00821014">
            <w:pPr>
              <w:pStyle w:val="05Sentence"/>
              <w:spacing w:before="0"/>
              <w:ind w:left="0" w:firstLine="0"/>
              <w:rPr>
                <w:ins w:id="443" w:author="Watt, Stephen HOUS:EX" w:date="2023-07-28T13:02:00Z"/>
                <w:rFonts w:ascii="Arial" w:hAnsi="Arial" w:cs="Arial"/>
                <w:b/>
                <w:bCs/>
                <w:sz w:val="16"/>
                <w:szCs w:val="16"/>
              </w:rPr>
            </w:pPr>
            <w:ins w:id="444" w:author="Watt, Stephen HOUS:EX" w:date="2023-07-28T13:02:00Z">
              <w:r w:rsidRPr="00E934C3">
                <w:rPr>
                  <w:rFonts w:ascii="Arial" w:hAnsi="Arial" w:cs="Arial"/>
                  <w:b/>
                  <w:bCs/>
                  <w:sz w:val="16"/>
                  <w:szCs w:val="16"/>
                </w:rPr>
                <w:t>Corridor Width</w:t>
              </w:r>
            </w:ins>
          </w:p>
          <w:p w14:paraId="48991AAA" w14:textId="77777777" w:rsidR="00875460" w:rsidRPr="00875460" w:rsidRDefault="00875460" w:rsidP="00821014">
            <w:pPr>
              <w:pStyle w:val="05Sentence"/>
              <w:spacing w:before="0" w:after="120"/>
              <w:ind w:left="0" w:firstLine="0"/>
              <w:rPr>
                <w:ins w:id="445" w:author="Watt, Stephen HOUS:EX" w:date="2023-07-28T13:02:00Z"/>
                <w:rFonts w:ascii="Arial" w:hAnsi="Arial" w:cs="Arial"/>
                <w:sz w:val="16"/>
                <w:szCs w:val="16"/>
              </w:rPr>
            </w:pPr>
            <w:ins w:id="446" w:author="Watt, Stephen HOUS:EX" w:date="2023-07-28T13:02:00Z">
              <w:r w:rsidRPr="00875460">
                <w:rPr>
                  <w:rFonts w:ascii="Arial" w:hAnsi="Arial" w:cs="Arial"/>
                  <w:sz w:val="16"/>
                  <w:szCs w:val="16"/>
                </w:rPr>
                <w:t>Article 3.3.1.9., Subsection 3.4.3., Article 9.9.3.3.</w:t>
              </w:r>
            </w:ins>
          </w:p>
          <w:p w14:paraId="07F61E8A" w14:textId="664FE52A" w:rsidR="00571ADB" w:rsidRPr="00871FBD" w:rsidRDefault="00875460" w:rsidP="00821014">
            <w:pPr>
              <w:pStyle w:val="05Sentence"/>
              <w:spacing w:before="0" w:after="120"/>
              <w:ind w:left="0" w:firstLine="0"/>
              <w:rPr>
                <w:ins w:id="447" w:author="Watt, Stephen HOUS:EX" w:date="2023-07-28T10:39:00Z"/>
                <w:rFonts w:ascii="Arial" w:hAnsi="Arial" w:cs="Arial"/>
                <w:sz w:val="16"/>
                <w:szCs w:val="16"/>
              </w:rPr>
            </w:pPr>
            <w:ins w:id="448" w:author="Watt, Stephen HOUS:EX" w:date="2023-07-28T13:02:00Z">
              <w:r w:rsidRPr="00E934C3">
                <w:rPr>
                  <w:rFonts w:ascii="Arial" w:hAnsi="Arial" w:cs="Arial"/>
                  <w:i/>
                  <w:iCs/>
                  <w:sz w:val="16"/>
                  <w:szCs w:val="16"/>
                </w:rPr>
                <w:t>Public corridors</w:t>
              </w:r>
              <w:r w:rsidRPr="00875460">
                <w:rPr>
                  <w:rFonts w:ascii="Arial" w:hAnsi="Arial" w:cs="Arial"/>
                  <w:sz w:val="16"/>
                  <w:szCs w:val="16"/>
                </w:rPr>
                <w:t xml:space="preserve"> and </w:t>
              </w:r>
              <w:r w:rsidRPr="00E934C3">
                <w:rPr>
                  <w:rFonts w:ascii="Arial" w:hAnsi="Arial" w:cs="Arial"/>
                  <w:i/>
                  <w:iCs/>
                  <w:sz w:val="16"/>
                  <w:szCs w:val="16"/>
                </w:rPr>
                <w:t>exit</w:t>
              </w:r>
              <w:r w:rsidRPr="00875460">
                <w:rPr>
                  <w:rFonts w:ascii="Arial" w:hAnsi="Arial" w:cs="Arial"/>
                  <w:sz w:val="16"/>
                  <w:szCs w:val="16"/>
                </w:rPr>
                <w:t xml:space="preserve"> corridors are permitted to have</w:t>
              </w:r>
            </w:ins>
            <w:ins w:id="449" w:author="Watt, Stephen HOUS:EX" w:date="2023-07-28T15:32:00Z">
              <w:r w:rsidR="00C25394">
                <w:rPr>
                  <w:rFonts w:ascii="Arial" w:hAnsi="Arial" w:cs="Arial"/>
                  <w:sz w:val="16"/>
                  <w:szCs w:val="16"/>
                </w:rPr>
                <w:t xml:space="preserve"> </w:t>
              </w:r>
            </w:ins>
            <w:ins w:id="450" w:author="Watt, Stephen HOUS:EX" w:date="2023-07-28T13:02:00Z">
              <w:r w:rsidRPr="00875460">
                <w:rPr>
                  <w:rFonts w:ascii="Arial" w:hAnsi="Arial" w:cs="Arial"/>
                  <w:sz w:val="16"/>
                  <w:szCs w:val="16"/>
                </w:rPr>
                <w:t>a minimum width of 1 100 mm.</w:t>
              </w:r>
            </w:ins>
          </w:p>
        </w:tc>
        <w:tc>
          <w:tcPr>
            <w:tcW w:w="4394" w:type="dxa"/>
          </w:tcPr>
          <w:p w14:paraId="3C1B329F" w14:textId="4F312C10" w:rsidR="00875460" w:rsidRPr="00875460" w:rsidRDefault="00875460" w:rsidP="00E934C3">
            <w:pPr>
              <w:pStyle w:val="05Sentence"/>
              <w:spacing w:before="0"/>
              <w:ind w:hanging="12"/>
              <w:rPr>
                <w:ins w:id="451" w:author="Watt, Stephen HOUS:EX" w:date="2023-07-28T13:03:00Z"/>
                <w:rFonts w:ascii="Arial" w:hAnsi="Arial" w:cs="Arial"/>
                <w:sz w:val="16"/>
                <w:szCs w:val="16"/>
              </w:rPr>
            </w:pPr>
            <w:ins w:id="452" w:author="Watt, Stephen HOUS:EX" w:date="2023-07-28T13:03:00Z">
              <w:r w:rsidRPr="00E934C3">
                <w:rPr>
                  <w:rFonts w:ascii="Arial" w:hAnsi="Arial" w:cs="Arial"/>
                  <w:i/>
                  <w:iCs/>
                  <w:sz w:val="16"/>
                  <w:szCs w:val="16"/>
                </w:rPr>
                <w:t>Public corridors</w:t>
              </w:r>
              <w:r w:rsidRPr="00875460">
                <w:rPr>
                  <w:rFonts w:ascii="Arial" w:hAnsi="Arial" w:cs="Arial"/>
                  <w:sz w:val="16"/>
                  <w:szCs w:val="16"/>
                </w:rPr>
                <w:t xml:space="preserve"> and </w:t>
              </w:r>
              <w:r w:rsidRPr="00E934C3">
                <w:rPr>
                  <w:rFonts w:ascii="Arial" w:hAnsi="Arial" w:cs="Arial"/>
                  <w:i/>
                  <w:iCs/>
                  <w:sz w:val="16"/>
                  <w:szCs w:val="16"/>
                </w:rPr>
                <w:t xml:space="preserve">exit </w:t>
              </w:r>
              <w:r w:rsidRPr="00875460">
                <w:rPr>
                  <w:rFonts w:ascii="Arial" w:hAnsi="Arial" w:cs="Arial"/>
                  <w:sz w:val="16"/>
                  <w:szCs w:val="16"/>
                </w:rPr>
                <w:t>corridors are permitted with a minimum width of</w:t>
              </w:r>
            </w:ins>
            <w:ins w:id="453" w:author="Watt, Stephen HOUS:EX" w:date="2023-07-28T13:04:00Z">
              <w:r>
                <w:rPr>
                  <w:rFonts w:ascii="Arial" w:hAnsi="Arial" w:cs="Arial"/>
                  <w:sz w:val="16"/>
                  <w:szCs w:val="16"/>
                </w:rPr>
                <w:t xml:space="preserve"> </w:t>
              </w:r>
            </w:ins>
            <w:ins w:id="454" w:author="Watt, Stephen HOUS:EX" w:date="2023-07-28T13:03:00Z">
              <w:r w:rsidRPr="00875460">
                <w:rPr>
                  <w:rFonts w:ascii="Arial" w:hAnsi="Arial" w:cs="Arial"/>
                  <w:sz w:val="16"/>
                  <w:szCs w:val="16"/>
                </w:rPr>
                <w:t>800 mm provided:</w:t>
              </w:r>
            </w:ins>
          </w:p>
          <w:p w14:paraId="7A71DE57" w14:textId="77777777" w:rsidR="00875460" w:rsidRPr="00875460" w:rsidRDefault="00875460" w:rsidP="00E934C3">
            <w:pPr>
              <w:pStyle w:val="05Sentence"/>
              <w:spacing w:before="0"/>
              <w:ind w:hanging="12"/>
              <w:rPr>
                <w:ins w:id="455" w:author="Watt, Stephen HOUS:EX" w:date="2023-07-28T13:03:00Z"/>
                <w:rFonts w:ascii="Arial" w:hAnsi="Arial" w:cs="Arial"/>
                <w:sz w:val="16"/>
                <w:szCs w:val="16"/>
              </w:rPr>
            </w:pPr>
            <w:ins w:id="456" w:author="Watt, Stephen HOUS:EX" w:date="2023-07-28T13:03:00Z">
              <w:r w:rsidRPr="00875460">
                <w:rPr>
                  <w:rFonts w:ascii="Arial" w:hAnsi="Arial" w:cs="Arial"/>
                  <w:sz w:val="16"/>
                  <w:szCs w:val="16"/>
                </w:rPr>
                <w:t xml:space="preserve">(a) the </w:t>
              </w:r>
              <w:r w:rsidRPr="00E934C3">
                <w:rPr>
                  <w:rFonts w:ascii="Arial" w:hAnsi="Arial" w:cs="Arial"/>
                  <w:i/>
                  <w:iCs/>
                  <w:sz w:val="16"/>
                  <w:szCs w:val="16"/>
                </w:rPr>
                <w:t xml:space="preserve">occupant load </w:t>
              </w:r>
              <w:r w:rsidRPr="00875460">
                <w:rPr>
                  <w:rFonts w:ascii="Arial" w:hAnsi="Arial" w:cs="Arial"/>
                  <w:sz w:val="16"/>
                  <w:szCs w:val="16"/>
                </w:rPr>
                <w:t>of the</w:t>
              </w:r>
              <w:r w:rsidRPr="00E934C3">
                <w:rPr>
                  <w:rFonts w:ascii="Arial" w:hAnsi="Arial" w:cs="Arial"/>
                  <w:i/>
                  <w:iCs/>
                  <w:sz w:val="16"/>
                  <w:szCs w:val="16"/>
                </w:rPr>
                <w:t xml:space="preserve"> building</w:t>
              </w:r>
              <w:r w:rsidRPr="00875460">
                <w:rPr>
                  <w:rFonts w:ascii="Arial" w:hAnsi="Arial" w:cs="Arial"/>
                  <w:sz w:val="16"/>
                  <w:szCs w:val="16"/>
                </w:rPr>
                <w:t xml:space="preserve"> is maximum 20 people, and</w:t>
              </w:r>
            </w:ins>
          </w:p>
          <w:p w14:paraId="07FE3A6D" w14:textId="7D6BB4F9" w:rsidR="00571ADB" w:rsidRPr="00871FBD" w:rsidRDefault="00875460" w:rsidP="00E934C3">
            <w:pPr>
              <w:pStyle w:val="05Sentence"/>
              <w:spacing w:before="0" w:after="120"/>
              <w:ind w:hanging="12"/>
              <w:rPr>
                <w:ins w:id="457" w:author="Watt, Stephen HOUS:EX" w:date="2023-07-28T10:39:00Z"/>
                <w:rFonts w:ascii="Arial" w:hAnsi="Arial" w:cs="Arial"/>
                <w:sz w:val="16"/>
                <w:szCs w:val="16"/>
              </w:rPr>
            </w:pPr>
            <w:ins w:id="458" w:author="Watt, Stephen HOUS:EX" w:date="2023-07-28T13:03:00Z">
              <w:r w:rsidRPr="00875460">
                <w:rPr>
                  <w:rFonts w:ascii="Arial" w:hAnsi="Arial" w:cs="Arial"/>
                  <w:sz w:val="16"/>
                  <w:szCs w:val="16"/>
                </w:rPr>
                <w:t xml:space="preserve">(b) the </w:t>
              </w:r>
              <w:r w:rsidRPr="00E934C3">
                <w:rPr>
                  <w:rFonts w:ascii="Arial" w:hAnsi="Arial" w:cs="Arial"/>
                  <w:i/>
                  <w:iCs/>
                  <w:sz w:val="16"/>
                  <w:szCs w:val="16"/>
                </w:rPr>
                <w:t>building</w:t>
              </w:r>
              <w:r w:rsidRPr="00875460">
                <w:rPr>
                  <w:rFonts w:ascii="Arial" w:hAnsi="Arial" w:cs="Arial"/>
                  <w:sz w:val="16"/>
                  <w:szCs w:val="16"/>
                </w:rPr>
                <w:t xml:space="preserve"> does not exceed 3 </w:t>
              </w:r>
              <w:r w:rsidRPr="00E934C3">
                <w:rPr>
                  <w:rFonts w:ascii="Arial" w:hAnsi="Arial" w:cs="Arial"/>
                  <w:i/>
                  <w:iCs/>
                  <w:sz w:val="16"/>
                  <w:szCs w:val="16"/>
                </w:rPr>
                <w:t xml:space="preserve">storeys </w:t>
              </w:r>
              <w:r w:rsidRPr="00875460">
                <w:rPr>
                  <w:rFonts w:ascii="Arial" w:hAnsi="Arial" w:cs="Arial"/>
                  <w:sz w:val="16"/>
                  <w:szCs w:val="16"/>
                </w:rPr>
                <w:t xml:space="preserve">in </w:t>
              </w:r>
              <w:r w:rsidRPr="00E934C3">
                <w:rPr>
                  <w:rFonts w:ascii="Arial" w:hAnsi="Arial" w:cs="Arial"/>
                  <w:i/>
                  <w:iCs/>
                  <w:sz w:val="16"/>
                  <w:szCs w:val="16"/>
                </w:rPr>
                <w:t>building height</w:t>
              </w:r>
              <w:r w:rsidRPr="00875460">
                <w:rPr>
                  <w:rFonts w:ascii="Arial" w:hAnsi="Arial" w:cs="Arial"/>
                  <w:sz w:val="16"/>
                  <w:szCs w:val="16"/>
                </w:rPr>
                <w:t>.</w:t>
              </w:r>
            </w:ins>
          </w:p>
        </w:tc>
      </w:tr>
      <w:tr w:rsidR="00571ADB" w14:paraId="05CA580C" w14:textId="77777777" w:rsidTr="00871FBD">
        <w:trPr>
          <w:ins w:id="459" w:author="Watt, Stephen HOUS:EX" w:date="2023-07-28T10:39:00Z"/>
        </w:trPr>
        <w:tc>
          <w:tcPr>
            <w:tcW w:w="562" w:type="dxa"/>
          </w:tcPr>
          <w:p w14:paraId="3753D732" w14:textId="37A4F59D" w:rsidR="00571ADB" w:rsidRPr="002D0E7C" w:rsidRDefault="00871FBD" w:rsidP="00571ADB">
            <w:pPr>
              <w:pStyle w:val="05Sentence"/>
              <w:spacing w:after="120"/>
              <w:ind w:left="0" w:firstLine="0"/>
              <w:rPr>
                <w:ins w:id="460" w:author="Watt, Stephen HOUS:EX" w:date="2023-07-28T10:39:00Z"/>
                <w:rFonts w:ascii="Arial" w:hAnsi="Arial" w:cs="Arial"/>
                <w:sz w:val="16"/>
                <w:szCs w:val="16"/>
              </w:rPr>
            </w:pPr>
            <w:ins w:id="461" w:author="Watt, Stephen HOUS:EX" w:date="2023-07-28T11:06:00Z">
              <w:r w:rsidRPr="002D0E7C">
                <w:rPr>
                  <w:rFonts w:ascii="Arial" w:hAnsi="Arial" w:cs="Arial"/>
                  <w:sz w:val="16"/>
                  <w:szCs w:val="16"/>
                </w:rPr>
                <w:t>18</w:t>
              </w:r>
            </w:ins>
          </w:p>
        </w:tc>
        <w:tc>
          <w:tcPr>
            <w:tcW w:w="4253" w:type="dxa"/>
          </w:tcPr>
          <w:p w14:paraId="70107BD3" w14:textId="77777777" w:rsidR="00875460" w:rsidRPr="00E934C3" w:rsidRDefault="00875460" w:rsidP="00E934C3">
            <w:pPr>
              <w:pStyle w:val="05Sentence"/>
              <w:spacing w:before="0"/>
              <w:ind w:left="30" w:hanging="30"/>
              <w:rPr>
                <w:ins w:id="462" w:author="Watt, Stephen HOUS:EX" w:date="2023-07-28T13:05:00Z"/>
                <w:rFonts w:ascii="Arial" w:hAnsi="Arial" w:cs="Arial"/>
                <w:b/>
                <w:bCs/>
                <w:sz w:val="16"/>
                <w:szCs w:val="16"/>
              </w:rPr>
            </w:pPr>
            <w:ins w:id="463" w:author="Watt, Stephen HOUS:EX" w:date="2023-07-28T13:05:00Z">
              <w:r w:rsidRPr="00E934C3">
                <w:rPr>
                  <w:rFonts w:ascii="Arial" w:hAnsi="Arial" w:cs="Arial"/>
                  <w:b/>
                  <w:bCs/>
                  <w:sz w:val="16"/>
                  <w:szCs w:val="16"/>
                </w:rPr>
                <w:t>Door Swing</w:t>
              </w:r>
            </w:ins>
          </w:p>
          <w:p w14:paraId="436B301C" w14:textId="77777777" w:rsidR="00875460" w:rsidRPr="00875460" w:rsidRDefault="00875460" w:rsidP="00E934C3">
            <w:pPr>
              <w:pStyle w:val="05Sentence"/>
              <w:spacing w:before="0" w:after="120"/>
              <w:ind w:left="30" w:hanging="30"/>
              <w:rPr>
                <w:ins w:id="464" w:author="Watt, Stephen HOUS:EX" w:date="2023-07-28T13:05:00Z"/>
                <w:rFonts w:ascii="Arial" w:hAnsi="Arial" w:cs="Arial"/>
                <w:sz w:val="16"/>
                <w:szCs w:val="16"/>
              </w:rPr>
            </w:pPr>
            <w:ins w:id="465" w:author="Watt, Stephen HOUS:EX" w:date="2023-07-28T13:05:00Z">
              <w:r w:rsidRPr="00875460">
                <w:rPr>
                  <w:rFonts w:ascii="Arial" w:hAnsi="Arial" w:cs="Arial"/>
                  <w:sz w:val="16"/>
                  <w:szCs w:val="16"/>
                </w:rPr>
                <w:t>Article 3.3.1.10., Article 3.4.6.12., Article 9.9.6.5.</w:t>
              </w:r>
            </w:ins>
          </w:p>
          <w:p w14:paraId="2673624C" w14:textId="02216FBA" w:rsidR="00571ADB" w:rsidRPr="00871FBD" w:rsidRDefault="00875460" w:rsidP="00E934C3">
            <w:pPr>
              <w:pStyle w:val="05Sentence"/>
              <w:spacing w:before="0" w:after="120"/>
              <w:ind w:left="30" w:hanging="30"/>
              <w:rPr>
                <w:ins w:id="466" w:author="Watt, Stephen HOUS:EX" w:date="2023-07-28T10:39:00Z"/>
                <w:rFonts w:ascii="Arial" w:hAnsi="Arial" w:cs="Arial"/>
                <w:sz w:val="16"/>
                <w:szCs w:val="16"/>
              </w:rPr>
            </w:pPr>
            <w:ins w:id="467" w:author="Watt, Stephen HOUS:EX" w:date="2023-07-28T13:05:00Z">
              <w:r w:rsidRPr="00875460">
                <w:rPr>
                  <w:rFonts w:ascii="Arial" w:hAnsi="Arial" w:cs="Arial"/>
                  <w:sz w:val="16"/>
                  <w:szCs w:val="16"/>
                </w:rPr>
                <w:t xml:space="preserve">Doors required to swing in the direction of </w:t>
              </w:r>
              <w:r w:rsidRPr="00E934C3">
                <w:rPr>
                  <w:rFonts w:ascii="Arial" w:hAnsi="Arial" w:cs="Arial"/>
                  <w:i/>
                  <w:iCs/>
                  <w:sz w:val="16"/>
                  <w:szCs w:val="16"/>
                </w:rPr>
                <w:t xml:space="preserve">exit </w:t>
              </w:r>
              <w:r w:rsidRPr="00875460">
                <w:rPr>
                  <w:rFonts w:ascii="Arial" w:hAnsi="Arial" w:cs="Arial"/>
                  <w:sz w:val="16"/>
                  <w:szCs w:val="16"/>
                </w:rPr>
                <w:t>travel.</w:t>
              </w:r>
            </w:ins>
          </w:p>
        </w:tc>
        <w:tc>
          <w:tcPr>
            <w:tcW w:w="4394" w:type="dxa"/>
          </w:tcPr>
          <w:p w14:paraId="12BD87E8" w14:textId="7737CFDD" w:rsidR="007E6ADB" w:rsidRPr="007E6ADB" w:rsidRDefault="007E6ADB" w:rsidP="00E934C3">
            <w:pPr>
              <w:pStyle w:val="05Sentence"/>
              <w:spacing w:before="0"/>
              <w:ind w:left="0" w:firstLine="0"/>
              <w:rPr>
                <w:ins w:id="468" w:author="Watt, Stephen HOUS:EX" w:date="2023-07-28T13:06:00Z"/>
                <w:rFonts w:ascii="Arial" w:hAnsi="Arial" w:cs="Arial"/>
                <w:sz w:val="16"/>
                <w:szCs w:val="16"/>
              </w:rPr>
            </w:pPr>
            <w:ins w:id="469" w:author="Watt, Stephen HOUS:EX" w:date="2023-07-28T13:06:00Z">
              <w:r w:rsidRPr="007E6ADB">
                <w:rPr>
                  <w:rFonts w:ascii="Arial" w:hAnsi="Arial" w:cs="Arial"/>
                  <w:sz w:val="16"/>
                  <w:szCs w:val="16"/>
                </w:rPr>
                <w:t xml:space="preserve">2nd egress door from a room is not required to swing in the direction of </w:t>
              </w:r>
              <w:r w:rsidRPr="00E934C3">
                <w:rPr>
                  <w:rFonts w:ascii="Arial" w:hAnsi="Arial" w:cs="Arial"/>
                  <w:i/>
                  <w:iCs/>
                  <w:sz w:val="16"/>
                  <w:szCs w:val="16"/>
                </w:rPr>
                <w:t>exit</w:t>
              </w:r>
            </w:ins>
            <w:ins w:id="470" w:author="Watt, Stephen HOUS:EX" w:date="2023-07-28T13:07:00Z">
              <w:r>
                <w:rPr>
                  <w:rFonts w:ascii="Arial" w:hAnsi="Arial" w:cs="Arial"/>
                  <w:sz w:val="16"/>
                  <w:szCs w:val="16"/>
                </w:rPr>
                <w:t xml:space="preserve"> </w:t>
              </w:r>
            </w:ins>
            <w:ins w:id="471" w:author="Watt, Stephen HOUS:EX" w:date="2023-07-28T13:06:00Z">
              <w:r w:rsidRPr="007E6ADB">
                <w:rPr>
                  <w:rFonts w:ascii="Arial" w:hAnsi="Arial" w:cs="Arial"/>
                  <w:sz w:val="16"/>
                  <w:szCs w:val="16"/>
                </w:rPr>
                <w:t>travel provided:</w:t>
              </w:r>
            </w:ins>
          </w:p>
          <w:p w14:paraId="62A3489F" w14:textId="0E2FA4CB" w:rsidR="007E6ADB" w:rsidRPr="007E6ADB" w:rsidRDefault="007E6ADB" w:rsidP="00E934C3">
            <w:pPr>
              <w:pStyle w:val="05Sentence"/>
              <w:spacing w:before="0"/>
              <w:ind w:left="0" w:firstLine="0"/>
              <w:rPr>
                <w:ins w:id="472" w:author="Watt, Stephen HOUS:EX" w:date="2023-07-28T13:06:00Z"/>
                <w:rFonts w:ascii="Arial" w:hAnsi="Arial" w:cs="Arial"/>
                <w:sz w:val="16"/>
                <w:szCs w:val="16"/>
              </w:rPr>
            </w:pPr>
            <w:ins w:id="473" w:author="Watt, Stephen HOUS:EX" w:date="2023-07-28T13:06:00Z">
              <w:r w:rsidRPr="007E6ADB">
                <w:rPr>
                  <w:rFonts w:ascii="Arial" w:hAnsi="Arial" w:cs="Arial"/>
                  <w:sz w:val="16"/>
                  <w:szCs w:val="16"/>
                </w:rPr>
                <w:t>(a) the</w:t>
              </w:r>
              <w:r w:rsidRPr="00E934C3">
                <w:rPr>
                  <w:rFonts w:ascii="Arial" w:hAnsi="Arial" w:cs="Arial"/>
                  <w:i/>
                  <w:iCs/>
                  <w:sz w:val="16"/>
                  <w:szCs w:val="16"/>
                </w:rPr>
                <w:t xml:space="preserve"> building</w:t>
              </w:r>
              <w:r w:rsidRPr="007E6ADB">
                <w:rPr>
                  <w:rFonts w:ascii="Arial" w:hAnsi="Arial" w:cs="Arial"/>
                  <w:sz w:val="16"/>
                  <w:szCs w:val="16"/>
                </w:rPr>
                <w:t xml:space="preserve"> is </w:t>
              </w:r>
              <w:r w:rsidRPr="00E934C3">
                <w:rPr>
                  <w:rFonts w:ascii="Arial" w:hAnsi="Arial" w:cs="Arial"/>
                  <w:i/>
                  <w:iCs/>
                  <w:sz w:val="16"/>
                  <w:szCs w:val="16"/>
                </w:rPr>
                <w:t>sprinklered</w:t>
              </w:r>
              <w:r w:rsidRPr="007E6ADB">
                <w:rPr>
                  <w:rFonts w:ascii="Arial" w:hAnsi="Arial" w:cs="Arial"/>
                  <w:sz w:val="16"/>
                  <w:szCs w:val="16"/>
                </w:rPr>
                <w:t xml:space="preserve"> and the system is supervised in conformance</w:t>
              </w:r>
              <w:r>
                <w:rPr>
                  <w:rFonts w:ascii="Arial" w:hAnsi="Arial" w:cs="Arial"/>
                  <w:sz w:val="16"/>
                  <w:szCs w:val="16"/>
                </w:rPr>
                <w:t xml:space="preserve"> </w:t>
              </w:r>
              <w:r w:rsidRPr="007E6ADB">
                <w:rPr>
                  <w:rFonts w:ascii="Arial" w:hAnsi="Arial" w:cs="Arial"/>
                  <w:sz w:val="16"/>
                  <w:szCs w:val="16"/>
                </w:rPr>
                <w:t>with Sentence 3.2.4.9.(3), and</w:t>
              </w:r>
            </w:ins>
          </w:p>
          <w:p w14:paraId="338EBBE0" w14:textId="2D25F00D" w:rsidR="00571ADB" w:rsidRPr="00871FBD" w:rsidRDefault="007E6ADB" w:rsidP="00E934C3">
            <w:pPr>
              <w:pStyle w:val="05Sentence"/>
              <w:spacing w:before="0" w:after="120"/>
              <w:ind w:left="0" w:firstLine="0"/>
              <w:rPr>
                <w:ins w:id="474" w:author="Watt, Stephen HOUS:EX" w:date="2023-07-28T10:39:00Z"/>
                <w:rFonts w:ascii="Arial" w:hAnsi="Arial" w:cs="Arial"/>
                <w:sz w:val="16"/>
                <w:szCs w:val="16"/>
              </w:rPr>
            </w:pPr>
            <w:ins w:id="475" w:author="Watt, Stephen HOUS:EX" w:date="2023-07-28T13:06:00Z">
              <w:r w:rsidRPr="007E6ADB">
                <w:rPr>
                  <w:rFonts w:ascii="Arial" w:hAnsi="Arial" w:cs="Arial"/>
                  <w:sz w:val="16"/>
                  <w:szCs w:val="16"/>
                </w:rPr>
                <w:t xml:space="preserve">(b) the </w:t>
              </w:r>
              <w:r w:rsidRPr="00E934C3">
                <w:rPr>
                  <w:rFonts w:ascii="Arial" w:hAnsi="Arial" w:cs="Arial"/>
                  <w:i/>
                  <w:iCs/>
                  <w:sz w:val="16"/>
                  <w:szCs w:val="16"/>
                </w:rPr>
                <w:t>occupant load</w:t>
              </w:r>
              <w:r w:rsidRPr="007E6ADB">
                <w:rPr>
                  <w:rFonts w:ascii="Arial" w:hAnsi="Arial" w:cs="Arial"/>
                  <w:sz w:val="16"/>
                  <w:szCs w:val="16"/>
                </w:rPr>
                <w:t xml:space="preserve"> of the </w:t>
              </w:r>
              <w:r w:rsidRPr="00E934C3">
                <w:rPr>
                  <w:rFonts w:ascii="Arial" w:hAnsi="Arial" w:cs="Arial"/>
                  <w:i/>
                  <w:iCs/>
                  <w:sz w:val="16"/>
                  <w:szCs w:val="16"/>
                </w:rPr>
                <w:t>building</w:t>
              </w:r>
              <w:r w:rsidRPr="007E6ADB">
                <w:rPr>
                  <w:rFonts w:ascii="Arial" w:hAnsi="Arial" w:cs="Arial"/>
                  <w:sz w:val="16"/>
                  <w:szCs w:val="16"/>
                </w:rPr>
                <w:t xml:space="preserve"> is maximum 100 people.</w:t>
              </w:r>
            </w:ins>
          </w:p>
        </w:tc>
      </w:tr>
      <w:tr w:rsidR="00571ADB" w14:paraId="031B0A34" w14:textId="77777777" w:rsidTr="00871FBD">
        <w:trPr>
          <w:ins w:id="476" w:author="Watt, Stephen HOUS:EX" w:date="2023-07-28T10:39:00Z"/>
        </w:trPr>
        <w:tc>
          <w:tcPr>
            <w:tcW w:w="562" w:type="dxa"/>
          </w:tcPr>
          <w:p w14:paraId="20651267" w14:textId="07DD180B" w:rsidR="00571ADB" w:rsidRPr="002D0E7C" w:rsidRDefault="00871FBD" w:rsidP="00571ADB">
            <w:pPr>
              <w:pStyle w:val="05Sentence"/>
              <w:spacing w:after="120"/>
              <w:ind w:left="0" w:firstLine="0"/>
              <w:rPr>
                <w:ins w:id="477" w:author="Watt, Stephen HOUS:EX" w:date="2023-07-28T10:39:00Z"/>
                <w:rFonts w:ascii="Arial" w:hAnsi="Arial" w:cs="Arial"/>
                <w:sz w:val="16"/>
                <w:szCs w:val="16"/>
              </w:rPr>
            </w:pPr>
            <w:ins w:id="478" w:author="Watt, Stephen HOUS:EX" w:date="2023-07-28T11:06:00Z">
              <w:r w:rsidRPr="002D0E7C">
                <w:rPr>
                  <w:rFonts w:ascii="Arial" w:hAnsi="Arial" w:cs="Arial"/>
                  <w:sz w:val="16"/>
                  <w:szCs w:val="16"/>
                </w:rPr>
                <w:t>19</w:t>
              </w:r>
            </w:ins>
          </w:p>
        </w:tc>
        <w:tc>
          <w:tcPr>
            <w:tcW w:w="4253" w:type="dxa"/>
          </w:tcPr>
          <w:p w14:paraId="265D23BC" w14:textId="77777777" w:rsidR="007E6ADB" w:rsidRPr="00E934C3" w:rsidRDefault="007E6ADB" w:rsidP="00E934C3">
            <w:pPr>
              <w:pStyle w:val="05Sentence"/>
              <w:spacing w:before="0"/>
              <w:ind w:left="30" w:hanging="30"/>
              <w:rPr>
                <w:ins w:id="479" w:author="Watt, Stephen HOUS:EX" w:date="2023-07-28T13:08:00Z"/>
                <w:rFonts w:ascii="Arial" w:hAnsi="Arial" w:cs="Arial"/>
                <w:b/>
                <w:bCs/>
                <w:sz w:val="16"/>
                <w:szCs w:val="16"/>
              </w:rPr>
            </w:pPr>
            <w:ins w:id="480" w:author="Watt, Stephen HOUS:EX" w:date="2023-07-28T13:08:00Z">
              <w:r w:rsidRPr="00E934C3">
                <w:rPr>
                  <w:rFonts w:ascii="Arial" w:hAnsi="Arial" w:cs="Arial"/>
                  <w:b/>
                  <w:bCs/>
                  <w:sz w:val="16"/>
                  <w:szCs w:val="16"/>
                </w:rPr>
                <w:t xml:space="preserve">Stairs, Ramps, Handrails and </w:t>
              </w:r>
              <w:r w:rsidRPr="00E934C3">
                <w:rPr>
                  <w:rFonts w:ascii="Arial" w:hAnsi="Arial" w:cs="Arial"/>
                  <w:b/>
                  <w:bCs/>
                  <w:i/>
                  <w:iCs/>
                  <w:sz w:val="16"/>
                  <w:szCs w:val="16"/>
                </w:rPr>
                <w:t>Guards</w:t>
              </w:r>
            </w:ins>
          </w:p>
          <w:p w14:paraId="5E30AE73" w14:textId="77777777" w:rsidR="007E6ADB" w:rsidRPr="007E6ADB" w:rsidRDefault="007E6ADB" w:rsidP="00E934C3">
            <w:pPr>
              <w:pStyle w:val="05Sentence"/>
              <w:spacing w:before="0"/>
              <w:ind w:left="30" w:hanging="30"/>
              <w:rPr>
                <w:ins w:id="481" w:author="Watt, Stephen HOUS:EX" w:date="2023-07-28T13:08:00Z"/>
                <w:rFonts w:ascii="Arial" w:hAnsi="Arial" w:cs="Arial"/>
                <w:sz w:val="16"/>
                <w:szCs w:val="16"/>
              </w:rPr>
            </w:pPr>
            <w:ins w:id="482" w:author="Watt, Stephen HOUS:EX" w:date="2023-07-28T13:08:00Z">
              <w:r w:rsidRPr="007E6ADB">
                <w:rPr>
                  <w:rFonts w:ascii="Arial" w:hAnsi="Arial" w:cs="Arial"/>
                  <w:sz w:val="16"/>
                  <w:szCs w:val="16"/>
                </w:rPr>
                <w:t>Article 3.3.1.14., Article 3.3.1.16., Article 3.3.1.18.,</w:t>
              </w:r>
            </w:ins>
          </w:p>
          <w:p w14:paraId="607FCA52" w14:textId="0CA152BD" w:rsidR="00571ADB" w:rsidRPr="00871FBD" w:rsidRDefault="007E6ADB" w:rsidP="00E934C3">
            <w:pPr>
              <w:pStyle w:val="05Sentence"/>
              <w:spacing w:before="0" w:after="120"/>
              <w:ind w:left="30" w:hanging="30"/>
              <w:rPr>
                <w:ins w:id="483" w:author="Watt, Stephen HOUS:EX" w:date="2023-07-28T10:39:00Z"/>
                <w:rFonts w:ascii="Arial" w:hAnsi="Arial" w:cs="Arial"/>
                <w:sz w:val="16"/>
                <w:szCs w:val="16"/>
              </w:rPr>
            </w:pPr>
            <w:ins w:id="484" w:author="Watt, Stephen HOUS:EX" w:date="2023-07-28T13:08:00Z">
              <w:r w:rsidRPr="007E6ADB">
                <w:rPr>
                  <w:rFonts w:ascii="Arial" w:hAnsi="Arial" w:cs="Arial"/>
                  <w:sz w:val="16"/>
                  <w:szCs w:val="16"/>
                </w:rPr>
                <w:t>Articles 3.4.6.5 to 3.4.6.79., Section 9.8.</w:t>
              </w:r>
            </w:ins>
          </w:p>
        </w:tc>
        <w:tc>
          <w:tcPr>
            <w:tcW w:w="4394" w:type="dxa"/>
          </w:tcPr>
          <w:p w14:paraId="21819417" w14:textId="1FDF0FF3" w:rsidR="00571ADB" w:rsidRPr="00871FBD" w:rsidRDefault="007E6ADB" w:rsidP="00E934C3">
            <w:pPr>
              <w:pStyle w:val="05Sentence"/>
              <w:spacing w:before="0"/>
              <w:ind w:hanging="12"/>
              <w:rPr>
                <w:ins w:id="485" w:author="Watt, Stephen HOUS:EX" w:date="2023-07-28T10:39:00Z"/>
                <w:rFonts w:ascii="Arial" w:hAnsi="Arial" w:cs="Arial"/>
                <w:sz w:val="16"/>
                <w:szCs w:val="16"/>
              </w:rPr>
            </w:pPr>
            <w:ins w:id="486" w:author="Watt, Stephen HOUS:EX" w:date="2023-07-28T13:09:00Z">
              <w:r w:rsidRPr="007E6ADB">
                <w:rPr>
                  <w:rFonts w:ascii="Arial" w:hAnsi="Arial" w:cs="Arial"/>
                  <w:sz w:val="16"/>
                  <w:szCs w:val="16"/>
                </w:rPr>
                <w:t>Existing conditions that do not comply fully with the requirements are</w:t>
              </w:r>
              <w:r>
                <w:rPr>
                  <w:rFonts w:ascii="Arial" w:hAnsi="Arial" w:cs="Arial"/>
                  <w:sz w:val="16"/>
                  <w:szCs w:val="16"/>
                </w:rPr>
                <w:t xml:space="preserve"> </w:t>
              </w:r>
              <w:r w:rsidRPr="007E6ADB">
                <w:rPr>
                  <w:rFonts w:ascii="Arial" w:hAnsi="Arial" w:cs="Arial"/>
                  <w:sz w:val="16"/>
                  <w:szCs w:val="16"/>
                </w:rPr>
                <w:t xml:space="preserve">permitted if they are acceptable to the </w:t>
              </w:r>
              <w:r w:rsidRPr="00E934C3">
                <w:rPr>
                  <w:rFonts w:ascii="Arial" w:hAnsi="Arial" w:cs="Arial"/>
                  <w:i/>
                  <w:iCs/>
                  <w:sz w:val="16"/>
                  <w:szCs w:val="16"/>
                </w:rPr>
                <w:t>authority having jurisdiction</w:t>
              </w:r>
              <w:r w:rsidRPr="007E6ADB">
                <w:rPr>
                  <w:rFonts w:ascii="Arial" w:hAnsi="Arial" w:cs="Arial"/>
                  <w:sz w:val="16"/>
                  <w:szCs w:val="16"/>
                </w:rPr>
                <w:t>.</w:t>
              </w:r>
            </w:ins>
          </w:p>
        </w:tc>
      </w:tr>
      <w:tr w:rsidR="00571ADB" w14:paraId="5C916DAD" w14:textId="77777777" w:rsidTr="00871FBD">
        <w:trPr>
          <w:ins w:id="487" w:author="Watt, Stephen HOUS:EX" w:date="2023-07-28T10:39:00Z"/>
        </w:trPr>
        <w:tc>
          <w:tcPr>
            <w:tcW w:w="562" w:type="dxa"/>
          </w:tcPr>
          <w:p w14:paraId="72E7BFD4" w14:textId="5A8B4193" w:rsidR="00571ADB" w:rsidRPr="002D0E7C" w:rsidRDefault="00871FBD" w:rsidP="00571ADB">
            <w:pPr>
              <w:pStyle w:val="05Sentence"/>
              <w:spacing w:after="120"/>
              <w:ind w:left="0" w:firstLine="0"/>
              <w:rPr>
                <w:ins w:id="488" w:author="Watt, Stephen HOUS:EX" w:date="2023-07-28T10:39:00Z"/>
                <w:rFonts w:ascii="Arial" w:hAnsi="Arial" w:cs="Arial"/>
                <w:sz w:val="16"/>
                <w:szCs w:val="16"/>
              </w:rPr>
            </w:pPr>
            <w:ins w:id="489" w:author="Watt, Stephen HOUS:EX" w:date="2023-07-28T11:06:00Z">
              <w:r w:rsidRPr="002D0E7C">
                <w:rPr>
                  <w:rFonts w:ascii="Arial" w:hAnsi="Arial" w:cs="Arial"/>
                  <w:sz w:val="16"/>
                  <w:szCs w:val="16"/>
                </w:rPr>
                <w:t>20</w:t>
              </w:r>
            </w:ins>
          </w:p>
        </w:tc>
        <w:tc>
          <w:tcPr>
            <w:tcW w:w="4253" w:type="dxa"/>
          </w:tcPr>
          <w:p w14:paraId="6D89CB78" w14:textId="77777777" w:rsidR="007E6ADB" w:rsidRPr="00E934C3" w:rsidRDefault="007E6ADB" w:rsidP="00E934C3">
            <w:pPr>
              <w:pStyle w:val="05Sentence"/>
              <w:spacing w:before="0"/>
              <w:ind w:left="30" w:hanging="30"/>
              <w:rPr>
                <w:ins w:id="490" w:author="Watt, Stephen HOUS:EX" w:date="2023-07-28T13:11:00Z"/>
                <w:rFonts w:ascii="Arial" w:hAnsi="Arial" w:cs="Arial"/>
                <w:b/>
                <w:bCs/>
                <w:sz w:val="16"/>
                <w:szCs w:val="16"/>
              </w:rPr>
            </w:pPr>
            <w:ins w:id="491" w:author="Watt, Stephen HOUS:EX" w:date="2023-07-28T13:11:00Z">
              <w:r w:rsidRPr="00E934C3">
                <w:rPr>
                  <w:rFonts w:ascii="Arial" w:hAnsi="Arial" w:cs="Arial"/>
                  <w:b/>
                  <w:bCs/>
                  <w:sz w:val="16"/>
                  <w:szCs w:val="16"/>
                </w:rPr>
                <w:t>Transparent Doors and Panels</w:t>
              </w:r>
            </w:ins>
          </w:p>
          <w:p w14:paraId="5A4FB074" w14:textId="77777777" w:rsidR="007E6ADB" w:rsidRPr="007E6ADB" w:rsidRDefault="007E6ADB" w:rsidP="00E934C3">
            <w:pPr>
              <w:pStyle w:val="05Sentence"/>
              <w:spacing w:before="0" w:after="120"/>
              <w:ind w:left="30" w:hanging="30"/>
              <w:rPr>
                <w:ins w:id="492" w:author="Watt, Stephen HOUS:EX" w:date="2023-07-28T13:11:00Z"/>
                <w:rFonts w:ascii="Arial" w:hAnsi="Arial" w:cs="Arial"/>
                <w:sz w:val="16"/>
                <w:szCs w:val="16"/>
              </w:rPr>
            </w:pPr>
            <w:ins w:id="493" w:author="Watt, Stephen HOUS:EX" w:date="2023-07-28T13:11:00Z">
              <w:r w:rsidRPr="007E6ADB">
                <w:rPr>
                  <w:rFonts w:ascii="Arial" w:hAnsi="Arial" w:cs="Arial"/>
                  <w:sz w:val="16"/>
                  <w:szCs w:val="16"/>
                </w:rPr>
                <w:t>Article 3.3.1.19., Article 9.6.1.4.</w:t>
              </w:r>
            </w:ins>
          </w:p>
          <w:p w14:paraId="3FB72213" w14:textId="3E3147B4" w:rsidR="00571ADB" w:rsidRPr="00871FBD" w:rsidRDefault="007E6ADB" w:rsidP="00E934C3">
            <w:pPr>
              <w:pStyle w:val="05Sentence"/>
              <w:spacing w:before="0" w:after="120"/>
              <w:ind w:left="30" w:hanging="30"/>
              <w:rPr>
                <w:ins w:id="494" w:author="Watt, Stephen HOUS:EX" w:date="2023-07-28T10:39:00Z"/>
                <w:rFonts w:ascii="Arial" w:hAnsi="Arial" w:cs="Arial"/>
                <w:sz w:val="16"/>
                <w:szCs w:val="16"/>
              </w:rPr>
            </w:pPr>
            <w:ins w:id="495" w:author="Watt, Stephen HOUS:EX" w:date="2023-07-28T13:11:00Z">
              <w:r w:rsidRPr="007E6ADB">
                <w:rPr>
                  <w:rFonts w:ascii="Arial" w:hAnsi="Arial" w:cs="Arial"/>
                  <w:sz w:val="16"/>
                  <w:szCs w:val="16"/>
                </w:rPr>
                <w:t>Safety glass required.</w:t>
              </w:r>
            </w:ins>
          </w:p>
        </w:tc>
        <w:tc>
          <w:tcPr>
            <w:tcW w:w="4394" w:type="dxa"/>
          </w:tcPr>
          <w:p w14:paraId="6FA308B1" w14:textId="2F0E0CAC" w:rsidR="00571ADB" w:rsidRPr="00871FBD" w:rsidRDefault="007E6ADB" w:rsidP="00E934C3">
            <w:pPr>
              <w:pStyle w:val="05Sentence"/>
              <w:spacing w:before="0" w:after="120"/>
              <w:ind w:left="0" w:firstLine="0"/>
              <w:rPr>
                <w:ins w:id="496" w:author="Watt, Stephen HOUS:EX" w:date="2023-07-28T10:39:00Z"/>
                <w:rFonts w:ascii="Arial" w:hAnsi="Arial" w:cs="Arial"/>
                <w:sz w:val="16"/>
                <w:szCs w:val="16"/>
              </w:rPr>
            </w:pPr>
            <w:ins w:id="497" w:author="Watt, Stephen HOUS:EX" w:date="2023-07-28T13:12:00Z">
              <w:r w:rsidRPr="007E6ADB">
                <w:rPr>
                  <w:rFonts w:ascii="Arial" w:hAnsi="Arial" w:cs="Arial"/>
                  <w:sz w:val="16"/>
                  <w:szCs w:val="16"/>
                </w:rPr>
                <w:t>Existing glass or transparent panels that do not comply fully with the</w:t>
              </w:r>
              <w:r>
                <w:rPr>
                  <w:rFonts w:ascii="Arial" w:hAnsi="Arial" w:cs="Arial"/>
                  <w:sz w:val="16"/>
                  <w:szCs w:val="16"/>
                </w:rPr>
                <w:t xml:space="preserve"> </w:t>
              </w:r>
              <w:r w:rsidRPr="007E6ADB">
                <w:rPr>
                  <w:rFonts w:ascii="Arial" w:hAnsi="Arial" w:cs="Arial"/>
                  <w:sz w:val="16"/>
                  <w:szCs w:val="16"/>
                </w:rPr>
                <w:t>requirements are permitted if sufficiently discernible or</w:t>
              </w:r>
              <w:r w:rsidRPr="00E934C3">
                <w:rPr>
                  <w:rFonts w:ascii="Arial" w:hAnsi="Arial" w:cs="Arial"/>
                  <w:i/>
                  <w:iCs/>
                  <w:sz w:val="16"/>
                  <w:szCs w:val="16"/>
                </w:rPr>
                <w:t xml:space="preserve"> guards</w:t>
              </w:r>
              <w:r w:rsidRPr="007E6ADB">
                <w:rPr>
                  <w:rFonts w:ascii="Arial" w:hAnsi="Arial" w:cs="Arial"/>
                  <w:sz w:val="16"/>
                  <w:szCs w:val="16"/>
                </w:rPr>
                <w:t xml:space="preserve"> are provided</w:t>
              </w:r>
              <w:r>
                <w:rPr>
                  <w:rFonts w:ascii="Arial" w:hAnsi="Arial" w:cs="Arial"/>
                  <w:sz w:val="16"/>
                  <w:szCs w:val="16"/>
                </w:rPr>
                <w:t xml:space="preserve"> </w:t>
              </w:r>
              <w:r w:rsidRPr="007E6ADB">
                <w:rPr>
                  <w:rFonts w:ascii="Arial" w:hAnsi="Arial" w:cs="Arial"/>
                  <w:sz w:val="16"/>
                  <w:szCs w:val="16"/>
                </w:rPr>
                <w:t>in hazardous situations.</w:t>
              </w:r>
            </w:ins>
          </w:p>
        </w:tc>
      </w:tr>
      <w:tr w:rsidR="00571ADB" w14:paraId="5E9E55A0" w14:textId="77777777" w:rsidTr="00871FBD">
        <w:trPr>
          <w:ins w:id="498" w:author="Watt, Stephen HOUS:EX" w:date="2023-07-28T10:39:00Z"/>
        </w:trPr>
        <w:tc>
          <w:tcPr>
            <w:tcW w:w="562" w:type="dxa"/>
          </w:tcPr>
          <w:p w14:paraId="1ABC131F" w14:textId="2D116D68" w:rsidR="00571ADB" w:rsidRPr="002D0E7C" w:rsidRDefault="00871FBD" w:rsidP="00571ADB">
            <w:pPr>
              <w:pStyle w:val="05Sentence"/>
              <w:spacing w:after="120"/>
              <w:ind w:left="0" w:firstLine="0"/>
              <w:rPr>
                <w:ins w:id="499" w:author="Watt, Stephen HOUS:EX" w:date="2023-07-28T10:39:00Z"/>
                <w:rFonts w:ascii="Arial" w:hAnsi="Arial" w:cs="Arial"/>
                <w:sz w:val="16"/>
                <w:szCs w:val="16"/>
              </w:rPr>
            </w:pPr>
            <w:ins w:id="500" w:author="Watt, Stephen HOUS:EX" w:date="2023-07-28T11:06:00Z">
              <w:r w:rsidRPr="002D0E7C">
                <w:rPr>
                  <w:rFonts w:ascii="Arial" w:hAnsi="Arial" w:cs="Arial"/>
                  <w:sz w:val="16"/>
                  <w:szCs w:val="16"/>
                </w:rPr>
                <w:t>21</w:t>
              </w:r>
            </w:ins>
          </w:p>
        </w:tc>
        <w:tc>
          <w:tcPr>
            <w:tcW w:w="4253" w:type="dxa"/>
          </w:tcPr>
          <w:p w14:paraId="414BE201" w14:textId="77777777" w:rsidR="007E6ADB" w:rsidRPr="00E934C3" w:rsidRDefault="007E6ADB" w:rsidP="00E934C3">
            <w:pPr>
              <w:pStyle w:val="05Sentence"/>
              <w:spacing w:before="0"/>
              <w:ind w:left="30" w:hanging="30"/>
              <w:rPr>
                <w:ins w:id="501" w:author="Watt, Stephen HOUS:EX" w:date="2023-07-28T13:13:00Z"/>
                <w:rFonts w:ascii="Arial" w:hAnsi="Arial" w:cs="Arial"/>
                <w:b/>
                <w:bCs/>
                <w:sz w:val="16"/>
                <w:szCs w:val="16"/>
              </w:rPr>
            </w:pPr>
            <w:ins w:id="502" w:author="Watt, Stephen HOUS:EX" w:date="2023-07-28T13:13:00Z">
              <w:r w:rsidRPr="00E934C3">
                <w:rPr>
                  <w:rFonts w:ascii="Arial" w:hAnsi="Arial" w:cs="Arial"/>
                  <w:b/>
                  <w:bCs/>
                  <w:sz w:val="16"/>
                  <w:szCs w:val="16"/>
                </w:rPr>
                <w:t>Dead-end Corridors</w:t>
              </w:r>
            </w:ins>
          </w:p>
          <w:p w14:paraId="172A17BC" w14:textId="77777777" w:rsidR="007E6ADB" w:rsidRPr="007E6ADB" w:rsidRDefault="007E6ADB" w:rsidP="00E934C3">
            <w:pPr>
              <w:pStyle w:val="05Sentence"/>
              <w:spacing w:before="0" w:after="120"/>
              <w:ind w:left="30" w:hanging="30"/>
              <w:rPr>
                <w:ins w:id="503" w:author="Watt, Stephen HOUS:EX" w:date="2023-07-28T13:13:00Z"/>
                <w:rFonts w:ascii="Arial" w:hAnsi="Arial" w:cs="Arial"/>
                <w:sz w:val="16"/>
                <w:szCs w:val="16"/>
              </w:rPr>
            </w:pPr>
            <w:ins w:id="504" w:author="Watt, Stephen HOUS:EX" w:date="2023-07-28T13:13:00Z">
              <w:r w:rsidRPr="007E6ADB">
                <w:rPr>
                  <w:rFonts w:ascii="Arial" w:hAnsi="Arial" w:cs="Arial"/>
                  <w:sz w:val="16"/>
                  <w:szCs w:val="16"/>
                </w:rPr>
                <w:t>Sentence 3.3.1.9.(7), Article 9.9.7.3.</w:t>
              </w:r>
            </w:ins>
          </w:p>
          <w:p w14:paraId="3C3640DD" w14:textId="169A358F" w:rsidR="00571ADB" w:rsidRPr="00871FBD" w:rsidRDefault="007E6ADB" w:rsidP="00E934C3">
            <w:pPr>
              <w:pStyle w:val="05Sentence"/>
              <w:spacing w:before="0" w:after="120"/>
              <w:ind w:left="30" w:hanging="30"/>
              <w:rPr>
                <w:ins w:id="505" w:author="Watt, Stephen HOUS:EX" w:date="2023-07-28T10:39:00Z"/>
                <w:rFonts w:ascii="Arial" w:hAnsi="Arial" w:cs="Arial"/>
                <w:sz w:val="16"/>
                <w:szCs w:val="16"/>
              </w:rPr>
            </w:pPr>
            <w:ins w:id="506" w:author="Watt, Stephen HOUS:EX" w:date="2023-07-28T13:13:00Z">
              <w:r w:rsidRPr="007E6ADB">
                <w:rPr>
                  <w:rFonts w:ascii="Arial" w:hAnsi="Arial" w:cs="Arial"/>
                  <w:sz w:val="16"/>
                  <w:szCs w:val="16"/>
                </w:rPr>
                <w:t>Dead-end corridors are permitted to a maximum length</w:t>
              </w:r>
              <w:r>
                <w:rPr>
                  <w:rFonts w:ascii="Arial" w:hAnsi="Arial" w:cs="Arial"/>
                  <w:sz w:val="16"/>
                  <w:szCs w:val="16"/>
                </w:rPr>
                <w:t xml:space="preserve"> </w:t>
              </w:r>
              <w:r w:rsidRPr="007E6ADB">
                <w:rPr>
                  <w:rFonts w:ascii="Arial" w:hAnsi="Arial" w:cs="Arial"/>
                  <w:sz w:val="16"/>
                  <w:szCs w:val="16"/>
                </w:rPr>
                <w:t>of 6 m.</w:t>
              </w:r>
            </w:ins>
          </w:p>
        </w:tc>
        <w:tc>
          <w:tcPr>
            <w:tcW w:w="4394" w:type="dxa"/>
          </w:tcPr>
          <w:p w14:paraId="557CAE92" w14:textId="10E55B91" w:rsidR="007E6ADB" w:rsidRPr="007E6ADB" w:rsidRDefault="007E6ADB" w:rsidP="00E934C3">
            <w:pPr>
              <w:pStyle w:val="05Sentence"/>
              <w:spacing w:before="0"/>
              <w:ind w:left="0" w:firstLine="0"/>
              <w:rPr>
                <w:ins w:id="507" w:author="Watt, Stephen HOUS:EX" w:date="2023-07-28T13:14:00Z"/>
                <w:rFonts w:ascii="Arial" w:hAnsi="Arial" w:cs="Arial"/>
                <w:sz w:val="16"/>
                <w:szCs w:val="16"/>
              </w:rPr>
            </w:pPr>
            <w:ins w:id="508" w:author="Watt, Stephen HOUS:EX" w:date="2023-07-28T13:14:00Z">
              <w:r w:rsidRPr="007E6ADB">
                <w:rPr>
                  <w:rFonts w:ascii="Arial" w:hAnsi="Arial" w:cs="Arial"/>
                  <w:sz w:val="16"/>
                  <w:szCs w:val="16"/>
                </w:rPr>
                <w:t>1. Dead-end corridors are permitted to a maximum length of 10 m in</w:t>
              </w:r>
              <w:r>
                <w:rPr>
                  <w:rFonts w:ascii="Arial" w:hAnsi="Arial" w:cs="Arial"/>
                  <w:sz w:val="16"/>
                  <w:szCs w:val="16"/>
                </w:rPr>
                <w:t xml:space="preserve"> </w:t>
              </w:r>
              <w:r w:rsidRPr="007E6ADB">
                <w:rPr>
                  <w:rFonts w:ascii="Arial" w:hAnsi="Arial" w:cs="Arial"/>
                  <w:sz w:val="16"/>
                  <w:szCs w:val="16"/>
                </w:rPr>
                <w:t xml:space="preserve">Group C </w:t>
              </w:r>
              <w:r w:rsidRPr="00E934C3">
                <w:rPr>
                  <w:rFonts w:ascii="Arial" w:hAnsi="Arial" w:cs="Arial"/>
                  <w:i/>
                  <w:iCs/>
                  <w:sz w:val="16"/>
                  <w:szCs w:val="16"/>
                </w:rPr>
                <w:t>occupancies</w:t>
              </w:r>
              <w:r w:rsidRPr="007E6ADB">
                <w:rPr>
                  <w:rFonts w:ascii="Arial" w:hAnsi="Arial" w:cs="Arial"/>
                  <w:sz w:val="16"/>
                  <w:szCs w:val="16"/>
                </w:rPr>
                <w:t xml:space="preserve"> provided:</w:t>
              </w:r>
            </w:ins>
          </w:p>
          <w:p w14:paraId="2B41E929" w14:textId="77777777" w:rsidR="007E6ADB" w:rsidRPr="007E6ADB" w:rsidRDefault="007E6ADB" w:rsidP="00E934C3">
            <w:pPr>
              <w:pStyle w:val="05Sentence"/>
              <w:spacing w:before="0"/>
              <w:ind w:left="0" w:firstLine="0"/>
              <w:rPr>
                <w:ins w:id="509" w:author="Watt, Stephen HOUS:EX" w:date="2023-07-28T13:14:00Z"/>
                <w:rFonts w:ascii="Arial" w:hAnsi="Arial" w:cs="Arial"/>
                <w:sz w:val="16"/>
                <w:szCs w:val="16"/>
              </w:rPr>
            </w:pPr>
            <w:ins w:id="510" w:author="Watt, Stephen HOUS:EX" w:date="2023-07-28T13:14:00Z">
              <w:r w:rsidRPr="007E6ADB">
                <w:rPr>
                  <w:rFonts w:ascii="Arial" w:hAnsi="Arial" w:cs="Arial"/>
                  <w:sz w:val="16"/>
                  <w:szCs w:val="16"/>
                </w:rPr>
                <w:t xml:space="preserve">(a) the </w:t>
              </w:r>
              <w:r w:rsidRPr="00821014">
                <w:rPr>
                  <w:rFonts w:ascii="Arial" w:hAnsi="Arial" w:cs="Arial"/>
                  <w:i/>
                  <w:iCs/>
                  <w:sz w:val="16"/>
                  <w:szCs w:val="16"/>
                </w:rPr>
                <w:t>building</w:t>
              </w:r>
              <w:r w:rsidRPr="007E6ADB">
                <w:rPr>
                  <w:rFonts w:ascii="Arial" w:hAnsi="Arial" w:cs="Arial"/>
                  <w:sz w:val="16"/>
                  <w:szCs w:val="16"/>
                </w:rPr>
                <w:t xml:space="preserve"> is </w:t>
              </w:r>
              <w:r w:rsidRPr="00821014">
                <w:rPr>
                  <w:rFonts w:ascii="Arial" w:hAnsi="Arial" w:cs="Arial"/>
                  <w:i/>
                  <w:iCs/>
                  <w:sz w:val="16"/>
                  <w:szCs w:val="16"/>
                </w:rPr>
                <w:t>sprinklered</w:t>
              </w:r>
              <w:r w:rsidRPr="007E6ADB">
                <w:rPr>
                  <w:rFonts w:ascii="Arial" w:hAnsi="Arial" w:cs="Arial"/>
                  <w:sz w:val="16"/>
                  <w:szCs w:val="16"/>
                </w:rPr>
                <w:t xml:space="preserve"> with fast response sprinklers, and</w:t>
              </w:r>
            </w:ins>
          </w:p>
          <w:p w14:paraId="1A9AA6BC" w14:textId="77777777" w:rsidR="007E6ADB" w:rsidRPr="007E6ADB" w:rsidRDefault="007E6ADB" w:rsidP="00E934C3">
            <w:pPr>
              <w:pStyle w:val="05Sentence"/>
              <w:spacing w:before="0"/>
              <w:ind w:left="0" w:firstLine="0"/>
              <w:rPr>
                <w:ins w:id="511" w:author="Watt, Stephen HOUS:EX" w:date="2023-07-28T13:14:00Z"/>
                <w:rFonts w:ascii="Arial" w:hAnsi="Arial" w:cs="Arial"/>
                <w:sz w:val="16"/>
                <w:szCs w:val="16"/>
              </w:rPr>
            </w:pPr>
            <w:ins w:id="512" w:author="Watt, Stephen HOUS:EX" w:date="2023-07-28T13:14:00Z">
              <w:r w:rsidRPr="007E6ADB">
                <w:rPr>
                  <w:rFonts w:ascii="Arial" w:hAnsi="Arial" w:cs="Arial"/>
                  <w:sz w:val="16"/>
                  <w:szCs w:val="16"/>
                </w:rPr>
                <w:t xml:space="preserve">(b) </w:t>
              </w:r>
              <w:r w:rsidRPr="00E934C3">
                <w:rPr>
                  <w:rFonts w:ascii="Arial" w:hAnsi="Arial" w:cs="Arial"/>
                  <w:i/>
                  <w:iCs/>
                  <w:sz w:val="16"/>
                  <w:szCs w:val="16"/>
                </w:rPr>
                <w:t>smoke detectors</w:t>
              </w:r>
              <w:r w:rsidRPr="007E6ADB">
                <w:rPr>
                  <w:rFonts w:ascii="Arial" w:hAnsi="Arial" w:cs="Arial"/>
                  <w:sz w:val="16"/>
                  <w:szCs w:val="16"/>
                </w:rPr>
                <w:t xml:space="preserve"> are installed in the corridor system.</w:t>
              </w:r>
            </w:ins>
          </w:p>
          <w:p w14:paraId="7465731B" w14:textId="15D98409" w:rsidR="007E6ADB" w:rsidRPr="007E6ADB" w:rsidRDefault="007E6ADB" w:rsidP="00E934C3">
            <w:pPr>
              <w:pStyle w:val="05Sentence"/>
              <w:spacing w:before="0"/>
              <w:ind w:left="0" w:firstLine="0"/>
              <w:rPr>
                <w:ins w:id="513" w:author="Watt, Stephen HOUS:EX" w:date="2023-07-28T13:14:00Z"/>
                <w:rFonts w:ascii="Arial" w:hAnsi="Arial" w:cs="Arial"/>
                <w:sz w:val="16"/>
                <w:szCs w:val="16"/>
              </w:rPr>
            </w:pPr>
            <w:ins w:id="514" w:author="Watt, Stephen HOUS:EX" w:date="2023-07-28T13:14:00Z">
              <w:r w:rsidRPr="007E6ADB">
                <w:rPr>
                  <w:rFonts w:ascii="Arial" w:hAnsi="Arial" w:cs="Arial"/>
                  <w:sz w:val="16"/>
                  <w:szCs w:val="16"/>
                </w:rPr>
                <w:t>2. Dead-end corridors are permitted to a maximum of 15 m in length in</w:t>
              </w:r>
            </w:ins>
            <w:ins w:id="515" w:author="Watt, Stephen HOUS:EX" w:date="2023-07-28T13:15:00Z">
              <w:r>
                <w:rPr>
                  <w:rFonts w:ascii="Arial" w:hAnsi="Arial" w:cs="Arial"/>
                  <w:sz w:val="16"/>
                  <w:szCs w:val="16"/>
                </w:rPr>
                <w:t xml:space="preserve"> </w:t>
              </w:r>
            </w:ins>
            <w:ins w:id="516" w:author="Watt, Stephen HOUS:EX" w:date="2023-07-28T13:14:00Z">
              <w:r w:rsidRPr="007E6ADB">
                <w:rPr>
                  <w:rFonts w:ascii="Arial" w:hAnsi="Arial" w:cs="Arial"/>
                  <w:sz w:val="16"/>
                  <w:szCs w:val="16"/>
                </w:rPr>
                <w:t xml:space="preserve">Group D, E, F, Division 2 and F, Division 3 </w:t>
              </w:r>
              <w:r w:rsidRPr="00E934C3">
                <w:rPr>
                  <w:rFonts w:ascii="Arial" w:hAnsi="Arial" w:cs="Arial"/>
                  <w:i/>
                  <w:iCs/>
                  <w:sz w:val="16"/>
                  <w:szCs w:val="16"/>
                </w:rPr>
                <w:t>occupancies</w:t>
              </w:r>
              <w:r w:rsidRPr="007E6ADB">
                <w:rPr>
                  <w:rFonts w:ascii="Arial" w:hAnsi="Arial" w:cs="Arial"/>
                  <w:sz w:val="16"/>
                  <w:szCs w:val="16"/>
                </w:rPr>
                <w:t xml:space="preserve"> provided:</w:t>
              </w:r>
            </w:ins>
          </w:p>
          <w:p w14:paraId="72FDD661" w14:textId="77777777" w:rsidR="007E6ADB" w:rsidRPr="007E6ADB" w:rsidRDefault="007E6ADB" w:rsidP="00E934C3">
            <w:pPr>
              <w:pStyle w:val="05Sentence"/>
              <w:spacing w:before="0"/>
              <w:ind w:left="0" w:firstLine="0"/>
              <w:rPr>
                <w:ins w:id="517" w:author="Watt, Stephen HOUS:EX" w:date="2023-07-28T13:14:00Z"/>
                <w:rFonts w:ascii="Arial" w:hAnsi="Arial" w:cs="Arial"/>
                <w:sz w:val="16"/>
                <w:szCs w:val="16"/>
              </w:rPr>
            </w:pPr>
            <w:ins w:id="518" w:author="Watt, Stephen HOUS:EX" w:date="2023-07-28T13:14:00Z">
              <w:r w:rsidRPr="007E6ADB">
                <w:rPr>
                  <w:rFonts w:ascii="Arial" w:hAnsi="Arial" w:cs="Arial"/>
                  <w:sz w:val="16"/>
                  <w:szCs w:val="16"/>
                </w:rPr>
                <w:t xml:space="preserve">(a) the </w:t>
              </w:r>
              <w:r w:rsidRPr="00E934C3">
                <w:rPr>
                  <w:rFonts w:ascii="Arial" w:hAnsi="Arial" w:cs="Arial"/>
                  <w:i/>
                  <w:iCs/>
                  <w:sz w:val="16"/>
                  <w:szCs w:val="16"/>
                </w:rPr>
                <w:t>building</w:t>
              </w:r>
              <w:r w:rsidRPr="007E6ADB">
                <w:rPr>
                  <w:rFonts w:ascii="Arial" w:hAnsi="Arial" w:cs="Arial"/>
                  <w:sz w:val="16"/>
                  <w:szCs w:val="16"/>
                </w:rPr>
                <w:t xml:space="preserve"> is</w:t>
              </w:r>
              <w:r w:rsidRPr="00E934C3">
                <w:rPr>
                  <w:rFonts w:ascii="Arial" w:hAnsi="Arial" w:cs="Arial"/>
                  <w:i/>
                  <w:iCs/>
                  <w:sz w:val="16"/>
                  <w:szCs w:val="16"/>
                </w:rPr>
                <w:t xml:space="preserve"> sprinklered</w:t>
              </w:r>
              <w:r w:rsidRPr="007E6ADB">
                <w:rPr>
                  <w:rFonts w:ascii="Arial" w:hAnsi="Arial" w:cs="Arial"/>
                  <w:sz w:val="16"/>
                  <w:szCs w:val="16"/>
                </w:rPr>
                <w:t xml:space="preserve"> with fast response sprinklers, and</w:t>
              </w:r>
            </w:ins>
          </w:p>
          <w:p w14:paraId="08632565" w14:textId="0F1645F2" w:rsidR="00571ADB" w:rsidRPr="00871FBD" w:rsidRDefault="007E6ADB" w:rsidP="00E934C3">
            <w:pPr>
              <w:pStyle w:val="05Sentence"/>
              <w:spacing w:before="0" w:after="120"/>
              <w:ind w:left="0" w:firstLine="0"/>
              <w:rPr>
                <w:ins w:id="519" w:author="Watt, Stephen HOUS:EX" w:date="2023-07-28T10:39:00Z"/>
                <w:rFonts w:ascii="Arial" w:hAnsi="Arial" w:cs="Arial"/>
                <w:sz w:val="16"/>
                <w:szCs w:val="16"/>
              </w:rPr>
            </w:pPr>
            <w:ins w:id="520" w:author="Watt, Stephen HOUS:EX" w:date="2023-07-28T13:14:00Z">
              <w:r w:rsidRPr="007E6ADB">
                <w:rPr>
                  <w:rFonts w:ascii="Arial" w:hAnsi="Arial" w:cs="Arial"/>
                  <w:sz w:val="16"/>
                  <w:szCs w:val="16"/>
                </w:rPr>
                <w:t xml:space="preserve">(b) </w:t>
              </w:r>
              <w:r w:rsidRPr="00E934C3">
                <w:rPr>
                  <w:rFonts w:ascii="Arial" w:hAnsi="Arial" w:cs="Arial"/>
                  <w:i/>
                  <w:iCs/>
                  <w:sz w:val="16"/>
                  <w:szCs w:val="16"/>
                </w:rPr>
                <w:t xml:space="preserve">smoke detectors </w:t>
              </w:r>
              <w:r w:rsidRPr="007E6ADB">
                <w:rPr>
                  <w:rFonts w:ascii="Arial" w:hAnsi="Arial" w:cs="Arial"/>
                  <w:sz w:val="16"/>
                  <w:szCs w:val="16"/>
                </w:rPr>
                <w:t>are installed in the corridor system.</w:t>
              </w:r>
            </w:ins>
          </w:p>
        </w:tc>
      </w:tr>
      <w:tr w:rsidR="00571ADB" w14:paraId="59DB5DB9" w14:textId="77777777" w:rsidTr="00871FBD">
        <w:trPr>
          <w:ins w:id="521" w:author="Watt, Stephen HOUS:EX" w:date="2023-07-28T10:39:00Z"/>
        </w:trPr>
        <w:tc>
          <w:tcPr>
            <w:tcW w:w="562" w:type="dxa"/>
          </w:tcPr>
          <w:p w14:paraId="506CB1FC" w14:textId="72F103FD" w:rsidR="00571ADB" w:rsidRPr="002D0E7C" w:rsidRDefault="00871FBD" w:rsidP="00571ADB">
            <w:pPr>
              <w:pStyle w:val="05Sentence"/>
              <w:spacing w:after="120"/>
              <w:ind w:left="0" w:firstLine="0"/>
              <w:rPr>
                <w:ins w:id="522" w:author="Watt, Stephen HOUS:EX" w:date="2023-07-28T10:39:00Z"/>
                <w:rFonts w:ascii="Arial" w:hAnsi="Arial" w:cs="Arial"/>
                <w:sz w:val="16"/>
                <w:szCs w:val="16"/>
              </w:rPr>
            </w:pPr>
            <w:ins w:id="523" w:author="Watt, Stephen HOUS:EX" w:date="2023-07-28T11:07:00Z">
              <w:r w:rsidRPr="002D0E7C">
                <w:rPr>
                  <w:rFonts w:ascii="Arial" w:hAnsi="Arial" w:cs="Arial"/>
                  <w:sz w:val="16"/>
                  <w:szCs w:val="16"/>
                </w:rPr>
                <w:t>22</w:t>
              </w:r>
            </w:ins>
          </w:p>
        </w:tc>
        <w:tc>
          <w:tcPr>
            <w:tcW w:w="4253" w:type="dxa"/>
          </w:tcPr>
          <w:p w14:paraId="43929C7B" w14:textId="77777777" w:rsidR="00AB0640" w:rsidRPr="00E934C3" w:rsidRDefault="00AB0640" w:rsidP="00E934C3">
            <w:pPr>
              <w:pStyle w:val="05Sentence"/>
              <w:spacing w:before="0"/>
              <w:ind w:left="30" w:hanging="30"/>
              <w:rPr>
                <w:ins w:id="524" w:author="Watt, Stephen HOUS:EX" w:date="2023-07-28T13:16:00Z"/>
                <w:rFonts w:ascii="Arial" w:hAnsi="Arial" w:cs="Arial"/>
                <w:b/>
                <w:bCs/>
                <w:i/>
                <w:iCs/>
                <w:sz w:val="16"/>
                <w:szCs w:val="16"/>
              </w:rPr>
            </w:pPr>
            <w:ins w:id="525" w:author="Watt, Stephen HOUS:EX" w:date="2023-07-28T13:16:00Z">
              <w:r w:rsidRPr="00E934C3">
                <w:rPr>
                  <w:rFonts w:ascii="Arial" w:hAnsi="Arial" w:cs="Arial"/>
                  <w:b/>
                  <w:bCs/>
                  <w:i/>
                  <w:iCs/>
                  <w:sz w:val="16"/>
                  <w:szCs w:val="16"/>
                </w:rPr>
                <w:t>Exits</w:t>
              </w:r>
            </w:ins>
          </w:p>
          <w:p w14:paraId="6A89F3D9" w14:textId="77777777" w:rsidR="00AB0640" w:rsidRPr="00AB0640" w:rsidRDefault="00AB0640" w:rsidP="00E934C3">
            <w:pPr>
              <w:pStyle w:val="05Sentence"/>
              <w:spacing w:before="0" w:after="120"/>
              <w:ind w:left="30" w:hanging="30"/>
              <w:rPr>
                <w:ins w:id="526" w:author="Watt, Stephen HOUS:EX" w:date="2023-07-28T13:16:00Z"/>
                <w:rFonts w:ascii="Arial" w:hAnsi="Arial" w:cs="Arial"/>
                <w:sz w:val="16"/>
                <w:szCs w:val="16"/>
              </w:rPr>
            </w:pPr>
            <w:ins w:id="527" w:author="Watt, Stephen HOUS:EX" w:date="2023-07-28T13:16:00Z">
              <w:r w:rsidRPr="00AB0640">
                <w:rPr>
                  <w:rFonts w:ascii="Arial" w:hAnsi="Arial" w:cs="Arial"/>
                  <w:sz w:val="16"/>
                  <w:szCs w:val="16"/>
                </w:rPr>
                <w:t>Article 3.4.2.1., Article 9.9.8.2.</w:t>
              </w:r>
            </w:ins>
          </w:p>
          <w:p w14:paraId="74F4E79C" w14:textId="31C25A32" w:rsidR="00571ADB" w:rsidRPr="00871FBD" w:rsidRDefault="00AB0640" w:rsidP="00E934C3">
            <w:pPr>
              <w:pStyle w:val="05Sentence"/>
              <w:spacing w:before="0" w:after="120"/>
              <w:ind w:left="30" w:hanging="30"/>
              <w:rPr>
                <w:ins w:id="528" w:author="Watt, Stephen HOUS:EX" w:date="2023-07-28T10:39:00Z"/>
                <w:rFonts w:ascii="Arial" w:hAnsi="Arial" w:cs="Arial"/>
                <w:sz w:val="16"/>
                <w:szCs w:val="16"/>
              </w:rPr>
            </w:pPr>
            <w:ins w:id="529" w:author="Watt, Stephen HOUS:EX" w:date="2023-07-28T13:16:00Z">
              <w:r w:rsidRPr="00E934C3">
                <w:rPr>
                  <w:rFonts w:ascii="Arial" w:hAnsi="Arial" w:cs="Arial"/>
                  <w:i/>
                  <w:iCs/>
                  <w:sz w:val="16"/>
                  <w:szCs w:val="16"/>
                </w:rPr>
                <w:t>Floor areas</w:t>
              </w:r>
              <w:r w:rsidRPr="00AB0640">
                <w:rPr>
                  <w:rFonts w:ascii="Arial" w:hAnsi="Arial" w:cs="Arial"/>
                  <w:sz w:val="16"/>
                  <w:szCs w:val="16"/>
                </w:rPr>
                <w:t xml:space="preserve"> shall be served by not fewer than 2</w:t>
              </w:r>
              <w:r w:rsidRPr="00E934C3">
                <w:rPr>
                  <w:rFonts w:ascii="Arial" w:hAnsi="Arial" w:cs="Arial"/>
                  <w:i/>
                  <w:iCs/>
                  <w:sz w:val="16"/>
                  <w:szCs w:val="16"/>
                </w:rPr>
                <w:t xml:space="preserve"> exits</w:t>
              </w:r>
            </w:ins>
            <w:ins w:id="530" w:author="Watt, Stephen HOUS:EX" w:date="2023-07-28T13:17:00Z">
              <w:r>
                <w:rPr>
                  <w:rFonts w:ascii="Arial" w:hAnsi="Arial" w:cs="Arial"/>
                  <w:sz w:val="16"/>
                  <w:szCs w:val="16"/>
                </w:rPr>
                <w:t xml:space="preserve"> </w:t>
              </w:r>
            </w:ins>
            <w:ins w:id="531" w:author="Watt, Stephen HOUS:EX" w:date="2023-07-28T13:16:00Z">
              <w:r w:rsidRPr="00AB0640">
                <w:rPr>
                  <w:rFonts w:ascii="Arial" w:hAnsi="Arial" w:cs="Arial"/>
                  <w:sz w:val="16"/>
                  <w:szCs w:val="16"/>
                </w:rPr>
                <w:t>except as permitted by Sentence 3.4.2.1.(2).</w:t>
              </w:r>
            </w:ins>
          </w:p>
        </w:tc>
        <w:tc>
          <w:tcPr>
            <w:tcW w:w="4394" w:type="dxa"/>
          </w:tcPr>
          <w:p w14:paraId="56B9B432" w14:textId="699B2467" w:rsidR="00AB0640" w:rsidRPr="00AB0640" w:rsidRDefault="00AB0640" w:rsidP="00E934C3">
            <w:pPr>
              <w:pStyle w:val="05Sentence"/>
              <w:spacing w:before="0"/>
              <w:ind w:hanging="12"/>
              <w:rPr>
                <w:ins w:id="532" w:author="Watt, Stephen HOUS:EX" w:date="2023-07-28T13:17:00Z"/>
                <w:rFonts w:ascii="Arial" w:hAnsi="Arial" w:cs="Arial"/>
                <w:sz w:val="16"/>
                <w:szCs w:val="16"/>
              </w:rPr>
            </w:pPr>
            <w:ins w:id="533" w:author="Watt, Stephen HOUS:EX" w:date="2023-07-28T13:17:00Z">
              <w:r w:rsidRPr="00E934C3">
                <w:rPr>
                  <w:rFonts w:ascii="Arial" w:hAnsi="Arial" w:cs="Arial"/>
                  <w:i/>
                  <w:iCs/>
                  <w:sz w:val="16"/>
                  <w:szCs w:val="16"/>
                </w:rPr>
                <w:t>Floor areas</w:t>
              </w:r>
              <w:r w:rsidRPr="00AB0640">
                <w:rPr>
                  <w:rFonts w:ascii="Arial" w:hAnsi="Arial" w:cs="Arial"/>
                  <w:sz w:val="16"/>
                  <w:szCs w:val="16"/>
                </w:rPr>
                <w:t xml:space="preserve"> may be served by a single </w:t>
              </w:r>
              <w:r w:rsidRPr="00E934C3">
                <w:rPr>
                  <w:rFonts w:ascii="Arial" w:hAnsi="Arial" w:cs="Arial"/>
                  <w:i/>
                  <w:iCs/>
                  <w:sz w:val="16"/>
                  <w:szCs w:val="16"/>
                </w:rPr>
                <w:t xml:space="preserve">exit </w:t>
              </w:r>
              <w:r w:rsidRPr="00AB0640">
                <w:rPr>
                  <w:rFonts w:ascii="Arial" w:hAnsi="Arial" w:cs="Arial"/>
                  <w:sz w:val="16"/>
                  <w:szCs w:val="16"/>
                </w:rPr>
                <w:t>within the limits of Sentence</w:t>
              </w:r>
            </w:ins>
            <w:ins w:id="534" w:author="Watt, Stephen HOUS:EX" w:date="2023-07-28T13:18:00Z">
              <w:r>
                <w:rPr>
                  <w:rFonts w:ascii="Arial" w:hAnsi="Arial" w:cs="Arial"/>
                  <w:sz w:val="16"/>
                  <w:szCs w:val="16"/>
                </w:rPr>
                <w:t xml:space="preserve"> </w:t>
              </w:r>
            </w:ins>
            <w:ins w:id="535" w:author="Watt, Stephen HOUS:EX" w:date="2023-07-28T13:17:00Z">
              <w:r w:rsidRPr="00AB0640">
                <w:rPr>
                  <w:rFonts w:ascii="Arial" w:hAnsi="Arial" w:cs="Arial"/>
                  <w:sz w:val="16"/>
                  <w:szCs w:val="16"/>
                </w:rPr>
                <w:t>3.4.2.1.(2) provided:</w:t>
              </w:r>
            </w:ins>
          </w:p>
          <w:p w14:paraId="2D42C1A0" w14:textId="77777777" w:rsidR="00AB0640" w:rsidRPr="00AB0640" w:rsidRDefault="00AB0640" w:rsidP="00E934C3">
            <w:pPr>
              <w:pStyle w:val="05Sentence"/>
              <w:spacing w:before="0"/>
              <w:ind w:hanging="12"/>
              <w:rPr>
                <w:ins w:id="536" w:author="Watt, Stephen HOUS:EX" w:date="2023-07-28T13:17:00Z"/>
                <w:rFonts w:ascii="Arial" w:hAnsi="Arial" w:cs="Arial"/>
                <w:sz w:val="16"/>
                <w:szCs w:val="16"/>
              </w:rPr>
            </w:pPr>
            <w:ins w:id="537" w:author="Watt, Stephen HOUS:EX" w:date="2023-07-28T13:17:00Z">
              <w:r w:rsidRPr="00AB0640">
                <w:rPr>
                  <w:rFonts w:ascii="Arial" w:hAnsi="Arial" w:cs="Arial"/>
                  <w:sz w:val="16"/>
                  <w:szCs w:val="16"/>
                </w:rPr>
                <w:t xml:space="preserve">(a) the </w:t>
              </w:r>
              <w:r w:rsidRPr="00E934C3">
                <w:rPr>
                  <w:rFonts w:ascii="Arial" w:hAnsi="Arial" w:cs="Arial"/>
                  <w:i/>
                  <w:iCs/>
                  <w:sz w:val="16"/>
                  <w:szCs w:val="16"/>
                </w:rPr>
                <w:t>building</w:t>
              </w:r>
              <w:r w:rsidRPr="00AB0640">
                <w:rPr>
                  <w:rFonts w:ascii="Arial" w:hAnsi="Arial" w:cs="Arial"/>
                  <w:sz w:val="16"/>
                  <w:szCs w:val="16"/>
                </w:rPr>
                <w:t xml:space="preserve"> does not exceed 3</w:t>
              </w:r>
              <w:r w:rsidRPr="00E934C3">
                <w:rPr>
                  <w:rFonts w:ascii="Arial" w:hAnsi="Arial" w:cs="Arial"/>
                  <w:i/>
                  <w:iCs/>
                  <w:sz w:val="16"/>
                  <w:szCs w:val="16"/>
                </w:rPr>
                <w:t xml:space="preserve"> storeys</w:t>
              </w:r>
              <w:r w:rsidRPr="00AB0640">
                <w:rPr>
                  <w:rFonts w:ascii="Arial" w:hAnsi="Arial" w:cs="Arial"/>
                  <w:sz w:val="16"/>
                  <w:szCs w:val="16"/>
                </w:rPr>
                <w:t xml:space="preserve"> in </w:t>
              </w:r>
              <w:r w:rsidRPr="00E934C3">
                <w:rPr>
                  <w:rFonts w:ascii="Arial" w:hAnsi="Arial" w:cs="Arial"/>
                  <w:i/>
                  <w:iCs/>
                  <w:sz w:val="16"/>
                  <w:szCs w:val="16"/>
                </w:rPr>
                <w:t>building height</w:t>
              </w:r>
              <w:r w:rsidRPr="00AB0640">
                <w:rPr>
                  <w:rFonts w:ascii="Arial" w:hAnsi="Arial" w:cs="Arial"/>
                  <w:sz w:val="16"/>
                  <w:szCs w:val="16"/>
                </w:rPr>
                <w:t>,</w:t>
              </w:r>
            </w:ins>
          </w:p>
          <w:p w14:paraId="750ADA55" w14:textId="77777777" w:rsidR="00AB0640" w:rsidRPr="00AB0640" w:rsidRDefault="00AB0640" w:rsidP="00E934C3">
            <w:pPr>
              <w:pStyle w:val="05Sentence"/>
              <w:spacing w:before="0"/>
              <w:ind w:hanging="12"/>
              <w:rPr>
                <w:ins w:id="538" w:author="Watt, Stephen HOUS:EX" w:date="2023-07-28T13:17:00Z"/>
                <w:rFonts w:ascii="Arial" w:hAnsi="Arial" w:cs="Arial"/>
                <w:sz w:val="16"/>
                <w:szCs w:val="16"/>
              </w:rPr>
            </w:pPr>
            <w:ins w:id="539" w:author="Watt, Stephen HOUS:EX" w:date="2023-07-28T13:17:00Z">
              <w:r w:rsidRPr="00AB0640">
                <w:rPr>
                  <w:rFonts w:ascii="Arial" w:hAnsi="Arial" w:cs="Arial"/>
                  <w:sz w:val="16"/>
                  <w:szCs w:val="16"/>
                </w:rPr>
                <w:t>(b) the</w:t>
              </w:r>
              <w:r w:rsidRPr="00E934C3">
                <w:rPr>
                  <w:rFonts w:ascii="Arial" w:hAnsi="Arial" w:cs="Arial"/>
                  <w:i/>
                  <w:iCs/>
                  <w:sz w:val="16"/>
                  <w:szCs w:val="16"/>
                </w:rPr>
                <w:t xml:space="preserve"> building </w:t>
              </w:r>
              <w:r w:rsidRPr="00AB0640">
                <w:rPr>
                  <w:rFonts w:ascii="Arial" w:hAnsi="Arial" w:cs="Arial"/>
                  <w:sz w:val="16"/>
                  <w:szCs w:val="16"/>
                </w:rPr>
                <w:t xml:space="preserve">is </w:t>
              </w:r>
              <w:r w:rsidRPr="00E934C3">
                <w:rPr>
                  <w:rFonts w:ascii="Arial" w:hAnsi="Arial" w:cs="Arial"/>
                  <w:i/>
                  <w:iCs/>
                  <w:sz w:val="16"/>
                  <w:szCs w:val="16"/>
                </w:rPr>
                <w:t xml:space="preserve">sprinklered </w:t>
              </w:r>
              <w:r w:rsidRPr="00AB0640">
                <w:rPr>
                  <w:rFonts w:ascii="Arial" w:hAnsi="Arial" w:cs="Arial"/>
                  <w:sz w:val="16"/>
                  <w:szCs w:val="16"/>
                </w:rPr>
                <w:t>with fast response sprinklers, and</w:t>
              </w:r>
            </w:ins>
          </w:p>
          <w:p w14:paraId="72664E6B" w14:textId="55BFCBEF" w:rsidR="00571ADB" w:rsidRPr="00871FBD" w:rsidRDefault="00AB0640" w:rsidP="00E934C3">
            <w:pPr>
              <w:pStyle w:val="05Sentence"/>
              <w:spacing w:before="0" w:after="120"/>
              <w:ind w:hanging="12"/>
              <w:rPr>
                <w:ins w:id="540" w:author="Watt, Stephen HOUS:EX" w:date="2023-07-28T10:39:00Z"/>
                <w:rFonts w:ascii="Arial" w:hAnsi="Arial" w:cs="Arial"/>
                <w:sz w:val="16"/>
                <w:szCs w:val="16"/>
              </w:rPr>
            </w:pPr>
            <w:ins w:id="541" w:author="Watt, Stephen HOUS:EX" w:date="2023-07-28T13:17:00Z">
              <w:r w:rsidRPr="00AB0640">
                <w:rPr>
                  <w:rFonts w:ascii="Arial" w:hAnsi="Arial" w:cs="Arial"/>
                  <w:sz w:val="16"/>
                  <w:szCs w:val="16"/>
                </w:rPr>
                <w:t xml:space="preserve">(c) all </w:t>
              </w:r>
              <w:r w:rsidRPr="00E934C3">
                <w:rPr>
                  <w:rFonts w:ascii="Arial" w:hAnsi="Arial" w:cs="Arial"/>
                  <w:i/>
                  <w:iCs/>
                  <w:sz w:val="16"/>
                  <w:szCs w:val="16"/>
                </w:rPr>
                <w:t>floor areas</w:t>
              </w:r>
              <w:r w:rsidRPr="00AB0640">
                <w:rPr>
                  <w:rFonts w:ascii="Arial" w:hAnsi="Arial" w:cs="Arial"/>
                  <w:sz w:val="16"/>
                  <w:szCs w:val="16"/>
                </w:rPr>
                <w:t xml:space="preserve"> are protected by a system of </w:t>
              </w:r>
              <w:r w:rsidRPr="00E934C3">
                <w:rPr>
                  <w:rFonts w:ascii="Arial" w:hAnsi="Arial" w:cs="Arial"/>
                  <w:i/>
                  <w:iCs/>
                  <w:sz w:val="16"/>
                  <w:szCs w:val="16"/>
                </w:rPr>
                <w:t>smoke</w:t>
              </w:r>
            </w:ins>
            <w:ins w:id="542" w:author="Watt, Stephen HOUS:EX" w:date="2023-07-28T13:19:00Z">
              <w:r>
                <w:rPr>
                  <w:rFonts w:ascii="Arial" w:hAnsi="Arial" w:cs="Arial"/>
                  <w:i/>
                  <w:iCs/>
                  <w:sz w:val="16"/>
                  <w:szCs w:val="16"/>
                </w:rPr>
                <w:t xml:space="preserve"> </w:t>
              </w:r>
            </w:ins>
            <w:ins w:id="543" w:author="Watt, Stephen HOUS:EX" w:date="2023-07-28T13:17:00Z">
              <w:r w:rsidRPr="00E934C3">
                <w:rPr>
                  <w:rFonts w:ascii="Arial" w:hAnsi="Arial" w:cs="Arial"/>
                  <w:i/>
                  <w:iCs/>
                  <w:sz w:val="16"/>
                  <w:szCs w:val="16"/>
                </w:rPr>
                <w:t>detectors</w:t>
              </w:r>
              <w:r w:rsidRPr="00AB0640">
                <w:rPr>
                  <w:rFonts w:ascii="Arial" w:hAnsi="Arial" w:cs="Arial"/>
                  <w:sz w:val="16"/>
                  <w:szCs w:val="16"/>
                </w:rPr>
                <w:t xml:space="preserve"> connected</w:t>
              </w:r>
            </w:ins>
            <w:ins w:id="544" w:author="Watt, Stephen HOUS:EX" w:date="2023-07-28T13:18:00Z">
              <w:r>
                <w:rPr>
                  <w:rFonts w:ascii="Arial" w:hAnsi="Arial" w:cs="Arial"/>
                  <w:sz w:val="16"/>
                  <w:szCs w:val="16"/>
                </w:rPr>
                <w:t xml:space="preserve"> </w:t>
              </w:r>
            </w:ins>
            <w:ins w:id="545" w:author="Watt, Stephen HOUS:EX" w:date="2023-07-28T13:17:00Z">
              <w:r w:rsidRPr="00AB0640">
                <w:rPr>
                  <w:rFonts w:ascii="Arial" w:hAnsi="Arial" w:cs="Arial"/>
                  <w:sz w:val="16"/>
                  <w:szCs w:val="16"/>
                </w:rPr>
                <w:t>to a fire alarm system.</w:t>
              </w:r>
            </w:ins>
          </w:p>
        </w:tc>
      </w:tr>
      <w:tr w:rsidR="00571ADB" w14:paraId="57BF6B65" w14:textId="77777777" w:rsidTr="00871FBD">
        <w:trPr>
          <w:ins w:id="546" w:author="Watt, Stephen HOUS:EX" w:date="2023-07-28T10:39:00Z"/>
        </w:trPr>
        <w:tc>
          <w:tcPr>
            <w:tcW w:w="562" w:type="dxa"/>
          </w:tcPr>
          <w:p w14:paraId="5AA72327" w14:textId="78700E67" w:rsidR="00571ADB" w:rsidRPr="002D0E7C" w:rsidRDefault="00FC6168" w:rsidP="00571ADB">
            <w:pPr>
              <w:pStyle w:val="05Sentence"/>
              <w:spacing w:after="120"/>
              <w:ind w:left="0" w:firstLine="0"/>
              <w:rPr>
                <w:ins w:id="547" w:author="Watt, Stephen HOUS:EX" w:date="2023-07-28T10:39:00Z"/>
                <w:rFonts w:ascii="Arial" w:hAnsi="Arial" w:cs="Arial"/>
                <w:sz w:val="16"/>
                <w:szCs w:val="16"/>
              </w:rPr>
            </w:pPr>
            <w:ins w:id="548" w:author="Watt, Stephen HOUS:EX" w:date="2023-07-28T11:08:00Z">
              <w:r w:rsidRPr="002D0E7C">
                <w:rPr>
                  <w:rFonts w:ascii="Arial" w:hAnsi="Arial" w:cs="Arial"/>
                  <w:sz w:val="16"/>
                  <w:szCs w:val="16"/>
                </w:rPr>
                <w:lastRenderedPageBreak/>
                <w:t>23</w:t>
              </w:r>
            </w:ins>
          </w:p>
        </w:tc>
        <w:tc>
          <w:tcPr>
            <w:tcW w:w="4253" w:type="dxa"/>
          </w:tcPr>
          <w:p w14:paraId="67D69BDA" w14:textId="77777777" w:rsidR="00AB0640" w:rsidRPr="00E934C3" w:rsidRDefault="00AB0640" w:rsidP="00E934C3">
            <w:pPr>
              <w:pStyle w:val="05Sentence"/>
              <w:spacing w:before="0"/>
              <w:ind w:left="1" w:hanging="1"/>
              <w:rPr>
                <w:ins w:id="549" w:author="Watt, Stephen HOUS:EX" w:date="2023-07-28T13:20:00Z"/>
                <w:rFonts w:ascii="Arial" w:hAnsi="Arial" w:cs="Arial"/>
                <w:b/>
                <w:bCs/>
                <w:sz w:val="16"/>
                <w:szCs w:val="16"/>
              </w:rPr>
            </w:pPr>
            <w:ins w:id="550" w:author="Watt, Stephen HOUS:EX" w:date="2023-07-28T13:20:00Z">
              <w:r w:rsidRPr="00E934C3">
                <w:rPr>
                  <w:rFonts w:ascii="Arial" w:hAnsi="Arial" w:cs="Arial"/>
                  <w:b/>
                  <w:bCs/>
                  <w:sz w:val="16"/>
                  <w:szCs w:val="16"/>
                </w:rPr>
                <w:t xml:space="preserve">Reduction of </w:t>
              </w:r>
              <w:r w:rsidRPr="00E934C3">
                <w:rPr>
                  <w:rFonts w:ascii="Arial" w:hAnsi="Arial" w:cs="Arial"/>
                  <w:b/>
                  <w:bCs/>
                  <w:i/>
                  <w:iCs/>
                  <w:sz w:val="16"/>
                  <w:szCs w:val="16"/>
                </w:rPr>
                <w:t xml:space="preserve">Exit </w:t>
              </w:r>
              <w:r w:rsidRPr="00E934C3">
                <w:rPr>
                  <w:rFonts w:ascii="Arial" w:hAnsi="Arial" w:cs="Arial"/>
                  <w:b/>
                  <w:bCs/>
                  <w:sz w:val="16"/>
                  <w:szCs w:val="16"/>
                </w:rPr>
                <w:t>Width</w:t>
              </w:r>
            </w:ins>
          </w:p>
          <w:p w14:paraId="2F25EC2A" w14:textId="77777777" w:rsidR="00AB0640" w:rsidRPr="00AB0640" w:rsidRDefault="00AB0640" w:rsidP="00E934C3">
            <w:pPr>
              <w:pStyle w:val="05Sentence"/>
              <w:spacing w:before="0" w:after="120"/>
              <w:ind w:left="1" w:hanging="1"/>
              <w:rPr>
                <w:ins w:id="551" w:author="Watt, Stephen HOUS:EX" w:date="2023-07-28T13:20:00Z"/>
                <w:rFonts w:ascii="Arial" w:hAnsi="Arial" w:cs="Arial"/>
                <w:sz w:val="16"/>
                <w:szCs w:val="16"/>
              </w:rPr>
            </w:pPr>
            <w:ins w:id="552" w:author="Watt, Stephen HOUS:EX" w:date="2023-07-28T13:20:00Z">
              <w:r w:rsidRPr="00AB0640">
                <w:rPr>
                  <w:rFonts w:ascii="Arial" w:hAnsi="Arial" w:cs="Arial"/>
                  <w:sz w:val="16"/>
                  <w:szCs w:val="16"/>
                </w:rPr>
                <w:t>Sentence 3.4.3.3.(2), Article 9.9.6.1.</w:t>
              </w:r>
            </w:ins>
          </w:p>
          <w:p w14:paraId="58FC8315" w14:textId="76154E12" w:rsidR="00571ADB" w:rsidRPr="00871FBD" w:rsidRDefault="00AB0640" w:rsidP="00E934C3">
            <w:pPr>
              <w:pStyle w:val="05Sentence"/>
              <w:spacing w:before="0" w:after="120"/>
              <w:ind w:left="1" w:hanging="1"/>
              <w:rPr>
                <w:ins w:id="553" w:author="Watt, Stephen HOUS:EX" w:date="2023-07-28T10:39:00Z"/>
                <w:rFonts w:ascii="Arial" w:hAnsi="Arial" w:cs="Arial"/>
                <w:sz w:val="16"/>
                <w:szCs w:val="16"/>
              </w:rPr>
            </w:pPr>
            <w:ins w:id="554" w:author="Watt, Stephen HOUS:EX" w:date="2023-07-28T13:20:00Z">
              <w:r w:rsidRPr="00AB0640">
                <w:rPr>
                  <w:rFonts w:ascii="Arial" w:hAnsi="Arial" w:cs="Arial"/>
                  <w:sz w:val="16"/>
                  <w:szCs w:val="16"/>
                </w:rPr>
                <w:t>Swinging doors in their swing shall not reduce the</w:t>
              </w:r>
            </w:ins>
            <w:ins w:id="555" w:author="Watt, Stephen HOUS:EX" w:date="2023-07-28T13:21:00Z">
              <w:r>
                <w:rPr>
                  <w:rFonts w:ascii="Arial" w:hAnsi="Arial" w:cs="Arial"/>
                  <w:sz w:val="16"/>
                  <w:szCs w:val="16"/>
                </w:rPr>
                <w:t xml:space="preserve"> </w:t>
              </w:r>
            </w:ins>
            <w:ins w:id="556" w:author="Watt, Stephen HOUS:EX" w:date="2023-07-28T13:20:00Z">
              <w:r w:rsidRPr="00AB0640">
                <w:rPr>
                  <w:rFonts w:ascii="Arial" w:hAnsi="Arial" w:cs="Arial"/>
                  <w:sz w:val="16"/>
                  <w:szCs w:val="16"/>
                </w:rPr>
                <w:t xml:space="preserve">effective width of </w:t>
              </w:r>
              <w:r w:rsidRPr="00E934C3">
                <w:rPr>
                  <w:rFonts w:ascii="Arial" w:hAnsi="Arial" w:cs="Arial"/>
                  <w:i/>
                  <w:iCs/>
                  <w:sz w:val="16"/>
                  <w:szCs w:val="16"/>
                </w:rPr>
                <w:t>exit</w:t>
              </w:r>
              <w:r w:rsidRPr="00AB0640">
                <w:rPr>
                  <w:rFonts w:ascii="Arial" w:hAnsi="Arial" w:cs="Arial"/>
                  <w:sz w:val="16"/>
                  <w:szCs w:val="16"/>
                </w:rPr>
                <w:t xml:space="preserve"> stairs and landings to less than</w:t>
              </w:r>
            </w:ins>
            <w:ins w:id="557" w:author="Watt, Stephen HOUS:EX" w:date="2023-07-28T13:21:00Z">
              <w:r>
                <w:rPr>
                  <w:rFonts w:ascii="Arial" w:hAnsi="Arial" w:cs="Arial"/>
                  <w:sz w:val="16"/>
                  <w:szCs w:val="16"/>
                </w:rPr>
                <w:t xml:space="preserve"> </w:t>
              </w:r>
            </w:ins>
            <w:ins w:id="558" w:author="Watt, Stephen HOUS:EX" w:date="2023-07-28T13:20:00Z">
              <w:r w:rsidRPr="00AB0640">
                <w:rPr>
                  <w:rFonts w:ascii="Arial" w:hAnsi="Arial" w:cs="Arial"/>
                  <w:sz w:val="16"/>
                  <w:szCs w:val="16"/>
                </w:rPr>
                <w:t>750 mm.</w:t>
              </w:r>
            </w:ins>
          </w:p>
        </w:tc>
        <w:tc>
          <w:tcPr>
            <w:tcW w:w="4394" w:type="dxa"/>
          </w:tcPr>
          <w:p w14:paraId="29B7F088" w14:textId="642174FE" w:rsidR="00AB0640" w:rsidRPr="00AB0640" w:rsidRDefault="00AB0640" w:rsidP="00E934C3">
            <w:pPr>
              <w:pStyle w:val="05Sentence"/>
              <w:spacing w:before="0"/>
              <w:ind w:left="0" w:firstLine="0"/>
              <w:rPr>
                <w:ins w:id="559" w:author="Watt, Stephen HOUS:EX" w:date="2023-07-28T13:22:00Z"/>
                <w:rFonts w:ascii="Arial" w:hAnsi="Arial" w:cs="Arial"/>
                <w:sz w:val="16"/>
                <w:szCs w:val="16"/>
              </w:rPr>
            </w:pPr>
            <w:ins w:id="560" w:author="Watt, Stephen HOUS:EX" w:date="2023-07-28T13:22:00Z">
              <w:r w:rsidRPr="00AB0640">
                <w:rPr>
                  <w:rFonts w:ascii="Arial" w:hAnsi="Arial" w:cs="Arial"/>
                  <w:sz w:val="16"/>
                  <w:szCs w:val="16"/>
                </w:rPr>
                <w:t>Existing swinging doors in their swing are permitted to reduce the effective</w:t>
              </w:r>
              <w:r>
                <w:rPr>
                  <w:rFonts w:ascii="Arial" w:hAnsi="Arial" w:cs="Arial"/>
                  <w:sz w:val="16"/>
                  <w:szCs w:val="16"/>
                </w:rPr>
                <w:t xml:space="preserve"> </w:t>
              </w:r>
              <w:r w:rsidRPr="00AB0640">
                <w:rPr>
                  <w:rFonts w:ascii="Arial" w:hAnsi="Arial" w:cs="Arial"/>
                  <w:sz w:val="16"/>
                  <w:szCs w:val="16"/>
                </w:rPr>
                <w:t xml:space="preserve">width of </w:t>
              </w:r>
              <w:r w:rsidRPr="00E934C3">
                <w:rPr>
                  <w:rFonts w:ascii="Arial" w:hAnsi="Arial" w:cs="Arial"/>
                  <w:i/>
                  <w:iCs/>
                  <w:sz w:val="16"/>
                  <w:szCs w:val="16"/>
                </w:rPr>
                <w:t>exit</w:t>
              </w:r>
              <w:r w:rsidRPr="00AB0640">
                <w:rPr>
                  <w:rFonts w:ascii="Arial" w:hAnsi="Arial" w:cs="Arial"/>
                  <w:sz w:val="16"/>
                  <w:szCs w:val="16"/>
                </w:rPr>
                <w:t xml:space="preserve"> stairs and landings to a minimum of 550 mm provided:</w:t>
              </w:r>
            </w:ins>
          </w:p>
          <w:p w14:paraId="10935CB6" w14:textId="77777777" w:rsidR="00AB0640" w:rsidRPr="00AB0640" w:rsidRDefault="00AB0640" w:rsidP="00E934C3">
            <w:pPr>
              <w:pStyle w:val="05Sentence"/>
              <w:spacing w:before="0"/>
              <w:ind w:left="0" w:firstLine="0"/>
              <w:rPr>
                <w:ins w:id="561" w:author="Watt, Stephen HOUS:EX" w:date="2023-07-28T13:22:00Z"/>
                <w:rFonts w:ascii="Arial" w:hAnsi="Arial" w:cs="Arial"/>
                <w:sz w:val="16"/>
                <w:szCs w:val="16"/>
              </w:rPr>
            </w:pPr>
            <w:ins w:id="562" w:author="Watt, Stephen HOUS:EX" w:date="2023-07-28T13:22:00Z">
              <w:r w:rsidRPr="00AB0640">
                <w:rPr>
                  <w:rFonts w:ascii="Arial" w:hAnsi="Arial" w:cs="Arial"/>
                  <w:sz w:val="16"/>
                  <w:szCs w:val="16"/>
                </w:rPr>
                <w:t xml:space="preserve">(a) they serve Group C or D </w:t>
              </w:r>
              <w:r w:rsidRPr="00E934C3">
                <w:rPr>
                  <w:rFonts w:ascii="Arial" w:hAnsi="Arial" w:cs="Arial"/>
                  <w:i/>
                  <w:iCs/>
                  <w:sz w:val="16"/>
                  <w:szCs w:val="16"/>
                </w:rPr>
                <w:t>occupancies</w:t>
              </w:r>
              <w:r w:rsidRPr="00AB0640">
                <w:rPr>
                  <w:rFonts w:ascii="Arial" w:hAnsi="Arial" w:cs="Arial"/>
                  <w:sz w:val="16"/>
                  <w:szCs w:val="16"/>
                </w:rPr>
                <w:t>,</w:t>
              </w:r>
            </w:ins>
          </w:p>
          <w:p w14:paraId="00587AA7" w14:textId="77777777" w:rsidR="00AB0640" w:rsidRPr="00AB0640" w:rsidRDefault="00AB0640" w:rsidP="00E934C3">
            <w:pPr>
              <w:pStyle w:val="05Sentence"/>
              <w:spacing w:before="0"/>
              <w:ind w:left="0" w:firstLine="0"/>
              <w:rPr>
                <w:ins w:id="563" w:author="Watt, Stephen HOUS:EX" w:date="2023-07-28T13:22:00Z"/>
                <w:rFonts w:ascii="Arial" w:hAnsi="Arial" w:cs="Arial"/>
                <w:sz w:val="16"/>
                <w:szCs w:val="16"/>
              </w:rPr>
            </w:pPr>
            <w:ins w:id="564" w:author="Watt, Stephen HOUS:EX" w:date="2023-07-28T13:22:00Z">
              <w:r w:rsidRPr="00AB0640">
                <w:rPr>
                  <w:rFonts w:ascii="Arial" w:hAnsi="Arial" w:cs="Arial"/>
                  <w:sz w:val="16"/>
                  <w:szCs w:val="16"/>
                </w:rPr>
                <w:t xml:space="preserve">(b) the </w:t>
              </w:r>
              <w:r w:rsidRPr="00E934C3">
                <w:rPr>
                  <w:rFonts w:ascii="Arial" w:hAnsi="Arial" w:cs="Arial"/>
                  <w:i/>
                  <w:iCs/>
                  <w:sz w:val="16"/>
                  <w:szCs w:val="16"/>
                </w:rPr>
                <w:t xml:space="preserve">building </w:t>
              </w:r>
              <w:r w:rsidRPr="00AB0640">
                <w:rPr>
                  <w:rFonts w:ascii="Arial" w:hAnsi="Arial" w:cs="Arial"/>
                  <w:sz w:val="16"/>
                  <w:szCs w:val="16"/>
                </w:rPr>
                <w:t>does not exceed 4</w:t>
              </w:r>
              <w:r w:rsidRPr="00E934C3">
                <w:rPr>
                  <w:rFonts w:ascii="Arial" w:hAnsi="Arial" w:cs="Arial"/>
                  <w:i/>
                  <w:iCs/>
                  <w:sz w:val="16"/>
                  <w:szCs w:val="16"/>
                </w:rPr>
                <w:t xml:space="preserve"> storeys</w:t>
              </w:r>
              <w:r w:rsidRPr="00AB0640">
                <w:rPr>
                  <w:rFonts w:ascii="Arial" w:hAnsi="Arial" w:cs="Arial"/>
                  <w:sz w:val="16"/>
                  <w:szCs w:val="16"/>
                </w:rPr>
                <w:t xml:space="preserve"> in </w:t>
              </w:r>
              <w:r w:rsidRPr="00E934C3">
                <w:rPr>
                  <w:rFonts w:ascii="Arial" w:hAnsi="Arial" w:cs="Arial"/>
                  <w:i/>
                  <w:iCs/>
                  <w:sz w:val="16"/>
                  <w:szCs w:val="16"/>
                </w:rPr>
                <w:t>building height</w:t>
              </w:r>
              <w:r w:rsidRPr="00AB0640">
                <w:rPr>
                  <w:rFonts w:ascii="Arial" w:hAnsi="Arial" w:cs="Arial"/>
                  <w:sz w:val="16"/>
                  <w:szCs w:val="16"/>
                </w:rPr>
                <w:t>, and</w:t>
              </w:r>
            </w:ins>
          </w:p>
          <w:p w14:paraId="6A3D9664" w14:textId="5D66058C" w:rsidR="00571ADB" w:rsidRPr="00871FBD" w:rsidRDefault="00AB0640" w:rsidP="00E934C3">
            <w:pPr>
              <w:pStyle w:val="05Sentence"/>
              <w:spacing w:before="0" w:after="120"/>
              <w:ind w:left="0" w:firstLine="0"/>
              <w:rPr>
                <w:ins w:id="565" w:author="Watt, Stephen HOUS:EX" w:date="2023-07-28T10:39:00Z"/>
                <w:rFonts w:ascii="Arial" w:hAnsi="Arial" w:cs="Arial"/>
                <w:sz w:val="16"/>
                <w:szCs w:val="16"/>
              </w:rPr>
            </w:pPr>
            <w:ins w:id="566" w:author="Watt, Stephen HOUS:EX" w:date="2023-07-28T13:22:00Z">
              <w:r w:rsidRPr="00AB0640">
                <w:rPr>
                  <w:rFonts w:ascii="Arial" w:hAnsi="Arial" w:cs="Arial"/>
                  <w:sz w:val="16"/>
                  <w:szCs w:val="16"/>
                </w:rPr>
                <w:t xml:space="preserve">(c) the </w:t>
              </w:r>
              <w:r w:rsidRPr="00E934C3">
                <w:rPr>
                  <w:rFonts w:ascii="Arial" w:hAnsi="Arial" w:cs="Arial"/>
                  <w:i/>
                  <w:iCs/>
                  <w:sz w:val="16"/>
                  <w:szCs w:val="16"/>
                </w:rPr>
                <w:t>building</w:t>
              </w:r>
              <w:r w:rsidRPr="00AB0640">
                <w:rPr>
                  <w:rFonts w:ascii="Arial" w:hAnsi="Arial" w:cs="Arial"/>
                  <w:sz w:val="16"/>
                  <w:szCs w:val="16"/>
                </w:rPr>
                <w:t xml:space="preserve"> is </w:t>
              </w:r>
              <w:r w:rsidRPr="00821014">
                <w:rPr>
                  <w:rFonts w:ascii="Arial" w:hAnsi="Arial" w:cs="Arial"/>
                  <w:i/>
                  <w:iCs/>
                  <w:sz w:val="16"/>
                  <w:szCs w:val="16"/>
                </w:rPr>
                <w:t>sprinklered</w:t>
              </w:r>
              <w:r w:rsidRPr="00AB0640">
                <w:rPr>
                  <w:rFonts w:ascii="Arial" w:hAnsi="Arial" w:cs="Arial"/>
                  <w:sz w:val="16"/>
                  <w:szCs w:val="16"/>
                </w:rPr>
                <w:t>.</w:t>
              </w:r>
            </w:ins>
          </w:p>
        </w:tc>
      </w:tr>
      <w:tr w:rsidR="00871FBD" w14:paraId="1FE13829" w14:textId="77777777" w:rsidTr="00871FBD">
        <w:trPr>
          <w:ins w:id="567" w:author="Watt, Stephen HOUS:EX" w:date="2023-07-28T11:07:00Z"/>
        </w:trPr>
        <w:tc>
          <w:tcPr>
            <w:tcW w:w="562" w:type="dxa"/>
          </w:tcPr>
          <w:p w14:paraId="376D9E9C" w14:textId="6B7E525F" w:rsidR="00871FBD" w:rsidRPr="002D0E7C" w:rsidRDefault="00FC6168" w:rsidP="00571ADB">
            <w:pPr>
              <w:pStyle w:val="05Sentence"/>
              <w:spacing w:after="120"/>
              <w:ind w:left="0" w:firstLine="0"/>
              <w:rPr>
                <w:ins w:id="568" w:author="Watt, Stephen HOUS:EX" w:date="2023-07-28T11:07:00Z"/>
                <w:rFonts w:ascii="Arial" w:hAnsi="Arial" w:cs="Arial"/>
                <w:sz w:val="16"/>
                <w:szCs w:val="16"/>
              </w:rPr>
            </w:pPr>
            <w:ins w:id="569" w:author="Watt, Stephen HOUS:EX" w:date="2023-07-28T11:08:00Z">
              <w:r w:rsidRPr="002D0E7C">
                <w:rPr>
                  <w:rFonts w:ascii="Arial" w:hAnsi="Arial" w:cs="Arial"/>
                  <w:sz w:val="16"/>
                  <w:szCs w:val="16"/>
                </w:rPr>
                <w:t>24</w:t>
              </w:r>
            </w:ins>
          </w:p>
        </w:tc>
        <w:tc>
          <w:tcPr>
            <w:tcW w:w="4253" w:type="dxa"/>
          </w:tcPr>
          <w:p w14:paraId="54E8CB5D" w14:textId="77777777" w:rsidR="00AB0640" w:rsidRPr="00E934C3" w:rsidRDefault="00AB0640" w:rsidP="00E934C3">
            <w:pPr>
              <w:pStyle w:val="05Sentence"/>
              <w:spacing w:before="0"/>
              <w:ind w:left="30" w:hanging="30"/>
              <w:rPr>
                <w:ins w:id="570" w:author="Watt, Stephen HOUS:EX" w:date="2023-07-28T13:23:00Z"/>
                <w:rFonts w:ascii="Arial" w:hAnsi="Arial" w:cs="Arial"/>
                <w:b/>
                <w:bCs/>
                <w:sz w:val="16"/>
                <w:szCs w:val="16"/>
              </w:rPr>
            </w:pPr>
            <w:ins w:id="571" w:author="Watt, Stephen HOUS:EX" w:date="2023-07-28T13:23:00Z">
              <w:r w:rsidRPr="00E934C3">
                <w:rPr>
                  <w:rFonts w:ascii="Arial" w:hAnsi="Arial" w:cs="Arial"/>
                  <w:b/>
                  <w:bCs/>
                  <w:i/>
                  <w:iCs/>
                  <w:sz w:val="16"/>
                  <w:szCs w:val="16"/>
                </w:rPr>
                <w:t>Fire Separation</w:t>
              </w:r>
              <w:r w:rsidRPr="00E934C3">
                <w:rPr>
                  <w:rFonts w:ascii="Arial" w:hAnsi="Arial" w:cs="Arial"/>
                  <w:b/>
                  <w:bCs/>
                  <w:sz w:val="16"/>
                  <w:szCs w:val="16"/>
                </w:rPr>
                <w:t xml:space="preserve"> of </w:t>
              </w:r>
              <w:r w:rsidRPr="00E934C3">
                <w:rPr>
                  <w:rFonts w:ascii="Arial" w:hAnsi="Arial" w:cs="Arial"/>
                  <w:b/>
                  <w:bCs/>
                  <w:i/>
                  <w:iCs/>
                  <w:sz w:val="16"/>
                  <w:szCs w:val="16"/>
                </w:rPr>
                <w:t>Exits</w:t>
              </w:r>
            </w:ins>
          </w:p>
          <w:p w14:paraId="01CEA387" w14:textId="77777777" w:rsidR="00AB0640" w:rsidRPr="00AB0640" w:rsidRDefault="00AB0640" w:rsidP="00E934C3">
            <w:pPr>
              <w:pStyle w:val="05Sentence"/>
              <w:spacing w:before="0" w:after="120"/>
              <w:ind w:left="30" w:hanging="30"/>
              <w:rPr>
                <w:ins w:id="572" w:author="Watt, Stephen HOUS:EX" w:date="2023-07-28T13:23:00Z"/>
                <w:rFonts w:ascii="Arial" w:hAnsi="Arial" w:cs="Arial"/>
                <w:sz w:val="16"/>
                <w:szCs w:val="16"/>
              </w:rPr>
            </w:pPr>
            <w:ins w:id="573" w:author="Watt, Stephen HOUS:EX" w:date="2023-07-28T13:23:00Z">
              <w:r w:rsidRPr="00AB0640">
                <w:rPr>
                  <w:rFonts w:ascii="Arial" w:hAnsi="Arial" w:cs="Arial"/>
                  <w:sz w:val="16"/>
                  <w:szCs w:val="16"/>
                </w:rPr>
                <w:t>Article 3.4.4.1., Subsection 9.9.4.</w:t>
              </w:r>
            </w:ins>
          </w:p>
          <w:p w14:paraId="6F64255E" w14:textId="77777777" w:rsidR="00AB0640" w:rsidRPr="00AB0640" w:rsidRDefault="00AB0640" w:rsidP="00E934C3">
            <w:pPr>
              <w:pStyle w:val="05Sentence"/>
              <w:spacing w:before="0"/>
              <w:ind w:left="30" w:hanging="30"/>
              <w:rPr>
                <w:ins w:id="574" w:author="Watt, Stephen HOUS:EX" w:date="2023-07-28T13:23:00Z"/>
                <w:rFonts w:ascii="Arial" w:hAnsi="Arial" w:cs="Arial"/>
                <w:sz w:val="16"/>
                <w:szCs w:val="16"/>
              </w:rPr>
            </w:pPr>
            <w:ins w:id="575" w:author="Watt, Stephen HOUS:EX" w:date="2023-07-28T13:23:00Z">
              <w:r w:rsidRPr="00E934C3">
                <w:rPr>
                  <w:rFonts w:ascii="Arial" w:hAnsi="Arial" w:cs="Arial"/>
                  <w:i/>
                  <w:iCs/>
                  <w:sz w:val="16"/>
                  <w:szCs w:val="16"/>
                </w:rPr>
                <w:t xml:space="preserve">Exits </w:t>
              </w:r>
              <w:r w:rsidRPr="00AB0640">
                <w:rPr>
                  <w:rFonts w:ascii="Arial" w:hAnsi="Arial" w:cs="Arial"/>
                  <w:sz w:val="16"/>
                  <w:szCs w:val="16"/>
                </w:rPr>
                <w:t>are required to be separated from the remainder of</w:t>
              </w:r>
            </w:ins>
          </w:p>
          <w:p w14:paraId="036A91D4" w14:textId="384D8F1A" w:rsidR="00871FBD" w:rsidRPr="00871FBD" w:rsidRDefault="00AB0640" w:rsidP="00E934C3">
            <w:pPr>
              <w:pStyle w:val="05Sentence"/>
              <w:spacing w:before="0" w:after="120"/>
              <w:ind w:left="30" w:hanging="30"/>
              <w:rPr>
                <w:ins w:id="576" w:author="Watt, Stephen HOUS:EX" w:date="2023-07-28T11:07:00Z"/>
                <w:rFonts w:ascii="Arial" w:hAnsi="Arial" w:cs="Arial"/>
                <w:sz w:val="16"/>
                <w:szCs w:val="16"/>
              </w:rPr>
            </w:pPr>
            <w:ins w:id="577" w:author="Watt, Stephen HOUS:EX" w:date="2023-07-28T13:23:00Z">
              <w:r w:rsidRPr="00AB0640">
                <w:rPr>
                  <w:rFonts w:ascii="Arial" w:hAnsi="Arial" w:cs="Arial"/>
                  <w:sz w:val="16"/>
                  <w:szCs w:val="16"/>
                </w:rPr>
                <w:t xml:space="preserve">the </w:t>
              </w:r>
              <w:r w:rsidRPr="00E934C3">
                <w:rPr>
                  <w:rFonts w:ascii="Arial" w:hAnsi="Arial" w:cs="Arial"/>
                  <w:i/>
                  <w:iCs/>
                  <w:sz w:val="16"/>
                  <w:szCs w:val="16"/>
                </w:rPr>
                <w:t>floor area</w:t>
              </w:r>
              <w:r w:rsidRPr="00AB0640">
                <w:rPr>
                  <w:rFonts w:ascii="Arial" w:hAnsi="Arial" w:cs="Arial"/>
                  <w:sz w:val="16"/>
                  <w:szCs w:val="16"/>
                </w:rPr>
                <w:t xml:space="preserve"> by a </w:t>
              </w:r>
              <w:r w:rsidRPr="00E934C3">
                <w:rPr>
                  <w:rFonts w:ascii="Arial" w:hAnsi="Arial" w:cs="Arial"/>
                  <w:i/>
                  <w:iCs/>
                  <w:sz w:val="16"/>
                  <w:szCs w:val="16"/>
                </w:rPr>
                <w:t xml:space="preserve">fire separation </w:t>
              </w:r>
              <w:r w:rsidRPr="00AB0640">
                <w:rPr>
                  <w:rFonts w:ascii="Arial" w:hAnsi="Arial" w:cs="Arial"/>
                  <w:sz w:val="16"/>
                  <w:szCs w:val="16"/>
                </w:rPr>
                <w:t>having a</w:t>
              </w:r>
            </w:ins>
            <w:ins w:id="578" w:author="Watt, Stephen HOUS:EX" w:date="2023-07-28T13:24:00Z">
              <w:r>
                <w:rPr>
                  <w:rFonts w:ascii="Arial" w:hAnsi="Arial" w:cs="Arial"/>
                  <w:sz w:val="16"/>
                  <w:szCs w:val="16"/>
                </w:rPr>
                <w:t xml:space="preserve"> </w:t>
              </w:r>
            </w:ins>
            <w:ins w:id="579" w:author="Watt, Stephen HOUS:EX" w:date="2023-07-28T13:23:00Z">
              <w:r w:rsidRPr="00E934C3">
                <w:rPr>
                  <w:rFonts w:ascii="Arial" w:hAnsi="Arial" w:cs="Arial"/>
                  <w:i/>
                  <w:iCs/>
                  <w:sz w:val="16"/>
                  <w:szCs w:val="16"/>
                </w:rPr>
                <w:t>fire-resistance rating</w:t>
              </w:r>
              <w:r w:rsidRPr="00AB0640">
                <w:rPr>
                  <w:rFonts w:ascii="Arial" w:hAnsi="Arial" w:cs="Arial"/>
                  <w:sz w:val="16"/>
                  <w:szCs w:val="16"/>
                </w:rPr>
                <w:t xml:space="preserve"> of not less than required by</w:t>
              </w:r>
            </w:ins>
            <w:ins w:id="580" w:author="Watt, Stephen HOUS:EX" w:date="2023-07-28T13:24:00Z">
              <w:r>
                <w:rPr>
                  <w:rFonts w:ascii="Arial" w:hAnsi="Arial" w:cs="Arial"/>
                  <w:sz w:val="16"/>
                  <w:szCs w:val="16"/>
                </w:rPr>
                <w:t xml:space="preserve"> </w:t>
              </w:r>
            </w:ins>
            <w:ins w:id="581" w:author="Watt, Stephen HOUS:EX" w:date="2023-07-28T13:23:00Z">
              <w:r w:rsidRPr="00AB0640">
                <w:rPr>
                  <w:rFonts w:ascii="Arial" w:hAnsi="Arial" w:cs="Arial"/>
                  <w:sz w:val="16"/>
                  <w:szCs w:val="16"/>
                </w:rPr>
                <w:t>Subsection 3.2.2. , but not less than 45 min.</w:t>
              </w:r>
            </w:ins>
          </w:p>
        </w:tc>
        <w:tc>
          <w:tcPr>
            <w:tcW w:w="4394" w:type="dxa"/>
          </w:tcPr>
          <w:p w14:paraId="119571B2" w14:textId="69D70B7D" w:rsidR="00AB0640" w:rsidRPr="00AB0640" w:rsidRDefault="00AB0640" w:rsidP="00E934C3">
            <w:pPr>
              <w:pStyle w:val="05Sentence"/>
              <w:spacing w:before="0"/>
              <w:ind w:hanging="12"/>
              <w:rPr>
                <w:ins w:id="582" w:author="Watt, Stephen HOUS:EX" w:date="2023-07-28T13:25:00Z"/>
                <w:rFonts w:ascii="Arial" w:hAnsi="Arial" w:cs="Arial"/>
                <w:sz w:val="16"/>
                <w:szCs w:val="16"/>
              </w:rPr>
            </w:pPr>
            <w:ins w:id="583" w:author="Watt, Stephen HOUS:EX" w:date="2023-07-28T13:25:00Z">
              <w:r w:rsidRPr="00AB0640">
                <w:rPr>
                  <w:rFonts w:ascii="Arial" w:hAnsi="Arial" w:cs="Arial"/>
                  <w:sz w:val="16"/>
                  <w:szCs w:val="16"/>
                </w:rPr>
                <w:t xml:space="preserve">1. </w:t>
              </w:r>
              <w:r w:rsidRPr="00E934C3">
                <w:rPr>
                  <w:rFonts w:ascii="Arial" w:hAnsi="Arial" w:cs="Arial"/>
                  <w:i/>
                  <w:iCs/>
                  <w:sz w:val="16"/>
                  <w:szCs w:val="16"/>
                </w:rPr>
                <w:t>Buildings</w:t>
              </w:r>
              <w:r w:rsidRPr="00AB0640">
                <w:rPr>
                  <w:rFonts w:ascii="Arial" w:hAnsi="Arial" w:cs="Arial"/>
                  <w:sz w:val="16"/>
                  <w:szCs w:val="16"/>
                </w:rPr>
                <w:t xml:space="preserve"> of 3 </w:t>
              </w:r>
              <w:r w:rsidRPr="00E934C3">
                <w:rPr>
                  <w:rFonts w:ascii="Arial" w:hAnsi="Arial" w:cs="Arial"/>
                  <w:i/>
                  <w:iCs/>
                  <w:sz w:val="16"/>
                  <w:szCs w:val="16"/>
                </w:rPr>
                <w:t xml:space="preserve">storeys </w:t>
              </w:r>
              <w:r w:rsidRPr="00AB0640">
                <w:rPr>
                  <w:rFonts w:ascii="Arial" w:hAnsi="Arial" w:cs="Arial"/>
                  <w:sz w:val="16"/>
                  <w:szCs w:val="16"/>
                </w:rPr>
                <w:t>or less may have</w:t>
              </w:r>
              <w:r w:rsidRPr="00E934C3">
                <w:rPr>
                  <w:rFonts w:ascii="Arial" w:hAnsi="Arial" w:cs="Arial"/>
                  <w:i/>
                  <w:iCs/>
                  <w:sz w:val="16"/>
                  <w:szCs w:val="16"/>
                </w:rPr>
                <w:t xml:space="preserve"> exits</w:t>
              </w:r>
              <w:r w:rsidRPr="00AB0640">
                <w:rPr>
                  <w:rFonts w:ascii="Arial" w:hAnsi="Arial" w:cs="Arial"/>
                  <w:sz w:val="16"/>
                  <w:szCs w:val="16"/>
                </w:rPr>
                <w:t xml:space="preserve"> that are separated by a </w:t>
              </w:r>
              <w:r w:rsidRPr="00E934C3">
                <w:rPr>
                  <w:rFonts w:ascii="Arial" w:hAnsi="Arial" w:cs="Arial"/>
                  <w:i/>
                  <w:iCs/>
                  <w:sz w:val="16"/>
                  <w:szCs w:val="16"/>
                </w:rPr>
                <w:t>fire</w:t>
              </w:r>
            </w:ins>
            <w:ins w:id="584" w:author="Watt, Stephen HOUS:EX" w:date="2023-07-28T13:26:00Z">
              <w:r w:rsidRPr="00E934C3">
                <w:rPr>
                  <w:rFonts w:ascii="Arial" w:hAnsi="Arial" w:cs="Arial"/>
                  <w:i/>
                  <w:iCs/>
                  <w:sz w:val="16"/>
                  <w:szCs w:val="16"/>
                </w:rPr>
                <w:t xml:space="preserve"> </w:t>
              </w:r>
            </w:ins>
            <w:ins w:id="585" w:author="Watt, Stephen HOUS:EX" w:date="2023-07-28T13:25:00Z">
              <w:r w:rsidRPr="00E934C3">
                <w:rPr>
                  <w:rFonts w:ascii="Arial" w:hAnsi="Arial" w:cs="Arial"/>
                  <w:i/>
                  <w:iCs/>
                  <w:sz w:val="16"/>
                  <w:szCs w:val="16"/>
                </w:rPr>
                <w:t>separation</w:t>
              </w:r>
              <w:r w:rsidRPr="00AB0640">
                <w:rPr>
                  <w:rFonts w:ascii="Arial" w:hAnsi="Arial" w:cs="Arial"/>
                  <w:sz w:val="16"/>
                  <w:szCs w:val="16"/>
                </w:rPr>
                <w:t xml:space="preserve"> that does not have a </w:t>
              </w:r>
              <w:r w:rsidRPr="00E934C3">
                <w:rPr>
                  <w:rFonts w:ascii="Arial" w:hAnsi="Arial" w:cs="Arial"/>
                  <w:i/>
                  <w:iCs/>
                  <w:sz w:val="16"/>
                  <w:szCs w:val="16"/>
                </w:rPr>
                <w:t>fire-resistance rating</w:t>
              </w:r>
              <w:r w:rsidRPr="00AB0640">
                <w:rPr>
                  <w:rFonts w:ascii="Arial" w:hAnsi="Arial" w:cs="Arial"/>
                  <w:sz w:val="16"/>
                  <w:szCs w:val="16"/>
                </w:rPr>
                <w:t xml:space="preserve"> provided:</w:t>
              </w:r>
            </w:ins>
          </w:p>
          <w:p w14:paraId="2D376D5E" w14:textId="77777777" w:rsidR="00AB0640" w:rsidRPr="00AB0640" w:rsidRDefault="00AB0640" w:rsidP="00E934C3">
            <w:pPr>
              <w:pStyle w:val="05Sentence"/>
              <w:spacing w:before="0"/>
              <w:ind w:hanging="12"/>
              <w:rPr>
                <w:ins w:id="586" w:author="Watt, Stephen HOUS:EX" w:date="2023-07-28T13:25:00Z"/>
                <w:rFonts w:ascii="Arial" w:hAnsi="Arial" w:cs="Arial"/>
                <w:sz w:val="16"/>
                <w:szCs w:val="16"/>
              </w:rPr>
            </w:pPr>
            <w:ins w:id="587" w:author="Watt, Stephen HOUS:EX" w:date="2023-07-28T13:25:00Z">
              <w:r w:rsidRPr="00AB0640">
                <w:rPr>
                  <w:rFonts w:ascii="Arial" w:hAnsi="Arial" w:cs="Arial"/>
                  <w:sz w:val="16"/>
                  <w:szCs w:val="16"/>
                </w:rPr>
                <w:t xml:space="preserve">(a) the </w:t>
              </w:r>
              <w:r w:rsidRPr="00E934C3">
                <w:rPr>
                  <w:rFonts w:ascii="Arial" w:hAnsi="Arial" w:cs="Arial"/>
                  <w:i/>
                  <w:iCs/>
                  <w:sz w:val="16"/>
                  <w:szCs w:val="16"/>
                </w:rPr>
                <w:t>building</w:t>
              </w:r>
              <w:r w:rsidRPr="00AB0640">
                <w:rPr>
                  <w:rFonts w:ascii="Arial" w:hAnsi="Arial" w:cs="Arial"/>
                  <w:sz w:val="16"/>
                  <w:szCs w:val="16"/>
                </w:rPr>
                <w:t xml:space="preserve"> is </w:t>
              </w:r>
              <w:r w:rsidRPr="00E934C3">
                <w:rPr>
                  <w:rFonts w:ascii="Arial" w:hAnsi="Arial" w:cs="Arial"/>
                  <w:i/>
                  <w:iCs/>
                  <w:sz w:val="16"/>
                  <w:szCs w:val="16"/>
                </w:rPr>
                <w:t xml:space="preserve">sprinklered </w:t>
              </w:r>
              <w:r w:rsidRPr="00AB0640">
                <w:rPr>
                  <w:rFonts w:ascii="Arial" w:hAnsi="Arial" w:cs="Arial"/>
                  <w:sz w:val="16"/>
                  <w:szCs w:val="16"/>
                </w:rPr>
                <w:t>with fast response sprinklers, and</w:t>
              </w:r>
            </w:ins>
          </w:p>
          <w:p w14:paraId="2E9C0FD0" w14:textId="11C8FF36" w:rsidR="00AB0640" w:rsidRPr="00AB0640" w:rsidRDefault="00AB0640" w:rsidP="00E934C3">
            <w:pPr>
              <w:pStyle w:val="05Sentence"/>
              <w:spacing w:before="0"/>
              <w:ind w:hanging="12"/>
              <w:rPr>
                <w:ins w:id="588" w:author="Watt, Stephen HOUS:EX" w:date="2023-07-28T13:25:00Z"/>
                <w:rFonts w:ascii="Arial" w:hAnsi="Arial" w:cs="Arial"/>
                <w:sz w:val="16"/>
                <w:szCs w:val="16"/>
              </w:rPr>
            </w:pPr>
            <w:ins w:id="589" w:author="Watt, Stephen HOUS:EX" w:date="2023-07-28T13:25:00Z">
              <w:r w:rsidRPr="00AB0640">
                <w:rPr>
                  <w:rFonts w:ascii="Arial" w:hAnsi="Arial" w:cs="Arial"/>
                  <w:sz w:val="16"/>
                  <w:szCs w:val="16"/>
                </w:rPr>
                <w:t>(b) the sprinkler system is supervised in accordance with Sentence3.2</w:t>
              </w:r>
            </w:ins>
            <w:ins w:id="590" w:author="Watt, Stephen HOUS:EX" w:date="2023-07-28T13:26:00Z">
              <w:r>
                <w:rPr>
                  <w:rFonts w:ascii="Arial" w:hAnsi="Arial" w:cs="Arial"/>
                  <w:sz w:val="16"/>
                  <w:szCs w:val="16"/>
                </w:rPr>
                <w:t xml:space="preserve"> </w:t>
              </w:r>
            </w:ins>
            <w:ins w:id="591" w:author="Watt, Stephen HOUS:EX" w:date="2023-07-28T13:25:00Z">
              <w:r w:rsidRPr="00AB0640">
                <w:rPr>
                  <w:rFonts w:ascii="Arial" w:hAnsi="Arial" w:cs="Arial"/>
                  <w:sz w:val="16"/>
                  <w:szCs w:val="16"/>
                </w:rPr>
                <w:t>.4.9.(3).</w:t>
              </w:r>
            </w:ins>
          </w:p>
          <w:p w14:paraId="2A692C9C" w14:textId="32AFB3D2" w:rsidR="00871FBD" w:rsidRPr="00871FBD" w:rsidRDefault="00AB0640" w:rsidP="00E934C3">
            <w:pPr>
              <w:pStyle w:val="05Sentence"/>
              <w:spacing w:before="0" w:after="120"/>
              <w:ind w:hanging="12"/>
              <w:rPr>
                <w:ins w:id="592" w:author="Watt, Stephen HOUS:EX" w:date="2023-07-28T11:07:00Z"/>
                <w:rFonts w:ascii="Arial" w:hAnsi="Arial" w:cs="Arial"/>
                <w:sz w:val="16"/>
                <w:szCs w:val="16"/>
              </w:rPr>
            </w:pPr>
            <w:ins w:id="593" w:author="Watt, Stephen HOUS:EX" w:date="2023-07-28T13:25:00Z">
              <w:r w:rsidRPr="00AB0640">
                <w:rPr>
                  <w:rFonts w:ascii="Arial" w:hAnsi="Arial" w:cs="Arial"/>
                  <w:sz w:val="16"/>
                  <w:szCs w:val="16"/>
                </w:rPr>
                <w:t>2.</w:t>
              </w:r>
              <w:r w:rsidRPr="00E934C3">
                <w:rPr>
                  <w:rFonts w:ascii="Arial" w:hAnsi="Arial" w:cs="Arial"/>
                  <w:i/>
                  <w:iCs/>
                  <w:sz w:val="16"/>
                  <w:szCs w:val="16"/>
                </w:rPr>
                <w:t xml:space="preserve"> Buildings</w:t>
              </w:r>
              <w:r w:rsidRPr="00AB0640">
                <w:rPr>
                  <w:rFonts w:ascii="Arial" w:hAnsi="Arial" w:cs="Arial"/>
                  <w:sz w:val="16"/>
                  <w:szCs w:val="16"/>
                </w:rPr>
                <w:t xml:space="preserve"> not exceeding 6 </w:t>
              </w:r>
              <w:r w:rsidRPr="00E934C3">
                <w:rPr>
                  <w:rFonts w:ascii="Arial" w:hAnsi="Arial" w:cs="Arial"/>
                  <w:i/>
                  <w:iCs/>
                  <w:sz w:val="16"/>
                  <w:szCs w:val="16"/>
                </w:rPr>
                <w:t>storeys</w:t>
              </w:r>
              <w:r w:rsidRPr="00AB0640">
                <w:rPr>
                  <w:rFonts w:ascii="Arial" w:hAnsi="Arial" w:cs="Arial"/>
                  <w:sz w:val="16"/>
                  <w:szCs w:val="16"/>
                </w:rPr>
                <w:t xml:space="preserve"> in </w:t>
              </w:r>
              <w:r w:rsidRPr="00E934C3">
                <w:rPr>
                  <w:rFonts w:ascii="Arial" w:hAnsi="Arial" w:cs="Arial"/>
                  <w:i/>
                  <w:iCs/>
                  <w:sz w:val="16"/>
                  <w:szCs w:val="16"/>
                </w:rPr>
                <w:t>building height</w:t>
              </w:r>
              <w:r w:rsidRPr="00AB0640">
                <w:rPr>
                  <w:rFonts w:ascii="Arial" w:hAnsi="Arial" w:cs="Arial"/>
                  <w:sz w:val="16"/>
                  <w:szCs w:val="16"/>
                </w:rPr>
                <w:t xml:space="preserve"> may have </w:t>
              </w:r>
              <w:r w:rsidRPr="00E934C3">
                <w:rPr>
                  <w:rFonts w:ascii="Arial" w:hAnsi="Arial" w:cs="Arial"/>
                  <w:i/>
                  <w:iCs/>
                  <w:sz w:val="16"/>
                  <w:szCs w:val="16"/>
                </w:rPr>
                <w:t xml:space="preserve">exits </w:t>
              </w:r>
              <w:r w:rsidRPr="00AB0640">
                <w:rPr>
                  <w:rFonts w:ascii="Arial" w:hAnsi="Arial" w:cs="Arial"/>
                  <w:sz w:val="16"/>
                  <w:szCs w:val="16"/>
                </w:rPr>
                <w:t>that</w:t>
              </w:r>
            </w:ins>
            <w:ins w:id="594" w:author="Watt, Stephen HOUS:EX" w:date="2023-07-28T13:26:00Z">
              <w:r>
                <w:rPr>
                  <w:rFonts w:ascii="Arial" w:hAnsi="Arial" w:cs="Arial"/>
                  <w:sz w:val="16"/>
                  <w:szCs w:val="16"/>
                </w:rPr>
                <w:t xml:space="preserve"> </w:t>
              </w:r>
            </w:ins>
            <w:ins w:id="595" w:author="Watt, Stephen HOUS:EX" w:date="2023-07-28T13:25:00Z">
              <w:r w:rsidRPr="00AB0640">
                <w:rPr>
                  <w:rFonts w:ascii="Arial" w:hAnsi="Arial" w:cs="Arial"/>
                  <w:sz w:val="16"/>
                  <w:szCs w:val="16"/>
                </w:rPr>
                <w:t xml:space="preserve">are separated by a </w:t>
              </w:r>
              <w:r w:rsidRPr="00E934C3">
                <w:rPr>
                  <w:rFonts w:ascii="Arial" w:hAnsi="Arial" w:cs="Arial"/>
                  <w:i/>
                  <w:iCs/>
                  <w:sz w:val="16"/>
                  <w:szCs w:val="16"/>
                </w:rPr>
                <w:t>fire separation</w:t>
              </w:r>
              <w:r w:rsidRPr="00AB0640">
                <w:rPr>
                  <w:rFonts w:ascii="Arial" w:hAnsi="Arial" w:cs="Arial"/>
                  <w:sz w:val="16"/>
                  <w:szCs w:val="16"/>
                </w:rPr>
                <w:t xml:space="preserve"> having a </w:t>
              </w:r>
              <w:r w:rsidRPr="00E934C3">
                <w:rPr>
                  <w:rFonts w:ascii="Arial" w:hAnsi="Arial" w:cs="Arial"/>
                  <w:i/>
                  <w:iCs/>
                  <w:sz w:val="16"/>
                  <w:szCs w:val="16"/>
                </w:rPr>
                <w:t>fire resistance rating</w:t>
              </w:r>
              <w:r w:rsidRPr="00AB0640">
                <w:rPr>
                  <w:rFonts w:ascii="Arial" w:hAnsi="Arial" w:cs="Arial"/>
                  <w:sz w:val="16"/>
                  <w:szCs w:val="16"/>
                </w:rPr>
                <w:t xml:space="preserve"> of not less</w:t>
              </w:r>
            </w:ins>
            <w:ins w:id="596" w:author="Watt, Stephen HOUS:EX" w:date="2023-07-28T13:26:00Z">
              <w:r>
                <w:rPr>
                  <w:rFonts w:ascii="Arial" w:hAnsi="Arial" w:cs="Arial"/>
                  <w:sz w:val="16"/>
                  <w:szCs w:val="16"/>
                </w:rPr>
                <w:t xml:space="preserve"> </w:t>
              </w:r>
            </w:ins>
            <w:ins w:id="597" w:author="Watt, Stephen HOUS:EX" w:date="2023-07-28T13:25:00Z">
              <w:r w:rsidRPr="00AB0640">
                <w:rPr>
                  <w:rFonts w:ascii="Arial" w:hAnsi="Arial" w:cs="Arial"/>
                  <w:sz w:val="16"/>
                  <w:szCs w:val="16"/>
                </w:rPr>
                <w:t xml:space="preserve">than 45 min provided the </w:t>
              </w:r>
              <w:r w:rsidRPr="00E934C3">
                <w:rPr>
                  <w:rFonts w:ascii="Arial" w:hAnsi="Arial" w:cs="Arial"/>
                  <w:i/>
                  <w:iCs/>
                  <w:sz w:val="16"/>
                  <w:szCs w:val="16"/>
                </w:rPr>
                <w:t>building</w:t>
              </w:r>
              <w:r w:rsidRPr="00AB0640">
                <w:rPr>
                  <w:rFonts w:ascii="Arial" w:hAnsi="Arial" w:cs="Arial"/>
                  <w:sz w:val="16"/>
                  <w:szCs w:val="16"/>
                </w:rPr>
                <w:t xml:space="preserve"> is </w:t>
              </w:r>
              <w:r w:rsidRPr="00E934C3">
                <w:rPr>
                  <w:rFonts w:ascii="Arial" w:hAnsi="Arial" w:cs="Arial"/>
                  <w:i/>
                  <w:iCs/>
                  <w:sz w:val="16"/>
                  <w:szCs w:val="16"/>
                </w:rPr>
                <w:t>sprinklered</w:t>
              </w:r>
              <w:r>
                <w:rPr>
                  <w:rFonts w:ascii="Arial" w:hAnsi="Arial" w:cs="Arial"/>
                  <w:sz w:val="16"/>
                  <w:szCs w:val="16"/>
                </w:rPr>
                <w:t>.</w:t>
              </w:r>
            </w:ins>
          </w:p>
        </w:tc>
      </w:tr>
      <w:tr w:rsidR="00871FBD" w14:paraId="29CA2108" w14:textId="77777777" w:rsidTr="00871FBD">
        <w:trPr>
          <w:ins w:id="598" w:author="Watt, Stephen HOUS:EX" w:date="2023-07-28T11:07:00Z"/>
        </w:trPr>
        <w:tc>
          <w:tcPr>
            <w:tcW w:w="562" w:type="dxa"/>
          </w:tcPr>
          <w:p w14:paraId="3A0A201F" w14:textId="2B2D232A" w:rsidR="00871FBD" w:rsidRPr="002D0E7C" w:rsidRDefault="00FC6168" w:rsidP="00571ADB">
            <w:pPr>
              <w:pStyle w:val="05Sentence"/>
              <w:spacing w:after="120"/>
              <w:ind w:left="0" w:firstLine="0"/>
              <w:rPr>
                <w:ins w:id="599" w:author="Watt, Stephen HOUS:EX" w:date="2023-07-28T11:07:00Z"/>
                <w:rFonts w:ascii="Arial" w:hAnsi="Arial" w:cs="Arial"/>
                <w:sz w:val="16"/>
                <w:szCs w:val="16"/>
              </w:rPr>
            </w:pPr>
            <w:ins w:id="600" w:author="Watt, Stephen HOUS:EX" w:date="2023-07-28T11:08:00Z">
              <w:r w:rsidRPr="002D0E7C">
                <w:rPr>
                  <w:rFonts w:ascii="Arial" w:hAnsi="Arial" w:cs="Arial"/>
                  <w:sz w:val="16"/>
                  <w:szCs w:val="16"/>
                </w:rPr>
                <w:t>25</w:t>
              </w:r>
            </w:ins>
          </w:p>
        </w:tc>
        <w:tc>
          <w:tcPr>
            <w:tcW w:w="4253" w:type="dxa"/>
          </w:tcPr>
          <w:p w14:paraId="2EB0CB2B" w14:textId="77777777" w:rsidR="00F255B5" w:rsidRPr="00E934C3" w:rsidRDefault="00F255B5" w:rsidP="00E934C3">
            <w:pPr>
              <w:pStyle w:val="05Sentence"/>
              <w:spacing w:before="0"/>
              <w:ind w:left="1" w:hanging="1"/>
              <w:rPr>
                <w:ins w:id="601" w:author="Watt, Stephen HOUS:EX" w:date="2023-07-28T13:28:00Z"/>
                <w:rFonts w:ascii="Arial" w:hAnsi="Arial" w:cs="Arial"/>
                <w:b/>
                <w:bCs/>
                <w:sz w:val="16"/>
                <w:szCs w:val="16"/>
              </w:rPr>
            </w:pPr>
            <w:ins w:id="602" w:author="Watt, Stephen HOUS:EX" w:date="2023-07-28T13:28:00Z">
              <w:r w:rsidRPr="00E934C3">
                <w:rPr>
                  <w:rFonts w:ascii="Arial" w:hAnsi="Arial" w:cs="Arial"/>
                  <w:b/>
                  <w:bCs/>
                  <w:i/>
                  <w:iCs/>
                  <w:sz w:val="16"/>
                  <w:szCs w:val="16"/>
                </w:rPr>
                <w:t xml:space="preserve">Exits </w:t>
              </w:r>
              <w:r w:rsidRPr="00E934C3">
                <w:rPr>
                  <w:rFonts w:ascii="Arial" w:hAnsi="Arial" w:cs="Arial"/>
                  <w:b/>
                  <w:bCs/>
                  <w:sz w:val="16"/>
                  <w:szCs w:val="16"/>
                </w:rPr>
                <w:t>Through Lobbies</w:t>
              </w:r>
            </w:ins>
          </w:p>
          <w:p w14:paraId="4F6EF39B" w14:textId="77777777" w:rsidR="00F255B5" w:rsidRPr="00F255B5" w:rsidRDefault="00F255B5" w:rsidP="00E934C3">
            <w:pPr>
              <w:pStyle w:val="05Sentence"/>
              <w:spacing w:before="0" w:after="120"/>
              <w:ind w:left="1" w:hanging="1"/>
              <w:rPr>
                <w:ins w:id="603" w:author="Watt, Stephen HOUS:EX" w:date="2023-07-28T13:28:00Z"/>
                <w:rFonts w:ascii="Arial" w:hAnsi="Arial" w:cs="Arial"/>
                <w:sz w:val="16"/>
                <w:szCs w:val="16"/>
              </w:rPr>
            </w:pPr>
            <w:ins w:id="604" w:author="Watt, Stephen HOUS:EX" w:date="2023-07-28T13:28:00Z">
              <w:r w:rsidRPr="00F255B5">
                <w:rPr>
                  <w:rFonts w:ascii="Arial" w:hAnsi="Arial" w:cs="Arial"/>
                  <w:sz w:val="16"/>
                  <w:szCs w:val="16"/>
                </w:rPr>
                <w:t>Article 3.4.4.2., Article 9.9.8.5.</w:t>
              </w:r>
            </w:ins>
          </w:p>
          <w:p w14:paraId="317F0F84" w14:textId="77B5455B" w:rsidR="00871FBD" w:rsidRPr="00871FBD" w:rsidRDefault="00F255B5" w:rsidP="00E934C3">
            <w:pPr>
              <w:pStyle w:val="05Sentence"/>
              <w:spacing w:before="0" w:after="120"/>
              <w:ind w:left="1" w:hanging="1"/>
              <w:rPr>
                <w:ins w:id="605" w:author="Watt, Stephen HOUS:EX" w:date="2023-07-28T11:07:00Z"/>
                <w:rFonts w:ascii="Arial" w:hAnsi="Arial" w:cs="Arial"/>
                <w:sz w:val="16"/>
                <w:szCs w:val="16"/>
              </w:rPr>
            </w:pPr>
            <w:ins w:id="606" w:author="Watt, Stephen HOUS:EX" w:date="2023-07-28T13:28:00Z">
              <w:r w:rsidRPr="00F255B5">
                <w:rPr>
                  <w:rFonts w:ascii="Arial" w:hAnsi="Arial" w:cs="Arial"/>
                  <w:sz w:val="16"/>
                  <w:szCs w:val="16"/>
                </w:rPr>
                <w:t>Rooms adjacent to the lobby are required to be</w:t>
              </w:r>
            </w:ins>
            <w:ins w:id="607" w:author="Watt, Stephen HOUS:EX" w:date="2023-07-28T13:29:00Z">
              <w:r>
                <w:rPr>
                  <w:rFonts w:ascii="Arial" w:hAnsi="Arial" w:cs="Arial"/>
                  <w:sz w:val="16"/>
                  <w:szCs w:val="16"/>
                </w:rPr>
                <w:t xml:space="preserve"> </w:t>
              </w:r>
            </w:ins>
            <w:ins w:id="608" w:author="Watt, Stephen HOUS:EX" w:date="2023-07-28T13:28:00Z">
              <w:r w:rsidRPr="00F255B5">
                <w:rPr>
                  <w:rFonts w:ascii="Arial" w:hAnsi="Arial" w:cs="Arial"/>
                  <w:sz w:val="16"/>
                  <w:szCs w:val="16"/>
                </w:rPr>
                <w:t xml:space="preserve">separated by a </w:t>
              </w:r>
              <w:r w:rsidRPr="00E934C3">
                <w:rPr>
                  <w:rFonts w:ascii="Arial" w:hAnsi="Arial" w:cs="Arial"/>
                  <w:i/>
                  <w:iCs/>
                  <w:sz w:val="16"/>
                  <w:szCs w:val="16"/>
                </w:rPr>
                <w:t>fire separation</w:t>
              </w:r>
              <w:r w:rsidRPr="00F255B5">
                <w:rPr>
                  <w:rFonts w:ascii="Arial" w:hAnsi="Arial" w:cs="Arial"/>
                  <w:sz w:val="16"/>
                  <w:szCs w:val="16"/>
                </w:rPr>
                <w:t>.</w:t>
              </w:r>
            </w:ins>
          </w:p>
        </w:tc>
        <w:tc>
          <w:tcPr>
            <w:tcW w:w="4394" w:type="dxa"/>
          </w:tcPr>
          <w:p w14:paraId="140AE80A" w14:textId="35685F9A" w:rsidR="00F255B5" w:rsidRPr="00F255B5" w:rsidRDefault="00F255B5" w:rsidP="00E934C3">
            <w:pPr>
              <w:pStyle w:val="05Sentence"/>
              <w:spacing w:before="0"/>
              <w:ind w:left="0" w:firstLine="0"/>
              <w:rPr>
                <w:ins w:id="609" w:author="Watt, Stephen HOUS:EX" w:date="2023-07-28T13:29:00Z"/>
                <w:rFonts w:ascii="Arial" w:hAnsi="Arial" w:cs="Arial"/>
                <w:sz w:val="16"/>
                <w:szCs w:val="16"/>
              </w:rPr>
            </w:pPr>
            <w:ins w:id="610" w:author="Watt, Stephen HOUS:EX" w:date="2023-07-28T13:29:00Z">
              <w:r w:rsidRPr="00F255B5">
                <w:rPr>
                  <w:rFonts w:ascii="Arial" w:hAnsi="Arial" w:cs="Arial"/>
                  <w:sz w:val="16"/>
                  <w:szCs w:val="16"/>
                </w:rPr>
                <w:t xml:space="preserve">Rooms adjacent to the lobby are not required to be separated by a </w:t>
              </w:r>
              <w:r w:rsidRPr="00E934C3">
                <w:rPr>
                  <w:rFonts w:ascii="Arial" w:hAnsi="Arial" w:cs="Arial"/>
                  <w:i/>
                  <w:iCs/>
                  <w:sz w:val="16"/>
                  <w:szCs w:val="16"/>
                </w:rPr>
                <w:t>fire</w:t>
              </w:r>
            </w:ins>
            <w:ins w:id="611" w:author="Watt, Stephen HOUS:EX" w:date="2023-07-28T13:30:00Z">
              <w:r w:rsidRPr="00E934C3">
                <w:rPr>
                  <w:rFonts w:ascii="Arial" w:hAnsi="Arial" w:cs="Arial"/>
                  <w:i/>
                  <w:iCs/>
                  <w:sz w:val="16"/>
                  <w:szCs w:val="16"/>
                </w:rPr>
                <w:t xml:space="preserve"> </w:t>
              </w:r>
            </w:ins>
            <w:ins w:id="612" w:author="Watt, Stephen HOUS:EX" w:date="2023-07-28T13:29:00Z">
              <w:r w:rsidRPr="00E934C3">
                <w:rPr>
                  <w:rFonts w:ascii="Arial" w:hAnsi="Arial" w:cs="Arial"/>
                  <w:i/>
                  <w:iCs/>
                  <w:sz w:val="16"/>
                  <w:szCs w:val="16"/>
                </w:rPr>
                <w:t>separation</w:t>
              </w:r>
              <w:r w:rsidRPr="00F255B5">
                <w:rPr>
                  <w:rFonts w:ascii="Arial" w:hAnsi="Arial" w:cs="Arial"/>
                  <w:sz w:val="16"/>
                  <w:szCs w:val="16"/>
                </w:rPr>
                <w:t xml:space="preserve"> provided:</w:t>
              </w:r>
            </w:ins>
          </w:p>
          <w:p w14:paraId="01747DCF" w14:textId="77777777" w:rsidR="00F255B5" w:rsidRPr="00F255B5" w:rsidRDefault="00F255B5" w:rsidP="00E934C3">
            <w:pPr>
              <w:pStyle w:val="05Sentence"/>
              <w:spacing w:before="0"/>
              <w:ind w:left="0" w:firstLine="0"/>
              <w:rPr>
                <w:ins w:id="613" w:author="Watt, Stephen HOUS:EX" w:date="2023-07-28T13:29:00Z"/>
                <w:rFonts w:ascii="Arial" w:hAnsi="Arial" w:cs="Arial"/>
                <w:sz w:val="16"/>
                <w:szCs w:val="16"/>
              </w:rPr>
            </w:pPr>
            <w:ins w:id="614" w:author="Watt, Stephen HOUS:EX" w:date="2023-07-28T13:29:00Z">
              <w:r w:rsidRPr="00F255B5">
                <w:rPr>
                  <w:rFonts w:ascii="Arial" w:hAnsi="Arial" w:cs="Arial"/>
                  <w:sz w:val="16"/>
                  <w:szCs w:val="16"/>
                </w:rPr>
                <w:t xml:space="preserve">(a) the </w:t>
              </w:r>
              <w:r w:rsidRPr="00E934C3">
                <w:rPr>
                  <w:rFonts w:ascii="Arial" w:hAnsi="Arial" w:cs="Arial"/>
                  <w:i/>
                  <w:iCs/>
                  <w:sz w:val="16"/>
                  <w:szCs w:val="16"/>
                </w:rPr>
                <w:t>floor area</w:t>
              </w:r>
              <w:r w:rsidRPr="00F255B5">
                <w:rPr>
                  <w:rFonts w:ascii="Arial" w:hAnsi="Arial" w:cs="Arial"/>
                  <w:sz w:val="16"/>
                  <w:szCs w:val="16"/>
                </w:rPr>
                <w:t xml:space="preserve"> is </w:t>
              </w:r>
              <w:r w:rsidRPr="00E934C3">
                <w:rPr>
                  <w:rFonts w:ascii="Arial" w:hAnsi="Arial" w:cs="Arial"/>
                  <w:i/>
                  <w:iCs/>
                  <w:sz w:val="16"/>
                  <w:szCs w:val="16"/>
                </w:rPr>
                <w:t xml:space="preserve">sprinklered </w:t>
              </w:r>
              <w:r w:rsidRPr="00F255B5">
                <w:rPr>
                  <w:rFonts w:ascii="Arial" w:hAnsi="Arial" w:cs="Arial"/>
                  <w:sz w:val="16"/>
                  <w:szCs w:val="16"/>
                </w:rPr>
                <w:t>with fast response sprinklers, and</w:t>
              </w:r>
            </w:ins>
          </w:p>
          <w:p w14:paraId="72831504" w14:textId="6D0B2E30" w:rsidR="00871FBD" w:rsidRPr="00871FBD" w:rsidRDefault="00F255B5" w:rsidP="00E934C3">
            <w:pPr>
              <w:pStyle w:val="05Sentence"/>
              <w:spacing w:before="0" w:after="120"/>
              <w:ind w:left="0" w:firstLine="0"/>
              <w:rPr>
                <w:ins w:id="615" w:author="Watt, Stephen HOUS:EX" w:date="2023-07-28T11:07:00Z"/>
                <w:rFonts w:ascii="Arial" w:hAnsi="Arial" w:cs="Arial"/>
                <w:sz w:val="16"/>
                <w:szCs w:val="16"/>
              </w:rPr>
            </w:pPr>
            <w:ins w:id="616" w:author="Watt, Stephen HOUS:EX" w:date="2023-07-28T13:29:00Z">
              <w:r w:rsidRPr="00F255B5">
                <w:rPr>
                  <w:rFonts w:ascii="Arial" w:hAnsi="Arial" w:cs="Arial"/>
                  <w:sz w:val="16"/>
                  <w:szCs w:val="16"/>
                </w:rPr>
                <w:t xml:space="preserve">(b) </w:t>
              </w:r>
              <w:r w:rsidRPr="00E934C3">
                <w:rPr>
                  <w:rFonts w:ascii="Arial" w:hAnsi="Arial" w:cs="Arial"/>
                  <w:i/>
                  <w:iCs/>
                  <w:sz w:val="16"/>
                  <w:szCs w:val="16"/>
                </w:rPr>
                <w:t>smoke detectors</w:t>
              </w:r>
              <w:r w:rsidRPr="00F255B5">
                <w:rPr>
                  <w:rFonts w:ascii="Arial" w:hAnsi="Arial" w:cs="Arial"/>
                  <w:sz w:val="16"/>
                  <w:szCs w:val="16"/>
                </w:rPr>
                <w:t xml:space="preserve"> are installed in the adjacent rooms.</w:t>
              </w:r>
            </w:ins>
          </w:p>
        </w:tc>
      </w:tr>
      <w:tr w:rsidR="00871FBD" w14:paraId="29A1BEEE" w14:textId="77777777" w:rsidTr="00871FBD">
        <w:trPr>
          <w:ins w:id="617" w:author="Watt, Stephen HOUS:EX" w:date="2023-07-28T11:07:00Z"/>
        </w:trPr>
        <w:tc>
          <w:tcPr>
            <w:tcW w:w="562" w:type="dxa"/>
          </w:tcPr>
          <w:p w14:paraId="5C3F44A9" w14:textId="36B9DB09" w:rsidR="00871FBD" w:rsidRPr="002D0E7C" w:rsidRDefault="00FC6168" w:rsidP="00571ADB">
            <w:pPr>
              <w:pStyle w:val="05Sentence"/>
              <w:spacing w:after="120"/>
              <w:ind w:left="0" w:firstLine="0"/>
              <w:rPr>
                <w:ins w:id="618" w:author="Watt, Stephen HOUS:EX" w:date="2023-07-28T11:07:00Z"/>
                <w:rFonts w:ascii="Arial" w:hAnsi="Arial" w:cs="Arial"/>
                <w:sz w:val="16"/>
                <w:szCs w:val="16"/>
              </w:rPr>
            </w:pPr>
            <w:ins w:id="619" w:author="Watt, Stephen HOUS:EX" w:date="2023-07-28T11:08:00Z">
              <w:r w:rsidRPr="002D0E7C">
                <w:rPr>
                  <w:rFonts w:ascii="Arial" w:hAnsi="Arial" w:cs="Arial"/>
                  <w:sz w:val="16"/>
                  <w:szCs w:val="16"/>
                </w:rPr>
                <w:t>26</w:t>
              </w:r>
            </w:ins>
          </w:p>
        </w:tc>
        <w:tc>
          <w:tcPr>
            <w:tcW w:w="4253" w:type="dxa"/>
          </w:tcPr>
          <w:p w14:paraId="47633846" w14:textId="77777777" w:rsidR="00F255B5" w:rsidRPr="00E934C3" w:rsidRDefault="00F255B5" w:rsidP="00E934C3">
            <w:pPr>
              <w:pStyle w:val="05Sentence"/>
              <w:spacing w:before="0"/>
              <w:ind w:left="0" w:firstLine="0"/>
              <w:rPr>
                <w:ins w:id="620" w:author="Watt, Stephen HOUS:EX" w:date="2023-07-28T13:31:00Z"/>
                <w:rFonts w:ascii="Arial" w:hAnsi="Arial" w:cs="Arial"/>
                <w:b/>
                <w:bCs/>
                <w:sz w:val="16"/>
                <w:szCs w:val="16"/>
              </w:rPr>
            </w:pPr>
            <w:ins w:id="621" w:author="Watt, Stephen HOUS:EX" w:date="2023-07-28T13:31:00Z">
              <w:r w:rsidRPr="00E934C3">
                <w:rPr>
                  <w:rFonts w:ascii="Arial" w:hAnsi="Arial" w:cs="Arial"/>
                  <w:b/>
                  <w:bCs/>
                  <w:sz w:val="16"/>
                  <w:szCs w:val="16"/>
                </w:rPr>
                <w:t xml:space="preserve">Rooms Opening into </w:t>
              </w:r>
              <w:r w:rsidRPr="00E934C3">
                <w:rPr>
                  <w:rFonts w:ascii="Arial" w:hAnsi="Arial" w:cs="Arial"/>
                  <w:b/>
                  <w:bCs/>
                  <w:i/>
                  <w:iCs/>
                  <w:sz w:val="16"/>
                  <w:szCs w:val="16"/>
                </w:rPr>
                <w:t>Exit</w:t>
              </w:r>
            </w:ins>
          </w:p>
          <w:p w14:paraId="4472BC02" w14:textId="77777777" w:rsidR="00F255B5" w:rsidRPr="00F255B5" w:rsidRDefault="00F255B5" w:rsidP="00E934C3">
            <w:pPr>
              <w:pStyle w:val="05Sentence"/>
              <w:spacing w:before="0" w:after="120"/>
              <w:ind w:left="0" w:firstLine="0"/>
              <w:rPr>
                <w:ins w:id="622" w:author="Watt, Stephen HOUS:EX" w:date="2023-07-28T13:31:00Z"/>
                <w:rFonts w:ascii="Arial" w:hAnsi="Arial" w:cs="Arial"/>
                <w:sz w:val="16"/>
                <w:szCs w:val="16"/>
              </w:rPr>
            </w:pPr>
            <w:ins w:id="623" w:author="Watt, Stephen HOUS:EX" w:date="2023-07-28T13:31:00Z">
              <w:r w:rsidRPr="00F255B5">
                <w:rPr>
                  <w:rFonts w:ascii="Arial" w:hAnsi="Arial" w:cs="Arial"/>
                  <w:sz w:val="16"/>
                  <w:szCs w:val="16"/>
                </w:rPr>
                <w:t>Sentence 3.4.4.4.(7), Article 9.9.5.9.</w:t>
              </w:r>
            </w:ins>
          </w:p>
          <w:p w14:paraId="00A365C2" w14:textId="77777777" w:rsidR="00F255B5" w:rsidRPr="00F255B5" w:rsidRDefault="00F255B5" w:rsidP="00E934C3">
            <w:pPr>
              <w:pStyle w:val="05Sentence"/>
              <w:spacing w:before="0"/>
              <w:ind w:left="0" w:firstLine="0"/>
              <w:rPr>
                <w:ins w:id="624" w:author="Watt, Stephen HOUS:EX" w:date="2023-07-28T13:31:00Z"/>
                <w:rFonts w:ascii="Arial" w:hAnsi="Arial" w:cs="Arial"/>
                <w:sz w:val="16"/>
                <w:szCs w:val="16"/>
              </w:rPr>
            </w:pPr>
            <w:ins w:id="625" w:author="Watt, Stephen HOUS:EX" w:date="2023-07-28T13:31:00Z">
              <w:r w:rsidRPr="00E934C3">
                <w:rPr>
                  <w:rFonts w:ascii="Arial" w:hAnsi="Arial" w:cs="Arial"/>
                  <w:i/>
                  <w:iCs/>
                  <w:sz w:val="16"/>
                  <w:szCs w:val="16"/>
                </w:rPr>
                <w:t>Service rooms</w:t>
              </w:r>
              <w:r w:rsidRPr="00F255B5">
                <w:rPr>
                  <w:rFonts w:ascii="Arial" w:hAnsi="Arial" w:cs="Arial"/>
                  <w:sz w:val="16"/>
                  <w:szCs w:val="16"/>
                </w:rPr>
                <w:t xml:space="preserve"> and ancillary rooms are not permitted to</w:t>
              </w:r>
            </w:ins>
          </w:p>
          <w:p w14:paraId="0239E822" w14:textId="17836C77" w:rsidR="00871FBD" w:rsidRPr="00871FBD" w:rsidRDefault="00F255B5" w:rsidP="00E934C3">
            <w:pPr>
              <w:pStyle w:val="05Sentence"/>
              <w:spacing w:before="0" w:after="120"/>
              <w:ind w:left="0" w:firstLine="0"/>
              <w:rPr>
                <w:ins w:id="626" w:author="Watt, Stephen HOUS:EX" w:date="2023-07-28T11:07:00Z"/>
                <w:rFonts w:ascii="Arial" w:hAnsi="Arial" w:cs="Arial"/>
                <w:sz w:val="16"/>
                <w:szCs w:val="16"/>
              </w:rPr>
            </w:pPr>
            <w:ins w:id="627" w:author="Watt, Stephen HOUS:EX" w:date="2023-07-28T13:31:00Z">
              <w:r w:rsidRPr="00F255B5">
                <w:rPr>
                  <w:rFonts w:ascii="Arial" w:hAnsi="Arial" w:cs="Arial"/>
                  <w:sz w:val="16"/>
                  <w:szCs w:val="16"/>
                </w:rPr>
                <w:t xml:space="preserve">open directly into an </w:t>
              </w:r>
              <w:r w:rsidRPr="00E934C3">
                <w:rPr>
                  <w:rFonts w:ascii="Arial" w:hAnsi="Arial" w:cs="Arial"/>
                  <w:i/>
                  <w:iCs/>
                  <w:sz w:val="16"/>
                  <w:szCs w:val="16"/>
                </w:rPr>
                <w:t>exit</w:t>
              </w:r>
              <w:r w:rsidRPr="00F255B5">
                <w:rPr>
                  <w:rFonts w:ascii="Arial" w:hAnsi="Arial" w:cs="Arial"/>
                  <w:sz w:val="16"/>
                  <w:szCs w:val="16"/>
                </w:rPr>
                <w:t>.</w:t>
              </w:r>
            </w:ins>
          </w:p>
        </w:tc>
        <w:tc>
          <w:tcPr>
            <w:tcW w:w="4394" w:type="dxa"/>
          </w:tcPr>
          <w:p w14:paraId="7EFFABFF" w14:textId="77777777" w:rsidR="00F255B5" w:rsidRPr="00F255B5" w:rsidRDefault="00F255B5" w:rsidP="00E934C3">
            <w:pPr>
              <w:pStyle w:val="05Sentence"/>
              <w:spacing w:before="0"/>
              <w:ind w:left="0" w:firstLine="0"/>
              <w:rPr>
                <w:ins w:id="628" w:author="Watt, Stephen HOUS:EX" w:date="2023-07-28T13:33:00Z"/>
                <w:rFonts w:ascii="Arial" w:hAnsi="Arial" w:cs="Arial"/>
                <w:sz w:val="16"/>
                <w:szCs w:val="16"/>
              </w:rPr>
            </w:pPr>
            <w:ins w:id="629" w:author="Watt, Stephen HOUS:EX" w:date="2023-07-28T13:33:00Z">
              <w:r w:rsidRPr="00E934C3">
                <w:rPr>
                  <w:rFonts w:ascii="Arial" w:hAnsi="Arial" w:cs="Arial"/>
                  <w:i/>
                  <w:iCs/>
                  <w:sz w:val="16"/>
                  <w:szCs w:val="16"/>
                </w:rPr>
                <w:t>Service rooms</w:t>
              </w:r>
              <w:r w:rsidRPr="00F255B5">
                <w:rPr>
                  <w:rFonts w:ascii="Arial" w:hAnsi="Arial" w:cs="Arial"/>
                  <w:sz w:val="16"/>
                  <w:szCs w:val="16"/>
                </w:rPr>
                <w:t xml:space="preserve"> and ancillary rooms may open directly into an </w:t>
              </w:r>
              <w:r w:rsidRPr="00E934C3">
                <w:rPr>
                  <w:rFonts w:ascii="Arial" w:hAnsi="Arial" w:cs="Arial"/>
                  <w:i/>
                  <w:iCs/>
                  <w:sz w:val="16"/>
                  <w:szCs w:val="16"/>
                </w:rPr>
                <w:t xml:space="preserve">exit </w:t>
              </w:r>
              <w:r w:rsidRPr="00F255B5">
                <w:rPr>
                  <w:rFonts w:ascii="Arial" w:hAnsi="Arial" w:cs="Arial"/>
                  <w:sz w:val="16"/>
                  <w:szCs w:val="16"/>
                </w:rPr>
                <w:t>provided:</w:t>
              </w:r>
            </w:ins>
          </w:p>
          <w:p w14:paraId="317652EB" w14:textId="77777777" w:rsidR="00F255B5" w:rsidRPr="00F255B5" w:rsidRDefault="00F255B5" w:rsidP="00E934C3">
            <w:pPr>
              <w:pStyle w:val="05Sentence"/>
              <w:spacing w:before="0"/>
              <w:ind w:left="0" w:firstLine="0"/>
              <w:rPr>
                <w:ins w:id="630" w:author="Watt, Stephen HOUS:EX" w:date="2023-07-28T13:33:00Z"/>
                <w:rFonts w:ascii="Arial" w:hAnsi="Arial" w:cs="Arial"/>
                <w:sz w:val="16"/>
                <w:szCs w:val="16"/>
              </w:rPr>
            </w:pPr>
            <w:ins w:id="631" w:author="Watt, Stephen HOUS:EX" w:date="2023-07-28T13:33:00Z">
              <w:r w:rsidRPr="00F255B5">
                <w:rPr>
                  <w:rFonts w:ascii="Arial" w:hAnsi="Arial" w:cs="Arial"/>
                  <w:sz w:val="16"/>
                  <w:szCs w:val="16"/>
                </w:rPr>
                <w:t xml:space="preserve">(a) the room is </w:t>
              </w:r>
              <w:r w:rsidRPr="00E934C3">
                <w:rPr>
                  <w:rFonts w:ascii="Arial" w:hAnsi="Arial" w:cs="Arial"/>
                  <w:i/>
                  <w:iCs/>
                  <w:sz w:val="16"/>
                  <w:szCs w:val="16"/>
                </w:rPr>
                <w:t>sprinklered</w:t>
              </w:r>
              <w:r w:rsidRPr="00F255B5">
                <w:rPr>
                  <w:rFonts w:ascii="Arial" w:hAnsi="Arial" w:cs="Arial"/>
                  <w:sz w:val="16"/>
                  <w:szCs w:val="16"/>
                </w:rPr>
                <w:t xml:space="preserve"> with fast response sprinklers, and</w:t>
              </w:r>
            </w:ins>
          </w:p>
          <w:p w14:paraId="028B0093" w14:textId="203FE2D2" w:rsidR="00871FBD" w:rsidRPr="00871FBD" w:rsidRDefault="00F255B5" w:rsidP="00E934C3">
            <w:pPr>
              <w:pStyle w:val="05Sentence"/>
              <w:spacing w:before="0" w:after="120"/>
              <w:ind w:left="0" w:firstLine="0"/>
              <w:rPr>
                <w:ins w:id="632" w:author="Watt, Stephen HOUS:EX" w:date="2023-07-28T11:07:00Z"/>
                <w:rFonts w:ascii="Arial" w:hAnsi="Arial" w:cs="Arial"/>
                <w:sz w:val="16"/>
                <w:szCs w:val="16"/>
              </w:rPr>
            </w:pPr>
            <w:ins w:id="633" w:author="Watt, Stephen HOUS:EX" w:date="2023-07-28T13:33:00Z">
              <w:r w:rsidRPr="00F255B5">
                <w:rPr>
                  <w:rFonts w:ascii="Arial" w:hAnsi="Arial" w:cs="Arial"/>
                  <w:sz w:val="16"/>
                  <w:szCs w:val="16"/>
                </w:rPr>
                <w:t>(b) weatherstripping is installed on the door to prevent the passage of</w:t>
              </w:r>
              <w:r>
                <w:rPr>
                  <w:rFonts w:ascii="Arial" w:hAnsi="Arial" w:cs="Arial"/>
                  <w:sz w:val="16"/>
                  <w:szCs w:val="16"/>
                </w:rPr>
                <w:t xml:space="preserve"> </w:t>
              </w:r>
              <w:r w:rsidRPr="00F255B5">
                <w:rPr>
                  <w:rFonts w:ascii="Arial" w:hAnsi="Arial" w:cs="Arial"/>
                  <w:sz w:val="16"/>
                  <w:szCs w:val="16"/>
                </w:rPr>
                <w:t>smoke.</w:t>
              </w:r>
            </w:ins>
          </w:p>
        </w:tc>
      </w:tr>
      <w:tr w:rsidR="00FC6168" w14:paraId="12453FC5" w14:textId="77777777" w:rsidTr="00871FBD">
        <w:trPr>
          <w:ins w:id="634" w:author="Watt, Stephen HOUS:EX" w:date="2023-07-28T11:08:00Z"/>
        </w:trPr>
        <w:tc>
          <w:tcPr>
            <w:tcW w:w="562" w:type="dxa"/>
          </w:tcPr>
          <w:p w14:paraId="024EED2B" w14:textId="46193C1C" w:rsidR="00FC6168" w:rsidRPr="002D0E7C" w:rsidRDefault="00FC6168" w:rsidP="00571ADB">
            <w:pPr>
              <w:pStyle w:val="05Sentence"/>
              <w:spacing w:after="120"/>
              <w:ind w:left="0" w:firstLine="0"/>
              <w:rPr>
                <w:ins w:id="635" w:author="Watt, Stephen HOUS:EX" w:date="2023-07-28T11:08:00Z"/>
                <w:rFonts w:ascii="Arial" w:hAnsi="Arial" w:cs="Arial"/>
                <w:sz w:val="16"/>
                <w:szCs w:val="16"/>
              </w:rPr>
            </w:pPr>
            <w:ins w:id="636" w:author="Watt, Stephen HOUS:EX" w:date="2023-07-28T11:08:00Z">
              <w:r w:rsidRPr="002D0E7C">
                <w:rPr>
                  <w:rFonts w:ascii="Arial" w:hAnsi="Arial" w:cs="Arial"/>
                  <w:sz w:val="16"/>
                  <w:szCs w:val="16"/>
                </w:rPr>
                <w:t>27</w:t>
              </w:r>
            </w:ins>
          </w:p>
        </w:tc>
        <w:tc>
          <w:tcPr>
            <w:tcW w:w="4253" w:type="dxa"/>
          </w:tcPr>
          <w:p w14:paraId="07792F2A" w14:textId="77777777" w:rsidR="00F255B5" w:rsidRPr="00E934C3" w:rsidRDefault="00F255B5" w:rsidP="00E934C3">
            <w:pPr>
              <w:pStyle w:val="05Sentence"/>
              <w:spacing w:before="0"/>
              <w:ind w:left="0" w:firstLine="0"/>
              <w:rPr>
                <w:ins w:id="637" w:author="Watt, Stephen HOUS:EX" w:date="2023-07-28T13:35:00Z"/>
                <w:rFonts w:ascii="Arial" w:hAnsi="Arial" w:cs="Arial"/>
                <w:b/>
                <w:bCs/>
                <w:sz w:val="16"/>
                <w:szCs w:val="16"/>
              </w:rPr>
            </w:pPr>
            <w:ins w:id="638" w:author="Watt, Stephen HOUS:EX" w:date="2023-07-28T13:35:00Z">
              <w:r w:rsidRPr="00E934C3">
                <w:rPr>
                  <w:rFonts w:ascii="Arial" w:hAnsi="Arial" w:cs="Arial"/>
                  <w:b/>
                  <w:bCs/>
                  <w:sz w:val="16"/>
                  <w:szCs w:val="16"/>
                </w:rPr>
                <w:t xml:space="preserve">Illumination of </w:t>
              </w:r>
              <w:r w:rsidRPr="00E934C3">
                <w:rPr>
                  <w:rFonts w:ascii="Arial" w:hAnsi="Arial" w:cs="Arial"/>
                  <w:b/>
                  <w:bCs/>
                  <w:i/>
                  <w:iCs/>
                  <w:sz w:val="16"/>
                  <w:szCs w:val="16"/>
                </w:rPr>
                <w:t>Exit</w:t>
              </w:r>
              <w:r w:rsidRPr="00E934C3">
                <w:rPr>
                  <w:rFonts w:ascii="Arial" w:hAnsi="Arial" w:cs="Arial"/>
                  <w:b/>
                  <w:bCs/>
                  <w:sz w:val="16"/>
                  <w:szCs w:val="16"/>
                </w:rPr>
                <w:t xml:space="preserve"> Signs</w:t>
              </w:r>
            </w:ins>
          </w:p>
          <w:p w14:paraId="28E4333F" w14:textId="09519F0C" w:rsidR="00F255B5" w:rsidRPr="00F255B5" w:rsidRDefault="00F255B5" w:rsidP="00E934C3">
            <w:pPr>
              <w:pStyle w:val="05Sentence"/>
              <w:spacing w:before="0" w:after="120"/>
              <w:ind w:left="0" w:firstLine="0"/>
              <w:rPr>
                <w:ins w:id="639" w:author="Watt, Stephen HOUS:EX" w:date="2023-07-28T13:35:00Z"/>
                <w:rFonts w:ascii="Arial" w:hAnsi="Arial" w:cs="Arial"/>
                <w:sz w:val="16"/>
                <w:szCs w:val="16"/>
              </w:rPr>
            </w:pPr>
            <w:ins w:id="640" w:author="Watt, Stephen HOUS:EX" w:date="2023-07-28T13:35:00Z">
              <w:r w:rsidRPr="00F255B5">
                <w:rPr>
                  <w:rFonts w:ascii="Arial" w:hAnsi="Arial" w:cs="Arial"/>
                  <w:sz w:val="16"/>
                  <w:szCs w:val="16"/>
                </w:rPr>
                <w:t>Sentence 3.4.5.1.(3) and 3.4.5.1.(4), Sentence</w:t>
              </w:r>
            </w:ins>
            <w:ins w:id="641" w:author="Watt, Stephen HOUS:EX" w:date="2023-07-28T13:36:00Z">
              <w:r>
                <w:rPr>
                  <w:rFonts w:ascii="Arial" w:hAnsi="Arial" w:cs="Arial"/>
                  <w:sz w:val="16"/>
                  <w:szCs w:val="16"/>
                </w:rPr>
                <w:t xml:space="preserve"> </w:t>
              </w:r>
            </w:ins>
            <w:ins w:id="642" w:author="Watt, Stephen HOUS:EX" w:date="2023-07-28T13:35:00Z">
              <w:r w:rsidRPr="00F255B5">
                <w:rPr>
                  <w:rFonts w:ascii="Arial" w:hAnsi="Arial" w:cs="Arial"/>
                  <w:sz w:val="16"/>
                  <w:szCs w:val="16"/>
                </w:rPr>
                <w:t>9.9.11.3.(3) and 9.9.11.3.(4)</w:t>
              </w:r>
            </w:ins>
          </w:p>
          <w:p w14:paraId="28ED3662" w14:textId="53B92FBA" w:rsidR="00FC6168" w:rsidRPr="00871FBD" w:rsidRDefault="00F255B5" w:rsidP="00E934C3">
            <w:pPr>
              <w:pStyle w:val="05Sentence"/>
              <w:spacing w:before="0" w:after="120"/>
              <w:ind w:left="0" w:firstLine="0"/>
              <w:rPr>
                <w:ins w:id="643" w:author="Watt, Stephen HOUS:EX" w:date="2023-07-28T11:08:00Z"/>
                <w:rFonts w:ascii="Arial" w:hAnsi="Arial" w:cs="Arial"/>
                <w:sz w:val="16"/>
                <w:szCs w:val="16"/>
              </w:rPr>
            </w:pPr>
            <w:ins w:id="644" w:author="Watt, Stephen HOUS:EX" w:date="2023-07-28T13:35:00Z">
              <w:r w:rsidRPr="00E934C3">
                <w:rPr>
                  <w:rFonts w:ascii="Arial" w:hAnsi="Arial" w:cs="Arial"/>
                  <w:i/>
                  <w:iCs/>
                  <w:sz w:val="16"/>
                  <w:szCs w:val="16"/>
                </w:rPr>
                <w:t xml:space="preserve">Exit </w:t>
              </w:r>
              <w:r w:rsidRPr="00F255B5">
                <w:rPr>
                  <w:rFonts w:ascii="Arial" w:hAnsi="Arial" w:cs="Arial"/>
                  <w:sz w:val="16"/>
                  <w:szCs w:val="16"/>
                </w:rPr>
                <w:t>signs are required to be illuminated continuously</w:t>
              </w:r>
              <w:r>
                <w:rPr>
                  <w:rFonts w:ascii="Arial" w:hAnsi="Arial" w:cs="Arial"/>
                  <w:sz w:val="16"/>
                  <w:szCs w:val="16"/>
                </w:rPr>
                <w:t xml:space="preserve"> </w:t>
              </w:r>
              <w:r w:rsidRPr="00F255B5">
                <w:rPr>
                  <w:rFonts w:ascii="Arial" w:hAnsi="Arial" w:cs="Arial"/>
                  <w:sz w:val="16"/>
                  <w:szCs w:val="16"/>
                </w:rPr>
                <w:t xml:space="preserve">while the </w:t>
              </w:r>
              <w:r w:rsidRPr="00E934C3">
                <w:rPr>
                  <w:rFonts w:ascii="Arial" w:hAnsi="Arial" w:cs="Arial"/>
                  <w:i/>
                  <w:iCs/>
                  <w:sz w:val="16"/>
                  <w:szCs w:val="16"/>
                </w:rPr>
                <w:t xml:space="preserve">building </w:t>
              </w:r>
              <w:r w:rsidRPr="00F255B5">
                <w:rPr>
                  <w:rFonts w:ascii="Arial" w:hAnsi="Arial" w:cs="Arial"/>
                  <w:sz w:val="16"/>
                  <w:szCs w:val="16"/>
                </w:rPr>
                <w:t>is occupied.</w:t>
              </w:r>
            </w:ins>
          </w:p>
        </w:tc>
        <w:tc>
          <w:tcPr>
            <w:tcW w:w="4394" w:type="dxa"/>
          </w:tcPr>
          <w:p w14:paraId="2F4C0414" w14:textId="72402768" w:rsidR="00FC6168" w:rsidRPr="00871FBD" w:rsidRDefault="00F255B5" w:rsidP="00E934C3">
            <w:pPr>
              <w:pStyle w:val="05Sentence"/>
              <w:spacing w:before="0" w:after="120"/>
              <w:ind w:hanging="12"/>
              <w:rPr>
                <w:ins w:id="645" w:author="Watt, Stephen HOUS:EX" w:date="2023-07-28T11:08:00Z"/>
                <w:rFonts w:ascii="Arial" w:hAnsi="Arial" w:cs="Arial"/>
                <w:sz w:val="16"/>
                <w:szCs w:val="16"/>
              </w:rPr>
            </w:pPr>
            <w:ins w:id="646" w:author="Watt, Stephen HOUS:EX" w:date="2023-07-28T13:36:00Z">
              <w:r w:rsidRPr="00F255B5">
                <w:rPr>
                  <w:rFonts w:ascii="Arial" w:hAnsi="Arial" w:cs="Arial"/>
                  <w:sz w:val="16"/>
                  <w:szCs w:val="16"/>
                </w:rPr>
                <w:t xml:space="preserve">Where </w:t>
              </w:r>
              <w:r w:rsidRPr="00E934C3">
                <w:rPr>
                  <w:rFonts w:ascii="Arial" w:hAnsi="Arial" w:cs="Arial"/>
                  <w:i/>
                  <w:iCs/>
                  <w:sz w:val="16"/>
                  <w:szCs w:val="16"/>
                </w:rPr>
                <w:t>exit</w:t>
              </w:r>
              <w:r w:rsidRPr="00F255B5">
                <w:rPr>
                  <w:rFonts w:ascii="Arial" w:hAnsi="Arial" w:cs="Arial"/>
                  <w:sz w:val="16"/>
                  <w:szCs w:val="16"/>
                </w:rPr>
                <w:t xml:space="preserve"> signage may compromise historic</w:t>
              </w:r>
            </w:ins>
            <w:ins w:id="647" w:author="Watt, Stephen HOUS:EX" w:date="2023-07-28T13:37:00Z">
              <w:r>
                <w:rPr>
                  <w:rFonts w:ascii="Arial" w:hAnsi="Arial" w:cs="Arial"/>
                  <w:sz w:val="16"/>
                  <w:szCs w:val="16"/>
                </w:rPr>
                <w:t xml:space="preserve"> </w:t>
              </w:r>
            </w:ins>
            <w:ins w:id="648" w:author="Watt, Stephen HOUS:EX" w:date="2023-07-28T13:36:00Z">
              <w:r w:rsidRPr="00F255B5">
                <w:rPr>
                  <w:rFonts w:ascii="Arial" w:hAnsi="Arial" w:cs="Arial"/>
                  <w:sz w:val="16"/>
                  <w:szCs w:val="16"/>
                </w:rPr>
                <w:t>appearances, or authenticity</w:t>
              </w:r>
            </w:ins>
            <w:ins w:id="649" w:author="Watt, Stephen HOUS:EX" w:date="2023-07-28T13:37:00Z">
              <w:r>
                <w:rPr>
                  <w:rFonts w:ascii="Arial" w:hAnsi="Arial" w:cs="Arial"/>
                  <w:sz w:val="16"/>
                  <w:szCs w:val="16"/>
                </w:rPr>
                <w:t xml:space="preserve"> </w:t>
              </w:r>
            </w:ins>
            <w:ins w:id="650" w:author="Watt, Stephen HOUS:EX" w:date="2023-07-28T13:36:00Z">
              <w:r w:rsidRPr="00F255B5">
                <w:rPr>
                  <w:rFonts w:ascii="Arial" w:hAnsi="Arial" w:cs="Arial"/>
                  <w:sz w:val="16"/>
                  <w:szCs w:val="16"/>
                </w:rPr>
                <w:t>of displays,</w:t>
              </w:r>
              <w:r w:rsidRPr="00E934C3">
                <w:rPr>
                  <w:rFonts w:ascii="Arial" w:hAnsi="Arial" w:cs="Arial"/>
                  <w:i/>
                  <w:iCs/>
                  <w:sz w:val="16"/>
                  <w:szCs w:val="16"/>
                </w:rPr>
                <w:t xml:space="preserve"> exit</w:t>
              </w:r>
              <w:r w:rsidRPr="00F255B5">
                <w:rPr>
                  <w:rFonts w:ascii="Arial" w:hAnsi="Arial" w:cs="Arial"/>
                  <w:sz w:val="16"/>
                  <w:szCs w:val="16"/>
                </w:rPr>
                <w:t xml:space="preserve"> signs may be installed to light only on an emergency</w:t>
              </w:r>
            </w:ins>
            <w:ins w:id="651" w:author="Watt, Stephen HOUS:EX" w:date="2023-07-28T13:37:00Z">
              <w:r>
                <w:rPr>
                  <w:rFonts w:ascii="Arial" w:hAnsi="Arial" w:cs="Arial"/>
                  <w:sz w:val="16"/>
                  <w:szCs w:val="16"/>
                </w:rPr>
                <w:t xml:space="preserve"> </w:t>
              </w:r>
            </w:ins>
            <w:ins w:id="652" w:author="Watt, Stephen HOUS:EX" w:date="2023-07-28T13:36:00Z">
              <w:r w:rsidRPr="00F255B5">
                <w:rPr>
                  <w:rFonts w:ascii="Arial" w:hAnsi="Arial" w:cs="Arial"/>
                  <w:sz w:val="16"/>
                  <w:szCs w:val="16"/>
                </w:rPr>
                <w:t>condition, such as by the fire alarm system or due to power failure.</w:t>
              </w:r>
            </w:ins>
          </w:p>
        </w:tc>
      </w:tr>
      <w:tr w:rsidR="00FC6168" w14:paraId="77BA4A4A" w14:textId="77777777" w:rsidTr="00871FBD">
        <w:trPr>
          <w:ins w:id="653" w:author="Watt, Stephen HOUS:EX" w:date="2023-07-28T11:08:00Z"/>
        </w:trPr>
        <w:tc>
          <w:tcPr>
            <w:tcW w:w="562" w:type="dxa"/>
          </w:tcPr>
          <w:p w14:paraId="4FB5AE94" w14:textId="20EC9CC1" w:rsidR="00FC6168" w:rsidRPr="002D0E7C" w:rsidRDefault="00FC6168" w:rsidP="00571ADB">
            <w:pPr>
              <w:pStyle w:val="05Sentence"/>
              <w:spacing w:after="120"/>
              <w:ind w:left="0" w:firstLine="0"/>
              <w:rPr>
                <w:ins w:id="654" w:author="Watt, Stephen HOUS:EX" w:date="2023-07-28T11:08:00Z"/>
                <w:rFonts w:ascii="Arial" w:hAnsi="Arial" w:cs="Arial"/>
                <w:sz w:val="16"/>
                <w:szCs w:val="16"/>
              </w:rPr>
            </w:pPr>
            <w:ins w:id="655" w:author="Watt, Stephen HOUS:EX" w:date="2023-07-28T11:08:00Z">
              <w:r w:rsidRPr="002D0E7C">
                <w:rPr>
                  <w:rFonts w:ascii="Arial" w:hAnsi="Arial" w:cs="Arial"/>
                  <w:sz w:val="16"/>
                  <w:szCs w:val="16"/>
                </w:rPr>
                <w:t>28</w:t>
              </w:r>
            </w:ins>
          </w:p>
        </w:tc>
        <w:tc>
          <w:tcPr>
            <w:tcW w:w="4253" w:type="dxa"/>
          </w:tcPr>
          <w:p w14:paraId="0E3D57D2" w14:textId="77777777" w:rsidR="003F1331" w:rsidRPr="00E934C3" w:rsidRDefault="003F1331" w:rsidP="00E934C3">
            <w:pPr>
              <w:pStyle w:val="05Sentence"/>
              <w:spacing w:before="0"/>
              <w:ind w:left="0" w:firstLine="0"/>
              <w:rPr>
                <w:ins w:id="656" w:author="Watt, Stephen HOUS:EX" w:date="2023-07-28T13:38:00Z"/>
                <w:rFonts w:ascii="Arial" w:hAnsi="Arial" w:cs="Arial"/>
                <w:b/>
                <w:bCs/>
                <w:sz w:val="16"/>
                <w:szCs w:val="16"/>
              </w:rPr>
            </w:pPr>
            <w:ins w:id="657" w:author="Watt, Stephen HOUS:EX" w:date="2023-07-28T13:38:00Z">
              <w:r w:rsidRPr="00E934C3">
                <w:rPr>
                  <w:rFonts w:ascii="Arial" w:hAnsi="Arial" w:cs="Arial"/>
                  <w:b/>
                  <w:bCs/>
                  <w:sz w:val="16"/>
                  <w:szCs w:val="16"/>
                </w:rPr>
                <w:t xml:space="preserve">Clearance from </w:t>
              </w:r>
              <w:r w:rsidRPr="00E934C3">
                <w:rPr>
                  <w:rFonts w:ascii="Arial" w:hAnsi="Arial" w:cs="Arial"/>
                  <w:b/>
                  <w:bCs/>
                  <w:i/>
                  <w:iCs/>
                  <w:sz w:val="16"/>
                  <w:szCs w:val="16"/>
                </w:rPr>
                <w:t xml:space="preserve">Exit </w:t>
              </w:r>
              <w:r w:rsidRPr="00E934C3">
                <w:rPr>
                  <w:rFonts w:ascii="Arial" w:hAnsi="Arial" w:cs="Arial"/>
                  <w:b/>
                  <w:bCs/>
                  <w:sz w:val="16"/>
                  <w:szCs w:val="16"/>
                </w:rPr>
                <w:t>Doors</w:t>
              </w:r>
            </w:ins>
          </w:p>
          <w:p w14:paraId="625EDC31" w14:textId="77777777" w:rsidR="003F1331" w:rsidRPr="003F1331" w:rsidRDefault="003F1331" w:rsidP="00E934C3">
            <w:pPr>
              <w:pStyle w:val="05Sentence"/>
              <w:spacing w:before="0" w:after="120"/>
              <w:ind w:left="0" w:firstLine="0"/>
              <w:rPr>
                <w:ins w:id="658" w:author="Watt, Stephen HOUS:EX" w:date="2023-07-28T13:38:00Z"/>
                <w:rFonts w:ascii="Arial" w:hAnsi="Arial" w:cs="Arial"/>
                <w:sz w:val="16"/>
                <w:szCs w:val="16"/>
              </w:rPr>
            </w:pPr>
            <w:ins w:id="659" w:author="Watt, Stephen HOUS:EX" w:date="2023-07-28T13:38:00Z">
              <w:r w:rsidRPr="003F1331">
                <w:rPr>
                  <w:rFonts w:ascii="Arial" w:hAnsi="Arial" w:cs="Arial"/>
                  <w:sz w:val="16"/>
                  <w:szCs w:val="16"/>
                </w:rPr>
                <w:t>Sentence 3.4.6.11.(1), Article 9.9.6.6.</w:t>
              </w:r>
            </w:ins>
          </w:p>
          <w:p w14:paraId="6C3239E3" w14:textId="77777777" w:rsidR="003F1331" w:rsidRPr="003F1331" w:rsidRDefault="003F1331" w:rsidP="00E934C3">
            <w:pPr>
              <w:pStyle w:val="05Sentence"/>
              <w:spacing w:before="0"/>
              <w:ind w:left="0" w:firstLine="0"/>
              <w:rPr>
                <w:ins w:id="660" w:author="Watt, Stephen HOUS:EX" w:date="2023-07-28T13:38:00Z"/>
                <w:rFonts w:ascii="Arial" w:hAnsi="Arial" w:cs="Arial"/>
                <w:sz w:val="16"/>
                <w:szCs w:val="16"/>
              </w:rPr>
            </w:pPr>
            <w:ins w:id="661" w:author="Watt, Stephen HOUS:EX" w:date="2023-07-28T13:38:00Z">
              <w:r w:rsidRPr="003F1331">
                <w:rPr>
                  <w:rFonts w:ascii="Arial" w:hAnsi="Arial" w:cs="Arial"/>
                  <w:sz w:val="16"/>
                  <w:szCs w:val="16"/>
                </w:rPr>
                <w:t>Stair risers shall not be closer than 300 mm from an</w:t>
              </w:r>
            </w:ins>
          </w:p>
          <w:p w14:paraId="07F73B10" w14:textId="5DE39D7E" w:rsidR="00FC6168" w:rsidRPr="00871FBD" w:rsidRDefault="003F1331" w:rsidP="00E934C3">
            <w:pPr>
              <w:pStyle w:val="05Sentence"/>
              <w:spacing w:before="0" w:after="120"/>
              <w:ind w:left="0" w:firstLine="0"/>
              <w:rPr>
                <w:ins w:id="662" w:author="Watt, Stephen HOUS:EX" w:date="2023-07-28T11:08:00Z"/>
                <w:rFonts w:ascii="Arial" w:hAnsi="Arial" w:cs="Arial"/>
                <w:sz w:val="16"/>
                <w:szCs w:val="16"/>
              </w:rPr>
            </w:pPr>
            <w:ins w:id="663" w:author="Watt, Stephen HOUS:EX" w:date="2023-07-28T13:38:00Z">
              <w:r w:rsidRPr="00821014">
                <w:rPr>
                  <w:rFonts w:ascii="Arial" w:hAnsi="Arial" w:cs="Arial"/>
                  <w:i/>
                  <w:iCs/>
                  <w:sz w:val="16"/>
                  <w:szCs w:val="16"/>
                </w:rPr>
                <w:t xml:space="preserve">exit </w:t>
              </w:r>
              <w:r w:rsidRPr="003F1331">
                <w:rPr>
                  <w:rFonts w:ascii="Arial" w:hAnsi="Arial" w:cs="Arial"/>
                  <w:sz w:val="16"/>
                  <w:szCs w:val="16"/>
                </w:rPr>
                <w:t>door.</w:t>
              </w:r>
            </w:ins>
          </w:p>
        </w:tc>
        <w:tc>
          <w:tcPr>
            <w:tcW w:w="4394" w:type="dxa"/>
          </w:tcPr>
          <w:p w14:paraId="32A17961" w14:textId="6347E146" w:rsidR="00FC6168" w:rsidRPr="00871FBD" w:rsidRDefault="003F1331" w:rsidP="00E934C3">
            <w:pPr>
              <w:pStyle w:val="05Sentence"/>
              <w:spacing w:before="0" w:after="120"/>
              <w:ind w:hanging="12"/>
              <w:rPr>
                <w:ins w:id="664" w:author="Watt, Stephen HOUS:EX" w:date="2023-07-28T11:08:00Z"/>
                <w:rFonts w:ascii="Arial" w:hAnsi="Arial" w:cs="Arial"/>
                <w:sz w:val="16"/>
                <w:szCs w:val="16"/>
              </w:rPr>
            </w:pPr>
            <w:ins w:id="665" w:author="Watt, Stephen HOUS:EX" w:date="2023-07-28T13:42:00Z">
              <w:r w:rsidRPr="003F1331">
                <w:rPr>
                  <w:rFonts w:ascii="Arial" w:hAnsi="Arial" w:cs="Arial"/>
                  <w:sz w:val="16"/>
                  <w:szCs w:val="16"/>
                </w:rPr>
                <w:t>Except as permitted in Sentences 3.4.6.11.(3) or 9.6.6.(2), existing</w:t>
              </w:r>
              <w:r w:rsidRPr="00821014">
                <w:rPr>
                  <w:rFonts w:ascii="Arial" w:hAnsi="Arial" w:cs="Arial"/>
                  <w:i/>
                  <w:iCs/>
                  <w:sz w:val="16"/>
                  <w:szCs w:val="16"/>
                </w:rPr>
                <w:t xml:space="preserve"> exit</w:t>
              </w:r>
              <w:r>
                <w:rPr>
                  <w:rFonts w:ascii="Arial" w:hAnsi="Arial" w:cs="Arial"/>
                  <w:sz w:val="16"/>
                  <w:szCs w:val="16"/>
                </w:rPr>
                <w:t xml:space="preserve"> </w:t>
              </w:r>
              <w:r w:rsidRPr="003F1331">
                <w:rPr>
                  <w:rFonts w:ascii="Arial" w:hAnsi="Arial" w:cs="Arial"/>
                  <w:sz w:val="16"/>
                  <w:szCs w:val="16"/>
                </w:rPr>
                <w:t>doors shall not extend beyond the first riser.</w:t>
              </w:r>
            </w:ins>
          </w:p>
        </w:tc>
      </w:tr>
      <w:tr w:rsidR="00871FBD" w14:paraId="6620F94F" w14:textId="77777777" w:rsidTr="00871FBD">
        <w:trPr>
          <w:ins w:id="666" w:author="Watt, Stephen HOUS:EX" w:date="2023-07-28T11:07:00Z"/>
        </w:trPr>
        <w:tc>
          <w:tcPr>
            <w:tcW w:w="562" w:type="dxa"/>
          </w:tcPr>
          <w:p w14:paraId="171A2242" w14:textId="0BD8F1FF" w:rsidR="00871FBD" w:rsidRPr="002D0E7C" w:rsidRDefault="00FC6168" w:rsidP="00571ADB">
            <w:pPr>
              <w:pStyle w:val="05Sentence"/>
              <w:spacing w:after="120"/>
              <w:ind w:left="0" w:firstLine="0"/>
              <w:rPr>
                <w:ins w:id="667" w:author="Watt, Stephen HOUS:EX" w:date="2023-07-28T11:07:00Z"/>
                <w:rFonts w:ascii="Arial" w:hAnsi="Arial" w:cs="Arial"/>
                <w:sz w:val="16"/>
                <w:szCs w:val="16"/>
              </w:rPr>
            </w:pPr>
            <w:ins w:id="668" w:author="Watt, Stephen HOUS:EX" w:date="2023-07-28T11:08:00Z">
              <w:r w:rsidRPr="002D0E7C">
                <w:rPr>
                  <w:rFonts w:ascii="Arial" w:hAnsi="Arial" w:cs="Arial"/>
                  <w:sz w:val="16"/>
                  <w:szCs w:val="16"/>
                </w:rPr>
                <w:t>29</w:t>
              </w:r>
            </w:ins>
          </w:p>
        </w:tc>
        <w:tc>
          <w:tcPr>
            <w:tcW w:w="4253" w:type="dxa"/>
          </w:tcPr>
          <w:p w14:paraId="79317CA9" w14:textId="77777777" w:rsidR="003F1331" w:rsidRPr="00E934C3" w:rsidRDefault="003F1331" w:rsidP="00E934C3">
            <w:pPr>
              <w:pStyle w:val="05Sentence"/>
              <w:spacing w:before="0"/>
              <w:ind w:left="0" w:firstLine="0"/>
              <w:rPr>
                <w:ins w:id="669" w:author="Watt, Stephen HOUS:EX" w:date="2023-07-28T13:43:00Z"/>
                <w:rFonts w:ascii="Arial" w:hAnsi="Arial" w:cs="Arial"/>
                <w:b/>
                <w:bCs/>
                <w:sz w:val="16"/>
                <w:szCs w:val="16"/>
              </w:rPr>
            </w:pPr>
            <w:ins w:id="670" w:author="Watt, Stephen HOUS:EX" w:date="2023-07-28T13:43:00Z">
              <w:r w:rsidRPr="00E934C3">
                <w:rPr>
                  <w:rFonts w:ascii="Arial" w:hAnsi="Arial" w:cs="Arial"/>
                  <w:b/>
                  <w:bCs/>
                  <w:sz w:val="16"/>
                  <w:szCs w:val="16"/>
                </w:rPr>
                <w:t>Fire Escapes</w:t>
              </w:r>
            </w:ins>
          </w:p>
          <w:p w14:paraId="7A8852DB" w14:textId="77777777" w:rsidR="003F1331" w:rsidRPr="003F1331" w:rsidRDefault="003F1331" w:rsidP="00E934C3">
            <w:pPr>
              <w:pStyle w:val="05Sentence"/>
              <w:spacing w:before="0" w:after="120"/>
              <w:ind w:left="0" w:firstLine="0"/>
              <w:rPr>
                <w:ins w:id="671" w:author="Watt, Stephen HOUS:EX" w:date="2023-07-28T13:43:00Z"/>
                <w:rFonts w:ascii="Arial" w:hAnsi="Arial" w:cs="Arial"/>
                <w:sz w:val="16"/>
                <w:szCs w:val="16"/>
              </w:rPr>
            </w:pPr>
            <w:ins w:id="672" w:author="Watt, Stephen HOUS:EX" w:date="2023-07-28T13:43:00Z">
              <w:r w:rsidRPr="003F1331">
                <w:rPr>
                  <w:rFonts w:ascii="Arial" w:hAnsi="Arial" w:cs="Arial"/>
                  <w:sz w:val="16"/>
                  <w:szCs w:val="16"/>
                </w:rPr>
                <w:t>Subsection 3.4.7., Sentence 9.9.2.1.(2)</w:t>
              </w:r>
            </w:ins>
          </w:p>
          <w:p w14:paraId="60A0F293" w14:textId="2D79DDE0" w:rsidR="00871FBD" w:rsidRPr="00871FBD" w:rsidRDefault="003F1331" w:rsidP="00E934C3">
            <w:pPr>
              <w:pStyle w:val="05Sentence"/>
              <w:spacing w:before="0" w:after="120"/>
              <w:ind w:left="0" w:firstLine="0"/>
              <w:rPr>
                <w:ins w:id="673" w:author="Watt, Stephen HOUS:EX" w:date="2023-07-28T11:07:00Z"/>
                <w:rFonts w:ascii="Arial" w:hAnsi="Arial" w:cs="Arial"/>
                <w:sz w:val="16"/>
                <w:szCs w:val="16"/>
              </w:rPr>
            </w:pPr>
            <w:ins w:id="674" w:author="Watt, Stephen HOUS:EX" w:date="2023-07-28T13:43:00Z">
              <w:r w:rsidRPr="003F1331">
                <w:rPr>
                  <w:rFonts w:ascii="Arial" w:hAnsi="Arial" w:cs="Arial"/>
                  <w:sz w:val="16"/>
                  <w:szCs w:val="16"/>
                </w:rPr>
                <w:t>Fire escapes are required to conform to</w:t>
              </w:r>
            </w:ins>
            <w:ins w:id="675" w:author="Watt, Stephen HOUS:EX" w:date="2023-07-28T13:44:00Z">
              <w:r>
                <w:rPr>
                  <w:rFonts w:ascii="Arial" w:hAnsi="Arial" w:cs="Arial"/>
                  <w:sz w:val="16"/>
                  <w:szCs w:val="16"/>
                </w:rPr>
                <w:t xml:space="preserve"> </w:t>
              </w:r>
            </w:ins>
            <w:ins w:id="676" w:author="Watt, Stephen HOUS:EX" w:date="2023-07-28T13:43:00Z">
              <w:r w:rsidRPr="003F1331">
                <w:rPr>
                  <w:rFonts w:ascii="Arial" w:hAnsi="Arial" w:cs="Arial"/>
                  <w:sz w:val="16"/>
                  <w:szCs w:val="16"/>
                </w:rPr>
                <w:t>Subsection 3.4.7.</w:t>
              </w:r>
            </w:ins>
          </w:p>
        </w:tc>
        <w:tc>
          <w:tcPr>
            <w:tcW w:w="4394" w:type="dxa"/>
          </w:tcPr>
          <w:p w14:paraId="0F1F00F1" w14:textId="1920F8E6" w:rsidR="003F1331" w:rsidRPr="003F1331" w:rsidRDefault="003F1331" w:rsidP="00E934C3">
            <w:pPr>
              <w:pStyle w:val="05Sentence"/>
              <w:spacing w:before="0"/>
              <w:ind w:hanging="12"/>
              <w:rPr>
                <w:ins w:id="677" w:author="Watt, Stephen HOUS:EX" w:date="2023-07-28T13:46:00Z"/>
                <w:rFonts w:ascii="Arial" w:hAnsi="Arial" w:cs="Arial"/>
                <w:sz w:val="16"/>
                <w:szCs w:val="16"/>
              </w:rPr>
            </w:pPr>
            <w:ins w:id="678" w:author="Watt, Stephen HOUS:EX" w:date="2023-07-28T13:46:00Z">
              <w:r w:rsidRPr="003F1331">
                <w:rPr>
                  <w:rFonts w:ascii="Arial" w:hAnsi="Arial" w:cs="Arial"/>
                  <w:sz w:val="16"/>
                  <w:szCs w:val="16"/>
                </w:rPr>
                <w:t>Existing fire escapes that do not completely conform to Subsection 3.4.7.are acceptable provided:</w:t>
              </w:r>
            </w:ins>
          </w:p>
          <w:p w14:paraId="1A8DCA35" w14:textId="77777777" w:rsidR="003F1331" w:rsidRDefault="003F1331" w:rsidP="003F1331">
            <w:pPr>
              <w:pStyle w:val="05Sentence"/>
              <w:spacing w:before="0"/>
              <w:ind w:hanging="12"/>
              <w:rPr>
                <w:ins w:id="679" w:author="Watt, Stephen HOUS:EX" w:date="2023-07-28T13:46:00Z"/>
                <w:rFonts w:ascii="Arial" w:hAnsi="Arial" w:cs="Arial"/>
                <w:sz w:val="16"/>
                <w:szCs w:val="16"/>
              </w:rPr>
            </w:pPr>
            <w:ins w:id="680" w:author="Watt, Stephen HOUS:EX" w:date="2023-07-28T13:46:00Z">
              <w:r w:rsidRPr="003F1331">
                <w:rPr>
                  <w:rFonts w:ascii="Arial" w:hAnsi="Arial" w:cs="Arial"/>
                  <w:sz w:val="16"/>
                  <w:szCs w:val="16"/>
                </w:rPr>
                <w:t>(a) the fire escapes are acceptable and</w:t>
              </w:r>
            </w:ins>
          </w:p>
          <w:p w14:paraId="1986DEE0" w14:textId="7EE7B814" w:rsidR="00871FBD" w:rsidRPr="00871FBD" w:rsidRDefault="003F1331" w:rsidP="00E934C3">
            <w:pPr>
              <w:pStyle w:val="05Sentence"/>
              <w:spacing w:before="0" w:after="120"/>
              <w:ind w:hanging="12"/>
              <w:rPr>
                <w:ins w:id="681" w:author="Watt, Stephen HOUS:EX" w:date="2023-07-28T11:07:00Z"/>
                <w:rFonts w:ascii="Arial" w:hAnsi="Arial" w:cs="Arial"/>
                <w:sz w:val="16"/>
                <w:szCs w:val="16"/>
              </w:rPr>
            </w:pPr>
            <w:ins w:id="682" w:author="Watt, Stephen HOUS:EX" w:date="2023-07-28T13:46:00Z">
              <w:r w:rsidRPr="003F1331">
                <w:rPr>
                  <w:rFonts w:ascii="Arial" w:hAnsi="Arial" w:cs="Arial"/>
                  <w:sz w:val="16"/>
                  <w:szCs w:val="16"/>
                </w:rPr>
                <w:t xml:space="preserve">(b) the </w:t>
              </w:r>
              <w:r w:rsidRPr="00E934C3">
                <w:rPr>
                  <w:rFonts w:ascii="Arial" w:hAnsi="Arial" w:cs="Arial"/>
                  <w:i/>
                  <w:iCs/>
                  <w:sz w:val="16"/>
                  <w:szCs w:val="16"/>
                </w:rPr>
                <w:t>building</w:t>
              </w:r>
              <w:r w:rsidRPr="003F1331">
                <w:rPr>
                  <w:rFonts w:ascii="Arial" w:hAnsi="Arial" w:cs="Arial"/>
                  <w:sz w:val="16"/>
                  <w:szCs w:val="16"/>
                </w:rPr>
                <w:t xml:space="preserve"> is </w:t>
              </w:r>
              <w:r w:rsidRPr="00E934C3">
                <w:rPr>
                  <w:rFonts w:ascii="Arial" w:hAnsi="Arial" w:cs="Arial"/>
                  <w:i/>
                  <w:iCs/>
                  <w:sz w:val="16"/>
                  <w:szCs w:val="16"/>
                </w:rPr>
                <w:t>sprinklered</w:t>
              </w:r>
              <w:r w:rsidRPr="003F1331">
                <w:rPr>
                  <w:rFonts w:ascii="Arial" w:hAnsi="Arial" w:cs="Arial"/>
                  <w:sz w:val="16"/>
                  <w:szCs w:val="16"/>
                </w:rPr>
                <w:t>.</w:t>
              </w:r>
            </w:ins>
          </w:p>
        </w:tc>
      </w:tr>
      <w:tr w:rsidR="00871FBD" w14:paraId="0AFC34A8" w14:textId="77777777" w:rsidTr="00871FBD">
        <w:trPr>
          <w:ins w:id="683" w:author="Watt, Stephen HOUS:EX" w:date="2023-07-28T11:07:00Z"/>
        </w:trPr>
        <w:tc>
          <w:tcPr>
            <w:tcW w:w="562" w:type="dxa"/>
          </w:tcPr>
          <w:p w14:paraId="3E80DE2D" w14:textId="2D63F3B7" w:rsidR="00871FBD" w:rsidRPr="002D0E7C" w:rsidRDefault="00FC6168" w:rsidP="00571ADB">
            <w:pPr>
              <w:pStyle w:val="05Sentence"/>
              <w:spacing w:after="120"/>
              <w:ind w:left="0" w:firstLine="0"/>
              <w:rPr>
                <w:ins w:id="684" w:author="Watt, Stephen HOUS:EX" w:date="2023-07-28T11:07:00Z"/>
                <w:rFonts w:ascii="Arial" w:hAnsi="Arial" w:cs="Arial"/>
                <w:sz w:val="16"/>
                <w:szCs w:val="16"/>
              </w:rPr>
            </w:pPr>
            <w:ins w:id="685" w:author="Watt, Stephen HOUS:EX" w:date="2023-07-28T11:08:00Z">
              <w:r w:rsidRPr="002D0E7C">
                <w:rPr>
                  <w:rFonts w:ascii="Arial" w:hAnsi="Arial" w:cs="Arial"/>
                  <w:sz w:val="16"/>
                  <w:szCs w:val="16"/>
                </w:rPr>
                <w:t>30</w:t>
              </w:r>
            </w:ins>
          </w:p>
        </w:tc>
        <w:tc>
          <w:tcPr>
            <w:tcW w:w="4253" w:type="dxa"/>
          </w:tcPr>
          <w:p w14:paraId="283B372E" w14:textId="77777777" w:rsidR="003F1331" w:rsidRPr="00E934C3" w:rsidRDefault="003F1331" w:rsidP="00E934C3">
            <w:pPr>
              <w:pStyle w:val="05Sentence"/>
              <w:spacing w:before="0"/>
              <w:ind w:left="0" w:firstLine="0"/>
              <w:rPr>
                <w:ins w:id="686" w:author="Watt, Stephen HOUS:EX" w:date="2023-07-28T13:47:00Z"/>
                <w:rFonts w:ascii="Arial" w:hAnsi="Arial" w:cs="Arial"/>
                <w:b/>
                <w:bCs/>
                <w:sz w:val="16"/>
                <w:szCs w:val="16"/>
              </w:rPr>
            </w:pPr>
            <w:ins w:id="687" w:author="Watt, Stephen HOUS:EX" w:date="2023-07-28T13:47:00Z">
              <w:r w:rsidRPr="00E934C3">
                <w:rPr>
                  <w:rFonts w:ascii="Arial" w:hAnsi="Arial" w:cs="Arial"/>
                  <w:b/>
                  <w:bCs/>
                  <w:sz w:val="16"/>
                  <w:szCs w:val="16"/>
                </w:rPr>
                <w:t>Fire Escape Construction</w:t>
              </w:r>
            </w:ins>
          </w:p>
          <w:p w14:paraId="70D838A4" w14:textId="02C09C1B" w:rsidR="00871FBD" w:rsidRPr="00871FBD" w:rsidRDefault="003F1331" w:rsidP="00E934C3">
            <w:pPr>
              <w:pStyle w:val="05Sentence"/>
              <w:spacing w:before="0" w:after="120"/>
              <w:ind w:left="0" w:firstLine="0"/>
              <w:rPr>
                <w:ins w:id="688" w:author="Watt, Stephen HOUS:EX" w:date="2023-07-28T11:07:00Z"/>
                <w:rFonts w:ascii="Arial" w:hAnsi="Arial" w:cs="Arial"/>
                <w:sz w:val="16"/>
                <w:szCs w:val="16"/>
              </w:rPr>
            </w:pPr>
            <w:ins w:id="689" w:author="Watt, Stephen HOUS:EX" w:date="2023-07-28T13:47:00Z">
              <w:r w:rsidRPr="003F1331">
                <w:rPr>
                  <w:rFonts w:ascii="Arial" w:hAnsi="Arial" w:cs="Arial"/>
                  <w:sz w:val="16"/>
                  <w:szCs w:val="16"/>
                </w:rPr>
                <w:t>Article 3.4.7.2., Sentence 9.9.2.1.(2)</w:t>
              </w:r>
            </w:ins>
          </w:p>
        </w:tc>
        <w:tc>
          <w:tcPr>
            <w:tcW w:w="4394" w:type="dxa"/>
          </w:tcPr>
          <w:p w14:paraId="3201D2AE" w14:textId="5DCF904E" w:rsidR="00871FBD" w:rsidRPr="00871FBD" w:rsidRDefault="00BF7BCB" w:rsidP="00E934C3">
            <w:pPr>
              <w:pStyle w:val="05Sentence"/>
              <w:spacing w:before="0" w:after="120"/>
              <w:ind w:hanging="12"/>
              <w:rPr>
                <w:ins w:id="690" w:author="Watt, Stephen HOUS:EX" w:date="2023-07-28T11:07:00Z"/>
                <w:rFonts w:ascii="Arial" w:hAnsi="Arial" w:cs="Arial"/>
                <w:sz w:val="16"/>
                <w:szCs w:val="16"/>
              </w:rPr>
            </w:pPr>
            <w:ins w:id="691" w:author="Watt, Stephen HOUS:EX" w:date="2023-07-28T13:49:00Z">
              <w:r w:rsidRPr="00BF7BCB">
                <w:rPr>
                  <w:rFonts w:ascii="Arial" w:hAnsi="Arial" w:cs="Arial"/>
                  <w:sz w:val="16"/>
                  <w:szCs w:val="16"/>
                </w:rPr>
                <w:t>Existing</w:t>
              </w:r>
              <w:r w:rsidRPr="00E934C3">
                <w:rPr>
                  <w:rFonts w:ascii="Arial" w:hAnsi="Arial" w:cs="Arial"/>
                  <w:i/>
                  <w:iCs/>
                  <w:sz w:val="16"/>
                  <w:szCs w:val="16"/>
                </w:rPr>
                <w:t xml:space="preserve"> combustible</w:t>
              </w:r>
              <w:r w:rsidRPr="00BF7BCB">
                <w:rPr>
                  <w:rFonts w:ascii="Arial" w:hAnsi="Arial" w:cs="Arial"/>
                  <w:sz w:val="16"/>
                  <w:szCs w:val="16"/>
                </w:rPr>
                <w:t xml:space="preserve"> fire escapes are permitted if the </w:t>
              </w:r>
            </w:ins>
            <w:ins w:id="692" w:author="Watt, Stephen HOUS:EX" w:date="2023-07-28T13:50:00Z">
              <w:r w:rsidRPr="00E934C3">
                <w:rPr>
                  <w:rFonts w:ascii="Arial" w:hAnsi="Arial" w:cs="Arial"/>
                  <w:i/>
                  <w:iCs/>
                  <w:sz w:val="16"/>
                  <w:szCs w:val="16"/>
                </w:rPr>
                <w:t>b</w:t>
              </w:r>
            </w:ins>
            <w:ins w:id="693" w:author="Watt, Stephen HOUS:EX" w:date="2023-07-28T13:49:00Z">
              <w:r w:rsidRPr="00E934C3">
                <w:rPr>
                  <w:rFonts w:ascii="Arial" w:hAnsi="Arial" w:cs="Arial"/>
                  <w:i/>
                  <w:iCs/>
                  <w:sz w:val="16"/>
                  <w:szCs w:val="16"/>
                </w:rPr>
                <w:t>uilding</w:t>
              </w:r>
              <w:r w:rsidRPr="00BF7BCB">
                <w:rPr>
                  <w:rFonts w:ascii="Arial" w:hAnsi="Arial" w:cs="Arial"/>
                  <w:sz w:val="16"/>
                  <w:szCs w:val="16"/>
                </w:rPr>
                <w:t xml:space="preserve"> is permitted</w:t>
              </w:r>
              <w:r>
                <w:rPr>
                  <w:rFonts w:ascii="Arial" w:hAnsi="Arial" w:cs="Arial"/>
                  <w:sz w:val="16"/>
                  <w:szCs w:val="16"/>
                </w:rPr>
                <w:t xml:space="preserve"> </w:t>
              </w:r>
              <w:r w:rsidRPr="00BF7BCB">
                <w:rPr>
                  <w:rFonts w:ascii="Arial" w:hAnsi="Arial" w:cs="Arial"/>
                  <w:sz w:val="16"/>
                  <w:szCs w:val="16"/>
                </w:rPr>
                <w:t xml:space="preserve">to be of </w:t>
              </w:r>
              <w:r w:rsidRPr="00E934C3">
                <w:rPr>
                  <w:rFonts w:ascii="Arial" w:hAnsi="Arial" w:cs="Arial"/>
                  <w:i/>
                  <w:iCs/>
                  <w:sz w:val="16"/>
                  <w:szCs w:val="16"/>
                </w:rPr>
                <w:t>combustible construction</w:t>
              </w:r>
              <w:r w:rsidRPr="00BF7BCB">
                <w:rPr>
                  <w:rFonts w:ascii="Arial" w:hAnsi="Arial" w:cs="Arial"/>
                  <w:sz w:val="16"/>
                  <w:szCs w:val="16"/>
                </w:rPr>
                <w:t xml:space="preserve"> by Part 3, Part 9 or by this Table.</w:t>
              </w:r>
            </w:ins>
          </w:p>
        </w:tc>
      </w:tr>
      <w:tr w:rsidR="00871FBD" w14:paraId="302D4EB3" w14:textId="77777777" w:rsidTr="00871FBD">
        <w:trPr>
          <w:ins w:id="694" w:author="Watt, Stephen HOUS:EX" w:date="2023-07-28T11:07:00Z"/>
        </w:trPr>
        <w:tc>
          <w:tcPr>
            <w:tcW w:w="562" w:type="dxa"/>
          </w:tcPr>
          <w:p w14:paraId="29722FBE" w14:textId="5E8C906B" w:rsidR="00871FBD" w:rsidRPr="002D0E7C" w:rsidRDefault="00FC6168" w:rsidP="00571ADB">
            <w:pPr>
              <w:pStyle w:val="05Sentence"/>
              <w:spacing w:after="120"/>
              <w:ind w:left="0" w:firstLine="0"/>
              <w:rPr>
                <w:ins w:id="695" w:author="Watt, Stephen HOUS:EX" w:date="2023-07-28T11:07:00Z"/>
                <w:rFonts w:ascii="Arial" w:hAnsi="Arial" w:cs="Arial"/>
                <w:sz w:val="16"/>
                <w:szCs w:val="16"/>
              </w:rPr>
            </w:pPr>
            <w:ins w:id="696" w:author="Watt, Stephen HOUS:EX" w:date="2023-07-28T11:08:00Z">
              <w:r w:rsidRPr="002D0E7C">
                <w:rPr>
                  <w:rFonts w:ascii="Arial" w:hAnsi="Arial" w:cs="Arial"/>
                  <w:sz w:val="16"/>
                  <w:szCs w:val="16"/>
                </w:rPr>
                <w:t>31</w:t>
              </w:r>
            </w:ins>
          </w:p>
        </w:tc>
        <w:tc>
          <w:tcPr>
            <w:tcW w:w="4253" w:type="dxa"/>
          </w:tcPr>
          <w:p w14:paraId="5F52DBD4" w14:textId="77777777" w:rsidR="007A1B75" w:rsidRPr="00F16DCD" w:rsidRDefault="007A1B75" w:rsidP="00F16DCD">
            <w:pPr>
              <w:pStyle w:val="05Sentence"/>
              <w:spacing w:before="0"/>
              <w:ind w:left="0" w:firstLine="0"/>
              <w:rPr>
                <w:ins w:id="697" w:author="Watt, Stephen HOUS:EX" w:date="2023-07-28T13:58:00Z"/>
                <w:rFonts w:ascii="Arial" w:hAnsi="Arial" w:cs="Arial"/>
                <w:b/>
                <w:bCs/>
                <w:sz w:val="16"/>
                <w:szCs w:val="16"/>
              </w:rPr>
            </w:pPr>
            <w:ins w:id="698" w:author="Watt, Stephen HOUS:EX" w:date="2023-07-28T13:58:00Z">
              <w:r w:rsidRPr="00F16DCD">
                <w:rPr>
                  <w:rFonts w:ascii="Arial" w:hAnsi="Arial" w:cs="Arial"/>
                  <w:b/>
                  <w:bCs/>
                  <w:sz w:val="16"/>
                  <w:szCs w:val="16"/>
                </w:rPr>
                <w:t>Protection of Fire Escapes</w:t>
              </w:r>
            </w:ins>
          </w:p>
          <w:p w14:paraId="08C8490F" w14:textId="77777777" w:rsidR="007A1B75" w:rsidRPr="007A1B75" w:rsidRDefault="007A1B75" w:rsidP="00F16DCD">
            <w:pPr>
              <w:pStyle w:val="05Sentence"/>
              <w:spacing w:before="0" w:after="120"/>
              <w:ind w:left="30" w:hanging="30"/>
              <w:rPr>
                <w:ins w:id="699" w:author="Watt, Stephen HOUS:EX" w:date="2023-07-28T13:58:00Z"/>
                <w:rFonts w:ascii="Arial" w:hAnsi="Arial" w:cs="Arial"/>
                <w:sz w:val="16"/>
                <w:szCs w:val="16"/>
              </w:rPr>
            </w:pPr>
            <w:ins w:id="700" w:author="Watt, Stephen HOUS:EX" w:date="2023-07-28T13:58:00Z">
              <w:r w:rsidRPr="007A1B75">
                <w:rPr>
                  <w:rFonts w:ascii="Arial" w:hAnsi="Arial" w:cs="Arial"/>
                  <w:sz w:val="16"/>
                  <w:szCs w:val="16"/>
                </w:rPr>
                <w:t>Article 3.4.7.4., Sentence 9.9.2.1.(2)</w:t>
              </w:r>
            </w:ins>
          </w:p>
          <w:p w14:paraId="1C9E5694" w14:textId="7FBDB731" w:rsidR="00871FBD" w:rsidRPr="00871FBD" w:rsidRDefault="007A1B75" w:rsidP="00F16DCD">
            <w:pPr>
              <w:pStyle w:val="05Sentence"/>
              <w:spacing w:before="0" w:after="120"/>
              <w:ind w:left="1" w:hanging="1"/>
              <w:rPr>
                <w:ins w:id="701" w:author="Watt, Stephen HOUS:EX" w:date="2023-07-28T11:07:00Z"/>
                <w:rFonts w:ascii="Arial" w:hAnsi="Arial" w:cs="Arial"/>
                <w:sz w:val="16"/>
                <w:szCs w:val="16"/>
              </w:rPr>
            </w:pPr>
            <w:ins w:id="702" w:author="Watt, Stephen HOUS:EX" w:date="2023-07-28T13:58:00Z">
              <w:r w:rsidRPr="007A1B75">
                <w:rPr>
                  <w:rFonts w:ascii="Arial" w:hAnsi="Arial" w:cs="Arial"/>
                  <w:sz w:val="16"/>
                  <w:szCs w:val="16"/>
                </w:rPr>
                <w:t>Openings in the exterior wall adjacent to the fire escape</w:t>
              </w:r>
            </w:ins>
            <w:ins w:id="703" w:author="Watt, Stephen HOUS:EX" w:date="2023-07-28T13:59:00Z">
              <w:r>
                <w:rPr>
                  <w:rFonts w:ascii="Arial" w:hAnsi="Arial" w:cs="Arial"/>
                  <w:sz w:val="16"/>
                  <w:szCs w:val="16"/>
                </w:rPr>
                <w:t xml:space="preserve"> </w:t>
              </w:r>
            </w:ins>
            <w:ins w:id="704" w:author="Watt, Stephen HOUS:EX" w:date="2023-07-28T13:58:00Z">
              <w:r w:rsidRPr="007A1B75">
                <w:rPr>
                  <w:rFonts w:ascii="Arial" w:hAnsi="Arial" w:cs="Arial"/>
                  <w:sz w:val="16"/>
                  <w:szCs w:val="16"/>
                </w:rPr>
                <w:t xml:space="preserve">are required to be protected by </w:t>
              </w:r>
              <w:r w:rsidRPr="00F16DCD">
                <w:rPr>
                  <w:rFonts w:ascii="Arial" w:hAnsi="Arial" w:cs="Arial"/>
                  <w:i/>
                  <w:iCs/>
                  <w:sz w:val="16"/>
                  <w:szCs w:val="16"/>
                </w:rPr>
                <w:t>closures</w:t>
              </w:r>
              <w:r w:rsidRPr="007A1B75">
                <w:rPr>
                  <w:rFonts w:ascii="Arial" w:hAnsi="Arial" w:cs="Arial"/>
                  <w:sz w:val="16"/>
                  <w:szCs w:val="16"/>
                </w:rPr>
                <w:t>.</w:t>
              </w:r>
            </w:ins>
          </w:p>
        </w:tc>
        <w:tc>
          <w:tcPr>
            <w:tcW w:w="4394" w:type="dxa"/>
          </w:tcPr>
          <w:p w14:paraId="4C042D2A" w14:textId="5BBFB3C1" w:rsidR="007A1B75" w:rsidRPr="007A1B75" w:rsidRDefault="007A1B75" w:rsidP="00F16DCD">
            <w:pPr>
              <w:pStyle w:val="05Sentence"/>
              <w:spacing w:before="0"/>
              <w:ind w:left="0" w:firstLine="0"/>
              <w:rPr>
                <w:ins w:id="705" w:author="Watt, Stephen HOUS:EX" w:date="2023-07-28T14:00:00Z"/>
                <w:rFonts w:ascii="Arial" w:hAnsi="Arial" w:cs="Arial"/>
                <w:sz w:val="16"/>
                <w:szCs w:val="16"/>
              </w:rPr>
            </w:pPr>
            <w:ins w:id="706" w:author="Watt, Stephen HOUS:EX" w:date="2023-07-28T14:00:00Z">
              <w:r w:rsidRPr="007A1B75">
                <w:rPr>
                  <w:rFonts w:ascii="Arial" w:hAnsi="Arial" w:cs="Arial"/>
                  <w:sz w:val="16"/>
                  <w:szCs w:val="16"/>
                </w:rPr>
                <w:t>Existing openings in the exterior wall adjacent to the fire escape are not</w:t>
              </w:r>
              <w:r>
                <w:rPr>
                  <w:rFonts w:ascii="Arial" w:hAnsi="Arial" w:cs="Arial"/>
                  <w:sz w:val="16"/>
                  <w:szCs w:val="16"/>
                </w:rPr>
                <w:t xml:space="preserve"> </w:t>
              </w:r>
              <w:r w:rsidRPr="007A1B75">
                <w:rPr>
                  <w:rFonts w:ascii="Arial" w:hAnsi="Arial" w:cs="Arial"/>
                  <w:sz w:val="16"/>
                  <w:szCs w:val="16"/>
                </w:rPr>
                <w:t xml:space="preserve">required to be protected by </w:t>
              </w:r>
              <w:r w:rsidRPr="00F16DCD">
                <w:rPr>
                  <w:rFonts w:ascii="Arial" w:hAnsi="Arial" w:cs="Arial"/>
                  <w:i/>
                  <w:iCs/>
                  <w:sz w:val="16"/>
                  <w:szCs w:val="16"/>
                </w:rPr>
                <w:t>closures</w:t>
              </w:r>
              <w:r w:rsidRPr="007A1B75">
                <w:rPr>
                  <w:rFonts w:ascii="Arial" w:hAnsi="Arial" w:cs="Arial"/>
                  <w:sz w:val="16"/>
                  <w:szCs w:val="16"/>
                </w:rPr>
                <w:t xml:space="preserve"> provided:</w:t>
              </w:r>
            </w:ins>
          </w:p>
          <w:p w14:paraId="57458D3B" w14:textId="77777777" w:rsidR="007A1B75" w:rsidRPr="007A1B75" w:rsidRDefault="007A1B75" w:rsidP="00F16DCD">
            <w:pPr>
              <w:pStyle w:val="05Sentence"/>
              <w:spacing w:before="0"/>
              <w:ind w:left="0" w:firstLine="0"/>
              <w:rPr>
                <w:ins w:id="707" w:author="Watt, Stephen HOUS:EX" w:date="2023-07-28T14:00:00Z"/>
                <w:rFonts w:ascii="Arial" w:hAnsi="Arial" w:cs="Arial"/>
                <w:sz w:val="16"/>
                <w:szCs w:val="16"/>
              </w:rPr>
            </w:pPr>
            <w:ins w:id="708" w:author="Watt, Stephen HOUS:EX" w:date="2023-07-28T14:00:00Z">
              <w:r w:rsidRPr="007A1B75">
                <w:rPr>
                  <w:rFonts w:ascii="Arial" w:hAnsi="Arial" w:cs="Arial"/>
                  <w:sz w:val="16"/>
                  <w:szCs w:val="16"/>
                </w:rPr>
                <w:t xml:space="preserve">(a) the </w:t>
              </w:r>
              <w:r w:rsidRPr="00F16DCD">
                <w:rPr>
                  <w:rFonts w:ascii="Arial" w:hAnsi="Arial" w:cs="Arial"/>
                  <w:i/>
                  <w:iCs/>
                  <w:sz w:val="16"/>
                  <w:szCs w:val="16"/>
                </w:rPr>
                <w:t>building</w:t>
              </w:r>
              <w:r w:rsidRPr="007A1B75">
                <w:rPr>
                  <w:rFonts w:ascii="Arial" w:hAnsi="Arial" w:cs="Arial"/>
                  <w:sz w:val="16"/>
                  <w:szCs w:val="16"/>
                </w:rPr>
                <w:t xml:space="preserve"> is </w:t>
              </w:r>
              <w:r w:rsidRPr="00F16DCD">
                <w:rPr>
                  <w:rFonts w:ascii="Arial" w:hAnsi="Arial" w:cs="Arial"/>
                  <w:i/>
                  <w:iCs/>
                  <w:sz w:val="16"/>
                  <w:szCs w:val="16"/>
                </w:rPr>
                <w:t>sprinklered</w:t>
              </w:r>
              <w:r w:rsidRPr="007A1B75">
                <w:rPr>
                  <w:rFonts w:ascii="Arial" w:hAnsi="Arial" w:cs="Arial"/>
                  <w:sz w:val="16"/>
                  <w:szCs w:val="16"/>
                </w:rPr>
                <w:t>, and</w:t>
              </w:r>
            </w:ins>
          </w:p>
          <w:p w14:paraId="016C3B58" w14:textId="58E532E4" w:rsidR="00871FBD" w:rsidRPr="00871FBD" w:rsidRDefault="007A1B75" w:rsidP="00F16DCD">
            <w:pPr>
              <w:pStyle w:val="05Sentence"/>
              <w:spacing w:before="0" w:after="120"/>
              <w:ind w:left="0" w:firstLine="0"/>
              <w:rPr>
                <w:ins w:id="709" w:author="Watt, Stephen HOUS:EX" w:date="2023-07-28T11:07:00Z"/>
                <w:rFonts w:ascii="Arial" w:hAnsi="Arial" w:cs="Arial"/>
                <w:sz w:val="16"/>
                <w:szCs w:val="16"/>
              </w:rPr>
            </w:pPr>
            <w:ins w:id="710" w:author="Watt, Stephen HOUS:EX" w:date="2023-07-28T14:00:00Z">
              <w:r w:rsidRPr="007A1B75">
                <w:rPr>
                  <w:rFonts w:ascii="Arial" w:hAnsi="Arial" w:cs="Arial"/>
                  <w:sz w:val="16"/>
                  <w:szCs w:val="16"/>
                </w:rPr>
                <w:t>(b) a sprinkler head is located within 1.5 m of the opening required to be</w:t>
              </w:r>
              <w:r>
                <w:rPr>
                  <w:rFonts w:ascii="Arial" w:hAnsi="Arial" w:cs="Arial"/>
                  <w:sz w:val="16"/>
                  <w:szCs w:val="16"/>
                </w:rPr>
                <w:t xml:space="preserve"> </w:t>
              </w:r>
              <w:r w:rsidRPr="007A1B75">
                <w:rPr>
                  <w:rFonts w:ascii="Arial" w:hAnsi="Arial" w:cs="Arial"/>
                  <w:sz w:val="16"/>
                  <w:szCs w:val="16"/>
                </w:rPr>
                <w:t>protected by Article 3.4.7.4.</w:t>
              </w:r>
            </w:ins>
          </w:p>
        </w:tc>
      </w:tr>
      <w:tr w:rsidR="00871FBD" w14:paraId="324C28CC" w14:textId="77777777" w:rsidTr="00871FBD">
        <w:trPr>
          <w:ins w:id="711" w:author="Watt, Stephen HOUS:EX" w:date="2023-07-28T11:07:00Z"/>
        </w:trPr>
        <w:tc>
          <w:tcPr>
            <w:tcW w:w="562" w:type="dxa"/>
          </w:tcPr>
          <w:p w14:paraId="61129AE5" w14:textId="71AE39B0" w:rsidR="00871FBD" w:rsidRPr="002D0E7C" w:rsidRDefault="00FC6168" w:rsidP="00571ADB">
            <w:pPr>
              <w:pStyle w:val="05Sentence"/>
              <w:spacing w:after="120"/>
              <w:ind w:left="0" w:firstLine="0"/>
              <w:rPr>
                <w:ins w:id="712" w:author="Watt, Stephen HOUS:EX" w:date="2023-07-28T11:07:00Z"/>
                <w:rFonts w:ascii="Arial" w:hAnsi="Arial" w:cs="Arial"/>
                <w:sz w:val="16"/>
                <w:szCs w:val="16"/>
              </w:rPr>
            </w:pPr>
            <w:ins w:id="713" w:author="Watt, Stephen HOUS:EX" w:date="2023-07-28T11:09:00Z">
              <w:r w:rsidRPr="002D0E7C">
                <w:rPr>
                  <w:rFonts w:ascii="Arial" w:hAnsi="Arial" w:cs="Arial"/>
                  <w:sz w:val="16"/>
                  <w:szCs w:val="16"/>
                </w:rPr>
                <w:t>32</w:t>
              </w:r>
            </w:ins>
          </w:p>
        </w:tc>
        <w:tc>
          <w:tcPr>
            <w:tcW w:w="4253" w:type="dxa"/>
          </w:tcPr>
          <w:p w14:paraId="31CE93F4" w14:textId="77777777" w:rsidR="007A1B75" w:rsidRPr="00F16DCD" w:rsidRDefault="007A1B75" w:rsidP="00F16DCD">
            <w:pPr>
              <w:pStyle w:val="05Sentence"/>
              <w:spacing w:before="0"/>
              <w:ind w:left="0" w:firstLine="0"/>
              <w:rPr>
                <w:ins w:id="714" w:author="Watt, Stephen HOUS:EX" w:date="2023-07-28T14:01:00Z"/>
                <w:rFonts w:ascii="Arial" w:hAnsi="Arial" w:cs="Arial"/>
                <w:b/>
                <w:bCs/>
                <w:i/>
                <w:iCs/>
                <w:sz w:val="16"/>
                <w:szCs w:val="16"/>
              </w:rPr>
            </w:pPr>
            <w:ins w:id="715" w:author="Watt, Stephen HOUS:EX" w:date="2023-07-28T14:01:00Z">
              <w:r w:rsidRPr="00F16DCD">
                <w:rPr>
                  <w:rFonts w:ascii="Arial" w:hAnsi="Arial" w:cs="Arial"/>
                  <w:b/>
                  <w:bCs/>
                  <w:i/>
                  <w:iCs/>
                  <w:sz w:val="16"/>
                  <w:szCs w:val="16"/>
                </w:rPr>
                <w:t>Vertical Service Space</w:t>
              </w:r>
            </w:ins>
          </w:p>
          <w:p w14:paraId="5D0ED6B9" w14:textId="77777777" w:rsidR="007A1B75" w:rsidRPr="007A1B75" w:rsidRDefault="007A1B75" w:rsidP="00F16DCD">
            <w:pPr>
              <w:pStyle w:val="05Sentence"/>
              <w:spacing w:before="0" w:after="120"/>
              <w:ind w:left="0" w:firstLine="0"/>
              <w:rPr>
                <w:ins w:id="716" w:author="Watt, Stephen HOUS:EX" w:date="2023-07-28T14:01:00Z"/>
                <w:rFonts w:ascii="Arial" w:hAnsi="Arial" w:cs="Arial"/>
                <w:sz w:val="16"/>
                <w:szCs w:val="16"/>
              </w:rPr>
            </w:pPr>
            <w:ins w:id="717" w:author="Watt, Stephen HOUS:EX" w:date="2023-07-28T14:01:00Z">
              <w:r w:rsidRPr="007A1B75">
                <w:rPr>
                  <w:rFonts w:ascii="Arial" w:hAnsi="Arial" w:cs="Arial"/>
                  <w:sz w:val="16"/>
                  <w:szCs w:val="16"/>
                </w:rPr>
                <w:t>Article 3.6.3.1.</w:t>
              </w:r>
            </w:ins>
          </w:p>
          <w:p w14:paraId="21CD3802" w14:textId="20336BBC" w:rsidR="00871FBD" w:rsidRPr="00871FBD" w:rsidRDefault="007A1B75" w:rsidP="00821014">
            <w:pPr>
              <w:pStyle w:val="05Sentence"/>
              <w:spacing w:before="0" w:after="120"/>
              <w:ind w:left="0" w:firstLine="0"/>
              <w:rPr>
                <w:ins w:id="718" w:author="Watt, Stephen HOUS:EX" w:date="2023-07-28T11:07:00Z"/>
                <w:rFonts w:ascii="Arial" w:hAnsi="Arial" w:cs="Arial"/>
                <w:sz w:val="16"/>
                <w:szCs w:val="16"/>
              </w:rPr>
            </w:pPr>
            <w:ins w:id="719" w:author="Watt, Stephen HOUS:EX" w:date="2023-07-28T14:01:00Z">
              <w:r w:rsidRPr="00F16DCD">
                <w:rPr>
                  <w:rFonts w:ascii="Arial" w:hAnsi="Arial" w:cs="Arial"/>
                  <w:i/>
                  <w:iCs/>
                  <w:sz w:val="16"/>
                  <w:szCs w:val="16"/>
                </w:rPr>
                <w:t>Vertical service spaces</w:t>
              </w:r>
              <w:r w:rsidRPr="007A1B75">
                <w:rPr>
                  <w:rFonts w:ascii="Arial" w:hAnsi="Arial" w:cs="Arial"/>
                  <w:sz w:val="16"/>
                  <w:szCs w:val="16"/>
                </w:rPr>
                <w:t xml:space="preserve"> are required to be separated</w:t>
              </w:r>
            </w:ins>
            <w:ins w:id="720" w:author="Watt, Stephen HOUS:EX" w:date="2023-07-28T14:02:00Z">
              <w:r>
                <w:rPr>
                  <w:rFonts w:ascii="Arial" w:hAnsi="Arial" w:cs="Arial"/>
                  <w:sz w:val="16"/>
                  <w:szCs w:val="16"/>
                </w:rPr>
                <w:t xml:space="preserve"> </w:t>
              </w:r>
            </w:ins>
            <w:ins w:id="721" w:author="Watt, Stephen HOUS:EX" w:date="2023-07-28T14:01:00Z">
              <w:r w:rsidRPr="007A1B75">
                <w:rPr>
                  <w:rFonts w:ascii="Arial" w:hAnsi="Arial" w:cs="Arial"/>
                  <w:sz w:val="16"/>
                  <w:szCs w:val="16"/>
                </w:rPr>
                <w:t xml:space="preserve">from the adjacent floor area by a rated </w:t>
              </w:r>
              <w:r w:rsidRPr="00F16DCD">
                <w:rPr>
                  <w:rFonts w:ascii="Arial" w:hAnsi="Arial" w:cs="Arial"/>
                  <w:i/>
                  <w:iCs/>
                  <w:sz w:val="16"/>
                  <w:szCs w:val="16"/>
                </w:rPr>
                <w:t>fire separation</w:t>
              </w:r>
              <w:r w:rsidRPr="007A1B75">
                <w:rPr>
                  <w:rFonts w:ascii="Arial" w:hAnsi="Arial" w:cs="Arial"/>
                  <w:sz w:val="16"/>
                  <w:szCs w:val="16"/>
                </w:rPr>
                <w:t>.</w:t>
              </w:r>
            </w:ins>
          </w:p>
        </w:tc>
        <w:tc>
          <w:tcPr>
            <w:tcW w:w="4394" w:type="dxa"/>
          </w:tcPr>
          <w:p w14:paraId="58EA5F05" w14:textId="3215AC82" w:rsidR="00871FBD" w:rsidRPr="00871FBD" w:rsidRDefault="007A1B75" w:rsidP="00F16DCD">
            <w:pPr>
              <w:pStyle w:val="05Sentence"/>
              <w:spacing w:before="0" w:after="120"/>
              <w:ind w:hanging="12"/>
              <w:rPr>
                <w:ins w:id="722" w:author="Watt, Stephen HOUS:EX" w:date="2023-07-28T11:07:00Z"/>
                <w:rFonts w:ascii="Arial" w:hAnsi="Arial" w:cs="Arial"/>
                <w:sz w:val="16"/>
                <w:szCs w:val="16"/>
              </w:rPr>
            </w:pPr>
            <w:ins w:id="723" w:author="Watt, Stephen HOUS:EX" w:date="2023-07-28T14:04:00Z">
              <w:r w:rsidRPr="007A1B75">
                <w:rPr>
                  <w:rFonts w:ascii="Arial" w:hAnsi="Arial" w:cs="Arial"/>
                  <w:sz w:val="16"/>
                  <w:szCs w:val="16"/>
                </w:rPr>
                <w:t xml:space="preserve">Existing </w:t>
              </w:r>
              <w:r w:rsidRPr="00F16DCD">
                <w:rPr>
                  <w:rFonts w:ascii="Arial" w:hAnsi="Arial" w:cs="Arial"/>
                  <w:i/>
                  <w:iCs/>
                  <w:sz w:val="16"/>
                  <w:szCs w:val="16"/>
                </w:rPr>
                <w:t>vertical service spaces</w:t>
              </w:r>
              <w:r w:rsidRPr="007A1B75">
                <w:rPr>
                  <w:rFonts w:ascii="Arial" w:hAnsi="Arial" w:cs="Arial"/>
                  <w:sz w:val="16"/>
                  <w:szCs w:val="16"/>
                </w:rPr>
                <w:t xml:space="preserve"> that do not completely conform to the rated</w:t>
              </w:r>
              <w:r>
                <w:rPr>
                  <w:rFonts w:ascii="Arial" w:hAnsi="Arial" w:cs="Arial"/>
                  <w:sz w:val="16"/>
                  <w:szCs w:val="16"/>
                </w:rPr>
                <w:t xml:space="preserve"> </w:t>
              </w:r>
              <w:r w:rsidRPr="00F16DCD">
                <w:rPr>
                  <w:rFonts w:ascii="Arial" w:hAnsi="Arial" w:cs="Arial"/>
                  <w:i/>
                  <w:iCs/>
                  <w:sz w:val="16"/>
                  <w:szCs w:val="16"/>
                </w:rPr>
                <w:t>fire separation</w:t>
              </w:r>
              <w:r w:rsidRPr="007A1B75">
                <w:rPr>
                  <w:rFonts w:ascii="Arial" w:hAnsi="Arial" w:cs="Arial"/>
                  <w:sz w:val="16"/>
                  <w:szCs w:val="16"/>
                </w:rPr>
                <w:t xml:space="preserve"> requirements are acceptable provided </w:t>
              </w:r>
              <w:r w:rsidRPr="002667C3">
                <w:rPr>
                  <w:rFonts w:ascii="Arial" w:hAnsi="Arial" w:cs="Arial"/>
                  <w:sz w:val="16"/>
                  <w:szCs w:val="16"/>
                </w:rPr>
                <w:t>the</w:t>
              </w:r>
              <w:r w:rsidRPr="00821014">
                <w:rPr>
                  <w:rFonts w:ascii="Arial" w:hAnsi="Arial" w:cs="Arial"/>
                  <w:i/>
                  <w:iCs/>
                  <w:sz w:val="16"/>
                  <w:szCs w:val="16"/>
                </w:rPr>
                <w:t xml:space="preserve"> vertical service spaces</w:t>
              </w:r>
              <w:r w:rsidRPr="007A1B75">
                <w:rPr>
                  <w:rFonts w:ascii="Arial" w:hAnsi="Arial" w:cs="Arial"/>
                  <w:sz w:val="16"/>
                  <w:szCs w:val="16"/>
                </w:rPr>
                <w:t xml:space="preserve"> are </w:t>
              </w:r>
              <w:r w:rsidRPr="00F16DCD">
                <w:rPr>
                  <w:rFonts w:ascii="Arial" w:hAnsi="Arial" w:cs="Arial"/>
                  <w:i/>
                  <w:iCs/>
                  <w:sz w:val="16"/>
                  <w:szCs w:val="16"/>
                </w:rPr>
                <w:t>sprinklered</w:t>
              </w:r>
              <w:r w:rsidRPr="007A1B75">
                <w:rPr>
                  <w:rFonts w:ascii="Arial" w:hAnsi="Arial" w:cs="Arial"/>
                  <w:sz w:val="16"/>
                  <w:szCs w:val="16"/>
                </w:rPr>
                <w:t>.</w:t>
              </w:r>
            </w:ins>
          </w:p>
        </w:tc>
      </w:tr>
      <w:tr w:rsidR="00FC6168" w14:paraId="60B85AE1" w14:textId="77777777" w:rsidTr="00871FBD">
        <w:trPr>
          <w:ins w:id="724" w:author="Watt, Stephen HOUS:EX" w:date="2023-07-28T11:08:00Z"/>
        </w:trPr>
        <w:tc>
          <w:tcPr>
            <w:tcW w:w="562" w:type="dxa"/>
          </w:tcPr>
          <w:p w14:paraId="79ABFC2A" w14:textId="682C6077" w:rsidR="00FC6168" w:rsidRPr="002D0E7C" w:rsidRDefault="00FC6168" w:rsidP="00571ADB">
            <w:pPr>
              <w:pStyle w:val="05Sentence"/>
              <w:spacing w:after="120"/>
              <w:ind w:left="0" w:firstLine="0"/>
              <w:rPr>
                <w:ins w:id="725" w:author="Watt, Stephen HOUS:EX" w:date="2023-07-28T11:08:00Z"/>
                <w:rFonts w:ascii="Arial" w:hAnsi="Arial" w:cs="Arial"/>
                <w:sz w:val="16"/>
                <w:szCs w:val="16"/>
              </w:rPr>
            </w:pPr>
            <w:ins w:id="726" w:author="Watt, Stephen HOUS:EX" w:date="2023-07-28T11:09:00Z">
              <w:r w:rsidRPr="002D0E7C">
                <w:rPr>
                  <w:rFonts w:ascii="Arial" w:hAnsi="Arial" w:cs="Arial"/>
                  <w:sz w:val="16"/>
                  <w:szCs w:val="16"/>
                </w:rPr>
                <w:t>33</w:t>
              </w:r>
            </w:ins>
          </w:p>
        </w:tc>
        <w:tc>
          <w:tcPr>
            <w:tcW w:w="4253" w:type="dxa"/>
          </w:tcPr>
          <w:p w14:paraId="04195611" w14:textId="77777777" w:rsidR="007A1B75" w:rsidRPr="00F16DCD" w:rsidRDefault="007A1B75" w:rsidP="00F16DCD">
            <w:pPr>
              <w:pStyle w:val="05Sentence"/>
              <w:spacing w:before="0"/>
              <w:ind w:left="0" w:firstLine="0"/>
              <w:rPr>
                <w:ins w:id="727" w:author="Watt, Stephen HOUS:EX" w:date="2023-07-28T14:05:00Z"/>
                <w:rFonts w:ascii="Arial" w:hAnsi="Arial" w:cs="Arial"/>
                <w:b/>
                <w:bCs/>
                <w:sz w:val="16"/>
                <w:szCs w:val="16"/>
              </w:rPr>
            </w:pPr>
            <w:ins w:id="728" w:author="Watt, Stephen HOUS:EX" w:date="2023-07-28T14:05:00Z">
              <w:r w:rsidRPr="00F16DCD">
                <w:rPr>
                  <w:rFonts w:ascii="Arial" w:hAnsi="Arial" w:cs="Arial"/>
                  <w:b/>
                  <w:bCs/>
                  <w:sz w:val="16"/>
                  <w:szCs w:val="16"/>
                </w:rPr>
                <w:t>Height of Rooms</w:t>
              </w:r>
            </w:ins>
          </w:p>
          <w:p w14:paraId="5B07799B" w14:textId="77777777" w:rsidR="007A1B75" w:rsidRPr="007A1B75" w:rsidRDefault="007A1B75" w:rsidP="00F16DCD">
            <w:pPr>
              <w:pStyle w:val="05Sentence"/>
              <w:spacing w:before="0" w:after="120"/>
              <w:ind w:left="0" w:firstLine="0"/>
              <w:rPr>
                <w:ins w:id="729" w:author="Watt, Stephen HOUS:EX" w:date="2023-07-28T14:05:00Z"/>
                <w:rFonts w:ascii="Arial" w:hAnsi="Arial" w:cs="Arial"/>
                <w:sz w:val="16"/>
                <w:szCs w:val="16"/>
              </w:rPr>
            </w:pPr>
            <w:ins w:id="730" w:author="Watt, Stephen HOUS:EX" w:date="2023-07-28T14:05:00Z">
              <w:r w:rsidRPr="007A1B75">
                <w:rPr>
                  <w:rFonts w:ascii="Arial" w:hAnsi="Arial" w:cs="Arial"/>
                  <w:sz w:val="16"/>
                  <w:szCs w:val="16"/>
                </w:rPr>
                <w:t>Subsection 3.7.1., Section 9.5.</w:t>
              </w:r>
            </w:ins>
          </w:p>
          <w:p w14:paraId="55F5E35F" w14:textId="654E8FED" w:rsidR="00FC6168" w:rsidRPr="00871FBD" w:rsidRDefault="007A1B75" w:rsidP="00F16DCD">
            <w:pPr>
              <w:pStyle w:val="05Sentence"/>
              <w:spacing w:before="0" w:after="120"/>
              <w:ind w:left="0" w:firstLine="0"/>
              <w:rPr>
                <w:ins w:id="731" w:author="Watt, Stephen HOUS:EX" w:date="2023-07-28T11:08:00Z"/>
                <w:rFonts w:ascii="Arial" w:hAnsi="Arial" w:cs="Arial"/>
                <w:sz w:val="16"/>
                <w:szCs w:val="16"/>
              </w:rPr>
            </w:pPr>
            <w:ins w:id="732" w:author="Watt, Stephen HOUS:EX" w:date="2023-07-28T14:05:00Z">
              <w:r w:rsidRPr="007A1B75">
                <w:rPr>
                  <w:rFonts w:ascii="Arial" w:hAnsi="Arial" w:cs="Arial"/>
                  <w:sz w:val="16"/>
                  <w:szCs w:val="16"/>
                </w:rPr>
                <w:lastRenderedPageBreak/>
                <w:t>The height of rooms is required to comply to minimum</w:t>
              </w:r>
            </w:ins>
            <w:ins w:id="733" w:author="Watt, Stephen HOUS:EX" w:date="2023-07-28T14:06:00Z">
              <w:r>
                <w:rPr>
                  <w:rFonts w:ascii="Arial" w:hAnsi="Arial" w:cs="Arial"/>
                  <w:sz w:val="16"/>
                  <w:szCs w:val="16"/>
                </w:rPr>
                <w:t xml:space="preserve"> </w:t>
              </w:r>
            </w:ins>
            <w:ins w:id="734" w:author="Watt, Stephen HOUS:EX" w:date="2023-07-28T14:05:00Z">
              <w:r w:rsidRPr="007A1B75">
                <w:rPr>
                  <w:rFonts w:ascii="Arial" w:hAnsi="Arial" w:cs="Arial"/>
                  <w:sz w:val="16"/>
                  <w:szCs w:val="16"/>
                </w:rPr>
                <w:t>dimension requirements.</w:t>
              </w:r>
            </w:ins>
          </w:p>
        </w:tc>
        <w:tc>
          <w:tcPr>
            <w:tcW w:w="4394" w:type="dxa"/>
          </w:tcPr>
          <w:p w14:paraId="5520A720" w14:textId="20398190" w:rsidR="00FC6168" w:rsidRPr="00871FBD" w:rsidRDefault="007A1B75" w:rsidP="00F16DCD">
            <w:pPr>
              <w:pStyle w:val="05Sentence"/>
              <w:spacing w:before="0" w:after="120"/>
              <w:ind w:hanging="12"/>
              <w:rPr>
                <w:ins w:id="735" w:author="Watt, Stephen HOUS:EX" w:date="2023-07-28T11:08:00Z"/>
                <w:rFonts w:ascii="Arial" w:hAnsi="Arial" w:cs="Arial"/>
                <w:sz w:val="16"/>
                <w:szCs w:val="16"/>
              </w:rPr>
            </w:pPr>
            <w:ins w:id="736" w:author="Watt, Stephen HOUS:EX" w:date="2023-07-28T14:06:00Z">
              <w:r w:rsidRPr="007A1B75">
                <w:rPr>
                  <w:rFonts w:ascii="Arial" w:hAnsi="Arial" w:cs="Arial"/>
                  <w:sz w:val="16"/>
                  <w:szCs w:val="16"/>
                </w:rPr>
                <w:lastRenderedPageBreak/>
                <w:t>Existing rooms are not required to comply to the minimum</w:t>
              </w:r>
              <w:r>
                <w:rPr>
                  <w:rFonts w:ascii="Arial" w:hAnsi="Arial" w:cs="Arial"/>
                  <w:sz w:val="16"/>
                  <w:szCs w:val="16"/>
                </w:rPr>
                <w:t xml:space="preserve"> </w:t>
              </w:r>
              <w:r w:rsidRPr="007A1B75">
                <w:rPr>
                  <w:rFonts w:ascii="Arial" w:hAnsi="Arial" w:cs="Arial"/>
                  <w:sz w:val="16"/>
                  <w:szCs w:val="16"/>
                </w:rPr>
                <w:t>dimension</w:t>
              </w:r>
            </w:ins>
            <w:ins w:id="737" w:author="Watt, Stephen HOUS:EX" w:date="2023-07-28T14:07:00Z">
              <w:r>
                <w:rPr>
                  <w:rFonts w:ascii="Arial" w:hAnsi="Arial" w:cs="Arial"/>
                  <w:sz w:val="16"/>
                  <w:szCs w:val="16"/>
                </w:rPr>
                <w:t xml:space="preserve"> </w:t>
              </w:r>
            </w:ins>
            <w:ins w:id="738" w:author="Watt, Stephen HOUS:EX" w:date="2023-07-28T14:06:00Z">
              <w:r w:rsidRPr="007A1B75">
                <w:rPr>
                  <w:rFonts w:ascii="Arial" w:hAnsi="Arial" w:cs="Arial"/>
                  <w:sz w:val="16"/>
                  <w:szCs w:val="16"/>
                </w:rPr>
                <w:t>requirements of Subsection 3.7.1. or Subsection 9.5.3.</w:t>
              </w:r>
            </w:ins>
          </w:p>
        </w:tc>
      </w:tr>
      <w:tr w:rsidR="00FC6168" w14:paraId="53242BF5" w14:textId="77777777" w:rsidTr="00871FBD">
        <w:trPr>
          <w:ins w:id="739" w:author="Watt, Stephen HOUS:EX" w:date="2023-07-28T11:09:00Z"/>
        </w:trPr>
        <w:tc>
          <w:tcPr>
            <w:tcW w:w="562" w:type="dxa"/>
          </w:tcPr>
          <w:p w14:paraId="34E38356" w14:textId="604B6BDD" w:rsidR="00FC6168" w:rsidRPr="002D0E7C" w:rsidRDefault="00FC6168" w:rsidP="00571ADB">
            <w:pPr>
              <w:pStyle w:val="05Sentence"/>
              <w:spacing w:after="120"/>
              <w:ind w:left="0" w:firstLine="0"/>
              <w:rPr>
                <w:ins w:id="740" w:author="Watt, Stephen HOUS:EX" w:date="2023-07-28T11:09:00Z"/>
                <w:rFonts w:ascii="Arial" w:hAnsi="Arial" w:cs="Arial"/>
                <w:sz w:val="16"/>
                <w:szCs w:val="16"/>
              </w:rPr>
            </w:pPr>
            <w:ins w:id="741" w:author="Watt, Stephen HOUS:EX" w:date="2023-07-28T11:09:00Z">
              <w:r w:rsidRPr="002D0E7C">
                <w:rPr>
                  <w:rFonts w:ascii="Arial" w:hAnsi="Arial" w:cs="Arial"/>
                  <w:sz w:val="16"/>
                  <w:szCs w:val="16"/>
                </w:rPr>
                <w:t>34</w:t>
              </w:r>
            </w:ins>
          </w:p>
        </w:tc>
        <w:tc>
          <w:tcPr>
            <w:tcW w:w="4253" w:type="dxa"/>
          </w:tcPr>
          <w:p w14:paraId="1D992691" w14:textId="77777777" w:rsidR="007A1B75" w:rsidRPr="00F16DCD" w:rsidRDefault="007A1B75" w:rsidP="00F16DCD">
            <w:pPr>
              <w:pStyle w:val="05Sentence"/>
              <w:spacing w:before="0"/>
              <w:ind w:left="1" w:hanging="1"/>
              <w:rPr>
                <w:ins w:id="742" w:author="Watt, Stephen HOUS:EX" w:date="2023-07-28T14:07:00Z"/>
                <w:rFonts w:ascii="Arial" w:hAnsi="Arial" w:cs="Arial"/>
                <w:b/>
                <w:bCs/>
                <w:sz w:val="16"/>
                <w:szCs w:val="16"/>
              </w:rPr>
            </w:pPr>
            <w:ins w:id="743" w:author="Watt, Stephen HOUS:EX" w:date="2023-07-28T14:07:00Z">
              <w:r w:rsidRPr="00F16DCD">
                <w:rPr>
                  <w:rFonts w:ascii="Arial" w:hAnsi="Arial" w:cs="Arial"/>
                  <w:b/>
                  <w:bCs/>
                  <w:sz w:val="16"/>
                  <w:szCs w:val="16"/>
                </w:rPr>
                <w:t>Washroom Requirements</w:t>
              </w:r>
            </w:ins>
          </w:p>
          <w:p w14:paraId="1769484B" w14:textId="77777777" w:rsidR="007A1B75" w:rsidRPr="007A1B75" w:rsidRDefault="007A1B75" w:rsidP="00F16DCD">
            <w:pPr>
              <w:pStyle w:val="05Sentence"/>
              <w:spacing w:before="0" w:after="120"/>
              <w:ind w:left="1" w:hanging="1"/>
              <w:rPr>
                <w:ins w:id="744" w:author="Watt, Stephen HOUS:EX" w:date="2023-07-28T14:07:00Z"/>
                <w:rFonts w:ascii="Arial" w:hAnsi="Arial" w:cs="Arial"/>
                <w:sz w:val="16"/>
                <w:szCs w:val="16"/>
              </w:rPr>
            </w:pPr>
            <w:ins w:id="745" w:author="Watt, Stephen HOUS:EX" w:date="2023-07-28T14:07:00Z">
              <w:r w:rsidRPr="007A1B75">
                <w:rPr>
                  <w:rFonts w:ascii="Arial" w:hAnsi="Arial" w:cs="Arial"/>
                  <w:sz w:val="16"/>
                  <w:szCs w:val="16"/>
                </w:rPr>
                <w:t>Subsection 3.7.2., Section 9.31.</w:t>
              </w:r>
            </w:ins>
          </w:p>
          <w:p w14:paraId="3D0720E4" w14:textId="77777777" w:rsidR="007A1B75" w:rsidRPr="007A1B75" w:rsidRDefault="007A1B75" w:rsidP="00F16DCD">
            <w:pPr>
              <w:pStyle w:val="05Sentence"/>
              <w:spacing w:before="0"/>
              <w:ind w:left="1" w:hanging="1"/>
              <w:rPr>
                <w:ins w:id="746" w:author="Watt, Stephen HOUS:EX" w:date="2023-07-28T14:07:00Z"/>
                <w:rFonts w:ascii="Arial" w:hAnsi="Arial" w:cs="Arial"/>
                <w:sz w:val="16"/>
                <w:szCs w:val="16"/>
              </w:rPr>
            </w:pPr>
            <w:ins w:id="747" w:author="Watt, Stephen HOUS:EX" w:date="2023-07-28T14:07:00Z">
              <w:r w:rsidRPr="00F16DCD">
                <w:rPr>
                  <w:rFonts w:ascii="Arial" w:hAnsi="Arial" w:cs="Arial"/>
                  <w:i/>
                  <w:iCs/>
                  <w:sz w:val="16"/>
                  <w:szCs w:val="16"/>
                </w:rPr>
                <w:t xml:space="preserve">Buildings </w:t>
              </w:r>
              <w:r w:rsidRPr="007A1B75">
                <w:rPr>
                  <w:rFonts w:ascii="Arial" w:hAnsi="Arial" w:cs="Arial"/>
                  <w:sz w:val="16"/>
                  <w:szCs w:val="16"/>
                </w:rPr>
                <w:t>are required to be provided with a minimum</w:t>
              </w:r>
            </w:ins>
          </w:p>
          <w:p w14:paraId="173255BC" w14:textId="558594C8" w:rsidR="00FC6168" w:rsidRPr="00871FBD" w:rsidRDefault="007A1B75" w:rsidP="00F16DCD">
            <w:pPr>
              <w:pStyle w:val="05Sentence"/>
              <w:spacing w:before="0" w:after="120"/>
              <w:ind w:left="1" w:hanging="1"/>
              <w:rPr>
                <w:ins w:id="748" w:author="Watt, Stephen HOUS:EX" w:date="2023-07-28T11:09:00Z"/>
                <w:rFonts w:ascii="Arial" w:hAnsi="Arial" w:cs="Arial"/>
                <w:sz w:val="16"/>
                <w:szCs w:val="16"/>
              </w:rPr>
            </w:pPr>
            <w:ins w:id="749" w:author="Watt, Stephen HOUS:EX" w:date="2023-07-28T14:07:00Z">
              <w:r w:rsidRPr="007A1B75">
                <w:rPr>
                  <w:rFonts w:ascii="Arial" w:hAnsi="Arial" w:cs="Arial"/>
                  <w:sz w:val="16"/>
                  <w:szCs w:val="16"/>
                </w:rPr>
                <w:t>number of washroom fixtures.</w:t>
              </w:r>
            </w:ins>
          </w:p>
        </w:tc>
        <w:tc>
          <w:tcPr>
            <w:tcW w:w="4394" w:type="dxa"/>
          </w:tcPr>
          <w:p w14:paraId="010FB876" w14:textId="0EC81BF9" w:rsidR="00FC6168" w:rsidRPr="00871FBD" w:rsidRDefault="007A1B75" w:rsidP="00F16DCD">
            <w:pPr>
              <w:pStyle w:val="05Sentence"/>
              <w:spacing w:before="0" w:after="120"/>
              <w:ind w:hanging="12"/>
              <w:rPr>
                <w:ins w:id="750" w:author="Watt, Stephen HOUS:EX" w:date="2023-07-28T11:09:00Z"/>
                <w:rFonts w:ascii="Arial" w:hAnsi="Arial" w:cs="Arial"/>
                <w:sz w:val="16"/>
                <w:szCs w:val="16"/>
              </w:rPr>
            </w:pPr>
            <w:ins w:id="751" w:author="Watt, Stephen HOUS:EX" w:date="2023-07-28T14:08:00Z">
              <w:r w:rsidRPr="007A1B75">
                <w:rPr>
                  <w:rFonts w:ascii="Arial" w:hAnsi="Arial" w:cs="Arial"/>
                  <w:sz w:val="16"/>
                  <w:szCs w:val="16"/>
                </w:rPr>
                <w:t>Existing facilities are not required to completely comply to the requirements</w:t>
              </w:r>
              <w:r>
                <w:rPr>
                  <w:rFonts w:ascii="Arial" w:hAnsi="Arial" w:cs="Arial"/>
                  <w:sz w:val="16"/>
                  <w:szCs w:val="16"/>
                </w:rPr>
                <w:t xml:space="preserve"> </w:t>
              </w:r>
              <w:r w:rsidRPr="007A1B75">
                <w:rPr>
                  <w:rFonts w:ascii="Arial" w:hAnsi="Arial" w:cs="Arial"/>
                  <w:sz w:val="16"/>
                  <w:szCs w:val="16"/>
                </w:rPr>
                <w:t>of Subsection 3.7.2. or Section 9.31. provided it is acceptable to the</w:t>
              </w:r>
              <w:r>
                <w:rPr>
                  <w:rFonts w:ascii="Arial" w:hAnsi="Arial" w:cs="Arial"/>
                  <w:sz w:val="16"/>
                  <w:szCs w:val="16"/>
                </w:rPr>
                <w:t xml:space="preserve"> </w:t>
              </w:r>
              <w:r w:rsidRPr="00F16DCD">
                <w:rPr>
                  <w:rFonts w:ascii="Arial" w:hAnsi="Arial" w:cs="Arial"/>
                  <w:i/>
                  <w:iCs/>
                  <w:sz w:val="16"/>
                  <w:szCs w:val="16"/>
                </w:rPr>
                <w:t>authority having jurisdiction</w:t>
              </w:r>
              <w:r w:rsidRPr="007A1B75">
                <w:rPr>
                  <w:rFonts w:ascii="Arial" w:hAnsi="Arial" w:cs="Arial"/>
                  <w:sz w:val="16"/>
                  <w:szCs w:val="16"/>
                </w:rPr>
                <w:t>.</w:t>
              </w:r>
            </w:ins>
          </w:p>
        </w:tc>
      </w:tr>
      <w:tr w:rsidR="00FC6168" w14:paraId="787D51FE" w14:textId="77777777" w:rsidTr="00871FBD">
        <w:trPr>
          <w:ins w:id="752" w:author="Watt, Stephen HOUS:EX" w:date="2023-07-28T11:09:00Z"/>
        </w:trPr>
        <w:tc>
          <w:tcPr>
            <w:tcW w:w="562" w:type="dxa"/>
          </w:tcPr>
          <w:p w14:paraId="64A1483D" w14:textId="0696BDE8" w:rsidR="00FC6168" w:rsidRPr="002D0E7C" w:rsidRDefault="00FC6168" w:rsidP="00571ADB">
            <w:pPr>
              <w:pStyle w:val="05Sentence"/>
              <w:spacing w:after="120"/>
              <w:ind w:left="0" w:firstLine="0"/>
              <w:rPr>
                <w:ins w:id="753" w:author="Watt, Stephen HOUS:EX" w:date="2023-07-28T11:09:00Z"/>
                <w:rFonts w:ascii="Arial" w:hAnsi="Arial" w:cs="Arial"/>
                <w:sz w:val="16"/>
                <w:szCs w:val="16"/>
              </w:rPr>
            </w:pPr>
            <w:ins w:id="754" w:author="Watt, Stephen HOUS:EX" w:date="2023-07-28T11:09:00Z">
              <w:r w:rsidRPr="002D0E7C">
                <w:rPr>
                  <w:rFonts w:ascii="Arial" w:hAnsi="Arial" w:cs="Arial"/>
                  <w:sz w:val="16"/>
                  <w:szCs w:val="16"/>
                </w:rPr>
                <w:t>35</w:t>
              </w:r>
            </w:ins>
          </w:p>
        </w:tc>
        <w:tc>
          <w:tcPr>
            <w:tcW w:w="4253" w:type="dxa"/>
          </w:tcPr>
          <w:p w14:paraId="0CF97073" w14:textId="77777777" w:rsidR="00F16DCD" w:rsidRPr="00F16DCD" w:rsidRDefault="00F16DCD" w:rsidP="00F16DCD">
            <w:pPr>
              <w:pStyle w:val="05Sentence"/>
              <w:spacing w:before="0"/>
              <w:ind w:left="1" w:hanging="1"/>
              <w:rPr>
                <w:ins w:id="755" w:author="Watt, Stephen HOUS:EX" w:date="2023-07-28T14:09:00Z"/>
                <w:rFonts w:ascii="Arial" w:hAnsi="Arial" w:cs="Arial"/>
                <w:b/>
                <w:bCs/>
                <w:sz w:val="16"/>
                <w:szCs w:val="16"/>
              </w:rPr>
            </w:pPr>
            <w:ins w:id="756" w:author="Watt, Stephen HOUS:EX" w:date="2023-07-28T14:09:00Z">
              <w:r w:rsidRPr="00F16DCD">
                <w:rPr>
                  <w:rFonts w:ascii="Arial" w:hAnsi="Arial" w:cs="Arial"/>
                  <w:b/>
                  <w:bCs/>
                  <w:i/>
                  <w:iCs/>
                  <w:sz w:val="16"/>
                  <w:szCs w:val="16"/>
                </w:rPr>
                <w:t>Access</w:t>
              </w:r>
              <w:r w:rsidRPr="00F16DCD">
                <w:rPr>
                  <w:rFonts w:ascii="Arial" w:hAnsi="Arial" w:cs="Arial"/>
                  <w:b/>
                  <w:bCs/>
                  <w:sz w:val="16"/>
                  <w:szCs w:val="16"/>
                </w:rPr>
                <w:t xml:space="preserve"> for Persons with Disabilities</w:t>
              </w:r>
            </w:ins>
          </w:p>
          <w:p w14:paraId="1A5D26C1" w14:textId="585BA459" w:rsidR="00FC6168" w:rsidRPr="00871FBD" w:rsidRDefault="00F16DCD" w:rsidP="00F16DCD">
            <w:pPr>
              <w:pStyle w:val="05Sentence"/>
              <w:spacing w:before="0"/>
              <w:ind w:left="1" w:hanging="1"/>
              <w:rPr>
                <w:ins w:id="757" w:author="Watt, Stephen HOUS:EX" w:date="2023-07-28T11:09:00Z"/>
                <w:rFonts w:ascii="Arial" w:hAnsi="Arial" w:cs="Arial"/>
                <w:sz w:val="16"/>
                <w:szCs w:val="16"/>
              </w:rPr>
            </w:pPr>
            <w:ins w:id="758" w:author="Watt, Stephen HOUS:EX" w:date="2023-07-28T14:09:00Z">
              <w:r w:rsidRPr="00F16DCD">
                <w:rPr>
                  <w:rFonts w:ascii="Arial" w:hAnsi="Arial" w:cs="Arial"/>
                  <w:sz w:val="16"/>
                  <w:szCs w:val="16"/>
                </w:rPr>
                <w:t>Section 3.8. of Division B</w:t>
              </w:r>
            </w:ins>
          </w:p>
        </w:tc>
        <w:tc>
          <w:tcPr>
            <w:tcW w:w="4394" w:type="dxa"/>
          </w:tcPr>
          <w:p w14:paraId="02A469D9" w14:textId="7A1269B5" w:rsidR="00FC6168" w:rsidRPr="00871FBD" w:rsidRDefault="00F16DCD" w:rsidP="00F16DCD">
            <w:pPr>
              <w:pStyle w:val="05Sentence"/>
              <w:spacing w:before="0" w:after="120"/>
              <w:ind w:left="0" w:firstLine="0"/>
              <w:rPr>
                <w:ins w:id="759" w:author="Watt, Stephen HOUS:EX" w:date="2023-07-28T11:09:00Z"/>
                <w:rFonts w:ascii="Arial" w:hAnsi="Arial" w:cs="Arial"/>
                <w:sz w:val="16"/>
                <w:szCs w:val="16"/>
              </w:rPr>
            </w:pPr>
            <w:ins w:id="760" w:author="Watt, Stephen HOUS:EX" w:date="2023-07-28T14:10:00Z">
              <w:r w:rsidRPr="00F16DCD">
                <w:rPr>
                  <w:rFonts w:ascii="Arial" w:hAnsi="Arial" w:cs="Arial"/>
                  <w:sz w:val="16"/>
                  <w:szCs w:val="16"/>
                </w:rPr>
                <w:t xml:space="preserve">Article 3.8.4.5. shall apply to existing </w:t>
              </w:r>
              <w:r w:rsidRPr="00F16DCD">
                <w:rPr>
                  <w:rFonts w:ascii="Arial" w:hAnsi="Arial" w:cs="Arial"/>
                  <w:i/>
                  <w:iCs/>
                  <w:sz w:val="16"/>
                  <w:szCs w:val="16"/>
                </w:rPr>
                <w:t>buildings</w:t>
              </w:r>
              <w:r w:rsidRPr="00F16DCD">
                <w:rPr>
                  <w:rFonts w:ascii="Arial" w:hAnsi="Arial" w:cs="Arial"/>
                  <w:sz w:val="16"/>
                  <w:szCs w:val="16"/>
                </w:rPr>
                <w:t>.</w:t>
              </w:r>
            </w:ins>
          </w:p>
        </w:tc>
      </w:tr>
      <w:tr w:rsidR="00FC6168" w14:paraId="0100B210" w14:textId="77777777" w:rsidTr="00871FBD">
        <w:trPr>
          <w:ins w:id="761" w:author="Watt, Stephen HOUS:EX" w:date="2023-07-28T11:09:00Z"/>
        </w:trPr>
        <w:tc>
          <w:tcPr>
            <w:tcW w:w="562" w:type="dxa"/>
          </w:tcPr>
          <w:p w14:paraId="5B6DB8EE" w14:textId="4A5EBB8E" w:rsidR="00FC6168" w:rsidRPr="002D0E7C" w:rsidRDefault="00FC6168" w:rsidP="00571ADB">
            <w:pPr>
              <w:pStyle w:val="05Sentence"/>
              <w:spacing w:after="120"/>
              <w:ind w:left="0" w:firstLine="0"/>
              <w:rPr>
                <w:ins w:id="762" w:author="Watt, Stephen HOUS:EX" w:date="2023-07-28T11:09:00Z"/>
                <w:rFonts w:ascii="Arial" w:hAnsi="Arial" w:cs="Arial"/>
                <w:sz w:val="16"/>
                <w:szCs w:val="16"/>
              </w:rPr>
            </w:pPr>
            <w:ins w:id="763" w:author="Watt, Stephen HOUS:EX" w:date="2023-07-28T11:09:00Z">
              <w:r w:rsidRPr="002D0E7C">
                <w:rPr>
                  <w:rFonts w:ascii="Arial" w:hAnsi="Arial" w:cs="Arial"/>
                  <w:sz w:val="16"/>
                  <w:szCs w:val="16"/>
                </w:rPr>
                <w:t>36</w:t>
              </w:r>
            </w:ins>
          </w:p>
        </w:tc>
        <w:tc>
          <w:tcPr>
            <w:tcW w:w="4253" w:type="dxa"/>
          </w:tcPr>
          <w:p w14:paraId="3A856220" w14:textId="77777777" w:rsidR="00F16DCD" w:rsidRPr="00F16DCD" w:rsidRDefault="00F16DCD" w:rsidP="00F16DCD">
            <w:pPr>
              <w:pStyle w:val="05Sentence"/>
              <w:spacing w:before="0"/>
              <w:ind w:left="1" w:hanging="1"/>
              <w:rPr>
                <w:ins w:id="764" w:author="Watt, Stephen HOUS:EX" w:date="2023-07-28T14:10:00Z"/>
                <w:rFonts w:ascii="Arial" w:hAnsi="Arial" w:cs="Arial"/>
                <w:b/>
                <w:bCs/>
                <w:sz w:val="16"/>
                <w:szCs w:val="16"/>
              </w:rPr>
            </w:pPr>
            <w:ins w:id="765" w:author="Watt, Stephen HOUS:EX" w:date="2023-07-28T14:10:00Z">
              <w:r w:rsidRPr="00F16DCD">
                <w:rPr>
                  <w:rFonts w:ascii="Arial" w:hAnsi="Arial" w:cs="Arial"/>
                  <w:b/>
                  <w:bCs/>
                  <w:sz w:val="16"/>
                  <w:szCs w:val="16"/>
                </w:rPr>
                <w:t>Seismic Anchorage of Exterior Decoration</w:t>
              </w:r>
            </w:ins>
          </w:p>
          <w:p w14:paraId="1B5C6CF0" w14:textId="2A123AF8" w:rsidR="00FC6168" w:rsidRPr="00871FBD" w:rsidRDefault="00F16DCD" w:rsidP="00F16DCD">
            <w:pPr>
              <w:pStyle w:val="05Sentence"/>
              <w:spacing w:before="0"/>
              <w:ind w:left="1" w:hanging="1"/>
              <w:rPr>
                <w:ins w:id="766" w:author="Watt, Stephen HOUS:EX" w:date="2023-07-28T11:09:00Z"/>
                <w:rFonts w:ascii="Arial" w:hAnsi="Arial" w:cs="Arial"/>
                <w:sz w:val="16"/>
                <w:szCs w:val="16"/>
              </w:rPr>
            </w:pPr>
            <w:ins w:id="767" w:author="Watt, Stephen HOUS:EX" w:date="2023-07-28T14:10:00Z">
              <w:r w:rsidRPr="00F16DCD">
                <w:rPr>
                  <w:rFonts w:ascii="Arial" w:hAnsi="Arial" w:cs="Arial"/>
                  <w:sz w:val="16"/>
                  <w:szCs w:val="16"/>
                </w:rPr>
                <w:t>Subsection 4.1.8.</w:t>
              </w:r>
            </w:ins>
          </w:p>
        </w:tc>
        <w:tc>
          <w:tcPr>
            <w:tcW w:w="4394" w:type="dxa"/>
          </w:tcPr>
          <w:p w14:paraId="00D4CCDA" w14:textId="24400E27" w:rsidR="00F16DCD" w:rsidRPr="00F16DCD" w:rsidRDefault="00F16DCD" w:rsidP="00F16DCD">
            <w:pPr>
              <w:pStyle w:val="05Sentence"/>
              <w:spacing w:before="0"/>
              <w:ind w:left="0" w:firstLine="0"/>
              <w:rPr>
                <w:ins w:id="768" w:author="Watt, Stephen HOUS:EX" w:date="2023-07-28T14:11:00Z"/>
                <w:rFonts w:ascii="Arial" w:hAnsi="Arial" w:cs="Arial"/>
                <w:sz w:val="16"/>
                <w:szCs w:val="16"/>
              </w:rPr>
            </w:pPr>
            <w:ins w:id="769" w:author="Watt, Stephen HOUS:EX" w:date="2023-07-28T14:11:00Z">
              <w:r w:rsidRPr="00F16DCD">
                <w:rPr>
                  <w:rFonts w:ascii="Arial" w:hAnsi="Arial" w:cs="Arial"/>
                  <w:sz w:val="16"/>
                  <w:szCs w:val="16"/>
                </w:rPr>
                <w:t>Existing exterior decorations are not required to fully comply to the</w:t>
              </w:r>
            </w:ins>
            <w:ins w:id="770" w:author="Watt, Stephen HOUS:EX" w:date="2023-07-28T14:12:00Z">
              <w:r>
                <w:rPr>
                  <w:rFonts w:ascii="Arial" w:hAnsi="Arial" w:cs="Arial"/>
                  <w:sz w:val="16"/>
                  <w:szCs w:val="16"/>
                </w:rPr>
                <w:t xml:space="preserve"> </w:t>
              </w:r>
            </w:ins>
            <w:ins w:id="771" w:author="Watt, Stephen HOUS:EX" w:date="2023-07-28T14:11:00Z">
              <w:r w:rsidRPr="00F16DCD">
                <w:rPr>
                  <w:rFonts w:ascii="Arial" w:hAnsi="Arial" w:cs="Arial"/>
                  <w:sz w:val="16"/>
                  <w:szCs w:val="16"/>
                </w:rPr>
                <w:t>anchorage requirements of Subsection 4.1.8. provided:</w:t>
              </w:r>
            </w:ins>
          </w:p>
          <w:p w14:paraId="7EC377BF" w14:textId="77777777" w:rsidR="00F16DCD" w:rsidRPr="00F16DCD" w:rsidRDefault="00F16DCD" w:rsidP="00F16DCD">
            <w:pPr>
              <w:pStyle w:val="05Sentence"/>
              <w:spacing w:before="0"/>
              <w:ind w:left="0" w:firstLine="0"/>
              <w:rPr>
                <w:ins w:id="772" w:author="Watt, Stephen HOUS:EX" w:date="2023-07-28T14:11:00Z"/>
                <w:rFonts w:ascii="Arial" w:hAnsi="Arial" w:cs="Arial"/>
                <w:sz w:val="16"/>
                <w:szCs w:val="16"/>
              </w:rPr>
            </w:pPr>
            <w:ins w:id="773" w:author="Watt, Stephen HOUS:EX" w:date="2023-07-28T14:11:00Z">
              <w:r w:rsidRPr="00F16DCD">
                <w:rPr>
                  <w:rFonts w:ascii="Arial" w:hAnsi="Arial" w:cs="Arial"/>
                  <w:sz w:val="16"/>
                  <w:szCs w:val="16"/>
                </w:rPr>
                <w:t>(a) adequate means of protection is provided, or</w:t>
              </w:r>
            </w:ins>
          </w:p>
          <w:p w14:paraId="43CBEAEF" w14:textId="2BD5CF34" w:rsidR="00FC6168" w:rsidRPr="00871FBD" w:rsidRDefault="00F16DCD" w:rsidP="00F16DCD">
            <w:pPr>
              <w:pStyle w:val="05Sentence"/>
              <w:spacing w:before="0" w:after="120"/>
              <w:ind w:left="0" w:firstLine="0"/>
              <w:rPr>
                <w:ins w:id="774" w:author="Watt, Stephen HOUS:EX" w:date="2023-07-28T11:09:00Z"/>
                <w:rFonts w:ascii="Arial" w:hAnsi="Arial" w:cs="Arial"/>
                <w:sz w:val="16"/>
                <w:szCs w:val="16"/>
              </w:rPr>
            </w:pPr>
            <w:ins w:id="775" w:author="Watt, Stephen HOUS:EX" w:date="2023-07-28T14:11:00Z">
              <w:r w:rsidRPr="00F16DCD">
                <w:rPr>
                  <w:rFonts w:ascii="Arial" w:hAnsi="Arial" w:cs="Arial"/>
                  <w:sz w:val="16"/>
                  <w:szCs w:val="16"/>
                </w:rPr>
                <w:t>(b) there is no exposure to the public.</w:t>
              </w:r>
            </w:ins>
          </w:p>
        </w:tc>
      </w:tr>
      <w:tr w:rsidR="00FC6168" w14:paraId="1115FE74" w14:textId="77777777" w:rsidTr="00871FBD">
        <w:trPr>
          <w:ins w:id="776" w:author="Watt, Stephen HOUS:EX" w:date="2023-07-28T11:09:00Z"/>
        </w:trPr>
        <w:tc>
          <w:tcPr>
            <w:tcW w:w="562" w:type="dxa"/>
          </w:tcPr>
          <w:p w14:paraId="7C606D27" w14:textId="5748E879" w:rsidR="00FC6168" w:rsidRPr="002D0E7C" w:rsidRDefault="00FC6168" w:rsidP="00571ADB">
            <w:pPr>
              <w:pStyle w:val="05Sentence"/>
              <w:spacing w:after="120"/>
              <w:ind w:left="0" w:firstLine="0"/>
              <w:rPr>
                <w:ins w:id="777" w:author="Watt, Stephen HOUS:EX" w:date="2023-07-28T11:09:00Z"/>
                <w:rFonts w:ascii="Arial" w:hAnsi="Arial" w:cs="Arial"/>
                <w:sz w:val="16"/>
                <w:szCs w:val="16"/>
              </w:rPr>
            </w:pPr>
            <w:ins w:id="778" w:author="Watt, Stephen HOUS:EX" w:date="2023-07-28T11:09:00Z">
              <w:r w:rsidRPr="002D0E7C">
                <w:rPr>
                  <w:rFonts w:ascii="Arial" w:hAnsi="Arial" w:cs="Arial"/>
                  <w:sz w:val="16"/>
                  <w:szCs w:val="16"/>
                </w:rPr>
                <w:t>37</w:t>
              </w:r>
            </w:ins>
          </w:p>
        </w:tc>
        <w:tc>
          <w:tcPr>
            <w:tcW w:w="4253" w:type="dxa"/>
          </w:tcPr>
          <w:p w14:paraId="4D6403DF" w14:textId="77777777" w:rsidR="00F16DCD" w:rsidRPr="00F16DCD" w:rsidRDefault="00F16DCD" w:rsidP="00F16DCD">
            <w:pPr>
              <w:pStyle w:val="05Sentence"/>
              <w:spacing w:before="0"/>
              <w:ind w:left="0" w:firstLine="0"/>
              <w:rPr>
                <w:ins w:id="779" w:author="Watt, Stephen HOUS:EX" w:date="2023-07-28T14:12:00Z"/>
                <w:rFonts w:ascii="Arial" w:hAnsi="Arial" w:cs="Arial"/>
                <w:b/>
                <w:bCs/>
                <w:sz w:val="16"/>
                <w:szCs w:val="16"/>
              </w:rPr>
            </w:pPr>
            <w:ins w:id="780" w:author="Watt, Stephen HOUS:EX" w:date="2023-07-28T14:12:00Z">
              <w:r w:rsidRPr="00F16DCD">
                <w:rPr>
                  <w:rFonts w:ascii="Arial" w:hAnsi="Arial" w:cs="Arial"/>
                  <w:b/>
                  <w:bCs/>
                  <w:sz w:val="16"/>
                  <w:szCs w:val="16"/>
                </w:rPr>
                <w:t xml:space="preserve">Mechanical and </w:t>
              </w:r>
              <w:r w:rsidRPr="00F16DCD">
                <w:rPr>
                  <w:rFonts w:ascii="Arial" w:hAnsi="Arial" w:cs="Arial"/>
                  <w:b/>
                  <w:bCs/>
                  <w:i/>
                  <w:iCs/>
                  <w:sz w:val="16"/>
                  <w:szCs w:val="16"/>
                </w:rPr>
                <w:t>Plumbing Systems</w:t>
              </w:r>
            </w:ins>
          </w:p>
          <w:p w14:paraId="1A485ECA" w14:textId="10F5666B" w:rsidR="00FC6168" w:rsidRPr="00871FBD" w:rsidRDefault="00F16DCD" w:rsidP="00F16DCD">
            <w:pPr>
              <w:pStyle w:val="05Sentence"/>
              <w:spacing w:before="0" w:after="120"/>
              <w:ind w:left="0" w:firstLine="0"/>
              <w:rPr>
                <w:ins w:id="781" w:author="Watt, Stephen HOUS:EX" w:date="2023-07-28T11:09:00Z"/>
                <w:rFonts w:ascii="Arial" w:hAnsi="Arial" w:cs="Arial"/>
                <w:sz w:val="16"/>
                <w:szCs w:val="16"/>
              </w:rPr>
            </w:pPr>
            <w:ins w:id="782" w:author="Watt, Stephen HOUS:EX" w:date="2023-07-28T14:12:00Z">
              <w:r w:rsidRPr="00F16DCD">
                <w:rPr>
                  <w:rFonts w:ascii="Arial" w:hAnsi="Arial" w:cs="Arial"/>
                  <w:sz w:val="16"/>
                  <w:szCs w:val="16"/>
                </w:rPr>
                <w:t>Part 6 and Part 7</w:t>
              </w:r>
            </w:ins>
          </w:p>
        </w:tc>
        <w:tc>
          <w:tcPr>
            <w:tcW w:w="4394" w:type="dxa"/>
          </w:tcPr>
          <w:p w14:paraId="56E44EEE" w14:textId="21BA1E72" w:rsidR="00F16DCD" w:rsidRPr="00F16DCD" w:rsidRDefault="00F16DCD" w:rsidP="00F16DCD">
            <w:pPr>
              <w:pStyle w:val="05Sentence"/>
              <w:spacing w:before="0"/>
              <w:ind w:left="0" w:firstLine="0"/>
              <w:rPr>
                <w:ins w:id="783" w:author="Watt, Stephen HOUS:EX" w:date="2023-07-28T14:13:00Z"/>
                <w:rFonts w:ascii="Arial" w:hAnsi="Arial" w:cs="Arial"/>
                <w:sz w:val="16"/>
                <w:szCs w:val="16"/>
              </w:rPr>
            </w:pPr>
            <w:ins w:id="784" w:author="Watt, Stephen HOUS:EX" w:date="2023-07-28T14:13:00Z">
              <w:r w:rsidRPr="00F16DCD">
                <w:rPr>
                  <w:rFonts w:ascii="Arial" w:hAnsi="Arial" w:cs="Arial"/>
                  <w:sz w:val="16"/>
                  <w:szCs w:val="16"/>
                </w:rPr>
                <w:t xml:space="preserve">Existing mechanical and </w:t>
              </w:r>
              <w:r w:rsidRPr="00F16DCD">
                <w:rPr>
                  <w:rFonts w:ascii="Arial" w:hAnsi="Arial" w:cs="Arial"/>
                  <w:i/>
                  <w:iCs/>
                  <w:sz w:val="16"/>
                  <w:szCs w:val="16"/>
                </w:rPr>
                <w:t>plumbing systems</w:t>
              </w:r>
              <w:r w:rsidRPr="00F16DCD">
                <w:rPr>
                  <w:rFonts w:ascii="Arial" w:hAnsi="Arial" w:cs="Arial"/>
                  <w:sz w:val="16"/>
                  <w:szCs w:val="16"/>
                </w:rPr>
                <w:t xml:space="preserve"> in </w:t>
              </w:r>
              <w:r w:rsidRPr="00821014">
                <w:rPr>
                  <w:rFonts w:ascii="Arial" w:hAnsi="Arial" w:cs="Arial"/>
                  <w:i/>
                  <w:iCs/>
                  <w:sz w:val="16"/>
                  <w:szCs w:val="16"/>
                </w:rPr>
                <w:t>buildings</w:t>
              </w:r>
              <w:r w:rsidRPr="00F16DCD">
                <w:rPr>
                  <w:rFonts w:ascii="Arial" w:hAnsi="Arial" w:cs="Arial"/>
                  <w:sz w:val="16"/>
                  <w:szCs w:val="16"/>
                </w:rPr>
                <w:t xml:space="preserve"> are not required to</w:t>
              </w:r>
              <w:r>
                <w:rPr>
                  <w:rFonts w:ascii="Arial" w:hAnsi="Arial" w:cs="Arial"/>
                  <w:sz w:val="16"/>
                  <w:szCs w:val="16"/>
                </w:rPr>
                <w:t xml:space="preserve"> </w:t>
              </w:r>
              <w:r w:rsidRPr="00F16DCD">
                <w:rPr>
                  <w:rFonts w:ascii="Arial" w:hAnsi="Arial" w:cs="Arial"/>
                  <w:sz w:val="16"/>
                  <w:szCs w:val="16"/>
                </w:rPr>
                <w:t>fully comply to the requirements of Parts 6 or Part 7 provided:</w:t>
              </w:r>
            </w:ins>
          </w:p>
          <w:p w14:paraId="0FB4F37B" w14:textId="77777777" w:rsidR="00F16DCD" w:rsidRPr="00F16DCD" w:rsidRDefault="00F16DCD" w:rsidP="00F16DCD">
            <w:pPr>
              <w:pStyle w:val="05Sentence"/>
              <w:spacing w:before="0"/>
              <w:ind w:left="0" w:firstLine="0"/>
              <w:rPr>
                <w:ins w:id="785" w:author="Watt, Stephen HOUS:EX" w:date="2023-07-28T14:13:00Z"/>
                <w:rFonts w:ascii="Arial" w:hAnsi="Arial" w:cs="Arial"/>
                <w:sz w:val="16"/>
                <w:szCs w:val="16"/>
              </w:rPr>
            </w:pPr>
            <w:ins w:id="786" w:author="Watt, Stephen HOUS:EX" w:date="2023-07-28T14:13:00Z">
              <w:r w:rsidRPr="00F16DCD">
                <w:rPr>
                  <w:rFonts w:ascii="Arial" w:hAnsi="Arial" w:cs="Arial"/>
                  <w:sz w:val="16"/>
                  <w:szCs w:val="16"/>
                </w:rPr>
                <w:t>(a) it is not an unsafe condition and</w:t>
              </w:r>
            </w:ins>
          </w:p>
          <w:p w14:paraId="65693B54" w14:textId="2BED6231" w:rsidR="00FC6168" w:rsidRPr="00871FBD" w:rsidRDefault="00F16DCD" w:rsidP="00F16DCD">
            <w:pPr>
              <w:pStyle w:val="05Sentence"/>
              <w:spacing w:before="0" w:after="120"/>
              <w:ind w:left="0" w:firstLine="0"/>
              <w:rPr>
                <w:ins w:id="787" w:author="Watt, Stephen HOUS:EX" w:date="2023-07-28T11:09:00Z"/>
                <w:rFonts w:ascii="Arial" w:hAnsi="Arial" w:cs="Arial"/>
                <w:sz w:val="16"/>
                <w:szCs w:val="16"/>
              </w:rPr>
            </w:pPr>
            <w:ins w:id="788" w:author="Watt, Stephen HOUS:EX" w:date="2023-07-28T14:13:00Z">
              <w:r w:rsidRPr="00F16DCD">
                <w:rPr>
                  <w:rFonts w:ascii="Arial" w:hAnsi="Arial" w:cs="Arial"/>
                  <w:sz w:val="16"/>
                  <w:szCs w:val="16"/>
                </w:rPr>
                <w:t xml:space="preserve">(b) it is acceptable to the </w:t>
              </w:r>
              <w:r w:rsidRPr="00F16DCD">
                <w:rPr>
                  <w:rFonts w:ascii="Arial" w:hAnsi="Arial" w:cs="Arial"/>
                  <w:i/>
                  <w:iCs/>
                  <w:sz w:val="16"/>
                  <w:szCs w:val="16"/>
                </w:rPr>
                <w:t>authority having jurisdiction</w:t>
              </w:r>
              <w:r w:rsidRPr="00F16DCD">
                <w:rPr>
                  <w:rFonts w:ascii="Arial" w:hAnsi="Arial" w:cs="Arial"/>
                  <w:sz w:val="16"/>
                  <w:szCs w:val="16"/>
                </w:rPr>
                <w:t>.</w:t>
              </w:r>
            </w:ins>
          </w:p>
        </w:tc>
      </w:tr>
    </w:tbl>
    <w:p w14:paraId="234CA287" w14:textId="25D46530" w:rsidR="00301984" w:rsidRDefault="00F16DCD" w:rsidP="00F16DCD">
      <w:pPr>
        <w:pStyle w:val="05Sentence"/>
        <w:rPr>
          <w:ins w:id="789" w:author="Watt, Stephen HOUS:EX" w:date="2023-07-28T14:16:00Z"/>
        </w:rPr>
      </w:pPr>
      <w:ins w:id="790" w:author="Watt, Stephen HOUS:EX" w:date="2023-07-28T14:14:00Z">
        <w:r>
          <w:t xml:space="preserve">6) For the design and construction of </w:t>
        </w:r>
        <w:r w:rsidRPr="00F16DCD">
          <w:rPr>
            <w:i/>
            <w:iCs/>
          </w:rPr>
          <w:t>alterations</w:t>
        </w:r>
        <w:r>
          <w:t xml:space="preserve"> to </w:t>
        </w:r>
      </w:ins>
      <w:ins w:id="791" w:author="Watt, Stephen HOUS:EX" w:date="2023-07-28T14:16:00Z">
        <w:r>
          <w:t>existing</w:t>
        </w:r>
      </w:ins>
      <w:ins w:id="792" w:author="Watt, Stephen HOUS:EX" w:date="2023-07-28T14:14:00Z">
        <w:r>
          <w:t xml:space="preserve"> </w:t>
        </w:r>
        <w:r w:rsidRPr="00F16DCD">
          <w:rPr>
            <w:i/>
            <w:iCs/>
          </w:rPr>
          <w:t xml:space="preserve">buildings </w:t>
        </w:r>
        <w:r>
          <w:t xml:space="preserve">to add a </w:t>
        </w:r>
        <w:r w:rsidRPr="00F16DCD">
          <w:rPr>
            <w:i/>
            <w:iCs/>
          </w:rPr>
          <w:t>secondary suite</w:t>
        </w:r>
        <w:r>
          <w:t xml:space="preserve">, not including the design and construction of new additions or new </w:t>
        </w:r>
        <w:r w:rsidRPr="00F16DCD">
          <w:rPr>
            <w:i/>
            <w:iCs/>
          </w:rPr>
          <w:t>buildings</w:t>
        </w:r>
        <w:r>
          <w:t>, the Alternate Compliance Methods for Alterations to Existing Buildings to Add a Secondary Suite in Table 1.1.1.1.(6) may be substituted for requirements contained elsewhere in this Code. (See Note A-1.1.1.1.(6).)</w:t>
        </w:r>
      </w:ins>
    </w:p>
    <w:p w14:paraId="11B500B5" w14:textId="77777777" w:rsidR="00F16DCD" w:rsidRDefault="00F16DCD" w:rsidP="00F16DCD">
      <w:pPr>
        <w:pStyle w:val="05Sentence"/>
        <w:rPr>
          <w:ins w:id="793" w:author="Watt, Stephen HOUS:EX" w:date="2023-07-28T14:15:00Z"/>
        </w:rPr>
      </w:pPr>
    </w:p>
    <w:tbl>
      <w:tblPr>
        <w:tblStyle w:val="TableGrid"/>
        <w:tblW w:w="9209" w:type="dxa"/>
        <w:tblLook w:val="04A0" w:firstRow="1" w:lastRow="0" w:firstColumn="1" w:lastColumn="0" w:noHBand="0" w:noVBand="1"/>
      </w:tblPr>
      <w:tblGrid>
        <w:gridCol w:w="562"/>
        <w:gridCol w:w="4111"/>
        <w:gridCol w:w="4536"/>
      </w:tblGrid>
      <w:tr w:rsidR="00F16DCD" w14:paraId="62A99DC2" w14:textId="77777777" w:rsidTr="002D0E7C">
        <w:trPr>
          <w:ins w:id="794" w:author="Watt, Stephen HOUS:EX" w:date="2023-07-28T14:16:00Z"/>
        </w:trPr>
        <w:tc>
          <w:tcPr>
            <w:tcW w:w="9209" w:type="dxa"/>
            <w:gridSpan w:val="3"/>
          </w:tcPr>
          <w:p w14:paraId="06C3B669" w14:textId="77777777" w:rsidR="00F16DCD" w:rsidRPr="002D0E7C" w:rsidRDefault="00F16DCD" w:rsidP="002D0E7C">
            <w:pPr>
              <w:pStyle w:val="05Sentence"/>
              <w:ind w:left="0" w:firstLine="0"/>
              <w:jc w:val="center"/>
              <w:rPr>
                <w:ins w:id="795" w:author="Watt, Stephen HOUS:EX" w:date="2023-07-28T14:18:00Z"/>
                <w:rFonts w:ascii="Arial" w:hAnsi="Arial" w:cs="Arial"/>
                <w:b/>
                <w:bCs/>
              </w:rPr>
            </w:pPr>
            <w:ins w:id="796" w:author="Watt, Stephen HOUS:EX" w:date="2023-07-28T14:18:00Z">
              <w:r w:rsidRPr="002D0E7C">
                <w:rPr>
                  <w:rFonts w:ascii="Arial" w:hAnsi="Arial" w:cs="Arial"/>
                  <w:b/>
                  <w:bCs/>
                </w:rPr>
                <w:t>Table 1.1.1.1.(6)</w:t>
              </w:r>
            </w:ins>
          </w:p>
          <w:p w14:paraId="1D3991E5" w14:textId="77777777" w:rsidR="00F16DCD" w:rsidRPr="002D0E7C" w:rsidRDefault="00F16DCD" w:rsidP="002D0E7C">
            <w:pPr>
              <w:pStyle w:val="05Sentence"/>
              <w:spacing w:before="0"/>
              <w:ind w:left="0" w:firstLine="0"/>
              <w:jc w:val="center"/>
              <w:rPr>
                <w:ins w:id="797" w:author="Watt, Stephen HOUS:EX" w:date="2023-07-28T14:18:00Z"/>
                <w:rFonts w:ascii="Arial" w:hAnsi="Arial" w:cs="Arial"/>
                <w:b/>
                <w:bCs/>
              </w:rPr>
            </w:pPr>
            <w:ins w:id="798" w:author="Watt, Stephen HOUS:EX" w:date="2023-07-28T14:18:00Z">
              <w:r w:rsidRPr="002D0E7C">
                <w:rPr>
                  <w:rFonts w:ascii="Arial" w:hAnsi="Arial" w:cs="Arial"/>
                  <w:b/>
                  <w:bCs/>
                </w:rPr>
                <w:t>Alternate Compliance Methods for Alterations to Existing Buildings to Add a Secondary Suite</w:t>
              </w:r>
            </w:ins>
          </w:p>
          <w:p w14:paraId="1BA34C0F" w14:textId="449EB710" w:rsidR="00F16DCD" w:rsidRPr="002D0E7C" w:rsidRDefault="00F16DCD" w:rsidP="002D0E7C">
            <w:pPr>
              <w:pStyle w:val="05Sentence"/>
              <w:spacing w:before="0" w:after="120"/>
              <w:ind w:left="0" w:firstLine="0"/>
              <w:jc w:val="center"/>
              <w:rPr>
                <w:ins w:id="799" w:author="Watt, Stephen HOUS:EX" w:date="2023-07-28T14:16:00Z"/>
              </w:rPr>
            </w:pPr>
            <w:ins w:id="800" w:author="Watt, Stephen HOUS:EX" w:date="2023-07-28T14:18:00Z">
              <w:r w:rsidRPr="002D0E7C">
                <w:rPr>
                  <w:rFonts w:ascii="Arial" w:hAnsi="Arial" w:cs="Arial"/>
                </w:rPr>
                <w:t>Forming part of Sentence 1.1.1.1.(6)</w:t>
              </w:r>
            </w:ins>
          </w:p>
        </w:tc>
      </w:tr>
      <w:tr w:rsidR="00F16DCD" w14:paraId="11C9EC40" w14:textId="77777777" w:rsidTr="00821014">
        <w:trPr>
          <w:ins w:id="801" w:author="Watt, Stephen HOUS:EX" w:date="2023-07-28T14:16:00Z"/>
        </w:trPr>
        <w:tc>
          <w:tcPr>
            <w:tcW w:w="562" w:type="dxa"/>
          </w:tcPr>
          <w:p w14:paraId="2016122A" w14:textId="4A0EA121" w:rsidR="00F16DCD" w:rsidRPr="00821014" w:rsidRDefault="002D0E7C" w:rsidP="00821014">
            <w:pPr>
              <w:pStyle w:val="05Sentence"/>
              <w:spacing w:after="120"/>
              <w:ind w:left="0" w:firstLine="0"/>
              <w:jc w:val="center"/>
              <w:rPr>
                <w:ins w:id="802" w:author="Watt, Stephen HOUS:EX" w:date="2023-07-28T14:16:00Z"/>
                <w:rFonts w:ascii="Arial" w:hAnsi="Arial" w:cs="Arial"/>
                <w:b/>
                <w:bCs/>
                <w:sz w:val="16"/>
                <w:szCs w:val="16"/>
              </w:rPr>
            </w:pPr>
            <w:ins w:id="803" w:author="Watt, Stephen HOUS:EX" w:date="2023-07-28T14:21:00Z">
              <w:r w:rsidRPr="00821014">
                <w:rPr>
                  <w:rFonts w:ascii="Arial" w:hAnsi="Arial" w:cs="Arial"/>
                  <w:b/>
                  <w:bCs/>
                  <w:sz w:val="16"/>
                  <w:szCs w:val="16"/>
                </w:rPr>
                <w:t>No.</w:t>
              </w:r>
            </w:ins>
          </w:p>
        </w:tc>
        <w:tc>
          <w:tcPr>
            <w:tcW w:w="4111" w:type="dxa"/>
          </w:tcPr>
          <w:p w14:paraId="09C3A450" w14:textId="2CE25F50" w:rsidR="00F16DCD" w:rsidRPr="00821014" w:rsidRDefault="002D0E7C" w:rsidP="00821014">
            <w:pPr>
              <w:pStyle w:val="05Sentence"/>
              <w:ind w:left="0" w:firstLine="0"/>
              <w:jc w:val="center"/>
              <w:rPr>
                <w:ins w:id="804" w:author="Watt, Stephen HOUS:EX" w:date="2023-07-28T14:16:00Z"/>
                <w:rFonts w:ascii="Arial" w:hAnsi="Arial" w:cs="Arial"/>
                <w:b/>
                <w:bCs/>
                <w:sz w:val="16"/>
                <w:szCs w:val="16"/>
              </w:rPr>
            </w:pPr>
            <w:ins w:id="805" w:author="Watt, Stephen HOUS:EX" w:date="2023-07-28T14:25:00Z">
              <w:r w:rsidRPr="00821014">
                <w:rPr>
                  <w:rFonts w:ascii="Arial" w:hAnsi="Arial" w:cs="Arial"/>
                  <w:b/>
                  <w:bCs/>
                  <w:sz w:val="16"/>
                  <w:szCs w:val="16"/>
                </w:rPr>
                <w:t>Code Requirement in Division B</w:t>
              </w:r>
            </w:ins>
          </w:p>
        </w:tc>
        <w:tc>
          <w:tcPr>
            <w:tcW w:w="4536" w:type="dxa"/>
          </w:tcPr>
          <w:p w14:paraId="31833661" w14:textId="6DC8550B" w:rsidR="00F16DCD" w:rsidRPr="00821014" w:rsidRDefault="002D0E7C" w:rsidP="00821014">
            <w:pPr>
              <w:pStyle w:val="05Sentence"/>
              <w:ind w:left="0" w:firstLine="0"/>
              <w:jc w:val="center"/>
              <w:rPr>
                <w:ins w:id="806" w:author="Watt, Stephen HOUS:EX" w:date="2023-07-28T14:16:00Z"/>
                <w:rFonts w:ascii="Arial" w:hAnsi="Arial" w:cs="Arial"/>
                <w:b/>
                <w:bCs/>
                <w:sz w:val="16"/>
                <w:szCs w:val="16"/>
              </w:rPr>
            </w:pPr>
            <w:ins w:id="807" w:author="Watt, Stephen HOUS:EX" w:date="2023-07-28T14:26:00Z">
              <w:r w:rsidRPr="002D0E7C">
                <w:rPr>
                  <w:rFonts w:ascii="Arial" w:hAnsi="Arial" w:cs="Arial"/>
                  <w:b/>
                  <w:bCs/>
                  <w:sz w:val="16"/>
                  <w:szCs w:val="16"/>
                </w:rPr>
                <w:t>Alternate Compliance Method (References to Division B)</w:t>
              </w:r>
            </w:ins>
          </w:p>
        </w:tc>
      </w:tr>
      <w:tr w:rsidR="00F16DCD" w14:paraId="46845B72" w14:textId="77777777" w:rsidTr="00821014">
        <w:trPr>
          <w:ins w:id="808" w:author="Watt, Stephen HOUS:EX" w:date="2023-07-28T14:16:00Z"/>
        </w:trPr>
        <w:tc>
          <w:tcPr>
            <w:tcW w:w="562" w:type="dxa"/>
          </w:tcPr>
          <w:p w14:paraId="0A7911E5" w14:textId="60286DB2" w:rsidR="00F16DCD" w:rsidRPr="002D0E7C" w:rsidRDefault="002D0E7C" w:rsidP="00821014">
            <w:pPr>
              <w:pStyle w:val="05Sentence"/>
              <w:spacing w:after="120"/>
              <w:ind w:left="0" w:firstLine="0"/>
              <w:rPr>
                <w:ins w:id="809" w:author="Watt, Stephen HOUS:EX" w:date="2023-07-28T14:16:00Z"/>
                <w:rFonts w:ascii="Arial" w:hAnsi="Arial" w:cs="Arial"/>
                <w:sz w:val="16"/>
                <w:szCs w:val="16"/>
              </w:rPr>
            </w:pPr>
            <w:ins w:id="810" w:author="Watt, Stephen HOUS:EX" w:date="2023-07-28T14:24:00Z">
              <w:r>
                <w:rPr>
                  <w:rFonts w:ascii="Arial" w:hAnsi="Arial" w:cs="Arial"/>
                  <w:sz w:val="16"/>
                  <w:szCs w:val="16"/>
                </w:rPr>
                <w:t>1</w:t>
              </w:r>
            </w:ins>
          </w:p>
        </w:tc>
        <w:tc>
          <w:tcPr>
            <w:tcW w:w="4111" w:type="dxa"/>
          </w:tcPr>
          <w:p w14:paraId="2C083C40" w14:textId="3F2825E2" w:rsidR="002D0E7C" w:rsidRPr="00821014" w:rsidRDefault="003D21AE" w:rsidP="00821014">
            <w:pPr>
              <w:pStyle w:val="05Sentence"/>
              <w:spacing w:before="0"/>
              <w:ind w:hanging="12"/>
              <w:rPr>
                <w:ins w:id="811" w:author="Watt, Stephen HOUS:EX" w:date="2023-07-28T14:27:00Z"/>
                <w:rFonts w:ascii="Arial" w:hAnsi="Arial" w:cs="Arial"/>
                <w:b/>
                <w:bCs/>
                <w:sz w:val="16"/>
                <w:szCs w:val="16"/>
              </w:rPr>
            </w:pPr>
            <w:ins w:id="812" w:author="Chase, Andy HOUS:EX" w:date="2023-08-21T12:02:00Z">
              <w:r>
                <w:rPr>
                  <w:rFonts w:ascii="Arial" w:hAnsi="Arial" w:cs="Arial"/>
                  <w:b/>
                  <w:bCs/>
                  <w:sz w:val="16"/>
                  <w:szCs w:val="16"/>
                </w:rPr>
                <w:t>Reinforcement for Grab Bars</w:t>
              </w:r>
            </w:ins>
          </w:p>
          <w:p w14:paraId="52FC2449" w14:textId="2525CDD7" w:rsidR="002D0E7C" w:rsidRPr="002D0E7C" w:rsidRDefault="002D0E7C" w:rsidP="00821014">
            <w:pPr>
              <w:pStyle w:val="05Sentence"/>
              <w:spacing w:before="0" w:after="120"/>
              <w:ind w:hanging="12"/>
              <w:rPr>
                <w:ins w:id="813" w:author="Watt, Stephen HOUS:EX" w:date="2023-07-28T14:27:00Z"/>
                <w:rFonts w:ascii="Arial" w:hAnsi="Arial" w:cs="Arial"/>
                <w:sz w:val="16"/>
                <w:szCs w:val="16"/>
              </w:rPr>
            </w:pPr>
            <w:ins w:id="814" w:author="Watt, Stephen HOUS:EX" w:date="2023-07-28T14:27:00Z">
              <w:r w:rsidRPr="002D0E7C">
                <w:rPr>
                  <w:rFonts w:ascii="Arial" w:hAnsi="Arial" w:cs="Arial"/>
                  <w:sz w:val="16"/>
                  <w:szCs w:val="16"/>
                </w:rPr>
                <w:t xml:space="preserve">Sentence </w:t>
              </w:r>
            </w:ins>
            <w:ins w:id="815" w:author="Chase, Andy HOUS:EX" w:date="2023-08-21T12:02:00Z">
              <w:r w:rsidR="003D21AE">
                <w:rPr>
                  <w:rFonts w:ascii="Arial" w:hAnsi="Arial" w:cs="Arial"/>
                  <w:sz w:val="16"/>
                  <w:szCs w:val="16"/>
                </w:rPr>
                <w:t>3.8.5.1.(2)</w:t>
              </w:r>
            </w:ins>
          </w:p>
          <w:p w14:paraId="61B02BF9" w14:textId="68EB124D" w:rsidR="00F16DCD" w:rsidRPr="002D0E7C" w:rsidRDefault="003D21AE" w:rsidP="003D21AE">
            <w:pPr>
              <w:pStyle w:val="05Sentence"/>
              <w:spacing w:before="0"/>
              <w:ind w:hanging="12"/>
              <w:rPr>
                <w:ins w:id="816" w:author="Watt, Stephen HOUS:EX" w:date="2023-07-28T14:16:00Z"/>
                <w:rFonts w:ascii="Arial" w:hAnsi="Arial" w:cs="Arial"/>
                <w:sz w:val="16"/>
                <w:szCs w:val="16"/>
              </w:rPr>
            </w:pPr>
            <w:ins w:id="817" w:author="Chase, Andy HOUS:EX" w:date="2023-08-21T12:03:00Z">
              <w:r>
                <w:rPr>
                  <w:rFonts w:ascii="Arial" w:hAnsi="Arial" w:cs="Arial"/>
                  <w:sz w:val="16"/>
                  <w:szCs w:val="16"/>
                </w:rPr>
                <w:t xml:space="preserve">One </w:t>
              </w:r>
            </w:ins>
            <w:ins w:id="818" w:author="Chase, Andy HOUS:EX" w:date="2023-08-21T12:04:00Z">
              <w:r>
                <w:rPr>
                  <w:rFonts w:ascii="Arial" w:hAnsi="Arial" w:cs="Arial"/>
                  <w:sz w:val="16"/>
                  <w:szCs w:val="16"/>
                </w:rPr>
                <w:t xml:space="preserve">bathroom in a </w:t>
              </w:r>
              <w:r w:rsidRPr="00045550">
                <w:rPr>
                  <w:rFonts w:ascii="Arial" w:hAnsi="Arial" w:cs="Arial"/>
                  <w:i/>
                  <w:iCs/>
                  <w:sz w:val="16"/>
                  <w:szCs w:val="16"/>
                </w:rPr>
                <w:t>secondary suite</w:t>
              </w:r>
              <w:r>
                <w:rPr>
                  <w:rFonts w:ascii="Arial" w:hAnsi="Arial" w:cs="Arial"/>
                  <w:sz w:val="16"/>
                  <w:szCs w:val="16"/>
                </w:rPr>
                <w:t xml:space="preserve"> shall have walls adjacent the water closer and </w:t>
              </w:r>
            </w:ins>
            <w:ins w:id="819" w:author="Chase, Andy HOUS:EX" w:date="2023-08-21T12:05:00Z">
              <w:r>
                <w:rPr>
                  <w:rFonts w:ascii="Arial" w:hAnsi="Arial" w:cs="Arial"/>
                  <w:sz w:val="16"/>
                  <w:szCs w:val="16"/>
                </w:rPr>
                <w:t>shower or</w:t>
              </w:r>
            </w:ins>
            <w:ins w:id="820" w:author="Chase, Andy HOUS:EX" w:date="2023-08-21T12:04:00Z">
              <w:r>
                <w:rPr>
                  <w:rFonts w:ascii="Arial" w:hAnsi="Arial" w:cs="Arial"/>
                  <w:sz w:val="16"/>
                  <w:szCs w:val="16"/>
                </w:rPr>
                <w:t xml:space="preserve"> bathtub </w:t>
              </w:r>
            </w:ins>
            <w:ins w:id="821" w:author="Chase, Andy HOUS:EX" w:date="2023-08-21T12:05:00Z">
              <w:r>
                <w:rPr>
                  <w:rFonts w:ascii="Arial" w:hAnsi="Arial" w:cs="Arial"/>
                  <w:sz w:val="16"/>
                  <w:szCs w:val="16"/>
                </w:rPr>
                <w:t>location</w:t>
              </w:r>
            </w:ins>
            <w:ins w:id="822" w:author="Chase, Andy HOUS:EX" w:date="2023-08-21T12:04:00Z">
              <w:r>
                <w:rPr>
                  <w:rFonts w:ascii="Arial" w:hAnsi="Arial" w:cs="Arial"/>
                  <w:sz w:val="16"/>
                  <w:szCs w:val="16"/>
                </w:rPr>
                <w:t xml:space="preserve"> reinfor</w:t>
              </w:r>
            </w:ins>
            <w:ins w:id="823" w:author="Chase, Andy HOUS:EX" w:date="2023-08-21T12:05:00Z">
              <w:r>
                <w:rPr>
                  <w:rFonts w:ascii="Arial" w:hAnsi="Arial" w:cs="Arial"/>
                  <w:sz w:val="16"/>
                  <w:szCs w:val="16"/>
                </w:rPr>
                <w:t>ced to accommodate the future installation of grab bars</w:t>
              </w:r>
            </w:ins>
            <w:ins w:id="824" w:author="Chase, Andy HOUS:EX" w:date="2023-08-21T12:11:00Z">
              <w:r w:rsidR="00B65883">
                <w:rPr>
                  <w:rFonts w:ascii="Arial" w:hAnsi="Arial" w:cs="Arial"/>
                  <w:sz w:val="16"/>
                  <w:szCs w:val="16"/>
                </w:rPr>
                <w:t>.</w:t>
              </w:r>
            </w:ins>
          </w:p>
        </w:tc>
        <w:tc>
          <w:tcPr>
            <w:tcW w:w="4536" w:type="dxa"/>
          </w:tcPr>
          <w:p w14:paraId="74A1A343" w14:textId="799AC2C0" w:rsidR="00B65883" w:rsidRPr="002D0E7C" w:rsidRDefault="00B65883" w:rsidP="00B65883">
            <w:pPr>
              <w:pStyle w:val="05Sentence"/>
              <w:spacing w:before="0" w:after="120"/>
              <w:ind w:left="0" w:firstLine="0"/>
              <w:rPr>
                <w:rFonts w:ascii="Arial" w:hAnsi="Arial" w:cs="Arial"/>
                <w:sz w:val="16"/>
                <w:szCs w:val="16"/>
              </w:rPr>
            </w:pPr>
            <w:ins w:id="825" w:author="Chase, Andy HOUS:EX" w:date="2023-08-21T12:13:00Z">
              <w:r>
                <w:rPr>
                  <w:rFonts w:ascii="Arial" w:hAnsi="Arial" w:cs="Arial"/>
                  <w:sz w:val="16"/>
                  <w:szCs w:val="16"/>
                </w:rPr>
                <w:t xml:space="preserve">Reinforcement </w:t>
              </w:r>
            </w:ins>
            <w:ins w:id="826" w:author="Chase, Andy HOUS:EX" w:date="2023-08-21T12:14:00Z">
              <w:r>
                <w:rPr>
                  <w:rFonts w:ascii="Arial" w:hAnsi="Arial" w:cs="Arial"/>
                  <w:sz w:val="16"/>
                  <w:szCs w:val="16"/>
                </w:rPr>
                <w:t>to accommodate the future installation of grab bars is not required in existing bathrooms servi</w:t>
              </w:r>
            </w:ins>
            <w:ins w:id="827" w:author="Chase, Andy HOUS:EX" w:date="2023-08-21T12:15:00Z">
              <w:r>
                <w:rPr>
                  <w:rFonts w:ascii="Arial" w:hAnsi="Arial" w:cs="Arial"/>
                  <w:sz w:val="16"/>
                  <w:szCs w:val="16"/>
                </w:rPr>
                <w:t xml:space="preserve">ng a </w:t>
              </w:r>
              <w:r w:rsidRPr="00045550">
                <w:rPr>
                  <w:rFonts w:ascii="Arial" w:hAnsi="Arial" w:cs="Arial"/>
                  <w:i/>
                  <w:iCs/>
                  <w:sz w:val="16"/>
                  <w:szCs w:val="16"/>
                </w:rPr>
                <w:t>secondary suite</w:t>
              </w:r>
            </w:ins>
            <w:ins w:id="828" w:author="Chase, Andy HOUS:EX" w:date="2023-08-21T12:14:00Z">
              <w:r>
                <w:rPr>
                  <w:rFonts w:ascii="Arial" w:hAnsi="Arial" w:cs="Arial"/>
                  <w:sz w:val="16"/>
                  <w:szCs w:val="16"/>
                </w:rPr>
                <w:t>.</w:t>
              </w:r>
            </w:ins>
          </w:p>
          <w:p w14:paraId="3E93C89F" w14:textId="64209453" w:rsidR="00F16DCD" w:rsidRPr="002D0E7C" w:rsidRDefault="00F16DCD" w:rsidP="00821014">
            <w:pPr>
              <w:pStyle w:val="05Sentence"/>
              <w:spacing w:before="0" w:after="120"/>
              <w:ind w:left="0" w:firstLine="0"/>
              <w:rPr>
                <w:ins w:id="829" w:author="Watt, Stephen HOUS:EX" w:date="2023-07-28T14:16:00Z"/>
                <w:rFonts w:ascii="Arial" w:hAnsi="Arial" w:cs="Arial"/>
                <w:sz w:val="16"/>
                <w:szCs w:val="16"/>
              </w:rPr>
            </w:pPr>
          </w:p>
        </w:tc>
      </w:tr>
      <w:tr w:rsidR="003D21AE" w14:paraId="437C1B6A" w14:textId="77777777" w:rsidTr="00821014">
        <w:tc>
          <w:tcPr>
            <w:tcW w:w="562" w:type="dxa"/>
          </w:tcPr>
          <w:p w14:paraId="4415244E" w14:textId="4C74A06C" w:rsidR="003D21AE" w:rsidRDefault="00B65883" w:rsidP="003D21AE">
            <w:pPr>
              <w:pStyle w:val="05Sentence"/>
              <w:spacing w:after="120"/>
              <w:ind w:left="0" w:firstLine="0"/>
              <w:rPr>
                <w:rFonts w:ascii="Arial" w:hAnsi="Arial" w:cs="Arial"/>
                <w:sz w:val="16"/>
                <w:szCs w:val="16"/>
              </w:rPr>
            </w:pPr>
            <w:ins w:id="830" w:author="Chase, Andy HOUS:EX" w:date="2023-08-21T12:11:00Z">
              <w:r>
                <w:rPr>
                  <w:rFonts w:ascii="Arial" w:hAnsi="Arial" w:cs="Arial"/>
                  <w:sz w:val="16"/>
                  <w:szCs w:val="16"/>
                </w:rPr>
                <w:t>2</w:t>
              </w:r>
            </w:ins>
          </w:p>
        </w:tc>
        <w:tc>
          <w:tcPr>
            <w:tcW w:w="4111" w:type="dxa"/>
          </w:tcPr>
          <w:p w14:paraId="4169F6C8" w14:textId="77777777" w:rsidR="003D21AE" w:rsidRPr="00821014" w:rsidRDefault="003D21AE" w:rsidP="003D21AE">
            <w:pPr>
              <w:pStyle w:val="05Sentence"/>
              <w:spacing w:before="0"/>
              <w:ind w:hanging="12"/>
              <w:rPr>
                <w:ins w:id="831" w:author="Watt, Stephen HOUS:EX" w:date="2023-07-28T14:27:00Z"/>
                <w:rFonts w:ascii="Arial" w:hAnsi="Arial" w:cs="Arial"/>
                <w:b/>
                <w:bCs/>
                <w:sz w:val="16"/>
                <w:szCs w:val="16"/>
              </w:rPr>
            </w:pPr>
            <w:ins w:id="832" w:author="Watt, Stephen HOUS:EX" w:date="2023-07-28T14:27:00Z">
              <w:r w:rsidRPr="00821014">
                <w:rPr>
                  <w:rFonts w:ascii="Arial" w:hAnsi="Arial" w:cs="Arial"/>
                  <w:b/>
                  <w:bCs/>
                  <w:sz w:val="16"/>
                  <w:szCs w:val="16"/>
                </w:rPr>
                <w:t>Ceiling Heights of Rooms or Spaces</w:t>
              </w:r>
            </w:ins>
          </w:p>
          <w:p w14:paraId="192D34B2" w14:textId="77777777" w:rsidR="003D21AE" w:rsidRPr="002D0E7C" w:rsidRDefault="003D21AE" w:rsidP="003D21AE">
            <w:pPr>
              <w:pStyle w:val="05Sentence"/>
              <w:spacing w:before="0" w:after="120"/>
              <w:ind w:hanging="12"/>
              <w:rPr>
                <w:ins w:id="833" w:author="Watt, Stephen HOUS:EX" w:date="2023-07-28T14:27:00Z"/>
                <w:rFonts w:ascii="Arial" w:hAnsi="Arial" w:cs="Arial"/>
                <w:sz w:val="16"/>
                <w:szCs w:val="16"/>
              </w:rPr>
            </w:pPr>
            <w:ins w:id="834" w:author="Watt, Stephen HOUS:EX" w:date="2023-07-28T14:27:00Z">
              <w:r w:rsidRPr="002D0E7C">
                <w:rPr>
                  <w:rFonts w:ascii="Arial" w:hAnsi="Arial" w:cs="Arial"/>
                  <w:sz w:val="16"/>
                  <w:szCs w:val="16"/>
                </w:rPr>
                <w:t>Sentence 9.5.3.1.(1) and Table 9.5.3.1.</w:t>
              </w:r>
            </w:ins>
          </w:p>
          <w:p w14:paraId="764B4290" w14:textId="77777777" w:rsidR="003D21AE" w:rsidRPr="002D0E7C" w:rsidRDefault="003D21AE" w:rsidP="003D21AE">
            <w:pPr>
              <w:pStyle w:val="05Sentence"/>
              <w:spacing w:before="0"/>
              <w:ind w:hanging="12"/>
              <w:rPr>
                <w:ins w:id="835" w:author="Watt, Stephen HOUS:EX" w:date="2023-07-28T14:27:00Z"/>
                <w:rFonts w:ascii="Arial" w:hAnsi="Arial" w:cs="Arial"/>
                <w:sz w:val="16"/>
                <w:szCs w:val="16"/>
              </w:rPr>
            </w:pPr>
            <w:ins w:id="836" w:author="Watt, Stephen HOUS:EX" w:date="2023-07-28T14:27:00Z">
              <w:r w:rsidRPr="002D0E7C">
                <w:rPr>
                  <w:rFonts w:ascii="Arial" w:hAnsi="Arial" w:cs="Arial"/>
                  <w:sz w:val="16"/>
                  <w:szCs w:val="16"/>
                </w:rPr>
                <w:t>Ceiling height shall be not less than 2.1 m over the</w:t>
              </w:r>
            </w:ins>
          </w:p>
          <w:p w14:paraId="7A1E8C44" w14:textId="40458D77" w:rsidR="003D21AE" w:rsidRPr="00821014" w:rsidRDefault="003D21AE" w:rsidP="003D21AE">
            <w:pPr>
              <w:pStyle w:val="05Sentence"/>
              <w:spacing w:before="0"/>
              <w:ind w:hanging="12"/>
              <w:rPr>
                <w:rFonts w:ascii="Arial" w:hAnsi="Arial" w:cs="Arial"/>
                <w:b/>
                <w:bCs/>
                <w:sz w:val="16"/>
                <w:szCs w:val="16"/>
              </w:rPr>
            </w:pPr>
            <w:ins w:id="837" w:author="Watt, Stephen HOUS:EX" w:date="2023-07-28T14:27:00Z">
              <w:r w:rsidRPr="002D0E7C">
                <w:rPr>
                  <w:rFonts w:ascii="Arial" w:hAnsi="Arial" w:cs="Arial"/>
                  <w:sz w:val="16"/>
                  <w:szCs w:val="16"/>
                </w:rPr>
                <w:t>minimum area required in Table 9.5.3.1.</w:t>
              </w:r>
            </w:ins>
          </w:p>
        </w:tc>
        <w:tc>
          <w:tcPr>
            <w:tcW w:w="4536" w:type="dxa"/>
          </w:tcPr>
          <w:p w14:paraId="4750F183" w14:textId="77777777" w:rsidR="003D21AE" w:rsidRPr="002D0E7C" w:rsidRDefault="003D21AE" w:rsidP="003D21AE">
            <w:pPr>
              <w:pStyle w:val="05Sentence"/>
              <w:spacing w:before="0" w:after="120"/>
              <w:ind w:left="0" w:firstLine="0"/>
              <w:rPr>
                <w:ins w:id="838" w:author="Watt, Stephen HOUS:EX" w:date="2023-07-28T14:28:00Z"/>
                <w:rFonts w:ascii="Arial" w:hAnsi="Arial" w:cs="Arial"/>
                <w:sz w:val="16"/>
                <w:szCs w:val="16"/>
              </w:rPr>
            </w:pPr>
            <w:ins w:id="839" w:author="Watt, Stephen HOUS:EX" w:date="2023-07-28T14:28:00Z">
              <w:r w:rsidRPr="002D0E7C">
                <w:rPr>
                  <w:rFonts w:ascii="Arial" w:hAnsi="Arial" w:cs="Arial"/>
                  <w:sz w:val="16"/>
                  <w:szCs w:val="16"/>
                </w:rPr>
                <w:t>Except as required by Sentence 9.9.3.4.(3), the minimum ceiling heights in</w:t>
              </w:r>
            </w:ins>
            <w:ins w:id="840" w:author="Watt, Stephen HOUS:EX" w:date="2023-07-28T14:29:00Z">
              <w:r>
                <w:rPr>
                  <w:rFonts w:ascii="Arial" w:hAnsi="Arial" w:cs="Arial"/>
                  <w:sz w:val="16"/>
                  <w:szCs w:val="16"/>
                </w:rPr>
                <w:t xml:space="preserve"> </w:t>
              </w:r>
            </w:ins>
            <w:ins w:id="841" w:author="Watt, Stephen HOUS:EX" w:date="2023-07-28T14:28:00Z">
              <w:r w:rsidRPr="002D0E7C">
                <w:rPr>
                  <w:rFonts w:ascii="Arial" w:hAnsi="Arial" w:cs="Arial"/>
                  <w:sz w:val="16"/>
                  <w:szCs w:val="16"/>
                </w:rPr>
                <w:t xml:space="preserve">a </w:t>
              </w:r>
              <w:r w:rsidRPr="00821014">
                <w:rPr>
                  <w:rFonts w:ascii="Arial" w:hAnsi="Arial" w:cs="Arial"/>
                  <w:i/>
                  <w:iCs/>
                  <w:sz w:val="16"/>
                  <w:szCs w:val="16"/>
                </w:rPr>
                <w:t>secondary suite</w:t>
              </w:r>
              <w:r w:rsidRPr="002D0E7C">
                <w:rPr>
                  <w:rFonts w:ascii="Arial" w:hAnsi="Arial" w:cs="Arial"/>
                  <w:sz w:val="16"/>
                  <w:szCs w:val="16"/>
                </w:rPr>
                <w:t xml:space="preserve"> over the required area as indicated in Table 9.5.3.1. shall</w:t>
              </w:r>
            </w:ins>
            <w:ins w:id="842" w:author="Watt, Stephen HOUS:EX" w:date="2023-07-28T14:29:00Z">
              <w:r>
                <w:rPr>
                  <w:rFonts w:ascii="Arial" w:hAnsi="Arial" w:cs="Arial"/>
                  <w:sz w:val="16"/>
                  <w:szCs w:val="16"/>
                </w:rPr>
                <w:t xml:space="preserve"> </w:t>
              </w:r>
            </w:ins>
            <w:ins w:id="843" w:author="Watt, Stephen HOUS:EX" w:date="2023-07-28T14:28:00Z">
              <w:r w:rsidRPr="002D0E7C">
                <w:rPr>
                  <w:rFonts w:ascii="Arial" w:hAnsi="Arial" w:cs="Arial"/>
                  <w:sz w:val="16"/>
                  <w:szCs w:val="16"/>
                </w:rPr>
                <w:t>be not less than 1.95 m. It shall be possible to travel from the required area</w:t>
              </w:r>
            </w:ins>
            <w:ins w:id="844" w:author="Watt, Stephen HOUS:EX" w:date="2023-07-28T14:29:00Z">
              <w:r>
                <w:rPr>
                  <w:rFonts w:ascii="Arial" w:hAnsi="Arial" w:cs="Arial"/>
                  <w:sz w:val="16"/>
                  <w:szCs w:val="16"/>
                </w:rPr>
                <w:t xml:space="preserve"> </w:t>
              </w:r>
            </w:ins>
            <w:ins w:id="845" w:author="Watt, Stephen HOUS:EX" w:date="2023-07-28T14:28:00Z">
              <w:r w:rsidRPr="002D0E7C">
                <w:rPr>
                  <w:rFonts w:ascii="Arial" w:hAnsi="Arial" w:cs="Arial"/>
                  <w:sz w:val="16"/>
                  <w:szCs w:val="16"/>
                </w:rPr>
                <w:t xml:space="preserve">of one room to the required areas of all other rooms within the </w:t>
              </w:r>
              <w:r w:rsidRPr="00821014">
                <w:rPr>
                  <w:rFonts w:ascii="Arial" w:hAnsi="Arial" w:cs="Arial"/>
                  <w:i/>
                  <w:iCs/>
                  <w:sz w:val="16"/>
                  <w:szCs w:val="16"/>
                </w:rPr>
                <w:t>secondary</w:t>
              </w:r>
            </w:ins>
            <w:ins w:id="846" w:author="Watt, Stephen HOUS:EX" w:date="2023-07-28T14:29:00Z">
              <w:r w:rsidRPr="00821014">
                <w:rPr>
                  <w:rFonts w:ascii="Arial" w:hAnsi="Arial" w:cs="Arial"/>
                  <w:i/>
                  <w:iCs/>
                  <w:sz w:val="16"/>
                  <w:szCs w:val="16"/>
                </w:rPr>
                <w:t xml:space="preserve"> </w:t>
              </w:r>
            </w:ins>
            <w:ins w:id="847" w:author="Watt, Stephen HOUS:EX" w:date="2023-07-28T14:28:00Z">
              <w:r w:rsidRPr="00821014">
                <w:rPr>
                  <w:rFonts w:ascii="Arial" w:hAnsi="Arial" w:cs="Arial"/>
                  <w:i/>
                  <w:iCs/>
                  <w:sz w:val="16"/>
                  <w:szCs w:val="16"/>
                </w:rPr>
                <w:t>suite</w:t>
              </w:r>
              <w:r w:rsidRPr="002D0E7C">
                <w:rPr>
                  <w:rFonts w:ascii="Arial" w:hAnsi="Arial" w:cs="Arial"/>
                  <w:sz w:val="16"/>
                  <w:szCs w:val="16"/>
                </w:rPr>
                <w:t xml:space="preserve"> without reduction of the ceiling height to less than 1.95 m.</w:t>
              </w:r>
            </w:ins>
          </w:p>
          <w:p w14:paraId="00F7F4EF" w14:textId="074DFBEB" w:rsidR="003D21AE" w:rsidRPr="002D0E7C" w:rsidRDefault="003D21AE" w:rsidP="003D21AE">
            <w:pPr>
              <w:pStyle w:val="05Sentence"/>
              <w:spacing w:before="0" w:after="120"/>
              <w:ind w:left="0" w:firstLine="0"/>
              <w:rPr>
                <w:rFonts w:ascii="Arial" w:hAnsi="Arial" w:cs="Arial"/>
                <w:sz w:val="16"/>
                <w:szCs w:val="16"/>
              </w:rPr>
            </w:pPr>
            <w:ins w:id="848" w:author="Watt, Stephen HOUS:EX" w:date="2023-07-28T14:28:00Z">
              <w:r w:rsidRPr="002D0E7C">
                <w:rPr>
                  <w:rFonts w:ascii="Arial" w:hAnsi="Arial" w:cs="Arial"/>
                  <w:sz w:val="16"/>
                  <w:szCs w:val="16"/>
                </w:rPr>
                <w:t>Except as required by Sentence 9.9.3.4.(3), the minimum clear height</w:t>
              </w:r>
            </w:ins>
            <w:ins w:id="849" w:author="Watt, Stephen HOUS:EX" w:date="2023-07-28T14:29:00Z">
              <w:r>
                <w:rPr>
                  <w:rFonts w:ascii="Arial" w:hAnsi="Arial" w:cs="Arial"/>
                  <w:sz w:val="16"/>
                  <w:szCs w:val="16"/>
                </w:rPr>
                <w:t xml:space="preserve"> </w:t>
              </w:r>
            </w:ins>
            <w:ins w:id="850" w:author="Watt, Stephen HOUS:EX" w:date="2023-07-28T14:28:00Z">
              <w:r w:rsidRPr="002D0E7C">
                <w:rPr>
                  <w:rFonts w:ascii="Arial" w:hAnsi="Arial" w:cs="Arial"/>
                  <w:sz w:val="16"/>
                  <w:szCs w:val="16"/>
                </w:rPr>
                <w:t>under beams and ducting, including where located over stairs, in a</w:t>
              </w:r>
            </w:ins>
            <w:ins w:id="851" w:author="Watt, Stephen HOUS:EX" w:date="2023-07-28T14:29:00Z">
              <w:r>
                <w:rPr>
                  <w:rFonts w:ascii="Arial" w:hAnsi="Arial" w:cs="Arial"/>
                  <w:sz w:val="16"/>
                  <w:szCs w:val="16"/>
                </w:rPr>
                <w:t xml:space="preserve"> </w:t>
              </w:r>
            </w:ins>
            <w:ins w:id="852" w:author="Watt, Stephen HOUS:EX" w:date="2023-07-28T14:28:00Z">
              <w:r w:rsidRPr="00821014">
                <w:rPr>
                  <w:rFonts w:ascii="Arial" w:hAnsi="Arial" w:cs="Arial"/>
                  <w:i/>
                  <w:iCs/>
                  <w:sz w:val="16"/>
                  <w:szCs w:val="16"/>
                </w:rPr>
                <w:t>secondary suite</w:t>
              </w:r>
              <w:r w:rsidRPr="002D0E7C">
                <w:rPr>
                  <w:rFonts w:ascii="Arial" w:hAnsi="Arial" w:cs="Arial"/>
                  <w:sz w:val="16"/>
                  <w:szCs w:val="16"/>
                </w:rPr>
                <w:t xml:space="preserve"> shall be not less than 1.85 m</w:t>
              </w:r>
              <w:r>
                <w:rPr>
                  <w:rFonts w:ascii="Arial" w:hAnsi="Arial" w:cs="Arial"/>
                  <w:sz w:val="16"/>
                  <w:szCs w:val="16"/>
                </w:rPr>
                <w:t>.</w:t>
              </w:r>
            </w:ins>
          </w:p>
        </w:tc>
      </w:tr>
      <w:tr w:rsidR="00F16DCD" w14:paraId="6610C634" w14:textId="77777777" w:rsidTr="00821014">
        <w:trPr>
          <w:ins w:id="853" w:author="Watt, Stephen HOUS:EX" w:date="2023-07-28T14:16:00Z"/>
        </w:trPr>
        <w:tc>
          <w:tcPr>
            <w:tcW w:w="562" w:type="dxa"/>
          </w:tcPr>
          <w:p w14:paraId="5EB4FC87" w14:textId="533576CA" w:rsidR="00F16DCD" w:rsidRPr="002D0E7C" w:rsidRDefault="00B65883" w:rsidP="00821014">
            <w:pPr>
              <w:pStyle w:val="05Sentence"/>
              <w:spacing w:after="120"/>
              <w:ind w:left="0" w:firstLine="0"/>
              <w:rPr>
                <w:ins w:id="854" w:author="Watt, Stephen HOUS:EX" w:date="2023-07-28T14:16:00Z"/>
                <w:rFonts w:ascii="Arial" w:hAnsi="Arial" w:cs="Arial"/>
                <w:sz w:val="16"/>
                <w:szCs w:val="16"/>
              </w:rPr>
            </w:pPr>
            <w:ins w:id="855" w:author="Chase, Andy HOUS:EX" w:date="2023-08-21T12:12:00Z">
              <w:r>
                <w:rPr>
                  <w:rFonts w:ascii="Arial" w:hAnsi="Arial" w:cs="Arial"/>
                  <w:sz w:val="16"/>
                  <w:szCs w:val="16"/>
                </w:rPr>
                <w:t>3</w:t>
              </w:r>
            </w:ins>
          </w:p>
        </w:tc>
        <w:tc>
          <w:tcPr>
            <w:tcW w:w="4111" w:type="dxa"/>
          </w:tcPr>
          <w:p w14:paraId="52DA4185" w14:textId="77777777" w:rsidR="00610E2E" w:rsidRPr="00821014" w:rsidRDefault="00610E2E" w:rsidP="00821014">
            <w:pPr>
              <w:pStyle w:val="05Sentence"/>
              <w:spacing w:before="0"/>
              <w:ind w:left="0" w:firstLine="0"/>
              <w:rPr>
                <w:ins w:id="856" w:author="Watt, Stephen HOUS:EX" w:date="2023-07-28T14:30:00Z"/>
                <w:rFonts w:ascii="Arial" w:hAnsi="Arial" w:cs="Arial"/>
                <w:b/>
                <w:bCs/>
                <w:sz w:val="16"/>
                <w:szCs w:val="16"/>
              </w:rPr>
            </w:pPr>
            <w:ins w:id="857" w:author="Watt, Stephen HOUS:EX" w:date="2023-07-28T14:30:00Z">
              <w:r w:rsidRPr="00821014">
                <w:rPr>
                  <w:rFonts w:ascii="Arial" w:hAnsi="Arial" w:cs="Arial"/>
                  <w:b/>
                  <w:bCs/>
                  <w:sz w:val="16"/>
                  <w:szCs w:val="16"/>
                </w:rPr>
                <w:t>Doorway Opening Sizes</w:t>
              </w:r>
            </w:ins>
          </w:p>
          <w:p w14:paraId="1A106EF9" w14:textId="77777777" w:rsidR="00610E2E" w:rsidRPr="00610E2E" w:rsidRDefault="00610E2E" w:rsidP="00821014">
            <w:pPr>
              <w:pStyle w:val="05Sentence"/>
              <w:spacing w:before="0" w:after="120"/>
              <w:ind w:left="0" w:firstLine="0"/>
              <w:rPr>
                <w:ins w:id="858" w:author="Watt, Stephen HOUS:EX" w:date="2023-07-28T14:30:00Z"/>
                <w:rFonts w:ascii="Arial" w:hAnsi="Arial" w:cs="Arial"/>
                <w:sz w:val="16"/>
                <w:szCs w:val="16"/>
              </w:rPr>
            </w:pPr>
            <w:ins w:id="859" w:author="Watt, Stephen HOUS:EX" w:date="2023-07-28T14:30:00Z">
              <w:r w:rsidRPr="00610E2E">
                <w:rPr>
                  <w:rFonts w:ascii="Arial" w:hAnsi="Arial" w:cs="Arial"/>
                  <w:sz w:val="16"/>
                  <w:szCs w:val="16"/>
                </w:rPr>
                <w:t>Sentence 9.5.5.1.(1) and Table 9.5.5.1.</w:t>
              </w:r>
            </w:ins>
          </w:p>
          <w:p w14:paraId="6048B842" w14:textId="2ADC4F38" w:rsidR="00F16DCD" w:rsidRPr="002D0E7C" w:rsidRDefault="00610E2E" w:rsidP="00821014">
            <w:pPr>
              <w:pStyle w:val="05Sentence"/>
              <w:spacing w:before="0"/>
              <w:ind w:left="0" w:firstLine="0"/>
              <w:rPr>
                <w:ins w:id="860" w:author="Watt, Stephen HOUS:EX" w:date="2023-07-28T14:16:00Z"/>
                <w:rFonts w:ascii="Arial" w:hAnsi="Arial" w:cs="Arial"/>
                <w:sz w:val="16"/>
                <w:szCs w:val="16"/>
              </w:rPr>
            </w:pPr>
            <w:ins w:id="861" w:author="Watt, Stephen HOUS:EX" w:date="2023-07-28T14:30:00Z">
              <w:r w:rsidRPr="00610E2E">
                <w:rPr>
                  <w:rFonts w:ascii="Arial" w:hAnsi="Arial" w:cs="Arial"/>
                  <w:sz w:val="16"/>
                  <w:szCs w:val="16"/>
                </w:rPr>
                <w:t>Doorway openings shall be designed to accommodate</w:t>
              </w:r>
              <w:r>
                <w:rPr>
                  <w:rFonts w:ascii="Arial" w:hAnsi="Arial" w:cs="Arial"/>
                  <w:sz w:val="16"/>
                  <w:szCs w:val="16"/>
                </w:rPr>
                <w:t xml:space="preserve"> </w:t>
              </w:r>
              <w:r w:rsidRPr="00610E2E">
                <w:rPr>
                  <w:rFonts w:ascii="Arial" w:hAnsi="Arial" w:cs="Arial"/>
                  <w:sz w:val="16"/>
                  <w:szCs w:val="16"/>
                </w:rPr>
                <w:t>swing-type and folding doors not less than 1 980 mm</w:t>
              </w:r>
            </w:ins>
            <w:ins w:id="862" w:author="Watt, Stephen HOUS:EX" w:date="2023-07-28T15:44:00Z">
              <w:r w:rsidR="00D2154F">
                <w:rPr>
                  <w:rFonts w:ascii="Arial" w:hAnsi="Arial" w:cs="Arial"/>
                  <w:sz w:val="16"/>
                  <w:szCs w:val="16"/>
                </w:rPr>
                <w:t xml:space="preserve"> </w:t>
              </w:r>
            </w:ins>
            <w:ins w:id="863" w:author="Watt, Stephen HOUS:EX" w:date="2023-07-28T14:30:00Z">
              <w:r w:rsidRPr="00610E2E">
                <w:rPr>
                  <w:rFonts w:ascii="Arial" w:hAnsi="Arial" w:cs="Arial"/>
                  <w:sz w:val="16"/>
                  <w:szCs w:val="16"/>
                </w:rPr>
                <w:t>high.</w:t>
              </w:r>
            </w:ins>
          </w:p>
        </w:tc>
        <w:tc>
          <w:tcPr>
            <w:tcW w:w="4536" w:type="dxa"/>
          </w:tcPr>
          <w:p w14:paraId="60D1A76C" w14:textId="2D930A22" w:rsidR="00F16DCD" w:rsidRPr="002D0E7C" w:rsidRDefault="00610E2E" w:rsidP="00821014">
            <w:pPr>
              <w:pStyle w:val="05Sentence"/>
              <w:spacing w:before="0"/>
              <w:ind w:left="0" w:firstLine="0"/>
              <w:rPr>
                <w:ins w:id="864" w:author="Watt, Stephen HOUS:EX" w:date="2023-07-28T14:16:00Z"/>
                <w:rFonts w:ascii="Arial" w:hAnsi="Arial" w:cs="Arial"/>
                <w:sz w:val="16"/>
                <w:szCs w:val="16"/>
              </w:rPr>
            </w:pPr>
            <w:ins w:id="865" w:author="Watt, Stephen HOUS:EX" w:date="2023-07-28T14:31:00Z">
              <w:r w:rsidRPr="00610E2E">
                <w:rPr>
                  <w:rFonts w:ascii="Arial" w:hAnsi="Arial" w:cs="Arial"/>
                  <w:sz w:val="16"/>
                  <w:szCs w:val="16"/>
                </w:rPr>
                <w:t xml:space="preserve">Except for </w:t>
              </w:r>
              <w:r w:rsidRPr="00821014">
                <w:rPr>
                  <w:rFonts w:ascii="Arial" w:hAnsi="Arial" w:cs="Arial"/>
                  <w:i/>
                  <w:iCs/>
                  <w:sz w:val="16"/>
                  <w:szCs w:val="16"/>
                </w:rPr>
                <w:t xml:space="preserve">exit </w:t>
              </w:r>
              <w:r w:rsidRPr="00610E2E">
                <w:rPr>
                  <w:rFonts w:ascii="Arial" w:hAnsi="Arial" w:cs="Arial"/>
                  <w:sz w:val="16"/>
                  <w:szCs w:val="16"/>
                </w:rPr>
                <w:t xml:space="preserve">doors and for doors serving </w:t>
              </w:r>
              <w:r w:rsidRPr="00045550">
                <w:rPr>
                  <w:rFonts w:ascii="Arial" w:hAnsi="Arial" w:cs="Arial"/>
                  <w:i/>
                  <w:iCs/>
                  <w:sz w:val="16"/>
                  <w:szCs w:val="16"/>
                </w:rPr>
                <w:t>public corridors</w:t>
              </w:r>
              <w:r w:rsidRPr="00610E2E">
                <w:rPr>
                  <w:rFonts w:ascii="Arial" w:hAnsi="Arial" w:cs="Arial"/>
                  <w:sz w:val="16"/>
                  <w:szCs w:val="16"/>
                </w:rPr>
                <w:t xml:space="preserve"> and</w:t>
              </w:r>
              <w:r w:rsidRPr="00821014">
                <w:rPr>
                  <w:rFonts w:ascii="Arial" w:hAnsi="Arial" w:cs="Arial"/>
                  <w:i/>
                  <w:iCs/>
                  <w:sz w:val="16"/>
                  <w:szCs w:val="16"/>
                </w:rPr>
                <w:t xml:space="preserve"> exit</w:t>
              </w:r>
              <w:r>
                <w:rPr>
                  <w:rFonts w:ascii="Arial" w:hAnsi="Arial" w:cs="Arial"/>
                  <w:sz w:val="16"/>
                  <w:szCs w:val="16"/>
                </w:rPr>
                <w:t xml:space="preserve"> </w:t>
              </w:r>
              <w:r w:rsidRPr="00610E2E">
                <w:rPr>
                  <w:rFonts w:ascii="Arial" w:hAnsi="Arial" w:cs="Arial"/>
                  <w:sz w:val="16"/>
                  <w:szCs w:val="16"/>
                </w:rPr>
                <w:t xml:space="preserve">corridors that serve a house with a </w:t>
              </w:r>
              <w:r w:rsidRPr="00821014">
                <w:rPr>
                  <w:rFonts w:ascii="Arial" w:hAnsi="Arial" w:cs="Arial"/>
                  <w:i/>
                  <w:iCs/>
                  <w:sz w:val="16"/>
                  <w:szCs w:val="16"/>
                </w:rPr>
                <w:t>secondary suite</w:t>
              </w:r>
              <w:r w:rsidRPr="00610E2E">
                <w:rPr>
                  <w:rFonts w:ascii="Arial" w:hAnsi="Arial" w:cs="Arial"/>
                  <w:sz w:val="16"/>
                  <w:szCs w:val="16"/>
                </w:rPr>
                <w:t>, doorway openings</w:t>
              </w:r>
              <w:r>
                <w:rPr>
                  <w:rFonts w:ascii="Arial" w:hAnsi="Arial" w:cs="Arial"/>
                  <w:sz w:val="16"/>
                  <w:szCs w:val="16"/>
                </w:rPr>
                <w:t xml:space="preserve"> </w:t>
              </w:r>
              <w:r w:rsidRPr="00610E2E">
                <w:rPr>
                  <w:rFonts w:ascii="Arial" w:hAnsi="Arial" w:cs="Arial"/>
                  <w:sz w:val="16"/>
                  <w:szCs w:val="16"/>
                </w:rPr>
                <w:t xml:space="preserve">within a </w:t>
              </w:r>
              <w:r w:rsidRPr="00821014">
                <w:rPr>
                  <w:rFonts w:ascii="Arial" w:hAnsi="Arial" w:cs="Arial"/>
                  <w:i/>
                  <w:iCs/>
                  <w:sz w:val="16"/>
                  <w:szCs w:val="16"/>
                </w:rPr>
                <w:t>secondary suite</w:t>
              </w:r>
              <w:r w:rsidRPr="00610E2E">
                <w:rPr>
                  <w:rFonts w:ascii="Arial" w:hAnsi="Arial" w:cs="Arial"/>
                  <w:sz w:val="16"/>
                  <w:szCs w:val="16"/>
                </w:rPr>
                <w:t xml:space="preserve"> shall be designed to accommodate swing-type and</w:t>
              </w:r>
              <w:r>
                <w:rPr>
                  <w:rFonts w:ascii="Arial" w:hAnsi="Arial" w:cs="Arial"/>
                  <w:sz w:val="16"/>
                  <w:szCs w:val="16"/>
                </w:rPr>
                <w:t xml:space="preserve"> </w:t>
              </w:r>
              <w:r w:rsidRPr="00610E2E">
                <w:rPr>
                  <w:rFonts w:ascii="Arial" w:hAnsi="Arial" w:cs="Arial"/>
                  <w:sz w:val="16"/>
                  <w:szCs w:val="16"/>
                </w:rPr>
                <w:t>folding doors not less than 1 890 mm high.</w:t>
              </w:r>
            </w:ins>
          </w:p>
        </w:tc>
      </w:tr>
      <w:tr w:rsidR="00F16DCD" w14:paraId="44568E82" w14:textId="77777777" w:rsidTr="00821014">
        <w:trPr>
          <w:ins w:id="866" w:author="Watt, Stephen HOUS:EX" w:date="2023-07-28T14:16:00Z"/>
        </w:trPr>
        <w:tc>
          <w:tcPr>
            <w:tcW w:w="562" w:type="dxa"/>
          </w:tcPr>
          <w:p w14:paraId="2C90AF47" w14:textId="39B4F321" w:rsidR="00F16DCD" w:rsidRPr="002D0E7C" w:rsidRDefault="00B65883" w:rsidP="00821014">
            <w:pPr>
              <w:pStyle w:val="05Sentence"/>
              <w:spacing w:after="120"/>
              <w:ind w:left="0" w:firstLine="0"/>
              <w:rPr>
                <w:ins w:id="867" w:author="Watt, Stephen HOUS:EX" w:date="2023-07-28T14:16:00Z"/>
                <w:rFonts w:ascii="Arial" w:hAnsi="Arial" w:cs="Arial"/>
                <w:sz w:val="16"/>
                <w:szCs w:val="16"/>
              </w:rPr>
            </w:pPr>
            <w:ins w:id="868" w:author="Chase, Andy HOUS:EX" w:date="2023-08-21T12:12:00Z">
              <w:r>
                <w:rPr>
                  <w:rFonts w:ascii="Arial" w:hAnsi="Arial" w:cs="Arial"/>
                  <w:sz w:val="16"/>
                  <w:szCs w:val="16"/>
                </w:rPr>
                <w:t>4</w:t>
              </w:r>
            </w:ins>
          </w:p>
        </w:tc>
        <w:tc>
          <w:tcPr>
            <w:tcW w:w="4111" w:type="dxa"/>
          </w:tcPr>
          <w:p w14:paraId="0B1EEBB4" w14:textId="77777777" w:rsidR="0068502C" w:rsidRPr="00821014" w:rsidRDefault="0068502C" w:rsidP="00821014">
            <w:pPr>
              <w:pStyle w:val="05Sentence"/>
              <w:spacing w:before="0"/>
              <w:ind w:hanging="12"/>
              <w:rPr>
                <w:ins w:id="869" w:author="Watt, Stephen HOUS:EX" w:date="2023-07-28T14:51:00Z"/>
                <w:rFonts w:ascii="Arial" w:hAnsi="Arial" w:cs="Arial"/>
                <w:b/>
                <w:bCs/>
                <w:sz w:val="16"/>
                <w:szCs w:val="16"/>
              </w:rPr>
            </w:pPr>
            <w:ins w:id="870" w:author="Watt, Stephen HOUS:EX" w:date="2023-07-28T14:51:00Z">
              <w:r w:rsidRPr="00821014">
                <w:rPr>
                  <w:rFonts w:ascii="Arial" w:hAnsi="Arial" w:cs="Arial"/>
                  <w:b/>
                  <w:bCs/>
                  <w:sz w:val="16"/>
                  <w:szCs w:val="16"/>
                </w:rPr>
                <w:t>Height over Stairs</w:t>
              </w:r>
            </w:ins>
          </w:p>
          <w:p w14:paraId="3C451B9A" w14:textId="77777777" w:rsidR="0068502C" w:rsidRPr="0068502C" w:rsidRDefault="0068502C" w:rsidP="00821014">
            <w:pPr>
              <w:pStyle w:val="05Sentence"/>
              <w:spacing w:before="0" w:after="120"/>
              <w:ind w:hanging="12"/>
              <w:rPr>
                <w:ins w:id="871" w:author="Watt, Stephen HOUS:EX" w:date="2023-07-28T14:51:00Z"/>
                <w:rFonts w:ascii="Arial" w:hAnsi="Arial" w:cs="Arial"/>
                <w:sz w:val="16"/>
                <w:szCs w:val="16"/>
              </w:rPr>
            </w:pPr>
            <w:ins w:id="872" w:author="Watt, Stephen HOUS:EX" w:date="2023-07-28T14:51:00Z">
              <w:r w:rsidRPr="0068502C">
                <w:rPr>
                  <w:rFonts w:ascii="Arial" w:hAnsi="Arial" w:cs="Arial"/>
                  <w:sz w:val="16"/>
                  <w:szCs w:val="16"/>
                </w:rPr>
                <w:t>Sentence 9.8.2.2.(3)</w:t>
              </w:r>
            </w:ins>
          </w:p>
          <w:p w14:paraId="45A11055" w14:textId="6DD28A62" w:rsidR="00F16DCD" w:rsidRPr="002D0E7C" w:rsidRDefault="0068502C" w:rsidP="00821014">
            <w:pPr>
              <w:pStyle w:val="05Sentence"/>
              <w:spacing w:before="0"/>
              <w:ind w:hanging="12"/>
              <w:rPr>
                <w:ins w:id="873" w:author="Watt, Stephen HOUS:EX" w:date="2023-07-28T14:16:00Z"/>
                <w:rFonts w:ascii="Arial" w:hAnsi="Arial" w:cs="Arial"/>
                <w:sz w:val="16"/>
                <w:szCs w:val="16"/>
              </w:rPr>
            </w:pPr>
            <w:ins w:id="874" w:author="Watt, Stephen HOUS:EX" w:date="2023-07-28T14:51:00Z">
              <w:r w:rsidRPr="0068502C">
                <w:rPr>
                  <w:rFonts w:ascii="Arial" w:hAnsi="Arial" w:cs="Arial"/>
                  <w:sz w:val="16"/>
                  <w:szCs w:val="16"/>
                </w:rPr>
                <w:t>The clear height over stairs shall be not less than 1950</w:t>
              </w:r>
            </w:ins>
            <w:ins w:id="875" w:author="Watt, Stephen HOUS:EX" w:date="2023-07-28T15:44:00Z">
              <w:r w:rsidR="00D2154F">
                <w:rPr>
                  <w:rFonts w:ascii="Arial" w:hAnsi="Arial" w:cs="Arial"/>
                  <w:sz w:val="16"/>
                  <w:szCs w:val="16"/>
                </w:rPr>
                <w:t xml:space="preserve"> </w:t>
              </w:r>
            </w:ins>
            <w:ins w:id="876" w:author="Watt, Stephen HOUS:EX" w:date="2023-07-28T14:51:00Z">
              <w:r w:rsidRPr="0068502C">
                <w:rPr>
                  <w:rFonts w:ascii="Arial" w:hAnsi="Arial" w:cs="Arial"/>
                  <w:sz w:val="16"/>
                  <w:szCs w:val="16"/>
                </w:rPr>
                <w:t>mm.</w:t>
              </w:r>
            </w:ins>
          </w:p>
        </w:tc>
        <w:tc>
          <w:tcPr>
            <w:tcW w:w="4536" w:type="dxa"/>
          </w:tcPr>
          <w:p w14:paraId="4EFC690A" w14:textId="520D88F2" w:rsidR="00F16DCD" w:rsidRPr="002D0E7C" w:rsidRDefault="0068502C" w:rsidP="00821014">
            <w:pPr>
              <w:pStyle w:val="05Sentence"/>
              <w:spacing w:before="0" w:after="120"/>
              <w:ind w:hanging="12"/>
              <w:rPr>
                <w:ins w:id="877" w:author="Watt, Stephen HOUS:EX" w:date="2023-07-28T14:16:00Z"/>
                <w:rFonts w:ascii="Arial" w:hAnsi="Arial" w:cs="Arial"/>
                <w:sz w:val="16"/>
                <w:szCs w:val="16"/>
              </w:rPr>
            </w:pPr>
            <w:ins w:id="878" w:author="Watt, Stephen HOUS:EX" w:date="2023-07-28T14:53:00Z">
              <w:r w:rsidRPr="0068502C">
                <w:rPr>
                  <w:rFonts w:ascii="Arial" w:hAnsi="Arial" w:cs="Arial"/>
                  <w:sz w:val="16"/>
                  <w:szCs w:val="16"/>
                </w:rPr>
                <w:t xml:space="preserve">Except for stairs in a </w:t>
              </w:r>
              <w:r w:rsidRPr="00821014">
                <w:rPr>
                  <w:rFonts w:ascii="Arial" w:hAnsi="Arial" w:cs="Arial"/>
                  <w:i/>
                  <w:iCs/>
                  <w:sz w:val="16"/>
                  <w:szCs w:val="16"/>
                </w:rPr>
                <w:t>public corridor</w:t>
              </w:r>
              <w:r w:rsidRPr="0068502C">
                <w:rPr>
                  <w:rFonts w:ascii="Arial" w:hAnsi="Arial" w:cs="Arial"/>
                  <w:sz w:val="16"/>
                  <w:szCs w:val="16"/>
                </w:rPr>
                <w:t xml:space="preserve"> or</w:t>
              </w:r>
              <w:r w:rsidRPr="00821014">
                <w:rPr>
                  <w:rFonts w:ascii="Arial" w:hAnsi="Arial" w:cs="Arial"/>
                  <w:i/>
                  <w:iCs/>
                  <w:sz w:val="16"/>
                  <w:szCs w:val="16"/>
                </w:rPr>
                <w:t xml:space="preserve"> exit</w:t>
              </w:r>
              <w:r w:rsidRPr="0068502C">
                <w:rPr>
                  <w:rFonts w:ascii="Arial" w:hAnsi="Arial" w:cs="Arial"/>
                  <w:sz w:val="16"/>
                  <w:szCs w:val="16"/>
                </w:rPr>
                <w:t xml:space="preserve"> corridor that serve a house with</w:t>
              </w:r>
              <w:r>
                <w:rPr>
                  <w:rFonts w:ascii="Arial" w:hAnsi="Arial" w:cs="Arial"/>
                  <w:sz w:val="16"/>
                  <w:szCs w:val="16"/>
                </w:rPr>
                <w:t xml:space="preserve"> </w:t>
              </w:r>
              <w:r w:rsidRPr="0068502C">
                <w:rPr>
                  <w:rFonts w:ascii="Arial" w:hAnsi="Arial" w:cs="Arial"/>
                  <w:sz w:val="16"/>
                  <w:szCs w:val="16"/>
                </w:rPr>
                <w:t xml:space="preserve">a </w:t>
              </w:r>
              <w:r w:rsidRPr="00821014">
                <w:rPr>
                  <w:rFonts w:ascii="Arial" w:hAnsi="Arial" w:cs="Arial"/>
                  <w:i/>
                  <w:iCs/>
                  <w:sz w:val="16"/>
                  <w:szCs w:val="16"/>
                </w:rPr>
                <w:t>secondary suite</w:t>
              </w:r>
              <w:r w:rsidRPr="0068502C">
                <w:rPr>
                  <w:rFonts w:ascii="Arial" w:hAnsi="Arial" w:cs="Arial"/>
                  <w:sz w:val="16"/>
                  <w:szCs w:val="16"/>
                </w:rPr>
                <w:t>, the clear height over stairs that are located under</w:t>
              </w:r>
              <w:r>
                <w:rPr>
                  <w:rFonts w:ascii="Arial" w:hAnsi="Arial" w:cs="Arial"/>
                  <w:sz w:val="16"/>
                  <w:szCs w:val="16"/>
                </w:rPr>
                <w:t xml:space="preserve"> </w:t>
              </w:r>
              <w:r w:rsidRPr="0068502C">
                <w:rPr>
                  <w:rFonts w:ascii="Arial" w:hAnsi="Arial" w:cs="Arial"/>
                  <w:sz w:val="16"/>
                  <w:szCs w:val="16"/>
                </w:rPr>
                <w:t xml:space="preserve">existing beams and existing ducting in a house with a </w:t>
              </w:r>
              <w:r w:rsidRPr="00821014">
                <w:rPr>
                  <w:rFonts w:ascii="Arial" w:hAnsi="Arial" w:cs="Arial"/>
                  <w:i/>
                  <w:iCs/>
                  <w:sz w:val="16"/>
                  <w:szCs w:val="16"/>
                </w:rPr>
                <w:t>secondary suite</w:t>
              </w:r>
              <w:r w:rsidRPr="0068502C">
                <w:rPr>
                  <w:rFonts w:ascii="Arial" w:hAnsi="Arial" w:cs="Arial"/>
                  <w:sz w:val="16"/>
                  <w:szCs w:val="16"/>
                </w:rPr>
                <w:t xml:space="preserve"> shall</w:t>
              </w:r>
              <w:r>
                <w:rPr>
                  <w:rFonts w:ascii="Arial" w:hAnsi="Arial" w:cs="Arial"/>
                  <w:sz w:val="16"/>
                  <w:szCs w:val="16"/>
                </w:rPr>
                <w:t xml:space="preserve"> </w:t>
              </w:r>
              <w:r w:rsidRPr="0068502C">
                <w:rPr>
                  <w:rFonts w:ascii="Arial" w:hAnsi="Arial" w:cs="Arial"/>
                  <w:sz w:val="16"/>
                  <w:szCs w:val="16"/>
                </w:rPr>
                <w:t>be not less than 1 850 mm.</w:t>
              </w:r>
            </w:ins>
          </w:p>
        </w:tc>
      </w:tr>
      <w:tr w:rsidR="00F16DCD" w14:paraId="25E84773" w14:textId="77777777" w:rsidTr="00821014">
        <w:trPr>
          <w:ins w:id="879" w:author="Watt, Stephen HOUS:EX" w:date="2023-07-28T14:16:00Z"/>
        </w:trPr>
        <w:tc>
          <w:tcPr>
            <w:tcW w:w="562" w:type="dxa"/>
          </w:tcPr>
          <w:p w14:paraId="47A5DDF4" w14:textId="16AC0A30" w:rsidR="00F16DCD" w:rsidRPr="002D0E7C" w:rsidRDefault="00B65883" w:rsidP="00821014">
            <w:pPr>
              <w:pStyle w:val="05Sentence"/>
              <w:spacing w:after="120"/>
              <w:ind w:left="0" w:firstLine="0"/>
              <w:rPr>
                <w:ins w:id="880" w:author="Watt, Stephen HOUS:EX" w:date="2023-07-28T14:16:00Z"/>
                <w:rFonts w:ascii="Arial" w:hAnsi="Arial" w:cs="Arial"/>
                <w:sz w:val="16"/>
                <w:szCs w:val="16"/>
              </w:rPr>
            </w:pPr>
            <w:ins w:id="881" w:author="Chase, Andy HOUS:EX" w:date="2023-08-21T12:12:00Z">
              <w:r>
                <w:rPr>
                  <w:rFonts w:ascii="Arial" w:hAnsi="Arial" w:cs="Arial"/>
                  <w:sz w:val="16"/>
                  <w:szCs w:val="16"/>
                </w:rPr>
                <w:lastRenderedPageBreak/>
                <w:t>5</w:t>
              </w:r>
            </w:ins>
          </w:p>
        </w:tc>
        <w:tc>
          <w:tcPr>
            <w:tcW w:w="4111" w:type="dxa"/>
          </w:tcPr>
          <w:p w14:paraId="03F7AFCE" w14:textId="6C1EA935" w:rsidR="0068502C" w:rsidRPr="00821014" w:rsidRDefault="0068502C" w:rsidP="00821014">
            <w:pPr>
              <w:pStyle w:val="05Sentence"/>
              <w:spacing w:before="0"/>
              <w:ind w:left="0" w:firstLine="17"/>
              <w:rPr>
                <w:ins w:id="882" w:author="Watt, Stephen HOUS:EX" w:date="2023-07-28T14:54:00Z"/>
                <w:rFonts w:ascii="Arial" w:hAnsi="Arial" w:cs="Arial"/>
                <w:b/>
                <w:bCs/>
                <w:sz w:val="16"/>
                <w:szCs w:val="16"/>
              </w:rPr>
            </w:pPr>
            <w:ins w:id="883" w:author="Watt, Stephen HOUS:EX" w:date="2023-07-28T14:54:00Z">
              <w:r w:rsidRPr="00821014">
                <w:rPr>
                  <w:rFonts w:ascii="Arial" w:hAnsi="Arial" w:cs="Arial"/>
                  <w:b/>
                  <w:bCs/>
                  <w:sz w:val="16"/>
                  <w:szCs w:val="16"/>
                </w:rPr>
                <w:t xml:space="preserve">Openings Near Unenclosed Exterior </w:t>
              </w:r>
              <w:r w:rsidRPr="00821014">
                <w:rPr>
                  <w:rFonts w:ascii="Arial" w:hAnsi="Arial" w:cs="Arial"/>
                  <w:b/>
                  <w:bCs/>
                  <w:i/>
                  <w:iCs/>
                  <w:sz w:val="16"/>
                  <w:szCs w:val="16"/>
                </w:rPr>
                <w:t xml:space="preserve">Exit </w:t>
              </w:r>
              <w:r w:rsidRPr="00821014">
                <w:rPr>
                  <w:rFonts w:ascii="Arial" w:hAnsi="Arial" w:cs="Arial"/>
                  <w:b/>
                  <w:bCs/>
                  <w:sz w:val="16"/>
                  <w:szCs w:val="16"/>
                </w:rPr>
                <w:t>Stairs and</w:t>
              </w:r>
            </w:ins>
            <w:ins w:id="884" w:author="Watt, Stephen HOUS:EX" w:date="2023-07-28T14:55:00Z">
              <w:r>
                <w:rPr>
                  <w:rFonts w:ascii="Arial" w:hAnsi="Arial" w:cs="Arial"/>
                  <w:b/>
                  <w:bCs/>
                  <w:sz w:val="16"/>
                  <w:szCs w:val="16"/>
                </w:rPr>
                <w:t xml:space="preserve"> </w:t>
              </w:r>
            </w:ins>
            <w:ins w:id="885" w:author="Watt, Stephen HOUS:EX" w:date="2023-07-28T14:54:00Z">
              <w:r w:rsidRPr="00821014">
                <w:rPr>
                  <w:rFonts w:ascii="Arial" w:hAnsi="Arial" w:cs="Arial"/>
                  <w:b/>
                  <w:bCs/>
                  <w:sz w:val="16"/>
                  <w:szCs w:val="16"/>
                </w:rPr>
                <w:t>Ramps</w:t>
              </w:r>
            </w:ins>
          </w:p>
          <w:p w14:paraId="5020357F" w14:textId="77777777" w:rsidR="0068502C" w:rsidRPr="0068502C" w:rsidRDefault="0068502C" w:rsidP="00821014">
            <w:pPr>
              <w:pStyle w:val="05Sentence"/>
              <w:spacing w:before="0" w:after="120"/>
              <w:ind w:left="0" w:firstLine="17"/>
              <w:rPr>
                <w:ins w:id="886" w:author="Watt, Stephen HOUS:EX" w:date="2023-07-28T14:54:00Z"/>
                <w:rFonts w:ascii="Arial" w:hAnsi="Arial" w:cs="Arial"/>
                <w:sz w:val="16"/>
                <w:szCs w:val="16"/>
              </w:rPr>
            </w:pPr>
            <w:ins w:id="887" w:author="Watt, Stephen HOUS:EX" w:date="2023-07-28T14:54:00Z">
              <w:r w:rsidRPr="0068502C">
                <w:rPr>
                  <w:rFonts w:ascii="Arial" w:hAnsi="Arial" w:cs="Arial"/>
                  <w:sz w:val="16"/>
                  <w:szCs w:val="16"/>
                </w:rPr>
                <w:t>Sentence 9.9.4.4.(1)</w:t>
              </w:r>
            </w:ins>
          </w:p>
          <w:p w14:paraId="4140B37B" w14:textId="143AFF6F" w:rsidR="00F16DCD" w:rsidRPr="002D0E7C" w:rsidRDefault="0068502C" w:rsidP="00821014">
            <w:pPr>
              <w:pStyle w:val="05Sentence"/>
              <w:spacing w:before="0" w:after="120"/>
              <w:ind w:left="0" w:firstLine="17"/>
              <w:rPr>
                <w:ins w:id="888" w:author="Watt, Stephen HOUS:EX" w:date="2023-07-28T14:16:00Z"/>
                <w:rFonts w:ascii="Arial" w:hAnsi="Arial" w:cs="Arial"/>
                <w:sz w:val="16"/>
                <w:szCs w:val="16"/>
              </w:rPr>
            </w:pPr>
            <w:ins w:id="889" w:author="Watt, Stephen HOUS:EX" w:date="2023-07-28T14:54:00Z">
              <w:r w:rsidRPr="00821014">
                <w:rPr>
                  <w:rFonts w:ascii="Arial" w:hAnsi="Arial" w:cs="Arial"/>
                  <w:i/>
                  <w:iCs/>
                  <w:sz w:val="16"/>
                  <w:szCs w:val="16"/>
                </w:rPr>
                <w:t>Unprotected openings</w:t>
              </w:r>
              <w:r w:rsidRPr="0068502C">
                <w:rPr>
                  <w:rFonts w:ascii="Arial" w:hAnsi="Arial" w:cs="Arial"/>
                  <w:sz w:val="16"/>
                  <w:szCs w:val="16"/>
                </w:rPr>
                <w:t xml:space="preserve"> in exterior walls that are within 3</w:t>
              </w:r>
            </w:ins>
            <w:ins w:id="890" w:author="Watt, Stephen HOUS:EX" w:date="2023-07-28T14:55:00Z">
              <w:r>
                <w:rPr>
                  <w:rFonts w:ascii="Arial" w:hAnsi="Arial" w:cs="Arial"/>
                  <w:sz w:val="16"/>
                  <w:szCs w:val="16"/>
                </w:rPr>
                <w:t xml:space="preserve"> </w:t>
              </w:r>
            </w:ins>
            <w:ins w:id="891" w:author="Watt, Stephen HOUS:EX" w:date="2023-07-28T14:54:00Z">
              <w:r w:rsidRPr="0068502C">
                <w:rPr>
                  <w:rFonts w:ascii="Arial" w:hAnsi="Arial" w:cs="Arial"/>
                  <w:sz w:val="16"/>
                  <w:szCs w:val="16"/>
                </w:rPr>
                <w:t>m horizontally and less than 10 m below or less than 5 m</w:t>
              </w:r>
            </w:ins>
            <w:ins w:id="892" w:author="Watt, Stephen HOUS:EX" w:date="2023-07-28T14:55:00Z">
              <w:r>
                <w:rPr>
                  <w:rFonts w:ascii="Arial" w:hAnsi="Arial" w:cs="Arial"/>
                  <w:sz w:val="16"/>
                  <w:szCs w:val="16"/>
                </w:rPr>
                <w:t xml:space="preserve"> </w:t>
              </w:r>
            </w:ins>
            <w:ins w:id="893" w:author="Watt, Stephen HOUS:EX" w:date="2023-07-28T14:54:00Z">
              <w:r w:rsidRPr="0068502C">
                <w:rPr>
                  <w:rFonts w:ascii="Arial" w:hAnsi="Arial" w:cs="Arial"/>
                  <w:sz w:val="16"/>
                  <w:szCs w:val="16"/>
                </w:rPr>
                <w:t>above an unenclosed exterior</w:t>
              </w:r>
              <w:r w:rsidRPr="00821014">
                <w:rPr>
                  <w:rFonts w:ascii="Arial" w:hAnsi="Arial" w:cs="Arial"/>
                  <w:i/>
                  <w:iCs/>
                  <w:sz w:val="16"/>
                  <w:szCs w:val="16"/>
                </w:rPr>
                <w:t xml:space="preserve"> exit</w:t>
              </w:r>
              <w:r w:rsidRPr="0068502C">
                <w:rPr>
                  <w:rFonts w:ascii="Arial" w:hAnsi="Arial" w:cs="Arial"/>
                  <w:sz w:val="16"/>
                  <w:szCs w:val="16"/>
                </w:rPr>
                <w:t xml:space="preserve"> stair or ramp of a</w:t>
              </w:r>
            </w:ins>
            <w:ins w:id="894" w:author="Watt, Stephen HOUS:EX" w:date="2023-07-28T14:55:00Z">
              <w:r>
                <w:rPr>
                  <w:rFonts w:ascii="Arial" w:hAnsi="Arial" w:cs="Arial"/>
                  <w:sz w:val="16"/>
                  <w:szCs w:val="16"/>
                </w:rPr>
                <w:t xml:space="preserve"> </w:t>
              </w:r>
            </w:ins>
            <w:ins w:id="895" w:author="Watt, Stephen HOUS:EX" w:date="2023-07-28T14:54:00Z">
              <w:r w:rsidRPr="0068502C">
                <w:rPr>
                  <w:rFonts w:ascii="Arial" w:hAnsi="Arial" w:cs="Arial"/>
                  <w:sz w:val="16"/>
                  <w:szCs w:val="16"/>
                </w:rPr>
                <w:t xml:space="preserve">house with a </w:t>
              </w:r>
              <w:r w:rsidRPr="00821014">
                <w:rPr>
                  <w:rFonts w:ascii="Arial" w:hAnsi="Arial" w:cs="Arial"/>
                  <w:i/>
                  <w:iCs/>
                  <w:sz w:val="16"/>
                  <w:szCs w:val="16"/>
                </w:rPr>
                <w:t>secondary suite</w:t>
              </w:r>
              <w:r w:rsidRPr="0068502C">
                <w:rPr>
                  <w:rFonts w:ascii="Arial" w:hAnsi="Arial" w:cs="Arial"/>
                  <w:sz w:val="16"/>
                  <w:szCs w:val="16"/>
                </w:rPr>
                <w:t xml:space="preserve"> shall be protected where</w:t>
              </w:r>
            </w:ins>
            <w:ins w:id="896" w:author="Watt, Stephen HOUS:EX" w:date="2023-07-28T14:55:00Z">
              <w:r>
                <w:rPr>
                  <w:rFonts w:ascii="Arial" w:hAnsi="Arial" w:cs="Arial"/>
                  <w:sz w:val="16"/>
                  <w:szCs w:val="16"/>
                </w:rPr>
                <w:t xml:space="preserve"> </w:t>
              </w:r>
            </w:ins>
            <w:ins w:id="897" w:author="Watt, Stephen HOUS:EX" w:date="2023-07-28T14:54:00Z">
              <w:r w:rsidRPr="0068502C">
                <w:rPr>
                  <w:rFonts w:ascii="Arial" w:hAnsi="Arial" w:cs="Arial"/>
                  <w:sz w:val="16"/>
                  <w:szCs w:val="16"/>
                </w:rPr>
                <w:t xml:space="preserve">the unenclosed exterior </w:t>
              </w:r>
              <w:r w:rsidRPr="00821014">
                <w:rPr>
                  <w:rFonts w:ascii="Arial" w:hAnsi="Arial" w:cs="Arial"/>
                  <w:i/>
                  <w:iCs/>
                  <w:sz w:val="16"/>
                  <w:szCs w:val="16"/>
                </w:rPr>
                <w:t xml:space="preserve">exit </w:t>
              </w:r>
              <w:r w:rsidRPr="0068502C">
                <w:rPr>
                  <w:rFonts w:ascii="Arial" w:hAnsi="Arial" w:cs="Arial"/>
                  <w:sz w:val="16"/>
                  <w:szCs w:val="16"/>
                </w:rPr>
                <w:t>stair or ramp provides the</w:t>
              </w:r>
            </w:ins>
            <w:ins w:id="898" w:author="Watt, Stephen HOUS:EX" w:date="2023-07-28T14:55:00Z">
              <w:r>
                <w:rPr>
                  <w:rFonts w:ascii="Arial" w:hAnsi="Arial" w:cs="Arial"/>
                  <w:sz w:val="16"/>
                  <w:szCs w:val="16"/>
                </w:rPr>
                <w:t xml:space="preserve"> </w:t>
              </w:r>
            </w:ins>
            <w:ins w:id="899" w:author="Watt, Stephen HOUS:EX" w:date="2023-07-28T14:54:00Z">
              <w:r w:rsidRPr="0068502C">
                <w:rPr>
                  <w:rFonts w:ascii="Arial" w:hAnsi="Arial" w:cs="Arial"/>
                  <w:sz w:val="16"/>
                  <w:szCs w:val="16"/>
                </w:rPr>
                <w:t xml:space="preserve">only </w:t>
              </w:r>
              <w:r w:rsidRPr="00821014">
                <w:rPr>
                  <w:rFonts w:ascii="Arial" w:hAnsi="Arial" w:cs="Arial"/>
                  <w:i/>
                  <w:iCs/>
                  <w:sz w:val="16"/>
                  <w:szCs w:val="16"/>
                </w:rPr>
                <w:t>means of egress</w:t>
              </w:r>
              <w:r w:rsidRPr="0068502C">
                <w:rPr>
                  <w:rFonts w:ascii="Arial" w:hAnsi="Arial" w:cs="Arial"/>
                  <w:sz w:val="16"/>
                  <w:szCs w:val="16"/>
                </w:rPr>
                <w:t xml:space="preserve"> from a </w:t>
              </w:r>
              <w:r w:rsidRPr="00821014">
                <w:rPr>
                  <w:rFonts w:ascii="Arial" w:hAnsi="Arial" w:cs="Arial"/>
                  <w:i/>
                  <w:iCs/>
                  <w:sz w:val="16"/>
                  <w:szCs w:val="16"/>
                </w:rPr>
                <w:t>suite</w:t>
              </w:r>
              <w:r w:rsidRPr="0068502C">
                <w:rPr>
                  <w:rFonts w:ascii="Arial" w:hAnsi="Arial" w:cs="Arial"/>
                  <w:sz w:val="16"/>
                  <w:szCs w:val="16"/>
                </w:rPr>
                <w:t xml:space="preserve"> and is exposed to fire</w:t>
              </w:r>
            </w:ins>
            <w:ins w:id="900" w:author="Watt, Stephen HOUS:EX" w:date="2023-07-28T14:55:00Z">
              <w:r>
                <w:rPr>
                  <w:rFonts w:ascii="Arial" w:hAnsi="Arial" w:cs="Arial"/>
                  <w:sz w:val="16"/>
                  <w:szCs w:val="16"/>
                </w:rPr>
                <w:t xml:space="preserve"> </w:t>
              </w:r>
            </w:ins>
            <w:ins w:id="901" w:author="Watt, Stephen HOUS:EX" w:date="2023-07-28T14:54:00Z">
              <w:r w:rsidRPr="0068502C">
                <w:rPr>
                  <w:rFonts w:ascii="Arial" w:hAnsi="Arial" w:cs="Arial"/>
                  <w:sz w:val="16"/>
                  <w:szCs w:val="16"/>
                </w:rPr>
                <w:t xml:space="preserve">from </w:t>
              </w:r>
              <w:r w:rsidRPr="00821014">
                <w:rPr>
                  <w:rFonts w:ascii="Arial" w:hAnsi="Arial" w:cs="Arial"/>
                  <w:i/>
                  <w:iCs/>
                  <w:sz w:val="16"/>
                  <w:szCs w:val="16"/>
                </w:rPr>
                <w:t>unprotected openings</w:t>
              </w:r>
              <w:r w:rsidRPr="0068502C">
                <w:rPr>
                  <w:rFonts w:ascii="Arial" w:hAnsi="Arial" w:cs="Arial"/>
                  <w:sz w:val="16"/>
                  <w:szCs w:val="16"/>
                </w:rPr>
                <w:t xml:space="preserve"> in the exterior walls of</w:t>
              </w:r>
            </w:ins>
            <w:ins w:id="902" w:author="Watt, Stephen HOUS:EX" w:date="2023-07-28T14:55:00Z">
              <w:r>
                <w:rPr>
                  <w:rFonts w:ascii="Arial" w:hAnsi="Arial" w:cs="Arial"/>
                  <w:sz w:val="16"/>
                  <w:szCs w:val="16"/>
                </w:rPr>
                <w:t xml:space="preserve"> </w:t>
              </w:r>
            </w:ins>
            <w:ins w:id="903" w:author="Watt, Stephen HOUS:EX" w:date="2023-07-28T14:54:00Z">
              <w:r w:rsidRPr="0068502C">
                <w:rPr>
                  <w:rFonts w:ascii="Arial" w:hAnsi="Arial" w:cs="Arial"/>
                  <w:sz w:val="16"/>
                  <w:szCs w:val="16"/>
                </w:rPr>
                <w:t xml:space="preserve">another </w:t>
              </w:r>
              <w:r w:rsidRPr="00821014">
                <w:rPr>
                  <w:rFonts w:ascii="Arial" w:hAnsi="Arial" w:cs="Arial"/>
                  <w:i/>
                  <w:iCs/>
                  <w:sz w:val="16"/>
                  <w:szCs w:val="16"/>
                </w:rPr>
                <w:t>dwelling unit</w:t>
              </w:r>
              <w:r w:rsidRPr="0068502C">
                <w:rPr>
                  <w:rFonts w:ascii="Arial" w:hAnsi="Arial" w:cs="Arial"/>
                  <w:sz w:val="16"/>
                  <w:szCs w:val="16"/>
                </w:rPr>
                <w:t>, ancillary space or common space.</w:t>
              </w:r>
            </w:ins>
          </w:p>
        </w:tc>
        <w:tc>
          <w:tcPr>
            <w:tcW w:w="4536" w:type="dxa"/>
          </w:tcPr>
          <w:p w14:paraId="6A32475A" w14:textId="10BD386F" w:rsidR="00F16DCD" w:rsidRPr="002D0E7C" w:rsidRDefault="0068502C" w:rsidP="00821014">
            <w:pPr>
              <w:pStyle w:val="05Sentence"/>
              <w:spacing w:before="0"/>
              <w:ind w:left="0" w:firstLine="0"/>
              <w:rPr>
                <w:ins w:id="904" w:author="Watt, Stephen HOUS:EX" w:date="2023-07-28T14:16:00Z"/>
                <w:rFonts w:ascii="Arial" w:hAnsi="Arial" w:cs="Arial"/>
                <w:sz w:val="16"/>
                <w:szCs w:val="16"/>
              </w:rPr>
            </w:pPr>
            <w:ins w:id="905" w:author="Watt, Stephen HOUS:EX" w:date="2023-07-28T14:56:00Z">
              <w:r w:rsidRPr="0068502C">
                <w:rPr>
                  <w:rFonts w:ascii="Arial" w:hAnsi="Arial" w:cs="Arial"/>
                  <w:sz w:val="16"/>
                  <w:szCs w:val="16"/>
                </w:rPr>
                <w:t xml:space="preserve">Protection of the </w:t>
              </w:r>
              <w:r w:rsidRPr="00821014">
                <w:rPr>
                  <w:rFonts w:ascii="Arial" w:hAnsi="Arial" w:cs="Arial"/>
                  <w:i/>
                  <w:iCs/>
                  <w:sz w:val="16"/>
                  <w:szCs w:val="16"/>
                </w:rPr>
                <w:t>unprotected openings</w:t>
              </w:r>
              <w:r w:rsidRPr="0068502C">
                <w:rPr>
                  <w:rFonts w:ascii="Arial" w:hAnsi="Arial" w:cs="Arial"/>
                  <w:sz w:val="16"/>
                  <w:szCs w:val="16"/>
                </w:rPr>
                <w:t xml:space="preserve"> as described in Sentence</w:t>
              </w:r>
            </w:ins>
            <w:ins w:id="906" w:author="Watt, Stephen HOUS:EX" w:date="2023-07-28T14:57:00Z">
              <w:r>
                <w:rPr>
                  <w:rFonts w:ascii="Arial" w:hAnsi="Arial" w:cs="Arial"/>
                  <w:sz w:val="16"/>
                  <w:szCs w:val="16"/>
                </w:rPr>
                <w:t xml:space="preserve"> </w:t>
              </w:r>
            </w:ins>
            <w:ins w:id="907" w:author="Watt, Stephen HOUS:EX" w:date="2023-07-28T14:56:00Z">
              <w:r w:rsidRPr="0068502C">
                <w:rPr>
                  <w:rFonts w:ascii="Arial" w:hAnsi="Arial" w:cs="Arial"/>
                  <w:sz w:val="16"/>
                  <w:szCs w:val="16"/>
                </w:rPr>
                <w:t xml:space="preserve">9.9.4.4.(1) is not required when all </w:t>
              </w:r>
              <w:r w:rsidRPr="00821014">
                <w:rPr>
                  <w:rFonts w:ascii="Arial" w:hAnsi="Arial" w:cs="Arial"/>
                  <w:i/>
                  <w:iCs/>
                  <w:sz w:val="16"/>
                  <w:szCs w:val="16"/>
                </w:rPr>
                <w:t>smoke alarms</w:t>
              </w:r>
              <w:r w:rsidRPr="0068502C">
                <w:rPr>
                  <w:rFonts w:ascii="Arial" w:hAnsi="Arial" w:cs="Arial"/>
                  <w:sz w:val="16"/>
                  <w:szCs w:val="16"/>
                </w:rPr>
                <w:t xml:space="preserve"> within a house with a</w:t>
              </w:r>
            </w:ins>
            <w:ins w:id="908" w:author="Watt, Stephen HOUS:EX" w:date="2023-07-28T14:57:00Z">
              <w:r>
                <w:rPr>
                  <w:rFonts w:ascii="Arial" w:hAnsi="Arial" w:cs="Arial"/>
                  <w:sz w:val="16"/>
                  <w:szCs w:val="16"/>
                </w:rPr>
                <w:t xml:space="preserve"> </w:t>
              </w:r>
            </w:ins>
            <w:ins w:id="909" w:author="Watt, Stephen HOUS:EX" w:date="2023-07-28T14:56:00Z">
              <w:r w:rsidRPr="00821014">
                <w:rPr>
                  <w:rFonts w:ascii="Arial" w:hAnsi="Arial" w:cs="Arial"/>
                  <w:i/>
                  <w:iCs/>
                  <w:sz w:val="16"/>
                  <w:szCs w:val="16"/>
                </w:rPr>
                <w:t>secondary suite</w:t>
              </w:r>
              <w:r w:rsidRPr="0068502C">
                <w:rPr>
                  <w:rFonts w:ascii="Arial" w:hAnsi="Arial" w:cs="Arial"/>
                  <w:sz w:val="16"/>
                  <w:szCs w:val="16"/>
                </w:rPr>
                <w:t xml:space="preserve"> are of photo-electric type and interconnected as described</w:t>
              </w:r>
            </w:ins>
            <w:ins w:id="910" w:author="Watt, Stephen HOUS:EX" w:date="2023-07-28T14:57:00Z">
              <w:r>
                <w:rPr>
                  <w:rFonts w:ascii="Arial" w:hAnsi="Arial" w:cs="Arial"/>
                  <w:sz w:val="16"/>
                  <w:szCs w:val="16"/>
                </w:rPr>
                <w:t xml:space="preserve"> </w:t>
              </w:r>
            </w:ins>
            <w:ins w:id="911" w:author="Watt, Stephen HOUS:EX" w:date="2023-07-28T14:56:00Z">
              <w:r w:rsidRPr="0068502C">
                <w:rPr>
                  <w:rFonts w:ascii="Arial" w:hAnsi="Arial" w:cs="Arial"/>
                  <w:sz w:val="16"/>
                  <w:szCs w:val="16"/>
                </w:rPr>
                <w:t>in Clause 9.10.19.5.(2)(a).</w:t>
              </w:r>
            </w:ins>
          </w:p>
        </w:tc>
      </w:tr>
      <w:tr w:rsidR="00F16DCD" w14:paraId="5FDF7F41" w14:textId="77777777" w:rsidTr="00821014">
        <w:trPr>
          <w:ins w:id="912" w:author="Watt, Stephen HOUS:EX" w:date="2023-07-28T14:16:00Z"/>
        </w:trPr>
        <w:tc>
          <w:tcPr>
            <w:tcW w:w="562" w:type="dxa"/>
          </w:tcPr>
          <w:p w14:paraId="5B09D500" w14:textId="390E4A21" w:rsidR="00F16DCD" w:rsidRPr="002D0E7C" w:rsidRDefault="00B65883" w:rsidP="00821014">
            <w:pPr>
              <w:pStyle w:val="05Sentence"/>
              <w:spacing w:after="120"/>
              <w:ind w:left="0" w:firstLine="0"/>
              <w:rPr>
                <w:ins w:id="913" w:author="Watt, Stephen HOUS:EX" w:date="2023-07-28T14:16:00Z"/>
                <w:rFonts w:ascii="Arial" w:hAnsi="Arial" w:cs="Arial"/>
                <w:sz w:val="16"/>
                <w:szCs w:val="16"/>
              </w:rPr>
            </w:pPr>
            <w:ins w:id="914" w:author="Chase, Andy HOUS:EX" w:date="2023-08-21T12:12:00Z">
              <w:r>
                <w:rPr>
                  <w:rFonts w:ascii="Arial" w:hAnsi="Arial" w:cs="Arial"/>
                  <w:sz w:val="16"/>
                  <w:szCs w:val="16"/>
                </w:rPr>
                <w:t>6</w:t>
              </w:r>
            </w:ins>
          </w:p>
        </w:tc>
        <w:tc>
          <w:tcPr>
            <w:tcW w:w="4111" w:type="dxa"/>
          </w:tcPr>
          <w:p w14:paraId="0F3DDF80" w14:textId="77777777" w:rsidR="0068502C" w:rsidRPr="00821014" w:rsidRDefault="0068502C" w:rsidP="00821014">
            <w:pPr>
              <w:pStyle w:val="05Sentence"/>
              <w:spacing w:before="0"/>
              <w:ind w:left="0" w:firstLine="0"/>
              <w:rPr>
                <w:ins w:id="915" w:author="Watt, Stephen HOUS:EX" w:date="2023-07-28T14:58:00Z"/>
                <w:rFonts w:ascii="Arial" w:hAnsi="Arial" w:cs="Arial"/>
                <w:b/>
                <w:bCs/>
                <w:sz w:val="16"/>
                <w:szCs w:val="16"/>
              </w:rPr>
            </w:pPr>
            <w:ins w:id="916" w:author="Watt, Stephen HOUS:EX" w:date="2023-07-28T14:58:00Z">
              <w:r w:rsidRPr="00821014">
                <w:rPr>
                  <w:rFonts w:ascii="Arial" w:hAnsi="Arial" w:cs="Arial"/>
                  <w:b/>
                  <w:bCs/>
                  <w:sz w:val="16"/>
                  <w:szCs w:val="16"/>
                </w:rPr>
                <w:t>Openings Near Exit Doors</w:t>
              </w:r>
            </w:ins>
          </w:p>
          <w:p w14:paraId="53B3F396" w14:textId="77777777" w:rsidR="0068502C" w:rsidRPr="0068502C" w:rsidRDefault="0068502C" w:rsidP="00821014">
            <w:pPr>
              <w:pStyle w:val="05Sentence"/>
              <w:spacing w:before="0" w:after="120"/>
              <w:ind w:left="0" w:firstLine="0"/>
              <w:rPr>
                <w:ins w:id="917" w:author="Watt, Stephen HOUS:EX" w:date="2023-07-28T14:58:00Z"/>
                <w:rFonts w:ascii="Arial" w:hAnsi="Arial" w:cs="Arial"/>
                <w:sz w:val="16"/>
                <w:szCs w:val="16"/>
              </w:rPr>
            </w:pPr>
            <w:ins w:id="918" w:author="Watt, Stephen HOUS:EX" w:date="2023-07-28T14:58:00Z">
              <w:r w:rsidRPr="0068502C">
                <w:rPr>
                  <w:rFonts w:ascii="Arial" w:hAnsi="Arial" w:cs="Arial"/>
                  <w:sz w:val="16"/>
                  <w:szCs w:val="16"/>
                </w:rPr>
                <w:t>Sentence 9.9.4.6.(1)</w:t>
              </w:r>
            </w:ins>
          </w:p>
          <w:p w14:paraId="3994A346" w14:textId="77777777" w:rsidR="0068502C" w:rsidRPr="0068502C" w:rsidRDefault="0068502C" w:rsidP="00821014">
            <w:pPr>
              <w:pStyle w:val="05Sentence"/>
              <w:spacing w:before="0"/>
              <w:ind w:left="0" w:firstLine="0"/>
              <w:rPr>
                <w:ins w:id="919" w:author="Watt, Stephen HOUS:EX" w:date="2023-07-28T14:58:00Z"/>
                <w:rFonts w:ascii="Arial" w:hAnsi="Arial" w:cs="Arial"/>
                <w:sz w:val="16"/>
                <w:szCs w:val="16"/>
              </w:rPr>
            </w:pPr>
            <w:ins w:id="920" w:author="Watt, Stephen HOUS:EX" w:date="2023-07-28T14:58:00Z">
              <w:r w:rsidRPr="0068502C">
                <w:rPr>
                  <w:rFonts w:ascii="Arial" w:hAnsi="Arial" w:cs="Arial"/>
                  <w:sz w:val="16"/>
                  <w:szCs w:val="16"/>
                </w:rPr>
                <w:t xml:space="preserve">Where an exterior </w:t>
              </w:r>
              <w:r w:rsidRPr="00821014">
                <w:rPr>
                  <w:rFonts w:ascii="Arial" w:hAnsi="Arial" w:cs="Arial"/>
                  <w:i/>
                  <w:iCs/>
                  <w:sz w:val="16"/>
                  <w:szCs w:val="16"/>
                </w:rPr>
                <w:t xml:space="preserve">exit </w:t>
              </w:r>
              <w:r w:rsidRPr="0068502C">
                <w:rPr>
                  <w:rFonts w:ascii="Arial" w:hAnsi="Arial" w:cs="Arial"/>
                  <w:sz w:val="16"/>
                  <w:szCs w:val="16"/>
                </w:rPr>
                <w:t xml:space="preserve">door in one </w:t>
              </w:r>
              <w:r w:rsidRPr="00821014">
                <w:rPr>
                  <w:rFonts w:ascii="Arial" w:hAnsi="Arial" w:cs="Arial"/>
                  <w:i/>
                  <w:iCs/>
                  <w:sz w:val="16"/>
                  <w:szCs w:val="16"/>
                </w:rPr>
                <w:t>fire compartment</w:t>
              </w:r>
              <w:r w:rsidRPr="0068502C">
                <w:rPr>
                  <w:rFonts w:ascii="Arial" w:hAnsi="Arial" w:cs="Arial"/>
                  <w:sz w:val="16"/>
                  <w:szCs w:val="16"/>
                </w:rPr>
                <w:t xml:space="preserve"> is</w:t>
              </w:r>
            </w:ins>
          </w:p>
          <w:p w14:paraId="16488FD8" w14:textId="77777777" w:rsidR="0068502C" w:rsidRPr="0068502C" w:rsidRDefault="0068502C" w:rsidP="00821014">
            <w:pPr>
              <w:pStyle w:val="05Sentence"/>
              <w:spacing w:before="0"/>
              <w:ind w:left="0" w:firstLine="0"/>
              <w:rPr>
                <w:ins w:id="921" w:author="Watt, Stephen HOUS:EX" w:date="2023-07-28T14:58:00Z"/>
                <w:rFonts w:ascii="Arial" w:hAnsi="Arial" w:cs="Arial"/>
                <w:sz w:val="16"/>
                <w:szCs w:val="16"/>
              </w:rPr>
            </w:pPr>
            <w:ins w:id="922" w:author="Watt, Stephen HOUS:EX" w:date="2023-07-28T14:58:00Z">
              <w:r w:rsidRPr="0068502C">
                <w:rPr>
                  <w:rFonts w:ascii="Arial" w:hAnsi="Arial" w:cs="Arial"/>
                  <w:sz w:val="16"/>
                  <w:szCs w:val="16"/>
                </w:rPr>
                <w:t xml:space="preserve">within 3 m horizontally of an </w:t>
              </w:r>
              <w:r w:rsidRPr="00821014">
                <w:rPr>
                  <w:rFonts w:ascii="Arial" w:hAnsi="Arial" w:cs="Arial"/>
                  <w:i/>
                  <w:iCs/>
                  <w:sz w:val="16"/>
                  <w:szCs w:val="16"/>
                </w:rPr>
                <w:t>unprotected opening</w:t>
              </w:r>
              <w:r w:rsidRPr="0068502C">
                <w:rPr>
                  <w:rFonts w:ascii="Arial" w:hAnsi="Arial" w:cs="Arial"/>
                  <w:sz w:val="16"/>
                  <w:szCs w:val="16"/>
                </w:rPr>
                <w:t xml:space="preserve"> in</w:t>
              </w:r>
            </w:ins>
          </w:p>
          <w:p w14:paraId="233D531E" w14:textId="16841189" w:rsidR="00F16DCD" w:rsidRPr="002D0E7C" w:rsidRDefault="0068502C" w:rsidP="00821014">
            <w:pPr>
              <w:pStyle w:val="05Sentence"/>
              <w:spacing w:before="0" w:after="120"/>
              <w:ind w:left="0" w:firstLine="0"/>
              <w:rPr>
                <w:ins w:id="923" w:author="Watt, Stephen HOUS:EX" w:date="2023-07-28T14:16:00Z"/>
                <w:rFonts w:ascii="Arial" w:hAnsi="Arial" w:cs="Arial"/>
                <w:sz w:val="16"/>
                <w:szCs w:val="16"/>
              </w:rPr>
            </w:pPr>
            <w:ins w:id="924" w:author="Watt, Stephen HOUS:EX" w:date="2023-07-28T14:58:00Z">
              <w:r w:rsidRPr="0068502C">
                <w:rPr>
                  <w:rFonts w:ascii="Arial" w:hAnsi="Arial" w:cs="Arial"/>
                  <w:sz w:val="16"/>
                  <w:szCs w:val="16"/>
                </w:rPr>
                <w:t xml:space="preserve">another </w:t>
              </w:r>
              <w:r w:rsidRPr="00821014">
                <w:rPr>
                  <w:rFonts w:ascii="Arial" w:hAnsi="Arial" w:cs="Arial"/>
                  <w:i/>
                  <w:iCs/>
                  <w:sz w:val="16"/>
                  <w:szCs w:val="16"/>
                </w:rPr>
                <w:t>fire compartment</w:t>
              </w:r>
              <w:r w:rsidRPr="0068502C">
                <w:rPr>
                  <w:rFonts w:ascii="Arial" w:hAnsi="Arial" w:cs="Arial"/>
                  <w:sz w:val="16"/>
                  <w:szCs w:val="16"/>
                </w:rPr>
                <w:t xml:space="preserve"> and the exterior walls of these</w:t>
              </w:r>
              <w:r>
                <w:rPr>
                  <w:rFonts w:ascii="Arial" w:hAnsi="Arial" w:cs="Arial"/>
                  <w:sz w:val="16"/>
                  <w:szCs w:val="16"/>
                </w:rPr>
                <w:t xml:space="preserve"> </w:t>
              </w:r>
              <w:r w:rsidRPr="00821014">
                <w:rPr>
                  <w:rFonts w:ascii="Arial" w:hAnsi="Arial" w:cs="Arial"/>
                  <w:i/>
                  <w:iCs/>
                  <w:sz w:val="16"/>
                  <w:szCs w:val="16"/>
                </w:rPr>
                <w:t>fire compartments</w:t>
              </w:r>
              <w:r w:rsidRPr="0068502C">
                <w:rPr>
                  <w:rFonts w:ascii="Arial" w:hAnsi="Arial" w:cs="Arial"/>
                  <w:sz w:val="16"/>
                  <w:szCs w:val="16"/>
                </w:rPr>
                <w:t xml:space="preserve"> intersect at an exterior angle of less</w:t>
              </w:r>
              <w:r>
                <w:rPr>
                  <w:rFonts w:ascii="Arial" w:hAnsi="Arial" w:cs="Arial"/>
                  <w:sz w:val="16"/>
                  <w:szCs w:val="16"/>
                </w:rPr>
                <w:t xml:space="preserve"> </w:t>
              </w:r>
              <w:r w:rsidRPr="0068502C">
                <w:rPr>
                  <w:rFonts w:ascii="Arial" w:hAnsi="Arial" w:cs="Arial"/>
                  <w:sz w:val="16"/>
                  <w:szCs w:val="16"/>
                </w:rPr>
                <w:t>than 135°, the opening shall be protected.</w:t>
              </w:r>
            </w:ins>
          </w:p>
        </w:tc>
        <w:tc>
          <w:tcPr>
            <w:tcW w:w="4536" w:type="dxa"/>
          </w:tcPr>
          <w:p w14:paraId="02AA71E1" w14:textId="3808106D" w:rsidR="00F16DCD" w:rsidRPr="002D0E7C" w:rsidRDefault="0068502C" w:rsidP="00821014">
            <w:pPr>
              <w:pStyle w:val="05Sentence"/>
              <w:spacing w:before="0" w:after="120"/>
              <w:ind w:hanging="12"/>
              <w:rPr>
                <w:ins w:id="925" w:author="Watt, Stephen HOUS:EX" w:date="2023-07-28T14:16:00Z"/>
                <w:rFonts w:ascii="Arial" w:hAnsi="Arial" w:cs="Arial"/>
                <w:sz w:val="16"/>
                <w:szCs w:val="16"/>
              </w:rPr>
            </w:pPr>
            <w:ins w:id="926" w:author="Watt, Stephen HOUS:EX" w:date="2023-07-28T14:59:00Z">
              <w:r w:rsidRPr="0068502C">
                <w:rPr>
                  <w:rFonts w:ascii="Arial" w:hAnsi="Arial" w:cs="Arial"/>
                  <w:sz w:val="16"/>
                  <w:szCs w:val="16"/>
                </w:rPr>
                <w:t xml:space="preserve">Protection of the </w:t>
              </w:r>
              <w:r w:rsidRPr="00821014">
                <w:rPr>
                  <w:rFonts w:ascii="Arial" w:hAnsi="Arial" w:cs="Arial"/>
                  <w:i/>
                  <w:iCs/>
                  <w:sz w:val="16"/>
                  <w:szCs w:val="16"/>
                </w:rPr>
                <w:t>unprotected openings</w:t>
              </w:r>
              <w:r w:rsidRPr="0068502C">
                <w:rPr>
                  <w:rFonts w:ascii="Arial" w:hAnsi="Arial" w:cs="Arial"/>
                  <w:sz w:val="16"/>
                  <w:szCs w:val="16"/>
                </w:rPr>
                <w:t xml:space="preserve"> as described in Sentence</w:t>
              </w:r>
            </w:ins>
            <w:ins w:id="927" w:author="Watt, Stephen HOUS:EX" w:date="2023-07-28T15:00:00Z">
              <w:r>
                <w:rPr>
                  <w:rFonts w:ascii="Arial" w:hAnsi="Arial" w:cs="Arial"/>
                  <w:sz w:val="16"/>
                  <w:szCs w:val="16"/>
                </w:rPr>
                <w:t xml:space="preserve"> </w:t>
              </w:r>
            </w:ins>
            <w:ins w:id="928" w:author="Watt, Stephen HOUS:EX" w:date="2023-07-28T14:59:00Z">
              <w:r w:rsidRPr="0068502C">
                <w:rPr>
                  <w:rFonts w:ascii="Arial" w:hAnsi="Arial" w:cs="Arial"/>
                  <w:sz w:val="16"/>
                  <w:szCs w:val="16"/>
                </w:rPr>
                <w:t xml:space="preserve">9.9.4.6.(1) is not required when all </w:t>
              </w:r>
              <w:r w:rsidRPr="00821014">
                <w:rPr>
                  <w:rFonts w:ascii="Arial" w:hAnsi="Arial" w:cs="Arial"/>
                  <w:i/>
                  <w:iCs/>
                  <w:sz w:val="16"/>
                  <w:szCs w:val="16"/>
                </w:rPr>
                <w:t>smoke alarms</w:t>
              </w:r>
              <w:r w:rsidRPr="0068502C">
                <w:rPr>
                  <w:rFonts w:ascii="Arial" w:hAnsi="Arial" w:cs="Arial"/>
                  <w:sz w:val="16"/>
                  <w:szCs w:val="16"/>
                </w:rPr>
                <w:t xml:space="preserve"> within a house with a</w:t>
              </w:r>
            </w:ins>
            <w:ins w:id="929" w:author="Watt, Stephen HOUS:EX" w:date="2023-07-28T15:00:00Z">
              <w:r>
                <w:rPr>
                  <w:rFonts w:ascii="Arial" w:hAnsi="Arial" w:cs="Arial"/>
                  <w:sz w:val="16"/>
                  <w:szCs w:val="16"/>
                </w:rPr>
                <w:t xml:space="preserve"> </w:t>
              </w:r>
            </w:ins>
            <w:ins w:id="930" w:author="Watt, Stephen HOUS:EX" w:date="2023-07-28T14:59:00Z">
              <w:r w:rsidRPr="00821014">
                <w:rPr>
                  <w:rFonts w:ascii="Arial" w:hAnsi="Arial" w:cs="Arial"/>
                  <w:i/>
                  <w:iCs/>
                  <w:sz w:val="16"/>
                  <w:szCs w:val="16"/>
                </w:rPr>
                <w:t>secondary suite</w:t>
              </w:r>
              <w:r w:rsidRPr="0068502C">
                <w:rPr>
                  <w:rFonts w:ascii="Arial" w:hAnsi="Arial" w:cs="Arial"/>
                  <w:sz w:val="16"/>
                  <w:szCs w:val="16"/>
                </w:rPr>
                <w:t xml:space="preserve"> are of photo-electric type and interconnected as described</w:t>
              </w:r>
            </w:ins>
            <w:ins w:id="931" w:author="Watt, Stephen HOUS:EX" w:date="2023-07-28T15:00:00Z">
              <w:r>
                <w:rPr>
                  <w:rFonts w:ascii="Arial" w:hAnsi="Arial" w:cs="Arial"/>
                  <w:sz w:val="16"/>
                  <w:szCs w:val="16"/>
                </w:rPr>
                <w:t xml:space="preserve"> </w:t>
              </w:r>
            </w:ins>
            <w:ins w:id="932" w:author="Watt, Stephen HOUS:EX" w:date="2023-07-28T14:59:00Z">
              <w:r w:rsidRPr="0068502C">
                <w:rPr>
                  <w:rFonts w:ascii="Arial" w:hAnsi="Arial" w:cs="Arial"/>
                  <w:sz w:val="16"/>
                  <w:szCs w:val="16"/>
                </w:rPr>
                <w:t>in Clause 9.10.19.5.(2)(a).</w:t>
              </w:r>
            </w:ins>
          </w:p>
        </w:tc>
      </w:tr>
      <w:tr w:rsidR="00F16DCD" w14:paraId="4703A5B8" w14:textId="77777777" w:rsidTr="00821014">
        <w:trPr>
          <w:ins w:id="933" w:author="Watt, Stephen HOUS:EX" w:date="2023-07-28T14:16:00Z"/>
        </w:trPr>
        <w:tc>
          <w:tcPr>
            <w:tcW w:w="562" w:type="dxa"/>
          </w:tcPr>
          <w:p w14:paraId="1C21DB80" w14:textId="072F49CB" w:rsidR="00F16DCD" w:rsidRPr="002D0E7C" w:rsidRDefault="00B65883" w:rsidP="00821014">
            <w:pPr>
              <w:pStyle w:val="05Sentence"/>
              <w:spacing w:after="120"/>
              <w:ind w:left="0" w:firstLine="0"/>
              <w:rPr>
                <w:ins w:id="934" w:author="Watt, Stephen HOUS:EX" w:date="2023-07-28T14:16:00Z"/>
                <w:rFonts w:ascii="Arial" w:hAnsi="Arial" w:cs="Arial"/>
                <w:sz w:val="16"/>
                <w:szCs w:val="16"/>
              </w:rPr>
            </w:pPr>
            <w:ins w:id="935" w:author="Chase, Andy HOUS:EX" w:date="2023-08-21T12:12:00Z">
              <w:r>
                <w:rPr>
                  <w:rFonts w:ascii="Arial" w:hAnsi="Arial" w:cs="Arial"/>
                  <w:sz w:val="16"/>
                  <w:szCs w:val="16"/>
                </w:rPr>
                <w:t>7</w:t>
              </w:r>
            </w:ins>
          </w:p>
        </w:tc>
        <w:tc>
          <w:tcPr>
            <w:tcW w:w="4111" w:type="dxa"/>
          </w:tcPr>
          <w:p w14:paraId="1C7D9D09" w14:textId="77777777" w:rsidR="0068502C" w:rsidRPr="00821014" w:rsidRDefault="0068502C" w:rsidP="00821014">
            <w:pPr>
              <w:pStyle w:val="05Sentence"/>
              <w:spacing w:before="0"/>
              <w:ind w:left="0" w:firstLine="0"/>
              <w:rPr>
                <w:ins w:id="936" w:author="Watt, Stephen HOUS:EX" w:date="2023-07-28T15:00:00Z"/>
                <w:rFonts w:ascii="Arial" w:hAnsi="Arial" w:cs="Arial"/>
                <w:b/>
                <w:bCs/>
                <w:sz w:val="16"/>
                <w:szCs w:val="16"/>
              </w:rPr>
            </w:pPr>
            <w:ins w:id="937" w:author="Watt, Stephen HOUS:EX" w:date="2023-07-28T15:00:00Z">
              <w:r w:rsidRPr="00821014">
                <w:rPr>
                  <w:rFonts w:ascii="Arial" w:hAnsi="Arial" w:cs="Arial"/>
                  <w:b/>
                  <w:bCs/>
                  <w:sz w:val="16"/>
                  <w:szCs w:val="16"/>
                </w:rPr>
                <w:t>Fire-Resistance and Fire-Protection Ratings</w:t>
              </w:r>
            </w:ins>
          </w:p>
          <w:p w14:paraId="19FE15BF" w14:textId="77777777" w:rsidR="0068502C" w:rsidRPr="0068502C" w:rsidRDefault="0068502C" w:rsidP="00821014">
            <w:pPr>
              <w:pStyle w:val="05Sentence"/>
              <w:spacing w:before="0" w:after="120"/>
              <w:ind w:left="0" w:firstLine="0"/>
              <w:rPr>
                <w:ins w:id="938" w:author="Watt, Stephen HOUS:EX" w:date="2023-07-28T15:00:00Z"/>
                <w:rFonts w:ascii="Arial" w:hAnsi="Arial" w:cs="Arial"/>
                <w:sz w:val="16"/>
                <w:szCs w:val="16"/>
              </w:rPr>
            </w:pPr>
            <w:ins w:id="939" w:author="Watt, Stephen HOUS:EX" w:date="2023-07-28T15:00:00Z">
              <w:r w:rsidRPr="0068502C">
                <w:rPr>
                  <w:rFonts w:ascii="Arial" w:hAnsi="Arial" w:cs="Arial"/>
                  <w:sz w:val="16"/>
                  <w:szCs w:val="16"/>
                </w:rPr>
                <w:t>Sentence 9.10.3.1.(3)</w:t>
              </w:r>
            </w:ins>
          </w:p>
          <w:p w14:paraId="4395120F" w14:textId="77777777" w:rsidR="0068502C" w:rsidRPr="0068502C" w:rsidRDefault="0068502C" w:rsidP="00821014">
            <w:pPr>
              <w:pStyle w:val="05Sentence"/>
              <w:spacing w:before="0"/>
              <w:ind w:left="0" w:firstLine="0"/>
              <w:rPr>
                <w:ins w:id="940" w:author="Watt, Stephen HOUS:EX" w:date="2023-07-28T15:00:00Z"/>
                <w:rFonts w:ascii="Arial" w:hAnsi="Arial" w:cs="Arial"/>
                <w:sz w:val="16"/>
                <w:szCs w:val="16"/>
              </w:rPr>
            </w:pPr>
            <w:ins w:id="941" w:author="Watt, Stephen HOUS:EX" w:date="2023-07-28T15:00:00Z">
              <w:r w:rsidRPr="0068502C">
                <w:rPr>
                  <w:rFonts w:ascii="Arial" w:hAnsi="Arial" w:cs="Arial"/>
                  <w:sz w:val="16"/>
                  <w:szCs w:val="16"/>
                </w:rPr>
                <w:t xml:space="preserve">In a house with a </w:t>
              </w:r>
              <w:r w:rsidRPr="00821014">
                <w:rPr>
                  <w:rFonts w:ascii="Arial" w:hAnsi="Arial" w:cs="Arial"/>
                  <w:i/>
                  <w:iCs/>
                  <w:sz w:val="16"/>
                  <w:szCs w:val="16"/>
                </w:rPr>
                <w:t>secondary suite</w:t>
              </w:r>
              <w:r w:rsidRPr="0068502C">
                <w:rPr>
                  <w:rFonts w:ascii="Arial" w:hAnsi="Arial" w:cs="Arial"/>
                  <w:sz w:val="16"/>
                  <w:szCs w:val="16"/>
                </w:rPr>
                <w:t>, where a minimum</w:t>
              </w:r>
            </w:ins>
          </w:p>
          <w:p w14:paraId="12E3E8A2" w14:textId="705DCDF8" w:rsidR="0068502C" w:rsidRPr="0068502C" w:rsidRDefault="0068502C" w:rsidP="00821014">
            <w:pPr>
              <w:pStyle w:val="05Sentence"/>
              <w:spacing w:before="0"/>
              <w:ind w:left="0" w:firstLine="0"/>
              <w:rPr>
                <w:ins w:id="942" w:author="Watt, Stephen HOUS:EX" w:date="2023-07-28T15:00:00Z"/>
                <w:rFonts w:ascii="Arial" w:hAnsi="Arial" w:cs="Arial"/>
                <w:sz w:val="16"/>
                <w:szCs w:val="16"/>
              </w:rPr>
            </w:pPr>
            <w:ins w:id="943" w:author="Watt, Stephen HOUS:EX" w:date="2023-07-28T15:00:00Z">
              <w:r w:rsidRPr="00821014">
                <w:rPr>
                  <w:rFonts w:ascii="Arial" w:hAnsi="Arial" w:cs="Arial"/>
                  <w:i/>
                  <w:iCs/>
                  <w:sz w:val="16"/>
                  <w:szCs w:val="16"/>
                </w:rPr>
                <w:t>fire-resistance rating</w:t>
              </w:r>
              <w:r w:rsidRPr="0068502C">
                <w:rPr>
                  <w:rFonts w:ascii="Arial" w:hAnsi="Arial" w:cs="Arial"/>
                  <w:sz w:val="16"/>
                  <w:szCs w:val="16"/>
                </w:rPr>
                <w:t xml:space="preserve"> of 30 min is permitted, it is</w:t>
              </w:r>
            </w:ins>
            <w:ins w:id="944" w:author="Watt, Stephen HOUS:EX" w:date="2023-07-28T15:01:00Z">
              <w:r w:rsidR="00E6014F">
                <w:rPr>
                  <w:rFonts w:ascii="Arial" w:hAnsi="Arial" w:cs="Arial"/>
                  <w:sz w:val="16"/>
                  <w:szCs w:val="16"/>
                </w:rPr>
                <w:t xml:space="preserve"> </w:t>
              </w:r>
            </w:ins>
            <w:ins w:id="945" w:author="Watt, Stephen HOUS:EX" w:date="2023-07-28T15:00:00Z">
              <w:r w:rsidRPr="0068502C">
                <w:rPr>
                  <w:rFonts w:ascii="Arial" w:hAnsi="Arial" w:cs="Arial"/>
                  <w:sz w:val="16"/>
                  <w:szCs w:val="16"/>
                </w:rPr>
                <w:t>permitted to use wood-frame construction where stud</w:t>
              </w:r>
            </w:ins>
            <w:ins w:id="946" w:author="Watt, Stephen HOUS:EX" w:date="2023-07-28T15:01:00Z">
              <w:r w:rsidR="00E6014F">
                <w:rPr>
                  <w:rFonts w:ascii="Arial" w:hAnsi="Arial" w:cs="Arial"/>
                  <w:sz w:val="16"/>
                  <w:szCs w:val="16"/>
                </w:rPr>
                <w:t xml:space="preserve"> </w:t>
              </w:r>
            </w:ins>
            <w:ins w:id="947" w:author="Watt, Stephen HOUS:EX" w:date="2023-07-28T15:00:00Z">
              <w:r w:rsidRPr="0068502C">
                <w:rPr>
                  <w:rFonts w:ascii="Arial" w:hAnsi="Arial" w:cs="Arial"/>
                  <w:sz w:val="16"/>
                  <w:szCs w:val="16"/>
                </w:rPr>
                <w:t>and joist spaces are filled with absorptive material,</w:t>
              </w:r>
            </w:ins>
          </w:p>
          <w:p w14:paraId="59EE83C8" w14:textId="4E15B6C6" w:rsidR="00F16DCD" w:rsidRPr="002D0E7C" w:rsidRDefault="0068502C" w:rsidP="00821014">
            <w:pPr>
              <w:pStyle w:val="05Sentence"/>
              <w:spacing w:before="0" w:after="120"/>
              <w:ind w:left="0" w:firstLine="0"/>
              <w:rPr>
                <w:ins w:id="948" w:author="Watt, Stephen HOUS:EX" w:date="2023-07-28T14:16:00Z"/>
                <w:rFonts w:ascii="Arial" w:hAnsi="Arial" w:cs="Arial"/>
                <w:sz w:val="16"/>
                <w:szCs w:val="16"/>
              </w:rPr>
            </w:pPr>
            <w:ins w:id="949" w:author="Watt, Stephen HOUS:EX" w:date="2023-07-28T15:00:00Z">
              <w:r w:rsidRPr="0068502C">
                <w:rPr>
                  <w:rFonts w:ascii="Arial" w:hAnsi="Arial" w:cs="Arial"/>
                  <w:sz w:val="16"/>
                  <w:szCs w:val="16"/>
                </w:rPr>
                <w:t>resilient metal channel spaced 400 or 600 mm o.c. is on</w:t>
              </w:r>
            </w:ins>
            <w:ins w:id="950" w:author="Watt, Stephen HOUS:EX" w:date="2023-07-28T15:01:00Z">
              <w:r w:rsidR="00E6014F">
                <w:rPr>
                  <w:rFonts w:ascii="Arial" w:hAnsi="Arial" w:cs="Arial"/>
                  <w:sz w:val="16"/>
                  <w:szCs w:val="16"/>
                </w:rPr>
                <w:t xml:space="preserve"> </w:t>
              </w:r>
            </w:ins>
            <w:ins w:id="951" w:author="Watt, Stephen HOUS:EX" w:date="2023-07-28T15:00:00Z">
              <w:r w:rsidRPr="0068502C">
                <w:rPr>
                  <w:rFonts w:ascii="Arial" w:hAnsi="Arial" w:cs="Arial"/>
                  <w:sz w:val="16"/>
                  <w:szCs w:val="16"/>
                </w:rPr>
                <w:t>one side and not less than 12.7 mm thick gypsum board</w:t>
              </w:r>
            </w:ins>
            <w:ins w:id="952" w:author="Watt, Stephen HOUS:EX" w:date="2023-07-28T15:01:00Z">
              <w:r w:rsidR="00E6014F">
                <w:rPr>
                  <w:rFonts w:ascii="Arial" w:hAnsi="Arial" w:cs="Arial"/>
                  <w:sz w:val="16"/>
                  <w:szCs w:val="16"/>
                </w:rPr>
                <w:t xml:space="preserve"> </w:t>
              </w:r>
            </w:ins>
            <w:ins w:id="953" w:author="Watt, Stephen HOUS:EX" w:date="2023-07-28T15:00:00Z">
              <w:r w:rsidRPr="0068502C">
                <w:rPr>
                  <w:rFonts w:ascii="Arial" w:hAnsi="Arial" w:cs="Arial"/>
                  <w:sz w:val="16"/>
                  <w:szCs w:val="16"/>
                </w:rPr>
                <w:t>is installed on ceilings and on both sides of walls.</w:t>
              </w:r>
            </w:ins>
          </w:p>
        </w:tc>
        <w:tc>
          <w:tcPr>
            <w:tcW w:w="4536" w:type="dxa"/>
          </w:tcPr>
          <w:p w14:paraId="2E427808" w14:textId="1964D0D6" w:rsidR="00F16DCD" w:rsidRPr="002D0E7C" w:rsidRDefault="00E6014F" w:rsidP="00821014">
            <w:pPr>
              <w:pStyle w:val="05Sentence"/>
              <w:spacing w:before="0" w:after="120"/>
              <w:ind w:left="0" w:firstLine="0"/>
              <w:rPr>
                <w:ins w:id="954" w:author="Watt, Stephen HOUS:EX" w:date="2023-07-28T14:16:00Z"/>
                <w:rFonts w:ascii="Arial" w:hAnsi="Arial" w:cs="Arial"/>
                <w:sz w:val="16"/>
                <w:szCs w:val="16"/>
              </w:rPr>
            </w:pPr>
            <w:ins w:id="955" w:author="Watt, Stephen HOUS:EX" w:date="2023-07-28T15:02:00Z">
              <w:r w:rsidRPr="00E6014F">
                <w:rPr>
                  <w:rFonts w:ascii="Arial" w:hAnsi="Arial" w:cs="Arial"/>
                  <w:sz w:val="16"/>
                  <w:szCs w:val="16"/>
                </w:rPr>
                <w:t xml:space="preserve">Adding resilient metal channel spaced 400 or 600 mm o.c. </w:t>
              </w:r>
            </w:ins>
            <w:ins w:id="956" w:author="Watt, Stephen HOUS:EX" w:date="2023-07-28T15:03:00Z">
              <w:r>
                <w:rPr>
                  <w:rFonts w:ascii="Arial" w:hAnsi="Arial" w:cs="Arial"/>
                  <w:sz w:val="16"/>
                  <w:szCs w:val="16"/>
                </w:rPr>
                <w:t>a</w:t>
              </w:r>
            </w:ins>
            <w:ins w:id="957" w:author="Watt, Stephen HOUS:EX" w:date="2023-07-28T15:02:00Z">
              <w:r w:rsidRPr="00E6014F">
                <w:rPr>
                  <w:rFonts w:ascii="Arial" w:hAnsi="Arial" w:cs="Arial"/>
                  <w:sz w:val="16"/>
                  <w:szCs w:val="16"/>
                </w:rPr>
                <w:t>nd an</w:t>
              </w:r>
              <w:r>
                <w:rPr>
                  <w:rFonts w:ascii="Arial" w:hAnsi="Arial" w:cs="Arial"/>
                  <w:sz w:val="16"/>
                  <w:szCs w:val="16"/>
                </w:rPr>
                <w:t xml:space="preserve"> </w:t>
              </w:r>
              <w:r w:rsidRPr="00E6014F">
                <w:rPr>
                  <w:rFonts w:ascii="Arial" w:hAnsi="Arial" w:cs="Arial"/>
                  <w:sz w:val="16"/>
                  <w:szCs w:val="16"/>
                </w:rPr>
                <w:t>additional layer of not less than 12.7 mm gypsum board to one side of an</w:t>
              </w:r>
            </w:ins>
            <w:ins w:id="958" w:author="Watt, Stephen HOUS:EX" w:date="2023-07-28T15:03:00Z">
              <w:r>
                <w:rPr>
                  <w:rFonts w:ascii="Arial" w:hAnsi="Arial" w:cs="Arial"/>
                  <w:sz w:val="16"/>
                  <w:szCs w:val="16"/>
                </w:rPr>
                <w:t xml:space="preserve"> </w:t>
              </w:r>
            </w:ins>
            <w:ins w:id="959" w:author="Watt, Stephen HOUS:EX" w:date="2023-07-28T15:02:00Z">
              <w:r w:rsidRPr="00E6014F">
                <w:rPr>
                  <w:rFonts w:ascii="Arial" w:hAnsi="Arial" w:cs="Arial"/>
                  <w:sz w:val="16"/>
                  <w:szCs w:val="16"/>
                </w:rPr>
                <w:t>existing finished wall assembly that has not less than 12.7 mm gypsum</w:t>
              </w:r>
            </w:ins>
            <w:ins w:id="960" w:author="Watt, Stephen HOUS:EX" w:date="2023-07-28T15:03:00Z">
              <w:r>
                <w:rPr>
                  <w:rFonts w:ascii="Arial" w:hAnsi="Arial" w:cs="Arial"/>
                  <w:sz w:val="16"/>
                  <w:szCs w:val="16"/>
                </w:rPr>
                <w:t xml:space="preserve"> </w:t>
              </w:r>
            </w:ins>
            <w:ins w:id="961" w:author="Watt, Stephen HOUS:EX" w:date="2023-07-28T15:02:00Z">
              <w:r w:rsidRPr="00E6014F">
                <w:rPr>
                  <w:rFonts w:ascii="Arial" w:hAnsi="Arial" w:cs="Arial"/>
                  <w:sz w:val="16"/>
                  <w:szCs w:val="16"/>
                </w:rPr>
                <w:t>board on each side or an existing finished floor-ceiling assembly that has</w:t>
              </w:r>
            </w:ins>
            <w:ins w:id="962" w:author="Watt, Stephen HOUS:EX" w:date="2023-07-28T15:03:00Z">
              <w:r>
                <w:rPr>
                  <w:rFonts w:ascii="Arial" w:hAnsi="Arial" w:cs="Arial"/>
                  <w:sz w:val="16"/>
                  <w:szCs w:val="16"/>
                </w:rPr>
                <w:t xml:space="preserve"> </w:t>
              </w:r>
            </w:ins>
            <w:ins w:id="963" w:author="Watt, Stephen HOUS:EX" w:date="2023-07-28T15:02:00Z">
              <w:r w:rsidRPr="00E6014F">
                <w:rPr>
                  <w:rFonts w:ascii="Arial" w:hAnsi="Arial" w:cs="Arial"/>
                  <w:sz w:val="16"/>
                  <w:szCs w:val="16"/>
                </w:rPr>
                <w:t>not less than 12.7 mm gypsum on the ceiling side is permitted to be used</w:t>
              </w:r>
            </w:ins>
            <w:ins w:id="964" w:author="Watt, Stephen HOUS:EX" w:date="2023-07-28T15:03:00Z">
              <w:r>
                <w:rPr>
                  <w:rFonts w:ascii="Arial" w:hAnsi="Arial" w:cs="Arial"/>
                  <w:sz w:val="16"/>
                  <w:szCs w:val="16"/>
                </w:rPr>
                <w:t xml:space="preserve"> </w:t>
              </w:r>
            </w:ins>
            <w:ins w:id="965" w:author="Watt, Stephen HOUS:EX" w:date="2023-07-28T15:02:00Z">
              <w:r w:rsidRPr="00E6014F">
                <w:rPr>
                  <w:rFonts w:ascii="Arial" w:hAnsi="Arial" w:cs="Arial"/>
                  <w:sz w:val="16"/>
                  <w:szCs w:val="16"/>
                </w:rPr>
                <w:t xml:space="preserve">where a 30 min </w:t>
              </w:r>
              <w:r w:rsidRPr="00821014">
                <w:rPr>
                  <w:rFonts w:ascii="Arial" w:hAnsi="Arial" w:cs="Arial"/>
                  <w:i/>
                  <w:iCs/>
                  <w:sz w:val="16"/>
                  <w:szCs w:val="16"/>
                </w:rPr>
                <w:t>fire-resistance rating</w:t>
              </w:r>
              <w:r w:rsidRPr="00E6014F">
                <w:rPr>
                  <w:rFonts w:ascii="Arial" w:hAnsi="Arial" w:cs="Arial"/>
                  <w:sz w:val="16"/>
                  <w:szCs w:val="16"/>
                </w:rPr>
                <w:t xml:space="preserve"> is required.</w:t>
              </w:r>
            </w:ins>
          </w:p>
        </w:tc>
      </w:tr>
      <w:tr w:rsidR="002D0E7C" w14:paraId="282D47AF" w14:textId="77777777" w:rsidTr="00821014">
        <w:trPr>
          <w:ins w:id="966" w:author="Watt, Stephen HOUS:EX" w:date="2023-07-28T14:24:00Z"/>
        </w:trPr>
        <w:tc>
          <w:tcPr>
            <w:tcW w:w="562" w:type="dxa"/>
          </w:tcPr>
          <w:p w14:paraId="1CC9AB46" w14:textId="7F820D5E" w:rsidR="002D0E7C" w:rsidRPr="002D0E7C" w:rsidRDefault="00B65883" w:rsidP="00821014">
            <w:pPr>
              <w:pStyle w:val="05Sentence"/>
              <w:spacing w:after="120"/>
              <w:ind w:left="0" w:firstLine="0"/>
              <w:rPr>
                <w:ins w:id="967" w:author="Watt, Stephen HOUS:EX" w:date="2023-07-28T14:24:00Z"/>
                <w:rFonts w:ascii="Arial" w:hAnsi="Arial" w:cs="Arial"/>
                <w:sz w:val="16"/>
                <w:szCs w:val="16"/>
              </w:rPr>
            </w:pPr>
            <w:ins w:id="968" w:author="Chase, Andy HOUS:EX" w:date="2023-08-21T12:12:00Z">
              <w:r>
                <w:rPr>
                  <w:rFonts w:ascii="Arial" w:hAnsi="Arial" w:cs="Arial"/>
                  <w:sz w:val="16"/>
                  <w:szCs w:val="16"/>
                </w:rPr>
                <w:t>8</w:t>
              </w:r>
            </w:ins>
          </w:p>
        </w:tc>
        <w:tc>
          <w:tcPr>
            <w:tcW w:w="4111" w:type="dxa"/>
          </w:tcPr>
          <w:p w14:paraId="32E3635C" w14:textId="2D82A937" w:rsidR="00E6014F" w:rsidRPr="00821014" w:rsidRDefault="00E6014F" w:rsidP="00821014">
            <w:pPr>
              <w:pStyle w:val="05Sentence"/>
              <w:spacing w:before="0"/>
              <w:ind w:left="0" w:firstLine="0"/>
              <w:rPr>
                <w:ins w:id="969" w:author="Watt, Stephen HOUS:EX" w:date="2023-07-28T15:04:00Z"/>
                <w:rFonts w:ascii="Arial" w:hAnsi="Arial" w:cs="Arial"/>
                <w:b/>
                <w:bCs/>
                <w:sz w:val="16"/>
                <w:szCs w:val="16"/>
              </w:rPr>
            </w:pPr>
            <w:ins w:id="970" w:author="Watt, Stephen HOUS:EX" w:date="2023-07-28T15:04:00Z">
              <w:r w:rsidRPr="00821014">
                <w:rPr>
                  <w:rFonts w:ascii="Arial" w:hAnsi="Arial" w:cs="Arial"/>
                  <w:b/>
                  <w:bCs/>
                  <w:i/>
                  <w:iCs/>
                  <w:sz w:val="16"/>
                  <w:szCs w:val="16"/>
                </w:rPr>
                <w:t>Fire-Resistance Ratings</w:t>
              </w:r>
              <w:r w:rsidRPr="00821014">
                <w:rPr>
                  <w:rFonts w:ascii="Arial" w:hAnsi="Arial" w:cs="Arial"/>
                  <w:b/>
                  <w:bCs/>
                  <w:sz w:val="16"/>
                  <w:szCs w:val="16"/>
                </w:rPr>
                <w:t xml:space="preserve"> for Walls, Columns and Arches</w:t>
              </w:r>
            </w:ins>
          </w:p>
          <w:p w14:paraId="58678DBF" w14:textId="77777777" w:rsidR="00E6014F" w:rsidRPr="00E6014F" w:rsidRDefault="00E6014F" w:rsidP="00821014">
            <w:pPr>
              <w:pStyle w:val="05Sentence"/>
              <w:spacing w:before="0" w:after="120"/>
              <w:ind w:left="0" w:firstLine="0"/>
              <w:rPr>
                <w:ins w:id="971" w:author="Watt, Stephen HOUS:EX" w:date="2023-07-28T15:04:00Z"/>
                <w:rFonts w:ascii="Arial" w:hAnsi="Arial" w:cs="Arial"/>
                <w:sz w:val="16"/>
                <w:szCs w:val="16"/>
              </w:rPr>
            </w:pPr>
            <w:ins w:id="972" w:author="Watt, Stephen HOUS:EX" w:date="2023-07-28T15:04:00Z">
              <w:r w:rsidRPr="00E6014F">
                <w:rPr>
                  <w:rFonts w:ascii="Arial" w:hAnsi="Arial" w:cs="Arial"/>
                  <w:sz w:val="16"/>
                  <w:szCs w:val="16"/>
                </w:rPr>
                <w:t>Sentence 9.10.8.3.(1)</w:t>
              </w:r>
            </w:ins>
          </w:p>
          <w:p w14:paraId="17B5C39D" w14:textId="77777777" w:rsidR="00E6014F" w:rsidRPr="00E6014F" w:rsidRDefault="00E6014F" w:rsidP="00821014">
            <w:pPr>
              <w:pStyle w:val="05Sentence"/>
              <w:spacing w:before="0"/>
              <w:ind w:left="0" w:firstLine="0"/>
              <w:rPr>
                <w:ins w:id="973" w:author="Watt, Stephen HOUS:EX" w:date="2023-07-28T15:04:00Z"/>
                <w:rFonts w:ascii="Arial" w:hAnsi="Arial" w:cs="Arial"/>
                <w:sz w:val="16"/>
                <w:szCs w:val="16"/>
              </w:rPr>
            </w:pPr>
            <w:ins w:id="974" w:author="Watt, Stephen HOUS:EX" w:date="2023-07-28T15:04:00Z">
              <w:r w:rsidRPr="00821014">
                <w:rPr>
                  <w:rFonts w:ascii="Arial" w:hAnsi="Arial" w:cs="Arial"/>
                  <w:i/>
                  <w:iCs/>
                  <w:sz w:val="16"/>
                  <w:szCs w:val="16"/>
                </w:rPr>
                <w:t xml:space="preserve">Loadbearing </w:t>
              </w:r>
              <w:r w:rsidRPr="00E6014F">
                <w:rPr>
                  <w:rFonts w:ascii="Arial" w:hAnsi="Arial" w:cs="Arial"/>
                  <w:sz w:val="16"/>
                  <w:szCs w:val="16"/>
                </w:rPr>
                <w:t xml:space="preserve">walls, columns and arches in the </w:t>
              </w:r>
              <w:r w:rsidRPr="00821014">
                <w:rPr>
                  <w:rFonts w:ascii="Arial" w:hAnsi="Arial" w:cs="Arial"/>
                  <w:i/>
                  <w:iCs/>
                  <w:sz w:val="16"/>
                  <w:szCs w:val="16"/>
                </w:rPr>
                <w:t>storey</w:t>
              </w:r>
            </w:ins>
          </w:p>
          <w:p w14:paraId="2328450C" w14:textId="4FFB90C6" w:rsidR="00E6014F" w:rsidRPr="00E6014F" w:rsidRDefault="00E6014F" w:rsidP="00821014">
            <w:pPr>
              <w:pStyle w:val="05Sentence"/>
              <w:spacing w:before="0"/>
              <w:ind w:left="0" w:firstLine="0"/>
              <w:rPr>
                <w:ins w:id="975" w:author="Watt, Stephen HOUS:EX" w:date="2023-07-28T15:04:00Z"/>
                <w:rFonts w:ascii="Arial" w:hAnsi="Arial" w:cs="Arial"/>
                <w:sz w:val="16"/>
                <w:szCs w:val="16"/>
              </w:rPr>
            </w:pPr>
            <w:ins w:id="976" w:author="Watt, Stephen HOUS:EX" w:date="2023-07-28T15:04:00Z">
              <w:r w:rsidRPr="00E6014F">
                <w:rPr>
                  <w:rFonts w:ascii="Arial" w:hAnsi="Arial" w:cs="Arial"/>
                  <w:sz w:val="16"/>
                  <w:szCs w:val="16"/>
                </w:rPr>
                <w:t>immediately below a floor or roof assembly shall have a</w:t>
              </w:r>
              <w:r>
                <w:rPr>
                  <w:rFonts w:ascii="Arial" w:hAnsi="Arial" w:cs="Arial"/>
                  <w:sz w:val="16"/>
                  <w:szCs w:val="16"/>
                </w:rPr>
                <w:t xml:space="preserve"> </w:t>
              </w:r>
              <w:r w:rsidRPr="00821014">
                <w:rPr>
                  <w:rFonts w:ascii="Arial" w:hAnsi="Arial" w:cs="Arial"/>
                  <w:i/>
                  <w:iCs/>
                  <w:sz w:val="16"/>
                  <w:szCs w:val="16"/>
                </w:rPr>
                <w:t>fire-resistance rating</w:t>
              </w:r>
              <w:r w:rsidRPr="00E6014F">
                <w:rPr>
                  <w:rFonts w:ascii="Arial" w:hAnsi="Arial" w:cs="Arial"/>
                  <w:sz w:val="16"/>
                  <w:szCs w:val="16"/>
                </w:rPr>
                <w:t xml:space="preserve"> of not less than that required for</w:t>
              </w:r>
            </w:ins>
          </w:p>
          <w:p w14:paraId="7FBC5718" w14:textId="5AEDB5C6" w:rsidR="002D0E7C" w:rsidRPr="002D0E7C" w:rsidRDefault="00E6014F" w:rsidP="00821014">
            <w:pPr>
              <w:pStyle w:val="05Sentence"/>
              <w:spacing w:before="0" w:after="120"/>
              <w:ind w:left="0" w:firstLine="0"/>
              <w:rPr>
                <w:ins w:id="977" w:author="Watt, Stephen HOUS:EX" w:date="2023-07-28T14:24:00Z"/>
                <w:rFonts w:ascii="Arial" w:hAnsi="Arial" w:cs="Arial"/>
                <w:sz w:val="16"/>
                <w:szCs w:val="16"/>
              </w:rPr>
            </w:pPr>
            <w:ins w:id="978" w:author="Watt, Stephen HOUS:EX" w:date="2023-07-28T15:04:00Z">
              <w:r w:rsidRPr="00E6014F">
                <w:rPr>
                  <w:rFonts w:ascii="Arial" w:hAnsi="Arial" w:cs="Arial"/>
                  <w:sz w:val="16"/>
                  <w:szCs w:val="16"/>
                </w:rPr>
                <w:t>the supported floor or roof assembly.</w:t>
              </w:r>
            </w:ins>
          </w:p>
        </w:tc>
        <w:tc>
          <w:tcPr>
            <w:tcW w:w="4536" w:type="dxa"/>
          </w:tcPr>
          <w:p w14:paraId="77663C89" w14:textId="036AD4B6" w:rsidR="002D0E7C" w:rsidRPr="002D0E7C" w:rsidRDefault="00E6014F" w:rsidP="00821014">
            <w:pPr>
              <w:pStyle w:val="05Sentence"/>
              <w:spacing w:before="0"/>
              <w:ind w:left="0" w:firstLine="0"/>
              <w:rPr>
                <w:ins w:id="979" w:author="Watt, Stephen HOUS:EX" w:date="2023-07-28T14:24:00Z"/>
                <w:rFonts w:ascii="Arial" w:hAnsi="Arial" w:cs="Arial"/>
                <w:sz w:val="16"/>
                <w:szCs w:val="16"/>
              </w:rPr>
            </w:pPr>
            <w:ins w:id="980" w:author="Watt, Stephen HOUS:EX" w:date="2023-07-28T15:05:00Z">
              <w:r w:rsidRPr="00E6014F">
                <w:rPr>
                  <w:rFonts w:ascii="Arial" w:hAnsi="Arial" w:cs="Arial"/>
                  <w:sz w:val="16"/>
                  <w:szCs w:val="16"/>
                </w:rPr>
                <w:t>Except for heavy timber elements and those of masonry or concrete</w:t>
              </w:r>
              <w:r>
                <w:rPr>
                  <w:rFonts w:ascii="Arial" w:hAnsi="Arial" w:cs="Arial"/>
                  <w:sz w:val="16"/>
                  <w:szCs w:val="16"/>
                </w:rPr>
                <w:t xml:space="preserve"> </w:t>
              </w:r>
              <w:r w:rsidRPr="00E6014F">
                <w:rPr>
                  <w:rFonts w:ascii="Arial" w:hAnsi="Arial" w:cs="Arial"/>
                  <w:sz w:val="16"/>
                  <w:szCs w:val="16"/>
                </w:rPr>
                <w:t>construction, light frame walls, columns, arches and beams as well as</w:t>
              </w:r>
            </w:ins>
            <w:ins w:id="981" w:author="Watt, Stephen HOUS:EX" w:date="2023-07-28T15:06:00Z">
              <w:r w:rsidRPr="00821014">
                <w:rPr>
                  <w:rFonts w:ascii="Arial" w:hAnsi="Arial" w:cs="Arial"/>
                  <w:i/>
                  <w:iCs/>
                  <w:sz w:val="16"/>
                  <w:szCs w:val="16"/>
                </w:rPr>
                <w:t xml:space="preserve"> </w:t>
              </w:r>
            </w:ins>
            <w:ins w:id="982" w:author="Watt, Stephen HOUS:EX" w:date="2023-07-28T15:05:00Z">
              <w:r w:rsidRPr="00821014">
                <w:rPr>
                  <w:rFonts w:ascii="Arial" w:hAnsi="Arial" w:cs="Arial"/>
                  <w:i/>
                  <w:iCs/>
                  <w:sz w:val="16"/>
                  <w:szCs w:val="16"/>
                </w:rPr>
                <w:t>loadbearing</w:t>
              </w:r>
              <w:r w:rsidRPr="00E6014F">
                <w:rPr>
                  <w:rFonts w:ascii="Arial" w:hAnsi="Arial" w:cs="Arial"/>
                  <w:sz w:val="16"/>
                  <w:szCs w:val="16"/>
                </w:rPr>
                <w:t xml:space="preserve"> steel elements that support floors between </w:t>
              </w:r>
              <w:r w:rsidRPr="00821014">
                <w:rPr>
                  <w:rFonts w:ascii="Arial" w:hAnsi="Arial" w:cs="Arial"/>
                  <w:i/>
                  <w:iCs/>
                  <w:sz w:val="16"/>
                  <w:szCs w:val="16"/>
                </w:rPr>
                <w:t>dwelling units</w:t>
              </w:r>
              <w:r w:rsidRPr="00E6014F">
                <w:rPr>
                  <w:rFonts w:ascii="Arial" w:hAnsi="Arial" w:cs="Arial"/>
                  <w:sz w:val="16"/>
                  <w:szCs w:val="16"/>
                </w:rPr>
                <w:t xml:space="preserve"> in a</w:t>
              </w:r>
            </w:ins>
            <w:ins w:id="983" w:author="Watt, Stephen HOUS:EX" w:date="2023-07-28T15:06:00Z">
              <w:r>
                <w:rPr>
                  <w:rFonts w:ascii="Arial" w:hAnsi="Arial" w:cs="Arial"/>
                  <w:sz w:val="16"/>
                  <w:szCs w:val="16"/>
                </w:rPr>
                <w:t xml:space="preserve"> </w:t>
              </w:r>
            </w:ins>
            <w:ins w:id="984" w:author="Watt, Stephen HOUS:EX" w:date="2023-07-28T15:05:00Z">
              <w:r w:rsidRPr="00E6014F">
                <w:rPr>
                  <w:rFonts w:ascii="Arial" w:hAnsi="Arial" w:cs="Arial"/>
                  <w:sz w:val="16"/>
                  <w:szCs w:val="16"/>
                </w:rPr>
                <w:t xml:space="preserve">house with a </w:t>
              </w:r>
              <w:r w:rsidRPr="00821014">
                <w:rPr>
                  <w:rFonts w:ascii="Arial" w:hAnsi="Arial" w:cs="Arial"/>
                  <w:i/>
                  <w:iCs/>
                  <w:sz w:val="16"/>
                  <w:szCs w:val="16"/>
                </w:rPr>
                <w:t>secondary suite</w:t>
              </w:r>
              <w:r w:rsidRPr="00E6014F">
                <w:rPr>
                  <w:rFonts w:ascii="Arial" w:hAnsi="Arial" w:cs="Arial"/>
                  <w:sz w:val="16"/>
                  <w:szCs w:val="16"/>
                </w:rPr>
                <w:t xml:space="preserve"> including their common spaces shall be</w:t>
              </w:r>
            </w:ins>
            <w:ins w:id="985" w:author="Watt, Stephen HOUS:EX" w:date="2023-07-28T15:06:00Z">
              <w:r>
                <w:rPr>
                  <w:rFonts w:ascii="Arial" w:hAnsi="Arial" w:cs="Arial"/>
                  <w:sz w:val="16"/>
                  <w:szCs w:val="16"/>
                </w:rPr>
                <w:t xml:space="preserve"> </w:t>
              </w:r>
            </w:ins>
            <w:ins w:id="986" w:author="Watt, Stephen HOUS:EX" w:date="2023-07-28T15:05:00Z">
              <w:r w:rsidRPr="00E6014F">
                <w:rPr>
                  <w:rFonts w:ascii="Arial" w:hAnsi="Arial" w:cs="Arial"/>
                  <w:sz w:val="16"/>
                  <w:szCs w:val="16"/>
                </w:rPr>
                <w:t>protected by not less than 12.7 mm thick gypsum board.</w:t>
              </w:r>
            </w:ins>
          </w:p>
        </w:tc>
      </w:tr>
      <w:tr w:rsidR="002D0E7C" w14:paraId="56336911" w14:textId="77777777" w:rsidTr="00821014">
        <w:trPr>
          <w:ins w:id="987" w:author="Watt, Stephen HOUS:EX" w:date="2023-07-28T14:25:00Z"/>
        </w:trPr>
        <w:tc>
          <w:tcPr>
            <w:tcW w:w="562" w:type="dxa"/>
          </w:tcPr>
          <w:p w14:paraId="2EC65178" w14:textId="440E4679" w:rsidR="002D0E7C" w:rsidRDefault="00B65883" w:rsidP="00821014">
            <w:pPr>
              <w:pStyle w:val="05Sentence"/>
              <w:spacing w:after="120"/>
              <w:ind w:left="0" w:firstLine="0"/>
              <w:rPr>
                <w:ins w:id="988" w:author="Watt, Stephen HOUS:EX" w:date="2023-07-28T14:25:00Z"/>
                <w:rFonts w:ascii="Arial" w:hAnsi="Arial" w:cs="Arial"/>
                <w:sz w:val="16"/>
                <w:szCs w:val="16"/>
              </w:rPr>
            </w:pPr>
            <w:ins w:id="989" w:author="Chase, Andy HOUS:EX" w:date="2023-08-21T12:12:00Z">
              <w:r>
                <w:rPr>
                  <w:rFonts w:ascii="Arial" w:hAnsi="Arial" w:cs="Arial"/>
                  <w:sz w:val="16"/>
                  <w:szCs w:val="16"/>
                </w:rPr>
                <w:t>9</w:t>
              </w:r>
            </w:ins>
          </w:p>
        </w:tc>
        <w:tc>
          <w:tcPr>
            <w:tcW w:w="4111" w:type="dxa"/>
          </w:tcPr>
          <w:p w14:paraId="65D5B6AF" w14:textId="77777777" w:rsidR="00E6014F" w:rsidRPr="00821014" w:rsidRDefault="00E6014F" w:rsidP="00821014">
            <w:pPr>
              <w:pStyle w:val="05Sentence"/>
              <w:spacing w:before="0"/>
              <w:ind w:left="0" w:firstLine="0"/>
              <w:rPr>
                <w:ins w:id="990" w:author="Watt, Stephen HOUS:EX" w:date="2023-07-28T15:07:00Z"/>
                <w:rFonts w:ascii="Arial" w:hAnsi="Arial" w:cs="Arial"/>
                <w:b/>
                <w:bCs/>
                <w:sz w:val="16"/>
                <w:szCs w:val="16"/>
              </w:rPr>
            </w:pPr>
            <w:ins w:id="991" w:author="Watt, Stephen HOUS:EX" w:date="2023-07-28T15:07:00Z">
              <w:r w:rsidRPr="00821014">
                <w:rPr>
                  <w:rFonts w:ascii="Arial" w:hAnsi="Arial" w:cs="Arial"/>
                  <w:b/>
                  <w:bCs/>
                  <w:sz w:val="16"/>
                  <w:szCs w:val="16"/>
                </w:rPr>
                <w:t>Sound Transmission</w:t>
              </w:r>
            </w:ins>
          </w:p>
          <w:p w14:paraId="52CE57C7" w14:textId="77777777" w:rsidR="00E6014F" w:rsidRPr="00E6014F" w:rsidRDefault="00E6014F" w:rsidP="00821014">
            <w:pPr>
              <w:pStyle w:val="05Sentence"/>
              <w:spacing w:before="0" w:after="120"/>
              <w:ind w:left="0" w:firstLine="0"/>
              <w:rPr>
                <w:ins w:id="992" w:author="Watt, Stephen HOUS:EX" w:date="2023-07-28T15:07:00Z"/>
                <w:rFonts w:ascii="Arial" w:hAnsi="Arial" w:cs="Arial"/>
                <w:sz w:val="16"/>
                <w:szCs w:val="16"/>
              </w:rPr>
            </w:pPr>
            <w:ins w:id="993" w:author="Watt, Stephen HOUS:EX" w:date="2023-07-28T15:07:00Z">
              <w:r w:rsidRPr="00E6014F">
                <w:rPr>
                  <w:rFonts w:ascii="Arial" w:hAnsi="Arial" w:cs="Arial"/>
                  <w:sz w:val="16"/>
                  <w:szCs w:val="16"/>
                </w:rPr>
                <w:t>Sentence 9.11.1.1.(2)</w:t>
              </w:r>
            </w:ins>
          </w:p>
          <w:p w14:paraId="09303613" w14:textId="6CC70C25" w:rsidR="002D0E7C" w:rsidRPr="002D0E7C" w:rsidRDefault="00E6014F" w:rsidP="00821014">
            <w:pPr>
              <w:pStyle w:val="05Sentence"/>
              <w:spacing w:before="0"/>
              <w:ind w:left="0" w:firstLine="0"/>
              <w:rPr>
                <w:ins w:id="994" w:author="Watt, Stephen HOUS:EX" w:date="2023-07-28T14:25:00Z"/>
                <w:rFonts w:ascii="Arial" w:hAnsi="Arial" w:cs="Arial"/>
                <w:sz w:val="16"/>
                <w:szCs w:val="16"/>
              </w:rPr>
            </w:pPr>
            <w:ins w:id="995" w:author="Watt, Stephen HOUS:EX" w:date="2023-07-28T15:07:00Z">
              <w:r w:rsidRPr="00E6014F">
                <w:rPr>
                  <w:rFonts w:ascii="Arial" w:hAnsi="Arial" w:cs="Arial"/>
                  <w:sz w:val="16"/>
                  <w:szCs w:val="16"/>
                </w:rPr>
                <w:t xml:space="preserve">Each </w:t>
              </w:r>
              <w:r w:rsidRPr="00821014">
                <w:rPr>
                  <w:rFonts w:ascii="Arial" w:hAnsi="Arial" w:cs="Arial"/>
                  <w:i/>
                  <w:iCs/>
                  <w:sz w:val="16"/>
                  <w:szCs w:val="16"/>
                </w:rPr>
                <w:t>dwelling unit</w:t>
              </w:r>
              <w:r w:rsidRPr="00E6014F">
                <w:rPr>
                  <w:rFonts w:ascii="Arial" w:hAnsi="Arial" w:cs="Arial"/>
                  <w:sz w:val="16"/>
                  <w:szCs w:val="16"/>
                </w:rPr>
                <w:t xml:space="preserve"> shall be separated from every other</w:t>
              </w:r>
            </w:ins>
            <w:ins w:id="996" w:author="Watt, Stephen HOUS:EX" w:date="2023-07-28T15:08:00Z">
              <w:r>
                <w:rPr>
                  <w:rFonts w:ascii="Arial" w:hAnsi="Arial" w:cs="Arial"/>
                  <w:sz w:val="16"/>
                  <w:szCs w:val="16"/>
                </w:rPr>
                <w:t xml:space="preserve"> </w:t>
              </w:r>
            </w:ins>
            <w:ins w:id="997" w:author="Watt, Stephen HOUS:EX" w:date="2023-07-28T15:07:00Z">
              <w:r w:rsidRPr="00E6014F">
                <w:rPr>
                  <w:rFonts w:ascii="Arial" w:hAnsi="Arial" w:cs="Arial"/>
                  <w:sz w:val="16"/>
                  <w:szCs w:val="16"/>
                </w:rPr>
                <w:t xml:space="preserve">space in a house with a </w:t>
              </w:r>
              <w:r w:rsidRPr="00821014">
                <w:rPr>
                  <w:rFonts w:ascii="Arial" w:hAnsi="Arial" w:cs="Arial"/>
                  <w:i/>
                  <w:iCs/>
                  <w:sz w:val="16"/>
                  <w:szCs w:val="16"/>
                </w:rPr>
                <w:t>secondary suite</w:t>
              </w:r>
              <w:r w:rsidRPr="00E6014F">
                <w:rPr>
                  <w:rFonts w:ascii="Arial" w:hAnsi="Arial" w:cs="Arial"/>
                  <w:sz w:val="16"/>
                  <w:szCs w:val="16"/>
                </w:rPr>
                <w:t xml:space="preserve"> in which noise</w:t>
              </w:r>
            </w:ins>
            <w:ins w:id="998" w:author="Watt, Stephen HOUS:EX" w:date="2023-07-28T15:48:00Z">
              <w:r w:rsidR="00D2154F">
                <w:rPr>
                  <w:rFonts w:ascii="Arial" w:hAnsi="Arial" w:cs="Arial"/>
                  <w:sz w:val="16"/>
                  <w:szCs w:val="16"/>
                </w:rPr>
                <w:t xml:space="preserve"> </w:t>
              </w:r>
            </w:ins>
            <w:ins w:id="999" w:author="Watt, Stephen HOUS:EX" w:date="2023-07-28T15:07:00Z">
              <w:r w:rsidRPr="00E6014F">
                <w:rPr>
                  <w:rFonts w:ascii="Arial" w:hAnsi="Arial" w:cs="Arial"/>
                  <w:sz w:val="16"/>
                  <w:szCs w:val="16"/>
                </w:rPr>
                <w:t>may be transmitted by construction having joist and stud</w:t>
              </w:r>
            </w:ins>
            <w:ins w:id="1000" w:author="Watt, Stephen HOUS:EX" w:date="2023-07-28T15:08:00Z">
              <w:r>
                <w:rPr>
                  <w:rFonts w:ascii="Arial" w:hAnsi="Arial" w:cs="Arial"/>
                  <w:sz w:val="16"/>
                  <w:szCs w:val="16"/>
                </w:rPr>
                <w:t xml:space="preserve"> </w:t>
              </w:r>
            </w:ins>
            <w:ins w:id="1001" w:author="Watt, Stephen HOUS:EX" w:date="2023-07-28T15:07:00Z">
              <w:r w:rsidRPr="00E6014F">
                <w:rPr>
                  <w:rFonts w:ascii="Arial" w:hAnsi="Arial" w:cs="Arial"/>
                  <w:sz w:val="16"/>
                  <w:szCs w:val="16"/>
                </w:rPr>
                <w:t>spaces filled with sound-absorbing material, resilient</w:t>
              </w:r>
            </w:ins>
            <w:ins w:id="1002" w:author="Watt, Stephen HOUS:EX" w:date="2023-07-28T15:08:00Z">
              <w:r>
                <w:rPr>
                  <w:rFonts w:ascii="Arial" w:hAnsi="Arial" w:cs="Arial"/>
                  <w:sz w:val="16"/>
                  <w:szCs w:val="16"/>
                </w:rPr>
                <w:t xml:space="preserve"> </w:t>
              </w:r>
            </w:ins>
            <w:ins w:id="1003" w:author="Watt, Stephen HOUS:EX" w:date="2023-07-28T15:07:00Z">
              <w:r w:rsidRPr="00E6014F">
                <w:rPr>
                  <w:rFonts w:ascii="Arial" w:hAnsi="Arial" w:cs="Arial"/>
                  <w:sz w:val="16"/>
                  <w:szCs w:val="16"/>
                </w:rPr>
                <w:t>channel on one side of the separation, and 12.7 mm</w:t>
              </w:r>
            </w:ins>
            <w:ins w:id="1004" w:author="Watt, Stephen HOUS:EX" w:date="2023-07-28T15:08:00Z">
              <w:r>
                <w:rPr>
                  <w:rFonts w:ascii="Arial" w:hAnsi="Arial" w:cs="Arial"/>
                  <w:sz w:val="16"/>
                  <w:szCs w:val="16"/>
                </w:rPr>
                <w:t xml:space="preserve"> </w:t>
              </w:r>
            </w:ins>
            <w:ins w:id="1005" w:author="Watt, Stephen HOUS:EX" w:date="2023-07-28T15:07:00Z">
              <w:r w:rsidRPr="00E6014F">
                <w:rPr>
                  <w:rFonts w:ascii="Arial" w:hAnsi="Arial" w:cs="Arial"/>
                  <w:sz w:val="16"/>
                  <w:szCs w:val="16"/>
                </w:rPr>
                <w:t>thick gypsum board on ceilings and on both sides of</w:t>
              </w:r>
            </w:ins>
            <w:ins w:id="1006" w:author="Watt, Stephen HOUS:EX" w:date="2023-07-28T15:08:00Z">
              <w:r>
                <w:rPr>
                  <w:rFonts w:ascii="Arial" w:hAnsi="Arial" w:cs="Arial"/>
                  <w:sz w:val="16"/>
                  <w:szCs w:val="16"/>
                </w:rPr>
                <w:t xml:space="preserve"> </w:t>
              </w:r>
            </w:ins>
            <w:ins w:id="1007" w:author="Watt, Stephen HOUS:EX" w:date="2023-07-28T15:07:00Z">
              <w:r w:rsidRPr="00E6014F">
                <w:rPr>
                  <w:rFonts w:ascii="Arial" w:hAnsi="Arial" w:cs="Arial"/>
                  <w:sz w:val="16"/>
                  <w:szCs w:val="16"/>
                </w:rPr>
                <w:t>walls, or by either construction providing an STC rating</w:t>
              </w:r>
            </w:ins>
            <w:ins w:id="1008" w:author="Watt, Stephen HOUS:EX" w:date="2023-07-28T15:08:00Z">
              <w:r>
                <w:rPr>
                  <w:rFonts w:ascii="Arial" w:hAnsi="Arial" w:cs="Arial"/>
                  <w:sz w:val="16"/>
                  <w:szCs w:val="16"/>
                </w:rPr>
                <w:t xml:space="preserve"> </w:t>
              </w:r>
            </w:ins>
            <w:ins w:id="1009" w:author="Watt, Stephen HOUS:EX" w:date="2023-07-28T15:07:00Z">
              <w:r w:rsidRPr="00E6014F">
                <w:rPr>
                  <w:rFonts w:ascii="Arial" w:hAnsi="Arial" w:cs="Arial"/>
                  <w:sz w:val="16"/>
                  <w:szCs w:val="16"/>
                </w:rPr>
                <w:t>of not less than 43, or by using a separating assembly</w:t>
              </w:r>
            </w:ins>
            <w:ins w:id="1010" w:author="Watt, Stephen HOUS:EX" w:date="2023-07-28T15:08:00Z">
              <w:r>
                <w:rPr>
                  <w:rFonts w:ascii="Arial" w:hAnsi="Arial" w:cs="Arial"/>
                  <w:sz w:val="16"/>
                  <w:szCs w:val="16"/>
                </w:rPr>
                <w:t xml:space="preserve"> </w:t>
              </w:r>
            </w:ins>
            <w:ins w:id="1011" w:author="Watt, Stephen HOUS:EX" w:date="2023-07-28T15:07:00Z">
              <w:r w:rsidRPr="00E6014F">
                <w:rPr>
                  <w:rFonts w:ascii="Arial" w:hAnsi="Arial" w:cs="Arial"/>
                  <w:sz w:val="16"/>
                  <w:szCs w:val="16"/>
                </w:rPr>
                <w:t>and adjoining construction providing an ASTC rating of</w:t>
              </w:r>
            </w:ins>
            <w:ins w:id="1012" w:author="Watt, Stephen HOUS:EX" w:date="2023-07-28T15:08:00Z">
              <w:r>
                <w:rPr>
                  <w:rFonts w:ascii="Arial" w:hAnsi="Arial" w:cs="Arial"/>
                  <w:sz w:val="16"/>
                  <w:szCs w:val="16"/>
                </w:rPr>
                <w:t xml:space="preserve"> </w:t>
              </w:r>
            </w:ins>
            <w:ins w:id="1013" w:author="Watt, Stephen HOUS:EX" w:date="2023-07-28T15:07:00Z">
              <w:r w:rsidRPr="00E6014F">
                <w:rPr>
                  <w:rFonts w:ascii="Arial" w:hAnsi="Arial" w:cs="Arial"/>
                  <w:sz w:val="16"/>
                  <w:szCs w:val="16"/>
                </w:rPr>
                <w:t>not less than 40.</w:t>
              </w:r>
            </w:ins>
          </w:p>
        </w:tc>
        <w:tc>
          <w:tcPr>
            <w:tcW w:w="4536" w:type="dxa"/>
          </w:tcPr>
          <w:p w14:paraId="19972356" w14:textId="41930802" w:rsidR="002D0E7C" w:rsidRPr="002D0E7C" w:rsidRDefault="00E6014F" w:rsidP="00821014">
            <w:pPr>
              <w:pStyle w:val="05Sentence"/>
              <w:spacing w:before="0" w:after="120"/>
              <w:ind w:left="0" w:firstLine="0"/>
              <w:rPr>
                <w:ins w:id="1014" w:author="Watt, Stephen HOUS:EX" w:date="2023-07-28T14:25:00Z"/>
                <w:rFonts w:ascii="Arial" w:hAnsi="Arial" w:cs="Arial"/>
                <w:sz w:val="16"/>
                <w:szCs w:val="16"/>
              </w:rPr>
            </w:pPr>
            <w:ins w:id="1015" w:author="Watt, Stephen HOUS:EX" w:date="2023-07-28T15:09:00Z">
              <w:r w:rsidRPr="00E6014F">
                <w:rPr>
                  <w:rFonts w:ascii="Arial" w:hAnsi="Arial" w:cs="Arial"/>
                  <w:sz w:val="16"/>
                  <w:szCs w:val="16"/>
                </w:rPr>
                <w:t xml:space="preserve">The assemblies and adjoining constructions that separate the </w:t>
              </w:r>
              <w:r w:rsidRPr="00821014">
                <w:rPr>
                  <w:rFonts w:ascii="Arial" w:hAnsi="Arial" w:cs="Arial"/>
                  <w:i/>
                  <w:iCs/>
                  <w:sz w:val="16"/>
                  <w:szCs w:val="16"/>
                </w:rPr>
                <w:t>dwelling units</w:t>
              </w:r>
              <w:r>
                <w:rPr>
                  <w:rFonts w:ascii="Arial" w:hAnsi="Arial" w:cs="Arial"/>
                  <w:sz w:val="16"/>
                  <w:szCs w:val="16"/>
                </w:rPr>
                <w:t xml:space="preserve"> </w:t>
              </w:r>
              <w:r w:rsidRPr="00E6014F">
                <w:rPr>
                  <w:rFonts w:ascii="Arial" w:hAnsi="Arial" w:cs="Arial"/>
                  <w:sz w:val="16"/>
                  <w:szCs w:val="16"/>
                </w:rPr>
                <w:t xml:space="preserve">in a house with a </w:t>
              </w:r>
              <w:r w:rsidRPr="00821014">
                <w:rPr>
                  <w:rFonts w:ascii="Arial" w:hAnsi="Arial" w:cs="Arial"/>
                  <w:i/>
                  <w:iCs/>
                  <w:sz w:val="16"/>
                  <w:szCs w:val="16"/>
                </w:rPr>
                <w:t>secondary suite</w:t>
              </w:r>
              <w:r w:rsidRPr="00E6014F">
                <w:rPr>
                  <w:rFonts w:ascii="Arial" w:hAnsi="Arial" w:cs="Arial"/>
                  <w:sz w:val="16"/>
                  <w:szCs w:val="16"/>
                </w:rPr>
                <w:t xml:space="preserve"> including their common spaces need not</w:t>
              </w:r>
              <w:r>
                <w:rPr>
                  <w:rFonts w:ascii="Arial" w:hAnsi="Arial" w:cs="Arial"/>
                  <w:sz w:val="16"/>
                  <w:szCs w:val="16"/>
                </w:rPr>
                <w:t xml:space="preserve"> </w:t>
              </w:r>
              <w:r w:rsidRPr="00E6014F">
                <w:rPr>
                  <w:rFonts w:ascii="Arial" w:hAnsi="Arial" w:cs="Arial"/>
                  <w:sz w:val="16"/>
                  <w:szCs w:val="16"/>
                </w:rPr>
                <w:t>comply with Clause 9.11.1.1.(2)(a) where resilient metal channel spaced</w:t>
              </w:r>
              <w:r>
                <w:rPr>
                  <w:rFonts w:ascii="Arial" w:hAnsi="Arial" w:cs="Arial"/>
                  <w:sz w:val="16"/>
                  <w:szCs w:val="16"/>
                </w:rPr>
                <w:t xml:space="preserve"> </w:t>
              </w:r>
              <w:r w:rsidRPr="00E6014F">
                <w:rPr>
                  <w:rFonts w:ascii="Arial" w:hAnsi="Arial" w:cs="Arial"/>
                  <w:sz w:val="16"/>
                  <w:szCs w:val="16"/>
                </w:rPr>
                <w:t>400 or 600 mm o.c. and an additional layer of not less than 12.7 mm</w:t>
              </w:r>
            </w:ins>
            <w:ins w:id="1016" w:author="Watt, Stephen HOUS:EX" w:date="2023-07-28T15:10:00Z">
              <w:r>
                <w:rPr>
                  <w:rFonts w:ascii="Arial" w:hAnsi="Arial" w:cs="Arial"/>
                  <w:sz w:val="16"/>
                  <w:szCs w:val="16"/>
                </w:rPr>
                <w:t xml:space="preserve"> </w:t>
              </w:r>
            </w:ins>
            <w:ins w:id="1017" w:author="Watt, Stephen HOUS:EX" w:date="2023-07-28T15:09:00Z">
              <w:r w:rsidRPr="00E6014F">
                <w:rPr>
                  <w:rFonts w:ascii="Arial" w:hAnsi="Arial" w:cs="Arial"/>
                  <w:sz w:val="16"/>
                  <w:szCs w:val="16"/>
                </w:rPr>
                <w:t>gypsum board is added to one side of an existing finished assembly.</w:t>
              </w:r>
            </w:ins>
            <w:ins w:id="1018" w:author="Watt, Stephen HOUS:EX" w:date="2023-07-28T15:14:00Z">
              <w:r w:rsidR="007E332F">
                <w:rPr>
                  <w:rFonts w:ascii="Arial" w:hAnsi="Arial" w:cs="Arial"/>
                  <w:sz w:val="16"/>
                  <w:szCs w:val="16"/>
                </w:rPr>
                <w:t xml:space="preserve"> </w:t>
              </w:r>
            </w:ins>
          </w:p>
        </w:tc>
      </w:tr>
    </w:tbl>
    <w:p w14:paraId="162105BE" w14:textId="77777777" w:rsidR="00F16DCD" w:rsidRDefault="00F16DCD" w:rsidP="00F16DCD">
      <w:pPr>
        <w:pStyle w:val="05Sentence"/>
        <w:rPr>
          <w:ins w:id="1019" w:author="Dang, Tommy OHCS:EX" w:date="2023-04-03T11:37:00Z"/>
        </w:rPr>
      </w:pPr>
    </w:p>
    <w:p w14:paraId="5D549742" w14:textId="38932A7C" w:rsidR="008C7F89" w:rsidRDefault="008C7F89" w:rsidP="00045550">
      <w:pPr>
        <w:pStyle w:val="04Article"/>
        <w:rPr>
          <w:ins w:id="1020" w:author="Dang, Tommy OHCS:EX" w:date="2023-04-03T11:38:00Z"/>
        </w:rPr>
      </w:pPr>
      <w:ins w:id="1021" w:author="Dang, Tommy OHCS:EX" w:date="2023-04-03T11:37:00Z">
        <w:r>
          <w:t>1.1.1.2.</w:t>
        </w:r>
      </w:ins>
      <w:ins w:id="1022" w:author="Dang, Tommy OHCS:EX" w:date="2023-04-03T11:38:00Z">
        <w:r>
          <w:t xml:space="preserve"> Application to Existing Buildings</w:t>
        </w:r>
      </w:ins>
    </w:p>
    <w:p w14:paraId="7E68F366" w14:textId="2861D9C4" w:rsidR="00237E6A" w:rsidRDefault="008C7F89" w:rsidP="008C7F89">
      <w:pPr>
        <w:pStyle w:val="05Sentence"/>
        <w:rPr>
          <w:ins w:id="1023" w:author="Dang, Tommy OHCS:EX" w:date="2023-04-03T11:40:00Z"/>
        </w:rPr>
      </w:pPr>
      <w:ins w:id="1024" w:author="Dang, Tommy OHCS:EX" w:date="2023-04-03T11:38:00Z">
        <w:r>
          <w:t xml:space="preserve">1) Where a </w:t>
        </w:r>
        <w:r>
          <w:rPr>
            <w:i/>
            <w:iCs/>
          </w:rPr>
          <w:t>building</w:t>
        </w:r>
        <w:r>
          <w:t xml:space="preserve"> is altered, rehabilitated, renovated or repaired, or there is a change </w:t>
        </w:r>
      </w:ins>
      <w:ins w:id="1025" w:author="Dang, Tommy OHCS:EX" w:date="2023-04-03T11:39:00Z">
        <w:r>
          <w:t xml:space="preserve">in </w:t>
        </w:r>
        <w:r w:rsidRPr="00045550">
          <w:rPr>
            <w:i/>
            <w:iCs/>
          </w:rPr>
          <w:t>occupancy</w:t>
        </w:r>
        <w:r>
          <w:t xml:space="preserve">, the level of life safety and </w:t>
        </w:r>
        <w:r>
          <w:rPr>
            <w:i/>
            <w:iCs/>
          </w:rPr>
          <w:t xml:space="preserve">building </w:t>
        </w:r>
        <w:r>
          <w:t>performance shall not be decreased below a level that already exists. (See Note A-1.1.1.2.(</w:t>
        </w:r>
      </w:ins>
      <w:ins w:id="1026" w:author="Dang, Tommy OHCS:EX" w:date="2023-04-03T11:40:00Z">
        <w:r w:rsidR="00237E6A">
          <w:t>1</w:t>
        </w:r>
      </w:ins>
      <w:ins w:id="1027" w:author="Dang, Tommy OHCS:EX" w:date="2023-04-03T11:39:00Z">
        <w:r>
          <w:t>).)</w:t>
        </w:r>
      </w:ins>
    </w:p>
    <w:p w14:paraId="5B90EC98" w14:textId="0842ABE8" w:rsidR="00237E6A" w:rsidRDefault="00237E6A" w:rsidP="00045550">
      <w:pPr>
        <w:pStyle w:val="03Subsection"/>
        <w:rPr>
          <w:ins w:id="1028" w:author="Dang, Tommy OHCS:EX" w:date="2023-04-03T11:41:00Z"/>
        </w:rPr>
      </w:pPr>
      <w:ins w:id="1029" w:author="Dang, Tommy OHCS:EX" w:date="2023-04-03T11:40:00Z">
        <w:r>
          <w:t>1.1.2. Internal References to this Code</w:t>
        </w:r>
      </w:ins>
    </w:p>
    <w:p w14:paraId="00C99FE7" w14:textId="71408018" w:rsidR="00237E6A" w:rsidRDefault="00237E6A" w:rsidP="00045550">
      <w:pPr>
        <w:pStyle w:val="04Article"/>
        <w:rPr>
          <w:ins w:id="1030" w:author="Dang, Tommy OHCS:EX" w:date="2023-04-03T11:41:00Z"/>
        </w:rPr>
      </w:pPr>
      <w:ins w:id="1031" w:author="Dang, Tommy OHCS:EX" w:date="2023-04-03T11:41:00Z">
        <w:r>
          <w:t xml:space="preserve">1.1.2.1. Book I (General) </w:t>
        </w:r>
      </w:ins>
      <w:ins w:id="1032" w:author="Chase, Andy HOUS:EX" w:date="2023-07-20T13:26:00Z">
        <w:r w:rsidR="00396C58">
          <w:t xml:space="preserve">and Book II (Plumbing Systems) </w:t>
        </w:r>
      </w:ins>
      <w:ins w:id="1033" w:author="Dang, Tommy OHCS:EX" w:date="2023-04-03T11:41:00Z">
        <w:r>
          <w:t>of the Code</w:t>
        </w:r>
      </w:ins>
    </w:p>
    <w:p w14:paraId="186C6BD0" w14:textId="6639AA0D" w:rsidR="00237E6A" w:rsidRDefault="00237E6A" w:rsidP="00237E6A">
      <w:pPr>
        <w:pStyle w:val="05Sentence"/>
        <w:rPr>
          <w:ins w:id="1034" w:author="Dang, Tommy OHCS:EX" w:date="2023-04-03T11:42:00Z"/>
        </w:rPr>
      </w:pPr>
      <w:ins w:id="1035" w:author="Dang, Tommy OHCS:EX" w:date="2023-04-03T11:41:00Z">
        <w:r>
          <w:lastRenderedPageBreak/>
          <w:t>1)</w:t>
        </w:r>
      </w:ins>
      <w:ins w:id="1036" w:author="Dang, Tommy OHCS:EX" w:date="2023-04-03T11:42:00Z">
        <w:r>
          <w:t xml:space="preserve"> This is the first of the two Books, Book I (General) and Book II (Plumbing Systems), that together form the British Columbia Building Code.</w:t>
        </w:r>
      </w:ins>
    </w:p>
    <w:p w14:paraId="4D3D948E" w14:textId="2E67B5A2" w:rsidR="00237E6A" w:rsidRDefault="00237E6A" w:rsidP="00045550">
      <w:pPr>
        <w:pStyle w:val="04Article"/>
        <w:rPr>
          <w:ins w:id="1037" w:author="Dang, Tommy OHCS:EX" w:date="2023-04-03T11:43:00Z"/>
        </w:rPr>
      </w:pPr>
      <w:ins w:id="1038" w:author="Dang, Tommy OHCS:EX" w:date="2023-04-03T11:42:00Z">
        <w:r>
          <w:t>1.1.2.2. Internal R</w:t>
        </w:r>
      </w:ins>
      <w:ins w:id="1039" w:author="Dang, Tommy OHCS:EX" w:date="2023-04-03T11:43:00Z">
        <w:r>
          <w:t>eferences to the Code</w:t>
        </w:r>
      </w:ins>
    </w:p>
    <w:p w14:paraId="5BAFDC12" w14:textId="5A1FD476" w:rsidR="00237E6A" w:rsidRDefault="00237E6A" w:rsidP="00237E6A">
      <w:pPr>
        <w:pStyle w:val="05Sentence"/>
        <w:rPr>
          <w:ins w:id="1040" w:author="Dang, Tommy OHCS:EX" w:date="2023-04-03T11:44:00Z"/>
        </w:rPr>
      </w:pPr>
      <w:ins w:id="1041" w:author="Dang, Tommy OHCS:EX" w:date="2023-04-03T11:43:00Z">
        <w:r>
          <w:t xml:space="preserve">1) Unless a Book is specified, references to “the British Columbia Building Code,” </w:t>
        </w:r>
      </w:ins>
      <w:ins w:id="1042" w:author="Dang, Tommy OHCS:EX" w:date="2023-04-03T11:44:00Z">
        <w:r>
          <w:t>“</w:t>
        </w:r>
      </w:ins>
      <w:ins w:id="1043" w:author="Dang, Tommy OHCS:EX" w:date="2023-04-03T11:43:00Z">
        <w:r>
          <w:t>the Code,”</w:t>
        </w:r>
      </w:ins>
      <w:ins w:id="1044" w:author="Dang, Tommy OHCS:EX" w:date="2023-04-03T11:44:00Z">
        <w:r>
          <w:t xml:space="preserve"> “this Code” and the like shall be read as references to the Book in which they appear.</w:t>
        </w:r>
      </w:ins>
    </w:p>
    <w:p w14:paraId="12269A1F" w14:textId="6A57F415" w:rsidR="00237E6A" w:rsidRDefault="00237E6A" w:rsidP="00045550">
      <w:pPr>
        <w:pStyle w:val="03Subsection"/>
        <w:rPr>
          <w:ins w:id="1045" w:author="Dang, Tommy OHCS:EX" w:date="2023-04-03T11:45:00Z"/>
        </w:rPr>
      </w:pPr>
      <w:ins w:id="1046" w:author="Dang, Tommy OHCS:EX" w:date="2023-04-03T11:44:00Z">
        <w:r>
          <w:t>1</w:t>
        </w:r>
      </w:ins>
      <w:ins w:id="1047" w:author="Dang, Tommy OHCS:EX" w:date="2023-04-03T11:45:00Z">
        <w:r>
          <w:t>.1.3. Appendices, Notes and Annotations</w:t>
        </w:r>
      </w:ins>
    </w:p>
    <w:p w14:paraId="4B3BC855" w14:textId="6834EDCB" w:rsidR="00237E6A" w:rsidRDefault="00237E6A" w:rsidP="00045550">
      <w:pPr>
        <w:pStyle w:val="04Article"/>
        <w:rPr>
          <w:ins w:id="1048" w:author="Dang, Tommy OHCS:EX" w:date="2023-04-03T11:46:00Z"/>
        </w:rPr>
      </w:pPr>
      <w:ins w:id="1049" w:author="Dang, Tommy OHCS:EX" w:date="2023-04-03T11:45:00Z">
        <w:r>
          <w:t>1.1.3.1. Appendices, Notes and References to Appendices and Notes have No Legal Effect</w:t>
        </w:r>
      </w:ins>
    </w:p>
    <w:p w14:paraId="5EDF2EF2" w14:textId="04E006B8" w:rsidR="00237E6A" w:rsidRPr="00237E6A" w:rsidRDefault="00237E6A" w:rsidP="005D736F">
      <w:pPr>
        <w:pStyle w:val="05Sentence"/>
        <w:rPr>
          <w:ins w:id="1050" w:author="Dang, Tommy OHCS:EX" w:date="2023-04-03T11:37:00Z"/>
        </w:rPr>
      </w:pPr>
      <w:ins w:id="1051" w:author="Dang, Tommy OHCS:EX" w:date="2023-04-03T11:46:00Z">
        <w:r>
          <w:t xml:space="preserve">1) </w:t>
        </w:r>
      </w:ins>
      <w:ins w:id="1052" w:author="Dang, Tommy OHCS:EX" w:date="2023-04-03T11:53:00Z">
        <w:r w:rsidR="005D736F">
          <w:t>Except for Notes A-Table 9.23.3.5.-B and A-9.23.13., including Table A-9.23.13. in Division B</w:t>
        </w:r>
      </w:ins>
      <w:ins w:id="1053" w:author="Dang, Tommy OHCS:EX" w:date="2023-04-03T11:54:00Z">
        <w:r w:rsidR="005D736F">
          <w:t xml:space="preserve">, Notes to Parts of this Code have no legal effect. </w:t>
        </w:r>
      </w:ins>
    </w:p>
    <w:p w14:paraId="4A399B58" w14:textId="77777777" w:rsidR="008C7F89" w:rsidRPr="00B620DB" w:rsidRDefault="008C7F89" w:rsidP="00EC72E8">
      <w:pPr>
        <w:pStyle w:val="05Sentence"/>
      </w:pPr>
    </w:p>
    <w:p w14:paraId="168C578B" w14:textId="77777777" w:rsidR="00EC72E8" w:rsidRPr="00B620DB" w:rsidRDefault="00EC72E8" w:rsidP="00045550">
      <w:pPr>
        <w:pStyle w:val="02Section"/>
      </w:pPr>
      <w:bookmarkStart w:id="1054" w:name="a18971"/>
      <w:bookmarkStart w:id="1055" w:name="es000110"/>
      <w:bookmarkStart w:id="1056" w:name="a19218"/>
      <w:bookmarkStart w:id="1057" w:name="a18709"/>
      <w:bookmarkStart w:id="1058" w:name="a17970"/>
      <w:bookmarkStart w:id="1059" w:name="a18177"/>
      <w:bookmarkStart w:id="1060" w:name="a18178"/>
      <w:bookmarkStart w:id="1061" w:name="ep001032.2"/>
      <w:bookmarkEnd w:id="1054"/>
      <w:bookmarkEnd w:id="1055"/>
      <w:bookmarkEnd w:id="1056"/>
      <w:bookmarkEnd w:id="1057"/>
      <w:bookmarkEnd w:id="1058"/>
      <w:bookmarkEnd w:id="1059"/>
      <w:bookmarkEnd w:id="1060"/>
      <w:bookmarkEnd w:id="1061"/>
      <w:r w:rsidRPr="00B620DB">
        <w:t>Section  1.2.   Compliance</w:t>
      </w:r>
    </w:p>
    <w:p w14:paraId="210721DA" w14:textId="77777777" w:rsidR="00EC72E8" w:rsidRPr="00B620DB" w:rsidRDefault="00EC72E8" w:rsidP="00045550">
      <w:pPr>
        <w:pStyle w:val="03Subsection"/>
      </w:pPr>
      <w:bookmarkStart w:id="1062" w:name="a18182"/>
      <w:bookmarkStart w:id="1063" w:name="a18183"/>
      <w:bookmarkStart w:id="1064" w:name="ep001032.2.1"/>
      <w:bookmarkEnd w:id="1062"/>
      <w:bookmarkEnd w:id="1063"/>
      <w:bookmarkEnd w:id="1064"/>
      <w:r w:rsidRPr="00B620DB">
        <w:t>1.2.1. Compliance with this Code</w:t>
      </w:r>
      <w:bookmarkStart w:id="1065" w:name="a18185"/>
      <w:bookmarkEnd w:id="1065"/>
    </w:p>
    <w:p w14:paraId="29AA5E12" w14:textId="77777777" w:rsidR="00EC72E8" w:rsidRPr="00B620DB" w:rsidRDefault="00EC72E8" w:rsidP="00045550">
      <w:pPr>
        <w:pStyle w:val="04Article"/>
      </w:pPr>
      <w:bookmarkStart w:id="1066" w:name="a19220"/>
      <w:bookmarkStart w:id="1067" w:name="ea004132"/>
      <w:bookmarkEnd w:id="1066"/>
      <w:bookmarkEnd w:id="1067"/>
      <w:r w:rsidRPr="00B620DB">
        <w:t>1.2.1.1. Compliance with this Code</w:t>
      </w:r>
    </w:p>
    <w:p w14:paraId="07E7A306" w14:textId="77777777" w:rsidR="00EC72E8" w:rsidRPr="00B620DB" w:rsidRDefault="00EC72E8" w:rsidP="00EC72E8">
      <w:pPr>
        <w:pStyle w:val="05Sentence"/>
      </w:pPr>
      <w:bookmarkStart w:id="1068" w:name="a19228"/>
      <w:bookmarkStart w:id="1069" w:name="es007221"/>
      <w:bookmarkEnd w:id="1068"/>
      <w:bookmarkEnd w:id="1069"/>
      <w:r w:rsidRPr="00B620DB">
        <w:t>1)   Compliance with this Code shall be achieved by</w:t>
      </w:r>
    </w:p>
    <w:p w14:paraId="5C65BF6C" w14:textId="77777777" w:rsidR="00EC72E8" w:rsidRPr="00B620DB" w:rsidRDefault="00EC72E8" w:rsidP="00EC72E8">
      <w:pPr>
        <w:pStyle w:val="05Sentence"/>
      </w:pPr>
      <w:bookmarkStart w:id="1070" w:name="a19232"/>
      <w:bookmarkStart w:id="1071" w:name="es007221a"/>
      <w:bookmarkEnd w:id="1070"/>
      <w:bookmarkEnd w:id="1071"/>
      <w:r w:rsidRPr="00B620DB">
        <w:t xml:space="preserve">a)   complying with the applicable acceptable solutions in Division B (see </w:t>
      </w:r>
      <w:hyperlink r:id="rId8" w:anchor="en001226" w:history="1">
        <w:r w:rsidRPr="00B620DB">
          <w:rPr>
            <w:rStyle w:val="Hyperlink"/>
            <w:color w:val="auto"/>
            <w:u w:val="none"/>
          </w:rPr>
          <w:t>Note</w:t>
        </w:r>
      </w:hyperlink>
      <w:hyperlink r:id="rId9" w:anchor="en001226" w:history="1">
        <w:r w:rsidRPr="00B620DB">
          <w:rPr>
            <w:rStyle w:val="Hyperlink"/>
            <w:color w:val="auto"/>
            <w:u w:val="none"/>
          </w:rPr>
          <w:t> </w:t>
        </w:r>
      </w:hyperlink>
      <w:hyperlink r:id="rId10" w:anchor="en001226" w:history="1">
        <w:r w:rsidRPr="00B620DB">
          <w:rPr>
            <w:rStyle w:val="Hyperlink"/>
            <w:color w:val="auto"/>
            <w:u w:val="none"/>
          </w:rPr>
          <w:t>A-1.2.1.1.(1)(a)</w:t>
        </w:r>
      </w:hyperlink>
      <w:r w:rsidRPr="00B620DB">
        <w:t>), or</w:t>
      </w:r>
      <w:bookmarkStart w:id="1072" w:name="a19238"/>
      <w:bookmarkEnd w:id="1072"/>
    </w:p>
    <w:p w14:paraId="466D6C73" w14:textId="0C79B897" w:rsidR="00EC72E8" w:rsidRPr="00B620DB" w:rsidRDefault="00EC72E8" w:rsidP="00EC72E8">
      <w:pPr>
        <w:pStyle w:val="05Sentence"/>
      </w:pPr>
      <w:bookmarkStart w:id="1073" w:name="a19239"/>
      <w:bookmarkStart w:id="1074" w:name="es007221b"/>
      <w:bookmarkEnd w:id="1073"/>
      <w:bookmarkEnd w:id="1074"/>
      <w:r w:rsidRPr="00B620DB">
        <w:t>b)   </w:t>
      </w:r>
      <w:ins w:id="1075" w:author="Dang, Tommy OHCS:EX" w:date="2023-04-03T13:26:00Z">
        <w:r w:rsidR="00B229D1">
          <w:t>except as req</w:t>
        </w:r>
      </w:ins>
      <w:ins w:id="1076" w:author="Dang, Tommy OHCS:EX" w:date="2023-04-03T13:27:00Z">
        <w:r w:rsidR="00B229D1">
          <w:t xml:space="preserve">uired by Sentence (3), </w:t>
        </w:r>
      </w:ins>
      <w:r w:rsidRPr="00B620DB">
        <w:t>using alternative solutions</w:t>
      </w:r>
      <w:ins w:id="1077" w:author="Dang, Tommy OHCS:EX" w:date="2023-04-03T13:32:00Z">
        <w:r w:rsidR="00B229D1">
          <w:t xml:space="preserve">, accepted by the </w:t>
        </w:r>
        <w:r w:rsidR="00B229D1">
          <w:rPr>
            <w:i/>
            <w:iCs/>
          </w:rPr>
          <w:t>authority having jurisdict</w:t>
        </w:r>
      </w:ins>
      <w:ins w:id="1078" w:author="Dang, Tommy OHCS:EX" w:date="2023-04-03T13:33:00Z">
        <w:r w:rsidR="00B229D1">
          <w:rPr>
            <w:i/>
            <w:iCs/>
          </w:rPr>
          <w:t xml:space="preserve">ion </w:t>
        </w:r>
        <w:r w:rsidR="00B229D1">
          <w:t>under Section 2.3 of Division C,</w:t>
        </w:r>
      </w:ins>
      <w:r w:rsidRPr="00B620DB">
        <w:t xml:space="preserve"> that will achieve at least the minimum level of performance required by Division B in the areas defined by the objectives and functional statements attributed to the applicable acceptable solutions (see </w:t>
      </w:r>
      <w:hyperlink r:id="rId11" w:anchor="en001216" w:history="1">
        <w:r w:rsidRPr="00B620DB">
          <w:rPr>
            <w:rStyle w:val="Hyperlink"/>
            <w:color w:val="auto"/>
            <w:u w:val="none"/>
          </w:rPr>
          <w:t>Note</w:t>
        </w:r>
      </w:hyperlink>
      <w:hyperlink r:id="rId12" w:anchor="en001216" w:history="1">
        <w:r w:rsidRPr="00B620DB">
          <w:rPr>
            <w:rStyle w:val="Hyperlink"/>
            <w:color w:val="auto"/>
            <w:u w:val="none"/>
          </w:rPr>
          <w:t> </w:t>
        </w:r>
      </w:hyperlink>
      <w:hyperlink r:id="rId13" w:anchor="en001216" w:history="1">
        <w:r w:rsidRPr="00B620DB">
          <w:rPr>
            <w:rStyle w:val="Hyperlink"/>
            <w:color w:val="auto"/>
            <w:u w:val="none"/>
          </w:rPr>
          <w:t>A-1.2.1.1.(1)(b)</w:t>
        </w:r>
      </w:hyperlink>
      <w:r w:rsidRPr="00B620DB">
        <w:t>).</w:t>
      </w:r>
      <w:bookmarkStart w:id="1079" w:name="a19245"/>
      <w:bookmarkEnd w:id="1079"/>
    </w:p>
    <w:p w14:paraId="6EE645ED" w14:textId="74A16940" w:rsidR="00EC72E8" w:rsidRDefault="00EC72E8" w:rsidP="00EC72E8">
      <w:pPr>
        <w:pStyle w:val="05Sentence"/>
        <w:rPr>
          <w:ins w:id="1080" w:author="Dang, Tommy OHCS:EX" w:date="2023-04-03T13:33:00Z"/>
        </w:rPr>
      </w:pPr>
      <w:bookmarkStart w:id="1081" w:name="a19247"/>
      <w:bookmarkStart w:id="1082" w:name="a19249"/>
      <w:bookmarkStart w:id="1083" w:name="es007222"/>
      <w:bookmarkEnd w:id="1081"/>
      <w:bookmarkEnd w:id="1082"/>
      <w:bookmarkEnd w:id="1083"/>
      <w:r w:rsidRPr="00B620DB">
        <w:t xml:space="preserve">2)   For the purposes of compliance with this Code as required in </w:t>
      </w:r>
      <w:hyperlink r:id="rId14" w:anchor="es007221b" w:history="1">
        <w:r w:rsidRPr="00B620DB">
          <w:rPr>
            <w:rStyle w:val="Hyperlink"/>
            <w:color w:val="auto"/>
            <w:u w:val="none"/>
          </w:rPr>
          <w:t>Clause</w:t>
        </w:r>
      </w:hyperlink>
      <w:hyperlink r:id="rId15" w:anchor="es007221b" w:history="1">
        <w:r w:rsidRPr="00B620DB">
          <w:rPr>
            <w:rStyle w:val="Hyperlink"/>
            <w:color w:val="auto"/>
            <w:u w:val="none"/>
          </w:rPr>
          <w:t> </w:t>
        </w:r>
      </w:hyperlink>
      <w:hyperlink r:id="rId16" w:anchor="es007221b" w:history="1">
        <w:r w:rsidRPr="00B620DB">
          <w:rPr>
            <w:rStyle w:val="Hyperlink"/>
            <w:color w:val="auto"/>
            <w:u w:val="none"/>
          </w:rPr>
          <w:t>1.2.1.1.(1)(b)</w:t>
        </w:r>
      </w:hyperlink>
      <w:r w:rsidRPr="00B620DB">
        <w:t xml:space="preserve">, the objectives and functional statements attributed to the acceptable solutions in Division B shall be the objectives and functional statements referred to in </w:t>
      </w:r>
      <w:hyperlink r:id="rId17" w:anchor="ep001021.1.2" w:history="1">
        <w:r w:rsidRPr="00B620DB">
          <w:rPr>
            <w:rStyle w:val="Hyperlink"/>
            <w:color w:val="auto"/>
            <w:u w:val="none"/>
          </w:rPr>
          <w:t>Subsection</w:t>
        </w:r>
      </w:hyperlink>
      <w:hyperlink r:id="rId18" w:anchor="ep001021.1.2" w:history="1">
        <w:r w:rsidRPr="00B620DB">
          <w:rPr>
            <w:rStyle w:val="Hyperlink"/>
            <w:color w:val="auto"/>
            <w:u w:val="none"/>
          </w:rPr>
          <w:t> </w:t>
        </w:r>
      </w:hyperlink>
      <w:hyperlink r:id="rId19" w:anchor="ep001021.1.2" w:history="1">
        <w:r w:rsidRPr="00B620DB">
          <w:rPr>
            <w:rStyle w:val="Hyperlink"/>
            <w:color w:val="auto"/>
            <w:u w:val="none"/>
          </w:rPr>
          <w:t>1.1.2.</w:t>
        </w:r>
      </w:hyperlink>
      <w:r w:rsidRPr="00B620DB">
        <w:t> of Division </w:t>
      </w:r>
      <w:hyperlink r:id="rId20" w:anchor="ep001021.1.2" w:history="1">
        <w:r w:rsidRPr="00B620DB">
          <w:rPr>
            <w:rStyle w:val="Hyperlink"/>
            <w:color w:val="auto"/>
            <w:u w:val="none"/>
          </w:rPr>
          <w:t>B</w:t>
        </w:r>
      </w:hyperlink>
      <w:r w:rsidRPr="00B620DB">
        <w:t>.</w:t>
      </w:r>
      <w:bookmarkStart w:id="1084" w:name="a19463"/>
      <w:bookmarkStart w:id="1085" w:name="a19226"/>
      <w:bookmarkStart w:id="1086" w:name="a18187"/>
      <w:bookmarkEnd w:id="1084"/>
      <w:bookmarkEnd w:id="1085"/>
      <w:bookmarkEnd w:id="1086"/>
    </w:p>
    <w:p w14:paraId="6F4FA692" w14:textId="4DF8EF0A" w:rsidR="00B229D1" w:rsidRDefault="00B229D1" w:rsidP="00EC72E8">
      <w:pPr>
        <w:pStyle w:val="05Sentence"/>
        <w:rPr>
          <w:ins w:id="1087" w:author="Dang, Tommy OHCS:EX" w:date="2023-04-03T13:35:00Z"/>
        </w:rPr>
      </w:pPr>
      <w:ins w:id="1088" w:author="Dang, Tommy OHCS:EX" w:date="2023-04-03T13:33:00Z">
        <w:r>
          <w:t>3) An alternative solution shall no</w:t>
        </w:r>
      </w:ins>
      <w:ins w:id="1089" w:author="Dang, Tommy OHCS:EX" w:date="2023-04-03T13:34:00Z">
        <w:r>
          <w:t>t be used in place of an acceptable solution if the acceptable solution expressly requires conformance to a provincial enactment other than Book I (General) or Book II (Plumbing Systems) of the British Columbia Building Code.</w:t>
        </w:r>
      </w:ins>
    </w:p>
    <w:p w14:paraId="61F732C4" w14:textId="15F4FF50" w:rsidR="00B229D1" w:rsidRDefault="00B229D1" w:rsidP="00045550">
      <w:pPr>
        <w:pStyle w:val="04Article"/>
        <w:rPr>
          <w:ins w:id="1090" w:author="Dang, Tommy OHCS:EX" w:date="2023-04-03T13:35:00Z"/>
        </w:rPr>
      </w:pPr>
      <w:ins w:id="1091" w:author="Dang, Tommy OHCS:EX" w:date="2023-04-03T13:35:00Z">
        <w:r>
          <w:t>1.2.1.2. Responsibility of Owner</w:t>
        </w:r>
      </w:ins>
    </w:p>
    <w:p w14:paraId="72F36717" w14:textId="72498742" w:rsidR="00B229D1" w:rsidRDefault="00B229D1" w:rsidP="00B229D1">
      <w:pPr>
        <w:pStyle w:val="05Sentence"/>
        <w:rPr>
          <w:ins w:id="1092" w:author="Dang, Tommy OHCS:EX" w:date="2023-04-03T13:39:00Z"/>
          <w:i/>
          <w:iCs/>
        </w:rPr>
      </w:pPr>
      <w:ins w:id="1093" w:author="Dang, Tommy OHCS:EX" w:date="2023-04-03T13:35:00Z">
        <w:r>
          <w:t>1) Unless otherwise specifi</w:t>
        </w:r>
      </w:ins>
      <w:ins w:id="1094" w:author="Dang, Tommy OHCS:EX" w:date="2023-04-03T13:41:00Z">
        <w:r w:rsidR="009F5D09">
          <w:t>ed</w:t>
        </w:r>
      </w:ins>
      <w:ins w:id="1095" w:author="Dang, Tommy OHCS:EX" w:date="2023-04-03T13:35:00Z">
        <w:r>
          <w:t xml:space="preserve"> in this Code, the </w:t>
        </w:r>
        <w:r w:rsidRPr="00045550">
          <w:rPr>
            <w:i/>
            <w:iCs/>
          </w:rPr>
          <w:t>owner</w:t>
        </w:r>
        <w:r>
          <w:t xml:space="preserve"> of a </w:t>
        </w:r>
        <w:r>
          <w:rPr>
            <w:i/>
            <w:iCs/>
          </w:rPr>
          <w:t>building</w:t>
        </w:r>
        <w:r>
          <w:t xml:space="preserve"> </w:t>
        </w:r>
      </w:ins>
      <w:ins w:id="1096" w:author="Dang, Tommy OHCS:EX" w:date="2023-04-03T13:38:00Z">
        <w:r w:rsidR="00A84C58">
          <w:t xml:space="preserve">shall be the person </w:t>
        </w:r>
      </w:ins>
      <w:ins w:id="1097" w:author="Dang, Tommy OHCS:EX" w:date="2023-04-03T13:39:00Z">
        <w:r w:rsidR="00A84C58">
          <w:t xml:space="preserve">responsible for carrying out the provisions of this Code in relation to that </w:t>
        </w:r>
        <w:r w:rsidR="00A84C58">
          <w:rPr>
            <w:i/>
            <w:iCs/>
          </w:rPr>
          <w:t>building.</w:t>
        </w:r>
      </w:ins>
    </w:p>
    <w:p w14:paraId="5EA96748" w14:textId="3719630A" w:rsidR="00A84C58" w:rsidRDefault="00A84C58" w:rsidP="00B229D1">
      <w:pPr>
        <w:pStyle w:val="05Sentence"/>
        <w:rPr>
          <w:ins w:id="1098" w:author="Dang, Tommy OHCS:EX" w:date="2023-04-03T13:40:00Z"/>
        </w:rPr>
      </w:pPr>
      <w:ins w:id="1099" w:author="Dang, Tommy OHCS:EX" w:date="2023-04-03T13:39:00Z">
        <w:r>
          <w:t xml:space="preserve">2) The </w:t>
        </w:r>
        <w:r>
          <w:rPr>
            <w:i/>
            <w:iCs/>
          </w:rPr>
          <w:t xml:space="preserve">owner </w:t>
        </w:r>
        <w:r>
          <w:t xml:space="preserve">of a </w:t>
        </w:r>
        <w:r>
          <w:rPr>
            <w:i/>
            <w:iCs/>
          </w:rPr>
          <w:t>building</w:t>
        </w:r>
        <w:r>
          <w:t xml:space="preserve"> is in no way relieved of full responsibility for complying with th</w:t>
        </w:r>
      </w:ins>
      <w:ins w:id="1100" w:author="Dang, Tommy OHCS:EX" w:date="2023-04-03T13:40:00Z">
        <w:r>
          <w:t xml:space="preserve">is Code by the </w:t>
        </w:r>
        <w:r>
          <w:rPr>
            <w:i/>
            <w:iCs/>
          </w:rPr>
          <w:t>authority having jurisdiction</w:t>
        </w:r>
      </w:ins>
    </w:p>
    <w:p w14:paraId="63F95018" w14:textId="00A8A1FE" w:rsidR="00A84C58" w:rsidRDefault="00A84C58" w:rsidP="00B229D1">
      <w:pPr>
        <w:pStyle w:val="05Sentence"/>
        <w:rPr>
          <w:ins w:id="1101" w:author="Dang, Tommy OHCS:EX" w:date="2023-04-03T13:40:00Z"/>
        </w:rPr>
      </w:pPr>
      <w:ins w:id="1102" w:author="Dang, Tommy OHCS:EX" w:date="2023-04-03T13:40:00Z">
        <w:r>
          <w:t>a) granting a building permit,</w:t>
        </w:r>
      </w:ins>
    </w:p>
    <w:p w14:paraId="605B3B47" w14:textId="48A4EDC9" w:rsidR="00A84C58" w:rsidRDefault="00A84C58" w:rsidP="00B229D1">
      <w:pPr>
        <w:pStyle w:val="05Sentence"/>
        <w:rPr>
          <w:ins w:id="1103" w:author="Dang, Tommy OHCS:EX" w:date="2023-04-03T13:40:00Z"/>
        </w:rPr>
      </w:pPr>
      <w:ins w:id="1104" w:author="Dang, Tommy OHCS:EX" w:date="2023-04-03T13:40:00Z">
        <w:r>
          <w:t>b) approving drawings or specifications, or</w:t>
        </w:r>
      </w:ins>
    </w:p>
    <w:p w14:paraId="7A4321F7" w14:textId="08CDC727" w:rsidR="00A84C58" w:rsidRPr="00A84C58" w:rsidRDefault="00A84C58" w:rsidP="00B229D1">
      <w:pPr>
        <w:pStyle w:val="05Sentence"/>
      </w:pPr>
      <w:ins w:id="1105" w:author="Dang, Tommy OHCS:EX" w:date="2023-04-03T13:40:00Z">
        <w:r>
          <w:t>c) carrying out inspections.</w:t>
        </w:r>
      </w:ins>
    </w:p>
    <w:p w14:paraId="13158040" w14:textId="77777777" w:rsidR="00EC72E8" w:rsidRPr="00B620DB" w:rsidRDefault="00EC72E8" w:rsidP="00045550">
      <w:pPr>
        <w:pStyle w:val="03Subsection"/>
      </w:pPr>
      <w:bookmarkStart w:id="1106" w:name="a18188"/>
      <w:bookmarkStart w:id="1107" w:name="a18189"/>
      <w:bookmarkStart w:id="1108" w:name="ep001032.2.2"/>
      <w:bookmarkEnd w:id="1106"/>
      <w:bookmarkEnd w:id="1107"/>
      <w:bookmarkEnd w:id="1108"/>
      <w:r w:rsidRPr="00B620DB">
        <w:t>1.2.2. Materials, Appliances, Systems and Equipment</w:t>
      </w:r>
      <w:bookmarkStart w:id="1109" w:name="a18191"/>
      <w:bookmarkEnd w:id="1109"/>
    </w:p>
    <w:p w14:paraId="3AE5C123" w14:textId="77777777" w:rsidR="00EC72E8" w:rsidRPr="00B620DB" w:rsidRDefault="00EC72E8" w:rsidP="00045550">
      <w:pPr>
        <w:pStyle w:val="04Article"/>
      </w:pPr>
      <w:bookmarkStart w:id="1110" w:name="a19465"/>
      <w:bookmarkStart w:id="1111" w:name="ea000130"/>
      <w:bookmarkEnd w:id="1110"/>
      <w:bookmarkEnd w:id="1111"/>
      <w:r w:rsidRPr="00B620DB">
        <w:t>1.2.2.1. Characteristics of Materials, Appliances, Systems and Equipment</w:t>
      </w:r>
    </w:p>
    <w:p w14:paraId="1B2F23CC" w14:textId="77777777" w:rsidR="00EC72E8" w:rsidRPr="00B620DB" w:rsidRDefault="00EC72E8" w:rsidP="00EC72E8">
      <w:pPr>
        <w:pStyle w:val="05Sentence"/>
      </w:pPr>
      <w:bookmarkStart w:id="1112" w:name="a19472"/>
      <w:bookmarkStart w:id="1113" w:name="es000133"/>
      <w:bookmarkEnd w:id="1112"/>
      <w:bookmarkEnd w:id="1113"/>
      <w:r w:rsidRPr="00B620DB">
        <w:lastRenderedPageBreak/>
        <w:t xml:space="preserve">1)   All materials, </w:t>
      </w:r>
      <w:hyperlink r:id="rId21" w:history="1">
        <w:r w:rsidRPr="00B620DB">
          <w:rPr>
            <w:rStyle w:val="Hyperlink"/>
            <w:i/>
            <w:iCs/>
            <w:color w:val="auto"/>
            <w:u w:val="none"/>
          </w:rPr>
          <w:t>appliances</w:t>
        </w:r>
      </w:hyperlink>
      <w:r w:rsidRPr="00B620DB">
        <w:t xml:space="preserve">, systems and equipment installed to meet the requirements of this Code shall possess the necessary characteristics to perform their intended functions when installed in a </w:t>
      </w:r>
      <w:hyperlink r:id="rId22" w:history="1">
        <w:r w:rsidRPr="00B620DB">
          <w:rPr>
            <w:rStyle w:val="Hyperlink"/>
            <w:i/>
            <w:iCs/>
            <w:color w:val="auto"/>
            <w:u w:val="none"/>
          </w:rPr>
          <w:t>building</w:t>
        </w:r>
      </w:hyperlink>
      <w:r w:rsidRPr="00B620DB">
        <w:t>.</w:t>
      </w:r>
      <w:bookmarkStart w:id="1114" w:name="a19484"/>
      <w:bookmarkStart w:id="1115" w:name="a19470"/>
      <w:bookmarkEnd w:id="1114"/>
      <w:bookmarkEnd w:id="1115"/>
    </w:p>
    <w:p w14:paraId="7A7D18E8" w14:textId="77777777" w:rsidR="00EC72E8" w:rsidRPr="00B620DB" w:rsidRDefault="00EC72E8" w:rsidP="00045550">
      <w:pPr>
        <w:pStyle w:val="04Article"/>
      </w:pPr>
      <w:bookmarkStart w:id="1116" w:name="a19486"/>
      <w:bookmarkStart w:id="1117" w:name="ea000131"/>
      <w:bookmarkEnd w:id="1116"/>
      <w:bookmarkEnd w:id="1117"/>
      <w:r w:rsidRPr="00B620DB">
        <w:t>1.2.2.2. Storage on the Building Site</w:t>
      </w:r>
    </w:p>
    <w:p w14:paraId="2C316748" w14:textId="77777777" w:rsidR="00EC72E8" w:rsidRPr="00B620DB" w:rsidRDefault="00EC72E8" w:rsidP="00EC72E8">
      <w:pPr>
        <w:pStyle w:val="05Sentence"/>
      </w:pPr>
      <w:bookmarkStart w:id="1118" w:name="a19493"/>
      <w:bookmarkStart w:id="1119" w:name="es000134"/>
      <w:bookmarkEnd w:id="1118"/>
      <w:bookmarkEnd w:id="1119"/>
      <w:r w:rsidRPr="00B620DB">
        <w:t xml:space="preserve">1)   All </w:t>
      </w:r>
      <w:hyperlink r:id="rId23" w:history="1">
        <w:r w:rsidRPr="00B620DB">
          <w:rPr>
            <w:rStyle w:val="Hyperlink"/>
            <w:i/>
            <w:iCs/>
            <w:color w:val="auto"/>
            <w:u w:val="none"/>
          </w:rPr>
          <w:t>building</w:t>
        </w:r>
      </w:hyperlink>
      <w:r w:rsidRPr="00B620DB">
        <w:t xml:space="preserve"> materials, </w:t>
      </w:r>
      <w:hyperlink r:id="rId24" w:history="1">
        <w:r w:rsidRPr="00B620DB">
          <w:rPr>
            <w:rStyle w:val="Hyperlink"/>
            <w:i/>
            <w:iCs/>
            <w:color w:val="auto"/>
            <w:u w:val="none"/>
          </w:rPr>
          <w:t>appliances</w:t>
        </w:r>
      </w:hyperlink>
      <w:r w:rsidRPr="00B620DB">
        <w:t xml:space="preserve"> and equipment on the </w:t>
      </w:r>
      <w:hyperlink r:id="rId25" w:history="1">
        <w:r w:rsidRPr="00B620DB">
          <w:rPr>
            <w:rStyle w:val="Hyperlink"/>
            <w:i/>
            <w:iCs/>
            <w:color w:val="auto"/>
            <w:u w:val="none"/>
          </w:rPr>
          <w:t>building</w:t>
        </w:r>
      </w:hyperlink>
      <w:r w:rsidRPr="00B620DB">
        <w:t xml:space="preserve"> site shall be stored in such a way as to prevent the deterioration or impairment of their essential properties.</w:t>
      </w:r>
      <w:bookmarkStart w:id="1120" w:name="a19715"/>
      <w:bookmarkStart w:id="1121" w:name="a19491"/>
      <w:bookmarkEnd w:id="1120"/>
      <w:bookmarkEnd w:id="1121"/>
    </w:p>
    <w:p w14:paraId="7E53F751" w14:textId="77777777" w:rsidR="00EC72E8" w:rsidRPr="00B620DB" w:rsidRDefault="00EC72E8" w:rsidP="00045550">
      <w:pPr>
        <w:pStyle w:val="04Article"/>
      </w:pPr>
      <w:bookmarkStart w:id="1122" w:name="a19717"/>
      <w:bookmarkStart w:id="1123" w:name="ea000132"/>
      <w:bookmarkEnd w:id="1122"/>
      <w:bookmarkEnd w:id="1123"/>
      <w:r w:rsidRPr="00B620DB">
        <w:t>1.2.2.3. Used Materials, Appliances and Equipment</w:t>
      </w:r>
    </w:p>
    <w:p w14:paraId="7643C72C" w14:textId="77777777" w:rsidR="00EC72E8" w:rsidRDefault="00EC72E8" w:rsidP="00EC72E8">
      <w:pPr>
        <w:pStyle w:val="05Sentence"/>
        <w:rPr>
          <w:ins w:id="1124" w:author="Chase, Andy HOUS:EX" w:date="2023-07-20T12:45:00Z"/>
        </w:rPr>
      </w:pPr>
      <w:bookmarkStart w:id="1125" w:name="a19724"/>
      <w:bookmarkStart w:id="1126" w:name="es000135"/>
      <w:bookmarkEnd w:id="1125"/>
      <w:bookmarkEnd w:id="1126"/>
      <w:r w:rsidRPr="00B620DB">
        <w:t xml:space="preserve">1)   Unless otherwise specified, used materials, </w:t>
      </w:r>
      <w:hyperlink r:id="rId26" w:history="1">
        <w:r w:rsidRPr="00B620DB">
          <w:rPr>
            <w:rStyle w:val="Hyperlink"/>
            <w:i/>
            <w:iCs/>
            <w:color w:val="auto"/>
            <w:u w:val="none"/>
          </w:rPr>
          <w:t>appliances</w:t>
        </w:r>
      </w:hyperlink>
      <w:r w:rsidRPr="00B620DB">
        <w:t xml:space="preserve"> and equipment are permitted to be reused when they meet the requirements of this Code for new materials and are satisfactory for the intended use.</w:t>
      </w:r>
      <w:bookmarkStart w:id="1127" w:name="a19732"/>
      <w:bookmarkStart w:id="1128" w:name="a19722"/>
      <w:bookmarkStart w:id="1129" w:name="a18195"/>
      <w:bookmarkStart w:id="1130" w:name="a18196"/>
      <w:bookmarkEnd w:id="1127"/>
      <w:bookmarkEnd w:id="1128"/>
      <w:bookmarkEnd w:id="1129"/>
      <w:bookmarkEnd w:id="1130"/>
    </w:p>
    <w:p w14:paraId="15CD4F9E" w14:textId="22AC1121" w:rsidR="00106AFA" w:rsidRPr="00B620DB" w:rsidRDefault="00106AFA" w:rsidP="00045550">
      <w:pPr>
        <w:pStyle w:val="03Subsection"/>
        <w:rPr>
          <w:ins w:id="1131" w:author="Chase, Andy HOUS:EX" w:date="2023-07-20T12:45:00Z"/>
        </w:rPr>
      </w:pPr>
      <w:ins w:id="1132" w:author="Chase, Andy HOUS:EX" w:date="2023-07-20T12:45:00Z">
        <w:r w:rsidRPr="00B620DB">
          <w:t>1.2.</w:t>
        </w:r>
        <w:r>
          <w:t>3</w:t>
        </w:r>
        <w:r w:rsidRPr="00B620DB">
          <w:t>. </w:t>
        </w:r>
        <w:r>
          <w:t>Installation of Plumbing Systems</w:t>
        </w:r>
      </w:ins>
    </w:p>
    <w:p w14:paraId="007417A0" w14:textId="619FD696" w:rsidR="00106AFA" w:rsidRPr="00B620DB" w:rsidRDefault="00106AFA" w:rsidP="00045550">
      <w:pPr>
        <w:pStyle w:val="04Article"/>
        <w:rPr>
          <w:ins w:id="1133" w:author="Chase, Andy HOUS:EX" w:date="2023-07-20T12:45:00Z"/>
        </w:rPr>
      </w:pPr>
      <w:ins w:id="1134" w:author="Chase, Andy HOUS:EX" w:date="2023-07-20T12:45:00Z">
        <w:r w:rsidRPr="00B620DB">
          <w:t>1.2.</w:t>
        </w:r>
        <w:r>
          <w:t>3</w:t>
        </w:r>
        <w:r w:rsidRPr="00B620DB">
          <w:t>.1. </w:t>
        </w:r>
        <w:r>
          <w:t>Personnel Performing Plumbing Work</w:t>
        </w:r>
      </w:ins>
    </w:p>
    <w:p w14:paraId="0E08CA27" w14:textId="4C8586FE" w:rsidR="00106AFA" w:rsidRDefault="00106AFA" w:rsidP="00106AFA">
      <w:pPr>
        <w:pStyle w:val="05Sentence"/>
        <w:rPr>
          <w:ins w:id="1135" w:author="Chase, Andy HOUS:EX" w:date="2023-07-20T12:46:00Z"/>
        </w:rPr>
      </w:pPr>
      <w:ins w:id="1136" w:author="Chase, Andy HOUS:EX" w:date="2023-07-20T12:45:00Z">
        <w:r w:rsidRPr="00B620DB">
          <w:t>1)   </w:t>
        </w:r>
      </w:ins>
      <w:ins w:id="1137" w:author="Chase, Andy HOUS:EX" w:date="2023-07-20T12:46:00Z">
        <w:r>
          <w:t xml:space="preserve">Personnel performing the installation, </w:t>
        </w:r>
        <w:r w:rsidRPr="00045550">
          <w:rPr>
            <w:i/>
            <w:iCs/>
          </w:rPr>
          <w:t>alteration</w:t>
        </w:r>
        <w:r>
          <w:t xml:space="preserve">, renewal or repair of a </w:t>
        </w:r>
        <w:r w:rsidRPr="00045550">
          <w:rPr>
            <w:i/>
            <w:iCs/>
          </w:rPr>
          <w:t>plumbing system</w:t>
        </w:r>
      </w:ins>
      <w:ins w:id="1138" w:author="Chase, Andy HOUS:EX" w:date="2023-07-20T12:47:00Z">
        <w:r>
          <w:t xml:space="preserve"> shall</w:t>
        </w:r>
      </w:ins>
      <w:ins w:id="1139" w:author="Chase, Andy HOUS:EX" w:date="2023-07-20T12:45:00Z">
        <w:r>
          <w:fldChar w:fldCharType="begin"/>
        </w:r>
        <w:r>
          <w:instrText>HYPERLINK "file:///E:\\_2005-201X_Codes_Guides\\HTML_DOCX\\_WORD_source\\NBC2020p1\\bldng"</w:instrText>
        </w:r>
        <w:r>
          <w:fldChar w:fldCharType="separate"/>
        </w:r>
      </w:ins>
    </w:p>
    <w:p w14:paraId="023FECF9" w14:textId="168B058B" w:rsidR="00106AFA" w:rsidRDefault="00106AFA" w:rsidP="00106AFA">
      <w:pPr>
        <w:pStyle w:val="05Sentence"/>
        <w:rPr>
          <w:ins w:id="1140" w:author="Chase, Andy HOUS:EX" w:date="2023-07-20T12:46:00Z"/>
        </w:rPr>
      </w:pPr>
      <w:ins w:id="1141" w:author="Chase, Andy HOUS:EX" w:date="2023-07-20T12:46:00Z">
        <w:r>
          <w:t xml:space="preserve">a) </w:t>
        </w:r>
      </w:ins>
      <w:ins w:id="1142" w:author="Chase, Andy HOUS:EX" w:date="2023-07-20T12:48:00Z">
        <w:r>
          <w:t>possess a Canadian trades</w:t>
        </w:r>
      </w:ins>
      <w:ins w:id="1143" w:author="Chase, Andy HOUS:EX" w:date="2023-07-20T12:51:00Z">
        <w:r>
          <w:t>person</w:t>
        </w:r>
      </w:ins>
      <w:ins w:id="1144" w:author="Chase, Andy HOUS:EX" w:date="2023-07-20T12:48:00Z">
        <w:r>
          <w:t>’s qualification certification as a plumber</w:t>
        </w:r>
      </w:ins>
      <w:ins w:id="1145" w:author="Chase, Andy HOUS:EX" w:date="2023-07-20T12:46:00Z">
        <w:r>
          <w:t>,</w:t>
        </w:r>
      </w:ins>
    </w:p>
    <w:p w14:paraId="6972C5C6" w14:textId="5773F1D0" w:rsidR="00106AFA" w:rsidRDefault="00106AFA" w:rsidP="00106AFA">
      <w:pPr>
        <w:pStyle w:val="05Sentence"/>
        <w:rPr>
          <w:ins w:id="1146" w:author="Chase, Andy HOUS:EX" w:date="2023-07-20T12:46:00Z"/>
        </w:rPr>
      </w:pPr>
      <w:ins w:id="1147" w:author="Chase, Andy HOUS:EX" w:date="2023-07-20T12:46:00Z">
        <w:r>
          <w:t xml:space="preserve">b) </w:t>
        </w:r>
      </w:ins>
      <w:ins w:id="1148" w:author="Chase, Andy HOUS:EX" w:date="2023-07-20T12:48:00Z">
        <w:r>
          <w:t>be an indentured apprentice s</w:t>
        </w:r>
      </w:ins>
      <w:ins w:id="1149" w:author="Chase, Andy HOUS:EX" w:date="2023-07-20T12:49:00Z">
        <w:r>
          <w:t>upervised by a journey</w:t>
        </w:r>
      </w:ins>
      <w:ins w:id="1150" w:author="Chase, Andy HOUS:EX" w:date="2023-07-20T12:51:00Z">
        <w:r>
          <w:t>person</w:t>
        </w:r>
      </w:ins>
      <w:ins w:id="1151" w:author="Chase, Andy HOUS:EX" w:date="2023-07-20T12:49:00Z">
        <w:r>
          <w:t xml:space="preserve"> who meets the criteria set out in Clause (a)</w:t>
        </w:r>
      </w:ins>
      <w:ins w:id="1152" w:author="Chase, Andy HOUS:EX" w:date="2023-07-20T12:46:00Z">
        <w:r>
          <w:t>, or</w:t>
        </w:r>
      </w:ins>
    </w:p>
    <w:p w14:paraId="3E0B1A0F" w14:textId="5DF87511" w:rsidR="00106AFA" w:rsidRPr="00B620DB" w:rsidRDefault="00106AFA" w:rsidP="00106AFA">
      <w:pPr>
        <w:pStyle w:val="05Sentence"/>
      </w:pPr>
      <w:ins w:id="1153" w:author="Chase, Andy HOUS:EX" w:date="2023-07-20T12:46:00Z">
        <w:r>
          <w:t xml:space="preserve">c) </w:t>
        </w:r>
      </w:ins>
      <w:ins w:id="1154" w:author="Chase, Andy HOUS:EX" w:date="2023-07-20T12:49:00Z">
        <w:r>
          <w:t xml:space="preserve">be the registered </w:t>
        </w:r>
        <w:r w:rsidRPr="00045550">
          <w:rPr>
            <w:i/>
            <w:iCs/>
          </w:rPr>
          <w:t>owner</w:t>
        </w:r>
        <w:r>
          <w:t xml:space="preserve"> and occupant or intended occupant of the single </w:t>
        </w:r>
      </w:ins>
      <w:ins w:id="1155" w:author="Chase, Andy HOUS:EX" w:date="2023-07-20T12:50:00Z">
        <w:r>
          <w:t>detached dwelling in which plumbing work will occur.</w:t>
        </w:r>
      </w:ins>
      <w:ins w:id="1156" w:author="Chase, Andy HOUS:EX" w:date="2023-07-20T12:45:00Z">
        <w:r>
          <w:rPr>
            <w:rStyle w:val="Hyperlink"/>
            <w:i/>
            <w:iCs/>
            <w:color w:val="auto"/>
            <w:u w:val="none"/>
          </w:rPr>
          <w:fldChar w:fldCharType="end"/>
        </w:r>
      </w:ins>
    </w:p>
    <w:p w14:paraId="213CE0CB" w14:textId="77777777" w:rsidR="00EC72E8" w:rsidRPr="00B620DB" w:rsidRDefault="00EC72E8" w:rsidP="00045550">
      <w:pPr>
        <w:pStyle w:val="02Section"/>
      </w:pPr>
      <w:bookmarkStart w:id="1157" w:name="a18197"/>
      <w:bookmarkStart w:id="1158" w:name="ep001032.3"/>
      <w:bookmarkEnd w:id="1157"/>
      <w:bookmarkEnd w:id="1158"/>
      <w:r w:rsidRPr="00B620DB">
        <w:t>Section  1.3.   Divisions A, B and C of this Code</w:t>
      </w:r>
    </w:p>
    <w:p w14:paraId="37887E53" w14:textId="77777777" w:rsidR="00EC72E8" w:rsidRPr="00B620DB" w:rsidRDefault="00EC72E8" w:rsidP="00045550">
      <w:pPr>
        <w:pStyle w:val="03Subsection"/>
      </w:pPr>
      <w:bookmarkStart w:id="1159" w:name="a18201"/>
      <w:bookmarkStart w:id="1160" w:name="a18202"/>
      <w:bookmarkStart w:id="1161" w:name="ep001032.3.1"/>
      <w:bookmarkEnd w:id="1159"/>
      <w:bookmarkEnd w:id="1160"/>
      <w:bookmarkEnd w:id="1161"/>
      <w:r w:rsidRPr="00B620DB">
        <w:t>1.3.1. General</w:t>
      </w:r>
      <w:bookmarkStart w:id="1162" w:name="a18204"/>
      <w:bookmarkEnd w:id="1162"/>
    </w:p>
    <w:p w14:paraId="0A6300EF" w14:textId="77777777" w:rsidR="00EC72E8" w:rsidRPr="00B620DB" w:rsidRDefault="00EC72E8" w:rsidP="00045550">
      <w:pPr>
        <w:pStyle w:val="04Article"/>
      </w:pPr>
      <w:bookmarkStart w:id="1163" w:name="a19734"/>
      <w:bookmarkStart w:id="1164" w:name="ea004204"/>
      <w:bookmarkEnd w:id="1163"/>
      <w:bookmarkEnd w:id="1164"/>
      <w:r w:rsidRPr="00B620DB">
        <w:t>1.3.1.1. Scope of Division A</w:t>
      </w:r>
    </w:p>
    <w:p w14:paraId="13278EF1" w14:textId="77777777" w:rsidR="00EC72E8" w:rsidRPr="00B620DB" w:rsidRDefault="00EC72E8" w:rsidP="00EC72E8">
      <w:pPr>
        <w:pStyle w:val="05Sentence"/>
      </w:pPr>
      <w:bookmarkStart w:id="1165" w:name="a19741"/>
      <w:bookmarkStart w:id="1166" w:name="es007252"/>
      <w:bookmarkEnd w:id="1165"/>
      <w:bookmarkEnd w:id="1166"/>
      <w:r w:rsidRPr="00B620DB">
        <w:t>1)   Division A contains the compliance and application provisions, objectives and functional statements of this Code.</w:t>
      </w:r>
      <w:bookmarkStart w:id="1167" w:name="a19745"/>
      <w:bookmarkStart w:id="1168" w:name="a19739"/>
      <w:bookmarkEnd w:id="1167"/>
      <w:bookmarkEnd w:id="1168"/>
    </w:p>
    <w:p w14:paraId="6FA37D47" w14:textId="77777777" w:rsidR="00EC72E8" w:rsidRPr="00B620DB" w:rsidRDefault="00EC72E8" w:rsidP="00045550">
      <w:pPr>
        <w:pStyle w:val="04Article"/>
      </w:pPr>
      <w:bookmarkStart w:id="1169" w:name="a19747"/>
      <w:bookmarkStart w:id="1170" w:name="ea004205"/>
      <w:bookmarkEnd w:id="1169"/>
      <w:bookmarkEnd w:id="1170"/>
      <w:r w:rsidRPr="00B620DB">
        <w:t>1.3.1.2. Scope of Division B</w:t>
      </w:r>
    </w:p>
    <w:p w14:paraId="6E0A02CD" w14:textId="77777777" w:rsidR="00EC72E8" w:rsidRPr="00B620DB" w:rsidRDefault="00EC72E8" w:rsidP="00EC72E8">
      <w:pPr>
        <w:pStyle w:val="05Sentence"/>
      </w:pPr>
      <w:bookmarkStart w:id="1171" w:name="a19754"/>
      <w:bookmarkStart w:id="1172" w:name="es007253"/>
      <w:bookmarkEnd w:id="1171"/>
      <w:bookmarkEnd w:id="1172"/>
      <w:r w:rsidRPr="00B620DB">
        <w:t>1)   Division B contains the acceptable solutions of this Code.</w:t>
      </w:r>
      <w:bookmarkStart w:id="1173" w:name="a19758"/>
      <w:bookmarkStart w:id="1174" w:name="a19752"/>
      <w:bookmarkEnd w:id="1173"/>
      <w:bookmarkEnd w:id="1174"/>
    </w:p>
    <w:p w14:paraId="111A75FA" w14:textId="77777777" w:rsidR="00EC72E8" w:rsidRPr="00B620DB" w:rsidRDefault="00EC72E8" w:rsidP="00045550">
      <w:pPr>
        <w:pStyle w:val="04Article"/>
      </w:pPr>
      <w:bookmarkStart w:id="1175" w:name="a19760"/>
      <w:bookmarkStart w:id="1176" w:name="ea004206"/>
      <w:bookmarkEnd w:id="1175"/>
      <w:bookmarkEnd w:id="1176"/>
      <w:r w:rsidRPr="00B620DB">
        <w:t>1.3.1.3. Scope of Division C</w:t>
      </w:r>
    </w:p>
    <w:p w14:paraId="3F2CA2E8" w14:textId="77777777" w:rsidR="00EC72E8" w:rsidRPr="00B620DB" w:rsidRDefault="00EC72E8" w:rsidP="00EC72E8">
      <w:pPr>
        <w:pStyle w:val="05Sentence"/>
      </w:pPr>
      <w:bookmarkStart w:id="1177" w:name="a19973"/>
      <w:bookmarkStart w:id="1178" w:name="es007254"/>
      <w:bookmarkEnd w:id="1177"/>
      <w:bookmarkEnd w:id="1178"/>
      <w:r w:rsidRPr="00B620DB">
        <w:t>1)   Division C contains the administrative provisions of this Code.</w:t>
      </w:r>
      <w:bookmarkStart w:id="1179" w:name="a19977"/>
      <w:bookmarkStart w:id="1180" w:name="a19971"/>
      <w:bookmarkEnd w:id="1179"/>
      <w:bookmarkEnd w:id="1180"/>
    </w:p>
    <w:p w14:paraId="2E7262C4" w14:textId="77777777" w:rsidR="00EC72E8" w:rsidRPr="00B620DB" w:rsidRDefault="00EC72E8" w:rsidP="00045550">
      <w:pPr>
        <w:pStyle w:val="04Article"/>
      </w:pPr>
      <w:bookmarkStart w:id="1181" w:name="a19979"/>
      <w:bookmarkStart w:id="1182" w:name="ea004207"/>
      <w:bookmarkEnd w:id="1181"/>
      <w:bookmarkEnd w:id="1182"/>
      <w:r w:rsidRPr="00B620DB">
        <w:t>1.3.1.4. Internal Cross-references</w:t>
      </w:r>
    </w:p>
    <w:p w14:paraId="7543D3CA" w14:textId="77777777" w:rsidR="00EC72E8" w:rsidRPr="00B620DB" w:rsidRDefault="00EC72E8" w:rsidP="00EC72E8">
      <w:pPr>
        <w:pStyle w:val="05Sentence"/>
      </w:pPr>
      <w:bookmarkStart w:id="1183" w:name="a19986"/>
      <w:bookmarkStart w:id="1184" w:name="es007255"/>
      <w:bookmarkEnd w:id="1183"/>
      <w:bookmarkEnd w:id="1184"/>
      <w:r w:rsidRPr="00B620DB">
        <w:t>1)   Where the Division of a referenced provision is not specified in this Code, it shall mean that the referenced provision is in the same Division as the referencing provision.</w:t>
      </w:r>
      <w:bookmarkStart w:id="1185" w:name="a19990"/>
      <w:bookmarkStart w:id="1186" w:name="a19984"/>
      <w:bookmarkStart w:id="1187" w:name="a18209"/>
      <w:bookmarkEnd w:id="1185"/>
      <w:bookmarkEnd w:id="1186"/>
      <w:bookmarkEnd w:id="1187"/>
    </w:p>
    <w:p w14:paraId="4620DD60" w14:textId="77777777" w:rsidR="00EC72E8" w:rsidRPr="00B620DB" w:rsidRDefault="00EC72E8" w:rsidP="00045550">
      <w:pPr>
        <w:pStyle w:val="03Subsection"/>
      </w:pPr>
      <w:bookmarkStart w:id="1188" w:name="a18210"/>
      <w:bookmarkStart w:id="1189" w:name="a18211"/>
      <w:bookmarkStart w:id="1190" w:name="ep001032.3.2"/>
      <w:bookmarkEnd w:id="1188"/>
      <w:bookmarkEnd w:id="1189"/>
      <w:bookmarkEnd w:id="1190"/>
      <w:r w:rsidRPr="00B620DB">
        <w:t>1.3.2. Application of Division A</w:t>
      </w:r>
      <w:bookmarkStart w:id="1191" w:name="a18213"/>
      <w:bookmarkEnd w:id="1191"/>
    </w:p>
    <w:p w14:paraId="75D9826A" w14:textId="77777777" w:rsidR="00EC72E8" w:rsidRPr="00B620DB" w:rsidRDefault="00EC72E8" w:rsidP="00045550">
      <w:pPr>
        <w:pStyle w:val="04Article"/>
      </w:pPr>
      <w:bookmarkStart w:id="1192" w:name="a19992"/>
      <w:bookmarkStart w:id="1193" w:name="ea004136"/>
      <w:bookmarkEnd w:id="1192"/>
      <w:bookmarkEnd w:id="1193"/>
      <w:r w:rsidRPr="00B620DB">
        <w:t>1.3.2.1. Application of Parts 1, 2 and 3</w:t>
      </w:r>
    </w:p>
    <w:p w14:paraId="346D14D8" w14:textId="77777777" w:rsidR="00EC72E8" w:rsidRPr="00B620DB" w:rsidRDefault="00EC72E8" w:rsidP="00EC72E8">
      <w:pPr>
        <w:pStyle w:val="05Sentence"/>
      </w:pPr>
      <w:bookmarkStart w:id="1194" w:name="a19999"/>
      <w:bookmarkStart w:id="1195" w:name="es007223"/>
      <w:bookmarkEnd w:id="1194"/>
      <w:bookmarkEnd w:id="1195"/>
      <w:r w:rsidRPr="00B620DB">
        <w:t xml:space="preserve">1)   Parts 1, 2 and 3 of Division A apply to all </w:t>
      </w:r>
      <w:hyperlink r:id="rId27" w:history="1">
        <w:r w:rsidRPr="00B620DB">
          <w:rPr>
            <w:rStyle w:val="Hyperlink"/>
            <w:i/>
            <w:iCs/>
            <w:color w:val="auto"/>
            <w:u w:val="none"/>
          </w:rPr>
          <w:t>buildings</w:t>
        </w:r>
      </w:hyperlink>
      <w:r w:rsidRPr="00B620DB">
        <w:t xml:space="preserve"> covered in this Code. (See </w:t>
      </w:r>
      <w:hyperlink r:id="rId28" w:anchor="ea004131" w:history="1">
        <w:r w:rsidRPr="00B620DB">
          <w:rPr>
            <w:rStyle w:val="Hyperlink"/>
            <w:color w:val="auto"/>
            <w:u w:val="none"/>
          </w:rPr>
          <w:t>Article</w:t>
        </w:r>
      </w:hyperlink>
      <w:hyperlink r:id="rId29" w:anchor="ea004131" w:history="1">
        <w:r w:rsidRPr="00B620DB">
          <w:rPr>
            <w:rStyle w:val="Hyperlink"/>
            <w:color w:val="auto"/>
            <w:u w:val="none"/>
          </w:rPr>
          <w:t> </w:t>
        </w:r>
      </w:hyperlink>
      <w:hyperlink r:id="rId30" w:anchor="ea004131" w:history="1">
        <w:r w:rsidRPr="00B620DB">
          <w:rPr>
            <w:rStyle w:val="Hyperlink"/>
            <w:color w:val="auto"/>
            <w:u w:val="none"/>
          </w:rPr>
          <w:t>1.1.1.1.</w:t>
        </w:r>
      </w:hyperlink>
      <w:r w:rsidRPr="00B620DB">
        <w:t>)</w:t>
      </w:r>
      <w:bookmarkStart w:id="1196" w:name="a20009"/>
      <w:bookmarkStart w:id="1197" w:name="a19997"/>
      <w:bookmarkStart w:id="1198" w:name="a18215"/>
      <w:bookmarkEnd w:id="1196"/>
      <w:bookmarkEnd w:id="1197"/>
      <w:bookmarkEnd w:id="1198"/>
    </w:p>
    <w:p w14:paraId="57C57184" w14:textId="77777777" w:rsidR="00EC72E8" w:rsidRPr="00B620DB" w:rsidRDefault="00EC72E8" w:rsidP="00045550">
      <w:pPr>
        <w:pStyle w:val="03Subsection"/>
      </w:pPr>
      <w:bookmarkStart w:id="1199" w:name="a18216"/>
      <w:bookmarkStart w:id="1200" w:name="a18217"/>
      <w:bookmarkStart w:id="1201" w:name="ep001032.3.3"/>
      <w:bookmarkEnd w:id="1199"/>
      <w:bookmarkEnd w:id="1200"/>
      <w:bookmarkEnd w:id="1201"/>
      <w:r w:rsidRPr="00B620DB">
        <w:t>1.3.3. Application of Division B</w:t>
      </w:r>
      <w:bookmarkStart w:id="1202" w:name="a18219"/>
      <w:bookmarkEnd w:id="1202"/>
    </w:p>
    <w:p w14:paraId="4CA0C6FE" w14:textId="6F4C76D5" w:rsidR="00EC72E8" w:rsidRPr="00B620DB" w:rsidRDefault="00EC72E8" w:rsidP="00045550">
      <w:pPr>
        <w:pStyle w:val="04Article"/>
      </w:pPr>
      <w:bookmarkStart w:id="1203" w:name="a20011"/>
      <w:bookmarkStart w:id="1204" w:name="ea004137"/>
      <w:bookmarkEnd w:id="1203"/>
      <w:bookmarkEnd w:id="1204"/>
      <w:r w:rsidRPr="00B620DB">
        <w:t>1.3.3.1. Application of Parts 1, 7</w:t>
      </w:r>
      <w:ins w:id="1205" w:author="Dang, Tommy OHCS:EX" w:date="2023-04-03T13:46:00Z">
        <w:r w:rsidR="009F5D09">
          <w:t xml:space="preserve">, </w:t>
        </w:r>
      </w:ins>
      <w:r w:rsidRPr="00B620DB">
        <w:t>8</w:t>
      </w:r>
      <w:ins w:id="1206" w:author="Dang, Tommy OHCS:EX" w:date="2023-04-03T13:46:00Z">
        <w:r w:rsidR="009F5D09">
          <w:t xml:space="preserve"> and 10</w:t>
        </w:r>
      </w:ins>
    </w:p>
    <w:p w14:paraId="4EFEE9A5" w14:textId="43BE4370" w:rsidR="00EC72E8" w:rsidRPr="00B620DB" w:rsidRDefault="00EC72E8" w:rsidP="00EC72E8">
      <w:pPr>
        <w:pStyle w:val="05Sentence"/>
      </w:pPr>
      <w:bookmarkStart w:id="1207" w:name="a20018"/>
      <w:bookmarkStart w:id="1208" w:name="es007224"/>
      <w:bookmarkEnd w:id="1207"/>
      <w:bookmarkEnd w:id="1208"/>
      <w:r w:rsidRPr="00B620DB">
        <w:lastRenderedPageBreak/>
        <w:t>1)   Parts 1, 7</w:t>
      </w:r>
      <w:ins w:id="1209" w:author="Dang, Tommy OHCS:EX" w:date="2023-04-03T13:46:00Z">
        <w:r w:rsidR="009F5D09">
          <w:t xml:space="preserve">, </w:t>
        </w:r>
      </w:ins>
      <w:r w:rsidRPr="00B620DB">
        <w:t>8</w:t>
      </w:r>
      <w:ins w:id="1210" w:author="Dang, Tommy OHCS:EX" w:date="2023-04-03T13:46:00Z">
        <w:r w:rsidR="009F5D09">
          <w:t xml:space="preserve"> and 10</w:t>
        </w:r>
      </w:ins>
      <w:ins w:id="1211" w:author="Dang, Tommy OHCS:EX" w:date="2023-04-03T14:00:00Z">
        <w:r w:rsidR="009619CF">
          <w:t xml:space="preserve"> </w:t>
        </w:r>
      </w:ins>
      <w:r w:rsidRPr="00B620DB">
        <w:t xml:space="preserve"> of Division B apply to all </w:t>
      </w:r>
      <w:hyperlink r:id="rId31" w:history="1">
        <w:r w:rsidRPr="00B620DB">
          <w:rPr>
            <w:rStyle w:val="Hyperlink"/>
            <w:i/>
            <w:iCs/>
            <w:color w:val="auto"/>
            <w:u w:val="none"/>
          </w:rPr>
          <w:t>buildings</w:t>
        </w:r>
      </w:hyperlink>
      <w:r w:rsidRPr="00B620DB">
        <w:t xml:space="preserve"> covered in this Code. (See </w:t>
      </w:r>
      <w:hyperlink r:id="rId32" w:anchor="ea004131" w:history="1">
        <w:r w:rsidRPr="00B620DB">
          <w:rPr>
            <w:rStyle w:val="Hyperlink"/>
            <w:color w:val="auto"/>
            <w:u w:val="none"/>
          </w:rPr>
          <w:t>Article</w:t>
        </w:r>
      </w:hyperlink>
      <w:hyperlink r:id="rId33" w:anchor="ea004131" w:history="1">
        <w:r w:rsidRPr="00B620DB">
          <w:rPr>
            <w:rStyle w:val="Hyperlink"/>
            <w:color w:val="auto"/>
            <w:u w:val="none"/>
          </w:rPr>
          <w:t> </w:t>
        </w:r>
      </w:hyperlink>
      <w:hyperlink r:id="rId34" w:anchor="ea004131" w:history="1">
        <w:r w:rsidRPr="00B620DB">
          <w:rPr>
            <w:rStyle w:val="Hyperlink"/>
            <w:color w:val="auto"/>
            <w:u w:val="none"/>
          </w:rPr>
          <w:t>1.1.1.1.</w:t>
        </w:r>
      </w:hyperlink>
      <w:r w:rsidRPr="00B620DB">
        <w:t>)</w:t>
      </w:r>
      <w:bookmarkStart w:id="1212" w:name="a20234"/>
      <w:bookmarkStart w:id="1213" w:name="a20016"/>
      <w:bookmarkEnd w:id="1212"/>
      <w:bookmarkEnd w:id="1213"/>
    </w:p>
    <w:p w14:paraId="245643F2" w14:textId="77777777" w:rsidR="00EC72E8" w:rsidRPr="00B620DB" w:rsidRDefault="00EC72E8" w:rsidP="00045550">
      <w:pPr>
        <w:pStyle w:val="04Article"/>
      </w:pPr>
      <w:bookmarkStart w:id="1214" w:name="a20236"/>
      <w:bookmarkStart w:id="1215" w:name="ea004138"/>
      <w:bookmarkEnd w:id="1214"/>
      <w:bookmarkEnd w:id="1215"/>
      <w:r w:rsidRPr="00B620DB">
        <w:t>1.3.3.2. Application of Parts 3, 4, 5 and 6</w:t>
      </w:r>
    </w:p>
    <w:p w14:paraId="1C796F10" w14:textId="77777777" w:rsidR="00EC72E8" w:rsidRPr="00B620DB" w:rsidRDefault="00EC72E8" w:rsidP="00EC72E8">
      <w:pPr>
        <w:pStyle w:val="05Sentence"/>
      </w:pPr>
      <w:bookmarkStart w:id="1216" w:name="a20243"/>
      <w:bookmarkStart w:id="1217" w:name="es007225"/>
      <w:bookmarkEnd w:id="1216"/>
      <w:bookmarkEnd w:id="1217"/>
      <w:r w:rsidRPr="00B620DB">
        <w:t xml:space="preserve">1)   Parts 3, 4, 5, and 6 of Division B apply to all </w:t>
      </w:r>
      <w:hyperlink r:id="rId35" w:history="1">
        <w:r w:rsidRPr="00B620DB">
          <w:rPr>
            <w:rStyle w:val="Hyperlink"/>
            <w:i/>
            <w:iCs/>
            <w:color w:val="auto"/>
            <w:u w:val="none"/>
          </w:rPr>
          <w:t>buildings</w:t>
        </w:r>
      </w:hyperlink>
      <w:r w:rsidRPr="00B620DB">
        <w:t xml:space="preserve"> described in </w:t>
      </w:r>
      <w:hyperlink r:id="rId36" w:anchor="ea004131" w:history="1">
        <w:r w:rsidRPr="00B620DB">
          <w:rPr>
            <w:rStyle w:val="Hyperlink"/>
            <w:color w:val="auto"/>
            <w:u w:val="none"/>
          </w:rPr>
          <w:t>Article</w:t>
        </w:r>
      </w:hyperlink>
      <w:hyperlink r:id="rId37" w:anchor="ea004131" w:history="1">
        <w:r w:rsidRPr="00B620DB">
          <w:rPr>
            <w:rStyle w:val="Hyperlink"/>
            <w:color w:val="auto"/>
            <w:u w:val="none"/>
          </w:rPr>
          <w:t> </w:t>
        </w:r>
      </w:hyperlink>
      <w:hyperlink r:id="rId38" w:anchor="ea004131" w:history="1">
        <w:r w:rsidRPr="00B620DB">
          <w:rPr>
            <w:rStyle w:val="Hyperlink"/>
            <w:color w:val="auto"/>
            <w:u w:val="none"/>
          </w:rPr>
          <w:t>1.1.1.1.</w:t>
        </w:r>
      </w:hyperlink>
      <w:r w:rsidRPr="00B620DB">
        <w:t xml:space="preserve"> and</w:t>
      </w:r>
    </w:p>
    <w:p w14:paraId="79A66B9C" w14:textId="77777777" w:rsidR="00EC72E8" w:rsidRPr="00B620DB" w:rsidRDefault="00EC72E8" w:rsidP="00EC72E8">
      <w:pPr>
        <w:pStyle w:val="05Sentence"/>
      </w:pPr>
      <w:bookmarkStart w:id="1218" w:name="a20253"/>
      <w:bookmarkStart w:id="1219" w:name="es007225a"/>
      <w:bookmarkEnd w:id="1218"/>
      <w:bookmarkEnd w:id="1219"/>
      <w:r w:rsidRPr="00B620DB">
        <w:t xml:space="preserve">a)   classified as </w:t>
      </w:r>
      <w:hyperlink r:id="rId39" w:history="1">
        <w:r w:rsidRPr="00B620DB">
          <w:rPr>
            <w:rStyle w:val="Hyperlink"/>
            <w:i/>
            <w:iCs/>
            <w:color w:val="auto"/>
            <w:u w:val="none"/>
          </w:rPr>
          <w:t>post-disaster buildings</w:t>
        </w:r>
      </w:hyperlink>
      <w:r w:rsidRPr="00B620DB">
        <w:t>,</w:t>
      </w:r>
      <w:bookmarkStart w:id="1220" w:name="a20261"/>
      <w:bookmarkEnd w:id="1220"/>
    </w:p>
    <w:p w14:paraId="007B45B9" w14:textId="77777777" w:rsidR="00EC72E8" w:rsidRPr="00B620DB" w:rsidRDefault="00EC72E8" w:rsidP="00EC72E8">
      <w:pPr>
        <w:pStyle w:val="05Sentence"/>
      </w:pPr>
      <w:bookmarkStart w:id="1221" w:name="a20262"/>
      <w:bookmarkStart w:id="1222" w:name="es007225b"/>
      <w:bookmarkEnd w:id="1221"/>
      <w:bookmarkEnd w:id="1222"/>
      <w:r w:rsidRPr="00B620DB">
        <w:t xml:space="preserve">b)   used for </w:t>
      </w:r>
      <w:hyperlink r:id="rId40" w:history="1">
        <w:r w:rsidRPr="00B620DB">
          <w:rPr>
            <w:rStyle w:val="Hyperlink"/>
            <w:i/>
            <w:iCs/>
            <w:color w:val="auto"/>
            <w:u w:val="none"/>
          </w:rPr>
          <w:t>major occupancies</w:t>
        </w:r>
      </w:hyperlink>
      <w:r w:rsidRPr="00B620DB">
        <w:t xml:space="preserve"> classified as</w:t>
      </w:r>
    </w:p>
    <w:p w14:paraId="142E7C0A" w14:textId="77777777" w:rsidR="00EC72E8" w:rsidRPr="00B620DB" w:rsidRDefault="00EC72E8" w:rsidP="00EC72E8">
      <w:pPr>
        <w:pStyle w:val="05Sentence"/>
      </w:pPr>
      <w:bookmarkStart w:id="1223" w:name="a20270"/>
      <w:bookmarkStart w:id="1224" w:name="es007225b1"/>
      <w:bookmarkEnd w:id="1223"/>
      <w:bookmarkEnd w:id="1224"/>
      <w:r w:rsidRPr="00B620DB">
        <w:t xml:space="preserve">i)   Group A, </w:t>
      </w:r>
      <w:hyperlink r:id="rId41" w:history="1">
        <w:r w:rsidRPr="00B620DB">
          <w:rPr>
            <w:rStyle w:val="Hyperlink"/>
            <w:i/>
            <w:iCs/>
            <w:color w:val="auto"/>
            <w:u w:val="none"/>
          </w:rPr>
          <w:t>assembly occupancies</w:t>
        </w:r>
      </w:hyperlink>
      <w:r w:rsidRPr="00B620DB">
        <w:t>,</w:t>
      </w:r>
      <w:bookmarkStart w:id="1225" w:name="a20484"/>
      <w:bookmarkEnd w:id="1225"/>
    </w:p>
    <w:p w14:paraId="56593717" w14:textId="77777777" w:rsidR="00EC72E8" w:rsidRPr="00B620DB" w:rsidRDefault="00EC72E8" w:rsidP="00EC72E8">
      <w:pPr>
        <w:pStyle w:val="05Sentence"/>
      </w:pPr>
      <w:bookmarkStart w:id="1226" w:name="a20485"/>
      <w:bookmarkStart w:id="1227" w:name="es007225b2"/>
      <w:bookmarkEnd w:id="1226"/>
      <w:bookmarkEnd w:id="1227"/>
      <w:r w:rsidRPr="00B620DB">
        <w:t xml:space="preserve">ii)   Group B, </w:t>
      </w:r>
      <w:hyperlink r:id="rId42" w:history="1">
        <w:r w:rsidRPr="00B620DB">
          <w:rPr>
            <w:rStyle w:val="Hyperlink"/>
            <w:i/>
            <w:iCs/>
            <w:color w:val="auto"/>
            <w:u w:val="none"/>
          </w:rPr>
          <w:t>care</w:t>
        </w:r>
      </w:hyperlink>
      <w:r w:rsidRPr="00B620DB">
        <w:t xml:space="preserve">, </w:t>
      </w:r>
      <w:hyperlink r:id="rId43" w:history="1">
        <w:r w:rsidRPr="00B620DB">
          <w:rPr>
            <w:rStyle w:val="Hyperlink"/>
            <w:i/>
            <w:iCs/>
            <w:color w:val="auto"/>
            <w:u w:val="none"/>
          </w:rPr>
          <w:t>treatment</w:t>
        </w:r>
      </w:hyperlink>
      <w:r w:rsidRPr="00B620DB">
        <w:t xml:space="preserve"> or </w:t>
      </w:r>
      <w:hyperlink r:id="rId44" w:history="1">
        <w:r w:rsidRPr="00B620DB">
          <w:rPr>
            <w:rStyle w:val="Hyperlink"/>
            <w:i/>
            <w:iCs/>
            <w:color w:val="auto"/>
            <w:u w:val="none"/>
          </w:rPr>
          <w:t>detention occupancies</w:t>
        </w:r>
      </w:hyperlink>
      <w:r w:rsidRPr="00B620DB">
        <w:t>, or</w:t>
      </w:r>
      <w:bookmarkStart w:id="1228" w:name="a20501"/>
      <w:bookmarkEnd w:id="1228"/>
    </w:p>
    <w:p w14:paraId="37A3602F" w14:textId="77777777" w:rsidR="00EC72E8" w:rsidRPr="00B620DB" w:rsidRDefault="00EC72E8" w:rsidP="00EC72E8">
      <w:pPr>
        <w:pStyle w:val="05Sentence"/>
      </w:pPr>
      <w:bookmarkStart w:id="1229" w:name="a20502"/>
      <w:bookmarkStart w:id="1230" w:name="es007225b3"/>
      <w:bookmarkEnd w:id="1229"/>
      <w:bookmarkEnd w:id="1230"/>
      <w:r w:rsidRPr="00B620DB">
        <w:t xml:space="preserve">iii)   Group F, Division 1, </w:t>
      </w:r>
      <w:hyperlink r:id="rId45" w:history="1">
        <w:r w:rsidRPr="00B620DB">
          <w:rPr>
            <w:rStyle w:val="Hyperlink"/>
            <w:i/>
            <w:iCs/>
            <w:color w:val="auto"/>
            <w:u w:val="none"/>
          </w:rPr>
          <w:t>high-hazard industrial occupancies</w:t>
        </w:r>
      </w:hyperlink>
      <w:r w:rsidRPr="00B620DB">
        <w:t>, or</w:t>
      </w:r>
      <w:bookmarkStart w:id="1231" w:name="a20510"/>
      <w:bookmarkStart w:id="1232" w:name="a20511"/>
      <w:bookmarkEnd w:id="1231"/>
      <w:bookmarkEnd w:id="1232"/>
    </w:p>
    <w:p w14:paraId="11ADBFBF" w14:textId="77777777" w:rsidR="00EC72E8" w:rsidRPr="00B620DB" w:rsidRDefault="00EC72E8" w:rsidP="00EC72E8">
      <w:pPr>
        <w:pStyle w:val="05Sentence"/>
      </w:pPr>
      <w:bookmarkStart w:id="1233" w:name="a20512"/>
      <w:bookmarkStart w:id="1234" w:name="es007225c"/>
      <w:bookmarkEnd w:id="1233"/>
      <w:bookmarkEnd w:id="1234"/>
      <w:r w:rsidRPr="00B620DB">
        <w:t>c)   exceeding 600 m</w:t>
      </w:r>
      <w:r w:rsidRPr="00B620DB">
        <w:rPr>
          <w:sz w:val="14"/>
          <w:szCs w:val="14"/>
          <w:vertAlign w:val="superscript"/>
        </w:rPr>
        <w:t>2</w:t>
      </w:r>
      <w:r w:rsidRPr="00B620DB">
        <w:t xml:space="preserve"> in </w:t>
      </w:r>
      <w:hyperlink r:id="rId46" w:history="1">
        <w:r w:rsidRPr="00B620DB">
          <w:rPr>
            <w:rStyle w:val="Hyperlink"/>
            <w:i/>
            <w:iCs/>
            <w:color w:val="auto"/>
            <w:u w:val="none"/>
          </w:rPr>
          <w:t>building area</w:t>
        </w:r>
      </w:hyperlink>
      <w:r w:rsidRPr="00B620DB">
        <w:t xml:space="preserve"> or exceeding 3 </w:t>
      </w:r>
      <w:hyperlink r:id="rId47" w:history="1">
        <w:r w:rsidRPr="00B620DB">
          <w:rPr>
            <w:rStyle w:val="Hyperlink"/>
            <w:i/>
            <w:iCs/>
            <w:color w:val="auto"/>
            <w:u w:val="none"/>
          </w:rPr>
          <w:t>storeys</w:t>
        </w:r>
      </w:hyperlink>
      <w:r w:rsidRPr="00B620DB">
        <w:t xml:space="preserve"> in </w:t>
      </w:r>
      <w:hyperlink r:id="rId48" w:history="1">
        <w:r w:rsidRPr="00B620DB">
          <w:rPr>
            <w:rStyle w:val="Hyperlink"/>
            <w:i/>
            <w:iCs/>
            <w:color w:val="auto"/>
            <w:u w:val="none"/>
          </w:rPr>
          <w:t>building height</w:t>
        </w:r>
      </w:hyperlink>
      <w:r w:rsidRPr="00B620DB">
        <w:t xml:space="preserve"> used for </w:t>
      </w:r>
      <w:hyperlink r:id="rId49" w:history="1">
        <w:r w:rsidRPr="00B620DB">
          <w:rPr>
            <w:rStyle w:val="Hyperlink"/>
            <w:i/>
            <w:iCs/>
            <w:color w:val="auto"/>
            <w:u w:val="none"/>
          </w:rPr>
          <w:t>major occupancies</w:t>
        </w:r>
      </w:hyperlink>
      <w:r w:rsidRPr="00B620DB">
        <w:t xml:space="preserve"> classified as</w:t>
      </w:r>
    </w:p>
    <w:p w14:paraId="51A1BF9A" w14:textId="77777777" w:rsidR="00EC72E8" w:rsidRPr="00B620DB" w:rsidRDefault="00EC72E8" w:rsidP="00EC72E8">
      <w:pPr>
        <w:pStyle w:val="05Sentence"/>
      </w:pPr>
      <w:bookmarkStart w:id="1235" w:name="a20748"/>
      <w:bookmarkStart w:id="1236" w:name="es007225c1"/>
      <w:bookmarkEnd w:id="1235"/>
      <w:bookmarkEnd w:id="1236"/>
      <w:r w:rsidRPr="00B620DB">
        <w:t xml:space="preserve">i)   Group C, </w:t>
      </w:r>
      <w:hyperlink r:id="rId50" w:history="1">
        <w:r w:rsidRPr="00B620DB">
          <w:rPr>
            <w:rStyle w:val="Hyperlink"/>
            <w:i/>
            <w:iCs/>
            <w:color w:val="auto"/>
            <w:u w:val="none"/>
          </w:rPr>
          <w:t>residential occupancies</w:t>
        </w:r>
      </w:hyperlink>
      <w:r w:rsidRPr="00B620DB">
        <w:t>,</w:t>
      </w:r>
      <w:bookmarkStart w:id="1237" w:name="a20756"/>
      <w:bookmarkEnd w:id="1237"/>
    </w:p>
    <w:p w14:paraId="45406025" w14:textId="77777777" w:rsidR="00EC72E8" w:rsidRPr="00B620DB" w:rsidRDefault="00EC72E8" w:rsidP="00EC72E8">
      <w:pPr>
        <w:pStyle w:val="05Sentence"/>
      </w:pPr>
      <w:bookmarkStart w:id="1238" w:name="a20757"/>
      <w:bookmarkStart w:id="1239" w:name="es007225c2"/>
      <w:bookmarkEnd w:id="1238"/>
      <w:bookmarkEnd w:id="1239"/>
      <w:r w:rsidRPr="00B620DB">
        <w:t xml:space="preserve">ii)   Group D, </w:t>
      </w:r>
      <w:hyperlink r:id="rId51" w:history="1">
        <w:r w:rsidRPr="00B620DB">
          <w:rPr>
            <w:rStyle w:val="Hyperlink"/>
            <w:i/>
            <w:iCs/>
            <w:color w:val="auto"/>
            <w:u w:val="none"/>
          </w:rPr>
          <w:t>business and personal services occupancies</w:t>
        </w:r>
      </w:hyperlink>
      <w:r w:rsidRPr="00B620DB">
        <w:t>,</w:t>
      </w:r>
      <w:bookmarkStart w:id="1240" w:name="a20765"/>
      <w:bookmarkEnd w:id="1240"/>
    </w:p>
    <w:p w14:paraId="51B5462E" w14:textId="77777777" w:rsidR="00EC72E8" w:rsidRPr="00B620DB" w:rsidRDefault="00EC72E8" w:rsidP="00EC72E8">
      <w:pPr>
        <w:pStyle w:val="05Sentence"/>
      </w:pPr>
      <w:bookmarkStart w:id="1241" w:name="a20766"/>
      <w:bookmarkStart w:id="1242" w:name="es007225c3"/>
      <w:bookmarkEnd w:id="1241"/>
      <w:bookmarkEnd w:id="1242"/>
      <w:r w:rsidRPr="00B620DB">
        <w:t xml:space="preserve">iii)   Group E, </w:t>
      </w:r>
      <w:hyperlink r:id="rId52" w:history="1">
        <w:r w:rsidRPr="00B620DB">
          <w:rPr>
            <w:rStyle w:val="Hyperlink"/>
            <w:i/>
            <w:iCs/>
            <w:color w:val="auto"/>
            <w:u w:val="none"/>
          </w:rPr>
          <w:t>mercantile occupancies</w:t>
        </w:r>
      </w:hyperlink>
      <w:r w:rsidRPr="00B620DB">
        <w:t>, or</w:t>
      </w:r>
      <w:bookmarkStart w:id="1243" w:name="a20774"/>
      <w:bookmarkEnd w:id="1243"/>
    </w:p>
    <w:p w14:paraId="32522B47" w14:textId="77777777" w:rsidR="00EC72E8" w:rsidRPr="00B620DB" w:rsidRDefault="00EC72E8" w:rsidP="00EC72E8">
      <w:pPr>
        <w:pStyle w:val="05Sentence"/>
      </w:pPr>
      <w:bookmarkStart w:id="1244" w:name="a20775"/>
      <w:bookmarkStart w:id="1245" w:name="es007225c4"/>
      <w:bookmarkEnd w:id="1244"/>
      <w:bookmarkEnd w:id="1245"/>
      <w:r w:rsidRPr="00B620DB">
        <w:t xml:space="preserve">iv)   Group F, Divisions 2 and 3, </w:t>
      </w:r>
      <w:hyperlink r:id="rId53" w:history="1">
        <w:r w:rsidRPr="00B620DB">
          <w:rPr>
            <w:rStyle w:val="Hyperlink"/>
            <w:i/>
            <w:iCs/>
            <w:color w:val="auto"/>
            <w:u w:val="none"/>
          </w:rPr>
          <w:t>medium-</w:t>
        </w:r>
      </w:hyperlink>
      <w:r w:rsidRPr="00B620DB">
        <w:t xml:space="preserve"> and </w:t>
      </w:r>
      <w:hyperlink r:id="rId54" w:history="1">
        <w:r w:rsidRPr="00B620DB">
          <w:rPr>
            <w:rStyle w:val="Hyperlink"/>
            <w:i/>
            <w:iCs/>
            <w:color w:val="auto"/>
            <w:u w:val="none"/>
          </w:rPr>
          <w:t>low-hazard industrial occupancies</w:t>
        </w:r>
      </w:hyperlink>
      <w:r w:rsidRPr="00B620DB">
        <w:t>.</w:t>
      </w:r>
      <w:bookmarkStart w:id="1246" w:name="a20993"/>
      <w:bookmarkStart w:id="1247" w:name="a20994"/>
      <w:bookmarkStart w:id="1248" w:name="a20995"/>
      <w:bookmarkStart w:id="1249" w:name="a20241"/>
      <w:bookmarkEnd w:id="1246"/>
      <w:bookmarkEnd w:id="1247"/>
      <w:bookmarkEnd w:id="1248"/>
      <w:bookmarkEnd w:id="1249"/>
    </w:p>
    <w:p w14:paraId="15531119" w14:textId="77777777" w:rsidR="00EC72E8" w:rsidRPr="00B620DB" w:rsidRDefault="00EC72E8" w:rsidP="00045550">
      <w:pPr>
        <w:pStyle w:val="04Article"/>
      </w:pPr>
      <w:bookmarkStart w:id="1250" w:name="a20997"/>
      <w:bookmarkStart w:id="1251" w:name="ea004139"/>
      <w:bookmarkEnd w:id="1250"/>
      <w:bookmarkEnd w:id="1251"/>
      <w:r w:rsidRPr="00B620DB">
        <w:t>1.3.3.3. Application of Part 9</w:t>
      </w:r>
    </w:p>
    <w:p w14:paraId="2EC39871" w14:textId="77777777" w:rsidR="00EC72E8" w:rsidRPr="00B620DB" w:rsidRDefault="00EC72E8" w:rsidP="00EC72E8">
      <w:pPr>
        <w:pStyle w:val="05Sentence"/>
      </w:pPr>
      <w:bookmarkStart w:id="1252" w:name="a21004"/>
      <w:bookmarkStart w:id="1253" w:name="es007226"/>
      <w:bookmarkEnd w:id="1252"/>
      <w:bookmarkEnd w:id="1253"/>
      <w:r w:rsidRPr="00B620DB">
        <w:t xml:space="preserve">1)   Part 9 of Division B applies to all </w:t>
      </w:r>
      <w:hyperlink r:id="rId55" w:history="1">
        <w:r w:rsidRPr="00B620DB">
          <w:rPr>
            <w:rStyle w:val="Hyperlink"/>
            <w:i/>
            <w:iCs/>
            <w:color w:val="auto"/>
            <w:u w:val="none"/>
          </w:rPr>
          <w:t>buildings</w:t>
        </w:r>
      </w:hyperlink>
      <w:r w:rsidRPr="00B620DB">
        <w:t xml:space="preserve"> described in </w:t>
      </w:r>
      <w:hyperlink r:id="rId56" w:anchor="ea004131" w:history="1">
        <w:r w:rsidRPr="00B620DB">
          <w:rPr>
            <w:rStyle w:val="Hyperlink"/>
            <w:color w:val="auto"/>
            <w:u w:val="none"/>
          </w:rPr>
          <w:t>Article</w:t>
        </w:r>
      </w:hyperlink>
      <w:hyperlink r:id="rId57" w:anchor="ea004131" w:history="1">
        <w:r w:rsidRPr="00B620DB">
          <w:rPr>
            <w:rStyle w:val="Hyperlink"/>
            <w:color w:val="auto"/>
            <w:u w:val="none"/>
          </w:rPr>
          <w:t> </w:t>
        </w:r>
      </w:hyperlink>
      <w:hyperlink r:id="rId58" w:anchor="ea004131" w:history="1">
        <w:r w:rsidRPr="00B620DB">
          <w:rPr>
            <w:rStyle w:val="Hyperlink"/>
            <w:color w:val="auto"/>
            <w:u w:val="none"/>
          </w:rPr>
          <w:t>1.1.1.1.</w:t>
        </w:r>
      </w:hyperlink>
      <w:r w:rsidRPr="00B620DB">
        <w:t xml:space="preserve"> of 3 </w:t>
      </w:r>
      <w:hyperlink r:id="rId59" w:history="1">
        <w:r w:rsidRPr="00B620DB">
          <w:rPr>
            <w:rStyle w:val="Hyperlink"/>
            <w:i/>
            <w:iCs/>
            <w:color w:val="auto"/>
            <w:u w:val="none"/>
          </w:rPr>
          <w:t>storeys</w:t>
        </w:r>
      </w:hyperlink>
      <w:r w:rsidRPr="00B620DB">
        <w:t xml:space="preserve"> or less in </w:t>
      </w:r>
      <w:hyperlink r:id="rId60" w:history="1">
        <w:r w:rsidRPr="00B620DB">
          <w:rPr>
            <w:rStyle w:val="Hyperlink"/>
            <w:i/>
            <w:iCs/>
            <w:color w:val="auto"/>
            <w:u w:val="none"/>
          </w:rPr>
          <w:t>building height</w:t>
        </w:r>
      </w:hyperlink>
      <w:r w:rsidRPr="00B620DB">
        <w:t xml:space="preserve">, having a </w:t>
      </w:r>
      <w:hyperlink r:id="rId61" w:history="1">
        <w:r w:rsidRPr="00B620DB">
          <w:rPr>
            <w:rStyle w:val="Hyperlink"/>
            <w:i/>
            <w:iCs/>
            <w:color w:val="auto"/>
            <w:u w:val="none"/>
          </w:rPr>
          <w:t>building area</w:t>
        </w:r>
      </w:hyperlink>
      <w:r w:rsidRPr="00B620DB">
        <w:t xml:space="preserve"> not exceeding 600 m</w:t>
      </w:r>
      <w:r w:rsidRPr="00B620DB">
        <w:rPr>
          <w:sz w:val="14"/>
          <w:szCs w:val="14"/>
          <w:vertAlign w:val="superscript"/>
        </w:rPr>
        <w:t>2</w:t>
      </w:r>
      <w:r w:rsidRPr="00B620DB">
        <w:t xml:space="preserve">, and used for </w:t>
      </w:r>
      <w:hyperlink r:id="rId62" w:history="1">
        <w:r w:rsidRPr="00B620DB">
          <w:rPr>
            <w:rStyle w:val="Hyperlink"/>
            <w:i/>
            <w:iCs/>
            <w:color w:val="auto"/>
            <w:u w:val="none"/>
          </w:rPr>
          <w:t>major occupancies</w:t>
        </w:r>
      </w:hyperlink>
      <w:r w:rsidRPr="00B620DB">
        <w:t xml:space="preserve"> classified as</w:t>
      </w:r>
    </w:p>
    <w:p w14:paraId="20BBEEE9" w14:textId="5788B677" w:rsidR="00EC72E8" w:rsidRPr="00B620DB" w:rsidRDefault="00EC72E8" w:rsidP="00EC72E8">
      <w:pPr>
        <w:pStyle w:val="05Sentence"/>
      </w:pPr>
      <w:bookmarkStart w:id="1254" w:name="a21252"/>
      <w:bookmarkStart w:id="1255" w:name="es007226e"/>
      <w:bookmarkEnd w:id="1254"/>
      <w:bookmarkEnd w:id="1255"/>
      <w:r w:rsidRPr="00B620DB">
        <w:t>a)   </w:t>
      </w:r>
      <w:ins w:id="1256" w:author="Chase, Andy HOUS:EX" w:date="2023-08-21T16:25:00Z">
        <w:r w:rsidR="00F119BF">
          <w:t>reserved</w:t>
        </w:r>
      </w:ins>
      <w:r w:rsidRPr="00B620DB">
        <w:t xml:space="preserve">, </w:t>
      </w:r>
      <w:bookmarkStart w:id="1257" w:name="a21260"/>
      <w:bookmarkEnd w:id="1257"/>
    </w:p>
    <w:p w14:paraId="64C91B89" w14:textId="2C7E49BE" w:rsidR="00EC72E8" w:rsidRPr="00B620DB" w:rsidRDefault="00EC72E8" w:rsidP="00EC72E8">
      <w:pPr>
        <w:pStyle w:val="05Sentence"/>
      </w:pPr>
      <w:bookmarkStart w:id="1258" w:name="a21262"/>
      <w:bookmarkStart w:id="1259" w:name="es007226a"/>
      <w:bookmarkEnd w:id="1258"/>
      <w:bookmarkEnd w:id="1259"/>
      <w:r w:rsidRPr="00B620DB">
        <w:t xml:space="preserve">b)   Group C, </w:t>
      </w:r>
      <w:hyperlink r:id="rId63" w:history="1">
        <w:r w:rsidRPr="00B620DB">
          <w:rPr>
            <w:rStyle w:val="Hyperlink"/>
            <w:i/>
            <w:iCs/>
            <w:color w:val="auto"/>
            <w:u w:val="none"/>
          </w:rPr>
          <w:t>residential occupancies</w:t>
        </w:r>
      </w:hyperlink>
      <w:r w:rsidRPr="00B620DB">
        <w:t xml:space="preserve"> (see </w:t>
      </w:r>
      <w:hyperlink r:id="rId64" w:anchor="en000253" w:history="1">
        <w:r w:rsidRPr="00B620DB">
          <w:rPr>
            <w:rStyle w:val="Hyperlink"/>
            <w:color w:val="auto"/>
            <w:u w:val="none"/>
          </w:rPr>
          <w:t>Note</w:t>
        </w:r>
      </w:hyperlink>
      <w:hyperlink r:id="rId65" w:anchor="en000253" w:history="1">
        <w:r w:rsidRPr="00B620DB">
          <w:rPr>
            <w:rStyle w:val="Hyperlink"/>
            <w:color w:val="auto"/>
            <w:u w:val="none"/>
          </w:rPr>
          <w:t> </w:t>
        </w:r>
      </w:hyperlink>
      <w:hyperlink r:id="rId66" w:anchor="en000253" w:history="1">
        <w:r w:rsidRPr="00B620DB">
          <w:rPr>
            <w:rStyle w:val="Hyperlink"/>
            <w:color w:val="auto"/>
            <w:u w:val="none"/>
          </w:rPr>
          <w:t>A-9.1.1.1.(1)</w:t>
        </w:r>
      </w:hyperlink>
      <w:r w:rsidRPr="00B620DB">
        <w:t> of Division </w:t>
      </w:r>
      <w:hyperlink r:id="rId67" w:anchor="en000253" w:history="1">
        <w:r w:rsidRPr="00B620DB">
          <w:rPr>
            <w:rStyle w:val="Hyperlink"/>
            <w:color w:val="auto"/>
            <w:u w:val="none"/>
          </w:rPr>
          <w:t>B</w:t>
        </w:r>
      </w:hyperlink>
      <w:r w:rsidRPr="00B620DB">
        <w:t>),</w:t>
      </w:r>
      <w:bookmarkStart w:id="1260" w:name="a21272"/>
      <w:bookmarkEnd w:id="1260"/>
    </w:p>
    <w:p w14:paraId="12324E22" w14:textId="44AB9609" w:rsidR="00EC72E8" w:rsidRPr="00B620DB" w:rsidRDefault="00EC72E8" w:rsidP="00EC72E8">
      <w:pPr>
        <w:pStyle w:val="05Sentence"/>
      </w:pPr>
      <w:bookmarkStart w:id="1261" w:name="a21273"/>
      <w:bookmarkStart w:id="1262" w:name="es007226b"/>
      <w:bookmarkEnd w:id="1261"/>
      <w:bookmarkEnd w:id="1262"/>
      <w:r w:rsidRPr="00B620DB">
        <w:t xml:space="preserve">c)   Group D, </w:t>
      </w:r>
      <w:hyperlink r:id="rId68" w:history="1">
        <w:r w:rsidRPr="00B620DB">
          <w:rPr>
            <w:rStyle w:val="Hyperlink"/>
            <w:i/>
            <w:iCs/>
            <w:color w:val="auto"/>
            <w:u w:val="none"/>
          </w:rPr>
          <w:t>business and personal services occupancies</w:t>
        </w:r>
      </w:hyperlink>
      <w:r w:rsidRPr="00B620DB">
        <w:t>,</w:t>
      </w:r>
      <w:bookmarkStart w:id="1263" w:name="a21281"/>
      <w:bookmarkEnd w:id="1263"/>
    </w:p>
    <w:p w14:paraId="2EEC2F64" w14:textId="38C284AA" w:rsidR="00EC72E8" w:rsidRPr="00B620DB" w:rsidRDefault="00EC72E8" w:rsidP="00EC72E8">
      <w:pPr>
        <w:pStyle w:val="05Sentence"/>
      </w:pPr>
      <w:bookmarkStart w:id="1264" w:name="a21282"/>
      <w:bookmarkStart w:id="1265" w:name="es007226c"/>
      <w:bookmarkEnd w:id="1264"/>
      <w:bookmarkEnd w:id="1265"/>
      <w:r w:rsidRPr="00B620DB">
        <w:t xml:space="preserve">d)   Group E, </w:t>
      </w:r>
      <w:hyperlink r:id="rId69" w:history="1">
        <w:r w:rsidRPr="00B620DB">
          <w:rPr>
            <w:rStyle w:val="Hyperlink"/>
            <w:i/>
            <w:iCs/>
            <w:color w:val="auto"/>
            <w:u w:val="none"/>
          </w:rPr>
          <w:t>mercantile occupancies</w:t>
        </w:r>
      </w:hyperlink>
      <w:r w:rsidRPr="00B620DB">
        <w:t>, or</w:t>
      </w:r>
      <w:bookmarkStart w:id="1266" w:name="a21290"/>
      <w:bookmarkEnd w:id="1266"/>
    </w:p>
    <w:p w14:paraId="35E2DC48" w14:textId="75F66194" w:rsidR="00EC72E8" w:rsidRPr="00B620DB" w:rsidRDefault="00EC72E8" w:rsidP="00EC72E8">
      <w:pPr>
        <w:pStyle w:val="05Sentence"/>
      </w:pPr>
      <w:bookmarkStart w:id="1267" w:name="a21291"/>
      <w:bookmarkStart w:id="1268" w:name="es007226d"/>
      <w:bookmarkEnd w:id="1267"/>
      <w:bookmarkEnd w:id="1268"/>
      <w:r w:rsidRPr="00B620DB">
        <w:t xml:space="preserve">e)   Group F, Divisions 2 and 3, </w:t>
      </w:r>
      <w:hyperlink r:id="rId70" w:history="1">
        <w:r w:rsidRPr="00B620DB">
          <w:rPr>
            <w:rStyle w:val="Hyperlink"/>
            <w:i/>
            <w:iCs/>
            <w:color w:val="auto"/>
            <w:u w:val="none"/>
          </w:rPr>
          <w:t>medium-</w:t>
        </w:r>
      </w:hyperlink>
      <w:r w:rsidRPr="00B620DB">
        <w:t xml:space="preserve"> and </w:t>
      </w:r>
      <w:hyperlink r:id="rId71" w:history="1">
        <w:r w:rsidRPr="00B620DB">
          <w:rPr>
            <w:rStyle w:val="Hyperlink"/>
            <w:i/>
            <w:iCs/>
            <w:color w:val="auto"/>
            <w:u w:val="none"/>
          </w:rPr>
          <w:t>low-hazard industrial occupancies</w:t>
        </w:r>
      </w:hyperlink>
      <w:r w:rsidRPr="00B620DB">
        <w:t>.</w:t>
      </w:r>
      <w:bookmarkStart w:id="1269" w:name="a21509"/>
      <w:bookmarkStart w:id="1270" w:name="a21510"/>
      <w:bookmarkStart w:id="1271" w:name="a21002"/>
      <w:bookmarkEnd w:id="1269"/>
      <w:bookmarkEnd w:id="1270"/>
      <w:bookmarkEnd w:id="1271"/>
    </w:p>
    <w:p w14:paraId="5B297E89" w14:textId="77777777" w:rsidR="00EC72E8" w:rsidRPr="00B620DB" w:rsidRDefault="00EC72E8" w:rsidP="00045550">
      <w:pPr>
        <w:pStyle w:val="04Article"/>
      </w:pPr>
      <w:bookmarkStart w:id="1272" w:name="a21512"/>
      <w:bookmarkStart w:id="1273" w:name="ea004140"/>
      <w:bookmarkEnd w:id="1272"/>
      <w:bookmarkEnd w:id="1273"/>
      <w:r w:rsidRPr="00B620DB">
        <w:t>1.3.3.4. Building Size Determination</w:t>
      </w:r>
    </w:p>
    <w:p w14:paraId="61E83971" w14:textId="77777777" w:rsidR="00EC72E8" w:rsidRPr="00B620DB" w:rsidRDefault="00EC72E8" w:rsidP="00EC72E8">
      <w:pPr>
        <w:pStyle w:val="05Sentence"/>
      </w:pPr>
      <w:bookmarkStart w:id="1274" w:name="a21524"/>
      <w:bookmarkStart w:id="1275" w:name="es000111"/>
      <w:bookmarkEnd w:id="1274"/>
      <w:bookmarkEnd w:id="1275"/>
      <w:r w:rsidRPr="00B620DB">
        <w:t xml:space="preserve">1)   Where a </w:t>
      </w:r>
      <w:hyperlink r:id="rId72" w:history="1">
        <w:r w:rsidRPr="00B620DB">
          <w:rPr>
            <w:rStyle w:val="Hyperlink"/>
            <w:i/>
            <w:iCs/>
            <w:color w:val="auto"/>
            <w:u w:val="none"/>
          </w:rPr>
          <w:t>firewall</w:t>
        </w:r>
      </w:hyperlink>
      <w:r w:rsidRPr="00B620DB">
        <w:t xml:space="preserve"> divides a </w:t>
      </w:r>
      <w:hyperlink r:id="rId73" w:history="1">
        <w:r w:rsidRPr="00B620DB">
          <w:rPr>
            <w:rStyle w:val="Hyperlink"/>
            <w:i/>
            <w:iCs/>
            <w:color w:val="auto"/>
            <w:u w:val="none"/>
          </w:rPr>
          <w:t>building</w:t>
        </w:r>
      </w:hyperlink>
      <w:r w:rsidRPr="00B620DB">
        <w:t xml:space="preserve">, each portion of the </w:t>
      </w:r>
      <w:hyperlink r:id="rId74" w:history="1">
        <w:r w:rsidRPr="00B620DB">
          <w:rPr>
            <w:rStyle w:val="Hyperlink"/>
            <w:i/>
            <w:iCs/>
            <w:color w:val="auto"/>
            <w:u w:val="none"/>
          </w:rPr>
          <w:t>building</w:t>
        </w:r>
      </w:hyperlink>
      <w:r w:rsidRPr="00B620DB">
        <w:t xml:space="preserve"> so divided shall be considered as a separate </w:t>
      </w:r>
      <w:hyperlink r:id="rId75" w:history="1">
        <w:r w:rsidRPr="00B620DB">
          <w:rPr>
            <w:rStyle w:val="Hyperlink"/>
            <w:i/>
            <w:iCs/>
            <w:color w:val="auto"/>
            <w:u w:val="none"/>
          </w:rPr>
          <w:t>building</w:t>
        </w:r>
      </w:hyperlink>
      <w:r w:rsidRPr="00B620DB">
        <w:t xml:space="preserve">, except when this requirement is specifically modified in other parts of this Code. (See </w:t>
      </w:r>
      <w:hyperlink r:id="rId76" w:anchor="en001228" w:history="1">
        <w:r w:rsidRPr="00B620DB">
          <w:rPr>
            <w:rStyle w:val="Hyperlink"/>
            <w:color w:val="auto"/>
            <w:u w:val="none"/>
          </w:rPr>
          <w:t>Note</w:t>
        </w:r>
      </w:hyperlink>
      <w:hyperlink r:id="rId77" w:anchor="en001228" w:history="1">
        <w:r w:rsidRPr="00B620DB">
          <w:rPr>
            <w:rStyle w:val="Hyperlink"/>
            <w:color w:val="auto"/>
            <w:u w:val="none"/>
          </w:rPr>
          <w:t> </w:t>
        </w:r>
      </w:hyperlink>
      <w:hyperlink r:id="rId78" w:anchor="en001228" w:history="1">
        <w:r w:rsidRPr="00B620DB">
          <w:rPr>
            <w:rStyle w:val="Hyperlink"/>
            <w:color w:val="auto"/>
            <w:u w:val="none"/>
          </w:rPr>
          <w:t>A-1.3.3.4.(1)</w:t>
        </w:r>
      </w:hyperlink>
      <w:r w:rsidRPr="00B620DB">
        <w:t>.)</w:t>
      </w:r>
      <w:bookmarkStart w:id="1276" w:name="a21546"/>
      <w:bookmarkEnd w:id="1276"/>
    </w:p>
    <w:p w14:paraId="24F07E91" w14:textId="77777777" w:rsidR="00EC72E8" w:rsidRPr="00B620DB" w:rsidRDefault="00EC72E8" w:rsidP="00EC72E8">
      <w:pPr>
        <w:pStyle w:val="05Sentence"/>
      </w:pPr>
      <w:bookmarkStart w:id="1277" w:name="a21548"/>
      <w:bookmarkStart w:id="1278" w:name="es000112"/>
      <w:bookmarkEnd w:id="1277"/>
      <w:bookmarkEnd w:id="1278"/>
      <w:r w:rsidRPr="00B620DB">
        <w:t xml:space="preserve">2)   Except as permitted in </w:t>
      </w:r>
      <w:hyperlink r:id="rId79" w:anchor="es000113" w:history="1">
        <w:r w:rsidRPr="00B620DB">
          <w:rPr>
            <w:rStyle w:val="Hyperlink"/>
            <w:color w:val="auto"/>
            <w:u w:val="none"/>
          </w:rPr>
          <w:t>Sentence</w:t>
        </w:r>
      </w:hyperlink>
      <w:hyperlink r:id="rId80" w:anchor="es000113" w:history="1">
        <w:r w:rsidRPr="00B620DB">
          <w:rPr>
            <w:rStyle w:val="Hyperlink"/>
            <w:color w:val="auto"/>
            <w:u w:val="none"/>
          </w:rPr>
          <w:t> </w:t>
        </w:r>
      </w:hyperlink>
      <w:hyperlink r:id="rId81" w:anchor="es000113" w:history="1">
        <w:r w:rsidRPr="00B620DB">
          <w:rPr>
            <w:rStyle w:val="Hyperlink"/>
            <w:color w:val="auto"/>
            <w:u w:val="none"/>
          </w:rPr>
          <w:t>(3)</w:t>
        </w:r>
      </w:hyperlink>
      <w:r w:rsidRPr="00B620DB">
        <w:t xml:space="preserve">, where portions of a </w:t>
      </w:r>
      <w:hyperlink r:id="rId82" w:history="1">
        <w:r w:rsidRPr="00B620DB">
          <w:rPr>
            <w:rStyle w:val="Hyperlink"/>
            <w:i/>
            <w:iCs/>
            <w:color w:val="auto"/>
            <w:u w:val="none"/>
          </w:rPr>
          <w:t xml:space="preserve">building </w:t>
        </w:r>
      </w:hyperlink>
      <w:r w:rsidRPr="00B620DB">
        <w:t xml:space="preserve">are completely separated by a vertical </w:t>
      </w:r>
      <w:hyperlink r:id="rId83" w:history="1">
        <w:r w:rsidRPr="00B620DB">
          <w:rPr>
            <w:rStyle w:val="Hyperlink"/>
            <w:i/>
            <w:iCs/>
            <w:color w:val="auto"/>
            <w:u w:val="none"/>
          </w:rPr>
          <w:t>fire separation</w:t>
        </w:r>
      </w:hyperlink>
      <w:r w:rsidRPr="00B620DB">
        <w:t xml:space="preserve"> that has a </w:t>
      </w:r>
      <w:hyperlink r:id="rId84" w:history="1">
        <w:r w:rsidRPr="00B620DB">
          <w:rPr>
            <w:rStyle w:val="Hyperlink"/>
            <w:i/>
            <w:iCs/>
            <w:color w:val="auto"/>
            <w:u w:val="none"/>
          </w:rPr>
          <w:t xml:space="preserve">fire-resistance rating </w:t>
        </w:r>
      </w:hyperlink>
      <w:r w:rsidRPr="00B620DB">
        <w:t xml:space="preserve">of not less than 1 h and extends through all </w:t>
      </w:r>
      <w:hyperlink r:id="rId85" w:history="1">
        <w:r w:rsidRPr="00B620DB">
          <w:rPr>
            <w:rStyle w:val="Hyperlink"/>
            <w:i/>
            <w:iCs/>
            <w:color w:val="auto"/>
            <w:u w:val="none"/>
          </w:rPr>
          <w:t>storeys</w:t>
        </w:r>
      </w:hyperlink>
      <w:r w:rsidRPr="00B620DB">
        <w:t xml:space="preserve"> and </w:t>
      </w:r>
      <w:hyperlink r:id="rId86" w:history="1">
        <w:r w:rsidRPr="00B620DB">
          <w:rPr>
            <w:rStyle w:val="Hyperlink"/>
            <w:i/>
            <w:iCs/>
            <w:color w:val="auto"/>
            <w:u w:val="none"/>
          </w:rPr>
          <w:t>service spaces</w:t>
        </w:r>
      </w:hyperlink>
      <w:r w:rsidRPr="00B620DB">
        <w:t xml:space="preserve"> of the separated portions, each separated portion is permitted to be considered as a separate </w:t>
      </w:r>
      <w:hyperlink r:id="rId87" w:history="1">
        <w:r w:rsidRPr="00B620DB">
          <w:rPr>
            <w:rStyle w:val="Hyperlink"/>
            <w:i/>
            <w:iCs/>
            <w:color w:val="auto"/>
            <w:u w:val="none"/>
          </w:rPr>
          <w:t>building</w:t>
        </w:r>
      </w:hyperlink>
      <w:r w:rsidRPr="00B620DB">
        <w:t xml:space="preserve"> for the purpose of determining </w:t>
      </w:r>
      <w:hyperlink r:id="rId88" w:history="1">
        <w:r w:rsidRPr="00B620DB">
          <w:rPr>
            <w:rStyle w:val="Hyperlink"/>
            <w:i/>
            <w:iCs/>
            <w:color w:val="auto"/>
            <w:u w:val="none"/>
          </w:rPr>
          <w:t>building height</w:t>
        </w:r>
      </w:hyperlink>
      <w:r w:rsidRPr="00B620DB">
        <w:t>, provided</w:t>
      </w:r>
    </w:p>
    <w:p w14:paraId="39344456" w14:textId="77777777" w:rsidR="00EC72E8" w:rsidRPr="00B620DB" w:rsidRDefault="00EC72E8" w:rsidP="00EC72E8">
      <w:pPr>
        <w:pStyle w:val="05Sentence"/>
      </w:pPr>
      <w:bookmarkStart w:id="1279" w:name="a21792"/>
      <w:bookmarkStart w:id="1280" w:name="es000112a"/>
      <w:bookmarkEnd w:id="1279"/>
      <w:bookmarkEnd w:id="1280"/>
      <w:r w:rsidRPr="00B620DB">
        <w:t xml:space="preserve">a)   each separated portion is not more than 4 </w:t>
      </w:r>
      <w:hyperlink r:id="rId89" w:history="1">
        <w:r w:rsidRPr="00B620DB">
          <w:rPr>
            <w:rStyle w:val="Hyperlink"/>
            <w:i/>
            <w:iCs/>
            <w:color w:val="auto"/>
            <w:u w:val="none"/>
          </w:rPr>
          <w:t xml:space="preserve">storeys </w:t>
        </w:r>
      </w:hyperlink>
      <w:r w:rsidRPr="00B620DB">
        <w:t xml:space="preserve">in </w:t>
      </w:r>
      <w:hyperlink r:id="rId90" w:history="1">
        <w:r w:rsidRPr="00B620DB">
          <w:rPr>
            <w:rStyle w:val="Hyperlink"/>
            <w:i/>
            <w:iCs/>
            <w:color w:val="auto"/>
            <w:u w:val="none"/>
          </w:rPr>
          <w:t>building height</w:t>
        </w:r>
      </w:hyperlink>
      <w:r w:rsidRPr="00B620DB">
        <w:t xml:space="preserve"> and is used only for </w:t>
      </w:r>
      <w:hyperlink r:id="rId91" w:history="1">
        <w:r w:rsidRPr="00B620DB">
          <w:rPr>
            <w:rStyle w:val="Hyperlink"/>
            <w:i/>
            <w:iCs/>
            <w:color w:val="auto"/>
            <w:u w:val="none"/>
          </w:rPr>
          <w:t>assembly</w:t>
        </w:r>
      </w:hyperlink>
      <w:r w:rsidRPr="00B620DB">
        <w:t xml:space="preserve">, </w:t>
      </w:r>
      <w:hyperlink r:id="rId92" w:history="1">
        <w:r w:rsidRPr="00B620DB">
          <w:rPr>
            <w:rStyle w:val="Hyperlink"/>
            <w:i/>
            <w:iCs/>
            <w:color w:val="auto"/>
            <w:u w:val="none"/>
          </w:rPr>
          <w:t>residential</w:t>
        </w:r>
      </w:hyperlink>
      <w:r w:rsidRPr="00B620DB">
        <w:t xml:space="preserve">, and </w:t>
      </w:r>
      <w:hyperlink r:id="rId93" w:history="1">
        <w:r w:rsidRPr="00B620DB">
          <w:rPr>
            <w:rStyle w:val="Hyperlink"/>
            <w:i/>
            <w:iCs/>
            <w:color w:val="auto"/>
            <w:u w:val="none"/>
          </w:rPr>
          <w:t>business and personal services occupancies</w:t>
        </w:r>
      </w:hyperlink>
      <w:r w:rsidRPr="00B620DB">
        <w:t>, and</w:t>
      </w:r>
      <w:bookmarkStart w:id="1281" w:name="a22025"/>
      <w:bookmarkEnd w:id="1281"/>
    </w:p>
    <w:p w14:paraId="252E71E8" w14:textId="77777777" w:rsidR="00EC72E8" w:rsidRPr="00B620DB" w:rsidRDefault="00EC72E8" w:rsidP="00EC72E8">
      <w:pPr>
        <w:pStyle w:val="05Sentence"/>
      </w:pPr>
      <w:bookmarkStart w:id="1282" w:name="a22026"/>
      <w:bookmarkStart w:id="1283" w:name="es000112b"/>
      <w:bookmarkEnd w:id="1282"/>
      <w:bookmarkEnd w:id="1283"/>
      <w:r w:rsidRPr="00B620DB">
        <w:t xml:space="preserve">b)   the unobstructed path of travel for a firefighter from the nearest </w:t>
      </w:r>
      <w:hyperlink r:id="rId94" w:history="1">
        <w:r w:rsidRPr="00B620DB">
          <w:rPr>
            <w:rStyle w:val="Hyperlink"/>
            <w:i/>
            <w:iCs/>
            <w:color w:val="auto"/>
            <w:u w:val="none"/>
          </w:rPr>
          <w:t>street</w:t>
        </w:r>
      </w:hyperlink>
      <w:r w:rsidRPr="00B620DB">
        <w:t xml:space="preserve"> to one entrance of each separated portion is not more than 45 m.</w:t>
      </w:r>
      <w:bookmarkStart w:id="1284" w:name="a22038"/>
      <w:bookmarkEnd w:id="1284"/>
    </w:p>
    <w:p w14:paraId="01D4A2E2" w14:textId="77777777" w:rsidR="00EC72E8" w:rsidRPr="00B620DB" w:rsidRDefault="00EC72E8" w:rsidP="00EC72E8">
      <w:pPr>
        <w:pStyle w:val="05Sentence"/>
      </w:pPr>
      <w:r w:rsidRPr="00B620DB">
        <w:t xml:space="preserve">(See </w:t>
      </w:r>
      <w:hyperlink r:id="rId95" w:anchor="en001231" w:history="1">
        <w:r w:rsidRPr="00B620DB">
          <w:rPr>
            <w:rStyle w:val="Hyperlink"/>
            <w:color w:val="auto"/>
            <w:u w:val="none"/>
          </w:rPr>
          <w:t>Note</w:t>
        </w:r>
      </w:hyperlink>
      <w:hyperlink r:id="rId96" w:anchor="en001231" w:history="1">
        <w:r w:rsidRPr="00B620DB">
          <w:rPr>
            <w:rStyle w:val="Hyperlink"/>
            <w:color w:val="auto"/>
            <w:u w:val="none"/>
          </w:rPr>
          <w:t> </w:t>
        </w:r>
      </w:hyperlink>
      <w:hyperlink r:id="rId97" w:anchor="en001231" w:history="1">
        <w:r w:rsidRPr="00B620DB">
          <w:rPr>
            <w:rStyle w:val="Hyperlink"/>
            <w:color w:val="auto"/>
            <w:u w:val="none"/>
          </w:rPr>
          <w:t>A-1.3.3.4.(2)</w:t>
        </w:r>
      </w:hyperlink>
      <w:r w:rsidRPr="00B620DB">
        <w:t>.)</w:t>
      </w:r>
      <w:bookmarkStart w:id="1285" w:name="a22044"/>
      <w:bookmarkEnd w:id="1285"/>
    </w:p>
    <w:p w14:paraId="55796429" w14:textId="77777777" w:rsidR="00EC72E8" w:rsidRPr="00B620DB" w:rsidRDefault="00EC72E8" w:rsidP="00EC72E8">
      <w:pPr>
        <w:pStyle w:val="05Sentence"/>
      </w:pPr>
      <w:bookmarkStart w:id="1286" w:name="a22046"/>
      <w:bookmarkStart w:id="1287" w:name="es000113"/>
      <w:bookmarkEnd w:id="1286"/>
      <w:bookmarkEnd w:id="1287"/>
      <w:r w:rsidRPr="00B620DB">
        <w:t xml:space="preserve">3)   The vertical </w:t>
      </w:r>
      <w:hyperlink r:id="rId98" w:history="1">
        <w:r w:rsidRPr="00B620DB">
          <w:rPr>
            <w:rStyle w:val="Hyperlink"/>
            <w:i/>
            <w:iCs/>
            <w:color w:val="auto"/>
            <w:u w:val="none"/>
          </w:rPr>
          <w:t>fire separation</w:t>
        </w:r>
      </w:hyperlink>
      <w:r w:rsidRPr="00B620DB">
        <w:t xml:space="preserve"> referred to in </w:t>
      </w:r>
      <w:hyperlink r:id="rId99" w:anchor="es000112" w:history="1">
        <w:r w:rsidRPr="00B620DB">
          <w:rPr>
            <w:rStyle w:val="Hyperlink"/>
            <w:color w:val="auto"/>
            <w:u w:val="none"/>
          </w:rPr>
          <w:t>Sentence</w:t>
        </w:r>
      </w:hyperlink>
      <w:hyperlink r:id="rId100" w:anchor="es000112" w:history="1">
        <w:r w:rsidRPr="00B620DB">
          <w:rPr>
            <w:rStyle w:val="Hyperlink"/>
            <w:color w:val="auto"/>
            <w:u w:val="none"/>
          </w:rPr>
          <w:t> </w:t>
        </w:r>
      </w:hyperlink>
      <w:hyperlink r:id="rId101" w:anchor="es000112" w:history="1">
        <w:r w:rsidRPr="00B620DB">
          <w:rPr>
            <w:rStyle w:val="Hyperlink"/>
            <w:color w:val="auto"/>
            <w:u w:val="none"/>
          </w:rPr>
          <w:t>(2)</w:t>
        </w:r>
      </w:hyperlink>
      <w:r w:rsidRPr="00B620DB">
        <w:t xml:space="preserve"> may terminate at the floor assembly immediately above a </w:t>
      </w:r>
      <w:hyperlink r:id="rId102" w:history="1">
        <w:r w:rsidRPr="00B620DB">
          <w:rPr>
            <w:rStyle w:val="Hyperlink"/>
            <w:i/>
            <w:iCs/>
            <w:color w:val="auto"/>
            <w:u w:val="none"/>
          </w:rPr>
          <w:t>basement</w:t>
        </w:r>
      </w:hyperlink>
      <w:r w:rsidRPr="00B620DB">
        <w:t xml:space="preserve"> provided the </w:t>
      </w:r>
      <w:hyperlink r:id="rId103" w:history="1">
        <w:r w:rsidRPr="00B620DB">
          <w:rPr>
            <w:rStyle w:val="Hyperlink"/>
            <w:i/>
            <w:iCs/>
            <w:color w:val="auto"/>
            <w:u w:val="none"/>
          </w:rPr>
          <w:t>basement</w:t>
        </w:r>
      </w:hyperlink>
      <w:r w:rsidRPr="00B620DB">
        <w:t xml:space="preserve"> conforms to </w:t>
      </w:r>
      <w:hyperlink r:id="rId104" w:anchor="ea000247" w:history="1">
        <w:r w:rsidRPr="00B620DB">
          <w:rPr>
            <w:rStyle w:val="Hyperlink"/>
            <w:color w:val="auto"/>
            <w:u w:val="none"/>
          </w:rPr>
          <w:t>Article</w:t>
        </w:r>
      </w:hyperlink>
      <w:hyperlink r:id="rId105" w:anchor="ea000247" w:history="1">
        <w:r w:rsidRPr="00B620DB">
          <w:rPr>
            <w:rStyle w:val="Hyperlink"/>
            <w:color w:val="auto"/>
            <w:u w:val="none"/>
          </w:rPr>
          <w:t> </w:t>
        </w:r>
      </w:hyperlink>
      <w:hyperlink r:id="rId106" w:anchor="ea000247" w:history="1">
        <w:r w:rsidRPr="00B620DB">
          <w:rPr>
            <w:rStyle w:val="Hyperlink"/>
            <w:color w:val="auto"/>
            <w:u w:val="none"/>
          </w:rPr>
          <w:t>3.2.1.2.</w:t>
        </w:r>
      </w:hyperlink>
      <w:r w:rsidRPr="00B620DB">
        <w:t> of Division </w:t>
      </w:r>
      <w:hyperlink r:id="rId107" w:anchor="ea000247" w:history="1">
        <w:r w:rsidRPr="00B620DB">
          <w:rPr>
            <w:rStyle w:val="Hyperlink"/>
            <w:color w:val="auto"/>
            <w:u w:val="none"/>
          </w:rPr>
          <w:t>B</w:t>
        </w:r>
      </w:hyperlink>
      <w:r w:rsidRPr="00B620DB">
        <w:t>.</w:t>
      </w:r>
      <w:bookmarkStart w:id="1288" w:name="a22066"/>
      <w:bookmarkStart w:id="1289" w:name="a21522"/>
      <w:bookmarkEnd w:id="1288"/>
      <w:bookmarkEnd w:id="1289"/>
    </w:p>
    <w:p w14:paraId="66FA0EDD" w14:textId="77777777" w:rsidR="00EC72E8" w:rsidRPr="00B620DB" w:rsidRDefault="00EC72E8" w:rsidP="00045550">
      <w:pPr>
        <w:pStyle w:val="03Subsection"/>
      </w:pPr>
      <w:bookmarkStart w:id="1290" w:name="a22274"/>
      <w:bookmarkStart w:id="1291" w:name="ea003572"/>
      <w:bookmarkStart w:id="1292" w:name="a22286"/>
      <w:bookmarkStart w:id="1293" w:name="es013640"/>
      <w:bookmarkStart w:id="1294" w:name="a22296"/>
      <w:bookmarkStart w:id="1295" w:name="es013640a"/>
      <w:bookmarkStart w:id="1296" w:name="a22536"/>
      <w:bookmarkStart w:id="1297" w:name="a22537"/>
      <w:bookmarkStart w:id="1298" w:name="es013640b"/>
      <w:bookmarkStart w:id="1299" w:name="a22549"/>
      <w:bookmarkStart w:id="1300" w:name="a22550"/>
      <w:bookmarkStart w:id="1301" w:name="a22284"/>
      <w:bookmarkStart w:id="1302" w:name="a22552"/>
      <w:bookmarkStart w:id="1303" w:name="ea003571"/>
      <w:bookmarkStart w:id="1304" w:name="a22567"/>
      <w:bookmarkStart w:id="1305" w:name="es013641"/>
      <w:bookmarkStart w:id="1306" w:name="a22803"/>
      <w:bookmarkStart w:id="1307" w:name="a22805"/>
      <w:bookmarkStart w:id="1308" w:name="es013642"/>
      <w:bookmarkStart w:id="1309" w:name="a23045"/>
      <w:bookmarkStart w:id="1310" w:name="a23047"/>
      <w:bookmarkStart w:id="1311" w:name="es013643"/>
      <w:bookmarkStart w:id="1312" w:name="a23073"/>
      <w:bookmarkStart w:id="1313" w:name="a23075"/>
      <w:bookmarkStart w:id="1314" w:name="es013644"/>
      <w:bookmarkStart w:id="1315" w:name="a23297"/>
      <w:bookmarkStart w:id="1316" w:name="a22565"/>
      <w:bookmarkStart w:id="1317" w:name="a18434"/>
      <w:bookmarkStart w:id="1318" w:name="a18435"/>
      <w:bookmarkStart w:id="1319" w:name="a18436"/>
      <w:bookmarkStart w:id="1320" w:name="ep001032.3.4"/>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r w:rsidRPr="00B620DB">
        <w:lastRenderedPageBreak/>
        <w:t>1.3.4. Application of Division C</w:t>
      </w:r>
      <w:bookmarkStart w:id="1321" w:name="a18438"/>
      <w:bookmarkEnd w:id="1321"/>
    </w:p>
    <w:p w14:paraId="22191F49" w14:textId="77777777" w:rsidR="00EC72E8" w:rsidRPr="00B620DB" w:rsidRDefault="00EC72E8" w:rsidP="00045550">
      <w:pPr>
        <w:pStyle w:val="04Article"/>
      </w:pPr>
      <w:bookmarkStart w:id="1322" w:name="a23299"/>
      <w:bookmarkStart w:id="1323" w:name="ea004141"/>
      <w:bookmarkEnd w:id="1322"/>
      <w:bookmarkEnd w:id="1323"/>
      <w:r w:rsidRPr="00B620DB">
        <w:t>1.3.4.1. Application of Parts 1 and 2</w:t>
      </w:r>
    </w:p>
    <w:p w14:paraId="38D1F5AF" w14:textId="77777777" w:rsidR="00EC72E8" w:rsidRPr="00B620DB" w:rsidRDefault="00EC72E8" w:rsidP="00EC72E8">
      <w:pPr>
        <w:pStyle w:val="05Sentence"/>
      </w:pPr>
      <w:bookmarkStart w:id="1324" w:name="a23306"/>
      <w:bookmarkStart w:id="1325" w:name="es007227"/>
      <w:bookmarkEnd w:id="1324"/>
      <w:bookmarkEnd w:id="1325"/>
      <w:r w:rsidRPr="00B620DB">
        <w:t xml:space="preserve">1)   Parts 1 and 2 of Division C apply to all </w:t>
      </w:r>
      <w:hyperlink r:id="rId108" w:history="1">
        <w:r w:rsidRPr="00B620DB">
          <w:rPr>
            <w:rStyle w:val="Hyperlink"/>
            <w:i/>
            <w:iCs/>
            <w:color w:val="auto"/>
            <w:u w:val="none"/>
          </w:rPr>
          <w:t>buildings</w:t>
        </w:r>
      </w:hyperlink>
      <w:r w:rsidRPr="00B620DB">
        <w:t xml:space="preserve"> covered in this Code. (See </w:t>
      </w:r>
      <w:hyperlink r:id="rId109" w:anchor="ea004131" w:history="1">
        <w:r w:rsidRPr="00B620DB">
          <w:rPr>
            <w:rStyle w:val="Hyperlink"/>
            <w:color w:val="auto"/>
            <w:u w:val="none"/>
          </w:rPr>
          <w:t>Article</w:t>
        </w:r>
      </w:hyperlink>
      <w:hyperlink r:id="rId110" w:anchor="ea004131" w:history="1">
        <w:r w:rsidRPr="00B620DB">
          <w:rPr>
            <w:rStyle w:val="Hyperlink"/>
            <w:color w:val="auto"/>
            <w:u w:val="none"/>
          </w:rPr>
          <w:t> </w:t>
        </w:r>
      </w:hyperlink>
      <w:hyperlink r:id="rId111" w:anchor="ea004131" w:history="1">
        <w:r w:rsidRPr="00B620DB">
          <w:rPr>
            <w:rStyle w:val="Hyperlink"/>
            <w:color w:val="auto"/>
            <w:u w:val="none"/>
          </w:rPr>
          <w:t>1.1.1.1.</w:t>
        </w:r>
      </w:hyperlink>
      <w:r w:rsidRPr="00B620DB">
        <w:t>)</w:t>
      </w:r>
      <w:bookmarkStart w:id="1326" w:name="a23316"/>
      <w:bookmarkStart w:id="1327" w:name="a23304"/>
      <w:bookmarkStart w:id="1328" w:name="a18440"/>
      <w:bookmarkStart w:id="1329" w:name="a18441"/>
      <w:bookmarkEnd w:id="1326"/>
      <w:bookmarkEnd w:id="1327"/>
      <w:bookmarkEnd w:id="1328"/>
      <w:bookmarkEnd w:id="1329"/>
    </w:p>
    <w:p w14:paraId="69CAFCF5" w14:textId="77777777" w:rsidR="00EC72E8" w:rsidRPr="00B620DB" w:rsidRDefault="00EC72E8" w:rsidP="00045550">
      <w:pPr>
        <w:pStyle w:val="02Section"/>
      </w:pPr>
      <w:bookmarkStart w:id="1330" w:name="a18442"/>
      <w:bookmarkStart w:id="1331" w:name="ep001032.4"/>
      <w:bookmarkEnd w:id="1330"/>
      <w:bookmarkEnd w:id="1331"/>
      <w:r w:rsidRPr="00B620DB">
        <w:t>Section  1.4.   Terms and Abbreviations</w:t>
      </w:r>
    </w:p>
    <w:p w14:paraId="2B5740A9" w14:textId="77777777" w:rsidR="00EC72E8" w:rsidRPr="00B620DB" w:rsidRDefault="00EC72E8" w:rsidP="00045550">
      <w:pPr>
        <w:pStyle w:val="03Subsection"/>
      </w:pPr>
      <w:bookmarkStart w:id="1332" w:name="a18446"/>
      <w:bookmarkStart w:id="1333" w:name="a18447"/>
      <w:bookmarkStart w:id="1334" w:name="ep001032.4.1"/>
      <w:bookmarkEnd w:id="1332"/>
      <w:bookmarkEnd w:id="1333"/>
      <w:bookmarkEnd w:id="1334"/>
      <w:r w:rsidRPr="00B620DB">
        <w:t>1.4.1. Definitions of Words and Phrases</w:t>
      </w:r>
      <w:bookmarkStart w:id="1335" w:name="a18449"/>
      <w:bookmarkEnd w:id="1335"/>
    </w:p>
    <w:p w14:paraId="4D585E53" w14:textId="77777777" w:rsidR="00EC72E8" w:rsidRPr="00B620DB" w:rsidRDefault="00EC72E8" w:rsidP="00045550">
      <w:pPr>
        <w:pStyle w:val="04Article"/>
      </w:pPr>
      <w:bookmarkStart w:id="1336" w:name="a23318"/>
      <w:bookmarkStart w:id="1337" w:name="ea004142"/>
      <w:bookmarkEnd w:id="1336"/>
      <w:bookmarkEnd w:id="1337"/>
      <w:r w:rsidRPr="00B620DB">
        <w:t>1.4.1.1. Non-defined Terms</w:t>
      </w:r>
    </w:p>
    <w:p w14:paraId="52276234" w14:textId="77777777" w:rsidR="00EC72E8" w:rsidRPr="00B620DB" w:rsidRDefault="00EC72E8" w:rsidP="00EC72E8">
      <w:pPr>
        <w:pStyle w:val="05Sentence"/>
      </w:pPr>
      <w:bookmarkStart w:id="1338" w:name="a23328"/>
      <w:bookmarkStart w:id="1339" w:name="es007228"/>
      <w:bookmarkEnd w:id="1338"/>
      <w:bookmarkEnd w:id="1339"/>
      <w:r w:rsidRPr="00B620DB">
        <w:t xml:space="preserve">1)   Words and phrases used in this Code that are not included in the list of definitions in </w:t>
      </w:r>
      <w:hyperlink r:id="rId112" w:anchor="ea004484" w:history="1">
        <w:r w:rsidRPr="00B620DB">
          <w:rPr>
            <w:rStyle w:val="Hyperlink"/>
            <w:color w:val="auto"/>
            <w:u w:val="none"/>
          </w:rPr>
          <w:t>Article</w:t>
        </w:r>
      </w:hyperlink>
      <w:hyperlink r:id="rId113" w:anchor="ea004484" w:history="1">
        <w:r w:rsidRPr="00B620DB">
          <w:rPr>
            <w:rStyle w:val="Hyperlink"/>
            <w:color w:val="auto"/>
            <w:u w:val="none"/>
          </w:rPr>
          <w:t> </w:t>
        </w:r>
      </w:hyperlink>
      <w:hyperlink r:id="rId114" w:anchor="ea004484" w:history="1">
        <w:r w:rsidRPr="00B620DB">
          <w:rPr>
            <w:rStyle w:val="Hyperlink"/>
            <w:color w:val="auto"/>
            <w:u w:val="none"/>
          </w:rPr>
          <w:t>1.4.1.2.</w:t>
        </w:r>
      </w:hyperlink>
      <w:r w:rsidRPr="00B620DB">
        <w:t xml:space="preserve"> shall have the meanings that are commonly assigned to them in the context in which they are used, taking into account the specialized use of terms by the various trades and professions to which the terminology applies.</w:t>
      </w:r>
      <w:bookmarkStart w:id="1340" w:name="a23334"/>
      <w:bookmarkEnd w:id="1340"/>
    </w:p>
    <w:p w14:paraId="4BEF4CBE" w14:textId="77777777" w:rsidR="00EC72E8" w:rsidRPr="00B620DB" w:rsidRDefault="00EC72E8" w:rsidP="00EC72E8">
      <w:pPr>
        <w:pStyle w:val="05Sentence"/>
      </w:pPr>
      <w:bookmarkStart w:id="1341" w:name="a23336"/>
      <w:bookmarkStart w:id="1342" w:name="es007260"/>
      <w:bookmarkEnd w:id="1341"/>
      <w:bookmarkEnd w:id="1342"/>
      <w:r w:rsidRPr="00B620DB">
        <w:t>2)   Where objectives and functional statements are referred to in this Code, they shall be the objectives and functional statements described in Parts 2 and 3.</w:t>
      </w:r>
      <w:bookmarkStart w:id="1343" w:name="a23340"/>
      <w:bookmarkEnd w:id="1343"/>
    </w:p>
    <w:p w14:paraId="365FE56C" w14:textId="77777777" w:rsidR="00EC72E8" w:rsidRPr="00B620DB" w:rsidRDefault="00EC72E8" w:rsidP="00EC72E8">
      <w:pPr>
        <w:pStyle w:val="05Sentence"/>
      </w:pPr>
      <w:bookmarkStart w:id="1344" w:name="a23342"/>
      <w:bookmarkStart w:id="1345" w:name="es007229"/>
      <w:bookmarkEnd w:id="1344"/>
      <w:bookmarkEnd w:id="1345"/>
      <w:r w:rsidRPr="00B620DB">
        <w:t>3)   Where acceptable solutions are referred to in this Code, they shall be the provisions stated in Parts 2 to 9 of Division B.</w:t>
      </w:r>
      <w:bookmarkStart w:id="1346" w:name="a23556"/>
      <w:bookmarkEnd w:id="1346"/>
    </w:p>
    <w:p w14:paraId="17F13641" w14:textId="77777777" w:rsidR="00EC72E8" w:rsidRPr="00B620DB" w:rsidRDefault="00EC72E8" w:rsidP="00EC72E8">
      <w:pPr>
        <w:pStyle w:val="05Sentence"/>
      </w:pPr>
      <w:bookmarkStart w:id="1347" w:name="a23558"/>
      <w:bookmarkStart w:id="1348" w:name="es007230"/>
      <w:bookmarkEnd w:id="1347"/>
      <w:bookmarkEnd w:id="1348"/>
      <w:r w:rsidRPr="00B620DB">
        <w:t xml:space="preserve">4)   Where alternative solutions are referred to in this Code, they shall be the alternative solutions mentioned in </w:t>
      </w:r>
      <w:hyperlink r:id="rId115" w:anchor="es007221b" w:history="1">
        <w:r w:rsidRPr="00B620DB">
          <w:rPr>
            <w:rStyle w:val="Hyperlink"/>
            <w:color w:val="auto"/>
            <w:u w:val="none"/>
          </w:rPr>
          <w:t>Clause</w:t>
        </w:r>
      </w:hyperlink>
      <w:hyperlink r:id="rId116" w:anchor="es007221b" w:history="1">
        <w:r w:rsidRPr="00B620DB">
          <w:rPr>
            <w:rStyle w:val="Hyperlink"/>
            <w:color w:val="auto"/>
            <w:u w:val="none"/>
          </w:rPr>
          <w:t> </w:t>
        </w:r>
      </w:hyperlink>
      <w:hyperlink r:id="rId117" w:anchor="es007221b" w:history="1">
        <w:r w:rsidRPr="00B620DB">
          <w:rPr>
            <w:rStyle w:val="Hyperlink"/>
            <w:color w:val="auto"/>
            <w:u w:val="none"/>
          </w:rPr>
          <w:t>1.2.1.1.(1)(b)</w:t>
        </w:r>
      </w:hyperlink>
      <w:r w:rsidRPr="00B620DB">
        <w:t>.</w:t>
      </w:r>
      <w:bookmarkStart w:id="1349" w:name="a23564"/>
      <w:bookmarkStart w:id="1350" w:name="a23326"/>
      <w:bookmarkEnd w:id="1349"/>
      <w:bookmarkEnd w:id="1350"/>
    </w:p>
    <w:p w14:paraId="1BBB232C" w14:textId="77777777" w:rsidR="00EC72E8" w:rsidRPr="00B620DB" w:rsidRDefault="00EC72E8" w:rsidP="00045550">
      <w:pPr>
        <w:pStyle w:val="04Article"/>
      </w:pPr>
      <w:bookmarkStart w:id="1351" w:name="a23566"/>
      <w:bookmarkStart w:id="1352" w:name="ea004484"/>
      <w:bookmarkEnd w:id="1351"/>
      <w:bookmarkEnd w:id="1352"/>
      <w:r w:rsidRPr="00B620DB">
        <w:t>1.4.1.2. Defined Terms</w:t>
      </w:r>
    </w:p>
    <w:p w14:paraId="7541145D" w14:textId="378C3A03" w:rsidR="00EC72E8" w:rsidRDefault="00EC72E8" w:rsidP="00EC72E8">
      <w:pPr>
        <w:pStyle w:val="05Sentence"/>
        <w:rPr>
          <w:ins w:id="1353" w:author="Dang, Tommy OHCS:EX" w:date="2023-03-30T12:35:00Z"/>
        </w:rPr>
      </w:pPr>
      <w:bookmarkStart w:id="1354" w:name="a23573"/>
      <w:bookmarkStart w:id="1355" w:name="es007694"/>
      <w:bookmarkEnd w:id="1354"/>
      <w:bookmarkEnd w:id="1355"/>
      <w:r w:rsidRPr="00B620DB">
        <w:t>1)   The words and terms in italics in this Code shall have the following meanings:</w:t>
      </w:r>
    </w:p>
    <w:p w14:paraId="199A6826" w14:textId="4496007A" w:rsidR="00DE60D8" w:rsidRPr="00DE60D8" w:rsidRDefault="00DE60D8" w:rsidP="00EC72E8">
      <w:pPr>
        <w:pStyle w:val="05Sentence"/>
      </w:pPr>
      <w:ins w:id="1356" w:author="Dang, Tommy OHCS:EX" w:date="2023-03-30T12:35:00Z">
        <w:r w:rsidRPr="00045550">
          <w:rPr>
            <w:i/>
            <w:iCs/>
          </w:rPr>
          <w:t>Access</w:t>
        </w:r>
        <w:r>
          <w:t xml:space="preserve"> or </w:t>
        </w:r>
        <w:r w:rsidRPr="00045550">
          <w:rPr>
            <w:i/>
            <w:iCs/>
          </w:rPr>
          <w:t>Accessible</w:t>
        </w:r>
        <w:r>
          <w:t xml:space="preserve"> </w:t>
        </w:r>
      </w:ins>
      <w:ins w:id="1357" w:author="Dang, Tommy OHCS:EX" w:date="2023-03-30T12:36:00Z">
        <w:r>
          <w:t>means an area and its facilities, or both, as required by this Code,</w:t>
        </w:r>
      </w:ins>
      <w:ins w:id="1358" w:author="Dang, Tommy OHCS:EX" w:date="2023-03-30T12:37:00Z">
        <w:r>
          <w:t xml:space="preserve"> which is easy to approach, enter, </w:t>
        </w:r>
        <w:r w:rsidRPr="00045550">
          <w:t>exit</w:t>
        </w:r>
        <w:r>
          <w:rPr>
            <w:i/>
            <w:iCs/>
          </w:rPr>
          <w:t xml:space="preserve">, </w:t>
        </w:r>
        <w:r>
          <w:t xml:space="preserve">operate, participate in, pass to and from, and use safely and independently by </w:t>
        </w:r>
        <w:r w:rsidRPr="00045550">
          <w:rPr>
            <w:i/>
            <w:iCs/>
          </w:rPr>
          <w:t>persons with disabilities</w:t>
        </w:r>
        <w:r>
          <w:t>.</w:t>
        </w:r>
      </w:ins>
    </w:p>
    <w:p w14:paraId="5CB73BA1" w14:textId="1618E9B3" w:rsidR="00EC72E8" w:rsidRDefault="00EC72E8" w:rsidP="00EC72E8">
      <w:pPr>
        <w:pStyle w:val="05Sentence"/>
        <w:rPr>
          <w:ins w:id="1359" w:author="Dang, Tommy OHCS:EX" w:date="2023-03-30T12:47:00Z"/>
        </w:rPr>
      </w:pPr>
      <w:bookmarkStart w:id="1360" w:name="cc-t-xt"/>
      <w:bookmarkEnd w:id="1360"/>
      <w:r w:rsidRPr="00B620DB">
        <w:rPr>
          <w:i/>
          <w:iCs/>
        </w:rPr>
        <w:t>Access to exit</w:t>
      </w:r>
      <w:r w:rsidRPr="00B620DB">
        <w:t xml:space="preserve"> means that part of a </w:t>
      </w:r>
      <w:hyperlink r:id="rId118" w:history="1">
        <w:r w:rsidRPr="00B620DB">
          <w:rPr>
            <w:rStyle w:val="Hyperlink"/>
            <w:i/>
            <w:iCs/>
            <w:color w:val="auto"/>
            <w:u w:val="none"/>
          </w:rPr>
          <w:t>means of egress</w:t>
        </w:r>
      </w:hyperlink>
      <w:r w:rsidRPr="00B620DB">
        <w:t xml:space="preserve"> within a </w:t>
      </w:r>
      <w:hyperlink r:id="rId119" w:history="1">
        <w:r w:rsidRPr="00B620DB">
          <w:rPr>
            <w:rStyle w:val="Hyperlink"/>
            <w:i/>
            <w:iCs/>
            <w:color w:val="auto"/>
            <w:u w:val="none"/>
          </w:rPr>
          <w:t>floor area</w:t>
        </w:r>
      </w:hyperlink>
      <w:r w:rsidRPr="00B620DB">
        <w:t xml:space="preserve"> that provides access to an </w:t>
      </w:r>
      <w:hyperlink r:id="rId120" w:history="1">
        <w:r w:rsidRPr="00B620DB">
          <w:rPr>
            <w:rStyle w:val="Hyperlink"/>
            <w:i/>
            <w:iCs/>
            <w:color w:val="auto"/>
            <w:u w:val="none"/>
          </w:rPr>
          <w:t>exit</w:t>
        </w:r>
      </w:hyperlink>
      <w:r w:rsidRPr="00B620DB">
        <w:t xml:space="preserve"> serving the </w:t>
      </w:r>
      <w:hyperlink r:id="rId121" w:history="1">
        <w:r w:rsidRPr="00B620DB">
          <w:rPr>
            <w:rStyle w:val="Hyperlink"/>
            <w:i/>
            <w:iCs/>
            <w:color w:val="auto"/>
            <w:u w:val="none"/>
          </w:rPr>
          <w:t>floor area</w:t>
        </w:r>
      </w:hyperlink>
      <w:r w:rsidRPr="00B620DB">
        <w:t>.</w:t>
      </w:r>
    </w:p>
    <w:p w14:paraId="74D8FC14" w14:textId="77777777" w:rsidR="008B1632" w:rsidRDefault="00B554EF" w:rsidP="00EC72E8">
      <w:pPr>
        <w:pStyle w:val="05Sentence"/>
        <w:rPr>
          <w:ins w:id="1361" w:author="Chase, Andy HOUS:EX" w:date="2023-07-26T11:37:00Z"/>
          <w:i/>
          <w:iCs/>
        </w:rPr>
      </w:pPr>
      <w:ins w:id="1362" w:author="Dang, Tommy OHCS:EX" w:date="2023-03-30T12:47:00Z">
        <w:r w:rsidRPr="00045550">
          <w:rPr>
            <w:i/>
            <w:iCs/>
          </w:rPr>
          <w:t>Adaptable dwelling unit</w:t>
        </w:r>
        <w:r>
          <w:rPr>
            <w:i/>
            <w:iCs/>
          </w:rPr>
          <w:t xml:space="preserve"> </w:t>
        </w:r>
        <w:r>
          <w:t xml:space="preserve">means a </w:t>
        </w:r>
        <w:r>
          <w:rPr>
            <w:i/>
            <w:iCs/>
          </w:rPr>
          <w:t>dwelling unit</w:t>
        </w:r>
        <w:r>
          <w:t xml:space="preserve"> designed and constructed </w:t>
        </w:r>
      </w:ins>
      <w:ins w:id="1363" w:author="Watt, Stephen HOUS:EX" w:date="2023-06-02T15:08:00Z">
        <w:r w:rsidR="002343F9" w:rsidRPr="002343F9">
          <w:rPr>
            <w:lang w:val="en-CA"/>
          </w:rPr>
          <w:t xml:space="preserve">with some </w:t>
        </w:r>
        <w:r w:rsidR="002343F9" w:rsidRPr="002343F9">
          <w:rPr>
            <w:i/>
            <w:iCs/>
            <w:lang w:val="en-CA"/>
          </w:rPr>
          <w:t xml:space="preserve">accessible </w:t>
        </w:r>
        <w:r w:rsidR="002343F9" w:rsidRPr="002343F9">
          <w:rPr>
            <w:lang w:val="en-CA"/>
          </w:rPr>
          <w:t xml:space="preserve">features and which accommodates the future modification to provide more </w:t>
        </w:r>
        <w:r w:rsidR="002343F9" w:rsidRPr="002343F9">
          <w:rPr>
            <w:i/>
            <w:iCs/>
            <w:lang w:val="en-CA"/>
          </w:rPr>
          <w:t xml:space="preserve">accessible </w:t>
        </w:r>
        <w:r w:rsidR="002343F9" w:rsidRPr="002343F9">
          <w:rPr>
            <w:lang w:val="en-CA"/>
          </w:rPr>
          <w:t xml:space="preserve">features. </w:t>
        </w:r>
      </w:ins>
      <w:bookmarkStart w:id="1364" w:name="dfrzng"/>
      <w:bookmarkEnd w:id="1364"/>
    </w:p>
    <w:p w14:paraId="7C777576" w14:textId="1377C54E" w:rsidR="00EC72E8" w:rsidRPr="00B620DB" w:rsidRDefault="00EC72E8" w:rsidP="00EC72E8">
      <w:pPr>
        <w:pStyle w:val="05Sentence"/>
      </w:pPr>
      <w:r w:rsidRPr="00B620DB">
        <w:rPr>
          <w:i/>
          <w:iCs/>
        </w:rPr>
        <w:t>Adfreezing</w:t>
      </w:r>
      <w:r w:rsidRPr="00B620DB">
        <w:t xml:space="preserve"> means the adhesion of </w:t>
      </w:r>
      <w:hyperlink r:id="rId122" w:history="1">
        <w:r w:rsidRPr="00B620DB">
          <w:rPr>
            <w:rStyle w:val="Hyperlink"/>
            <w:i/>
            <w:iCs/>
            <w:color w:val="auto"/>
            <w:u w:val="none"/>
          </w:rPr>
          <w:t>soil</w:t>
        </w:r>
      </w:hyperlink>
      <w:r w:rsidRPr="00B620DB">
        <w:t xml:space="preserve"> to a </w:t>
      </w:r>
      <w:hyperlink r:id="rId123" w:history="1">
        <w:r w:rsidRPr="00B620DB">
          <w:rPr>
            <w:rStyle w:val="Hyperlink"/>
            <w:i/>
            <w:iCs/>
            <w:color w:val="auto"/>
            <w:u w:val="none"/>
          </w:rPr>
          <w:t>foundation unit</w:t>
        </w:r>
      </w:hyperlink>
      <w:r w:rsidRPr="00B620DB">
        <w:t xml:space="preserve"> resulting from the freezing of </w:t>
      </w:r>
      <w:hyperlink r:id="rId124" w:history="1">
        <w:r w:rsidRPr="00B620DB">
          <w:rPr>
            <w:rStyle w:val="Hyperlink"/>
            <w:i/>
            <w:iCs/>
            <w:color w:val="auto"/>
            <w:u w:val="none"/>
          </w:rPr>
          <w:t>soil</w:t>
        </w:r>
      </w:hyperlink>
      <w:r w:rsidRPr="00B620DB">
        <w:t xml:space="preserve"> water. (Also referred to as “frost grip.”)</w:t>
      </w:r>
    </w:p>
    <w:p w14:paraId="6552AB16" w14:textId="77777777" w:rsidR="00EC72E8" w:rsidRPr="00B620DB" w:rsidRDefault="00EC72E8" w:rsidP="00EC72E8">
      <w:pPr>
        <w:pStyle w:val="05Sentence"/>
      </w:pPr>
      <w:bookmarkStart w:id="1365" w:name="grc-ccp"/>
      <w:bookmarkStart w:id="1366" w:name="grc-ccp-nh"/>
      <w:bookmarkStart w:id="1367" w:name="r-brrr"/>
      <w:bookmarkEnd w:id="1365"/>
      <w:bookmarkEnd w:id="1366"/>
      <w:bookmarkEnd w:id="1367"/>
      <w:r w:rsidRPr="00B620DB">
        <w:rPr>
          <w:i/>
          <w:iCs/>
        </w:rPr>
        <w:t>Air barrier system</w:t>
      </w:r>
      <w:r w:rsidRPr="00B620DB">
        <w:t xml:space="preserve"> means the assembly installed to provide a continuous barrier to the movement of air.</w:t>
      </w:r>
    </w:p>
    <w:p w14:paraId="2F7A620E" w14:textId="77777777" w:rsidR="00EC72E8" w:rsidRPr="00B620DB" w:rsidRDefault="00EC72E8" w:rsidP="00EC72E8">
      <w:pPr>
        <w:pStyle w:val="05Sentence"/>
      </w:pPr>
      <w:bookmarkStart w:id="1368" w:name="r-pprtd-"/>
      <w:bookmarkEnd w:id="1368"/>
      <w:r w:rsidRPr="00B620DB">
        <w:rPr>
          <w:i/>
          <w:iCs/>
        </w:rPr>
        <w:t>Air-supported structure</w:t>
      </w:r>
      <w:r w:rsidRPr="00B620DB">
        <w:t xml:space="preserve"> means a structure consisting of a pliable membrane that achieves and maintains its shape and support by internal air pressure.</w:t>
      </w:r>
    </w:p>
    <w:p w14:paraId="05107E9E" w14:textId="77777777" w:rsidR="00EC72E8" w:rsidRPr="00B620DB" w:rsidRDefault="00EC72E8" w:rsidP="00EC72E8">
      <w:pPr>
        <w:pStyle w:val="05Sentence"/>
      </w:pPr>
      <w:bookmarkStart w:id="1369" w:name="lrm-gnl"/>
      <w:bookmarkEnd w:id="1369"/>
      <w:r w:rsidRPr="00B620DB">
        <w:rPr>
          <w:i/>
          <w:iCs/>
        </w:rPr>
        <w:t>Alarm signal</w:t>
      </w:r>
      <w:r w:rsidRPr="00B620DB">
        <w:t xml:space="preserve"> means an audible signal transmitted throughout a zone or zones or throughout a </w:t>
      </w:r>
      <w:hyperlink r:id="rId125" w:history="1">
        <w:r w:rsidRPr="00B620DB">
          <w:rPr>
            <w:rStyle w:val="Hyperlink"/>
            <w:i/>
            <w:iCs/>
            <w:color w:val="auto"/>
            <w:u w:val="none"/>
          </w:rPr>
          <w:t>building</w:t>
        </w:r>
      </w:hyperlink>
      <w:r w:rsidRPr="00B620DB">
        <w:t xml:space="preserve"> to advise occupants that a fire emergency exists.</w:t>
      </w:r>
    </w:p>
    <w:p w14:paraId="64D62A78" w14:textId="77777777" w:rsidR="00EC72E8" w:rsidRPr="00B620DB" w:rsidRDefault="00EC72E8" w:rsidP="00EC72E8">
      <w:pPr>
        <w:pStyle w:val="05Sentence"/>
      </w:pPr>
      <w:bookmarkStart w:id="1370" w:name="lrt-gnl"/>
      <w:bookmarkEnd w:id="1370"/>
      <w:r w:rsidRPr="00B620DB">
        <w:rPr>
          <w:i/>
          <w:iCs/>
        </w:rPr>
        <w:t>Alert signal</w:t>
      </w:r>
      <w:r w:rsidRPr="00B620DB">
        <w:t xml:space="preserve"> means an audible signal to advise designated persons of a fire emergency.</w:t>
      </w:r>
    </w:p>
    <w:p w14:paraId="07282AD8" w14:textId="77777777" w:rsidR="00EC72E8" w:rsidRPr="00B620DB" w:rsidRDefault="00EC72E8" w:rsidP="00EC72E8">
      <w:pPr>
        <w:pStyle w:val="05Sentence"/>
      </w:pPr>
      <w:bookmarkStart w:id="1371" w:name="ltrtn"/>
      <w:bookmarkEnd w:id="1371"/>
      <w:r w:rsidRPr="00B620DB">
        <w:rPr>
          <w:i/>
          <w:iCs/>
        </w:rPr>
        <w:t>Alteration</w:t>
      </w:r>
      <w:r w:rsidRPr="00B620DB">
        <w:t xml:space="preserve"> means a change or extension to any matter or thing or to any </w:t>
      </w:r>
      <w:hyperlink r:id="rId126" w:history="1">
        <w:r w:rsidRPr="00B620DB">
          <w:rPr>
            <w:rStyle w:val="Hyperlink"/>
            <w:i/>
            <w:iCs/>
            <w:color w:val="auto"/>
            <w:u w:val="none"/>
          </w:rPr>
          <w:t>occupancy</w:t>
        </w:r>
      </w:hyperlink>
      <w:r w:rsidRPr="00B620DB">
        <w:t xml:space="preserve"> regulated by this Code.</w:t>
      </w:r>
    </w:p>
    <w:p w14:paraId="2B004D81" w14:textId="77777777" w:rsidR="00EC72E8" w:rsidRPr="00B620DB" w:rsidRDefault="00EC72E8" w:rsidP="00EC72E8">
      <w:pPr>
        <w:pStyle w:val="05Sentence"/>
      </w:pPr>
      <w:bookmarkStart w:id="1372" w:name="astc"/>
      <w:bookmarkEnd w:id="1372"/>
      <w:r w:rsidRPr="00B620DB">
        <w:rPr>
          <w:i/>
          <w:iCs/>
        </w:rPr>
        <w:t>Apparent sound transmission class (ASTC)</w:t>
      </w:r>
      <w:r w:rsidRPr="00B620DB">
        <w:t xml:space="preserve"> means a single number rating of the airborne sound attenuation of </w:t>
      </w:r>
      <w:hyperlink r:id="rId127" w:history="1">
        <w:r w:rsidRPr="00B620DB">
          <w:rPr>
            <w:rStyle w:val="Hyperlink"/>
            <w:i/>
            <w:iCs/>
            <w:color w:val="auto"/>
            <w:u w:val="none"/>
          </w:rPr>
          <w:t>building</w:t>
        </w:r>
      </w:hyperlink>
      <w:r w:rsidRPr="00B620DB">
        <w:t xml:space="preserve"> assemblies separating two adjoining spaces, taking into account both the direct and flanking sound transmission paths. (See </w:t>
      </w:r>
      <w:hyperlink r:id="rId128" w:anchor="en001287" w:history="1">
        <w:r w:rsidRPr="00B620DB">
          <w:rPr>
            <w:rStyle w:val="Hyperlink"/>
            <w:color w:val="auto"/>
            <w:u w:val="none"/>
          </w:rPr>
          <w:t>Note</w:t>
        </w:r>
      </w:hyperlink>
      <w:hyperlink r:id="rId129" w:anchor="en001287" w:history="1">
        <w:r w:rsidRPr="00B620DB">
          <w:rPr>
            <w:rStyle w:val="Hyperlink"/>
            <w:color w:val="auto"/>
            <w:u w:val="none"/>
          </w:rPr>
          <w:t> </w:t>
        </w:r>
      </w:hyperlink>
      <w:hyperlink r:id="rId130" w:anchor="en001287" w:history="1">
        <w:r w:rsidRPr="00B620DB">
          <w:rPr>
            <w:rStyle w:val="Hyperlink"/>
            <w:color w:val="auto"/>
            <w:u w:val="none"/>
          </w:rPr>
          <w:t>A-1.4.1.2.(1)</w:t>
        </w:r>
      </w:hyperlink>
      <w:r w:rsidRPr="00B620DB">
        <w:t xml:space="preserve">.) (See also </w:t>
      </w:r>
      <w:hyperlink r:id="rId131" w:anchor="en000297" w:history="1">
        <w:r w:rsidRPr="00B620DB">
          <w:rPr>
            <w:rStyle w:val="Hyperlink"/>
            <w:color w:val="auto"/>
            <w:u w:val="none"/>
          </w:rPr>
          <w:t>Note</w:t>
        </w:r>
      </w:hyperlink>
      <w:hyperlink r:id="rId132" w:anchor="en000297" w:history="1">
        <w:r w:rsidRPr="00B620DB">
          <w:rPr>
            <w:rStyle w:val="Hyperlink"/>
            <w:color w:val="auto"/>
            <w:u w:val="none"/>
          </w:rPr>
          <w:t> </w:t>
        </w:r>
      </w:hyperlink>
      <w:hyperlink r:id="rId133" w:anchor="en000297" w:history="1">
        <w:r w:rsidRPr="00B620DB">
          <w:rPr>
            <w:rStyle w:val="Hyperlink"/>
            <w:color w:val="auto"/>
            <w:u w:val="none"/>
          </w:rPr>
          <w:t>A-9.11.</w:t>
        </w:r>
      </w:hyperlink>
      <w:r w:rsidRPr="00B620DB">
        <w:t> of Division </w:t>
      </w:r>
      <w:hyperlink r:id="rId134" w:anchor="en000297" w:history="1">
        <w:r w:rsidRPr="00B620DB">
          <w:rPr>
            <w:rStyle w:val="Hyperlink"/>
            <w:color w:val="auto"/>
            <w:u w:val="none"/>
          </w:rPr>
          <w:t>B</w:t>
        </w:r>
      </w:hyperlink>
      <w:r w:rsidRPr="00B620DB">
        <w:t>.)</w:t>
      </w:r>
    </w:p>
    <w:p w14:paraId="45AA07B5" w14:textId="77777777" w:rsidR="00EC72E8" w:rsidRPr="00B620DB" w:rsidRDefault="00EC72E8" w:rsidP="00EC72E8">
      <w:pPr>
        <w:pStyle w:val="05Sentence"/>
      </w:pPr>
      <w:bookmarkStart w:id="1373" w:name="pplnc"/>
      <w:bookmarkEnd w:id="1373"/>
      <w:r w:rsidRPr="00B620DB">
        <w:rPr>
          <w:i/>
          <w:iCs/>
        </w:rPr>
        <w:lastRenderedPageBreak/>
        <w:t>Appliance</w:t>
      </w:r>
      <w:r w:rsidRPr="00B620DB">
        <w:t xml:space="preserve"> means a device to convert fuel into energy and includes all components, controls, wiring and piping required to be part of the device by the applicable standard referred to in this Code.</w:t>
      </w:r>
    </w:p>
    <w:p w14:paraId="26F68D49" w14:textId="77777777" w:rsidR="00EC72E8" w:rsidRPr="00B620DB" w:rsidRDefault="00EC72E8" w:rsidP="00EC72E8">
      <w:pPr>
        <w:pStyle w:val="05Sentence"/>
      </w:pPr>
      <w:bookmarkStart w:id="1374" w:name="rtn-grnd"/>
      <w:bookmarkEnd w:id="1374"/>
      <w:r w:rsidRPr="00B620DB">
        <w:rPr>
          <w:i/>
          <w:iCs/>
        </w:rPr>
        <w:t>Artesian groundwater</w:t>
      </w:r>
      <w:r w:rsidRPr="00B620DB">
        <w:t xml:space="preserve"> means a confined body of water under pressure in the ground.</w:t>
      </w:r>
    </w:p>
    <w:p w14:paraId="5B96FDE3" w14:textId="77777777" w:rsidR="00EC72E8" w:rsidRPr="00B620DB" w:rsidRDefault="00EC72E8" w:rsidP="00EC72E8">
      <w:pPr>
        <w:pStyle w:val="05Sentence"/>
      </w:pPr>
      <w:bookmarkStart w:id="1375" w:name="mbl-ccpn"/>
      <w:bookmarkEnd w:id="1375"/>
      <w:r w:rsidRPr="00B620DB">
        <w:rPr>
          <w:i/>
          <w:iCs/>
        </w:rPr>
        <w:t>Assembly occupancy</w:t>
      </w:r>
      <w:r w:rsidRPr="00B620DB">
        <w:t xml:space="preserve"> (Group A) means the </w:t>
      </w:r>
      <w:hyperlink r:id="rId135" w:history="1">
        <w:r w:rsidRPr="00B620DB">
          <w:rPr>
            <w:rStyle w:val="Hyperlink"/>
            <w:i/>
            <w:iCs/>
            <w:color w:val="auto"/>
            <w:u w:val="none"/>
          </w:rPr>
          <w:t>occupancy</w:t>
        </w:r>
      </w:hyperlink>
      <w:r w:rsidRPr="00B620DB">
        <w:t xml:space="preserve"> or the use of a </w:t>
      </w:r>
      <w:hyperlink r:id="rId136" w:history="1">
        <w:r w:rsidRPr="00B620DB">
          <w:rPr>
            <w:rStyle w:val="Hyperlink"/>
            <w:i/>
            <w:iCs/>
            <w:color w:val="auto"/>
            <w:u w:val="none"/>
          </w:rPr>
          <w:t>building</w:t>
        </w:r>
      </w:hyperlink>
      <w:r w:rsidRPr="00B620DB">
        <w:t xml:space="preserve"> or part thereof by a gathering of persons for civic, political, travel, religious, social, educational, recreational or like purposes, or for the consumption of food or drink.</w:t>
      </w:r>
    </w:p>
    <w:p w14:paraId="4A96DB89" w14:textId="77777777" w:rsidR="00EC72E8" w:rsidRPr="00B620DB" w:rsidRDefault="00EC72E8" w:rsidP="00EC72E8">
      <w:pPr>
        <w:pStyle w:val="05Sentence"/>
      </w:pPr>
      <w:bookmarkStart w:id="1376" w:name="ttc-r-rf"/>
      <w:bookmarkEnd w:id="1376"/>
      <w:r w:rsidRPr="00B620DB">
        <w:rPr>
          <w:i/>
          <w:iCs/>
        </w:rPr>
        <w:t>Attic or roof space</w:t>
      </w:r>
      <w:r w:rsidRPr="00B620DB">
        <w:t xml:space="preserve"> means the space between the roof and the ceiling of the top </w:t>
      </w:r>
      <w:hyperlink r:id="rId137" w:history="1">
        <w:r w:rsidRPr="00B620DB">
          <w:rPr>
            <w:rStyle w:val="Hyperlink"/>
            <w:i/>
            <w:iCs/>
            <w:color w:val="auto"/>
            <w:u w:val="none"/>
          </w:rPr>
          <w:t>storey</w:t>
        </w:r>
      </w:hyperlink>
      <w:r w:rsidRPr="00B620DB">
        <w:t xml:space="preserve"> or between a dwarf wall and a sloping roof.</w:t>
      </w:r>
    </w:p>
    <w:p w14:paraId="1870EA18" w14:textId="29BC53DE" w:rsidR="00EC72E8" w:rsidRPr="00B620DB" w:rsidRDefault="00EC72E8" w:rsidP="00EC72E8">
      <w:pPr>
        <w:pStyle w:val="05Sentence"/>
      </w:pPr>
      <w:bookmarkStart w:id="1377" w:name="thrt-hvn"/>
      <w:bookmarkEnd w:id="1377"/>
      <w:r w:rsidRPr="00B620DB">
        <w:rPr>
          <w:i/>
          <w:iCs/>
        </w:rPr>
        <w:t>Authority having jurisdiction</w:t>
      </w:r>
      <w:r w:rsidRPr="00B620DB">
        <w:t xml:space="preserve"> means the governmental body responsible for the enforcement of any part of this Code or the official or agency designated by that body to exercise such a function.</w:t>
      </w:r>
      <w:ins w:id="1378" w:author="Dang, Tommy OHCS:EX" w:date="2023-03-30T12:54:00Z">
        <w:r w:rsidR="009B5EE5">
          <w:t xml:space="preserve">  N</w:t>
        </w:r>
      </w:ins>
      <w:ins w:id="1379" w:author="Dang, Tommy OHCS:EX" w:date="2023-03-30T12:55:00Z">
        <w:r w:rsidR="009B5EE5">
          <w:t xml:space="preserve">otwithstanding this definition, the Chief Inspector of Mines has the sole responsibility for administration and enforcement in respect to all buildings, structures and site services used at a mine, as defined in the Mines Act. </w:t>
        </w:r>
      </w:ins>
    </w:p>
    <w:p w14:paraId="7E9AA6DE" w14:textId="77777777" w:rsidR="00EC72E8" w:rsidRPr="00B620DB" w:rsidRDefault="00EC72E8" w:rsidP="00EC72E8">
      <w:pPr>
        <w:pStyle w:val="05Sentence"/>
      </w:pPr>
      <w:bookmarkStart w:id="1380" w:name="brrr-fr"/>
      <w:bookmarkStart w:id="1381" w:name="bmnt"/>
      <w:bookmarkEnd w:id="1380"/>
      <w:bookmarkEnd w:id="1381"/>
      <w:r w:rsidRPr="00B620DB">
        <w:rPr>
          <w:i/>
          <w:iCs/>
        </w:rPr>
        <w:t>Basement</w:t>
      </w:r>
      <w:r w:rsidRPr="00B620DB">
        <w:t xml:space="preserve"> means a </w:t>
      </w:r>
      <w:hyperlink r:id="rId138" w:history="1">
        <w:r w:rsidRPr="00B620DB">
          <w:rPr>
            <w:rStyle w:val="Hyperlink"/>
            <w:i/>
            <w:iCs/>
            <w:color w:val="auto"/>
            <w:u w:val="none"/>
          </w:rPr>
          <w:t>storey</w:t>
        </w:r>
      </w:hyperlink>
      <w:r w:rsidRPr="00B620DB">
        <w:t xml:space="preserve"> or </w:t>
      </w:r>
      <w:hyperlink r:id="rId139" w:history="1">
        <w:r w:rsidRPr="00B620DB">
          <w:rPr>
            <w:rStyle w:val="Hyperlink"/>
            <w:i/>
            <w:iCs/>
            <w:color w:val="auto"/>
            <w:u w:val="none"/>
          </w:rPr>
          <w:t>storeys</w:t>
        </w:r>
      </w:hyperlink>
      <w:r w:rsidRPr="00B620DB">
        <w:t xml:space="preserve"> of a </w:t>
      </w:r>
      <w:hyperlink r:id="rId140" w:history="1">
        <w:r w:rsidRPr="00B620DB">
          <w:rPr>
            <w:rStyle w:val="Hyperlink"/>
            <w:i/>
            <w:iCs/>
            <w:color w:val="auto"/>
            <w:u w:val="none"/>
          </w:rPr>
          <w:t>building</w:t>
        </w:r>
      </w:hyperlink>
      <w:r w:rsidRPr="00B620DB">
        <w:t xml:space="preserve"> located below the </w:t>
      </w:r>
      <w:hyperlink r:id="rId141" w:history="1">
        <w:r w:rsidRPr="00B620DB">
          <w:rPr>
            <w:rStyle w:val="Hyperlink"/>
            <w:i/>
            <w:iCs/>
            <w:color w:val="auto"/>
            <w:u w:val="none"/>
          </w:rPr>
          <w:t>first storey</w:t>
        </w:r>
      </w:hyperlink>
      <w:r w:rsidRPr="00B620DB">
        <w:t>.</w:t>
      </w:r>
    </w:p>
    <w:p w14:paraId="0E008D02" w14:textId="77777777" w:rsidR="00EC72E8" w:rsidRPr="00B620DB" w:rsidRDefault="00EC72E8" w:rsidP="00EC72E8">
      <w:pPr>
        <w:pStyle w:val="05Sentence"/>
      </w:pPr>
      <w:bookmarkStart w:id="1382" w:name="brng-rfc"/>
      <w:bookmarkEnd w:id="1382"/>
      <w:r w:rsidRPr="00B620DB">
        <w:rPr>
          <w:i/>
          <w:iCs/>
        </w:rPr>
        <w:t>Bearing surface</w:t>
      </w:r>
      <w:r w:rsidRPr="00B620DB">
        <w:t xml:space="preserve"> means the contact surface between a </w:t>
      </w:r>
      <w:hyperlink r:id="rId142" w:history="1">
        <w:r w:rsidRPr="00B620DB">
          <w:rPr>
            <w:rStyle w:val="Hyperlink"/>
            <w:i/>
            <w:iCs/>
            <w:color w:val="auto"/>
            <w:u w:val="none"/>
          </w:rPr>
          <w:t>foundation unit</w:t>
        </w:r>
      </w:hyperlink>
      <w:r w:rsidRPr="00B620DB">
        <w:t xml:space="preserve"> and the </w:t>
      </w:r>
      <w:hyperlink r:id="rId143" w:history="1">
        <w:r w:rsidRPr="00B620DB">
          <w:rPr>
            <w:rStyle w:val="Hyperlink"/>
            <w:i/>
            <w:iCs/>
            <w:color w:val="auto"/>
            <w:u w:val="none"/>
          </w:rPr>
          <w:t xml:space="preserve">soil </w:t>
        </w:r>
      </w:hyperlink>
      <w:r w:rsidRPr="00B620DB">
        <w:t xml:space="preserve">or </w:t>
      </w:r>
      <w:hyperlink r:id="rId144" w:history="1">
        <w:r w:rsidRPr="00B620DB">
          <w:rPr>
            <w:rStyle w:val="Hyperlink"/>
            <w:i/>
            <w:iCs/>
            <w:color w:val="auto"/>
            <w:u w:val="none"/>
          </w:rPr>
          <w:t>rock</w:t>
        </w:r>
      </w:hyperlink>
      <w:r w:rsidRPr="00B620DB">
        <w:t xml:space="preserve"> upon which it bears.</w:t>
      </w:r>
    </w:p>
    <w:p w14:paraId="462E5108" w14:textId="77777777" w:rsidR="00EC72E8" w:rsidRPr="00B620DB" w:rsidRDefault="00EC72E8" w:rsidP="00EC72E8">
      <w:pPr>
        <w:pStyle w:val="05Sentence"/>
      </w:pPr>
      <w:bookmarkStart w:id="1383" w:name="blr"/>
      <w:bookmarkEnd w:id="1383"/>
      <w:r w:rsidRPr="00B620DB">
        <w:rPr>
          <w:i/>
          <w:iCs/>
        </w:rPr>
        <w:t>Boiler</w:t>
      </w:r>
      <w:r w:rsidRPr="00B620DB">
        <w:t xml:space="preserve"> means an </w:t>
      </w:r>
      <w:hyperlink r:id="rId145" w:history="1">
        <w:r w:rsidRPr="00B620DB">
          <w:rPr>
            <w:rStyle w:val="Hyperlink"/>
            <w:i/>
            <w:iCs/>
            <w:color w:val="auto"/>
            <w:u w:val="none"/>
          </w:rPr>
          <w:t>appliance</w:t>
        </w:r>
      </w:hyperlink>
      <w:r w:rsidRPr="00B620DB">
        <w:t xml:space="preserve"> intended to supply hot water or steam for space heating, processing or power purposes.</w:t>
      </w:r>
    </w:p>
    <w:p w14:paraId="79E7686F" w14:textId="77777777" w:rsidR="00EC72E8" w:rsidRPr="00B620DB" w:rsidRDefault="00EC72E8" w:rsidP="00EC72E8">
      <w:pPr>
        <w:pStyle w:val="05Sentence"/>
      </w:pPr>
      <w:bookmarkStart w:id="1384" w:name="br-wl-bnd"/>
      <w:bookmarkEnd w:id="1384"/>
      <w:r w:rsidRPr="00B620DB">
        <w:rPr>
          <w:i/>
          <w:iCs/>
        </w:rPr>
        <w:t>Braced wall band</w:t>
      </w:r>
      <w:r w:rsidRPr="00B620DB">
        <w:t xml:space="preserve"> means an imaginary continuous straight band extending vertically and horizontally through the </w:t>
      </w:r>
      <w:hyperlink r:id="rId146" w:history="1">
        <w:r w:rsidRPr="00B620DB">
          <w:rPr>
            <w:rStyle w:val="Hyperlink"/>
            <w:i/>
            <w:iCs/>
            <w:color w:val="auto"/>
            <w:u w:val="none"/>
          </w:rPr>
          <w:t>building</w:t>
        </w:r>
      </w:hyperlink>
      <w:r w:rsidRPr="00B620DB">
        <w:t xml:space="preserve"> or part of the </w:t>
      </w:r>
      <w:hyperlink r:id="rId147" w:history="1">
        <w:r w:rsidRPr="00B620DB">
          <w:rPr>
            <w:rStyle w:val="Hyperlink"/>
            <w:i/>
            <w:iCs/>
            <w:color w:val="auto"/>
            <w:u w:val="none"/>
          </w:rPr>
          <w:t>building</w:t>
        </w:r>
      </w:hyperlink>
      <w:r w:rsidRPr="00B620DB">
        <w:t xml:space="preserve">, within which </w:t>
      </w:r>
      <w:hyperlink r:id="rId148" w:history="1">
        <w:r w:rsidRPr="00B620DB">
          <w:rPr>
            <w:rStyle w:val="Hyperlink"/>
            <w:i/>
            <w:iCs/>
            <w:color w:val="auto"/>
            <w:u w:val="none"/>
          </w:rPr>
          <w:t>braced wall panels</w:t>
        </w:r>
      </w:hyperlink>
      <w:r w:rsidRPr="00B620DB">
        <w:t xml:space="preserve"> are constructed.</w:t>
      </w:r>
    </w:p>
    <w:p w14:paraId="3D9E63EF" w14:textId="77777777" w:rsidR="00EC72E8" w:rsidRPr="00B620DB" w:rsidRDefault="00EC72E8" w:rsidP="00EC72E8">
      <w:pPr>
        <w:pStyle w:val="05Sentence"/>
      </w:pPr>
      <w:bookmarkStart w:id="1385" w:name="br-wl-pnl"/>
      <w:bookmarkEnd w:id="1385"/>
      <w:r w:rsidRPr="00B620DB">
        <w:rPr>
          <w:i/>
          <w:iCs/>
        </w:rPr>
        <w:t>Braced wall panel</w:t>
      </w:r>
      <w:r w:rsidRPr="00B620DB">
        <w:t xml:space="preserve"> means a portion of a wood-frame wall where bracing, sheathing, cladding or interior finish is designed and installed to provide the required resistance to lateral loads due to wind or earthquake.</w:t>
      </w:r>
    </w:p>
    <w:p w14:paraId="006C9A2D" w14:textId="77777777" w:rsidR="00EC72E8" w:rsidRPr="00B620DB" w:rsidRDefault="00EC72E8" w:rsidP="00EC72E8">
      <w:pPr>
        <w:pStyle w:val="05Sentence"/>
      </w:pPr>
      <w:bookmarkStart w:id="1386" w:name="brchng"/>
      <w:bookmarkEnd w:id="1386"/>
      <w:r w:rsidRPr="00B620DB">
        <w:rPr>
          <w:i/>
          <w:iCs/>
        </w:rPr>
        <w:t>Breeching</w:t>
      </w:r>
      <w:r w:rsidRPr="00B620DB">
        <w:t xml:space="preserve"> means a </w:t>
      </w:r>
      <w:hyperlink r:id="rId149" w:history="1">
        <w:r w:rsidRPr="00B620DB">
          <w:rPr>
            <w:rStyle w:val="Hyperlink"/>
            <w:i/>
            <w:iCs/>
            <w:color w:val="auto"/>
            <w:u w:val="none"/>
          </w:rPr>
          <w:t xml:space="preserve">flue pipe </w:t>
        </w:r>
      </w:hyperlink>
      <w:r w:rsidRPr="00B620DB">
        <w:t xml:space="preserve">or chamber for receiving </w:t>
      </w:r>
      <w:hyperlink r:id="rId150" w:history="1">
        <w:r w:rsidRPr="00B620DB">
          <w:rPr>
            <w:rStyle w:val="Hyperlink"/>
            <w:i/>
            <w:iCs/>
            <w:color w:val="auto"/>
            <w:u w:val="none"/>
          </w:rPr>
          <w:t>flue</w:t>
        </w:r>
      </w:hyperlink>
      <w:r w:rsidRPr="00B620DB">
        <w:t xml:space="preserve"> gases from one or more </w:t>
      </w:r>
      <w:hyperlink r:id="rId151" w:history="1">
        <w:r w:rsidRPr="00B620DB">
          <w:rPr>
            <w:rStyle w:val="Hyperlink"/>
            <w:i/>
            <w:iCs/>
            <w:color w:val="auto"/>
            <w:u w:val="none"/>
          </w:rPr>
          <w:t>flue</w:t>
        </w:r>
      </w:hyperlink>
      <w:r w:rsidRPr="00B620DB">
        <w:t xml:space="preserve"> connections and for discharging these gases through a single </w:t>
      </w:r>
      <w:hyperlink r:id="rId152" w:history="1">
        <w:r w:rsidRPr="00B620DB">
          <w:rPr>
            <w:rStyle w:val="Hyperlink"/>
            <w:i/>
            <w:iCs/>
            <w:color w:val="auto"/>
            <w:u w:val="none"/>
          </w:rPr>
          <w:t>flue</w:t>
        </w:r>
      </w:hyperlink>
      <w:r w:rsidRPr="00B620DB">
        <w:t xml:space="preserve"> connection.</w:t>
      </w:r>
    </w:p>
    <w:p w14:paraId="6163555C" w14:textId="77777777" w:rsidR="00EC72E8" w:rsidRPr="00B620DB" w:rsidRDefault="00EC72E8" w:rsidP="00EC72E8">
      <w:pPr>
        <w:pStyle w:val="05Sentence"/>
      </w:pPr>
      <w:bookmarkStart w:id="1387" w:name="bldng"/>
      <w:bookmarkEnd w:id="1387"/>
      <w:r w:rsidRPr="00B620DB">
        <w:rPr>
          <w:i/>
          <w:iCs/>
        </w:rPr>
        <w:t>Building</w:t>
      </w:r>
      <w:r w:rsidRPr="00B620DB">
        <w:t xml:space="preserve"> means any structure used or intended for supporting or sheltering any use or </w:t>
      </w:r>
      <w:hyperlink r:id="rId153" w:history="1">
        <w:r w:rsidRPr="00B620DB">
          <w:rPr>
            <w:rStyle w:val="Hyperlink"/>
            <w:i/>
            <w:iCs/>
            <w:color w:val="auto"/>
            <w:u w:val="none"/>
          </w:rPr>
          <w:t>occupancy</w:t>
        </w:r>
      </w:hyperlink>
      <w:r w:rsidRPr="00B620DB">
        <w:t>.</w:t>
      </w:r>
    </w:p>
    <w:p w14:paraId="3ACEA049" w14:textId="77777777" w:rsidR="00EC72E8" w:rsidRPr="00B620DB" w:rsidRDefault="00EC72E8" w:rsidP="00EC72E8">
      <w:pPr>
        <w:pStyle w:val="05Sentence"/>
      </w:pPr>
      <w:bookmarkStart w:id="1388" w:name="bldng-r"/>
      <w:bookmarkEnd w:id="1388"/>
      <w:r w:rsidRPr="00B620DB">
        <w:rPr>
          <w:i/>
          <w:iCs/>
        </w:rPr>
        <w:t>Building area</w:t>
      </w:r>
      <w:r w:rsidRPr="00B620DB">
        <w:t xml:space="preserve"> means the greatest horizontal area of a </w:t>
      </w:r>
      <w:hyperlink r:id="rId154" w:history="1">
        <w:r w:rsidRPr="00B620DB">
          <w:rPr>
            <w:rStyle w:val="Hyperlink"/>
            <w:i/>
            <w:iCs/>
            <w:color w:val="auto"/>
            <w:u w:val="none"/>
          </w:rPr>
          <w:t>building</w:t>
        </w:r>
      </w:hyperlink>
      <w:r w:rsidRPr="00B620DB">
        <w:t xml:space="preserve"> above </w:t>
      </w:r>
      <w:hyperlink r:id="rId155" w:history="1">
        <w:r w:rsidRPr="00B620DB">
          <w:rPr>
            <w:rStyle w:val="Hyperlink"/>
            <w:i/>
            <w:iCs/>
            <w:color w:val="auto"/>
            <w:u w:val="none"/>
          </w:rPr>
          <w:t>grade</w:t>
        </w:r>
      </w:hyperlink>
      <w:r w:rsidRPr="00B620DB">
        <w:t xml:space="preserve"> within the outside surface of exterior walls or within the outside surface of exterior walls and the centre line of </w:t>
      </w:r>
      <w:hyperlink r:id="rId156" w:history="1">
        <w:r w:rsidRPr="00B620DB">
          <w:rPr>
            <w:rStyle w:val="Hyperlink"/>
            <w:i/>
            <w:iCs/>
            <w:color w:val="auto"/>
            <w:u w:val="none"/>
          </w:rPr>
          <w:t>firewalls</w:t>
        </w:r>
      </w:hyperlink>
      <w:r w:rsidRPr="00B620DB">
        <w:t xml:space="preserve">. </w:t>
      </w:r>
    </w:p>
    <w:p w14:paraId="23E7EB1C" w14:textId="77777777" w:rsidR="00EC72E8" w:rsidRPr="00B620DB" w:rsidRDefault="00EC72E8" w:rsidP="00EC72E8">
      <w:pPr>
        <w:pStyle w:val="05Sentence"/>
      </w:pPr>
      <w:bookmarkStart w:id="1389" w:name="bldng-hg"/>
      <w:bookmarkEnd w:id="1389"/>
      <w:r w:rsidRPr="00B620DB">
        <w:rPr>
          <w:i/>
          <w:iCs/>
        </w:rPr>
        <w:t>Building height</w:t>
      </w:r>
      <w:r w:rsidRPr="00B620DB">
        <w:t xml:space="preserve"> (in </w:t>
      </w:r>
      <w:hyperlink r:id="rId157" w:history="1">
        <w:r w:rsidRPr="00B620DB">
          <w:rPr>
            <w:rStyle w:val="Hyperlink"/>
            <w:i/>
            <w:iCs/>
            <w:color w:val="auto"/>
            <w:u w:val="none"/>
          </w:rPr>
          <w:t>storeys</w:t>
        </w:r>
      </w:hyperlink>
      <w:r w:rsidRPr="00B620DB">
        <w:t xml:space="preserve">) means the number of </w:t>
      </w:r>
      <w:hyperlink r:id="rId158" w:history="1">
        <w:r w:rsidRPr="00B620DB">
          <w:rPr>
            <w:rStyle w:val="Hyperlink"/>
            <w:i/>
            <w:iCs/>
            <w:color w:val="auto"/>
            <w:u w:val="none"/>
          </w:rPr>
          <w:t>storeys</w:t>
        </w:r>
      </w:hyperlink>
      <w:r w:rsidRPr="00B620DB">
        <w:t xml:space="preserve"> contained between the roof and the floor of the </w:t>
      </w:r>
      <w:hyperlink r:id="rId159" w:history="1">
        <w:r w:rsidRPr="00B620DB">
          <w:rPr>
            <w:rStyle w:val="Hyperlink"/>
            <w:i/>
            <w:iCs/>
            <w:color w:val="auto"/>
            <w:u w:val="none"/>
          </w:rPr>
          <w:t>first storey</w:t>
        </w:r>
      </w:hyperlink>
      <w:r w:rsidRPr="00B620DB">
        <w:t>.</w:t>
      </w:r>
    </w:p>
    <w:p w14:paraId="13335BCE" w14:textId="77777777" w:rsidR="00EC72E8" w:rsidRPr="00B620DB" w:rsidRDefault="00EC72E8" w:rsidP="00EC72E8">
      <w:pPr>
        <w:pStyle w:val="05Sentence"/>
      </w:pPr>
      <w:bookmarkStart w:id="1390" w:name="bn-nd-pr"/>
      <w:bookmarkEnd w:id="1390"/>
      <w:r w:rsidRPr="00B620DB">
        <w:rPr>
          <w:i/>
          <w:iCs/>
        </w:rPr>
        <w:t>Business and personal services occupancy</w:t>
      </w:r>
      <w:r w:rsidRPr="00B620DB">
        <w:t xml:space="preserve"> (Group D) means the </w:t>
      </w:r>
      <w:hyperlink r:id="rId160" w:history="1">
        <w:r w:rsidRPr="00B620DB">
          <w:rPr>
            <w:rStyle w:val="Hyperlink"/>
            <w:i/>
            <w:iCs/>
            <w:color w:val="auto"/>
            <w:u w:val="none"/>
          </w:rPr>
          <w:t>occupancy</w:t>
        </w:r>
      </w:hyperlink>
      <w:r w:rsidRPr="00B620DB">
        <w:t xml:space="preserve"> or use of a </w:t>
      </w:r>
      <w:hyperlink r:id="rId161" w:history="1">
        <w:r w:rsidRPr="00B620DB">
          <w:rPr>
            <w:rStyle w:val="Hyperlink"/>
            <w:i/>
            <w:iCs/>
            <w:color w:val="auto"/>
            <w:u w:val="none"/>
          </w:rPr>
          <w:t>building</w:t>
        </w:r>
      </w:hyperlink>
      <w:r w:rsidRPr="00B620DB">
        <w:t xml:space="preserve"> or part thereof for the transaction of business or the rendering or receiving of professional or personal services.</w:t>
      </w:r>
    </w:p>
    <w:p w14:paraId="34559E04" w14:textId="77777777" w:rsidR="00EC72E8" w:rsidRPr="00B620DB" w:rsidRDefault="00EC72E8" w:rsidP="00EC72E8">
      <w:pPr>
        <w:pStyle w:val="05Sentence"/>
      </w:pPr>
      <w:bookmarkStart w:id="1391" w:name="cn"/>
      <w:bookmarkEnd w:id="1391"/>
      <w:r w:rsidRPr="00B620DB">
        <w:rPr>
          <w:i/>
          <w:iCs/>
        </w:rPr>
        <w:t>Caisson</w:t>
      </w:r>
      <w:r w:rsidRPr="00B620DB">
        <w:t xml:space="preserve"> (see </w:t>
      </w:r>
      <w:hyperlink r:id="rId162" w:history="1">
        <w:r w:rsidRPr="00B620DB">
          <w:rPr>
            <w:rStyle w:val="Hyperlink"/>
            <w:i/>
            <w:iCs/>
            <w:color w:val="auto"/>
            <w:u w:val="none"/>
          </w:rPr>
          <w:t>Pile</w:t>
        </w:r>
      </w:hyperlink>
      <w:r w:rsidRPr="00B620DB">
        <w:t>).</w:t>
      </w:r>
    </w:p>
    <w:p w14:paraId="539BD16C" w14:textId="77777777" w:rsidR="00EC72E8" w:rsidRPr="00B620DB" w:rsidRDefault="00EC72E8" w:rsidP="00EC72E8">
      <w:pPr>
        <w:pStyle w:val="05Sentence"/>
      </w:pPr>
      <w:bookmarkStart w:id="1392" w:name="ca"/>
      <w:bookmarkEnd w:id="1392"/>
      <w:r w:rsidRPr="00B620DB">
        <w:rPr>
          <w:i/>
          <w:iCs/>
        </w:rPr>
        <w:t>Care</w:t>
      </w:r>
      <w:r w:rsidRPr="00B620DB">
        <w:t xml:space="preserve"> means the provision of services other than </w:t>
      </w:r>
      <w:hyperlink r:id="rId163" w:history="1">
        <w:r w:rsidRPr="00B620DB">
          <w:rPr>
            <w:rStyle w:val="Hyperlink"/>
            <w:i/>
            <w:iCs/>
            <w:color w:val="auto"/>
            <w:u w:val="none"/>
          </w:rPr>
          <w:t>treatment</w:t>
        </w:r>
      </w:hyperlink>
      <w:r w:rsidRPr="00B620DB">
        <w:t xml:space="preserve"> by or through care facility management to residents who require these services because of cognitive, physical or behavioural limitations.</w:t>
      </w:r>
    </w:p>
    <w:p w14:paraId="1BBE1180" w14:textId="77777777" w:rsidR="00EC72E8" w:rsidRPr="00B620DB" w:rsidRDefault="00EC72E8" w:rsidP="00EC72E8">
      <w:pPr>
        <w:pStyle w:val="05Sentence"/>
      </w:pPr>
      <w:bookmarkStart w:id="1393" w:name="ca-cc"/>
      <w:bookmarkEnd w:id="1393"/>
      <w:r w:rsidRPr="00B620DB">
        <w:rPr>
          <w:i/>
          <w:iCs/>
        </w:rPr>
        <w:t>Care occupancy</w:t>
      </w:r>
      <w:r w:rsidRPr="00B620DB">
        <w:t xml:space="preserve"> (Group B, Division 3) means the </w:t>
      </w:r>
      <w:hyperlink r:id="rId164" w:history="1">
        <w:r w:rsidRPr="00B620DB">
          <w:rPr>
            <w:rStyle w:val="Hyperlink"/>
            <w:i/>
            <w:iCs/>
            <w:color w:val="auto"/>
            <w:u w:val="none"/>
          </w:rPr>
          <w:t>occupancy</w:t>
        </w:r>
      </w:hyperlink>
      <w:r w:rsidRPr="00B620DB">
        <w:t xml:space="preserve"> or use of a </w:t>
      </w:r>
      <w:hyperlink r:id="rId165" w:history="1">
        <w:r w:rsidRPr="00B620DB">
          <w:rPr>
            <w:rStyle w:val="Hyperlink"/>
            <w:i/>
            <w:iCs/>
            <w:color w:val="auto"/>
            <w:u w:val="none"/>
          </w:rPr>
          <w:t>building</w:t>
        </w:r>
      </w:hyperlink>
      <w:r w:rsidRPr="00B620DB">
        <w:t xml:space="preserve"> or part thereof, other than a </w:t>
      </w:r>
      <w:hyperlink r:id="rId166" w:history="1">
        <w:r w:rsidRPr="00B620DB">
          <w:rPr>
            <w:rStyle w:val="Hyperlink"/>
            <w:i/>
            <w:iCs/>
            <w:color w:val="auto"/>
            <w:u w:val="none"/>
          </w:rPr>
          <w:t>home-type care occupancy</w:t>
        </w:r>
      </w:hyperlink>
      <w:r w:rsidRPr="00B620DB">
        <w:t xml:space="preserve">, where </w:t>
      </w:r>
      <w:hyperlink r:id="rId167" w:history="1">
        <w:r w:rsidRPr="00B620DB">
          <w:rPr>
            <w:rStyle w:val="Hyperlink"/>
            <w:i/>
            <w:iCs/>
            <w:color w:val="auto"/>
            <w:u w:val="none"/>
          </w:rPr>
          <w:t>care</w:t>
        </w:r>
      </w:hyperlink>
      <w:r w:rsidRPr="00B620DB">
        <w:t xml:space="preserve"> is provided to residents. (See </w:t>
      </w:r>
      <w:hyperlink r:id="rId168" w:anchor="en001287-ca-cc" w:history="1">
        <w:r w:rsidRPr="00B620DB">
          <w:rPr>
            <w:rStyle w:val="Hyperlink"/>
            <w:color w:val="auto"/>
            <w:u w:val="none"/>
          </w:rPr>
          <w:t>Note</w:t>
        </w:r>
      </w:hyperlink>
      <w:hyperlink r:id="rId169" w:anchor="en001287-ca-cc" w:history="1">
        <w:r w:rsidRPr="00B620DB">
          <w:rPr>
            <w:rStyle w:val="Hyperlink"/>
            <w:color w:val="auto"/>
            <w:u w:val="none"/>
          </w:rPr>
          <w:t> </w:t>
        </w:r>
      </w:hyperlink>
      <w:hyperlink r:id="rId170" w:anchor="en001287-ca-cc" w:history="1">
        <w:r w:rsidRPr="00B620DB">
          <w:rPr>
            <w:rStyle w:val="Hyperlink"/>
            <w:color w:val="auto"/>
            <w:u w:val="none"/>
          </w:rPr>
          <w:t>A-1.4.1.2.(1)</w:t>
        </w:r>
      </w:hyperlink>
      <w:r w:rsidRPr="00B620DB">
        <w:t>.)</w:t>
      </w:r>
    </w:p>
    <w:p w14:paraId="65B2193D" w14:textId="77777777" w:rsidR="00EC72E8" w:rsidRPr="00B620DB" w:rsidRDefault="00EC72E8" w:rsidP="00EC72E8">
      <w:pPr>
        <w:pStyle w:val="05Sentence"/>
      </w:pPr>
      <w:bookmarkStart w:id="1394" w:name="cvt-wll"/>
      <w:bookmarkEnd w:id="1394"/>
      <w:r w:rsidRPr="00B620DB">
        <w:rPr>
          <w:i/>
          <w:iCs/>
        </w:rPr>
        <w:lastRenderedPageBreak/>
        <w:t>Cavity wall</w:t>
      </w:r>
      <w:r w:rsidRPr="00B620DB">
        <w:t xml:space="preserve"> means a construction of masonry units laid with a cavity between the wythes. The wythes are tied together with metal ties or bonding units, and are relied on to act together in resisting lateral loads.</w:t>
      </w:r>
    </w:p>
    <w:p w14:paraId="7C7F2CC5" w14:textId="77777777" w:rsidR="00EC72E8" w:rsidRPr="00B620DB" w:rsidRDefault="00EC72E8" w:rsidP="00EC72E8">
      <w:pPr>
        <w:pStyle w:val="05Sentence"/>
      </w:pPr>
      <w:bookmarkStart w:id="1395" w:name="chmn"/>
      <w:bookmarkEnd w:id="1395"/>
      <w:r w:rsidRPr="00B620DB">
        <w:rPr>
          <w:i/>
          <w:iCs/>
        </w:rPr>
        <w:t>Chimney</w:t>
      </w:r>
      <w:r w:rsidRPr="00B620DB">
        <w:t xml:space="preserve"> means a primarily vertical shaft enclosing at least one </w:t>
      </w:r>
      <w:hyperlink r:id="rId171" w:history="1">
        <w:r w:rsidRPr="00B620DB">
          <w:rPr>
            <w:rStyle w:val="Hyperlink"/>
            <w:i/>
            <w:iCs/>
            <w:color w:val="auto"/>
            <w:u w:val="none"/>
          </w:rPr>
          <w:t>flue</w:t>
        </w:r>
      </w:hyperlink>
      <w:r w:rsidRPr="00B620DB">
        <w:t xml:space="preserve"> for conducting </w:t>
      </w:r>
      <w:hyperlink r:id="rId172" w:history="1">
        <w:r w:rsidRPr="00B620DB">
          <w:rPr>
            <w:rStyle w:val="Hyperlink"/>
            <w:i/>
            <w:iCs/>
            <w:color w:val="auto"/>
            <w:u w:val="none"/>
          </w:rPr>
          <w:t>flue</w:t>
        </w:r>
      </w:hyperlink>
      <w:r w:rsidRPr="00B620DB">
        <w:t xml:space="preserve"> gases to the outdoors.</w:t>
      </w:r>
    </w:p>
    <w:p w14:paraId="35E58C2F" w14:textId="77777777" w:rsidR="00EC72E8" w:rsidRPr="00B620DB" w:rsidRDefault="00EC72E8" w:rsidP="00EC72E8">
      <w:pPr>
        <w:pStyle w:val="05Sentence"/>
      </w:pPr>
      <w:bookmarkStart w:id="1396" w:name="chmn-lnr"/>
      <w:bookmarkEnd w:id="1396"/>
      <w:r w:rsidRPr="00B620DB">
        <w:rPr>
          <w:i/>
          <w:iCs/>
        </w:rPr>
        <w:t>Chimney liner</w:t>
      </w:r>
      <w:r w:rsidRPr="00B620DB">
        <w:t xml:space="preserve"> means a conduit containing a </w:t>
      </w:r>
      <w:hyperlink r:id="rId173" w:history="1">
        <w:r w:rsidRPr="00B620DB">
          <w:rPr>
            <w:rStyle w:val="Hyperlink"/>
            <w:i/>
            <w:iCs/>
            <w:color w:val="auto"/>
            <w:u w:val="none"/>
          </w:rPr>
          <w:t>chimney</w:t>
        </w:r>
      </w:hyperlink>
      <w:r w:rsidRPr="00B620DB">
        <w:t xml:space="preserve"> </w:t>
      </w:r>
      <w:hyperlink r:id="rId174" w:history="1">
        <w:r w:rsidRPr="00B620DB">
          <w:rPr>
            <w:rStyle w:val="Hyperlink"/>
            <w:i/>
            <w:iCs/>
            <w:color w:val="auto"/>
            <w:u w:val="none"/>
          </w:rPr>
          <w:t>flue</w:t>
        </w:r>
      </w:hyperlink>
      <w:r w:rsidRPr="00B620DB">
        <w:t xml:space="preserve"> used as a lining of a </w:t>
      </w:r>
      <w:hyperlink r:id="rId175" w:history="1">
        <w:r w:rsidRPr="00B620DB">
          <w:rPr>
            <w:rStyle w:val="Hyperlink"/>
            <w:i/>
            <w:iCs/>
            <w:color w:val="auto"/>
            <w:u w:val="none"/>
          </w:rPr>
          <w:t>masonry or concrete chimney</w:t>
        </w:r>
      </w:hyperlink>
      <w:r w:rsidRPr="00B620DB">
        <w:t>.</w:t>
      </w:r>
    </w:p>
    <w:p w14:paraId="423FC269" w14:textId="77777777" w:rsidR="00EC72E8" w:rsidRPr="00B620DB" w:rsidRDefault="00EC72E8" w:rsidP="00EC72E8">
      <w:pPr>
        <w:pStyle w:val="05Sentence"/>
      </w:pPr>
      <w:bookmarkStart w:id="1397" w:name="clr"/>
      <w:bookmarkEnd w:id="1397"/>
      <w:r w:rsidRPr="00B620DB">
        <w:rPr>
          <w:i/>
          <w:iCs/>
        </w:rPr>
        <w:t>Closure</w:t>
      </w:r>
      <w:r w:rsidRPr="00B620DB">
        <w:t xml:space="preserve"> means a device or assembly for closing an opening through a </w:t>
      </w:r>
      <w:hyperlink r:id="rId176" w:history="1">
        <w:r w:rsidRPr="00B620DB">
          <w:rPr>
            <w:rStyle w:val="Hyperlink"/>
            <w:i/>
            <w:iCs/>
            <w:color w:val="auto"/>
            <w:u w:val="none"/>
          </w:rPr>
          <w:t>fire separation</w:t>
        </w:r>
      </w:hyperlink>
      <w:r w:rsidRPr="00B620DB">
        <w:t xml:space="preserve"> or an exterior wall, such as a door, a shutter, a damper, wired glass or glass block, and includes all components such as hardware, closing devices, frames and anchors.</w:t>
      </w:r>
    </w:p>
    <w:p w14:paraId="23122018" w14:textId="77777777" w:rsidR="00EC72E8" w:rsidRPr="00B620DB" w:rsidRDefault="00EC72E8" w:rsidP="00EC72E8">
      <w:pPr>
        <w:pStyle w:val="05Sentence"/>
      </w:pPr>
      <w:bookmarkStart w:id="1398" w:name="cmbtbl"/>
      <w:bookmarkEnd w:id="1398"/>
      <w:r w:rsidRPr="00B620DB">
        <w:rPr>
          <w:i/>
          <w:iCs/>
        </w:rPr>
        <w:t>Combustible</w:t>
      </w:r>
      <w:r w:rsidRPr="00B620DB">
        <w:t xml:space="preserve"> means that a material fails to meet the acceptance criteria of </w:t>
      </w:r>
      <w:hyperlink r:id="rId177" w:anchor="ulcs114" w:history="1">
        <w:r w:rsidRPr="00B620DB">
          <w:rPr>
            <w:rStyle w:val="Hyperlink"/>
            <w:color w:val="auto"/>
            <w:u w:val="none"/>
          </w:rPr>
          <w:t>CAN/ULC-S114</w:t>
        </w:r>
      </w:hyperlink>
      <w:r w:rsidRPr="00B620DB">
        <w:t>, “</w:t>
      </w:r>
      <w:hyperlink r:id="rId178" w:anchor="ulcs114" w:history="1">
        <w:r w:rsidRPr="00B620DB">
          <w:rPr>
            <w:rStyle w:val="Hyperlink"/>
            <w:color w:val="auto"/>
            <w:u w:val="none"/>
          </w:rPr>
          <w:t>Standard Method of Test for Determination of Non-Combustibility in Building Materials</w:t>
        </w:r>
      </w:hyperlink>
      <w:r w:rsidRPr="00B620DB">
        <w:t>.”</w:t>
      </w:r>
    </w:p>
    <w:p w14:paraId="09660C6B" w14:textId="77777777" w:rsidR="00EC72E8" w:rsidRPr="00B620DB" w:rsidRDefault="00EC72E8" w:rsidP="00EC72E8">
      <w:pPr>
        <w:pStyle w:val="05Sentence"/>
      </w:pPr>
      <w:bookmarkStart w:id="1399" w:name="cmbtbl-c"/>
      <w:bookmarkEnd w:id="1399"/>
      <w:r w:rsidRPr="00B620DB">
        <w:rPr>
          <w:i/>
          <w:iCs/>
        </w:rPr>
        <w:t>Combustible construction</w:t>
      </w:r>
      <w:r w:rsidRPr="00B620DB">
        <w:t xml:space="preserve"> means that type of construction that does not meet the requirements for </w:t>
      </w:r>
      <w:hyperlink r:id="rId179" w:history="1">
        <w:r w:rsidRPr="00B620DB">
          <w:rPr>
            <w:rStyle w:val="Hyperlink"/>
            <w:i/>
            <w:iCs/>
            <w:color w:val="auto"/>
            <w:u w:val="none"/>
          </w:rPr>
          <w:t>noncombustible construction</w:t>
        </w:r>
      </w:hyperlink>
      <w:r w:rsidRPr="00B620DB">
        <w:t xml:space="preserve"> or </w:t>
      </w:r>
      <w:hyperlink r:id="rId180" w:history="1">
        <w:r w:rsidRPr="00B620DB">
          <w:rPr>
            <w:rStyle w:val="Hyperlink"/>
            <w:i/>
            <w:iCs/>
            <w:color w:val="auto"/>
            <w:u w:val="none"/>
          </w:rPr>
          <w:t>encapsulated mass timber construction</w:t>
        </w:r>
      </w:hyperlink>
      <w:r w:rsidRPr="00B620DB">
        <w:t>.</w:t>
      </w:r>
    </w:p>
    <w:p w14:paraId="2AF7143A" w14:textId="77777777" w:rsidR="00EC72E8" w:rsidRPr="00B620DB" w:rsidRDefault="00EC72E8" w:rsidP="00EC72E8">
      <w:pPr>
        <w:pStyle w:val="05Sentence"/>
      </w:pPr>
      <w:bookmarkStart w:id="1400" w:name="cmbtbl-dst"/>
      <w:bookmarkEnd w:id="1400"/>
      <w:r w:rsidRPr="00B620DB">
        <w:rPr>
          <w:i/>
          <w:iCs/>
        </w:rPr>
        <w:t>Combustible dusts</w:t>
      </w:r>
      <w:r w:rsidRPr="00B620DB">
        <w:t xml:space="preserve"> means dusts and particles that are ignitable and liable to produce an explosion.</w:t>
      </w:r>
    </w:p>
    <w:p w14:paraId="63CFC71D" w14:textId="77777777" w:rsidR="00EC72E8" w:rsidRPr="00B620DB" w:rsidRDefault="00EC72E8" w:rsidP="00EC72E8">
      <w:pPr>
        <w:pStyle w:val="05Sentence"/>
      </w:pPr>
      <w:bookmarkStart w:id="1401" w:name="cmbtbl-fbr"/>
      <w:bookmarkEnd w:id="1401"/>
      <w:r w:rsidRPr="00B620DB">
        <w:rPr>
          <w:i/>
          <w:iCs/>
        </w:rPr>
        <w:t>Combustible fibres</w:t>
      </w:r>
      <w:r w:rsidRPr="00B620DB">
        <w:t xml:space="preserve"> means finely divided, combustible vegetable or animal fibres and thin sheets or flakes of such materials which, in a loose, unbaled condition, present a flash fire hazard, including cotton, wool, hemp, sisal, jute, kapok, paper and cloth.</w:t>
      </w:r>
    </w:p>
    <w:p w14:paraId="35169FC4" w14:textId="77777777" w:rsidR="00EC72E8" w:rsidRPr="00B620DB" w:rsidRDefault="00EC72E8" w:rsidP="00EC72E8">
      <w:pPr>
        <w:pStyle w:val="05Sentence"/>
      </w:pPr>
      <w:bookmarkStart w:id="1402" w:name="cmbtbl-l"/>
      <w:bookmarkEnd w:id="1402"/>
      <w:r w:rsidRPr="00B620DB">
        <w:rPr>
          <w:i/>
          <w:iCs/>
        </w:rPr>
        <w:t>Combustible liquid</w:t>
      </w:r>
      <w:r w:rsidRPr="00B620DB">
        <w:t xml:space="preserve"> means a liquid having a </w:t>
      </w:r>
      <w:hyperlink r:id="rId181" w:history="1">
        <w:r w:rsidRPr="00B620DB">
          <w:rPr>
            <w:rStyle w:val="Hyperlink"/>
            <w:i/>
            <w:iCs/>
            <w:color w:val="auto"/>
            <w:u w:val="none"/>
          </w:rPr>
          <w:t>flash point</w:t>
        </w:r>
      </w:hyperlink>
      <w:r w:rsidRPr="00B620DB">
        <w:t xml:space="preserve"> at or above 37.8°C and below 93.3°C.</w:t>
      </w:r>
    </w:p>
    <w:p w14:paraId="3FFC0230" w14:textId="77777777" w:rsidR="00EC72E8" w:rsidRPr="00B620DB" w:rsidRDefault="00EC72E8" w:rsidP="00EC72E8">
      <w:pPr>
        <w:pStyle w:val="05Sentence"/>
      </w:pPr>
      <w:bookmarkStart w:id="1403" w:name="cnd-sp"/>
      <w:bookmarkEnd w:id="1403"/>
      <w:r w:rsidRPr="00B620DB">
        <w:rPr>
          <w:i/>
          <w:iCs/>
        </w:rPr>
        <w:t>Conditioned space</w:t>
      </w:r>
      <w:r w:rsidRPr="00B620DB">
        <w:t xml:space="preserve"> means any space within a </w:t>
      </w:r>
      <w:hyperlink r:id="rId182" w:history="1">
        <w:r w:rsidRPr="00B620DB">
          <w:rPr>
            <w:rStyle w:val="Hyperlink"/>
            <w:i/>
            <w:iCs/>
            <w:color w:val="auto"/>
            <w:u w:val="none"/>
          </w:rPr>
          <w:t>building</w:t>
        </w:r>
      </w:hyperlink>
      <w:r w:rsidRPr="00B620DB">
        <w:t>, the temperature of which is controlled to limit variation in response to the exterior ambient temperature by the provision, either directly or indirectly, of heating or cooling over substantial portions of the year.</w:t>
      </w:r>
    </w:p>
    <w:p w14:paraId="41ECB910" w14:textId="77777777" w:rsidR="00EC72E8" w:rsidRPr="00B620DB" w:rsidRDefault="00EC72E8" w:rsidP="00EC72E8">
      <w:pPr>
        <w:pStyle w:val="05Sentence"/>
      </w:pPr>
      <w:bookmarkStart w:id="1404" w:name="cntrctr"/>
      <w:bookmarkEnd w:id="1404"/>
      <w:r w:rsidRPr="00B620DB">
        <w:rPr>
          <w:i/>
          <w:iCs/>
        </w:rPr>
        <w:t>Constructor</w:t>
      </w:r>
      <w:r w:rsidRPr="00B620DB">
        <w:t xml:space="preserve"> means a person who contracts with an </w:t>
      </w:r>
      <w:hyperlink r:id="rId183" w:history="1">
        <w:r w:rsidRPr="00B620DB">
          <w:rPr>
            <w:rStyle w:val="Hyperlink"/>
            <w:i/>
            <w:iCs/>
            <w:color w:val="auto"/>
            <w:u w:val="none"/>
          </w:rPr>
          <w:t>owner</w:t>
        </w:r>
      </w:hyperlink>
      <w:r w:rsidRPr="00B620DB">
        <w:t xml:space="preserve"> or their authorized agent to undertake a project, and includes an </w:t>
      </w:r>
      <w:hyperlink r:id="rId184" w:history="1">
        <w:r w:rsidRPr="00B620DB">
          <w:rPr>
            <w:rStyle w:val="Hyperlink"/>
            <w:i/>
            <w:iCs/>
            <w:color w:val="auto"/>
            <w:u w:val="none"/>
          </w:rPr>
          <w:t>owner</w:t>
        </w:r>
      </w:hyperlink>
      <w:r w:rsidRPr="00B620DB">
        <w:t xml:space="preserve"> who contracts with more than one person for the work on a project or undertakes the work on a project or any part thereof.</w:t>
      </w:r>
    </w:p>
    <w:p w14:paraId="31847B8C" w14:textId="77777777" w:rsidR="00EC72E8" w:rsidRPr="00B620DB" w:rsidRDefault="00EC72E8" w:rsidP="00EC72E8">
      <w:pPr>
        <w:pStyle w:val="05Sentence"/>
      </w:pPr>
      <w:bookmarkStart w:id="1405" w:name="cntnd-r"/>
      <w:bookmarkEnd w:id="1405"/>
      <w:r w:rsidRPr="00B620DB">
        <w:rPr>
          <w:i/>
          <w:iCs/>
        </w:rPr>
        <w:t>Contained use area</w:t>
      </w:r>
      <w:r w:rsidRPr="00B620DB">
        <w:t xml:space="preserve"> means a supervised area containing one or more rooms in which occupant movement is restricted to a single room by security measures not under the control of the occupant.</w:t>
      </w:r>
    </w:p>
    <w:p w14:paraId="42847071" w14:textId="77777777" w:rsidR="00EC72E8" w:rsidRPr="00B620DB" w:rsidRDefault="00EC72E8" w:rsidP="00EC72E8">
      <w:pPr>
        <w:pStyle w:val="05Sentence"/>
      </w:pPr>
      <w:bookmarkStart w:id="1406" w:name="cktp"/>
      <w:bookmarkEnd w:id="1406"/>
      <w:r w:rsidRPr="00B620DB">
        <w:rPr>
          <w:i/>
          <w:iCs/>
        </w:rPr>
        <w:t>Cooktop</w:t>
      </w:r>
      <w:r w:rsidRPr="00B620DB">
        <w:t xml:space="preserve"> means a cooking surface having one or more burners or heating elements.</w:t>
      </w:r>
    </w:p>
    <w:p w14:paraId="6DDA7CEF" w14:textId="77777777" w:rsidR="00EC72E8" w:rsidRPr="00B620DB" w:rsidRDefault="00EC72E8" w:rsidP="00EC72E8">
      <w:pPr>
        <w:pStyle w:val="05Sentence"/>
      </w:pPr>
      <w:bookmarkStart w:id="1407" w:name="dngr-gd"/>
      <w:bookmarkEnd w:id="1407"/>
      <w:r w:rsidRPr="00B620DB">
        <w:rPr>
          <w:i/>
          <w:iCs/>
        </w:rPr>
        <w:t>Dangerous goods</w:t>
      </w:r>
      <w:r w:rsidRPr="00B620DB">
        <w:t xml:space="preserve"> means products, materials or substances that are </w:t>
      </w:r>
    </w:p>
    <w:p w14:paraId="71F7CD83" w14:textId="77777777" w:rsidR="00EC72E8" w:rsidRPr="00B620DB" w:rsidRDefault="00EC72E8" w:rsidP="00EC72E8">
      <w:pPr>
        <w:pStyle w:val="05Sentence"/>
      </w:pPr>
      <w:r w:rsidRPr="00B620DB">
        <w:t xml:space="preserve">(a)   regulated by </w:t>
      </w:r>
      <w:hyperlink r:id="rId185" w:anchor="tc_sor95" w:history="1">
        <w:r w:rsidRPr="00B620DB">
          <w:rPr>
            <w:rStyle w:val="Hyperlink"/>
            <w:color w:val="auto"/>
            <w:u w:val="none"/>
          </w:rPr>
          <w:t>TC</w:t>
        </w:r>
      </w:hyperlink>
      <w:r w:rsidRPr="00B620DB">
        <w:t xml:space="preserve"> </w:t>
      </w:r>
      <w:hyperlink r:id="rId186" w:anchor="tc_sor95" w:history="1">
        <w:r w:rsidRPr="00B620DB">
          <w:rPr>
            <w:rStyle w:val="Hyperlink"/>
            <w:color w:val="auto"/>
            <w:u w:val="none"/>
          </w:rPr>
          <w:t>SOR/2001-286</w:t>
        </w:r>
      </w:hyperlink>
      <w:r w:rsidRPr="00B620DB">
        <w:t>, “</w:t>
      </w:r>
      <w:hyperlink r:id="rId187" w:anchor="tc_sor95" w:history="1">
        <w:r w:rsidRPr="00B620DB">
          <w:rPr>
            <w:rStyle w:val="Hyperlink"/>
            <w:color w:val="auto"/>
            <w:u w:val="none"/>
          </w:rPr>
          <w:t>Transportation of Dangerous Goods Regulations (TDGR)</w:t>
        </w:r>
      </w:hyperlink>
      <w:r w:rsidRPr="00B620DB">
        <w:t xml:space="preserve">” (see Table 3.2.7.1. of Division B of the </w:t>
      </w:r>
      <w:hyperlink r:id="rId188" w:anchor="nrcc-nfc" w:history="1">
        <w:r w:rsidRPr="00B620DB">
          <w:rPr>
            <w:rStyle w:val="Hyperlink"/>
            <w:color w:val="auto"/>
            <w:u w:val="none"/>
          </w:rPr>
          <w:t>NFC</w:t>
        </w:r>
      </w:hyperlink>
      <w:r w:rsidRPr="00B620DB">
        <w:t>), or</w:t>
      </w:r>
    </w:p>
    <w:p w14:paraId="4A9421FC" w14:textId="77777777" w:rsidR="00EC72E8" w:rsidRPr="00B620DB" w:rsidRDefault="00EC72E8" w:rsidP="00EC72E8">
      <w:pPr>
        <w:pStyle w:val="05Sentence"/>
      </w:pPr>
      <w:r w:rsidRPr="00B620DB">
        <w:t xml:space="preserve">(b)   classified as controlled products under </w:t>
      </w:r>
      <w:hyperlink r:id="rId189" w:anchor="hc_sor15-17" w:history="1">
        <w:r w:rsidRPr="00B620DB">
          <w:rPr>
            <w:rStyle w:val="Hyperlink"/>
            <w:color w:val="auto"/>
            <w:u w:val="none"/>
          </w:rPr>
          <w:t>HC</w:t>
        </w:r>
      </w:hyperlink>
      <w:r w:rsidRPr="00B620DB">
        <w:t xml:space="preserve"> </w:t>
      </w:r>
      <w:hyperlink r:id="rId190" w:anchor="hc_sor15-17" w:history="1">
        <w:r w:rsidRPr="00B620DB">
          <w:rPr>
            <w:rStyle w:val="Hyperlink"/>
            <w:color w:val="auto"/>
            <w:u w:val="none"/>
          </w:rPr>
          <w:t>SOR/2015-17</w:t>
        </w:r>
      </w:hyperlink>
      <w:r w:rsidRPr="00B620DB">
        <w:t>, “</w:t>
      </w:r>
      <w:hyperlink r:id="rId191" w:anchor="hc_sor15-17" w:history="1">
        <w:r w:rsidRPr="00B620DB">
          <w:rPr>
            <w:rStyle w:val="Hyperlink"/>
            <w:color w:val="auto"/>
            <w:u w:val="none"/>
          </w:rPr>
          <w:t>Hazardous Products Regulations</w:t>
        </w:r>
      </w:hyperlink>
      <w:r w:rsidRPr="00B620DB">
        <w:t xml:space="preserve">” (see Note A-Table 3.2.7.1. of Division B of the </w:t>
      </w:r>
      <w:hyperlink r:id="rId192" w:anchor="nrcc-nfc" w:history="1">
        <w:r w:rsidRPr="00B620DB">
          <w:rPr>
            <w:rStyle w:val="Hyperlink"/>
            <w:color w:val="auto"/>
            <w:u w:val="none"/>
          </w:rPr>
          <w:t>NFC</w:t>
        </w:r>
      </w:hyperlink>
      <w:r w:rsidRPr="00B620DB">
        <w:t>).</w:t>
      </w:r>
    </w:p>
    <w:p w14:paraId="2FE8A314" w14:textId="77777777" w:rsidR="00EC72E8" w:rsidRPr="00B620DB" w:rsidRDefault="00EC72E8" w:rsidP="00EC72E8">
      <w:pPr>
        <w:pStyle w:val="05Sentence"/>
      </w:pPr>
      <w:r w:rsidRPr="00B620DB">
        <w:t xml:space="preserve">(See </w:t>
      </w:r>
      <w:hyperlink r:id="rId193" w:anchor="en001287-dngr-gd" w:history="1">
        <w:r w:rsidRPr="00B620DB">
          <w:rPr>
            <w:rStyle w:val="Hyperlink"/>
            <w:color w:val="auto"/>
            <w:u w:val="none"/>
          </w:rPr>
          <w:t>Note</w:t>
        </w:r>
      </w:hyperlink>
      <w:hyperlink r:id="rId194" w:anchor="en001287-dngr-gd" w:history="1">
        <w:r w:rsidRPr="00B620DB">
          <w:rPr>
            <w:rStyle w:val="Hyperlink"/>
            <w:color w:val="auto"/>
            <w:u w:val="none"/>
          </w:rPr>
          <w:t> </w:t>
        </w:r>
      </w:hyperlink>
      <w:hyperlink r:id="rId195" w:anchor="en001287-dngr-gd" w:history="1">
        <w:r w:rsidRPr="00B620DB">
          <w:rPr>
            <w:rStyle w:val="Hyperlink"/>
            <w:color w:val="auto"/>
            <w:u w:val="none"/>
          </w:rPr>
          <w:t>A-1.4.1.2.(1)</w:t>
        </w:r>
      </w:hyperlink>
      <w:r w:rsidRPr="00B620DB">
        <w:t>.)</w:t>
      </w:r>
    </w:p>
    <w:p w14:paraId="0AC50AA3" w14:textId="77777777" w:rsidR="00EC72E8" w:rsidRPr="00B620DB" w:rsidRDefault="00EC72E8" w:rsidP="00EC72E8">
      <w:pPr>
        <w:pStyle w:val="05Sentence"/>
      </w:pPr>
      <w:bookmarkStart w:id="1408" w:name="dd-ld"/>
      <w:bookmarkEnd w:id="1408"/>
      <w:r w:rsidRPr="00B620DB">
        <w:rPr>
          <w:i/>
          <w:iCs/>
        </w:rPr>
        <w:t>Dead load</w:t>
      </w:r>
      <w:r w:rsidRPr="00B620DB">
        <w:t xml:space="preserve"> means the weight of all permanent structural and non-structural components of a </w:t>
      </w:r>
      <w:hyperlink r:id="rId196" w:history="1">
        <w:r w:rsidRPr="00B620DB">
          <w:rPr>
            <w:rStyle w:val="Hyperlink"/>
            <w:i/>
            <w:iCs/>
            <w:color w:val="auto"/>
            <w:u w:val="none"/>
          </w:rPr>
          <w:t>building</w:t>
        </w:r>
      </w:hyperlink>
      <w:r w:rsidRPr="00B620DB">
        <w:t>.</w:t>
      </w:r>
    </w:p>
    <w:p w14:paraId="4435D6EC" w14:textId="77777777" w:rsidR="00EC72E8" w:rsidRPr="00B620DB" w:rsidRDefault="00EC72E8" w:rsidP="00EC72E8">
      <w:pPr>
        <w:pStyle w:val="05Sentence"/>
      </w:pPr>
      <w:bookmarkStart w:id="1409" w:name="dp-fndtn"/>
      <w:bookmarkEnd w:id="1409"/>
      <w:r w:rsidRPr="00B620DB">
        <w:rPr>
          <w:i/>
          <w:iCs/>
        </w:rPr>
        <w:t>Deep foundation</w:t>
      </w:r>
      <w:r w:rsidRPr="00B620DB">
        <w:t xml:space="preserve"> means a </w:t>
      </w:r>
      <w:hyperlink r:id="rId197" w:history="1">
        <w:r w:rsidRPr="00B620DB">
          <w:rPr>
            <w:rStyle w:val="Hyperlink"/>
            <w:i/>
            <w:iCs/>
            <w:color w:val="auto"/>
            <w:u w:val="none"/>
          </w:rPr>
          <w:t>foundation unit</w:t>
        </w:r>
      </w:hyperlink>
      <w:r w:rsidRPr="00B620DB">
        <w:t xml:space="preserve"> that provides support for a </w:t>
      </w:r>
      <w:hyperlink r:id="rId198" w:history="1">
        <w:r w:rsidRPr="00B620DB">
          <w:rPr>
            <w:rStyle w:val="Hyperlink"/>
            <w:i/>
            <w:iCs/>
            <w:color w:val="auto"/>
            <w:u w:val="none"/>
          </w:rPr>
          <w:t xml:space="preserve">building </w:t>
        </w:r>
      </w:hyperlink>
      <w:r w:rsidRPr="00B620DB">
        <w:t xml:space="preserve">by transferring loads either by end-bearing to </w:t>
      </w:r>
      <w:hyperlink r:id="rId199" w:history="1">
        <w:r w:rsidRPr="00B620DB">
          <w:rPr>
            <w:rStyle w:val="Hyperlink"/>
            <w:i/>
            <w:iCs/>
            <w:color w:val="auto"/>
            <w:u w:val="none"/>
          </w:rPr>
          <w:t>soil</w:t>
        </w:r>
      </w:hyperlink>
      <w:r w:rsidRPr="00B620DB">
        <w:t xml:space="preserve"> or </w:t>
      </w:r>
      <w:hyperlink r:id="rId200" w:history="1">
        <w:r w:rsidRPr="00B620DB">
          <w:rPr>
            <w:rStyle w:val="Hyperlink"/>
            <w:i/>
            <w:iCs/>
            <w:color w:val="auto"/>
            <w:u w:val="none"/>
          </w:rPr>
          <w:t>rock</w:t>
        </w:r>
      </w:hyperlink>
      <w:r w:rsidRPr="00B620DB">
        <w:t xml:space="preserve"> at considerable depth below the </w:t>
      </w:r>
      <w:hyperlink r:id="rId201" w:history="1">
        <w:r w:rsidRPr="00B620DB">
          <w:rPr>
            <w:rStyle w:val="Hyperlink"/>
            <w:i/>
            <w:iCs/>
            <w:color w:val="auto"/>
            <w:u w:val="none"/>
          </w:rPr>
          <w:t>building</w:t>
        </w:r>
      </w:hyperlink>
      <w:r w:rsidRPr="00B620DB">
        <w:t xml:space="preserve">, or by adhesion or friction, or both, in the </w:t>
      </w:r>
      <w:hyperlink r:id="rId202" w:history="1">
        <w:r w:rsidRPr="00B620DB">
          <w:rPr>
            <w:rStyle w:val="Hyperlink"/>
            <w:i/>
            <w:iCs/>
            <w:color w:val="auto"/>
            <w:u w:val="none"/>
          </w:rPr>
          <w:t>soil</w:t>
        </w:r>
      </w:hyperlink>
      <w:r w:rsidRPr="00B620DB">
        <w:t xml:space="preserve"> or </w:t>
      </w:r>
      <w:hyperlink r:id="rId203" w:history="1">
        <w:r w:rsidRPr="00B620DB">
          <w:rPr>
            <w:rStyle w:val="Hyperlink"/>
            <w:i/>
            <w:iCs/>
            <w:color w:val="auto"/>
            <w:u w:val="none"/>
          </w:rPr>
          <w:t>rock</w:t>
        </w:r>
      </w:hyperlink>
      <w:r w:rsidRPr="00B620DB">
        <w:t xml:space="preserve"> in which it is placed. </w:t>
      </w:r>
      <w:hyperlink r:id="rId204" w:history="1">
        <w:r w:rsidRPr="00B620DB">
          <w:rPr>
            <w:rStyle w:val="Hyperlink"/>
            <w:i/>
            <w:iCs/>
            <w:color w:val="auto"/>
            <w:u w:val="none"/>
          </w:rPr>
          <w:t>Piles</w:t>
        </w:r>
      </w:hyperlink>
      <w:r w:rsidRPr="00B620DB">
        <w:t xml:space="preserve"> are the most common type of </w:t>
      </w:r>
      <w:hyperlink r:id="rId205" w:history="1">
        <w:r w:rsidRPr="00B620DB">
          <w:rPr>
            <w:rStyle w:val="Hyperlink"/>
            <w:i/>
            <w:iCs/>
            <w:color w:val="auto"/>
            <w:u w:val="none"/>
          </w:rPr>
          <w:t>deep foundation</w:t>
        </w:r>
      </w:hyperlink>
      <w:r w:rsidRPr="00B620DB">
        <w:t>.</w:t>
      </w:r>
    </w:p>
    <w:p w14:paraId="6082EF0E" w14:textId="77777777" w:rsidR="00EC72E8" w:rsidRPr="00B620DB" w:rsidRDefault="00EC72E8" w:rsidP="00EC72E8">
      <w:pPr>
        <w:pStyle w:val="05Sentence"/>
      </w:pPr>
      <w:bookmarkStart w:id="1410" w:name="dgnr"/>
      <w:bookmarkEnd w:id="1410"/>
      <w:r w:rsidRPr="00B620DB">
        <w:rPr>
          <w:i/>
          <w:iCs/>
        </w:rPr>
        <w:lastRenderedPageBreak/>
        <w:t>Designer</w:t>
      </w:r>
      <w:r w:rsidRPr="00B620DB">
        <w:t xml:space="preserve"> means the person responsible for the design. </w:t>
      </w:r>
    </w:p>
    <w:p w14:paraId="1A19C554" w14:textId="77777777" w:rsidR="00EC72E8" w:rsidRPr="00B620DB" w:rsidRDefault="00EC72E8" w:rsidP="00EC72E8">
      <w:pPr>
        <w:pStyle w:val="05Sentence"/>
      </w:pPr>
      <w:bookmarkStart w:id="1411" w:name="dtnt-cc"/>
      <w:bookmarkEnd w:id="1411"/>
      <w:r w:rsidRPr="00B620DB">
        <w:rPr>
          <w:i/>
          <w:iCs/>
        </w:rPr>
        <w:t>Detention occupancy</w:t>
      </w:r>
      <w:r w:rsidRPr="00B620DB">
        <w:t xml:space="preserve"> (Group B, Division 1) means the </w:t>
      </w:r>
      <w:hyperlink r:id="rId206" w:history="1">
        <w:r w:rsidRPr="00B620DB">
          <w:rPr>
            <w:rStyle w:val="Hyperlink"/>
            <w:i/>
            <w:iCs/>
            <w:color w:val="auto"/>
            <w:u w:val="none"/>
          </w:rPr>
          <w:t>occupancy</w:t>
        </w:r>
      </w:hyperlink>
      <w:r w:rsidRPr="00B620DB">
        <w:t xml:space="preserve"> by persons who are restrained from or are incapable of evacuating to a safe location without the assistance of another person because of security measures not under their control.</w:t>
      </w:r>
    </w:p>
    <w:p w14:paraId="69B3E7CD" w14:textId="77777777" w:rsidR="00EC72E8" w:rsidRPr="00B620DB" w:rsidRDefault="00EC72E8" w:rsidP="00EC72E8">
      <w:pPr>
        <w:pStyle w:val="05Sentence"/>
      </w:pPr>
      <w:bookmarkStart w:id="1412" w:name="drct-vnt"/>
      <w:bookmarkEnd w:id="1412"/>
      <w:r w:rsidRPr="00B620DB">
        <w:rPr>
          <w:i/>
          <w:iCs/>
        </w:rPr>
        <w:t>Direct-vented</w:t>
      </w:r>
      <w:r w:rsidRPr="00B620DB">
        <w:t xml:space="preserve"> (as applying to a fuel-fired space- or water-heating </w:t>
      </w:r>
      <w:hyperlink r:id="rId207" w:history="1">
        <w:r w:rsidRPr="00B620DB">
          <w:rPr>
            <w:rStyle w:val="Hyperlink"/>
            <w:i/>
            <w:iCs/>
            <w:color w:val="auto"/>
            <w:u w:val="none"/>
          </w:rPr>
          <w:t>appliance</w:t>
        </w:r>
      </w:hyperlink>
      <w:r w:rsidRPr="00B620DB">
        <w:t xml:space="preserve">) means an </w:t>
      </w:r>
      <w:hyperlink r:id="rId208" w:history="1">
        <w:r w:rsidRPr="00B620DB">
          <w:rPr>
            <w:rStyle w:val="Hyperlink"/>
            <w:i/>
            <w:iCs/>
            <w:color w:val="auto"/>
            <w:u w:val="none"/>
          </w:rPr>
          <w:t>appliance</w:t>
        </w:r>
      </w:hyperlink>
      <w:r w:rsidRPr="00B620DB">
        <w:t xml:space="preserve"> and its venting system in which all the combustion air is supplied directly from the outdoors and the products of combustion are vented directly to the outdoors via independent, totally enclosed passageways connected directly to the </w:t>
      </w:r>
      <w:hyperlink r:id="rId209" w:history="1">
        <w:r w:rsidRPr="00B620DB">
          <w:rPr>
            <w:rStyle w:val="Hyperlink"/>
            <w:i/>
            <w:iCs/>
            <w:color w:val="auto"/>
            <w:u w:val="none"/>
          </w:rPr>
          <w:t>appliance</w:t>
        </w:r>
      </w:hyperlink>
      <w:r w:rsidRPr="00B620DB">
        <w:t>.</w:t>
      </w:r>
    </w:p>
    <w:p w14:paraId="35D09DD5" w14:textId="77777777" w:rsidR="00EC72E8" w:rsidRPr="00B620DB" w:rsidRDefault="00EC72E8" w:rsidP="00EC72E8">
      <w:pPr>
        <w:pStyle w:val="05Sentence"/>
      </w:pPr>
      <w:bookmarkStart w:id="1413" w:name="dst-bvg-a"/>
      <w:bookmarkEnd w:id="1413"/>
      <w:r w:rsidRPr="00B620DB">
        <w:rPr>
          <w:i/>
          <w:iCs/>
        </w:rPr>
        <w:t>Distilled beverage alcohol</w:t>
      </w:r>
      <w:r w:rsidRPr="00B620DB">
        <w:t xml:space="preserve"> means a beverage that is produced by fermentation and contains more than 20% by volume of water-miscible alcohol.</w:t>
      </w:r>
    </w:p>
    <w:p w14:paraId="1F43BF9C" w14:textId="77777777" w:rsidR="00EC72E8" w:rsidRPr="00B620DB" w:rsidRDefault="00EC72E8" w:rsidP="00EC72E8">
      <w:pPr>
        <w:pStyle w:val="05Sentence"/>
      </w:pPr>
      <w:bookmarkStart w:id="1414" w:name="dstr"/>
      <w:bookmarkEnd w:id="1414"/>
      <w:r w:rsidRPr="00B620DB">
        <w:rPr>
          <w:i/>
          <w:iCs/>
        </w:rPr>
        <w:t>Distillery</w:t>
      </w:r>
      <w:r w:rsidRPr="00B620DB">
        <w:t xml:space="preserve"> means a </w:t>
      </w:r>
      <w:hyperlink r:id="rId210" w:history="1">
        <w:r w:rsidRPr="00B620DB">
          <w:rPr>
            <w:rStyle w:val="Hyperlink"/>
            <w:i/>
            <w:iCs/>
            <w:color w:val="auto"/>
            <w:u w:val="none"/>
          </w:rPr>
          <w:t>process plant</w:t>
        </w:r>
      </w:hyperlink>
      <w:r w:rsidRPr="00B620DB">
        <w:t xml:space="preserve"> where </w:t>
      </w:r>
      <w:hyperlink r:id="rId211" w:history="1">
        <w:r w:rsidRPr="00B620DB">
          <w:rPr>
            <w:rStyle w:val="Hyperlink"/>
            <w:i/>
            <w:iCs/>
            <w:color w:val="auto"/>
            <w:u w:val="none"/>
          </w:rPr>
          <w:t>distilled beverage alcohols</w:t>
        </w:r>
      </w:hyperlink>
      <w:r w:rsidRPr="00B620DB">
        <w:t xml:space="preserve"> are produced, concentrated or otherwise processed, and includes facilities on the same site where the concentrated products may be blended, mixed, stored or packaged.</w:t>
      </w:r>
    </w:p>
    <w:p w14:paraId="051A853D" w14:textId="77777777" w:rsidR="00EC72E8" w:rsidRPr="00B620DB" w:rsidRDefault="00EC72E8" w:rsidP="00EC72E8">
      <w:pPr>
        <w:pStyle w:val="05Sentence"/>
      </w:pPr>
      <w:bookmarkStart w:id="1415" w:name="dwllng-n"/>
      <w:bookmarkEnd w:id="1415"/>
      <w:r w:rsidRPr="00B620DB">
        <w:rPr>
          <w:i/>
          <w:iCs/>
        </w:rPr>
        <w:t>Dwelling unit</w:t>
      </w:r>
      <w:r w:rsidRPr="00B620DB">
        <w:t xml:space="preserve"> means a </w:t>
      </w:r>
      <w:hyperlink r:id="rId212" w:history="1">
        <w:r w:rsidRPr="00B620DB">
          <w:rPr>
            <w:rStyle w:val="Hyperlink"/>
            <w:i/>
            <w:iCs/>
            <w:color w:val="auto"/>
            <w:u w:val="none"/>
          </w:rPr>
          <w:t>suite</w:t>
        </w:r>
      </w:hyperlink>
      <w:r w:rsidRPr="00B620DB">
        <w:t xml:space="preserve"> operated as a housekeeping unit, used or intended to be used by one or more persons and usually containing cooking, eating, living, sleeping and sanitary facilities.</w:t>
      </w:r>
    </w:p>
    <w:p w14:paraId="65762629" w14:textId="77777777" w:rsidR="00EC72E8" w:rsidRPr="00B620DB" w:rsidRDefault="00EC72E8" w:rsidP="00EC72E8">
      <w:pPr>
        <w:pStyle w:val="05Sentence"/>
      </w:pPr>
      <w:bookmarkStart w:id="1416" w:name="ncps-mt-nstr"/>
      <w:bookmarkEnd w:id="1416"/>
      <w:r w:rsidRPr="00B620DB">
        <w:rPr>
          <w:i/>
          <w:iCs/>
        </w:rPr>
        <w:t>Encapsulated mass timber construction</w:t>
      </w:r>
      <w:r w:rsidRPr="00B620DB">
        <w:t xml:space="preserve"> means that type of construction in which a degree of fire safety is attained by the use of encapsulated mass timber elements with an </w:t>
      </w:r>
      <w:hyperlink r:id="rId213" w:history="1">
        <w:r w:rsidRPr="00B620DB">
          <w:rPr>
            <w:rStyle w:val="Hyperlink"/>
            <w:i/>
            <w:iCs/>
            <w:color w:val="auto"/>
            <w:u w:val="none"/>
          </w:rPr>
          <w:t>encapsulation rating</w:t>
        </w:r>
      </w:hyperlink>
      <w:r w:rsidRPr="00B620DB">
        <w:t xml:space="preserve"> and minimum dimensions for structural members and other </w:t>
      </w:r>
      <w:hyperlink r:id="rId214" w:history="1">
        <w:r w:rsidRPr="00B620DB">
          <w:rPr>
            <w:rStyle w:val="Hyperlink"/>
            <w:i/>
            <w:iCs/>
            <w:color w:val="auto"/>
            <w:u w:val="none"/>
          </w:rPr>
          <w:t>building</w:t>
        </w:r>
      </w:hyperlink>
      <w:r w:rsidRPr="00B620DB">
        <w:t xml:space="preserve"> assemblies.</w:t>
      </w:r>
    </w:p>
    <w:p w14:paraId="00A2EB29" w14:textId="77777777" w:rsidR="00EC72E8" w:rsidRPr="00B620DB" w:rsidRDefault="00EC72E8" w:rsidP="00EC72E8">
      <w:pPr>
        <w:pStyle w:val="05Sentence"/>
      </w:pPr>
      <w:bookmarkStart w:id="1417" w:name="ncps-rtng"/>
      <w:bookmarkEnd w:id="1417"/>
      <w:r w:rsidRPr="00B620DB">
        <w:rPr>
          <w:i/>
          <w:iCs/>
        </w:rPr>
        <w:t>Encapsulation rating</w:t>
      </w:r>
      <w:r w:rsidRPr="00B620DB">
        <w:t xml:space="preserve"> means the time in minutes that a material or assembly of materials will delay the ignition and combustion of encapsulated mass timber elements when it is exposed to fire under specified conditions of test and performance criteria, or as otherwise prescribed by this Code.</w:t>
      </w:r>
    </w:p>
    <w:p w14:paraId="05242577" w14:textId="77777777" w:rsidR="00EC72E8" w:rsidRPr="00B620DB" w:rsidRDefault="00EC72E8" w:rsidP="00EC72E8">
      <w:pPr>
        <w:pStyle w:val="05Sentence"/>
      </w:pPr>
      <w:bookmarkStart w:id="1418" w:name="xcvtn"/>
      <w:bookmarkEnd w:id="1418"/>
      <w:r w:rsidRPr="00B620DB">
        <w:rPr>
          <w:i/>
          <w:iCs/>
        </w:rPr>
        <w:t>Excavation</w:t>
      </w:r>
      <w:r w:rsidRPr="00B620DB">
        <w:t xml:space="preserve"> means the space created by the removal of </w:t>
      </w:r>
      <w:hyperlink r:id="rId215" w:history="1">
        <w:r w:rsidRPr="00B620DB">
          <w:rPr>
            <w:rStyle w:val="Hyperlink"/>
            <w:i/>
            <w:iCs/>
            <w:color w:val="auto"/>
            <w:u w:val="none"/>
          </w:rPr>
          <w:t>soil</w:t>
        </w:r>
      </w:hyperlink>
      <w:r w:rsidRPr="00B620DB">
        <w:t xml:space="preserve">, </w:t>
      </w:r>
      <w:hyperlink r:id="rId216" w:history="1">
        <w:r w:rsidRPr="00B620DB">
          <w:rPr>
            <w:rStyle w:val="Hyperlink"/>
            <w:i/>
            <w:iCs/>
            <w:color w:val="auto"/>
            <w:u w:val="none"/>
          </w:rPr>
          <w:t>rock</w:t>
        </w:r>
      </w:hyperlink>
      <w:r w:rsidRPr="00B620DB">
        <w:t xml:space="preserve"> or </w:t>
      </w:r>
      <w:hyperlink r:id="rId217" w:history="1">
        <w:r w:rsidRPr="00B620DB">
          <w:rPr>
            <w:rStyle w:val="Hyperlink"/>
            <w:i/>
            <w:iCs/>
            <w:color w:val="auto"/>
            <w:u w:val="none"/>
          </w:rPr>
          <w:t>fill</w:t>
        </w:r>
      </w:hyperlink>
      <w:r w:rsidRPr="00B620DB">
        <w:t xml:space="preserve"> for the purposes of construction.</w:t>
      </w:r>
    </w:p>
    <w:p w14:paraId="56BE0818" w14:textId="77777777" w:rsidR="00EC72E8" w:rsidRPr="00B620DB" w:rsidRDefault="00EC72E8" w:rsidP="00EC72E8">
      <w:pPr>
        <w:pStyle w:val="05Sentence"/>
      </w:pPr>
      <w:bookmarkStart w:id="1419" w:name="xht-dct"/>
      <w:bookmarkEnd w:id="1419"/>
      <w:r w:rsidRPr="00B620DB">
        <w:rPr>
          <w:i/>
          <w:iCs/>
        </w:rPr>
        <w:t>Exhaust duct</w:t>
      </w:r>
      <w:r w:rsidRPr="00B620DB">
        <w:t xml:space="preserve"> means a duct through which air is conveyed from a room or space to the outdoors.</w:t>
      </w:r>
    </w:p>
    <w:p w14:paraId="53495917" w14:textId="77777777" w:rsidR="00EC72E8" w:rsidRPr="00B620DB" w:rsidRDefault="00EC72E8" w:rsidP="00EC72E8">
      <w:pPr>
        <w:pStyle w:val="05Sentence"/>
      </w:pPr>
      <w:bookmarkStart w:id="1420" w:name="xt"/>
      <w:bookmarkEnd w:id="1420"/>
      <w:r w:rsidRPr="00B620DB">
        <w:rPr>
          <w:i/>
          <w:iCs/>
        </w:rPr>
        <w:t>Exit</w:t>
      </w:r>
      <w:r w:rsidRPr="00B620DB">
        <w:t xml:space="preserve"> means that part of a </w:t>
      </w:r>
      <w:hyperlink r:id="rId218" w:history="1">
        <w:r w:rsidRPr="00B620DB">
          <w:rPr>
            <w:rStyle w:val="Hyperlink"/>
            <w:i/>
            <w:iCs/>
            <w:color w:val="auto"/>
            <w:u w:val="none"/>
          </w:rPr>
          <w:t>means of egress</w:t>
        </w:r>
      </w:hyperlink>
      <w:r w:rsidRPr="00B620DB">
        <w:t xml:space="preserve">, including doorways, that leads from the </w:t>
      </w:r>
      <w:hyperlink r:id="rId219" w:history="1">
        <w:r w:rsidRPr="00B620DB">
          <w:rPr>
            <w:rStyle w:val="Hyperlink"/>
            <w:i/>
            <w:iCs/>
            <w:color w:val="auto"/>
            <w:u w:val="none"/>
          </w:rPr>
          <w:t>floor area</w:t>
        </w:r>
      </w:hyperlink>
      <w:r w:rsidRPr="00B620DB">
        <w:t xml:space="preserve"> it serves to a separate </w:t>
      </w:r>
      <w:hyperlink r:id="rId220" w:history="1">
        <w:r w:rsidRPr="00B620DB">
          <w:rPr>
            <w:rStyle w:val="Hyperlink"/>
            <w:i/>
            <w:iCs/>
            <w:color w:val="auto"/>
            <w:u w:val="none"/>
          </w:rPr>
          <w:t>building</w:t>
        </w:r>
      </w:hyperlink>
      <w:r w:rsidRPr="00B620DB">
        <w:t xml:space="preserve">, an open public thoroughfare, or an exterior open space protected from fire exposure from the </w:t>
      </w:r>
      <w:hyperlink r:id="rId221" w:history="1">
        <w:r w:rsidRPr="00B620DB">
          <w:rPr>
            <w:rStyle w:val="Hyperlink"/>
            <w:i/>
            <w:iCs/>
            <w:color w:val="auto"/>
            <w:u w:val="none"/>
          </w:rPr>
          <w:t>building</w:t>
        </w:r>
      </w:hyperlink>
      <w:r w:rsidRPr="00B620DB">
        <w:t xml:space="preserve"> and having access to an open public thoroughfare. (See </w:t>
      </w:r>
      <w:hyperlink r:id="rId222" w:anchor="en001287-xt" w:history="1">
        <w:r w:rsidRPr="00B620DB">
          <w:rPr>
            <w:rStyle w:val="Hyperlink"/>
            <w:color w:val="auto"/>
            <w:u w:val="none"/>
          </w:rPr>
          <w:t>Note</w:t>
        </w:r>
      </w:hyperlink>
      <w:hyperlink r:id="rId223" w:anchor="en001287-xt" w:history="1">
        <w:r w:rsidRPr="00B620DB">
          <w:rPr>
            <w:rStyle w:val="Hyperlink"/>
            <w:color w:val="auto"/>
            <w:u w:val="none"/>
          </w:rPr>
          <w:t> </w:t>
        </w:r>
      </w:hyperlink>
      <w:hyperlink r:id="rId224" w:anchor="en001287-xt" w:history="1">
        <w:r w:rsidRPr="00B620DB">
          <w:rPr>
            <w:rStyle w:val="Hyperlink"/>
            <w:color w:val="auto"/>
            <w:u w:val="none"/>
          </w:rPr>
          <w:t>A-1.4.1.2.(1)</w:t>
        </w:r>
      </w:hyperlink>
      <w:r w:rsidRPr="00B620DB">
        <w:t>.)</w:t>
      </w:r>
    </w:p>
    <w:p w14:paraId="3FEBB62D" w14:textId="77777777" w:rsidR="00EC72E8" w:rsidRPr="00B620DB" w:rsidRDefault="00EC72E8" w:rsidP="00EC72E8">
      <w:pPr>
        <w:pStyle w:val="05Sentence"/>
      </w:pPr>
      <w:bookmarkStart w:id="1421" w:name="xt-lvl"/>
      <w:bookmarkEnd w:id="1421"/>
      <w:r w:rsidRPr="00B620DB">
        <w:rPr>
          <w:i/>
          <w:iCs/>
        </w:rPr>
        <w:t>Exit level</w:t>
      </w:r>
      <w:r w:rsidRPr="00B620DB">
        <w:t xml:space="preserve"> means the level of an </w:t>
      </w:r>
      <w:hyperlink r:id="rId225" w:history="1">
        <w:r w:rsidRPr="00B620DB">
          <w:rPr>
            <w:rStyle w:val="Hyperlink"/>
            <w:i/>
            <w:iCs/>
            <w:color w:val="auto"/>
            <w:u w:val="none"/>
          </w:rPr>
          <w:t>exit</w:t>
        </w:r>
      </w:hyperlink>
      <w:r w:rsidRPr="00B620DB">
        <w:t xml:space="preserve"> stairway at which an exterior </w:t>
      </w:r>
      <w:hyperlink r:id="rId226" w:history="1">
        <w:r w:rsidRPr="00B620DB">
          <w:rPr>
            <w:rStyle w:val="Hyperlink"/>
            <w:i/>
            <w:iCs/>
            <w:color w:val="auto"/>
            <w:u w:val="none"/>
          </w:rPr>
          <w:t>exit</w:t>
        </w:r>
      </w:hyperlink>
      <w:r w:rsidRPr="00B620DB">
        <w:t xml:space="preserve"> door or </w:t>
      </w:r>
      <w:hyperlink r:id="rId227" w:history="1">
        <w:r w:rsidRPr="00B620DB">
          <w:rPr>
            <w:rStyle w:val="Hyperlink"/>
            <w:i/>
            <w:iCs/>
            <w:color w:val="auto"/>
            <w:u w:val="none"/>
          </w:rPr>
          <w:t>exit</w:t>
        </w:r>
      </w:hyperlink>
      <w:r w:rsidRPr="00B620DB">
        <w:t xml:space="preserve"> passageway leads to the exterior.</w:t>
      </w:r>
    </w:p>
    <w:p w14:paraId="50B8A8A0" w14:textId="77777777" w:rsidR="00EC72E8" w:rsidRPr="00B620DB" w:rsidRDefault="00EC72E8" w:rsidP="00EC72E8">
      <w:pPr>
        <w:pStyle w:val="05Sentence"/>
      </w:pPr>
      <w:bookmarkStart w:id="1422" w:name="xt-tr"/>
      <w:bookmarkEnd w:id="1422"/>
      <w:r w:rsidRPr="00B620DB">
        <w:rPr>
          <w:i/>
          <w:iCs/>
        </w:rPr>
        <w:t>Exit storey</w:t>
      </w:r>
      <w:r w:rsidRPr="00B620DB">
        <w:t xml:space="preserve"> (as applying to </w:t>
      </w:r>
      <w:hyperlink r:id="rId228" w:anchor="ep001023.2.6" w:history="1">
        <w:r w:rsidRPr="00B620DB">
          <w:rPr>
            <w:rStyle w:val="Hyperlink"/>
            <w:color w:val="auto"/>
            <w:u w:val="none"/>
          </w:rPr>
          <w:t>Subsection</w:t>
        </w:r>
      </w:hyperlink>
      <w:hyperlink r:id="rId229" w:anchor="ep001023.2.6" w:history="1">
        <w:r w:rsidRPr="00B620DB">
          <w:rPr>
            <w:rStyle w:val="Hyperlink"/>
            <w:color w:val="auto"/>
            <w:u w:val="none"/>
          </w:rPr>
          <w:t> </w:t>
        </w:r>
      </w:hyperlink>
      <w:hyperlink r:id="rId230" w:anchor="ep001023.2.6" w:history="1">
        <w:r w:rsidRPr="00B620DB">
          <w:rPr>
            <w:rStyle w:val="Hyperlink"/>
            <w:color w:val="auto"/>
            <w:u w:val="none"/>
          </w:rPr>
          <w:t>3.2.6.</w:t>
        </w:r>
      </w:hyperlink>
      <w:r w:rsidRPr="00B620DB">
        <w:t> of Division </w:t>
      </w:r>
      <w:hyperlink r:id="rId231" w:anchor="ep001023.2.6" w:history="1">
        <w:r w:rsidRPr="00B620DB">
          <w:rPr>
            <w:rStyle w:val="Hyperlink"/>
            <w:color w:val="auto"/>
            <w:u w:val="none"/>
          </w:rPr>
          <w:t>B</w:t>
        </w:r>
      </w:hyperlink>
      <w:r w:rsidRPr="00B620DB">
        <w:t xml:space="preserve">) means a </w:t>
      </w:r>
      <w:hyperlink r:id="rId232" w:history="1">
        <w:r w:rsidRPr="00B620DB">
          <w:rPr>
            <w:rStyle w:val="Hyperlink"/>
            <w:i/>
            <w:iCs/>
            <w:color w:val="auto"/>
            <w:u w:val="none"/>
          </w:rPr>
          <w:t xml:space="preserve">storey </w:t>
        </w:r>
      </w:hyperlink>
      <w:r w:rsidRPr="00B620DB">
        <w:t xml:space="preserve">having an exterior </w:t>
      </w:r>
      <w:hyperlink r:id="rId233" w:history="1">
        <w:r w:rsidRPr="00B620DB">
          <w:rPr>
            <w:rStyle w:val="Hyperlink"/>
            <w:i/>
            <w:iCs/>
            <w:color w:val="auto"/>
            <w:u w:val="none"/>
          </w:rPr>
          <w:t>exit</w:t>
        </w:r>
      </w:hyperlink>
      <w:r w:rsidRPr="00B620DB">
        <w:t xml:space="preserve"> door.</w:t>
      </w:r>
    </w:p>
    <w:p w14:paraId="5729D884" w14:textId="77777777" w:rsidR="00EC72E8" w:rsidRPr="00B620DB" w:rsidRDefault="00EC72E8" w:rsidP="00EC72E8">
      <w:pPr>
        <w:pStyle w:val="05Sentence"/>
      </w:pPr>
      <w:bookmarkStart w:id="1423" w:name="xpng-bld"/>
      <w:bookmarkEnd w:id="1423"/>
      <w:r w:rsidRPr="00B620DB">
        <w:rPr>
          <w:i/>
          <w:iCs/>
        </w:rPr>
        <w:t>Exposing building face</w:t>
      </w:r>
      <w:r w:rsidRPr="00B620DB">
        <w:t xml:space="preserve"> means that part of the exterior wall of a </w:t>
      </w:r>
      <w:hyperlink r:id="rId234" w:history="1">
        <w:r w:rsidRPr="00B620DB">
          <w:rPr>
            <w:rStyle w:val="Hyperlink"/>
            <w:i/>
            <w:iCs/>
            <w:color w:val="auto"/>
            <w:u w:val="none"/>
          </w:rPr>
          <w:t>building</w:t>
        </w:r>
      </w:hyperlink>
      <w:r w:rsidRPr="00B620DB">
        <w:t xml:space="preserve"> that faces one direction and is located between ground level and the ceiling of its top </w:t>
      </w:r>
      <w:hyperlink r:id="rId235" w:history="1">
        <w:r w:rsidRPr="00B620DB">
          <w:rPr>
            <w:rStyle w:val="Hyperlink"/>
            <w:i/>
            <w:iCs/>
            <w:color w:val="auto"/>
            <w:u w:val="none"/>
          </w:rPr>
          <w:t>storey</w:t>
        </w:r>
      </w:hyperlink>
      <w:r w:rsidRPr="00B620DB">
        <w:t xml:space="preserve"> or, where a </w:t>
      </w:r>
      <w:hyperlink r:id="rId236" w:history="1">
        <w:r w:rsidRPr="00B620DB">
          <w:rPr>
            <w:rStyle w:val="Hyperlink"/>
            <w:i/>
            <w:iCs/>
            <w:color w:val="auto"/>
            <w:u w:val="none"/>
          </w:rPr>
          <w:t>building</w:t>
        </w:r>
      </w:hyperlink>
      <w:r w:rsidRPr="00B620DB">
        <w:t xml:space="preserve"> is divided into </w:t>
      </w:r>
      <w:hyperlink r:id="rId237" w:history="1">
        <w:r w:rsidRPr="00B620DB">
          <w:rPr>
            <w:rStyle w:val="Hyperlink"/>
            <w:i/>
            <w:iCs/>
            <w:color w:val="auto"/>
            <w:u w:val="none"/>
          </w:rPr>
          <w:t>fire compartments</w:t>
        </w:r>
      </w:hyperlink>
      <w:r w:rsidRPr="00B620DB">
        <w:t xml:space="preserve">, the exterior wall of a </w:t>
      </w:r>
      <w:hyperlink r:id="rId238" w:history="1">
        <w:r w:rsidRPr="00B620DB">
          <w:rPr>
            <w:rStyle w:val="Hyperlink"/>
            <w:i/>
            <w:iCs/>
            <w:color w:val="auto"/>
            <w:u w:val="none"/>
          </w:rPr>
          <w:t>fire compartment</w:t>
        </w:r>
      </w:hyperlink>
      <w:r w:rsidRPr="00B620DB">
        <w:t xml:space="preserve"> that faces one direction.</w:t>
      </w:r>
    </w:p>
    <w:p w14:paraId="7B642A59" w14:textId="77777777" w:rsidR="00EC72E8" w:rsidRPr="00B620DB" w:rsidRDefault="00EC72E8" w:rsidP="00EC72E8">
      <w:pPr>
        <w:pStyle w:val="05Sentence"/>
      </w:pPr>
      <w:bookmarkStart w:id="1424" w:name="fctr-blt"/>
      <w:bookmarkEnd w:id="1424"/>
      <w:r w:rsidRPr="00B620DB">
        <w:rPr>
          <w:i/>
          <w:iCs/>
        </w:rPr>
        <w:t>Factory-built chimney</w:t>
      </w:r>
      <w:r w:rsidRPr="00B620DB">
        <w:t xml:space="preserve"> means a </w:t>
      </w:r>
      <w:hyperlink r:id="rId239" w:history="1">
        <w:r w:rsidRPr="00B620DB">
          <w:rPr>
            <w:rStyle w:val="Hyperlink"/>
            <w:i/>
            <w:iCs/>
            <w:color w:val="auto"/>
            <w:u w:val="none"/>
          </w:rPr>
          <w:t>chimney</w:t>
        </w:r>
      </w:hyperlink>
      <w:r w:rsidRPr="00B620DB">
        <w:t xml:space="preserve"> consisting entirely of factory-made parts, each designed to be assembled with the other without requiring fabrication on site.</w:t>
      </w:r>
    </w:p>
    <w:p w14:paraId="4CB995D6" w14:textId="7C76D5EA" w:rsidR="00EC72E8" w:rsidRDefault="00EC72E8" w:rsidP="00EC72E8">
      <w:pPr>
        <w:pStyle w:val="05Sentence"/>
        <w:rPr>
          <w:ins w:id="1425" w:author="Dang, Tommy OHCS:EX" w:date="2023-04-03T15:38:00Z"/>
        </w:rPr>
      </w:pPr>
      <w:bookmarkStart w:id="1426" w:name="frm-bldn"/>
      <w:bookmarkEnd w:id="1426"/>
      <w:r w:rsidRPr="00B620DB">
        <w:rPr>
          <w:i/>
          <w:iCs/>
        </w:rPr>
        <w:t>Farm building</w:t>
      </w:r>
      <w:r w:rsidRPr="00B620DB">
        <w:t xml:space="preserve"> means a </w:t>
      </w:r>
      <w:hyperlink r:id="rId240" w:history="1">
        <w:r w:rsidRPr="00B620DB">
          <w:rPr>
            <w:rStyle w:val="Hyperlink"/>
            <w:i/>
            <w:iCs/>
            <w:color w:val="auto"/>
            <w:u w:val="none"/>
          </w:rPr>
          <w:t xml:space="preserve">building </w:t>
        </w:r>
      </w:hyperlink>
      <w:r w:rsidRPr="00B620DB">
        <w:t xml:space="preserve">or part thereof that contains an </w:t>
      </w:r>
      <w:hyperlink r:id="rId241" w:history="1">
        <w:r w:rsidRPr="00B620DB">
          <w:rPr>
            <w:rStyle w:val="Hyperlink"/>
            <w:i/>
            <w:iCs/>
            <w:color w:val="auto"/>
            <w:u w:val="none"/>
          </w:rPr>
          <w:t>agricultural occupancy</w:t>
        </w:r>
      </w:hyperlink>
      <w:r w:rsidRPr="00B620DB">
        <w:t xml:space="preserve">. (See </w:t>
      </w:r>
      <w:hyperlink r:id="rId242" w:anchor="en001287-frm-bldn" w:history="1">
        <w:r w:rsidRPr="00B620DB">
          <w:rPr>
            <w:rStyle w:val="Hyperlink"/>
            <w:color w:val="auto"/>
            <w:u w:val="none"/>
          </w:rPr>
          <w:t>Note</w:t>
        </w:r>
      </w:hyperlink>
      <w:hyperlink r:id="rId243" w:anchor="en001287-frm-bldn" w:history="1">
        <w:r w:rsidRPr="00B620DB">
          <w:rPr>
            <w:rStyle w:val="Hyperlink"/>
            <w:color w:val="auto"/>
            <w:u w:val="none"/>
          </w:rPr>
          <w:t> </w:t>
        </w:r>
      </w:hyperlink>
      <w:hyperlink r:id="rId244" w:anchor="en001287-frm-bldn" w:history="1">
        <w:r w:rsidRPr="00B620DB">
          <w:rPr>
            <w:rStyle w:val="Hyperlink"/>
            <w:color w:val="auto"/>
            <w:u w:val="none"/>
          </w:rPr>
          <w:t>A-1.4.1.2.(1)</w:t>
        </w:r>
      </w:hyperlink>
      <w:r w:rsidRPr="00B620DB">
        <w:t>.)</w:t>
      </w:r>
    </w:p>
    <w:p w14:paraId="75F9641F" w14:textId="75D0688B" w:rsidR="00302F65" w:rsidRDefault="00302F65" w:rsidP="00EC72E8">
      <w:pPr>
        <w:pStyle w:val="05Sentence"/>
        <w:rPr>
          <w:ins w:id="1427" w:author="Dang, Tommy OHCS:EX" w:date="2023-04-03T15:38:00Z"/>
        </w:rPr>
      </w:pPr>
      <w:ins w:id="1428" w:author="Dang, Tommy OHCS:EX" w:date="2023-04-03T15:38:00Z">
        <w:r w:rsidRPr="00045550">
          <w:rPr>
            <w:i/>
            <w:iCs/>
          </w:rPr>
          <w:t>Field review</w:t>
        </w:r>
        <w:r>
          <w:rPr>
            <w:i/>
            <w:iCs/>
          </w:rPr>
          <w:t xml:space="preserve"> </w:t>
        </w:r>
        <w:r>
          <w:t>means a review of the work</w:t>
        </w:r>
      </w:ins>
    </w:p>
    <w:p w14:paraId="574795CE" w14:textId="786B5E35" w:rsidR="00302F65" w:rsidRDefault="00302F65" w:rsidP="00302F65">
      <w:pPr>
        <w:pStyle w:val="05Sentence"/>
        <w:numPr>
          <w:ilvl w:val="0"/>
          <w:numId w:val="11"/>
        </w:numPr>
        <w:rPr>
          <w:ins w:id="1429" w:author="Dang, Tommy OHCS:EX" w:date="2023-04-03T15:38:00Z"/>
        </w:rPr>
      </w:pPr>
      <w:ins w:id="1430" w:author="Dang, Tommy OHCS:EX" w:date="2023-04-03T15:38:00Z">
        <w:r>
          <w:lastRenderedPageBreak/>
          <w:t xml:space="preserve">at a </w:t>
        </w:r>
        <w:r>
          <w:rPr>
            <w:i/>
            <w:iCs/>
          </w:rPr>
          <w:t>building</w:t>
        </w:r>
        <w:r>
          <w:t xml:space="preserve"> site, and</w:t>
        </w:r>
      </w:ins>
    </w:p>
    <w:p w14:paraId="4A0A106A" w14:textId="631AC840" w:rsidR="00302F65" w:rsidRDefault="00302F65" w:rsidP="00302F65">
      <w:pPr>
        <w:pStyle w:val="05Sentence"/>
        <w:numPr>
          <w:ilvl w:val="0"/>
          <w:numId w:val="11"/>
        </w:numPr>
        <w:rPr>
          <w:ins w:id="1431" w:author="Dang, Tommy OHCS:EX" w:date="2023-04-03T15:39:00Z"/>
        </w:rPr>
      </w:pPr>
      <w:ins w:id="1432" w:author="Dang, Tommy OHCS:EX" w:date="2023-04-03T15:38:00Z">
        <w:r>
          <w:t xml:space="preserve">where applicable, at locations where </w:t>
        </w:r>
        <w:r>
          <w:rPr>
            <w:i/>
            <w:iCs/>
          </w:rPr>
          <w:t xml:space="preserve">building </w:t>
        </w:r>
        <w:r>
          <w:t xml:space="preserve">components are </w:t>
        </w:r>
      </w:ins>
      <w:ins w:id="1433" w:author="Dang, Tommy OHCS:EX" w:date="2023-04-03T15:39:00Z">
        <w:r>
          <w:t xml:space="preserve">fabricated for use at the </w:t>
        </w:r>
        <w:r>
          <w:rPr>
            <w:i/>
            <w:iCs/>
          </w:rPr>
          <w:t>building</w:t>
        </w:r>
        <w:r>
          <w:t xml:space="preserve"> site</w:t>
        </w:r>
      </w:ins>
    </w:p>
    <w:p w14:paraId="158132CB" w14:textId="7B4E5560" w:rsidR="00302F65" w:rsidRPr="00302F65" w:rsidRDefault="00302F65" w:rsidP="00302F65">
      <w:pPr>
        <w:pStyle w:val="05Sentence"/>
      </w:pPr>
      <w:ins w:id="1434" w:author="Dang, Tommy OHCS:EX" w:date="2023-04-03T15:39:00Z">
        <w:r>
          <w:t xml:space="preserve">that </w:t>
        </w:r>
      </w:ins>
      <w:ins w:id="1435" w:author="Dang, Tommy OHCS:EX" w:date="2023-04-03T15:40:00Z">
        <w:r>
          <w:t xml:space="preserve">a </w:t>
        </w:r>
        <w:r>
          <w:rPr>
            <w:i/>
            <w:iCs/>
          </w:rPr>
          <w:t>registered professional</w:t>
        </w:r>
        <w:r>
          <w:t xml:space="preserve"> in </w:t>
        </w:r>
      </w:ins>
      <w:ins w:id="1436" w:author="Watt, Stephen HOUS:EX" w:date="2023-04-27T08:30:00Z">
        <w:r w:rsidR="00094B5A">
          <w:t>thier</w:t>
        </w:r>
      </w:ins>
      <w:ins w:id="1437" w:author="Dang, Tommy OHCS:EX" w:date="2023-04-03T15:40:00Z">
        <w:r>
          <w:t xml:space="preserve"> professional discretion consider</w:t>
        </w:r>
      </w:ins>
      <w:ins w:id="1438" w:author="Dang, Tommy OHCS:EX" w:date="2023-04-03T15:41:00Z">
        <w:r>
          <w:t xml:space="preserve">s necessary to ascertain whether the work substantially complies in all material respects with the plans and supporting documents prepared by a </w:t>
        </w:r>
        <w:r>
          <w:rPr>
            <w:i/>
            <w:iCs/>
          </w:rPr>
          <w:t>registered professional</w:t>
        </w:r>
        <w:r>
          <w:t xml:space="preserve">.  </w:t>
        </w:r>
      </w:ins>
    </w:p>
    <w:p w14:paraId="06B6162D" w14:textId="77777777" w:rsidR="00EC72E8" w:rsidRPr="00B620DB" w:rsidRDefault="00EC72E8" w:rsidP="00EC72E8">
      <w:pPr>
        <w:pStyle w:val="05Sentence"/>
      </w:pPr>
      <w:bookmarkStart w:id="1439" w:name="fll"/>
      <w:bookmarkEnd w:id="1439"/>
      <w:r w:rsidRPr="00B620DB">
        <w:rPr>
          <w:i/>
          <w:iCs/>
        </w:rPr>
        <w:t>Fill</w:t>
      </w:r>
      <w:r w:rsidRPr="00B620DB">
        <w:t xml:space="preserve"> means </w:t>
      </w:r>
      <w:hyperlink r:id="rId245" w:history="1">
        <w:r w:rsidRPr="00B620DB">
          <w:rPr>
            <w:rStyle w:val="Hyperlink"/>
            <w:i/>
            <w:iCs/>
            <w:color w:val="auto"/>
            <w:u w:val="none"/>
          </w:rPr>
          <w:t>soil</w:t>
        </w:r>
      </w:hyperlink>
      <w:r w:rsidRPr="00B620DB">
        <w:t xml:space="preserve">, </w:t>
      </w:r>
      <w:hyperlink r:id="rId246" w:history="1">
        <w:r w:rsidRPr="00B620DB">
          <w:rPr>
            <w:rStyle w:val="Hyperlink"/>
            <w:i/>
            <w:iCs/>
            <w:color w:val="auto"/>
            <w:u w:val="none"/>
          </w:rPr>
          <w:t>rock</w:t>
        </w:r>
      </w:hyperlink>
      <w:r w:rsidRPr="00B620DB">
        <w:t xml:space="preserve">, rubble, industrial waste such as slag, organic material or a combination of these that is transported and placed on the natural surface of </w:t>
      </w:r>
      <w:hyperlink r:id="rId247" w:history="1">
        <w:r w:rsidRPr="00B620DB">
          <w:rPr>
            <w:rStyle w:val="Hyperlink"/>
            <w:i/>
            <w:iCs/>
            <w:color w:val="auto"/>
            <w:u w:val="none"/>
          </w:rPr>
          <w:t>soil</w:t>
        </w:r>
      </w:hyperlink>
      <w:r w:rsidRPr="00B620DB">
        <w:t xml:space="preserve"> or </w:t>
      </w:r>
      <w:hyperlink r:id="rId248" w:history="1">
        <w:r w:rsidRPr="00B620DB">
          <w:rPr>
            <w:rStyle w:val="Hyperlink"/>
            <w:i/>
            <w:iCs/>
            <w:color w:val="auto"/>
            <w:u w:val="none"/>
          </w:rPr>
          <w:t>rock</w:t>
        </w:r>
      </w:hyperlink>
      <w:r w:rsidRPr="00B620DB">
        <w:t xml:space="preserve"> or organic terrain. It may or may not be compacted.</w:t>
      </w:r>
    </w:p>
    <w:p w14:paraId="127D7140" w14:textId="77777777" w:rsidR="00EC72E8" w:rsidRPr="00B620DB" w:rsidRDefault="00EC72E8" w:rsidP="00EC72E8">
      <w:pPr>
        <w:pStyle w:val="05Sentence"/>
      </w:pPr>
      <w:bookmarkStart w:id="1440" w:name="fr-blk"/>
      <w:bookmarkEnd w:id="1440"/>
      <w:r w:rsidRPr="00B620DB">
        <w:rPr>
          <w:i/>
          <w:iCs/>
        </w:rPr>
        <w:t>Fire block</w:t>
      </w:r>
      <w:r w:rsidRPr="00B620DB">
        <w:t xml:space="preserve"> means a material, component or system that restricts the spread of fire within a concealed space or from a concealed space to an adjacent space.</w:t>
      </w:r>
    </w:p>
    <w:p w14:paraId="716E60DD" w14:textId="77777777" w:rsidR="00EC72E8" w:rsidRPr="00B620DB" w:rsidRDefault="00EC72E8" w:rsidP="00EC72E8">
      <w:pPr>
        <w:pStyle w:val="05Sentence"/>
      </w:pPr>
      <w:bookmarkStart w:id="1441" w:name="fr-cmprt"/>
      <w:bookmarkEnd w:id="1441"/>
      <w:r w:rsidRPr="00B620DB">
        <w:rPr>
          <w:i/>
          <w:iCs/>
        </w:rPr>
        <w:t>Fire compartment</w:t>
      </w:r>
      <w:r w:rsidRPr="00B620DB">
        <w:t xml:space="preserve"> means an enclosed space in a </w:t>
      </w:r>
      <w:hyperlink r:id="rId249" w:history="1">
        <w:r w:rsidRPr="00B620DB">
          <w:rPr>
            <w:rStyle w:val="Hyperlink"/>
            <w:i/>
            <w:iCs/>
            <w:color w:val="auto"/>
            <w:u w:val="none"/>
          </w:rPr>
          <w:t>building</w:t>
        </w:r>
      </w:hyperlink>
      <w:r w:rsidRPr="00B620DB">
        <w:t xml:space="preserve"> that is separated from all other parts of the </w:t>
      </w:r>
      <w:hyperlink r:id="rId250" w:history="1">
        <w:r w:rsidRPr="00B620DB">
          <w:rPr>
            <w:rStyle w:val="Hyperlink"/>
            <w:i/>
            <w:iCs/>
            <w:color w:val="auto"/>
            <w:u w:val="none"/>
          </w:rPr>
          <w:t>building</w:t>
        </w:r>
      </w:hyperlink>
      <w:r w:rsidRPr="00B620DB">
        <w:t xml:space="preserve"> by enclosing construction providing a </w:t>
      </w:r>
      <w:hyperlink r:id="rId251" w:history="1">
        <w:r w:rsidRPr="00B620DB">
          <w:rPr>
            <w:rStyle w:val="Hyperlink"/>
            <w:i/>
            <w:iCs/>
            <w:color w:val="auto"/>
            <w:u w:val="none"/>
          </w:rPr>
          <w:t>fire separation</w:t>
        </w:r>
      </w:hyperlink>
      <w:r w:rsidRPr="00B620DB">
        <w:t xml:space="preserve"> having a required </w:t>
      </w:r>
      <w:hyperlink r:id="rId252" w:history="1">
        <w:r w:rsidRPr="00B620DB">
          <w:rPr>
            <w:rStyle w:val="Hyperlink"/>
            <w:i/>
            <w:iCs/>
            <w:color w:val="auto"/>
            <w:u w:val="none"/>
          </w:rPr>
          <w:t>fire-resistance rating</w:t>
        </w:r>
      </w:hyperlink>
      <w:r w:rsidRPr="00B620DB">
        <w:t>.</w:t>
      </w:r>
    </w:p>
    <w:p w14:paraId="3286FC77" w14:textId="77777777" w:rsidR="00EC72E8" w:rsidRPr="00B620DB" w:rsidRDefault="00EC72E8" w:rsidP="00EC72E8">
      <w:pPr>
        <w:pStyle w:val="05Sentence"/>
      </w:pPr>
      <w:bookmarkStart w:id="1442" w:name="fr-dmpr"/>
      <w:bookmarkEnd w:id="1442"/>
      <w:r w:rsidRPr="00B620DB">
        <w:rPr>
          <w:i/>
          <w:iCs/>
        </w:rPr>
        <w:t>Fire damper</w:t>
      </w:r>
      <w:r w:rsidRPr="00B620DB">
        <w:t xml:space="preserve"> means a </w:t>
      </w:r>
      <w:hyperlink r:id="rId253" w:history="1">
        <w:r w:rsidRPr="00B620DB">
          <w:rPr>
            <w:rStyle w:val="Hyperlink"/>
            <w:i/>
            <w:iCs/>
            <w:color w:val="auto"/>
            <w:u w:val="none"/>
          </w:rPr>
          <w:t>closure</w:t>
        </w:r>
      </w:hyperlink>
      <w:r w:rsidRPr="00B620DB">
        <w:t xml:space="preserve"> consisting of a damper that is installed in an air distribution system or a wall or floor assembly and that is normally held open but designed to close automatically in the event of a fire in order to maintain the integrity of the </w:t>
      </w:r>
      <w:hyperlink r:id="rId254" w:history="1">
        <w:r w:rsidRPr="00B620DB">
          <w:rPr>
            <w:rStyle w:val="Hyperlink"/>
            <w:i/>
            <w:iCs/>
            <w:color w:val="auto"/>
            <w:u w:val="none"/>
          </w:rPr>
          <w:t>fire separation</w:t>
        </w:r>
      </w:hyperlink>
      <w:r w:rsidRPr="00B620DB">
        <w:t>.</w:t>
      </w:r>
    </w:p>
    <w:p w14:paraId="7F903692" w14:textId="77777777" w:rsidR="00EC72E8" w:rsidRPr="00B620DB" w:rsidRDefault="00EC72E8" w:rsidP="00EC72E8">
      <w:pPr>
        <w:pStyle w:val="05Sentence"/>
      </w:pPr>
      <w:bookmarkStart w:id="1443" w:name="fr-dtctr"/>
      <w:bookmarkEnd w:id="1443"/>
      <w:r w:rsidRPr="00B620DB">
        <w:rPr>
          <w:i/>
          <w:iCs/>
        </w:rPr>
        <w:t>Fire detector</w:t>
      </w:r>
      <w:r w:rsidRPr="00B620DB">
        <w:t xml:space="preserve"> means a device that detects a fire condition and automatically initiates an electrical signal to actuate an </w:t>
      </w:r>
      <w:hyperlink r:id="rId255" w:history="1">
        <w:r w:rsidRPr="00B620DB">
          <w:rPr>
            <w:rStyle w:val="Hyperlink"/>
            <w:i/>
            <w:iCs/>
            <w:color w:val="auto"/>
            <w:u w:val="none"/>
          </w:rPr>
          <w:t>alert signal</w:t>
        </w:r>
      </w:hyperlink>
      <w:r w:rsidRPr="00B620DB">
        <w:t xml:space="preserve"> or </w:t>
      </w:r>
      <w:hyperlink r:id="rId256" w:history="1">
        <w:r w:rsidRPr="00B620DB">
          <w:rPr>
            <w:rStyle w:val="Hyperlink"/>
            <w:i/>
            <w:iCs/>
            <w:color w:val="auto"/>
            <w:u w:val="none"/>
          </w:rPr>
          <w:t xml:space="preserve">alarm signal </w:t>
        </w:r>
      </w:hyperlink>
      <w:r w:rsidRPr="00B620DB">
        <w:t xml:space="preserve">and includes </w:t>
      </w:r>
      <w:hyperlink r:id="rId257" w:history="1">
        <w:r w:rsidRPr="00B620DB">
          <w:rPr>
            <w:rStyle w:val="Hyperlink"/>
            <w:i/>
            <w:iCs/>
            <w:color w:val="auto"/>
            <w:u w:val="none"/>
          </w:rPr>
          <w:t>heat detectors</w:t>
        </w:r>
      </w:hyperlink>
      <w:r w:rsidRPr="00B620DB">
        <w:t xml:space="preserve"> and </w:t>
      </w:r>
      <w:hyperlink r:id="rId258" w:history="1">
        <w:r w:rsidRPr="00B620DB">
          <w:rPr>
            <w:rStyle w:val="Hyperlink"/>
            <w:i/>
            <w:iCs/>
            <w:color w:val="auto"/>
            <w:u w:val="none"/>
          </w:rPr>
          <w:t>smoke detectors</w:t>
        </w:r>
      </w:hyperlink>
      <w:r w:rsidRPr="00B620DB">
        <w:t>.</w:t>
      </w:r>
    </w:p>
    <w:p w14:paraId="5A8A7AF8" w14:textId="77777777" w:rsidR="00EC72E8" w:rsidRPr="00B620DB" w:rsidRDefault="00EC72E8" w:rsidP="00EC72E8">
      <w:pPr>
        <w:pStyle w:val="05Sentence"/>
      </w:pPr>
      <w:bookmarkStart w:id="1444" w:name="fr-ld"/>
      <w:bookmarkEnd w:id="1444"/>
      <w:r w:rsidRPr="00B620DB">
        <w:rPr>
          <w:i/>
          <w:iCs/>
        </w:rPr>
        <w:t>Fire load</w:t>
      </w:r>
      <w:r w:rsidRPr="00B620DB">
        <w:t xml:space="preserve"> (as applying to an </w:t>
      </w:r>
      <w:hyperlink r:id="rId259" w:history="1">
        <w:r w:rsidRPr="00B620DB">
          <w:rPr>
            <w:rStyle w:val="Hyperlink"/>
            <w:i/>
            <w:iCs/>
            <w:color w:val="auto"/>
            <w:u w:val="none"/>
          </w:rPr>
          <w:t>occupancy</w:t>
        </w:r>
      </w:hyperlink>
      <w:r w:rsidRPr="00B620DB">
        <w:t xml:space="preserve">) means the </w:t>
      </w:r>
      <w:hyperlink r:id="rId260" w:history="1">
        <w:r w:rsidRPr="00B620DB">
          <w:rPr>
            <w:rStyle w:val="Hyperlink"/>
            <w:i/>
            <w:iCs/>
            <w:color w:val="auto"/>
            <w:u w:val="none"/>
          </w:rPr>
          <w:t>combustible</w:t>
        </w:r>
      </w:hyperlink>
      <w:r w:rsidRPr="00B620DB">
        <w:t xml:space="preserve"> contents of a room or </w:t>
      </w:r>
      <w:hyperlink r:id="rId261" w:history="1">
        <w:r w:rsidRPr="00B620DB">
          <w:rPr>
            <w:rStyle w:val="Hyperlink"/>
            <w:i/>
            <w:iCs/>
            <w:color w:val="auto"/>
            <w:u w:val="none"/>
          </w:rPr>
          <w:t>floor area</w:t>
        </w:r>
      </w:hyperlink>
      <w:r w:rsidRPr="00B620DB">
        <w:t xml:space="preserve"> expressed in terms of the average weight of </w:t>
      </w:r>
      <w:hyperlink r:id="rId262" w:history="1">
        <w:r w:rsidRPr="00B620DB">
          <w:rPr>
            <w:rStyle w:val="Hyperlink"/>
            <w:i/>
            <w:iCs/>
            <w:color w:val="auto"/>
            <w:u w:val="none"/>
          </w:rPr>
          <w:t>combustible</w:t>
        </w:r>
      </w:hyperlink>
      <w:r w:rsidRPr="00B620DB">
        <w:t xml:space="preserve"> materials per unit area, from which the potential heat liberation may be calculated based on the calorific value of the materials, and includes the furnishings, finished floor, wall and ceiling finishes, trim and temporary and movable </w:t>
      </w:r>
      <w:hyperlink r:id="rId263" w:history="1">
        <w:r w:rsidRPr="00B620DB">
          <w:rPr>
            <w:rStyle w:val="Hyperlink"/>
            <w:i/>
            <w:iCs/>
            <w:color w:val="auto"/>
            <w:u w:val="none"/>
          </w:rPr>
          <w:t>partitions</w:t>
        </w:r>
      </w:hyperlink>
      <w:r w:rsidRPr="00B620DB">
        <w:t>.</w:t>
      </w:r>
    </w:p>
    <w:p w14:paraId="0D9C66B8" w14:textId="77777777" w:rsidR="00EC72E8" w:rsidRPr="00B620DB" w:rsidRDefault="00EC72E8" w:rsidP="00EC72E8">
      <w:pPr>
        <w:pStyle w:val="05Sentence"/>
      </w:pPr>
      <w:bookmarkStart w:id="1445" w:name="fr-prtct"/>
      <w:bookmarkEnd w:id="1445"/>
      <w:r w:rsidRPr="00B620DB">
        <w:rPr>
          <w:i/>
          <w:iCs/>
        </w:rPr>
        <w:t>Fire-protection rating</w:t>
      </w:r>
      <w:r w:rsidRPr="00B620DB">
        <w:t xml:space="preserve"> means the time in minutes or hours that a </w:t>
      </w:r>
      <w:hyperlink r:id="rId264" w:history="1">
        <w:r w:rsidRPr="00B620DB">
          <w:rPr>
            <w:rStyle w:val="Hyperlink"/>
            <w:i/>
            <w:iCs/>
            <w:color w:val="auto"/>
            <w:u w:val="none"/>
          </w:rPr>
          <w:t>closure</w:t>
        </w:r>
      </w:hyperlink>
      <w:r w:rsidRPr="00B620DB">
        <w:t xml:space="preserve"> will withstand the passage of flame when exposed to fire under specified conditions of test and performance criteria, or as otherwise prescribed in this Code.</w:t>
      </w:r>
    </w:p>
    <w:p w14:paraId="441D6687" w14:textId="77777777" w:rsidR="00EC72E8" w:rsidRPr="00B620DB" w:rsidRDefault="00EC72E8" w:rsidP="00EC72E8">
      <w:pPr>
        <w:pStyle w:val="05Sentence"/>
      </w:pPr>
      <w:bookmarkStart w:id="1446" w:name="fr-rtnc-"/>
      <w:bookmarkEnd w:id="1446"/>
      <w:r w:rsidRPr="00B620DB">
        <w:rPr>
          <w:i/>
          <w:iCs/>
        </w:rPr>
        <w:t>Fire-resistance rating</w:t>
      </w:r>
      <w:r w:rsidRPr="00B620DB">
        <w:t xml:space="preserve"> means the time in minutes or hours that a material or assembly of materials will withstand the passage of flame and the transmission of heat when exposed to fire under specified conditions of test and performance criteria, or as determined by extension or interpretation of information derived therefrom as prescribed in this Code. (See Sentence </w:t>
      </w:r>
      <w:hyperlink r:id="rId265" w:anchor="en000448.2" w:history="1">
        <w:r w:rsidRPr="00B620DB">
          <w:rPr>
            <w:rStyle w:val="Hyperlink"/>
            <w:color w:val="auto"/>
            <w:u w:val="none"/>
          </w:rPr>
          <w:t>D-1.2.1.(2)</w:t>
        </w:r>
      </w:hyperlink>
      <w:r w:rsidRPr="00B620DB">
        <w:t xml:space="preserve"> in Appendix D of Division B.)</w:t>
      </w:r>
    </w:p>
    <w:p w14:paraId="36F32009" w14:textId="77777777" w:rsidR="00EC72E8" w:rsidRPr="00B620DB" w:rsidRDefault="00EC72E8" w:rsidP="00EC72E8">
      <w:pPr>
        <w:pStyle w:val="05Sentence"/>
      </w:pPr>
      <w:bookmarkStart w:id="1447" w:name="fr-rtrdn"/>
      <w:bookmarkEnd w:id="1447"/>
      <w:r w:rsidRPr="00B620DB">
        <w:rPr>
          <w:i/>
          <w:iCs/>
        </w:rPr>
        <w:t>Fire-retardant-treated wood</w:t>
      </w:r>
      <w:r w:rsidRPr="00B620DB">
        <w:t xml:space="preserve"> means wood or a wood product that has had its surface-burning characteristics, such as flame spread, rate of fuel contribution and density of smoke developed, reduced by impregnation with fire-retardant chemicals.</w:t>
      </w:r>
    </w:p>
    <w:p w14:paraId="2820CEB1" w14:textId="77777777" w:rsidR="00EC72E8" w:rsidRPr="00B620DB" w:rsidRDefault="00EC72E8" w:rsidP="00EC72E8">
      <w:pPr>
        <w:pStyle w:val="05Sentence"/>
      </w:pPr>
      <w:bookmarkStart w:id="1448" w:name="fr-prtn"/>
      <w:bookmarkEnd w:id="1448"/>
      <w:r w:rsidRPr="00B620DB">
        <w:rPr>
          <w:i/>
          <w:iCs/>
        </w:rPr>
        <w:t>Fire separation</w:t>
      </w:r>
      <w:r w:rsidRPr="00B620DB">
        <w:t xml:space="preserve"> means a construction assembly that acts as a barrier against the spread of fire. (See </w:t>
      </w:r>
      <w:hyperlink r:id="rId266" w:anchor="en001287-fr-prtn" w:history="1">
        <w:r w:rsidRPr="00B620DB">
          <w:rPr>
            <w:rStyle w:val="Hyperlink"/>
            <w:color w:val="auto"/>
            <w:u w:val="none"/>
          </w:rPr>
          <w:t>Note</w:t>
        </w:r>
      </w:hyperlink>
      <w:hyperlink r:id="rId267" w:anchor="en001287-fr-prtn" w:history="1">
        <w:r w:rsidRPr="00B620DB">
          <w:rPr>
            <w:rStyle w:val="Hyperlink"/>
            <w:color w:val="auto"/>
            <w:u w:val="none"/>
          </w:rPr>
          <w:t> </w:t>
        </w:r>
      </w:hyperlink>
      <w:hyperlink r:id="rId268" w:anchor="en001287-fr-prtn" w:history="1">
        <w:r w:rsidRPr="00B620DB">
          <w:rPr>
            <w:rStyle w:val="Hyperlink"/>
            <w:color w:val="auto"/>
            <w:u w:val="none"/>
          </w:rPr>
          <w:t>A-1.4.1.2.(1)</w:t>
        </w:r>
      </w:hyperlink>
      <w:r w:rsidRPr="00B620DB">
        <w:t>.)</w:t>
      </w:r>
    </w:p>
    <w:p w14:paraId="0DA6127A" w14:textId="77777777" w:rsidR="00EC72E8" w:rsidRPr="00B620DB" w:rsidRDefault="00EC72E8" w:rsidP="00EC72E8">
      <w:pPr>
        <w:pStyle w:val="05Sentence"/>
      </w:pPr>
      <w:bookmarkStart w:id="1449" w:name="fr-tp"/>
      <w:bookmarkEnd w:id="1449"/>
      <w:r w:rsidRPr="00B620DB">
        <w:rPr>
          <w:i/>
          <w:iCs/>
        </w:rPr>
        <w:t>Firestop</w:t>
      </w:r>
      <w:r w:rsidRPr="00B620DB">
        <w:t xml:space="preserve"> means a system consisting of a material, component and means of support used to fill gaps between </w:t>
      </w:r>
      <w:hyperlink r:id="rId269" w:history="1">
        <w:r w:rsidRPr="00B620DB">
          <w:rPr>
            <w:rStyle w:val="Hyperlink"/>
            <w:i/>
            <w:iCs/>
            <w:color w:val="auto"/>
            <w:u w:val="none"/>
          </w:rPr>
          <w:t>fire separations</w:t>
        </w:r>
      </w:hyperlink>
      <w:r w:rsidRPr="00B620DB">
        <w:t xml:space="preserve"> or between </w:t>
      </w:r>
      <w:hyperlink r:id="rId270" w:history="1">
        <w:r w:rsidRPr="00B620DB">
          <w:rPr>
            <w:rStyle w:val="Hyperlink"/>
            <w:i/>
            <w:iCs/>
            <w:color w:val="auto"/>
            <w:u w:val="none"/>
          </w:rPr>
          <w:t>fire separations</w:t>
        </w:r>
      </w:hyperlink>
      <w:r w:rsidRPr="00B620DB">
        <w:t xml:space="preserve"> and other assemblies, or used around items that wholly or partially penetrate a </w:t>
      </w:r>
      <w:hyperlink r:id="rId271" w:history="1">
        <w:r w:rsidRPr="00B620DB">
          <w:rPr>
            <w:rStyle w:val="Hyperlink"/>
            <w:i/>
            <w:iCs/>
            <w:color w:val="auto"/>
            <w:u w:val="none"/>
          </w:rPr>
          <w:t>fire separation</w:t>
        </w:r>
      </w:hyperlink>
      <w:r w:rsidRPr="00B620DB">
        <w:t>.</w:t>
      </w:r>
    </w:p>
    <w:p w14:paraId="371F924F" w14:textId="77777777" w:rsidR="00EC72E8" w:rsidRPr="00B620DB" w:rsidRDefault="00EC72E8" w:rsidP="00EC72E8">
      <w:pPr>
        <w:pStyle w:val="05Sentence"/>
      </w:pPr>
      <w:bookmarkStart w:id="1450" w:name="fr-tp-fl"/>
      <w:bookmarkEnd w:id="1450"/>
      <w:r w:rsidRPr="00B620DB">
        <w:rPr>
          <w:i/>
          <w:iCs/>
        </w:rPr>
        <w:t>Fire stop flap</w:t>
      </w:r>
      <w:r w:rsidRPr="00B620DB">
        <w:t xml:space="preserve"> means a device intended for use in horizontal assemblies required to have a </w:t>
      </w:r>
      <w:hyperlink r:id="rId272" w:history="1">
        <w:r w:rsidRPr="00B620DB">
          <w:rPr>
            <w:rStyle w:val="Hyperlink"/>
            <w:i/>
            <w:iCs/>
            <w:color w:val="auto"/>
            <w:u w:val="none"/>
          </w:rPr>
          <w:t>fire-resistance rating</w:t>
        </w:r>
      </w:hyperlink>
      <w:r w:rsidRPr="00B620DB">
        <w:t xml:space="preserve"> and incorporating protective ceiling membranes that operates to close off a duct opening through the membrane in the event of a fire.</w:t>
      </w:r>
    </w:p>
    <w:p w14:paraId="513CBF2F" w14:textId="77777777" w:rsidR="00EC72E8" w:rsidRPr="00B620DB" w:rsidRDefault="00EC72E8" w:rsidP="00EC72E8">
      <w:pPr>
        <w:pStyle w:val="05Sentence"/>
      </w:pPr>
      <w:bookmarkStart w:id="1451" w:name="frwll"/>
      <w:bookmarkEnd w:id="1451"/>
      <w:r w:rsidRPr="00B620DB">
        <w:rPr>
          <w:i/>
          <w:iCs/>
        </w:rPr>
        <w:lastRenderedPageBreak/>
        <w:t>Firewall</w:t>
      </w:r>
      <w:r w:rsidRPr="00B620DB">
        <w:t xml:space="preserve"> means a type of </w:t>
      </w:r>
      <w:hyperlink r:id="rId273" w:history="1">
        <w:r w:rsidRPr="00B620DB">
          <w:rPr>
            <w:rStyle w:val="Hyperlink"/>
            <w:i/>
            <w:iCs/>
            <w:color w:val="auto"/>
            <w:u w:val="none"/>
          </w:rPr>
          <w:t>fire separation</w:t>
        </w:r>
      </w:hyperlink>
      <w:r w:rsidRPr="00B620DB">
        <w:t xml:space="preserve"> of </w:t>
      </w:r>
      <w:hyperlink r:id="rId274" w:history="1">
        <w:r w:rsidRPr="00B620DB">
          <w:rPr>
            <w:rStyle w:val="Hyperlink"/>
            <w:i/>
            <w:iCs/>
            <w:color w:val="auto"/>
            <w:u w:val="none"/>
          </w:rPr>
          <w:t xml:space="preserve">noncombustible construction </w:t>
        </w:r>
      </w:hyperlink>
      <w:r w:rsidRPr="00B620DB">
        <w:t xml:space="preserve">that subdivides a </w:t>
      </w:r>
      <w:hyperlink r:id="rId275" w:history="1">
        <w:r w:rsidRPr="00B620DB">
          <w:rPr>
            <w:rStyle w:val="Hyperlink"/>
            <w:i/>
            <w:iCs/>
            <w:color w:val="auto"/>
            <w:u w:val="none"/>
          </w:rPr>
          <w:t>building</w:t>
        </w:r>
      </w:hyperlink>
      <w:r w:rsidRPr="00B620DB">
        <w:t xml:space="preserve"> or separates adjoining </w:t>
      </w:r>
      <w:hyperlink r:id="rId276" w:history="1">
        <w:r w:rsidRPr="00B620DB">
          <w:rPr>
            <w:rStyle w:val="Hyperlink"/>
            <w:i/>
            <w:iCs/>
            <w:color w:val="auto"/>
            <w:u w:val="none"/>
          </w:rPr>
          <w:t>buildings</w:t>
        </w:r>
      </w:hyperlink>
      <w:r w:rsidRPr="00B620DB">
        <w:t xml:space="preserve"> to resist the spread of fire and that has a </w:t>
      </w:r>
      <w:hyperlink r:id="rId277" w:history="1">
        <w:r w:rsidRPr="00B620DB">
          <w:rPr>
            <w:rStyle w:val="Hyperlink"/>
            <w:i/>
            <w:iCs/>
            <w:color w:val="auto"/>
            <w:u w:val="none"/>
          </w:rPr>
          <w:t>fire-resistance rating</w:t>
        </w:r>
      </w:hyperlink>
      <w:r w:rsidRPr="00B620DB">
        <w:t xml:space="preserve"> as prescribed in this Code and has structural stability to remain intact under fire conditions for the required fire-rated time.</w:t>
      </w:r>
    </w:p>
    <w:p w14:paraId="227F49CA" w14:textId="77777777" w:rsidR="00EC72E8" w:rsidRPr="00B620DB" w:rsidRDefault="00EC72E8" w:rsidP="00EC72E8">
      <w:pPr>
        <w:pStyle w:val="05Sentence"/>
      </w:pPr>
      <w:bookmarkStart w:id="1452" w:name="frt-tr"/>
      <w:bookmarkEnd w:id="1452"/>
      <w:r w:rsidRPr="00B620DB">
        <w:rPr>
          <w:i/>
          <w:iCs/>
        </w:rPr>
        <w:t>First storey</w:t>
      </w:r>
      <w:r w:rsidRPr="00B620DB">
        <w:t xml:space="preserve"> means the uppermost </w:t>
      </w:r>
      <w:hyperlink r:id="rId278" w:history="1">
        <w:r w:rsidRPr="00B620DB">
          <w:rPr>
            <w:rStyle w:val="Hyperlink"/>
            <w:i/>
            <w:iCs/>
            <w:color w:val="auto"/>
            <w:u w:val="none"/>
          </w:rPr>
          <w:t>storey</w:t>
        </w:r>
      </w:hyperlink>
      <w:r w:rsidRPr="00B620DB">
        <w:t xml:space="preserve"> having its floor level not more than 2 m above </w:t>
      </w:r>
      <w:hyperlink r:id="rId279" w:history="1">
        <w:r w:rsidRPr="00B620DB">
          <w:rPr>
            <w:rStyle w:val="Hyperlink"/>
            <w:i/>
            <w:iCs/>
            <w:color w:val="auto"/>
            <w:u w:val="none"/>
          </w:rPr>
          <w:t>grade</w:t>
        </w:r>
      </w:hyperlink>
      <w:r w:rsidRPr="00B620DB">
        <w:t>.</w:t>
      </w:r>
    </w:p>
    <w:p w14:paraId="083E8A73" w14:textId="77777777" w:rsidR="00EC72E8" w:rsidRPr="00B620DB" w:rsidRDefault="00EC72E8" w:rsidP="00EC72E8">
      <w:pPr>
        <w:pStyle w:val="05Sentence"/>
      </w:pPr>
      <w:bookmarkStart w:id="1453" w:name="flm-prd-"/>
      <w:bookmarkEnd w:id="1453"/>
      <w:r w:rsidRPr="00B620DB">
        <w:rPr>
          <w:i/>
          <w:iCs/>
        </w:rPr>
        <w:t>Flame-spread rating</w:t>
      </w:r>
      <w:r w:rsidRPr="00B620DB">
        <w:t xml:space="preserve"> means an index or classification indicating the extent of spread-of-flame on the surface of a material or an assembly of materials as determined in a standard fire test as prescribed in this Code.</w:t>
      </w:r>
    </w:p>
    <w:p w14:paraId="62521CDD" w14:textId="77777777" w:rsidR="00EC72E8" w:rsidRPr="00B620DB" w:rsidRDefault="00EC72E8" w:rsidP="00EC72E8">
      <w:pPr>
        <w:pStyle w:val="05Sentence"/>
      </w:pPr>
      <w:bookmarkStart w:id="1454" w:name="flmmbl-l"/>
      <w:bookmarkEnd w:id="1454"/>
      <w:r w:rsidRPr="00B620DB">
        <w:rPr>
          <w:i/>
          <w:iCs/>
        </w:rPr>
        <w:t>Flammable liquid</w:t>
      </w:r>
      <w:r w:rsidRPr="00B620DB">
        <w:t xml:space="preserve"> means a liquid having a </w:t>
      </w:r>
      <w:hyperlink r:id="rId280" w:history="1">
        <w:r w:rsidRPr="00B620DB">
          <w:rPr>
            <w:rStyle w:val="Hyperlink"/>
            <w:i/>
            <w:iCs/>
            <w:color w:val="auto"/>
            <w:u w:val="none"/>
          </w:rPr>
          <w:t>flash point</w:t>
        </w:r>
      </w:hyperlink>
      <w:r w:rsidRPr="00B620DB">
        <w:t xml:space="preserve"> below 37.8°C and having a vapour pressure not more than 275.8 kPa (absolute) at 37.8°C as determined by </w:t>
      </w:r>
      <w:hyperlink r:id="rId281" w:anchor="astmd323" w:history="1">
        <w:r w:rsidRPr="00B620DB">
          <w:rPr>
            <w:rStyle w:val="Hyperlink"/>
            <w:color w:val="auto"/>
            <w:u w:val="none"/>
          </w:rPr>
          <w:t>ASTM</w:t>
        </w:r>
      </w:hyperlink>
      <w:r w:rsidRPr="00B620DB">
        <w:t xml:space="preserve"> </w:t>
      </w:r>
      <w:hyperlink r:id="rId282" w:anchor="astmd323" w:history="1">
        <w:r w:rsidRPr="00B620DB">
          <w:rPr>
            <w:rStyle w:val="Hyperlink"/>
            <w:color w:val="auto"/>
            <w:u w:val="none"/>
          </w:rPr>
          <w:t>D323</w:t>
        </w:r>
      </w:hyperlink>
      <w:r w:rsidRPr="00B620DB">
        <w:t>, “</w:t>
      </w:r>
      <w:hyperlink r:id="rId283" w:anchor="astmd323" w:history="1">
        <w:r w:rsidRPr="00B620DB">
          <w:rPr>
            <w:rStyle w:val="Hyperlink"/>
            <w:color w:val="auto"/>
            <w:u w:val="none"/>
          </w:rPr>
          <w:t>Standard Test Method for Vapor Pressure of Petroleum Products (Reid Method)</w:t>
        </w:r>
      </w:hyperlink>
      <w:r w:rsidRPr="00B620DB">
        <w:t>.”</w:t>
      </w:r>
    </w:p>
    <w:p w14:paraId="032A483E" w14:textId="77777777" w:rsidR="00EC72E8" w:rsidRPr="00B620DB" w:rsidRDefault="00EC72E8" w:rsidP="00EC72E8">
      <w:pPr>
        <w:pStyle w:val="05Sentence"/>
      </w:pPr>
      <w:bookmarkStart w:id="1455" w:name="flh-pnt"/>
      <w:bookmarkEnd w:id="1455"/>
      <w:r w:rsidRPr="00B620DB">
        <w:rPr>
          <w:i/>
          <w:iCs/>
        </w:rPr>
        <w:t>Flash point</w:t>
      </w:r>
      <w:r w:rsidRPr="00B620DB">
        <w:t xml:space="preserve"> means the minimum temperature at which a liquid within a container gives off vapour in sufficient concentration to form an ignitable mixture with air near the surface of the liquid.</w:t>
      </w:r>
    </w:p>
    <w:p w14:paraId="082232F7" w14:textId="77777777" w:rsidR="00EC72E8" w:rsidRPr="00B620DB" w:rsidRDefault="00EC72E8" w:rsidP="00EC72E8">
      <w:pPr>
        <w:pStyle w:val="05Sentence"/>
      </w:pPr>
      <w:bookmarkStart w:id="1456" w:name="flght"/>
      <w:bookmarkEnd w:id="1456"/>
      <w:r w:rsidRPr="00B620DB">
        <w:rPr>
          <w:i/>
          <w:iCs/>
        </w:rPr>
        <w:t>Flight</w:t>
      </w:r>
      <w:r w:rsidRPr="00B620DB">
        <w:t xml:space="preserve"> means a series of steps between landings. (See </w:t>
      </w:r>
      <w:hyperlink r:id="rId284" w:anchor="en001287-flght" w:history="1">
        <w:r w:rsidRPr="00B620DB">
          <w:rPr>
            <w:rStyle w:val="Hyperlink"/>
            <w:color w:val="auto"/>
            <w:u w:val="none"/>
          </w:rPr>
          <w:t>Note</w:t>
        </w:r>
      </w:hyperlink>
      <w:hyperlink r:id="rId285" w:anchor="en001287-flght" w:history="1">
        <w:r w:rsidRPr="00B620DB">
          <w:rPr>
            <w:rStyle w:val="Hyperlink"/>
            <w:color w:val="auto"/>
            <w:u w:val="none"/>
          </w:rPr>
          <w:t> </w:t>
        </w:r>
      </w:hyperlink>
      <w:hyperlink r:id="rId286" w:anchor="en001287-flght" w:history="1">
        <w:r w:rsidRPr="00B620DB">
          <w:rPr>
            <w:rStyle w:val="Hyperlink"/>
            <w:color w:val="auto"/>
            <w:u w:val="none"/>
          </w:rPr>
          <w:t>A-1.4.1.2.(1)</w:t>
        </w:r>
      </w:hyperlink>
      <w:r w:rsidRPr="00B620DB">
        <w:t>.)</w:t>
      </w:r>
    </w:p>
    <w:p w14:paraId="2309E94E" w14:textId="77777777" w:rsidR="00EC72E8" w:rsidRPr="00B620DB" w:rsidRDefault="00EC72E8" w:rsidP="00EC72E8">
      <w:pPr>
        <w:pStyle w:val="05Sentence"/>
      </w:pPr>
      <w:bookmarkStart w:id="1457" w:name="flr-r"/>
      <w:bookmarkEnd w:id="1457"/>
      <w:r w:rsidRPr="00B620DB">
        <w:rPr>
          <w:i/>
          <w:iCs/>
        </w:rPr>
        <w:t>Floor area</w:t>
      </w:r>
      <w:r w:rsidRPr="00B620DB">
        <w:t xml:space="preserve"> means the space on any </w:t>
      </w:r>
      <w:hyperlink r:id="rId287" w:history="1">
        <w:r w:rsidRPr="00B620DB">
          <w:rPr>
            <w:rStyle w:val="Hyperlink"/>
            <w:i/>
            <w:iCs/>
            <w:color w:val="auto"/>
            <w:u w:val="none"/>
          </w:rPr>
          <w:t>storey</w:t>
        </w:r>
      </w:hyperlink>
      <w:r w:rsidRPr="00B620DB">
        <w:t xml:space="preserve"> of a </w:t>
      </w:r>
      <w:hyperlink r:id="rId288" w:history="1">
        <w:r w:rsidRPr="00B620DB">
          <w:rPr>
            <w:rStyle w:val="Hyperlink"/>
            <w:i/>
            <w:iCs/>
            <w:color w:val="auto"/>
            <w:u w:val="none"/>
          </w:rPr>
          <w:t>building</w:t>
        </w:r>
      </w:hyperlink>
      <w:r w:rsidRPr="00B620DB">
        <w:t xml:space="preserve"> between exterior walls and required </w:t>
      </w:r>
      <w:hyperlink r:id="rId289" w:history="1">
        <w:r w:rsidRPr="00B620DB">
          <w:rPr>
            <w:rStyle w:val="Hyperlink"/>
            <w:i/>
            <w:iCs/>
            <w:color w:val="auto"/>
            <w:u w:val="none"/>
          </w:rPr>
          <w:t>firewalls</w:t>
        </w:r>
      </w:hyperlink>
      <w:r w:rsidRPr="00B620DB">
        <w:t xml:space="preserve">, including the space occupied by interior walls and </w:t>
      </w:r>
      <w:hyperlink r:id="rId290" w:history="1">
        <w:r w:rsidRPr="00B620DB">
          <w:rPr>
            <w:rStyle w:val="Hyperlink"/>
            <w:i/>
            <w:iCs/>
            <w:color w:val="auto"/>
            <w:u w:val="none"/>
          </w:rPr>
          <w:t>partitions</w:t>
        </w:r>
      </w:hyperlink>
      <w:r w:rsidRPr="00B620DB">
        <w:t xml:space="preserve">, but not including </w:t>
      </w:r>
      <w:hyperlink r:id="rId291" w:history="1">
        <w:r w:rsidRPr="00B620DB">
          <w:rPr>
            <w:rStyle w:val="Hyperlink"/>
            <w:i/>
            <w:iCs/>
            <w:color w:val="auto"/>
            <w:u w:val="none"/>
          </w:rPr>
          <w:t>exits</w:t>
        </w:r>
      </w:hyperlink>
      <w:r w:rsidRPr="00B620DB">
        <w:t xml:space="preserve">, </w:t>
      </w:r>
      <w:hyperlink r:id="rId292" w:history="1">
        <w:r w:rsidRPr="00B620DB">
          <w:rPr>
            <w:rStyle w:val="Hyperlink"/>
            <w:i/>
            <w:iCs/>
            <w:color w:val="auto"/>
            <w:u w:val="none"/>
          </w:rPr>
          <w:t>vertical service spaces</w:t>
        </w:r>
      </w:hyperlink>
      <w:r w:rsidRPr="00B620DB">
        <w:t>, and their enclosing assemblies.</w:t>
      </w:r>
    </w:p>
    <w:p w14:paraId="4E4808F4" w14:textId="77777777" w:rsidR="00EC72E8" w:rsidRPr="00B620DB" w:rsidRDefault="00EC72E8" w:rsidP="00EC72E8">
      <w:pPr>
        <w:pStyle w:val="05Sentence"/>
      </w:pPr>
      <w:bookmarkStart w:id="1458" w:name="fl"/>
      <w:bookmarkEnd w:id="1458"/>
      <w:r w:rsidRPr="00B620DB">
        <w:rPr>
          <w:i/>
          <w:iCs/>
        </w:rPr>
        <w:t>Flue</w:t>
      </w:r>
      <w:r w:rsidRPr="00B620DB">
        <w:t xml:space="preserve"> means an enclosed passageway for conveying </w:t>
      </w:r>
      <w:hyperlink r:id="rId293" w:history="1">
        <w:r w:rsidRPr="00B620DB">
          <w:rPr>
            <w:rStyle w:val="Hyperlink"/>
            <w:i/>
            <w:iCs/>
            <w:color w:val="auto"/>
            <w:u w:val="none"/>
          </w:rPr>
          <w:t>flue</w:t>
        </w:r>
      </w:hyperlink>
      <w:r w:rsidRPr="00B620DB">
        <w:t xml:space="preserve"> gases.</w:t>
      </w:r>
    </w:p>
    <w:p w14:paraId="3C8C4900" w14:textId="77777777" w:rsidR="00EC72E8" w:rsidRPr="00B620DB" w:rsidRDefault="00EC72E8" w:rsidP="00EC72E8">
      <w:pPr>
        <w:pStyle w:val="05Sentence"/>
      </w:pPr>
      <w:bookmarkStart w:id="1459" w:name="fl-cllr"/>
      <w:bookmarkEnd w:id="1459"/>
      <w:r w:rsidRPr="00B620DB">
        <w:rPr>
          <w:i/>
          <w:iCs/>
        </w:rPr>
        <w:t>Flue collar</w:t>
      </w:r>
      <w:r w:rsidRPr="00B620DB">
        <w:t xml:space="preserve"> means the portion of a fuel-fired </w:t>
      </w:r>
      <w:hyperlink r:id="rId294" w:history="1">
        <w:r w:rsidRPr="00B620DB">
          <w:rPr>
            <w:rStyle w:val="Hyperlink"/>
            <w:i/>
            <w:iCs/>
            <w:color w:val="auto"/>
            <w:u w:val="none"/>
          </w:rPr>
          <w:t>appliance</w:t>
        </w:r>
      </w:hyperlink>
      <w:r w:rsidRPr="00B620DB">
        <w:t xml:space="preserve"> designed for the attachment of the </w:t>
      </w:r>
      <w:hyperlink r:id="rId295" w:history="1">
        <w:r w:rsidRPr="00B620DB">
          <w:rPr>
            <w:rStyle w:val="Hyperlink"/>
            <w:i/>
            <w:iCs/>
            <w:color w:val="auto"/>
            <w:u w:val="none"/>
          </w:rPr>
          <w:t>flue pipe</w:t>
        </w:r>
      </w:hyperlink>
      <w:r w:rsidRPr="00B620DB">
        <w:t xml:space="preserve"> or </w:t>
      </w:r>
      <w:hyperlink r:id="rId296" w:history="1">
        <w:r w:rsidRPr="00B620DB">
          <w:rPr>
            <w:rStyle w:val="Hyperlink"/>
            <w:i/>
            <w:iCs/>
            <w:color w:val="auto"/>
            <w:u w:val="none"/>
          </w:rPr>
          <w:t>breeching</w:t>
        </w:r>
      </w:hyperlink>
      <w:r w:rsidRPr="00B620DB">
        <w:t>.</w:t>
      </w:r>
    </w:p>
    <w:p w14:paraId="6CD96AC0" w14:textId="77777777" w:rsidR="00EC72E8" w:rsidRPr="00B620DB" w:rsidRDefault="00EC72E8" w:rsidP="00EC72E8">
      <w:pPr>
        <w:pStyle w:val="05Sentence"/>
      </w:pPr>
      <w:bookmarkStart w:id="1460" w:name="fl-pp"/>
      <w:bookmarkEnd w:id="1460"/>
      <w:r w:rsidRPr="00B620DB">
        <w:rPr>
          <w:i/>
          <w:iCs/>
        </w:rPr>
        <w:t>Flue pipe</w:t>
      </w:r>
      <w:r w:rsidRPr="00B620DB">
        <w:t xml:space="preserve"> means the pipe connecting the </w:t>
      </w:r>
      <w:hyperlink r:id="rId297" w:history="1">
        <w:r w:rsidRPr="00B620DB">
          <w:rPr>
            <w:rStyle w:val="Hyperlink"/>
            <w:i/>
            <w:iCs/>
            <w:color w:val="auto"/>
            <w:u w:val="none"/>
          </w:rPr>
          <w:t>flue collar</w:t>
        </w:r>
      </w:hyperlink>
      <w:r w:rsidRPr="00B620DB">
        <w:t xml:space="preserve"> of an </w:t>
      </w:r>
      <w:hyperlink r:id="rId298" w:history="1">
        <w:r w:rsidRPr="00B620DB">
          <w:rPr>
            <w:rStyle w:val="Hyperlink"/>
            <w:i/>
            <w:iCs/>
            <w:color w:val="auto"/>
            <w:u w:val="none"/>
          </w:rPr>
          <w:t>appliance</w:t>
        </w:r>
      </w:hyperlink>
      <w:r w:rsidRPr="00B620DB">
        <w:t xml:space="preserve"> to a </w:t>
      </w:r>
      <w:hyperlink r:id="rId299" w:history="1">
        <w:r w:rsidRPr="00B620DB">
          <w:rPr>
            <w:rStyle w:val="Hyperlink"/>
            <w:i/>
            <w:iCs/>
            <w:color w:val="auto"/>
            <w:u w:val="none"/>
          </w:rPr>
          <w:t>chimney</w:t>
        </w:r>
      </w:hyperlink>
      <w:r w:rsidRPr="00B620DB">
        <w:t>.</w:t>
      </w:r>
    </w:p>
    <w:p w14:paraId="6BE13B36" w14:textId="77777777" w:rsidR="00EC72E8" w:rsidRPr="00B620DB" w:rsidRDefault="00EC72E8" w:rsidP="00EC72E8">
      <w:pPr>
        <w:pStyle w:val="05Sentence"/>
      </w:pPr>
      <w:bookmarkStart w:id="1461" w:name="frcd-r-f"/>
      <w:bookmarkEnd w:id="1461"/>
      <w:r w:rsidRPr="00B620DB">
        <w:rPr>
          <w:i/>
          <w:iCs/>
        </w:rPr>
        <w:t>Forced-air furnace</w:t>
      </w:r>
      <w:r w:rsidRPr="00B620DB">
        <w:t xml:space="preserve"> means a </w:t>
      </w:r>
      <w:hyperlink r:id="rId300" w:history="1">
        <w:r w:rsidRPr="00B620DB">
          <w:rPr>
            <w:rStyle w:val="Hyperlink"/>
            <w:i/>
            <w:iCs/>
            <w:color w:val="auto"/>
            <w:u w:val="none"/>
          </w:rPr>
          <w:t>furnace</w:t>
        </w:r>
      </w:hyperlink>
      <w:r w:rsidRPr="00B620DB">
        <w:t xml:space="preserve"> equipped with a fan that provides the primary means for the circulation of air.</w:t>
      </w:r>
    </w:p>
    <w:p w14:paraId="3AA98360" w14:textId="77777777" w:rsidR="00EC72E8" w:rsidRPr="00B620DB" w:rsidRDefault="00EC72E8" w:rsidP="00EC72E8">
      <w:pPr>
        <w:pStyle w:val="05Sentence"/>
      </w:pPr>
      <w:bookmarkStart w:id="1462" w:name="fndtn"/>
      <w:bookmarkEnd w:id="1462"/>
      <w:r w:rsidRPr="00B620DB">
        <w:rPr>
          <w:i/>
          <w:iCs/>
        </w:rPr>
        <w:t>Foundation</w:t>
      </w:r>
      <w:r w:rsidRPr="00B620DB">
        <w:t xml:space="preserve"> means a system or arrangement of </w:t>
      </w:r>
      <w:hyperlink r:id="rId301" w:history="1">
        <w:r w:rsidRPr="00B620DB">
          <w:rPr>
            <w:rStyle w:val="Hyperlink"/>
            <w:i/>
            <w:iCs/>
            <w:color w:val="auto"/>
            <w:u w:val="none"/>
          </w:rPr>
          <w:t>foundation units</w:t>
        </w:r>
      </w:hyperlink>
      <w:r w:rsidRPr="00B620DB">
        <w:t xml:space="preserve"> through which the loads from a </w:t>
      </w:r>
      <w:hyperlink r:id="rId302" w:history="1">
        <w:r w:rsidRPr="00B620DB">
          <w:rPr>
            <w:rStyle w:val="Hyperlink"/>
            <w:i/>
            <w:iCs/>
            <w:color w:val="auto"/>
            <w:u w:val="none"/>
          </w:rPr>
          <w:t>building</w:t>
        </w:r>
      </w:hyperlink>
      <w:r w:rsidRPr="00B620DB">
        <w:t xml:space="preserve"> are transferred to supporting </w:t>
      </w:r>
      <w:hyperlink r:id="rId303" w:history="1">
        <w:r w:rsidRPr="00B620DB">
          <w:rPr>
            <w:rStyle w:val="Hyperlink"/>
            <w:i/>
            <w:iCs/>
            <w:color w:val="auto"/>
            <w:u w:val="none"/>
          </w:rPr>
          <w:t>soil</w:t>
        </w:r>
      </w:hyperlink>
      <w:r w:rsidRPr="00B620DB">
        <w:t xml:space="preserve"> or </w:t>
      </w:r>
      <w:hyperlink r:id="rId304" w:history="1">
        <w:r w:rsidRPr="00B620DB">
          <w:rPr>
            <w:rStyle w:val="Hyperlink"/>
            <w:i/>
            <w:iCs/>
            <w:color w:val="auto"/>
            <w:u w:val="none"/>
          </w:rPr>
          <w:t>rock</w:t>
        </w:r>
      </w:hyperlink>
      <w:r w:rsidRPr="00B620DB">
        <w:t>.</w:t>
      </w:r>
    </w:p>
    <w:p w14:paraId="1421BDFD" w14:textId="77777777" w:rsidR="00EC72E8" w:rsidRPr="00B620DB" w:rsidRDefault="00EC72E8" w:rsidP="00EC72E8">
      <w:pPr>
        <w:pStyle w:val="05Sentence"/>
      </w:pPr>
      <w:bookmarkStart w:id="1463" w:name="fndtn-nt"/>
      <w:bookmarkEnd w:id="1463"/>
      <w:r w:rsidRPr="00B620DB">
        <w:rPr>
          <w:i/>
          <w:iCs/>
        </w:rPr>
        <w:t>Foundation unit</w:t>
      </w:r>
      <w:r w:rsidRPr="00B620DB">
        <w:t xml:space="preserve"> means one of the structural members of the </w:t>
      </w:r>
      <w:hyperlink r:id="rId305" w:history="1">
        <w:r w:rsidRPr="00B620DB">
          <w:rPr>
            <w:rStyle w:val="Hyperlink"/>
            <w:i/>
            <w:iCs/>
            <w:color w:val="auto"/>
            <w:u w:val="none"/>
          </w:rPr>
          <w:t>foundation</w:t>
        </w:r>
      </w:hyperlink>
      <w:r w:rsidRPr="00B620DB">
        <w:t xml:space="preserve"> of a </w:t>
      </w:r>
      <w:hyperlink r:id="rId306" w:history="1">
        <w:r w:rsidRPr="00B620DB">
          <w:rPr>
            <w:rStyle w:val="Hyperlink"/>
            <w:i/>
            <w:iCs/>
            <w:color w:val="auto"/>
            <w:u w:val="none"/>
          </w:rPr>
          <w:t xml:space="preserve">building </w:t>
        </w:r>
      </w:hyperlink>
      <w:r w:rsidRPr="00B620DB">
        <w:t xml:space="preserve">such as a footing, raft or </w:t>
      </w:r>
      <w:hyperlink r:id="rId307" w:history="1">
        <w:r w:rsidRPr="00B620DB">
          <w:rPr>
            <w:rStyle w:val="Hyperlink"/>
            <w:i/>
            <w:iCs/>
            <w:color w:val="auto"/>
            <w:u w:val="none"/>
          </w:rPr>
          <w:t>pile</w:t>
        </w:r>
      </w:hyperlink>
      <w:r w:rsidRPr="00B620DB">
        <w:t>.</w:t>
      </w:r>
    </w:p>
    <w:p w14:paraId="6D824AA8" w14:textId="77777777" w:rsidR="00EC72E8" w:rsidRPr="00B620DB" w:rsidRDefault="00EC72E8" w:rsidP="00EC72E8">
      <w:pPr>
        <w:pStyle w:val="05Sentence"/>
      </w:pPr>
      <w:bookmarkStart w:id="1464" w:name="frt-ctn"/>
      <w:bookmarkEnd w:id="1464"/>
      <w:r w:rsidRPr="00B620DB">
        <w:rPr>
          <w:i/>
          <w:iCs/>
        </w:rPr>
        <w:t>Frost action</w:t>
      </w:r>
      <w:r w:rsidRPr="00B620DB">
        <w:t xml:space="preserve"> means the phenomenon that occurs when water in </w:t>
      </w:r>
      <w:hyperlink r:id="rId308" w:history="1">
        <w:r w:rsidRPr="00B620DB">
          <w:rPr>
            <w:rStyle w:val="Hyperlink"/>
            <w:i/>
            <w:iCs/>
            <w:color w:val="auto"/>
            <w:u w:val="none"/>
          </w:rPr>
          <w:t>soil</w:t>
        </w:r>
      </w:hyperlink>
      <w:r w:rsidRPr="00B620DB">
        <w:t xml:space="preserve"> is subjected to freezing which, because of the water/ice phase change or ice lens growth, results in a total volume increase or the build-up of expansive forces under confined conditions or both, and the subsequent thawing that leads to loss of </w:t>
      </w:r>
      <w:hyperlink r:id="rId309" w:history="1">
        <w:r w:rsidRPr="00B620DB">
          <w:rPr>
            <w:rStyle w:val="Hyperlink"/>
            <w:i/>
            <w:iCs/>
            <w:color w:val="auto"/>
            <w:u w:val="none"/>
          </w:rPr>
          <w:t xml:space="preserve">soil </w:t>
        </w:r>
      </w:hyperlink>
      <w:r w:rsidRPr="00B620DB">
        <w:t>strength and increased compressibility.</w:t>
      </w:r>
    </w:p>
    <w:p w14:paraId="3A76EE44" w14:textId="77777777" w:rsidR="00EC72E8" w:rsidRPr="00B620DB" w:rsidRDefault="00EC72E8" w:rsidP="00EC72E8">
      <w:pPr>
        <w:pStyle w:val="05Sentence"/>
      </w:pPr>
      <w:bookmarkStart w:id="1465" w:name="frnc"/>
      <w:bookmarkEnd w:id="1465"/>
      <w:r w:rsidRPr="00B620DB">
        <w:rPr>
          <w:i/>
          <w:iCs/>
        </w:rPr>
        <w:t>Furnace</w:t>
      </w:r>
      <w:r w:rsidRPr="00B620DB">
        <w:t xml:space="preserve"> means a </w:t>
      </w:r>
      <w:hyperlink r:id="rId310" w:history="1">
        <w:r w:rsidRPr="00B620DB">
          <w:rPr>
            <w:rStyle w:val="Hyperlink"/>
            <w:i/>
            <w:iCs/>
            <w:color w:val="auto"/>
            <w:u w:val="none"/>
          </w:rPr>
          <w:t>space-heating appliance</w:t>
        </w:r>
      </w:hyperlink>
      <w:r w:rsidRPr="00B620DB">
        <w:t xml:space="preserve"> using warm air as the heating medium and usually having provision for the attachment of ducts.</w:t>
      </w:r>
    </w:p>
    <w:p w14:paraId="7F9F7B72" w14:textId="77777777" w:rsidR="00EC72E8" w:rsidRPr="00B620DB" w:rsidRDefault="00EC72E8" w:rsidP="00EC72E8">
      <w:pPr>
        <w:pStyle w:val="05Sentence"/>
      </w:pPr>
      <w:bookmarkStart w:id="1466" w:name="g-vnt"/>
      <w:bookmarkEnd w:id="1466"/>
      <w:r w:rsidRPr="00B620DB">
        <w:rPr>
          <w:i/>
          <w:iCs/>
        </w:rPr>
        <w:t>Gas vent</w:t>
      </w:r>
      <w:r w:rsidRPr="00B620DB">
        <w:t xml:space="preserve"> means that portion of a venting system designed to convey vent gases to the outdoors from the </w:t>
      </w:r>
      <w:hyperlink r:id="rId311" w:history="1">
        <w:r w:rsidRPr="00B620DB">
          <w:rPr>
            <w:rStyle w:val="Hyperlink"/>
            <w:i/>
            <w:iCs/>
            <w:color w:val="auto"/>
            <w:u w:val="none"/>
          </w:rPr>
          <w:t>vent connector</w:t>
        </w:r>
      </w:hyperlink>
      <w:r w:rsidRPr="00B620DB">
        <w:t xml:space="preserve"> of a gas-fired </w:t>
      </w:r>
      <w:hyperlink r:id="rId312" w:history="1">
        <w:r w:rsidRPr="00B620DB">
          <w:rPr>
            <w:rStyle w:val="Hyperlink"/>
            <w:i/>
            <w:iCs/>
            <w:color w:val="auto"/>
            <w:u w:val="none"/>
          </w:rPr>
          <w:t>appliance</w:t>
        </w:r>
      </w:hyperlink>
      <w:r w:rsidRPr="00B620DB">
        <w:t xml:space="preserve"> or directly from the </w:t>
      </w:r>
      <w:hyperlink r:id="rId313" w:history="1">
        <w:r w:rsidRPr="00B620DB">
          <w:rPr>
            <w:rStyle w:val="Hyperlink"/>
            <w:i/>
            <w:iCs/>
            <w:color w:val="auto"/>
            <w:u w:val="none"/>
          </w:rPr>
          <w:t>appliance</w:t>
        </w:r>
      </w:hyperlink>
      <w:r w:rsidRPr="00B620DB">
        <w:t xml:space="preserve"> when a </w:t>
      </w:r>
      <w:hyperlink r:id="rId314" w:history="1">
        <w:r w:rsidRPr="00B620DB">
          <w:rPr>
            <w:rStyle w:val="Hyperlink"/>
            <w:i/>
            <w:iCs/>
            <w:color w:val="auto"/>
            <w:u w:val="none"/>
          </w:rPr>
          <w:t>vent connector</w:t>
        </w:r>
      </w:hyperlink>
      <w:r w:rsidRPr="00B620DB">
        <w:t xml:space="preserve"> is not used.</w:t>
      </w:r>
    </w:p>
    <w:p w14:paraId="244FAEF7" w14:textId="77777777" w:rsidR="00EC72E8" w:rsidRPr="00B620DB" w:rsidRDefault="00EC72E8" w:rsidP="00EC72E8">
      <w:pPr>
        <w:pStyle w:val="05Sentence"/>
      </w:pPr>
      <w:bookmarkStart w:id="1467" w:name="grade"/>
      <w:bookmarkEnd w:id="1467"/>
      <w:r w:rsidRPr="00B620DB">
        <w:rPr>
          <w:i/>
          <w:iCs/>
        </w:rPr>
        <w:t>Grade</w:t>
      </w:r>
      <w:r w:rsidRPr="00B620DB">
        <w:t xml:space="preserve"> means the lowest of the average levels of finished ground adjoining each exterior wall of a </w:t>
      </w:r>
      <w:hyperlink r:id="rId315" w:history="1">
        <w:r w:rsidRPr="00B620DB">
          <w:rPr>
            <w:rStyle w:val="Hyperlink"/>
            <w:i/>
            <w:iCs/>
            <w:color w:val="auto"/>
            <w:u w:val="none"/>
          </w:rPr>
          <w:t>building</w:t>
        </w:r>
      </w:hyperlink>
      <w:r w:rsidRPr="00B620DB">
        <w:t xml:space="preserve">, except that localized depressions need not be considered in the determination of average levels of finished ground. (See </w:t>
      </w:r>
      <w:hyperlink r:id="rId316" w:history="1">
        <w:r w:rsidRPr="00B620DB">
          <w:rPr>
            <w:rStyle w:val="Hyperlink"/>
            <w:i/>
            <w:iCs/>
            <w:color w:val="auto"/>
            <w:u w:val="none"/>
          </w:rPr>
          <w:t>First storey</w:t>
        </w:r>
      </w:hyperlink>
      <w:r w:rsidRPr="00B620DB">
        <w:t xml:space="preserve"> and </w:t>
      </w:r>
      <w:hyperlink r:id="rId317" w:anchor="en001287-grade" w:history="1">
        <w:r w:rsidRPr="00B620DB">
          <w:rPr>
            <w:rStyle w:val="Hyperlink"/>
            <w:color w:val="auto"/>
            <w:u w:val="none"/>
          </w:rPr>
          <w:t>Note</w:t>
        </w:r>
      </w:hyperlink>
      <w:hyperlink r:id="rId318" w:anchor="en001287-grade" w:history="1">
        <w:r w:rsidRPr="00B620DB">
          <w:rPr>
            <w:rStyle w:val="Hyperlink"/>
            <w:color w:val="auto"/>
            <w:u w:val="none"/>
          </w:rPr>
          <w:t> </w:t>
        </w:r>
      </w:hyperlink>
      <w:hyperlink r:id="rId319" w:anchor="en001287-grade" w:history="1">
        <w:r w:rsidRPr="00B620DB">
          <w:rPr>
            <w:rStyle w:val="Hyperlink"/>
            <w:color w:val="auto"/>
            <w:u w:val="none"/>
          </w:rPr>
          <w:t>A-1.4.1.2.(1)</w:t>
        </w:r>
      </w:hyperlink>
      <w:r w:rsidRPr="00B620DB">
        <w:t>.)</w:t>
      </w:r>
    </w:p>
    <w:p w14:paraId="1FF7F899" w14:textId="77777777" w:rsidR="00EC72E8" w:rsidRPr="00B620DB" w:rsidRDefault="00EC72E8" w:rsidP="00EC72E8">
      <w:pPr>
        <w:pStyle w:val="05Sentence"/>
      </w:pPr>
      <w:bookmarkStart w:id="1468" w:name="grn-grc-ccp"/>
      <w:bookmarkEnd w:id="1468"/>
      <w:r w:rsidRPr="00B620DB">
        <w:rPr>
          <w:i/>
          <w:iCs/>
        </w:rPr>
        <w:t>Greenhouse agricultural occupancy</w:t>
      </w:r>
      <w:r w:rsidRPr="00B620DB">
        <w:t xml:space="preserve"> (Group G, Division 3) means an </w:t>
      </w:r>
      <w:hyperlink r:id="rId320" w:history="1">
        <w:r w:rsidRPr="00B620DB">
          <w:rPr>
            <w:rStyle w:val="Hyperlink"/>
            <w:i/>
            <w:iCs/>
            <w:color w:val="auto"/>
            <w:u w:val="none"/>
          </w:rPr>
          <w:t>agricultural occupancy</w:t>
        </w:r>
      </w:hyperlink>
      <w:r w:rsidRPr="00B620DB">
        <w:t xml:space="preserve"> where plants are grown in a </w:t>
      </w:r>
      <w:hyperlink r:id="rId321" w:history="1">
        <w:r w:rsidRPr="00B620DB">
          <w:rPr>
            <w:rStyle w:val="Hyperlink"/>
            <w:i/>
            <w:iCs/>
            <w:color w:val="auto"/>
            <w:u w:val="none"/>
          </w:rPr>
          <w:t>building</w:t>
        </w:r>
      </w:hyperlink>
      <w:r w:rsidRPr="00B620DB">
        <w:t xml:space="preserve"> or part thereof that is primarily constructed of roofs and walls designed to transmit natural light.</w:t>
      </w:r>
    </w:p>
    <w:p w14:paraId="0708C846" w14:textId="77777777" w:rsidR="00EC72E8" w:rsidRPr="00B620DB" w:rsidRDefault="00EC72E8" w:rsidP="00EC72E8">
      <w:pPr>
        <w:pStyle w:val="05Sentence"/>
      </w:pPr>
      <w:bookmarkStart w:id="1469" w:name="grndwtr"/>
      <w:bookmarkEnd w:id="1469"/>
      <w:r w:rsidRPr="00B620DB">
        <w:rPr>
          <w:i/>
          <w:iCs/>
        </w:rPr>
        <w:lastRenderedPageBreak/>
        <w:t>Groundwater</w:t>
      </w:r>
      <w:r w:rsidRPr="00B620DB">
        <w:t xml:space="preserve"> means a free standing body of water in the ground.</w:t>
      </w:r>
    </w:p>
    <w:p w14:paraId="76F7CBDD" w14:textId="77777777" w:rsidR="00EC72E8" w:rsidRPr="00B620DB" w:rsidRDefault="00EC72E8" w:rsidP="00EC72E8">
      <w:pPr>
        <w:pStyle w:val="05Sentence"/>
      </w:pPr>
      <w:bookmarkStart w:id="1470" w:name="grndwtr-"/>
      <w:bookmarkEnd w:id="1470"/>
      <w:r w:rsidRPr="00B620DB">
        <w:rPr>
          <w:i/>
          <w:iCs/>
        </w:rPr>
        <w:t>Groundwater level</w:t>
      </w:r>
      <w:r w:rsidRPr="00B620DB">
        <w:t xml:space="preserve"> (groundwater table) means the top surface of a free standing body of water in the ground.</w:t>
      </w:r>
    </w:p>
    <w:p w14:paraId="1B54E475" w14:textId="77777777" w:rsidR="00EC72E8" w:rsidRPr="00B620DB" w:rsidRDefault="00EC72E8" w:rsidP="00EC72E8">
      <w:pPr>
        <w:pStyle w:val="05Sentence"/>
      </w:pPr>
      <w:bookmarkStart w:id="1471" w:name="guard"/>
      <w:bookmarkEnd w:id="1471"/>
      <w:r w:rsidRPr="00B620DB">
        <w:rPr>
          <w:i/>
          <w:iCs/>
        </w:rPr>
        <w:t>Guard</w:t>
      </w:r>
      <w:r w:rsidRPr="00B620DB">
        <w:t xml:space="preserve"> means a protective barrier around openings in floors or at the open sides of stairs, landings, balconies, </w:t>
      </w:r>
      <w:hyperlink r:id="rId322" w:history="1">
        <w:r w:rsidRPr="00B620DB">
          <w:rPr>
            <w:rStyle w:val="Hyperlink"/>
            <w:i/>
            <w:iCs/>
            <w:color w:val="auto"/>
            <w:u w:val="none"/>
          </w:rPr>
          <w:t>mezzanines</w:t>
        </w:r>
      </w:hyperlink>
      <w:r w:rsidRPr="00B620DB">
        <w:t xml:space="preserve">, galleries, raised </w:t>
      </w:r>
      <w:hyperlink r:id="rId323" w:history="1">
        <w:r w:rsidRPr="00B620DB">
          <w:rPr>
            <w:rStyle w:val="Hyperlink"/>
            <w:i/>
            <w:iCs/>
            <w:color w:val="auto"/>
            <w:u w:val="none"/>
          </w:rPr>
          <w:t>walkways</w:t>
        </w:r>
      </w:hyperlink>
      <w:r w:rsidRPr="00B620DB">
        <w:t xml:space="preserve"> or other locations to prevent accidental falls from one level to another. Such a barrier may or may not have openings through it.</w:t>
      </w:r>
    </w:p>
    <w:p w14:paraId="22CD2A0F" w14:textId="77777777" w:rsidR="00EC72E8" w:rsidRPr="00B620DB" w:rsidRDefault="00EC72E8" w:rsidP="00EC72E8">
      <w:pPr>
        <w:pStyle w:val="05Sentence"/>
      </w:pPr>
      <w:bookmarkStart w:id="1472" w:name="ht-dtctr"/>
      <w:bookmarkEnd w:id="1472"/>
      <w:r w:rsidRPr="00B620DB">
        <w:rPr>
          <w:i/>
          <w:iCs/>
        </w:rPr>
        <w:t>Heat detector</w:t>
      </w:r>
      <w:r w:rsidRPr="00B620DB">
        <w:t xml:space="preserve"> means a </w:t>
      </w:r>
      <w:hyperlink r:id="rId324" w:history="1">
        <w:r w:rsidRPr="00B620DB">
          <w:rPr>
            <w:rStyle w:val="Hyperlink"/>
            <w:i/>
            <w:iCs/>
            <w:color w:val="auto"/>
            <w:u w:val="none"/>
          </w:rPr>
          <w:t>fire detector</w:t>
        </w:r>
      </w:hyperlink>
      <w:r w:rsidRPr="00B620DB">
        <w:t xml:space="preserve"> designed to operate at a predetermined temperature or rate of temperature rise.</w:t>
      </w:r>
    </w:p>
    <w:p w14:paraId="33D334DA" w14:textId="52F513E6" w:rsidR="00EC72E8" w:rsidRDefault="00EC72E8" w:rsidP="00EC72E8">
      <w:pPr>
        <w:pStyle w:val="05Sentence"/>
        <w:rPr>
          <w:ins w:id="1473" w:author="Dang, Tommy OHCS:EX" w:date="2023-03-30T13:08:00Z"/>
        </w:rPr>
      </w:pPr>
      <w:bookmarkStart w:id="1474" w:name="hv-tmbr-"/>
      <w:bookmarkEnd w:id="1474"/>
      <w:r w:rsidRPr="00B620DB">
        <w:rPr>
          <w:i/>
          <w:iCs/>
        </w:rPr>
        <w:t>Heavy timber construction</w:t>
      </w:r>
      <w:r w:rsidRPr="00B620DB">
        <w:t xml:space="preserve"> means that type of </w:t>
      </w:r>
      <w:hyperlink r:id="rId325" w:history="1">
        <w:r w:rsidRPr="00B620DB">
          <w:rPr>
            <w:rStyle w:val="Hyperlink"/>
            <w:i/>
            <w:iCs/>
            <w:color w:val="auto"/>
            <w:u w:val="none"/>
          </w:rPr>
          <w:t>combustible construction</w:t>
        </w:r>
      </w:hyperlink>
      <w:r w:rsidRPr="00B620DB">
        <w:t xml:space="preserve"> in which a degree of fire safety is attained by placing limitations on the sizes of wood structural members and on the thickness and composition of wood floors and roofs and by the avoidance of concealed spaces under floors and roofs.</w:t>
      </w:r>
    </w:p>
    <w:p w14:paraId="1F093B18" w14:textId="2CE0DAC0" w:rsidR="00D665D9" w:rsidRPr="00D665D9" w:rsidRDefault="00D665D9" w:rsidP="00EC72E8">
      <w:pPr>
        <w:pStyle w:val="05Sentence"/>
      </w:pPr>
      <w:ins w:id="1475" w:author="Dang, Tommy OHCS:EX" w:date="2023-03-30T13:08:00Z">
        <w:r w:rsidRPr="00045550">
          <w:rPr>
            <w:i/>
            <w:iCs/>
          </w:rPr>
          <w:t>Heritage building</w:t>
        </w:r>
        <w:r>
          <w:rPr>
            <w:i/>
            <w:iCs/>
          </w:rPr>
          <w:t xml:space="preserve"> </w:t>
        </w:r>
        <w:r>
          <w:t xml:space="preserve">is a </w:t>
        </w:r>
        <w:r>
          <w:rPr>
            <w:i/>
            <w:iCs/>
          </w:rPr>
          <w:t xml:space="preserve">building </w:t>
        </w:r>
        <w:r>
          <w:t xml:space="preserve">which is legally protected or officially recognized as a heritage property by the Provincial government or a local </w:t>
        </w:r>
      </w:ins>
      <w:ins w:id="1476" w:author="Dang, Tommy OHCS:EX" w:date="2023-03-30T13:09:00Z">
        <w:r>
          <w:t>government.  (See Note A-1.1.1.1.(5).)</w:t>
        </w:r>
      </w:ins>
    </w:p>
    <w:p w14:paraId="489F59E6" w14:textId="77777777" w:rsidR="00EC72E8" w:rsidRPr="00B620DB" w:rsidRDefault="00EC72E8" w:rsidP="00EC72E8">
      <w:pPr>
        <w:pStyle w:val="05Sentence"/>
      </w:pPr>
      <w:bookmarkStart w:id="1477" w:name="hgh-hzrd-grc"/>
      <w:bookmarkEnd w:id="1477"/>
      <w:r w:rsidRPr="00B620DB">
        <w:rPr>
          <w:i/>
          <w:iCs/>
        </w:rPr>
        <w:t>High-hazard agricultural occupancy</w:t>
      </w:r>
      <w:r w:rsidRPr="00B620DB">
        <w:t xml:space="preserve"> (Group G, Division 1) means an </w:t>
      </w:r>
      <w:hyperlink r:id="rId326" w:history="1">
        <w:r w:rsidRPr="00B620DB">
          <w:rPr>
            <w:rStyle w:val="Hyperlink"/>
            <w:i/>
            <w:iCs/>
            <w:color w:val="auto"/>
            <w:u w:val="none"/>
          </w:rPr>
          <w:t>agricultural occupancy</w:t>
        </w:r>
      </w:hyperlink>
      <w:r w:rsidRPr="00B620DB">
        <w:t xml:space="preserve"> containing sufficient quantities of highly </w:t>
      </w:r>
      <w:hyperlink r:id="rId327" w:history="1">
        <w:r w:rsidRPr="00B620DB">
          <w:rPr>
            <w:rStyle w:val="Hyperlink"/>
            <w:i/>
            <w:iCs/>
            <w:color w:val="auto"/>
            <w:u w:val="none"/>
          </w:rPr>
          <w:t>combustible</w:t>
        </w:r>
      </w:hyperlink>
      <w:r w:rsidRPr="00B620DB">
        <w:t xml:space="preserve"> and flammable or explosive materials which, because of their inherent characteristics, constitute a special fire hazard.</w:t>
      </w:r>
    </w:p>
    <w:p w14:paraId="2448AA11" w14:textId="77777777" w:rsidR="00EC72E8" w:rsidRPr="00B620DB" w:rsidRDefault="00EC72E8" w:rsidP="00EC72E8">
      <w:pPr>
        <w:pStyle w:val="05Sentence"/>
      </w:pPr>
      <w:bookmarkStart w:id="1478" w:name="hgh-hzrd"/>
      <w:bookmarkEnd w:id="1478"/>
      <w:r w:rsidRPr="00B620DB">
        <w:rPr>
          <w:i/>
          <w:iCs/>
        </w:rPr>
        <w:t>High-hazard industrial occupancy</w:t>
      </w:r>
      <w:r w:rsidRPr="00B620DB">
        <w:t xml:space="preserve"> (Group F, Division 1) means an </w:t>
      </w:r>
      <w:hyperlink r:id="rId328" w:history="1">
        <w:r w:rsidRPr="00B620DB">
          <w:rPr>
            <w:rStyle w:val="Hyperlink"/>
            <w:i/>
            <w:iCs/>
            <w:color w:val="auto"/>
            <w:u w:val="none"/>
          </w:rPr>
          <w:t>industrial occupancy</w:t>
        </w:r>
      </w:hyperlink>
      <w:r w:rsidRPr="00B620DB">
        <w:t xml:space="preserve"> containing sufficient quantities of highly </w:t>
      </w:r>
      <w:hyperlink r:id="rId329" w:history="1">
        <w:r w:rsidRPr="00B620DB">
          <w:rPr>
            <w:rStyle w:val="Hyperlink"/>
            <w:i/>
            <w:iCs/>
            <w:color w:val="auto"/>
            <w:u w:val="none"/>
          </w:rPr>
          <w:t>combustible</w:t>
        </w:r>
      </w:hyperlink>
      <w:r w:rsidRPr="00B620DB">
        <w:t xml:space="preserve"> and flammable or explosive materials which, because of their inherent characteristics, constitute a special fire hazard.</w:t>
      </w:r>
    </w:p>
    <w:p w14:paraId="12B11C08" w14:textId="77777777" w:rsidR="00EC72E8" w:rsidRPr="00B620DB" w:rsidRDefault="00EC72E8" w:rsidP="00EC72E8">
      <w:pPr>
        <w:pStyle w:val="05Sentence"/>
      </w:pPr>
      <w:bookmarkStart w:id="1479" w:name="hm-tp-ccpnc"/>
      <w:bookmarkEnd w:id="1479"/>
      <w:r w:rsidRPr="00B620DB">
        <w:rPr>
          <w:i/>
          <w:iCs/>
        </w:rPr>
        <w:t>Home-type care occupancy</w:t>
      </w:r>
      <w:r w:rsidRPr="00B620DB">
        <w:t xml:space="preserve"> (Group B, Division 4) means the </w:t>
      </w:r>
      <w:hyperlink r:id="rId330" w:history="1">
        <w:r w:rsidRPr="00B620DB">
          <w:rPr>
            <w:rStyle w:val="Hyperlink"/>
            <w:i/>
            <w:iCs/>
            <w:color w:val="auto"/>
            <w:u w:val="none"/>
          </w:rPr>
          <w:t>occupancy</w:t>
        </w:r>
      </w:hyperlink>
      <w:r w:rsidRPr="00B620DB">
        <w:t xml:space="preserve"> or use of a </w:t>
      </w:r>
      <w:hyperlink r:id="rId331" w:history="1">
        <w:r w:rsidRPr="00B620DB">
          <w:rPr>
            <w:rStyle w:val="Hyperlink"/>
            <w:i/>
            <w:iCs/>
            <w:color w:val="auto"/>
            <w:u w:val="none"/>
          </w:rPr>
          <w:t>building</w:t>
        </w:r>
      </w:hyperlink>
      <w:r w:rsidRPr="00B620DB">
        <w:t xml:space="preserve"> consisting of a single detached housekeeping unit where </w:t>
      </w:r>
      <w:hyperlink r:id="rId332" w:history="1">
        <w:r w:rsidRPr="00B620DB">
          <w:rPr>
            <w:rStyle w:val="Hyperlink"/>
            <w:i/>
            <w:iCs/>
            <w:color w:val="auto"/>
            <w:u w:val="none"/>
          </w:rPr>
          <w:t>care</w:t>
        </w:r>
      </w:hyperlink>
      <w:r w:rsidRPr="00B620DB">
        <w:t xml:space="preserve"> is provided to residents and may include the living space of the caregiver and their family. (See </w:t>
      </w:r>
      <w:hyperlink r:id="rId333" w:anchor="en001287-hm-tp-ccpnc" w:history="1">
        <w:r w:rsidRPr="00B620DB">
          <w:rPr>
            <w:rStyle w:val="Hyperlink"/>
            <w:color w:val="auto"/>
            <w:u w:val="none"/>
          </w:rPr>
          <w:t>Note</w:t>
        </w:r>
      </w:hyperlink>
      <w:hyperlink r:id="rId334" w:anchor="en001287-hm-tp-ccpnc" w:history="1">
        <w:r w:rsidRPr="00B620DB">
          <w:rPr>
            <w:rStyle w:val="Hyperlink"/>
            <w:color w:val="auto"/>
            <w:u w:val="none"/>
          </w:rPr>
          <w:t> </w:t>
        </w:r>
      </w:hyperlink>
      <w:hyperlink r:id="rId335" w:anchor="en001287-hm-tp-ccpnc" w:history="1">
        <w:r w:rsidRPr="00B620DB">
          <w:rPr>
            <w:rStyle w:val="Hyperlink"/>
            <w:color w:val="auto"/>
            <w:u w:val="none"/>
          </w:rPr>
          <w:t>A-1.4.1.2.(1)</w:t>
        </w:r>
      </w:hyperlink>
      <w:r w:rsidRPr="00B620DB">
        <w:t>.)</w:t>
      </w:r>
    </w:p>
    <w:p w14:paraId="2F8D07D2" w14:textId="77777777" w:rsidR="00EC72E8" w:rsidRPr="00B620DB" w:rsidRDefault="00EC72E8" w:rsidP="00EC72E8">
      <w:pPr>
        <w:pStyle w:val="05Sentence"/>
      </w:pPr>
      <w:bookmarkStart w:id="1480" w:name="hrzntl-x"/>
      <w:bookmarkEnd w:id="1480"/>
      <w:r w:rsidRPr="00B620DB">
        <w:rPr>
          <w:i/>
          <w:iCs/>
        </w:rPr>
        <w:t>Horizontal exit</w:t>
      </w:r>
      <w:r w:rsidRPr="00B620DB">
        <w:t xml:space="preserve"> means an </w:t>
      </w:r>
      <w:hyperlink r:id="rId336" w:history="1">
        <w:r w:rsidRPr="00B620DB">
          <w:rPr>
            <w:rStyle w:val="Hyperlink"/>
            <w:i/>
            <w:iCs/>
            <w:color w:val="auto"/>
            <w:u w:val="none"/>
          </w:rPr>
          <w:t xml:space="preserve">exit </w:t>
        </w:r>
      </w:hyperlink>
      <w:r w:rsidRPr="00B620DB">
        <w:t xml:space="preserve">from one </w:t>
      </w:r>
      <w:hyperlink r:id="rId337" w:history="1">
        <w:r w:rsidRPr="00B620DB">
          <w:rPr>
            <w:rStyle w:val="Hyperlink"/>
            <w:i/>
            <w:iCs/>
            <w:color w:val="auto"/>
            <w:u w:val="none"/>
          </w:rPr>
          <w:t>building</w:t>
        </w:r>
      </w:hyperlink>
      <w:r w:rsidRPr="00B620DB">
        <w:t xml:space="preserve"> to another by means of a doorway, vestibule, </w:t>
      </w:r>
      <w:hyperlink r:id="rId338" w:history="1">
        <w:r w:rsidRPr="00B620DB">
          <w:rPr>
            <w:rStyle w:val="Hyperlink"/>
            <w:i/>
            <w:iCs/>
            <w:color w:val="auto"/>
            <w:u w:val="none"/>
          </w:rPr>
          <w:t>walkway</w:t>
        </w:r>
      </w:hyperlink>
      <w:r w:rsidRPr="00B620DB">
        <w:t xml:space="preserve">, bridge or balcony. </w:t>
      </w:r>
    </w:p>
    <w:p w14:paraId="5071BD82" w14:textId="77777777" w:rsidR="00EC72E8" w:rsidRPr="00B620DB" w:rsidRDefault="00EC72E8" w:rsidP="00EC72E8">
      <w:pPr>
        <w:pStyle w:val="05Sentence"/>
      </w:pPr>
      <w:bookmarkStart w:id="1481" w:name="hrzntl-r"/>
      <w:bookmarkEnd w:id="1481"/>
      <w:r w:rsidRPr="00B620DB">
        <w:rPr>
          <w:i/>
          <w:iCs/>
        </w:rPr>
        <w:t>Horizontal service space</w:t>
      </w:r>
      <w:r w:rsidRPr="00B620DB">
        <w:t xml:space="preserve"> means a space such as an attic, duct, ceiling, roof or crawl space oriented essentially in a horizontal plane, concealed and generally inaccessible, through which </w:t>
      </w:r>
      <w:hyperlink r:id="rId339" w:history="1">
        <w:r w:rsidRPr="00B620DB">
          <w:rPr>
            <w:rStyle w:val="Hyperlink"/>
            <w:i/>
            <w:iCs/>
            <w:color w:val="auto"/>
            <w:u w:val="none"/>
          </w:rPr>
          <w:t>building</w:t>
        </w:r>
      </w:hyperlink>
      <w:r w:rsidRPr="00B620DB">
        <w:t xml:space="preserve"> service facilities such as pipes, ducts and wiring may pass. </w:t>
      </w:r>
    </w:p>
    <w:p w14:paraId="3680033D" w14:textId="77777777" w:rsidR="00EC72E8" w:rsidRPr="00B620DB" w:rsidRDefault="00EC72E8" w:rsidP="00EC72E8">
      <w:pPr>
        <w:pStyle w:val="05Sentence"/>
      </w:pPr>
      <w:bookmarkStart w:id="1482" w:name="mpdd-gr-"/>
      <w:bookmarkEnd w:id="1482"/>
      <w:r w:rsidRPr="00B620DB">
        <w:rPr>
          <w:i/>
          <w:iCs/>
        </w:rPr>
        <w:t>Impeded egress zone</w:t>
      </w:r>
      <w:r w:rsidRPr="00B620DB">
        <w:t xml:space="preserve"> means a supervised area in which occupants have free movement but require the release, by security personnel, of security doors at the boundary before they are able to leave the area, but does not include a </w:t>
      </w:r>
      <w:hyperlink r:id="rId340" w:history="1">
        <w:r w:rsidRPr="00B620DB">
          <w:rPr>
            <w:rStyle w:val="Hyperlink"/>
            <w:i/>
            <w:iCs/>
            <w:color w:val="auto"/>
            <w:u w:val="none"/>
          </w:rPr>
          <w:t>contained use area</w:t>
        </w:r>
      </w:hyperlink>
      <w:r w:rsidRPr="00B620DB">
        <w:t>.</w:t>
      </w:r>
    </w:p>
    <w:p w14:paraId="6808FAEC" w14:textId="77777777" w:rsidR="00EC72E8" w:rsidRPr="00B620DB" w:rsidRDefault="00EC72E8" w:rsidP="00EC72E8">
      <w:pPr>
        <w:pStyle w:val="05Sentence"/>
      </w:pPr>
      <w:bookmarkStart w:id="1483" w:name="ndrct-rv"/>
      <w:bookmarkEnd w:id="1483"/>
      <w:r w:rsidRPr="00B620DB">
        <w:rPr>
          <w:i/>
          <w:iCs/>
        </w:rPr>
        <w:t>Indirect service water heater</w:t>
      </w:r>
      <w:r w:rsidRPr="00B620DB">
        <w:t xml:space="preserve"> means a </w:t>
      </w:r>
      <w:hyperlink r:id="rId341" w:history="1">
        <w:r w:rsidRPr="00B620DB">
          <w:rPr>
            <w:rStyle w:val="Hyperlink"/>
            <w:i/>
            <w:iCs/>
            <w:color w:val="auto"/>
            <w:u w:val="none"/>
          </w:rPr>
          <w:t>service water heater</w:t>
        </w:r>
      </w:hyperlink>
      <w:r w:rsidRPr="00B620DB">
        <w:t xml:space="preserve"> that derives its heat from a heating medium such as warm air, steam or hot water.</w:t>
      </w:r>
    </w:p>
    <w:p w14:paraId="3B8F1FAE" w14:textId="77777777" w:rsidR="00EC72E8" w:rsidRPr="00B620DB" w:rsidRDefault="00EC72E8" w:rsidP="00EC72E8">
      <w:pPr>
        <w:pStyle w:val="05Sentence"/>
      </w:pPr>
      <w:bookmarkStart w:id="1484" w:name="ndtrl-cc"/>
      <w:bookmarkEnd w:id="1484"/>
      <w:r w:rsidRPr="00B620DB">
        <w:rPr>
          <w:i/>
          <w:iCs/>
        </w:rPr>
        <w:t>Industrial occupancy</w:t>
      </w:r>
      <w:r w:rsidRPr="00B620DB">
        <w:t xml:space="preserve"> (Group F) means the </w:t>
      </w:r>
      <w:hyperlink r:id="rId342" w:history="1">
        <w:r w:rsidRPr="00B620DB">
          <w:rPr>
            <w:rStyle w:val="Hyperlink"/>
            <w:i/>
            <w:iCs/>
            <w:color w:val="auto"/>
            <w:u w:val="none"/>
          </w:rPr>
          <w:t>occupancy</w:t>
        </w:r>
      </w:hyperlink>
      <w:r w:rsidRPr="00B620DB">
        <w:t xml:space="preserve"> or use of a </w:t>
      </w:r>
      <w:hyperlink r:id="rId343" w:history="1">
        <w:r w:rsidRPr="00B620DB">
          <w:rPr>
            <w:rStyle w:val="Hyperlink"/>
            <w:i/>
            <w:iCs/>
            <w:color w:val="auto"/>
            <w:u w:val="none"/>
          </w:rPr>
          <w:t>building</w:t>
        </w:r>
      </w:hyperlink>
      <w:r w:rsidRPr="00B620DB">
        <w:t xml:space="preserve"> or part thereof for the assembling, fabricating, manufacturing, processing, repairing or storing of goods and materials.</w:t>
      </w:r>
    </w:p>
    <w:p w14:paraId="7CBF17EB" w14:textId="77777777" w:rsidR="00EC72E8" w:rsidRPr="00B620DB" w:rsidRDefault="00EC72E8" w:rsidP="00EC72E8">
      <w:pPr>
        <w:pStyle w:val="05Sentence"/>
      </w:pPr>
      <w:bookmarkStart w:id="1485" w:name="ntrcnnct"/>
      <w:bookmarkEnd w:id="1485"/>
      <w:r w:rsidRPr="00B620DB">
        <w:rPr>
          <w:i/>
          <w:iCs/>
        </w:rPr>
        <w:t>Interconnected floor space</w:t>
      </w:r>
      <w:r w:rsidRPr="00B620DB">
        <w:t xml:space="preserve"> means superimposed </w:t>
      </w:r>
      <w:hyperlink r:id="rId344" w:history="1">
        <w:r w:rsidRPr="00B620DB">
          <w:rPr>
            <w:rStyle w:val="Hyperlink"/>
            <w:i/>
            <w:iCs/>
            <w:color w:val="auto"/>
            <w:u w:val="none"/>
          </w:rPr>
          <w:t>floor areas</w:t>
        </w:r>
      </w:hyperlink>
      <w:r w:rsidRPr="00B620DB">
        <w:t xml:space="preserve"> or parts of </w:t>
      </w:r>
      <w:hyperlink r:id="rId345" w:history="1">
        <w:r w:rsidRPr="00B620DB">
          <w:rPr>
            <w:rStyle w:val="Hyperlink"/>
            <w:i/>
            <w:iCs/>
            <w:color w:val="auto"/>
            <w:u w:val="none"/>
          </w:rPr>
          <w:t xml:space="preserve">floor areas </w:t>
        </w:r>
      </w:hyperlink>
      <w:r w:rsidRPr="00B620DB">
        <w:t xml:space="preserve">in which floor assemblies that are required to be </w:t>
      </w:r>
      <w:hyperlink r:id="rId346" w:history="1">
        <w:r w:rsidRPr="00B620DB">
          <w:rPr>
            <w:rStyle w:val="Hyperlink"/>
            <w:i/>
            <w:iCs/>
            <w:color w:val="auto"/>
            <w:u w:val="none"/>
          </w:rPr>
          <w:t>fire separations</w:t>
        </w:r>
      </w:hyperlink>
      <w:r w:rsidRPr="00B620DB">
        <w:t xml:space="preserve"> are penetrated by openings that are not provided with </w:t>
      </w:r>
      <w:hyperlink r:id="rId347" w:history="1">
        <w:r w:rsidRPr="00B620DB">
          <w:rPr>
            <w:rStyle w:val="Hyperlink"/>
            <w:i/>
            <w:iCs/>
            <w:color w:val="auto"/>
            <w:u w:val="none"/>
          </w:rPr>
          <w:t>closures</w:t>
        </w:r>
      </w:hyperlink>
      <w:r w:rsidRPr="00B620DB">
        <w:t>.</w:t>
      </w:r>
    </w:p>
    <w:p w14:paraId="4A059E0A" w14:textId="77777777" w:rsidR="00EC72E8" w:rsidRPr="00B620DB" w:rsidRDefault="00EC72E8" w:rsidP="00EC72E8">
      <w:pPr>
        <w:pStyle w:val="05Sentence"/>
      </w:pPr>
      <w:bookmarkStart w:id="1486" w:name="lmtng-dt"/>
      <w:bookmarkEnd w:id="1486"/>
      <w:r w:rsidRPr="00B620DB">
        <w:rPr>
          <w:i/>
          <w:iCs/>
        </w:rPr>
        <w:t>Limiting distance</w:t>
      </w:r>
      <w:r w:rsidRPr="00B620DB">
        <w:t xml:space="preserve"> means the distance from an </w:t>
      </w:r>
      <w:hyperlink r:id="rId348" w:history="1">
        <w:r w:rsidRPr="00B620DB">
          <w:rPr>
            <w:rStyle w:val="Hyperlink"/>
            <w:i/>
            <w:iCs/>
            <w:color w:val="auto"/>
            <w:u w:val="none"/>
          </w:rPr>
          <w:t>exposing building face</w:t>
        </w:r>
      </w:hyperlink>
      <w:r w:rsidRPr="00B620DB">
        <w:t xml:space="preserve"> to a property line, the centre line of a </w:t>
      </w:r>
      <w:hyperlink r:id="rId349" w:history="1">
        <w:r w:rsidRPr="00B620DB">
          <w:rPr>
            <w:rStyle w:val="Hyperlink"/>
            <w:i/>
            <w:iCs/>
            <w:color w:val="auto"/>
            <w:u w:val="none"/>
          </w:rPr>
          <w:t>street</w:t>
        </w:r>
      </w:hyperlink>
      <w:r w:rsidRPr="00B620DB">
        <w:t xml:space="preserve">, lane or public thoroughfare, or to an imaginary line between 2 </w:t>
      </w:r>
      <w:hyperlink r:id="rId350" w:history="1">
        <w:r w:rsidRPr="00B620DB">
          <w:rPr>
            <w:rStyle w:val="Hyperlink"/>
            <w:i/>
            <w:iCs/>
            <w:color w:val="auto"/>
            <w:u w:val="none"/>
          </w:rPr>
          <w:t>buildings</w:t>
        </w:r>
      </w:hyperlink>
      <w:r w:rsidRPr="00B620DB">
        <w:t xml:space="preserve"> or </w:t>
      </w:r>
      <w:hyperlink r:id="rId351" w:history="1">
        <w:r w:rsidRPr="00B620DB">
          <w:rPr>
            <w:rStyle w:val="Hyperlink"/>
            <w:i/>
            <w:iCs/>
            <w:color w:val="auto"/>
            <w:u w:val="none"/>
          </w:rPr>
          <w:t>fire compartments</w:t>
        </w:r>
      </w:hyperlink>
      <w:r w:rsidRPr="00B620DB">
        <w:t xml:space="preserve"> on the same property, measured at right angles to the </w:t>
      </w:r>
      <w:hyperlink r:id="rId352" w:history="1">
        <w:r w:rsidRPr="00B620DB">
          <w:rPr>
            <w:rStyle w:val="Hyperlink"/>
            <w:i/>
            <w:iCs/>
            <w:color w:val="auto"/>
            <w:u w:val="none"/>
          </w:rPr>
          <w:t>exposing building face</w:t>
        </w:r>
      </w:hyperlink>
      <w:r w:rsidRPr="00B620DB">
        <w:t xml:space="preserve">. </w:t>
      </w:r>
    </w:p>
    <w:p w14:paraId="548CAF49" w14:textId="77777777" w:rsidR="00EC72E8" w:rsidRPr="00B620DB" w:rsidRDefault="00EC72E8" w:rsidP="00EC72E8">
      <w:pPr>
        <w:pStyle w:val="05Sentence"/>
      </w:pPr>
      <w:bookmarkStart w:id="1487" w:name="lv-ld"/>
      <w:bookmarkEnd w:id="1487"/>
      <w:r w:rsidRPr="00B620DB">
        <w:rPr>
          <w:i/>
          <w:iCs/>
        </w:rPr>
        <w:lastRenderedPageBreak/>
        <w:t>Live load</w:t>
      </w:r>
      <w:r w:rsidRPr="00B620DB">
        <w:t xml:space="preserve"> means a variable load due to the intended use and </w:t>
      </w:r>
      <w:hyperlink r:id="rId353" w:history="1">
        <w:r w:rsidRPr="00B620DB">
          <w:rPr>
            <w:rStyle w:val="Hyperlink"/>
            <w:i/>
            <w:iCs/>
            <w:color w:val="auto"/>
            <w:u w:val="none"/>
          </w:rPr>
          <w:t>occupancy</w:t>
        </w:r>
      </w:hyperlink>
      <w:r w:rsidRPr="00B620DB">
        <w:t xml:space="preserve"> that is to be assumed in the design of the structural members of a </w:t>
      </w:r>
      <w:hyperlink r:id="rId354" w:history="1">
        <w:r w:rsidRPr="00B620DB">
          <w:rPr>
            <w:rStyle w:val="Hyperlink"/>
            <w:i/>
            <w:iCs/>
            <w:color w:val="auto"/>
            <w:u w:val="none"/>
          </w:rPr>
          <w:t>building</w:t>
        </w:r>
      </w:hyperlink>
      <w:r w:rsidRPr="00B620DB">
        <w:t>. It includes loads due to cranes and the pressure of liquids in containers.</w:t>
      </w:r>
    </w:p>
    <w:p w14:paraId="342D7290" w14:textId="77777777" w:rsidR="00EC72E8" w:rsidRPr="00B620DB" w:rsidRDefault="00EC72E8" w:rsidP="00EC72E8">
      <w:pPr>
        <w:pStyle w:val="05Sentence"/>
      </w:pPr>
      <w:bookmarkStart w:id="1488" w:name="ldbrng"/>
      <w:bookmarkEnd w:id="1488"/>
      <w:r w:rsidRPr="00B620DB">
        <w:rPr>
          <w:i/>
          <w:iCs/>
        </w:rPr>
        <w:t>Loadbearing</w:t>
      </w:r>
      <w:r w:rsidRPr="00B620DB">
        <w:t xml:space="preserve"> (as applying to a </w:t>
      </w:r>
      <w:hyperlink r:id="rId355" w:history="1">
        <w:r w:rsidRPr="00B620DB">
          <w:rPr>
            <w:rStyle w:val="Hyperlink"/>
            <w:i/>
            <w:iCs/>
            <w:color w:val="auto"/>
            <w:u w:val="none"/>
          </w:rPr>
          <w:t>building</w:t>
        </w:r>
      </w:hyperlink>
      <w:r w:rsidRPr="00B620DB">
        <w:t xml:space="preserve"> element) means subjected to or designed to carry loads in addition to its own </w:t>
      </w:r>
      <w:hyperlink r:id="rId356" w:history="1">
        <w:r w:rsidRPr="00B620DB">
          <w:rPr>
            <w:rStyle w:val="Hyperlink"/>
            <w:i/>
            <w:iCs/>
            <w:color w:val="auto"/>
            <w:u w:val="none"/>
          </w:rPr>
          <w:t>dead load</w:t>
        </w:r>
      </w:hyperlink>
      <w:r w:rsidRPr="00B620DB">
        <w:t xml:space="preserve">, excepting a wall element subjected only to wind or earthquake loads in addition to its own </w:t>
      </w:r>
      <w:hyperlink r:id="rId357" w:history="1">
        <w:r w:rsidRPr="00B620DB">
          <w:rPr>
            <w:rStyle w:val="Hyperlink"/>
            <w:i/>
            <w:iCs/>
            <w:color w:val="auto"/>
            <w:u w:val="none"/>
          </w:rPr>
          <w:t>dead load</w:t>
        </w:r>
      </w:hyperlink>
      <w:r w:rsidRPr="00B620DB">
        <w:t>.</w:t>
      </w:r>
    </w:p>
    <w:p w14:paraId="4E90DF7E" w14:textId="77777777" w:rsidR="00EC72E8" w:rsidRPr="00B620DB" w:rsidRDefault="00EC72E8" w:rsidP="00EC72E8">
      <w:pPr>
        <w:pStyle w:val="05Sentence"/>
      </w:pPr>
      <w:bookmarkStart w:id="1489" w:name="lw-hzrd-"/>
      <w:bookmarkEnd w:id="1489"/>
      <w:r w:rsidRPr="00B620DB">
        <w:rPr>
          <w:i/>
          <w:iCs/>
        </w:rPr>
        <w:t>Low-hazard industrial occupancy</w:t>
      </w:r>
      <w:r w:rsidRPr="00B620DB">
        <w:t xml:space="preserve"> (Group F, Division 3) means an </w:t>
      </w:r>
      <w:hyperlink r:id="rId358" w:history="1">
        <w:r w:rsidRPr="00B620DB">
          <w:rPr>
            <w:rStyle w:val="Hyperlink"/>
            <w:i/>
            <w:iCs/>
            <w:color w:val="auto"/>
            <w:u w:val="none"/>
          </w:rPr>
          <w:t xml:space="preserve">industrial occupancy </w:t>
        </w:r>
      </w:hyperlink>
      <w:r w:rsidRPr="00B620DB">
        <w:t xml:space="preserve">in which the </w:t>
      </w:r>
      <w:hyperlink r:id="rId359" w:history="1">
        <w:r w:rsidRPr="00B620DB">
          <w:rPr>
            <w:rStyle w:val="Hyperlink"/>
            <w:i/>
            <w:iCs/>
            <w:color w:val="auto"/>
            <w:u w:val="none"/>
          </w:rPr>
          <w:t>combustible</w:t>
        </w:r>
      </w:hyperlink>
      <w:r w:rsidRPr="00B620DB">
        <w:t xml:space="preserve"> content is not more than 50 kg/m</w:t>
      </w:r>
      <w:r w:rsidRPr="00B620DB">
        <w:rPr>
          <w:sz w:val="14"/>
          <w:szCs w:val="14"/>
          <w:vertAlign w:val="superscript"/>
        </w:rPr>
        <w:t>2</w:t>
      </w:r>
      <w:r w:rsidRPr="00B620DB">
        <w:t xml:space="preserve"> or 1</w:t>
      </w:r>
      <w:r w:rsidRPr="00B620DB">
        <w:rPr>
          <w:rFonts w:ascii="Times New Roman" w:hAnsi="Times New Roman"/>
        </w:rPr>
        <w:t> </w:t>
      </w:r>
      <w:r w:rsidRPr="00B620DB">
        <w:t>200</w:t>
      </w:r>
      <w:r w:rsidRPr="00B620DB">
        <w:rPr>
          <w:rFonts w:ascii="Book Antiqua" w:hAnsi="Book Antiqua" w:cs="Book Antiqua"/>
        </w:rPr>
        <w:t> </w:t>
      </w:r>
      <w:r w:rsidRPr="00B620DB">
        <w:t>MJ/m</w:t>
      </w:r>
      <w:r w:rsidRPr="00B620DB">
        <w:rPr>
          <w:sz w:val="14"/>
          <w:szCs w:val="14"/>
          <w:vertAlign w:val="superscript"/>
        </w:rPr>
        <w:t>2</w:t>
      </w:r>
      <w:r w:rsidRPr="00B620DB">
        <w:t xml:space="preserve"> of </w:t>
      </w:r>
      <w:hyperlink r:id="rId360" w:history="1">
        <w:r w:rsidRPr="00B620DB">
          <w:rPr>
            <w:rStyle w:val="Hyperlink"/>
            <w:i/>
            <w:iCs/>
            <w:color w:val="auto"/>
            <w:u w:val="none"/>
          </w:rPr>
          <w:t>floor area</w:t>
        </w:r>
      </w:hyperlink>
      <w:r w:rsidRPr="00B620DB">
        <w:t>.</w:t>
      </w:r>
    </w:p>
    <w:p w14:paraId="26DAD52B" w14:textId="77777777" w:rsidR="00EC72E8" w:rsidRPr="00B620DB" w:rsidRDefault="00EC72E8" w:rsidP="00EC72E8">
      <w:pPr>
        <w:pStyle w:val="05Sentence"/>
      </w:pPr>
      <w:bookmarkStart w:id="1490" w:name="mjr-ccpn"/>
      <w:bookmarkEnd w:id="1490"/>
      <w:r w:rsidRPr="00B620DB">
        <w:rPr>
          <w:i/>
          <w:iCs/>
        </w:rPr>
        <w:t>Major occupancy</w:t>
      </w:r>
      <w:r w:rsidRPr="00B620DB">
        <w:t xml:space="preserve"> means the principal </w:t>
      </w:r>
      <w:hyperlink r:id="rId361" w:history="1">
        <w:r w:rsidRPr="00B620DB">
          <w:rPr>
            <w:rStyle w:val="Hyperlink"/>
            <w:i/>
            <w:iCs/>
            <w:color w:val="auto"/>
            <w:u w:val="none"/>
          </w:rPr>
          <w:t>occupancy</w:t>
        </w:r>
      </w:hyperlink>
      <w:r w:rsidRPr="00B620DB">
        <w:t xml:space="preserve"> for which a </w:t>
      </w:r>
      <w:hyperlink r:id="rId362" w:history="1">
        <w:r w:rsidRPr="00B620DB">
          <w:rPr>
            <w:rStyle w:val="Hyperlink"/>
            <w:i/>
            <w:iCs/>
            <w:color w:val="auto"/>
            <w:u w:val="none"/>
          </w:rPr>
          <w:t>building</w:t>
        </w:r>
      </w:hyperlink>
      <w:r w:rsidRPr="00B620DB">
        <w:t xml:space="preserve"> or part thereof is used or intended to be used, and shall be deemed to include the subsidiary </w:t>
      </w:r>
      <w:hyperlink r:id="rId363" w:history="1">
        <w:r w:rsidRPr="00B620DB">
          <w:rPr>
            <w:rStyle w:val="Hyperlink"/>
            <w:i/>
            <w:iCs/>
            <w:color w:val="auto"/>
            <w:u w:val="none"/>
          </w:rPr>
          <w:t>occupancies</w:t>
        </w:r>
      </w:hyperlink>
      <w:r w:rsidRPr="00B620DB">
        <w:t xml:space="preserve"> that are an integral part of the principal </w:t>
      </w:r>
      <w:hyperlink r:id="rId364" w:history="1">
        <w:r w:rsidRPr="00B620DB">
          <w:rPr>
            <w:rStyle w:val="Hyperlink"/>
            <w:i/>
            <w:iCs/>
            <w:color w:val="auto"/>
            <w:u w:val="none"/>
          </w:rPr>
          <w:t>occupancy</w:t>
        </w:r>
      </w:hyperlink>
      <w:r w:rsidRPr="00B620DB">
        <w:t xml:space="preserve">. The </w:t>
      </w:r>
      <w:hyperlink r:id="rId365" w:history="1">
        <w:r w:rsidRPr="00B620DB">
          <w:rPr>
            <w:rStyle w:val="Hyperlink"/>
            <w:i/>
            <w:iCs/>
            <w:color w:val="auto"/>
            <w:u w:val="none"/>
          </w:rPr>
          <w:t>major occupancy</w:t>
        </w:r>
      </w:hyperlink>
      <w:r w:rsidRPr="00B620DB">
        <w:t xml:space="preserve"> classifications used in this Code are as follows:</w:t>
      </w:r>
    </w:p>
    <w:p w14:paraId="343097C8" w14:textId="77777777" w:rsidR="00EC72E8" w:rsidRPr="00B620DB" w:rsidRDefault="00EC72E8" w:rsidP="00EC72E8">
      <w:pPr>
        <w:pStyle w:val="05Sentence"/>
      </w:pPr>
      <w:r w:rsidRPr="00B620DB">
        <w:t>A1 – </w:t>
      </w:r>
      <w:hyperlink r:id="rId366" w:history="1">
        <w:r w:rsidRPr="00B620DB">
          <w:rPr>
            <w:rStyle w:val="Hyperlink"/>
            <w:i/>
            <w:iCs/>
            <w:color w:val="auto"/>
            <w:u w:val="none"/>
          </w:rPr>
          <w:t>Assembly occupancies</w:t>
        </w:r>
      </w:hyperlink>
      <w:r w:rsidRPr="00B620DB">
        <w:t xml:space="preserve"> intended for the production and viewing of the performing arts</w:t>
      </w:r>
    </w:p>
    <w:p w14:paraId="473BA03C" w14:textId="77777777" w:rsidR="00EC72E8" w:rsidRPr="00B620DB" w:rsidRDefault="00EC72E8" w:rsidP="00EC72E8">
      <w:pPr>
        <w:pStyle w:val="05Sentence"/>
      </w:pPr>
      <w:r w:rsidRPr="00B620DB">
        <w:t>A2 – </w:t>
      </w:r>
      <w:hyperlink r:id="rId367" w:history="1">
        <w:r w:rsidRPr="00B620DB">
          <w:rPr>
            <w:rStyle w:val="Hyperlink"/>
            <w:i/>
            <w:iCs/>
            <w:color w:val="auto"/>
            <w:u w:val="none"/>
          </w:rPr>
          <w:t>Assembly occupancies</w:t>
        </w:r>
      </w:hyperlink>
      <w:r w:rsidRPr="00B620DB">
        <w:t xml:space="preserve"> not elsewhere classified in Group A</w:t>
      </w:r>
    </w:p>
    <w:p w14:paraId="557EE9B3" w14:textId="77777777" w:rsidR="00EC72E8" w:rsidRPr="00B620DB" w:rsidRDefault="00EC72E8" w:rsidP="00EC72E8">
      <w:pPr>
        <w:pStyle w:val="05Sentence"/>
      </w:pPr>
      <w:r w:rsidRPr="00B620DB">
        <w:t>A3 – </w:t>
      </w:r>
      <w:hyperlink r:id="rId368" w:history="1">
        <w:r w:rsidRPr="00B620DB">
          <w:rPr>
            <w:rStyle w:val="Hyperlink"/>
            <w:i/>
            <w:iCs/>
            <w:color w:val="auto"/>
            <w:u w:val="none"/>
          </w:rPr>
          <w:t>Assembly occupancies</w:t>
        </w:r>
      </w:hyperlink>
      <w:r w:rsidRPr="00B620DB">
        <w:t xml:space="preserve"> of the arena type</w:t>
      </w:r>
    </w:p>
    <w:p w14:paraId="00D851F2" w14:textId="77777777" w:rsidR="00EC72E8" w:rsidRPr="00B620DB" w:rsidRDefault="00EC72E8" w:rsidP="00EC72E8">
      <w:pPr>
        <w:pStyle w:val="05Sentence"/>
      </w:pPr>
      <w:r w:rsidRPr="00B620DB">
        <w:t>A4 – </w:t>
      </w:r>
      <w:hyperlink r:id="rId369" w:history="1">
        <w:r w:rsidRPr="00B620DB">
          <w:rPr>
            <w:rStyle w:val="Hyperlink"/>
            <w:i/>
            <w:iCs/>
            <w:color w:val="auto"/>
            <w:u w:val="none"/>
          </w:rPr>
          <w:t>Assembly occupancies</w:t>
        </w:r>
      </w:hyperlink>
      <w:r w:rsidRPr="00B620DB">
        <w:t xml:space="preserve"> in which the occupants are gathered in the open air</w:t>
      </w:r>
    </w:p>
    <w:p w14:paraId="05CC6332" w14:textId="77777777" w:rsidR="00EC72E8" w:rsidRPr="00B620DB" w:rsidRDefault="00EC72E8" w:rsidP="00EC72E8">
      <w:pPr>
        <w:pStyle w:val="05Sentence"/>
      </w:pPr>
      <w:r w:rsidRPr="00B620DB">
        <w:t>B1 – </w:t>
      </w:r>
      <w:hyperlink r:id="rId370" w:history="1">
        <w:r w:rsidRPr="00B620DB">
          <w:rPr>
            <w:rStyle w:val="Hyperlink"/>
            <w:i/>
            <w:iCs/>
            <w:color w:val="auto"/>
            <w:u w:val="none"/>
          </w:rPr>
          <w:t>Detention occupancies</w:t>
        </w:r>
      </w:hyperlink>
      <w:r w:rsidRPr="00B620DB">
        <w:t xml:space="preserve"> in which persons are under restraint or are incapable of self-preservation because of security measures not under their control</w:t>
      </w:r>
    </w:p>
    <w:p w14:paraId="0D062413" w14:textId="77777777" w:rsidR="00EC72E8" w:rsidRPr="00B620DB" w:rsidRDefault="00EC72E8" w:rsidP="00EC72E8">
      <w:pPr>
        <w:pStyle w:val="05Sentence"/>
      </w:pPr>
      <w:r w:rsidRPr="00B620DB">
        <w:t>B2 – </w:t>
      </w:r>
      <w:hyperlink r:id="rId371" w:history="1">
        <w:r w:rsidRPr="00B620DB">
          <w:rPr>
            <w:rStyle w:val="Hyperlink"/>
            <w:i/>
            <w:iCs/>
            <w:color w:val="auto"/>
            <w:u w:val="none"/>
          </w:rPr>
          <w:t>Treatment occupancies</w:t>
        </w:r>
      </w:hyperlink>
      <w:r w:rsidRPr="00B620DB">
        <w:t xml:space="preserve"> </w:t>
      </w:r>
    </w:p>
    <w:p w14:paraId="3FA2A0A3" w14:textId="77777777" w:rsidR="00EC72E8" w:rsidRPr="00B620DB" w:rsidRDefault="00EC72E8" w:rsidP="00EC72E8">
      <w:pPr>
        <w:pStyle w:val="05Sentence"/>
      </w:pPr>
      <w:r w:rsidRPr="00B620DB">
        <w:t>B3 – </w:t>
      </w:r>
      <w:hyperlink r:id="rId372" w:history="1">
        <w:r w:rsidRPr="00B620DB">
          <w:rPr>
            <w:rStyle w:val="Hyperlink"/>
            <w:i/>
            <w:iCs/>
            <w:color w:val="auto"/>
            <w:u w:val="none"/>
          </w:rPr>
          <w:t>Care occupancies</w:t>
        </w:r>
      </w:hyperlink>
    </w:p>
    <w:p w14:paraId="655D500B" w14:textId="77777777" w:rsidR="00EC72E8" w:rsidRPr="00B620DB" w:rsidRDefault="00EC72E8" w:rsidP="00EC72E8">
      <w:pPr>
        <w:pStyle w:val="05Sentence"/>
      </w:pPr>
      <w:r w:rsidRPr="00B620DB">
        <w:t>C – </w:t>
      </w:r>
      <w:hyperlink r:id="rId373" w:history="1">
        <w:r w:rsidRPr="00B620DB">
          <w:rPr>
            <w:rStyle w:val="Hyperlink"/>
            <w:i/>
            <w:iCs/>
            <w:color w:val="auto"/>
            <w:u w:val="none"/>
          </w:rPr>
          <w:t>Residential occupancies</w:t>
        </w:r>
      </w:hyperlink>
    </w:p>
    <w:p w14:paraId="47D497C7" w14:textId="77777777" w:rsidR="00EC72E8" w:rsidRPr="00B620DB" w:rsidRDefault="00EC72E8" w:rsidP="00EC72E8">
      <w:pPr>
        <w:pStyle w:val="05Sentence"/>
      </w:pPr>
      <w:r w:rsidRPr="00B620DB">
        <w:t>D – </w:t>
      </w:r>
      <w:hyperlink r:id="rId374" w:history="1">
        <w:r w:rsidRPr="00B620DB">
          <w:rPr>
            <w:rStyle w:val="Hyperlink"/>
            <w:i/>
            <w:iCs/>
            <w:color w:val="auto"/>
            <w:u w:val="none"/>
          </w:rPr>
          <w:t>Business and personal services occupancies</w:t>
        </w:r>
      </w:hyperlink>
    </w:p>
    <w:p w14:paraId="41CF88B5" w14:textId="77777777" w:rsidR="00EC72E8" w:rsidRPr="00B620DB" w:rsidRDefault="00EC72E8" w:rsidP="00EC72E8">
      <w:pPr>
        <w:pStyle w:val="05Sentence"/>
      </w:pPr>
      <w:r w:rsidRPr="00B620DB">
        <w:t>E – </w:t>
      </w:r>
      <w:hyperlink r:id="rId375" w:history="1">
        <w:r w:rsidRPr="00B620DB">
          <w:rPr>
            <w:rStyle w:val="Hyperlink"/>
            <w:i/>
            <w:iCs/>
            <w:color w:val="auto"/>
            <w:u w:val="none"/>
          </w:rPr>
          <w:t>Mercantile occupancies</w:t>
        </w:r>
      </w:hyperlink>
    </w:p>
    <w:p w14:paraId="51BC524F" w14:textId="77777777" w:rsidR="00EC72E8" w:rsidRPr="00B620DB" w:rsidRDefault="00EC72E8" w:rsidP="00EC72E8">
      <w:pPr>
        <w:pStyle w:val="05Sentence"/>
      </w:pPr>
      <w:r w:rsidRPr="00B620DB">
        <w:t>F1 – </w:t>
      </w:r>
      <w:hyperlink r:id="rId376" w:history="1">
        <w:r w:rsidRPr="00B620DB">
          <w:rPr>
            <w:rStyle w:val="Hyperlink"/>
            <w:i/>
            <w:iCs/>
            <w:color w:val="auto"/>
            <w:u w:val="none"/>
          </w:rPr>
          <w:t>High-hazard industrial occupancies</w:t>
        </w:r>
      </w:hyperlink>
    </w:p>
    <w:p w14:paraId="40AE7046" w14:textId="77777777" w:rsidR="00EC72E8" w:rsidRPr="00B620DB" w:rsidRDefault="00EC72E8" w:rsidP="00EC72E8">
      <w:pPr>
        <w:pStyle w:val="05Sentence"/>
      </w:pPr>
      <w:r w:rsidRPr="00B620DB">
        <w:t>F2 – </w:t>
      </w:r>
      <w:hyperlink r:id="rId377" w:history="1">
        <w:r w:rsidRPr="00B620DB">
          <w:rPr>
            <w:rStyle w:val="Hyperlink"/>
            <w:i/>
            <w:iCs/>
            <w:color w:val="auto"/>
            <w:u w:val="none"/>
          </w:rPr>
          <w:t>Medium-hazard industrial occupancies</w:t>
        </w:r>
      </w:hyperlink>
    </w:p>
    <w:p w14:paraId="7F160385" w14:textId="77777777" w:rsidR="00EC72E8" w:rsidRPr="00B620DB" w:rsidRDefault="00EC72E8" w:rsidP="00EC72E8">
      <w:pPr>
        <w:pStyle w:val="05Sentence"/>
      </w:pPr>
      <w:r w:rsidRPr="00B620DB">
        <w:t>F3 – </w:t>
      </w:r>
      <w:hyperlink r:id="rId378" w:history="1">
        <w:r w:rsidRPr="00B620DB">
          <w:rPr>
            <w:rStyle w:val="Hyperlink"/>
            <w:i/>
            <w:iCs/>
            <w:color w:val="auto"/>
            <w:u w:val="none"/>
          </w:rPr>
          <w:t>Low-hazard industrial occupancies</w:t>
        </w:r>
      </w:hyperlink>
    </w:p>
    <w:p w14:paraId="04044A91" w14:textId="77777777" w:rsidR="00EC72E8" w:rsidRPr="00B620DB" w:rsidRDefault="00EC72E8" w:rsidP="00EC72E8">
      <w:pPr>
        <w:pStyle w:val="05Sentence"/>
      </w:pPr>
      <w:bookmarkStart w:id="1491" w:name="mnr-r-cn"/>
      <w:bookmarkEnd w:id="1491"/>
      <w:r w:rsidRPr="00B620DB">
        <w:rPr>
          <w:i/>
          <w:iCs/>
        </w:rPr>
        <w:t>Masonry or concrete chimney</w:t>
      </w:r>
      <w:r w:rsidRPr="00B620DB">
        <w:t xml:space="preserve"> means a </w:t>
      </w:r>
      <w:hyperlink r:id="rId379" w:history="1">
        <w:r w:rsidRPr="00B620DB">
          <w:rPr>
            <w:rStyle w:val="Hyperlink"/>
            <w:i/>
            <w:iCs/>
            <w:color w:val="auto"/>
            <w:u w:val="none"/>
          </w:rPr>
          <w:t>chimney</w:t>
        </w:r>
      </w:hyperlink>
      <w:r w:rsidRPr="00B620DB">
        <w:t xml:space="preserve"> of brick, stone, concrete or masonry units constructed on site. </w:t>
      </w:r>
    </w:p>
    <w:p w14:paraId="33AD4643" w14:textId="77777777" w:rsidR="00EC72E8" w:rsidRPr="00B620DB" w:rsidRDefault="00EC72E8" w:rsidP="00EC72E8">
      <w:pPr>
        <w:pStyle w:val="05Sentence"/>
      </w:pPr>
      <w:bookmarkStart w:id="1492" w:name="mn-f-gr"/>
      <w:bookmarkEnd w:id="1492"/>
      <w:r w:rsidRPr="00B620DB">
        <w:rPr>
          <w:i/>
          <w:iCs/>
        </w:rPr>
        <w:t>Means of egress</w:t>
      </w:r>
      <w:r w:rsidRPr="00B620DB">
        <w:t xml:space="preserve"> means a continuous path of travel provided for the escape of persons from any point in a </w:t>
      </w:r>
      <w:hyperlink r:id="rId380" w:history="1">
        <w:r w:rsidRPr="00B620DB">
          <w:rPr>
            <w:rStyle w:val="Hyperlink"/>
            <w:i/>
            <w:iCs/>
            <w:color w:val="auto"/>
            <w:u w:val="none"/>
          </w:rPr>
          <w:t>building</w:t>
        </w:r>
      </w:hyperlink>
      <w:r w:rsidRPr="00B620DB">
        <w:t xml:space="preserve"> or contained open space to a separate </w:t>
      </w:r>
      <w:hyperlink r:id="rId381" w:history="1">
        <w:r w:rsidRPr="00B620DB">
          <w:rPr>
            <w:rStyle w:val="Hyperlink"/>
            <w:i/>
            <w:iCs/>
            <w:color w:val="auto"/>
            <w:u w:val="none"/>
          </w:rPr>
          <w:t>building</w:t>
        </w:r>
      </w:hyperlink>
      <w:r w:rsidRPr="00B620DB">
        <w:t xml:space="preserve">, an open public thoroughfare, or an exterior open space protected from fire exposure from the </w:t>
      </w:r>
      <w:hyperlink r:id="rId382" w:history="1">
        <w:r w:rsidRPr="00B620DB">
          <w:rPr>
            <w:rStyle w:val="Hyperlink"/>
            <w:i/>
            <w:iCs/>
            <w:color w:val="auto"/>
            <w:u w:val="none"/>
          </w:rPr>
          <w:t>building</w:t>
        </w:r>
      </w:hyperlink>
      <w:r w:rsidRPr="00B620DB">
        <w:t xml:space="preserve"> and having access to an open public thoroughfare. </w:t>
      </w:r>
      <w:hyperlink r:id="rId383" w:history="1">
        <w:r w:rsidRPr="00B620DB">
          <w:rPr>
            <w:rStyle w:val="Hyperlink"/>
            <w:i/>
            <w:iCs/>
            <w:color w:val="auto"/>
            <w:u w:val="none"/>
          </w:rPr>
          <w:t xml:space="preserve">Means of egress </w:t>
        </w:r>
      </w:hyperlink>
      <w:r w:rsidRPr="00B620DB">
        <w:t xml:space="preserve">includes </w:t>
      </w:r>
      <w:hyperlink r:id="rId384" w:history="1">
        <w:r w:rsidRPr="00B620DB">
          <w:rPr>
            <w:rStyle w:val="Hyperlink"/>
            <w:i/>
            <w:iCs/>
            <w:color w:val="auto"/>
            <w:u w:val="none"/>
          </w:rPr>
          <w:t>exits</w:t>
        </w:r>
      </w:hyperlink>
      <w:r w:rsidRPr="00B620DB">
        <w:t xml:space="preserve"> and </w:t>
      </w:r>
      <w:hyperlink r:id="rId385" w:history="1">
        <w:r w:rsidRPr="00B620DB">
          <w:rPr>
            <w:rStyle w:val="Hyperlink"/>
            <w:i/>
            <w:iCs/>
            <w:color w:val="auto"/>
            <w:u w:val="none"/>
          </w:rPr>
          <w:t>access to exits</w:t>
        </w:r>
      </w:hyperlink>
      <w:r w:rsidRPr="00B620DB">
        <w:t>.</w:t>
      </w:r>
    </w:p>
    <w:p w14:paraId="196D4AEA" w14:textId="77777777" w:rsidR="00EC72E8" w:rsidRPr="00B620DB" w:rsidRDefault="00EC72E8" w:rsidP="00EC72E8">
      <w:pPr>
        <w:pStyle w:val="05Sentence"/>
      </w:pPr>
      <w:bookmarkStart w:id="1493" w:name="mchnl-vnt"/>
      <w:bookmarkEnd w:id="1493"/>
      <w:r w:rsidRPr="00B620DB">
        <w:rPr>
          <w:i/>
          <w:iCs/>
        </w:rPr>
        <w:t>Mechanically vented</w:t>
      </w:r>
      <w:r w:rsidRPr="00B620DB">
        <w:t xml:space="preserve"> (as applying to a fuel-fired space- or water-heating </w:t>
      </w:r>
      <w:hyperlink r:id="rId386" w:history="1">
        <w:r w:rsidRPr="00B620DB">
          <w:rPr>
            <w:rStyle w:val="Hyperlink"/>
            <w:i/>
            <w:iCs/>
            <w:color w:val="auto"/>
            <w:u w:val="none"/>
          </w:rPr>
          <w:t>appliance</w:t>
        </w:r>
      </w:hyperlink>
      <w:r w:rsidRPr="00B620DB">
        <w:t xml:space="preserve">) means an </w:t>
      </w:r>
      <w:hyperlink r:id="rId387" w:history="1">
        <w:r w:rsidRPr="00B620DB">
          <w:rPr>
            <w:rStyle w:val="Hyperlink"/>
            <w:i/>
            <w:iCs/>
            <w:color w:val="auto"/>
            <w:u w:val="none"/>
          </w:rPr>
          <w:t>appliance</w:t>
        </w:r>
      </w:hyperlink>
      <w:r w:rsidRPr="00B620DB">
        <w:t xml:space="preserve"> and its combustion venting system in which the products of combustion are entirely exhausted to the outdoors by a mechanical device, such as a fan, blower or aspirator, upstream or downstream from the combustion zone of the </w:t>
      </w:r>
      <w:hyperlink r:id="rId388" w:history="1">
        <w:r w:rsidRPr="00B620DB">
          <w:rPr>
            <w:rStyle w:val="Hyperlink"/>
            <w:i/>
            <w:iCs/>
            <w:color w:val="auto"/>
            <w:u w:val="none"/>
          </w:rPr>
          <w:t>appliance</w:t>
        </w:r>
      </w:hyperlink>
      <w:r w:rsidRPr="00B620DB">
        <w:t xml:space="preserve">, and the portion of the combustion venting system that is downstream of the fan, blower or aspirator is sealed and does not include draft hoods or draft control devices. (See </w:t>
      </w:r>
      <w:hyperlink r:id="rId389" w:anchor="en001287-mchnl-vnt" w:history="1">
        <w:r w:rsidRPr="00B620DB">
          <w:rPr>
            <w:rStyle w:val="Hyperlink"/>
            <w:color w:val="auto"/>
            <w:u w:val="none"/>
          </w:rPr>
          <w:t>Note</w:t>
        </w:r>
      </w:hyperlink>
      <w:hyperlink r:id="rId390" w:anchor="en001287-mchnl-vnt" w:history="1">
        <w:r w:rsidRPr="00B620DB">
          <w:rPr>
            <w:rStyle w:val="Hyperlink"/>
            <w:color w:val="auto"/>
            <w:u w:val="none"/>
          </w:rPr>
          <w:t> </w:t>
        </w:r>
      </w:hyperlink>
      <w:hyperlink r:id="rId391" w:anchor="en001287-mchnl-vnt" w:history="1">
        <w:r w:rsidRPr="00B620DB">
          <w:rPr>
            <w:rStyle w:val="Hyperlink"/>
            <w:color w:val="auto"/>
            <w:u w:val="none"/>
          </w:rPr>
          <w:t>A-1.4.1.2.(1)</w:t>
        </w:r>
      </w:hyperlink>
      <w:r w:rsidRPr="00B620DB">
        <w:t>.)</w:t>
      </w:r>
    </w:p>
    <w:p w14:paraId="10DFACEE" w14:textId="77777777" w:rsidR="00EC72E8" w:rsidRPr="00B620DB" w:rsidRDefault="00EC72E8" w:rsidP="00EC72E8">
      <w:pPr>
        <w:pStyle w:val="05Sentence"/>
      </w:pPr>
      <w:bookmarkStart w:id="1494" w:name="mdm-hzrd"/>
      <w:bookmarkEnd w:id="1494"/>
      <w:r w:rsidRPr="00B620DB">
        <w:rPr>
          <w:i/>
          <w:iCs/>
        </w:rPr>
        <w:t>Medium-hazard industrial occupancy</w:t>
      </w:r>
      <w:r w:rsidRPr="00B620DB">
        <w:t xml:space="preserve"> (Group F, Division 2) means an </w:t>
      </w:r>
      <w:hyperlink r:id="rId392" w:history="1">
        <w:r w:rsidRPr="00B620DB">
          <w:rPr>
            <w:rStyle w:val="Hyperlink"/>
            <w:i/>
            <w:iCs/>
            <w:color w:val="auto"/>
            <w:u w:val="none"/>
          </w:rPr>
          <w:t xml:space="preserve">industrial occupancy </w:t>
        </w:r>
      </w:hyperlink>
      <w:r w:rsidRPr="00B620DB">
        <w:t xml:space="preserve">in which the </w:t>
      </w:r>
      <w:hyperlink r:id="rId393" w:history="1">
        <w:r w:rsidRPr="00B620DB">
          <w:rPr>
            <w:rStyle w:val="Hyperlink"/>
            <w:i/>
            <w:iCs/>
            <w:color w:val="auto"/>
            <w:u w:val="none"/>
          </w:rPr>
          <w:t>combustible</w:t>
        </w:r>
      </w:hyperlink>
      <w:r w:rsidRPr="00B620DB">
        <w:t xml:space="preserve"> content is more than 50 kg/m</w:t>
      </w:r>
      <w:r w:rsidRPr="00B620DB">
        <w:rPr>
          <w:sz w:val="14"/>
          <w:szCs w:val="14"/>
          <w:vertAlign w:val="superscript"/>
        </w:rPr>
        <w:t>2</w:t>
      </w:r>
      <w:r w:rsidRPr="00B620DB">
        <w:t xml:space="preserve"> or 1</w:t>
      </w:r>
      <w:r w:rsidRPr="00B620DB">
        <w:rPr>
          <w:rFonts w:ascii="Times New Roman" w:hAnsi="Times New Roman"/>
        </w:rPr>
        <w:t> </w:t>
      </w:r>
      <w:r w:rsidRPr="00B620DB">
        <w:t>200</w:t>
      </w:r>
      <w:r w:rsidRPr="00B620DB">
        <w:rPr>
          <w:rFonts w:ascii="Book Antiqua" w:hAnsi="Book Antiqua" w:cs="Book Antiqua"/>
        </w:rPr>
        <w:t> </w:t>
      </w:r>
      <w:r w:rsidRPr="00B620DB">
        <w:t>MJ/m</w:t>
      </w:r>
      <w:r w:rsidRPr="00B620DB">
        <w:rPr>
          <w:sz w:val="14"/>
          <w:szCs w:val="14"/>
          <w:vertAlign w:val="superscript"/>
        </w:rPr>
        <w:t xml:space="preserve"> 2</w:t>
      </w:r>
      <w:r w:rsidRPr="00B620DB">
        <w:t xml:space="preserve"> of </w:t>
      </w:r>
      <w:hyperlink r:id="rId394" w:history="1">
        <w:r w:rsidRPr="00B620DB">
          <w:rPr>
            <w:rStyle w:val="Hyperlink"/>
            <w:i/>
            <w:iCs/>
            <w:color w:val="auto"/>
            <w:u w:val="none"/>
          </w:rPr>
          <w:t>floor area</w:t>
        </w:r>
      </w:hyperlink>
      <w:r w:rsidRPr="00B620DB">
        <w:t xml:space="preserve"> and not classified as a </w:t>
      </w:r>
      <w:hyperlink r:id="rId395" w:history="1">
        <w:r w:rsidRPr="00B620DB">
          <w:rPr>
            <w:rStyle w:val="Hyperlink"/>
            <w:i/>
            <w:iCs/>
            <w:color w:val="auto"/>
            <w:u w:val="none"/>
          </w:rPr>
          <w:t>high-hazard industrial occupancy</w:t>
        </w:r>
      </w:hyperlink>
      <w:r w:rsidRPr="00B620DB">
        <w:t>.</w:t>
      </w:r>
    </w:p>
    <w:p w14:paraId="6FF9E998" w14:textId="77777777" w:rsidR="00EC72E8" w:rsidRPr="00B620DB" w:rsidRDefault="00EC72E8" w:rsidP="00EC72E8">
      <w:pPr>
        <w:pStyle w:val="05Sentence"/>
      </w:pPr>
      <w:bookmarkStart w:id="1495" w:name="mrcntl-c"/>
      <w:bookmarkEnd w:id="1495"/>
      <w:r w:rsidRPr="00B620DB">
        <w:rPr>
          <w:i/>
          <w:iCs/>
        </w:rPr>
        <w:lastRenderedPageBreak/>
        <w:t>Mercantile occupancy</w:t>
      </w:r>
      <w:r w:rsidRPr="00B620DB">
        <w:t xml:space="preserve"> (Group E) means the </w:t>
      </w:r>
      <w:hyperlink r:id="rId396" w:history="1">
        <w:r w:rsidRPr="00B620DB">
          <w:rPr>
            <w:rStyle w:val="Hyperlink"/>
            <w:i/>
            <w:iCs/>
            <w:color w:val="auto"/>
            <w:u w:val="none"/>
          </w:rPr>
          <w:t>occupancy</w:t>
        </w:r>
      </w:hyperlink>
      <w:r w:rsidRPr="00B620DB">
        <w:t xml:space="preserve"> or use of a </w:t>
      </w:r>
      <w:hyperlink r:id="rId397" w:history="1">
        <w:r w:rsidRPr="00B620DB">
          <w:rPr>
            <w:rStyle w:val="Hyperlink"/>
            <w:i/>
            <w:iCs/>
            <w:color w:val="auto"/>
            <w:u w:val="none"/>
          </w:rPr>
          <w:t>building</w:t>
        </w:r>
      </w:hyperlink>
      <w:r w:rsidRPr="00B620DB">
        <w:t xml:space="preserve"> or part thereof for the displaying or selling of retail goods, wares or merchandise.</w:t>
      </w:r>
    </w:p>
    <w:p w14:paraId="618362D4" w14:textId="77777777" w:rsidR="00EC72E8" w:rsidRPr="00B620DB" w:rsidRDefault="00EC72E8" w:rsidP="00EC72E8">
      <w:pPr>
        <w:pStyle w:val="05Sentence"/>
      </w:pPr>
      <w:bookmarkStart w:id="1496" w:name="mzznn"/>
      <w:bookmarkEnd w:id="1496"/>
      <w:r w:rsidRPr="00B620DB">
        <w:rPr>
          <w:i/>
          <w:iCs/>
        </w:rPr>
        <w:t>Mezzanine</w:t>
      </w:r>
      <w:r w:rsidRPr="00B620DB">
        <w:t xml:space="preserve"> means an intermediate floor assembly between the floor and ceiling of any room or </w:t>
      </w:r>
      <w:hyperlink r:id="rId398" w:history="1">
        <w:r w:rsidRPr="00B620DB">
          <w:rPr>
            <w:rStyle w:val="Hyperlink"/>
            <w:i/>
            <w:iCs/>
            <w:color w:val="auto"/>
            <w:u w:val="none"/>
          </w:rPr>
          <w:t>storey</w:t>
        </w:r>
      </w:hyperlink>
      <w:r w:rsidRPr="00B620DB">
        <w:t xml:space="preserve"> and includes an interior balcony.</w:t>
      </w:r>
    </w:p>
    <w:p w14:paraId="08734D8A" w14:textId="77777777" w:rsidR="00EC72E8" w:rsidRPr="00B620DB" w:rsidRDefault="00EC72E8" w:rsidP="00EC72E8">
      <w:pPr>
        <w:pStyle w:val="05Sentence"/>
      </w:pPr>
      <w:bookmarkStart w:id="1497" w:name="ncmbtbl"/>
      <w:bookmarkEnd w:id="1497"/>
      <w:r w:rsidRPr="00B620DB">
        <w:rPr>
          <w:i/>
          <w:iCs/>
        </w:rPr>
        <w:t>Noncombustible</w:t>
      </w:r>
      <w:r w:rsidRPr="00B620DB">
        <w:t xml:space="preserve"> means that a material meets the acceptance criteria of </w:t>
      </w:r>
      <w:hyperlink r:id="rId399" w:anchor="ulcs114" w:history="1">
        <w:r w:rsidRPr="00B620DB">
          <w:rPr>
            <w:rStyle w:val="Hyperlink"/>
            <w:color w:val="auto"/>
            <w:u w:val="none"/>
          </w:rPr>
          <w:t>CAN/ULC-S114</w:t>
        </w:r>
      </w:hyperlink>
      <w:r w:rsidRPr="00B620DB">
        <w:t>, “</w:t>
      </w:r>
      <w:hyperlink r:id="rId400" w:anchor="ulcs114" w:history="1">
        <w:r w:rsidRPr="00B620DB">
          <w:rPr>
            <w:rStyle w:val="Hyperlink"/>
            <w:color w:val="auto"/>
            <w:u w:val="none"/>
          </w:rPr>
          <w:t>Standard Method of Test for Determination of Non-Combustibility in Building Materials</w:t>
        </w:r>
      </w:hyperlink>
      <w:r w:rsidRPr="00B620DB">
        <w:t>.”</w:t>
      </w:r>
    </w:p>
    <w:p w14:paraId="4A725789" w14:textId="77777777" w:rsidR="00EC72E8" w:rsidRPr="00B620DB" w:rsidRDefault="00EC72E8" w:rsidP="00EC72E8">
      <w:pPr>
        <w:pStyle w:val="05Sentence"/>
      </w:pPr>
      <w:bookmarkStart w:id="1498" w:name="ncmbtbl-"/>
      <w:bookmarkEnd w:id="1498"/>
      <w:r w:rsidRPr="00B620DB">
        <w:rPr>
          <w:i/>
          <w:iCs/>
        </w:rPr>
        <w:t>Noncombustible construction</w:t>
      </w:r>
      <w:r w:rsidRPr="00B620DB">
        <w:t xml:space="preserve"> means that type of construction in which a degree of fire safety is attained by the use of </w:t>
      </w:r>
      <w:hyperlink r:id="rId401" w:history="1">
        <w:r w:rsidRPr="00B620DB">
          <w:rPr>
            <w:rStyle w:val="Hyperlink"/>
            <w:i/>
            <w:iCs/>
            <w:color w:val="auto"/>
            <w:u w:val="none"/>
          </w:rPr>
          <w:t>noncombustible</w:t>
        </w:r>
      </w:hyperlink>
      <w:r w:rsidRPr="00B620DB">
        <w:t xml:space="preserve"> materials for structural members and other </w:t>
      </w:r>
      <w:hyperlink r:id="rId402" w:history="1">
        <w:r w:rsidRPr="00B620DB">
          <w:rPr>
            <w:rStyle w:val="Hyperlink"/>
            <w:i/>
            <w:iCs/>
            <w:color w:val="auto"/>
            <w:u w:val="none"/>
          </w:rPr>
          <w:t>building</w:t>
        </w:r>
      </w:hyperlink>
      <w:r w:rsidRPr="00B620DB">
        <w:t xml:space="preserve"> assemblies.</w:t>
      </w:r>
    </w:p>
    <w:p w14:paraId="1F9509A6" w14:textId="77777777" w:rsidR="00EC72E8" w:rsidRPr="00B620DB" w:rsidRDefault="00EC72E8" w:rsidP="00EC72E8">
      <w:pPr>
        <w:pStyle w:val="05Sentence"/>
      </w:pPr>
      <w:bookmarkStart w:id="1499" w:name="ccpnc"/>
      <w:bookmarkEnd w:id="1499"/>
      <w:r w:rsidRPr="00B620DB">
        <w:rPr>
          <w:i/>
          <w:iCs/>
        </w:rPr>
        <w:t>Occupancy</w:t>
      </w:r>
      <w:r w:rsidRPr="00B620DB">
        <w:t xml:space="preserve"> means the use or intended use of a </w:t>
      </w:r>
      <w:hyperlink r:id="rId403" w:history="1">
        <w:r w:rsidRPr="00B620DB">
          <w:rPr>
            <w:rStyle w:val="Hyperlink"/>
            <w:i/>
            <w:iCs/>
            <w:color w:val="auto"/>
            <w:u w:val="none"/>
          </w:rPr>
          <w:t>building</w:t>
        </w:r>
      </w:hyperlink>
      <w:r w:rsidRPr="00B620DB">
        <w:t xml:space="preserve"> or part thereof for the shelter or support of persons, animals or property.</w:t>
      </w:r>
    </w:p>
    <w:p w14:paraId="339FE7D8" w14:textId="77777777" w:rsidR="00EC72E8" w:rsidRPr="00B620DB" w:rsidRDefault="00EC72E8" w:rsidP="00EC72E8">
      <w:pPr>
        <w:pStyle w:val="05Sentence"/>
      </w:pPr>
      <w:bookmarkStart w:id="1500" w:name="ccpnt-ld"/>
      <w:bookmarkEnd w:id="1500"/>
      <w:r w:rsidRPr="00B620DB">
        <w:rPr>
          <w:i/>
          <w:iCs/>
        </w:rPr>
        <w:t>Occupant load</w:t>
      </w:r>
      <w:r w:rsidRPr="00B620DB">
        <w:t xml:space="preserve"> means the number of persons for which a </w:t>
      </w:r>
      <w:hyperlink r:id="rId404" w:history="1">
        <w:r w:rsidRPr="00B620DB">
          <w:rPr>
            <w:rStyle w:val="Hyperlink"/>
            <w:i/>
            <w:iCs/>
            <w:color w:val="auto"/>
            <w:u w:val="none"/>
          </w:rPr>
          <w:t>building</w:t>
        </w:r>
      </w:hyperlink>
      <w:r w:rsidRPr="00B620DB">
        <w:t xml:space="preserve"> or part thereof is designed.</w:t>
      </w:r>
    </w:p>
    <w:p w14:paraId="188E0856" w14:textId="77777777" w:rsidR="00EC72E8" w:rsidRPr="00B620DB" w:rsidRDefault="00EC72E8" w:rsidP="00EC72E8">
      <w:pPr>
        <w:pStyle w:val="05Sentence"/>
      </w:pPr>
      <w:bookmarkStart w:id="1501" w:name="pn-r-tr"/>
      <w:bookmarkEnd w:id="1501"/>
      <w:r w:rsidRPr="00B620DB">
        <w:rPr>
          <w:i/>
          <w:iCs/>
        </w:rPr>
        <w:t>Open-air storey</w:t>
      </w:r>
      <w:r w:rsidRPr="00B620DB">
        <w:t xml:space="preserve"> means a </w:t>
      </w:r>
      <w:hyperlink r:id="rId405" w:history="1">
        <w:r w:rsidRPr="00B620DB">
          <w:rPr>
            <w:rStyle w:val="Hyperlink"/>
            <w:i/>
            <w:iCs/>
            <w:color w:val="auto"/>
            <w:u w:val="none"/>
          </w:rPr>
          <w:t xml:space="preserve">storey </w:t>
        </w:r>
      </w:hyperlink>
      <w:r w:rsidRPr="00B620DB">
        <w:t xml:space="preserve">in which at least 25% of the total area of its perimeter walls is open to the outdoors in a manner that will provide cross-ventilation to the entire </w:t>
      </w:r>
      <w:hyperlink r:id="rId406" w:history="1">
        <w:r w:rsidRPr="00B620DB">
          <w:rPr>
            <w:rStyle w:val="Hyperlink"/>
            <w:i/>
            <w:iCs/>
            <w:color w:val="auto"/>
            <w:u w:val="none"/>
          </w:rPr>
          <w:t>storey</w:t>
        </w:r>
      </w:hyperlink>
      <w:r w:rsidRPr="00B620DB">
        <w:t>.</w:t>
      </w:r>
    </w:p>
    <w:p w14:paraId="1BE28DEE" w14:textId="71772E53" w:rsidR="00EC72E8" w:rsidRPr="00B620DB" w:rsidRDefault="00EC72E8" w:rsidP="00EC72E8">
      <w:pPr>
        <w:pStyle w:val="05Sentence"/>
      </w:pPr>
      <w:bookmarkStart w:id="1502" w:name="wnr"/>
      <w:bookmarkEnd w:id="1502"/>
      <w:r w:rsidRPr="00B620DB">
        <w:rPr>
          <w:i/>
          <w:iCs/>
        </w:rPr>
        <w:t>Owner</w:t>
      </w:r>
      <w:r w:rsidRPr="00B620DB">
        <w:t xml:space="preserve"> means any person, firm or corporation controlling the property under consideration</w:t>
      </w:r>
      <w:ins w:id="1503" w:author="Chase, Andy HOUS:EX" w:date="2023-07-26T11:41:00Z">
        <w:r w:rsidR="008B1632">
          <w:t xml:space="preserve"> during t</w:t>
        </w:r>
      </w:ins>
      <w:ins w:id="1504" w:author="Chase, Andy HOUS:EX" w:date="2023-07-26T11:42:00Z">
        <w:r w:rsidR="008B1632">
          <w:t>hat period of the application of Sentence 1.1.1.1.(1) of this Code</w:t>
        </w:r>
      </w:ins>
      <w:r w:rsidRPr="00B620DB">
        <w:t>.</w:t>
      </w:r>
    </w:p>
    <w:p w14:paraId="5D6BB043" w14:textId="77777777" w:rsidR="00EC72E8" w:rsidRPr="00B620DB" w:rsidRDefault="00EC72E8" w:rsidP="00EC72E8">
      <w:pPr>
        <w:pStyle w:val="05Sentence"/>
      </w:pPr>
      <w:bookmarkStart w:id="1505" w:name="prttn"/>
      <w:bookmarkEnd w:id="1505"/>
      <w:r w:rsidRPr="00B620DB">
        <w:rPr>
          <w:i/>
          <w:iCs/>
        </w:rPr>
        <w:t>Partition</w:t>
      </w:r>
      <w:r w:rsidRPr="00B620DB">
        <w:t xml:space="preserve"> means an interior wall 1 </w:t>
      </w:r>
      <w:hyperlink r:id="rId407" w:history="1">
        <w:r w:rsidRPr="00B620DB">
          <w:rPr>
            <w:rStyle w:val="Hyperlink"/>
            <w:i/>
            <w:iCs/>
            <w:color w:val="auto"/>
            <w:u w:val="none"/>
          </w:rPr>
          <w:t>storey</w:t>
        </w:r>
      </w:hyperlink>
      <w:r w:rsidRPr="00B620DB">
        <w:t xml:space="preserve"> or part-</w:t>
      </w:r>
      <w:hyperlink r:id="rId408" w:history="1">
        <w:r w:rsidRPr="00B620DB">
          <w:rPr>
            <w:rStyle w:val="Hyperlink"/>
            <w:i/>
            <w:iCs/>
            <w:color w:val="auto"/>
            <w:u w:val="none"/>
          </w:rPr>
          <w:t>storey</w:t>
        </w:r>
      </w:hyperlink>
      <w:r w:rsidRPr="00B620DB">
        <w:t xml:space="preserve"> in height that is not </w:t>
      </w:r>
      <w:hyperlink r:id="rId409" w:history="1">
        <w:r w:rsidRPr="00B620DB">
          <w:rPr>
            <w:rStyle w:val="Hyperlink"/>
            <w:i/>
            <w:iCs/>
            <w:color w:val="auto"/>
            <w:u w:val="none"/>
          </w:rPr>
          <w:t>loadbearing</w:t>
        </w:r>
      </w:hyperlink>
      <w:r w:rsidRPr="00B620DB">
        <w:t>.</w:t>
      </w:r>
    </w:p>
    <w:p w14:paraId="0755DB27" w14:textId="77777777" w:rsidR="00EC72E8" w:rsidRPr="00B620DB" w:rsidRDefault="00EC72E8" w:rsidP="00EC72E8">
      <w:pPr>
        <w:pStyle w:val="05Sentence"/>
      </w:pPr>
      <w:bookmarkStart w:id="1506" w:name="prt-wll"/>
      <w:bookmarkEnd w:id="1506"/>
      <w:r w:rsidRPr="00B620DB">
        <w:rPr>
          <w:i/>
          <w:iCs/>
        </w:rPr>
        <w:t>Party wall</w:t>
      </w:r>
      <w:r w:rsidRPr="00B620DB">
        <w:t xml:space="preserve"> means a wall jointly owned and jointly used by 2 parties under easement agreement or by right in law, and erected at or upon a line separating 2 parcels of land each of which is, or is capable of being, a separate real-estate entity.</w:t>
      </w:r>
    </w:p>
    <w:p w14:paraId="03C50E5C" w14:textId="07A23D22" w:rsidR="00EC72E8" w:rsidRDefault="00EC72E8" w:rsidP="00EC72E8">
      <w:pPr>
        <w:pStyle w:val="05Sentence"/>
        <w:rPr>
          <w:ins w:id="1507" w:author="Dang, Tommy OHCS:EX" w:date="2023-03-30T13:23:00Z"/>
        </w:rPr>
      </w:pPr>
      <w:bookmarkStart w:id="1508" w:name="prchd-gr"/>
      <w:bookmarkEnd w:id="1508"/>
      <w:r w:rsidRPr="00B620DB">
        <w:rPr>
          <w:i/>
          <w:iCs/>
        </w:rPr>
        <w:t>Perched groundwater</w:t>
      </w:r>
      <w:r w:rsidRPr="00B620DB">
        <w:t xml:space="preserve"> means a free standing body of water in the ground extending to a limited depth.</w:t>
      </w:r>
    </w:p>
    <w:p w14:paraId="760FFFFD" w14:textId="3461740B" w:rsidR="008613FD" w:rsidRPr="008613FD" w:rsidRDefault="008613FD" w:rsidP="00EC72E8">
      <w:pPr>
        <w:pStyle w:val="05Sentence"/>
      </w:pPr>
      <w:ins w:id="1509" w:author="Dang, Tommy OHCS:EX" w:date="2023-03-30T13:23:00Z">
        <w:r w:rsidRPr="00045550">
          <w:rPr>
            <w:i/>
            <w:iCs/>
          </w:rPr>
          <w:t>Persons</w:t>
        </w:r>
      </w:ins>
      <w:ins w:id="1510" w:author="Dang, Tommy OHCS:EX" w:date="2023-03-30T13:24:00Z">
        <w:r w:rsidRPr="00045550">
          <w:rPr>
            <w:i/>
            <w:iCs/>
          </w:rPr>
          <w:t xml:space="preserve"> with disabilities</w:t>
        </w:r>
        <w:r>
          <w:rPr>
            <w:i/>
            <w:iCs/>
          </w:rPr>
          <w:t xml:space="preserve"> </w:t>
        </w:r>
        <w:r>
          <w:t>means persons who have a permanent or temporary physical, mental, intellectual or sensory impairment which, in inter</w:t>
        </w:r>
      </w:ins>
      <w:ins w:id="1511" w:author="Dang, Tommy OHCS:EX" w:date="2023-03-30T13:25:00Z">
        <w:r>
          <w:t>action with various barriers, may hinder their full and effective participation in society on an equal basis with others.</w:t>
        </w:r>
      </w:ins>
    </w:p>
    <w:p w14:paraId="39C492D3" w14:textId="77777777" w:rsidR="00EC72E8" w:rsidRPr="00B620DB" w:rsidRDefault="00EC72E8" w:rsidP="00EC72E8">
      <w:pPr>
        <w:pStyle w:val="05Sentence"/>
      </w:pPr>
      <w:bookmarkStart w:id="1512" w:name="pl"/>
      <w:bookmarkEnd w:id="1512"/>
      <w:r w:rsidRPr="00B620DB">
        <w:rPr>
          <w:i/>
          <w:iCs/>
        </w:rPr>
        <w:t>Pile</w:t>
      </w:r>
      <w:r w:rsidRPr="00B620DB">
        <w:t xml:space="preserve"> means a slender </w:t>
      </w:r>
      <w:hyperlink r:id="rId410" w:history="1">
        <w:r w:rsidRPr="00B620DB">
          <w:rPr>
            <w:rStyle w:val="Hyperlink"/>
            <w:i/>
            <w:iCs/>
            <w:color w:val="auto"/>
            <w:u w:val="none"/>
          </w:rPr>
          <w:t>deep foundation unit</w:t>
        </w:r>
      </w:hyperlink>
      <w:r w:rsidRPr="00B620DB">
        <w:t xml:space="preserve"> made of materials such as wood, steel or concrete or a combination thereof, that is either premanufactured and placed by driving, jacking, jetting or screwing, or cast-in-place in a hole formed by driving, excavating or boring. (Cast-in-place bored </w:t>
      </w:r>
      <w:hyperlink r:id="rId411" w:history="1">
        <w:r w:rsidRPr="00B620DB">
          <w:rPr>
            <w:rStyle w:val="Hyperlink"/>
            <w:i/>
            <w:iCs/>
            <w:color w:val="auto"/>
            <w:u w:val="none"/>
          </w:rPr>
          <w:t>piles</w:t>
        </w:r>
      </w:hyperlink>
      <w:r w:rsidRPr="00B620DB">
        <w:t xml:space="preserve"> are often referred to as </w:t>
      </w:r>
      <w:hyperlink r:id="rId412" w:history="1">
        <w:r w:rsidRPr="00B620DB">
          <w:rPr>
            <w:rStyle w:val="Hyperlink"/>
            <w:i/>
            <w:iCs/>
            <w:color w:val="auto"/>
            <w:u w:val="none"/>
          </w:rPr>
          <w:t>caissons</w:t>
        </w:r>
      </w:hyperlink>
      <w:r w:rsidRPr="00B620DB">
        <w:t xml:space="preserve"> in Canada.)</w:t>
      </w:r>
    </w:p>
    <w:p w14:paraId="4541735B" w14:textId="77777777" w:rsidR="00EC72E8" w:rsidRPr="00B620DB" w:rsidRDefault="00EC72E8" w:rsidP="00EC72E8">
      <w:pPr>
        <w:pStyle w:val="05Sentence"/>
      </w:pPr>
      <w:bookmarkStart w:id="1513" w:name="plnm"/>
      <w:bookmarkEnd w:id="1513"/>
      <w:r w:rsidRPr="00B620DB">
        <w:rPr>
          <w:i/>
          <w:iCs/>
        </w:rPr>
        <w:t>Plenum</w:t>
      </w:r>
      <w:r w:rsidRPr="00B620DB">
        <w:t xml:space="preserve"> means a chamber forming part of an air duct system.</w:t>
      </w:r>
    </w:p>
    <w:p w14:paraId="7AF34791" w14:textId="77777777" w:rsidR="00EC72E8" w:rsidRPr="00B620DB" w:rsidRDefault="00EC72E8" w:rsidP="00EC72E8">
      <w:pPr>
        <w:pStyle w:val="05Sentence"/>
      </w:pPr>
      <w:bookmarkStart w:id="1514" w:name="plmbng-t"/>
      <w:bookmarkEnd w:id="1514"/>
      <w:r w:rsidRPr="00B620DB">
        <w:rPr>
          <w:i/>
          <w:iCs/>
        </w:rPr>
        <w:t>Plumbing system</w:t>
      </w:r>
      <w:r w:rsidRPr="00B620DB">
        <w:t xml:space="preserve"> means a drainage system, a venting system and a water system or parts thereof.</w:t>
      </w:r>
    </w:p>
    <w:p w14:paraId="620D79E3" w14:textId="77D74201" w:rsidR="00EC72E8" w:rsidRPr="009A3B61" w:rsidRDefault="00EC72E8" w:rsidP="00EC72E8">
      <w:pPr>
        <w:pStyle w:val="05Sentence"/>
      </w:pPr>
      <w:bookmarkStart w:id="1515" w:name="pt-dtr-b"/>
      <w:bookmarkEnd w:id="1515"/>
      <w:r w:rsidRPr="00B620DB">
        <w:rPr>
          <w:i/>
          <w:iCs/>
        </w:rPr>
        <w:t>Post-disaster building</w:t>
      </w:r>
      <w:r w:rsidRPr="00B620DB">
        <w:t xml:space="preserve"> means a </w:t>
      </w:r>
      <w:hyperlink r:id="rId413" w:history="1">
        <w:r w:rsidRPr="00B620DB">
          <w:rPr>
            <w:rStyle w:val="Hyperlink"/>
            <w:i/>
            <w:iCs/>
            <w:color w:val="auto"/>
            <w:u w:val="none"/>
          </w:rPr>
          <w:t>building</w:t>
        </w:r>
      </w:hyperlink>
      <w:r w:rsidRPr="00B620DB">
        <w:t xml:space="preserve"> that</w:t>
      </w:r>
      <w:ins w:id="1516" w:author="Dang, Tommy HOUS:EX" w:date="2023-08-14T10:41:00Z">
        <w:r w:rsidR="009A3B61">
          <w:t xml:space="preserve"> the </w:t>
        </w:r>
        <w:r w:rsidR="009A3B61">
          <w:rPr>
            <w:i/>
            <w:iCs/>
          </w:rPr>
          <w:t xml:space="preserve">authority having jurisdiction </w:t>
        </w:r>
        <w:r w:rsidR="009A3B61">
          <w:t>has determined</w:t>
        </w:r>
      </w:ins>
      <w:r w:rsidRPr="00B620DB">
        <w:t xml:space="preserve"> is necessary for the provision of essential services to the general public in the event of a disaster and includes</w:t>
      </w:r>
      <w:ins w:id="1517" w:author="Dang, Tommy HOUS:EX" w:date="2023-08-14T10:42:00Z">
        <w:r w:rsidR="009A3B61">
          <w:t xml:space="preserve"> </w:t>
        </w:r>
        <w:r w:rsidR="009A3B61">
          <w:rPr>
            <w:i/>
            <w:iCs/>
          </w:rPr>
          <w:t xml:space="preserve">buildings </w:t>
        </w:r>
        <w:r w:rsidR="009A3B61">
          <w:t xml:space="preserve">meeting these criteria but not limited to </w:t>
        </w:r>
      </w:ins>
    </w:p>
    <w:p w14:paraId="3A09EF2E" w14:textId="77777777" w:rsidR="00EC72E8" w:rsidRPr="00B620DB" w:rsidRDefault="00EC72E8" w:rsidP="00EC72E8">
      <w:pPr>
        <w:pStyle w:val="05Sentence"/>
      </w:pPr>
      <w:r w:rsidRPr="00B620DB">
        <w:t>•   hospitals, emergency treatment facilities and blood banks,</w:t>
      </w:r>
    </w:p>
    <w:p w14:paraId="2A2978E6" w14:textId="77777777" w:rsidR="00EC72E8" w:rsidRPr="00B620DB" w:rsidRDefault="00EC72E8" w:rsidP="00EC72E8">
      <w:pPr>
        <w:pStyle w:val="05Sentence"/>
      </w:pPr>
      <w:r w:rsidRPr="00B620DB">
        <w:t>•   telephone exchanges,</w:t>
      </w:r>
    </w:p>
    <w:p w14:paraId="140FEA72" w14:textId="77777777" w:rsidR="00EC72E8" w:rsidRPr="00B620DB" w:rsidRDefault="00EC72E8" w:rsidP="00EC72E8">
      <w:pPr>
        <w:pStyle w:val="05Sentence"/>
      </w:pPr>
      <w:r w:rsidRPr="00B620DB">
        <w:t>•   power generating stations and electrical substations,</w:t>
      </w:r>
    </w:p>
    <w:p w14:paraId="41A1D78E" w14:textId="77777777" w:rsidR="00EC72E8" w:rsidRPr="00B620DB" w:rsidRDefault="00EC72E8" w:rsidP="00EC72E8">
      <w:pPr>
        <w:pStyle w:val="05Sentence"/>
      </w:pPr>
      <w:r w:rsidRPr="00B620DB">
        <w:t>•   control centres for natural gas distribution,</w:t>
      </w:r>
    </w:p>
    <w:p w14:paraId="78D728A4" w14:textId="77777777" w:rsidR="00EC72E8" w:rsidRPr="00B620DB" w:rsidRDefault="00EC72E8" w:rsidP="00EC72E8">
      <w:pPr>
        <w:pStyle w:val="05Sentence"/>
      </w:pPr>
      <w:r w:rsidRPr="00B620DB">
        <w:t>•   control centres for air, land and marine transportation,</w:t>
      </w:r>
    </w:p>
    <w:p w14:paraId="713F1569" w14:textId="77777777" w:rsidR="00EC72E8" w:rsidRPr="00B620DB" w:rsidRDefault="00EC72E8" w:rsidP="00EC72E8">
      <w:pPr>
        <w:pStyle w:val="05Sentence"/>
      </w:pPr>
      <w:r w:rsidRPr="00B620DB">
        <w:t>•   water treatment facilities,</w:t>
      </w:r>
    </w:p>
    <w:p w14:paraId="1C254479" w14:textId="77777777" w:rsidR="00EC72E8" w:rsidRPr="00B620DB" w:rsidRDefault="00EC72E8" w:rsidP="00EC72E8">
      <w:pPr>
        <w:pStyle w:val="05Sentence"/>
      </w:pPr>
      <w:r w:rsidRPr="00B620DB">
        <w:lastRenderedPageBreak/>
        <w:t>•   water storage facilities,</w:t>
      </w:r>
    </w:p>
    <w:p w14:paraId="5CC09C03" w14:textId="77777777" w:rsidR="00EC72E8" w:rsidRPr="00B620DB" w:rsidRDefault="00EC72E8" w:rsidP="00EC72E8">
      <w:pPr>
        <w:pStyle w:val="05Sentence"/>
      </w:pPr>
      <w:r w:rsidRPr="00B620DB">
        <w:t>•   water and sewage pumping stations,</w:t>
      </w:r>
    </w:p>
    <w:p w14:paraId="642E18EC" w14:textId="77777777" w:rsidR="00EC72E8" w:rsidRPr="00B620DB" w:rsidRDefault="00EC72E8" w:rsidP="00EC72E8">
      <w:pPr>
        <w:pStyle w:val="05Sentence"/>
      </w:pPr>
      <w:r w:rsidRPr="00B620DB">
        <w:t xml:space="preserve">•   sewage treatment facilities, </w:t>
      </w:r>
    </w:p>
    <w:p w14:paraId="577EFCE9" w14:textId="77777777" w:rsidR="00EC72E8" w:rsidRPr="00B620DB" w:rsidRDefault="00EC72E8" w:rsidP="00EC72E8">
      <w:pPr>
        <w:pStyle w:val="05Sentence"/>
      </w:pPr>
      <w:r w:rsidRPr="00B620DB">
        <w:t>•   </w:t>
      </w:r>
      <w:hyperlink r:id="rId414" w:history="1">
        <w:r w:rsidRPr="00B620DB">
          <w:rPr>
            <w:rStyle w:val="Hyperlink"/>
            <w:i/>
            <w:iCs/>
            <w:color w:val="auto"/>
            <w:u w:val="none"/>
          </w:rPr>
          <w:t>buildings</w:t>
        </w:r>
      </w:hyperlink>
      <w:r w:rsidRPr="00B620DB">
        <w:t xml:space="preserve"> having critical national defence functions, and</w:t>
      </w:r>
    </w:p>
    <w:p w14:paraId="3DB9550E" w14:textId="77777777" w:rsidR="00EC72E8" w:rsidRPr="00B620DB" w:rsidRDefault="00EC72E8" w:rsidP="00EC72E8">
      <w:pPr>
        <w:pStyle w:val="05Sentence"/>
      </w:pPr>
      <w:r w:rsidRPr="00B620DB">
        <w:t>•   </w:t>
      </w:r>
      <w:hyperlink r:id="rId415" w:history="1">
        <w:r w:rsidRPr="00B620DB">
          <w:rPr>
            <w:rStyle w:val="Hyperlink"/>
            <w:i/>
            <w:iCs/>
            <w:color w:val="auto"/>
            <w:u w:val="none"/>
          </w:rPr>
          <w:t>buildings</w:t>
        </w:r>
      </w:hyperlink>
      <w:r w:rsidRPr="00B620DB">
        <w:t xml:space="preserve"> of the following types, unless exempted from this designation by the </w:t>
      </w:r>
      <w:hyperlink r:id="rId416" w:history="1">
        <w:r w:rsidRPr="00B620DB">
          <w:rPr>
            <w:rStyle w:val="Hyperlink"/>
            <w:i/>
            <w:iCs/>
            <w:color w:val="auto"/>
            <w:u w:val="none"/>
          </w:rPr>
          <w:t>authority having jurisdiction</w:t>
        </w:r>
      </w:hyperlink>
      <w:r w:rsidRPr="00B620DB">
        <w:t>:</w:t>
      </w:r>
    </w:p>
    <w:p w14:paraId="0A00CED5" w14:textId="77777777" w:rsidR="00EC72E8" w:rsidRPr="00B620DB" w:rsidRDefault="00EC72E8" w:rsidP="00EC72E8">
      <w:pPr>
        <w:pStyle w:val="05Sentence"/>
      </w:pPr>
      <w:r w:rsidRPr="00B620DB">
        <w:t>•   emergency response facilities,</w:t>
      </w:r>
    </w:p>
    <w:p w14:paraId="5C0B8590" w14:textId="77777777" w:rsidR="00EC72E8" w:rsidRPr="00B620DB" w:rsidRDefault="00EC72E8" w:rsidP="00EC72E8">
      <w:pPr>
        <w:pStyle w:val="05Sentence"/>
      </w:pPr>
      <w:r w:rsidRPr="00B620DB">
        <w:t>•   fire, rescue and police stations and housing for vehicles, aircraft or boats used for such purposes, and</w:t>
      </w:r>
    </w:p>
    <w:p w14:paraId="410FCA64" w14:textId="77777777" w:rsidR="00EC72E8" w:rsidRPr="00B620DB" w:rsidRDefault="00EC72E8" w:rsidP="00EC72E8">
      <w:pPr>
        <w:pStyle w:val="05Sentence"/>
      </w:pPr>
      <w:r w:rsidRPr="00B620DB">
        <w:t>•   communications facilities, including radio and television stations.</w:t>
      </w:r>
    </w:p>
    <w:p w14:paraId="15D43972" w14:textId="77777777" w:rsidR="00EC72E8" w:rsidRPr="00B620DB" w:rsidRDefault="00EC72E8" w:rsidP="00EC72E8">
      <w:pPr>
        <w:pStyle w:val="05Sentence"/>
      </w:pPr>
      <w:r w:rsidRPr="00B620DB">
        <w:t xml:space="preserve">(See </w:t>
      </w:r>
      <w:hyperlink r:id="rId417" w:anchor="en001287-pt-dtr-b" w:history="1">
        <w:r w:rsidRPr="00B620DB">
          <w:rPr>
            <w:rStyle w:val="Hyperlink"/>
            <w:color w:val="auto"/>
            <w:u w:val="none"/>
          </w:rPr>
          <w:t>Note</w:t>
        </w:r>
      </w:hyperlink>
      <w:hyperlink r:id="rId418" w:anchor="en001287-pt-dtr-b" w:history="1">
        <w:r w:rsidRPr="00B620DB">
          <w:rPr>
            <w:rStyle w:val="Hyperlink"/>
            <w:color w:val="auto"/>
            <w:u w:val="none"/>
          </w:rPr>
          <w:t> </w:t>
        </w:r>
      </w:hyperlink>
      <w:hyperlink r:id="rId419" w:anchor="en001287-pt-dtr-b" w:history="1">
        <w:r w:rsidRPr="00B620DB">
          <w:rPr>
            <w:rStyle w:val="Hyperlink"/>
            <w:color w:val="auto"/>
            <w:u w:val="none"/>
          </w:rPr>
          <w:t>A-1.4.1.2.(1)</w:t>
        </w:r>
      </w:hyperlink>
      <w:r w:rsidRPr="00B620DB">
        <w:t>.)</w:t>
      </w:r>
    </w:p>
    <w:p w14:paraId="09AC7919" w14:textId="77777777" w:rsidR="00EC72E8" w:rsidRPr="00B620DB" w:rsidRDefault="00EC72E8" w:rsidP="00EC72E8">
      <w:pPr>
        <w:pStyle w:val="05Sentence"/>
      </w:pPr>
      <w:bookmarkStart w:id="1518" w:name="prvt-wg-"/>
      <w:bookmarkEnd w:id="1518"/>
      <w:r w:rsidRPr="00B620DB">
        <w:rPr>
          <w:i/>
          <w:iCs/>
        </w:rPr>
        <w:t>Private sewage disposal system</w:t>
      </w:r>
      <w:r w:rsidRPr="00B620DB">
        <w:t xml:space="preserve"> means a privately owned plant for the treatment and disposal of sewage (such as a septic tank with an absorption field).</w:t>
      </w:r>
    </w:p>
    <w:p w14:paraId="38AE6DC7" w14:textId="1BAE7B30" w:rsidR="00EC72E8" w:rsidRPr="00B620DB" w:rsidRDefault="00EC72E8" w:rsidP="00EC72E8">
      <w:pPr>
        <w:pStyle w:val="05Sentence"/>
      </w:pPr>
      <w:bookmarkStart w:id="1519" w:name="prcs-plnt"/>
      <w:bookmarkEnd w:id="1519"/>
      <w:r w:rsidRPr="00B620DB">
        <w:rPr>
          <w:i/>
          <w:iCs/>
        </w:rPr>
        <w:t>Process plant</w:t>
      </w:r>
      <w:r w:rsidRPr="00B620DB">
        <w:t xml:space="preserve"> means an </w:t>
      </w:r>
      <w:hyperlink r:id="rId420" w:history="1">
        <w:r w:rsidRPr="00B620DB">
          <w:rPr>
            <w:rStyle w:val="Hyperlink"/>
            <w:i/>
            <w:iCs/>
            <w:color w:val="auto"/>
            <w:u w:val="none"/>
          </w:rPr>
          <w:t>industrial occupancy</w:t>
        </w:r>
      </w:hyperlink>
      <w:r w:rsidRPr="00B620DB">
        <w:t xml:space="preserve"> where materials, including </w:t>
      </w:r>
      <w:hyperlink r:id="rId421" w:history="1">
        <w:r w:rsidRPr="00B620DB">
          <w:rPr>
            <w:rStyle w:val="Hyperlink"/>
            <w:i/>
            <w:iCs/>
            <w:color w:val="auto"/>
            <w:u w:val="none"/>
          </w:rPr>
          <w:t>flammable liquids</w:t>
        </w:r>
      </w:hyperlink>
      <w:r w:rsidRPr="00B620DB">
        <w:t xml:space="preserve">, </w:t>
      </w:r>
      <w:hyperlink r:id="rId422" w:history="1">
        <w:r w:rsidRPr="00B620DB">
          <w:rPr>
            <w:rStyle w:val="Hyperlink"/>
            <w:i/>
            <w:iCs/>
            <w:color w:val="auto"/>
            <w:u w:val="none"/>
          </w:rPr>
          <w:t>combustible liquids</w:t>
        </w:r>
      </w:hyperlink>
      <w:r w:rsidRPr="00B620DB">
        <w:t xml:space="preserve"> or gases, are produced or used in a process. (See Table 3.2.7.1. of Division B of the </w:t>
      </w:r>
      <w:ins w:id="1520" w:author="Dang, Tommy HOUS:EX" w:date="2023-07-31T14:43:00Z">
        <w:r w:rsidR="00D47184">
          <w:t>British Columbia Fire Code</w:t>
        </w:r>
      </w:ins>
      <w:r w:rsidRPr="00B620DB">
        <w:t>.)</w:t>
      </w:r>
    </w:p>
    <w:p w14:paraId="16B63FE4" w14:textId="77777777" w:rsidR="00EC72E8" w:rsidRPr="00B620DB" w:rsidRDefault="00EC72E8" w:rsidP="00EC72E8">
      <w:pPr>
        <w:pStyle w:val="05Sentence"/>
      </w:pPr>
      <w:bookmarkStart w:id="1521" w:name="prt-flr-spc"/>
      <w:bookmarkEnd w:id="1521"/>
      <w:r w:rsidRPr="00B620DB">
        <w:rPr>
          <w:i/>
          <w:iCs/>
        </w:rPr>
        <w:t>Protected floor space</w:t>
      </w:r>
      <w:r w:rsidRPr="00B620DB">
        <w:t xml:space="preserve"> means that part of a </w:t>
      </w:r>
      <w:hyperlink r:id="rId423" w:history="1">
        <w:r w:rsidRPr="00B620DB">
          <w:rPr>
            <w:rStyle w:val="Hyperlink"/>
            <w:i/>
            <w:iCs/>
            <w:color w:val="auto"/>
            <w:u w:val="none"/>
          </w:rPr>
          <w:t>floor area</w:t>
        </w:r>
      </w:hyperlink>
      <w:r w:rsidRPr="00B620DB">
        <w:t xml:space="preserve"> protected from the effects of fire and used as part of a </w:t>
      </w:r>
      <w:hyperlink r:id="rId424" w:history="1">
        <w:r w:rsidRPr="00B620DB">
          <w:rPr>
            <w:rStyle w:val="Hyperlink"/>
            <w:i/>
            <w:iCs/>
            <w:color w:val="auto"/>
            <w:u w:val="none"/>
          </w:rPr>
          <w:t>means of egress</w:t>
        </w:r>
      </w:hyperlink>
      <w:r w:rsidRPr="00B620DB">
        <w:t xml:space="preserve"> from an </w:t>
      </w:r>
      <w:hyperlink r:id="rId425" w:history="1">
        <w:r w:rsidRPr="00B620DB">
          <w:rPr>
            <w:rStyle w:val="Hyperlink"/>
            <w:i/>
            <w:iCs/>
            <w:color w:val="auto"/>
            <w:u w:val="none"/>
          </w:rPr>
          <w:t>interconnected floor space</w:t>
        </w:r>
      </w:hyperlink>
      <w:r w:rsidRPr="00B620DB">
        <w:t>.</w:t>
      </w:r>
    </w:p>
    <w:p w14:paraId="68BDC413" w14:textId="77777777" w:rsidR="00EC72E8" w:rsidRPr="00B620DB" w:rsidRDefault="00EC72E8" w:rsidP="00EC72E8">
      <w:pPr>
        <w:pStyle w:val="05Sentence"/>
      </w:pPr>
      <w:bookmarkStart w:id="1522" w:name="pblc-crr"/>
      <w:bookmarkEnd w:id="1522"/>
      <w:r w:rsidRPr="00B620DB">
        <w:rPr>
          <w:i/>
          <w:iCs/>
        </w:rPr>
        <w:t>Public corridor</w:t>
      </w:r>
      <w:r w:rsidRPr="00B620DB">
        <w:t xml:space="preserve"> means a corridor that provides </w:t>
      </w:r>
      <w:hyperlink r:id="rId426" w:history="1">
        <w:r w:rsidRPr="00B620DB">
          <w:rPr>
            <w:rStyle w:val="Hyperlink"/>
            <w:i/>
            <w:iCs/>
            <w:color w:val="auto"/>
            <w:u w:val="none"/>
          </w:rPr>
          <w:t>access to exit</w:t>
        </w:r>
      </w:hyperlink>
      <w:r w:rsidRPr="00B620DB">
        <w:t xml:space="preserve"> from more than one </w:t>
      </w:r>
      <w:hyperlink r:id="rId427" w:history="1">
        <w:r w:rsidRPr="00B620DB">
          <w:rPr>
            <w:rStyle w:val="Hyperlink"/>
            <w:i/>
            <w:iCs/>
            <w:color w:val="auto"/>
            <w:u w:val="none"/>
          </w:rPr>
          <w:t>suite</w:t>
        </w:r>
      </w:hyperlink>
      <w:r w:rsidRPr="00B620DB">
        <w:t xml:space="preserve">. (See </w:t>
      </w:r>
      <w:hyperlink r:id="rId428" w:anchor="en001287-pblc-crr" w:history="1">
        <w:r w:rsidRPr="00B620DB">
          <w:rPr>
            <w:rStyle w:val="Hyperlink"/>
            <w:color w:val="auto"/>
            <w:u w:val="none"/>
          </w:rPr>
          <w:t>Note</w:t>
        </w:r>
      </w:hyperlink>
      <w:hyperlink r:id="rId429" w:anchor="en001287-pblc-crr" w:history="1">
        <w:r w:rsidRPr="00B620DB">
          <w:rPr>
            <w:rStyle w:val="Hyperlink"/>
            <w:color w:val="auto"/>
            <w:u w:val="none"/>
          </w:rPr>
          <w:t> </w:t>
        </w:r>
      </w:hyperlink>
      <w:hyperlink r:id="rId430" w:anchor="en001287-pblc-crr" w:history="1">
        <w:r w:rsidRPr="00B620DB">
          <w:rPr>
            <w:rStyle w:val="Hyperlink"/>
            <w:color w:val="auto"/>
            <w:u w:val="none"/>
          </w:rPr>
          <w:t>A-1.4.1.2.(1)</w:t>
        </w:r>
      </w:hyperlink>
      <w:r w:rsidRPr="00B620DB">
        <w:t>.)</w:t>
      </w:r>
    </w:p>
    <w:p w14:paraId="5317FA39" w14:textId="77777777" w:rsidR="00EC72E8" w:rsidRPr="00B620DB" w:rsidRDefault="00EC72E8" w:rsidP="00EC72E8">
      <w:pPr>
        <w:pStyle w:val="05Sentence"/>
      </w:pPr>
      <w:bookmarkStart w:id="1523" w:name="pblc-w"/>
      <w:bookmarkEnd w:id="1523"/>
      <w:r w:rsidRPr="00B620DB">
        <w:rPr>
          <w:i/>
          <w:iCs/>
        </w:rPr>
        <w:t>Public way</w:t>
      </w:r>
      <w:r w:rsidRPr="00B620DB">
        <w:t xml:space="preserve"> means a sidewalk, </w:t>
      </w:r>
      <w:hyperlink r:id="rId431" w:history="1">
        <w:r w:rsidRPr="00B620DB">
          <w:rPr>
            <w:rStyle w:val="Hyperlink"/>
            <w:i/>
            <w:iCs/>
            <w:color w:val="auto"/>
            <w:u w:val="none"/>
          </w:rPr>
          <w:t>street</w:t>
        </w:r>
      </w:hyperlink>
      <w:r w:rsidRPr="00B620DB">
        <w:t>, highway, square or other open space to which the public has access, as of right or by invitation, expressed or implied.</w:t>
      </w:r>
    </w:p>
    <w:p w14:paraId="59E73712" w14:textId="15A10896" w:rsidR="00EC72E8" w:rsidRDefault="00EC72E8" w:rsidP="00EC72E8">
      <w:pPr>
        <w:pStyle w:val="05Sentence"/>
        <w:rPr>
          <w:ins w:id="1524" w:author="Dang, Tommy OHCS:EX" w:date="2023-03-31T10:25:00Z"/>
        </w:rPr>
      </w:pPr>
      <w:bookmarkStart w:id="1525" w:name="rmp"/>
      <w:bookmarkEnd w:id="1525"/>
      <w:r w:rsidRPr="00B620DB">
        <w:rPr>
          <w:i/>
          <w:iCs/>
        </w:rPr>
        <w:t>Ramp</w:t>
      </w:r>
      <w:r w:rsidRPr="00B620DB">
        <w:t xml:space="preserve"> means a path of travel having a slope steeper than 1 in 20.</w:t>
      </w:r>
    </w:p>
    <w:p w14:paraId="5DD31298" w14:textId="4986C033" w:rsidR="001E5CD8" w:rsidRDefault="001E5CD8" w:rsidP="00EC72E8">
      <w:pPr>
        <w:pStyle w:val="05Sentence"/>
        <w:rPr>
          <w:ins w:id="1526" w:author="Dang, Tommy OHCS:EX" w:date="2023-03-31T10:26:00Z"/>
        </w:rPr>
      </w:pPr>
      <w:ins w:id="1527" w:author="Dang, Tommy OHCS:EX" w:date="2023-03-31T10:25:00Z">
        <w:r w:rsidRPr="00045550">
          <w:rPr>
            <w:i/>
            <w:iCs/>
          </w:rPr>
          <w:t>Registered professional</w:t>
        </w:r>
        <w:r>
          <w:rPr>
            <w:i/>
            <w:iCs/>
          </w:rPr>
          <w:t xml:space="preserve"> </w:t>
        </w:r>
      </w:ins>
      <w:ins w:id="1528" w:author="Dang, Tommy OHCS:EX" w:date="2023-03-31T10:26:00Z">
        <w:r>
          <w:t>means</w:t>
        </w:r>
      </w:ins>
    </w:p>
    <w:p w14:paraId="518850B9" w14:textId="3267349E" w:rsidR="001E5CD8" w:rsidRDefault="001E5CD8" w:rsidP="001E5CD8">
      <w:pPr>
        <w:pStyle w:val="05Sentence"/>
        <w:numPr>
          <w:ilvl w:val="0"/>
          <w:numId w:val="9"/>
        </w:numPr>
        <w:rPr>
          <w:ins w:id="1529" w:author="Dang, Tommy OHCS:EX" w:date="2023-03-31T10:28:00Z"/>
        </w:rPr>
      </w:pPr>
      <w:ins w:id="1530" w:author="Dang, Tommy OHCS:EX" w:date="2023-03-31T10:26:00Z">
        <w:r>
          <w:t xml:space="preserve">a person who is registered </w:t>
        </w:r>
      </w:ins>
      <w:ins w:id="1531" w:author="Dang, Tommy OHCS:EX" w:date="2023-03-31T10:27:00Z">
        <w:r>
          <w:t xml:space="preserve">as an </w:t>
        </w:r>
      </w:ins>
      <w:ins w:id="1532" w:author="Chase, Andy HOUS:EX" w:date="2023-07-10T09:16:00Z">
        <w:r w:rsidR="003B67FE">
          <w:t>Architect</w:t>
        </w:r>
      </w:ins>
      <w:ins w:id="1533" w:author="Dang, Tommy OHCS:EX" w:date="2023-03-31T10:27:00Z">
        <w:r>
          <w:t xml:space="preserve"> </w:t>
        </w:r>
      </w:ins>
      <w:ins w:id="1534" w:author="Chase, Andy HOUS:EX" w:date="2023-07-10T09:16:00Z">
        <w:r w:rsidR="003B67FE">
          <w:t xml:space="preserve">with the Architectural Institute of British Columbia </w:t>
        </w:r>
      </w:ins>
      <w:ins w:id="1535" w:author="Dang, Tommy OHCS:EX" w:date="2023-03-31T10:27:00Z">
        <w:r>
          <w:t xml:space="preserve">under the </w:t>
        </w:r>
      </w:ins>
      <w:ins w:id="1536" w:author="Chase, Andy HOUS:EX" w:date="2023-07-10T09:17:00Z">
        <w:r w:rsidR="003B67FE">
          <w:t>Professional Governance Act</w:t>
        </w:r>
      </w:ins>
      <w:ins w:id="1537" w:author="Dang, Tommy OHCS:EX" w:date="2023-03-31T10:28:00Z">
        <w:r>
          <w:t>, or</w:t>
        </w:r>
      </w:ins>
    </w:p>
    <w:p w14:paraId="2FBEC177" w14:textId="54B426CA" w:rsidR="001E5CD8" w:rsidRDefault="001E5CD8">
      <w:pPr>
        <w:pStyle w:val="05Sentence"/>
        <w:numPr>
          <w:ilvl w:val="0"/>
          <w:numId w:val="9"/>
        </w:numPr>
        <w:rPr>
          <w:ins w:id="1538" w:author="Dang, Tommy OHCS:EX" w:date="2023-04-03T15:43:00Z"/>
        </w:rPr>
      </w:pPr>
      <w:ins w:id="1539" w:author="Dang, Tommy OHCS:EX" w:date="2023-03-31T10:28:00Z">
        <w:r>
          <w:t xml:space="preserve">a person who is registered </w:t>
        </w:r>
      </w:ins>
      <w:ins w:id="1540" w:author="Chase, Andy HOUS:EX" w:date="2023-08-21T16:32:00Z">
        <w:r w:rsidR="00F119BF">
          <w:t>as a professional engineer or professional licensee engineering with</w:t>
        </w:r>
      </w:ins>
      <w:ins w:id="1541" w:author="Chase, Andy HOUS:EX" w:date="2023-07-10T09:19:00Z">
        <w:r w:rsidR="003B67FE">
          <w:t xml:space="preserve"> the Association of Professional Engineers and Geoscientists of the Province of British Columbia </w:t>
        </w:r>
      </w:ins>
      <w:ins w:id="1542" w:author="Dang, Tommy OHCS:EX" w:date="2023-03-31T10:28:00Z">
        <w:r>
          <w:t xml:space="preserve">under the </w:t>
        </w:r>
      </w:ins>
      <w:ins w:id="1543" w:author="Chase, Andy HOUS:EX" w:date="2023-07-10T09:19:00Z">
        <w:r w:rsidR="003B67FE">
          <w:t>Professional Governance Act</w:t>
        </w:r>
      </w:ins>
      <w:ins w:id="1544" w:author="Dang, Tommy OHCS:EX" w:date="2023-03-31T10:29:00Z">
        <w:r>
          <w:t>.</w:t>
        </w:r>
      </w:ins>
    </w:p>
    <w:p w14:paraId="44C8D2F0" w14:textId="4BF6C306" w:rsidR="00302F65" w:rsidRPr="00302F65" w:rsidRDefault="00302F65" w:rsidP="00302F65">
      <w:pPr>
        <w:pStyle w:val="05Sentence"/>
      </w:pPr>
      <w:ins w:id="1545" w:author="Dang, Tommy OHCS:EX" w:date="2023-04-03T15:43:00Z">
        <w:r w:rsidRPr="00045550">
          <w:rPr>
            <w:i/>
            <w:iCs/>
          </w:rPr>
          <w:t>Registe</w:t>
        </w:r>
      </w:ins>
      <w:ins w:id="1546" w:author="Dang, Tommy OHCS:EX" w:date="2023-04-03T15:44:00Z">
        <w:r w:rsidRPr="00045550">
          <w:rPr>
            <w:i/>
            <w:iCs/>
          </w:rPr>
          <w:t>red professional of record</w:t>
        </w:r>
        <w:r>
          <w:rPr>
            <w:i/>
            <w:iCs/>
          </w:rPr>
          <w:t xml:space="preserve"> </w:t>
        </w:r>
        <w:r>
          <w:t xml:space="preserve">means a </w:t>
        </w:r>
        <w:r>
          <w:rPr>
            <w:i/>
            <w:iCs/>
          </w:rPr>
          <w:t>registered professional</w:t>
        </w:r>
        <w:r>
          <w:t xml:space="preserve"> retained to </w:t>
        </w:r>
      </w:ins>
      <w:ins w:id="1547" w:author="Watt, Stephen HOUS:EX" w:date="2023-04-27T08:33:00Z">
        <w:r w:rsidR="00094B5A">
          <w:t>undertake</w:t>
        </w:r>
      </w:ins>
      <w:ins w:id="1548" w:author="Dang, Tommy OHCS:EX" w:date="2023-04-03T15:44:00Z">
        <w:r>
          <w:t xml:space="preserve"> design work and </w:t>
        </w:r>
        <w:r>
          <w:rPr>
            <w:i/>
            <w:iCs/>
          </w:rPr>
          <w:t>field review</w:t>
        </w:r>
        <w:r>
          <w:t xml:space="preserve"> in accordance with Subsection 2.2.7. of Division C</w:t>
        </w:r>
      </w:ins>
      <w:ins w:id="1549" w:author="Dang, Tommy OHCS:EX" w:date="2023-04-03T15:45:00Z">
        <w:r>
          <w:t xml:space="preserve">.  </w:t>
        </w:r>
      </w:ins>
    </w:p>
    <w:p w14:paraId="163889A1" w14:textId="77777777" w:rsidR="00EC72E8" w:rsidRPr="00B620DB" w:rsidRDefault="00EC72E8" w:rsidP="00EC72E8">
      <w:pPr>
        <w:pStyle w:val="05Sentence"/>
      </w:pPr>
      <w:bookmarkStart w:id="1550" w:name="rpr-grg"/>
      <w:bookmarkEnd w:id="1550"/>
      <w:r w:rsidRPr="00B620DB">
        <w:rPr>
          <w:i/>
          <w:iCs/>
        </w:rPr>
        <w:t>Repair garage</w:t>
      </w:r>
      <w:r w:rsidRPr="00B620DB">
        <w:t xml:space="preserve"> means a </w:t>
      </w:r>
      <w:hyperlink r:id="rId432" w:history="1">
        <w:r w:rsidRPr="00B620DB">
          <w:rPr>
            <w:rStyle w:val="Hyperlink"/>
            <w:i/>
            <w:iCs/>
            <w:color w:val="auto"/>
            <w:u w:val="none"/>
          </w:rPr>
          <w:t xml:space="preserve">building </w:t>
        </w:r>
      </w:hyperlink>
      <w:r w:rsidRPr="00B620DB">
        <w:t>or part thereof where facilities are provided for the repair or servicing of motor vehicles.</w:t>
      </w:r>
    </w:p>
    <w:p w14:paraId="1204A209" w14:textId="77777777" w:rsidR="00EC72E8" w:rsidRPr="00B620DB" w:rsidRDefault="00EC72E8" w:rsidP="00EC72E8">
      <w:pPr>
        <w:pStyle w:val="05Sentence"/>
      </w:pPr>
      <w:bookmarkStart w:id="1551" w:name="rdntl-cc"/>
      <w:bookmarkEnd w:id="1551"/>
      <w:r w:rsidRPr="00B620DB">
        <w:rPr>
          <w:i/>
          <w:iCs/>
        </w:rPr>
        <w:t>Residential occupancy</w:t>
      </w:r>
      <w:r w:rsidRPr="00B620DB">
        <w:t xml:space="preserve"> (Group C) means the </w:t>
      </w:r>
      <w:hyperlink r:id="rId433" w:history="1">
        <w:r w:rsidRPr="00B620DB">
          <w:rPr>
            <w:rStyle w:val="Hyperlink"/>
            <w:i/>
            <w:iCs/>
            <w:color w:val="auto"/>
            <w:u w:val="none"/>
          </w:rPr>
          <w:t>occupancy</w:t>
        </w:r>
      </w:hyperlink>
      <w:r w:rsidRPr="00B620DB">
        <w:t xml:space="preserve"> or use of a </w:t>
      </w:r>
      <w:hyperlink r:id="rId434" w:history="1">
        <w:r w:rsidRPr="00B620DB">
          <w:rPr>
            <w:rStyle w:val="Hyperlink"/>
            <w:i/>
            <w:iCs/>
            <w:color w:val="auto"/>
            <w:u w:val="none"/>
          </w:rPr>
          <w:t>building</w:t>
        </w:r>
      </w:hyperlink>
      <w:r w:rsidRPr="00B620DB">
        <w:t xml:space="preserve"> or part thereof by persons for whom sleeping accommodation is provided but who are not harboured for the purpose of receiving </w:t>
      </w:r>
      <w:hyperlink r:id="rId435" w:history="1">
        <w:r w:rsidRPr="00B620DB">
          <w:rPr>
            <w:rStyle w:val="Hyperlink"/>
            <w:i/>
            <w:iCs/>
            <w:color w:val="auto"/>
            <w:u w:val="none"/>
          </w:rPr>
          <w:t>care</w:t>
        </w:r>
      </w:hyperlink>
      <w:r w:rsidRPr="00B620DB">
        <w:t xml:space="preserve"> or </w:t>
      </w:r>
      <w:hyperlink r:id="rId436" w:history="1">
        <w:r w:rsidRPr="00B620DB">
          <w:rPr>
            <w:rStyle w:val="Hyperlink"/>
            <w:i/>
            <w:iCs/>
            <w:color w:val="auto"/>
            <w:u w:val="none"/>
          </w:rPr>
          <w:t>treatment</w:t>
        </w:r>
      </w:hyperlink>
      <w:r w:rsidRPr="00B620DB">
        <w:t xml:space="preserve"> and are not involuntarily detained.</w:t>
      </w:r>
    </w:p>
    <w:p w14:paraId="56C8DDC1" w14:textId="77777777" w:rsidR="00EC72E8" w:rsidRPr="00B620DB" w:rsidRDefault="00EC72E8" w:rsidP="00EC72E8">
      <w:pPr>
        <w:pStyle w:val="05Sentence"/>
      </w:pPr>
      <w:bookmarkStart w:id="1552" w:name="rtrn-dct"/>
      <w:bookmarkEnd w:id="1552"/>
      <w:r w:rsidRPr="00B620DB">
        <w:rPr>
          <w:i/>
          <w:iCs/>
        </w:rPr>
        <w:t>Return duct</w:t>
      </w:r>
      <w:r w:rsidRPr="00B620DB">
        <w:t xml:space="preserve"> means a duct for conveying air from a space being heated, ventilated or air-conditioned back to the heating, ventilating or air-conditioning </w:t>
      </w:r>
      <w:hyperlink r:id="rId437" w:history="1">
        <w:r w:rsidRPr="00B620DB">
          <w:rPr>
            <w:rStyle w:val="Hyperlink"/>
            <w:i/>
            <w:iCs/>
            <w:color w:val="auto"/>
            <w:u w:val="none"/>
          </w:rPr>
          <w:t>appliance</w:t>
        </w:r>
      </w:hyperlink>
      <w:r w:rsidRPr="00B620DB">
        <w:t>.</w:t>
      </w:r>
    </w:p>
    <w:p w14:paraId="72F00E93" w14:textId="77777777" w:rsidR="00EC72E8" w:rsidRPr="00B620DB" w:rsidRDefault="00EC72E8" w:rsidP="00EC72E8">
      <w:pPr>
        <w:pStyle w:val="05Sentence"/>
      </w:pPr>
      <w:bookmarkStart w:id="1553" w:name="rm-jst"/>
      <w:bookmarkEnd w:id="1553"/>
      <w:r w:rsidRPr="00B620DB">
        <w:rPr>
          <w:i/>
          <w:iCs/>
        </w:rPr>
        <w:t>Rim joist</w:t>
      </w:r>
      <w:r w:rsidRPr="00B620DB">
        <w:t xml:space="preserve"> means the outermost member in floor framing, other than blocking, be it parallel, perpendicular or on an angle to the floor joists. (See </w:t>
      </w:r>
      <w:hyperlink r:id="rId438" w:anchor="en001287-rm-jst" w:history="1">
        <w:r w:rsidRPr="00B620DB">
          <w:rPr>
            <w:rStyle w:val="Hyperlink"/>
            <w:color w:val="auto"/>
            <w:u w:val="none"/>
          </w:rPr>
          <w:t>Note</w:t>
        </w:r>
      </w:hyperlink>
      <w:hyperlink r:id="rId439" w:anchor="en001287-rm-jst" w:history="1">
        <w:r w:rsidRPr="00B620DB">
          <w:rPr>
            <w:rStyle w:val="Hyperlink"/>
            <w:color w:val="auto"/>
            <w:u w:val="none"/>
          </w:rPr>
          <w:t> </w:t>
        </w:r>
      </w:hyperlink>
      <w:hyperlink r:id="rId440" w:anchor="en001287-rm-jst" w:history="1">
        <w:r w:rsidRPr="00B620DB">
          <w:rPr>
            <w:rStyle w:val="Hyperlink"/>
            <w:color w:val="auto"/>
            <w:u w:val="none"/>
          </w:rPr>
          <w:t>A-1.4.1.2.(1)</w:t>
        </w:r>
      </w:hyperlink>
      <w:r w:rsidRPr="00B620DB">
        <w:t>.)</w:t>
      </w:r>
    </w:p>
    <w:p w14:paraId="7E6C18F5" w14:textId="77777777" w:rsidR="00EC72E8" w:rsidRPr="00B620DB" w:rsidRDefault="00EC72E8" w:rsidP="00EC72E8">
      <w:pPr>
        <w:pStyle w:val="05Sentence"/>
      </w:pPr>
      <w:bookmarkStart w:id="1554" w:name="rck"/>
      <w:bookmarkEnd w:id="1554"/>
      <w:r w:rsidRPr="00B620DB">
        <w:rPr>
          <w:i/>
          <w:iCs/>
        </w:rPr>
        <w:lastRenderedPageBreak/>
        <w:t>Rock</w:t>
      </w:r>
      <w:r w:rsidRPr="00B620DB">
        <w:t xml:space="preserve"> means that portion of the earth's crust that is consolidated, coherent and relatively hard and is a naturally formed, solidly bonded, mass of mineral matter that cannot readily be broken by hand.</w:t>
      </w:r>
    </w:p>
    <w:p w14:paraId="14065D14" w14:textId="77777777" w:rsidR="00EC72E8" w:rsidRPr="00B620DB" w:rsidRDefault="00EC72E8" w:rsidP="00EC72E8">
      <w:pPr>
        <w:pStyle w:val="05Sentence"/>
      </w:pPr>
      <w:bookmarkStart w:id="1555" w:name="run"/>
      <w:bookmarkEnd w:id="1555"/>
      <w:r w:rsidRPr="00B620DB">
        <w:rPr>
          <w:i/>
          <w:iCs/>
        </w:rPr>
        <w:t>Run</w:t>
      </w:r>
      <w:r w:rsidRPr="00B620DB">
        <w:t xml:space="preserve"> means the horizontal distance between two adjacent tread nosings on a stair. (See </w:t>
      </w:r>
      <w:hyperlink r:id="rId441" w:anchor="en001215f2" w:history="1">
        <w:r w:rsidRPr="00B620DB">
          <w:rPr>
            <w:rStyle w:val="Hyperlink"/>
            <w:color w:val="auto"/>
            <w:u w:val="none"/>
          </w:rPr>
          <w:t>Figure</w:t>
        </w:r>
      </w:hyperlink>
      <w:hyperlink r:id="rId442" w:anchor="en001215f2" w:history="1">
        <w:r w:rsidRPr="00B620DB">
          <w:rPr>
            <w:rStyle w:val="Hyperlink"/>
            <w:color w:val="auto"/>
            <w:u w:val="none"/>
          </w:rPr>
          <w:t> </w:t>
        </w:r>
      </w:hyperlink>
      <w:hyperlink r:id="rId443" w:anchor="en001215f2" w:history="1">
        <w:r w:rsidRPr="00B620DB">
          <w:rPr>
            <w:rStyle w:val="Hyperlink"/>
            <w:color w:val="auto"/>
            <w:u w:val="none"/>
          </w:rPr>
          <w:t>A-9.8.4.-B</w:t>
        </w:r>
      </w:hyperlink>
      <w:r w:rsidRPr="00B620DB">
        <w:t xml:space="preserve"> in </w:t>
      </w:r>
      <w:hyperlink r:id="rId444" w:anchor="en001215" w:history="1">
        <w:r w:rsidRPr="00B620DB">
          <w:rPr>
            <w:rStyle w:val="Hyperlink"/>
            <w:color w:val="auto"/>
            <w:u w:val="none"/>
          </w:rPr>
          <w:t>Note</w:t>
        </w:r>
      </w:hyperlink>
      <w:hyperlink r:id="rId445" w:anchor="en001215" w:history="1">
        <w:r w:rsidRPr="00B620DB">
          <w:rPr>
            <w:rStyle w:val="Hyperlink"/>
            <w:color w:val="auto"/>
            <w:u w:val="none"/>
          </w:rPr>
          <w:t> </w:t>
        </w:r>
      </w:hyperlink>
      <w:hyperlink r:id="rId446" w:anchor="en001215" w:history="1">
        <w:r w:rsidRPr="00B620DB">
          <w:rPr>
            <w:rStyle w:val="Hyperlink"/>
            <w:color w:val="auto"/>
            <w:u w:val="none"/>
          </w:rPr>
          <w:t>A-9.8.4.</w:t>
        </w:r>
      </w:hyperlink>
      <w:r w:rsidRPr="00B620DB">
        <w:t xml:space="preserve"> of Division B.)</w:t>
      </w:r>
    </w:p>
    <w:p w14:paraId="532D754C" w14:textId="77777777" w:rsidR="00EC72E8" w:rsidRPr="00B620DB" w:rsidRDefault="00EC72E8" w:rsidP="00EC72E8">
      <w:pPr>
        <w:pStyle w:val="05Sentence"/>
      </w:pPr>
      <w:bookmarkStart w:id="1556" w:name="ntr-drng"/>
      <w:bookmarkEnd w:id="1556"/>
      <w:r w:rsidRPr="00B620DB">
        <w:rPr>
          <w:i/>
          <w:iCs/>
        </w:rPr>
        <w:t>Sanitary drainage system</w:t>
      </w:r>
      <w:r w:rsidRPr="00B620DB">
        <w:t xml:space="preserve"> means a drainage system that conducts sewage.</w:t>
      </w:r>
    </w:p>
    <w:p w14:paraId="1ED5916B" w14:textId="486E8A02" w:rsidR="001D5A85" w:rsidRDefault="00EC72E8" w:rsidP="00EC72E8">
      <w:pPr>
        <w:pStyle w:val="05Sentence"/>
        <w:rPr>
          <w:ins w:id="1557" w:author="Dang, Tommy OHCS:EX" w:date="2023-03-31T10:34:00Z"/>
        </w:rPr>
      </w:pPr>
      <w:bookmarkStart w:id="1558" w:name="scnd-t"/>
      <w:bookmarkEnd w:id="1558"/>
      <w:r w:rsidRPr="00B620DB">
        <w:rPr>
          <w:i/>
          <w:iCs/>
        </w:rPr>
        <w:t>Secondary suite</w:t>
      </w:r>
      <w:r w:rsidRPr="00B620DB">
        <w:t xml:space="preserve"> means a self-contained </w:t>
      </w:r>
      <w:hyperlink r:id="rId447" w:history="1">
        <w:r w:rsidRPr="00B620DB">
          <w:rPr>
            <w:rStyle w:val="Hyperlink"/>
            <w:i/>
            <w:iCs/>
            <w:color w:val="auto"/>
            <w:u w:val="none"/>
          </w:rPr>
          <w:t>dwelling unit</w:t>
        </w:r>
      </w:hyperlink>
      <w:r w:rsidRPr="00B620DB">
        <w:t xml:space="preserve"> </w:t>
      </w:r>
      <w:ins w:id="1559" w:author="Dang, Tommy OHCS:EX" w:date="2023-03-31T10:33:00Z">
        <w:r w:rsidR="001D5A85">
          <w:t xml:space="preserve">located within a </w:t>
        </w:r>
        <w:r w:rsidR="001D5A85">
          <w:rPr>
            <w:i/>
            <w:iCs/>
          </w:rPr>
          <w:t xml:space="preserve">building </w:t>
        </w:r>
        <w:r w:rsidR="001D5A85">
          <w:t xml:space="preserve">or portion of a </w:t>
        </w:r>
        <w:r w:rsidR="001D5A85">
          <w:rPr>
            <w:i/>
            <w:iCs/>
          </w:rPr>
          <w:t>build</w:t>
        </w:r>
      </w:ins>
      <w:ins w:id="1560" w:author="Dang, Tommy OHCS:EX" w:date="2023-03-31T10:34:00Z">
        <w:r w:rsidR="001D5A85">
          <w:rPr>
            <w:i/>
            <w:iCs/>
          </w:rPr>
          <w:t>ing</w:t>
        </w:r>
      </w:ins>
    </w:p>
    <w:p w14:paraId="008BE900" w14:textId="77777777" w:rsidR="001D5A85" w:rsidRDefault="001D5A85" w:rsidP="001D5A85">
      <w:pPr>
        <w:pStyle w:val="05Sentence"/>
        <w:numPr>
          <w:ilvl w:val="0"/>
          <w:numId w:val="10"/>
        </w:numPr>
        <w:rPr>
          <w:ins w:id="1561" w:author="Dang, Tommy OHCS:EX" w:date="2023-03-31T10:38:00Z"/>
        </w:rPr>
      </w:pPr>
      <w:ins w:id="1562" w:author="Dang, Tommy OHCS:EX" w:date="2023-03-31T10:34:00Z">
        <w:r>
          <w:t xml:space="preserve">completely separated from other parts of the </w:t>
        </w:r>
        <w:r>
          <w:rPr>
            <w:i/>
            <w:iCs/>
          </w:rPr>
          <w:t xml:space="preserve">building </w:t>
        </w:r>
        <w:r>
          <w:t xml:space="preserve">by </w:t>
        </w:r>
      </w:ins>
      <w:ins w:id="1563" w:author="Dang, Tommy OHCS:EX" w:date="2023-03-31T10:35:00Z">
        <w:r>
          <w:t xml:space="preserve">a vertical </w:t>
        </w:r>
        <w:r>
          <w:rPr>
            <w:i/>
            <w:iCs/>
          </w:rPr>
          <w:t xml:space="preserve">fire separation </w:t>
        </w:r>
        <w:r>
          <w:t xml:space="preserve">that has a </w:t>
        </w:r>
        <w:r>
          <w:rPr>
            <w:i/>
            <w:iCs/>
          </w:rPr>
          <w:t xml:space="preserve">fire-resistance rating </w:t>
        </w:r>
        <w:r>
          <w:t>of not less than 1 h and extends from ground or</w:t>
        </w:r>
      </w:ins>
      <w:ins w:id="1564" w:author="Dang, Tommy OHCS:EX" w:date="2023-03-31T10:36:00Z">
        <w:r>
          <w:t xml:space="preserve"> lowermost assembly continuously through or adjacent to all </w:t>
        </w:r>
        <w:r>
          <w:rPr>
            <w:i/>
            <w:iCs/>
          </w:rPr>
          <w:t xml:space="preserve">storeys </w:t>
        </w:r>
        <w:r>
          <w:t>and</w:t>
        </w:r>
      </w:ins>
      <w:ins w:id="1565" w:author="Dang, Tommy OHCS:EX" w:date="2023-03-31T10:37:00Z">
        <w:r>
          <w:t xml:space="preserve"> spaces including </w:t>
        </w:r>
        <w:r>
          <w:rPr>
            <w:i/>
            <w:iCs/>
          </w:rPr>
          <w:t xml:space="preserve">service spaces </w:t>
        </w:r>
        <w:r>
          <w:t>of the separated portions</w:t>
        </w:r>
      </w:ins>
      <w:ins w:id="1566" w:author="Dang, Tommy OHCS:EX" w:date="2023-03-31T10:38:00Z">
        <w:r>
          <w:t>,</w:t>
        </w:r>
      </w:ins>
    </w:p>
    <w:p w14:paraId="7C804396" w14:textId="77777777" w:rsidR="001D5A85" w:rsidRDefault="001D5A85" w:rsidP="001D5A85">
      <w:pPr>
        <w:pStyle w:val="05Sentence"/>
        <w:numPr>
          <w:ilvl w:val="0"/>
          <w:numId w:val="10"/>
        </w:numPr>
        <w:rPr>
          <w:ins w:id="1567" w:author="Dang, Tommy OHCS:EX" w:date="2023-03-31T10:38:00Z"/>
        </w:rPr>
      </w:pPr>
      <w:ins w:id="1568" w:author="Dang, Tommy OHCS:EX" w:date="2023-03-31T10:38:00Z">
        <w:r>
          <w:t xml:space="preserve">of only </w:t>
        </w:r>
        <w:r>
          <w:rPr>
            <w:i/>
            <w:iCs/>
          </w:rPr>
          <w:t>residential occupancy</w:t>
        </w:r>
        <w:r>
          <w:t xml:space="preserve"> that contains only one other </w:t>
        </w:r>
        <w:r>
          <w:rPr>
            <w:i/>
            <w:iCs/>
          </w:rPr>
          <w:t xml:space="preserve">dwelling unit </w:t>
        </w:r>
        <w:r>
          <w:t>and common spaces, and</w:t>
        </w:r>
      </w:ins>
    </w:p>
    <w:p w14:paraId="11F9C4D2" w14:textId="766F78C5" w:rsidR="00EC72E8" w:rsidRPr="00B620DB" w:rsidRDefault="001D5A85" w:rsidP="00045550">
      <w:pPr>
        <w:pStyle w:val="05Sentence"/>
        <w:numPr>
          <w:ilvl w:val="0"/>
          <w:numId w:val="10"/>
        </w:numPr>
      </w:pPr>
      <w:ins w:id="1569" w:author="Dang, Tommy OHCS:EX" w:date="2023-03-31T10:39:00Z">
        <w:r>
          <w:t xml:space="preserve">where both </w:t>
        </w:r>
        <w:r>
          <w:rPr>
            <w:i/>
            <w:iCs/>
          </w:rPr>
          <w:t>dwelling unit</w:t>
        </w:r>
      </w:ins>
      <w:ins w:id="1570" w:author="Chase, Andy HOUS:EX" w:date="2023-08-21T16:35:00Z">
        <w:r w:rsidR="00D1241F">
          <w:rPr>
            <w:i/>
            <w:iCs/>
          </w:rPr>
          <w:t>s</w:t>
        </w:r>
      </w:ins>
      <w:ins w:id="1571" w:author="Dang, Tommy OHCS:EX" w:date="2023-03-31T10:39:00Z">
        <w:r>
          <w:t xml:space="preserve"> constitute a single real estate entity.</w:t>
        </w:r>
        <w:r>
          <w:br/>
        </w:r>
      </w:ins>
      <w:ins w:id="1572" w:author="Dang, Tommy OHCS:EX" w:date="2023-03-31T10:36:00Z">
        <w:r>
          <w:t xml:space="preserve"> </w:t>
        </w:r>
      </w:ins>
      <w:r w:rsidR="00EC72E8" w:rsidRPr="00B620DB">
        <w:t xml:space="preserve">(See </w:t>
      </w:r>
      <w:hyperlink r:id="rId448" w:anchor="en001287-scnd-t" w:history="1">
        <w:r w:rsidR="00EC72E8" w:rsidRPr="001D5A85">
          <w:rPr>
            <w:rStyle w:val="Hyperlink"/>
            <w:color w:val="auto"/>
            <w:u w:val="none"/>
          </w:rPr>
          <w:t>Note</w:t>
        </w:r>
      </w:hyperlink>
      <w:hyperlink r:id="rId449" w:anchor="en001287-scnd-t" w:history="1">
        <w:r w:rsidR="00EC72E8" w:rsidRPr="001D5A85">
          <w:rPr>
            <w:rStyle w:val="Hyperlink"/>
            <w:color w:val="auto"/>
            <w:u w:val="none"/>
          </w:rPr>
          <w:t> </w:t>
        </w:r>
      </w:hyperlink>
      <w:hyperlink r:id="rId450" w:anchor="en001287-scnd-t" w:history="1">
        <w:r w:rsidR="00EC72E8" w:rsidRPr="001D5A85">
          <w:rPr>
            <w:rStyle w:val="Hyperlink"/>
            <w:color w:val="auto"/>
            <w:u w:val="none"/>
          </w:rPr>
          <w:t>A-1.4.1.2.(1)</w:t>
        </w:r>
      </w:hyperlink>
      <w:ins w:id="1573" w:author="Dang, Tommy OHCS:EX" w:date="2023-03-31T10:40:00Z">
        <w:r w:rsidDel="001D5A85">
          <w:t xml:space="preserve"> </w:t>
        </w:r>
      </w:ins>
      <w:r w:rsidR="00EC72E8" w:rsidRPr="00B620DB">
        <w:t>of Division </w:t>
      </w:r>
      <w:hyperlink r:id="rId451" w:anchor="ea005042" w:history="1">
        <w:r w:rsidR="00EC72E8" w:rsidRPr="001D5A85">
          <w:rPr>
            <w:rStyle w:val="Hyperlink"/>
            <w:color w:val="auto"/>
            <w:u w:val="none"/>
          </w:rPr>
          <w:t>B</w:t>
        </w:r>
      </w:hyperlink>
      <w:r w:rsidR="00EC72E8" w:rsidRPr="00B620DB">
        <w:t>.)</w:t>
      </w:r>
    </w:p>
    <w:p w14:paraId="36006875" w14:textId="77777777" w:rsidR="00EC72E8" w:rsidRPr="00B620DB" w:rsidRDefault="00EC72E8" w:rsidP="00EC72E8">
      <w:pPr>
        <w:pStyle w:val="05Sentence"/>
      </w:pPr>
      <w:bookmarkStart w:id="1574" w:name="rvc-rm"/>
      <w:bookmarkEnd w:id="1574"/>
      <w:r w:rsidRPr="00B620DB">
        <w:rPr>
          <w:i/>
          <w:iCs/>
        </w:rPr>
        <w:t>Service room</w:t>
      </w:r>
      <w:r w:rsidRPr="00B620DB">
        <w:t xml:space="preserve"> means a room provided in a </w:t>
      </w:r>
      <w:hyperlink r:id="rId452" w:history="1">
        <w:r w:rsidRPr="00B620DB">
          <w:rPr>
            <w:rStyle w:val="Hyperlink"/>
            <w:i/>
            <w:iCs/>
            <w:color w:val="auto"/>
            <w:u w:val="none"/>
          </w:rPr>
          <w:t>building</w:t>
        </w:r>
      </w:hyperlink>
      <w:r w:rsidRPr="00B620DB">
        <w:t xml:space="preserve"> to contain equipment associated with </w:t>
      </w:r>
      <w:hyperlink r:id="rId453" w:history="1">
        <w:r w:rsidRPr="00B620DB">
          <w:rPr>
            <w:rStyle w:val="Hyperlink"/>
            <w:i/>
            <w:iCs/>
            <w:color w:val="auto"/>
            <w:u w:val="none"/>
          </w:rPr>
          <w:t>building</w:t>
        </w:r>
      </w:hyperlink>
      <w:r w:rsidRPr="00B620DB">
        <w:t xml:space="preserve"> services. (See </w:t>
      </w:r>
      <w:hyperlink r:id="rId454" w:anchor="en001287-rvc-rm" w:history="1">
        <w:r w:rsidRPr="00B620DB">
          <w:rPr>
            <w:rStyle w:val="Hyperlink"/>
            <w:color w:val="auto"/>
            <w:u w:val="none"/>
          </w:rPr>
          <w:t>Note</w:t>
        </w:r>
      </w:hyperlink>
      <w:hyperlink r:id="rId455" w:anchor="en001287-rvc-rm" w:history="1">
        <w:r w:rsidRPr="00B620DB">
          <w:rPr>
            <w:rStyle w:val="Hyperlink"/>
            <w:color w:val="auto"/>
            <w:u w:val="none"/>
          </w:rPr>
          <w:t> </w:t>
        </w:r>
      </w:hyperlink>
      <w:hyperlink r:id="rId456" w:anchor="en001287-rvc-rm" w:history="1">
        <w:r w:rsidRPr="00B620DB">
          <w:rPr>
            <w:rStyle w:val="Hyperlink"/>
            <w:color w:val="auto"/>
            <w:u w:val="none"/>
          </w:rPr>
          <w:t>A-1.4.1.2.(1)</w:t>
        </w:r>
      </w:hyperlink>
      <w:r w:rsidRPr="00B620DB">
        <w:t>.)</w:t>
      </w:r>
    </w:p>
    <w:p w14:paraId="48B424DF" w14:textId="77777777" w:rsidR="00EC72E8" w:rsidRPr="00B620DB" w:rsidRDefault="00EC72E8" w:rsidP="00EC72E8">
      <w:pPr>
        <w:pStyle w:val="05Sentence"/>
      </w:pPr>
      <w:bookmarkStart w:id="1575" w:name="rvc-pc"/>
      <w:bookmarkEnd w:id="1575"/>
      <w:r w:rsidRPr="00B620DB">
        <w:rPr>
          <w:i/>
          <w:iCs/>
        </w:rPr>
        <w:t>Service space</w:t>
      </w:r>
      <w:r w:rsidRPr="00B620DB">
        <w:t xml:space="preserve"> means space provided in a </w:t>
      </w:r>
      <w:hyperlink r:id="rId457" w:history="1">
        <w:r w:rsidRPr="00B620DB">
          <w:rPr>
            <w:rStyle w:val="Hyperlink"/>
            <w:i/>
            <w:iCs/>
            <w:color w:val="auto"/>
            <w:u w:val="none"/>
          </w:rPr>
          <w:t>building</w:t>
        </w:r>
      </w:hyperlink>
      <w:r w:rsidRPr="00B620DB">
        <w:t xml:space="preserve"> to facilitate or conceal the installation of </w:t>
      </w:r>
      <w:hyperlink r:id="rId458" w:history="1">
        <w:r w:rsidRPr="00B620DB">
          <w:rPr>
            <w:rStyle w:val="Hyperlink"/>
            <w:i/>
            <w:iCs/>
            <w:color w:val="auto"/>
            <w:u w:val="none"/>
          </w:rPr>
          <w:t>building</w:t>
        </w:r>
      </w:hyperlink>
      <w:r w:rsidRPr="00B620DB">
        <w:t xml:space="preserve"> service facilities such as chutes, ducts, pipes, shafts or wires.</w:t>
      </w:r>
    </w:p>
    <w:p w14:paraId="41F76D15" w14:textId="77777777" w:rsidR="00EC72E8" w:rsidRPr="00B620DB" w:rsidRDefault="00EC72E8" w:rsidP="00EC72E8">
      <w:pPr>
        <w:pStyle w:val="05Sentence"/>
      </w:pPr>
      <w:bookmarkStart w:id="1576" w:name="rvc-wtr-"/>
      <w:bookmarkEnd w:id="1576"/>
      <w:r w:rsidRPr="00B620DB">
        <w:rPr>
          <w:i/>
          <w:iCs/>
        </w:rPr>
        <w:t>Service water heater</w:t>
      </w:r>
      <w:r w:rsidRPr="00B620DB">
        <w:t xml:space="preserve"> means a device for heating water for plumbing services.</w:t>
      </w:r>
    </w:p>
    <w:p w14:paraId="4C2091F3" w14:textId="77777777" w:rsidR="00EC72E8" w:rsidRPr="00B620DB" w:rsidRDefault="00EC72E8" w:rsidP="00EC72E8">
      <w:pPr>
        <w:pStyle w:val="05Sentence"/>
      </w:pPr>
      <w:bookmarkStart w:id="1577" w:name="hllw-fnd"/>
      <w:bookmarkEnd w:id="1577"/>
      <w:r w:rsidRPr="00B620DB">
        <w:rPr>
          <w:i/>
          <w:iCs/>
        </w:rPr>
        <w:t>Shallow foundation</w:t>
      </w:r>
      <w:r w:rsidRPr="00B620DB">
        <w:t xml:space="preserve"> means a </w:t>
      </w:r>
      <w:hyperlink r:id="rId459" w:history="1">
        <w:r w:rsidRPr="00B620DB">
          <w:rPr>
            <w:rStyle w:val="Hyperlink"/>
            <w:i/>
            <w:iCs/>
            <w:color w:val="auto"/>
            <w:u w:val="none"/>
          </w:rPr>
          <w:t>foundation unit</w:t>
        </w:r>
      </w:hyperlink>
      <w:r w:rsidRPr="00B620DB">
        <w:t xml:space="preserve"> that derives its support from </w:t>
      </w:r>
      <w:hyperlink r:id="rId460" w:history="1">
        <w:r w:rsidRPr="00B620DB">
          <w:rPr>
            <w:rStyle w:val="Hyperlink"/>
            <w:i/>
            <w:iCs/>
            <w:color w:val="auto"/>
            <w:u w:val="none"/>
          </w:rPr>
          <w:t>soil</w:t>
        </w:r>
      </w:hyperlink>
      <w:r w:rsidRPr="00B620DB">
        <w:t xml:space="preserve"> or </w:t>
      </w:r>
      <w:hyperlink r:id="rId461" w:history="1">
        <w:r w:rsidRPr="00B620DB">
          <w:rPr>
            <w:rStyle w:val="Hyperlink"/>
            <w:i/>
            <w:iCs/>
            <w:color w:val="auto"/>
            <w:u w:val="none"/>
          </w:rPr>
          <w:t>rock</w:t>
        </w:r>
      </w:hyperlink>
      <w:r w:rsidRPr="00B620DB">
        <w:t xml:space="preserve"> located close to the lowest part of the </w:t>
      </w:r>
      <w:hyperlink r:id="rId462" w:history="1">
        <w:r w:rsidRPr="00B620DB">
          <w:rPr>
            <w:rStyle w:val="Hyperlink"/>
            <w:i/>
            <w:iCs/>
            <w:color w:val="auto"/>
            <w:u w:val="none"/>
          </w:rPr>
          <w:t>building</w:t>
        </w:r>
      </w:hyperlink>
      <w:r w:rsidRPr="00B620DB">
        <w:t xml:space="preserve"> that it supports.</w:t>
      </w:r>
    </w:p>
    <w:p w14:paraId="188BF085" w14:textId="77777777" w:rsidR="00EC72E8" w:rsidRPr="00B620DB" w:rsidRDefault="00EC72E8" w:rsidP="00EC72E8">
      <w:pPr>
        <w:pStyle w:val="05Sentence"/>
      </w:pPr>
      <w:bookmarkStart w:id="1578" w:name="mk-lrm"/>
      <w:bookmarkEnd w:id="1578"/>
      <w:r w:rsidRPr="00B620DB">
        <w:rPr>
          <w:i/>
          <w:iCs/>
        </w:rPr>
        <w:t>Smoke alarm</w:t>
      </w:r>
      <w:r w:rsidRPr="00B620DB">
        <w:t xml:space="preserve"> means a combined </w:t>
      </w:r>
      <w:hyperlink r:id="rId463" w:history="1">
        <w:r w:rsidRPr="00B620DB">
          <w:rPr>
            <w:rStyle w:val="Hyperlink"/>
            <w:i/>
            <w:iCs/>
            <w:color w:val="auto"/>
            <w:u w:val="none"/>
          </w:rPr>
          <w:t>smoke detector</w:t>
        </w:r>
      </w:hyperlink>
      <w:r w:rsidRPr="00B620DB">
        <w:t xml:space="preserve"> and audible alarm device designed to sound an alarm within the room or </w:t>
      </w:r>
      <w:hyperlink r:id="rId464" w:history="1">
        <w:r w:rsidRPr="00B620DB">
          <w:rPr>
            <w:rStyle w:val="Hyperlink"/>
            <w:i/>
            <w:iCs/>
            <w:color w:val="auto"/>
            <w:u w:val="none"/>
          </w:rPr>
          <w:t>suite</w:t>
        </w:r>
      </w:hyperlink>
      <w:r w:rsidRPr="00B620DB">
        <w:t xml:space="preserve"> in which it is located upon the detection of smoke within that room or </w:t>
      </w:r>
      <w:hyperlink r:id="rId465" w:history="1">
        <w:r w:rsidRPr="00B620DB">
          <w:rPr>
            <w:rStyle w:val="Hyperlink"/>
            <w:i/>
            <w:iCs/>
            <w:color w:val="auto"/>
            <w:u w:val="none"/>
          </w:rPr>
          <w:t>suite</w:t>
        </w:r>
      </w:hyperlink>
      <w:r w:rsidRPr="00B620DB">
        <w:t>.</w:t>
      </w:r>
    </w:p>
    <w:p w14:paraId="4B96DE9B" w14:textId="77777777" w:rsidR="00EC72E8" w:rsidRPr="00B620DB" w:rsidRDefault="00EC72E8" w:rsidP="00EC72E8">
      <w:pPr>
        <w:pStyle w:val="05Sentence"/>
      </w:pPr>
      <w:bookmarkStart w:id="1579" w:name="mk-dtctr"/>
      <w:bookmarkEnd w:id="1579"/>
      <w:r w:rsidRPr="00B620DB">
        <w:rPr>
          <w:i/>
          <w:iCs/>
        </w:rPr>
        <w:t>Smoke detector</w:t>
      </w:r>
      <w:r w:rsidRPr="00B620DB">
        <w:t xml:space="preserve"> means a </w:t>
      </w:r>
      <w:hyperlink r:id="rId466" w:history="1">
        <w:r w:rsidRPr="00B620DB">
          <w:rPr>
            <w:rStyle w:val="Hyperlink"/>
            <w:i/>
            <w:iCs/>
            <w:color w:val="auto"/>
            <w:u w:val="none"/>
          </w:rPr>
          <w:t>fire detector</w:t>
        </w:r>
      </w:hyperlink>
      <w:r w:rsidRPr="00B620DB">
        <w:t xml:space="preserve"> designed to operate when the concentration of airborne combustion products exceeds a predetermined level.</w:t>
      </w:r>
    </w:p>
    <w:p w14:paraId="75E6B44D" w14:textId="77777777" w:rsidR="00EC72E8" w:rsidRPr="00B620DB" w:rsidRDefault="00EC72E8" w:rsidP="00EC72E8">
      <w:pPr>
        <w:pStyle w:val="05Sentence"/>
      </w:pPr>
      <w:bookmarkStart w:id="1580" w:name="l"/>
      <w:bookmarkEnd w:id="1580"/>
      <w:r w:rsidRPr="00B620DB">
        <w:rPr>
          <w:i/>
          <w:iCs/>
        </w:rPr>
        <w:t>Soil</w:t>
      </w:r>
      <w:r w:rsidRPr="00B620DB">
        <w:t xml:space="preserve"> means that portion of the earth's crust that is fragmentary, or such that some individual particles of a dried sample may be readily separated by agitation in water; it includes boulders, cobbles, gravel, sand, silt, clay and organic matter.</w:t>
      </w:r>
    </w:p>
    <w:p w14:paraId="2E9FDF91" w14:textId="77777777" w:rsidR="00EC72E8" w:rsidRPr="00B620DB" w:rsidRDefault="00EC72E8" w:rsidP="00EC72E8">
      <w:pPr>
        <w:pStyle w:val="05Sentence"/>
      </w:pPr>
      <w:bookmarkStart w:id="1581" w:name="sld-m"/>
      <w:bookmarkEnd w:id="1581"/>
      <w:r w:rsidRPr="00B620DB">
        <w:rPr>
          <w:i/>
          <w:iCs/>
        </w:rPr>
        <w:t>Solid masonry</w:t>
      </w:r>
      <w:r w:rsidRPr="00B620DB">
        <w:t xml:space="preserve"> means a single wythe or multi-wythe construction made of </w:t>
      </w:r>
      <w:hyperlink r:id="rId467" w:history="1">
        <w:r w:rsidRPr="00B620DB">
          <w:rPr>
            <w:rStyle w:val="Hyperlink"/>
            <w:i/>
            <w:iCs/>
            <w:color w:val="auto"/>
            <w:u w:val="none"/>
          </w:rPr>
          <w:t>solid masonry units</w:t>
        </w:r>
      </w:hyperlink>
      <w:r w:rsidRPr="00B620DB">
        <w:t xml:space="preserve"> or semi-solid, cored, or hollow masonry units, the cells of which may or may not be filled with mortar or grout. In multi-wythe masonry construction, the space between the wythes consists of a mortar-filled collar joint or grout-filled space and the wythes may or may not be constructed of the same masonry materials.</w:t>
      </w:r>
    </w:p>
    <w:p w14:paraId="46507F3D" w14:textId="77777777" w:rsidR="00EC72E8" w:rsidRPr="00B620DB" w:rsidRDefault="00EC72E8" w:rsidP="00EC72E8">
      <w:pPr>
        <w:pStyle w:val="05Sentence"/>
      </w:pPr>
      <w:bookmarkStart w:id="1582" w:name="sld-m-u"/>
      <w:bookmarkEnd w:id="1582"/>
      <w:r w:rsidRPr="00B620DB">
        <w:rPr>
          <w:i/>
          <w:iCs/>
        </w:rPr>
        <w:t>Solid masonry unit</w:t>
      </w:r>
      <w:r w:rsidRPr="00B620DB">
        <w:t xml:space="preserve"> means a concrete block or brick unit, a clay brick unit, or calcium silicate brick unit whose net solid area is at least 75% of its gross area. (See </w:t>
      </w:r>
      <w:hyperlink r:id="rId468" w:anchor="en001287-sld-m-u" w:history="1">
        <w:r w:rsidRPr="00B620DB">
          <w:rPr>
            <w:rStyle w:val="Hyperlink"/>
            <w:color w:val="auto"/>
            <w:u w:val="none"/>
          </w:rPr>
          <w:t>Note</w:t>
        </w:r>
      </w:hyperlink>
      <w:hyperlink r:id="rId469" w:anchor="en001287-sld-m-u" w:history="1">
        <w:r w:rsidRPr="00B620DB">
          <w:rPr>
            <w:rStyle w:val="Hyperlink"/>
            <w:color w:val="auto"/>
            <w:u w:val="none"/>
          </w:rPr>
          <w:t> </w:t>
        </w:r>
      </w:hyperlink>
      <w:hyperlink r:id="rId470" w:anchor="en001287-sld-m-u" w:history="1">
        <w:r w:rsidRPr="00B620DB">
          <w:rPr>
            <w:rStyle w:val="Hyperlink"/>
            <w:color w:val="auto"/>
            <w:u w:val="none"/>
          </w:rPr>
          <w:t>A-1.4.1.2.(1)</w:t>
        </w:r>
      </w:hyperlink>
      <w:r w:rsidRPr="00B620DB">
        <w:t>.)</w:t>
      </w:r>
    </w:p>
    <w:p w14:paraId="192E1E87" w14:textId="77777777" w:rsidR="00EC72E8" w:rsidRPr="00B620DB" w:rsidRDefault="00EC72E8" w:rsidP="00EC72E8">
      <w:pPr>
        <w:pStyle w:val="05Sentence"/>
      </w:pPr>
      <w:bookmarkStart w:id="1583" w:name="stc"/>
      <w:bookmarkEnd w:id="1583"/>
      <w:r w:rsidRPr="00B620DB">
        <w:rPr>
          <w:i/>
          <w:iCs/>
        </w:rPr>
        <w:t>Sound transmission class (STC)</w:t>
      </w:r>
      <w:r w:rsidRPr="00B620DB">
        <w:t xml:space="preserve"> means a single number rating of the airborne sound attenuation of a </w:t>
      </w:r>
      <w:hyperlink r:id="rId471" w:history="1">
        <w:r w:rsidRPr="00B620DB">
          <w:rPr>
            <w:rStyle w:val="Hyperlink"/>
            <w:i/>
            <w:iCs/>
            <w:color w:val="auto"/>
            <w:u w:val="none"/>
          </w:rPr>
          <w:t>building</w:t>
        </w:r>
      </w:hyperlink>
      <w:r w:rsidRPr="00B620DB">
        <w:t xml:space="preserve"> assembly separating two adjoining spaces, taking into account the direct sound transmission path. (See </w:t>
      </w:r>
      <w:hyperlink r:id="rId472" w:anchor="en001287-astc" w:history="1">
        <w:r w:rsidRPr="00B620DB">
          <w:rPr>
            <w:rStyle w:val="Hyperlink"/>
            <w:color w:val="auto"/>
            <w:u w:val="none"/>
          </w:rPr>
          <w:t>Note</w:t>
        </w:r>
      </w:hyperlink>
      <w:hyperlink r:id="rId473" w:anchor="en001287-astc" w:history="1">
        <w:r w:rsidRPr="00B620DB">
          <w:rPr>
            <w:rStyle w:val="Hyperlink"/>
            <w:color w:val="auto"/>
            <w:u w:val="none"/>
          </w:rPr>
          <w:t> </w:t>
        </w:r>
      </w:hyperlink>
      <w:hyperlink r:id="rId474" w:anchor="en001287-astc" w:history="1">
        <w:r w:rsidRPr="00B620DB">
          <w:rPr>
            <w:rStyle w:val="Hyperlink"/>
            <w:color w:val="auto"/>
            <w:u w:val="none"/>
          </w:rPr>
          <w:t>A-1.4.1.2.(1)</w:t>
        </w:r>
      </w:hyperlink>
      <w:r w:rsidRPr="00B620DB">
        <w:t xml:space="preserve">.) (See also </w:t>
      </w:r>
      <w:hyperlink r:id="rId475" w:anchor="en000297" w:history="1">
        <w:r w:rsidRPr="00B620DB">
          <w:rPr>
            <w:rStyle w:val="Hyperlink"/>
            <w:color w:val="auto"/>
            <w:u w:val="none"/>
          </w:rPr>
          <w:t>Note</w:t>
        </w:r>
      </w:hyperlink>
      <w:hyperlink r:id="rId476" w:anchor="en000297" w:history="1">
        <w:r w:rsidRPr="00B620DB">
          <w:rPr>
            <w:rStyle w:val="Hyperlink"/>
            <w:color w:val="auto"/>
            <w:u w:val="none"/>
          </w:rPr>
          <w:t> </w:t>
        </w:r>
      </w:hyperlink>
      <w:hyperlink r:id="rId477" w:anchor="en000297" w:history="1">
        <w:r w:rsidRPr="00B620DB">
          <w:rPr>
            <w:rStyle w:val="Hyperlink"/>
            <w:color w:val="auto"/>
            <w:u w:val="none"/>
          </w:rPr>
          <w:t>A-9.11.</w:t>
        </w:r>
      </w:hyperlink>
      <w:r w:rsidRPr="00B620DB">
        <w:t> of Division </w:t>
      </w:r>
      <w:hyperlink r:id="rId478" w:anchor="en000297" w:history="1">
        <w:r w:rsidRPr="00B620DB">
          <w:rPr>
            <w:rStyle w:val="Hyperlink"/>
            <w:color w:val="auto"/>
            <w:u w:val="none"/>
          </w:rPr>
          <w:t>B</w:t>
        </w:r>
      </w:hyperlink>
      <w:r w:rsidRPr="00B620DB">
        <w:t>.)</w:t>
      </w:r>
    </w:p>
    <w:p w14:paraId="1955F2F1" w14:textId="77777777" w:rsidR="00EC72E8" w:rsidRPr="00B620DB" w:rsidRDefault="00EC72E8" w:rsidP="00EC72E8">
      <w:pPr>
        <w:pStyle w:val="05Sentence"/>
      </w:pPr>
      <w:bookmarkStart w:id="1584" w:name="pc-htr"/>
      <w:bookmarkEnd w:id="1584"/>
      <w:r w:rsidRPr="00B620DB">
        <w:rPr>
          <w:i/>
          <w:iCs/>
        </w:rPr>
        <w:t>Space heater</w:t>
      </w:r>
      <w:r w:rsidRPr="00B620DB">
        <w:t xml:space="preserve"> means a </w:t>
      </w:r>
      <w:hyperlink r:id="rId479" w:history="1">
        <w:r w:rsidRPr="00B620DB">
          <w:rPr>
            <w:rStyle w:val="Hyperlink"/>
            <w:i/>
            <w:iCs/>
            <w:color w:val="auto"/>
            <w:u w:val="none"/>
          </w:rPr>
          <w:t>space-heating appliance</w:t>
        </w:r>
      </w:hyperlink>
      <w:r w:rsidRPr="00B620DB">
        <w:t xml:space="preserve"> for heating the room or space within which it is located, without the use of ducts.</w:t>
      </w:r>
    </w:p>
    <w:p w14:paraId="1155CF7C" w14:textId="77777777" w:rsidR="00EC72E8" w:rsidRPr="00B620DB" w:rsidRDefault="00EC72E8" w:rsidP="00EC72E8">
      <w:pPr>
        <w:pStyle w:val="05Sentence"/>
      </w:pPr>
      <w:bookmarkStart w:id="1585" w:name="pc-htng-"/>
      <w:bookmarkEnd w:id="1585"/>
      <w:r w:rsidRPr="00B620DB">
        <w:rPr>
          <w:i/>
          <w:iCs/>
        </w:rPr>
        <w:lastRenderedPageBreak/>
        <w:t>Space-heating appliance</w:t>
      </w:r>
      <w:r w:rsidRPr="00B620DB">
        <w:t xml:space="preserve"> means an </w:t>
      </w:r>
      <w:hyperlink r:id="rId480" w:history="1">
        <w:r w:rsidRPr="00B620DB">
          <w:rPr>
            <w:rStyle w:val="Hyperlink"/>
            <w:i/>
            <w:iCs/>
            <w:color w:val="auto"/>
            <w:u w:val="none"/>
          </w:rPr>
          <w:t>appliance</w:t>
        </w:r>
      </w:hyperlink>
      <w:r w:rsidRPr="00B620DB">
        <w:t xml:space="preserve"> intended for the supplying of heat to a room or space directly, such as a </w:t>
      </w:r>
      <w:hyperlink r:id="rId481" w:history="1">
        <w:r w:rsidRPr="00B620DB">
          <w:rPr>
            <w:rStyle w:val="Hyperlink"/>
            <w:i/>
            <w:iCs/>
            <w:color w:val="auto"/>
            <w:u w:val="none"/>
          </w:rPr>
          <w:t>space heater</w:t>
        </w:r>
      </w:hyperlink>
      <w:r w:rsidRPr="00B620DB">
        <w:t xml:space="preserve">, fireplace or </w:t>
      </w:r>
      <w:hyperlink r:id="rId482" w:history="1">
        <w:r w:rsidRPr="00B620DB">
          <w:rPr>
            <w:rStyle w:val="Hyperlink"/>
            <w:i/>
            <w:iCs/>
            <w:color w:val="auto"/>
            <w:u w:val="none"/>
          </w:rPr>
          <w:t>unit heater</w:t>
        </w:r>
      </w:hyperlink>
      <w:r w:rsidRPr="00B620DB">
        <w:t xml:space="preserve">, or to rooms or spaces of a </w:t>
      </w:r>
      <w:hyperlink r:id="rId483" w:history="1">
        <w:r w:rsidRPr="00B620DB">
          <w:rPr>
            <w:rStyle w:val="Hyperlink"/>
            <w:i/>
            <w:iCs/>
            <w:color w:val="auto"/>
            <w:u w:val="none"/>
          </w:rPr>
          <w:t>building</w:t>
        </w:r>
      </w:hyperlink>
      <w:r w:rsidRPr="00B620DB">
        <w:t xml:space="preserve"> through a heating system such as a central </w:t>
      </w:r>
      <w:hyperlink r:id="rId484" w:history="1">
        <w:r w:rsidRPr="00B620DB">
          <w:rPr>
            <w:rStyle w:val="Hyperlink"/>
            <w:i/>
            <w:iCs/>
            <w:color w:val="auto"/>
            <w:u w:val="none"/>
          </w:rPr>
          <w:t>furnace</w:t>
        </w:r>
      </w:hyperlink>
      <w:r w:rsidRPr="00B620DB">
        <w:t xml:space="preserve"> or </w:t>
      </w:r>
      <w:hyperlink r:id="rId485" w:history="1">
        <w:r w:rsidRPr="00B620DB">
          <w:rPr>
            <w:rStyle w:val="Hyperlink"/>
            <w:i/>
            <w:iCs/>
            <w:color w:val="auto"/>
            <w:u w:val="none"/>
          </w:rPr>
          <w:t>boiler</w:t>
        </w:r>
      </w:hyperlink>
      <w:r w:rsidRPr="00B620DB">
        <w:t>.</w:t>
      </w:r>
    </w:p>
    <w:p w14:paraId="240589E9" w14:textId="77777777" w:rsidR="00EC72E8" w:rsidRPr="00B620DB" w:rsidRDefault="00EC72E8" w:rsidP="00EC72E8">
      <w:pPr>
        <w:pStyle w:val="05Sentence"/>
      </w:pPr>
      <w:bookmarkStart w:id="1586" w:name="prnklrd"/>
      <w:bookmarkEnd w:id="1586"/>
      <w:r w:rsidRPr="00B620DB">
        <w:rPr>
          <w:i/>
          <w:iCs/>
        </w:rPr>
        <w:t>Sprinklered</w:t>
      </w:r>
      <w:r w:rsidRPr="00B620DB">
        <w:t xml:space="preserve"> (as applying to a </w:t>
      </w:r>
      <w:hyperlink r:id="rId486" w:history="1">
        <w:r w:rsidRPr="00B620DB">
          <w:rPr>
            <w:rStyle w:val="Hyperlink"/>
            <w:i/>
            <w:iCs/>
            <w:color w:val="auto"/>
            <w:u w:val="none"/>
          </w:rPr>
          <w:t>building</w:t>
        </w:r>
      </w:hyperlink>
      <w:r w:rsidRPr="00B620DB">
        <w:t xml:space="preserve"> or part thereof) means that the </w:t>
      </w:r>
      <w:hyperlink r:id="rId487" w:history="1">
        <w:r w:rsidRPr="00B620DB">
          <w:rPr>
            <w:rStyle w:val="Hyperlink"/>
            <w:i/>
            <w:iCs/>
            <w:color w:val="auto"/>
            <w:u w:val="none"/>
          </w:rPr>
          <w:t>building</w:t>
        </w:r>
      </w:hyperlink>
      <w:r w:rsidRPr="00B620DB">
        <w:t xml:space="preserve"> or part thereof is equipped with a system of automatic sprinklers. </w:t>
      </w:r>
    </w:p>
    <w:p w14:paraId="03887C86" w14:textId="77777777" w:rsidR="00EC72E8" w:rsidRPr="00B620DB" w:rsidRDefault="00EC72E8" w:rsidP="00EC72E8">
      <w:pPr>
        <w:pStyle w:val="05Sentence"/>
      </w:pPr>
      <w:bookmarkStart w:id="1587" w:name="tg"/>
      <w:bookmarkEnd w:id="1587"/>
      <w:r w:rsidRPr="00B620DB">
        <w:rPr>
          <w:i/>
          <w:iCs/>
        </w:rPr>
        <w:t>Stage</w:t>
      </w:r>
      <w:r w:rsidRPr="00B620DB">
        <w:t xml:space="preserve"> means a space that is designed primarily for theatrical performances with provision for quick change scenery and overhead lighting, including environmental control for a wide range of lighting and sound effects and that is traditionally, but not necessarily, separated from the audience by a proscenium wall and curtain opening.</w:t>
      </w:r>
    </w:p>
    <w:p w14:paraId="261DE218" w14:textId="77777777" w:rsidR="00EC72E8" w:rsidRPr="00B620DB" w:rsidRDefault="00EC72E8" w:rsidP="00EC72E8">
      <w:pPr>
        <w:pStyle w:val="05Sentence"/>
      </w:pPr>
      <w:bookmarkStart w:id="1588" w:name="trg-grg"/>
      <w:bookmarkEnd w:id="1588"/>
      <w:r w:rsidRPr="00B620DB">
        <w:rPr>
          <w:i/>
          <w:iCs/>
        </w:rPr>
        <w:t>Storage garage</w:t>
      </w:r>
      <w:r w:rsidRPr="00B620DB">
        <w:t xml:space="preserve"> means a </w:t>
      </w:r>
      <w:hyperlink r:id="rId488" w:history="1">
        <w:r w:rsidRPr="00B620DB">
          <w:rPr>
            <w:rStyle w:val="Hyperlink"/>
            <w:i/>
            <w:iCs/>
            <w:color w:val="auto"/>
            <w:u w:val="none"/>
          </w:rPr>
          <w:t>building</w:t>
        </w:r>
      </w:hyperlink>
      <w:r w:rsidRPr="00B620DB">
        <w:t xml:space="preserve"> or part thereof intended for the storage or parking of motor vehicles and containing no provision for the repair or servicing of such vehicles. (See </w:t>
      </w:r>
      <w:hyperlink r:id="rId489" w:anchor="en001287-trg-grg" w:history="1">
        <w:r w:rsidRPr="00B620DB">
          <w:rPr>
            <w:rStyle w:val="Hyperlink"/>
            <w:color w:val="auto"/>
            <w:u w:val="none"/>
          </w:rPr>
          <w:t>Note</w:t>
        </w:r>
      </w:hyperlink>
      <w:hyperlink r:id="rId490" w:anchor="en001287-trg-grg" w:history="1">
        <w:r w:rsidRPr="00B620DB">
          <w:rPr>
            <w:rStyle w:val="Hyperlink"/>
            <w:color w:val="auto"/>
            <w:u w:val="none"/>
          </w:rPr>
          <w:t> </w:t>
        </w:r>
      </w:hyperlink>
      <w:hyperlink r:id="rId491" w:anchor="en001287-trg-grg" w:history="1">
        <w:r w:rsidRPr="00B620DB">
          <w:rPr>
            <w:rStyle w:val="Hyperlink"/>
            <w:color w:val="auto"/>
            <w:u w:val="none"/>
          </w:rPr>
          <w:t>A-1.4.1.2.(1)</w:t>
        </w:r>
      </w:hyperlink>
      <w:r w:rsidRPr="00B620DB">
        <w:t>.)</w:t>
      </w:r>
    </w:p>
    <w:p w14:paraId="63777C26" w14:textId="77777777" w:rsidR="00EC72E8" w:rsidRPr="00B620DB" w:rsidRDefault="00EC72E8" w:rsidP="00EC72E8">
      <w:pPr>
        <w:pStyle w:val="05Sentence"/>
      </w:pPr>
      <w:bookmarkStart w:id="1589" w:name="trg-tp-r"/>
      <w:bookmarkEnd w:id="1589"/>
      <w:r w:rsidRPr="00B620DB">
        <w:rPr>
          <w:i/>
          <w:iCs/>
        </w:rPr>
        <w:t>Storage-type service water heater</w:t>
      </w:r>
      <w:r w:rsidRPr="00B620DB">
        <w:t xml:space="preserve"> means a </w:t>
      </w:r>
      <w:hyperlink r:id="rId492" w:history="1">
        <w:r w:rsidRPr="00B620DB">
          <w:rPr>
            <w:rStyle w:val="Hyperlink"/>
            <w:i/>
            <w:iCs/>
            <w:color w:val="auto"/>
            <w:u w:val="none"/>
          </w:rPr>
          <w:t>service water heater</w:t>
        </w:r>
      </w:hyperlink>
      <w:r w:rsidRPr="00B620DB">
        <w:t xml:space="preserve"> with an integral hot water storage tank.</w:t>
      </w:r>
    </w:p>
    <w:p w14:paraId="79E297F1" w14:textId="77777777" w:rsidR="00EC72E8" w:rsidRPr="00B620DB" w:rsidRDefault="00EC72E8" w:rsidP="00EC72E8">
      <w:pPr>
        <w:pStyle w:val="05Sentence"/>
      </w:pPr>
      <w:bookmarkStart w:id="1590" w:name="tr"/>
      <w:bookmarkEnd w:id="1590"/>
      <w:r w:rsidRPr="00B620DB">
        <w:rPr>
          <w:i/>
          <w:iCs/>
        </w:rPr>
        <w:t>Storey</w:t>
      </w:r>
      <w:r w:rsidRPr="00B620DB">
        <w:t xml:space="preserve"> means that portion of a </w:t>
      </w:r>
      <w:hyperlink r:id="rId493" w:history="1">
        <w:r w:rsidRPr="00B620DB">
          <w:rPr>
            <w:rStyle w:val="Hyperlink"/>
            <w:i/>
            <w:iCs/>
            <w:color w:val="auto"/>
            <w:u w:val="none"/>
          </w:rPr>
          <w:t>building</w:t>
        </w:r>
      </w:hyperlink>
      <w:r w:rsidRPr="00B620DB">
        <w:t xml:space="preserve"> that is situated between the top of any floor and the top of the floor next above it, and if there is no floor above it, that portion between the top of such floor and the ceiling above it.</w:t>
      </w:r>
    </w:p>
    <w:p w14:paraId="04EBE61A" w14:textId="77777777" w:rsidR="00EC72E8" w:rsidRPr="00B620DB" w:rsidRDefault="00EC72E8" w:rsidP="00EC72E8">
      <w:pPr>
        <w:pStyle w:val="05Sentence"/>
      </w:pPr>
      <w:bookmarkStart w:id="1591" w:name="tv"/>
      <w:bookmarkEnd w:id="1591"/>
      <w:r w:rsidRPr="00B620DB">
        <w:rPr>
          <w:i/>
          <w:iCs/>
        </w:rPr>
        <w:t>Stove</w:t>
      </w:r>
      <w:r w:rsidRPr="00B620DB">
        <w:t xml:space="preserve"> means an </w:t>
      </w:r>
      <w:hyperlink r:id="rId494" w:history="1">
        <w:r w:rsidRPr="00B620DB">
          <w:rPr>
            <w:rStyle w:val="Hyperlink"/>
            <w:i/>
            <w:iCs/>
            <w:color w:val="auto"/>
            <w:u w:val="none"/>
          </w:rPr>
          <w:t>appliance</w:t>
        </w:r>
      </w:hyperlink>
      <w:r w:rsidRPr="00B620DB">
        <w:t xml:space="preserve"> intended for cooking and space heating.</w:t>
      </w:r>
    </w:p>
    <w:p w14:paraId="68E71623" w14:textId="77777777" w:rsidR="00EC72E8" w:rsidRPr="00B620DB" w:rsidRDefault="00EC72E8" w:rsidP="00EC72E8">
      <w:pPr>
        <w:pStyle w:val="05Sentence"/>
      </w:pPr>
      <w:bookmarkStart w:id="1592" w:name="trt"/>
      <w:bookmarkEnd w:id="1592"/>
      <w:r w:rsidRPr="00B620DB">
        <w:rPr>
          <w:i/>
          <w:iCs/>
        </w:rPr>
        <w:t>Street</w:t>
      </w:r>
      <w:r w:rsidRPr="00B620DB">
        <w:t xml:space="preserve"> means any highway, road, boulevard, square or other improved thoroughfare 9 m or more in width, that has been dedicated or deeded for public use and is accessible to fire department vehicles and equipment.</w:t>
      </w:r>
    </w:p>
    <w:p w14:paraId="04491A61" w14:textId="77777777" w:rsidR="00EC72E8" w:rsidRPr="00B620DB" w:rsidRDefault="00EC72E8" w:rsidP="00EC72E8">
      <w:pPr>
        <w:pStyle w:val="05Sentence"/>
      </w:pPr>
      <w:bookmarkStart w:id="1593" w:name="brfc-nvt"/>
      <w:bookmarkEnd w:id="1593"/>
      <w:r w:rsidRPr="00B620DB">
        <w:rPr>
          <w:i/>
          <w:iCs/>
        </w:rPr>
        <w:t>Subsurface investigation</w:t>
      </w:r>
      <w:r w:rsidRPr="00B620DB">
        <w:t xml:space="preserve"> means the appraisal of the general subsurface conditions at a </w:t>
      </w:r>
      <w:hyperlink r:id="rId495" w:history="1">
        <w:r w:rsidRPr="00B620DB">
          <w:rPr>
            <w:rStyle w:val="Hyperlink"/>
            <w:i/>
            <w:iCs/>
            <w:color w:val="auto"/>
            <w:u w:val="none"/>
          </w:rPr>
          <w:t>building</w:t>
        </w:r>
      </w:hyperlink>
      <w:r w:rsidRPr="00B620DB">
        <w:t xml:space="preserve"> site by analysis of information gained by such methods as geological surveys, in situ testing, sampling, visual inspection, laboratory testing of samples of the subsurface materials and </w:t>
      </w:r>
      <w:hyperlink r:id="rId496" w:history="1">
        <w:r w:rsidRPr="00B620DB">
          <w:rPr>
            <w:rStyle w:val="Hyperlink"/>
            <w:i/>
            <w:iCs/>
            <w:color w:val="auto"/>
            <w:u w:val="none"/>
          </w:rPr>
          <w:t>groundwater</w:t>
        </w:r>
      </w:hyperlink>
      <w:r w:rsidRPr="00B620DB">
        <w:t xml:space="preserve"> observations and measurements.</w:t>
      </w:r>
    </w:p>
    <w:p w14:paraId="0385B0AB" w14:textId="77777777" w:rsidR="00EC72E8" w:rsidRPr="00B620DB" w:rsidRDefault="00EC72E8" w:rsidP="00EC72E8">
      <w:pPr>
        <w:pStyle w:val="05Sentence"/>
      </w:pPr>
      <w:bookmarkStart w:id="1594" w:name="t"/>
      <w:bookmarkEnd w:id="1594"/>
      <w:r w:rsidRPr="00B620DB">
        <w:rPr>
          <w:i/>
          <w:iCs/>
        </w:rPr>
        <w:t>Suite</w:t>
      </w:r>
      <w:r w:rsidRPr="00B620DB">
        <w:t xml:space="preserve"> means a single room or series of rooms of complementary use, operated under a single tenancy, and includes </w:t>
      </w:r>
      <w:hyperlink r:id="rId497" w:history="1">
        <w:r w:rsidRPr="00B620DB">
          <w:rPr>
            <w:rStyle w:val="Hyperlink"/>
            <w:i/>
            <w:iCs/>
            <w:color w:val="auto"/>
            <w:u w:val="none"/>
          </w:rPr>
          <w:t>dwelling units</w:t>
        </w:r>
      </w:hyperlink>
      <w:r w:rsidRPr="00B620DB">
        <w:t xml:space="preserve">, individual guest rooms in motels, hotels, boarding houses, rooming houses and dormitories as well as individual stores and individual or complementary rooms for </w:t>
      </w:r>
      <w:hyperlink r:id="rId498" w:history="1">
        <w:r w:rsidRPr="00B620DB">
          <w:rPr>
            <w:rStyle w:val="Hyperlink"/>
            <w:i/>
            <w:iCs/>
            <w:color w:val="auto"/>
            <w:u w:val="none"/>
          </w:rPr>
          <w:t>business and personal services occupancies</w:t>
        </w:r>
      </w:hyperlink>
      <w:r w:rsidRPr="00B620DB">
        <w:t xml:space="preserve">. (See </w:t>
      </w:r>
      <w:hyperlink r:id="rId499" w:anchor="en001287-t" w:history="1">
        <w:r w:rsidRPr="00B620DB">
          <w:rPr>
            <w:rStyle w:val="Hyperlink"/>
            <w:color w:val="auto"/>
            <w:u w:val="none"/>
          </w:rPr>
          <w:t>Note</w:t>
        </w:r>
      </w:hyperlink>
      <w:hyperlink r:id="rId500" w:anchor="en001287-t" w:history="1">
        <w:r w:rsidRPr="00B620DB">
          <w:rPr>
            <w:rStyle w:val="Hyperlink"/>
            <w:color w:val="auto"/>
            <w:u w:val="none"/>
          </w:rPr>
          <w:t> </w:t>
        </w:r>
      </w:hyperlink>
      <w:hyperlink r:id="rId501" w:anchor="en001287-t" w:history="1">
        <w:r w:rsidRPr="00B620DB">
          <w:rPr>
            <w:rStyle w:val="Hyperlink"/>
            <w:color w:val="auto"/>
            <w:u w:val="none"/>
          </w:rPr>
          <w:t>A-1.4.1.2.(1)</w:t>
        </w:r>
      </w:hyperlink>
      <w:r w:rsidRPr="00B620DB">
        <w:t>.)</w:t>
      </w:r>
    </w:p>
    <w:p w14:paraId="3AD730CA" w14:textId="77777777" w:rsidR="00EC72E8" w:rsidRPr="00B620DB" w:rsidRDefault="00EC72E8" w:rsidP="00EC72E8">
      <w:pPr>
        <w:pStyle w:val="05Sentence"/>
      </w:pPr>
      <w:bookmarkStart w:id="1595" w:name="ppl-dct"/>
      <w:bookmarkEnd w:id="1595"/>
      <w:r w:rsidRPr="00B620DB">
        <w:rPr>
          <w:i/>
          <w:iCs/>
        </w:rPr>
        <w:t>Supply duct</w:t>
      </w:r>
      <w:r w:rsidRPr="00B620DB">
        <w:t xml:space="preserve"> means a duct for conveying air from a heating, ventilating or air-conditioning </w:t>
      </w:r>
      <w:hyperlink r:id="rId502" w:history="1">
        <w:r w:rsidRPr="00B620DB">
          <w:rPr>
            <w:rStyle w:val="Hyperlink"/>
            <w:i/>
            <w:iCs/>
            <w:color w:val="auto"/>
            <w:u w:val="none"/>
          </w:rPr>
          <w:t>appliance</w:t>
        </w:r>
      </w:hyperlink>
      <w:r w:rsidRPr="00B620DB">
        <w:t xml:space="preserve"> to a space to be heated, ventilated or air-conditioned.</w:t>
      </w:r>
    </w:p>
    <w:p w14:paraId="6C7796B6" w14:textId="77777777" w:rsidR="00EC72E8" w:rsidRPr="00B620DB" w:rsidRDefault="00EC72E8" w:rsidP="00EC72E8">
      <w:pPr>
        <w:pStyle w:val="05Sentence"/>
      </w:pPr>
      <w:bookmarkStart w:id="1596" w:name="tpr-thr"/>
      <w:bookmarkEnd w:id="1596"/>
      <w:r w:rsidRPr="00B620DB">
        <w:rPr>
          <w:i/>
          <w:iCs/>
        </w:rPr>
        <w:t>Tapered tread</w:t>
      </w:r>
      <w:r w:rsidRPr="00B620DB">
        <w:t xml:space="preserve"> means a tread with non-parallel edges that increases or decreases its </w:t>
      </w:r>
      <w:hyperlink r:id="rId503" w:history="1">
        <w:r w:rsidRPr="00B620DB">
          <w:rPr>
            <w:rStyle w:val="Hyperlink"/>
            <w:i/>
            <w:iCs/>
            <w:color w:val="auto"/>
            <w:u w:val="none"/>
          </w:rPr>
          <w:t>run</w:t>
        </w:r>
      </w:hyperlink>
      <w:r w:rsidRPr="00B620DB">
        <w:t xml:space="preserve"> uniformly over its width.</w:t>
      </w:r>
    </w:p>
    <w:p w14:paraId="42DDC272" w14:textId="77777777" w:rsidR="00EC72E8" w:rsidRPr="00B620DB" w:rsidRDefault="00EC72E8" w:rsidP="00EC72E8">
      <w:pPr>
        <w:pStyle w:val="05Sentence"/>
      </w:pPr>
      <w:bookmarkStart w:id="1597" w:name="thtr"/>
      <w:bookmarkEnd w:id="1597"/>
      <w:r w:rsidRPr="00B620DB">
        <w:rPr>
          <w:i/>
          <w:iCs/>
        </w:rPr>
        <w:t>Theatre</w:t>
      </w:r>
      <w:r w:rsidRPr="00B620DB">
        <w:t xml:space="preserve"> means a place of public assembly intended for the production and viewing of the performing arts or the screening and viewing of motion pictures, and consisting of an auditorium with permanently fixed seats intended solely for a viewing audience.</w:t>
      </w:r>
    </w:p>
    <w:p w14:paraId="507972D8" w14:textId="77777777" w:rsidR="00EC72E8" w:rsidRPr="00B620DB" w:rsidRDefault="00EC72E8" w:rsidP="00EC72E8">
      <w:pPr>
        <w:pStyle w:val="05Sentence"/>
      </w:pPr>
      <w:bookmarkStart w:id="1598" w:name="trtm"/>
      <w:bookmarkEnd w:id="1598"/>
      <w:r w:rsidRPr="00B620DB">
        <w:rPr>
          <w:i/>
          <w:iCs/>
        </w:rPr>
        <w:t>Treatment</w:t>
      </w:r>
      <w:r w:rsidRPr="00B620DB">
        <w:t xml:space="preserve"> means the provision of medical or other health-related intervention to persons, where the administration or lack of administration of these interventions may render them incapable of evacuating to a safe location without the assistance of another person. (See </w:t>
      </w:r>
      <w:hyperlink r:id="rId504" w:anchor="en001287-trtm" w:history="1">
        <w:r w:rsidRPr="00B620DB">
          <w:rPr>
            <w:rStyle w:val="Hyperlink"/>
            <w:color w:val="auto"/>
            <w:u w:val="none"/>
          </w:rPr>
          <w:t>Note</w:t>
        </w:r>
      </w:hyperlink>
      <w:hyperlink r:id="rId505" w:anchor="en001287-trtm" w:history="1">
        <w:r w:rsidRPr="00B620DB">
          <w:rPr>
            <w:rStyle w:val="Hyperlink"/>
            <w:color w:val="auto"/>
            <w:u w:val="none"/>
          </w:rPr>
          <w:t> </w:t>
        </w:r>
      </w:hyperlink>
      <w:hyperlink r:id="rId506" w:anchor="en001287-trtm" w:history="1">
        <w:r w:rsidRPr="00B620DB">
          <w:rPr>
            <w:rStyle w:val="Hyperlink"/>
            <w:color w:val="auto"/>
            <w:u w:val="none"/>
          </w:rPr>
          <w:t>A-1.4.1.2.(1)</w:t>
        </w:r>
      </w:hyperlink>
      <w:r w:rsidRPr="00B620DB">
        <w:t>.)</w:t>
      </w:r>
    </w:p>
    <w:p w14:paraId="5E37A3BB" w14:textId="77777777" w:rsidR="00EC72E8" w:rsidRPr="00B620DB" w:rsidRDefault="00EC72E8" w:rsidP="00EC72E8">
      <w:pPr>
        <w:pStyle w:val="05Sentence"/>
      </w:pPr>
      <w:bookmarkStart w:id="1599" w:name="trtm-cc"/>
      <w:bookmarkEnd w:id="1599"/>
      <w:r w:rsidRPr="00B620DB">
        <w:rPr>
          <w:i/>
          <w:iCs/>
        </w:rPr>
        <w:t>Treatment occupancy</w:t>
      </w:r>
      <w:r w:rsidRPr="00B620DB">
        <w:t xml:space="preserve"> (Group B, Division 2) means the </w:t>
      </w:r>
      <w:hyperlink r:id="rId507" w:history="1">
        <w:r w:rsidRPr="00B620DB">
          <w:rPr>
            <w:rStyle w:val="Hyperlink"/>
            <w:i/>
            <w:iCs/>
            <w:color w:val="auto"/>
            <w:u w:val="none"/>
          </w:rPr>
          <w:t>occupancy</w:t>
        </w:r>
      </w:hyperlink>
      <w:r w:rsidRPr="00B620DB">
        <w:t xml:space="preserve"> or use of a </w:t>
      </w:r>
      <w:hyperlink r:id="rId508" w:history="1">
        <w:r w:rsidRPr="00B620DB">
          <w:rPr>
            <w:rStyle w:val="Hyperlink"/>
            <w:i/>
            <w:iCs/>
            <w:color w:val="auto"/>
            <w:u w:val="none"/>
          </w:rPr>
          <w:t>building</w:t>
        </w:r>
      </w:hyperlink>
      <w:r w:rsidRPr="00B620DB">
        <w:t xml:space="preserve"> or part thereof for the provision of </w:t>
      </w:r>
      <w:hyperlink r:id="rId509" w:history="1">
        <w:r w:rsidRPr="00B620DB">
          <w:rPr>
            <w:rStyle w:val="Hyperlink"/>
            <w:i/>
            <w:iCs/>
            <w:color w:val="auto"/>
            <w:u w:val="none"/>
          </w:rPr>
          <w:t>treatment</w:t>
        </w:r>
      </w:hyperlink>
      <w:r w:rsidRPr="00B620DB">
        <w:t xml:space="preserve">, and where overnight accommodation is available to facilitate the </w:t>
      </w:r>
      <w:hyperlink r:id="rId510" w:history="1">
        <w:r w:rsidRPr="00B620DB">
          <w:rPr>
            <w:rStyle w:val="Hyperlink"/>
            <w:i/>
            <w:iCs/>
            <w:color w:val="auto"/>
            <w:u w:val="none"/>
          </w:rPr>
          <w:t>treatment</w:t>
        </w:r>
      </w:hyperlink>
      <w:r w:rsidRPr="00B620DB">
        <w:t xml:space="preserve">. (See </w:t>
      </w:r>
      <w:hyperlink r:id="rId511" w:anchor="en001287-trtm-cc" w:history="1">
        <w:r w:rsidRPr="00B620DB">
          <w:rPr>
            <w:rStyle w:val="Hyperlink"/>
            <w:color w:val="auto"/>
            <w:u w:val="none"/>
          </w:rPr>
          <w:t>Note</w:t>
        </w:r>
      </w:hyperlink>
      <w:hyperlink r:id="rId512" w:anchor="en001287-trtm-cc" w:history="1">
        <w:r w:rsidRPr="00B620DB">
          <w:rPr>
            <w:rStyle w:val="Hyperlink"/>
            <w:color w:val="auto"/>
            <w:u w:val="none"/>
          </w:rPr>
          <w:t> </w:t>
        </w:r>
      </w:hyperlink>
      <w:hyperlink r:id="rId513" w:anchor="en001287-trtm-cc" w:history="1">
        <w:r w:rsidRPr="00B620DB">
          <w:rPr>
            <w:rStyle w:val="Hyperlink"/>
            <w:color w:val="auto"/>
            <w:u w:val="none"/>
          </w:rPr>
          <w:t>A-1.4.1.2.(1)</w:t>
        </w:r>
      </w:hyperlink>
      <w:r w:rsidRPr="00B620DB">
        <w:t>.)</w:t>
      </w:r>
    </w:p>
    <w:p w14:paraId="17911FEB" w14:textId="77777777" w:rsidR="00EC72E8" w:rsidRPr="00B620DB" w:rsidRDefault="00EC72E8" w:rsidP="00EC72E8">
      <w:pPr>
        <w:pStyle w:val="05Sentence"/>
      </w:pPr>
      <w:bookmarkStart w:id="1600" w:name="nt-htr"/>
      <w:bookmarkEnd w:id="1600"/>
      <w:r w:rsidRPr="00B620DB">
        <w:rPr>
          <w:i/>
          <w:iCs/>
        </w:rPr>
        <w:t>Unit heater</w:t>
      </w:r>
      <w:r w:rsidRPr="00B620DB">
        <w:t xml:space="preserve"> means a suspended </w:t>
      </w:r>
      <w:hyperlink r:id="rId514" w:history="1">
        <w:r w:rsidRPr="00B620DB">
          <w:rPr>
            <w:rStyle w:val="Hyperlink"/>
            <w:i/>
            <w:iCs/>
            <w:color w:val="auto"/>
            <w:u w:val="none"/>
          </w:rPr>
          <w:t>space heater</w:t>
        </w:r>
      </w:hyperlink>
      <w:r w:rsidRPr="00B620DB">
        <w:t xml:space="preserve"> with an integral air-circulating fan.</w:t>
      </w:r>
    </w:p>
    <w:p w14:paraId="35822BD3" w14:textId="77777777" w:rsidR="00EC72E8" w:rsidRPr="00B620DB" w:rsidRDefault="00EC72E8" w:rsidP="00EC72E8">
      <w:pPr>
        <w:pStyle w:val="05Sentence"/>
      </w:pPr>
      <w:bookmarkStart w:id="1601" w:name="nprtctd-"/>
      <w:bookmarkEnd w:id="1601"/>
      <w:r w:rsidRPr="00B620DB">
        <w:rPr>
          <w:i/>
          <w:iCs/>
        </w:rPr>
        <w:lastRenderedPageBreak/>
        <w:t>Unprotected opening</w:t>
      </w:r>
      <w:r w:rsidRPr="00B620DB">
        <w:t xml:space="preserve"> (as applying to </w:t>
      </w:r>
      <w:hyperlink r:id="rId515" w:history="1">
        <w:r w:rsidRPr="00B620DB">
          <w:rPr>
            <w:rStyle w:val="Hyperlink"/>
            <w:i/>
            <w:iCs/>
            <w:color w:val="auto"/>
            <w:u w:val="none"/>
          </w:rPr>
          <w:t>exposing building face</w:t>
        </w:r>
      </w:hyperlink>
      <w:r w:rsidRPr="00B620DB">
        <w:t xml:space="preserve">) means a doorway, window or opening other than one equipped with a </w:t>
      </w:r>
      <w:hyperlink r:id="rId516" w:history="1">
        <w:r w:rsidRPr="00B620DB">
          <w:rPr>
            <w:rStyle w:val="Hyperlink"/>
            <w:i/>
            <w:iCs/>
            <w:color w:val="auto"/>
            <w:u w:val="none"/>
          </w:rPr>
          <w:t>closure</w:t>
        </w:r>
      </w:hyperlink>
      <w:r w:rsidRPr="00B620DB">
        <w:t xml:space="preserve"> having the required </w:t>
      </w:r>
      <w:hyperlink r:id="rId517" w:history="1">
        <w:r w:rsidRPr="00B620DB">
          <w:rPr>
            <w:rStyle w:val="Hyperlink"/>
            <w:i/>
            <w:iCs/>
            <w:color w:val="auto"/>
            <w:u w:val="none"/>
          </w:rPr>
          <w:t>fire-protection rating</w:t>
        </w:r>
      </w:hyperlink>
      <w:r w:rsidRPr="00B620DB">
        <w:t xml:space="preserve">, or any part of a wall forming part of the </w:t>
      </w:r>
      <w:hyperlink r:id="rId518" w:history="1">
        <w:r w:rsidRPr="00B620DB">
          <w:rPr>
            <w:rStyle w:val="Hyperlink"/>
            <w:i/>
            <w:iCs/>
            <w:color w:val="auto"/>
            <w:u w:val="none"/>
          </w:rPr>
          <w:t>exposing building face</w:t>
        </w:r>
      </w:hyperlink>
      <w:r w:rsidRPr="00B620DB">
        <w:t xml:space="preserve"> that has a </w:t>
      </w:r>
      <w:hyperlink r:id="rId519" w:history="1">
        <w:r w:rsidRPr="00B620DB">
          <w:rPr>
            <w:rStyle w:val="Hyperlink"/>
            <w:i/>
            <w:iCs/>
            <w:color w:val="auto"/>
            <w:u w:val="none"/>
          </w:rPr>
          <w:t>fire-resistance rating</w:t>
        </w:r>
      </w:hyperlink>
      <w:r w:rsidRPr="00B620DB">
        <w:t xml:space="preserve"> less than that required for the </w:t>
      </w:r>
      <w:hyperlink r:id="rId520" w:history="1">
        <w:r w:rsidRPr="00B620DB">
          <w:rPr>
            <w:rStyle w:val="Hyperlink"/>
            <w:i/>
            <w:iCs/>
            <w:color w:val="auto"/>
            <w:u w:val="none"/>
          </w:rPr>
          <w:t>exposing building face</w:t>
        </w:r>
      </w:hyperlink>
      <w:r w:rsidRPr="00B620DB">
        <w:t>.</w:t>
      </w:r>
    </w:p>
    <w:p w14:paraId="5DD812FF" w14:textId="77777777" w:rsidR="00EC72E8" w:rsidRPr="00B620DB" w:rsidRDefault="00EC72E8" w:rsidP="00EC72E8">
      <w:pPr>
        <w:pStyle w:val="05Sentence"/>
      </w:pPr>
      <w:bookmarkStart w:id="1602" w:name="nf-cndtn"/>
      <w:bookmarkEnd w:id="1602"/>
      <w:r w:rsidRPr="00B620DB">
        <w:rPr>
          <w:i/>
          <w:iCs/>
        </w:rPr>
        <w:t>Unsafe condition</w:t>
      </w:r>
      <w:r w:rsidRPr="00B620DB">
        <w:t xml:space="preserve"> means any condition that could cause undue hazard to the life, limb or health of any person authorized or expected to be on or about the premises.</w:t>
      </w:r>
    </w:p>
    <w:p w14:paraId="455D9634" w14:textId="77777777" w:rsidR="00EC72E8" w:rsidRPr="00B620DB" w:rsidRDefault="00EC72E8" w:rsidP="00EC72E8">
      <w:pPr>
        <w:pStyle w:val="05Sentence"/>
      </w:pPr>
      <w:bookmarkStart w:id="1603" w:name="nstbl-lqd"/>
      <w:bookmarkEnd w:id="1603"/>
      <w:r w:rsidRPr="00B620DB">
        <w:rPr>
          <w:i/>
          <w:iCs/>
        </w:rPr>
        <w:t>Unstable liquid</w:t>
      </w:r>
      <w:r w:rsidRPr="00B620DB">
        <w:t xml:space="preserve"> means a liquid, including </w:t>
      </w:r>
      <w:hyperlink r:id="rId521" w:history="1">
        <w:r w:rsidRPr="00B620DB">
          <w:rPr>
            <w:rStyle w:val="Hyperlink"/>
            <w:i/>
            <w:iCs/>
            <w:color w:val="auto"/>
            <w:u w:val="none"/>
          </w:rPr>
          <w:t>flammable liquids</w:t>
        </w:r>
      </w:hyperlink>
      <w:r w:rsidRPr="00B620DB">
        <w:t xml:space="preserve"> and </w:t>
      </w:r>
      <w:hyperlink r:id="rId522" w:history="1">
        <w:r w:rsidRPr="00B620DB">
          <w:rPr>
            <w:rStyle w:val="Hyperlink"/>
            <w:i/>
            <w:iCs/>
            <w:color w:val="auto"/>
            <w:u w:val="none"/>
          </w:rPr>
          <w:t>combustible liquids</w:t>
        </w:r>
      </w:hyperlink>
      <w:r w:rsidRPr="00B620DB">
        <w:t>, that is chemically reactive to the extent that it will vigorously react or decompose at or near normal temperature and pressure conditions or that is chemically unstable when subjected to impact.</w:t>
      </w:r>
    </w:p>
    <w:p w14:paraId="3258335D" w14:textId="77777777" w:rsidR="00EC72E8" w:rsidRPr="00B620DB" w:rsidRDefault="00EC72E8" w:rsidP="00EC72E8">
      <w:pPr>
        <w:pStyle w:val="05Sentence"/>
      </w:pPr>
      <w:bookmarkStart w:id="1604" w:name="vpr-brrr"/>
      <w:bookmarkEnd w:id="1604"/>
      <w:r w:rsidRPr="00B620DB">
        <w:rPr>
          <w:i/>
          <w:iCs/>
        </w:rPr>
        <w:t>Vapour barrier</w:t>
      </w:r>
      <w:r w:rsidRPr="00B620DB">
        <w:t xml:space="preserve"> means the elements installed to control the diffusion of water vapour. (See </w:t>
      </w:r>
      <w:hyperlink r:id="rId523" w:anchor="en001287-vpr-brrr" w:history="1">
        <w:r w:rsidRPr="00B620DB">
          <w:rPr>
            <w:rStyle w:val="Hyperlink"/>
            <w:color w:val="auto"/>
            <w:u w:val="none"/>
          </w:rPr>
          <w:t>Note</w:t>
        </w:r>
      </w:hyperlink>
      <w:hyperlink r:id="rId524" w:anchor="en001287-vpr-brrr" w:history="1">
        <w:r w:rsidRPr="00B620DB">
          <w:rPr>
            <w:rStyle w:val="Hyperlink"/>
            <w:color w:val="auto"/>
            <w:u w:val="none"/>
          </w:rPr>
          <w:t> </w:t>
        </w:r>
      </w:hyperlink>
      <w:hyperlink r:id="rId525" w:anchor="en001287-vpr-brrr" w:history="1">
        <w:r w:rsidRPr="00B620DB">
          <w:rPr>
            <w:rStyle w:val="Hyperlink"/>
            <w:color w:val="auto"/>
            <w:u w:val="none"/>
          </w:rPr>
          <w:t>A-1.4.1.2.(1)</w:t>
        </w:r>
      </w:hyperlink>
      <w:r w:rsidRPr="00B620DB">
        <w:t>.)</w:t>
      </w:r>
    </w:p>
    <w:p w14:paraId="7CB754E4" w14:textId="77777777" w:rsidR="00EC72E8" w:rsidRPr="00B620DB" w:rsidRDefault="00EC72E8" w:rsidP="00EC72E8">
      <w:pPr>
        <w:pStyle w:val="05Sentence"/>
      </w:pPr>
      <w:bookmarkStart w:id="1605" w:name="vnt-cnnc"/>
      <w:bookmarkEnd w:id="1605"/>
      <w:r w:rsidRPr="00B620DB">
        <w:rPr>
          <w:i/>
          <w:iCs/>
        </w:rPr>
        <w:t>Vent connector</w:t>
      </w:r>
      <w:r w:rsidRPr="00B620DB">
        <w:t xml:space="preserve"> (as applying to heating or cooling systems) means the part of a venting system that conducts the </w:t>
      </w:r>
      <w:hyperlink r:id="rId526" w:history="1">
        <w:r w:rsidRPr="00B620DB">
          <w:rPr>
            <w:rStyle w:val="Hyperlink"/>
            <w:i/>
            <w:iCs/>
            <w:color w:val="auto"/>
            <w:u w:val="none"/>
          </w:rPr>
          <w:t>flue</w:t>
        </w:r>
      </w:hyperlink>
      <w:r w:rsidRPr="00B620DB">
        <w:t xml:space="preserve"> gases or vent gases from the </w:t>
      </w:r>
      <w:hyperlink r:id="rId527" w:history="1">
        <w:r w:rsidRPr="00B620DB">
          <w:rPr>
            <w:rStyle w:val="Hyperlink"/>
            <w:i/>
            <w:iCs/>
            <w:color w:val="auto"/>
            <w:u w:val="none"/>
          </w:rPr>
          <w:t xml:space="preserve">flue collar </w:t>
        </w:r>
      </w:hyperlink>
      <w:r w:rsidRPr="00B620DB">
        <w:t xml:space="preserve">of a gas </w:t>
      </w:r>
      <w:hyperlink r:id="rId528" w:history="1">
        <w:r w:rsidRPr="00B620DB">
          <w:rPr>
            <w:rStyle w:val="Hyperlink"/>
            <w:i/>
            <w:iCs/>
            <w:color w:val="auto"/>
            <w:u w:val="none"/>
          </w:rPr>
          <w:t>appliance</w:t>
        </w:r>
      </w:hyperlink>
      <w:r w:rsidRPr="00B620DB">
        <w:t xml:space="preserve"> to the </w:t>
      </w:r>
      <w:hyperlink r:id="rId529" w:history="1">
        <w:r w:rsidRPr="00B620DB">
          <w:rPr>
            <w:rStyle w:val="Hyperlink"/>
            <w:i/>
            <w:iCs/>
            <w:color w:val="auto"/>
            <w:u w:val="none"/>
          </w:rPr>
          <w:t>chimney</w:t>
        </w:r>
      </w:hyperlink>
      <w:r w:rsidRPr="00B620DB">
        <w:t xml:space="preserve"> or </w:t>
      </w:r>
      <w:hyperlink r:id="rId530" w:history="1">
        <w:r w:rsidRPr="00B620DB">
          <w:rPr>
            <w:rStyle w:val="Hyperlink"/>
            <w:i/>
            <w:iCs/>
            <w:color w:val="auto"/>
            <w:u w:val="none"/>
          </w:rPr>
          <w:t>gas vent</w:t>
        </w:r>
      </w:hyperlink>
      <w:r w:rsidRPr="00B620DB">
        <w:t>, and may include a draft control device.</w:t>
      </w:r>
    </w:p>
    <w:p w14:paraId="2040B46D" w14:textId="77777777" w:rsidR="00EC72E8" w:rsidRPr="00B620DB" w:rsidRDefault="00EC72E8" w:rsidP="00EC72E8">
      <w:pPr>
        <w:pStyle w:val="05Sentence"/>
      </w:pPr>
      <w:bookmarkStart w:id="1606" w:name="vrtcl-rv"/>
      <w:bookmarkEnd w:id="1606"/>
      <w:r w:rsidRPr="00B620DB">
        <w:rPr>
          <w:i/>
          <w:iCs/>
        </w:rPr>
        <w:t>Vertical service space</w:t>
      </w:r>
      <w:r w:rsidRPr="00B620DB">
        <w:t xml:space="preserve"> means a shaft oriented essentially vertically that is provided in a </w:t>
      </w:r>
      <w:hyperlink r:id="rId531" w:history="1">
        <w:r w:rsidRPr="00B620DB">
          <w:rPr>
            <w:rStyle w:val="Hyperlink"/>
            <w:i/>
            <w:iCs/>
            <w:color w:val="auto"/>
            <w:u w:val="none"/>
          </w:rPr>
          <w:t>building</w:t>
        </w:r>
      </w:hyperlink>
      <w:r w:rsidRPr="00B620DB">
        <w:t xml:space="preserve"> to facilitate the installation of </w:t>
      </w:r>
      <w:hyperlink r:id="rId532" w:history="1">
        <w:r w:rsidRPr="00B620DB">
          <w:rPr>
            <w:rStyle w:val="Hyperlink"/>
            <w:i/>
            <w:iCs/>
            <w:color w:val="auto"/>
            <w:u w:val="none"/>
          </w:rPr>
          <w:t>building</w:t>
        </w:r>
      </w:hyperlink>
      <w:r w:rsidRPr="00B620DB">
        <w:t xml:space="preserve"> services including mechanical, electrical and plumbing installations and facilities such as elevators, refuse chutes and linen chutes.</w:t>
      </w:r>
    </w:p>
    <w:p w14:paraId="6D568E57" w14:textId="77777777" w:rsidR="00EC72E8" w:rsidRPr="00B620DB" w:rsidRDefault="00EC72E8" w:rsidP="00EC72E8">
      <w:pPr>
        <w:pStyle w:val="05Sentence"/>
      </w:pPr>
      <w:bookmarkStart w:id="1607" w:name="wlkw"/>
      <w:bookmarkEnd w:id="1607"/>
      <w:r w:rsidRPr="00B620DB">
        <w:rPr>
          <w:i/>
          <w:iCs/>
        </w:rPr>
        <w:t>Walkway</w:t>
      </w:r>
      <w:r w:rsidRPr="00B620DB">
        <w:t xml:space="preserve"> means a covered or roofed pedestrian thoroughfare used to connect 2 or more </w:t>
      </w:r>
      <w:hyperlink r:id="rId533" w:history="1">
        <w:r w:rsidRPr="00B620DB">
          <w:rPr>
            <w:rStyle w:val="Hyperlink"/>
            <w:i/>
            <w:iCs/>
            <w:color w:val="auto"/>
            <w:u w:val="none"/>
          </w:rPr>
          <w:t>buildings</w:t>
        </w:r>
      </w:hyperlink>
      <w:r w:rsidRPr="00B620DB">
        <w:t>.</w:t>
      </w:r>
      <w:bookmarkStart w:id="1608" w:name="a39470"/>
      <w:bookmarkStart w:id="1609" w:name="a23571"/>
      <w:bookmarkStart w:id="1610" w:name="a18452"/>
      <w:bookmarkEnd w:id="1608"/>
      <w:bookmarkEnd w:id="1609"/>
      <w:bookmarkEnd w:id="1610"/>
    </w:p>
    <w:p w14:paraId="2C9F8A28" w14:textId="77777777" w:rsidR="00EC72E8" w:rsidRPr="00B620DB" w:rsidRDefault="00EC72E8" w:rsidP="00045550">
      <w:pPr>
        <w:pStyle w:val="03Subsection"/>
      </w:pPr>
      <w:bookmarkStart w:id="1611" w:name="a18453"/>
      <w:bookmarkStart w:id="1612" w:name="a18454"/>
      <w:bookmarkStart w:id="1613" w:name="ep001032.4.2"/>
      <w:bookmarkEnd w:id="1611"/>
      <w:bookmarkEnd w:id="1612"/>
      <w:bookmarkEnd w:id="1613"/>
      <w:r w:rsidRPr="00B620DB">
        <w:t>1.4.2. Symbols and Other Abbreviations</w:t>
      </w:r>
      <w:bookmarkStart w:id="1614" w:name="a18456"/>
      <w:bookmarkEnd w:id="1614"/>
    </w:p>
    <w:p w14:paraId="7F83DF64" w14:textId="77777777" w:rsidR="00EC72E8" w:rsidRPr="00B620DB" w:rsidRDefault="00EC72E8" w:rsidP="00045550">
      <w:pPr>
        <w:pStyle w:val="04Article"/>
      </w:pPr>
      <w:bookmarkStart w:id="1615" w:name="a39472"/>
      <w:bookmarkStart w:id="1616" w:name="ea004447"/>
      <w:bookmarkEnd w:id="1615"/>
      <w:bookmarkEnd w:id="1616"/>
      <w:r w:rsidRPr="00B620DB">
        <w:t>1.4.2.1. Symbols and Other Abbreviations</w:t>
      </w:r>
    </w:p>
    <w:p w14:paraId="011E0EBF" w14:textId="77777777" w:rsidR="00EC72E8" w:rsidRPr="00B620DB" w:rsidRDefault="00EC72E8" w:rsidP="00EC72E8">
      <w:pPr>
        <w:pStyle w:val="05Sentence"/>
      </w:pPr>
      <w:bookmarkStart w:id="1617" w:name="a39685"/>
      <w:bookmarkStart w:id="1618" w:name="es007597"/>
      <w:bookmarkEnd w:id="1617"/>
      <w:bookmarkEnd w:id="1618"/>
      <w:r w:rsidRPr="00B620DB">
        <w:t xml:space="preserve">1)   The symbols and other abbreviations in this Code shall have the meanings assigned to them in this Article and </w:t>
      </w:r>
      <w:hyperlink r:id="rId534" w:anchor="ea000104" w:history="1">
        <w:r w:rsidRPr="00B620DB">
          <w:rPr>
            <w:rStyle w:val="Hyperlink"/>
            <w:color w:val="auto"/>
            <w:u w:val="none"/>
          </w:rPr>
          <w:t>Article</w:t>
        </w:r>
      </w:hyperlink>
      <w:hyperlink r:id="rId535" w:anchor="ea000104" w:history="1">
        <w:r w:rsidRPr="00B620DB">
          <w:rPr>
            <w:rStyle w:val="Hyperlink"/>
            <w:color w:val="auto"/>
            <w:u w:val="none"/>
          </w:rPr>
          <w:t> </w:t>
        </w:r>
      </w:hyperlink>
      <w:hyperlink r:id="rId536" w:anchor="ea000104" w:history="1">
        <w:r w:rsidRPr="00B620DB">
          <w:rPr>
            <w:rStyle w:val="Hyperlink"/>
            <w:color w:val="auto"/>
            <w:u w:val="none"/>
          </w:rPr>
          <w:t>1.3.2.1.</w:t>
        </w:r>
      </w:hyperlink>
      <w:r w:rsidRPr="00B620DB">
        <w:t> of Division </w:t>
      </w:r>
      <w:hyperlink r:id="rId537" w:anchor="ea000104" w:history="1">
        <w:r w:rsidRPr="00B620DB">
          <w:rPr>
            <w:rStyle w:val="Hyperlink"/>
            <w:color w:val="auto"/>
            <w:u w:val="none"/>
          </w:rPr>
          <w:t>B</w:t>
        </w:r>
      </w:hyperlink>
      <w:r w:rsidRPr="00B620DB">
        <w:t>.</w:t>
      </w:r>
    </w:p>
    <w:p w14:paraId="79285BF9" w14:textId="77777777" w:rsidR="00EC72E8" w:rsidRPr="00B620DB" w:rsidRDefault="00EC72E8" w:rsidP="00EC72E8">
      <w:pPr>
        <w:pStyle w:val="05Sentence"/>
      </w:pPr>
      <w:r w:rsidRPr="00B620DB">
        <w:t>1 in 2    slope of 1 vertical to 2 horizontal</w:t>
      </w:r>
    </w:p>
    <w:p w14:paraId="1C5D4E34" w14:textId="77777777" w:rsidR="00EC72E8" w:rsidRPr="00B620DB" w:rsidRDefault="00EC72E8" w:rsidP="00EC72E8">
      <w:pPr>
        <w:pStyle w:val="05Sentence"/>
      </w:pPr>
      <w:r w:rsidRPr="00B620DB">
        <w:t>cm    centimetre(s)</w:t>
      </w:r>
    </w:p>
    <w:p w14:paraId="428DF1BD" w14:textId="77777777" w:rsidR="00EC72E8" w:rsidRPr="00B620DB" w:rsidRDefault="00EC72E8" w:rsidP="00EC72E8">
      <w:pPr>
        <w:pStyle w:val="05Sentence"/>
      </w:pPr>
      <w:r w:rsidRPr="00B620DB">
        <w:t>°    degree(s)</w:t>
      </w:r>
    </w:p>
    <w:p w14:paraId="5A7FB920" w14:textId="77777777" w:rsidR="00EC72E8" w:rsidRPr="00B620DB" w:rsidRDefault="00EC72E8" w:rsidP="00EC72E8">
      <w:pPr>
        <w:pStyle w:val="05Sentence"/>
      </w:pPr>
      <w:r w:rsidRPr="00B620DB">
        <w:t>°C    degree(s) Celsius</w:t>
      </w:r>
    </w:p>
    <w:p w14:paraId="70EDD5D1" w14:textId="77777777" w:rsidR="00EC72E8" w:rsidRPr="00B620DB" w:rsidRDefault="00EC72E8" w:rsidP="00EC72E8">
      <w:pPr>
        <w:pStyle w:val="05Sentence"/>
      </w:pPr>
      <w:r w:rsidRPr="00B620DB">
        <w:t>dBA    A-weighted sound level</w:t>
      </w:r>
    </w:p>
    <w:p w14:paraId="6F30A0EB" w14:textId="77777777" w:rsidR="00EC72E8" w:rsidRPr="00B620DB" w:rsidRDefault="00EC72E8" w:rsidP="00EC72E8">
      <w:pPr>
        <w:pStyle w:val="05Sentence"/>
      </w:pPr>
      <w:r w:rsidRPr="00B620DB">
        <w:t>diam    diameter</w:t>
      </w:r>
    </w:p>
    <w:p w14:paraId="379A4A16" w14:textId="77777777" w:rsidR="00EC72E8" w:rsidRPr="00B620DB" w:rsidRDefault="00EC72E8" w:rsidP="00EC72E8">
      <w:pPr>
        <w:pStyle w:val="05Sentence"/>
      </w:pPr>
      <w:r w:rsidRPr="00B620DB">
        <w:t>g    gram(s)</w:t>
      </w:r>
    </w:p>
    <w:p w14:paraId="35190B6E" w14:textId="77777777" w:rsidR="00EC72E8" w:rsidRPr="00B620DB" w:rsidRDefault="00EC72E8" w:rsidP="00EC72E8">
      <w:pPr>
        <w:pStyle w:val="05Sentence"/>
      </w:pPr>
      <w:r w:rsidRPr="00B620DB">
        <w:t>h    hour(s)</w:t>
      </w:r>
    </w:p>
    <w:p w14:paraId="1CD841D8" w14:textId="77777777" w:rsidR="00EC72E8" w:rsidRPr="00B620DB" w:rsidRDefault="00EC72E8" w:rsidP="00EC72E8">
      <w:pPr>
        <w:pStyle w:val="05Sentence"/>
      </w:pPr>
      <w:r w:rsidRPr="00B620DB">
        <w:t>HDD    heating degree-day(s)</w:t>
      </w:r>
    </w:p>
    <w:p w14:paraId="2F62CEDE" w14:textId="77777777" w:rsidR="00EC72E8" w:rsidRPr="00B620DB" w:rsidRDefault="00EC72E8" w:rsidP="00EC72E8">
      <w:pPr>
        <w:pStyle w:val="05Sentence"/>
      </w:pPr>
      <w:r w:rsidRPr="00B620DB">
        <w:t>HVAC    heating, ventilating and air-conditioning</w:t>
      </w:r>
    </w:p>
    <w:p w14:paraId="7CA6D47D" w14:textId="77777777" w:rsidR="00EC72E8" w:rsidRPr="00B620DB" w:rsidRDefault="00EC72E8" w:rsidP="00EC72E8">
      <w:pPr>
        <w:pStyle w:val="05Sentence"/>
      </w:pPr>
      <w:r w:rsidRPr="00B620DB">
        <w:t>Hz    hertz</w:t>
      </w:r>
    </w:p>
    <w:p w14:paraId="2732C84E" w14:textId="77777777" w:rsidR="00EC72E8" w:rsidRPr="00B620DB" w:rsidRDefault="00EC72E8" w:rsidP="00EC72E8">
      <w:pPr>
        <w:pStyle w:val="05Sentence"/>
      </w:pPr>
      <w:r w:rsidRPr="00B620DB">
        <w:t>J    joule(s)</w:t>
      </w:r>
    </w:p>
    <w:p w14:paraId="623B2CC7" w14:textId="77777777" w:rsidR="00EC72E8" w:rsidRPr="00B620DB" w:rsidRDefault="00EC72E8" w:rsidP="00EC72E8">
      <w:pPr>
        <w:pStyle w:val="05Sentence"/>
      </w:pPr>
      <w:r w:rsidRPr="00B620DB">
        <w:t>K    degree(s) Kelvin</w:t>
      </w:r>
    </w:p>
    <w:p w14:paraId="1331C356" w14:textId="77777777" w:rsidR="00EC72E8" w:rsidRPr="00B620DB" w:rsidRDefault="00EC72E8" w:rsidP="00EC72E8">
      <w:pPr>
        <w:pStyle w:val="05Sentence"/>
      </w:pPr>
      <w:r w:rsidRPr="00B620DB">
        <w:t>kg    kilogram(s)</w:t>
      </w:r>
    </w:p>
    <w:p w14:paraId="771F6313" w14:textId="77777777" w:rsidR="00EC72E8" w:rsidRPr="00B620DB" w:rsidRDefault="00EC72E8" w:rsidP="00EC72E8">
      <w:pPr>
        <w:pStyle w:val="05Sentence"/>
      </w:pPr>
      <w:r w:rsidRPr="00B620DB">
        <w:t>kN    kilonewton(s)</w:t>
      </w:r>
    </w:p>
    <w:p w14:paraId="0A28CFE2" w14:textId="77777777" w:rsidR="00EC72E8" w:rsidRPr="00B620DB" w:rsidRDefault="00EC72E8" w:rsidP="00EC72E8">
      <w:pPr>
        <w:pStyle w:val="05Sentence"/>
      </w:pPr>
      <w:r w:rsidRPr="00B620DB">
        <w:t>kPa    kilopascal(s)</w:t>
      </w:r>
    </w:p>
    <w:p w14:paraId="5ABBCDDE" w14:textId="6142FC03" w:rsidR="00EC72E8" w:rsidRDefault="00EC72E8" w:rsidP="00EC72E8">
      <w:pPr>
        <w:pStyle w:val="05Sentence"/>
        <w:rPr>
          <w:ins w:id="1619" w:author="Dang, Tommy OHCS:EX" w:date="2023-04-03T11:12:00Z"/>
        </w:rPr>
      </w:pPr>
      <w:r w:rsidRPr="00B620DB">
        <w:lastRenderedPageBreak/>
        <w:t>kW    kilowatt(s)</w:t>
      </w:r>
    </w:p>
    <w:p w14:paraId="61CAD7E1" w14:textId="35E7C847" w:rsidR="00013C25" w:rsidRPr="00B620DB" w:rsidRDefault="00013C25" w:rsidP="00EC72E8">
      <w:pPr>
        <w:pStyle w:val="05Sentence"/>
      </w:pPr>
      <w:ins w:id="1620" w:author="Dang, Tommy OHCS:EX" w:date="2023-04-03T11:12:00Z">
        <w:r>
          <w:t xml:space="preserve">kWh </w:t>
        </w:r>
      </w:ins>
      <w:ins w:id="1621" w:author="Dang, Tommy OHCS:EX" w:date="2023-04-03T11:13:00Z">
        <w:r>
          <w:t xml:space="preserve">   kilowatt hour(s)</w:t>
        </w:r>
      </w:ins>
    </w:p>
    <w:p w14:paraId="71D5A366" w14:textId="77777777" w:rsidR="00EC72E8" w:rsidRPr="00B620DB" w:rsidRDefault="00EC72E8" w:rsidP="00EC72E8">
      <w:pPr>
        <w:pStyle w:val="05Sentence"/>
      </w:pPr>
      <w:r w:rsidRPr="00B620DB">
        <w:t>L    litre(s)</w:t>
      </w:r>
    </w:p>
    <w:p w14:paraId="2BEA7385" w14:textId="77777777" w:rsidR="00EC72E8" w:rsidRPr="00B620DB" w:rsidRDefault="00EC72E8" w:rsidP="00EC72E8">
      <w:pPr>
        <w:pStyle w:val="05Sentence"/>
      </w:pPr>
      <w:r w:rsidRPr="00B620DB">
        <w:t>lx    lux</w:t>
      </w:r>
    </w:p>
    <w:p w14:paraId="5C5E8BB5" w14:textId="77777777" w:rsidR="00EC72E8" w:rsidRPr="00B620DB" w:rsidRDefault="00EC72E8" w:rsidP="00EC72E8">
      <w:pPr>
        <w:pStyle w:val="05Sentence"/>
      </w:pPr>
      <w:r w:rsidRPr="00B620DB">
        <w:t>m    metre(s)</w:t>
      </w:r>
    </w:p>
    <w:p w14:paraId="32228927" w14:textId="77777777" w:rsidR="00EC72E8" w:rsidRPr="00B620DB" w:rsidRDefault="00EC72E8" w:rsidP="00EC72E8">
      <w:pPr>
        <w:pStyle w:val="05Sentence"/>
      </w:pPr>
      <w:r w:rsidRPr="00B620DB">
        <w:t>M    metric nomenclature for reinforcing bars</w:t>
      </w:r>
    </w:p>
    <w:p w14:paraId="71F4744F" w14:textId="77777777" w:rsidR="00EC72E8" w:rsidRPr="00B620DB" w:rsidRDefault="00EC72E8" w:rsidP="00EC72E8">
      <w:pPr>
        <w:pStyle w:val="05Sentence"/>
      </w:pPr>
      <w:r w:rsidRPr="00B620DB">
        <w:t>max.    maximum</w:t>
      </w:r>
    </w:p>
    <w:p w14:paraId="4A1EDE0E" w14:textId="77777777" w:rsidR="00EC72E8" w:rsidRPr="00B620DB" w:rsidRDefault="00EC72E8" w:rsidP="00EC72E8">
      <w:pPr>
        <w:pStyle w:val="05Sentence"/>
      </w:pPr>
      <w:r w:rsidRPr="00B620DB">
        <w:t>min.    minimum</w:t>
      </w:r>
    </w:p>
    <w:p w14:paraId="1D399388" w14:textId="77777777" w:rsidR="00EC72E8" w:rsidRPr="00B620DB" w:rsidRDefault="00EC72E8" w:rsidP="00EC72E8">
      <w:pPr>
        <w:pStyle w:val="05Sentence"/>
      </w:pPr>
      <w:r w:rsidRPr="00B620DB">
        <w:t>min    minute(s)</w:t>
      </w:r>
    </w:p>
    <w:p w14:paraId="44DD9715" w14:textId="77777777" w:rsidR="00EC72E8" w:rsidRPr="00B620DB" w:rsidRDefault="00EC72E8" w:rsidP="00EC72E8">
      <w:pPr>
        <w:pStyle w:val="05Sentence"/>
      </w:pPr>
      <w:r w:rsidRPr="00B620DB">
        <w:t>MJ    megajoule(s)</w:t>
      </w:r>
    </w:p>
    <w:p w14:paraId="03F9CFD5" w14:textId="77777777" w:rsidR="00EC72E8" w:rsidRPr="00B620DB" w:rsidRDefault="00EC72E8" w:rsidP="00EC72E8">
      <w:pPr>
        <w:pStyle w:val="05Sentence"/>
      </w:pPr>
      <w:r w:rsidRPr="00B620DB">
        <w:t>mm    millimetre(s)</w:t>
      </w:r>
    </w:p>
    <w:p w14:paraId="21A6D1A2" w14:textId="77777777" w:rsidR="00EC72E8" w:rsidRPr="00B620DB" w:rsidRDefault="00EC72E8" w:rsidP="00EC72E8">
      <w:pPr>
        <w:pStyle w:val="05Sentence"/>
      </w:pPr>
      <w:r w:rsidRPr="00B620DB">
        <w:t>MPa    megapascal(s)</w:t>
      </w:r>
    </w:p>
    <w:p w14:paraId="17C4F09F" w14:textId="77777777" w:rsidR="00EC72E8" w:rsidRPr="00B620DB" w:rsidRDefault="00EC72E8" w:rsidP="00EC72E8">
      <w:pPr>
        <w:pStyle w:val="05Sentence"/>
      </w:pPr>
      <w:r w:rsidRPr="00B620DB">
        <w:t>N    newton</w:t>
      </w:r>
    </w:p>
    <w:p w14:paraId="794FC326" w14:textId="77777777" w:rsidR="00EC72E8" w:rsidRPr="00B620DB" w:rsidRDefault="00EC72E8" w:rsidP="00EC72E8">
      <w:pPr>
        <w:pStyle w:val="05Sentence"/>
      </w:pPr>
      <w:r w:rsidRPr="00B620DB">
        <w:t>n/a    not applicable</w:t>
      </w:r>
    </w:p>
    <w:p w14:paraId="03FE7C46" w14:textId="77777777" w:rsidR="00EC72E8" w:rsidRPr="00B620DB" w:rsidRDefault="00EC72E8" w:rsidP="00EC72E8">
      <w:pPr>
        <w:pStyle w:val="05Sentence"/>
      </w:pPr>
      <w:r w:rsidRPr="00B620DB">
        <w:t>ng    nanogram(s)</w:t>
      </w:r>
    </w:p>
    <w:p w14:paraId="54F23975" w14:textId="77777777" w:rsidR="00EC72E8" w:rsidRPr="00B620DB" w:rsidRDefault="00EC72E8" w:rsidP="00EC72E8">
      <w:pPr>
        <w:pStyle w:val="05Sentence"/>
      </w:pPr>
      <w:r w:rsidRPr="00B620DB">
        <w:t>No.    number(s)</w:t>
      </w:r>
    </w:p>
    <w:p w14:paraId="6B9327E6" w14:textId="77777777" w:rsidR="00EC72E8" w:rsidRPr="00B620DB" w:rsidRDefault="00EC72E8" w:rsidP="00EC72E8">
      <w:pPr>
        <w:pStyle w:val="05Sentence"/>
      </w:pPr>
      <w:r w:rsidRPr="00B620DB">
        <w:t>o.c.    on centre</w:t>
      </w:r>
    </w:p>
    <w:p w14:paraId="076EA010" w14:textId="77777777" w:rsidR="00EC72E8" w:rsidRPr="00B620DB" w:rsidRDefault="00EC72E8" w:rsidP="00EC72E8">
      <w:pPr>
        <w:pStyle w:val="05Sentence"/>
      </w:pPr>
      <w:r w:rsidRPr="00B620DB">
        <w:t>OSB    oriented strandboard</w:t>
      </w:r>
    </w:p>
    <w:p w14:paraId="39FF42E1" w14:textId="77777777" w:rsidR="00EC72E8" w:rsidRPr="00B620DB" w:rsidRDefault="00EC72E8" w:rsidP="00EC72E8">
      <w:pPr>
        <w:pStyle w:val="05Sentence"/>
      </w:pPr>
      <w:r w:rsidRPr="00B620DB">
        <w:t>PM    particulate matter</w:t>
      </w:r>
    </w:p>
    <w:p w14:paraId="10B58D01" w14:textId="77777777" w:rsidR="00EC72E8" w:rsidRPr="00B620DB" w:rsidRDefault="00EC72E8" w:rsidP="00EC72E8">
      <w:pPr>
        <w:pStyle w:val="05Sentence"/>
      </w:pPr>
      <w:r w:rsidRPr="00B620DB">
        <w:t>ppb    part(s) per billion</w:t>
      </w:r>
    </w:p>
    <w:p w14:paraId="1FEF1BFC" w14:textId="77777777" w:rsidR="00EC72E8" w:rsidRPr="00B620DB" w:rsidRDefault="00EC72E8" w:rsidP="00EC72E8">
      <w:pPr>
        <w:pStyle w:val="05Sentence"/>
      </w:pPr>
      <w:r w:rsidRPr="00B620DB">
        <w:t>ppm    part(s) per million</w:t>
      </w:r>
    </w:p>
    <w:p w14:paraId="33114400" w14:textId="77777777" w:rsidR="00EC72E8" w:rsidRPr="00B620DB" w:rsidRDefault="00EC72E8" w:rsidP="00EC72E8">
      <w:pPr>
        <w:pStyle w:val="05Sentence"/>
      </w:pPr>
      <w:r w:rsidRPr="00B620DB">
        <w:t>R    thermal resistance value (imperial unit)</w:t>
      </w:r>
    </w:p>
    <w:p w14:paraId="386A8958" w14:textId="77777777" w:rsidR="00EC72E8" w:rsidRPr="00B620DB" w:rsidRDefault="00EC72E8" w:rsidP="00EC72E8">
      <w:pPr>
        <w:pStyle w:val="05Sentence"/>
      </w:pPr>
      <w:r w:rsidRPr="00B620DB">
        <w:t>RSI    thermal resistance value (metric unit)</w:t>
      </w:r>
    </w:p>
    <w:p w14:paraId="6A23CA89" w14:textId="77777777" w:rsidR="00EC72E8" w:rsidRPr="00B620DB" w:rsidRDefault="00EC72E8" w:rsidP="00EC72E8">
      <w:pPr>
        <w:pStyle w:val="05Sentence"/>
      </w:pPr>
      <w:r w:rsidRPr="00B620DB">
        <w:t>s    second(s)</w:t>
      </w:r>
    </w:p>
    <w:p w14:paraId="7A1DD43D" w14:textId="77777777" w:rsidR="00EC72E8" w:rsidRPr="00B620DB" w:rsidRDefault="00EC72E8" w:rsidP="00EC72E8">
      <w:pPr>
        <w:pStyle w:val="05Sentence"/>
      </w:pPr>
      <w:r w:rsidRPr="00B620DB">
        <w:t>W    watt(s)</w:t>
      </w:r>
    </w:p>
    <w:p w14:paraId="65642CA2" w14:textId="77777777" w:rsidR="00EC72E8" w:rsidRPr="00B620DB" w:rsidRDefault="00EC72E8" w:rsidP="00EC72E8">
      <w:pPr>
        <w:pStyle w:val="05Sentence"/>
      </w:pPr>
      <w:r w:rsidRPr="00B620DB">
        <w:t>%    percent</w:t>
      </w:r>
    </w:p>
    <w:p w14:paraId="4F112216" w14:textId="77777777" w:rsidR="00EC72E8" w:rsidRPr="00B620DB" w:rsidRDefault="00EC72E8" w:rsidP="00EC72E8">
      <w:pPr>
        <w:pStyle w:val="05Sentence"/>
      </w:pPr>
      <w:r w:rsidRPr="00B620DB">
        <w:t>µg    microgram(s)</w:t>
      </w:r>
    </w:p>
    <w:p w14:paraId="5F557AA9" w14:textId="77777777" w:rsidR="00EC72E8" w:rsidRPr="00B620DB" w:rsidRDefault="00EC72E8" w:rsidP="00EC72E8">
      <w:pPr>
        <w:pStyle w:val="05Sentence"/>
      </w:pPr>
      <w:r w:rsidRPr="00B620DB">
        <w:t>µm    micrometre(s)</w:t>
      </w:r>
    </w:p>
    <w:p w14:paraId="6D4F88F9" w14:textId="77777777" w:rsidR="00EC72E8" w:rsidRPr="00B620DB" w:rsidRDefault="00EC72E8" w:rsidP="00EC72E8">
      <w:pPr>
        <w:pStyle w:val="05Sentence"/>
      </w:pPr>
      <w:r w:rsidRPr="00B620DB">
        <w:t>U-value    overall thermal transmittance</w:t>
      </w:r>
      <w:bookmarkStart w:id="1622" w:name="a41487"/>
      <w:bookmarkStart w:id="1623" w:name="a39683"/>
      <w:bookmarkStart w:id="1624" w:name="a18458"/>
      <w:bookmarkStart w:id="1625" w:name="a18459"/>
      <w:bookmarkEnd w:id="1622"/>
      <w:bookmarkEnd w:id="1623"/>
      <w:bookmarkEnd w:id="1624"/>
      <w:bookmarkEnd w:id="1625"/>
    </w:p>
    <w:p w14:paraId="1F46A1A9" w14:textId="77777777" w:rsidR="00EC72E8" w:rsidRPr="00B620DB" w:rsidRDefault="00EC72E8" w:rsidP="00045550">
      <w:pPr>
        <w:pStyle w:val="02Section"/>
      </w:pPr>
      <w:bookmarkStart w:id="1626" w:name="a18460"/>
      <w:bookmarkStart w:id="1627" w:name="ep001032.5"/>
      <w:bookmarkEnd w:id="1626"/>
      <w:bookmarkEnd w:id="1627"/>
      <w:r w:rsidRPr="00B620DB">
        <w:t>Section  1.5.   Referenced Documents and Organizations</w:t>
      </w:r>
    </w:p>
    <w:p w14:paraId="73B484C4" w14:textId="77777777" w:rsidR="00EC72E8" w:rsidRPr="00B620DB" w:rsidRDefault="00EC72E8" w:rsidP="00045550">
      <w:pPr>
        <w:pStyle w:val="03Subsection"/>
      </w:pPr>
      <w:bookmarkStart w:id="1628" w:name="a18464"/>
      <w:bookmarkStart w:id="1629" w:name="a18465"/>
      <w:bookmarkStart w:id="1630" w:name="ep001032.5.1"/>
      <w:bookmarkEnd w:id="1628"/>
      <w:bookmarkEnd w:id="1629"/>
      <w:bookmarkEnd w:id="1630"/>
      <w:r w:rsidRPr="00B620DB">
        <w:t>1.5.1. Referenced Documents</w:t>
      </w:r>
      <w:bookmarkStart w:id="1631" w:name="a18467"/>
      <w:bookmarkEnd w:id="1631"/>
    </w:p>
    <w:p w14:paraId="6F565221" w14:textId="77777777" w:rsidR="00EC72E8" w:rsidRPr="00B620DB" w:rsidRDefault="00EC72E8" w:rsidP="00045550">
      <w:pPr>
        <w:pStyle w:val="04Article"/>
      </w:pPr>
      <w:bookmarkStart w:id="1632" w:name="a41489"/>
      <w:bookmarkStart w:id="1633" w:name="ea004143"/>
      <w:bookmarkEnd w:id="1632"/>
      <w:bookmarkEnd w:id="1633"/>
      <w:r w:rsidRPr="00B620DB">
        <w:t>1.5.1.1. Application of Referenced Documents</w:t>
      </w:r>
    </w:p>
    <w:p w14:paraId="5D99B0CD" w14:textId="77777777" w:rsidR="00EC72E8" w:rsidRPr="00B620DB" w:rsidRDefault="00EC72E8" w:rsidP="00EC72E8">
      <w:pPr>
        <w:pStyle w:val="05Sentence"/>
      </w:pPr>
      <w:bookmarkStart w:id="1634" w:name="a41497"/>
      <w:bookmarkStart w:id="1635" w:name="es007219"/>
      <w:bookmarkEnd w:id="1634"/>
      <w:bookmarkEnd w:id="1635"/>
      <w:r w:rsidRPr="00B620DB">
        <w:lastRenderedPageBreak/>
        <w:t xml:space="preserve">1)   Except as provided in </w:t>
      </w:r>
      <w:hyperlink r:id="rId538" w:anchor="es006849" w:history="1">
        <w:r w:rsidRPr="00B620DB">
          <w:rPr>
            <w:rStyle w:val="Hyperlink"/>
            <w:color w:val="auto"/>
            <w:u w:val="none"/>
          </w:rPr>
          <w:t>Sentence</w:t>
        </w:r>
      </w:hyperlink>
      <w:hyperlink r:id="rId539" w:anchor="es006849" w:history="1">
        <w:r w:rsidRPr="00B620DB">
          <w:rPr>
            <w:rStyle w:val="Hyperlink"/>
            <w:color w:val="auto"/>
            <w:u w:val="none"/>
          </w:rPr>
          <w:t> </w:t>
        </w:r>
      </w:hyperlink>
      <w:hyperlink r:id="rId540" w:anchor="es006849" w:history="1">
        <w:r w:rsidRPr="00B620DB">
          <w:rPr>
            <w:rStyle w:val="Hyperlink"/>
            <w:color w:val="auto"/>
            <w:u w:val="none"/>
          </w:rPr>
          <w:t>(2)</w:t>
        </w:r>
      </w:hyperlink>
      <w:r w:rsidRPr="00B620DB">
        <w:t>, the provisions of documents referenced in this Code, and of any documents referenced within those documents, apply only to the extent that they relate to</w:t>
      </w:r>
    </w:p>
    <w:p w14:paraId="6C208934" w14:textId="77777777" w:rsidR="00EC72E8" w:rsidRPr="00B620DB" w:rsidRDefault="00EC72E8" w:rsidP="00EC72E8">
      <w:pPr>
        <w:pStyle w:val="05Sentence"/>
      </w:pPr>
      <w:bookmarkStart w:id="1636" w:name="a41503"/>
      <w:bookmarkStart w:id="1637" w:name="es007219a"/>
      <w:bookmarkEnd w:id="1636"/>
      <w:bookmarkEnd w:id="1637"/>
      <w:r w:rsidRPr="00B620DB">
        <w:t>a)   </w:t>
      </w:r>
      <w:hyperlink r:id="rId541" w:history="1">
        <w:r w:rsidRPr="00B620DB">
          <w:rPr>
            <w:rStyle w:val="Hyperlink"/>
            <w:i/>
            <w:iCs/>
            <w:color w:val="auto"/>
            <w:u w:val="none"/>
          </w:rPr>
          <w:t>buildings</w:t>
        </w:r>
      </w:hyperlink>
      <w:r w:rsidRPr="00B620DB">
        <w:t>, and</w:t>
      </w:r>
      <w:bookmarkStart w:id="1638" w:name="a41510"/>
      <w:bookmarkEnd w:id="1638"/>
    </w:p>
    <w:p w14:paraId="373C7CD6" w14:textId="77777777" w:rsidR="00EC72E8" w:rsidRPr="00B620DB" w:rsidRDefault="00EC72E8" w:rsidP="00EC72E8">
      <w:pPr>
        <w:pStyle w:val="05Sentence"/>
      </w:pPr>
      <w:bookmarkStart w:id="1639" w:name="a41511"/>
      <w:bookmarkStart w:id="1640" w:name="es007219b"/>
      <w:bookmarkEnd w:id="1639"/>
      <w:bookmarkEnd w:id="1640"/>
      <w:r w:rsidRPr="00B620DB">
        <w:t>b)   the objectives and functional statements attributed to the applicable acceptable solutions in Division B where the documents are referenced.</w:t>
      </w:r>
      <w:bookmarkStart w:id="1641" w:name="a41515"/>
      <w:bookmarkEnd w:id="1641"/>
    </w:p>
    <w:p w14:paraId="268DFBC7" w14:textId="77777777" w:rsidR="00EC72E8" w:rsidRPr="00B620DB" w:rsidRDefault="00EC72E8" w:rsidP="00EC72E8">
      <w:pPr>
        <w:pStyle w:val="05Sentence"/>
      </w:pPr>
      <w:r w:rsidRPr="00B620DB">
        <w:t xml:space="preserve">(See </w:t>
      </w:r>
      <w:hyperlink r:id="rId542" w:anchor="en001290" w:history="1">
        <w:r w:rsidRPr="00B620DB">
          <w:rPr>
            <w:rStyle w:val="Hyperlink"/>
            <w:color w:val="auto"/>
            <w:u w:val="none"/>
          </w:rPr>
          <w:t>Note</w:t>
        </w:r>
      </w:hyperlink>
      <w:hyperlink r:id="rId543" w:anchor="en001290" w:history="1">
        <w:r w:rsidRPr="00B620DB">
          <w:rPr>
            <w:rStyle w:val="Hyperlink"/>
            <w:color w:val="auto"/>
            <w:u w:val="none"/>
          </w:rPr>
          <w:t> </w:t>
        </w:r>
      </w:hyperlink>
      <w:hyperlink r:id="rId544" w:anchor="en001290" w:history="1">
        <w:r w:rsidRPr="00B620DB">
          <w:rPr>
            <w:rStyle w:val="Hyperlink"/>
            <w:color w:val="auto"/>
            <w:u w:val="none"/>
          </w:rPr>
          <w:t>A-1.5.1.1.(1)</w:t>
        </w:r>
      </w:hyperlink>
      <w:r w:rsidRPr="00B620DB">
        <w:t>.)</w:t>
      </w:r>
      <w:bookmarkStart w:id="1642" w:name="a41521"/>
      <w:bookmarkEnd w:id="1642"/>
    </w:p>
    <w:p w14:paraId="3000D98F" w14:textId="72EDFE76" w:rsidR="00EC72E8" w:rsidRPr="00B620DB" w:rsidRDefault="00EC72E8" w:rsidP="00EC72E8">
      <w:pPr>
        <w:pStyle w:val="05Sentence"/>
      </w:pPr>
      <w:bookmarkStart w:id="1643" w:name="a41729"/>
      <w:bookmarkStart w:id="1644" w:name="es006849"/>
      <w:bookmarkEnd w:id="1643"/>
      <w:bookmarkEnd w:id="1644"/>
      <w:r w:rsidRPr="00B620DB">
        <w:t xml:space="preserve">2)   Where a provision of this Code references </w:t>
      </w:r>
      <w:ins w:id="1645" w:author="Dang, Tommy OHCS:EX" w:date="2023-04-03T11:18:00Z">
        <w:r w:rsidR="00013C25">
          <w:t>the British</w:t>
        </w:r>
      </w:ins>
      <w:ins w:id="1646" w:author="Dang, Tommy OHCS:EX" w:date="2023-04-03T11:19:00Z">
        <w:r w:rsidR="00013C25">
          <w:t xml:space="preserve"> Columbia Fire Code</w:t>
        </w:r>
      </w:ins>
      <w:r w:rsidRPr="00B620DB">
        <w:t>,</w:t>
      </w:r>
      <w:ins w:id="1647" w:author="Dang, Tommy OHCS:EX" w:date="2023-04-03T11:19:00Z">
        <w:r w:rsidR="00013C25">
          <w:t xml:space="preserve"> the NECB, or Book II (Plumbing Systems) of this Code</w:t>
        </w:r>
      </w:ins>
      <w:r w:rsidRPr="00B620DB">
        <w:t xml:space="preserve"> the applicable objectives and functional statements shall include those found in that referenced </w:t>
      </w:r>
      <w:ins w:id="1648" w:author="Dang, Tommy OHCS:EX" w:date="2023-04-03T11:20:00Z">
        <w:r w:rsidR="001F4CC4">
          <w:t>document</w:t>
        </w:r>
      </w:ins>
      <w:r w:rsidRPr="00B620DB">
        <w:t xml:space="preserve">. (See </w:t>
      </w:r>
      <w:hyperlink r:id="rId545" w:anchor="en001728" w:history="1">
        <w:r w:rsidRPr="00B620DB">
          <w:rPr>
            <w:rStyle w:val="Hyperlink"/>
            <w:color w:val="auto"/>
            <w:u w:val="none"/>
          </w:rPr>
          <w:t>Note</w:t>
        </w:r>
      </w:hyperlink>
      <w:hyperlink r:id="rId546" w:anchor="en001728" w:history="1">
        <w:r w:rsidRPr="00B620DB">
          <w:rPr>
            <w:rStyle w:val="Hyperlink"/>
            <w:color w:val="auto"/>
            <w:u w:val="none"/>
          </w:rPr>
          <w:t> </w:t>
        </w:r>
      </w:hyperlink>
      <w:hyperlink r:id="rId547" w:anchor="en001728" w:history="1">
        <w:r w:rsidRPr="00B620DB">
          <w:rPr>
            <w:rStyle w:val="Hyperlink"/>
            <w:color w:val="auto"/>
            <w:u w:val="none"/>
          </w:rPr>
          <w:t>A-2.1.1.2.(6)</w:t>
        </w:r>
      </w:hyperlink>
      <w:r w:rsidRPr="00B620DB">
        <w:t>.)</w:t>
      </w:r>
      <w:bookmarkStart w:id="1649" w:name="a41735"/>
      <w:bookmarkStart w:id="1650" w:name="a41495"/>
      <w:bookmarkEnd w:id="1649"/>
      <w:bookmarkEnd w:id="1650"/>
    </w:p>
    <w:p w14:paraId="2BA71BBE" w14:textId="77777777" w:rsidR="00EC72E8" w:rsidRPr="00B620DB" w:rsidRDefault="00EC72E8" w:rsidP="00045550">
      <w:pPr>
        <w:pStyle w:val="04Article"/>
      </w:pPr>
      <w:bookmarkStart w:id="1651" w:name="a41737"/>
      <w:bookmarkStart w:id="1652" w:name="ea004215"/>
      <w:bookmarkEnd w:id="1651"/>
      <w:bookmarkEnd w:id="1652"/>
      <w:r w:rsidRPr="00B620DB">
        <w:t>1.5.1.2. Conflicting Requirements</w:t>
      </w:r>
    </w:p>
    <w:p w14:paraId="44E004DE" w14:textId="77777777" w:rsidR="00EC72E8" w:rsidRPr="00B620DB" w:rsidRDefault="00EC72E8" w:rsidP="00EC72E8">
      <w:pPr>
        <w:pStyle w:val="05Sentence"/>
      </w:pPr>
      <w:bookmarkStart w:id="1653" w:name="a41744"/>
      <w:bookmarkStart w:id="1654" w:name="es005424"/>
      <w:bookmarkEnd w:id="1653"/>
      <w:bookmarkEnd w:id="1654"/>
      <w:r w:rsidRPr="00B620DB">
        <w:t>1)   In case of conflict between the provisions of this Code and those of a referenced document, the provisions of this Code shall govern.</w:t>
      </w:r>
      <w:bookmarkStart w:id="1655" w:name="a41748"/>
      <w:bookmarkStart w:id="1656" w:name="a41742"/>
      <w:bookmarkEnd w:id="1655"/>
      <w:bookmarkEnd w:id="1656"/>
    </w:p>
    <w:p w14:paraId="61277F01" w14:textId="77777777" w:rsidR="00EC72E8" w:rsidRPr="00B620DB" w:rsidRDefault="00EC72E8" w:rsidP="00045550">
      <w:pPr>
        <w:pStyle w:val="04Article"/>
      </w:pPr>
      <w:bookmarkStart w:id="1657" w:name="a41750"/>
      <w:bookmarkStart w:id="1658" w:name="ea004932"/>
      <w:bookmarkEnd w:id="1657"/>
      <w:bookmarkEnd w:id="1658"/>
      <w:r w:rsidRPr="00B620DB">
        <w:t>1.5.1.3. Applicable Editions</w:t>
      </w:r>
    </w:p>
    <w:p w14:paraId="434038B5" w14:textId="77777777" w:rsidR="00EC72E8" w:rsidRPr="00B620DB" w:rsidRDefault="00EC72E8" w:rsidP="00EC72E8">
      <w:pPr>
        <w:pStyle w:val="05Sentence"/>
      </w:pPr>
      <w:bookmarkStart w:id="1659" w:name="a41757"/>
      <w:bookmarkStart w:id="1660" w:name="es008672"/>
      <w:bookmarkEnd w:id="1659"/>
      <w:bookmarkEnd w:id="1660"/>
      <w:r w:rsidRPr="00B620DB">
        <w:t xml:space="preserve">1)   Where documents are referenced in this Code, they shall be the editions designated in </w:t>
      </w:r>
      <w:hyperlink r:id="rId548" w:anchor="ep001021.3.1" w:history="1">
        <w:r w:rsidRPr="00B620DB">
          <w:rPr>
            <w:rStyle w:val="Hyperlink"/>
            <w:color w:val="auto"/>
            <w:u w:val="none"/>
          </w:rPr>
          <w:t>Subsection</w:t>
        </w:r>
      </w:hyperlink>
      <w:hyperlink r:id="rId549" w:anchor="ep001021.3.1" w:history="1">
        <w:r w:rsidRPr="00B620DB">
          <w:rPr>
            <w:rStyle w:val="Hyperlink"/>
            <w:color w:val="auto"/>
            <w:u w:val="none"/>
          </w:rPr>
          <w:t> </w:t>
        </w:r>
      </w:hyperlink>
      <w:hyperlink r:id="rId550" w:anchor="ep001021.3.1" w:history="1">
        <w:r w:rsidRPr="00B620DB">
          <w:rPr>
            <w:rStyle w:val="Hyperlink"/>
            <w:color w:val="auto"/>
            <w:u w:val="none"/>
          </w:rPr>
          <w:t>1.3.1.</w:t>
        </w:r>
      </w:hyperlink>
      <w:r w:rsidRPr="00B620DB">
        <w:t> of Division </w:t>
      </w:r>
      <w:hyperlink r:id="rId551" w:anchor="ep001021.3.1" w:history="1">
        <w:r w:rsidRPr="00B620DB">
          <w:rPr>
            <w:rStyle w:val="Hyperlink"/>
            <w:color w:val="auto"/>
            <w:u w:val="none"/>
          </w:rPr>
          <w:t>B</w:t>
        </w:r>
      </w:hyperlink>
      <w:r w:rsidRPr="00B620DB">
        <w:t>.</w:t>
      </w:r>
      <w:bookmarkStart w:id="1661" w:name="a41763"/>
      <w:bookmarkStart w:id="1662" w:name="a41755"/>
      <w:bookmarkStart w:id="1663" w:name="a18471"/>
      <w:bookmarkEnd w:id="1661"/>
      <w:bookmarkEnd w:id="1662"/>
      <w:bookmarkEnd w:id="1663"/>
    </w:p>
    <w:p w14:paraId="11CC4E73" w14:textId="77777777" w:rsidR="00EC72E8" w:rsidRPr="00B620DB" w:rsidRDefault="00EC72E8" w:rsidP="00045550">
      <w:pPr>
        <w:pStyle w:val="03Subsection"/>
      </w:pPr>
      <w:bookmarkStart w:id="1664" w:name="a18472"/>
      <w:bookmarkStart w:id="1665" w:name="a18473"/>
      <w:bookmarkStart w:id="1666" w:name="ep001032.5.2"/>
      <w:bookmarkEnd w:id="1664"/>
      <w:bookmarkEnd w:id="1665"/>
      <w:bookmarkEnd w:id="1666"/>
      <w:r w:rsidRPr="00B620DB">
        <w:t>1.5.2. Organizations</w:t>
      </w:r>
      <w:bookmarkStart w:id="1667" w:name="a18475"/>
      <w:bookmarkEnd w:id="1667"/>
    </w:p>
    <w:p w14:paraId="65EA4B52" w14:textId="77777777" w:rsidR="00EC72E8" w:rsidRPr="00B620DB" w:rsidRDefault="00EC72E8" w:rsidP="00045550">
      <w:pPr>
        <w:pStyle w:val="04Article"/>
      </w:pPr>
      <w:bookmarkStart w:id="1668" w:name="a41765"/>
      <w:bookmarkStart w:id="1669" w:name="ea004133"/>
      <w:bookmarkEnd w:id="1668"/>
      <w:bookmarkEnd w:id="1669"/>
      <w:r w:rsidRPr="00B620DB">
        <w:t>1.5.2.1. Abbreviations of Proper Names</w:t>
      </w:r>
    </w:p>
    <w:p w14:paraId="685875CF" w14:textId="77777777" w:rsidR="00EC72E8" w:rsidRPr="00B620DB" w:rsidRDefault="00EC72E8" w:rsidP="00EC72E8">
      <w:pPr>
        <w:pStyle w:val="05Sentence"/>
      </w:pPr>
      <w:bookmarkStart w:id="1670" w:name="a41772"/>
      <w:bookmarkStart w:id="1671" w:name="es007220"/>
      <w:bookmarkEnd w:id="1670"/>
      <w:bookmarkEnd w:id="1671"/>
      <w:r w:rsidRPr="00B620DB">
        <w:t xml:space="preserve">1)   The abbreviations of proper names in this Code shall have the meanings assigned to them in </w:t>
      </w:r>
      <w:hyperlink r:id="rId552" w:anchor="ea000104" w:history="1">
        <w:r w:rsidRPr="00B620DB">
          <w:rPr>
            <w:rStyle w:val="Hyperlink"/>
            <w:color w:val="auto"/>
            <w:u w:val="none"/>
          </w:rPr>
          <w:t>Article</w:t>
        </w:r>
      </w:hyperlink>
      <w:hyperlink r:id="rId553" w:anchor="ea000104" w:history="1">
        <w:r w:rsidRPr="00B620DB">
          <w:rPr>
            <w:rStyle w:val="Hyperlink"/>
            <w:color w:val="auto"/>
            <w:u w:val="none"/>
          </w:rPr>
          <w:t> </w:t>
        </w:r>
      </w:hyperlink>
      <w:hyperlink r:id="rId554" w:anchor="ea000104" w:history="1">
        <w:r w:rsidRPr="00B620DB">
          <w:rPr>
            <w:rStyle w:val="Hyperlink"/>
            <w:color w:val="auto"/>
            <w:u w:val="none"/>
          </w:rPr>
          <w:t>1.3.2.1.</w:t>
        </w:r>
      </w:hyperlink>
      <w:r w:rsidRPr="00B620DB">
        <w:t> of Division </w:t>
      </w:r>
      <w:hyperlink r:id="rId555" w:anchor="ea000104" w:history="1">
        <w:r w:rsidRPr="00B620DB">
          <w:rPr>
            <w:rStyle w:val="Hyperlink"/>
            <w:color w:val="auto"/>
            <w:u w:val="none"/>
          </w:rPr>
          <w:t>B</w:t>
        </w:r>
      </w:hyperlink>
      <w:r w:rsidRPr="00B620DB">
        <w:t>.</w:t>
      </w:r>
      <w:bookmarkStart w:id="1672" w:name="a41778"/>
      <w:bookmarkStart w:id="1673" w:name="a41770"/>
      <w:bookmarkStart w:id="1674" w:name="a18477"/>
      <w:bookmarkStart w:id="1675" w:name="a18478"/>
      <w:bookmarkEnd w:id="1672"/>
      <w:bookmarkEnd w:id="1673"/>
      <w:bookmarkEnd w:id="1674"/>
      <w:bookmarkEnd w:id="1675"/>
    </w:p>
    <w:p w14:paraId="24AC6B0E" w14:textId="77777777" w:rsidR="00EC72E8" w:rsidRDefault="00EC72E8" w:rsidP="00EC72E8">
      <w:pPr>
        <w:pStyle w:val="05Sentence"/>
        <w:rPr>
          <w:rStyle w:val="Hyperlink"/>
          <w:color w:val="auto"/>
          <w:u w:val="none"/>
        </w:rPr>
      </w:pPr>
      <w:r>
        <w:rPr>
          <w:rStyle w:val="Hyperlink"/>
          <w:color w:val="auto"/>
          <w:u w:val="none"/>
        </w:rPr>
        <w:fldChar w:fldCharType="begin"/>
      </w:r>
      <w:r>
        <w:rPr>
          <w:rStyle w:val="Hyperlink"/>
          <w:color w:val="auto"/>
          <w:u w:val="none"/>
        </w:rPr>
        <w:instrText xml:space="preserve"> HYPERLINK "file:///E:\\_2005-201X_Codes_Guides\\HTML_DOCX\\_WORD_source\\NBC2020p1\\nbc2020_files\\flt2.html" </w:instrText>
      </w:r>
      <w:r>
        <w:rPr>
          <w:rStyle w:val="Hyperlink"/>
          <w:color w:val="auto"/>
          <w:u w:val="none"/>
        </w:rPr>
      </w:r>
      <w:r>
        <w:rPr>
          <w:rStyle w:val="Hyperlink"/>
          <w:color w:val="auto"/>
          <w:u w:val="none"/>
        </w:rPr>
        <w:fldChar w:fldCharType="separate"/>
      </w:r>
    </w:p>
    <w:p w14:paraId="0593BE4C" w14:textId="77777777" w:rsidR="00EC72E8" w:rsidRDefault="00EC72E8">
      <w:pPr>
        <w:rPr>
          <w:rStyle w:val="Hyperlink"/>
          <w:rFonts w:ascii="Palatino" w:hAnsi="Palatino"/>
          <w:snapToGrid w:val="0"/>
          <w:color w:val="auto"/>
          <w:sz w:val="20"/>
          <w:szCs w:val="20"/>
          <w:u w:val="none"/>
        </w:rPr>
      </w:pPr>
      <w:r>
        <w:rPr>
          <w:rStyle w:val="Hyperlink"/>
          <w:color w:val="auto"/>
          <w:u w:val="none"/>
        </w:rPr>
        <w:br w:type="page"/>
      </w:r>
    </w:p>
    <w:p w14:paraId="0FF824A8" w14:textId="77777777" w:rsidR="00EC72E8" w:rsidRDefault="00EC72E8" w:rsidP="00634138">
      <w:pPr>
        <w:pStyle w:val="01Part"/>
        <w:rPr>
          <w:rFonts w:eastAsia="HelveticaLTPro-Black"/>
          <w:lang w:val="en-CA"/>
        </w:rPr>
      </w:pPr>
      <w:r>
        <w:rPr>
          <w:rStyle w:val="Hyperlink"/>
          <w:color w:val="auto"/>
          <w:sz w:val="20"/>
          <w:u w:val="none"/>
        </w:rPr>
        <w:lastRenderedPageBreak/>
        <w:fldChar w:fldCharType="end"/>
      </w:r>
      <w:bookmarkStart w:id="1676" w:name="a18479"/>
      <w:bookmarkStart w:id="1677" w:name="a41991"/>
      <w:bookmarkStart w:id="1678" w:name="en001217"/>
      <w:bookmarkEnd w:id="1676"/>
      <w:bookmarkEnd w:id="1677"/>
      <w:bookmarkEnd w:id="1678"/>
      <w:r>
        <w:rPr>
          <w:rFonts w:eastAsia="HelveticaLTPro-Black"/>
          <w:lang w:val="en-CA"/>
        </w:rPr>
        <w:t>Notes to Part 1</w:t>
      </w:r>
    </w:p>
    <w:p w14:paraId="3DA2F99A" w14:textId="77777777" w:rsidR="00EC72E8" w:rsidRDefault="00EC72E8" w:rsidP="00634138">
      <w:pPr>
        <w:pStyle w:val="01Part"/>
        <w:rPr>
          <w:rStyle w:val="Hyperlink"/>
          <w:color w:val="auto"/>
          <w:u w:val="none"/>
        </w:rPr>
      </w:pPr>
      <w:r>
        <w:rPr>
          <w:rFonts w:eastAsia="HelveticaLTPro-Black"/>
          <w:lang w:val="en-CA"/>
        </w:rPr>
        <w:t>Compliance</w:t>
      </w:r>
    </w:p>
    <w:p w14:paraId="693EE8F1" w14:textId="75BE9322" w:rsidR="00EC72E8" w:rsidRPr="00B620DB" w:rsidRDefault="00EC72E8" w:rsidP="00EC72E8">
      <w:pPr>
        <w:pStyle w:val="13Appnotes"/>
      </w:pPr>
      <w:bookmarkStart w:id="1679" w:name="a41993"/>
      <w:bookmarkStart w:id="1680" w:name="a42259"/>
      <w:bookmarkStart w:id="1681" w:name="en000009"/>
      <w:bookmarkEnd w:id="1679"/>
      <w:bookmarkEnd w:id="1680"/>
      <w:bookmarkEnd w:id="1681"/>
      <w:r w:rsidRPr="00B620DB">
        <w:t>A-1.1.1.1.(</w:t>
      </w:r>
      <w:ins w:id="1682" w:author="Dang, Tommy OHCS:EX" w:date="2023-04-03T11:21:00Z">
        <w:r w:rsidR="001F4CC4">
          <w:t>3</w:t>
        </w:r>
      </w:ins>
      <w:r w:rsidRPr="00B620DB">
        <w:t>)   </w:t>
      </w:r>
      <w:bookmarkStart w:id="1683" w:name="a42261"/>
      <w:bookmarkEnd w:id="1683"/>
      <w:r w:rsidRPr="00B620DB">
        <w:t xml:space="preserve">Factory-Constructed Buildings. The </w:t>
      </w:r>
      <w:ins w:id="1684" w:author="Dang, Tommy OHCS:EX" w:date="2023-04-03T11:20:00Z">
        <w:r w:rsidR="001F4CC4">
          <w:t>British Columbia Building Code</w:t>
        </w:r>
        <w:r w:rsidR="001F4CC4" w:rsidRPr="00B620DB">
          <w:t xml:space="preserve"> </w:t>
        </w:r>
      </w:ins>
      <w:r w:rsidRPr="00B620DB">
        <w:t xml:space="preserve">applies the same requirements to site-built and factory-constructed buildings. However, it can often be difficult to determine whether a factory-constructed building complies with the Code once it has been delivered to the construction site because many of the wall, roof and floor assemblies are closed in and so their components cannot be inspected. </w:t>
      </w:r>
      <w:hyperlink r:id="rId556" w:anchor="csaa277" w:history="1">
        <w:r w:rsidRPr="00B620DB">
          <w:rPr>
            <w:rStyle w:val="Hyperlink"/>
            <w:color w:val="auto"/>
            <w:u w:val="none"/>
          </w:rPr>
          <w:t>CSA</w:t>
        </w:r>
      </w:hyperlink>
      <w:r w:rsidRPr="00B620DB">
        <w:t xml:space="preserve"> </w:t>
      </w:r>
      <w:hyperlink r:id="rId557" w:anchor="csaa277" w:history="1">
        <w:r w:rsidRPr="00B620DB">
          <w:rPr>
            <w:rStyle w:val="Hyperlink"/>
            <w:color w:val="auto"/>
            <w:u w:val="none"/>
          </w:rPr>
          <w:t>A277</w:t>
        </w:r>
      </w:hyperlink>
      <w:r w:rsidRPr="00B620DB">
        <w:t>, “</w:t>
      </w:r>
      <w:hyperlink r:id="rId558" w:anchor="csaa277" w:history="1">
        <w:r w:rsidRPr="00B620DB">
          <w:rPr>
            <w:rStyle w:val="Hyperlink"/>
            <w:color w:val="auto"/>
            <w:u w:val="none"/>
          </w:rPr>
          <w:t>Procedure for certification of prefabricated buildings, modules, and panels</w:t>
        </w:r>
      </w:hyperlink>
      <w:r w:rsidRPr="00B620DB">
        <w:t xml:space="preserve">,” was developed to address this problem with regard to residential, commercial and industrial buildings. This standard describes a procedure whereby an independent certification agency can review the quality control procedures of a factory and make periodic unannounced inspections of its products. The standard is not a building code, only a procedure for certifying compliance of factory-constructed components with a building code or other standard. If a factory-constructed building bears the label of an accredited certification agency indicating that compliance with the National Building Code has been certified using the </w:t>
      </w:r>
      <w:hyperlink r:id="rId559" w:anchor="csaa277" w:history="1">
        <w:r w:rsidRPr="00B620DB">
          <w:rPr>
            <w:rStyle w:val="Hyperlink"/>
            <w:color w:val="auto"/>
            <w:u w:val="none"/>
          </w:rPr>
          <w:t>CSA</w:t>
        </w:r>
      </w:hyperlink>
      <w:r w:rsidRPr="00B620DB">
        <w:t xml:space="preserve"> </w:t>
      </w:r>
      <w:hyperlink r:id="rId560" w:anchor="csaa277" w:history="1">
        <w:r w:rsidRPr="00B620DB">
          <w:rPr>
            <w:rStyle w:val="Hyperlink"/>
            <w:color w:val="auto"/>
            <w:u w:val="none"/>
          </w:rPr>
          <w:t>A277</w:t>
        </w:r>
      </w:hyperlink>
      <w:r w:rsidRPr="00B620DB">
        <w:t xml:space="preserve"> procedure, the accepting authority will have some assurance that the concealed components do not require re-inspection on site.</w:t>
      </w:r>
    </w:p>
    <w:p w14:paraId="2D7B66A7" w14:textId="1150ABE9" w:rsidR="00EC72E8" w:rsidRPr="00B620DB" w:rsidRDefault="00EC72E8" w:rsidP="00EC72E8">
      <w:pPr>
        <w:pStyle w:val="13Appnotes"/>
      </w:pPr>
      <w:r w:rsidRPr="00B620DB">
        <w:t xml:space="preserve">On the other hand, standards in the </w:t>
      </w:r>
      <w:hyperlink r:id="rId561" w:anchor="csaz240mhseries" w:history="1">
        <w:r w:rsidRPr="00B620DB">
          <w:rPr>
            <w:rStyle w:val="Hyperlink"/>
            <w:color w:val="auto"/>
            <w:u w:val="none"/>
          </w:rPr>
          <w:t>CSA</w:t>
        </w:r>
      </w:hyperlink>
      <w:r w:rsidRPr="00B620DB">
        <w:t xml:space="preserve"> </w:t>
      </w:r>
      <w:hyperlink r:id="rId562" w:anchor="csaz240mhseries" w:history="1">
        <w:r w:rsidRPr="00B620DB">
          <w:rPr>
            <w:rStyle w:val="Hyperlink"/>
            <w:color w:val="auto"/>
            <w:u w:val="none"/>
          </w:rPr>
          <w:t>Z240 MH Series</w:t>
        </w:r>
      </w:hyperlink>
      <w:r w:rsidRPr="00B620DB">
        <w:t>, “</w:t>
      </w:r>
      <w:hyperlink r:id="rId563" w:anchor="csaz240mhseries" w:history="1">
        <w:r w:rsidRPr="00B620DB">
          <w:rPr>
            <w:rStyle w:val="Hyperlink"/>
            <w:color w:val="auto"/>
            <w:u w:val="none"/>
          </w:rPr>
          <w:t>Manufactured homes</w:t>
        </w:r>
      </w:hyperlink>
      <w:r w:rsidRPr="00B620DB">
        <w:t xml:space="preserve">,” do resemble a building code. Most of the individual standards in the series contain requirements regarding many issues also covered in </w:t>
      </w:r>
      <w:ins w:id="1685" w:author="Chase, Andy HOUS:EX" w:date="2023-08-21T16:46:00Z">
        <w:r w:rsidR="008818E3">
          <w:t>this Code</w:t>
        </w:r>
      </w:ins>
      <w:r w:rsidRPr="00B620DB">
        <w:t xml:space="preserve">. Some of these </w:t>
      </w:r>
      <w:hyperlink r:id="rId564" w:anchor="csaz240mhseries" w:history="1">
        <w:r w:rsidRPr="00B620DB">
          <w:rPr>
            <w:rStyle w:val="Hyperlink"/>
            <w:color w:val="auto"/>
            <w:u w:val="none"/>
          </w:rPr>
          <w:t>Z240 MH Series</w:t>
        </w:r>
      </w:hyperlink>
      <w:r w:rsidRPr="00B620DB">
        <w:t xml:space="preserve"> provisions are performance requirements with no quantitative criteria, some simply reference the applicable </w:t>
      </w:r>
      <w:ins w:id="1686" w:author="Chase, Andy HOUS:EX" w:date="2023-08-21T16:46:00Z">
        <w:r w:rsidR="008818E3">
          <w:t>British Columbia Building Code</w:t>
        </w:r>
        <w:r w:rsidR="008818E3" w:rsidRPr="00B620DB">
          <w:t xml:space="preserve"> </w:t>
        </w:r>
      </w:ins>
      <w:r w:rsidRPr="00B620DB">
        <w:t xml:space="preserve">requirements, while others contain requirements that differ from those in the </w:t>
      </w:r>
      <w:ins w:id="1687" w:author="Chase, Andy HOUS:EX" w:date="2023-08-21T16:47:00Z">
        <w:r w:rsidR="008818E3">
          <w:t>British Columbia Building Code</w:t>
        </w:r>
      </w:ins>
      <w:r w:rsidRPr="00B620DB">
        <w:t xml:space="preserve">. One of the individual standards in the </w:t>
      </w:r>
      <w:hyperlink r:id="rId565" w:anchor="csaz240mhseries" w:history="1">
        <w:r w:rsidRPr="00B620DB">
          <w:rPr>
            <w:rStyle w:val="Hyperlink"/>
            <w:color w:val="auto"/>
            <w:u w:val="none"/>
          </w:rPr>
          <w:t>Z240 MH Series</w:t>
        </w:r>
      </w:hyperlink>
      <w:r w:rsidRPr="00B620DB">
        <w:t xml:space="preserve"> deals with special requirements for manufactured homes related to the fact that these houses must be moved over roads, which is an issue the </w:t>
      </w:r>
      <w:ins w:id="1688" w:author="Chase, Andy HOUS:EX" w:date="2023-08-21T16:48:00Z">
        <w:r w:rsidR="008818E3">
          <w:t>British Columbia Building Code</w:t>
        </w:r>
        <w:r w:rsidR="008818E3" w:rsidRPr="00B620DB">
          <w:t xml:space="preserve"> </w:t>
        </w:r>
      </w:ins>
      <w:r w:rsidRPr="00B620DB">
        <w:t xml:space="preserve">does not address. Therefore, labeling that indicates that a factory-constructed house complies with the </w:t>
      </w:r>
      <w:hyperlink r:id="rId566" w:anchor="csaz240mhseries" w:history="1">
        <w:r w:rsidRPr="00B620DB">
          <w:rPr>
            <w:rStyle w:val="Hyperlink"/>
            <w:color w:val="auto"/>
            <w:u w:val="none"/>
          </w:rPr>
          <w:t>Z240 MH Series</w:t>
        </w:r>
      </w:hyperlink>
      <w:r w:rsidRPr="00B620DB">
        <w:t xml:space="preserve"> standards can NOT be taken as an indication that the house necessarily complies with the building code in effect for the location where the house will be sited.</w:t>
      </w:r>
    </w:p>
    <w:p w14:paraId="721DED3B" w14:textId="58D8B3DC" w:rsidR="00EC72E8" w:rsidRDefault="00EC72E8" w:rsidP="00EC72E8">
      <w:pPr>
        <w:pStyle w:val="13Appnotes"/>
        <w:rPr>
          <w:ins w:id="1689" w:author="Dang, Tommy OHCS:EX" w:date="2023-03-30T13:12:00Z"/>
        </w:rPr>
      </w:pPr>
      <w:r w:rsidRPr="00B620DB">
        <w:t xml:space="preserve">The </w:t>
      </w:r>
      <w:ins w:id="1690" w:author="Dang, Tommy OHCS:EX" w:date="2023-04-03T11:25:00Z">
        <w:r w:rsidR="001F4CC4">
          <w:t>British Columbia Building Code</w:t>
        </w:r>
        <w:r w:rsidR="001F4CC4" w:rsidRPr="00B620DB">
          <w:t xml:space="preserve"> </w:t>
        </w:r>
      </w:ins>
      <w:r w:rsidRPr="00B620DB">
        <w:t xml:space="preserve">does reference </w:t>
      </w:r>
      <w:hyperlink r:id="rId567" w:anchor="csaz240.10.1" w:history="1">
        <w:r w:rsidRPr="00B620DB">
          <w:rPr>
            <w:rStyle w:val="Hyperlink"/>
            <w:color w:val="auto"/>
            <w:u w:val="none"/>
          </w:rPr>
          <w:t>CSA</w:t>
        </w:r>
      </w:hyperlink>
      <w:r w:rsidRPr="00B620DB">
        <w:t xml:space="preserve"> </w:t>
      </w:r>
      <w:hyperlink r:id="rId568" w:anchor="csaz240.10.1" w:history="1">
        <w:r w:rsidRPr="00B620DB">
          <w:rPr>
            <w:rStyle w:val="Hyperlink"/>
            <w:color w:val="auto"/>
            <w:u w:val="none"/>
          </w:rPr>
          <w:t>Z240.10.1</w:t>
        </w:r>
      </w:hyperlink>
      <w:r w:rsidRPr="00B620DB">
        <w:t>, “</w:t>
      </w:r>
      <w:hyperlink r:id="rId569" w:anchor="csaz240.10.1" w:history="1">
        <w:r w:rsidRPr="00B620DB">
          <w:rPr>
            <w:rStyle w:val="Hyperlink"/>
            <w:color w:val="auto"/>
            <w:u w:val="none"/>
          </w:rPr>
          <w:t>Site preparation, foundation, and installation of buildings</w:t>
        </w:r>
      </w:hyperlink>
      <w:r w:rsidRPr="00B620DB">
        <w:t xml:space="preserve">,” which is not actually part of the </w:t>
      </w:r>
      <w:hyperlink r:id="rId570" w:anchor="csaz240mhseries" w:history="1">
        <w:r w:rsidRPr="00B620DB">
          <w:rPr>
            <w:rStyle w:val="Hyperlink"/>
            <w:color w:val="auto"/>
            <w:u w:val="none"/>
          </w:rPr>
          <w:t>CSA</w:t>
        </w:r>
      </w:hyperlink>
      <w:r w:rsidRPr="00B620DB">
        <w:t xml:space="preserve"> </w:t>
      </w:r>
      <w:hyperlink r:id="rId571" w:anchor="csaz240mhseries" w:history="1">
        <w:r w:rsidRPr="00B620DB">
          <w:rPr>
            <w:rStyle w:val="Hyperlink"/>
            <w:color w:val="auto"/>
            <w:u w:val="none"/>
          </w:rPr>
          <w:t>Z240 MH Series</w:t>
        </w:r>
      </w:hyperlink>
      <w:r w:rsidRPr="00B620DB">
        <w:t xml:space="preserve">. This standard contains requirements for surface foundations where buildings—not just houses—comply with the deformation resistance test provided in </w:t>
      </w:r>
      <w:hyperlink r:id="rId572" w:anchor="csaz240.2.1" w:history="1">
        <w:r w:rsidRPr="00B620DB">
          <w:rPr>
            <w:rStyle w:val="Hyperlink"/>
            <w:color w:val="auto"/>
            <w:u w:val="none"/>
          </w:rPr>
          <w:t>CSA</w:t>
        </w:r>
      </w:hyperlink>
      <w:r w:rsidRPr="00B620DB">
        <w:t xml:space="preserve"> </w:t>
      </w:r>
      <w:hyperlink r:id="rId573" w:anchor="csaz240.2.1" w:history="1">
        <w:r w:rsidRPr="00B620DB">
          <w:rPr>
            <w:rStyle w:val="Hyperlink"/>
            <w:color w:val="auto"/>
            <w:u w:val="none"/>
          </w:rPr>
          <w:t>Z240.2.1</w:t>
        </w:r>
      </w:hyperlink>
      <w:r w:rsidRPr="00B620DB">
        <w:t>, “</w:t>
      </w:r>
      <w:hyperlink r:id="rId574" w:anchor="csaz240.2.1" w:history="1">
        <w:r w:rsidRPr="00B620DB">
          <w:rPr>
            <w:rStyle w:val="Hyperlink"/>
            <w:color w:val="auto"/>
            <w:u w:val="none"/>
          </w:rPr>
          <w:t>Structural requirements for manufactured homes</w:t>
        </w:r>
      </w:hyperlink>
      <w:r w:rsidRPr="00B620DB">
        <w:t>.”</w:t>
      </w:r>
    </w:p>
    <w:p w14:paraId="13B99C2E" w14:textId="77777777" w:rsidR="00244C0D" w:rsidRDefault="00D665D9" w:rsidP="00EC72E8">
      <w:pPr>
        <w:pStyle w:val="13Appnotes"/>
        <w:rPr>
          <w:ins w:id="1691" w:author="Dang, Tommy OHCS:EX" w:date="2023-03-30T13:14:00Z"/>
        </w:rPr>
      </w:pPr>
      <w:ins w:id="1692" w:author="Dang, Tommy OHCS:EX" w:date="2023-03-30T13:12:00Z">
        <w:r>
          <w:t>A-1.1.1.1.(5)   Herit</w:t>
        </w:r>
      </w:ins>
      <w:ins w:id="1693" w:author="Dang, Tommy OHCS:EX" w:date="2023-03-30T13:13:00Z">
        <w:r>
          <w:t xml:space="preserve">age Buildings. </w:t>
        </w:r>
        <w:r w:rsidR="00244C0D">
          <w:t xml:space="preserve">Many local governments have identified conservation of selected heritage properties, or protection of the heritage character of certain areas, as being community planning objectives. The Province’s planning objectives and growth strategy encourage and support local government in this effort. The key is to find ways to make restoration and rehabilitation of heritage buildings economically viable for the properties’ owners. </w:t>
        </w:r>
      </w:ins>
    </w:p>
    <w:p w14:paraId="31AE38B4" w14:textId="77777777" w:rsidR="00244C0D" w:rsidRDefault="00244C0D" w:rsidP="00EC72E8">
      <w:pPr>
        <w:pStyle w:val="13Appnotes"/>
        <w:rPr>
          <w:ins w:id="1694" w:author="Dang, Tommy OHCS:EX" w:date="2023-03-30T13:14:00Z"/>
        </w:rPr>
      </w:pPr>
      <w:ins w:id="1695" w:author="Dang, Tommy OHCS:EX" w:date="2023-03-30T13:13:00Z">
        <w:r>
          <w:t xml:space="preserve">It is generally recognized that the present British Columbia Building Code was primarily written for new construction and provides for a performance level that is significantly higher than what exists with many older buildings. To apply present Code provisions to existing buildings is, in many cases, impractical and with heritage buildings may compromise historic appearances or authenticity. Therefore, the Table of Alternate Compliance Methods for Heritage Buildings was developed to provide alternate methods for complying with the performance level intended by the Code. The use of sprinklers is advocated as one of the primary methods in assuring this performance level for heritage buildings. Sprinkler systems not only control the fire, which aids </w:t>
        </w:r>
        <w:r>
          <w:lastRenderedPageBreak/>
          <w:t xml:space="preserve">evacuation, but also provides the added benefit of protecting the building from possible destruction by fire. </w:t>
        </w:r>
      </w:ins>
    </w:p>
    <w:p w14:paraId="6A9495AC" w14:textId="427D874A" w:rsidR="00D665D9" w:rsidRDefault="00244C0D" w:rsidP="00EC72E8">
      <w:pPr>
        <w:pStyle w:val="13Appnotes"/>
        <w:rPr>
          <w:ins w:id="1696" w:author="Dang, Tommy OHCS:EX" w:date="2023-03-30T13:14:00Z"/>
        </w:rPr>
      </w:pPr>
      <w:ins w:id="1697" w:author="Dang, Tommy OHCS:EX" w:date="2023-03-30T13:13:00Z">
        <w:r>
          <w:t>The Table of Alternative Compliance Methods for Heritage Buildings represents some of the ways that restoration and rehabilitation of heritage buildings can be facilitated without compromising the objectives of the Code. Only buildings which have been identified by the provincial or a local government are included in the definition of “heritage building.” For these buildings, conservation is also a public objective. Heritage buildings often offer unique problems and opportunities, and each situation must be assessed individually.</w:t>
        </w:r>
      </w:ins>
    </w:p>
    <w:p w14:paraId="64BBF1D4" w14:textId="70EF965C" w:rsidR="00244C0D" w:rsidRDefault="00244C0D" w:rsidP="00EC72E8">
      <w:pPr>
        <w:pStyle w:val="13Appnotes"/>
        <w:rPr>
          <w:ins w:id="1698" w:author="Dang, Tommy OHCS:EX" w:date="2023-03-30T13:15:00Z"/>
        </w:rPr>
      </w:pPr>
      <w:ins w:id="1699" w:author="Dang, Tommy OHCS:EX" w:date="2023-03-30T13:14:00Z">
        <w:r>
          <w:t xml:space="preserve">The use of the Alternate Compliance Methods in </w:t>
        </w:r>
      </w:ins>
      <w:ins w:id="1700" w:author="Dang, Tommy OHCS:EX" w:date="2023-03-30T13:15:00Z">
        <w:r>
          <w:t>Table A-1.1.1.1.(5) is not mandatory, and an owner may choose</w:t>
        </w:r>
      </w:ins>
    </w:p>
    <w:p w14:paraId="32682C47" w14:textId="563EB4E5" w:rsidR="00244C0D" w:rsidRDefault="00244C0D" w:rsidP="00244C0D">
      <w:pPr>
        <w:pStyle w:val="13Appnotes"/>
        <w:numPr>
          <w:ilvl w:val="0"/>
          <w:numId w:val="8"/>
        </w:numPr>
        <w:rPr>
          <w:ins w:id="1701" w:author="Dang, Tommy OHCS:EX" w:date="2023-03-30T13:20:00Z"/>
        </w:rPr>
      </w:pPr>
      <w:ins w:id="1702" w:author="Dang, Tommy OHCS:EX" w:date="2023-03-30T13:20:00Z">
        <w:r>
          <w:t>to apply acceptable solutions in Division B,</w:t>
        </w:r>
      </w:ins>
    </w:p>
    <w:p w14:paraId="3EAE9D1E" w14:textId="72315821" w:rsidR="00244C0D" w:rsidRDefault="00244C0D" w:rsidP="00244C0D">
      <w:pPr>
        <w:pStyle w:val="13Appnotes"/>
        <w:numPr>
          <w:ilvl w:val="0"/>
          <w:numId w:val="8"/>
        </w:numPr>
        <w:rPr>
          <w:ins w:id="1703" w:author="Dang, Tommy OHCS:EX" w:date="2023-03-30T13:20:00Z"/>
        </w:rPr>
      </w:pPr>
      <w:ins w:id="1704" w:author="Dang, Tommy OHCS:EX" w:date="2023-03-30T13:20:00Z">
        <w:r>
          <w:t>to apply alternate solutions under Clause 1.2.1.1.(1)(b),</w:t>
        </w:r>
      </w:ins>
    </w:p>
    <w:p w14:paraId="6A0EDA27" w14:textId="7519408A" w:rsidR="00244C0D" w:rsidRDefault="00244C0D" w:rsidP="00244C0D">
      <w:pPr>
        <w:pStyle w:val="13Appnotes"/>
        <w:numPr>
          <w:ilvl w:val="0"/>
          <w:numId w:val="8"/>
        </w:numPr>
        <w:rPr>
          <w:ins w:id="1705" w:author="Dang, Tommy OHCS:EX" w:date="2023-03-30T13:21:00Z"/>
        </w:rPr>
      </w:pPr>
      <w:ins w:id="1706" w:author="Dang, Tommy OHCS:EX" w:date="2023-03-30T13:20:00Z">
        <w:r>
          <w:t>to apply alternate compliance methods in Table</w:t>
        </w:r>
      </w:ins>
      <w:ins w:id="1707" w:author="Dang, Tommy OHCS:EX" w:date="2023-03-30T13:21:00Z">
        <w:r>
          <w:t xml:space="preserve"> A-1.1.1.1.(5), or</w:t>
        </w:r>
      </w:ins>
    </w:p>
    <w:p w14:paraId="64CDDC5A" w14:textId="21B213A3" w:rsidR="00244C0D" w:rsidRDefault="00244C0D">
      <w:pPr>
        <w:pStyle w:val="13Appnotes"/>
        <w:numPr>
          <w:ilvl w:val="0"/>
          <w:numId w:val="8"/>
        </w:numPr>
        <w:rPr>
          <w:ins w:id="1708" w:author="Dang, Tommy OHCS:EX" w:date="2023-04-03T15:51:00Z"/>
        </w:rPr>
      </w:pPr>
      <w:ins w:id="1709" w:author="Dang, Tommy OHCS:EX" w:date="2023-03-30T13:21:00Z">
        <w:r>
          <w:t>to combined these options.</w:t>
        </w:r>
      </w:ins>
    </w:p>
    <w:p w14:paraId="121715E5" w14:textId="7232DBC7" w:rsidR="006A15A5" w:rsidRDefault="006A15A5" w:rsidP="006A15A5">
      <w:pPr>
        <w:pStyle w:val="13Appnotes"/>
        <w:rPr>
          <w:ins w:id="1710" w:author="Dang, Tommy OHCS:EX" w:date="2023-04-03T16:01:00Z"/>
        </w:rPr>
      </w:pPr>
      <w:ins w:id="1711" w:author="Dang, Tommy OHCS:EX" w:date="2023-04-03T15:51:00Z">
        <w:r>
          <w:t xml:space="preserve">A-1.1.1.1.(6) </w:t>
        </w:r>
      </w:ins>
      <w:ins w:id="1712" w:author="Dang, Tommy OHCS:EX" w:date="2023-04-03T15:52:00Z">
        <w:r>
          <w:t>Alternate Compliance Methods for Alterations to Existing Buildings to Add a Secondary Suite. The requirements in Division B for the construction of secondary suites was written primarily for new construction and provides for a performance level that is higher than what may exist in existing buildings. To apply present Code provisions to existing buildings is in many cases impractical. The Table of Alternate Compliance Methods for Alterations to Existing Buildings to Add a Secondary Suite was developed to provide alternate methods, when dealing with existing construction, without compromising the objectives of the Code. Table 1.1.1.1.(6) may be considered when assessing an existing additional dwelling unit located in a single family dwelling building (house), however is not intended to be applied as a retroactive code to these existing units, nor be applied to buildings of new construction where there are no existing assemblies to act as practical barriers to compliance with Division B of this Code. Figure A-1.1.1.1.(6) illustrates the application of Table 1.1.1.1.(6) to existing buildings.</w:t>
        </w:r>
      </w:ins>
    </w:p>
    <w:p w14:paraId="2426506A" w14:textId="642C09C3" w:rsidR="00417D85" w:rsidRDefault="00417D85" w:rsidP="006A15A5">
      <w:pPr>
        <w:pStyle w:val="13Appnotes"/>
        <w:rPr>
          <w:ins w:id="1713" w:author="Dang, Tommy OHCS:EX" w:date="2023-04-03T16:01:00Z"/>
        </w:rPr>
      </w:pPr>
    </w:p>
    <w:p w14:paraId="087F682B" w14:textId="45C5182E" w:rsidR="00417D85" w:rsidRDefault="00934E6E" w:rsidP="00045550">
      <w:pPr>
        <w:pStyle w:val="13Appnotes"/>
        <w:jc w:val="center"/>
      </w:pPr>
      <w:r>
        <w:rPr>
          <w:noProof/>
        </w:rPr>
        <w:drawing>
          <wp:inline distT="0" distB="0" distL="0" distR="0" wp14:anchorId="1E55E1A6" wp14:editId="5FBE5D84">
            <wp:extent cx="5229225" cy="2343150"/>
            <wp:effectExtent l="0" t="0" r="9525" b="0"/>
            <wp:docPr id="1" name="Picture 1" descr="A diagram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house&#10;&#10;Description automatically generated"/>
                    <pic:cNvPicPr/>
                  </pic:nvPicPr>
                  <pic:blipFill>
                    <a:blip r:embed="rId575"/>
                    <a:stretch>
                      <a:fillRect/>
                    </a:stretch>
                  </pic:blipFill>
                  <pic:spPr>
                    <a:xfrm>
                      <a:off x="0" y="0"/>
                      <a:ext cx="5229225" cy="2343150"/>
                    </a:xfrm>
                    <a:prstGeom prst="rect">
                      <a:avLst/>
                    </a:prstGeom>
                  </pic:spPr>
                </pic:pic>
              </a:graphicData>
            </a:graphic>
          </wp:inline>
        </w:drawing>
      </w:r>
    </w:p>
    <w:p w14:paraId="7DAABB3E" w14:textId="0A4D54C7" w:rsidR="00417D85" w:rsidRDefault="00934E6E" w:rsidP="00045550">
      <w:pPr>
        <w:pStyle w:val="13cFigTitle"/>
        <w:rPr>
          <w:ins w:id="1714" w:author="Dang, Tommy OHCS:EX" w:date="2023-04-03T16:02:00Z"/>
        </w:rPr>
      </w:pPr>
      <w:ins w:id="1715" w:author="Dang, Tommy HOUS:EX" w:date="2023-08-03T09:51:00Z">
        <w:r>
          <w:t>Figure A-1.1.1.1.(6)</w:t>
        </w:r>
        <w:r>
          <w:br/>
          <w:t>Application of Alternative Compliance Methods in Table 1.1.1.1.(6)</w:t>
        </w:r>
      </w:ins>
    </w:p>
    <w:p w14:paraId="4B7AC9F7" w14:textId="50C746A9" w:rsidR="00417D85" w:rsidRDefault="00D7502D" w:rsidP="006A15A5">
      <w:pPr>
        <w:pStyle w:val="13Appnotes"/>
        <w:rPr>
          <w:ins w:id="1716" w:author="Dang, Tommy OHCS:EX" w:date="2023-04-03T16:14:00Z"/>
        </w:rPr>
      </w:pPr>
      <w:ins w:id="1717" w:author="Dang, Tommy OHCS:EX" w:date="2023-04-03T16:14:00Z">
        <w:r>
          <w:t>Table A-1.1.1.1.(6) is not mandatory, and an owner may choose to</w:t>
        </w:r>
      </w:ins>
    </w:p>
    <w:p w14:paraId="07EEB16B" w14:textId="6E38DE91" w:rsidR="00D7502D" w:rsidRDefault="00D7502D" w:rsidP="00D7502D">
      <w:pPr>
        <w:pStyle w:val="13Appnotes"/>
        <w:numPr>
          <w:ilvl w:val="0"/>
          <w:numId w:val="12"/>
        </w:numPr>
        <w:rPr>
          <w:ins w:id="1718" w:author="Dang, Tommy OHCS:EX" w:date="2023-04-03T16:14:00Z"/>
        </w:rPr>
      </w:pPr>
      <w:ins w:id="1719" w:author="Dang, Tommy OHCS:EX" w:date="2023-04-03T16:14:00Z">
        <w:r>
          <w:t>apply acceptable solutions in Division B,</w:t>
        </w:r>
      </w:ins>
    </w:p>
    <w:p w14:paraId="16BF65E7" w14:textId="6C042D91" w:rsidR="00D7502D" w:rsidRDefault="00D7502D" w:rsidP="00D7502D">
      <w:pPr>
        <w:pStyle w:val="13Appnotes"/>
        <w:numPr>
          <w:ilvl w:val="0"/>
          <w:numId w:val="12"/>
        </w:numPr>
        <w:rPr>
          <w:ins w:id="1720" w:author="Dang, Tommy OHCS:EX" w:date="2023-04-03T16:14:00Z"/>
        </w:rPr>
      </w:pPr>
      <w:ins w:id="1721" w:author="Dang, Tommy OHCS:EX" w:date="2023-04-03T16:14:00Z">
        <w:r>
          <w:lastRenderedPageBreak/>
          <w:t xml:space="preserve">apply alternative solutions under Clause 1.2.1.1.(1)(b), </w:t>
        </w:r>
      </w:ins>
    </w:p>
    <w:p w14:paraId="7755032B" w14:textId="3C5407FE" w:rsidR="00D7502D" w:rsidRDefault="00D7502D" w:rsidP="00D7502D">
      <w:pPr>
        <w:pStyle w:val="13Appnotes"/>
        <w:numPr>
          <w:ilvl w:val="0"/>
          <w:numId w:val="12"/>
        </w:numPr>
        <w:rPr>
          <w:ins w:id="1722" w:author="Dang, Tommy OHCS:EX" w:date="2023-04-03T16:15:00Z"/>
        </w:rPr>
      </w:pPr>
      <w:ins w:id="1723" w:author="Dang, Tommy OHCS:EX" w:date="2023-04-03T16:14:00Z">
        <w:r>
          <w:t xml:space="preserve">apply </w:t>
        </w:r>
      </w:ins>
      <w:ins w:id="1724" w:author="Dang, Tommy OHCS:EX" w:date="2023-04-03T16:15:00Z">
        <w:r>
          <w:t>alternate compliance methods in Table A-1.1.1.1.(6), or</w:t>
        </w:r>
      </w:ins>
    </w:p>
    <w:p w14:paraId="7EC36646" w14:textId="1803DF99" w:rsidR="00D7502D" w:rsidRPr="00B620DB" w:rsidRDefault="00D7502D" w:rsidP="00045550">
      <w:pPr>
        <w:pStyle w:val="13Appnotes"/>
        <w:numPr>
          <w:ilvl w:val="0"/>
          <w:numId w:val="12"/>
        </w:numPr>
      </w:pPr>
      <w:ins w:id="1725" w:author="Dang, Tommy OHCS:EX" w:date="2023-04-03T16:15:00Z">
        <w:r>
          <w:t>combined these options.</w:t>
        </w:r>
      </w:ins>
    </w:p>
    <w:p w14:paraId="12F5D089" w14:textId="47187BD6" w:rsidR="004821F1" w:rsidRPr="004821F1" w:rsidRDefault="004821F1" w:rsidP="004821F1">
      <w:pPr>
        <w:pStyle w:val="13Appnotes"/>
        <w:rPr>
          <w:ins w:id="1726" w:author="Watt, Stephen HOUS:EX" w:date="2023-08-22T11:11:00Z"/>
          <w:lang w:val="fr-CA"/>
        </w:rPr>
      </w:pPr>
      <w:bookmarkStart w:id="1727" w:name="a42505"/>
      <w:bookmarkStart w:id="1728" w:name="en001226"/>
      <w:bookmarkEnd w:id="1727"/>
      <w:bookmarkEnd w:id="1728"/>
      <w:ins w:id="1729" w:author="Watt, Stephen HOUS:EX" w:date="2023-08-22T11:11:00Z">
        <w:r w:rsidRPr="004821F1">
          <w:rPr>
            <w:lang w:val="fr-CA"/>
          </w:rPr>
          <w:t>A-1.1.1.2.(1)</w:t>
        </w:r>
      </w:ins>
      <w:ins w:id="1730" w:author="Watt, Stephen HOUS:EX" w:date="2023-08-22T11:28:00Z">
        <w:r w:rsidR="00765094" w:rsidRPr="00671EDB">
          <w:rPr>
            <w:lang w:val="fr-CA"/>
          </w:rPr>
          <w:t>   </w:t>
        </w:r>
      </w:ins>
      <w:ins w:id="1731" w:author="Watt, Stephen HOUS:EX" w:date="2023-08-22T11:11:00Z">
        <w:r w:rsidRPr="004821F1">
          <w:rPr>
            <w:lang w:val="fr-CA"/>
          </w:rPr>
          <w:t>Application to Existing Buildings. This Code is most often applied to existing or relocated buildings when an owner wishes to rehabilitate a building, change its use, or build an addition, or when an enforcement authority decrees that a building or class of buildings be altered for reasons of public safety. It is not intended that the British Columbia Building Code be used to enforce the retrospective application of new requirements to existing buildings or existing portions of relocated buildings, unless specifically required by local regulations or bylaws. For example, although the British Columbia Fire Code could be interpreted to require the installation of fire alarm, standpipe and hose, and automatic sprinkler systems in an existing building for which there were no requirements at the time of construction, it is not intented that the British Columbia Fire Code be applied in this manner to these buildings unless the authority having jurisdiction has determined that there is an inherent threat to occupant safety and has issued an order to eliminate the unsafe condition, or where substantial changes or additions are being made to an existing building or the occupancy has been changed. (See also Note A-1.1.1.1.(1) of Division A of the British Columbia Fire Code.)</w:t>
        </w:r>
      </w:ins>
    </w:p>
    <w:p w14:paraId="7B4DD129" w14:textId="77777777" w:rsidR="004821F1" w:rsidRPr="004821F1" w:rsidRDefault="004821F1" w:rsidP="004821F1">
      <w:pPr>
        <w:pStyle w:val="13Appnotes"/>
        <w:rPr>
          <w:ins w:id="1732" w:author="Watt, Stephen HOUS:EX" w:date="2023-08-22T11:11:00Z"/>
          <w:lang w:val="fr-CA"/>
        </w:rPr>
      </w:pPr>
      <w:ins w:id="1733" w:author="Watt, Stephen HOUS:EX" w:date="2023-08-22T11:11:00Z">
        <w:r w:rsidRPr="004821F1">
          <w:rPr>
            <w:lang w:val="fr-CA"/>
          </w:rPr>
          <w:t>Relocated buildings that have been in use in another location for a number of years can be considered as existing buildings, in part, and the same analytical process can be applied as for existing buildings. It should be noted, however, that a change in occupancy may affect some requirements (e.g. loads and fire separations) and relocation to an area with different wind, snow or earthquake loads will require the application of current code requirements. Depending on the construction of the building and the changes in load, structural modifications may be required. Similarly, parts of a relocated or existing building that are reconstructed, such as foundations and basements, or parts being modified are required to be built to current codes.</w:t>
        </w:r>
      </w:ins>
    </w:p>
    <w:p w14:paraId="735E1757" w14:textId="77777777" w:rsidR="004821F1" w:rsidRPr="004821F1" w:rsidRDefault="004821F1" w:rsidP="004821F1">
      <w:pPr>
        <w:pStyle w:val="13Appnotes"/>
        <w:rPr>
          <w:ins w:id="1734" w:author="Watt, Stephen HOUS:EX" w:date="2023-08-22T11:11:00Z"/>
          <w:lang w:val="fr-CA"/>
        </w:rPr>
      </w:pPr>
      <w:ins w:id="1735" w:author="Watt, Stephen HOUS:EX" w:date="2023-08-22T11:11:00Z">
        <w:r w:rsidRPr="004821F1">
          <w:rPr>
            <w:lang w:val="fr-CA"/>
          </w:rPr>
          <w:t>Whatever the reason, Code application to existing or relocated buildings requires careful consideration of the level of safety needed for that building. This consideration involves an analytical process similar to that required to assess alternative design proposals for new construction. See Clause 1.2.1.1.(1)(b) for information on achieving compliance with the Code using alternative solutions.</w:t>
        </w:r>
      </w:ins>
    </w:p>
    <w:p w14:paraId="7BB251C6" w14:textId="77777777" w:rsidR="004821F1" w:rsidRPr="004821F1" w:rsidRDefault="004821F1" w:rsidP="004821F1">
      <w:pPr>
        <w:pStyle w:val="13Appnotes"/>
        <w:rPr>
          <w:ins w:id="1736" w:author="Watt, Stephen HOUS:EX" w:date="2023-08-22T11:11:00Z"/>
          <w:lang w:val="fr-CA"/>
        </w:rPr>
      </w:pPr>
      <w:ins w:id="1737" w:author="Watt, Stephen HOUS:EX" w:date="2023-08-22T11:11:00Z">
        <w:r w:rsidRPr="004821F1">
          <w:rPr>
            <w:lang w:val="fr-CA"/>
          </w:rPr>
          <w:t>In developing Code requirements for new buildings, consideration has been given to the cost they impose on a design in relation to the perceived benefits in terms of safety. The former is definable; the latter difficult to establish on a quantitative basis. In applying the Code requirements to an existing building, the benefits derived are the same as in new buildings. On the other hand, the increased cost of implementing in an existing building a design solution that would normally be intended for a new building may be prohibitive.</w:t>
        </w:r>
      </w:ins>
    </w:p>
    <w:p w14:paraId="02F80BCC" w14:textId="77777777" w:rsidR="004821F1" w:rsidRPr="004821F1" w:rsidRDefault="004821F1" w:rsidP="004821F1">
      <w:pPr>
        <w:pStyle w:val="13Appnotes"/>
        <w:rPr>
          <w:ins w:id="1738" w:author="Watt, Stephen HOUS:EX" w:date="2023-08-22T11:11:00Z"/>
          <w:lang w:val="fr-CA"/>
        </w:rPr>
      </w:pPr>
      <w:ins w:id="1739" w:author="Watt, Stephen HOUS:EX" w:date="2023-08-22T11:11:00Z">
        <w:r w:rsidRPr="004821F1">
          <w:rPr>
            <w:lang w:val="fr-CA"/>
          </w:rPr>
          <w:t>The successful application of Code requirements to existing construction becomes a matter of balancing the cost of implementing a requirement with the relative importance of that requirement to the overall Code objectives. The degree to which any particular requirement can be relaxed without affecting the intended level of safety of the Code requires considerable judgment on the part of both the designer and the authority having jurisdiction.</w:t>
        </w:r>
      </w:ins>
    </w:p>
    <w:p w14:paraId="00E9561F" w14:textId="77777777" w:rsidR="004821F1" w:rsidRPr="004821F1" w:rsidRDefault="004821F1" w:rsidP="004821F1">
      <w:pPr>
        <w:pStyle w:val="13Appnotes"/>
        <w:rPr>
          <w:ins w:id="1740" w:author="Watt, Stephen HOUS:EX" w:date="2023-08-22T11:11:00Z"/>
          <w:lang w:val="fr-CA"/>
        </w:rPr>
      </w:pPr>
      <w:ins w:id="1741" w:author="Watt, Stephen HOUS:EX" w:date="2023-08-22T11:11:00Z">
        <w:r w:rsidRPr="004821F1">
          <w:rPr>
            <w:lang w:val="fr-CA"/>
          </w:rPr>
          <w:t>Further information on the application of Code requirements to existing or relocated buildings can be found in the following publications:</w:t>
        </w:r>
      </w:ins>
    </w:p>
    <w:p w14:paraId="1299A1E8" w14:textId="77777777" w:rsidR="004821F1" w:rsidRPr="004821F1" w:rsidRDefault="004821F1" w:rsidP="004821F1">
      <w:pPr>
        <w:pStyle w:val="13Appnotes"/>
        <w:rPr>
          <w:ins w:id="1742" w:author="Watt, Stephen HOUS:EX" w:date="2023-08-22T11:11:00Z"/>
          <w:lang w:val="fr-CA"/>
        </w:rPr>
      </w:pPr>
      <w:ins w:id="1743" w:author="Watt, Stephen HOUS:EX" w:date="2023-08-22T11:11:00Z">
        <w:r w:rsidRPr="004821F1">
          <w:rPr>
            <w:lang w:val="fr-CA"/>
          </w:rPr>
          <w:t>•   “User's Guide – NBC 1995 Fire Protection, Occupant Safety and Accessibility (Part 3)”</w:t>
        </w:r>
      </w:ins>
    </w:p>
    <w:p w14:paraId="2AE50610" w14:textId="77777777" w:rsidR="004821F1" w:rsidRPr="004821F1" w:rsidRDefault="004821F1" w:rsidP="004821F1">
      <w:pPr>
        <w:pStyle w:val="13Appnotes"/>
        <w:rPr>
          <w:ins w:id="1744" w:author="Watt, Stephen HOUS:EX" w:date="2023-08-22T11:11:00Z"/>
          <w:lang w:val="fr-CA"/>
        </w:rPr>
      </w:pPr>
      <w:ins w:id="1745" w:author="Watt, Stephen HOUS:EX" w:date="2023-08-22T11:11:00Z">
        <w:r w:rsidRPr="004821F1">
          <w:rPr>
            <w:lang w:val="fr-CA"/>
          </w:rPr>
          <w:t>•   “Guidelines for Application of Part 3 of the National Building Code of Canada to Existing Buildings”</w:t>
        </w:r>
      </w:ins>
    </w:p>
    <w:p w14:paraId="2F2650C9" w14:textId="77777777" w:rsidR="004821F1" w:rsidRPr="004821F1" w:rsidRDefault="004821F1" w:rsidP="004821F1">
      <w:pPr>
        <w:pStyle w:val="13Appnotes"/>
        <w:rPr>
          <w:ins w:id="1746" w:author="Watt, Stephen HOUS:EX" w:date="2023-08-22T11:11:00Z"/>
          <w:lang w:val="fr-CA"/>
        </w:rPr>
      </w:pPr>
      <w:ins w:id="1747" w:author="Watt, Stephen HOUS:EX" w:date="2023-08-22T11:11:00Z">
        <w:r w:rsidRPr="004821F1">
          <w:rPr>
            <w:lang w:val="fr-CA"/>
          </w:rPr>
          <w:lastRenderedPageBreak/>
          <w:t>•   Commentary entitled “Application of NBC Part 4 of Division B for the Structural Evaluation and Upgrading of Existing Buildings” of the “Structural Commentaries (User's Guide – NBC 2020: Part 4 of Division B)”</w:t>
        </w:r>
      </w:ins>
    </w:p>
    <w:p w14:paraId="6BF60B2E" w14:textId="77777777" w:rsidR="004821F1" w:rsidRPr="004821F1" w:rsidRDefault="004821F1" w:rsidP="004821F1">
      <w:pPr>
        <w:pStyle w:val="13Appnotes"/>
        <w:rPr>
          <w:ins w:id="1748" w:author="Watt, Stephen HOUS:EX" w:date="2023-08-22T11:11:00Z"/>
          <w:lang w:val="fr-CA"/>
        </w:rPr>
      </w:pPr>
      <w:ins w:id="1749" w:author="Watt, Stephen HOUS:EX" w:date="2023-08-22T11:11:00Z">
        <w:r w:rsidRPr="004821F1">
          <w:rPr>
            <w:lang w:val="fr-CA"/>
          </w:rPr>
          <w:t>•   “User's Guide – NBC 1995, Application of Part 9 to Existing Buildings”</w:t>
        </w:r>
      </w:ins>
    </w:p>
    <w:p w14:paraId="5917CD95" w14:textId="77777777" w:rsidR="004821F1" w:rsidRPr="004821F1" w:rsidRDefault="004821F1" w:rsidP="004821F1">
      <w:pPr>
        <w:pStyle w:val="13Appnotes"/>
        <w:rPr>
          <w:ins w:id="1750" w:author="Watt, Stephen HOUS:EX" w:date="2023-08-22T11:11:00Z"/>
          <w:lang w:val="fr-CA"/>
        </w:rPr>
      </w:pPr>
      <w:ins w:id="1751" w:author="Watt, Stephen HOUS:EX" w:date="2023-08-22T11:11:00Z">
        <w:r w:rsidRPr="004821F1">
          <w:rPr>
            <w:lang w:val="fr-CA"/>
          </w:rPr>
          <w:t>•   CBD 230, “Applying building codes to existing buildings”</w:t>
        </w:r>
      </w:ins>
    </w:p>
    <w:p w14:paraId="7A298A68" w14:textId="7709D7B5" w:rsidR="004821F1" w:rsidRDefault="004821F1" w:rsidP="004821F1">
      <w:pPr>
        <w:pStyle w:val="13Appnotes"/>
        <w:rPr>
          <w:ins w:id="1752" w:author="Watt, Stephen HOUS:EX" w:date="2023-08-22T11:11:00Z"/>
          <w:lang w:val="fr-CA"/>
        </w:rPr>
      </w:pPr>
      <w:ins w:id="1753" w:author="Watt, Stephen HOUS:EX" w:date="2023-08-22T11:11:00Z">
        <w:r w:rsidRPr="004821F1">
          <w:rPr>
            <w:lang w:val="fr-CA"/>
          </w:rPr>
          <w:t xml:space="preserve">These publications can be accessed through the NRC Publications Archive at </w:t>
        </w:r>
        <w:r>
          <w:rPr>
            <w:lang w:val="fr-CA"/>
          </w:rPr>
          <w:fldChar w:fldCharType="begin"/>
        </w:r>
        <w:r>
          <w:rPr>
            <w:lang w:val="fr-CA"/>
          </w:rPr>
          <w:instrText>HYPERLINK "</w:instrText>
        </w:r>
        <w:r w:rsidRPr="004821F1">
          <w:rPr>
            <w:lang w:val="fr-CA"/>
          </w:rPr>
          <w:instrText>https://nrc-publications.canada.ca</w:instrText>
        </w:r>
        <w:r>
          <w:rPr>
            <w:lang w:val="fr-CA"/>
          </w:rPr>
          <w:instrText>"</w:instrText>
        </w:r>
        <w:r>
          <w:rPr>
            <w:lang w:val="fr-CA"/>
          </w:rPr>
        </w:r>
        <w:r>
          <w:rPr>
            <w:lang w:val="fr-CA"/>
          </w:rPr>
          <w:fldChar w:fldCharType="separate"/>
        </w:r>
        <w:r w:rsidRPr="001A3B63">
          <w:rPr>
            <w:rStyle w:val="Hyperlink"/>
            <w:lang w:val="fr-CA"/>
          </w:rPr>
          <w:t>https://nrc-publications.canada.ca</w:t>
        </w:r>
        <w:r>
          <w:rPr>
            <w:lang w:val="fr-CA"/>
          </w:rPr>
          <w:fldChar w:fldCharType="end"/>
        </w:r>
        <w:r w:rsidRPr="004821F1">
          <w:rPr>
            <w:lang w:val="fr-CA"/>
          </w:rPr>
          <w:t>.</w:t>
        </w:r>
      </w:ins>
    </w:p>
    <w:p w14:paraId="0122E51A" w14:textId="1D0C4115" w:rsidR="00EC72E8" w:rsidRPr="00B620DB" w:rsidRDefault="00EC72E8" w:rsidP="004821F1">
      <w:pPr>
        <w:pStyle w:val="13Appnotes"/>
      </w:pPr>
      <w:r w:rsidRPr="00671EDB">
        <w:rPr>
          <w:lang w:val="fr-CA"/>
        </w:rPr>
        <w:t>A-1.2.1.1.(1)(a)   </w:t>
      </w:r>
      <w:bookmarkStart w:id="1754" w:name="a42507"/>
      <w:bookmarkEnd w:id="1754"/>
      <w:r w:rsidRPr="00671EDB">
        <w:rPr>
          <w:lang w:val="fr-CA"/>
        </w:rPr>
        <w:t>Code Compliance via Acceptable Solutions. </w:t>
      </w:r>
      <w:r w:rsidRPr="00B620DB">
        <w:t>If a building design (e.g. material, component, assembly or system) can be shown to meet all provisions of the applicable acceptable solutions in Division B (e.g. it complies with the applicable provisions of a referenced standard), it is deemed to have satisfied the objectives and functional statements linked to those provisions and thus to have complied with that part of the Code. In fact, if it can be determined that a design meets all the applicable acceptable solutions in Division B, there is no need to consult the objectives and functional statements in Division A to determine its compliance.</w:t>
      </w:r>
    </w:p>
    <w:p w14:paraId="32BBC2E1" w14:textId="77777777" w:rsidR="00EC72E8" w:rsidRPr="00B620DB" w:rsidRDefault="00EC72E8" w:rsidP="00EC72E8">
      <w:pPr>
        <w:pStyle w:val="13Appnotes"/>
      </w:pPr>
      <w:bookmarkStart w:id="1755" w:name="a42523"/>
      <w:bookmarkStart w:id="1756" w:name="en001216"/>
      <w:bookmarkEnd w:id="1755"/>
      <w:bookmarkEnd w:id="1756"/>
      <w:r w:rsidRPr="00671EDB">
        <w:rPr>
          <w:lang w:val="fr-CA"/>
        </w:rPr>
        <w:t>A-1.2.1.1.(1)(b)   </w:t>
      </w:r>
      <w:bookmarkStart w:id="1757" w:name="a42525"/>
      <w:bookmarkEnd w:id="1757"/>
      <w:r w:rsidRPr="00671EDB">
        <w:rPr>
          <w:lang w:val="fr-CA"/>
        </w:rPr>
        <w:t>Code Compliance via Alternative Solutions. </w:t>
      </w:r>
      <w:r w:rsidRPr="00B620DB">
        <w:t xml:space="preserve">Where a design differs from the acceptable solutions in Division B, then it should be treated as an “alternative solution.” A proponent of an alternative solution must demonstrate that the alternative solution addresses the same issues as the applicable acceptable solutions in Division B and their attributed objectives and functional statements. However, because the objectives and functional statements are entirely qualitative, demonstrating compliance with them in isolation is not possible. Therefore, </w:t>
      </w:r>
      <w:hyperlink r:id="rId576" w:anchor="es007221b" w:history="1">
        <w:r w:rsidRPr="00B620DB">
          <w:rPr>
            <w:rStyle w:val="Hyperlink"/>
            <w:color w:val="auto"/>
            <w:u w:val="none"/>
          </w:rPr>
          <w:t>Clause</w:t>
        </w:r>
      </w:hyperlink>
      <w:hyperlink r:id="rId577" w:anchor="es007221b" w:history="1">
        <w:r w:rsidRPr="00B620DB">
          <w:rPr>
            <w:rStyle w:val="Hyperlink"/>
            <w:color w:val="auto"/>
            <w:u w:val="none"/>
          </w:rPr>
          <w:t> </w:t>
        </w:r>
      </w:hyperlink>
      <w:hyperlink r:id="rId578" w:anchor="es007221b" w:history="1">
        <w:r w:rsidRPr="00B620DB">
          <w:rPr>
            <w:rStyle w:val="Hyperlink"/>
            <w:color w:val="auto"/>
            <w:u w:val="none"/>
          </w:rPr>
          <w:t>1.2.1.1.(1)(b)</w:t>
        </w:r>
      </w:hyperlink>
      <w:r w:rsidRPr="00B620DB">
        <w:t xml:space="preserve"> identifies the principle that Division B establishes the quantitative performance targets that alternative solutions must meet. In many cases, these targets are not defined very precisely by the acceptable solutions—certainly far less precisely than would be the case with a true performance code, which would have quantitative performance targets and prescribed methods of performance measurement for all aspects of building performance. Nevertheless, </w:t>
      </w:r>
      <w:hyperlink r:id="rId579" w:anchor="es007221b" w:history="1">
        <w:r w:rsidRPr="00B620DB">
          <w:rPr>
            <w:rStyle w:val="Hyperlink"/>
            <w:color w:val="auto"/>
            <w:u w:val="none"/>
          </w:rPr>
          <w:t>Clause</w:t>
        </w:r>
      </w:hyperlink>
      <w:hyperlink r:id="rId580" w:anchor="es007221b" w:history="1">
        <w:r w:rsidRPr="00B620DB">
          <w:rPr>
            <w:rStyle w:val="Hyperlink"/>
            <w:color w:val="auto"/>
            <w:u w:val="none"/>
          </w:rPr>
          <w:t> </w:t>
        </w:r>
      </w:hyperlink>
      <w:hyperlink r:id="rId581" w:anchor="es007221b" w:history="1">
        <w:r w:rsidRPr="00B620DB">
          <w:rPr>
            <w:rStyle w:val="Hyperlink"/>
            <w:color w:val="auto"/>
            <w:u w:val="none"/>
          </w:rPr>
          <w:t>1.2.1.1.(1)(b)</w:t>
        </w:r>
      </w:hyperlink>
      <w:r w:rsidRPr="00B620DB">
        <w:t xml:space="preserve"> makes it clear that an effort must be made to demonstrate that an alternative solution will perform as well as a design that would satisfy the applicable acceptable solutions in Division B—not “well enough” but “as well as.”</w:t>
      </w:r>
    </w:p>
    <w:p w14:paraId="68300090" w14:textId="77777777" w:rsidR="00EC72E8" w:rsidRPr="00B620DB" w:rsidRDefault="00EC72E8" w:rsidP="00EC72E8">
      <w:pPr>
        <w:pStyle w:val="13Appnotes"/>
      </w:pPr>
      <w:r w:rsidRPr="00B620DB">
        <w:t xml:space="preserve">In this sense, it is Division B that defines the boundaries between acceptable risks and the “unacceptable” risks referred to in the statements of the Code's objectives, i.e. the risk remaining once the applicable acceptable solutions in Division B have been implemented represents the residual level of risk deemed to be acceptable by the broad base of Canadians who have taken part in the consensus process used to develop the Code. </w:t>
      </w:r>
    </w:p>
    <w:p w14:paraId="14927CF4" w14:textId="77777777" w:rsidR="00EC72E8" w:rsidRPr="00B620DB" w:rsidRDefault="00EC72E8" w:rsidP="00B0029D">
      <w:pPr>
        <w:pStyle w:val="13bDivision1"/>
      </w:pPr>
      <w:bookmarkStart w:id="1758" w:name="a42539"/>
      <w:bookmarkStart w:id="1759" w:name="en001216.1"/>
      <w:bookmarkEnd w:id="1758"/>
      <w:bookmarkEnd w:id="1759"/>
      <w:r w:rsidRPr="00B620DB">
        <w:t>Level of Performance</w:t>
      </w:r>
    </w:p>
    <w:p w14:paraId="52D05656" w14:textId="77777777" w:rsidR="00EC72E8" w:rsidRPr="00B620DB" w:rsidRDefault="00EC72E8" w:rsidP="00EC72E8">
      <w:pPr>
        <w:pStyle w:val="13Appnotes"/>
      </w:pPr>
      <w:r w:rsidRPr="00B620DB">
        <w:t xml:space="preserve">Where Division B offers a choice between several possible designs, it is likely that these designs may not all provide exactly the same level of performance. Among a number of possible designs satisfying acceptable solutions in Division B, the design providing the lowest level of performance should generally be considered to establish the minimum acceptable level of performance to be used in evaluating alternative solutions for compliance with the Code. </w:t>
      </w:r>
    </w:p>
    <w:p w14:paraId="1D8CF5D7" w14:textId="77777777" w:rsidR="00EC72E8" w:rsidRPr="00B620DB" w:rsidRDefault="00EC72E8" w:rsidP="00EC72E8">
      <w:pPr>
        <w:pStyle w:val="13Appnotes"/>
      </w:pPr>
      <w:r w:rsidRPr="00B620DB">
        <w:t xml:space="preserve">Sometimes a single design will be used as an alternative solution to several sets of acceptable solutions in Division B. In this case, the level of performance required of the alternative solution should be at least equivalent to the overall level of performance established by all the applicable sets of acceptable solutions taken as a whole. </w:t>
      </w:r>
    </w:p>
    <w:p w14:paraId="43BFEF5B" w14:textId="519FE82C" w:rsidR="00EC72E8" w:rsidRPr="00B620DB" w:rsidRDefault="00EC72E8" w:rsidP="00EC72E8">
      <w:pPr>
        <w:pStyle w:val="13Appnotes"/>
      </w:pPr>
      <w:r w:rsidRPr="00B620DB">
        <w:t xml:space="preserve">Each provision in Division B has been analyzed to determine what it is intended to achieve. The resultant intent statements clarify what undesirable results each provision seeks to preclude. These statements are not a legal component of the Code, but are advisory in nature, and can help </w:t>
      </w:r>
      <w:r w:rsidRPr="00B620DB">
        <w:lastRenderedPageBreak/>
        <w:t>Code users establish performance targets for alternative solutions. They are published as a separate electronic document entitled “Supplement to the NBC 2020: Intent Statements,” which is available on the NRC's website.</w:t>
      </w:r>
      <w:bookmarkStart w:id="1760" w:name="a42758"/>
      <w:bookmarkEnd w:id="1760"/>
      <w:ins w:id="1761" w:author="Dang, Tommy OHCS:EX" w:date="2023-04-03T11:32:00Z">
        <w:r w:rsidR="008C7F89">
          <w:t xml:space="preserve">  These intent statements should be cross referenced with the associated requirements of the British Columbia Building Code</w:t>
        </w:r>
      </w:ins>
      <w:ins w:id="1762" w:author="Dang, Tommy OHCS:EX" w:date="2023-04-03T11:33:00Z">
        <w:r w:rsidR="008C7F89">
          <w:t>.</w:t>
        </w:r>
      </w:ins>
    </w:p>
    <w:p w14:paraId="354E3D04" w14:textId="77777777" w:rsidR="00EC72E8" w:rsidRPr="00B620DB" w:rsidRDefault="00EC72E8" w:rsidP="00B0029D">
      <w:pPr>
        <w:pStyle w:val="13bDivision1"/>
      </w:pPr>
      <w:bookmarkStart w:id="1763" w:name="a42759"/>
      <w:bookmarkStart w:id="1764" w:name="en001216.2"/>
      <w:bookmarkEnd w:id="1763"/>
      <w:bookmarkEnd w:id="1764"/>
      <w:r w:rsidRPr="00B620DB">
        <w:t>Areas of Performance</w:t>
      </w:r>
    </w:p>
    <w:p w14:paraId="15879CD2" w14:textId="77777777" w:rsidR="00EC72E8" w:rsidRPr="00B620DB" w:rsidRDefault="00EC72E8" w:rsidP="00EC72E8">
      <w:pPr>
        <w:pStyle w:val="13Appnotes"/>
      </w:pPr>
      <w:r w:rsidRPr="00B620DB">
        <w:t xml:space="preserve">A subset of the acceptable solutions in Division B may establish criteria for particular types of designs (e.g. certain types of materials, components, assemblies, or systems). Often such subsets of acceptable solutions are all attributed to the same objective: OS1, Fire Safety, for example. In some cases, the designs that are normally used to satisfy this subset of acceptable solutions might also provide some benefits that could be related to some other objective: OP1, Fire Protection of the Building, for example. However, if none of the applicable acceptable solutions are linked to Objective OP1, it is not necessary that alternative solutions proposed to replace these acceptable solutions provide a similar benefit related to Fire Protection of the Building. In other words, the acceptable solutions in Division B establish acceptable levels of performance for compliance with the Code only in those areas defined by the objectives and functional statements attributed to the acceptable solutions. </w:t>
      </w:r>
      <w:bookmarkStart w:id="1765" w:name="a42767"/>
      <w:bookmarkEnd w:id="1765"/>
    </w:p>
    <w:p w14:paraId="0E97DA04" w14:textId="77777777" w:rsidR="00EC72E8" w:rsidRPr="00B620DB" w:rsidRDefault="00EC72E8" w:rsidP="00B0029D">
      <w:pPr>
        <w:pStyle w:val="13bDivision1"/>
      </w:pPr>
      <w:bookmarkStart w:id="1766" w:name="a42768"/>
      <w:bookmarkStart w:id="1767" w:name="en001216.3"/>
      <w:bookmarkEnd w:id="1766"/>
      <w:bookmarkEnd w:id="1767"/>
      <w:r w:rsidRPr="00B620DB">
        <w:t>Applicable Acceptable Solutions</w:t>
      </w:r>
    </w:p>
    <w:p w14:paraId="0410165A" w14:textId="5849A0FD" w:rsidR="00377A1E" w:rsidRDefault="00EC72E8" w:rsidP="00EC72E8">
      <w:pPr>
        <w:pStyle w:val="13Appnotes"/>
        <w:rPr>
          <w:ins w:id="1768" w:author="Dang, Tommy OHCS:EX" w:date="2023-04-03T16:16:00Z"/>
        </w:rPr>
      </w:pPr>
      <w:r w:rsidRPr="00B620DB">
        <w:t>In demonstrating that an alternative solution will perform as well as a design that would satisfy the applicable acceptable solutions in Division B, its evaluation should not be limited to comparison with the acceptable solutions to which an alternative is proposed. It is possible that acceptable solutions elsewhere in the Code also apply. The proposed alternative solution may be shown to perform as well as the most apparent acceptable solution which it is replacing but may not perform as well as other relevant acceptable solutions. For example, an innovative sheathing material may perform adequately as sheathing in a wall system that is braced by other means but may not perform adequately as sheathing in a wall system where the sheathing must provide the structural bracing. All applicable acceptable solutions should be taken into consideration in demonstrating the compliance of an alternative solution.</w:t>
      </w:r>
      <w:bookmarkStart w:id="1769" w:name="a42776"/>
      <w:bookmarkEnd w:id="1769"/>
    </w:p>
    <w:p w14:paraId="3D38BBAB" w14:textId="1B22FE5C" w:rsidR="00377A1E" w:rsidRPr="00B620DB" w:rsidRDefault="00377A1E" w:rsidP="00377A1E">
      <w:pPr>
        <w:pStyle w:val="13Appnotes"/>
      </w:pPr>
      <w:ins w:id="1770" w:author="Dang, Tommy OHCS:EX" w:date="2023-04-03T16:17:00Z">
        <w:r>
          <w:t>A-1.2.1.2.(1) Responsibility of Owner.</w:t>
        </w:r>
      </w:ins>
      <w:ins w:id="1771" w:author="Dang, Tommy OHCS:EX" w:date="2023-04-03T16:21:00Z">
        <w:r>
          <w:t xml:space="preserve"> </w:t>
        </w:r>
        <w:r w:rsidRPr="00377A1E">
          <w:t>Sentence 1.1.1.1.(1) is not intended to imply that a person who becomes the owner</w:t>
        </w:r>
      </w:ins>
      <w:ins w:id="1772" w:author="Dang, Tommy OHCS:EX" w:date="2023-04-03T16:22:00Z">
        <w:r>
          <w:t xml:space="preserve"> </w:t>
        </w:r>
      </w:ins>
      <w:ins w:id="1773" w:author="Dang, Tommy OHCS:EX" w:date="2023-04-03T16:21:00Z">
        <w:r w:rsidRPr="00377A1E">
          <w:t>of a building must bring the entire building into compliance with the Code. The Code applies only in the cases and to the extent</w:t>
        </w:r>
      </w:ins>
      <w:ins w:id="1774" w:author="Dang, Tommy OHCS:EX" w:date="2023-04-03T16:22:00Z">
        <w:r>
          <w:t xml:space="preserve"> </w:t>
        </w:r>
      </w:ins>
      <w:ins w:id="1775" w:author="Dang, Tommy OHCS:EX" w:date="2023-04-03T16:21:00Z">
        <w:r w:rsidRPr="00377A1E">
          <w:t>specified by Article 1.1.1.1., and the owner of a building is therefore made responsible for ensuring the building complies with the</w:t>
        </w:r>
      </w:ins>
      <w:ins w:id="1776" w:author="Dang, Tommy OHCS:EX" w:date="2023-04-03T16:22:00Z">
        <w:r>
          <w:t xml:space="preserve"> </w:t>
        </w:r>
      </w:ins>
      <w:ins w:id="1777" w:author="Dang, Tommy OHCS:EX" w:date="2023-04-03T16:21:00Z">
        <w:r w:rsidRPr="00377A1E">
          <w:t>Code by Sentence 1.2.1.2.(1) only in the cases and to the extent specified by Article 1.1.1.1. If none of the provisions in Sentence</w:t>
        </w:r>
      </w:ins>
      <w:ins w:id="1778" w:author="Dang, Tommy OHCS:EX" w:date="2023-04-03T16:22:00Z">
        <w:r>
          <w:t xml:space="preserve"> </w:t>
        </w:r>
      </w:ins>
      <w:ins w:id="1779" w:author="Dang, Tommy OHCS:EX" w:date="2023-04-03T16:21:00Z">
        <w:r w:rsidRPr="00377A1E">
          <w:t>1.1.1.1.(1) apply to the building, the owner is not required to make any changes to the building.</w:t>
        </w:r>
      </w:ins>
    </w:p>
    <w:p w14:paraId="20D5127D" w14:textId="77777777" w:rsidR="00EC72E8" w:rsidRPr="00B620DB" w:rsidRDefault="00EC72E8" w:rsidP="00EC72E8">
      <w:pPr>
        <w:pStyle w:val="13Appnotes"/>
      </w:pPr>
      <w:bookmarkStart w:id="1780" w:name="a42780"/>
      <w:bookmarkStart w:id="1781" w:name="en001228"/>
      <w:bookmarkEnd w:id="1780"/>
      <w:bookmarkEnd w:id="1781"/>
      <w:r w:rsidRPr="00B620DB">
        <w:t>A-1.3.3.4.(1)   </w:t>
      </w:r>
      <w:bookmarkStart w:id="1782" w:name="a42782"/>
      <w:bookmarkEnd w:id="1782"/>
      <w:r w:rsidRPr="00B620DB">
        <w:t>Buildings Divided by Firewalls. This concept relates to the provisions directly regulated by this Code and does not apply to electrical service entrance requirements, which are regulated by other documents.</w:t>
      </w:r>
    </w:p>
    <w:p w14:paraId="2932F897" w14:textId="77777777" w:rsidR="00EC72E8" w:rsidRPr="00B620DB" w:rsidRDefault="00EC72E8" w:rsidP="00EC72E8">
      <w:pPr>
        <w:pStyle w:val="13Appnotes"/>
      </w:pPr>
      <w:bookmarkStart w:id="1783" w:name="a42794"/>
      <w:bookmarkStart w:id="1784" w:name="en001231"/>
      <w:bookmarkEnd w:id="1783"/>
      <w:bookmarkEnd w:id="1784"/>
      <w:r w:rsidRPr="00B620DB">
        <w:t>A-1.3.3.4.(2)   </w:t>
      </w:r>
      <w:bookmarkStart w:id="1785" w:name="a42796"/>
      <w:bookmarkEnd w:id="1785"/>
      <w:r w:rsidRPr="00B620DB">
        <w:t xml:space="preserve">Buildings on Sloping Sites. Application of the definition of grade to stepped buildings on sloping sites often results in such buildings being designated as being greater than 4 storeys in building height even though there may be only 2, 3 or 4 storeys at any one location. </w:t>
      </w:r>
      <w:hyperlink r:id="rId582" w:anchor="en001231f1" w:history="1">
        <w:r w:rsidRPr="00B620DB">
          <w:rPr>
            <w:rStyle w:val="Hyperlink"/>
            <w:color w:val="auto"/>
            <w:u w:val="none"/>
          </w:rPr>
          <w:t>Figure</w:t>
        </w:r>
      </w:hyperlink>
      <w:hyperlink r:id="rId583" w:anchor="en001231f1" w:history="1">
        <w:r w:rsidRPr="00B620DB">
          <w:rPr>
            <w:rStyle w:val="Hyperlink"/>
            <w:color w:val="auto"/>
            <w:u w:val="none"/>
          </w:rPr>
          <w:t> </w:t>
        </w:r>
      </w:hyperlink>
      <w:hyperlink r:id="rId584" w:anchor="en001231f1" w:history="1">
        <w:r w:rsidRPr="00B620DB">
          <w:rPr>
            <w:rStyle w:val="Hyperlink"/>
            <w:color w:val="auto"/>
            <w:u w:val="none"/>
          </w:rPr>
          <w:t>A-1.3.3.4.(2)</w:t>
        </w:r>
      </w:hyperlink>
      <w:r w:rsidRPr="00B620DB">
        <w:t xml:space="preserve"> illustrates this application compared to a similar building on a flat site.</w:t>
      </w:r>
    </w:p>
    <w:p w14:paraId="23776EA8" w14:textId="77777777" w:rsidR="00EC72E8" w:rsidRPr="00B620DB" w:rsidRDefault="00EC72E8" w:rsidP="00EC72E8">
      <w:pPr>
        <w:pStyle w:val="13Appnotes"/>
      </w:pPr>
      <w:r w:rsidRPr="00B620DB">
        <w:t xml:space="preserve">Under </w:t>
      </w:r>
      <w:hyperlink r:id="rId585" w:anchor="es000112" w:history="1">
        <w:r w:rsidRPr="00B620DB">
          <w:rPr>
            <w:rStyle w:val="Hyperlink"/>
            <w:color w:val="auto"/>
            <w:u w:val="none"/>
          </w:rPr>
          <w:t>Sentence</w:t>
        </w:r>
      </w:hyperlink>
      <w:hyperlink r:id="rId586" w:anchor="es000112" w:history="1">
        <w:r w:rsidRPr="00B620DB">
          <w:rPr>
            <w:rStyle w:val="Hyperlink"/>
            <w:color w:val="auto"/>
            <w:u w:val="none"/>
          </w:rPr>
          <w:t> </w:t>
        </w:r>
      </w:hyperlink>
      <w:hyperlink r:id="rId587" w:anchor="es000112" w:history="1">
        <w:r w:rsidRPr="00B620DB">
          <w:rPr>
            <w:rStyle w:val="Hyperlink"/>
            <w:color w:val="auto"/>
            <w:u w:val="none"/>
          </w:rPr>
          <w:t>1.3.3.4.(2)</w:t>
        </w:r>
      </w:hyperlink>
      <w:r w:rsidRPr="00B620DB">
        <w:t>, Building A can be considered as being 4 storeys in building height instead of 7 storeys in building height. Both Building A and B are comparable with regard to fire safety and egress.</w:t>
      </w:r>
    </w:p>
    <w:p w14:paraId="37DCE68B" w14:textId="77777777" w:rsidR="00EC72E8" w:rsidRPr="00B620DB" w:rsidRDefault="00EC72E8" w:rsidP="00EC72E8">
      <w:pPr>
        <w:pStyle w:val="13Appnotes"/>
      </w:pPr>
      <w:r w:rsidRPr="00B620DB">
        <w:t>This relaxation applies to the determination of building height only. All other requirements continue to apply as appropriate.</w:t>
      </w:r>
      <w:bookmarkStart w:id="1786" w:name="a43027"/>
      <w:bookmarkStart w:id="1787" w:name="en001231f1"/>
      <w:bookmarkEnd w:id="1786"/>
      <w:bookmarkEnd w:id="1787"/>
    </w:p>
    <w:p w14:paraId="30852F39" w14:textId="77777777" w:rsidR="00EC72E8" w:rsidRPr="00B620DB" w:rsidRDefault="00EC72E8" w:rsidP="00EC72E8">
      <w:pPr>
        <w:pStyle w:val="13Appnotes"/>
      </w:pPr>
    </w:p>
    <w:p w14:paraId="0071778D" w14:textId="77777777" w:rsidR="00EC72E8" w:rsidRPr="00B620DB" w:rsidRDefault="00EC72E8" w:rsidP="00EC72E8">
      <w:pPr>
        <w:pStyle w:val="13Appnotes"/>
      </w:pPr>
      <w:r w:rsidRPr="00B620DB">
        <w:rPr>
          <w:noProof/>
          <w:lang w:val="en-CA" w:eastAsia="en-CA"/>
        </w:rPr>
        <w:lastRenderedPageBreak/>
        <w:drawing>
          <wp:inline distT="0" distB="0" distL="0" distR="0" wp14:anchorId="019F079E" wp14:editId="4CF3E3B5">
            <wp:extent cx="2901950" cy="3402965"/>
            <wp:effectExtent l="0" t="0" r="0" b="0"/>
            <wp:docPr id="467" name="Picture 467" descr="Z:\NBC\WORKAREA\NBC_library\graphic\eg\009\eg00907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NBC\WORKAREA\NBC_library\graphic\eg\009\eg00907b.eps"/>
                    <pic:cNvPicPr>
                      <a:picLocks noChangeAspect="1" noChangeArrowheads="1"/>
                    </pic:cNvPicPr>
                  </pic:nvPicPr>
                  <pic:blipFill>
                    <a:blip r:embed="rId588">
                      <a:extLst>
                        <a:ext uri="{28A0092B-C50C-407E-A947-70E740481C1C}">
                          <a14:useLocalDpi xmlns:a14="http://schemas.microsoft.com/office/drawing/2010/main" val="0"/>
                        </a:ext>
                      </a:extLst>
                    </a:blip>
                    <a:srcRect/>
                    <a:stretch>
                      <a:fillRect/>
                    </a:stretch>
                  </pic:blipFill>
                  <pic:spPr bwMode="auto">
                    <a:xfrm>
                      <a:off x="0" y="0"/>
                      <a:ext cx="2901950" cy="3402965"/>
                    </a:xfrm>
                    <a:prstGeom prst="rect">
                      <a:avLst/>
                    </a:prstGeom>
                    <a:noFill/>
                    <a:ln>
                      <a:noFill/>
                    </a:ln>
                  </pic:spPr>
                </pic:pic>
              </a:graphicData>
            </a:graphic>
          </wp:inline>
        </w:drawing>
      </w:r>
    </w:p>
    <w:p w14:paraId="1C040789" w14:textId="77777777" w:rsidR="00EC72E8" w:rsidRPr="00B620DB" w:rsidRDefault="00EC72E8" w:rsidP="00B0029D">
      <w:pPr>
        <w:pStyle w:val="13cFigTitle"/>
      </w:pPr>
      <w:r w:rsidRPr="00B620DB">
        <w:t>Figure A-1.3.3.4.(2)</w:t>
      </w:r>
    </w:p>
    <w:p w14:paraId="61A1C5CC" w14:textId="77777777" w:rsidR="00EC72E8" w:rsidRPr="00B620DB" w:rsidRDefault="00EC72E8" w:rsidP="00B0029D">
      <w:pPr>
        <w:pStyle w:val="13cFigTitle"/>
      </w:pPr>
      <w:r w:rsidRPr="00B620DB">
        <w:t>Application of the definition of grade</w:t>
      </w:r>
      <w:bookmarkStart w:id="1788" w:name="a43032"/>
      <w:bookmarkEnd w:id="1788"/>
    </w:p>
    <w:p w14:paraId="162DFCD7" w14:textId="77777777" w:rsidR="00EC72E8" w:rsidRPr="00B620DB" w:rsidRDefault="00EC72E8" w:rsidP="00EC72E8">
      <w:pPr>
        <w:pStyle w:val="13Appnotes"/>
      </w:pPr>
      <w:bookmarkStart w:id="1789" w:name="a43041"/>
      <w:bookmarkStart w:id="1790" w:name="en001287"/>
      <w:bookmarkEnd w:id="1789"/>
      <w:bookmarkEnd w:id="1790"/>
      <w:r w:rsidRPr="00B620DB">
        <w:t>A-1.4.1.2.(1)   </w:t>
      </w:r>
      <w:bookmarkStart w:id="1791" w:name="a43043"/>
      <w:bookmarkEnd w:id="1791"/>
      <w:r w:rsidRPr="00B620DB">
        <w:t>Defined Terms. </w:t>
      </w:r>
    </w:p>
    <w:p w14:paraId="60D40412" w14:textId="7E63BC9F" w:rsidR="00B73AB9" w:rsidRPr="00B620DB" w:rsidRDefault="00B73AB9" w:rsidP="00EC72E8">
      <w:pPr>
        <w:pStyle w:val="13Appnotes"/>
      </w:pPr>
      <w:bookmarkStart w:id="1792" w:name="a43049"/>
      <w:bookmarkStart w:id="1793" w:name="en001287-grc-ccp"/>
      <w:bookmarkStart w:id="1794" w:name="a43056"/>
      <w:bookmarkStart w:id="1795" w:name="a43265"/>
      <w:bookmarkStart w:id="1796" w:name="en001287-grc-ccp-nh"/>
      <w:bookmarkStart w:id="1797" w:name="a43272"/>
      <w:bookmarkEnd w:id="1792"/>
      <w:bookmarkEnd w:id="1793"/>
      <w:bookmarkEnd w:id="1794"/>
      <w:bookmarkEnd w:id="1795"/>
      <w:bookmarkEnd w:id="1796"/>
      <w:bookmarkEnd w:id="1797"/>
    </w:p>
    <w:p w14:paraId="4A382FD1" w14:textId="77777777" w:rsidR="00EC72E8" w:rsidRPr="00B620DB" w:rsidRDefault="00EC72E8" w:rsidP="00B0029D">
      <w:pPr>
        <w:pStyle w:val="13bDivision1"/>
      </w:pPr>
      <w:bookmarkStart w:id="1798" w:name="a43274"/>
      <w:bookmarkStart w:id="1799" w:name="en001287-astc"/>
      <w:bookmarkEnd w:id="1798"/>
      <w:bookmarkEnd w:id="1799"/>
      <w:r w:rsidRPr="00B620DB">
        <w:t>ASTC and STC</w:t>
      </w:r>
    </w:p>
    <w:p w14:paraId="688F3A7E" w14:textId="77777777" w:rsidR="00EC72E8" w:rsidRPr="00B620DB" w:rsidRDefault="00EC72E8" w:rsidP="00EC72E8">
      <w:pPr>
        <w:pStyle w:val="13Appnotes"/>
      </w:pPr>
      <w:r w:rsidRPr="00B620DB">
        <w:t>The higher the ASTC or STC rating, the more the assembly or the system of assemblies protects occupants from noise in adjacent spaces.</w:t>
      </w:r>
    </w:p>
    <w:p w14:paraId="59C3DE3F" w14:textId="77777777" w:rsidR="00EC72E8" w:rsidRPr="00B620DB" w:rsidRDefault="00EC72E8" w:rsidP="00EC72E8">
      <w:pPr>
        <w:pStyle w:val="13Appnotes"/>
      </w:pPr>
      <w:r w:rsidRPr="00B620DB">
        <w:t xml:space="preserve">These ratings, which are determined in accordance with </w:t>
      </w:r>
      <w:hyperlink r:id="rId589" w:anchor="astme413" w:history="1">
        <w:r w:rsidRPr="00B620DB">
          <w:rPr>
            <w:rStyle w:val="Hyperlink"/>
            <w:color w:val="auto"/>
            <w:u w:val="none"/>
          </w:rPr>
          <w:t>ASTM</w:t>
        </w:r>
      </w:hyperlink>
      <w:r w:rsidRPr="00B620DB">
        <w:t xml:space="preserve"> </w:t>
      </w:r>
      <w:hyperlink r:id="rId590" w:anchor="astme413" w:history="1">
        <w:r w:rsidRPr="00B620DB">
          <w:rPr>
            <w:rStyle w:val="Hyperlink"/>
            <w:color w:val="auto"/>
            <w:u w:val="none"/>
          </w:rPr>
          <w:t>E413</w:t>
        </w:r>
      </w:hyperlink>
      <w:r w:rsidRPr="00B620DB">
        <w:t>, “</w:t>
      </w:r>
      <w:hyperlink r:id="rId591" w:anchor="astme413" w:history="1">
        <w:r w:rsidRPr="00B620DB">
          <w:rPr>
            <w:rStyle w:val="Hyperlink"/>
            <w:color w:val="auto"/>
            <w:u w:val="none"/>
          </w:rPr>
          <w:t>Classification for Rating Sound Insulation</w:t>
        </w:r>
      </w:hyperlink>
      <w:r w:rsidRPr="00B620DB">
        <w:t>,” roughly describe the noise reduction provided by the separating floor or wall, or in the case of the ASTC rating, by the system of separating and adjoining walls and floors.</w:t>
      </w:r>
      <w:bookmarkStart w:id="1800" w:name="a43286"/>
      <w:bookmarkEnd w:id="1800"/>
    </w:p>
    <w:p w14:paraId="4A31F4FF" w14:textId="77777777" w:rsidR="00EC72E8" w:rsidRPr="00B620DB" w:rsidRDefault="00EC72E8" w:rsidP="00B0029D">
      <w:pPr>
        <w:pStyle w:val="13bDivision1"/>
      </w:pPr>
      <w:bookmarkStart w:id="1801" w:name="a43287"/>
      <w:bookmarkStart w:id="1802" w:name="en001287-ca-cc"/>
      <w:bookmarkEnd w:id="1801"/>
      <w:bookmarkEnd w:id="1802"/>
      <w:r w:rsidRPr="00B620DB">
        <w:t>Care Occupancy</w:t>
      </w:r>
    </w:p>
    <w:p w14:paraId="7990B9DE" w14:textId="77777777" w:rsidR="00EC72E8" w:rsidRPr="00B620DB" w:rsidRDefault="00EC72E8" w:rsidP="00EC72E8">
      <w:pPr>
        <w:pStyle w:val="13Appnotes"/>
      </w:pPr>
      <w:r w:rsidRPr="00B620DB">
        <w:t>Support services rendered by or through care facility management refer to services provided by the organization that is responsible for the care for a period exceeding 24 consecutive hours. They do not refer to services provided by residents of dwelling units or suites, or to services arranged directly by residents of dwelling units or suites with outside agencies.</w:t>
      </w:r>
    </w:p>
    <w:p w14:paraId="403774AE" w14:textId="77777777" w:rsidR="00EC72E8" w:rsidRPr="00B620DB" w:rsidRDefault="00EC72E8" w:rsidP="00EC72E8">
      <w:pPr>
        <w:pStyle w:val="13Appnotes"/>
      </w:pPr>
      <w:r w:rsidRPr="00B620DB">
        <w:t>In the context of care occupancies, these services may include a daily assessment of the resident's functioning, awareness of their whereabouts, the making of appointments for residents and reminding them of those appointments, the ability and readiness to intervene if a crisis arises for a resident, supervision in areas of nutrition or medication, and provision of transient medical services. Services may also include activities of daily living such as bathing, dressing, feeding, and assistance in the use of washroom facilities, etc. No actual treatment is provided by or through care facility management.</w:t>
      </w:r>
      <w:bookmarkStart w:id="1803" w:name="a43299"/>
      <w:bookmarkEnd w:id="1803"/>
    </w:p>
    <w:p w14:paraId="2A841AF1" w14:textId="77777777" w:rsidR="00EC72E8" w:rsidRPr="00B620DB" w:rsidRDefault="00EC72E8" w:rsidP="00B0029D">
      <w:pPr>
        <w:pStyle w:val="13bDivision1"/>
      </w:pPr>
      <w:bookmarkStart w:id="1804" w:name="a43300"/>
      <w:bookmarkStart w:id="1805" w:name="en001287-dngr-gd"/>
      <w:bookmarkEnd w:id="1804"/>
      <w:bookmarkEnd w:id="1805"/>
      <w:r w:rsidRPr="00B620DB">
        <w:t>Dangerous Goods</w:t>
      </w:r>
    </w:p>
    <w:p w14:paraId="290A6053" w14:textId="40625D55" w:rsidR="00EC72E8" w:rsidRPr="00B620DB" w:rsidRDefault="003D5529" w:rsidP="00EC72E8">
      <w:pPr>
        <w:pStyle w:val="13Appnotes"/>
      </w:pPr>
      <w:ins w:id="1806" w:author="Dang, Tommy OHCS:EX" w:date="2023-04-03T16:37:00Z">
        <w:r>
          <w:t>In previous editions o</w:t>
        </w:r>
      </w:ins>
      <w:ins w:id="1807" w:author="Dang, Tommy OHCS:EX" w:date="2023-04-03T16:38:00Z">
        <w:r>
          <w:t>f the British Columbia Building Code</w:t>
        </w:r>
      </w:ins>
      <w:r w:rsidR="00EC72E8" w:rsidRPr="00B620DB">
        <w:t>, the terminology used to identify dangerous goods came from “</w:t>
      </w:r>
      <w:hyperlink r:id="rId592" w:anchor="tc_sor95" w:history="1">
        <w:r w:rsidR="00EC72E8" w:rsidRPr="00B620DB">
          <w:rPr>
            <w:rStyle w:val="Hyperlink"/>
            <w:color w:val="auto"/>
            <w:u w:val="none"/>
          </w:rPr>
          <w:t>Transportation of Dangerous Goods Regulations (TDGR)</w:t>
        </w:r>
      </w:hyperlink>
      <w:r w:rsidR="00EC72E8" w:rsidRPr="00B620DB">
        <w:t xml:space="preserve">.” The </w:t>
      </w:r>
      <w:r w:rsidR="00EC72E8" w:rsidRPr="00B620DB">
        <w:lastRenderedPageBreak/>
        <w:t>TDGR apply solely to the adequate identification of hazards related to dangerous goods in the contexts of transportation and emergency response.</w:t>
      </w:r>
    </w:p>
    <w:p w14:paraId="0E1E22A7" w14:textId="77777777" w:rsidR="00EC72E8" w:rsidRPr="00B620DB" w:rsidRDefault="00EC72E8" w:rsidP="00EC72E8">
      <w:pPr>
        <w:pStyle w:val="13Appnotes"/>
      </w:pPr>
      <w:r w:rsidRPr="00B620DB">
        <w:t>Dangerous goods in the workplace are identified in accordance with the “</w:t>
      </w:r>
      <w:hyperlink r:id="rId593" w:anchor="hc_hpa-p2" w:history="1">
        <w:r w:rsidRPr="00B620DB">
          <w:rPr>
            <w:rStyle w:val="Hyperlink"/>
            <w:color w:val="auto"/>
            <w:u w:val="none"/>
          </w:rPr>
          <w:t>Workplace Hazardous Materials Information System (WHMIS)</w:t>
        </w:r>
      </w:hyperlink>
      <w:r w:rsidRPr="00B620DB">
        <w:t>,” established in accordance with the “</w:t>
      </w:r>
      <w:hyperlink r:id="rId594" w:anchor="hc_rs1985c-h3" w:history="1">
        <w:r w:rsidRPr="00B620DB">
          <w:rPr>
            <w:rStyle w:val="Hyperlink"/>
            <w:color w:val="auto"/>
            <w:u w:val="none"/>
          </w:rPr>
          <w:t>Hazardous Products Act</w:t>
        </w:r>
      </w:hyperlink>
      <w:r w:rsidRPr="00B620DB">
        <w:t>.” The WHMIS identification system is specifically designed with the users of the product in mind.</w:t>
      </w:r>
    </w:p>
    <w:p w14:paraId="3524139F" w14:textId="6928F14E" w:rsidR="00EC72E8" w:rsidRPr="00B620DB" w:rsidRDefault="003D5529" w:rsidP="00EC72E8">
      <w:pPr>
        <w:pStyle w:val="13Appnotes"/>
      </w:pPr>
      <w:ins w:id="1808" w:author="Dang, Tommy OHCS:EX" w:date="2023-04-03T16:38:00Z">
        <w:r>
          <w:t>This edition of the British Columbia Building Code</w:t>
        </w:r>
      </w:ins>
      <w:r w:rsidR="00EC72E8" w:rsidRPr="00B620DB">
        <w:t xml:space="preserve"> identifies dangerous goods as products regulated by the TDGR or classified under the WHMIS. In order to harmonize these two nomenclatures for dangerous goods, class descriptors were developed taking into consideration both the TDGR and WHMIS classification systems. The NBC nomenclature uses a descriptive approach to classifying dangerous goods, which is similar to the one used by the Globally Harmonized System of Classification and Labelling of Chemicals (GHS) developed by the United Nations (UN). Canada has actively participated in the development of the GHS and has committed to its implementation through the TDGR and WHMIS regulations.</w:t>
      </w:r>
    </w:p>
    <w:p w14:paraId="44118205" w14:textId="1F03EB57" w:rsidR="00EC72E8" w:rsidRPr="00B620DB" w:rsidRDefault="00EC72E8" w:rsidP="00EC72E8">
      <w:pPr>
        <w:pStyle w:val="13Appnotes"/>
      </w:pPr>
      <w:r w:rsidRPr="00B620DB">
        <w:t xml:space="preserve">The </w:t>
      </w:r>
      <w:ins w:id="1809" w:author="Dang, Tommy OHCS:EX" w:date="2023-04-03T16:38:00Z">
        <w:r w:rsidR="003D5529">
          <w:t>British Columbia Building Code 2018</w:t>
        </w:r>
        <w:r w:rsidR="003D5529" w:rsidRPr="00B620DB">
          <w:t xml:space="preserve"> </w:t>
        </w:r>
      </w:ins>
      <w:r w:rsidRPr="00B620DB">
        <w:t xml:space="preserve">nomenclature takes a common sense approach that corresponds more closely to how people refer to dangerous goods on a daily basis, blending TDGR and WHMIS terminology without using nondescript numbers and letters as previously found in the </w:t>
      </w:r>
      <w:ins w:id="1810" w:author="Dang, Tommy OHCS:EX" w:date="2023-04-03T16:39:00Z">
        <w:r w:rsidR="003D5529">
          <w:t>British Columbia Building Code</w:t>
        </w:r>
      </w:ins>
      <w:r w:rsidRPr="00B620DB">
        <w:t>, TDGR and WHMIS.</w:t>
      </w:r>
    </w:p>
    <w:p w14:paraId="6EB5C9B0" w14:textId="77777777" w:rsidR="00EC72E8" w:rsidRPr="00B620DB" w:rsidRDefault="00EC72E8" w:rsidP="00EC72E8">
      <w:pPr>
        <w:pStyle w:val="10Tabtitle"/>
      </w:pPr>
      <w:bookmarkStart w:id="1811" w:name="a44586"/>
      <w:bookmarkStart w:id="1812" w:name="et000071"/>
      <w:bookmarkEnd w:id="1811"/>
      <w:bookmarkEnd w:id="1812"/>
      <w:r w:rsidRPr="00B620DB">
        <w:t>Table </w:t>
      </w:r>
      <w:hyperlink r:id="rId595" w:anchor="et000071" w:history="1">
        <w:r w:rsidRPr="00B620DB">
          <w:rPr>
            <w:rStyle w:val="Hyperlink"/>
            <w:bCs/>
            <w:color w:val="auto"/>
            <w:u w:val="none"/>
          </w:rPr>
          <w:t>A-1.4.1.2.(1)</w:t>
        </w:r>
      </w:hyperlink>
    </w:p>
    <w:p w14:paraId="4F0756E7" w14:textId="66FA8B18" w:rsidR="00EC72E8" w:rsidRPr="00B620DB" w:rsidRDefault="00EC72E8" w:rsidP="00EC72E8">
      <w:pPr>
        <w:pStyle w:val="10Tabtitle"/>
      </w:pPr>
      <w:r w:rsidRPr="00B620DB">
        <w:t xml:space="preserve">TDGR, WHMIS and </w:t>
      </w:r>
      <w:ins w:id="1813" w:author="Dang, Tommy OHCS:EX" w:date="2023-04-03T16:42:00Z">
        <w:r w:rsidR="003D5529">
          <w:t>British Colum</w:t>
        </w:r>
      </w:ins>
      <w:ins w:id="1814" w:author="Dang, Tommy OHCS:EX" w:date="2023-04-03T16:43:00Z">
        <w:r w:rsidR="003D5529">
          <w:t>bia Building Code</w:t>
        </w:r>
      </w:ins>
      <w:ins w:id="1815" w:author="Dang, Tommy OHCS:EX" w:date="2023-04-03T16:42:00Z">
        <w:r w:rsidR="003D5529" w:rsidRPr="00B620DB">
          <w:t xml:space="preserve"> </w:t>
        </w:r>
      </w:ins>
      <w:r w:rsidRPr="00B620DB">
        <w:t>Class Descriptors for Dangerous Goods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15"/>
        <w:gridCol w:w="2728"/>
        <w:gridCol w:w="2640"/>
        <w:gridCol w:w="2641"/>
      </w:tblGrid>
      <w:tr w:rsidR="00EC72E8" w:rsidRPr="00B620DB" w14:paraId="4D7BD52E" w14:textId="77777777" w:rsidTr="00B0029D">
        <w:tc>
          <w:tcPr>
            <w:tcW w:w="1900" w:type="pct"/>
            <w:gridSpan w:val="2"/>
            <w:tcBorders>
              <w:top w:val="outset" w:sz="6" w:space="0" w:color="auto"/>
              <w:left w:val="outset" w:sz="6" w:space="0" w:color="auto"/>
              <w:bottom w:val="outset" w:sz="6" w:space="0" w:color="auto"/>
              <w:right w:val="outset" w:sz="6" w:space="0" w:color="auto"/>
            </w:tcBorders>
            <w:vAlign w:val="center"/>
            <w:hideMark/>
          </w:tcPr>
          <w:p w14:paraId="679DC065" w14:textId="77777777" w:rsidR="00EC72E8" w:rsidRPr="00B620DB" w:rsidRDefault="00EC72E8" w:rsidP="00B0029D">
            <w:pPr>
              <w:pStyle w:val="12TabHeadBody"/>
              <w:rPr>
                <w:b/>
                <w:bCs/>
              </w:rPr>
            </w:pPr>
            <w:r w:rsidRPr="00B620DB">
              <w:t>TDGR</w:t>
            </w:r>
          </w:p>
        </w:tc>
        <w:tc>
          <w:tcPr>
            <w:tcW w:w="1500" w:type="pct"/>
            <w:vMerge w:val="restart"/>
            <w:tcBorders>
              <w:top w:val="outset" w:sz="6" w:space="0" w:color="auto"/>
              <w:left w:val="outset" w:sz="6" w:space="0" w:color="auto"/>
              <w:bottom w:val="outset" w:sz="6" w:space="0" w:color="auto"/>
              <w:right w:val="outset" w:sz="6" w:space="0" w:color="auto"/>
            </w:tcBorders>
            <w:vAlign w:val="center"/>
            <w:hideMark/>
          </w:tcPr>
          <w:p w14:paraId="29EAD2C9" w14:textId="77777777" w:rsidR="00EC72E8" w:rsidRPr="00B620DB" w:rsidRDefault="00EC72E8" w:rsidP="00B0029D">
            <w:pPr>
              <w:pStyle w:val="12TabHeadBody"/>
              <w:rPr>
                <w:b/>
                <w:bCs/>
              </w:rPr>
            </w:pPr>
            <w:r w:rsidRPr="00B620DB">
              <w:t>WHMIS</w:t>
            </w:r>
          </w:p>
        </w:tc>
        <w:tc>
          <w:tcPr>
            <w:tcW w:w="1500" w:type="pct"/>
            <w:vMerge w:val="restart"/>
            <w:tcBorders>
              <w:top w:val="outset" w:sz="6" w:space="0" w:color="auto"/>
              <w:left w:val="outset" w:sz="6" w:space="0" w:color="auto"/>
              <w:bottom w:val="outset" w:sz="6" w:space="0" w:color="auto"/>
              <w:right w:val="outset" w:sz="6" w:space="0" w:color="auto"/>
            </w:tcBorders>
            <w:vAlign w:val="center"/>
            <w:hideMark/>
          </w:tcPr>
          <w:p w14:paraId="30A538AB" w14:textId="2B03DB0F" w:rsidR="00EC72E8" w:rsidRPr="00B620DB" w:rsidRDefault="003D5529" w:rsidP="00B0029D">
            <w:pPr>
              <w:pStyle w:val="12TabHeadBody"/>
              <w:rPr>
                <w:b/>
                <w:bCs/>
              </w:rPr>
            </w:pPr>
            <w:ins w:id="1816" w:author="Dang, Tommy OHCS:EX" w:date="2023-04-03T16:43:00Z">
              <w:r>
                <w:t>British Columbia Building Code</w:t>
              </w:r>
            </w:ins>
          </w:p>
        </w:tc>
      </w:tr>
      <w:tr w:rsidR="00EC72E8" w:rsidRPr="00B620DB" w14:paraId="5B8F3AB9"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22AE367B" w14:textId="77777777" w:rsidR="00EC72E8" w:rsidRPr="00B620DB" w:rsidRDefault="00EC72E8" w:rsidP="00B0029D">
            <w:pPr>
              <w:pStyle w:val="12TabHeadBody"/>
              <w:rPr>
                <w:b/>
                <w:bCs/>
              </w:rPr>
            </w:pPr>
            <w:r w:rsidRPr="00B620DB">
              <w:t>Class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106CCE53" w14:textId="77777777" w:rsidR="00EC72E8" w:rsidRPr="00B620DB" w:rsidRDefault="00EC72E8" w:rsidP="00B0029D">
            <w:pPr>
              <w:pStyle w:val="12TabHeadBody"/>
              <w:rPr>
                <w:b/>
                <w:bCs/>
              </w:rPr>
            </w:pPr>
            <w:r w:rsidRPr="00B620DB">
              <w:t>Descriptor</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933FE20" w14:textId="77777777" w:rsidR="00EC72E8" w:rsidRPr="00B620DB" w:rsidRDefault="00EC72E8" w:rsidP="00B0029D">
            <w:pPr>
              <w:pStyle w:val="12TabHeadBody"/>
              <w:rPr>
                <w:b/>
                <w:bC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AA8DF67" w14:textId="77777777" w:rsidR="00EC72E8" w:rsidRPr="00B620DB" w:rsidRDefault="00EC72E8" w:rsidP="00B0029D">
            <w:pPr>
              <w:pStyle w:val="12TabHeadBody"/>
              <w:rPr>
                <w:b/>
                <w:bCs/>
              </w:rPr>
            </w:pPr>
          </w:p>
        </w:tc>
      </w:tr>
      <w:tr w:rsidR="00EC72E8" w:rsidRPr="00B620DB" w14:paraId="4668DE00"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20CCAFEA" w14:textId="77777777" w:rsidR="00EC72E8" w:rsidRPr="00B620DB" w:rsidRDefault="00EC72E8" w:rsidP="00B0029D">
            <w:pPr>
              <w:pStyle w:val="12TabHeadBody"/>
            </w:pPr>
            <w:r w:rsidRPr="00B620DB">
              <w:t>1</w:t>
            </w:r>
          </w:p>
        </w:tc>
        <w:tc>
          <w:tcPr>
            <w:tcW w:w="1500" w:type="pct"/>
            <w:tcBorders>
              <w:top w:val="outset" w:sz="6" w:space="0" w:color="auto"/>
              <w:left w:val="outset" w:sz="6" w:space="0" w:color="auto"/>
              <w:bottom w:val="outset" w:sz="6" w:space="0" w:color="auto"/>
              <w:right w:val="outset" w:sz="6" w:space="0" w:color="auto"/>
            </w:tcBorders>
            <w:vAlign w:val="center"/>
            <w:hideMark/>
          </w:tcPr>
          <w:p w14:paraId="67855C47" w14:textId="77777777" w:rsidR="00EC72E8" w:rsidRPr="00B620DB" w:rsidRDefault="00EC72E8" w:rsidP="00B0029D">
            <w:pPr>
              <w:pStyle w:val="12TabHeadBody"/>
            </w:pPr>
            <w:r w:rsidRPr="00B620DB">
              <w:t>Explosives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0231F972" w14:textId="77777777" w:rsidR="00EC72E8" w:rsidRPr="00B620DB" w:rsidRDefault="00EC72E8" w:rsidP="00B0029D">
            <w:pPr>
              <w:pStyle w:val="12TabHeadBody"/>
            </w:pPr>
            <w:r w:rsidRPr="00B620DB">
              <w:t>Explosives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523B423C" w14:textId="77777777" w:rsidR="00EC72E8" w:rsidRPr="00B620DB" w:rsidRDefault="00EC72E8" w:rsidP="00B0029D">
            <w:pPr>
              <w:pStyle w:val="12TabHeadBody"/>
            </w:pPr>
            <w:r w:rsidRPr="00B620DB">
              <w:t>Explosives</w:t>
            </w:r>
          </w:p>
        </w:tc>
      </w:tr>
      <w:tr w:rsidR="00EC72E8" w:rsidRPr="00B620DB" w14:paraId="02EF22C1"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40198D8D" w14:textId="77777777" w:rsidR="00EC72E8" w:rsidRPr="00B620DB" w:rsidRDefault="00EC72E8" w:rsidP="00B0029D">
            <w:pPr>
              <w:pStyle w:val="12TabHeadBody"/>
            </w:pPr>
            <w:r w:rsidRPr="00B620DB">
              <w:t>2</w:t>
            </w:r>
          </w:p>
        </w:tc>
        <w:tc>
          <w:tcPr>
            <w:tcW w:w="1500" w:type="pct"/>
            <w:tcBorders>
              <w:top w:val="outset" w:sz="6" w:space="0" w:color="auto"/>
              <w:left w:val="outset" w:sz="6" w:space="0" w:color="auto"/>
              <w:bottom w:val="outset" w:sz="6" w:space="0" w:color="auto"/>
              <w:right w:val="outset" w:sz="6" w:space="0" w:color="auto"/>
            </w:tcBorders>
            <w:vAlign w:val="center"/>
            <w:hideMark/>
          </w:tcPr>
          <w:p w14:paraId="2F58351D" w14:textId="77777777" w:rsidR="00EC72E8" w:rsidRPr="00B620DB" w:rsidRDefault="00EC72E8" w:rsidP="00B0029D">
            <w:pPr>
              <w:pStyle w:val="12TabHeadBody"/>
            </w:pPr>
            <w:r w:rsidRPr="00B620DB">
              <w:t>Gases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65FA59AC" w14:textId="77777777" w:rsidR="00EC72E8" w:rsidRPr="00B620DB" w:rsidRDefault="00EC72E8" w:rsidP="00B0029D">
            <w:pPr>
              <w:pStyle w:val="12TabHeadBody"/>
            </w:pPr>
            <w:r w:rsidRPr="00B620DB">
              <w:t>Gases under pressure</w:t>
            </w:r>
          </w:p>
        </w:tc>
        <w:tc>
          <w:tcPr>
            <w:tcW w:w="1500" w:type="pct"/>
            <w:tcBorders>
              <w:top w:val="outset" w:sz="6" w:space="0" w:color="auto"/>
              <w:left w:val="outset" w:sz="6" w:space="0" w:color="auto"/>
              <w:bottom w:val="outset" w:sz="6" w:space="0" w:color="auto"/>
              <w:right w:val="outset" w:sz="6" w:space="0" w:color="auto"/>
            </w:tcBorders>
            <w:vAlign w:val="center"/>
            <w:hideMark/>
          </w:tcPr>
          <w:p w14:paraId="504F07E8" w14:textId="77777777" w:rsidR="00EC72E8" w:rsidRPr="00B620DB" w:rsidRDefault="00EC72E8" w:rsidP="00B0029D">
            <w:pPr>
              <w:pStyle w:val="12TabHeadBody"/>
            </w:pPr>
            <w:r w:rsidRPr="00B620DB">
              <w:t>Compressed gases</w:t>
            </w:r>
          </w:p>
        </w:tc>
      </w:tr>
      <w:tr w:rsidR="00EC72E8" w:rsidRPr="00B620DB" w14:paraId="3D86902A"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2B1506EE" w14:textId="77777777" w:rsidR="00EC72E8" w:rsidRPr="00B620DB" w:rsidRDefault="00EC72E8" w:rsidP="00B0029D">
            <w:pPr>
              <w:pStyle w:val="12TabHeadBody"/>
            </w:pPr>
            <w:r w:rsidRPr="00B620DB">
              <w:t>2.1</w:t>
            </w:r>
          </w:p>
        </w:tc>
        <w:tc>
          <w:tcPr>
            <w:tcW w:w="1500" w:type="pct"/>
            <w:tcBorders>
              <w:top w:val="outset" w:sz="6" w:space="0" w:color="auto"/>
              <w:left w:val="outset" w:sz="6" w:space="0" w:color="auto"/>
              <w:bottom w:val="outset" w:sz="6" w:space="0" w:color="auto"/>
              <w:right w:val="outset" w:sz="6" w:space="0" w:color="auto"/>
            </w:tcBorders>
            <w:vAlign w:val="center"/>
            <w:hideMark/>
          </w:tcPr>
          <w:p w14:paraId="60B79082" w14:textId="77777777" w:rsidR="00EC72E8" w:rsidRPr="00B620DB" w:rsidRDefault="00EC72E8" w:rsidP="00B0029D">
            <w:pPr>
              <w:pStyle w:val="12TabHeadBody"/>
            </w:pPr>
            <w:r w:rsidRPr="00B620DB">
              <w:t>Flammable gases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7D2FB6F8" w14:textId="77777777" w:rsidR="00EC72E8" w:rsidRPr="00B620DB" w:rsidRDefault="00EC72E8" w:rsidP="00B0029D">
            <w:pPr>
              <w:pStyle w:val="12TabHeadBody"/>
            </w:pPr>
            <w:r w:rsidRPr="00B620DB">
              <w:t>Flammable gases; Flammable aerosols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2A8B4FF1" w14:textId="77777777" w:rsidR="00EC72E8" w:rsidRPr="00B620DB" w:rsidRDefault="00EC72E8" w:rsidP="00B0029D">
            <w:pPr>
              <w:pStyle w:val="12TabHeadBody"/>
            </w:pPr>
            <w:r w:rsidRPr="00B620DB">
              <w:t>Flammable gases; Flammable aerosols</w:t>
            </w:r>
          </w:p>
        </w:tc>
      </w:tr>
      <w:tr w:rsidR="00EC72E8" w:rsidRPr="00B0029D" w14:paraId="5E981438"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6E557D43" w14:textId="77777777" w:rsidR="00EC72E8" w:rsidRPr="00B620DB" w:rsidRDefault="00EC72E8" w:rsidP="00B0029D">
            <w:pPr>
              <w:pStyle w:val="12TabHeadBody"/>
            </w:pPr>
            <w:r w:rsidRPr="00B620DB">
              <w:t>2.2</w:t>
            </w:r>
          </w:p>
        </w:tc>
        <w:tc>
          <w:tcPr>
            <w:tcW w:w="1500" w:type="pct"/>
            <w:tcBorders>
              <w:top w:val="outset" w:sz="6" w:space="0" w:color="auto"/>
              <w:left w:val="outset" w:sz="6" w:space="0" w:color="auto"/>
              <w:bottom w:val="outset" w:sz="6" w:space="0" w:color="auto"/>
              <w:right w:val="outset" w:sz="6" w:space="0" w:color="auto"/>
            </w:tcBorders>
            <w:vAlign w:val="center"/>
            <w:hideMark/>
          </w:tcPr>
          <w:p w14:paraId="60B363A8" w14:textId="77777777" w:rsidR="00EC72E8" w:rsidRPr="00671EDB" w:rsidRDefault="00EC72E8" w:rsidP="00B0029D">
            <w:pPr>
              <w:pStyle w:val="12TabHeadBody"/>
              <w:rPr>
                <w:lang w:val="fr-CA"/>
              </w:rPr>
            </w:pPr>
            <w:r w:rsidRPr="00671EDB">
              <w:rPr>
                <w:lang w:val="fr-CA"/>
              </w:rPr>
              <w:t>Non-flammable, non-toxic gases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5D0308A9" w14:textId="77777777" w:rsidR="00EC72E8" w:rsidRPr="00B620DB" w:rsidRDefault="00EC72E8" w:rsidP="00B0029D">
            <w:pPr>
              <w:pStyle w:val="12TabHeadBody"/>
            </w:pPr>
            <w:r w:rsidRPr="00B620DB">
              <w:t>Gases under pressure</w:t>
            </w:r>
          </w:p>
        </w:tc>
        <w:tc>
          <w:tcPr>
            <w:tcW w:w="1500" w:type="pct"/>
            <w:tcBorders>
              <w:top w:val="outset" w:sz="6" w:space="0" w:color="auto"/>
              <w:left w:val="outset" w:sz="6" w:space="0" w:color="auto"/>
              <w:bottom w:val="outset" w:sz="6" w:space="0" w:color="auto"/>
              <w:right w:val="outset" w:sz="6" w:space="0" w:color="auto"/>
            </w:tcBorders>
            <w:vAlign w:val="center"/>
            <w:hideMark/>
          </w:tcPr>
          <w:p w14:paraId="5870130F" w14:textId="77777777" w:rsidR="00EC72E8" w:rsidRPr="00671EDB" w:rsidRDefault="00EC72E8" w:rsidP="00B0029D">
            <w:pPr>
              <w:pStyle w:val="12TabHeadBody"/>
              <w:rPr>
                <w:lang w:val="fr-CA"/>
              </w:rPr>
            </w:pPr>
            <w:r w:rsidRPr="00671EDB">
              <w:rPr>
                <w:lang w:val="fr-CA"/>
              </w:rPr>
              <w:t>Non-flammable, non-toxic gases</w:t>
            </w:r>
          </w:p>
        </w:tc>
      </w:tr>
      <w:tr w:rsidR="00EC72E8" w:rsidRPr="00B620DB" w14:paraId="46D816A0"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0B4C8628" w14:textId="77777777" w:rsidR="00EC72E8" w:rsidRPr="00B620DB" w:rsidRDefault="00EC72E8" w:rsidP="00B0029D">
            <w:pPr>
              <w:pStyle w:val="12TabHeadBody"/>
            </w:pPr>
            <w:r w:rsidRPr="00B620DB">
              <w:t>2.2 (5.1)</w:t>
            </w:r>
          </w:p>
        </w:tc>
        <w:tc>
          <w:tcPr>
            <w:tcW w:w="1500" w:type="pct"/>
            <w:tcBorders>
              <w:top w:val="outset" w:sz="6" w:space="0" w:color="auto"/>
              <w:left w:val="outset" w:sz="6" w:space="0" w:color="auto"/>
              <w:bottom w:val="outset" w:sz="6" w:space="0" w:color="auto"/>
              <w:right w:val="outset" w:sz="6" w:space="0" w:color="auto"/>
            </w:tcBorders>
            <w:vAlign w:val="center"/>
            <w:hideMark/>
          </w:tcPr>
          <w:p w14:paraId="11C36FE5" w14:textId="77777777" w:rsidR="00EC72E8" w:rsidRPr="00B620DB" w:rsidRDefault="00EC72E8" w:rsidP="00B0029D">
            <w:pPr>
              <w:pStyle w:val="12TabHeadBody"/>
            </w:pPr>
            <w:r w:rsidRPr="00B620DB">
              <w:t>—</w:t>
            </w:r>
          </w:p>
        </w:tc>
        <w:tc>
          <w:tcPr>
            <w:tcW w:w="1500" w:type="pct"/>
            <w:tcBorders>
              <w:top w:val="outset" w:sz="6" w:space="0" w:color="auto"/>
              <w:left w:val="outset" w:sz="6" w:space="0" w:color="auto"/>
              <w:bottom w:val="outset" w:sz="6" w:space="0" w:color="auto"/>
              <w:right w:val="outset" w:sz="6" w:space="0" w:color="auto"/>
            </w:tcBorders>
            <w:vAlign w:val="center"/>
            <w:hideMark/>
          </w:tcPr>
          <w:p w14:paraId="11A862FC" w14:textId="77777777" w:rsidR="00EC72E8" w:rsidRPr="00B620DB" w:rsidRDefault="00EC72E8" w:rsidP="00B0029D">
            <w:pPr>
              <w:pStyle w:val="12TabHeadBody"/>
            </w:pPr>
            <w:r w:rsidRPr="00B620DB">
              <w:t>Oxidizing gases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03EA1945" w14:textId="77777777" w:rsidR="00EC72E8" w:rsidRPr="00B620DB" w:rsidRDefault="00EC72E8" w:rsidP="00B0029D">
            <w:pPr>
              <w:pStyle w:val="12TabHeadBody"/>
            </w:pPr>
            <w:r w:rsidRPr="00B620DB">
              <w:t>Oxidizing gases</w:t>
            </w:r>
          </w:p>
        </w:tc>
      </w:tr>
      <w:tr w:rsidR="00EC72E8" w:rsidRPr="00B620DB" w14:paraId="1B190D99"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6AE8D88E" w14:textId="77777777" w:rsidR="00EC72E8" w:rsidRPr="00B620DB" w:rsidRDefault="00EC72E8" w:rsidP="00B0029D">
            <w:pPr>
              <w:pStyle w:val="12TabHeadBody"/>
            </w:pPr>
            <w:r w:rsidRPr="00B620DB">
              <w:t>2.3</w:t>
            </w:r>
          </w:p>
        </w:tc>
        <w:tc>
          <w:tcPr>
            <w:tcW w:w="1500" w:type="pct"/>
            <w:tcBorders>
              <w:top w:val="outset" w:sz="6" w:space="0" w:color="auto"/>
              <w:left w:val="outset" w:sz="6" w:space="0" w:color="auto"/>
              <w:bottom w:val="outset" w:sz="6" w:space="0" w:color="auto"/>
              <w:right w:val="outset" w:sz="6" w:space="0" w:color="auto"/>
            </w:tcBorders>
            <w:vAlign w:val="center"/>
            <w:hideMark/>
          </w:tcPr>
          <w:p w14:paraId="01C8B707" w14:textId="77777777" w:rsidR="00EC72E8" w:rsidRPr="00B620DB" w:rsidRDefault="00EC72E8" w:rsidP="00B0029D">
            <w:pPr>
              <w:pStyle w:val="12TabHeadBody"/>
            </w:pPr>
            <w:r w:rsidRPr="00B620DB">
              <w:t>Toxic gases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0C222957" w14:textId="77777777" w:rsidR="00EC72E8" w:rsidRPr="00B620DB" w:rsidRDefault="00EC72E8" w:rsidP="00B0029D">
            <w:pPr>
              <w:pStyle w:val="12TabHeadBody"/>
            </w:pPr>
            <w:r w:rsidRPr="00B620DB">
              <w:t>—</w:t>
            </w:r>
          </w:p>
        </w:tc>
        <w:tc>
          <w:tcPr>
            <w:tcW w:w="1500" w:type="pct"/>
            <w:tcBorders>
              <w:top w:val="outset" w:sz="6" w:space="0" w:color="auto"/>
              <w:left w:val="outset" w:sz="6" w:space="0" w:color="auto"/>
              <w:bottom w:val="outset" w:sz="6" w:space="0" w:color="auto"/>
              <w:right w:val="outset" w:sz="6" w:space="0" w:color="auto"/>
            </w:tcBorders>
            <w:vAlign w:val="center"/>
            <w:hideMark/>
          </w:tcPr>
          <w:p w14:paraId="15989F04" w14:textId="77777777" w:rsidR="00EC72E8" w:rsidRPr="00B620DB" w:rsidRDefault="00EC72E8" w:rsidP="00B0029D">
            <w:pPr>
              <w:pStyle w:val="12TabHeadBody"/>
            </w:pPr>
            <w:r w:rsidRPr="00B620DB">
              <w:t>Toxic gases</w:t>
            </w:r>
          </w:p>
        </w:tc>
      </w:tr>
      <w:tr w:rsidR="00EC72E8" w:rsidRPr="00B620DB" w14:paraId="106A44DE"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2B2B772B" w14:textId="77777777" w:rsidR="00EC72E8" w:rsidRPr="00B620DB" w:rsidRDefault="00EC72E8" w:rsidP="00B0029D">
            <w:pPr>
              <w:pStyle w:val="12TabHeadBody"/>
            </w:pPr>
            <w:r w:rsidRPr="00B620DB">
              <w:t>3</w:t>
            </w:r>
          </w:p>
        </w:tc>
        <w:tc>
          <w:tcPr>
            <w:tcW w:w="1500" w:type="pct"/>
            <w:tcBorders>
              <w:top w:val="outset" w:sz="6" w:space="0" w:color="auto"/>
              <w:left w:val="outset" w:sz="6" w:space="0" w:color="auto"/>
              <w:bottom w:val="outset" w:sz="6" w:space="0" w:color="auto"/>
              <w:right w:val="outset" w:sz="6" w:space="0" w:color="auto"/>
            </w:tcBorders>
            <w:vAlign w:val="center"/>
            <w:hideMark/>
          </w:tcPr>
          <w:p w14:paraId="3D8780E1" w14:textId="77777777" w:rsidR="00EC72E8" w:rsidRPr="00B620DB" w:rsidRDefault="00EC72E8" w:rsidP="00B0029D">
            <w:pPr>
              <w:pStyle w:val="12TabHeadBody"/>
            </w:pPr>
            <w:r w:rsidRPr="00B620DB">
              <w:t>Flammable liquids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1268082D" w14:textId="77777777" w:rsidR="00EC72E8" w:rsidRPr="00B620DB" w:rsidRDefault="00EC72E8" w:rsidP="00B0029D">
            <w:pPr>
              <w:pStyle w:val="12TabHeadBody"/>
            </w:pPr>
            <w:r w:rsidRPr="00B620DB">
              <w:t>Flammable liquids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3C0E6CA2" w14:textId="77777777" w:rsidR="00EC72E8" w:rsidRPr="00B620DB" w:rsidRDefault="00EC72E8" w:rsidP="00B0029D">
            <w:pPr>
              <w:pStyle w:val="12TabHeadBody"/>
            </w:pPr>
            <w:r w:rsidRPr="00B620DB">
              <w:t>Flammable liquids</w:t>
            </w:r>
          </w:p>
        </w:tc>
      </w:tr>
      <w:tr w:rsidR="00EC72E8" w:rsidRPr="00B620DB" w14:paraId="2E2CA49F"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57E0AD19" w14:textId="77777777" w:rsidR="00EC72E8" w:rsidRPr="00B620DB" w:rsidRDefault="00EC72E8" w:rsidP="00B0029D">
            <w:pPr>
              <w:pStyle w:val="12TabHeadBody"/>
            </w:pPr>
            <w:r w:rsidRPr="00B620DB">
              <w:t>4.1</w:t>
            </w:r>
          </w:p>
        </w:tc>
        <w:tc>
          <w:tcPr>
            <w:tcW w:w="1500" w:type="pct"/>
            <w:tcBorders>
              <w:top w:val="outset" w:sz="6" w:space="0" w:color="auto"/>
              <w:left w:val="outset" w:sz="6" w:space="0" w:color="auto"/>
              <w:bottom w:val="outset" w:sz="6" w:space="0" w:color="auto"/>
              <w:right w:val="outset" w:sz="6" w:space="0" w:color="auto"/>
            </w:tcBorders>
            <w:vAlign w:val="center"/>
            <w:hideMark/>
          </w:tcPr>
          <w:p w14:paraId="615D779D" w14:textId="77777777" w:rsidR="00EC72E8" w:rsidRPr="00B620DB" w:rsidRDefault="00EC72E8" w:rsidP="00B0029D">
            <w:pPr>
              <w:pStyle w:val="12TabHeadBody"/>
            </w:pPr>
            <w:r w:rsidRPr="00B620DB">
              <w:t>Flammable solids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59C2B294" w14:textId="77777777" w:rsidR="00EC72E8" w:rsidRPr="00B620DB" w:rsidRDefault="00EC72E8" w:rsidP="00B0029D">
            <w:pPr>
              <w:pStyle w:val="12TabHeadBody"/>
            </w:pPr>
            <w:r w:rsidRPr="00B620DB">
              <w:t>Flammable solids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1D49AADD" w14:textId="77777777" w:rsidR="00EC72E8" w:rsidRPr="00B620DB" w:rsidRDefault="00EC72E8" w:rsidP="00B0029D">
            <w:pPr>
              <w:pStyle w:val="12TabHeadBody"/>
            </w:pPr>
            <w:r w:rsidRPr="00B620DB">
              <w:t>Flammable solids</w:t>
            </w:r>
          </w:p>
        </w:tc>
      </w:tr>
      <w:tr w:rsidR="00EC72E8" w:rsidRPr="00B620DB" w14:paraId="70013AC7"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01B4346B" w14:textId="77777777" w:rsidR="00EC72E8" w:rsidRPr="00B620DB" w:rsidRDefault="00EC72E8" w:rsidP="00B0029D">
            <w:pPr>
              <w:pStyle w:val="12TabHeadBody"/>
            </w:pPr>
            <w:r w:rsidRPr="00B620DB">
              <w:t>4.2</w:t>
            </w:r>
          </w:p>
        </w:tc>
        <w:tc>
          <w:tcPr>
            <w:tcW w:w="1500" w:type="pct"/>
            <w:tcBorders>
              <w:top w:val="outset" w:sz="6" w:space="0" w:color="auto"/>
              <w:left w:val="outset" w:sz="6" w:space="0" w:color="auto"/>
              <w:bottom w:val="outset" w:sz="6" w:space="0" w:color="auto"/>
              <w:right w:val="outset" w:sz="6" w:space="0" w:color="auto"/>
            </w:tcBorders>
            <w:vAlign w:val="center"/>
            <w:hideMark/>
          </w:tcPr>
          <w:p w14:paraId="794B9960" w14:textId="77777777" w:rsidR="00EC72E8" w:rsidRPr="00B620DB" w:rsidRDefault="00EC72E8" w:rsidP="00B0029D">
            <w:pPr>
              <w:pStyle w:val="12TabHeadBody"/>
            </w:pPr>
            <w:r w:rsidRPr="00B620DB">
              <w:t>Substances liable to spontaneous combustion</w:t>
            </w:r>
          </w:p>
        </w:tc>
        <w:tc>
          <w:tcPr>
            <w:tcW w:w="1500" w:type="pct"/>
            <w:tcBorders>
              <w:top w:val="outset" w:sz="6" w:space="0" w:color="auto"/>
              <w:left w:val="outset" w:sz="6" w:space="0" w:color="auto"/>
              <w:bottom w:val="outset" w:sz="6" w:space="0" w:color="auto"/>
              <w:right w:val="outset" w:sz="6" w:space="0" w:color="auto"/>
            </w:tcBorders>
            <w:vAlign w:val="center"/>
            <w:hideMark/>
          </w:tcPr>
          <w:p w14:paraId="6447F408" w14:textId="77777777" w:rsidR="00EC72E8" w:rsidRPr="00B620DB" w:rsidRDefault="00EC72E8" w:rsidP="00B0029D">
            <w:pPr>
              <w:pStyle w:val="12TabHeadBody"/>
            </w:pPr>
            <w:r w:rsidRPr="00B620DB">
              <w:t>Pyrophoric liquids; pyrophoric solids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3769C6ED" w14:textId="77777777" w:rsidR="00EC72E8" w:rsidRPr="00B620DB" w:rsidRDefault="00EC72E8" w:rsidP="00B0029D">
            <w:pPr>
              <w:pStyle w:val="12TabHeadBody"/>
            </w:pPr>
            <w:r w:rsidRPr="00B620DB">
              <w:t>Pyrophoric materials</w:t>
            </w:r>
          </w:p>
        </w:tc>
      </w:tr>
      <w:tr w:rsidR="00EC72E8" w:rsidRPr="00B620DB" w14:paraId="3D8F42A8"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7A38C579" w14:textId="77777777" w:rsidR="00EC72E8" w:rsidRPr="00B620DB" w:rsidRDefault="00EC72E8" w:rsidP="00B0029D">
            <w:pPr>
              <w:pStyle w:val="12TabHeadBody"/>
            </w:pPr>
            <w:r w:rsidRPr="00B620DB">
              <w:t>4.3</w:t>
            </w:r>
          </w:p>
        </w:tc>
        <w:tc>
          <w:tcPr>
            <w:tcW w:w="1500" w:type="pct"/>
            <w:tcBorders>
              <w:top w:val="outset" w:sz="6" w:space="0" w:color="auto"/>
              <w:left w:val="outset" w:sz="6" w:space="0" w:color="auto"/>
              <w:bottom w:val="outset" w:sz="6" w:space="0" w:color="auto"/>
              <w:right w:val="outset" w:sz="6" w:space="0" w:color="auto"/>
            </w:tcBorders>
            <w:vAlign w:val="center"/>
            <w:hideMark/>
          </w:tcPr>
          <w:p w14:paraId="6EFCA36C" w14:textId="77777777" w:rsidR="00EC72E8" w:rsidRPr="00B620DB" w:rsidRDefault="00EC72E8" w:rsidP="00B0029D">
            <w:pPr>
              <w:pStyle w:val="12TabHeadBody"/>
            </w:pPr>
            <w:r w:rsidRPr="00B620DB">
              <w:t>Water-reactive substances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6D1658CC" w14:textId="77777777" w:rsidR="00EC72E8" w:rsidRPr="00B620DB" w:rsidRDefault="00EC72E8" w:rsidP="00B0029D">
            <w:pPr>
              <w:pStyle w:val="12TabHeadBody"/>
            </w:pPr>
            <w:r w:rsidRPr="00B620DB">
              <w:t>Substances and mixtures which, in contact with water, emit flammable gases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0D597FFA" w14:textId="77777777" w:rsidR="00EC72E8" w:rsidRPr="00B620DB" w:rsidRDefault="00EC72E8" w:rsidP="00B0029D">
            <w:pPr>
              <w:pStyle w:val="12TabHeadBody"/>
            </w:pPr>
            <w:r w:rsidRPr="00B620DB">
              <w:t>Water-reactive substances</w:t>
            </w:r>
          </w:p>
        </w:tc>
      </w:tr>
      <w:tr w:rsidR="00EC72E8" w:rsidRPr="00B620DB" w14:paraId="44BEF777"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3BFD00A5" w14:textId="77777777" w:rsidR="00EC72E8" w:rsidRPr="00B620DB" w:rsidRDefault="00EC72E8" w:rsidP="00B0029D">
            <w:pPr>
              <w:pStyle w:val="12TabHeadBody"/>
            </w:pPr>
            <w:r w:rsidRPr="00B620DB">
              <w:t>5.1</w:t>
            </w:r>
          </w:p>
        </w:tc>
        <w:tc>
          <w:tcPr>
            <w:tcW w:w="1500" w:type="pct"/>
            <w:tcBorders>
              <w:top w:val="outset" w:sz="6" w:space="0" w:color="auto"/>
              <w:left w:val="outset" w:sz="6" w:space="0" w:color="auto"/>
              <w:bottom w:val="outset" w:sz="6" w:space="0" w:color="auto"/>
              <w:right w:val="outset" w:sz="6" w:space="0" w:color="auto"/>
            </w:tcBorders>
            <w:vAlign w:val="center"/>
            <w:hideMark/>
          </w:tcPr>
          <w:p w14:paraId="740E9D12" w14:textId="77777777" w:rsidR="00EC72E8" w:rsidRPr="00B620DB" w:rsidRDefault="00EC72E8" w:rsidP="00B0029D">
            <w:pPr>
              <w:pStyle w:val="12TabHeadBody"/>
            </w:pPr>
            <w:r w:rsidRPr="00B620DB">
              <w:t>Oxidizing substances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6FACA14A" w14:textId="77777777" w:rsidR="00EC72E8" w:rsidRPr="00B620DB" w:rsidRDefault="00EC72E8" w:rsidP="00B0029D">
            <w:pPr>
              <w:pStyle w:val="12TabHeadBody"/>
            </w:pPr>
            <w:r w:rsidRPr="00B620DB">
              <w:t>Oxidizing liquids; oxidizing solids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4CB4877F" w14:textId="77777777" w:rsidR="00EC72E8" w:rsidRPr="00B620DB" w:rsidRDefault="00EC72E8" w:rsidP="00B0029D">
            <w:pPr>
              <w:pStyle w:val="12TabHeadBody"/>
            </w:pPr>
            <w:r w:rsidRPr="00B620DB">
              <w:t>Oxidizers</w:t>
            </w:r>
          </w:p>
        </w:tc>
      </w:tr>
      <w:tr w:rsidR="00EC72E8" w:rsidRPr="00B620DB" w14:paraId="4A43F13E"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6D287262" w14:textId="77777777" w:rsidR="00EC72E8" w:rsidRPr="00B620DB" w:rsidRDefault="00EC72E8" w:rsidP="00B0029D">
            <w:pPr>
              <w:pStyle w:val="12TabHeadBody"/>
            </w:pPr>
            <w:r w:rsidRPr="00B620DB">
              <w:t>5.2</w:t>
            </w:r>
          </w:p>
        </w:tc>
        <w:tc>
          <w:tcPr>
            <w:tcW w:w="1500" w:type="pct"/>
            <w:tcBorders>
              <w:top w:val="outset" w:sz="6" w:space="0" w:color="auto"/>
              <w:left w:val="outset" w:sz="6" w:space="0" w:color="auto"/>
              <w:bottom w:val="outset" w:sz="6" w:space="0" w:color="auto"/>
              <w:right w:val="outset" w:sz="6" w:space="0" w:color="auto"/>
            </w:tcBorders>
            <w:vAlign w:val="center"/>
            <w:hideMark/>
          </w:tcPr>
          <w:p w14:paraId="43B917DB" w14:textId="77777777" w:rsidR="00EC72E8" w:rsidRPr="00B620DB" w:rsidRDefault="00EC72E8" w:rsidP="00B0029D">
            <w:pPr>
              <w:pStyle w:val="12TabHeadBody"/>
            </w:pPr>
            <w:r w:rsidRPr="00B620DB">
              <w:t>Organic peroxides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2ED508F2" w14:textId="77777777" w:rsidR="00EC72E8" w:rsidRPr="00B620DB" w:rsidRDefault="00EC72E8" w:rsidP="00B0029D">
            <w:pPr>
              <w:pStyle w:val="12TabHeadBody"/>
            </w:pPr>
            <w:r w:rsidRPr="00B620DB">
              <w:t>Organic peroxides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3DC50454" w14:textId="77777777" w:rsidR="00EC72E8" w:rsidRPr="00B620DB" w:rsidRDefault="00EC72E8" w:rsidP="00B0029D">
            <w:pPr>
              <w:pStyle w:val="12TabHeadBody"/>
            </w:pPr>
            <w:r w:rsidRPr="00B620DB">
              <w:t>Organic peroxides</w:t>
            </w:r>
          </w:p>
        </w:tc>
      </w:tr>
      <w:tr w:rsidR="00EC72E8" w:rsidRPr="00B620DB" w14:paraId="6F783C26"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2B8AB27D" w14:textId="77777777" w:rsidR="00EC72E8" w:rsidRPr="00B620DB" w:rsidRDefault="00EC72E8" w:rsidP="00B0029D">
            <w:pPr>
              <w:pStyle w:val="12TabHeadBody"/>
            </w:pPr>
            <w:r w:rsidRPr="00B620DB">
              <w:t>6.1</w:t>
            </w:r>
          </w:p>
        </w:tc>
        <w:tc>
          <w:tcPr>
            <w:tcW w:w="1500" w:type="pct"/>
            <w:tcBorders>
              <w:top w:val="outset" w:sz="6" w:space="0" w:color="auto"/>
              <w:left w:val="outset" w:sz="6" w:space="0" w:color="auto"/>
              <w:bottom w:val="outset" w:sz="6" w:space="0" w:color="auto"/>
              <w:right w:val="outset" w:sz="6" w:space="0" w:color="auto"/>
            </w:tcBorders>
            <w:vAlign w:val="center"/>
            <w:hideMark/>
          </w:tcPr>
          <w:p w14:paraId="02EE2C85" w14:textId="77777777" w:rsidR="00EC72E8" w:rsidRPr="00B620DB" w:rsidRDefault="00EC72E8" w:rsidP="00B0029D">
            <w:pPr>
              <w:pStyle w:val="12TabHeadBody"/>
            </w:pPr>
            <w:r w:rsidRPr="00B620DB">
              <w:t>Toxic substances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062EAC42" w14:textId="77777777" w:rsidR="00EC72E8" w:rsidRPr="00B620DB" w:rsidRDefault="00EC72E8" w:rsidP="00B0029D">
            <w:pPr>
              <w:pStyle w:val="12TabHeadBody"/>
            </w:pPr>
            <w:bookmarkStart w:id="1817" w:name="et000071-1"/>
            <w:bookmarkStart w:id="1818" w:name="a45857"/>
            <w:bookmarkEnd w:id="1817"/>
            <w:bookmarkEnd w:id="1818"/>
            <w:r w:rsidRPr="00B620DB">
              <w:rPr>
                <w:sz w:val="12"/>
                <w:szCs w:val="12"/>
                <w:vertAlign w:val="superscript"/>
              </w:rPr>
              <w:t>(1)</w:t>
            </w:r>
            <w:bookmarkStart w:id="1819" w:name="a45861"/>
            <w:bookmarkEnd w:id="1819"/>
          </w:p>
        </w:tc>
        <w:tc>
          <w:tcPr>
            <w:tcW w:w="1500" w:type="pct"/>
            <w:tcBorders>
              <w:top w:val="outset" w:sz="6" w:space="0" w:color="auto"/>
              <w:left w:val="outset" w:sz="6" w:space="0" w:color="auto"/>
              <w:bottom w:val="outset" w:sz="6" w:space="0" w:color="auto"/>
              <w:right w:val="outset" w:sz="6" w:space="0" w:color="auto"/>
            </w:tcBorders>
            <w:vAlign w:val="center"/>
            <w:hideMark/>
          </w:tcPr>
          <w:p w14:paraId="47930D76" w14:textId="77777777" w:rsidR="00EC72E8" w:rsidRPr="00B620DB" w:rsidRDefault="00EC72E8" w:rsidP="00B0029D">
            <w:pPr>
              <w:pStyle w:val="12TabHeadBody"/>
            </w:pPr>
            <w:r w:rsidRPr="00B620DB">
              <w:t>Toxic substances</w:t>
            </w:r>
          </w:p>
        </w:tc>
      </w:tr>
      <w:tr w:rsidR="00EC72E8" w:rsidRPr="00B620DB" w14:paraId="3325AF42"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72A87BFB" w14:textId="77777777" w:rsidR="00EC72E8" w:rsidRPr="00B620DB" w:rsidRDefault="00EC72E8" w:rsidP="00B0029D">
            <w:pPr>
              <w:pStyle w:val="12TabHeadBody"/>
            </w:pPr>
            <w:r w:rsidRPr="00B620DB">
              <w:t>6.2</w:t>
            </w:r>
          </w:p>
        </w:tc>
        <w:tc>
          <w:tcPr>
            <w:tcW w:w="1500" w:type="pct"/>
            <w:tcBorders>
              <w:top w:val="outset" w:sz="6" w:space="0" w:color="auto"/>
              <w:left w:val="outset" w:sz="6" w:space="0" w:color="auto"/>
              <w:bottom w:val="outset" w:sz="6" w:space="0" w:color="auto"/>
              <w:right w:val="outset" w:sz="6" w:space="0" w:color="auto"/>
            </w:tcBorders>
            <w:vAlign w:val="center"/>
            <w:hideMark/>
          </w:tcPr>
          <w:p w14:paraId="44A947E4" w14:textId="77777777" w:rsidR="00EC72E8" w:rsidRPr="00B620DB" w:rsidRDefault="00EC72E8" w:rsidP="00B0029D">
            <w:pPr>
              <w:pStyle w:val="12TabHeadBody"/>
            </w:pPr>
            <w:r w:rsidRPr="00B620DB">
              <w:t>Infectious substances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2D37CB79" w14:textId="77777777" w:rsidR="00EC72E8" w:rsidRPr="00B620DB" w:rsidRDefault="00045550" w:rsidP="00B0029D">
            <w:pPr>
              <w:pStyle w:val="12TabHeadBody"/>
            </w:pPr>
            <w:hyperlink r:id="rId596" w:anchor="et000071-1" w:history="1">
              <w:r w:rsidR="00EC72E8" w:rsidRPr="00B620DB">
                <w:rPr>
                  <w:rStyle w:val="Hyperlink"/>
                  <w:color w:val="auto"/>
                  <w:sz w:val="12"/>
                  <w:szCs w:val="12"/>
                  <w:u w:val="none"/>
                  <w:vertAlign w:val="superscript"/>
                </w:rPr>
                <w:t>(1)</w:t>
              </w:r>
            </w:hyperlink>
          </w:p>
        </w:tc>
        <w:tc>
          <w:tcPr>
            <w:tcW w:w="1500" w:type="pct"/>
            <w:tcBorders>
              <w:top w:val="outset" w:sz="6" w:space="0" w:color="auto"/>
              <w:left w:val="outset" w:sz="6" w:space="0" w:color="auto"/>
              <w:bottom w:val="outset" w:sz="6" w:space="0" w:color="auto"/>
              <w:right w:val="outset" w:sz="6" w:space="0" w:color="auto"/>
            </w:tcBorders>
            <w:vAlign w:val="center"/>
            <w:hideMark/>
          </w:tcPr>
          <w:p w14:paraId="5085AC09" w14:textId="77777777" w:rsidR="00EC72E8" w:rsidRPr="00B620DB" w:rsidRDefault="00EC72E8" w:rsidP="00B0029D">
            <w:pPr>
              <w:pStyle w:val="12TabHeadBody"/>
            </w:pPr>
            <w:r w:rsidRPr="00B620DB">
              <w:t>Infectious materials</w:t>
            </w:r>
          </w:p>
        </w:tc>
      </w:tr>
      <w:tr w:rsidR="00EC72E8" w:rsidRPr="00B620DB" w14:paraId="15AC27D1"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47C15696" w14:textId="77777777" w:rsidR="00EC72E8" w:rsidRPr="00B620DB" w:rsidRDefault="00EC72E8" w:rsidP="00B0029D">
            <w:pPr>
              <w:pStyle w:val="12TabHeadBody"/>
            </w:pPr>
            <w:r w:rsidRPr="00B620DB">
              <w:t>7</w:t>
            </w:r>
          </w:p>
        </w:tc>
        <w:tc>
          <w:tcPr>
            <w:tcW w:w="1500" w:type="pct"/>
            <w:tcBorders>
              <w:top w:val="outset" w:sz="6" w:space="0" w:color="auto"/>
              <w:left w:val="outset" w:sz="6" w:space="0" w:color="auto"/>
              <w:bottom w:val="outset" w:sz="6" w:space="0" w:color="auto"/>
              <w:right w:val="outset" w:sz="6" w:space="0" w:color="auto"/>
            </w:tcBorders>
            <w:vAlign w:val="center"/>
            <w:hideMark/>
          </w:tcPr>
          <w:p w14:paraId="5F2389A3" w14:textId="77777777" w:rsidR="00EC72E8" w:rsidRPr="00B620DB" w:rsidRDefault="00EC72E8" w:rsidP="00B0029D">
            <w:pPr>
              <w:pStyle w:val="12TabHeadBody"/>
            </w:pPr>
            <w:r w:rsidRPr="00B620DB">
              <w:t>Radioactive materials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7164278D" w14:textId="77777777" w:rsidR="00EC72E8" w:rsidRPr="00B620DB" w:rsidRDefault="00EC72E8" w:rsidP="00B0029D">
            <w:pPr>
              <w:pStyle w:val="12TabHeadBody"/>
            </w:pPr>
            <w:r w:rsidRPr="00B620DB">
              <w:t>Not covered by WHMIS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2A4E374C" w14:textId="77777777" w:rsidR="00EC72E8" w:rsidRPr="00B620DB" w:rsidRDefault="00EC72E8" w:rsidP="00B0029D">
            <w:pPr>
              <w:pStyle w:val="12TabHeadBody"/>
            </w:pPr>
            <w:r w:rsidRPr="00B620DB">
              <w:t>Radioactive materials</w:t>
            </w:r>
          </w:p>
        </w:tc>
      </w:tr>
      <w:tr w:rsidR="00EC72E8" w:rsidRPr="00B620DB" w14:paraId="2FBCA63E"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0880422A" w14:textId="77777777" w:rsidR="00EC72E8" w:rsidRPr="00B620DB" w:rsidRDefault="00EC72E8" w:rsidP="00B0029D">
            <w:pPr>
              <w:pStyle w:val="12TabHeadBody"/>
            </w:pPr>
            <w:r w:rsidRPr="00B620DB">
              <w:t>8</w:t>
            </w:r>
          </w:p>
        </w:tc>
        <w:tc>
          <w:tcPr>
            <w:tcW w:w="1500" w:type="pct"/>
            <w:tcBorders>
              <w:top w:val="outset" w:sz="6" w:space="0" w:color="auto"/>
              <w:left w:val="outset" w:sz="6" w:space="0" w:color="auto"/>
              <w:bottom w:val="outset" w:sz="6" w:space="0" w:color="auto"/>
              <w:right w:val="outset" w:sz="6" w:space="0" w:color="auto"/>
            </w:tcBorders>
            <w:vAlign w:val="center"/>
            <w:hideMark/>
          </w:tcPr>
          <w:p w14:paraId="3B76F271" w14:textId="77777777" w:rsidR="00EC72E8" w:rsidRPr="00B620DB" w:rsidRDefault="00EC72E8" w:rsidP="00B0029D">
            <w:pPr>
              <w:pStyle w:val="12TabHeadBody"/>
            </w:pPr>
            <w:r w:rsidRPr="00B620DB">
              <w:t>Corrosives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5D3FA0D5" w14:textId="77777777" w:rsidR="00EC72E8" w:rsidRPr="00B620DB" w:rsidRDefault="00EC72E8" w:rsidP="00B0029D">
            <w:pPr>
              <w:pStyle w:val="12TabHeadBody"/>
            </w:pPr>
            <w:bookmarkStart w:id="1820" w:name="et000071-2"/>
            <w:bookmarkStart w:id="1821" w:name="a46112"/>
            <w:bookmarkEnd w:id="1820"/>
            <w:bookmarkEnd w:id="1821"/>
            <w:r w:rsidRPr="00B620DB">
              <w:rPr>
                <w:sz w:val="12"/>
                <w:szCs w:val="12"/>
                <w:vertAlign w:val="superscript"/>
              </w:rPr>
              <w:t>(2)</w:t>
            </w:r>
            <w:bookmarkStart w:id="1822" w:name="a46116"/>
            <w:bookmarkEnd w:id="1822"/>
          </w:p>
        </w:tc>
        <w:tc>
          <w:tcPr>
            <w:tcW w:w="1500" w:type="pct"/>
            <w:tcBorders>
              <w:top w:val="outset" w:sz="6" w:space="0" w:color="auto"/>
              <w:left w:val="outset" w:sz="6" w:space="0" w:color="auto"/>
              <w:bottom w:val="outset" w:sz="6" w:space="0" w:color="auto"/>
              <w:right w:val="outset" w:sz="6" w:space="0" w:color="auto"/>
            </w:tcBorders>
            <w:vAlign w:val="center"/>
            <w:hideMark/>
          </w:tcPr>
          <w:p w14:paraId="6D09E5AA" w14:textId="77777777" w:rsidR="00EC72E8" w:rsidRPr="00B620DB" w:rsidRDefault="00EC72E8" w:rsidP="00B0029D">
            <w:pPr>
              <w:pStyle w:val="12TabHeadBody"/>
            </w:pPr>
            <w:r w:rsidRPr="00B620DB">
              <w:t>Corrosives</w:t>
            </w:r>
          </w:p>
        </w:tc>
      </w:tr>
      <w:tr w:rsidR="00EC72E8" w:rsidRPr="00B620DB" w14:paraId="51293F6C"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7342592F" w14:textId="77777777" w:rsidR="00EC72E8" w:rsidRPr="00B620DB" w:rsidRDefault="00EC72E8" w:rsidP="00B0029D">
            <w:pPr>
              <w:pStyle w:val="12TabHeadBody"/>
            </w:pPr>
            <w:r w:rsidRPr="00B620DB">
              <w:lastRenderedPageBreak/>
              <w:t>9</w:t>
            </w:r>
          </w:p>
        </w:tc>
        <w:tc>
          <w:tcPr>
            <w:tcW w:w="1500" w:type="pct"/>
            <w:tcBorders>
              <w:top w:val="outset" w:sz="6" w:space="0" w:color="auto"/>
              <w:left w:val="outset" w:sz="6" w:space="0" w:color="auto"/>
              <w:bottom w:val="outset" w:sz="6" w:space="0" w:color="auto"/>
              <w:right w:val="outset" w:sz="6" w:space="0" w:color="auto"/>
            </w:tcBorders>
            <w:vAlign w:val="center"/>
            <w:hideMark/>
          </w:tcPr>
          <w:p w14:paraId="536456E9" w14:textId="77777777" w:rsidR="00EC72E8" w:rsidRPr="00B620DB" w:rsidRDefault="00EC72E8" w:rsidP="00B0029D">
            <w:pPr>
              <w:pStyle w:val="12TabHeadBody"/>
            </w:pPr>
            <w:r w:rsidRPr="00B620DB">
              <w:t>Miscellaneous products, substances, or organisms</w:t>
            </w:r>
          </w:p>
        </w:tc>
        <w:tc>
          <w:tcPr>
            <w:tcW w:w="1500" w:type="pct"/>
            <w:tcBorders>
              <w:top w:val="outset" w:sz="6" w:space="0" w:color="auto"/>
              <w:left w:val="outset" w:sz="6" w:space="0" w:color="auto"/>
              <w:bottom w:val="outset" w:sz="6" w:space="0" w:color="auto"/>
              <w:right w:val="outset" w:sz="6" w:space="0" w:color="auto"/>
            </w:tcBorders>
            <w:vAlign w:val="center"/>
            <w:hideMark/>
          </w:tcPr>
          <w:p w14:paraId="4B6705C8" w14:textId="77777777" w:rsidR="00EC72E8" w:rsidRPr="00B620DB" w:rsidRDefault="00045550" w:rsidP="00B0029D">
            <w:pPr>
              <w:pStyle w:val="12TabHeadBody"/>
            </w:pPr>
            <w:hyperlink r:id="rId597" w:anchor="et000071-2" w:history="1">
              <w:r w:rsidR="00EC72E8" w:rsidRPr="00B620DB">
                <w:rPr>
                  <w:rStyle w:val="Hyperlink"/>
                  <w:color w:val="auto"/>
                  <w:sz w:val="12"/>
                  <w:szCs w:val="12"/>
                  <w:u w:val="none"/>
                  <w:vertAlign w:val="superscript"/>
                </w:rPr>
                <w:t>(2)</w:t>
              </w:r>
            </w:hyperlink>
          </w:p>
        </w:tc>
        <w:tc>
          <w:tcPr>
            <w:tcW w:w="1500" w:type="pct"/>
            <w:tcBorders>
              <w:top w:val="outset" w:sz="6" w:space="0" w:color="auto"/>
              <w:left w:val="outset" w:sz="6" w:space="0" w:color="auto"/>
              <w:bottom w:val="outset" w:sz="6" w:space="0" w:color="auto"/>
              <w:right w:val="outset" w:sz="6" w:space="0" w:color="auto"/>
            </w:tcBorders>
            <w:vAlign w:val="center"/>
            <w:hideMark/>
          </w:tcPr>
          <w:p w14:paraId="4A559B07" w14:textId="77777777" w:rsidR="00EC72E8" w:rsidRPr="00B620DB" w:rsidRDefault="00EC72E8" w:rsidP="00B0029D">
            <w:pPr>
              <w:pStyle w:val="12TabHeadBody"/>
            </w:pPr>
            <w:r w:rsidRPr="00B620DB">
              <w:t>Miscellaneous dangerous goods</w:t>
            </w:r>
          </w:p>
        </w:tc>
      </w:tr>
      <w:tr w:rsidR="00EC72E8" w:rsidRPr="00B620DB" w14:paraId="53DF1E02" w14:textId="77777777" w:rsidTr="00B0029D">
        <w:tc>
          <w:tcPr>
            <w:tcW w:w="350" w:type="pct"/>
            <w:tcBorders>
              <w:top w:val="outset" w:sz="6" w:space="0" w:color="auto"/>
              <w:left w:val="outset" w:sz="6" w:space="0" w:color="auto"/>
              <w:bottom w:val="outset" w:sz="6" w:space="0" w:color="auto"/>
              <w:right w:val="outset" w:sz="6" w:space="0" w:color="auto"/>
            </w:tcBorders>
            <w:vAlign w:val="center"/>
            <w:hideMark/>
          </w:tcPr>
          <w:p w14:paraId="3672F0F2" w14:textId="77777777" w:rsidR="00EC72E8" w:rsidRPr="00B620DB" w:rsidRDefault="00EC72E8" w:rsidP="00B0029D">
            <w:pPr>
              <w:pStyle w:val="12TabHeadBody"/>
            </w:pPr>
            <w:r w:rsidRPr="00B620DB">
              <w:t>—</w:t>
            </w:r>
          </w:p>
        </w:tc>
        <w:tc>
          <w:tcPr>
            <w:tcW w:w="1500" w:type="pct"/>
            <w:tcBorders>
              <w:top w:val="outset" w:sz="6" w:space="0" w:color="auto"/>
              <w:left w:val="outset" w:sz="6" w:space="0" w:color="auto"/>
              <w:bottom w:val="outset" w:sz="6" w:space="0" w:color="auto"/>
              <w:right w:val="outset" w:sz="6" w:space="0" w:color="auto"/>
            </w:tcBorders>
            <w:vAlign w:val="center"/>
            <w:hideMark/>
          </w:tcPr>
          <w:p w14:paraId="72923E2A" w14:textId="77777777" w:rsidR="00EC72E8" w:rsidRPr="00B620DB" w:rsidRDefault="00EC72E8" w:rsidP="00B0029D">
            <w:pPr>
              <w:pStyle w:val="12TabHeadBody"/>
            </w:pPr>
            <w:r w:rsidRPr="00B620DB">
              <w:t>—</w:t>
            </w:r>
          </w:p>
        </w:tc>
        <w:tc>
          <w:tcPr>
            <w:tcW w:w="1500" w:type="pct"/>
            <w:tcBorders>
              <w:top w:val="outset" w:sz="6" w:space="0" w:color="auto"/>
              <w:left w:val="outset" w:sz="6" w:space="0" w:color="auto"/>
              <w:bottom w:val="outset" w:sz="6" w:space="0" w:color="auto"/>
              <w:right w:val="outset" w:sz="6" w:space="0" w:color="auto"/>
            </w:tcBorders>
            <w:vAlign w:val="center"/>
            <w:hideMark/>
          </w:tcPr>
          <w:p w14:paraId="6F67D1AF" w14:textId="77777777" w:rsidR="00EC72E8" w:rsidRPr="00B620DB" w:rsidRDefault="00EC72E8" w:rsidP="00B0029D">
            <w:pPr>
              <w:pStyle w:val="12TabHeadBody"/>
            </w:pPr>
            <w:r w:rsidRPr="00B620DB">
              <w:t>Previously Class F</w:t>
            </w:r>
          </w:p>
        </w:tc>
        <w:tc>
          <w:tcPr>
            <w:tcW w:w="1500" w:type="pct"/>
            <w:tcBorders>
              <w:top w:val="outset" w:sz="6" w:space="0" w:color="auto"/>
              <w:left w:val="outset" w:sz="6" w:space="0" w:color="auto"/>
              <w:bottom w:val="outset" w:sz="6" w:space="0" w:color="auto"/>
              <w:right w:val="outset" w:sz="6" w:space="0" w:color="auto"/>
            </w:tcBorders>
            <w:vAlign w:val="center"/>
            <w:hideMark/>
          </w:tcPr>
          <w:p w14:paraId="7CE40D4C" w14:textId="77777777" w:rsidR="00EC72E8" w:rsidRPr="00B620DB" w:rsidRDefault="00EC72E8" w:rsidP="00B0029D">
            <w:pPr>
              <w:pStyle w:val="12TabHeadBody"/>
            </w:pPr>
            <w:r w:rsidRPr="00B620DB">
              <w:t>Dangerously reactive materials</w:t>
            </w:r>
          </w:p>
        </w:tc>
      </w:tr>
    </w:tbl>
    <w:p w14:paraId="318F273E" w14:textId="77777777" w:rsidR="00EC72E8" w:rsidRPr="00B620DB" w:rsidRDefault="00EC72E8" w:rsidP="00B0029D">
      <w:pPr>
        <w:pStyle w:val="12bTabnote"/>
      </w:pPr>
      <w:r w:rsidRPr="00B620DB">
        <w:t>Notes to Table A-1.4.1.2.(1):</w:t>
      </w:r>
    </w:p>
    <w:p w14:paraId="5BE13A4E" w14:textId="77777777" w:rsidR="00EC72E8" w:rsidRPr="00B620DB" w:rsidRDefault="00EC72E8" w:rsidP="00B0029D">
      <w:pPr>
        <w:pStyle w:val="12bTabnote"/>
      </w:pPr>
      <w:r w:rsidRPr="00B620DB">
        <w:rPr>
          <w:sz w:val="12"/>
          <w:szCs w:val="12"/>
          <w:vertAlign w:val="superscript"/>
        </w:rPr>
        <w:t>(1)</w:t>
      </w:r>
      <w:r w:rsidRPr="00B620DB">
        <w:t> The WHMIS has various descriptors for this Class of products based on their toxicity.</w:t>
      </w:r>
    </w:p>
    <w:p w14:paraId="6A86B8CC" w14:textId="77777777" w:rsidR="00EC72E8" w:rsidRPr="00B620DB" w:rsidRDefault="00EC72E8" w:rsidP="00B0029D">
      <w:pPr>
        <w:pStyle w:val="12bTabnote"/>
      </w:pPr>
      <w:r w:rsidRPr="00B620DB">
        <w:rPr>
          <w:sz w:val="12"/>
          <w:szCs w:val="12"/>
          <w:vertAlign w:val="superscript"/>
        </w:rPr>
        <w:t>(2)</w:t>
      </w:r>
      <w:r w:rsidRPr="00B620DB">
        <w:t> The WHMIS has various descriptors for this Class of products based on the nature of the danger presented by the product.</w:t>
      </w:r>
      <w:bookmarkStart w:id="1823" w:name="a46360"/>
      <w:bookmarkStart w:id="1824" w:name="a43530"/>
      <w:bookmarkEnd w:id="1823"/>
      <w:bookmarkEnd w:id="1824"/>
    </w:p>
    <w:p w14:paraId="4D6C4A9E" w14:textId="77777777" w:rsidR="00EC72E8" w:rsidRPr="00B620DB" w:rsidRDefault="00EC72E8" w:rsidP="00EC72E8">
      <w:pPr>
        <w:pStyle w:val="13bDivision1"/>
      </w:pPr>
      <w:bookmarkStart w:id="1825" w:name="a43531"/>
      <w:bookmarkStart w:id="1826" w:name="en001287-xt"/>
      <w:bookmarkEnd w:id="1825"/>
      <w:bookmarkEnd w:id="1826"/>
      <w:r w:rsidRPr="00B620DB">
        <w:t>Exit</w:t>
      </w:r>
    </w:p>
    <w:p w14:paraId="4E776770" w14:textId="77777777" w:rsidR="00EC72E8" w:rsidRPr="00B620DB" w:rsidRDefault="00EC72E8" w:rsidP="00EC72E8">
      <w:pPr>
        <w:pStyle w:val="13Appnotes"/>
      </w:pPr>
      <w:r w:rsidRPr="00B620DB">
        <w:t>Exits include doors or doorways leading directly into an exit stair or directly to the outside. In the case of an exit leading to a separate building, exits also include vestibules, walkways, bridges or balconies.</w:t>
      </w:r>
      <w:bookmarkStart w:id="1827" w:name="a43538"/>
      <w:bookmarkEnd w:id="1827"/>
    </w:p>
    <w:p w14:paraId="55C81DEF" w14:textId="77777777" w:rsidR="00EC72E8" w:rsidRPr="00B620DB" w:rsidRDefault="00EC72E8" w:rsidP="00EC72E8">
      <w:pPr>
        <w:pStyle w:val="13bDivision1"/>
      </w:pPr>
      <w:bookmarkStart w:id="1828" w:name="a43539"/>
      <w:bookmarkStart w:id="1829" w:name="en001287-frm-bldn"/>
      <w:bookmarkEnd w:id="1828"/>
      <w:bookmarkEnd w:id="1829"/>
      <w:r w:rsidRPr="00B620DB">
        <w:t>Farm Building</w:t>
      </w:r>
    </w:p>
    <w:p w14:paraId="79314964" w14:textId="77777777" w:rsidR="00EC72E8" w:rsidRPr="00B620DB" w:rsidRDefault="00EC72E8" w:rsidP="00EC72E8">
      <w:pPr>
        <w:pStyle w:val="13Appnotes"/>
      </w:pPr>
      <w:r w:rsidRPr="00B620DB">
        <w:t xml:space="preserve">Farm buildings as defined in </w:t>
      </w:r>
      <w:hyperlink r:id="rId598" w:anchor="ea004484" w:history="1">
        <w:r w:rsidRPr="00B620DB">
          <w:rPr>
            <w:rStyle w:val="Hyperlink"/>
            <w:color w:val="auto"/>
            <w:u w:val="none"/>
          </w:rPr>
          <w:t>Article</w:t>
        </w:r>
      </w:hyperlink>
      <w:hyperlink r:id="rId599" w:anchor="ea004484" w:history="1">
        <w:r w:rsidRPr="00B620DB">
          <w:rPr>
            <w:rStyle w:val="Hyperlink"/>
            <w:color w:val="auto"/>
            <w:u w:val="none"/>
          </w:rPr>
          <w:t> </w:t>
        </w:r>
      </w:hyperlink>
      <w:hyperlink r:id="rId600" w:anchor="ea004484" w:history="1">
        <w:r w:rsidRPr="00B620DB">
          <w:rPr>
            <w:rStyle w:val="Hyperlink"/>
            <w:color w:val="auto"/>
            <w:u w:val="none"/>
          </w:rPr>
          <w:t>1.4.1.2.</w:t>
        </w:r>
      </w:hyperlink>
      <w:r w:rsidRPr="00B620DB">
        <w:t xml:space="preserve"> include, but are not limited to, produce storage and packing facilities, livestock and poultry housing, milking centres, manure storage facilities, grain bins, silos, feed preparation centres, farm workshops, greenhouses, farm retail centres, and horse riding, exercise and training facilities. Farm buildings may be classified as low or high human occupancy, depending on the occupant load.</w:t>
      </w:r>
    </w:p>
    <w:p w14:paraId="72D96CEC" w14:textId="77777777" w:rsidR="00EC72E8" w:rsidRPr="00B620DB" w:rsidRDefault="00EC72E8" w:rsidP="00EC72E8">
      <w:pPr>
        <w:pStyle w:val="13Appnotes"/>
      </w:pPr>
      <w:r w:rsidRPr="00B620DB">
        <w:t>Examples of farm buildings that may be classified as low human occupancy are livestock and poultry housing, manure and machinery storage facilities and horse exercise and training facilities where no bleachers or viewing area are provided.</w:t>
      </w:r>
    </w:p>
    <w:p w14:paraId="1A3493A5" w14:textId="77777777" w:rsidR="00EC72E8" w:rsidRPr="00B620DB" w:rsidRDefault="00EC72E8" w:rsidP="00EC72E8">
      <w:pPr>
        <w:pStyle w:val="13Appnotes"/>
      </w:pPr>
      <w:r w:rsidRPr="00B620DB">
        <w:t>Examples of farm buildings that may be classified as other than low human occupancy include farm retail centres for feeds, horticultural and livestock produce, auction barns and show areas where bleachers or other public facilities are provided. Farm work centres where the number of workers frequently exceeds the limit for low human occupancy will also be in this category.</w:t>
      </w:r>
    </w:p>
    <w:p w14:paraId="6E10E8CC" w14:textId="77777777" w:rsidR="00EC72E8" w:rsidRPr="00B620DB" w:rsidRDefault="00EC72E8" w:rsidP="00EC72E8">
      <w:pPr>
        <w:pStyle w:val="13Appnotes"/>
      </w:pPr>
      <w:r w:rsidRPr="00B620DB">
        <w:t>It is possible to have areas of both high and low human occupancy in the same building provided that the structural safety and fire separation requirements for high human occupancy are met in the part thus designated.</w:t>
      </w:r>
      <w:bookmarkStart w:id="1830" w:name="a43557"/>
      <w:bookmarkEnd w:id="1830"/>
    </w:p>
    <w:p w14:paraId="19BFBB5E" w14:textId="77777777" w:rsidR="00EC72E8" w:rsidRPr="00B620DB" w:rsidRDefault="00EC72E8" w:rsidP="00EC72E8">
      <w:pPr>
        <w:pStyle w:val="13bDivision1"/>
      </w:pPr>
      <w:bookmarkStart w:id="1831" w:name="a43558"/>
      <w:bookmarkStart w:id="1832" w:name="en001287-fr-prtn"/>
      <w:bookmarkEnd w:id="1831"/>
      <w:bookmarkEnd w:id="1832"/>
      <w:r w:rsidRPr="00B620DB">
        <w:t>Fire Separation</w:t>
      </w:r>
    </w:p>
    <w:p w14:paraId="6B83D64B" w14:textId="77777777" w:rsidR="00EC72E8" w:rsidRPr="00B620DB" w:rsidRDefault="00EC72E8" w:rsidP="00EC72E8">
      <w:pPr>
        <w:pStyle w:val="13Appnotes"/>
      </w:pPr>
      <w:r w:rsidRPr="00B620DB">
        <w:t>It is generally understood that the term “fire” refers to all products of combustion, including heat and smoke. Although a fire separation is not always required to have a fire-resistance rating, it should act as a barrier to the spread of smoke and fire until some type of response is initiated. If the fire-resistance rating of a fire separation is permitted to be waived on the basis of the presence of an automatic sprinkler system, it is nonetheless the intent of the Code that the fire separation be constructed so that it will remain in place and act as a barrier against the spread of smoke until the sprinklers have actuated.</w:t>
      </w:r>
      <w:bookmarkStart w:id="1833" w:name="a43566"/>
      <w:bookmarkEnd w:id="1833"/>
    </w:p>
    <w:p w14:paraId="3BC0F096" w14:textId="77777777" w:rsidR="00EC72E8" w:rsidRPr="00B620DB" w:rsidRDefault="00EC72E8" w:rsidP="00EC72E8">
      <w:pPr>
        <w:pStyle w:val="13bDivision1"/>
      </w:pPr>
      <w:bookmarkStart w:id="1834" w:name="a43567"/>
      <w:bookmarkStart w:id="1835" w:name="en001287-flght"/>
      <w:bookmarkEnd w:id="1834"/>
      <w:bookmarkEnd w:id="1835"/>
      <w:r w:rsidRPr="00B620DB">
        <w:t>Flight</w:t>
      </w:r>
      <w:bookmarkStart w:id="1836" w:name="a43777"/>
      <w:bookmarkStart w:id="1837" w:name="a43778"/>
      <w:bookmarkStart w:id="1838" w:name="a43780"/>
      <w:bookmarkStart w:id="1839" w:name="en001287f1"/>
      <w:bookmarkEnd w:id="1836"/>
      <w:bookmarkEnd w:id="1837"/>
      <w:bookmarkEnd w:id="1838"/>
      <w:bookmarkEnd w:id="1839"/>
    </w:p>
    <w:p w14:paraId="73DA6F59" w14:textId="77777777" w:rsidR="00EC72E8" w:rsidRPr="00B620DB" w:rsidRDefault="00EC72E8" w:rsidP="00EC72E8">
      <w:pPr>
        <w:pStyle w:val="13Appnotes"/>
      </w:pPr>
    </w:p>
    <w:p w14:paraId="1DEEA6C4" w14:textId="77777777" w:rsidR="00EC72E8" w:rsidRPr="00B620DB" w:rsidRDefault="00EC72E8" w:rsidP="00EC72E8">
      <w:pPr>
        <w:pStyle w:val="13Appnotes"/>
      </w:pPr>
      <w:r w:rsidRPr="00B620DB">
        <w:rPr>
          <w:noProof/>
          <w:lang w:val="en-CA" w:eastAsia="en-CA"/>
        </w:rPr>
        <w:lastRenderedPageBreak/>
        <w:drawing>
          <wp:inline distT="0" distB="0" distL="0" distR="0" wp14:anchorId="43737025" wp14:editId="3EA21522">
            <wp:extent cx="4953635" cy="2282190"/>
            <wp:effectExtent l="0" t="0" r="0" b="0"/>
            <wp:docPr id="466" name="Picture 466" descr="Z:\NBC\WORKAREA\NBC_library\graphic\eg\013\eg01395a.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NBC\WORKAREA\NBC_library\graphic\eg\013\eg01395a.eps"/>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4953635" cy="2282190"/>
                    </a:xfrm>
                    <a:prstGeom prst="rect">
                      <a:avLst/>
                    </a:prstGeom>
                    <a:noFill/>
                    <a:ln>
                      <a:noFill/>
                    </a:ln>
                  </pic:spPr>
                </pic:pic>
              </a:graphicData>
            </a:graphic>
          </wp:inline>
        </w:drawing>
      </w:r>
    </w:p>
    <w:p w14:paraId="67806360" w14:textId="77777777" w:rsidR="00EC72E8" w:rsidRPr="00EC72E8" w:rsidRDefault="00EC72E8" w:rsidP="00EC72E8">
      <w:pPr>
        <w:pStyle w:val="13cFigTitle"/>
      </w:pPr>
      <w:r w:rsidRPr="00EC72E8">
        <w:t>Figure A-1.4.1.2.(1)-A</w:t>
      </w:r>
    </w:p>
    <w:p w14:paraId="4371403A" w14:textId="77777777" w:rsidR="00EC72E8" w:rsidRPr="00EC72E8" w:rsidRDefault="00EC72E8" w:rsidP="00EC72E8">
      <w:pPr>
        <w:pStyle w:val="13cFigTitle"/>
      </w:pPr>
      <w:r w:rsidRPr="00EC72E8">
        <w:t>Flight</w:t>
      </w:r>
      <w:bookmarkStart w:id="1840" w:name="a43785"/>
      <w:bookmarkStart w:id="1841" w:name="a43786"/>
      <w:bookmarkEnd w:id="1840"/>
      <w:bookmarkEnd w:id="1841"/>
    </w:p>
    <w:p w14:paraId="6AB9CF8D" w14:textId="77777777" w:rsidR="00EC72E8" w:rsidRPr="00B620DB" w:rsidRDefault="00EC72E8" w:rsidP="00EC72E8">
      <w:pPr>
        <w:pStyle w:val="13bDivision1"/>
      </w:pPr>
      <w:bookmarkStart w:id="1842" w:name="a43787"/>
      <w:bookmarkStart w:id="1843" w:name="en001287-grade"/>
      <w:bookmarkEnd w:id="1842"/>
      <w:bookmarkEnd w:id="1843"/>
      <w:r w:rsidRPr="00B620DB">
        <w:t>Grade</w:t>
      </w:r>
    </w:p>
    <w:p w14:paraId="755C564C" w14:textId="77777777" w:rsidR="00EC72E8" w:rsidRPr="00B620DB" w:rsidRDefault="00EC72E8" w:rsidP="00EC72E8">
      <w:pPr>
        <w:pStyle w:val="13Appnotes"/>
      </w:pPr>
      <w:r w:rsidRPr="00B620DB">
        <w:t>Localized depressions that need not be considered in the determination of the elevation of grade include such features as vehicle and pedestrian entrances and other minor depressions that do not affect accessibility for firefighting or evacuation.</w:t>
      </w:r>
      <w:bookmarkStart w:id="1844" w:name="a43794"/>
      <w:bookmarkEnd w:id="1844"/>
    </w:p>
    <w:p w14:paraId="26CB68AD" w14:textId="77777777" w:rsidR="00EC72E8" w:rsidRPr="00B620DB" w:rsidRDefault="00EC72E8" w:rsidP="00EC72E8">
      <w:pPr>
        <w:pStyle w:val="13bDivision1"/>
      </w:pPr>
      <w:bookmarkStart w:id="1845" w:name="a43796"/>
      <w:bookmarkStart w:id="1846" w:name="en001287-hm-tp-ccpnc"/>
      <w:bookmarkStart w:id="1847" w:name="a43808"/>
      <w:bookmarkStart w:id="1848" w:name="a43810"/>
      <w:bookmarkStart w:id="1849" w:name="en001287-mchnl-vnt"/>
      <w:bookmarkEnd w:id="1845"/>
      <w:bookmarkEnd w:id="1846"/>
      <w:bookmarkEnd w:id="1847"/>
      <w:bookmarkEnd w:id="1848"/>
      <w:bookmarkEnd w:id="1849"/>
      <w:r w:rsidRPr="00B620DB">
        <w:t>Mechanically Vented</w:t>
      </w:r>
    </w:p>
    <w:p w14:paraId="647B6CAB" w14:textId="77777777" w:rsidR="00EC72E8" w:rsidRPr="00B620DB" w:rsidRDefault="00EC72E8" w:rsidP="00EC72E8">
      <w:pPr>
        <w:pStyle w:val="13Appnotes"/>
      </w:pPr>
      <w:r w:rsidRPr="00B620DB">
        <w:t>The definition of this term is intended to include all types of appliances and venting systems that rely entirely on fans to evacuate the products of combustion. Systems variously referred to as “forced draft,” “power vented” and “induced draft” in standards and industry terminology may be covered by this definition. The key characteristic of such systems is that they are more resistant to depressurization-induced spillage of combustion products into the building in which they are housed because the combustion venting system downstream of the fan is “sealed,” i.e. includes no draft hood or draft control device.</w:t>
      </w:r>
      <w:bookmarkStart w:id="1850" w:name="a43818"/>
      <w:bookmarkEnd w:id="1850"/>
    </w:p>
    <w:p w14:paraId="6E04C252" w14:textId="77777777" w:rsidR="00EC72E8" w:rsidRPr="00B620DB" w:rsidRDefault="00EC72E8" w:rsidP="00EC72E8">
      <w:pPr>
        <w:pStyle w:val="13bDivision1"/>
      </w:pPr>
      <w:bookmarkStart w:id="1851" w:name="a43819"/>
      <w:bookmarkStart w:id="1852" w:name="en001287-pt-dtr-b"/>
      <w:bookmarkEnd w:id="1851"/>
      <w:bookmarkEnd w:id="1852"/>
      <w:r w:rsidRPr="00B620DB">
        <w:t>Post-Disaster Building</w:t>
      </w:r>
    </w:p>
    <w:p w14:paraId="479FBAB3" w14:textId="77777777" w:rsidR="00EC72E8" w:rsidRPr="00B620DB" w:rsidRDefault="00EC72E8" w:rsidP="00EC72E8">
      <w:pPr>
        <w:pStyle w:val="13Appnotes"/>
      </w:pPr>
      <w:r w:rsidRPr="00B620DB">
        <w:t>There may be circumstances where the authority having jurisdiction would choose to exempt certain types of buildings or parts thereof from being designated as post-disaster buildings. Such is the case in the following examples: a volunteer paramedic's residence where an ambulance is stored, or a police station in a shopping mall or in a residential complex.</w:t>
      </w:r>
    </w:p>
    <w:p w14:paraId="55CA490E" w14:textId="77777777" w:rsidR="00EC72E8" w:rsidRPr="00B620DB" w:rsidRDefault="00EC72E8" w:rsidP="00EC72E8">
      <w:pPr>
        <w:pStyle w:val="13Appnotes"/>
      </w:pPr>
      <w:r w:rsidRPr="00B620DB">
        <w:t xml:space="preserve">Some municipalities have emergency management plans that specify which buildings are to be used for the provision of essential services after a disaster. Municipalities normally coordinate their requirements with provincial or territorial emergency management protocols, which may or may not be mandatory. If in doubt about whether a building should be designated as a post-disaster building, designers should consult with the authority having jurisdiction. </w:t>
      </w:r>
    </w:p>
    <w:p w14:paraId="4C618ABB" w14:textId="77777777" w:rsidR="00EC72E8" w:rsidRPr="00B620DB" w:rsidRDefault="00EC72E8" w:rsidP="00EC72E8">
      <w:pPr>
        <w:pStyle w:val="13Appnotes"/>
      </w:pPr>
      <w:r w:rsidRPr="00B620DB">
        <w:t>The inclusion of control centres for natural gas distribution as examples of post-disaster buildings is intended to ensure that, following a disaster, control is maintained over large fuel distribution networks that supply a commodity essential to the health and safety of a significant proportion of the Canadian population. In contrast, the localized failure of a single fuel supply point does not jeopardize the entire fuel distribution system.</w:t>
      </w:r>
    </w:p>
    <w:p w14:paraId="5514104F" w14:textId="77777777" w:rsidR="00EC72E8" w:rsidRPr="00B620DB" w:rsidRDefault="00EC72E8" w:rsidP="00EC72E8">
      <w:pPr>
        <w:pStyle w:val="13Appnotes"/>
      </w:pPr>
      <w:r w:rsidRPr="00B620DB">
        <w:t>Buildings with rooftop telecommunication or cellular network equipment need not be designated as post-disaster buildings.</w:t>
      </w:r>
      <w:bookmarkStart w:id="1853" w:name="a44052"/>
      <w:bookmarkEnd w:id="1853"/>
    </w:p>
    <w:p w14:paraId="7DC28182" w14:textId="77777777" w:rsidR="00EC72E8" w:rsidRPr="00B620DB" w:rsidRDefault="00EC72E8" w:rsidP="00EC72E8">
      <w:pPr>
        <w:pStyle w:val="13bDivision1"/>
      </w:pPr>
      <w:bookmarkStart w:id="1854" w:name="a44053"/>
      <w:bookmarkStart w:id="1855" w:name="en001287-pblc-crr"/>
      <w:bookmarkEnd w:id="1854"/>
      <w:bookmarkEnd w:id="1855"/>
      <w:r w:rsidRPr="00B620DB">
        <w:t>Public Corridor</w:t>
      </w:r>
    </w:p>
    <w:p w14:paraId="29EF5E20" w14:textId="77777777" w:rsidR="00EC72E8" w:rsidRPr="00B620DB" w:rsidRDefault="00EC72E8" w:rsidP="00EC72E8">
      <w:pPr>
        <w:pStyle w:val="13Appnotes"/>
      </w:pPr>
      <w:r w:rsidRPr="00B620DB">
        <w:lastRenderedPageBreak/>
        <w:t>A covered mall is considered to be a public corridor and, as such, is subject to the same requirements as a public corridor.</w:t>
      </w:r>
      <w:bookmarkStart w:id="1856" w:name="a44060"/>
      <w:bookmarkEnd w:id="1856"/>
    </w:p>
    <w:p w14:paraId="5EFABBE1" w14:textId="77777777" w:rsidR="00EC72E8" w:rsidRPr="00B620DB" w:rsidRDefault="00EC72E8" w:rsidP="00EC72E8">
      <w:pPr>
        <w:pStyle w:val="13bDivision1"/>
      </w:pPr>
      <w:bookmarkStart w:id="1857" w:name="a44061"/>
      <w:bookmarkStart w:id="1858" w:name="en001287-rm-jst"/>
      <w:bookmarkEnd w:id="1857"/>
      <w:bookmarkEnd w:id="1858"/>
      <w:r w:rsidRPr="00B620DB">
        <w:t>Rim Joist</w:t>
      </w:r>
    </w:p>
    <w:p w14:paraId="540680CD" w14:textId="77777777" w:rsidR="00EC72E8" w:rsidRPr="00B620DB" w:rsidRDefault="00EC72E8" w:rsidP="00EC72E8">
      <w:pPr>
        <w:pStyle w:val="13Appnotes"/>
      </w:pPr>
      <w:r w:rsidRPr="00B620DB">
        <w:t>In the field, rim joists may also be referred to as rim boards, headers or header joists.</w:t>
      </w:r>
      <w:bookmarkStart w:id="1859" w:name="a44068"/>
      <w:bookmarkEnd w:id="1859"/>
    </w:p>
    <w:p w14:paraId="18881F0D" w14:textId="77777777" w:rsidR="00EC72E8" w:rsidRPr="00B620DB" w:rsidRDefault="00EC72E8" w:rsidP="00EC72E8">
      <w:pPr>
        <w:pStyle w:val="13bDivision1"/>
      </w:pPr>
      <w:bookmarkStart w:id="1860" w:name="a44069"/>
      <w:bookmarkStart w:id="1861" w:name="en001287-scnd-t"/>
      <w:bookmarkEnd w:id="1860"/>
      <w:bookmarkEnd w:id="1861"/>
      <w:r w:rsidRPr="00B620DB">
        <w:t>Secondary Suite</w:t>
      </w:r>
    </w:p>
    <w:p w14:paraId="391C02C0" w14:textId="511F195B" w:rsidR="00EC72E8" w:rsidRPr="00B620DB" w:rsidRDefault="00EC72E8" w:rsidP="00EC72E8">
      <w:pPr>
        <w:pStyle w:val="13Appnotes"/>
      </w:pPr>
      <w:r w:rsidRPr="00B620DB">
        <w:t xml:space="preserve">A secondary suite is a self-contained dwelling unit that is part of a </w:t>
      </w:r>
      <w:ins w:id="1862" w:author="Dang, Tommy OHCS:EX" w:date="2023-04-03T16:57:00Z">
        <w:r w:rsidR="00833D62">
          <w:t>house</w:t>
        </w:r>
        <w:r w:rsidR="00833D62" w:rsidRPr="00B620DB">
          <w:t xml:space="preserve"> </w:t>
        </w:r>
      </w:ins>
      <w:r w:rsidRPr="00B620DB">
        <w:t>containing not more than two dwelling units (including the secondary suite) and any common spaces such as common storage, common service rooms, common laundry facilities or common areas used for egress. Secondary suites are typically created within an existing single dwelling unit—commonly called a “house”—either constructed as an addition</w:t>
      </w:r>
      <w:ins w:id="1863" w:author="Chase, Andy HOUS:EX" w:date="2023-08-21T16:58:00Z">
        <w:r w:rsidR="00A3123F">
          <w:t xml:space="preserve"> or an alteration</w:t>
        </w:r>
      </w:ins>
      <w:r w:rsidRPr="00B620DB">
        <w:t xml:space="preserve"> to an existing house or incorporated during the construction of a new house. A secondary suite may have more than one storey and may be on the same level as the </w:t>
      </w:r>
      <w:ins w:id="1864" w:author="Dang, Tommy OHCS:EX" w:date="2023-04-03T16:56:00Z">
        <w:r w:rsidR="00833D62">
          <w:t>other</w:t>
        </w:r>
        <w:r w:rsidR="00833D62" w:rsidRPr="00B620DB">
          <w:t xml:space="preserve"> </w:t>
        </w:r>
      </w:ins>
      <w:r w:rsidRPr="00B620DB">
        <w:t>dwelling unit of the house or be above or below it.</w:t>
      </w:r>
    </w:p>
    <w:p w14:paraId="02A24F1A" w14:textId="15D92FC5" w:rsidR="00EC72E8" w:rsidRPr="00B620DB" w:rsidRDefault="00EC72E8" w:rsidP="00EC72E8">
      <w:pPr>
        <w:pStyle w:val="13Appnotes"/>
      </w:pPr>
      <w:r w:rsidRPr="00B620DB">
        <w:t>Examples of buildings where secondary suites are permitted include individual detached houses, or where the secondary suite is located in a portion of a building, semi-detached houses (half of a double</w:t>
      </w:r>
      <w:ins w:id="1865" w:author="Dang, Tommy OHCS:EX" w:date="2023-04-03T17:01:00Z">
        <w:r w:rsidR="00F840E4">
          <w:t xml:space="preserve"> and also known as a side-by-side</w:t>
        </w:r>
      </w:ins>
      <w:r w:rsidRPr="00B620DB">
        <w:t>) and row houses</w:t>
      </w:r>
      <w:ins w:id="1866" w:author="Dang, Tommy OHCS:EX" w:date="2023-04-03T17:02:00Z">
        <w:r w:rsidR="00F840E4">
          <w:t xml:space="preserve"> where a vertical fire separation separates the portion from the remainder of the building</w:t>
        </w:r>
      </w:ins>
      <w:r w:rsidRPr="00B620DB">
        <w:t>.</w:t>
      </w:r>
    </w:p>
    <w:p w14:paraId="27C159A2" w14:textId="2D7A6C76" w:rsidR="00EC72E8" w:rsidRDefault="00EC72E8" w:rsidP="00EC72E8">
      <w:pPr>
        <w:pStyle w:val="13Appnotes"/>
        <w:rPr>
          <w:ins w:id="1867" w:author="Dang, Tommy OHCS:EX" w:date="2023-04-03T17:07:00Z"/>
        </w:rPr>
      </w:pPr>
      <w:r w:rsidRPr="00B620DB">
        <w:t>Where a building has multiple</w:t>
      </w:r>
      <w:ins w:id="1868" w:author="Dang, Tommy OHCS:EX" w:date="2023-04-03T17:03:00Z">
        <w:r w:rsidR="00F840E4">
          <w:t xml:space="preserve"> vertically separated</w:t>
        </w:r>
      </w:ins>
      <w:r w:rsidRPr="00B620DB">
        <w:t xml:space="preserve"> occupancies, the secondary suite can only be created in a </w:t>
      </w:r>
      <w:ins w:id="1869" w:author="Dang, Tommy OHCS:EX" w:date="2023-04-03T17:03:00Z">
        <w:r w:rsidR="00F840E4">
          <w:t xml:space="preserve">vertically separated </w:t>
        </w:r>
      </w:ins>
      <w:r w:rsidRPr="00B620DB">
        <w:t>portion of the building that is of residential occupancy.</w:t>
      </w:r>
      <w:ins w:id="1870" w:author="Dang, Tommy OHCS:EX" w:date="2023-04-03T17:03:00Z">
        <w:r w:rsidR="00F840E4">
          <w:t xml:space="preserve"> A vertical fire separation </w:t>
        </w:r>
      </w:ins>
      <w:ins w:id="1871" w:author="Dang, Tommy OHCS:EX" w:date="2023-04-03T17:04:00Z">
        <w:r w:rsidR="00F840E4">
          <w:t>extends continuously through all crawlspaces, storeys and attic spaces of the building.</w:t>
        </w:r>
      </w:ins>
      <w:r w:rsidRPr="00B620DB">
        <w:t xml:space="preserve"> Apartment buildings have </w:t>
      </w:r>
      <w:ins w:id="1872" w:author="Dang, Tommy OHCS:EX" w:date="2023-04-03T17:04:00Z">
        <w:r w:rsidR="00F840E4">
          <w:t>dwelling units above and below others that share a</w:t>
        </w:r>
      </w:ins>
      <w:ins w:id="1873" w:author="Dang, Tommy OHCS:EX" w:date="2023-04-03T17:05:00Z">
        <w:r w:rsidR="00F840E4">
          <w:t xml:space="preserve"> horizontal assembly </w:t>
        </w:r>
      </w:ins>
      <w:r w:rsidRPr="00B620DB">
        <w:t>and are therefore not permitted to have secondary suites.</w:t>
      </w:r>
      <w:ins w:id="1874" w:author="Dang, Tommy OHCS:EX" w:date="2023-04-03T17:05:00Z">
        <w:r w:rsidR="00F840E4">
          <w:t xml:space="preserve"> Figure A-1.4.1.2.(1)-C shows building types where secondary suites are permitted as well as building types where other dwelling units or other occupancies are located above or belo</w:t>
        </w:r>
      </w:ins>
      <w:ins w:id="1875" w:author="Dang, Tommy OHCS:EX" w:date="2023-04-03T17:06:00Z">
        <w:r w:rsidR="00F840E4">
          <w:t xml:space="preserve">w such that secondary suites are not permitted.  </w:t>
        </w:r>
      </w:ins>
    </w:p>
    <w:p w14:paraId="25C0543F" w14:textId="41265A62" w:rsidR="00F840E4" w:rsidRDefault="00F840E4" w:rsidP="00EC72E8">
      <w:pPr>
        <w:pStyle w:val="13Appnotes"/>
        <w:rPr>
          <w:ins w:id="1876" w:author="Dang, Tommy OHCS:EX" w:date="2023-04-03T17:07:00Z"/>
        </w:rPr>
      </w:pPr>
    </w:p>
    <w:p w14:paraId="77662CC0" w14:textId="14ACC7AF" w:rsidR="00F840E4" w:rsidRDefault="00934E6E" w:rsidP="00934E6E">
      <w:pPr>
        <w:pStyle w:val="13Appnotes"/>
        <w:jc w:val="center"/>
        <w:rPr>
          <w:ins w:id="1877" w:author="Dang, Tommy HOUS:EX" w:date="2023-08-03T09:48:00Z"/>
        </w:rPr>
      </w:pPr>
      <w:ins w:id="1878" w:author="Dang, Tommy HOUS:EX" w:date="2023-08-03T09:48:00Z">
        <w:r>
          <w:rPr>
            <w:noProof/>
          </w:rPr>
          <w:drawing>
            <wp:inline distT="0" distB="0" distL="0" distR="0" wp14:anchorId="39130DF8" wp14:editId="3AFAD15A">
              <wp:extent cx="5000625" cy="2314575"/>
              <wp:effectExtent l="0" t="0" r="9525" b="9525"/>
              <wp:docPr id="2" name="Picture 2" descr="A diagram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house&#10;&#10;Description automatically generated"/>
                      <pic:cNvPicPr/>
                    </pic:nvPicPr>
                    <pic:blipFill>
                      <a:blip r:embed="rId602"/>
                      <a:stretch>
                        <a:fillRect/>
                      </a:stretch>
                    </pic:blipFill>
                    <pic:spPr>
                      <a:xfrm>
                        <a:off x="0" y="0"/>
                        <a:ext cx="5000625" cy="2314575"/>
                      </a:xfrm>
                      <a:prstGeom prst="rect">
                        <a:avLst/>
                      </a:prstGeom>
                    </pic:spPr>
                  </pic:pic>
                </a:graphicData>
              </a:graphic>
            </wp:inline>
          </w:drawing>
        </w:r>
      </w:ins>
      <w:ins w:id="1879" w:author="Dang, Tommy OHCS:EX" w:date="2023-04-03T17:07:00Z">
        <w:r w:rsidR="00F840E4">
          <w:br/>
        </w:r>
      </w:ins>
    </w:p>
    <w:p w14:paraId="75CA3090" w14:textId="23E2EDF7" w:rsidR="00934E6E" w:rsidRDefault="00934E6E" w:rsidP="00EC72E8">
      <w:pPr>
        <w:pStyle w:val="13Appnotes"/>
        <w:rPr>
          <w:ins w:id="1880" w:author="Dang, Tommy HOUS:EX" w:date="2023-08-03T09:48:00Z"/>
        </w:rPr>
      </w:pPr>
      <w:r w:rsidRPr="00045550">
        <w:rPr>
          <w:rFonts w:ascii="Helvetica" w:hAnsi="Helvetica"/>
          <w:b/>
          <w:noProof/>
        </w:rPr>
        <w:t>Figure A-1.4.1.2.(1)-C</w:t>
      </w:r>
      <w:r w:rsidRPr="00045550">
        <w:rPr>
          <w:rFonts w:ascii="Helvetica" w:hAnsi="Helvetica"/>
          <w:b/>
          <w:noProof/>
        </w:rPr>
        <w:br/>
        <w:t>Building Types where Secondary Suites are Permitted</w:t>
      </w:r>
    </w:p>
    <w:p w14:paraId="3F9876BE" w14:textId="430018F4" w:rsidR="00EC72E8" w:rsidRPr="00B620DB" w:rsidRDefault="00EC72E8" w:rsidP="00EC72E8">
      <w:pPr>
        <w:pStyle w:val="13Appnotes"/>
      </w:pPr>
      <w:r w:rsidRPr="00B620DB">
        <w:t>Neither dwelling unit in a house can be strata-titled or otherwise subdivided from the remainder of the house under provincial or territorial legislation. This means that both dwelling units are registered under the same title.</w:t>
      </w:r>
    </w:p>
    <w:p w14:paraId="22C7E49D" w14:textId="77777777" w:rsidR="00EC72E8" w:rsidRPr="00B620DB" w:rsidRDefault="00EC72E8" w:rsidP="00EC72E8">
      <w:pPr>
        <w:pStyle w:val="13bDivision1"/>
      </w:pPr>
      <w:bookmarkStart w:id="1881" w:name="a44295"/>
      <w:bookmarkStart w:id="1882" w:name="a44296"/>
      <w:bookmarkStart w:id="1883" w:name="en001287-rvc-rm"/>
      <w:bookmarkEnd w:id="1881"/>
      <w:bookmarkEnd w:id="1882"/>
      <w:bookmarkEnd w:id="1883"/>
      <w:r w:rsidRPr="00B620DB">
        <w:lastRenderedPageBreak/>
        <w:t>Service Room</w:t>
      </w:r>
    </w:p>
    <w:p w14:paraId="699A2F54" w14:textId="77777777" w:rsidR="00EC72E8" w:rsidRPr="00B620DB" w:rsidRDefault="00EC72E8" w:rsidP="00EC72E8">
      <w:pPr>
        <w:pStyle w:val="13Appnotes"/>
      </w:pPr>
      <w:r w:rsidRPr="00B620DB">
        <w:t>Typical examples of service rooms include boiler rooms, furnace rooms, incinerator rooms, garbage handling rooms and rooms to accommodate air-conditioning or heating appliances, pumps, compressors and electrical equipment. Rooms such as elevator machine rooms and common laundry rooms are not considered to be service rooms.</w:t>
      </w:r>
      <w:bookmarkStart w:id="1884" w:name="a44303"/>
      <w:bookmarkEnd w:id="1884"/>
    </w:p>
    <w:p w14:paraId="5B16909E" w14:textId="77777777" w:rsidR="00EC72E8" w:rsidRPr="00EC72E8" w:rsidRDefault="00EC72E8" w:rsidP="00EC72E8">
      <w:pPr>
        <w:pStyle w:val="13bDivision1"/>
      </w:pPr>
      <w:bookmarkStart w:id="1885" w:name="a44304"/>
      <w:bookmarkStart w:id="1886" w:name="en001287-sld-m-u"/>
      <w:bookmarkEnd w:id="1885"/>
      <w:bookmarkEnd w:id="1886"/>
      <w:r w:rsidRPr="00EC72E8">
        <w:t>Solid Masonry Units</w:t>
      </w:r>
    </w:p>
    <w:p w14:paraId="0BB6D4D8" w14:textId="77777777" w:rsidR="00EC72E8" w:rsidRPr="00B620DB" w:rsidRDefault="00EC72E8" w:rsidP="00EC72E8">
      <w:pPr>
        <w:pStyle w:val="13Appnotes"/>
      </w:pPr>
      <w:r w:rsidRPr="00B620DB">
        <w:t>The net solid area of a masonry unit is calculated by determining the gross area of the bed face of the unit (L × T) and subtracting the cumulative areas of the hollow portions. As long as the total area of the hollow portions is 25% or less of the gross area, the unit is considered to be a solid masonry unit.</w:t>
      </w:r>
      <w:bookmarkStart w:id="1887" w:name="a44315"/>
      <w:bookmarkStart w:id="1888" w:name="a44316"/>
      <w:bookmarkStart w:id="1889" w:name="a44318"/>
      <w:bookmarkStart w:id="1890" w:name="en001287f2"/>
      <w:bookmarkEnd w:id="1887"/>
      <w:bookmarkEnd w:id="1888"/>
      <w:bookmarkEnd w:id="1889"/>
      <w:bookmarkEnd w:id="1890"/>
    </w:p>
    <w:p w14:paraId="001014FA" w14:textId="77777777" w:rsidR="00EC72E8" w:rsidRPr="00B620DB" w:rsidRDefault="00EC72E8" w:rsidP="00EC72E8">
      <w:pPr>
        <w:pStyle w:val="13Appnotes"/>
      </w:pPr>
    </w:p>
    <w:p w14:paraId="04015845" w14:textId="77777777" w:rsidR="00EC72E8" w:rsidRPr="00B620DB" w:rsidRDefault="00EC72E8" w:rsidP="00EC72E8">
      <w:pPr>
        <w:pStyle w:val="13Appnotes"/>
      </w:pPr>
      <w:r w:rsidRPr="00B620DB">
        <w:rPr>
          <w:noProof/>
          <w:lang w:val="en-CA" w:eastAsia="en-CA"/>
        </w:rPr>
        <w:drawing>
          <wp:inline distT="0" distB="0" distL="0" distR="0" wp14:anchorId="6B117D16" wp14:editId="18F896A0">
            <wp:extent cx="3991610" cy="3061335"/>
            <wp:effectExtent l="0" t="0" r="0" b="0"/>
            <wp:docPr id="465" name="Picture 465" descr="Z:\NBC\WORKAREA\NBC_library\graphic\eg\013\eg01325a.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NBC\WORKAREA\NBC_library\graphic\eg\013\eg01325a.eps"/>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3991610" cy="3061335"/>
                    </a:xfrm>
                    <a:prstGeom prst="rect">
                      <a:avLst/>
                    </a:prstGeom>
                    <a:noFill/>
                    <a:ln>
                      <a:noFill/>
                    </a:ln>
                  </pic:spPr>
                </pic:pic>
              </a:graphicData>
            </a:graphic>
          </wp:inline>
        </w:drawing>
      </w:r>
    </w:p>
    <w:p w14:paraId="42A4114E" w14:textId="77777777" w:rsidR="00EC72E8" w:rsidRPr="00EC72E8" w:rsidRDefault="00EC72E8" w:rsidP="00EC72E8">
      <w:pPr>
        <w:pStyle w:val="13cFigTitle"/>
      </w:pPr>
      <w:r w:rsidRPr="00EC72E8">
        <w:t>Figure A-1.4.1.2.(1)-B</w:t>
      </w:r>
    </w:p>
    <w:p w14:paraId="2B38B459" w14:textId="77777777" w:rsidR="00EC72E8" w:rsidRPr="00EC72E8" w:rsidRDefault="00EC72E8" w:rsidP="00EC72E8">
      <w:pPr>
        <w:pStyle w:val="13cFigTitle"/>
      </w:pPr>
      <w:r w:rsidRPr="00EC72E8">
        <w:t>Net solid area of masonry unit</w:t>
      </w:r>
      <w:bookmarkStart w:id="1891" w:name="a44323"/>
      <w:bookmarkStart w:id="1892" w:name="a44324"/>
      <w:bookmarkEnd w:id="1891"/>
      <w:bookmarkEnd w:id="1892"/>
    </w:p>
    <w:p w14:paraId="184D9146" w14:textId="77777777" w:rsidR="00292FE4" w:rsidRDefault="00292FE4" w:rsidP="00EC72E8">
      <w:pPr>
        <w:pStyle w:val="13cFigTitle"/>
        <w:rPr>
          <w:ins w:id="1893" w:author="Dang, Tommy OHCS:EX" w:date="2023-04-03T17:09:00Z"/>
        </w:rPr>
      </w:pPr>
      <w:bookmarkStart w:id="1894" w:name="a44325"/>
      <w:bookmarkStart w:id="1895" w:name="en001287-trg-grg"/>
      <w:bookmarkEnd w:id="1894"/>
      <w:bookmarkEnd w:id="1895"/>
    </w:p>
    <w:p w14:paraId="396B87E2" w14:textId="78BA25EB" w:rsidR="00EC72E8" w:rsidRPr="00B620DB" w:rsidRDefault="00EC72E8" w:rsidP="00292FE4">
      <w:pPr>
        <w:pStyle w:val="13bDivision1"/>
      </w:pPr>
      <w:r w:rsidRPr="00EC72E8">
        <w:t>Storage Garage</w:t>
      </w:r>
    </w:p>
    <w:p w14:paraId="6D48C2DD" w14:textId="5F556845" w:rsidR="00EC72E8" w:rsidRPr="00B620DB" w:rsidRDefault="00EC72E8" w:rsidP="00EC72E8">
      <w:pPr>
        <w:pStyle w:val="13Appnotes"/>
      </w:pPr>
      <w:r w:rsidRPr="00B620DB">
        <w:t>Entrances at which vehicles stop for a short time beneath an unenclosed canopy to pick up and drop off passengers are not considered as storage garages.</w:t>
      </w:r>
      <w:bookmarkStart w:id="1896" w:name="a44332"/>
      <w:bookmarkEnd w:id="1896"/>
      <w:ins w:id="1897" w:author="Dang, Tommy OHCS:EX" w:date="2023-04-03T17:10:00Z">
        <w:r w:rsidR="00292FE4">
          <w:t xml:space="preserve"> As a subsidiary</w:t>
        </w:r>
      </w:ins>
      <w:ins w:id="1898" w:author="Dang, Tommy OHCS:EX" w:date="2023-04-03T17:13:00Z">
        <w:r w:rsidR="00292FE4">
          <w:t xml:space="preserve"> use, storage garages may also contain space for parking or storing </w:t>
        </w:r>
      </w:ins>
      <w:ins w:id="1899" w:author="Dang, Tommy OHCS:EX" w:date="2023-04-03T17:14:00Z">
        <w:r w:rsidR="00292FE4">
          <w:t xml:space="preserve">other vehicles (bicycles, boat, etc.). </w:t>
        </w:r>
      </w:ins>
    </w:p>
    <w:p w14:paraId="1B68895B" w14:textId="77777777" w:rsidR="00EC72E8" w:rsidRPr="00B620DB" w:rsidRDefault="00EC72E8" w:rsidP="00EC72E8">
      <w:pPr>
        <w:pStyle w:val="13bDivision1"/>
      </w:pPr>
      <w:bookmarkStart w:id="1900" w:name="a44333"/>
      <w:bookmarkStart w:id="1901" w:name="en001287-t"/>
      <w:bookmarkEnd w:id="1900"/>
      <w:bookmarkEnd w:id="1901"/>
      <w:r w:rsidRPr="00B620DB">
        <w:t>Suite</w:t>
      </w:r>
    </w:p>
    <w:p w14:paraId="146A1F49" w14:textId="77777777" w:rsidR="00EC72E8" w:rsidRPr="00B620DB" w:rsidRDefault="00EC72E8" w:rsidP="00EC72E8">
      <w:pPr>
        <w:pStyle w:val="13Appnotes"/>
      </w:pPr>
      <w:r w:rsidRPr="00B620DB">
        <w:t>Tenancy in the context of the term “suite” applies to both rental and ownership tenure. In a condominium arrangement, for example, dwelling units are considered separate suites even though they are individually owned. In order to be of complementary use, a series of rooms that constitute a suite must be in reasonably close proximity to each other and have access to each other either directly by means of a common doorway or indirectly by a corridor, vestibule or other similar arrangement.</w:t>
      </w:r>
    </w:p>
    <w:p w14:paraId="463EE1FA" w14:textId="77777777" w:rsidR="00EC72E8" w:rsidRPr="00B620DB" w:rsidRDefault="00EC72E8" w:rsidP="00EC72E8">
      <w:pPr>
        <w:pStyle w:val="13Appnotes"/>
      </w:pPr>
      <w:r w:rsidRPr="00B620DB">
        <w:t xml:space="preserve">The term “suite” does not apply to rooms such as service rooms, common laundry rooms and common recreational rooms that are not leased or under a separate tenure in the context of the Code. Similarly, the term “suite” is not normally applied in the context of buildings such as </w:t>
      </w:r>
      <w:r w:rsidRPr="00B620DB">
        <w:lastRenderedPageBreak/>
        <w:t>schools and hospitals, since the entire building is under a single tenure. However, a room that is individually rented is considered a suite. A warehousing unit in a mini-warehouse is a suite. A rented room in a nursing home could be considered as a suite if the room was under a separate tenure. A hospital bedroom on the other hand is not considered to be under a separate tenure, since the patient has little control of that space, even though he pays the hospital a per diem rate for the privilege of using the hospital facilities, which include the sleeping areas.</w:t>
      </w:r>
    </w:p>
    <w:p w14:paraId="756FFEF8" w14:textId="77780297" w:rsidR="00EC72E8" w:rsidRDefault="00EC72E8" w:rsidP="00EC72E8">
      <w:pPr>
        <w:pStyle w:val="13Appnotes"/>
        <w:rPr>
          <w:ins w:id="1902" w:author="Dang, Tommy OHCS:EX" w:date="2023-04-03T17:20:00Z"/>
        </w:rPr>
      </w:pPr>
      <w:r w:rsidRPr="00B620DB">
        <w:t>For certain requirements in the Code, the expression “room or suite” is used (e.g., travel distance). This means that the requirement applies within the rooms of suites as well as to the suite itself and to rooms that may be located outside the suite. In other places the expression “suite, and rooms not located within a suite” is used (e.g., for the installation of smoke and heat detectors). This means that the requirement applies to individual suites as defined, but not to each room within the suite. The rooms “not within a suite” would include common laundry rooms, common recreational rooms and service rooms, which are not considered as tenant-occupied space.</w:t>
      </w:r>
      <w:bookmarkStart w:id="1903" w:name="a44554"/>
      <w:bookmarkEnd w:id="1903"/>
    </w:p>
    <w:p w14:paraId="5208555D" w14:textId="162E9CD3" w:rsidR="002A4CDC" w:rsidRPr="002A4CDC" w:rsidRDefault="002A4CDC" w:rsidP="00EC72E8">
      <w:pPr>
        <w:pStyle w:val="13Appnotes"/>
        <w:rPr>
          <w:ins w:id="1904" w:author="Dang, Tommy OHCS:EX" w:date="2023-04-03T17:20:00Z"/>
          <w:rFonts w:ascii="Arial" w:hAnsi="Arial" w:cs="Arial"/>
        </w:rPr>
      </w:pPr>
      <w:ins w:id="1905" w:author="Dang, Tommy OHCS:EX" w:date="2023-04-03T17:20:00Z">
        <w:r w:rsidRPr="002A4CDC">
          <w:rPr>
            <w:rFonts w:ascii="Arial" w:hAnsi="Arial" w:cs="Arial"/>
          </w:rPr>
          <w:t>Tapered Tread</w:t>
        </w:r>
      </w:ins>
    </w:p>
    <w:p w14:paraId="154302ED" w14:textId="7D19F88D" w:rsidR="002A4CDC" w:rsidRPr="00B620DB" w:rsidRDefault="002A4CDC" w:rsidP="00EC72E8">
      <w:pPr>
        <w:pStyle w:val="13Appnotes"/>
      </w:pPr>
      <w:ins w:id="1906" w:author="Dang, Tommy OHCS:EX" w:date="2023-04-03T17:20:00Z">
        <w:r>
          <w:t>The definition of tapered tread includes treads in curved stairs and treads in winder stairs, However, requirements for winders differ from those for other tapered treads. Requirements for tapered treads are found in Articles 3.3.1.16., 3.4.6.9., and 9.8.4.3. of Division B. Requirements for winders are found in Article 9.8.4.6. of Division B.</w:t>
        </w:r>
      </w:ins>
    </w:p>
    <w:p w14:paraId="6495776A" w14:textId="77777777" w:rsidR="00EC72E8" w:rsidRPr="00B620DB" w:rsidRDefault="00EC72E8" w:rsidP="00EC72E8">
      <w:pPr>
        <w:pStyle w:val="13bDivision1"/>
      </w:pPr>
      <w:bookmarkStart w:id="1907" w:name="a44555"/>
      <w:bookmarkStart w:id="1908" w:name="en001287-trtm"/>
      <w:bookmarkEnd w:id="1907"/>
      <w:bookmarkEnd w:id="1908"/>
      <w:r w:rsidRPr="00B620DB">
        <w:t>Treatment</w:t>
      </w:r>
    </w:p>
    <w:p w14:paraId="5512F925" w14:textId="77777777" w:rsidR="00EC72E8" w:rsidRPr="00B620DB" w:rsidRDefault="00EC72E8" w:rsidP="00EC72E8">
      <w:pPr>
        <w:pStyle w:val="13Appnotes"/>
      </w:pPr>
      <w:r w:rsidRPr="00B620DB">
        <w:t>The ability to evacuate unassisted implies that a person is capable of recognizing and responding to an emergency given their physical, cognitive and behavioural abilities, and able to move to a safe location without the assistance of another person. For example, such persons must be able to arise and walk, or transfer from a bed or chair to a means of mobility, and leave the building or move to a safe location on their own.</w:t>
      </w:r>
      <w:bookmarkStart w:id="1909" w:name="a44562"/>
      <w:bookmarkEnd w:id="1909"/>
    </w:p>
    <w:p w14:paraId="53ECDFE6" w14:textId="77777777" w:rsidR="00EC72E8" w:rsidRPr="00B620DB" w:rsidRDefault="00EC72E8" w:rsidP="00EC72E8">
      <w:pPr>
        <w:pStyle w:val="13bDivision1"/>
      </w:pPr>
      <w:bookmarkStart w:id="1910" w:name="a44563"/>
      <w:bookmarkStart w:id="1911" w:name="en001287-trtm-cc"/>
      <w:bookmarkEnd w:id="1910"/>
      <w:bookmarkEnd w:id="1911"/>
      <w:r w:rsidRPr="00B620DB">
        <w:t>Treatment Occupancy</w:t>
      </w:r>
    </w:p>
    <w:p w14:paraId="41566421" w14:textId="77777777" w:rsidR="00EC72E8" w:rsidRPr="00B620DB" w:rsidRDefault="00EC72E8" w:rsidP="00EC72E8">
      <w:pPr>
        <w:pStyle w:val="13Appnotes"/>
      </w:pPr>
      <w:r w:rsidRPr="00B620DB">
        <w:t>“Treatments” may include such things as surgery, intensive care, and emergency medical intervention. Treatment services differ from the services provided by care occupancies like personal care assistance or the administration of medication, and from those provided by business and personal services occupancies like dentistry or day procedures.</w:t>
      </w:r>
      <w:bookmarkStart w:id="1912" w:name="a44570"/>
      <w:bookmarkEnd w:id="1912"/>
    </w:p>
    <w:p w14:paraId="2A4C1D35" w14:textId="77777777" w:rsidR="00EC72E8" w:rsidRPr="00B620DB" w:rsidRDefault="00EC72E8" w:rsidP="00EC72E8">
      <w:pPr>
        <w:pStyle w:val="13bDivision1"/>
      </w:pPr>
      <w:bookmarkStart w:id="1913" w:name="a44572"/>
      <w:bookmarkStart w:id="1914" w:name="en001287-vpr-brrr"/>
      <w:bookmarkEnd w:id="1913"/>
      <w:bookmarkEnd w:id="1914"/>
      <w:r w:rsidRPr="00B620DB">
        <w:t>Vapour Barrier</w:t>
      </w:r>
    </w:p>
    <w:p w14:paraId="45093E37" w14:textId="77777777" w:rsidR="00EC72E8" w:rsidRPr="00B620DB" w:rsidRDefault="00EC72E8" w:rsidP="00EC72E8">
      <w:pPr>
        <w:pStyle w:val="13Appnotes"/>
      </w:pPr>
      <w:r w:rsidRPr="00B620DB">
        <w:t>It is important to understand the difference between the functions of a vapour barrier and an air barrier. Vapour barrier materials and assemblies are intended to restrict the movement of water vapour due to vapour pressure differentials, while air barrier materials and assemblies are intended to restrict the movement of air due to air pressure differentials.</w:t>
      </w:r>
    </w:p>
    <w:p w14:paraId="0EA49428" w14:textId="77777777" w:rsidR="00EC72E8" w:rsidRPr="00B620DB" w:rsidRDefault="00EC72E8" w:rsidP="00EC72E8">
      <w:pPr>
        <w:pStyle w:val="13Appnotes"/>
      </w:pPr>
      <w:r w:rsidRPr="00B620DB">
        <w:t>Note that a vapour barrier is also referred to as a “vapour diffusion retarder.”</w:t>
      </w:r>
      <w:bookmarkStart w:id="1915" w:name="a44582"/>
      <w:bookmarkEnd w:id="1915"/>
    </w:p>
    <w:p w14:paraId="5AD483A5" w14:textId="3CD0D2D5" w:rsidR="00EC72E8" w:rsidRPr="00B620DB" w:rsidRDefault="00EC72E8" w:rsidP="00EC72E8">
      <w:pPr>
        <w:pStyle w:val="13Appnotes"/>
      </w:pPr>
      <w:bookmarkStart w:id="1916" w:name="a46363"/>
      <w:bookmarkStart w:id="1917" w:name="en001290"/>
      <w:bookmarkEnd w:id="1916"/>
      <w:bookmarkEnd w:id="1917"/>
      <w:r w:rsidRPr="00B620DB">
        <w:t>A-1.5.1.1.(1)   </w:t>
      </w:r>
      <w:bookmarkStart w:id="1918" w:name="a46365"/>
      <w:bookmarkEnd w:id="1918"/>
      <w:r w:rsidRPr="00B620DB">
        <w:t xml:space="preserve">Application of Referenced Documents. Documents referenced in the </w:t>
      </w:r>
      <w:ins w:id="1919" w:author="Dang, Tommy OHCS:EX" w:date="2023-04-04T14:50:00Z">
        <w:r w:rsidR="00E7182F">
          <w:t>British Columbia Building Code</w:t>
        </w:r>
        <w:r w:rsidR="00E7182F" w:rsidRPr="00B620DB">
          <w:t xml:space="preserve"> </w:t>
        </w:r>
      </w:ins>
      <w:r w:rsidRPr="00B620DB">
        <w:t xml:space="preserve">may contain provisions covering a wide range of issues, including issues that are unrelated to the objectives and functional statements stated in Parts 2 and 3 of Division A respectively; e.g. aesthetic issues such as colour-fastness or uniformity. </w:t>
      </w:r>
      <w:hyperlink r:id="rId604" w:anchor="es007219" w:history="1">
        <w:r w:rsidRPr="00B620DB">
          <w:rPr>
            <w:rStyle w:val="Hyperlink"/>
            <w:color w:val="auto"/>
            <w:u w:val="none"/>
          </w:rPr>
          <w:t>Sentence</w:t>
        </w:r>
      </w:hyperlink>
      <w:hyperlink r:id="rId605" w:anchor="es007219" w:history="1">
        <w:r w:rsidRPr="00B620DB">
          <w:rPr>
            <w:rStyle w:val="Hyperlink"/>
            <w:color w:val="auto"/>
            <w:u w:val="none"/>
          </w:rPr>
          <w:t> </w:t>
        </w:r>
      </w:hyperlink>
      <w:hyperlink r:id="rId606" w:anchor="es007219" w:history="1">
        <w:r w:rsidRPr="00B620DB">
          <w:rPr>
            <w:rStyle w:val="Hyperlink"/>
            <w:color w:val="auto"/>
            <w:u w:val="none"/>
          </w:rPr>
          <w:t>1.5.1.1.(1)</w:t>
        </w:r>
      </w:hyperlink>
      <w:r w:rsidRPr="00B620DB">
        <w:t xml:space="preserve"> is intended to make it clear that, whereas referencing a document in the </w:t>
      </w:r>
      <w:ins w:id="1920" w:author="Chase, Andy HOUS:EX" w:date="2023-08-22T09:02:00Z">
        <w:r w:rsidR="00B03882">
          <w:t>C</w:t>
        </w:r>
      </w:ins>
      <w:ins w:id="1921" w:author="Dang, Tommy OHCS:EX" w:date="2023-04-04T14:53:00Z">
        <w:r w:rsidR="00E7182F">
          <w:t>ode</w:t>
        </w:r>
        <w:r w:rsidR="00E7182F" w:rsidRPr="00B620DB">
          <w:t xml:space="preserve"> </w:t>
        </w:r>
      </w:ins>
      <w:r w:rsidRPr="00B620DB">
        <w:t>generally has the effect of making the provisions of that document part of the Code, provisions that are unrelated to buildings or to the objectives and functional statements attributed to the provisions in Division B where the document is referenced are excluded.</w:t>
      </w:r>
    </w:p>
    <w:p w14:paraId="25CB24DD" w14:textId="7FE57116" w:rsidR="00EC72E8" w:rsidRPr="00B620DB" w:rsidRDefault="00EC72E8" w:rsidP="00EC72E8">
      <w:pPr>
        <w:pStyle w:val="13Appnotes"/>
      </w:pPr>
      <w:r w:rsidRPr="00B620DB">
        <w:t xml:space="preserve">Furthermore, many documents referenced in the </w:t>
      </w:r>
      <w:ins w:id="1922" w:author="Chase, Andy HOUS:EX" w:date="2023-08-22T09:02:00Z">
        <w:r w:rsidR="00B03882">
          <w:t>C</w:t>
        </w:r>
      </w:ins>
      <w:ins w:id="1923" w:author="Dang, Tommy OHCS:EX" w:date="2023-04-04T14:53:00Z">
        <w:r w:rsidR="00E7182F">
          <w:t>ode</w:t>
        </w:r>
        <w:r w:rsidR="00E7182F" w:rsidRPr="00B620DB">
          <w:t xml:space="preserve"> </w:t>
        </w:r>
      </w:ins>
      <w:r w:rsidRPr="00B620DB">
        <w:t xml:space="preserve">contain references to other documents, which may also, in turn, refer to other documents. These secondary and tertiary referenced </w:t>
      </w:r>
      <w:r w:rsidRPr="00B620DB">
        <w:lastRenderedPageBreak/>
        <w:t xml:space="preserve">documents may contain provisions that are unrelated to buildings or to the objectives and functional statements of the </w:t>
      </w:r>
      <w:ins w:id="1924" w:author="Chase, Andy HOUS:EX" w:date="2023-08-22T09:02:00Z">
        <w:r w:rsidR="00B03882">
          <w:t>C</w:t>
        </w:r>
      </w:ins>
      <w:ins w:id="1925" w:author="Dang, Tommy OHCS:EX" w:date="2023-04-04T14:53:00Z">
        <w:r w:rsidR="00E7182F">
          <w:t>ode</w:t>
        </w:r>
      </w:ins>
      <w:r w:rsidRPr="00B620DB">
        <w:t xml:space="preserve">: such provisions—no matter how far down the chain of references they occur—are not included in the intent of </w:t>
      </w:r>
      <w:hyperlink r:id="rId607" w:anchor="es007219" w:history="1">
        <w:r w:rsidRPr="00B620DB">
          <w:rPr>
            <w:rStyle w:val="Hyperlink"/>
            <w:color w:val="auto"/>
            <w:u w:val="none"/>
          </w:rPr>
          <w:t>Sentence</w:t>
        </w:r>
      </w:hyperlink>
      <w:hyperlink r:id="rId608" w:anchor="es007219" w:history="1">
        <w:r w:rsidRPr="00B620DB">
          <w:rPr>
            <w:rStyle w:val="Hyperlink"/>
            <w:color w:val="auto"/>
            <w:u w:val="none"/>
          </w:rPr>
          <w:t> </w:t>
        </w:r>
      </w:hyperlink>
      <w:hyperlink r:id="rId609" w:anchor="es007219" w:history="1">
        <w:r w:rsidRPr="00B620DB">
          <w:rPr>
            <w:rStyle w:val="Hyperlink"/>
            <w:color w:val="auto"/>
            <w:u w:val="none"/>
          </w:rPr>
          <w:t>1.5.1.1.(1)</w:t>
        </w:r>
      </w:hyperlink>
      <w:r w:rsidRPr="00B620DB">
        <w:t>.</w:t>
      </w:r>
      <w:bookmarkStart w:id="1926" w:name="a18699"/>
      <w:bookmarkStart w:id="1927" w:name="a18700"/>
      <w:bookmarkEnd w:id="1926"/>
      <w:bookmarkEnd w:id="1927"/>
    </w:p>
    <w:p w14:paraId="7D51F68B" w14:textId="77777777" w:rsidR="00EC72E8" w:rsidRDefault="00EC72E8">
      <w:pPr>
        <w:rPr>
          <w:rFonts w:ascii="Palatino" w:hAnsi="Palatino"/>
          <w:snapToGrid w:val="0"/>
        </w:rPr>
      </w:pPr>
      <w:bookmarkStart w:id="1928" w:name="a46381"/>
      <w:bookmarkStart w:id="1929" w:name="ep001033"/>
      <w:bookmarkEnd w:id="1928"/>
      <w:bookmarkEnd w:id="1929"/>
      <w:r>
        <w:br w:type="page"/>
      </w:r>
    </w:p>
    <w:p w14:paraId="4C6C1E8B" w14:textId="77777777" w:rsidR="00960B06" w:rsidRDefault="00960B06" w:rsidP="00634138">
      <w:pPr>
        <w:pStyle w:val="01Part"/>
        <w:rPr>
          <w:rFonts w:eastAsia="HelveticaLTPro-Black"/>
          <w:lang w:val="en-CA"/>
        </w:rPr>
      </w:pPr>
      <w:bookmarkStart w:id="1930" w:name="a46594"/>
      <w:bookmarkStart w:id="1931" w:name="ep001033.1"/>
      <w:bookmarkEnd w:id="1930"/>
      <w:bookmarkEnd w:id="1931"/>
      <w:r>
        <w:rPr>
          <w:rFonts w:eastAsia="HelveticaLTPro-Black"/>
          <w:lang w:val="en-CA"/>
        </w:rPr>
        <w:lastRenderedPageBreak/>
        <w:t>Part 2</w:t>
      </w:r>
    </w:p>
    <w:p w14:paraId="6ADC91A3" w14:textId="77777777" w:rsidR="00960B06" w:rsidRDefault="00960B06" w:rsidP="00634138">
      <w:pPr>
        <w:pStyle w:val="01Part"/>
      </w:pPr>
      <w:r>
        <w:rPr>
          <w:rFonts w:eastAsia="HelveticaLTPro-Black"/>
          <w:lang w:val="en-CA"/>
        </w:rPr>
        <w:t>Objectives</w:t>
      </w:r>
    </w:p>
    <w:p w14:paraId="2ACBFD92" w14:textId="77777777" w:rsidR="00EC72E8" w:rsidRPr="00B620DB" w:rsidRDefault="00EC72E8" w:rsidP="00045550">
      <w:pPr>
        <w:pStyle w:val="02Section"/>
      </w:pPr>
      <w:r w:rsidRPr="00B620DB">
        <w:t>Section  2.1.   Application</w:t>
      </w:r>
    </w:p>
    <w:p w14:paraId="6ECB9E7B" w14:textId="77777777" w:rsidR="00EC72E8" w:rsidRPr="00B620DB" w:rsidRDefault="00EC72E8" w:rsidP="00045550">
      <w:pPr>
        <w:pStyle w:val="03Subsection"/>
      </w:pPr>
      <w:bookmarkStart w:id="1932" w:name="a46598"/>
      <w:bookmarkStart w:id="1933" w:name="a46599"/>
      <w:bookmarkStart w:id="1934" w:name="ep001033.1.1"/>
      <w:bookmarkEnd w:id="1932"/>
      <w:bookmarkEnd w:id="1933"/>
      <w:bookmarkEnd w:id="1934"/>
      <w:r w:rsidRPr="00B620DB">
        <w:t>2.1.1. Application</w:t>
      </w:r>
      <w:bookmarkStart w:id="1935" w:name="a46601"/>
      <w:bookmarkEnd w:id="1935"/>
    </w:p>
    <w:p w14:paraId="148BC9B9" w14:textId="77777777" w:rsidR="00EC72E8" w:rsidRPr="00B620DB" w:rsidRDefault="00EC72E8" w:rsidP="00045550">
      <w:pPr>
        <w:pStyle w:val="04Article"/>
      </w:pPr>
      <w:bookmarkStart w:id="1936" w:name="a46628"/>
      <w:bookmarkStart w:id="1937" w:name="ea004134"/>
      <w:bookmarkEnd w:id="1936"/>
      <w:bookmarkEnd w:id="1937"/>
      <w:r w:rsidRPr="00B620DB">
        <w:t>2.1.1.1. Application</w:t>
      </w:r>
    </w:p>
    <w:p w14:paraId="51C68D8E" w14:textId="77777777" w:rsidR="00EC72E8" w:rsidRPr="00B620DB" w:rsidRDefault="00EC72E8" w:rsidP="00EC72E8">
      <w:pPr>
        <w:pStyle w:val="05Sentence"/>
      </w:pPr>
      <w:bookmarkStart w:id="1938" w:name="a46635"/>
      <w:bookmarkStart w:id="1939" w:name="es007231"/>
      <w:bookmarkEnd w:id="1938"/>
      <w:bookmarkEnd w:id="1939"/>
      <w:r w:rsidRPr="00B620DB">
        <w:t xml:space="preserve">1)   This Part applies to all </w:t>
      </w:r>
      <w:hyperlink r:id="rId610" w:history="1">
        <w:r w:rsidRPr="00B620DB">
          <w:rPr>
            <w:rStyle w:val="Hyperlink"/>
            <w:i/>
            <w:iCs/>
            <w:color w:val="auto"/>
            <w:u w:val="none"/>
          </w:rPr>
          <w:t>buildings</w:t>
        </w:r>
      </w:hyperlink>
      <w:r w:rsidRPr="00B620DB">
        <w:t xml:space="preserve"> covered in this Code. (See </w:t>
      </w:r>
      <w:hyperlink r:id="rId611" w:anchor="ea004131" w:history="1">
        <w:r w:rsidRPr="00B620DB">
          <w:rPr>
            <w:rStyle w:val="Hyperlink"/>
            <w:color w:val="auto"/>
            <w:u w:val="none"/>
          </w:rPr>
          <w:t>Article</w:t>
        </w:r>
      </w:hyperlink>
      <w:hyperlink r:id="rId612" w:anchor="ea004131" w:history="1">
        <w:r w:rsidRPr="00B620DB">
          <w:rPr>
            <w:rStyle w:val="Hyperlink"/>
            <w:color w:val="auto"/>
            <w:u w:val="none"/>
          </w:rPr>
          <w:t> </w:t>
        </w:r>
      </w:hyperlink>
      <w:hyperlink r:id="rId613" w:anchor="ea004131" w:history="1">
        <w:r w:rsidRPr="00B620DB">
          <w:rPr>
            <w:rStyle w:val="Hyperlink"/>
            <w:color w:val="auto"/>
            <w:u w:val="none"/>
          </w:rPr>
          <w:t>1.1.1.1.</w:t>
        </w:r>
      </w:hyperlink>
      <w:r w:rsidRPr="00B620DB">
        <w:t>)</w:t>
      </w:r>
      <w:bookmarkStart w:id="1940" w:name="a46851"/>
      <w:bookmarkStart w:id="1941" w:name="a46633"/>
      <w:bookmarkEnd w:id="1940"/>
      <w:bookmarkEnd w:id="1941"/>
    </w:p>
    <w:p w14:paraId="49316823" w14:textId="77777777" w:rsidR="00EC72E8" w:rsidRPr="00B620DB" w:rsidRDefault="00EC72E8" w:rsidP="00045550">
      <w:pPr>
        <w:pStyle w:val="04Article"/>
      </w:pPr>
      <w:bookmarkStart w:id="1942" w:name="a46853"/>
      <w:bookmarkStart w:id="1943" w:name="ea004135"/>
      <w:bookmarkEnd w:id="1942"/>
      <w:bookmarkEnd w:id="1943"/>
      <w:r w:rsidRPr="00B620DB">
        <w:t>2.1.1.2. Application of Objectives</w:t>
      </w:r>
    </w:p>
    <w:p w14:paraId="0774E19B" w14:textId="77777777" w:rsidR="00EC72E8" w:rsidRPr="00B620DB" w:rsidRDefault="00EC72E8" w:rsidP="00EC72E8">
      <w:pPr>
        <w:pStyle w:val="05Sentence"/>
      </w:pPr>
      <w:r w:rsidRPr="00B620DB">
        <w:t xml:space="preserve">(See </w:t>
      </w:r>
      <w:hyperlink r:id="rId614" w:anchor="en001280" w:history="1">
        <w:r w:rsidRPr="00B620DB">
          <w:rPr>
            <w:rStyle w:val="Hyperlink"/>
            <w:color w:val="auto"/>
            <w:u w:val="none"/>
          </w:rPr>
          <w:t>Note</w:t>
        </w:r>
      </w:hyperlink>
      <w:hyperlink r:id="rId615" w:anchor="en001280" w:history="1">
        <w:r w:rsidRPr="00B620DB">
          <w:rPr>
            <w:rStyle w:val="Hyperlink"/>
            <w:color w:val="auto"/>
            <w:u w:val="none"/>
          </w:rPr>
          <w:t> </w:t>
        </w:r>
      </w:hyperlink>
      <w:hyperlink r:id="rId616" w:anchor="en001280" w:history="1">
        <w:r w:rsidRPr="00B620DB">
          <w:rPr>
            <w:rStyle w:val="Hyperlink"/>
            <w:color w:val="auto"/>
            <w:u w:val="none"/>
          </w:rPr>
          <w:t>A-2.2.1.1.(1)</w:t>
        </w:r>
      </w:hyperlink>
      <w:r w:rsidRPr="00B620DB">
        <w:t>.)</w:t>
      </w:r>
    </w:p>
    <w:p w14:paraId="29FFB773" w14:textId="77777777" w:rsidR="00EC72E8" w:rsidRPr="00B620DB" w:rsidRDefault="00EC72E8" w:rsidP="00EC72E8">
      <w:pPr>
        <w:pStyle w:val="05Sentence"/>
      </w:pPr>
      <w:bookmarkStart w:id="1944" w:name="a46870"/>
      <w:bookmarkStart w:id="1945" w:name="es007232"/>
      <w:bookmarkEnd w:id="1944"/>
      <w:bookmarkEnd w:id="1945"/>
      <w:r w:rsidRPr="00B620DB">
        <w:t>1)   Except as provided in Sentences </w:t>
      </w:r>
      <w:hyperlink r:id="rId617" w:anchor="es007233" w:history="1">
        <w:r w:rsidRPr="00B620DB">
          <w:rPr>
            <w:rStyle w:val="Hyperlink"/>
            <w:color w:val="auto"/>
            <w:u w:val="none"/>
          </w:rPr>
          <w:t>(2)</w:t>
        </w:r>
      </w:hyperlink>
      <w:r w:rsidRPr="00B620DB">
        <w:t xml:space="preserve"> to </w:t>
      </w:r>
      <w:hyperlink r:id="rId618" w:anchor="es006850" w:history="1">
        <w:r w:rsidRPr="00B620DB">
          <w:rPr>
            <w:rStyle w:val="Hyperlink"/>
            <w:color w:val="auto"/>
            <w:u w:val="none"/>
          </w:rPr>
          <w:t>(6)</w:t>
        </w:r>
      </w:hyperlink>
      <w:r w:rsidRPr="00B620DB">
        <w:t>, the objectives described in this Part apply</w:t>
      </w:r>
    </w:p>
    <w:p w14:paraId="522D7CD6" w14:textId="77777777" w:rsidR="00EC72E8" w:rsidRPr="00B620DB" w:rsidRDefault="00EC72E8" w:rsidP="00EC72E8">
      <w:pPr>
        <w:pStyle w:val="05Sentence"/>
      </w:pPr>
      <w:bookmarkStart w:id="1946" w:name="a46878"/>
      <w:bookmarkStart w:id="1947" w:name="es007232a"/>
      <w:bookmarkEnd w:id="1946"/>
      <w:bookmarkEnd w:id="1947"/>
      <w:r w:rsidRPr="00B620DB">
        <w:t xml:space="preserve">a)   to all </w:t>
      </w:r>
      <w:hyperlink r:id="rId619" w:history="1">
        <w:r w:rsidRPr="00B620DB">
          <w:rPr>
            <w:rStyle w:val="Hyperlink"/>
            <w:i/>
            <w:iCs/>
            <w:color w:val="auto"/>
            <w:u w:val="none"/>
          </w:rPr>
          <w:t>buildings</w:t>
        </w:r>
      </w:hyperlink>
      <w:r w:rsidRPr="00B620DB">
        <w:t xml:space="preserve"> covered in this Code (see </w:t>
      </w:r>
      <w:hyperlink r:id="rId620" w:anchor="ea004131" w:history="1">
        <w:r w:rsidRPr="00B620DB">
          <w:rPr>
            <w:rStyle w:val="Hyperlink"/>
            <w:color w:val="auto"/>
            <w:u w:val="none"/>
          </w:rPr>
          <w:t>Article</w:t>
        </w:r>
      </w:hyperlink>
      <w:hyperlink r:id="rId621" w:anchor="ea004131" w:history="1">
        <w:r w:rsidRPr="00B620DB">
          <w:rPr>
            <w:rStyle w:val="Hyperlink"/>
            <w:color w:val="auto"/>
            <w:u w:val="none"/>
          </w:rPr>
          <w:t> </w:t>
        </w:r>
      </w:hyperlink>
      <w:hyperlink r:id="rId622" w:anchor="ea004131" w:history="1">
        <w:r w:rsidRPr="00B620DB">
          <w:rPr>
            <w:rStyle w:val="Hyperlink"/>
            <w:color w:val="auto"/>
            <w:u w:val="none"/>
          </w:rPr>
          <w:t>1.1.1.1.</w:t>
        </w:r>
      </w:hyperlink>
      <w:r w:rsidRPr="00B620DB">
        <w:t>), and</w:t>
      </w:r>
      <w:bookmarkStart w:id="1948" w:name="a46888"/>
      <w:bookmarkEnd w:id="1948"/>
    </w:p>
    <w:p w14:paraId="361AF137" w14:textId="77777777" w:rsidR="00EC72E8" w:rsidRPr="00B620DB" w:rsidRDefault="00EC72E8" w:rsidP="00EC72E8">
      <w:pPr>
        <w:pStyle w:val="05Sentence"/>
      </w:pPr>
      <w:bookmarkStart w:id="1949" w:name="a46889"/>
      <w:bookmarkStart w:id="1950" w:name="es007232b"/>
      <w:bookmarkEnd w:id="1949"/>
      <w:bookmarkEnd w:id="1950"/>
      <w:r w:rsidRPr="00B620DB">
        <w:t xml:space="preserve">b)   only to the extent that they relate to compliance with this Code as required in </w:t>
      </w:r>
      <w:hyperlink r:id="rId623" w:anchor="ea004132" w:history="1">
        <w:r w:rsidRPr="00B620DB">
          <w:rPr>
            <w:rStyle w:val="Hyperlink"/>
            <w:color w:val="auto"/>
            <w:u w:val="none"/>
          </w:rPr>
          <w:t>Article</w:t>
        </w:r>
      </w:hyperlink>
      <w:hyperlink r:id="rId624" w:anchor="ea004132" w:history="1">
        <w:r w:rsidRPr="00B620DB">
          <w:rPr>
            <w:rStyle w:val="Hyperlink"/>
            <w:color w:val="auto"/>
            <w:u w:val="none"/>
          </w:rPr>
          <w:t> </w:t>
        </w:r>
      </w:hyperlink>
      <w:hyperlink r:id="rId625" w:anchor="ea004132" w:history="1">
        <w:r w:rsidRPr="00B620DB">
          <w:rPr>
            <w:rStyle w:val="Hyperlink"/>
            <w:color w:val="auto"/>
            <w:u w:val="none"/>
          </w:rPr>
          <w:t>1.2.1.1.</w:t>
        </w:r>
      </w:hyperlink>
      <w:bookmarkStart w:id="1951" w:name="a46894"/>
      <w:bookmarkStart w:id="1952" w:name="a46895"/>
      <w:bookmarkEnd w:id="1951"/>
      <w:bookmarkEnd w:id="1952"/>
    </w:p>
    <w:p w14:paraId="42A48BCB" w14:textId="77777777" w:rsidR="00EC72E8" w:rsidRPr="00B620DB" w:rsidRDefault="00EC72E8" w:rsidP="00EC72E8">
      <w:pPr>
        <w:pStyle w:val="05Sentence"/>
      </w:pPr>
      <w:bookmarkStart w:id="1953" w:name="a46897"/>
      <w:bookmarkStart w:id="1954" w:name="es007233"/>
      <w:bookmarkEnd w:id="1953"/>
      <w:bookmarkEnd w:id="1954"/>
      <w:r w:rsidRPr="00B620DB">
        <w:t xml:space="preserve">2)   Objective OS4, Resistance to Unwanted Entry, applies only to </w:t>
      </w:r>
      <w:hyperlink r:id="rId626" w:history="1">
        <w:r w:rsidRPr="00B620DB">
          <w:rPr>
            <w:rStyle w:val="Hyperlink"/>
            <w:i/>
            <w:iCs/>
            <w:color w:val="auto"/>
            <w:u w:val="none"/>
          </w:rPr>
          <w:t>dwelling units</w:t>
        </w:r>
      </w:hyperlink>
      <w:r w:rsidRPr="00B620DB">
        <w:t xml:space="preserve"> in </w:t>
      </w:r>
      <w:hyperlink r:id="rId627" w:history="1">
        <w:r w:rsidRPr="00B620DB">
          <w:rPr>
            <w:rStyle w:val="Hyperlink"/>
            <w:i/>
            <w:iCs/>
            <w:color w:val="auto"/>
            <w:u w:val="none"/>
          </w:rPr>
          <w:t>buildings</w:t>
        </w:r>
      </w:hyperlink>
      <w:r w:rsidRPr="00B620DB">
        <w:t xml:space="preserve"> covered in Part 9 of Division B. (See </w:t>
      </w:r>
      <w:hyperlink r:id="rId628" w:anchor="ea004139" w:history="1">
        <w:r w:rsidRPr="00B620DB">
          <w:rPr>
            <w:rStyle w:val="Hyperlink"/>
            <w:color w:val="auto"/>
            <w:u w:val="none"/>
          </w:rPr>
          <w:t>Article</w:t>
        </w:r>
      </w:hyperlink>
      <w:hyperlink r:id="rId629" w:anchor="ea004139" w:history="1">
        <w:r w:rsidRPr="00B620DB">
          <w:rPr>
            <w:rStyle w:val="Hyperlink"/>
            <w:color w:val="auto"/>
            <w:u w:val="none"/>
          </w:rPr>
          <w:t> </w:t>
        </w:r>
      </w:hyperlink>
      <w:hyperlink r:id="rId630" w:anchor="ea004139" w:history="1">
        <w:r w:rsidRPr="00B620DB">
          <w:rPr>
            <w:rStyle w:val="Hyperlink"/>
            <w:color w:val="auto"/>
            <w:u w:val="none"/>
          </w:rPr>
          <w:t>1.3.3.3.</w:t>
        </w:r>
      </w:hyperlink>
      <w:r w:rsidRPr="00B620DB">
        <w:t>)</w:t>
      </w:r>
      <w:bookmarkStart w:id="1955" w:name="a47117"/>
      <w:bookmarkEnd w:id="1955"/>
    </w:p>
    <w:p w14:paraId="3D93C928" w14:textId="77777777" w:rsidR="00EC72E8" w:rsidRPr="00B620DB" w:rsidRDefault="00EC72E8" w:rsidP="00EC72E8">
      <w:pPr>
        <w:pStyle w:val="05Sentence"/>
      </w:pPr>
      <w:bookmarkStart w:id="1956" w:name="a47119"/>
      <w:bookmarkStart w:id="1957" w:name="es007234"/>
      <w:bookmarkEnd w:id="1956"/>
      <w:bookmarkEnd w:id="1957"/>
      <w:r w:rsidRPr="00B620DB">
        <w:t xml:space="preserve">3)   Objective OH3, Noise Protection, applies only to </w:t>
      </w:r>
      <w:hyperlink r:id="rId631" w:history="1">
        <w:r w:rsidRPr="00B620DB">
          <w:rPr>
            <w:rStyle w:val="Hyperlink"/>
            <w:i/>
            <w:iCs/>
            <w:color w:val="auto"/>
            <w:u w:val="none"/>
          </w:rPr>
          <w:t>dwelling units</w:t>
        </w:r>
      </w:hyperlink>
      <w:r w:rsidRPr="00B620DB">
        <w:t>.</w:t>
      </w:r>
      <w:bookmarkStart w:id="1958" w:name="a47127"/>
      <w:bookmarkEnd w:id="1958"/>
    </w:p>
    <w:p w14:paraId="6998D846" w14:textId="77777777" w:rsidR="00EC72E8" w:rsidRPr="00B620DB" w:rsidRDefault="00EC72E8" w:rsidP="00EC72E8">
      <w:pPr>
        <w:pStyle w:val="05Sentence"/>
      </w:pPr>
      <w:bookmarkStart w:id="1959" w:name="a47129"/>
      <w:bookmarkStart w:id="1960" w:name="es007235"/>
      <w:bookmarkEnd w:id="1959"/>
      <w:bookmarkEnd w:id="1960"/>
      <w:r w:rsidRPr="00B620DB">
        <w:t>4)   Objective OH5, Hazardous Substances Containment, applies only to the extent defined in</w:t>
      </w:r>
    </w:p>
    <w:p w14:paraId="27ADDFFB" w14:textId="2E31268C" w:rsidR="00EC72E8" w:rsidRPr="00B620DB" w:rsidRDefault="00EC72E8" w:rsidP="00EC72E8">
      <w:pPr>
        <w:pStyle w:val="05Sentence"/>
      </w:pPr>
      <w:bookmarkStart w:id="1961" w:name="a47135"/>
      <w:bookmarkStart w:id="1962" w:name="es007235a"/>
      <w:bookmarkEnd w:id="1961"/>
      <w:bookmarkEnd w:id="1962"/>
      <w:r w:rsidRPr="00B620DB">
        <w:t>a)   </w:t>
      </w:r>
      <w:ins w:id="1963" w:author="Dang, Tommy OHCS:EX" w:date="2023-04-04T14:55:00Z">
        <w:r w:rsidR="00E7182F">
          <w:t>Book II (Plumbing Systems) of this Code</w:t>
        </w:r>
      </w:ins>
      <w:r w:rsidRPr="00B620DB">
        <w:t>, and</w:t>
      </w:r>
      <w:bookmarkStart w:id="1964" w:name="a47141"/>
      <w:bookmarkEnd w:id="1964"/>
    </w:p>
    <w:p w14:paraId="54765EE6" w14:textId="6F7EA43C" w:rsidR="00EC72E8" w:rsidRPr="00B620DB" w:rsidRDefault="00EC72E8" w:rsidP="00EC72E8">
      <w:pPr>
        <w:pStyle w:val="05Sentence"/>
      </w:pPr>
      <w:bookmarkStart w:id="1965" w:name="a47142"/>
      <w:bookmarkStart w:id="1966" w:name="es007235b"/>
      <w:bookmarkEnd w:id="1965"/>
      <w:bookmarkEnd w:id="1966"/>
      <w:r w:rsidRPr="00B620DB">
        <w:t xml:space="preserve">b)   the </w:t>
      </w:r>
      <w:ins w:id="1967" w:author="Dang, Tommy OHCS:EX" w:date="2023-04-04T14:55:00Z">
        <w:r w:rsidR="00E7182F">
          <w:fldChar w:fldCharType="begin"/>
        </w:r>
        <w:r w:rsidR="00E7182F">
          <w:instrText>HYPERLINK "file:///E:\\_2005-201X_Codes_Guides\\HTML_DOCX\\_WORD_source\\NBC2020p1\\nbc2020.htm" \l "nrcc-nfc"</w:instrText>
        </w:r>
        <w:r w:rsidR="00E7182F">
          <w:fldChar w:fldCharType="separate"/>
        </w:r>
        <w:r w:rsidR="00E7182F">
          <w:rPr>
            <w:rStyle w:val="Hyperlink"/>
            <w:color w:val="auto"/>
            <w:u w:val="none"/>
          </w:rPr>
          <w:t>British Columbia</w:t>
        </w:r>
        <w:r w:rsidR="00E7182F" w:rsidRPr="00B620DB">
          <w:rPr>
            <w:rStyle w:val="Hyperlink"/>
            <w:color w:val="auto"/>
            <w:u w:val="none"/>
          </w:rPr>
          <w:t xml:space="preserve"> Fire Code</w:t>
        </w:r>
        <w:r w:rsidR="00E7182F">
          <w:rPr>
            <w:rStyle w:val="Hyperlink"/>
            <w:color w:val="auto"/>
            <w:u w:val="none"/>
          </w:rPr>
          <w:fldChar w:fldCharType="end"/>
        </w:r>
      </w:ins>
      <w:r w:rsidRPr="00B620DB">
        <w:t>.</w:t>
      </w:r>
      <w:bookmarkStart w:id="1968" w:name="a47147"/>
      <w:bookmarkStart w:id="1969" w:name="a47148"/>
      <w:bookmarkEnd w:id="1968"/>
      <w:bookmarkEnd w:id="1969"/>
    </w:p>
    <w:p w14:paraId="5C2378AB" w14:textId="6E8D82A0" w:rsidR="00EC72E8" w:rsidRPr="00B620DB" w:rsidRDefault="00EC72E8" w:rsidP="00EC72E8">
      <w:pPr>
        <w:pStyle w:val="05Sentence"/>
      </w:pPr>
      <w:bookmarkStart w:id="1970" w:name="a47150"/>
      <w:bookmarkStart w:id="1971" w:name="es007236"/>
      <w:bookmarkEnd w:id="1970"/>
      <w:bookmarkEnd w:id="1971"/>
      <w:r w:rsidRPr="00B620DB">
        <w:t xml:space="preserve">5)   Objective OA, Accessibility (including Objectives OA1, </w:t>
      </w:r>
      <w:ins w:id="1972" w:author="Dang, Tommy OHCS:EX" w:date="2023-04-04T14:56:00Z">
        <w:r w:rsidR="00E7182F">
          <w:t>Accessible</w:t>
        </w:r>
      </w:ins>
      <w:r w:rsidRPr="00B620DB">
        <w:t xml:space="preserve"> Path of Travel, and OA2, </w:t>
      </w:r>
      <w:ins w:id="1973" w:author="Dang, Tommy OHCS:EX" w:date="2023-04-04T14:56:00Z">
        <w:r w:rsidR="00E7182F">
          <w:t>Accessible</w:t>
        </w:r>
      </w:ins>
      <w:r w:rsidRPr="00B620DB">
        <w:t xml:space="preserve"> Facilities), does not apply to</w:t>
      </w:r>
    </w:p>
    <w:p w14:paraId="57D90D2A" w14:textId="4EE3260D" w:rsidR="00EC72E8" w:rsidRPr="00B620DB" w:rsidRDefault="00EC72E8" w:rsidP="00EC72E8">
      <w:pPr>
        <w:pStyle w:val="05Sentence"/>
      </w:pPr>
      <w:bookmarkStart w:id="1974" w:name="a47154"/>
      <w:bookmarkStart w:id="1975" w:name="es007236a"/>
      <w:bookmarkEnd w:id="1974"/>
      <w:bookmarkEnd w:id="1975"/>
      <w:r w:rsidRPr="00B620DB">
        <w:t>a)   </w:t>
      </w:r>
      <w:r w:rsidRPr="004A1BCC">
        <w:t xml:space="preserve">detached houses, semi-detached houses, houses with a </w:t>
      </w:r>
      <w:hyperlink r:id="rId632" w:history="1">
        <w:r w:rsidRPr="00FF2366">
          <w:rPr>
            <w:rStyle w:val="Hyperlink"/>
            <w:i/>
            <w:iCs/>
            <w:color w:val="auto"/>
            <w:u w:val="none"/>
          </w:rPr>
          <w:t>secondary suite</w:t>
        </w:r>
      </w:hyperlink>
      <w:r w:rsidRPr="004A1BCC">
        <w:t>, duplexes, triplexes, townhouses,</w:t>
      </w:r>
      <w:r w:rsidRPr="00B620DB">
        <w:t xml:space="preserve"> row houses and boarding houses (see </w:t>
      </w:r>
      <w:hyperlink r:id="rId633" w:anchor="en001287-scnd-t" w:history="1">
        <w:r w:rsidRPr="00B620DB">
          <w:rPr>
            <w:rStyle w:val="Hyperlink"/>
            <w:color w:val="auto"/>
            <w:u w:val="none"/>
          </w:rPr>
          <w:t>Note</w:t>
        </w:r>
      </w:hyperlink>
      <w:hyperlink r:id="rId634" w:anchor="en001287-scnd-t" w:history="1">
        <w:r w:rsidRPr="00B620DB">
          <w:rPr>
            <w:rStyle w:val="Hyperlink"/>
            <w:color w:val="auto"/>
            <w:u w:val="none"/>
          </w:rPr>
          <w:t> </w:t>
        </w:r>
      </w:hyperlink>
      <w:hyperlink r:id="rId635" w:anchor="en001287-scnd-t" w:history="1">
        <w:r w:rsidRPr="00B620DB">
          <w:rPr>
            <w:rStyle w:val="Hyperlink"/>
            <w:color w:val="auto"/>
            <w:u w:val="none"/>
          </w:rPr>
          <w:t>A-1.4.1.2.(1)</w:t>
        </w:r>
      </w:hyperlink>
      <w:r w:rsidRPr="00B620DB">
        <w:t>, Secondary Suite),</w:t>
      </w:r>
      <w:bookmarkStart w:id="1976" w:name="a47370"/>
      <w:bookmarkEnd w:id="1976"/>
    </w:p>
    <w:p w14:paraId="3CDAE451" w14:textId="0FD97E68" w:rsidR="00EC72E8" w:rsidRPr="00B620DB" w:rsidRDefault="00EC72E8" w:rsidP="00EC72E8">
      <w:pPr>
        <w:pStyle w:val="05Sentence"/>
      </w:pPr>
      <w:bookmarkStart w:id="1977" w:name="a47371"/>
      <w:bookmarkStart w:id="1978" w:name="es007236b"/>
      <w:bookmarkEnd w:id="1977"/>
      <w:bookmarkEnd w:id="1978"/>
      <w:r w:rsidRPr="00B620DB">
        <w:t>b)   </w:t>
      </w:r>
      <w:hyperlink r:id="rId636" w:history="1">
        <w:r w:rsidRPr="00B620DB">
          <w:rPr>
            <w:rStyle w:val="Hyperlink"/>
            <w:i/>
            <w:iCs/>
            <w:color w:val="auto"/>
            <w:u w:val="none"/>
          </w:rPr>
          <w:t>buildings</w:t>
        </w:r>
      </w:hyperlink>
      <w:r w:rsidRPr="00B620DB">
        <w:t xml:space="preserve"> of Group F, Division 1 </w:t>
      </w:r>
      <w:hyperlink r:id="rId637" w:history="1">
        <w:r w:rsidRPr="00B620DB">
          <w:rPr>
            <w:rStyle w:val="Hyperlink"/>
            <w:i/>
            <w:iCs/>
            <w:color w:val="auto"/>
            <w:u w:val="none"/>
          </w:rPr>
          <w:t>major occupancy</w:t>
        </w:r>
      </w:hyperlink>
      <w:r w:rsidRPr="00B620DB">
        <w:t xml:space="preserve">, </w:t>
      </w:r>
      <w:r w:rsidRPr="00FF2366">
        <w:t>and</w:t>
      </w:r>
      <w:bookmarkStart w:id="1979" w:name="a47382"/>
      <w:bookmarkEnd w:id="1979"/>
    </w:p>
    <w:p w14:paraId="44F0DB1B" w14:textId="15601099" w:rsidR="00D267C0" w:rsidRPr="00D267C0" w:rsidRDefault="00EC72E8" w:rsidP="00EC72E8">
      <w:pPr>
        <w:pStyle w:val="05Sentence"/>
      </w:pPr>
      <w:bookmarkStart w:id="1980" w:name="a47383"/>
      <w:bookmarkStart w:id="1981" w:name="es007236c"/>
      <w:bookmarkEnd w:id="1980"/>
      <w:bookmarkEnd w:id="1981"/>
      <w:r w:rsidRPr="00B620DB">
        <w:t>c)   </w:t>
      </w:r>
      <w:hyperlink r:id="rId638" w:history="1">
        <w:r w:rsidRPr="00B620DB">
          <w:rPr>
            <w:rStyle w:val="Hyperlink"/>
            <w:i/>
            <w:iCs/>
            <w:color w:val="auto"/>
            <w:u w:val="none"/>
          </w:rPr>
          <w:t>buildings</w:t>
        </w:r>
      </w:hyperlink>
      <w:r w:rsidRPr="00B620DB">
        <w:t xml:space="preserve"> that are not intended to be occupied on a daily or full-time basis, including automatic telephone exchanges, pumphouses and substations.</w:t>
      </w:r>
      <w:bookmarkStart w:id="1982" w:name="a47390"/>
      <w:bookmarkStart w:id="1983" w:name="a47391"/>
      <w:bookmarkEnd w:id="1982"/>
      <w:bookmarkEnd w:id="1983"/>
    </w:p>
    <w:p w14:paraId="2620B86E" w14:textId="7645B871" w:rsidR="00EC72E8" w:rsidRPr="00B620DB" w:rsidRDefault="00EC72E8" w:rsidP="00EC72E8">
      <w:pPr>
        <w:pStyle w:val="05Sentence"/>
      </w:pPr>
      <w:bookmarkStart w:id="1984" w:name="a47393"/>
      <w:bookmarkStart w:id="1985" w:name="es006850"/>
      <w:bookmarkEnd w:id="1984"/>
      <w:bookmarkEnd w:id="1985"/>
      <w:r w:rsidRPr="00B620DB">
        <w:t>6)   Objective OE, Environment</w:t>
      </w:r>
      <w:ins w:id="1986" w:author="Dang, Tommy OHCS:EX" w:date="2023-04-04T15:09:00Z">
        <w:r w:rsidR="00D267C0">
          <w:t>,</w:t>
        </w:r>
      </w:ins>
      <w:r w:rsidRPr="00B620DB">
        <w:t xml:space="preserve"> applies only to</w:t>
      </w:r>
    </w:p>
    <w:p w14:paraId="50501AEB" w14:textId="77777777" w:rsidR="00EC72E8" w:rsidRPr="00B620DB" w:rsidRDefault="00EC72E8" w:rsidP="00EC72E8">
      <w:pPr>
        <w:pStyle w:val="05Sentence"/>
      </w:pPr>
      <w:bookmarkStart w:id="1987" w:name="a47397"/>
      <w:bookmarkStart w:id="1988" w:name="es006850a"/>
      <w:bookmarkEnd w:id="1987"/>
      <w:bookmarkEnd w:id="1988"/>
      <w:r w:rsidRPr="00B620DB">
        <w:t>a)   </w:t>
      </w:r>
      <w:hyperlink r:id="rId639" w:history="1">
        <w:r w:rsidRPr="00B620DB">
          <w:rPr>
            <w:rStyle w:val="Hyperlink"/>
            <w:i/>
            <w:iCs/>
            <w:color w:val="auto"/>
            <w:u w:val="none"/>
          </w:rPr>
          <w:t>buildings</w:t>
        </w:r>
      </w:hyperlink>
      <w:r w:rsidRPr="00B620DB">
        <w:t xml:space="preserve"> of </w:t>
      </w:r>
      <w:hyperlink r:id="rId640" w:history="1">
        <w:r w:rsidRPr="00B620DB">
          <w:rPr>
            <w:rStyle w:val="Hyperlink"/>
            <w:i/>
            <w:iCs/>
            <w:color w:val="auto"/>
            <w:u w:val="none"/>
          </w:rPr>
          <w:t>residential occupancy</w:t>
        </w:r>
      </w:hyperlink>
      <w:r w:rsidRPr="00B620DB">
        <w:t xml:space="preserve"> to which Part 9 of Division B applies,</w:t>
      </w:r>
      <w:bookmarkStart w:id="1989" w:name="a47408"/>
      <w:bookmarkEnd w:id="1989"/>
    </w:p>
    <w:p w14:paraId="2C2583BC" w14:textId="77777777" w:rsidR="00EC72E8" w:rsidRPr="00B620DB" w:rsidRDefault="00EC72E8" w:rsidP="00EC72E8">
      <w:pPr>
        <w:pStyle w:val="05Sentence"/>
      </w:pPr>
      <w:bookmarkStart w:id="1990" w:name="a47409"/>
      <w:bookmarkStart w:id="1991" w:name="es006850b"/>
      <w:bookmarkEnd w:id="1990"/>
      <w:bookmarkEnd w:id="1991"/>
      <w:r w:rsidRPr="00B620DB">
        <w:t>b)   </w:t>
      </w:r>
      <w:hyperlink r:id="rId641" w:history="1">
        <w:r w:rsidRPr="00B620DB">
          <w:rPr>
            <w:rStyle w:val="Hyperlink"/>
            <w:i/>
            <w:iCs/>
            <w:color w:val="auto"/>
            <w:u w:val="none"/>
          </w:rPr>
          <w:t>buildings</w:t>
        </w:r>
      </w:hyperlink>
      <w:r w:rsidRPr="00B620DB">
        <w:t xml:space="preserve"> containing </w:t>
      </w:r>
      <w:hyperlink r:id="rId642" w:history="1">
        <w:r w:rsidRPr="00B620DB">
          <w:rPr>
            <w:rStyle w:val="Hyperlink"/>
            <w:i/>
            <w:iCs/>
            <w:color w:val="auto"/>
            <w:u w:val="none"/>
          </w:rPr>
          <w:t>business and personal services</w:t>
        </w:r>
      </w:hyperlink>
      <w:r w:rsidRPr="00B620DB">
        <w:t xml:space="preserve">, </w:t>
      </w:r>
      <w:hyperlink r:id="rId643" w:history="1">
        <w:r w:rsidRPr="00B620DB">
          <w:rPr>
            <w:rStyle w:val="Hyperlink"/>
            <w:i/>
            <w:iCs/>
            <w:color w:val="auto"/>
            <w:u w:val="none"/>
          </w:rPr>
          <w:t>mercantile</w:t>
        </w:r>
      </w:hyperlink>
      <w:r w:rsidRPr="00B620DB">
        <w:t xml:space="preserve"> or </w:t>
      </w:r>
      <w:hyperlink r:id="rId644" w:history="1">
        <w:r w:rsidRPr="00B620DB">
          <w:rPr>
            <w:rStyle w:val="Hyperlink"/>
            <w:i/>
            <w:iCs/>
            <w:color w:val="auto"/>
            <w:u w:val="none"/>
          </w:rPr>
          <w:t>low-hazard industrial occupancies</w:t>
        </w:r>
      </w:hyperlink>
      <w:r w:rsidRPr="00B620DB">
        <w:t xml:space="preserve"> to which Part 9 of Division B applies whose combined total </w:t>
      </w:r>
      <w:hyperlink r:id="rId645" w:history="1">
        <w:r w:rsidRPr="00B620DB">
          <w:rPr>
            <w:rStyle w:val="Hyperlink"/>
            <w:i/>
            <w:iCs/>
            <w:color w:val="auto"/>
            <w:u w:val="none"/>
          </w:rPr>
          <w:t>floor area</w:t>
        </w:r>
      </w:hyperlink>
      <w:r w:rsidRPr="00B620DB">
        <w:t xml:space="preserve"> does not exceed 300 m</w:t>
      </w:r>
      <w:r w:rsidRPr="00B620DB">
        <w:rPr>
          <w:sz w:val="14"/>
          <w:szCs w:val="14"/>
          <w:vertAlign w:val="superscript"/>
        </w:rPr>
        <w:t>2</w:t>
      </w:r>
      <w:r w:rsidRPr="00B620DB">
        <w:t>, and</w:t>
      </w:r>
      <w:bookmarkStart w:id="1992" w:name="a47645"/>
      <w:bookmarkEnd w:id="1992"/>
    </w:p>
    <w:p w14:paraId="363B9F62" w14:textId="77777777" w:rsidR="00EC72E8" w:rsidRPr="00B620DB" w:rsidRDefault="00EC72E8" w:rsidP="00EC72E8">
      <w:pPr>
        <w:pStyle w:val="05Sentence"/>
      </w:pPr>
      <w:bookmarkStart w:id="1993" w:name="a47646"/>
      <w:bookmarkStart w:id="1994" w:name="es006850c"/>
      <w:bookmarkEnd w:id="1993"/>
      <w:bookmarkEnd w:id="1994"/>
      <w:r w:rsidRPr="00B620DB">
        <w:t>c)   </w:t>
      </w:r>
      <w:hyperlink r:id="rId646" w:history="1">
        <w:r w:rsidRPr="00B620DB">
          <w:rPr>
            <w:rStyle w:val="Hyperlink"/>
            <w:i/>
            <w:iCs/>
            <w:color w:val="auto"/>
            <w:u w:val="none"/>
          </w:rPr>
          <w:t>buildings</w:t>
        </w:r>
      </w:hyperlink>
      <w:r w:rsidRPr="00B620DB">
        <w:t xml:space="preserve"> containing a mix of the </w:t>
      </w:r>
      <w:hyperlink r:id="rId647" w:history="1">
        <w:r w:rsidRPr="00B620DB">
          <w:rPr>
            <w:rStyle w:val="Hyperlink"/>
            <w:i/>
            <w:iCs/>
            <w:color w:val="auto"/>
            <w:u w:val="none"/>
          </w:rPr>
          <w:t>residential</w:t>
        </w:r>
      </w:hyperlink>
      <w:r w:rsidRPr="00B620DB">
        <w:t xml:space="preserve"> and non-</w:t>
      </w:r>
      <w:hyperlink r:id="rId648" w:history="1">
        <w:r w:rsidRPr="00B620DB">
          <w:rPr>
            <w:rStyle w:val="Hyperlink"/>
            <w:i/>
            <w:iCs/>
            <w:color w:val="auto"/>
            <w:u w:val="none"/>
          </w:rPr>
          <w:t>residential occupancies</w:t>
        </w:r>
      </w:hyperlink>
      <w:r w:rsidRPr="00B620DB">
        <w:t xml:space="preserve"> described in Clauses </w:t>
      </w:r>
      <w:hyperlink r:id="rId649" w:anchor="es006850a" w:history="1">
        <w:r w:rsidRPr="00B620DB">
          <w:rPr>
            <w:rStyle w:val="Hyperlink"/>
            <w:color w:val="auto"/>
            <w:u w:val="none"/>
          </w:rPr>
          <w:t>(a)</w:t>
        </w:r>
      </w:hyperlink>
      <w:r w:rsidRPr="00B620DB">
        <w:t xml:space="preserve"> and </w:t>
      </w:r>
      <w:hyperlink r:id="rId650" w:anchor="es006850b" w:history="1">
        <w:r w:rsidRPr="00B620DB">
          <w:rPr>
            <w:rStyle w:val="Hyperlink"/>
            <w:color w:val="auto"/>
            <w:u w:val="none"/>
          </w:rPr>
          <w:t>(b)</w:t>
        </w:r>
      </w:hyperlink>
      <w:r w:rsidRPr="00B620DB">
        <w:t>.</w:t>
      </w:r>
      <w:bookmarkStart w:id="1995" w:name="a47665"/>
      <w:bookmarkEnd w:id="1995"/>
    </w:p>
    <w:p w14:paraId="285E5582" w14:textId="77777777" w:rsidR="00EC72E8" w:rsidRPr="00B620DB" w:rsidRDefault="00EC72E8" w:rsidP="00EC72E8">
      <w:pPr>
        <w:pStyle w:val="05Sentence"/>
      </w:pPr>
      <w:r w:rsidRPr="00B620DB">
        <w:t xml:space="preserve">(See </w:t>
      </w:r>
      <w:hyperlink r:id="rId651" w:anchor="en001728" w:history="1">
        <w:r w:rsidRPr="00B620DB">
          <w:rPr>
            <w:rStyle w:val="Hyperlink"/>
            <w:color w:val="auto"/>
            <w:u w:val="none"/>
          </w:rPr>
          <w:t>Note</w:t>
        </w:r>
      </w:hyperlink>
      <w:hyperlink r:id="rId652" w:anchor="en001728" w:history="1">
        <w:r w:rsidRPr="00B620DB">
          <w:rPr>
            <w:rStyle w:val="Hyperlink"/>
            <w:color w:val="auto"/>
            <w:u w:val="none"/>
          </w:rPr>
          <w:t> </w:t>
        </w:r>
      </w:hyperlink>
      <w:hyperlink r:id="rId653" w:anchor="en001728" w:history="1">
        <w:r w:rsidRPr="00B620DB">
          <w:rPr>
            <w:rStyle w:val="Hyperlink"/>
            <w:color w:val="auto"/>
            <w:u w:val="none"/>
          </w:rPr>
          <w:t>A-2.1.1.2.(6)</w:t>
        </w:r>
      </w:hyperlink>
      <w:r w:rsidRPr="00B620DB">
        <w:t xml:space="preserve">.) (See also </w:t>
      </w:r>
      <w:hyperlink r:id="rId654" w:anchor="ea004139" w:history="1">
        <w:r w:rsidRPr="00B620DB">
          <w:rPr>
            <w:rStyle w:val="Hyperlink"/>
            <w:color w:val="auto"/>
            <w:u w:val="none"/>
          </w:rPr>
          <w:t>Article</w:t>
        </w:r>
      </w:hyperlink>
      <w:hyperlink r:id="rId655" w:anchor="ea004139" w:history="1">
        <w:r w:rsidRPr="00B620DB">
          <w:rPr>
            <w:rStyle w:val="Hyperlink"/>
            <w:color w:val="auto"/>
            <w:u w:val="none"/>
          </w:rPr>
          <w:t> </w:t>
        </w:r>
      </w:hyperlink>
      <w:hyperlink r:id="rId656" w:anchor="ea004139" w:history="1">
        <w:r w:rsidRPr="00B620DB">
          <w:rPr>
            <w:rStyle w:val="Hyperlink"/>
            <w:color w:val="auto"/>
            <w:u w:val="none"/>
          </w:rPr>
          <w:t>1.3.3.3.</w:t>
        </w:r>
      </w:hyperlink>
      <w:r w:rsidRPr="00B620DB">
        <w:t>)</w:t>
      </w:r>
      <w:bookmarkStart w:id="1996" w:name="a47879"/>
      <w:bookmarkStart w:id="1997" w:name="a46868"/>
      <w:bookmarkStart w:id="1998" w:name="a46604"/>
      <w:bookmarkStart w:id="1999" w:name="a46605"/>
      <w:bookmarkEnd w:id="1996"/>
      <w:bookmarkEnd w:id="1997"/>
      <w:bookmarkEnd w:id="1998"/>
      <w:bookmarkEnd w:id="1999"/>
    </w:p>
    <w:p w14:paraId="46032D13" w14:textId="77777777" w:rsidR="00EC72E8" w:rsidRPr="00B620DB" w:rsidRDefault="00EC72E8" w:rsidP="00045550">
      <w:pPr>
        <w:pStyle w:val="02Section"/>
      </w:pPr>
      <w:bookmarkStart w:id="2000" w:name="a46606"/>
      <w:bookmarkStart w:id="2001" w:name="ep001033.2"/>
      <w:bookmarkEnd w:id="2000"/>
      <w:bookmarkEnd w:id="2001"/>
      <w:r w:rsidRPr="00B620DB">
        <w:t>Section  2.2.   Objectives</w:t>
      </w:r>
    </w:p>
    <w:p w14:paraId="02E50B5F" w14:textId="77777777" w:rsidR="00EC72E8" w:rsidRPr="00B620DB" w:rsidRDefault="00EC72E8" w:rsidP="00045550">
      <w:pPr>
        <w:pStyle w:val="03Subsection"/>
      </w:pPr>
      <w:bookmarkStart w:id="2002" w:name="a46610"/>
      <w:bookmarkStart w:id="2003" w:name="a46611"/>
      <w:bookmarkStart w:id="2004" w:name="ep001033.2.1"/>
      <w:bookmarkEnd w:id="2002"/>
      <w:bookmarkEnd w:id="2003"/>
      <w:bookmarkEnd w:id="2004"/>
      <w:r w:rsidRPr="00B620DB">
        <w:t>2.2.1. Objectives</w:t>
      </w:r>
      <w:bookmarkStart w:id="2005" w:name="a46613"/>
      <w:bookmarkEnd w:id="2005"/>
    </w:p>
    <w:p w14:paraId="27F1EA58" w14:textId="77777777" w:rsidR="00EC72E8" w:rsidRPr="00B620DB" w:rsidRDefault="00EC72E8" w:rsidP="00045550">
      <w:pPr>
        <w:pStyle w:val="04Article"/>
      </w:pPr>
      <w:bookmarkStart w:id="2006" w:name="a47881"/>
      <w:bookmarkStart w:id="2007" w:name="ea004146"/>
      <w:bookmarkEnd w:id="2006"/>
      <w:bookmarkEnd w:id="2007"/>
      <w:r w:rsidRPr="00B620DB">
        <w:lastRenderedPageBreak/>
        <w:t>2.2.1.1. Objectives</w:t>
      </w:r>
    </w:p>
    <w:p w14:paraId="06B7F99B" w14:textId="77777777" w:rsidR="00EC72E8" w:rsidRPr="00B620DB" w:rsidRDefault="00EC72E8" w:rsidP="00EC72E8">
      <w:pPr>
        <w:pStyle w:val="05Sentence"/>
      </w:pPr>
      <w:bookmarkStart w:id="2008" w:name="a47888"/>
      <w:bookmarkStart w:id="2009" w:name="es007237"/>
      <w:bookmarkEnd w:id="2008"/>
      <w:bookmarkEnd w:id="2009"/>
      <w:r w:rsidRPr="00B620DB">
        <w:t xml:space="preserve">1)   The objectives of this Code are as follows (see </w:t>
      </w:r>
      <w:hyperlink r:id="rId657" w:anchor="en001280" w:history="1">
        <w:r w:rsidRPr="00B620DB">
          <w:rPr>
            <w:rStyle w:val="Hyperlink"/>
            <w:color w:val="auto"/>
            <w:u w:val="none"/>
          </w:rPr>
          <w:t>Note</w:t>
        </w:r>
      </w:hyperlink>
      <w:hyperlink r:id="rId658" w:anchor="en001280" w:history="1">
        <w:r w:rsidRPr="00B620DB">
          <w:rPr>
            <w:rStyle w:val="Hyperlink"/>
            <w:color w:val="auto"/>
            <w:u w:val="none"/>
          </w:rPr>
          <w:t> </w:t>
        </w:r>
      </w:hyperlink>
      <w:hyperlink r:id="rId659" w:anchor="en001280" w:history="1">
        <w:r w:rsidRPr="00B620DB">
          <w:rPr>
            <w:rStyle w:val="Hyperlink"/>
            <w:color w:val="auto"/>
            <w:u w:val="none"/>
          </w:rPr>
          <w:t>A-2.2.1.1.(1)</w:t>
        </w:r>
      </w:hyperlink>
      <w:r w:rsidRPr="00B620DB">
        <w:t>):</w:t>
      </w:r>
    </w:p>
    <w:p w14:paraId="5AEF6C4D" w14:textId="77777777" w:rsidR="00EC72E8" w:rsidRPr="00B620DB" w:rsidRDefault="00EC72E8" w:rsidP="00960B06">
      <w:pPr>
        <w:pStyle w:val="13bDivision1"/>
      </w:pPr>
      <w:bookmarkStart w:id="2010" w:name="nbc-obj-os"/>
      <w:bookmarkEnd w:id="2010"/>
      <w:r w:rsidRPr="00B620DB">
        <w:t>OS Safety</w:t>
      </w:r>
    </w:p>
    <w:p w14:paraId="2E1A9A45" w14:textId="77777777" w:rsidR="00EC72E8" w:rsidRPr="00B620DB" w:rsidRDefault="00EC72E8" w:rsidP="00EC72E8">
      <w:pPr>
        <w:pStyle w:val="05Sentence"/>
      </w:pPr>
      <w:r w:rsidRPr="00B620DB">
        <w:t xml:space="preserve">An objective of this Code is to limit the probability that, as a result of the design, construction or demolition of the </w:t>
      </w:r>
      <w:hyperlink r:id="rId660" w:history="1">
        <w:r w:rsidRPr="00B620DB">
          <w:rPr>
            <w:rStyle w:val="Hyperlink"/>
            <w:i/>
            <w:iCs/>
            <w:color w:val="auto"/>
            <w:u w:val="none"/>
          </w:rPr>
          <w:t>building</w:t>
        </w:r>
      </w:hyperlink>
      <w:r w:rsidRPr="00B620DB">
        <w:t xml:space="preserve">, a person in or adjacent to the </w:t>
      </w:r>
      <w:hyperlink r:id="rId661" w:history="1">
        <w:r w:rsidRPr="00B620DB">
          <w:rPr>
            <w:rStyle w:val="Hyperlink"/>
            <w:i/>
            <w:iCs/>
            <w:color w:val="auto"/>
            <w:u w:val="none"/>
          </w:rPr>
          <w:t>building</w:t>
        </w:r>
      </w:hyperlink>
      <w:r w:rsidRPr="00B620DB">
        <w:t xml:space="preserve"> will be exposed to an unacceptable risk of injury.</w:t>
      </w:r>
    </w:p>
    <w:p w14:paraId="4D9D09CE" w14:textId="77777777" w:rsidR="00EC72E8" w:rsidRPr="00B620DB" w:rsidRDefault="00EC72E8" w:rsidP="00960B06">
      <w:pPr>
        <w:pStyle w:val="05Sentence"/>
      </w:pPr>
      <w:bookmarkStart w:id="2011" w:name="nbc-obj-os1"/>
      <w:bookmarkEnd w:id="2011"/>
      <w:r w:rsidRPr="00B620DB">
        <w:t>OS1 Fire Safety</w:t>
      </w:r>
    </w:p>
    <w:p w14:paraId="1C8DFB48" w14:textId="77777777" w:rsidR="00EC72E8" w:rsidRPr="00B620DB" w:rsidRDefault="00EC72E8" w:rsidP="00EC72E8">
      <w:pPr>
        <w:pStyle w:val="05Sentence"/>
      </w:pPr>
      <w:r w:rsidRPr="00B620DB">
        <w:t xml:space="preserve">An objective of this Code is to limit the probability that, as a result of the design or construction of the </w:t>
      </w:r>
      <w:hyperlink r:id="rId662" w:history="1">
        <w:r w:rsidRPr="00B620DB">
          <w:rPr>
            <w:rStyle w:val="Hyperlink"/>
            <w:i/>
            <w:iCs/>
            <w:color w:val="auto"/>
            <w:u w:val="none"/>
          </w:rPr>
          <w:t>building</w:t>
        </w:r>
      </w:hyperlink>
      <w:r w:rsidRPr="00B620DB">
        <w:t xml:space="preserve">, a person in or adjacent to the </w:t>
      </w:r>
      <w:hyperlink r:id="rId663" w:history="1">
        <w:r w:rsidRPr="00B620DB">
          <w:rPr>
            <w:rStyle w:val="Hyperlink"/>
            <w:i/>
            <w:iCs/>
            <w:color w:val="auto"/>
            <w:u w:val="none"/>
          </w:rPr>
          <w:t>building</w:t>
        </w:r>
      </w:hyperlink>
      <w:r w:rsidRPr="00B620DB">
        <w:t xml:space="preserve"> will be exposed to an unacceptable risk of injury due to fire. The risks of injury due to fire addressed in this Code are those caused by—</w:t>
      </w:r>
    </w:p>
    <w:p w14:paraId="0DEDABA9" w14:textId="77777777" w:rsidR="00EC72E8" w:rsidRPr="00B620DB" w:rsidRDefault="00EC72E8" w:rsidP="00EC72E8">
      <w:pPr>
        <w:pStyle w:val="05Sentence"/>
      </w:pPr>
      <w:bookmarkStart w:id="2012" w:name="nbc-obj-os1.1"/>
      <w:bookmarkEnd w:id="2012"/>
      <w:r w:rsidRPr="00B620DB">
        <w:t>OS1.1– fire or explosion occurring</w:t>
      </w:r>
    </w:p>
    <w:p w14:paraId="71DF3634" w14:textId="77777777" w:rsidR="00EC72E8" w:rsidRPr="00B620DB" w:rsidRDefault="00EC72E8" w:rsidP="00EC72E8">
      <w:pPr>
        <w:pStyle w:val="05Sentence"/>
      </w:pPr>
      <w:bookmarkStart w:id="2013" w:name="nbc-obj-os1.2"/>
      <w:bookmarkEnd w:id="2013"/>
      <w:r w:rsidRPr="00B620DB">
        <w:t>OS1.2– fire or explosion impacting areas beyond its point of origin</w:t>
      </w:r>
    </w:p>
    <w:p w14:paraId="1B2F517E" w14:textId="77777777" w:rsidR="00EC72E8" w:rsidRPr="00B620DB" w:rsidRDefault="00EC72E8" w:rsidP="00EC72E8">
      <w:pPr>
        <w:pStyle w:val="05Sentence"/>
      </w:pPr>
      <w:bookmarkStart w:id="2014" w:name="nbc-obj-os1.3"/>
      <w:bookmarkEnd w:id="2014"/>
      <w:r w:rsidRPr="00B620DB">
        <w:t>OS1.3– collapse of physical elements due to a fire or explosion</w:t>
      </w:r>
    </w:p>
    <w:p w14:paraId="01561822" w14:textId="77777777" w:rsidR="00EC72E8" w:rsidRPr="00B620DB" w:rsidRDefault="00EC72E8" w:rsidP="00EC72E8">
      <w:pPr>
        <w:pStyle w:val="05Sentence"/>
      </w:pPr>
      <w:bookmarkStart w:id="2015" w:name="nbc-obj-os1.4"/>
      <w:bookmarkEnd w:id="2015"/>
      <w:r w:rsidRPr="00B620DB">
        <w:t>OS1.4– fire safety systems failing to function as expected</w:t>
      </w:r>
    </w:p>
    <w:p w14:paraId="5EE87D28" w14:textId="77777777" w:rsidR="00EC72E8" w:rsidRPr="00B620DB" w:rsidRDefault="00EC72E8" w:rsidP="00EC72E8">
      <w:pPr>
        <w:pStyle w:val="05Sentence"/>
      </w:pPr>
      <w:bookmarkStart w:id="2016" w:name="nbc-obj-os1.5"/>
      <w:bookmarkEnd w:id="2016"/>
      <w:r w:rsidRPr="00B620DB">
        <w:t>OS1.5– persons being delayed in or impeded from moving to a safe place during a fire emergency</w:t>
      </w:r>
    </w:p>
    <w:p w14:paraId="18165934" w14:textId="77777777" w:rsidR="00EC72E8" w:rsidRPr="00B620DB" w:rsidRDefault="00EC72E8" w:rsidP="00960B06">
      <w:pPr>
        <w:pStyle w:val="05Sentence"/>
      </w:pPr>
      <w:bookmarkStart w:id="2017" w:name="nbc-obj-os2"/>
      <w:bookmarkEnd w:id="2017"/>
      <w:r w:rsidRPr="00B620DB">
        <w:t>OS2 Structural Safety</w:t>
      </w:r>
    </w:p>
    <w:p w14:paraId="2C68CD86" w14:textId="77777777" w:rsidR="00EC72E8" w:rsidRPr="00B620DB" w:rsidRDefault="00EC72E8" w:rsidP="00EC72E8">
      <w:pPr>
        <w:pStyle w:val="05Sentence"/>
      </w:pPr>
      <w:r w:rsidRPr="00B620DB">
        <w:t xml:space="preserve">An objective of this Code is to limit the probability that, as a result of the design or construction of the </w:t>
      </w:r>
      <w:hyperlink r:id="rId664" w:history="1">
        <w:r w:rsidRPr="00B620DB">
          <w:rPr>
            <w:rStyle w:val="Hyperlink"/>
            <w:i/>
            <w:iCs/>
            <w:color w:val="auto"/>
            <w:u w:val="none"/>
          </w:rPr>
          <w:t>building</w:t>
        </w:r>
      </w:hyperlink>
      <w:r w:rsidRPr="00B620DB">
        <w:t xml:space="preserve">, a person in or adjacent to the </w:t>
      </w:r>
      <w:hyperlink r:id="rId665" w:history="1">
        <w:r w:rsidRPr="00B620DB">
          <w:rPr>
            <w:rStyle w:val="Hyperlink"/>
            <w:i/>
            <w:iCs/>
            <w:color w:val="auto"/>
            <w:u w:val="none"/>
          </w:rPr>
          <w:t>building</w:t>
        </w:r>
      </w:hyperlink>
      <w:r w:rsidRPr="00B620DB">
        <w:t xml:space="preserve"> will be exposed to an unacceptable risk of injury due to structural failure. The risks of injury due to structural failure addressed in this Code are those caused by—</w:t>
      </w:r>
    </w:p>
    <w:p w14:paraId="4BA158E8" w14:textId="77777777" w:rsidR="00EC72E8" w:rsidRPr="00B620DB" w:rsidRDefault="00EC72E8" w:rsidP="00EC72E8">
      <w:pPr>
        <w:pStyle w:val="05Sentence"/>
      </w:pPr>
      <w:bookmarkStart w:id="2018" w:name="nbc-obj-os2.1"/>
      <w:bookmarkEnd w:id="2018"/>
      <w:r w:rsidRPr="00B620DB">
        <w:t xml:space="preserve">OS2.1– loads bearing on the </w:t>
      </w:r>
      <w:hyperlink r:id="rId666" w:history="1">
        <w:r w:rsidRPr="00B620DB">
          <w:rPr>
            <w:rStyle w:val="Hyperlink"/>
            <w:i/>
            <w:iCs/>
            <w:color w:val="auto"/>
            <w:u w:val="none"/>
          </w:rPr>
          <w:t>building</w:t>
        </w:r>
      </w:hyperlink>
      <w:r w:rsidRPr="00B620DB">
        <w:t xml:space="preserve"> elements that exceed their </w:t>
      </w:r>
      <w:hyperlink r:id="rId667" w:history="1">
        <w:r w:rsidRPr="00B620DB">
          <w:rPr>
            <w:rStyle w:val="Hyperlink"/>
            <w:i/>
            <w:iCs/>
            <w:color w:val="auto"/>
            <w:u w:val="none"/>
          </w:rPr>
          <w:t>loadbearing</w:t>
        </w:r>
      </w:hyperlink>
      <w:r w:rsidRPr="00B620DB">
        <w:t xml:space="preserve"> capacity</w:t>
      </w:r>
    </w:p>
    <w:p w14:paraId="07DCA436" w14:textId="77777777" w:rsidR="00EC72E8" w:rsidRPr="00B620DB" w:rsidRDefault="00EC72E8" w:rsidP="00EC72E8">
      <w:pPr>
        <w:pStyle w:val="05Sentence"/>
      </w:pPr>
      <w:bookmarkStart w:id="2019" w:name="nbc-obj-os2.2"/>
      <w:bookmarkEnd w:id="2019"/>
      <w:r w:rsidRPr="00B620DB">
        <w:t xml:space="preserve">OS2.2– loads bearing on the </w:t>
      </w:r>
      <w:hyperlink r:id="rId668" w:history="1">
        <w:r w:rsidRPr="00B620DB">
          <w:rPr>
            <w:rStyle w:val="Hyperlink"/>
            <w:i/>
            <w:iCs/>
            <w:color w:val="auto"/>
            <w:u w:val="none"/>
          </w:rPr>
          <w:t>building</w:t>
        </w:r>
      </w:hyperlink>
      <w:r w:rsidRPr="00B620DB">
        <w:t xml:space="preserve"> that exceed the </w:t>
      </w:r>
      <w:hyperlink r:id="rId669" w:history="1">
        <w:r w:rsidRPr="00B620DB">
          <w:rPr>
            <w:rStyle w:val="Hyperlink"/>
            <w:i/>
            <w:iCs/>
            <w:color w:val="auto"/>
            <w:u w:val="none"/>
          </w:rPr>
          <w:t>loadbearing</w:t>
        </w:r>
      </w:hyperlink>
      <w:r w:rsidRPr="00B620DB">
        <w:t xml:space="preserve"> properties of the supporting medium</w:t>
      </w:r>
    </w:p>
    <w:p w14:paraId="36945C9F" w14:textId="77777777" w:rsidR="00EC72E8" w:rsidRPr="00B620DB" w:rsidRDefault="00EC72E8" w:rsidP="00EC72E8">
      <w:pPr>
        <w:pStyle w:val="05Sentence"/>
      </w:pPr>
      <w:bookmarkStart w:id="2020" w:name="nbc-obj-os2.3"/>
      <w:bookmarkEnd w:id="2020"/>
      <w:r w:rsidRPr="00B620DB">
        <w:t xml:space="preserve">OS2.3– damage to or deterioration of </w:t>
      </w:r>
      <w:hyperlink r:id="rId670" w:history="1">
        <w:r w:rsidRPr="00B620DB">
          <w:rPr>
            <w:rStyle w:val="Hyperlink"/>
            <w:i/>
            <w:iCs/>
            <w:color w:val="auto"/>
            <w:u w:val="none"/>
          </w:rPr>
          <w:t>building</w:t>
        </w:r>
      </w:hyperlink>
      <w:r w:rsidRPr="00B620DB">
        <w:t xml:space="preserve"> elements</w:t>
      </w:r>
    </w:p>
    <w:p w14:paraId="74B211A8" w14:textId="77777777" w:rsidR="00EC72E8" w:rsidRPr="00B620DB" w:rsidRDefault="00EC72E8" w:rsidP="00EC72E8">
      <w:pPr>
        <w:pStyle w:val="05Sentence"/>
      </w:pPr>
      <w:bookmarkStart w:id="2021" w:name="nbc-obj-os2.4"/>
      <w:bookmarkEnd w:id="2021"/>
      <w:r w:rsidRPr="00B620DB">
        <w:t xml:space="preserve">OS2.4– vibration or deflection of </w:t>
      </w:r>
      <w:hyperlink r:id="rId671" w:history="1">
        <w:r w:rsidRPr="00B620DB">
          <w:rPr>
            <w:rStyle w:val="Hyperlink"/>
            <w:i/>
            <w:iCs/>
            <w:color w:val="auto"/>
            <w:u w:val="none"/>
          </w:rPr>
          <w:t>building</w:t>
        </w:r>
      </w:hyperlink>
      <w:r w:rsidRPr="00B620DB">
        <w:t xml:space="preserve"> elements</w:t>
      </w:r>
    </w:p>
    <w:p w14:paraId="6E5C4853" w14:textId="77777777" w:rsidR="00EC72E8" w:rsidRPr="00B620DB" w:rsidRDefault="00EC72E8" w:rsidP="00EC72E8">
      <w:pPr>
        <w:pStyle w:val="05Sentence"/>
      </w:pPr>
      <w:bookmarkStart w:id="2022" w:name="nbc-obj-os2.5"/>
      <w:bookmarkEnd w:id="2022"/>
      <w:r w:rsidRPr="00B620DB">
        <w:t xml:space="preserve">OS2.5– instability of the </w:t>
      </w:r>
      <w:hyperlink r:id="rId672" w:history="1">
        <w:r w:rsidRPr="00B620DB">
          <w:rPr>
            <w:rStyle w:val="Hyperlink"/>
            <w:i/>
            <w:iCs/>
            <w:color w:val="auto"/>
            <w:u w:val="none"/>
          </w:rPr>
          <w:t>building</w:t>
        </w:r>
      </w:hyperlink>
      <w:r w:rsidRPr="00B620DB">
        <w:t xml:space="preserve"> or part thereof</w:t>
      </w:r>
    </w:p>
    <w:p w14:paraId="654F8060" w14:textId="77777777" w:rsidR="00EC72E8" w:rsidRPr="00B620DB" w:rsidRDefault="00EC72E8" w:rsidP="00EC72E8">
      <w:pPr>
        <w:pStyle w:val="05Sentence"/>
      </w:pPr>
      <w:bookmarkStart w:id="2023" w:name="nbc-obj-os2.6"/>
      <w:bookmarkEnd w:id="2023"/>
      <w:r w:rsidRPr="00B620DB">
        <w:t xml:space="preserve">OS2.6– collapse of the </w:t>
      </w:r>
      <w:hyperlink r:id="rId673" w:history="1">
        <w:r w:rsidRPr="00B620DB">
          <w:rPr>
            <w:rStyle w:val="Hyperlink"/>
            <w:i/>
            <w:iCs/>
            <w:color w:val="auto"/>
            <w:u w:val="none"/>
          </w:rPr>
          <w:t>excavation</w:t>
        </w:r>
      </w:hyperlink>
    </w:p>
    <w:p w14:paraId="35FCD631" w14:textId="77777777" w:rsidR="00EC72E8" w:rsidRPr="00B620DB" w:rsidRDefault="00EC72E8" w:rsidP="00960B06">
      <w:pPr>
        <w:pStyle w:val="05Sentence"/>
      </w:pPr>
      <w:bookmarkStart w:id="2024" w:name="nbc-obj-os3"/>
      <w:bookmarkEnd w:id="2024"/>
      <w:r w:rsidRPr="00B620DB">
        <w:t>OS3 Safety in Use</w:t>
      </w:r>
    </w:p>
    <w:p w14:paraId="3FB1DE2F" w14:textId="77777777" w:rsidR="00EC72E8" w:rsidRPr="00B620DB" w:rsidRDefault="00EC72E8" w:rsidP="00EC72E8">
      <w:pPr>
        <w:pStyle w:val="05Sentence"/>
      </w:pPr>
      <w:r w:rsidRPr="00B620DB">
        <w:t xml:space="preserve">An objective of this Code is to limit the probability that, as a result of the design or construction of the </w:t>
      </w:r>
      <w:hyperlink r:id="rId674" w:history="1">
        <w:r w:rsidRPr="00B620DB">
          <w:rPr>
            <w:rStyle w:val="Hyperlink"/>
            <w:i/>
            <w:iCs/>
            <w:color w:val="auto"/>
            <w:u w:val="none"/>
          </w:rPr>
          <w:t>building</w:t>
        </w:r>
      </w:hyperlink>
      <w:r w:rsidRPr="00B620DB">
        <w:t xml:space="preserve">, a person in or adjacent to the </w:t>
      </w:r>
      <w:hyperlink r:id="rId675" w:history="1">
        <w:r w:rsidRPr="00B620DB">
          <w:rPr>
            <w:rStyle w:val="Hyperlink"/>
            <w:i/>
            <w:iCs/>
            <w:color w:val="auto"/>
            <w:u w:val="none"/>
          </w:rPr>
          <w:t>building</w:t>
        </w:r>
      </w:hyperlink>
      <w:r w:rsidRPr="00B620DB">
        <w:t xml:space="preserve"> will be exposed to an unacceptable risk of injury due to hazards. The risks of injury due to hazards addressed in this Code are those caused by—</w:t>
      </w:r>
    </w:p>
    <w:p w14:paraId="25A57663" w14:textId="77777777" w:rsidR="00EC72E8" w:rsidRPr="00B620DB" w:rsidRDefault="00EC72E8" w:rsidP="00EC72E8">
      <w:pPr>
        <w:pStyle w:val="05Sentence"/>
      </w:pPr>
      <w:bookmarkStart w:id="2025" w:name="nbc-obj-os3.1"/>
      <w:bookmarkEnd w:id="2025"/>
      <w:r w:rsidRPr="00B620DB">
        <w:t>OS3.1– tripping, slipping, falling, contact, drowning or collision</w:t>
      </w:r>
    </w:p>
    <w:p w14:paraId="57BB681D" w14:textId="77777777" w:rsidR="00EC72E8" w:rsidRPr="00B620DB" w:rsidRDefault="00EC72E8" w:rsidP="00EC72E8">
      <w:pPr>
        <w:pStyle w:val="05Sentence"/>
      </w:pPr>
      <w:bookmarkStart w:id="2026" w:name="nbc-obj-os3.2"/>
      <w:bookmarkEnd w:id="2026"/>
      <w:r w:rsidRPr="00B620DB">
        <w:t>OS3.2– contact with hot surfaces or substances</w:t>
      </w:r>
    </w:p>
    <w:p w14:paraId="4B960A8F" w14:textId="77777777" w:rsidR="00EC72E8" w:rsidRPr="00B620DB" w:rsidRDefault="00EC72E8" w:rsidP="00EC72E8">
      <w:pPr>
        <w:pStyle w:val="05Sentence"/>
      </w:pPr>
      <w:bookmarkStart w:id="2027" w:name="nbc-obj-os3.3"/>
      <w:bookmarkEnd w:id="2027"/>
      <w:r w:rsidRPr="00B620DB">
        <w:t>OS3.3– contact with energized equipment</w:t>
      </w:r>
    </w:p>
    <w:p w14:paraId="561FEA9D" w14:textId="77777777" w:rsidR="00EC72E8" w:rsidRPr="00B620DB" w:rsidRDefault="00EC72E8" w:rsidP="00EC72E8">
      <w:pPr>
        <w:pStyle w:val="05Sentence"/>
      </w:pPr>
      <w:bookmarkStart w:id="2028" w:name="nbc-obj-os3.4"/>
      <w:bookmarkEnd w:id="2028"/>
      <w:r w:rsidRPr="00B620DB">
        <w:t>OS3.4– exposure to hazardous substances</w:t>
      </w:r>
    </w:p>
    <w:p w14:paraId="21785AA2" w14:textId="77777777" w:rsidR="00EC72E8" w:rsidRPr="00B620DB" w:rsidRDefault="00EC72E8" w:rsidP="00EC72E8">
      <w:pPr>
        <w:pStyle w:val="05Sentence"/>
      </w:pPr>
      <w:bookmarkStart w:id="2029" w:name="nbc-obj-os3.5"/>
      <w:bookmarkEnd w:id="2029"/>
      <w:r w:rsidRPr="00B620DB">
        <w:t>OS3.5– exposure to high levels of sound from fire alarm systems</w:t>
      </w:r>
    </w:p>
    <w:p w14:paraId="2139CB46" w14:textId="77777777" w:rsidR="00EC72E8" w:rsidRPr="00B620DB" w:rsidRDefault="00EC72E8" w:rsidP="00EC72E8">
      <w:pPr>
        <w:pStyle w:val="05Sentence"/>
      </w:pPr>
      <w:bookmarkStart w:id="2030" w:name="nbc-obj-os3.6"/>
      <w:bookmarkEnd w:id="2030"/>
      <w:r w:rsidRPr="00B620DB">
        <w:lastRenderedPageBreak/>
        <w:t>OS3.6– persons becoming trapped in confined spaces</w:t>
      </w:r>
    </w:p>
    <w:p w14:paraId="41380EC7" w14:textId="77777777" w:rsidR="00EC72E8" w:rsidRPr="00B620DB" w:rsidRDefault="00EC72E8" w:rsidP="00EC72E8">
      <w:pPr>
        <w:pStyle w:val="05Sentence"/>
      </w:pPr>
      <w:bookmarkStart w:id="2031" w:name="nbc-obj-os3.7"/>
      <w:bookmarkEnd w:id="2031"/>
      <w:r w:rsidRPr="00B620DB">
        <w:t xml:space="preserve">OS3.7– persons being delayed in or impeded from moving to a safe place during an emergency (see </w:t>
      </w:r>
      <w:hyperlink r:id="rId676" w:anchor="en001280.3" w:history="1">
        <w:r w:rsidRPr="00B620DB">
          <w:rPr>
            <w:rStyle w:val="Hyperlink"/>
            <w:color w:val="auto"/>
            <w:u w:val="none"/>
          </w:rPr>
          <w:t>Note</w:t>
        </w:r>
      </w:hyperlink>
      <w:hyperlink r:id="rId677" w:anchor="en001280.3" w:history="1">
        <w:r w:rsidRPr="00B620DB">
          <w:rPr>
            <w:rStyle w:val="Hyperlink"/>
            <w:color w:val="auto"/>
            <w:u w:val="none"/>
          </w:rPr>
          <w:t> </w:t>
        </w:r>
      </w:hyperlink>
      <w:hyperlink r:id="rId678" w:anchor="en001280.3" w:history="1">
        <w:r w:rsidRPr="00B620DB">
          <w:rPr>
            <w:rStyle w:val="Hyperlink"/>
            <w:color w:val="auto"/>
            <w:u w:val="none"/>
          </w:rPr>
          <w:t>A-2.2.1.1.(1)</w:t>
        </w:r>
      </w:hyperlink>
      <w:r w:rsidRPr="00B620DB">
        <w:t>)</w:t>
      </w:r>
    </w:p>
    <w:p w14:paraId="1E9BB3AC" w14:textId="77777777" w:rsidR="00EC72E8" w:rsidRPr="00B620DB" w:rsidRDefault="00EC72E8" w:rsidP="00960B06">
      <w:pPr>
        <w:pStyle w:val="05Sentence"/>
      </w:pPr>
      <w:bookmarkStart w:id="2032" w:name="nbc-obj-os4"/>
      <w:bookmarkEnd w:id="2032"/>
      <w:r w:rsidRPr="00B620DB">
        <w:t>OS4 Resistance to Unwanted Entry</w:t>
      </w:r>
    </w:p>
    <w:p w14:paraId="56489CFB" w14:textId="77777777" w:rsidR="00EC72E8" w:rsidRPr="00B620DB" w:rsidRDefault="00EC72E8" w:rsidP="00EC72E8">
      <w:pPr>
        <w:pStyle w:val="05Sentence"/>
      </w:pPr>
      <w:r w:rsidRPr="00B620DB">
        <w:t xml:space="preserve">An objective of this Code is to limit the probability that, as a result of the design or construction of the </w:t>
      </w:r>
      <w:hyperlink r:id="rId679" w:history="1">
        <w:r w:rsidRPr="00B620DB">
          <w:rPr>
            <w:rStyle w:val="Hyperlink"/>
            <w:i/>
            <w:iCs/>
            <w:color w:val="auto"/>
            <w:u w:val="none"/>
          </w:rPr>
          <w:t>building</w:t>
        </w:r>
      </w:hyperlink>
      <w:r w:rsidRPr="00B620DB">
        <w:t xml:space="preserve">, a person in the </w:t>
      </w:r>
      <w:hyperlink r:id="rId680" w:history="1">
        <w:r w:rsidRPr="00B620DB">
          <w:rPr>
            <w:rStyle w:val="Hyperlink"/>
            <w:i/>
            <w:iCs/>
            <w:color w:val="auto"/>
            <w:u w:val="none"/>
          </w:rPr>
          <w:t>building</w:t>
        </w:r>
      </w:hyperlink>
      <w:r w:rsidRPr="00B620DB">
        <w:t xml:space="preserve"> will be exposed to an unacceptable risk of injury due to the </w:t>
      </w:r>
      <w:hyperlink r:id="rId681" w:history="1">
        <w:r w:rsidRPr="00B620DB">
          <w:rPr>
            <w:rStyle w:val="Hyperlink"/>
            <w:i/>
            <w:iCs/>
            <w:color w:val="auto"/>
            <w:u w:val="none"/>
          </w:rPr>
          <w:t>building</w:t>
        </w:r>
      </w:hyperlink>
      <w:hyperlink r:id="rId682" w:history="1">
        <w:r w:rsidRPr="00B620DB">
          <w:rPr>
            <w:rStyle w:val="Hyperlink"/>
            <w:i/>
            <w:iCs/>
            <w:color w:val="auto"/>
            <w:u w:val="none"/>
          </w:rPr>
          <w:t>'</w:t>
        </w:r>
      </w:hyperlink>
      <w:hyperlink r:id="rId683" w:history="1">
        <w:r w:rsidRPr="00B620DB">
          <w:rPr>
            <w:rStyle w:val="Hyperlink"/>
            <w:i/>
            <w:iCs/>
            <w:color w:val="auto"/>
            <w:u w:val="none"/>
          </w:rPr>
          <w:t>s</w:t>
        </w:r>
      </w:hyperlink>
      <w:r w:rsidRPr="00B620DB">
        <w:t xml:space="preserve"> low level of resistance to unwanted entry (see </w:t>
      </w:r>
      <w:hyperlink r:id="rId684" w:anchor="es007233" w:history="1">
        <w:r w:rsidRPr="00B620DB">
          <w:rPr>
            <w:rStyle w:val="Hyperlink"/>
            <w:color w:val="auto"/>
            <w:u w:val="none"/>
          </w:rPr>
          <w:t>Sentence</w:t>
        </w:r>
      </w:hyperlink>
      <w:hyperlink r:id="rId685" w:anchor="es007233" w:history="1">
        <w:r w:rsidRPr="00B620DB">
          <w:rPr>
            <w:rStyle w:val="Hyperlink"/>
            <w:color w:val="auto"/>
            <w:u w:val="none"/>
          </w:rPr>
          <w:t> </w:t>
        </w:r>
      </w:hyperlink>
      <w:hyperlink r:id="rId686" w:anchor="es007233" w:history="1">
        <w:r w:rsidRPr="00B620DB">
          <w:rPr>
            <w:rStyle w:val="Hyperlink"/>
            <w:color w:val="auto"/>
            <w:u w:val="none"/>
          </w:rPr>
          <w:t>2.1.1.2.(2)</w:t>
        </w:r>
      </w:hyperlink>
      <w:r w:rsidRPr="00B620DB">
        <w:t xml:space="preserve"> for application limitation). The risks of injury due to unwanted entry addressed in this Code are those caused by—</w:t>
      </w:r>
    </w:p>
    <w:p w14:paraId="3ABB3EAC" w14:textId="77777777" w:rsidR="00EC72E8" w:rsidRPr="00B620DB" w:rsidRDefault="00EC72E8" w:rsidP="00EC72E8">
      <w:pPr>
        <w:pStyle w:val="05Sentence"/>
      </w:pPr>
      <w:bookmarkStart w:id="2033" w:name="nbc-obj-os4.1"/>
      <w:bookmarkEnd w:id="2033"/>
      <w:r w:rsidRPr="00B620DB">
        <w:t>OS4.1– intruders being able to force their way through locked doors or windows</w:t>
      </w:r>
    </w:p>
    <w:p w14:paraId="3C601F21" w14:textId="77777777" w:rsidR="00EC72E8" w:rsidRPr="00B620DB" w:rsidRDefault="00EC72E8" w:rsidP="00EC72E8">
      <w:pPr>
        <w:pStyle w:val="05Sentence"/>
      </w:pPr>
      <w:bookmarkStart w:id="2034" w:name="nbc-obj-os4.2"/>
      <w:bookmarkEnd w:id="2034"/>
      <w:r w:rsidRPr="00B620DB">
        <w:t>OS4.2– occupants being unable to identify potential intruders as such</w:t>
      </w:r>
    </w:p>
    <w:p w14:paraId="4E971C3D" w14:textId="77777777" w:rsidR="00EC72E8" w:rsidRPr="00B620DB" w:rsidRDefault="00EC72E8" w:rsidP="00960B06">
      <w:pPr>
        <w:pStyle w:val="05Sentence"/>
      </w:pPr>
      <w:bookmarkStart w:id="2035" w:name="nbc-obj-os5"/>
      <w:bookmarkEnd w:id="2035"/>
      <w:r w:rsidRPr="00B620DB">
        <w:t>OS5 Safety at Construction and Demolition Sites</w:t>
      </w:r>
    </w:p>
    <w:p w14:paraId="1623358A" w14:textId="77777777" w:rsidR="00EC72E8" w:rsidRPr="00B620DB" w:rsidRDefault="00EC72E8" w:rsidP="00EC72E8">
      <w:pPr>
        <w:pStyle w:val="05Sentence"/>
      </w:pPr>
      <w:r w:rsidRPr="00B620DB">
        <w:t xml:space="preserve">An objective of this Code is to limit the probability that, as a result of the construction or demolition of the </w:t>
      </w:r>
      <w:hyperlink r:id="rId687" w:history="1">
        <w:r w:rsidRPr="00B620DB">
          <w:rPr>
            <w:rStyle w:val="Hyperlink"/>
            <w:i/>
            <w:iCs/>
            <w:color w:val="auto"/>
            <w:u w:val="none"/>
          </w:rPr>
          <w:t>building</w:t>
        </w:r>
      </w:hyperlink>
      <w:r w:rsidRPr="00B620DB">
        <w:t>, the public adjacent to a construction or demolition site will be exposed to an unacceptable risk of injury due to hazards. The risks of injury due to construction and demolition hazards addressed in this Code are those caused by—</w:t>
      </w:r>
    </w:p>
    <w:p w14:paraId="5FC9BFC1" w14:textId="77777777" w:rsidR="00EC72E8" w:rsidRPr="00B620DB" w:rsidRDefault="00EC72E8" w:rsidP="00EC72E8">
      <w:pPr>
        <w:pStyle w:val="05Sentence"/>
      </w:pPr>
      <w:bookmarkStart w:id="2036" w:name="nbc-obj-os5.1"/>
      <w:bookmarkEnd w:id="2036"/>
      <w:r w:rsidRPr="00B620DB">
        <w:t xml:space="preserve">OS5.1– objects projected onto </w:t>
      </w:r>
      <w:hyperlink r:id="rId688" w:history="1">
        <w:r w:rsidRPr="00B620DB">
          <w:rPr>
            <w:rStyle w:val="Hyperlink"/>
            <w:i/>
            <w:iCs/>
            <w:color w:val="auto"/>
            <w:u w:val="none"/>
          </w:rPr>
          <w:t>public ways</w:t>
        </w:r>
      </w:hyperlink>
    </w:p>
    <w:p w14:paraId="59CE3A09" w14:textId="77777777" w:rsidR="00EC72E8" w:rsidRPr="00B620DB" w:rsidRDefault="00EC72E8" w:rsidP="00EC72E8">
      <w:pPr>
        <w:pStyle w:val="05Sentence"/>
      </w:pPr>
      <w:bookmarkStart w:id="2037" w:name="nbc-obj-os5.2"/>
      <w:bookmarkEnd w:id="2037"/>
      <w:r w:rsidRPr="00B620DB">
        <w:t xml:space="preserve">OS5.2– vehicular accidents on </w:t>
      </w:r>
      <w:hyperlink r:id="rId689" w:history="1">
        <w:r w:rsidRPr="00B620DB">
          <w:rPr>
            <w:rStyle w:val="Hyperlink"/>
            <w:i/>
            <w:iCs/>
            <w:color w:val="auto"/>
            <w:u w:val="none"/>
          </w:rPr>
          <w:t>public ways</w:t>
        </w:r>
      </w:hyperlink>
    </w:p>
    <w:p w14:paraId="57954CD3" w14:textId="77777777" w:rsidR="00EC72E8" w:rsidRPr="00B620DB" w:rsidRDefault="00EC72E8" w:rsidP="00EC72E8">
      <w:pPr>
        <w:pStyle w:val="05Sentence"/>
      </w:pPr>
      <w:bookmarkStart w:id="2038" w:name="nbc-obj-os5.3"/>
      <w:bookmarkEnd w:id="2038"/>
      <w:r w:rsidRPr="00B620DB">
        <w:t xml:space="preserve">OS5.3– damage to or obstruction of </w:t>
      </w:r>
      <w:hyperlink r:id="rId690" w:history="1">
        <w:r w:rsidRPr="00B620DB">
          <w:rPr>
            <w:rStyle w:val="Hyperlink"/>
            <w:i/>
            <w:iCs/>
            <w:color w:val="auto"/>
            <w:u w:val="none"/>
          </w:rPr>
          <w:t>public ways</w:t>
        </w:r>
      </w:hyperlink>
    </w:p>
    <w:p w14:paraId="15B12787" w14:textId="77777777" w:rsidR="00EC72E8" w:rsidRPr="00B620DB" w:rsidRDefault="00EC72E8" w:rsidP="00EC72E8">
      <w:pPr>
        <w:pStyle w:val="05Sentence"/>
      </w:pPr>
      <w:bookmarkStart w:id="2039" w:name="nbc-obj-os5.4"/>
      <w:bookmarkEnd w:id="2039"/>
      <w:r w:rsidRPr="00B620DB">
        <w:t xml:space="preserve">OS5.4– water accumulated in </w:t>
      </w:r>
      <w:hyperlink r:id="rId691" w:history="1">
        <w:r w:rsidRPr="00B620DB">
          <w:rPr>
            <w:rStyle w:val="Hyperlink"/>
            <w:i/>
            <w:iCs/>
            <w:color w:val="auto"/>
            <w:u w:val="none"/>
          </w:rPr>
          <w:t>excavations</w:t>
        </w:r>
      </w:hyperlink>
    </w:p>
    <w:p w14:paraId="48461699" w14:textId="77777777" w:rsidR="00EC72E8" w:rsidRPr="00B620DB" w:rsidRDefault="00EC72E8" w:rsidP="00EC72E8">
      <w:pPr>
        <w:pStyle w:val="05Sentence"/>
      </w:pPr>
      <w:bookmarkStart w:id="2040" w:name="nbc-obj-os5.5"/>
      <w:bookmarkEnd w:id="2040"/>
      <w:r w:rsidRPr="00B620DB">
        <w:t>OS5.5– entry into the site</w:t>
      </w:r>
    </w:p>
    <w:p w14:paraId="43DDBA08" w14:textId="77777777" w:rsidR="00EC72E8" w:rsidRPr="00B620DB" w:rsidRDefault="00EC72E8" w:rsidP="00EC72E8">
      <w:pPr>
        <w:pStyle w:val="05Sentence"/>
      </w:pPr>
      <w:bookmarkStart w:id="2041" w:name="nbc-obj-os5.6"/>
      <w:bookmarkEnd w:id="2041"/>
      <w:r w:rsidRPr="00B620DB">
        <w:t>OS5.6– exposure to hazardous substances and activities</w:t>
      </w:r>
    </w:p>
    <w:p w14:paraId="2C36A591" w14:textId="77777777" w:rsidR="00EC72E8" w:rsidRPr="00B620DB" w:rsidRDefault="00EC72E8" w:rsidP="00EC72E8">
      <w:pPr>
        <w:pStyle w:val="05Sentence"/>
      </w:pPr>
      <w:bookmarkStart w:id="2042" w:name="nbc-obj-os5.7"/>
      <w:bookmarkEnd w:id="2042"/>
      <w:r w:rsidRPr="00B620DB">
        <w:t xml:space="preserve">OS5.7– loads bearing on a covered way that exceed its </w:t>
      </w:r>
      <w:hyperlink r:id="rId692" w:history="1">
        <w:r w:rsidRPr="00B620DB">
          <w:rPr>
            <w:rStyle w:val="Hyperlink"/>
            <w:i/>
            <w:iCs/>
            <w:color w:val="auto"/>
            <w:u w:val="none"/>
          </w:rPr>
          <w:t>loadbearing</w:t>
        </w:r>
      </w:hyperlink>
      <w:r w:rsidRPr="00B620DB">
        <w:t xml:space="preserve"> capacity</w:t>
      </w:r>
    </w:p>
    <w:p w14:paraId="477A6B4A" w14:textId="77777777" w:rsidR="00EC72E8" w:rsidRPr="00B620DB" w:rsidRDefault="00EC72E8" w:rsidP="00EC72E8">
      <w:pPr>
        <w:pStyle w:val="05Sentence"/>
      </w:pPr>
      <w:bookmarkStart w:id="2043" w:name="nbc-obj-os5.8"/>
      <w:bookmarkEnd w:id="2043"/>
      <w:r w:rsidRPr="00B620DB">
        <w:t xml:space="preserve">OS5.8– collapse of the </w:t>
      </w:r>
      <w:hyperlink r:id="rId693" w:history="1">
        <w:r w:rsidRPr="00B620DB">
          <w:rPr>
            <w:rStyle w:val="Hyperlink"/>
            <w:i/>
            <w:iCs/>
            <w:color w:val="auto"/>
            <w:u w:val="none"/>
          </w:rPr>
          <w:t>excavation</w:t>
        </w:r>
      </w:hyperlink>
    </w:p>
    <w:p w14:paraId="3E72D7E4" w14:textId="77777777" w:rsidR="00EC72E8" w:rsidRPr="00B620DB" w:rsidRDefault="00EC72E8" w:rsidP="00EC72E8">
      <w:pPr>
        <w:pStyle w:val="05Sentence"/>
      </w:pPr>
      <w:bookmarkStart w:id="2044" w:name="nbc-obj-os5.9"/>
      <w:bookmarkEnd w:id="2044"/>
      <w:r w:rsidRPr="00B620DB">
        <w:t xml:space="preserve">OS5.9– persons being delayed in or impeded from moving to a safe place during an emergency (see </w:t>
      </w:r>
      <w:hyperlink r:id="rId694" w:anchor="en001280.3" w:history="1">
        <w:r w:rsidRPr="00B620DB">
          <w:rPr>
            <w:rStyle w:val="Hyperlink"/>
            <w:color w:val="auto"/>
            <w:u w:val="none"/>
          </w:rPr>
          <w:t>Note</w:t>
        </w:r>
      </w:hyperlink>
      <w:hyperlink r:id="rId695" w:anchor="en001280.3" w:history="1">
        <w:r w:rsidRPr="00B620DB">
          <w:rPr>
            <w:rStyle w:val="Hyperlink"/>
            <w:color w:val="auto"/>
            <w:u w:val="none"/>
          </w:rPr>
          <w:t> </w:t>
        </w:r>
      </w:hyperlink>
      <w:hyperlink r:id="rId696" w:anchor="en001280.3" w:history="1">
        <w:r w:rsidRPr="00B620DB">
          <w:rPr>
            <w:rStyle w:val="Hyperlink"/>
            <w:color w:val="auto"/>
            <w:u w:val="none"/>
          </w:rPr>
          <w:t>A-2.2.1.1.(1)</w:t>
        </w:r>
      </w:hyperlink>
      <w:r w:rsidRPr="00B620DB">
        <w:t>)</w:t>
      </w:r>
    </w:p>
    <w:p w14:paraId="56D10FC8" w14:textId="77777777" w:rsidR="00EC72E8" w:rsidRPr="00B620DB" w:rsidRDefault="00EC72E8" w:rsidP="00960B06">
      <w:pPr>
        <w:pStyle w:val="13bDivision1"/>
      </w:pPr>
      <w:bookmarkStart w:id="2045" w:name="nbc-obj-oh"/>
      <w:bookmarkEnd w:id="2045"/>
      <w:r w:rsidRPr="00B620DB">
        <w:t>OH Health</w:t>
      </w:r>
    </w:p>
    <w:p w14:paraId="2D575036" w14:textId="77777777" w:rsidR="00EC72E8" w:rsidRPr="00B620DB" w:rsidRDefault="00EC72E8" w:rsidP="00EC72E8">
      <w:pPr>
        <w:pStyle w:val="05Sentence"/>
      </w:pPr>
      <w:r w:rsidRPr="00B620DB">
        <w:t xml:space="preserve">An objective of this Code is to limit the probability that, as a result of the design or construction of the </w:t>
      </w:r>
      <w:hyperlink r:id="rId697" w:history="1">
        <w:r w:rsidRPr="00B620DB">
          <w:rPr>
            <w:rStyle w:val="Hyperlink"/>
            <w:i/>
            <w:iCs/>
            <w:color w:val="auto"/>
            <w:u w:val="none"/>
          </w:rPr>
          <w:t>building</w:t>
        </w:r>
      </w:hyperlink>
      <w:r w:rsidRPr="00B620DB">
        <w:t>, a person will be exposed to an unacceptable risk of illness.</w:t>
      </w:r>
    </w:p>
    <w:p w14:paraId="09ACF852" w14:textId="77777777" w:rsidR="00EC72E8" w:rsidRPr="00B620DB" w:rsidRDefault="00EC72E8" w:rsidP="00EC72E8">
      <w:pPr>
        <w:pStyle w:val="05Sentence"/>
      </w:pPr>
      <w:bookmarkStart w:id="2046" w:name="nbc-obj-oh1"/>
      <w:bookmarkEnd w:id="2046"/>
      <w:r w:rsidRPr="00B620DB">
        <w:t>OH1 Indoor Conditions</w:t>
      </w:r>
    </w:p>
    <w:p w14:paraId="4BBF06F4" w14:textId="77777777" w:rsidR="00EC72E8" w:rsidRPr="00B620DB" w:rsidRDefault="00EC72E8" w:rsidP="00EC72E8">
      <w:pPr>
        <w:pStyle w:val="05Sentence"/>
      </w:pPr>
      <w:r w:rsidRPr="00B620DB">
        <w:t xml:space="preserve">An objective of this Code is to limit the probability that, as a result of the design or construction of the </w:t>
      </w:r>
      <w:hyperlink r:id="rId698" w:history="1">
        <w:r w:rsidRPr="00B620DB">
          <w:rPr>
            <w:rStyle w:val="Hyperlink"/>
            <w:i/>
            <w:iCs/>
            <w:color w:val="auto"/>
            <w:u w:val="none"/>
          </w:rPr>
          <w:t>building</w:t>
        </w:r>
      </w:hyperlink>
      <w:r w:rsidRPr="00B620DB">
        <w:t xml:space="preserve">, a person in the </w:t>
      </w:r>
      <w:hyperlink r:id="rId699" w:history="1">
        <w:r w:rsidRPr="00B620DB">
          <w:rPr>
            <w:rStyle w:val="Hyperlink"/>
            <w:i/>
            <w:iCs/>
            <w:color w:val="auto"/>
            <w:u w:val="none"/>
          </w:rPr>
          <w:t>building</w:t>
        </w:r>
      </w:hyperlink>
      <w:r w:rsidRPr="00B620DB">
        <w:t xml:space="preserve"> will be exposed to an unacceptable risk of illness due to indoor conditions. The risks of illness due to indoor conditions addressed in this Code are those caused by—</w:t>
      </w:r>
    </w:p>
    <w:p w14:paraId="7A7A9C13" w14:textId="77777777" w:rsidR="00EC72E8" w:rsidRPr="00B620DB" w:rsidRDefault="00EC72E8" w:rsidP="00EC72E8">
      <w:pPr>
        <w:pStyle w:val="05Sentence"/>
      </w:pPr>
      <w:bookmarkStart w:id="2047" w:name="nbc-obj-oh1.1"/>
      <w:bookmarkEnd w:id="2047"/>
      <w:r w:rsidRPr="00B620DB">
        <w:t>OH1.1– inadequate indoor air quality</w:t>
      </w:r>
    </w:p>
    <w:p w14:paraId="4CC27226" w14:textId="77777777" w:rsidR="00EC72E8" w:rsidRPr="00B620DB" w:rsidRDefault="00EC72E8" w:rsidP="00EC72E8">
      <w:pPr>
        <w:pStyle w:val="05Sentence"/>
      </w:pPr>
      <w:bookmarkStart w:id="2048" w:name="nbc-obj-oh1.2"/>
      <w:bookmarkEnd w:id="2048"/>
      <w:r w:rsidRPr="00B620DB">
        <w:t>OH1.2– inadequate thermal comfort</w:t>
      </w:r>
    </w:p>
    <w:p w14:paraId="5AA1EF59" w14:textId="77777777" w:rsidR="00EC72E8" w:rsidRPr="00B620DB" w:rsidRDefault="00EC72E8" w:rsidP="00EC72E8">
      <w:pPr>
        <w:pStyle w:val="05Sentence"/>
      </w:pPr>
      <w:bookmarkStart w:id="2049" w:name="nbc-obj-oh1.3"/>
      <w:bookmarkEnd w:id="2049"/>
      <w:r w:rsidRPr="00B620DB">
        <w:t>OH1.3– contact with moisture</w:t>
      </w:r>
    </w:p>
    <w:p w14:paraId="1168177B" w14:textId="77777777" w:rsidR="00EC72E8" w:rsidRPr="00B620DB" w:rsidRDefault="00EC72E8" w:rsidP="00EC72E8">
      <w:pPr>
        <w:pStyle w:val="05Sentence"/>
      </w:pPr>
      <w:bookmarkStart w:id="2050" w:name="nbc-obj-oh2"/>
      <w:bookmarkEnd w:id="2050"/>
      <w:r w:rsidRPr="00B620DB">
        <w:t>OH2 Sanitation</w:t>
      </w:r>
    </w:p>
    <w:p w14:paraId="61597D9B" w14:textId="77777777" w:rsidR="00EC72E8" w:rsidRPr="00B620DB" w:rsidRDefault="00EC72E8" w:rsidP="00EC72E8">
      <w:pPr>
        <w:pStyle w:val="05Sentence"/>
      </w:pPr>
      <w:r w:rsidRPr="00B620DB">
        <w:lastRenderedPageBreak/>
        <w:t xml:space="preserve">An objective of this Code is to limit the probability that, as a result of the design or construction of the </w:t>
      </w:r>
      <w:hyperlink r:id="rId700" w:history="1">
        <w:r w:rsidRPr="00B620DB">
          <w:rPr>
            <w:rStyle w:val="Hyperlink"/>
            <w:i/>
            <w:iCs/>
            <w:color w:val="auto"/>
            <w:u w:val="none"/>
          </w:rPr>
          <w:t>building</w:t>
        </w:r>
      </w:hyperlink>
      <w:r w:rsidRPr="00B620DB">
        <w:t xml:space="preserve">, a person in the </w:t>
      </w:r>
      <w:hyperlink r:id="rId701" w:history="1">
        <w:r w:rsidRPr="00B620DB">
          <w:rPr>
            <w:rStyle w:val="Hyperlink"/>
            <w:i/>
            <w:iCs/>
            <w:color w:val="auto"/>
            <w:u w:val="none"/>
          </w:rPr>
          <w:t>building</w:t>
        </w:r>
      </w:hyperlink>
      <w:r w:rsidRPr="00B620DB">
        <w:t xml:space="preserve"> will be exposed to an unacceptable risk of illness due to unsanitary conditions. The risks of illness due to unsanitary conditions addressed in this Code are those caused by—</w:t>
      </w:r>
    </w:p>
    <w:p w14:paraId="41349ECA" w14:textId="77777777" w:rsidR="00EC72E8" w:rsidRPr="00B620DB" w:rsidRDefault="00EC72E8" w:rsidP="00EC72E8">
      <w:pPr>
        <w:pStyle w:val="05Sentence"/>
      </w:pPr>
      <w:bookmarkStart w:id="2051" w:name="nbc-obj-oh2.1"/>
      <w:bookmarkEnd w:id="2051"/>
      <w:r w:rsidRPr="00B620DB">
        <w:t>OH2.1– exposure to human or domestic waste</w:t>
      </w:r>
    </w:p>
    <w:p w14:paraId="1ABC9269" w14:textId="77777777" w:rsidR="00EC72E8" w:rsidRPr="00B620DB" w:rsidRDefault="00EC72E8" w:rsidP="00EC72E8">
      <w:pPr>
        <w:pStyle w:val="05Sentence"/>
      </w:pPr>
      <w:bookmarkStart w:id="2052" w:name="nbc-obj-oh2.2"/>
      <w:bookmarkEnd w:id="2052"/>
      <w:r w:rsidRPr="00B620DB">
        <w:t>OH2.2– consumption of contaminated water</w:t>
      </w:r>
    </w:p>
    <w:p w14:paraId="4F49969E" w14:textId="77777777" w:rsidR="00EC72E8" w:rsidRPr="00B620DB" w:rsidRDefault="00EC72E8" w:rsidP="00EC72E8">
      <w:pPr>
        <w:pStyle w:val="05Sentence"/>
      </w:pPr>
      <w:bookmarkStart w:id="2053" w:name="nbc-obj-oh2.3"/>
      <w:bookmarkEnd w:id="2053"/>
      <w:r w:rsidRPr="00B620DB">
        <w:t>OH2.3– inadequate facilities for personal hygiene</w:t>
      </w:r>
    </w:p>
    <w:p w14:paraId="55240862" w14:textId="77777777" w:rsidR="00EC72E8" w:rsidRPr="00B620DB" w:rsidRDefault="00EC72E8" w:rsidP="00EC72E8">
      <w:pPr>
        <w:pStyle w:val="05Sentence"/>
      </w:pPr>
      <w:bookmarkStart w:id="2054" w:name="nbc-obj-oh2.4"/>
      <w:bookmarkEnd w:id="2054"/>
      <w:r w:rsidRPr="00B620DB">
        <w:t>OH2.4– contact with contaminated surfaces</w:t>
      </w:r>
    </w:p>
    <w:p w14:paraId="62628166" w14:textId="77777777" w:rsidR="00EC72E8" w:rsidRPr="00B620DB" w:rsidRDefault="00EC72E8" w:rsidP="00EC72E8">
      <w:pPr>
        <w:pStyle w:val="05Sentence"/>
      </w:pPr>
      <w:bookmarkStart w:id="2055" w:name="nbc-obj-oh2.5"/>
      <w:bookmarkEnd w:id="2055"/>
      <w:r w:rsidRPr="00B620DB">
        <w:t>OH2.5– contact with vermin and insects</w:t>
      </w:r>
    </w:p>
    <w:p w14:paraId="780B122C" w14:textId="77777777" w:rsidR="00EC72E8" w:rsidRPr="00B620DB" w:rsidRDefault="00EC72E8" w:rsidP="00EC72E8">
      <w:pPr>
        <w:pStyle w:val="05Sentence"/>
      </w:pPr>
      <w:bookmarkStart w:id="2056" w:name="nbc-obj-oh3"/>
      <w:bookmarkEnd w:id="2056"/>
      <w:r w:rsidRPr="00B620DB">
        <w:t>OH3 Noise Protection</w:t>
      </w:r>
    </w:p>
    <w:p w14:paraId="5BC5264E" w14:textId="77777777" w:rsidR="00EC72E8" w:rsidRPr="00B620DB" w:rsidRDefault="00EC72E8" w:rsidP="00EC72E8">
      <w:pPr>
        <w:pStyle w:val="05Sentence"/>
      </w:pPr>
      <w:r w:rsidRPr="00B620DB">
        <w:t xml:space="preserve">An objective of this Code is to limit the probability that, as a result of the design or construction of the </w:t>
      </w:r>
      <w:hyperlink r:id="rId702" w:history="1">
        <w:r w:rsidRPr="00B620DB">
          <w:rPr>
            <w:rStyle w:val="Hyperlink"/>
            <w:i/>
            <w:iCs/>
            <w:color w:val="auto"/>
            <w:u w:val="none"/>
          </w:rPr>
          <w:t>building</w:t>
        </w:r>
      </w:hyperlink>
      <w:r w:rsidRPr="00B620DB">
        <w:t xml:space="preserve">, a person in the </w:t>
      </w:r>
      <w:hyperlink r:id="rId703" w:history="1">
        <w:r w:rsidRPr="00B620DB">
          <w:rPr>
            <w:rStyle w:val="Hyperlink"/>
            <w:i/>
            <w:iCs/>
            <w:color w:val="auto"/>
            <w:u w:val="none"/>
          </w:rPr>
          <w:t>building</w:t>
        </w:r>
      </w:hyperlink>
      <w:r w:rsidRPr="00B620DB">
        <w:t xml:space="preserve"> will be exposed to an unacceptable risk of illness due to high levels of sound originating in adjacent spaces in the </w:t>
      </w:r>
      <w:hyperlink r:id="rId704" w:history="1">
        <w:r w:rsidRPr="00B620DB">
          <w:rPr>
            <w:rStyle w:val="Hyperlink"/>
            <w:i/>
            <w:iCs/>
            <w:color w:val="auto"/>
            <w:u w:val="none"/>
          </w:rPr>
          <w:t>building</w:t>
        </w:r>
      </w:hyperlink>
      <w:r w:rsidRPr="00B620DB">
        <w:t xml:space="preserve"> (see </w:t>
      </w:r>
      <w:hyperlink r:id="rId705" w:anchor="es007234" w:history="1">
        <w:r w:rsidRPr="00B620DB">
          <w:rPr>
            <w:rStyle w:val="Hyperlink"/>
            <w:color w:val="auto"/>
            <w:u w:val="none"/>
          </w:rPr>
          <w:t>Sentence</w:t>
        </w:r>
      </w:hyperlink>
      <w:hyperlink r:id="rId706" w:anchor="es007234" w:history="1">
        <w:r w:rsidRPr="00B620DB">
          <w:rPr>
            <w:rStyle w:val="Hyperlink"/>
            <w:color w:val="auto"/>
            <w:u w:val="none"/>
          </w:rPr>
          <w:t> </w:t>
        </w:r>
      </w:hyperlink>
      <w:hyperlink r:id="rId707" w:anchor="es007234" w:history="1">
        <w:r w:rsidRPr="00B620DB">
          <w:rPr>
            <w:rStyle w:val="Hyperlink"/>
            <w:color w:val="auto"/>
            <w:u w:val="none"/>
          </w:rPr>
          <w:t>2.1.1.2.(3)</w:t>
        </w:r>
      </w:hyperlink>
      <w:r w:rsidRPr="00B620DB">
        <w:t xml:space="preserve"> for application limitation). The risks of illness due to high levels of sound addressed in this Code are those caused by—</w:t>
      </w:r>
    </w:p>
    <w:p w14:paraId="355B7626" w14:textId="77777777" w:rsidR="00EC72E8" w:rsidRPr="00B620DB" w:rsidRDefault="00EC72E8" w:rsidP="00EC72E8">
      <w:pPr>
        <w:pStyle w:val="05Sentence"/>
      </w:pPr>
      <w:bookmarkStart w:id="2057" w:name="nbc-obj-oh3.1"/>
      <w:bookmarkEnd w:id="2057"/>
      <w:r w:rsidRPr="00B620DB">
        <w:t xml:space="preserve">OH3.1– exposure to airborne sound transmitted through assemblies separating </w:t>
      </w:r>
      <w:hyperlink r:id="rId708" w:history="1">
        <w:r w:rsidRPr="00B620DB">
          <w:rPr>
            <w:rStyle w:val="Hyperlink"/>
            <w:i/>
            <w:iCs/>
            <w:color w:val="auto"/>
            <w:u w:val="none"/>
          </w:rPr>
          <w:t>dwelling units</w:t>
        </w:r>
      </w:hyperlink>
      <w:r w:rsidRPr="00B620DB">
        <w:t xml:space="preserve"> from adjacent spaces in the </w:t>
      </w:r>
      <w:hyperlink r:id="rId709" w:history="1">
        <w:r w:rsidRPr="00B620DB">
          <w:rPr>
            <w:rStyle w:val="Hyperlink"/>
            <w:i/>
            <w:iCs/>
            <w:color w:val="auto"/>
            <w:u w:val="none"/>
          </w:rPr>
          <w:t>building</w:t>
        </w:r>
      </w:hyperlink>
    </w:p>
    <w:p w14:paraId="10D0544B" w14:textId="77777777" w:rsidR="00EC72E8" w:rsidRPr="00B620DB" w:rsidRDefault="00EC72E8" w:rsidP="00EC72E8">
      <w:pPr>
        <w:pStyle w:val="05Sentence"/>
      </w:pPr>
      <w:bookmarkStart w:id="2058" w:name="nbc-obj-oh4"/>
      <w:bookmarkEnd w:id="2058"/>
      <w:r w:rsidRPr="00B620DB">
        <w:t>OH4 Vibration and Deflection Limitation</w:t>
      </w:r>
    </w:p>
    <w:p w14:paraId="233E7579" w14:textId="77777777" w:rsidR="00EC72E8" w:rsidRPr="00B620DB" w:rsidRDefault="00EC72E8" w:rsidP="00EC72E8">
      <w:pPr>
        <w:pStyle w:val="05Sentence"/>
      </w:pPr>
      <w:r w:rsidRPr="00B620DB">
        <w:t xml:space="preserve">An objective of this Code is to limit the probability that, as a result of the design or construction of the </w:t>
      </w:r>
      <w:hyperlink r:id="rId710" w:history="1">
        <w:r w:rsidRPr="00B620DB">
          <w:rPr>
            <w:rStyle w:val="Hyperlink"/>
            <w:i/>
            <w:iCs/>
            <w:color w:val="auto"/>
            <w:u w:val="none"/>
          </w:rPr>
          <w:t>building</w:t>
        </w:r>
      </w:hyperlink>
      <w:r w:rsidRPr="00B620DB">
        <w:t xml:space="preserve">, a person in the </w:t>
      </w:r>
      <w:hyperlink r:id="rId711" w:history="1">
        <w:r w:rsidRPr="00B620DB">
          <w:rPr>
            <w:rStyle w:val="Hyperlink"/>
            <w:i/>
            <w:iCs/>
            <w:color w:val="auto"/>
            <w:u w:val="none"/>
          </w:rPr>
          <w:t>building</w:t>
        </w:r>
      </w:hyperlink>
      <w:r w:rsidRPr="00B620DB">
        <w:t xml:space="preserve"> will be exposed to an unacceptable risk of illness due to high levels of vibration or deflection of </w:t>
      </w:r>
      <w:hyperlink r:id="rId712" w:history="1">
        <w:r w:rsidRPr="00B620DB">
          <w:rPr>
            <w:rStyle w:val="Hyperlink"/>
            <w:i/>
            <w:iCs/>
            <w:color w:val="auto"/>
            <w:u w:val="none"/>
          </w:rPr>
          <w:t>building</w:t>
        </w:r>
      </w:hyperlink>
      <w:r w:rsidRPr="00B620DB">
        <w:t xml:space="preserve"> elements.</w:t>
      </w:r>
    </w:p>
    <w:p w14:paraId="2E2D6D96" w14:textId="77777777" w:rsidR="00EC72E8" w:rsidRPr="00B620DB" w:rsidRDefault="00EC72E8" w:rsidP="00EC72E8">
      <w:pPr>
        <w:pStyle w:val="05Sentence"/>
      </w:pPr>
      <w:bookmarkStart w:id="2059" w:name="nbc-obj-oh5"/>
      <w:bookmarkEnd w:id="2059"/>
      <w:r w:rsidRPr="00B620DB">
        <w:t>OH5 Hazardous Substances Containment</w:t>
      </w:r>
    </w:p>
    <w:p w14:paraId="1FD1EA09" w14:textId="77777777" w:rsidR="00EC72E8" w:rsidRPr="00B620DB" w:rsidRDefault="00EC72E8" w:rsidP="00EC72E8">
      <w:pPr>
        <w:pStyle w:val="05Sentence"/>
      </w:pPr>
      <w:r w:rsidRPr="00B620DB">
        <w:t xml:space="preserve">An objective of this Code is to limit the probability that, as a result of the design or construction of the </w:t>
      </w:r>
      <w:hyperlink r:id="rId713" w:history="1">
        <w:r w:rsidRPr="00B620DB">
          <w:rPr>
            <w:rStyle w:val="Hyperlink"/>
            <w:i/>
            <w:iCs/>
            <w:color w:val="auto"/>
            <w:u w:val="none"/>
          </w:rPr>
          <w:t>building</w:t>
        </w:r>
      </w:hyperlink>
      <w:r w:rsidRPr="00B620DB">
        <w:t xml:space="preserve">, the public will be exposed to an unacceptable risk of illness due to the release of hazardous substances from the </w:t>
      </w:r>
      <w:hyperlink r:id="rId714" w:history="1">
        <w:r w:rsidRPr="00B620DB">
          <w:rPr>
            <w:rStyle w:val="Hyperlink"/>
            <w:i/>
            <w:iCs/>
            <w:color w:val="auto"/>
            <w:u w:val="none"/>
          </w:rPr>
          <w:t>building</w:t>
        </w:r>
      </w:hyperlink>
      <w:r w:rsidRPr="00B620DB">
        <w:t xml:space="preserve"> (see </w:t>
      </w:r>
      <w:hyperlink r:id="rId715" w:anchor="es007235" w:history="1">
        <w:r w:rsidRPr="00B620DB">
          <w:rPr>
            <w:rStyle w:val="Hyperlink"/>
            <w:color w:val="auto"/>
            <w:u w:val="none"/>
          </w:rPr>
          <w:t>Sentence</w:t>
        </w:r>
      </w:hyperlink>
      <w:hyperlink r:id="rId716" w:anchor="es007235" w:history="1">
        <w:r w:rsidRPr="00B620DB">
          <w:rPr>
            <w:rStyle w:val="Hyperlink"/>
            <w:color w:val="auto"/>
            <w:u w:val="none"/>
          </w:rPr>
          <w:t> </w:t>
        </w:r>
      </w:hyperlink>
      <w:hyperlink r:id="rId717" w:anchor="es007235" w:history="1">
        <w:r w:rsidRPr="00B620DB">
          <w:rPr>
            <w:rStyle w:val="Hyperlink"/>
            <w:color w:val="auto"/>
            <w:u w:val="none"/>
          </w:rPr>
          <w:t>2.1.1.2.(4)</w:t>
        </w:r>
      </w:hyperlink>
      <w:r w:rsidRPr="00B620DB">
        <w:t xml:space="preserve"> for application limitation).</w:t>
      </w:r>
    </w:p>
    <w:p w14:paraId="530C2D3E" w14:textId="77777777" w:rsidR="00EC72E8" w:rsidRPr="00B620DB" w:rsidRDefault="00EC72E8" w:rsidP="00960B06">
      <w:pPr>
        <w:pStyle w:val="13bDivision1"/>
      </w:pPr>
      <w:bookmarkStart w:id="2060" w:name="nbc-obj-oa"/>
      <w:bookmarkEnd w:id="2060"/>
      <w:r w:rsidRPr="00B620DB">
        <w:t>OA Accessibility</w:t>
      </w:r>
    </w:p>
    <w:p w14:paraId="1530726D" w14:textId="0AB276F8" w:rsidR="00EC72E8" w:rsidRPr="00B620DB" w:rsidRDefault="00EC72E8" w:rsidP="00EC72E8">
      <w:pPr>
        <w:pStyle w:val="05Sentence"/>
      </w:pPr>
      <w:r w:rsidRPr="00B620DB">
        <w:t xml:space="preserve">An objective of this Code is to limit the probability that, as a result of the design or construction of the </w:t>
      </w:r>
      <w:hyperlink r:id="rId718" w:history="1">
        <w:r w:rsidRPr="00B620DB">
          <w:rPr>
            <w:rStyle w:val="Hyperlink"/>
            <w:i/>
            <w:iCs/>
            <w:color w:val="auto"/>
            <w:u w:val="none"/>
          </w:rPr>
          <w:t>building</w:t>
        </w:r>
      </w:hyperlink>
      <w:r w:rsidRPr="00B620DB">
        <w:t xml:space="preserve">, </w:t>
      </w:r>
      <w:ins w:id="2061" w:author="Chase, Andy HOUS:EX" w:date="2023-07-26T11:58:00Z">
        <w:r w:rsidR="00AC55C1">
          <w:rPr>
            <w:i/>
            <w:iCs/>
          </w:rPr>
          <w:t xml:space="preserve">persons with </w:t>
        </w:r>
      </w:ins>
      <w:ins w:id="2062" w:author="Dang, Tommy OHCS:EX" w:date="2023-04-04T15:21:00Z">
        <w:r w:rsidR="008D7E17" w:rsidRPr="00045550">
          <w:rPr>
            <w:i/>
            <w:iCs/>
          </w:rPr>
          <w:t>disabilities</w:t>
        </w:r>
      </w:ins>
      <w:r w:rsidRPr="00B620DB">
        <w:t xml:space="preserve"> will be unacceptably impeded from accessing or using the </w:t>
      </w:r>
      <w:hyperlink r:id="rId719" w:history="1">
        <w:r w:rsidRPr="00B620DB">
          <w:rPr>
            <w:rStyle w:val="Hyperlink"/>
            <w:i/>
            <w:iCs/>
            <w:color w:val="auto"/>
            <w:u w:val="none"/>
          </w:rPr>
          <w:t>building</w:t>
        </w:r>
      </w:hyperlink>
      <w:r w:rsidRPr="00B620DB">
        <w:t xml:space="preserve"> or its facilities (see </w:t>
      </w:r>
      <w:hyperlink r:id="rId720" w:anchor="es007236" w:history="1">
        <w:r w:rsidRPr="00B620DB">
          <w:rPr>
            <w:rStyle w:val="Hyperlink"/>
            <w:color w:val="auto"/>
            <w:u w:val="none"/>
          </w:rPr>
          <w:t>Sentence</w:t>
        </w:r>
      </w:hyperlink>
      <w:hyperlink r:id="rId721" w:anchor="es007236" w:history="1">
        <w:r w:rsidRPr="00B620DB">
          <w:rPr>
            <w:rStyle w:val="Hyperlink"/>
            <w:color w:val="auto"/>
            <w:u w:val="none"/>
          </w:rPr>
          <w:t> </w:t>
        </w:r>
      </w:hyperlink>
      <w:hyperlink r:id="rId722" w:anchor="es007236" w:history="1">
        <w:r w:rsidRPr="00B620DB">
          <w:rPr>
            <w:rStyle w:val="Hyperlink"/>
            <w:color w:val="auto"/>
            <w:u w:val="none"/>
          </w:rPr>
          <w:t>2.1.1.2.(5)</w:t>
        </w:r>
      </w:hyperlink>
      <w:r w:rsidRPr="00B620DB">
        <w:t xml:space="preserve"> for application limitations).</w:t>
      </w:r>
    </w:p>
    <w:p w14:paraId="7EA27D56" w14:textId="16216CAE" w:rsidR="00EC72E8" w:rsidRPr="00B620DB" w:rsidRDefault="00EC72E8" w:rsidP="00EC72E8">
      <w:pPr>
        <w:pStyle w:val="05Sentence"/>
      </w:pPr>
      <w:bookmarkStart w:id="2063" w:name="nbc-obj-oa1"/>
      <w:bookmarkEnd w:id="2063"/>
      <w:r w:rsidRPr="00B620DB">
        <w:t>OA1 </w:t>
      </w:r>
      <w:ins w:id="2064" w:author="Dang, Tommy OHCS:EX" w:date="2023-04-04T15:21:00Z">
        <w:r w:rsidR="001E0E29">
          <w:t>Accessible</w:t>
        </w:r>
      </w:ins>
      <w:r w:rsidRPr="00B620DB">
        <w:t xml:space="preserve"> Path of Travel</w:t>
      </w:r>
    </w:p>
    <w:p w14:paraId="3AAF3FDB" w14:textId="583AB69A" w:rsidR="00EC72E8" w:rsidRPr="00B620DB" w:rsidRDefault="00EC72E8" w:rsidP="00EC72E8">
      <w:pPr>
        <w:pStyle w:val="05Sentence"/>
      </w:pPr>
      <w:r w:rsidRPr="00B620DB">
        <w:t xml:space="preserve">An objective of this Code is to limit the probability that, as a result of the design or construction of the </w:t>
      </w:r>
      <w:hyperlink r:id="rId723" w:history="1">
        <w:r w:rsidRPr="00B620DB">
          <w:rPr>
            <w:rStyle w:val="Hyperlink"/>
            <w:i/>
            <w:iCs/>
            <w:color w:val="auto"/>
            <w:u w:val="none"/>
          </w:rPr>
          <w:t>building</w:t>
        </w:r>
      </w:hyperlink>
      <w:r w:rsidRPr="00B620DB">
        <w:t xml:space="preserve">, </w:t>
      </w:r>
      <w:ins w:id="2065" w:author="Chase, Andy HOUS:EX" w:date="2023-07-26T11:59:00Z">
        <w:r w:rsidR="00AC55C1">
          <w:rPr>
            <w:i/>
            <w:iCs/>
          </w:rPr>
          <w:t xml:space="preserve">persons with </w:t>
        </w:r>
      </w:ins>
      <w:ins w:id="2066" w:author="Dang, Tommy OHCS:EX" w:date="2023-04-04T15:22:00Z">
        <w:r w:rsidR="001E0E29" w:rsidRPr="00045550">
          <w:rPr>
            <w:i/>
            <w:iCs/>
          </w:rPr>
          <w:t>disabilities</w:t>
        </w:r>
      </w:ins>
      <w:r w:rsidRPr="00B620DB">
        <w:t xml:space="preserve"> will be unacceptably impeded from accessing the </w:t>
      </w:r>
      <w:hyperlink r:id="rId724" w:history="1">
        <w:r w:rsidRPr="00B620DB">
          <w:rPr>
            <w:rStyle w:val="Hyperlink"/>
            <w:i/>
            <w:iCs/>
            <w:color w:val="auto"/>
            <w:u w:val="none"/>
          </w:rPr>
          <w:t>building</w:t>
        </w:r>
      </w:hyperlink>
      <w:r w:rsidRPr="00B620DB">
        <w:t xml:space="preserve"> or circulating within it (see </w:t>
      </w:r>
      <w:hyperlink r:id="rId725" w:anchor="es007236" w:history="1">
        <w:r w:rsidRPr="00B620DB">
          <w:rPr>
            <w:rStyle w:val="Hyperlink"/>
            <w:color w:val="auto"/>
            <w:u w:val="none"/>
          </w:rPr>
          <w:t>Sentence</w:t>
        </w:r>
      </w:hyperlink>
      <w:hyperlink r:id="rId726" w:anchor="es007236" w:history="1">
        <w:r w:rsidRPr="00B620DB">
          <w:rPr>
            <w:rStyle w:val="Hyperlink"/>
            <w:color w:val="auto"/>
            <w:u w:val="none"/>
          </w:rPr>
          <w:t> </w:t>
        </w:r>
      </w:hyperlink>
      <w:hyperlink r:id="rId727" w:anchor="es007236" w:history="1">
        <w:r w:rsidRPr="00B620DB">
          <w:rPr>
            <w:rStyle w:val="Hyperlink"/>
            <w:color w:val="auto"/>
            <w:u w:val="none"/>
          </w:rPr>
          <w:t>2.1.1.2.(5)</w:t>
        </w:r>
      </w:hyperlink>
      <w:r w:rsidRPr="00B620DB">
        <w:t xml:space="preserve"> for application limitations).</w:t>
      </w:r>
    </w:p>
    <w:p w14:paraId="703198E3" w14:textId="3A64BDE3" w:rsidR="00EC72E8" w:rsidRPr="00B620DB" w:rsidRDefault="00EC72E8" w:rsidP="00EC72E8">
      <w:pPr>
        <w:pStyle w:val="05Sentence"/>
      </w:pPr>
      <w:bookmarkStart w:id="2067" w:name="nbc-obj-oa2"/>
      <w:bookmarkEnd w:id="2067"/>
      <w:r w:rsidRPr="00B620DB">
        <w:t>OA2 </w:t>
      </w:r>
      <w:ins w:id="2068" w:author="Dang, Tommy OHCS:EX" w:date="2023-04-04T15:22:00Z">
        <w:r w:rsidR="001E0E29">
          <w:t>Accessible</w:t>
        </w:r>
      </w:ins>
      <w:r w:rsidRPr="00B620DB">
        <w:t xml:space="preserve"> Facilities</w:t>
      </w:r>
    </w:p>
    <w:p w14:paraId="39C31E9F" w14:textId="348A958F" w:rsidR="00EC72E8" w:rsidRPr="00B620DB" w:rsidRDefault="00EC72E8" w:rsidP="00EC72E8">
      <w:pPr>
        <w:pStyle w:val="05Sentence"/>
      </w:pPr>
      <w:r w:rsidRPr="00B620DB">
        <w:t xml:space="preserve">An objective of this Code is to limit the probability that, as a result of the design or construction of the </w:t>
      </w:r>
      <w:hyperlink r:id="rId728" w:history="1">
        <w:r w:rsidRPr="00B620DB">
          <w:rPr>
            <w:rStyle w:val="Hyperlink"/>
            <w:i/>
            <w:iCs/>
            <w:color w:val="auto"/>
            <w:u w:val="none"/>
          </w:rPr>
          <w:t>building</w:t>
        </w:r>
      </w:hyperlink>
      <w:r w:rsidRPr="00B620DB">
        <w:t xml:space="preserve">, </w:t>
      </w:r>
      <w:ins w:id="2069" w:author="Chase, Andy HOUS:EX" w:date="2023-07-26T11:59:00Z">
        <w:r w:rsidR="00AC55C1">
          <w:rPr>
            <w:i/>
            <w:iCs/>
          </w:rPr>
          <w:t xml:space="preserve">persons with </w:t>
        </w:r>
      </w:ins>
      <w:ins w:id="2070" w:author="Dang, Tommy OHCS:EX" w:date="2023-04-04T15:23:00Z">
        <w:r w:rsidR="001E0E29" w:rsidRPr="00045550">
          <w:rPr>
            <w:i/>
            <w:iCs/>
          </w:rPr>
          <w:t>disabilities</w:t>
        </w:r>
      </w:ins>
      <w:r w:rsidRPr="00B620DB">
        <w:t xml:space="preserve"> will be unacceptably impeded from using the </w:t>
      </w:r>
      <w:hyperlink r:id="rId729" w:history="1">
        <w:r w:rsidRPr="00B620DB">
          <w:rPr>
            <w:rStyle w:val="Hyperlink"/>
            <w:i/>
            <w:iCs/>
            <w:color w:val="auto"/>
            <w:u w:val="none"/>
          </w:rPr>
          <w:t>building</w:t>
        </w:r>
      </w:hyperlink>
      <w:hyperlink r:id="rId730" w:history="1">
        <w:r w:rsidRPr="00B620DB">
          <w:rPr>
            <w:rStyle w:val="Hyperlink"/>
            <w:i/>
            <w:iCs/>
            <w:color w:val="auto"/>
            <w:u w:val="none"/>
          </w:rPr>
          <w:t>'</w:t>
        </w:r>
      </w:hyperlink>
      <w:hyperlink r:id="rId731" w:history="1">
        <w:r w:rsidRPr="00B620DB">
          <w:rPr>
            <w:rStyle w:val="Hyperlink"/>
            <w:i/>
            <w:iCs/>
            <w:color w:val="auto"/>
            <w:u w:val="none"/>
          </w:rPr>
          <w:t>s</w:t>
        </w:r>
      </w:hyperlink>
      <w:r w:rsidRPr="00B620DB">
        <w:t xml:space="preserve"> facilities (see </w:t>
      </w:r>
      <w:hyperlink r:id="rId732" w:anchor="es007236" w:history="1">
        <w:r w:rsidRPr="00B620DB">
          <w:rPr>
            <w:rStyle w:val="Hyperlink"/>
            <w:color w:val="auto"/>
            <w:u w:val="none"/>
          </w:rPr>
          <w:t>Sentence</w:t>
        </w:r>
      </w:hyperlink>
      <w:hyperlink r:id="rId733" w:anchor="es007236" w:history="1">
        <w:r w:rsidRPr="00B620DB">
          <w:rPr>
            <w:rStyle w:val="Hyperlink"/>
            <w:color w:val="auto"/>
            <w:u w:val="none"/>
          </w:rPr>
          <w:t> </w:t>
        </w:r>
      </w:hyperlink>
      <w:hyperlink r:id="rId734" w:anchor="es007236" w:history="1">
        <w:r w:rsidRPr="00B620DB">
          <w:rPr>
            <w:rStyle w:val="Hyperlink"/>
            <w:color w:val="auto"/>
            <w:u w:val="none"/>
          </w:rPr>
          <w:t>2.1.1.2.(5)</w:t>
        </w:r>
      </w:hyperlink>
      <w:r w:rsidRPr="00B620DB">
        <w:t xml:space="preserve"> for application limitations).</w:t>
      </w:r>
    </w:p>
    <w:p w14:paraId="0D7A91CE" w14:textId="77777777" w:rsidR="00EC72E8" w:rsidRPr="00B620DB" w:rsidRDefault="00EC72E8" w:rsidP="00960B06">
      <w:pPr>
        <w:pStyle w:val="13bDivision1"/>
      </w:pPr>
      <w:bookmarkStart w:id="2071" w:name="nbc-obj-op"/>
      <w:bookmarkEnd w:id="2071"/>
      <w:r w:rsidRPr="00B620DB">
        <w:t>OP Fire and Structural Protection of Buildings</w:t>
      </w:r>
    </w:p>
    <w:p w14:paraId="32384FB9" w14:textId="77777777" w:rsidR="00EC72E8" w:rsidRPr="00B620DB" w:rsidRDefault="00EC72E8" w:rsidP="00EC72E8">
      <w:pPr>
        <w:pStyle w:val="05Sentence"/>
      </w:pPr>
      <w:r w:rsidRPr="00B620DB">
        <w:t xml:space="preserve">An objective of this Code is to limit the probability that, as a result of the design, construction or demolition of the </w:t>
      </w:r>
      <w:hyperlink r:id="rId735" w:history="1">
        <w:r w:rsidRPr="00B620DB">
          <w:rPr>
            <w:rStyle w:val="Hyperlink"/>
            <w:i/>
            <w:iCs/>
            <w:color w:val="auto"/>
            <w:u w:val="none"/>
          </w:rPr>
          <w:t>building</w:t>
        </w:r>
      </w:hyperlink>
      <w:r w:rsidRPr="00B620DB">
        <w:t xml:space="preserve">, the </w:t>
      </w:r>
      <w:hyperlink r:id="rId736" w:history="1">
        <w:r w:rsidRPr="00B620DB">
          <w:rPr>
            <w:rStyle w:val="Hyperlink"/>
            <w:i/>
            <w:iCs/>
            <w:color w:val="auto"/>
            <w:u w:val="none"/>
          </w:rPr>
          <w:t>building</w:t>
        </w:r>
      </w:hyperlink>
      <w:r w:rsidRPr="00B620DB">
        <w:t xml:space="preserve"> or adjacent </w:t>
      </w:r>
      <w:hyperlink r:id="rId737" w:history="1">
        <w:r w:rsidRPr="00B620DB">
          <w:rPr>
            <w:rStyle w:val="Hyperlink"/>
            <w:i/>
            <w:iCs/>
            <w:color w:val="auto"/>
            <w:u w:val="none"/>
          </w:rPr>
          <w:t>buildings</w:t>
        </w:r>
      </w:hyperlink>
      <w:r w:rsidRPr="00B620DB">
        <w:t xml:space="preserve"> will be exposed to an unacceptable </w:t>
      </w:r>
      <w:r w:rsidRPr="00B620DB">
        <w:lastRenderedPageBreak/>
        <w:t xml:space="preserve">risk of damage due to fire or structural insufficiency, or the </w:t>
      </w:r>
      <w:hyperlink r:id="rId738" w:history="1">
        <w:r w:rsidRPr="00B620DB">
          <w:rPr>
            <w:rStyle w:val="Hyperlink"/>
            <w:i/>
            <w:iCs/>
            <w:color w:val="auto"/>
            <w:u w:val="none"/>
          </w:rPr>
          <w:t>building</w:t>
        </w:r>
      </w:hyperlink>
      <w:r w:rsidRPr="00B620DB">
        <w:t xml:space="preserve"> or part thereof will be exposed to an unacceptable risk of loss of use also due to structural insufficiency.</w:t>
      </w:r>
    </w:p>
    <w:p w14:paraId="3557356A" w14:textId="77777777" w:rsidR="00EC72E8" w:rsidRPr="00B620DB" w:rsidRDefault="00EC72E8" w:rsidP="00EC72E8">
      <w:pPr>
        <w:pStyle w:val="05Sentence"/>
      </w:pPr>
      <w:bookmarkStart w:id="2072" w:name="nbc-obj-op1"/>
      <w:bookmarkEnd w:id="2072"/>
      <w:r w:rsidRPr="00B620DB">
        <w:t>OP1 Fire Protection of the Building</w:t>
      </w:r>
    </w:p>
    <w:p w14:paraId="6DA8E8BD" w14:textId="77777777" w:rsidR="00EC72E8" w:rsidRPr="00B620DB" w:rsidRDefault="00EC72E8" w:rsidP="00EC72E8">
      <w:pPr>
        <w:pStyle w:val="05Sentence"/>
      </w:pPr>
      <w:r w:rsidRPr="00B620DB">
        <w:t xml:space="preserve">An objective of this Code is to limit the probability that, as a result of its design or construction, the </w:t>
      </w:r>
      <w:hyperlink r:id="rId739" w:history="1">
        <w:r w:rsidRPr="00B620DB">
          <w:rPr>
            <w:rStyle w:val="Hyperlink"/>
            <w:i/>
            <w:iCs/>
            <w:color w:val="auto"/>
            <w:u w:val="none"/>
          </w:rPr>
          <w:t>building</w:t>
        </w:r>
      </w:hyperlink>
      <w:r w:rsidRPr="00B620DB">
        <w:t xml:space="preserve"> will be exposed to an unacceptable risk of damage due to fire. The risks of damage due to fire addressed in this Code are those caused by—</w:t>
      </w:r>
    </w:p>
    <w:p w14:paraId="03F59493" w14:textId="77777777" w:rsidR="00EC72E8" w:rsidRPr="00B620DB" w:rsidRDefault="00EC72E8" w:rsidP="00EC72E8">
      <w:pPr>
        <w:pStyle w:val="05Sentence"/>
      </w:pPr>
      <w:bookmarkStart w:id="2073" w:name="nbc-obj-op1.1"/>
      <w:bookmarkEnd w:id="2073"/>
      <w:r w:rsidRPr="00B620DB">
        <w:t>OP1.1– fire or explosion occurring</w:t>
      </w:r>
    </w:p>
    <w:p w14:paraId="7F516CE4" w14:textId="77777777" w:rsidR="00EC72E8" w:rsidRPr="00B620DB" w:rsidRDefault="00EC72E8" w:rsidP="00EC72E8">
      <w:pPr>
        <w:pStyle w:val="05Sentence"/>
      </w:pPr>
      <w:bookmarkStart w:id="2074" w:name="nbc-obj-op1.2"/>
      <w:bookmarkEnd w:id="2074"/>
      <w:r w:rsidRPr="00B620DB">
        <w:t>OP1.2– fire or explosion impacting areas beyond its point of origin</w:t>
      </w:r>
    </w:p>
    <w:p w14:paraId="71CB6E72" w14:textId="77777777" w:rsidR="00EC72E8" w:rsidRPr="00B620DB" w:rsidRDefault="00EC72E8" w:rsidP="00EC72E8">
      <w:pPr>
        <w:pStyle w:val="05Sentence"/>
      </w:pPr>
      <w:bookmarkStart w:id="2075" w:name="nbc-obj-op1.3"/>
      <w:bookmarkEnd w:id="2075"/>
      <w:r w:rsidRPr="00B620DB">
        <w:t>OP1.3– collapse of physical elements due to a fire or explosion</w:t>
      </w:r>
    </w:p>
    <w:p w14:paraId="245902ED" w14:textId="77777777" w:rsidR="00EC72E8" w:rsidRPr="00B620DB" w:rsidRDefault="00EC72E8" w:rsidP="00EC72E8">
      <w:pPr>
        <w:pStyle w:val="05Sentence"/>
      </w:pPr>
      <w:bookmarkStart w:id="2076" w:name="nbc-obj-op1.4"/>
      <w:bookmarkEnd w:id="2076"/>
      <w:r w:rsidRPr="00B620DB">
        <w:t>OP1.4– fire safety systems failing to function as expected</w:t>
      </w:r>
    </w:p>
    <w:p w14:paraId="05D20D27" w14:textId="77777777" w:rsidR="00EC72E8" w:rsidRPr="00B620DB" w:rsidRDefault="00EC72E8" w:rsidP="00EC72E8">
      <w:pPr>
        <w:pStyle w:val="05Sentence"/>
      </w:pPr>
      <w:bookmarkStart w:id="2077" w:name="nbc-obj-op2"/>
      <w:bookmarkEnd w:id="2077"/>
      <w:r w:rsidRPr="00B620DB">
        <w:t>OP2 Structural Sufficiency of the Building</w:t>
      </w:r>
    </w:p>
    <w:p w14:paraId="664F367B" w14:textId="77777777" w:rsidR="00EC72E8" w:rsidRPr="00B620DB" w:rsidRDefault="00EC72E8" w:rsidP="00EC72E8">
      <w:pPr>
        <w:pStyle w:val="05Sentence"/>
      </w:pPr>
      <w:r w:rsidRPr="00B620DB">
        <w:t xml:space="preserve">An objective of this Code is to limit the probability that, as a result of its design or construction, the </w:t>
      </w:r>
      <w:hyperlink r:id="rId740" w:history="1">
        <w:r w:rsidRPr="00B620DB">
          <w:rPr>
            <w:rStyle w:val="Hyperlink"/>
            <w:i/>
            <w:iCs/>
            <w:color w:val="auto"/>
            <w:u w:val="none"/>
          </w:rPr>
          <w:t>building</w:t>
        </w:r>
      </w:hyperlink>
      <w:r w:rsidRPr="00B620DB">
        <w:t xml:space="preserve"> or part thereof will be exposed to an unacceptable risk of damage or loss of use due to structural failure or lack of structural serviceability. The risks of damage and of loss of use due to structural failure or lack of structural serviceability addressed in this Code are those caused by—</w:t>
      </w:r>
    </w:p>
    <w:p w14:paraId="07E9F80F" w14:textId="77777777" w:rsidR="00EC72E8" w:rsidRPr="00B620DB" w:rsidRDefault="00EC72E8" w:rsidP="00EC72E8">
      <w:pPr>
        <w:pStyle w:val="05Sentence"/>
      </w:pPr>
      <w:bookmarkStart w:id="2078" w:name="nbc-obj-op2.1"/>
      <w:bookmarkEnd w:id="2078"/>
      <w:r w:rsidRPr="00B620DB">
        <w:t xml:space="preserve">OP2.1– loads bearing on the </w:t>
      </w:r>
      <w:hyperlink r:id="rId741" w:history="1">
        <w:r w:rsidRPr="00B620DB">
          <w:rPr>
            <w:rStyle w:val="Hyperlink"/>
            <w:i/>
            <w:iCs/>
            <w:color w:val="auto"/>
            <w:u w:val="none"/>
          </w:rPr>
          <w:t>building</w:t>
        </w:r>
      </w:hyperlink>
      <w:r w:rsidRPr="00B620DB">
        <w:t xml:space="preserve"> elements that exceed their </w:t>
      </w:r>
      <w:hyperlink r:id="rId742" w:history="1">
        <w:r w:rsidRPr="00B620DB">
          <w:rPr>
            <w:rStyle w:val="Hyperlink"/>
            <w:i/>
            <w:iCs/>
            <w:color w:val="auto"/>
            <w:u w:val="none"/>
          </w:rPr>
          <w:t>loadbearing</w:t>
        </w:r>
      </w:hyperlink>
      <w:r w:rsidRPr="00B620DB">
        <w:t xml:space="preserve"> capacity</w:t>
      </w:r>
    </w:p>
    <w:p w14:paraId="35DE1617" w14:textId="77777777" w:rsidR="00EC72E8" w:rsidRPr="00B620DB" w:rsidRDefault="00EC72E8" w:rsidP="00EC72E8">
      <w:pPr>
        <w:pStyle w:val="05Sentence"/>
      </w:pPr>
      <w:bookmarkStart w:id="2079" w:name="nbc-obj-op2.2"/>
      <w:bookmarkEnd w:id="2079"/>
      <w:r w:rsidRPr="00B620DB">
        <w:t xml:space="preserve">OP2.2– loads bearing on the </w:t>
      </w:r>
      <w:hyperlink r:id="rId743" w:history="1">
        <w:r w:rsidRPr="00B620DB">
          <w:rPr>
            <w:rStyle w:val="Hyperlink"/>
            <w:i/>
            <w:iCs/>
            <w:color w:val="auto"/>
            <w:u w:val="none"/>
          </w:rPr>
          <w:t>building</w:t>
        </w:r>
      </w:hyperlink>
      <w:r w:rsidRPr="00B620DB">
        <w:t xml:space="preserve"> that exceed the </w:t>
      </w:r>
      <w:hyperlink r:id="rId744" w:history="1">
        <w:r w:rsidRPr="00B620DB">
          <w:rPr>
            <w:rStyle w:val="Hyperlink"/>
            <w:i/>
            <w:iCs/>
            <w:color w:val="auto"/>
            <w:u w:val="none"/>
          </w:rPr>
          <w:t>loadbearing</w:t>
        </w:r>
      </w:hyperlink>
      <w:r w:rsidRPr="00B620DB">
        <w:t xml:space="preserve"> properties of the supporting medium</w:t>
      </w:r>
    </w:p>
    <w:p w14:paraId="24024481" w14:textId="77777777" w:rsidR="00EC72E8" w:rsidRPr="00B620DB" w:rsidRDefault="00EC72E8" w:rsidP="00EC72E8">
      <w:pPr>
        <w:pStyle w:val="05Sentence"/>
      </w:pPr>
      <w:bookmarkStart w:id="2080" w:name="nbc-obj-op2.3"/>
      <w:bookmarkEnd w:id="2080"/>
      <w:r w:rsidRPr="00B620DB">
        <w:t xml:space="preserve">OP2.3– damage to or deterioration of </w:t>
      </w:r>
      <w:hyperlink r:id="rId745" w:history="1">
        <w:r w:rsidRPr="00B620DB">
          <w:rPr>
            <w:rStyle w:val="Hyperlink"/>
            <w:i/>
            <w:iCs/>
            <w:color w:val="auto"/>
            <w:u w:val="none"/>
          </w:rPr>
          <w:t>building</w:t>
        </w:r>
      </w:hyperlink>
      <w:r w:rsidRPr="00B620DB">
        <w:t xml:space="preserve"> elements</w:t>
      </w:r>
    </w:p>
    <w:p w14:paraId="060ABBAB" w14:textId="77777777" w:rsidR="00EC72E8" w:rsidRPr="00B620DB" w:rsidRDefault="00EC72E8" w:rsidP="00EC72E8">
      <w:pPr>
        <w:pStyle w:val="05Sentence"/>
      </w:pPr>
      <w:bookmarkStart w:id="2081" w:name="nbc-obj-op2.4"/>
      <w:bookmarkEnd w:id="2081"/>
      <w:r w:rsidRPr="00B620DB">
        <w:t xml:space="preserve">OP2.4– vibration or deflection of </w:t>
      </w:r>
      <w:hyperlink r:id="rId746" w:history="1">
        <w:r w:rsidRPr="00B620DB">
          <w:rPr>
            <w:rStyle w:val="Hyperlink"/>
            <w:i/>
            <w:iCs/>
            <w:color w:val="auto"/>
            <w:u w:val="none"/>
          </w:rPr>
          <w:t>building</w:t>
        </w:r>
      </w:hyperlink>
      <w:r w:rsidRPr="00B620DB">
        <w:t xml:space="preserve"> elements</w:t>
      </w:r>
    </w:p>
    <w:p w14:paraId="64CE4870" w14:textId="77777777" w:rsidR="00EC72E8" w:rsidRPr="00B620DB" w:rsidRDefault="00EC72E8" w:rsidP="00EC72E8">
      <w:pPr>
        <w:pStyle w:val="05Sentence"/>
      </w:pPr>
      <w:bookmarkStart w:id="2082" w:name="nbc-obj-op2.5"/>
      <w:bookmarkEnd w:id="2082"/>
      <w:r w:rsidRPr="00B620DB">
        <w:t xml:space="preserve">OP2.5– instability of the </w:t>
      </w:r>
      <w:hyperlink r:id="rId747" w:history="1">
        <w:r w:rsidRPr="00B620DB">
          <w:rPr>
            <w:rStyle w:val="Hyperlink"/>
            <w:i/>
            <w:iCs/>
            <w:color w:val="auto"/>
            <w:u w:val="none"/>
          </w:rPr>
          <w:t>building</w:t>
        </w:r>
      </w:hyperlink>
      <w:r w:rsidRPr="00B620DB">
        <w:t xml:space="preserve"> or part thereof</w:t>
      </w:r>
    </w:p>
    <w:p w14:paraId="58BDEF2A" w14:textId="77777777" w:rsidR="00EC72E8" w:rsidRPr="00B620DB" w:rsidRDefault="00EC72E8" w:rsidP="00EC72E8">
      <w:pPr>
        <w:pStyle w:val="05Sentence"/>
      </w:pPr>
      <w:bookmarkStart w:id="2083" w:name="nbc-obj-op2.6"/>
      <w:bookmarkEnd w:id="2083"/>
      <w:r w:rsidRPr="00B620DB">
        <w:t>OP2.6– instability or movement of the supporting medium</w:t>
      </w:r>
    </w:p>
    <w:p w14:paraId="098D0F7A" w14:textId="77777777" w:rsidR="00EC72E8" w:rsidRPr="00B620DB" w:rsidRDefault="00EC72E8" w:rsidP="00EC72E8">
      <w:pPr>
        <w:pStyle w:val="05Sentence"/>
      </w:pPr>
      <w:bookmarkStart w:id="2084" w:name="nbc-obj-op3"/>
      <w:bookmarkEnd w:id="2084"/>
      <w:r w:rsidRPr="00B620DB">
        <w:t>OP3 Protection of Adjacent Buildings from Fire</w:t>
      </w:r>
    </w:p>
    <w:p w14:paraId="03978069" w14:textId="77777777" w:rsidR="00EC72E8" w:rsidRPr="00B620DB" w:rsidRDefault="00EC72E8" w:rsidP="00EC72E8">
      <w:pPr>
        <w:pStyle w:val="05Sentence"/>
      </w:pPr>
      <w:r w:rsidRPr="00B620DB">
        <w:t xml:space="preserve">An objective of this Code is to limit the probability that, as a result of the design or construction of the </w:t>
      </w:r>
      <w:hyperlink r:id="rId748" w:history="1">
        <w:r w:rsidRPr="00B620DB">
          <w:rPr>
            <w:rStyle w:val="Hyperlink"/>
            <w:i/>
            <w:iCs/>
            <w:color w:val="auto"/>
            <w:u w:val="none"/>
          </w:rPr>
          <w:t>building</w:t>
        </w:r>
      </w:hyperlink>
      <w:r w:rsidRPr="00B620DB">
        <w:t xml:space="preserve">, adjacent </w:t>
      </w:r>
      <w:hyperlink r:id="rId749" w:history="1">
        <w:r w:rsidRPr="00B620DB">
          <w:rPr>
            <w:rStyle w:val="Hyperlink"/>
            <w:i/>
            <w:iCs/>
            <w:color w:val="auto"/>
            <w:u w:val="none"/>
          </w:rPr>
          <w:t>buildings</w:t>
        </w:r>
      </w:hyperlink>
      <w:r w:rsidRPr="00B620DB">
        <w:t xml:space="preserve"> will be exposed to an unacceptable risk of damage due to fire. The risks of damage to adjacent </w:t>
      </w:r>
      <w:hyperlink r:id="rId750" w:history="1">
        <w:r w:rsidRPr="00B620DB">
          <w:rPr>
            <w:rStyle w:val="Hyperlink"/>
            <w:i/>
            <w:iCs/>
            <w:color w:val="auto"/>
            <w:u w:val="none"/>
          </w:rPr>
          <w:t>buildings</w:t>
        </w:r>
      </w:hyperlink>
      <w:r w:rsidRPr="00B620DB">
        <w:t xml:space="preserve"> due to fire addressed in this Code are those caused by—</w:t>
      </w:r>
    </w:p>
    <w:p w14:paraId="6625DB63" w14:textId="77777777" w:rsidR="00EC72E8" w:rsidRPr="00B620DB" w:rsidRDefault="00EC72E8" w:rsidP="00EC72E8">
      <w:pPr>
        <w:pStyle w:val="05Sentence"/>
      </w:pPr>
      <w:bookmarkStart w:id="2085" w:name="nbc-obj-op3.1"/>
      <w:bookmarkEnd w:id="2085"/>
      <w:r w:rsidRPr="00B620DB">
        <w:t xml:space="preserve">OP3.1– fire or explosion impacting areas beyond the </w:t>
      </w:r>
      <w:hyperlink r:id="rId751" w:history="1">
        <w:r w:rsidRPr="00B620DB">
          <w:rPr>
            <w:rStyle w:val="Hyperlink"/>
            <w:i/>
            <w:iCs/>
            <w:color w:val="auto"/>
            <w:u w:val="none"/>
          </w:rPr>
          <w:t>building</w:t>
        </w:r>
      </w:hyperlink>
      <w:r w:rsidRPr="00B620DB">
        <w:t xml:space="preserve"> of origin</w:t>
      </w:r>
    </w:p>
    <w:p w14:paraId="555E5B5A" w14:textId="77777777" w:rsidR="00EC72E8" w:rsidRPr="00B620DB" w:rsidRDefault="00EC72E8" w:rsidP="00EC72E8">
      <w:pPr>
        <w:pStyle w:val="05Sentence"/>
      </w:pPr>
      <w:bookmarkStart w:id="2086" w:name="nbc-obj-op4"/>
      <w:bookmarkEnd w:id="2086"/>
      <w:r w:rsidRPr="00B620DB">
        <w:t>OP4 Protection of Adjacent Buildings from Structural Damage</w:t>
      </w:r>
    </w:p>
    <w:p w14:paraId="1FE3653D" w14:textId="77777777" w:rsidR="00EC72E8" w:rsidRPr="00B620DB" w:rsidRDefault="00EC72E8" w:rsidP="00EC72E8">
      <w:pPr>
        <w:pStyle w:val="05Sentence"/>
      </w:pPr>
      <w:r w:rsidRPr="00B620DB">
        <w:t xml:space="preserve">An objective of this Code is to limit the probability that, as a result of the design, construction or demolition of the </w:t>
      </w:r>
      <w:hyperlink r:id="rId752" w:history="1">
        <w:r w:rsidRPr="00B620DB">
          <w:rPr>
            <w:rStyle w:val="Hyperlink"/>
            <w:i/>
            <w:iCs/>
            <w:color w:val="auto"/>
            <w:u w:val="none"/>
          </w:rPr>
          <w:t>building</w:t>
        </w:r>
      </w:hyperlink>
      <w:r w:rsidRPr="00B620DB">
        <w:t xml:space="preserve">, adjacent </w:t>
      </w:r>
      <w:hyperlink r:id="rId753" w:history="1">
        <w:r w:rsidRPr="00B620DB">
          <w:rPr>
            <w:rStyle w:val="Hyperlink"/>
            <w:i/>
            <w:iCs/>
            <w:color w:val="auto"/>
            <w:u w:val="none"/>
          </w:rPr>
          <w:t>buildings</w:t>
        </w:r>
      </w:hyperlink>
      <w:r w:rsidRPr="00B620DB">
        <w:t xml:space="preserve"> will be exposed to an unacceptable risk of structural damage. The risks of structural damage to adjacent </w:t>
      </w:r>
      <w:hyperlink r:id="rId754" w:history="1">
        <w:r w:rsidRPr="00B620DB">
          <w:rPr>
            <w:rStyle w:val="Hyperlink"/>
            <w:i/>
            <w:iCs/>
            <w:color w:val="auto"/>
            <w:u w:val="none"/>
          </w:rPr>
          <w:t>buildings</w:t>
        </w:r>
      </w:hyperlink>
      <w:r w:rsidRPr="00B620DB">
        <w:t xml:space="preserve"> addressed in this Code are those caused by—</w:t>
      </w:r>
    </w:p>
    <w:p w14:paraId="71AF8AF5" w14:textId="77777777" w:rsidR="00EC72E8" w:rsidRPr="00B620DB" w:rsidRDefault="00EC72E8" w:rsidP="00EC72E8">
      <w:pPr>
        <w:pStyle w:val="05Sentence"/>
      </w:pPr>
      <w:bookmarkStart w:id="2087" w:name="nbc-obj-op4.1"/>
      <w:bookmarkEnd w:id="2087"/>
      <w:r w:rsidRPr="00B620DB">
        <w:t xml:space="preserve">OP4.1– settlement of the medium supporting adjacent </w:t>
      </w:r>
      <w:hyperlink r:id="rId755" w:history="1">
        <w:r w:rsidRPr="00B620DB">
          <w:rPr>
            <w:rStyle w:val="Hyperlink"/>
            <w:i/>
            <w:iCs/>
            <w:color w:val="auto"/>
            <w:u w:val="none"/>
          </w:rPr>
          <w:t>buildings</w:t>
        </w:r>
      </w:hyperlink>
    </w:p>
    <w:p w14:paraId="7672C2E0" w14:textId="77777777" w:rsidR="00EC72E8" w:rsidRPr="00B620DB" w:rsidRDefault="00EC72E8" w:rsidP="00EC72E8">
      <w:pPr>
        <w:pStyle w:val="05Sentence"/>
      </w:pPr>
      <w:bookmarkStart w:id="2088" w:name="nbc-obj-op4.2"/>
      <w:bookmarkEnd w:id="2088"/>
      <w:r w:rsidRPr="00B620DB">
        <w:t xml:space="preserve">OP4.2– collapse of the </w:t>
      </w:r>
      <w:hyperlink r:id="rId756" w:history="1">
        <w:r w:rsidRPr="00B620DB">
          <w:rPr>
            <w:rStyle w:val="Hyperlink"/>
            <w:i/>
            <w:iCs/>
            <w:color w:val="auto"/>
            <w:u w:val="none"/>
          </w:rPr>
          <w:t>building</w:t>
        </w:r>
      </w:hyperlink>
      <w:r w:rsidRPr="00B620DB">
        <w:t xml:space="preserve"> or portion thereof onto adjacent </w:t>
      </w:r>
      <w:hyperlink r:id="rId757" w:history="1">
        <w:r w:rsidRPr="00B620DB">
          <w:rPr>
            <w:rStyle w:val="Hyperlink"/>
            <w:i/>
            <w:iCs/>
            <w:color w:val="auto"/>
            <w:u w:val="none"/>
          </w:rPr>
          <w:t>buildings</w:t>
        </w:r>
      </w:hyperlink>
    </w:p>
    <w:p w14:paraId="2BAAFE8B" w14:textId="77777777" w:rsidR="00EC72E8" w:rsidRPr="00B620DB" w:rsidRDefault="00EC72E8" w:rsidP="00EC72E8">
      <w:pPr>
        <w:pStyle w:val="05Sentence"/>
      </w:pPr>
      <w:bookmarkStart w:id="2089" w:name="nbc-obj-op4.3"/>
      <w:bookmarkEnd w:id="2089"/>
      <w:r w:rsidRPr="00B620DB">
        <w:t xml:space="preserve">OP4.3– impact of the </w:t>
      </w:r>
      <w:hyperlink r:id="rId758" w:history="1">
        <w:r w:rsidRPr="00B620DB">
          <w:rPr>
            <w:rStyle w:val="Hyperlink"/>
            <w:i/>
            <w:iCs/>
            <w:color w:val="auto"/>
            <w:u w:val="none"/>
          </w:rPr>
          <w:t>building</w:t>
        </w:r>
      </w:hyperlink>
      <w:r w:rsidRPr="00B620DB">
        <w:t xml:space="preserve"> on adjacent </w:t>
      </w:r>
      <w:hyperlink r:id="rId759" w:history="1">
        <w:r w:rsidRPr="00B620DB">
          <w:rPr>
            <w:rStyle w:val="Hyperlink"/>
            <w:i/>
            <w:iCs/>
            <w:color w:val="auto"/>
            <w:u w:val="none"/>
          </w:rPr>
          <w:t>buildings</w:t>
        </w:r>
      </w:hyperlink>
    </w:p>
    <w:p w14:paraId="59F3D504" w14:textId="77777777" w:rsidR="00EC72E8" w:rsidRPr="00B620DB" w:rsidRDefault="00EC72E8" w:rsidP="00EC72E8">
      <w:pPr>
        <w:pStyle w:val="05Sentence"/>
      </w:pPr>
      <w:bookmarkStart w:id="2090" w:name="nbc-obj-op4.4"/>
      <w:bookmarkEnd w:id="2090"/>
      <w:r w:rsidRPr="00B620DB">
        <w:t xml:space="preserve">OP4.4– collapse of the </w:t>
      </w:r>
      <w:hyperlink r:id="rId760" w:history="1">
        <w:r w:rsidRPr="00B620DB">
          <w:rPr>
            <w:rStyle w:val="Hyperlink"/>
            <w:i/>
            <w:iCs/>
            <w:color w:val="auto"/>
            <w:u w:val="none"/>
          </w:rPr>
          <w:t>excavation</w:t>
        </w:r>
      </w:hyperlink>
    </w:p>
    <w:p w14:paraId="7A3FCEF8" w14:textId="77777777" w:rsidR="00EC72E8" w:rsidRPr="00B620DB" w:rsidRDefault="00EC72E8" w:rsidP="00960B06">
      <w:pPr>
        <w:pStyle w:val="13bDivision1"/>
      </w:pPr>
      <w:bookmarkStart w:id="2091" w:name="nbc-obj-oe"/>
      <w:bookmarkEnd w:id="2091"/>
      <w:r w:rsidRPr="00B620DB">
        <w:t>OE Environment</w:t>
      </w:r>
    </w:p>
    <w:p w14:paraId="7CF3FC19" w14:textId="026EDA93" w:rsidR="00EC72E8" w:rsidRPr="00B620DB" w:rsidRDefault="00EC72E8" w:rsidP="00EC72E8">
      <w:pPr>
        <w:pStyle w:val="05Sentence"/>
      </w:pPr>
      <w:r w:rsidRPr="00B620DB">
        <w:lastRenderedPageBreak/>
        <w:t>An objective of this Code is to limit the probability that, as a result of the design</w:t>
      </w:r>
      <w:ins w:id="2092" w:author="Dang, Tommy OHCS:EX" w:date="2023-04-04T15:26:00Z">
        <w:r w:rsidR="001E0E29">
          <w:t>,</w:t>
        </w:r>
      </w:ins>
      <w:r w:rsidRPr="00B620DB">
        <w:t xml:space="preserve"> construction</w:t>
      </w:r>
      <w:ins w:id="2093" w:author="Dang, Tommy OHCS:EX" w:date="2023-04-04T15:26:00Z">
        <w:r w:rsidR="001E0E29">
          <w:t xml:space="preserve"> or renovation</w:t>
        </w:r>
      </w:ins>
      <w:r w:rsidRPr="00B620DB">
        <w:t xml:space="preserve"> of the </w:t>
      </w:r>
      <w:hyperlink r:id="rId761" w:history="1">
        <w:r w:rsidRPr="00B620DB">
          <w:rPr>
            <w:rStyle w:val="Hyperlink"/>
            <w:i/>
            <w:iCs/>
            <w:color w:val="auto"/>
            <w:u w:val="none"/>
          </w:rPr>
          <w:t>building</w:t>
        </w:r>
      </w:hyperlink>
      <w:ins w:id="2094" w:author="Dang, Tommy OHCS:EX" w:date="2023-04-04T15:26:00Z">
        <w:r w:rsidR="001E0E29">
          <w:rPr>
            <w:rStyle w:val="Hyperlink"/>
            <w:i/>
            <w:iCs/>
            <w:color w:val="auto"/>
            <w:u w:val="none"/>
          </w:rPr>
          <w:t xml:space="preserve"> </w:t>
        </w:r>
        <w:r w:rsidR="001E0E29">
          <w:rPr>
            <w:rStyle w:val="Hyperlink"/>
            <w:color w:val="auto"/>
            <w:u w:val="none"/>
          </w:rPr>
          <w:t xml:space="preserve">or of the </w:t>
        </w:r>
        <w:r w:rsidR="001E0E29">
          <w:rPr>
            <w:rStyle w:val="Hyperlink"/>
            <w:i/>
            <w:iCs/>
            <w:color w:val="auto"/>
            <w:u w:val="none"/>
          </w:rPr>
          <w:t>plumbing system</w:t>
        </w:r>
      </w:ins>
      <w:r w:rsidRPr="00B620DB">
        <w:t>, the environment will be affected in an unacceptable manner.</w:t>
      </w:r>
    </w:p>
    <w:p w14:paraId="371B3C99" w14:textId="6DC7DCC8" w:rsidR="00EC72E8" w:rsidRPr="00B620DB" w:rsidRDefault="00EC72E8" w:rsidP="00EC72E8">
      <w:pPr>
        <w:pStyle w:val="05Sentence"/>
      </w:pPr>
      <w:bookmarkStart w:id="2095" w:name="nbc-obj-oe1"/>
      <w:bookmarkEnd w:id="2095"/>
      <w:r w:rsidRPr="00B620DB">
        <w:t>OE1 </w:t>
      </w:r>
      <w:ins w:id="2096" w:author="Dang, Tommy OHCS:EX" w:date="2023-04-04T15:27:00Z">
        <w:r w:rsidR="001E0E29">
          <w:t>Energy Efficiency and Water Use</w:t>
        </w:r>
      </w:ins>
    </w:p>
    <w:p w14:paraId="2AF09A9E" w14:textId="5454CDF0" w:rsidR="00EC72E8" w:rsidRPr="00B620DB" w:rsidRDefault="00EC72E8" w:rsidP="00EC72E8">
      <w:pPr>
        <w:pStyle w:val="05Sentence"/>
      </w:pPr>
      <w:r w:rsidRPr="00B620DB">
        <w:t>An objective of this Code is to limit the probability that, as a result of the design</w:t>
      </w:r>
      <w:ins w:id="2097" w:author="Dang, Tommy OHCS:EX" w:date="2023-04-04T15:49:00Z">
        <w:r w:rsidR="000E0986">
          <w:t>,</w:t>
        </w:r>
      </w:ins>
      <w:r w:rsidRPr="00B620DB">
        <w:t xml:space="preserve"> construction</w:t>
      </w:r>
      <w:ins w:id="2098" w:author="Dang, Tommy OHCS:EX" w:date="2023-04-04T15:49:00Z">
        <w:r w:rsidR="000E0986">
          <w:t xml:space="preserve"> or renovation</w:t>
        </w:r>
      </w:ins>
      <w:r w:rsidRPr="00B620DB">
        <w:t xml:space="preserve"> of the </w:t>
      </w:r>
      <w:hyperlink r:id="rId762" w:history="1">
        <w:r w:rsidRPr="00B620DB">
          <w:rPr>
            <w:rStyle w:val="Hyperlink"/>
            <w:i/>
            <w:iCs/>
            <w:color w:val="auto"/>
            <w:u w:val="none"/>
          </w:rPr>
          <w:t>building</w:t>
        </w:r>
      </w:hyperlink>
      <w:r w:rsidRPr="00B620DB">
        <w:t xml:space="preserve">, </w:t>
      </w:r>
      <w:ins w:id="2099" w:author="Dang, Tommy OHCS:EX" w:date="2023-04-04T15:50:00Z">
        <w:r w:rsidR="000E0986">
          <w:t>the use of energy will be inefficient or the use of water will be excessive.</w:t>
        </w:r>
      </w:ins>
      <w:ins w:id="2100" w:author="Dang, Tommy OHCS:EX" w:date="2023-04-04T15:52:00Z">
        <w:r w:rsidR="000E0986">
          <w:t xml:space="preserve"> </w:t>
        </w:r>
      </w:ins>
      <w:r w:rsidRPr="00B620DB">
        <w:t xml:space="preserve">The risks of </w:t>
      </w:r>
      <w:ins w:id="2101" w:author="Dang, Tommy OHCS:EX" w:date="2023-04-04T15:52:00Z">
        <w:r w:rsidR="000E0986">
          <w:t>inefficient energy</w:t>
        </w:r>
      </w:ins>
      <w:r w:rsidRPr="00B620DB">
        <w:t xml:space="preserve"> use </w:t>
      </w:r>
      <w:ins w:id="2102" w:author="Dang, Tommy OHCS:EX" w:date="2023-04-04T15:52:00Z">
        <w:r w:rsidR="000E0986">
          <w:t xml:space="preserve">or excessive water use </w:t>
        </w:r>
      </w:ins>
      <w:r w:rsidRPr="00B620DB">
        <w:t>addressed in this Code are those caused by –</w:t>
      </w:r>
    </w:p>
    <w:p w14:paraId="6B685B7D" w14:textId="5C7745F0" w:rsidR="00EC72E8" w:rsidRDefault="00EC72E8" w:rsidP="00EC72E8">
      <w:pPr>
        <w:pStyle w:val="05Sentence"/>
        <w:rPr>
          <w:ins w:id="2103" w:author="Dang, Tommy OHCS:EX" w:date="2023-04-04T15:57:00Z"/>
        </w:rPr>
      </w:pPr>
      <w:bookmarkStart w:id="2104" w:name="nbc-obj-oe1.1"/>
      <w:bookmarkEnd w:id="2104"/>
      <w:r w:rsidRPr="00B620DB">
        <w:t>OE1.1– </w:t>
      </w:r>
      <w:bookmarkStart w:id="2105" w:name="a51745"/>
      <w:bookmarkStart w:id="2106" w:name="a47886"/>
      <w:bookmarkStart w:id="2107" w:name="a46615"/>
      <w:bookmarkStart w:id="2108" w:name="a46616"/>
      <w:bookmarkEnd w:id="2105"/>
      <w:bookmarkEnd w:id="2106"/>
      <w:bookmarkEnd w:id="2107"/>
      <w:bookmarkEnd w:id="2108"/>
      <w:ins w:id="2109" w:author="Dang, Tommy OHCS:EX" w:date="2023-04-04T15:55:00Z">
        <w:r w:rsidR="000E0986">
          <w:t xml:space="preserve">inefficient energy performance of </w:t>
        </w:r>
        <w:r w:rsidR="000E0986">
          <w:rPr>
            <w:i/>
            <w:iCs/>
          </w:rPr>
          <w:t>buildings</w:t>
        </w:r>
        <w:r w:rsidR="000E0986">
          <w:t xml:space="preserve"> or </w:t>
        </w:r>
        <w:r w:rsidR="000E0986">
          <w:rPr>
            <w:i/>
            <w:iCs/>
          </w:rPr>
          <w:t xml:space="preserve">building </w:t>
        </w:r>
        <w:r w:rsidR="000E0986">
          <w:t>components</w:t>
        </w:r>
      </w:ins>
    </w:p>
    <w:p w14:paraId="2DF56BD7" w14:textId="4DBC94AD" w:rsidR="000E0986" w:rsidRDefault="000E0986" w:rsidP="00EC72E8">
      <w:pPr>
        <w:pStyle w:val="05Sentence"/>
        <w:rPr>
          <w:ins w:id="2110" w:author="Dang, Tommy OHCS:EX" w:date="2023-04-04T15:57:00Z"/>
        </w:rPr>
      </w:pPr>
      <w:ins w:id="2111" w:author="Dang, Tommy OHCS:EX" w:date="2023-04-04T15:57:00Z">
        <w:r>
          <w:t>OE2 Greenhouse Gases</w:t>
        </w:r>
      </w:ins>
    </w:p>
    <w:p w14:paraId="56A07CC0" w14:textId="141F51D6" w:rsidR="000E0986" w:rsidRDefault="000E0986" w:rsidP="00EC72E8">
      <w:pPr>
        <w:pStyle w:val="05Sentence"/>
        <w:rPr>
          <w:ins w:id="2112" w:author="Dang, Tommy OHCS:EX" w:date="2023-04-04T16:07:00Z"/>
        </w:rPr>
      </w:pPr>
      <w:ins w:id="2113" w:author="Dang, Tommy OHCS:EX" w:date="2023-04-04T15:57:00Z">
        <w:r>
          <w:t>An objective of this Code is to limit</w:t>
        </w:r>
      </w:ins>
      <w:ins w:id="2114" w:author="Dang, Tommy OHCS:EX" w:date="2023-04-04T16:02:00Z">
        <w:r w:rsidR="00AB3C57">
          <w:t xml:space="preserve"> the probability that, as a result of design and construction of the </w:t>
        </w:r>
        <w:r w:rsidR="00AB3C57">
          <w:rPr>
            <w:i/>
            <w:iCs/>
          </w:rPr>
          <w:t>building</w:t>
        </w:r>
        <w:r w:rsidR="00AB3C57">
          <w:t xml:space="preserve">, including the </w:t>
        </w:r>
        <w:r w:rsidR="00AB3C57">
          <w:rPr>
            <w:i/>
            <w:iCs/>
          </w:rPr>
          <w:t>buildin</w:t>
        </w:r>
      </w:ins>
      <w:ins w:id="2115" w:author="Dang, Tommy OHCS:EX" w:date="2023-04-04T16:03:00Z">
        <w:r w:rsidR="00AB3C57">
          <w:rPr>
            <w:i/>
            <w:iCs/>
          </w:rPr>
          <w:t xml:space="preserve">g’s </w:t>
        </w:r>
        <w:r w:rsidR="00AB3C57">
          <w:t>systems, and the energy consumed in the operation of those systems, the production</w:t>
        </w:r>
      </w:ins>
      <w:ins w:id="2116" w:author="Dang, Tommy OHCS:EX" w:date="2023-04-04T16:06:00Z">
        <w:r w:rsidR="00AB3C57">
          <w:t xml:space="preserve"> of greenhouse gases will be excessive.  The risks of ex</w:t>
        </w:r>
      </w:ins>
      <w:ins w:id="2117" w:author="Dang, Tommy OHCS:EX" w:date="2023-04-04T16:07:00Z">
        <w:r w:rsidR="00AB3C57">
          <w:t>cessive greenhouse gas emissions addressed in this Code are those caused by-</w:t>
        </w:r>
      </w:ins>
    </w:p>
    <w:p w14:paraId="10932F73" w14:textId="60051FBC" w:rsidR="00AB3C57" w:rsidRPr="00AB3C57" w:rsidRDefault="00AB3C57" w:rsidP="00EC72E8">
      <w:pPr>
        <w:pStyle w:val="05Sentence"/>
      </w:pPr>
      <w:ins w:id="2118" w:author="Dang, Tommy OHCS:EX" w:date="2023-04-04T16:07:00Z">
        <w:r>
          <w:t>OE2.1 – excessive emissions as a result of</w:t>
        </w:r>
      </w:ins>
      <w:ins w:id="2119" w:author="Dang, Tommy OHCS:EX" w:date="2023-04-04T16:08:00Z">
        <w:r>
          <w:t xml:space="preserve"> the design and construction of the </w:t>
        </w:r>
        <w:r w:rsidRPr="00045550">
          <w:rPr>
            <w:i/>
            <w:iCs/>
          </w:rPr>
          <w:t>building</w:t>
        </w:r>
        <w:r>
          <w:t xml:space="preserve">, including the </w:t>
        </w:r>
        <w:r w:rsidRPr="00045550">
          <w:rPr>
            <w:i/>
            <w:iCs/>
          </w:rPr>
          <w:t>building’s</w:t>
        </w:r>
        <w:r>
          <w:t xml:space="preserve"> systems, and the energy consumed in the operation of those systems</w:t>
        </w:r>
      </w:ins>
    </w:p>
    <w:p w14:paraId="1D8ABE2D" w14:textId="77777777" w:rsidR="00960B06" w:rsidRDefault="00653F44" w:rsidP="00EC72E8">
      <w:pPr>
        <w:pStyle w:val="05Sentence"/>
        <w:rPr>
          <w:rStyle w:val="Hyperlink"/>
          <w:color w:val="auto"/>
          <w:u w:val="none"/>
        </w:rPr>
      </w:pPr>
      <w:r>
        <w:rPr>
          <w:rStyle w:val="Hyperlink"/>
          <w:color w:val="auto"/>
          <w:u w:val="none"/>
        </w:rPr>
        <w:fldChar w:fldCharType="begin"/>
      </w:r>
      <w:r>
        <w:rPr>
          <w:rStyle w:val="Hyperlink"/>
          <w:color w:val="auto"/>
          <w:u w:val="none"/>
        </w:rPr>
        <w:instrText xml:space="preserve"> HYPERLINK "file:///E:\\_2005-201X_Codes_Guides\\HTML_DOCX\\_WORD_source\\NBC2020p1\\nbc2020_files\\flt4.html" </w:instrText>
      </w:r>
      <w:r>
        <w:rPr>
          <w:rStyle w:val="Hyperlink"/>
          <w:color w:val="auto"/>
          <w:u w:val="none"/>
        </w:rPr>
      </w:r>
      <w:r>
        <w:rPr>
          <w:rStyle w:val="Hyperlink"/>
          <w:color w:val="auto"/>
          <w:u w:val="none"/>
        </w:rPr>
        <w:fldChar w:fldCharType="separate"/>
      </w:r>
    </w:p>
    <w:p w14:paraId="6EAE903F" w14:textId="77777777" w:rsidR="00960B06" w:rsidRDefault="00960B06">
      <w:pPr>
        <w:rPr>
          <w:rStyle w:val="Hyperlink"/>
          <w:rFonts w:ascii="Palatino" w:hAnsi="Palatino"/>
          <w:snapToGrid w:val="0"/>
          <w:color w:val="auto"/>
          <w:sz w:val="20"/>
          <w:szCs w:val="20"/>
          <w:u w:val="none"/>
        </w:rPr>
      </w:pPr>
      <w:r>
        <w:rPr>
          <w:rStyle w:val="Hyperlink"/>
          <w:color w:val="auto"/>
          <w:u w:val="none"/>
        </w:rPr>
        <w:br w:type="page"/>
      </w:r>
    </w:p>
    <w:p w14:paraId="39E0C12A" w14:textId="77777777" w:rsidR="00960B06" w:rsidRDefault="00653F44" w:rsidP="00634138">
      <w:pPr>
        <w:pStyle w:val="01Part"/>
        <w:rPr>
          <w:rFonts w:eastAsia="HelveticaLTPro-Black"/>
          <w:lang w:val="en-CA"/>
        </w:rPr>
      </w:pPr>
      <w:r>
        <w:rPr>
          <w:rStyle w:val="Hyperlink"/>
          <w:color w:val="auto"/>
          <w:u w:val="none"/>
        </w:rPr>
        <w:lastRenderedPageBreak/>
        <w:fldChar w:fldCharType="end"/>
      </w:r>
      <w:bookmarkStart w:id="2120" w:name="a46617"/>
      <w:bookmarkStart w:id="2121" w:name="a51750"/>
      <w:bookmarkStart w:id="2122" w:name="en001728"/>
      <w:bookmarkEnd w:id="2120"/>
      <w:bookmarkEnd w:id="2121"/>
      <w:bookmarkEnd w:id="2122"/>
      <w:r w:rsidR="00960B06">
        <w:rPr>
          <w:rFonts w:eastAsia="HelveticaLTPro-Black"/>
          <w:lang w:val="en-CA"/>
        </w:rPr>
        <w:t>Notes to Part 2</w:t>
      </w:r>
    </w:p>
    <w:p w14:paraId="7E5F40E5" w14:textId="77777777" w:rsidR="00960B06" w:rsidRDefault="00960B06" w:rsidP="00634138">
      <w:pPr>
        <w:pStyle w:val="01Part"/>
        <w:rPr>
          <w:rStyle w:val="Hyperlink"/>
          <w:color w:val="auto"/>
          <w:u w:val="none"/>
        </w:rPr>
      </w:pPr>
      <w:r>
        <w:rPr>
          <w:rFonts w:eastAsia="HelveticaLTPro-Black"/>
          <w:lang w:val="en-CA"/>
        </w:rPr>
        <w:t>Objectives</w:t>
      </w:r>
    </w:p>
    <w:p w14:paraId="27498CD3" w14:textId="77777777" w:rsidR="00EC72E8" w:rsidRPr="00B620DB" w:rsidRDefault="00EC72E8" w:rsidP="00960B06">
      <w:pPr>
        <w:pStyle w:val="13Appnotes"/>
      </w:pPr>
      <w:r w:rsidRPr="00B620DB">
        <w:t>A-2.1.1.2.(6)   </w:t>
      </w:r>
      <w:bookmarkStart w:id="2123" w:name="a51752"/>
      <w:bookmarkEnd w:id="2123"/>
      <w:r w:rsidRPr="00B620DB">
        <w:t xml:space="preserve">Application of Environment Objective. Objective OE, Environment (including its sub-objectives), is attributed to the requirements in </w:t>
      </w:r>
      <w:hyperlink r:id="rId763" w:anchor="ep001029.37" w:history="1">
        <w:r w:rsidRPr="00B620DB">
          <w:rPr>
            <w:rStyle w:val="Hyperlink"/>
            <w:color w:val="auto"/>
            <w:u w:val="none"/>
          </w:rPr>
          <w:t>Section</w:t>
        </w:r>
      </w:hyperlink>
      <w:hyperlink r:id="rId764" w:anchor="ep001029.37" w:history="1">
        <w:r w:rsidRPr="00B620DB">
          <w:rPr>
            <w:rStyle w:val="Hyperlink"/>
            <w:color w:val="auto"/>
            <w:u w:val="none"/>
          </w:rPr>
          <w:t> </w:t>
        </w:r>
      </w:hyperlink>
      <w:hyperlink r:id="rId765" w:anchor="ep001029.37" w:history="1">
        <w:r w:rsidRPr="00B620DB">
          <w:rPr>
            <w:rStyle w:val="Hyperlink"/>
            <w:color w:val="auto"/>
            <w:u w:val="none"/>
          </w:rPr>
          <w:t>9.36.</w:t>
        </w:r>
      </w:hyperlink>
      <w:r w:rsidRPr="00B620DB">
        <w:t> of Division </w:t>
      </w:r>
      <w:hyperlink r:id="rId766" w:anchor="ep001029.37" w:history="1">
        <w:r w:rsidRPr="00B620DB">
          <w:rPr>
            <w:rStyle w:val="Hyperlink"/>
            <w:color w:val="auto"/>
            <w:u w:val="none"/>
          </w:rPr>
          <w:t>B</w:t>
        </w:r>
      </w:hyperlink>
      <w:r w:rsidRPr="00B620DB">
        <w:t xml:space="preserve">, which address energy efficiency for small residential buildings and certain small non-residential and mixed-use buildings (see </w:t>
      </w:r>
      <w:hyperlink r:id="rId767" w:anchor="ea006187" w:history="1">
        <w:r w:rsidRPr="00B620DB">
          <w:rPr>
            <w:rStyle w:val="Hyperlink"/>
            <w:color w:val="auto"/>
            <w:u w:val="none"/>
          </w:rPr>
          <w:t>Article</w:t>
        </w:r>
      </w:hyperlink>
      <w:hyperlink r:id="rId768" w:anchor="ea006187" w:history="1">
        <w:r w:rsidRPr="00B620DB">
          <w:rPr>
            <w:rStyle w:val="Hyperlink"/>
            <w:color w:val="auto"/>
            <w:u w:val="none"/>
          </w:rPr>
          <w:t> </w:t>
        </w:r>
      </w:hyperlink>
      <w:hyperlink r:id="rId769" w:anchor="ea006187" w:history="1">
        <w:r w:rsidRPr="00B620DB">
          <w:rPr>
            <w:rStyle w:val="Hyperlink"/>
            <w:color w:val="auto"/>
            <w:u w:val="none"/>
          </w:rPr>
          <w:t>9.36.1.3.</w:t>
        </w:r>
      </w:hyperlink>
      <w:r w:rsidRPr="00B620DB">
        <w:t> of Division </w:t>
      </w:r>
      <w:hyperlink r:id="rId770" w:anchor="ea006187" w:history="1">
        <w:r w:rsidRPr="00B620DB">
          <w:rPr>
            <w:rStyle w:val="Hyperlink"/>
            <w:color w:val="auto"/>
            <w:u w:val="none"/>
          </w:rPr>
          <w:t>B</w:t>
        </w:r>
      </w:hyperlink>
      <w:r w:rsidRPr="00B620DB">
        <w:t>). The objectives, functional statements and energy efficiency requirements for larger Part 9 residential buildings as well as for non-residential buildings whose combined total floor area exceeds 300 m</w:t>
      </w:r>
      <w:r w:rsidRPr="00B620DB">
        <w:rPr>
          <w:sz w:val="14"/>
          <w:szCs w:val="14"/>
          <w:vertAlign w:val="superscript"/>
        </w:rPr>
        <w:t>2</w:t>
      </w:r>
      <w:r w:rsidRPr="00B620DB">
        <w:t xml:space="preserve"> and some mixed-use buildings are addressed in the </w:t>
      </w:r>
      <w:hyperlink r:id="rId771" w:anchor="nrcc-necb" w:history="1">
        <w:r w:rsidRPr="00B620DB">
          <w:rPr>
            <w:rStyle w:val="Hyperlink"/>
            <w:color w:val="auto"/>
            <w:u w:val="none"/>
          </w:rPr>
          <w:t>National Energy Code for Buildings</w:t>
        </w:r>
      </w:hyperlink>
      <w:r w:rsidRPr="00B620DB">
        <w:t>.</w:t>
      </w:r>
    </w:p>
    <w:p w14:paraId="4BAC4967" w14:textId="77777777" w:rsidR="00EC72E8" w:rsidRPr="00B620DB" w:rsidRDefault="00EC72E8" w:rsidP="00960B06">
      <w:pPr>
        <w:pStyle w:val="13Appnotes"/>
      </w:pPr>
      <w:bookmarkStart w:id="2124" w:name="a51985"/>
      <w:bookmarkStart w:id="2125" w:name="en001280"/>
      <w:bookmarkEnd w:id="2124"/>
      <w:bookmarkEnd w:id="2125"/>
      <w:r w:rsidRPr="00B620DB">
        <w:t>A-2.2.1.1.(1)   </w:t>
      </w:r>
      <w:bookmarkStart w:id="2126" w:name="a51987"/>
      <w:bookmarkEnd w:id="2126"/>
      <w:r w:rsidRPr="00B620DB">
        <w:t>Objectives. </w:t>
      </w:r>
    </w:p>
    <w:p w14:paraId="2B88CA96" w14:textId="77777777" w:rsidR="00EC72E8" w:rsidRPr="00B620DB" w:rsidRDefault="00EC72E8" w:rsidP="00960B06">
      <w:pPr>
        <w:pStyle w:val="13bDivision1"/>
      </w:pPr>
      <w:bookmarkStart w:id="2127" w:name="a51991"/>
      <w:bookmarkStart w:id="2128" w:name="en001280.1"/>
      <w:bookmarkEnd w:id="2127"/>
      <w:bookmarkEnd w:id="2128"/>
      <w:r w:rsidRPr="00B620DB">
        <w:t>Listing of objectives</w:t>
      </w:r>
    </w:p>
    <w:p w14:paraId="39D0B1FC" w14:textId="53455FDA" w:rsidR="00EC72E8" w:rsidRPr="00B620DB" w:rsidRDefault="00EC72E8" w:rsidP="00960B06">
      <w:pPr>
        <w:pStyle w:val="13Appnotes"/>
      </w:pPr>
      <w:r w:rsidRPr="00B620DB">
        <w:t xml:space="preserve">Any gaps in the numbering sequence of the objectives are due to the fact that there is a master list of objectives covering the principal Code Documents—the </w:t>
      </w:r>
      <w:ins w:id="2129" w:author="Dang, Tommy OHCS:EX" w:date="2023-04-04T16:15:00Z">
        <w:r w:rsidR="007F720E">
          <w:t>British Columbia</w:t>
        </w:r>
        <w:r w:rsidR="007F720E" w:rsidRPr="00B620DB">
          <w:t xml:space="preserve"> </w:t>
        </w:r>
      </w:ins>
      <w:r w:rsidRPr="00B620DB">
        <w:t>Building Code</w:t>
      </w:r>
      <w:ins w:id="2130" w:author="Dang, Tommy OHCS:EX" w:date="2023-04-04T16:15:00Z">
        <w:r w:rsidR="007F720E">
          <w:t xml:space="preserve"> Book I: General</w:t>
        </w:r>
      </w:ins>
      <w:r w:rsidRPr="00B620DB">
        <w:t>,</w:t>
      </w:r>
      <w:ins w:id="2131" w:author="Dang, Tommy OHCS:EX" w:date="2023-04-04T16:16:00Z">
        <w:r w:rsidR="007F720E">
          <w:t xml:space="preserve"> British Columbia Building Code Book II: Plumbing Systems,</w:t>
        </w:r>
      </w:ins>
      <w:ins w:id="2132" w:author="Dang, Tommy OHCS:EX" w:date="2023-04-04T16:18:00Z">
        <w:r w:rsidR="007F720E">
          <w:t xml:space="preserve"> and</w:t>
        </w:r>
      </w:ins>
      <w:r w:rsidRPr="00B620DB">
        <w:t xml:space="preserve"> the </w:t>
      </w:r>
      <w:ins w:id="2133" w:author="Dang, Tommy OHCS:EX" w:date="2023-04-04T16:18:00Z">
        <w:r w:rsidR="007F720E">
          <w:fldChar w:fldCharType="begin"/>
        </w:r>
        <w:r w:rsidR="007F720E">
          <w:instrText>HYPERLINK "file:///E:\\_2005-201X_Codes_Guides\\HTML_DOCX\\_WORD_source\\NBC2020p1\\nbc2020.htm" \l "nrcc-nfc"</w:instrText>
        </w:r>
        <w:r w:rsidR="007F720E">
          <w:fldChar w:fldCharType="separate"/>
        </w:r>
        <w:r w:rsidR="007F720E">
          <w:rPr>
            <w:rStyle w:val="Hyperlink"/>
            <w:color w:val="auto"/>
            <w:u w:val="none"/>
          </w:rPr>
          <w:t>British Columbia</w:t>
        </w:r>
        <w:r w:rsidR="007F720E" w:rsidRPr="00B620DB">
          <w:rPr>
            <w:rStyle w:val="Hyperlink"/>
            <w:color w:val="auto"/>
            <w:u w:val="none"/>
          </w:rPr>
          <w:t xml:space="preserve"> Fire Code</w:t>
        </w:r>
        <w:r w:rsidR="007F720E">
          <w:rPr>
            <w:rStyle w:val="Hyperlink"/>
            <w:color w:val="auto"/>
            <w:u w:val="none"/>
          </w:rPr>
          <w:fldChar w:fldCharType="end"/>
        </w:r>
      </w:ins>
      <w:r w:rsidRPr="00B620DB">
        <w:t>—but not all objectives are pertinent to all Codes.</w:t>
      </w:r>
      <w:bookmarkStart w:id="2134" w:name="a52004"/>
      <w:bookmarkEnd w:id="2134"/>
    </w:p>
    <w:p w14:paraId="1648F40E" w14:textId="77777777" w:rsidR="00EC72E8" w:rsidRPr="00B620DB" w:rsidRDefault="00EC72E8" w:rsidP="00960B06">
      <w:pPr>
        <w:pStyle w:val="13bDivision1"/>
      </w:pPr>
      <w:bookmarkStart w:id="2135" w:name="a52005"/>
      <w:bookmarkStart w:id="2136" w:name="en001280.2"/>
      <w:bookmarkEnd w:id="2135"/>
      <w:bookmarkEnd w:id="2136"/>
      <w:r w:rsidRPr="00B620DB">
        <w:t>The building</w:t>
      </w:r>
    </w:p>
    <w:p w14:paraId="07C778F5" w14:textId="47F91554" w:rsidR="00EC72E8" w:rsidRPr="00B620DB" w:rsidRDefault="00EC72E8" w:rsidP="00960B06">
      <w:pPr>
        <w:pStyle w:val="13Appnotes"/>
      </w:pPr>
      <w:r w:rsidRPr="00B620DB">
        <w:t xml:space="preserve">Where the term “the building” is used in the wording of the objectives, it refers to the building for which compliance with the </w:t>
      </w:r>
      <w:ins w:id="2137" w:author="Dang, Tommy OHCS:EX" w:date="2023-04-04T16:20:00Z">
        <w:r w:rsidR="00C91D15">
          <w:t>British Columbia</w:t>
        </w:r>
        <w:r w:rsidR="00C91D15" w:rsidRPr="00B620DB">
          <w:t xml:space="preserve"> </w:t>
        </w:r>
      </w:ins>
      <w:r w:rsidRPr="00B620DB">
        <w:t>Building Code is being assessed.</w:t>
      </w:r>
      <w:bookmarkStart w:id="2138" w:name="a52012"/>
      <w:bookmarkEnd w:id="2138"/>
    </w:p>
    <w:p w14:paraId="0A780781" w14:textId="77777777" w:rsidR="00EC72E8" w:rsidRPr="00B620DB" w:rsidRDefault="00EC72E8" w:rsidP="00960B06">
      <w:pPr>
        <w:pStyle w:val="13bDivision1"/>
      </w:pPr>
      <w:bookmarkStart w:id="2139" w:name="a52013"/>
      <w:bookmarkStart w:id="2140" w:name="en001280.3"/>
      <w:bookmarkEnd w:id="2139"/>
      <w:bookmarkEnd w:id="2140"/>
      <w:r w:rsidRPr="00B620DB">
        <w:t>Emergency</w:t>
      </w:r>
    </w:p>
    <w:p w14:paraId="39C491B1" w14:textId="77777777" w:rsidR="00EC72E8" w:rsidRPr="00B620DB" w:rsidRDefault="00EC72E8" w:rsidP="00960B06">
      <w:pPr>
        <w:pStyle w:val="13Appnotes"/>
      </w:pPr>
      <w:r w:rsidRPr="00B620DB">
        <w:t>The term “emergency”—in the context of safety in buildings—is often equated to the term “fire emergency;” however, the wording of objectives OS3.7 and OS5.9 makes it clear that the Code addresses any type of emergency that would require the rapid evacuation of the building, such as a bomb threat or the presence of intruders.</w:t>
      </w:r>
      <w:bookmarkStart w:id="2141" w:name="a52226"/>
      <w:bookmarkEnd w:id="2141"/>
    </w:p>
    <w:p w14:paraId="4516051F" w14:textId="77777777" w:rsidR="00EC72E8" w:rsidRPr="00B620DB" w:rsidRDefault="00EC72E8" w:rsidP="00960B06">
      <w:pPr>
        <w:pStyle w:val="13bDivision1"/>
      </w:pPr>
      <w:bookmarkStart w:id="2142" w:name="a52228"/>
      <w:bookmarkStart w:id="2143" w:name="en001280.4"/>
      <w:bookmarkEnd w:id="2142"/>
      <w:bookmarkEnd w:id="2143"/>
      <w:r w:rsidRPr="00B620DB">
        <w:t>Fire Safety</w:t>
      </w:r>
    </w:p>
    <w:p w14:paraId="78CF5D96" w14:textId="77777777" w:rsidR="00EC72E8" w:rsidRPr="00B620DB" w:rsidRDefault="00EC72E8" w:rsidP="00960B06">
      <w:pPr>
        <w:pStyle w:val="13Appnotes"/>
      </w:pPr>
      <w:r w:rsidRPr="00B620DB">
        <w:t>In the definition of Objective OS1, Fire Safety, the term “person” refers to any individual in or adjacent to the building, including the occupants, the public, and emergency responders including firefighters when performing their duties.</w:t>
      </w:r>
    </w:p>
    <w:p w14:paraId="46462FD7" w14:textId="1ACADCB7" w:rsidR="00EC72E8" w:rsidRPr="00B620DB" w:rsidRDefault="00EC72E8" w:rsidP="00960B06">
      <w:pPr>
        <w:pStyle w:val="13Appnotes"/>
      </w:pPr>
      <w:r w:rsidRPr="00B620DB">
        <w:t xml:space="preserve">Certain technical requirements in the </w:t>
      </w:r>
      <w:ins w:id="2144" w:author="Chase, Andy HOUS:EX" w:date="2023-08-22T09:07:00Z">
        <w:r w:rsidR="006431E8">
          <w:t>BC</w:t>
        </w:r>
      </w:ins>
      <w:r w:rsidRPr="00B620DB">
        <w:t xml:space="preserve"> Codes are intended to address the safety of emergency responders, including firefighters, when performing their duties.</w:t>
      </w:r>
      <w:bookmarkStart w:id="2145" w:name="a52238"/>
      <w:bookmarkStart w:id="2146" w:name="a46625"/>
      <w:bookmarkStart w:id="2147" w:name="a46626"/>
      <w:bookmarkEnd w:id="2145"/>
      <w:bookmarkEnd w:id="2146"/>
      <w:bookmarkEnd w:id="2147"/>
    </w:p>
    <w:p w14:paraId="0DA617C3" w14:textId="77777777" w:rsidR="00960B06" w:rsidRDefault="00960B06">
      <w:pPr>
        <w:rPr>
          <w:rFonts w:ascii="Palatino" w:hAnsi="Palatino"/>
          <w:snapToGrid w:val="0"/>
          <w:sz w:val="20"/>
          <w:szCs w:val="20"/>
        </w:rPr>
      </w:pPr>
      <w:bookmarkStart w:id="2148" w:name="a52242"/>
      <w:bookmarkStart w:id="2149" w:name="ep001034"/>
      <w:bookmarkStart w:id="2150" w:name="a52249"/>
      <w:bookmarkStart w:id="2151" w:name="ep001034.1"/>
      <w:bookmarkEnd w:id="2148"/>
      <w:bookmarkEnd w:id="2149"/>
      <w:bookmarkEnd w:id="2150"/>
      <w:bookmarkEnd w:id="2151"/>
      <w:r>
        <w:br w:type="page"/>
      </w:r>
    </w:p>
    <w:p w14:paraId="37EA4059" w14:textId="77777777" w:rsidR="00E00F36" w:rsidRDefault="00E00F36" w:rsidP="00634138">
      <w:pPr>
        <w:pStyle w:val="01Part"/>
        <w:rPr>
          <w:rFonts w:eastAsia="HelveticaLTPro-Black"/>
          <w:lang w:val="en-CA"/>
        </w:rPr>
      </w:pPr>
      <w:r>
        <w:rPr>
          <w:rFonts w:eastAsia="HelveticaLTPro-Black"/>
          <w:lang w:val="en-CA"/>
        </w:rPr>
        <w:lastRenderedPageBreak/>
        <w:t>Part 3</w:t>
      </w:r>
    </w:p>
    <w:p w14:paraId="30B36C20" w14:textId="77777777" w:rsidR="00E00F36" w:rsidRDefault="00E00F36" w:rsidP="00634138">
      <w:pPr>
        <w:pStyle w:val="01Part"/>
      </w:pPr>
      <w:r>
        <w:rPr>
          <w:rFonts w:eastAsia="HelveticaLTPro-Black"/>
          <w:lang w:val="en-CA"/>
        </w:rPr>
        <w:t>Functional Statements</w:t>
      </w:r>
    </w:p>
    <w:p w14:paraId="6E47E0A3" w14:textId="77777777" w:rsidR="00EC72E8" w:rsidRPr="00B620DB" w:rsidRDefault="00EC72E8" w:rsidP="00045550">
      <w:pPr>
        <w:pStyle w:val="02Section"/>
      </w:pPr>
      <w:r w:rsidRPr="00B620DB">
        <w:t>Section  3.1.   Application</w:t>
      </w:r>
    </w:p>
    <w:p w14:paraId="5681C553" w14:textId="77777777" w:rsidR="00EC72E8" w:rsidRPr="00B620DB" w:rsidRDefault="00EC72E8" w:rsidP="00045550">
      <w:pPr>
        <w:pStyle w:val="03Subsection"/>
      </w:pPr>
      <w:bookmarkStart w:id="2152" w:name="a52253"/>
      <w:bookmarkStart w:id="2153" w:name="a52254"/>
      <w:bookmarkStart w:id="2154" w:name="ep001034.1.1"/>
      <w:bookmarkEnd w:id="2152"/>
      <w:bookmarkEnd w:id="2153"/>
      <w:bookmarkEnd w:id="2154"/>
      <w:r w:rsidRPr="00B620DB">
        <w:t>3.1.1. Application</w:t>
      </w:r>
      <w:bookmarkStart w:id="2155" w:name="a52256"/>
      <w:bookmarkEnd w:id="2155"/>
    </w:p>
    <w:p w14:paraId="4B7BE196" w14:textId="77777777" w:rsidR="00EC72E8" w:rsidRPr="00B620DB" w:rsidRDefault="00EC72E8" w:rsidP="00045550">
      <w:pPr>
        <w:pStyle w:val="04Article"/>
      </w:pPr>
      <w:bookmarkStart w:id="2156" w:name="a52488"/>
      <w:bookmarkStart w:id="2157" w:name="ea004147"/>
      <w:bookmarkEnd w:id="2156"/>
      <w:bookmarkEnd w:id="2157"/>
      <w:r w:rsidRPr="00B620DB">
        <w:t>3.1.1.1. Application</w:t>
      </w:r>
    </w:p>
    <w:p w14:paraId="6A8A0890" w14:textId="77777777" w:rsidR="00EC72E8" w:rsidRPr="00B620DB" w:rsidRDefault="00EC72E8" w:rsidP="00EC72E8">
      <w:pPr>
        <w:pStyle w:val="05Sentence"/>
      </w:pPr>
      <w:bookmarkStart w:id="2158" w:name="a52495"/>
      <w:bookmarkStart w:id="2159" w:name="es007238"/>
      <w:bookmarkEnd w:id="2158"/>
      <w:bookmarkEnd w:id="2159"/>
      <w:r w:rsidRPr="00B620DB">
        <w:t xml:space="preserve">1)   This Part applies to all </w:t>
      </w:r>
      <w:hyperlink r:id="rId772" w:history="1">
        <w:r w:rsidRPr="00B620DB">
          <w:rPr>
            <w:rStyle w:val="Hyperlink"/>
            <w:i/>
            <w:iCs/>
            <w:color w:val="auto"/>
            <w:u w:val="none"/>
          </w:rPr>
          <w:t>buildings</w:t>
        </w:r>
      </w:hyperlink>
      <w:r w:rsidRPr="00B620DB">
        <w:t xml:space="preserve"> covered in this Code. (See </w:t>
      </w:r>
      <w:hyperlink r:id="rId773" w:anchor="ea004131" w:history="1">
        <w:r w:rsidRPr="00B620DB">
          <w:rPr>
            <w:rStyle w:val="Hyperlink"/>
            <w:color w:val="auto"/>
            <w:u w:val="none"/>
          </w:rPr>
          <w:t>Article</w:t>
        </w:r>
      </w:hyperlink>
      <w:hyperlink r:id="rId774" w:anchor="ea004131" w:history="1">
        <w:r w:rsidRPr="00B620DB">
          <w:rPr>
            <w:rStyle w:val="Hyperlink"/>
            <w:color w:val="auto"/>
            <w:u w:val="none"/>
          </w:rPr>
          <w:t> </w:t>
        </w:r>
      </w:hyperlink>
      <w:hyperlink r:id="rId775" w:anchor="ea004131" w:history="1">
        <w:r w:rsidRPr="00B620DB">
          <w:rPr>
            <w:rStyle w:val="Hyperlink"/>
            <w:color w:val="auto"/>
            <w:u w:val="none"/>
          </w:rPr>
          <w:t>1.1.1.1.</w:t>
        </w:r>
      </w:hyperlink>
      <w:r w:rsidRPr="00B620DB">
        <w:t>)</w:t>
      </w:r>
      <w:bookmarkStart w:id="2160" w:name="a52505"/>
      <w:bookmarkStart w:id="2161" w:name="a52493"/>
      <w:bookmarkEnd w:id="2160"/>
      <w:bookmarkEnd w:id="2161"/>
    </w:p>
    <w:p w14:paraId="4C776AAE" w14:textId="77777777" w:rsidR="00EC72E8" w:rsidRPr="00B620DB" w:rsidRDefault="00EC72E8" w:rsidP="00045550">
      <w:pPr>
        <w:pStyle w:val="04Article"/>
      </w:pPr>
      <w:bookmarkStart w:id="2162" w:name="a52507"/>
      <w:bookmarkStart w:id="2163" w:name="ea004148"/>
      <w:bookmarkEnd w:id="2162"/>
      <w:bookmarkEnd w:id="2163"/>
      <w:r w:rsidRPr="00B620DB">
        <w:t>3.1.1.2. Application of Functional Statements</w:t>
      </w:r>
    </w:p>
    <w:p w14:paraId="1C448468" w14:textId="77777777" w:rsidR="00EC72E8" w:rsidRPr="00B620DB" w:rsidRDefault="00EC72E8" w:rsidP="00EC72E8">
      <w:pPr>
        <w:pStyle w:val="05Sentence"/>
      </w:pPr>
      <w:bookmarkStart w:id="2164" w:name="a52517"/>
      <w:bookmarkStart w:id="2165" w:name="es007239"/>
      <w:bookmarkEnd w:id="2164"/>
      <w:bookmarkEnd w:id="2165"/>
      <w:r w:rsidRPr="00B620DB">
        <w:t>1)   Except as provided in Sentences </w:t>
      </w:r>
      <w:hyperlink r:id="rId776" w:anchor="es007240" w:history="1">
        <w:r w:rsidRPr="00B620DB">
          <w:rPr>
            <w:rStyle w:val="Hyperlink"/>
            <w:color w:val="auto"/>
            <w:u w:val="none"/>
          </w:rPr>
          <w:t>(2)</w:t>
        </w:r>
      </w:hyperlink>
      <w:r w:rsidRPr="00B620DB">
        <w:t xml:space="preserve"> to </w:t>
      </w:r>
      <w:hyperlink r:id="rId777" w:anchor="es006851" w:history="1">
        <w:r w:rsidRPr="00B620DB">
          <w:rPr>
            <w:rStyle w:val="Hyperlink"/>
            <w:color w:val="auto"/>
            <w:u w:val="none"/>
          </w:rPr>
          <w:t>(4)</w:t>
        </w:r>
      </w:hyperlink>
      <w:r w:rsidRPr="00B620DB">
        <w:t>, the functional statements described in this Part apply</w:t>
      </w:r>
    </w:p>
    <w:p w14:paraId="0B98528A" w14:textId="77777777" w:rsidR="00EC72E8" w:rsidRPr="00B620DB" w:rsidRDefault="00EC72E8" w:rsidP="00EC72E8">
      <w:pPr>
        <w:pStyle w:val="05Sentence"/>
      </w:pPr>
      <w:bookmarkStart w:id="2166" w:name="a52525"/>
      <w:bookmarkStart w:id="2167" w:name="es007239a"/>
      <w:bookmarkEnd w:id="2166"/>
      <w:bookmarkEnd w:id="2167"/>
      <w:r w:rsidRPr="00B620DB">
        <w:t xml:space="preserve">a)   to all </w:t>
      </w:r>
      <w:hyperlink r:id="rId778" w:history="1">
        <w:r w:rsidRPr="00B620DB">
          <w:rPr>
            <w:rStyle w:val="Hyperlink"/>
            <w:i/>
            <w:iCs/>
            <w:color w:val="auto"/>
            <w:u w:val="none"/>
          </w:rPr>
          <w:t>buildings</w:t>
        </w:r>
      </w:hyperlink>
      <w:r w:rsidRPr="00B620DB">
        <w:t xml:space="preserve"> covered in this Code (see </w:t>
      </w:r>
      <w:hyperlink r:id="rId779" w:anchor="ea004131" w:history="1">
        <w:r w:rsidRPr="00B620DB">
          <w:rPr>
            <w:rStyle w:val="Hyperlink"/>
            <w:color w:val="auto"/>
            <w:u w:val="none"/>
          </w:rPr>
          <w:t>Article</w:t>
        </w:r>
      </w:hyperlink>
      <w:hyperlink r:id="rId780" w:anchor="ea004131" w:history="1">
        <w:r w:rsidRPr="00B620DB">
          <w:rPr>
            <w:rStyle w:val="Hyperlink"/>
            <w:color w:val="auto"/>
            <w:u w:val="none"/>
          </w:rPr>
          <w:t> </w:t>
        </w:r>
      </w:hyperlink>
      <w:hyperlink r:id="rId781" w:anchor="ea004131" w:history="1">
        <w:r w:rsidRPr="00B620DB">
          <w:rPr>
            <w:rStyle w:val="Hyperlink"/>
            <w:color w:val="auto"/>
            <w:u w:val="none"/>
          </w:rPr>
          <w:t>1.1.1.1.</w:t>
        </w:r>
      </w:hyperlink>
      <w:r w:rsidRPr="00B620DB">
        <w:t>), and</w:t>
      </w:r>
      <w:bookmarkStart w:id="2168" w:name="a52741"/>
      <w:bookmarkEnd w:id="2168"/>
    </w:p>
    <w:p w14:paraId="6DA339EB" w14:textId="77777777" w:rsidR="00EC72E8" w:rsidRPr="00B620DB" w:rsidRDefault="00EC72E8" w:rsidP="00EC72E8">
      <w:pPr>
        <w:pStyle w:val="05Sentence"/>
      </w:pPr>
      <w:bookmarkStart w:id="2169" w:name="a52742"/>
      <w:bookmarkStart w:id="2170" w:name="es007239b"/>
      <w:bookmarkEnd w:id="2169"/>
      <w:bookmarkEnd w:id="2170"/>
      <w:r w:rsidRPr="00B620DB">
        <w:t xml:space="preserve">b)   only to the extent that they relate to compliance with this Code as required in </w:t>
      </w:r>
      <w:hyperlink r:id="rId782" w:anchor="ea004132" w:history="1">
        <w:r w:rsidRPr="00B620DB">
          <w:rPr>
            <w:rStyle w:val="Hyperlink"/>
            <w:color w:val="auto"/>
            <w:u w:val="none"/>
          </w:rPr>
          <w:t>Article</w:t>
        </w:r>
      </w:hyperlink>
      <w:hyperlink r:id="rId783" w:anchor="ea004132" w:history="1">
        <w:r w:rsidRPr="00B620DB">
          <w:rPr>
            <w:rStyle w:val="Hyperlink"/>
            <w:color w:val="auto"/>
            <w:u w:val="none"/>
          </w:rPr>
          <w:t> </w:t>
        </w:r>
      </w:hyperlink>
      <w:hyperlink r:id="rId784" w:anchor="ea004132" w:history="1">
        <w:r w:rsidRPr="00B620DB">
          <w:rPr>
            <w:rStyle w:val="Hyperlink"/>
            <w:color w:val="auto"/>
            <w:u w:val="none"/>
          </w:rPr>
          <w:t>1.2.1.1.</w:t>
        </w:r>
      </w:hyperlink>
      <w:bookmarkStart w:id="2171" w:name="a52747"/>
      <w:bookmarkStart w:id="2172" w:name="a52748"/>
      <w:bookmarkEnd w:id="2171"/>
      <w:bookmarkEnd w:id="2172"/>
    </w:p>
    <w:p w14:paraId="29F1D8A5" w14:textId="77777777" w:rsidR="00EC72E8" w:rsidRPr="00B620DB" w:rsidRDefault="00EC72E8" w:rsidP="00EC72E8">
      <w:pPr>
        <w:pStyle w:val="05Sentence"/>
      </w:pPr>
      <w:bookmarkStart w:id="2173" w:name="a52750"/>
      <w:bookmarkStart w:id="2174" w:name="es007240"/>
      <w:bookmarkEnd w:id="2173"/>
      <w:bookmarkEnd w:id="2174"/>
      <w:r w:rsidRPr="00B620DB">
        <w:t xml:space="preserve">2)   Functional Statement F56 applies only to </w:t>
      </w:r>
      <w:hyperlink r:id="rId785" w:history="1">
        <w:r w:rsidRPr="00B620DB">
          <w:rPr>
            <w:rStyle w:val="Hyperlink"/>
            <w:i/>
            <w:iCs/>
            <w:color w:val="auto"/>
            <w:u w:val="none"/>
          </w:rPr>
          <w:t>dwelling units</w:t>
        </w:r>
      </w:hyperlink>
      <w:r w:rsidRPr="00B620DB">
        <w:t>.</w:t>
      </w:r>
      <w:bookmarkStart w:id="2175" w:name="a52758"/>
      <w:bookmarkEnd w:id="2175"/>
    </w:p>
    <w:p w14:paraId="3E10F78D" w14:textId="77777777" w:rsidR="00EC72E8" w:rsidRPr="00B620DB" w:rsidRDefault="00EC72E8" w:rsidP="00EC72E8">
      <w:pPr>
        <w:pStyle w:val="05Sentence"/>
      </w:pPr>
      <w:bookmarkStart w:id="2176" w:name="a52760"/>
      <w:bookmarkStart w:id="2177" w:name="es007241"/>
      <w:bookmarkEnd w:id="2176"/>
      <w:bookmarkEnd w:id="2177"/>
      <w:r w:rsidRPr="00B620DB">
        <w:t>3)   Functional Statements F73 and F74 do not apply to</w:t>
      </w:r>
    </w:p>
    <w:p w14:paraId="0DEF8DED" w14:textId="6B88A704" w:rsidR="0030693B" w:rsidRPr="00B620DB" w:rsidRDefault="00EC72E8" w:rsidP="00EC72E8">
      <w:pPr>
        <w:pStyle w:val="05Sentence"/>
      </w:pPr>
      <w:bookmarkStart w:id="2178" w:name="a52764"/>
      <w:bookmarkStart w:id="2179" w:name="es007241a"/>
      <w:bookmarkEnd w:id="2178"/>
      <w:bookmarkEnd w:id="2179"/>
      <w:r w:rsidRPr="00B620DB">
        <w:t xml:space="preserve">a)   detached houses, semi-detached houses, houses with a </w:t>
      </w:r>
      <w:hyperlink r:id="rId786" w:history="1">
        <w:r w:rsidRPr="00B620DB">
          <w:rPr>
            <w:rStyle w:val="Hyperlink"/>
            <w:i/>
            <w:iCs/>
            <w:color w:val="auto"/>
            <w:u w:val="none"/>
          </w:rPr>
          <w:t>secondary suite</w:t>
        </w:r>
      </w:hyperlink>
      <w:r w:rsidRPr="00B620DB">
        <w:t xml:space="preserve">, duplexes, triplexes, townhouses, row houses and boarding houses (see </w:t>
      </w:r>
      <w:hyperlink r:id="rId787" w:anchor="en001287" w:history="1">
        <w:r w:rsidRPr="00B620DB">
          <w:rPr>
            <w:rStyle w:val="Hyperlink"/>
            <w:color w:val="auto"/>
            <w:u w:val="none"/>
          </w:rPr>
          <w:t>Note</w:t>
        </w:r>
      </w:hyperlink>
      <w:hyperlink r:id="rId788" w:anchor="en001287" w:history="1">
        <w:r w:rsidRPr="00B620DB">
          <w:rPr>
            <w:rStyle w:val="Hyperlink"/>
            <w:color w:val="auto"/>
            <w:u w:val="none"/>
          </w:rPr>
          <w:t> </w:t>
        </w:r>
      </w:hyperlink>
      <w:hyperlink r:id="rId789" w:anchor="en001287" w:history="1">
        <w:r w:rsidRPr="00B620DB">
          <w:rPr>
            <w:rStyle w:val="Hyperlink"/>
            <w:color w:val="auto"/>
            <w:u w:val="none"/>
          </w:rPr>
          <w:t>A-1.4.1.2.(1)</w:t>
        </w:r>
      </w:hyperlink>
      <w:r w:rsidRPr="00B620DB">
        <w:t>, Secondary Suite),</w:t>
      </w:r>
    </w:p>
    <w:p w14:paraId="0ADDC66E" w14:textId="08A3DE6B" w:rsidR="00EC72E8" w:rsidRPr="00B620DB" w:rsidRDefault="00EC72E8" w:rsidP="00EC72E8">
      <w:pPr>
        <w:pStyle w:val="05Sentence"/>
      </w:pPr>
      <w:bookmarkStart w:id="2180" w:name="a52775"/>
      <w:bookmarkStart w:id="2181" w:name="es007241b"/>
      <w:bookmarkEnd w:id="2180"/>
      <w:bookmarkEnd w:id="2181"/>
      <w:r w:rsidRPr="00B620DB">
        <w:t>b)   </w:t>
      </w:r>
      <w:hyperlink r:id="rId790" w:history="1">
        <w:r w:rsidRPr="0030693B">
          <w:rPr>
            <w:rStyle w:val="Hyperlink"/>
            <w:i/>
            <w:iCs/>
            <w:color w:val="auto"/>
            <w:u w:val="none"/>
          </w:rPr>
          <w:t>buildings</w:t>
        </w:r>
      </w:hyperlink>
      <w:r w:rsidRPr="00AC55C1">
        <w:t xml:space="preserve"> of Group F, Division 1 </w:t>
      </w:r>
      <w:hyperlink r:id="rId791" w:history="1">
        <w:r w:rsidRPr="0030693B">
          <w:rPr>
            <w:rStyle w:val="Hyperlink"/>
            <w:i/>
            <w:iCs/>
            <w:color w:val="auto"/>
            <w:u w:val="none"/>
          </w:rPr>
          <w:t>major occupancy</w:t>
        </w:r>
      </w:hyperlink>
      <w:r w:rsidRPr="00AC55C1">
        <w:t>, and</w:t>
      </w:r>
      <w:bookmarkStart w:id="2182" w:name="a52786"/>
      <w:bookmarkEnd w:id="2182"/>
    </w:p>
    <w:p w14:paraId="708025C8" w14:textId="6C02CF1E" w:rsidR="0030693B" w:rsidRPr="0030693B" w:rsidRDefault="00EC72E8" w:rsidP="00EC72E8">
      <w:pPr>
        <w:pStyle w:val="05Sentence"/>
      </w:pPr>
      <w:bookmarkStart w:id="2183" w:name="a52993"/>
      <w:bookmarkStart w:id="2184" w:name="es007241c"/>
      <w:bookmarkEnd w:id="2183"/>
      <w:bookmarkEnd w:id="2184"/>
      <w:r w:rsidRPr="00B620DB">
        <w:t>c)   </w:t>
      </w:r>
      <w:hyperlink r:id="rId792" w:history="1">
        <w:r w:rsidRPr="00B620DB">
          <w:rPr>
            <w:rStyle w:val="Hyperlink"/>
            <w:i/>
            <w:iCs/>
            <w:color w:val="auto"/>
            <w:u w:val="none"/>
          </w:rPr>
          <w:t>buildings</w:t>
        </w:r>
      </w:hyperlink>
      <w:r w:rsidRPr="00B620DB">
        <w:t xml:space="preserve"> that are not intended to be occupied on a daily or full-time basis, including automatic telephone exchanges, pumphouses and substations.</w:t>
      </w:r>
      <w:bookmarkStart w:id="2185" w:name="a53000"/>
      <w:bookmarkStart w:id="2186" w:name="a53001"/>
      <w:bookmarkEnd w:id="2185"/>
      <w:bookmarkEnd w:id="2186"/>
    </w:p>
    <w:p w14:paraId="7A8DDFFE" w14:textId="11C1CF57" w:rsidR="00EC72E8" w:rsidRPr="00DB6007" w:rsidRDefault="00EC72E8" w:rsidP="00DB6007">
      <w:pPr>
        <w:pStyle w:val="05Sentence"/>
      </w:pPr>
      <w:bookmarkStart w:id="2187" w:name="a53003"/>
      <w:bookmarkStart w:id="2188" w:name="es006851"/>
      <w:bookmarkEnd w:id="2187"/>
      <w:bookmarkEnd w:id="2188"/>
      <w:r w:rsidRPr="00B620DB">
        <w:t xml:space="preserve">4)   Functional Statement </w:t>
      </w:r>
      <w:ins w:id="2189" w:author="Dang, Tommy OHCS:EX" w:date="2023-04-04T16:41:00Z">
        <w:r w:rsidR="00DB6007">
          <w:t>F75</w:t>
        </w:r>
      </w:ins>
      <w:r w:rsidRPr="00B620DB">
        <w:t xml:space="preserve"> </w:t>
      </w:r>
      <w:ins w:id="2190" w:author="Chase, Andy HOUS:EX" w:date="2023-07-26T12:06:00Z">
        <w:r w:rsidR="00AC55C1">
          <w:t xml:space="preserve">applies </w:t>
        </w:r>
      </w:ins>
      <w:r w:rsidRPr="00B620DB">
        <w:t>only to</w:t>
      </w:r>
      <w:ins w:id="2191" w:author="Chase, Andy HOUS:EX" w:date="2023-07-26T12:05:00Z">
        <w:r w:rsidR="00AC55C1">
          <w:t xml:space="preserve"> </w:t>
        </w:r>
        <w:r w:rsidR="00AC55C1" w:rsidRPr="00045550">
          <w:rPr>
            <w:i/>
            <w:iCs/>
          </w:rPr>
          <w:t>adaptable dwelling units</w:t>
        </w:r>
        <w:r w:rsidR="00AC55C1">
          <w:t xml:space="preserve"> in multiple unit </w:t>
        </w:r>
        <w:r w:rsidR="00AC55C1" w:rsidRPr="00045550">
          <w:rPr>
            <w:i/>
            <w:iCs/>
          </w:rPr>
          <w:t>residential occupancy</w:t>
        </w:r>
        <w:r w:rsidR="00AC55C1">
          <w:t xml:space="preserve"> </w:t>
        </w:r>
        <w:r w:rsidR="00AC55C1" w:rsidRPr="00045550">
          <w:rPr>
            <w:i/>
            <w:iCs/>
          </w:rPr>
          <w:t>buildings</w:t>
        </w:r>
        <w:r w:rsidR="00AC55C1">
          <w:t xml:space="preserve"> that contain interior corridors and exterior passageways for </w:t>
        </w:r>
        <w:r w:rsidR="00AC55C1" w:rsidRPr="00045550">
          <w:rPr>
            <w:i/>
            <w:iCs/>
          </w:rPr>
          <w:t>access</w:t>
        </w:r>
        <w:r w:rsidR="00AC55C1">
          <w:t xml:space="preserve"> to the </w:t>
        </w:r>
        <w:r w:rsidR="00AC55C1" w:rsidRPr="00045550">
          <w:rPr>
            <w:i/>
            <w:iCs/>
          </w:rPr>
          <w:t>adaptable dwelling unit</w:t>
        </w:r>
      </w:ins>
      <w:ins w:id="2192" w:author="Chase, Andy HOUS:EX" w:date="2023-07-26T12:06:00Z">
        <w:r w:rsidR="00AC55C1" w:rsidRPr="00045550">
          <w:rPr>
            <w:i/>
            <w:iCs/>
          </w:rPr>
          <w:t>s</w:t>
        </w:r>
        <w:r w:rsidR="00AC55C1">
          <w:t>.</w:t>
        </w:r>
      </w:ins>
      <w:bookmarkStart w:id="2193" w:name="a53007"/>
      <w:bookmarkStart w:id="2194" w:name="es006851a"/>
      <w:bookmarkStart w:id="2195" w:name="a53018"/>
      <w:bookmarkStart w:id="2196" w:name="a53019"/>
      <w:bookmarkStart w:id="2197" w:name="es006851b"/>
      <w:bookmarkStart w:id="2198" w:name="a53255"/>
      <w:bookmarkStart w:id="2199" w:name="a53256"/>
      <w:bookmarkStart w:id="2200" w:name="es006851c"/>
      <w:bookmarkStart w:id="2201" w:name="a53275"/>
      <w:bookmarkStart w:id="2202" w:name="a53281"/>
      <w:bookmarkStart w:id="2203" w:name="a52515"/>
      <w:bookmarkStart w:id="2204" w:name="a52259"/>
      <w:bookmarkStart w:id="2205" w:name="a52260"/>
      <w:bookmarkEnd w:id="2193"/>
      <w:bookmarkEnd w:id="2194"/>
      <w:bookmarkEnd w:id="2195"/>
      <w:bookmarkEnd w:id="2196"/>
      <w:bookmarkEnd w:id="2197"/>
      <w:bookmarkEnd w:id="2198"/>
      <w:bookmarkEnd w:id="2199"/>
      <w:bookmarkEnd w:id="2200"/>
      <w:bookmarkEnd w:id="2201"/>
      <w:bookmarkEnd w:id="2202"/>
      <w:bookmarkEnd w:id="2203"/>
      <w:bookmarkEnd w:id="2204"/>
      <w:bookmarkEnd w:id="2205"/>
    </w:p>
    <w:p w14:paraId="2FD70457" w14:textId="77777777" w:rsidR="00EC72E8" w:rsidRPr="00B620DB" w:rsidRDefault="00EC72E8" w:rsidP="00045550">
      <w:pPr>
        <w:pStyle w:val="02Section"/>
      </w:pPr>
      <w:bookmarkStart w:id="2206" w:name="a52261"/>
      <w:bookmarkStart w:id="2207" w:name="ep001034.2"/>
      <w:bookmarkEnd w:id="2206"/>
      <w:bookmarkEnd w:id="2207"/>
      <w:r w:rsidRPr="00B620DB">
        <w:t>Section  3.2.   Functional Statements</w:t>
      </w:r>
    </w:p>
    <w:p w14:paraId="66CE5B30" w14:textId="77777777" w:rsidR="00EC72E8" w:rsidRPr="00B620DB" w:rsidRDefault="00EC72E8" w:rsidP="00045550">
      <w:pPr>
        <w:pStyle w:val="03Subsection"/>
      </w:pPr>
      <w:bookmarkStart w:id="2208" w:name="a52265"/>
      <w:bookmarkStart w:id="2209" w:name="a52266"/>
      <w:bookmarkStart w:id="2210" w:name="ep001034.2.1"/>
      <w:bookmarkEnd w:id="2208"/>
      <w:bookmarkEnd w:id="2209"/>
      <w:bookmarkEnd w:id="2210"/>
      <w:r w:rsidRPr="00B620DB">
        <w:t>3.2.1. Functional Statements</w:t>
      </w:r>
      <w:bookmarkStart w:id="2211" w:name="a52268"/>
      <w:bookmarkEnd w:id="2211"/>
    </w:p>
    <w:p w14:paraId="158D3B9F" w14:textId="77777777" w:rsidR="00EC72E8" w:rsidRPr="00B620DB" w:rsidRDefault="00EC72E8" w:rsidP="00045550">
      <w:pPr>
        <w:pStyle w:val="04Article"/>
      </w:pPr>
      <w:bookmarkStart w:id="2212" w:name="a53283"/>
      <w:bookmarkStart w:id="2213" w:name="ea004149"/>
      <w:bookmarkEnd w:id="2212"/>
      <w:bookmarkEnd w:id="2213"/>
      <w:r w:rsidRPr="00B620DB">
        <w:t>3.2.1.1. Functional Statements</w:t>
      </w:r>
    </w:p>
    <w:p w14:paraId="66350DEA" w14:textId="77777777" w:rsidR="00EC72E8" w:rsidRPr="00B620DB" w:rsidRDefault="00EC72E8" w:rsidP="00EC72E8">
      <w:pPr>
        <w:pStyle w:val="05Sentence"/>
      </w:pPr>
      <w:bookmarkStart w:id="2214" w:name="a53290"/>
      <w:bookmarkStart w:id="2215" w:name="es007242"/>
      <w:bookmarkEnd w:id="2214"/>
      <w:bookmarkEnd w:id="2215"/>
      <w:r w:rsidRPr="00B620DB">
        <w:t xml:space="preserve">1)   The objectives of this Code are achieved by measures, such as those described in the acceptable solutions in Division B, that are intended to allow the </w:t>
      </w:r>
      <w:hyperlink r:id="rId793" w:history="1">
        <w:r w:rsidRPr="00B620DB">
          <w:rPr>
            <w:rStyle w:val="Hyperlink"/>
            <w:i/>
            <w:iCs/>
            <w:color w:val="auto"/>
            <w:u w:val="none"/>
          </w:rPr>
          <w:t>building</w:t>
        </w:r>
      </w:hyperlink>
      <w:r w:rsidRPr="00B620DB">
        <w:t xml:space="preserve"> or its elements to perform the following functions (see </w:t>
      </w:r>
      <w:hyperlink r:id="rId794" w:anchor="en001289" w:history="1">
        <w:r w:rsidRPr="00B620DB">
          <w:rPr>
            <w:rStyle w:val="Hyperlink"/>
            <w:color w:val="auto"/>
            <w:u w:val="none"/>
          </w:rPr>
          <w:t>Note</w:t>
        </w:r>
      </w:hyperlink>
      <w:hyperlink r:id="rId795" w:anchor="en001289" w:history="1">
        <w:r w:rsidRPr="00B620DB">
          <w:rPr>
            <w:rStyle w:val="Hyperlink"/>
            <w:color w:val="auto"/>
            <w:u w:val="none"/>
          </w:rPr>
          <w:t> </w:t>
        </w:r>
      </w:hyperlink>
      <w:hyperlink r:id="rId796" w:anchor="en001289" w:history="1">
        <w:r w:rsidRPr="00B620DB">
          <w:rPr>
            <w:rStyle w:val="Hyperlink"/>
            <w:color w:val="auto"/>
            <w:u w:val="none"/>
          </w:rPr>
          <w:t>A-3.2.1.1.(1)</w:t>
        </w:r>
      </w:hyperlink>
      <w:r w:rsidRPr="00B620DB">
        <w:t xml:space="preserve">): </w:t>
      </w:r>
    </w:p>
    <w:p w14:paraId="1C63AAF8" w14:textId="77777777" w:rsidR="00EC72E8" w:rsidRPr="00B620DB" w:rsidRDefault="00EC72E8" w:rsidP="00EC72E8">
      <w:pPr>
        <w:pStyle w:val="05Sentence"/>
      </w:pPr>
      <w:bookmarkStart w:id="2216" w:name="fs01"/>
      <w:bookmarkEnd w:id="2216"/>
      <w:r w:rsidRPr="00B620DB">
        <w:t>F01 To minimize the risk of accidental ignition.</w:t>
      </w:r>
    </w:p>
    <w:p w14:paraId="36A2A138" w14:textId="77777777" w:rsidR="00EC72E8" w:rsidRPr="00B620DB" w:rsidRDefault="00EC72E8" w:rsidP="00EC72E8">
      <w:pPr>
        <w:pStyle w:val="05Sentence"/>
      </w:pPr>
      <w:bookmarkStart w:id="2217" w:name="fs02"/>
      <w:bookmarkEnd w:id="2217"/>
      <w:r w:rsidRPr="00B620DB">
        <w:t>F02 To limit the severity and effects of fire or explosions.</w:t>
      </w:r>
    </w:p>
    <w:p w14:paraId="180FB2DE" w14:textId="77777777" w:rsidR="00EC72E8" w:rsidRPr="00B620DB" w:rsidRDefault="00EC72E8" w:rsidP="00EC72E8">
      <w:pPr>
        <w:pStyle w:val="05Sentence"/>
      </w:pPr>
      <w:bookmarkStart w:id="2218" w:name="fs03"/>
      <w:bookmarkEnd w:id="2218"/>
      <w:r w:rsidRPr="00B620DB">
        <w:t>F03 To retard the effects of fire on areas beyond its point of origin.</w:t>
      </w:r>
    </w:p>
    <w:p w14:paraId="2D4DBA1A" w14:textId="77777777" w:rsidR="00EC72E8" w:rsidRPr="00B620DB" w:rsidRDefault="00EC72E8" w:rsidP="00EC72E8">
      <w:pPr>
        <w:pStyle w:val="05Sentence"/>
      </w:pPr>
      <w:bookmarkStart w:id="2219" w:name="fs04"/>
      <w:bookmarkEnd w:id="2219"/>
      <w:r w:rsidRPr="00B620DB">
        <w:t>F04 To retard failure or collapse due to the effects of fire.</w:t>
      </w:r>
    </w:p>
    <w:p w14:paraId="19E94DEA" w14:textId="77777777" w:rsidR="00EC72E8" w:rsidRPr="00B620DB" w:rsidRDefault="00EC72E8" w:rsidP="00EC72E8">
      <w:pPr>
        <w:pStyle w:val="05Sentence"/>
      </w:pPr>
      <w:bookmarkStart w:id="2220" w:name="fs05"/>
      <w:bookmarkEnd w:id="2220"/>
      <w:r w:rsidRPr="00B620DB">
        <w:t>F05 To retard the effects of fire on emergency egress facilities.</w:t>
      </w:r>
    </w:p>
    <w:p w14:paraId="265ED503" w14:textId="77777777" w:rsidR="00EC72E8" w:rsidRPr="00B620DB" w:rsidRDefault="00EC72E8" w:rsidP="00EC72E8">
      <w:pPr>
        <w:pStyle w:val="05Sentence"/>
      </w:pPr>
      <w:bookmarkStart w:id="2221" w:name="fs06"/>
      <w:bookmarkEnd w:id="2221"/>
      <w:r w:rsidRPr="00B620DB">
        <w:t>F06 To retard the effects of fire on facilities for notification, suppression and emergency response.</w:t>
      </w:r>
    </w:p>
    <w:p w14:paraId="1F1EA71D" w14:textId="77777777" w:rsidR="00EC72E8" w:rsidRPr="00B620DB" w:rsidRDefault="00EC72E8" w:rsidP="00EC72E8">
      <w:pPr>
        <w:pStyle w:val="05Sentence"/>
      </w:pPr>
      <w:bookmarkStart w:id="2222" w:name="fs10"/>
      <w:bookmarkEnd w:id="2222"/>
      <w:r w:rsidRPr="00B620DB">
        <w:lastRenderedPageBreak/>
        <w:t>F10 To facilitate the timely movement of persons to a safe place in an emergency.</w:t>
      </w:r>
    </w:p>
    <w:p w14:paraId="75FDC0E6" w14:textId="77777777" w:rsidR="00EC72E8" w:rsidRPr="00B620DB" w:rsidRDefault="00EC72E8" w:rsidP="00EC72E8">
      <w:pPr>
        <w:pStyle w:val="05Sentence"/>
      </w:pPr>
      <w:bookmarkStart w:id="2223" w:name="fs11"/>
      <w:bookmarkEnd w:id="2223"/>
      <w:r w:rsidRPr="00B620DB">
        <w:t>F11 To notify persons, in a timely manner, of the need to take action in an emergency.</w:t>
      </w:r>
    </w:p>
    <w:p w14:paraId="22DE2EB1" w14:textId="77777777" w:rsidR="00EC72E8" w:rsidRPr="00B620DB" w:rsidRDefault="00EC72E8" w:rsidP="00EC72E8">
      <w:pPr>
        <w:pStyle w:val="05Sentence"/>
      </w:pPr>
      <w:bookmarkStart w:id="2224" w:name="fs12"/>
      <w:bookmarkEnd w:id="2224"/>
      <w:r w:rsidRPr="00B620DB">
        <w:t>F12 To facilitate emergency response.</w:t>
      </w:r>
    </w:p>
    <w:p w14:paraId="40B20EF2" w14:textId="77777777" w:rsidR="00EC72E8" w:rsidRPr="00B620DB" w:rsidRDefault="00EC72E8" w:rsidP="00EC72E8">
      <w:pPr>
        <w:pStyle w:val="05Sentence"/>
      </w:pPr>
      <w:bookmarkStart w:id="2225" w:name="fs13"/>
      <w:bookmarkEnd w:id="2225"/>
      <w:r w:rsidRPr="00B620DB">
        <w:t>F13 To notify emergency responders, in a timely manner, of the need to take action in an emergency.</w:t>
      </w:r>
    </w:p>
    <w:p w14:paraId="09F4412B" w14:textId="77777777" w:rsidR="00EC72E8" w:rsidRPr="00B620DB" w:rsidRDefault="00EC72E8" w:rsidP="00EC72E8">
      <w:pPr>
        <w:pStyle w:val="05Sentence"/>
      </w:pPr>
      <w:bookmarkStart w:id="2226" w:name="fs20"/>
      <w:bookmarkEnd w:id="2226"/>
      <w:r w:rsidRPr="00B620DB">
        <w:t>F20 To support and withstand expected loads and forces.</w:t>
      </w:r>
    </w:p>
    <w:p w14:paraId="7A74CDA2" w14:textId="77777777" w:rsidR="00EC72E8" w:rsidRPr="00B620DB" w:rsidRDefault="00EC72E8" w:rsidP="00EC72E8">
      <w:pPr>
        <w:pStyle w:val="05Sentence"/>
      </w:pPr>
      <w:bookmarkStart w:id="2227" w:name="fs21"/>
      <w:bookmarkEnd w:id="2227"/>
      <w:r w:rsidRPr="00B620DB">
        <w:t>F21 To limit or accommodate dimensional change.</w:t>
      </w:r>
    </w:p>
    <w:p w14:paraId="6E01B6D6" w14:textId="77777777" w:rsidR="00EC72E8" w:rsidRPr="00B620DB" w:rsidRDefault="00EC72E8" w:rsidP="00EC72E8">
      <w:pPr>
        <w:pStyle w:val="05Sentence"/>
      </w:pPr>
      <w:bookmarkStart w:id="2228" w:name="fs22"/>
      <w:bookmarkEnd w:id="2228"/>
      <w:r w:rsidRPr="00B620DB">
        <w:t>F22 To limit movement under expected loads and forces.</w:t>
      </w:r>
    </w:p>
    <w:p w14:paraId="52D01AAA" w14:textId="77777777" w:rsidR="00EC72E8" w:rsidRPr="00B620DB" w:rsidRDefault="00EC72E8" w:rsidP="00EC72E8">
      <w:pPr>
        <w:pStyle w:val="05Sentence"/>
      </w:pPr>
      <w:bookmarkStart w:id="2229" w:name="fs23"/>
      <w:bookmarkEnd w:id="2229"/>
      <w:r w:rsidRPr="00B620DB">
        <w:t>F23 To maintain equipment in place during structural movement.</w:t>
      </w:r>
    </w:p>
    <w:p w14:paraId="149BCD64" w14:textId="77777777" w:rsidR="00EC72E8" w:rsidRPr="00B620DB" w:rsidRDefault="00EC72E8" w:rsidP="00EC72E8">
      <w:pPr>
        <w:pStyle w:val="05Sentence"/>
      </w:pPr>
      <w:bookmarkStart w:id="2230" w:name="fs30"/>
      <w:bookmarkEnd w:id="2230"/>
      <w:r w:rsidRPr="00B620DB">
        <w:t>F30 To minimize the risk of injury to persons as a result of tripping, slipping, falling, contact, drowning or collision.</w:t>
      </w:r>
    </w:p>
    <w:p w14:paraId="382342CE" w14:textId="77777777" w:rsidR="00EC72E8" w:rsidRPr="00B620DB" w:rsidRDefault="00EC72E8" w:rsidP="00EC72E8">
      <w:pPr>
        <w:pStyle w:val="05Sentence"/>
      </w:pPr>
      <w:bookmarkStart w:id="2231" w:name="fs31"/>
      <w:bookmarkEnd w:id="2231"/>
      <w:r w:rsidRPr="00B620DB">
        <w:t>F31 To minimize the risk of injury to persons as a result of contact with hot surfaces or substances.</w:t>
      </w:r>
    </w:p>
    <w:p w14:paraId="3BC6ABA2" w14:textId="77777777" w:rsidR="00EC72E8" w:rsidRPr="00B620DB" w:rsidRDefault="00EC72E8" w:rsidP="00EC72E8">
      <w:pPr>
        <w:pStyle w:val="05Sentence"/>
      </w:pPr>
      <w:bookmarkStart w:id="2232" w:name="fs32"/>
      <w:bookmarkEnd w:id="2232"/>
      <w:r w:rsidRPr="00B620DB">
        <w:t>F32 To minimize the risk of injury to persons as a result of contact with energized equipment.</w:t>
      </w:r>
    </w:p>
    <w:p w14:paraId="4FB334AD" w14:textId="77777777" w:rsidR="00EC72E8" w:rsidRPr="00B620DB" w:rsidRDefault="00EC72E8" w:rsidP="00EC72E8">
      <w:pPr>
        <w:pStyle w:val="05Sentence"/>
      </w:pPr>
      <w:bookmarkStart w:id="2233" w:name="fs33"/>
      <w:bookmarkEnd w:id="2233"/>
      <w:r w:rsidRPr="00B620DB">
        <w:t>F33 To limit the level of sound of a fire alarm system.</w:t>
      </w:r>
    </w:p>
    <w:p w14:paraId="28F8ADFC" w14:textId="77777777" w:rsidR="00EC72E8" w:rsidRPr="00B620DB" w:rsidRDefault="00EC72E8" w:rsidP="00EC72E8">
      <w:pPr>
        <w:pStyle w:val="05Sentence"/>
      </w:pPr>
      <w:bookmarkStart w:id="2234" w:name="fs34"/>
      <w:bookmarkEnd w:id="2234"/>
      <w:r w:rsidRPr="00B620DB">
        <w:t>F34 To resist or discourage unwanted access or entry.</w:t>
      </w:r>
    </w:p>
    <w:p w14:paraId="67376DEB" w14:textId="77777777" w:rsidR="00EC72E8" w:rsidRPr="00B620DB" w:rsidRDefault="00EC72E8" w:rsidP="00EC72E8">
      <w:pPr>
        <w:pStyle w:val="05Sentence"/>
      </w:pPr>
      <w:bookmarkStart w:id="2235" w:name="fs35"/>
      <w:bookmarkEnd w:id="2235"/>
      <w:r w:rsidRPr="00B620DB">
        <w:t>F35 To facilitate the identification of potential intruders.</w:t>
      </w:r>
    </w:p>
    <w:p w14:paraId="5480B440" w14:textId="77777777" w:rsidR="00EC72E8" w:rsidRPr="00B620DB" w:rsidRDefault="00EC72E8" w:rsidP="00EC72E8">
      <w:pPr>
        <w:pStyle w:val="05Sentence"/>
      </w:pPr>
      <w:bookmarkStart w:id="2236" w:name="fs36"/>
      <w:bookmarkEnd w:id="2236"/>
      <w:r w:rsidRPr="00B620DB">
        <w:t>F36 To minimize the risk that persons will be trapped in confined spaces.</w:t>
      </w:r>
    </w:p>
    <w:p w14:paraId="688FD9F5" w14:textId="77777777" w:rsidR="00EC72E8" w:rsidRPr="00B620DB" w:rsidRDefault="00EC72E8" w:rsidP="00EC72E8">
      <w:pPr>
        <w:pStyle w:val="05Sentence"/>
      </w:pPr>
      <w:bookmarkStart w:id="2237" w:name="fs40"/>
      <w:bookmarkEnd w:id="2237"/>
      <w:r w:rsidRPr="00B620DB">
        <w:t>F40 To limit the level of contaminants.</w:t>
      </w:r>
    </w:p>
    <w:p w14:paraId="71A97C9E" w14:textId="77777777" w:rsidR="00EC72E8" w:rsidRPr="00B620DB" w:rsidRDefault="00EC72E8" w:rsidP="00EC72E8">
      <w:pPr>
        <w:pStyle w:val="05Sentence"/>
      </w:pPr>
      <w:bookmarkStart w:id="2238" w:name="fs41"/>
      <w:bookmarkEnd w:id="2238"/>
      <w:r w:rsidRPr="00B620DB">
        <w:t>F41 To minimize the risk of generation of contaminants.</w:t>
      </w:r>
    </w:p>
    <w:p w14:paraId="0E1EB9D4" w14:textId="77777777" w:rsidR="00EC72E8" w:rsidRPr="00B620DB" w:rsidRDefault="00EC72E8" w:rsidP="00EC72E8">
      <w:pPr>
        <w:pStyle w:val="05Sentence"/>
      </w:pPr>
      <w:bookmarkStart w:id="2239" w:name="fs42"/>
      <w:bookmarkEnd w:id="2239"/>
      <w:r w:rsidRPr="00B620DB">
        <w:t>F42 To resist the entry of vermin and insects.</w:t>
      </w:r>
    </w:p>
    <w:p w14:paraId="4BCBBA61" w14:textId="77777777" w:rsidR="00EC72E8" w:rsidRPr="00B620DB" w:rsidRDefault="00EC72E8" w:rsidP="00EC72E8">
      <w:pPr>
        <w:pStyle w:val="05Sentence"/>
      </w:pPr>
      <w:bookmarkStart w:id="2240" w:name="fs43"/>
      <w:bookmarkEnd w:id="2240"/>
      <w:r w:rsidRPr="00B620DB">
        <w:t>F43 To minimize the risk of release of hazardous substances.</w:t>
      </w:r>
    </w:p>
    <w:p w14:paraId="61B9F633" w14:textId="77777777" w:rsidR="00EC72E8" w:rsidRPr="00B620DB" w:rsidRDefault="00EC72E8" w:rsidP="00EC72E8">
      <w:pPr>
        <w:pStyle w:val="05Sentence"/>
      </w:pPr>
      <w:bookmarkStart w:id="2241" w:name="fs44"/>
      <w:bookmarkEnd w:id="2241"/>
      <w:r w:rsidRPr="00B620DB">
        <w:t>F44 To limit the spread of hazardous substances beyond their point of release.</w:t>
      </w:r>
    </w:p>
    <w:p w14:paraId="3626F000" w14:textId="77777777" w:rsidR="00EC72E8" w:rsidRPr="00B620DB" w:rsidRDefault="00EC72E8" w:rsidP="00EC72E8">
      <w:pPr>
        <w:pStyle w:val="05Sentence"/>
      </w:pPr>
      <w:bookmarkStart w:id="2242" w:name="fs46"/>
      <w:bookmarkEnd w:id="2242"/>
      <w:r w:rsidRPr="00B620DB">
        <w:t>F46 To minimize the risk of contamination of potable water.</w:t>
      </w:r>
    </w:p>
    <w:p w14:paraId="0ED1F1F1" w14:textId="77777777" w:rsidR="00EC72E8" w:rsidRPr="00B620DB" w:rsidRDefault="00EC72E8" w:rsidP="00EC72E8">
      <w:pPr>
        <w:pStyle w:val="05Sentence"/>
      </w:pPr>
      <w:bookmarkStart w:id="2243" w:name="fs50"/>
      <w:bookmarkEnd w:id="2243"/>
      <w:r w:rsidRPr="00B620DB">
        <w:t>F50 To provide air suitable for breathing.</w:t>
      </w:r>
    </w:p>
    <w:p w14:paraId="273B5809" w14:textId="77777777" w:rsidR="00EC72E8" w:rsidRPr="00B620DB" w:rsidRDefault="00EC72E8" w:rsidP="00EC72E8">
      <w:pPr>
        <w:pStyle w:val="05Sentence"/>
      </w:pPr>
      <w:bookmarkStart w:id="2244" w:name="fs51"/>
      <w:bookmarkEnd w:id="2244"/>
      <w:r w:rsidRPr="00B620DB">
        <w:t>F51 To maintain appropriate air and surface temperatures.</w:t>
      </w:r>
    </w:p>
    <w:p w14:paraId="2AAD0E90" w14:textId="77777777" w:rsidR="00EC72E8" w:rsidRPr="00B620DB" w:rsidRDefault="00EC72E8" w:rsidP="00EC72E8">
      <w:pPr>
        <w:pStyle w:val="05Sentence"/>
      </w:pPr>
      <w:bookmarkStart w:id="2245" w:name="fs52"/>
      <w:bookmarkEnd w:id="2245"/>
      <w:r w:rsidRPr="00B620DB">
        <w:t>F52 To maintain appropriate relative humidity.</w:t>
      </w:r>
    </w:p>
    <w:p w14:paraId="4C14741E" w14:textId="77777777" w:rsidR="00EC72E8" w:rsidRPr="00B620DB" w:rsidRDefault="00EC72E8" w:rsidP="00EC72E8">
      <w:pPr>
        <w:pStyle w:val="05Sentence"/>
      </w:pPr>
      <w:bookmarkStart w:id="2246" w:name="fs53"/>
      <w:bookmarkEnd w:id="2246"/>
      <w:r w:rsidRPr="00B620DB">
        <w:t>F53 To maintain appropriate indoor/outdoor air pressure differences.</w:t>
      </w:r>
    </w:p>
    <w:p w14:paraId="47B77984" w14:textId="77777777" w:rsidR="00EC72E8" w:rsidRPr="00B620DB" w:rsidRDefault="00EC72E8" w:rsidP="00EC72E8">
      <w:pPr>
        <w:pStyle w:val="05Sentence"/>
      </w:pPr>
      <w:bookmarkStart w:id="2247" w:name="fs54"/>
      <w:bookmarkEnd w:id="2247"/>
      <w:r w:rsidRPr="00B620DB">
        <w:t>F54 To limit drafts.</w:t>
      </w:r>
    </w:p>
    <w:p w14:paraId="64BD95E4" w14:textId="77777777" w:rsidR="00EC72E8" w:rsidRPr="00B620DB" w:rsidRDefault="00EC72E8" w:rsidP="00EC72E8">
      <w:pPr>
        <w:pStyle w:val="05Sentence"/>
      </w:pPr>
      <w:bookmarkStart w:id="2248" w:name="fs55"/>
      <w:bookmarkEnd w:id="2248"/>
      <w:r w:rsidRPr="00B620DB">
        <w:t>F55 To resist the transfer of air through environmental separators.</w:t>
      </w:r>
    </w:p>
    <w:p w14:paraId="582C3CF8" w14:textId="77777777" w:rsidR="00EC72E8" w:rsidRPr="00B620DB" w:rsidRDefault="00EC72E8" w:rsidP="00EC72E8">
      <w:pPr>
        <w:pStyle w:val="05Sentence"/>
      </w:pPr>
      <w:bookmarkStart w:id="2249" w:name="fs56"/>
      <w:bookmarkEnd w:id="2249"/>
      <w:r w:rsidRPr="00B620DB">
        <w:t xml:space="preserve">F56 To limit the transmission of airborne sound into a </w:t>
      </w:r>
      <w:hyperlink r:id="rId797" w:history="1">
        <w:r w:rsidRPr="00B620DB">
          <w:rPr>
            <w:rStyle w:val="Hyperlink"/>
            <w:i/>
            <w:iCs/>
            <w:color w:val="auto"/>
            <w:u w:val="none"/>
          </w:rPr>
          <w:t>dwelling unit</w:t>
        </w:r>
      </w:hyperlink>
      <w:r w:rsidRPr="00B620DB">
        <w:t xml:space="preserve"> from spaces elsewhere in the </w:t>
      </w:r>
      <w:hyperlink r:id="rId798" w:history="1">
        <w:r w:rsidRPr="00B620DB">
          <w:rPr>
            <w:rStyle w:val="Hyperlink"/>
            <w:i/>
            <w:iCs/>
            <w:color w:val="auto"/>
            <w:u w:val="none"/>
          </w:rPr>
          <w:t>building</w:t>
        </w:r>
      </w:hyperlink>
      <w:r w:rsidRPr="00B620DB">
        <w:t xml:space="preserve"> (see </w:t>
      </w:r>
      <w:hyperlink r:id="rId799" w:anchor="es007240" w:history="1">
        <w:r w:rsidRPr="00B620DB">
          <w:rPr>
            <w:rStyle w:val="Hyperlink"/>
            <w:color w:val="auto"/>
            <w:u w:val="none"/>
          </w:rPr>
          <w:t>Sentence</w:t>
        </w:r>
      </w:hyperlink>
      <w:hyperlink r:id="rId800" w:anchor="es007240" w:history="1">
        <w:r w:rsidRPr="00B620DB">
          <w:rPr>
            <w:rStyle w:val="Hyperlink"/>
            <w:color w:val="auto"/>
            <w:u w:val="none"/>
          </w:rPr>
          <w:t> </w:t>
        </w:r>
      </w:hyperlink>
      <w:hyperlink r:id="rId801" w:anchor="es007240" w:history="1">
        <w:r w:rsidRPr="00B620DB">
          <w:rPr>
            <w:rStyle w:val="Hyperlink"/>
            <w:color w:val="auto"/>
            <w:u w:val="none"/>
          </w:rPr>
          <w:t>3.1.1.2.(2)</w:t>
        </w:r>
      </w:hyperlink>
      <w:r w:rsidRPr="00B620DB">
        <w:t xml:space="preserve"> for application limitation).</w:t>
      </w:r>
    </w:p>
    <w:p w14:paraId="342BDA93" w14:textId="77777777" w:rsidR="00EC72E8" w:rsidRPr="00B620DB" w:rsidRDefault="00EC72E8" w:rsidP="00EC72E8">
      <w:pPr>
        <w:pStyle w:val="05Sentence"/>
      </w:pPr>
      <w:bookmarkStart w:id="2250" w:name="fs60"/>
      <w:bookmarkEnd w:id="2250"/>
      <w:r w:rsidRPr="00B620DB">
        <w:t>F60 To control the accumulation and pressure of water on and in the ground.</w:t>
      </w:r>
    </w:p>
    <w:p w14:paraId="116D0323" w14:textId="77777777" w:rsidR="00EC72E8" w:rsidRPr="00B620DB" w:rsidRDefault="00EC72E8" w:rsidP="00EC72E8">
      <w:pPr>
        <w:pStyle w:val="05Sentence"/>
      </w:pPr>
      <w:bookmarkStart w:id="2251" w:name="fs61"/>
      <w:bookmarkEnd w:id="2251"/>
      <w:r w:rsidRPr="00B620DB">
        <w:t>F61 To resist the ingress of precipitation, water or moisture from the exterior or from the ground.</w:t>
      </w:r>
    </w:p>
    <w:p w14:paraId="1E1DFF01" w14:textId="77777777" w:rsidR="00EC72E8" w:rsidRPr="00B620DB" w:rsidRDefault="00EC72E8" w:rsidP="00EC72E8">
      <w:pPr>
        <w:pStyle w:val="05Sentence"/>
      </w:pPr>
      <w:bookmarkStart w:id="2252" w:name="fs62"/>
      <w:bookmarkEnd w:id="2252"/>
      <w:r w:rsidRPr="00B620DB">
        <w:t xml:space="preserve">F62 To facilitate the dissipation of water and moisture from the </w:t>
      </w:r>
      <w:hyperlink r:id="rId802" w:history="1">
        <w:r w:rsidRPr="00B620DB">
          <w:rPr>
            <w:rStyle w:val="Hyperlink"/>
            <w:i/>
            <w:iCs/>
            <w:color w:val="auto"/>
            <w:u w:val="none"/>
          </w:rPr>
          <w:t>building</w:t>
        </w:r>
      </w:hyperlink>
      <w:r w:rsidRPr="00B620DB">
        <w:t>.</w:t>
      </w:r>
    </w:p>
    <w:p w14:paraId="7FCC800F" w14:textId="77777777" w:rsidR="00EC72E8" w:rsidRPr="00B620DB" w:rsidRDefault="00EC72E8" w:rsidP="00EC72E8">
      <w:pPr>
        <w:pStyle w:val="05Sentence"/>
      </w:pPr>
      <w:bookmarkStart w:id="2253" w:name="fs63"/>
      <w:bookmarkEnd w:id="2253"/>
      <w:r w:rsidRPr="00B620DB">
        <w:lastRenderedPageBreak/>
        <w:t>F63 To limit moisture condensation.</w:t>
      </w:r>
    </w:p>
    <w:p w14:paraId="6359B037" w14:textId="77777777" w:rsidR="00EC72E8" w:rsidRPr="00B620DB" w:rsidRDefault="00EC72E8" w:rsidP="00EC72E8">
      <w:pPr>
        <w:pStyle w:val="05Sentence"/>
      </w:pPr>
      <w:bookmarkStart w:id="2254" w:name="fs70"/>
      <w:bookmarkEnd w:id="2254"/>
      <w:r w:rsidRPr="00B620DB">
        <w:t>F70 To provide potable water.</w:t>
      </w:r>
    </w:p>
    <w:p w14:paraId="02CA160F" w14:textId="77777777" w:rsidR="00EC72E8" w:rsidRPr="00B620DB" w:rsidRDefault="00EC72E8" w:rsidP="00EC72E8">
      <w:pPr>
        <w:pStyle w:val="05Sentence"/>
      </w:pPr>
      <w:bookmarkStart w:id="2255" w:name="fs71"/>
      <w:bookmarkEnd w:id="2255"/>
      <w:r w:rsidRPr="00B620DB">
        <w:t>F71 To provide facilities for personal hygiene.</w:t>
      </w:r>
    </w:p>
    <w:p w14:paraId="1DBCFC64" w14:textId="77777777" w:rsidR="00EC72E8" w:rsidRPr="00B620DB" w:rsidRDefault="00EC72E8" w:rsidP="00EC72E8">
      <w:pPr>
        <w:pStyle w:val="05Sentence"/>
      </w:pPr>
      <w:bookmarkStart w:id="2256" w:name="fs72"/>
      <w:bookmarkEnd w:id="2256"/>
      <w:r w:rsidRPr="00B620DB">
        <w:t>F72 To provide facilities for the sanitary disposal of human and domestic wastes.</w:t>
      </w:r>
    </w:p>
    <w:p w14:paraId="762B51FB" w14:textId="27403494" w:rsidR="00EC72E8" w:rsidRPr="00B620DB" w:rsidRDefault="00EC72E8" w:rsidP="00EC72E8">
      <w:pPr>
        <w:pStyle w:val="05Sentence"/>
      </w:pPr>
      <w:bookmarkStart w:id="2257" w:name="fs73"/>
      <w:bookmarkEnd w:id="2257"/>
      <w:r w:rsidRPr="00B620DB">
        <w:t xml:space="preserve">F73 To facilitate </w:t>
      </w:r>
      <w:r w:rsidRPr="00045550">
        <w:rPr>
          <w:i/>
          <w:iCs/>
        </w:rPr>
        <w:t>access</w:t>
      </w:r>
      <w:r w:rsidRPr="00B620DB">
        <w:t xml:space="preserve"> to and circulation in the </w:t>
      </w:r>
      <w:hyperlink r:id="rId803" w:history="1">
        <w:r w:rsidRPr="00B620DB">
          <w:rPr>
            <w:rStyle w:val="Hyperlink"/>
            <w:i/>
            <w:iCs/>
            <w:color w:val="auto"/>
            <w:u w:val="none"/>
          </w:rPr>
          <w:t>building</w:t>
        </w:r>
      </w:hyperlink>
      <w:r w:rsidRPr="00B620DB">
        <w:t xml:space="preserve"> and its facilities by </w:t>
      </w:r>
      <w:r w:rsidRPr="00045550">
        <w:rPr>
          <w:i/>
          <w:iCs/>
        </w:rPr>
        <w:t xml:space="preserve">persons with </w:t>
      </w:r>
      <w:ins w:id="2258" w:author="Chase, Andy HOUS:EX" w:date="2023-07-26T12:10:00Z">
        <w:r w:rsidR="00077180">
          <w:rPr>
            <w:i/>
            <w:iCs/>
          </w:rPr>
          <w:t>disabilities</w:t>
        </w:r>
      </w:ins>
      <w:r w:rsidRPr="00B620DB">
        <w:t xml:space="preserve"> (see </w:t>
      </w:r>
      <w:hyperlink r:id="rId804" w:anchor="es007241" w:history="1">
        <w:r w:rsidRPr="00B620DB">
          <w:rPr>
            <w:rStyle w:val="Hyperlink"/>
            <w:color w:val="auto"/>
            <w:u w:val="none"/>
          </w:rPr>
          <w:t>Sentence</w:t>
        </w:r>
      </w:hyperlink>
      <w:hyperlink r:id="rId805" w:anchor="es007241" w:history="1">
        <w:r w:rsidRPr="00B620DB">
          <w:rPr>
            <w:rStyle w:val="Hyperlink"/>
            <w:color w:val="auto"/>
            <w:u w:val="none"/>
          </w:rPr>
          <w:t> </w:t>
        </w:r>
      </w:hyperlink>
      <w:hyperlink r:id="rId806" w:anchor="es007241" w:history="1">
        <w:r w:rsidRPr="00B620DB">
          <w:rPr>
            <w:rStyle w:val="Hyperlink"/>
            <w:color w:val="auto"/>
            <w:u w:val="none"/>
          </w:rPr>
          <w:t>3.1.1.2.(3)</w:t>
        </w:r>
      </w:hyperlink>
      <w:r w:rsidRPr="00B620DB">
        <w:t xml:space="preserve"> for application limitation).</w:t>
      </w:r>
    </w:p>
    <w:p w14:paraId="76F5103A" w14:textId="6F3D3F4E" w:rsidR="00EC72E8" w:rsidRDefault="00EC72E8" w:rsidP="00EC72E8">
      <w:pPr>
        <w:pStyle w:val="05Sentence"/>
        <w:rPr>
          <w:ins w:id="2259" w:author="Dang, Tommy OHCS:EX" w:date="2023-04-04T16:50:00Z"/>
        </w:rPr>
      </w:pPr>
      <w:bookmarkStart w:id="2260" w:name="fs74"/>
      <w:bookmarkEnd w:id="2260"/>
      <w:r w:rsidRPr="00B620DB">
        <w:t xml:space="preserve">F74 To facilitate the use of the </w:t>
      </w:r>
      <w:hyperlink r:id="rId807" w:history="1">
        <w:r w:rsidRPr="00B620DB">
          <w:rPr>
            <w:rStyle w:val="Hyperlink"/>
            <w:i/>
            <w:iCs/>
            <w:color w:val="auto"/>
            <w:u w:val="none"/>
          </w:rPr>
          <w:t>building</w:t>
        </w:r>
      </w:hyperlink>
      <w:r w:rsidRPr="00B620DB">
        <w:t xml:space="preserve">'s facilities by </w:t>
      </w:r>
      <w:r w:rsidRPr="00045550">
        <w:rPr>
          <w:i/>
          <w:iCs/>
        </w:rPr>
        <w:t xml:space="preserve">persons with </w:t>
      </w:r>
      <w:ins w:id="2261" w:author="Dang, Tommy OHCS:EX" w:date="2023-04-04T16:50:00Z">
        <w:r w:rsidR="00560B3F" w:rsidRPr="00045550">
          <w:rPr>
            <w:i/>
            <w:iCs/>
          </w:rPr>
          <w:t>disabilities</w:t>
        </w:r>
      </w:ins>
      <w:r w:rsidRPr="00B620DB">
        <w:t xml:space="preserve"> (see </w:t>
      </w:r>
      <w:hyperlink r:id="rId808" w:anchor="es007241" w:history="1">
        <w:r w:rsidRPr="00B620DB">
          <w:rPr>
            <w:rStyle w:val="Hyperlink"/>
            <w:color w:val="auto"/>
            <w:u w:val="none"/>
          </w:rPr>
          <w:t>Sentence</w:t>
        </w:r>
      </w:hyperlink>
      <w:hyperlink r:id="rId809" w:anchor="es007241" w:history="1">
        <w:r w:rsidRPr="00B620DB">
          <w:rPr>
            <w:rStyle w:val="Hyperlink"/>
            <w:color w:val="auto"/>
            <w:u w:val="none"/>
          </w:rPr>
          <w:t> </w:t>
        </w:r>
      </w:hyperlink>
      <w:hyperlink r:id="rId810" w:anchor="es007241" w:history="1">
        <w:r w:rsidRPr="00B620DB">
          <w:rPr>
            <w:rStyle w:val="Hyperlink"/>
            <w:color w:val="auto"/>
            <w:u w:val="none"/>
          </w:rPr>
          <w:t>3.1.1.2.(3)</w:t>
        </w:r>
      </w:hyperlink>
      <w:r w:rsidRPr="00B620DB">
        <w:t xml:space="preserve"> for application limitation).</w:t>
      </w:r>
    </w:p>
    <w:p w14:paraId="65213D95" w14:textId="2C4C0A8F" w:rsidR="00560B3F" w:rsidRPr="00560B3F" w:rsidRDefault="00560B3F" w:rsidP="00EC72E8">
      <w:pPr>
        <w:pStyle w:val="05Sentence"/>
      </w:pPr>
      <w:ins w:id="2262" w:author="Dang, Tommy OHCS:EX" w:date="2023-04-04T16:50:00Z">
        <w:r>
          <w:t>F75 To minimize obstacles</w:t>
        </w:r>
      </w:ins>
      <w:ins w:id="2263" w:author="Dang, Tommy OHCS:EX" w:date="2023-04-04T16:51:00Z">
        <w:r>
          <w:t xml:space="preserve"> for future modification to provide </w:t>
        </w:r>
        <w:r>
          <w:rPr>
            <w:i/>
            <w:iCs/>
          </w:rPr>
          <w:t>access</w:t>
        </w:r>
        <w:r>
          <w:t xml:space="preserve"> (see Sentence 3.1.1.2.(4) for application limitation). </w:t>
        </w:r>
      </w:ins>
    </w:p>
    <w:p w14:paraId="327C7FA0" w14:textId="77777777" w:rsidR="00EC72E8" w:rsidRPr="00B620DB" w:rsidRDefault="00EC72E8" w:rsidP="00EC72E8">
      <w:pPr>
        <w:pStyle w:val="05Sentence"/>
      </w:pPr>
      <w:bookmarkStart w:id="2264" w:name="fs80"/>
      <w:bookmarkEnd w:id="2264"/>
      <w:r w:rsidRPr="00B620DB">
        <w:t>F80 To resist deterioration resulting from expected service conditions.</w:t>
      </w:r>
    </w:p>
    <w:p w14:paraId="6D38EF05" w14:textId="77777777" w:rsidR="00EC72E8" w:rsidRPr="00B620DB" w:rsidRDefault="00EC72E8" w:rsidP="00EC72E8">
      <w:pPr>
        <w:pStyle w:val="05Sentence"/>
      </w:pPr>
      <w:bookmarkStart w:id="2265" w:name="fs81"/>
      <w:bookmarkEnd w:id="2265"/>
      <w:r w:rsidRPr="00B620DB">
        <w:t>F81 To minimize the risk of malfunction, interference, damage, tampering, lack of use or misuse.</w:t>
      </w:r>
    </w:p>
    <w:p w14:paraId="3C36811D" w14:textId="77777777" w:rsidR="00EC72E8" w:rsidRPr="00B620DB" w:rsidRDefault="00EC72E8" w:rsidP="00EC72E8">
      <w:pPr>
        <w:pStyle w:val="05Sentence"/>
      </w:pPr>
      <w:bookmarkStart w:id="2266" w:name="fs82"/>
      <w:bookmarkEnd w:id="2266"/>
      <w:r w:rsidRPr="00B620DB">
        <w:t>F82 To minimize the risk of inadequate performance due to improper maintenance or lack of maintenance.</w:t>
      </w:r>
    </w:p>
    <w:p w14:paraId="1203F766" w14:textId="77777777" w:rsidR="00EC72E8" w:rsidRPr="00B620DB" w:rsidRDefault="00EC72E8" w:rsidP="00EC72E8">
      <w:pPr>
        <w:pStyle w:val="05Sentence"/>
      </w:pPr>
      <w:bookmarkStart w:id="2267" w:name="fs90"/>
      <w:bookmarkEnd w:id="2267"/>
      <w:r w:rsidRPr="00B620DB">
        <w:t xml:space="preserve">F90 To limit the amount of uncontrolled air leakage through the </w:t>
      </w:r>
      <w:hyperlink r:id="rId811" w:history="1">
        <w:r w:rsidRPr="00B620DB">
          <w:rPr>
            <w:rStyle w:val="Hyperlink"/>
            <w:i/>
            <w:iCs/>
            <w:color w:val="auto"/>
            <w:u w:val="none"/>
          </w:rPr>
          <w:t>building</w:t>
        </w:r>
      </w:hyperlink>
      <w:r w:rsidRPr="00B620DB">
        <w:t xml:space="preserve"> envelope.</w:t>
      </w:r>
    </w:p>
    <w:p w14:paraId="3D36D0EE" w14:textId="77777777" w:rsidR="00EC72E8" w:rsidRPr="00B620DB" w:rsidRDefault="00EC72E8" w:rsidP="00EC72E8">
      <w:pPr>
        <w:pStyle w:val="05Sentence"/>
      </w:pPr>
      <w:bookmarkStart w:id="2268" w:name="fs91"/>
      <w:bookmarkEnd w:id="2268"/>
      <w:r w:rsidRPr="00B620DB">
        <w:t>F91 To limit the amount of uncontrolled air leakage through system components.</w:t>
      </w:r>
    </w:p>
    <w:p w14:paraId="7AFA223C" w14:textId="77777777" w:rsidR="00EC72E8" w:rsidRPr="00B620DB" w:rsidRDefault="00EC72E8" w:rsidP="00EC72E8">
      <w:pPr>
        <w:pStyle w:val="05Sentence"/>
      </w:pPr>
      <w:bookmarkStart w:id="2269" w:name="fs92"/>
      <w:bookmarkEnd w:id="2269"/>
      <w:r w:rsidRPr="00B620DB">
        <w:t xml:space="preserve">F92 To limit the amount of uncontrolled thermal transfer through the </w:t>
      </w:r>
      <w:hyperlink r:id="rId812" w:history="1">
        <w:r w:rsidRPr="00B620DB">
          <w:rPr>
            <w:rStyle w:val="Hyperlink"/>
            <w:i/>
            <w:iCs/>
            <w:color w:val="auto"/>
            <w:u w:val="none"/>
          </w:rPr>
          <w:t>building</w:t>
        </w:r>
      </w:hyperlink>
      <w:r w:rsidRPr="00B620DB">
        <w:t xml:space="preserve"> envelope.</w:t>
      </w:r>
    </w:p>
    <w:p w14:paraId="69004796" w14:textId="77777777" w:rsidR="00EC72E8" w:rsidRPr="00B620DB" w:rsidRDefault="00EC72E8" w:rsidP="00EC72E8">
      <w:pPr>
        <w:pStyle w:val="05Sentence"/>
      </w:pPr>
      <w:bookmarkStart w:id="2270" w:name="fs93"/>
      <w:bookmarkEnd w:id="2270"/>
      <w:r w:rsidRPr="00B620DB">
        <w:t>F93 To limit the amount of uncontrolled thermal transfer through system components.</w:t>
      </w:r>
    </w:p>
    <w:p w14:paraId="4AC745FE" w14:textId="77777777" w:rsidR="00EC72E8" w:rsidRPr="00B620DB" w:rsidRDefault="00EC72E8" w:rsidP="00EC72E8">
      <w:pPr>
        <w:pStyle w:val="05Sentence"/>
      </w:pPr>
      <w:bookmarkStart w:id="2271" w:name="fs95"/>
      <w:bookmarkEnd w:id="2271"/>
      <w:r w:rsidRPr="00B620DB">
        <w:t>F95 To limit the unnecessary demand and/or consumption of energy for heating and cooling.</w:t>
      </w:r>
    </w:p>
    <w:p w14:paraId="59D50ED1" w14:textId="77777777" w:rsidR="00EC72E8" w:rsidRPr="00B620DB" w:rsidRDefault="00EC72E8" w:rsidP="00EC72E8">
      <w:pPr>
        <w:pStyle w:val="05Sentence"/>
      </w:pPr>
      <w:bookmarkStart w:id="2272" w:name="fs96"/>
      <w:bookmarkEnd w:id="2272"/>
      <w:r w:rsidRPr="00B620DB">
        <w:t>F96 To limit the unnecessary demand and/or consumption of energy for service water heating.</w:t>
      </w:r>
    </w:p>
    <w:p w14:paraId="5DA65731" w14:textId="77777777" w:rsidR="00EC72E8" w:rsidRPr="00B620DB" w:rsidRDefault="00EC72E8" w:rsidP="00EC72E8">
      <w:pPr>
        <w:pStyle w:val="05Sentence"/>
      </w:pPr>
      <w:bookmarkStart w:id="2273" w:name="fs98"/>
      <w:bookmarkEnd w:id="2273"/>
      <w:r w:rsidRPr="00B620DB">
        <w:t>F98 To limit the inefficiency of equipment.</w:t>
      </w:r>
    </w:p>
    <w:p w14:paraId="516BE8E3" w14:textId="77777777" w:rsidR="00EC72E8" w:rsidRPr="00B620DB" w:rsidRDefault="00EC72E8" w:rsidP="00EC72E8">
      <w:pPr>
        <w:pStyle w:val="05Sentence"/>
      </w:pPr>
      <w:bookmarkStart w:id="2274" w:name="fs99"/>
      <w:bookmarkEnd w:id="2274"/>
      <w:r w:rsidRPr="00B620DB">
        <w:t>F99 To limit the inefficiency of systems.</w:t>
      </w:r>
    </w:p>
    <w:p w14:paraId="33D2307F" w14:textId="56EA6965" w:rsidR="00EC72E8" w:rsidRDefault="00EC72E8" w:rsidP="00EC72E8">
      <w:pPr>
        <w:pStyle w:val="05Sentence"/>
        <w:rPr>
          <w:ins w:id="2275" w:author="Dang, Tommy OHCS:EX" w:date="2023-04-04T16:53:00Z"/>
        </w:rPr>
      </w:pPr>
      <w:bookmarkStart w:id="2276" w:name="fs100"/>
      <w:bookmarkEnd w:id="2276"/>
      <w:r w:rsidRPr="00B620DB">
        <w:t>F100 To limit the unnecessary rejection of reusable waste energy.</w:t>
      </w:r>
      <w:bookmarkStart w:id="2277" w:name="a55058"/>
      <w:bookmarkStart w:id="2278" w:name="a53288"/>
      <w:bookmarkStart w:id="2279" w:name="a52270"/>
      <w:bookmarkStart w:id="2280" w:name="a52271"/>
      <w:bookmarkEnd w:id="2277"/>
      <w:bookmarkEnd w:id="2278"/>
      <w:bookmarkEnd w:id="2279"/>
      <w:bookmarkEnd w:id="2280"/>
    </w:p>
    <w:p w14:paraId="79DA1F0E" w14:textId="0CE10D2F" w:rsidR="00683639" w:rsidRPr="00B620DB" w:rsidRDefault="00683639" w:rsidP="00EC72E8">
      <w:pPr>
        <w:pStyle w:val="05Sentence"/>
      </w:pPr>
      <w:ins w:id="2281" w:author="Dang, Tommy OHCS:EX" w:date="2023-04-04T16:53:00Z">
        <w:r>
          <w:t xml:space="preserve">F101 To limit excessive emission of greenhouse gases into the environment. </w:t>
        </w:r>
      </w:ins>
    </w:p>
    <w:p w14:paraId="219B3E6C" w14:textId="77777777" w:rsidR="00E00F36" w:rsidRDefault="00653F44" w:rsidP="00EC72E8">
      <w:pPr>
        <w:pStyle w:val="05Sentence"/>
        <w:rPr>
          <w:rStyle w:val="Hyperlink"/>
          <w:color w:val="auto"/>
          <w:u w:val="none"/>
        </w:rPr>
      </w:pPr>
      <w:r>
        <w:rPr>
          <w:rStyle w:val="Hyperlink"/>
          <w:color w:val="auto"/>
          <w:u w:val="none"/>
        </w:rPr>
        <w:fldChar w:fldCharType="begin"/>
      </w:r>
      <w:r>
        <w:rPr>
          <w:rStyle w:val="Hyperlink"/>
          <w:color w:val="auto"/>
          <w:u w:val="none"/>
        </w:rPr>
        <w:instrText xml:space="preserve"> HYPERLINK "file:///E:\\_2005-201X_Codes_Guides\\HTML_DOCX\\_WORD_source\\NBC2020p1\\nbc2020_files\\flt5.html" </w:instrText>
      </w:r>
      <w:r>
        <w:rPr>
          <w:rStyle w:val="Hyperlink"/>
          <w:color w:val="auto"/>
          <w:u w:val="none"/>
        </w:rPr>
      </w:r>
      <w:r>
        <w:rPr>
          <w:rStyle w:val="Hyperlink"/>
          <w:color w:val="auto"/>
          <w:u w:val="none"/>
        </w:rPr>
        <w:fldChar w:fldCharType="separate"/>
      </w:r>
    </w:p>
    <w:p w14:paraId="5BB6773F" w14:textId="77777777" w:rsidR="00E00F36" w:rsidRDefault="00E00F36">
      <w:pPr>
        <w:rPr>
          <w:rStyle w:val="Hyperlink"/>
          <w:rFonts w:ascii="Palatino" w:hAnsi="Palatino"/>
          <w:snapToGrid w:val="0"/>
          <w:color w:val="auto"/>
          <w:sz w:val="20"/>
          <w:szCs w:val="20"/>
          <w:u w:val="none"/>
        </w:rPr>
      </w:pPr>
      <w:r>
        <w:rPr>
          <w:rStyle w:val="Hyperlink"/>
          <w:color w:val="auto"/>
          <w:u w:val="none"/>
        </w:rPr>
        <w:br w:type="page"/>
      </w:r>
    </w:p>
    <w:p w14:paraId="020986B4" w14:textId="77777777" w:rsidR="00E00F36" w:rsidRDefault="00653F44" w:rsidP="00634138">
      <w:pPr>
        <w:pStyle w:val="01Part"/>
        <w:rPr>
          <w:rFonts w:eastAsia="HelveticaLTPro-Black"/>
          <w:lang w:val="en-CA"/>
        </w:rPr>
      </w:pPr>
      <w:r>
        <w:rPr>
          <w:rStyle w:val="Hyperlink"/>
          <w:color w:val="auto"/>
          <w:u w:val="none"/>
        </w:rPr>
        <w:lastRenderedPageBreak/>
        <w:fldChar w:fldCharType="end"/>
      </w:r>
      <w:bookmarkStart w:id="2282" w:name="a52272"/>
      <w:bookmarkStart w:id="2283" w:name="a55065"/>
      <w:bookmarkStart w:id="2284" w:name="en001289"/>
      <w:bookmarkEnd w:id="2282"/>
      <w:bookmarkEnd w:id="2283"/>
      <w:bookmarkEnd w:id="2284"/>
      <w:r w:rsidR="00E00F36">
        <w:rPr>
          <w:rFonts w:eastAsia="HelveticaLTPro-Black"/>
          <w:lang w:val="en-CA"/>
        </w:rPr>
        <w:t>Notes to Part 3</w:t>
      </w:r>
    </w:p>
    <w:p w14:paraId="42816090" w14:textId="77777777" w:rsidR="00E00F36" w:rsidRDefault="00E00F36" w:rsidP="00634138">
      <w:pPr>
        <w:pStyle w:val="01Part"/>
        <w:rPr>
          <w:rStyle w:val="Hyperlink"/>
          <w:color w:val="auto"/>
          <w:u w:val="none"/>
        </w:rPr>
      </w:pPr>
      <w:r>
        <w:rPr>
          <w:rFonts w:eastAsia="HelveticaLTPro-Black"/>
          <w:lang w:val="en-CA"/>
        </w:rPr>
        <w:t>Functional Statements</w:t>
      </w:r>
    </w:p>
    <w:p w14:paraId="78623E7E" w14:textId="77777777" w:rsidR="00EC72E8" w:rsidRPr="00B620DB" w:rsidRDefault="00EC72E8" w:rsidP="00E00F36">
      <w:pPr>
        <w:pStyle w:val="13Appnotes"/>
      </w:pPr>
      <w:r w:rsidRPr="00B620DB">
        <w:t>A-3.2.1.1.(1)   </w:t>
      </w:r>
      <w:bookmarkStart w:id="2285" w:name="a55067"/>
      <w:bookmarkEnd w:id="2285"/>
      <w:r w:rsidRPr="00B620DB">
        <w:t>Listing of Functional Statements. The numbered functional statements are grouped according to functions that deal with closely related subjects. For example, the first group deals with fire risks, the second group deals with emergency egress and response, etc. There may be gaps in the numbering sequence for the following reasons:</w:t>
      </w:r>
    </w:p>
    <w:p w14:paraId="6C0451DF" w14:textId="77777777" w:rsidR="00EC72E8" w:rsidRPr="00B620DB" w:rsidRDefault="00EC72E8" w:rsidP="00E00F36">
      <w:pPr>
        <w:pStyle w:val="13Appnotes"/>
      </w:pPr>
      <w:r w:rsidRPr="00B620DB">
        <w:t>•   Each group has unused numbers which allows for the possible future creation of additional functional statements within any one group.</w:t>
      </w:r>
    </w:p>
    <w:p w14:paraId="7CC5B9A4" w14:textId="7F876795" w:rsidR="00EC72E8" w:rsidRPr="00B620DB" w:rsidRDefault="00EC72E8" w:rsidP="00E00F36">
      <w:pPr>
        <w:pStyle w:val="13Appnotes"/>
      </w:pPr>
      <w:r w:rsidRPr="00B620DB">
        <w:t xml:space="preserve">•   There is a master list of functional statements covering the principal Code Documents—the </w:t>
      </w:r>
      <w:ins w:id="2286" w:author="Dang, Tommy OHCS:EX" w:date="2023-04-04T16:54:00Z">
        <w:r w:rsidR="003C3AB1">
          <w:t>British Columbia</w:t>
        </w:r>
        <w:r w:rsidR="003C3AB1" w:rsidRPr="00B620DB">
          <w:t xml:space="preserve"> </w:t>
        </w:r>
      </w:ins>
      <w:r w:rsidRPr="00B620DB">
        <w:t>Building Code</w:t>
      </w:r>
      <w:ins w:id="2287" w:author="Dang, Tommy OHCS:EX" w:date="2023-04-04T16:55:00Z">
        <w:r w:rsidR="003C3AB1">
          <w:t xml:space="preserve"> Book I: General</w:t>
        </w:r>
      </w:ins>
      <w:r w:rsidRPr="00B620DB">
        <w:t xml:space="preserve">, </w:t>
      </w:r>
      <w:ins w:id="2288" w:author="Dang, Tommy OHCS:EX" w:date="2023-04-04T16:55:00Z">
        <w:r w:rsidR="003C3AB1">
          <w:t>British Columbia Building Code Book II: Plumbing Sy</w:t>
        </w:r>
      </w:ins>
      <w:ins w:id="2289" w:author="Dang, Tommy OHCS:EX" w:date="2023-04-04T16:57:00Z">
        <w:r w:rsidR="00D53C06">
          <w:t>s</w:t>
        </w:r>
      </w:ins>
      <w:ins w:id="2290" w:author="Dang, Tommy OHCS:EX" w:date="2023-04-04T16:55:00Z">
        <w:r w:rsidR="003C3AB1">
          <w:t xml:space="preserve">tems, and </w:t>
        </w:r>
      </w:ins>
      <w:r w:rsidRPr="00B620DB">
        <w:t xml:space="preserve">the </w:t>
      </w:r>
      <w:ins w:id="2291" w:author="Dang, Tommy OHCS:EX" w:date="2023-04-04T16:55:00Z">
        <w:r w:rsidR="003C3AB1">
          <w:fldChar w:fldCharType="begin"/>
        </w:r>
        <w:r w:rsidR="003C3AB1">
          <w:instrText>HYPERLINK "file:///E:\\_2005-201X_Codes_Guides\\HTML_DOCX\\_WORD_source\\NBC2020p1\\nbc2020.htm" \l "nrcc-nfc"</w:instrText>
        </w:r>
        <w:r w:rsidR="003C3AB1">
          <w:fldChar w:fldCharType="separate"/>
        </w:r>
        <w:r w:rsidR="003C3AB1">
          <w:rPr>
            <w:rStyle w:val="Hyperlink"/>
            <w:color w:val="auto"/>
            <w:u w:val="none"/>
          </w:rPr>
          <w:t>Britis</w:t>
        </w:r>
      </w:ins>
      <w:ins w:id="2292" w:author="Dang, Tommy OHCS:EX" w:date="2023-04-04T16:56:00Z">
        <w:r w:rsidR="003C3AB1">
          <w:rPr>
            <w:rStyle w:val="Hyperlink"/>
            <w:color w:val="auto"/>
            <w:u w:val="none"/>
          </w:rPr>
          <w:t>h Columbia</w:t>
        </w:r>
      </w:ins>
      <w:ins w:id="2293" w:author="Dang, Tommy OHCS:EX" w:date="2023-04-04T16:55:00Z">
        <w:r w:rsidR="003C3AB1" w:rsidRPr="00B620DB">
          <w:rPr>
            <w:rStyle w:val="Hyperlink"/>
            <w:color w:val="auto"/>
            <w:u w:val="none"/>
          </w:rPr>
          <w:t xml:space="preserve"> Fire Code</w:t>
        </w:r>
        <w:r w:rsidR="003C3AB1">
          <w:rPr>
            <w:rStyle w:val="Hyperlink"/>
            <w:color w:val="auto"/>
            <w:u w:val="none"/>
          </w:rPr>
          <w:fldChar w:fldCharType="end"/>
        </w:r>
      </w:ins>
      <w:r w:rsidRPr="00B620DB">
        <w:t>—but not all functional statements are pertinent to all Codes.</w:t>
      </w:r>
      <w:bookmarkStart w:id="2294" w:name="a52485"/>
      <w:bookmarkStart w:id="2295" w:name="a52486"/>
      <w:bookmarkStart w:id="2296" w:name="a557"/>
      <w:bookmarkEnd w:id="2294"/>
      <w:bookmarkEnd w:id="2295"/>
      <w:bookmarkEnd w:id="2296"/>
    </w:p>
    <w:p w14:paraId="486FBC7E" w14:textId="77777777" w:rsidR="00AC10E8" w:rsidRPr="00DA0CBA" w:rsidRDefault="00AC10E8" w:rsidP="00EC72E8">
      <w:pPr>
        <w:pStyle w:val="05Sentence"/>
        <w:rPr>
          <w:sz w:val="24"/>
          <w:szCs w:val="24"/>
        </w:rPr>
      </w:pPr>
      <w:r w:rsidRPr="00DA0CBA">
        <w:rPr>
          <w:sz w:val="24"/>
          <w:szCs w:val="24"/>
        </w:rPr>
        <w:t xml:space="preserve"> </w:t>
      </w:r>
    </w:p>
    <w:sectPr w:rsidR="00AC10E8" w:rsidRPr="00DA0CBA" w:rsidSect="00673CF0">
      <w:headerReference w:type="even" r:id="rId813"/>
      <w:headerReference w:type="default" r:id="rId814"/>
      <w:footerReference w:type="even" r:id="rId815"/>
      <w:footerReference w:type="default" r:id="rId816"/>
      <w:headerReference w:type="first" r:id="rId817"/>
      <w:footerReference w:type="first" r:id="rId81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DE9BD" w14:textId="77777777" w:rsidR="00FC7D7A" w:rsidRDefault="00FC7D7A" w:rsidP="006179FF">
      <w:r>
        <w:separator/>
      </w:r>
    </w:p>
    <w:p w14:paraId="202CEC67" w14:textId="77777777" w:rsidR="00FC7D7A" w:rsidRDefault="00FC7D7A"/>
  </w:endnote>
  <w:endnote w:type="continuationSeparator" w:id="0">
    <w:p w14:paraId="22F4C8DE" w14:textId="77777777" w:rsidR="00FC7D7A" w:rsidRDefault="00FC7D7A" w:rsidP="006179FF">
      <w:r>
        <w:continuationSeparator/>
      </w:r>
    </w:p>
    <w:p w14:paraId="23CA9FD4" w14:textId="77777777" w:rsidR="00FC7D7A" w:rsidRDefault="00FC7D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LTPro-Black">
    <w:altName w:val="Yu Gothic"/>
    <w:panose1 w:val="00000000000000000000"/>
    <w:charset w:val="80"/>
    <w:family w:val="auto"/>
    <w:notTrueType/>
    <w:pitch w:val="default"/>
    <w:sig w:usb0="00000001"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0E15C" w14:textId="77777777" w:rsidR="00A46037" w:rsidRDefault="00A46037">
    <w:pPr>
      <w:pStyle w:val="Footer"/>
    </w:pPr>
  </w:p>
  <w:p w14:paraId="01125267" w14:textId="77777777" w:rsidR="00A46037" w:rsidRDefault="00A460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4729493"/>
      <w:docPartObj>
        <w:docPartGallery w:val="Page Numbers (Bottom of Page)"/>
        <w:docPartUnique/>
      </w:docPartObj>
    </w:sdtPr>
    <w:sdtEndPr/>
    <w:sdtContent>
      <w:p w14:paraId="2E6E12B6" w14:textId="77777777" w:rsidR="00A46037" w:rsidRDefault="00A46037">
        <w:pPr>
          <w:pStyle w:val="Footer"/>
          <w:jc w:val="right"/>
        </w:pPr>
        <w:r>
          <w:rPr>
            <w:noProof/>
          </w:rPr>
          <w:fldChar w:fldCharType="begin"/>
        </w:r>
        <w:r>
          <w:rPr>
            <w:noProof/>
          </w:rPr>
          <w:instrText xml:space="preserve"> PAGE   \* MERGEFORMAT </w:instrText>
        </w:r>
        <w:r>
          <w:rPr>
            <w:noProof/>
          </w:rPr>
          <w:fldChar w:fldCharType="separate"/>
        </w:r>
        <w:r w:rsidR="0020562B">
          <w:rPr>
            <w:noProof/>
          </w:rPr>
          <w:t>24</w:t>
        </w:r>
        <w:r>
          <w:rPr>
            <w:noProof/>
          </w:rPr>
          <w:fldChar w:fldCharType="end"/>
        </w:r>
      </w:p>
    </w:sdtContent>
  </w:sdt>
  <w:p w14:paraId="4FD08ADC" w14:textId="77777777" w:rsidR="00A46037" w:rsidRDefault="00A46037">
    <w:pPr>
      <w:pStyle w:val="Footer"/>
    </w:pPr>
  </w:p>
  <w:p w14:paraId="0E6C0359" w14:textId="77777777" w:rsidR="00A46037" w:rsidRDefault="00A460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8C2A6" w14:textId="77777777" w:rsidR="00A46037" w:rsidRDefault="00A46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8D79C" w14:textId="77777777" w:rsidR="00FC7D7A" w:rsidRDefault="00FC7D7A" w:rsidP="006179FF">
      <w:r>
        <w:separator/>
      </w:r>
    </w:p>
    <w:p w14:paraId="7D746CBC" w14:textId="77777777" w:rsidR="00FC7D7A" w:rsidRDefault="00FC7D7A"/>
  </w:footnote>
  <w:footnote w:type="continuationSeparator" w:id="0">
    <w:p w14:paraId="1E5181C8" w14:textId="77777777" w:rsidR="00FC7D7A" w:rsidRDefault="00FC7D7A" w:rsidP="006179FF">
      <w:r>
        <w:continuationSeparator/>
      </w:r>
    </w:p>
    <w:p w14:paraId="37ECA7DA" w14:textId="77777777" w:rsidR="00FC7D7A" w:rsidRDefault="00FC7D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A3E6F" w14:textId="77777777" w:rsidR="00A46037" w:rsidRDefault="00A46037">
    <w:pPr>
      <w:pStyle w:val="Header"/>
    </w:pPr>
  </w:p>
  <w:p w14:paraId="436A1B6A" w14:textId="77777777" w:rsidR="00A46037" w:rsidRDefault="00A460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0A702" w14:textId="77777777" w:rsidR="00A46037" w:rsidRDefault="00A46037">
    <w:pPr>
      <w:pStyle w:val="Header"/>
    </w:pPr>
  </w:p>
  <w:p w14:paraId="1103AAC2" w14:textId="77777777" w:rsidR="00A46037" w:rsidRDefault="00A4603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0F13D" w14:textId="77777777" w:rsidR="00A46037" w:rsidRDefault="00A46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24D8E"/>
    <w:multiLevelType w:val="hybridMultilevel"/>
    <w:tmpl w:val="EDF2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B2829"/>
    <w:multiLevelType w:val="hybridMultilevel"/>
    <w:tmpl w:val="FDDA463E"/>
    <w:lvl w:ilvl="0" w:tplc="DFDECB76">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DA4E36"/>
    <w:multiLevelType w:val="hybridMultilevel"/>
    <w:tmpl w:val="7B7A9CEC"/>
    <w:lvl w:ilvl="0" w:tplc="10090001">
      <w:start w:val="1"/>
      <w:numFmt w:val="bullet"/>
      <w:lvlText w:val=""/>
      <w:lvlJc w:val="left"/>
      <w:pPr>
        <w:ind w:left="732" w:hanging="360"/>
      </w:pPr>
      <w:rPr>
        <w:rFonts w:ascii="Symbol" w:hAnsi="Symbol" w:hint="default"/>
      </w:rPr>
    </w:lvl>
    <w:lvl w:ilvl="1" w:tplc="10090003" w:tentative="1">
      <w:start w:val="1"/>
      <w:numFmt w:val="bullet"/>
      <w:lvlText w:val="o"/>
      <w:lvlJc w:val="left"/>
      <w:pPr>
        <w:ind w:left="1452" w:hanging="360"/>
      </w:pPr>
      <w:rPr>
        <w:rFonts w:ascii="Courier New" w:hAnsi="Courier New" w:cs="Courier New" w:hint="default"/>
      </w:rPr>
    </w:lvl>
    <w:lvl w:ilvl="2" w:tplc="10090005" w:tentative="1">
      <w:start w:val="1"/>
      <w:numFmt w:val="bullet"/>
      <w:lvlText w:val=""/>
      <w:lvlJc w:val="left"/>
      <w:pPr>
        <w:ind w:left="2172" w:hanging="360"/>
      </w:pPr>
      <w:rPr>
        <w:rFonts w:ascii="Wingdings" w:hAnsi="Wingdings" w:hint="default"/>
      </w:rPr>
    </w:lvl>
    <w:lvl w:ilvl="3" w:tplc="10090001" w:tentative="1">
      <w:start w:val="1"/>
      <w:numFmt w:val="bullet"/>
      <w:lvlText w:val=""/>
      <w:lvlJc w:val="left"/>
      <w:pPr>
        <w:ind w:left="2892" w:hanging="360"/>
      </w:pPr>
      <w:rPr>
        <w:rFonts w:ascii="Symbol" w:hAnsi="Symbol" w:hint="default"/>
      </w:rPr>
    </w:lvl>
    <w:lvl w:ilvl="4" w:tplc="10090003" w:tentative="1">
      <w:start w:val="1"/>
      <w:numFmt w:val="bullet"/>
      <w:lvlText w:val="o"/>
      <w:lvlJc w:val="left"/>
      <w:pPr>
        <w:ind w:left="3612" w:hanging="360"/>
      </w:pPr>
      <w:rPr>
        <w:rFonts w:ascii="Courier New" w:hAnsi="Courier New" w:cs="Courier New" w:hint="default"/>
      </w:rPr>
    </w:lvl>
    <w:lvl w:ilvl="5" w:tplc="10090005" w:tentative="1">
      <w:start w:val="1"/>
      <w:numFmt w:val="bullet"/>
      <w:lvlText w:val=""/>
      <w:lvlJc w:val="left"/>
      <w:pPr>
        <w:ind w:left="4332" w:hanging="360"/>
      </w:pPr>
      <w:rPr>
        <w:rFonts w:ascii="Wingdings" w:hAnsi="Wingdings" w:hint="default"/>
      </w:rPr>
    </w:lvl>
    <w:lvl w:ilvl="6" w:tplc="10090001" w:tentative="1">
      <w:start w:val="1"/>
      <w:numFmt w:val="bullet"/>
      <w:lvlText w:val=""/>
      <w:lvlJc w:val="left"/>
      <w:pPr>
        <w:ind w:left="5052" w:hanging="360"/>
      </w:pPr>
      <w:rPr>
        <w:rFonts w:ascii="Symbol" w:hAnsi="Symbol" w:hint="default"/>
      </w:rPr>
    </w:lvl>
    <w:lvl w:ilvl="7" w:tplc="10090003" w:tentative="1">
      <w:start w:val="1"/>
      <w:numFmt w:val="bullet"/>
      <w:lvlText w:val="o"/>
      <w:lvlJc w:val="left"/>
      <w:pPr>
        <w:ind w:left="5772" w:hanging="360"/>
      </w:pPr>
      <w:rPr>
        <w:rFonts w:ascii="Courier New" w:hAnsi="Courier New" w:cs="Courier New" w:hint="default"/>
      </w:rPr>
    </w:lvl>
    <w:lvl w:ilvl="8" w:tplc="10090005" w:tentative="1">
      <w:start w:val="1"/>
      <w:numFmt w:val="bullet"/>
      <w:lvlText w:val=""/>
      <w:lvlJc w:val="left"/>
      <w:pPr>
        <w:ind w:left="6492" w:hanging="360"/>
      </w:pPr>
      <w:rPr>
        <w:rFonts w:ascii="Wingdings" w:hAnsi="Wingdings" w:hint="default"/>
      </w:rPr>
    </w:lvl>
  </w:abstractNum>
  <w:abstractNum w:abstractNumId="3" w15:restartNumberingAfterBreak="0">
    <w:nsid w:val="1CFF28A9"/>
    <w:multiLevelType w:val="hybridMultilevel"/>
    <w:tmpl w:val="40A8C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B35881"/>
    <w:multiLevelType w:val="hybridMultilevel"/>
    <w:tmpl w:val="33D262EC"/>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5621FB"/>
    <w:multiLevelType w:val="hybridMultilevel"/>
    <w:tmpl w:val="B082F2D4"/>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B3014B"/>
    <w:multiLevelType w:val="hybridMultilevel"/>
    <w:tmpl w:val="6DA0F7C8"/>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F92686"/>
    <w:multiLevelType w:val="hybridMultilevel"/>
    <w:tmpl w:val="56766C1A"/>
    <w:lvl w:ilvl="0" w:tplc="10090001">
      <w:start w:val="1"/>
      <w:numFmt w:val="bullet"/>
      <w:lvlText w:val=""/>
      <w:lvlJc w:val="left"/>
      <w:pPr>
        <w:ind w:left="1092" w:hanging="360"/>
      </w:pPr>
      <w:rPr>
        <w:rFonts w:ascii="Symbol" w:hAnsi="Symbol" w:hint="default"/>
      </w:rPr>
    </w:lvl>
    <w:lvl w:ilvl="1" w:tplc="10090003" w:tentative="1">
      <w:start w:val="1"/>
      <w:numFmt w:val="bullet"/>
      <w:lvlText w:val="o"/>
      <w:lvlJc w:val="left"/>
      <w:pPr>
        <w:ind w:left="1812" w:hanging="360"/>
      </w:pPr>
      <w:rPr>
        <w:rFonts w:ascii="Courier New" w:hAnsi="Courier New" w:cs="Courier New" w:hint="default"/>
      </w:rPr>
    </w:lvl>
    <w:lvl w:ilvl="2" w:tplc="10090005" w:tentative="1">
      <w:start w:val="1"/>
      <w:numFmt w:val="bullet"/>
      <w:lvlText w:val=""/>
      <w:lvlJc w:val="left"/>
      <w:pPr>
        <w:ind w:left="2532" w:hanging="360"/>
      </w:pPr>
      <w:rPr>
        <w:rFonts w:ascii="Wingdings" w:hAnsi="Wingdings" w:hint="default"/>
      </w:rPr>
    </w:lvl>
    <w:lvl w:ilvl="3" w:tplc="10090001" w:tentative="1">
      <w:start w:val="1"/>
      <w:numFmt w:val="bullet"/>
      <w:lvlText w:val=""/>
      <w:lvlJc w:val="left"/>
      <w:pPr>
        <w:ind w:left="3252" w:hanging="360"/>
      </w:pPr>
      <w:rPr>
        <w:rFonts w:ascii="Symbol" w:hAnsi="Symbol" w:hint="default"/>
      </w:rPr>
    </w:lvl>
    <w:lvl w:ilvl="4" w:tplc="10090003" w:tentative="1">
      <w:start w:val="1"/>
      <w:numFmt w:val="bullet"/>
      <w:lvlText w:val="o"/>
      <w:lvlJc w:val="left"/>
      <w:pPr>
        <w:ind w:left="3972" w:hanging="360"/>
      </w:pPr>
      <w:rPr>
        <w:rFonts w:ascii="Courier New" w:hAnsi="Courier New" w:cs="Courier New" w:hint="default"/>
      </w:rPr>
    </w:lvl>
    <w:lvl w:ilvl="5" w:tplc="10090005" w:tentative="1">
      <w:start w:val="1"/>
      <w:numFmt w:val="bullet"/>
      <w:lvlText w:val=""/>
      <w:lvlJc w:val="left"/>
      <w:pPr>
        <w:ind w:left="4692" w:hanging="360"/>
      </w:pPr>
      <w:rPr>
        <w:rFonts w:ascii="Wingdings" w:hAnsi="Wingdings" w:hint="default"/>
      </w:rPr>
    </w:lvl>
    <w:lvl w:ilvl="6" w:tplc="10090001" w:tentative="1">
      <w:start w:val="1"/>
      <w:numFmt w:val="bullet"/>
      <w:lvlText w:val=""/>
      <w:lvlJc w:val="left"/>
      <w:pPr>
        <w:ind w:left="5412" w:hanging="360"/>
      </w:pPr>
      <w:rPr>
        <w:rFonts w:ascii="Symbol" w:hAnsi="Symbol" w:hint="default"/>
      </w:rPr>
    </w:lvl>
    <w:lvl w:ilvl="7" w:tplc="10090003" w:tentative="1">
      <w:start w:val="1"/>
      <w:numFmt w:val="bullet"/>
      <w:lvlText w:val="o"/>
      <w:lvlJc w:val="left"/>
      <w:pPr>
        <w:ind w:left="6132" w:hanging="360"/>
      </w:pPr>
      <w:rPr>
        <w:rFonts w:ascii="Courier New" w:hAnsi="Courier New" w:cs="Courier New" w:hint="default"/>
      </w:rPr>
    </w:lvl>
    <w:lvl w:ilvl="8" w:tplc="10090005" w:tentative="1">
      <w:start w:val="1"/>
      <w:numFmt w:val="bullet"/>
      <w:lvlText w:val=""/>
      <w:lvlJc w:val="left"/>
      <w:pPr>
        <w:ind w:left="6852" w:hanging="360"/>
      </w:pPr>
      <w:rPr>
        <w:rFonts w:ascii="Wingdings" w:hAnsi="Wingdings" w:hint="default"/>
      </w:rPr>
    </w:lvl>
  </w:abstractNum>
  <w:abstractNum w:abstractNumId="8" w15:restartNumberingAfterBreak="0">
    <w:nsid w:val="6D7A3E1B"/>
    <w:multiLevelType w:val="hybridMultilevel"/>
    <w:tmpl w:val="874C0792"/>
    <w:lvl w:ilvl="0" w:tplc="10090001">
      <w:start w:val="1"/>
      <w:numFmt w:val="bullet"/>
      <w:lvlText w:val=""/>
      <w:lvlJc w:val="left"/>
      <w:pPr>
        <w:ind w:left="1092" w:hanging="360"/>
      </w:pPr>
      <w:rPr>
        <w:rFonts w:ascii="Symbol" w:hAnsi="Symbol" w:hint="default"/>
      </w:rPr>
    </w:lvl>
    <w:lvl w:ilvl="1" w:tplc="10090003" w:tentative="1">
      <w:start w:val="1"/>
      <w:numFmt w:val="bullet"/>
      <w:lvlText w:val="o"/>
      <w:lvlJc w:val="left"/>
      <w:pPr>
        <w:ind w:left="1812" w:hanging="360"/>
      </w:pPr>
      <w:rPr>
        <w:rFonts w:ascii="Courier New" w:hAnsi="Courier New" w:cs="Courier New" w:hint="default"/>
      </w:rPr>
    </w:lvl>
    <w:lvl w:ilvl="2" w:tplc="10090005" w:tentative="1">
      <w:start w:val="1"/>
      <w:numFmt w:val="bullet"/>
      <w:lvlText w:val=""/>
      <w:lvlJc w:val="left"/>
      <w:pPr>
        <w:ind w:left="2532" w:hanging="360"/>
      </w:pPr>
      <w:rPr>
        <w:rFonts w:ascii="Wingdings" w:hAnsi="Wingdings" w:hint="default"/>
      </w:rPr>
    </w:lvl>
    <w:lvl w:ilvl="3" w:tplc="10090001" w:tentative="1">
      <w:start w:val="1"/>
      <w:numFmt w:val="bullet"/>
      <w:lvlText w:val=""/>
      <w:lvlJc w:val="left"/>
      <w:pPr>
        <w:ind w:left="3252" w:hanging="360"/>
      </w:pPr>
      <w:rPr>
        <w:rFonts w:ascii="Symbol" w:hAnsi="Symbol" w:hint="default"/>
      </w:rPr>
    </w:lvl>
    <w:lvl w:ilvl="4" w:tplc="10090003" w:tentative="1">
      <w:start w:val="1"/>
      <w:numFmt w:val="bullet"/>
      <w:lvlText w:val="o"/>
      <w:lvlJc w:val="left"/>
      <w:pPr>
        <w:ind w:left="3972" w:hanging="360"/>
      </w:pPr>
      <w:rPr>
        <w:rFonts w:ascii="Courier New" w:hAnsi="Courier New" w:cs="Courier New" w:hint="default"/>
      </w:rPr>
    </w:lvl>
    <w:lvl w:ilvl="5" w:tplc="10090005" w:tentative="1">
      <w:start w:val="1"/>
      <w:numFmt w:val="bullet"/>
      <w:lvlText w:val=""/>
      <w:lvlJc w:val="left"/>
      <w:pPr>
        <w:ind w:left="4692" w:hanging="360"/>
      </w:pPr>
      <w:rPr>
        <w:rFonts w:ascii="Wingdings" w:hAnsi="Wingdings" w:hint="default"/>
      </w:rPr>
    </w:lvl>
    <w:lvl w:ilvl="6" w:tplc="10090001" w:tentative="1">
      <w:start w:val="1"/>
      <w:numFmt w:val="bullet"/>
      <w:lvlText w:val=""/>
      <w:lvlJc w:val="left"/>
      <w:pPr>
        <w:ind w:left="5412" w:hanging="360"/>
      </w:pPr>
      <w:rPr>
        <w:rFonts w:ascii="Symbol" w:hAnsi="Symbol" w:hint="default"/>
      </w:rPr>
    </w:lvl>
    <w:lvl w:ilvl="7" w:tplc="10090003" w:tentative="1">
      <w:start w:val="1"/>
      <w:numFmt w:val="bullet"/>
      <w:lvlText w:val="o"/>
      <w:lvlJc w:val="left"/>
      <w:pPr>
        <w:ind w:left="6132" w:hanging="360"/>
      </w:pPr>
      <w:rPr>
        <w:rFonts w:ascii="Courier New" w:hAnsi="Courier New" w:cs="Courier New" w:hint="default"/>
      </w:rPr>
    </w:lvl>
    <w:lvl w:ilvl="8" w:tplc="10090005" w:tentative="1">
      <w:start w:val="1"/>
      <w:numFmt w:val="bullet"/>
      <w:lvlText w:val=""/>
      <w:lvlJc w:val="left"/>
      <w:pPr>
        <w:ind w:left="6852" w:hanging="360"/>
      </w:pPr>
      <w:rPr>
        <w:rFonts w:ascii="Wingdings" w:hAnsi="Wingdings" w:hint="default"/>
      </w:rPr>
    </w:lvl>
  </w:abstractNum>
  <w:abstractNum w:abstractNumId="9" w15:restartNumberingAfterBreak="0">
    <w:nsid w:val="6E730244"/>
    <w:multiLevelType w:val="hybridMultilevel"/>
    <w:tmpl w:val="D0642C10"/>
    <w:lvl w:ilvl="0" w:tplc="436A8BD4">
      <w:start w:val="1"/>
      <w:numFmt w:val="decimal"/>
      <w:lvlText w:val="(%1)"/>
      <w:lvlJc w:val="left"/>
      <w:pPr>
        <w:ind w:left="720" w:hanging="360"/>
      </w:pPr>
      <w:rPr>
        <w:rFonts w:hint="default"/>
        <w:sz w:val="1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F4163D0"/>
    <w:multiLevelType w:val="hybridMultilevel"/>
    <w:tmpl w:val="DF62379E"/>
    <w:lvl w:ilvl="0" w:tplc="10090001">
      <w:start w:val="1"/>
      <w:numFmt w:val="bullet"/>
      <w:lvlText w:val=""/>
      <w:lvlJc w:val="left"/>
      <w:pPr>
        <w:ind w:left="1140" w:hanging="360"/>
      </w:pPr>
      <w:rPr>
        <w:rFonts w:ascii="Symbol" w:hAnsi="Symbol" w:hint="default"/>
      </w:rPr>
    </w:lvl>
    <w:lvl w:ilvl="1" w:tplc="10090003" w:tentative="1">
      <w:start w:val="1"/>
      <w:numFmt w:val="bullet"/>
      <w:lvlText w:val="o"/>
      <w:lvlJc w:val="left"/>
      <w:pPr>
        <w:ind w:left="1860" w:hanging="360"/>
      </w:pPr>
      <w:rPr>
        <w:rFonts w:ascii="Courier New" w:hAnsi="Courier New" w:cs="Courier New" w:hint="default"/>
      </w:rPr>
    </w:lvl>
    <w:lvl w:ilvl="2" w:tplc="10090005" w:tentative="1">
      <w:start w:val="1"/>
      <w:numFmt w:val="bullet"/>
      <w:lvlText w:val=""/>
      <w:lvlJc w:val="left"/>
      <w:pPr>
        <w:ind w:left="2580" w:hanging="360"/>
      </w:pPr>
      <w:rPr>
        <w:rFonts w:ascii="Wingdings" w:hAnsi="Wingdings" w:hint="default"/>
      </w:rPr>
    </w:lvl>
    <w:lvl w:ilvl="3" w:tplc="10090001" w:tentative="1">
      <w:start w:val="1"/>
      <w:numFmt w:val="bullet"/>
      <w:lvlText w:val=""/>
      <w:lvlJc w:val="left"/>
      <w:pPr>
        <w:ind w:left="3300" w:hanging="360"/>
      </w:pPr>
      <w:rPr>
        <w:rFonts w:ascii="Symbol" w:hAnsi="Symbol" w:hint="default"/>
      </w:rPr>
    </w:lvl>
    <w:lvl w:ilvl="4" w:tplc="10090003" w:tentative="1">
      <w:start w:val="1"/>
      <w:numFmt w:val="bullet"/>
      <w:lvlText w:val="o"/>
      <w:lvlJc w:val="left"/>
      <w:pPr>
        <w:ind w:left="4020" w:hanging="360"/>
      </w:pPr>
      <w:rPr>
        <w:rFonts w:ascii="Courier New" w:hAnsi="Courier New" w:cs="Courier New" w:hint="default"/>
      </w:rPr>
    </w:lvl>
    <w:lvl w:ilvl="5" w:tplc="10090005" w:tentative="1">
      <w:start w:val="1"/>
      <w:numFmt w:val="bullet"/>
      <w:lvlText w:val=""/>
      <w:lvlJc w:val="left"/>
      <w:pPr>
        <w:ind w:left="4740" w:hanging="360"/>
      </w:pPr>
      <w:rPr>
        <w:rFonts w:ascii="Wingdings" w:hAnsi="Wingdings" w:hint="default"/>
      </w:rPr>
    </w:lvl>
    <w:lvl w:ilvl="6" w:tplc="10090001" w:tentative="1">
      <w:start w:val="1"/>
      <w:numFmt w:val="bullet"/>
      <w:lvlText w:val=""/>
      <w:lvlJc w:val="left"/>
      <w:pPr>
        <w:ind w:left="5460" w:hanging="360"/>
      </w:pPr>
      <w:rPr>
        <w:rFonts w:ascii="Symbol" w:hAnsi="Symbol" w:hint="default"/>
      </w:rPr>
    </w:lvl>
    <w:lvl w:ilvl="7" w:tplc="10090003" w:tentative="1">
      <w:start w:val="1"/>
      <w:numFmt w:val="bullet"/>
      <w:lvlText w:val="o"/>
      <w:lvlJc w:val="left"/>
      <w:pPr>
        <w:ind w:left="6180" w:hanging="360"/>
      </w:pPr>
      <w:rPr>
        <w:rFonts w:ascii="Courier New" w:hAnsi="Courier New" w:cs="Courier New" w:hint="default"/>
      </w:rPr>
    </w:lvl>
    <w:lvl w:ilvl="8" w:tplc="10090005" w:tentative="1">
      <w:start w:val="1"/>
      <w:numFmt w:val="bullet"/>
      <w:lvlText w:val=""/>
      <w:lvlJc w:val="left"/>
      <w:pPr>
        <w:ind w:left="6900" w:hanging="360"/>
      </w:pPr>
      <w:rPr>
        <w:rFonts w:ascii="Wingdings" w:hAnsi="Wingdings" w:hint="default"/>
      </w:rPr>
    </w:lvl>
  </w:abstractNum>
  <w:abstractNum w:abstractNumId="11" w15:restartNumberingAfterBreak="0">
    <w:nsid w:val="74511F44"/>
    <w:multiLevelType w:val="hybridMultilevel"/>
    <w:tmpl w:val="66785EF2"/>
    <w:lvl w:ilvl="0" w:tplc="10090001">
      <w:start w:val="1"/>
      <w:numFmt w:val="bullet"/>
      <w:lvlText w:val=""/>
      <w:lvlJc w:val="left"/>
      <w:pPr>
        <w:ind w:left="732" w:hanging="360"/>
      </w:pPr>
      <w:rPr>
        <w:rFonts w:ascii="Symbol" w:hAnsi="Symbol" w:hint="default"/>
      </w:rPr>
    </w:lvl>
    <w:lvl w:ilvl="1" w:tplc="10090003" w:tentative="1">
      <w:start w:val="1"/>
      <w:numFmt w:val="bullet"/>
      <w:lvlText w:val="o"/>
      <w:lvlJc w:val="left"/>
      <w:pPr>
        <w:ind w:left="1452" w:hanging="360"/>
      </w:pPr>
      <w:rPr>
        <w:rFonts w:ascii="Courier New" w:hAnsi="Courier New" w:cs="Courier New" w:hint="default"/>
      </w:rPr>
    </w:lvl>
    <w:lvl w:ilvl="2" w:tplc="10090005" w:tentative="1">
      <w:start w:val="1"/>
      <w:numFmt w:val="bullet"/>
      <w:lvlText w:val=""/>
      <w:lvlJc w:val="left"/>
      <w:pPr>
        <w:ind w:left="2172" w:hanging="360"/>
      </w:pPr>
      <w:rPr>
        <w:rFonts w:ascii="Wingdings" w:hAnsi="Wingdings" w:hint="default"/>
      </w:rPr>
    </w:lvl>
    <w:lvl w:ilvl="3" w:tplc="10090001" w:tentative="1">
      <w:start w:val="1"/>
      <w:numFmt w:val="bullet"/>
      <w:lvlText w:val=""/>
      <w:lvlJc w:val="left"/>
      <w:pPr>
        <w:ind w:left="2892" w:hanging="360"/>
      </w:pPr>
      <w:rPr>
        <w:rFonts w:ascii="Symbol" w:hAnsi="Symbol" w:hint="default"/>
      </w:rPr>
    </w:lvl>
    <w:lvl w:ilvl="4" w:tplc="10090003" w:tentative="1">
      <w:start w:val="1"/>
      <w:numFmt w:val="bullet"/>
      <w:lvlText w:val="o"/>
      <w:lvlJc w:val="left"/>
      <w:pPr>
        <w:ind w:left="3612" w:hanging="360"/>
      </w:pPr>
      <w:rPr>
        <w:rFonts w:ascii="Courier New" w:hAnsi="Courier New" w:cs="Courier New" w:hint="default"/>
      </w:rPr>
    </w:lvl>
    <w:lvl w:ilvl="5" w:tplc="10090005" w:tentative="1">
      <w:start w:val="1"/>
      <w:numFmt w:val="bullet"/>
      <w:lvlText w:val=""/>
      <w:lvlJc w:val="left"/>
      <w:pPr>
        <w:ind w:left="4332" w:hanging="360"/>
      </w:pPr>
      <w:rPr>
        <w:rFonts w:ascii="Wingdings" w:hAnsi="Wingdings" w:hint="default"/>
      </w:rPr>
    </w:lvl>
    <w:lvl w:ilvl="6" w:tplc="10090001" w:tentative="1">
      <w:start w:val="1"/>
      <w:numFmt w:val="bullet"/>
      <w:lvlText w:val=""/>
      <w:lvlJc w:val="left"/>
      <w:pPr>
        <w:ind w:left="5052" w:hanging="360"/>
      </w:pPr>
      <w:rPr>
        <w:rFonts w:ascii="Symbol" w:hAnsi="Symbol" w:hint="default"/>
      </w:rPr>
    </w:lvl>
    <w:lvl w:ilvl="7" w:tplc="10090003" w:tentative="1">
      <w:start w:val="1"/>
      <w:numFmt w:val="bullet"/>
      <w:lvlText w:val="o"/>
      <w:lvlJc w:val="left"/>
      <w:pPr>
        <w:ind w:left="5772" w:hanging="360"/>
      </w:pPr>
      <w:rPr>
        <w:rFonts w:ascii="Courier New" w:hAnsi="Courier New" w:cs="Courier New" w:hint="default"/>
      </w:rPr>
    </w:lvl>
    <w:lvl w:ilvl="8" w:tplc="10090005" w:tentative="1">
      <w:start w:val="1"/>
      <w:numFmt w:val="bullet"/>
      <w:lvlText w:val=""/>
      <w:lvlJc w:val="left"/>
      <w:pPr>
        <w:ind w:left="6492" w:hanging="360"/>
      </w:pPr>
      <w:rPr>
        <w:rFonts w:ascii="Wingdings" w:hAnsi="Wingdings" w:hint="default"/>
      </w:rPr>
    </w:lvl>
  </w:abstractNum>
  <w:num w:numId="1" w16cid:durableId="1016080871">
    <w:abstractNumId w:val="0"/>
  </w:num>
  <w:num w:numId="2" w16cid:durableId="1087575889">
    <w:abstractNumId w:val="6"/>
  </w:num>
  <w:num w:numId="3" w16cid:durableId="242953600">
    <w:abstractNumId w:val="4"/>
  </w:num>
  <w:num w:numId="4" w16cid:durableId="293490796">
    <w:abstractNumId w:val="5"/>
  </w:num>
  <w:num w:numId="5" w16cid:durableId="659698522">
    <w:abstractNumId w:val="3"/>
  </w:num>
  <w:num w:numId="6" w16cid:durableId="1163277147">
    <w:abstractNumId w:val="1"/>
  </w:num>
  <w:num w:numId="7" w16cid:durableId="195510965">
    <w:abstractNumId w:val="9"/>
  </w:num>
  <w:num w:numId="8" w16cid:durableId="1873421710">
    <w:abstractNumId w:val="11"/>
  </w:num>
  <w:num w:numId="9" w16cid:durableId="1183939250">
    <w:abstractNumId w:val="7"/>
  </w:num>
  <w:num w:numId="10" w16cid:durableId="2024743436">
    <w:abstractNumId w:val="10"/>
  </w:num>
  <w:num w:numId="11" w16cid:durableId="1228220991">
    <w:abstractNumId w:val="8"/>
  </w:num>
  <w:num w:numId="12" w16cid:durableId="168598176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g, Tommy HOUS:EX">
    <w15:presenceInfo w15:providerId="AD" w15:userId="S::Tommy.Dang@gov.bc.ca::69d8ff01-ee80-4fa7-bde0-c74fa6d29137"/>
  </w15:person>
  <w15:person w15:author="Watt, Stephen HOUS:EX">
    <w15:presenceInfo w15:providerId="AD" w15:userId="S::Stephen.Watt@gov.bc.ca::7c0c1894-97f9-4cfa-b647-601d7885a6a4"/>
  </w15:person>
  <w15:person w15:author="Chase, Andy HOUS:EX">
    <w15:presenceInfo w15:providerId="AD" w15:userId="S::Andy.Chase@gov.bc.ca::d6c23233-44e9-4d78-911e-01a9d9e3244a"/>
  </w15:person>
  <w15:person w15:author="Dang, Tommy OHCS:EX">
    <w15:presenceInfo w15:providerId="AD" w15:userId="S::Tommy.Dang@gov.bc.ca::69d8ff01-ee80-4fa7-bde0-c74fa6d291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CF"/>
    <w:rsid w:val="000021DC"/>
    <w:rsid w:val="0000760E"/>
    <w:rsid w:val="00013C25"/>
    <w:rsid w:val="000160EB"/>
    <w:rsid w:val="00016B62"/>
    <w:rsid w:val="00020303"/>
    <w:rsid w:val="000313A1"/>
    <w:rsid w:val="00035AA9"/>
    <w:rsid w:val="00045550"/>
    <w:rsid w:val="00060DAF"/>
    <w:rsid w:val="00070BED"/>
    <w:rsid w:val="00073C1B"/>
    <w:rsid w:val="00077180"/>
    <w:rsid w:val="00094B5A"/>
    <w:rsid w:val="000A2B4E"/>
    <w:rsid w:val="000B27B2"/>
    <w:rsid w:val="000C4620"/>
    <w:rsid w:val="000D2E51"/>
    <w:rsid w:val="000D31D4"/>
    <w:rsid w:val="000E0986"/>
    <w:rsid w:val="000E37CF"/>
    <w:rsid w:val="000E6863"/>
    <w:rsid w:val="00106AFA"/>
    <w:rsid w:val="00120290"/>
    <w:rsid w:val="00134B6D"/>
    <w:rsid w:val="0013516C"/>
    <w:rsid w:val="00144360"/>
    <w:rsid w:val="0015137C"/>
    <w:rsid w:val="00162DC1"/>
    <w:rsid w:val="001917FE"/>
    <w:rsid w:val="001943A7"/>
    <w:rsid w:val="001A4B38"/>
    <w:rsid w:val="001B21B8"/>
    <w:rsid w:val="001B699A"/>
    <w:rsid w:val="001C71E4"/>
    <w:rsid w:val="001D5A85"/>
    <w:rsid w:val="001E0E29"/>
    <w:rsid w:val="001E5CD8"/>
    <w:rsid w:val="001F4CC4"/>
    <w:rsid w:val="0020562B"/>
    <w:rsid w:val="00227800"/>
    <w:rsid w:val="002343F9"/>
    <w:rsid w:val="00236495"/>
    <w:rsid w:val="00237E6A"/>
    <w:rsid w:val="00243945"/>
    <w:rsid w:val="00244C0D"/>
    <w:rsid w:val="00251387"/>
    <w:rsid w:val="002667C3"/>
    <w:rsid w:val="002776D1"/>
    <w:rsid w:val="00285C0F"/>
    <w:rsid w:val="00292FCF"/>
    <w:rsid w:val="00292FE4"/>
    <w:rsid w:val="00294B46"/>
    <w:rsid w:val="002A03C7"/>
    <w:rsid w:val="002A4CDC"/>
    <w:rsid w:val="002B261C"/>
    <w:rsid w:val="002C7115"/>
    <w:rsid w:val="002D0E7C"/>
    <w:rsid w:val="002F21D1"/>
    <w:rsid w:val="00301984"/>
    <w:rsid w:val="00302F65"/>
    <w:rsid w:val="00305F64"/>
    <w:rsid w:val="0030693B"/>
    <w:rsid w:val="00327D4A"/>
    <w:rsid w:val="00331763"/>
    <w:rsid w:val="00332A9F"/>
    <w:rsid w:val="00341ADD"/>
    <w:rsid w:val="0035401E"/>
    <w:rsid w:val="00377A1E"/>
    <w:rsid w:val="0038429B"/>
    <w:rsid w:val="0038537F"/>
    <w:rsid w:val="0038554F"/>
    <w:rsid w:val="00396C58"/>
    <w:rsid w:val="003A5480"/>
    <w:rsid w:val="003A6C33"/>
    <w:rsid w:val="003B07A4"/>
    <w:rsid w:val="003B09DB"/>
    <w:rsid w:val="003B67FE"/>
    <w:rsid w:val="003C3AB1"/>
    <w:rsid w:val="003C5060"/>
    <w:rsid w:val="003D21AE"/>
    <w:rsid w:val="003D5529"/>
    <w:rsid w:val="003F132A"/>
    <w:rsid w:val="003F1331"/>
    <w:rsid w:val="00414061"/>
    <w:rsid w:val="00417D7D"/>
    <w:rsid w:val="00417D85"/>
    <w:rsid w:val="00424ADD"/>
    <w:rsid w:val="00427E85"/>
    <w:rsid w:val="0043085B"/>
    <w:rsid w:val="004349AC"/>
    <w:rsid w:val="00434A9F"/>
    <w:rsid w:val="00441842"/>
    <w:rsid w:val="004466EA"/>
    <w:rsid w:val="00464D8F"/>
    <w:rsid w:val="004821F1"/>
    <w:rsid w:val="004A1BCC"/>
    <w:rsid w:val="004C4159"/>
    <w:rsid w:val="004D28A2"/>
    <w:rsid w:val="004D4761"/>
    <w:rsid w:val="004D6327"/>
    <w:rsid w:val="004D6A8E"/>
    <w:rsid w:val="004F613F"/>
    <w:rsid w:val="005073ED"/>
    <w:rsid w:val="00515C53"/>
    <w:rsid w:val="00521A9D"/>
    <w:rsid w:val="0052467F"/>
    <w:rsid w:val="00525B93"/>
    <w:rsid w:val="00533784"/>
    <w:rsid w:val="00552C8F"/>
    <w:rsid w:val="00556D73"/>
    <w:rsid w:val="00560B3F"/>
    <w:rsid w:val="00571ADB"/>
    <w:rsid w:val="00574600"/>
    <w:rsid w:val="00585A45"/>
    <w:rsid w:val="005D736F"/>
    <w:rsid w:val="005D7D64"/>
    <w:rsid w:val="0060232A"/>
    <w:rsid w:val="00610E2E"/>
    <w:rsid w:val="006179FF"/>
    <w:rsid w:val="00634138"/>
    <w:rsid w:val="00640AB0"/>
    <w:rsid w:val="00640C73"/>
    <w:rsid w:val="006431E8"/>
    <w:rsid w:val="00647F56"/>
    <w:rsid w:val="00653F44"/>
    <w:rsid w:val="00656F9A"/>
    <w:rsid w:val="006603C1"/>
    <w:rsid w:val="006704BA"/>
    <w:rsid w:val="00673CF0"/>
    <w:rsid w:val="00683489"/>
    <w:rsid w:val="00683639"/>
    <w:rsid w:val="0068502C"/>
    <w:rsid w:val="0068541B"/>
    <w:rsid w:val="006862E9"/>
    <w:rsid w:val="00686DDB"/>
    <w:rsid w:val="006A15A5"/>
    <w:rsid w:val="006C51DC"/>
    <w:rsid w:val="006D0038"/>
    <w:rsid w:val="006E2477"/>
    <w:rsid w:val="006E2CC5"/>
    <w:rsid w:val="00701FD7"/>
    <w:rsid w:val="007225E8"/>
    <w:rsid w:val="007245EB"/>
    <w:rsid w:val="0072706C"/>
    <w:rsid w:val="007304DE"/>
    <w:rsid w:val="007513D8"/>
    <w:rsid w:val="00765094"/>
    <w:rsid w:val="00795127"/>
    <w:rsid w:val="007A1B75"/>
    <w:rsid w:val="007C3FD0"/>
    <w:rsid w:val="007C428E"/>
    <w:rsid w:val="007D40C3"/>
    <w:rsid w:val="007E332F"/>
    <w:rsid w:val="007E65A6"/>
    <w:rsid w:val="007E6ADB"/>
    <w:rsid w:val="007F4FED"/>
    <w:rsid w:val="007F720E"/>
    <w:rsid w:val="00801F14"/>
    <w:rsid w:val="00804ECE"/>
    <w:rsid w:val="00810BEB"/>
    <w:rsid w:val="008119E8"/>
    <w:rsid w:val="00813573"/>
    <w:rsid w:val="00821014"/>
    <w:rsid w:val="0082536A"/>
    <w:rsid w:val="0082611F"/>
    <w:rsid w:val="00833D62"/>
    <w:rsid w:val="008451ED"/>
    <w:rsid w:val="00845755"/>
    <w:rsid w:val="008524FD"/>
    <w:rsid w:val="008542F5"/>
    <w:rsid w:val="0085446E"/>
    <w:rsid w:val="00855D65"/>
    <w:rsid w:val="00857E05"/>
    <w:rsid w:val="008613FD"/>
    <w:rsid w:val="00871FBD"/>
    <w:rsid w:val="00875460"/>
    <w:rsid w:val="00880EE6"/>
    <w:rsid w:val="008818E3"/>
    <w:rsid w:val="00886FB8"/>
    <w:rsid w:val="008B1632"/>
    <w:rsid w:val="008B36CA"/>
    <w:rsid w:val="008C5689"/>
    <w:rsid w:val="008C7F89"/>
    <w:rsid w:val="008D4D94"/>
    <w:rsid w:val="008D6B40"/>
    <w:rsid w:val="008D7E17"/>
    <w:rsid w:val="008E6A94"/>
    <w:rsid w:val="0090250A"/>
    <w:rsid w:val="00934E6E"/>
    <w:rsid w:val="00941EBF"/>
    <w:rsid w:val="009455DA"/>
    <w:rsid w:val="00945B91"/>
    <w:rsid w:val="00947560"/>
    <w:rsid w:val="0095454F"/>
    <w:rsid w:val="00956DB7"/>
    <w:rsid w:val="009601EB"/>
    <w:rsid w:val="00960B06"/>
    <w:rsid w:val="009619CF"/>
    <w:rsid w:val="00984147"/>
    <w:rsid w:val="009971CD"/>
    <w:rsid w:val="009A3B61"/>
    <w:rsid w:val="009A788D"/>
    <w:rsid w:val="009B5EE5"/>
    <w:rsid w:val="009C426F"/>
    <w:rsid w:val="009D4D49"/>
    <w:rsid w:val="009E7F1F"/>
    <w:rsid w:val="009F5D09"/>
    <w:rsid w:val="009F7F54"/>
    <w:rsid w:val="00A02309"/>
    <w:rsid w:val="00A030EA"/>
    <w:rsid w:val="00A228C7"/>
    <w:rsid w:val="00A3123F"/>
    <w:rsid w:val="00A31F91"/>
    <w:rsid w:val="00A34560"/>
    <w:rsid w:val="00A4048B"/>
    <w:rsid w:val="00A45EA0"/>
    <w:rsid w:val="00A46037"/>
    <w:rsid w:val="00A613F8"/>
    <w:rsid w:val="00A65917"/>
    <w:rsid w:val="00A72B11"/>
    <w:rsid w:val="00A7525F"/>
    <w:rsid w:val="00A82129"/>
    <w:rsid w:val="00A84C58"/>
    <w:rsid w:val="00A9491B"/>
    <w:rsid w:val="00AB0640"/>
    <w:rsid w:val="00AB3C57"/>
    <w:rsid w:val="00AB72C0"/>
    <w:rsid w:val="00AC10E8"/>
    <w:rsid w:val="00AC27B4"/>
    <w:rsid w:val="00AC55C1"/>
    <w:rsid w:val="00AD2E2C"/>
    <w:rsid w:val="00B0029D"/>
    <w:rsid w:val="00B02FBD"/>
    <w:rsid w:val="00B03882"/>
    <w:rsid w:val="00B229D1"/>
    <w:rsid w:val="00B33E7C"/>
    <w:rsid w:val="00B479D8"/>
    <w:rsid w:val="00B554EF"/>
    <w:rsid w:val="00B62843"/>
    <w:rsid w:val="00B6401E"/>
    <w:rsid w:val="00B65883"/>
    <w:rsid w:val="00B73AB9"/>
    <w:rsid w:val="00B87AA9"/>
    <w:rsid w:val="00B91FBD"/>
    <w:rsid w:val="00BA1C4F"/>
    <w:rsid w:val="00BB1632"/>
    <w:rsid w:val="00BC6220"/>
    <w:rsid w:val="00BF09AB"/>
    <w:rsid w:val="00BF4A00"/>
    <w:rsid w:val="00BF7BCB"/>
    <w:rsid w:val="00C039FC"/>
    <w:rsid w:val="00C06615"/>
    <w:rsid w:val="00C16C91"/>
    <w:rsid w:val="00C25394"/>
    <w:rsid w:val="00C26C58"/>
    <w:rsid w:val="00C27EF6"/>
    <w:rsid w:val="00C4764D"/>
    <w:rsid w:val="00C555B5"/>
    <w:rsid w:val="00C56075"/>
    <w:rsid w:val="00C62E21"/>
    <w:rsid w:val="00C67CED"/>
    <w:rsid w:val="00C77770"/>
    <w:rsid w:val="00C91D15"/>
    <w:rsid w:val="00C91EBC"/>
    <w:rsid w:val="00C97A2F"/>
    <w:rsid w:val="00CA713B"/>
    <w:rsid w:val="00CC2360"/>
    <w:rsid w:val="00CC7513"/>
    <w:rsid w:val="00CE3AD4"/>
    <w:rsid w:val="00CE676F"/>
    <w:rsid w:val="00CF75FA"/>
    <w:rsid w:val="00D06AD9"/>
    <w:rsid w:val="00D1105E"/>
    <w:rsid w:val="00D1241F"/>
    <w:rsid w:val="00D2154F"/>
    <w:rsid w:val="00D267C0"/>
    <w:rsid w:val="00D35C4E"/>
    <w:rsid w:val="00D47184"/>
    <w:rsid w:val="00D477C9"/>
    <w:rsid w:val="00D53C06"/>
    <w:rsid w:val="00D63AC1"/>
    <w:rsid w:val="00D665D9"/>
    <w:rsid w:val="00D66BB3"/>
    <w:rsid w:val="00D6727B"/>
    <w:rsid w:val="00D7502D"/>
    <w:rsid w:val="00D76B8F"/>
    <w:rsid w:val="00D87EFF"/>
    <w:rsid w:val="00D92837"/>
    <w:rsid w:val="00DA0CBA"/>
    <w:rsid w:val="00DA5DA5"/>
    <w:rsid w:val="00DB6007"/>
    <w:rsid w:val="00DB6058"/>
    <w:rsid w:val="00DC2F1E"/>
    <w:rsid w:val="00DC6D98"/>
    <w:rsid w:val="00DD3AE8"/>
    <w:rsid w:val="00DE60D8"/>
    <w:rsid w:val="00DE6683"/>
    <w:rsid w:val="00DE76E2"/>
    <w:rsid w:val="00E00F36"/>
    <w:rsid w:val="00E1341D"/>
    <w:rsid w:val="00E241A4"/>
    <w:rsid w:val="00E259F7"/>
    <w:rsid w:val="00E4416F"/>
    <w:rsid w:val="00E56331"/>
    <w:rsid w:val="00E57CC3"/>
    <w:rsid w:val="00E6014F"/>
    <w:rsid w:val="00E7182F"/>
    <w:rsid w:val="00E81CEA"/>
    <w:rsid w:val="00E918C1"/>
    <w:rsid w:val="00E934C3"/>
    <w:rsid w:val="00EA3222"/>
    <w:rsid w:val="00EB67C7"/>
    <w:rsid w:val="00EC72E8"/>
    <w:rsid w:val="00ED1608"/>
    <w:rsid w:val="00EE4EE7"/>
    <w:rsid w:val="00F07435"/>
    <w:rsid w:val="00F10D3C"/>
    <w:rsid w:val="00F119BF"/>
    <w:rsid w:val="00F15B9A"/>
    <w:rsid w:val="00F16DCD"/>
    <w:rsid w:val="00F255B5"/>
    <w:rsid w:val="00F265FC"/>
    <w:rsid w:val="00F711E7"/>
    <w:rsid w:val="00F71AC9"/>
    <w:rsid w:val="00F76DCE"/>
    <w:rsid w:val="00F840E4"/>
    <w:rsid w:val="00FB0E95"/>
    <w:rsid w:val="00FB5F97"/>
    <w:rsid w:val="00FC4489"/>
    <w:rsid w:val="00FC6168"/>
    <w:rsid w:val="00FC7D7A"/>
    <w:rsid w:val="00FF2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16703"/>
  <w15:docId w15:val="{9C68D6E0-2873-4E0C-A34B-F79E657E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50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Part">
    <w:name w:val="01_Part"/>
    <w:link w:val="01PartChar"/>
    <w:autoRedefine/>
    <w:rsid w:val="00634138"/>
    <w:pPr>
      <w:tabs>
        <w:tab w:val="left" w:pos="342"/>
      </w:tabs>
      <w:spacing w:before="60"/>
    </w:pPr>
    <w:rPr>
      <w:rFonts w:ascii="Arial Black" w:hAnsi="Arial Black"/>
      <w:snapToGrid w:val="0"/>
      <w:sz w:val="44"/>
    </w:rPr>
  </w:style>
  <w:style w:type="character" w:customStyle="1" w:styleId="01PartChar">
    <w:name w:val="01_Part Char"/>
    <w:basedOn w:val="DefaultParagraphFont"/>
    <w:link w:val="01Part"/>
    <w:rsid w:val="00634138"/>
    <w:rPr>
      <w:rFonts w:ascii="Arial Black" w:hAnsi="Arial Black"/>
      <w:snapToGrid w:val="0"/>
      <w:sz w:val="44"/>
    </w:rPr>
  </w:style>
  <w:style w:type="paragraph" w:customStyle="1" w:styleId="02Section">
    <w:name w:val="02_Section"/>
    <w:basedOn w:val="01Part"/>
    <w:next w:val="03Subsection"/>
    <w:link w:val="02SectionChar"/>
    <w:autoRedefine/>
    <w:rsid w:val="00045550"/>
    <w:pPr>
      <w:pPrChange w:id="0" w:author="Dang, Tommy HOUS:EX" w:date="2023-09-01T16:35:00Z">
        <w:pPr>
          <w:tabs>
            <w:tab w:val="left" w:pos="342"/>
          </w:tabs>
          <w:spacing w:before="60"/>
        </w:pPr>
      </w:pPrChange>
    </w:pPr>
    <w:rPr>
      <w:b/>
      <w:sz w:val="34"/>
      <w:rPrChange w:id="0" w:author="Dang, Tommy HOUS:EX" w:date="2023-09-01T16:35:00Z">
        <w:rPr>
          <w:rFonts w:ascii="Arial Black" w:hAnsi="Arial Black"/>
          <w:b/>
          <w:snapToGrid w:val="0"/>
          <w:sz w:val="34"/>
          <w:lang w:val="en-US" w:eastAsia="en-US" w:bidi="ar-SA"/>
        </w:rPr>
      </w:rPrChange>
    </w:rPr>
  </w:style>
  <w:style w:type="paragraph" w:customStyle="1" w:styleId="03Subsection">
    <w:name w:val="03_Subsection"/>
    <w:basedOn w:val="02Section"/>
    <w:next w:val="04Article"/>
    <w:link w:val="03SubsectionChar"/>
    <w:autoRedefine/>
    <w:rsid w:val="00134B6D"/>
    <w:pPr>
      <w:pPrChange w:id="1" w:author="Dang, Tommy HOUS:EX" w:date="2023-09-01T16:37:00Z">
        <w:pPr>
          <w:tabs>
            <w:tab w:val="left" w:pos="342"/>
          </w:tabs>
          <w:spacing w:before="60"/>
        </w:pPr>
      </w:pPrChange>
    </w:pPr>
    <w:rPr>
      <w:sz w:val="24"/>
      <w:rPrChange w:id="1" w:author="Dang, Tommy HOUS:EX" w:date="2023-09-01T16:37:00Z">
        <w:rPr>
          <w:rFonts w:ascii="Arial Black" w:hAnsi="Arial Black"/>
          <w:b/>
          <w:snapToGrid w:val="0"/>
          <w:sz w:val="24"/>
          <w:lang w:val="en-US" w:eastAsia="en-US" w:bidi="ar-SA"/>
        </w:rPr>
      </w:rPrChange>
    </w:rPr>
  </w:style>
  <w:style w:type="paragraph" w:customStyle="1" w:styleId="04Article">
    <w:name w:val="04_Article"/>
    <w:basedOn w:val="03Subsection"/>
    <w:next w:val="05Sentence"/>
    <w:link w:val="04ArticleChar"/>
    <w:rsid w:val="0090250A"/>
    <w:rPr>
      <w:sz w:val="20"/>
    </w:rPr>
  </w:style>
  <w:style w:type="paragraph" w:customStyle="1" w:styleId="05Sentence">
    <w:name w:val="05_Sentence"/>
    <w:link w:val="05SentenceChar"/>
    <w:rsid w:val="0090250A"/>
    <w:pPr>
      <w:tabs>
        <w:tab w:val="left" w:pos="852"/>
        <w:tab w:val="right" w:pos="4536"/>
      </w:tabs>
      <w:spacing w:before="120"/>
      <w:ind w:left="12" w:firstLine="360"/>
    </w:pPr>
    <w:rPr>
      <w:rFonts w:ascii="Palatino" w:hAnsi="Palatino"/>
      <w:snapToGrid w:val="0"/>
    </w:rPr>
  </w:style>
  <w:style w:type="character" w:customStyle="1" w:styleId="05SentenceChar">
    <w:name w:val="05_Sentence Char"/>
    <w:basedOn w:val="DefaultParagraphFont"/>
    <w:link w:val="05Sentence"/>
    <w:rsid w:val="00EE4EE7"/>
    <w:rPr>
      <w:rFonts w:ascii="Palatino" w:hAnsi="Palatino"/>
      <w:snapToGrid w:val="0"/>
    </w:rPr>
  </w:style>
  <w:style w:type="character" w:customStyle="1" w:styleId="04ArticleChar">
    <w:name w:val="04_Article Char"/>
    <w:basedOn w:val="03SubsectionChar"/>
    <w:link w:val="04Article"/>
    <w:rsid w:val="00ED1608"/>
    <w:rPr>
      <w:rFonts w:ascii="Arial Black" w:hAnsi="Arial Black"/>
      <w:b/>
      <w:snapToGrid w:val="0"/>
      <w:sz w:val="24"/>
    </w:rPr>
  </w:style>
  <w:style w:type="character" w:customStyle="1" w:styleId="03SubsectionChar">
    <w:name w:val="03_Subsection Char"/>
    <w:basedOn w:val="02SectionChar"/>
    <w:link w:val="03Subsection"/>
    <w:rsid w:val="00134B6D"/>
    <w:rPr>
      <w:rFonts w:ascii="Arial Black" w:hAnsi="Arial Black"/>
      <w:b/>
      <w:snapToGrid w:val="0"/>
      <w:sz w:val="24"/>
    </w:rPr>
  </w:style>
  <w:style w:type="character" w:customStyle="1" w:styleId="02SectionChar">
    <w:name w:val="02_Section Char"/>
    <w:basedOn w:val="01PartChar"/>
    <w:link w:val="02Section"/>
    <w:rsid w:val="00045550"/>
    <w:rPr>
      <w:rFonts w:ascii="Arial Black" w:hAnsi="Arial Black"/>
      <w:b/>
      <w:snapToGrid w:val="0"/>
      <w:sz w:val="34"/>
    </w:rPr>
  </w:style>
  <w:style w:type="character" w:styleId="Hyperlink">
    <w:name w:val="Hyperlink"/>
    <w:basedOn w:val="DefaultParagraphFont"/>
    <w:uiPriority w:val="99"/>
    <w:unhideWhenUsed/>
    <w:rsid w:val="007225E8"/>
    <w:rPr>
      <w:color w:val="0000FF"/>
      <w:u w:val="single"/>
    </w:rPr>
  </w:style>
  <w:style w:type="paragraph" w:customStyle="1" w:styleId="08appnote">
    <w:name w:val="08_appnote"/>
    <w:rsid w:val="00424ADD"/>
    <w:pPr>
      <w:spacing w:before="120"/>
    </w:pPr>
    <w:rPr>
      <w:rFonts w:ascii="Palatino" w:hAnsi="Palatino"/>
      <w:snapToGrid w:val="0"/>
    </w:rPr>
  </w:style>
  <w:style w:type="paragraph" w:customStyle="1" w:styleId="11FigTitle">
    <w:name w:val="11_Fig_Title"/>
    <w:basedOn w:val="Normal"/>
    <w:link w:val="11FigTitleChar"/>
    <w:rsid w:val="00D92837"/>
    <w:pPr>
      <w:tabs>
        <w:tab w:val="center" w:pos="5040"/>
        <w:tab w:val="right" w:pos="9600"/>
      </w:tabs>
      <w:ind w:left="120"/>
      <w:jc w:val="center"/>
    </w:pPr>
    <w:rPr>
      <w:rFonts w:ascii="Helvetica" w:hAnsi="Helvetica"/>
      <w:b/>
      <w:noProof/>
      <w:sz w:val="20"/>
      <w:szCs w:val="20"/>
    </w:rPr>
  </w:style>
  <w:style w:type="character" w:customStyle="1" w:styleId="11FigTitleChar">
    <w:name w:val="11_Fig_Title Char"/>
    <w:basedOn w:val="DefaultParagraphFont"/>
    <w:link w:val="11FigTitle"/>
    <w:rsid w:val="00D92837"/>
    <w:rPr>
      <w:rFonts w:ascii="Helvetica" w:hAnsi="Helvetica"/>
      <w:b/>
      <w:noProof/>
    </w:rPr>
  </w:style>
  <w:style w:type="paragraph" w:customStyle="1" w:styleId="12TabHeadBody">
    <w:name w:val="12_Tab_Head&amp;Body"/>
    <w:basedOn w:val="Normal"/>
    <w:rsid w:val="00020303"/>
    <w:pPr>
      <w:tabs>
        <w:tab w:val="center" w:pos="5040"/>
        <w:tab w:val="right" w:pos="9600"/>
      </w:tabs>
      <w:ind w:left="120"/>
    </w:pPr>
    <w:rPr>
      <w:rFonts w:ascii="Arial Narrow" w:hAnsi="Arial Narrow"/>
      <w:noProof/>
      <w:sz w:val="18"/>
      <w:szCs w:val="20"/>
    </w:rPr>
  </w:style>
  <w:style w:type="character" w:styleId="FollowedHyperlink">
    <w:name w:val="FollowedHyperlink"/>
    <w:basedOn w:val="DefaultParagraphFont"/>
    <w:uiPriority w:val="99"/>
    <w:semiHidden/>
    <w:unhideWhenUsed/>
    <w:rsid w:val="007225E8"/>
    <w:rPr>
      <w:color w:val="800080"/>
      <w:u w:val="single"/>
    </w:rPr>
  </w:style>
  <w:style w:type="paragraph" w:customStyle="1" w:styleId="10Tabtitle">
    <w:name w:val="10_Tab_title"/>
    <w:basedOn w:val="11FigTitle"/>
    <w:link w:val="10TabtitleChar"/>
    <w:qFormat/>
    <w:rsid w:val="00C4764D"/>
    <w:pPr>
      <w:spacing w:before="60"/>
      <w:ind w:left="119"/>
    </w:pPr>
  </w:style>
  <w:style w:type="character" w:customStyle="1" w:styleId="10TabtitleChar">
    <w:name w:val="10_Tab_title Char"/>
    <w:basedOn w:val="11FigTitleChar"/>
    <w:link w:val="10Tabtitle"/>
    <w:rsid w:val="00C4764D"/>
    <w:rPr>
      <w:rFonts w:ascii="Helvetica" w:hAnsi="Helvetica"/>
      <w:b/>
      <w:noProof/>
    </w:rPr>
  </w:style>
  <w:style w:type="paragraph" w:customStyle="1" w:styleId="12bTabnote">
    <w:name w:val="12b_Tab_note"/>
    <w:basedOn w:val="05Sentence"/>
    <w:link w:val="12bTabnoteChar"/>
    <w:qFormat/>
    <w:rsid w:val="00984147"/>
    <w:pPr>
      <w:spacing w:before="0"/>
      <w:ind w:hanging="12"/>
    </w:pPr>
    <w:rPr>
      <w:rFonts w:ascii="Arial" w:hAnsi="Arial" w:cs="Arial"/>
      <w:sz w:val="16"/>
      <w:szCs w:val="18"/>
    </w:rPr>
  </w:style>
  <w:style w:type="character" w:customStyle="1" w:styleId="12bTabnoteChar">
    <w:name w:val="12b_Tab_note Char"/>
    <w:basedOn w:val="05SentenceChar"/>
    <w:link w:val="12bTabnote"/>
    <w:rsid w:val="00984147"/>
    <w:rPr>
      <w:rFonts w:ascii="Arial" w:hAnsi="Arial" w:cs="Arial"/>
      <w:snapToGrid w:val="0"/>
      <w:sz w:val="16"/>
      <w:szCs w:val="18"/>
    </w:rPr>
  </w:style>
  <w:style w:type="paragraph" w:customStyle="1" w:styleId="13Appnotes">
    <w:name w:val="13_Appnotes"/>
    <w:basedOn w:val="05Sentence"/>
    <w:link w:val="13AppnotesChar"/>
    <w:qFormat/>
    <w:rsid w:val="003B09DB"/>
    <w:pPr>
      <w:ind w:firstLine="0"/>
    </w:pPr>
  </w:style>
  <w:style w:type="character" w:customStyle="1" w:styleId="13AppnotesChar">
    <w:name w:val="13_Appnotes Char"/>
    <w:basedOn w:val="05SentenceChar"/>
    <w:link w:val="13Appnotes"/>
    <w:rsid w:val="003B09DB"/>
    <w:rPr>
      <w:rFonts w:ascii="Palatino" w:hAnsi="Palatino"/>
      <w:snapToGrid w:val="0"/>
    </w:rPr>
  </w:style>
  <w:style w:type="paragraph" w:customStyle="1" w:styleId="13aAppnotenumttl">
    <w:name w:val="13a_Appnote_num_ttl"/>
    <w:basedOn w:val="13Appnotes"/>
    <w:link w:val="13aAppnotenumttlChar"/>
    <w:qFormat/>
    <w:rsid w:val="006E2477"/>
    <w:pPr>
      <w:ind w:hanging="12"/>
    </w:pPr>
    <w:rPr>
      <w:rFonts w:ascii="Arial Black" w:hAnsi="Arial Black"/>
    </w:rPr>
  </w:style>
  <w:style w:type="character" w:customStyle="1" w:styleId="13aAppnotenumttlChar">
    <w:name w:val="13a_Appnote_num_ttl Char"/>
    <w:basedOn w:val="13AppnotesChar"/>
    <w:link w:val="13aAppnotenumttl"/>
    <w:rsid w:val="006E2477"/>
    <w:rPr>
      <w:rFonts w:ascii="Arial Black" w:hAnsi="Arial Black"/>
      <w:snapToGrid w:val="0"/>
    </w:rPr>
  </w:style>
  <w:style w:type="paragraph" w:customStyle="1" w:styleId="13bDivision1">
    <w:name w:val="13b_Division1"/>
    <w:link w:val="13bDivision1Char"/>
    <w:qFormat/>
    <w:rsid w:val="007C428E"/>
    <w:pPr>
      <w:spacing w:before="120"/>
    </w:pPr>
    <w:rPr>
      <w:rFonts w:ascii="Arial" w:hAnsi="Arial"/>
      <w:szCs w:val="24"/>
    </w:rPr>
  </w:style>
  <w:style w:type="character" w:customStyle="1" w:styleId="13bDivision1Char">
    <w:name w:val="13b_Division1 Char"/>
    <w:basedOn w:val="11FigTitleChar"/>
    <w:link w:val="13bDivision1"/>
    <w:rsid w:val="007C428E"/>
    <w:rPr>
      <w:rFonts w:ascii="Arial" w:hAnsi="Arial"/>
      <w:b/>
      <w:noProof/>
      <w:szCs w:val="24"/>
    </w:rPr>
  </w:style>
  <w:style w:type="paragraph" w:customStyle="1" w:styleId="17TOCsect">
    <w:name w:val="17_TOC_sect"/>
    <w:basedOn w:val="04Article"/>
    <w:link w:val="17TOCsectChar"/>
    <w:qFormat/>
    <w:rsid w:val="00ED1608"/>
  </w:style>
  <w:style w:type="character" w:customStyle="1" w:styleId="17TOCsectChar">
    <w:name w:val="17_TOC_sect Char"/>
    <w:basedOn w:val="04ArticleChar"/>
    <w:link w:val="17TOCsect"/>
    <w:rsid w:val="00ED1608"/>
    <w:rPr>
      <w:rFonts w:ascii="Arial Black" w:hAnsi="Arial Black"/>
      <w:b/>
      <w:snapToGrid w:val="0"/>
      <w:sz w:val="24"/>
    </w:rPr>
  </w:style>
  <w:style w:type="paragraph" w:customStyle="1" w:styleId="17aTOCitem">
    <w:name w:val="17a_TOC_item"/>
    <w:basedOn w:val="Normal"/>
    <w:link w:val="17aTOCitemChar"/>
    <w:qFormat/>
    <w:rsid w:val="00ED1608"/>
    <w:rPr>
      <w:rFonts w:ascii="Arial" w:hAnsi="Arial" w:cs="Arial"/>
      <w:sz w:val="20"/>
      <w:szCs w:val="20"/>
    </w:rPr>
  </w:style>
  <w:style w:type="character" w:customStyle="1" w:styleId="17aTOCitemChar">
    <w:name w:val="17a_TOC_item Char"/>
    <w:basedOn w:val="DefaultParagraphFont"/>
    <w:link w:val="17aTOCitem"/>
    <w:rsid w:val="00ED1608"/>
    <w:rPr>
      <w:rFonts w:ascii="Arial" w:hAnsi="Arial" w:cs="Arial"/>
    </w:rPr>
  </w:style>
  <w:style w:type="paragraph" w:styleId="BalloonText">
    <w:name w:val="Balloon Text"/>
    <w:basedOn w:val="Normal"/>
    <w:link w:val="BalloonTextChar"/>
    <w:uiPriority w:val="99"/>
    <w:semiHidden/>
    <w:unhideWhenUsed/>
    <w:rsid w:val="0038554F"/>
    <w:rPr>
      <w:rFonts w:ascii="Tahoma" w:hAnsi="Tahoma" w:cs="Tahoma"/>
      <w:sz w:val="16"/>
      <w:szCs w:val="16"/>
    </w:rPr>
  </w:style>
  <w:style w:type="character" w:customStyle="1" w:styleId="BalloonTextChar">
    <w:name w:val="Balloon Text Char"/>
    <w:basedOn w:val="DefaultParagraphFont"/>
    <w:link w:val="BalloonText"/>
    <w:uiPriority w:val="99"/>
    <w:semiHidden/>
    <w:rsid w:val="0038554F"/>
    <w:rPr>
      <w:rFonts w:ascii="Tahoma" w:hAnsi="Tahoma" w:cs="Tahoma"/>
      <w:sz w:val="16"/>
      <w:szCs w:val="16"/>
    </w:rPr>
  </w:style>
  <w:style w:type="paragraph" w:customStyle="1" w:styleId="13cFigTitle">
    <w:name w:val="13c_Fig_Title"/>
    <w:basedOn w:val="11FigTitle"/>
    <w:link w:val="13cFigTitleChar"/>
    <w:qFormat/>
    <w:rsid w:val="00A31F91"/>
    <w:pPr>
      <w:jc w:val="left"/>
    </w:pPr>
  </w:style>
  <w:style w:type="character" w:customStyle="1" w:styleId="13cFigTitleChar">
    <w:name w:val="13c_Fig_Title Char"/>
    <w:basedOn w:val="11FigTitleChar"/>
    <w:link w:val="13cFigTitle"/>
    <w:rsid w:val="00A31F91"/>
    <w:rPr>
      <w:rFonts w:ascii="Helvetica" w:hAnsi="Helvetica"/>
      <w:b/>
      <w:noProof/>
    </w:rPr>
  </w:style>
  <w:style w:type="paragraph" w:styleId="Header">
    <w:name w:val="header"/>
    <w:basedOn w:val="Normal"/>
    <w:link w:val="HeaderChar"/>
    <w:uiPriority w:val="99"/>
    <w:semiHidden/>
    <w:unhideWhenUsed/>
    <w:rsid w:val="006179FF"/>
    <w:pPr>
      <w:tabs>
        <w:tab w:val="center" w:pos="4680"/>
        <w:tab w:val="right" w:pos="9360"/>
      </w:tabs>
    </w:pPr>
  </w:style>
  <w:style w:type="character" w:customStyle="1" w:styleId="HeaderChar">
    <w:name w:val="Header Char"/>
    <w:basedOn w:val="DefaultParagraphFont"/>
    <w:link w:val="Header"/>
    <w:uiPriority w:val="99"/>
    <w:semiHidden/>
    <w:rsid w:val="006179FF"/>
    <w:rPr>
      <w:sz w:val="24"/>
      <w:szCs w:val="24"/>
    </w:rPr>
  </w:style>
  <w:style w:type="paragraph" w:styleId="Footer">
    <w:name w:val="footer"/>
    <w:basedOn w:val="Normal"/>
    <w:link w:val="FooterChar"/>
    <w:uiPriority w:val="99"/>
    <w:unhideWhenUsed/>
    <w:rsid w:val="006179FF"/>
    <w:pPr>
      <w:tabs>
        <w:tab w:val="center" w:pos="4680"/>
        <w:tab w:val="right" w:pos="9360"/>
      </w:tabs>
    </w:pPr>
  </w:style>
  <w:style w:type="character" w:customStyle="1" w:styleId="FooterChar">
    <w:name w:val="Footer Char"/>
    <w:basedOn w:val="DefaultParagraphFont"/>
    <w:link w:val="Footer"/>
    <w:uiPriority w:val="99"/>
    <w:rsid w:val="006179FF"/>
    <w:rPr>
      <w:sz w:val="24"/>
      <w:szCs w:val="24"/>
    </w:rPr>
  </w:style>
  <w:style w:type="paragraph" w:customStyle="1" w:styleId="p8">
    <w:name w:val="p8"/>
    <w:basedOn w:val="Normal"/>
    <w:rsid w:val="001A4B38"/>
    <w:pPr>
      <w:spacing w:before="100" w:beforeAutospacing="1" w:after="100" w:afterAutospacing="1"/>
    </w:pPr>
    <w:rPr>
      <w:lang w:val="en-CA" w:eastAsia="en-CA"/>
    </w:rPr>
  </w:style>
  <w:style w:type="paragraph" w:styleId="Revision">
    <w:name w:val="Revision"/>
    <w:hidden/>
    <w:uiPriority w:val="99"/>
    <w:semiHidden/>
    <w:rsid w:val="00BC6220"/>
    <w:rPr>
      <w:sz w:val="24"/>
      <w:szCs w:val="24"/>
    </w:rPr>
  </w:style>
  <w:style w:type="character" w:styleId="CommentReference">
    <w:name w:val="annotation reference"/>
    <w:basedOn w:val="DefaultParagraphFont"/>
    <w:uiPriority w:val="99"/>
    <w:semiHidden/>
    <w:unhideWhenUsed/>
    <w:rsid w:val="00DC6D98"/>
    <w:rPr>
      <w:sz w:val="16"/>
      <w:szCs w:val="16"/>
    </w:rPr>
  </w:style>
  <w:style w:type="paragraph" w:styleId="CommentText">
    <w:name w:val="annotation text"/>
    <w:basedOn w:val="Normal"/>
    <w:link w:val="CommentTextChar"/>
    <w:uiPriority w:val="99"/>
    <w:unhideWhenUsed/>
    <w:rsid w:val="00DC6D98"/>
    <w:rPr>
      <w:sz w:val="20"/>
      <w:szCs w:val="20"/>
    </w:rPr>
  </w:style>
  <w:style w:type="character" w:customStyle="1" w:styleId="CommentTextChar">
    <w:name w:val="Comment Text Char"/>
    <w:basedOn w:val="DefaultParagraphFont"/>
    <w:link w:val="CommentText"/>
    <w:uiPriority w:val="99"/>
    <w:rsid w:val="00DC6D98"/>
  </w:style>
  <w:style w:type="paragraph" w:styleId="CommentSubject">
    <w:name w:val="annotation subject"/>
    <w:basedOn w:val="CommentText"/>
    <w:next w:val="CommentText"/>
    <w:link w:val="CommentSubjectChar"/>
    <w:uiPriority w:val="99"/>
    <w:semiHidden/>
    <w:unhideWhenUsed/>
    <w:rsid w:val="00DC6D98"/>
    <w:rPr>
      <w:b/>
      <w:bCs/>
    </w:rPr>
  </w:style>
  <w:style w:type="character" w:customStyle="1" w:styleId="CommentSubjectChar">
    <w:name w:val="Comment Subject Char"/>
    <w:basedOn w:val="CommentTextChar"/>
    <w:link w:val="CommentSubject"/>
    <w:uiPriority w:val="99"/>
    <w:semiHidden/>
    <w:rsid w:val="00DC6D98"/>
    <w:rPr>
      <w:b/>
      <w:bCs/>
    </w:rPr>
  </w:style>
  <w:style w:type="table" w:styleId="TableGrid">
    <w:name w:val="Table Grid"/>
    <w:basedOn w:val="TableNormal"/>
    <w:uiPriority w:val="59"/>
    <w:rsid w:val="003019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821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445675">
      <w:bodyDiv w:val="1"/>
      <w:marLeft w:val="0"/>
      <w:marRight w:val="0"/>
      <w:marTop w:val="0"/>
      <w:marBottom w:val="0"/>
      <w:divBdr>
        <w:top w:val="none" w:sz="0" w:space="0" w:color="auto"/>
        <w:left w:val="none" w:sz="0" w:space="0" w:color="auto"/>
        <w:bottom w:val="none" w:sz="0" w:space="0" w:color="auto"/>
        <w:right w:val="none" w:sz="0" w:space="0" w:color="auto"/>
      </w:divBdr>
      <w:divsChild>
        <w:div w:id="216015815">
          <w:marLeft w:val="0"/>
          <w:marRight w:val="0"/>
          <w:marTop w:val="0"/>
          <w:marBottom w:val="0"/>
          <w:divBdr>
            <w:top w:val="none" w:sz="0" w:space="0" w:color="auto"/>
            <w:left w:val="none" w:sz="0" w:space="0" w:color="auto"/>
            <w:bottom w:val="none" w:sz="0" w:space="0" w:color="auto"/>
            <w:right w:val="none" w:sz="0" w:space="0" w:color="auto"/>
          </w:divBdr>
          <w:divsChild>
            <w:div w:id="1859676">
              <w:marLeft w:val="0"/>
              <w:marRight w:val="0"/>
              <w:marTop w:val="0"/>
              <w:marBottom w:val="0"/>
              <w:divBdr>
                <w:top w:val="none" w:sz="0" w:space="0" w:color="auto"/>
                <w:left w:val="none" w:sz="0" w:space="0" w:color="auto"/>
                <w:bottom w:val="none" w:sz="0" w:space="0" w:color="auto"/>
                <w:right w:val="none" w:sz="0" w:space="0" w:color="auto"/>
              </w:divBdr>
            </w:div>
            <w:div w:id="2898845">
              <w:marLeft w:val="0"/>
              <w:marRight w:val="0"/>
              <w:marTop w:val="0"/>
              <w:marBottom w:val="0"/>
              <w:divBdr>
                <w:top w:val="none" w:sz="0" w:space="0" w:color="auto"/>
                <w:left w:val="none" w:sz="0" w:space="0" w:color="auto"/>
                <w:bottom w:val="none" w:sz="0" w:space="0" w:color="auto"/>
                <w:right w:val="none" w:sz="0" w:space="0" w:color="auto"/>
              </w:divBdr>
            </w:div>
            <w:div w:id="45186523">
              <w:marLeft w:val="0"/>
              <w:marRight w:val="0"/>
              <w:marTop w:val="0"/>
              <w:marBottom w:val="0"/>
              <w:divBdr>
                <w:top w:val="none" w:sz="0" w:space="0" w:color="auto"/>
                <w:left w:val="none" w:sz="0" w:space="0" w:color="auto"/>
                <w:bottom w:val="none" w:sz="0" w:space="0" w:color="auto"/>
                <w:right w:val="none" w:sz="0" w:space="0" w:color="auto"/>
              </w:divBdr>
            </w:div>
            <w:div w:id="60103721">
              <w:marLeft w:val="0"/>
              <w:marRight w:val="0"/>
              <w:marTop w:val="0"/>
              <w:marBottom w:val="0"/>
              <w:divBdr>
                <w:top w:val="none" w:sz="0" w:space="0" w:color="auto"/>
                <w:left w:val="none" w:sz="0" w:space="0" w:color="auto"/>
                <w:bottom w:val="none" w:sz="0" w:space="0" w:color="auto"/>
                <w:right w:val="none" w:sz="0" w:space="0" w:color="auto"/>
              </w:divBdr>
            </w:div>
            <w:div w:id="67927896">
              <w:marLeft w:val="0"/>
              <w:marRight w:val="0"/>
              <w:marTop w:val="0"/>
              <w:marBottom w:val="0"/>
              <w:divBdr>
                <w:top w:val="none" w:sz="0" w:space="0" w:color="auto"/>
                <w:left w:val="none" w:sz="0" w:space="0" w:color="auto"/>
                <w:bottom w:val="none" w:sz="0" w:space="0" w:color="auto"/>
                <w:right w:val="none" w:sz="0" w:space="0" w:color="auto"/>
              </w:divBdr>
            </w:div>
            <w:div w:id="71200354">
              <w:marLeft w:val="0"/>
              <w:marRight w:val="0"/>
              <w:marTop w:val="0"/>
              <w:marBottom w:val="0"/>
              <w:divBdr>
                <w:top w:val="none" w:sz="0" w:space="0" w:color="auto"/>
                <w:left w:val="none" w:sz="0" w:space="0" w:color="auto"/>
                <w:bottom w:val="none" w:sz="0" w:space="0" w:color="auto"/>
                <w:right w:val="none" w:sz="0" w:space="0" w:color="auto"/>
              </w:divBdr>
            </w:div>
            <w:div w:id="79719614">
              <w:marLeft w:val="0"/>
              <w:marRight w:val="0"/>
              <w:marTop w:val="0"/>
              <w:marBottom w:val="0"/>
              <w:divBdr>
                <w:top w:val="none" w:sz="0" w:space="0" w:color="auto"/>
                <w:left w:val="none" w:sz="0" w:space="0" w:color="auto"/>
                <w:bottom w:val="none" w:sz="0" w:space="0" w:color="auto"/>
                <w:right w:val="none" w:sz="0" w:space="0" w:color="auto"/>
              </w:divBdr>
            </w:div>
            <w:div w:id="81418437">
              <w:marLeft w:val="0"/>
              <w:marRight w:val="0"/>
              <w:marTop w:val="0"/>
              <w:marBottom w:val="0"/>
              <w:divBdr>
                <w:top w:val="none" w:sz="0" w:space="0" w:color="auto"/>
                <w:left w:val="none" w:sz="0" w:space="0" w:color="auto"/>
                <w:bottom w:val="none" w:sz="0" w:space="0" w:color="auto"/>
                <w:right w:val="none" w:sz="0" w:space="0" w:color="auto"/>
              </w:divBdr>
            </w:div>
            <w:div w:id="87849763">
              <w:marLeft w:val="0"/>
              <w:marRight w:val="0"/>
              <w:marTop w:val="0"/>
              <w:marBottom w:val="0"/>
              <w:divBdr>
                <w:top w:val="none" w:sz="0" w:space="0" w:color="auto"/>
                <w:left w:val="none" w:sz="0" w:space="0" w:color="auto"/>
                <w:bottom w:val="none" w:sz="0" w:space="0" w:color="auto"/>
                <w:right w:val="none" w:sz="0" w:space="0" w:color="auto"/>
              </w:divBdr>
            </w:div>
            <w:div w:id="97525878">
              <w:marLeft w:val="0"/>
              <w:marRight w:val="0"/>
              <w:marTop w:val="0"/>
              <w:marBottom w:val="0"/>
              <w:divBdr>
                <w:top w:val="none" w:sz="0" w:space="0" w:color="auto"/>
                <w:left w:val="none" w:sz="0" w:space="0" w:color="auto"/>
                <w:bottom w:val="none" w:sz="0" w:space="0" w:color="auto"/>
                <w:right w:val="none" w:sz="0" w:space="0" w:color="auto"/>
              </w:divBdr>
            </w:div>
            <w:div w:id="101344994">
              <w:marLeft w:val="0"/>
              <w:marRight w:val="0"/>
              <w:marTop w:val="0"/>
              <w:marBottom w:val="0"/>
              <w:divBdr>
                <w:top w:val="none" w:sz="0" w:space="0" w:color="auto"/>
                <w:left w:val="none" w:sz="0" w:space="0" w:color="auto"/>
                <w:bottom w:val="none" w:sz="0" w:space="0" w:color="auto"/>
                <w:right w:val="none" w:sz="0" w:space="0" w:color="auto"/>
              </w:divBdr>
            </w:div>
            <w:div w:id="108624489">
              <w:marLeft w:val="0"/>
              <w:marRight w:val="0"/>
              <w:marTop w:val="0"/>
              <w:marBottom w:val="0"/>
              <w:divBdr>
                <w:top w:val="none" w:sz="0" w:space="0" w:color="auto"/>
                <w:left w:val="none" w:sz="0" w:space="0" w:color="auto"/>
                <w:bottom w:val="none" w:sz="0" w:space="0" w:color="auto"/>
                <w:right w:val="none" w:sz="0" w:space="0" w:color="auto"/>
              </w:divBdr>
            </w:div>
            <w:div w:id="110394019">
              <w:marLeft w:val="0"/>
              <w:marRight w:val="0"/>
              <w:marTop w:val="0"/>
              <w:marBottom w:val="0"/>
              <w:divBdr>
                <w:top w:val="none" w:sz="0" w:space="0" w:color="auto"/>
                <w:left w:val="none" w:sz="0" w:space="0" w:color="auto"/>
                <w:bottom w:val="none" w:sz="0" w:space="0" w:color="auto"/>
                <w:right w:val="none" w:sz="0" w:space="0" w:color="auto"/>
              </w:divBdr>
            </w:div>
            <w:div w:id="119149998">
              <w:marLeft w:val="0"/>
              <w:marRight w:val="0"/>
              <w:marTop w:val="0"/>
              <w:marBottom w:val="0"/>
              <w:divBdr>
                <w:top w:val="none" w:sz="0" w:space="0" w:color="auto"/>
                <w:left w:val="none" w:sz="0" w:space="0" w:color="auto"/>
                <w:bottom w:val="none" w:sz="0" w:space="0" w:color="auto"/>
                <w:right w:val="none" w:sz="0" w:space="0" w:color="auto"/>
              </w:divBdr>
            </w:div>
            <w:div w:id="122311924">
              <w:marLeft w:val="0"/>
              <w:marRight w:val="0"/>
              <w:marTop w:val="0"/>
              <w:marBottom w:val="0"/>
              <w:divBdr>
                <w:top w:val="none" w:sz="0" w:space="0" w:color="auto"/>
                <w:left w:val="none" w:sz="0" w:space="0" w:color="auto"/>
                <w:bottom w:val="none" w:sz="0" w:space="0" w:color="auto"/>
                <w:right w:val="none" w:sz="0" w:space="0" w:color="auto"/>
              </w:divBdr>
            </w:div>
            <w:div w:id="132330790">
              <w:marLeft w:val="0"/>
              <w:marRight w:val="0"/>
              <w:marTop w:val="0"/>
              <w:marBottom w:val="0"/>
              <w:divBdr>
                <w:top w:val="none" w:sz="0" w:space="0" w:color="auto"/>
                <w:left w:val="none" w:sz="0" w:space="0" w:color="auto"/>
                <w:bottom w:val="none" w:sz="0" w:space="0" w:color="auto"/>
                <w:right w:val="none" w:sz="0" w:space="0" w:color="auto"/>
              </w:divBdr>
            </w:div>
            <w:div w:id="141704394">
              <w:marLeft w:val="0"/>
              <w:marRight w:val="0"/>
              <w:marTop w:val="0"/>
              <w:marBottom w:val="0"/>
              <w:divBdr>
                <w:top w:val="none" w:sz="0" w:space="0" w:color="auto"/>
                <w:left w:val="none" w:sz="0" w:space="0" w:color="auto"/>
                <w:bottom w:val="none" w:sz="0" w:space="0" w:color="auto"/>
                <w:right w:val="none" w:sz="0" w:space="0" w:color="auto"/>
              </w:divBdr>
            </w:div>
            <w:div w:id="153644071">
              <w:marLeft w:val="0"/>
              <w:marRight w:val="0"/>
              <w:marTop w:val="0"/>
              <w:marBottom w:val="0"/>
              <w:divBdr>
                <w:top w:val="none" w:sz="0" w:space="0" w:color="auto"/>
                <w:left w:val="none" w:sz="0" w:space="0" w:color="auto"/>
                <w:bottom w:val="none" w:sz="0" w:space="0" w:color="auto"/>
                <w:right w:val="none" w:sz="0" w:space="0" w:color="auto"/>
              </w:divBdr>
            </w:div>
            <w:div w:id="160508179">
              <w:marLeft w:val="0"/>
              <w:marRight w:val="0"/>
              <w:marTop w:val="0"/>
              <w:marBottom w:val="0"/>
              <w:divBdr>
                <w:top w:val="none" w:sz="0" w:space="0" w:color="auto"/>
                <w:left w:val="none" w:sz="0" w:space="0" w:color="auto"/>
                <w:bottom w:val="none" w:sz="0" w:space="0" w:color="auto"/>
                <w:right w:val="none" w:sz="0" w:space="0" w:color="auto"/>
              </w:divBdr>
            </w:div>
            <w:div w:id="164980753">
              <w:marLeft w:val="0"/>
              <w:marRight w:val="0"/>
              <w:marTop w:val="0"/>
              <w:marBottom w:val="0"/>
              <w:divBdr>
                <w:top w:val="none" w:sz="0" w:space="0" w:color="auto"/>
                <w:left w:val="none" w:sz="0" w:space="0" w:color="auto"/>
                <w:bottom w:val="none" w:sz="0" w:space="0" w:color="auto"/>
                <w:right w:val="none" w:sz="0" w:space="0" w:color="auto"/>
              </w:divBdr>
            </w:div>
            <w:div w:id="166362708">
              <w:marLeft w:val="0"/>
              <w:marRight w:val="0"/>
              <w:marTop w:val="0"/>
              <w:marBottom w:val="0"/>
              <w:divBdr>
                <w:top w:val="none" w:sz="0" w:space="0" w:color="auto"/>
                <w:left w:val="none" w:sz="0" w:space="0" w:color="auto"/>
                <w:bottom w:val="none" w:sz="0" w:space="0" w:color="auto"/>
                <w:right w:val="none" w:sz="0" w:space="0" w:color="auto"/>
              </w:divBdr>
            </w:div>
            <w:div w:id="172377577">
              <w:marLeft w:val="0"/>
              <w:marRight w:val="0"/>
              <w:marTop w:val="0"/>
              <w:marBottom w:val="0"/>
              <w:divBdr>
                <w:top w:val="none" w:sz="0" w:space="0" w:color="auto"/>
                <w:left w:val="none" w:sz="0" w:space="0" w:color="auto"/>
                <w:bottom w:val="none" w:sz="0" w:space="0" w:color="auto"/>
                <w:right w:val="none" w:sz="0" w:space="0" w:color="auto"/>
              </w:divBdr>
            </w:div>
            <w:div w:id="195235725">
              <w:marLeft w:val="0"/>
              <w:marRight w:val="0"/>
              <w:marTop w:val="0"/>
              <w:marBottom w:val="0"/>
              <w:divBdr>
                <w:top w:val="none" w:sz="0" w:space="0" w:color="auto"/>
                <w:left w:val="none" w:sz="0" w:space="0" w:color="auto"/>
                <w:bottom w:val="none" w:sz="0" w:space="0" w:color="auto"/>
                <w:right w:val="none" w:sz="0" w:space="0" w:color="auto"/>
              </w:divBdr>
            </w:div>
            <w:div w:id="197671041">
              <w:marLeft w:val="0"/>
              <w:marRight w:val="0"/>
              <w:marTop w:val="0"/>
              <w:marBottom w:val="0"/>
              <w:divBdr>
                <w:top w:val="none" w:sz="0" w:space="0" w:color="auto"/>
                <w:left w:val="none" w:sz="0" w:space="0" w:color="auto"/>
                <w:bottom w:val="none" w:sz="0" w:space="0" w:color="auto"/>
                <w:right w:val="none" w:sz="0" w:space="0" w:color="auto"/>
              </w:divBdr>
            </w:div>
            <w:div w:id="232859137">
              <w:marLeft w:val="0"/>
              <w:marRight w:val="0"/>
              <w:marTop w:val="0"/>
              <w:marBottom w:val="0"/>
              <w:divBdr>
                <w:top w:val="none" w:sz="0" w:space="0" w:color="auto"/>
                <w:left w:val="none" w:sz="0" w:space="0" w:color="auto"/>
                <w:bottom w:val="none" w:sz="0" w:space="0" w:color="auto"/>
                <w:right w:val="none" w:sz="0" w:space="0" w:color="auto"/>
              </w:divBdr>
            </w:div>
            <w:div w:id="242758787">
              <w:marLeft w:val="0"/>
              <w:marRight w:val="0"/>
              <w:marTop w:val="0"/>
              <w:marBottom w:val="0"/>
              <w:divBdr>
                <w:top w:val="none" w:sz="0" w:space="0" w:color="auto"/>
                <w:left w:val="none" w:sz="0" w:space="0" w:color="auto"/>
                <w:bottom w:val="none" w:sz="0" w:space="0" w:color="auto"/>
                <w:right w:val="none" w:sz="0" w:space="0" w:color="auto"/>
              </w:divBdr>
            </w:div>
            <w:div w:id="257326536">
              <w:marLeft w:val="0"/>
              <w:marRight w:val="0"/>
              <w:marTop w:val="0"/>
              <w:marBottom w:val="0"/>
              <w:divBdr>
                <w:top w:val="none" w:sz="0" w:space="0" w:color="auto"/>
                <w:left w:val="none" w:sz="0" w:space="0" w:color="auto"/>
                <w:bottom w:val="none" w:sz="0" w:space="0" w:color="auto"/>
                <w:right w:val="none" w:sz="0" w:space="0" w:color="auto"/>
              </w:divBdr>
            </w:div>
            <w:div w:id="265315119">
              <w:marLeft w:val="0"/>
              <w:marRight w:val="0"/>
              <w:marTop w:val="0"/>
              <w:marBottom w:val="0"/>
              <w:divBdr>
                <w:top w:val="none" w:sz="0" w:space="0" w:color="auto"/>
                <w:left w:val="none" w:sz="0" w:space="0" w:color="auto"/>
                <w:bottom w:val="none" w:sz="0" w:space="0" w:color="auto"/>
                <w:right w:val="none" w:sz="0" w:space="0" w:color="auto"/>
              </w:divBdr>
            </w:div>
            <w:div w:id="301082233">
              <w:marLeft w:val="0"/>
              <w:marRight w:val="0"/>
              <w:marTop w:val="0"/>
              <w:marBottom w:val="0"/>
              <w:divBdr>
                <w:top w:val="none" w:sz="0" w:space="0" w:color="auto"/>
                <w:left w:val="none" w:sz="0" w:space="0" w:color="auto"/>
                <w:bottom w:val="none" w:sz="0" w:space="0" w:color="auto"/>
                <w:right w:val="none" w:sz="0" w:space="0" w:color="auto"/>
              </w:divBdr>
            </w:div>
            <w:div w:id="306281961">
              <w:marLeft w:val="0"/>
              <w:marRight w:val="0"/>
              <w:marTop w:val="0"/>
              <w:marBottom w:val="0"/>
              <w:divBdr>
                <w:top w:val="none" w:sz="0" w:space="0" w:color="auto"/>
                <w:left w:val="none" w:sz="0" w:space="0" w:color="auto"/>
                <w:bottom w:val="none" w:sz="0" w:space="0" w:color="auto"/>
                <w:right w:val="none" w:sz="0" w:space="0" w:color="auto"/>
              </w:divBdr>
            </w:div>
            <w:div w:id="306516276">
              <w:marLeft w:val="0"/>
              <w:marRight w:val="0"/>
              <w:marTop w:val="0"/>
              <w:marBottom w:val="0"/>
              <w:divBdr>
                <w:top w:val="none" w:sz="0" w:space="0" w:color="auto"/>
                <w:left w:val="none" w:sz="0" w:space="0" w:color="auto"/>
                <w:bottom w:val="none" w:sz="0" w:space="0" w:color="auto"/>
                <w:right w:val="none" w:sz="0" w:space="0" w:color="auto"/>
              </w:divBdr>
            </w:div>
            <w:div w:id="309753928">
              <w:marLeft w:val="0"/>
              <w:marRight w:val="0"/>
              <w:marTop w:val="0"/>
              <w:marBottom w:val="0"/>
              <w:divBdr>
                <w:top w:val="none" w:sz="0" w:space="0" w:color="auto"/>
                <w:left w:val="none" w:sz="0" w:space="0" w:color="auto"/>
                <w:bottom w:val="none" w:sz="0" w:space="0" w:color="auto"/>
                <w:right w:val="none" w:sz="0" w:space="0" w:color="auto"/>
              </w:divBdr>
            </w:div>
            <w:div w:id="314381916">
              <w:marLeft w:val="0"/>
              <w:marRight w:val="0"/>
              <w:marTop w:val="0"/>
              <w:marBottom w:val="0"/>
              <w:divBdr>
                <w:top w:val="none" w:sz="0" w:space="0" w:color="auto"/>
                <w:left w:val="none" w:sz="0" w:space="0" w:color="auto"/>
                <w:bottom w:val="none" w:sz="0" w:space="0" w:color="auto"/>
                <w:right w:val="none" w:sz="0" w:space="0" w:color="auto"/>
              </w:divBdr>
            </w:div>
            <w:div w:id="326978787">
              <w:marLeft w:val="0"/>
              <w:marRight w:val="0"/>
              <w:marTop w:val="0"/>
              <w:marBottom w:val="0"/>
              <w:divBdr>
                <w:top w:val="none" w:sz="0" w:space="0" w:color="auto"/>
                <w:left w:val="none" w:sz="0" w:space="0" w:color="auto"/>
                <w:bottom w:val="none" w:sz="0" w:space="0" w:color="auto"/>
                <w:right w:val="none" w:sz="0" w:space="0" w:color="auto"/>
              </w:divBdr>
            </w:div>
            <w:div w:id="360015383">
              <w:marLeft w:val="0"/>
              <w:marRight w:val="0"/>
              <w:marTop w:val="0"/>
              <w:marBottom w:val="0"/>
              <w:divBdr>
                <w:top w:val="none" w:sz="0" w:space="0" w:color="auto"/>
                <w:left w:val="none" w:sz="0" w:space="0" w:color="auto"/>
                <w:bottom w:val="none" w:sz="0" w:space="0" w:color="auto"/>
                <w:right w:val="none" w:sz="0" w:space="0" w:color="auto"/>
              </w:divBdr>
            </w:div>
            <w:div w:id="381367940">
              <w:marLeft w:val="0"/>
              <w:marRight w:val="0"/>
              <w:marTop w:val="0"/>
              <w:marBottom w:val="0"/>
              <w:divBdr>
                <w:top w:val="none" w:sz="0" w:space="0" w:color="auto"/>
                <w:left w:val="none" w:sz="0" w:space="0" w:color="auto"/>
                <w:bottom w:val="none" w:sz="0" w:space="0" w:color="auto"/>
                <w:right w:val="none" w:sz="0" w:space="0" w:color="auto"/>
              </w:divBdr>
            </w:div>
            <w:div w:id="383605813">
              <w:marLeft w:val="0"/>
              <w:marRight w:val="0"/>
              <w:marTop w:val="0"/>
              <w:marBottom w:val="0"/>
              <w:divBdr>
                <w:top w:val="none" w:sz="0" w:space="0" w:color="auto"/>
                <w:left w:val="none" w:sz="0" w:space="0" w:color="auto"/>
                <w:bottom w:val="none" w:sz="0" w:space="0" w:color="auto"/>
                <w:right w:val="none" w:sz="0" w:space="0" w:color="auto"/>
              </w:divBdr>
            </w:div>
            <w:div w:id="393938722">
              <w:marLeft w:val="0"/>
              <w:marRight w:val="0"/>
              <w:marTop w:val="0"/>
              <w:marBottom w:val="0"/>
              <w:divBdr>
                <w:top w:val="none" w:sz="0" w:space="0" w:color="auto"/>
                <w:left w:val="none" w:sz="0" w:space="0" w:color="auto"/>
                <w:bottom w:val="none" w:sz="0" w:space="0" w:color="auto"/>
                <w:right w:val="none" w:sz="0" w:space="0" w:color="auto"/>
              </w:divBdr>
            </w:div>
            <w:div w:id="394359832">
              <w:marLeft w:val="0"/>
              <w:marRight w:val="0"/>
              <w:marTop w:val="0"/>
              <w:marBottom w:val="0"/>
              <w:divBdr>
                <w:top w:val="none" w:sz="0" w:space="0" w:color="auto"/>
                <w:left w:val="none" w:sz="0" w:space="0" w:color="auto"/>
                <w:bottom w:val="none" w:sz="0" w:space="0" w:color="auto"/>
                <w:right w:val="none" w:sz="0" w:space="0" w:color="auto"/>
              </w:divBdr>
            </w:div>
            <w:div w:id="405346024">
              <w:marLeft w:val="0"/>
              <w:marRight w:val="0"/>
              <w:marTop w:val="0"/>
              <w:marBottom w:val="0"/>
              <w:divBdr>
                <w:top w:val="none" w:sz="0" w:space="0" w:color="auto"/>
                <w:left w:val="none" w:sz="0" w:space="0" w:color="auto"/>
                <w:bottom w:val="none" w:sz="0" w:space="0" w:color="auto"/>
                <w:right w:val="none" w:sz="0" w:space="0" w:color="auto"/>
              </w:divBdr>
            </w:div>
            <w:div w:id="429276632">
              <w:marLeft w:val="0"/>
              <w:marRight w:val="0"/>
              <w:marTop w:val="0"/>
              <w:marBottom w:val="0"/>
              <w:divBdr>
                <w:top w:val="none" w:sz="0" w:space="0" w:color="auto"/>
                <w:left w:val="none" w:sz="0" w:space="0" w:color="auto"/>
                <w:bottom w:val="none" w:sz="0" w:space="0" w:color="auto"/>
                <w:right w:val="none" w:sz="0" w:space="0" w:color="auto"/>
              </w:divBdr>
            </w:div>
            <w:div w:id="430398418">
              <w:marLeft w:val="0"/>
              <w:marRight w:val="0"/>
              <w:marTop w:val="0"/>
              <w:marBottom w:val="0"/>
              <w:divBdr>
                <w:top w:val="none" w:sz="0" w:space="0" w:color="auto"/>
                <w:left w:val="none" w:sz="0" w:space="0" w:color="auto"/>
                <w:bottom w:val="none" w:sz="0" w:space="0" w:color="auto"/>
                <w:right w:val="none" w:sz="0" w:space="0" w:color="auto"/>
              </w:divBdr>
            </w:div>
            <w:div w:id="431126902">
              <w:marLeft w:val="0"/>
              <w:marRight w:val="0"/>
              <w:marTop w:val="0"/>
              <w:marBottom w:val="0"/>
              <w:divBdr>
                <w:top w:val="none" w:sz="0" w:space="0" w:color="auto"/>
                <w:left w:val="none" w:sz="0" w:space="0" w:color="auto"/>
                <w:bottom w:val="none" w:sz="0" w:space="0" w:color="auto"/>
                <w:right w:val="none" w:sz="0" w:space="0" w:color="auto"/>
              </w:divBdr>
            </w:div>
            <w:div w:id="433745652">
              <w:marLeft w:val="0"/>
              <w:marRight w:val="0"/>
              <w:marTop w:val="0"/>
              <w:marBottom w:val="0"/>
              <w:divBdr>
                <w:top w:val="none" w:sz="0" w:space="0" w:color="auto"/>
                <w:left w:val="none" w:sz="0" w:space="0" w:color="auto"/>
                <w:bottom w:val="none" w:sz="0" w:space="0" w:color="auto"/>
                <w:right w:val="none" w:sz="0" w:space="0" w:color="auto"/>
              </w:divBdr>
            </w:div>
            <w:div w:id="436020561">
              <w:marLeft w:val="0"/>
              <w:marRight w:val="0"/>
              <w:marTop w:val="0"/>
              <w:marBottom w:val="0"/>
              <w:divBdr>
                <w:top w:val="none" w:sz="0" w:space="0" w:color="auto"/>
                <w:left w:val="none" w:sz="0" w:space="0" w:color="auto"/>
                <w:bottom w:val="none" w:sz="0" w:space="0" w:color="auto"/>
                <w:right w:val="none" w:sz="0" w:space="0" w:color="auto"/>
              </w:divBdr>
            </w:div>
            <w:div w:id="441146726">
              <w:marLeft w:val="0"/>
              <w:marRight w:val="0"/>
              <w:marTop w:val="0"/>
              <w:marBottom w:val="0"/>
              <w:divBdr>
                <w:top w:val="none" w:sz="0" w:space="0" w:color="auto"/>
                <w:left w:val="none" w:sz="0" w:space="0" w:color="auto"/>
                <w:bottom w:val="none" w:sz="0" w:space="0" w:color="auto"/>
                <w:right w:val="none" w:sz="0" w:space="0" w:color="auto"/>
              </w:divBdr>
            </w:div>
            <w:div w:id="469179468">
              <w:marLeft w:val="0"/>
              <w:marRight w:val="0"/>
              <w:marTop w:val="0"/>
              <w:marBottom w:val="0"/>
              <w:divBdr>
                <w:top w:val="none" w:sz="0" w:space="0" w:color="auto"/>
                <w:left w:val="none" w:sz="0" w:space="0" w:color="auto"/>
                <w:bottom w:val="none" w:sz="0" w:space="0" w:color="auto"/>
                <w:right w:val="none" w:sz="0" w:space="0" w:color="auto"/>
              </w:divBdr>
            </w:div>
            <w:div w:id="473911612">
              <w:marLeft w:val="0"/>
              <w:marRight w:val="0"/>
              <w:marTop w:val="0"/>
              <w:marBottom w:val="0"/>
              <w:divBdr>
                <w:top w:val="none" w:sz="0" w:space="0" w:color="auto"/>
                <w:left w:val="none" w:sz="0" w:space="0" w:color="auto"/>
                <w:bottom w:val="none" w:sz="0" w:space="0" w:color="auto"/>
                <w:right w:val="none" w:sz="0" w:space="0" w:color="auto"/>
              </w:divBdr>
            </w:div>
            <w:div w:id="482891775">
              <w:marLeft w:val="0"/>
              <w:marRight w:val="0"/>
              <w:marTop w:val="0"/>
              <w:marBottom w:val="0"/>
              <w:divBdr>
                <w:top w:val="none" w:sz="0" w:space="0" w:color="auto"/>
                <w:left w:val="none" w:sz="0" w:space="0" w:color="auto"/>
                <w:bottom w:val="none" w:sz="0" w:space="0" w:color="auto"/>
                <w:right w:val="none" w:sz="0" w:space="0" w:color="auto"/>
              </w:divBdr>
            </w:div>
            <w:div w:id="488714191">
              <w:marLeft w:val="0"/>
              <w:marRight w:val="0"/>
              <w:marTop w:val="0"/>
              <w:marBottom w:val="0"/>
              <w:divBdr>
                <w:top w:val="none" w:sz="0" w:space="0" w:color="auto"/>
                <w:left w:val="none" w:sz="0" w:space="0" w:color="auto"/>
                <w:bottom w:val="none" w:sz="0" w:space="0" w:color="auto"/>
                <w:right w:val="none" w:sz="0" w:space="0" w:color="auto"/>
              </w:divBdr>
            </w:div>
            <w:div w:id="499273748">
              <w:marLeft w:val="0"/>
              <w:marRight w:val="0"/>
              <w:marTop w:val="0"/>
              <w:marBottom w:val="0"/>
              <w:divBdr>
                <w:top w:val="none" w:sz="0" w:space="0" w:color="auto"/>
                <w:left w:val="none" w:sz="0" w:space="0" w:color="auto"/>
                <w:bottom w:val="none" w:sz="0" w:space="0" w:color="auto"/>
                <w:right w:val="none" w:sz="0" w:space="0" w:color="auto"/>
              </w:divBdr>
            </w:div>
            <w:div w:id="500196403">
              <w:marLeft w:val="0"/>
              <w:marRight w:val="0"/>
              <w:marTop w:val="0"/>
              <w:marBottom w:val="0"/>
              <w:divBdr>
                <w:top w:val="none" w:sz="0" w:space="0" w:color="auto"/>
                <w:left w:val="none" w:sz="0" w:space="0" w:color="auto"/>
                <w:bottom w:val="none" w:sz="0" w:space="0" w:color="auto"/>
                <w:right w:val="none" w:sz="0" w:space="0" w:color="auto"/>
              </w:divBdr>
            </w:div>
            <w:div w:id="514921134">
              <w:marLeft w:val="0"/>
              <w:marRight w:val="0"/>
              <w:marTop w:val="0"/>
              <w:marBottom w:val="0"/>
              <w:divBdr>
                <w:top w:val="none" w:sz="0" w:space="0" w:color="auto"/>
                <w:left w:val="none" w:sz="0" w:space="0" w:color="auto"/>
                <w:bottom w:val="none" w:sz="0" w:space="0" w:color="auto"/>
                <w:right w:val="none" w:sz="0" w:space="0" w:color="auto"/>
              </w:divBdr>
            </w:div>
            <w:div w:id="519517170">
              <w:marLeft w:val="0"/>
              <w:marRight w:val="0"/>
              <w:marTop w:val="0"/>
              <w:marBottom w:val="0"/>
              <w:divBdr>
                <w:top w:val="none" w:sz="0" w:space="0" w:color="auto"/>
                <w:left w:val="none" w:sz="0" w:space="0" w:color="auto"/>
                <w:bottom w:val="none" w:sz="0" w:space="0" w:color="auto"/>
                <w:right w:val="none" w:sz="0" w:space="0" w:color="auto"/>
              </w:divBdr>
            </w:div>
            <w:div w:id="522134928">
              <w:marLeft w:val="0"/>
              <w:marRight w:val="0"/>
              <w:marTop w:val="0"/>
              <w:marBottom w:val="0"/>
              <w:divBdr>
                <w:top w:val="none" w:sz="0" w:space="0" w:color="auto"/>
                <w:left w:val="none" w:sz="0" w:space="0" w:color="auto"/>
                <w:bottom w:val="none" w:sz="0" w:space="0" w:color="auto"/>
                <w:right w:val="none" w:sz="0" w:space="0" w:color="auto"/>
              </w:divBdr>
            </w:div>
            <w:div w:id="522981551">
              <w:marLeft w:val="0"/>
              <w:marRight w:val="0"/>
              <w:marTop w:val="0"/>
              <w:marBottom w:val="0"/>
              <w:divBdr>
                <w:top w:val="none" w:sz="0" w:space="0" w:color="auto"/>
                <w:left w:val="none" w:sz="0" w:space="0" w:color="auto"/>
                <w:bottom w:val="none" w:sz="0" w:space="0" w:color="auto"/>
                <w:right w:val="none" w:sz="0" w:space="0" w:color="auto"/>
              </w:divBdr>
            </w:div>
            <w:div w:id="524825268">
              <w:marLeft w:val="0"/>
              <w:marRight w:val="0"/>
              <w:marTop w:val="0"/>
              <w:marBottom w:val="0"/>
              <w:divBdr>
                <w:top w:val="none" w:sz="0" w:space="0" w:color="auto"/>
                <w:left w:val="none" w:sz="0" w:space="0" w:color="auto"/>
                <w:bottom w:val="none" w:sz="0" w:space="0" w:color="auto"/>
                <w:right w:val="none" w:sz="0" w:space="0" w:color="auto"/>
              </w:divBdr>
            </w:div>
            <w:div w:id="531111792">
              <w:marLeft w:val="0"/>
              <w:marRight w:val="0"/>
              <w:marTop w:val="0"/>
              <w:marBottom w:val="0"/>
              <w:divBdr>
                <w:top w:val="none" w:sz="0" w:space="0" w:color="auto"/>
                <w:left w:val="none" w:sz="0" w:space="0" w:color="auto"/>
                <w:bottom w:val="none" w:sz="0" w:space="0" w:color="auto"/>
                <w:right w:val="none" w:sz="0" w:space="0" w:color="auto"/>
              </w:divBdr>
            </w:div>
            <w:div w:id="533538353">
              <w:marLeft w:val="0"/>
              <w:marRight w:val="0"/>
              <w:marTop w:val="0"/>
              <w:marBottom w:val="0"/>
              <w:divBdr>
                <w:top w:val="none" w:sz="0" w:space="0" w:color="auto"/>
                <w:left w:val="none" w:sz="0" w:space="0" w:color="auto"/>
                <w:bottom w:val="none" w:sz="0" w:space="0" w:color="auto"/>
                <w:right w:val="none" w:sz="0" w:space="0" w:color="auto"/>
              </w:divBdr>
            </w:div>
            <w:div w:id="533806660">
              <w:marLeft w:val="0"/>
              <w:marRight w:val="0"/>
              <w:marTop w:val="0"/>
              <w:marBottom w:val="0"/>
              <w:divBdr>
                <w:top w:val="none" w:sz="0" w:space="0" w:color="auto"/>
                <w:left w:val="none" w:sz="0" w:space="0" w:color="auto"/>
                <w:bottom w:val="none" w:sz="0" w:space="0" w:color="auto"/>
                <w:right w:val="none" w:sz="0" w:space="0" w:color="auto"/>
              </w:divBdr>
            </w:div>
            <w:div w:id="538706245">
              <w:marLeft w:val="0"/>
              <w:marRight w:val="0"/>
              <w:marTop w:val="0"/>
              <w:marBottom w:val="0"/>
              <w:divBdr>
                <w:top w:val="none" w:sz="0" w:space="0" w:color="auto"/>
                <w:left w:val="none" w:sz="0" w:space="0" w:color="auto"/>
                <w:bottom w:val="none" w:sz="0" w:space="0" w:color="auto"/>
                <w:right w:val="none" w:sz="0" w:space="0" w:color="auto"/>
              </w:divBdr>
            </w:div>
            <w:div w:id="544097517">
              <w:marLeft w:val="0"/>
              <w:marRight w:val="0"/>
              <w:marTop w:val="0"/>
              <w:marBottom w:val="0"/>
              <w:divBdr>
                <w:top w:val="none" w:sz="0" w:space="0" w:color="auto"/>
                <w:left w:val="none" w:sz="0" w:space="0" w:color="auto"/>
                <w:bottom w:val="none" w:sz="0" w:space="0" w:color="auto"/>
                <w:right w:val="none" w:sz="0" w:space="0" w:color="auto"/>
              </w:divBdr>
            </w:div>
            <w:div w:id="547423485">
              <w:marLeft w:val="0"/>
              <w:marRight w:val="0"/>
              <w:marTop w:val="0"/>
              <w:marBottom w:val="0"/>
              <w:divBdr>
                <w:top w:val="none" w:sz="0" w:space="0" w:color="auto"/>
                <w:left w:val="none" w:sz="0" w:space="0" w:color="auto"/>
                <w:bottom w:val="none" w:sz="0" w:space="0" w:color="auto"/>
                <w:right w:val="none" w:sz="0" w:space="0" w:color="auto"/>
              </w:divBdr>
            </w:div>
            <w:div w:id="558174329">
              <w:marLeft w:val="0"/>
              <w:marRight w:val="0"/>
              <w:marTop w:val="480"/>
              <w:marBottom w:val="0"/>
              <w:divBdr>
                <w:top w:val="single" w:sz="6" w:space="0" w:color="auto"/>
                <w:left w:val="single" w:sz="6" w:space="0" w:color="auto"/>
                <w:bottom w:val="single" w:sz="6" w:space="0" w:color="auto"/>
                <w:right w:val="single" w:sz="6" w:space="0" w:color="auto"/>
              </w:divBdr>
            </w:div>
            <w:div w:id="559170134">
              <w:marLeft w:val="0"/>
              <w:marRight w:val="0"/>
              <w:marTop w:val="0"/>
              <w:marBottom w:val="0"/>
              <w:divBdr>
                <w:top w:val="none" w:sz="0" w:space="0" w:color="auto"/>
                <w:left w:val="none" w:sz="0" w:space="0" w:color="auto"/>
                <w:bottom w:val="none" w:sz="0" w:space="0" w:color="auto"/>
                <w:right w:val="none" w:sz="0" w:space="0" w:color="auto"/>
              </w:divBdr>
            </w:div>
            <w:div w:id="559831833">
              <w:marLeft w:val="0"/>
              <w:marRight w:val="0"/>
              <w:marTop w:val="0"/>
              <w:marBottom w:val="0"/>
              <w:divBdr>
                <w:top w:val="none" w:sz="0" w:space="0" w:color="auto"/>
                <w:left w:val="none" w:sz="0" w:space="0" w:color="auto"/>
                <w:bottom w:val="none" w:sz="0" w:space="0" w:color="auto"/>
                <w:right w:val="none" w:sz="0" w:space="0" w:color="auto"/>
              </w:divBdr>
            </w:div>
            <w:div w:id="562259313">
              <w:marLeft w:val="0"/>
              <w:marRight w:val="0"/>
              <w:marTop w:val="0"/>
              <w:marBottom w:val="0"/>
              <w:divBdr>
                <w:top w:val="none" w:sz="0" w:space="0" w:color="auto"/>
                <w:left w:val="none" w:sz="0" w:space="0" w:color="auto"/>
                <w:bottom w:val="none" w:sz="0" w:space="0" w:color="auto"/>
                <w:right w:val="none" w:sz="0" w:space="0" w:color="auto"/>
              </w:divBdr>
            </w:div>
            <w:div w:id="564803754">
              <w:marLeft w:val="0"/>
              <w:marRight w:val="0"/>
              <w:marTop w:val="0"/>
              <w:marBottom w:val="0"/>
              <w:divBdr>
                <w:top w:val="none" w:sz="0" w:space="0" w:color="auto"/>
                <w:left w:val="none" w:sz="0" w:space="0" w:color="auto"/>
                <w:bottom w:val="none" w:sz="0" w:space="0" w:color="auto"/>
                <w:right w:val="none" w:sz="0" w:space="0" w:color="auto"/>
              </w:divBdr>
            </w:div>
            <w:div w:id="571429418">
              <w:marLeft w:val="0"/>
              <w:marRight w:val="0"/>
              <w:marTop w:val="0"/>
              <w:marBottom w:val="0"/>
              <w:divBdr>
                <w:top w:val="none" w:sz="0" w:space="0" w:color="auto"/>
                <w:left w:val="none" w:sz="0" w:space="0" w:color="auto"/>
                <w:bottom w:val="none" w:sz="0" w:space="0" w:color="auto"/>
                <w:right w:val="none" w:sz="0" w:space="0" w:color="auto"/>
              </w:divBdr>
            </w:div>
            <w:div w:id="599029682">
              <w:marLeft w:val="0"/>
              <w:marRight w:val="0"/>
              <w:marTop w:val="0"/>
              <w:marBottom w:val="0"/>
              <w:divBdr>
                <w:top w:val="none" w:sz="0" w:space="0" w:color="auto"/>
                <w:left w:val="none" w:sz="0" w:space="0" w:color="auto"/>
                <w:bottom w:val="none" w:sz="0" w:space="0" w:color="auto"/>
                <w:right w:val="none" w:sz="0" w:space="0" w:color="auto"/>
              </w:divBdr>
            </w:div>
            <w:div w:id="599337769">
              <w:marLeft w:val="0"/>
              <w:marRight w:val="0"/>
              <w:marTop w:val="0"/>
              <w:marBottom w:val="0"/>
              <w:divBdr>
                <w:top w:val="none" w:sz="0" w:space="0" w:color="auto"/>
                <w:left w:val="none" w:sz="0" w:space="0" w:color="auto"/>
                <w:bottom w:val="none" w:sz="0" w:space="0" w:color="auto"/>
                <w:right w:val="none" w:sz="0" w:space="0" w:color="auto"/>
              </w:divBdr>
            </w:div>
            <w:div w:id="600340867">
              <w:marLeft w:val="0"/>
              <w:marRight w:val="0"/>
              <w:marTop w:val="0"/>
              <w:marBottom w:val="0"/>
              <w:divBdr>
                <w:top w:val="none" w:sz="0" w:space="0" w:color="auto"/>
                <w:left w:val="none" w:sz="0" w:space="0" w:color="auto"/>
                <w:bottom w:val="none" w:sz="0" w:space="0" w:color="auto"/>
                <w:right w:val="none" w:sz="0" w:space="0" w:color="auto"/>
              </w:divBdr>
            </w:div>
            <w:div w:id="626008494">
              <w:marLeft w:val="0"/>
              <w:marRight w:val="0"/>
              <w:marTop w:val="0"/>
              <w:marBottom w:val="0"/>
              <w:divBdr>
                <w:top w:val="none" w:sz="0" w:space="0" w:color="auto"/>
                <w:left w:val="none" w:sz="0" w:space="0" w:color="auto"/>
                <w:bottom w:val="none" w:sz="0" w:space="0" w:color="auto"/>
                <w:right w:val="none" w:sz="0" w:space="0" w:color="auto"/>
              </w:divBdr>
            </w:div>
            <w:div w:id="633678267">
              <w:marLeft w:val="0"/>
              <w:marRight w:val="0"/>
              <w:marTop w:val="0"/>
              <w:marBottom w:val="0"/>
              <w:divBdr>
                <w:top w:val="none" w:sz="0" w:space="0" w:color="auto"/>
                <w:left w:val="none" w:sz="0" w:space="0" w:color="auto"/>
                <w:bottom w:val="none" w:sz="0" w:space="0" w:color="auto"/>
                <w:right w:val="none" w:sz="0" w:space="0" w:color="auto"/>
              </w:divBdr>
            </w:div>
            <w:div w:id="639845254">
              <w:marLeft w:val="0"/>
              <w:marRight w:val="0"/>
              <w:marTop w:val="0"/>
              <w:marBottom w:val="0"/>
              <w:divBdr>
                <w:top w:val="none" w:sz="0" w:space="0" w:color="auto"/>
                <w:left w:val="none" w:sz="0" w:space="0" w:color="auto"/>
                <w:bottom w:val="none" w:sz="0" w:space="0" w:color="auto"/>
                <w:right w:val="none" w:sz="0" w:space="0" w:color="auto"/>
              </w:divBdr>
            </w:div>
            <w:div w:id="641151752">
              <w:marLeft w:val="0"/>
              <w:marRight w:val="0"/>
              <w:marTop w:val="0"/>
              <w:marBottom w:val="0"/>
              <w:divBdr>
                <w:top w:val="none" w:sz="0" w:space="0" w:color="auto"/>
                <w:left w:val="none" w:sz="0" w:space="0" w:color="auto"/>
                <w:bottom w:val="none" w:sz="0" w:space="0" w:color="auto"/>
                <w:right w:val="none" w:sz="0" w:space="0" w:color="auto"/>
              </w:divBdr>
            </w:div>
            <w:div w:id="665128464">
              <w:marLeft w:val="0"/>
              <w:marRight w:val="0"/>
              <w:marTop w:val="0"/>
              <w:marBottom w:val="0"/>
              <w:divBdr>
                <w:top w:val="none" w:sz="0" w:space="0" w:color="auto"/>
                <w:left w:val="none" w:sz="0" w:space="0" w:color="auto"/>
                <w:bottom w:val="none" w:sz="0" w:space="0" w:color="auto"/>
                <w:right w:val="none" w:sz="0" w:space="0" w:color="auto"/>
              </w:divBdr>
            </w:div>
            <w:div w:id="712847132">
              <w:marLeft w:val="0"/>
              <w:marRight w:val="0"/>
              <w:marTop w:val="0"/>
              <w:marBottom w:val="0"/>
              <w:divBdr>
                <w:top w:val="none" w:sz="0" w:space="0" w:color="auto"/>
                <w:left w:val="none" w:sz="0" w:space="0" w:color="auto"/>
                <w:bottom w:val="none" w:sz="0" w:space="0" w:color="auto"/>
                <w:right w:val="none" w:sz="0" w:space="0" w:color="auto"/>
              </w:divBdr>
            </w:div>
            <w:div w:id="718020258">
              <w:marLeft w:val="0"/>
              <w:marRight w:val="0"/>
              <w:marTop w:val="0"/>
              <w:marBottom w:val="0"/>
              <w:divBdr>
                <w:top w:val="none" w:sz="0" w:space="0" w:color="auto"/>
                <w:left w:val="none" w:sz="0" w:space="0" w:color="auto"/>
                <w:bottom w:val="none" w:sz="0" w:space="0" w:color="auto"/>
                <w:right w:val="none" w:sz="0" w:space="0" w:color="auto"/>
              </w:divBdr>
            </w:div>
            <w:div w:id="729040018">
              <w:marLeft w:val="0"/>
              <w:marRight w:val="0"/>
              <w:marTop w:val="0"/>
              <w:marBottom w:val="0"/>
              <w:divBdr>
                <w:top w:val="none" w:sz="0" w:space="0" w:color="auto"/>
                <w:left w:val="none" w:sz="0" w:space="0" w:color="auto"/>
                <w:bottom w:val="none" w:sz="0" w:space="0" w:color="auto"/>
                <w:right w:val="none" w:sz="0" w:space="0" w:color="auto"/>
              </w:divBdr>
            </w:div>
            <w:div w:id="746998662">
              <w:marLeft w:val="0"/>
              <w:marRight w:val="0"/>
              <w:marTop w:val="0"/>
              <w:marBottom w:val="0"/>
              <w:divBdr>
                <w:top w:val="none" w:sz="0" w:space="0" w:color="auto"/>
                <w:left w:val="none" w:sz="0" w:space="0" w:color="auto"/>
                <w:bottom w:val="none" w:sz="0" w:space="0" w:color="auto"/>
                <w:right w:val="none" w:sz="0" w:space="0" w:color="auto"/>
              </w:divBdr>
            </w:div>
            <w:div w:id="751852929">
              <w:marLeft w:val="0"/>
              <w:marRight w:val="0"/>
              <w:marTop w:val="0"/>
              <w:marBottom w:val="0"/>
              <w:divBdr>
                <w:top w:val="none" w:sz="0" w:space="0" w:color="auto"/>
                <w:left w:val="none" w:sz="0" w:space="0" w:color="auto"/>
                <w:bottom w:val="none" w:sz="0" w:space="0" w:color="auto"/>
                <w:right w:val="none" w:sz="0" w:space="0" w:color="auto"/>
              </w:divBdr>
            </w:div>
            <w:div w:id="786966034">
              <w:marLeft w:val="0"/>
              <w:marRight w:val="0"/>
              <w:marTop w:val="0"/>
              <w:marBottom w:val="0"/>
              <w:divBdr>
                <w:top w:val="none" w:sz="0" w:space="0" w:color="auto"/>
                <w:left w:val="none" w:sz="0" w:space="0" w:color="auto"/>
                <w:bottom w:val="none" w:sz="0" w:space="0" w:color="auto"/>
                <w:right w:val="none" w:sz="0" w:space="0" w:color="auto"/>
              </w:divBdr>
            </w:div>
            <w:div w:id="788278754">
              <w:marLeft w:val="0"/>
              <w:marRight w:val="0"/>
              <w:marTop w:val="0"/>
              <w:marBottom w:val="0"/>
              <w:divBdr>
                <w:top w:val="none" w:sz="0" w:space="0" w:color="auto"/>
                <w:left w:val="none" w:sz="0" w:space="0" w:color="auto"/>
                <w:bottom w:val="none" w:sz="0" w:space="0" w:color="auto"/>
                <w:right w:val="none" w:sz="0" w:space="0" w:color="auto"/>
              </w:divBdr>
            </w:div>
            <w:div w:id="811754368">
              <w:marLeft w:val="0"/>
              <w:marRight w:val="0"/>
              <w:marTop w:val="0"/>
              <w:marBottom w:val="0"/>
              <w:divBdr>
                <w:top w:val="none" w:sz="0" w:space="0" w:color="auto"/>
                <w:left w:val="none" w:sz="0" w:space="0" w:color="auto"/>
                <w:bottom w:val="none" w:sz="0" w:space="0" w:color="auto"/>
                <w:right w:val="none" w:sz="0" w:space="0" w:color="auto"/>
              </w:divBdr>
            </w:div>
            <w:div w:id="827282028">
              <w:marLeft w:val="0"/>
              <w:marRight w:val="0"/>
              <w:marTop w:val="0"/>
              <w:marBottom w:val="0"/>
              <w:divBdr>
                <w:top w:val="none" w:sz="0" w:space="0" w:color="auto"/>
                <w:left w:val="none" w:sz="0" w:space="0" w:color="auto"/>
                <w:bottom w:val="none" w:sz="0" w:space="0" w:color="auto"/>
                <w:right w:val="none" w:sz="0" w:space="0" w:color="auto"/>
              </w:divBdr>
            </w:div>
            <w:div w:id="829177103">
              <w:marLeft w:val="0"/>
              <w:marRight w:val="0"/>
              <w:marTop w:val="0"/>
              <w:marBottom w:val="0"/>
              <w:divBdr>
                <w:top w:val="none" w:sz="0" w:space="0" w:color="auto"/>
                <w:left w:val="none" w:sz="0" w:space="0" w:color="auto"/>
                <w:bottom w:val="none" w:sz="0" w:space="0" w:color="auto"/>
                <w:right w:val="none" w:sz="0" w:space="0" w:color="auto"/>
              </w:divBdr>
            </w:div>
            <w:div w:id="831070407">
              <w:marLeft w:val="0"/>
              <w:marRight w:val="0"/>
              <w:marTop w:val="480"/>
              <w:marBottom w:val="0"/>
              <w:divBdr>
                <w:top w:val="single" w:sz="6" w:space="0" w:color="auto"/>
                <w:left w:val="single" w:sz="6" w:space="0" w:color="auto"/>
                <w:bottom w:val="single" w:sz="6" w:space="0" w:color="auto"/>
                <w:right w:val="single" w:sz="6" w:space="0" w:color="auto"/>
              </w:divBdr>
            </w:div>
            <w:div w:id="833951661">
              <w:marLeft w:val="0"/>
              <w:marRight w:val="0"/>
              <w:marTop w:val="0"/>
              <w:marBottom w:val="0"/>
              <w:divBdr>
                <w:top w:val="none" w:sz="0" w:space="0" w:color="auto"/>
                <w:left w:val="none" w:sz="0" w:space="0" w:color="auto"/>
                <w:bottom w:val="none" w:sz="0" w:space="0" w:color="auto"/>
                <w:right w:val="none" w:sz="0" w:space="0" w:color="auto"/>
              </w:divBdr>
            </w:div>
            <w:div w:id="848369807">
              <w:marLeft w:val="0"/>
              <w:marRight w:val="0"/>
              <w:marTop w:val="0"/>
              <w:marBottom w:val="0"/>
              <w:divBdr>
                <w:top w:val="none" w:sz="0" w:space="0" w:color="auto"/>
                <w:left w:val="none" w:sz="0" w:space="0" w:color="auto"/>
                <w:bottom w:val="none" w:sz="0" w:space="0" w:color="auto"/>
                <w:right w:val="none" w:sz="0" w:space="0" w:color="auto"/>
              </w:divBdr>
            </w:div>
            <w:div w:id="852572165">
              <w:marLeft w:val="0"/>
              <w:marRight w:val="0"/>
              <w:marTop w:val="0"/>
              <w:marBottom w:val="0"/>
              <w:divBdr>
                <w:top w:val="none" w:sz="0" w:space="0" w:color="auto"/>
                <w:left w:val="none" w:sz="0" w:space="0" w:color="auto"/>
                <w:bottom w:val="none" w:sz="0" w:space="0" w:color="auto"/>
                <w:right w:val="none" w:sz="0" w:space="0" w:color="auto"/>
              </w:divBdr>
            </w:div>
            <w:div w:id="862666243">
              <w:marLeft w:val="0"/>
              <w:marRight w:val="0"/>
              <w:marTop w:val="0"/>
              <w:marBottom w:val="0"/>
              <w:divBdr>
                <w:top w:val="none" w:sz="0" w:space="0" w:color="auto"/>
                <w:left w:val="none" w:sz="0" w:space="0" w:color="auto"/>
                <w:bottom w:val="none" w:sz="0" w:space="0" w:color="auto"/>
                <w:right w:val="none" w:sz="0" w:space="0" w:color="auto"/>
              </w:divBdr>
            </w:div>
            <w:div w:id="873810143">
              <w:marLeft w:val="0"/>
              <w:marRight w:val="0"/>
              <w:marTop w:val="0"/>
              <w:marBottom w:val="0"/>
              <w:divBdr>
                <w:top w:val="none" w:sz="0" w:space="0" w:color="auto"/>
                <w:left w:val="none" w:sz="0" w:space="0" w:color="auto"/>
                <w:bottom w:val="none" w:sz="0" w:space="0" w:color="auto"/>
                <w:right w:val="none" w:sz="0" w:space="0" w:color="auto"/>
              </w:divBdr>
            </w:div>
            <w:div w:id="874272938">
              <w:marLeft w:val="0"/>
              <w:marRight w:val="0"/>
              <w:marTop w:val="0"/>
              <w:marBottom w:val="0"/>
              <w:divBdr>
                <w:top w:val="none" w:sz="0" w:space="0" w:color="auto"/>
                <w:left w:val="none" w:sz="0" w:space="0" w:color="auto"/>
                <w:bottom w:val="none" w:sz="0" w:space="0" w:color="auto"/>
                <w:right w:val="none" w:sz="0" w:space="0" w:color="auto"/>
              </w:divBdr>
            </w:div>
            <w:div w:id="880940209">
              <w:marLeft w:val="0"/>
              <w:marRight w:val="0"/>
              <w:marTop w:val="0"/>
              <w:marBottom w:val="0"/>
              <w:divBdr>
                <w:top w:val="none" w:sz="0" w:space="0" w:color="auto"/>
                <w:left w:val="none" w:sz="0" w:space="0" w:color="auto"/>
                <w:bottom w:val="none" w:sz="0" w:space="0" w:color="auto"/>
                <w:right w:val="none" w:sz="0" w:space="0" w:color="auto"/>
              </w:divBdr>
            </w:div>
            <w:div w:id="902836602">
              <w:marLeft w:val="0"/>
              <w:marRight w:val="0"/>
              <w:marTop w:val="0"/>
              <w:marBottom w:val="0"/>
              <w:divBdr>
                <w:top w:val="none" w:sz="0" w:space="0" w:color="auto"/>
                <w:left w:val="none" w:sz="0" w:space="0" w:color="auto"/>
                <w:bottom w:val="none" w:sz="0" w:space="0" w:color="auto"/>
                <w:right w:val="none" w:sz="0" w:space="0" w:color="auto"/>
              </w:divBdr>
            </w:div>
            <w:div w:id="935021121">
              <w:marLeft w:val="0"/>
              <w:marRight w:val="0"/>
              <w:marTop w:val="0"/>
              <w:marBottom w:val="0"/>
              <w:divBdr>
                <w:top w:val="none" w:sz="0" w:space="0" w:color="auto"/>
                <w:left w:val="none" w:sz="0" w:space="0" w:color="auto"/>
                <w:bottom w:val="none" w:sz="0" w:space="0" w:color="auto"/>
                <w:right w:val="none" w:sz="0" w:space="0" w:color="auto"/>
              </w:divBdr>
            </w:div>
            <w:div w:id="937062574">
              <w:marLeft w:val="0"/>
              <w:marRight w:val="0"/>
              <w:marTop w:val="0"/>
              <w:marBottom w:val="0"/>
              <w:divBdr>
                <w:top w:val="none" w:sz="0" w:space="0" w:color="auto"/>
                <w:left w:val="none" w:sz="0" w:space="0" w:color="auto"/>
                <w:bottom w:val="none" w:sz="0" w:space="0" w:color="auto"/>
                <w:right w:val="none" w:sz="0" w:space="0" w:color="auto"/>
              </w:divBdr>
            </w:div>
            <w:div w:id="941836854">
              <w:marLeft w:val="0"/>
              <w:marRight w:val="0"/>
              <w:marTop w:val="0"/>
              <w:marBottom w:val="0"/>
              <w:divBdr>
                <w:top w:val="none" w:sz="0" w:space="0" w:color="auto"/>
                <w:left w:val="none" w:sz="0" w:space="0" w:color="auto"/>
                <w:bottom w:val="none" w:sz="0" w:space="0" w:color="auto"/>
                <w:right w:val="none" w:sz="0" w:space="0" w:color="auto"/>
              </w:divBdr>
            </w:div>
            <w:div w:id="951011499">
              <w:marLeft w:val="0"/>
              <w:marRight w:val="0"/>
              <w:marTop w:val="0"/>
              <w:marBottom w:val="0"/>
              <w:divBdr>
                <w:top w:val="none" w:sz="0" w:space="0" w:color="auto"/>
                <w:left w:val="none" w:sz="0" w:space="0" w:color="auto"/>
                <w:bottom w:val="none" w:sz="0" w:space="0" w:color="auto"/>
                <w:right w:val="none" w:sz="0" w:space="0" w:color="auto"/>
              </w:divBdr>
            </w:div>
            <w:div w:id="952637884">
              <w:marLeft w:val="0"/>
              <w:marRight w:val="0"/>
              <w:marTop w:val="0"/>
              <w:marBottom w:val="0"/>
              <w:divBdr>
                <w:top w:val="none" w:sz="0" w:space="0" w:color="auto"/>
                <w:left w:val="none" w:sz="0" w:space="0" w:color="auto"/>
                <w:bottom w:val="none" w:sz="0" w:space="0" w:color="auto"/>
                <w:right w:val="none" w:sz="0" w:space="0" w:color="auto"/>
              </w:divBdr>
            </w:div>
            <w:div w:id="952782753">
              <w:marLeft w:val="0"/>
              <w:marRight w:val="0"/>
              <w:marTop w:val="0"/>
              <w:marBottom w:val="0"/>
              <w:divBdr>
                <w:top w:val="none" w:sz="0" w:space="0" w:color="auto"/>
                <w:left w:val="none" w:sz="0" w:space="0" w:color="auto"/>
                <w:bottom w:val="none" w:sz="0" w:space="0" w:color="auto"/>
                <w:right w:val="none" w:sz="0" w:space="0" w:color="auto"/>
              </w:divBdr>
            </w:div>
            <w:div w:id="963124063">
              <w:marLeft w:val="0"/>
              <w:marRight w:val="0"/>
              <w:marTop w:val="0"/>
              <w:marBottom w:val="0"/>
              <w:divBdr>
                <w:top w:val="none" w:sz="0" w:space="0" w:color="auto"/>
                <w:left w:val="none" w:sz="0" w:space="0" w:color="auto"/>
                <w:bottom w:val="none" w:sz="0" w:space="0" w:color="auto"/>
                <w:right w:val="none" w:sz="0" w:space="0" w:color="auto"/>
              </w:divBdr>
            </w:div>
            <w:div w:id="975258650">
              <w:marLeft w:val="0"/>
              <w:marRight w:val="0"/>
              <w:marTop w:val="0"/>
              <w:marBottom w:val="0"/>
              <w:divBdr>
                <w:top w:val="none" w:sz="0" w:space="0" w:color="auto"/>
                <w:left w:val="none" w:sz="0" w:space="0" w:color="auto"/>
                <w:bottom w:val="none" w:sz="0" w:space="0" w:color="auto"/>
                <w:right w:val="none" w:sz="0" w:space="0" w:color="auto"/>
              </w:divBdr>
            </w:div>
            <w:div w:id="981034909">
              <w:marLeft w:val="0"/>
              <w:marRight w:val="0"/>
              <w:marTop w:val="0"/>
              <w:marBottom w:val="0"/>
              <w:divBdr>
                <w:top w:val="none" w:sz="0" w:space="0" w:color="auto"/>
                <w:left w:val="none" w:sz="0" w:space="0" w:color="auto"/>
                <w:bottom w:val="none" w:sz="0" w:space="0" w:color="auto"/>
                <w:right w:val="none" w:sz="0" w:space="0" w:color="auto"/>
              </w:divBdr>
            </w:div>
            <w:div w:id="986402077">
              <w:marLeft w:val="0"/>
              <w:marRight w:val="0"/>
              <w:marTop w:val="0"/>
              <w:marBottom w:val="0"/>
              <w:divBdr>
                <w:top w:val="none" w:sz="0" w:space="0" w:color="auto"/>
                <w:left w:val="none" w:sz="0" w:space="0" w:color="auto"/>
                <w:bottom w:val="none" w:sz="0" w:space="0" w:color="auto"/>
                <w:right w:val="none" w:sz="0" w:space="0" w:color="auto"/>
              </w:divBdr>
            </w:div>
            <w:div w:id="986786703">
              <w:marLeft w:val="0"/>
              <w:marRight w:val="0"/>
              <w:marTop w:val="0"/>
              <w:marBottom w:val="0"/>
              <w:divBdr>
                <w:top w:val="none" w:sz="0" w:space="0" w:color="auto"/>
                <w:left w:val="none" w:sz="0" w:space="0" w:color="auto"/>
                <w:bottom w:val="none" w:sz="0" w:space="0" w:color="auto"/>
                <w:right w:val="none" w:sz="0" w:space="0" w:color="auto"/>
              </w:divBdr>
            </w:div>
            <w:div w:id="992217444">
              <w:marLeft w:val="0"/>
              <w:marRight w:val="0"/>
              <w:marTop w:val="0"/>
              <w:marBottom w:val="0"/>
              <w:divBdr>
                <w:top w:val="none" w:sz="0" w:space="0" w:color="auto"/>
                <w:left w:val="none" w:sz="0" w:space="0" w:color="auto"/>
                <w:bottom w:val="none" w:sz="0" w:space="0" w:color="auto"/>
                <w:right w:val="none" w:sz="0" w:space="0" w:color="auto"/>
              </w:divBdr>
            </w:div>
            <w:div w:id="998997414">
              <w:marLeft w:val="0"/>
              <w:marRight w:val="0"/>
              <w:marTop w:val="0"/>
              <w:marBottom w:val="0"/>
              <w:divBdr>
                <w:top w:val="none" w:sz="0" w:space="0" w:color="auto"/>
                <w:left w:val="none" w:sz="0" w:space="0" w:color="auto"/>
                <w:bottom w:val="none" w:sz="0" w:space="0" w:color="auto"/>
                <w:right w:val="none" w:sz="0" w:space="0" w:color="auto"/>
              </w:divBdr>
            </w:div>
            <w:div w:id="1002464794">
              <w:marLeft w:val="0"/>
              <w:marRight w:val="0"/>
              <w:marTop w:val="0"/>
              <w:marBottom w:val="0"/>
              <w:divBdr>
                <w:top w:val="none" w:sz="0" w:space="0" w:color="auto"/>
                <w:left w:val="none" w:sz="0" w:space="0" w:color="auto"/>
                <w:bottom w:val="none" w:sz="0" w:space="0" w:color="auto"/>
                <w:right w:val="none" w:sz="0" w:space="0" w:color="auto"/>
              </w:divBdr>
            </w:div>
            <w:div w:id="1013724122">
              <w:marLeft w:val="0"/>
              <w:marRight w:val="0"/>
              <w:marTop w:val="0"/>
              <w:marBottom w:val="0"/>
              <w:divBdr>
                <w:top w:val="none" w:sz="0" w:space="0" w:color="auto"/>
                <w:left w:val="none" w:sz="0" w:space="0" w:color="auto"/>
                <w:bottom w:val="none" w:sz="0" w:space="0" w:color="auto"/>
                <w:right w:val="none" w:sz="0" w:space="0" w:color="auto"/>
              </w:divBdr>
            </w:div>
            <w:div w:id="1019085354">
              <w:marLeft w:val="0"/>
              <w:marRight w:val="0"/>
              <w:marTop w:val="0"/>
              <w:marBottom w:val="0"/>
              <w:divBdr>
                <w:top w:val="none" w:sz="0" w:space="0" w:color="auto"/>
                <w:left w:val="none" w:sz="0" w:space="0" w:color="auto"/>
                <w:bottom w:val="none" w:sz="0" w:space="0" w:color="auto"/>
                <w:right w:val="none" w:sz="0" w:space="0" w:color="auto"/>
              </w:divBdr>
            </w:div>
            <w:div w:id="1029256715">
              <w:marLeft w:val="0"/>
              <w:marRight w:val="0"/>
              <w:marTop w:val="0"/>
              <w:marBottom w:val="0"/>
              <w:divBdr>
                <w:top w:val="none" w:sz="0" w:space="0" w:color="auto"/>
                <w:left w:val="none" w:sz="0" w:space="0" w:color="auto"/>
                <w:bottom w:val="none" w:sz="0" w:space="0" w:color="auto"/>
                <w:right w:val="none" w:sz="0" w:space="0" w:color="auto"/>
              </w:divBdr>
            </w:div>
            <w:div w:id="1038550708">
              <w:marLeft w:val="0"/>
              <w:marRight w:val="0"/>
              <w:marTop w:val="0"/>
              <w:marBottom w:val="0"/>
              <w:divBdr>
                <w:top w:val="none" w:sz="0" w:space="0" w:color="auto"/>
                <w:left w:val="none" w:sz="0" w:space="0" w:color="auto"/>
                <w:bottom w:val="none" w:sz="0" w:space="0" w:color="auto"/>
                <w:right w:val="none" w:sz="0" w:space="0" w:color="auto"/>
              </w:divBdr>
            </w:div>
            <w:div w:id="1043942149">
              <w:marLeft w:val="0"/>
              <w:marRight w:val="0"/>
              <w:marTop w:val="0"/>
              <w:marBottom w:val="0"/>
              <w:divBdr>
                <w:top w:val="none" w:sz="0" w:space="0" w:color="auto"/>
                <w:left w:val="none" w:sz="0" w:space="0" w:color="auto"/>
                <w:bottom w:val="none" w:sz="0" w:space="0" w:color="auto"/>
                <w:right w:val="none" w:sz="0" w:space="0" w:color="auto"/>
              </w:divBdr>
            </w:div>
            <w:div w:id="1081945921">
              <w:marLeft w:val="0"/>
              <w:marRight w:val="0"/>
              <w:marTop w:val="0"/>
              <w:marBottom w:val="0"/>
              <w:divBdr>
                <w:top w:val="none" w:sz="0" w:space="0" w:color="auto"/>
                <w:left w:val="none" w:sz="0" w:space="0" w:color="auto"/>
                <w:bottom w:val="none" w:sz="0" w:space="0" w:color="auto"/>
                <w:right w:val="none" w:sz="0" w:space="0" w:color="auto"/>
              </w:divBdr>
            </w:div>
            <w:div w:id="1106462262">
              <w:marLeft w:val="0"/>
              <w:marRight w:val="0"/>
              <w:marTop w:val="0"/>
              <w:marBottom w:val="0"/>
              <w:divBdr>
                <w:top w:val="none" w:sz="0" w:space="0" w:color="auto"/>
                <w:left w:val="none" w:sz="0" w:space="0" w:color="auto"/>
                <w:bottom w:val="none" w:sz="0" w:space="0" w:color="auto"/>
                <w:right w:val="none" w:sz="0" w:space="0" w:color="auto"/>
              </w:divBdr>
            </w:div>
            <w:div w:id="1108235300">
              <w:marLeft w:val="0"/>
              <w:marRight w:val="0"/>
              <w:marTop w:val="0"/>
              <w:marBottom w:val="0"/>
              <w:divBdr>
                <w:top w:val="none" w:sz="0" w:space="0" w:color="auto"/>
                <w:left w:val="none" w:sz="0" w:space="0" w:color="auto"/>
                <w:bottom w:val="none" w:sz="0" w:space="0" w:color="auto"/>
                <w:right w:val="none" w:sz="0" w:space="0" w:color="auto"/>
              </w:divBdr>
            </w:div>
            <w:div w:id="1141851532">
              <w:marLeft w:val="0"/>
              <w:marRight w:val="0"/>
              <w:marTop w:val="480"/>
              <w:marBottom w:val="0"/>
              <w:divBdr>
                <w:top w:val="single" w:sz="6" w:space="0" w:color="auto"/>
                <w:left w:val="single" w:sz="6" w:space="0" w:color="auto"/>
                <w:bottom w:val="single" w:sz="6" w:space="0" w:color="auto"/>
                <w:right w:val="single" w:sz="6" w:space="0" w:color="auto"/>
              </w:divBdr>
            </w:div>
            <w:div w:id="1153642444">
              <w:marLeft w:val="0"/>
              <w:marRight w:val="0"/>
              <w:marTop w:val="0"/>
              <w:marBottom w:val="0"/>
              <w:divBdr>
                <w:top w:val="none" w:sz="0" w:space="0" w:color="auto"/>
                <w:left w:val="none" w:sz="0" w:space="0" w:color="auto"/>
                <w:bottom w:val="none" w:sz="0" w:space="0" w:color="auto"/>
                <w:right w:val="none" w:sz="0" w:space="0" w:color="auto"/>
              </w:divBdr>
            </w:div>
            <w:div w:id="1168328462">
              <w:marLeft w:val="0"/>
              <w:marRight w:val="0"/>
              <w:marTop w:val="0"/>
              <w:marBottom w:val="0"/>
              <w:divBdr>
                <w:top w:val="none" w:sz="0" w:space="0" w:color="auto"/>
                <w:left w:val="none" w:sz="0" w:space="0" w:color="auto"/>
                <w:bottom w:val="none" w:sz="0" w:space="0" w:color="auto"/>
                <w:right w:val="none" w:sz="0" w:space="0" w:color="auto"/>
              </w:divBdr>
            </w:div>
            <w:div w:id="1170561209">
              <w:marLeft w:val="0"/>
              <w:marRight w:val="0"/>
              <w:marTop w:val="0"/>
              <w:marBottom w:val="0"/>
              <w:divBdr>
                <w:top w:val="none" w:sz="0" w:space="0" w:color="auto"/>
                <w:left w:val="none" w:sz="0" w:space="0" w:color="auto"/>
                <w:bottom w:val="none" w:sz="0" w:space="0" w:color="auto"/>
                <w:right w:val="none" w:sz="0" w:space="0" w:color="auto"/>
              </w:divBdr>
            </w:div>
            <w:div w:id="1190874183">
              <w:marLeft w:val="0"/>
              <w:marRight w:val="0"/>
              <w:marTop w:val="0"/>
              <w:marBottom w:val="0"/>
              <w:divBdr>
                <w:top w:val="none" w:sz="0" w:space="0" w:color="auto"/>
                <w:left w:val="none" w:sz="0" w:space="0" w:color="auto"/>
                <w:bottom w:val="none" w:sz="0" w:space="0" w:color="auto"/>
                <w:right w:val="none" w:sz="0" w:space="0" w:color="auto"/>
              </w:divBdr>
            </w:div>
            <w:div w:id="1196771754">
              <w:marLeft w:val="0"/>
              <w:marRight w:val="0"/>
              <w:marTop w:val="0"/>
              <w:marBottom w:val="0"/>
              <w:divBdr>
                <w:top w:val="none" w:sz="0" w:space="0" w:color="auto"/>
                <w:left w:val="none" w:sz="0" w:space="0" w:color="auto"/>
                <w:bottom w:val="none" w:sz="0" w:space="0" w:color="auto"/>
                <w:right w:val="none" w:sz="0" w:space="0" w:color="auto"/>
              </w:divBdr>
            </w:div>
            <w:div w:id="1213805955">
              <w:marLeft w:val="0"/>
              <w:marRight w:val="0"/>
              <w:marTop w:val="0"/>
              <w:marBottom w:val="0"/>
              <w:divBdr>
                <w:top w:val="none" w:sz="0" w:space="0" w:color="auto"/>
                <w:left w:val="none" w:sz="0" w:space="0" w:color="auto"/>
                <w:bottom w:val="none" w:sz="0" w:space="0" w:color="auto"/>
                <w:right w:val="none" w:sz="0" w:space="0" w:color="auto"/>
              </w:divBdr>
            </w:div>
            <w:div w:id="1222594355">
              <w:marLeft w:val="0"/>
              <w:marRight w:val="0"/>
              <w:marTop w:val="0"/>
              <w:marBottom w:val="0"/>
              <w:divBdr>
                <w:top w:val="none" w:sz="0" w:space="0" w:color="auto"/>
                <w:left w:val="none" w:sz="0" w:space="0" w:color="auto"/>
                <w:bottom w:val="none" w:sz="0" w:space="0" w:color="auto"/>
                <w:right w:val="none" w:sz="0" w:space="0" w:color="auto"/>
              </w:divBdr>
            </w:div>
            <w:div w:id="1228684559">
              <w:marLeft w:val="0"/>
              <w:marRight w:val="0"/>
              <w:marTop w:val="0"/>
              <w:marBottom w:val="0"/>
              <w:divBdr>
                <w:top w:val="none" w:sz="0" w:space="0" w:color="auto"/>
                <w:left w:val="none" w:sz="0" w:space="0" w:color="auto"/>
                <w:bottom w:val="none" w:sz="0" w:space="0" w:color="auto"/>
                <w:right w:val="none" w:sz="0" w:space="0" w:color="auto"/>
              </w:divBdr>
            </w:div>
            <w:div w:id="1245996811">
              <w:marLeft w:val="0"/>
              <w:marRight w:val="0"/>
              <w:marTop w:val="0"/>
              <w:marBottom w:val="0"/>
              <w:divBdr>
                <w:top w:val="none" w:sz="0" w:space="0" w:color="auto"/>
                <w:left w:val="none" w:sz="0" w:space="0" w:color="auto"/>
                <w:bottom w:val="none" w:sz="0" w:space="0" w:color="auto"/>
                <w:right w:val="none" w:sz="0" w:space="0" w:color="auto"/>
              </w:divBdr>
            </w:div>
            <w:div w:id="1251888724">
              <w:marLeft w:val="0"/>
              <w:marRight w:val="0"/>
              <w:marTop w:val="480"/>
              <w:marBottom w:val="0"/>
              <w:divBdr>
                <w:top w:val="single" w:sz="6" w:space="0" w:color="auto"/>
                <w:left w:val="single" w:sz="6" w:space="0" w:color="auto"/>
                <w:bottom w:val="single" w:sz="6" w:space="0" w:color="auto"/>
                <w:right w:val="single" w:sz="6" w:space="0" w:color="auto"/>
              </w:divBdr>
            </w:div>
            <w:div w:id="1261253822">
              <w:marLeft w:val="0"/>
              <w:marRight w:val="0"/>
              <w:marTop w:val="480"/>
              <w:marBottom w:val="0"/>
              <w:divBdr>
                <w:top w:val="single" w:sz="6" w:space="0" w:color="auto"/>
                <w:left w:val="single" w:sz="6" w:space="0" w:color="auto"/>
                <w:bottom w:val="single" w:sz="6" w:space="0" w:color="auto"/>
                <w:right w:val="single" w:sz="6" w:space="0" w:color="auto"/>
              </w:divBdr>
            </w:div>
            <w:div w:id="1261260513">
              <w:marLeft w:val="0"/>
              <w:marRight w:val="0"/>
              <w:marTop w:val="0"/>
              <w:marBottom w:val="0"/>
              <w:divBdr>
                <w:top w:val="none" w:sz="0" w:space="0" w:color="auto"/>
                <w:left w:val="none" w:sz="0" w:space="0" w:color="auto"/>
                <w:bottom w:val="none" w:sz="0" w:space="0" w:color="auto"/>
                <w:right w:val="none" w:sz="0" w:space="0" w:color="auto"/>
              </w:divBdr>
            </w:div>
            <w:div w:id="1263488159">
              <w:marLeft w:val="0"/>
              <w:marRight w:val="0"/>
              <w:marTop w:val="0"/>
              <w:marBottom w:val="0"/>
              <w:divBdr>
                <w:top w:val="none" w:sz="0" w:space="0" w:color="auto"/>
                <w:left w:val="none" w:sz="0" w:space="0" w:color="auto"/>
                <w:bottom w:val="none" w:sz="0" w:space="0" w:color="auto"/>
                <w:right w:val="none" w:sz="0" w:space="0" w:color="auto"/>
              </w:divBdr>
            </w:div>
            <w:div w:id="1265071269">
              <w:marLeft w:val="0"/>
              <w:marRight w:val="0"/>
              <w:marTop w:val="0"/>
              <w:marBottom w:val="0"/>
              <w:divBdr>
                <w:top w:val="none" w:sz="0" w:space="0" w:color="auto"/>
                <w:left w:val="none" w:sz="0" w:space="0" w:color="auto"/>
                <w:bottom w:val="none" w:sz="0" w:space="0" w:color="auto"/>
                <w:right w:val="none" w:sz="0" w:space="0" w:color="auto"/>
              </w:divBdr>
            </w:div>
            <w:div w:id="1271427221">
              <w:marLeft w:val="0"/>
              <w:marRight w:val="0"/>
              <w:marTop w:val="0"/>
              <w:marBottom w:val="0"/>
              <w:divBdr>
                <w:top w:val="none" w:sz="0" w:space="0" w:color="auto"/>
                <w:left w:val="none" w:sz="0" w:space="0" w:color="auto"/>
                <w:bottom w:val="none" w:sz="0" w:space="0" w:color="auto"/>
                <w:right w:val="none" w:sz="0" w:space="0" w:color="auto"/>
              </w:divBdr>
            </w:div>
            <w:div w:id="1304120956">
              <w:marLeft w:val="0"/>
              <w:marRight w:val="0"/>
              <w:marTop w:val="0"/>
              <w:marBottom w:val="0"/>
              <w:divBdr>
                <w:top w:val="none" w:sz="0" w:space="0" w:color="auto"/>
                <w:left w:val="none" w:sz="0" w:space="0" w:color="auto"/>
                <w:bottom w:val="none" w:sz="0" w:space="0" w:color="auto"/>
                <w:right w:val="none" w:sz="0" w:space="0" w:color="auto"/>
              </w:divBdr>
            </w:div>
            <w:div w:id="1304503760">
              <w:marLeft w:val="0"/>
              <w:marRight w:val="0"/>
              <w:marTop w:val="0"/>
              <w:marBottom w:val="0"/>
              <w:divBdr>
                <w:top w:val="none" w:sz="0" w:space="0" w:color="auto"/>
                <w:left w:val="none" w:sz="0" w:space="0" w:color="auto"/>
                <w:bottom w:val="none" w:sz="0" w:space="0" w:color="auto"/>
                <w:right w:val="none" w:sz="0" w:space="0" w:color="auto"/>
              </w:divBdr>
            </w:div>
            <w:div w:id="1308513809">
              <w:marLeft w:val="0"/>
              <w:marRight w:val="0"/>
              <w:marTop w:val="0"/>
              <w:marBottom w:val="0"/>
              <w:divBdr>
                <w:top w:val="none" w:sz="0" w:space="0" w:color="auto"/>
                <w:left w:val="none" w:sz="0" w:space="0" w:color="auto"/>
                <w:bottom w:val="none" w:sz="0" w:space="0" w:color="auto"/>
                <w:right w:val="none" w:sz="0" w:space="0" w:color="auto"/>
              </w:divBdr>
            </w:div>
            <w:div w:id="1327825332">
              <w:marLeft w:val="0"/>
              <w:marRight w:val="0"/>
              <w:marTop w:val="0"/>
              <w:marBottom w:val="0"/>
              <w:divBdr>
                <w:top w:val="none" w:sz="0" w:space="0" w:color="auto"/>
                <w:left w:val="none" w:sz="0" w:space="0" w:color="auto"/>
                <w:bottom w:val="none" w:sz="0" w:space="0" w:color="auto"/>
                <w:right w:val="none" w:sz="0" w:space="0" w:color="auto"/>
              </w:divBdr>
            </w:div>
            <w:div w:id="1330206523">
              <w:marLeft w:val="0"/>
              <w:marRight w:val="0"/>
              <w:marTop w:val="0"/>
              <w:marBottom w:val="0"/>
              <w:divBdr>
                <w:top w:val="none" w:sz="0" w:space="0" w:color="auto"/>
                <w:left w:val="none" w:sz="0" w:space="0" w:color="auto"/>
                <w:bottom w:val="none" w:sz="0" w:space="0" w:color="auto"/>
                <w:right w:val="none" w:sz="0" w:space="0" w:color="auto"/>
              </w:divBdr>
            </w:div>
            <w:div w:id="1341662792">
              <w:marLeft w:val="0"/>
              <w:marRight w:val="0"/>
              <w:marTop w:val="0"/>
              <w:marBottom w:val="0"/>
              <w:divBdr>
                <w:top w:val="none" w:sz="0" w:space="0" w:color="auto"/>
                <w:left w:val="none" w:sz="0" w:space="0" w:color="auto"/>
                <w:bottom w:val="none" w:sz="0" w:space="0" w:color="auto"/>
                <w:right w:val="none" w:sz="0" w:space="0" w:color="auto"/>
              </w:divBdr>
            </w:div>
            <w:div w:id="1361662452">
              <w:marLeft w:val="0"/>
              <w:marRight w:val="0"/>
              <w:marTop w:val="0"/>
              <w:marBottom w:val="0"/>
              <w:divBdr>
                <w:top w:val="none" w:sz="0" w:space="0" w:color="auto"/>
                <w:left w:val="none" w:sz="0" w:space="0" w:color="auto"/>
                <w:bottom w:val="none" w:sz="0" w:space="0" w:color="auto"/>
                <w:right w:val="none" w:sz="0" w:space="0" w:color="auto"/>
              </w:divBdr>
            </w:div>
            <w:div w:id="1368678537">
              <w:marLeft w:val="0"/>
              <w:marRight w:val="0"/>
              <w:marTop w:val="0"/>
              <w:marBottom w:val="0"/>
              <w:divBdr>
                <w:top w:val="none" w:sz="0" w:space="0" w:color="auto"/>
                <w:left w:val="none" w:sz="0" w:space="0" w:color="auto"/>
                <w:bottom w:val="none" w:sz="0" w:space="0" w:color="auto"/>
                <w:right w:val="none" w:sz="0" w:space="0" w:color="auto"/>
              </w:divBdr>
            </w:div>
            <w:div w:id="1409232244">
              <w:marLeft w:val="0"/>
              <w:marRight w:val="0"/>
              <w:marTop w:val="0"/>
              <w:marBottom w:val="0"/>
              <w:divBdr>
                <w:top w:val="none" w:sz="0" w:space="0" w:color="auto"/>
                <w:left w:val="none" w:sz="0" w:space="0" w:color="auto"/>
                <w:bottom w:val="none" w:sz="0" w:space="0" w:color="auto"/>
                <w:right w:val="none" w:sz="0" w:space="0" w:color="auto"/>
              </w:divBdr>
            </w:div>
            <w:div w:id="1420909898">
              <w:marLeft w:val="0"/>
              <w:marRight w:val="0"/>
              <w:marTop w:val="0"/>
              <w:marBottom w:val="0"/>
              <w:divBdr>
                <w:top w:val="none" w:sz="0" w:space="0" w:color="auto"/>
                <w:left w:val="none" w:sz="0" w:space="0" w:color="auto"/>
                <w:bottom w:val="none" w:sz="0" w:space="0" w:color="auto"/>
                <w:right w:val="none" w:sz="0" w:space="0" w:color="auto"/>
              </w:divBdr>
            </w:div>
            <w:div w:id="1423183081">
              <w:marLeft w:val="0"/>
              <w:marRight w:val="0"/>
              <w:marTop w:val="0"/>
              <w:marBottom w:val="0"/>
              <w:divBdr>
                <w:top w:val="none" w:sz="0" w:space="0" w:color="auto"/>
                <w:left w:val="none" w:sz="0" w:space="0" w:color="auto"/>
                <w:bottom w:val="none" w:sz="0" w:space="0" w:color="auto"/>
                <w:right w:val="none" w:sz="0" w:space="0" w:color="auto"/>
              </w:divBdr>
            </w:div>
            <w:div w:id="1426070173">
              <w:marLeft w:val="0"/>
              <w:marRight w:val="0"/>
              <w:marTop w:val="0"/>
              <w:marBottom w:val="0"/>
              <w:divBdr>
                <w:top w:val="none" w:sz="0" w:space="0" w:color="auto"/>
                <w:left w:val="none" w:sz="0" w:space="0" w:color="auto"/>
                <w:bottom w:val="none" w:sz="0" w:space="0" w:color="auto"/>
                <w:right w:val="none" w:sz="0" w:space="0" w:color="auto"/>
              </w:divBdr>
            </w:div>
            <w:div w:id="1445348432">
              <w:marLeft w:val="0"/>
              <w:marRight w:val="0"/>
              <w:marTop w:val="0"/>
              <w:marBottom w:val="0"/>
              <w:divBdr>
                <w:top w:val="none" w:sz="0" w:space="0" w:color="auto"/>
                <w:left w:val="none" w:sz="0" w:space="0" w:color="auto"/>
                <w:bottom w:val="none" w:sz="0" w:space="0" w:color="auto"/>
                <w:right w:val="none" w:sz="0" w:space="0" w:color="auto"/>
              </w:divBdr>
            </w:div>
            <w:div w:id="1456564972">
              <w:marLeft w:val="0"/>
              <w:marRight w:val="0"/>
              <w:marTop w:val="0"/>
              <w:marBottom w:val="0"/>
              <w:divBdr>
                <w:top w:val="none" w:sz="0" w:space="0" w:color="auto"/>
                <w:left w:val="none" w:sz="0" w:space="0" w:color="auto"/>
                <w:bottom w:val="none" w:sz="0" w:space="0" w:color="auto"/>
                <w:right w:val="none" w:sz="0" w:space="0" w:color="auto"/>
              </w:divBdr>
            </w:div>
            <w:div w:id="1459032688">
              <w:marLeft w:val="0"/>
              <w:marRight w:val="0"/>
              <w:marTop w:val="0"/>
              <w:marBottom w:val="0"/>
              <w:divBdr>
                <w:top w:val="none" w:sz="0" w:space="0" w:color="auto"/>
                <w:left w:val="none" w:sz="0" w:space="0" w:color="auto"/>
                <w:bottom w:val="none" w:sz="0" w:space="0" w:color="auto"/>
                <w:right w:val="none" w:sz="0" w:space="0" w:color="auto"/>
              </w:divBdr>
            </w:div>
            <w:div w:id="1461529984">
              <w:marLeft w:val="0"/>
              <w:marRight w:val="0"/>
              <w:marTop w:val="0"/>
              <w:marBottom w:val="0"/>
              <w:divBdr>
                <w:top w:val="none" w:sz="0" w:space="0" w:color="auto"/>
                <w:left w:val="none" w:sz="0" w:space="0" w:color="auto"/>
                <w:bottom w:val="none" w:sz="0" w:space="0" w:color="auto"/>
                <w:right w:val="none" w:sz="0" w:space="0" w:color="auto"/>
              </w:divBdr>
            </w:div>
            <w:div w:id="1470584818">
              <w:marLeft w:val="0"/>
              <w:marRight w:val="0"/>
              <w:marTop w:val="0"/>
              <w:marBottom w:val="0"/>
              <w:divBdr>
                <w:top w:val="none" w:sz="0" w:space="0" w:color="auto"/>
                <w:left w:val="none" w:sz="0" w:space="0" w:color="auto"/>
                <w:bottom w:val="none" w:sz="0" w:space="0" w:color="auto"/>
                <w:right w:val="none" w:sz="0" w:space="0" w:color="auto"/>
              </w:divBdr>
            </w:div>
            <w:div w:id="1495144873">
              <w:marLeft w:val="0"/>
              <w:marRight w:val="0"/>
              <w:marTop w:val="0"/>
              <w:marBottom w:val="0"/>
              <w:divBdr>
                <w:top w:val="none" w:sz="0" w:space="0" w:color="auto"/>
                <w:left w:val="none" w:sz="0" w:space="0" w:color="auto"/>
                <w:bottom w:val="none" w:sz="0" w:space="0" w:color="auto"/>
                <w:right w:val="none" w:sz="0" w:space="0" w:color="auto"/>
              </w:divBdr>
            </w:div>
            <w:div w:id="1506437938">
              <w:marLeft w:val="0"/>
              <w:marRight w:val="0"/>
              <w:marTop w:val="0"/>
              <w:marBottom w:val="0"/>
              <w:divBdr>
                <w:top w:val="none" w:sz="0" w:space="0" w:color="auto"/>
                <w:left w:val="none" w:sz="0" w:space="0" w:color="auto"/>
                <w:bottom w:val="none" w:sz="0" w:space="0" w:color="auto"/>
                <w:right w:val="none" w:sz="0" w:space="0" w:color="auto"/>
              </w:divBdr>
            </w:div>
            <w:div w:id="1511338863">
              <w:marLeft w:val="0"/>
              <w:marRight w:val="0"/>
              <w:marTop w:val="0"/>
              <w:marBottom w:val="0"/>
              <w:divBdr>
                <w:top w:val="none" w:sz="0" w:space="0" w:color="auto"/>
                <w:left w:val="none" w:sz="0" w:space="0" w:color="auto"/>
                <w:bottom w:val="none" w:sz="0" w:space="0" w:color="auto"/>
                <w:right w:val="none" w:sz="0" w:space="0" w:color="auto"/>
              </w:divBdr>
            </w:div>
            <w:div w:id="1512139418">
              <w:marLeft w:val="0"/>
              <w:marRight w:val="0"/>
              <w:marTop w:val="0"/>
              <w:marBottom w:val="0"/>
              <w:divBdr>
                <w:top w:val="none" w:sz="0" w:space="0" w:color="auto"/>
                <w:left w:val="none" w:sz="0" w:space="0" w:color="auto"/>
                <w:bottom w:val="none" w:sz="0" w:space="0" w:color="auto"/>
                <w:right w:val="none" w:sz="0" w:space="0" w:color="auto"/>
              </w:divBdr>
            </w:div>
            <w:div w:id="1513958731">
              <w:marLeft w:val="0"/>
              <w:marRight w:val="0"/>
              <w:marTop w:val="0"/>
              <w:marBottom w:val="0"/>
              <w:divBdr>
                <w:top w:val="none" w:sz="0" w:space="0" w:color="auto"/>
                <w:left w:val="none" w:sz="0" w:space="0" w:color="auto"/>
                <w:bottom w:val="none" w:sz="0" w:space="0" w:color="auto"/>
                <w:right w:val="none" w:sz="0" w:space="0" w:color="auto"/>
              </w:divBdr>
            </w:div>
            <w:div w:id="1530756048">
              <w:marLeft w:val="0"/>
              <w:marRight w:val="0"/>
              <w:marTop w:val="0"/>
              <w:marBottom w:val="0"/>
              <w:divBdr>
                <w:top w:val="none" w:sz="0" w:space="0" w:color="auto"/>
                <w:left w:val="none" w:sz="0" w:space="0" w:color="auto"/>
                <w:bottom w:val="none" w:sz="0" w:space="0" w:color="auto"/>
                <w:right w:val="none" w:sz="0" w:space="0" w:color="auto"/>
              </w:divBdr>
            </w:div>
            <w:div w:id="1545751527">
              <w:marLeft w:val="0"/>
              <w:marRight w:val="0"/>
              <w:marTop w:val="0"/>
              <w:marBottom w:val="0"/>
              <w:divBdr>
                <w:top w:val="none" w:sz="0" w:space="0" w:color="auto"/>
                <w:left w:val="none" w:sz="0" w:space="0" w:color="auto"/>
                <w:bottom w:val="none" w:sz="0" w:space="0" w:color="auto"/>
                <w:right w:val="none" w:sz="0" w:space="0" w:color="auto"/>
              </w:divBdr>
            </w:div>
            <w:div w:id="1555119877">
              <w:marLeft w:val="0"/>
              <w:marRight w:val="0"/>
              <w:marTop w:val="0"/>
              <w:marBottom w:val="0"/>
              <w:divBdr>
                <w:top w:val="none" w:sz="0" w:space="0" w:color="auto"/>
                <w:left w:val="none" w:sz="0" w:space="0" w:color="auto"/>
                <w:bottom w:val="none" w:sz="0" w:space="0" w:color="auto"/>
                <w:right w:val="none" w:sz="0" w:space="0" w:color="auto"/>
              </w:divBdr>
            </w:div>
            <w:div w:id="1602569162">
              <w:marLeft w:val="0"/>
              <w:marRight w:val="0"/>
              <w:marTop w:val="0"/>
              <w:marBottom w:val="0"/>
              <w:divBdr>
                <w:top w:val="none" w:sz="0" w:space="0" w:color="auto"/>
                <w:left w:val="none" w:sz="0" w:space="0" w:color="auto"/>
                <w:bottom w:val="none" w:sz="0" w:space="0" w:color="auto"/>
                <w:right w:val="none" w:sz="0" w:space="0" w:color="auto"/>
              </w:divBdr>
            </w:div>
            <w:div w:id="1611812855">
              <w:marLeft w:val="0"/>
              <w:marRight w:val="0"/>
              <w:marTop w:val="0"/>
              <w:marBottom w:val="0"/>
              <w:divBdr>
                <w:top w:val="none" w:sz="0" w:space="0" w:color="auto"/>
                <w:left w:val="none" w:sz="0" w:space="0" w:color="auto"/>
                <w:bottom w:val="none" w:sz="0" w:space="0" w:color="auto"/>
                <w:right w:val="none" w:sz="0" w:space="0" w:color="auto"/>
              </w:divBdr>
            </w:div>
            <w:div w:id="1657224161">
              <w:marLeft w:val="0"/>
              <w:marRight w:val="0"/>
              <w:marTop w:val="0"/>
              <w:marBottom w:val="0"/>
              <w:divBdr>
                <w:top w:val="none" w:sz="0" w:space="0" w:color="auto"/>
                <w:left w:val="none" w:sz="0" w:space="0" w:color="auto"/>
                <w:bottom w:val="none" w:sz="0" w:space="0" w:color="auto"/>
                <w:right w:val="none" w:sz="0" w:space="0" w:color="auto"/>
              </w:divBdr>
            </w:div>
            <w:div w:id="1666132088">
              <w:marLeft w:val="0"/>
              <w:marRight w:val="0"/>
              <w:marTop w:val="0"/>
              <w:marBottom w:val="0"/>
              <w:divBdr>
                <w:top w:val="none" w:sz="0" w:space="0" w:color="auto"/>
                <w:left w:val="none" w:sz="0" w:space="0" w:color="auto"/>
                <w:bottom w:val="none" w:sz="0" w:space="0" w:color="auto"/>
                <w:right w:val="none" w:sz="0" w:space="0" w:color="auto"/>
              </w:divBdr>
            </w:div>
            <w:div w:id="1673100551">
              <w:marLeft w:val="0"/>
              <w:marRight w:val="0"/>
              <w:marTop w:val="0"/>
              <w:marBottom w:val="0"/>
              <w:divBdr>
                <w:top w:val="none" w:sz="0" w:space="0" w:color="auto"/>
                <w:left w:val="none" w:sz="0" w:space="0" w:color="auto"/>
                <w:bottom w:val="none" w:sz="0" w:space="0" w:color="auto"/>
                <w:right w:val="none" w:sz="0" w:space="0" w:color="auto"/>
              </w:divBdr>
            </w:div>
            <w:div w:id="1676417657">
              <w:marLeft w:val="0"/>
              <w:marRight w:val="0"/>
              <w:marTop w:val="0"/>
              <w:marBottom w:val="0"/>
              <w:divBdr>
                <w:top w:val="none" w:sz="0" w:space="0" w:color="auto"/>
                <w:left w:val="none" w:sz="0" w:space="0" w:color="auto"/>
                <w:bottom w:val="none" w:sz="0" w:space="0" w:color="auto"/>
                <w:right w:val="none" w:sz="0" w:space="0" w:color="auto"/>
              </w:divBdr>
            </w:div>
            <w:div w:id="1690402729">
              <w:marLeft w:val="0"/>
              <w:marRight w:val="0"/>
              <w:marTop w:val="0"/>
              <w:marBottom w:val="0"/>
              <w:divBdr>
                <w:top w:val="none" w:sz="0" w:space="0" w:color="auto"/>
                <w:left w:val="none" w:sz="0" w:space="0" w:color="auto"/>
                <w:bottom w:val="none" w:sz="0" w:space="0" w:color="auto"/>
                <w:right w:val="none" w:sz="0" w:space="0" w:color="auto"/>
              </w:divBdr>
            </w:div>
            <w:div w:id="1692803890">
              <w:marLeft w:val="0"/>
              <w:marRight w:val="0"/>
              <w:marTop w:val="480"/>
              <w:marBottom w:val="0"/>
              <w:divBdr>
                <w:top w:val="single" w:sz="6" w:space="0" w:color="auto"/>
                <w:left w:val="single" w:sz="6" w:space="0" w:color="auto"/>
                <w:bottom w:val="single" w:sz="6" w:space="0" w:color="auto"/>
                <w:right w:val="single" w:sz="6" w:space="0" w:color="auto"/>
              </w:divBdr>
            </w:div>
            <w:div w:id="1702825446">
              <w:marLeft w:val="0"/>
              <w:marRight w:val="0"/>
              <w:marTop w:val="0"/>
              <w:marBottom w:val="0"/>
              <w:divBdr>
                <w:top w:val="none" w:sz="0" w:space="0" w:color="auto"/>
                <w:left w:val="none" w:sz="0" w:space="0" w:color="auto"/>
                <w:bottom w:val="none" w:sz="0" w:space="0" w:color="auto"/>
                <w:right w:val="none" w:sz="0" w:space="0" w:color="auto"/>
              </w:divBdr>
            </w:div>
            <w:div w:id="1774395441">
              <w:marLeft w:val="0"/>
              <w:marRight w:val="0"/>
              <w:marTop w:val="0"/>
              <w:marBottom w:val="0"/>
              <w:divBdr>
                <w:top w:val="none" w:sz="0" w:space="0" w:color="auto"/>
                <w:left w:val="none" w:sz="0" w:space="0" w:color="auto"/>
                <w:bottom w:val="none" w:sz="0" w:space="0" w:color="auto"/>
                <w:right w:val="none" w:sz="0" w:space="0" w:color="auto"/>
              </w:divBdr>
            </w:div>
            <w:div w:id="1778793411">
              <w:marLeft w:val="0"/>
              <w:marRight w:val="0"/>
              <w:marTop w:val="480"/>
              <w:marBottom w:val="0"/>
              <w:divBdr>
                <w:top w:val="single" w:sz="6" w:space="0" w:color="auto"/>
                <w:left w:val="single" w:sz="6" w:space="0" w:color="auto"/>
                <w:bottom w:val="single" w:sz="6" w:space="0" w:color="auto"/>
                <w:right w:val="single" w:sz="6" w:space="0" w:color="auto"/>
              </w:divBdr>
            </w:div>
            <w:div w:id="1799908136">
              <w:marLeft w:val="0"/>
              <w:marRight w:val="0"/>
              <w:marTop w:val="0"/>
              <w:marBottom w:val="0"/>
              <w:divBdr>
                <w:top w:val="none" w:sz="0" w:space="0" w:color="auto"/>
                <w:left w:val="none" w:sz="0" w:space="0" w:color="auto"/>
                <w:bottom w:val="none" w:sz="0" w:space="0" w:color="auto"/>
                <w:right w:val="none" w:sz="0" w:space="0" w:color="auto"/>
              </w:divBdr>
            </w:div>
            <w:div w:id="1820725050">
              <w:marLeft w:val="0"/>
              <w:marRight w:val="0"/>
              <w:marTop w:val="0"/>
              <w:marBottom w:val="0"/>
              <w:divBdr>
                <w:top w:val="none" w:sz="0" w:space="0" w:color="auto"/>
                <w:left w:val="none" w:sz="0" w:space="0" w:color="auto"/>
                <w:bottom w:val="none" w:sz="0" w:space="0" w:color="auto"/>
                <w:right w:val="none" w:sz="0" w:space="0" w:color="auto"/>
              </w:divBdr>
            </w:div>
            <w:div w:id="1828012603">
              <w:marLeft w:val="0"/>
              <w:marRight w:val="0"/>
              <w:marTop w:val="0"/>
              <w:marBottom w:val="0"/>
              <w:divBdr>
                <w:top w:val="none" w:sz="0" w:space="0" w:color="auto"/>
                <w:left w:val="none" w:sz="0" w:space="0" w:color="auto"/>
                <w:bottom w:val="none" w:sz="0" w:space="0" w:color="auto"/>
                <w:right w:val="none" w:sz="0" w:space="0" w:color="auto"/>
              </w:divBdr>
            </w:div>
            <w:div w:id="1834566485">
              <w:marLeft w:val="0"/>
              <w:marRight w:val="0"/>
              <w:marTop w:val="0"/>
              <w:marBottom w:val="0"/>
              <w:divBdr>
                <w:top w:val="none" w:sz="0" w:space="0" w:color="auto"/>
                <w:left w:val="none" w:sz="0" w:space="0" w:color="auto"/>
                <w:bottom w:val="none" w:sz="0" w:space="0" w:color="auto"/>
                <w:right w:val="none" w:sz="0" w:space="0" w:color="auto"/>
              </w:divBdr>
            </w:div>
            <w:div w:id="1843206379">
              <w:marLeft w:val="0"/>
              <w:marRight w:val="0"/>
              <w:marTop w:val="0"/>
              <w:marBottom w:val="0"/>
              <w:divBdr>
                <w:top w:val="none" w:sz="0" w:space="0" w:color="auto"/>
                <w:left w:val="none" w:sz="0" w:space="0" w:color="auto"/>
                <w:bottom w:val="none" w:sz="0" w:space="0" w:color="auto"/>
                <w:right w:val="none" w:sz="0" w:space="0" w:color="auto"/>
              </w:divBdr>
            </w:div>
            <w:div w:id="1855070384">
              <w:marLeft w:val="0"/>
              <w:marRight w:val="0"/>
              <w:marTop w:val="0"/>
              <w:marBottom w:val="0"/>
              <w:divBdr>
                <w:top w:val="none" w:sz="0" w:space="0" w:color="auto"/>
                <w:left w:val="none" w:sz="0" w:space="0" w:color="auto"/>
                <w:bottom w:val="none" w:sz="0" w:space="0" w:color="auto"/>
                <w:right w:val="none" w:sz="0" w:space="0" w:color="auto"/>
              </w:divBdr>
            </w:div>
            <w:div w:id="1859853283">
              <w:marLeft w:val="0"/>
              <w:marRight w:val="0"/>
              <w:marTop w:val="0"/>
              <w:marBottom w:val="0"/>
              <w:divBdr>
                <w:top w:val="none" w:sz="0" w:space="0" w:color="auto"/>
                <w:left w:val="none" w:sz="0" w:space="0" w:color="auto"/>
                <w:bottom w:val="none" w:sz="0" w:space="0" w:color="auto"/>
                <w:right w:val="none" w:sz="0" w:space="0" w:color="auto"/>
              </w:divBdr>
            </w:div>
            <w:div w:id="1862351324">
              <w:marLeft w:val="0"/>
              <w:marRight w:val="0"/>
              <w:marTop w:val="0"/>
              <w:marBottom w:val="0"/>
              <w:divBdr>
                <w:top w:val="none" w:sz="0" w:space="0" w:color="auto"/>
                <w:left w:val="none" w:sz="0" w:space="0" w:color="auto"/>
                <w:bottom w:val="none" w:sz="0" w:space="0" w:color="auto"/>
                <w:right w:val="none" w:sz="0" w:space="0" w:color="auto"/>
              </w:divBdr>
            </w:div>
            <w:div w:id="1866402786">
              <w:marLeft w:val="0"/>
              <w:marRight w:val="0"/>
              <w:marTop w:val="0"/>
              <w:marBottom w:val="0"/>
              <w:divBdr>
                <w:top w:val="none" w:sz="0" w:space="0" w:color="auto"/>
                <w:left w:val="none" w:sz="0" w:space="0" w:color="auto"/>
                <w:bottom w:val="none" w:sz="0" w:space="0" w:color="auto"/>
                <w:right w:val="none" w:sz="0" w:space="0" w:color="auto"/>
              </w:divBdr>
            </w:div>
            <w:div w:id="1887599804">
              <w:marLeft w:val="0"/>
              <w:marRight w:val="0"/>
              <w:marTop w:val="0"/>
              <w:marBottom w:val="0"/>
              <w:divBdr>
                <w:top w:val="none" w:sz="0" w:space="0" w:color="auto"/>
                <w:left w:val="none" w:sz="0" w:space="0" w:color="auto"/>
                <w:bottom w:val="none" w:sz="0" w:space="0" w:color="auto"/>
                <w:right w:val="none" w:sz="0" w:space="0" w:color="auto"/>
              </w:divBdr>
            </w:div>
            <w:div w:id="1903833748">
              <w:marLeft w:val="0"/>
              <w:marRight w:val="0"/>
              <w:marTop w:val="0"/>
              <w:marBottom w:val="0"/>
              <w:divBdr>
                <w:top w:val="none" w:sz="0" w:space="0" w:color="auto"/>
                <w:left w:val="none" w:sz="0" w:space="0" w:color="auto"/>
                <w:bottom w:val="none" w:sz="0" w:space="0" w:color="auto"/>
                <w:right w:val="none" w:sz="0" w:space="0" w:color="auto"/>
              </w:divBdr>
            </w:div>
            <w:div w:id="1910381749">
              <w:marLeft w:val="0"/>
              <w:marRight w:val="0"/>
              <w:marTop w:val="0"/>
              <w:marBottom w:val="0"/>
              <w:divBdr>
                <w:top w:val="none" w:sz="0" w:space="0" w:color="auto"/>
                <w:left w:val="none" w:sz="0" w:space="0" w:color="auto"/>
                <w:bottom w:val="none" w:sz="0" w:space="0" w:color="auto"/>
                <w:right w:val="none" w:sz="0" w:space="0" w:color="auto"/>
              </w:divBdr>
            </w:div>
            <w:div w:id="1934825459">
              <w:marLeft w:val="0"/>
              <w:marRight w:val="0"/>
              <w:marTop w:val="0"/>
              <w:marBottom w:val="0"/>
              <w:divBdr>
                <w:top w:val="none" w:sz="0" w:space="0" w:color="auto"/>
                <w:left w:val="none" w:sz="0" w:space="0" w:color="auto"/>
                <w:bottom w:val="none" w:sz="0" w:space="0" w:color="auto"/>
                <w:right w:val="none" w:sz="0" w:space="0" w:color="auto"/>
              </w:divBdr>
            </w:div>
            <w:div w:id="1959215078">
              <w:marLeft w:val="0"/>
              <w:marRight w:val="0"/>
              <w:marTop w:val="480"/>
              <w:marBottom w:val="0"/>
              <w:divBdr>
                <w:top w:val="single" w:sz="6" w:space="0" w:color="auto"/>
                <w:left w:val="single" w:sz="6" w:space="0" w:color="auto"/>
                <w:bottom w:val="single" w:sz="6" w:space="0" w:color="auto"/>
                <w:right w:val="single" w:sz="6" w:space="0" w:color="auto"/>
              </w:divBdr>
            </w:div>
            <w:div w:id="1960716160">
              <w:marLeft w:val="0"/>
              <w:marRight w:val="0"/>
              <w:marTop w:val="0"/>
              <w:marBottom w:val="0"/>
              <w:divBdr>
                <w:top w:val="none" w:sz="0" w:space="0" w:color="auto"/>
                <w:left w:val="none" w:sz="0" w:space="0" w:color="auto"/>
                <w:bottom w:val="none" w:sz="0" w:space="0" w:color="auto"/>
                <w:right w:val="none" w:sz="0" w:space="0" w:color="auto"/>
              </w:divBdr>
            </w:div>
            <w:div w:id="1966085293">
              <w:marLeft w:val="0"/>
              <w:marRight w:val="0"/>
              <w:marTop w:val="0"/>
              <w:marBottom w:val="0"/>
              <w:divBdr>
                <w:top w:val="none" w:sz="0" w:space="0" w:color="auto"/>
                <w:left w:val="none" w:sz="0" w:space="0" w:color="auto"/>
                <w:bottom w:val="none" w:sz="0" w:space="0" w:color="auto"/>
                <w:right w:val="none" w:sz="0" w:space="0" w:color="auto"/>
              </w:divBdr>
            </w:div>
            <w:div w:id="1975327626">
              <w:marLeft w:val="0"/>
              <w:marRight w:val="0"/>
              <w:marTop w:val="0"/>
              <w:marBottom w:val="0"/>
              <w:divBdr>
                <w:top w:val="none" w:sz="0" w:space="0" w:color="auto"/>
                <w:left w:val="none" w:sz="0" w:space="0" w:color="auto"/>
                <w:bottom w:val="none" w:sz="0" w:space="0" w:color="auto"/>
                <w:right w:val="none" w:sz="0" w:space="0" w:color="auto"/>
              </w:divBdr>
            </w:div>
            <w:div w:id="1984315194">
              <w:marLeft w:val="0"/>
              <w:marRight w:val="0"/>
              <w:marTop w:val="0"/>
              <w:marBottom w:val="0"/>
              <w:divBdr>
                <w:top w:val="none" w:sz="0" w:space="0" w:color="auto"/>
                <w:left w:val="none" w:sz="0" w:space="0" w:color="auto"/>
                <w:bottom w:val="none" w:sz="0" w:space="0" w:color="auto"/>
                <w:right w:val="none" w:sz="0" w:space="0" w:color="auto"/>
              </w:divBdr>
            </w:div>
            <w:div w:id="2015105543">
              <w:marLeft w:val="0"/>
              <w:marRight w:val="0"/>
              <w:marTop w:val="0"/>
              <w:marBottom w:val="0"/>
              <w:divBdr>
                <w:top w:val="none" w:sz="0" w:space="0" w:color="auto"/>
                <w:left w:val="none" w:sz="0" w:space="0" w:color="auto"/>
                <w:bottom w:val="none" w:sz="0" w:space="0" w:color="auto"/>
                <w:right w:val="none" w:sz="0" w:space="0" w:color="auto"/>
              </w:divBdr>
            </w:div>
            <w:div w:id="2015716496">
              <w:marLeft w:val="0"/>
              <w:marRight w:val="0"/>
              <w:marTop w:val="0"/>
              <w:marBottom w:val="0"/>
              <w:divBdr>
                <w:top w:val="none" w:sz="0" w:space="0" w:color="auto"/>
                <w:left w:val="none" w:sz="0" w:space="0" w:color="auto"/>
                <w:bottom w:val="none" w:sz="0" w:space="0" w:color="auto"/>
                <w:right w:val="none" w:sz="0" w:space="0" w:color="auto"/>
              </w:divBdr>
            </w:div>
            <w:div w:id="2017612924">
              <w:marLeft w:val="0"/>
              <w:marRight w:val="0"/>
              <w:marTop w:val="480"/>
              <w:marBottom w:val="0"/>
              <w:divBdr>
                <w:top w:val="single" w:sz="6" w:space="0" w:color="auto"/>
                <w:left w:val="single" w:sz="6" w:space="0" w:color="auto"/>
                <w:bottom w:val="single" w:sz="6" w:space="0" w:color="auto"/>
                <w:right w:val="single" w:sz="6" w:space="0" w:color="auto"/>
              </w:divBdr>
            </w:div>
            <w:div w:id="2027175583">
              <w:marLeft w:val="0"/>
              <w:marRight w:val="0"/>
              <w:marTop w:val="0"/>
              <w:marBottom w:val="0"/>
              <w:divBdr>
                <w:top w:val="none" w:sz="0" w:space="0" w:color="auto"/>
                <w:left w:val="none" w:sz="0" w:space="0" w:color="auto"/>
                <w:bottom w:val="none" w:sz="0" w:space="0" w:color="auto"/>
                <w:right w:val="none" w:sz="0" w:space="0" w:color="auto"/>
              </w:divBdr>
            </w:div>
            <w:div w:id="2032681205">
              <w:marLeft w:val="0"/>
              <w:marRight w:val="0"/>
              <w:marTop w:val="0"/>
              <w:marBottom w:val="0"/>
              <w:divBdr>
                <w:top w:val="none" w:sz="0" w:space="0" w:color="auto"/>
                <w:left w:val="none" w:sz="0" w:space="0" w:color="auto"/>
                <w:bottom w:val="none" w:sz="0" w:space="0" w:color="auto"/>
                <w:right w:val="none" w:sz="0" w:space="0" w:color="auto"/>
              </w:divBdr>
            </w:div>
            <w:div w:id="2048484234">
              <w:marLeft w:val="0"/>
              <w:marRight w:val="0"/>
              <w:marTop w:val="0"/>
              <w:marBottom w:val="0"/>
              <w:divBdr>
                <w:top w:val="none" w:sz="0" w:space="0" w:color="auto"/>
                <w:left w:val="none" w:sz="0" w:space="0" w:color="auto"/>
                <w:bottom w:val="none" w:sz="0" w:space="0" w:color="auto"/>
                <w:right w:val="none" w:sz="0" w:space="0" w:color="auto"/>
              </w:divBdr>
            </w:div>
            <w:div w:id="2063552021">
              <w:marLeft w:val="0"/>
              <w:marRight w:val="0"/>
              <w:marTop w:val="0"/>
              <w:marBottom w:val="0"/>
              <w:divBdr>
                <w:top w:val="none" w:sz="0" w:space="0" w:color="auto"/>
                <w:left w:val="none" w:sz="0" w:space="0" w:color="auto"/>
                <w:bottom w:val="none" w:sz="0" w:space="0" w:color="auto"/>
                <w:right w:val="none" w:sz="0" w:space="0" w:color="auto"/>
              </w:divBdr>
            </w:div>
            <w:div w:id="2069912355">
              <w:marLeft w:val="0"/>
              <w:marRight w:val="0"/>
              <w:marTop w:val="0"/>
              <w:marBottom w:val="0"/>
              <w:divBdr>
                <w:top w:val="none" w:sz="0" w:space="0" w:color="auto"/>
                <w:left w:val="none" w:sz="0" w:space="0" w:color="auto"/>
                <w:bottom w:val="none" w:sz="0" w:space="0" w:color="auto"/>
                <w:right w:val="none" w:sz="0" w:space="0" w:color="auto"/>
              </w:divBdr>
            </w:div>
            <w:div w:id="2082679612">
              <w:marLeft w:val="0"/>
              <w:marRight w:val="0"/>
              <w:marTop w:val="0"/>
              <w:marBottom w:val="0"/>
              <w:divBdr>
                <w:top w:val="none" w:sz="0" w:space="0" w:color="auto"/>
                <w:left w:val="none" w:sz="0" w:space="0" w:color="auto"/>
                <w:bottom w:val="none" w:sz="0" w:space="0" w:color="auto"/>
                <w:right w:val="none" w:sz="0" w:space="0" w:color="auto"/>
              </w:divBdr>
            </w:div>
            <w:div w:id="2094356289">
              <w:marLeft w:val="0"/>
              <w:marRight w:val="0"/>
              <w:marTop w:val="0"/>
              <w:marBottom w:val="0"/>
              <w:divBdr>
                <w:top w:val="none" w:sz="0" w:space="0" w:color="auto"/>
                <w:left w:val="none" w:sz="0" w:space="0" w:color="auto"/>
                <w:bottom w:val="none" w:sz="0" w:space="0" w:color="auto"/>
                <w:right w:val="none" w:sz="0" w:space="0" w:color="auto"/>
              </w:divBdr>
            </w:div>
            <w:div w:id="2095129800">
              <w:marLeft w:val="0"/>
              <w:marRight w:val="0"/>
              <w:marTop w:val="0"/>
              <w:marBottom w:val="0"/>
              <w:divBdr>
                <w:top w:val="none" w:sz="0" w:space="0" w:color="auto"/>
                <w:left w:val="none" w:sz="0" w:space="0" w:color="auto"/>
                <w:bottom w:val="none" w:sz="0" w:space="0" w:color="auto"/>
                <w:right w:val="none" w:sz="0" w:space="0" w:color="auto"/>
              </w:divBdr>
            </w:div>
            <w:div w:id="2102794870">
              <w:marLeft w:val="0"/>
              <w:marRight w:val="0"/>
              <w:marTop w:val="0"/>
              <w:marBottom w:val="0"/>
              <w:divBdr>
                <w:top w:val="none" w:sz="0" w:space="0" w:color="auto"/>
                <w:left w:val="none" w:sz="0" w:space="0" w:color="auto"/>
                <w:bottom w:val="none" w:sz="0" w:space="0" w:color="auto"/>
                <w:right w:val="none" w:sz="0" w:space="0" w:color="auto"/>
              </w:divBdr>
            </w:div>
            <w:div w:id="2106147980">
              <w:marLeft w:val="0"/>
              <w:marRight w:val="0"/>
              <w:marTop w:val="0"/>
              <w:marBottom w:val="0"/>
              <w:divBdr>
                <w:top w:val="none" w:sz="0" w:space="0" w:color="auto"/>
                <w:left w:val="none" w:sz="0" w:space="0" w:color="auto"/>
                <w:bottom w:val="none" w:sz="0" w:space="0" w:color="auto"/>
                <w:right w:val="none" w:sz="0" w:space="0" w:color="auto"/>
              </w:divBdr>
            </w:div>
            <w:div w:id="2115205627">
              <w:marLeft w:val="0"/>
              <w:marRight w:val="0"/>
              <w:marTop w:val="480"/>
              <w:marBottom w:val="0"/>
              <w:divBdr>
                <w:top w:val="single" w:sz="6" w:space="0" w:color="auto"/>
                <w:left w:val="single" w:sz="6" w:space="0" w:color="auto"/>
                <w:bottom w:val="single" w:sz="6" w:space="0" w:color="auto"/>
                <w:right w:val="single" w:sz="6" w:space="0" w:color="auto"/>
              </w:divBdr>
            </w:div>
            <w:div w:id="2125608799">
              <w:marLeft w:val="0"/>
              <w:marRight w:val="0"/>
              <w:marTop w:val="0"/>
              <w:marBottom w:val="0"/>
              <w:divBdr>
                <w:top w:val="none" w:sz="0" w:space="0" w:color="auto"/>
                <w:left w:val="none" w:sz="0" w:space="0" w:color="auto"/>
                <w:bottom w:val="none" w:sz="0" w:space="0" w:color="auto"/>
                <w:right w:val="none" w:sz="0" w:space="0" w:color="auto"/>
              </w:divBdr>
            </w:div>
            <w:div w:id="2139375845">
              <w:marLeft w:val="0"/>
              <w:marRight w:val="0"/>
              <w:marTop w:val="0"/>
              <w:marBottom w:val="0"/>
              <w:divBdr>
                <w:top w:val="none" w:sz="0" w:space="0" w:color="auto"/>
                <w:left w:val="none" w:sz="0" w:space="0" w:color="auto"/>
                <w:bottom w:val="none" w:sz="0" w:space="0" w:color="auto"/>
                <w:right w:val="none" w:sz="0" w:space="0" w:color="auto"/>
              </w:divBdr>
            </w:div>
            <w:div w:id="2145193100">
              <w:marLeft w:val="0"/>
              <w:marRight w:val="0"/>
              <w:marTop w:val="0"/>
              <w:marBottom w:val="0"/>
              <w:divBdr>
                <w:top w:val="none" w:sz="0" w:space="0" w:color="auto"/>
                <w:left w:val="none" w:sz="0" w:space="0" w:color="auto"/>
                <w:bottom w:val="none" w:sz="0" w:space="0" w:color="auto"/>
                <w:right w:val="none" w:sz="0" w:space="0" w:color="auto"/>
              </w:divBdr>
            </w:div>
            <w:div w:id="2145734093">
              <w:marLeft w:val="0"/>
              <w:marRight w:val="0"/>
              <w:marTop w:val="0"/>
              <w:marBottom w:val="0"/>
              <w:divBdr>
                <w:top w:val="none" w:sz="0" w:space="0" w:color="auto"/>
                <w:left w:val="none" w:sz="0" w:space="0" w:color="auto"/>
                <w:bottom w:val="none" w:sz="0" w:space="0" w:color="auto"/>
                <w:right w:val="none" w:sz="0" w:space="0" w:color="auto"/>
              </w:divBdr>
            </w:div>
            <w:div w:id="2146509335">
              <w:marLeft w:val="0"/>
              <w:marRight w:val="0"/>
              <w:marTop w:val="0"/>
              <w:marBottom w:val="0"/>
              <w:divBdr>
                <w:top w:val="none" w:sz="0" w:space="0" w:color="auto"/>
                <w:left w:val="none" w:sz="0" w:space="0" w:color="auto"/>
                <w:bottom w:val="none" w:sz="0" w:space="0" w:color="auto"/>
                <w:right w:val="none" w:sz="0" w:space="0" w:color="auto"/>
              </w:divBdr>
            </w:div>
          </w:divsChild>
        </w:div>
        <w:div w:id="1746757643">
          <w:marLeft w:val="0"/>
          <w:marRight w:val="0"/>
          <w:marTop w:val="0"/>
          <w:marBottom w:val="0"/>
          <w:divBdr>
            <w:top w:val="none" w:sz="0" w:space="0" w:color="auto"/>
            <w:left w:val="none" w:sz="0" w:space="0" w:color="auto"/>
            <w:bottom w:val="none" w:sz="0" w:space="0" w:color="auto"/>
            <w:right w:val="none" w:sz="0" w:space="0" w:color="auto"/>
          </w:divBdr>
          <w:divsChild>
            <w:div w:id="1512570">
              <w:marLeft w:val="0"/>
              <w:marRight w:val="0"/>
              <w:marTop w:val="0"/>
              <w:marBottom w:val="0"/>
              <w:divBdr>
                <w:top w:val="none" w:sz="0" w:space="0" w:color="auto"/>
                <w:left w:val="none" w:sz="0" w:space="0" w:color="auto"/>
                <w:bottom w:val="none" w:sz="0" w:space="0" w:color="auto"/>
                <w:right w:val="none" w:sz="0" w:space="0" w:color="auto"/>
              </w:divBdr>
            </w:div>
            <w:div w:id="4403723">
              <w:marLeft w:val="0"/>
              <w:marRight w:val="0"/>
              <w:marTop w:val="0"/>
              <w:marBottom w:val="0"/>
              <w:divBdr>
                <w:top w:val="none" w:sz="0" w:space="0" w:color="auto"/>
                <w:left w:val="none" w:sz="0" w:space="0" w:color="auto"/>
                <w:bottom w:val="none" w:sz="0" w:space="0" w:color="auto"/>
                <w:right w:val="none" w:sz="0" w:space="0" w:color="auto"/>
              </w:divBdr>
            </w:div>
            <w:div w:id="5180167">
              <w:marLeft w:val="0"/>
              <w:marRight w:val="0"/>
              <w:marTop w:val="0"/>
              <w:marBottom w:val="0"/>
              <w:divBdr>
                <w:top w:val="none" w:sz="0" w:space="0" w:color="auto"/>
                <w:left w:val="none" w:sz="0" w:space="0" w:color="auto"/>
                <w:bottom w:val="none" w:sz="0" w:space="0" w:color="auto"/>
                <w:right w:val="none" w:sz="0" w:space="0" w:color="auto"/>
              </w:divBdr>
            </w:div>
            <w:div w:id="7143480">
              <w:marLeft w:val="0"/>
              <w:marRight w:val="0"/>
              <w:marTop w:val="0"/>
              <w:marBottom w:val="0"/>
              <w:divBdr>
                <w:top w:val="none" w:sz="0" w:space="0" w:color="auto"/>
                <w:left w:val="none" w:sz="0" w:space="0" w:color="auto"/>
                <w:bottom w:val="none" w:sz="0" w:space="0" w:color="auto"/>
                <w:right w:val="none" w:sz="0" w:space="0" w:color="auto"/>
              </w:divBdr>
            </w:div>
            <w:div w:id="9525101">
              <w:marLeft w:val="0"/>
              <w:marRight w:val="0"/>
              <w:marTop w:val="0"/>
              <w:marBottom w:val="0"/>
              <w:divBdr>
                <w:top w:val="none" w:sz="0" w:space="0" w:color="auto"/>
                <w:left w:val="none" w:sz="0" w:space="0" w:color="auto"/>
                <w:bottom w:val="none" w:sz="0" w:space="0" w:color="auto"/>
                <w:right w:val="none" w:sz="0" w:space="0" w:color="auto"/>
              </w:divBdr>
            </w:div>
            <w:div w:id="13388743">
              <w:marLeft w:val="0"/>
              <w:marRight w:val="0"/>
              <w:marTop w:val="0"/>
              <w:marBottom w:val="0"/>
              <w:divBdr>
                <w:top w:val="none" w:sz="0" w:space="0" w:color="auto"/>
                <w:left w:val="none" w:sz="0" w:space="0" w:color="auto"/>
                <w:bottom w:val="none" w:sz="0" w:space="0" w:color="auto"/>
                <w:right w:val="none" w:sz="0" w:space="0" w:color="auto"/>
              </w:divBdr>
            </w:div>
            <w:div w:id="13464047">
              <w:marLeft w:val="0"/>
              <w:marRight w:val="0"/>
              <w:marTop w:val="0"/>
              <w:marBottom w:val="0"/>
              <w:divBdr>
                <w:top w:val="none" w:sz="0" w:space="0" w:color="auto"/>
                <w:left w:val="none" w:sz="0" w:space="0" w:color="auto"/>
                <w:bottom w:val="none" w:sz="0" w:space="0" w:color="auto"/>
                <w:right w:val="none" w:sz="0" w:space="0" w:color="auto"/>
              </w:divBdr>
            </w:div>
            <w:div w:id="14235764">
              <w:marLeft w:val="0"/>
              <w:marRight w:val="0"/>
              <w:marTop w:val="0"/>
              <w:marBottom w:val="0"/>
              <w:divBdr>
                <w:top w:val="none" w:sz="0" w:space="0" w:color="auto"/>
                <w:left w:val="none" w:sz="0" w:space="0" w:color="auto"/>
                <w:bottom w:val="none" w:sz="0" w:space="0" w:color="auto"/>
                <w:right w:val="none" w:sz="0" w:space="0" w:color="auto"/>
              </w:divBdr>
            </w:div>
            <w:div w:id="16470723">
              <w:marLeft w:val="0"/>
              <w:marRight w:val="0"/>
              <w:marTop w:val="0"/>
              <w:marBottom w:val="0"/>
              <w:divBdr>
                <w:top w:val="none" w:sz="0" w:space="0" w:color="auto"/>
                <w:left w:val="none" w:sz="0" w:space="0" w:color="auto"/>
                <w:bottom w:val="none" w:sz="0" w:space="0" w:color="auto"/>
                <w:right w:val="none" w:sz="0" w:space="0" w:color="auto"/>
              </w:divBdr>
            </w:div>
            <w:div w:id="17708288">
              <w:marLeft w:val="0"/>
              <w:marRight w:val="0"/>
              <w:marTop w:val="0"/>
              <w:marBottom w:val="0"/>
              <w:divBdr>
                <w:top w:val="none" w:sz="0" w:space="0" w:color="auto"/>
                <w:left w:val="none" w:sz="0" w:space="0" w:color="auto"/>
                <w:bottom w:val="none" w:sz="0" w:space="0" w:color="auto"/>
                <w:right w:val="none" w:sz="0" w:space="0" w:color="auto"/>
              </w:divBdr>
            </w:div>
            <w:div w:id="18707952">
              <w:marLeft w:val="0"/>
              <w:marRight w:val="0"/>
              <w:marTop w:val="0"/>
              <w:marBottom w:val="0"/>
              <w:divBdr>
                <w:top w:val="none" w:sz="0" w:space="0" w:color="auto"/>
                <w:left w:val="none" w:sz="0" w:space="0" w:color="auto"/>
                <w:bottom w:val="none" w:sz="0" w:space="0" w:color="auto"/>
                <w:right w:val="none" w:sz="0" w:space="0" w:color="auto"/>
              </w:divBdr>
            </w:div>
            <w:div w:id="23214856">
              <w:marLeft w:val="0"/>
              <w:marRight w:val="0"/>
              <w:marTop w:val="0"/>
              <w:marBottom w:val="0"/>
              <w:divBdr>
                <w:top w:val="none" w:sz="0" w:space="0" w:color="auto"/>
                <w:left w:val="none" w:sz="0" w:space="0" w:color="auto"/>
                <w:bottom w:val="none" w:sz="0" w:space="0" w:color="auto"/>
                <w:right w:val="none" w:sz="0" w:space="0" w:color="auto"/>
              </w:divBdr>
            </w:div>
            <w:div w:id="25254913">
              <w:marLeft w:val="0"/>
              <w:marRight w:val="0"/>
              <w:marTop w:val="0"/>
              <w:marBottom w:val="0"/>
              <w:divBdr>
                <w:top w:val="none" w:sz="0" w:space="0" w:color="auto"/>
                <w:left w:val="none" w:sz="0" w:space="0" w:color="auto"/>
                <w:bottom w:val="none" w:sz="0" w:space="0" w:color="auto"/>
                <w:right w:val="none" w:sz="0" w:space="0" w:color="auto"/>
              </w:divBdr>
            </w:div>
            <w:div w:id="25639747">
              <w:marLeft w:val="0"/>
              <w:marRight w:val="0"/>
              <w:marTop w:val="0"/>
              <w:marBottom w:val="0"/>
              <w:divBdr>
                <w:top w:val="none" w:sz="0" w:space="0" w:color="auto"/>
                <w:left w:val="none" w:sz="0" w:space="0" w:color="auto"/>
                <w:bottom w:val="none" w:sz="0" w:space="0" w:color="auto"/>
                <w:right w:val="none" w:sz="0" w:space="0" w:color="auto"/>
              </w:divBdr>
            </w:div>
            <w:div w:id="32115150">
              <w:marLeft w:val="0"/>
              <w:marRight w:val="0"/>
              <w:marTop w:val="0"/>
              <w:marBottom w:val="0"/>
              <w:divBdr>
                <w:top w:val="none" w:sz="0" w:space="0" w:color="auto"/>
                <w:left w:val="none" w:sz="0" w:space="0" w:color="auto"/>
                <w:bottom w:val="none" w:sz="0" w:space="0" w:color="auto"/>
                <w:right w:val="none" w:sz="0" w:space="0" w:color="auto"/>
              </w:divBdr>
            </w:div>
            <w:div w:id="32655187">
              <w:marLeft w:val="0"/>
              <w:marRight w:val="0"/>
              <w:marTop w:val="0"/>
              <w:marBottom w:val="0"/>
              <w:divBdr>
                <w:top w:val="none" w:sz="0" w:space="0" w:color="auto"/>
                <w:left w:val="none" w:sz="0" w:space="0" w:color="auto"/>
                <w:bottom w:val="none" w:sz="0" w:space="0" w:color="auto"/>
                <w:right w:val="none" w:sz="0" w:space="0" w:color="auto"/>
              </w:divBdr>
            </w:div>
            <w:div w:id="35127786">
              <w:marLeft w:val="0"/>
              <w:marRight w:val="0"/>
              <w:marTop w:val="0"/>
              <w:marBottom w:val="0"/>
              <w:divBdr>
                <w:top w:val="none" w:sz="0" w:space="0" w:color="auto"/>
                <w:left w:val="none" w:sz="0" w:space="0" w:color="auto"/>
                <w:bottom w:val="none" w:sz="0" w:space="0" w:color="auto"/>
                <w:right w:val="none" w:sz="0" w:space="0" w:color="auto"/>
              </w:divBdr>
            </w:div>
            <w:div w:id="35281762">
              <w:marLeft w:val="0"/>
              <w:marRight w:val="0"/>
              <w:marTop w:val="0"/>
              <w:marBottom w:val="0"/>
              <w:divBdr>
                <w:top w:val="none" w:sz="0" w:space="0" w:color="auto"/>
                <w:left w:val="none" w:sz="0" w:space="0" w:color="auto"/>
                <w:bottom w:val="none" w:sz="0" w:space="0" w:color="auto"/>
                <w:right w:val="none" w:sz="0" w:space="0" w:color="auto"/>
              </w:divBdr>
            </w:div>
            <w:div w:id="36008414">
              <w:marLeft w:val="0"/>
              <w:marRight w:val="0"/>
              <w:marTop w:val="0"/>
              <w:marBottom w:val="0"/>
              <w:divBdr>
                <w:top w:val="none" w:sz="0" w:space="0" w:color="auto"/>
                <w:left w:val="none" w:sz="0" w:space="0" w:color="auto"/>
                <w:bottom w:val="none" w:sz="0" w:space="0" w:color="auto"/>
                <w:right w:val="none" w:sz="0" w:space="0" w:color="auto"/>
              </w:divBdr>
            </w:div>
            <w:div w:id="37436624">
              <w:marLeft w:val="0"/>
              <w:marRight w:val="0"/>
              <w:marTop w:val="0"/>
              <w:marBottom w:val="0"/>
              <w:divBdr>
                <w:top w:val="none" w:sz="0" w:space="0" w:color="auto"/>
                <w:left w:val="none" w:sz="0" w:space="0" w:color="auto"/>
                <w:bottom w:val="none" w:sz="0" w:space="0" w:color="auto"/>
                <w:right w:val="none" w:sz="0" w:space="0" w:color="auto"/>
              </w:divBdr>
            </w:div>
            <w:div w:id="39863372">
              <w:marLeft w:val="0"/>
              <w:marRight w:val="0"/>
              <w:marTop w:val="0"/>
              <w:marBottom w:val="0"/>
              <w:divBdr>
                <w:top w:val="none" w:sz="0" w:space="0" w:color="auto"/>
                <w:left w:val="none" w:sz="0" w:space="0" w:color="auto"/>
                <w:bottom w:val="none" w:sz="0" w:space="0" w:color="auto"/>
                <w:right w:val="none" w:sz="0" w:space="0" w:color="auto"/>
              </w:divBdr>
            </w:div>
            <w:div w:id="40138000">
              <w:marLeft w:val="0"/>
              <w:marRight w:val="0"/>
              <w:marTop w:val="0"/>
              <w:marBottom w:val="0"/>
              <w:divBdr>
                <w:top w:val="none" w:sz="0" w:space="0" w:color="auto"/>
                <w:left w:val="none" w:sz="0" w:space="0" w:color="auto"/>
                <w:bottom w:val="none" w:sz="0" w:space="0" w:color="auto"/>
                <w:right w:val="none" w:sz="0" w:space="0" w:color="auto"/>
              </w:divBdr>
            </w:div>
            <w:div w:id="43794393">
              <w:marLeft w:val="0"/>
              <w:marRight w:val="0"/>
              <w:marTop w:val="0"/>
              <w:marBottom w:val="0"/>
              <w:divBdr>
                <w:top w:val="none" w:sz="0" w:space="0" w:color="auto"/>
                <w:left w:val="none" w:sz="0" w:space="0" w:color="auto"/>
                <w:bottom w:val="none" w:sz="0" w:space="0" w:color="auto"/>
                <w:right w:val="none" w:sz="0" w:space="0" w:color="auto"/>
              </w:divBdr>
            </w:div>
            <w:div w:id="44181316">
              <w:marLeft w:val="0"/>
              <w:marRight w:val="0"/>
              <w:marTop w:val="0"/>
              <w:marBottom w:val="0"/>
              <w:divBdr>
                <w:top w:val="none" w:sz="0" w:space="0" w:color="auto"/>
                <w:left w:val="none" w:sz="0" w:space="0" w:color="auto"/>
                <w:bottom w:val="none" w:sz="0" w:space="0" w:color="auto"/>
                <w:right w:val="none" w:sz="0" w:space="0" w:color="auto"/>
              </w:divBdr>
            </w:div>
            <w:div w:id="46300748">
              <w:marLeft w:val="0"/>
              <w:marRight w:val="0"/>
              <w:marTop w:val="0"/>
              <w:marBottom w:val="0"/>
              <w:divBdr>
                <w:top w:val="none" w:sz="0" w:space="0" w:color="auto"/>
                <w:left w:val="none" w:sz="0" w:space="0" w:color="auto"/>
                <w:bottom w:val="none" w:sz="0" w:space="0" w:color="auto"/>
                <w:right w:val="none" w:sz="0" w:space="0" w:color="auto"/>
              </w:divBdr>
            </w:div>
            <w:div w:id="46607567">
              <w:marLeft w:val="0"/>
              <w:marRight w:val="0"/>
              <w:marTop w:val="0"/>
              <w:marBottom w:val="0"/>
              <w:divBdr>
                <w:top w:val="none" w:sz="0" w:space="0" w:color="auto"/>
                <w:left w:val="none" w:sz="0" w:space="0" w:color="auto"/>
                <w:bottom w:val="none" w:sz="0" w:space="0" w:color="auto"/>
                <w:right w:val="none" w:sz="0" w:space="0" w:color="auto"/>
              </w:divBdr>
            </w:div>
            <w:div w:id="47534871">
              <w:marLeft w:val="0"/>
              <w:marRight w:val="0"/>
              <w:marTop w:val="0"/>
              <w:marBottom w:val="0"/>
              <w:divBdr>
                <w:top w:val="none" w:sz="0" w:space="0" w:color="auto"/>
                <w:left w:val="none" w:sz="0" w:space="0" w:color="auto"/>
                <w:bottom w:val="none" w:sz="0" w:space="0" w:color="auto"/>
                <w:right w:val="none" w:sz="0" w:space="0" w:color="auto"/>
              </w:divBdr>
            </w:div>
            <w:div w:id="57483273">
              <w:marLeft w:val="0"/>
              <w:marRight w:val="0"/>
              <w:marTop w:val="0"/>
              <w:marBottom w:val="0"/>
              <w:divBdr>
                <w:top w:val="none" w:sz="0" w:space="0" w:color="auto"/>
                <w:left w:val="none" w:sz="0" w:space="0" w:color="auto"/>
                <w:bottom w:val="none" w:sz="0" w:space="0" w:color="auto"/>
                <w:right w:val="none" w:sz="0" w:space="0" w:color="auto"/>
              </w:divBdr>
            </w:div>
            <w:div w:id="58944763">
              <w:marLeft w:val="0"/>
              <w:marRight w:val="0"/>
              <w:marTop w:val="0"/>
              <w:marBottom w:val="0"/>
              <w:divBdr>
                <w:top w:val="none" w:sz="0" w:space="0" w:color="auto"/>
                <w:left w:val="none" w:sz="0" w:space="0" w:color="auto"/>
                <w:bottom w:val="none" w:sz="0" w:space="0" w:color="auto"/>
                <w:right w:val="none" w:sz="0" w:space="0" w:color="auto"/>
              </w:divBdr>
            </w:div>
            <w:div w:id="59402475">
              <w:marLeft w:val="0"/>
              <w:marRight w:val="0"/>
              <w:marTop w:val="0"/>
              <w:marBottom w:val="0"/>
              <w:divBdr>
                <w:top w:val="none" w:sz="0" w:space="0" w:color="auto"/>
                <w:left w:val="none" w:sz="0" w:space="0" w:color="auto"/>
                <w:bottom w:val="none" w:sz="0" w:space="0" w:color="auto"/>
                <w:right w:val="none" w:sz="0" w:space="0" w:color="auto"/>
              </w:divBdr>
            </w:div>
            <w:div w:id="59907088">
              <w:marLeft w:val="0"/>
              <w:marRight w:val="0"/>
              <w:marTop w:val="0"/>
              <w:marBottom w:val="0"/>
              <w:divBdr>
                <w:top w:val="none" w:sz="0" w:space="0" w:color="auto"/>
                <w:left w:val="none" w:sz="0" w:space="0" w:color="auto"/>
                <w:bottom w:val="none" w:sz="0" w:space="0" w:color="auto"/>
                <w:right w:val="none" w:sz="0" w:space="0" w:color="auto"/>
              </w:divBdr>
            </w:div>
            <w:div w:id="62678603">
              <w:marLeft w:val="0"/>
              <w:marRight w:val="0"/>
              <w:marTop w:val="0"/>
              <w:marBottom w:val="0"/>
              <w:divBdr>
                <w:top w:val="none" w:sz="0" w:space="0" w:color="auto"/>
                <w:left w:val="none" w:sz="0" w:space="0" w:color="auto"/>
                <w:bottom w:val="none" w:sz="0" w:space="0" w:color="auto"/>
                <w:right w:val="none" w:sz="0" w:space="0" w:color="auto"/>
              </w:divBdr>
            </w:div>
            <w:div w:id="64760901">
              <w:marLeft w:val="0"/>
              <w:marRight w:val="0"/>
              <w:marTop w:val="0"/>
              <w:marBottom w:val="0"/>
              <w:divBdr>
                <w:top w:val="none" w:sz="0" w:space="0" w:color="auto"/>
                <w:left w:val="none" w:sz="0" w:space="0" w:color="auto"/>
                <w:bottom w:val="none" w:sz="0" w:space="0" w:color="auto"/>
                <w:right w:val="none" w:sz="0" w:space="0" w:color="auto"/>
              </w:divBdr>
            </w:div>
            <w:div w:id="64881290">
              <w:marLeft w:val="0"/>
              <w:marRight w:val="0"/>
              <w:marTop w:val="0"/>
              <w:marBottom w:val="0"/>
              <w:divBdr>
                <w:top w:val="none" w:sz="0" w:space="0" w:color="auto"/>
                <w:left w:val="none" w:sz="0" w:space="0" w:color="auto"/>
                <w:bottom w:val="none" w:sz="0" w:space="0" w:color="auto"/>
                <w:right w:val="none" w:sz="0" w:space="0" w:color="auto"/>
              </w:divBdr>
            </w:div>
            <w:div w:id="66080925">
              <w:marLeft w:val="0"/>
              <w:marRight w:val="0"/>
              <w:marTop w:val="0"/>
              <w:marBottom w:val="0"/>
              <w:divBdr>
                <w:top w:val="none" w:sz="0" w:space="0" w:color="auto"/>
                <w:left w:val="none" w:sz="0" w:space="0" w:color="auto"/>
                <w:bottom w:val="none" w:sz="0" w:space="0" w:color="auto"/>
                <w:right w:val="none" w:sz="0" w:space="0" w:color="auto"/>
              </w:divBdr>
            </w:div>
            <w:div w:id="69740811">
              <w:marLeft w:val="0"/>
              <w:marRight w:val="0"/>
              <w:marTop w:val="0"/>
              <w:marBottom w:val="0"/>
              <w:divBdr>
                <w:top w:val="none" w:sz="0" w:space="0" w:color="auto"/>
                <w:left w:val="none" w:sz="0" w:space="0" w:color="auto"/>
                <w:bottom w:val="none" w:sz="0" w:space="0" w:color="auto"/>
                <w:right w:val="none" w:sz="0" w:space="0" w:color="auto"/>
              </w:divBdr>
            </w:div>
            <w:div w:id="71440809">
              <w:marLeft w:val="0"/>
              <w:marRight w:val="0"/>
              <w:marTop w:val="0"/>
              <w:marBottom w:val="0"/>
              <w:divBdr>
                <w:top w:val="none" w:sz="0" w:space="0" w:color="auto"/>
                <w:left w:val="none" w:sz="0" w:space="0" w:color="auto"/>
                <w:bottom w:val="none" w:sz="0" w:space="0" w:color="auto"/>
                <w:right w:val="none" w:sz="0" w:space="0" w:color="auto"/>
              </w:divBdr>
            </w:div>
            <w:div w:id="72777318">
              <w:marLeft w:val="0"/>
              <w:marRight w:val="0"/>
              <w:marTop w:val="0"/>
              <w:marBottom w:val="0"/>
              <w:divBdr>
                <w:top w:val="none" w:sz="0" w:space="0" w:color="auto"/>
                <w:left w:val="none" w:sz="0" w:space="0" w:color="auto"/>
                <w:bottom w:val="none" w:sz="0" w:space="0" w:color="auto"/>
                <w:right w:val="none" w:sz="0" w:space="0" w:color="auto"/>
              </w:divBdr>
            </w:div>
            <w:div w:id="75056950">
              <w:marLeft w:val="0"/>
              <w:marRight w:val="0"/>
              <w:marTop w:val="0"/>
              <w:marBottom w:val="0"/>
              <w:divBdr>
                <w:top w:val="none" w:sz="0" w:space="0" w:color="auto"/>
                <w:left w:val="none" w:sz="0" w:space="0" w:color="auto"/>
                <w:bottom w:val="none" w:sz="0" w:space="0" w:color="auto"/>
                <w:right w:val="none" w:sz="0" w:space="0" w:color="auto"/>
              </w:divBdr>
            </w:div>
            <w:div w:id="75706884">
              <w:marLeft w:val="0"/>
              <w:marRight w:val="0"/>
              <w:marTop w:val="0"/>
              <w:marBottom w:val="0"/>
              <w:divBdr>
                <w:top w:val="none" w:sz="0" w:space="0" w:color="auto"/>
                <w:left w:val="none" w:sz="0" w:space="0" w:color="auto"/>
                <w:bottom w:val="none" w:sz="0" w:space="0" w:color="auto"/>
                <w:right w:val="none" w:sz="0" w:space="0" w:color="auto"/>
              </w:divBdr>
            </w:div>
            <w:div w:id="76290838">
              <w:marLeft w:val="0"/>
              <w:marRight w:val="0"/>
              <w:marTop w:val="0"/>
              <w:marBottom w:val="0"/>
              <w:divBdr>
                <w:top w:val="none" w:sz="0" w:space="0" w:color="auto"/>
                <w:left w:val="none" w:sz="0" w:space="0" w:color="auto"/>
                <w:bottom w:val="none" w:sz="0" w:space="0" w:color="auto"/>
                <w:right w:val="none" w:sz="0" w:space="0" w:color="auto"/>
              </w:divBdr>
            </w:div>
            <w:div w:id="78792289">
              <w:marLeft w:val="0"/>
              <w:marRight w:val="0"/>
              <w:marTop w:val="0"/>
              <w:marBottom w:val="0"/>
              <w:divBdr>
                <w:top w:val="none" w:sz="0" w:space="0" w:color="auto"/>
                <w:left w:val="none" w:sz="0" w:space="0" w:color="auto"/>
                <w:bottom w:val="none" w:sz="0" w:space="0" w:color="auto"/>
                <w:right w:val="none" w:sz="0" w:space="0" w:color="auto"/>
              </w:divBdr>
            </w:div>
            <w:div w:id="79647093">
              <w:marLeft w:val="0"/>
              <w:marRight w:val="0"/>
              <w:marTop w:val="0"/>
              <w:marBottom w:val="0"/>
              <w:divBdr>
                <w:top w:val="none" w:sz="0" w:space="0" w:color="auto"/>
                <w:left w:val="none" w:sz="0" w:space="0" w:color="auto"/>
                <w:bottom w:val="none" w:sz="0" w:space="0" w:color="auto"/>
                <w:right w:val="none" w:sz="0" w:space="0" w:color="auto"/>
              </w:divBdr>
            </w:div>
            <w:div w:id="79720931">
              <w:marLeft w:val="0"/>
              <w:marRight w:val="0"/>
              <w:marTop w:val="0"/>
              <w:marBottom w:val="0"/>
              <w:divBdr>
                <w:top w:val="none" w:sz="0" w:space="0" w:color="auto"/>
                <w:left w:val="none" w:sz="0" w:space="0" w:color="auto"/>
                <w:bottom w:val="none" w:sz="0" w:space="0" w:color="auto"/>
                <w:right w:val="none" w:sz="0" w:space="0" w:color="auto"/>
              </w:divBdr>
            </w:div>
            <w:div w:id="80956223">
              <w:marLeft w:val="0"/>
              <w:marRight w:val="0"/>
              <w:marTop w:val="0"/>
              <w:marBottom w:val="0"/>
              <w:divBdr>
                <w:top w:val="none" w:sz="0" w:space="0" w:color="auto"/>
                <w:left w:val="none" w:sz="0" w:space="0" w:color="auto"/>
                <w:bottom w:val="none" w:sz="0" w:space="0" w:color="auto"/>
                <w:right w:val="none" w:sz="0" w:space="0" w:color="auto"/>
              </w:divBdr>
            </w:div>
            <w:div w:id="81727754">
              <w:marLeft w:val="0"/>
              <w:marRight w:val="0"/>
              <w:marTop w:val="0"/>
              <w:marBottom w:val="0"/>
              <w:divBdr>
                <w:top w:val="none" w:sz="0" w:space="0" w:color="auto"/>
                <w:left w:val="none" w:sz="0" w:space="0" w:color="auto"/>
                <w:bottom w:val="none" w:sz="0" w:space="0" w:color="auto"/>
                <w:right w:val="none" w:sz="0" w:space="0" w:color="auto"/>
              </w:divBdr>
            </w:div>
            <w:div w:id="84613272">
              <w:marLeft w:val="0"/>
              <w:marRight w:val="0"/>
              <w:marTop w:val="0"/>
              <w:marBottom w:val="0"/>
              <w:divBdr>
                <w:top w:val="none" w:sz="0" w:space="0" w:color="auto"/>
                <w:left w:val="none" w:sz="0" w:space="0" w:color="auto"/>
                <w:bottom w:val="none" w:sz="0" w:space="0" w:color="auto"/>
                <w:right w:val="none" w:sz="0" w:space="0" w:color="auto"/>
              </w:divBdr>
            </w:div>
            <w:div w:id="85157326">
              <w:marLeft w:val="0"/>
              <w:marRight w:val="0"/>
              <w:marTop w:val="0"/>
              <w:marBottom w:val="0"/>
              <w:divBdr>
                <w:top w:val="none" w:sz="0" w:space="0" w:color="auto"/>
                <w:left w:val="none" w:sz="0" w:space="0" w:color="auto"/>
                <w:bottom w:val="none" w:sz="0" w:space="0" w:color="auto"/>
                <w:right w:val="none" w:sz="0" w:space="0" w:color="auto"/>
              </w:divBdr>
            </w:div>
            <w:div w:id="88278864">
              <w:marLeft w:val="0"/>
              <w:marRight w:val="0"/>
              <w:marTop w:val="0"/>
              <w:marBottom w:val="0"/>
              <w:divBdr>
                <w:top w:val="none" w:sz="0" w:space="0" w:color="auto"/>
                <w:left w:val="none" w:sz="0" w:space="0" w:color="auto"/>
                <w:bottom w:val="none" w:sz="0" w:space="0" w:color="auto"/>
                <w:right w:val="none" w:sz="0" w:space="0" w:color="auto"/>
              </w:divBdr>
            </w:div>
            <w:div w:id="89088548">
              <w:marLeft w:val="0"/>
              <w:marRight w:val="0"/>
              <w:marTop w:val="0"/>
              <w:marBottom w:val="0"/>
              <w:divBdr>
                <w:top w:val="none" w:sz="0" w:space="0" w:color="auto"/>
                <w:left w:val="none" w:sz="0" w:space="0" w:color="auto"/>
                <w:bottom w:val="none" w:sz="0" w:space="0" w:color="auto"/>
                <w:right w:val="none" w:sz="0" w:space="0" w:color="auto"/>
              </w:divBdr>
            </w:div>
            <w:div w:id="89468641">
              <w:marLeft w:val="0"/>
              <w:marRight w:val="0"/>
              <w:marTop w:val="0"/>
              <w:marBottom w:val="0"/>
              <w:divBdr>
                <w:top w:val="none" w:sz="0" w:space="0" w:color="auto"/>
                <w:left w:val="none" w:sz="0" w:space="0" w:color="auto"/>
                <w:bottom w:val="none" w:sz="0" w:space="0" w:color="auto"/>
                <w:right w:val="none" w:sz="0" w:space="0" w:color="auto"/>
              </w:divBdr>
            </w:div>
            <w:div w:id="90440744">
              <w:marLeft w:val="0"/>
              <w:marRight w:val="0"/>
              <w:marTop w:val="0"/>
              <w:marBottom w:val="0"/>
              <w:divBdr>
                <w:top w:val="none" w:sz="0" w:space="0" w:color="auto"/>
                <w:left w:val="none" w:sz="0" w:space="0" w:color="auto"/>
                <w:bottom w:val="none" w:sz="0" w:space="0" w:color="auto"/>
                <w:right w:val="none" w:sz="0" w:space="0" w:color="auto"/>
              </w:divBdr>
            </w:div>
            <w:div w:id="90660427">
              <w:marLeft w:val="0"/>
              <w:marRight w:val="0"/>
              <w:marTop w:val="0"/>
              <w:marBottom w:val="0"/>
              <w:divBdr>
                <w:top w:val="none" w:sz="0" w:space="0" w:color="auto"/>
                <w:left w:val="none" w:sz="0" w:space="0" w:color="auto"/>
                <w:bottom w:val="none" w:sz="0" w:space="0" w:color="auto"/>
                <w:right w:val="none" w:sz="0" w:space="0" w:color="auto"/>
              </w:divBdr>
            </w:div>
            <w:div w:id="91316380">
              <w:marLeft w:val="0"/>
              <w:marRight w:val="0"/>
              <w:marTop w:val="0"/>
              <w:marBottom w:val="0"/>
              <w:divBdr>
                <w:top w:val="none" w:sz="0" w:space="0" w:color="auto"/>
                <w:left w:val="none" w:sz="0" w:space="0" w:color="auto"/>
                <w:bottom w:val="none" w:sz="0" w:space="0" w:color="auto"/>
                <w:right w:val="none" w:sz="0" w:space="0" w:color="auto"/>
              </w:divBdr>
            </w:div>
            <w:div w:id="93324638">
              <w:marLeft w:val="0"/>
              <w:marRight w:val="0"/>
              <w:marTop w:val="0"/>
              <w:marBottom w:val="0"/>
              <w:divBdr>
                <w:top w:val="none" w:sz="0" w:space="0" w:color="auto"/>
                <w:left w:val="none" w:sz="0" w:space="0" w:color="auto"/>
                <w:bottom w:val="none" w:sz="0" w:space="0" w:color="auto"/>
                <w:right w:val="none" w:sz="0" w:space="0" w:color="auto"/>
              </w:divBdr>
            </w:div>
            <w:div w:id="98111454">
              <w:marLeft w:val="0"/>
              <w:marRight w:val="0"/>
              <w:marTop w:val="0"/>
              <w:marBottom w:val="0"/>
              <w:divBdr>
                <w:top w:val="none" w:sz="0" w:space="0" w:color="auto"/>
                <w:left w:val="none" w:sz="0" w:space="0" w:color="auto"/>
                <w:bottom w:val="none" w:sz="0" w:space="0" w:color="auto"/>
                <w:right w:val="none" w:sz="0" w:space="0" w:color="auto"/>
              </w:divBdr>
            </w:div>
            <w:div w:id="98452021">
              <w:marLeft w:val="0"/>
              <w:marRight w:val="0"/>
              <w:marTop w:val="0"/>
              <w:marBottom w:val="0"/>
              <w:divBdr>
                <w:top w:val="none" w:sz="0" w:space="0" w:color="auto"/>
                <w:left w:val="none" w:sz="0" w:space="0" w:color="auto"/>
                <w:bottom w:val="none" w:sz="0" w:space="0" w:color="auto"/>
                <w:right w:val="none" w:sz="0" w:space="0" w:color="auto"/>
              </w:divBdr>
            </w:div>
            <w:div w:id="100345311">
              <w:marLeft w:val="0"/>
              <w:marRight w:val="0"/>
              <w:marTop w:val="0"/>
              <w:marBottom w:val="0"/>
              <w:divBdr>
                <w:top w:val="none" w:sz="0" w:space="0" w:color="auto"/>
                <w:left w:val="none" w:sz="0" w:space="0" w:color="auto"/>
                <w:bottom w:val="none" w:sz="0" w:space="0" w:color="auto"/>
                <w:right w:val="none" w:sz="0" w:space="0" w:color="auto"/>
              </w:divBdr>
            </w:div>
            <w:div w:id="100807996">
              <w:marLeft w:val="0"/>
              <w:marRight w:val="0"/>
              <w:marTop w:val="0"/>
              <w:marBottom w:val="0"/>
              <w:divBdr>
                <w:top w:val="none" w:sz="0" w:space="0" w:color="auto"/>
                <w:left w:val="none" w:sz="0" w:space="0" w:color="auto"/>
                <w:bottom w:val="none" w:sz="0" w:space="0" w:color="auto"/>
                <w:right w:val="none" w:sz="0" w:space="0" w:color="auto"/>
              </w:divBdr>
            </w:div>
            <w:div w:id="101071839">
              <w:marLeft w:val="0"/>
              <w:marRight w:val="0"/>
              <w:marTop w:val="0"/>
              <w:marBottom w:val="0"/>
              <w:divBdr>
                <w:top w:val="none" w:sz="0" w:space="0" w:color="auto"/>
                <w:left w:val="none" w:sz="0" w:space="0" w:color="auto"/>
                <w:bottom w:val="none" w:sz="0" w:space="0" w:color="auto"/>
                <w:right w:val="none" w:sz="0" w:space="0" w:color="auto"/>
              </w:divBdr>
            </w:div>
            <w:div w:id="101532289">
              <w:marLeft w:val="0"/>
              <w:marRight w:val="0"/>
              <w:marTop w:val="0"/>
              <w:marBottom w:val="0"/>
              <w:divBdr>
                <w:top w:val="none" w:sz="0" w:space="0" w:color="auto"/>
                <w:left w:val="none" w:sz="0" w:space="0" w:color="auto"/>
                <w:bottom w:val="none" w:sz="0" w:space="0" w:color="auto"/>
                <w:right w:val="none" w:sz="0" w:space="0" w:color="auto"/>
              </w:divBdr>
            </w:div>
            <w:div w:id="102766810">
              <w:marLeft w:val="0"/>
              <w:marRight w:val="0"/>
              <w:marTop w:val="0"/>
              <w:marBottom w:val="0"/>
              <w:divBdr>
                <w:top w:val="none" w:sz="0" w:space="0" w:color="auto"/>
                <w:left w:val="none" w:sz="0" w:space="0" w:color="auto"/>
                <w:bottom w:val="none" w:sz="0" w:space="0" w:color="auto"/>
                <w:right w:val="none" w:sz="0" w:space="0" w:color="auto"/>
              </w:divBdr>
            </w:div>
            <w:div w:id="103498529">
              <w:marLeft w:val="0"/>
              <w:marRight w:val="0"/>
              <w:marTop w:val="0"/>
              <w:marBottom w:val="0"/>
              <w:divBdr>
                <w:top w:val="none" w:sz="0" w:space="0" w:color="auto"/>
                <w:left w:val="none" w:sz="0" w:space="0" w:color="auto"/>
                <w:bottom w:val="none" w:sz="0" w:space="0" w:color="auto"/>
                <w:right w:val="none" w:sz="0" w:space="0" w:color="auto"/>
              </w:divBdr>
            </w:div>
            <w:div w:id="106434983">
              <w:marLeft w:val="0"/>
              <w:marRight w:val="0"/>
              <w:marTop w:val="0"/>
              <w:marBottom w:val="0"/>
              <w:divBdr>
                <w:top w:val="none" w:sz="0" w:space="0" w:color="auto"/>
                <w:left w:val="none" w:sz="0" w:space="0" w:color="auto"/>
                <w:bottom w:val="none" w:sz="0" w:space="0" w:color="auto"/>
                <w:right w:val="none" w:sz="0" w:space="0" w:color="auto"/>
              </w:divBdr>
            </w:div>
            <w:div w:id="107164413">
              <w:marLeft w:val="0"/>
              <w:marRight w:val="0"/>
              <w:marTop w:val="0"/>
              <w:marBottom w:val="0"/>
              <w:divBdr>
                <w:top w:val="none" w:sz="0" w:space="0" w:color="auto"/>
                <w:left w:val="none" w:sz="0" w:space="0" w:color="auto"/>
                <w:bottom w:val="none" w:sz="0" w:space="0" w:color="auto"/>
                <w:right w:val="none" w:sz="0" w:space="0" w:color="auto"/>
              </w:divBdr>
            </w:div>
            <w:div w:id="107552601">
              <w:marLeft w:val="0"/>
              <w:marRight w:val="0"/>
              <w:marTop w:val="0"/>
              <w:marBottom w:val="0"/>
              <w:divBdr>
                <w:top w:val="none" w:sz="0" w:space="0" w:color="auto"/>
                <w:left w:val="none" w:sz="0" w:space="0" w:color="auto"/>
                <w:bottom w:val="none" w:sz="0" w:space="0" w:color="auto"/>
                <w:right w:val="none" w:sz="0" w:space="0" w:color="auto"/>
              </w:divBdr>
            </w:div>
            <w:div w:id="111095120">
              <w:marLeft w:val="0"/>
              <w:marRight w:val="0"/>
              <w:marTop w:val="0"/>
              <w:marBottom w:val="0"/>
              <w:divBdr>
                <w:top w:val="none" w:sz="0" w:space="0" w:color="auto"/>
                <w:left w:val="none" w:sz="0" w:space="0" w:color="auto"/>
                <w:bottom w:val="none" w:sz="0" w:space="0" w:color="auto"/>
                <w:right w:val="none" w:sz="0" w:space="0" w:color="auto"/>
              </w:divBdr>
            </w:div>
            <w:div w:id="115416433">
              <w:marLeft w:val="0"/>
              <w:marRight w:val="0"/>
              <w:marTop w:val="0"/>
              <w:marBottom w:val="0"/>
              <w:divBdr>
                <w:top w:val="none" w:sz="0" w:space="0" w:color="auto"/>
                <w:left w:val="none" w:sz="0" w:space="0" w:color="auto"/>
                <w:bottom w:val="none" w:sz="0" w:space="0" w:color="auto"/>
                <w:right w:val="none" w:sz="0" w:space="0" w:color="auto"/>
              </w:divBdr>
            </w:div>
            <w:div w:id="119079099">
              <w:marLeft w:val="0"/>
              <w:marRight w:val="0"/>
              <w:marTop w:val="0"/>
              <w:marBottom w:val="0"/>
              <w:divBdr>
                <w:top w:val="none" w:sz="0" w:space="0" w:color="auto"/>
                <w:left w:val="none" w:sz="0" w:space="0" w:color="auto"/>
                <w:bottom w:val="none" w:sz="0" w:space="0" w:color="auto"/>
                <w:right w:val="none" w:sz="0" w:space="0" w:color="auto"/>
              </w:divBdr>
            </w:div>
            <w:div w:id="120660219">
              <w:marLeft w:val="0"/>
              <w:marRight w:val="0"/>
              <w:marTop w:val="0"/>
              <w:marBottom w:val="0"/>
              <w:divBdr>
                <w:top w:val="none" w:sz="0" w:space="0" w:color="auto"/>
                <w:left w:val="none" w:sz="0" w:space="0" w:color="auto"/>
                <w:bottom w:val="none" w:sz="0" w:space="0" w:color="auto"/>
                <w:right w:val="none" w:sz="0" w:space="0" w:color="auto"/>
              </w:divBdr>
            </w:div>
            <w:div w:id="121463150">
              <w:marLeft w:val="0"/>
              <w:marRight w:val="0"/>
              <w:marTop w:val="0"/>
              <w:marBottom w:val="0"/>
              <w:divBdr>
                <w:top w:val="none" w:sz="0" w:space="0" w:color="auto"/>
                <w:left w:val="none" w:sz="0" w:space="0" w:color="auto"/>
                <w:bottom w:val="none" w:sz="0" w:space="0" w:color="auto"/>
                <w:right w:val="none" w:sz="0" w:space="0" w:color="auto"/>
              </w:divBdr>
            </w:div>
            <w:div w:id="122575984">
              <w:marLeft w:val="0"/>
              <w:marRight w:val="0"/>
              <w:marTop w:val="0"/>
              <w:marBottom w:val="0"/>
              <w:divBdr>
                <w:top w:val="none" w:sz="0" w:space="0" w:color="auto"/>
                <w:left w:val="none" w:sz="0" w:space="0" w:color="auto"/>
                <w:bottom w:val="none" w:sz="0" w:space="0" w:color="auto"/>
                <w:right w:val="none" w:sz="0" w:space="0" w:color="auto"/>
              </w:divBdr>
            </w:div>
            <w:div w:id="123892437">
              <w:marLeft w:val="0"/>
              <w:marRight w:val="0"/>
              <w:marTop w:val="0"/>
              <w:marBottom w:val="0"/>
              <w:divBdr>
                <w:top w:val="none" w:sz="0" w:space="0" w:color="auto"/>
                <w:left w:val="none" w:sz="0" w:space="0" w:color="auto"/>
                <w:bottom w:val="none" w:sz="0" w:space="0" w:color="auto"/>
                <w:right w:val="none" w:sz="0" w:space="0" w:color="auto"/>
              </w:divBdr>
            </w:div>
            <w:div w:id="124275497">
              <w:marLeft w:val="0"/>
              <w:marRight w:val="0"/>
              <w:marTop w:val="0"/>
              <w:marBottom w:val="0"/>
              <w:divBdr>
                <w:top w:val="none" w:sz="0" w:space="0" w:color="auto"/>
                <w:left w:val="none" w:sz="0" w:space="0" w:color="auto"/>
                <w:bottom w:val="none" w:sz="0" w:space="0" w:color="auto"/>
                <w:right w:val="none" w:sz="0" w:space="0" w:color="auto"/>
              </w:divBdr>
            </w:div>
            <w:div w:id="125054999">
              <w:marLeft w:val="0"/>
              <w:marRight w:val="0"/>
              <w:marTop w:val="0"/>
              <w:marBottom w:val="0"/>
              <w:divBdr>
                <w:top w:val="none" w:sz="0" w:space="0" w:color="auto"/>
                <w:left w:val="none" w:sz="0" w:space="0" w:color="auto"/>
                <w:bottom w:val="none" w:sz="0" w:space="0" w:color="auto"/>
                <w:right w:val="none" w:sz="0" w:space="0" w:color="auto"/>
              </w:divBdr>
            </w:div>
            <w:div w:id="125320969">
              <w:marLeft w:val="0"/>
              <w:marRight w:val="0"/>
              <w:marTop w:val="0"/>
              <w:marBottom w:val="0"/>
              <w:divBdr>
                <w:top w:val="none" w:sz="0" w:space="0" w:color="auto"/>
                <w:left w:val="none" w:sz="0" w:space="0" w:color="auto"/>
                <w:bottom w:val="none" w:sz="0" w:space="0" w:color="auto"/>
                <w:right w:val="none" w:sz="0" w:space="0" w:color="auto"/>
              </w:divBdr>
            </w:div>
            <w:div w:id="126048174">
              <w:marLeft w:val="0"/>
              <w:marRight w:val="0"/>
              <w:marTop w:val="0"/>
              <w:marBottom w:val="0"/>
              <w:divBdr>
                <w:top w:val="none" w:sz="0" w:space="0" w:color="auto"/>
                <w:left w:val="none" w:sz="0" w:space="0" w:color="auto"/>
                <w:bottom w:val="none" w:sz="0" w:space="0" w:color="auto"/>
                <w:right w:val="none" w:sz="0" w:space="0" w:color="auto"/>
              </w:divBdr>
            </w:div>
            <w:div w:id="127479349">
              <w:marLeft w:val="0"/>
              <w:marRight w:val="0"/>
              <w:marTop w:val="0"/>
              <w:marBottom w:val="0"/>
              <w:divBdr>
                <w:top w:val="none" w:sz="0" w:space="0" w:color="auto"/>
                <w:left w:val="none" w:sz="0" w:space="0" w:color="auto"/>
                <w:bottom w:val="none" w:sz="0" w:space="0" w:color="auto"/>
                <w:right w:val="none" w:sz="0" w:space="0" w:color="auto"/>
              </w:divBdr>
            </w:div>
            <w:div w:id="129785833">
              <w:marLeft w:val="0"/>
              <w:marRight w:val="0"/>
              <w:marTop w:val="0"/>
              <w:marBottom w:val="0"/>
              <w:divBdr>
                <w:top w:val="none" w:sz="0" w:space="0" w:color="auto"/>
                <w:left w:val="none" w:sz="0" w:space="0" w:color="auto"/>
                <w:bottom w:val="none" w:sz="0" w:space="0" w:color="auto"/>
                <w:right w:val="none" w:sz="0" w:space="0" w:color="auto"/>
              </w:divBdr>
            </w:div>
            <w:div w:id="133528106">
              <w:marLeft w:val="0"/>
              <w:marRight w:val="0"/>
              <w:marTop w:val="0"/>
              <w:marBottom w:val="0"/>
              <w:divBdr>
                <w:top w:val="none" w:sz="0" w:space="0" w:color="auto"/>
                <w:left w:val="none" w:sz="0" w:space="0" w:color="auto"/>
                <w:bottom w:val="none" w:sz="0" w:space="0" w:color="auto"/>
                <w:right w:val="none" w:sz="0" w:space="0" w:color="auto"/>
              </w:divBdr>
            </w:div>
            <w:div w:id="136578993">
              <w:marLeft w:val="0"/>
              <w:marRight w:val="0"/>
              <w:marTop w:val="0"/>
              <w:marBottom w:val="0"/>
              <w:divBdr>
                <w:top w:val="none" w:sz="0" w:space="0" w:color="auto"/>
                <w:left w:val="none" w:sz="0" w:space="0" w:color="auto"/>
                <w:bottom w:val="none" w:sz="0" w:space="0" w:color="auto"/>
                <w:right w:val="none" w:sz="0" w:space="0" w:color="auto"/>
              </w:divBdr>
            </w:div>
            <w:div w:id="139857351">
              <w:marLeft w:val="0"/>
              <w:marRight w:val="0"/>
              <w:marTop w:val="0"/>
              <w:marBottom w:val="0"/>
              <w:divBdr>
                <w:top w:val="none" w:sz="0" w:space="0" w:color="auto"/>
                <w:left w:val="none" w:sz="0" w:space="0" w:color="auto"/>
                <w:bottom w:val="none" w:sz="0" w:space="0" w:color="auto"/>
                <w:right w:val="none" w:sz="0" w:space="0" w:color="auto"/>
              </w:divBdr>
            </w:div>
            <w:div w:id="142241822">
              <w:marLeft w:val="0"/>
              <w:marRight w:val="0"/>
              <w:marTop w:val="0"/>
              <w:marBottom w:val="0"/>
              <w:divBdr>
                <w:top w:val="none" w:sz="0" w:space="0" w:color="auto"/>
                <w:left w:val="none" w:sz="0" w:space="0" w:color="auto"/>
                <w:bottom w:val="none" w:sz="0" w:space="0" w:color="auto"/>
                <w:right w:val="none" w:sz="0" w:space="0" w:color="auto"/>
              </w:divBdr>
            </w:div>
            <w:div w:id="142281996">
              <w:marLeft w:val="0"/>
              <w:marRight w:val="0"/>
              <w:marTop w:val="0"/>
              <w:marBottom w:val="0"/>
              <w:divBdr>
                <w:top w:val="none" w:sz="0" w:space="0" w:color="auto"/>
                <w:left w:val="none" w:sz="0" w:space="0" w:color="auto"/>
                <w:bottom w:val="none" w:sz="0" w:space="0" w:color="auto"/>
                <w:right w:val="none" w:sz="0" w:space="0" w:color="auto"/>
              </w:divBdr>
            </w:div>
            <w:div w:id="143544755">
              <w:marLeft w:val="0"/>
              <w:marRight w:val="0"/>
              <w:marTop w:val="0"/>
              <w:marBottom w:val="0"/>
              <w:divBdr>
                <w:top w:val="none" w:sz="0" w:space="0" w:color="auto"/>
                <w:left w:val="none" w:sz="0" w:space="0" w:color="auto"/>
                <w:bottom w:val="none" w:sz="0" w:space="0" w:color="auto"/>
                <w:right w:val="none" w:sz="0" w:space="0" w:color="auto"/>
              </w:divBdr>
            </w:div>
            <w:div w:id="144469146">
              <w:marLeft w:val="0"/>
              <w:marRight w:val="0"/>
              <w:marTop w:val="0"/>
              <w:marBottom w:val="0"/>
              <w:divBdr>
                <w:top w:val="none" w:sz="0" w:space="0" w:color="auto"/>
                <w:left w:val="none" w:sz="0" w:space="0" w:color="auto"/>
                <w:bottom w:val="none" w:sz="0" w:space="0" w:color="auto"/>
                <w:right w:val="none" w:sz="0" w:space="0" w:color="auto"/>
              </w:divBdr>
            </w:div>
            <w:div w:id="145056461">
              <w:marLeft w:val="0"/>
              <w:marRight w:val="0"/>
              <w:marTop w:val="0"/>
              <w:marBottom w:val="0"/>
              <w:divBdr>
                <w:top w:val="none" w:sz="0" w:space="0" w:color="auto"/>
                <w:left w:val="none" w:sz="0" w:space="0" w:color="auto"/>
                <w:bottom w:val="none" w:sz="0" w:space="0" w:color="auto"/>
                <w:right w:val="none" w:sz="0" w:space="0" w:color="auto"/>
              </w:divBdr>
            </w:div>
            <w:div w:id="147325191">
              <w:marLeft w:val="0"/>
              <w:marRight w:val="0"/>
              <w:marTop w:val="0"/>
              <w:marBottom w:val="0"/>
              <w:divBdr>
                <w:top w:val="none" w:sz="0" w:space="0" w:color="auto"/>
                <w:left w:val="none" w:sz="0" w:space="0" w:color="auto"/>
                <w:bottom w:val="none" w:sz="0" w:space="0" w:color="auto"/>
                <w:right w:val="none" w:sz="0" w:space="0" w:color="auto"/>
              </w:divBdr>
            </w:div>
            <w:div w:id="147668534">
              <w:marLeft w:val="0"/>
              <w:marRight w:val="0"/>
              <w:marTop w:val="0"/>
              <w:marBottom w:val="0"/>
              <w:divBdr>
                <w:top w:val="none" w:sz="0" w:space="0" w:color="auto"/>
                <w:left w:val="none" w:sz="0" w:space="0" w:color="auto"/>
                <w:bottom w:val="none" w:sz="0" w:space="0" w:color="auto"/>
                <w:right w:val="none" w:sz="0" w:space="0" w:color="auto"/>
              </w:divBdr>
            </w:div>
            <w:div w:id="147941713">
              <w:marLeft w:val="0"/>
              <w:marRight w:val="0"/>
              <w:marTop w:val="0"/>
              <w:marBottom w:val="0"/>
              <w:divBdr>
                <w:top w:val="none" w:sz="0" w:space="0" w:color="auto"/>
                <w:left w:val="none" w:sz="0" w:space="0" w:color="auto"/>
                <w:bottom w:val="none" w:sz="0" w:space="0" w:color="auto"/>
                <w:right w:val="none" w:sz="0" w:space="0" w:color="auto"/>
              </w:divBdr>
            </w:div>
            <w:div w:id="149908102">
              <w:marLeft w:val="0"/>
              <w:marRight w:val="0"/>
              <w:marTop w:val="0"/>
              <w:marBottom w:val="0"/>
              <w:divBdr>
                <w:top w:val="none" w:sz="0" w:space="0" w:color="auto"/>
                <w:left w:val="none" w:sz="0" w:space="0" w:color="auto"/>
                <w:bottom w:val="none" w:sz="0" w:space="0" w:color="auto"/>
                <w:right w:val="none" w:sz="0" w:space="0" w:color="auto"/>
              </w:divBdr>
            </w:div>
            <w:div w:id="150299062">
              <w:marLeft w:val="0"/>
              <w:marRight w:val="0"/>
              <w:marTop w:val="0"/>
              <w:marBottom w:val="0"/>
              <w:divBdr>
                <w:top w:val="none" w:sz="0" w:space="0" w:color="auto"/>
                <w:left w:val="none" w:sz="0" w:space="0" w:color="auto"/>
                <w:bottom w:val="none" w:sz="0" w:space="0" w:color="auto"/>
                <w:right w:val="none" w:sz="0" w:space="0" w:color="auto"/>
              </w:divBdr>
            </w:div>
            <w:div w:id="152180770">
              <w:marLeft w:val="0"/>
              <w:marRight w:val="0"/>
              <w:marTop w:val="0"/>
              <w:marBottom w:val="0"/>
              <w:divBdr>
                <w:top w:val="none" w:sz="0" w:space="0" w:color="auto"/>
                <w:left w:val="none" w:sz="0" w:space="0" w:color="auto"/>
                <w:bottom w:val="none" w:sz="0" w:space="0" w:color="auto"/>
                <w:right w:val="none" w:sz="0" w:space="0" w:color="auto"/>
              </w:divBdr>
            </w:div>
            <w:div w:id="153493347">
              <w:marLeft w:val="0"/>
              <w:marRight w:val="0"/>
              <w:marTop w:val="0"/>
              <w:marBottom w:val="0"/>
              <w:divBdr>
                <w:top w:val="none" w:sz="0" w:space="0" w:color="auto"/>
                <w:left w:val="none" w:sz="0" w:space="0" w:color="auto"/>
                <w:bottom w:val="none" w:sz="0" w:space="0" w:color="auto"/>
                <w:right w:val="none" w:sz="0" w:space="0" w:color="auto"/>
              </w:divBdr>
            </w:div>
            <w:div w:id="155809787">
              <w:marLeft w:val="0"/>
              <w:marRight w:val="0"/>
              <w:marTop w:val="0"/>
              <w:marBottom w:val="0"/>
              <w:divBdr>
                <w:top w:val="none" w:sz="0" w:space="0" w:color="auto"/>
                <w:left w:val="none" w:sz="0" w:space="0" w:color="auto"/>
                <w:bottom w:val="none" w:sz="0" w:space="0" w:color="auto"/>
                <w:right w:val="none" w:sz="0" w:space="0" w:color="auto"/>
              </w:divBdr>
            </w:div>
            <w:div w:id="156462789">
              <w:marLeft w:val="0"/>
              <w:marRight w:val="0"/>
              <w:marTop w:val="0"/>
              <w:marBottom w:val="0"/>
              <w:divBdr>
                <w:top w:val="none" w:sz="0" w:space="0" w:color="auto"/>
                <w:left w:val="none" w:sz="0" w:space="0" w:color="auto"/>
                <w:bottom w:val="none" w:sz="0" w:space="0" w:color="auto"/>
                <w:right w:val="none" w:sz="0" w:space="0" w:color="auto"/>
              </w:divBdr>
            </w:div>
            <w:div w:id="156500486">
              <w:marLeft w:val="0"/>
              <w:marRight w:val="0"/>
              <w:marTop w:val="0"/>
              <w:marBottom w:val="0"/>
              <w:divBdr>
                <w:top w:val="none" w:sz="0" w:space="0" w:color="auto"/>
                <w:left w:val="none" w:sz="0" w:space="0" w:color="auto"/>
                <w:bottom w:val="none" w:sz="0" w:space="0" w:color="auto"/>
                <w:right w:val="none" w:sz="0" w:space="0" w:color="auto"/>
              </w:divBdr>
            </w:div>
            <w:div w:id="162740894">
              <w:marLeft w:val="0"/>
              <w:marRight w:val="0"/>
              <w:marTop w:val="0"/>
              <w:marBottom w:val="0"/>
              <w:divBdr>
                <w:top w:val="none" w:sz="0" w:space="0" w:color="auto"/>
                <w:left w:val="none" w:sz="0" w:space="0" w:color="auto"/>
                <w:bottom w:val="none" w:sz="0" w:space="0" w:color="auto"/>
                <w:right w:val="none" w:sz="0" w:space="0" w:color="auto"/>
              </w:divBdr>
            </w:div>
            <w:div w:id="165635851">
              <w:marLeft w:val="0"/>
              <w:marRight w:val="0"/>
              <w:marTop w:val="0"/>
              <w:marBottom w:val="0"/>
              <w:divBdr>
                <w:top w:val="none" w:sz="0" w:space="0" w:color="auto"/>
                <w:left w:val="none" w:sz="0" w:space="0" w:color="auto"/>
                <w:bottom w:val="none" w:sz="0" w:space="0" w:color="auto"/>
                <w:right w:val="none" w:sz="0" w:space="0" w:color="auto"/>
              </w:divBdr>
            </w:div>
            <w:div w:id="168914447">
              <w:marLeft w:val="0"/>
              <w:marRight w:val="0"/>
              <w:marTop w:val="0"/>
              <w:marBottom w:val="0"/>
              <w:divBdr>
                <w:top w:val="none" w:sz="0" w:space="0" w:color="auto"/>
                <w:left w:val="none" w:sz="0" w:space="0" w:color="auto"/>
                <w:bottom w:val="none" w:sz="0" w:space="0" w:color="auto"/>
                <w:right w:val="none" w:sz="0" w:space="0" w:color="auto"/>
              </w:divBdr>
            </w:div>
            <w:div w:id="169486834">
              <w:marLeft w:val="0"/>
              <w:marRight w:val="0"/>
              <w:marTop w:val="0"/>
              <w:marBottom w:val="0"/>
              <w:divBdr>
                <w:top w:val="none" w:sz="0" w:space="0" w:color="auto"/>
                <w:left w:val="none" w:sz="0" w:space="0" w:color="auto"/>
                <w:bottom w:val="none" w:sz="0" w:space="0" w:color="auto"/>
                <w:right w:val="none" w:sz="0" w:space="0" w:color="auto"/>
              </w:divBdr>
            </w:div>
            <w:div w:id="170026430">
              <w:marLeft w:val="0"/>
              <w:marRight w:val="0"/>
              <w:marTop w:val="360"/>
              <w:marBottom w:val="0"/>
              <w:divBdr>
                <w:top w:val="single" w:sz="6" w:space="0" w:color="auto"/>
                <w:left w:val="single" w:sz="6" w:space="0" w:color="auto"/>
                <w:bottom w:val="single" w:sz="6" w:space="0" w:color="auto"/>
                <w:right w:val="single" w:sz="6" w:space="0" w:color="auto"/>
              </w:divBdr>
            </w:div>
            <w:div w:id="170608787">
              <w:marLeft w:val="0"/>
              <w:marRight w:val="0"/>
              <w:marTop w:val="0"/>
              <w:marBottom w:val="0"/>
              <w:divBdr>
                <w:top w:val="none" w:sz="0" w:space="0" w:color="auto"/>
                <w:left w:val="none" w:sz="0" w:space="0" w:color="auto"/>
                <w:bottom w:val="none" w:sz="0" w:space="0" w:color="auto"/>
                <w:right w:val="none" w:sz="0" w:space="0" w:color="auto"/>
              </w:divBdr>
            </w:div>
            <w:div w:id="173426997">
              <w:marLeft w:val="0"/>
              <w:marRight w:val="0"/>
              <w:marTop w:val="0"/>
              <w:marBottom w:val="0"/>
              <w:divBdr>
                <w:top w:val="none" w:sz="0" w:space="0" w:color="auto"/>
                <w:left w:val="none" w:sz="0" w:space="0" w:color="auto"/>
                <w:bottom w:val="none" w:sz="0" w:space="0" w:color="auto"/>
                <w:right w:val="none" w:sz="0" w:space="0" w:color="auto"/>
              </w:divBdr>
            </w:div>
            <w:div w:id="174803255">
              <w:marLeft w:val="0"/>
              <w:marRight w:val="0"/>
              <w:marTop w:val="0"/>
              <w:marBottom w:val="0"/>
              <w:divBdr>
                <w:top w:val="none" w:sz="0" w:space="0" w:color="auto"/>
                <w:left w:val="none" w:sz="0" w:space="0" w:color="auto"/>
                <w:bottom w:val="none" w:sz="0" w:space="0" w:color="auto"/>
                <w:right w:val="none" w:sz="0" w:space="0" w:color="auto"/>
              </w:divBdr>
            </w:div>
            <w:div w:id="177499704">
              <w:marLeft w:val="0"/>
              <w:marRight w:val="0"/>
              <w:marTop w:val="0"/>
              <w:marBottom w:val="0"/>
              <w:divBdr>
                <w:top w:val="none" w:sz="0" w:space="0" w:color="auto"/>
                <w:left w:val="none" w:sz="0" w:space="0" w:color="auto"/>
                <w:bottom w:val="none" w:sz="0" w:space="0" w:color="auto"/>
                <w:right w:val="none" w:sz="0" w:space="0" w:color="auto"/>
              </w:divBdr>
            </w:div>
            <w:div w:id="177894364">
              <w:marLeft w:val="0"/>
              <w:marRight w:val="0"/>
              <w:marTop w:val="0"/>
              <w:marBottom w:val="0"/>
              <w:divBdr>
                <w:top w:val="none" w:sz="0" w:space="0" w:color="auto"/>
                <w:left w:val="none" w:sz="0" w:space="0" w:color="auto"/>
                <w:bottom w:val="none" w:sz="0" w:space="0" w:color="auto"/>
                <w:right w:val="none" w:sz="0" w:space="0" w:color="auto"/>
              </w:divBdr>
            </w:div>
            <w:div w:id="177931013">
              <w:marLeft w:val="0"/>
              <w:marRight w:val="0"/>
              <w:marTop w:val="0"/>
              <w:marBottom w:val="0"/>
              <w:divBdr>
                <w:top w:val="none" w:sz="0" w:space="0" w:color="auto"/>
                <w:left w:val="none" w:sz="0" w:space="0" w:color="auto"/>
                <w:bottom w:val="none" w:sz="0" w:space="0" w:color="auto"/>
                <w:right w:val="none" w:sz="0" w:space="0" w:color="auto"/>
              </w:divBdr>
            </w:div>
            <w:div w:id="178931778">
              <w:marLeft w:val="0"/>
              <w:marRight w:val="0"/>
              <w:marTop w:val="0"/>
              <w:marBottom w:val="0"/>
              <w:divBdr>
                <w:top w:val="none" w:sz="0" w:space="0" w:color="auto"/>
                <w:left w:val="none" w:sz="0" w:space="0" w:color="auto"/>
                <w:bottom w:val="none" w:sz="0" w:space="0" w:color="auto"/>
                <w:right w:val="none" w:sz="0" w:space="0" w:color="auto"/>
              </w:divBdr>
            </w:div>
            <w:div w:id="179855692">
              <w:marLeft w:val="0"/>
              <w:marRight w:val="0"/>
              <w:marTop w:val="0"/>
              <w:marBottom w:val="0"/>
              <w:divBdr>
                <w:top w:val="none" w:sz="0" w:space="0" w:color="auto"/>
                <w:left w:val="none" w:sz="0" w:space="0" w:color="auto"/>
                <w:bottom w:val="none" w:sz="0" w:space="0" w:color="auto"/>
                <w:right w:val="none" w:sz="0" w:space="0" w:color="auto"/>
              </w:divBdr>
            </w:div>
            <w:div w:id="182666654">
              <w:marLeft w:val="0"/>
              <w:marRight w:val="0"/>
              <w:marTop w:val="0"/>
              <w:marBottom w:val="0"/>
              <w:divBdr>
                <w:top w:val="none" w:sz="0" w:space="0" w:color="auto"/>
                <w:left w:val="none" w:sz="0" w:space="0" w:color="auto"/>
                <w:bottom w:val="none" w:sz="0" w:space="0" w:color="auto"/>
                <w:right w:val="none" w:sz="0" w:space="0" w:color="auto"/>
              </w:divBdr>
            </w:div>
            <w:div w:id="184439651">
              <w:marLeft w:val="0"/>
              <w:marRight w:val="0"/>
              <w:marTop w:val="0"/>
              <w:marBottom w:val="0"/>
              <w:divBdr>
                <w:top w:val="none" w:sz="0" w:space="0" w:color="auto"/>
                <w:left w:val="none" w:sz="0" w:space="0" w:color="auto"/>
                <w:bottom w:val="none" w:sz="0" w:space="0" w:color="auto"/>
                <w:right w:val="none" w:sz="0" w:space="0" w:color="auto"/>
              </w:divBdr>
            </w:div>
            <w:div w:id="184558553">
              <w:marLeft w:val="0"/>
              <w:marRight w:val="0"/>
              <w:marTop w:val="0"/>
              <w:marBottom w:val="0"/>
              <w:divBdr>
                <w:top w:val="none" w:sz="0" w:space="0" w:color="auto"/>
                <w:left w:val="none" w:sz="0" w:space="0" w:color="auto"/>
                <w:bottom w:val="none" w:sz="0" w:space="0" w:color="auto"/>
                <w:right w:val="none" w:sz="0" w:space="0" w:color="auto"/>
              </w:divBdr>
            </w:div>
            <w:div w:id="184831328">
              <w:marLeft w:val="0"/>
              <w:marRight w:val="0"/>
              <w:marTop w:val="0"/>
              <w:marBottom w:val="0"/>
              <w:divBdr>
                <w:top w:val="none" w:sz="0" w:space="0" w:color="auto"/>
                <w:left w:val="none" w:sz="0" w:space="0" w:color="auto"/>
                <w:bottom w:val="none" w:sz="0" w:space="0" w:color="auto"/>
                <w:right w:val="none" w:sz="0" w:space="0" w:color="auto"/>
              </w:divBdr>
            </w:div>
            <w:div w:id="186332004">
              <w:marLeft w:val="0"/>
              <w:marRight w:val="0"/>
              <w:marTop w:val="0"/>
              <w:marBottom w:val="0"/>
              <w:divBdr>
                <w:top w:val="none" w:sz="0" w:space="0" w:color="auto"/>
                <w:left w:val="none" w:sz="0" w:space="0" w:color="auto"/>
                <w:bottom w:val="none" w:sz="0" w:space="0" w:color="auto"/>
                <w:right w:val="none" w:sz="0" w:space="0" w:color="auto"/>
              </w:divBdr>
            </w:div>
            <w:div w:id="189808715">
              <w:marLeft w:val="0"/>
              <w:marRight w:val="0"/>
              <w:marTop w:val="0"/>
              <w:marBottom w:val="0"/>
              <w:divBdr>
                <w:top w:val="none" w:sz="0" w:space="0" w:color="auto"/>
                <w:left w:val="none" w:sz="0" w:space="0" w:color="auto"/>
                <w:bottom w:val="none" w:sz="0" w:space="0" w:color="auto"/>
                <w:right w:val="none" w:sz="0" w:space="0" w:color="auto"/>
              </w:divBdr>
            </w:div>
            <w:div w:id="190802826">
              <w:marLeft w:val="0"/>
              <w:marRight w:val="0"/>
              <w:marTop w:val="0"/>
              <w:marBottom w:val="0"/>
              <w:divBdr>
                <w:top w:val="none" w:sz="0" w:space="0" w:color="auto"/>
                <w:left w:val="none" w:sz="0" w:space="0" w:color="auto"/>
                <w:bottom w:val="none" w:sz="0" w:space="0" w:color="auto"/>
                <w:right w:val="none" w:sz="0" w:space="0" w:color="auto"/>
              </w:divBdr>
            </w:div>
            <w:div w:id="191964047">
              <w:marLeft w:val="0"/>
              <w:marRight w:val="0"/>
              <w:marTop w:val="0"/>
              <w:marBottom w:val="0"/>
              <w:divBdr>
                <w:top w:val="none" w:sz="0" w:space="0" w:color="auto"/>
                <w:left w:val="none" w:sz="0" w:space="0" w:color="auto"/>
                <w:bottom w:val="none" w:sz="0" w:space="0" w:color="auto"/>
                <w:right w:val="none" w:sz="0" w:space="0" w:color="auto"/>
              </w:divBdr>
            </w:div>
            <w:div w:id="192498648">
              <w:marLeft w:val="0"/>
              <w:marRight w:val="0"/>
              <w:marTop w:val="0"/>
              <w:marBottom w:val="0"/>
              <w:divBdr>
                <w:top w:val="none" w:sz="0" w:space="0" w:color="auto"/>
                <w:left w:val="none" w:sz="0" w:space="0" w:color="auto"/>
                <w:bottom w:val="none" w:sz="0" w:space="0" w:color="auto"/>
                <w:right w:val="none" w:sz="0" w:space="0" w:color="auto"/>
              </w:divBdr>
            </w:div>
            <w:div w:id="197085550">
              <w:marLeft w:val="0"/>
              <w:marRight w:val="0"/>
              <w:marTop w:val="0"/>
              <w:marBottom w:val="0"/>
              <w:divBdr>
                <w:top w:val="none" w:sz="0" w:space="0" w:color="auto"/>
                <w:left w:val="none" w:sz="0" w:space="0" w:color="auto"/>
                <w:bottom w:val="none" w:sz="0" w:space="0" w:color="auto"/>
                <w:right w:val="none" w:sz="0" w:space="0" w:color="auto"/>
              </w:divBdr>
            </w:div>
            <w:div w:id="198443290">
              <w:marLeft w:val="0"/>
              <w:marRight w:val="0"/>
              <w:marTop w:val="0"/>
              <w:marBottom w:val="0"/>
              <w:divBdr>
                <w:top w:val="none" w:sz="0" w:space="0" w:color="auto"/>
                <w:left w:val="none" w:sz="0" w:space="0" w:color="auto"/>
                <w:bottom w:val="none" w:sz="0" w:space="0" w:color="auto"/>
                <w:right w:val="none" w:sz="0" w:space="0" w:color="auto"/>
              </w:divBdr>
            </w:div>
            <w:div w:id="200368190">
              <w:marLeft w:val="0"/>
              <w:marRight w:val="0"/>
              <w:marTop w:val="0"/>
              <w:marBottom w:val="0"/>
              <w:divBdr>
                <w:top w:val="none" w:sz="0" w:space="0" w:color="auto"/>
                <w:left w:val="none" w:sz="0" w:space="0" w:color="auto"/>
                <w:bottom w:val="none" w:sz="0" w:space="0" w:color="auto"/>
                <w:right w:val="none" w:sz="0" w:space="0" w:color="auto"/>
              </w:divBdr>
            </w:div>
            <w:div w:id="202518096">
              <w:marLeft w:val="0"/>
              <w:marRight w:val="0"/>
              <w:marTop w:val="0"/>
              <w:marBottom w:val="0"/>
              <w:divBdr>
                <w:top w:val="none" w:sz="0" w:space="0" w:color="auto"/>
                <w:left w:val="none" w:sz="0" w:space="0" w:color="auto"/>
                <w:bottom w:val="none" w:sz="0" w:space="0" w:color="auto"/>
                <w:right w:val="none" w:sz="0" w:space="0" w:color="auto"/>
              </w:divBdr>
            </w:div>
            <w:div w:id="203098874">
              <w:marLeft w:val="0"/>
              <w:marRight w:val="0"/>
              <w:marTop w:val="0"/>
              <w:marBottom w:val="0"/>
              <w:divBdr>
                <w:top w:val="none" w:sz="0" w:space="0" w:color="auto"/>
                <w:left w:val="none" w:sz="0" w:space="0" w:color="auto"/>
                <w:bottom w:val="none" w:sz="0" w:space="0" w:color="auto"/>
                <w:right w:val="none" w:sz="0" w:space="0" w:color="auto"/>
              </w:divBdr>
            </w:div>
            <w:div w:id="204830359">
              <w:marLeft w:val="0"/>
              <w:marRight w:val="0"/>
              <w:marTop w:val="0"/>
              <w:marBottom w:val="0"/>
              <w:divBdr>
                <w:top w:val="none" w:sz="0" w:space="0" w:color="auto"/>
                <w:left w:val="none" w:sz="0" w:space="0" w:color="auto"/>
                <w:bottom w:val="none" w:sz="0" w:space="0" w:color="auto"/>
                <w:right w:val="none" w:sz="0" w:space="0" w:color="auto"/>
              </w:divBdr>
            </w:div>
            <w:div w:id="206993323">
              <w:marLeft w:val="0"/>
              <w:marRight w:val="0"/>
              <w:marTop w:val="0"/>
              <w:marBottom w:val="0"/>
              <w:divBdr>
                <w:top w:val="none" w:sz="0" w:space="0" w:color="auto"/>
                <w:left w:val="none" w:sz="0" w:space="0" w:color="auto"/>
                <w:bottom w:val="none" w:sz="0" w:space="0" w:color="auto"/>
                <w:right w:val="none" w:sz="0" w:space="0" w:color="auto"/>
              </w:divBdr>
            </w:div>
            <w:div w:id="214396977">
              <w:marLeft w:val="0"/>
              <w:marRight w:val="0"/>
              <w:marTop w:val="0"/>
              <w:marBottom w:val="0"/>
              <w:divBdr>
                <w:top w:val="none" w:sz="0" w:space="0" w:color="auto"/>
                <w:left w:val="none" w:sz="0" w:space="0" w:color="auto"/>
                <w:bottom w:val="none" w:sz="0" w:space="0" w:color="auto"/>
                <w:right w:val="none" w:sz="0" w:space="0" w:color="auto"/>
              </w:divBdr>
            </w:div>
            <w:div w:id="217669015">
              <w:marLeft w:val="0"/>
              <w:marRight w:val="0"/>
              <w:marTop w:val="0"/>
              <w:marBottom w:val="0"/>
              <w:divBdr>
                <w:top w:val="none" w:sz="0" w:space="0" w:color="auto"/>
                <w:left w:val="none" w:sz="0" w:space="0" w:color="auto"/>
                <w:bottom w:val="none" w:sz="0" w:space="0" w:color="auto"/>
                <w:right w:val="none" w:sz="0" w:space="0" w:color="auto"/>
              </w:divBdr>
            </w:div>
            <w:div w:id="226036053">
              <w:marLeft w:val="0"/>
              <w:marRight w:val="0"/>
              <w:marTop w:val="0"/>
              <w:marBottom w:val="0"/>
              <w:divBdr>
                <w:top w:val="none" w:sz="0" w:space="0" w:color="auto"/>
                <w:left w:val="none" w:sz="0" w:space="0" w:color="auto"/>
                <w:bottom w:val="none" w:sz="0" w:space="0" w:color="auto"/>
                <w:right w:val="none" w:sz="0" w:space="0" w:color="auto"/>
              </w:divBdr>
            </w:div>
            <w:div w:id="228393279">
              <w:marLeft w:val="0"/>
              <w:marRight w:val="0"/>
              <w:marTop w:val="0"/>
              <w:marBottom w:val="0"/>
              <w:divBdr>
                <w:top w:val="none" w:sz="0" w:space="0" w:color="auto"/>
                <w:left w:val="none" w:sz="0" w:space="0" w:color="auto"/>
                <w:bottom w:val="none" w:sz="0" w:space="0" w:color="auto"/>
                <w:right w:val="none" w:sz="0" w:space="0" w:color="auto"/>
              </w:divBdr>
            </w:div>
            <w:div w:id="230241329">
              <w:marLeft w:val="0"/>
              <w:marRight w:val="0"/>
              <w:marTop w:val="0"/>
              <w:marBottom w:val="0"/>
              <w:divBdr>
                <w:top w:val="none" w:sz="0" w:space="0" w:color="auto"/>
                <w:left w:val="none" w:sz="0" w:space="0" w:color="auto"/>
                <w:bottom w:val="none" w:sz="0" w:space="0" w:color="auto"/>
                <w:right w:val="none" w:sz="0" w:space="0" w:color="auto"/>
              </w:divBdr>
            </w:div>
            <w:div w:id="231962955">
              <w:marLeft w:val="0"/>
              <w:marRight w:val="0"/>
              <w:marTop w:val="0"/>
              <w:marBottom w:val="0"/>
              <w:divBdr>
                <w:top w:val="none" w:sz="0" w:space="0" w:color="auto"/>
                <w:left w:val="none" w:sz="0" w:space="0" w:color="auto"/>
                <w:bottom w:val="none" w:sz="0" w:space="0" w:color="auto"/>
                <w:right w:val="none" w:sz="0" w:space="0" w:color="auto"/>
              </w:divBdr>
            </w:div>
            <w:div w:id="232664609">
              <w:marLeft w:val="0"/>
              <w:marRight w:val="0"/>
              <w:marTop w:val="0"/>
              <w:marBottom w:val="0"/>
              <w:divBdr>
                <w:top w:val="none" w:sz="0" w:space="0" w:color="auto"/>
                <w:left w:val="none" w:sz="0" w:space="0" w:color="auto"/>
                <w:bottom w:val="none" w:sz="0" w:space="0" w:color="auto"/>
                <w:right w:val="none" w:sz="0" w:space="0" w:color="auto"/>
              </w:divBdr>
            </w:div>
            <w:div w:id="233395699">
              <w:marLeft w:val="0"/>
              <w:marRight w:val="0"/>
              <w:marTop w:val="0"/>
              <w:marBottom w:val="0"/>
              <w:divBdr>
                <w:top w:val="none" w:sz="0" w:space="0" w:color="auto"/>
                <w:left w:val="none" w:sz="0" w:space="0" w:color="auto"/>
                <w:bottom w:val="none" w:sz="0" w:space="0" w:color="auto"/>
                <w:right w:val="none" w:sz="0" w:space="0" w:color="auto"/>
              </w:divBdr>
            </w:div>
            <w:div w:id="233666532">
              <w:marLeft w:val="0"/>
              <w:marRight w:val="0"/>
              <w:marTop w:val="0"/>
              <w:marBottom w:val="0"/>
              <w:divBdr>
                <w:top w:val="none" w:sz="0" w:space="0" w:color="auto"/>
                <w:left w:val="none" w:sz="0" w:space="0" w:color="auto"/>
                <w:bottom w:val="none" w:sz="0" w:space="0" w:color="auto"/>
                <w:right w:val="none" w:sz="0" w:space="0" w:color="auto"/>
              </w:divBdr>
            </w:div>
            <w:div w:id="234508131">
              <w:marLeft w:val="0"/>
              <w:marRight w:val="0"/>
              <w:marTop w:val="0"/>
              <w:marBottom w:val="0"/>
              <w:divBdr>
                <w:top w:val="none" w:sz="0" w:space="0" w:color="auto"/>
                <w:left w:val="none" w:sz="0" w:space="0" w:color="auto"/>
                <w:bottom w:val="none" w:sz="0" w:space="0" w:color="auto"/>
                <w:right w:val="none" w:sz="0" w:space="0" w:color="auto"/>
              </w:divBdr>
            </w:div>
            <w:div w:id="235290847">
              <w:marLeft w:val="0"/>
              <w:marRight w:val="0"/>
              <w:marTop w:val="0"/>
              <w:marBottom w:val="0"/>
              <w:divBdr>
                <w:top w:val="none" w:sz="0" w:space="0" w:color="auto"/>
                <w:left w:val="none" w:sz="0" w:space="0" w:color="auto"/>
                <w:bottom w:val="none" w:sz="0" w:space="0" w:color="auto"/>
                <w:right w:val="none" w:sz="0" w:space="0" w:color="auto"/>
              </w:divBdr>
            </w:div>
            <w:div w:id="235748978">
              <w:marLeft w:val="0"/>
              <w:marRight w:val="0"/>
              <w:marTop w:val="0"/>
              <w:marBottom w:val="0"/>
              <w:divBdr>
                <w:top w:val="none" w:sz="0" w:space="0" w:color="auto"/>
                <w:left w:val="none" w:sz="0" w:space="0" w:color="auto"/>
                <w:bottom w:val="none" w:sz="0" w:space="0" w:color="auto"/>
                <w:right w:val="none" w:sz="0" w:space="0" w:color="auto"/>
              </w:divBdr>
            </w:div>
            <w:div w:id="236286881">
              <w:marLeft w:val="0"/>
              <w:marRight w:val="0"/>
              <w:marTop w:val="0"/>
              <w:marBottom w:val="0"/>
              <w:divBdr>
                <w:top w:val="none" w:sz="0" w:space="0" w:color="auto"/>
                <w:left w:val="none" w:sz="0" w:space="0" w:color="auto"/>
                <w:bottom w:val="none" w:sz="0" w:space="0" w:color="auto"/>
                <w:right w:val="none" w:sz="0" w:space="0" w:color="auto"/>
              </w:divBdr>
            </w:div>
            <w:div w:id="237331323">
              <w:marLeft w:val="0"/>
              <w:marRight w:val="0"/>
              <w:marTop w:val="0"/>
              <w:marBottom w:val="0"/>
              <w:divBdr>
                <w:top w:val="none" w:sz="0" w:space="0" w:color="auto"/>
                <w:left w:val="none" w:sz="0" w:space="0" w:color="auto"/>
                <w:bottom w:val="none" w:sz="0" w:space="0" w:color="auto"/>
                <w:right w:val="none" w:sz="0" w:space="0" w:color="auto"/>
              </w:divBdr>
            </w:div>
            <w:div w:id="237787222">
              <w:marLeft w:val="0"/>
              <w:marRight w:val="0"/>
              <w:marTop w:val="0"/>
              <w:marBottom w:val="0"/>
              <w:divBdr>
                <w:top w:val="none" w:sz="0" w:space="0" w:color="auto"/>
                <w:left w:val="none" w:sz="0" w:space="0" w:color="auto"/>
                <w:bottom w:val="none" w:sz="0" w:space="0" w:color="auto"/>
                <w:right w:val="none" w:sz="0" w:space="0" w:color="auto"/>
              </w:divBdr>
            </w:div>
            <w:div w:id="238946337">
              <w:marLeft w:val="0"/>
              <w:marRight w:val="0"/>
              <w:marTop w:val="0"/>
              <w:marBottom w:val="0"/>
              <w:divBdr>
                <w:top w:val="none" w:sz="0" w:space="0" w:color="auto"/>
                <w:left w:val="none" w:sz="0" w:space="0" w:color="auto"/>
                <w:bottom w:val="none" w:sz="0" w:space="0" w:color="auto"/>
                <w:right w:val="none" w:sz="0" w:space="0" w:color="auto"/>
              </w:divBdr>
            </w:div>
            <w:div w:id="239407949">
              <w:marLeft w:val="0"/>
              <w:marRight w:val="0"/>
              <w:marTop w:val="0"/>
              <w:marBottom w:val="0"/>
              <w:divBdr>
                <w:top w:val="none" w:sz="0" w:space="0" w:color="auto"/>
                <w:left w:val="none" w:sz="0" w:space="0" w:color="auto"/>
                <w:bottom w:val="none" w:sz="0" w:space="0" w:color="auto"/>
                <w:right w:val="none" w:sz="0" w:space="0" w:color="auto"/>
              </w:divBdr>
            </w:div>
            <w:div w:id="241452796">
              <w:marLeft w:val="0"/>
              <w:marRight w:val="0"/>
              <w:marTop w:val="0"/>
              <w:marBottom w:val="0"/>
              <w:divBdr>
                <w:top w:val="none" w:sz="0" w:space="0" w:color="auto"/>
                <w:left w:val="none" w:sz="0" w:space="0" w:color="auto"/>
                <w:bottom w:val="none" w:sz="0" w:space="0" w:color="auto"/>
                <w:right w:val="none" w:sz="0" w:space="0" w:color="auto"/>
              </w:divBdr>
            </w:div>
            <w:div w:id="242689950">
              <w:marLeft w:val="0"/>
              <w:marRight w:val="0"/>
              <w:marTop w:val="0"/>
              <w:marBottom w:val="0"/>
              <w:divBdr>
                <w:top w:val="none" w:sz="0" w:space="0" w:color="auto"/>
                <w:left w:val="none" w:sz="0" w:space="0" w:color="auto"/>
                <w:bottom w:val="none" w:sz="0" w:space="0" w:color="auto"/>
                <w:right w:val="none" w:sz="0" w:space="0" w:color="auto"/>
              </w:divBdr>
            </w:div>
            <w:div w:id="246114158">
              <w:marLeft w:val="0"/>
              <w:marRight w:val="0"/>
              <w:marTop w:val="0"/>
              <w:marBottom w:val="0"/>
              <w:divBdr>
                <w:top w:val="none" w:sz="0" w:space="0" w:color="auto"/>
                <w:left w:val="none" w:sz="0" w:space="0" w:color="auto"/>
                <w:bottom w:val="none" w:sz="0" w:space="0" w:color="auto"/>
                <w:right w:val="none" w:sz="0" w:space="0" w:color="auto"/>
              </w:divBdr>
            </w:div>
            <w:div w:id="246350493">
              <w:marLeft w:val="0"/>
              <w:marRight w:val="0"/>
              <w:marTop w:val="0"/>
              <w:marBottom w:val="0"/>
              <w:divBdr>
                <w:top w:val="none" w:sz="0" w:space="0" w:color="auto"/>
                <w:left w:val="none" w:sz="0" w:space="0" w:color="auto"/>
                <w:bottom w:val="none" w:sz="0" w:space="0" w:color="auto"/>
                <w:right w:val="none" w:sz="0" w:space="0" w:color="auto"/>
              </w:divBdr>
            </w:div>
            <w:div w:id="246886244">
              <w:marLeft w:val="0"/>
              <w:marRight w:val="0"/>
              <w:marTop w:val="0"/>
              <w:marBottom w:val="0"/>
              <w:divBdr>
                <w:top w:val="none" w:sz="0" w:space="0" w:color="auto"/>
                <w:left w:val="none" w:sz="0" w:space="0" w:color="auto"/>
                <w:bottom w:val="none" w:sz="0" w:space="0" w:color="auto"/>
                <w:right w:val="none" w:sz="0" w:space="0" w:color="auto"/>
              </w:divBdr>
            </w:div>
            <w:div w:id="247925351">
              <w:marLeft w:val="0"/>
              <w:marRight w:val="0"/>
              <w:marTop w:val="0"/>
              <w:marBottom w:val="0"/>
              <w:divBdr>
                <w:top w:val="none" w:sz="0" w:space="0" w:color="auto"/>
                <w:left w:val="none" w:sz="0" w:space="0" w:color="auto"/>
                <w:bottom w:val="none" w:sz="0" w:space="0" w:color="auto"/>
                <w:right w:val="none" w:sz="0" w:space="0" w:color="auto"/>
              </w:divBdr>
            </w:div>
            <w:div w:id="248468177">
              <w:marLeft w:val="0"/>
              <w:marRight w:val="0"/>
              <w:marTop w:val="0"/>
              <w:marBottom w:val="0"/>
              <w:divBdr>
                <w:top w:val="none" w:sz="0" w:space="0" w:color="auto"/>
                <w:left w:val="none" w:sz="0" w:space="0" w:color="auto"/>
                <w:bottom w:val="none" w:sz="0" w:space="0" w:color="auto"/>
                <w:right w:val="none" w:sz="0" w:space="0" w:color="auto"/>
              </w:divBdr>
            </w:div>
            <w:div w:id="250547856">
              <w:marLeft w:val="0"/>
              <w:marRight w:val="0"/>
              <w:marTop w:val="0"/>
              <w:marBottom w:val="0"/>
              <w:divBdr>
                <w:top w:val="none" w:sz="0" w:space="0" w:color="auto"/>
                <w:left w:val="none" w:sz="0" w:space="0" w:color="auto"/>
                <w:bottom w:val="none" w:sz="0" w:space="0" w:color="auto"/>
                <w:right w:val="none" w:sz="0" w:space="0" w:color="auto"/>
              </w:divBdr>
            </w:div>
            <w:div w:id="251279658">
              <w:marLeft w:val="0"/>
              <w:marRight w:val="0"/>
              <w:marTop w:val="0"/>
              <w:marBottom w:val="0"/>
              <w:divBdr>
                <w:top w:val="none" w:sz="0" w:space="0" w:color="auto"/>
                <w:left w:val="none" w:sz="0" w:space="0" w:color="auto"/>
                <w:bottom w:val="none" w:sz="0" w:space="0" w:color="auto"/>
                <w:right w:val="none" w:sz="0" w:space="0" w:color="auto"/>
              </w:divBdr>
            </w:div>
            <w:div w:id="251742785">
              <w:marLeft w:val="0"/>
              <w:marRight w:val="0"/>
              <w:marTop w:val="0"/>
              <w:marBottom w:val="0"/>
              <w:divBdr>
                <w:top w:val="none" w:sz="0" w:space="0" w:color="auto"/>
                <w:left w:val="none" w:sz="0" w:space="0" w:color="auto"/>
                <w:bottom w:val="none" w:sz="0" w:space="0" w:color="auto"/>
                <w:right w:val="none" w:sz="0" w:space="0" w:color="auto"/>
              </w:divBdr>
            </w:div>
            <w:div w:id="252981625">
              <w:marLeft w:val="0"/>
              <w:marRight w:val="0"/>
              <w:marTop w:val="0"/>
              <w:marBottom w:val="0"/>
              <w:divBdr>
                <w:top w:val="none" w:sz="0" w:space="0" w:color="auto"/>
                <w:left w:val="none" w:sz="0" w:space="0" w:color="auto"/>
                <w:bottom w:val="none" w:sz="0" w:space="0" w:color="auto"/>
                <w:right w:val="none" w:sz="0" w:space="0" w:color="auto"/>
              </w:divBdr>
            </w:div>
            <w:div w:id="254366722">
              <w:marLeft w:val="0"/>
              <w:marRight w:val="0"/>
              <w:marTop w:val="0"/>
              <w:marBottom w:val="0"/>
              <w:divBdr>
                <w:top w:val="none" w:sz="0" w:space="0" w:color="auto"/>
                <w:left w:val="none" w:sz="0" w:space="0" w:color="auto"/>
                <w:bottom w:val="none" w:sz="0" w:space="0" w:color="auto"/>
                <w:right w:val="none" w:sz="0" w:space="0" w:color="auto"/>
              </w:divBdr>
            </w:div>
            <w:div w:id="255360734">
              <w:marLeft w:val="0"/>
              <w:marRight w:val="0"/>
              <w:marTop w:val="0"/>
              <w:marBottom w:val="0"/>
              <w:divBdr>
                <w:top w:val="none" w:sz="0" w:space="0" w:color="auto"/>
                <w:left w:val="none" w:sz="0" w:space="0" w:color="auto"/>
                <w:bottom w:val="none" w:sz="0" w:space="0" w:color="auto"/>
                <w:right w:val="none" w:sz="0" w:space="0" w:color="auto"/>
              </w:divBdr>
            </w:div>
            <w:div w:id="258178291">
              <w:marLeft w:val="0"/>
              <w:marRight w:val="0"/>
              <w:marTop w:val="0"/>
              <w:marBottom w:val="0"/>
              <w:divBdr>
                <w:top w:val="none" w:sz="0" w:space="0" w:color="auto"/>
                <w:left w:val="none" w:sz="0" w:space="0" w:color="auto"/>
                <w:bottom w:val="none" w:sz="0" w:space="0" w:color="auto"/>
                <w:right w:val="none" w:sz="0" w:space="0" w:color="auto"/>
              </w:divBdr>
            </w:div>
            <w:div w:id="258295303">
              <w:marLeft w:val="0"/>
              <w:marRight w:val="0"/>
              <w:marTop w:val="0"/>
              <w:marBottom w:val="0"/>
              <w:divBdr>
                <w:top w:val="none" w:sz="0" w:space="0" w:color="auto"/>
                <w:left w:val="none" w:sz="0" w:space="0" w:color="auto"/>
                <w:bottom w:val="none" w:sz="0" w:space="0" w:color="auto"/>
                <w:right w:val="none" w:sz="0" w:space="0" w:color="auto"/>
              </w:divBdr>
              <w:divsChild>
                <w:div w:id="2560047">
                  <w:marLeft w:val="0"/>
                  <w:marRight w:val="0"/>
                  <w:marTop w:val="0"/>
                  <w:marBottom w:val="0"/>
                  <w:divBdr>
                    <w:top w:val="none" w:sz="0" w:space="0" w:color="auto"/>
                    <w:left w:val="none" w:sz="0" w:space="0" w:color="auto"/>
                    <w:bottom w:val="none" w:sz="0" w:space="0" w:color="auto"/>
                    <w:right w:val="none" w:sz="0" w:space="0" w:color="auto"/>
                  </w:divBdr>
                </w:div>
                <w:div w:id="2901917">
                  <w:marLeft w:val="0"/>
                  <w:marRight w:val="0"/>
                  <w:marTop w:val="0"/>
                  <w:marBottom w:val="0"/>
                  <w:divBdr>
                    <w:top w:val="none" w:sz="0" w:space="0" w:color="auto"/>
                    <w:left w:val="none" w:sz="0" w:space="0" w:color="auto"/>
                    <w:bottom w:val="none" w:sz="0" w:space="0" w:color="auto"/>
                    <w:right w:val="none" w:sz="0" w:space="0" w:color="auto"/>
                  </w:divBdr>
                </w:div>
                <w:div w:id="5445173">
                  <w:marLeft w:val="0"/>
                  <w:marRight w:val="0"/>
                  <w:marTop w:val="0"/>
                  <w:marBottom w:val="0"/>
                  <w:divBdr>
                    <w:top w:val="none" w:sz="0" w:space="0" w:color="auto"/>
                    <w:left w:val="none" w:sz="0" w:space="0" w:color="auto"/>
                    <w:bottom w:val="none" w:sz="0" w:space="0" w:color="auto"/>
                    <w:right w:val="none" w:sz="0" w:space="0" w:color="auto"/>
                  </w:divBdr>
                </w:div>
                <w:div w:id="6829009">
                  <w:marLeft w:val="0"/>
                  <w:marRight w:val="0"/>
                  <w:marTop w:val="0"/>
                  <w:marBottom w:val="0"/>
                  <w:divBdr>
                    <w:top w:val="none" w:sz="0" w:space="0" w:color="auto"/>
                    <w:left w:val="none" w:sz="0" w:space="0" w:color="auto"/>
                    <w:bottom w:val="none" w:sz="0" w:space="0" w:color="auto"/>
                    <w:right w:val="none" w:sz="0" w:space="0" w:color="auto"/>
                  </w:divBdr>
                </w:div>
                <w:div w:id="8340204">
                  <w:marLeft w:val="0"/>
                  <w:marRight w:val="0"/>
                  <w:marTop w:val="0"/>
                  <w:marBottom w:val="0"/>
                  <w:divBdr>
                    <w:top w:val="none" w:sz="0" w:space="0" w:color="auto"/>
                    <w:left w:val="none" w:sz="0" w:space="0" w:color="auto"/>
                    <w:bottom w:val="none" w:sz="0" w:space="0" w:color="auto"/>
                    <w:right w:val="none" w:sz="0" w:space="0" w:color="auto"/>
                  </w:divBdr>
                </w:div>
                <w:div w:id="14113844">
                  <w:marLeft w:val="0"/>
                  <w:marRight w:val="0"/>
                  <w:marTop w:val="0"/>
                  <w:marBottom w:val="0"/>
                  <w:divBdr>
                    <w:top w:val="none" w:sz="0" w:space="0" w:color="auto"/>
                    <w:left w:val="none" w:sz="0" w:space="0" w:color="auto"/>
                    <w:bottom w:val="none" w:sz="0" w:space="0" w:color="auto"/>
                    <w:right w:val="none" w:sz="0" w:space="0" w:color="auto"/>
                  </w:divBdr>
                </w:div>
                <w:div w:id="15011604">
                  <w:marLeft w:val="0"/>
                  <w:marRight w:val="0"/>
                  <w:marTop w:val="0"/>
                  <w:marBottom w:val="0"/>
                  <w:divBdr>
                    <w:top w:val="none" w:sz="0" w:space="0" w:color="auto"/>
                    <w:left w:val="none" w:sz="0" w:space="0" w:color="auto"/>
                    <w:bottom w:val="none" w:sz="0" w:space="0" w:color="auto"/>
                    <w:right w:val="none" w:sz="0" w:space="0" w:color="auto"/>
                  </w:divBdr>
                </w:div>
                <w:div w:id="23798863">
                  <w:marLeft w:val="0"/>
                  <w:marRight w:val="0"/>
                  <w:marTop w:val="0"/>
                  <w:marBottom w:val="0"/>
                  <w:divBdr>
                    <w:top w:val="none" w:sz="0" w:space="0" w:color="auto"/>
                    <w:left w:val="none" w:sz="0" w:space="0" w:color="auto"/>
                    <w:bottom w:val="none" w:sz="0" w:space="0" w:color="auto"/>
                    <w:right w:val="none" w:sz="0" w:space="0" w:color="auto"/>
                  </w:divBdr>
                </w:div>
                <w:div w:id="25912902">
                  <w:marLeft w:val="0"/>
                  <w:marRight w:val="0"/>
                  <w:marTop w:val="0"/>
                  <w:marBottom w:val="0"/>
                  <w:divBdr>
                    <w:top w:val="none" w:sz="0" w:space="0" w:color="auto"/>
                    <w:left w:val="none" w:sz="0" w:space="0" w:color="auto"/>
                    <w:bottom w:val="none" w:sz="0" w:space="0" w:color="auto"/>
                    <w:right w:val="none" w:sz="0" w:space="0" w:color="auto"/>
                  </w:divBdr>
                </w:div>
                <w:div w:id="27729090">
                  <w:marLeft w:val="0"/>
                  <w:marRight w:val="0"/>
                  <w:marTop w:val="0"/>
                  <w:marBottom w:val="0"/>
                  <w:divBdr>
                    <w:top w:val="none" w:sz="0" w:space="0" w:color="auto"/>
                    <w:left w:val="none" w:sz="0" w:space="0" w:color="auto"/>
                    <w:bottom w:val="none" w:sz="0" w:space="0" w:color="auto"/>
                    <w:right w:val="none" w:sz="0" w:space="0" w:color="auto"/>
                  </w:divBdr>
                </w:div>
                <w:div w:id="30422887">
                  <w:marLeft w:val="0"/>
                  <w:marRight w:val="0"/>
                  <w:marTop w:val="0"/>
                  <w:marBottom w:val="0"/>
                  <w:divBdr>
                    <w:top w:val="none" w:sz="0" w:space="0" w:color="auto"/>
                    <w:left w:val="none" w:sz="0" w:space="0" w:color="auto"/>
                    <w:bottom w:val="none" w:sz="0" w:space="0" w:color="auto"/>
                    <w:right w:val="none" w:sz="0" w:space="0" w:color="auto"/>
                  </w:divBdr>
                </w:div>
                <w:div w:id="31537456">
                  <w:marLeft w:val="0"/>
                  <w:marRight w:val="0"/>
                  <w:marTop w:val="0"/>
                  <w:marBottom w:val="0"/>
                  <w:divBdr>
                    <w:top w:val="none" w:sz="0" w:space="0" w:color="auto"/>
                    <w:left w:val="none" w:sz="0" w:space="0" w:color="auto"/>
                    <w:bottom w:val="none" w:sz="0" w:space="0" w:color="auto"/>
                    <w:right w:val="none" w:sz="0" w:space="0" w:color="auto"/>
                  </w:divBdr>
                </w:div>
                <w:div w:id="32268328">
                  <w:marLeft w:val="0"/>
                  <w:marRight w:val="0"/>
                  <w:marTop w:val="0"/>
                  <w:marBottom w:val="0"/>
                  <w:divBdr>
                    <w:top w:val="none" w:sz="0" w:space="0" w:color="auto"/>
                    <w:left w:val="none" w:sz="0" w:space="0" w:color="auto"/>
                    <w:bottom w:val="none" w:sz="0" w:space="0" w:color="auto"/>
                    <w:right w:val="none" w:sz="0" w:space="0" w:color="auto"/>
                  </w:divBdr>
                </w:div>
                <w:div w:id="34163783">
                  <w:marLeft w:val="0"/>
                  <w:marRight w:val="0"/>
                  <w:marTop w:val="0"/>
                  <w:marBottom w:val="0"/>
                  <w:divBdr>
                    <w:top w:val="none" w:sz="0" w:space="0" w:color="auto"/>
                    <w:left w:val="none" w:sz="0" w:space="0" w:color="auto"/>
                    <w:bottom w:val="none" w:sz="0" w:space="0" w:color="auto"/>
                    <w:right w:val="none" w:sz="0" w:space="0" w:color="auto"/>
                  </w:divBdr>
                </w:div>
                <w:div w:id="35200371">
                  <w:marLeft w:val="0"/>
                  <w:marRight w:val="0"/>
                  <w:marTop w:val="0"/>
                  <w:marBottom w:val="0"/>
                  <w:divBdr>
                    <w:top w:val="none" w:sz="0" w:space="0" w:color="auto"/>
                    <w:left w:val="none" w:sz="0" w:space="0" w:color="auto"/>
                    <w:bottom w:val="none" w:sz="0" w:space="0" w:color="auto"/>
                    <w:right w:val="none" w:sz="0" w:space="0" w:color="auto"/>
                  </w:divBdr>
                </w:div>
                <w:div w:id="38092205">
                  <w:marLeft w:val="0"/>
                  <w:marRight w:val="0"/>
                  <w:marTop w:val="0"/>
                  <w:marBottom w:val="0"/>
                  <w:divBdr>
                    <w:top w:val="none" w:sz="0" w:space="0" w:color="auto"/>
                    <w:left w:val="none" w:sz="0" w:space="0" w:color="auto"/>
                    <w:bottom w:val="none" w:sz="0" w:space="0" w:color="auto"/>
                    <w:right w:val="none" w:sz="0" w:space="0" w:color="auto"/>
                  </w:divBdr>
                </w:div>
                <w:div w:id="40204420">
                  <w:marLeft w:val="0"/>
                  <w:marRight w:val="0"/>
                  <w:marTop w:val="0"/>
                  <w:marBottom w:val="0"/>
                  <w:divBdr>
                    <w:top w:val="none" w:sz="0" w:space="0" w:color="auto"/>
                    <w:left w:val="none" w:sz="0" w:space="0" w:color="auto"/>
                    <w:bottom w:val="none" w:sz="0" w:space="0" w:color="auto"/>
                    <w:right w:val="none" w:sz="0" w:space="0" w:color="auto"/>
                  </w:divBdr>
                </w:div>
                <w:div w:id="41176206">
                  <w:marLeft w:val="0"/>
                  <w:marRight w:val="0"/>
                  <w:marTop w:val="0"/>
                  <w:marBottom w:val="0"/>
                  <w:divBdr>
                    <w:top w:val="none" w:sz="0" w:space="0" w:color="auto"/>
                    <w:left w:val="none" w:sz="0" w:space="0" w:color="auto"/>
                    <w:bottom w:val="none" w:sz="0" w:space="0" w:color="auto"/>
                    <w:right w:val="none" w:sz="0" w:space="0" w:color="auto"/>
                  </w:divBdr>
                </w:div>
                <w:div w:id="42288822">
                  <w:marLeft w:val="0"/>
                  <w:marRight w:val="0"/>
                  <w:marTop w:val="0"/>
                  <w:marBottom w:val="0"/>
                  <w:divBdr>
                    <w:top w:val="none" w:sz="0" w:space="0" w:color="auto"/>
                    <w:left w:val="none" w:sz="0" w:space="0" w:color="auto"/>
                    <w:bottom w:val="none" w:sz="0" w:space="0" w:color="auto"/>
                    <w:right w:val="none" w:sz="0" w:space="0" w:color="auto"/>
                  </w:divBdr>
                </w:div>
                <w:div w:id="42559314">
                  <w:marLeft w:val="0"/>
                  <w:marRight w:val="0"/>
                  <w:marTop w:val="0"/>
                  <w:marBottom w:val="0"/>
                  <w:divBdr>
                    <w:top w:val="none" w:sz="0" w:space="0" w:color="auto"/>
                    <w:left w:val="none" w:sz="0" w:space="0" w:color="auto"/>
                    <w:bottom w:val="none" w:sz="0" w:space="0" w:color="auto"/>
                    <w:right w:val="none" w:sz="0" w:space="0" w:color="auto"/>
                  </w:divBdr>
                </w:div>
                <w:div w:id="43144347">
                  <w:marLeft w:val="0"/>
                  <w:marRight w:val="0"/>
                  <w:marTop w:val="0"/>
                  <w:marBottom w:val="0"/>
                  <w:divBdr>
                    <w:top w:val="none" w:sz="0" w:space="0" w:color="auto"/>
                    <w:left w:val="none" w:sz="0" w:space="0" w:color="auto"/>
                    <w:bottom w:val="none" w:sz="0" w:space="0" w:color="auto"/>
                    <w:right w:val="none" w:sz="0" w:space="0" w:color="auto"/>
                  </w:divBdr>
                </w:div>
                <w:div w:id="44834946">
                  <w:marLeft w:val="0"/>
                  <w:marRight w:val="0"/>
                  <w:marTop w:val="0"/>
                  <w:marBottom w:val="0"/>
                  <w:divBdr>
                    <w:top w:val="none" w:sz="0" w:space="0" w:color="auto"/>
                    <w:left w:val="none" w:sz="0" w:space="0" w:color="auto"/>
                    <w:bottom w:val="none" w:sz="0" w:space="0" w:color="auto"/>
                    <w:right w:val="none" w:sz="0" w:space="0" w:color="auto"/>
                  </w:divBdr>
                </w:div>
                <w:div w:id="45833888">
                  <w:marLeft w:val="0"/>
                  <w:marRight w:val="0"/>
                  <w:marTop w:val="0"/>
                  <w:marBottom w:val="0"/>
                  <w:divBdr>
                    <w:top w:val="none" w:sz="0" w:space="0" w:color="auto"/>
                    <w:left w:val="none" w:sz="0" w:space="0" w:color="auto"/>
                    <w:bottom w:val="none" w:sz="0" w:space="0" w:color="auto"/>
                    <w:right w:val="none" w:sz="0" w:space="0" w:color="auto"/>
                  </w:divBdr>
                </w:div>
                <w:div w:id="49691922">
                  <w:marLeft w:val="0"/>
                  <w:marRight w:val="0"/>
                  <w:marTop w:val="0"/>
                  <w:marBottom w:val="0"/>
                  <w:divBdr>
                    <w:top w:val="none" w:sz="0" w:space="0" w:color="auto"/>
                    <w:left w:val="none" w:sz="0" w:space="0" w:color="auto"/>
                    <w:bottom w:val="none" w:sz="0" w:space="0" w:color="auto"/>
                    <w:right w:val="none" w:sz="0" w:space="0" w:color="auto"/>
                  </w:divBdr>
                </w:div>
                <w:div w:id="51464303">
                  <w:marLeft w:val="0"/>
                  <w:marRight w:val="0"/>
                  <w:marTop w:val="0"/>
                  <w:marBottom w:val="0"/>
                  <w:divBdr>
                    <w:top w:val="none" w:sz="0" w:space="0" w:color="auto"/>
                    <w:left w:val="none" w:sz="0" w:space="0" w:color="auto"/>
                    <w:bottom w:val="none" w:sz="0" w:space="0" w:color="auto"/>
                    <w:right w:val="none" w:sz="0" w:space="0" w:color="auto"/>
                  </w:divBdr>
                </w:div>
                <w:div w:id="52702506">
                  <w:marLeft w:val="0"/>
                  <w:marRight w:val="0"/>
                  <w:marTop w:val="0"/>
                  <w:marBottom w:val="0"/>
                  <w:divBdr>
                    <w:top w:val="none" w:sz="0" w:space="0" w:color="auto"/>
                    <w:left w:val="none" w:sz="0" w:space="0" w:color="auto"/>
                    <w:bottom w:val="none" w:sz="0" w:space="0" w:color="auto"/>
                    <w:right w:val="none" w:sz="0" w:space="0" w:color="auto"/>
                  </w:divBdr>
                </w:div>
                <w:div w:id="55596140">
                  <w:marLeft w:val="0"/>
                  <w:marRight w:val="0"/>
                  <w:marTop w:val="0"/>
                  <w:marBottom w:val="0"/>
                  <w:divBdr>
                    <w:top w:val="none" w:sz="0" w:space="0" w:color="auto"/>
                    <w:left w:val="none" w:sz="0" w:space="0" w:color="auto"/>
                    <w:bottom w:val="none" w:sz="0" w:space="0" w:color="auto"/>
                    <w:right w:val="none" w:sz="0" w:space="0" w:color="auto"/>
                  </w:divBdr>
                </w:div>
                <w:div w:id="60061106">
                  <w:marLeft w:val="0"/>
                  <w:marRight w:val="0"/>
                  <w:marTop w:val="0"/>
                  <w:marBottom w:val="0"/>
                  <w:divBdr>
                    <w:top w:val="none" w:sz="0" w:space="0" w:color="auto"/>
                    <w:left w:val="none" w:sz="0" w:space="0" w:color="auto"/>
                    <w:bottom w:val="none" w:sz="0" w:space="0" w:color="auto"/>
                    <w:right w:val="none" w:sz="0" w:space="0" w:color="auto"/>
                  </w:divBdr>
                </w:div>
                <w:div w:id="60715573">
                  <w:marLeft w:val="0"/>
                  <w:marRight w:val="0"/>
                  <w:marTop w:val="0"/>
                  <w:marBottom w:val="0"/>
                  <w:divBdr>
                    <w:top w:val="none" w:sz="0" w:space="0" w:color="auto"/>
                    <w:left w:val="none" w:sz="0" w:space="0" w:color="auto"/>
                    <w:bottom w:val="none" w:sz="0" w:space="0" w:color="auto"/>
                    <w:right w:val="none" w:sz="0" w:space="0" w:color="auto"/>
                  </w:divBdr>
                </w:div>
                <w:div w:id="61100783">
                  <w:marLeft w:val="0"/>
                  <w:marRight w:val="0"/>
                  <w:marTop w:val="0"/>
                  <w:marBottom w:val="0"/>
                  <w:divBdr>
                    <w:top w:val="none" w:sz="0" w:space="0" w:color="auto"/>
                    <w:left w:val="none" w:sz="0" w:space="0" w:color="auto"/>
                    <w:bottom w:val="none" w:sz="0" w:space="0" w:color="auto"/>
                    <w:right w:val="none" w:sz="0" w:space="0" w:color="auto"/>
                  </w:divBdr>
                </w:div>
                <w:div w:id="63189849">
                  <w:marLeft w:val="0"/>
                  <w:marRight w:val="0"/>
                  <w:marTop w:val="0"/>
                  <w:marBottom w:val="0"/>
                  <w:divBdr>
                    <w:top w:val="none" w:sz="0" w:space="0" w:color="auto"/>
                    <w:left w:val="none" w:sz="0" w:space="0" w:color="auto"/>
                    <w:bottom w:val="none" w:sz="0" w:space="0" w:color="auto"/>
                    <w:right w:val="none" w:sz="0" w:space="0" w:color="auto"/>
                  </w:divBdr>
                </w:div>
                <w:div w:id="64648213">
                  <w:marLeft w:val="0"/>
                  <w:marRight w:val="0"/>
                  <w:marTop w:val="0"/>
                  <w:marBottom w:val="0"/>
                  <w:divBdr>
                    <w:top w:val="none" w:sz="0" w:space="0" w:color="auto"/>
                    <w:left w:val="none" w:sz="0" w:space="0" w:color="auto"/>
                    <w:bottom w:val="none" w:sz="0" w:space="0" w:color="auto"/>
                    <w:right w:val="none" w:sz="0" w:space="0" w:color="auto"/>
                  </w:divBdr>
                </w:div>
                <w:div w:id="65542051">
                  <w:marLeft w:val="0"/>
                  <w:marRight w:val="0"/>
                  <w:marTop w:val="0"/>
                  <w:marBottom w:val="0"/>
                  <w:divBdr>
                    <w:top w:val="none" w:sz="0" w:space="0" w:color="auto"/>
                    <w:left w:val="none" w:sz="0" w:space="0" w:color="auto"/>
                    <w:bottom w:val="none" w:sz="0" w:space="0" w:color="auto"/>
                    <w:right w:val="none" w:sz="0" w:space="0" w:color="auto"/>
                  </w:divBdr>
                </w:div>
                <w:div w:id="67193550">
                  <w:marLeft w:val="0"/>
                  <w:marRight w:val="0"/>
                  <w:marTop w:val="0"/>
                  <w:marBottom w:val="0"/>
                  <w:divBdr>
                    <w:top w:val="none" w:sz="0" w:space="0" w:color="auto"/>
                    <w:left w:val="none" w:sz="0" w:space="0" w:color="auto"/>
                    <w:bottom w:val="none" w:sz="0" w:space="0" w:color="auto"/>
                    <w:right w:val="none" w:sz="0" w:space="0" w:color="auto"/>
                  </w:divBdr>
                </w:div>
                <w:div w:id="70740458">
                  <w:marLeft w:val="0"/>
                  <w:marRight w:val="0"/>
                  <w:marTop w:val="0"/>
                  <w:marBottom w:val="0"/>
                  <w:divBdr>
                    <w:top w:val="none" w:sz="0" w:space="0" w:color="auto"/>
                    <w:left w:val="none" w:sz="0" w:space="0" w:color="auto"/>
                    <w:bottom w:val="none" w:sz="0" w:space="0" w:color="auto"/>
                    <w:right w:val="none" w:sz="0" w:space="0" w:color="auto"/>
                  </w:divBdr>
                </w:div>
                <w:div w:id="71513956">
                  <w:marLeft w:val="0"/>
                  <w:marRight w:val="0"/>
                  <w:marTop w:val="0"/>
                  <w:marBottom w:val="0"/>
                  <w:divBdr>
                    <w:top w:val="none" w:sz="0" w:space="0" w:color="auto"/>
                    <w:left w:val="none" w:sz="0" w:space="0" w:color="auto"/>
                    <w:bottom w:val="none" w:sz="0" w:space="0" w:color="auto"/>
                    <w:right w:val="none" w:sz="0" w:space="0" w:color="auto"/>
                  </w:divBdr>
                </w:div>
                <w:div w:id="72051004">
                  <w:marLeft w:val="0"/>
                  <w:marRight w:val="0"/>
                  <w:marTop w:val="0"/>
                  <w:marBottom w:val="0"/>
                  <w:divBdr>
                    <w:top w:val="none" w:sz="0" w:space="0" w:color="auto"/>
                    <w:left w:val="none" w:sz="0" w:space="0" w:color="auto"/>
                    <w:bottom w:val="none" w:sz="0" w:space="0" w:color="auto"/>
                    <w:right w:val="none" w:sz="0" w:space="0" w:color="auto"/>
                  </w:divBdr>
                </w:div>
                <w:div w:id="72435378">
                  <w:marLeft w:val="0"/>
                  <w:marRight w:val="0"/>
                  <w:marTop w:val="0"/>
                  <w:marBottom w:val="0"/>
                  <w:divBdr>
                    <w:top w:val="none" w:sz="0" w:space="0" w:color="auto"/>
                    <w:left w:val="none" w:sz="0" w:space="0" w:color="auto"/>
                    <w:bottom w:val="none" w:sz="0" w:space="0" w:color="auto"/>
                    <w:right w:val="none" w:sz="0" w:space="0" w:color="auto"/>
                  </w:divBdr>
                </w:div>
                <w:div w:id="77291149">
                  <w:marLeft w:val="0"/>
                  <w:marRight w:val="0"/>
                  <w:marTop w:val="0"/>
                  <w:marBottom w:val="0"/>
                  <w:divBdr>
                    <w:top w:val="none" w:sz="0" w:space="0" w:color="auto"/>
                    <w:left w:val="none" w:sz="0" w:space="0" w:color="auto"/>
                    <w:bottom w:val="none" w:sz="0" w:space="0" w:color="auto"/>
                    <w:right w:val="none" w:sz="0" w:space="0" w:color="auto"/>
                  </w:divBdr>
                </w:div>
                <w:div w:id="78214950">
                  <w:marLeft w:val="0"/>
                  <w:marRight w:val="0"/>
                  <w:marTop w:val="0"/>
                  <w:marBottom w:val="0"/>
                  <w:divBdr>
                    <w:top w:val="none" w:sz="0" w:space="0" w:color="auto"/>
                    <w:left w:val="none" w:sz="0" w:space="0" w:color="auto"/>
                    <w:bottom w:val="none" w:sz="0" w:space="0" w:color="auto"/>
                    <w:right w:val="none" w:sz="0" w:space="0" w:color="auto"/>
                  </w:divBdr>
                </w:div>
                <w:div w:id="78796491">
                  <w:marLeft w:val="0"/>
                  <w:marRight w:val="0"/>
                  <w:marTop w:val="0"/>
                  <w:marBottom w:val="0"/>
                  <w:divBdr>
                    <w:top w:val="none" w:sz="0" w:space="0" w:color="auto"/>
                    <w:left w:val="none" w:sz="0" w:space="0" w:color="auto"/>
                    <w:bottom w:val="none" w:sz="0" w:space="0" w:color="auto"/>
                    <w:right w:val="none" w:sz="0" w:space="0" w:color="auto"/>
                  </w:divBdr>
                </w:div>
                <w:div w:id="79911927">
                  <w:marLeft w:val="0"/>
                  <w:marRight w:val="0"/>
                  <w:marTop w:val="0"/>
                  <w:marBottom w:val="0"/>
                  <w:divBdr>
                    <w:top w:val="none" w:sz="0" w:space="0" w:color="auto"/>
                    <w:left w:val="none" w:sz="0" w:space="0" w:color="auto"/>
                    <w:bottom w:val="none" w:sz="0" w:space="0" w:color="auto"/>
                    <w:right w:val="none" w:sz="0" w:space="0" w:color="auto"/>
                  </w:divBdr>
                </w:div>
                <w:div w:id="80683191">
                  <w:marLeft w:val="0"/>
                  <w:marRight w:val="0"/>
                  <w:marTop w:val="0"/>
                  <w:marBottom w:val="0"/>
                  <w:divBdr>
                    <w:top w:val="none" w:sz="0" w:space="0" w:color="auto"/>
                    <w:left w:val="none" w:sz="0" w:space="0" w:color="auto"/>
                    <w:bottom w:val="none" w:sz="0" w:space="0" w:color="auto"/>
                    <w:right w:val="none" w:sz="0" w:space="0" w:color="auto"/>
                  </w:divBdr>
                </w:div>
                <w:div w:id="82117586">
                  <w:marLeft w:val="0"/>
                  <w:marRight w:val="0"/>
                  <w:marTop w:val="0"/>
                  <w:marBottom w:val="0"/>
                  <w:divBdr>
                    <w:top w:val="none" w:sz="0" w:space="0" w:color="auto"/>
                    <w:left w:val="none" w:sz="0" w:space="0" w:color="auto"/>
                    <w:bottom w:val="none" w:sz="0" w:space="0" w:color="auto"/>
                    <w:right w:val="none" w:sz="0" w:space="0" w:color="auto"/>
                  </w:divBdr>
                </w:div>
                <w:div w:id="83065667">
                  <w:marLeft w:val="0"/>
                  <w:marRight w:val="0"/>
                  <w:marTop w:val="0"/>
                  <w:marBottom w:val="0"/>
                  <w:divBdr>
                    <w:top w:val="none" w:sz="0" w:space="0" w:color="auto"/>
                    <w:left w:val="none" w:sz="0" w:space="0" w:color="auto"/>
                    <w:bottom w:val="none" w:sz="0" w:space="0" w:color="auto"/>
                    <w:right w:val="none" w:sz="0" w:space="0" w:color="auto"/>
                  </w:divBdr>
                </w:div>
                <w:div w:id="83187814">
                  <w:marLeft w:val="0"/>
                  <w:marRight w:val="0"/>
                  <w:marTop w:val="0"/>
                  <w:marBottom w:val="0"/>
                  <w:divBdr>
                    <w:top w:val="none" w:sz="0" w:space="0" w:color="auto"/>
                    <w:left w:val="none" w:sz="0" w:space="0" w:color="auto"/>
                    <w:bottom w:val="none" w:sz="0" w:space="0" w:color="auto"/>
                    <w:right w:val="none" w:sz="0" w:space="0" w:color="auto"/>
                  </w:divBdr>
                </w:div>
                <w:div w:id="87971553">
                  <w:marLeft w:val="0"/>
                  <w:marRight w:val="0"/>
                  <w:marTop w:val="0"/>
                  <w:marBottom w:val="0"/>
                  <w:divBdr>
                    <w:top w:val="none" w:sz="0" w:space="0" w:color="auto"/>
                    <w:left w:val="none" w:sz="0" w:space="0" w:color="auto"/>
                    <w:bottom w:val="none" w:sz="0" w:space="0" w:color="auto"/>
                    <w:right w:val="none" w:sz="0" w:space="0" w:color="auto"/>
                  </w:divBdr>
                </w:div>
                <w:div w:id="88085588">
                  <w:marLeft w:val="0"/>
                  <w:marRight w:val="0"/>
                  <w:marTop w:val="0"/>
                  <w:marBottom w:val="0"/>
                  <w:divBdr>
                    <w:top w:val="none" w:sz="0" w:space="0" w:color="auto"/>
                    <w:left w:val="none" w:sz="0" w:space="0" w:color="auto"/>
                    <w:bottom w:val="none" w:sz="0" w:space="0" w:color="auto"/>
                    <w:right w:val="none" w:sz="0" w:space="0" w:color="auto"/>
                  </w:divBdr>
                </w:div>
                <w:div w:id="93324077">
                  <w:marLeft w:val="0"/>
                  <w:marRight w:val="0"/>
                  <w:marTop w:val="0"/>
                  <w:marBottom w:val="0"/>
                  <w:divBdr>
                    <w:top w:val="none" w:sz="0" w:space="0" w:color="auto"/>
                    <w:left w:val="none" w:sz="0" w:space="0" w:color="auto"/>
                    <w:bottom w:val="none" w:sz="0" w:space="0" w:color="auto"/>
                    <w:right w:val="none" w:sz="0" w:space="0" w:color="auto"/>
                  </w:divBdr>
                </w:div>
                <w:div w:id="93716526">
                  <w:marLeft w:val="0"/>
                  <w:marRight w:val="0"/>
                  <w:marTop w:val="0"/>
                  <w:marBottom w:val="0"/>
                  <w:divBdr>
                    <w:top w:val="none" w:sz="0" w:space="0" w:color="auto"/>
                    <w:left w:val="none" w:sz="0" w:space="0" w:color="auto"/>
                    <w:bottom w:val="none" w:sz="0" w:space="0" w:color="auto"/>
                    <w:right w:val="none" w:sz="0" w:space="0" w:color="auto"/>
                  </w:divBdr>
                </w:div>
                <w:div w:id="96222608">
                  <w:marLeft w:val="0"/>
                  <w:marRight w:val="0"/>
                  <w:marTop w:val="0"/>
                  <w:marBottom w:val="0"/>
                  <w:divBdr>
                    <w:top w:val="none" w:sz="0" w:space="0" w:color="auto"/>
                    <w:left w:val="none" w:sz="0" w:space="0" w:color="auto"/>
                    <w:bottom w:val="none" w:sz="0" w:space="0" w:color="auto"/>
                    <w:right w:val="none" w:sz="0" w:space="0" w:color="auto"/>
                  </w:divBdr>
                </w:div>
                <w:div w:id="98065426">
                  <w:marLeft w:val="0"/>
                  <w:marRight w:val="0"/>
                  <w:marTop w:val="0"/>
                  <w:marBottom w:val="0"/>
                  <w:divBdr>
                    <w:top w:val="none" w:sz="0" w:space="0" w:color="auto"/>
                    <w:left w:val="none" w:sz="0" w:space="0" w:color="auto"/>
                    <w:bottom w:val="none" w:sz="0" w:space="0" w:color="auto"/>
                    <w:right w:val="none" w:sz="0" w:space="0" w:color="auto"/>
                  </w:divBdr>
                </w:div>
                <w:div w:id="99185835">
                  <w:marLeft w:val="0"/>
                  <w:marRight w:val="0"/>
                  <w:marTop w:val="0"/>
                  <w:marBottom w:val="0"/>
                  <w:divBdr>
                    <w:top w:val="none" w:sz="0" w:space="0" w:color="auto"/>
                    <w:left w:val="none" w:sz="0" w:space="0" w:color="auto"/>
                    <w:bottom w:val="none" w:sz="0" w:space="0" w:color="auto"/>
                    <w:right w:val="none" w:sz="0" w:space="0" w:color="auto"/>
                  </w:divBdr>
                </w:div>
                <w:div w:id="100733098">
                  <w:marLeft w:val="0"/>
                  <w:marRight w:val="0"/>
                  <w:marTop w:val="0"/>
                  <w:marBottom w:val="0"/>
                  <w:divBdr>
                    <w:top w:val="none" w:sz="0" w:space="0" w:color="auto"/>
                    <w:left w:val="none" w:sz="0" w:space="0" w:color="auto"/>
                    <w:bottom w:val="none" w:sz="0" w:space="0" w:color="auto"/>
                    <w:right w:val="none" w:sz="0" w:space="0" w:color="auto"/>
                  </w:divBdr>
                </w:div>
                <w:div w:id="102263952">
                  <w:marLeft w:val="0"/>
                  <w:marRight w:val="0"/>
                  <w:marTop w:val="0"/>
                  <w:marBottom w:val="0"/>
                  <w:divBdr>
                    <w:top w:val="none" w:sz="0" w:space="0" w:color="auto"/>
                    <w:left w:val="none" w:sz="0" w:space="0" w:color="auto"/>
                    <w:bottom w:val="none" w:sz="0" w:space="0" w:color="auto"/>
                    <w:right w:val="none" w:sz="0" w:space="0" w:color="auto"/>
                  </w:divBdr>
                </w:div>
                <w:div w:id="103228258">
                  <w:marLeft w:val="0"/>
                  <w:marRight w:val="0"/>
                  <w:marTop w:val="0"/>
                  <w:marBottom w:val="0"/>
                  <w:divBdr>
                    <w:top w:val="none" w:sz="0" w:space="0" w:color="auto"/>
                    <w:left w:val="none" w:sz="0" w:space="0" w:color="auto"/>
                    <w:bottom w:val="none" w:sz="0" w:space="0" w:color="auto"/>
                    <w:right w:val="none" w:sz="0" w:space="0" w:color="auto"/>
                  </w:divBdr>
                </w:div>
                <w:div w:id="106437648">
                  <w:marLeft w:val="0"/>
                  <w:marRight w:val="0"/>
                  <w:marTop w:val="0"/>
                  <w:marBottom w:val="0"/>
                  <w:divBdr>
                    <w:top w:val="none" w:sz="0" w:space="0" w:color="auto"/>
                    <w:left w:val="none" w:sz="0" w:space="0" w:color="auto"/>
                    <w:bottom w:val="none" w:sz="0" w:space="0" w:color="auto"/>
                    <w:right w:val="none" w:sz="0" w:space="0" w:color="auto"/>
                  </w:divBdr>
                </w:div>
                <w:div w:id="106704821">
                  <w:marLeft w:val="0"/>
                  <w:marRight w:val="0"/>
                  <w:marTop w:val="0"/>
                  <w:marBottom w:val="0"/>
                  <w:divBdr>
                    <w:top w:val="none" w:sz="0" w:space="0" w:color="auto"/>
                    <w:left w:val="none" w:sz="0" w:space="0" w:color="auto"/>
                    <w:bottom w:val="none" w:sz="0" w:space="0" w:color="auto"/>
                    <w:right w:val="none" w:sz="0" w:space="0" w:color="auto"/>
                  </w:divBdr>
                </w:div>
                <w:div w:id="109008308">
                  <w:marLeft w:val="0"/>
                  <w:marRight w:val="0"/>
                  <w:marTop w:val="0"/>
                  <w:marBottom w:val="0"/>
                  <w:divBdr>
                    <w:top w:val="none" w:sz="0" w:space="0" w:color="auto"/>
                    <w:left w:val="none" w:sz="0" w:space="0" w:color="auto"/>
                    <w:bottom w:val="none" w:sz="0" w:space="0" w:color="auto"/>
                    <w:right w:val="none" w:sz="0" w:space="0" w:color="auto"/>
                  </w:divBdr>
                </w:div>
                <w:div w:id="110322030">
                  <w:marLeft w:val="0"/>
                  <w:marRight w:val="0"/>
                  <w:marTop w:val="0"/>
                  <w:marBottom w:val="0"/>
                  <w:divBdr>
                    <w:top w:val="none" w:sz="0" w:space="0" w:color="auto"/>
                    <w:left w:val="none" w:sz="0" w:space="0" w:color="auto"/>
                    <w:bottom w:val="none" w:sz="0" w:space="0" w:color="auto"/>
                    <w:right w:val="none" w:sz="0" w:space="0" w:color="auto"/>
                  </w:divBdr>
                </w:div>
                <w:div w:id="110636131">
                  <w:marLeft w:val="0"/>
                  <w:marRight w:val="0"/>
                  <w:marTop w:val="0"/>
                  <w:marBottom w:val="0"/>
                  <w:divBdr>
                    <w:top w:val="none" w:sz="0" w:space="0" w:color="auto"/>
                    <w:left w:val="none" w:sz="0" w:space="0" w:color="auto"/>
                    <w:bottom w:val="none" w:sz="0" w:space="0" w:color="auto"/>
                    <w:right w:val="none" w:sz="0" w:space="0" w:color="auto"/>
                  </w:divBdr>
                </w:div>
                <w:div w:id="111948456">
                  <w:marLeft w:val="0"/>
                  <w:marRight w:val="0"/>
                  <w:marTop w:val="0"/>
                  <w:marBottom w:val="0"/>
                  <w:divBdr>
                    <w:top w:val="none" w:sz="0" w:space="0" w:color="auto"/>
                    <w:left w:val="none" w:sz="0" w:space="0" w:color="auto"/>
                    <w:bottom w:val="none" w:sz="0" w:space="0" w:color="auto"/>
                    <w:right w:val="none" w:sz="0" w:space="0" w:color="auto"/>
                  </w:divBdr>
                </w:div>
                <w:div w:id="115956006">
                  <w:marLeft w:val="0"/>
                  <w:marRight w:val="0"/>
                  <w:marTop w:val="0"/>
                  <w:marBottom w:val="0"/>
                  <w:divBdr>
                    <w:top w:val="none" w:sz="0" w:space="0" w:color="auto"/>
                    <w:left w:val="none" w:sz="0" w:space="0" w:color="auto"/>
                    <w:bottom w:val="none" w:sz="0" w:space="0" w:color="auto"/>
                    <w:right w:val="none" w:sz="0" w:space="0" w:color="auto"/>
                  </w:divBdr>
                </w:div>
                <w:div w:id="119225757">
                  <w:marLeft w:val="0"/>
                  <w:marRight w:val="0"/>
                  <w:marTop w:val="0"/>
                  <w:marBottom w:val="0"/>
                  <w:divBdr>
                    <w:top w:val="none" w:sz="0" w:space="0" w:color="auto"/>
                    <w:left w:val="none" w:sz="0" w:space="0" w:color="auto"/>
                    <w:bottom w:val="none" w:sz="0" w:space="0" w:color="auto"/>
                    <w:right w:val="none" w:sz="0" w:space="0" w:color="auto"/>
                  </w:divBdr>
                </w:div>
                <w:div w:id="119344112">
                  <w:marLeft w:val="0"/>
                  <w:marRight w:val="0"/>
                  <w:marTop w:val="0"/>
                  <w:marBottom w:val="0"/>
                  <w:divBdr>
                    <w:top w:val="none" w:sz="0" w:space="0" w:color="auto"/>
                    <w:left w:val="none" w:sz="0" w:space="0" w:color="auto"/>
                    <w:bottom w:val="none" w:sz="0" w:space="0" w:color="auto"/>
                    <w:right w:val="none" w:sz="0" w:space="0" w:color="auto"/>
                  </w:divBdr>
                </w:div>
                <w:div w:id="119884866">
                  <w:marLeft w:val="0"/>
                  <w:marRight w:val="0"/>
                  <w:marTop w:val="0"/>
                  <w:marBottom w:val="0"/>
                  <w:divBdr>
                    <w:top w:val="none" w:sz="0" w:space="0" w:color="auto"/>
                    <w:left w:val="none" w:sz="0" w:space="0" w:color="auto"/>
                    <w:bottom w:val="none" w:sz="0" w:space="0" w:color="auto"/>
                    <w:right w:val="none" w:sz="0" w:space="0" w:color="auto"/>
                  </w:divBdr>
                </w:div>
                <w:div w:id="121268832">
                  <w:marLeft w:val="0"/>
                  <w:marRight w:val="0"/>
                  <w:marTop w:val="0"/>
                  <w:marBottom w:val="0"/>
                  <w:divBdr>
                    <w:top w:val="none" w:sz="0" w:space="0" w:color="auto"/>
                    <w:left w:val="none" w:sz="0" w:space="0" w:color="auto"/>
                    <w:bottom w:val="none" w:sz="0" w:space="0" w:color="auto"/>
                    <w:right w:val="none" w:sz="0" w:space="0" w:color="auto"/>
                  </w:divBdr>
                </w:div>
                <w:div w:id="121776862">
                  <w:marLeft w:val="0"/>
                  <w:marRight w:val="0"/>
                  <w:marTop w:val="0"/>
                  <w:marBottom w:val="0"/>
                  <w:divBdr>
                    <w:top w:val="none" w:sz="0" w:space="0" w:color="auto"/>
                    <w:left w:val="none" w:sz="0" w:space="0" w:color="auto"/>
                    <w:bottom w:val="none" w:sz="0" w:space="0" w:color="auto"/>
                    <w:right w:val="none" w:sz="0" w:space="0" w:color="auto"/>
                  </w:divBdr>
                </w:div>
                <w:div w:id="123893492">
                  <w:marLeft w:val="0"/>
                  <w:marRight w:val="0"/>
                  <w:marTop w:val="0"/>
                  <w:marBottom w:val="0"/>
                  <w:divBdr>
                    <w:top w:val="none" w:sz="0" w:space="0" w:color="auto"/>
                    <w:left w:val="none" w:sz="0" w:space="0" w:color="auto"/>
                    <w:bottom w:val="none" w:sz="0" w:space="0" w:color="auto"/>
                    <w:right w:val="none" w:sz="0" w:space="0" w:color="auto"/>
                  </w:divBdr>
                </w:div>
                <w:div w:id="125127937">
                  <w:marLeft w:val="0"/>
                  <w:marRight w:val="0"/>
                  <w:marTop w:val="0"/>
                  <w:marBottom w:val="0"/>
                  <w:divBdr>
                    <w:top w:val="none" w:sz="0" w:space="0" w:color="auto"/>
                    <w:left w:val="none" w:sz="0" w:space="0" w:color="auto"/>
                    <w:bottom w:val="none" w:sz="0" w:space="0" w:color="auto"/>
                    <w:right w:val="none" w:sz="0" w:space="0" w:color="auto"/>
                  </w:divBdr>
                </w:div>
                <w:div w:id="125241649">
                  <w:marLeft w:val="0"/>
                  <w:marRight w:val="0"/>
                  <w:marTop w:val="0"/>
                  <w:marBottom w:val="0"/>
                  <w:divBdr>
                    <w:top w:val="none" w:sz="0" w:space="0" w:color="auto"/>
                    <w:left w:val="none" w:sz="0" w:space="0" w:color="auto"/>
                    <w:bottom w:val="none" w:sz="0" w:space="0" w:color="auto"/>
                    <w:right w:val="none" w:sz="0" w:space="0" w:color="auto"/>
                  </w:divBdr>
                </w:div>
                <w:div w:id="125389442">
                  <w:marLeft w:val="0"/>
                  <w:marRight w:val="0"/>
                  <w:marTop w:val="0"/>
                  <w:marBottom w:val="0"/>
                  <w:divBdr>
                    <w:top w:val="none" w:sz="0" w:space="0" w:color="auto"/>
                    <w:left w:val="none" w:sz="0" w:space="0" w:color="auto"/>
                    <w:bottom w:val="none" w:sz="0" w:space="0" w:color="auto"/>
                    <w:right w:val="none" w:sz="0" w:space="0" w:color="auto"/>
                  </w:divBdr>
                </w:div>
                <w:div w:id="125700722">
                  <w:marLeft w:val="0"/>
                  <w:marRight w:val="0"/>
                  <w:marTop w:val="0"/>
                  <w:marBottom w:val="0"/>
                  <w:divBdr>
                    <w:top w:val="none" w:sz="0" w:space="0" w:color="auto"/>
                    <w:left w:val="none" w:sz="0" w:space="0" w:color="auto"/>
                    <w:bottom w:val="none" w:sz="0" w:space="0" w:color="auto"/>
                    <w:right w:val="none" w:sz="0" w:space="0" w:color="auto"/>
                  </w:divBdr>
                </w:div>
                <w:div w:id="130295413">
                  <w:marLeft w:val="0"/>
                  <w:marRight w:val="0"/>
                  <w:marTop w:val="0"/>
                  <w:marBottom w:val="0"/>
                  <w:divBdr>
                    <w:top w:val="none" w:sz="0" w:space="0" w:color="auto"/>
                    <w:left w:val="none" w:sz="0" w:space="0" w:color="auto"/>
                    <w:bottom w:val="none" w:sz="0" w:space="0" w:color="auto"/>
                    <w:right w:val="none" w:sz="0" w:space="0" w:color="auto"/>
                  </w:divBdr>
                </w:div>
                <w:div w:id="130634631">
                  <w:marLeft w:val="0"/>
                  <w:marRight w:val="0"/>
                  <w:marTop w:val="0"/>
                  <w:marBottom w:val="0"/>
                  <w:divBdr>
                    <w:top w:val="none" w:sz="0" w:space="0" w:color="auto"/>
                    <w:left w:val="none" w:sz="0" w:space="0" w:color="auto"/>
                    <w:bottom w:val="none" w:sz="0" w:space="0" w:color="auto"/>
                    <w:right w:val="none" w:sz="0" w:space="0" w:color="auto"/>
                  </w:divBdr>
                </w:div>
                <w:div w:id="132135863">
                  <w:marLeft w:val="0"/>
                  <w:marRight w:val="0"/>
                  <w:marTop w:val="0"/>
                  <w:marBottom w:val="0"/>
                  <w:divBdr>
                    <w:top w:val="none" w:sz="0" w:space="0" w:color="auto"/>
                    <w:left w:val="none" w:sz="0" w:space="0" w:color="auto"/>
                    <w:bottom w:val="none" w:sz="0" w:space="0" w:color="auto"/>
                    <w:right w:val="none" w:sz="0" w:space="0" w:color="auto"/>
                  </w:divBdr>
                </w:div>
                <w:div w:id="135807132">
                  <w:marLeft w:val="0"/>
                  <w:marRight w:val="0"/>
                  <w:marTop w:val="0"/>
                  <w:marBottom w:val="0"/>
                  <w:divBdr>
                    <w:top w:val="none" w:sz="0" w:space="0" w:color="auto"/>
                    <w:left w:val="none" w:sz="0" w:space="0" w:color="auto"/>
                    <w:bottom w:val="none" w:sz="0" w:space="0" w:color="auto"/>
                    <w:right w:val="none" w:sz="0" w:space="0" w:color="auto"/>
                  </w:divBdr>
                </w:div>
                <w:div w:id="140510400">
                  <w:marLeft w:val="0"/>
                  <w:marRight w:val="0"/>
                  <w:marTop w:val="0"/>
                  <w:marBottom w:val="0"/>
                  <w:divBdr>
                    <w:top w:val="none" w:sz="0" w:space="0" w:color="auto"/>
                    <w:left w:val="none" w:sz="0" w:space="0" w:color="auto"/>
                    <w:bottom w:val="none" w:sz="0" w:space="0" w:color="auto"/>
                    <w:right w:val="none" w:sz="0" w:space="0" w:color="auto"/>
                  </w:divBdr>
                </w:div>
                <w:div w:id="143399753">
                  <w:marLeft w:val="0"/>
                  <w:marRight w:val="0"/>
                  <w:marTop w:val="0"/>
                  <w:marBottom w:val="0"/>
                  <w:divBdr>
                    <w:top w:val="none" w:sz="0" w:space="0" w:color="auto"/>
                    <w:left w:val="none" w:sz="0" w:space="0" w:color="auto"/>
                    <w:bottom w:val="none" w:sz="0" w:space="0" w:color="auto"/>
                    <w:right w:val="none" w:sz="0" w:space="0" w:color="auto"/>
                  </w:divBdr>
                </w:div>
                <w:div w:id="144246446">
                  <w:marLeft w:val="0"/>
                  <w:marRight w:val="0"/>
                  <w:marTop w:val="0"/>
                  <w:marBottom w:val="0"/>
                  <w:divBdr>
                    <w:top w:val="none" w:sz="0" w:space="0" w:color="auto"/>
                    <w:left w:val="none" w:sz="0" w:space="0" w:color="auto"/>
                    <w:bottom w:val="none" w:sz="0" w:space="0" w:color="auto"/>
                    <w:right w:val="none" w:sz="0" w:space="0" w:color="auto"/>
                  </w:divBdr>
                </w:div>
                <w:div w:id="148789531">
                  <w:marLeft w:val="0"/>
                  <w:marRight w:val="0"/>
                  <w:marTop w:val="0"/>
                  <w:marBottom w:val="0"/>
                  <w:divBdr>
                    <w:top w:val="none" w:sz="0" w:space="0" w:color="auto"/>
                    <w:left w:val="none" w:sz="0" w:space="0" w:color="auto"/>
                    <w:bottom w:val="none" w:sz="0" w:space="0" w:color="auto"/>
                    <w:right w:val="none" w:sz="0" w:space="0" w:color="auto"/>
                  </w:divBdr>
                </w:div>
                <w:div w:id="151675675">
                  <w:marLeft w:val="0"/>
                  <w:marRight w:val="0"/>
                  <w:marTop w:val="0"/>
                  <w:marBottom w:val="0"/>
                  <w:divBdr>
                    <w:top w:val="none" w:sz="0" w:space="0" w:color="auto"/>
                    <w:left w:val="none" w:sz="0" w:space="0" w:color="auto"/>
                    <w:bottom w:val="none" w:sz="0" w:space="0" w:color="auto"/>
                    <w:right w:val="none" w:sz="0" w:space="0" w:color="auto"/>
                  </w:divBdr>
                </w:div>
                <w:div w:id="151994951">
                  <w:marLeft w:val="0"/>
                  <w:marRight w:val="0"/>
                  <w:marTop w:val="0"/>
                  <w:marBottom w:val="0"/>
                  <w:divBdr>
                    <w:top w:val="none" w:sz="0" w:space="0" w:color="auto"/>
                    <w:left w:val="none" w:sz="0" w:space="0" w:color="auto"/>
                    <w:bottom w:val="none" w:sz="0" w:space="0" w:color="auto"/>
                    <w:right w:val="none" w:sz="0" w:space="0" w:color="auto"/>
                  </w:divBdr>
                </w:div>
                <w:div w:id="154107634">
                  <w:marLeft w:val="0"/>
                  <w:marRight w:val="0"/>
                  <w:marTop w:val="0"/>
                  <w:marBottom w:val="0"/>
                  <w:divBdr>
                    <w:top w:val="none" w:sz="0" w:space="0" w:color="auto"/>
                    <w:left w:val="none" w:sz="0" w:space="0" w:color="auto"/>
                    <w:bottom w:val="none" w:sz="0" w:space="0" w:color="auto"/>
                    <w:right w:val="none" w:sz="0" w:space="0" w:color="auto"/>
                  </w:divBdr>
                </w:div>
                <w:div w:id="157112330">
                  <w:marLeft w:val="0"/>
                  <w:marRight w:val="0"/>
                  <w:marTop w:val="0"/>
                  <w:marBottom w:val="0"/>
                  <w:divBdr>
                    <w:top w:val="none" w:sz="0" w:space="0" w:color="auto"/>
                    <w:left w:val="none" w:sz="0" w:space="0" w:color="auto"/>
                    <w:bottom w:val="none" w:sz="0" w:space="0" w:color="auto"/>
                    <w:right w:val="none" w:sz="0" w:space="0" w:color="auto"/>
                  </w:divBdr>
                </w:div>
                <w:div w:id="161551595">
                  <w:marLeft w:val="0"/>
                  <w:marRight w:val="0"/>
                  <w:marTop w:val="0"/>
                  <w:marBottom w:val="0"/>
                  <w:divBdr>
                    <w:top w:val="none" w:sz="0" w:space="0" w:color="auto"/>
                    <w:left w:val="none" w:sz="0" w:space="0" w:color="auto"/>
                    <w:bottom w:val="none" w:sz="0" w:space="0" w:color="auto"/>
                    <w:right w:val="none" w:sz="0" w:space="0" w:color="auto"/>
                  </w:divBdr>
                </w:div>
                <w:div w:id="163983611">
                  <w:marLeft w:val="0"/>
                  <w:marRight w:val="0"/>
                  <w:marTop w:val="0"/>
                  <w:marBottom w:val="0"/>
                  <w:divBdr>
                    <w:top w:val="none" w:sz="0" w:space="0" w:color="auto"/>
                    <w:left w:val="none" w:sz="0" w:space="0" w:color="auto"/>
                    <w:bottom w:val="none" w:sz="0" w:space="0" w:color="auto"/>
                    <w:right w:val="none" w:sz="0" w:space="0" w:color="auto"/>
                  </w:divBdr>
                </w:div>
                <w:div w:id="164369208">
                  <w:marLeft w:val="0"/>
                  <w:marRight w:val="0"/>
                  <w:marTop w:val="0"/>
                  <w:marBottom w:val="0"/>
                  <w:divBdr>
                    <w:top w:val="none" w:sz="0" w:space="0" w:color="auto"/>
                    <w:left w:val="none" w:sz="0" w:space="0" w:color="auto"/>
                    <w:bottom w:val="none" w:sz="0" w:space="0" w:color="auto"/>
                    <w:right w:val="none" w:sz="0" w:space="0" w:color="auto"/>
                  </w:divBdr>
                </w:div>
                <w:div w:id="164901737">
                  <w:marLeft w:val="0"/>
                  <w:marRight w:val="0"/>
                  <w:marTop w:val="0"/>
                  <w:marBottom w:val="0"/>
                  <w:divBdr>
                    <w:top w:val="none" w:sz="0" w:space="0" w:color="auto"/>
                    <w:left w:val="none" w:sz="0" w:space="0" w:color="auto"/>
                    <w:bottom w:val="none" w:sz="0" w:space="0" w:color="auto"/>
                    <w:right w:val="none" w:sz="0" w:space="0" w:color="auto"/>
                  </w:divBdr>
                </w:div>
                <w:div w:id="170994179">
                  <w:marLeft w:val="0"/>
                  <w:marRight w:val="0"/>
                  <w:marTop w:val="0"/>
                  <w:marBottom w:val="0"/>
                  <w:divBdr>
                    <w:top w:val="none" w:sz="0" w:space="0" w:color="auto"/>
                    <w:left w:val="none" w:sz="0" w:space="0" w:color="auto"/>
                    <w:bottom w:val="none" w:sz="0" w:space="0" w:color="auto"/>
                    <w:right w:val="none" w:sz="0" w:space="0" w:color="auto"/>
                  </w:divBdr>
                </w:div>
                <w:div w:id="171342438">
                  <w:marLeft w:val="0"/>
                  <w:marRight w:val="0"/>
                  <w:marTop w:val="0"/>
                  <w:marBottom w:val="0"/>
                  <w:divBdr>
                    <w:top w:val="none" w:sz="0" w:space="0" w:color="auto"/>
                    <w:left w:val="none" w:sz="0" w:space="0" w:color="auto"/>
                    <w:bottom w:val="none" w:sz="0" w:space="0" w:color="auto"/>
                    <w:right w:val="none" w:sz="0" w:space="0" w:color="auto"/>
                  </w:divBdr>
                </w:div>
                <w:div w:id="171409293">
                  <w:marLeft w:val="0"/>
                  <w:marRight w:val="0"/>
                  <w:marTop w:val="0"/>
                  <w:marBottom w:val="0"/>
                  <w:divBdr>
                    <w:top w:val="none" w:sz="0" w:space="0" w:color="auto"/>
                    <w:left w:val="none" w:sz="0" w:space="0" w:color="auto"/>
                    <w:bottom w:val="none" w:sz="0" w:space="0" w:color="auto"/>
                    <w:right w:val="none" w:sz="0" w:space="0" w:color="auto"/>
                  </w:divBdr>
                </w:div>
                <w:div w:id="171728992">
                  <w:marLeft w:val="0"/>
                  <w:marRight w:val="0"/>
                  <w:marTop w:val="0"/>
                  <w:marBottom w:val="0"/>
                  <w:divBdr>
                    <w:top w:val="none" w:sz="0" w:space="0" w:color="auto"/>
                    <w:left w:val="none" w:sz="0" w:space="0" w:color="auto"/>
                    <w:bottom w:val="none" w:sz="0" w:space="0" w:color="auto"/>
                    <w:right w:val="none" w:sz="0" w:space="0" w:color="auto"/>
                  </w:divBdr>
                </w:div>
                <w:div w:id="172040260">
                  <w:marLeft w:val="0"/>
                  <w:marRight w:val="0"/>
                  <w:marTop w:val="0"/>
                  <w:marBottom w:val="0"/>
                  <w:divBdr>
                    <w:top w:val="none" w:sz="0" w:space="0" w:color="auto"/>
                    <w:left w:val="none" w:sz="0" w:space="0" w:color="auto"/>
                    <w:bottom w:val="none" w:sz="0" w:space="0" w:color="auto"/>
                    <w:right w:val="none" w:sz="0" w:space="0" w:color="auto"/>
                  </w:divBdr>
                </w:div>
                <w:div w:id="180239769">
                  <w:marLeft w:val="0"/>
                  <w:marRight w:val="0"/>
                  <w:marTop w:val="0"/>
                  <w:marBottom w:val="0"/>
                  <w:divBdr>
                    <w:top w:val="none" w:sz="0" w:space="0" w:color="auto"/>
                    <w:left w:val="none" w:sz="0" w:space="0" w:color="auto"/>
                    <w:bottom w:val="none" w:sz="0" w:space="0" w:color="auto"/>
                    <w:right w:val="none" w:sz="0" w:space="0" w:color="auto"/>
                  </w:divBdr>
                </w:div>
                <w:div w:id="180751761">
                  <w:marLeft w:val="0"/>
                  <w:marRight w:val="0"/>
                  <w:marTop w:val="0"/>
                  <w:marBottom w:val="0"/>
                  <w:divBdr>
                    <w:top w:val="none" w:sz="0" w:space="0" w:color="auto"/>
                    <w:left w:val="none" w:sz="0" w:space="0" w:color="auto"/>
                    <w:bottom w:val="none" w:sz="0" w:space="0" w:color="auto"/>
                    <w:right w:val="none" w:sz="0" w:space="0" w:color="auto"/>
                  </w:divBdr>
                </w:div>
                <w:div w:id="180973617">
                  <w:marLeft w:val="0"/>
                  <w:marRight w:val="0"/>
                  <w:marTop w:val="0"/>
                  <w:marBottom w:val="0"/>
                  <w:divBdr>
                    <w:top w:val="none" w:sz="0" w:space="0" w:color="auto"/>
                    <w:left w:val="none" w:sz="0" w:space="0" w:color="auto"/>
                    <w:bottom w:val="none" w:sz="0" w:space="0" w:color="auto"/>
                    <w:right w:val="none" w:sz="0" w:space="0" w:color="auto"/>
                  </w:divBdr>
                </w:div>
                <w:div w:id="184951636">
                  <w:marLeft w:val="0"/>
                  <w:marRight w:val="0"/>
                  <w:marTop w:val="0"/>
                  <w:marBottom w:val="0"/>
                  <w:divBdr>
                    <w:top w:val="none" w:sz="0" w:space="0" w:color="auto"/>
                    <w:left w:val="none" w:sz="0" w:space="0" w:color="auto"/>
                    <w:bottom w:val="none" w:sz="0" w:space="0" w:color="auto"/>
                    <w:right w:val="none" w:sz="0" w:space="0" w:color="auto"/>
                  </w:divBdr>
                </w:div>
                <w:div w:id="186219439">
                  <w:marLeft w:val="0"/>
                  <w:marRight w:val="0"/>
                  <w:marTop w:val="0"/>
                  <w:marBottom w:val="0"/>
                  <w:divBdr>
                    <w:top w:val="none" w:sz="0" w:space="0" w:color="auto"/>
                    <w:left w:val="none" w:sz="0" w:space="0" w:color="auto"/>
                    <w:bottom w:val="none" w:sz="0" w:space="0" w:color="auto"/>
                    <w:right w:val="none" w:sz="0" w:space="0" w:color="auto"/>
                  </w:divBdr>
                </w:div>
                <w:div w:id="190730511">
                  <w:marLeft w:val="0"/>
                  <w:marRight w:val="0"/>
                  <w:marTop w:val="0"/>
                  <w:marBottom w:val="0"/>
                  <w:divBdr>
                    <w:top w:val="none" w:sz="0" w:space="0" w:color="auto"/>
                    <w:left w:val="none" w:sz="0" w:space="0" w:color="auto"/>
                    <w:bottom w:val="none" w:sz="0" w:space="0" w:color="auto"/>
                    <w:right w:val="none" w:sz="0" w:space="0" w:color="auto"/>
                  </w:divBdr>
                </w:div>
                <w:div w:id="193008754">
                  <w:marLeft w:val="0"/>
                  <w:marRight w:val="0"/>
                  <w:marTop w:val="0"/>
                  <w:marBottom w:val="0"/>
                  <w:divBdr>
                    <w:top w:val="none" w:sz="0" w:space="0" w:color="auto"/>
                    <w:left w:val="none" w:sz="0" w:space="0" w:color="auto"/>
                    <w:bottom w:val="none" w:sz="0" w:space="0" w:color="auto"/>
                    <w:right w:val="none" w:sz="0" w:space="0" w:color="auto"/>
                  </w:divBdr>
                </w:div>
                <w:div w:id="194464931">
                  <w:marLeft w:val="0"/>
                  <w:marRight w:val="0"/>
                  <w:marTop w:val="0"/>
                  <w:marBottom w:val="0"/>
                  <w:divBdr>
                    <w:top w:val="none" w:sz="0" w:space="0" w:color="auto"/>
                    <w:left w:val="none" w:sz="0" w:space="0" w:color="auto"/>
                    <w:bottom w:val="none" w:sz="0" w:space="0" w:color="auto"/>
                    <w:right w:val="none" w:sz="0" w:space="0" w:color="auto"/>
                  </w:divBdr>
                </w:div>
                <w:div w:id="196890825">
                  <w:marLeft w:val="0"/>
                  <w:marRight w:val="0"/>
                  <w:marTop w:val="0"/>
                  <w:marBottom w:val="0"/>
                  <w:divBdr>
                    <w:top w:val="none" w:sz="0" w:space="0" w:color="auto"/>
                    <w:left w:val="none" w:sz="0" w:space="0" w:color="auto"/>
                    <w:bottom w:val="none" w:sz="0" w:space="0" w:color="auto"/>
                    <w:right w:val="none" w:sz="0" w:space="0" w:color="auto"/>
                  </w:divBdr>
                </w:div>
                <w:div w:id="197158759">
                  <w:marLeft w:val="0"/>
                  <w:marRight w:val="0"/>
                  <w:marTop w:val="0"/>
                  <w:marBottom w:val="0"/>
                  <w:divBdr>
                    <w:top w:val="none" w:sz="0" w:space="0" w:color="auto"/>
                    <w:left w:val="none" w:sz="0" w:space="0" w:color="auto"/>
                    <w:bottom w:val="none" w:sz="0" w:space="0" w:color="auto"/>
                    <w:right w:val="none" w:sz="0" w:space="0" w:color="auto"/>
                  </w:divBdr>
                </w:div>
                <w:div w:id="198590489">
                  <w:marLeft w:val="0"/>
                  <w:marRight w:val="0"/>
                  <w:marTop w:val="0"/>
                  <w:marBottom w:val="0"/>
                  <w:divBdr>
                    <w:top w:val="none" w:sz="0" w:space="0" w:color="auto"/>
                    <w:left w:val="none" w:sz="0" w:space="0" w:color="auto"/>
                    <w:bottom w:val="none" w:sz="0" w:space="0" w:color="auto"/>
                    <w:right w:val="none" w:sz="0" w:space="0" w:color="auto"/>
                  </w:divBdr>
                </w:div>
                <w:div w:id="199561517">
                  <w:marLeft w:val="0"/>
                  <w:marRight w:val="0"/>
                  <w:marTop w:val="0"/>
                  <w:marBottom w:val="0"/>
                  <w:divBdr>
                    <w:top w:val="none" w:sz="0" w:space="0" w:color="auto"/>
                    <w:left w:val="none" w:sz="0" w:space="0" w:color="auto"/>
                    <w:bottom w:val="none" w:sz="0" w:space="0" w:color="auto"/>
                    <w:right w:val="none" w:sz="0" w:space="0" w:color="auto"/>
                  </w:divBdr>
                </w:div>
                <w:div w:id="202013762">
                  <w:marLeft w:val="0"/>
                  <w:marRight w:val="0"/>
                  <w:marTop w:val="0"/>
                  <w:marBottom w:val="0"/>
                  <w:divBdr>
                    <w:top w:val="none" w:sz="0" w:space="0" w:color="auto"/>
                    <w:left w:val="none" w:sz="0" w:space="0" w:color="auto"/>
                    <w:bottom w:val="none" w:sz="0" w:space="0" w:color="auto"/>
                    <w:right w:val="none" w:sz="0" w:space="0" w:color="auto"/>
                  </w:divBdr>
                </w:div>
                <w:div w:id="202642000">
                  <w:marLeft w:val="0"/>
                  <w:marRight w:val="0"/>
                  <w:marTop w:val="0"/>
                  <w:marBottom w:val="0"/>
                  <w:divBdr>
                    <w:top w:val="none" w:sz="0" w:space="0" w:color="auto"/>
                    <w:left w:val="none" w:sz="0" w:space="0" w:color="auto"/>
                    <w:bottom w:val="none" w:sz="0" w:space="0" w:color="auto"/>
                    <w:right w:val="none" w:sz="0" w:space="0" w:color="auto"/>
                  </w:divBdr>
                </w:div>
                <w:div w:id="203031401">
                  <w:marLeft w:val="0"/>
                  <w:marRight w:val="0"/>
                  <w:marTop w:val="0"/>
                  <w:marBottom w:val="0"/>
                  <w:divBdr>
                    <w:top w:val="none" w:sz="0" w:space="0" w:color="auto"/>
                    <w:left w:val="none" w:sz="0" w:space="0" w:color="auto"/>
                    <w:bottom w:val="none" w:sz="0" w:space="0" w:color="auto"/>
                    <w:right w:val="none" w:sz="0" w:space="0" w:color="auto"/>
                  </w:divBdr>
                </w:div>
                <w:div w:id="203180908">
                  <w:marLeft w:val="0"/>
                  <w:marRight w:val="0"/>
                  <w:marTop w:val="0"/>
                  <w:marBottom w:val="0"/>
                  <w:divBdr>
                    <w:top w:val="none" w:sz="0" w:space="0" w:color="auto"/>
                    <w:left w:val="none" w:sz="0" w:space="0" w:color="auto"/>
                    <w:bottom w:val="none" w:sz="0" w:space="0" w:color="auto"/>
                    <w:right w:val="none" w:sz="0" w:space="0" w:color="auto"/>
                  </w:divBdr>
                </w:div>
                <w:div w:id="203715629">
                  <w:marLeft w:val="0"/>
                  <w:marRight w:val="0"/>
                  <w:marTop w:val="0"/>
                  <w:marBottom w:val="0"/>
                  <w:divBdr>
                    <w:top w:val="none" w:sz="0" w:space="0" w:color="auto"/>
                    <w:left w:val="none" w:sz="0" w:space="0" w:color="auto"/>
                    <w:bottom w:val="none" w:sz="0" w:space="0" w:color="auto"/>
                    <w:right w:val="none" w:sz="0" w:space="0" w:color="auto"/>
                  </w:divBdr>
                </w:div>
                <w:div w:id="206452702">
                  <w:marLeft w:val="0"/>
                  <w:marRight w:val="0"/>
                  <w:marTop w:val="0"/>
                  <w:marBottom w:val="0"/>
                  <w:divBdr>
                    <w:top w:val="none" w:sz="0" w:space="0" w:color="auto"/>
                    <w:left w:val="none" w:sz="0" w:space="0" w:color="auto"/>
                    <w:bottom w:val="none" w:sz="0" w:space="0" w:color="auto"/>
                    <w:right w:val="none" w:sz="0" w:space="0" w:color="auto"/>
                  </w:divBdr>
                </w:div>
                <w:div w:id="210505797">
                  <w:marLeft w:val="0"/>
                  <w:marRight w:val="0"/>
                  <w:marTop w:val="0"/>
                  <w:marBottom w:val="0"/>
                  <w:divBdr>
                    <w:top w:val="none" w:sz="0" w:space="0" w:color="auto"/>
                    <w:left w:val="none" w:sz="0" w:space="0" w:color="auto"/>
                    <w:bottom w:val="none" w:sz="0" w:space="0" w:color="auto"/>
                    <w:right w:val="none" w:sz="0" w:space="0" w:color="auto"/>
                  </w:divBdr>
                </w:div>
                <w:div w:id="215825964">
                  <w:marLeft w:val="0"/>
                  <w:marRight w:val="0"/>
                  <w:marTop w:val="0"/>
                  <w:marBottom w:val="0"/>
                  <w:divBdr>
                    <w:top w:val="none" w:sz="0" w:space="0" w:color="auto"/>
                    <w:left w:val="none" w:sz="0" w:space="0" w:color="auto"/>
                    <w:bottom w:val="none" w:sz="0" w:space="0" w:color="auto"/>
                    <w:right w:val="none" w:sz="0" w:space="0" w:color="auto"/>
                  </w:divBdr>
                </w:div>
                <w:div w:id="218634707">
                  <w:marLeft w:val="0"/>
                  <w:marRight w:val="0"/>
                  <w:marTop w:val="0"/>
                  <w:marBottom w:val="0"/>
                  <w:divBdr>
                    <w:top w:val="none" w:sz="0" w:space="0" w:color="auto"/>
                    <w:left w:val="none" w:sz="0" w:space="0" w:color="auto"/>
                    <w:bottom w:val="none" w:sz="0" w:space="0" w:color="auto"/>
                    <w:right w:val="none" w:sz="0" w:space="0" w:color="auto"/>
                  </w:divBdr>
                </w:div>
                <w:div w:id="219365676">
                  <w:marLeft w:val="0"/>
                  <w:marRight w:val="0"/>
                  <w:marTop w:val="0"/>
                  <w:marBottom w:val="0"/>
                  <w:divBdr>
                    <w:top w:val="none" w:sz="0" w:space="0" w:color="auto"/>
                    <w:left w:val="none" w:sz="0" w:space="0" w:color="auto"/>
                    <w:bottom w:val="none" w:sz="0" w:space="0" w:color="auto"/>
                    <w:right w:val="none" w:sz="0" w:space="0" w:color="auto"/>
                  </w:divBdr>
                </w:div>
                <w:div w:id="222058194">
                  <w:marLeft w:val="0"/>
                  <w:marRight w:val="0"/>
                  <w:marTop w:val="0"/>
                  <w:marBottom w:val="0"/>
                  <w:divBdr>
                    <w:top w:val="none" w:sz="0" w:space="0" w:color="auto"/>
                    <w:left w:val="none" w:sz="0" w:space="0" w:color="auto"/>
                    <w:bottom w:val="none" w:sz="0" w:space="0" w:color="auto"/>
                    <w:right w:val="none" w:sz="0" w:space="0" w:color="auto"/>
                  </w:divBdr>
                </w:div>
                <w:div w:id="223612724">
                  <w:marLeft w:val="0"/>
                  <w:marRight w:val="0"/>
                  <w:marTop w:val="0"/>
                  <w:marBottom w:val="0"/>
                  <w:divBdr>
                    <w:top w:val="none" w:sz="0" w:space="0" w:color="auto"/>
                    <w:left w:val="none" w:sz="0" w:space="0" w:color="auto"/>
                    <w:bottom w:val="none" w:sz="0" w:space="0" w:color="auto"/>
                    <w:right w:val="none" w:sz="0" w:space="0" w:color="auto"/>
                  </w:divBdr>
                </w:div>
                <w:div w:id="227617567">
                  <w:marLeft w:val="0"/>
                  <w:marRight w:val="0"/>
                  <w:marTop w:val="0"/>
                  <w:marBottom w:val="0"/>
                  <w:divBdr>
                    <w:top w:val="none" w:sz="0" w:space="0" w:color="auto"/>
                    <w:left w:val="none" w:sz="0" w:space="0" w:color="auto"/>
                    <w:bottom w:val="none" w:sz="0" w:space="0" w:color="auto"/>
                    <w:right w:val="none" w:sz="0" w:space="0" w:color="auto"/>
                  </w:divBdr>
                </w:div>
                <w:div w:id="230389187">
                  <w:marLeft w:val="0"/>
                  <w:marRight w:val="0"/>
                  <w:marTop w:val="0"/>
                  <w:marBottom w:val="0"/>
                  <w:divBdr>
                    <w:top w:val="none" w:sz="0" w:space="0" w:color="auto"/>
                    <w:left w:val="none" w:sz="0" w:space="0" w:color="auto"/>
                    <w:bottom w:val="none" w:sz="0" w:space="0" w:color="auto"/>
                    <w:right w:val="none" w:sz="0" w:space="0" w:color="auto"/>
                  </w:divBdr>
                </w:div>
                <w:div w:id="231240593">
                  <w:marLeft w:val="0"/>
                  <w:marRight w:val="0"/>
                  <w:marTop w:val="0"/>
                  <w:marBottom w:val="0"/>
                  <w:divBdr>
                    <w:top w:val="none" w:sz="0" w:space="0" w:color="auto"/>
                    <w:left w:val="none" w:sz="0" w:space="0" w:color="auto"/>
                    <w:bottom w:val="none" w:sz="0" w:space="0" w:color="auto"/>
                    <w:right w:val="none" w:sz="0" w:space="0" w:color="auto"/>
                  </w:divBdr>
                </w:div>
                <w:div w:id="231938880">
                  <w:marLeft w:val="0"/>
                  <w:marRight w:val="0"/>
                  <w:marTop w:val="0"/>
                  <w:marBottom w:val="0"/>
                  <w:divBdr>
                    <w:top w:val="none" w:sz="0" w:space="0" w:color="auto"/>
                    <w:left w:val="none" w:sz="0" w:space="0" w:color="auto"/>
                    <w:bottom w:val="none" w:sz="0" w:space="0" w:color="auto"/>
                    <w:right w:val="none" w:sz="0" w:space="0" w:color="auto"/>
                  </w:divBdr>
                </w:div>
                <w:div w:id="234894952">
                  <w:marLeft w:val="0"/>
                  <w:marRight w:val="0"/>
                  <w:marTop w:val="0"/>
                  <w:marBottom w:val="0"/>
                  <w:divBdr>
                    <w:top w:val="none" w:sz="0" w:space="0" w:color="auto"/>
                    <w:left w:val="none" w:sz="0" w:space="0" w:color="auto"/>
                    <w:bottom w:val="none" w:sz="0" w:space="0" w:color="auto"/>
                    <w:right w:val="none" w:sz="0" w:space="0" w:color="auto"/>
                  </w:divBdr>
                </w:div>
                <w:div w:id="236207043">
                  <w:marLeft w:val="0"/>
                  <w:marRight w:val="0"/>
                  <w:marTop w:val="0"/>
                  <w:marBottom w:val="0"/>
                  <w:divBdr>
                    <w:top w:val="none" w:sz="0" w:space="0" w:color="auto"/>
                    <w:left w:val="none" w:sz="0" w:space="0" w:color="auto"/>
                    <w:bottom w:val="none" w:sz="0" w:space="0" w:color="auto"/>
                    <w:right w:val="none" w:sz="0" w:space="0" w:color="auto"/>
                  </w:divBdr>
                </w:div>
                <w:div w:id="238635227">
                  <w:marLeft w:val="0"/>
                  <w:marRight w:val="0"/>
                  <w:marTop w:val="0"/>
                  <w:marBottom w:val="0"/>
                  <w:divBdr>
                    <w:top w:val="none" w:sz="0" w:space="0" w:color="auto"/>
                    <w:left w:val="none" w:sz="0" w:space="0" w:color="auto"/>
                    <w:bottom w:val="none" w:sz="0" w:space="0" w:color="auto"/>
                    <w:right w:val="none" w:sz="0" w:space="0" w:color="auto"/>
                  </w:divBdr>
                </w:div>
                <w:div w:id="240256441">
                  <w:marLeft w:val="0"/>
                  <w:marRight w:val="0"/>
                  <w:marTop w:val="0"/>
                  <w:marBottom w:val="0"/>
                  <w:divBdr>
                    <w:top w:val="none" w:sz="0" w:space="0" w:color="auto"/>
                    <w:left w:val="none" w:sz="0" w:space="0" w:color="auto"/>
                    <w:bottom w:val="none" w:sz="0" w:space="0" w:color="auto"/>
                    <w:right w:val="none" w:sz="0" w:space="0" w:color="auto"/>
                  </w:divBdr>
                </w:div>
                <w:div w:id="247884539">
                  <w:marLeft w:val="0"/>
                  <w:marRight w:val="0"/>
                  <w:marTop w:val="0"/>
                  <w:marBottom w:val="0"/>
                  <w:divBdr>
                    <w:top w:val="none" w:sz="0" w:space="0" w:color="auto"/>
                    <w:left w:val="none" w:sz="0" w:space="0" w:color="auto"/>
                    <w:bottom w:val="none" w:sz="0" w:space="0" w:color="auto"/>
                    <w:right w:val="none" w:sz="0" w:space="0" w:color="auto"/>
                  </w:divBdr>
                </w:div>
                <w:div w:id="248851655">
                  <w:marLeft w:val="0"/>
                  <w:marRight w:val="0"/>
                  <w:marTop w:val="0"/>
                  <w:marBottom w:val="0"/>
                  <w:divBdr>
                    <w:top w:val="none" w:sz="0" w:space="0" w:color="auto"/>
                    <w:left w:val="none" w:sz="0" w:space="0" w:color="auto"/>
                    <w:bottom w:val="none" w:sz="0" w:space="0" w:color="auto"/>
                    <w:right w:val="none" w:sz="0" w:space="0" w:color="auto"/>
                  </w:divBdr>
                </w:div>
                <w:div w:id="252474309">
                  <w:marLeft w:val="0"/>
                  <w:marRight w:val="0"/>
                  <w:marTop w:val="0"/>
                  <w:marBottom w:val="0"/>
                  <w:divBdr>
                    <w:top w:val="none" w:sz="0" w:space="0" w:color="auto"/>
                    <w:left w:val="none" w:sz="0" w:space="0" w:color="auto"/>
                    <w:bottom w:val="none" w:sz="0" w:space="0" w:color="auto"/>
                    <w:right w:val="none" w:sz="0" w:space="0" w:color="auto"/>
                  </w:divBdr>
                </w:div>
                <w:div w:id="253325136">
                  <w:marLeft w:val="0"/>
                  <w:marRight w:val="0"/>
                  <w:marTop w:val="0"/>
                  <w:marBottom w:val="0"/>
                  <w:divBdr>
                    <w:top w:val="none" w:sz="0" w:space="0" w:color="auto"/>
                    <w:left w:val="none" w:sz="0" w:space="0" w:color="auto"/>
                    <w:bottom w:val="none" w:sz="0" w:space="0" w:color="auto"/>
                    <w:right w:val="none" w:sz="0" w:space="0" w:color="auto"/>
                  </w:divBdr>
                </w:div>
                <w:div w:id="255334734">
                  <w:marLeft w:val="0"/>
                  <w:marRight w:val="0"/>
                  <w:marTop w:val="0"/>
                  <w:marBottom w:val="0"/>
                  <w:divBdr>
                    <w:top w:val="none" w:sz="0" w:space="0" w:color="auto"/>
                    <w:left w:val="none" w:sz="0" w:space="0" w:color="auto"/>
                    <w:bottom w:val="none" w:sz="0" w:space="0" w:color="auto"/>
                    <w:right w:val="none" w:sz="0" w:space="0" w:color="auto"/>
                  </w:divBdr>
                </w:div>
                <w:div w:id="256209847">
                  <w:marLeft w:val="0"/>
                  <w:marRight w:val="0"/>
                  <w:marTop w:val="0"/>
                  <w:marBottom w:val="0"/>
                  <w:divBdr>
                    <w:top w:val="none" w:sz="0" w:space="0" w:color="auto"/>
                    <w:left w:val="none" w:sz="0" w:space="0" w:color="auto"/>
                    <w:bottom w:val="none" w:sz="0" w:space="0" w:color="auto"/>
                    <w:right w:val="none" w:sz="0" w:space="0" w:color="auto"/>
                  </w:divBdr>
                </w:div>
                <w:div w:id="260265353">
                  <w:marLeft w:val="0"/>
                  <w:marRight w:val="0"/>
                  <w:marTop w:val="0"/>
                  <w:marBottom w:val="0"/>
                  <w:divBdr>
                    <w:top w:val="none" w:sz="0" w:space="0" w:color="auto"/>
                    <w:left w:val="none" w:sz="0" w:space="0" w:color="auto"/>
                    <w:bottom w:val="none" w:sz="0" w:space="0" w:color="auto"/>
                    <w:right w:val="none" w:sz="0" w:space="0" w:color="auto"/>
                  </w:divBdr>
                </w:div>
                <w:div w:id="264577235">
                  <w:marLeft w:val="0"/>
                  <w:marRight w:val="0"/>
                  <w:marTop w:val="0"/>
                  <w:marBottom w:val="0"/>
                  <w:divBdr>
                    <w:top w:val="none" w:sz="0" w:space="0" w:color="auto"/>
                    <w:left w:val="none" w:sz="0" w:space="0" w:color="auto"/>
                    <w:bottom w:val="none" w:sz="0" w:space="0" w:color="auto"/>
                    <w:right w:val="none" w:sz="0" w:space="0" w:color="auto"/>
                  </w:divBdr>
                </w:div>
                <w:div w:id="264775255">
                  <w:marLeft w:val="0"/>
                  <w:marRight w:val="0"/>
                  <w:marTop w:val="0"/>
                  <w:marBottom w:val="0"/>
                  <w:divBdr>
                    <w:top w:val="none" w:sz="0" w:space="0" w:color="auto"/>
                    <w:left w:val="none" w:sz="0" w:space="0" w:color="auto"/>
                    <w:bottom w:val="none" w:sz="0" w:space="0" w:color="auto"/>
                    <w:right w:val="none" w:sz="0" w:space="0" w:color="auto"/>
                  </w:divBdr>
                </w:div>
                <w:div w:id="264920232">
                  <w:marLeft w:val="0"/>
                  <w:marRight w:val="0"/>
                  <w:marTop w:val="0"/>
                  <w:marBottom w:val="0"/>
                  <w:divBdr>
                    <w:top w:val="none" w:sz="0" w:space="0" w:color="auto"/>
                    <w:left w:val="none" w:sz="0" w:space="0" w:color="auto"/>
                    <w:bottom w:val="none" w:sz="0" w:space="0" w:color="auto"/>
                    <w:right w:val="none" w:sz="0" w:space="0" w:color="auto"/>
                  </w:divBdr>
                </w:div>
                <w:div w:id="271212200">
                  <w:marLeft w:val="0"/>
                  <w:marRight w:val="0"/>
                  <w:marTop w:val="0"/>
                  <w:marBottom w:val="0"/>
                  <w:divBdr>
                    <w:top w:val="none" w:sz="0" w:space="0" w:color="auto"/>
                    <w:left w:val="none" w:sz="0" w:space="0" w:color="auto"/>
                    <w:bottom w:val="none" w:sz="0" w:space="0" w:color="auto"/>
                    <w:right w:val="none" w:sz="0" w:space="0" w:color="auto"/>
                  </w:divBdr>
                </w:div>
                <w:div w:id="272251286">
                  <w:marLeft w:val="0"/>
                  <w:marRight w:val="0"/>
                  <w:marTop w:val="0"/>
                  <w:marBottom w:val="0"/>
                  <w:divBdr>
                    <w:top w:val="none" w:sz="0" w:space="0" w:color="auto"/>
                    <w:left w:val="none" w:sz="0" w:space="0" w:color="auto"/>
                    <w:bottom w:val="none" w:sz="0" w:space="0" w:color="auto"/>
                    <w:right w:val="none" w:sz="0" w:space="0" w:color="auto"/>
                  </w:divBdr>
                </w:div>
                <w:div w:id="273755427">
                  <w:marLeft w:val="0"/>
                  <w:marRight w:val="0"/>
                  <w:marTop w:val="0"/>
                  <w:marBottom w:val="0"/>
                  <w:divBdr>
                    <w:top w:val="none" w:sz="0" w:space="0" w:color="auto"/>
                    <w:left w:val="none" w:sz="0" w:space="0" w:color="auto"/>
                    <w:bottom w:val="none" w:sz="0" w:space="0" w:color="auto"/>
                    <w:right w:val="none" w:sz="0" w:space="0" w:color="auto"/>
                  </w:divBdr>
                </w:div>
                <w:div w:id="274406756">
                  <w:marLeft w:val="0"/>
                  <w:marRight w:val="0"/>
                  <w:marTop w:val="0"/>
                  <w:marBottom w:val="0"/>
                  <w:divBdr>
                    <w:top w:val="none" w:sz="0" w:space="0" w:color="auto"/>
                    <w:left w:val="none" w:sz="0" w:space="0" w:color="auto"/>
                    <w:bottom w:val="none" w:sz="0" w:space="0" w:color="auto"/>
                    <w:right w:val="none" w:sz="0" w:space="0" w:color="auto"/>
                  </w:divBdr>
                </w:div>
                <w:div w:id="274875587">
                  <w:marLeft w:val="0"/>
                  <w:marRight w:val="0"/>
                  <w:marTop w:val="0"/>
                  <w:marBottom w:val="0"/>
                  <w:divBdr>
                    <w:top w:val="none" w:sz="0" w:space="0" w:color="auto"/>
                    <w:left w:val="none" w:sz="0" w:space="0" w:color="auto"/>
                    <w:bottom w:val="none" w:sz="0" w:space="0" w:color="auto"/>
                    <w:right w:val="none" w:sz="0" w:space="0" w:color="auto"/>
                  </w:divBdr>
                </w:div>
                <w:div w:id="276718341">
                  <w:marLeft w:val="0"/>
                  <w:marRight w:val="0"/>
                  <w:marTop w:val="0"/>
                  <w:marBottom w:val="0"/>
                  <w:divBdr>
                    <w:top w:val="none" w:sz="0" w:space="0" w:color="auto"/>
                    <w:left w:val="none" w:sz="0" w:space="0" w:color="auto"/>
                    <w:bottom w:val="none" w:sz="0" w:space="0" w:color="auto"/>
                    <w:right w:val="none" w:sz="0" w:space="0" w:color="auto"/>
                  </w:divBdr>
                </w:div>
                <w:div w:id="277378063">
                  <w:marLeft w:val="0"/>
                  <w:marRight w:val="0"/>
                  <w:marTop w:val="0"/>
                  <w:marBottom w:val="0"/>
                  <w:divBdr>
                    <w:top w:val="none" w:sz="0" w:space="0" w:color="auto"/>
                    <w:left w:val="none" w:sz="0" w:space="0" w:color="auto"/>
                    <w:bottom w:val="none" w:sz="0" w:space="0" w:color="auto"/>
                    <w:right w:val="none" w:sz="0" w:space="0" w:color="auto"/>
                  </w:divBdr>
                </w:div>
                <w:div w:id="283658903">
                  <w:marLeft w:val="0"/>
                  <w:marRight w:val="0"/>
                  <w:marTop w:val="0"/>
                  <w:marBottom w:val="0"/>
                  <w:divBdr>
                    <w:top w:val="none" w:sz="0" w:space="0" w:color="auto"/>
                    <w:left w:val="none" w:sz="0" w:space="0" w:color="auto"/>
                    <w:bottom w:val="none" w:sz="0" w:space="0" w:color="auto"/>
                    <w:right w:val="none" w:sz="0" w:space="0" w:color="auto"/>
                  </w:divBdr>
                </w:div>
                <w:div w:id="285891148">
                  <w:marLeft w:val="0"/>
                  <w:marRight w:val="0"/>
                  <w:marTop w:val="0"/>
                  <w:marBottom w:val="0"/>
                  <w:divBdr>
                    <w:top w:val="none" w:sz="0" w:space="0" w:color="auto"/>
                    <w:left w:val="none" w:sz="0" w:space="0" w:color="auto"/>
                    <w:bottom w:val="none" w:sz="0" w:space="0" w:color="auto"/>
                    <w:right w:val="none" w:sz="0" w:space="0" w:color="auto"/>
                  </w:divBdr>
                </w:div>
                <w:div w:id="292835606">
                  <w:marLeft w:val="0"/>
                  <w:marRight w:val="0"/>
                  <w:marTop w:val="0"/>
                  <w:marBottom w:val="0"/>
                  <w:divBdr>
                    <w:top w:val="none" w:sz="0" w:space="0" w:color="auto"/>
                    <w:left w:val="none" w:sz="0" w:space="0" w:color="auto"/>
                    <w:bottom w:val="none" w:sz="0" w:space="0" w:color="auto"/>
                    <w:right w:val="none" w:sz="0" w:space="0" w:color="auto"/>
                  </w:divBdr>
                </w:div>
                <w:div w:id="296495612">
                  <w:marLeft w:val="0"/>
                  <w:marRight w:val="0"/>
                  <w:marTop w:val="0"/>
                  <w:marBottom w:val="0"/>
                  <w:divBdr>
                    <w:top w:val="none" w:sz="0" w:space="0" w:color="auto"/>
                    <w:left w:val="none" w:sz="0" w:space="0" w:color="auto"/>
                    <w:bottom w:val="none" w:sz="0" w:space="0" w:color="auto"/>
                    <w:right w:val="none" w:sz="0" w:space="0" w:color="auto"/>
                  </w:divBdr>
                </w:div>
                <w:div w:id="298608133">
                  <w:marLeft w:val="0"/>
                  <w:marRight w:val="0"/>
                  <w:marTop w:val="0"/>
                  <w:marBottom w:val="0"/>
                  <w:divBdr>
                    <w:top w:val="none" w:sz="0" w:space="0" w:color="auto"/>
                    <w:left w:val="none" w:sz="0" w:space="0" w:color="auto"/>
                    <w:bottom w:val="none" w:sz="0" w:space="0" w:color="auto"/>
                    <w:right w:val="none" w:sz="0" w:space="0" w:color="auto"/>
                  </w:divBdr>
                </w:div>
                <w:div w:id="300234581">
                  <w:marLeft w:val="0"/>
                  <w:marRight w:val="0"/>
                  <w:marTop w:val="0"/>
                  <w:marBottom w:val="0"/>
                  <w:divBdr>
                    <w:top w:val="none" w:sz="0" w:space="0" w:color="auto"/>
                    <w:left w:val="none" w:sz="0" w:space="0" w:color="auto"/>
                    <w:bottom w:val="none" w:sz="0" w:space="0" w:color="auto"/>
                    <w:right w:val="none" w:sz="0" w:space="0" w:color="auto"/>
                  </w:divBdr>
                </w:div>
                <w:div w:id="300577769">
                  <w:marLeft w:val="0"/>
                  <w:marRight w:val="0"/>
                  <w:marTop w:val="0"/>
                  <w:marBottom w:val="0"/>
                  <w:divBdr>
                    <w:top w:val="none" w:sz="0" w:space="0" w:color="auto"/>
                    <w:left w:val="none" w:sz="0" w:space="0" w:color="auto"/>
                    <w:bottom w:val="none" w:sz="0" w:space="0" w:color="auto"/>
                    <w:right w:val="none" w:sz="0" w:space="0" w:color="auto"/>
                  </w:divBdr>
                </w:div>
                <w:div w:id="301887125">
                  <w:marLeft w:val="0"/>
                  <w:marRight w:val="0"/>
                  <w:marTop w:val="0"/>
                  <w:marBottom w:val="0"/>
                  <w:divBdr>
                    <w:top w:val="none" w:sz="0" w:space="0" w:color="auto"/>
                    <w:left w:val="none" w:sz="0" w:space="0" w:color="auto"/>
                    <w:bottom w:val="none" w:sz="0" w:space="0" w:color="auto"/>
                    <w:right w:val="none" w:sz="0" w:space="0" w:color="auto"/>
                  </w:divBdr>
                </w:div>
                <w:div w:id="304049660">
                  <w:marLeft w:val="0"/>
                  <w:marRight w:val="0"/>
                  <w:marTop w:val="0"/>
                  <w:marBottom w:val="0"/>
                  <w:divBdr>
                    <w:top w:val="none" w:sz="0" w:space="0" w:color="auto"/>
                    <w:left w:val="none" w:sz="0" w:space="0" w:color="auto"/>
                    <w:bottom w:val="none" w:sz="0" w:space="0" w:color="auto"/>
                    <w:right w:val="none" w:sz="0" w:space="0" w:color="auto"/>
                  </w:divBdr>
                </w:div>
                <w:div w:id="305594926">
                  <w:marLeft w:val="0"/>
                  <w:marRight w:val="0"/>
                  <w:marTop w:val="0"/>
                  <w:marBottom w:val="0"/>
                  <w:divBdr>
                    <w:top w:val="none" w:sz="0" w:space="0" w:color="auto"/>
                    <w:left w:val="none" w:sz="0" w:space="0" w:color="auto"/>
                    <w:bottom w:val="none" w:sz="0" w:space="0" w:color="auto"/>
                    <w:right w:val="none" w:sz="0" w:space="0" w:color="auto"/>
                  </w:divBdr>
                </w:div>
                <w:div w:id="307170155">
                  <w:marLeft w:val="0"/>
                  <w:marRight w:val="0"/>
                  <w:marTop w:val="0"/>
                  <w:marBottom w:val="0"/>
                  <w:divBdr>
                    <w:top w:val="none" w:sz="0" w:space="0" w:color="auto"/>
                    <w:left w:val="none" w:sz="0" w:space="0" w:color="auto"/>
                    <w:bottom w:val="none" w:sz="0" w:space="0" w:color="auto"/>
                    <w:right w:val="none" w:sz="0" w:space="0" w:color="auto"/>
                  </w:divBdr>
                </w:div>
                <w:div w:id="307780428">
                  <w:marLeft w:val="0"/>
                  <w:marRight w:val="0"/>
                  <w:marTop w:val="0"/>
                  <w:marBottom w:val="0"/>
                  <w:divBdr>
                    <w:top w:val="none" w:sz="0" w:space="0" w:color="auto"/>
                    <w:left w:val="none" w:sz="0" w:space="0" w:color="auto"/>
                    <w:bottom w:val="none" w:sz="0" w:space="0" w:color="auto"/>
                    <w:right w:val="none" w:sz="0" w:space="0" w:color="auto"/>
                  </w:divBdr>
                </w:div>
                <w:div w:id="309329991">
                  <w:marLeft w:val="0"/>
                  <w:marRight w:val="0"/>
                  <w:marTop w:val="0"/>
                  <w:marBottom w:val="0"/>
                  <w:divBdr>
                    <w:top w:val="none" w:sz="0" w:space="0" w:color="auto"/>
                    <w:left w:val="none" w:sz="0" w:space="0" w:color="auto"/>
                    <w:bottom w:val="none" w:sz="0" w:space="0" w:color="auto"/>
                    <w:right w:val="none" w:sz="0" w:space="0" w:color="auto"/>
                  </w:divBdr>
                </w:div>
                <w:div w:id="309334314">
                  <w:marLeft w:val="0"/>
                  <w:marRight w:val="0"/>
                  <w:marTop w:val="0"/>
                  <w:marBottom w:val="0"/>
                  <w:divBdr>
                    <w:top w:val="none" w:sz="0" w:space="0" w:color="auto"/>
                    <w:left w:val="none" w:sz="0" w:space="0" w:color="auto"/>
                    <w:bottom w:val="none" w:sz="0" w:space="0" w:color="auto"/>
                    <w:right w:val="none" w:sz="0" w:space="0" w:color="auto"/>
                  </w:divBdr>
                </w:div>
                <w:div w:id="309528899">
                  <w:marLeft w:val="0"/>
                  <w:marRight w:val="0"/>
                  <w:marTop w:val="0"/>
                  <w:marBottom w:val="0"/>
                  <w:divBdr>
                    <w:top w:val="none" w:sz="0" w:space="0" w:color="auto"/>
                    <w:left w:val="none" w:sz="0" w:space="0" w:color="auto"/>
                    <w:bottom w:val="none" w:sz="0" w:space="0" w:color="auto"/>
                    <w:right w:val="none" w:sz="0" w:space="0" w:color="auto"/>
                  </w:divBdr>
                </w:div>
                <w:div w:id="310403466">
                  <w:marLeft w:val="0"/>
                  <w:marRight w:val="0"/>
                  <w:marTop w:val="0"/>
                  <w:marBottom w:val="0"/>
                  <w:divBdr>
                    <w:top w:val="none" w:sz="0" w:space="0" w:color="auto"/>
                    <w:left w:val="none" w:sz="0" w:space="0" w:color="auto"/>
                    <w:bottom w:val="none" w:sz="0" w:space="0" w:color="auto"/>
                    <w:right w:val="none" w:sz="0" w:space="0" w:color="auto"/>
                  </w:divBdr>
                </w:div>
                <w:div w:id="313291932">
                  <w:marLeft w:val="0"/>
                  <w:marRight w:val="0"/>
                  <w:marTop w:val="0"/>
                  <w:marBottom w:val="0"/>
                  <w:divBdr>
                    <w:top w:val="none" w:sz="0" w:space="0" w:color="auto"/>
                    <w:left w:val="none" w:sz="0" w:space="0" w:color="auto"/>
                    <w:bottom w:val="none" w:sz="0" w:space="0" w:color="auto"/>
                    <w:right w:val="none" w:sz="0" w:space="0" w:color="auto"/>
                  </w:divBdr>
                </w:div>
                <w:div w:id="314114584">
                  <w:marLeft w:val="0"/>
                  <w:marRight w:val="0"/>
                  <w:marTop w:val="0"/>
                  <w:marBottom w:val="0"/>
                  <w:divBdr>
                    <w:top w:val="none" w:sz="0" w:space="0" w:color="auto"/>
                    <w:left w:val="none" w:sz="0" w:space="0" w:color="auto"/>
                    <w:bottom w:val="none" w:sz="0" w:space="0" w:color="auto"/>
                    <w:right w:val="none" w:sz="0" w:space="0" w:color="auto"/>
                  </w:divBdr>
                </w:div>
                <w:div w:id="315649598">
                  <w:marLeft w:val="0"/>
                  <w:marRight w:val="0"/>
                  <w:marTop w:val="0"/>
                  <w:marBottom w:val="0"/>
                  <w:divBdr>
                    <w:top w:val="none" w:sz="0" w:space="0" w:color="auto"/>
                    <w:left w:val="none" w:sz="0" w:space="0" w:color="auto"/>
                    <w:bottom w:val="none" w:sz="0" w:space="0" w:color="auto"/>
                    <w:right w:val="none" w:sz="0" w:space="0" w:color="auto"/>
                  </w:divBdr>
                </w:div>
                <w:div w:id="318969576">
                  <w:marLeft w:val="0"/>
                  <w:marRight w:val="0"/>
                  <w:marTop w:val="0"/>
                  <w:marBottom w:val="0"/>
                  <w:divBdr>
                    <w:top w:val="none" w:sz="0" w:space="0" w:color="auto"/>
                    <w:left w:val="none" w:sz="0" w:space="0" w:color="auto"/>
                    <w:bottom w:val="none" w:sz="0" w:space="0" w:color="auto"/>
                    <w:right w:val="none" w:sz="0" w:space="0" w:color="auto"/>
                  </w:divBdr>
                </w:div>
                <w:div w:id="322121180">
                  <w:marLeft w:val="0"/>
                  <w:marRight w:val="0"/>
                  <w:marTop w:val="0"/>
                  <w:marBottom w:val="0"/>
                  <w:divBdr>
                    <w:top w:val="none" w:sz="0" w:space="0" w:color="auto"/>
                    <w:left w:val="none" w:sz="0" w:space="0" w:color="auto"/>
                    <w:bottom w:val="none" w:sz="0" w:space="0" w:color="auto"/>
                    <w:right w:val="none" w:sz="0" w:space="0" w:color="auto"/>
                  </w:divBdr>
                </w:div>
                <w:div w:id="324281898">
                  <w:marLeft w:val="0"/>
                  <w:marRight w:val="0"/>
                  <w:marTop w:val="0"/>
                  <w:marBottom w:val="0"/>
                  <w:divBdr>
                    <w:top w:val="none" w:sz="0" w:space="0" w:color="auto"/>
                    <w:left w:val="none" w:sz="0" w:space="0" w:color="auto"/>
                    <w:bottom w:val="none" w:sz="0" w:space="0" w:color="auto"/>
                    <w:right w:val="none" w:sz="0" w:space="0" w:color="auto"/>
                  </w:divBdr>
                </w:div>
                <w:div w:id="324868345">
                  <w:marLeft w:val="0"/>
                  <w:marRight w:val="0"/>
                  <w:marTop w:val="0"/>
                  <w:marBottom w:val="0"/>
                  <w:divBdr>
                    <w:top w:val="none" w:sz="0" w:space="0" w:color="auto"/>
                    <w:left w:val="none" w:sz="0" w:space="0" w:color="auto"/>
                    <w:bottom w:val="none" w:sz="0" w:space="0" w:color="auto"/>
                    <w:right w:val="none" w:sz="0" w:space="0" w:color="auto"/>
                  </w:divBdr>
                </w:div>
                <w:div w:id="325670992">
                  <w:marLeft w:val="0"/>
                  <w:marRight w:val="0"/>
                  <w:marTop w:val="0"/>
                  <w:marBottom w:val="0"/>
                  <w:divBdr>
                    <w:top w:val="none" w:sz="0" w:space="0" w:color="auto"/>
                    <w:left w:val="none" w:sz="0" w:space="0" w:color="auto"/>
                    <w:bottom w:val="none" w:sz="0" w:space="0" w:color="auto"/>
                    <w:right w:val="none" w:sz="0" w:space="0" w:color="auto"/>
                  </w:divBdr>
                </w:div>
                <w:div w:id="325792267">
                  <w:marLeft w:val="0"/>
                  <w:marRight w:val="0"/>
                  <w:marTop w:val="0"/>
                  <w:marBottom w:val="0"/>
                  <w:divBdr>
                    <w:top w:val="none" w:sz="0" w:space="0" w:color="auto"/>
                    <w:left w:val="none" w:sz="0" w:space="0" w:color="auto"/>
                    <w:bottom w:val="none" w:sz="0" w:space="0" w:color="auto"/>
                    <w:right w:val="none" w:sz="0" w:space="0" w:color="auto"/>
                  </w:divBdr>
                </w:div>
                <w:div w:id="326786160">
                  <w:marLeft w:val="0"/>
                  <w:marRight w:val="0"/>
                  <w:marTop w:val="0"/>
                  <w:marBottom w:val="0"/>
                  <w:divBdr>
                    <w:top w:val="none" w:sz="0" w:space="0" w:color="auto"/>
                    <w:left w:val="none" w:sz="0" w:space="0" w:color="auto"/>
                    <w:bottom w:val="none" w:sz="0" w:space="0" w:color="auto"/>
                    <w:right w:val="none" w:sz="0" w:space="0" w:color="auto"/>
                  </w:divBdr>
                </w:div>
                <w:div w:id="329524826">
                  <w:marLeft w:val="0"/>
                  <w:marRight w:val="0"/>
                  <w:marTop w:val="0"/>
                  <w:marBottom w:val="0"/>
                  <w:divBdr>
                    <w:top w:val="none" w:sz="0" w:space="0" w:color="auto"/>
                    <w:left w:val="none" w:sz="0" w:space="0" w:color="auto"/>
                    <w:bottom w:val="none" w:sz="0" w:space="0" w:color="auto"/>
                    <w:right w:val="none" w:sz="0" w:space="0" w:color="auto"/>
                  </w:divBdr>
                </w:div>
                <w:div w:id="331566827">
                  <w:marLeft w:val="0"/>
                  <w:marRight w:val="0"/>
                  <w:marTop w:val="0"/>
                  <w:marBottom w:val="0"/>
                  <w:divBdr>
                    <w:top w:val="none" w:sz="0" w:space="0" w:color="auto"/>
                    <w:left w:val="none" w:sz="0" w:space="0" w:color="auto"/>
                    <w:bottom w:val="none" w:sz="0" w:space="0" w:color="auto"/>
                    <w:right w:val="none" w:sz="0" w:space="0" w:color="auto"/>
                  </w:divBdr>
                </w:div>
                <w:div w:id="333067951">
                  <w:marLeft w:val="0"/>
                  <w:marRight w:val="0"/>
                  <w:marTop w:val="0"/>
                  <w:marBottom w:val="0"/>
                  <w:divBdr>
                    <w:top w:val="none" w:sz="0" w:space="0" w:color="auto"/>
                    <w:left w:val="none" w:sz="0" w:space="0" w:color="auto"/>
                    <w:bottom w:val="none" w:sz="0" w:space="0" w:color="auto"/>
                    <w:right w:val="none" w:sz="0" w:space="0" w:color="auto"/>
                  </w:divBdr>
                </w:div>
                <w:div w:id="334841739">
                  <w:marLeft w:val="0"/>
                  <w:marRight w:val="0"/>
                  <w:marTop w:val="0"/>
                  <w:marBottom w:val="0"/>
                  <w:divBdr>
                    <w:top w:val="none" w:sz="0" w:space="0" w:color="auto"/>
                    <w:left w:val="none" w:sz="0" w:space="0" w:color="auto"/>
                    <w:bottom w:val="none" w:sz="0" w:space="0" w:color="auto"/>
                    <w:right w:val="none" w:sz="0" w:space="0" w:color="auto"/>
                  </w:divBdr>
                </w:div>
                <w:div w:id="334848904">
                  <w:marLeft w:val="0"/>
                  <w:marRight w:val="0"/>
                  <w:marTop w:val="0"/>
                  <w:marBottom w:val="0"/>
                  <w:divBdr>
                    <w:top w:val="none" w:sz="0" w:space="0" w:color="auto"/>
                    <w:left w:val="none" w:sz="0" w:space="0" w:color="auto"/>
                    <w:bottom w:val="none" w:sz="0" w:space="0" w:color="auto"/>
                    <w:right w:val="none" w:sz="0" w:space="0" w:color="auto"/>
                  </w:divBdr>
                </w:div>
                <w:div w:id="336343831">
                  <w:marLeft w:val="0"/>
                  <w:marRight w:val="0"/>
                  <w:marTop w:val="0"/>
                  <w:marBottom w:val="0"/>
                  <w:divBdr>
                    <w:top w:val="none" w:sz="0" w:space="0" w:color="auto"/>
                    <w:left w:val="none" w:sz="0" w:space="0" w:color="auto"/>
                    <w:bottom w:val="none" w:sz="0" w:space="0" w:color="auto"/>
                    <w:right w:val="none" w:sz="0" w:space="0" w:color="auto"/>
                  </w:divBdr>
                </w:div>
                <w:div w:id="338701580">
                  <w:marLeft w:val="0"/>
                  <w:marRight w:val="0"/>
                  <w:marTop w:val="0"/>
                  <w:marBottom w:val="0"/>
                  <w:divBdr>
                    <w:top w:val="none" w:sz="0" w:space="0" w:color="auto"/>
                    <w:left w:val="none" w:sz="0" w:space="0" w:color="auto"/>
                    <w:bottom w:val="none" w:sz="0" w:space="0" w:color="auto"/>
                    <w:right w:val="none" w:sz="0" w:space="0" w:color="auto"/>
                  </w:divBdr>
                </w:div>
                <w:div w:id="339745389">
                  <w:marLeft w:val="0"/>
                  <w:marRight w:val="0"/>
                  <w:marTop w:val="0"/>
                  <w:marBottom w:val="0"/>
                  <w:divBdr>
                    <w:top w:val="none" w:sz="0" w:space="0" w:color="auto"/>
                    <w:left w:val="none" w:sz="0" w:space="0" w:color="auto"/>
                    <w:bottom w:val="none" w:sz="0" w:space="0" w:color="auto"/>
                    <w:right w:val="none" w:sz="0" w:space="0" w:color="auto"/>
                  </w:divBdr>
                </w:div>
                <w:div w:id="340789336">
                  <w:marLeft w:val="0"/>
                  <w:marRight w:val="0"/>
                  <w:marTop w:val="0"/>
                  <w:marBottom w:val="0"/>
                  <w:divBdr>
                    <w:top w:val="none" w:sz="0" w:space="0" w:color="auto"/>
                    <w:left w:val="none" w:sz="0" w:space="0" w:color="auto"/>
                    <w:bottom w:val="none" w:sz="0" w:space="0" w:color="auto"/>
                    <w:right w:val="none" w:sz="0" w:space="0" w:color="auto"/>
                  </w:divBdr>
                </w:div>
                <w:div w:id="343673180">
                  <w:marLeft w:val="0"/>
                  <w:marRight w:val="0"/>
                  <w:marTop w:val="0"/>
                  <w:marBottom w:val="0"/>
                  <w:divBdr>
                    <w:top w:val="none" w:sz="0" w:space="0" w:color="auto"/>
                    <w:left w:val="none" w:sz="0" w:space="0" w:color="auto"/>
                    <w:bottom w:val="none" w:sz="0" w:space="0" w:color="auto"/>
                    <w:right w:val="none" w:sz="0" w:space="0" w:color="auto"/>
                  </w:divBdr>
                </w:div>
                <w:div w:id="345908045">
                  <w:marLeft w:val="0"/>
                  <w:marRight w:val="0"/>
                  <w:marTop w:val="0"/>
                  <w:marBottom w:val="0"/>
                  <w:divBdr>
                    <w:top w:val="none" w:sz="0" w:space="0" w:color="auto"/>
                    <w:left w:val="none" w:sz="0" w:space="0" w:color="auto"/>
                    <w:bottom w:val="none" w:sz="0" w:space="0" w:color="auto"/>
                    <w:right w:val="none" w:sz="0" w:space="0" w:color="auto"/>
                  </w:divBdr>
                </w:div>
                <w:div w:id="346910536">
                  <w:marLeft w:val="0"/>
                  <w:marRight w:val="0"/>
                  <w:marTop w:val="0"/>
                  <w:marBottom w:val="0"/>
                  <w:divBdr>
                    <w:top w:val="none" w:sz="0" w:space="0" w:color="auto"/>
                    <w:left w:val="none" w:sz="0" w:space="0" w:color="auto"/>
                    <w:bottom w:val="none" w:sz="0" w:space="0" w:color="auto"/>
                    <w:right w:val="none" w:sz="0" w:space="0" w:color="auto"/>
                  </w:divBdr>
                </w:div>
                <w:div w:id="348483005">
                  <w:marLeft w:val="0"/>
                  <w:marRight w:val="0"/>
                  <w:marTop w:val="0"/>
                  <w:marBottom w:val="0"/>
                  <w:divBdr>
                    <w:top w:val="none" w:sz="0" w:space="0" w:color="auto"/>
                    <w:left w:val="none" w:sz="0" w:space="0" w:color="auto"/>
                    <w:bottom w:val="none" w:sz="0" w:space="0" w:color="auto"/>
                    <w:right w:val="none" w:sz="0" w:space="0" w:color="auto"/>
                  </w:divBdr>
                </w:div>
                <w:div w:id="350300090">
                  <w:marLeft w:val="0"/>
                  <w:marRight w:val="0"/>
                  <w:marTop w:val="0"/>
                  <w:marBottom w:val="0"/>
                  <w:divBdr>
                    <w:top w:val="none" w:sz="0" w:space="0" w:color="auto"/>
                    <w:left w:val="none" w:sz="0" w:space="0" w:color="auto"/>
                    <w:bottom w:val="none" w:sz="0" w:space="0" w:color="auto"/>
                    <w:right w:val="none" w:sz="0" w:space="0" w:color="auto"/>
                  </w:divBdr>
                </w:div>
                <w:div w:id="354696433">
                  <w:marLeft w:val="0"/>
                  <w:marRight w:val="0"/>
                  <w:marTop w:val="0"/>
                  <w:marBottom w:val="0"/>
                  <w:divBdr>
                    <w:top w:val="none" w:sz="0" w:space="0" w:color="auto"/>
                    <w:left w:val="none" w:sz="0" w:space="0" w:color="auto"/>
                    <w:bottom w:val="none" w:sz="0" w:space="0" w:color="auto"/>
                    <w:right w:val="none" w:sz="0" w:space="0" w:color="auto"/>
                  </w:divBdr>
                </w:div>
                <w:div w:id="358508808">
                  <w:marLeft w:val="0"/>
                  <w:marRight w:val="0"/>
                  <w:marTop w:val="0"/>
                  <w:marBottom w:val="0"/>
                  <w:divBdr>
                    <w:top w:val="none" w:sz="0" w:space="0" w:color="auto"/>
                    <w:left w:val="none" w:sz="0" w:space="0" w:color="auto"/>
                    <w:bottom w:val="none" w:sz="0" w:space="0" w:color="auto"/>
                    <w:right w:val="none" w:sz="0" w:space="0" w:color="auto"/>
                  </w:divBdr>
                </w:div>
                <w:div w:id="360664855">
                  <w:marLeft w:val="0"/>
                  <w:marRight w:val="0"/>
                  <w:marTop w:val="0"/>
                  <w:marBottom w:val="0"/>
                  <w:divBdr>
                    <w:top w:val="none" w:sz="0" w:space="0" w:color="auto"/>
                    <w:left w:val="none" w:sz="0" w:space="0" w:color="auto"/>
                    <w:bottom w:val="none" w:sz="0" w:space="0" w:color="auto"/>
                    <w:right w:val="none" w:sz="0" w:space="0" w:color="auto"/>
                  </w:divBdr>
                </w:div>
                <w:div w:id="361825309">
                  <w:marLeft w:val="0"/>
                  <w:marRight w:val="0"/>
                  <w:marTop w:val="0"/>
                  <w:marBottom w:val="0"/>
                  <w:divBdr>
                    <w:top w:val="none" w:sz="0" w:space="0" w:color="auto"/>
                    <w:left w:val="none" w:sz="0" w:space="0" w:color="auto"/>
                    <w:bottom w:val="none" w:sz="0" w:space="0" w:color="auto"/>
                    <w:right w:val="none" w:sz="0" w:space="0" w:color="auto"/>
                  </w:divBdr>
                </w:div>
                <w:div w:id="361829806">
                  <w:marLeft w:val="0"/>
                  <w:marRight w:val="0"/>
                  <w:marTop w:val="0"/>
                  <w:marBottom w:val="0"/>
                  <w:divBdr>
                    <w:top w:val="none" w:sz="0" w:space="0" w:color="auto"/>
                    <w:left w:val="none" w:sz="0" w:space="0" w:color="auto"/>
                    <w:bottom w:val="none" w:sz="0" w:space="0" w:color="auto"/>
                    <w:right w:val="none" w:sz="0" w:space="0" w:color="auto"/>
                  </w:divBdr>
                </w:div>
                <w:div w:id="361976667">
                  <w:marLeft w:val="0"/>
                  <w:marRight w:val="0"/>
                  <w:marTop w:val="0"/>
                  <w:marBottom w:val="0"/>
                  <w:divBdr>
                    <w:top w:val="none" w:sz="0" w:space="0" w:color="auto"/>
                    <w:left w:val="none" w:sz="0" w:space="0" w:color="auto"/>
                    <w:bottom w:val="none" w:sz="0" w:space="0" w:color="auto"/>
                    <w:right w:val="none" w:sz="0" w:space="0" w:color="auto"/>
                  </w:divBdr>
                </w:div>
                <w:div w:id="362749271">
                  <w:marLeft w:val="0"/>
                  <w:marRight w:val="0"/>
                  <w:marTop w:val="0"/>
                  <w:marBottom w:val="0"/>
                  <w:divBdr>
                    <w:top w:val="none" w:sz="0" w:space="0" w:color="auto"/>
                    <w:left w:val="none" w:sz="0" w:space="0" w:color="auto"/>
                    <w:bottom w:val="none" w:sz="0" w:space="0" w:color="auto"/>
                    <w:right w:val="none" w:sz="0" w:space="0" w:color="auto"/>
                  </w:divBdr>
                </w:div>
                <w:div w:id="362827865">
                  <w:marLeft w:val="0"/>
                  <w:marRight w:val="0"/>
                  <w:marTop w:val="0"/>
                  <w:marBottom w:val="0"/>
                  <w:divBdr>
                    <w:top w:val="none" w:sz="0" w:space="0" w:color="auto"/>
                    <w:left w:val="none" w:sz="0" w:space="0" w:color="auto"/>
                    <w:bottom w:val="none" w:sz="0" w:space="0" w:color="auto"/>
                    <w:right w:val="none" w:sz="0" w:space="0" w:color="auto"/>
                  </w:divBdr>
                </w:div>
                <w:div w:id="368191964">
                  <w:marLeft w:val="0"/>
                  <w:marRight w:val="0"/>
                  <w:marTop w:val="0"/>
                  <w:marBottom w:val="0"/>
                  <w:divBdr>
                    <w:top w:val="none" w:sz="0" w:space="0" w:color="auto"/>
                    <w:left w:val="none" w:sz="0" w:space="0" w:color="auto"/>
                    <w:bottom w:val="none" w:sz="0" w:space="0" w:color="auto"/>
                    <w:right w:val="none" w:sz="0" w:space="0" w:color="auto"/>
                  </w:divBdr>
                </w:div>
                <w:div w:id="370231767">
                  <w:marLeft w:val="0"/>
                  <w:marRight w:val="0"/>
                  <w:marTop w:val="0"/>
                  <w:marBottom w:val="0"/>
                  <w:divBdr>
                    <w:top w:val="none" w:sz="0" w:space="0" w:color="auto"/>
                    <w:left w:val="none" w:sz="0" w:space="0" w:color="auto"/>
                    <w:bottom w:val="none" w:sz="0" w:space="0" w:color="auto"/>
                    <w:right w:val="none" w:sz="0" w:space="0" w:color="auto"/>
                  </w:divBdr>
                </w:div>
                <w:div w:id="372190553">
                  <w:marLeft w:val="0"/>
                  <w:marRight w:val="0"/>
                  <w:marTop w:val="0"/>
                  <w:marBottom w:val="0"/>
                  <w:divBdr>
                    <w:top w:val="none" w:sz="0" w:space="0" w:color="auto"/>
                    <w:left w:val="none" w:sz="0" w:space="0" w:color="auto"/>
                    <w:bottom w:val="none" w:sz="0" w:space="0" w:color="auto"/>
                    <w:right w:val="none" w:sz="0" w:space="0" w:color="auto"/>
                  </w:divBdr>
                </w:div>
                <w:div w:id="372193239">
                  <w:marLeft w:val="0"/>
                  <w:marRight w:val="0"/>
                  <w:marTop w:val="0"/>
                  <w:marBottom w:val="0"/>
                  <w:divBdr>
                    <w:top w:val="none" w:sz="0" w:space="0" w:color="auto"/>
                    <w:left w:val="none" w:sz="0" w:space="0" w:color="auto"/>
                    <w:bottom w:val="none" w:sz="0" w:space="0" w:color="auto"/>
                    <w:right w:val="none" w:sz="0" w:space="0" w:color="auto"/>
                  </w:divBdr>
                </w:div>
                <w:div w:id="377750295">
                  <w:marLeft w:val="0"/>
                  <w:marRight w:val="0"/>
                  <w:marTop w:val="0"/>
                  <w:marBottom w:val="0"/>
                  <w:divBdr>
                    <w:top w:val="none" w:sz="0" w:space="0" w:color="auto"/>
                    <w:left w:val="none" w:sz="0" w:space="0" w:color="auto"/>
                    <w:bottom w:val="none" w:sz="0" w:space="0" w:color="auto"/>
                    <w:right w:val="none" w:sz="0" w:space="0" w:color="auto"/>
                  </w:divBdr>
                </w:div>
                <w:div w:id="379549670">
                  <w:marLeft w:val="0"/>
                  <w:marRight w:val="0"/>
                  <w:marTop w:val="0"/>
                  <w:marBottom w:val="0"/>
                  <w:divBdr>
                    <w:top w:val="none" w:sz="0" w:space="0" w:color="auto"/>
                    <w:left w:val="none" w:sz="0" w:space="0" w:color="auto"/>
                    <w:bottom w:val="none" w:sz="0" w:space="0" w:color="auto"/>
                    <w:right w:val="none" w:sz="0" w:space="0" w:color="auto"/>
                  </w:divBdr>
                </w:div>
                <w:div w:id="380255940">
                  <w:marLeft w:val="0"/>
                  <w:marRight w:val="0"/>
                  <w:marTop w:val="0"/>
                  <w:marBottom w:val="0"/>
                  <w:divBdr>
                    <w:top w:val="none" w:sz="0" w:space="0" w:color="auto"/>
                    <w:left w:val="none" w:sz="0" w:space="0" w:color="auto"/>
                    <w:bottom w:val="none" w:sz="0" w:space="0" w:color="auto"/>
                    <w:right w:val="none" w:sz="0" w:space="0" w:color="auto"/>
                  </w:divBdr>
                </w:div>
                <w:div w:id="381053882">
                  <w:marLeft w:val="0"/>
                  <w:marRight w:val="0"/>
                  <w:marTop w:val="0"/>
                  <w:marBottom w:val="0"/>
                  <w:divBdr>
                    <w:top w:val="none" w:sz="0" w:space="0" w:color="auto"/>
                    <w:left w:val="none" w:sz="0" w:space="0" w:color="auto"/>
                    <w:bottom w:val="none" w:sz="0" w:space="0" w:color="auto"/>
                    <w:right w:val="none" w:sz="0" w:space="0" w:color="auto"/>
                  </w:divBdr>
                </w:div>
                <w:div w:id="384527716">
                  <w:marLeft w:val="0"/>
                  <w:marRight w:val="0"/>
                  <w:marTop w:val="0"/>
                  <w:marBottom w:val="0"/>
                  <w:divBdr>
                    <w:top w:val="none" w:sz="0" w:space="0" w:color="auto"/>
                    <w:left w:val="none" w:sz="0" w:space="0" w:color="auto"/>
                    <w:bottom w:val="none" w:sz="0" w:space="0" w:color="auto"/>
                    <w:right w:val="none" w:sz="0" w:space="0" w:color="auto"/>
                  </w:divBdr>
                </w:div>
                <w:div w:id="388112323">
                  <w:marLeft w:val="0"/>
                  <w:marRight w:val="0"/>
                  <w:marTop w:val="0"/>
                  <w:marBottom w:val="0"/>
                  <w:divBdr>
                    <w:top w:val="none" w:sz="0" w:space="0" w:color="auto"/>
                    <w:left w:val="none" w:sz="0" w:space="0" w:color="auto"/>
                    <w:bottom w:val="none" w:sz="0" w:space="0" w:color="auto"/>
                    <w:right w:val="none" w:sz="0" w:space="0" w:color="auto"/>
                  </w:divBdr>
                </w:div>
                <w:div w:id="390159846">
                  <w:marLeft w:val="0"/>
                  <w:marRight w:val="0"/>
                  <w:marTop w:val="0"/>
                  <w:marBottom w:val="0"/>
                  <w:divBdr>
                    <w:top w:val="none" w:sz="0" w:space="0" w:color="auto"/>
                    <w:left w:val="none" w:sz="0" w:space="0" w:color="auto"/>
                    <w:bottom w:val="none" w:sz="0" w:space="0" w:color="auto"/>
                    <w:right w:val="none" w:sz="0" w:space="0" w:color="auto"/>
                  </w:divBdr>
                </w:div>
                <w:div w:id="392508723">
                  <w:marLeft w:val="0"/>
                  <w:marRight w:val="0"/>
                  <w:marTop w:val="0"/>
                  <w:marBottom w:val="0"/>
                  <w:divBdr>
                    <w:top w:val="none" w:sz="0" w:space="0" w:color="auto"/>
                    <w:left w:val="none" w:sz="0" w:space="0" w:color="auto"/>
                    <w:bottom w:val="none" w:sz="0" w:space="0" w:color="auto"/>
                    <w:right w:val="none" w:sz="0" w:space="0" w:color="auto"/>
                  </w:divBdr>
                </w:div>
                <w:div w:id="392848584">
                  <w:marLeft w:val="0"/>
                  <w:marRight w:val="0"/>
                  <w:marTop w:val="0"/>
                  <w:marBottom w:val="0"/>
                  <w:divBdr>
                    <w:top w:val="none" w:sz="0" w:space="0" w:color="auto"/>
                    <w:left w:val="none" w:sz="0" w:space="0" w:color="auto"/>
                    <w:bottom w:val="none" w:sz="0" w:space="0" w:color="auto"/>
                    <w:right w:val="none" w:sz="0" w:space="0" w:color="auto"/>
                  </w:divBdr>
                </w:div>
                <w:div w:id="392850478">
                  <w:marLeft w:val="0"/>
                  <w:marRight w:val="0"/>
                  <w:marTop w:val="0"/>
                  <w:marBottom w:val="0"/>
                  <w:divBdr>
                    <w:top w:val="none" w:sz="0" w:space="0" w:color="auto"/>
                    <w:left w:val="none" w:sz="0" w:space="0" w:color="auto"/>
                    <w:bottom w:val="none" w:sz="0" w:space="0" w:color="auto"/>
                    <w:right w:val="none" w:sz="0" w:space="0" w:color="auto"/>
                  </w:divBdr>
                </w:div>
                <w:div w:id="393161273">
                  <w:marLeft w:val="0"/>
                  <w:marRight w:val="0"/>
                  <w:marTop w:val="0"/>
                  <w:marBottom w:val="0"/>
                  <w:divBdr>
                    <w:top w:val="none" w:sz="0" w:space="0" w:color="auto"/>
                    <w:left w:val="none" w:sz="0" w:space="0" w:color="auto"/>
                    <w:bottom w:val="none" w:sz="0" w:space="0" w:color="auto"/>
                    <w:right w:val="none" w:sz="0" w:space="0" w:color="auto"/>
                  </w:divBdr>
                </w:div>
                <w:div w:id="395519445">
                  <w:marLeft w:val="0"/>
                  <w:marRight w:val="0"/>
                  <w:marTop w:val="0"/>
                  <w:marBottom w:val="0"/>
                  <w:divBdr>
                    <w:top w:val="none" w:sz="0" w:space="0" w:color="auto"/>
                    <w:left w:val="none" w:sz="0" w:space="0" w:color="auto"/>
                    <w:bottom w:val="none" w:sz="0" w:space="0" w:color="auto"/>
                    <w:right w:val="none" w:sz="0" w:space="0" w:color="auto"/>
                  </w:divBdr>
                </w:div>
                <w:div w:id="398795479">
                  <w:marLeft w:val="0"/>
                  <w:marRight w:val="0"/>
                  <w:marTop w:val="0"/>
                  <w:marBottom w:val="0"/>
                  <w:divBdr>
                    <w:top w:val="none" w:sz="0" w:space="0" w:color="auto"/>
                    <w:left w:val="none" w:sz="0" w:space="0" w:color="auto"/>
                    <w:bottom w:val="none" w:sz="0" w:space="0" w:color="auto"/>
                    <w:right w:val="none" w:sz="0" w:space="0" w:color="auto"/>
                  </w:divBdr>
                </w:div>
                <w:div w:id="401025957">
                  <w:marLeft w:val="0"/>
                  <w:marRight w:val="0"/>
                  <w:marTop w:val="0"/>
                  <w:marBottom w:val="0"/>
                  <w:divBdr>
                    <w:top w:val="none" w:sz="0" w:space="0" w:color="auto"/>
                    <w:left w:val="none" w:sz="0" w:space="0" w:color="auto"/>
                    <w:bottom w:val="none" w:sz="0" w:space="0" w:color="auto"/>
                    <w:right w:val="none" w:sz="0" w:space="0" w:color="auto"/>
                  </w:divBdr>
                </w:div>
                <w:div w:id="401609608">
                  <w:marLeft w:val="0"/>
                  <w:marRight w:val="0"/>
                  <w:marTop w:val="0"/>
                  <w:marBottom w:val="0"/>
                  <w:divBdr>
                    <w:top w:val="none" w:sz="0" w:space="0" w:color="auto"/>
                    <w:left w:val="none" w:sz="0" w:space="0" w:color="auto"/>
                    <w:bottom w:val="none" w:sz="0" w:space="0" w:color="auto"/>
                    <w:right w:val="none" w:sz="0" w:space="0" w:color="auto"/>
                  </w:divBdr>
                </w:div>
                <w:div w:id="401948261">
                  <w:marLeft w:val="0"/>
                  <w:marRight w:val="0"/>
                  <w:marTop w:val="0"/>
                  <w:marBottom w:val="0"/>
                  <w:divBdr>
                    <w:top w:val="none" w:sz="0" w:space="0" w:color="auto"/>
                    <w:left w:val="none" w:sz="0" w:space="0" w:color="auto"/>
                    <w:bottom w:val="none" w:sz="0" w:space="0" w:color="auto"/>
                    <w:right w:val="none" w:sz="0" w:space="0" w:color="auto"/>
                  </w:divBdr>
                </w:div>
                <w:div w:id="407658155">
                  <w:marLeft w:val="0"/>
                  <w:marRight w:val="0"/>
                  <w:marTop w:val="0"/>
                  <w:marBottom w:val="0"/>
                  <w:divBdr>
                    <w:top w:val="none" w:sz="0" w:space="0" w:color="auto"/>
                    <w:left w:val="none" w:sz="0" w:space="0" w:color="auto"/>
                    <w:bottom w:val="none" w:sz="0" w:space="0" w:color="auto"/>
                    <w:right w:val="none" w:sz="0" w:space="0" w:color="auto"/>
                  </w:divBdr>
                </w:div>
                <w:div w:id="410471316">
                  <w:marLeft w:val="0"/>
                  <w:marRight w:val="0"/>
                  <w:marTop w:val="0"/>
                  <w:marBottom w:val="0"/>
                  <w:divBdr>
                    <w:top w:val="none" w:sz="0" w:space="0" w:color="auto"/>
                    <w:left w:val="none" w:sz="0" w:space="0" w:color="auto"/>
                    <w:bottom w:val="none" w:sz="0" w:space="0" w:color="auto"/>
                    <w:right w:val="none" w:sz="0" w:space="0" w:color="auto"/>
                  </w:divBdr>
                </w:div>
                <w:div w:id="411901494">
                  <w:marLeft w:val="0"/>
                  <w:marRight w:val="0"/>
                  <w:marTop w:val="0"/>
                  <w:marBottom w:val="0"/>
                  <w:divBdr>
                    <w:top w:val="none" w:sz="0" w:space="0" w:color="auto"/>
                    <w:left w:val="none" w:sz="0" w:space="0" w:color="auto"/>
                    <w:bottom w:val="none" w:sz="0" w:space="0" w:color="auto"/>
                    <w:right w:val="none" w:sz="0" w:space="0" w:color="auto"/>
                  </w:divBdr>
                </w:div>
                <w:div w:id="415442449">
                  <w:marLeft w:val="0"/>
                  <w:marRight w:val="0"/>
                  <w:marTop w:val="0"/>
                  <w:marBottom w:val="0"/>
                  <w:divBdr>
                    <w:top w:val="none" w:sz="0" w:space="0" w:color="auto"/>
                    <w:left w:val="none" w:sz="0" w:space="0" w:color="auto"/>
                    <w:bottom w:val="none" w:sz="0" w:space="0" w:color="auto"/>
                    <w:right w:val="none" w:sz="0" w:space="0" w:color="auto"/>
                  </w:divBdr>
                </w:div>
                <w:div w:id="415637309">
                  <w:marLeft w:val="0"/>
                  <w:marRight w:val="0"/>
                  <w:marTop w:val="0"/>
                  <w:marBottom w:val="0"/>
                  <w:divBdr>
                    <w:top w:val="none" w:sz="0" w:space="0" w:color="auto"/>
                    <w:left w:val="none" w:sz="0" w:space="0" w:color="auto"/>
                    <w:bottom w:val="none" w:sz="0" w:space="0" w:color="auto"/>
                    <w:right w:val="none" w:sz="0" w:space="0" w:color="auto"/>
                  </w:divBdr>
                </w:div>
                <w:div w:id="417557409">
                  <w:marLeft w:val="0"/>
                  <w:marRight w:val="0"/>
                  <w:marTop w:val="0"/>
                  <w:marBottom w:val="0"/>
                  <w:divBdr>
                    <w:top w:val="none" w:sz="0" w:space="0" w:color="auto"/>
                    <w:left w:val="none" w:sz="0" w:space="0" w:color="auto"/>
                    <w:bottom w:val="none" w:sz="0" w:space="0" w:color="auto"/>
                    <w:right w:val="none" w:sz="0" w:space="0" w:color="auto"/>
                  </w:divBdr>
                </w:div>
                <w:div w:id="419302623">
                  <w:marLeft w:val="0"/>
                  <w:marRight w:val="0"/>
                  <w:marTop w:val="0"/>
                  <w:marBottom w:val="0"/>
                  <w:divBdr>
                    <w:top w:val="none" w:sz="0" w:space="0" w:color="auto"/>
                    <w:left w:val="none" w:sz="0" w:space="0" w:color="auto"/>
                    <w:bottom w:val="none" w:sz="0" w:space="0" w:color="auto"/>
                    <w:right w:val="none" w:sz="0" w:space="0" w:color="auto"/>
                  </w:divBdr>
                </w:div>
                <w:div w:id="420568494">
                  <w:marLeft w:val="0"/>
                  <w:marRight w:val="0"/>
                  <w:marTop w:val="0"/>
                  <w:marBottom w:val="0"/>
                  <w:divBdr>
                    <w:top w:val="none" w:sz="0" w:space="0" w:color="auto"/>
                    <w:left w:val="none" w:sz="0" w:space="0" w:color="auto"/>
                    <w:bottom w:val="none" w:sz="0" w:space="0" w:color="auto"/>
                    <w:right w:val="none" w:sz="0" w:space="0" w:color="auto"/>
                  </w:divBdr>
                </w:div>
                <w:div w:id="421416366">
                  <w:marLeft w:val="0"/>
                  <w:marRight w:val="0"/>
                  <w:marTop w:val="0"/>
                  <w:marBottom w:val="0"/>
                  <w:divBdr>
                    <w:top w:val="none" w:sz="0" w:space="0" w:color="auto"/>
                    <w:left w:val="none" w:sz="0" w:space="0" w:color="auto"/>
                    <w:bottom w:val="none" w:sz="0" w:space="0" w:color="auto"/>
                    <w:right w:val="none" w:sz="0" w:space="0" w:color="auto"/>
                  </w:divBdr>
                </w:div>
                <w:div w:id="425417828">
                  <w:marLeft w:val="0"/>
                  <w:marRight w:val="0"/>
                  <w:marTop w:val="0"/>
                  <w:marBottom w:val="0"/>
                  <w:divBdr>
                    <w:top w:val="none" w:sz="0" w:space="0" w:color="auto"/>
                    <w:left w:val="none" w:sz="0" w:space="0" w:color="auto"/>
                    <w:bottom w:val="none" w:sz="0" w:space="0" w:color="auto"/>
                    <w:right w:val="none" w:sz="0" w:space="0" w:color="auto"/>
                  </w:divBdr>
                </w:div>
                <w:div w:id="428739829">
                  <w:marLeft w:val="0"/>
                  <w:marRight w:val="0"/>
                  <w:marTop w:val="0"/>
                  <w:marBottom w:val="0"/>
                  <w:divBdr>
                    <w:top w:val="none" w:sz="0" w:space="0" w:color="auto"/>
                    <w:left w:val="none" w:sz="0" w:space="0" w:color="auto"/>
                    <w:bottom w:val="none" w:sz="0" w:space="0" w:color="auto"/>
                    <w:right w:val="none" w:sz="0" w:space="0" w:color="auto"/>
                  </w:divBdr>
                </w:div>
                <w:div w:id="429199805">
                  <w:marLeft w:val="0"/>
                  <w:marRight w:val="0"/>
                  <w:marTop w:val="0"/>
                  <w:marBottom w:val="0"/>
                  <w:divBdr>
                    <w:top w:val="none" w:sz="0" w:space="0" w:color="auto"/>
                    <w:left w:val="none" w:sz="0" w:space="0" w:color="auto"/>
                    <w:bottom w:val="none" w:sz="0" w:space="0" w:color="auto"/>
                    <w:right w:val="none" w:sz="0" w:space="0" w:color="auto"/>
                  </w:divBdr>
                </w:div>
                <w:div w:id="429474441">
                  <w:marLeft w:val="0"/>
                  <w:marRight w:val="0"/>
                  <w:marTop w:val="0"/>
                  <w:marBottom w:val="0"/>
                  <w:divBdr>
                    <w:top w:val="none" w:sz="0" w:space="0" w:color="auto"/>
                    <w:left w:val="none" w:sz="0" w:space="0" w:color="auto"/>
                    <w:bottom w:val="none" w:sz="0" w:space="0" w:color="auto"/>
                    <w:right w:val="none" w:sz="0" w:space="0" w:color="auto"/>
                  </w:divBdr>
                </w:div>
                <w:div w:id="434204796">
                  <w:marLeft w:val="0"/>
                  <w:marRight w:val="0"/>
                  <w:marTop w:val="0"/>
                  <w:marBottom w:val="0"/>
                  <w:divBdr>
                    <w:top w:val="none" w:sz="0" w:space="0" w:color="auto"/>
                    <w:left w:val="none" w:sz="0" w:space="0" w:color="auto"/>
                    <w:bottom w:val="none" w:sz="0" w:space="0" w:color="auto"/>
                    <w:right w:val="none" w:sz="0" w:space="0" w:color="auto"/>
                  </w:divBdr>
                </w:div>
                <w:div w:id="439494743">
                  <w:marLeft w:val="0"/>
                  <w:marRight w:val="0"/>
                  <w:marTop w:val="0"/>
                  <w:marBottom w:val="0"/>
                  <w:divBdr>
                    <w:top w:val="none" w:sz="0" w:space="0" w:color="auto"/>
                    <w:left w:val="none" w:sz="0" w:space="0" w:color="auto"/>
                    <w:bottom w:val="none" w:sz="0" w:space="0" w:color="auto"/>
                    <w:right w:val="none" w:sz="0" w:space="0" w:color="auto"/>
                  </w:divBdr>
                </w:div>
                <w:div w:id="442463009">
                  <w:marLeft w:val="0"/>
                  <w:marRight w:val="0"/>
                  <w:marTop w:val="0"/>
                  <w:marBottom w:val="0"/>
                  <w:divBdr>
                    <w:top w:val="none" w:sz="0" w:space="0" w:color="auto"/>
                    <w:left w:val="none" w:sz="0" w:space="0" w:color="auto"/>
                    <w:bottom w:val="none" w:sz="0" w:space="0" w:color="auto"/>
                    <w:right w:val="none" w:sz="0" w:space="0" w:color="auto"/>
                  </w:divBdr>
                </w:div>
                <w:div w:id="442463140">
                  <w:marLeft w:val="0"/>
                  <w:marRight w:val="0"/>
                  <w:marTop w:val="0"/>
                  <w:marBottom w:val="0"/>
                  <w:divBdr>
                    <w:top w:val="none" w:sz="0" w:space="0" w:color="auto"/>
                    <w:left w:val="none" w:sz="0" w:space="0" w:color="auto"/>
                    <w:bottom w:val="none" w:sz="0" w:space="0" w:color="auto"/>
                    <w:right w:val="none" w:sz="0" w:space="0" w:color="auto"/>
                  </w:divBdr>
                </w:div>
                <w:div w:id="443886854">
                  <w:marLeft w:val="0"/>
                  <w:marRight w:val="0"/>
                  <w:marTop w:val="0"/>
                  <w:marBottom w:val="0"/>
                  <w:divBdr>
                    <w:top w:val="none" w:sz="0" w:space="0" w:color="auto"/>
                    <w:left w:val="none" w:sz="0" w:space="0" w:color="auto"/>
                    <w:bottom w:val="none" w:sz="0" w:space="0" w:color="auto"/>
                    <w:right w:val="none" w:sz="0" w:space="0" w:color="auto"/>
                  </w:divBdr>
                </w:div>
                <w:div w:id="444810869">
                  <w:marLeft w:val="0"/>
                  <w:marRight w:val="0"/>
                  <w:marTop w:val="0"/>
                  <w:marBottom w:val="0"/>
                  <w:divBdr>
                    <w:top w:val="none" w:sz="0" w:space="0" w:color="auto"/>
                    <w:left w:val="none" w:sz="0" w:space="0" w:color="auto"/>
                    <w:bottom w:val="none" w:sz="0" w:space="0" w:color="auto"/>
                    <w:right w:val="none" w:sz="0" w:space="0" w:color="auto"/>
                  </w:divBdr>
                </w:div>
                <w:div w:id="445738955">
                  <w:marLeft w:val="0"/>
                  <w:marRight w:val="0"/>
                  <w:marTop w:val="0"/>
                  <w:marBottom w:val="0"/>
                  <w:divBdr>
                    <w:top w:val="none" w:sz="0" w:space="0" w:color="auto"/>
                    <w:left w:val="none" w:sz="0" w:space="0" w:color="auto"/>
                    <w:bottom w:val="none" w:sz="0" w:space="0" w:color="auto"/>
                    <w:right w:val="none" w:sz="0" w:space="0" w:color="auto"/>
                  </w:divBdr>
                </w:div>
                <w:div w:id="449201027">
                  <w:marLeft w:val="0"/>
                  <w:marRight w:val="0"/>
                  <w:marTop w:val="0"/>
                  <w:marBottom w:val="0"/>
                  <w:divBdr>
                    <w:top w:val="none" w:sz="0" w:space="0" w:color="auto"/>
                    <w:left w:val="none" w:sz="0" w:space="0" w:color="auto"/>
                    <w:bottom w:val="none" w:sz="0" w:space="0" w:color="auto"/>
                    <w:right w:val="none" w:sz="0" w:space="0" w:color="auto"/>
                  </w:divBdr>
                </w:div>
                <w:div w:id="451246285">
                  <w:marLeft w:val="0"/>
                  <w:marRight w:val="0"/>
                  <w:marTop w:val="0"/>
                  <w:marBottom w:val="0"/>
                  <w:divBdr>
                    <w:top w:val="none" w:sz="0" w:space="0" w:color="auto"/>
                    <w:left w:val="none" w:sz="0" w:space="0" w:color="auto"/>
                    <w:bottom w:val="none" w:sz="0" w:space="0" w:color="auto"/>
                    <w:right w:val="none" w:sz="0" w:space="0" w:color="auto"/>
                  </w:divBdr>
                </w:div>
                <w:div w:id="462624467">
                  <w:marLeft w:val="0"/>
                  <w:marRight w:val="0"/>
                  <w:marTop w:val="0"/>
                  <w:marBottom w:val="0"/>
                  <w:divBdr>
                    <w:top w:val="none" w:sz="0" w:space="0" w:color="auto"/>
                    <w:left w:val="none" w:sz="0" w:space="0" w:color="auto"/>
                    <w:bottom w:val="none" w:sz="0" w:space="0" w:color="auto"/>
                    <w:right w:val="none" w:sz="0" w:space="0" w:color="auto"/>
                  </w:divBdr>
                </w:div>
                <w:div w:id="466751047">
                  <w:marLeft w:val="0"/>
                  <w:marRight w:val="0"/>
                  <w:marTop w:val="0"/>
                  <w:marBottom w:val="0"/>
                  <w:divBdr>
                    <w:top w:val="none" w:sz="0" w:space="0" w:color="auto"/>
                    <w:left w:val="none" w:sz="0" w:space="0" w:color="auto"/>
                    <w:bottom w:val="none" w:sz="0" w:space="0" w:color="auto"/>
                    <w:right w:val="none" w:sz="0" w:space="0" w:color="auto"/>
                  </w:divBdr>
                </w:div>
                <w:div w:id="469053204">
                  <w:marLeft w:val="0"/>
                  <w:marRight w:val="0"/>
                  <w:marTop w:val="0"/>
                  <w:marBottom w:val="0"/>
                  <w:divBdr>
                    <w:top w:val="none" w:sz="0" w:space="0" w:color="auto"/>
                    <w:left w:val="none" w:sz="0" w:space="0" w:color="auto"/>
                    <w:bottom w:val="none" w:sz="0" w:space="0" w:color="auto"/>
                    <w:right w:val="none" w:sz="0" w:space="0" w:color="auto"/>
                  </w:divBdr>
                </w:div>
                <w:div w:id="469250525">
                  <w:marLeft w:val="0"/>
                  <w:marRight w:val="0"/>
                  <w:marTop w:val="0"/>
                  <w:marBottom w:val="0"/>
                  <w:divBdr>
                    <w:top w:val="none" w:sz="0" w:space="0" w:color="auto"/>
                    <w:left w:val="none" w:sz="0" w:space="0" w:color="auto"/>
                    <w:bottom w:val="none" w:sz="0" w:space="0" w:color="auto"/>
                    <w:right w:val="none" w:sz="0" w:space="0" w:color="auto"/>
                  </w:divBdr>
                </w:div>
                <w:div w:id="473110118">
                  <w:marLeft w:val="0"/>
                  <w:marRight w:val="0"/>
                  <w:marTop w:val="0"/>
                  <w:marBottom w:val="0"/>
                  <w:divBdr>
                    <w:top w:val="none" w:sz="0" w:space="0" w:color="auto"/>
                    <w:left w:val="none" w:sz="0" w:space="0" w:color="auto"/>
                    <w:bottom w:val="none" w:sz="0" w:space="0" w:color="auto"/>
                    <w:right w:val="none" w:sz="0" w:space="0" w:color="auto"/>
                  </w:divBdr>
                </w:div>
                <w:div w:id="473258710">
                  <w:marLeft w:val="0"/>
                  <w:marRight w:val="0"/>
                  <w:marTop w:val="0"/>
                  <w:marBottom w:val="0"/>
                  <w:divBdr>
                    <w:top w:val="none" w:sz="0" w:space="0" w:color="auto"/>
                    <w:left w:val="none" w:sz="0" w:space="0" w:color="auto"/>
                    <w:bottom w:val="none" w:sz="0" w:space="0" w:color="auto"/>
                    <w:right w:val="none" w:sz="0" w:space="0" w:color="auto"/>
                  </w:divBdr>
                </w:div>
                <w:div w:id="473530066">
                  <w:marLeft w:val="0"/>
                  <w:marRight w:val="0"/>
                  <w:marTop w:val="0"/>
                  <w:marBottom w:val="0"/>
                  <w:divBdr>
                    <w:top w:val="none" w:sz="0" w:space="0" w:color="auto"/>
                    <w:left w:val="none" w:sz="0" w:space="0" w:color="auto"/>
                    <w:bottom w:val="none" w:sz="0" w:space="0" w:color="auto"/>
                    <w:right w:val="none" w:sz="0" w:space="0" w:color="auto"/>
                  </w:divBdr>
                </w:div>
                <w:div w:id="474101073">
                  <w:marLeft w:val="0"/>
                  <w:marRight w:val="0"/>
                  <w:marTop w:val="0"/>
                  <w:marBottom w:val="0"/>
                  <w:divBdr>
                    <w:top w:val="none" w:sz="0" w:space="0" w:color="auto"/>
                    <w:left w:val="none" w:sz="0" w:space="0" w:color="auto"/>
                    <w:bottom w:val="none" w:sz="0" w:space="0" w:color="auto"/>
                    <w:right w:val="none" w:sz="0" w:space="0" w:color="auto"/>
                  </w:divBdr>
                </w:div>
                <w:div w:id="477380029">
                  <w:marLeft w:val="0"/>
                  <w:marRight w:val="0"/>
                  <w:marTop w:val="0"/>
                  <w:marBottom w:val="0"/>
                  <w:divBdr>
                    <w:top w:val="none" w:sz="0" w:space="0" w:color="auto"/>
                    <w:left w:val="none" w:sz="0" w:space="0" w:color="auto"/>
                    <w:bottom w:val="none" w:sz="0" w:space="0" w:color="auto"/>
                    <w:right w:val="none" w:sz="0" w:space="0" w:color="auto"/>
                  </w:divBdr>
                </w:div>
                <w:div w:id="481309578">
                  <w:marLeft w:val="0"/>
                  <w:marRight w:val="0"/>
                  <w:marTop w:val="0"/>
                  <w:marBottom w:val="0"/>
                  <w:divBdr>
                    <w:top w:val="none" w:sz="0" w:space="0" w:color="auto"/>
                    <w:left w:val="none" w:sz="0" w:space="0" w:color="auto"/>
                    <w:bottom w:val="none" w:sz="0" w:space="0" w:color="auto"/>
                    <w:right w:val="none" w:sz="0" w:space="0" w:color="auto"/>
                  </w:divBdr>
                </w:div>
                <w:div w:id="481964056">
                  <w:marLeft w:val="0"/>
                  <w:marRight w:val="0"/>
                  <w:marTop w:val="0"/>
                  <w:marBottom w:val="0"/>
                  <w:divBdr>
                    <w:top w:val="none" w:sz="0" w:space="0" w:color="auto"/>
                    <w:left w:val="none" w:sz="0" w:space="0" w:color="auto"/>
                    <w:bottom w:val="none" w:sz="0" w:space="0" w:color="auto"/>
                    <w:right w:val="none" w:sz="0" w:space="0" w:color="auto"/>
                  </w:divBdr>
                </w:div>
                <w:div w:id="483131895">
                  <w:marLeft w:val="0"/>
                  <w:marRight w:val="0"/>
                  <w:marTop w:val="0"/>
                  <w:marBottom w:val="0"/>
                  <w:divBdr>
                    <w:top w:val="none" w:sz="0" w:space="0" w:color="auto"/>
                    <w:left w:val="none" w:sz="0" w:space="0" w:color="auto"/>
                    <w:bottom w:val="none" w:sz="0" w:space="0" w:color="auto"/>
                    <w:right w:val="none" w:sz="0" w:space="0" w:color="auto"/>
                  </w:divBdr>
                </w:div>
                <w:div w:id="483668405">
                  <w:marLeft w:val="0"/>
                  <w:marRight w:val="0"/>
                  <w:marTop w:val="0"/>
                  <w:marBottom w:val="0"/>
                  <w:divBdr>
                    <w:top w:val="none" w:sz="0" w:space="0" w:color="auto"/>
                    <w:left w:val="none" w:sz="0" w:space="0" w:color="auto"/>
                    <w:bottom w:val="none" w:sz="0" w:space="0" w:color="auto"/>
                    <w:right w:val="none" w:sz="0" w:space="0" w:color="auto"/>
                  </w:divBdr>
                </w:div>
                <w:div w:id="483739951">
                  <w:marLeft w:val="0"/>
                  <w:marRight w:val="0"/>
                  <w:marTop w:val="0"/>
                  <w:marBottom w:val="0"/>
                  <w:divBdr>
                    <w:top w:val="none" w:sz="0" w:space="0" w:color="auto"/>
                    <w:left w:val="none" w:sz="0" w:space="0" w:color="auto"/>
                    <w:bottom w:val="none" w:sz="0" w:space="0" w:color="auto"/>
                    <w:right w:val="none" w:sz="0" w:space="0" w:color="auto"/>
                  </w:divBdr>
                </w:div>
                <w:div w:id="485822584">
                  <w:marLeft w:val="0"/>
                  <w:marRight w:val="0"/>
                  <w:marTop w:val="0"/>
                  <w:marBottom w:val="0"/>
                  <w:divBdr>
                    <w:top w:val="none" w:sz="0" w:space="0" w:color="auto"/>
                    <w:left w:val="none" w:sz="0" w:space="0" w:color="auto"/>
                    <w:bottom w:val="none" w:sz="0" w:space="0" w:color="auto"/>
                    <w:right w:val="none" w:sz="0" w:space="0" w:color="auto"/>
                  </w:divBdr>
                </w:div>
                <w:div w:id="486898980">
                  <w:marLeft w:val="0"/>
                  <w:marRight w:val="0"/>
                  <w:marTop w:val="0"/>
                  <w:marBottom w:val="0"/>
                  <w:divBdr>
                    <w:top w:val="none" w:sz="0" w:space="0" w:color="auto"/>
                    <w:left w:val="none" w:sz="0" w:space="0" w:color="auto"/>
                    <w:bottom w:val="none" w:sz="0" w:space="0" w:color="auto"/>
                    <w:right w:val="none" w:sz="0" w:space="0" w:color="auto"/>
                  </w:divBdr>
                </w:div>
                <w:div w:id="488518634">
                  <w:marLeft w:val="0"/>
                  <w:marRight w:val="0"/>
                  <w:marTop w:val="0"/>
                  <w:marBottom w:val="0"/>
                  <w:divBdr>
                    <w:top w:val="none" w:sz="0" w:space="0" w:color="auto"/>
                    <w:left w:val="none" w:sz="0" w:space="0" w:color="auto"/>
                    <w:bottom w:val="none" w:sz="0" w:space="0" w:color="auto"/>
                    <w:right w:val="none" w:sz="0" w:space="0" w:color="auto"/>
                  </w:divBdr>
                </w:div>
                <w:div w:id="489176057">
                  <w:marLeft w:val="0"/>
                  <w:marRight w:val="0"/>
                  <w:marTop w:val="0"/>
                  <w:marBottom w:val="0"/>
                  <w:divBdr>
                    <w:top w:val="none" w:sz="0" w:space="0" w:color="auto"/>
                    <w:left w:val="none" w:sz="0" w:space="0" w:color="auto"/>
                    <w:bottom w:val="none" w:sz="0" w:space="0" w:color="auto"/>
                    <w:right w:val="none" w:sz="0" w:space="0" w:color="auto"/>
                  </w:divBdr>
                </w:div>
                <w:div w:id="492841799">
                  <w:marLeft w:val="0"/>
                  <w:marRight w:val="0"/>
                  <w:marTop w:val="0"/>
                  <w:marBottom w:val="0"/>
                  <w:divBdr>
                    <w:top w:val="none" w:sz="0" w:space="0" w:color="auto"/>
                    <w:left w:val="none" w:sz="0" w:space="0" w:color="auto"/>
                    <w:bottom w:val="none" w:sz="0" w:space="0" w:color="auto"/>
                    <w:right w:val="none" w:sz="0" w:space="0" w:color="auto"/>
                  </w:divBdr>
                </w:div>
                <w:div w:id="493227937">
                  <w:marLeft w:val="0"/>
                  <w:marRight w:val="0"/>
                  <w:marTop w:val="0"/>
                  <w:marBottom w:val="0"/>
                  <w:divBdr>
                    <w:top w:val="none" w:sz="0" w:space="0" w:color="auto"/>
                    <w:left w:val="none" w:sz="0" w:space="0" w:color="auto"/>
                    <w:bottom w:val="none" w:sz="0" w:space="0" w:color="auto"/>
                    <w:right w:val="none" w:sz="0" w:space="0" w:color="auto"/>
                  </w:divBdr>
                </w:div>
                <w:div w:id="493955043">
                  <w:marLeft w:val="0"/>
                  <w:marRight w:val="0"/>
                  <w:marTop w:val="0"/>
                  <w:marBottom w:val="0"/>
                  <w:divBdr>
                    <w:top w:val="none" w:sz="0" w:space="0" w:color="auto"/>
                    <w:left w:val="none" w:sz="0" w:space="0" w:color="auto"/>
                    <w:bottom w:val="none" w:sz="0" w:space="0" w:color="auto"/>
                    <w:right w:val="none" w:sz="0" w:space="0" w:color="auto"/>
                  </w:divBdr>
                </w:div>
                <w:div w:id="493957445">
                  <w:marLeft w:val="0"/>
                  <w:marRight w:val="0"/>
                  <w:marTop w:val="0"/>
                  <w:marBottom w:val="0"/>
                  <w:divBdr>
                    <w:top w:val="none" w:sz="0" w:space="0" w:color="auto"/>
                    <w:left w:val="none" w:sz="0" w:space="0" w:color="auto"/>
                    <w:bottom w:val="none" w:sz="0" w:space="0" w:color="auto"/>
                    <w:right w:val="none" w:sz="0" w:space="0" w:color="auto"/>
                  </w:divBdr>
                </w:div>
                <w:div w:id="497572969">
                  <w:marLeft w:val="0"/>
                  <w:marRight w:val="0"/>
                  <w:marTop w:val="0"/>
                  <w:marBottom w:val="0"/>
                  <w:divBdr>
                    <w:top w:val="none" w:sz="0" w:space="0" w:color="auto"/>
                    <w:left w:val="none" w:sz="0" w:space="0" w:color="auto"/>
                    <w:bottom w:val="none" w:sz="0" w:space="0" w:color="auto"/>
                    <w:right w:val="none" w:sz="0" w:space="0" w:color="auto"/>
                  </w:divBdr>
                </w:div>
                <w:div w:id="502475579">
                  <w:marLeft w:val="0"/>
                  <w:marRight w:val="0"/>
                  <w:marTop w:val="0"/>
                  <w:marBottom w:val="0"/>
                  <w:divBdr>
                    <w:top w:val="none" w:sz="0" w:space="0" w:color="auto"/>
                    <w:left w:val="none" w:sz="0" w:space="0" w:color="auto"/>
                    <w:bottom w:val="none" w:sz="0" w:space="0" w:color="auto"/>
                    <w:right w:val="none" w:sz="0" w:space="0" w:color="auto"/>
                  </w:divBdr>
                </w:div>
                <w:div w:id="504322788">
                  <w:marLeft w:val="0"/>
                  <w:marRight w:val="0"/>
                  <w:marTop w:val="0"/>
                  <w:marBottom w:val="0"/>
                  <w:divBdr>
                    <w:top w:val="none" w:sz="0" w:space="0" w:color="auto"/>
                    <w:left w:val="none" w:sz="0" w:space="0" w:color="auto"/>
                    <w:bottom w:val="none" w:sz="0" w:space="0" w:color="auto"/>
                    <w:right w:val="none" w:sz="0" w:space="0" w:color="auto"/>
                  </w:divBdr>
                </w:div>
                <w:div w:id="504978132">
                  <w:marLeft w:val="0"/>
                  <w:marRight w:val="0"/>
                  <w:marTop w:val="0"/>
                  <w:marBottom w:val="0"/>
                  <w:divBdr>
                    <w:top w:val="none" w:sz="0" w:space="0" w:color="auto"/>
                    <w:left w:val="none" w:sz="0" w:space="0" w:color="auto"/>
                    <w:bottom w:val="none" w:sz="0" w:space="0" w:color="auto"/>
                    <w:right w:val="none" w:sz="0" w:space="0" w:color="auto"/>
                  </w:divBdr>
                </w:div>
                <w:div w:id="511649892">
                  <w:marLeft w:val="0"/>
                  <w:marRight w:val="0"/>
                  <w:marTop w:val="0"/>
                  <w:marBottom w:val="0"/>
                  <w:divBdr>
                    <w:top w:val="none" w:sz="0" w:space="0" w:color="auto"/>
                    <w:left w:val="none" w:sz="0" w:space="0" w:color="auto"/>
                    <w:bottom w:val="none" w:sz="0" w:space="0" w:color="auto"/>
                    <w:right w:val="none" w:sz="0" w:space="0" w:color="auto"/>
                  </w:divBdr>
                </w:div>
                <w:div w:id="512569325">
                  <w:marLeft w:val="0"/>
                  <w:marRight w:val="0"/>
                  <w:marTop w:val="0"/>
                  <w:marBottom w:val="0"/>
                  <w:divBdr>
                    <w:top w:val="none" w:sz="0" w:space="0" w:color="auto"/>
                    <w:left w:val="none" w:sz="0" w:space="0" w:color="auto"/>
                    <w:bottom w:val="none" w:sz="0" w:space="0" w:color="auto"/>
                    <w:right w:val="none" w:sz="0" w:space="0" w:color="auto"/>
                  </w:divBdr>
                </w:div>
                <w:div w:id="521863638">
                  <w:marLeft w:val="0"/>
                  <w:marRight w:val="0"/>
                  <w:marTop w:val="0"/>
                  <w:marBottom w:val="0"/>
                  <w:divBdr>
                    <w:top w:val="none" w:sz="0" w:space="0" w:color="auto"/>
                    <w:left w:val="none" w:sz="0" w:space="0" w:color="auto"/>
                    <w:bottom w:val="none" w:sz="0" w:space="0" w:color="auto"/>
                    <w:right w:val="none" w:sz="0" w:space="0" w:color="auto"/>
                  </w:divBdr>
                </w:div>
                <w:div w:id="523328961">
                  <w:marLeft w:val="0"/>
                  <w:marRight w:val="0"/>
                  <w:marTop w:val="0"/>
                  <w:marBottom w:val="0"/>
                  <w:divBdr>
                    <w:top w:val="none" w:sz="0" w:space="0" w:color="auto"/>
                    <w:left w:val="none" w:sz="0" w:space="0" w:color="auto"/>
                    <w:bottom w:val="none" w:sz="0" w:space="0" w:color="auto"/>
                    <w:right w:val="none" w:sz="0" w:space="0" w:color="auto"/>
                  </w:divBdr>
                </w:div>
                <w:div w:id="528184439">
                  <w:marLeft w:val="0"/>
                  <w:marRight w:val="0"/>
                  <w:marTop w:val="0"/>
                  <w:marBottom w:val="0"/>
                  <w:divBdr>
                    <w:top w:val="none" w:sz="0" w:space="0" w:color="auto"/>
                    <w:left w:val="none" w:sz="0" w:space="0" w:color="auto"/>
                    <w:bottom w:val="none" w:sz="0" w:space="0" w:color="auto"/>
                    <w:right w:val="none" w:sz="0" w:space="0" w:color="auto"/>
                  </w:divBdr>
                </w:div>
                <w:div w:id="528302223">
                  <w:marLeft w:val="0"/>
                  <w:marRight w:val="0"/>
                  <w:marTop w:val="0"/>
                  <w:marBottom w:val="0"/>
                  <w:divBdr>
                    <w:top w:val="none" w:sz="0" w:space="0" w:color="auto"/>
                    <w:left w:val="none" w:sz="0" w:space="0" w:color="auto"/>
                    <w:bottom w:val="none" w:sz="0" w:space="0" w:color="auto"/>
                    <w:right w:val="none" w:sz="0" w:space="0" w:color="auto"/>
                  </w:divBdr>
                </w:div>
                <w:div w:id="530263787">
                  <w:marLeft w:val="0"/>
                  <w:marRight w:val="0"/>
                  <w:marTop w:val="0"/>
                  <w:marBottom w:val="0"/>
                  <w:divBdr>
                    <w:top w:val="none" w:sz="0" w:space="0" w:color="auto"/>
                    <w:left w:val="none" w:sz="0" w:space="0" w:color="auto"/>
                    <w:bottom w:val="none" w:sz="0" w:space="0" w:color="auto"/>
                    <w:right w:val="none" w:sz="0" w:space="0" w:color="auto"/>
                  </w:divBdr>
                </w:div>
                <w:div w:id="539780286">
                  <w:marLeft w:val="0"/>
                  <w:marRight w:val="0"/>
                  <w:marTop w:val="0"/>
                  <w:marBottom w:val="0"/>
                  <w:divBdr>
                    <w:top w:val="none" w:sz="0" w:space="0" w:color="auto"/>
                    <w:left w:val="none" w:sz="0" w:space="0" w:color="auto"/>
                    <w:bottom w:val="none" w:sz="0" w:space="0" w:color="auto"/>
                    <w:right w:val="none" w:sz="0" w:space="0" w:color="auto"/>
                  </w:divBdr>
                </w:div>
                <w:div w:id="542446561">
                  <w:marLeft w:val="0"/>
                  <w:marRight w:val="0"/>
                  <w:marTop w:val="0"/>
                  <w:marBottom w:val="0"/>
                  <w:divBdr>
                    <w:top w:val="none" w:sz="0" w:space="0" w:color="auto"/>
                    <w:left w:val="none" w:sz="0" w:space="0" w:color="auto"/>
                    <w:bottom w:val="none" w:sz="0" w:space="0" w:color="auto"/>
                    <w:right w:val="none" w:sz="0" w:space="0" w:color="auto"/>
                  </w:divBdr>
                </w:div>
                <w:div w:id="542601239">
                  <w:marLeft w:val="0"/>
                  <w:marRight w:val="0"/>
                  <w:marTop w:val="0"/>
                  <w:marBottom w:val="0"/>
                  <w:divBdr>
                    <w:top w:val="none" w:sz="0" w:space="0" w:color="auto"/>
                    <w:left w:val="none" w:sz="0" w:space="0" w:color="auto"/>
                    <w:bottom w:val="none" w:sz="0" w:space="0" w:color="auto"/>
                    <w:right w:val="none" w:sz="0" w:space="0" w:color="auto"/>
                  </w:divBdr>
                </w:div>
                <w:div w:id="547687849">
                  <w:marLeft w:val="0"/>
                  <w:marRight w:val="0"/>
                  <w:marTop w:val="0"/>
                  <w:marBottom w:val="0"/>
                  <w:divBdr>
                    <w:top w:val="none" w:sz="0" w:space="0" w:color="auto"/>
                    <w:left w:val="none" w:sz="0" w:space="0" w:color="auto"/>
                    <w:bottom w:val="none" w:sz="0" w:space="0" w:color="auto"/>
                    <w:right w:val="none" w:sz="0" w:space="0" w:color="auto"/>
                  </w:divBdr>
                </w:div>
                <w:div w:id="547887088">
                  <w:marLeft w:val="0"/>
                  <w:marRight w:val="0"/>
                  <w:marTop w:val="0"/>
                  <w:marBottom w:val="0"/>
                  <w:divBdr>
                    <w:top w:val="none" w:sz="0" w:space="0" w:color="auto"/>
                    <w:left w:val="none" w:sz="0" w:space="0" w:color="auto"/>
                    <w:bottom w:val="none" w:sz="0" w:space="0" w:color="auto"/>
                    <w:right w:val="none" w:sz="0" w:space="0" w:color="auto"/>
                  </w:divBdr>
                </w:div>
                <w:div w:id="548149701">
                  <w:marLeft w:val="0"/>
                  <w:marRight w:val="0"/>
                  <w:marTop w:val="0"/>
                  <w:marBottom w:val="0"/>
                  <w:divBdr>
                    <w:top w:val="none" w:sz="0" w:space="0" w:color="auto"/>
                    <w:left w:val="none" w:sz="0" w:space="0" w:color="auto"/>
                    <w:bottom w:val="none" w:sz="0" w:space="0" w:color="auto"/>
                    <w:right w:val="none" w:sz="0" w:space="0" w:color="auto"/>
                  </w:divBdr>
                </w:div>
                <w:div w:id="548882892">
                  <w:marLeft w:val="0"/>
                  <w:marRight w:val="0"/>
                  <w:marTop w:val="0"/>
                  <w:marBottom w:val="0"/>
                  <w:divBdr>
                    <w:top w:val="none" w:sz="0" w:space="0" w:color="auto"/>
                    <w:left w:val="none" w:sz="0" w:space="0" w:color="auto"/>
                    <w:bottom w:val="none" w:sz="0" w:space="0" w:color="auto"/>
                    <w:right w:val="none" w:sz="0" w:space="0" w:color="auto"/>
                  </w:divBdr>
                </w:div>
                <w:div w:id="551772432">
                  <w:marLeft w:val="0"/>
                  <w:marRight w:val="0"/>
                  <w:marTop w:val="0"/>
                  <w:marBottom w:val="0"/>
                  <w:divBdr>
                    <w:top w:val="none" w:sz="0" w:space="0" w:color="auto"/>
                    <w:left w:val="none" w:sz="0" w:space="0" w:color="auto"/>
                    <w:bottom w:val="none" w:sz="0" w:space="0" w:color="auto"/>
                    <w:right w:val="none" w:sz="0" w:space="0" w:color="auto"/>
                  </w:divBdr>
                </w:div>
                <w:div w:id="552273163">
                  <w:marLeft w:val="0"/>
                  <w:marRight w:val="0"/>
                  <w:marTop w:val="0"/>
                  <w:marBottom w:val="0"/>
                  <w:divBdr>
                    <w:top w:val="none" w:sz="0" w:space="0" w:color="auto"/>
                    <w:left w:val="none" w:sz="0" w:space="0" w:color="auto"/>
                    <w:bottom w:val="none" w:sz="0" w:space="0" w:color="auto"/>
                    <w:right w:val="none" w:sz="0" w:space="0" w:color="auto"/>
                  </w:divBdr>
                </w:div>
                <w:div w:id="553348663">
                  <w:marLeft w:val="0"/>
                  <w:marRight w:val="0"/>
                  <w:marTop w:val="0"/>
                  <w:marBottom w:val="0"/>
                  <w:divBdr>
                    <w:top w:val="none" w:sz="0" w:space="0" w:color="auto"/>
                    <w:left w:val="none" w:sz="0" w:space="0" w:color="auto"/>
                    <w:bottom w:val="none" w:sz="0" w:space="0" w:color="auto"/>
                    <w:right w:val="none" w:sz="0" w:space="0" w:color="auto"/>
                  </w:divBdr>
                </w:div>
                <w:div w:id="554194616">
                  <w:marLeft w:val="0"/>
                  <w:marRight w:val="0"/>
                  <w:marTop w:val="0"/>
                  <w:marBottom w:val="0"/>
                  <w:divBdr>
                    <w:top w:val="none" w:sz="0" w:space="0" w:color="auto"/>
                    <w:left w:val="none" w:sz="0" w:space="0" w:color="auto"/>
                    <w:bottom w:val="none" w:sz="0" w:space="0" w:color="auto"/>
                    <w:right w:val="none" w:sz="0" w:space="0" w:color="auto"/>
                  </w:divBdr>
                </w:div>
                <w:div w:id="559487052">
                  <w:marLeft w:val="0"/>
                  <w:marRight w:val="0"/>
                  <w:marTop w:val="0"/>
                  <w:marBottom w:val="0"/>
                  <w:divBdr>
                    <w:top w:val="none" w:sz="0" w:space="0" w:color="auto"/>
                    <w:left w:val="none" w:sz="0" w:space="0" w:color="auto"/>
                    <w:bottom w:val="none" w:sz="0" w:space="0" w:color="auto"/>
                    <w:right w:val="none" w:sz="0" w:space="0" w:color="auto"/>
                  </w:divBdr>
                </w:div>
                <w:div w:id="562445624">
                  <w:marLeft w:val="0"/>
                  <w:marRight w:val="0"/>
                  <w:marTop w:val="0"/>
                  <w:marBottom w:val="0"/>
                  <w:divBdr>
                    <w:top w:val="none" w:sz="0" w:space="0" w:color="auto"/>
                    <w:left w:val="none" w:sz="0" w:space="0" w:color="auto"/>
                    <w:bottom w:val="none" w:sz="0" w:space="0" w:color="auto"/>
                    <w:right w:val="none" w:sz="0" w:space="0" w:color="auto"/>
                  </w:divBdr>
                </w:div>
                <w:div w:id="563491730">
                  <w:marLeft w:val="0"/>
                  <w:marRight w:val="0"/>
                  <w:marTop w:val="0"/>
                  <w:marBottom w:val="0"/>
                  <w:divBdr>
                    <w:top w:val="none" w:sz="0" w:space="0" w:color="auto"/>
                    <w:left w:val="none" w:sz="0" w:space="0" w:color="auto"/>
                    <w:bottom w:val="none" w:sz="0" w:space="0" w:color="auto"/>
                    <w:right w:val="none" w:sz="0" w:space="0" w:color="auto"/>
                  </w:divBdr>
                </w:div>
                <w:div w:id="563681821">
                  <w:marLeft w:val="0"/>
                  <w:marRight w:val="0"/>
                  <w:marTop w:val="0"/>
                  <w:marBottom w:val="0"/>
                  <w:divBdr>
                    <w:top w:val="none" w:sz="0" w:space="0" w:color="auto"/>
                    <w:left w:val="none" w:sz="0" w:space="0" w:color="auto"/>
                    <w:bottom w:val="none" w:sz="0" w:space="0" w:color="auto"/>
                    <w:right w:val="none" w:sz="0" w:space="0" w:color="auto"/>
                  </w:divBdr>
                </w:div>
                <w:div w:id="564100085">
                  <w:marLeft w:val="0"/>
                  <w:marRight w:val="0"/>
                  <w:marTop w:val="0"/>
                  <w:marBottom w:val="0"/>
                  <w:divBdr>
                    <w:top w:val="none" w:sz="0" w:space="0" w:color="auto"/>
                    <w:left w:val="none" w:sz="0" w:space="0" w:color="auto"/>
                    <w:bottom w:val="none" w:sz="0" w:space="0" w:color="auto"/>
                    <w:right w:val="none" w:sz="0" w:space="0" w:color="auto"/>
                  </w:divBdr>
                </w:div>
                <w:div w:id="564291919">
                  <w:marLeft w:val="0"/>
                  <w:marRight w:val="0"/>
                  <w:marTop w:val="0"/>
                  <w:marBottom w:val="0"/>
                  <w:divBdr>
                    <w:top w:val="none" w:sz="0" w:space="0" w:color="auto"/>
                    <w:left w:val="none" w:sz="0" w:space="0" w:color="auto"/>
                    <w:bottom w:val="none" w:sz="0" w:space="0" w:color="auto"/>
                    <w:right w:val="none" w:sz="0" w:space="0" w:color="auto"/>
                  </w:divBdr>
                </w:div>
                <w:div w:id="564730579">
                  <w:marLeft w:val="0"/>
                  <w:marRight w:val="0"/>
                  <w:marTop w:val="0"/>
                  <w:marBottom w:val="0"/>
                  <w:divBdr>
                    <w:top w:val="none" w:sz="0" w:space="0" w:color="auto"/>
                    <w:left w:val="none" w:sz="0" w:space="0" w:color="auto"/>
                    <w:bottom w:val="none" w:sz="0" w:space="0" w:color="auto"/>
                    <w:right w:val="none" w:sz="0" w:space="0" w:color="auto"/>
                  </w:divBdr>
                </w:div>
                <w:div w:id="566232338">
                  <w:marLeft w:val="0"/>
                  <w:marRight w:val="0"/>
                  <w:marTop w:val="0"/>
                  <w:marBottom w:val="0"/>
                  <w:divBdr>
                    <w:top w:val="none" w:sz="0" w:space="0" w:color="auto"/>
                    <w:left w:val="none" w:sz="0" w:space="0" w:color="auto"/>
                    <w:bottom w:val="none" w:sz="0" w:space="0" w:color="auto"/>
                    <w:right w:val="none" w:sz="0" w:space="0" w:color="auto"/>
                  </w:divBdr>
                </w:div>
                <w:div w:id="566964158">
                  <w:marLeft w:val="0"/>
                  <w:marRight w:val="0"/>
                  <w:marTop w:val="0"/>
                  <w:marBottom w:val="0"/>
                  <w:divBdr>
                    <w:top w:val="none" w:sz="0" w:space="0" w:color="auto"/>
                    <w:left w:val="none" w:sz="0" w:space="0" w:color="auto"/>
                    <w:bottom w:val="none" w:sz="0" w:space="0" w:color="auto"/>
                    <w:right w:val="none" w:sz="0" w:space="0" w:color="auto"/>
                  </w:divBdr>
                </w:div>
                <w:div w:id="567345549">
                  <w:marLeft w:val="0"/>
                  <w:marRight w:val="0"/>
                  <w:marTop w:val="0"/>
                  <w:marBottom w:val="0"/>
                  <w:divBdr>
                    <w:top w:val="none" w:sz="0" w:space="0" w:color="auto"/>
                    <w:left w:val="none" w:sz="0" w:space="0" w:color="auto"/>
                    <w:bottom w:val="none" w:sz="0" w:space="0" w:color="auto"/>
                    <w:right w:val="none" w:sz="0" w:space="0" w:color="auto"/>
                  </w:divBdr>
                </w:div>
                <w:div w:id="568033203">
                  <w:marLeft w:val="0"/>
                  <w:marRight w:val="0"/>
                  <w:marTop w:val="0"/>
                  <w:marBottom w:val="0"/>
                  <w:divBdr>
                    <w:top w:val="none" w:sz="0" w:space="0" w:color="auto"/>
                    <w:left w:val="none" w:sz="0" w:space="0" w:color="auto"/>
                    <w:bottom w:val="none" w:sz="0" w:space="0" w:color="auto"/>
                    <w:right w:val="none" w:sz="0" w:space="0" w:color="auto"/>
                  </w:divBdr>
                </w:div>
                <w:div w:id="572543669">
                  <w:marLeft w:val="0"/>
                  <w:marRight w:val="0"/>
                  <w:marTop w:val="0"/>
                  <w:marBottom w:val="0"/>
                  <w:divBdr>
                    <w:top w:val="none" w:sz="0" w:space="0" w:color="auto"/>
                    <w:left w:val="none" w:sz="0" w:space="0" w:color="auto"/>
                    <w:bottom w:val="none" w:sz="0" w:space="0" w:color="auto"/>
                    <w:right w:val="none" w:sz="0" w:space="0" w:color="auto"/>
                  </w:divBdr>
                </w:div>
                <w:div w:id="576747741">
                  <w:marLeft w:val="0"/>
                  <w:marRight w:val="0"/>
                  <w:marTop w:val="0"/>
                  <w:marBottom w:val="0"/>
                  <w:divBdr>
                    <w:top w:val="none" w:sz="0" w:space="0" w:color="auto"/>
                    <w:left w:val="none" w:sz="0" w:space="0" w:color="auto"/>
                    <w:bottom w:val="none" w:sz="0" w:space="0" w:color="auto"/>
                    <w:right w:val="none" w:sz="0" w:space="0" w:color="auto"/>
                  </w:divBdr>
                </w:div>
                <w:div w:id="579212583">
                  <w:marLeft w:val="0"/>
                  <w:marRight w:val="0"/>
                  <w:marTop w:val="0"/>
                  <w:marBottom w:val="0"/>
                  <w:divBdr>
                    <w:top w:val="none" w:sz="0" w:space="0" w:color="auto"/>
                    <w:left w:val="none" w:sz="0" w:space="0" w:color="auto"/>
                    <w:bottom w:val="none" w:sz="0" w:space="0" w:color="auto"/>
                    <w:right w:val="none" w:sz="0" w:space="0" w:color="auto"/>
                  </w:divBdr>
                </w:div>
                <w:div w:id="579995007">
                  <w:marLeft w:val="0"/>
                  <w:marRight w:val="0"/>
                  <w:marTop w:val="0"/>
                  <w:marBottom w:val="0"/>
                  <w:divBdr>
                    <w:top w:val="none" w:sz="0" w:space="0" w:color="auto"/>
                    <w:left w:val="none" w:sz="0" w:space="0" w:color="auto"/>
                    <w:bottom w:val="none" w:sz="0" w:space="0" w:color="auto"/>
                    <w:right w:val="none" w:sz="0" w:space="0" w:color="auto"/>
                  </w:divBdr>
                </w:div>
                <w:div w:id="581915568">
                  <w:marLeft w:val="0"/>
                  <w:marRight w:val="0"/>
                  <w:marTop w:val="0"/>
                  <w:marBottom w:val="0"/>
                  <w:divBdr>
                    <w:top w:val="none" w:sz="0" w:space="0" w:color="auto"/>
                    <w:left w:val="none" w:sz="0" w:space="0" w:color="auto"/>
                    <w:bottom w:val="none" w:sz="0" w:space="0" w:color="auto"/>
                    <w:right w:val="none" w:sz="0" w:space="0" w:color="auto"/>
                  </w:divBdr>
                </w:div>
                <w:div w:id="584191471">
                  <w:marLeft w:val="0"/>
                  <w:marRight w:val="0"/>
                  <w:marTop w:val="0"/>
                  <w:marBottom w:val="0"/>
                  <w:divBdr>
                    <w:top w:val="none" w:sz="0" w:space="0" w:color="auto"/>
                    <w:left w:val="none" w:sz="0" w:space="0" w:color="auto"/>
                    <w:bottom w:val="none" w:sz="0" w:space="0" w:color="auto"/>
                    <w:right w:val="none" w:sz="0" w:space="0" w:color="auto"/>
                  </w:divBdr>
                </w:div>
                <w:div w:id="585383772">
                  <w:marLeft w:val="0"/>
                  <w:marRight w:val="0"/>
                  <w:marTop w:val="0"/>
                  <w:marBottom w:val="0"/>
                  <w:divBdr>
                    <w:top w:val="none" w:sz="0" w:space="0" w:color="auto"/>
                    <w:left w:val="none" w:sz="0" w:space="0" w:color="auto"/>
                    <w:bottom w:val="none" w:sz="0" w:space="0" w:color="auto"/>
                    <w:right w:val="none" w:sz="0" w:space="0" w:color="auto"/>
                  </w:divBdr>
                </w:div>
                <w:div w:id="585892602">
                  <w:marLeft w:val="0"/>
                  <w:marRight w:val="0"/>
                  <w:marTop w:val="0"/>
                  <w:marBottom w:val="0"/>
                  <w:divBdr>
                    <w:top w:val="none" w:sz="0" w:space="0" w:color="auto"/>
                    <w:left w:val="none" w:sz="0" w:space="0" w:color="auto"/>
                    <w:bottom w:val="none" w:sz="0" w:space="0" w:color="auto"/>
                    <w:right w:val="none" w:sz="0" w:space="0" w:color="auto"/>
                  </w:divBdr>
                </w:div>
                <w:div w:id="586576342">
                  <w:marLeft w:val="0"/>
                  <w:marRight w:val="0"/>
                  <w:marTop w:val="0"/>
                  <w:marBottom w:val="0"/>
                  <w:divBdr>
                    <w:top w:val="none" w:sz="0" w:space="0" w:color="auto"/>
                    <w:left w:val="none" w:sz="0" w:space="0" w:color="auto"/>
                    <w:bottom w:val="none" w:sz="0" w:space="0" w:color="auto"/>
                    <w:right w:val="none" w:sz="0" w:space="0" w:color="auto"/>
                  </w:divBdr>
                </w:div>
                <w:div w:id="586960685">
                  <w:marLeft w:val="0"/>
                  <w:marRight w:val="0"/>
                  <w:marTop w:val="0"/>
                  <w:marBottom w:val="0"/>
                  <w:divBdr>
                    <w:top w:val="none" w:sz="0" w:space="0" w:color="auto"/>
                    <w:left w:val="none" w:sz="0" w:space="0" w:color="auto"/>
                    <w:bottom w:val="none" w:sz="0" w:space="0" w:color="auto"/>
                    <w:right w:val="none" w:sz="0" w:space="0" w:color="auto"/>
                  </w:divBdr>
                </w:div>
                <w:div w:id="595749617">
                  <w:marLeft w:val="0"/>
                  <w:marRight w:val="0"/>
                  <w:marTop w:val="0"/>
                  <w:marBottom w:val="0"/>
                  <w:divBdr>
                    <w:top w:val="none" w:sz="0" w:space="0" w:color="auto"/>
                    <w:left w:val="none" w:sz="0" w:space="0" w:color="auto"/>
                    <w:bottom w:val="none" w:sz="0" w:space="0" w:color="auto"/>
                    <w:right w:val="none" w:sz="0" w:space="0" w:color="auto"/>
                  </w:divBdr>
                </w:div>
                <w:div w:id="595820466">
                  <w:marLeft w:val="0"/>
                  <w:marRight w:val="0"/>
                  <w:marTop w:val="0"/>
                  <w:marBottom w:val="0"/>
                  <w:divBdr>
                    <w:top w:val="none" w:sz="0" w:space="0" w:color="auto"/>
                    <w:left w:val="none" w:sz="0" w:space="0" w:color="auto"/>
                    <w:bottom w:val="none" w:sz="0" w:space="0" w:color="auto"/>
                    <w:right w:val="none" w:sz="0" w:space="0" w:color="auto"/>
                  </w:divBdr>
                </w:div>
                <w:div w:id="596182684">
                  <w:marLeft w:val="0"/>
                  <w:marRight w:val="0"/>
                  <w:marTop w:val="0"/>
                  <w:marBottom w:val="0"/>
                  <w:divBdr>
                    <w:top w:val="none" w:sz="0" w:space="0" w:color="auto"/>
                    <w:left w:val="none" w:sz="0" w:space="0" w:color="auto"/>
                    <w:bottom w:val="none" w:sz="0" w:space="0" w:color="auto"/>
                    <w:right w:val="none" w:sz="0" w:space="0" w:color="auto"/>
                  </w:divBdr>
                </w:div>
                <w:div w:id="597106546">
                  <w:marLeft w:val="0"/>
                  <w:marRight w:val="0"/>
                  <w:marTop w:val="0"/>
                  <w:marBottom w:val="0"/>
                  <w:divBdr>
                    <w:top w:val="none" w:sz="0" w:space="0" w:color="auto"/>
                    <w:left w:val="none" w:sz="0" w:space="0" w:color="auto"/>
                    <w:bottom w:val="none" w:sz="0" w:space="0" w:color="auto"/>
                    <w:right w:val="none" w:sz="0" w:space="0" w:color="auto"/>
                  </w:divBdr>
                </w:div>
                <w:div w:id="599148648">
                  <w:marLeft w:val="0"/>
                  <w:marRight w:val="0"/>
                  <w:marTop w:val="0"/>
                  <w:marBottom w:val="0"/>
                  <w:divBdr>
                    <w:top w:val="none" w:sz="0" w:space="0" w:color="auto"/>
                    <w:left w:val="none" w:sz="0" w:space="0" w:color="auto"/>
                    <w:bottom w:val="none" w:sz="0" w:space="0" w:color="auto"/>
                    <w:right w:val="none" w:sz="0" w:space="0" w:color="auto"/>
                  </w:divBdr>
                </w:div>
                <w:div w:id="599601983">
                  <w:marLeft w:val="0"/>
                  <w:marRight w:val="0"/>
                  <w:marTop w:val="0"/>
                  <w:marBottom w:val="0"/>
                  <w:divBdr>
                    <w:top w:val="none" w:sz="0" w:space="0" w:color="auto"/>
                    <w:left w:val="none" w:sz="0" w:space="0" w:color="auto"/>
                    <w:bottom w:val="none" w:sz="0" w:space="0" w:color="auto"/>
                    <w:right w:val="none" w:sz="0" w:space="0" w:color="auto"/>
                  </w:divBdr>
                </w:div>
                <w:div w:id="599721309">
                  <w:marLeft w:val="0"/>
                  <w:marRight w:val="0"/>
                  <w:marTop w:val="0"/>
                  <w:marBottom w:val="0"/>
                  <w:divBdr>
                    <w:top w:val="none" w:sz="0" w:space="0" w:color="auto"/>
                    <w:left w:val="none" w:sz="0" w:space="0" w:color="auto"/>
                    <w:bottom w:val="none" w:sz="0" w:space="0" w:color="auto"/>
                    <w:right w:val="none" w:sz="0" w:space="0" w:color="auto"/>
                  </w:divBdr>
                </w:div>
                <w:div w:id="602036368">
                  <w:marLeft w:val="0"/>
                  <w:marRight w:val="0"/>
                  <w:marTop w:val="0"/>
                  <w:marBottom w:val="0"/>
                  <w:divBdr>
                    <w:top w:val="none" w:sz="0" w:space="0" w:color="auto"/>
                    <w:left w:val="none" w:sz="0" w:space="0" w:color="auto"/>
                    <w:bottom w:val="none" w:sz="0" w:space="0" w:color="auto"/>
                    <w:right w:val="none" w:sz="0" w:space="0" w:color="auto"/>
                  </w:divBdr>
                </w:div>
                <w:div w:id="604657451">
                  <w:marLeft w:val="0"/>
                  <w:marRight w:val="0"/>
                  <w:marTop w:val="0"/>
                  <w:marBottom w:val="0"/>
                  <w:divBdr>
                    <w:top w:val="none" w:sz="0" w:space="0" w:color="auto"/>
                    <w:left w:val="none" w:sz="0" w:space="0" w:color="auto"/>
                    <w:bottom w:val="none" w:sz="0" w:space="0" w:color="auto"/>
                    <w:right w:val="none" w:sz="0" w:space="0" w:color="auto"/>
                  </w:divBdr>
                </w:div>
                <w:div w:id="611744093">
                  <w:marLeft w:val="0"/>
                  <w:marRight w:val="0"/>
                  <w:marTop w:val="0"/>
                  <w:marBottom w:val="0"/>
                  <w:divBdr>
                    <w:top w:val="none" w:sz="0" w:space="0" w:color="auto"/>
                    <w:left w:val="none" w:sz="0" w:space="0" w:color="auto"/>
                    <w:bottom w:val="none" w:sz="0" w:space="0" w:color="auto"/>
                    <w:right w:val="none" w:sz="0" w:space="0" w:color="auto"/>
                  </w:divBdr>
                </w:div>
                <w:div w:id="612248508">
                  <w:marLeft w:val="0"/>
                  <w:marRight w:val="0"/>
                  <w:marTop w:val="0"/>
                  <w:marBottom w:val="0"/>
                  <w:divBdr>
                    <w:top w:val="none" w:sz="0" w:space="0" w:color="auto"/>
                    <w:left w:val="none" w:sz="0" w:space="0" w:color="auto"/>
                    <w:bottom w:val="none" w:sz="0" w:space="0" w:color="auto"/>
                    <w:right w:val="none" w:sz="0" w:space="0" w:color="auto"/>
                  </w:divBdr>
                </w:div>
                <w:div w:id="613370844">
                  <w:marLeft w:val="0"/>
                  <w:marRight w:val="0"/>
                  <w:marTop w:val="0"/>
                  <w:marBottom w:val="0"/>
                  <w:divBdr>
                    <w:top w:val="none" w:sz="0" w:space="0" w:color="auto"/>
                    <w:left w:val="none" w:sz="0" w:space="0" w:color="auto"/>
                    <w:bottom w:val="none" w:sz="0" w:space="0" w:color="auto"/>
                    <w:right w:val="none" w:sz="0" w:space="0" w:color="auto"/>
                  </w:divBdr>
                </w:div>
                <w:div w:id="616177536">
                  <w:marLeft w:val="0"/>
                  <w:marRight w:val="0"/>
                  <w:marTop w:val="0"/>
                  <w:marBottom w:val="0"/>
                  <w:divBdr>
                    <w:top w:val="none" w:sz="0" w:space="0" w:color="auto"/>
                    <w:left w:val="none" w:sz="0" w:space="0" w:color="auto"/>
                    <w:bottom w:val="none" w:sz="0" w:space="0" w:color="auto"/>
                    <w:right w:val="none" w:sz="0" w:space="0" w:color="auto"/>
                  </w:divBdr>
                </w:div>
                <w:div w:id="616789990">
                  <w:marLeft w:val="0"/>
                  <w:marRight w:val="0"/>
                  <w:marTop w:val="0"/>
                  <w:marBottom w:val="0"/>
                  <w:divBdr>
                    <w:top w:val="none" w:sz="0" w:space="0" w:color="auto"/>
                    <w:left w:val="none" w:sz="0" w:space="0" w:color="auto"/>
                    <w:bottom w:val="none" w:sz="0" w:space="0" w:color="auto"/>
                    <w:right w:val="none" w:sz="0" w:space="0" w:color="auto"/>
                  </w:divBdr>
                </w:div>
                <w:div w:id="617958091">
                  <w:marLeft w:val="0"/>
                  <w:marRight w:val="0"/>
                  <w:marTop w:val="0"/>
                  <w:marBottom w:val="0"/>
                  <w:divBdr>
                    <w:top w:val="none" w:sz="0" w:space="0" w:color="auto"/>
                    <w:left w:val="none" w:sz="0" w:space="0" w:color="auto"/>
                    <w:bottom w:val="none" w:sz="0" w:space="0" w:color="auto"/>
                    <w:right w:val="none" w:sz="0" w:space="0" w:color="auto"/>
                  </w:divBdr>
                </w:div>
                <w:div w:id="622925964">
                  <w:marLeft w:val="0"/>
                  <w:marRight w:val="0"/>
                  <w:marTop w:val="0"/>
                  <w:marBottom w:val="0"/>
                  <w:divBdr>
                    <w:top w:val="none" w:sz="0" w:space="0" w:color="auto"/>
                    <w:left w:val="none" w:sz="0" w:space="0" w:color="auto"/>
                    <w:bottom w:val="none" w:sz="0" w:space="0" w:color="auto"/>
                    <w:right w:val="none" w:sz="0" w:space="0" w:color="auto"/>
                  </w:divBdr>
                </w:div>
                <w:div w:id="626012986">
                  <w:marLeft w:val="0"/>
                  <w:marRight w:val="0"/>
                  <w:marTop w:val="0"/>
                  <w:marBottom w:val="0"/>
                  <w:divBdr>
                    <w:top w:val="none" w:sz="0" w:space="0" w:color="auto"/>
                    <w:left w:val="none" w:sz="0" w:space="0" w:color="auto"/>
                    <w:bottom w:val="none" w:sz="0" w:space="0" w:color="auto"/>
                    <w:right w:val="none" w:sz="0" w:space="0" w:color="auto"/>
                  </w:divBdr>
                </w:div>
                <w:div w:id="631250664">
                  <w:marLeft w:val="0"/>
                  <w:marRight w:val="0"/>
                  <w:marTop w:val="0"/>
                  <w:marBottom w:val="0"/>
                  <w:divBdr>
                    <w:top w:val="none" w:sz="0" w:space="0" w:color="auto"/>
                    <w:left w:val="none" w:sz="0" w:space="0" w:color="auto"/>
                    <w:bottom w:val="none" w:sz="0" w:space="0" w:color="auto"/>
                    <w:right w:val="none" w:sz="0" w:space="0" w:color="auto"/>
                  </w:divBdr>
                </w:div>
                <w:div w:id="631402371">
                  <w:marLeft w:val="0"/>
                  <w:marRight w:val="0"/>
                  <w:marTop w:val="0"/>
                  <w:marBottom w:val="0"/>
                  <w:divBdr>
                    <w:top w:val="none" w:sz="0" w:space="0" w:color="auto"/>
                    <w:left w:val="none" w:sz="0" w:space="0" w:color="auto"/>
                    <w:bottom w:val="none" w:sz="0" w:space="0" w:color="auto"/>
                    <w:right w:val="none" w:sz="0" w:space="0" w:color="auto"/>
                  </w:divBdr>
                </w:div>
                <w:div w:id="631520181">
                  <w:marLeft w:val="0"/>
                  <w:marRight w:val="0"/>
                  <w:marTop w:val="0"/>
                  <w:marBottom w:val="0"/>
                  <w:divBdr>
                    <w:top w:val="none" w:sz="0" w:space="0" w:color="auto"/>
                    <w:left w:val="none" w:sz="0" w:space="0" w:color="auto"/>
                    <w:bottom w:val="none" w:sz="0" w:space="0" w:color="auto"/>
                    <w:right w:val="none" w:sz="0" w:space="0" w:color="auto"/>
                  </w:divBdr>
                </w:div>
                <w:div w:id="632443895">
                  <w:marLeft w:val="0"/>
                  <w:marRight w:val="0"/>
                  <w:marTop w:val="0"/>
                  <w:marBottom w:val="0"/>
                  <w:divBdr>
                    <w:top w:val="none" w:sz="0" w:space="0" w:color="auto"/>
                    <w:left w:val="none" w:sz="0" w:space="0" w:color="auto"/>
                    <w:bottom w:val="none" w:sz="0" w:space="0" w:color="auto"/>
                    <w:right w:val="none" w:sz="0" w:space="0" w:color="auto"/>
                  </w:divBdr>
                </w:div>
                <w:div w:id="633483829">
                  <w:marLeft w:val="0"/>
                  <w:marRight w:val="0"/>
                  <w:marTop w:val="0"/>
                  <w:marBottom w:val="0"/>
                  <w:divBdr>
                    <w:top w:val="none" w:sz="0" w:space="0" w:color="auto"/>
                    <w:left w:val="none" w:sz="0" w:space="0" w:color="auto"/>
                    <w:bottom w:val="none" w:sz="0" w:space="0" w:color="auto"/>
                    <w:right w:val="none" w:sz="0" w:space="0" w:color="auto"/>
                  </w:divBdr>
                </w:div>
                <w:div w:id="635568860">
                  <w:marLeft w:val="0"/>
                  <w:marRight w:val="0"/>
                  <w:marTop w:val="0"/>
                  <w:marBottom w:val="0"/>
                  <w:divBdr>
                    <w:top w:val="none" w:sz="0" w:space="0" w:color="auto"/>
                    <w:left w:val="none" w:sz="0" w:space="0" w:color="auto"/>
                    <w:bottom w:val="none" w:sz="0" w:space="0" w:color="auto"/>
                    <w:right w:val="none" w:sz="0" w:space="0" w:color="auto"/>
                  </w:divBdr>
                </w:div>
                <w:div w:id="640696395">
                  <w:marLeft w:val="0"/>
                  <w:marRight w:val="0"/>
                  <w:marTop w:val="0"/>
                  <w:marBottom w:val="0"/>
                  <w:divBdr>
                    <w:top w:val="none" w:sz="0" w:space="0" w:color="auto"/>
                    <w:left w:val="none" w:sz="0" w:space="0" w:color="auto"/>
                    <w:bottom w:val="none" w:sz="0" w:space="0" w:color="auto"/>
                    <w:right w:val="none" w:sz="0" w:space="0" w:color="auto"/>
                  </w:divBdr>
                </w:div>
                <w:div w:id="641233499">
                  <w:marLeft w:val="0"/>
                  <w:marRight w:val="0"/>
                  <w:marTop w:val="0"/>
                  <w:marBottom w:val="0"/>
                  <w:divBdr>
                    <w:top w:val="none" w:sz="0" w:space="0" w:color="auto"/>
                    <w:left w:val="none" w:sz="0" w:space="0" w:color="auto"/>
                    <w:bottom w:val="none" w:sz="0" w:space="0" w:color="auto"/>
                    <w:right w:val="none" w:sz="0" w:space="0" w:color="auto"/>
                  </w:divBdr>
                </w:div>
                <w:div w:id="642858460">
                  <w:marLeft w:val="0"/>
                  <w:marRight w:val="0"/>
                  <w:marTop w:val="0"/>
                  <w:marBottom w:val="0"/>
                  <w:divBdr>
                    <w:top w:val="none" w:sz="0" w:space="0" w:color="auto"/>
                    <w:left w:val="none" w:sz="0" w:space="0" w:color="auto"/>
                    <w:bottom w:val="none" w:sz="0" w:space="0" w:color="auto"/>
                    <w:right w:val="none" w:sz="0" w:space="0" w:color="auto"/>
                  </w:divBdr>
                </w:div>
                <w:div w:id="650065692">
                  <w:marLeft w:val="0"/>
                  <w:marRight w:val="0"/>
                  <w:marTop w:val="0"/>
                  <w:marBottom w:val="0"/>
                  <w:divBdr>
                    <w:top w:val="none" w:sz="0" w:space="0" w:color="auto"/>
                    <w:left w:val="none" w:sz="0" w:space="0" w:color="auto"/>
                    <w:bottom w:val="none" w:sz="0" w:space="0" w:color="auto"/>
                    <w:right w:val="none" w:sz="0" w:space="0" w:color="auto"/>
                  </w:divBdr>
                </w:div>
                <w:div w:id="650332012">
                  <w:marLeft w:val="0"/>
                  <w:marRight w:val="0"/>
                  <w:marTop w:val="0"/>
                  <w:marBottom w:val="0"/>
                  <w:divBdr>
                    <w:top w:val="none" w:sz="0" w:space="0" w:color="auto"/>
                    <w:left w:val="none" w:sz="0" w:space="0" w:color="auto"/>
                    <w:bottom w:val="none" w:sz="0" w:space="0" w:color="auto"/>
                    <w:right w:val="none" w:sz="0" w:space="0" w:color="auto"/>
                  </w:divBdr>
                </w:div>
                <w:div w:id="650838538">
                  <w:marLeft w:val="0"/>
                  <w:marRight w:val="0"/>
                  <w:marTop w:val="0"/>
                  <w:marBottom w:val="0"/>
                  <w:divBdr>
                    <w:top w:val="none" w:sz="0" w:space="0" w:color="auto"/>
                    <w:left w:val="none" w:sz="0" w:space="0" w:color="auto"/>
                    <w:bottom w:val="none" w:sz="0" w:space="0" w:color="auto"/>
                    <w:right w:val="none" w:sz="0" w:space="0" w:color="auto"/>
                  </w:divBdr>
                </w:div>
                <w:div w:id="651908228">
                  <w:marLeft w:val="0"/>
                  <w:marRight w:val="0"/>
                  <w:marTop w:val="0"/>
                  <w:marBottom w:val="0"/>
                  <w:divBdr>
                    <w:top w:val="none" w:sz="0" w:space="0" w:color="auto"/>
                    <w:left w:val="none" w:sz="0" w:space="0" w:color="auto"/>
                    <w:bottom w:val="none" w:sz="0" w:space="0" w:color="auto"/>
                    <w:right w:val="none" w:sz="0" w:space="0" w:color="auto"/>
                  </w:divBdr>
                </w:div>
                <w:div w:id="654454561">
                  <w:marLeft w:val="0"/>
                  <w:marRight w:val="0"/>
                  <w:marTop w:val="0"/>
                  <w:marBottom w:val="0"/>
                  <w:divBdr>
                    <w:top w:val="none" w:sz="0" w:space="0" w:color="auto"/>
                    <w:left w:val="none" w:sz="0" w:space="0" w:color="auto"/>
                    <w:bottom w:val="none" w:sz="0" w:space="0" w:color="auto"/>
                    <w:right w:val="none" w:sz="0" w:space="0" w:color="auto"/>
                  </w:divBdr>
                </w:div>
                <w:div w:id="659961240">
                  <w:marLeft w:val="0"/>
                  <w:marRight w:val="0"/>
                  <w:marTop w:val="0"/>
                  <w:marBottom w:val="0"/>
                  <w:divBdr>
                    <w:top w:val="none" w:sz="0" w:space="0" w:color="auto"/>
                    <w:left w:val="none" w:sz="0" w:space="0" w:color="auto"/>
                    <w:bottom w:val="none" w:sz="0" w:space="0" w:color="auto"/>
                    <w:right w:val="none" w:sz="0" w:space="0" w:color="auto"/>
                  </w:divBdr>
                </w:div>
                <w:div w:id="662006019">
                  <w:marLeft w:val="0"/>
                  <w:marRight w:val="0"/>
                  <w:marTop w:val="0"/>
                  <w:marBottom w:val="0"/>
                  <w:divBdr>
                    <w:top w:val="none" w:sz="0" w:space="0" w:color="auto"/>
                    <w:left w:val="none" w:sz="0" w:space="0" w:color="auto"/>
                    <w:bottom w:val="none" w:sz="0" w:space="0" w:color="auto"/>
                    <w:right w:val="none" w:sz="0" w:space="0" w:color="auto"/>
                  </w:divBdr>
                </w:div>
                <w:div w:id="662899173">
                  <w:marLeft w:val="0"/>
                  <w:marRight w:val="0"/>
                  <w:marTop w:val="0"/>
                  <w:marBottom w:val="0"/>
                  <w:divBdr>
                    <w:top w:val="none" w:sz="0" w:space="0" w:color="auto"/>
                    <w:left w:val="none" w:sz="0" w:space="0" w:color="auto"/>
                    <w:bottom w:val="none" w:sz="0" w:space="0" w:color="auto"/>
                    <w:right w:val="none" w:sz="0" w:space="0" w:color="auto"/>
                  </w:divBdr>
                </w:div>
                <w:div w:id="663775872">
                  <w:marLeft w:val="0"/>
                  <w:marRight w:val="0"/>
                  <w:marTop w:val="0"/>
                  <w:marBottom w:val="0"/>
                  <w:divBdr>
                    <w:top w:val="none" w:sz="0" w:space="0" w:color="auto"/>
                    <w:left w:val="none" w:sz="0" w:space="0" w:color="auto"/>
                    <w:bottom w:val="none" w:sz="0" w:space="0" w:color="auto"/>
                    <w:right w:val="none" w:sz="0" w:space="0" w:color="auto"/>
                  </w:divBdr>
                </w:div>
                <w:div w:id="665284034">
                  <w:marLeft w:val="0"/>
                  <w:marRight w:val="0"/>
                  <w:marTop w:val="0"/>
                  <w:marBottom w:val="0"/>
                  <w:divBdr>
                    <w:top w:val="none" w:sz="0" w:space="0" w:color="auto"/>
                    <w:left w:val="none" w:sz="0" w:space="0" w:color="auto"/>
                    <w:bottom w:val="none" w:sz="0" w:space="0" w:color="auto"/>
                    <w:right w:val="none" w:sz="0" w:space="0" w:color="auto"/>
                  </w:divBdr>
                </w:div>
                <w:div w:id="668757785">
                  <w:marLeft w:val="0"/>
                  <w:marRight w:val="0"/>
                  <w:marTop w:val="0"/>
                  <w:marBottom w:val="0"/>
                  <w:divBdr>
                    <w:top w:val="none" w:sz="0" w:space="0" w:color="auto"/>
                    <w:left w:val="none" w:sz="0" w:space="0" w:color="auto"/>
                    <w:bottom w:val="none" w:sz="0" w:space="0" w:color="auto"/>
                    <w:right w:val="none" w:sz="0" w:space="0" w:color="auto"/>
                  </w:divBdr>
                </w:div>
                <w:div w:id="671033963">
                  <w:marLeft w:val="0"/>
                  <w:marRight w:val="0"/>
                  <w:marTop w:val="0"/>
                  <w:marBottom w:val="0"/>
                  <w:divBdr>
                    <w:top w:val="none" w:sz="0" w:space="0" w:color="auto"/>
                    <w:left w:val="none" w:sz="0" w:space="0" w:color="auto"/>
                    <w:bottom w:val="none" w:sz="0" w:space="0" w:color="auto"/>
                    <w:right w:val="none" w:sz="0" w:space="0" w:color="auto"/>
                  </w:divBdr>
                </w:div>
                <w:div w:id="673461944">
                  <w:marLeft w:val="0"/>
                  <w:marRight w:val="0"/>
                  <w:marTop w:val="0"/>
                  <w:marBottom w:val="0"/>
                  <w:divBdr>
                    <w:top w:val="none" w:sz="0" w:space="0" w:color="auto"/>
                    <w:left w:val="none" w:sz="0" w:space="0" w:color="auto"/>
                    <w:bottom w:val="none" w:sz="0" w:space="0" w:color="auto"/>
                    <w:right w:val="none" w:sz="0" w:space="0" w:color="auto"/>
                  </w:divBdr>
                </w:div>
                <w:div w:id="676732930">
                  <w:marLeft w:val="0"/>
                  <w:marRight w:val="0"/>
                  <w:marTop w:val="0"/>
                  <w:marBottom w:val="0"/>
                  <w:divBdr>
                    <w:top w:val="none" w:sz="0" w:space="0" w:color="auto"/>
                    <w:left w:val="none" w:sz="0" w:space="0" w:color="auto"/>
                    <w:bottom w:val="none" w:sz="0" w:space="0" w:color="auto"/>
                    <w:right w:val="none" w:sz="0" w:space="0" w:color="auto"/>
                  </w:divBdr>
                </w:div>
                <w:div w:id="677779353">
                  <w:marLeft w:val="0"/>
                  <w:marRight w:val="0"/>
                  <w:marTop w:val="0"/>
                  <w:marBottom w:val="0"/>
                  <w:divBdr>
                    <w:top w:val="none" w:sz="0" w:space="0" w:color="auto"/>
                    <w:left w:val="none" w:sz="0" w:space="0" w:color="auto"/>
                    <w:bottom w:val="none" w:sz="0" w:space="0" w:color="auto"/>
                    <w:right w:val="none" w:sz="0" w:space="0" w:color="auto"/>
                  </w:divBdr>
                </w:div>
                <w:div w:id="677997618">
                  <w:marLeft w:val="0"/>
                  <w:marRight w:val="0"/>
                  <w:marTop w:val="0"/>
                  <w:marBottom w:val="0"/>
                  <w:divBdr>
                    <w:top w:val="none" w:sz="0" w:space="0" w:color="auto"/>
                    <w:left w:val="none" w:sz="0" w:space="0" w:color="auto"/>
                    <w:bottom w:val="none" w:sz="0" w:space="0" w:color="auto"/>
                    <w:right w:val="none" w:sz="0" w:space="0" w:color="auto"/>
                  </w:divBdr>
                </w:div>
                <w:div w:id="680592503">
                  <w:marLeft w:val="0"/>
                  <w:marRight w:val="0"/>
                  <w:marTop w:val="0"/>
                  <w:marBottom w:val="0"/>
                  <w:divBdr>
                    <w:top w:val="none" w:sz="0" w:space="0" w:color="auto"/>
                    <w:left w:val="none" w:sz="0" w:space="0" w:color="auto"/>
                    <w:bottom w:val="none" w:sz="0" w:space="0" w:color="auto"/>
                    <w:right w:val="none" w:sz="0" w:space="0" w:color="auto"/>
                  </w:divBdr>
                </w:div>
                <w:div w:id="683242111">
                  <w:marLeft w:val="0"/>
                  <w:marRight w:val="0"/>
                  <w:marTop w:val="0"/>
                  <w:marBottom w:val="0"/>
                  <w:divBdr>
                    <w:top w:val="none" w:sz="0" w:space="0" w:color="auto"/>
                    <w:left w:val="none" w:sz="0" w:space="0" w:color="auto"/>
                    <w:bottom w:val="none" w:sz="0" w:space="0" w:color="auto"/>
                    <w:right w:val="none" w:sz="0" w:space="0" w:color="auto"/>
                  </w:divBdr>
                </w:div>
                <w:div w:id="684786662">
                  <w:marLeft w:val="0"/>
                  <w:marRight w:val="0"/>
                  <w:marTop w:val="0"/>
                  <w:marBottom w:val="0"/>
                  <w:divBdr>
                    <w:top w:val="none" w:sz="0" w:space="0" w:color="auto"/>
                    <w:left w:val="none" w:sz="0" w:space="0" w:color="auto"/>
                    <w:bottom w:val="none" w:sz="0" w:space="0" w:color="auto"/>
                    <w:right w:val="none" w:sz="0" w:space="0" w:color="auto"/>
                  </w:divBdr>
                </w:div>
                <w:div w:id="685253921">
                  <w:marLeft w:val="0"/>
                  <w:marRight w:val="0"/>
                  <w:marTop w:val="0"/>
                  <w:marBottom w:val="0"/>
                  <w:divBdr>
                    <w:top w:val="none" w:sz="0" w:space="0" w:color="auto"/>
                    <w:left w:val="none" w:sz="0" w:space="0" w:color="auto"/>
                    <w:bottom w:val="none" w:sz="0" w:space="0" w:color="auto"/>
                    <w:right w:val="none" w:sz="0" w:space="0" w:color="auto"/>
                  </w:divBdr>
                </w:div>
                <w:div w:id="685791631">
                  <w:marLeft w:val="0"/>
                  <w:marRight w:val="0"/>
                  <w:marTop w:val="0"/>
                  <w:marBottom w:val="0"/>
                  <w:divBdr>
                    <w:top w:val="none" w:sz="0" w:space="0" w:color="auto"/>
                    <w:left w:val="none" w:sz="0" w:space="0" w:color="auto"/>
                    <w:bottom w:val="none" w:sz="0" w:space="0" w:color="auto"/>
                    <w:right w:val="none" w:sz="0" w:space="0" w:color="auto"/>
                  </w:divBdr>
                </w:div>
                <w:div w:id="685912934">
                  <w:marLeft w:val="0"/>
                  <w:marRight w:val="0"/>
                  <w:marTop w:val="0"/>
                  <w:marBottom w:val="0"/>
                  <w:divBdr>
                    <w:top w:val="none" w:sz="0" w:space="0" w:color="auto"/>
                    <w:left w:val="none" w:sz="0" w:space="0" w:color="auto"/>
                    <w:bottom w:val="none" w:sz="0" w:space="0" w:color="auto"/>
                    <w:right w:val="none" w:sz="0" w:space="0" w:color="auto"/>
                  </w:divBdr>
                </w:div>
                <w:div w:id="689140472">
                  <w:marLeft w:val="0"/>
                  <w:marRight w:val="0"/>
                  <w:marTop w:val="0"/>
                  <w:marBottom w:val="0"/>
                  <w:divBdr>
                    <w:top w:val="none" w:sz="0" w:space="0" w:color="auto"/>
                    <w:left w:val="none" w:sz="0" w:space="0" w:color="auto"/>
                    <w:bottom w:val="none" w:sz="0" w:space="0" w:color="auto"/>
                    <w:right w:val="none" w:sz="0" w:space="0" w:color="auto"/>
                  </w:divBdr>
                </w:div>
                <w:div w:id="694160080">
                  <w:marLeft w:val="0"/>
                  <w:marRight w:val="0"/>
                  <w:marTop w:val="0"/>
                  <w:marBottom w:val="0"/>
                  <w:divBdr>
                    <w:top w:val="none" w:sz="0" w:space="0" w:color="auto"/>
                    <w:left w:val="none" w:sz="0" w:space="0" w:color="auto"/>
                    <w:bottom w:val="none" w:sz="0" w:space="0" w:color="auto"/>
                    <w:right w:val="none" w:sz="0" w:space="0" w:color="auto"/>
                  </w:divBdr>
                </w:div>
                <w:div w:id="695085338">
                  <w:marLeft w:val="0"/>
                  <w:marRight w:val="0"/>
                  <w:marTop w:val="0"/>
                  <w:marBottom w:val="0"/>
                  <w:divBdr>
                    <w:top w:val="none" w:sz="0" w:space="0" w:color="auto"/>
                    <w:left w:val="none" w:sz="0" w:space="0" w:color="auto"/>
                    <w:bottom w:val="none" w:sz="0" w:space="0" w:color="auto"/>
                    <w:right w:val="none" w:sz="0" w:space="0" w:color="auto"/>
                  </w:divBdr>
                </w:div>
                <w:div w:id="696546602">
                  <w:marLeft w:val="0"/>
                  <w:marRight w:val="0"/>
                  <w:marTop w:val="0"/>
                  <w:marBottom w:val="0"/>
                  <w:divBdr>
                    <w:top w:val="none" w:sz="0" w:space="0" w:color="auto"/>
                    <w:left w:val="none" w:sz="0" w:space="0" w:color="auto"/>
                    <w:bottom w:val="none" w:sz="0" w:space="0" w:color="auto"/>
                    <w:right w:val="none" w:sz="0" w:space="0" w:color="auto"/>
                  </w:divBdr>
                </w:div>
                <w:div w:id="698437872">
                  <w:marLeft w:val="0"/>
                  <w:marRight w:val="0"/>
                  <w:marTop w:val="0"/>
                  <w:marBottom w:val="0"/>
                  <w:divBdr>
                    <w:top w:val="none" w:sz="0" w:space="0" w:color="auto"/>
                    <w:left w:val="none" w:sz="0" w:space="0" w:color="auto"/>
                    <w:bottom w:val="none" w:sz="0" w:space="0" w:color="auto"/>
                    <w:right w:val="none" w:sz="0" w:space="0" w:color="auto"/>
                  </w:divBdr>
                </w:div>
                <w:div w:id="700589908">
                  <w:marLeft w:val="0"/>
                  <w:marRight w:val="0"/>
                  <w:marTop w:val="0"/>
                  <w:marBottom w:val="0"/>
                  <w:divBdr>
                    <w:top w:val="none" w:sz="0" w:space="0" w:color="auto"/>
                    <w:left w:val="none" w:sz="0" w:space="0" w:color="auto"/>
                    <w:bottom w:val="none" w:sz="0" w:space="0" w:color="auto"/>
                    <w:right w:val="none" w:sz="0" w:space="0" w:color="auto"/>
                  </w:divBdr>
                </w:div>
                <w:div w:id="702558912">
                  <w:marLeft w:val="0"/>
                  <w:marRight w:val="0"/>
                  <w:marTop w:val="0"/>
                  <w:marBottom w:val="0"/>
                  <w:divBdr>
                    <w:top w:val="none" w:sz="0" w:space="0" w:color="auto"/>
                    <w:left w:val="none" w:sz="0" w:space="0" w:color="auto"/>
                    <w:bottom w:val="none" w:sz="0" w:space="0" w:color="auto"/>
                    <w:right w:val="none" w:sz="0" w:space="0" w:color="auto"/>
                  </w:divBdr>
                </w:div>
                <w:div w:id="705133984">
                  <w:marLeft w:val="0"/>
                  <w:marRight w:val="0"/>
                  <w:marTop w:val="0"/>
                  <w:marBottom w:val="0"/>
                  <w:divBdr>
                    <w:top w:val="none" w:sz="0" w:space="0" w:color="auto"/>
                    <w:left w:val="none" w:sz="0" w:space="0" w:color="auto"/>
                    <w:bottom w:val="none" w:sz="0" w:space="0" w:color="auto"/>
                    <w:right w:val="none" w:sz="0" w:space="0" w:color="auto"/>
                  </w:divBdr>
                </w:div>
                <w:div w:id="706178725">
                  <w:marLeft w:val="0"/>
                  <w:marRight w:val="0"/>
                  <w:marTop w:val="0"/>
                  <w:marBottom w:val="0"/>
                  <w:divBdr>
                    <w:top w:val="none" w:sz="0" w:space="0" w:color="auto"/>
                    <w:left w:val="none" w:sz="0" w:space="0" w:color="auto"/>
                    <w:bottom w:val="none" w:sz="0" w:space="0" w:color="auto"/>
                    <w:right w:val="none" w:sz="0" w:space="0" w:color="auto"/>
                  </w:divBdr>
                </w:div>
                <w:div w:id="711424203">
                  <w:marLeft w:val="0"/>
                  <w:marRight w:val="0"/>
                  <w:marTop w:val="0"/>
                  <w:marBottom w:val="0"/>
                  <w:divBdr>
                    <w:top w:val="none" w:sz="0" w:space="0" w:color="auto"/>
                    <w:left w:val="none" w:sz="0" w:space="0" w:color="auto"/>
                    <w:bottom w:val="none" w:sz="0" w:space="0" w:color="auto"/>
                    <w:right w:val="none" w:sz="0" w:space="0" w:color="auto"/>
                  </w:divBdr>
                </w:div>
                <w:div w:id="715006263">
                  <w:marLeft w:val="0"/>
                  <w:marRight w:val="0"/>
                  <w:marTop w:val="0"/>
                  <w:marBottom w:val="0"/>
                  <w:divBdr>
                    <w:top w:val="none" w:sz="0" w:space="0" w:color="auto"/>
                    <w:left w:val="none" w:sz="0" w:space="0" w:color="auto"/>
                    <w:bottom w:val="none" w:sz="0" w:space="0" w:color="auto"/>
                    <w:right w:val="none" w:sz="0" w:space="0" w:color="auto"/>
                  </w:divBdr>
                </w:div>
                <w:div w:id="715275677">
                  <w:marLeft w:val="0"/>
                  <w:marRight w:val="0"/>
                  <w:marTop w:val="0"/>
                  <w:marBottom w:val="0"/>
                  <w:divBdr>
                    <w:top w:val="none" w:sz="0" w:space="0" w:color="auto"/>
                    <w:left w:val="none" w:sz="0" w:space="0" w:color="auto"/>
                    <w:bottom w:val="none" w:sz="0" w:space="0" w:color="auto"/>
                    <w:right w:val="none" w:sz="0" w:space="0" w:color="auto"/>
                  </w:divBdr>
                </w:div>
                <w:div w:id="715350260">
                  <w:marLeft w:val="0"/>
                  <w:marRight w:val="0"/>
                  <w:marTop w:val="0"/>
                  <w:marBottom w:val="0"/>
                  <w:divBdr>
                    <w:top w:val="none" w:sz="0" w:space="0" w:color="auto"/>
                    <w:left w:val="none" w:sz="0" w:space="0" w:color="auto"/>
                    <w:bottom w:val="none" w:sz="0" w:space="0" w:color="auto"/>
                    <w:right w:val="none" w:sz="0" w:space="0" w:color="auto"/>
                  </w:divBdr>
                </w:div>
                <w:div w:id="716707993">
                  <w:marLeft w:val="0"/>
                  <w:marRight w:val="0"/>
                  <w:marTop w:val="0"/>
                  <w:marBottom w:val="0"/>
                  <w:divBdr>
                    <w:top w:val="none" w:sz="0" w:space="0" w:color="auto"/>
                    <w:left w:val="none" w:sz="0" w:space="0" w:color="auto"/>
                    <w:bottom w:val="none" w:sz="0" w:space="0" w:color="auto"/>
                    <w:right w:val="none" w:sz="0" w:space="0" w:color="auto"/>
                  </w:divBdr>
                </w:div>
                <w:div w:id="722946036">
                  <w:marLeft w:val="0"/>
                  <w:marRight w:val="0"/>
                  <w:marTop w:val="0"/>
                  <w:marBottom w:val="0"/>
                  <w:divBdr>
                    <w:top w:val="none" w:sz="0" w:space="0" w:color="auto"/>
                    <w:left w:val="none" w:sz="0" w:space="0" w:color="auto"/>
                    <w:bottom w:val="none" w:sz="0" w:space="0" w:color="auto"/>
                    <w:right w:val="none" w:sz="0" w:space="0" w:color="auto"/>
                  </w:divBdr>
                </w:div>
                <w:div w:id="727803607">
                  <w:marLeft w:val="0"/>
                  <w:marRight w:val="0"/>
                  <w:marTop w:val="0"/>
                  <w:marBottom w:val="0"/>
                  <w:divBdr>
                    <w:top w:val="none" w:sz="0" w:space="0" w:color="auto"/>
                    <w:left w:val="none" w:sz="0" w:space="0" w:color="auto"/>
                    <w:bottom w:val="none" w:sz="0" w:space="0" w:color="auto"/>
                    <w:right w:val="none" w:sz="0" w:space="0" w:color="auto"/>
                  </w:divBdr>
                </w:div>
                <w:div w:id="732854830">
                  <w:marLeft w:val="0"/>
                  <w:marRight w:val="0"/>
                  <w:marTop w:val="0"/>
                  <w:marBottom w:val="0"/>
                  <w:divBdr>
                    <w:top w:val="none" w:sz="0" w:space="0" w:color="auto"/>
                    <w:left w:val="none" w:sz="0" w:space="0" w:color="auto"/>
                    <w:bottom w:val="none" w:sz="0" w:space="0" w:color="auto"/>
                    <w:right w:val="none" w:sz="0" w:space="0" w:color="auto"/>
                  </w:divBdr>
                </w:div>
                <w:div w:id="732898688">
                  <w:marLeft w:val="0"/>
                  <w:marRight w:val="0"/>
                  <w:marTop w:val="0"/>
                  <w:marBottom w:val="0"/>
                  <w:divBdr>
                    <w:top w:val="none" w:sz="0" w:space="0" w:color="auto"/>
                    <w:left w:val="none" w:sz="0" w:space="0" w:color="auto"/>
                    <w:bottom w:val="none" w:sz="0" w:space="0" w:color="auto"/>
                    <w:right w:val="none" w:sz="0" w:space="0" w:color="auto"/>
                  </w:divBdr>
                </w:div>
                <w:div w:id="734283336">
                  <w:marLeft w:val="0"/>
                  <w:marRight w:val="0"/>
                  <w:marTop w:val="0"/>
                  <w:marBottom w:val="0"/>
                  <w:divBdr>
                    <w:top w:val="none" w:sz="0" w:space="0" w:color="auto"/>
                    <w:left w:val="none" w:sz="0" w:space="0" w:color="auto"/>
                    <w:bottom w:val="none" w:sz="0" w:space="0" w:color="auto"/>
                    <w:right w:val="none" w:sz="0" w:space="0" w:color="auto"/>
                  </w:divBdr>
                </w:div>
                <w:div w:id="737285983">
                  <w:marLeft w:val="0"/>
                  <w:marRight w:val="0"/>
                  <w:marTop w:val="0"/>
                  <w:marBottom w:val="0"/>
                  <w:divBdr>
                    <w:top w:val="none" w:sz="0" w:space="0" w:color="auto"/>
                    <w:left w:val="none" w:sz="0" w:space="0" w:color="auto"/>
                    <w:bottom w:val="none" w:sz="0" w:space="0" w:color="auto"/>
                    <w:right w:val="none" w:sz="0" w:space="0" w:color="auto"/>
                  </w:divBdr>
                </w:div>
                <w:div w:id="737829957">
                  <w:marLeft w:val="0"/>
                  <w:marRight w:val="0"/>
                  <w:marTop w:val="0"/>
                  <w:marBottom w:val="0"/>
                  <w:divBdr>
                    <w:top w:val="none" w:sz="0" w:space="0" w:color="auto"/>
                    <w:left w:val="none" w:sz="0" w:space="0" w:color="auto"/>
                    <w:bottom w:val="none" w:sz="0" w:space="0" w:color="auto"/>
                    <w:right w:val="none" w:sz="0" w:space="0" w:color="auto"/>
                  </w:divBdr>
                </w:div>
                <w:div w:id="739401735">
                  <w:marLeft w:val="0"/>
                  <w:marRight w:val="0"/>
                  <w:marTop w:val="0"/>
                  <w:marBottom w:val="0"/>
                  <w:divBdr>
                    <w:top w:val="none" w:sz="0" w:space="0" w:color="auto"/>
                    <w:left w:val="none" w:sz="0" w:space="0" w:color="auto"/>
                    <w:bottom w:val="none" w:sz="0" w:space="0" w:color="auto"/>
                    <w:right w:val="none" w:sz="0" w:space="0" w:color="auto"/>
                  </w:divBdr>
                </w:div>
                <w:div w:id="744106019">
                  <w:marLeft w:val="0"/>
                  <w:marRight w:val="0"/>
                  <w:marTop w:val="0"/>
                  <w:marBottom w:val="0"/>
                  <w:divBdr>
                    <w:top w:val="none" w:sz="0" w:space="0" w:color="auto"/>
                    <w:left w:val="none" w:sz="0" w:space="0" w:color="auto"/>
                    <w:bottom w:val="none" w:sz="0" w:space="0" w:color="auto"/>
                    <w:right w:val="none" w:sz="0" w:space="0" w:color="auto"/>
                  </w:divBdr>
                </w:div>
                <w:div w:id="744231633">
                  <w:marLeft w:val="0"/>
                  <w:marRight w:val="0"/>
                  <w:marTop w:val="0"/>
                  <w:marBottom w:val="0"/>
                  <w:divBdr>
                    <w:top w:val="none" w:sz="0" w:space="0" w:color="auto"/>
                    <w:left w:val="none" w:sz="0" w:space="0" w:color="auto"/>
                    <w:bottom w:val="none" w:sz="0" w:space="0" w:color="auto"/>
                    <w:right w:val="none" w:sz="0" w:space="0" w:color="auto"/>
                  </w:divBdr>
                </w:div>
                <w:div w:id="745877729">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47656069">
                  <w:marLeft w:val="0"/>
                  <w:marRight w:val="0"/>
                  <w:marTop w:val="0"/>
                  <w:marBottom w:val="0"/>
                  <w:divBdr>
                    <w:top w:val="none" w:sz="0" w:space="0" w:color="auto"/>
                    <w:left w:val="none" w:sz="0" w:space="0" w:color="auto"/>
                    <w:bottom w:val="none" w:sz="0" w:space="0" w:color="auto"/>
                    <w:right w:val="none" w:sz="0" w:space="0" w:color="auto"/>
                  </w:divBdr>
                </w:div>
                <w:div w:id="755594837">
                  <w:marLeft w:val="0"/>
                  <w:marRight w:val="0"/>
                  <w:marTop w:val="0"/>
                  <w:marBottom w:val="0"/>
                  <w:divBdr>
                    <w:top w:val="none" w:sz="0" w:space="0" w:color="auto"/>
                    <w:left w:val="none" w:sz="0" w:space="0" w:color="auto"/>
                    <w:bottom w:val="none" w:sz="0" w:space="0" w:color="auto"/>
                    <w:right w:val="none" w:sz="0" w:space="0" w:color="auto"/>
                  </w:divBdr>
                </w:div>
                <w:div w:id="755906260">
                  <w:marLeft w:val="0"/>
                  <w:marRight w:val="0"/>
                  <w:marTop w:val="0"/>
                  <w:marBottom w:val="0"/>
                  <w:divBdr>
                    <w:top w:val="none" w:sz="0" w:space="0" w:color="auto"/>
                    <w:left w:val="none" w:sz="0" w:space="0" w:color="auto"/>
                    <w:bottom w:val="none" w:sz="0" w:space="0" w:color="auto"/>
                    <w:right w:val="none" w:sz="0" w:space="0" w:color="auto"/>
                  </w:divBdr>
                </w:div>
                <w:div w:id="756482397">
                  <w:marLeft w:val="0"/>
                  <w:marRight w:val="0"/>
                  <w:marTop w:val="0"/>
                  <w:marBottom w:val="0"/>
                  <w:divBdr>
                    <w:top w:val="none" w:sz="0" w:space="0" w:color="auto"/>
                    <w:left w:val="none" w:sz="0" w:space="0" w:color="auto"/>
                    <w:bottom w:val="none" w:sz="0" w:space="0" w:color="auto"/>
                    <w:right w:val="none" w:sz="0" w:space="0" w:color="auto"/>
                  </w:divBdr>
                </w:div>
                <w:div w:id="760838490">
                  <w:marLeft w:val="0"/>
                  <w:marRight w:val="0"/>
                  <w:marTop w:val="0"/>
                  <w:marBottom w:val="0"/>
                  <w:divBdr>
                    <w:top w:val="none" w:sz="0" w:space="0" w:color="auto"/>
                    <w:left w:val="none" w:sz="0" w:space="0" w:color="auto"/>
                    <w:bottom w:val="none" w:sz="0" w:space="0" w:color="auto"/>
                    <w:right w:val="none" w:sz="0" w:space="0" w:color="auto"/>
                  </w:divBdr>
                </w:div>
                <w:div w:id="762577350">
                  <w:marLeft w:val="0"/>
                  <w:marRight w:val="0"/>
                  <w:marTop w:val="0"/>
                  <w:marBottom w:val="0"/>
                  <w:divBdr>
                    <w:top w:val="none" w:sz="0" w:space="0" w:color="auto"/>
                    <w:left w:val="none" w:sz="0" w:space="0" w:color="auto"/>
                    <w:bottom w:val="none" w:sz="0" w:space="0" w:color="auto"/>
                    <w:right w:val="none" w:sz="0" w:space="0" w:color="auto"/>
                  </w:divBdr>
                </w:div>
                <w:div w:id="763721052">
                  <w:marLeft w:val="0"/>
                  <w:marRight w:val="0"/>
                  <w:marTop w:val="0"/>
                  <w:marBottom w:val="0"/>
                  <w:divBdr>
                    <w:top w:val="none" w:sz="0" w:space="0" w:color="auto"/>
                    <w:left w:val="none" w:sz="0" w:space="0" w:color="auto"/>
                    <w:bottom w:val="none" w:sz="0" w:space="0" w:color="auto"/>
                    <w:right w:val="none" w:sz="0" w:space="0" w:color="auto"/>
                  </w:divBdr>
                </w:div>
                <w:div w:id="764569794">
                  <w:marLeft w:val="0"/>
                  <w:marRight w:val="0"/>
                  <w:marTop w:val="0"/>
                  <w:marBottom w:val="0"/>
                  <w:divBdr>
                    <w:top w:val="none" w:sz="0" w:space="0" w:color="auto"/>
                    <w:left w:val="none" w:sz="0" w:space="0" w:color="auto"/>
                    <w:bottom w:val="none" w:sz="0" w:space="0" w:color="auto"/>
                    <w:right w:val="none" w:sz="0" w:space="0" w:color="auto"/>
                  </w:divBdr>
                </w:div>
                <w:div w:id="766535792">
                  <w:marLeft w:val="0"/>
                  <w:marRight w:val="0"/>
                  <w:marTop w:val="0"/>
                  <w:marBottom w:val="0"/>
                  <w:divBdr>
                    <w:top w:val="none" w:sz="0" w:space="0" w:color="auto"/>
                    <w:left w:val="none" w:sz="0" w:space="0" w:color="auto"/>
                    <w:bottom w:val="none" w:sz="0" w:space="0" w:color="auto"/>
                    <w:right w:val="none" w:sz="0" w:space="0" w:color="auto"/>
                  </w:divBdr>
                </w:div>
                <w:div w:id="767314398">
                  <w:marLeft w:val="0"/>
                  <w:marRight w:val="0"/>
                  <w:marTop w:val="0"/>
                  <w:marBottom w:val="0"/>
                  <w:divBdr>
                    <w:top w:val="none" w:sz="0" w:space="0" w:color="auto"/>
                    <w:left w:val="none" w:sz="0" w:space="0" w:color="auto"/>
                    <w:bottom w:val="none" w:sz="0" w:space="0" w:color="auto"/>
                    <w:right w:val="none" w:sz="0" w:space="0" w:color="auto"/>
                  </w:divBdr>
                </w:div>
                <w:div w:id="768887961">
                  <w:marLeft w:val="0"/>
                  <w:marRight w:val="0"/>
                  <w:marTop w:val="0"/>
                  <w:marBottom w:val="0"/>
                  <w:divBdr>
                    <w:top w:val="none" w:sz="0" w:space="0" w:color="auto"/>
                    <w:left w:val="none" w:sz="0" w:space="0" w:color="auto"/>
                    <w:bottom w:val="none" w:sz="0" w:space="0" w:color="auto"/>
                    <w:right w:val="none" w:sz="0" w:space="0" w:color="auto"/>
                  </w:divBdr>
                </w:div>
                <w:div w:id="772893486">
                  <w:marLeft w:val="0"/>
                  <w:marRight w:val="0"/>
                  <w:marTop w:val="0"/>
                  <w:marBottom w:val="0"/>
                  <w:divBdr>
                    <w:top w:val="none" w:sz="0" w:space="0" w:color="auto"/>
                    <w:left w:val="none" w:sz="0" w:space="0" w:color="auto"/>
                    <w:bottom w:val="none" w:sz="0" w:space="0" w:color="auto"/>
                    <w:right w:val="none" w:sz="0" w:space="0" w:color="auto"/>
                  </w:divBdr>
                </w:div>
                <w:div w:id="778644509">
                  <w:marLeft w:val="0"/>
                  <w:marRight w:val="0"/>
                  <w:marTop w:val="0"/>
                  <w:marBottom w:val="0"/>
                  <w:divBdr>
                    <w:top w:val="none" w:sz="0" w:space="0" w:color="auto"/>
                    <w:left w:val="none" w:sz="0" w:space="0" w:color="auto"/>
                    <w:bottom w:val="none" w:sz="0" w:space="0" w:color="auto"/>
                    <w:right w:val="none" w:sz="0" w:space="0" w:color="auto"/>
                  </w:divBdr>
                </w:div>
                <w:div w:id="780107225">
                  <w:marLeft w:val="0"/>
                  <w:marRight w:val="0"/>
                  <w:marTop w:val="0"/>
                  <w:marBottom w:val="0"/>
                  <w:divBdr>
                    <w:top w:val="none" w:sz="0" w:space="0" w:color="auto"/>
                    <w:left w:val="none" w:sz="0" w:space="0" w:color="auto"/>
                    <w:bottom w:val="none" w:sz="0" w:space="0" w:color="auto"/>
                    <w:right w:val="none" w:sz="0" w:space="0" w:color="auto"/>
                  </w:divBdr>
                </w:div>
                <w:div w:id="781802554">
                  <w:marLeft w:val="0"/>
                  <w:marRight w:val="0"/>
                  <w:marTop w:val="0"/>
                  <w:marBottom w:val="0"/>
                  <w:divBdr>
                    <w:top w:val="none" w:sz="0" w:space="0" w:color="auto"/>
                    <w:left w:val="none" w:sz="0" w:space="0" w:color="auto"/>
                    <w:bottom w:val="none" w:sz="0" w:space="0" w:color="auto"/>
                    <w:right w:val="none" w:sz="0" w:space="0" w:color="auto"/>
                  </w:divBdr>
                </w:div>
                <w:div w:id="786898080">
                  <w:marLeft w:val="0"/>
                  <w:marRight w:val="0"/>
                  <w:marTop w:val="0"/>
                  <w:marBottom w:val="0"/>
                  <w:divBdr>
                    <w:top w:val="none" w:sz="0" w:space="0" w:color="auto"/>
                    <w:left w:val="none" w:sz="0" w:space="0" w:color="auto"/>
                    <w:bottom w:val="none" w:sz="0" w:space="0" w:color="auto"/>
                    <w:right w:val="none" w:sz="0" w:space="0" w:color="auto"/>
                  </w:divBdr>
                </w:div>
                <w:div w:id="787628069">
                  <w:marLeft w:val="0"/>
                  <w:marRight w:val="0"/>
                  <w:marTop w:val="0"/>
                  <w:marBottom w:val="0"/>
                  <w:divBdr>
                    <w:top w:val="none" w:sz="0" w:space="0" w:color="auto"/>
                    <w:left w:val="none" w:sz="0" w:space="0" w:color="auto"/>
                    <w:bottom w:val="none" w:sz="0" w:space="0" w:color="auto"/>
                    <w:right w:val="none" w:sz="0" w:space="0" w:color="auto"/>
                  </w:divBdr>
                </w:div>
                <w:div w:id="787970990">
                  <w:marLeft w:val="0"/>
                  <w:marRight w:val="0"/>
                  <w:marTop w:val="0"/>
                  <w:marBottom w:val="0"/>
                  <w:divBdr>
                    <w:top w:val="none" w:sz="0" w:space="0" w:color="auto"/>
                    <w:left w:val="none" w:sz="0" w:space="0" w:color="auto"/>
                    <w:bottom w:val="none" w:sz="0" w:space="0" w:color="auto"/>
                    <w:right w:val="none" w:sz="0" w:space="0" w:color="auto"/>
                  </w:divBdr>
                </w:div>
                <w:div w:id="792015941">
                  <w:marLeft w:val="0"/>
                  <w:marRight w:val="0"/>
                  <w:marTop w:val="0"/>
                  <w:marBottom w:val="0"/>
                  <w:divBdr>
                    <w:top w:val="none" w:sz="0" w:space="0" w:color="auto"/>
                    <w:left w:val="none" w:sz="0" w:space="0" w:color="auto"/>
                    <w:bottom w:val="none" w:sz="0" w:space="0" w:color="auto"/>
                    <w:right w:val="none" w:sz="0" w:space="0" w:color="auto"/>
                  </w:divBdr>
                </w:div>
                <w:div w:id="796721506">
                  <w:marLeft w:val="0"/>
                  <w:marRight w:val="0"/>
                  <w:marTop w:val="0"/>
                  <w:marBottom w:val="0"/>
                  <w:divBdr>
                    <w:top w:val="none" w:sz="0" w:space="0" w:color="auto"/>
                    <w:left w:val="none" w:sz="0" w:space="0" w:color="auto"/>
                    <w:bottom w:val="none" w:sz="0" w:space="0" w:color="auto"/>
                    <w:right w:val="none" w:sz="0" w:space="0" w:color="auto"/>
                  </w:divBdr>
                </w:div>
                <w:div w:id="800533102">
                  <w:marLeft w:val="0"/>
                  <w:marRight w:val="0"/>
                  <w:marTop w:val="0"/>
                  <w:marBottom w:val="0"/>
                  <w:divBdr>
                    <w:top w:val="none" w:sz="0" w:space="0" w:color="auto"/>
                    <w:left w:val="none" w:sz="0" w:space="0" w:color="auto"/>
                    <w:bottom w:val="none" w:sz="0" w:space="0" w:color="auto"/>
                    <w:right w:val="none" w:sz="0" w:space="0" w:color="auto"/>
                  </w:divBdr>
                </w:div>
                <w:div w:id="803082057">
                  <w:marLeft w:val="0"/>
                  <w:marRight w:val="0"/>
                  <w:marTop w:val="0"/>
                  <w:marBottom w:val="0"/>
                  <w:divBdr>
                    <w:top w:val="none" w:sz="0" w:space="0" w:color="auto"/>
                    <w:left w:val="none" w:sz="0" w:space="0" w:color="auto"/>
                    <w:bottom w:val="none" w:sz="0" w:space="0" w:color="auto"/>
                    <w:right w:val="none" w:sz="0" w:space="0" w:color="auto"/>
                  </w:divBdr>
                </w:div>
                <w:div w:id="805463950">
                  <w:marLeft w:val="0"/>
                  <w:marRight w:val="0"/>
                  <w:marTop w:val="0"/>
                  <w:marBottom w:val="0"/>
                  <w:divBdr>
                    <w:top w:val="none" w:sz="0" w:space="0" w:color="auto"/>
                    <w:left w:val="none" w:sz="0" w:space="0" w:color="auto"/>
                    <w:bottom w:val="none" w:sz="0" w:space="0" w:color="auto"/>
                    <w:right w:val="none" w:sz="0" w:space="0" w:color="auto"/>
                  </w:divBdr>
                </w:div>
                <w:div w:id="807631613">
                  <w:marLeft w:val="0"/>
                  <w:marRight w:val="0"/>
                  <w:marTop w:val="0"/>
                  <w:marBottom w:val="0"/>
                  <w:divBdr>
                    <w:top w:val="none" w:sz="0" w:space="0" w:color="auto"/>
                    <w:left w:val="none" w:sz="0" w:space="0" w:color="auto"/>
                    <w:bottom w:val="none" w:sz="0" w:space="0" w:color="auto"/>
                    <w:right w:val="none" w:sz="0" w:space="0" w:color="auto"/>
                  </w:divBdr>
                </w:div>
                <w:div w:id="808548465">
                  <w:marLeft w:val="0"/>
                  <w:marRight w:val="0"/>
                  <w:marTop w:val="0"/>
                  <w:marBottom w:val="0"/>
                  <w:divBdr>
                    <w:top w:val="none" w:sz="0" w:space="0" w:color="auto"/>
                    <w:left w:val="none" w:sz="0" w:space="0" w:color="auto"/>
                    <w:bottom w:val="none" w:sz="0" w:space="0" w:color="auto"/>
                    <w:right w:val="none" w:sz="0" w:space="0" w:color="auto"/>
                  </w:divBdr>
                </w:div>
                <w:div w:id="809860359">
                  <w:marLeft w:val="0"/>
                  <w:marRight w:val="0"/>
                  <w:marTop w:val="0"/>
                  <w:marBottom w:val="0"/>
                  <w:divBdr>
                    <w:top w:val="none" w:sz="0" w:space="0" w:color="auto"/>
                    <w:left w:val="none" w:sz="0" w:space="0" w:color="auto"/>
                    <w:bottom w:val="none" w:sz="0" w:space="0" w:color="auto"/>
                    <w:right w:val="none" w:sz="0" w:space="0" w:color="auto"/>
                  </w:divBdr>
                </w:div>
                <w:div w:id="810439505">
                  <w:marLeft w:val="0"/>
                  <w:marRight w:val="0"/>
                  <w:marTop w:val="0"/>
                  <w:marBottom w:val="0"/>
                  <w:divBdr>
                    <w:top w:val="none" w:sz="0" w:space="0" w:color="auto"/>
                    <w:left w:val="none" w:sz="0" w:space="0" w:color="auto"/>
                    <w:bottom w:val="none" w:sz="0" w:space="0" w:color="auto"/>
                    <w:right w:val="none" w:sz="0" w:space="0" w:color="auto"/>
                  </w:divBdr>
                </w:div>
                <w:div w:id="811290325">
                  <w:marLeft w:val="0"/>
                  <w:marRight w:val="0"/>
                  <w:marTop w:val="0"/>
                  <w:marBottom w:val="0"/>
                  <w:divBdr>
                    <w:top w:val="none" w:sz="0" w:space="0" w:color="auto"/>
                    <w:left w:val="none" w:sz="0" w:space="0" w:color="auto"/>
                    <w:bottom w:val="none" w:sz="0" w:space="0" w:color="auto"/>
                    <w:right w:val="none" w:sz="0" w:space="0" w:color="auto"/>
                  </w:divBdr>
                </w:div>
                <w:div w:id="811799122">
                  <w:marLeft w:val="0"/>
                  <w:marRight w:val="0"/>
                  <w:marTop w:val="0"/>
                  <w:marBottom w:val="0"/>
                  <w:divBdr>
                    <w:top w:val="none" w:sz="0" w:space="0" w:color="auto"/>
                    <w:left w:val="none" w:sz="0" w:space="0" w:color="auto"/>
                    <w:bottom w:val="none" w:sz="0" w:space="0" w:color="auto"/>
                    <w:right w:val="none" w:sz="0" w:space="0" w:color="auto"/>
                  </w:divBdr>
                </w:div>
                <w:div w:id="814219557">
                  <w:marLeft w:val="0"/>
                  <w:marRight w:val="0"/>
                  <w:marTop w:val="0"/>
                  <w:marBottom w:val="0"/>
                  <w:divBdr>
                    <w:top w:val="none" w:sz="0" w:space="0" w:color="auto"/>
                    <w:left w:val="none" w:sz="0" w:space="0" w:color="auto"/>
                    <w:bottom w:val="none" w:sz="0" w:space="0" w:color="auto"/>
                    <w:right w:val="none" w:sz="0" w:space="0" w:color="auto"/>
                  </w:divBdr>
                </w:div>
                <w:div w:id="818807707">
                  <w:marLeft w:val="0"/>
                  <w:marRight w:val="0"/>
                  <w:marTop w:val="0"/>
                  <w:marBottom w:val="0"/>
                  <w:divBdr>
                    <w:top w:val="none" w:sz="0" w:space="0" w:color="auto"/>
                    <w:left w:val="none" w:sz="0" w:space="0" w:color="auto"/>
                    <w:bottom w:val="none" w:sz="0" w:space="0" w:color="auto"/>
                    <w:right w:val="none" w:sz="0" w:space="0" w:color="auto"/>
                  </w:divBdr>
                </w:div>
                <w:div w:id="823206971">
                  <w:marLeft w:val="0"/>
                  <w:marRight w:val="0"/>
                  <w:marTop w:val="0"/>
                  <w:marBottom w:val="0"/>
                  <w:divBdr>
                    <w:top w:val="none" w:sz="0" w:space="0" w:color="auto"/>
                    <w:left w:val="none" w:sz="0" w:space="0" w:color="auto"/>
                    <w:bottom w:val="none" w:sz="0" w:space="0" w:color="auto"/>
                    <w:right w:val="none" w:sz="0" w:space="0" w:color="auto"/>
                  </w:divBdr>
                </w:div>
                <w:div w:id="824081553">
                  <w:marLeft w:val="0"/>
                  <w:marRight w:val="0"/>
                  <w:marTop w:val="0"/>
                  <w:marBottom w:val="0"/>
                  <w:divBdr>
                    <w:top w:val="none" w:sz="0" w:space="0" w:color="auto"/>
                    <w:left w:val="none" w:sz="0" w:space="0" w:color="auto"/>
                    <w:bottom w:val="none" w:sz="0" w:space="0" w:color="auto"/>
                    <w:right w:val="none" w:sz="0" w:space="0" w:color="auto"/>
                  </w:divBdr>
                </w:div>
                <w:div w:id="828520580">
                  <w:marLeft w:val="0"/>
                  <w:marRight w:val="0"/>
                  <w:marTop w:val="0"/>
                  <w:marBottom w:val="0"/>
                  <w:divBdr>
                    <w:top w:val="none" w:sz="0" w:space="0" w:color="auto"/>
                    <w:left w:val="none" w:sz="0" w:space="0" w:color="auto"/>
                    <w:bottom w:val="none" w:sz="0" w:space="0" w:color="auto"/>
                    <w:right w:val="none" w:sz="0" w:space="0" w:color="auto"/>
                  </w:divBdr>
                </w:div>
                <w:div w:id="829104229">
                  <w:marLeft w:val="0"/>
                  <w:marRight w:val="0"/>
                  <w:marTop w:val="0"/>
                  <w:marBottom w:val="0"/>
                  <w:divBdr>
                    <w:top w:val="none" w:sz="0" w:space="0" w:color="auto"/>
                    <w:left w:val="none" w:sz="0" w:space="0" w:color="auto"/>
                    <w:bottom w:val="none" w:sz="0" w:space="0" w:color="auto"/>
                    <w:right w:val="none" w:sz="0" w:space="0" w:color="auto"/>
                  </w:divBdr>
                </w:div>
                <w:div w:id="829836021">
                  <w:marLeft w:val="0"/>
                  <w:marRight w:val="0"/>
                  <w:marTop w:val="0"/>
                  <w:marBottom w:val="0"/>
                  <w:divBdr>
                    <w:top w:val="none" w:sz="0" w:space="0" w:color="auto"/>
                    <w:left w:val="none" w:sz="0" w:space="0" w:color="auto"/>
                    <w:bottom w:val="none" w:sz="0" w:space="0" w:color="auto"/>
                    <w:right w:val="none" w:sz="0" w:space="0" w:color="auto"/>
                  </w:divBdr>
                </w:div>
                <w:div w:id="830566724">
                  <w:marLeft w:val="0"/>
                  <w:marRight w:val="0"/>
                  <w:marTop w:val="0"/>
                  <w:marBottom w:val="0"/>
                  <w:divBdr>
                    <w:top w:val="none" w:sz="0" w:space="0" w:color="auto"/>
                    <w:left w:val="none" w:sz="0" w:space="0" w:color="auto"/>
                    <w:bottom w:val="none" w:sz="0" w:space="0" w:color="auto"/>
                    <w:right w:val="none" w:sz="0" w:space="0" w:color="auto"/>
                  </w:divBdr>
                </w:div>
                <w:div w:id="835413489">
                  <w:marLeft w:val="0"/>
                  <w:marRight w:val="0"/>
                  <w:marTop w:val="0"/>
                  <w:marBottom w:val="0"/>
                  <w:divBdr>
                    <w:top w:val="none" w:sz="0" w:space="0" w:color="auto"/>
                    <w:left w:val="none" w:sz="0" w:space="0" w:color="auto"/>
                    <w:bottom w:val="none" w:sz="0" w:space="0" w:color="auto"/>
                    <w:right w:val="none" w:sz="0" w:space="0" w:color="auto"/>
                  </w:divBdr>
                </w:div>
                <w:div w:id="837961838">
                  <w:marLeft w:val="0"/>
                  <w:marRight w:val="0"/>
                  <w:marTop w:val="0"/>
                  <w:marBottom w:val="0"/>
                  <w:divBdr>
                    <w:top w:val="none" w:sz="0" w:space="0" w:color="auto"/>
                    <w:left w:val="none" w:sz="0" w:space="0" w:color="auto"/>
                    <w:bottom w:val="none" w:sz="0" w:space="0" w:color="auto"/>
                    <w:right w:val="none" w:sz="0" w:space="0" w:color="auto"/>
                  </w:divBdr>
                </w:div>
                <w:div w:id="838815942">
                  <w:marLeft w:val="0"/>
                  <w:marRight w:val="0"/>
                  <w:marTop w:val="0"/>
                  <w:marBottom w:val="0"/>
                  <w:divBdr>
                    <w:top w:val="none" w:sz="0" w:space="0" w:color="auto"/>
                    <w:left w:val="none" w:sz="0" w:space="0" w:color="auto"/>
                    <w:bottom w:val="none" w:sz="0" w:space="0" w:color="auto"/>
                    <w:right w:val="none" w:sz="0" w:space="0" w:color="auto"/>
                  </w:divBdr>
                </w:div>
                <w:div w:id="840848654">
                  <w:marLeft w:val="0"/>
                  <w:marRight w:val="0"/>
                  <w:marTop w:val="0"/>
                  <w:marBottom w:val="0"/>
                  <w:divBdr>
                    <w:top w:val="none" w:sz="0" w:space="0" w:color="auto"/>
                    <w:left w:val="none" w:sz="0" w:space="0" w:color="auto"/>
                    <w:bottom w:val="none" w:sz="0" w:space="0" w:color="auto"/>
                    <w:right w:val="none" w:sz="0" w:space="0" w:color="auto"/>
                  </w:divBdr>
                </w:div>
                <w:div w:id="842628772">
                  <w:marLeft w:val="0"/>
                  <w:marRight w:val="0"/>
                  <w:marTop w:val="0"/>
                  <w:marBottom w:val="0"/>
                  <w:divBdr>
                    <w:top w:val="none" w:sz="0" w:space="0" w:color="auto"/>
                    <w:left w:val="none" w:sz="0" w:space="0" w:color="auto"/>
                    <w:bottom w:val="none" w:sz="0" w:space="0" w:color="auto"/>
                    <w:right w:val="none" w:sz="0" w:space="0" w:color="auto"/>
                  </w:divBdr>
                </w:div>
                <w:div w:id="845900062">
                  <w:marLeft w:val="0"/>
                  <w:marRight w:val="0"/>
                  <w:marTop w:val="0"/>
                  <w:marBottom w:val="0"/>
                  <w:divBdr>
                    <w:top w:val="none" w:sz="0" w:space="0" w:color="auto"/>
                    <w:left w:val="none" w:sz="0" w:space="0" w:color="auto"/>
                    <w:bottom w:val="none" w:sz="0" w:space="0" w:color="auto"/>
                    <w:right w:val="none" w:sz="0" w:space="0" w:color="auto"/>
                  </w:divBdr>
                </w:div>
                <w:div w:id="846166537">
                  <w:marLeft w:val="0"/>
                  <w:marRight w:val="0"/>
                  <w:marTop w:val="0"/>
                  <w:marBottom w:val="0"/>
                  <w:divBdr>
                    <w:top w:val="none" w:sz="0" w:space="0" w:color="auto"/>
                    <w:left w:val="none" w:sz="0" w:space="0" w:color="auto"/>
                    <w:bottom w:val="none" w:sz="0" w:space="0" w:color="auto"/>
                    <w:right w:val="none" w:sz="0" w:space="0" w:color="auto"/>
                  </w:divBdr>
                </w:div>
                <w:div w:id="846478431">
                  <w:marLeft w:val="0"/>
                  <w:marRight w:val="0"/>
                  <w:marTop w:val="0"/>
                  <w:marBottom w:val="0"/>
                  <w:divBdr>
                    <w:top w:val="none" w:sz="0" w:space="0" w:color="auto"/>
                    <w:left w:val="none" w:sz="0" w:space="0" w:color="auto"/>
                    <w:bottom w:val="none" w:sz="0" w:space="0" w:color="auto"/>
                    <w:right w:val="none" w:sz="0" w:space="0" w:color="auto"/>
                  </w:divBdr>
                </w:div>
                <w:div w:id="846555276">
                  <w:marLeft w:val="0"/>
                  <w:marRight w:val="0"/>
                  <w:marTop w:val="0"/>
                  <w:marBottom w:val="0"/>
                  <w:divBdr>
                    <w:top w:val="none" w:sz="0" w:space="0" w:color="auto"/>
                    <w:left w:val="none" w:sz="0" w:space="0" w:color="auto"/>
                    <w:bottom w:val="none" w:sz="0" w:space="0" w:color="auto"/>
                    <w:right w:val="none" w:sz="0" w:space="0" w:color="auto"/>
                  </w:divBdr>
                </w:div>
                <w:div w:id="846822502">
                  <w:marLeft w:val="0"/>
                  <w:marRight w:val="0"/>
                  <w:marTop w:val="0"/>
                  <w:marBottom w:val="0"/>
                  <w:divBdr>
                    <w:top w:val="none" w:sz="0" w:space="0" w:color="auto"/>
                    <w:left w:val="none" w:sz="0" w:space="0" w:color="auto"/>
                    <w:bottom w:val="none" w:sz="0" w:space="0" w:color="auto"/>
                    <w:right w:val="none" w:sz="0" w:space="0" w:color="auto"/>
                  </w:divBdr>
                </w:div>
                <w:div w:id="847329022">
                  <w:marLeft w:val="0"/>
                  <w:marRight w:val="0"/>
                  <w:marTop w:val="0"/>
                  <w:marBottom w:val="0"/>
                  <w:divBdr>
                    <w:top w:val="none" w:sz="0" w:space="0" w:color="auto"/>
                    <w:left w:val="none" w:sz="0" w:space="0" w:color="auto"/>
                    <w:bottom w:val="none" w:sz="0" w:space="0" w:color="auto"/>
                    <w:right w:val="none" w:sz="0" w:space="0" w:color="auto"/>
                  </w:divBdr>
                </w:div>
                <w:div w:id="847402234">
                  <w:marLeft w:val="0"/>
                  <w:marRight w:val="0"/>
                  <w:marTop w:val="0"/>
                  <w:marBottom w:val="0"/>
                  <w:divBdr>
                    <w:top w:val="none" w:sz="0" w:space="0" w:color="auto"/>
                    <w:left w:val="none" w:sz="0" w:space="0" w:color="auto"/>
                    <w:bottom w:val="none" w:sz="0" w:space="0" w:color="auto"/>
                    <w:right w:val="none" w:sz="0" w:space="0" w:color="auto"/>
                  </w:divBdr>
                </w:div>
                <w:div w:id="849492577">
                  <w:marLeft w:val="0"/>
                  <w:marRight w:val="0"/>
                  <w:marTop w:val="0"/>
                  <w:marBottom w:val="0"/>
                  <w:divBdr>
                    <w:top w:val="none" w:sz="0" w:space="0" w:color="auto"/>
                    <w:left w:val="none" w:sz="0" w:space="0" w:color="auto"/>
                    <w:bottom w:val="none" w:sz="0" w:space="0" w:color="auto"/>
                    <w:right w:val="none" w:sz="0" w:space="0" w:color="auto"/>
                  </w:divBdr>
                </w:div>
                <w:div w:id="851913282">
                  <w:marLeft w:val="0"/>
                  <w:marRight w:val="0"/>
                  <w:marTop w:val="0"/>
                  <w:marBottom w:val="0"/>
                  <w:divBdr>
                    <w:top w:val="none" w:sz="0" w:space="0" w:color="auto"/>
                    <w:left w:val="none" w:sz="0" w:space="0" w:color="auto"/>
                    <w:bottom w:val="none" w:sz="0" w:space="0" w:color="auto"/>
                    <w:right w:val="none" w:sz="0" w:space="0" w:color="auto"/>
                  </w:divBdr>
                </w:div>
                <w:div w:id="852573808">
                  <w:marLeft w:val="0"/>
                  <w:marRight w:val="0"/>
                  <w:marTop w:val="0"/>
                  <w:marBottom w:val="0"/>
                  <w:divBdr>
                    <w:top w:val="none" w:sz="0" w:space="0" w:color="auto"/>
                    <w:left w:val="none" w:sz="0" w:space="0" w:color="auto"/>
                    <w:bottom w:val="none" w:sz="0" w:space="0" w:color="auto"/>
                    <w:right w:val="none" w:sz="0" w:space="0" w:color="auto"/>
                  </w:divBdr>
                </w:div>
                <w:div w:id="852960013">
                  <w:marLeft w:val="0"/>
                  <w:marRight w:val="0"/>
                  <w:marTop w:val="0"/>
                  <w:marBottom w:val="0"/>
                  <w:divBdr>
                    <w:top w:val="none" w:sz="0" w:space="0" w:color="auto"/>
                    <w:left w:val="none" w:sz="0" w:space="0" w:color="auto"/>
                    <w:bottom w:val="none" w:sz="0" w:space="0" w:color="auto"/>
                    <w:right w:val="none" w:sz="0" w:space="0" w:color="auto"/>
                  </w:divBdr>
                </w:div>
                <w:div w:id="853569458">
                  <w:marLeft w:val="0"/>
                  <w:marRight w:val="0"/>
                  <w:marTop w:val="0"/>
                  <w:marBottom w:val="0"/>
                  <w:divBdr>
                    <w:top w:val="none" w:sz="0" w:space="0" w:color="auto"/>
                    <w:left w:val="none" w:sz="0" w:space="0" w:color="auto"/>
                    <w:bottom w:val="none" w:sz="0" w:space="0" w:color="auto"/>
                    <w:right w:val="none" w:sz="0" w:space="0" w:color="auto"/>
                  </w:divBdr>
                </w:div>
                <w:div w:id="856238052">
                  <w:marLeft w:val="0"/>
                  <w:marRight w:val="0"/>
                  <w:marTop w:val="0"/>
                  <w:marBottom w:val="0"/>
                  <w:divBdr>
                    <w:top w:val="none" w:sz="0" w:space="0" w:color="auto"/>
                    <w:left w:val="none" w:sz="0" w:space="0" w:color="auto"/>
                    <w:bottom w:val="none" w:sz="0" w:space="0" w:color="auto"/>
                    <w:right w:val="none" w:sz="0" w:space="0" w:color="auto"/>
                  </w:divBdr>
                </w:div>
                <w:div w:id="857545971">
                  <w:marLeft w:val="0"/>
                  <w:marRight w:val="0"/>
                  <w:marTop w:val="0"/>
                  <w:marBottom w:val="0"/>
                  <w:divBdr>
                    <w:top w:val="none" w:sz="0" w:space="0" w:color="auto"/>
                    <w:left w:val="none" w:sz="0" w:space="0" w:color="auto"/>
                    <w:bottom w:val="none" w:sz="0" w:space="0" w:color="auto"/>
                    <w:right w:val="none" w:sz="0" w:space="0" w:color="auto"/>
                  </w:divBdr>
                </w:div>
                <w:div w:id="860049106">
                  <w:marLeft w:val="0"/>
                  <w:marRight w:val="0"/>
                  <w:marTop w:val="0"/>
                  <w:marBottom w:val="0"/>
                  <w:divBdr>
                    <w:top w:val="none" w:sz="0" w:space="0" w:color="auto"/>
                    <w:left w:val="none" w:sz="0" w:space="0" w:color="auto"/>
                    <w:bottom w:val="none" w:sz="0" w:space="0" w:color="auto"/>
                    <w:right w:val="none" w:sz="0" w:space="0" w:color="auto"/>
                  </w:divBdr>
                </w:div>
                <w:div w:id="862674376">
                  <w:marLeft w:val="0"/>
                  <w:marRight w:val="0"/>
                  <w:marTop w:val="0"/>
                  <w:marBottom w:val="0"/>
                  <w:divBdr>
                    <w:top w:val="none" w:sz="0" w:space="0" w:color="auto"/>
                    <w:left w:val="none" w:sz="0" w:space="0" w:color="auto"/>
                    <w:bottom w:val="none" w:sz="0" w:space="0" w:color="auto"/>
                    <w:right w:val="none" w:sz="0" w:space="0" w:color="auto"/>
                  </w:divBdr>
                </w:div>
                <w:div w:id="863251688">
                  <w:marLeft w:val="0"/>
                  <w:marRight w:val="0"/>
                  <w:marTop w:val="0"/>
                  <w:marBottom w:val="0"/>
                  <w:divBdr>
                    <w:top w:val="none" w:sz="0" w:space="0" w:color="auto"/>
                    <w:left w:val="none" w:sz="0" w:space="0" w:color="auto"/>
                    <w:bottom w:val="none" w:sz="0" w:space="0" w:color="auto"/>
                    <w:right w:val="none" w:sz="0" w:space="0" w:color="auto"/>
                  </w:divBdr>
                </w:div>
                <w:div w:id="864057804">
                  <w:marLeft w:val="0"/>
                  <w:marRight w:val="0"/>
                  <w:marTop w:val="0"/>
                  <w:marBottom w:val="0"/>
                  <w:divBdr>
                    <w:top w:val="none" w:sz="0" w:space="0" w:color="auto"/>
                    <w:left w:val="none" w:sz="0" w:space="0" w:color="auto"/>
                    <w:bottom w:val="none" w:sz="0" w:space="0" w:color="auto"/>
                    <w:right w:val="none" w:sz="0" w:space="0" w:color="auto"/>
                  </w:divBdr>
                </w:div>
                <w:div w:id="866990564">
                  <w:marLeft w:val="0"/>
                  <w:marRight w:val="0"/>
                  <w:marTop w:val="0"/>
                  <w:marBottom w:val="0"/>
                  <w:divBdr>
                    <w:top w:val="none" w:sz="0" w:space="0" w:color="auto"/>
                    <w:left w:val="none" w:sz="0" w:space="0" w:color="auto"/>
                    <w:bottom w:val="none" w:sz="0" w:space="0" w:color="auto"/>
                    <w:right w:val="none" w:sz="0" w:space="0" w:color="auto"/>
                  </w:divBdr>
                </w:div>
                <w:div w:id="870147122">
                  <w:marLeft w:val="0"/>
                  <w:marRight w:val="0"/>
                  <w:marTop w:val="0"/>
                  <w:marBottom w:val="0"/>
                  <w:divBdr>
                    <w:top w:val="none" w:sz="0" w:space="0" w:color="auto"/>
                    <w:left w:val="none" w:sz="0" w:space="0" w:color="auto"/>
                    <w:bottom w:val="none" w:sz="0" w:space="0" w:color="auto"/>
                    <w:right w:val="none" w:sz="0" w:space="0" w:color="auto"/>
                  </w:divBdr>
                </w:div>
                <w:div w:id="872232138">
                  <w:marLeft w:val="0"/>
                  <w:marRight w:val="0"/>
                  <w:marTop w:val="0"/>
                  <w:marBottom w:val="0"/>
                  <w:divBdr>
                    <w:top w:val="none" w:sz="0" w:space="0" w:color="auto"/>
                    <w:left w:val="none" w:sz="0" w:space="0" w:color="auto"/>
                    <w:bottom w:val="none" w:sz="0" w:space="0" w:color="auto"/>
                    <w:right w:val="none" w:sz="0" w:space="0" w:color="auto"/>
                  </w:divBdr>
                </w:div>
                <w:div w:id="873005751">
                  <w:marLeft w:val="0"/>
                  <w:marRight w:val="0"/>
                  <w:marTop w:val="0"/>
                  <w:marBottom w:val="0"/>
                  <w:divBdr>
                    <w:top w:val="none" w:sz="0" w:space="0" w:color="auto"/>
                    <w:left w:val="none" w:sz="0" w:space="0" w:color="auto"/>
                    <w:bottom w:val="none" w:sz="0" w:space="0" w:color="auto"/>
                    <w:right w:val="none" w:sz="0" w:space="0" w:color="auto"/>
                  </w:divBdr>
                </w:div>
                <w:div w:id="878318962">
                  <w:marLeft w:val="0"/>
                  <w:marRight w:val="0"/>
                  <w:marTop w:val="0"/>
                  <w:marBottom w:val="0"/>
                  <w:divBdr>
                    <w:top w:val="none" w:sz="0" w:space="0" w:color="auto"/>
                    <w:left w:val="none" w:sz="0" w:space="0" w:color="auto"/>
                    <w:bottom w:val="none" w:sz="0" w:space="0" w:color="auto"/>
                    <w:right w:val="none" w:sz="0" w:space="0" w:color="auto"/>
                  </w:divBdr>
                </w:div>
                <w:div w:id="878737889">
                  <w:marLeft w:val="0"/>
                  <w:marRight w:val="0"/>
                  <w:marTop w:val="0"/>
                  <w:marBottom w:val="0"/>
                  <w:divBdr>
                    <w:top w:val="none" w:sz="0" w:space="0" w:color="auto"/>
                    <w:left w:val="none" w:sz="0" w:space="0" w:color="auto"/>
                    <w:bottom w:val="none" w:sz="0" w:space="0" w:color="auto"/>
                    <w:right w:val="none" w:sz="0" w:space="0" w:color="auto"/>
                  </w:divBdr>
                </w:div>
                <w:div w:id="878784756">
                  <w:marLeft w:val="0"/>
                  <w:marRight w:val="0"/>
                  <w:marTop w:val="0"/>
                  <w:marBottom w:val="0"/>
                  <w:divBdr>
                    <w:top w:val="none" w:sz="0" w:space="0" w:color="auto"/>
                    <w:left w:val="none" w:sz="0" w:space="0" w:color="auto"/>
                    <w:bottom w:val="none" w:sz="0" w:space="0" w:color="auto"/>
                    <w:right w:val="none" w:sz="0" w:space="0" w:color="auto"/>
                  </w:divBdr>
                </w:div>
                <w:div w:id="880678175">
                  <w:marLeft w:val="0"/>
                  <w:marRight w:val="0"/>
                  <w:marTop w:val="0"/>
                  <w:marBottom w:val="0"/>
                  <w:divBdr>
                    <w:top w:val="none" w:sz="0" w:space="0" w:color="auto"/>
                    <w:left w:val="none" w:sz="0" w:space="0" w:color="auto"/>
                    <w:bottom w:val="none" w:sz="0" w:space="0" w:color="auto"/>
                    <w:right w:val="none" w:sz="0" w:space="0" w:color="auto"/>
                  </w:divBdr>
                </w:div>
                <w:div w:id="886599099">
                  <w:marLeft w:val="0"/>
                  <w:marRight w:val="0"/>
                  <w:marTop w:val="0"/>
                  <w:marBottom w:val="0"/>
                  <w:divBdr>
                    <w:top w:val="none" w:sz="0" w:space="0" w:color="auto"/>
                    <w:left w:val="none" w:sz="0" w:space="0" w:color="auto"/>
                    <w:bottom w:val="none" w:sz="0" w:space="0" w:color="auto"/>
                    <w:right w:val="none" w:sz="0" w:space="0" w:color="auto"/>
                  </w:divBdr>
                </w:div>
                <w:div w:id="887112255">
                  <w:marLeft w:val="0"/>
                  <w:marRight w:val="0"/>
                  <w:marTop w:val="0"/>
                  <w:marBottom w:val="0"/>
                  <w:divBdr>
                    <w:top w:val="none" w:sz="0" w:space="0" w:color="auto"/>
                    <w:left w:val="none" w:sz="0" w:space="0" w:color="auto"/>
                    <w:bottom w:val="none" w:sz="0" w:space="0" w:color="auto"/>
                    <w:right w:val="none" w:sz="0" w:space="0" w:color="auto"/>
                  </w:divBdr>
                </w:div>
                <w:div w:id="887761648">
                  <w:marLeft w:val="0"/>
                  <w:marRight w:val="0"/>
                  <w:marTop w:val="0"/>
                  <w:marBottom w:val="0"/>
                  <w:divBdr>
                    <w:top w:val="none" w:sz="0" w:space="0" w:color="auto"/>
                    <w:left w:val="none" w:sz="0" w:space="0" w:color="auto"/>
                    <w:bottom w:val="none" w:sz="0" w:space="0" w:color="auto"/>
                    <w:right w:val="none" w:sz="0" w:space="0" w:color="auto"/>
                  </w:divBdr>
                </w:div>
                <w:div w:id="888761139">
                  <w:marLeft w:val="0"/>
                  <w:marRight w:val="0"/>
                  <w:marTop w:val="0"/>
                  <w:marBottom w:val="0"/>
                  <w:divBdr>
                    <w:top w:val="none" w:sz="0" w:space="0" w:color="auto"/>
                    <w:left w:val="none" w:sz="0" w:space="0" w:color="auto"/>
                    <w:bottom w:val="none" w:sz="0" w:space="0" w:color="auto"/>
                    <w:right w:val="none" w:sz="0" w:space="0" w:color="auto"/>
                  </w:divBdr>
                </w:div>
                <w:div w:id="888807009">
                  <w:marLeft w:val="0"/>
                  <w:marRight w:val="0"/>
                  <w:marTop w:val="0"/>
                  <w:marBottom w:val="0"/>
                  <w:divBdr>
                    <w:top w:val="none" w:sz="0" w:space="0" w:color="auto"/>
                    <w:left w:val="none" w:sz="0" w:space="0" w:color="auto"/>
                    <w:bottom w:val="none" w:sz="0" w:space="0" w:color="auto"/>
                    <w:right w:val="none" w:sz="0" w:space="0" w:color="auto"/>
                  </w:divBdr>
                </w:div>
                <w:div w:id="889653869">
                  <w:marLeft w:val="0"/>
                  <w:marRight w:val="0"/>
                  <w:marTop w:val="0"/>
                  <w:marBottom w:val="0"/>
                  <w:divBdr>
                    <w:top w:val="none" w:sz="0" w:space="0" w:color="auto"/>
                    <w:left w:val="none" w:sz="0" w:space="0" w:color="auto"/>
                    <w:bottom w:val="none" w:sz="0" w:space="0" w:color="auto"/>
                    <w:right w:val="none" w:sz="0" w:space="0" w:color="auto"/>
                  </w:divBdr>
                </w:div>
                <w:div w:id="893197948">
                  <w:marLeft w:val="0"/>
                  <w:marRight w:val="0"/>
                  <w:marTop w:val="0"/>
                  <w:marBottom w:val="0"/>
                  <w:divBdr>
                    <w:top w:val="none" w:sz="0" w:space="0" w:color="auto"/>
                    <w:left w:val="none" w:sz="0" w:space="0" w:color="auto"/>
                    <w:bottom w:val="none" w:sz="0" w:space="0" w:color="auto"/>
                    <w:right w:val="none" w:sz="0" w:space="0" w:color="auto"/>
                  </w:divBdr>
                </w:div>
                <w:div w:id="895507598">
                  <w:marLeft w:val="0"/>
                  <w:marRight w:val="0"/>
                  <w:marTop w:val="0"/>
                  <w:marBottom w:val="0"/>
                  <w:divBdr>
                    <w:top w:val="none" w:sz="0" w:space="0" w:color="auto"/>
                    <w:left w:val="none" w:sz="0" w:space="0" w:color="auto"/>
                    <w:bottom w:val="none" w:sz="0" w:space="0" w:color="auto"/>
                    <w:right w:val="none" w:sz="0" w:space="0" w:color="auto"/>
                  </w:divBdr>
                </w:div>
                <w:div w:id="896209148">
                  <w:marLeft w:val="0"/>
                  <w:marRight w:val="0"/>
                  <w:marTop w:val="0"/>
                  <w:marBottom w:val="0"/>
                  <w:divBdr>
                    <w:top w:val="none" w:sz="0" w:space="0" w:color="auto"/>
                    <w:left w:val="none" w:sz="0" w:space="0" w:color="auto"/>
                    <w:bottom w:val="none" w:sz="0" w:space="0" w:color="auto"/>
                    <w:right w:val="none" w:sz="0" w:space="0" w:color="auto"/>
                  </w:divBdr>
                </w:div>
                <w:div w:id="903563054">
                  <w:marLeft w:val="0"/>
                  <w:marRight w:val="0"/>
                  <w:marTop w:val="0"/>
                  <w:marBottom w:val="0"/>
                  <w:divBdr>
                    <w:top w:val="none" w:sz="0" w:space="0" w:color="auto"/>
                    <w:left w:val="none" w:sz="0" w:space="0" w:color="auto"/>
                    <w:bottom w:val="none" w:sz="0" w:space="0" w:color="auto"/>
                    <w:right w:val="none" w:sz="0" w:space="0" w:color="auto"/>
                  </w:divBdr>
                </w:div>
                <w:div w:id="906264466">
                  <w:marLeft w:val="0"/>
                  <w:marRight w:val="0"/>
                  <w:marTop w:val="0"/>
                  <w:marBottom w:val="0"/>
                  <w:divBdr>
                    <w:top w:val="none" w:sz="0" w:space="0" w:color="auto"/>
                    <w:left w:val="none" w:sz="0" w:space="0" w:color="auto"/>
                    <w:bottom w:val="none" w:sz="0" w:space="0" w:color="auto"/>
                    <w:right w:val="none" w:sz="0" w:space="0" w:color="auto"/>
                  </w:divBdr>
                </w:div>
                <w:div w:id="906695674">
                  <w:marLeft w:val="0"/>
                  <w:marRight w:val="0"/>
                  <w:marTop w:val="0"/>
                  <w:marBottom w:val="0"/>
                  <w:divBdr>
                    <w:top w:val="none" w:sz="0" w:space="0" w:color="auto"/>
                    <w:left w:val="none" w:sz="0" w:space="0" w:color="auto"/>
                    <w:bottom w:val="none" w:sz="0" w:space="0" w:color="auto"/>
                    <w:right w:val="none" w:sz="0" w:space="0" w:color="auto"/>
                  </w:divBdr>
                </w:div>
                <w:div w:id="910576972">
                  <w:marLeft w:val="0"/>
                  <w:marRight w:val="0"/>
                  <w:marTop w:val="0"/>
                  <w:marBottom w:val="0"/>
                  <w:divBdr>
                    <w:top w:val="none" w:sz="0" w:space="0" w:color="auto"/>
                    <w:left w:val="none" w:sz="0" w:space="0" w:color="auto"/>
                    <w:bottom w:val="none" w:sz="0" w:space="0" w:color="auto"/>
                    <w:right w:val="none" w:sz="0" w:space="0" w:color="auto"/>
                  </w:divBdr>
                </w:div>
                <w:div w:id="913663724">
                  <w:marLeft w:val="0"/>
                  <w:marRight w:val="0"/>
                  <w:marTop w:val="0"/>
                  <w:marBottom w:val="0"/>
                  <w:divBdr>
                    <w:top w:val="none" w:sz="0" w:space="0" w:color="auto"/>
                    <w:left w:val="none" w:sz="0" w:space="0" w:color="auto"/>
                    <w:bottom w:val="none" w:sz="0" w:space="0" w:color="auto"/>
                    <w:right w:val="none" w:sz="0" w:space="0" w:color="auto"/>
                  </w:divBdr>
                </w:div>
                <w:div w:id="913932228">
                  <w:marLeft w:val="0"/>
                  <w:marRight w:val="0"/>
                  <w:marTop w:val="0"/>
                  <w:marBottom w:val="0"/>
                  <w:divBdr>
                    <w:top w:val="none" w:sz="0" w:space="0" w:color="auto"/>
                    <w:left w:val="none" w:sz="0" w:space="0" w:color="auto"/>
                    <w:bottom w:val="none" w:sz="0" w:space="0" w:color="auto"/>
                    <w:right w:val="none" w:sz="0" w:space="0" w:color="auto"/>
                  </w:divBdr>
                </w:div>
                <w:div w:id="915438437">
                  <w:marLeft w:val="0"/>
                  <w:marRight w:val="0"/>
                  <w:marTop w:val="0"/>
                  <w:marBottom w:val="0"/>
                  <w:divBdr>
                    <w:top w:val="none" w:sz="0" w:space="0" w:color="auto"/>
                    <w:left w:val="none" w:sz="0" w:space="0" w:color="auto"/>
                    <w:bottom w:val="none" w:sz="0" w:space="0" w:color="auto"/>
                    <w:right w:val="none" w:sz="0" w:space="0" w:color="auto"/>
                  </w:divBdr>
                </w:div>
                <w:div w:id="917709579">
                  <w:marLeft w:val="0"/>
                  <w:marRight w:val="0"/>
                  <w:marTop w:val="0"/>
                  <w:marBottom w:val="0"/>
                  <w:divBdr>
                    <w:top w:val="none" w:sz="0" w:space="0" w:color="auto"/>
                    <w:left w:val="none" w:sz="0" w:space="0" w:color="auto"/>
                    <w:bottom w:val="none" w:sz="0" w:space="0" w:color="auto"/>
                    <w:right w:val="none" w:sz="0" w:space="0" w:color="auto"/>
                  </w:divBdr>
                </w:div>
                <w:div w:id="918059540">
                  <w:marLeft w:val="0"/>
                  <w:marRight w:val="0"/>
                  <w:marTop w:val="0"/>
                  <w:marBottom w:val="0"/>
                  <w:divBdr>
                    <w:top w:val="none" w:sz="0" w:space="0" w:color="auto"/>
                    <w:left w:val="none" w:sz="0" w:space="0" w:color="auto"/>
                    <w:bottom w:val="none" w:sz="0" w:space="0" w:color="auto"/>
                    <w:right w:val="none" w:sz="0" w:space="0" w:color="auto"/>
                  </w:divBdr>
                </w:div>
                <w:div w:id="919487677">
                  <w:marLeft w:val="0"/>
                  <w:marRight w:val="0"/>
                  <w:marTop w:val="0"/>
                  <w:marBottom w:val="0"/>
                  <w:divBdr>
                    <w:top w:val="none" w:sz="0" w:space="0" w:color="auto"/>
                    <w:left w:val="none" w:sz="0" w:space="0" w:color="auto"/>
                    <w:bottom w:val="none" w:sz="0" w:space="0" w:color="auto"/>
                    <w:right w:val="none" w:sz="0" w:space="0" w:color="auto"/>
                  </w:divBdr>
                </w:div>
                <w:div w:id="919830079">
                  <w:marLeft w:val="0"/>
                  <w:marRight w:val="0"/>
                  <w:marTop w:val="0"/>
                  <w:marBottom w:val="0"/>
                  <w:divBdr>
                    <w:top w:val="none" w:sz="0" w:space="0" w:color="auto"/>
                    <w:left w:val="none" w:sz="0" w:space="0" w:color="auto"/>
                    <w:bottom w:val="none" w:sz="0" w:space="0" w:color="auto"/>
                    <w:right w:val="none" w:sz="0" w:space="0" w:color="auto"/>
                  </w:divBdr>
                </w:div>
                <w:div w:id="921917496">
                  <w:marLeft w:val="0"/>
                  <w:marRight w:val="0"/>
                  <w:marTop w:val="0"/>
                  <w:marBottom w:val="0"/>
                  <w:divBdr>
                    <w:top w:val="none" w:sz="0" w:space="0" w:color="auto"/>
                    <w:left w:val="none" w:sz="0" w:space="0" w:color="auto"/>
                    <w:bottom w:val="none" w:sz="0" w:space="0" w:color="auto"/>
                    <w:right w:val="none" w:sz="0" w:space="0" w:color="auto"/>
                  </w:divBdr>
                </w:div>
                <w:div w:id="923538843">
                  <w:marLeft w:val="0"/>
                  <w:marRight w:val="0"/>
                  <w:marTop w:val="0"/>
                  <w:marBottom w:val="0"/>
                  <w:divBdr>
                    <w:top w:val="none" w:sz="0" w:space="0" w:color="auto"/>
                    <w:left w:val="none" w:sz="0" w:space="0" w:color="auto"/>
                    <w:bottom w:val="none" w:sz="0" w:space="0" w:color="auto"/>
                    <w:right w:val="none" w:sz="0" w:space="0" w:color="auto"/>
                  </w:divBdr>
                </w:div>
                <w:div w:id="923954140">
                  <w:marLeft w:val="0"/>
                  <w:marRight w:val="0"/>
                  <w:marTop w:val="0"/>
                  <w:marBottom w:val="0"/>
                  <w:divBdr>
                    <w:top w:val="none" w:sz="0" w:space="0" w:color="auto"/>
                    <w:left w:val="none" w:sz="0" w:space="0" w:color="auto"/>
                    <w:bottom w:val="none" w:sz="0" w:space="0" w:color="auto"/>
                    <w:right w:val="none" w:sz="0" w:space="0" w:color="auto"/>
                  </w:divBdr>
                </w:div>
                <w:div w:id="925194330">
                  <w:marLeft w:val="0"/>
                  <w:marRight w:val="0"/>
                  <w:marTop w:val="0"/>
                  <w:marBottom w:val="0"/>
                  <w:divBdr>
                    <w:top w:val="none" w:sz="0" w:space="0" w:color="auto"/>
                    <w:left w:val="none" w:sz="0" w:space="0" w:color="auto"/>
                    <w:bottom w:val="none" w:sz="0" w:space="0" w:color="auto"/>
                    <w:right w:val="none" w:sz="0" w:space="0" w:color="auto"/>
                  </w:divBdr>
                </w:div>
                <w:div w:id="926382485">
                  <w:marLeft w:val="0"/>
                  <w:marRight w:val="0"/>
                  <w:marTop w:val="0"/>
                  <w:marBottom w:val="0"/>
                  <w:divBdr>
                    <w:top w:val="none" w:sz="0" w:space="0" w:color="auto"/>
                    <w:left w:val="none" w:sz="0" w:space="0" w:color="auto"/>
                    <w:bottom w:val="none" w:sz="0" w:space="0" w:color="auto"/>
                    <w:right w:val="none" w:sz="0" w:space="0" w:color="auto"/>
                  </w:divBdr>
                </w:div>
                <w:div w:id="926767423">
                  <w:marLeft w:val="0"/>
                  <w:marRight w:val="0"/>
                  <w:marTop w:val="0"/>
                  <w:marBottom w:val="0"/>
                  <w:divBdr>
                    <w:top w:val="none" w:sz="0" w:space="0" w:color="auto"/>
                    <w:left w:val="none" w:sz="0" w:space="0" w:color="auto"/>
                    <w:bottom w:val="none" w:sz="0" w:space="0" w:color="auto"/>
                    <w:right w:val="none" w:sz="0" w:space="0" w:color="auto"/>
                  </w:divBdr>
                </w:div>
                <w:div w:id="928805007">
                  <w:marLeft w:val="0"/>
                  <w:marRight w:val="0"/>
                  <w:marTop w:val="0"/>
                  <w:marBottom w:val="0"/>
                  <w:divBdr>
                    <w:top w:val="none" w:sz="0" w:space="0" w:color="auto"/>
                    <w:left w:val="none" w:sz="0" w:space="0" w:color="auto"/>
                    <w:bottom w:val="none" w:sz="0" w:space="0" w:color="auto"/>
                    <w:right w:val="none" w:sz="0" w:space="0" w:color="auto"/>
                  </w:divBdr>
                </w:div>
                <w:div w:id="929122885">
                  <w:marLeft w:val="0"/>
                  <w:marRight w:val="0"/>
                  <w:marTop w:val="0"/>
                  <w:marBottom w:val="0"/>
                  <w:divBdr>
                    <w:top w:val="none" w:sz="0" w:space="0" w:color="auto"/>
                    <w:left w:val="none" w:sz="0" w:space="0" w:color="auto"/>
                    <w:bottom w:val="none" w:sz="0" w:space="0" w:color="auto"/>
                    <w:right w:val="none" w:sz="0" w:space="0" w:color="auto"/>
                  </w:divBdr>
                </w:div>
                <w:div w:id="930431743">
                  <w:marLeft w:val="0"/>
                  <w:marRight w:val="0"/>
                  <w:marTop w:val="0"/>
                  <w:marBottom w:val="0"/>
                  <w:divBdr>
                    <w:top w:val="none" w:sz="0" w:space="0" w:color="auto"/>
                    <w:left w:val="none" w:sz="0" w:space="0" w:color="auto"/>
                    <w:bottom w:val="none" w:sz="0" w:space="0" w:color="auto"/>
                    <w:right w:val="none" w:sz="0" w:space="0" w:color="auto"/>
                  </w:divBdr>
                </w:div>
                <w:div w:id="931014972">
                  <w:marLeft w:val="0"/>
                  <w:marRight w:val="0"/>
                  <w:marTop w:val="0"/>
                  <w:marBottom w:val="0"/>
                  <w:divBdr>
                    <w:top w:val="none" w:sz="0" w:space="0" w:color="auto"/>
                    <w:left w:val="none" w:sz="0" w:space="0" w:color="auto"/>
                    <w:bottom w:val="none" w:sz="0" w:space="0" w:color="auto"/>
                    <w:right w:val="none" w:sz="0" w:space="0" w:color="auto"/>
                  </w:divBdr>
                </w:div>
                <w:div w:id="931934751">
                  <w:marLeft w:val="0"/>
                  <w:marRight w:val="0"/>
                  <w:marTop w:val="0"/>
                  <w:marBottom w:val="0"/>
                  <w:divBdr>
                    <w:top w:val="none" w:sz="0" w:space="0" w:color="auto"/>
                    <w:left w:val="none" w:sz="0" w:space="0" w:color="auto"/>
                    <w:bottom w:val="none" w:sz="0" w:space="0" w:color="auto"/>
                    <w:right w:val="none" w:sz="0" w:space="0" w:color="auto"/>
                  </w:divBdr>
                </w:div>
                <w:div w:id="934245869">
                  <w:marLeft w:val="0"/>
                  <w:marRight w:val="0"/>
                  <w:marTop w:val="0"/>
                  <w:marBottom w:val="0"/>
                  <w:divBdr>
                    <w:top w:val="none" w:sz="0" w:space="0" w:color="auto"/>
                    <w:left w:val="none" w:sz="0" w:space="0" w:color="auto"/>
                    <w:bottom w:val="none" w:sz="0" w:space="0" w:color="auto"/>
                    <w:right w:val="none" w:sz="0" w:space="0" w:color="auto"/>
                  </w:divBdr>
                </w:div>
                <w:div w:id="935091873">
                  <w:marLeft w:val="0"/>
                  <w:marRight w:val="0"/>
                  <w:marTop w:val="0"/>
                  <w:marBottom w:val="0"/>
                  <w:divBdr>
                    <w:top w:val="none" w:sz="0" w:space="0" w:color="auto"/>
                    <w:left w:val="none" w:sz="0" w:space="0" w:color="auto"/>
                    <w:bottom w:val="none" w:sz="0" w:space="0" w:color="auto"/>
                    <w:right w:val="none" w:sz="0" w:space="0" w:color="auto"/>
                  </w:divBdr>
                </w:div>
                <w:div w:id="936213972">
                  <w:marLeft w:val="0"/>
                  <w:marRight w:val="0"/>
                  <w:marTop w:val="0"/>
                  <w:marBottom w:val="0"/>
                  <w:divBdr>
                    <w:top w:val="none" w:sz="0" w:space="0" w:color="auto"/>
                    <w:left w:val="none" w:sz="0" w:space="0" w:color="auto"/>
                    <w:bottom w:val="none" w:sz="0" w:space="0" w:color="auto"/>
                    <w:right w:val="none" w:sz="0" w:space="0" w:color="auto"/>
                  </w:divBdr>
                </w:div>
                <w:div w:id="937441474">
                  <w:marLeft w:val="0"/>
                  <w:marRight w:val="0"/>
                  <w:marTop w:val="0"/>
                  <w:marBottom w:val="0"/>
                  <w:divBdr>
                    <w:top w:val="none" w:sz="0" w:space="0" w:color="auto"/>
                    <w:left w:val="none" w:sz="0" w:space="0" w:color="auto"/>
                    <w:bottom w:val="none" w:sz="0" w:space="0" w:color="auto"/>
                    <w:right w:val="none" w:sz="0" w:space="0" w:color="auto"/>
                  </w:divBdr>
                </w:div>
                <w:div w:id="938871751">
                  <w:marLeft w:val="0"/>
                  <w:marRight w:val="0"/>
                  <w:marTop w:val="0"/>
                  <w:marBottom w:val="0"/>
                  <w:divBdr>
                    <w:top w:val="none" w:sz="0" w:space="0" w:color="auto"/>
                    <w:left w:val="none" w:sz="0" w:space="0" w:color="auto"/>
                    <w:bottom w:val="none" w:sz="0" w:space="0" w:color="auto"/>
                    <w:right w:val="none" w:sz="0" w:space="0" w:color="auto"/>
                  </w:divBdr>
                </w:div>
                <w:div w:id="942306669">
                  <w:marLeft w:val="0"/>
                  <w:marRight w:val="0"/>
                  <w:marTop w:val="0"/>
                  <w:marBottom w:val="0"/>
                  <w:divBdr>
                    <w:top w:val="none" w:sz="0" w:space="0" w:color="auto"/>
                    <w:left w:val="none" w:sz="0" w:space="0" w:color="auto"/>
                    <w:bottom w:val="none" w:sz="0" w:space="0" w:color="auto"/>
                    <w:right w:val="none" w:sz="0" w:space="0" w:color="auto"/>
                  </w:divBdr>
                </w:div>
                <w:div w:id="942807872">
                  <w:marLeft w:val="0"/>
                  <w:marRight w:val="0"/>
                  <w:marTop w:val="0"/>
                  <w:marBottom w:val="0"/>
                  <w:divBdr>
                    <w:top w:val="none" w:sz="0" w:space="0" w:color="auto"/>
                    <w:left w:val="none" w:sz="0" w:space="0" w:color="auto"/>
                    <w:bottom w:val="none" w:sz="0" w:space="0" w:color="auto"/>
                    <w:right w:val="none" w:sz="0" w:space="0" w:color="auto"/>
                  </w:divBdr>
                </w:div>
                <w:div w:id="945843108">
                  <w:marLeft w:val="0"/>
                  <w:marRight w:val="0"/>
                  <w:marTop w:val="0"/>
                  <w:marBottom w:val="0"/>
                  <w:divBdr>
                    <w:top w:val="none" w:sz="0" w:space="0" w:color="auto"/>
                    <w:left w:val="none" w:sz="0" w:space="0" w:color="auto"/>
                    <w:bottom w:val="none" w:sz="0" w:space="0" w:color="auto"/>
                    <w:right w:val="none" w:sz="0" w:space="0" w:color="auto"/>
                  </w:divBdr>
                </w:div>
                <w:div w:id="946036794">
                  <w:marLeft w:val="0"/>
                  <w:marRight w:val="0"/>
                  <w:marTop w:val="0"/>
                  <w:marBottom w:val="0"/>
                  <w:divBdr>
                    <w:top w:val="none" w:sz="0" w:space="0" w:color="auto"/>
                    <w:left w:val="none" w:sz="0" w:space="0" w:color="auto"/>
                    <w:bottom w:val="none" w:sz="0" w:space="0" w:color="auto"/>
                    <w:right w:val="none" w:sz="0" w:space="0" w:color="auto"/>
                  </w:divBdr>
                </w:div>
                <w:div w:id="946695858">
                  <w:marLeft w:val="0"/>
                  <w:marRight w:val="0"/>
                  <w:marTop w:val="0"/>
                  <w:marBottom w:val="0"/>
                  <w:divBdr>
                    <w:top w:val="none" w:sz="0" w:space="0" w:color="auto"/>
                    <w:left w:val="none" w:sz="0" w:space="0" w:color="auto"/>
                    <w:bottom w:val="none" w:sz="0" w:space="0" w:color="auto"/>
                    <w:right w:val="none" w:sz="0" w:space="0" w:color="auto"/>
                  </w:divBdr>
                </w:div>
                <w:div w:id="947737687">
                  <w:marLeft w:val="0"/>
                  <w:marRight w:val="0"/>
                  <w:marTop w:val="0"/>
                  <w:marBottom w:val="0"/>
                  <w:divBdr>
                    <w:top w:val="none" w:sz="0" w:space="0" w:color="auto"/>
                    <w:left w:val="none" w:sz="0" w:space="0" w:color="auto"/>
                    <w:bottom w:val="none" w:sz="0" w:space="0" w:color="auto"/>
                    <w:right w:val="none" w:sz="0" w:space="0" w:color="auto"/>
                  </w:divBdr>
                </w:div>
                <w:div w:id="947809550">
                  <w:marLeft w:val="0"/>
                  <w:marRight w:val="0"/>
                  <w:marTop w:val="0"/>
                  <w:marBottom w:val="0"/>
                  <w:divBdr>
                    <w:top w:val="none" w:sz="0" w:space="0" w:color="auto"/>
                    <w:left w:val="none" w:sz="0" w:space="0" w:color="auto"/>
                    <w:bottom w:val="none" w:sz="0" w:space="0" w:color="auto"/>
                    <w:right w:val="none" w:sz="0" w:space="0" w:color="auto"/>
                  </w:divBdr>
                </w:div>
                <w:div w:id="951589719">
                  <w:marLeft w:val="0"/>
                  <w:marRight w:val="0"/>
                  <w:marTop w:val="0"/>
                  <w:marBottom w:val="0"/>
                  <w:divBdr>
                    <w:top w:val="none" w:sz="0" w:space="0" w:color="auto"/>
                    <w:left w:val="none" w:sz="0" w:space="0" w:color="auto"/>
                    <w:bottom w:val="none" w:sz="0" w:space="0" w:color="auto"/>
                    <w:right w:val="none" w:sz="0" w:space="0" w:color="auto"/>
                  </w:divBdr>
                </w:div>
                <w:div w:id="954092130">
                  <w:marLeft w:val="0"/>
                  <w:marRight w:val="0"/>
                  <w:marTop w:val="0"/>
                  <w:marBottom w:val="0"/>
                  <w:divBdr>
                    <w:top w:val="none" w:sz="0" w:space="0" w:color="auto"/>
                    <w:left w:val="none" w:sz="0" w:space="0" w:color="auto"/>
                    <w:bottom w:val="none" w:sz="0" w:space="0" w:color="auto"/>
                    <w:right w:val="none" w:sz="0" w:space="0" w:color="auto"/>
                  </w:divBdr>
                </w:div>
                <w:div w:id="954407205">
                  <w:marLeft w:val="0"/>
                  <w:marRight w:val="0"/>
                  <w:marTop w:val="0"/>
                  <w:marBottom w:val="0"/>
                  <w:divBdr>
                    <w:top w:val="none" w:sz="0" w:space="0" w:color="auto"/>
                    <w:left w:val="none" w:sz="0" w:space="0" w:color="auto"/>
                    <w:bottom w:val="none" w:sz="0" w:space="0" w:color="auto"/>
                    <w:right w:val="none" w:sz="0" w:space="0" w:color="auto"/>
                  </w:divBdr>
                </w:div>
                <w:div w:id="955676262">
                  <w:marLeft w:val="0"/>
                  <w:marRight w:val="0"/>
                  <w:marTop w:val="0"/>
                  <w:marBottom w:val="0"/>
                  <w:divBdr>
                    <w:top w:val="none" w:sz="0" w:space="0" w:color="auto"/>
                    <w:left w:val="none" w:sz="0" w:space="0" w:color="auto"/>
                    <w:bottom w:val="none" w:sz="0" w:space="0" w:color="auto"/>
                    <w:right w:val="none" w:sz="0" w:space="0" w:color="auto"/>
                  </w:divBdr>
                </w:div>
                <w:div w:id="956182805">
                  <w:marLeft w:val="0"/>
                  <w:marRight w:val="0"/>
                  <w:marTop w:val="0"/>
                  <w:marBottom w:val="0"/>
                  <w:divBdr>
                    <w:top w:val="none" w:sz="0" w:space="0" w:color="auto"/>
                    <w:left w:val="none" w:sz="0" w:space="0" w:color="auto"/>
                    <w:bottom w:val="none" w:sz="0" w:space="0" w:color="auto"/>
                    <w:right w:val="none" w:sz="0" w:space="0" w:color="auto"/>
                  </w:divBdr>
                </w:div>
                <w:div w:id="961419535">
                  <w:marLeft w:val="0"/>
                  <w:marRight w:val="0"/>
                  <w:marTop w:val="0"/>
                  <w:marBottom w:val="0"/>
                  <w:divBdr>
                    <w:top w:val="none" w:sz="0" w:space="0" w:color="auto"/>
                    <w:left w:val="none" w:sz="0" w:space="0" w:color="auto"/>
                    <w:bottom w:val="none" w:sz="0" w:space="0" w:color="auto"/>
                    <w:right w:val="none" w:sz="0" w:space="0" w:color="auto"/>
                  </w:divBdr>
                </w:div>
                <w:div w:id="962230832">
                  <w:marLeft w:val="0"/>
                  <w:marRight w:val="0"/>
                  <w:marTop w:val="0"/>
                  <w:marBottom w:val="0"/>
                  <w:divBdr>
                    <w:top w:val="none" w:sz="0" w:space="0" w:color="auto"/>
                    <w:left w:val="none" w:sz="0" w:space="0" w:color="auto"/>
                    <w:bottom w:val="none" w:sz="0" w:space="0" w:color="auto"/>
                    <w:right w:val="none" w:sz="0" w:space="0" w:color="auto"/>
                  </w:divBdr>
                </w:div>
                <w:div w:id="963925286">
                  <w:marLeft w:val="0"/>
                  <w:marRight w:val="0"/>
                  <w:marTop w:val="0"/>
                  <w:marBottom w:val="0"/>
                  <w:divBdr>
                    <w:top w:val="none" w:sz="0" w:space="0" w:color="auto"/>
                    <w:left w:val="none" w:sz="0" w:space="0" w:color="auto"/>
                    <w:bottom w:val="none" w:sz="0" w:space="0" w:color="auto"/>
                    <w:right w:val="none" w:sz="0" w:space="0" w:color="auto"/>
                  </w:divBdr>
                </w:div>
                <w:div w:id="967977534">
                  <w:marLeft w:val="0"/>
                  <w:marRight w:val="0"/>
                  <w:marTop w:val="0"/>
                  <w:marBottom w:val="0"/>
                  <w:divBdr>
                    <w:top w:val="none" w:sz="0" w:space="0" w:color="auto"/>
                    <w:left w:val="none" w:sz="0" w:space="0" w:color="auto"/>
                    <w:bottom w:val="none" w:sz="0" w:space="0" w:color="auto"/>
                    <w:right w:val="none" w:sz="0" w:space="0" w:color="auto"/>
                  </w:divBdr>
                </w:div>
                <w:div w:id="968778726">
                  <w:marLeft w:val="0"/>
                  <w:marRight w:val="0"/>
                  <w:marTop w:val="0"/>
                  <w:marBottom w:val="0"/>
                  <w:divBdr>
                    <w:top w:val="none" w:sz="0" w:space="0" w:color="auto"/>
                    <w:left w:val="none" w:sz="0" w:space="0" w:color="auto"/>
                    <w:bottom w:val="none" w:sz="0" w:space="0" w:color="auto"/>
                    <w:right w:val="none" w:sz="0" w:space="0" w:color="auto"/>
                  </w:divBdr>
                </w:div>
                <w:div w:id="970787986">
                  <w:marLeft w:val="0"/>
                  <w:marRight w:val="0"/>
                  <w:marTop w:val="0"/>
                  <w:marBottom w:val="0"/>
                  <w:divBdr>
                    <w:top w:val="none" w:sz="0" w:space="0" w:color="auto"/>
                    <w:left w:val="none" w:sz="0" w:space="0" w:color="auto"/>
                    <w:bottom w:val="none" w:sz="0" w:space="0" w:color="auto"/>
                    <w:right w:val="none" w:sz="0" w:space="0" w:color="auto"/>
                  </w:divBdr>
                </w:div>
                <w:div w:id="974867136">
                  <w:marLeft w:val="0"/>
                  <w:marRight w:val="0"/>
                  <w:marTop w:val="0"/>
                  <w:marBottom w:val="0"/>
                  <w:divBdr>
                    <w:top w:val="none" w:sz="0" w:space="0" w:color="auto"/>
                    <w:left w:val="none" w:sz="0" w:space="0" w:color="auto"/>
                    <w:bottom w:val="none" w:sz="0" w:space="0" w:color="auto"/>
                    <w:right w:val="none" w:sz="0" w:space="0" w:color="auto"/>
                  </w:divBdr>
                </w:div>
                <w:div w:id="979647984">
                  <w:marLeft w:val="0"/>
                  <w:marRight w:val="0"/>
                  <w:marTop w:val="0"/>
                  <w:marBottom w:val="0"/>
                  <w:divBdr>
                    <w:top w:val="none" w:sz="0" w:space="0" w:color="auto"/>
                    <w:left w:val="none" w:sz="0" w:space="0" w:color="auto"/>
                    <w:bottom w:val="none" w:sz="0" w:space="0" w:color="auto"/>
                    <w:right w:val="none" w:sz="0" w:space="0" w:color="auto"/>
                  </w:divBdr>
                </w:div>
                <w:div w:id="982345320">
                  <w:marLeft w:val="0"/>
                  <w:marRight w:val="0"/>
                  <w:marTop w:val="0"/>
                  <w:marBottom w:val="0"/>
                  <w:divBdr>
                    <w:top w:val="none" w:sz="0" w:space="0" w:color="auto"/>
                    <w:left w:val="none" w:sz="0" w:space="0" w:color="auto"/>
                    <w:bottom w:val="none" w:sz="0" w:space="0" w:color="auto"/>
                    <w:right w:val="none" w:sz="0" w:space="0" w:color="auto"/>
                  </w:divBdr>
                </w:div>
                <w:div w:id="986282365">
                  <w:marLeft w:val="0"/>
                  <w:marRight w:val="0"/>
                  <w:marTop w:val="0"/>
                  <w:marBottom w:val="0"/>
                  <w:divBdr>
                    <w:top w:val="none" w:sz="0" w:space="0" w:color="auto"/>
                    <w:left w:val="none" w:sz="0" w:space="0" w:color="auto"/>
                    <w:bottom w:val="none" w:sz="0" w:space="0" w:color="auto"/>
                    <w:right w:val="none" w:sz="0" w:space="0" w:color="auto"/>
                  </w:divBdr>
                </w:div>
                <w:div w:id="989482159">
                  <w:marLeft w:val="0"/>
                  <w:marRight w:val="0"/>
                  <w:marTop w:val="0"/>
                  <w:marBottom w:val="0"/>
                  <w:divBdr>
                    <w:top w:val="none" w:sz="0" w:space="0" w:color="auto"/>
                    <w:left w:val="none" w:sz="0" w:space="0" w:color="auto"/>
                    <w:bottom w:val="none" w:sz="0" w:space="0" w:color="auto"/>
                    <w:right w:val="none" w:sz="0" w:space="0" w:color="auto"/>
                  </w:divBdr>
                </w:div>
                <w:div w:id="991064728">
                  <w:marLeft w:val="0"/>
                  <w:marRight w:val="0"/>
                  <w:marTop w:val="0"/>
                  <w:marBottom w:val="0"/>
                  <w:divBdr>
                    <w:top w:val="none" w:sz="0" w:space="0" w:color="auto"/>
                    <w:left w:val="none" w:sz="0" w:space="0" w:color="auto"/>
                    <w:bottom w:val="none" w:sz="0" w:space="0" w:color="auto"/>
                    <w:right w:val="none" w:sz="0" w:space="0" w:color="auto"/>
                  </w:divBdr>
                </w:div>
                <w:div w:id="995569655">
                  <w:marLeft w:val="0"/>
                  <w:marRight w:val="0"/>
                  <w:marTop w:val="0"/>
                  <w:marBottom w:val="0"/>
                  <w:divBdr>
                    <w:top w:val="none" w:sz="0" w:space="0" w:color="auto"/>
                    <w:left w:val="none" w:sz="0" w:space="0" w:color="auto"/>
                    <w:bottom w:val="none" w:sz="0" w:space="0" w:color="auto"/>
                    <w:right w:val="none" w:sz="0" w:space="0" w:color="auto"/>
                  </w:divBdr>
                </w:div>
                <w:div w:id="995764522">
                  <w:marLeft w:val="0"/>
                  <w:marRight w:val="0"/>
                  <w:marTop w:val="0"/>
                  <w:marBottom w:val="0"/>
                  <w:divBdr>
                    <w:top w:val="none" w:sz="0" w:space="0" w:color="auto"/>
                    <w:left w:val="none" w:sz="0" w:space="0" w:color="auto"/>
                    <w:bottom w:val="none" w:sz="0" w:space="0" w:color="auto"/>
                    <w:right w:val="none" w:sz="0" w:space="0" w:color="auto"/>
                  </w:divBdr>
                </w:div>
                <w:div w:id="998194199">
                  <w:marLeft w:val="0"/>
                  <w:marRight w:val="0"/>
                  <w:marTop w:val="0"/>
                  <w:marBottom w:val="0"/>
                  <w:divBdr>
                    <w:top w:val="none" w:sz="0" w:space="0" w:color="auto"/>
                    <w:left w:val="none" w:sz="0" w:space="0" w:color="auto"/>
                    <w:bottom w:val="none" w:sz="0" w:space="0" w:color="auto"/>
                    <w:right w:val="none" w:sz="0" w:space="0" w:color="auto"/>
                  </w:divBdr>
                </w:div>
                <w:div w:id="1000549182">
                  <w:marLeft w:val="0"/>
                  <w:marRight w:val="0"/>
                  <w:marTop w:val="0"/>
                  <w:marBottom w:val="0"/>
                  <w:divBdr>
                    <w:top w:val="none" w:sz="0" w:space="0" w:color="auto"/>
                    <w:left w:val="none" w:sz="0" w:space="0" w:color="auto"/>
                    <w:bottom w:val="none" w:sz="0" w:space="0" w:color="auto"/>
                    <w:right w:val="none" w:sz="0" w:space="0" w:color="auto"/>
                  </w:divBdr>
                </w:div>
                <w:div w:id="1001087008">
                  <w:marLeft w:val="0"/>
                  <w:marRight w:val="0"/>
                  <w:marTop w:val="0"/>
                  <w:marBottom w:val="0"/>
                  <w:divBdr>
                    <w:top w:val="none" w:sz="0" w:space="0" w:color="auto"/>
                    <w:left w:val="none" w:sz="0" w:space="0" w:color="auto"/>
                    <w:bottom w:val="none" w:sz="0" w:space="0" w:color="auto"/>
                    <w:right w:val="none" w:sz="0" w:space="0" w:color="auto"/>
                  </w:divBdr>
                </w:div>
                <w:div w:id="1001809567">
                  <w:marLeft w:val="0"/>
                  <w:marRight w:val="0"/>
                  <w:marTop w:val="0"/>
                  <w:marBottom w:val="0"/>
                  <w:divBdr>
                    <w:top w:val="none" w:sz="0" w:space="0" w:color="auto"/>
                    <w:left w:val="none" w:sz="0" w:space="0" w:color="auto"/>
                    <w:bottom w:val="none" w:sz="0" w:space="0" w:color="auto"/>
                    <w:right w:val="none" w:sz="0" w:space="0" w:color="auto"/>
                  </w:divBdr>
                </w:div>
                <w:div w:id="1005593689">
                  <w:marLeft w:val="0"/>
                  <w:marRight w:val="0"/>
                  <w:marTop w:val="0"/>
                  <w:marBottom w:val="0"/>
                  <w:divBdr>
                    <w:top w:val="none" w:sz="0" w:space="0" w:color="auto"/>
                    <w:left w:val="none" w:sz="0" w:space="0" w:color="auto"/>
                    <w:bottom w:val="none" w:sz="0" w:space="0" w:color="auto"/>
                    <w:right w:val="none" w:sz="0" w:space="0" w:color="auto"/>
                  </w:divBdr>
                </w:div>
                <w:div w:id="1006519035">
                  <w:marLeft w:val="0"/>
                  <w:marRight w:val="0"/>
                  <w:marTop w:val="0"/>
                  <w:marBottom w:val="0"/>
                  <w:divBdr>
                    <w:top w:val="none" w:sz="0" w:space="0" w:color="auto"/>
                    <w:left w:val="none" w:sz="0" w:space="0" w:color="auto"/>
                    <w:bottom w:val="none" w:sz="0" w:space="0" w:color="auto"/>
                    <w:right w:val="none" w:sz="0" w:space="0" w:color="auto"/>
                  </w:divBdr>
                </w:div>
                <w:div w:id="1011954070">
                  <w:marLeft w:val="0"/>
                  <w:marRight w:val="0"/>
                  <w:marTop w:val="0"/>
                  <w:marBottom w:val="0"/>
                  <w:divBdr>
                    <w:top w:val="none" w:sz="0" w:space="0" w:color="auto"/>
                    <w:left w:val="none" w:sz="0" w:space="0" w:color="auto"/>
                    <w:bottom w:val="none" w:sz="0" w:space="0" w:color="auto"/>
                    <w:right w:val="none" w:sz="0" w:space="0" w:color="auto"/>
                  </w:divBdr>
                </w:div>
                <w:div w:id="1018503962">
                  <w:marLeft w:val="0"/>
                  <w:marRight w:val="0"/>
                  <w:marTop w:val="0"/>
                  <w:marBottom w:val="0"/>
                  <w:divBdr>
                    <w:top w:val="none" w:sz="0" w:space="0" w:color="auto"/>
                    <w:left w:val="none" w:sz="0" w:space="0" w:color="auto"/>
                    <w:bottom w:val="none" w:sz="0" w:space="0" w:color="auto"/>
                    <w:right w:val="none" w:sz="0" w:space="0" w:color="auto"/>
                  </w:divBdr>
                </w:div>
                <w:div w:id="1020087169">
                  <w:marLeft w:val="0"/>
                  <w:marRight w:val="0"/>
                  <w:marTop w:val="0"/>
                  <w:marBottom w:val="0"/>
                  <w:divBdr>
                    <w:top w:val="none" w:sz="0" w:space="0" w:color="auto"/>
                    <w:left w:val="none" w:sz="0" w:space="0" w:color="auto"/>
                    <w:bottom w:val="none" w:sz="0" w:space="0" w:color="auto"/>
                    <w:right w:val="none" w:sz="0" w:space="0" w:color="auto"/>
                  </w:divBdr>
                </w:div>
                <w:div w:id="1021080806">
                  <w:marLeft w:val="0"/>
                  <w:marRight w:val="0"/>
                  <w:marTop w:val="0"/>
                  <w:marBottom w:val="0"/>
                  <w:divBdr>
                    <w:top w:val="none" w:sz="0" w:space="0" w:color="auto"/>
                    <w:left w:val="none" w:sz="0" w:space="0" w:color="auto"/>
                    <w:bottom w:val="none" w:sz="0" w:space="0" w:color="auto"/>
                    <w:right w:val="none" w:sz="0" w:space="0" w:color="auto"/>
                  </w:divBdr>
                </w:div>
                <w:div w:id="1025670721">
                  <w:marLeft w:val="0"/>
                  <w:marRight w:val="0"/>
                  <w:marTop w:val="0"/>
                  <w:marBottom w:val="0"/>
                  <w:divBdr>
                    <w:top w:val="none" w:sz="0" w:space="0" w:color="auto"/>
                    <w:left w:val="none" w:sz="0" w:space="0" w:color="auto"/>
                    <w:bottom w:val="none" w:sz="0" w:space="0" w:color="auto"/>
                    <w:right w:val="none" w:sz="0" w:space="0" w:color="auto"/>
                  </w:divBdr>
                </w:div>
                <w:div w:id="1026296284">
                  <w:marLeft w:val="0"/>
                  <w:marRight w:val="0"/>
                  <w:marTop w:val="0"/>
                  <w:marBottom w:val="0"/>
                  <w:divBdr>
                    <w:top w:val="none" w:sz="0" w:space="0" w:color="auto"/>
                    <w:left w:val="none" w:sz="0" w:space="0" w:color="auto"/>
                    <w:bottom w:val="none" w:sz="0" w:space="0" w:color="auto"/>
                    <w:right w:val="none" w:sz="0" w:space="0" w:color="auto"/>
                  </w:divBdr>
                </w:div>
                <w:div w:id="1026909002">
                  <w:marLeft w:val="0"/>
                  <w:marRight w:val="0"/>
                  <w:marTop w:val="0"/>
                  <w:marBottom w:val="0"/>
                  <w:divBdr>
                    <w:top w:val="none" w:sz="0" w:space="0" w:color="auto"/>
                    <w:left w:val="none" w:sz="0" w:space="0" w:color="auto"/>
                    <w:bottom w:val="none" w:sz="0" w:space="0" w:color="auto"/>
                    <w:right w:val="none" w:sz="0" w:space="0" w:color="auto"/>
                  </w:divBdr>
                </w:div>
                <w:div w:id="1028339413">
                  <w:marLeft w:val="0"/>
                  <w:marRight w:val="0"/>
                  <w:marTop w:val="0"/>
                  <w:marBottom w:val="0"/>
                  <w:divBdr>
                    <w:top w:val="none" w:sz="0" w:space="0" w:color="auto"/>
                    <w:left w:val="none" w:sz="0" w:space="0" w:color="auto"/>
                    <w:bottom w:val="none" w:sz="0" w:space="0" w:color="auto"/>
                    <w:right w:val="none" w:sz="0" w:space="0" w:color="auto"/>
                  </w:divBdr>
                </w:div>
                <w:div w:id="1029333643">
                  <w:marLeft w:val="0"/>
                  <w:marRight w:val="0"/>
                  <w:marTop w:val="0"/>
                  <w:marBottom w:val="0"/>
                  <w:divBdr>
                    <w:top w:val="none" w:sz="0" w:space="0" w:color="auto"/>
                    <w:left w:val="none" w:sz="0" w:space="0" w:color="auto"/>
                    <w:bottom w:val="none" w:sz="0" w:space="0" w:color="auto"/>
                    <w:right w:val="none" w:sz="0" w:space="0" w:color="auto"/>
                  </w:divBdr>
                </w:div>
                <w:div w:id="1033581341">
                  <w:marLeft w:val="0"/>
                  <w:marRight w:val="0"/>
                  <w:marTop w:val="0"/>
                  <w:marBottom w:val="0"/>
                  <w:divBdr>
                    <w:top w:val="none" w:sz="0" w:space="0" w:color="auto"/>
                    <w:left w:val="none" w:sz="0" w:space="0" w:color="auto"/>
                    <w:bottom w:val="none" w:sz="0" w:space="0" w:color="auto"/>
                    <w:right w:val="none" w:sz="0" w:space="0" w:color="auto"/>
                  </w:divBdr>
                </w:div>
                <w:div w:id="1035037347">
                  <w:marLeft w:val="0"/>
                  <w:marRight w:val="0"/>
                  <w:marTop w:val="0"/>
                  <w:marBottom w:val="0"/>
                  <w:divBdr>
                    <w:top w:val="none" w:sz="0" w:space="0" w:color="auto"/>
                    <w:left w:val="none" w:sz="0" w:space="0" w:color="auto"/>
                    <w:bottom w:val="none" w:sz="0" w:space="0" w:color="auto"/>
                    <w:right w:val="none" w:sz="0" w:space="0" w:color="auto"/>
                  </w:divBdr>
                </w:div>
                <w:div w:id="1036587134">
                  <w:marLeft w:val="0"/>
                  <w:marRight w:val="0"/>
                  <w:marTop w:val="0"/>
                  <w:marBottom w:val="0"/>
                  <w:divBdr>
                    <w:top w:val="none" w:sz="0" w:space="0" w:color="auto"/>
                    <w:left w:val="none" w:sz="0" w:space="0" w:color="auto"/>
                    <w:bottom w:val="none" w:sz="0" w:space="0" w:color="auto"/>
                    <w:right w:val="none" w:sz="0" w:space="0" w:color="auto"/>
                  </w:divBdr>
                </w:div>
                <w:div w:id="1037897619">
                  <w:marLeft w:val="0"/>
                  <w:marRight w:val="0"/>
                  <w:marTop w:val="0"/>
                  <w:marBottom w:val="0"/>
                  <w:divBdr>
                    <w:top w:val="none" w:sz="0" w:space="0" w:color="auto"/>
                    <w:left w:val="none" w:sz="0" w:space="0" w:color="auto"/>
                    <w:bottom w:val="none" w:sz="0" w:space="0" w:color="auto"/>
                    <w:right w:val="none" w:sz="0" w:space="0" w:color="auto"/>
                  </w:divBdr>
                </w:div>
                <w:div w:id="1038355885">
                  <w:marLeft w:val="0"/>
                  <w:marRight w:val="0"/>
                  <w:marTop w:val="0"/>
                  <w:marBottom w:val="0"/>
                  <w:divBdr>
                    <w:top w:val="none" w:sz="0" w:space="0" w:color="auto"/>
                    <w:left w:val="none" w:sz="0" w:space="0" w:color="auto"/>
                    <w:bottom w:val="none" w:sz="0" w:space="0" w:color="auto"/>
                    <w:right w:val="none" w:sz="0" w:space="0" w:color="auto"/>
                  </w:divBdr>
                </w:div>
                <w:div w:id="1040521575">
                  <w:marLeft w:val="0"/>
                  <w:marRight w:val="0"/>
                  <w:marTop w:val="0"/>
                  <w:marBottom w:val="0"/>
                  <w:divBdr>
                    <w:top w:val="none" w:sz="0" w:space="0" w:color="auto"/>
                    <w:left w:val="none" w:sz="0" w:space="0" w:color="auto"/>
                    <w:bottom w:val="none" w:sz="0" w:space="0" w:color="auto"/>
                    <w:right w:val="none" w:sz="0" w:space="0" w:color="auto"/>
                  </w:divBdr>
                </w:div>
                <w:div w:id="1040713255">
                  <w:marLeft w:val="0"/>
                  <w:marRight w:val="0"/>
                  <w:marTop w:val="0"/>
                  <w:marBottom w:val="0"/>
                  <w:divBdr>
                    <w:top w:val="none" w:sz="0" w:space="0" w:color="auto"/>
                    <w:left w:val="none" w:sz="0" w:space="0" w:color="auto"/>
                    <w:bottom w:val="none" w:sz="0" w:space="0" w:color="auto"/>
                    <w:right w:val="none" w:sz="0" w:space="0" w:color="auto"/>
                  </w:divBdr>
                </w:div>
                <w:div w:id="1044256574">
                  <w:marLeft w:val="0"/>
                  <w:marRight w:val="0"/>
                  <w:marTop w:val="0"/>
                  <w:marBottom w:val="0"/>
                  <w:divBdr>
                    <w:top w:val="none" w:sz="0" w:space="0" w:color="auto"/>
                    <w:left w:val="none" w:sz="0" w:space="0" w:color="auto"/>
                    <w:bottom w:val="none" w:sz="0" w:space="0" w:color="auto"/>
                    <w:right w:val="none" w:sz="0" w:space="0" w:color="auto"/>
                  </w:divBdr>
                </w:div>
                <w:div w:id="1045372088">
                  <w:marLeft w:val="0"/>
                  <w:marRight w:val="0"/>
                  <w:marTop w:val="0"/>
                  <w:marBottom w:val="0"/>
                  <w:divBdr>
                    <w:top w:val="none" w:sz="0" w:space="0" w:color="auto"/>
                    <w:left w:val="none" w:sz="0" w:space="0" w:color="auto"/>
                    <w:bottom w:val="none" w:sz="0" w:space="0" w:color="auto"/>
                    <w:right w:val="none" w:sz="0" w:space="0" w:color="auto"/>
                  </w:divBdr>
                </w:div>
                <w:div w:id="1050155469">
                  <w:marLeft w:val="0"/>
                  <w:marRight w:val="0"/>
                  <w:marTop w:val="0"/>
                  <w:marBottom w:val="0"/>
                  <w:divBdr>
                    <w:top w:val="none" w:sz="0" w:space="0" w:color="auto"/>
                    <w:left w:val="none" w:sz="0" w:space="0" w:color="auto"/>
                    <w:bottom w:val="none" w:sz="0" w:space="0" w:color="auto"/>
                    <w:right w:val="none" w:sz="0" w:space="0" w:color="auto"/>
                  </w:divBdr>
                </w:div>
                <w:div w:id="1052311957">
                  <w:marLeft w:val="0"/>
                  <w:marRight w:val="0"/>
                  <w:marTop w:val="0"/>
                  <w:marBottom w:val="0"/>
                  <w:divBdr>
                    <w:top w:val="none" w:sz="0" w:space="0" w:color="auto"/>
                    <w:left w:val="none" w:sz="0" w:space="0" w:color="auto"/>
                    <w:bottom w:val="none" w:sz="0" w:space="0" w:color="auto"/>
                    <w:right w:val="none" w:sz="0" w:space="0" w:color="auto"/>
                  </w:divBdr>
                </w:div>
                <w:div w:id="1052851067">
                  <w:marLeft w:val="0"/>
                  <w:marRight w:val="0"/>
                  <w:marTop w:val="0"/>
                  <w:marBottom w:val="0"/>
                  <w:divBdr>
                    <w:top w:val="none" w:sz="0" w:space="0" w:color="auto"/>
                    <w:left w:val="none" w:sz="0" w:space="0" w:color="auto"/>
                    <w:bottom w:val="none" w:sz="0" w:space="0" w:color="auto"/>
                    <w:right w:val="none" w:sz="0" w:space="0" w:color="auto"/>
                  </w:divBdr>
                </w:div>
                <w:div w:id="1054430887">
                  <w:marLeft w:val="0"/>
                  <w:marRight w:val="0"/>
                  <w:marTop w:val="0"/>
                  <w:marBottom w:val="0"/>
                  <w:divBdr>
                    <w:top w:val="none" w:sz="0" w:space="0" w:color="auto"/>
                    <w:left w:val="none" w:sz="0" w:space="0" w:color="auto"/>
                    <w:bottom w:val="none" w:sz="0" w:space="0" w:color="auto"/>
                    <w:right w:val="none" w:sz="0" w:space="0" w:color="auto"/>
                  </w:divBdr>
                </w:div>
                <w:div w:id="1055663819">
                  <w:marLeft w:val="0"/>
                  <w:marRight w:val="0"/>
                  <w:marTop w:val="0"/>
                  <w:marBottom w:val="0"/>
                  <w:divBdr>
                    <w:top w:val="none" w:sz="0" w:space="0" w:color="auto"/>
                    <w:left w:val="none" w:sz="0" w:space="0" w:color="auto"/>
                    <w:bottom w:val="none" w:sz="0" w:space="0" w:color="auto"/>
                    <w:right w:val="none" w:sz="0" w:space="0" w:color="auto"/>
                  </w:divBdr>
                </w:div>
                <w:div w:id="1058749597">
                  <w:marLeft w:val="0"/>
                  <w:marRight w:val="0"/>
                  <w:marTop w:val="0"/>
                  <w:marBottom w:val="0"/>
                  <w:divBdr>
                    <w:top w:val="none" w:sz="0" w:space="0" w:color="auto"/>
                    <w:left w:val="none" w:sz="0" w:space="0" w:color="auto"/>
                    <w:bottom w:val="none" w:sz="0" w:space="0" w:color="auto"/>
                    <w:right w:val="none" w:sz="0" w:space="0" w:color="auto"/>
                  </w:divBdr>
                </w:div>
                <w:div w:id="1064839829">
                  <w:marLeft w:val="0"/>
                  <w:marRight w:val="0"/>
                  <w:marTop w:val="0"/>
                  <w:marBottom w:val="0"/>
                  <w:divBdr>
                    <w:top w:val="none" w:sz="0" w:space="0" w:color="auto"/>
                    <w:left w:val="none" w:sz="0" w:space="0" w:color="auto"/>
                    <w:bottom w:val="none" w:sz="0" w:space="0" w:color="auto"/>
                    <w:right w:val="none" w:sz="0" w:space="0" w:color="auto"/>
                  </w:divBdr>
                </w:div>
                <w:div w:id="1066956266">
                  <w:marLeft w:val="0"/>
                  <w:marRight w:val="0"/>
                  <w:marTop w:val="0"/>
                  <w:marBottom w:val="0"/>
                  <w:divBdr>
                    <w:top w:val="none" w:sz="0" w:space="0" w:color="auto"/>
                    <w:left w:val="none" w:sz="0" w:space="0" w:color="auto"/>
                    <w:bottom w:val="none" w:sz="0" w:space="0" w:color="auto"/>
                    <w:right w:val="none" w:sz="0" w:space="0" w:color="auto"/>
                  </w:divBdr>
                </w:div>
                <w:div w:id="1067805599">
                  <w:marLeft w:val="0"/>
                  <w:marRight w:val="0"/>
                  <w:marTop w:val="0"/>
                  <w:marBottom w:val="0"/>
                  <w:divBdr>
                    <w:top w:val="none" w:sz="0" w:space="0" w:color="auto"/>
                    <w:left w:val="none" w:sz="0" w:space="0" w:color="auto"/>
                    <w:bottom w:val="none" w:sz="0" w:space="0" w:color="auto"/>
                    <w:right w:val="none" w:sz="0" w:space="0" w:color="auto"/>
                  </w:divBdr>
                </w:div>
                <w:div w:id="1068573659">
                  <w:marLeft w:val="0"/>
                  <w:marRight w:val="0"/>
                  <w:marTop w:val="0"/>
                  <w:marBottom w:val="0"/>
                  <w:divBdr>
                    <w:top w:val="none" w:sz="0" w:space="0" w:color="auto"/>
                    <w:left w:val="none" w:sz="0" w:space="0" w:color="auto"/>
                    <w:bottom w:val="none" w:sz="0" w:space="0" w:color="auto"/>
                    <w:right w:val="none" w:sz="0" w:space="0" w:color="auto"/>
                  </w:divBdr>
                </w:div>
                <w:div w:id="1068923686">
                  <w:marLeft w:val="0"/>
                  <w:marRight w:val="0"/>
                  <w:marTop w:val="0"/>
                  <w:marBottom w:val="0"/>
                  <w:divBdr>
                    <w:top w:val="none" w:sz="0" w:space="0" w:color="auto"/>
                    <w:left w:val="none" w:sz="0" w:space="0" w:color="auto"/>
                    <w:bottom w:val="none" w:sz="0" w:space="0" w:color="auto"/>
                    <w:right w:val="none" w:sz="0" w:space="0" w:color="auto"/>
                  </w:divBdr>
                </w:div>
                <w:div w:id="1070731437">
                  <w:marLeft w:val="0"/>
                  <w:marRight w:val="0"/>
                  <w:marTop w:val="0"/>
                  <w:marBottom w:val="0"/>
                  <w:divBdr>
                    <w:top w:val="none" w:sz="0" w:space="0" w:color="auto"/>
                    <w:left w:val="none" w:sz="0" w:space="0" w:color="auto"/>
                    <w:bottom w:val="none" w:sz="0" w:space="0" w:color="auto"/>
                    <w:right w:val="none" w:sz="0" w:space="0" w:color="auto"/>
                  </w:divBdr>
                </w:div>
                <w:div w:id="1072463811">
                  <w:marLeft w:val="0"/>
                  <w:marRight w:val="0"/>
                  <w:marTop w:val="0"/>
                  <w:marBottom w:val="0"/>
                  <w:divBdr>
                    <w:top w:val="none" w:sz="0" w:space="0" w:color="auto"/>
                    <w:left w:val="none" w:sz="0" w:space="0" w:color="auto"/>
                    <w:bottom w:val="none" w:sz="0" w:space="0" w:color="auto"/>
                    <w:right w:val="none" w:sz="0" w:space="0" w:color="auto"/>
                  </w:divBdr>
                </w:div>
                <w:div w:id="1072854302">
                  <w:marLeft w:val="0"/>
                  <w:marRight w:val="0"/>
                  <w:marTop w:val="0"/>
                  <w:marBottom w:val="0"/>
                  <w:divBdr>
                    <w:top w:val="none" w:sz="0" w:space="0" w:color="auto"/>
                    <w:left w:val="none" w:sz="0" w:space="0" w:color="auto"/>
                    <w:bottom w:val="none" w:sz="0" w:space="0" w:color="auto"/>
                    <w:right w:val="none" w:sz="0" w:space="0" w:color="auto"/>
                  </w:divBdr>
                </w:div>
                <w:div w:id="1076777940">
                  <w:marLeft w:val="0"/>
                  <w:marRight w:val="0"/>
                  <w:marTop w:val="0"/>
                  <w:marBottom w:val="0"/>
                  <w:divBdr>
                    <w:top w:val="none" w:sz="0" w:space="0" w:color="auto"/>
                    <w:left w:val="none" w:sz="0" w:space="0" w:color="auto"/>
                    <w:bottom w:val="none" w:sz="0" w:space="0" w:color="auto"/>
                    <w:right w:val="none" w:sz="0" w:space="0" w:color="auto"/>
                  </w:divBdr>
                </w:div>
                <w:div w:id="1077701669">
                  <w:marLeft w:val="0"/>
                  <w:marRight w:val="0"/>
                  <w:marTop w:val="0"/>
                  <w:marBottom w:val="0"/>
                  <w:divBdr>
                    <w:top w:val="none" w:sz="0" w:space="0" w:color="auto"/>
                    <w:left w:val="none" w:sz="0" w:space="0" w:color="auto"/>
                    <w:bottom w:val="none" w:sz="0" w:space="0" w:color="auto"/>
                    <w:right w:val="none" w:sz="0" w:space="0" w:color="auto"/>
                  </w:divBdr>
                </w:div>
                <w:div w:id="1079912557">
                  <w:marLeft w:val="0"/>
                  <w:marRight w:val="0"/>
                  <w:marTop w:val="0"/>
                  <w:marBottom w:val="0"/>
                  <w:divBdr>
                    <w:top w:val="none" w:sz="0" w:space="0" w:color="auto"/>
                    <w:left w:val="none" w:sz="0" w:space="0" w:color="auto"/>
                    <w:bottom w:val="none" w:sz="0" w:space="0" w:color="auto"/>
                    <w:right w:val="none" w:sz="0" w:space="0" w:color="auto"/>
                  </w:divBdr>
                </w:div>
                <w:div w:id="1081834849">
                  <w:marLeft w:val="0"/>
                  <w:marRight w:val="0"/>
                  <w:marTop w:val="0"/>
                  <w:marBottom w:val="0"/>
                  <w:divBdr>
                    <w:top w:val="none" w:sz="0" w:space="0" w:color="auto"/>
                    <w:left w:val="none" w:sz="0" w:space="0" w:color="auto"/>
                    <w:bottom w:val="none" w:sz="0" w:space="0" w:color="auto"/>
                    <w:right w:val="none" w:sz="0" w:space="0" w:color="auto"/>
                  </w:divBdr>
                </w:div>
                <w:div w:id="1082724046">
                  <w:marLeft w:val="0"/>
                  <w:marRight w:val="0"/>
                  <w:marTop w:val="0"/>
                  <w:marBottom w:val="0"/>
                  <w:divBdr>
                    <w:top w:val="none" w:sz="0" w:space="0" w:color="auto"/>
                    <w:left w:val="none" w:sz="0" w:space="0" w:color="auto"/>
                    <w:bottom w:val="none" w:sz="0" w:space="0" w:color="auto"/>
                    <w:right w:val="none" w:sz="0" w:space="0" w:color="auto"/>
                  </w:divBdr>
                </w:div>
                <w:div w:id="1083145080">
                  <w:marLeft w:val="0"/>
                  <w:marRight w:val="0"/>
                  <w:marTop w:val="0"/>
                  <w:marBottom w:val="0"/>
                  <w:divBdr>
                    <w:top w:val="none" w:sz="0" w:space="0" w:color="auto"/>
                    <w:left w:val="none" w:sz="0" w:space="0" w:color="auto"/>
                    <w:bottom w:val="none" w:sz="0" w:space="0" w:color="auto"/>
                    <w:right w:val="none" w:sz="0" w:space="0" w:color="auto"/>
                  </w:divBdr>
                </w:div>
                <w:div w:id="1084110505">
                  <w:marLeft w:val="0"/>
                  <w:marRight w:val="0"/>
                  <w:marTop w:val="0"/>
                  <w:marBottom w:val="0"/>
                  <w:divBdr>
                    <w:top w:val="none" w:sz="0" w:space="0" w:color="auto"/>
                    <w:left w:val="none" w:sz="0" w:space="0" w:color="auto"/>
                    <w:bottom w:val="none" w:sz="0" w:space="0" w:color="auto"/>
                    <w:right w:val="none" w:sz="0" w:space="0" w:color="auto"/>
                  </w:divBdr>
                </w:div>
                <w:div w:id="1084187032">
                  <w:marLeft w:val="0"/>
                  <w:marRight w:val="0"/>
                  <w:marTop w:val="0"/>
                  <w:marBottom w:val="0"/>
                  <w:divBdr>
                    <w:top w:val="none" w:sz="0" w:space="0" w:color="auto"/>
                    <w:left w:val="none" w:sz="0" w:space="0" w:color="auto"/>
                    <w:bottom w:val="none" w:sz="0" w:space="0" w:color="auto"/>
                    <w:right w:val="none" w:sz="0" w:space="0" w:color="auto"/>
                  </w:divBdr>
                </w:div>
                <w:div w:id="1085079905">
                  <w:marLeft w:val="0"/>
                  <w:marRight w:val="0"/>
                  <w:marTop w:val="0"/>
                  <w:marBottom w:val="0"/>
                  <w:divBdr>
                    <w:top w:val="none" w:sz="0" w:space="0" w:color="auto"/>
                    <w:left w:val="none" w:sz="0" w:space="0" w:color="auto"/>
                    <w:bottom w:val="none" w:sz="0" w:space="0" w:color="auto"/>
                    <w:right w:val="none" w:sz="0" w:space="0" w:color="auto"/>
                  </w:divBdr>
                </w:div>
                <w:div w:id="1086414085">
                  <w:marLeft w:val="0"/>
                  <w:marRight w:val="0"/>
                  <w:marTop w:val="0"/>
                  <w:marBottom w:val="0"/>
                  <w:divBdr>
                    <w:top w:val="none" w:sz="0" w:space="0" w:color="auto"/>
                    <w:left w:val="none" w:sz="0" w:space="0" w:color="auto"/>
                    <w:bottom w:val="none" w:sz="0" w:space="0" w:color="auto"/>
                    <w:right w:val="none" w:sz="0" w:space="0" w:color="auto"/>
                  </w:divBdr>
                </w:div>
                <w:div w:id="1089733970">
                  <w:marLeft w:val="0"/>
                  <w:marRight w:val="0"/>
                  <w:marTop w:val="0"/>
                  <w:marBottom w:val="0"/>
                  <w:divBdr>
                    <w:top w:val="none" w:sz="0" w:space="0" w:color="auto"/>
                    <w:left w:val="none" w:sz="0" w:space="0" w:color="auto"/>
                    <w:bottom w:val="none" w:sz="0" w:space="0" w:color="auto"/>
                    <w:right w:val="none" w:sz="0" w:space="0" w:color="auto"/>
                  </w:divBdr>
                </w:div>
                <w:div w:id="1092511017">
                  <w:marLeft w:val="0"/>
                  <w:marRight w:val="0"/>
                  <w:marTop w:val="0"/>
                  <w:marBottom w:val="0"/>
                  <w:divBdr>
                    <w:top w:val="none" w:sz="0" w:space="0" w:color="auto"/>
                    <w:left w:val="none" w:sz="0" w:space="0" w:color="auto"/>
                    <w:bottom w:val="none" w:sz="0" w:space="0" w:color="auto"/>
                    <w:right w:val="none" w:sz="0" w:space="0" w:color="auto"/>
                  </w:divBdr>
                </w:div>
                <w:div w:id="1093551897">
                  <w:marLeft w:val="0"/>
                  <w:marRight w:val="0"/>
                  <w:marTop w:val="0"/>
                  <w:marBottom w:val="0"/>
                  <w:divBdr>
                    <w:top w:val="none" w:sz="0" w:space="0" w:color="auto"/>
                    <w:left w:val="none" w:sz="0" w:space="0" w:color="auto"/>
                    <w:bottom w:val="none" w:sz="0" w:space="0" w:color="auto"/>
                    <w:right w:val="none" w:sz="0" w:space="0" w:color="auto"/>
                  </w:divBdr>
                </w:div>
                <w:div w:id="1094352310">
                  <w:marLeft w:val="0"/>
                  <w:marRight w:val="0"/>
                  <w:marTop w:val="0"/>
                  <w:marBottom w:val="0"/>
                  <w:divBdr>
                    <w:top w:val="none" w:sz="0" w:space="0" w:color="auto"/>
                    <w:left w:val="none" w:sz="0" w:space="0" w:color="auto"/>
                    <w:bottom w:val="none" w:sz="0" w:space="0" w:color="auto"/>
                    <w:right w:val="none" w:sz="0" w:space="0" w:color="auto"/>
                  </w:divBdr>
                </w:div>
                <w:div w:id="1097750480">
                  <w:marLeft w:val="0"/>
                  <w:marRight w:val="0"/>
                  <w:marTop w:val="0"/>
                  <w:marBottom w:val="0"/>
                  <w:divBdr>
                    <w:top w:val="none" w:sz="0" w:space="0" w:color="auto"/>
                    <w:left w:val="none" w:sz="0" w:space="0" w:color="auto"/>
                    <w:bottom w:val="none" w:sz="0" w:space="0" w:color="auto"/>
                    <w:right w:val="none" w:sz="0" w:space="0" w:color="auto"/>
                  </w:divBdr>
                </w:div>
                <w:div w:id="1100296763">
                  <w:marLeft w:val="0"/>
                  <w:marRight w:val="0"/>
                  <w:marTop w:val="0"/>
                  <w:marBottom w:val="0"/>
                  <w:divBdr>
                    <w:top w:val="none" w:sz="0" w:space="0" w:color="auto"/>
                    <w:left w:val="none" w:sz="0" w:space="0" w:color="auto"/>
                    <w:bottom w:val="none" w:sz="0" w:space="0" w:color="auto"/>
                    <w:right w:val="none" w:sz="0" w:space="0" w:color="auto"/>
                  </w:divBdr>
                </w:div>
                <w:div w:id="1102190506">
                  <w:marLeft w:val="0"/>
                  <w:marRight w:val="0"/>
                  <w:marTop w:val="0"/>
                  <w:marBottom w:val="0"/>
                  <w:divBdr>
                    <w:top w:val="none" w:sz="0" w:space="0" w:color="auto"/>
                    <w:left w:val="none" w:sz="0" w:space="0" w:color="auto"/>
                    <w:bottom w:val="none" w:sz="0" w:space="0" w:color="auto"/>
                    <w:right w:val="none" w:sz="0" w:space="0" w:color="auto"/>
                  </w:divBdr>
                </w:div>
                <w:div w:id="1103724060">
                  <w:marLeft w:val="0"/>
                  <w:marRight w:val="0"/>
                  <w:marTop w:val="0"/>
                  <w:marBottom w:val="0"/>
                  <w:divBdr>
                    <w:top w:val="none" w:sz="0" w:space="0" w:color="auto"/>
                    <w:left w:val="none" w:sz="0" w:space="0" w:color="auto"/>
                    <w:bottom w:val="none" w:sz="0" w:space="0" w:color="auto"/>
                    <w:right w:val="none" w:sz="0" w:space="0" w:color="auto"/>
                  </w:divBdr>
                </w:div>
                <w:div w:id="1104811933">
                  <w:marLeft w:val="0"/>
                  <w:marRight w:val="0"/>
                  <w:marTop w:val="0"/>
                  <w:marBottom w:val="0"/>
                  <w:divBdr>
                    <w:top w:val="none" w:sz="0" w:space="0" w:color="auto"/>
                    <w:left w:val="none" w:sz="0" w:space="0" w:color="auto"/>
                    <w:bottom w:val="none" w:sz="0" w:space="0" w:color="auto"/>
                    <w:right w:val="none" w:sz="0" w:space="0" w:color="auto"/>
                  </w:divBdr>
                </w:div>
                <w:div w:id="1112285797">
                  <w:marLeft w:val="0"/>
                  <w:marRight w:val="0"/>
                  <w:marTop w:val="0"/>
                  <w:marBottom w:val="0"/>
                  <w:divBdr>
                    <w:top w:val="none" w:sz="0" w:space="0" w:color="auto"/>
                    <w:left w:val="none" w:sz="0" w:space="0" w:color="auto"/>
                    <w:bottom w:val="none" w:sz="0" w:space="0" w:color="auto"/>
                    <w:right w:val="none" w:sz="0" w:space="0" w:color="auto"/>
                  </w:divBdr>
                </w:div>
                <w:div w:id="1112433707">
                  <w:marLeft w:val="0"/>
                  <w:marRight w:val="0"/>
                  <w:marTop w:val="0"/>
                  <w:marBottom w:val="0"/>
                  <w:divBdr>
                    <w:top w:val="none" w:sz="0" w:space="0" w:color="auto"/>
                    <w:left w:val="none" w:sz="0" w:space="0" w:color="auto"/>
                    <w:bottom w:val="none" w:sz="0" w:space="0" w:color="auto"/>
                    <w:right w:val="none" w:sz="0" w:space="0" w:color="auto"/>
                  </w:divBdr>
                </w:div>
                <w:div w:id="1112434458">
                  <w:marLeft w:val="0"/>
                  <w:marRight w:val="0"/>
                  <w:marTop w:val="0"/>
                  <w:marBottom w:val="0"/>
                  <w:divBdr>
                    <w:top w:val="none" w:sz="0" w:space="0" w:color="auto"/>
                    <w:left w:val="none" w:sz="0" w:space="0" w:color="auto"/>
                    <w:bottom w:val="none" w:sz="0" w:space="0" w:color="auto"/>
                    <w:right w:val="none" w:sz="0" w:space="0" w:color="auto"/>
                  </w:divBdr>
                </w:div>
                <w:div w:id="1114590625">
                  <w:marLeft w:val="0"/>
                  <w:marRight w:val="0"/>
                  <w:marTop w:val="0"/>
                  <w:marBottom w:val="0"/>
                  <w:divBdr>
                    <w:top w:val="none" w:sz="0" w:space="0" w:color="auto"/>
                    <w:left w:val="none" w:sz="0" w:space="0" w:color="auto"/>
                    <w:bottom w:val="none" w:sz="0" w:space="0" w:color="auto"/>
                    <w:right w:val="none" w:sz="0" w:space="0" w:color="auto"/>
                  </w:divBdr>
                </w:div>
                <w:div w:id="1115904080">
                  <w:marLeft w:val="0"/>
                  <w:marRight w:val="0"/>
                  <w:marTop w:val="0"/>
                  <w:marBottom w:val="0"/>
                  <w:divBdr>
                    <w:top w:val="none" w:sz="0" w:space="0" w:color="auto"/>
                    <w:left w:val="none" w:sz="0" w:space="0" w:color="auto"/>
                    <w:bottom w:val="none" w:sz="0" w:space="0" w:color="auto"/>
                    <w:right w:val="none" w:sz="0" w:space="0" w:color="auto"/>
                  </w:divBdr>
                </w:div>
                <w:div w:id="1116867967">
                  <w:marLeft w:val="0"/>
                  <w:marRight w:val="0"/>
                  <w:marTop w:val="0"/>
                  <w:marBottom w:val="0"/>
                  <w:divBdr>
                    <w:top w:val="none" w:sz="0" w:space="0" w:color="auto"/>
                    <w:left w:val="none" w:sz="0" w:space="0" w:color="auto"/>
                    <w:bottom w:val="none" w:sz="0" w:space="0" w:color="auto"/>
                    <w:right w:val="none" w:sz="0" w:space="0" w:color="auto"/>
                  </w:divBdr>
                </w:div>
                <w:div w:id="1119642493">
                  <w:marLeft w:val="0"/>
                  <w:marRight w:val="0"/>
                  <w:marTop w:val="0"/>
                  <w:marBottom w:val="0"/>
                  <w:divBdr>
                    <w:top w:val="none" w:sz="0" w:space="0" w:color="auto"/>
                    <w:left w:val="none" w:sz="0" w:space="0" w:color="auto"/>
                    <w:bottom w:val="none" w:sz="0" w:space="0" w:color="auto"/>
                    <w:right w:val="none" w:sz="0" w:space="0" w:color="auto"/>
                  </w:divBdr>
                </w:div>
                <w:div w:id="1122571621">
                  <w:marLeft w:val="0"/>
                  <w:marRight w:val="0"/>
                  <w:marTop w:val="0"/>
                  <w:marBottom w:val="0"/>
                  <w:divBdr>
                    <w:top w:val="none" w:sz="0" w:space="0" w:color="auto"/>
                    <w:left w:val="none" w:sz="0" w:space="0" w:color="auto"/>
                    <w:bottom w:val="none" w:sz="0" w:space="0" w:color="auto"/>
                    <w:right w:val="none" w:sz="0" w:space="0" w:color="auto"/>
                  </w:divBdr>
                </w:div>
                <w:div w:id="1123159703">
                  <w:marLeft w:val="0"/>
                  <w:marRight w:val="0"/>
                  <w:marTop w:val="0"/>
                  <w:marBottom w:val="0"/>
                  <w:divBdr>
                    <w:top w:val="none" w:sz="0" w:space="0" w:color="auto"/>
                    <w:left w:val="none" w:sz="0" w:space="0" w:color="auto"/>
                    <w:bottom w:val="none" w:sz="0" w:space="0" w:color="auto"/>
                    <w:right w:val="none" w:sz="0" w:space="0" w:color="auto"/>
                  </w:divBdr>
                </w:div>
                <w:div w:id="1123839587">
                  <w:marLeft w:val="0"/>
                  <w:marRight w:val="0"/>
                  <w:marTop w:val="0"/>
                  <w:marBottom w:val="0"/>
                  <w:divBdr>
                    <w:top w:val="none" w:sz="0" w:space="0" w:color="auto"/>
                    <w:left w:val="none" w:sz="0" w:space="0" w:color="auto"/>
                    <w:bottom w:val="none" w:sz="0" w:space="0" w:color="auto"/>
                    <w:right w:val="none" w:sz="0" w:space="0" w:color="auto"/>
                  </w:divBdr>
                </w:div>
                <w:div w:id="1125545245">
                  <w:marLeft w:val="0"/>
                  <w:marRight w:val="0"/>
                  <w:marTop w:val="0"/>
                  <w:marBottom w:val="0"/>
                  <w:divBdr>
                    <w:top w:val="none" w:sz="0" w:space="0" w:color="auto"/>
                    <w:left w:val="none" w:sz="0" w:space="0" w:color="auto"/>
                    <w:bottom w:val="none" w:sz="0" w:space="0" w:color="auto"/>
                    <w:right w:val="none" w:sz="0" w:space="0" w:color="auto"/>
                  </w:divBdr>
                </w:div>
                <w:div w:id="1128667726">
                  <w:marLeft w:val="0"/>
                  <w:marRight w:val="0"/>
                  <w:marTop w:val="0"/>
                  <w:marBottom w:val="0"/>
                  <w:divBdr>
                    <w:top w:val="none" w:sz="0" w:space="0" w:color="auto"/>
                    <w:left w:val="none" w:sz="0" w:space="0" w:color="auto"/>
                    <w:bottom w:val="none" w:sz="0" w:space="0" w:color="auto"/>
                    <w:right w:val="none" w:sz="0" w:space="0" w:color="auto"/>
                  </w:divBdr>
                </w:div>
                <w:div w:id="1132288576">
                  <w:marLeft w:val="0"/>
                  <w:marRight w:val="0"/>
                  <w:marTop w:val="0"/>
                  <w:marBottom w:val="0"/>
                  <w:divBdr>
                    <w:top w:val="none" w:sz="0" w:space="0" w:color="auto"/>
                    <w:left w:val="none" w:sz="0" w:space="0" w:color="auto"/>
                    <w:bottom w:val="none" w:sz="0" w:space="0" w:color="auto"/>
                    <w:right w:val="none" w:sz="0" w:space="0" w:color="auto"/>
                  </w:divBdr>
                </w:div>
                <w:div w:id="1132745083">
                  <w:marLeft w:val="0"/>
                  <w:marRight w:val="0"/>
                  <w:marTop w:val="0"/>
                  <w:marBottom w:val="0"/>
                  <w:divBdr>
                    <w:top w:val="none" w:sz="0" w:space="0" w:color="auto"/>
                    <w:left w:val="none" w:sz="0" w:space="0" w:color="auto"/>
                    <w:bottom w:val="none" w:sz="0" w:space="0" w:color="auto"/>
                    <w:right w:val="none" w:sz="0" w:space="0" w:color="auto"/>
                  </w:divBdr>
                </w:div>
                <w:div w:id="1133909932">
                  <w:marLeft w:val="0"/>
                  <w:marRight w:val="0"/>
                  <w:marTop w:val="0"/>
                  <w:marBottom w:val="0"/>
                  <w:divBdr>
                    <w:top w:val="none" w:sz="0" w:space="0" w:color="auto"/>
                    <w:left w:val="none" w:sz="0" w:space="0" w:color="auto"/>
                    <w:bottom w:val="none" w:sz="0" w:space="0" w:color="auto"/>
                    <w:right w:val="none" w:sz="0" w:space="0" w:color="auto"/>
                  </w:divBdr>
                </w:div>
                <w:div w:id="1137802684">
                  <w:marLeft w:val="0"/>
                  <w:marRight w:val="0"/>
                  <w:marTop w:val="0"/>
                  <w:marBottom w:val="0"/>
                  <w:divBdr>
                    <w:top w:val="none" w:sz="0" w:space="0" w:color="auto"/>
                    <w:left w:val="none" w:sz="0" w:space="0" w:color="auto"/>
                    <w:bottom w:val="none" w:sz="0" w:space="0" w:color="auto"/>
                    <w:right w:val="none" w:sz="0" w:space="0" w:color="auto"/>
                  </w:divBdr>
                </w:div>
                <w:div w:id="1137868784">
                  <w:marLeft w:val="0"/>
                  <w:marRight w:val="0"/>
                  <w:marTop w:val="0"/>
                  <w:marBottom w:val="0"/>
                  <w:divBdr>
                    <w:top w:val="none" w:sz="0" w:space="0" w:color="auto"/>
                    <w:left w:val="none" w:sz="0" w:space="0" w:color="auto"/>
                    <w:bottom w:val="none" w:sz="0" w:space="0" w:color="auto"/>
                    <w:right w:val="none" w:sz="0" w:space="0" w:color="auto"/>
                  </w:divBdr>
                </w:div>
                <w:div w:id="1141381297">
                  <w:marLeft w:val="0"/>
                  <w:marRight w:val="0"/>
                  <w:marTop w:val="0"/>
                  <w:marBottom w:val="0"/>
                  <w:divBdr>
                    <w:top w:val="none" w:sz="0" w:space="0" w:color="auto"/>
                    <w:left w:val="none" w:sz="0" w:space="0" w:color="auto"/>
                    <w:bottom w:val="none" w:sz="0" w:space="0" w:color="auto"/>
                    <w:right w:val="none" w:sz="0" w:space="0" w:color="auto"/>
                  </w:divBdr>
                </w:div>
                <w:div w:id="1147629595">
                  <w:marLeft w:val="0"/>
                  <w:marRight w:val="0"/>
                  <w:marTop w:val="0"/>
                  <w:marBottom w:val="0"/>
                  <w:divBdr>
                    <w:top w:val="none" w:sz="0" w:space="0" w:color="auto"/>
                    <w:left w:val="none" w:sz="0" w:space="0" w:color="auto"/>
                    <w:bottom w:val="none" w:sz="0" w:space="0" w:color="auto"/>
                    <w:right w:val="none" w:sz="0" w:space="0" w:color="auto"/>
                  </w:divBdr>
                </w:div>
                <w:div w:id="1148009535">
                  <w:marLeft w:val="0"/>
                  <w:marRight w:val="0"/>
                  <w:marTop w:val="0"/>
                  <w:marBottom w:val="0"/>
                  <w:divBdr>
                    <w:top w:val="none" w:sz="0" w:space="0" w:color="auto"/>
                    <w:left w:val="none" w:sz="0" w:space="0" w:color="auto"/>
                    <w:bottom w:val="none" w:sz="0" w:space="0" w:color="auto"/>
                    <w:right w:val="none" w:sz="0" w:space="0" w:color="auto"/>
                  </w:divBdr>
                </w:div>
                <w:div w:id="1148666868">
                  <w:marLeft w:val="0"/>
                  <w:marRight w:val="0"/>
                  <w:marTop w:val="0"/>
                  <w:marBottom w:val="0"/>
                  <w:divBdr>
                    <w:top w:val="none" w:sz="0" w:space="0" w:color="auto"/>
                    <w:left w:val="none" w:sz="0" w:space="0" w:color="auto"/>
                    <w:bottom w:val="none" w:sz="0" w:space="0" w:color="auto"/>
                    <w:right w:val="none" w:sz="0" w:space="0" w:color="auto"/>
                  </w:divBdr>
                </w:div>
                <w:div w:id="1151868520">
                  <w:marLeft w:val="0"/>
                  <w:marRight w:val="0"/>
                  <w:marTop w:val="0"/>
                  <w:marBottom w:val="0"/>
                  <w:divBdr>
                    <w:top w:val="none" w:sz="0" w:space="0" w:color="auto"/>
                    <w:left w:val="none" w:sz="0" w:space="0" w:color="auto"/>
                    <w:bottom w:val="none" w:sz="0" w:space="0" w:color="auto"/>
                    <w:right w:val="none" w:sz="0" w:space="0" w:color="auto"/>
                  </w:divBdr>
                </w:div>
                <w:div w:id="1151949939">
                  <w:marLeft w:val="0"/>
                  <w:marRight w:val="0"/>
                  <w:marTop w:val="0"/>
                  <w:marBottom w:val="0"/>
                  <w:divBdr>
                    <w:top w:val="none" w:sz="0" w:space="0" w:color="auto"/>
                    <w:left w:val="none" w:sz="0" w:space="0" w:color="auto"/>
                    <w:bottom w:val="none" w:sz="0" w:space="0" w:color="auto"/>
                    <w:right w:val="none" w:sz="0" w:space="0" w:color="auto"/>
                  </w:divBdr>
                </w:div>
                <w:div w:id="1155336610">
                  <w:marLeft w:val="0"/>
                  <w:marRight w:val="0"/>
                  <w:marTop w:val="0"/>
                  <w:marBottom w:val="0"/>
                  <w:divBdr>
                    <w:top w:val="none" w:sz="0" w:space="0" w:color="auto"/>
                    <w:left w:val="none" w:sz="0" w:space="0" w:color="auto"/>
                    <w:bottom w:val="none" w:sz="0" w:space="0" w:color="auto"/>
                    <w:right w:val="none" w:sz="0" w:space="0" w:color="auto"/>
                  </w:divBdr>
                </w:div>
                <w:div w:id="1155605937">
                  <w:marLeft w:val="0"/>
                  <w:marRight w:val="0"/>
                  <w:marTop w:val="0"/>
                  <w:marBottom w:val="0"/>
                  <w:divBdr>
                    <w:top w:val="none" w:sz="0" w:space="0" w:color="auto"/>
                    <w:left w:val="none" w:sz="0" w:space="0" w:color="auto"/>
                    <w:bottom w:val="none" w:sz="0" w:space="0" w:color="auto"/>
                    <w:right w:val="none" w:sz="0" w:space="0" w:color="auto"/>
                  </w:divBdr>
                </w:div>
                <w:div w:id="1156796063">
                  <w:marLeft w:val="0"/>
                  <w:marRight w:val="0"/>
                  <w:marTop w:val="0"/>
                  <w:marBottom w:val="0"/>
                  <w:divBdr>
                    <w:top w:val="none" w:sz="0" w:space="0" w:color="auto"/>
                    <w:left w:val="none" w:sz="0" w:space="0" w:color="auto"/>
                    <w:bottom w:val="none" w:sz="0" w:space="0" w:color="auto"/>
                    <w:right w:val="none" w:sz="0" w:space="0" w:color="auto"/>
                  </w:divBdr>
                </w:div>
                <w:div w:id="1158810747">
                  <w:marLeft w:val="0"/>
                  <w:marRight w:val="0"/>
                  <w:marTop w:val="0"/>
                  <w:marBottom w:val="0"/>
                  <w:divBdr>
                    <w:top w:val="none" w:sz="0" w:space="0" w:color="auto"/>
                    <w:left w:val="none" w:sz="0" w:space="0" w:color="auto"/>
                    <w:bottom w:val="none" w:sz="0" w:space="0" w:color="auto"/>
                    <w:right w:val="none" w:sz="0" w:space="0" w:color="auto"/>
                  </w:divBdr>
                </w:div>
                <w:div w:id="1159686568">
                  <w:marLeft w:val="0"/>
                  <w:marRight w:val="0"/>
                  <w:marTop w:val="0"/>
                  <w:marBottom w:val="0"/>
                  <w:divBdr>
                    <w:top w:val="none" w:sz="0" w:space="0" w:color="auto"/>
                    <w:left w:val="none" w:sz="0" w:space="0" w:color="auto"/>
                    <w:bottom w:val="none" w:sz="0" w:space="0" w:color="auto"/>
                    <w:right w:val="none" w:sz="0" w:space="0" w:color="auto"/>
                  </w:divBdr>
                </w:div>
                <w:div w:id="1163275556">
                  <w:marLeft w:val="0"/>
                  <w:marRight w:val="0"/>
                  <w:marTop w:val="0"/>
                  <w:marBottom w:val="0"/>
                  <w:divBdr>
                    <w:top w:val="none" w:sz="0" w:space="0" w:color="auto"/>
                    <w:left w:val="none" w:sz="0" w:space="0" w:color="auto"/>
                    <w:bottom w:val="none" w:sz="0" w:space="0" w:color="auto"/>
                    <w:right w:val="none" w:sz="0" w:space="0" w:color="auto"/>
                  </w:divBdr>
                </w:div>
                <w:div w:id="1163669354">
                  <w:marLeft w:val="0"/>
                  <w:marRight w:val="0"/>
                  <w:marTop w:val="0"/>
                  <w:marBottom w:val="0"/>
                  <w:divBdr>
                    <w:top w:val="none" w:sz="0" w:space="0" w:color="auto"/>
                    <w:left w:val="none" w:sz="0" w:space="0" w:color="auto"/>
                    <w:bottom w:val="none" w:sz="0" w:space="0" w:color="auto"/>
                    <w:right w:val="none" w:sz="0" w:space="0" w:color="auto"/>
                  </w:divBdr>
                </w:div>
                <w:div w:id="1163737235">
                  <w:marLeft w:val="0"/>
                  <w:marRight w:val="0"/>
                  <w:marTop w:val="0"/>
                  <w:marBottom w:val="0"/>
                  <w:divBdr>
                    <w:top w:val="none" w:sz="0" w:space="0" w:color="auto"/>
                    <w:left w:val="none" w:sz="0" w:space="0" w:color="auto"/>
                    <w:bottom w:val="none" w:sz="0" w:space="0" w:color="auto"/>
                    <w:right w:val="none" w:sz="0" w:space="0" w:color="auto"/>
                  </w:divBdr>
                </w:div>
                <w:div w:id="1164857788">
                  <w:marLeft w:val="0"/>
                  <w:marRight w:val="0"/>
                  <w:marTop w:val="0"/>
                  <w:marBottom w:val="0"/>
                  <w:divBdr>
                    <w:top w:val="none" w:sz="0" w:space="0" w:color="auto"/>
                    <w:left w:val="none" w:sz="0" w:space="0" w:color="auto"/>
                    <w:bottom w:val="none" w:sz="0" w:space="0" w:color="auto"/>
                    <w:right w:val="none" w:sz="0" w:space="0" w:color="auto"/>
                  </w:divBdr>
                </w:div>
                <w:div w:id="1165631226">
                  <w:marLeft w:val="0"/>
                  <w:marRight w:val="0"/>
                  <w:marTop w:val="0"/>
                  <w:marBottom w:val="0"/>
                  <w:divBdr>
                    <w:top w:val="none" w:sz="0" w:space="0" w:color="auto"/>
                    <w:left w:val="none" w:sz="0" w:space="0" w:color="auto"/>
                    <w:bottom w:val="none" w:sz="0" w:space="0" w:color="auto"/>
                    <w:right w:val="none" w:sz="0" w:space="0" w:color="auto"/>
                  </w:divBdr>
                </w:div>
                <w:div w:id="1166290010">
                  <w:marLeft w:val="0"/>
                  <w:marRight w:val="0"/>
                  <w:marTop w:val="0"/>
                  <w:marBottom w:val="0"/>
                  <w:divBdr>
                    <w:top w:val="none" w:sz="0" w:space="0" w:color="auto"/>
                    <w:left w:val="none" w:sz="0" w:space="0" w:color="auto"/>
                    <w:bottom w:val="none" w:sz="0" w:space="0" w:color="auto"/>
                    <w:right w:val="none" w:sz="0" w:space="0" w:color="auto"/>
                  </w:divBdr>
                </w:div>
                <w:div w:id="1172111693">
                  <w:marLeft w:val="0"/>
                  <w:marRight w:val="0"/>
                  <w:marTop w:val="0"/>
                  <w:marBottom w:val="0"/>
                  <w:divBdr>
                    <w:top w:val="none" w:sz="0" w:space="0" w:color="auto"/>
                    <w:left w:val="none" w:sz="0" w:space="0" w:color="auto"/>
                    <w:bottom w:val="none" w:sz="0" w:space="0" w:color="auto"/>
                    <w:right w:val="none" w:sz="0" w:space="0" w:color="auto"/>
                  </w:divBdr>
                </w:div>
                <w:div w:id="1172143122">
                  <w:marLeft w:val="0"/>
                  <w:marRight w:val="0"/>
                  <w:marTop w:val="0"/>
                  <w:marBottom w:val="0"/>
                  <w:divBdr>
                    <w:top w:val="none" w:sz="0" w:space="0" w:color="auto"/>
                    <w:left w:val="none" w:sz="0" w:space="0" w:color="auto"/>
                    <w:bottom w:val="none" w:sz="0" w:space="0" w:color="auto"/>
                    <w:right w:val="none" w:sz="0" w:space="0" w:color="auto"/>
                  </w:divBdr>
                </w:div>
                <w:div w:id="1173032050">
                  <w:marLeft w:val="0"/>
                  <w:marRight w:val="0"/>
                  <w:marTop w:val="0"/>
                  <w:marBottom w:val="0"/>
                  <w:divBdr>
                    <w:top w:val="none" w:sz="0" w:space="0" w:color="auto"/>
                    <w:left w:val="none" w:sz="0" w:space="0" w:color="auto"/>
                    <w:bottom w:val="none" w:sz="0" w:space="0" w:color="auto"/>
                    <w:right w:val="none" w:sz="0" w:space="0" w:color="auto"/>
                  </w:divBdr>
                </w:div>
                <w:div w:id="1173565122">
                  <w:marLeft w:val="0"/>
                  <w:marRight w:val="0"/>
                  <w:marTop w:val="0"/>
                  <w:marBottom w:val="0"/>
                  <w:divBdr>
                    <w:top w:val="none" w:sz="0" w:space="0" w:color="auto"/>
                    <w:left w:val="none" w:sz="0" w:space="0" w:color="auto"/>
                    <w:bottom w:val="none" w:sz="0" w:space="0" w:color="auto"/>
                    <w:right w:val="none" w:sz="0" w:space="0" w:color="auto"/>
                  </w:divBdr>
                </w:div>
                <w:div w:id="1178159683">
                  <w:marLeft w:val="0"/>
                  <w:marRight w:val="0"/>
                  <w:marTop w:val="0"/>
                  <w:marBottom w:val="0"/>
                  <w:divBdr>
                    <w:top w:val="none" w:sz="0" w:space="0" w:color="auto"/>
                    <w:left w:val="none" w:sz="0" w:space="0" w:color="auto"/>
                    <w:bottom w:val="none" w:sz="0" w:space="0" w:color="auto"/>
                    <w:right w:val="none" w:sz="0" w:space="0" w:color="auto"/>
                  </w:divBdr>
                </w:div>
                <w:div w:id="1182553474">
                  <w:marLeft w:val="0"/>
                  <w:marRight w:val="0"/>
                  <w:marTop w:val="0"/>
                  <w:marBottom w:val="0"/>
                  <w:divBdr>
                    <w:top w:val="none" w:sz="0" w:space="0" w:color="auto"/>
                    <w:left w:val="none" w:sz="0" w:space="0" w:color="auto"/>
                    <w:bottom w:val="none" w:sz="0" w:space="0" w:color="auto"/>
                    <w:right w:val="none" w:sz="0" w:space="0" w:color="auto"/>
                  </w:divBdr>
                </w:div>
                <w:div w:id="1183085693">
                  <w:marLeft w:val="0"/>
                  <w:marRight w:val="0"/>
                  <w:marTop w:val="0"/>
                  <w:marBottom w:val="0"/>
                  <w:divBdr>
                    <w:top w:val="none" w:sz="0" w:space="0" w:color="auto"/>
                    <w:left w:val="none" w:sz="0" w:space="0" w:color="auto"/>
                    <w:bottom w:val="none" w:sz="0" w:space="0" w:color="auto"/>
                    <w:right w:val="none" w:sz="0" w:space="0" w:color="auto"/>
                  </w:divBdr>
                </w:div>
                <w:div w:id="1185435065">
                  <w:marLeft w:val="0"/>
                  <w:marRight w:val="0"/>
                  <w:marTop w:val="0"/>
                  <w:marBottom w:val="0"/>
                  <w:divBdr>
                    <w:top w:val="none" w:sz="0" w:space="0" w:color="auto"/>
                    <w:left w:val="none" w:sz="0" w:space="0" w:color="auto"/>
                    <w:bottom w:val="none" w:sz="0" w:space="0" w:color="auto"/>
                    <w:right w:val="none" w:sz="0" w:space="0" w:color="auto"/>
                  </w:divBdr>
                </w:div>
                <w:div w:id="1187521064">
                  <w:marLeft w:val="0"/>
                  <w:marRight w:val="0"/>
                  <w:marTop w:val="0"/>
                  <w:marBottom w:val="0"/>
                  <w:divBdr>
                    <w:top w:val="none" w:sz="0" w:space="0" w:color="auto"/>
                    <w:left w:val="none" w:sz="0" w:space="0" w:color="auto"/>
                    <w:bottom w:val="none" w:sz="0" w:space="0" w:color="auto"/>
                    <w:right w:val="none" w:sz="0" w:space="0" w:color="auto"/>
                  </w:divBdr>
                </w:div>
                <w:div w:id="1187871788">
                  <w:marLeft w:val="0"/>
                  <w:marRight w:val="0"/>
                  <w:marTop w:val="0"/>
                  <w:marBottom w:val="0"/>
                  <w:divBdr>
                    <w:top w:val="none" w:sz="0" w:space="0" w:color="auto"/>
                    <w:left w:val="none" w:sz="0" w:space="0" w:color="auto"/>
                    <w:bottom w:val="none" w:sz="0" w:space="0" w:color="auto"/>
                    <w:right w:val="none" w:sz="0" w:space="0" w:color="auto"/>
                  </w:divBdr>
                </w:div>
                <w:div w:id="1189100862">
                  <w:marLeft w:val="0"/>
                  <w:marRight w:val="0"/>
                  <w:marTop w:val="0"/>
                  <w:marBottom w:val="0"/>
                  <w:divBdr>
                    <w:top w:val="none" w:sz="0" w:space="0" w:color="auto"/>
                    <w:left w:val="none" w:sz="0" w:space="0" w:color="auto"/>
                    <w:bottom w:val="none" w:sz="0" w:space="0" w:color="auto"/>
                    <w:right w:val="none" w:sz="0" w:space="0" w:color="auto"/>
                  </w:divBdr>
                </w:div>
                <w:div w:id="1192691635">
                  <w:marLeft w:val="0"/>
                  <w:marRight w:val="0"/>
                  <w:marTop w:val="0"/>
                  <w:marBottom w:val="0"/>
                  <w:divBdr>
                    <w:top w:val="none" w:sz="0" w:space="0" w:color="auto"/>
                    <w:left w:val="none" w:sz="0" w:space="0" w:color="auto"/>
                    <w:bottom w:val="none" w:sz="0" w:space="0" w:color="auto"/>
                    <w:right w:val="none" w:sz="0" w:space="0" w:color="auto"/>
                  </w:divBdr>
                </w:div>
                <w:div w:id="1198471433">
                  <w:marLeft w:val="0"/>
                  <w:marRight w:val="0"/>
                  <w:marTop w:val="0"/>
                  <w:marBottom w:val="0"/>
                  <w:divBdr>
                    <w:top w:val="none" w:sz="0" w:space="0" w:color="auto"/>
                    <w:left w:val="none" w:sz="0" w:space="0" w:color="auto"/>
                    <w:bottom w:val="none" w:sz="0" w:space="0" w:color="auto"/>
                    <w:right w:val="none" w:sz="0" w:space="0" w:color="auto"/>
                  </w:divBdr>
                </w:div>
                <w:div w:id="1203206472">
                  <w:marLeft w:val="0"/>
                  <w:marRight w:val="0"/>
                  <w:marTop w:val="0"/>
                  <w:marBottom w:val="0"/>
                  <w:divBdr>
                    <w:top w:val="none" w:sz="0" w:space="0" w:color="auto"/>
                    <w:left w:val="none" w:sz="0" w:space="0" w:color="auto"/>
                    <w:bottom w:val="none" w:sz="0" w:space="0" w:color="auto"/>
                    <w:right w:val="none" w:sz="0" w:space="0" w:color="auto"/>
                  </w:divBdr>
                </w:div>
                <w:div w:id="1203636858">
                  <w:marLeft w:val="0"/>
                  <w:marRight w:val="0"/>
                  <w:marTop w:val="0"/>
                  <w:marBottom w:val="0"/>
                  <w:divBdr>
                    <w:top w:val="none" w:sz="0" w:space="0" w:color="auto"/>
                    <w:left w:val="none" w:sz="0" w:space="0" w:color="auto"/>
                    <w:bottom w:val="none" w:sz="0" w:space="0" w:color="auto"/>
                    <w:right w:val="none" w:sz="0" w:space="0" w:color="auto"/>
                  </w:divBdr>
                </w:div>
                <w:div w:id="1205370124">
                  <w:marLeft w:val="0"/>
                  <w:marRight w:val="0"/>
                  <w:marTop w:val="0"/>
                  <w:marBottom w:val="0"/>
                  <w:divBdr>
                    <w:top w:val="none" w:sz="0" w:space="0" w:color="auto"/>
                    <w:left w:val="none" w:sz="0" w:space="0" w:color="auto"/>
                    <w:bottom w:val="none" w:sz="0" w:space="0" w:color="auto"/>
                    <w:right w:val="none" w:sz="0" w:space="0" w:color="auto"/>
                  </w:divBdr>
                </w:div>
                <w:div w:id="1208031522">
                  <w:marLeft w:val="0"/>
                  <w:marRight w:val="0"/>
                  <w:marTop w:val="0"/>
                  <w:marBottom w:val="0"/>
                  <w:divBdr>
                    <w:top w:val="none" w:sz="0" w:space="0" w:color="auto"/>
                    <w:left w:val="none" w:sz="0" w:space="0" w:color="auto"/>
                    <w:bottom w:val="none" w:sz="0" w:space="0" w:color="auto"/>
                    <w:right w:val="none" w:sz="0" w:space="0" w:color="auto"/>
                  </w:divBdr>
                </w:div>
                <w:div w:id="1210993755">
                  <w:marLeft w:val="0"/>
                  <w:marRight w:val="0"/>
                  <w:marTop w:val="0"/>
                  <w:marBottom w:val="0"/>
                  <w:divBdr>
                    <w:top w:val="none" w:sz="0" w:space="0" w:color="auto"/>
                    <w:left w:val="none" w:sz="0" w:space="0" w:color="auto"/>
                    <w:bottom w:val="none" w:sz="0" w:space="0" w:color="auto"/>
                    <w:right w:val="none" w:sz="0" w:space="0" w:color="auto"/>
                  </w:divBdr>
                </w:div>
                <w:div w:id="1211306466">
                  <w:marLeft w:val="0"/>
                  <w:marRight w:val="0"/>
                  <w:marTop w:val="0"/>
                  <w:marBottom w:val="0"/>
                  <w:divBdr>
                    <w:top w:val="none" w:sz="0" w:space="0" w:color="auto"/>
                    <w:left w:val="none" w:sz="0" w:space="0" w:color="auto"/>
                    <w:bottom w:val="none" w:sz="0" w:space="0" w:color="auto"/>
                    <w:right w:val="none" w:sz="0" w:space="0" w:color="auto"/>
                  </w:divBdr>
                </w:div>
                <w:div w:id="1212957857">
                  <w:marLeft w:val="0"/>
                  <w:marRight w:val="0"/>
                  <w:marTop w:val="0"/>
                  <w:marBottom w:val="0"/>
                  <w:divBdr>
                    <w:top w:val="none" w:sz="0" w:space="0" w:color="auto"/>
                    <w:left w:val="none" w:sz="0" w:space="0" w:color="auto"/>
                    <w:bottom w:val="none" w:sz="0" w:space="0" w:color="auto"/>
                    <w:right w:val="none" w:sz="0" w:space="0" w:color="auto"/>
                  </w:divBdr>
                </w:div>
                <w:div w:id="1213690163">
                  <w:marLeft w:val="0"/>
                  <w:marRight w:val="0"/>
                  <w:marTop w:val="0"/>
                  <w:marBottom w:val="0"/>
                  <w:divBdr>
                    <w:top w:val="none" w:sz="0" w:space="0" w:color="auto"/>
                    <w:left w:val="none" w:sz="0" w:space="0" w:color="auto"/>
                    <w:bottom w:val="none" w:sz="0" w:space="0" w:color="auto"/>
                    <w:right w:val="none" w:sz="0" w:space="0" w:color="auto"/>
                  </w:divBdr>
                </w:div>
                <w:div w:id="1216163295">
                  <w:marLeft w:val="0"/>
                  <w:marRight w:val="0"/>
                  <w:marTop w:val="0"/>
                  <w:marBottom w:val="0"/>
                  <w:divBdr>
                    <w:top w:val="none" w:sz="0" w:space="0" w:color="auto"/>
                    <w:left w:val="none" w:sz="0" w:space="0" w:color="auto"/>
                    <w:bottom w:val="none" w:sz="0" w:space="0" w:color="auto"/>
                    <w:right w:val="none" w:sz="0" w:space="0" w:color="auto"/>
                  </w:divBdr>
                </w:div>
                <w:div w:id="1217281701">
                  <w:marLeft w:val="0"/>
                  <w:marRight w:val="0"/>
                  <w:marTop w:val="0"/>
                  <w:marBottom w:val="0"/>
                  <w:divBdr>
                    <w:top w:val="none" w:sz="0" w:space="0" w:color="auto"/>
                    <w:left w:val="none" w:sz="0" w:space="0" w:color="auto"/>
                    <w:bottom w:val="none" w:sz="0" w:space="0" w:color="auto"/>
                    <w:right w:val="none" w:sz="0" w:space="0" w:color="auto"/>
                  </w:divBdr>
                </w:div>
                <w:div w:id="1217552130">
                  <w:marLeft w:val="0"/>
                  <w:marRight w:val="0"/>
                  <w:marTop w:val="0"/>
                  <w:marBottom w:val="0"/>
                  <w:divBdr>
                    <w:top w:val="none" w:sz="0" w:space="0" w:color="auto"/>
                    <w:left w:val="none" w:sz="0" w:space="0" w:color="auto"/>
                    <w:bottom w:val="none" w:sz="0" w:space="0" w:color="auto"/>
                    <w:right w:val="none" w:sz="0" w:space="0" w:color="auto"/>
                  </w:divBdr>
                </w:div>
                <w:div w:id="1217620280">
                  <w:marLeft w:val="0"/>
                  <w:marRight w:val="0"/>
                  <w:marTop w:val="0"/>
                  <w:marBottom w:val="0"/>
                  <w:divBdr>
                    <w:top w:val="none" w:sz="0" w:space="0" w:color="auto"/>
                    <w:left w:val="none" w:sz="0" w:space="0" w:color="auto"/>
                    <w:bottom w:val="none" w:sz="0" w:space="0" w:color="auto"/>
                    <w:right w:val="none" w:sz="0" w:space="0" w:color="auto"/>
                  </w:divBdr>
                </w:div>
                <w:div w:id="1218515700">
                  <w:marLeft w:val="0"/>
                  <w:marRight w:val="0"/>
                  <w:marTop w:val="0"/>
                  <w:marBottom w:val="0"/>
                  <w:divBdr>
                    <w:top w:val="none" w:sz="0" w:space="0" w:color="auto"/>
                    <w:left w:val="none" w:sz="0" w:space="0" w:color="auto"/>
                    <w:bottom w:val="none" w:sz="0" w:space="0" w:color="auto"/>
                    <w:right w:val="none" w:sz="0" w:space="0" w:color="auto"/>
                  </w:divBdr>
                </w:div>
                <w:div w:id="1218976351">
                  <w:marLeft w:val="0"/>
                  <w:marRight w:val="0"/>
                  <w:marTop w:val="0"/>
                  <w:marBottom w:val="0"/>
                  <w:divBdr>
                    <w:top w:val="none" w:sz="0" w:space="0" w:color="auto"/>
                    <w:left w:val="none" w:sz="0" w:space="0" w:color="auto"/>
                    <w:bottom w:val="none" w:sz="0" w:space="0" w:color="auto"/>
                    <w:right w:val="none" w:sz="0" w:space="0" w:color="auto"/>
                  </w:divBdr>
                </w:div>
                <w:div w:id="1222012135">
                  <w:marLeft w:val="0"/>
                  <w:marRight w:val="0"/>
                  <w:marTop w:val="0"/>
                  <w:marBottom w:val="0"/>
                  <w:divBdr>
                    <w:top w:val="none" w:sz="0" w:space="0" w:color="auto"/>
                    <w:left w:val="none" w:sz="0" w:space="0" w:color="auto"/>
                    <w:bottom w:val="none" w:sz="0" w:space="0" w:color="auto"/>
                    <w:right w:val="none" w:sz="0" w:space="0" w:color="auto"/>
                  </w:divBdr>
                </w:div>
                <w:div w:id="1225484539">
                  <w:marLeft w:val="0"/>
                  <w:marRight w:val="0"/>
                  <w:marTop w:val="0"/>
                  <w:marBottom w:val="0"/>
                  <w:divBdr>
                    <w:top w:val="none" w:sz="0" w:space="0" w:color="auto"/>
                    <w:left w:val="none" w:sz="0" w:space="0" w:color="auto"/>
                    <w:bottom w:val="none" w:sz="0" w:space="0" w:color="auto"/>
                    <w:right w:val="none" w:sz="0" w:space="0" w:color="auto"/>
                  </w:divBdr>
                </w:div>
                <w:div w:id="1227178359">
                  <w:marLeft w:val="0"/>
                  <w:marRight w:val="0"/>
                  <w:marTop w:val="0"/>
                  <w:marBottom w:val="0"/>
                  <w:divBdr>
                    <w:top w:val="none" w:sz="0" w:space="0" w:color="auto"/>
                    <w:left w:val="none" w:sz="0" w:space="0" w:color="auto"/>
                    <w:bottom w:val="none" w:sz="0" w:space="0" w:color="auto"/>
                    <w:right w:val="none" w:sz="0" w:space="0" w:color="auto"/>
                  </w:divBdr>
                </w:div>
                <w:div w:id="1227640931">
                  <w:marLeft w:val="0"/>
                  <w:marRight w:val="0"/>
                  <w:marTop w:val="0"/>
                  <w:marBottom w:val="0"/>
                  <w:divBdr>
                    <w:top w:val="none" w:sz="0" w:space="0" w:color="auto"/>
                    <w:left w:val="none" w:sz="0" w:space="0" w:color="auto"/>
                    <w:bottom w:val="none" w:sz="0" w:space="0" w:color="auto"/>
                    <w:right w:val="none" w:sz="0" w:space="0" w:color="auto"/>
                  </w:divBdr>
                </w:div>
                <w:div w:id="1232151896">
                  <w:marLeft w:val="0"/>
                  <w:marRight w:val="0"/>
                  <w:marTop w:val="0"/>
                  <w:marBottom w:val="0"/>
                  <w:divBdr>
                    <w:top w:val="none" w:sz="0" w:space="0" w:color="auto"/>
                    <w:left w:val="none" w:sz="0" w:space="0" w:color="auto"/>
                    <w:bottom w:val="none" w:sz="0" w:space="0" w:color="auto"/>
                    <w:right w:val="none" w:sz="0" w:space="0" w:color="auto"/>
                  </w:divBdr>
                </w:div>
                <w:div w:id="1232737141">
                  <w:marLeft w:val="0"/>
                  <w:marRight w:val="0"/>
                  <w:marTop w:val="0"/>
                  <w:marBottom w:val="0"/>
                  <w:divBdr>
                    <w:top w:val="none" w:sz="0" w:space="0" w:color="auto"/>
                    <w:left w:val="none" w:sz="0" w:space="0" w:color="auto"/>
                    <w:bottom w:val="none" w:sz="0" w:space="0" w:color="auto"/>
                    <w:right w:val="none" w:sz="0" w:space="0" w:color="auto"/>
                  </w:divBdr>
                </w:div>
                <w:div w:id="1233851766">
                  <w:marLeft w:val="0"/>
                  <w:marRight w:val="0"/>
                  <w:marTop w:val="0"/>
                  <w:marBottom w:val="0"/>
                  <w:divBdr>
                    <w:top w:val="none" w:sz="0" w:space="0" w:color="auto"/>
                    <w:left w:val="none" w:sz="0" w:space="0" w:color="auto"/>
                    <w:bottom w:val="none" w:sz="0" w:space="0" w:color="auto"/>
                    <w:right w:val="none" w:sz="0" w:space="0" w:color="auto"/>
                  </w:divBdr>
                </w:div>
                <w:div w:id="1234730948">
                  <w:marLeft w:val="0"/>
                  <w:marRight w:val="0"/>
                  <w:marTop w:val="0"/>
                  <w:marBottom w:val="0"/>
                  <w:divBdr>
                    <w:top w:val="none" w:sz="0" w:space="0" w:color="auto"/>
                    <w:left w:val="none" w:sz="0" w:space="0" w:color="auto"/>
                    <w:bottom w:val="none" w:sz="0" w:space="0" w:color="auto"/>
                    <w:right w:val="none" w:sz="0" w:space="0" w:color="auto"/>
                  </w:divBdr>
                </w:div>
                <w:div w:id="1235434691">
                  <w:marLeft w:val="0"/>
                  <w:marRight w:val="0"/>
                  <w:marTop w:val="0"/>
                  <w:marBottom w:val="0"/>
                  <w:divBdr>
                    <w:top w:val="none" w:sz="0" w:space="0" w:color="auto"/>
                    <w:left w:val="none" w:sz="0" w:space="0" w:color="auto"/>
                    <w:bottom w:val="none" w:sz="0" w:space="0" w:color="auto"/>
                    <w:right w:val="none" w:sz="0" w:space="0" w:color="auto"/>
                  </w:divBdr>
                </w:div>
                <w:div w:id="1241208448">
                  <w:marLeft w:val="0"/>
                  <w:marRight w:val="0"/>
                  <w:marTop w:val="0"/>
                  <w:marBottom w:val="0"/>
                  <w:divBdr>
                    <w:top w:val="none" w:sz="0" w:space="0" w:color="auto"/>
                    <w:left w:val="none" w:sz="0" w:space="0" w:color="auto"/>
                    <w:bottom w:val="none" w:sz="0" w:space="0" w:color="auto"/>
                    <w:right w:val="none" w:sz="0" w:space="0" w:color="auto"/>
                  </w:divBdr>
                </w:div>
                <w:div w:id="1242108501">
                  <w:marLeft w:val="0"/>
                  <w:marRight w:val="0"/>
                  <w:marTop w:val="0"/>
                  <w:marBottom w:val="0"/>
                  <w:divBdr>
                    <w:top w:val="none" w:sz="0" w:space="0" w:color="auto"/>
                    <w:left w:val="none" w:sz="0" w:space="0" w:color="auto"/>
                    <w:bottom w:val="none" w:sz="0" w:space="0" w:color="auto"/>
                    <w:right w:val="none" w:sz="0" w:space="0" w:color="auto"/>
                  </w:divBdr>
                </w:div>
                <w:div w:id="1242373845">
                  <w:marLeft w:val="0"/>
                  <w:marRight w:val="0"/>
                  <w:marTop w:val="0"/>
                  <w:marBottom w:val="0"/>
                  <w:divBdr>
                    <w:top w:val="none" w:sz="0" w:space="0" w:color="auto"/>
                    <w:left w:val="none" w:sz="0" w:space="0" w:color="auto"/>
                    <w:bottom w:val="none" w:sz="0" w:space="0" w:color="auto"/>
                    <w:right w:val="none" w:sz="0" w:space="0" w:color="auto"/>
                  </w:divBdr>
                </w:div>
                <w:div w:id="1244146613">
                  <w:marLeft w:val="0"/>
                  <w:marRight w:val="0"/>
                  <w:marTop w:val="0"/>
                  <w:marBottom w:val="0"/>
                  <w:divBdr>
                    <w:top w:val="none" w:sz="0" w:space="0" w:color="auto"/>
                    <w:left w:val="none" w:sz="0" w:space="0" w:color="auto"/>
                    <w:bottom w:val="none" w:sz="0" w:space="0" w:color="auto"/>
                    <w:right w:val="none" w:sz="0" w:space="0" w:color="auto"/>
                  </w:divBdr>
                </w:div>
                <w:div w:id="1246839518">
                  <w:marLeft w:val="0"/>
                  <w:marRight w:val="0"/>
                  <w:marTop w:val="0"/>
                  <w:marBottom w:val="0"/>
                  <w:divBdr>
                    <w:top w:val="none" w:sz="0" w:space="0" w:color="auto"/>
                    <w:left w:val="none" w:sz="0" w:space="0" w:color="auto"/>
                    <w:bottom w:val="none" w:sz="0" w:space="0" w:color="auto"/>
                    <w:right w:val="none" w:sz="0" w:space="0" w:color="auto"/>
                  </w:divBdr>
                </w:div>
                <w:div w:id="1249312824">
                  <w:marLeft w:val="0"/>
                  <w:marRight w:val="0"/>
                  <w:marTop w:val="0"/>
                  <w:marBottom w:val="0"/>
                  <w:divBdr>
                    <w:top w:val="none" w:sz="0" w:space="0" w:color="auto"/>
                    <w:left w:val="none" w:sz="0" w:space="0" w:color="auto"/>
                    <w:bottom w:val="none" w:sz="0" w:space="0" w:color="auto"/>
                    <w:right w:val="none" w:sz="0" w:space="0" w:color="auto"/>
                  </w:divBdr>
                </w:div>
                <w:div w:id="1249584694">
                  <w:marLeft w:val="0"/>
                  <w:marRight w:val="0"/>
                  <w:marTop w:val="0"/>
                  <w:marBottom w:val="0"/>
                  <w:divBdr>
                    <w:top w:val="none" w:sz="0" w:space="0" w:color="auto"/>
                    <w:left w:val="none" w:sz="0" w:space="0" w:color="auto"/>
                    <w:bottom w:val="none" w:sz="0" w:space="0" w:color="auto"/>
                    <w:right w:val="none" w:sz="0" w:space="0" w:color="auto"/>
                  </w:divBdr>
                </w:div>
                <w:div w:id="1251429419">
                  <w:marLeft w:val="0"/>
                  <w:marRight w:val="0"/>
                  <w:marTop w:val="0"/>
                  <w:marBottom w:val="0"/>
                  <w:divBdr>
                    <w:top w:val="none" w:sz="0" w:space="0" w:color="auto"/>
                    <w:left w:val="none" w:sz="0" w:space="0" w:color="auto"/>
                    <w:bottom w:val="none" w:sz="0" w:space="0" w:color="auto"/>
                    <w:right w:val="none" w:sz="0" w:space="0" w:color="auto"/>
                  </w:divBdr>
                </w:div>
                <w:div w:id="1253392856">
                  <w:marLeft w:val="0"/>
                  <w:marRight w:val="0"/>
                  <w:marTop w:val="0"/>
                  <w:marBottom w:val="0"/>
                  <w:divBdr>
                    <w:top w:val="none" w:sz="0" w:space="0" w:color="auto"/>
                    <w:left w:val="none" w:sz="0" w:space="0" w:color="auto"/>
                    <w:bottom w:val="none" w:sz="0" w:space="0" w:color="auto"/>
                    <w:right w:val="none" w:sz="0" w:space="0" w:color="auto"/>
                  </w:divBdr>
                </w:div>
                <w:div w:id="1258514565">
                  <w:marLeft w:val="0"/>
                  <w:marRight w:val="0"/>
                  <w:marTop w:val="0"/>
                  <w:marBottom w:val="0"/>
                  <w:divBdr>
                    <w:top w:val="none" w:sz="0" w:space="0" w:color="auto"/>
                    <w:left w:val="none" w:sz="0" w:space="0" w:color="auto"/>
                    <w:bottom w:val="none" w:sz="0" w:space="0" w:color="auto"/>
                    <w:right w:val="none" w:sz="0" w:space="0" w:color="auto"/>
                  </w:divBdr>
                </w:div>
                <w:div w:id="1259144232">
                  <w:marLeft w:val="0"/>
                  <w:marRight w:val="0"/>
                  <w:marTop w:val="0"/>
                  <w:marBottom w:val="0"/>
                  <w:divBdr>
                    <w:top w:val="none" w:sz="0" w:space="0" w:color="auto"/>
                    <w:left w:val="none" w:sz="0" w:space="0" w:color="auto"/>
                    <w:bottom w:val="none" w:sz="0" w:space="0" w:color="auto"/>
                    <w:right w:val="none" w:sz="0" w:space="0" w:color="auto"/>
                  </w:divBdr>
                </w:div>
                <w:div w:id="1262376289">
                  <w:marLeft w:val="0"/>
                  <w:marRight w:val="0"/>
                  <w:marTop w:val="0"/>
                  <w:marBottom w:val="0"/>
                  <w:divBdr>
                    <w:top w:val="none" w:sz="0" w:space="0" w:color="auto"/>
                    <w:left w:val="none" w:sz="0" w:space="0" w:color="auto"/>
                    <w:bottom w:val="none" w:sz="0" w:space="0" w:color="auto"/>
                    <w:right w:val="none" w:sz="0" w:space="0" w:color="auto"/>
                  </w:divBdr>
                </w:div>
                <w:div w:id="1266186604">
                  <w:marLeft w:val="0"/>
                  <w:marRight w:val="0"/>
                  <w:marTop w:val="0"/>
                  <w:marBottom w:val="0"/>
                  <w:divBdr>
                    <w:top w:val="none" w:sz="0" w:space="0" w:color="auto"/>
                    <w:left w:val="none" w:sz="0" w:space="0" w:color="auto"/>
                    <w:bottom w:val="none" w:sz="0" w:space="0" w:color="auto"/>
                    <w:right w:val="none" w:sz="0" w:space="0" w:color="auto"/>
                  </w:divBdr>
                </w:div>
                <w:div w:id="1266768653">
                  <w:marLeft w:val="0"/>
                  <w:marRight w:val="0"/>
                  <w:marTop w:val="0"/>
                  <w:marBottom w:val="0"/>
                  <w:divBdr>
                    <w:top w:val="none" w:sz="0" w:space="0" w:color="auto"/>
                    <w:left w:val="none" w:sz="0" w:space="0" w:color="auto"/>
                    <w:bottom w:val="none" w:sz="0" w:space="0" w:color="auto"/>
                    <w:right w:val="none" w:sz="0" w:space="0" w:color="auto"/>
                  </w:divBdr>
                </w:div>
                <w:div w:id="1268538175">
                  <w:marLeft w:val="0"/>
                  <w:marRight w:val="0"/>
                  <w:marTop w:val="0"/>
                  <w:marBottom w:val="0"/>
                  <w:divBdr>
                    <w:top w:val="none" w:sz="0" w:space="0" w:color="auto"/>
                    <w:left w:val="none" w:sz="0" w:space="0" w:color="auto"/>
                    <w:bottom w:val="none" w:sz="0" w:space="0" w:color="auto"/>
                    <w:right w:val="none" w:sz="0" w:space="0" w:color="auto"/>
                  </w:divBdr>
                </w:div>
                <w:div w:id="1269771131">
                  <w:marLeft w:val="0"/>
                  <w:marRight w:val="0"/>
                  <w:marTop w:val="0"/>
                  <w:marBottom w:val="0"/>
                  <w:divBdr>
                    <w:top w:val="none" w:sz="0" w:space="0" w:color="auto"/>
                    <w:left w:val="none" w:sz="0" w:space="0" w:color="auto"/>
                    <w:bottom w:val="none" w:sz="0" w:space="0" w:color="auto"/>
                    <w:right w:val="none" w:sz="0" w:space="0" w:color="auto"/>
                  </w:divBdr>
                </w:div>
                <w:div w:id="1270626187">
                  <w:marLeft w:val="0"/>
                  <w:marRight w:val="0"/>
                  <w:marTop w:val="0"/>
                  <w:marBottom w:val="0"/>
                  <w:divBdr>
                    <w:top w:val="none" w:sz="0" w:space="0" w:color="auto"/>
                    <w:left w:val="none" w:sz="0" w:space="0" w:color="auto"/>
                    <w:bottom w:val="none" w:sz="0" w:space="0" w:color="auto"/>
                    <w:right w:val="none" w:sz="0" w:space="0" w:color="auto"/>
                  </w:divBdr>
                </w:div>
                <w:div w:id="1271281081">
                  <w:marLeft w:val="0"/>
                  <w:marRight w:val="0"/>
                  <w:marTop w:val="0"/>
                  <w:marBottom w:val="0"/>
                  <w:divBdr>
                    <w:top w:val="none" w:sz="0" w:space="0" w:color="auto"/>
                    <w:left w:val="none" w:sz="0" w:space="0" w:color="auto"/>
                    <w:bottom w:val="none" w:sz="0" w:space="0" w:color="auto"/>
                    <w:right w:val="none" w:sz="0" w:space="0" w:color="auto"/>
                  </w:divBdr>
                </w:div>
                <w:div w:id="1271428047">
                  <w:marLeft w:val="0"/>
                  <w:marRight w:val="0"/>
                  <w:marTop w:val="0"/>
                  <w:marBottom w:val="0"/>
                  <w:divBdr>
                    <w:top w:val="none" w:sz="0" w:space="0" w:color="auto"/>
                    <w:left w:val="none" w:sz="0" w:space="0" w:color="auto"/>
                    <w:bottom w:val="none" w:sz="0" w:space="0" w:color="auto"/>
                    <w:right w:val="none" w:sz="0" w:space="0" w:color="auto"/>
                  </w:divBdr>
                </w:div>
                <w:div w:id="1273123034">
                  <w:marLeft w:val="0"/>
                  <w:marRight w:val="0"/>
                  <w:marTop w:val="0"/>
                  <w:marBottom w:val="0"/>
                  <w:divBdr>
                    <w:top w:val="none" w:sz="0" w:space="0" w:color="auto"/>
                    <w:left w:val="none" w:sz="0" w:space="0" w:color="auto"/>
                    <w:bottom w:val="none" w:sz="0" w:space="0" w:color="auto"/>
                    <w:right w:val="none" w:sz="0" w:space="0" w:color="auto"/>
                  </w:divBdr>
                </w:div>
                <w:div w:id="1274633043">
                  <w:marLeft w:val="0"/>
                  <w:marRight w:val="0"/>
                  <w:marTop w:val="0"/>
                  <w:marBottom w:val="0"/>
                  <w:divBdr>
                    <w:top w:val="none" w:sz="0" w:space="0" w:color="auto"/>
                    <w:left w:val="none" w:sz="0" w:space="0" w:color="auto"/>
                    <w:bottom w:val="none" w:sz="0" w:space="0" w:color="auto"/>
                    <w:right w:val="none" w:sz="0" w:space="0" w:color="auto"/>
                  </w:divBdr>
                </w:div>
                <w:div w:id="1278027873">
                  <w:marLeft w:val="0"/>
                  <w:marRight w:val="0"/>
                  <w:marTop w:val="0"/>
                  <w:marBottom w:val="0"/>
                  <w:divBdr>
                    <w:top w:val="none" w:sz="0" w:space="0" w:color="auto"/>
                    <w:left w:val="none" w:sz="0" w:space="0" w:color="auto"/>
                    <w:bottom w:val="none" w:sz="0" w:space="0" w:color="auto"/>
                    <w:right w:val="none" w:sz="0" w:space="0" w:color="auto"/>
                  </w:divBdr>
                </w:div>
                <w:div w:id="1279139031">
                  <w:marLeft w:val="0"/>
                  <w:marRight w:val="0"/>
                  <w:marTop w:val="0"/>
                  <w:marBottom w:val="0"/>
                  <w:divBdr>
                    <w:top w:val="none" w:sz="0" w:space="0" w:color="auto"/>
                    <w:left w:val="none" w:sz="0" w:space="0" w:color="auto"/>
                    <w:bottom w:val="none" w:sz="0" w:space="0" w:color="auto"/>
                    <w:right w:val="none" w:sz="0" w:space="0" w:color="auto"/>
                  </w:divBdr>
                </w:div>
                <w:div w:id="1279414948">
                  <w:marLeft w:val="0"/>
                  <w:marRight w:val="0"/>
                  <w:marTop w:val="0"/>
                  <w:marBottom w:val="0"/>
                  <w:divBdr>
                    <w:top w:val="none" w:sz="0" w:space="0" w:color="auto"/>
                    <w:left w:val="none" w:sz="0" w:space="0" w:color="auto"/>
                    <w:bottom w:val="none" w:sz="0" w:space="0" w:color="auto"/>
                    <w:right w:val="none" w:sz="0" w:space="0" w:color="auto"/>
                  </w:divBdr>
                </w:div>
                <w:div w:id="1280721126">
                  <w:marLeft w:val="0"/>
                  <w:marRight w:val="0"/>
                  <w:marTop w:val="0"/>
                  <w:marBottom w:val="0"/>
                  <w:divBdr>
                    <w:top w:val="none" w:sz="0" w:space="0" w:color="auto"/>
                    <w:left w:val="none" w:sz="0" w:space="0" w:color="auto"/>
                    <w:bottom w:val="none" w:sz="0" w:space="0" w:color="auto"/>
                    <w:right w:val="none" w:sz="0" w:space="0" w:color="auto"/>
                  </w:divBdr>
                </w:div>
                <w:div w:id="1288858038">
                  <w:marLeft w:val="0"/>
                  <w:marRight w:val="0"/>
                  <w:marTop w:val="0"/>
                  <w:marBottom w:val="0"/>
                  <w:divBdr>
                    <w:top w:val="none" w:sz="0" w:space="0" w:color="auto"/>
                    <w:left w:val="none" w:sz="0" w:space="0" w:color="auto"/>
                    <w:bottom w:val="none" w:sz="0" w:space="0" w:color="auto"/>
                    <w:right w:val="none" w:sz="0" w:space="0" w:color="auto"/>
                  </w:divBdr>
                </w:div>
                <w:div w:id="1289970273">
                  <w:marLeft w:val="0"/>
                  <w:marRight w:val="0"/>
                  <w:marTop w:val="0"/>
                  <w:marBottom w:val="0"/>
                  <w:divBdr>
                    <w:top w:val="none" w:sz="0" w:space="0" w:color="auto"/>
                    <w:left w:val="none" w:sz="0" w:space="0" w:color="auto"/>
                    <w:bottom w:val="none" w:sz="0" w:space="0" w:color="auto"/>
                    <w:right w:val="none" w:sz="0" w:space="0" w:color="auto"/>
                  </w:divBdr>
                </w:div>
                <w:div w:id="1294555427">
                  <w:marLeft w:val="0"/>
                  <w:marRight w:val="0"/>
                  <w:marTop w:val="0"/>
                  <w:marBottom w:val="0"/>
                  <w:divBdr>
                    <w:top w:val="none" w:sz="0" w:space="0" w:color="auto"/>
                    <w:left w:val="none" w:sz="0" w:space="0" w:color="auto"/>
                    <w:bottom w:val="none" w:sz="0" w:space="0" w:color="auto"/>
                    <w:right w:val="none" w:sz="0" w:space="0" w:color="auto"/>
                  </w:divBdr>
                </w:div>
                <w:div w:id="1295450339">
                  <w:marLeft w:val="0"/>
                  <w:marRight w:val="0"/>
                  <w:marTop w:val="0"/>
                  <w:marBottom w:val="0"/>
                  <w:divBdr>
                    <w:top w:val="none" w:sz="0" w:space="0" w:color="auto"/>
                    <w:left w:val="none" w:sz="0" w:space="0" w:color="auto"/>
                    <w:bottom w:val="none" w:sz="0" w:space="0" w:color="auto"/>
                    <w:right w:val="none" w:sz="0" w:space="0" w:color="auto"/>
                  </w:divBdr>
                </w:div>
                <w:div w:id="1296764291">
                  <w:marLeft w:val="0"/>
                  <w:marRight w:val="0"/>
                  <w:marTop w:val="0"/>
                  <w:marBottom w:val="0"/>
                  <w:divBdr>
                    <w:top w:val="none" w:sz="0" w:space="0" w:color="auto"/>
                    <w:left w:val="none" w:sz="0" w:space="0" w:color="auto"/>
                    <w:bottom w:val="none" w:sz="0" w:space="0" w:color="auto"/>
                    <w:right w:val="none" w:sz="0" w:space="0" w:color="auto"/>
                  </w:divBdr>
                </w:div>
                <w:div w:id="1299461048">
                  <w:marLeft w:val="0"/>
                  <w:marRight w:val="0"/>
                  <w:marTop w:val="0"/>
                  <w:marBottom w:val="0"/>
                  <w:divBdr>
                    <w:top w:val="none" w:sz="0" w:space="0" w:color="auto"/>
                    <w:left w:val="none" w:sz="0" w:space="0" w:color="auto"/>
                    <w:bottom w:val="none" w:sz="0" w:space="0" w:color="auto"/>
                    <w:right w:val="none" w:sz="0" w:space="0" w:color="auto"/>
                  </w:divBdr>
                </w:div>
                <w:div w:id="1306620201">
                  <w:marLeft w:val="0"/>
                  <w:marRight w:val="0"/>
                  <w:marTop w:val="0"/>
                  <w:marBottom w:val="0"/>
                  <w:divBdr>
                    <w:top w:val="none" w:sz="0" w:space="0" w:color="auto"/>
                    <w:left w:val="none" w:sz="0" w:space="0" w:color="auto"/>
                    <w:bottom w:val="none" w:sz="0" w:space="0" w:color="auto"/>
                    <w:right w:val="none" w:sz="0" w:space="0" w:color="auto"/>
                  </w:divBdr>
                </w:div>
                <w:div w:id="1309360477">
                  <w:marLeft w:val="0"/>
                  <w:marRight w:val="0"/>
                  <w:marTop w:val="0"/>
                  <w:marBottom w:val="0"/>
                  <w:divBdr>
                    <w:top w:val="none" w:sz="0" w:space="0" w:color="auto"/>
                    <w:left w:val="none" w:sz="0" w:space="0" w:color="auto"/>
                    <w:bottom w:val="none" w:sz="0" w:space="0" w:color="auto"/>
                    <w:right w:val="none" w:sz="0" w:space="0" w:color="auto"/>
                  </w:divBdr>
                </w:div>
                <w:div w:id="1309552671">
                  <w:marLeft w:val="0"/>
                  <w:marRight w:val="0"/>
                  <w:marTop w:val="0"/>
                  <w:marBottom w:val="0"/>
                  <w:divBdr>
                    <w:top w:val="none" w:sz="0" w:space="0" w:color="auto"/>
                    <w:left w:val="none" w:sz="0" w:space="0" w:color="auto"/>
                    <w:bottom w:val="none" w:sz="0" w:space="0" w:color="auto"/>
                    <w:right w:val="none" w:sz="0" w:space="0" w:color="auto"/>
                  </w:divBdr>
                </w:div>
                <w:div w:id="1310984584">
                  <w:marLeft w:val="0"/>
                  <w:marRight w:val="0"/>
                  <w:marTop w:val="0"/>
                  <w:marBottom w:val="0"/>
                  <w:divBdr>
                    <w:top w:val="none" w:sz="0" w:space="0" w:color="auto"/>
                    <w:left w:val="none" w:sz="0" w:space="0" w:color="auto"/>
                    <w:bottom w:val="none" w:sz="0" w:space="0" w:color="auto"/>
                    <w:right w:val="none" w:sz="0" w:space="0" w:color="auto"/>
                  </w:divBdr>
                </w:div>
                <w:div w:id="1312442361">
                  <w:marLeft w:val="0"/>
                  <w:marRight w:val="0"/>
                  <w:marTop w:val="0"/>
                  <w:marBottom w:val="0"/>
                  <w:divBdr>
                    <w:top w:val="none" w:sz="0" w:space="0" w:color="auto"/>
                    <w:left w:val="none" w:sz="0" w:space="0" w:color="auto"/>
                    <w:bottom w:val="none" w:sz="0" w:space="0" w:color="auto"/>
                    <w:right w:val="none" w:sz="0" w:space="0" w:color="auto"/>
                  </w:divBdr>
                </w:div>
                <w:div w:id="1316182876">
                  <w:marLeft w:val="0"/>
                  <w:marRight w:val="0"/>
                  <w:marTop w:val="0"/>
                  <w:marBottom w:val="0"/>
                  <w:divBdr>
                    <w:top w:val="none" w:sz="0" w:space="0" w:color="auto"/>
                    <w:left w:val="none" w:sz="0" w:space="0" w:color="auto"/>
                    <w:bottom w:val="none" w:sz="0" w:space="0" w:color="auto"/>
                    <w:right w:val="none" w:sz="0" w:space="0" w:color="auto"/>
                  </w:divBdr>
                </w:div>
                <w:div w:id="1318533629">
                  <w:marLeft w:val="0"/>
                  <w:marRight w:val="0"/>
                  <w:marTop w:val="0"/>
                  <w:marBottom w:val="0"/>
                  <w:divBdr>
                    <w:top w:val="none" w:sz="0" w:space="0" w:color="auto"/>
                    <w:left w:val="none" w:sz="0" w:space="0" w:color="auto"/>
                    <w:bottom w:val="none" w:sz="0" w:space="0" w:color="auto"/>
                    <w:right w:val="none" w:sz="0" w:space="0" w:color="auto"/>
                  </w:divBdr>
                </w:div>
                <w:div w:id="1319727193">
                  <w:marLeft w:val="0"/>
                  <w:marRight w:val="0"/>
                  <w:marTop w:val="0"/>
                  <w:marBottom w:val="0"/>
                  <w:divBdr>
                    <w:top w:val="none" w:sz="0" w:space="0" w:color="auto"/>
                    <w:left w:val="none" w:sz="0" w:space="0" w:color="auto"/>
                    <w:bottom w:val="none" w:sz="0" w:space="0" w:color="auto"/>
                    <w:right w:val="none" w:sz="0" w:space="0" w:color="auto"/>
                  </w:divBdr>
                </w:div>
                <w:div w:id="1322851882">
                  <w:marLeft w:val="0"/>
                  <w:marRight w:val="0"/>
                  <w:marTop w:val="0"/>
                  <w:marBottom w:val="0"/>
                  <w:divBdr>
                    <w:top w:val="none" w:sz="0" w:space="0" w:color="auto"/>
                    <w:left w:val="none" w:sz="0" w:space="0" w:color="auto"/>
                    <w:bottom w:val="none" w:sz="0" w:space="0" w:color="auto"/>
                    <w:right w:val="none" w:sz="0" w:space="0" w:color="auto"/>
                  </w:divBdr>
                </w:div>
                <w:div w:id="1322931719">
                  <w:marLeft w:val="0"/>
                  <w:marRight w:val="0"/>
                  <w:marTop w:val="0"/>
                  <w:marBottom w:val="0"/>
                  <w:divBdr>
                    <w:top w:val="none" w:sz="0" w:space="0" w:color="auto"/>
                    <w:left w:val="none" w:sz="0" w:space="0" w:color="auto"/>
                    <w:bottom w:val="none" w:sz="0" w:space="0" w:color="auto"/>
                    <w:right w:val="none" w:sz="0" w:space="0" w:color="auto"/>
                  </w:divBdr>
                </w:div>
                <w:div w:id="1323047963">
                  <w:marLeft w:val="0"/>
                  <w:marRight w:val="0"/>
                  <w:marTop w:val="0"/>
                  <w:marBottom w:val="0"/>
                  <w:divBdr>
                    <w:top w:val="none" w:sz="0" w:space="0" w:color="auto"/>
                    <w:left w:val="none" w:sz="0" w:space="0" w:color="auto"/>
                    <w:bottom w:val="none" w:sz="0" w:space="0" w:color="auto"/>
                    <w:right w:val="none" w:sz="0" w:space="0" w:color="auto"/>
                  </w:divBdr>
                </w:div>
                <w:div w:id="1324623391">
                  <w:marLeft w:val="0"/>
                  <w:marRight w:val="0"/>
                  <w:marTop w:val="0"/>
                  <w:marBottom w:val="0"/>
                  <w:divBdr>
                    <w:top w:val="none" w:sz="0" w:space="0" w:color="auto"/>
                    <w:left w:val="none" w:sz="0" w:space="0" w:color="auto"/>
                    <w:bottom w:val="none" w:sz="0" w:space="0" w:color="auto"/>
                    <w:right w:val="none" w:sz="0" w:space="0" w:color="auto"/>
                  </w:divBdr>
                </w:div>
                <w:div w:id="1325360303">
                  <w:marLeft w:val="0"/>
                  <w:marRight w:val="0"/>
                  <w:marTop w:val="0"/>
                  <w:marBottom w:val="0"/>
                  <w:divBdr>
                    <w:top w:val="none" w:sz="0" w:space="0" w:color="auto"/>
                    <w:left w:val="none" w:sz="0" w:space="0" w:color="auto"/>
                    <w:bottom w:val="none" w:sz="0" w:space="0" w:color="auto"/>
                    <w:right w:val="none" w:sz="0" w:space="0" w:color="auto"/>
                  </w:divBdr>
                </w:div>
                <w:div w:id="1326203358">
                  <w:marLeft w:val="0"/>
                  <w:marRight w:val="0"/>
                  <w:marTop w:val="0"/>
                  <w:marBottom w:val="0"/>
                  <w:divBdr>
                    <w:top w:val="none" w:sz="0" w:space="0" w:color="auto"/>
                    <w:left w:val="none" w:sz="0" w:space="0" w:color="auto"/>
                    <w:bottom w:val="none" w:sz="0" w:space="0" w:color="auto"/>
                    <w:right w:val="none" w:sz="0" w:space="0" w:color="auto"/>
                  </w:divBdr>
                </w:div>
                <w:div w:id="1329213512">
                  <w:marLeft w:val="0"/>
                  <w:marRight w:val="0"/>
                  <w:marTop w:val="0"/>
                  <w:marBottom w:val="0"/>
                  <w:divBdr>
                    <w:top w:val="none" w:sz="0" w:space="0" w:color="auto"/>
                    <w:left w:val="none" w:sz="0" w:space="0" w:color="auto"/>
                    <w:bottom w:val="none" w:sz="0" w:space="0" w:color="auto"/>
                    <w:right w:val="none" w:sz="0" w:space="0" w:color="auto"/>
                  </w:divBdr>
                </w:div>
                <w:div w:id="1329865478">
                  <w:marLeft w:val="0"/>
                  <w:marRight w:val="0"/>
                  <w:marTop w:val="0"/>
                  <w:marBottom w:val="0"/>
                  <w:divBdr>
                    <w:top w:val="none" w:sz="0" w:space="0" w:color="auto"/>
                    <w:left w:val="none" w:sz="0" w:space="0" w:color="auto"/>
                    <w:bottom w:val="none" w:sz="0" w:space="0" w:color="auto"/>
                    <w:right w:val="none" w:sz="0" w:space="0" w:color="auto"/>
                  </w:divBdr>
                </w:div>
                <w:div w:id="1332177250">
                  <w:marLeft w:val="0"/>
                  <w:marRight w:val="0"/>
                  <w:marTop w:val="0"/>
                  <w:marBottom w:val="0"/>
                  <w:divBdr>
                    <w:top w:val="none" w:sz="0" w:space="0" w:color="auto"/>
                    <w:left w:val="none" w:sz="0" w:space="0" w:color="auto"/>
                    <w:bottom w:val="none" w:sz="0" w:space="0" w:color="auto"/>
                    <w:right w:val="none" w:sz="0" w:space="0" w:color="auto"/>
                  </w:divBdr>
                </w:div>
                <w:div w:id="1334255973">
                  <w:marLeft w:val="0"/>
                  <w:marRight w:val="0"/>
                  <w:marTop w:val="0"/>
                  <w:marBottom w:val="0"/>
                  <w:divBdr>
                    <w:top w:val="none" w:sz="0" w:space="0" w:color="auto"/>
                    <w:left w:val="none" w:sz="0" w:space="0" w:color="auto"/>
                    <w:bottom w:val="none" w:sz="0" w:space="0" w:color="auto"/>
                    <w:right w:val="none" w:sz="0" w:space="0" w:color="auto"/>
                  </w:divBdr>
                </w:div>
                <w:div w:id="1334530313">
                  <w:marLeft w:val="0"/>
                  <w:marRight w:val="0"/>
                  <w:marTop w:val="0"/>
                  <w:marBottom w:val="0"/>
                  <w:divBdr>
                    <w:top w:val="none" w:sz="0" w:space="0" w:color="auto"/>
                    <w:left w:val="none" w:sz="0" w:space="0" w:color="auto"/>
                    <w:bottom w:val="none" w:sz="0" w:space="0" w:color="auto"/>
                    <w:right w:val="none" w:sz="0" w:space="0" w:color="auto"/>
                  </w:divBdr>
                </w:div>
                <w:div w:id="1336421722">
                  <w:marLeft w:val="0"/>
                  <w:marRight w:val="0"/>
                  <w:marTop w:val="0"/>
                  <w:marBottom w:val="0"/>
                  <w:divBdr>
                    <w:top w:val="none" w:sz="0" w:space="0" w:color="auto"/>
                    <w:left w:val="none" w:sz="0" w:space="0" w:color="auto"/>
                    <w:bottom w:val="none" w:sz="0" w:space="0" w:color="auto"/>
                    <w:right w:val="none" w:sz="0" w:space="0" w:color="auto"/>
                  </w:divBdr>
                </w:div>
                <w:div w:id="1336955738">
                  <w:marLeft w:val="0"/>
                  <w:marRight w:val="0"/>
                  <w:marTop w:val="0"/>
                  <w:marBottom w:val="0"/>
                  <w:divBdr>
                    <w:top w:val="none" w:sz="0" w:space="0" w:color="auto"/>
                    <w:left w:val="none" w:sz="0" w:space="0" w:color="auto"/>
                    <w:bottom w:val="none" w:sz="0" w:space="0" w:color="auto"/>
                    <w:right w:val="none" w:sz="0" w:space="0" w:color="auto"/>
                  </w:divBdr>
                </w:div>
                <w:div w:id="1337611492">
                  <w:marLeft w:val="0"/>
                  <w:marRight w:val="0"/>
                  <w:marTop w:val="0"/>
                  <w:marBottom w:val="0"/>
                  <w:divBdr>
                    <w:top w:val="none" w:sz="0" w:space="0" w:color="auto"/>
                    <w:left w:val="none" w:sz="0" w:space="0" w:color="auto"/>
                    <w:bottom w:val="none" w:sz="0" w:space="0" w:color="auto"/>
                    <w:right w:val="none" w:sz="0" w:space="0" w:color="auto"/>
                  </w:divBdr>
                </w:div>
                <w:div w:id="1340349479">
                  <w:marLeft w:val="0"/>
                  <w:marRight w:val="0"/>
                  <w:marTop w:val="0"/>
                  <w:marBottom w:val="0"/>
                  <w:divBdr>
                    <w:top w:val="none" w:sz="0" w:space="0" w:color="auto"/>
                    <w:left w:val="none" w:sz="0" w:space="0" w:color="auto"/>
                    <w:bottom w:val="none" w:sz="0" w:space="0" w:color="auto"/>
                    <w:right w:val="none" w:sz="0" w:space="0" w:color="auto"/>
                  </w:divBdr>
                </w:div>
                <w:div w:id="1343243112">
                  <w:marLeft w:val="0"/>
                  <w:marRight w:val="0"/>
                  <w:marTop w:val="0"/>
                  <w:marBottom w:val="0"/>
                  <w:divBdr>
                    <w:top w:val="none" w:sz="0" w:space="0" w:color="auto"/>
                    <w:left w:val="none" w:sz="0" w:space="0" w:color="auto"/>
                    <w:bottom w:val="none" w:sz="0" w:space="0" w:color="auto"/>
                    <w:right w:val="none" w:sz="0" w:space="0" w:color="auto"/>
                  </w:divBdr>
                </w:div>
                <w:div w:id="1344824942">
                  <w:marLeft w:val="0"/>
                  <w:marRight w:val="0"/>
                  <w:marTop w:val="0"/>
                  <w:marBottom w:val="0"/>
                  <w:divBdr>
                    <w:top w:val="none" w:sz="0" w:space="0" w:color="auto"/>
                    <w:left w:val="none" w:sz="0" w:space="0" w:color="auto"/>
                    <w:bottom w:val="none" w:sz="0" w:space="0" w:color="auto"/>
                    <w:right w:val="none" w:sz="0" w:space="0" w:color="auto"/>
                  </w:divBdr>
                </w:div>
                <w:div w:id="1347443140">
                  <w:marLeft w:val="0"/>
                  <w:marRight w:val="0"/>
                  <w:marTop w:val="0"/>
                  <w:marBottom w:val="0"/>
                  <w:divBdr>
                    <w:top w:val="none" w:sz="0" w:space="0" w:color="auto"/>
                    <w:left w:val="none" w:sz="0" w:space="0" w:color="auto"/>
                    <w:bottom w:val="none" w:sz="0" w:space="0" w:color="auto"/>
                    <w:right w:val="none" w:sz="0" w:space="0" w:color="auto"/>
                  </w:divBdr>
                </w:div>
                <w:div w:id="1350831009">
                  <w:marLeft w:val="0"/>
                  <w:marRight w:val="0"/>
                  <w:marTop w:val="0"/>
                  <w:marBottom w:val="0"/>
                  <w:divBdr>
                    <w:top w:val="none" w:sz="0" w:space="0" w:color="auto"/>
                    <w:left w:val="none" w:sz="0" w:space="0" w:color="auto"/>
                    <w:bottom w:val="none" w:sz="0" w:space="0" w:color="auto"/>
                    <w:right w:val="none" w:sz="0" w:space="0" w:color="auto"/>
                  </w:divBdr>
                </w:div>
                <w:div w:id="1351181773">
                  <w:marLeft w:val="0"/>
                  <w:marRight w:val="0"/>
                  <w:marTop w:val="0"/>
                  <w:marBottom w:val="0"/>
                  <w:divBdr>
                    <w:top w:val="none" w:sz="0" w:space="0" w:color="auto"/>
                    <w:left w:val="none" w:sz="0" w:space="0" w:color="auto"/>
                    <w:bottom w:val="none" w:sz="0" w:space="0" w:color="auto"/>
                    <w:right w:val="none" w:sz="0" w:space="0" w:color="auto"/>
                  </w:divBdr>
                </w:div>
                <w:div w:id="1351834873">
                  <w:marLeft w:val="0"/>
                  <w:marRight w:val="0"/>
                  <w:marTop w:val="0"/>
                  <w:marBottom w:val="0"/>
                  <w:divBdr>
                    <w:top w:val="none" w:sz="0" w:space="0" w:color="auto"/>
                    <w:left w:val="none" w:sz="0" w:space="0" w:color="auto"/>
                    <w:bottom w:val="none" w:sz="0" w:space="0" w:color="auto"/>
                    <w:right w:val="none" w:sz="0" w:space="0" w:color="auto"/>
                  </w:divBdr>
                </w:div>
                <w:div w:id="1353188946">
                  <w:marLeft w:val="0"/>
                  <w:marRight w:val="0"/>
                  <w:marTop w:val="0"/>
                  <w:marBottom w:val="0"/>
                  <w:divBdr>
                    <w:top w:val="none" w:sz="0" w:space="0" w:color="auto"/>
                    <w:left w:val="none" w:sz="0" w:space="0" w:color="auto"/>
                    <w:bottom w:val="none" w:sz="0" w:space="0" w:color="auto"/>
                    <w:right w:val="none" w:sz="0" w:space="0" w:color="auto"/>
                  </w:divBdr>
                </w:div>
                <w:div w:id="1353914208">
                  <w:marLeft w:val="0"/>
                  <w:marRight w:val="0"/>
                  <w:marTop w:val="0"/>
                  <w:marBottom w:val="0"/>
                  <w:divBdr>
                    <w:top w:val="none" w:sz="0" w:space="0" w:color="auto"/>
                    <w:left w:val="none" w:sz="0" w:space="0" w:color="auto"/>
                    <w:bottom w:val="none" w:sz="0" w:space="0" w:color="auto"/>
                    <w:right w:val="none" w:sz="0" w:space="0" w:color="auto"/>
                  </w:divBdr>
                </w:div>
                <w:div w:id="1354189635">
                  <w:marLeft w:val="0"/>
                  <w:marRight w:val="0"/>
                  <w:marTop w:val="0"/>
                  <w:marBottom w:val="0"/>
                  <w:divBdr>
                    <w:top w:val="none" w:sz="0" w:space="0" w:color="auto"/>
                    <w:left w:val="none" w:sz="0" w:space="0" w:color="auto"/>
                    <w:bottom w:val="none" w:sz="0" w:space="0" w:color="auto"/>
                    <w:right w:val="none" w:sz="0" w:space="0" w:color="auto"/>
                  </w:divBdr>
                </w:div>
                <w:div w:id="1355350862">
                  <w:marLeft w:val="0"/>
                  <w:marRight w:val="0"/>
                  <w:marTop w:val="0"/>
                  <w:marBottom w:val="0"/>
                  <w:divBdr>
                    <w:top w:val="none" w:sz="0" w:space="0" w:color="auto"/>
                    <w:left w:val="none" w:sz="0" w:space="0" w:color="auto"/>
                    <w:bottom w:val="none" w:sz="0" w:space="0" w:color="auto"/>
                    <w:right w:val="none" w:sz="0" w:space="0" w:color="auto"/>
                  </w:divBdr>
                </w:div>
                <w:div w:id="1358507698">
                  <w:marLeft w:val="0"/>
                  <w:marRight w:val="0"/>
                  <w:marTop w:val="0"/>
                  <w:marBottom w:val="0"/>
                  <w:divBdr>
                    <w:top w:val="none" w:sz="0" w:space="0" w:color="auto"/>
                    <w:left w:val="none" w:sz="0" w:space="0" w:color="auto"/>
                    <w:bottom w:val="none" w:sz="0" w:space="0" w:color="auto"/>
                    <w:right w:val="none" w:sz="0" w:space="0" w:color="auto"/>
                  </w:divBdr>
                </w:div>
                <w:div w:id="1360928801">
                  <w:marLeft w:val="0"/>
                  <w:marRight w:val="0"/>
                  <w:marTop w:val="0"/>
                  <w:marBottom w:val="0"/>
                  <w:divBdr>
                    <w:top w:val="none" w:sz="0" w:space="0" w:color="auto"/>
                    <w:left w:val="none" w:sz="0" w:space="0" w:color="auto"/>
                    <w:bottom w:val="none" w:sz="0" w:space="0" w:color="auto"/>
                    <w:right w:val="none" w:sz="0" w:space="0" w:color="auto"/>
                  </w:divBdr>
                </w:div>
                <w:div w:id="1362827130">
                  <w:marLeft w:val="0"/>
                  <w:marRight w:val="0"/>
                  <w:marTop w:val="0"/>
                  <w:marBottom w:val="0"/>
                  <w:divBdr>
                    <w:top w:val="none" w:sz="0" w:space="0" w:color="auto"/>
                    <w:left w:val="none" w:sz="0" w:space="0" w:color="auto"/>
                    <w:bottom w:val="none" w:sz="0" w:space="0" w:color="auto"/>
                    <w:right w:val="none" w:sz="0" w:space="0" w:color="auto"/>
                  </w:divBdr>
                </w:div>
                <w:div w:id="1365329381">
                  <w:marLeft w:val="0"/>
                  <w:marRight w:val="0"/>
                  <w:marTop w:val="0"/>
                  <w:marBottom w:val="0"/>
                  <w:divBdr>
                    <w:top w:val="none" w:sz="0" w:space="0" w:color="auto"/>
                    <w:left w:val="none" w:sz="0" w:space="0" w:color="auto"/>
                    <w:bottom w:val="none" w:sz="0" w:space="0" w:color="auto"/>
                    <w:right w:val="none" w:sz="0" w:space="0" w:color="auto"/>
                  </w:divBdr>
                </w:div>
                <w:div w:id="1367295011">
                  <w:marLeft w:val="0"/>
                  <w:marRight w:val="0"/>
                  <w:marTop w:val="0"/>
                  <w:marBottom w:val="0"/>
                  <w:divBdr>
                    <w:top w:val="none" w:sz="0" w:space="0" w:color="auto"/>
                    <w:left w:val="none" w:sz="0" w:space="0" w:color="auto"/>
                    <w:bottom w:val="none" w:sz="0" w:space="0" w:color="auto"/>
                    <w:right w:val="none" w:sz="0" w:space="0" w:color="auto"/>
                  </w:divBdr>
                </w:div>
                <w:div w:id="1368067885">
                  <w:marLeft w:val="0"/>
                  <w:marRight w:val="0"/>
                  <w:marTop w:val="0"/>
                  <w:marBottom w:val="0"/>
                  <w:divBdr>
                    <w:top w:val="none" w:sz="0" w:space="0" w:color="auto"/>
                    <w:left w:val="none" w:sz="0" w:space="0" w:color="auto"/>
                    <w:bottom w:val="none" w:sz="0" w:space="0" w:color="auto"/>
                    <w:right w:val="none" w:sz="0" w:space="0" w:color="auto"/>
                  </w:divBdr>
                </w:div>
                <w:div w:id="1368793357">
                  <w:marLeft w:val="0"/>
                  <w:marRight w:val="0"/>
                  <w:marTop w:val="0"/>
                  <w:marBottom w:val="0"/>
                  <w:divBdr>
                    <w:top w:val="none" w:sz="0" w:space="0" w:color="auto"/>
                    <w:left w:val="none" w:sz="0" w:space="0" w:color="auto"/>
                    <w:bottom w:val="none" w:sz="0" w:space="0" w:color="auto"/>
                    <w:right w:val="none" w:sz="0" w:space="0" w:color="auto"/>
                  </w:divBdr>
                </w:div>
                <w:div w:id="1368947647">
                  <w:marLeft w:val="0"/>
                  <w:marRight w:val="0"/>
                  <w:marTop w:val="0"/>
                  <w:marBottom w:val="0"/>
                  <w:divBdr>
                    <w:top w:val="none" w:sz="0" w:space="0" w:color="auto"/>
                    <w:left w:val="none" w:sz="0" w:space="0" w:color="auto"/>
                    <w:bottom w:val="none" w:sz="0" w:space="0" w:color="auto"/>
                    <w:right w:val="none" w:sz="0" w:space="0" w:color="auto"/>
                  </w:divBdr>
                </w:div>
                <w:div w:id="1370839233">
                  <w:marLeft w:val="0"/>
                  <w:marRight w:val="0"/>
                  <w:marTop w:val="0"/>
                  <w:marBottom w:val="0"/>
                  <w:divBdr>
                    <w:top w:val="none" w:sz="0" w:space="0" w:color="auto"/>
                    <w:left w:val="none" w:sz="0" w:space="0" w:color="auto"/>
                    <w:bottom w:val="none" w:sz="0" w:space="0" w:color="auto"/>
                    <w:right w:val="none" w:sz="0" w:space="0" w:color="auto"/>
                  </w:divBdr>
                </w:div>
                <w:div w:id="1371763948">
                  <w:marLeft w:val="0"/>
                  <w:marRight w:val="0"/>
                  <w:marTop w:val="0"/>
                  <w:marBottom w:val="0"/>
                  <w:divBdr>
                    <w:top w:val="none" w:sz="0" w:space="0" w:color="auto"/>
                    <w:left w:val="none" w:sz="0" w:space="0" w:color="auto"/>
                    <w:bottom w:val="none" w:sz="0" w:space="0" w:color="auto"/>
                    <w:right w:val="none" w:sz="0" w:space="0" w:color="auto"/>
                  </w:divBdr>
                </w:div>
                <w:div w:id="1374189834">
                  <w:marLeft w:val="0"/>
                  <w:marRight w:val="0"/>
                  <w:marTop w:val="0"/>
                  <w:marBottom w:val="0"/>
                  <w:divBdr>
                    <w:top w:val="none" w:sz="0" w:space="0" w:color="auto"/>
                    <w:left w:val="none" w:sz="0" w:space="0" w:color="auto"/>
                    <w:bottom w:val="none" w:sz="0" w:space="0" w:color="auto"/>
                    <w:right w:val="none" w:sz="0" w:space="0" w:color="auto"/>
                  </w:divBdr>
                </w:div>
                <w:div w:id="1375277848">
                  <w:marLeft w:val="0"/>
                  <w:marRight w:val="0"/>
                  <w:marTop w:val="0"/>
                  <w:marBottom w:val="0"/>
                  <w:divBdr>
                    <w:top w:val="none" w:sz="0" w:space="0" w:color="auto"/>
                    <w:left w:val="none" w:sz="0" w:space="0" w:color="auto"/>
                    <w:bottom w:val="none" w:sz="0" w:space="0" w:color="auto"/>
                    <w:right w:val="none" w:sz="0" w:space="0" w:color="auto"/>
                  </w:divBdr>
                </w:div>
                <w:div w:id="1376004447">
                  <w:marLeft w:val="0"/>
                  <w:marRight w:val="0"/>
                  <w:marTop w:val="0"/>
                  <w:marBottom w:val="0"/>
                  <w:divBdr>
                    <w:top w:val="none" w:sz="0" w:space="0" w:color="auto"/>
                    <w:left w:val="none" w:sz="0" w:space="0" w:color="auto"/>
                    <w:bottom w:val="none" w:sz="0" w:space="0" w:color="auto"/>
                    <w:right w:val="none" w:sz="0" w:space="0" w:color="auto"/>
                  </w:divBdr>
                </w:div>
                <w:div w:id="1379089358">
                  <w:marLeft w:val="0"/>
                  <w:marRight w:val="0"/>
                  <w:marTop w:val="0"/>
                  <w:marBottom w:val="0"/>
                  <w:divBdr>
                    <w:top w:val="none" w:sz="0" w:space="0" w:color="auto"/>
                    <w:left w:val="none" w:sz="0" w:space="0" w:color="auto"/>
                    <w:bottom w:val="none" w:sz="0" w:space="0" w:color="auto"/>
                    <w:right w:val="none" w:sz="0" w:space="0" w:color="auto"/>
                  </w:divBdr>
                </w:div>
                <w:div w:id="1379402073">
                  <w:marLeft w:val="0"/>
                  <w:marRight w:val="0"/>
                  <w:marTop w:val="0"/>
                  <w:marBottom w:val="0"/>
                  <w:divBdr>
                    <w:top w:val="none" w:sz="0" w:space="0" w:color="auto"/>
                    <w:left w:val="none" w:sz="0" w:space="0" w:color="auto"/>
                    <w:bottom w:val="none" w:sz="0" w:space="0" w:color="auto"/>
                    <w:right w:val="none" w:sz="0" w:space="0" w:color="auto"/>
                  </w:divBdr>
                </w:div>
                <w:div w:id="1382248158">
                  <w:marLeft w:val="0"/>
                  <w:marRight w:val="0"/>
                  <w:marTop w:val="0"/>
                  <w:marBottom w:val="0"/>
                  <w:divBdr>
                    <w:top w:val="none" w:sz="0" w:space="0" w:color="auto"/>
                    <w:left w:val="none" w:sz="0" w:space="0" w:color="auto"/>
                    <w:bottom w:val="none" w:sz="0" w:space="0" w:color="auto"/>
                    <w:right w:val="none" w:sz="0" w:space="0" w:color="auto"/>
                  </w:divBdr>
                </w:div>
                <w:div w:id="1384212887">
                  <w:marLeft w:val="0"/>
                  <w:marRight w:val="0"/>
                  <w:marTop w:val="0"/>
                  <w:marBottom w:val="0"/>
                  <w:divBdr>
                    <w:top w:val="none" w:sz="0" w:space="0" w:color="auto"/>
                    <w:left w:val="none" w:sz="0" w:space="0" w:color="auto"/>
                    <w:bottom w:val="none" w:sz="0" w:space="0" w:color="auto"/>
                    <w:right w:val="none" w:sz="0" w:space="0" w:color="auto"/>
                  </w:divBdr>
                </w:div>
                <w:div w:id="1384714464">
                  <w:marLeft w:val="0"/>
                  <w:marRight w:val="0"/>
                  <w:marTop w:val="0"/>
                  <w:marBottom w:val="0"/>
                  <w:divBdr>
                    <w:top w:val="none" w:sz="0" w:space="0" w:color="auto"/>
                    <w:left w:val="none" w:sz="0" w:space="0" w:color="auto"/>
                    <w:bottom w:val="none" w:sz="0" w:space="0" w:color="auto"/>
                    <w:right w:val="none" w:sz="0" w:space="0" w:color="auto"/>
                  </w:divBdr>
                </w:div>
                <w:div w:id="1387487822">
                  <w:marLeft w:val="0"/>
                  <w:marRight w:val="0"/>
                  <w:marTop w:val="0"/>
                  <w:marBottom w:val="0"/>
                  <w:divBdr>
                    <w:top w:val="none" w:sz="0" w:space="0" w:color="auto"/>
                    <w:left w:val="none" w:sz="0" w:space="0" w:color="auto"/>
                    <w:bottom w:val="none" w:sz="0" w:space="0" w:color="auto"/>
                    <w:right w:val="none" w:sz="0" w:space="0" w:color="auto"/>
                  </w:divBdr>
                </w:div>
                <w:div w:id="1389184867">
                  <w:marLeft w:val="0"/>
                  <w:marRight w:val="0"/>
                  <w:marTop w:val="0"/>
                  <w:marBottom w:val="0"/>
                  <w:divBdr>
                    <w:top w:val="none" w:sz="0" w:space="0" w:color="auto"/>
                    <w:left w:val="none" w:sz="0" w:space="0" w:color="auto"/>
                    <w:bottom w:val="none" w:sz="0" w:space="0" w:color="auto"/>
                    <w:right w:val="none" w:sz="0" w:space="0" w:color="auto"/>
                  </w:divBdr>
                </w:div>
                <w:div w:id="1389380971">
                  <w:marLeft w:val="0"/>
                  <w:marRight w:val="0"/>
                  <w:marTop w:val="0"/>
                  <w:marBottom w:val="0"/>
                  <w:divBdr>
                    <w:top w:val="none" w:sz="0" w:space="0" w:color="auto"/>
                    <w:left w:val="none" w:sz="0" w:space="0" w:color="auto"/>
                    <w:bottom w:val="none" w:sz="0" w:space="0" w:color="auto"/>
                    <w:right w:val="none" w:sz="0" w:space="0" w:color="auto"/>
                  </w:divBdr>
                </w:div>
                <w:div w:id="1391148906">
                  <w:marLeft w:val="0"/>
                  <w:marRight w:val="0"/>
                  <w:marTop w:val="0"/>
                  <w:marBottom w:val="0"/>
                  <w:divBdr>
                    <w:top w:val="none" w:sz="0" w:space="0" w:color="auto"/>
                    <w:left w:val="none" w:sz="0" w:space="0" w:color="auto"/>
                    <w:bottom w:val="none" w:sz="0" w:space="0" w:color="auto"/>
                    <w:right w:val="none" w:sz="0" w:space="0" w:color="auto"/>
                  </w:divBdr>
                </w:div>
                <w:div w:id="1393578664">
                  <w:marLeft w:val="0"/>
                  <w:marRight w:val="0"/>
                  <w:marTop w:val="0"/>
                  <w:marBottom w:val="0"/>
                  <w:divBdr>
                    <w:top w:val="none" w:sz="0" w:space="0" w:color="auto"/>
                    <w:left w:val="none" w:sz="0" w:space="0" w:color="auto"/>
                    <w:bottom w:val="none" w:sz="0" w:space="0" w:color="auto"/>
                    <w:right w:val="none" w:sz="0" w:space="0" w:color="auto"/>
                  </w:divBdr>
                </w:div>
                <w:div w:id="1393966260">
                  <w:marLeft w:val="0"/>
                  <w:marRight w:val="0"/>
                  <w:marTop w:val="0"/>
                  <w:marBottom w:val="0"/>
                  <w:divBdr>
                    <w:top w:val="none" w:sz="0" w:space="0" w:color="auto"/>
                    <w:left w:val="none" w:sz="0" w:space="0" w:color="auto"/>
                    <w:bottom w:val="none" w:sz="0" w:space="0" w:color="auto"/>
                    <w:right w:val="none" w:sz="0" w:space="0" w:color="auto"/>
                  </w:divBdr>
                </w:div>
                <w:div w:id="1394617325">
                  <w:marLeft w:val="0"/>
                  <w:marRight w:val="0"/>
                  <w:marTop w:val="0"/>
                  <w:marBottom w:val="0"/>
                  <w:divBdr>
                    <w:top w:val="none" w:sz="0" w:space="0" w:color="auto"/>
                    <w:left w:val="none" w:sz="0" w:space="0" w:color="auto"/>
                    <w:bottom w:val="none" w:sz="0" w:space="0" w:color="auto"/>
                    <w:right w:val="none" w:sz="0" w:space="0" w:color="auto"/>
                  </w:divBdr>
                </w:div>
                <w:div w:id="1396126951">
                  <w:marLeft w:val="0"/>
                  <w:marRight w:val="0"/>
                  <w:marTop w:val="0"/>
                  <w:marBottom w:val="0"/>
                  <w:divBdr>
                    <w:top w:val="none" w:sz="0" w:space="0" w:color="auto"/>
                    <w:left w:val="none" w:sz="0" w:space="0" w:color="auto"/>
                    <w:bottom w:val="none" w:sz="0" w:space="0" w:color="auto"/>
                    <w:right w:val="none" w:sz="0" w:space="0" w:color="auto"/>
                  </w:divBdr>
                </w:div>
                <w:div w:id="1397388616">
                  <w:marLeft w:val="0"/>
                  <w:marRight w:val="0"/>
                  <w:marTop w:val="0"/>
                  <w:marBottom w:val="0"/>
                  <w:divBdr>
                    <w:top w:val="none" w:sz="0" w:space="0" w:color="auto"/>
                    <w:left w:val="none" w:sz="0" w:space="0" w:color="auto"/>
                    <w:bottom w:val="none" w:sz="0" w:space="0" w:color="auto"/>
                    <w:right w:val="none" w:sz="0" w:space="0" w:color="auto"/>
                  </w:divBdr>
                </w:div>
                <w:div w:id="1398481012">
                  <w:marLeft w:val="0"/>
                  <w:marRight w:val="0"/>
                  <w:marTop w:val="0"/>
                  <w:marBottom w:val="0"/>
                  <w:divBdr>
                    <w:top w:val="none" w:sz="0" w:space="0" w:color="auto"/>
                    <w:left w:val="none" w:sz="0" w:space="0" w:color="auto"/>
                    <w:bottom w:val="none" w:sz="0" w:space="0" w:color="auto"/>
                    <w:right w:val="none" w:sz="0" w:space="0" w:color="auto"/>
                  </w:divBdr>
                </w:div>
                <w:div w:id="1402168250">
                  <w:marLeft w:val="0"/>
                  <w:marRight w:val="0"/>
                  <w:marTop w:val="0"/>
                  <w:marBottom w:val="0"/>
                  <w:divBdr>
                    <w:top w:val="none" w:sz="0" w:space="0" w:color="auto"/>
                    <w:left w:val="none" w:sz="0" w:space="0" w:color="auto"/>
                    <w:bottom w:val="none" w:sz="0" w:space="0" w:color="auto"/>
                    <w:right w:val="none" w:sz="0" w:space="0" w:color="auto"/>
                  </w:divBdr>
                </w:div>
                <w:div w:id="1407653441">
                  <w:marLeft w:val="0"/>
                  <w:marRight w:val="0"/>
                  <w:marTop w:val="0"/>
                  <w:marBottom w:val="0"/>
                  <w:divBdr>
                    <w:top w:val="none" w:sz="0" w:space="0" w:color="auto"/>
                    <w:left w:val="none" w:sz="0" w:space="0" w:color="auto"/>
                    <w:bottom w:val="none" w:sz="0" w:space="0" w:color="auto"/>
                    <w:right w:val="none" w:sz="0" w:space="0" w:color="auto"/>
                  </w:divBdr>
                </w:div>
                <w:div w:id="1408839607">
                  <w:marLeft w:val="0"/>
                  <w:marRight w:val="0"/>
                  <w:marTop w:val="0"/>
                  <w:marBottom w:val="0"/>
                  <w:divBdr>
                    <w:top w:val="none" w:sz="0" w:space="0" w:color="auto"/>
                    <w:left w:val="none" w:sz="0" w:space="0" w:color="auto"/>
                    <w:bottom w:val="none" w:sz="0" w:space="0" w:color="auto"/>
                    <w:right w:val="none" w:sz="0" w:space="0" w:color="auto"/>
                  </w:divBdr>
                </w:div>
                <w:div w:id="1410495525">
                  <w:marLeft w:val="0"/>
                  <w:marRight w:val="0"/>
                  <w:marTop w:val="0"/>
                  <w:marBottom w:val="0"/>
                  <w:divBdr>
                    <w:top w:val="none" w:sz="0" w:space="0" w:color="auto"/>
                    <w:left w:val="none" w:sz="0" w:space="0" w:color="auto"/>
                    <w:bottom w:val="none" w:sz="0" w:space="0" w:color="auto"/>
                    <w:right w:val="none" w:sz="0" w:space="0" w:color="auto"/>
                  </w:divBdr>
                </w:div>
                <w:div w:id="1411122428">
                  <w:marLeft w:val="0"/>
                  <w:marRight w:val="0"/>
                  <w:marTop w:val="0"/>
                  <w:marBottom w:val="0"/>
                  <w:divBdr>
                    <w:top w:val="none" w:sz="0" w:space="0" w:color="auto"/>
                    <w:left w:val="none" w:sz="0" w:space="0" w:color="auto"/>
                    <w:bottom w:val="none" w:sz="0" w:space="0" w:color="auto"/>
                    <w:right w:val="none" w:sz="0" w:space="0" w:color="auto"/>
                  </w:divBdr>
                </w:div>
                <w:div w:id="1412434525">
                  <w:marLeft w:val="0"/>
                  <w:marRight w:val="0"/>
                  <w:marTop w:val="0"/>
                  <w:marBottom w:val="0"/>
                  <w:divBdr>
                    <w:top w:val="none" w:sz="0" w:space="0" w:color="auto"/>
                    <w:left w:val="none" w:sz="0" w:space="0" w:color="auto"/>
                    <w:bottom w:val="none" w:sz="0" w:space="0" w:color="auto"/>
                    <w:right w:val="none" w:sz="0" w:space="0" w:color="auto"/>
                  </w:divBdr>
                </w:div>
                <w:div w:id="1416627727">
                  <w:marLeft w:val="0"/>
                  <w:marRight w:val="0"/>
                  <w:marTop w:val="0"/>
                  <w:marBottom w:val="0"/>
                  <w:divBdr>
                    <w:top w:val="none" w:sz="0" w:space="0" w:color="auto"/>
                    <w:left w:val="none" w:sz="0" w:space="0" w:color="auto"/>
                    <w:bottom w:val="none" w:sz="0" w:space="0" w:color="auto"/>
                    <w:right w:val="none" w:sz="0" w:space="0" w:color="auto"/>
                  </w:divBdr>
                </w:div>
                <w:div w:id="1419214170">
                  <w:marLeft w:val="0"/>
                  <w:marRight w:val="0"/>
                  <w:marTop w:val="0"/>
                  <w:marBottom w:val="0"/>
                  <w:divBdr>
                    <w:top w:val="none" w:sz="0" w:space="0" w:color="auto"/>
                    <w:left w:val="none" w:sz="0" w:space="0" w:color="auto"/>
                    <w:bottom w:val="none" w:sz="0" w:space="0" w:color="auto"/>
                    <w:right w:val="none" w:sz="0" w:space="0" w:color="auto"/>
                  </w:divBdr>
                </w:div>
                <w:div w:id="1419911995">
                  <w:marLeft w:val="0"/>
                  <w:marRight w:val="0"/>
                  <w:marTop w:val="0"/>
                  <w:marBottom w:val="0"/>
                  <w:divBdr>
                    <w:top w:val="none" w:sz="0" w:space="0" w:color="auto"/>
                    <w:left w:val="none" w:sz="0" w:space="0" w:color="auto"/>
                    <w:bottom w:val="none" w:sz="0" w:space="0" w:color="auto"/>
                    <w:right w:val="none" w:sz="0" w:space="0" w:color="auto"/>
                  </w:divBdr>
                </w:div>
                <w:div w:id="1430004475">
                  <w:marLeft w:val="0"/>
                  <w:marRight w:val="0"/>
                  <w:marTop w:val="0"/>
                  <w:marBottom w:val="0"/>
                  <w:divBdr>
                    <w:top w:val="none" w:sz="0" w:space="0" w:color="auto"/>
                    <w:left w:val="none" w:sz="0" w:space="0" w:color="auto"/>
                    <w:bottom w:val="none" w:sz="0" w:space="0" w:color="auto"/>
                    <w:right w:val="none" w:sz="0" w:space="0" w:color="auto"/>
                  </w:divBdr>
                </w:div>
                <w:div w:id="1430924477">
                  <w:marLeft w:val="0"/>
                  <w:marRight w:val="0"/>
                  <w:marTop w:val="0"/>
                  <w:marBottom w:val="0"/>
                  <w:divBdr>
                    <w:top w:val="none" w:sz="0" w:space="0" w:color="auto"/>
                    <w:left w:val="none" w:sz="0" w:space="0" w:color="auto"/>
                    <w:bottom w:val="none" w:sz="0" w:space="0" w:color="auto"/>
                    <w:right w:val="none" w:sz="0" w:space="0" w:color="auto"/>
                  </w:divBdr>
                </w:div>
                <w:div w:id="1431314077">
                  <w:marLeft w:val="0"/>
                  <w:marRight w:val="0"/>
                  <w:marTop w:val="0"/>
                  <w:marBottom w:val="0"/>
                  <w:divBdr>
                    <w:top w:val="none" w:sz="0" w:space="0" w:color="auto"/>
                    <w:left w:val="none" w:sz="0" w:space="0" w:color="auto"/>
                    <w:bottom w:val="none" w:sz="0" w:space="0" w:color="auto"/>
                    <w:right w:val="none" w:sz="0" w:space="0" w:color="auto"/>
                  </w:divBdr>
                </w:div>
                <w:div w:id="1432508062">
                  <w:marLeft w:val="0"/>
                  <w:marRight w:val="0"/>
                  <w:marTop w:val="0"/>
                  <w:marBottom w:val="0"/>
                  <w:divBdr>
                    <w:top w:val="none" w:sz="0" w:space="0" w:color="auto"/>
                    <w:left w:val="none" w:sz="0" w:space="0" w:color="auto"/>
                    <w:bottom w:val="none" w:sz="0" w:space="0" w:color="auto"/>
                    <w:right w:val="none" w:sz="0" w:space="0" w:color="auto"/>
                  </w:divBdr>
                </w:div>
                <w:div w:id="1433937988">
                  <w:marLeft w:val="0"/>
                  <w:marRight w:val="0"/>
                  <w:marTop w:val="0"/>
                  <w:marBottom w:val="0"/>
                  <w:divBdr>
                    <w:top w:val="none" w:sz="0" w:space="0" w:color="auto"/>
                    <w:left w:val="none" w:sz="0" w:space="0" w:color="auto"/>
                    <w:bottom w:val="none" w:sz="0" w:space="0" w:color="auto"/>
                    <w:right w:val="none" w:sz="0" w:space="0" w:color="auto"/>
                  </w:divBdr>
                </w:div>
                <w:div w:id="1434548620">
                  <w:marLeft w:val="0"/>
                  <w:marRight w:val="0"/>
                  <w:marTop w:val="0"/>
                  <w:marBottom w:val="0"/>
                  <w:divBdr>
                    <w:top w:val="none" w:sz="0" w:space="0" w:color="auto"/>
                    <w:left w:val="none" w:sz="0" w:space="0" w:color="auto"/>
                    <w:bottom w:val="none" w:sz="0" w:space="0" w:color="auto"/>
                    <w:right w:val="none" w:sz="0" w:space="0" w:color="auto"/>
                  </w:divBdr>
                </w:div>
                <w:div w:id="1434861721">
                  <w:marLeft w:val="0"/>
                  <w:marRight w:val="0"/>
                  <w:marTop w:val="0"/>
                  <w:marBottom w:val="0"/>
                  <w:divBdr>
                    <w:top w:val="none" w:sz="0" w:space="0" w:color="auto"/>
                    <w:left w:val="none" w:sz="0" w:space="0" w:color="auto"/>
                    <w:bottom w:val="none" w:sz="0" w:space="0" w:color="auto"/>
                    <w:right w:val="none" w:sz="0" w:space="0" w:color="auto"/>
                  </w:divBdr>
                </w:div>
                <w:div w:id="1435900176">
                  <w:marLeft w:val="0"/>
                  <w:marRight w:val="0"/>
                  <w:marTop w:val="0"/>
                  <w:marBottom w:val="0"/>
                  <w:divBdr>
                    <w:top w:val="none" w:sz="0" w:space="0" w:color="auto"/>
                    <w:left w:val="none" w:sz="0" w:space="0" w:color="auto"/>
                    <w:bottom w:val="none" w:sz="0" w:space="0" w:color="auto"/>
                    <w:right w:val="none" w:sz="0" w:space="0" w:color="auto"/>
                  </w:divBdr>
                </w:div>
                <w:div w:id="1437628774">
                  <w:marLeft w:val="0"/>
                  <w:marRight w:val="0"/>
                  <w:marTop w:val="0"/>
                  <w:marBottom w:val="0"/>
                  <w:divBdr>
                    <w:top w:val="none" w:sz="0" w:space="0" w:color="auto"/>
                    <w:left w:val="none" w:sz="0" w:space="0" w:color="auto"/>
                    <w:bottom w:val="none" w:sz="0" w:space="0" w:color="auto"/>
                    <w:right w:val="none" w:sz="0" w:space="0" w:color="auto"/>
                  </w:divBdr>
                </w:div>
                <w:div w:id="1439716299">
                  <w:marLeft w:val="0"/>
                  <w:marRight w:val="0"/>
                  <w:marTop w:val="0"/>
                  <w:marBottom w:val="0"/>
                  <w:divBdr>
                    <w:top w:val="none" w:sz="0" w:space="0" w:color="auto"/>
                    <w:left w:val="none" w:sz="0" w:space="0" w:color="auto"/>
                    <w:bottom w:val="none" w:sz="0" w:space="0" w:color="auto"/>
                    <w:right w:val="none" w:sz="0" w:space="0" w:color="auto"/>
                  </w:divBdr>
                </w:div>
                <w:div w:id="1440029444">
                  <w:marLeft w:val="0"/>
                  <w:marRight w:val="0"/>
                  <w:marTop w:val="0"/>
                  <w:marBottom w:val="0"/>
                  <w:divBdr>
                    <w:top w:val="none" w:sz="0" w:space="0" w:color="auto"/>
                    <w:left w:val="none" w:sz="0" w:space="0" w:color="auto"/>
                    <w:bottom w:val="none" w:sz="0" w:space="0" w:color="auto"/>
                    <w:right w:val="none" w:sz="0" w:space="0" w:color="auto"/>
                  </w:divBdr>
                </w:div>
                <w:div w:id="1441074151">
                  <w:marLeft w:val="0"/>
                  <w:marRight w:val="0"/>
                  <w:marTop w:val="0"/>
                  <w:marBottom w:val="0"/>
                  <w:divBdr>
                    <w:top w:val="none" w:sz="0" w:space="0" w:color="auto"/>
                    <w:left w:val="none" w:sz="0" w:space="0" w:color="auto"/>
                    <w:bottom w:val="none" w:sz="0" w:space="0" w:color="auto"/>
                    <w:right w:val="none" w:sz="0" w:space="0" w:color="auto"/>
                  </w:divBdr>
                </w:div>
                <w:div w:id="1441222388">
                  <w:marLeft w:val="0"/>
                  <w:marRight w:val="0"/>
                  <w:marTop w:val="0"/>
                  <w:marBottom w:val="0"/>
                  <w:divBdr>
                    <w:top w:val="none" w:sz="0" w:space="0" w:color="auto"/>
                    <w:left w:val="none" w:sz="0" w:space="0" w:color="auto"/>
                    <w:bottom w:val="none" w:sz="0" w:space="0" w:color="auto"/>
                    <w:right w:val="none" w:sz="0" w:space="0" w:color="auto"/>
                  </w:divBdr>
                </w:div>
                <w:div w:id="1442535044">
                  <w:marLeft w:val="0"/>
                  <w:marRight w:val="0"/>
                  <w:marTop w:val="0"/>
                  <w:marBottom w:val="0"/>
                  <w:divBdr>
                    <w:top w:val="none" w:sz="0" w:space="0" w:color="auto"/>
                    <w:left w:val="none" w:sz="0" w:space="0" w:color="auto"/>
                    <w:bottom w:val="none" w:sz="0" w:space="0" w:color="auto"/>
                    <w:right w:val="none" w:sz="0" w:space="0" w:color="auto"/>
                  </w:divBdr>
                </w:div>
                <w:div w:id="1442721115">
                  <w:marLeft w:val="0"/>
                  <w:marRight w:val="0"/>
                  <w:marTop w:val="0"/>
                  <w:marBottom w:val="0"/>
                  <w:divBdr>
                    <w:top w:val="none" w:sz="0" w:space="0" w:color="auto"/>
                    <w:left w:val="none" w:sz="0" w:space="0" w:color="auto"/>
                    <w:bottom w:val="none" w:sz="0" w:space="0" w:color="auto"/>
                    <w:right w:val="none" w:sz="0" w:space="0" w:color="auto"/>
                  </w:divBdr>
                </w:div>
                <w:div w:id="1442796685">
                  <w:marLeft w:val="0"/>
                  <w:marRight w:val="0"/>
                  <w:marTop w:val="0"/>
                  <w:marBottom w:val="0"/>
                  <w:divBdr>
                    <w:top w:val="none" w:sz="0" w:space="0" w:color="auto"/>
                    <w:left w:val="none" w:sz="0" w:space="0" w:color="auto"/>
                    <w:bottom w:val="none" w:sz="0" w:space="0" w:color="auto"/>
                    <w:right w:val="none" w:sz="0" w:space="0" w:color="auto"/>
                  </w:divBdr>
                </w:div>
                <w:div w:id="1443066693">
                  <w:marLeft w:val="0"/>
                  <w:marRight w:val="0"/>
                  <w:marTop w:val="0"/>
                  <w:marBottom w:val="0"/>
                  <w:divBdr>
                    <w:top w:val="none" w:sz="0" w:space="0" w:color="auto"/>
                    <w:left w:val="none" w:sz="0" w:space="0" w:color="auto"/>
                    <w:bottom w:val="none" w:sz="0" w:space="0" w:color="auto"/>
                    <w:right w:val="none" w:sz="0" w:space="0" w:color="auto"/>
                  </w:divBdr>
                </w:div>
                <w:div w:id="1443959263">
                  <w:marLeft w:val="0"/>
                  <w:marRight w:val="0"/>
                  <w:marTop w:val="0"/>
                  <w:marBottom w:val="0"/>
                  <w:divBdr>
                    <w:top w:val="none" w:sz="0" w:space="0" w:color="auto"/>
                    <w:left w:val="none" w:sz="0" w:space="0" w:color="auto"/>
                    <w:bottom w:val="none" w:sz="0" w:space="0" w:color="auto"/>
                    <w:right w:val="none" w:sz="0" w:space="0" w:color="auto"/>
                  </w:divBdr>
                </w:div>
                <w:div w:id="1444495406">
                  <w:marLeft w:val="0"/>
                  <w:marRight w:val="0"/>
                  <w:marTop w:val="0"/>
                  <w:marBottom w:val="0"/>
                  <w:divBdr>
                    <w:top w:val="none" w:sz="0" w:space="0" w:color="auto"/>
                    <w:left w:val="none" w:sz="0" w:space="0" w:color="auto"/>
                    <w:bottom w:val="none" w:sz="0" w:space="0" w:color="auto"/>
                    <w:right w:val="none" w:sz="0" w:space="0" w:color="auto"/>
                  </w:divBdr>
                </w:div>
                <w:div w:id="1445075782">
                  <w:marLeft w:val="0"/>
                  <w:marRight w:val="0"/>
                  <w:marTop w:val="0"/>
                  <w:marBottom w:val="0"/>
                  <w:divBdr>
                    <w:top w:val="none" w:sz="0" w:space="0" w:color="auto"/>
                    <w:left w:val="none" w:sz="0" w:space="0" w:color="auto"/>
                    <w:bottom w:val="none" w:sz="0" w:space="0" w:color="auto"/>
                    <w:right w:val="none" w:sz="0" w:space="0" w:color="auto"/>
                  </w:divBdr>
                </w:div>
                <w:div w:id="1446851342">
                  <w:marLeft w:val="0"/>
                  <w:marRight w:val="0"/>
                  <w:marTop w:val="0"/>
                  <w:marBottom w:val="0"/>
                  <w:divBdr>
                    <w:top w:val="none" w:sz="0" w:space="0" w:color="auto"/>
                    <w:left w:val="none" w:sz="0" w:space="0" w:color="auto"/>
                    <w:bottom w:val="none" w:sz="0" w:space="0" w:color="auto"/>
                    <w:right w:val="none" w:sz="0" w:space="0" w:color="auto"/>
                  </w:divBdr>
                </w:div>
                <w:div w:id="1447116120">
                  <w:marLeft w:val="0"/>
                  <w:marRight w:val="0"/>
                  <w:marTop w:val="0"/>
                  <w:marBottom w:val="0"/>
                  <w:divBdr>
                    <w:top w:val="none" w:sz="0" w:space="0" w:color="auto"/>
                    <w:left w:val="none" w:sz="0" w:space="0" w:color="auto"/>
                    <w:bottom w:val="none" w:sz="0" w:space="0" w:color="auto"/>
                    <w:right w:val="none" w:sz="0" w:space="0" w:color="auto"/>
                  </w:divBdr>
                </w:div>
                <w:div w:id="1447845762">
                  <w:marLeft w:val="0"/>
                  <w:marRight w:val="0"/>
                  <w:marTop w:val="0"/>
                  <w:marBottom w:val="0"/>
                  <w:divBdr>
                    <w:top w:val="none" w:sz="0" w:space="0" w:color="auto"/>
                    <w:left w:val="none" w:sz="0" w:space="0" w:color="auto"/>
                    <w:bottom w:val="none" w:sz="0" w:space="0" w:color="auto"/>
                    <w:right w:val="none" w:sz="0" w:space="0" w:color="auto"/>
                  </w:divBdr>
                </w:div>
                <w:div w:id="1449927677">
                  <w:marLeft w:val="0"/>
                  <w:marRight w:val="0"/>
                  <w:marTop w:val="0"/>
                  <w:marBottom w:val="0"/>
                  <w:divBdr>
                    <w:top w:val="none" w:sz="0" w:space="0" w:color="auto"/>
                    <w:left w:val="none" w:sz="0" w:space="0" w:color="auto"/>
                    <w:bottom w:val="none" w:sz="0" w:space="0" w:color="auto"/>
                    <w:right w:val="none" w:sz="0" w:space="0" w:color="auto"/>
                  </w:divBdr>
                </w:div>
                <w:div w:id="1450658964">
                  <w:marLeft w:val="0"/>
                  <w:marRight w:val="0"/>
                  <w:marTop w:val="0"/>
                  <w:marBottom w:val="0"/>
                  <w:divBdr>
                    <w:top w:val="none" w:sz="0" w:space="0" w:color="auto"/>
                    <w:left w:val="none" w:sz="0" w:space="0" w:color="auto"/>
                    <w:bottom w:val="none" w:sz="0" w:space="0" w:color="auto"/>
                    <w:right w:val="none" w:sz="0" w:space="0" w:color="auto"/>
                  </w:divBdr>
                </w:div>
                <w:div w:id="1453016344">
                  <w:marLeft w:val="0"/>
                  <w:marRight w:val="0"/>
                  <w:marTop w:val="0"/>
                  <w:marBottom w:val="0"/>
                  <w:divBdr>
                    <w:top w:val="none" w:sz="0" w:space="0" w:color="auto"/>
                    <w:left w:val="none" w:sz="0" w:space="0" w:color="auto"/>
                    <w:bottom w:val="none" w:sz="0" w:space="0" w:color="auto"/>
                    <w:right w:val="none" w:sz="0" w:space="0" w:color="auto"/>
                  </w:divBdr>
                </w:div>
                <w:div w:id="1453131585">
                  <w:marLeft w:val="0"/>
                  <w:marRight w:val="0"/>
                  <w:marTop w:val="0"/>
                  <w:marBottom w:val="0"/>
                  <w:divBdr>
                    <w:top w:val="none" w:sz="0" w:space="0" w:color="auto"/>
                    <w:left w:val="none" w:sz="0" w:space="0" w:color="auto"/>
                    <w:bottom w:val="none" w:sz="0" w:space="0" w:color="auto"/>
                    <w:right w:val="none" w:sz="0" w:space="0" w:color="auto"/>
                  </w:divBdr>
                </w:div>
                <w:div w:id="1454860421">
                  <w:marLeft w:val="0"/>
                  <w:marRight w:val="0"/>
                  <w:marTop w:val="0"/>
                  <w:marBottom w:val="0"/>
                  <w:divBdr>
                    <w:top w:val="none" w:sz="0" w:space="0" w:color="auto"/>
                    <w:left w:val="none" w:sz="0" w:space="0" w:color="auto"/>
                    <w:bottom w:val="none" w:sz="0" w:space="0" w:color="auto"/>
                    <w:right w:val="none" w:sz="0" w:space="0" w:color="auto"/>
                  </w:divBdr>
                </w:div>
                <w:div w:id="1456019613">
                  <w:marLeft w:val="0"/>
                  <w:marRight w:val="0"/>
                  <w:marTop w:val="0"/>
                  <w:marBottom w:val="0"/>
                  <w:divBdr>
                    <w:top w:val="none" w:sz="0" w:space="0" w:color="auto"/>
                    <w:left w:val="none" w:sz="0" w:space="0" w:color="auto"/>
                    <w:bottom w:val="none" w:sz="0" w:space="0" w:color="auto"/>
                    <w:right w:val="none" w:sz="0" w:space="0" w:color="auto"/>
                  </w:divBdr>
                </w:div>
                <w:div w:id="1459301515">
                  <w:marLeft w:val="0"/>
                  <w:marRight w:val="0"/>
                  <w:marTop w:val="0"/>
                  <w:marBottom w:val="0"/>
                  <w:divBdr>
                    <w:top w:val="none" w:sz="0" w:space="0" w:color="auto"/>
                    <w:left w:val="none" w:sz="0" w:space="0" w:color="auto"/>
                    <w:bottom w:val="none" w:sz="0" w:space="0" w:color="auto"/>
                    <w:right w:val="none" w:sz="0" w:space="0" w:color="auto"/>
                  </w:divBdr>
                </w:div>
                <w:div w:id="1459445900">
                  <w:marLeft w:val="0"/>
                  <w:marRight w:val="0"/>
                  <w:marTop w:val="0"/>
                  <w:marBottom w:val="0"/>
                  <w:divBdr>
                    <w:top w:val="none" w:sz="0" w:space="0" w:color="auto"/>
                    <w:left w:val="none" w:sz="0" w:space="0" w:color="auto"/>
                    <w:bottom w:val="none" w:sz="0" w:space="0" w:color="auto"/>
                    <w:right w:val="none" w:sz="0" w:space="0" w:color="auto"/>
                  </w:divBdr>
                </w:div>
                <w:div w:id="1460804852">
                  <w:marLeft w:val="0"/>
                  <w:marRight w:val="0"/>
                  <w:marTop w:val="0"/>
                  <w:marBottom w:val="0"/>
                  <w:divBdr>
                    <w:top w:val="none" w:sz="0" w:space="0" w:color="auto"/>
                    <w:left w:val="none" w:sz="0" w:space="0" w:color="auto"/>
                    <w:bottom w:val="none" w:sz="0" w:space="0" w:color="auto"/>
                    <w:right w:val="none" w:sz="0" w:space="0" w:color="auto"/>
                  </w:divBdr>
                </w:div>
                <w:div w:id="1461653878">
                  <w:marLeft w:val="0"/>
                  <w:marRight w:val="0"/>
                  <w:marTop w:val="0"/>
                  <w:marBottom w:val="0"/>
                  <w:divBdr>
                    <w:top w:val="none" w:sz="0" w:space="0" w:color="auto"/>
                    <w:left w:val="none" w:sz="0" w:space="0" w:color="auto"/>
                    <w:bottom w:val="none" w:sz="0" w:space="0" w:color="auto"/>
                    <w:right w:val="none" w:sz="0" w:space="0" w:color="auto"/>
                  </w:divBdr>
                </w:div>
                <w:div w:id="1461848031">
                  <w:marLeft w:val="0"/>
                  <w:marRight w:val="0"/>
                  <w:marTop w:val="0"/>
                  <w:marBottom w:val="0"/>
                  <w:divBdr>
                    <w:top w:val="none" w:sz="0" w:space="0" w:color="auto"/>
                    <w:left w:val="none" w:sz="0" w:space="0" w:color="auto"/>
                    <w:bottom w:val="none" w:sz="0" w:space="0" w:color="auto"/>
                    <w:right w:val="none" w:sz="0" w:space="0" w:color="auto"/>
                  </w:divBdr>
                </w:div>
                <w:div w:id="1461993269">
                  <w:marLeft w:val="0"/>
                  <w:marRight w:val="0"/>
                  <w:marTop w:val="0"/>
                  <w:marBottom w:val="0"/>
                  <w:divBdr>
                    <w:top w:val="none" w:sz="0" w:space="0" w:color="auto"/>
                    <w:left w:val="none" w:sz="0" w:space="0" w:color="auto"/>
                    <w:bottom w:val="none" w:sz="0" w:space="0" w:color="auto"/>
                    <w:right w:val="none" w:sz="0" w:space="0" w:color="auto"/>
                  </w:divBdr>
                </w:div>
                <w:div w:id="1463765653">
                  <w:marLeft w:val="0"/>
                  <w:marRight w:val="0"/>
                  <w:marTop w:val="0"/>
                  <w:marBottom w:val="0"/>
                  <w:divBdr>
                    <w:top w:val="none" w:sz="0" w:space="0" w:color="auto"/>
                    <w:left w:val="none" w:sz="0" w:space="0" w:color="auto"/>
                    <w:bottom w:val="none" w:sz="0" w:space="0" w:color="auto"/>
                    <w:right w:val="none" w:sz="0" w:space="0" w:color="auto"/>
                  </w:divBdr>
                </w:div>
                <w:div w:id="1465932044">
                  <w:marLeft w:val="0"/>
                  <w:marRight w:val="0"/>
                  <w:marTop w:val="0"/>
                  <w:marBottom w:val="0"/>
                  <w:divBdr>
                    <w:top w:val="none" w:sz="0" w:space="0" w:color="auto"/>
                    <w:left w:val="none" w:sz="0" w:space="0" w:color="auto"/>
                    <w:bottom w:val="none" w:sz="0" w:space="0" w:color="auto"/>
                    <w:right w:val="none" w:sz="0" w:space="0" w:color="auto"/>
                  </w:divBdr>
                </w:div>
                <w:div w:id="1470367322">
                  <w:marLeft w:val="0"/>
                  <w:marRight w:val="0"/>
                  <w:marTop w:val="0"/>
                  <w:marBottom w:val="0"/>
                  <w:divBdr>
                    <w:top w:val="none" w:sz="0" w:space="0" w:color="auto"/>
                    <w:left w:val="none" w:sz="0" w:space="0" w:color="auto"/>
                    <w:bottom w:val="none" w:sz="0" w:space="0" w:color="auto"/>
                    <w:right w:val="none" w:sz="0" w:space="0" w:color="auto"/>
                  </w:divBdr>
                </w:div>
                <w:div w:id="1470442901">
                  <w:marLeft w:val="0"/>
                  <w:marRight w:val="0"/>
                  <w:marTop w:val="0"/>
                  <w:marBottom w:val="0"/>
                  <w:divBdr>
                    <w:top w:val="none" w:sz="0" w:space="0" w:color="auto"/>
                    <w:left w:val="none" w:sz="0" w:space="0" w:color="auto"/>
                    <w:bottom w:val="none" w:sz="0" w:space="0" w:color="auto"/>
                    <w:right w:val="none" w:sz="0" w:space="0" w:color="auto"/>
                  </w:divBdr>
                </w:div>
                <w:div w:id="1473137142">
                  <w:marLeft w:val="0"/>
                  <w:marRight w:val="0"/>
                  <w:marTop w:val="0"/>
                  <w:marBottom w:val="0"/>
                  <w:divBdr>
                    <w:top w:val="none" w:sz="0" w:space="0" w:color="auto"/>
                    <w:left w:val="none" w:sz="0" w:space="0" w:color="auto"/>
                    <w:bottom w:val="none" w:sz="0" w:space="0" w:color="auto"/>
                    <w:right w:val="none" w:sz="0" w:space="0" w:color="auto"/>
                  </w:divBdr>
                </w:div>
                <w:div w:id="1474130422">
                  <w:marLeft w:val="0"/>
                  <w:marRight w:val="0"/>
                  <w:marTop w:val="0"/>
                  <w:marBottom w:val="0"/>
                  <w:divBdr>
                    <w:top w:val="none" w:sz="0" w:space="0" w:color="auto"/>
                    <w:left w:val="none" w:sz="0" w:space="0" w:color="auto"/>
                    <w:bottom w:val="none" w:sz="0" w:space="0" w:color="auto"/>
                    <w:right w:val="none" w:sz="0" w:space="0" w:color="auto"/>
                  </w:divBdr>
                </w:div>
                <w:div w:id="1478186924">
                  <w:marLeft w:val="0"/>
                  <w:marRight w:val="0"/>
                  <w:marTop w:val="0"/>
                  <w:marBottom w:val="0"/>
                  <w:divBdr>
                    <w:top w:val="none" w:sz="0" w:space="0" w:color="auto"/>
                    <w:left w:val="none" w:sz="0" w:space="0" w:color="auto"/>
                    <w:bottom w:val="none" w:sz="0" w:space="0" w:color="auto"/>
                    <w:right w:val="none" w:sz="0" w:space="0" w:color="auto"/>
                  </w:divBdr>
                </w:div>
                <w:div w:id="1478187095">
                  <w:marLeft w:val="0"/>
                  <w:marRight w:val="0"/>
                  <w:marTop w:val="0"/>
                  <w:marBottom w:val="0"/>
                  <w:divBdr>
                    <w:top w:val="none" w:sz="0" w:space="0" w:color="auto"/>
                    <w:left w:val="none" w:sz="0" w:space="0" w:color="auto"/>
                    <w:bottom w:val="none" w:sz="0" w:space="0" w:color="auto"/>
                    <w:right w:val="none" w:sz="0" w:space="0" w:color="auto"/>
                  </w:divBdr>
                </w:div>
                <w:div w:id="1478763670">
                  <w:marLeft w:val="0"/>
                  <w:marRight w:val="0"/>
                  <w:marTop w:val="0"/>
                  <w:marBottom w:val="0"/>
                  <w:divBdr>
                    <w:top w:val="none" w:sz="0" w:space="0" w:color="auto"/>
                    <w:left w:val="none" w:sz="0" w:space="0" w:color="auto"/>
                    <w:bottom w:val="none" w:sz="0" w:space="0" w:color="auto"/>
                    <w:right w:val="none" w:sz="0" w:space="0" w:color="auto"/>
                  </w:divBdr>
                </w:div>
                <w:div w:id="1479103889">
                  <w:marLeft w:val="0"/>
                  <w:marRight w:val="0"/>
                  <w:marTop w:val="0"/>
                  <w:marBottom w:val="0"/>
                  <w:divBdr>
                    <w:top w:val="none" w:sz="0" w:space="0" w:color="auto"/>
                    <w:left w:val="none" w:sz="0" w:space="0" w:color="auto"/>
                    <w:bottom w:val="none" w:sz="0" w:space="0" w:color="auto"/>
                    <w:right w:val="none" w:sz="0" w:space="0" w:color="auto"/>
                  </w:divBdr>
                </w:div>
                <w:div w:id="1479297872">
                  <w:marLeft w:val="0"/>
                  <w:marRight w:val="0"/>
                  <w:marTop w:val="0"/>
                  <w:marBottom w:val="0"/>
                  <w:divBdr>
                    <w:top w:val="none" w:sz="0" w:space="0" w:color="auto"/>
                    <w:left w:val="none" w:sz="0" w:space="0" w:color="auto"/>
                    <w:bottom w:val="none" w:sz="0" w:space="0" w:color="auto"/>
                    <w:right w:val="none" w:sz="0" w:space="0" w:color="auto"/>
                  </w:divBdr>
                </w:div>
                <w:div w:id="1481772909">
                  <w:marLeft w:val="0"/>
                  <w:marRight w:val="0"/>
                  <w:marTop w:val="0"/>
                  <w:marBottom w:val="0"/>
                  <w:divBdr>
                    <w:top w:val="none" w:sz="0" w:space="0" w:color="auto"/>
                    <w:left w:val="none" w:sz="0" w:space="0" w:color="auto"/>
                    <w:bottom w:val="none" w:sz="0" w:space="0" w:color="auto"/>
                    <w:right w:val="none" w:sz="0" w:space="0" w:color="auto"/>
                  </w:divBdr>
                </w:div>
                <w:div w:id="1482649913">
                  <w:marLeft w:val="0"/>
                  <w:marRight w:val="0"/>
                  <w:marTop w:val="0"/>
                  <w:marBottom w:val="0"/>
                  <w:divBdr>
                    <w:top w:val="none" w:sz="0" w:space="0" w:color="auto"/>
                    <w:left w:val="none" w:sz="0" w:space="0" w:color="auto"/>
                    <w:bottom w:val="none" w:sz="0" w:space="0" w:color="auto"/>
                    <w:right w:val="none" w:sz="0" w:space="0" w:color="auto"/>
                  </w:divBdr>
                </w:div>
                <w:div w:id="1489860827">
                  <w:marLeft w:val="0"/>
                  <w:marRight w:val="0"/>
                  <w:marTop w:val="0"/>
                  <w:marBottom w:val="0"/>
                  <w:divBdr>
                    <w:top w:val="none" w:sz="0" w:space="0" w:color="auto"/>
                    <w:left w:val="none" w:sz="0" w:space="0" w:color="auto"/>
                    <w:bottom w:val="none" w:sz="0" w:space="0" w:color="auto"/>
                    <w:right w:val="none" w:sz="0" w:space="0" w:color="auto"/>
                  </w:divBdr>
                </w:div>
                <w:div w:id="1490555635">
                  <w:marLeft w:val="0"/>
                  <w:marRight w:val="0"/>
                  <w:marTop w:val="0"/>
                  <w:marBottom w:val="0"/>
                  <w:divBdr>
                    <w:top w:val="none" w:sz="0" w:space="0" w:color="auto"/>
                    <w:left w:val="none" w:sz="0" w:space="0" w:color="auto"/>
                    <w:bottom w:val="none" w:sz="0" w:space="0" w:color="auto"/>
                    <w:right w:val="none" w:sz="0" w:space="0" w:color="auto"/>
                  </w:divBdr>
                </w:div>
                <w:div w:id="1490705334">
                  <w:marLeft w:val="0"/>
                  <w:marRight w:val="0"/>
                  <w:marTop w:val="0"/>
                  <w:marBottom w:val="0"/>
                  <w:divBdr>
                    <w:top w:val="none" w:sz="0" w:space="0" w:color="auto"/>
                    <w:left w:val="none" w:sz="0" w:space="0" w:color="auto"/>
                    <w:bottom w:val="none" w:sz="0" w:space="0" w:color="auto"/>
                    <w:right w:val="none" w:sz="0" w:space="0" w:color="auto"/>
                  </w:divBdr>
                </w:div>
                <w:div w:id="1490829337">
                  <w:marLeft w:val="0"/>
                  <w:marRight w:val="0"/>
                  <w:marTop w:val="0"/>
                  <w:marBottom w:val="0"/>
                  <w:divBdr>
                    <w:top w:val="none" w:sz="0" w:space="0" w:color="auto"/>
                    <w:left w:val="none" w:sz="0" w:space="0" w:color="auto"/>
                    <w:bottom w:val="none" w:sz="0" w:space="0" w:color="auto"/>
                    <w:right w:val="none" w:sz="0" w:space="0" w:color="auto"/>
                  </w:divBdr>
                </w:div>
                <w:div w:id="1492217408">
                  <w:marLeft w:val="0"/>
                  <w:marRight w:val="0"/>
                  <w:marTop w:val="0"/>
                  <w:marBottom w:val="0"/>
                  <w:divBdr>
                    <w:top w:val="none" w:sz="0" w:space="0" w:color="auto"/>
                    <w:left w:val="none" w:sz="0" w:space="0" w:color="auto"/>
                    <w:bottom w:val="none" w:sz="0" w:space="0" w:color="auto"/>
                    <w:right w:val="none" w:sz="0" w:space="0" w:color="auto"/>
                  </w:divBdr>
                </w:div>
                <w:div w:id="1493793541">
                  <w:marLeft w:val="0"/>
                  <w:marRight w:val="0"/>
                  <w:marTop w:val="0"/>
                  <w:marBottom w:val="0"/>
                  <w:divBdr>
                    <w:top w:val="none" w:sz="0" w:space="0" w:color="auto"/>
                    <w:left w:val="none" w:sz="0" w:space="0" w:color="auto"/>
                    <w:bottom w:val="none" w:sz="0" w:space="0" w:color="auto"/>
                    <w:right w:val="none" w:sz="0" w:space="0" w:color="auto"/>
                  </w:divBdr>
                </w:div>
                <w:div w:id="1494446724">
                  <w:marLeft w:val="0"/>
                  <w:marRight w:val="0"/>
                  <w:marTop w:val="0"/>
                  <w:marBottom w:val="0"/>
                  <w:divBdr>
                    <w:top w:val="none" w:sz="0" w:space="0" w:color="auto"/>
                    <w:left w:val="none" w:sz="0" w:space="0" w:color="auto"/>
                    <w:bottom w:val="none" w:sz="0" w:space="0" w:color="auto"/>
                    <w:right w:val="none" w:sz="0" w:space="0" w:color="auto"/>
                  </w:divBdr>
                </w:div>
                <w:div w:id="1494880307">
                  <w:marLeft w:val="0"/>
                  <w:marRight w:val="0"/>
                  <w:marTop w:val="0"/>
                  <w:marBottom w:val="0"/>
                  <w:divBdr>
                    <w:top w:val="none" w:sz="0" w:space="0" w:color="auto"/>
                    <w:left w:val="none" w:sz="0" w:space="0" w:color="auto"/>
                    <w:bottom w:val="none" w:sz="0" w:space="0" w:color="auto"/>
                    <w:right w:val="none" w:sz="0" w:space="0" w:color="auto"/>
                  </w:divBdr>
                </w:div>
                <w:div w:id="1495991888">
                  <w:marLeft w:val="0"/>
                  <w:marRight w:val="0"/>
                  <w:marTop w:val="0"/>
                  <w:marBottom w:val="0"/>
                  <w:divBdr>
                    <w:top w:val="none" w:sz="0" w:space="0" w:color="auto"/>
                    <w:left w:val="none" w:sz="0" w:space="0" w:color="auto"/>
                    <w:bottom w:val="none" w:sz="0" w:space="0" w:color="auto"/>
                    <w:right w:val="none" w:sz="0" w:space="0" w:color="auto"/>
                  </w:divBdr>
                </w:div>
                <w:div w:id="1495994911">
                  <w:marLeft w:val="0"/>
                  <w:marRight w:val="0"/>
                  <w:marTop w:val="0"/>
                  <w:marBottom w:val="0"/>
                  <w:divBdr>
                    <w:top w:val="none" w:sz="0" w:space="0" w:color="auto"/>
                    <w:left w:val="none" w:sz="0" w:space="0" w:color="auto"/>
                    <w:bottom w:val="none" w:sz="0" w:space="0" w:color="auto"/>
                    <w:right w:val="none" w:sz="0" w:space="0" w:color="auto"/>
                  </w:divBdr>
                </w:div>
                <w:div w:id="1496843372">
                  <w:marLeft w:val="0"/>
                  <w:marRight w:val="0"/>
                  <w:marTop w:val="0"/>
                  <w:marBottom w:val="0"/>
                  <w:divBdr>
                    <w:top w:val="none" w:sz="0" w:space="0" w:color="auto"/>
                    <w:left w:val="none" w:sz="0" w:space="0" w:color="auto"/>
                    <w:bottom w:val="none" w:sz="0" w:space="0" w:color="auto"/>
                    <w:right w:val="none" w:sz="0" w:space="0" w:color="auto"/>
                  </w:divBdr>
                </w:div>
                <w:div w:id="1497106928">
                  <w:marLeft w:val="0"/>
                  <w:marRight w:val="0"/>
                  <w:marTop w:val="0"/>
                  <w:marBottom w:val="0"/>
                  <w:divBdr>
                    <w:top w:val="none" w:sz="0" w:space="0" w:color="auto"/>
                    <w:left w:val="none" w:sz="0" w:space="0" w:color="auto"/>
                    <w:bottom w:val="none" w:sz="0" w:space="0" w:color="auto"/>
                    <w:right w:val="none" w:sz="0" w:space="0" w:color="auto"/>
                  </w:divBdr>
                </w:div>
                <w:div w:id="1498181500">
                  <w:marLeft w:val="0"/>
                  <w:marRight w:val="0"/>
                  <w:marTop w:val="0"/>
                  <w:marBottom w:val="0"/>
                  <w:divBdr>
                    <w:top w:val="none" w:sz="0" w:space="0" w:color="auto"/>
                    <w:left w:val="none" w:sz="0" w:space="0" w:color="auto"/>
                    <w:bottom w:val="none" w:sz="0" w:space="0" w:color="auto"/>
                    <w:right w:val="none" w:sz="0" w:space="0" w:color="auto"/>
                  </w:divBdr>
                </w:div>
                <w:div w:id="1500727787">
                  <w:marLeft w:val="0"/>
                  <w:marRight w:val="0"/>
                  <w:marTop w:val="0"/>
                  <w:marBottom w:val="0"/>
                  <w:divBdr>
                    <w:top w:val="none" w:sz="0" w:space="0" w:color="auto"/>
                    <w:left w:val="none" w:sz="0" w:space="0" w:color="auto"/>
                    <w:bottom w:val="none" w:sz="0" w:space="0" w:color="auto"/>
                    <w:right w:val="none" w:sz="0" w:space="0" w:color="auto"/>
                  </w:divBdr>
                </w:div>
                <w:div w:id="1501848881">
                  <w:marLeft w:val="0"/>
                  <w:marRight w:val="0"/>
                  <w:marTop w:val="0"/>
                  <w:marBottom w:val="0"/>
                  <w:divBdr>
                    <w:top w:val="none" w:sz="0" w:space="0" w:color="auto"/>
                    <w:left w:val="none" w:sz="0" w:space="0" w:color="auto"/>
                    <w:bottom w:val="none" w:sz="0" w:space="0" w:color="auto"/>
                    <w:right w:val="none" w:sz="0" w:space="0" w:color="auto"/>
                  </w:divBdr>
                </w:div>
                <w:div w:id="1502156145">
                  <w:marLeft w:val="0"/>
                  <w:marRight w:val="0"/>
                  <w:marTop w:val="0"/>
                  <w:marBottom w:val="0"/>
                  <w:divBdr>
                    <w:top w:val="none" w:sz="0" w:space="0" w:color="auto"/>
                    <w:left w:val="none" w:sz="0" w:space="0" w:color="auto"/>
                    <w:bottom w:val="none" w:sz="0" w:space="0" w:color="auto"/>
                    <w:right w:val="none" w:sz="0" w:space="0" w:color="auto"/>
                  </w:divBdr>
                </w:div>
                <w:div w:id="1503662869">
                  <w:marLeft w:val="0"/>
                  <w:marRight w:val="0"/>
                  <w:marTop w:val="0"/>
                  <w:marBottom w:val="0"/>
                  <w:divBdr>
                    <w:top w:val="none" w:sz="0" w:space="0" w:color="auto"/>
                    <w:left w:val="none" w:sz="0" w:space="0" w:color="auto"/>
                    <w:bottom w:val="none" w:sz="0" w:space="0" w:color="auto"/>
                    <w:right w:val="none" w:sz="0" w:space="0" w:color="auto"/>
                  </w:divBdr>
                </w:div>
                <w:div w:id="1505778655">
                  <w:marLeft w:val="0"/>
                  <w:marRight w:val="0"/>
                  <w:marTop w:val="0"/>
                  <w:marBottom w:val="0"/>
                  <w:divBdr>
                    <w:top w:val="none" w:sz="0" w:space="0" w:color="auto"/>
                    <w:left w:val="none" w:sz="0" w:space="0" w:color="auto"/>
                    <w:bottom w:val="none" w:sz="0" w:space="0" w:color="auto"/>
                    <w:right w:val="none" w:sz="0" w:space="0" w:color="auto"/>
                  </w:divBdr>
                </w:div>
                <w:div w:id="1507861723">
                  <w:marLeft w:val="0"/>
                  <w:marRight w:val="0"/>
                  <w:marTop w:val="0"/>
                  <w:marBottom w:val="0"/>
                  <w:divBdr>
                    <w:top w:val="none" w:sz="0" w:space="0" w:color="auto"/>
                    <w:left w:val="none" w:sz="0" w:space="0" w:color="auto"/>
                    <w:bottom w:val="none" w:sz="0" w:space="0" w:color="auto"/>
                    <w:right w:val="none" w:sz="0" w:space="0" w:color="auto"/>
                  </w:divBdr>
                </w:div>
                <w:div w:id="1508132157">
                  <w:marLeft w:val="0"/>
                  <w:marRight w:val="0"/>
                  <w:marTop w:val="0"/>
                  <w:marBottom w:val="0"/>
                  <w:divBdr>
                    <w:top w:val="none" w:sz="0" w:space="0" w:color="auto"/>
                    <w:left w:val="none" w:sz="0" w:space="0" w:color="auto"/>
                    <w:bottom w:val="none" w:sz="0" w:space="0" w:color="auto"/>
                    <w:right w:val="none" w:sz="0" w:space="0" w:color="auto"/>
                  </w:divBdr>
                </w:div>
                <w:div w:id="1511332419">
                  <w:marLeft w:val="0"/>
                  <w:marRight w:val="0"/>
                  <w:marTop w:val="0"/>
                  <w:marBottom w:val="0"/>
                  <w:divBdr>
                    <w:top w:val="none" w:sz="0" w:space="0" w:color="auto"/>
                    <w:left w:val="none" w:sz="0" w:space="0" w:color="auto"/>
                    <w:bottom w:val="none" w:sz="0" w:space="0" w:color="auto"/>
                    <w:right w:val="none" w:sz="0" w:space="0" w:color="auto"/>
                  </w:divBdr>
                </w:div>
                <w:div w:id="1515074350">
                  <w:marLeft w:val="0"/>
                  <w:marRight w:val="0"/>
                  <w:marTop w:val="0"/>
                  <w:marBottom w:val="0"/>
                  <w:divBdr>
                    <w:top w:val="none" w:sz="0" w:space="0" w:color="auto"/>
                    <w:left w:val="none" w:sz="0" w:space="0" w:color="auto"/>
                    <w:bottom w:val="none" w:sz="0" w:space="0" w:color="auto"/>
                    <w:right w:val="none" w:sz="0" w:space="0" w:color="auto"/>
                  </w:divBdr>
                </w:div>
                <w:div w:id="1515147463">
                  <w:marLeft w:val="0"/>
                  <w:marRight w:val="0"/>
                  <w:marTop w:val="0"/>
                  <w:marBottom w:val="0"/>
                  <w:divBdr>
                    <w:top w:val="none" w:sz="0" w:space="0" w:color="auto"/>
                    <w:left w:val="none" w:sz="0" w:space="0" w:color="auto"/>
                    <w:bottom w:val="none" w:sz="0" w:space="0" w:color="auto"/>
                    <w:right w:val="none" w:sz="0" w:space="0" w:color="auto"/>
                  </w:divBdr>
                </w:div>
                <w:div w:id="1515534296">
                  <w:marLeft w:val="0"/>
                  <w:marRight w:val="0"/>
                  <w:marTop w:val="0"/>
                  <w:marBottom w:val="0"/>
                  <w:divBdr>
                    <w:top w:val="none" w:sz="0" w:space="0" w:color="auto"/>
                    <w:left w:val="none" w:sz="0" w:space="0" w:color="auto"/>
                    <w:bottom w:val="none" w:sz="0" w:space="0" w:color="auto"/>
                    <w:right w:val="none" w:sz="0" w:space="0" w:color="auto"/>
                  </w:divBdr>
                </w:div>
                <w:div w:id="1518544202">
                  <w:marLeft w:val="0"/>
                  <w:marRight w:val="0"/>
                  <w:marTop w:val="0"/>
                  <w:marBottom w:val="0"/>
                  <w:divBdr>
                    <w:top w:val="none" w:sz="0" w:space="0" w:color="auto"/>
                    <w:left w:val="none" w:sz="0" w:space="0" w:color="auto"/>
                    <w:bottom w:val="none" w:sz="0" w:space="0" w:color="auto"/>
                    <w:right w:val="none" w:sz="0" w:space="0" w:color="auto"/>
                  </w:divBdr>
                </w:div>
                <w:div w:id="1518735928">
                  <w:marLeft w:val="0"/>
                  <w:marRight w:val="0"/>
                  <w:marTop w:val="0"/>
                  <w:marBottom w:val="0"/>
                  <w:divBdr>
                    <w:top w:val="none" w:sz="0" w:space="0" w:color="auto"/>
                    <w:left w:val="none" w:sz="0" w:space="0" w:color="auto"/>
                    <w:bottom w:val="none" w:sz="0" w:space="0" w:color="auto"/>
                    <w:right w:val="none" w:sz="0" w:space="0" w:color="auto"/>
                  </w:divBdr>
                </w:div>
                <w:div w:id="1520467299">
                  <w:marLeft w:val="0"/>
                  <w:marRight w:val="0"/>
                  <w:marTop w:val="0"/>
                  <w:marBottom w:val="0"/>
                  <w:divBdr>
                    <w:top w:val="none" w:sz="0" w:space="0" w:color="auto"/>
                    <w:left w:val="none" w:sz="0" w:space="0" w:color="auto"/>
                    <w:bottom w:val="none" w:sz="0" w:space="0" w:color="auto"/>
                    <w:right w:val="none" w:sz="0" w:space="0" w:color="auto"/>
                  </w:divBdr>
                </w:div>
                <w:div w:id="1522431510">
                  <w:marLeft w:val="0"/>
                  <w:marRight w:val="0"/>
                  <w:marTop w:val="0"/>
                  <w:marBottom w:val="0"/>
                  <w:divBdr>
                    <w:top w:val="none" w:sz="0" w:space="0" w:color="auto"/>
                    <w:left w:val="none" w:sz="0" w:space="0" w:color="auto"/>
                    <w:bottom w:val="none" w:sz="0" w:space="0" w:color="auto"/>
                    <w:right w:val="none" w:sz="0" w:space="0" w:color="auto"/>
                  </w:divBdr>
                </w:div>
                <w:div w:id="1524170792">
                  <w:marLeft w:val="0"/>
                  <w:marRight w:val="0"/>
                  <w:marTop w:val="0"/>
                  <w:marBottom w:val="0"/>
                  <w:divBdr>
                    <w:top w:val="none" w:sz="0" w:space="0" w:color="auto"/>
                    <w:left w:val="none" w:sz="0" w:space="0" w:color="auto"/>
                    <w:bottom w:val="none" w:sz="0" w:space="0" w:color="auto"/>
                    <w:right w:val="none" w:sz="0" w:space="0" w:color="auto"/>
                  </w:divBdr>
                </w:div>
                <w:div w:id="1525094990">
                  <w:marLeft w:val="0"/>
                  <w:marRight w:val="0"/>
                  <w:marTop w:val="0"/>
                  <w:marBottom w:val="0"/>
                  <w:divBdr>
                    <w:top w:val="none" w:sz="0" w:space="0" w:color="auto"/>
                    <w:left w:val="none" w:sz="0" w:space="0" w:color="auto"/>
                    <w:bottom w:val="none" w:sz="0" w:space="0" w:color="auto"/>
                    <w:right w:val="none" w:sz="0" w:space="0" w:color="auto"/>
                  </w:divBdr>
                </w:div>
                <w:div w:id="1529637883">
                  <w:marLeft w:val="0"/>
                  <w:marRight w:val="0"/>
                  <w:marTop w:val="0"/>
                  <w:marBottom w:val="0"/>
                  <w:divBdr>
                    <w:top w:val="none" w:sz="0" w:space="0" w:color="auto"/>
                    <w:left w:val="none" w:sz="0" w:space="0" w:color="auto"/>
                    <w:bottom w:val="none" w:sz="0" w:space="0" w:color="auto"/>
                    <w:right w:val="none" w:sz="0" w:space="0" w:color="auto"/>
                  </w:divBdr>
                </w:div>
                <w:div w:id="1531600589">
                  <w:marLeft w:val="0"/>
                  <w:marRight w:val="0"/>
                  <w:marTop w:val="0"/>
                  <w:marBottom w:val="0"/>
                  <w:divBdr>
                    <w:top w:val="none" w:sz="0" w:space="0" w:color="auto"/>
                    <w:left w:val="none" w:sz="0" w:space="0" w:color="auto"/>
                    <w:bottom w:val="none" w:sz="0" w:space="0" w:color="auto"/>
                    <w:right w:val="none" w:sz="0" w:space="0" w:color="auto"/>
                  </w:divBdr>
                </w:div>
                <w:div w:id="1532691543">
                  <w:marLeft w:val="0"/>
                  <w:marRight w:val="0"/>
                  <w:marTop w:val="0"/>
                  <w:marBottom w:val="0"/>
                  <w:divBdr>
                    <w:top w:val="none" w:sz="0" w:space="0" w:color="auto"/>
                    <w:left w:val="none" w:sz="0" w:space="0" w:color="auto"/>
                    <w:bottom w:val="none" w:sz="0" w:space="0" w:color="auto"/>
                    <w:right w:val="none" w:sz="0" w:space="0" w:color="auto"/>
                  </w:divBdr>
                </w:div>
                <w:div w:id="1534268330">
                  <w:marLeft w:val="0"/>
                  <w:marRight w:val="0"/>
                  <w:marTop w:val="0"/>
                  <w:marBottom w:val="0"/>
                  <w:divBdr>
                    <w:top w:val="none" w:sz="0" w:space="0" w:color="auto"/>
                    <w:left w:val="none" w:sz="0" w:space="0" w:color="auto"/>
                    <w:bottom w:val="none" w:sz="0" w:space="0" w:color="auto"/>
                    <w:right w:val="none" w:sz="0" w:space="0" w:color="auto"/>
                  </w:divBdr>
                </w:div>
                <w:div w:id="1536969115">
                  <w:marLeft w:val="0"/>
                  <w:marRight w:val="0"/>
                  <w:marTop w:val="0"/>
                  <w:marBottom w:val="0"/>
                  <w:divBdr>
                    <w:top w:val="none" w:sz="0" w:space="0" w:color="auto"/>
                    <w:left w:val="none" w:sz="0" w:space="0" w:color="auto"/>
                    <w:bottom w:val="none" w:sz="0" w:space="0" w:color="auto"/>
                    <w:right w:val="none" w:sz="0" w:space="0" w:color="auto"/>
                  </w:divBdr>
                </w:div>
                <w:div w:id="1539585796">
                  <w:marLeft w:val="0"/>
                  <w:marRight w:val="0"/>
                  <w:marTop w:val="0"/>
                  <w:marBottom w:val="0"/>
                  <w:divBdr>
                    <w:top w:val="none" w:sz="0" w:space="0" w:color="auto"/>
                    <w:left w:val="none" w:sz="0" w:space="0" w:color="auto"/>
                    <w:bottom w:val="none" w:sz="0" w:space="0" w:color="auto"/>
                    <w:right w:val="none" w:sz="0" w:space="0" w:color="auto"/>
                  </w:divBdr>
                </w:div>
                <w:div w:id="1541044419">
                  <w:marLeft w:val="0"/>
                  <w:marRight w:val="0"/>
                  <w:marTop w:val="0"/>
                  <w:marBottom w:val="0"/>
                  <w:divBdr>
                    <w:top w:val="none" w:sz="0" w:space="0" w:color="auto"/>
                    <w:left w:val="none" w:sz="0" w:space="0" w:color="auto"/>
                    <w:bottom w:val="none" w:sz="0" w:space="0" w:color="auto"/>
                    <w:right w:val="none" w:sz="0" w:space="0" w:color="auto"/>
                  </w:divBdr>
                </w:div>
                <w:div w:id="1544518902">
                  <w:marLeft w:val="0"/>
                  <w:marRight w:val="0"/>
                  <w:marTop w:val="0"/>
                  <w:marBottom w:val="0"/>
                  <w:divBdr>
                    <w:top w:val="none" w:sz="0" w:space="0" w:color="auto"/>
                    <w:left w:val="none" w:sz="0" w:space="0" w:color="auto"/>
                    <w:bottom w:val="none" w:sz="0" w:space="0" w:color="auto"/>
                    <w:right w:val="none" w:sz="0" w:space="0" w:color="auto"/>
                  </w:divBdr>
                </w:div>
                <w:div w:id="1545561359">
                  <w:marLeft w:val="0"/>
                  <w:marRight w:val="0"/>
                  <w:marTop w:val="0"/>
                  <w:marBottom w:val="0"/>
                  <w:divBdr>
                    <w:top w:val="none" w:sz="0" w:space="0" w:color="auto"/>
                    <w:left w:val="none" w:sz="0" w:space="0" w:color="auto"/>
                    <w:bottom w:val="none" w:sz="0" w:space="0" w:color="auto"/>
                    <w:right w:val="none" w:sz="0" w:space="0" w:color="auto"/>
                  </w:divBdr>
                </w:div>
                <w:div w:id="1546792054">
                  <w:marLeft w:val="0"/>
                  <w:marRight w:val="0"/>
                  <w:marTop w:val="0"/>
                  <w:marBottom w:val="0"/>
                  <w:divBdr>
                    <w:top w:val="none" w:sz="0" w:space="0" w:color="auto"/>
                    <w:left w:val="none" w:sz="0" w:space="0" w:color="auto"/>
                    <w:bottom w:val="none" w:sz="0" w:space="0" w:color="auto"/>
                    <w:right w:val="none" w:sz="0" w:space="0" w:color="auto"/>
                  </w:divBdr>
                </w:div>
                <w:div w:id="1547332014">
                  <w:marLeft w:val="0"/>
                  <w:marRight w:val="0"/>
                  <w:marTop w:val="0"/>
                  <w:marBottom w:val="0"/>
                  <w:divBdr>
                    <w:top w:val="none" w:sz="0" w:space="0" w:color="auto"/>
                    <w:left w:val="none" w:sz="0" w:space="0" w:color="auto"/>
                    <w:bottom w:val="none" w:sz="0" w:space="0" w:color="auto"/>
                    <w:right w:val="none" w:sz="0" w:space="0" w:color="auto"/>
                  </w:divBdr>
                </w:div>
                <w:div w:id="1548756953">
                  <w:marLeft w:val="0"/>
                  <w:marRight w:val="0"/>
                  <w:marTop w:val="0"/>
                  <w:marBottom w:val="0"/>
                  <w:divBdr>
                    <w:top w:val="none" w:sz="0" w:space="0" w:color="auto"/>
                    <w:left w:val="none" w:sz="0" w:space="0" w:color="auto"/>
                    <w:bottom w:val="none" w:sz="0" w:space="0" w:color="auto"/>
                    <w:right w:val="none" w:sz="0" w:space="0" w:color="auto"/>
                  </w:divBdr>
                </w:div>
                <w:div w:id="1551646468">
                  <w:marLeft w:val="0"/>
                  <w:marRight w:val="0"/>
                  <w:marTop w:val="0"/>
                  <w:marBottom w:val="0"/>
                  <w:divBdr>
                    <w:top w:val="none" w:sz="0" w:space="0" w:color="auto"/>
                    <w:left w:val="none" w:sz="0" w:space="0" w:color="auto"/>
                    <w:bottom w:val="none" w:sz="0" w:space="0" w:color="auto"/>
                    <w:right w:val="none" w:sz="0" w:space="0" w:color="auto"/>
                  </w:divBdr>
                </w:div>
                <w:div w:id="1556697896">
                  <w:marLeft w:val="0"/>
                  <w:marRight w:val="0"/>
                  <w:marTop w:val="0"/>
                  <w:marBottom w:val="0"/>
                  <w:divBdr>
                    <w:top w:val="none" w:sz="0" w:space="0" w:color="auto"/>
                    <w:left w:val="none" w:sz="0" w:space="0" w:color="auto"/>
                    <w:bottom w:val="none" w:sz="0" w:space="0" w:color="auto"/>
                    <w:right w:val="none" w:sz="0" w:space="0" w:color="auto"/>
                  </w:divBdr>
                </w:div>
                <w:div w:id="1565290730">
                  <w:marLeft w:val="0"/>
                  <w:marRight w:val="0"/>
                  <w:marTop w:val="0"/>
                  <w:marBottom w:val="0"/>
                  <w:divBdr>
                    <w:top w:val="none" w:sz="0" w:space="0" w:color="auto"/>
                    <w:left w:val="none" w:sz="0" w:space="0" w:color="auto"/>
                    <w:bottom w:val="none" w:sz="0" w:space="0" w:color="auto"/>
                    <w:right w:val="none" w:sz="0" w:space="0" w:color="auto"/>
                  </w:divBdr>
                </w:div>
                <w:div w:id="1565293369">
                  <w:marLeft w:val="0"/>
                  <w:marRight w:val="0"/>
                  <w:marTop w:val="0"/>
                  <w:marBottom w:val="0"/>
                  <w:divBdr>
                    <w:top w:val="none" w:sz="0" w:space="0" w:color="auto"/>
                    <w:left w:val="none" w:sz="0" w:space="0" w:color="auto"/>
                    <w:bottom w:val="none" w:sz="0" w:space="0" w:color="auto"/>
                    <w:right w:val="none" w:sz="0" w:space="0" w:color="auto"/>
                  </w:divBdr>
                </w:div>
                <w:div w:id="1565946590">
                  <w:marLeft w:val="0"/>
                  <w:marRight w:val="0"/>
                  <w:marTop w:val="0"/>
                  <w:marBottom w:val="0"/>
                  <w:divBdr>
                    <w:top w:val="none" w:sz="0" w:space="0" w:color="auto"/>
                    <w:left w:val="none" w:sz="0" w:space="0" w:color="auto"/>
                    <w:bottom w:val="none" w:sz="0" w:space="0" w:color="auto"/>
                    <w:right w:val="none" w:sz="0" w:space="0" w:color="auto"/>
                  </w:divBdr>
                </w:div>
                <w:div w:id="1566455591">
                  <w:marLeft w:val="0"/>
                  <w:marRight w:val="0"/>
                  <w:marTop w:val="0"/>
                  <w:marBottom w:val="0"/>
                  <w:divBdr>
                    <w:top w:val="none" w:sz="0" w:space="0" w:color="auto"/>
                    <w:left w:val="none" w:sz="0" w:space="0" w:color="auto"/>
                    <w:bottom w:val="none" w:sz="0" w:space="0" w:color="auto"/>
                    <w:right w:val="none" w:sz="0" w:space="0" w:color="auto"/>
                  </w:divBdr>
                </w:div>
                <w:div w:id="1574314465">
                  <w:marLeft w:val="0"/>
                  <w:marRight w:val="0"/>
                  <w:marTop w:val="0"/>
                  <w:marBottom w:val="0"/>
                  <w:divBdr>
                    <w:top w:val="none" w:sz="0" w:space="0" w:color="auto"/>
                    <w:left w:val="none" w:sz="0" w:space="0" w:color="auto"/>
                    <w:bottom w:val="none" w:sz="0" w:space="0" w:color="auto"/>
                    <w:right w:val="none" w:sz="0" w:space="0" w:color="auto"/>
                  </w:divBdr>
                </w:div>
                <w:div w:id="1575435083">
                  <w:marLeft w:val="0"/>
                  <w:marRight w:val="0"/>
                  <w:marTop w:val="0"/>
                  <w:marBottom w:val="0"/>
                  <w:divBdr>
                    <w:top w:val="none" w:sz="0" w:space="0" w:color="auto"/>
                    <w:left w:val="none" w:sz="0" w:space="0" w:color="auto"/>
                    <w:bottom w:val="none" w:sz="0" w:space="0" w:color="auto"/>
                    <w:right w:val="none" w:sz="0" w:space="0" w:color="auto"/>
                  </w:divBdr>
                </w:div>
                <w:div w:id="1575511867">
                  <w:marLeft w:val="0"/>
                  <w:marRight w:val="0"/>
                  <w:marTop w:val="0"/>
                  <w:marBottom w:val="0"/>
                  <w:divBdr>
                    <w:top w:val="none" w:sz="0" w:space="0" w:color="auto"/>
                    <w:left w:val="none" w:sz="0" w:space="0" w:color="auto"/>
                    <w:bottom w:val="none" w:sz="0" w:space="0" w:color="auto"/>
                    <w:right w:val="none" w:sz="0" w:space="0" w:color="auto"/>
                  </w:divBdr>
                </w:div>
                <w:div w:id="1575895042">
                  <w:marLeft w:val="0"/>
                  <w:marRight w:val="0"/>
                  <w:marTop w:val="0"/>
                  <w:marBottom w:val="0"/>
                  <w:divBdr>
                    <w:top w:val="none" w:sz="0" w:space="0" w:color="auto"/>
                    <w:left w:val="none" w:sz="0" w:space="0" w:color="auto"/>
                    <w:bottom w:val="none" w:sz="0" w:space="0" w:color="auto"/>
                    <w:right w:val="none" w:sz="0" w:space="0" w:color="auto"/>
                  </w:divBdr>
                </w:div>
                <w:div w:id="1577980080">
                  <w:marLeft w:val="0"/>
                  <w:marRight w:val="0"/>
                  <w:marTop w:val="0"/>
                  <w:marBottom w:val="0"/>
                  <w:divBdr>
                    <w:top w:val="none" w:sz="0" w:space="0" w:color="auto"/>
                    <w:left w:val="none" w:sz="0" w:space="0" w:color="auto"/>
                    <w:bottom w:val="none" w:sz="0" w:space="0" w:color="auto"/>
                    <w:right w:val="none" w:sz="0" w:space="0" w:color="auto"/>
                  </w:divBdr>
                </w:div>
                <w:div w:id="1578856755">
                  <w:marLeft w:val="0"/>
                  <w:marRight w:val="0"/>
                  <w:marTop w:val="0"/>
                  <w:marBottom w:val="0"/>
                  <w:divBdr>
                    <w:top w:val="none" w:sz="0" w:space="0" w:color="auto"/>
                    <w:left w:val="none" w:sz="0" w:space="0" w:color="auto"/>
                    <w:bottom w:val="none" w:sz="0" w:space="0" w:color="auto"/>
                    <w:right w:val="none" w:sz="0" w:space="0" w:color="auto"/>
                  </w:divBdr>
                </w:div>
                <w:div w:id="1579364753">
                  <w:marLeft w:val="0"/>
                  <w:marRight w:val="0"/>
                  <w:marTop w:val="0"/>
                  <w:marBottom w:val="0"/>
                  <w:divBdr>
                    <w:top w:val="none" w:sz="0" w:space="0" w:color="auto"/>
                    <w:left w:val="none" w:sz="0" w:space="0" w:color="auto"/>
                    <w:bottom w:val="none" w:sz="0" w:space="0" w:color="auto"/>
                    <w:right w:val="none" w:sz="0" w:space="0" w:color="auto"/>
                  </w:divBdr>
                </w:div>
                <w:div w:id="1580482476">
                  <w:marLeft w:val="0"/>
                  <w:marRight w:val="0"/>
                  <w:marTop w:val="0"/>
                  <w:marBottom w:val="0"/>
                  <w:divBdr>
                    <w:top w:val="none" w:sz="0" w:space="0" w:color="auto"/>
                    <w:left w:val="none" w:sz="0" w:space="0" w:color="auto"/>
                    <w:bottom w:val="none" w:sz="0" w:space="0" w:color="auto"/>
                    <w:right w:val="none" w:sz="0" w:space="0" w:color="auto"/>
                  </w:divBdr>
                </w:div>
                <w:div w:id="1582250486">
                  <w:marLeft w:val="0"/>
                  <w:marRight w:val="0"/>
                  <w:marTop w:val="0"/>
                  <w:marBottom w:val="0"/>
                  <w:divBdr>
                    <w:top w:val="none" w:sz="0" w:space="0" w:color="auto"/>
                    <w:left w:val="none" w:sz="0" w:space="0" w:color="auto"/>
                    <w:bottom w:val="none" w:sz="0" w:space="0" w:color="auto"/>
                    <w:right w:val="none" w:sz="0" w:space="0" w:color="auto"/>
                  </w:divBdr>
                </w:div>
                <w:div w:id="1584561858">
                  <w:marLeft w:val="0"/>
                  <w:marRight w:val="0"/>
                  <w:marTop w:val="0"/>
                  <w:marBottom w:val="0"/>
                  <w:divBdr>
                    <w:top w:val="none" w:sz="0" w:space="0" w:color="auto"/>
                    <w:left w:val="none" w:sz="0" w:space="0" w:color="auto"/>
                    <w:bottom w:val="none" w:sz="0" w:space="0" w:color="auto"/>
                    <w:right w:val="none" w:sz="0" w:space="0" w:color="auto"/>
                  </w:divBdr>
                </w:div>
                <w:div w:id="1587572720">
                  <w:marLeft w:val="0"/>
                  <w:marRight w:val="0"/>
                  <w:marTop w:val="0"/>
                  <w:marBottom w:val="0"/>
                  <w:divBdr>
                    <w:top w:val="none" w:sz="0" w:space="0" w:color="auto"/>
                    <w:left w:val="none" w:sz="0" w:space="0" w:color="auto"/>
                    <w:bottom w:val="none" w:sz="0" w:space="0" w:color="auto"/>
                    <w:right w:val="none" w:sz="0" w:space="0" w:color="auto"/>
                  </w:divBdr>
                </w:div>
                <w:div w:id="1591697920">
                  <w:marLeft w:val="0"/>
                  <w:marRight w:val="0"/>
                  <w:marTop w:val="0"/>
                  <w:marBottom w:val="0"/>
                  <w:divBdr>
                    <w:top w:val="none" w:sz="0" w:space="0" w:color="auto"/>
                    <w:left w:val="none" w:sz="0" w:space="0" w:color="auto"/>
                    <w:bottom w:val="none" w:sz="0" w:space="0" w:color="auto"/>
                    <w:right w:val="none" w:sz="0" w:space="0" w:color="auto"/>
                  </w:divBdr>
                </w:div>
                <w:div w:id="1595239653">
                  <w:marLeft w:val="0"/>
                  <w:marRight w:val="0"/>
                  <w:marTop w:val="0"/>
                  <w:marBottom w:val="0"/>
                  <w:divBdr>
                    <w:top w:val="none" w:sz="0" w:space="0" w:color="auto"/>
                    <w:left w:val="none" w:sz="0" w:space="0" w:color="auto"/>
                    <w:bottom w:val="none" w:sz="0" w:space="0" w:color="auto"/>
                    <w:right w:val="none" w:sz="0" w:space="0" w:color="auto"/>
                  </w:divBdr>
                </w:div>
                <w:div w:id="1596936589">
                  <w:marLeft w:val="0"/>
                  <w:marRight w:val="0"/>
                  <w:marTop w:val="0"/>
                  <w:marBottom w:val="0"/>
                  <w:divBdr>
                    <w:top w:val="none" w:sz="0" w:space="0" w:color="auto"/>
                    <w:left w:val="none" w:sz="0" w:space="0" w:color="auto"/>
                    <w:bottom w:val="none" w:sz="0" w:space="0" w:color="auto"/>
                    <w:right w:val="none" w:sz="0" w:space="0" w:color="auto"/>
                  </w:divBdr>
                </w:div>
                <w:div w:id="1597517479">
                  <w:marLeft w:val="0"/>
                  <w:marRight w:val="0"/>
                  <w:marTop w:val="0"/>
                  <w:marBottom w:val="0"/>
                  <w:divBdr>
                    <w:top w:val="none" w:sz="0" w:space="0" w:color="auto"/>
                    <w:left w:val="none" w:sz="0" w:space="0" w:color="auto"/>
                    <w:bottom w:val="none" w:sz="0" w:space="0" w:color="auto"/>
                    <w:right w:val="none" w:sz="0" w:space="0" w:color="auto"/>
                  </w:divBdr>
                </w:div>
                <w:div w:id="1600943323">
                  <w:marLeft w:val="0"/>
                  <w:marRight w:val="0"/>
                  <w:marTop w:val="0"/>
                  <w:marBottom w:val="0"/>
                  <w:divBdr>
                    <w:top w:val="none" w:sz="0" w:space="0" w:color="auto"/>
                    <w:left w:val="none" w:sz="0" w:space="0" w:color="auto"/>
                    <w:bottom w:val="none" w:sz="0" w:space="0" w:color="auto"/>
                    <w:right w:val="none" w:sz="0" w:space="0" w:color="auto"/>
                  </w:divBdr>
                </w:div>
                <w:div w:id="1605268487">
                  <w:marLeft w:val="0"/>
                  <w:marRight w:val="0"/>
                  <w:marTop w:val="0"/>
                  <w:marBottom w:val="0"/>
                  <w:divBdr>
                    <w:top w:val="none" w:sz="0" w:space="0" w:color="auto"/>
                    <w:left w:val="none" w:sz="0" w:space="0" w:color="auto"/>
                    <w:bottom w:val="none" w:sz="0" w:space="0" w:color="auto"/>
                    <w:right w:val="none" w:sz="0" w:space="0" w:color="auto"/>
                  </w:divBdr>
                </w:div>
                <w:div w:id="1605383972">
                  <w:marLeft w:val="0"/>
                  <w:marRight w:val="0"/>
                  <w:marTop w:val="0"/>
                  <w:marBottom w:val="0"/>
                  <w:divBdr>
                    <w:top w:val="none" w:sz="0" w:space="0" w:color="auto"/>
                    <w:left w:val="none" w:sz="0" w:space="0" w:color="auto"/>
                    <w:bottom w:val="none" w:sz="0" w:space="0" w:color="auto"/>
                    <w:right w:val="none" w:sz="0" w:space="0" w:color="auto"/>
                  </w:divBdr>
                </w:div>
                <w:div w:id="1606305036">
                  <w:marLeft w:val="0"/>
                  <w:marRight w:val="0"/>
                  <w:marTop w:val="0"/>
                  <w:marBottom w:val="0"/>
                  <w:divBdr>
                    <w:top w:val="none" w:sz="0" w:space="0" w:color="auto"/>
                    <w:left w:val="none" w:sz="0" w:space="0" w:color="auto"/>
                    <w:bottom w:val="none" w:sz="0" w:space="0" w:color="auto"/>
                    <w:right w:val="none" w:sz="0" w:space="0" w:color="auto"/>
                  </w:divBdr>
                </w:div>
                <w:div w:id="1606497592">
                  <w:marLeft w:val="0"/>
                  <w:marRight w:val="0"/>
                  <w:marTop w:val="0"/>
                  <w:marBottom w:val="0"/>
                  <w:divBdr>
                    <w:top w:val="none" w:sz="0" w:space="0" w:color="auto"/>
                    <w:left w:val="none" w:sz="0" w:space="0" w:color="auto"/>
                    <w:bottom w:val="none" w:sz="0" w:space="0" w:color="auto"/>
                    <w:right w:val="none" w:sz="0" w:space="0" w:color="auto"/>
                  </w:divBdr>
                </w:div>
                <w:div w:id="1606958144">
                  <w:marLeft w:val="0"/>
                  <w:marRight w:val="0"/>
                  <w:marTop w:val="0"/>
                  <w:marBottom w:val="0"/>
                  <w:divBdr>
                    <w:top w:val="none" w:sz="0" w:space="0" w:color="auto"/>
                    <w:left w:val="none" w:sz="0" w:space="0" w:color="auto"/>
                    <w:bottom w:val="none" w:sz="0" w:space="0" w:color="auto"/>
                    <w:right w:val="none" w:sz="0" w:space="0" w:color="auto"/>
                  </w:divBdr>
                </w:div>
                <w:div w:id="1607034448">
                  <w:marLeft w:val="0"/>
                  <w:marRight w:val="0"/>
                  <w:marTop w:val="0"/>
                  <w:marBottom w:val="0"/>
                  <w:divBdr>
                    <w:top w:val="none" w:sz="0" w:space="0" w:color="auto"/>
                    <w:left w:val="none" w:sz="0" w:space="0" w:color="auto"/>
                    <w:bottom w:val="none" w:sz="0" w:space="0" w:color="auto"/>
                    <w:right w:val="none" w:sz="0" w:space="0" w:color="auto"/>
                  </w:divBdr>
                </w:div>
                <w:div w:id="1608384568">
                  <w:marLeft w:val="0"/>
                  <w:marRight w:val="0"/>
                  <w:marTop w:val="0"/>
                  <w:marBottom w:val="0"/>
                  <w:divBdr>
                    <w:top w:val="none" w:sz="0" w:space="0" w:color="auto"/>
                    <w:left w:val="none" w:sz="0" w:space="0" w:color="auto"/>
                    <w:bottom w:val="none" w:sz="0" w:space="0" w:color="auto"/>
                    <w:right w:val="none" w:sz="0" w:space="0" w:color="auto"/>
                  </w:divBdr>
                </w:div>
                <w:div w:id="1608610935">
                  <w:marLeft w:val="0"/>
                  <w:marRight w:val="0"/>
                  <w:marTop w:val="0"/>
                  <w:marBottom w:val="0"/>
                  <w:divBdr>
                    <w:top w:val="none" w:sz="0" w:space="0" w:color="auto"/>
                    <w:left w:val="none" w:sz="0" w:space="0" w:color="auto"/>
                    <w:bottom w:val="none" w:sz="0" w:space="0" w:color="auto"/>
                    <w:right w:val="none" w:sz="0" w:space="0" w:color="auto"/>
                  </w:divBdr>
                </w:div>
                <w:div w:id="1611669327">
                  <w:marLeft w:val="0"/>
                  <w:marRight w:val="0"/>
                  <w:marTop w:val="0"/>
                  <w:marBottom w:val="0"/>
                  <w:divBdr>
                    <w:top w:val="none" w:sz="0" w:space="0" w:color="auto"/>
                    <w:left w:val="none" w:sz="0" w:space="0" w:color="auto"/>
                    <w:bottom w:val="none" w:sz="0" w:space="0" w:color="auto"/>
                    <w:right w:val="none" w:sz="0" w:space="0" w:color="auto"/>
                  </w:divBdr>
                </w:div>
                <w:div w:id="1612542953">
                  <w:marLeft w:val="0"/>
                  <w:marRight w:val="0"/>
                  <w:marTop w:val="0"/>
                  <w:marBottom w:val="0"/>
                  <w:divBdr>
                    <w:top w:val="none" w:sz="0" w:space="0" w:color="auto"/>
                    <w:left w:val="none" w:sz="0" w:space="0" w:color="auto"/>
                    <w:bottom w:val="none" w:sz="0" w:space="0" w:color="auto"/>
                    <w:right w:val="none" w:sz="0" w:space="0" w:color="auto"/>
                  </w:divBdr>
                </w:div>
                <w:div w:id="1613898595">
                  <w:marLeft w:val="0"/>
                  <w:marRight w:val="0"/>
                  <w:marTop w:val="0"/>
                  <w:marBottom w:val="0"/>
                  <w:divBdr>
                    <w:top w:val="none" w:sz="0" w:space="0" w:color="auto"/>
                    <w:left w:val="none" w:sz="0" w:space="0" w:color="auto"/>
                    <w:bottom w:val="none" w:sz="0" w:space="0" w:color="auto"/>
                    <w:right w:val="none" w:sz="0" w:space="0" w:color="auto"/>
                  </w:divBdr>
                </w:div>
                <w:div w:id="1615210876">
                  <w:marLeft w:val="0"/>
                  <w:marRight w:val="0"/>
                  <w:marTop w:val="0"/>
                  <w:marBottom w:val="0"/>
                  <w:divBdr>
                    <w:top w:val="none" w:sz="0" w:space="0" w:color="auto"/>
                    <w:left w:val="none" w:sz="0" w:space="0" w:color="auto"/>
                    <w:bottom w:val="none" w:sz="0" w:space="0" w:color="auto"/>
                    <w:right w:val="none" w:sz="0" w:space="0" w:color="auto"/>
                  </w:divBdr>
                </w:div>
                <w:div w:id="1618483104">
                  <w:marLeft w:val="0"/>
                  <w:marRight w:val="0"/>
                  <w:marTop w:val="0"/>
                  <w:marBottom w:val="0"/>
                  <w:divBdr>
                    <w:top w:val="none" w:sz="0" w:space="0" w:color="auto"/>
                    <w:left w:val="none" w:sz="0" w:space="0" w:color="auto"/>
                    <w:bottom w:val="none" w:sz="0" w:space="0" w:color="auto"/>
                    <w:right w:val="none" w:sz="0" w:space="0" w:color="auto"/>
                  </w:divBdr>
                </w:div>
                <w:div w:id="1621229827">
                  <w:marLeft w:val="0"/>
                  <w:marRight w:val="0"/>
                  <w:marTop w:val="0"/>
                  <w:marBottom w:val="0"/>
                  <w:divBdr>
                    <w:top w:val="none" w:sz="0" w:space="0" w:color="auto"/>
                    <w:left w:val="none" w:sz="0" w:space="0" w:color="auto"/>
                    <w:bottom w:val="none" w:sz="0" w:space="0" w:color="auto"/>
                    <w:right w:val="none" w:sz="0" w:space="0" w:color="auto"/>
                  </w:divBdr>
                </w:div>
                <w:div w:id="1621449740">
                  <w:marLeft w:val="0"/>
                  <w:marRight w:val="0"/>
                  <w:marTop w:val="0"/>
                  <w:marBottom w:val="0"/>
                  <w:divBdr>
                    <w:top w:val="none" w:sz="0" w:space="0" w:color="auto"/>
                    <w:left w:val="none" w:sz="0" w:space="0" w:color="auto"/>
                    <w:bottom w:val="none" w:sz="0" w:space="0" w:color="auto"/>
                    <w:right w:val="none" w:sz="0" w:space="0" w:color="auto"/>
                  </w:divBdr>
                </w:div>
                <w:div w:id="1624576978">
                  <w:marLeft w:val="0"/>
                  <w:marRight w:val="0"/>
                  <w:marTop w:val="0"/>
                  <w:marBottom w:val="0"/>
                  <w:divBdr>
                    <w:top w:val="none" w:sz="0" w:space="0" w:color="auto"/>
                    <w:left w:val="none" w:sz="0" w:space="0" w:color="auto"/>
                    <w:bottom w:val="none" w:sz="0" w:space="0" w:color="auto"/>
                    <w:right w:val="none" w:sz="0" w:space="0" w:color="auto"/>
                  </w:divBdr>
                </w:div>
                <w:div w:id="1625580445">
                  <w:marLeft w:val="0"/>
                  <w:marRight w:val="0"/>
                  <w:marTop w:val="0"/>
                  <w:marBottom w:val="0"/>
                  <w:divBdr>
                    <w:top w:val="none" w:sz="0" w:space="0" w:color="auto"/>
                    <w:left w:val="none" w:sz="0" w:space="0" w:color="auto"/>
                    <w:bottom w:val="none" w:sz="0" w:space="0" w:color="auto"/>
                    <w:right w:val="none" w:sz="0" w:space="0" w:color="auto"/>
                  </w:divBdr>
                </w:div>
                <w:div w:id="1625966109">
                  <w:marLeft w:val="0"/>
                  <w:marRight w:val="0"/>
                  <w:marTop w:val="0"/>
                  <w:marBottom w:val="0"/>
                  <w:divBdr>
                    <w:top w:val="none" w:sz="0" w:space="0" w:color="auto"/>
                    <w:left w:val="none" w:sz="0" w:space="0" w:color="auto"/>
                    <w:bottom w:val="none" w:sz="0" w:space="0" w:color="auto"/>
                    <w:right w:val="none" w:sz="0" w:space="0" w:color="auto"/>
                  </w:divBdr>
                </w:div>
                <w:div w:id="1626279663">
                  <w:marLeft w:val="0"/>
                  <w:marRight w:val="0"/>
                  <w:marTop w:val="0"/>
                  <w:marBottom w:val="0"/>
                  <w:divBdr>
                    <w:top w:val="none" w:sz="0" w:space="0" w:color="auto"/>
                    <w:left w:val="none" w:sz="0" w:space="0" w:color="auto"/>
                    <w:bottom w:val="none" w:sz="0" w:space="0" w:color="auto"/>
                    <w:right w:val="none" w:sz="0" w:space="0" w:color="auto"/>
                  </w:divBdr>
                </w:div>
                <w:div w:id="1628664099">
                  <w:marLeft w:val="0"/>
                  <w:marRight w:val="0"/>
                  <w:marTop w:val="0"/>
                  <w:marBottom w:val="0"/>
                  <w:divBdr>
                    <w:top w:val="none" w:sz="0" w:space="0" w:color="auto"/>
                    <w:left w:val="none" w:sz="0" w:space="0" w:color="auto"/>
                    <w:bottom w:val="none" w:sz="0" w:space="0" w:color="auto"/>
                    <w:right w:val="none" w:sz="0" w:space="0" w:color="auto"/>
                  </w:divBdr>
                </w:div>
                <w:div w:id="1633049833">
                  <w:marLeft w:val="0"/>
                  <w:marRight w:val="0"/>
                  <w:marTop w:val="0"/>
                  <w:marBottom w:val="0"/>
                  <w:divBdr>
                    <w:top w:val="none" w:sz="0" w:space="0" w:color="auto"/>
                    <w:left w:val="none" w:sz="0" w:space="0" w:color="auto"/>
                    <w:bottom w:val="none" w:sz="0" w:space="0" w:color="auto"/>
                    <w:right w:val="none" w:sz="0" w:space="0" w:color="auto"/>
                  </w:divBdr>
                </w:div>
                <w:div w:id="1637830562">
                  <w:marLeft w:val="0"/>
                  <w:marRight w:val="0"/>
                  <w:marTop w:val="0"/>
                  <w:marBottom w:val="0"/>
                  <w:divBdr>
                    <w:top w:val="none" w:sz="0" w:space="0" w:color="auto"/>
                    <w:left w:val="none" w:sz="0" w:space="0" w:color="auto"/>
                    <w:bottom w:val="none" w:sz="0" w:space="0" w:color="auto"/>
                    <w:right w:val="none" w:sz="0" w:space="0" w:color="auto"/>
                  </w:divBdr>
                </w:div>
                <w:div w:id="1638367083">
                  <w:marLeft w:val="0"/>
                  <w:marRight w:val="0"/>
                  <w:marTop w:val="0"/>
                  <w:marBottom w:val="0"/>
                  <w:divBdr>
                    <w:top w:val="none" w:sz="0" w:space="0" w:color="auto"/>
                    <w:left w:val="none" w:sz="0" w:space="0" w:color="auto"/>
                    <w:bottom w:val="none" w:sz="0" w:space="0" w:color="auto"/>
                    <w:right w:val="none" w:sz="0" w:space="0" w:color="auto"/>
                  </w:divBdr>
                </w:div>
                <w:div w:id="1641882981">
                  <w:marLeft w:val="0"/>
                  <w:marRight w:val="0"/>
                  <w:marTop w:val="0"/>
                  <w:marBottom w:val="0"/>
                  <w:divBdr>
                    <w:top w:val="none" w:sz="0" w:space="0" w:color="auto"/>
                    <w:left w:val="none" w:sz="0" w:space="0" w:color="auto"/>
                    <w:bottom w:val="none" w:sz="0" w:space="0" w:color="auto"/>
                    <w:right w:val="none" w:sz="0" w:space="0" w:color="auto"/>
                  </w:divBdr>
                </w:div>
                <w:div w:id="1643465610">
                  <w:marLeft w:val="0"/>
                  <w:marRight w:val="0"/>
                  <w:marTop w:val="0"/>
                  <w:marBottom w:val="0"/>
                  <w:divBdr>
                    <w:top w:val="none" w:sz="0" w:space="0" w:color="auto"/>
                    <w:left w:val="none" w:sz="0" w:space="0" w:color="auto"/>
                    <w:bottom w:val="none" w:sz="0" w:space="0" w:color="auto"/>
                    <w:right w:val="none" w:sz="0" w:space="0" w:color="auto"/>
                  </w:divBdr>
                </w:div>
                <w:div w:id="1646473724">
                  <w:marLeft w:val="0"/>
                  <w:marRight w:val="0"/>
                  <w:marTop w:val="0"/>
                  <w:marBottom w:val="0"/>
                  <w:divBdr>
                    <w:top w:val="none" w:sz="0" w:space="0" w:color="auto"/>
                    <w:left w:val="none" w:sz="0" w:space="0" w:color="auto"/>
                    <w:bottom w:val="none" w:sz="0" w:space="0" w:color="auto"/>
                    <w:right w:val="none" w:sz="0" w:space="0" w:color="auto"/>
                  </w:divBdr>
                </w:div>
                <w:div w:id="1649747301">
                  <w:marLeft w:val="0"/>
                  <w:marRight w:val="0"/>
                  <w:marTop w:val="0"/>
                  <w:marBottom w:val="0"/>
                  <w:divBdr>
                    <w:top w:val="none" w:sz="0" w:space="0" w:color="auto"/>
                    <w:left w:val="none" w:sz="0" w:space="0" w:color="auto"/>
                    <w:bottom w:val="none" w:sz="0" w:space="0" w:color="auto"/>
                    <w:right w:val="none" w:sz="0" w:space="0" w:color="auto"/>
                  </w:divBdr>
                </w:div>
                <w:div w:id="1649751063">
                  <w:marLeft w:val="0"/>
                  <w:marRight w:val="0"/>
                  <w:marTop w:val="0"/>
                  <w:marBottom w:val="0"/>
                  <w:divBdr>
                    <w:top w:val="none" w:sz="0" w:space="0" w:color="auto"/>
                    <w:left w:val="none" w:sz="0" w:space="0" w:color="auto"/>
                    <w:bottom w:val="none" w:sz="0" w:space="0" w:color="auto"/>
                    <w:right w:val="none" w:sz="0" w:space="0" w:color="auto"/>
                  </w:divBdr>
                </w:div>
                <w:div w:id="1652176516">
                  <w:marLeft w:val="0"/>
                  <w:marRight w:val="0"/>
                  <w:marTop w:val="0"/>
                  <w:marBottom w:val="0"/>
                  <w:divBdr>
                    <w:top w:val="none" w:sz="0" w:space="0" w:color="auto"/>
                    <w:left w:val="none" w:sz="0" w:space="0" w:color="auto"/>
                    <w:bottom w:val="none" w:sz="0" w:space="0" w:color="auto"/>
                    <w:right w:val="none" w:sz="0" w:space="0" w:color="auto"/>
                  </w:divBdr>
                </w:div>
                <w:div w:id="1657494473">
                  <w:marLeft w:val="0"/>
                  <w:marRight w:val="0"/>
                  <w:marTop w:val="0"/>
                  <w:marBottom w:val="0"/>
                  <w:divBdr>
                    <w:top w:val="none" w:sz="0" w:space="0" w:color="auto"/>
                    <w:left w:val="none" w:sz="0" w:space="0" w:color="auto"/>
                    <w:bottom w:val="none" w:sz="0" w:space="0" w:color="auto"/>
                    <w:right w:val="none" w:sz="0" w:space="0" w:color="auto"/>
                  </w:divBdr>
                </w:div>
                <w:div w:id="1660042005">
                  <w:marLeft w:val="0"/>
                  <w:marRight w:val="0"/>
                  <w:marTop w:val="0"/>
                  <w:marBottom w:val="0"/>
                  <w:divBdr>
                    <w:top w:val="none" w:sz="0" w:space="0" w:color="auto"/>
                    <w:left w:val="none" w:sz="0" w:space="0" w:color="auto"/>
                    <w:bottom w:val="none" w:sz="0" w:space="0" w:color="auto"/>
                    <w:right w:val="none" w:sz="0" w:space="0" w:color="auto"/>
                  </w:divBdr>
                </w:div>
                <w:div w:id="1660226278">
                  <w:marLeft w:val="0"/>
                  <w:marRight w:val="0"/>
                  <w:marTop w:val="0"/>
                  <w:marBottom w:val="0"/>
                  <w:divBdr>
                    <w:top w:val="none" w:sz="0" w:space="0" w:color="auto"/>
                    <w:left w:val="none" w:sz="0" w:space="0" w:color="auto"/>
                    <w:bottom w:val="none" w:sz="0" w:space="0" w:color="auto"/>
                    <w:right w:val="none" w:sz="0" w:space="0" w:color="auto"/>
                  </w:divBdr>
                </w:div>
                <w:div w:id="1662271234">
                  <w:marLeft w:val="0"/>
                  <w:marRight w:val="0"/>
                  <w:marTop w:val="0"/>
                  <w:marBottom w:val="0"/>
                  <w:divBdr>
                    <w:top w:val="none" w:sz="0" w:space="0" w:color="auto"/>
                    <w:left w:val="none" w:sz="0" w:space="0" w:color="auto"/>
                    <w:bottom w:val="none" w:sz="0" w:space="0" w:color="auto"/>
                    <w:right w:val="none" w:sz="0" w:space="0" w:color="auto"/>
                  </w:divBdr>
                </w:div>
                <w:div w:id="1663705103">
                  <w:marLeft w:val="0"/>
                  <w:marRight w:val="0"/>
                  <w:marTop w:val="0"/>
                  <w:marBottom w:val="0"/>
                  <w:divBdr>
                    <w:top w:val="none" w:sz="0" w:space="0" w:color="auto"/>
                    <w:left w:val="none" w:sz="0" w:space="0" w:color="auto"/>
                    <w:bottom w:val="none" w:sz="0" w:space="0" w:color="auto"/>
                    <w:right w:val="none" w:sz="0" w:space="0" w:color="auto"/>
                  </w:divBdr>
                </w:div>
                <w:div w:id="1668360014">
                  <w:marLeft w:val="0"/>
                  <w:marRight w:val="0"/>
                  <w:marTop w:val="0"/>
                  <w:marBottom w:val="0"/>
                  <w:divBdr>
                    <w:top w:val="none" w:sz="0" w:space="0" w:color="auto"/>
                    <w:left w:val="none" w:sz="0" w:space="0" w:color="auto"/>
                    <w:bottom w:val="none" w:sz="0" w:space="0" w:color="auto"/>
                    <w:right w:val="none" w:sz="0" w:space="0" w:color="auto"/>
                  </w:divBdr>
                </w:div>
                <w:div w:id="1668708993">
                  <w:marLeft w:val="0"/>
                  <w:marRight w:val="0"/>
                  <w:marTop w:val="0"/>
                  <w:marBottom w:val="0"/>
                  <w:divBdr>
                    <w:top w:val="none" w:sz="0" w:space="0" w:color="auto"/>
                    <w:left w:val="none" w:sz="0" w:space="0" w:color="auto"/>
                    <w:bottom w:val="none" w:sz="0" w:space="0" w:color="auto"/>
                    <w:right w:val="none" w:sz="0" w:space="0" w:color="auto"/>
                  </w:divBdr>
                </w:div>
                <w:div w:id="1669869120">
                  <w:marLeft w:val="0"/>
                  <w:marRight w:val="0"/>
                  <w:marTop w:val="0"/>
                  <w:marBottom w:val="0"/>
                  <w:divBdr>
                    <w:top w:val="none" w:sz="0" w:space="0" w:color="auto"/>
                    <w:left w:val="none" w:sz="0" w:space="0" w:color="auto"/>
                    <w:bottom w:val="none" w:sz="0" w:space="0" w:color="auto"/>
                    <w:right w:val="none" w:sz="0" w:space="0" w:color="auto"/>
                  </w:divBdr>
                </w:div>
                <w:div w:id="1670670653">
                  <w:marLeft w:val="0"/>
                  <w:marRight w:val="0"/>
                  <w:marTop w:val="0"/>
                  <w:marBottom w:val="0"/>
                  <w:divBdr>
                    <w:top w:val="none" w:sz="0" w:space="0" w:color="auto"/>
                    <w:left w:val="none" w:sz="0" w:space="0" w:color="auto"/>
                    <w:bottom w:val="none" w:sz="0" w:space="0" w:color="auto"/>
                    <w:right w:val="none" w:sz="0" w:space="0" w:color="auto"/>
                  </w:divBdr>
                </w:div>
                <w:div w:id="1671375113">
                  <w:marLeft w:val="0"/>
                  <w:marRight w:val="0"/>
                  <w:marTop w:val="0"/>
                  <w:marBottom w:val="0"/>
                  <w:divBdr>
                    <w:top w:val="none" w:sz="0" w:space="0" w:color="auto"/>
                    <w:left w:val="none" w:sz="0" w:space="0" w:color="auto"/>
                    <w:bottom w:val="none" w:sz="0" w:space="0" w:color="auto"/>
                    <w:right w:val="none" w:sz="0" w:space="0" w:color="auto"/>
                  </w:divBdr>
                </w:div>
                <w:div w:id="1671638783">
                  <w:marLeft w:val="0"/>
                  <w:marRight w:val="0"/>
                  <w:marTop w:val="0"/>
                  <w:marBottom w:val="0"/>
                  <w:divBdr>
                    <w:top w:val="none" w:sz="0" w:space="0" w:color="auto"/>
                    <w:left w:val="none" w:sz="0" w:space="0" w:color="auto"/>
                    <w:bottom w:val="none" w:sz="0" w:space="0" w:color="auto"/>
                    <w:right w:val="none" w:sz="0" w:space="0" w:color="auto"/>
                  </w:divBdr>
                </w:div>
                <w:div w:id="1673220017">
                  <w:marLeft w:val="0"/>
                  <w:marRight w:val="0"/>
                  <w:marTop w:val="0"/>
                  <w:marBottom w:val="0"/>
                  <w:divBdr>
                    <w:top w:val="none" w:sz="0" w:space="0" w:color="auto"/>
                    <w:left w:val="none" w:sz="0" w:space="0" w:color="auto"/>
                    <w:bottom w:val="none" w:sz="0" w:space="0" w:color="auto"/>
                    <w:right w:val="none" w:sz="0" w:space="0" w:color="auto"/>
                  </w:divBdr>
                </w:div>
                <w:div w:id="1673410030">
                  <w:marLeft w:val="0"/>
                  <w:marRight w:val="0"/>
                  <w:marTop w:val="0"/>
                  <w:marBottom w:val="0"/>
                  <w:divBdr>
                    <w:top w:val="none" w:sz="0" w:space="0" w:color="auto"/>
                    <w:left w:val="none" w:sz="0" w:space="0" w:color="auto"/>
                    <w:bottom w:val="none" w:sz="0" w:space="0" w:color="auto"/>
                    <w:right w:val="none" w:sz="0" w:space="0" w:color="auto"/>
                  </w:divBdr>
                </w:div>
                <w:div w:id="1679388195">
                  <w:marLeft w:val="0"/>
                  <w:marRight w:val="0"/>
                  <w:marTop w:val="0"/>
                  <w:marBottom w:val="0"/>
                  <w:divBdr>
                    <w:top w:val="none" w:sz="0" w:space="0" w:color="auto"/>
                    <w:left w:val="none" w:sz="0" w:space="0" w:color="auto"/>
                    <w:bottom w:val="none" w:sz="0" w:space="0" w:color="auto"/>
                    <w:right w:val="none" w:sz="0" w:space="0" w:color="auto"/>
                  </w:divBdr>
                </w:div>
                <w:div w:id="1680426527">
                  <w:marLeft w:val="0"/>
                  <w:marRight w:val="0"/>
                  <w:marTop w:val="0"/>
                  <w:marBottom w:val="0"/>
                  <w:divBdr>
                    <w:top w:val="none" w:sz="0" w:space="0" w:color="auto"/>
                    <w:left w:val="none" w:sz="0" w:space="0" w:color="auto"/>
                    <w:bottom w:val="none" w:sz="0" w:space="0" w:color="auto"/>
                    <w:right w:val="none" w:sz="0" w:space="0" w:color="auto"/>
                  </w:divBdr>
                </w:div>
                <w:div w:id="1681736414">
                  <w:marLeft w:val="0"/>
                  <w:marRight w:val="0"/>
                  <w:marTop w:val="0"/>
                  <w:marBottom w:val="0"/>
                  <w:divBdr>
                    <w:top w:val="none" w:sz="0" w:space="0" w:color="auto"/>
                    <w:left w:val="none" w:sz="0" w:space="0" w:color="auto"/>
                    <w:bottom w:val="none" w:sz="0" w:space="0" w:color="auto"/>
                    <w:right w:val="none" w:sz="0" w:space="0" w:color="auto"/>
                  </w:divBdr>
                </w:div>
                <w:div w:id="1685474727">
                  <w:marLeft w:val="0"/>
                  <w:marRight w:val="0"/>
                  <w:marTop w:val="0"/>
                  <w:marBottom w:val="0"/>
                  <w:divBdr>
                    <w:top w:val="none" w:sz="0" w:space="0" w:color="auto"/>
                    <w:left w:val="none" w:sz="0" w:space="0" w:color="auto"/>
                    <w:bottom w:val="none" w:sz="0" w:space="0" w:color="auto"/>
                    <w:right w:val="none" w:sz="0" w:space="0" w:color="auto"/>
                  </w:divBdr>
                </w:div>
                <w:div w:id="1686712357">
                  <w:marLeft w:val="0"/>
                  <w:marRight w:val="0"/>
                  <w:marTop w:val="0"/>
                  <w:marBottom w:val="0"/>
                  <w:divBdr>
                    <w:top w:val="none" w:sz="0" w:space="0" w:color="auto"/>
                    <w:left w:val="none" w:sz="0" w:space="0" w:color="auto"/>
                    <w:bottom w:val="none" w:sz="0" w:space="0" w:color="auto"/>
                    <w:right w:val="none" w:sz="0" w:space="0" w:color="auto"/>
                  </w:divBdr>
                </w:div>
                <w:div w:id="1688864729">
                  <w:marLeft w:val="0"/>
                  <w:marRight w:val="0"/>
                  <w:marTop w:val="0"/>
                  <w:marBottom w:val="0"/>
                  <w:divBdr>
                    <w:top w:val="none" w:sz="0" w:space="0" w:color="auto"/>
                    <w:left w:val="none" w:sz="0" w:space="0" w:color="auto"/>
                    <w:bottom w:val="none" w:sz="0" w:space="0" w:color="auto"/>
                    <w:right w:val="none" w:sz="0" w:space="0" w:color="auto"/>
                  </w:divBdr>
                </w:div>
                <w:div w:id="1689017523">
                  <w:marLeft w:val="0"/>
                  <w:marRight w:val="0"/>
                  <w:marTop w:val="0"/>
                  <w:marBottom w:val="0"/>
                  <w:divBdr>
                    <w:top w:val="none" w:sz="0" w:space="0" w:color="auto"/>
                    <w:left w:val="none" w:sz="0" w:space="0" w:color="auto"/>
                    <w:bottom w:val="none" w:sz="0" w:space="0" w:color="auto"/>
                    <w:right w:val="none" w:sz="0" w:space="0" w:color="auto"/>
                  </w:divBdr>
                </w:div>
                <w:div w:id="1689406785">
                  <w:marLeft w:val="0"/>
                  <w:marRight w:val="0"/>
                  <w:marTop w:val="0"/>
                  <w:marBottom w:val="0"/>
                  <w:divBdr>
                    <w:top w:val="none" w:sz="0" w:space="0" w:color="auto"/>
                    <w:left w:val="none" w:sz="0" w:space="0" w:color="auto"/>
                    <w:bottom w:val="none" w:sz="0" w:space="0" w:color="auto"/>
                    <w:right w:val="none" w:sz="0" w:space="0" w:color="auto"/>
                  </w:divBdr>
                </w:div>
                <w:div w:id="1691375645">
                  <w:marLeft w:val="0"/>
                  <w:marRight w:val="0"/>
                  <w:marTop w:val="0"/>
                  <w:marBottom w:val="0"/>
                  <w:divBdr>
                    <w:top w:val="none" w:sz="0" w:space="0" w:color="auto"/>
                    <w:left w:val="none" w:sz="0" w:space="0" w:color="auto"/>
                    <w:bottom w:val="none" w:sz="0" w:space="0" w:color="auto"/>
                    <w:right w:val="none" w:sz="0" w:space="0" w:color="auto"/>
                  </w:divBdr>
                </w:div>
                <w:div w:id="1692683274">
                  <w:marLeft w:val="0"/>
                  <w:marRight w:val="0"/>
                  <w:marTop w:val="0"/>
                  <w:marBottom w:val="0"/>
                  <w:divBdr>
                    <w:top w:val="none" w:sz="0" w:space="0" w:color="auto"/>
                    <w:left w:val="none" w:sz="0" w:space="0" w:color="auto"/>
                    <w:bottom w:val="none" w:sz="0" w:space="0" w:color="auto"/>
                    <w:right w:val="none" w:sz="0" w:space="0" w:color="auto"/>
                  </w:divBdr>
                </w:div>
                <w:div w:id="1692956027">
                  <w:marLeft w:val="0"/>
                  <w:marRight w:val="0"/>
                  <w:marTop w:val="0"/>
                  <w:marBottom w:val="0"/>
                  <w:divBdr>
                    <w:top w:val="none" w:sz="0" w:space="0" w:color="auto"/>
                    <w:left w:val="none" w:sz="0" w:space="0" w:color="auto"/>
                    <w:bottom w:val="none" w:sz="0" w:space="0" w:color="auto"/>
                    <w:right w:val="none" w:sz="0" w:space="0" w:color="auto"/>
                  </w:divBdr>
                </w:div>
                <w:div w:id="1693190285">
                  <w:marLeft w:val="0"/>
                  <w:marRight w:val="0"/>
                  <w:marTop w:val="0"/>
                  <w:marBottom w:val="0"/>
                  <w:divBdr>
                    <w:top w:val="none" w:sz="0" w:space="0" w:color="auto"/>
                    <w:left w:val="none" w:sz="0" w:space="0" w:color="auto"/>
                    <w:bottom w:val="none" w:sz="0" w:space="0" w:color="auto"/>
                    <w:right w:val="none" w:sz="0" w:space="0" w:color="auto"/>
                  </w:divBdr>
                </w:div>
                <w:div w:id="1695963047">
                  <w:marLeft w:val="0"/>
                  <w:marRight w:val="0"/>
                  <w:marTop w:val="0"/>
                  <w:marBottom w:val="0"/>
                  <w:divBdr>
                    <w:top w:val="none" w:sz="0" w:space="0" w:color="auto"/>
                    <w:left w:val="none" w:sz="0" w:space="0" w:color="auto"/>
                    <w:bottom w:val="none" w:sz="0" w:space="0" w:color="auto"/>
                    <w:right w:val="none" w:sz="0" w:space="0" w:color="auto"/>
                  </w:divBdr>
                </w:div>
                <w:div w:id="1697584776">
                  <w:marLeft w:val="0"/>
                  <w:marRight w:val="0"/>
                  <w:marTop w:val="0"/>
                  <w:marBottom w:val="0"/>
                  <w:divBdr>
                    <w:top w:val="none" w:sz="0" w:space="0" w:color="auto"/>
                    <w:left w:val="none" w:sz="0" w:space="0" w:color="auto"/>
                    <w:bottom w:val="none" w:sz="0" w:space="0" w:color="auto"/>
                    <w:right w:val="none" w:sz="0" w:space="0" w:color="auto"/>
                  </w:divBdr>
                </w:div>
                <w:div w:id="1699743925">
                  <w:marLeft w:val="0"/>
                  <w:marRight w:val="0"/>
                  <w:marTop w:val="0"/>
                  <w:marBottom w:val="0"/>
                  <w:divBdr>
                    <w:top w:val="none" w:sz="0" w:space="0" w:color="auto"/>
                    <w:left w:val="none" w:sz="0" w:space="0" w:color="auto"/>
                    <w:bottom w:val="none" w:sz="0" w:space="0" w:color="auto"/>
                    <w:right w:val="none" w:sz="0" w:space="0" w:color="auto"/>
                  </w:divBdr>
                </w:div>
                <w:div w:id="1699774047">
                  <w:marLeft w:val="0"/>
                  <w:marRight w:val="0"/>
                  <w:marTop w:val="0"/>
                  <w:marBottom w:val="0"/>
                  <w:divBdr>
                    <w:top w:val="none" w:sz="0" w:space="0" w:color="auto"/>
                    <w:left w:val="none" w:sz="0" w:space="0" w:color="auto"/>
                    <w:bottom w:val="none" w:sz="0" w:space="0" w:color="auto"/>
                    <w:right w:val="none" w:sz="0" w:space="0" w:color="auto"/>
                  </w:divBdr>
                </w:div>
                <w:div w:id="1701399144">
                  <w:marLeft w:val="0"/>
                  <w:marRight w:val="0"/>
                  <w:marTop w:val="0"/>
                  <w:marBottom w:val="0"/>
                  <w:divBdr>
                    <w:top w:val="none" w:sz="0" w:space="0" w:color="auto"/>
                    <w:left w:val="none" w:sz="0" w:space="0" w:color="auto"/>
                    <w:bottom w:val="none" w:sz="0" w:space="0" w:color="auto"/>
                    <w:right w:val="none" w:sz="0" w:space="0" w:color="auto"/>
                  </w:divBdr>
                </w:div>
                <w:div w:id="1701975920">
                  <w:marLeft w:val="0"/>
                  <w:marRight w:val="0"/>
                  <w:marTop w:val="0"/>
                  <w:marBottom w:val="0"/>
                  <w:divBdr>
                    <w:top w:val="none" w:sz="0" w:space="0" w:color="auto"/>
                    <w:left w:val="none" w:sz="0" w:space="0" w:color="auto"/>
                    <w:bottom w:val="none" w:sz="0" w:space="0" w:color="auto"/>
                    <w:right w:val="none" w:sz="0" w:space="0" w:color="auto"/>
                  </w:divBdr>
                </w:div>
                <w:div w:id="1703550836">
                  <w:marLeft w:val="0"/>
                  <w:marRight w:val="0"/>
                  <w:marTop w:val="0"/>
                  <w:marBottom w:val="0"/>
                  <w:divBdr>
                    <w:top w:val="none" w:sz="0" w:space="0" w:color="auto"/>
                    <w:left w:val="none" w:sz="0" w:space="0" w:color="auto"/>
                    <w:bottom w:val="none" w:sz="0" w:space="0" w:color="auto"/>
                    <w:right w:val="none" w:sz="0" w:space="0" w:color="auto"/>
                  </w:divBdr>
                </w:div>
                <w:div w:id="1705904057">
                  <w:marLeft w:val="0"/>
                  <w:marRight w:val="0"/>
                  <w:marTop w:val="0"/>
                  <w:marBottom w:val="0"/>
                  <w:divBdr>
                    <w:top w:val="none" w:sz="0" w:space="0" w:color="auto"/>
                    <w:left w:val="none" w:sz="0" w:space="0" w:color="auto"/>
                    <w:bottom w:val="none" w:sz="0" w:space="0" w:color="auto"/>
                    <w:right w:val="none" w:sz="0" w:space="0" w:color="auto"/>
                  </w:divBdr>
                </w:div>
                <w:div w:id="1710689907">
                  <w:marLeft w:val="0"/>
                  <w:marRight w:val="0"/>
                  <w:marTop w:val="0"/>
                  <w:marBottom w:val="0"/>
                  <w:divBdr>
                    <w:top w:val="none" w:sz="0" w:space="0" w:color="auto"/>
                    <w:left w:val="none" w:sz="0" w:space="0" w:color="auto"/>
                    <w:bottom w:val="none" w:sz="0" w:space="0" w:color="auto"/>
                    <w:right w:val="none" w:sz="0" w:space="0" w:color="auto"/>
                  </w:divBdr>
                </w:div>
                <w:div w:id="1713380421">
                  <w:marLeft w:val="0"/>
                  <w:marRight w:val="0"/>
                  <w:marTop w:val="0"/>
                  <w:marBottom w:val="0"/>
                  <w:divBdr>
                    <w:top w:val="none" w:sz="0" w:space="0" w:color="auto"/>
                    <w:left w:val="none" w:sz="0" w:space="0" w:color="auto"/>
                    <w:bottom w:val="none" w:sz="0" w:space="0" w:color="auto"/>
                    <w:right w:val="none" w:sz="0" w:space="0" w:color="auto"/>
                  </w:divBdr>
                </w:div>
                <w:div w:id="1714453390">
                  <w:marLeft w:val="0"/>
                  <w:marRight w:val="0"/>
                  <w:marTop w:val="0"/>
                  <w:marBottom w:val="0"/>
                  <w:divBdr>
                    <w:top w:val="none" w:sz="0" w:space="0" w:color="auto"/>
                    <w:left w:val="none" w:sz="0" w:space="0" w:color="auto"/>
                    <w:bottom w:val="none" w:sz="0" w:space="0" w:color="auto"/>
                    <w:right w:val="none" w:sz="0" w:space="0" w:color="auto"/>
                  </w:divBdr>
                </w:div>
                <w:div w:id="1719089183">
                  <w:marLeft w:val="0"/>
                  <w:marRight w:val="0"/>
                  <w:marTop w:val="0"/>
                  <w:marBottom w:val="0"/>
                  <w:divBdr>
                    <w:top w:val="none" w:sz="0" w:space="0" w:color="auto"/>
                    <w:left w:val="none" w:sz="0" w:space="0" w:color="auto"/>
                    <w:bottom w:val="none" w:sz="0" w:space="0" w:color="auto"/>
                    <w:right w:val="none" w:sz="0" w:space="0" w:color="auto"/>
                  </w:divBdr>
                </w:div>
                <w:div w:id="1719158976">
                  <w:marLeft w:val="0"/>
                  <w:marRight w:val="0"/>
                  <w:marTop w:val="0"/>
                  <w:marBottom w:val="0"/>
                  <w:divBdr>
                    <w:top w:val="none" w:sz="0" w:space="0" w:color="auto"/>
                    <w:left w:val="none" w:sz="0" w:space="0" w:color="auto"/>
                    <w:bottom w:val="none" w:sz="0" w:space="0" w:color="auto"/>
                    <w:right w:val="none" w:sz="0" w:space="0" w:color="auto"/>
                  </w:divBdr>
                </w:div>
                <w:div w:id="1721513665">
                  <w:marLeft w:val="0"/>
                  <w:marRight w:val="0"/>
                  <w:marTop w:val="0"/>
                  <w:marBottom w:val="0"/>
                  <w:divBdr>
                    <w:top w:val="none" w:sz="0" w:space="0" w:color="auto"/>
                    <w:left w:val="none" w:sz="0" w:space="0" w:color="auto"/>
                    <w:bottom w:val="none" w:sz="0" w:space="0" w:color="auto"/>
                    <w:right w:val="none" w:sz="0" w:space="0" w:color="auto"/>
                  </w:divBdr>
                </w:div>
                <w:div w:id="1724284421">
                  <w:marLeft w:val="0"/>
                  <w:marRight w:val="0"/>
                  <w:marTop w:val="0"/>
                  <w:marBottom w:val="0"/>
                  <w:divBdr>
                    <w:top w:val="none" w:sz="0" w:space="0" w:color="auto"/>
                    <w:left w:val="none" w:sz="0" w:space="0" w:color="auto"/>
                    <w:bottom w:val="none" w:sz="0" w:space="0" w:color="auto"/>
                    <w:right w:val="none" w:sz="0" w:space="0" w:color="auto"/>
                  </w:divBdr>
                </w:div>
                <w:div w:id="1726372833">
                  <w:marLeft w:val="0"/>
                  <w:marRight w:val="0"/>
                  <w:marTop w:val="0"/>
                  <w:marBottom w:val="0"/>
                  <w:divBdr>
                    <w:top w:val="none" w:sz="0" w:space="0" w:color="auto"/>
                    <w:left w:val="none" w:sz="0" w:space="0" w:color="auto"/>
                    <w:bottom w:val="none" w:sz="0" w:space="0" w:color="auto"/>
                    <w:right w:val="none" w:sz="0" w:space="0" w:color="auto"/>
                  </w:divBdr>
                </w:div>
                <w:div w:id="1728532385">
                  <w:marLeft w:val="0"/>
                  <w:marRight w:val="0"/>
                  <w:marTop w:val="0"/>
                  <w:marBottom w:val="0"/>
                  <w:divBdr>
                    <w:top w:val="none" w:sz="0" w:space="0" w:color="auto"/>
                    <w:left w:val="none" w:sz="0" w:space="0" w:color="auto"/>
                    <w:bottom w:val="none" w:sz="0" w:space="0" w:color="auto"/>
                    <w:right w:val="none" w:sz="0" w:space="0" w:color="auto"/>
                  </w:divBdr>
                </w:div>
                <w:div w:id="1730613397">
                  <w:marLeft w:val="0"/>
                  <w:marRight w:val="0"/>
                  <w:marTop w:val="0"/>
                  <w:marBottom w:val="0"/>
                  <w:divBdr>
                    <w:top w:val="none" w:sz="0" w:space="0" w:color="auto"/>
                    <w:left w:val="none" w:sz="0" w:space="0" w:color="auto"/>
                    <w:bottom w:val="none" w:sz="0" w:space="0" w:color="auto"/>
                    <w:right w:val="none" w:sz="0" w:space="0" w:color="auto"/>
                  </w:divBdr>
                </w:div>
                <w:div w:id="1736120515">
                  <w:marLeft w:val="0"/>
                  <w:marRight w:val="0"/>
                  <w:marTop w:val="0"/>
                  <w:marBottom w:val="0"/>
                  <w:divBdr>
                    <w:top w:val="none" w:sz="0" w:space="0" w:color="auto"/>
                    <w:left w:val="none" w:sz="0" w:space="0" w:color="auto"/>
                    <w:bottom w:val="none" w:sz="0" w:space="0" w:color="auto"/>
                    <w:right w:val="none" w:sz="0" w:space="0" w:color="auto"/>
                  </w:divBdr>
                </w:div>
                <w:div w:id="1738934583">
                  <w:marLeft w:val="0"/>
                  <w:marRight w:val="0"/>
                  <w:marTop w:val="0"/>
                  <w:marBottom w:val="0"/>
                  <w:divBdr>
                    <w:top w:val="none" w:sz="0" w:space="0" w:color="auto"/>
                    <w:left w:val="none" w:sz="0" w:space="0" w:color="auto"/>
                    <w:bottom w:val="none" w:sz="0" w:space="0" w:color="auto"/>
                    <w:right w:val="none" w:sz="0" w:space="0" w:color="auto"/>
                  </w:divBdr>
                </w:div>
                <w:div w:id="1740441971">
                  <w:marLeft w:val="0"/>
                  <w:marRight w:val="0"/>
                  <w:marTop w:val="0"/>
                  <w:marBottom w:val="0"/>
                  <w:divBdr>
                    <w:top w:val="none" w:sz="0" w:space="0" w:color="auto"/>
                    <w:left w:val="none" w:sz="0" w:space="0" w:color="auto"/>
                    <w:bottom w:val="none" w:sz="0" w:space="0" w:color="auto"/>
                    <w:right w:val="none" w:sz="0" w:space="0" w:color="auto"/>
                  </w:divBdr>
                </w:div>
                <w:div w:id="1743868642">
                  <w:marLeft w:val="0"/>
                  <w:marRight w:val="0"/>
                  <w:marTop w:val="0"/>
                  <w:marBottom w:val="0"/>
                  <w:divBdr>
                    <w:top w:val="none" w:sz="0" w:space="0" w:color="auto"/>
                    <w:left w:val="none" w:sz="0" w:space="0" w:color="auto"/>
                    <w:bottom w:val="none" w:sz="0" w:space="0" w:color="auto"/>
                    <w:right w:val="none" w:sz="0" w:space="0" w:color="auto"/>
                  </w:divBdr>
                </w:div>
                <w:div w:id="1744109600">
                  <w:marLeft w:val="0"/>
                  <w:marRight w:val="0"/>
                  <w:marTop w:val="0"/>
                  <w:marBottom w:val="0"/>
                  <w:divBdr>
                    <w:top w:val="none" w:sz="0" w:space="0" w:color="auto"/>
                    <w:left w:val="none" w:sz="0" w:space="0" w:color="auto"/>
                    <w:bottom w:val="none" w:sz="0" w:space="0" w:color="auto"/>
                    <w:right w:val="none" w:sz="0" w:space="0" w:color="auto"/>
                  </w:divBdr>
                </w:div>
                <w:div w:id="1744333005">
                  <w:marLeft w:val="0"/>
                  <w:marRight w:val="0"/>
                  <w:marTop w:val="0"/>
                  <w:marBottom w:val="0"/>
                  <w:divBdr>
                    <w:top w:val="none" w:sz="0" w:space="0" w:color="auto"/>
                    <w:left w:val="none" w:sz="0" w:space="0" w:color="auto"/>
                    <w:bottom w:val="none" w:sz="0" w:space="0" w:color="auto"/>
                    <w:right w:val="none" w:sz="0" w:space="0" w:color="auto"/>
                  </w:divBdr>
                </w:div>
                <w:div w:id="1747190964">
                  <w:marLeft w:val="0"/>
                  <w:marRight w:val="0"/>
                  <w:marTop w:val="0"/>
                  <w:marBottom w:val="0"/>
                  <w:divBdr>
                    <w:top w:val="none" w:sz="0" w:space="0" w:color="auto"/>
                    <w:left w:val="none" w:sz="0" w:space="0" w:color="auto"/>
                    <w:bottom w:val="none" w:sz="0" w:space="0" w:color="auto"/>
                    <w:right w:val="none" w:sz="0" w:space="0" w:color="auto"/>
                  </w:divBdr>
                </w:div>
                <w:div w:id="1748961557">
                  <w:marLeft w:val="0"/>
                  <w:marRight w:val="0"/>
                  <w:marTop w:val="0"/>
                  <w:marBottom w:val="0"/>
                  <w:divBdr>
                    <w:top w:val="none" w:sz="0" w:space="0" w:color="auto"/>
                    <w:left w:val="none" w:sz="0" w:space="0" w:color="auto"/>
                    <w:bottom w:val="none" w:sz="0" w:space="0" w:color="auto"/>
                    <w:right w:val="none" w:sz="0" w:space="0" w:color="auto"/>
                  </w:divBdr>
                </w:div>
                <w:div w:id="1749690270">
                  <w:marLeft w:val="0"/>
                  <w:marRight w:val="0"/>
                  <w:marTop w:val="0"/>
                  <w:marBottom w:val="0"/>
                  <w:divBdr>
                    <w:top w:val="none" w:sz="0" w:space="0" w:color="auto"/>
                    <w:left w:val="none" w:sz="0" w:space="0" w:color="auto"/>
                    <w:bottom w:val="none" w:sz="0" w:space="0" w:color="auto"/>
                    <w:right w:val="none" w:sz="0" w:space="0" w:color="auto"/>
                  </w:divBdr>
                </w:div>
                <w:div w:id="1754810856">
                  <w:marLeft w:val="0"/>
                  <w:marRight w:val="0"/>
                  <w:marTop w:val="0"/>
                  <w:marBottom w:val="0"/>
                  <w:divBdr>
                    <w:top w:val="none" w:sz="0" w:space="0" w:color="auto"/>
                    <w:left w:val="none" w:sz="0" w:space="0" w:color="auto"/>
                    <w:bottom w:val="none" w:sz="0" w:space="0" w:color="auto"/>
                    <w:right w:val="none" w:sz="0" w:space="0" w:color="auto"/>
                  </w:divBdr>
                </w:div>
                <w:div w:id="1755321772">
                  <w:marLeft w:val="0"/>
                  <w:marRight w:val="0"/>
                  <w:marTop w:val="0"/>
                  <w:marBottom w:val="0"/>
                  <w:divBdr>
                    <w:top w:val="none" w:sz="0" w:space="0" w:color="auto"/>
                    <w:left w:val="none" w:sz="0" w:space="0" w:color="auto"/>
                    <w:bottom w:val="none" w:sz="0" w:space="0" w:color="auto"/>
                    <w:right w:val="none" w:sz="0" w:space="0" w:color="auto"/>
                  </w:divBdr>
                </w:div>
                <w:div w:id="1758020149">
                  <w:marLeft w:val="0"/>
                  <w:marRight w:val="0"/>
                  <w:marTop w:val="0"/>
                  <w:marBottom w:val="0"/>
                  <w:divBdr>
                    <w:top w:val="none" w:sz="0" w:space="0" w:color="auto"/>
                    <w:left w:val="none" w:sz="0" w:space="0" w:color="auto"/>
                    <w:bottom w:val="none" w:sz="0" w:space="0" w:color="auto"/>
                    <w:right w:val="none" w:sz="0" w:space="0" w:color="auto"/>
                  </w:divBdr>
                </w:div>
                <w:div w:id="1761639837">
                  <w:marLeft w:val="0"/>
                  <w:marRight w:val="0"/>
                  <w:marTop w:val="0"/>
                  <w:marBottom w:val="0"/>
                  <w:divBdr>
                    <w:top w:val="none" w:sz="0" w:space="0" w:color="auto"/>
                    <w:left w:val="none" w:sz="0" w:space="0" w:color="auto"/>
                    <w:bottom w:val="none" w:sz="0" w:space="0" w:color="auto"/>
                    <w:right w:val="none" w:sz="0" w:space="0" w:color="auto"/>
                  </w:divBdr>
                </w:div>
                <w:div w:id="1764758814">
                  <w:marLeft w:val="0"/>
                  <w:marRight w:val="0"/>
                  <w:marTop w:val="0"/>
                  <w:marBottom w:val="0"/>
                  <w:divBdr>
                    <w:top w:val="none" w:sz="0" w:space="0" w:color="auto"/>
                    <w:left w:val="none" w:sz="0" w:space="0" w:color="auto"/>
                    <w:bottom w:val="none" w:sz="0" w:space="0" w:color="auto"/>
                    <w:right w:val="none" w:sz="0" w:space="0" w:color="auto"/>
                  </w:divBdr>
                </w:div>
                <w:div w:id="1768228420">
                  <w:marLeft w:val="0"/>
                  <w:marRight w:val="0"/>
                  <w:marTop w:val="0"/>
                  <w:marBottom w:val="0"/>
                  <w:divBdr>
                    <w:top w:val="none" w:sz="0" w:space="0" w:color="auto"/>
                    <w:left w:val="none" w:sz="0" w:space="0" w:color="auto"/>
                    <w:bottom w:val="none" w:sz="0" w:space="0" w:color="auto"/>
                    <w:right w:val="none" w:sz="0" w:space="0" w:color="auto"/>
                  </w:divBdr>
                </w:div>
                <w:div w:id="1771119286">
                  <w:marLeft w:val="0"/>
                  <w:marRight w:val="0"/>
                  <w:marTop w:val="0"/>
                  <w:marBottom w:val="0"/>
                  <w:divBdr>
                    <w:top w:val="none" w:sz="0" w:space="0" w:color="auto"/>
                    <w:left w:val="none" w:sz="0" w:space="0" w:color="auto"/>
                    <w:bottom w:val="none" w:sz="0" w:space="0" w:color="auto"/>
                    <w:right w:val="none" w:sz="0" w:space="0" w:color="auto"/>
                  </w:divBdr>
                </w:div>
                <w:div w:id="1771393625">
                  <w:marLeft w:val="0"/>
                  <w:marRight w:val="0"/>
                  <w:marTop w:val="0"/>
                  <w:marBottom w:val="0"/>
                  <w:divBdr>
                    <w:top w:val="none" w:sz="0" w:space="0" w:color="auto"/>
                    <w:left w:val="none" w:sz="0" w:space="0" w:color="auto"/>
                    <w:bottom w:val="none" w:sz="0" w:space="0" w:color="auto"/>
                    <w:right w:val="none" w:sz="0" w:space="0" w:color="auto"/>
                  </w:divBdr>
                </w:div>
                <w:div w:id="1772125474">
                  <w:marLeft w:val="0"/>
                  <w:marRight w:val="0"/>
                  <w:marTop w:val="0"/>
                  <w:marBottom w:val="0"/>
                  <w:divBdr>
                    <w:top w:val="none" w:sz="0" w:space="0" w:color="auto"/>
                    <w:left w:val="none" w:sz="0" w:space="0" w:color="auto"/>
                    <w:bottom w:val="none" w:sz="0" w:space="0" w:color="auto"/>
                    <w:right w:val="none" w:sz="0" w:space="0" w:color="auto"/>
                  </w:divBdr>
                </w:div>
                <w:div w:id="1772701432">
                  <w:marLeft w:val="0"/>
                  <w:marRight w:val="0"/>
                  <w:marTop w:val="0"/>
                  <w:marBottom w:val="0"/>
                  <w:divBdr>
                    <w:top w:val="none" w:sz="0" w:space="0" w:color="auto"/>
                    <w:left w:val="none" w:sz="0" w:space="0" w:color="auto"/>
                    <w:bottom w:val="none" w:sz="0" w:space="0" w:color="auto"/>
                    <w:right w:val="none" w:sz="0" w:space="0" w:color="auto"/>
                  </w:divBdr>
                </w:div>
                <w:div w:id="1774205624">
                  <w:marLeft w:val="0"/>
                  <w:marRight w:val="0"/>
                  <w:marTop w:val="0"/>
                  <w:marBottom w:val="0"/>
                  <w:divBdr>
                    <w:top w:val="none" w:sz="0" w:space="0" w:color="auto"/>
                    <w:left w:val="none" w:sz="0" w:space="0" w:color="auto"/>
                    <w:bottom w:val="none" w:sz="0" w:space="0" w:color="auto"/>
                    <w:right w:val="none" w:sz="0" w:space="0" w:color="auto"/>
                  </w:divBdr>
                </w:div>
                <w:div w:id="1777748531">
                  <w:marLeft w:val="0"/>
                  <w:marRight w:val="0"/>
                  <w:marTop w:val="0"/>
                  <w:marBottom w:val="0"/>
                  <w:divBdr>
                    <w:top w:val="none" w:sz="0" w:space="0" w:color="auto"/>
                    <w:left w:val="none" w:sz="0" w:space="0" w:color="auto"/>
                    <w:bottom w:val="none" w:sz="0" w:space="0" w:color="auto"/>
                    <w:right w:val="none" w:sz="0" w:space="0" w:color="auto"/>
                  </w:divBdr>
                </w:div>
                <w:div w:id="1781611109">
                  <w:marLeft w:val="0"/>
                  <w:marRight w:val="0"/>
                  <w:marTop w:val="0"/>
                  <w:marBottom w:val="0"/>
                  <w:divBdr>
                    <w:top w:val="none" w:sz="0" w:space="0" w:color="auto"/>
                    <w:left w:val="none" w:sz="0" w:space="0" w:color="auto"/>
                    <w:bottom w:val="none" w:sz="0" w:space="0" w:color="auto"/>
                    <w:right w:val="none" w:sz="0" w:space="0" w:color="auto"/>
                  </w:divBdr>
                </w:div>
                <w:div w:id="1784305119">
                  <w:marLeft w:val="0"/>
                  <w:marRight w:val="0"/>
                  <w:marTop w:val="0"/>
                  <w:marBottom w:val="0"/>
                  <w:divBdr>
                    <w:top w:val="none" w:sz="0" w:space="0" w:color="auto"/>
                    <w:left w:val="none" w:sz="0" w:space="0" w:color="auto"/>
                    <w:bottom w:val="none" w:sz="0" w:space="0" w:color="auto"/>
                    <w:right w:val="none" w:sz="0" w:space="0" w:color="auto"/>
                  </w:divBdr>
                </w:div>
                <w:div w:id="1785416418">
                  <w:marLeft w:val="0"/>
                  <w:marRight w:val="0"/>
                  <w:marTop w:val="0"/>
                  <w:marBottom w:val="0"/>
                  <w:divBdr>
                    <w:top w:val="none" w:sz="0" w:space="0" w:color="auto"/>
                    <w:left w:val="none" w:sz="0" w:space="0" w:color="auto"/>
                    <w:bottom w:val="none" w:sz="0" w:space="0" w:color="auto"/>
                    <w:right w:val="none" w:sz="0" w:space="0" w:color="auto"/>
                  </w:divBdr>
                </w:div>
                <w:div w:id="1786577444">
                  <w:marLeft w:val="0"/>
                  <w:marRight w:val="0"/>
                  <w:marTop w:val="0"/>
                  <w:marBottom w:val="0"/>
                  <w:divBdr>
                    <w:top w:val="none" w:sz="0" w:space="0" w:color="auto"/>
                    <w:left w:val="none" w:sz="0" w:space="0" w:color="auto"/>
                    <w:bottom w:val="none" w:sz="0" w:space="0" w:color="auto"/>
                    <w:right w:val="none" w:sz="0" w:space="0" w:color="auto"/>
                  </w:divBdr>
                </w:div>
                <w:div w:id="1787656660">
                  <w:marLeft w:val="0"/>
                  <w:marRight w:val="0"/>
                  <w:marTop w:val="0"/>
                  <w:marBottom w:val="0"/>
                  <w:divBdr>
                    <w:top w:val="none" w:sz="0" w:space="0" w:color="auto"/>
                    <w:left w:val="none" w:sz="0" w:space="0" w:color="auto"/>
                    <w:bottom w:val="none" w:sz="0" w:space="0" w:color="auto"/>
                    <w:right w:val="none" w:sz="0" w:space="0" w:color="auto"/>
                  </w:divBdr>
                </w:div>
                <w:div w:id="1789350235">
                  <w:marLeft w:val="0"/>
                  <w:marRight w:val="0"/>
                  <w:marTop w:val="0"/>
                  <w:marBottom w:val="0"/>
                  <w:divBdr>
                    <w:top w:val="none" w:sz="0" w:space="0" w:color="auto"/>
                    <w:left w:val="none" w:sz="0" w:space="0" w:color="auto"/>
                    <w:bottom w:val="none" w:sz="0" w:space="0" w:color="auto"/>
                    <w:right w:val="none" w:sz="0" w:space="0" w:color="auto"/>
                  </w:divBdr>
                </w:div>
                <w:div w:id="1790008397">
                  <w:marLeft w:val="0"/>
                  <w:marRight w:val="0"/>
                  <w:marTop w:val="0"/>
                  <w:marBottom w:val="0"/>
                  <w:divBdr>
                    <w:top w:val="none" w:sz="0" w:space="0" w:color="auto"/>
                    <w:left w:val="none" w:sz="0" w:space="0" w:color="auto"/>
                    <w:bottom w:val="none" w:sz="0" w:space="0" w:color="auto"/>
                    <w:right w:val="none" w:sz="0" w:space="0" w:color="auto"/>
                  </w:divBdr>
                </w:div>
                <w:div w:id="1791971889">
                  <w:marLeft w:val="0"/>
                  <w:marRight w:val="0"/>
                  <w:marTop w:val="0"/>
                  <w:marBottom w:val="0"/>
                  <w:divBdr>
                    <w:top w:val="none" w:sz="0" w:space="0" w:color="auto"/>
                    <w:left w:val="none" w:sz="0" w:space="0" w:color="auto"/>
                    <w:bottom w:val="none" w:sz="0" w:space="0" w:color="auto"/>
                    <w:right w:val="none" w:sz="0" w:space="0" w:color="auto"/>
                  </w:divBdr>
                </w:div>
                <w:div w:id="1794012242">
                  <w:marLeft w:val="0"/>
                  <w:marRight w:val="0"/>
                  <w:marTop w:val="0"/>
                  <w:marBottom w:val="0"/>
                  <w:divBdr>
                    <w:top w:val="none" w:sz="0" w:space="0" w:color="auto"/>
                    <w:left w:val="none" w:sz="0" w:space="0" w:color="auto"/>
                    <w:bottom w:val="none" w:sz="0" w:space="0" w:color="auto"/>
                    <w:right w:val="none" w:sz="0" w:space="0" w:color="auto"/>
                  </w:divBdr>
                </w:div>
                <w:div w:id="1795365675">
                  <w:marLeft w:val="0"/>
                  <w:marRight w:val="0"/>
                  <w:marTop w:val="0"/>
                  <w:marBottom w:val="0"/>
                  <w:divBdr>
                    <w:top w:val="none" w:sz="0" w:space="0" w:color="auto"/>
                    <w:left w:val="none" w:sz="0" w:space="0" w:color="auto"/>
                    <w:bottom w:val="none" w:sz="0" w:space="0" w:color="auto"/>
                    <w:right w:val="none" w:sz="0" w:space="0" w:color="auto"/>
                  </w:divBdr>
                </w:div>
                <w:div w:id="1797721089">
                  <w:marLeft w:val="0"/>
                  <w:marRight w:val="0"/>
                  <w:marTop w:val="0"/>
                  <w:marBottom w:val="0"/>
                  <w:divBdr>
                    <w:top w:val="none" w:sz="0" w:space="0" w:color="auto"/>
                    <w:left w:val="none" w:sz="0" w:space="0" w:color="auto"/>
                    <w:bottom w:val="none" w:sz="0" w:space="0" w:color="auto"/>
                    <w:right w:val="none" w:sz="0" w:space="0" w:color="auto"/>
                  </w:divBdr>
                </w:div>
                <w:div w:id="1799643015">
                  <w:marLeft w:val="0"/>
                  <w:marRight w:val="0"/>
                  <w:marTop w:val="0"/>
                  <w:marBottom w:val="0"/>
                  <w:divBdr>
                    <w:top w:val="none" w:sz="0" w:space="0" w:color="auto"/>
                    <w:left w:val="none" w:sz="0" w:space="0" w:color="auto"/>
                    <w:bottom w:val="none" w:sz="0" w:space="0" w:color="auto"/>
                    <w:right w:val="none" w:sz="0" w:space="0" w:color="auto"/>
                  </w:divBdr>
                </w:div>
                <w:div w:id="1801024697">
                  <w:marLeft w:val="0"/>
                  <w:marRight w:val="0"/>
                  <w:marTop w:val="0"/>
                  <w:marBottom w:val="0"/>
                  <w:divBdr>
                    <w:top w:val="none" w:sz="0" w:space="0" w:color="auto"/>
                    <w:left w:val="none" w:sz="0" w:space="0" w:color="auto"/>
                    <w:bottom w:val="none" w:sz="0" w:space="0" w:color="auto"/>
                    <w:right w:val="none" w:sz="0" w:space="0" w:color="auto"/>
                  </w:divBdr>
                </w:div>
                <w:div w:id="1802306080">
                  <w:marLeft w:val="0"/>
                  <w:marRight w:val="0"/>
                  <w:marTop w:val="0"/>
                  <w:marBottom w:val="0"/>
                  <w:divBdr>
                    <w:top w:val="none" w:sz="0" w:space="0" w:color="auto"/>
                    <w:left w:val="none" w:sz="0" w:space="0" w:color="auto"/>
                    <w:bottom w:val="none" w:sz="0" w:space="0" w:color="auto"/>
                    <w:right w:val="none" w:sz="0" w:space="0" w:color="auto"/>
                  </w:divBdr>
                </w:div>
                <w:div w:id="1807313468">
                  <w:marLeft w:val="0"/>
                  <w:marRight w:val="0"/>
                  <w:marTop w:val="0"/>
                  <w:marBottom w:val="0"/>
                  <w:divBdr>
                    <w:top w:val="none" w:sz="0" w:space="0" w:color="auto"/>
                    <w:left w:val="none" w:sz="0" w:space="0" w:color="auto"/>
                    <w:bottom w:val="none" w:sz="0" w:space="0" w:color="auto"/>
                    <w:right w:val="none" w:sz="0" w:space="0" w:color="auto"/>
                  </w:divBdr>
                </w:div>
                <w:div w:id="1810053824">
                  <w:marLeft w:val="0"/>
                  <w:marRight w:val="0"/>
                  <w:marTop w:val="0"/>
                  <w:marBottom w:val="0"/>
                  <w:divBdr>
                    <w:top w:val="none" w:sz="0" w:space="0" w:color="auto"/>
                    <w:left w:val="none" w:sz="0" w:space="0" w:color="auto"/>
                    <w:bottom w:val="none" w:sz="0" w:space="0" w:color="auto"/>
                    <w:right w:val="none" w:sz="0" w:space="0" w:color="auto"/>
                  </w:divBdr>
                </w:div>
                <w:div w:id="1811435661">
                  <w:marLeft w:val="0"/>
                  <w:marRight w:val="0"/>
                  <w:marTop w:val="0"/>
                  <w:marBottom w:val="0"/>
                  <w:divBdr>
                    <w:top w:val="none" w:sz="0" w:space="0" w:color="auto"/>
                    <w:left w:val="none" w:sz="0" w:space="0" w:color="auto"/>
                    <w:bottom w:val="none" w:sz="0" w:space="0" w:color="auto"/>
                    <w:right w:val="none" w:sz="0" w:space="0" w:color="auto"/>
                  </w:divBdr>
                </w:div>
                <w:div w:id="1814785190">
                  <w:marLeft w:val="0"/>
                  <w:marRight w:val="0"/>
                  <w:marTop w:val="0"/>
                  <w:marBottom w:val="0"/>
                  <w:divBdr>
                    <w:top w:val="none" w:sz="0" w:space="0" w:color="auto"/>
                    <w:left w:val="none" w:sz="0" w:space="0" w:color="auto"/>
                    <w:bottom w:val="none" w:sz="0" w:space="0" w:color="auto"/>
                    <w:right w:val="none" w:sz="0" w:space="0" w:color="auto"/>
                  </w:divBdr>
                </w:div>
                <w:div w:id="1815222661">
                  <w:marLeft w:val="0"/>
                  <w:marRight w:val="0"/>
                  <w:marTop w:val="0"/>
                  <w:marBottom w:val="0"/>
                  <w:divBdr>
                    <w:top w:val="none" w:sz="0" w:space="0" w:color="auto"/>
                    <w:left w:val="none" w:sz="0" w:space="0" w:color="auto"/>
                    <w:bottom w:val="none" w:sz="0" w:space="0" w:color="auto"/>
                    <w:right w:val="none" w:sz="0" w:space="0" w:color="auto"/>
                  </w:divBdr>
                </w:div>
                <w:div w:id="1817603942">
                  <w:marLeft w:val="0"/>
                  <w:marRight w:val="0"/>
                  <w:marTop w:val="0"/>
                  <w:marBottom w:val="0"/>
                  <w:divBdr>
                    <w:top w:val="none" w:sz="0" w:space="0" w:color="auto"/>
                    <w:left w:val="none" w:sz="0" w:space="0" w:color="auto"/>
                    <w:bottom w:val="none" w:sz="0" w:space="0" w:color="auto"/>
                    <w:right w:val="none" w:sz="0" w:space="0" w:color="auto"/>
                  </w:divBdr>
                </w:div>
                <w:div w:id="1822698717">
                  <w:marLeft w:val="0"/>
                  <w:marRight w:val="0"/>
                  <w:marTop w:val="0"/>
                  <w:marBottom w:val="0"/>
                  <w:divBdr>
                    <w:top w:val="none" w:sz="0" w:space="0" w:color="auto"/>
                    <w:left w:val="none" w:sz="0" w:space="0" w:color="auto"/>
                    <w:bottom w:val="none" w:sz="0" w:space="0" w:color="auto"/>
                    <w:right w:val="none" w:sz="0" w:space="0" w:color="auto"/>
                  </w:divBdr>
                </w:div>
                <w:div w:id="1823351462">
                  <w:marLeft w:val="0"/>
                  <w:marRight w:val="0"/>
                  <w:marTop w:val="0"/>
                  <w:marBottom w:val="0"/>
                  <w:divBdr>
                    <w:top w:val="none" w:sz="0" w:space="0" w:color="auto"/>
                    <w:left w:val="none" w:sz="0" w:space="0" w:color="auto"/>
                    <w:bottom w:val="none" w:sz="0" w:space="0" w:color="auto"/>
                    <w:right w:val="none" w:sz="0" w:space="0" w:color="auto"/>
                  </w:divBdr>
                </w:div>
                <w:div w:id="1825513721">
                  <w:marLeft w:val="0"/>
                  <w:marRight w:val="0"/>
                  <w:marTop w:val="0"/>
                  <w:marBottom w:val="0"/>
                  <w:divBdr>
                    <w:top w:val="none" w:sz="0" w:space="0" w:color="auto"/>
                    <w:left w:val="none" w:sz="0" w:space="0" w:color="auto"/>
                    <w:bottom w:val="none" w:sz="0" w:space="0" w:color="auto"/>
                    <w:right w:val="none" w:sz="0" w:space="0" w:color="auto"/>
                  </w:divBdr>
                </w:div>
                <w:div w:id="1826042923">
                  <w:marLeft w:val="0"/>
                  <w:marRight w:val="0"/>
                  <w:marTop w:val="0"/>
                  <w:marBottom w:val="0"/>
                  <w:divBdr>
                    <w:top w:val="none" w:sz="0" w:space="0" w:color="auto"/>
                    <w:left w:val="none" w:sz="0" w:space="0" w:color="auto"/>
                    <w:bottom w:val="none" w:sz="0" w:space="0" w:color="auto"/>
                    <w:right w:val="none" w:sz="0" w:space="0" w:color="auto"/>
                  </w:divBdr>
                </w:div>
                <w:div w:id="1826703188">
                  <w:marLeft w:val="0"/>
                  <w:marRight w:val="0"/>
                  <w:marTop w:val="0"/>
                  <w:marBottom w:val="0"/>
                  <w:divBdr>
                    <w:top w:val="none" w:sz="0" w:space="0" w:color="auto"/>
                    <w:left w:val="none" w:sz="0" w:space="0" w:color="auto"/>
                    <w:bottom w:val="none" w:sz="0" w:space="0" w:color="auto"/>
                    <w:right w:val="none" w:sz="0" w:space="0" w:color="auto"/>
                  </w:divBdr>
                </w:div>
                <w:div w:id="1827814718">
                  <w:marLeft w:val="0"/>
                  <w:marRight w:val="0"/>
                  <w:marTop w:val="0"/>
                  <w:marBottom w:val="0"/>
                  <w:divBdr>
                    <w:top w:val="none" w:sz="0" w:space="0" w:color="auto"/>
                    <w:left w:val="none" w:sz="0" w:space="0" w:color="auto"/>
                    <w:bottom w:val="none" w:sz="0" w:space="0" w:color="auto"/>
                    <w:right w:val="none" w:sz="0" w:space="0" w:color="auto"/>
                  </w:divBdr>
                </w:div>
                <w:div w:id="1828594029">
                  <w:marLeft w:val="0"/>
                  <w:marRight w:val="0"/>
                  <w:marTop w:val="0"/>
                  <w:marBottom w:val="0"/>
                  <w:divBdr>
                    <w:top w:val="none" w:sz="0" w:space="0" w:color="auto"/>
                    <w:left w:val="none" w:sz="0" w:space="0" w:color="auto"/>
                    <w:bottom w:val="none" w:sz="0" w:space="0" w:color="auto"/>
                    <w:right w:val="none" w:sz="0" w:space="0" w:color="auto"/>
                  </w:divBdr>
                </w:div>
                <w:div w:id="1828594340">
                  <w:marLeft w:val="0"/>
                  <w:marRight w:val="0"/>
                  <w:marTop w:val="0"/>
                  <w:marBottom w:val="0"/>
                  <w:divBdr>
                    <w:top w:val="none" w:sz="0" w:space="0" w:color="auto"/>
                    <w:left w:val="none" w:sz="0" w:space="0" w:color="auto"/>
                    <w:bottom w:val="none" w:sz="0" w:space="0" w:color="auto"/>
                    <w:right w:val="none" w:sz="0" w:space="0" w:color="auto"/>
                  </w:divBdr>
                </w:div>
                <w:div w:id="1829590246">
                  <w:marLeft w:val="0"/>
                  <w:marRight w:val="0"/>
                  <w:marTop w:val="0"/>
                  <w:marBottom w:val="0"/>
                  <w:divBdr>
                    <w:top w:val="none" w:sz="0" w:space="0" w:color="auto"/>
                    <w:left w:val="none" w:sz="0" w:space="0" w:color="auto"/>
                    <w:bottom w:val="none" w:sz="0" w:space="0" w:color="auto"/>
                    <w:right w:val="none" w:sz="0" w:space="0" w:color="auto"/>
                  </w:divBdr>
                </w:div>
                <w:div w:id="1835291892">
                  <w:marLeft w:val="0"/>
                  <w:marRight w:val="0"/>
                  <w:marTop w:val="0"/>
                  <w:marBottom w:val="0"/>
                  <w:divBdr>
                    <w:top w:val="none" w:sz="0" w:space="0" w:color="auto"/>
                    <w:left w:val="none" w:sz="0" w:space="0" w:color="auto"/>
                    <w:bottom w:val="none" w:sz="0" w:space="0" w:color="auto"/>
                    <w:right w:val="none" w:sz="0" w:space="0" w:color="auto"/>
                  </w:divBdr>
                </w:div>
                <w:div w:id="1837257994">
                  <w:marLeft w:val="0"/>
                  <w:marRight w:val="0"/>
                  <w:marTop w:val="0"/>
                  <w:marBottom w:val="0"/>
                  <w:divBdr>
                    <w:top w:val="none" w:sz="0" w:space="0" w:color="auto"/>
                    <w:left w:val="none" w:sz="0" w:space="0" w:color="auto"/>
                    <w:bottom w:val="none" w:sz="0" w:space="0" w:color="auto"/>
                    <w:right w:val="none" w:sz="0" w:space="0" w:color="auto"/>
                  </w:divBdr>
                </w:div>
                <w:div w:id="1837259043">
                  <w:marLeft w:val="0"/>
                  <w:marRight w:val="0"/>
                  <w:marTop w:val="0"/>
                  <w:marBottom w:val="0"/>
                  <w:divBdr>
                    <w:top w:val="none" w:sz="0" w:space="0" w:color="auto"/>
                    <w:left w:val="none" w:sz="0" w:space="0" w:color="auto"/>
                    <w:bottom w:val="none" w:sz="0" w:space="0" w:color="auto"/>
                    <w:right w:val="none" w:sz="0" w:space="0" w:color="auto"/>
                  </w:divBdr>
                </w:div>
                <w:div w:id="1837651679">
                  <w:marLeft w:val="0"/>
                  <w:marRight w:val="0"/>
                  <w:marTop w:val="0"/>
                  <w:marBottom w:val="0"/>
                  <w:divBdr>
                    <w:top w:val="none" w:sz="0" w:space="0" w:color="auto"/>
                    <w:left w:val="none" w:sz="0" w:space="0" w:color="auto"/>
                    <w:bottom w:val="none" w:sz="0" w:space="0" w:color="auto"/>
                    <w:right w:val="none" w:sz="0" w:space="0" w:color="auto"/>
                  </w:divBdr>
                </w:div>
                <w:div w:id="1838032594">
                  <w:marLeft w:val="0"/>
                  <w:marRight w:val="0"/>
                  <w:marTop w:val="0"/>
                  <w:marBottom w:val="0"/>
                  <w:divBdr>
                    <w:top w:val="none" w:sz="0" w:space="0" w:color="auto"/>
                    <w:left w:val="none" w:sz="0" w:space="0" w:color="auto"/>
                    <w:bottom w:val="none" w:sz="0" w:space="0" w:color="auto"/>
                    <w:right w:val="none" w:sz="0" w:space="0" w:color="auto"/>
                  </w:divBdr>
                </w:div>
                <w:div w:id="1844470748">
                  <w:marLeft w:val="0"/>
                  <w:marRight w:val="0"/>
                  <w:marTop w:val="0"/>
                  <w:marBottom w:val="0"/>
                  <w:divBdr>
                    <w:top w:val="none" w:sz="0" w:space="0" w:color="auto"/>
                    <w:left w:val="none" w:sz="0" w:space="0" w:color="auto"/>
                    <w:bottom w:val="none" w:sz="0" w:space="0" w:color="auto"/>
                    <w:right w:val="none" w:sz="0" w:space="0" w:color="auto"/>
                  </w:divBdr>
                </w:div>
                <w:div w:id="1844860613">
                  <w:marLeft w:val="0"/>
                  <w:marRight w:val="0"/>
                  <w:marTop w:val="0"/>
                  <w:marBottom w:val="0"/>
                  <w:divBdr>
                    <w:top w:val="none" w:sz="0" w:space="0" w:color="auto"/>
                    <w:left w:val="none" w:sz="0" w:space="0" w:color="auto"/>
                    <w:bottom w:val="none" w:sz="0" w:space="0" w:color="auto"/>
                    <w:right w:val="none" w:sz="0" w:space="0" w:color="auto"/>
                  </w:divBdr>
                </w:div>
                <w:div w:id="1845122613">
                  <w:marLeft w:val="0"/>
                  <w:marRight w:val="0"/>
                  <w:marTop w:val="0"/>
                  <w:marBottom w:val="0"/>
                  <w:divBdr>
                    <w:top w:val="none" w:sz="0" w:space="0" w:color="auto"/>
                    <w:left w:val="none" w:sz="0" w:space="0" w:color="auto"/>
                    <w:bottom w:val="none" w:sz="0" w:space="0" w:color="auto"/>
                    <w:right w:val="none" w:sz="0" w:space="0" w:color="auto"/>
                  </w:divBdr>
                </w:div>
                <w:div w:id="1845389216">
                  <w:marLeft w:val="0"/>
                  <w:marRight w:val="0"/>
                  <w:marTop w:val="0"/>
                  <w:marBottom w:val="0"/>
                  <w:divBdr>
                    <w:top w:val="none" w:sz="0" w:space="0" w:color="auto"/>
                    <w:left w:val="none" w:sz="0" w:space="0" w:color="auto"/>
                    <w:bottom w:val="none" w:sz="0" w:space="0" w:color="auto"/>
                    <w:right w:val="none" w:sz="0" w:space="0" w:color="auto"/>
                  </w:divBdr>
                </w:div>
                <w:div w:id="1846046402">
                  <w:marLeft w:val="0"/>
                  <w:marRight w:val="0"/>
                  <w:marTop w:val="0"/>
                  <w:marBottom w:val="0"/>
                  <w:divBdr>
                    <w:top w:val="none" w:sz="0" w:space="0" w:color="auto"/>
                    <w:left w:val="none" w:sz="0" w:space="0" w:color="auto"/>
                    <w:bottom w:val="none" w:sz="0" w:space="0" w:color="auto"/>
                    <w:right w:val="none" w:sz="0" w:space="0" w:color="auto"/>
                  </w:divBdr>
                </w:div>
                <w:div w:id="1846703184">
                  <w:marLeft w:val="0"/>
                  <w:marRight w:val="0"/>
                  <w:marTop w:val="0"/>
                  <w:marBottom w:val="0"/>
                  <w:divBdr>
                    <w:top w:val="none" w:sz="0" w:space="0" w:color="auto"/>
                    <w:left w:val="none" w:sz="0" w:space="0" w:color="auto"/>
                    <w:bottom w:val="none" w:sz="0" w:space="0" w:color="auto"/>
                    <w:right w:val="none" w:sz="0" w:space="0" w:color="auto"/>
                  </w:divBdr>
                </w:div>
                <w:div w:id="1846747162">
                  <w:marLeft w:val="0"/>
                  <w:marRight w:val="0"/>
                  <w:marTop w:val="0"/>
                  <w:marBottom w:val="0"/>
                  <w:divBdr>
                    <w:top w:val="none" w:sz="0" w:space="0" w:color="auto"/>
                    <w:left w:val="none" w:sz="0" w:space="0" w:color="auto"/>
                    <w:bottom w:val="none" w:sz="0" w:space="0" w:color="auto"/>
                    <w:right w:val="none" w:sz="0" w:space="0" w:color="auto"/>
                  </w:divBdr>
                </w:div>
                <w:div w:id="1851293494">
                  <w:marLeft w:val="0"/>
                  <w:marRight w:val="0"/>
                  <w:marTop w:val="0"/>
                  <w:marBottom w:val="0"/>
                  <w:divBdr>
                    <w:top w:val="none" w:sz="0" w:space="0" w:color="auto"/>
                    <w:left w:val="none" w:sz="0" w:space="0" w:color="auto"/>
                    <w:bottom w:val="none" w:sz="0" w:space="0" w:color="auto"/>
                    <w:right w:val="none" w:sz="0" w:space="0" w:color="auto"/>
                  </w:divBdr>
                </w:div>
                <w:div w:id="1851872978">
                  <w:marLeft w:val="0"/>
                  <w:marRight w:val="0"/>
                  <w:marTop w:val="0"/>
                  <w:marBottom w:val="0"/>
                  <w:divBdr>
                    <w:top w:val="none" w:sz="0" w:space="0" w:color="auto"/>
                    <w:left w:val="none" w:sz="0" w:space="0" w:color="auto"/>
                    <w:bottom w:val="none" w:sz="0" w:space="0" w:color="auto"/>
                    <w:right w:val="none" w:sz="0" w:space="0" w:color="auto"/>
                  </w:divBdr>
                </w:div>
                <w:div w:id="1858809064">
                  <w:marLeft w:val="0"/>
                  <w:marRight w:val="0"/>
                  <w:marTop w:val="0"/>
                  <w:marBottom w:val="0"/>
                  <w:divBdr>
                    <w:top w:val="none" w:sz="0" w:space="0" w:color="auto"/>
                    <w:left w:val="none" w:sz="0" w:space="0" w:color="auto"/>
                    <w:bottom w:val="none" w:sz="0" w:space="0" w:color="auto"/>
                    <w:right w:val="none" w:sz="0" w:space="0" w:color="auto"/>
                  </w:divBdr>
                </w:div>
                <w:div w:id="1859006043">
                  <w:marLeft w:val="0"/>
                  <w:marRight w:val="0"/>
                  <w:marTop w:val="0"/>
                  <w:marBottom w:val="0"/>
                  <w:divBdr>
                    <w:top w:val="none" w:sz="0" w:space="0" w:color="auto"/>
                    <w:left w:val="none" w:sz="0" w:space="0" w:color="auto"/>
                    <w:bottom w:val="none" w:sz="0" w:space="0" w:color="auto"/>
                    <w:right w:val="none" w:sz="0" w:space="0" w:color="auto"/>
                  </w:divBdr>
                </w:div>
                <w:div w:id="1861697923">
                  <w:marLeft w:val="0"/>
                  <w:marRight w:val="0"/>
                  <w:marTop w:val="0"/>
                  <w:marBottom w:val="0"/>
                  <w:divBdr>
                    <w:top w:val="none" w:sz="0" w:space="0" w:color="auto"/>
                    <w:left w:val="none" w:sz="0" w:space="0" w:color="auto"/>
                    <w:bottom w:val="none" w:sz="0" w:space="0" w:color="auto"/>
                    <w:right w:val="none" w:sz="0" w:space="0" w:color="auto"/>
                  </w:divBdr>
                </w:div>
                <w:div w:id="1861895558">
                  <w:marLeft w:val="0"/>
                  <w:marRight w:val="0"/>
                  <w:marTop w:val="0"/>
                  <w:marBottom w:val="0"/>
                  <w:divBdr>
                    <w:top w:val="none" w:sz="0" w:space="0" w:color="auto"/>
                    <w:left w:val="none" w:sz="0" w:space="0" w:color="auto"/>
                    <w:bottom w:val="none" w:sz="0" w:space="0" w:color="auto"/>
                    <w:right w:val="none" w:sz="0" w:space="0" w:color="auto"/>
                  </w:divBdr>
                </w:div>
                <w:div w:id="1862402113">
                  <w:marLeft w:val="0"/>
                  <w:marRight w:val="0"/>
                  <w:marTop w:val="0"/>
                  <w:marBottom w:val="0"/>
                  <w:divBdr>
                    <w:top w:val="none" w:sz="0" w:space="0" w:color="auto"/>
                    <w:left w:val="none" w:sz="0" w:space="0" w:color="auto"/>
                    <w:bottom w:val="none" w:sz="0" w:space="0" w:color="auto"/>
                    <w:right w:val="none" w:sz="0" w:space="0" w:color="auto"/>
                  </w:divBdr>
                </w:div>
                <w:div w:id="1866944919">
                  <w:marLeft w:val="0"/>
                  <w:marRight w:val="0"/>
                  <w:marTop w:val="0"/>
                  <w:marBottom w:val="0"/>
                  <w:divBdr>
                    <w:top w:val="none" w:sz="0" w:space="0" w:color="auto"/>
                    <w:left w:val="none" w:sz="0" w:space="0" w:color="auto"/>
                    <w:bottom w:val="none" w:sz="0" w:space="0" w:color="auto"/>
                    <w:right w:val="none" w:sz="0" w:space="0" w:color="auto"/>
                  </w:divBdr>
                </w:div>
                <w:div w:id="1870290396">
                  <w:marLeft w:val="0"/>
                  <w:marRight w:val="0"/>
                  <w:marTop w:val="0"/>
                  <w:marBottom w:val="0"/>
                  <w:divBdr>
                    <w:top w:val="none" w:sz="0" w:space="0" w:color="auto"/>
                    <w:left w:val="none" w:sz="0" w:space="0" w:color="auto"/>
                    <w:bottom w:val="none" w:sz="0" w:space="0" w:color="auto"/>
                    <w:right w:val="none" w:sz="0" w:space="0" w:color="auto"/>
                  </w:divBdr>
                </w:div>
                <w:div w:id="1871139155">
                  <w:marLeft w:val="0"/>
                  <w:marRight w:val="0"/>
                  <w:marTop w:val="0"/>
                  <w:marBottom w:val="0"/>
                  <w:divBdr>
                    <w:top w:val="none" w:sz="0" w:space="0" w:color="auto"/>
                    <w:left w:val="none" w:sz="0" w:space="0" w:color="auto"/>
                    <w:bottom w:val="none" w:sz="0" w:space="0" w:color="auto"/>
                    <w:right w:val="none" w:sz="0" w:space="0" w:color="auto"/>
                  </w:divBdr>
                </w:div>
                <w:div w:id="1871140638">
                  <w:marLeft w:val="0"/>
                  <w:marRight w:val="0"/>
                  <w:marTop w:val="0"/>
                  <w:marBottom w:val="0"/>
                  <w:divBdr>
                    <w:top w:val="none" w:sz="0" w:space="0" w:color="auto"/>
                    <w:left w:val="none" w:sz="0" w:space="0" w:color="auto"/>
                    <w:bottom w:val="none" w:sz="0" w:space="0" w:color="auto"/>
                    <w:right w:val="none" w:sz="0" w:space="0" w:color="auto"/>
                  </w:divBdr>
                </w:div>
                <w:div w:id="1873372147">
                  <w:marLeft w:val="0"/>
                  <w:marRight w:val="0"/>
                  <w:marTop w:val="0"/>
                  <w:marBottom w:val="0"/>
                  <w:divBdr>
                    <w:top w:val="none" w:sz="0" w:space="0" w:color="auto"/>
                    <w:left w:val="none" w:sz="0" w:space="0" w:color="auto"/>
                    <w:bottom w:val="none" w:sz="0" w:space="0" w:color="auto"/>
                    <w:right w:val="none" w:sz="0" w:space="0" w:color="auto"/>
                  </w:divBdr>
                </w:div>
                <w:div w:id="1874808177">
                  <w:marLeft w:val="0"/>
                  <w:marRight w:val="0"/>
                  <w:marTop w:val="0"/>
                  <w:marBottom w:val="0"/>
                  <w:divBdr>
                    <w:top w:val="none" w:sz="0" w:space="0" w:color="auto"/>
                    <w:left w:val="none" w:sz="0" w:space="0" w:color="auto"/>
                    <w:bottom w:val="none" w:sz="0" w:space="0" w:color="auto"/>
                    <w:right w:val="none" w:sz="0" w:space="0" w:color="auto"/>
                  </w:divBdr>
                </w:div>
                <w:div w:id="1876309273">
                  <w:marLeft w:val="0"/>
                  <w:marRight w:val="0"/>
                  <w:marTop w:val="0"/>
                  <w:marBottom w:val="0"/>
                  <w:divBdr>
                    <w:top w:val="none" w:sz="0" w:space="0" w:color="auto"/>
                    <w:left w:val="none" w:sz="0" w:space="0" w:color="auto"/>
                    <w:bottom w:val="none" w:sz="0" w:space="0" w:color="auto"/>
                    <w:right w:val="none" w:sz="0" w:space="0" w:color="auto"/>
                  </w:divBdr>
                </w:div>
                <w:div w:id="1882328869">
                  <w:marLeft w:val="0"/>
                  <w:marRight w:val="0"/>
                  <w:marTop w:val="0"/>
                  <w:marBottom w:val="0"/>
                  <w:divBdr>
                    <w:top w:val="none" w:sz="0" w:space="0" w:color="auto"/>
                    <w:left w:val="none" w:sz="0" w:space="0" w:color="auto"/>
                    <w:bottom w:val="none" w:sz="0" w:space="0" w:color="auto"/>
                    <w:right w:val="none" w:sz="0" w:space="0" w:color="auto"/>
                  </w:divBdr>
                </w:div>
                <w:div w:id="1884515632">
                  <w:marLeft w:val="0"/>
                  <w:marRight w:val="0"/>
                  <w:marTop w:val="0"/>
                  <w:marBottom w:val="0"/>
                  <w:divBdr>
                    <w:top w:val="none" w:sz="0" w:space="0" w:color="auto"/>
                    <w:left w:val="none" w:sz="0" w:space="0" w:color="auto"/>
                    <w:bottom w:val="none" w:sz="0" w:space="0" w:color="auto"/>
                    <w:right w:val="none" w:sz="0" w:space="0" w:color="auto"/>
                  </w:divBdr>
                </w:div>
                <w:div w:id="1885218190">
                  <w:marLeft w:val="0"/>
                  <w:marRight w:val="0"/>
                  <w:marTop w:val="0"/>
                  <w:marBottom w:val="0"/>
                  <w:divBdr>
                    <w:top w:val="none" w:sz="0" w:space="0" w:color="auto"/>
                    <w:left w:val="none" w:sz="0" w:space="0" w:color="auto"/>
                    <w:bottom w:val="none" w:sz="0" w:space="0" w:color="auto"/>
                    <w:right w:val="none" w:sz="0" w:space="0" w:color="auto"/>
                  </w:divBdr>
                </w:div>
                <w:div w:id="1885364215">
                  <w:marLeft w:val="0"/>
                  <w:marRight w:val="0"/>
                  <w:marTop w:val="0"/>
                  <w:marBottom w:val="0"/>
                  <w:divBdr>
                    <w:top w:val="none" w:sz="0" w:space="0" w:color="auto"/>
                    <w:left w:val="none" w:sz="0" w:space="0" w:color="auto"/>
                    <w:bottom w:val="none" w:sz="0" w:space="0" w:color="auto"/>
                    <w:right w:val="none" w:sz="0" w:space="0" w:color="auto"/>
                  </w:divBdr>
                </w:div>
                <w:div w:id="1886405200">
                  <w:marLeft w:val="0"/>
                  <w:marRight w:val="0"/>
                  <w:marTop w:val="0"/>
                  <w:marBottom w:val="0"/>
                  <w:divBdr>
                    <w:top w:val="none" w:sz="0" w:space="0" w:color="auto"/>
                    <w:left w:val="none" w:sz="0" w:space="0" w:color="auto"/>
                    <w:bottom w:val="none" w:sz="0" w:space="0" w:color="auto"/>
                    <w:right w:val="none" w:sz="0" w:space="0" w:color="auto"/>
                  </w:divBdr>
                </w:div>
                <w:div w:id="1887526063">
                  <w:marLeft w:val="0"/>
                  <w:marRight w:val="0"/>
                  <w:marTop w:val="0"/>
                  <w:marBottom w:val="0"/>
                  <w:divBdr>
                    <w:top w:val="none" w:sz="0" w:space="0" w:color="auto"/>
                    <w:left w:val="none" w:sz="0" w:space="0" w:color="auto"/>
                    <w:bottom w:val="none" w:sz="0" w:space="0" w:color="auto"/>
                    <w:right w:val="none" w:sz="0" w:space="0" w:color="auto"/>
                  </w:divBdr>
                </w:div>
                <w:div w:id="1888175739">
                  <w:marLeft w:val="0"/>
                  <w:marRight w:val="0"/>
                  <w:marTop w:val="0"/>
                  <w:marBottom w:val="0"/>
                  <w:divBdr>
                    <w:top w:val="none" w:sz="0" w:space="0" w:color="auto"/>
                    <w:left w:val="none" w:sz="0" w:space="0" w:color="auto"/>
                    <w:bottom w:val="none" w:sz="0" w:space="0" w:color="auto"/>
                    <w:right w:val="none" w:sz="0" w:space="0" w:color="auto"/>
                  </w:divBdr>
                </w:div>
                <w:div w:id="1889759872">
                  <w:marLeft w:val="0"/>
                  <w:marRight w:val="0"/>
                  <w:marTop w:val="0"/>
                  <w:marBottom w:val="0"/>
                  <w:divBdr>
                    <w:top w:val="none" w:sz="0" w:space="0" w:color="auto"/>
                    <w:left w:val="none" w:sz="0" w:space="0" w:color="auto"/>
                    <w:bottom w:val="none" w:sz="0" w:space="0" w:color="auto"/>
                    <w:right w:val="none" w:sz="0" w:space="0" w:color="auto"/>
                  </w:divBdr>
                </w:div>
                <w:div w:id="1891260858">
                  <w:marLeft w:val="0"/>
                  <w:marRight w:val="0"/>
                  <w:marTop w:val="0"/>
                  <w:marBottom w:val="0"/>
                  <w:divBdr>
                    <w:top w:val="none" w:sz="0" w:space="0" w:color="auto"/>
                    <w:left w:val="none" w:sz="0" w:space="0" w:color="auto"/>
                    <w:bottom w:val="none" w:sz="0" w:space="0" w:color="auto"/>
                    <w:right w:val="none" w:sz="0" w:space="0" w:color="auto"/>
                  </w:divBdr>
                </w:div>
                <w:div w:id="1894347817">
                  <w:marLeft w:val="0"/>
                  <w:marRight w:val="0"/>
                  <w:marTop w:val="0"/>
                  <w:marBottom w:val="0"/>
                  <w:divBdr>
                    <w:top w:val="none" w:sz="0" w:space="0" w:color="auto"/>
                    <w:left w:val="none" w:sz="0" w:space="0" w:color="auto"/>
                    <w:bottom w:val="none" w:sz="0" w:space="0" w:color="auto"/>
                    <w:right w:val="none" w:sz="0" w:space="0" w:color="auto"/>
                  </w:divBdr>
                </w:div>
                <w:div w:id="1896625529">
                  <w:marLeft w:val="0"/>
                  <w:marRight w:val="0"/>
                  <w:marTop w:val="0"/>
                  <w:marBottom w:val="0"/>
                  <w:divBdr>
                    <w:top w:val="none" w:sz="0" w:space="0" w:color="auto"/>
                    <w:left w:val="none" w:sz="0" w:space="0" w:color="auto"/>
                    <w:bottom w:val="none" w:sz="0" w:space="0" w:color="auto"/>
                    <w:right w:val="none" w:sz="0" w:space="0" w:color="auto"/>
                  </w:divBdr>
                </w:div>
                <w:div w:id="1898473789">
                  <w:marLeft w:val="0"/>
                  <w:marRight w:val="0"/>
                  <w:marTop w:val="0"/>
                  <w:marBottom w:val="0"/>
                  <w:divBdr>
                    <w:top w:val="none" w:sz="0" w:space="0" w:color="auto"/>
                    <w:left w:val="none" w:sz="0" w:space="0" w:color="auto"/>
                    <w:bottom w:val="none" w:sz="0" w:space="0" w:color="auto"/>
                    <w:right w:val="none" w:sz="0" w:space="0" w:color="auto"/>
                  </w:divBdr>
                </w:div>
                <w:div w:id="1901020289">
                  <w:marLeft w:val="0"/>
                  <w:marRight w:val="0"/>
                  <w:marTop w:val="0"/>
                  <w:marBottom w:val="0"/>
                  <w:divBdr>
                    <w:top w:val="none" w:sz="0" w:space="0" w:color="auto"/>
                    <w:left w:val="none" w:sz="0" w:space="0" w:color="auto"/>
                    <w:bottom w:val="none" w:sz="0" w:space="0" w:color="auto"/>
                    <w:right w:val="none" w:sz="0" w:space="0" w:color="auto"/>
                  </w:divBdr>
                </w:div>
                <w:div w:id="1901207328">
                  <w:marLeft w:val="0"/>
                  <w:marRight w:val="0"/>
                  <w:marTop w:val="0"/>
                  <w:marBottom w:val="0"/>
                  <w:divBdr>
                    <w:top w:val="none" w:sz="0" w:space="0" w:color="auto"/>
                    <w:left w:val="none" w:sz="0" w:space="0" w:color="auto"/>
                    <w:bottom w:val="none" w:sz="0" w:space="0" w:color="auto"/>
                    <w:right w:val="none" w:sz="0" w:space="0" w:color="auto"/>
                  </w:divBdr>
                </w:div>
                <w:div w:id="1901280112">
                  <w:marLeft w:val="0"/>
                  <w:marRight w:val="0"/>
                  <w:marTop w:val="0"/>
                  <w:marBottom w:val="0"/>
                  <w:divBdr>
                    <w:top w:val="none" w:sz="0" w:space="0" w:color="auto"/>
                    <w:left w:val="none" w:sz="0" w:space="0" w:color="auto"/>
                    <w:bottom w:val="none" w:sz="0" w:space="0" w:color="auto"/>
                    <w:right w:val="none" w:sz="0" w:space="0" w:color="auto"/>
                  </w:divBdr>
                </w:div>
                <w:div w:id="1904945258">
                  <w:marLeft w:val="0"/>
                  <w:marRight w:val="0"/>
                  <w:marTop w:val="0"/>
                  <w:marBottom w:val="0"/>
                  <w:divBdr>
                    <w:top w:val="none" w:sz="0" w:space="0" w:color="auto"/>
                    <w:left w:val="none" w:sz="0" w:space="0" w:color="auto"/>
                    <w:bottom w:val="none" w:sz="0" w:space="0" w:color="auto"/>
                    <w:right w:val="none" w:sz="0" w:space="0" w:color="auto"/>
                  </w:divBdr>
                </w:div>
                <w:div w:id="1908345464">
                  <w:marLeft w:val="0"/>
                  <w:marRight w:val="0"/>
                  <w:marTop w:val="0"/>
                  <w:marBottom w:val="0"/>
                  <w:divBdr>
                    <w:top w:val="none" w:sz="0" w:space="0" w:color="auto"/>
                    <w:left w:val="none" w:sz="0" w:space="0" w:color="auto"/>
                    <w:bottom w:val="none" w:sz="0" w:space="0" w:color="auto"/>
                    <w:right w:val="none" w:sz="0" w:space="0" w:color="auto"/>
                  </w:divBdr>
                </w:div>
                <w:div w:id="1909345633">
                  <w:marLeft w:val="0"/>
                  <w:marRight w:val="0"/>
                  <w:marTop w:val="0"/>
                  <w:marBottom w:val="0"/>
                  <w:divBdr>
                    <w:top w:val="none" w:sz="0" w:space="0" w:color="auto"/>
                    <w:left w:val="none" w:sz="0" w:space="0" w:color="auto"/>
                    <w:bottom w:val="none" w:sz="0" w:space="0" w:color="auto"/>
                    <w:right w:val="none" w:sz="0" w:space="0" w:color="auto"/>
                  </w:divBdr>
                </w:div>
                <w:div w:id="1910532198">
                  <w:marLeft w:val="0"/>
                  <w:marRight w:val="0"/>
                  <w:marTop w:val="0"/>
                  <w:marBottom w:val="0"/>
                  <w:divBdr>
                    <w:top w:val="none" w:sz="0" w:space="0" w:color="auto"/>
                    <w:left w:val="none" w:sz="0" w:space="0" w:color="auto"/>
                    <w:bottom w:val="none" w:sz="0" w:space="0" w:color="auto"/>
                    <w:right w:val="none" w:sz="0" w:space="0" w:color="auto"/>
                  </w:divBdr>
                </w:div>
                <w:div w:id="1911112880">
                  <w:marLeft w:val="0"/>
                  <w:marRight w:val="0"/>
                  <w:marTop w:val="0"/>
                  <w:marBottom w:val="0"/>
                  <w:divBdr>
                    <w:top w:val="none" w:sz="0" w:space="0" w:color="auto"/>
                    <w:left w:val="none" w:sz="0" w:space="0" w:color="auto"/>
                    <w:bottom w:val="none" w:sz="0" w:space="0" w:color="auto"/>
                    <w:right w:val="none" w:sz="0" w:space="0" w:color="auto"/>
                  </w:divBdr>
                </w:div>
                <w:div w:id="1914315061">
                  <w:marLeft w:val="0"/>
                  <w:marRight w:val="0"/>
                  <w:marTop w:val="0"/>
                  <w:marBottom w:val="0"/>
                  <w:divBdr>
                    <w:top w:val="none" w:sz="0" w:space="0" w:color="auto"/>
                    <w:left w:val="none" w:sz="0" w:space="0" w:color="auto"/>
                    <w:bottom w:val="none" w:sz="0" w:space="0" w:color="auto"/>
                    <w:right w:val="none" w:sz="0" w:space="0" w:color="auto"/>
                  </w:divBdr>
                </w:div>
                <w:div w:id="1915386827">
                  <w:marLeft w:val="0"/>
                  <w:marRight w:val="0"/>
                  <w:marTop w:val="0"/>
                  <w:marBottom w:val="0"/>
                  <w:divBdr>
                    <w:top w:val="none" w:sz="0" w:space="0" w:color="auto"/>
                    <w:left w:val="none" w:sz="0" w:space="0" w:color="auto"/>
                    <w:bottom w:val="none" w:sz="0" w:space="0" w:color="auto"/>
                    <w:right w:val="none" w:sz="0" w:space="0" w:color="auto"/>
                  </w:divBdr>
                </w:div>
                <w:div w:id="1915973966">
                  <w:marLeft w:val="0"/>
                  <w:marRight w:val="0"/>
                  <w:marTop w:val="0"/>
                  <w:marBottom w:val="0"/>
                  <w:divBdr>
                    <w:top w:val="none" w:sz="0" w:space="0" w:color="auto"/>
                    <w:left w:val="none" w:sz="0" w:space="0" w:color="auto"/>
                    <w:bottom w:val="none" w:sz="0" w:space="0" w:color="auto"/>
                    <w:right w:val="none" w:sz="0" w:space="0" w:color="auto"/>
                  </w:divBdr>
                </w:div>
                <w:div w:id="1921404038">
                  <w:marLeft w:val="0"/>
                  <w:marRight w:val="0"/>
                  <w:marTop w:val="0"/>
                  <w:marBottom w:val="0"/>
                  <w:divBdr>
                    <w:top w:val="none" w:sz="0" w:space="0" w:color="auto"/>
                    <w:left w:val="none" w:sz="0" w:space="0" w:color="auto"/>
                    <w:bottom w:val="none" w:sz="0" w:space="0" w:color="auto"/>
                    <w:right w:val="none" w:sz="0" w:space="0" w:color="auto"/>
                  </w:divBdr>
                </w:div>
                <w:div w:id="1924103954">
                  <w:marLeft w:val="0"/>
                  <w:marRight w:val="0"/>
                  <w:marTop w:val="0"/>
                  <w:marBottom w:val="0"/>
                  <w:divBdr>
                    <w:top w:val="none" w:sz="0" w:space="0" w:color="auto"/>
                    <w:left w:val="none" w:sz="0" w:space="0" w:color="auto"/>
                    <w:bottom w:val="none" w:sz="0" w:space="0" w:color="auto"/>
                    <w:right w:val="none" w:sz="0" w:space="0" w:color="auto"/>
                  </w:divBdr>
                </w:div>
                <w:div w:id="1925071760">
                  <w:marLeft w:val="0"/>
                  <w:marRight w:val="0"/>
                  <w:marTop w:val="0"/>
                  <w:marBottom w:val="0"/>
                  <w:divBdr>
                    <w:top w:val="none" w:sz="0" w:space="0" w:color="auto"/>
                    <w:left w:val="none" w:sz="0" w:space="0" w:color="auto"/>
                    <w:bottom w:val="none" w:sz="0" w:space="0" w:color="auto"/>
                    <w:right w:val="none" w:sz="0" w:space="0" w:color="auto"/>
                  </w:divBdr>
                </w:div>
                <w:div w:id="1925332255">
                  <w:marLeft w:val="0"/>
                  <w:marRight w:val="0"/>
                  <w:marTop w:val="0"/>
                  <w:marBottom w:val="0"/>
                  <w:divBdr>
                    <w:top w:val="none" w:sz="0" w:space="0" w:color="auto"/>
                    <w:left w:val="none" w:sz="0" w:space="0" w:color="auto"/>
                    <w:bottom w:val="none" w:sz="0" w:space="0" w:color="auto"/>
                    <w:right w:val="none" w:sz="0" w:space="0" w:color="auto"/>
                  </w:divBdr>
                </w:div>
                <w:div w:id="1925333100">
                  <w:marLeft w:val="0"/>
                  <w:marRight w:val="0"/>
                  <w:marTop w:val="0"/>
                  <w:marBottom w:val="0"/>
                  <w:divBdr>
                    <w:top w:val="none" w:sz="0" w:space="0" w:color="auto"/>
                    <w:left w:val="none" w:sz="0" w:space="0" w:color="auto"/>
                    <w:bottom w:val="none" w:sz="0" w:space="0" w:color="auto"/>
                    <w:right w:val="none" w:sz="0" w:space="0" w:color="auto"/>
                  </w:divBdr>
                </w:div>
                <w:div w:id="1928880313">
                  <w:marLeft w:val="0"/>
                  <w:marRight w:val="0"/>
                  <w:marTop w:val="0"/>
                  <w:marBottom w:val="0"/>
                  <w:divBdr>
                    <w:top w:val="none" w:sz="0" w:space="0" w:color="auto"/>
                    <w:left w:val="none" w:sz="0" w:space="0" w:color="auto"/>
                    <w:bottom w:val="none" w:sz="0" w:space="0" w:color="auto"/>
                    <w:right w:val="none" w:sz="0" w:space="0" w:color="auto"/>
                  </w:divBdr>
                </w:div>
                <w:div w:id="1929774038">
                  <w:marLeft w:val="0"/>
                  <w:marRight w:val="0"/>
                  <w:marTop w:val="0"/>
                  <w:marBottom w:val="0"/>
                  <w:divBdr>
                    <w:top w:val="none" w:sz="0" w:space="0" w:color="auto"/>
                    <w:left w:val="none" w:sz="0" w:space="0" w:color="auto"/>
                    <w:bottom w:val="none" w:sz="0" w:space="0" w:color="auto"/>
                    <w:right w:val="none" w:sz="0" w:space="0" w:color="auto"/>
                  </w:divBdr>
                </w:div>
                <w:div w:id="1931043069">
                  <w:marLeft w:val="0"/>
                  <w:marRight w:val="0"/>
                  <w:marTop w:val="0"/>
                  <w:marBottom w:val="0"/>
                  <w:divBdr>
                    <w:top w:val="none" w:sz="0" w:space="0" w:color="auto"/>
                    <w:left w:val="none" w:sz="0" w:space="0" w:color="auto"/>
                    <w:bottom w:val="none" w:sz="0" w:space="0" w:color="auto"/>
                    <w:right w:val="none" w:sz="0" w:space="0" w:color="auto"/>
                  </w:divBdr>
                </w:div>
                <w:div w:id="1932011415">
                  <w:marLeft w:val="0"/>
                  <w:marRight w:val="0"/>
                  <w:marTop w:val="0"/>
                  <w:marBottom w:val="0"/>
                  <w:divBdr>
                    <w:top w:val="none" w:sz="0" w:space="0" w:color="auto"/>
                    <w:left w:val="none" w:sz="0" w:space="0" w:color="auto"/>
                    <w:bottom w:val="none" w:sz="0" w:space="0" w:color="auto"/>
                    <w:right w:val="none" w:sz="0" w:space="0" w:color="auto"/>
                  </w:divBdr>
                </w:div>
                <w:div w:id="1932347816">
                  <w:marLeft w:val="0"/>
                  <w:marRight w:val="0"/>
                  <w:marTop w:val="0"/>
                  <w:marBottom w:val="0"/>
                  <w:divBdr>
                    <w:top w:val="none" w:sz="0" w:space="0" w:color="auto"/>
                    <w:left w:val="none" w:sz="0" w:space="0" w:color="auto"/>
                    <w:bottom w:val="none" w:sz="0" w:space="0" w:color="auto"/>
                    <w:right w:val="none" w:sz="0" w:space="0" w:color="auto"/>
                  </w:divBdr>
                </w:div>
                <w:div w:id="1932540022">
                  <w:marLeft w:val="0"/>
                  <w:marRight w:val="0"/>
                  <w:marTop w:val="0"/>
                  <w:marBottom w:val="0"/>
                  <w:divBdr>
                    <w:top w:val="none" w:sz="0" w:space="0" w:color="auto"/>
                    <w:left w:val="none" w:sz="0" w:space="0" w:color="auto"/>
                    <w:bottom w:val="none" w:sz="0" w:space="0" w:color="auto"/>
                    <w:right w:val="none" w:sz="0" w:space="0" w:color="auto"/>
                  </w:divBdr>
                </w:div>
                <w:div w:id="1933513029">
                  <w:marLeft w:val="0"/>
                  <w:marRight w:val="0"/>
                  <w:marTop w:val="0"/>
                  <w:marBottom w:val="0"/>
                  <w:divBdr>
                    <w:top w:val="none" w:sz="0" w:space="0" w:color="auto"/>
                    <w:left w:val="none" w:sz="0" w:space="0" w:color="auto"/>
                    <w:bottom w:val="none" w:sz="0" w:space="0" w:color="auto"/>
                    <w:right w:val="none" w:sz="0" w:space="0" w:color="auto"/>
                  </w:divBdr>
                </w:div>
                <w:div w:id="1934624278">
                  <w:marLeft w:val="0"/>
                  <w:marRight w:val="0"/>
                  <w:marTop w:val="0"/>
                  <w:marBottom w:val="0"/>
                  <w:divBdr>
                    <w:top w:val="none" w:sz="0" w:space="0" w:color="auto"/>
                    <w:left w:val="none" w:sz="0" w:space="0" w:color="auto"/>
                    <w:bottom w:val="none" w:sz="0" w:space="0" w:color="auto"/>
                    <w:right w:val="none" w:sz="0" w:space="0" w:color="auto"/>
                  </w:divBdr>
                </w:div>
                <w:div w:id="1935896269">
                  <w:marLeft w:val="0"/>
                  <w:marRight w:val="0"/>
                  <w:marTop w:val="0"/>
                  <w:marBottom w:val="0"/>
                  <w:divBdr>
                    <w:top w:val="none" w:sz="0" w:space="0" w:color="auto"/>
                    <w:left w:val="none" w:sz="0" w:space="0" w:color="auto"/>
                    <w:bottom w:val="none" w:sz="0" w:space="0" w:color="auto"/>
                    <w:right w:val="none" w:sz="0" w:space="0" w:color="auto"/>
                  </w:divBdr>
                </w:div>
                <w:div w:id="1936018584">
                  <w:marLeft w:val="0"/>
                  <w:marRight w:val="0"/>
                  <w:marTop w:val="0"/>
                  <w:marBottom w:val="0"/>
                  <w:divBdr>
                    <w:top w:val="none" w:sz="0" w:space="0" w:color="auto"/>
                    <w:left w:val="none" w:sz="0" w:space="0" w:color="auto"/>
                    <w:bottom w:val="none" w:sz="0" w:space="0" w:color="auto"/>
                    <w:right w:val="none" w:sz="0" w:space="0" w:color="auto"/>
                  </w:divBdr>
                </w:div>
                <w:div w:id="1938050538">
                  <w:marLeft w:val="0"/>
                  <w:marRight w:val="0"/>
                  <w:marTop w:val="0"/>
                  <w:marBottom w:val="0"/>
                  <w:divBdr>
                    <w:top w:val="none" w:sz="0" w:space="0" w:color="auto"/>
                    <w:left w:val="none" w:sz="0" w:space="0" w:color="auto"/>
                    <w:bottom w:val="none" w:sz="0" w:space="0" w:color="auto"/>
                    <w:right w:val="none" w:sz="0" w:space="0" w:color="auto"/>
                  </w:divBdr>
                </w:div>
                <w:div w:id="1938825887">
                  <w:marLeft w:val="0"/>
                  <w:marRight w:val="0"/>
                  <w:marTop w:val="0"/>
                  <w:marBottom w:val="0"/>
                  <w:divBdr>
                    <w:top w:val="none" w:sz="0" w:space="0" w:color="auto"/>
                    <w:left w:val="none" w:sz="0" w:space="0" w:color="auto"/>
                    <w:bottom w:val="none" w:sz="0" w:space="0" w:color="auto"/>
                    <w:right w:val="none" w:sz="0" w:space="0" w:color="auto"/>
                  </w:divBdr>
                </w:div>
                <w:div w:id="1940141452">
                  <w:marLeft w:val="0"/>
                  <w:marRight w:val="0"/>
                  <w:marTop w:val="0"/>
                  <w:marBottom w:val="0"/>
                  <w:divBdr>
                    <w:top w:val="none" w:sz="0" w:space="0" w:color="auto"/>
                    <w:left w:val="none" w:sz="0" w:space="0" w:color="auto"/>
                    <w:bottom w:val="none" w:sz="0" w:space="0" w:color="auto"/>
                    <w:right w:val="none" w:sz="0" w:space="0" w:color="auto"/>
                  </w:divBdr>
                </w:div>
                <w:div w:id="1944217220">
                  <w:marLeft w:val="0"/>
                  <w:marRight w:val="0"/>
                  <w:marTop w:val="0"/>
                  <w:marBottom w:val="0"/>
                  <w:divBdr>
                    <w:top w:val="none" w:sz="0" w:space="0" w:color="auto"/>
                    <w:left w:val="none" w:sz="0" w:space="0" w:color="auto"/>
                    <w:bottom w:val="none" w:sz="0" w:space="0" w:color="auto"/>
                    <w:right w:val="none" w:sz="0" w:space="0" w:color="auto"/>
                  </w:divBdr>
                </w:div>
                <w:div w:id="1947271916">
                  <w:marLeft w:val="0"/>
                  <w:marRight w:val="0"/>
                  <w:marTop w:val="0"/>
                  <w:marBottom w:val="0"/>
                  <w:divBdr>
                    <w:top w:val="none" w:sz="0" w:space="0" w:color="auto"/>
                    <w:left w:val="none" w:sz="0" w:space="0" w:color="auto"/>
                    <w:bottom w:val="none" w:sz="0" w:space="0" w:color="auto"/>
                    <w:right w:val="none" w:sz="0" w:space="0" w:color="auto"/>
                  </w:divBdr>
                </w:div>
                <w:div w:id="1949847773">
                  <w:marLeft w:val="0"/>
                  <w:marRight w:val="0"/>
                  <w:marTop w:val="0"/>
                  <w:marBottom w:val="0"/>
                  <w:divBdr>
                    <w:top w:val="none" w:sz="0" w:space="0" w:color="auto"/>
                    <w:left w:val="none" w:sz="0" w:space="0" w:color="auto"/>
                    <w:bottom w:val="none" w:sz="0" w:space="0" w:color="auto"/>
                    <w:right w:val="none" w:sz="0" w:space="0" w:color="auto"/>
                  </w:divBdr>
                </w:div>
                <w:div w:id="1950314945">
                  <w:marLeft w:val="0"/>
                  <w:marRight w:val="0"/>
                  <w:marTop w:val="0"/>
                  <w:marBottom w:val="0"/>
                  <w:divBdr>
                    <w:top w:val="none" w:sz="0" w:space="0" w:color="auto"/>
                    <w:left w:val="none" w:sz="0" w:space="0" w:color="auto"/>
                    <w:bottom w:val="none" w:sz="0" w:space="0" w:color="auto"/>
                    <w:right w:val="none" w:sz="0" w:space="0" w:color="auto"/>
                  </w:divBdr>
                </w:div>
                <w:div w:id="1951083047">
                  <w:marLeft w:val="0"/>
                  <w:marRight w:val="0"/>
                  <w:marTop w:val="0"/>
                  <w:marBottom w:val="0"/>
                  <w:divBdr>
                    <w:top w:val="none" w:sz="0" w:space="0" w:color="auto"/>
                    <w:left w:val="none" w:sz="0" w:space="0" w:color="auto"/>
                    <w:bottom w:val="none" w:sz="0" w:space="0" w:color="auto"/>
                    <w:right w:val="none" w:sz="0" w:space="0" w:color="auto"/>
                  </w:divBdr>
                </w:div>
                <w:div w:id="1952322382">
                  <w:marLeft w:val="0"/>
                  <w:marRight w:val="0"/>
                  <w:marTop w:val="0"/>
                  <w:marBottom w:val="0"/>
                  <w:divBdr>
                    <w:top w:val="none" w:sz="0" w:space="0" w:color="auto"/>
                    <w:left w:val="none" w:sz="0" w:space="0" w:color="auto"/>
                    <w:bottom w:val="none" w:sz="0" w:space="0" w:color="auto"/>
                    <w:right w:val="none" w:sz="0" w:space="0" w:color="auto"/>
                  </w:divBdr>
                </w:div>
                <w:div w:id="1955791784">
                  <w:marLeft w:val="0"/>
                  <w:marRight w:val="0"/>
                  <w:marTop w:val="0"/>
                  <w:marBottom w:val="0"/>
                  <w:divBdr>
                    <w:top w:val="none" w:sz="0" w:space="0" w:color="auto"/>
                    <w:left w:val="none" w:sz="0" w:space="0" w:color="auto"/>
                    <w:bottom w:val="none" w:sz="0" w:space="0" w:color="auto"/>
                    <w:right w:val="none" w:sz="0" w:space="0" w:color="auto"/>
                  </w:divBdr>
                </w:div>
                <w:div w:id="1957789145">
                  <w:marLeft w:val="0"/>
                  <w:marRight w:val="0"/>
                  <w:marTop w:val="0"/>
                  <w:marBottom w:val="0"/>
                  <w:divBdr>
                    <w:top w:val="none" w:sz="0" w:space="0" w:color="auto"/>
                    <w:left w:val="none" w:sz="0" w:space="0" w:color="auto"/>
                    <w:bottom w:val="none" w:sz="0" w:space="0" w:color="auto"/>
                    <w:right w:val="none" w:sz="0" w:space="0" w:color="auto"/>
                  </w:divBdr>
                </w:div>
                <w:div w:id="1958097875">
                  <w:marLeft w:val="0"/>
                  <w:marRight w:val="0"/>
                  <w:marTop w:val="0"/>
                  <w:marBottom w:val="0"/>
                  <w:divBdr>
                    <w:top w:val="none" w:sz="0" w:space="0" w:color="auto"/>
                    <w:left w:val="none" w:sz="0" w:space="0" w:color="auto"/>
                    <w:bottom w:val="none" w:sz="0" w:space="0" w:color="auto"/>
                    <w:right w:val="none" w:sz="0" w:space="0" w:color="auto"/>
                  </w:divBdr>
                </w:div>
                <w:div w:id="1959405486">
                  <w:marLeft w:val="0"/>
                  <w:marRight w:val="0"/>
                  <w:marTop w:val="0"/>
                  <w:marBottom w:val="0"/>
                  <w:divBdr>
                    <w:top w:val="none" w:sz="0" w:space="0" w:color="auto"/>
                    <w:left w:val="none" w:sz="0" w:space="0" w:color="auto"/>
                    <w:bottom w:val="none" w:sz="0" w:space="0" w:color="auto"/>
                    <w:right w:val="none" w:sz="0" w:space="0" w:color="auto"/>
                  </w:divBdr>
                </w:div>
                <w:div w:id="1959530252">
                  <w:marLeft w:val="0"/>
                  <w:marRight w:val="0"/>
                  <w:marTop w:val="0"/>
                  <w:marBottom w:val="0"/>
                  <w:divBdr>
                    <w:top w:val="none" w:sz="0" w:space="0" w:color="auto"/>
                    <w:left w:val="none" w:sz="0" w:space="0" w:color="auto"/>
                    <w:bottom w:val="none" w:sz="0" w:space="0" w:color="auto"/>
                    <w:right w:val="none" w:sz="0" w:space="0" w:color="auto"/>
                  </w:divBdr>
                </w:div>
                <w:div w:id="1959798919">
                  <w:marLeft w:val="0"/>
                  <w:marRight w:val="0"/>
                  <w:marTop w:val="0"/>
                  <w:marBottom w:val="0"/>
                  <w:divBdr>
                    <w:top w:val="none" w:sz="0" w:space="0" w:color="auto"/>
                    <w:left w:val="none" w:sz="0" w:space="0" w:color="auto"/>
                    <w:bottom w:val="none" w:sz="0" w:space="0" w:color="auto"/>
                    <w:right w:val="none" w:sz="0" w:space="0" w:color="auto"/>
                  </w:divBdr>
                </w:div>
                <w:div w:id="1960649292">
                  <w:marLeft w:val="0"/>
                  <w:marRight w:val="0"/>
                  <w:marTop w:val="0"/>
                  <w:marBottom w:val="0"/>
                  <w:divBdr>
                    <w:top w:val="none" w:sz="0" w:space="0" w:color="auto"/>
                    <w:left w:val="none" w:sz="0" w:space="0" w:color="auto"/>
                    <w:bottom w:val="none" w:sz="0" w:space="0" w:color="auto"/>
                    <w:right w:val="none" w:sz="0" w:space="0" w:color="auto"/>
                  </w:divBdr>
                </w:div>
                <w:div w:id="1962496736">
                  <w:marLeft w:val="0"/>
                  <w:marRight w:val="0"/>
                  <w:marTop w:val="0"/>
                  <w:marBottom w:val="0"/>
                  <w:divBdr>
                    <w:top w:val="none" w:sz="0" w:space="0" w:color="auto"/>
                    <w:left w:val="none" w:sz="0" w:space="0" w:color="auto"/>
                    <w:bottom w:val="none" w:sz="0" w:space="0" w:color="auto"/>
                    <w:right w:val="none" w:sz="0" w:space="0" w:color="auto"/>
                  </w:divBdr>
                </w:div>
                <w:div w:id="1964340228">
                  <w:marLeft w:val="0"/>
                  <w:marRight w:val="0"/>
                  <w:marTop w:val="0"/>
                  <w:marBottom w:val="0"/>
                  <w:divBdr>
                    <w:top w:val="none" w:sz="0" w:space="0" w:color="auto"/>
                    <w:left w:val="none" w:sz="0" w:space="0" w:color="auto"/>
                    <w:bottom w:val="none" w:sz="0" w:space="0" w:color="auto"/>
                    <w:right w:val="none" w:sz="0" w:space="0" w:color="auto"/>
                  </w:divBdr>
                </w:div>
                <w:div w:id="1964997559">
                  <w:marLeft w:val="0"/>
                  <w:marRight w:val="0"/>
                  <w:marTop w:val="0"/>
                  <w:marBottom w:val="0"/>
                  <w:divBdr>
                    <w:top w:val="none" w:sz="0" w:space="0" w:color="auto"/>
                    <w:left w:val="none" w:sz="0" w:space="0" w:color="auto"/>
                    <w:bottom w:val="none" w:sz="0" w:space="0" w:color="auto"/>
                    <w:right w:val="none" w:sz="0" w:space="0" w:color="auto"/>
                  </w:divBdr>
                </w:div>
                <w:div w:id="1965499798">
                  <w:marLeft w:val="0"/>
                  <w:marRight w:val="0"/>
                  <w:marTop w:val="0"/>
                  <w:marBottom w:val="0"/>
                  <w:divBdr>
                    <w:top w:val="none" w:sz="0" w:space="0" w:color="auto"/>
                    <w:left w:val="none" w:sz="0" w:space="0" w:color="auto"/>
                    <w:bottom w:val="none" w:sz="0" w:space="0" w:color="auto"/>
                    <w:right w:val="none" w:sz="0" w:space="0" w:color="auto"/>
                  </w:divBdr>
                </w:div>
                <w:div w:id="1967350830">
                  <w:marLeft w:val="0"/>
                  <w:marRight w:val="0"/>
                  <w:marTop w:val="0"/>
                  <w:marBottom w:val="0"/>
                  <w:divBdr>
                    <w:top w:val="none" w:sz="0" w:space="0" w:color="auto"/>
                    <w:left w:val="none" w:sz="0" w:space="0" w:color="auto"/>
                    <w:bottom w:val="none" w:sz="0" w:space="0" w:color="auto"/>
                    <w:right w:val="none" w:sz="0" w:space="0" w:color="auto"/>
                  </w:divBdr>
                </w:div>
                <w:div w:id="1968899856">
                  <w:marLeft w:val="0"/>
                  <w:marRight w:val="0"/>
                  <w:marTop w:val="0"/>
                  <w:marBottom w:val="0"/>
                  <w:divBdr>
                    <w:top w:val="none" w:sz="0" w:space="0" w:color="auto"/>
                    <w:left w:val="none" w:sz="0" w:space="0" w:color="auto"/>
                    <w:bottom w:val="none" w:sz="0" w:space="0" w:color="auto"/>
                    <w:right w:val="none" w:sz="0" w:space="0" w:color="auto"/>
                  </w:divBdr>
                </w:div>
                <w:div w:id="1973636836">
                  <w:marLeft w:val="0"/>
                  <w:marRight w:val="0"/>
                  <w:marTop w:val="0"/>
                  <w:marBottom w:val="0"/>
                  <w:divBdr>
                    <w:top w:val="none" w:sz="0" w:space="0" w:color="auto"/>
                    <w:left w:val="none" w:sz="0" w:space="0" w:color="auto"/>
                    <w:bottom w:val="none" w:sz="0" w:space="0" w:color="auto"/>
                    <w:right w:val="none" w:sz="0" w:space="0" w:color="auto"/>
                  </w:divBdr>
                </w:div>
                <w:div w:id="1974097743">
                  <w:marLeft w:val="0"/>
                  <w:marRight w:val="0"/>
                  <w:marTop w:val="0"/>
                  <w:marBottom w:val="0"/>
                  <w:divBdr>
                    <w:top w:val="none" w:sz="0" w:space="0" w:color="auto"/>
                    <w:left w:val="none" w:sz="0" w:space="0" w:color="auto"/>
                    <w:bottom w:val="none" w:sz="0" w:space="0" w:color="auto"/>
                    <w:right w:val="none" w:sz="0" w:space="0" w:color="auto"/>
                  </w:divBdr>
                </w:div>
                <w:div w:id="1980764571">
                  <w:marLeft w:val="0"/>
                  <w:marRight w:val="0"/>
                  <w:marTop w:val="0"/>
                  <w:marBottom w:val="0"/>
                  <w:divBdr>
                    <w:top w:val="none" w:sz="0" w:space="0" w:color="auto"/>
                    <w:left w:val="none" w:sz="0" w:space="0" w:color="auto"/>
                    <w:bottom w:val="none" w:sz="0" w:space="0" w:color="auto"/>
                    <w:right w:val="none" w:sz="0" w:space="0" w:color="auto"/>
                  </w:divBdr>
                </w:div>
                <w:div w:id="1981880656">
                  <w:marLeft w:val="0"/>
                  <w:marRight w:val="0"/>
                  <w:marTop w:val="0"/>
                  <w:marBottom w:val="0"/>
                  <w:divBdr>
                    <w:top w:val="none" w:sz="0" w:space="0" w:color="auto"/>
                    <w:left w:val="none" w:sz="0" w:space="0" w:color="auto"/>
                    <w:bottom w:val="none" w:sz="0" w:space="0" w:color="auto"/>
                    <w:right w:val="none" w:sz="0" w:space="0" w:color="auto"/>
                  </w:divBdr>
                </w:div>
                <w:div w:id="1982273277">
                  <w:marLeft w:val="0"/>
                  <w:marRight w:val="0"/>
                  <w:marTop w:val="0"/>
                  <w:marBottom w:val="0"/>
                  <w:divBdr>
                    <w:top w:val="none" w:sz="0" w:space="0" w:color="auto"/>
                    <w:left w:val="none" w:sz="0" w:space="0" w:color="auto"/>
                    <w:bottom w:val="none" w:sz="0" w:space="0" w:color="auto"/>
                    <w:right w:val="none" w:sz="0" w:space="0" w:color="auto"/>
                  </w:divBdr>
                </w:div>
                <w:div w:id="1984187790">
                  <w:marLeft w:val="0"/>
                  <w:marRight w:val="0"/>
                  <w:marTop w:val="0"/>
                  <w:marBottom w:val="0"/>
                  <w:divBdr>
                    <w:top w:val="none" w:sz="0" w:space="0" w:color="auto"/>
                    <w:left w:val="none" w:sz="0" w:space="0" w:color="auto"/>
                    <w:bottom w:val="none" w:sz="0" w:space="0" w:color="auto"/>
                    <w:right w:val="none" w:sz="0" w:space="0" w:color="auto"/>
                  </w:divBdr>
                </w:div>
                <w:div w:id="1986734153">
                  <w:marLeft w:val="0"/>
                  <w:marRight w:val="0"/>
                  <w:marTop w:val="0"/>
                  <w:marBottom w:val="0"/>
                  <w:divBdr>
                    <w:top w:val="none" w:sz="0" w:space="0" w:color="auto"/>
                    <w:left w:val="none" w:sz="0" w:space="0" w:color="auto"/>
                    <w:bottom w:val="none" w:sz="0" w:space="0" w:color="auto"/>
                    <w:right w:val="none" w:sz="0" w:space="0" w:color="auto"/>
                  </w:divBdr>
                </w:div>
                <w:div w:id="1994020575">
                  <w:marLeft w:val="0"/>
                  <w:marRight w:val="0"/>
                  <w:marTop w:val="0"/>
                  <w:marBottom w:val="0"/>
                  <w:divBdr>
                    <w:top w:val="none" w:sz="0" w:space="0" w:color="auto"/>
                    <w:left w:val="none" w:sz="0" w:space="0" w:color="auto"/>
                    <w:bottom w:val="none" w:sz="0" w:space="0" w:color="auto"/>
                    <w:right w:val="none" w:sz="0" w:space="0" w:color="auto"/>
                  </w:divBdr>
                </w:div>
                <w:div w:id="1994335740">
                  <w:marLeft w:val="0"/>
                  <w:marRight w:val="0"/>
                  <w:marTop w:val="0"/>
                  <w:marBottom w:val="0"/>
                  <w:divBdr>
                    <w:top w:val="none" w:sz="0" w:space="0" w:color="auto"/>
                    <w:left w:val="none" w:sz="0" w:space="0" w:color="auto"/>
                    <w:bottom w:val="none" w:sz="0" w:space="0" w:color="auto"/>
                    <w:right w:val="none" w:sz="0" w:space="0" w:color="auto"/>
                  </w:divBdr>
                </w:div>
                <w:div w:id="1994528424">
                  <w:marLeft w:val="0"/>
                  <w:marRight w:val="0"/>
                  <w:marTop w:val="0"/>
                  <w:marBottom w:val="0"/>
                  <w:divBdr>
                    <w:top w:val="none" w:sz="0" w:space="0" w:color="auto"/>
                    <w:left w:val="none" w:sz="0" w:space="0" w:color="auto"/>
                    <w:bottom w:val="none" w:sz="0" w:space="0" w:color="auto"/>
                    <w:right w:val="none" w:sz="0" w:space="0" w:color="auto"/>
                  </w:divBdr>
                </w:div>
                <w:div w:id="1995139627">
                  <w:marLeft w:val="0"/>
                  <w:marRight w:val="0"/>
                  <w:marTop w:val="0"/>
                  <w:marBottom w:val="0"/>
                  <w:divBdr>
                    <w:top w:val="none" w:sz="0" w:space="0" w:color="auto"/>
                    <w:left w:val="none" w:sz="0" w:space="0" w:color="auto"/>
                    <w:bottom w:val="none" w:sz="0" w:space="0" w:color="auto"/>
                    <w:right w:val="none" w:sz="0" w:space="0" w:color="auto"/>
                  </w:divBdr>
                </w:div>
                <w:div w:id="1998027830">
                  <w:marLeft w:val="0"/>
                  <w:marRight w:val="0"/>
                  <w:marTop w:val="0"/>
                  <w:marBottom w:val="0"/>
                  <w:divBdr>
                    <w:top w:val="none" w:sz="0" w:space="0" w:color="auto"/>
                    <w:left w:val="none" w:sz="0" w:space="0" w:color="auto"/>
                    <w:bottom w:val="none" w:sz="0" w:space="0" w:color="auto"/>
                    <w:right w:val="none" w:sz="0" w:space="0" w:color="auto"/>
                  </w:divBdr>
                </w:div>
                <w:div w:id="2000186027">
                  <w:marLeft w:val="0"/>
                  <w:marRight w:val="0"/>
                  <w:marTop w:val="0"/>
                  <w:marBottom w:val="0"/>
                  <w:divBdr>
                    <w:top w:val="none" w:sz="0" w:space="0" w:color="auto"/>
                    <w:left w:val="none" w:sz="0" w:space="0" w:color="auto"/>
                    <w:bottom w:val="none" w:sz="0" w:space="0" w:color="auto"/>
                    <w:right w:val="none" w:sz="0" w:space="0" w:color="auto"/>
                  </w:divBdr>
                </w:div>
                <w:div w:id="2003314507">
                  <w:marLeft w:val="0"/>
                  <w:marRight w:val="0"/>
                  <w:marTop w:val="0"/>
                  <w:marBottom w:val="0"/>
                  <w:divBdr>
                    <w:top w:val="none" w:sz="0" w:space="0" w:color="auto"/>
                    <w:left w:val="none" w:sz="0" w:space="0" w:color="auto"/>
                    <w:bottom w:val="none" w:sz="0" w:space="0" w:color="auto"/>
                    <w:right w:val="none" w:sz="0" w:space="0" w:color="auto"/>
                  </w:divBdr>
                </w:div>
                <w:div w:id="2003728975">
                  <w:marLeft w:val="0"/>
                  <w:marRight w:val="0"/>
                  <w:marTop w:val="0"/>
                  <w:marBottom w:val="0"/>
                  <w:divBdr>
                    <w:top w:val="none" w:sz="0" w:space="0" w:color="auto"/>
                    <w:left w:val="none" w:sz="0" w:space="0" w:color="auto"/>
                    <w:bottom w:val="none" w:sz="0" w:space="0" w:color="auto"/>
                    <w:right w:val="none" w:sz="0" w:space="0" w:color="auto"/>
                  </w:divBdr>
                </w:div>
                <w:div w:id="2003964524">
                  <w:marLeft w:val="0"/>
                  <w:marRight w:val="0"/>
                  <w:marTop w:val="0"/>
                  <w:marBottom w:val="0"/>
                  <w:divBdr>
                    <w:top w:val="none" w:sz="0" w:space="0" w:color="auto"/>
                    <w:left w:val="none" w:sz="0" w:space="0" w:color="auto"/>
                    <w:bottom w:val="none" w:sz="0" w:space="0" w:color="auto"/>
                    <w:right w:val="none" w:sz="0" w:space="0" w:color="auto"/>
                  </w:divBdr>
                </w:div>
                <w:div w:id="2004044809">
                  <w:marLeft w:val="0"/>
                  <w:marRight w:val="0"/>
                  <w:marTop w:val="0"/>
                  <w:marBottom w:val="0"/>
                  <w:divBdr>
                    <w:top w:val="none" w:sz="0" w:space="0" w:color="auto"/>
                    <w:left w:val="none" w:sz="0" w:space="0" w:color="auto"/>
                    <w:bottom w:val="none" w:sz="0" w:space="0" w:color="auto"/>
                    <w:right w:val="none" w:sz="0" w:space="0" w:color="auto"/>
                  </w:divBdr>
                </w:div>
                <w:div w:id="2005009601">
                  <w:marLeft w:val="0"/>
                  <w:marRight w:val="0"/>
                  <w:marTop w:val="0"/>
                  <w:marBottom w:val="0"/>
                  <w:divBdr>
                    <w:top w:val="none" w:sz="0" w:space="0" w:color="auto"/>
                    <w:left w:val="none" w:sz="0" w:space="0" w:color="auto"/>
                    <w:bottom w:val="none" w:sz="0" w:space="0" w:color="auto"/>
                    <w:right w:val="none" w:sz="0" w:space="0" w:color="auto"/>
                  </w:divBdr>
                </w:div>
                <w:div w:id="2006863234">
                  <w:marLeft w:val="0"/>
                  <w:marRight w:val="0"/>
                  <w:marTop w:val="0"/>
                  <w:marBottom w:val="0"/>
                  <w:divBdr>
                    <w:top w:val="none" w:sz="0" w:space="0" w:color="auto"/>
                    <w:left w:val="none" w:sz="0" w:space="0" w:color="auto"/>
                    <w:bottom w:val="none" w:sz="0" w:space="0" w:color="auto"/>
                    <w:right w:val="none" w:sz="0" w:space="0" w:color="auto"/>
                  </w:divBdr>
                </w:div>
                <w:div w:id="2007047703">
                  <w:marLeft w:val="0"/>
                  <w:marRight w:val="0"/>
                  <w:marTop w:val="0"/>
                  <w:marBottom w:val="0"/>
                  <w:divBdr>
                    <w:top w:val="none" w:sz="0" w:space="0" w:color="auto"/>
                    <w:left w:val="none" w:sz="0" w:space="0" w:color="auto"/>
                    <w:bottom w:val="none" w:sz="0" w:space="0" w:color="auto"/>
                    <w:right w:val="none" w:sz="0" w:space="0" w:color="auto"/>
                  </w:divBdr>
                </w:div>
                <w:div w:id="2010059763">
                  <w:marLeft w:val="0"/>
                  <w:marRight w:val="0"/>
                  <w:marTop w:val="0"/>
                  <w:marBottom w:val="0"/>
                  <w:divBdr>
                    <w:top w:val="none" w:sz="0" w:space="0" w:color="auto"/>
                    <w:left w:val="none" w:sz="0" w:space="0" w:color="auto"/>
                    <w:bottom w:val="none" w:sz="0" w:space="0" w:color="auto"/>
                    <w:right w:val="none" w:sz="0" w:space="0" w:color="auto"/>
                  </w:divBdr>
                </w:div>
                <w:div w:id="2010909513">
                  <w:marLeft w:val="0"/>
                  <w:marRight w:val="0"/>
                  <w:marTop w:val="0"/>
                  <w:marBottom w:val="0"/>
                  <w:divBdr>
                    <w:top w:val="none" w:sz="0" w:space="0" w:color="auto"/>
                    <w:left w:val="none" w:sz="0" w:space="0" w:color="auto"/>
                    <w:bottom w:val="none" w:sz="0" w:space="0" w:color="auto"/>
                    <w:right w:val="none" w:sz="0" w:space="0" w:color="auto"/>
                  </w:divBdr>
                </w:div>
                <w:div w:id="2011827312">
                  <w:marLeft w:val="0"/>
                  <w:marRight w:val="0"/>
                  <w:marTop w:val="0"/>
                  <w:marBottom w:val="0"/>
                  <w:divBdr>
                    <w:top w:val="none" w:sz="0" w:space="0" w:color="auto"/>
                    <w:left w:val="none" w:sz="0" w:space="0" w:color="auto"/>
                    <w:bottom w:val="none" w:sz="0" w:space="0" w:color="auto"/>
                    <w:right w:val="none" w:sz="0" w:space="0" w:color="auto"/>
                  </w:divBdr>
                </w:div>
                <w:div w:id="2013485929">
                  <w:marLeft w:val="0"/>
                  <w:marRight w:val="0"/>
                  <w:marTop w:val="0"/>
                  <w:marBottom w:val="0"/>
                  <w:divBdr>
                    <w:top w:val="none" w:sz="0" w:space="0" w:color="auto"/>
                    <w:left w:val="none" w:sz="0" w:space="0" w:color="auto"/>
                    <w:bottom w:val="none" w:sz="0" w:space="0" w:color="auto"/>
                    <w:right w:val="none" w:sz="0" w:space="0" w:color="auto"/>
                  </w:divBdr>
                </w:div>
                <w:div w:id="2014141207">
                  <w:marLeft w:val="0"/>
                  <w:marRight w:val="0"/>
                  <w:marTop w:val="0"/>
                  <w:marBottom w:val="0"/>
                  <w:divBdr>
                    <w:top w:val="none" w:sz="0" w:space="0" w:color="auto"/>
                    <w:left w:val="none" w:sz="0" w:space="0" w:color="auto"/>
                    <w:bottom w:val="none" w:sz="0" w:space="0" w:color="auto"/>
                    <w:right w:val="none" w:sz="0" w:space="0" w:color="auto"/>
                  </w:divBdr>
                </w:div>
                <w:div w:id="2015959450">
                  <w:marLeft w:val="0"/>
                  <w:marRight w:val="0"/>
                  <w:marTop w:val="0"/>
                  <w:marBottom w:val="0"/>
                  <w:divBdr>
                    <w:top w:val="none" w:sz="0" w:space="0" w:color="auto"/>
                    <w:left w:val="none" w:sz="0" w:space="0" w:color="auto"/>
                    <w:bottom w:val="none" w:sz="0" w:space="0" w:color="auto"/>
                    <w:right w:val="none" w:sz="0" w:space="0" w:color="auto"/>
                  </w:divBdr>
                </w:div>
                <w:div w:id="2017809352">
                  <w:marLeft w:val="0"/>
                  <w:marRight w:val="0"/>
                  <w:marTop w:val="0"/>
                  <w:marBottom w:val="0"/>
                  <w:divBdr>
                    <w:top w:val="none" w:sz="0" w:space="0" w:color="auto"/>
                    <w:left w:val="none" w:sz="0" w:space="0" w:color="auto"/>
                    <w:bottom w:val="none" w:sz="0" w:space="0" w:color="auto"/>
                    <w:right w:val="none" w:sz="0" w:space="0" w:color="auto"/>
                  </w:divBdr>
                </w:div>
                <w:div w:id="2019194841">
                  <w:marLeft w:val="0"/>
                  <w:marRight w:val="0"/>
                  <w:marTop w:val="0"/>
                  <w:marBottom w:val="0"/>
                  <w:divBdr>
                    <w:top w:val="none" w:sz="0" w:space="0" w:color="auto"/>
                    <w:left w:val="none" w:sz="0" w:space="0" w:color="auto"/>
                    <w:bottom w:val="none" w:sz="0" w:space="0" w:color="auto"/>
                    <w:right w:val="none" w:sz="0" w:space="0" w:color="auto"/>
                  </w:divBdr>
                </w:div>
                <w:div w:id="2019310331">
                  <w:marLeft w:val="0"/>
                  <w:marRight w:val="0"/>
                  <w:marTop w:val="0"/>
                  <w:marBottom w:val="0"/>
                  <w:divBdr>
                    <w:top w:val="none" w:sz="0" w:space="0" w:color="auto"/>
                    <w:left w:val="none" w:sz="0" w:space="0" w:color="auto"/>
                    <w:bottom w:val="none" w:sz="0" w:space="0" w:color="auto"/>
                    <w:right w:val="none" w:sz="0" w:space="0" w:color="auto"/>
                  </w:divBdr>
                </w:div>
                <w:div w:id="2020886347">
                  <w:marLeft w:val="0"/>
                  <w:marRight w:val="0"/>
                  <w:marTop w:val="0"/>
                  <w:marBottom w:val="0"/>
                  <w:divBdr>
                    <w:top w:val="none" w:sz="0" w:space="0" w:color="auto"/>
                    <w:left w:val="none" w:sz="0" w:space="0" w:color="auto"/>
                    <w:bottom w:val="none" w:sz="0" w:space="0" w:color="auto"/>
                    <w:right w:val="none" w:sz="0" w:space="0" w:color="auto"/>
                  </w:divBdr>
                </w:div>
                <w:div w:id="2030595170">
                  <w:marLeft w:val="0"/>
                  <w:marRight w:val="0"/>
                  <w:marTop w:val="0"/>
                  <w:marBottom w:val="0"/>
                  <w:divBdr>
                    <w:top w:val="none" w:sz="0" w:space="0" w:color="auto"/>
                    <w:left w:val="none" w:sz="0" w:space="0" w:color="auto"/>
                    <w:bottom w:val="none" w:sz="0" w:space="0" w:color="auto"/>
                    <w:right w:val="none" w:sz="0" w:space="0" w:color="auto"/>
                  </w:divBdr>
                </w:div>
                <w:div w:id="2037660754">
                  <w:marLeft w:val="0"/>
                  <w:marRight w:val="0"/>
                  <w:marTop w:val="0"/>
                  <w:marBottom w:val="0"/>
                  <w:divBdr>
                    <w:top w:val="none" w:sz="0" w:space="0" w:color="auto"/>
                    <w:left w:val="none" w:sz="0" w:space="0" w:color="auto"/>
                    <w:bottom w:val="none" w:sz="0" w:space="0" w:color="auto"/>
                    <w:right w:val="none" w:sz="0" w:space="0" w:color="auto"/>
                  </w:divBdr>
                </w:div>
                <w:div w:id="2039813722">
                  <w:marLeft w:val="0"/>
                  <w:marRight w:val="0"/>
                  <w:marTop w:val="0"/>
                  <w:marBottom w:val="0"/>
                  <w:divBdr>
                    <w:top w:val="none" w:sz="0" w:space="0" w:color="auto"/>
                    <w:left w:val="none" w:sz="0" w:space="0" w:color="auto"/>
                    <w:bottom w:val="none" w:sz="0" w:space="0" w:color="auto"/>
                    <w:right w:val="none" w:sz="0" w:space="0" w:color="auto"/>
                  </w:divBdr>
                </w:div>
                <w:div w:id="2041468569">
                  <w:marLeft w:val="0"/>
                  <w:marRight w:val="0"/>
                  <w:marTop w:val="0"/>
                  <w:marBottom w:val="0"/>
                  <w:divBdr>
                    <w:top w:val="none" w:sz="0" w:space="0" w:color="auto"/>
                    <w:left w:val="none" w:sz="0" w:space="0" w:color="auto"/>
                    <w:bottom w:val="none" w:sz="0" w:space="0" w:color="auto"/>
                    <w:right w:val="none" w:sz="0" w:space="0" w:color="auto"/>
                  </w:divBdr>
                </w:div>
                <w:div w:id="2043095878">
                  <w:marLeft w:val="0"/>
                  <w:marRight w:val="0"/>
                  <w:marTop w:val="0"/>
                  <w:marBottom w:val="0"/>
                  <w:divBdr>
                    <w:top w:val="none" w:sz="0" w:space="0" w:color="auto"/>
                    <w:left w:val="none" w:sz="0" w:space="0" w:color="auto"/>
                    <w:bottom w:val="none" w:sz="0" w:space="0" w:color="auto"/>
                    <w:right w:val="none" w:sz="0" w:space="0" w:color="auto"/>
                  </w:divBdr>
                </w:div>
                <w:div w:id="2045514430">
                  <w:marLeft w:val="0"/>
                  <w:marRight w:val="0"/>
                  <w:marTop w:val="0"/>
                  <w:marBottom w:val="0"/>
                  <w:divBdr>
                    <w:top w:val="none" w:sz="0" w:space="0" w:color="auto"/>
                    <w:left w:val="none" w:sz="0" w:space="0" w:color="auto"/>
                    <w:bottom w:val="none" w:sz="0" w:space="0" w:color="auto"/>
                    <w:right w:val="none" w:sz="0" w:space="0" w:color="auto"/>
                  </w:divBdr>
                </w:div>
                <w:div w:id="2047024719">
                  <w:marLeft w:val="0"/>
                  <w:marRight w:val="0"/>
                  <w:marTop w:val="0"/>
                  <w:marBottom w:val="0"/>
                  <w:divBdr>
                    <w:top w:val="none" w:sz="0" w:space="0" w:color="auto"/>
                    <w:left w:val="none" w:sz="0" w:space="0" w:color="auto"/>
                    <w:bottom w:val="none" w:sz="0" w:space="0" w:color="auto"/>
                    <w:right w:val="none" w:sz="0" w:space="0" w:color="auto"/>
                  </w:divBdr>
                </w:div>
                <w:div w:id="2047442100">
                  <w:marLeft w:val="0"/>
                  <w:marRight w:val="0"/>
                  <w:marTop w:val="0"/>
                  <w:marBottom w:val="0"/>
                  <w:divBdr>
                    <w:top w:val="none" w:sz="0" w:space="0" w:color="auto"/>
                    <w:left w:val="none" w:sz="0" w:space="0" w:color="auto"/>
                    <w:bottom w:val="none" w:sz="0" w:space="0" w:color="auto"/>
                    <w:right w:val="none" w:sz="0" w:space="0" w:color="auto"/>
                  </w:divBdr>
                </w:div>
                <w:div w:id="2047636204">
                  <w:marLeft w:val="0"/>
                  <w:marRight w:val="0"/>
                  <w:marTop w:val="0"/>
                  <w:marBottom w:val="0"/>
                  <w:divBdr>
                    <w:top w:val="none" w:sz="0" w:space="0" w:color="auto"/>
                    <w:left w:val="none" w:sz="0" w:space="0" w:color="auto"/>
                    <w:bottom w:val="none" w:sz="0" w:space="0" w:color="auto"/>
                    <w:right w:val="none" w:sz="0" w:space="0" w:color="auto"/>
                  </w:divBdr>
                </w:div>
                <w:div w:id="2052342163">
                  <w:marLeft w:val="0"/>
                  <w:marRight w:val="0"/>
                  <w:marTop w:val="0"/>
                  <w:marBottom w:val="0"/>
                  <w:divBdr>
                    <w:top w:val="none" w:sz="0" w:space="0" w:color="auto"/>
                    <w:left w:val="none" w:sz="0" w:space="0" w:color="auto"/>
                    <w:bottom w:val="none" w:sz="0" w:space="0" w:color="auto"/>
                    <w:right w:val="none" w:sz="0" w:space="0" w:color="auto"/>
                  </w:divBdr>
                </w:div>
                <w:div w:id="2052607618">
                  <w:marLeft w:val="0"/>
                  <w:marRight w:val="0"/>
                  <w:marTop w:val="0"/>
                  <w:marBottom w:val="0"/>
                  <w:divBdr>
                    <w:top w:val="none" w:sz="0" w:space="0" w:color="auto"/>
                    <w:left w:val="none" w:sz="0" w:space="0" w:color="auto"/>
                    <w:bottom w:val="none" w:sz="0" w:space="0" w:color="auto"/>
                    <w:right w:val="none" w:sz="0" w:space="0" w:color="auto"/>
                  </w:divBdr>
                </w:div>
                <w:div w:id="2053381062">
                  <w:marLeft w:val="0"/>
                  <w:marRight w:val="0"/>
                  <w:marTop w:val="0"/>
                  <w:marBottom w:val="0"/>
                  <w:divBdr>
                    <w:top w:val="none" w:sz="0" w:space="0" w:color="auto"/>
                    <w:left w:val="none" w:sz="0" w:space="0" w:color="auto"/>
                    <w:bottom w:val="none" w:sz="0" w:space="0" w:color="auto"/>
                    <w:right w:val="none" w:sz="0" w:space="0" w:color="auto"/>
                  </w:divBdr>
                </w:div>
                <w:div w:id="2053578418">
                  <w:marLeft w:val="0"/>
                  <w:marRight w:val="0"/>
                  <w:marTop w:val="0"/>
                  <w:marBottom w:val="0"/>
                  <w:divBdr>
                    <w:top w:val="none" w:sz="0" w:space="0" w:color="auto"/>
                    <w:left w:val="none" w:sz="0" w:space="0" w:color="auto"/>
                    <w:bottom w:val="none" w:sz="0" w:space="0" w:color="auto"/>
                    <w:right w:val="none" w:sz="0" w:space="0" w:color="auto"/>
                  </w:divBdr>
                </w:div>
                <w:div w:id="2055230513">
                  <w:marLeft w:val="0"/>
                  <w:marRight w:val="0"/>
                  <w:marTop w:val="0"/>
                  <w:marBottom w:val="0"/>
                  <w:divBdr>
                    <w:top w:val="none" w:sz="0" w:space="0" w:color="auto"/>
                    <w:left w:val="none" w:sz="0" w:space="0" w:color="auto"/>
                    <w:bottom w:val="none" w:sz="0" w:space="0" w:color="auto"/>
                    <w:right w:val="none" w:sz="0" w:space="0" w:color="auto"/>
                  </w:divBdr>
                </w:div>
                <w:div w:id="2056268724">
                  <w:marLeft w:val="0"/>
                  <w:marRight w:val="0"/>
                  <w:marTop w:val="0"/>
                  <w:marBottom w:val="0"/>
                  <w:divBdr>
                    <w:top w:val="none" w:sz="0" w:space="0" w:color="auto"/>
                    <w:left w:val="none" w:sz="0" w:space="0" w:color="auto"/>
                    <w:bottom w:val="none" w:sz="0" w:space="0" w:color="auto"/>
                    <w:right w:val="none" w:sz="0" w:space="0" w:color="auto"/>
                  </w:divBdr>
                </w:div>
                <w:div w:id="2056272400">
                  <w:marLeft w:val="0"/>
                  <w:marRight w:val="0"/>
                  <w:marTop w:val="0"/>
                  <w:marBottom w:val="0"/>
                  <w:divBdr>
                    <w:top w:val="none" w:sz="0" w:space="0" w:color="auto"/>
                    <w:left w:val="none" w:sz="0" w:space="0" w:color="auto"/>
                    <w:bottom w:val="none" w:sz="0" w:space="0" w:color="auto"/>
                    <w:right w:val="none" w:sz="0" w:space="0" w:color="auto"/>
                  </w:divBdr>
                </w:div>
                <w:div w:id="2057772237">
                  <w:marLeft w:val="0"/>
                  <w:marRight w:val="0"/>
                  <w:marTop w:val="0"/>
                  <w:marBottom w:val="0"/>
                  <w:divBdr>
                    <w:top w:val="none" w:sz="0" w:space="0" w:color="auto"/>
                    <w:left w:val="none" w:sz="0" w:space="0" w:color="auto"/>
                    <w:bottom w:val="none" w:sz="0" w:space="0" w:color="auto"/>
                    <w:right w:val="none" w:sz="0" w:space="0" w:color="auto"/>
                  </w:divBdr>
                </w:div>
                <w:div w:id="2060393733">
                  <w:marLeft w:val="0"/>
                  <w:marRight w:val="0"/>
                  <w:marTop w:val="0"/>
                  <w:marBottom w:val="0"/>
                  <w:divBdr>
                    <w:top w:val="none" w:sz="0" w:space="0" w:color="auto"/>
                    <w:left w:val="none" w:sz="0" w:space="0" w:color="auto"/>
                    <w:bottom w:val="none" w:sz="0" w:space="0" w:color="auto"/>
                    <w:right w:val="none" w:sz="0" w:space="0" w:color="auto"/>
                  </w:divBdr>
                </w:div>
                <w:div w:id="2064671062">
                  <w:marLeft w:val="0"/>
                  <w:marRight w:val="0"/>
                  <w:marTop w:val="0"/>
                  <w:marBottom w:val="0"/>
                  <w:divBdr>
                    <w:top w:val="none" w:sz="0" w:space="0" w:color="auto"/>
                    <w:left w:val="none" w:sz="0" w:space="0" w:color="auto"/>
                    <w:bottom w:val="none" w:sz="0" w:space="0" w:color="auto"/>
                    <w:right w:val="none" w:sz="0" w:space="0" w:color="auto"/>
                  </w:divBdr>
                </w:div>
                <w:div w:id="2065516493">
                  <w:marLeft w:val="0"/>
                  <w:marRight w:val="0"/>
                  <w:marTop w:val="0"/>
                  <w:marBottom w:val="0"/>
                  <w:divBdr>
                    <w:top w:val="none" w:sz="0" w:space="0" w:color="auto"/>
                    <w:left w:val="none" w:sz="0" w:space="0" w:color="auto"/>
                    <w:bottom w:val="none" w:sz="0" w:space="0" w:color="auto"/>
                    <w:right w:val="none" w:sz="0" w:space="0" w:color="auto"/>
                  </w:divBdr>
                </w:div>
                <w:div w:id="2066830104">
                  <w:marLeft w:val="0"/>
                  <w:marRight w:val="0"/>
                  <w:marTop w:val="0"/>
                  <w:marBottom w:val="0"/>
                  <w:divBdr>
                    <w:top w:val="none" w:sz="0" w:space="0" w:color="auto"/>
                    <w:left w:val="none" w:sz="0" w:space="0" w:color="auto"/>
                    <w:bottom w:val="none" w:sz="0" w:space="0" w:color="auto"/>
                    <w:right w:val="none" w:sz="0" w:space="0" w:color="auto"/>
                  </w:divBdr>
                </w:div>
                <w:div w:id="2072997514">
                  <w:marLeft w:val="0"/>
                  <w:marRight w:val="0"/>
                  <w:marTop w:val="0"/>
                  <w:marBottom w:val="0"/>
                  <w:divBdr>
                    <w:top w:val="none" w:sz="0" w:space="0" w:color="auto"/>
                    <w:left w:val="none" w:sz="0" w:space="0" w:color="auto"/>
                    <w:bottom w:val="none" w:sz="0" w:space="0" w:color="auto"/>
                    <w:right w:val="none" w:sz="0" w:space="0" w:color="auto"/>
                  </w:divBdr>
                </w:div>
                <w:div w:id="2072999771">
                  <w:marLeft w:val="0"/>
                  <w:marRight w:val="0"/>
                  <w:marTop w:val="0"/>
                  <w:marBottom w:val="0"/>
                  <w:divBdr>
                    <w:top w:val="none" w:sz="0" w:space="0" w:color="auto"/>
                    <w:left w:val="none" w:sz="0" w:space="0" w:color="auto"/>
                    <w:bottom w:val="none" w:sz="0" w:space="0" w:color="auto"/>
                    <w:right w:val="none" w:sz="0" w:space="0" w:color="auto"/>
                  </w:divBdr>
                </w:div>
                <w:div w:id="2073498666">
                  <w:marLeft w:val="0"/>
                  <w:marRight w:val="0"/>
                  <w:marTop w:val="0"/>
                  <w:marBottom w:val="0"/>
                  <w:divBdr>
                    <w:top w:val="none" w:sz="0" w:space="0" w:color="auto"/>
                    <w:left w:val="none" w:sz="0" w:space="0" w:color="auto"/>
                    <w:bottom w:val="none" w:sz="0" w:space="0" w:color="auto"/>
                    <w:right w:val="none" w:sz="0" w:space="0" w:color="auto"/>
                  </w:divBdr>
                </w:div>
                <w:div w:id="2075197998">
                  <w:marLeft w:val="0"/>
                  <w:marRight w:val="0"/>
                  <w:marTop w:val="0"/>
                  <w:marBottom w:val="0"/>
                  <w:divBdr>
                    <w:top w:val="none" w:sz="0" w:space="0" w:color="auto"/>
                    <w:left w:val="none" w:sz="0" w:space="0" w:color="auto"/>
                    <w:bottom w:val="none" w:sz="0" w:space="0" w:color="auto"/>
                    <w:right w:val="none" w:sz="0" w:space="0" w:color="auto"/>
                  </w:divBdr>
                </w:div>
                <w:div w:id="2075278441">
                  <w:marLeft w:val="0"/>
                  <w:marRight w:val="0"/>
                  <w:marTop w:val="0"/>
                  <w:marBottom w:val="0"/>
                  <w:divBdr>
                    <w:top w:val="none" w:sz="0" w:space="0" w:color="auto"/>
                    <w:left w:val="none" w:sz="0" w:space="0" w:color="auto"/>
                    <w:bottom w:val="none" w:sz="0" w:space="0" w:color="auto"/>
                    <w:right w:val="none" w:sz="0" w:space="0" w:color="auto"/>
                  </w:divBdr>
                </w:div>
                <w:div w:id="2077630162">
                  <w:marLeft w:val="0"/>
                  <w:marRight w:val="0"/>
                  <w:marTop w:val="0"/>
                  <w:marBottom w:val="0"/>
                  <w:divBdr>
                    <w:top w:val="none" w:sz="0" w:space="0" w:color="auto"/>
                    <w:left w:val="none" w:sz="0" w:space="0" w:color="auto"/>
                    <w:bottom w:val="none" w:sz="0" w:space="0" w:color="auto"/>
                    <w:right w:val="none" w:sz="0" w:space="0" w:color="auto"/>
                  </w:divBdr>
                </w:div>
                <w:div w:id="2077970141">
                  <w:marLeft w:val="0"/>
                  <w:marRight w:val="0"/>
                  <w:marTop w:val="0"/>
                  <w:marBottom w:val="0"/>
                  <w:divBdr>
                    <w:top w:val="none" w:sz="0" w:space="0" w:color="auto"/>
                    <w:left w:val="none" w:sz="0" w:space="0" w:color="auto"/>
                    <w:bottom w:val="none" w:sz="0" w:space="0" w:color="auto"/>
                    <w:right w:val="none" w:sz="0" w:space="0" w:color="auto"/>
                  </w:divBdr>
                </w:div>
                <w:div w:id="2079404660">
                  <w:marLeft w:val="0"/>
                  <w:marRight w:val="0"/>
                  <w:marTop w:val="0"/>
                  <w:marBottom w:val="0"/>
                  <w:divBdr>
                    <w:top w:val="none" w:sz="0" w:space="0" w:color="auto"/>
                    <w:left w:val="none" w:sz="0" w:space="0" w:color="auto"/>
                    <w:bottom w:val="none" w:sz="0" w:space="0" w:color="auto"/>
                    <w:right w:val="none" w:sz="0" w:space="0" w:color="auto"/>
                  </w:divBdr>
                </w:div>
                <w:div w:id="2079671366">
                  <w:marLeft w:val="0"/>
                  <w:marRight w:val="0"/>
                  <w:marTop w:val="0"/>
                  <w:marBottom w:val="0"/>
                  <w:divBdr>
                    <w:top w:val="none" w:sz="0" w:space="0" w:color="auto"/>
                    <w:left w:val="none" w:sz="0" w:space="0" w:color="auto"/>
                    <w:bottom w:val="none" w:sz="0" w:space="0" w:color="auto"/>
                    <w:right w:val="none" w:sz="0" w:space="0" w:color="auto"/>
                  </w:divBdr>
                </w:div>
                <w:div w:id="2085251534">
                  <w:marLeft w:val="0"/>
                  <w:marRight w:val="0"/>
                  <w:marTop w:val="0"/>
                  <w:marBottom w:val="0"/>
                  <w:divBdr>
                    <w:top w:val="none" w:sz="0" w:space="0" w:color="auto"/>
                    <w:left w:val="none" w:sz="0" w:space="0" w:color="auto"/>
                    <w:bottom w:val="none" w:sz="0" w:space="0" w:color="auto"/>
                    <w:right w:val="none" w:sz="0" w:space="0" w:color="auto"/>
                  </w:divBdr>
                </w:div>
                <w:div w:id="2085296591">
                  <w:marLeft w:val="0"/>
                  <w:marRight w:val="0"/>
                  <w:marTop w:val="0"/>
                  <w:marBottom w:val="0"/>
                  <w:divBdr>
                    <w:top w:val="none" w:sz="0" w:space="0" w:color="auto"/>
                    <w:left w:val="none" w:sz="0" w:space="0" w:color="auto"/>
                    <w:bottom w:val="none" w:sz="0" w:space="0" w:color="auto"/>
                    <w:right w:val="none" w:sz="0" w:space="0" w:color="auto"/>
                  </w:divBdr>
                </w:div>
                <w:div w:id="2087531300">
                  <w:marLeft w:val="0"/>
                  <w:marRight w:val="0"/>
                  <w:marTop w:val="0"/>
                  <w:marBottom w:val="0"/>
                  <w:divBdr>
                    <w:top w:val="none" w:sz="0" w:space="0" w:color="auto"/>
                    <w:left w:val="none" w:sz="0" w:space="0" w:color="auto"/>
                    <w:bottom w:val="none" w:sz="0" w:space="0" w:color="auto"/>
                    <w:right w:val="none" w:sz="0" w:space="0" w:color="auto"/>
                  </w:divBdr>
                </w:div>
                <w:div w:id="2088257836">
                  <w:marLeft w:val="0"/>
                  <w:marRight w:val="0"/>
                  <w:marTop w:val="0"/>
                  <w:marBottom w:val="0"/>
                  <w:divBdr>
                    <w:top w:val="none" w:sz="0" w:space="0" w:color="auto"/>
                    <w:left w:val="none" w:sz="0" w:space="0" w:color="auto"/>
                    <w:bottom w:val="none" w:sz="0" w:space="0" w:color="auto"/>
                    <w:right w:val="none" w:sz="0" w:space="0" w:color="auto"/>
                  </w:divBdr>
                </w:div>
                <w:div w:id="2090032172">
                  <w:marLeft w:val="0"/>
                  <w:marRight w:val="0"/>
                  <w:marTop w:val="0"/>
                  <w:marBottom w:val="0"/>
                  <w:divBdr>
                    <w:top w:val="none" w:sz="0" w:space="0" w:color="auto"/>
                    <w:left w:val="none" w:sz="0" w:space="0" w:color="auto"/>
                    <w:bottom w:val="none" w:sz="0" w:space="0" w:color="auto"/>
                    <w:right w:val="none" w:sz="0" w:space="0" w:color="auto"/>
                  </w:divBdr>
                </w:div>
                <w:div w:id="2090468566">
                  <w:marLeft w:val="0"/>
                  <w:marRight w:val="0"/>
                  <w:marTop w:val="0"/>
                  <w:marBottom w:val="0"/>
                  <w:divBdr>
                    <w:top w:val="none" w:sz="0" w:space="0" w:color="auto"/>
                    <w:left w:val="none" w:sz="0" w:space="0" w:color="auto"/>
                    <w:bottom w:val="none" w:sz="0" w:space="0" w:color="auto"/>
                    <w:right w:val="none" w:sz="0" w:space="0" w:color="auto"/>
                  </w:divBdr>
                </w:div>
                <w:div w:id="2090539476">
                  <w:marLeft w:val="0"/>
                  <w:marRight w:val="0"/>
                  <w:marTop w:val="0"/>
                  <w:marBottom w:val="0"/>
                  <w:divBdr>
                    <w:top w:val="none" w:sz="0" w:space="0" w:color="auto"/>
                    <w:left w:val="none" w:sz="0" w:space="0" w:color="auto"/>
                    <w:bottom w:val="none" w:sz="0" w:space="0" w:color="auto"/>
                    <w:right w:val="none" w:sz="0" w:space="0" w:color="auto"/>
                  </w:divBdr>
                </w:div>
                <w:div w:id="2090879569">
                  <w:marLeft w:val="0"/>
                  <w:marRight w:val="0"/>
                  <w:marTop w:val="0"/>
                  <w:marBottom w:val="0"/>
                  <w:divBdr>
                    <w:top w:val="none" w:sz="0" w:space="0" w:color="auto"/>
                    <w:left w:val="none" w:sz="0" w:space="0" w:color="auto"/>
                    <w:bottom w:val="none" w:sz="0" w:space="0" w:color="auto"/>
                    <w:right w:val="none" w:sz="0" w:space="0" w:color="auto"/>
                  </w:divBdr>
                </w:div>
                <w:div w:id="2091736569">
                  <w:marLeft w:val="0"/>
                  <w:marRight w:val="0"/>
                  <w:marTop w:val="0"/>
                  <w:marBottom w:val="0"/>
                  <w:divBdr>
                    <w:top w:val="none" w:sz="0" w:space="0" w:color="auto"/>
                    <w:left w:val="none" w:sz="0" w:space="0" w:color="auto"/>
                    <w:bottom w:val="none" w:sz="0" w:space="0" w:color="auto"/>
                    <w:right w:val="none" w:sz="0" w:space="0" w:color="auto"/>
                  </w:divBdr>
                </w:div>
                <w:div w:id="2095202323">
                  <w:marLeft w:val="0"/>
                  <w:marRight w:val="0"/>
                  <w:marTop w:val="0"/>
                  <w:marBottom w:val="0"/>
                  <w:divBdr>
                    <w:top w:val="none" w:sz="0" w:space="0" w:color="auto"/>
                    <w:left w:val="none" w:sz="0" w:space="0" w:color="auto"/>
                    <w:bottom w:val="none" w:sz="0" w:space="0" w:color="auto"/>
                    <w:right w:val="none" w:sz="0" w:space="0" w:color="auto"/>
                  </w:divBdr>
                </w:div>
                <w:div w:id="2097509648">
                  <w:marLeft w:val="0"/>
                  <w:marRight w:val="0"/>
                  <w:marTop w:val="0"/>
                  <w:marBottom w:val="0"/>
                  <w:divBdr>
                    <w:top w:val="none" w:sz="0" w:space="0" w:color="auto"/>
                    <w:left w:val="none" w:sz="0" w:space="0" w:color="auto"/>
                    <w:bottom w:val="none" w:sz="0" w:space="0" w:color="auto"/>
                    <w:right w:val="none" w:sz="0" w:space="0" w:color="auto"/>
                  </w:divBdr>
                </w:div>
                <w:div w:id="2098866355">
                  <w:marLeft w:val="0"/>
                  <w:marRight w:val="0"/>
                  <w:marTop w:val="0"/>
                  <w:marBottom w:val="0"/>
                  <w:divBdr>
                    <w:top w:val="none" w:sz="0" w:space="0" w:color="auto"/>
                    <w:left w:val="none" w:sz="0" w:space="0" w:color="auto"/>
                    <w:bottom w:val="none" w:sz="0" w:space="0" w:color="auto"/>
                    <w:right w:val="none" w:sz="0" w:space="0" w:color="auto"/>
                  </w:divBdr>
                </w:div>
                <w:div w:id="2100977501">
                  <w:marLeft w:val="0"/>
                  <w:marRight w:val="0"/>
                  <w:marTop w:val="0"/>
                  <w:marBottom w:val="0"/>
                  <w:divBdr>
                    <w:top w:val="none" w:sz="0" w:space="0" w:color="auto"/>
                    <w:left w:val="none" w:sz="0" w:space="0" w:color="auto"/>
                    <w:bottom w:val="none" w:sz="0" w:space="0" w:color="auto"/>
                    <w:right w:val="none" w:sz="0" w:space="0" w:color="auto"/>
                  </w:divBdr>
                </w:div>
                <w:div w:id="2102486357">
                  <w:marLeft w:val="0"/>
                  <w:marRight w:val="0"/>
                  <w:marTop w:val="0"/>
                  <w:marBottom w:val="0"/>
                  <w:divBdr>
                    <w:top w:val="none" w:sz="0" w:space="0" w:color="auto"/>
                    <w:left w:val="none" w:sz="0" w:space="0" w:color="auto"/>
                    <w:bottom w:val="none" w:sz="0" w:space="0" w:color="auto"/>
                    <w:right w:val="none" w:sz="0" w:space="0" w:color="auto"/>
                  </w:divBdr>
                </w:div>
                <w:div w:id="2105420244">
                  <w:marLeft w:val="0"/>
                  <w:marRight w:val="0"/>
                  <w:marTop w:val="0"/>
                  <w:marBottom w:val="0"/>
                  <w:divBdr>
                    <w:top w:val="none" w:sz="0" w:space="0" w:color="auto"/>
                    <w:left w:val="none" w:sz="0" w:space="0" w:color="auto"/>
                    <w:bottom w:val="none" w:sz="0" w:space="0" w:color="auto"/>
                    <w:right w:val="none" w:sz="0" w:space="0" w:color="auto"/>
                  </w:divBdr>
                </w:div>
                <w:div w:id="2107384452">
                  <w:marLeft w:val="0"/>
                  <w:marRight w:val="0"/>
                  <w:marTop w:val="0"/>
                  <w:marBottom w:val="0"/>
                  <w:divBdr>
                    <w:top w:val="none" w:sz="0" w:space="0" w:color="auto"/>
                    <w:left w:val="none" w:sz="0" w:space="0" w:color="auto"/>
                    <w:bottom w:val="none" w:sz="0" w:space="0" w:color="auto"/>
                    <w:right w:val="none" w:sz="0" w:space="0" w:color="auto"/>
                  </w:divBdr>
                </w:div>
                <w:div w:id="2110420977">
                  <w:marLeft w:val="0"/>
                  <w:marRight w:val="0"/>
                  <w:marTop w:val="0"/>
                  <w:marBottom w:val="0"/>
                  <w:divBdr>
                    <w:top w:val="none" w:sz="0" w:space="0" w:color="auto"/>
                    <w:left w:val="none" w:sz="0" w:space="0" w:color="auto"/>
                    <w:bottom w:val="none" w:sz="0" w:space="0" w:color="auto"/>
                    <w:right w:val="none" w:sz="0" w:space="0" w:color="auto"/>
                  </w:divBdr>
                </w:div>
                <w:div w:id="2112233926">
                  <w:marLeft w:val="0"/>
                  <w:marRight w:val="0"/>
                  <w:marTop w:val="0"/>
                  <w:marBottom w:val="0"/>
                  <w:divBdr>
                    <w:top w:val="none" w:sz="0" w:space="0" w:color="auto"/>
                    <w:left w:val="none" w:sz="0" w:space="0" w:color="auto"/>
                    <w:bottom w:val="none" w:sz="0" w:space="0" w:color="auto"/>
                    <w:right w:val="none" w:sz="0" w:space="0" w:color="auto"/>
                  </w:divBdr>
                </w:div>
                <w:div w:id="2113239087">
                  <w:marLeft w:val="0"/>
                  <w:marRight w:val="0"/>
                  <w:marTop w:val="0"/>
                  <w:marBottom w:val="0"/>
                  <w:divBdr>
                    <w:top w:val="none" w:sz="0" w:space="0" w:color="auto"/>
                    <w:left w:val="none" w:sz="0" w:space="0" w:color="auto"/>
                    <w:bottom w:val="none" w:sz="0" w:space="0" w:color="auto"/>
                    <w:right w:val="none" w:sz="0" w:space="0" w:color="auto"/>
                  </w:divBdr>
                </w:div>
                <w:div w:id="2114551145">
                  <w:marLeft w:val="0"/>
                  <w:marRight w:val="0"/>
                  <w:marTop w:val="0"/>
                  <w:marBottom w:val="0"/>
                  <w:divBdr>
                    <w:top w:val="none" w:sz="0" w:space="0" w:color="auto"/>
                    <w:left w:val="none" w:sz="0" w:space="0" w:color="auto"/>
                    <w:bottom w:val="none" w:sz="0" w:space="0" w:color="auto"/>
                    <w:right w:val="none" w:sz="0" w:space="0" w:color="auto"/>
                  </w:divBdr>
                </w:div>
                <w:div w:id="2116095006">
                  <w:marLeft w:val="0"/>
                  <w:marRight w:val="0"/>
                  <w:marTop w:val="0"/>
                  <w:marBottom w:val="0"/>
                  <w:divBdr>
                    <w:top w:val="none" w:sz="0" w:space="0" w:color="auto"/>
                    <w:left w:val="none" w:sz="0" w:space="0" w:color="auto"/>
                    <w:bottom w:val="none" w:sz="0" w:space="0" w:color="auto"/>
                    <w:right w:val="none" w:sz="0" w:space="0" w:color="auto"/>
                  </w:divBdr>
                </w:div>
                <w:div w:id="2117746568">
                  <w:marLeft w:val="0"/>
                  <w:marRight w:val="0"/>
                  <w:marTop w:val="0"/>
                  <w:marBottom w:val="0"/>
                  <w:divBdr>
                    <w:top w:val="none" w:sz="0" w:space="0" w:color="auto"/>
                    <w:left w:val="none" w:sz="0" w:space="0" w:color="auto"/>
                    <w:bottom w:val="none" w:sz="0" w:space="0" w:color="auto"/>
                    <w:right w:val="none" w:sz="0" w:space="0" w:color="auto"/>
                  </w:divBdr>
                </w:div>
                <w:div w:id="2121558741">
                  <w:marLeft w:val="0"/>
                  <w:marRight w:val="0"/>
                  <w:marTop w:val="0"/>
                  <w:marBottom w:val="0"/>
                  <w:divBdr>
                    <w:top w:val="none" w:sz="0" w:space="0" w:color="auto"/>
                    <w:left w:val="none" w:sz="0" w:space="0" w:color="auto"/>
                    <w:bottom w:val="none" w:sz="0" w:space="0" w:color="auto"/>
                    <w:right w:val="none" w:sz="0" w:space="0" w:color="auto"/>
                  </w:divBdr>
                </w:div>
                <w:div w:id="2121679427">
                  <w:marLeft w:val="0"/>
                  <w:marRight w:val="0"/>
                  <w:marTop w:val="0"/>
                  <w:marBottom w:val="0"/>
                  <w:divBdr>
                    <w:top w:val="none" w:sz="0" w:space="0" w:color="auto"/>
                    <w:left w:val="none" w:sz="0" w:space="0" w:color="auto"/>
                    <w:bottom w:val="none" w:sz="0" w:space="0" w:color="auto"/>
                    <w:right w:val="none" w:sz="0" w:space="0" w:color="auto"/>
                  </w:divBdr>
                </w:div>
                <w:div w:id="2121752276">
                  <w:marLeft w:val="0"/>
                  <w:marRight w:val="0"/>
                  <w:marTop w:val="0"/>
                  <w:marBottom w:val="0"/>
                  <w:divBdr>
                    <w:top w:val="none" w:sz="0" w:space="0" w:color="auto"/>
                    <w:left w:val="none" w:sz="0" w:space="0" w:color="auto"/>
                    <w:bottom w:val="none" w:sz="0" w:space="0" w:color="auto"/>
                    <w:right w:val="none" w:sz="0" w:space="0" w:color="auto"/>
                  </w:divBdr>
                </w:div>
                <w:div w:id="2123376968">
                  <w:marLeft w:val="0"/>
                  <w:marRight w:val="0"/>
                  <w:marTop w:val="0"/>
                  <w:marBottom w:val="0"/>
                  <w:divBdr>
                    <w:top w:val="none" w:sz="0" w:space="0" w:color="auto"/>
                    <w:left w:val="none" w:sz="0" w:space="0" w:color="auto"/>
                    <w:bottom w:val="none" w:sz="0" w:space="0" w:color="auto"/>
                    <w:right w:val="none" w:sz="0" w:space="0" w:color="auto"/>
                  </w:divBdr>
                </w:div>
                <w:div w:id="2125225851">
                  <w:marLeft w:val="0"/>
                  <w:marRight w:val="0"/>
                  <w:marTop w:val="0"/>
                  <w:marBottom w:val="0"/>
                  <w:divBdr>
                    <w:top w:val="none" w:sz="0" w:space="0" w:color="auto"/>
                    <w:left w:val="none" w:sz="0" w:space="0" w:color="auto"/>
                    <w:bottom w:val="none" w:sz="0" w:space="0" w:color="auto"/>
                    <w:right w:val="none" w:sz="0" w:space="0" w:color="auto"/>
                  </w:divBdr>
                </w:div>
                <w:div w:id="2125807353">
                  <w:marLeft w:val="0"/>
                  <w:marRight w:val="0"/>
                  <w:marTop w:val="0"/>
                  <w:marBottom w:val="0"/>
                  <w:divBdr>
                    <w:top w:val="none" w:sz="0" w:space="0" w:color="auto"/>
                    <w:left w:val="none" w:sz="0" w:space="0" w:color="auto"/>
                    <w:bottom w:val="none" w:sz="0" w:space="0" w:color="auto"/>
                    <w:right w:val="none" w:sz="0" w:space="0" w:color="auto"/>
                  </w:divBdr>
                </w:div>
                <w:div w:id="2126345065">
                  <w:marLeft w:val="0"/>
                  <w:marRight w:val="0"/>
                  <w:marTop w:val="0"/>
                  <w:marBottom w:val="0"/>
                  <w:divBdr>
                    <w:top w:val="none" w:sz="0" w:space="0" w:color="auto"/>
                    <w:left w:val="none" w:sz="0" w:space="0" w:color="auto"/>
                    <w:bottom w:val="none" w:sz="0" w:space="0" w:color="auto"/>
                    <w:right w:val="none" w:sz="0" w:space="0" w:color="auto"/>
                  </w:divBdr>
                </w:div>
                <w:div w:id="2126610084">
                  <w:marLeft w:val="0"/>
                  <w:marRight w:val="0"/>
                  <w:marTop w:val="0"/>
                  <w:marBottom w:val="0"/>
                  <w:divBdr>
                    <w:top w:val="none" w:sz="0" w:space="0" w:color="auto"/>
                    <w:left w:val="none" w:sz="0" w:space="0" w:color="auto"/>
                    <w:bottom w:val="none" w:sz="0" w:space="0" w:color="auto"/>
                    <w:right w:val="none" w:sz="0" w:space="0" w:color="auto"/>
                  </w:divBdr>
                </w:div>
                <w:div w:id="2136605341">
                  <w:marLeft w:val="0"/>
                  <w:marRight w:val="0"/>
                  <w:marTop w:val="0"/>
                  <w:marBottom w:val="0"/>
                  <w:divBdr>
                    <w:top w:val="none" w:sz="0" w:space="0" w:color="auto"/>
                    <w:left w:val="none" w:sz="0" w:space="0" w:color="auto"/>
                    <w:bottom w:val="none" w:sz="0" w:space="0" w:color="auto"/>
                    <w:right w:val="none" w:sz="0" w:space="0" w:color="auto"/>
                  </w:divBdr>
                </w:div>
                <w:div w:id="2137331931">
                  <w:marLeft w:val="0"/>
                  <w:marRight w:val="0"/>
                  <w:marTop w:val="0"/>
                  <w:marBottom w:val="0"/>
                  <w:divBdr>
                    <w:top w:val="none" w:sz="0" w:space="0" w:color="auto"/>
                    <w:left w:val="none" w:sz="0" w:space="0" w:color="auto"/>
                    <w:bottom w:val="none" w:sz="0" w:space="0" w:color="auto"/>
                    <w:right w:val="none" w:sz="0" w:space="0" w:color="auto"/>
                  </w:divBdr>
                </w:div>
                <w:div w:id="2137523344">
                  <w:marLeft w:val="0"/>
                  <w:marRight w:val="0"/>
                  <w:marTop w:val="0"/>
                  <w:marBottom w:val="0"/>
                  <w:divBdr>
                    <w:top w:val="none" w:sz="0" w:space="0" w:color="auto"/>
                    <w:left w:val="none" w:sz="0" w:space="0" w:color="auto"/>
                    <w:bottom w:val="none" w:sz="0" w:space="0" w:color="auto"/>
                    <w:right w:val="none" w:sz="0" w:space="0" w:color="auto"/>
                  </w:divBdr>
                </w:div>
                <w:div w:id="2137867283">
                  <w:marLeft w:val="0"/>
                  <w:marRight w:val="0"/>
                  <w:marTop w:val="0"/>
                  <w:marBottom w:val="0"/>
                  <w:divBdr>
                    <w:top w:val="none" w:sz="0" w:space="0" w:color="auto"/>
                    <w:left w:val="none" w:sz="0" w:space="0" w:color="auto"/>
                    <w:bottom w:val="none" w:sz="0" w:space="0" w:color="auto"/>
                    <w:right w:val="none" w:sz="0" w:space="0" w:color="auto"/>
                  </w:divBdr>
                </w:div>
                <w:div w:id="2138375687">
                  <w:marLeft w:val="0"/>
                  <w:marRight w:val="0"/>
                  <w:marTop w:val="0"/>
                  <w:marBottom w:val="0"/>
                  <w:divBdr>
                    <w:top w:val="none" w:sz="0" w:space="0" w:color="auto"/>
                    <w:left w:val="none" w:sz="0" w:space="0" w:color="auto"/>
                    <w:bottom w:val="none" w:sz="0" w:space="0" w:color="auto"/>
                    <w:right w:val="none" w:sz="0" w:space="0" w:color="auto"/>
                  </w:divBdr>
                </w:div>
                <w:div w:id="2141918838">
                  <w:marLeft w:val="0"/>
                  <w:marRight w:val="0"/>
                  <w:marTop w:val="0"/>
                  <w:marBottom w:val="0"/>
                  <w:divBdr>
                    <w:top w:val="none" w:sz="0" w:space="0" w:color="auto"/>
                    <w:left w:val="none" w:sz="0" w:space="0" w:color="auto"/>
                    <w:bottom w:val="none" w:sz="0" w:space="0" w:color="auto"/>
                    <w:right w:val="none" w:sz="0" w:space="0" w:color="auto"/>
                  </w:divBdr>
                </w:div>
                <w:div w:id="2142571579">
                  <w:marLeft w:val="0"/>
                  <w:marRight w:val="0"/>
                  <w:marTop w:val="0"/>
                  <w:marBottom w:val="0"/>
                  <w:divBdr>
                    <w:top w:val="none" w:sz="0" w:space="0" w:color="auto"/>
                    <w:left w:val="none" w:sz="0" w:space="0" w:color="auto"/>
                    <w:bottom w:val="none" w:sz="0" w:space="0" w:color="auto"/>
                    <w:right w:val="none" w:sz="0" w:space="0" w:color="auto"/>
                  </w:divBdr>
                </w:div>
                <w:div w:id="2143813636">
                  <w:marLeft w:val="0"/>
                  <w:marRight w:val="0"/>
                  <w:marTop w:val="0"/>
                  <w:marBottom w:val="0"/>
                  <w:divBdr>
                    <w:top w:val="none" w:sz="0" w:space="0" w:color="auto"/>
                    <w:left w:val="none" w:sz="0" w:space="0" w:color="auto"/>
                    <w:bottom w:val="none" w:sz="0" w:space="0" w:color="auto"/>
                    <w:right w:val="none" w:sz="0" w:space="0" w:color="auto"/>
                  </w:divBdr>
                </w:div>
              </w:divsChild>
            </w:div>
            <w:div w:id="258369264">
              <w:marLeft w:val="0"/>
              <w:marRight w:val="0"/>
              <w:marTop w:val="0"/>
              <w:marBottom w:val="0"/>
              <w:divBdr>
                <w:top w:val="none" w:sz="0" w:space="0" w:color="auto"/>
                <w:left w:val="none" w:sz="0" w:space="0" w:color="auto"/>
                <w:bottom w:val="none" w:sz="0" w:space="0" w:color="auto"/>
                <w:right w:val="none" w:sz="0" w:space="0" w:color="auto"/>
              </w:divBdr>
            </w:div>
            <w:div w:id="258559749">
              <w:marLeft w:val="0"/>
              <w:marRight w:val="0"/>
              <w:marTop w:val="0"/>
              <w:marBottom w:val="0"/>
              <w:divBdr>
                <w:top w:val="none" w:sz="0" w:space="0" w:color="auto"/>
                <w:left w:val="none" w:sz="0" w:space="0" w:color="auto"/>
                <w:bottom w:val="none" w:sz="0" w:space="0" w:color="auto"/>
                <w:right w:val="none" w:sz="0" w:space="0" w:color="auto"/>
              </w:divBdr>
            </w:div>
            <w:div w:id="260140142">
              <w:marLeft w:val="0"/>
              <w:marRight w:val="0"/>
              <w:marTop w:val="0"/>
              <w:marBottom w:val="0"/>
              <w:divBdr>
                <w:top w:val="none" w:sz="0" w:space="0" w:color="auto"/>
                <w:left w:val="none" w:sz="0" w:space="0" w:color="auto"/>
                <w:bottom w:val="none" w:sz="0" w:space="0" w:color="auto"/>
                <w:right w:val="none" w:sz="0" w:space="0" w:color="auto"/>
              </w:divBdr>
            </w:div>
            <w:div w:id="260843481">
              <w:marLeft w:val="0"/>
              <w:marRight w:val="0"/>
              <w:marTop w:val="0"/>
              <w:marBottom w:val="0"/>
              <w:divBdr>
                <w:top w:val="none" w:sz="0" w:space="0" w:color="auto"/>
                <w:left w:val="none" w:sz="0" w:space="0" w:color="auto"/>
                <w:bottom w:val="none" w:sz="0" w:space="0" w:color="auto"/>
                <w:right w:val="none" w:sz="0" w:space="0" w:color="auto"/>
              </w:divBdr>
            </w:div>
            <w:div w:id="261693434">
              <w:marLeft w:val="0"/>
              <w:marRight w:val="0"/>
              <w:marTop w:val="0"/>
              <w:marBottom w:val="0"/>
              <w:divBdr>
                <w:top w:val="none" w:sz="0" w:space="0" w:color="auto"/>
                <w:left w:val="none" w:sz="0" w:space="0" w:color="auto"/>
                <w:bottom w:val="none" w:sz="0" w:space="0" w:color="auto"/>
                <w:right w:val="none" w:sz="0" w:space="0" w:color="auto"/>
              </w:divBdr>
            </w:div>
            <w:div w:id="265503087">
              <w:marLeft w:val="0"/>
              <w:marRight w:val="0"/>
              <w:marTop w:val="0"/>
              <w:marBottom w:val="0"/>
              <w:divBdr>
                <w:top w:val="none" w:sz="0" w:space="0" w:color="auto"/>
                <w:left w:val="none" w:sz="0" w:space="0" w:color="auto"/>
                <w:bottom w:val="none" w:sz="0" w:space="0" w:color="auto"/>
                <w:right w:val="none" w:sz="0" w:space="0" w:color="auto"/>
              </w:divBdr>
            </w:div>
            <w:div w:id="267007556">
              <w:marLeft w:val="0"/>
              <w:marRight w:val="0"/>
              <w:marTop w:val="0"/>
              <w:marBottom w:val="0"/>
              <w:divBdr>
                <w:top w:val="none" w:sz="0" w:space="0" w:color="auto"/>
                <w:left w:val="none" w:sz="0" w:space="0" w:color="auto"/>
                <w:bottom w:val="none" w:sz="0" w:space="0" w:color="auto"/>
                <w:right w:val="none" w:sz="0" w:space="0" w:color="auto"/>
              </w:divBdr>
            </w:div>
            <w:div w:id="267741368">
              <w:marLeft w:val="0"/>
              <w:marRight w:val="0"/>
              <w:marTop w:val="0"/>
              <w:marBottom w:val="0"/>
              <w:divBdr>
                <w:top w:val="none" w:sz="0" w:space="0" w:color="auto"/>
                <w:left w:val="none" w:sz="0" w:space="0" w:color="auto"/>
                <w:bottom w:val="none" w:sz="0" w:space="0" w:color="auto"/>
                <w:right w:val="none" w:sz="0" w:space="0" w:color="auto"/>
              </w:divBdr>
            </w:div>
            <w:div w:id="269237747">
              <w:marLeft w:val="0"/>
              <w:marRight w:val="0"/>
              <w:marTop w:val="0"/>
              <w:marBottom w:val="0"/>
              <w:divBdr>
                <w:top w:val="none" w:sz="0" w:space="0" w:color="auto"/>
                <w:left w:val="none" w:sz="0" w:space="0" w:color="auto"/>
                <w:bottom w:val="none" w:sz="0" w:space="0" w:color="auto"/>
                <w:right w:val="none" w:sz="0" w:space="0" w:color="auto"/>
              </w:divBdr>
            </w:div>
            <w:div w:id="269288913">
              <w:marLeft w:val="0"/>
              <w:marRight w:val="0"/>
              <w:marTop w:val="0"/>
              <w:marBottom w:val="0"/>
              <w:divBdr>
                <w:top w:val="none" w:sz="0" w:space="0" w:color="auto"/>
                <w:left w:val="none" w:sz="0" w:space="0" w:color="auto"/>
                <w:bottom w:val="none" w:sz="0" w:space="0" w:color="auto"/>
                <w:right w:val="none" w:sz="0" w:space="0" w:color="auto"/>
              </w:divBdr>
            </w:div>
            <w:div w:id="269508523">
              <w:marLeft w:val="0"/>
              <w:marRight w:val="0"/>
              <w:marTop w:val="0"/>
              <w:marBottom w:val="0"/>
              <w:divBdr>
                <w:top w:val="none" w:sz="0" w:space="0" w:color="auto"/>
                <w:left w:val="none" w:sz="0" w:space="0" w:color="auto"/>
                <w:bottom w:val="none" w:sz="0" w:space="0" w:color="auto"/>
                <w:right w:val="none" w:sz="0" w:space="0" w:color="auto"/>
              </w:divBdr>
            </w:div>
            <w:div w:id="270475405">
              <w:marLeft w:val="0"/>
              <w:marRight w:val="0"/>
              <w:marTop w:val="0"/>
              <w:marBottom w:val="0"/>
              <w:divBdr>
                <w:top w:val="none" w:sz="0" w:space="0" w:color="auto"/>
                <w:left w:val="none" w:sz="0" w:space="0" w:color="auto"/>
                <w:bottom w:val="none" w:sz="0" w:space="0" w:color="auto"/>
                <w:right w:val="none" w:sz="0" w:space="0" w:color="auto"/>
              </w:divBdr>
            </w:div>
            <w:div w:id="271061762">
              <w:marLeft w:val="0"/>
              <w:marRight w:val="0"/>
              <w:marTop w:val="0"/>
              <w:marBottom w:val="0"/>
              <w:divBdr>
                <w:top w:val="none" w:sz="0" w:space="0" w:color="auto"/>
                <w:left w:val="none" w:sz="0" w:space="0" w:color="auto"/>
                <w:bottom w:val="none" w:sz="0" w:space="0" w:color="auto"/>
                <w:right w:val="none" w:sz="0" w:space="0" w:color="auto"/>
              </w:divBdr>
            </w:div>
            <w:div w:id="276454475">
              <w:marLeft w:val="0"/>
              <w:marRight w:val="0"/>
              <w:marTop w:val="0"/>
              <w:marBottom w:val="0"/>
              <w:divBdr>
                <w:top w:val="none" w:sz="0" w:space="0" w:color="auto"/>
                <w:left w:val="none" w:sz="0" w:space="0" w:color="auto"/>
                <w:bottom w:val="none" w:sz="0" w:space="0" w:color="auto"/>
                <w:right w:val="none" w:sz="0" w:space="0" w:color="auto"/>
              </w:divBdr>
            </w:div>
            <w:div w:id="278530838">
              <w:marLeft w:val="0"/>
              <w:marRight w:val="0"/>
              <w:marTop w:val="0"/>
              <w:marBottom w:val="0"/>
              <w:divBdr>
                <w:top w:val="none" w:sz="0" w:space="0" w:color="auto"/>
                <w:left w:val="none" w:sz="0" w:space="0" w:color="auto"/>
                <w:bottom w:val="none" w:sz="0" w:space="0" w:color="auto"/>
                <w:right w:val="none" w:sz="0" w:space="0" w:color="auto"/>
              </w:divBdr>
            </w:div>
            <w:div w:id="280307190">
              <w:marLeft w:val="0"/>
              <w:marRight w:val="0"/>
              <w:marTop w:val="0"/>
              <w:marBottom w:val="0"/>
              <w:divBdr>
                <w:top w:val="none" w:sz="0" w:space="0" w:color="auto"/>
                <w:left w:val="none" w:sz="0" w:space="0" w:color="auto"/>
                <w:bottom w:val="none" w:sz="0" w:space="0" w:color="auto"/>
                <w:right w:val="none" w:sz="0" w:space="0" w:color="auto"/>
              </w:divBdr>
            </w:div>
            <w:div w:id="281613619">
              <w:marLeft w:val="0"/>
              <w:marRight w:val="0"/>
              <w:marTop w:val="0"/>
              <w:marBottom w:val="0"/>
              <w:divBdr>
                <w:top w:val="none" w:sz="0" w:space="0" w:color="auto"/>
                <w:left w:val="none" w:sz="0" w:space="0" w:color="auto"/>
                <w:bottom w:val="none" w:sz="0" w:space="0" w:color="auto"/>
                <w:right w:val="none" w:sz="0" w:space="0" w:color="auto"/>
              </w:divBdr>
            </w:div>
            <w:div w:id="282856438">
              <w:marLeft w:val="0"/>
              <w:marRight w:val="0"/>
              <w:marTop w:val="0"/>
              <w:marBottom w:val="0"/>
              <w:divBdr>
                <w:top w:val="none" w:sz="0" w:space="0" w:color="auto"/>
                <w:left w:val="none" w:sz="0" w:space="0" w:color="auto"/>
                <w:bottom w:val="none" w:sz="0" w:space="0" w:color="auto"/>
                <w:right w:val="none" w:sz="0" w:space="0" w:color="auto"/>
              </w:divBdr>
            </w:div>
            <w:div w:id="283006733">
              <w:marLeft w:val="0"/>
              <w:marRight w:val="0"/>
              <w:marTop w:val="0"/>
              <w:marBottom w:val="0"/>
              <w:divBdr>
                <w:top w:val="none" w:sz="0" w:space="0" w:color="auto"/>
                <w:left w:val="none" w:sz="0" w:space="0" w:color="auto"/>
                <w:bottom w:val="none" w:sz="0" w:space="0" w:color="auto"/>
                <w:right w:val="none" w:sz="0" w:space="0" w:color="auto"/>
              </w:divBdr>
            </w:div>
            <w:div w:id="283466384">
              <w:marLeft w:val="0"/>
              <w:marRight w:val="0"/>
              <w:marTop w:val="0"/>
              <w:marBottom w:val="0"/>
              <w:divBdr>
                <w:top w:val="none" w:sz="0" w:space="0" w:color="auto"/>
                <w:left w:val="none" w:sz="0" w:space="0" w:color="auto"/>
                <w:bottom w:val="none" w:sz="0" w:space="0" w:color="auto"/>
                <w:right w:val="none" w:sz="0" w:space="0" w:color="auto"/>
              </w:divBdr>
            </w:div>
            <w:div w:id="283737637">
              <w:marLeft w:val="0"/>
              <w:marRight w:val="0"/>
              <w:marTop w:val="0"/>
              <w:marBottom w:val="0"/>
              <w:divBdr>
                <w:top w:val="none" w:sz="0" w:space="0" w:color="auto"/>
                <w:left w:val="none" w:sz="0" w:space="0" w:color="auto"/>
                <w:bottom w:val="none" w:sz="0" w:space="0" w:color="auto"/>
                <w:right w:val="none" w:sz="0" w:space="0" w:color="auto"/>
              </w:divBdr>
            </w:div>
            <w:div w:id="287668431">
              <w:marLeft w:val="0"/>
              <w:marRight w:val="0"/>
              <w:marTop w:val="0"/>
              <w:marBottom w:val="0"/>
              <w:divBdr>
                <w:top w:val="none" w:sz="0" w:space="0" w:color="auto"/>
                <w:left w:val="none" w:sz="0" w:space="0" w:color="auto"/>
                <w:bottom w:val="none" w:sz="0" w:space="0" w:color="auto"/>
                <w:right w:val="none" w:sz="0" w:space="0" w:color="auto"/>
              </w:divBdr>
            </w:div>
            <w:div w:id="289558605">
              <w:marLeft w:val="0"/>
              <w:marRight w:val="0"/>
              <w:marTop w:val="0"/>
              <w:marBottom w:val="0"/>
              <w:divBdr>
                <w:top w:val="none" w:sz="0" w:space="0" w:color="auto"/>
                <w:left w:val="none" w:sz="0" w:space="0" w:color="auto"/>
                <w:bottom w:val="none" w:sz="0" w:space="0" w:color="auto"/>
                <w:right w:val="none" w:sz="0" w:space="0" w:color="auto"/>
              </w:divBdr>
            </w:div>
            <w:div w:id="296111515">
              <w:marLeft w:val="0"/>
              <w:marRight w:val="0"/>
              <w:marTop w:val="0"/>
              <w:marBottom w:val="0"/>
              <w:divBdr>
                <w:top w:val="none" w:sz="0" w:space="0" w:color="auto"/>
                <w:left w:val="none" w:sz="0" w:space="0" w:color="auto"/>
                <w:bottom w:val="none" w:sz="0" w:space="0" w:color="auto"/>
                <w:right w:val="none" w:sz="0" w:space="0" w:color="auto"/>
              </w:divBdr>
            </w:div>
            <w:div w:id="296187163">
              <w:marLeft w:val="0"/>
              <w:marRight w:val="0"/>
              <w:marTop w:val="0"/>
              <w:marBottom w:val="0"/>
              <w:divBdr>
                <w:top w:val="none" w:sz="0" w:space="0" w:color="auto"/>
                <w:left w:val="none" w:sz="0" w:space="0" w:color="auto"/>
                <w:bottom w:val="none" w:sz="0" w:space="0" w:color="auto"/>
                <w:right w:val="none" w:sz="0" w:space="0" w:color="auto"/>
              </w:divBdr>
            </w:div>
            <w:div w:id="297034204">
              <w:marLeft w:val="0"/>
              <w:marRight w:val="0"/>
              <w:marTop w:val="0"/>
              <w:marBottom w:val="0"/>
              <w:divBdr>
                <w:top w:val="none" w:sz="0" w:space="0" w:color="auto"/>
                <w:left w:val="none" w:sz="0" w:space="0" w:color="auto"/>
                <w:bottom w:val="none" w:sz="0" w:space="0" w:color="auto"/>
                <w:right w:val="none" w:sz="0" w:space="0" w:color="auto"/>
              </w:divBdr>
            </w:div>
            <w:div w:id="297538648">
              <w:marLeft w:val="0"/>
              <w:marRight w:val="0"/>
              <w:marTop w:val="0"/>
              <w:marBottom w:val="0"/>
              <w:divBdr>
                <w:top w:val="none" w:sz="0" w:space="0" w:color="auto"/>
                <w:left w:val="none" w:sz="0" w:space="0" w:color="auto"/>
                <w:bottom w:val="none" w:sz="0" w:space="0" w:color="auto"/>
                <w:right w:val="none" w:sz="0" w:space="0" w:color="auto"/>
              </w:divBdr>
            </w:div>
            <w:div w:id="298650072">
              <w:marLeft w:val="0"/>
              <w:marRight w:val="0"/>
              <w:marTop w:val="0"/>
              <w:marBottom w:val="0"/>
              <w:divBdr>
                <w:top w:val="none" w:sz="0" w:space="0" w:color="auto"/>
                <w:left w:val="none" w:sz="0" w:space="0" w:color="auto"/>
                <w:bottom w:val="none" w:sz="0" w:space="0" w:color="auto"/>
                <w:right w:val="none" w:sz="0" w:space="0" w:color="auto"/>
              </w:divBdr>
            </w:div>
            <w:div w:id="298725946">
              <w:marLeft w:val="0"/>
              <w:marRight w:val="0"/>
              <w:marTop w:val="0"/>
              <w:marBottom w:val="0"/>
              <w:divBdr>
                <w:top w:val="none" w:sz="0" w:space="0" w:color="auto"/>
                <w:left w:val="none" w:sz="0" w:space="0" w:color="auto"/>
                <w:bottom w:val="none" w:sz="0" w:space="0" w:color="auto"/>
                <w:right w:val="none" w:sz="0" w:space="0" w:color="auto"/>
              </w:divBdr>
            </w:div>
            <w:div w:id="299655547">
              <w:marLeft w:val="0"/>
              <w:marRight w:val="0"/>
              <w:marTop w:val="0"/>
              <w:marBottom w:val="0"/>
              <w:divBdr>
                <w:top w:val="none" w:sz="0" w:space="0" w:color="auto"/>
                <w:left w:val="none" w:sz="0" w:space="0" w:color="auto"/>
                <w:bottom w:val="none" w:sz="0" w:space="0" w:color="auto"/>
                <w:right w:val="none" w:sz="0" w:space="0" w:color="auto"/>
              </w:divBdr>
            </w:div>
            <w:div w:id="300035805">
              <w:marLeft w:val="0"/>
              <w:marRight w:val="0"/>
              <w:marTop w:val="0"/>
              <w:marBottom w:val="0"/>
              <w:divBdr>
                <w:top w:val="none" w:sz="0" w:space="0" w:color="auto"/>
                <w:left w:val="none" w:sz="0" w:space="0" w:color="auto"/>
                <w:bottom w:val="none" w:sz="0" w:space="0" w:color="auto"/>
                <w:right w:val="none" w:sz="0" w:space="0" w:color="auto"/>
              </w:divBdr>
            </w:div>
            <w:div w:id="301009079">
              <w:marLeft w:val="0"/>
              <w:marRight w:val="0"/>
              <w:marTop w:val="0"/>
              <w:marBottom w:val="0"/>
              <w:divBdr>
                <w:top w:val="none" w:sz="0" w:space="0" w:color="auto"/>
                <w:left w:val="none" w:sz="0" w:space="0" w:color="auto"/>
                <w:bottom w:val="none" w:sz="0" w:space="0" w:color="auto"/>
                <w:right w:val="none" w:sz="0" w:space="0" w:color="auto"/>
              </w:divBdr>
            </w:div>
            <w:div w:id="301204433">
              <w:marLeft w:val="0"/>
              <w:marRight w:val="0"/>
              <w:marTop w:val="0"/>
              <w:marBottom w:val="0"/>
              <w:divBdr>
                <w:top w:val="none" w:sz="0" w:space="0" w:color="auto"/>
                <w:left w:val="none" w:sz="0" w:space="0" w:color="auto"/>
                <w:bottom w:val="none" w:sz="0" w:space="0" w:color="auto"/>
                <w:right w:val="none" w:sz="0" w:space="0" w:color="auto"/>
              </w:divBdr>
            </w:div>
            <w:div w:id="308553880">
              <w:marLeft w:val="0"/>
              <w:marRight w:val="0"/>
              <w:marTop w:val="0"/>
              <w:marBottom w:val="0"/>
              <w:divBdr>
                <w:top w:val="none" w:sz="0" w:space="0" w:color="auto"/>
                <w:left w:val="none" w:sz="0" w:space="0" w:color="auto"/>
                <w:bottom w:val="none" w:sz="0" w:space="0" w:color="auto"/>
                <w:right w:val="none" w:sz="0" w:space="0" w:color="auto"/>
              </w:divBdr>
            </w:div>
            <w:div w:id="313605376">
              <w:marLeft w:val="0"/>
              <w:marRight w:val="0"/>
              <w:marTop w:val="0"/>
              <w:marBottom w:val="0"/>
              <w:divBdr>
                <w:top w:val="none" w:sz="0" w:space="0" w:color="auto"/>
                <w:left w:val="none" w:sz="0" w:space="0" w:color="auto"/>
                <w:bottom w:val="none" w:sz="0" w:space="0" w:color="auto"/>
                <w:right w:val="none" w:sz="0" w:space="0" w:color="auto"/>
              </w:divBdr>
            </w:div>
            <w:div w:id="317612688">
              <w:marLeft w:val="0"/>
              <w:marRight w:val="0"/>
              <w:marTop w:val="0"/>
              <w:marBottom w:val="0"/>
              <w:divBdr>
                <w:top w:val="none" w:sz="0" w:space="0" w:color="auto"/>
                <w:left w:val="none" w:sz="0" w:space="0" w:color="auto"/>
                <w:bottom w:val="none" w:sz="0" w:space="0" w:color="auto"/>
                <w:right w:val="none" w:sz="0" w:space="0" w:color="auto"/>
              </w:divBdr>
            </w:div>
            <w:div w:id="317660095">
              <w:marLeft w:val="0"/>
              <w:marRight w:val="0"/>
              <w:marTop w:val="0"/>
              <w:marBottom w:val="0"/>
              <w:divBdr>
                <w:top w:val="none" w:sz="0" w:space="0" w:color="auto"/>
                <w:left w:val="none" w:sz="0" w:space="0" w:color="auto"/>
                <w:bottom w:val="none" w:sz="0" w:space="0" w:color="auto"/>
                <w:right w:val="none" w:sz="0" w:space="0" w:color="auto"/>
              </w:divBdr>
            </w:div>
            <w:div w:id="317729236">
              <w:marLeft w:val="0"/>
              <w:marRight w:val="0"/>
              <w:marTop w:val="0"/>
              <w:marBottom w:val="0"/>
              <w:divBdr>
                <w:top w:val="none" w:sz="0" w:space="0" w:color="auto"/>
                <w:left w:val="none" w:sz="0" w:space="0" w:color="auto"/>
                <w:bottom w:val="none" w:sz="0" w:space="0" w:color="auto"/>
                <w:right w:val="none" w:sz="0" w:space="0" w:color="auto"/>
              </w:divBdr>
            </w:div>
            <w:div w:id="318849071">
              <w:marLeft w:val="0"/>
              <w:marRight w:val="0"/>
              <w:marTop w:val="0"/>
              <w:marBottom w:val="0"/>
              <w:divBdr>
                <w:top w:val="none" w:sz="0" w:space="0" w:color="auto"/>
                <w:left w:val="none" w:sz="0" w:space="0" w:color="auto"/>
                <w:bottom w:val="none" w:sz="0" w:space="0" w:color="auto"/>
                <w:right w:val="none" w:sz="0" w:space="0" w:color="auto"/>
              </w:divBdr>
            </w:div>
            <w:div w:id="320619271">
              <w:marLeft w:val="0"/>
              <w:marRight w:val="0"/>
              <w:marTop w:val="0"/>
              <w:marBottom w:val="0"/>
              <w:divBdr>
                <w:top w:val="none" w:sz="0" w:space="0" w:color="auto"/>
                <w:left w:val="none" w:sz="0" w:space="0" w:color="auto"/>
                <w:bottom w:val="none" w:sz="0" w:space="0" w:color="auto"/>
                <w:right w:val="none" w:sz="0" w:space="0" w:color="auto"/>
              </w:divBdr>
            </w:div>
            <w:div w:id="322660392">
              <w:marLeft w:val="0"/>
              <w:marRight w:val="0"/>
              <w:marTop w:val="0"/>
              <w:marBottom w:val="0"/>
              <w:divBdr>
                <w:top w:val="none" w:sz="0" w:space="0" w:color="auto"/>
                <w:left w:val="none" w:sz="0" w:space="0" w:color="auto"/>
                <w:bottom w:val="none" w:sz="0" w:space="0" w:color="auto"/>
                <w:right w:val="none" w:sz="0" w:space="0" w:color="auto"/>
              </w:divBdr>
            </w:div>
            <w:div w:id="322780742">
              <w:marLeft w:val="0"/>
              <w:marRight w:val="0"/>
              <w:marTop w:val="0"/>
              <w:marBottom w:val="0"/>
              <w:divBdr>
                <w:top w:val="none" w:sz="0" w:space="0" w:color="auto"/>
                <w:left w:val="none" w:sz="0" w:space="0" w:color="auto"/>
                <w:bottom w:val="none" w:sz="0" w:space="0" w:color="auto"/>
                <w:right w:val="none" w:sz="0" w:space="0" w:color="auto"/>
              </w:divBdr>
            </w:div>
            <w:div w:id="324167279">
              <w:marLeft w:val="0"/>
              <w:marRight w:val="0"/>
              <w:marTop w:val="0"/>
              <w:marBottom w:val="0"/>
              <w:divBdr>
                <w:top w:val="none" w:sz="0" w:space="0" w:color="auto"/>
                <w:left w:val="none" w:sz="0" w:space="0" w:color="auto"/>
                <w:bottom w:val="none" w:sz="0" w:space="0" w:color="auto"/>
                <w:right w:val="none" w:sz="0" w:space="0" w:color="auto"/>
              </w:divBdr>
            </w:div>
            <w:div w:id="326441512">
              <w:marLeft w:val="0"/>
              <w:marRight w:val="0"/>
              <w:marTop w:val="0"/>
              <w:marBottom w:val="0"/>
              <w:divBdr>
                <w:top w:val="none" w:sz="0" w:space="0" w:color="auto"/>
                <w:left w:val="none" w:sz="0" w:space="0" w:color="auto"/>
                <w:bottom w:val="none" w:sz="0" w:space="0" w:color="auto"/>
                <w:right w:val="none" w:sz="0" w:space="0" w:color="auto"/>
              </w:divBdr>
            </w:div>
            <w:div w:id="326518864">
              <w:marLeft w:val="0"/>
              <w:marRight w:val="0"/>
              <w:marTop w:val="0"/>
              <w:marBottom w:val="0"/>
              <w:divBdr>
                <w:top w:val="none" w:sz="0" w:space="0" w:color="auto"/>
                <w:left w:val="none" w:sz="0" w:space="0" w:color="auto"/>
                <w:bottom w:val="none" w:sz="0" w:space="0" w:color="auto"/>
                <w:right w:val="none" w:sz="0" w:space="0" w:color="auto"/>
              </w:divBdr>
            </w:div>
            <w:div w:id="326714558">
              <w:marLeft w:val="0"/>
              <w:marRight w:val="0"/>
              <w:marTop w:val="0"/>
              <w:marBottom w:val="0"/>
              <w:divBdr>
                <w:top w:val="none" w:sz="0" w:space="0" w:color="auto"/>
                <w:left w:val="none" w:sz="0" w:space="0" w:color="auto"/>
                <w:bottom w:val="none" w:sz="0" w:space="0" w:color="auto"/>
                <w:right w:val="none" w:sz="0" w:space="0" w:color="auto"/>
              </w:divBdr>
            </w:div>
            <w:div w:id="335771181">
              <w:marLeft w:val="0"/>
              <w:marRight w:val="0"/>
              <w:marTop w:val="0"/>
              <w:marBottom w:val="0"/>
              <w:divBdr>
                <w:top w:val="none" w:sz="0" w:space="0" w:color="auto"/>
                <w:left w:val="none" w:sz="0" w:space="0" w:color="auto"/>
                <w:bottom w:val="none" w:sz="0" w:space="0" w:color="auto"/>
                <w:right w:val="none" w:sz="0" w:space="0" w:color="auto"/>
              </w:divBdr>
            </w:div>
            <w:div w:id="336225608">
              <w:marLeft w:val="0"/>
              <w:marRight w:val="0"/>
              <w:marTop w:val="0"/>
              <w:marBottom w:val="0"/>
              <w:divBdr>
                <w:top w:val="none" w:sz="0" w:space="0" w:color="auto"/>
                <w:left w:val="none" w:sz="0" w:space="0" w:color="auto"/>
                <w:bottom w:val="none" w:sz="0" w:space="0" w:color="auto"/>
                <w:right w:val="none" w:sz="0" w:space="0" w:color="auto"/>
              </w:divBdr>
            </w:div>
            <w:div w:id="336926581">
              <w:marLeft w:val="0"/>
              <w:marRight w:val="0"/>
              <w:marTop w:val="0"/>
              <w:marBottom w:val="0"/>
              <w:divBdr>
                <w:top w:val="none" w:sz="0" w:space="0" w:color="auto"/>
                <w:left w:val="none" w:sz="0" w:space="0" w:color="auto"/>
                <w:bottom w:val="none" w:sz="0" w:space="0" w:color="auto"/>
                <w:right w:val="none" w:sz="0" w:space="0" w:color="auto"/>
              </w:divBdr>
            </w:div>
            <w:div w:id="342441777">
              <w:marLeft w:val="0"/>
              <w:marRight w:val="0"/>
              <w:marTop w:val="0"/>
              <w:marBottom w:val="0"/>
              <w:divBdr>
                <w:top w:val="none" w:sz="0" w:space="0" w:color="auto"/>
                <w:left w:val="none" w:sz="0" w:space="0" w:color="auto"/>
                <w:bottom w:val="none" w:sz="0" w:space="0" w:color="auto"/>
                <w:right w:val="none" w:sz="0" w:space="0" w:color="auto"/>
              </w:divBdr>
            </w:div>
            <w:div w:id="342556785">
              <w:marLeft w:val="0"/>
              <w:marRight w:val="0"/>
              <w:marTop w:val="0"/>
              <w:marBottom w:val="0"/>
              <w:divBdr>
                <w:top w:val="none" w:sz="0" w:space="0" w:color="auto"/>
                <w:left w:val="none" w:sz="0" w:space="0" w:color="auto"/>
                <w:bottom w:val="none" w:sz="0" w:space="0" w:color="auto"/>
                <w:right w:val="none" w:sz="0" w:space="0" w:color="auto"/>
              </w:divBdr>
            </w:div>
            <w:div w:id="342631428">
              <w:marLeft w:val="0"/>
              <w:marRight w:val="0"/>
              <w:marTop w:val="0"/>
              <w:marBottom w:val="0"/>
              <w:divBdr>
                <w:top w:val="none" w:sz="0" w:space="0" w:color="auto"/>
                <w:left w:val="none" w:sz="0" w:space="0" w:color="auto"/>
                <w:bottom w:val="none" w:sz="0" w:space="0" w:color="auto"/>
                <w:right w:val="none" w:sz="0" w:space="0" w:color="auto"/>
              </w:divBdr>
            </w:div>
            <w:div w:id="343213823">
              <w:marLeft w:val="0"/>
              <w:marRight w:val="0"/>
              <w:marTop w:val="0"/>
              <w:marBottom w:val="0"/>
              <w:divBdr>
                <w:top w:val="none" w:sz="0" w:space="0" w:color="auto"/>
                <w:left w:val="none" w:sz="0" w:space="0" w:color="auto"/>
                <w:bottom w:val="none" w:sz="0" w:space="0" w:color="auto"/>
                <w:right w:val="none" w:sz="0" w:space="0" w:color="auto"/>
              </w:divBdr>
            </w:div>
            <w:div w:id="347023863">
              <w:marLeft w:val="0"/>
              <w:marRight w:val="0"/>
              <w:marTop w:val="0"/>
              <w:marBottom w:val="0"/>
              <w:divBdr>
                <w:top w:val="none" w:sz="0" w:space="0" w:color="auto"/>
                <w:left w:val="none" w:sz="0" w:space="0" w:color="auto"/>
                <w:bottom w:val="none" w:sz="0" w:space="0" w:color="auto"/>
                <w:right w:val="none" w:sz="0" w:space="0" w:color="auto"/>
              </w:divBdr>
            </w:div>
            <w:div w:id="352805087">
              <w:marLeft w:val="0"/>
              <w:marRight w:val="0"/>
              <w:marTop w:val="360"/>
              <w:marBottom w:val="0"/>
              <w:divBdr>
                <w:top w:val="single" w:sz="6" w:space="0" w:color="auto"/>
                <w:left w:val="single" w:sz="6" w:space="0" w:color="auto"/>
                <w:bottom w:val="single" w:sz="6" w:space="0" w:color="auto"/>
                <w:right w:val="single" w:sz="6" w:space="0" w:color="auto"/>
              </w:divBdr>
            </w:div>
            <w:div w:id="353000532">
              <w:marLeft w:val="0"/>
              <w:marRight w:val="0"/>
              <w:marTop w:val="0"/>
              <w:marBottom w:val="0"/>
              <w:divBdr>
                <w:top w:val="none" w:sz="0" w:space="0" w:color="auto"/>
                <w:left w:val="none" w:sz="0" w:space="0" w:color="auto"/>
                <w:bottom w:val="none" w:sz="0" w:space="0" w:color="auto"/>
                <w:right w:val="none" w:sz="0" w:space="0" w:color="auto"/>
              </w:divBdr>
            </w:div>
            <w:div w:id="353187453">
              <w:marLeft w:val="0"/>
              <w:marRight w:val="0"/>
              <w:marTop w:val="0"/>
              <w:marBottom w:val="0"/>
              <w:divBdr>
                <w:top w:val="none" w:sz="0" w:space="0" w:color="auto"/>
                <w:left w:val="none" w:sz="0" w:space="0" w:color="auto"/>
                <w:bottom w:val="none" w:sz="0" w:space="0" w:color="auto"/>
                <w:right w:val="none" w:sz="0" w:space="0" w:color="auto"/>
              </w:divBdr>
            </w:div>
            <w:div w:id="353384943">
              <w:marLeft w:val="0"/>
              <w:marRight w:val="0"/>
              <w:marTop w:val="0"/>
              <w:marBottom w:val="0"/>
              <w:divBdr>
                <w:top w:val="none" w:sz="0" w:space="0" w:color="auto"/>
                <w:left w:val="none" w:sz="0" w:space="0" w:color="auto"/>
                <w:bottom w:val="none" w:sz="0" w:space="0" w:color="auto"/>
                <w:right w:val="none" w:sz="0" w:space="0" w:color="auto"/>
              </w:divBdr>
            </w:div>
            <w:div w:id="354036531">
              <w:marLeft w:val="0"/>
              <w:marRight w:val="0"/>
              <w:marTop w:val="0"/>
              <w:marBottom w:val="0"/>
              <w:divBdr>
                <w:top w:val="none" w:sz="0" w:space="0" w:color="auto"/>
                <w:left w:val="none" w:sz="0" w:space="0" w:color="auto"/>
                <w:bottom w:val="none" w:sz="0" w:space="0" w:color="auto"/>
                <w:right w:val="none" w:sz="0" w:space="0" w:color="auto"/>
              </w:divBdr>
            </w:div>
            <w:div w:id="354116983">
              <w:marLeft w:val="0"/>
              <w:marRight w:val="0"/>
              <w:marTop w:val="0"/>
              <w:marBottom w:val="0"/>
              <w:divBdr>
                <w:top w:val="none" w:sz="0" w:space="0" w:color="auto"/>
                <w:left w:val="none" w:sz="0" w:space="0" w:color="auto"/>
                <w:bottom w:val="none" w:sz="0" w:space="0" w:color="auto"/>
                <w:right w:val="none" w:sz="0" w:space="0" w:color="auto"/>
              </w:divBdr>
            </w:div>
            <w:div w:id="354428734">
              <w:marLeft w:val="0"/>
              <w:marRight w:val="0"/>
              <w:marTop w:val="0"/>
              <w:marBottom w:val="0"/>
              <w:divBdr>
                <w:top w:val="none" w:sz="0" w:space="0" w:color="auto"/>
                <w:left w:val="none" w:sz="0" w:space="0" w:color="auto"/>
                <w:bottom w:val="none" w:sz="0" w:space="0" w:color="auto"/>
                <w:right w:val="none" w:sz="0" w:space="0" w:color="auto"/>
              </w:divBdr>
            </w:div>
            <w:div w:id="359472170">
              <w:marLeft w:val="0"/>
              <w:marRight w:val="0"/>
              <w:marTop w:val="0"/>
              <w:marBottom w:val="0"/>
              <w:divBdr>
                <w:top w:val="none" w:sz="0" w:space="0" w:color="auto"/>
                <w:left w:val="none" w:sz="0" w:space="0" w:color="auto"/>
                <w:bottom w:val="none" w:sz="0" w:space="0" w:color="auto"/>
                <w:right w:val="none" w:sz="0" w:space="0" w:color="auto"/>
              </w:divBdr>
            </w:div>
            <w:div w:id="361369395">
              <w:marLeft w:val="0"/>
              <w:marRight w:val="0"/>
              <w:marTop w:val="0"/>
              <w:marBottom w:val="0"/>
              <w:divBdr>
                <w:top w:val="none" w:sz="0" w:space="0" w:color="auto"/>
                <w:left w:val="none" w:sz="0" w:space="0" w:color="auto"/>
                <w:bottom w:val="none" w:sz="0" w:space="0" w:color="auto"/>
                <w:right w:val="none" w:sz="0" w:space="0" w:color="auto"/>
              </w:divBdr>
            </w:div>
            <w:div w:id="363211405">
              <w:marLeft w:val="0"/>
              <w:marRight w:val="0"/>
              <w:marTop w:val="0"/>
              <w:marBottom w:val="0"/>
              <w:divBdr>
                <w:top w:val="none" w:sz="0" w:space="0" w:color="auto"/>
                <w:left w:val="none" w:sz="0" w:space="0" w:color="auto"/>
                <w:bottom w:val="none" w:sz="0" w:space="0" w:color="auto"/>
                <w:right w:val="none" w:sz="0" w:space="0" w:color="auto"/>
              </w:divBdr>
            </w:div>
            <w:div w:id="364527866">
              <w:marLeft w:val="0"/>
              <w:marRight w:val="0"/>
              <w:marTop w:val="0"/>
              <w:marBottom w:val="0"/>
              <w:divBdr>
                <w:top w:val="none" w:sz="0" w:space="0" w:color="auto"/>
                <w:left w:val="none" w:sz="0" w:space="0" w:color="auto"/>
                <w:bottom w:val="none" w:sz="0" w:space="0" w:color="auto"/>
                <w:right w:val="none" w:sz="0" w:space="0" w:color="auto"/>
              </w:divBdr>
            </w:div>
            <w:div w:id="365059572">
              <w:marLeft w:val="0"/>
              <w:marRight w:val="0"/>
              <w:marTop w:val="0"/>
              <w:marBottom w:val="0"/>
              <w:divBdr>
                <w:top w:val="none" w:sz="0" w:space="0" w:color="auto"/>
                <w:left w:val="none" w:sz="0" w:space="0" w:color="auto"/>
                <w:bottom w:val="none" w:sz="0" w:space="0" w:color="auto"/>
                <w:right w:val="none" w:sz="0" w:space="0" w:color="auto"/>
              </w:divBdr>
            </w:div>
            <w:div w:id="365184058">
              <w:marLeft w:val="0"/>
              <w:marRight w:val="0"/>
              <w:marTop w:val="0"/>
              <w:marBottom w:val="0"/>
              <w:divBdr>
                <w:top w:val="none" w:sz="0" w:space="0" w:color="auto"/>
                <w:left w:val="none" w:sz="0" w:space="0" w:color="auto"/>
                <w:bottom w:val="none" w:sz="0" w:space="0" w:color="auto"/>
                <w:right w:val="none" w:sz="0" w:space="0" w:color="auto"/>
              </w:divBdr>
            </w:div>
            <w:div w:id="366029884">
              <w:marLeft w:val="0"/>
              <w:marRight w:val="0"/>
              <w:marTop w:val="0"/>
              <w:marBottom w:val="0"/>
              <w:divBdr>
                <w:top w:val="none" w:sz="0" w:space="0" w:color="auto"/>
                <w:left w:val="none" w:sz="0" w:space="0" w:color="auto"/>
                <w:bottom w:val="none" w:sz="0" w:space="0" w:color="auto"/>
                <w:right w:val="none" w:sz="0" w:space="0" w:color="auto"/>
              </w:divBdr>
            </w:div>
            <w:div w:id="368917621">
              <w:marLeft w:val="0"/>
              <w:marRight w:val="0"/>
              <w:marTop w:val="0"/>
              <w:marBottom w:val="0"/>
              <w:divBdr>
                <w:top w:val="none" w:sz="0" w:space="0" w:color="auto"/>
                <w:left w:val="none" w:sz="0" w:space="0" w:color="auto"/>
                <w:bottom w:val="none" w:sz="0" w:space="0" w:color="auto"/>
                <w:right w:val="none" w:sz="0" w:space="0" w:color="auto"/>
              </w:divBdr>
            </w:div>
            <w:div w:id="369109007">
              <w:marLeft w:val="0"/>
              <w:marRight w:val="0"/>
              <w:marTop w:val="0"/>
              <w:marBottom w:val="0"/>
              <w:divBdr>
                <w:top w:val="none" w:sz="0" w:space="0" w:color="auto"/>
                <w:left w:val="none" w:sz="0" w:space="0" w:color="auto"/>
                <w:bottom w:val="none" w:sz="0" w:space="0" w:color="auto"/>
                <w:right w:val="none" w:sz="0" w:space="0" w:color="auto"/>
              </w:divBdr>
            </w:div>
            <w:div w:id="370570547">
              <w:marLeft w:val="0"/>
              <w:marRight w:val="0"/>
              <w:marTop w:val="0"/>
              <w:marBottom w:val="0"/>
              <w:divBdr>
                <w:top w:val="none" w:sz="0" w:space="0" w:color="auto"/>
                <w:left w:val="none" w:sz="0" w:space="0" w:color="auto"/>
                <w:bottom w:val="none" w:sz="0" w:space="0" w:color="auto"/>
                <w:right w:val="none" w:sz="0" w:space="0" w:color="auto"/>
              </w:divBdr>
            </w:div>
            <w:div w:id="372655861">
              <w:marLeft w:val="0"/>
              <w:marRight w:val="0"/>
              <w:marTop w:val="0"/>
              <w:marBottom w:val="0"/>
              <w:divBdr>
                <w:top w:val="none" w:sz="0" w:space="0" w:color="auto"/>
                <w:left w:val="none" w:sz="0" w:space="0" w:color="auto"/>
                <w:bottom w:val="none" w:sz="0" w:space="0" w:color="auto"/>
                <w:right w:val="none" w:sz="0" w:space="0" w:color="auto"/>
              </w:divBdr>
            </w:div>
            <w:div w:id="373239503">
              <w:marLeft w:val="0"/>
              <w:marRight w:val="0"/>
              <w:marTop w:val="0"/>
              <w:marBottom w:val="0"/>
              <w:divBdr>
                <w:top w:val="none" w:sz="0" w:space="0" w:color="auto"/>
                <w:left w:val="none" w:sz="0" w:space="0" w:color="auto"/>
                <w:bottom w:val="none" w:sz="0" w:space="0" w:color="auto"/>
                <w:right w:val="none" w:sz="0" w:space="0" w:color="auto"/>
              </w:divBdr>
            </w:div>
            <w:div w:id="375398260">
              <w:marLeft w:val="0"/>
              <w:marRight w:val="0"/>
              <w:marTop w:val="0"/>
              <w:marBottom w:val="0"/>
              <w:divBdr>
                <w:top w:val="none" w:sz="0" w:space="0" w:color="auto"/>
                <w:left w:val="none" w:sz="0" w:space="0" w:color="auto"/>
                <w:bottom w:val="none" w:sz="0" w:space="0" w:color="auto"/>
                <w:right w:val="none" w:sz="0" w:space="0" w:color="auto"/>
              </w:divBdr>
            </w:div>
            <w:div w:id="376397416">
              <w:marLeft w:val="0"/>
              <w:marRight w:val="0"/>
              <w:marTop w:val="0"/>
              <w:marBottom w:val="0"/>
              <w:divBdr>
                <w:top w:val="none" w:sz="0" w:space="0" w:color="auto"/>
                <w:left w:val="none" w:sz="0" w:space="0" w:color="auto"/>
                <w:bottom w:val="none" w:sz="0" w:space="0" w:color="auto"/>
                <w:right w:val="none" w:sz="0" w:space="0" w:color="auto"/>
              </w:divBdr>
            </w:div>
            <w:div w:id="376705267">
              <w:marLeft w:val="0"/>
              <w:marRight w:val="0"/>
              <w:marTop w:val="0"/>
              <w:marBottom w:val="0"/>
              <w:divBdr>
                <w:top w:val="none" w:sz="0" w:space="0" w:color="auto"/>
                <w:left w:val="none" w:sz="0" w:space="0" w:color="auto"/>
                <w:bottom w:val="none" w:sz="0" w:space="0" w:color="auto"/>
                <w:right w:val="none" w:sz="0" w:space="0" w:color="auto"/>
              </w:divBdr>
            </w:div>
            <w:div w:id="378823591">
              <w:marLeft w:val="0"/>
              <w:marRight w:val="0"/>
              <w:marTop w:val="0"/>
              <w:marBottom w:val="0"/>
              <w:divBdr>
                <w:top w:val="none" w:sz="0" w:space="0" w:color="auto"/>
                <w:left w:val="none" w:sz="0" w:space="0" w:color="auto"/>
                <w:bottom w:val="none" w:sz="0" w:space="0" w:color="auto"/>
                <w:right w:val="none" w:sz="0" w:space="0" w:color="auto"/>
              </w:divBdr>
            </w:div>
            <w:div w:id="378869307">
              <w:marLeft w:val="0"/>
              <w:marRight w:val="0"/>
              <w:marTop w:val="0"/>
              <w:marBottom w:val="0"/>
              <w:divBdr>
                <w:top w:val="none" w:sz="0" w:space="0" w:color="auto"/>
                <w:left w:val="none" w:sz="0" w:space="0" w:color="auto"/>
                <w:bottom w:val="none" w:sz="0" w:space="0" w:color="auto"/>
                <w:right w:val="none" w:sz="0" w:space="0" w:color="auto"/>
              </w:divBdr>
            </w:div>
            <w:div w:id="379596667">
              <w:marLeft w:val="0"/>
              <w:marRight w:val="0"/>
              <w:marTop w:val="0"/>
              <w:marBottom w:val="0"/>
              <w:divBdr>
                <w:top w:val="none" w:sz="0" w:space="0" w:color="auto"/>
                <w:left w:val="none" w:sz="0" w:space="0" w:color="auto"/>
                <w:bottom w:val="none" w:sz="0" w:space="0" w:color="auto"/>
                <w:right w:val="none" w:sz="0" w:space="0" w:color="auto"/>
              </w:divBdr>
            </w:div>
            <w:div w:id="382025731">
              <w:marLeft w:val="0"/>
              <w:marRight w:val="0"/>
              <w:marTop w:val="0"/>
              <w:marBottom w:val="0"/>
              <w:divBdr>
                <w:top w:val="none" w:sz="0" w:space="0" w:color="auto"/>
                <w:left w:val="none" w:sz="0" w:space="0" w:color="auto"/>
                <w:bottom w:val="none" w:sz="0" w:space="0" w:color="auto"/>
                <w:right w:val="none" w:sz="0" w:space="0" w:color="auto"/>
              </w:divBdr>
            </w:div>
            <w:div w:id="386997640">
              <w:marLeft w:val="0"/>
              <w:marRight w:val="0"/>
              <w:marTop w:val="0"/>
              <w:marBottom w:val="0"/>
              <w:divBdr>
                <w:top w:val="none" w:sz="0" w:space="0" w:color="auto"/>
                <w:left w:val="none" w:sz="0" w:space="0" w:color="auto"/>
                <w:bottom w:val="none" w:sz="0" w:space="0" w:color="auto"/>
                <w:right w:val="none" w:sz="0" w:space="0" w:color="auto"/>
              </w:divBdr>
            </w:div>
            <w:div w:id="391736288">
              <w:marLeft w:val="0"/>
              <w:marRight w:val="0"/>
              <w:marTop w:val="0"/>
              <w:marBottom w:val="0"/>
              <w:divBdr>
                <w:top w:val="none" w:sz="0" w:space="0" w:color="auto"/>
                <w:left w:val="none" w:sz="0" w:space="0" w:color="auto"/>
                <w:bottom w:val="none" w:sz="0" w:space="0" w:color="auto"/>
                <w:right w:val="none" w:sz="0" w:space="0" w:color="auto"/>
              </w:divBdr>
            </w:div>
            <w:div w:id="392966192">
              <w:marLeft w:val="0"/>
              <w:marRight w:val="0"/>
              <w:marTop w:val="0"/>
              <w:marBottom w:val="0"/>
              <w:divBdr>
                <w:top w:val="none" w:sz="0" w:space="0" w:color="auto"/>
                <w:left w:val="none" w:sz="0" w:space="0" w:color="auto"/>
                <w:bottom w:val="none" w:sz="0" w:space="0" w:color="auto"/>
                <w:right w:val="none" w:sz="0" w:space="0" w:color="auto"/>
              </w:divBdr>
            </w:div>
            <w:div w:id="393241390">
              <w:marLeft w:val="0"/>
              <w:marRight w:val="0"/>
              <w:marTop w:val="0"/>
              <w:marBottom w:val="0"/>
              <w:divBdr>
                <w:top w:val="none" w:sz="0" w:space="0" w:color="auto"/>
                <w:left w:val="none" w:sz="0" w:space="0" w:color="auto"/>
                <w:bottom w:val="none" w:sz="0" w:space="0" w:color="auto"/>
                <w:right w:val="none" w:sz="0" w:space="0" w:color="auto"/>
              </w:divBdr>
            </w:div>
            <w:div w:id="393939924">
              <w:marLeft w:val="0"/>
              <w:marRight w:val="0"/>
              <w:marTop w:val="0"/>
              <w:marBottom w:val="0"/>
              <w:divBdr>
                <w:top w:val="none" w:sz="0" w:space="0" w:color="auto"/>
                <w:left w:val="none" w:sz="0" w:space="0" w:color="auto"/>
                <w:bottom w:val="none" w:sz="0" w:space="0" w:color="auto"/>
                <w:right w:val="none" w:sz="0" w:space="0" w:color="auto"/>
              </w:divBdr>
            </w:div>
            <w:div w:id="395785290">
              <w:marLeft w:val="0"/>
              <w:marRight w:val="0"/>
              <w:marTop w:val="0"/>
              <w:marBottom w:val="0"/>
              <w:divBdr>
                <w:top w:val="none" w:sz="0" w:space="0" w:color="auto"/>
                <w:left w:val="none" w:sz="0" w:space="0" w:color="auto"/>
                <w:bottom w:val="none" w:sz="0" w:space="0" w:color="auto"/>
                <w:right w:val="none" w:sz="0" w:space="0" w:color="auto"/>
              </w:divBdr>
            </w:div>
            <w:div w:id="396827374">
              <w:marLeft w:val="0"/>
              <w:marRight w:val="0"/>
              <w:marTop w:val="0"/>
              <w:marBottom w:val="0"/>
              <w:divBdr>
                <w:top w:val="none" w:sz="0" w:space="0" w:color="auto"/>
                <w:left w:val="none" w:sz="0" w:space="0" w:color="auto"/>
                <w:bottom w:val="none" w:sz="0" w:space="0" w:color="auto"/>
                <w:right w:val="none" w:sz="0" w:space="0" w:color="auto"/>
              </w:divBdr>
            </w:div>
            <w:div w:id="398135360">
              <w:marLeft w:val="0"/>
              <w:marRight w:val="0"/>
              <w:marTop w:val="0"/>
              <w:marBottom w:val="0"/>
              <w:divBdr>
                <w:top w:val="none" w:sz="0" w:space="0" w:color="auto"/>
                <w:left w:val="none" w:sz="0" w:space="0" w:color="auto"/>
                <w:bottom w:val="none" w:sz="0" w:space="0" w:color="auto"/>
                <w:right w:val="none" w:sz="0" w:space="0" w:color="auto"/>
              </w:divBdr>
            </w:div>
            <w:div w:id="398477837">
              <w:marLeft w:val="0"/>
              <w:marRight w:val="0"/>
              <w:marTop w:val="0"/>
              <w:marBottom w:val="0"/>
              <w:divBdr>
                <w:top w:val="none" w:sz="0" w:space="0" w:color="auto"/>
                <w:left w:val="none" w:sz="0" w:space="0" w:color="auto"/>
                <w:bottom w:val="none" w:sz="0" w:space="0" w:color="auto"/>
                <w:right w:val="none" w:sz="0" w:space="0" w:color="auto"/>
              </w:divBdr>
            </w:div>
            <w:div w:id="399716650">
              <w:marLeft w:val="0"/>
              <w:marRight w:val="0"/>
              <w:marTop w:val="0"/>
              <w:marBottom w:val="0"/>
              <w:divBdr>
                <w:top w:val="none" w:sz="0" w:space="0" w:color="auto"/>
                <w:left w:val="none" w:sz="0" w:space="0" w:color="auto"/>
                <w:bottom w:val="none" w:sz="0" w:space="0" w:color="auto"/>
                <w:right w:val="none" w:sz="0" w:space="0" w:color="auto"/>
              </w:divBdr>
            </w:div>
            <w:div w:id="402140155">
              <w:marLeft w:val="0"/>
              <w:marRight w:val="0"/>
              <w:marTop w:val="0"/>
              <w:marBottom w:val="0"/>
              <w:divBdr>
                <w:top w:val="none" w:sz="0" w:space="0" w:color="auto"/>
                <w:left w:val="none" w:sz="0" w:space="0" w:color="auto"/>
                <w:bottom w:val="none" w:sz="0" w:space="0" w:color="auto"/>
                <w:right w:val="none" w:sz="0" w:space="0" w:color="auto"/>
              </w:divBdr>
            </w:div>
            <w:div w:id="403256976">
              <w:marLeft w:val="0"/>
              <w:marRight w:val="0"/>
              <w:marTop w:val="0"/>
              <w:marBottom w:val="0"/>
              <w:divBdr>
                <w:top w:val="none" w:sz="0" w:space="0" w:color="auto"/>
                <w:left w:val="none" w:sz="0" w:space="0" w:color="auto"/>
                <w:bottom w:val="none" w:sz="0" w:space="0" w:color="auto"/>
                <w:right w:val="none" w:sz="0" w:space="0" w:color="auto"/>
              </w:divBdr>
            </w:div>
            <w:div w:id="404108306">
              <w:marLeft w:val="0"/>
              <w:marRight w:val="0"/>
              <w:marTop w:val="0"/>
              <w:marBottom w:val="0"/>
              <w:divBdr>
                <w:top w:val="none" w:sz="0" w:space="0" w:color="auto"/>
                <w:left w:val="none" w:sz="0" w:space="0" w:color="auto"/>
                <w:bottom w:val="none" w:sz="0" w:space="0" w:color="auto"/>
                <w:right w:val="none" w:sz="0" w:space="0" w:color="auto"/>
              </w:divBdr>
            </w:div>
            <w:div w:id="404423248">
              <w:marLeft w:val="0"/>
              <w:marRight w:val="0"/>
              <w:marTop w:val="0"/>
              <w:marBottom w:val="0"/>
              <w:divBdr>
                <w:top w:val="none" w:sz="0" w:space="0" w:color="auto"/>
                <w:left w:val="none" w:sz="0" w:space="0" w:color="auto"/>
                <w:bottom w:val="none" w:sz="0" w:space="0" w:color="auto"/>
                <w:right w:val="none" w:sz="0" w:space="0" w:color="auto"/>
              </w:divBdr>
            </w:div>
            <w:div w:id="404572070">
              <w:marLeft w:val="0"/>
              <w:marRight w:val="0"/>
              <w:marTop w:val="0"/>
              <w:marBottom w:val="0"/>
              <w:divBdr>
                <w:top w:val="none" w:sz="0" w:space="0" w:color="auto"/>
                <w:left w:val="none" w:sz="0" w:space="0" w:color="auto"/>
                <w:bottom w:val="none" w:sz="0" w:space="0" w:color="auto"/>
                <w:right w:val="none" w:sz="0" w:space="0" w:color="auto"/>
              </w:divBdr>
            </w:div>
            <w:div w:id="405224875">
              <w:marLeft w:val="0"/>
              <w:marRight w:val="0"/>
              <w:marTop w:val="0"/>
              <w:marBottom w:val="0"/>
              <w:divBdr>
                <w:top w:val="none" w:sz="0" w:space="0" w:color="auto"/>
                <w:left w:val="none" w:sz="0" w:space="0" w:color="auto"/>
                <w:bottom w:val="none" w:sz="0" w:space="0" w:color="auto"/>
                <w:right w:val="none" w:sz="0" w:space="0" w:color="auto"/>
              </w:divBdr>
            </w:div>
            <w:div w:id="405300952">
              <w:marLeft w:val="0"/>
              <w:marRight w:val="0"/>
              <w:marTop w:val="0"/>
              <w:marBottom w:val="0"/>
              <w:divBdr>
                <w:top w:val="none" w:sz="0" w:space="0" w:color="auto"/>
                <w:left w:val="none" w:sz="0" w:space="0" w:color="auto"/>
                <w:bottom w:val="none" w:sz="0" w:space="0" w:color="auto"/>
                <w:right w:val="none" w:sz="0" w:space="0" w:color="auto"/>
              </w:divBdr>
            </w:div>
            <w:div w:id="405420234">
              <w:marLeft w:val="0"/>
              <w:marRight w:val="0"/>
              <w:marTop w:val="0"/>
              <w:marBottom w:val="0"/>
              <w:divBdr>
                <w:top w:val="none" w:sz="0" w:space="0" w:color="auto"/>
                <w:left w:val="none" w:sz="0" w:space="0" w:color="auto"/>
                <w:bottom w:val="none" w:sz="0" w:space="0" w:color="auto"/>
                <w:right w:val="none" w:sz="0" w:space="0" w:color="auto"/>
              </w:divBdr>
            </w:div>
            <w:div w:id="407268429">
              <w:marLeft w:val="0"/>
              <w:marRight w:val="0"/>
              <w:marTop w:val="0"/>
              <w:marBottom w:val="0"/>
              <w:divBdr>
                <w:top w:val="none" w:sz="0" w:space="0" w:color="auto"/>
                <w:left w:val="none" w:sz="0" w:space="0" w:color="auto"/>
                <w:bottom w:val="none" w:sz="0" w:space="0" w:color="auto"/>
                <w:right w:val="none" w:sz="0" w:space="0" w:color="auto"/>
              </w:divBdr>
            </w:div>
            <w:div w:id="407312837">
              <w:marLeft w:val="0"/>
              <w:marRight w:val="0"/>
              <w:marTop w:val="0"/>
              <w:marBottom w:val="0"/>
              <w:divBdr>
                <w:top w:val="none" w:sz="0" w:space="0" w:color="auto"/>
                <w:left w:val="none" w:sz="0" w:space="0" w:color="auto"/>
                <w:bottom w:val="none" w:sz="0" w:space="0" w:color="auto"/>
                <w:right w:val="none" w:sz="0" w:space="0" w:color="auto"/>
              </w:divBdr>
            </w:div>
            <w:div w:id="410011764">
              <w:marLeft w:val="0"/>
              <w:marRight w:val="0"/>
              <w:marTop w:val="0"/>
              <w:marBottom w:val="0"/>
              <w:divBdr>
                <w:top w:val="none" w:sz="0" w:space="0" w:color="auto"/>
                <w:left w:val="none" w:sz="0" w:space="0" w:color="auto"/>
                <w:bottom w:val="none" w:sz="0" w:space="0" w:color="auto"/>
                <w:right w:val="none" w:sz="0" w:space="0" w:color="auto"/>
              </w:divBdr>
            </w:div>
            <w:div w:id="410389123">
              <w:marLeft w:val="0"/>
              <w:marRight w:val="0"/>
              <w:marTop w:val="0"/>
              <w:marBottom w:val="0"/>
              <w:divBdr>
                <w:top w:val="none" w:sz="0" w:space="0" w:color="auto"/>
                <w:left w:val="none" w:sz="0" w:space="0" w:color="auto"/>
                <w:bottom w:val="none" w:sz="0" w:space="0" w:color="auto"/>
                <w:right w:val="none" w:sz="0" w:space="0" w:color="auto"/>
              </w:divBdr>
            </w:div>
            <w:div w:id="412313177">
              <w:marLeft w:val="0"/>
              <w:marRight w:val="0"/>
              <w:marTop w:val="0"/>
              <w:marBottom w:val="0"/>
              <w:divBdr>
                <w:top w:val="none" w:sz="0" w:space="0" w:color="auto"/>
                <w:left w:val="none" w:sz="0" w:space="0" w:color="auto"/>
                <w:bottom w:val="none" w:sz="0" w:space="0" w:color="auto"/>
                <w:right w:val="none" w:sz="0" w:space="0" w:color="auto"/>
              </w:divBdr>
            </w:div>
            <w:div w:id="413623890">
              <w:marLeft w:val="0"/>
              <w:marRight w:val="0"/>
              <w:marTop w:val="0"/>
              <w:marBottom w:val="0"/>
              <w:divBdr>
                <w:top w:val="none" w:sz="0" w:space="0" w:color="auto"/>
                <w:left w:val="none" w:sz="0" w:space="0" w:color="auto"/>
                <w:bottom w:val="none" w:sz="0" w:space="0" w:color="auto"/>
                <w:right w:val="none" w:sz="0" w:space="0" w:color="auto"/>
              </w:divBdr>
            </w:div>
            <w:div w:id="414977735">
              <w:marLeft w:val="0"/>
              <w:marRight w:val="0"/>
              <w:marTop w:val="0"/>
              <w:marBottom w:val="0"/>
              <w:divBdr>
                <w:top w:val="none" w:sz="0" w:space="0" w:color="auto"/>
                <w:left w:val="none" w:sz="0" w:space="0" w:color="auto"/>
                <w:bottom w:val="none" w:sz="0" w:space="0" w:color="auto"/>
                <w:right w:val="none" w:sz="0" w:space="0" w:color="auto"/>
              </w:divBdr>
            </w:div>
            <w:div w:id="416904827">
              <w:marLeft w:val="0"/>
              <w:marRight w:val="0"/>
              <w:marTop w:val="0"/>
              <w:marBottom w:val="0"/>
              <w:divBdr>
                <w:top w:val="none" w:sz="0" w:space="0" w:color="auto"/>
                <w:left w:val="none" w:sz="0" w:space="0" w:color="auto"/>
                <w:bottom w:val="none" w:sz="0" w:space="0" w:color="auto"/>
                <w:right w:val="none" w:sz="0" w:space="0" w:color="auto"/>
              </w:divBdr>
            </w:div>
            <w:div w:id="419326963">
              <w:marLeft w:val="0"/>
              <w:marRight w:val="0"/>
              <w:marTop w:val="0"/>
              <w:marBottom w:val="0"/>
              <w:divBdr>
                <w:top w:val="none" w:sz="0" w:space="0" w:color="auto"/>
                <w:left w:val="none" w:sz="0" w:space="0" w:color="auto"/>
                <w:bottom w:val="none" w:sz="0" w:space="0" w:color="auto"/>
                <w:right w:val="none" w:sz="0" w:space="0" w:color="auto"/>
              </w:divBdr>
            </w:div>
            <w:div w:id="419763705">
              <w:marLeft w:val="0"/>
              <w:marRight w:val="0"/>
              <w:marTop w:val="0"/>
              <w:marBottom w:val="0"/>
              <w:divBdr>
                <w:top w:val="none" w:sz="0" w:space="0" w:color="auto"/>
                <w:left w:val="none" w:sz="0" w:space="0" w:color="auto"/>
                <w:bottom w:val="none" w:sz="0" w:space="0" w:color="auto"/>
                <w:right w:val="none" w:sz="0" w:space="0" w:color="auto"/>
              </w:divBdr>
            </w:div>
            <w:div w:id="421099192">
              <w:marLeft w:val="0"/>
              <w:marRight w:val="0"/>
              <w:marTop w:val="0"/>
              <w:marBottom w:val="0"/>
              <w:divBdr>
                <w:top w:val="none" w:sz="0" w:space="0" w:color="auto"/>
                <w:left w:val="none" w:sz="0" w:space="0" w:color="auto"/>
                <w:bottom w:val="none" w:sz="0" w:space="0" w:color="auto"/>
                <w:right w:val="none" w:sz="0" w:space="0" w:color="auto"/>
              </w:divBdr>
            </w:div>
            <w:div w:id="423036640">
              <w:marLeft w:val="0"/>
              <w:marRight w:val="0"/>
              <w:marTop w:val="0"/>
              <w:marBottom w:val="0"/>
              <w:divBdr>
                <w:top w:val="none" w:sz="0" w:space="0" w:color="auto"/>
                <w:left w:val="none" w:sz="0" w:space="0" w:color="auto"/>
                <w:bottom w:val="none" w:sz="0" w:space="0" w:color="auto"/>
                <w:right w:val="none" w:sz="0" w:space="0" w:color="auto"/>
              </w:divBdr>
            </w:div>
            <w:div w:id="428694004">
              <w:marLeft w:val="0"/>
              <w:marRight w:val="0"/>
              <w:marTop w:val="0"/>
              <w:marBottom w:val="0"/>
              <w:divBdr>
                <w:top w:val="none" w:sz="0" w:space="0" w:color="auto"/>
                <w:left w:val="none" w:sz="0" w:space="0" w:color="auto"/>
                <w:bottom w:val="none" w:sz="0" w:space="0" w:color="auto"/>
                <w:right w:val="none" w:sz="0" w:space="0" w:color="auto"/>
              </w:divBdr>
            </w:div>
            <w:div w:id="430130911">
              <w:marLeft w:val="0"/>
              <w:marRight w:val="0"/>
              <w:marTop w:val="0"/>
              <w:marBottom w:val="0"/>
              <w:divBdr>
                <w:top w:val="none" w:sz="0" w:space="0" w:color="auto"/>
                <w:left w:val="none" w:sz="0" w:space="0" w:color="auto"/>
                <w:bottom w:val="none" w:sz="0" w:space="0" w:color="auto"/>
                <w:right w:val="none" w:sz="0" w:space="0" w:color="auto"/>
              </w:divBdr>
            </w:div>
            <w:div w:id="432210831">
              <w:marLeft w:val="0"/>
              <w:marRight w:val="0"/>
              <w:marTop w:val="0"/>
              <w:marBottom w:val="0"/>
              <w:divBdr>
                <w:top w:val="none" w:sz="0" w:space="0" w:color="auto"/>
                <w:left w:val="none" w:sz="0" w:space="0" w:color="auto"/>
                <w:bottom w:val="none" w:sz="0" w:space="0" w:color="auto"/>
                <w:right w:val="none" w:sz="0" w:space="0" w:color="auto"/>
              </w:divBdr>
            </w:div>
            <w:div w:id="434136800">
              <w:marLeft w:val="0"/>
              <w:marRight w:val="0"/>
              <w:marTop w:val="0"/>
              <w:marBottom w:val="0"/>
              <w:divBdr>
                <w:top w:val="none" w:sz="0" w:space="0" w:color="auto"/>
                <w:left w:val="none" w:sz="0" w:space="0" w:color="auto"/>
                <w:bottom w:val="none" w:sz="0" w:space="0" w:color="auto"/>
                <w:right w:val="none" w:sz="0" w:space="0" w:color="auto"/>
              </w:divBdr>
            </w:div>
            <w:div w:id="434374153">
              <w:marLeft w:val="0"/>
              <w:marRight w:val="0"/>
              <w:marTop w:val="0"/>
              <w:marBottom w:val="0"/>
              <w:divBdr>
                <w:top w:val="none" w:sz="0" w:space="0" w:color="auto"/>
                <w:left w:val="none" w:sz="0" w:space="0" w:color="auto"/>
                <w:bottom w:val="none" w:sz="0" w:space="0" w:color="auto"/>
                <w:right w:val="none" w:sz="0" w:space="0" w:color="auto"/>
              </w:divBdr>
            </w:div>
            <w:div w:id="435441119">
              <w:marLeft w:val="0"/>
              <w:marRight w:val="0"/>
              <w:marTop w:val="0"/>
              <w:marBottom w:val="0"/>
              <w:divBdr>
                <w:top w:val="none" w:sz="0" w:space="0" w:color="auto"/>
                <w:left w:val="none" w:sz="0" w:space="0" w:color="auto"/>
                <w:bottom w:val="none" w:sz="0" w:space="0" w:color="auto"/>
                <w:right w:val="none" w:sz="0" w:space="0" w:color="auto"/>
              </w:divBdr>
            </w:div>
            <w:div w:id="439840850">
              <w:marLeft w:val="0"/>
              <w:marRight w:val="0"/>
              <w:marTop w:val="0"/>
              <w:marBottom w:val="0"/>
              <w:divBdr>
                <w:top w:val="none" w:sz="0" w:space="0" w:color="auto"/>
                <w:left w:val="none" w:sz="0" w:space="0" w:color="auto"/>
                <w:bottom w:val="none" w:sz="0" w:space="0" w:color="auto"/>
                <w:right w:val="none" w:sz="0" w:space="0" w:color="auto"/>
              </w:divBdr>
            </w:div>
            <w:div w:id="440762126">
              <w:marLeft w:val="0"/>
              <w:marRight w:val="0"/>
              <w:marTop w:val="0"/>
              <w:marBottom w:val="0"/>
              <w:divBdr>
                <w:top w:val="none" w:sz="0" w:space="0" w:color="auto"/>
                <w:left w:val="none" w:sz="0" w:space="0" w:color="auto"/>
                <w:bottom w:val="none" w:sz="0" w:space="0" w:color="auto"/>
                <w:right w:val="none" w:sz="0" w:space="0" w:color="auto"/>
              </w:divBdr>
            </w:div>
            <w:div w:id="442775443">
              <w:marLeft w:val="0"/>
              <w:marRight w:val="0"/>
              <w:marTop w:val="360"/>
              <w:marBottom w:val="0"/>
              <w:divBdr>
                <w:top w:val="single" w:sz="6" w:space="0" w:color="auto"/>
                <w:left w:val="single" w:sz="6" w:space="0" w:color="auto"/>
                <w:bottom w:val="single" w:sz="6" w:space="0" w:color="auto"/>
                <w:right w:val="single" w:sz="6" w:space="0" w:color="auto"/>
              </w:divBdr>
            </w:div>
            <w:div w:id="442961244">
              <w:marLeft w:val="0"/>
              <w:marRight w:val="0"/>
              <w:marTop w:val="0"/>
              <w:marBottom w:val="0"/>
              <w:divBdr>
                <w:top w:val="none" w:sz="0" w:space="0" w:color="auto"/>
                <w:left w:val="none" w:sz="0" w:space="0" w:color="auto"/>
                <w:bottom w:val="none" w:sz="0" w:space="0" w:color="auto"/>
                <w:right w:val="none" w:sz="0" w:space="0" w:color="auto"/>
              </w:divBdr>
            </w:div>
            <w:div w:id="443227725">
              <w:marLeft w:val="0"/>
              <w:marRight w:val="0"/>
              <w:marTop w:val="0"/>
              <w:marBottom w:val="0"/>
              <w:divBdr>
                <w:top w:val="none" w:sz="0" w:space="0" w:color="auto"/>
                <w:left w:val="none" w:sz="0" w:space="0" w:color="auto"/>
                <w:bottom w:val="none" w:sz="0" w:space="0" w:color="auto"/>
                <w:right w:val="none" w:sz="0" w:space="0" w:color="auto"/>
              </w:divBdr>
            </w:div>
            <w:div w:id="444007444">
              <w:marLeft w:val="0"/>
              <w:marRight w:val="0"/>
              <w:marTop w:val="0"/>
              <w:marBottom w:val="0"/>
              <w:divBdr>
                <w:top w:val="none" w:sz="0" w:space="0" w:color="auto"/>
                <w:left w:val="none" w:sz="0" w:space="0" w:color="auto"/>
                <w:bottom w:val="none" w:sz="0" w:space="0" w:color="auto"/>
                <w:right w:val="none" w:sz="0" w:space="0" w:color="auto"/>
              </w:divBdr>
            </w:div>
            <w:div w:id="446244132">
              <w:marLeft w:val="0"/>
              <w:marRight w:val="0"/>
              <w:marTop w:val="0"/>
              <w:marBottom w:val="0"/>
              <w:divBdr>
                <w:top w:val="none" w:sz="0" w:space="0" w:color="auto"/>
                <w:left w:val="none" w:sz="0" w:space="0" w:color="auto"/>
                <w:bottom w:val="none" w:sz="0" w:space="0" w:color="auto"/>
                <w:right w:val="none" w:sz="0" w:space="0" w:color="auto"/>
              </w:divBdr>
            </w:div>
            <w:div w:id="448822020">
              <w:marLeft w:val="0"/>
              <w:marRight w:val="0"/>
              <w:marTop w:val="0"/>
              <w:marBottom w:val="0"/>
              <w:divBdr>
                <w:top w:val="none" w:sz="0" w:space="0" w:color="auto"/>
                <w:left w:val="none" w:sz="0" w:space="0" w:color="auto"/>
                <w:bottom w:val="none" w:sz="0" w:space="0" w:color="auto"/>
                <w:right w:val="none" w:sz="0" w:space="0" w:color="auto"/>
              </w:divBdr>
            </w:div>
            <w:div w:id="451940664">
              <w:marLeft w:val="0"/>
              <w:marRight w:val="0"/>
              <w:marTop w:val="0"/>
              <w:marBottom w:val="0"/>
              <w:divBdr>
                <w:top w:val="none" w:sz="0" w:space="0" w:color="auto"/>
                <w:left w:val="none" w:sz="0" w:space="0" w:color="auto"/>
                <w:bottom w:val="none" w:sz="0" w:space="0" w:color="auto"/>
                <w:right w:val="none" w:sz="0" w:space="0" w:color="auto"/>
              </w:divBdr>
            </w:div>
            <w:div w:id="452790464">
              <w:marLeft w:val="0"/>
              <w:marRight w:val="0"/>
              <w:marTop w:val="0"/>
              <w:marBottom w:val="0"/>
              <w:divBdr>
                <w:top w:val="none" w:sz="0" w:space="0" w:color="auto"/>
                <w:left w:val="none" w:sz="0" w:space="0" w:color="auto"/>
                <w:bottom w:val="none" w:sz="0" w:space="0" w:color="auto"/>
                <w:right w:val="none" w:sz="0" w:space="0" w:color="auto"/>
              </w:divBdr>
            </w:div>
            <w:div w:id="455369543">
              <w:marLeft w:val="0"/>
              <w:marRight w:val="0"/>
              <w:marTop w:val="0"/>
              <w:marBottom w:val="0"/>
              <w:divBdr>
                <w:top w:val="none" w:sz="0" w:space="0" w:color="auto"/>
                <w:left w:val="none" w:sz="0" w:space="0" w:color="auto"/>
                <w:bottom w:val="none" w:sz="0" w:space="0" w:color="auto"/>
                <w:right w:val="none" w:sz="0" w:space="0" w:color="auto"/>
              </w:divBdr>
            </w:div>
            <w:div w:id="456338653">
              <w:marLeft w:val="0"/>
              <w:marRight w:val="0"/>
              <w:marTop w:val="0"/>
              <w:marBottom w:val="0"/>
              <w:divBdr>
                <w:top w:val="none" w:sz="0" w:space="0" w:color="auto"/>
                <w:left w:val="none" w:sz="0" w:space="0" w:color="auto"/>
                <w:bottom w:val="none" w:sz="0" w:space="0" w:color="auto"/>
                <w:right w:val="none" w:sz="0" w:space="0" w:color="auto"/>
              </w:divBdr>
            </w:div>
            <w:div w:id="457260996">
              <w:marLeft w:val="0"/>
              <w:marRight w:val="0"/>
              <w:marTop w:val="0"/>
              <w:marBottom w:val="0"/>
              <w:divBdr>
                <w:top w:val="none" w:sz="0" w:space="0" w:color="auto"/>
                <w:left w:val="none" w:sz="0" w:space="0" w:color="auto"/>
                <w:bottom w:val="none" w:sz="0" w:space="0" w:color="auto"/>
                <w:right w:val="none" w:sz="0" w:space="0" w:color="auto"/>
              </w:divBdr>
            </w:div>
            <w:div w:id="459961935">
              <w:marLeft w:val="0"/>
              <w:marRight w:val="0"/>
              <w:marTop w:val="0"/>
              <w:marBottom w:val="0"/>
              <w:divBdr>
                <w:top w:val="none" w:sz="0" w:space="0" w:color="auto"/>
                <w:left w:val="none" w:sz="0" w:space="0" w:color="auto"/>
                <w:bottom w:val="none" w:sz="0" w:space="0" w:color="auto"/>
                <w:right w:val="none" w:sz="0" w:space="0" w:color="auto"/>
              </w:divBdr>
            </w:div>
            <w:div w:id="461075871">
              <w:marLeft w:val="0"/>
              <w:marRight w:val="0"/>
              <w:marTop w:val="0"/>
              <w:marBottom w:val="0"/>
              <w:divBdr>
                <w:top w:val="none" w:sz="0" w:space="0" w:color="auto"/>
                <w:left w:val="none" w:sz="0" w:space="0" w:color="auto"/>
                <w:bottom w:val="none" w:sz="0" w:space="0" w:color="auto"/>
                <w:right w:val="none" w:sz="0" w:space="0" w:color="auto"/>
              </w:divBdr>
            </w:div>
            <w:div w:id="461729780">
              <w:marLeft w:val="0"/>
              <w:marRight w:val="0"/>
              <w:marTop w:val="0"/>
              <w:marBottom w:val="0"/>
              <w:divBdr>
                <w:top w:val="none" w:sz="0" w:space="0" w:color="auto"/>
                <w:left w:val="none" w:sz="0" w:space="0" w:color="auto"/>
                <w:bottom w:val="none" w:sz="0" w:space="0" w:color="auto"/>
                <w:right w:val="none" w:sz="0" w:space="0" w:color="auto"/>
              </w:divBdr>
            </w:div>
            <w:div w:id="461849320">
              <w:marLeft w:val="0"/>
              <w:marRight w:val="0"/>
              <w:marTop w:val="0"/>
              <w:marBottom w:val="0"/>
              <w:divBdr>
                <w:top w:val="none" w:sz="0" w:space="0" w:color="auto"/>
                <w:left w:val="none" w:sz="0" w:space="0" w:color="auto"/>
                <w:bottom w:val="none" w:sz="0" w:space="0" w:color="auto"/>
                <w:right w:val="none" w:sz="0" w:space="0" w:color="auto"/>
              </w:divBdr>
            </w:div>
            <w:div w:id="462578560">
              <w:marLeft w:val="0"/>
              <w:marRight w:val="0"/>
              <w:marTop w:val="0"/>
              <w:marBottom w:val="0"/>
              <w:divBdr>
                <w:top w:val="none" w:sz="0" w:space="0" w:color="auto"/>
                <w:left w:val="none" w:sz="0" w:space="0" w:color="auto"/>
                <w:bottom w:val="none" w:sz="0" w:space="0" w:color="auto"/>
                <w:right w:val="none" w:sz="0" w:space="0" w:color="auto"/>
              </w:divBdr>
            </w:div>
            <w:div w:id="463423972">
              <w:marLeft w:val="0"/>
              <w:marRight w:val="0"/>
              <w:marTop w:val="0"/>
              <w:marBottom w:val="0"/>
              <w:divBdr>
                <w:top w:val="none" w:sz="0" w:space="0" w:color="auto"/>
                <w:left w:val="none" w:sz="0" w:space="0" w:color="auto"/>
                <w:bottom w:val="none" w:sz="0" w:space="0" w:color="auto"/>
                <w:right w:val="none" w:sz="0" w:space="0" w:color="auto"/>
              </w:divBdr>
            </w:div>
            <w:div w:id="465665721">
              <w:marLeft w:val="0"/>
              <w:marRight w:val="0"/>
              <w:marTop w:val="0"/>
              <w:marBottom w:val="0"/>
              <w:divBdr>
                <w:top w:val="none" w:sz="0" w:space="0" w:color="auto"/>
                <w:left w:val="none" w:sz="0" w:space="0" w:color="auto"/>
                <w:bottom w:val="none" w:sz="0" w:space="0" w:color="auto"/>
                <w:right w:val="none" w:sz="0" w:space="0" w:color="auto"/>
              </w:divBdr>
            </w:div>
            <w:div w:id="465780134">
              <w:marLeft w:val="0"/>
              <w:marRight w:val="0"/>
              <w:marTop w:val="0"/>
              <w:marBottom w:val="0"/>
              <w:divBdr>
                <w:top w:val="none" w:sz="0" w:space="0" w:color="auto"/>
                <w:left w:val="none" w:sz="0" w:space="0" w:color="auto"/>
                <w:bottom w:val="none" w:sz="0" w:space="0" w:color="auto"/>
                <w:right w:val="none" w:sz="0" w:space="0" w:color="auto"/>
              </w:divBdr>
              <w:divsChild>
                <w:div w:id="927344501">
                  <w:marLeft w:val="0"/>
                  <w:marRight w:val="0"/>
                  <w:marTop w:val="0"/>
                  <w:marBottom w:val="0"/>
                  <w:divBdr>
                    <w:top w:val="none" w:sz="0" w:space="0" w:color="auto"/>
                    <w:left w:val="none" w:sz="0" w:space="0" w:color="auto"/>
                    <w:bottom w:val="none" w:sz="0" w:space="0" w:color="auto"/>
                    <w:right w:val="none" w:sz="0" w:space="0" w:color="auto"/>
                  </w:divBdr>
                </w:div>
                <w:div w:id="1201279926">
                  <w:marLeft w:val="0"/>
                  <w:marRight w:val="0"/>
                  <w:marTop w:val="0"/>
                  <w:marBottom w:val="0"/>
                  <w:divBdr>
                    <w:top w:val="none" w:sz="0" w:space="0" w:color="auto"/>
                    <w:left w:val="none" w:sz="0" w:space="0" w:color="auto"/>
                    <w:bottom w:val="none" w:sz="0" w:space="0" w:color="auto"/>
                    <w:right w:val="none" w:sz="0" w:space="0" w:color="auto"/>
                  </w:divBdr>
                </w:div>
                <w:div w:id="1389232806">
                  <w:marLeft w:val="0"/>
                  <w:marRight w:val="0"/>
                  <w:marTop w:val="0"/>
                  <w:marBottom w:val="0"/>
                  <w:divBdr>
                    <w:top w:val="none" w:sz="0" w:space="0" w:color="auto"/>
                    <w:left w:val="none" w:sz="0" w:space="0" w:color="auto"/>
                    <w:bottom w:val="none" w:sz="0" w:space="0" w:color="auto"/>
                    <w:right w:val="none" w:sz="0" w:space="0" w:color="auto"/>
                  </w:divBdr>
                </w:div>
                <w:div w:id="1410494040">
                  <w:marLeft w:val="0"/>
                  <w:marRight w:val="0"/>
                  <w:marTop w:val="0"/>
                  <w:marBottom w:val="0"/>
                  <w:divBdr>
                    <w:top w:val="none" w:sz="0" w:space="0" w:color="auto"/>
                    <w:left w:val="none" w:sz="0" w:space="0" w:color="auto"/>
                    <w:bottom w:val="none" w:sz="0" w:space="0" w:color="auto"/>
                    <w:right w:val="none" w:sz="0" w:space="0" w:color="auto"/>
                  </w:divBdr>
                </w:div>
              </w:divsChild>
            </w:div>
            <w:div w:id="466699462">
              <w:marLeft w:val="0"/>
              <w:marRight w:val="0"/>
              <w:marTop w:val="0"/>
              <w:marBottom w:val="0"/>
              <w:divBdr>
                <w:top w:val="none" w:sz="0" w:space="0" w:color="auto"/>
                <w:left w:val="none" w:sz="0" w:space="0" w:color="auto"/>
                <w:bottom w:val="none" w:sz="0" w:space="0" w:color="auto"/>
                <w:right w:val="none" w:sz="0" w:space="0" w:color="auto"/>
              </w:divBdr>
            </w:div>
            <w:div w:id="466749844">
              <w:marLeft w:val="0"/>
              <w:marRight w:val="0"/>
              <w:marTop w:val="0"/>
              <w:marBottom w:val="0"/>
              <w:divBdr>
                <w:top w:val="none" w:sz="0" w:space="0" w:color="auto"/>
                <w:left w:val="none" w:sz="0" w:space="0" w:color="auto"/>
                <w:bottom w:val="none" w:sz="0" w:space="0" w:color="auto"/>
                <w:right w:val="none" w:sz="0" w:space="0" w:color="auto"/>
              </w:divBdr>
            </w:div>
            <w:div w:id="467282769">
              <w:marLeft w:val="0"/>
              <w:marRight w:val="0"/>
              <w:marTop w:val="0"/>
              <w:marBottom w:val="0"/>
              <w:divBdr>
                <w:top w:val="none" w:sz="0" w:space="0" w:color="auto"/>
                <w:left w:val="none" w:sz="0" w:space="0" w:color="auto"/>
                <w:bottom w:val="none" w:sz="0" w:space="0" w:color="auto"/>
                <w:right w:val="none" w:sz="0" w:space="0" w:color="auto"/>
              </w:divBdr>
            </w:div>
            <w:div w:id="467941426">
              <w:marLeft w:val="0"/>
              <w:marRight w:val="0"/>
              <w:marTop w:val="0"/>
              <w:marBottom w:val="0"/>
              <w:divBdr>
                <w:top w:val="none" w:sz="0" w:space="0" w:color="auto"/>
                <w:left w:val="none" w:sz="0" w:space="0" w:color="auto"/>
                <w:bottom w:val="none" w:sz="0" w:space="0" w:color="auto"/>
                <w:right w:val="none" w:sz="0" w:space="0" w:color="auto"/>
              </w:divBdr>
            </w:div>
            <w:div w:id="468132779">
              <w:marLeft w:val="0"/>
              <w:marRight w:val="0"/>
              <w:marTop w:val="0"/>
              <w:marBottom w:val="0"/>
              <w:divBdr>
                <w:top w:val="none" w:sz="0" w:space="0" w:color="auto"/>
                <w:left w:val="none" w:sz="0" w:space="0" w:color="auto"/>
                <w:bottom w:val="none" w:sz="0" w:space="0" w:color="auto"/>
                <w:right w:val="none" w:sz="0" w:space="0" w:color="auto"/>
              </w:divBdr>
            </w:div>
            <w:div w:id="469592283">
              <w:marLeft w:val="0"/>
              <w:marRight w:val="0"/>
              <w:marTop w:val="0"/>
              <w:marBottom w:val="0"/>
              <w:divBdr>
                <w:top w:val="none" w:sz="0" w:space="0" w:color="auto"/>
                <w:left w:val="none" w:sz="0" w:space="0" w:color="auto"/>
                <w:bottom w:val="none" w:sz="0" w:space="0" w:color="auto"/>
                <w:right w:val="none" w:sz="0" w:space="0" w:color="auto"/>
              </w:divBdr>
            </w:div>
            <w:div w:id="473328896">
              <w:marLeft w:val="0"/>
              <w:marRight w:val="0"/>
              <w:marTop w:val="0"/>
              <w:marBottom w:val="0"/>
              <w:divBdr>
                <w:top w:val="none" w:sz="0" w:space="0" w:color="auto"/>
                <w:left w:val="none" w:sz="0" w:space="0" w:color="auto"/>
                <w:bottom w:val="none" w:sz="0" w:space="0" w:color="auto"/>
                <w:right w:val="none" w:sz="0" w:space="0" w:color="auto"/>
              </w:divBdr>
            </w:div>
            <w:div w:id="474764481">
              <w:marLeft w:val="0"/>
              <w:marRight w:val="0"/>
              <w:marTop w:val="0"/>
              <w:marBottom w:val="0"/>
              <w:divBdr>
                <w:top w:val="none" w:sz="0" w:space="0" w:color="auto"/>
                <w:left w:val="none" w:sz="0" w:space="0" w:color="auto"/>
                <w:bottom w:val="none" w:sz="0" w:space="0" w:color="auto"/>
                <w:right w:val="none" w:sz="0" w:space="0" w:color="auto"/>
              </w:divBdr>
            </w:div>
            <w:div w:id="474841003">
              <w:marLeft w:val="0"/>
              <w:marRight w:val="0"/>
              <w:marTop w:val="0"/>
              <w:marBottom w:val="0"/>
              <w:divBdr>
                <w:top w:val="none" w:sz="0" w:space="0" w:color="auto"/>
                <w:left w:val="none" w:sz="0" w:space="0" w:color="auto"/>
                <w:bottom w:val="none" w:sz="0" w:space="0" w:color="auto"/>
                <w:right w:val="none" w:sz="0" w:space="0" w:color="auto"/>
              </w:divBdr>
            </w:div>
            <w:div w:id="476000874">
              <w:marLeft w:val="0"/>
              <w:marRight w:val="0"/>
              <w:marTop w:val="0"/>
              <w:marBottom w:val="0"/>
              <w:divBdr>
                <w:top w:val="none" w:sz="0" w:space="0" w:color="auto"/>
                <w:left w:val="none" w:sz="0" w:space="0" w:color="auto"/>
                <w:bottom w:val="none" w:sz="0" w:space="0" w:color="auto"/>
                <w:right w:val="none" w:sz="0" w:space="0" w:color="auto"/>
              </w:divBdr>
            </w:div>
            <w:div w:id="477038469">
              <w:marLeft w:val="0"/>
              <w:marRight w:val="0"/>
              <w:marTop w:val="0"/>
              <w:marBottom w:val="0"/>
              <w:divBdr>
                <w:top w:val="none" w:sz="0" w:space="0" w:color="auto"/>
                <w:left w:val="none" w:sz="0" w:space="0" w:color="auto"/>
                <w:bottom w:val="none" w:sz="0" w:space="0" w:color="auto"/>
                <w:right w:val="none" w:sz="0" w:space="0" w:color="auto"/>
              </w:divBdr>
            </w:div>
            <w:div w:id="477652274">
              <w:marLeft w:val="0"/>
              <w:marRight w:val="0"/>
              <w:marTop w:val="0"/>
              <w:marBottom w:val="0"/>
              <w:divBdr>
                <w:top w:val="none" w:sz="0" w:space="0" w:color="auto"/>
                <w:left w:val="none" w:sz="0" w:space="0" w:color="auto"/>
                <w:bottom w:val="none" w:sz="0" w:space="0" w:color="auto"/>
                <w:right w:val="none" w:sz="0" w:space="0" w:color="auto"/>
              </w:divBdr>
            </w:div>
            <w:div w:id="478347995">
              <w:marLeft w:val="0"/>
              <w:marRight w:val="0"/>
              <w:marTop w:val="0"/>
              <w:marBottom w:val="0"/>
              <w:divBdr>
                <w:top w:val="none" w:sz="0" w:space="0" w:color="auto"/>
                <w:left w:val="none" w:sz="0" w:space="0" w:color="auto"/>
                <w:bottom w:val="none" w:sz="0" w:space="0" w:color="auto"/>
                <w:right w:val="none" w:sz="0" w:space="0" w:color="auto"/>
              </w:divBdr>
            </w:div>
            <w:div w:id="480081413">
              <w:marLeft w:val="0"/>
              <w:marRight w:val="0"/>
              <w:marTop w:val="0"/>
              <w:marBottom w:val="0"/>
              <w:divBdr>
                <w:top w:val="none" w:sz="0" w:space="0" w:color="auto"/>
                <w:left w:val="none" w:sz="0" w:space="0" w:color="auto"/>
                <w:bottom w:val="none" w:sz="0" w:space="0" w:color="auto"/>
                <w:right w:val="none" w:sz="0" w:space="0" w:color="auto"/>
              </w:divBdr>
            </w:div>
            <w:div w:id="480121167">
              <w:marLeft w:val="0"/>
              <w:marRight w:val="0"/>
              <w:marTop w:val="0"/>
              <w:marBottom w:val="0"/>
              <w:divBdr>
                <w:top w:val="none" w:sz="0" w:space="0" w:color="auto"/>
                <w:left w:val="none" w:sz="0" w:space="0" w:color="auto"/>
                <w:bottom w:val="none" w:sz="0" w:space="0" w:color="auto"/>
                <w:right w:val="none" w:sz="0" w:space="0" w:color="auto"/>
              </w:divBdr>
            </w:div>
            <w:div w:id="481509913">
              <w:marLeft w:val="0"/>
              <w:marRight w:val="0"/>
              <w:marTop w:val="0"/>
              <w:marBottom w:val="0"/>
              <w:divBdr>
                <w:top w:val="none" w:sz="0" w:space="0" w:color="auto"/>
                <w:left w:val="none" w:sz="0" w:space="0" w:color="auto"/>
                <w:bottom w:val="none" w:sz="0" w:space="0" w:color="auto"/>
                <w:right w:val="none" w:sz="0" w:space="0" w:color="auto"/>
              </w:divBdr>
            </w:div>
            <w:div w:id="481969756">
              <w:marLeft w:val="0"/>
              <w:marRight w:val="0"/>
              <w:marTop w:val="0"/>
              <w:marBottom w:val="0"/>
              <w:divBdr>
                <w:top w:val="none" w:sz="0" w:space="0" w:color="auto"/>
                <w:left w:val="none" w:sz="0" w:space="0" w:color="auto"/>
                <w:bottom w:val="none" w:sz="0" w:space="0" w:color="auto"/>
                <w:right w:val="none" w:sz="0" w:space="0" w:color="auto"/>
              </w:divBdr>
            </w:div>
            <w:div w:id="482738205">
              <w:marLeft w:val="0"/>
              <w:marRight w:val="0"/>
              <w:marTop w:val="0"/>
              <w:marBottom w:val="0"/>
              <w:divBdr>
                <w:top w:val="none" w:sz="0" w:space="0" w:color="auto"/>
                <w:left w:val="none" w:sz="0" w:space="0" w:color="auto"/>
                <w:bottom w:val="none" w:sz="0" w:space="0" w:color="auto"/>
                <w:right w:val="none" w:sz="0" w:space="0" w:color="auto"/>
              </w:divBdr>
            </w:div>
            <w:div w:id="483548826">
              <w:marLeft w:val="0"/>
              <w:marRight w:val="0"/>
              <w:marTop w:val="0"/>
              <w:marBottom w:val="0"/>
              <w:divBdr>
                <w:top w:val="none" w:sz="0" w:space="0" w:color="auto"/>
                <w:left w:val="none" w:sz="0" w:space="0" w:color="auto"/>
                <w:bottom w:val="none" w:sz="0" w:space="0" w:color="auto"/>
                <w:right w:val="none" w:sz="0" w:space="0" w:color="auto"/>
              </w:divBdr>
            </w:div>
            <w:div w:id="483739322">
              <w:marLeft w:val="0"/>
              <w:marRight w:val="0"/>
              <w:marTop w:val="0"/>
              <w:marBottom w:val="0"/>
              <w:divBdr>
                <w:top w:val="none" w:sz="0" w:space="0" w:color="auto"/>
                <w:left w:val="none" w:sz="0" w:space="0" w:color="auto"/>
                <w:bottom w:val="none" w:sz="0" w:space="0" w:color="auto"/>
                <w:right w:val="none" w:sz="0" w:space="0" w:color="auto"/>
              </w:divBdr>
            </w:div>
            <w:div w:id="484126636">
              <w:marLeft w:val="0"/>
              <w:marRight w:val="0"/>
              <w:marTop w:val="0"/>
              <w:marBottom w:val="0"/>
              <w:divBdr>
                <w:top w:val="none" w:sz="0" w:space="0" w:color="auto"/>
                <w:left w:val="none" w:sz="0" w:space="0" w:color="auto"/>
                <w:bottom w:val="none" w:sz="0" w:space="0" w:color="auto"/>
                <w:right w:val="none" w:sz="0" w:space="0" w:color="auto"/>
              </w:divBdr>
            </w:div>
            <w:div w:id="487356864">
              <w:marLeft w:val="0"/>
              <w:marRight w:val="0"/>
              <w:marTop w:val="0"/>
              <w:marBottom w:val="0"/>
              <w:divBdr>
                <w:top w:val="none" w:sz="0" w:space="0" w:color="auto"/>
                <w:left w:val="none" w:sz="0" w:space="0" w:color="auto"/>
                <w:bottom w:val="none" w:sz="0" w:space="0" w:color="auto"/>
                <w:right w:val="none" w:sz="0" w:space="0" w:color="auto"/>
              </w:divBdr>
            </w:div>
            <w:div w:id="488982448">
              <w:marLeft w:val="0"/>
              <w:marRight w:val="0"/>
              <w:marTop w:val="0"/>
              <w:marBottom w:val="0"/>
              <w:divBdr>
                <w:top w:val="none" w:sz="0" w:space="0" w:color="auto"/>
                <w:left w:val="none" w:sz="0" w:space="0" w:color="auto"/>
                <w:bottom w:val="none" w:sz="0" w:space="0" w:color="auto"/>
                <w:right w:val="none" w:sz="0" w:space="0" w:color="auto"/>
              </w:divBdr>
            </w:div>
            <w:div w:id="489368715">
              <w:marLeft w:val="0"/>
              <w:marRight w:val="0"/>
              <w:marTop w:val="0"/>
              <w:marBottom w:val="0"/>
              <w:divBdr>
                <w:top w:val="none" w:sz="0" w:space="0" w:color="auto"/>
                <w:left w:val="none" w:sz="0" w:space="0" w:color="auto"/>
                <w:bottom w:val="none" w:sz="0" w:space="0" w:color="auto"/>
                <w:right w:val="none" w:sz="0" w:space="0" w:color="auto"/>
              </w:divBdr>
            </w:div>
            <w:div w:id="489710724">
              <w:marLeft w:val="0"/>
              <w:marRight w:val="0"/>
              <w:marTop w:val="0"/>
              <w:marBottom w:val="0"/>
              <w:divBdr>
                <w:top w:val="none" w:sz="0" w:space="0" w:color="auto"/>
                <w:left w:val="none" w:sz="0" w:space="0" w:color="auto"/>
                <w:bottom w:val="none" w:sz="0" w:space="0" w:color="auto"/>
                <w:right w:val="none" w:sz="0" w:space="0" w:color="auto"/>
              </w:divBdr>
            </w:div>
            <w:div w:id="490366775">
              <w:marLeft w:val="0"/>
              <w:marRight w:val="0"/>
              <w:marTop w:val="0"/>
              <w:marBottom w:val="0"/>
              <w:divBdr>
                <w:top w:val="none" w:sz="0" w:space="0" w:color="auto"/>
                <w:left w:val="none" w:sz="0" w:space="0" w:color="auto"/>
                <w:bottom w:val="none" w:sz="0" w:space="0" w:color="auto"/>
                <w:right w:val="none" w:sz="0" w:space="0" w:color="auto"/>
              </w:divBdr>
            </w:div>
            <w:div w:id="491333877">
              <w:marLeft w:val="0"/>
              <w:marRight w:val="0"/>
              <w:marTop w:val="0"/>
              <w:marBottom w:val="0"/>
              <w:divBdr>
                <w:top w:val="none" w:sz="0" w:space="0" w:color="auto"/>
                <w:left w:val="none" w:sz="0" w:space="0" w:color="auto"/>
                <w:bottom w:val="none" w:sz="0" w:space="0" w:color="auto"/>
                <w:right w:val="none" w:sz="0" w:space="0" w:color="auto"/>
              </w:divBdr>
            </w:div>
            <w:div w:id="491993042">
              <w:marLeft w:val="0"/>
              <w:marRight w:val="0"/>
              <w:marTop w:val="0"/>
              <w:marBottom w:val="0"/>
              <w:divBdr>
                <w:top w:val="none" w:sz="0" w:space="0" w:color="auto"/>
                <w:left w:val="none" w:sz="0" w:space="0" w:color="auto"/>
                <w:bottom w:val="none" w:sz="0" w:space="0" w:color="auto"/>
                <w:right w:val="none" w:sz="0" w:space="0" w:color="auto"/>
              </w:divBdr>
            </w:div>
            <w:div w:id="493880721">
              <w:marLeft w:val="0"/>
              <w:marRight w:val="0"/>
              <w:marTop w:val="0"/>
              <w:marBottom w:val="0"/>
              <w:divBdr>
                <w:top w:val="none" w:sz="0" w:space="0" w:color="auto"/>
                <w:left w:val="none" w:sz="0" w:space="0" w:color="auto"/>
                <w:bottom w:val="none" w:sz="0" w:space="0" w:color="auto"/>
                <w:right w:val="none" w:sz="0" w:space="0" w:color="auto"/>
              </w:divBdr>
            </w:div>
            <w:div w:id="495078204">
              <w:marLeft w:val="0"/>
              <w:marRight w:val="0"/>
              <w:marTop w:val="0"/>
              <w:marBottom w:val="0"/>
              <w:divBdr>
                <w:top w:val="none" w:sz="0" w:space="0" w:color="auto"/>
                <w:left w:val="none" w:sz="0" w:space="0" w:color="auto"/>
                <w:bottom w:val="none" w:sz="0" w:space="0" w:color="auto"/>
                <w:right w:val="none" w:sz="0" w:space="0" w:color="auto"/>
              </w:divBdr>
            </w:div>
            <w:div w:id="497892225">
              <w:marLeft w:val="0"/>
              <w:marRight w:val="0"/>
              <w:marTop w:val="0"/>
              <w:marBottom w:val="0"/>
              <w:divBdr>
                <w:top w:val="none" w:sz="0" w:space="0" w:color="auto"/>
                <w:left w:val="none" w:sz="0" w:space="0" w:color="auto"/>
                <w:bottom w:val="none" w:sz="0" w:space="0" w:color="auto"/>
                <w:right w:val="none" w:sz="0" w:space="0" w:color="auto"/>
              </w:divBdr>
            </w:div>
            <w:div w:id="499010193">
              <w:marLeft w:val="0"/>
              <w:marRight w:val="0"/>
              <w:marTop w:val="0"/>
              <w:marBottom w:val="0"/>
              <w:divBdr>
                <w:top w:val="none" w:sz="0" w:space="0" w:color="auto"/>
                <w:left w:val="none" w:sz="0" w:space="0" w:color="auto"/>
                <w:bottom w:val="none" w:sz="0" w:space="0" w:color="auto"/>
                <w:right w:val="none" w:sz="0" w:space="0" w:color="auto"/>
              </w:divBdr>
            </w:div>
            <w:div w:id="500199452">
              <w:marLeft w:val="0"/>
              <w:marRight w:val="0"/>
              <w:marTop w:val="0"/>
              <w:marBottom w:val="0"/>
              <w:divBdr>
                <w:top w:val="none" w:sz="0" w:space="0" w:color="auto"/>
                <w:left w:val="none" w:sz="0" w:space="0" w:color="auto"/>
                <w:bottom w:val="none" w:sz="0" w:space="0" w:color="auto"/>
                <w:right w:val="none" w:sz="0" w:space="0" w:color="auto"/>
              </w:divBdr>
            </w:div>
            <w:div w:id="500242995">
              <w:marLeft w:val="0"/>
              <w:marRight w:val="0"/>
              <w:marTop w:val="0"/>
              <w:marBottom w:val="0"/>
              <w:divBdr>
                <w:top w:val="none" w:sz="0" w:space="0" w:color="auto"/>
                <w:left w:val="none" w:sz="0" w:space="0" w:color="auto"/>
                <w:bottom w:val="none" w:sz="0" w:space="0" w:color="auto"/>
                <w:right w:val="none" w:sz="0" w:space="0" w:color="auto"/>
              </w:divBdr>
            </w:div>
            <w:div w:id="501236413">
              <w:marLeft w:val="0"/>
              <w:marRight w:val="0"/>
              <w:marTop w:val="0"/>
              <w:marBottom w:val="0"/>
              <w:divBdr>
                <w:top w:val="none" w:sz="0" w:space="0" w:color="auto"/>
                <w:left w:val="none" w:sz="0" w:space="0" w:color="auto"/>
                <w:bottom w:val="none" w:sz="0" w:space="0" w:color="auto"/>
                <w:right w:val="none" w:sz="0" w:space="0" w:color="auto"/>
              </w:divBdr>
            </w:div>
            <w:div w:id="501285076">
              <w:marLeft w:val="0"/>
              <w:marRight w:val="0"/>
              <w:marTop w:val="0"/>
              <w:marBottom w:val="0"/>
              <w:divBdr>
                <w:top w:val="none" w:sz="0" w:space="0" w:color="auto"/>
                <w:left w:val="none" w:sz="0" w:space="0" w:color="auto"/>
                <w:bottom w:val="none" w:sz="0" w:space="0" w:color="auto"/>
                <w:right w:val="none" w:sz="0" w:space="0" w:color="auto"/>
              </w:divBdr>
            </w:div>
            <w:div w:id="501700662">
              <w:marLeft w:val="0"/>
              <w:marRight w:val="0"/>
              <w:marTop w:val="0"/>
              <w:marBottom w:val="0"/>
              <w:divBdr>
                <w:top w:val="none" w:sz="0" w:space="0" w:color="auto"/>
                <w:left w:val="none" w:sz="0" w:space="0" w:color="auto"/>
                <w:bottom w:val="none" w:sz="0" w:space="0" w:color="auto"/>
                <w:right w:val="none" w:sz="0" w:space="0" w:color="auto"/>
              </w:divBdr>
            </w:div>
            <w:div w:id="504170369">
              <w:marLeft w:val="0"/>
              <w:marRight w:val="0"/>
              <w:marTop w:val="0"/>
              <w:marBottom w:val="0"/>
              <w:divBdr>
                <w:top w:val="none" w:sz="0" w:space="0" w:color="auto"/>
                <w:left w:val="none" w:sz="0" w:space="0" w:color="auto"/>
                <w:bottom w:val="none" w:sz="0" w:space="0" w:color="auto"/>
                <w:right w:val="none" w:sz="0" w:space="0" w:color="auto"/>
              </w:divBdr>
            </w:div>
            <w:div w:id="504563356">
              <w:marLeft w:val="0"/>
              <w:marRight w:val="0"/>
              <w:marTop w:val="0"/>
              <w:marBottom w:val="0"/>
              <w:divBdr>
                <w:top w:val="none" w:sz="0" w:space="0" w:color="auto"/>
                <w:left w:val="none" w:sz="0" w:space="0" w:color="auto"/>
                <w:bottom w:val="none" w:sz="0" w:space="0" w:color="auto"/>
                <w:right w:val="none" w:sz="0" w:space="0" w:color="auto"/>
              </w:divBdr>
            </w:div>
            <w:div w:id="505942277">
              <w:marLeft w:val="0"/>
              <w:marRight w:val="0"/>
              <w:marTop w:val="0"/>
              <w:marBottom w:val="0"/>
              <w:divBdr>
                <w:top w:val="none" w:sz="0" w:space="0" w:color="auto"/>
                <w:left w:val="none" w:sz="0" w:space="0" w:color="auto"/>
                <w:bottom w:val="none" w:sz="0" w:space="0" w:color="auto"/>
                <w:right w:val="none" w:sz="0" w:space="0" w:color="auto"/>
              </w:divBdr>
            </w:div>
            <w:div w:id="506286924">
              <w:marLeft w:val="0"/>
              <w:marRight w:val="0"/>
              <w:marTop w:val="0"/>
              <w:marBottom w:val="0"/>
              <w:divBdr>
                <w:top w:val="none" w:sz="0" w:space="0" w:color="auto"/>
                <w:left w:val="none" w:sz="0" w:space="0" w:color="auto"/>
                <w:bottom w:val="none" w:sz="0" w:space="0" w:color="auto"/>
                <w:right w:val="none" w:sz="0" w:space="0" w:color="auto"/>
              </w:divBdr>
            </w:div>
            <w:div w:id="507133356">
              <w:marLeft w:val="0"/>
              <w:marRight w:val="0"/>
              <w:marTop w:val="0"/>
              <w:marBottom w:val="0"/>
              <w:divBdr>
                <w:top w:val="none" w:sz="0" w:space="0" w:color="auto"/>
                <w:left w:val="none" w:sz="0" w:space="0" w:color="auto"/>
                <w:bottom w:val="none" w:sz="0" w:space="0" w:color="auto"/>
                <w:right w:val="none" w:sz="0" w:space="0" w:color="auto"/>
              </w:divBdr>
            </w:div>
            <w:div w:id="509880603">
              <w:marLeft w:val="0"/>
              <w:marRight w:val="0"/>
              <w:marTop w:val="0"/>
              <w:marBottom w:val="0"/>
              <w:divBdr>
                <w:top w:val="none" w:sz="0" w:space="0" w:color="auto"/>
                <w:left w:val="none" w:sz="0" w:space="0" w:color="auto"/>
                <w:bottom w:val="none" w:sz="0" w:space="0" w:color="auto"/>
                <w:right w:val="none" w:sz="0" w:space="0" w:color="auto"/>
              </w:divBdr>
            </w:div>
            <w:div w:id="514461685">
              <w:marLeft w:val="0"/>
              <w:marRight w:val="0"/>
              <w:marTop w:val="0"/>
              <w:marBottom w:val="0"/>
              <w:divBdr>
                <w:top w:val="none" w:sz="0" w:space="0" w:color="auto"/>
                <w:left w:val="none" w:sz="0" w:space="0" w:color="auto"/>
                <w:bottom w:val="none" w:sz="0" w:space="0" w:color="auto"/>
                <w:right w:val="none" w:sz="0" w:space="0" w:color="auto"/>
              </w:divBdr>
            </w:div>
            <w:div w:id="514534368">
              <w:marLeft w:val="0"/>
              <w:marRight w:val="0"/>
              <w:marTop w:val="0"/>
              <w:marBottom w:val="0"/>
              <w:divBdr>
                <w:top w:val="none" w:sz="0" w:space="0" w:color="auto"/>
                <w:left w:val="none" w:sz="0" w:space="0" w:color="auto"/>
                <w:bottom w:val="none" w:sz="0" w:space="0" w:color="auto"/>
                <w:right w:val="none" w:sz="0" w:space="0" w:color="auto"/>
              </w:divBdr>
            </w:div>
            <w:div w:id="516774337">
              <w:marLeft w:val="0"/>
              <w:marRight w:val="0"/>
              <w:marTop w:val="0"/>
              <w:marBottom w:val="0"/>
              <w:divBdr>
                <w:top w:val="none" w:sz="0" w:space="0" w:color="auto"/>
                <w:left w:val="none" w:sz="0" w:space="0" w:color="auto"/>
                <w:bottom w:val="none" w:sz="0" w:space="0" w:color="auto"/>
                <w:right w:val="none" w:sz="0" w:space="0" w:color="auto"/>
              </w:divBdr>
            </w:div>
            <w:div w:id="519317443">
              <w:marLeft w:val="0"/>
              <w:marRight w:val="0"/>
              <w:marTop w:val="0"/>
              <w:marBottom w:val="0"/>
              <w:divBdr>
                <w:top w:val="none" w:sz="0" w:space="0" w:color="auto"/>
                <w:left w:val="none" w:sz="0" w:space="0" w:color="auto"/>
                <w:bottom w:val="none" w:sz="0" w:space="0" w:color="auto"/>
                <w:right w:val="none" w:sz="0" w:space="0" w:color="auto"/>
              </w:divBdr>
            </w:div>
            <w:div w:id="519466641">
              <w:marLeft w:val="0"/>
              <w:marRight w:val="0"/>
              <w:marTop w:val="0"/>
              <w:marBottom w:val="0"/>
              <w:divBdr>
                <w:top w:val="none" w:sz="0" w:space="0" w:color="auto"/>
                <w:left w:val="none" w:sz="0" w:space="0" w:color="auto"/>
                <w:bottom w:val="none" w:sz="0" w:space="0" w:color="auto"/>
                <w:right w:val="none" w:sz="0" w:space="0" w:color="auto"/>
              </w:divBdr>
            </w:div>
            <w:div w:id="519979192">
              <w:marLeft w:val="0"/>
              <w:marRight w:val="0"/>
              <w:marTop w:val="0"/>
              <w:marBottom w:val="0"/>
              <w:divBdr>
                <w:top w:val="none" w:sz="0" w:space="0" w:color="auto"/>
                <w:left w:val="none" w:sz="0" w:space="0" w:color="auto"/>
                <w:bottom w:val="none" w:sz="0" w:space="0" w:color="auto"/>
                <w:right w:val="none" w:sz="0" w:space="0" w:color="auto"/>
              </w:divBdr>
            </w:div>
            <w:div w:id="522204801">
              <w:marLeft w:val="0"/>
              <w:marRight w:val="0"/>
              <w:marTop w:val="0"/>
              <w:marBottom w:val="0"/>
              <w:divBdr>
                <w:top w:val="none" w:sz="0" w:space="0" w:color="auto"/>
                <w:left w:val="none" w:sz="0" w:space="0" w:color="auto"/>
                <w:bottom w:val="none" w:sz="0" w:space="0" w:color="auto"/>
                <w:right w:val="none" w:sz="0" w:space="0" w:color="auto"/>
              </w:divBdr>
            </w:div>
            <w:div w:id="522481103">
              <w:marLeft w:val="0"/>
              <w:marRight w:val="0"/>
              <w:marTop w:val="0"/>
              <w:marBottom w:val="0"/>
              <w:divBdr>
                <w:top w:val="none" w:sz="0" w:space="0" w:color="auto"/>
                <w:left w:val="none" w:sz="0" w:space="0" w:color="auto"/>
                <w:bottom w:val="none" w:sz="0" w:space="0" w:color="auto"/>
                <w:right w:val="none" w:sz="0" w:space="0" w:color="auto"/>
              </w:divBdr>
            </w:div>
            <w:div w:id="525559643">
              <w:marLeft w:val="0"/>
              <w:marRight w:val="0"/>
              <w:marTop w:val="0"/>
              <w:marBottom w:val="0"/>
              <w:divBdr>
                <w:top w:val="none" w:sz="0" w:space="0" w:color="auto"/>
                <w:left w:val="none" w:sz="0" w:space="0" w:color="auto"/>
                <w:bottom w:val="none" w:sz="0" w:space="0" w:color="auto"/>
                <w:right w:val="none" w:sz="0" w:space="0" w:color="auto"/>
              </w:divBdr>
            </w:div>
            <w:div w:id="526065080">
              <w:marLeft w:val="0"/>
              <w:marRight w:val="0"/>
              <w:marTop w:val="0"/>
              <w:marBottom w:val="0"/>
              <w:divBdr>
                <w:top w:val="none" w:sz="0" w:space="0" w:color="auto"/>
                <w:left w:val="none" w:sz="0" w:space="0" w:color="auto"/>
                <w:bottom w:val="none" w:sz="0" w:space="0" w:color="auto"/>
                <w:right w:val="none" w:sz="0" w:space="0" w:color="auto"/>
              </w:divBdr>
            </w:div>
            <w:div w:id="526329069">
              <w:marLeft w:val="0"/>
              <w:marRight w:val="0"/>
              <w:marTop w:val="0"/>
              <w:marBottom w:val="0"/>
              <w:divBdr>
                <w:top w:val="none" w:sz="0" w:space="0" w:color="auto"/>
                <w:left w:val="none" w:sz="0" w:space="0" w:color="auto"/>
                <w:bottom w:val="none" w:sz="0" w:space="0" w:color="auto"/>
                <w:right w:val="none" w:sz="0" w:space="0" w:color="auto"/>
              </w:divBdr>
            </w:div>
            <w:div w:id="529336670">
              <w:marLeft w:val="0"/>
              <w:marRight w:val="0"/>
              <w:marTop w:val="0"/>
              <w:marBottom w:val="0"/>
              <w:divBdr>
                <w:top w:val="none" w:sz="0" w:space="0" w:color="auto"/>
                <w:left w:val="none" w:sz="0" w:space="0" w:color="auto"/>
                <w:bottom w:val="none" w:sz="0" w:space="0" w:color="auto"/>
                <w:right w:val="none" w:sz="0" w:space="0" w:color="auto"/>
              </w:divBdr>
            </w:div>
            <w:div w:id="531693634">
              <w:marLeft w:val="0"/>
              <w:marRight w:val="0"/>
              <w:marTop w:val="0"/>
              <w:marBottom w:val="0"/>
              <w:divBdr>
                <w:top w:val="none" w:sz="0" w:space="0" w:color="auto"/>
                <w:left w:val="none" w:sz="0" w:space="0" w:color="auto"/>
                <w:bottom w:val="none" w:sz="0" w:space="0" w:color="auto"/>
                <w:right w:val="none" w:sz="0" w:space="0" w:color="auto"/>
              </w:divBdr>
            </w:div>
            <w:div w:id="533419388">
              <w:marLeft w:val="0"/>
              <w:marRight w:val="0"/>
              <w:marTop w:val="0"/>
              <w:marBottom w:val="0"/>
              <w:divBdr>
                <w:top w:val="none" w:sz="0" w:space="0" w:color="auto"/>
                <w:left w:val="none" w:sz="0" w:space="0" w:color="auto"/>
                <w:bottom w:val="none" w:sz="0" w:space="0" w:color="auto"/>
                <w:right w:val="none" w:sz="0" w:space="0" w:color="auto"/>
              </w:divBdr>
            </w:div>
            <w:div w:id="533663834">
              <w:marLeft w:val="0"/>
              <w:marRight w:val="0"/>
              <w:marTop w:val="0"/>
              <w:marBottom w:val="0"/>
              <w:divBdr>
                <w:top w:val="none" w:sz="0" w:space="0" w:color="auto"/>
                <w:left w:val="none" w:sz="0" w:space="0" w:color="auto"/>
                <w:bottom w:val="none" w:sz="0" w:space="0" w:color="auto"/>
                <w:right w:val="none" w:sz="0" w:space="0" w:color="auto"/>
              </w:divBdr>
            </w:div>
            <w:div w:id="541865218">
              <w:marLeft w:val="0"/>
              <w:marRight w:val="0"/>
              <w:marTop w:val="0"/>
              <w:marBottom w:val="0"/>
              <w:divBdr>
                <w:top w:val="none" w:sz="0" w:space="0" w:color="auto"/>
                <w:left w:val="none" w:sz="0" w:space="0" w:color="auto"/>
                <w:bottom w:val="none" w:sz="0" w:space="0" w:color="auto"/>
                <w:right w:val="none" w:sz="0" w:space="0" w:color="auto"/>
              </w:divBdr>
            </w:div>
            <w:div w:id="542986669">
              <w:marLeft w:val="0"/>
              <w:marRight w:val="0"/>
              <w:marTop w:val="0"/>
              <w:marBottom w:val="0"/>
              <w:divBdr>
                <w:top w:val="none" w:sz="0" w:space="0" w:color="auto"/>
                <w:left w:val="none" w:sz="0" w:space="0" w:color="auto"/>
                <w:bottom w:val="none" w:sz="0" w:space="0" w:color="auto"/>
                <w:right w:val="none" w:sz="0" w:space="0" w:color="auto"/>
              </w:divBdr>
            </w:div>
            <w:div w:id="544565037">
              <w:marLeft w:val="0"/>
              <w:marRight w:val="0"/>
              <w:marTop w:val="0"/>
              <w:marBottom w:val="0"/>
              <w:divBdr>
                <w:top w:val="none" w:sz="0" w:space="0" w:color="auto"/>
                <w:left w:val="none" w:sz="0" w:space="0" w:color="auto"/>
                <w:bottom w:val="none" w:sz="0" w:space="0" w:color="auto"/>
                <w:right w:val="none" w:sz="0" w:space="0" w:color="auto"/>
              </w:divBdr>
            </w:div>
            <w:div w:id="545070291">
              <w:marLeft w:val="0"/>
              <w:marRight w:val="0"/>
              <w:marTop w:val="0"/>
              <w:marBottom w:val="0"/>
              <w:divBdr>
                <w:top w:val="none" w:sz="0" w:space="0" w:color="auto"/>
                <w:left w:val="none" w:sz="0" w:space="0" w:color="auto"/>
                <w:bottom w:val="none" w:sz="0" w:space="0" w:color="auto"/>
                <w:right w:val="none" w:sz="0" w:space="0" w:color="auto"/>
              </w:divBdr>
            </w:div>
            <w:div w:id="548029603">
              <w:marLeft w:val="0"/>
              <w:marRight w:val="0"/>
              <w:marTop w:val="0"/>
              <w:marBottom w:val="0"/>
              <w:divBdr>
                <w:top w:val="none" w:sz="0" w:space="0" w:color="auto"/>
                <w:left w:val="none" w:sz="0" w:space="0" w:color="auto"/>
                <w:bottom w:val="none" w:sz="0" w:space="0" w:color="auto"/>
                <w:right w:val="none" w:sz="0" w:space="0" w:color="auto"/>
              </w:divBdr>
            </w:div>
            <w:div w:id="548612269">
              <w:marLeft w:val="0"/>
              <w:marRight w:val="0"/>
              <w:marTop w:val="0"/>
              <w:marBottom w:val="0"/>
              <w:divBdr>
                <w:top w:val="none" w:sz="0" w:space="0" w:color="auto"/>
                <w:left w:val="none" w:sz="0" w:space="0" w:color="auto"/>
                <w:bottom w:val="none" w:sz="0" w:space="0" w:color="auto"/>
                <w:right w:val="none" w:sz="0" w:space="0" w:color="auto"/>
              </w:divBdr>
            </w:div>
            <w:div w:id="549224348">
              <w:marLeft w:val="0"/>
              <w:marRight w:val="0"/>
              <w:marTop w:val="0"/>
              <w:marBottom w:val="0"/>
              <w:divBdr>
                <w:top w:val="none" w:sz="0" w:space="0" w:color="auto"/>
                <w:left w:val="none" w:sz="0" w:space="0" w:color="auto"/>
                <w:bottom w:val="none" w:sz="0" w:space="0" w:color="auto"/>
                <w:right w:val="none" w:sz="0" w:space="0" w:color="auto"/>
              </w:divBdr>
            </w:div>
            <w:div w:id="552428227">
              <w:marLeft w:val="0"/>
              <w:marRight w:val="0"/>
              <w:marTop w:val="0"/>
              <w:marBottom w:val="0"/>
              <w:divBdr>
                <w:top w:val="none" w:sz="0" w:space="0" w:color="auto"/>
                <w:left w:val="none" w:sz="0" w:space="0" w:color="auto"/>
                <w:bottom w:val="none" w:sz="0" w:space="0" w:color="auto"/>
                <w:right w:val="none" w:sz="0" w:space="0" w:color="auto"/>
              </w:divBdr>
            </w:div>
            <w:div w:id="556165500">
              <w:marLeft w:val="0"/>
              <w:marRight w:val="0"/>
              <w:marTop w:val="0"/>
              <w:marBottom w:val="0"/>
              <w:divBdr>
                <w:top w:val="none" w:sz="0" w:space="0" w:color="auto"/>
                <w:left w:val="none" w:sz="0" w:space="0" w:color="auto"/>
                <w:bottom w:val="none" w:sz="0" w:space="0" w:color="auto"/>
                <w:right w:val="none" w:sz="0" w:space="0" w:color="auto"/>
              </w:divBdr>
            </w:div>
            <w:div w:id="556429414">
              <w:marLeft w:val="0"/>
              <w:marRight w:val="0"/>
              <w:marTop w:val="0"/>
              <w:marBottom w:val="0"/>
              <w:divBdr>
                <w:top w:val="none" w:sz="0" w:space="0" w:color="auto"/>
                <w:left w:val="none" w:sz="0" w:space="0" w:color="auto"/>
                <w:bottom w:val="none" w:sz="0" w:space="0" w:color="auto"/>
                <w:right w:val="none" w:sz="0" w:space="0" w:color="auto"/>
              </w:divBdr>
            </w:div>
            <w:div w:id="558057237">
              <w:marLeft w:val="0"/>
              <w:marRight w:val="0"/>
              <w:marTop w:val="0"/>
              <w:marBottom w:val="0"/>
              <w:divBdr>
                <w:top w:val="none" w:sz="0" w:space="0" w:color="auto"/>
                <w:left w:val="none" w:sz="0" w:space="0" w:color="auto"/>
                <w:bottom w:val="none" w:sz="0" w:space="0" w:color="auto"/>
                <w:right w:val="none" w:sz="0" w:space="0" w:color="auto"/>
              </w:divBdr>
            </w:div>
            <w:div w:id="560219255">
              <w:marLeft w:val="0"/>
              <w:marRight w:val="0"/>
              <w:marTop w:val="0"/>
              <w:marBottom w:val="0"/>
              <w:divBdr>
                <w:top w:val="none" w:sz="0" w:space="0" w:color="auto"/>
                <w:left w:val="none" w:sz="0" w:space="0" w:color="auto"/>
                <w:bottom w:val="none" w:sz="0" w:space="0" w:color="auto"/>
                <w:right w:val="none" w:sz="0" w:space="0" w:color="auto"/>
              </w:divBdr>
            </w:div>
            <w:div w:id="561411621">
              <w:marLeft w:val="0"/>
              <w:marRight w:val="0"/>
              <w:marTop w:val="0"/>
              <w:marBottom w:val="0"/>
              <w:divBdr>
                <w:top w:val="none" w:sz="0" w:space="0" w:color="auto"/>
                <w:left w:val="none" w:sz="0" w:space="0" w:color="auto"/>
                <w:bottom w:val="none" w:sz="0" w:space="0" w:color="auto"/>
                <w:right w:val="none" w:sz="0" w:space="0" w:color="auto"/>
              </w:divBdr>
            </w:div>
            <w:div w:id="561671800">
              <w:marLeft w:val="0"/>
              <w:marRight w:val="0"/>
              <w:marTop w:val="0"/>
              <w:marBottom w:val="0"/>
              <w:divBdr>
                <w:top w:val="none" w:sz="0" w:space="0" w:color="auto"/>
                <w:left w:val="none" w:sz="0" w:space="0" w:color="auto"/>
                <w:bottom w:val="none" w:sz="0" w:space="0" w:color="auto"/>
                <w:right w:val="none" w:sz="0" w:space="0" w:color="auto"/>
              </w:divBdr>
            </w:div>
            <w:div w:id="563760985">
              <w:marLeft w:val="0"/>
              <w:marRight w:val="0"/>
              <w:marTop w:val="0"/>
              <w:marBottom w:val="0"/>
              <w:divBdr>
                <w:top w:val="none" w:sz="0" w:space="0" w:color="auto"/>
                <w:left w:val="none" w:sz="0" w:space="0" w:color="auto"/>
                <w:bottom w:val="none" w:sz="0" w:space="0" w:color="auto"/>
                <w:right w:val="none" w:sz="0" w:space="0" w:color="auto"/>
              </w:divBdr>
            </w:div>
            <w:div w:id="565797479">
              <w:marLeft w:val="0"/>
              <w:marRight w:val="0"/>
              <w:marTop w:val="0"/>
              <w:marBottom w:val="0"/>
              <w:divBdr>
                <w:top w:val="none" w:sz="0" w:space="0" w:color="auto"/>
                <w:left w:val="none" w:sz="0" w:space="0" w:color="auto"/>
                <w:bottom w:val="none" w:sz="0" w:space="0" w:color="auto"/>
                <w:right w:val="none" w:sz="0" w:space="0" w:color="auto"/>
              </w:divBdr>
            </w:div>
            <w:div w:id="566309063">
              <w:marLeft w:val="0"/>
              <w:marRight w:val="0"/>
              <w:marTop w:val="0"/>
              <w:marBottom w:val="0"/>
              <w:divBdr>
                <w:top w:val="none" w:sz="0" w:space="0" w:color="auto"/>
                <w:left w:val="none" w:sz="0" w:space="0" w:color="auto"/>
                <w:bottom w:val="none" w:sz="0" w:space="0" w:color="auto"/>
                <w:right w:val="none" w:sz="0" w:space="0" w:color="auto"/>
              </w:divBdr>
            </w:div>
            <w:div w:id="567303102">
              <w:marLeft w:val="0"/>
              <w:marRight w:val="0"/>
              <w:marTop w:val="0"/>
              <w:marBottom w:val="0"/>
              <w:divBdr>
                <w:top w:val="none" w:sz="0" w:space="0" w:color="auto"/>
                <w:left w:val="none" w:sz="0" w:space="0" w:color="auto"/>
                <w:bottom w:val="none" w:sz="0" w:space="0" w:color="auto"/>
                <w:right w:val="none" w:sz="0" w:space="0" w:color="auto"/>
              </w:divBdr>
            </w:div>
            <w:div w:id="567305331">
              <w:marLeft w:val="0"/>
              <w:marRight w:val="0"/>
              <w:marTop w:val="0"/>
              <w:marBottom w:val="0"/>
              <w:divBdr>
                <w:top w:val="none" w:sz="0" w:space="0" w:color="auto"/>
                <w:left w:val="none" w:sz="0" w:space="0" w:color="auto"/>
                <w:bottom w:val="none" w:sz="0" w:space="0" w:color="auto"/>
                <w:right w:val="none" w:sz="0" w:space="0" w:color="auto"/>
              </w:divBdr>
            </w:div>
            <w:div w:id="567568379">
              <w:marLeft w:val="0"/>
              <w:marRight w:val="0"/>
              <w:marTop w:val="0"/>
              <w:marBottom w:val="0"/>
              <w:divBdr>
                <w:top w:val="none" w:sz="0" w:space="0" w:color="auto"/>
                <w:left w:val="none" w:sz="0" w:space="0" w:color="auto"/>
                <w:bottom w:val="none" w:sz="0" w:space="0" w:color="auto"/>
                <w:right w:val="none" w:sz="0" w:space="0" w:color="auto"/>
              </w:divBdr>
              <w:divsChild>
                <w:div w:id="211380930">
                  <w:marLeft w:val="0"/>
                  <w:marRight w:val="0"/>
                  <w:marTop w:val="0"/>
                  <w:marBottom w:val="0"/>
                  <w:divBdr>
                    <w:top w:val="none" w:sz="0" w:space="0" w:color="auto"/>
                    <w:left w:val="none" w:sz="0" w:space="0" w:color="auto"/>
                    <w:bottom w:val="none" w:sz="0" w:space="0" w:color="auto"/>
                    <w:right w:val="none" w:sz="0" w:space="0" w:color="auto"/>
                  </w:divBdr>
                </w:div>
                <w:div w:id="562102590">
                  <w:marLeft w:val="0"/>
                  <w:marRight w:val="0"/>
                  <w:marTop w:val="0"/>
                  <w:marBottom w:val="0"/>
                  <w:divBdr>
                    <w:top w:val="none" w:sz="0" w:space="0" w:color="auto"/>
                    <w:left w:val="none" w:sz="0" w:space="0" w:color="auto"/>
                    <w:bottom w:val="none" w:sz="0" w:space="0" w:color="auto"/>
                    <w:right w:val="none" w:sz="0" w:space="0" w:color="auto"/>
                  </w:divBdr>
                </w:div>
                <w:div w:id="701369065">
                  <w:marLeft w:val="0"/>
                  <w:marRight w:val="0"/>
                  <w:marTop w:val="0"/>
                  <w:marBottom w:val="0"/>
                  <w:divBdr>
                    <w:top w:val="none" w:sz="0" w:space="0" w:color="auto"/>
                    <w:left w:val="none" w:sz="0" w:space="0" w:color="auto"/>
                    <w:bottom w:val="none" w:sz="0" w:space="0" w:color="auto"/>
                    <w:right w:val="none" w:sz="0" w:space="0" w:color="auto"/>
                  </w:divBdr>
                </w:div>
                <w:div w:id="1282762346">
                  <w:marLeft w:val="0"/>
                  <w:marRight w:val="0"/>
                  <w:marTop w:val="0"/>
                  <w:marBottom w:val="0"/>
                  <w:divBdr>
                    <w:top w:val="none" w:sz="0" w:space="0" w:color="auto"/>
                    <w:left w:val="none" w:sz="0" w:space="0" w:color="auto"/>
                    <w:bottom w:val="none" w:sz="0" w:space="0" w:color="auto"/>
                    <w:right w:val="none" w:sz="0" w:space="0" w:color="auto"/>
                  </w:divBdr>
                </w:div>
              </w:divsChild>
            </w:div>
            <w:div w:id="572854945">
              <w:marLeft w:val="0"/>
              <w:marRight w:val="0"/>
              <w:marTop w:val="0"/>
              <w:marBottom w:val="0"/>
              <w:divBdr>
                <w:top w:val="none" w:sz="0" w:space="0" w:color="auto"/>
                <w:left w:val="none" w:sz="0" w:space="0" w:color="auto"/>
                <w:bottom w:val="none" w:sz="0" w:space="0" w:color="auto"/>
                <w:right w:val="none" w:sz="0" w:space="0" w:color="auto"/>
              </w:divBdr>
            </w:div>
            <w:div w:id="573583627">
              <w:marLeft w:val="0"/>
              <w:marRight w:val="0"/>
              <w:marTop w:val="0"/>
              <w:marBottom w:val="0"/>
              <w:divBdr>
                <w:top w:val="none" w:sz="0" w:space="0" w:color="auto"/>
                <w:left w:val="none" w:sz="0" w:space="0" w:color="auto"/>
                <w:bottom w:val="none" w:sz="0" w:space="0" w:color="auto"/>
                <w:right w:val="none" w:sz="0" w:space="0" w:color="auto"/>
              </w:divBdr>
            </w:div>
            <w:div w:id="574316793">
              <w:marLeft w:val="0"/>
              <w:marRight w:val="0"/>
              <w:marTop w:val="0"/>
              <w:marBottom w:val="0"/>
              <w:divBdr>
                <w:top w:val="none" w:sz="0" w:space="0" w:color="auto"/>
                <w:left w:val="none" w:sz="0" w:space="0" w:color="auto"/>
                <w:bottom w:val="none" w:sz="0" w:space="0" w:color="auto"/>
                <w:right w:val="none" w:sz="0" w:space="0" w:color="auto"/>
              </w:divBdr>
            </w:div>
            <w:div w:id="574708037">
              <w:marLeft w:val="0"/>
              <w:marRight w:val="0"/>
              <w:marTop w:val="0"/>
              <w:marBottom w:val="0"/>
              <w:divBdr>
                <w:top w:val="none" w:sz="0" w:space="0" w:color="auto"/>
                <w:left w:val="none" w:sz="0" w:space="0" w:color="auto"/>
                <w:bottom w:val="none" w:sz="0" w:space="0" w:color="auto"/>
                <w:right w:val="none" w:sz="0" w:space="0" w:color="auto"/>
              </w:divBdr>
            </w:div>
            <w:div w:id="576745948">
              <w:marLeft w:val="0"/>
              <w:marRight w:val="0"/>
              <w:marTop w:val="0"/>
              <w:marBottom w:val="0"/>
              <w:divBdr>
                <w:top w:val="none" w:sz="0" w:space="0" w:color="auto"/>
                <w:left w:val="none" w:sz="0" w:space="0" w:color="auto"/>
                <w:bottom w:val="none" w:sz="0" w:space="0" w:color="auto"/>
                <w:right w:val="none" w:sz="0" w:space="0" w:color="auto"/>
              </w:divBdr>
            </w:div>
            <w:div w:id="580991469">
              <w:marLeft w:val="0"/>
              <w:marRight w:val="0"/>
              <w:marTop w:val="0"/>
              <w:marBottom w:val="0"/>
              <w:divBdr>
                <w:top w:val="none" w:sz="0" w:space="0" w:color="auto"/>
                <w:left w:val="none" w:sz="0" w:space="0" w:color="auto"/>
                <w:bottom w:val="none" w:sz="0" w:space="0" w:color="auto"/>
                <w:right w:val="none" w:sz="0" w:space="0" w:color="auto"/>
              </w:divBdr>
            </w:div>
            <w:div w:id="581451225">
              <w:marLeft w:val="0"/>
              <w:marRight w:val="0"/>
              <w:marTop w:val="0"/>
              <w:marBottom w:val="0"/>
              <w:divBdr>
                <w:top w:val="none" w:sz="0" w:space="0" w:color="auto"/>
                <w:left w:val="none" w:sz="0" w:space="0" w:color="auto"/>
                <w:bottom w:val="none" w:sz="0" w:space="0" w:color="auto"/>
                <w:right w:val="none" w:sz="0" w:space="0" w:color="auto"/>
              </w:divBdr>
            </w:div>
            <w:div w:id="583076836">
              <w:marLeft w:val="0"/>
              <w:marRight w:val="0"/>
              <w:marTop w:val="360"/>
              <w:marBottom w:val="0"/>
              <w:divBdr>
                <w:top w:val="single" w:sz="6" w:space="0" w:color="auto"/>
                <w:left w:val="single" w:sz="6" w:space="0" w:color="auto"/>
                <w:bottom w:val="single" w:sz="6" w:space="0" w:color="auto"/>
                <w:right w:val="single" w:sz="6" w:space="0" w:color="auto"/>
              </w:divBdr>
            </w:div>
            <w:div w:id="583495743">
              <w:marLeft w:val="0"/>
              <w:marRight w:val="0"/>
              <w:marTop w:val="0"/>
              <w:marBottom w:val="0"/>
              <w:divBdr>
                <w:top w:val="none" w:sz="0" w:space="0" w:color="auto"/>
                <w:left w:val="none" w:sz="0" w:space="0" w:color="auto"/>
                <w:bottom w:val="none" w:sz="0" w:space="0" w:color="auto"/>
                <w:right w:val="none" w:sz="0" w:space="0" w:color="auto"/>
              </w:divBdr>
            </w:div>
            <w:div w:id="587999974">
              <w:marLeft w:val="0"/>
              <w:marRight w:val="0"/>
              <w:marTop w:val="0"/>
              <w:marBottom w:val="0"/>
              <w:divBdr>
                <w:top w:val="none" w:sz="0" w:space="0" w:color="auto"/>
                <w:left w:val="none" w:sz="0" w:space="0" w:color="auto"/>
                <w:bottom w:val="none" w:sz="0" w:space="0" w:color="auto"/>
                <w:right w:val="none" w:sz="0" w:space="0" w:color="auto"/>
              </w:divBdr>
            </w:div>
            <w:div w:id="588151740">
              <w:marLeft w:val="0"/>
              <w:marRight w:val="0"/>
              <w:marTop w:val="0"/>
              <w:marBottom w:val="0"/>
              <w:divBdr>
                <w:top w:val="none" w:sz="0" w:space="0" w:color="auto"/>
                <w:left w:val="none" w:sz="0" w:space="0" w:color="auto"/>
                <w:bottom w:val="none" w:sz="0" w:space="0" w:color="auto"/>
                <w:right w:val="none" w:sz="0" w:space="0" w:color="auto"/>
              </w:divBdr>
            </w:div>
            <w:div w:id="588152517">
              <w:marLeft w:val="0"/>
              <w:marRight w:val="0"/>
              <w:marTop w:val="0"/>
              <w:marBottom w:val="0"/>
              <w:divBdr>
                <w:top w:val="none" w:sz="0" w:space="0" w:color="auto"/>
                <w:left w:val="none" w:sz="0" w:space="0" w:color="auto"/>
                <w:bottom w:val="none" w:sz="0" w:space="0" w:color="auto"/>
                <w:right w:val="none" w:sz="0" w:space="0" w:color="auto"/>
              </w:divBdr>
            </w:div>
            <w:div w:id="588347173">
              <w:marLeft w:val="0"/>
              <w:marRight w:val="0"/>
              <w:marTop w:val="0"/>
              <w:marBottom w:val="0"/>
              <w:divBdr>
                <w:top w:val="none" w:sz="0" w:space="0" w:color="auto"/>
                <w:left w:val="none" w:sz="0" w:space="0" w:color="auto"/>
                <w:bottom w:val="none" w:sz="0" w:space="0" w:color="auto"/>
                <w:right w:val="none" w:sz="0" w:space="0" w:color="auto"/>
              </w:divBdr>
            </w:div>
            <w:div w:id="589848286">
              <w:marLeft w:val="0"/>
              <w:marRight w:val="0"/>
              <w:marTop w:val="0"/>
              <w:marBottom w:val="0"/>
              <w:divBdr>
                <w:top w:val="none" w:sz="0" w:space="0" w:color="auto"/>
                <w:left w:val="none" w:sz="0" w:space="0" w:color="auto"/>
                <w:bottom w:val="none" w:sz="0" w:space="0" w:color="auto"/>
                <w:right w:val="none" w:sz="0" w:space="0" w:color="auto"/>
              </w:divBdr>
            </w:div>
            <w:div w:id="591935490">
              <w:marLeft w:val="0"/>
              <w:marRight w:val="0"/>
              <w:marTop w:val="0"/>
              <w:marBottom w:val="0"/>
              <w:divBdr>
                <w:top w:val="none" w:sz="0" w:space="0" w:color="auto"/>
                <w:left w:val="none" w:sz="0" w:space="0" w:color="auto"/>
                <w:bottom w:val="none" w:sz="0" w:space="0" w:color="auto"/>
                <w:right w:val="none" w:sz="0" w:space="0" w:color="auto"/>
              </w:divBdr>
            </w:div>
            <w:div w:id="593708007">
              <w:marLeft w:val="0"/>
              <w:marRight w:val="0"/>
              <w:marTop w:val="0"/>
              <w:marBottom w:val="0"/>
              <w:divBdr>
                <w:top w:val="none" w:sz="0" w:space="0" w:color="auto"/>
                <w:left w:val="none" w:sz="0" w:space="0" w:color="auto"/>
                <w:bottom w:val="none" w:sz="0" w:space="0" w:color="auto"/>
                <w:right w:val="none" w:sz="0" w:space="0" w:color="auto"/>
              </w:divBdr>
            </w:div>
            <w:div w:id="594674694">
              <w:marLeft w:val="0"/>
              <w:marRight w:val="0"/>
              <w:marTop w:val="0"/>
              <w:marBottom w:val="0"/>
              <w:divBdr>
                <w:top w:val="none" w:sz="0" w:space="0" w:color="auto"/>
                <w:left w:val="none" w:sz="0" w:space="0" w:color="auto"/>
                <w:bottom w:val="none" w:sz="0" w:space="0" w:color="auto"/>
                <w:right w:val="none" w:sz="0" w:space="0" w:color="auto"/>
              </w:divBdr>
            </w:div>
            <w:div w:id="594753434">
              <w:marLeft w:val="0"/>
              <w:marRight w:val="0"/>
              <w:marTop w:val="0"/>
              <w:marBottom w:val="0"/>
              <w:divBdr>
                <w:top w:val="none" w:sz="0" w:space="0" w:color="auto"/>
                <w:left w:val="none" w:sz="0" w:space="0" w:color="auto"/>
                <w:bottom w:val="none" w:sz="0" w:space="0" w:color="auto"/>
                <w:right w:val="none" w:sz="0" w:space="0" w:color="auto"/>
              </w:divBdr>
            </w:div>
            <w:div w:id="597639362">
              <w:marLeft w:val="0"/>
              <w:marRight w:val="0"/>
              <w:marTop w:val="0"/>
              <w:marBottom w:val="0"/>
              <w:divBdr>
                <w:top w:val="none" w:sz="0" w:space="0" w:color="auto"/>
                <w:left w:val="none" w:sz="0" w:space="0" w:color="auto"/>
                <w:bottom w:val="none" w:sz="0" w:space="0" w:color="auto"/>
                <w:right w:val="none" w:sz="0" w:space="0" w:color="auto"/>
              </w:divBdr>
            </w:div>
            <w:div w:id="603072067">
              <w:marLeft w:val="0"/>
              <w:marRight w:val="0"/>
              <w:marTop w:val="0"/>
              <w:marBottom w:val="0"/>
              <w:divBdr>
                <w:top w:val="none" w:sz="0" w:space="0" w:color="auto"/>
                <w:left w:val="none" w:sz="0" w:space="0" w:color="auto"/>
                <w:bottom w:val="none" w:sz="0" w:space="0" w:color="auto"/>
                <w:right w:val="none" w:sz="0" w:space="0" w:color="auto"/>
              </w:divBdr>
            </w:div>
            <w:div w:id="603613520">
              <w:marLeft w:val="0"/>
              <w:marRight w:val="0"/>
              <w:marTop w:val="0"/>
              <w:marBottom w:val="0"/>
              <w:divBdr>
                <w:top w:val="none" w:sz="0" w:space="0" w:color="auto"/>
                <w:left w:val="none" w:sz="0" w:space="0" w:color="auto"/>
                <w:bottom w:val="none" w:sz="0" w:space="0" w:color="auto"/>
                <w:right w:val="none" w:sz="0" w:space="0" w:color="auto"/>
              </w:divBdr>
            </w:div>
            <w:div w:id="604927248">
              <w:marLeft w:val="0"/>
              <w:marRight w:val="0"/>
              <w:marTop w:val="0"/>
              <w:marBottom w:val="0"/>
              <w:divBdr>
                <w:top w:val="none" w:sz="0" w:space="0" w:color="auto"/>
                <w:left w:val="none" w:sz="0" w:space="0" w:color="auto"/>
                <w:bottom w:val="none" w:sz="0" w:space="0" w:color="auto"/>
                <w:right w:val="none" w:sz="0" w:space="0" w:color="auto"/>
              </w:divBdr>
            </w:div>
            <w:div w:id="605894809">
              <w:marLeft w:val="0"/>
              <w:marRight w:val="0"/>
              <w:marTop w:val="0"/>
              <w:marBottom w:val="0"/>
              <w:divBdr>
                <w:top w:val="none" w:sz="0" w:space="0" w:color="auto"/>
                <w:left w:val="none" w:sz="0" w:space="0" w:color="auto"/>
                <w:bottom w:val="none" w:sz="0" w:space="0" w:color="auto"/>
                <w:right w:val="none" w:sz="0" w:space="0" w:color="auto"/>
              </w:divBdr>
            </w:div>
            <w:div w:id="605965123">
              <w:marLeft w:val="0"/>
              <w:marRight w:val="0"/>
              <w:marTop w:val="0"/>
              <w:marBottom w:val="0"/>
              <w:divBdr>
                <w:top w:val="none" w:sz="0" w:space="0" w:color="auto"/>
                <w:left w:val="none" w:sz="0" w:space="0" w:color="auto"/>
                <w:bottom w:val="none" w:sz="0" w:space="0" w:color="auto"/>
                <w:right w:val="none" w:sz="0" w:space="0" w:color="auto"/>
              </w:divBdr>
            </w:div>
            <w:div w:id="606162996">
              <w:marLeft w:val="0"/>
              <w:marRight w:val="0"/>
              <w:marTop w:val="0"/>
              <w:marBottom w:val="0"/>
              <w:divBdr>
                <w:top w:val="none" w:sz="0" w:space="0" w:color="auto"/>
                <w:left w:val="none" w:sz="0" w:space="0" w:color="auto"/>
                <w:bottom w:val="none" w:sz="0" w:space="0" w:color="auto"/>
                <w:right w:val="none" w:sz="0" w:space="0" w:color="auto"/>
              </w:divBdr>
            </w:div>
            <w:div w:id="606500603">
              <w:marLeft w:val="0"/>
              <w:marRight w:val="0"/>
              <w:marTop w:val="0"/>
              <w:marBottom w:val="0"/>
              <w:divBdr>
                <w:top w:val="none" w:sz="0" w:space="0" w:color="auto"/>
                <w:left w:val="none" w:sz="0" w:space="0" w:color="auto"/>
                <w:bottom w:val="none" w:sz="0" w:space="0" w:color="auto"/>
                <w:right w:val="none" w:sz="0" w:space="0" w:color="auto"/>
              </w:divBdr>
            </w:div>
            <w:div w:id="608120580">
              <w:marLeft w:val="0"/>
              <w:marRight w:val="0"/>
              <w:marTop w:val="0"/>
              <w:marBottom w:val="0"/>
              <w:divBdr>
                <w:top w:val="none" w:sz="0" w:space="0" w:color="auto"/>
                <w:left w:val="none" w:sz="0" w:space="0" w:color="auto"/>
                <w:bottom w:val="none" w:sz="0" w:space="0" w:color="auto"/>
                <w:right w:val="none" w:sz="0" w:space="0" w:color="auto"/>
              </w:divBdr>
            </w:div>
            <w:div w:id="610480964">
              <w:marLeft w:val="0"/>
              <w:marRight w:val="0"/>
              <w:marTop w:val="0"/>
              <w:marBottom w:val="0"/>
              <w:divBdr>
                <w:top w:val="none" w:sz="0" w:space="0" w:color="auto"/>
                <w:left w:val="none" w:sz="0" w:space="0" w:color="auto"/>
                <w:bottom w:val="none" w:sz="0" w:space="0" w:color="auto"/>
                <w:right w:val="none" w:sz="0" w:space="0" w:color="auto"/>
              </w:divBdr>
            </w:div>
            <w:div w:id="611740495">
              <w:marLeft w:val="0"/>
              <w:marRight w:val="0"/>
              <w:marTop w:val="0"/>
              <w:marBottom w:val="0"/>
              <w:divBdr>
                <w:top w:val="none" w:sz="0" w:space="0" w:color="auto"/>
                <w:left w:val="none" w:sz="0" w:space="0" w:color="auto"/>
                <w:bottom w:val="none" w:sz="0" w:space="0" w:color="auto"/>
                <w:right w:val="none" w:sz="0" w:space="0" w:color="auto"/>
              </w:divBdr>
            </w:div>
            <w:div w:id="611983634">
              <w:marLeft w:val="0"/>
              <w:marRight w:val="0"/>
              <w:marTop w:val="0"/>
              <w:marBottom w:val="0"/>
              <w:divBdr>
                <w:top w:val="none" w:sz="0" w:space="0" w:color="auto"/>
                <w:left w:val="none" w:sz="0" w:space="0" w:color="auto"/>
                <w:bottom w:val="none" w:sz="0" w:space="0" w:color="auto"/>
                <w:right w:val="none" w:sz="0" w:space="0" w:color="auto"/>
              </w:divBdr>
            </w:div>
            <w:div w:id="612327799">
              <w:marLeft w:val="0"/>
              <w:marRight w:val="0"/>
              <w:marTop w:val="0"/>
              <w:marBottom w:val="0"/>
              <w:divBdr>
                <w:top w:val="none" w:sz="0" w:space="0" w:color="auto"/>
                <w:left w:val="none" w:sz="0" w:space="0" w:color="auto"/>
                <w:bottom w:val="none" w:sz="0" w:space="0" w:color="auto"/>
                <w:right w:val="none" w:sz="0" w:space="0" w:color="auto"/>
              </w:divBdr>
            </w:div>
            <w:div w:id="613292547">
              <w:marLeft w:val="0"/>
              <w:marRight w:val="0"/>
              <w:marTop w:val="0"/>
              <w:marBottom w:val="0"/>
              <w:divBdr>
                <w:top w:val="none" w:sz="0" w:space="0" w:color="auto"/>
                <w:left w:val="none" w:sz="0" w:space="0" w:color="auto"/>
                <w:bottom w:val="none" w:sz="0" w:space="0" w:color="auto"/>
                <w:right w:val="none" w:sz="0" w:space="0" w:color="auto"/>
              </w:divBdr>
            </w:div>
            <w:div w:id="614747636">
              <w:marLeft w:val="0"/>
              <w:marRight w:val="0"/>
              <w:marTop w:val="0"/>
              <w:marBottom w:val="0"/>
              <w:divBdr>
                <w:top w:val="none" w:sz="0" w:space="0" w:color="auto"/>
                <w:left w:val="none" w:sz="0" w:space="0" w:color="auto"/>
                <w:bottom w:val="none" w:sz="0" w:space="0" w:color="auto"/>
                <w:right w:val="none" w:sz="0" w:space="0" w:color="auto"/>
              </w:divBdr>
            </w:div>
            <w:div w:id="617223876">
              <w:marLeft w:val="0"/>
              <w:marRight w:val="0"/>
              <w:marTop w:val="0"/>
              <w:marBottom w:val="0"/>
              <w:divBdr>
                <w:top w:val="none" w:sz="0" w:space="0" w:color="auto"/>
                <w:left w:val="none" w:sz="0" w:space="0" w:color="auto"/>
                <w:bottom w:val="none" w:sz="0" w:space="0" w:color="auto"/>
                <w:right w:val="none" w:sz="0" w:space="0" w:color="auto"/>
              </w:divBdr>
            </w:div>
            <w:div w:id="618026057">
              <w:marLeft w:val="0"/>
              <w:marRight w:val="0"/>
              <w:marTop w:val="0"/>
              <w:marBottom w:val="0"/>
              <w:divBdr>
                <w:top w:val="none" w:sz="0" w:space="0" w:color="auto"/>
                <w:left w:val="none" w:sz="0" w:space="0" w:color="auto"/>
                <w:bottom w:val="none" w:sz="0" w:space="0" w:color="auto"/>
                <w:right w:val="none" w:sz="0" w:space="0" w:color="auto"/>
              </w:divBdr>
            </w:div>
            <w:div w:id="618489776">
              <w:marLeft w:val="0"/>
              <w:marRight w:val="0"/>
              <w:marTop w:val="0"/>
              <w:marBottom w:val="0"/>
              <w:divBdr>
                <w:top w:val="none" w:sz="0" w:space="0" w:color="auto"/>
                <w:left w:val="none" w:sz="0" w:space="0" w:color="auto"/>
                <w:bottom w:val="none" w:sz="0" w:space="0" w:color="auto"/>
                <w:right w:val="none" w:sz="0" w:space="0" w:color="auto"/>
              </w:divBdr>
            </w:div>
            <w:div w:id="618726025">
              <w:marLeft w:val="0"/>
              <w:marRight w:val="0"/>
              <w:marTop w:val="0"/>
              <w:marBottom w:val="0"/>
              <w:divBdr>
                <w:top w:val="none" w:sz="0" w:space="0" w:color="auto"/>
                <w:left w:val="none" w:sz="0" w:space="0" w:color="auto"/>
                <w:bottom w:val="none" w:sz="0" w:space="0" w:color="auto"/>
                <w:right w:val="none" w:sz="0" w:space="0" w:color="auto"/>
              </w:divBdr>
            </w:div>
            <w:div w:id="619385581">
              <w:marLeft w:val="0"/>
              <w:marRight w:val="0"/>
              <w:marTop w:val="0"/>
              <w:marBottom w:val="0"/>
              <w:divBdr>
                <w:top w:val="none" w:sz="0" w:space="0" w:color="auto"/>
                <w:left w:val="none" w:sz="0" w:space="0" w:color="auto"/>
                <w:bottom w:val="none" w:sz="0" w:space="0" w:color="auto"/>
                <w:right w:val="none" w:sz="0" w:space="0" w:color="auto"/>
              </w:divBdr>
            </w:div>
            <w:div w:id="619411944">
              <w:marLeft w:val="0"/>
              <w:marRight w:val="0"/>
              <w:marTop w:val="0"/>
              <w:marBottom w:val="0"/>
              <w:divBdr>
                <w:top w:val="none" w:sz="0" w:space="0" w:color="auto"/>
                <w:left w:val="none" w:sz="0" w:space="0" w:color="auto"/>
                <w:bottom w:val="none" w:sz="0" w:space="0" w:color="auto"/>
                <w:right w:val="none" w:sz="0" w:space="0" w:color="auto"/>
              </w:divBdr>
            </w:div>
            <w:div w:id="619579727">
              <w:marLeft w:val="0"/>
              <w:marRight w:val="0"/>
              <w:marTop w:val="0"/>
              <w:marBottom w:val="0"/>
              <w:divBdr>
                <w:top w:val="none" w:sz="0" w:space="0" w:color="auto"/>
                <w:left w:val="none" w:sz="0" w:space="0" w:color="auto"/>
                <w:bottom w:val="none" w:sz="0" w:space="0" w:color="auto"/>
                <w:right w:val="none" w:sz="0" w:space="0" w:color="auto"/>
              </w:divBdr>
            </w:div>
            <w:div w:id="620844758">
              <w:marLeft w:val="0"/>
              <w:marRight w:val="0"/>
              <w:marTop w:val="0"/>
              <w:marBottom w:val="0"/>
              <w:divBdr>
                <w:top w:val="none" w:sz="0" w:space="0" w:color="auto"/>
                <w:left w:val="none" w:sz="0" w:space="0" w:color="auto"/>
                <w:bottom w:val="none" w:sz="0" w:space="0" w:color="auto"/>
                <w:right w:val="none" w:sz="0" w:space="0" w:color="auto"/>
              </w:divBdr>
            </w:div>
            <w:div w:id="624773434">
              <w:marLeft w:val="0"/>
              <w:marRight w:val="0"/>
              <w:marTop w:val="0"/>
              <w:marBottom w:val="0"/>
              <w:divBdr>
                <w:top w:val="none" w:sz="0" w:space="0" w:color="auto"/>
                <w:left w:val="none" w:sz="0" w:space="0" w:color="auto"/>
                <w:bottom w:val="none" w:sz="0" w:space="0" w:color="auto"/>
                <w:right w:val="none" w:sz="0" w:space="0" w:color="auto"/>
              </w:divBdr>
            </w:div>
            <w:div w:id="626280029">
              <w:marLeft w:val="0"/>
              <w:marRight w:val="0"/>
              <w:marTop w:val="0"/>
              <w:marBottom w:val="0"/>
              <w:divBdr>
                <w:top w:val="none" w:sz="0" w:space="0" w:color="auto"/>
                <w:left w:val="none" w:sz="0" w:space="0" w:color="auto"/>
                <w:bottom w:val="none" w:sz="0" w:space="0" w:color="auto"/>
                <w:right w:val="none" w:sz="0" w:space="0" w:color="auto"/>
              </w:divBdr>
            </w:div>
            <w:div w:id="628583582">
              <w:marLeft w:val="0"/>
              <w:marRight w:val="0"/>
              <w:marTop w:val="0"/>
              <w:marBottom w:val="0"/>
              <w:divBdr>
                <w:top w:val="none" w:sz="0" w:space="0" w:color="auto"/>
                <w:left w:val="none" w:sz="0" w:space="0" w:color="auto"/>
                <w:bottom w:val="none" w:sz="0" w:space="0" w:color="auto"/>
                <w:right w:val="none" w:sz="0" w:space="0" w:color="auto"/>
              </w:divBdr>
            </w:div>
            <w:div w:id="636758897">
              <w:marLeft w:val="0"/>
              <w:marRight w:val="0"/>
              <w:marTop w:val="0"/>
              <w:marBottom w:val="0"/>
              <w:divBdr>
                <w:top w:val="none" w:sz="0" w:space="0" w:color="auto"/>
                <w:left w:val="none" w:sz="0" w:space="0" w:color="auto"/>
                <w:bottom w:val="none" w:sz="0" w:space="0" w:color="auto"/>
                <w:right w:val="none" w:sz="0" w:space="0" w:color="auto"/>
              </w:divBdr>
            </w:div>
            <w:div w:id="638262069">
              <w:marLeft w:val="0"/>
              <w:marRight w:val="0"/>
              <w:marTop w:val="0"/>
              <w:marBottom w:val="0"/>
              <w:divBdr>
                <w:top w:val="none" w:sz="0" w:space="0" w:color="auto"/>
                <w:left w:val="none" w:sz="0" w:space="0" w:color="auto"/>
                <w:bottom w:val="none" w:sz="0" w:space="0" w:color="auto"/>
                <w:right w:val="none" w:sz="0" w:space="0" w:color="auto"/>
              </w:divBdr>
            </w:div>
            <w:div w:id="643707072">
              <w:marLeft w:val="0"/>
              <w:marRight w:val="0"/>
              <w:marTop w:val="0"/>
              <w:marBottom w:val="0"/>
              <w:divBdr>
                <w:top w:val="none" w:sz="0" w:space="0" w:color="auto"/>
                <w:left w:val="none" w:sz="0" w:space="0" w:color="auto"/>
                <w:bottom w:val="none" w:sz="0" w:space="0" w:color="auto"/>
                <w:right w:val="none" w:sz="0" w:space="0" w:color="auto"/>
              </w:divBdr>
            </w:div>
            <w:div w:id="646204626">
              <w:marLeft w:val="0"/>
              <w:marRight w:val="0"/>
              <w:marTop w:val="0"/>
              <w:marBottom w:val="0"/>
              <w:divBdr>
                <w:top w:val="none" w:sz="0" w:space="0" w:color="auto"/>
                <w:left w:val="none" w:sz="0" w:space="0" w:color="auto"/>
                <w:bottom w:val="none" w:sz="0" w:space="0" w:color="auto"/>
                <w:right w:val="none" w:sz="0" w:space="0" w:color="auto"/>
              </w:divBdr>
            </w:div>
            <w:div w:id="646517390">
              <w:marLeft w:val="0"/>
              <w:marRight w:val="0"/>
              <w:marTop w:val="0"/>
              <w:marBottom w:val="0"/>
              <w:divBdr>
                <w:top w:val="none" w:sz="0" w:space="0" w:color="auto"/>
                <w:left w:val="none" w:sz="0" w:space="0" w:color="auto"/>
                <w:bottom w:val="none" w:sz="0" w:space="0" w:color="auto"/>
                <w:right w:val="none" w:sz="0" w:space="0" w:color="auto"/>
              </w:divBdr>
            </w:div>
            <w:div w:id="647831205">
              <w:marLeft w:val="0"/>
              <w:marRight w:val="0"/>
              <w:marTop w:val="0"/>
              <w:marBottom w:val="0"/>
              <w:divBdr>
                <w:top w:val="none" w:sz="0" w:space="0" w:color="auto"/>
                <w:left w:val="none" w:sz="0" w:space="0" w:color="auto"/>
                <w:bottom w:val="none" w:sz="0" w:space="0" w:color="auto"/>
                <w:right w:val="none" w:sz="0" w:space="0" w:color="auto"/>
              </w:divBdr>
            </w:div>
            <w:div w:id="649136052">
              <w:marLeft w:val="0"/>
              <w:marRight w:val="0"/>
              <w:marTop w:val="0"/>
              <w:marBottom w:val="0"/>
              <w:divBdr>
                <w:top w:val="none" w:sz="0" w:space="0" w:color="auto"/>
                <w:left w:val="none" w:sz="0" w:space="0" w:color="auto"/>
                <w:bottom w:val="none" w:sz="0" w:space="0" w:color="auto"/>
                <w:right w:val="none" w:sz="0" w:space="0" w:color="auto"/>
              </w:divBdr>
            </w:div>
            <w:div w:id="650063228">
              <w:marLeft w:val="0"/>
              <w:marRight w:val="0"/>
              <w:marTop w:val="0"/>
              <w:marBottom w:val="0"/>
              <w:divBdr>
                <w:top w:val="none" w:sz="0" w:space="0" w:color="auto"/>
                <w:left w:val="none" w:sz="0" w:space="0" w:color="auto"/>
                <w:bottom w:val="none" w:sz="0" w:space="0" w:color="auto"/>
                <w:right w:val="none" w:sz="0" w:space="0" w:color="auto"/>
              </w:divBdr>
            </w:div>
            <w:div w:id="651056860">
              <w:marLeft w:val="0"/>
              <w:marRight w:val="0"/>
              <w:marTop w:val="0"/>
              <w:marBottom w:val="0"/>
              <w:divBdr>
                <w:top w:val="none" w:sz="0" w:space="0" w:color="auto"/>
                <w:left w:val="none" w:sz="0" w:space="0" w:color="auto"/>
                <w:bottom w:val="none" w:sz="0" w:space="0" w:color="auto"/>
                <w:right w:val="none" w:sz="0" w:space="0" w:color="auto"/>
              </w:divBdr>
            </w:div>
            <w:div w:id="651637461">
              <w:marLeft w:val="0"/>
              <w:marRight w:val="0"/>
              <w:marTop w:val="0"/>
              <w:marBottom w:val="0"/>
              <w:divBdr>
                <w:top w:val="none" w:sz="0" w:space="0" w:color="auto"/>
                <w:left w:val="none" w:sz="0" w:space="0" w:color="auto"/>
                <w:bottom w:val="none" w:sz="0" w:space="0" w:color="auto"/>
                <w:right w:val="none" w:sz="0" w:space="0" w:color="auto"/>
              </w:divBdr>
            </w:div>
            <w:div w:id="652953212">
              <w:marLeft w:val="0"/>
              <w:marRight w:val="0"/>
              <w:marTop w:val="0"/>
              <w:marBottom w:val="0"/>
              <w:divBdr>
                <w:top w:val="none" w:sz="0" w:space="0" w:color="auto"/>
                <w:left w:val="none" w:sz="0" w:space="0" w:color="auto"/>
                <w:bottom w:val="none" w:sz="0" w:space="0" w:color="auto"/>
                <w:right w:val="none" w:sz="0" w:space="0" w:color="auto"/>
              </w:divBdr>
            </w:div>
            <w:div w:id="654335759">
              <w:marLeft w:val="0"/>
              <w:marRight w:val="0"/>
              <w:marTop w:val="0"/>
              <w:marBottom w:val="0"/>
              <w:divBdr>
                <w:top w:val="none" w:sz="0" w:space="0" w:color="auto"/>
                <w:left w:val="none" w:sz="0" w:space="0" w:color="auto"/>
                <w:bottom w:val="none" w:sz="0" w:space="0" w:color="auto"/>
                <w:right w:val="none" w:sz="0" w:space="0" w:color="auto"/>
              </w:divBdr>
            </w:div>
            <w:div w:id="657416530">
              <w:marLeft w:val="0"/>
              <w:marRight w:val="0"/>
              <w:marTop w:val="0"/>
              <w:marBottom w:val="0"/>
              <w:divBdr>
                <w:top w:val="none" w:sz="0" w:space="0" w:color="auto"/>
                <w:left w:val="none" w:sz="0" w:space="0" w:color="auto"/>
                <w:bottom w:val="none" w:sz="0" w:space="0" w:color="auto"/>
                <w:right w:val="none" w:sz="0" w:space="0" w:color="auto"/>
              </w:divBdr>
            </w:div>
            <w:div w:id="661666771">
              <w:marLeft w:val="0"/>
              <w:marRight w:val="0"/>
              <w:marTop w:val="0"/>
              <w:marBottom w:val="0"/>
              <w:divBdr>
                <w:top w:val="none" w:sz="0" w:space="0" w:color="auto"/>
                <w:left w:val="none" w:sz="0" w:space="0" w:color="auto"/>
                <w:bottom w:val="none" w:sz="0" w:space="0" w:color="auto"/>
                <w:right w:val="none" w:sz="0" w:space="0" w:color="auto"/>
              </w:divBdr>
            </w:div>
            <w:div w:id="663120845">
              <w:marLeft w:val="0"/>
              <w:marRight w:val="0"/>
              <w:marTop w:val="0"/>
              <w:marBottom w:val="0"/>
              <w:divBdr>
                <w:top w:val="none" w:sz="0" w:space="0" w:color="auto"/>
                <w:left w:val="none" w:sz="0" w:space="0" w:color="auto"/>
                <w:bottom w:val="none" w:sz="0" w:space="0" w:color="auto"/>
                <w:right w:val="none" w:sz="0" w:space="0" w:color="auto"/>
              </w:divBdr>
            </w:div>
            <w:div w:id="664212563">
              <w:marLeft w:val="0"/>
              <w:marRight w:val="0"/>
              <w:marTop w:val="0"/>
              <w:marBottom w:val="0"/>
              <w:divBdr>
                <w:top w:val="none" w:sz="0" w:space="0" w:color="auto"/>
                <w:left w:val="none" w:sz="0" w:space="0" w:color="auto"/>
                <w:bottom w:val="none" w:sz="0" w:space="0" w:color="auto"/>
                <w:right w:val="none" w:sz="0" w:space="0" w:color="auto"/>
              </w:divBdr>
            </w:div>
            <w:div w:id="665521341">
              <w:marLeft w:val="0"/>
              <w:marRight w:val="0"/>
              <w:marTop w:val="0"/>
              <w:marBottom w:val="0"/>
              <w:divBdr>
                <w:top w:val="none" w:sz="0" w:space="0" w:color="auto"/>
                <w:left w:val="none" w:sz="0" w:space="0" w:color="auto"/>
                <w:bottom w:val="none" w:sz="0" w:space="0" w:color="auto"/>
                <w:right w:val="none" w:sz="0" w:space="0" w:color="auto"/>
              </w:divBdr>
            </w:div>
            <w:div w:id="665792465">
              <w:marLeft w:val="0"/>
              <w:marRight w:val="0"/>
              <w:marTop w:val="0"/>
              <w:marBottom w:val="0"/>
              <w:divBdr>
                <w:top w:val="none" w:sz="0" w:space="0" w:color="auto"/>
                <w:left w:val="none" w:sz="0" w:space="0" w:color="auto"/>
                <w:bottom w:val="none" w:sz="0" w:space="0" w:color="auto"/>
                <w:right w:val="none" w:sz="0" w:space="0" w:color="auto"/>
              </w:divBdr>
            </w:div>
            <w:div w:id="667707138">
              <w:marLeft w:val="0"/>
              <w:marRight w:val="0"/>
              <w:marTop w:val="0"/>
              <w:marBottom w:val="0"/>
              <w:divBdr>
                <w:top w:val="none" w:sz="0" w:space="0" w:color="auto"/>
                <w:left w:val="none" w:sz="0" w:space="0" w:color="auto"/>
                <w:bottom w:val="none" w:sz="0" w:space="0" w:color="auto"/>
                <w:right w:val="none" w:sz="0" w:space="0" w:color="auto"/>
              </w:divBdr>
            </w:div>
            <w:div w:id="668093050">
              <w:marLeft w:val="0"/>
              <w:marRight w:val="0"/>
              <w:marTop w:val="0"/>
              <w:marBottom w:val="0"/>
              <w:divBdr>
                <w:top w:val="none" w:sz="0" w:space="0" w:color="auto"/>
                <w:left w:val="none" w:sz="0" w:space="0" w:color="auto"/>
                <w:bottom w:val="none" w:sz="0" w:space="0" w:color="auto"/>
                <w:right w:val="none" w:sz="0" w:space="0" w:color="auto"/>
              </w:divBdr>
            </w:div>
            <w:div w:id="668168371">
              <w:marLeft w:val="0"/>
              <w:marRight w:val="0"/>
              <w:marTop w:val="0"/>
              <w:marBottom w:val="0"/>
              <w:divBdr>
                <w:top w:val="none" w:sz="0" w:space="0" w:color="auto"/>
                <w:left w:val="none" w:sz="0" w:space="0" w:color="auto"/>
                <w:bottom w:val="none" w:sz="0" w:space="0" w:color="auto"/>
                <w:right w:val="none" w:sz="0" w:space="0" w:color="auto"/>
              </w:divBdr>
            </w:div>
            <w:div w:id="668404417">
              <w:marLeft w:val="0"/>
              <w:marRight w:val="0"/>
              <w:marTop w:val="0"/>
              <w:marBottom w:val="0"/>
              <w:divBdr>
                <w:top w:val="none" w:sz="0" w:space="0" w:color="auto"/>
                <w:left w:val="none" w:sz="0" w:space="0" w:color="auto"/>
                <w:bottom w:val="none" w:sz="0" w:space="0" w:color="auto"/>
                <w:right w:val="none" w:sz="0" w:space="0" w:color="auto"/>
              </w:divBdr>
            </w:div>
            <w:div w:id="669989184">
              <w:marLeft w:val="0"/>
              <w:marRight w:val="0"/>
              <w:marTop w:val="0"/>
              <w:marBottom w:val="0"/>
              <w:divBdr>
                <w:top w:val="none" w:sz="0" w:space="0" w:color="auto"/>
                <w:left w:val="none" w:sz="0" w:space="0" w:color="auto"/>
                <w:bottom w:val="none" w:sz="0" w:space="0" w:color="auto"/>
                <w:right w:val="none" w:sz="0" w:space="0" w:color="auto"/>
              </w:divBdr>
            </w:div>
            <w:div w:id="671026198">
              <w:marLeft w:val="0"/>
              <w:marRight w:val="0"/>
              <w:marTop w:val="0"/>
              <w:marBottom w:val="0"/>
              <w:divBdr>
                <w:top w:val="none" w:sz="0" w:space="0" w:color="auto"/>
                <w:left w:val="none" w:sz="0" w:space="0" w:color="auto"/>
                <w:bottom w:val="none" w:sz="0" w:space="0" w:color="auto"/>
                <w:right w:val="none" w:sz="0" w:space="0" w:color="auto"/>
              </w:divBdr>
            </w:div>
            <w:div w:id="674070013">
              <w:marLeft w:val="0"/>
              <w:marRight w:val="0"/>
              <w:marTop w:val="0"/>
              <w:marBottom w:val="0"/>
              <w:divBdr>
                <w:top w:val="none" w:sz="0" w:space="0" w:color="auto"/>
                <w:left w:val="none" w:sz="0" w:space="0" w:color="auto"/>
                <w:bottom w:val="none" w:sz="0" w:space="0" w:color="auto"/>
                <w:right w:val="none" w:sz="0" w:space="0" w:color="auto"/>
              </w:divBdr>
            </w:div>
            <w:div w:id="674725084">
              <w:marLeft w:val="0"/>
              <w:marRight w:val="0"/>
              <w:marTop w:val="0"/>
              <w:marBottom w:val="0"/>
              <w:divBdr>
                <w:top w:val="none" w:sz="0" w:space="0" w:color="auto"/>
                <w:left w:val="none" w:sz="0" w:space="0" w:color="auto"/>
                <w:bottom w:val="none" w:sz="0" w:space="0" w:color="auto"/>
                <w:right w:val="none" w:sz="0" w:space="0" w:color="auto"/>
              </w:divBdr>
            </w:div>
            <w:div w:id="674916169">
              <w:marLeft w:val="0"/>
              <w:marRight w:val="0"/>
              <w:marTop w:val="0"/>
              <w:marBottom w:val="0"/>
              <w:divBdr>
                <w:top w:val="none" w:sz="0" w:space="0" w:color="auto"/>
                <w:left w:val="none" w:sz="0" w:space="0" w:color="auto"/>
                <w:bottom w:val="none" w:sz="0" w:space="0" w:color="auto"/>
                <w:right w:val="none" w:sz="0" w:space="0" w:color="auto"/>
              </w:divBdr>
            </w:div>
            <w:div w:id="675497971">
              <w:marLeft w:val="0"/>
              <w:marRight w:val="0"/>
              <w:marTop w:val="0"/>
              <w:marBottom w:val="0"/>
              <w:divBdr>
                <w:top w:val="none" w:sz="0" w:space="0" w:color="auto"/>
                <w:left w:val="none" w:sz="0" w:space="0" w:color="auto"/>
                <w:bottom w:val="none" w:sz="0" w:space="0" w:color="auto"/>
                <w:right w:val="none" w:sz="0" w:space="0" w:color="auto"/>
              </w:divBdr>
            </w:div>
            <w:div w:id="675809970">
              <w:marLeft w:val="0"/>
              <w:marRight w:val="0"/>
              <w:marTop w:val="0"/>
              <w:marBottom w:val="0"/>
              <w:divBdr>
                <w:top w:val="none" w:sz="0" w:space="0" w:color="auto"/>
                <w:left w:val="none" w:sz="0" w:space="0" w:color="auto"/>
                <w:bottom w:val="none" w:sz="0" w:space="0" w:color="auto"/>
                <w:right w:val="none" w:sz="0" w:space="0" w:color="auto"/>
              </w:divBdr>
            </w:div>
            <w:div w:id="676542762">
              <w:marLeft w:val="0"/>
              <w:marRight w:val="0"/>
              <w:marTop w:val="0"/>
              <w:marBottom w:val="0"/>
              <w:divBdr>
                <w:top w:val="none" w:sz="0" w:space="0" w:color="auto"/>
                <w:left w:val="none" w:sz="0" w:space="0" w:color="auto"/>
                <w:bottom w:val="none" w:sz="0" w:space="0" w:color="auto"/>
                <w:right w:val="none" w:sz="0" w:space="0" w:color="auto"/>
              </w:divBdr>
            </w:div>
            <w:div w:id="676928896">
              <w:marLeft w:val="0"/>
              <w:marRight w:val="0"/>
              <w:marTop w:val="0"/>
              <w:marBottom w:val="0"/>
              <w:divBdr>
                <w:top w:val="none" w:sz="0" w:space="0" w:color="auto"/>
                <w:left w:val="none" w:sz="0" w:space="0" w:color="auto"/>
                <w:bottom w:val="none" w:sz="0" w:space="0" w:color="auto"/>
                <w:right w:val="none" w:sz="0" w:space="0" w:color="auto"/>
              </w:divBdr>
            </w:div>
            <w:div w:id="680819233">
              <w:marLeft w:val="0"/>
              <w:marRight w:val="0"/>
              <w:marTop w:val="0"/>
              <w:marBottom w:val="0"/>
              <w:divBdr>
                <w:top w:val="none" w:sz="0" w:space="0" w:color="auto"/>
                <w:left w:val="none" w:sz="0" w:space="0" w:color="auto"/>
                <w:bottom w:val="none" w:sz="0" w:space="0" w:color="auto"/>
                <w:right w:val="none" w:sz="0" w:space="0" w:color="auto"/>
              </w:divBdr>
            </w:div>
            <w:div w:id="683747056">
              <w:marLeft w:val="0"/>
              <w:marRight w:val="0"/>
              <w:marTop w:val="0"/>
              <w:marBottom w:val="0"/>
              <w:divBdr>
                <w:top w:val="none" w:sz="0" w:space="0" w:color="auto"/>
                <w:left w:val="none" w:sz="0" w:space="0" w:color="auto"/>
                <w:bottom w:val="none" w:sz="0" w:space="0" w:color="auto"/>
                <w:right w:val="none" w:sz="0" w:space="0" w:color="auto"/>
              </w:divBdr>
            </w:div>
            <w:div w:id="685061739">
              <w:marLeft w:val="0"/>
              <w:marRight w:val="0"/>
              <w:marTop w:val="0"/>
              <w:marBottom w:val="0"/>
              <w:divBdr>
                <w:top w:val="none" w:sz="0" w:space="0" w:color="auto"/>
                <w:left w:val="none" w:sz="0" w:space="0" w:color="auto"/>
                <w:bottom w:val="none" w:sz="0" w:space="0" w:color="auto"/>
                <w:right w:val="none" w:sz="0" w:space="0" w:color="auto"/>
              </w:divBdr>
            </w:div>
            <w:div w:id="687219761">
              <w:marLeft w:val="0"/>
              <w:marRight w:val="0"/>
              <w:marTop w:val="0"/>
              <w:marBottom w:val="0"/>
              <w:divBdr>
                <w:top w:val="none" w:sz="0" w:space="0" w:color="auto"/>
                <w:left w:val="none" w:sz="0" w:space="0" w:color="auto"/>
                <w:bottom w:val="none" w:sz="0" w:space="0" w:color="auto"/>
                <w:right w:val="none" w:sz="0" w:space="0" w:color="auto"/>
              </w:divBdr>
            </w:div>
            <w:div w:id="687682429">
              <w:marLeft w:val="0"/>
              <w:marRight w:val="0"/>
              <w:marTop w:val="0"/>
              <w:marBottom w:val="0"/>
              <w:divBdr>
                <w:top w:val="none" w:sz="0" w:space="0" w:color="auto"/>
                <w:left w:val="none" w:sz="0" w:space="0" w:color="auto"/>
                <w:bottom w:val="none" w:sz="0" w:space="0" w:color="auto"/>
                <w:right w:val="none" w:sz="0" w:space="0" w:color="auto"/>
              </w:divBdr>
            </w:div>
            <w:div w:id="688607417">
              <w:marLeft w:val="0"/>
              <w:marRight w:val="0"/>
              <w:marTop w:val="0"/>
              <w:marBottom w:val="0"/>
              <w:divBdr>
                <w:top w:val="none" w:sz="0" w:space="0" w:color="auto"/>
                <w:left w:val="none" w:sz="0" w:space="0" w:color="auto"/>
                <w:bottom w:val="none" w:sz="0" w:space="0" w:color="auto"/>
                <w:right w:val="none" w:sz="0" w:space="0" w:color="auto"/>
              </w:divBdr>
            </w:div>
            <w:div w:id="690298402">
              <w:marLeft w:val="0"/>
              <w:marRight w:val="0"/>
              <w:marTop w:val="0"/>
              <w:marBottom w:val="0"/>
              <w:divBdr>
                <w:top w:val="none" w:sz="0" w:space="0" w:color="auto"/>
                <w:left w:val="none" w:sz="0" w:space="0" w:color="auto"/>
                <w:bottom w:val="none" w:sz="0" w:space="0" w:color="auto"/>
                <w:right w:val="none" w:sz="0" w:space="0" w:color="auto"/>
              </w:divBdr>
            </w:div>
            <w:div w:id="690716178">
              <w:marLeft w:val="0"/>
              <w:marRight w:val="0"/>
              <w:marTop w:val="0"/>
              <w:marBottom w:val="0"/>
              <w:divBdr>
                <w:top w:val="none" w:sz="0" w:space="0" w:color="auto"/>
                <w:left w:val="none" w:sz="0" w:space="0" w:color="auto"/>
                <w:bottom w:val="none" w:sz="0" w:space="0" w:color="auto"/>
                <w:right w:val="none" w:sz="0" w:space="0" w:color="auto"/>
              </w:divBdr>
            </w:div>
            <w:div w:id="692658268">
              <w:marLeft w:val="0"/>
              <w:marRight w:val="0"/>
              <w:marTop w:val="0"/>
              <w:marBottom w:val="0"/>
              <w:divBdr>
                <w:top w:val="none" w:sz="0" w:space="0" w:color="auto"/>
                <w:left w:val="none" w:sz="0" w:space="0" w:color="auto"/>
                <w:bottom w:val="none" w:sz="0" w:space="0" w:color="auto"/>
                <w:right w:val="none" w:sz="0" w:space="0" w:color="auto"/>
              </w:divBdr>
            </w:div>
            <w:div w:id="696081470">
              <w:marLeft w:val="0"/>
              <w:marRight w:val="0"/>
              <w:marTop w:val="0"/>
              <w:marBottom w:val="0"/>
              <w:divBdr>
                <w:top w:val="none" w:sz="0" w:space="0" w:color="auto"/>
                <w:left w:val="none" w:sz="0" w:space="0" w:color="auto"/>
                <w:bottom w:val="none" w:sz="0" w:space="0" w:color="auto"/>
                <w:right w:val="none" w:sz="0" w:space="0" w:color="auto"/>
              </w:divBdr>
            </w:div>
            <w:div w:id="696589759">
              <w:marLeft w:val="0"/>
              <w:marRight w:val="0"/>
              <w:marTop w:val="0"/>
              <w:marBottom w:val="0"/>
              <w:divBdr>
                <w:top w:val="none" w:sz="0" w:space="0" w:color="auto"/>
                <w:left w:val="none" w:sz="0" w:space="0" w:color="auto"/>
                <w:bottom w:val="none" w:sz="0" w:space="0" w:color="auto"/>
                <w:right w:val="none" w:sz="0" w:space="0" w:color="auto"/>
              </w:divBdr>
            </w:div>
            <w:div w:id="697631017">
              <w:marLeft w:val="0"/>
              <w:marRight w:val="0"/>
              <w:marTop w:val="360"/>
              <w:marBottom w:val="0"/>
              <w:divBdr>
                <w:top w:val="single" w:sz="6" w:space="0" w:color="auto"/>
                <w:left w:val="single" w:sz="6" w:space="0" w:color="auto"/>
                <w:bottom w:val="single" w:sz="6" w:space="0" w:color="auto"/>
                <w:right w:val="single" w:sz="6" w:space="0" w:color="auto"/>
              </w:divBdr>
            </w:div>
            <w:div w:id="697974506">
              <w:marLeft w:val="0"/>
              <w:marRight w:val="0"/>
              <w:marTop w:val="0"/>
              <w:marBottom w:val="0"/>
              <w:divBdr>
                <w:top w:val="none" w:sz="0" w:space="0" w:color="auto"/>
                <w:left w:val="none" w:sz="0" w:space="0" w:color="auto"/>
                <w:bottom w:val="none" w:sz="0" w:space="0" w:color="auto"/>
                <w:right w:val="none" w:sz="0" w:space="0" w:color="auto"/>
              </w:divBdr>
            </w:div>
            <w:div w:id="703991482">
              <w:marLeft w:val="0"/>
              <w:marRight w:val="0"/>
              <w:marTop w:val="0"/>
              <w:marBottom w:val="0"/>
              <w:divBdr>
                <w:top w:val="none" w:sz="0" w:space="0" w:color="auto"/>
                <w:left w:val="none" w:sz="0" w:space="0" w:color="auto"/>
                <w:bottom w:val="none" w:sz="0" w:space="0" w:color="auto"/>
                <w:right w:val="none" w:sz="0" w:space="0" w:color="auto"/>
              </w:divBdr>
            </w:div>
            <w:div w:id="709458338">
              <w:marLeft w:val="0"/>
              <w:marRight w:val="0"/>
              <w:marTop w:val="0"/>
              <w:marBottom w:val="0"/>
              <w:divBdr>
                <w:top w:val="none" w:sz="0" w:space="0" w:color="auto"/>
                <w:left w:val="none" w:sz="0" w:space="0" w:color="auto"/>
                <w:bottom w:val="none" w:sz="0" w:space="0" w:color="auto"/>
                <w:right w:val="none" w:sz="0" w:space="0" w:color="auto"/>
              </w:divBdr>
            </w:div>
            <w:div w:id="709458542">
              <w:marLeft w:val="0"/>
              <w:marRight w:val="0"/>
              <w:marTop w:val="0"/>
              <w:marBottom w:val="0"/>
              <w:divBdr>
                <w:top w:val="none" w:sz="0" w:space="0" w:color="auto"/>
                <w:left w:val="none" w:sz="0" w:space="0" w:color="auto"/>
                <w:bottom w:val="none" w:sz="0" w:space="0" w:color="auto"/>
                <w:right w:val="none" w:sz="0" w:space="0" w:color="auto"/>
              </w:divBdr>
            </w:div>
            <w:div w:id="709912763">
              <w:marLeft w:val="0"/>
              <w:marRight w:val="0"/>
              <w:marTop w:val="0"/>
              <w:marBottom w:val="0"/>
              <w:divBdr>
                <w:top w:val="none" w:sz="0" w:space="0" w:color="auto"/>
                <w:left w:val="none" w:sz="0" w:space="0" w:color="auto"/>
                <w:bottom w:val="none" w:sz="0" w:space="0" w:color="auto"/>
                <w:right w:val="none" w:sz="0" w:space="0" w:color="auto"/>
              </w:divBdr>
            </w:div>
            <w:div w:id="710038333">
              <w:marLeft w:val="0"/>
              <w:marRight w:val="0"/>
              <w:marTop w:val="0"/>
              <w:marBottom w:val="0"/>
              <w:divBdr>
                <w:top w:val="none" w:sz="0" w:space="0" w:color="auto"/>
                <w:left w:val="none" w:sz="0" w:space="0" w:color="auto"/>
                <w:bottom w:val="none" w:sz="0" w:space="0" w:color="auto"/>
                <w:right w:val="none" w:sz="0" w:space="0" w:color="auto"/>
              </w:divBdr>
            </w:div>
            <w:div w:id="710618355">
              <w:marLeft w:val="0"/>
              <w:marRight w:val="0"/>
              <w:marTop w:val="0"/>
              <w:marBottom w:val="0"/>
              <w:divBdr>
                <w:top w:val="none" w:sz="0" w:space="0" w:color="auto"/>
                <w:left w:val="none" w:sz="0" w:space="0" w:color="auto"/>
                <w:bottom w:val="none" w:sz="0" w:space="0" w:color="auto"/>
                <w:right w:val="none" w:sz="0" w:space="0" w:color="auto"/>
              </w:divBdr>
            </w:div>
            <w:div w:id="717977114">
              <w:marLeft w:val="0"/>
              <w:marRight w:val="0"/>
              <w:marTop w:val="0"/>
              <w:marBottom w:val="0"/>
              <w:divBdr>
                <w:top w:val="none" w:sz="0" w:space="0" w:color="auto"/>
                <w:left w:val="none" w:sz="0" w:space="0" w:color="auto"/>
                <w:bottom w:val="none" w:sz="0" w:space="0" w:color="auto"/>
                <w:right w:val="none" w:sz="0" w:space="0" w:color="auto"/>
              </w:divBdr>
            </w:div>
            <w:div w:id="719784771">
              <w:marLeft w:val="0"/>
              <w:marRight w:val="0"/>
              <w:marTop w:val="0"/>
              <w:marBottom w:val="0"/>
              <w:divBdr>
                <w:top w:val="none" w:sz="0" w:space="0" w:color="auto"/>
                <w:left w:val="none" w:sz="0" w:space="0" w:color="auto"/>
                <w:bottom w:val="none" w:sz="0" w:space="0" w:color="auto"/>
                <w:right w:val="none" w:sz="0" w:space="0" w:color="auto"/>
              </w:divBdr>
            </w:div>
            <w:div w:id="719984024">
              <w:marLeft w:val="0"/>
              <w:marRight w:val="0"/>
              <w:marTop w:val="0"/>
              <w:marBottom w:val="0"/>
              <w:divBdr>
                <w:top w:val="none" w:sz="0" w:space="0" w:color="auto"/>
                <w:left w:val="none" w:sz="0" w:space="0" w:color="auto"/>
                <w:bottom w:val="none" w:sz="0" w:space="0" w:color="auto"/>
                <w:right w:val="none" w:sz="0" w:space="0" w:color="auto"/>
              </w:divBdr>
            </w:div>
            <w:div w:id="725372048">
              <w:marLeft w:val="0"/>
              <w:marRight w:val="0"/>
              <w:marTop w:val="0"/>
              <w:marBottom w:val="0"/>
              <w:divBdr>
                <w:top w:val="none" w:sz="0" w:space="0" w:color="auto"/>
                <w:left w:val="none" w:sz="0" w:space="0" w:color="auto"/>
                <w:bottom w:val="none" w:sz="0" w:space="0" w:color="auto"/>
                <w:right w:val="none" w:sz="0" w:space="0" w:color="auto"/>
              </w:divBdr>
            </w:div>
            <w:div w:id="727075401">
              <w:marLeft w:val="0"/>
              <w:marRight w:val="0"/>
              <w:marTop w:val="0"/>
              <w:marBottom w:val="0"/>
              <w:divBdr>
                <w:top w:val="none" w:sz="0" w:space="0" w:color="auto"/>
                <w:left w:val="none" w:sz="0" w:space="0" w:color="auto"/>
                <w:bottom w:val="none" w:sz="0" w:space="0" w:color="auto"/>
                <w:right w:val="none" w:sz="0" w:space="0" w:color="auto"/>
              </w:divBdr>
            </w:div>
            <w:div w:id="727151675">
              <w:marLeft w:val="0"/>
              <w:marRight w:val="0"/>
              <w:marTop w:val="0"/>
              <w:marBottom w:val="0"/>
              <w:divBdr>
                <w:top w:val="none" w:sz="0" w:space="0" w:color="auto"/>
                <w:left w:val="none" w:sz="0" w:space="0" w:color="auto"/>
                <w:bottom w:val="none" w:sz="0" w:space="0" w:color="auto"/>
                <w:right w:val="none" w:sz="0" w:space="0" w:color="auto"/>
              </w:divBdr>
            </w:div>
            <w:div w:id="727188042">
              <w:marLeft w:val="0"/>
              <w:marRight w:val="0"/>
              <w:marTop w:val="0"/>
              <w:marBottom w:val="0"/>
              <w:divBdr>
                <w:top w:val="none" w:sz="0" w:space="0" w:color="auto"/>
                <w:left w:val="none" w:sz="0" w:space="0" w:color="auto"/>
                <w:bottom w:val="none" w:sz="0" w:space="0" w:color="auto"/>
                <w:right w:val="none" w:sz="0" w:space="0" w:color="auto"/>
              </w:divBdr>
            </w:div>
            <w:div w:id="727219934">
              <w:marLeft w:val="0"/>
              <w:marRight w:val="0"/>
              <w:marTop w:val="0"/>
              <w:marBottom w:val="0"/>
              <w:divBdr>
                <w:top w:val="none" w:sz="0" w:space="0" w:color="auto"/>
                <w:left w:val="none" w:sz="0" w:space="0" w:color="auto"/>
                <w:bottom w:val="none" w:sz="0" w:space="0" w:color="auto"/>
                <w:right w:val="none" w:sz="0" w:space="0" w:color="auto"/>
              </w:divBdr>
            </w:div>
            <w:div w:id="728774112">
              <w:marLeft w:val="0"/>
              <w:marRight w:val="0"/>
              <w:marTop w:val="0"/>
              <w:marBottom w:val="0"/>
              <w:divBdr>
                <w:top w:val="none" w:sz="0" w:space="0" w:color="auto"/>
                <w:left w:val="none" w:sz="0" w:space="0" w:color="auto"/>
                <w:bottom w:val="none" w:sz="0" w:space="0" w:color="auto"/>
                <w:right w:val="none" w:sz="0" w:space="0" w:color="auto"/>
              </w:divBdr>
            </w:div>
            <w:div w:id="729350329">
              <w:marLeft w:val="0"/>
              <w:marRight w:val="0"/>
              <w:marTop w:val="0"/>
              <w:marBottom w:val="0"/>
              <w:divBdr>
                <w:top w:val="none" w:sz="0" w:space="0" w:color="auto"/>
                <w:left w:val="none" w:sz="0" w:space="0" w:color="auto"/>
                <w:bottom w:val="none" w:sz="0" w:space="0" w:color="auto"/>
                <w:right w:val="none" w:sz="0" w:space="0" w:color="auto"/>
              </w:divBdr>
            </w:div>
            <w:div w:id="732847328">
              <w:marLeft w:val="0"/>
              <w:marRight w:val="0"/>
              <w:marTop w:val="0"/>
              <w:marBottom w:val="0"/>
              <w:divBdr>
                <w:top w:val="none" w:sz="0" w:space="0" w:color="auto"/>
                <w:left w:val="none" w:sz="0" w:space="0" w:color="auto"/>
                <w:bottom w:val="none" w:sz="0" w:space="0" w:color="auto"/>
                <w:right w:val="none" w:sz="0" w:space="0" w:color="auto"/>
              </w:divBdr>
            </w:div>
            <w:div w:id="733553781">
              <w:marLeft w:val="0"/>
              <w:marRight w:val="0"/>
              <w:marTop w:val="0"/>
              <w:marBottom w:val="0"/>
              <w:divBdr>
                <w:top w:val="none" w:sz="0" w:space="0" w:color="auto"/>
                <w:left w:val="none" w:sz="0" w:space="0" w:color="auto"/>
                <w:bottom w:val="none" w:sz="0" w:space="0" w:color="auto"/>
                <w:right w:val="none" w:sz="0" w:space="0" w:color="auto"/>
              </w:divBdr>
            </w:div>
            <w:div w:id="734351319">
              <w:marLeft w:val="0"/>
              <w:marRight w:val="0"/>
              <w:marTop w:val="0"/>
              <w:marBottom w:val="0"/>
              <w:divBdr>
                <w:top w:val="none" w:sz="0" w:space="0" w:color="auto"/>
                <w:left w:val="none" w:sz="0" w:space="0" w:color="auto"/>
                <w:bottom w:val="none" w:sz="0" w:space="0" w:color="auto"/>
                <w:right w:val="none" w:sz="0" w:space="0" w:color="auto"/>
              </w:divBdr>
            </w:div>
            <w:div w:id="735056378">
              <w:marLeft w:val="0"/>
              <w:marRight w:val="0"/>
              <w:marTop w:val="0"/>
              <w:marBottom w:val="0"/>
              <w:divBdr>
                <w:top w:val="none" w:sz="0" w:space="0" w:color="auto"/>
                <w:left w:val="none" w:sz="0" w:space="0" w:color="auto"/>
                <w:bottom w:val="none" w:sz="0" w:space="0" w:color="auto"/>
                <w:right w:val="none" w:sz="0" w:space="0" w:color="auto"/>
              </w:divBdr>
            </w:div>
            <w:div w:id="737172515">
              <w:marLeft w:val="0"/>
              <w:marRight w:val="0"/>
              <w:marTop w:val="0"/>
              <w:marBottom w:val="0"/>
              <w:divBdr>
                <w:top w:val="none" w:sz="0" w:space="0" w:color="auto"/>
                <w:left w:val="none" w:sz="0" w:space="0" w:color="auto"/>
                <w:bottom w:val="none" w:sz="0" w:space="0" w:color="auto"/>
                <w:right w:val="none" w:sz="0" w:space="0" w:color="auto"/>
              </w:divBdr>
            </w:div>
            <w:div w:id="737442533">
              <w:marLeft w:val="0"/>
              <w:marRight w:val="0"/>
              <w:marTop w:val="0"/>
              <w:marBottom w:val="0"/>
              <w:divBdr>
                <w:top w:val="none" w:sz="0" w:space="0" w:color="auto"/>
                <w:left w:val="none" w:sz="0" w:space="0" w:color="auto"/>
                <w:bottom w:val="none" w:sz="0" w:space="0" w:color="auto"/>
                <w:right w:val="none" w:sz="0" w:space="0" w:color="auto"/>
              </w:divBdr>
            </w:div>
            <w:div w:id="737631007">
              <w:marLeft w:val="0"/>
              <w:marRight w:val="0"/>
              <w:marTop w:val="0"/>
              <w:marBottom w:val="0"/>
              <w:divBdr>
                <w:top w:val="none" w:sz="0" w:space="0" w:color="auto"/>
                <w:left w:val="none" w:sz="0" w:space="0" w:color="auto"/>
                <w:bottom w:val="none" w:sz="0" w:space="0" w:color="auto"/>
                <w:right w:val="none" w:sz="0" w:space="0" w:color="auto"/>
              </w:divBdr>
            </w:div>
            <w:div w:id="738678195">
              <w:marLeft w:val="0"/>
              <w:marRight w:val="0"/>
              <w:marTop w:val="0"/>
              <w:marBottom w:val="0"/>
              <w:divBdr>
                <w:top w:val="none" w:sz="0" w:space="0" w:color="auto"/>
                <w:left w:val="none" w:sz="0" w:space="0" w:color="auto"/>
                <w:bottom w:val="none" w:sz="0" w:space="0" w:color="auto"/>
                <w:right w:val="none" w:sz="0" w:space="0" w:color="auto"/>
              </w:divBdr>
            </w:div>
            <w:div w:id="740366541">
              <w:marLeft w:val="0"/>
              <w:marRight w:val="0"/>
              <w:marTop w:val="0"/>
              <w:marBottom w:val="0"/>
              <w:divBdr>
                <w:top w:val="none" w:sz="0" w:space="0" w:color="auto"/>
                <w:left w:val="none" w:sz="0" w:space="0" w:color="auto"/>
                <w:bottom w:val="none" w:sz="0" w:space="0" w:color="auto"/>
                <w:right w:val="none" w:sz="0" w:space="0" w:color="auto"/>
              </w:divBdr>
            </w:div>
            <w:div w:id="740373610">
              <w:marLeft w:val="0"/>
              <w:marRight w:val="0"/>
              <w:marTop w:val="0"/>
              <w:marBottom w:val="0"/>
              <w:divBdr>
                <w:top w:val="none" w:sz="0" w:space="0" w:color="auto"/>
                <w:left w:val="none" w:sz="0" w:space="0" w:color="auto"/>
                <w:bottom w:val="none" w:sz="0" w:space="0" w:color="auto"/>
                <w:right w:val="none" w:sz="0" w:space="0" w:color="auto"/>
              </w:divBdr>
            </w:div>
            <w:div w:id="740643636">
              <w:marLeft w:val="0"/>
              <w:marRight w:val="0"/>
              <w:marTop w:val="0"/>
              <w:marBottom w:val="0"/>
              <w:divBdr>
                <w:top w:val="none" w:sz="0" w:space="0" w:color="auto"/>
                <w:left w:val="none" w:sz="0" w:space="0" w:color="auto"/>
                <w:bottom w:val="none" w:sz="0" w:space="0" w:color="auto"/>
                <w:right w:val="none" w:sz="0" w:space="0" w:color="auto"/>
              </w:divBdr>
            </w:div>
            <w:div w:id="741483831">
              <w:marLeft w:val="0"/>
              <w:marRight w:val="0"/>
              <w:marTop w:val="0"/>
              <w:marBottom w:val="0"/>
              <w:divBdr>
                <w:top w:val="none" w:sz="0" w:space="0" w:color="auto"/>
                <w:left w:val="none" w:sz="0" w:space="0" w:color="auto"/>
                <w:bottom w:val="none" w:sz="0" w:space="0" w:color="auto"/>
                <w:right w:val="none" w:sz="0" w:space="0" w:color="auto"/>
              </w:divBdr>
            </w:div>
            <w:div w:id="742217228">
              <w:marLeft w:val="0"/>
              <w:marRight w:val="0"/>
              <w:marTop w:val="0"/>
              <w:marBottom w:val="0"/>
              <w:divBdr>
                <w:top w:val="none" w:sz="0" w:space="0" w:color="auto"/>
                <w:left w:val="none" w:sz="0" w:space="0" w:color="auto"/>
                <w:bottom w:val="none" w:sz="0" w:space="0" w:color="auto"/>
                <w:right w:val="none" w:sz="0" w:space="0" w:color="auto"/>
              </w:divBdr>
            </w:div>
            <w:div w:id="745419674">
              <w:marLeft w:val="0"/>
              <w:marRight w:val="0"/>
              <w:marTop w:val="0"/>
              <w:marBottom w:val="0"/>
              <w:divBdr>
                <w:top w:val="none" w:sz="0" w:space="0" w:color="auto"/>
                <w:left w:val="none" w:sz="0" w:space="0" w:color="auto"/>
                <w:bottom w:val="none" w:sz="0" w:space="0" w:color="auto"/>
                <w:right w:val="none" w:sz="0" w:space="0" w:color="auto"/>
              </w:divBdr>
            </w:div>
            <w:div w:id="747459625">
              <w:marLeft w:val="0"/>
              <w:marRight w:val="0"/>
              <w:marTop w:val="0"/>
              <w:marBottom w:val="0"/>
              <w:divBdr>
                <w:top w:val="none" w:sz="0" w:space="0" w:color="auto"/>
                <w:left w:val="none" w:sz="0" w:space="0" w:color="auto"/>
                <w:bottom w:val="none" w:sz="0" w:space="0" w:color="auto"/>
                <w:right w:val="none" w:sz="0" w:space="0" w:color="auto"/>
              </w:divBdr>
            </w:div>
            <w:div w:id="749889100">
              <w:marLeft w:val="0"/>
              <w:marRight w:val="0"/>
              <w:marTop w:val="0"/>
              <w:marBottom w:val="0"/>
              <w:divBdr>
                <w:top w:val="none" w:sz="0" w:space="0" w:color="auto"/>
                <w:left w:val="none" w:sz="0" w:space="0" w:color="auto"/>
                <w:bottom w:val="none" w:sz="0" w:space="0" w:color="auto"/>
                <w:right w:val="none" w:sz="0" w:space="0" w:color="auto"/>
              </w:divBdr>
            </w:div>
            <w:div w:id="749960562">
              <w:marLeft w:val="0"/>
              <w:marRight w:val="0"/>
              <w:marTop w:val="0"/>
              <w:marBottom w:val="0"/>
              <w:divBdr>
                <w:top w:val="none" w:sz="0" w:space="0" w:color="auto"/>
                <w:left w:val="none" w:sz="0" w:space="0" w:color="auto"/>
                <w:bottom w:val="none" w:sz="0" w:space="0" w:color="auto"/>
                <w:right w:val="none" w:sz="0" w:space="0" w:color="auto"/>
              </w:divBdr>
            </w:div>
            <w:div w:id="752706967">
              <w:marLeft w:val="0"/>
              <w:marRight w:val="0"/>
              <w:marTop w:val="0"/>
              <w:marBottom w:val="0"/>
              <w:divBdr>
                <w:top w:val="none" w:sz="0" w:space="0" w:color="auto"/>
                <w:left w:val="none" w:sz="0" w:space="0" w:color="auto"/>
                <w:bottom w:val="none" w:sz="0" w:space="0" w:color="auto"/>
                <w:right w:val="none" w:sz="0" w:space="0" w:color="auto"/>
              </w:divBdr>
            </w:div>
            <w:div w:id="754546769">
              <w:marLeft w:val="0"/>
              <w:marRight w:val="0"/>
              <w:marTop w:val="0"/>
              <w:marBottom w:val="0"/>
              <w:divBdr>
                <w:top w:val="none" w:sz="0" w:space="0" w:color="auto"/>
                <w:left w:val="none" w:sz="0" w:space="0" w:color="auto"/>
                <w:bottom w:val="none" w:sz="0" w:space="0" w:color="auto"/>
                <w:right w:val="none" w:sz="0" w:space="0" w:color="auto"/>
              </w:divBdr>
            </w:div>
            <w:div w:id="755634456">
              <w:marLeft w:val="0"/>
              <w:marRight w:val="0"/>
              <w:marTop w:val="0"/>
              <w:marBottom w:val="0"/>
              <w:divBdr>
                <w:top w:val="none" w:sz="0" w:space="0" w:color="auto"/>
                <w:left w:val="none" w:sz="0" w:space="0" w:color="auto"/>
                <w:bottom w:val="none" w:sz="0" w:space="0" w:color="auto"/>
                <w:right w:val="none" w:sz="0" w:space="0" w:color="auto"/>
              </w:divBdr>
            </w:div>
            <w:div w:id="755710004">
              <w:marLeft w:val="0"/>
              <w:marRight w:val="0"/>
              <w:marTop w:val="0"/>
              <w:marBottom w:val="0"/>
              <w:divBdr>
                <w:top w:val="none" w:sz="0" w:space="0" w:color="auto"/>
                <w:left w:val="none" w:sz="0" w:space="0" w:color="auto"/>
                <w:bottom w:val="none" w:sz="0" w:space="0" w:color="auto"/>
                <w:right w:val="none" w:sz="0" w:space="0" w:color="auto"/>
              </w:divBdr>
            </w:div>
            <w:div w:id="756561946">
              <w:marLeft w:val="0"/>
              <w:marRight w:val="0"/>
              <w:marTop w:val="0"/>
              <w:marBottom w:val="0"/>
              <w:divBdr>
                <w:top w:val="none" w:sz="0" w:space="0" w:color="auto"/>
                <w:left w:val="none" w:sz="0" w:space="0" w:color="auto"/>
                <w:bottom w:val="none" w:sz="0" w:space="0" w:color="auto"/>
                <w:right w:val="none" w:sz="0" w:space="0" w:color="auto"/>
              </w:divBdr>
            </w:div>
            <w:div w:id="759565880">
              <w:marLeft w:val="0"/>
              <w:marRight w:val="0"/>
              <w:marTop w:val="0"/>
              <w:marBottom w:val="0"/>
              <w:divBdr>
                <w:top w:val="none" w:sz="0" w:space="0" w:color="auto"/>
                <w:left w:val="none" w:sz="0" w:space="0" w:color="auto"/>
                <w:bottom w:val="none" w:sz="0" w:space="0" w:color="auto"/>
                <w:right w:val="none" w:sz="0" w:space="0" w:color="auto"/>
              </w:divBdr>
            </w:div>
            <w:div w:id="759982044">
              <w:marLeft w:val="0"/>
              <w:marRight w:val="0"/>
              <w:marTop w:val="0"/>
              <w:marBottom w:val="0"/>
              <w:divBdr>
                <w:top w:val="none" w:sz="0" w:space="0" w:color="auto"/>
                <w:left w:val="none" w:sz="0" w:space="0" w:color="auto"/>
                <w:bottom w:val="none" w:sz="0" w:space="0" w:color="auto"/>
                <w:right w:val="none" w:sz="0" w:space="0" w:color="auto"/>
              </w:divBdr>
            </w:div>
            <w:div w:id="760878994">
              <w:marLeft w:val="0"/>
              <w:marRight w:val="0"/>
              <w:marTop w:val="0"/>
              <w:marBottom w:val="0"/>
              <w:divBdr>
                <w:top w:val="none" w:sz="0" w:space="0" w:color="auto"/>
                <w:left w:val="none" w:sz="0" w:space="0" w:color="auto"/>
                <w:bottom w:val="none" w:sz="0" w:space="0" w:color="auto"/>
                <w:right w:val="none" w:sz="0" w:space="0" w:color="auto"/>
              </w:divBdr>
            </w:div>
            <w:div w:id="762922324">
              <w:marLeft w:val="0"/>
              <w:marRight w:val="0"/>
              <w:marTop w:val="0"/>
              <w:marBottom w:val="0"/>
              <w:divBdr>
                <w:top w:val="none" w:sz="0" w:space="0" w:color="auto"/>
                <w:left w:val="none" w:sz="0" w:space="0" w:color="auto"/>
                <w:bottom w:val="none" w:sz="0" w:space="0" w:color="auto"/>
                <w:right w:val="none" w:sz="0" w:space="0" w:color="auto"/>
              </w:divBdr>
            </w:div>
            <w:div w:id="768427337">
              <w:marLeft w:val="0"/>
              <w:marRight w:val="0"/>
              <w:marTop w:val="0"/>
              <w:marBottom w:val="0"/>
              <w:divBdr>
                <w:top w:val="none" w:sz="0" w:space="0" w:color="auto"/>
                <w:left w:val="none" w:sz="0" w:space="0" w:color="auto"/>
                <w:bottom w:val="none" w:sz="0" w:space="0" w:color="auto"/>
                <w:right w:val="none" w:sz="0" w:space="0" w:color="auto"/>
              </w:divBdr>
            </w:div>
            <w:div w:id="768742113">
              <w:marLeft w:val="0"/>
              <w:marRight w:val="0"/>
              <w:marTop w:val="0"/>
              <w:marBottom w:val="0"/>
              <w:divBdr>
                <w:top w:val="none" w:sz="0" w:space="0" w:color="auto"/>
                <w:left w:val="none" w:sz="0" w:space="0" w:color="auto"/>
                <w:bottom w:val="none" w:sz="0" w:space="0" w:color="auto"/>
                <w:right w:val="none" w:sz="0" w:space="0" w:color="auto"/>
              </w:divBdr>
            </w:div>
            <w:div w:id="768892930">
              <w:marLeft w:val="0"/>
              <w:marRight w:val="0"/>
              <w:marTop w:val="0"/>
              <w:marBottom w:val="0"/>
              <w:divBdr>
                <w:top w:val="none" w:sz="0" w:space="0" w:color="auto"/>
                <w:left w:val="none" w:sz="0" w:space="0" w:color="auto"/>
                <w:bottom w:val="none" w:sz="0" w:space="0" w:color="auto"/>
                <w:right w:val="none" w:sz="0" w:space="0" w:color="auto"/>
              </w:divBdr>
            </w:div>
            <w:div w:id="769816268">
              <w:marLeft w:val="0"/>
              <w:marRight w:val="0"/>
              <w:marTop w:val="0"/>
              <w:marBottom w:val="0"/>
              <w:divBdr>
                <w:top w:val="none" w:sz="0" w:space="0" w:color="auto"/>
                <w:left w:val="none" w:sz="0" w:space="0" w:color="auto"/>
                <w:bottom w:val="none" w:sz="0" w:space="0" w:color="auto"/>
                <w:right w:val="none" w:sz="0" w:space="0" w:color="auto"/>
              </w:divBdr>
            </w:div>
            <w:div w:id="771825385">
              <w:marLeft w:val="0"/>
              <w:marRight w:val="0"/>
              <w:marTop w:val="0"/>
              <w:marBottom w:val="0"/>
              <w:divBdr>
                <w:top w:val="none" w:sz="0" w:space="0" w:color="auto"/>
                <w:left w:val="none" w:sz="0" w:space="0" w:color="auto"/>
                <w:bottom w:val="none" w:sz="0" w:space="0" w:color="auto"/>
                <w:right w:val="none" w:sz="0" w:space="0" w:color="auto"/>
              </w:divBdr>
            </w:div>
            <w:div w:id="772942298">
              <w:marLeft w:val="0"/>
              <w:marRight w:val="0"/>
              <w:marTop w:val="0"/>
              <w:marBottom w:val="0"/>
              <w:divBdr>
                <w:top w:val="none" w:sz="0" w:space="0" w:color="auto"/>
                <w:left w:val="none" w:sz="0" w:space="0" w:color="auto"/>
                <w:bottom w:val="none" w:sz="0" w:space="0" w:color="auto"/>
                <w:right w:val="none" w:sz="0" w:space="0" w:color="auto"/>
              </w:divBdr>
            </w:div>
            <w:div w:id="774247398">
              <w:marLeft w:val="0"/>
              <w:marRight w:val="0"/>
              <w:marTop w:val="0"/>
              <w:marBottom w:val="0"/>
              <w:divBdr>
                <w:top w:val="none" w:sz="0" w:space="0" w:color="auto"/>
                <w:left w:val="none" w:sz="0" w:space="0" w:color="auto"/>
                <w:bottom w:val="none" w:sz="0" w:space="0" w:color="auto"/>
                <w:right w:val="none" w:sz="0" w:space="0" w:color="auto"/>
              </w:divBdr>
            </w:div>
            <w:div w:id="774712924">
              <w:marLeft w:val="0"/>
              <w:marRight w:val="0"/>
              <w:marTop w:val="0"/>
              <w:marBottom w:val="0"/>
              <w:divBdr>
                <w:top w:val="none" w:sz="0" w:space="0" w:color="auto"/>
                <w:left w:val="none" w:sz="0" w:space="0" w:color="auto"/>
                <w:bottom w:val="none" w:sz="0" w:space="0" w:color="auto"/>
                <w:right w:val="none" w:sz="0" w:space="0" w:color="auto"/>
              </w:divBdr>
            </w:div>
            <w:div w:id="777455753">
              <w:marLeft w:val="0"/>
              <w:marRight w:val="0"/>
              <w:marTop w:val="0"/>
              <w:marBottom w:val="0"/>
              <w:divBdr>
                <w:top w:val="none" w:sz="0" w:space="0" w:color="auto"/>
                <w:left w:val="none" w:sz="0" w:space="0" w:color="auto"/>
                <w:bottom w:val="none" w:sz="0" w:space="0" w:color="auto"/>
                <w:right w:val="none" w:sz="0" w:space="0" w:color="auto"/>
              </w:divBdr>
            </w:div>
            <w:div w:id="777986566">
              <w:marLeft w:val="0"/>
              <w:marRight w:val="0"/>
              <w:marTop w:val="0"/>
              <w:marBottom w:val="0"/>
              <w:divBdr>
                <w:top w:val="none" w:sz="0" w:space="0" w:color="auto"/>
                <w:left w:val="none" w:sz="0" w:space="0" w:color="auto"/>
                <w:bottom w:val="none" w:sz="0" w:space="0" w:color="auto"/>
                <w:right w:val="none" w:sz="0" w:space="0" w:color="auto"/>
              </w:divBdr>
            </w:div>
            <w:div w:id="782962303">
              <w:marLeft w:val="0"/>
              <w:marRight w:val="0"/>
              <w:marTop w:val="0"/>
              <w:marBottom w:val="0"/>
              <w:divBdr>
                <w:top w:val="none" w:sz="0" w:space="0" w:color="auto"/>
                <w:left w:val="none" w:sz="0" w:space="0" w:color="auto"/>
                <w:bottom w:val="none" w:sz="0" w:space="0" w:color="auto"/>
                <w:right w:val="none" w:sz="0" w:space="0" w:color="auto"/>
              </w:divBdr>
            </w:div>
            <w:div w:id="783959800">
              <w:marLeft w:val="0"/>
              <w:marRight w:val="0"/>
              <w:marTop w:val="0"/>
              <w:marBottom w:val="0"/>
              <w:divBdr>
                <w:top w:val="none" w:sz="0" w:space="0" w:color="auto"/>
                <w:left w:val="none" w:sz="0" w:space="0" w:color="auto"/>
                <w:bottom w:val="none" w:sz="0" w:space="0" w:color="auto"/>
                <w:right w:val="none" w:sz="0" w:space="0" w:color="auto"/>
              </w:divBdr>
            </w:div>
            <w:div w:id="785854561">
              <w:marLeft w:val="0"/>
              <w:marRight w:val="0"/>
              <w:marTop w:val="0"/>
              <w:marBottom w:val="0"/>
              <w:divBdr>
                <w:top w:val="none" w:sz="0" w:space="0" w:color="auto"/>
                <w:left w:val="none" w:sz="0" w:space="0" w:color="auto"/>
                <w:bottom w:val="none" w:sz="0" w:space="0" w:color="auto"/>
                <w:right w:val="none" w:sz="0" w:space="0" w:color="auto"/>
              </w:divBdr>
            </w:div>
            <w:div w:id="785932824">
              <w:marLeft w:val="0"/>
              <w:marRight w:val="0"/>
              <w:marTop w:val="0"/>
              <w:marBottom w:val="0"/>
              <w:divBdr>
                <w:top w:val="none" w:sz="0" w:space="0" w:color="auto"/>
                <w:left w:val="none" w:sz="0" w:space="0" w:color="auto"/>
                <w:bottom w:val="none" w:sz="0" w:space="0" w:color="auto"/>
                <w:right w:val="none" w:sz="0" w:space="0" w:color="auto"/>
              </w:divBdr>
            </w:div>
            <w:div w:id="790057904">
              <w:marLeft w:val="0"/>
              <w:marRight w:val="0"/>
              <w:marTop w:val="0"/>
              <w:marBottom w:val="0"/>
              <w:divBdr>
                <w:top w:val="none" w:sz="0" w:space="0" w:color="auto"/>
                <w:left w:val="none" w:sz="0" w:space="0" w:color="auto"/>
                <w:bottom w:val="none" w:sz="0" w:space="0" w:color="auto"/>
                <w:right w:val="none" w:sz="0" w:space="0" w:color="auto"/>
              </w:divBdr>
            </w:div>
            <w:div w:id="792285410">
              <w:marLeft w:val="0"/>
              <w:marRight w:val="0"/>
              <w:marTop w:val="0"/>
              <w:marBottom w:val="0"/>
              <w:divBdr>
                <w:top w:val="none" w:sz="0" w:space="0" w:color="auto"/>
                <w:left w:val="none" w:sz="0" w:space="0" w:color="auto"/>
                <w:bottom w:val="none" w:sz="0" w:space="0" w:color="auto"/>
                <w:right w:val="none" w:sz="0" w:space="0" w:color="auto"/>
              </w:divBdr>
            </w:div>
            <w:div w:id="792987094">
              <w:marLeft w:val="0"/>
              <w:marRight w:val="0"/>
              <w:marTop w:val="0"/>
              <w:marBottom w:val="0"/>
              <w:divBdr>
                <w:top w:val="none" w:sz="0" w:space="0" w:color="auto"/>
                <w:left w:val="none" w:sz="0" w:space="0" w:color="auto"/>
                <w:bottom w:val="none" w:sz="0" w:space="0" w:color="auto"/>
                <w:right w:val="none" w:sz="0" w:space="0" w:color="auto"/>
              </w:divBdr>
            </w:div>
            <w:div w:id="793325700">
              <w:marLeft w:val="0"/>
              <w:marRight w:val="0"/>
              <w:marTop w:val="0"/>
              <w:marBottom w:val="0"/>
              <w:divBdr>
                <w:top w:val="none" w:sz="0" w:space="0" w:color="auto"/>
                <w:left w:val="none" w:sz="0" w:space="0" w:color="auto"/>
                <w:bottom w:val="none" w:sz="0" w:space="0" w:color="auto"/>
                <w:right w:val="none" w:sz="0" w:space="0" w:color="auto"/>
              </w:divBdr>
            </w:div>
            <w:div w:id="794059323">
              <w:marLeft w:val="0"/>
              <w:marRight w:val="0"/>
              <w:marTop w:val="0"/>
              <w:marBottom w:val="0"/>
              <w:divBdr>
                <w:top w:val="none" w:sz="0" w:space="0" w:color="auto"/>
                <w:left w:val="none" w:sz="0" w:space="0" w:color="auto"/>
                <w:bottom w:val="none" w:sz="0" w:space="0" w:color="auto"/>
                <w:right w:val="none" w:sz="0" w:space="0" w:color="auto"/>
              </w:divBdr>
            </w:div>
            <w:div w:id="794644236">
              <w:marLeft w:val="0"/>
              <w:marRight w:val="0"/>
              <w:marTop w:val="0"/>
              <w:marBottom w:val="0"/>
              <w:divBdr>
                <w:top w:val="none" w:sz="0" w:space="0" w:color="auto"/>
                <w:left w:val="none" w:sz="0" w:space="0" w:color="auto"/>
                <w:bottom w:val="none" w:sz="0" w:space="0" w:color="auto"/>
                <w:right w:val="none" w:sz="0" w:space="0" w:color="auto"/>
              </w:divBdr>
            </w:div>
            <w:div w:id="795636842">
              <w:marLeft w:val="0"/>
              <w:marRight w:val="0"/>
              <w:marTop w:val="0"/>
              <w:marBottom w:val="0"/>
              <w:divBdr>
                <w:top w:val="none" w:sz="0" w:space="0" w:color="auto"/>
                <w:left w:val="none" w:sz="0" w:space="0" w:color="auto"/>
                <w:bottom w:val="none" w:sz="0" w:space="0" w:color="auto"/>
                <w:right w:val="none" w:sz="0" w:space="0" w:color="auto"/>
              </w:divBdr>
            </w:div>
            <w:div w:id="799036061">
              <w:marLeft w:val="0"/>
              <w:marRight w:val="0"/>
              <w:marTop w:val="0"/>
              <w:marBottom w:val="0"/>
              <w:divBdr>
                <w:top w:val="none" w:sz="0" w:space="0" w:color="auto"/>
                <w:left w:val="none" w:sz="0" w:space="0" w:color="auto"/>
                <w:bottom w:val="none" w:sz="0" w:space="0" w:color="auto"/>
                <w:right w:val="none" w:sz="0" w:space="0" w:color="auto"/>
              </w:divBdr>
            </w:div>
            <w:div w:id="799614002">
              <w:marLeft w:val="0"/>
              <w:marRight w:val="0"/>
              <w:marTop w:val="0"/>
              <w:marBottom w:val="0"/>
              <w:divBdr>
                <w:top w:val="none" w:sz="0" w:space="0" w:color="auto"/>
                <w:left w:val="none" w:sz="0" w:space="0" w:color="auto"/>
                <w:bottom w:val="none" w:sz="0" w:space="0" w:color="auto"/>
                <w:right w:val="none" w:sz="0" w:space="0" w:color="auto"/>
              </w:divBdr>
            </w:div>
            <w:div w:id="800225278">
              <w:marLeft w:val="0"/>
              <w:marRight w:val="0"/>
              <w:marTop w:val="0"/>
              <w:marBottom w:val="0"/>
              <w:divBdr>
                <w:top w:val="none" w:sz="0" w:space="0" w:color="auto"/>
                <w:left w:val="none" w:sz="0" w:space="0" w:color="auto"/>
                <w:bottom w:val="none" w:sz="0" w:space="0" w:color="auto"/>
                <w:right w:val="none" w:sz="0" w:space="0" w:color="auto"/>
              </w:divBdr>
            </w:div>
            <w:div w:id="802770952">
              <w:marLeft w:val="0"/>
              <w:marRight w:val="0"/>
              <w:marTop w:val="0"/>
              <w:marBottom w:val="0"/>
              <w:divBdr>
                <w:top w:val="none" w:sz="0" w:space="0" w:color="auto"/>
                <w:left w:val="none" w:sz="0" w:space="0" w:color="auto"/>
                <w:bottom w:val="none" w:sz="0" w:space="0" w:color="auto"/>
                <w:right w:val="none" w:sz="0" w:space="0" w:color="auto"/>
              </w:divBdr>
            </w:div>
            <w:div w:id="805659595">
              <w:marLeft w:val="0"/>
              <w:marRight w:val="0"/>
              <w:marTop w:val="0"/>
              <w:marBottom w:val="0"/>
              <w:divBdr>
                <w:top w:val="none" w:sz="0" w:space="0" w:color="auto"/>
                <w:left w:val="none" w:sz="0" w:space="0" w:color="auto"/>
                <w:bottom w:val="none" w:sz="0" w:space="0" w:color="auto"/>
                <w:right w:val="none" w:sz="0" w:space="0" w:color="auto"/>
              </w:divBdr>
              <w:divsChild>
                <w:div w:id="36785272">
                  <w:marLeft w:val="0"/>
                  <w:marRight w:val="0"/>
                  <w:marTop w:val="0"/>
                  <w:marBottom w:val="0"/>
                  <w:divBdr>
                    <w:top w:val="none" w:sz="0" w:space="0" w:color="auto"/>
                    <w:left w:val="none" w:sz="0" w:space="0" w:color="auto"/>
                    <w:bottom w:val="none" w:sz="0" w:space="0" w:color="auto"/>
                    <w:right w:val="none" w:sz="0" w:space="0" w:color="auto"/>
                  </w:divBdr>
                </w:div>
                <w:div w:id="41294290">
                  <w:marLeft w:val="0"/>
                  <w:marRight w:val="0"/>
                  <w:marTop w:val="0"/>
                  <w:marBottom w:val="0"/>
                  <w:divBdr>
                    <w:top w:val="none" w:sz="0" w:space="0" w:color="auto"/>
                    <w:left w:val="none" w:sz="0" w:space="0" w:color="auto"/>
                    <w:bottom w:val="none" w:sz="0" w:space="0" w:color="auto"/>
                    <w:right w:val="none" w:sz="0" w:space="0" w:color="auto"/>
                  </w:divBdr>
                </w:div>
                <w:div w:id="518390516">
                  <w:marLeft w:val="0"/>
                  <w:marRight w:val="0"/>
                  <w:marTop w:val="0"/>
                  <w:marBottom w:val="0"/>
                  <w:divBdr>
                    <w:top w:val="none" w:sz="0" w:space="0" w:color="auto"/>
                    <w:left w:val="none" w:sz="0" w:space="0" w:color="auto"/>
                    <w:bottom w:val="none" w:sz="0" w:space="0" w:color="auto"/>
                    <w:right w:val="none" w:sz="0" w:space="0" w:color="auto"/>
                  </w:divBdr>
                </w:div>
                <w:div w:id="575626289">
                  <w:marLeft w:val="0"/>
                  <w:marRight w:val="0"/>
                  <w:marTop w:val="0"/>
                  <w:marBottom w:val="0"/>
                  <w:divBdr>
                    <w:top w:val="none" w:sz="0" w:space="0" w:color="auto"/>
                    <w:left w:val="none" w:sz="0" w:space="0" w:color="auto"/>
                    <w:bottom w:val="none" w:sz="0" w:space="0" w:color="auto"/>
                    <w:right w:val="none" w:sz="0" w:space="0" w:color="auto"/>
                  </w:divBdr>
                </w:div>
                <w:div w:id="633557321">
                  <w:marLeft w:val="0"/>
                  <w:marRight w:val="0"/>
                  <w:marTop w:val="0"/>
                  <w:marBottom w:val="0"/>
                  <w:divBdr>
                    <w:top w:val="none" w:sz="0" w:space="0" w:color="auto"/>
                    <w:left w:val="none" w:sz="0" w:space="0" w:color="auto"/>
                    <w:bottom w:val="none" w:sz="0" w:space="0" w:color="auto"/>
                    <w:right w:val="none" w:sz="0" w:space="0" w:color="auto"/>
                  </w:divBdr>
                </w:div>
                <w:div w:id="684138345">
                  <w:marLeft w:val="0"/>
                  <w:marRight w:val="0"/>
                  <w:marTop w:val="0"/>
                  <w:marBottom w:val="0"/>
                  <w:divBdr>
                    <w:top w:val="none" w:sz="0" w:space="0" w:color="auto"/>
                    <w:left w:val="none" w:sz="0" w:space="0" w:color="auto"/>
                    <w:bottom w:val="none" w:sz="0" w:space="0" w:color="auto"/>
                    <w:right w:val="none" w:sz="0" w:space="0" w:color="auto"/>
                  </w:divBdr>
                </w:div>
                <w:div w:id="1229802225">
                  <w:marLeft w:val="0"/>
                  <w:marRight w:val="0"/>
                  <w:marTop w:val="0"/>
                  <w:marBottom w:val="0"/>
                  <w:divBdr>
                    <w:top w:val="none" w:sz="0" w:space="0" w:color="auto"/>
                    <w:left w:val="none" w:sz="0" w:space="0" w:color="auto"/>
                    <w:bottom w:val="none" w:sz="0" w:space="0" w:color="auto"/>
                    <w:right w:val="none" w:sz="0" w:space="0" w:color="auto"/>
                  </w:divBdr>
                </w:div>
                <w:div w:id="1420370357">
                  <w:marLeft w:val="0"/>
                  <w:marRight w:val="0"/>
                  <w:marTop w:val="0"/>
                  <w:marBottom w:val="0"/>
                  <w:divBdr>
                    <w:top w:val="none" w:sz="0" w:space="0" w:color="auto"/>
                    <w:left w:val="none" w:sz="0" w:space="0" w:color="auto"/>
                    <w:bottom w:val="none" w:sz="0" w:space="0" w:color="auto"/>
                    <w:right w:val="none" w:sz="0" w:space="0" w:color="auto"/>
                  </w:divBdr>
                </w:div>
                <w:div w:id="1615479946">
                  <w:marLeft w:val="0"/>
                  <w:marRight w:val="0"/>
                  <w:marTop w:val="0"/>
                  <w:marBottom w:val="0"/>
                  <w:divBdr>
                    <w:top w:val="none" w:sz="0" w:space="0" w:color="auto"/>
                    <w:left w:val="none" w:sz="0" w:space="0" w:color="auto"/>
                    <w:bottom w:val="none" w:sz="0" w:space="0" w:color="auto"/>
                    <w:right w:val="none" w:sz="0" w:space="0" w:color="auto"/>
                  </w:divBdr>
                </w:div>
                <w:div w:id="2136675551">
                  <w:marLeft w:val="0"/>
                  <w:marRight w:val="0"/>
                  <w:marTop w:val="0"/>
                  <w:marBottom w:val="0"/>
                  <w:divBdr>
                    <w:top w:val="none" w:sz="0" w:space="0" w:color="auto"/>
                    <w:left w:val="none" w:sz="0" w:space="0" w:color="auto"/>
                    <w:bottom w:val="none" w:sz="0" w:space="0" w:color="auto"/>
                    <w:right w:val="none" w:sz="0" w:space="0" w:color="auto"/>
                  </w:divBdr>
                </w:div>
              </w:divsChild>
            </w:div>
            <w:div w:id="806819014">
              <w:marLeft w:val="0"/>
              <w:marRight w:val="0"/>
              <w:marTop w:val="0"/>
              <w:marBottom w:val="0"/>
              <w:divBdr>
                <w:top w:val="none" w:sz="0" w:space="0" w:color="auto"/>
                <w:left w:val="none" w:sz="0" w:space="0" w:color="auto"/>
                <w:bottom w:val="none" w:sz="0" w:space="0" w:color="auto"/>
                <w:right w:val="none" w:sz="0" w:space="0" w:color="auto"/>
              </w:divBdr>
            </w:div>
            <w:div w:id="807623869">
              <w:marLeft w:val="0"/>
              <w:marRight w:val="0"/>
              <w:marTop w:val="0"/>
              <w:marBottom w:val="0"/>
              <w:divBdr>
                <w:top w:val="none" w:sz="0" w:space="0" w:color="auto"/>
                <w:left w:val="none" w:sz="0" w:space="0" w:color="auto"/>
                <w:bottom w:val="none" w:sz="0" w:space="0" w:color="auto"/>
                <w:right w:val="none" w:sz="0" w:space="0" w:color="auto"/>
              </w:divBdr>
            </w:div>
            <w:div w:id="808976987">
              <w:marLeft w:val="0"/>
              <w:marRight w:val="0"/>
              <w:marTop w:val="0"/>
              <w:marBottom w:val="0"/>
              <w:divBdr>
                <w:top w:val="none" w:sz="0" w:space="0" w:color="auto"/>
                <w:left w:val="none" w:sz="0" w:space="0" w:color="auto"/>
                <w:bottom w:val="none" w:sz="0" w:space="0" w:color="auto"/>
                <w:right w:val="none" w:sz="0" w:space="0" w:color="auto"/>
              </w:divBdr>
            </w:div>
            <w:div w:id="809516620">
              <w:marLeft w:val="0"/>
              <w:marRight w:val="0"/>
              <w:marTop w:val="0"/>
              <w:marBottom w:val="0"/>
              <w:divBdr>
                <w:top w:val="none" w:sz="0" w:space="0" w:color="auto"/>
                <w:left w:val="none" w:sz="0" w:space="0" w:color="auto"/>
                <w:bottom w:val="none" w:sz="0" w:space="0" w:color="auto"/>
                <w:right w:val="none" w:sz="0" w:space="0" w:color="auto"/>
              </w:divBdr>
              <w:divsChild>
                <w:div w:id="24528577">
                  <w:marLeft w:val="0"/>
                  <w:marRight w:val="0"/>
                  <w:marTop w:val="0"/>
                  <w:marBottom w:val="0"/>
                  <w:divBdr>
                    <w:top w:val="none" w:sz="0" w:space="0" w:color="auto"/>
                    <w:left w:val="none" w:sz="0" w:space="0" w:color="auto"/>
                    <w:bottom w:val="none" w:sz="0" w:space="0" w:color="auto"/>
                    <w:right w:val="none" w:sz="0" w:space="0" w:color="auto"/>
                  </w:divBdr>
                </w:div>
                <w:div w:id="183835177">
                  <w:marLeft w:val="0"/>
                  <w:marRight w:val="0"/>
                  <w:marTop w:val="0"/>
                  <w:marBottom w:val="0"/>
                  <w:divBdr>
                    <w:top w:val="none" w:sz="0" w:space="0" w:color="auto"/>
                    <w:left w:val="none" w:sz="0" w:space="0" w:color="auto"/>
                    <w:bottom w:val="none" w:sz="0" w:space="0" w:color="auto"/>
                    <w:right w:val="none" w:sz="0" w:space="0" w:color="auto"/>
                  </w:divBdr>
                </w:div>
                <w:div w:id="1700932224">
                  <w:marLeft w:val="0"/>
                  <w:marRight w:val="0"/>
                  <w:marTop w:val="0"/>
                  <w:marBottom w:val="0"/>
                  <w:divBdr>
                    <w:top w:val="none" w:sz="0" w:space="0" w:color="auto"/>
                    <w:left w:val="none" w:sz="0" w:space="0" w:color="auto"/>
                    <w:bottom w:val="none" w:sz="0" w:space="0" w:color="auto"/>
                    <w:right w:val="none" w:sz="0" w:space="0" w:color="auto"/>
                  </w:divBdr>
                </w:div>
                <w:div w:id="1803036208">
                  <w:marLeft w:val="0"/>
                  <w:marRight w:val="0"/>
                  <w:marTop w:val="0"/>
                  <w:marBottom w:val="0"/>
                  <w:divBdr>
                    <w:top w:val="none" w:sz="0" w:space="0" w:color="auto"/>
                    <w:left w:val="none" w:sz="0" w:space="0" w:color="auto"/>
                    <w:bottom w:val="none" w:sz="0" w:space="0" w:color="auto"/>
                    <w:right w:val="none" w:sz="0" w:space="0" w:color="auto"/>
                  </w:divBdr>
                </w:div>
                <w:div w:id="2008289821">
                  <w:marLeft w:val="0"/>
                  <w:marRight w:val="0"/>
                  <w:marTop w:val="0"/>
                  <w:marBottom w:val="0"/>
                  <w:divBdr>
                    <w:top w:val="none" w:sz="0" w:space="0" w:color="auto"/>
                    <w:left w:val="none" w:sz="0" w:space="0" w:color="auto"/>
                    <w:bottom w:val="none" w:sz="0" w:space="0" w:color="auto"/>
                    <w:right w:val="none" w:sz="0" w:space="0" w:color="auto"/>
                  </w:divBdr>
                </w:div>
                <w:div w:id="2079134728">
                  <w:marLeft w:val="0"/>
                  <w:marRight w:val="0"/>
                  <w:marTop w:val="0"/>
                  <w:marBottom w:val="0"/>
                  <w:divBdr>
                    <w:top w:val="none" w:sz="0" w:space="0" w:color="auto"/>
                    <w:left w:val="none" w:sz="0" w:space="0" w:color="auto"/>
                    <w:bottom w:val="none" w:sz="0" w:space="0" w:color="auto"/>
                    <w:right w:val="none" w:sz="0" w:space="0" w:color="auto"/>
                  </w:divBdr>
                </w:div>
              </w:divsChild>
            </w:div>
            <w:div w:id="811139099">
              <w:marLeft w:val="0"/>
              <w:marRight w:val="0"/>
              <w:marTop w:val="0"/>
              <w:marBottom w:val="0"/>
              <w:divBdr>
                <w:top w:val="none" w:sz="0" w:space="0" w:color="auto"/>
                <w:left w:val="none" w:sz="0" w:space="0" w:color="auto"/>
                <w:bottom w:val="none" w:sz="0" w:space="0" w:color="auto"/>
                <w:right w:val="none" w:sz="0" w:space="0" w:color="auto"/>
              </w:divBdr>
            </w:div>
            <w:div w:id="813063511">
              <w:marLeft w:val="0"/>
              <w:marRight w:val="0"/>
              <w:marTop w:val="0"/>
              <w:marBottom w:val="0"/>
              <w:divBdr>
                <w:top w:val="none" w:sz="0" w:space="0" w:color="auto"/>
                <w:left w:val="none" w:sz="0" w:space="0" w:color="auto"/>
                <w:bottom w:val="none" w:sz="0" w:space="0" w:color="auto"/>
                <w:right w:val="none" w:sz="0" w:space="0" w:color="auto"/>
              </w:divBdr>
            </w:div>
            <w:div w:id="813453300">
              <w:marLeft w:val="0"/>
              <w:marRight w:val="0"/>
              <w:marTop w:val="0"/>
              <w:marBottom w:val="0"/>
              <w:divBdr>
                <w:top w:val="none" w:sz="0" w:space="0" w:color="auto"/>
                <w:left w:val="none" w:sz="0" w:space="0" w:color="auto"/>
                <w:bottom w:val="none" w:sz="0" w:space="0" w:color="auto"/>
                <w:right w:val="none" w:sz="0" w:space="0" w:color="auto"/>
              </w:divBdr>
            </w:div>
            <w:div w:id="815269620">
              <w:marLeft w:val="0"/>
              <w:marRight w:val="0"/>
              <w:marTop w:val="0"/>
              <w:marBottom w:val="0"/>
              <w:divBdr>
                <w:top w:val="none" w:sz="0" w:space="0" w:color="auto"/>
                <w:left w:val="none" w:sz="0" w:space="0" w:color="auto"/>
                <w:bottom w:val="none" w:sz="0" w:space="0" w:color="auto"/>
                <w:right w:val="none" w:sz="0" w:space="0" w:color="auto"/>
              </w:divBdr>
            </w:div>
            <w:div w:id="816611257">
              <w:marLeft w:val="0"/>
              <w:marRight w:val="0"/>
              <w:marTop w:val="0"/>
              <w:marBottom w:val="0"/>
              <w:divBdr>
                <w:top w:val="none" w:sz="0" w:space="0" w:color="auto"/>
                <w:left w:val="none" w:sz="0" w:space="0" w:color="auto"/>
                <w:bottom w:val="none" w:sz="0" w:space="0" w:color="auto"/>
                <w:right w:val="none" w:sz="0" w:space="0" w:color="auto"/>
              </w:divBdr>
            </w:div>
            <w:div w:id="818112599">
              <w:marLeft w:val="0"/>
              <w:marRight w:val="0"/>
              <w:marTop w:val="0"/>
              <w:marBottom w:val="0"/>
              <w:divBdr>
                <w:top w:val="none" w:sz="0" w:space="0" w:color="auto"/>
                <w:left w:val="none" w:sz="0" w:space="0" w:color="auto"/>
                <w:bottom w:val="none" w:sz="0" w:space="0" w:color="auto"/>
                <w:right w:val="none" w:sz="0" w:space="0" w:color="auto"/>
              </w:divBdr>
            </w:div>
            <w:div w:id="819345163">
              <w:marLeft w:val="0"/>
              <w:marRight w:val="0"/>
              <w:marTop w:val="0"/>
              <w:marBottom w:val="0"/>
              <w:divBdr>
                <w:top w:val="none" w:sz="0" w:space="0" w:color="auto"/>
                <w:left w:val="none" w:sz="0" w:space="0" w:color="auto"/>
                <w:bottom w:val="none" w:sz="0" w:space="0" w:color="auto"/>
                <w:right w:val="none" w:sz="0" w:space="0" w:color="auto"/>
              </w:divBdr>
            </w:div>
            <w:div w:id="819535521">
              <w:marLeft w:val="0"/>
              <w:marRight w:val="0"/>
              <w:marTop w:val="0"/>
              <w:marBottom w:val="0"/>
              <w:divBdr>
                <w:top w:val="none" w:sz="0" w:space="0" w:color="auto"/>
                <w:left w:val="none" w:sz="0" w:space="0" w:color="auto"/>
                <w:bottom w:val="none" w:sz="0" w:space="0" w:color="auto"/>
                <w:right w:val="none" w:sz="0" w:space="0" w:color="auto"/>
              </w:divBdr>
            </w:div>
            <w:div w:id="823280078">
              <w:marLeft w:val="0"/>
              <w:marRight w:val="0"/>
              <w:marTop w:val="0"/>
              <w:marBottom w:val="0"/>
              <w:divBdr>
                <w:top w:val="none" w:sz="0" w:space="0" w:color="auto"/>
                <w:left w:val="none" w:sz="0" w:space="0" w:color="auto"/>
                <w:bottom w:val="none" w:sz="0" w:space="0" w:color="auto"/>
                <w:right w:val="none" w:sz="0" w:space="0" w:color="auto"/>
              </w:divBdr>
            </w:div>
            <w:div w:id="824005485">
              <w:marLeft w:val="0"/>
              <w:marRight w:val="0"/>
              <w:marTop w:val="0"/>
              <w:marBottom w:val="0"/>
              <w:divBdr>
                <w:top w:val="none" w:sz="0" w:space="0" w:color="auto"/>
                <w:left w:val="none" w:sz="0" w:space="0" w:color="auto"/>
                <w:bottom w:val="none" w:sz="0" w:space="0" w:color="auto"/>
                <w:right w:val="none" w:sz="0" w:space="0" w:color="auto"/>
              </w:divBdr>
            </w:div>
            <w:div w:id="830872242">
              <w:marLeft w:val="0"/>
              <w:marRight w:val="0"/>
              <w:marTop w:val="0"/>
              <w:marBottom w:val="0"/>
              <w:divBdr>
                <w:top w:val="none" w:sz="0" w:space="0" w:color="auto"/>
                <w:left w:val="none" w:sz="0" w:space="0" w:color="auto"/>
                <w:bottom w:val="none" w:sz="0" w:space="0" w:color="auto"/>
                <w:right w:val="none" w:sz="0" w:space="0" w:color="auto"/>
              </w:divBdr>
            </w:div>
            <w:div w:id="831261814">
              <w:marLeft w:val="0"/>
              <w:marRight w:val="0"/>
              <w:marTop w:val="0"/>
              <w:marBottom w:val="0"/>
              <w:divBdr>
                <w:top w:val="none" w:sz="0" w:space="0" w:color="auto"/>
                <w:left w:val="none" w:sz="0" w:space="0" w:color="auto"/>
                <w:bottom w:val="none" w:sz="0" w:space="0" w:color="auto"/>
                <w:right w:val="none" w:sz="0" w:space="0" w:color="auto"/>
              </w:divBdr>
              <w:divsChild>
                <w:div w:id="239217787">
                  <w:marLeft w:val="0"/>
                  <w:marRight w:val="0"/>
                  <w:marTop w:val="0"/>
                  <w:marBottom w:val="0"/>
                  <w:divBdr>
                    <w:top w:val="none" w:sz="0" w:space="0" w:color="auto"/>
                    <w:left w:val="none" w:sz="0" w:space="0" w:color="auto"/>
                    <w:bottom w:val="none" w:sz="0" w:space="0" w:color="auto"/>
                    <w:right w:val="none" w:sz="0" w:space="0" w:color="auto"/>
                  </w:divBdr>
                </w:div>
                <w:div w:id="988022796">
                  <w:marLeft w:val="0"/>
                  <w:marRight w:val="0"/>
                  <w:marTop w:val="0"/>
                  <w:marBottom w:val="0"/>
                  <w:divBdr>
                    <w:top w:val="none" w:sz="0" w:space="0" w:color="auto"/>
                    <w:left w:val="none" w:sz="0" w:space="0" w:color="auto"/>
                    <w:bottom w:val="none" w:sz="0" w:space="0" w:color="auto"/>
                    <w:right w:val="none" w:sz="0" w:space="0" w:color="auto"/>
                  </w:divBdr>
                </w:div>
                <w:div w:id="2001352015">
                  <w:marLeft w:val="0"/>
                  <w:marRight w:val="0"/>
                  <w:marTop w:val="0"/>
                  <w:marBottom w:val="0"/>
                  <w:divBdr>
                    <w:top w:val="none" w:sz="0" w:space="0" w:color="auto"/>
                    <w:left w:val="none" w:sz="0" w:space="0" w:color="auto"/>
                    <w:bottom w:val="none" w:sz="0" w:space="0" w:color="auto"/>
                    <w:right w:val="none" w:sz="0" w:space="0" w:color="auto"/>
                  </w:divBdr>
                </w:div>
              </w:divsChild>
            </w:div>
            <w:div w:id="831994531">
              <w:marLeft w:val="0"/>
              <w:marRight w:val="0"/>
              <w:marTop w:val="0"/>
              <w:marBottom w:val="0"/>
              <w:divBdr>
                <w:top w:val="none" w:sz="0" w:space="0" w:color="auto"/>
                <w:left w:val="none" w:sz="0" w:space="0" w:color="auto"/>
                <w:bottom w:val="none" w:sz="0" w:space="0" w:color="auto"/>
                <w:right w:val="none" w:sz="0" w:space="0" w:color="auto"/>
              </w:divBdr>
            </w:div>
            <w:div w:id="832136362">
              <w:marLeft w:val="0"/>
              <w:marRight w:val="0"/>
              <w:marTop w:val="0"/>
              <w:marBottom w:val="0"/>
              <w:divBdr>
                <w:top w:val="none" w:sz="0" w:space="0" w:color="auto"/>
                <w:left w:val="none" w:sz="0" w:space="0" w:color="auto"/>
                <w:bottom w:val="none" w:sz="0" w:space="0" w:color="auto"/>
                <w:right w:val="none" w:sz="0" w:space="0" w:color="auto"/>
              </w:divBdr>
            </w:div>
            <w:div w:id="833105876">
              <w:marLeft w:val="0"/>
              <w:marRight w:val="0"/>
              <w:marTop w:val="0"/>
              <w:marBottom w:val="0"/>
              <w:divBdr>
                <w:top w:val="none" w:sz="0" w:space="0" w:color="auto"/>
                <w:left w:val="none" w:sz="0" w:space="0" w:color="auto"/>
                <w:bottom w:val="none" w:sz="0" w:space="0" w:color="auto"/>
                <w:right w:val="none" w:sz="0" w:space="0" w:color="auto"/>
              </w:divBdr>
            </w:div>
            <w:div w:id="834539701">
              <w:marLeft w:val="0"/>
              <w:marRight w:val="0"/>
              <w:marTop w:val="0"/>
              <w:marBottom w:val="0"/>
              <w:divBdr>
                <w:top w:val="none" w:sz="0" w:space="0" w:color="auto"/>
                <w:left w:val="none" w:sz="0" w:space="0" w:color="auto"/>
                <w:bottom w:val="none" w:sz="0" w:space="0" w:color="auto"/>
                <w:right w:val="none" w:sz="0" w:space="0" w:color="auto"/>
              </w:divBdr>
            </w:div>
            <w:div w:id="835414738">
              <w:marLeft w:val="0"/>
              <w:marRight w:val="0"/>
              <w:marTop w:val="0"/>
              <w:marBottom w:val="0"/>
              <w:divBdr>
                <w:top w:val="none" w:sz="0" w:space="0" w:color="auto"/>
                <w:left w:val="none" w:sz="0" w:space="0" w:color="auto"/>
                <w:bottom w:val="none" w:sz="0" w:space="0" w:color="auto"/>
                <w:right w:val="none" w:sz="0" w:space="0" w:color="auto"/>
              </w:divBdr>
            </w:div>
            <w:div w:id="836269035">
              <w:marLeft w:val="0"/>
              <w:marRight w:val="0"/>
              <w:marTop w:val="0"/>
              <w:marBottom w:val="0"/>
              <w:divBdr>
                <w:top w:val="none" w:sz="0" w:space="0" w:color="auto"/>
                <w:left w:val="none" w:sz="0" w:space="0" w:color="auto"/>
                <w:bottom w:val="none" w:sz="0" w:space="0" w:color="auto"/>
                <w:right w:val="none" w:sz="0" w:space="0" w:color="auto"/>
              </w:divBdr>
            </w:div>
            <w:div w:id="839388074">
              <w:marLeft w:val="0"/>
              <w:marRight w:val="0"/>
              <w:marTop w:val="0"/>
              <w:marBottom w:val="0"/>
              <w:divBdr>
                <w:top w:val="none" w:sz="0" w:space="0" w:color="auto"/>
                <w:left w:val="none" w:sz="0" w:space="0" w:color="auto"/>
                <w:bottom w:val="none" w:sz="0" w:space="0" w:color="auto"/>
                <w:right w:val="none" w:sz="0" w:space="0" w:color="auto"/>
              </w:divBdr>
            </w:div>
            <w:div w:id="843133093">
              <w:marLeft w:val="0"/>
              <w:marRight w:val="0"/>
              <w:marTop w:val="0"/>
              <w:marBottom w:val="0"/>
              <w:divBdr>
                <w:top w:val="none" w:sz="0" w:space="0" w:color="auto"/>
                <w:left w:val="none" w:sz="0" w:space="0" w:color="auto"/>
                <w:bottom w:val="none" w:sz="0" w:space="0" w:color="auto"/>
                <w:right w:val="none" w:sz="0" w:space="0" w:color="auto"/>
              </w:divBdr>
            </w:div>
            <w:div w:id="843863340">
              <w:marLeft w:val="0"/>
              <w:marRight w:val="0"/>
              <w:marTop w:val="0"/>
              <w:marBottom w:val="0"/>
              <w:divBdr>
                <w:top w:val="none" w:sz="0" w:space="0" w:color="auto"/>
                <w:left w:val="none" w:sz="0" w:space="0" w:color="auto"/>
                <w:bottom w:val="none" w:sz="0" w:space="0" w:color="auto"/>
                <w:right w:val="none" w:sz="0" w:space="0" w:color="auto"/>
              </w:divBdr>
              <w:divsChild>
                <w:div w:id="656424859">
                  <w:marLeft w:val="0"/>
                  <w:marRight w:val="0"/>
                  <w:marTop w:val="0"/>
                  <w:marBottom w:val="0"/>
                  <w:divBdr>
                    <w:top w:val="none" w:sz="0" w:space="0" w:color="auto"/>
                    <w:left w:val="none" w:sz="0" w:space="0" w:color="auto"/>
                    <w:bottom w:val="none" w:sz="0" w:space="0" w:color="auto"/>
                    <w:right w:val="none" w:sz="0" w:space="0" w:color="auto"/>
                  </w:divBdr>
                </w:div>
                <w:div w:id="1046415289">
                  <w:marLeft w:val="0"/>
                  <w:marRight w:val="0"/>
                  <w:marTop w:val="0"/>
                  <w:marBottom w:val="0"/>
                  <w:divBdr>
                    <w:top w:val="none" w:sz="0" w:space="0" w:color="auto"/>
                    <w:left w:val="none" w:sz="0" w:space="0" w:color="auto"/>
                    <w:bottom w:val="none" w:sz="0" w:space="0" w:color="auto"/>
                    <w:right w:val="none" w:sz="0" w:space="0" w:color="auto"/>
                  </w:divBdr>
                </w:div>
                <w:div w:id="1244606645">
                  <w:marLeft w:val="0"/>
                  <w:marRight w:val="0"/>
                  <w:marTop w:val="0"/>
                  <w:marBottom w:val="0"/>
                  <w:divBdr>
                    <w:top w:val="none" w:sz="0" w:space="0" w:color="auto"/>
                    <w:left w:val="none" w:sz="0" w:space="0" w:color="auto"/>
                    <w:bottom w:val="none" w:sz="0" w:space="0" w:color="auto"/>
                    <w:right w:val="none" w:sz="0" w:space="0" w:color="auto"/>
                  </w:divBdr>
                </w:div>
                <w:div w:id="1352999546">
                  <w:marLeft w:val="0"/>
                  <w:marRight w:val="0"/>
                  <w:marTop w:val="0"/>
                  <w:marBottom w:val="0"/>
                  <w:divBdr>
                    <w:top w:val="none" w:sz="0" w:space="0" w:color="auto"/>
                    <w:left w:val="none" w:sz="0" w:space="0" w:color="auto"/>
                    <w:bottom w:val="none" w:sz="0" w:space="0" w:color="auto"/>
                    <w:right w:val="none" w:sz="0" w:space="0" w:color="auto"/>
                  </w:divBdr>
                </w:div>
              </w:divsChild>
            </w:div>
            <w:div w:id="846334633">
              <w:marLeft w:val="0"/>
              <w:marRight w:val="0"/>
              <w:marTop w:val="0"/>
              <w:marBottom w:val="0"/>
              <w:divBdr>
                <w:top w:val="none" w:sz="0" w:space="0" w:color="auto"/>
                <w:left w:val="none" w:sz="0" w:space="0" w:color="auto"/>
                <w:bottom w:val="none" w:sz="0" w:space="0" w:color="auto"/>
                <w:right w:val="none" w:sz="0" w:space="0" w:color="auto"/>
              </w:divBdr>
            </w:div>
            <w:div w:id="847331639">
              <w:marLeft w:val="0"/>
              <w:marRight w:val="0"/>
              <w:marTop w:val="0"/>
              <w:marBottom w:val="0"/>
              <w:divBdr>
                <w:top w:val="none" w:sz="0" w:space="0" w:color="auto"/>
                <w:left w:val="none" w:sz="0" w:space="0" w:color="auto"/>
                <w:bottom w:val="none" w:sz="0" w:space="0" w:color="auto"/>
                <w:right w:val="none" w:sz="0" w:space="0" w:color="auto"/>
              </w:divBdr>
            </w:div>
            <w:div w:id="848637253">
              <w:marLeft w:val="0"/>
              <w:marRight w:val="0"/>
              <w:marTop w:val="0"/>
              <w:marBottom w:val="0"/>
              <w:divBdr>
                <w:top w:val="none" w:sz="0" w:space="0" w:color="auto"/>
                <w:left w:val="none" w:sz="0" w:space="0" w:color="auto"/>
                <w:bottom w:val="none" w:sz="0" w:space="0" w:color="auto"/>
                <w:right w:val="none" w:sz="0" w:space="0" w:color="auto"/>
              </w:divBdr>
            </w:div>
            <w:div w:id="849492688">
              <w:marLeft w:val="0"/>
              <w:marRight w:val="0"/>
              <w:marTop w:val="0"/>
              <w:marBottom w:val="0"/>
              <w:divBdr>
                <w:top w:val="none" w:sz="0" w:space="0" w:color="auto"/>
                <w:left w:val="none" w:sz="0" w:space="0" w:color="auto"/>
                <w:bottom w:val="none" w:sz="0" w:space="0" w:color="auto"/>
                <w:right w:val="none" w:sz="0" w:space="0" w:color="auto"/>
              </w:divBdr>
            </w:div>
            <w:div w:id="850073037">
              <w:marLeft w:val="0"/>
              <w:marRight w:val="0"/>
              <w:marTop w:val="0"/>
              <w:marBottom w:val="0"/>
              <w:divBdr>
                <w:top w:val="none" w:sz="0" w:space="0" w:color="auto"/>
                <w:left w:val="none" w:sz="0" w:space="0" w:color="auto"/>
                <w:bottom w:val="none" w:sz="0" w:space="0" w:color="auto"/>
                <w:right w:val="none" w:sz="0" w:space="0" w:color="auto"/>
              </w:divBdr>
            </w:div>
            <w:div w:id="850685434">
              <w:marLeft w:val="0"/>
              <w:marRight w:val="0"/>
              <w:marTop w:val="0"/>
              <w:marBottom w:val="0"/>
              <w:divBdr>
                <w:top w:val="none" w:sz="0" w:space="0" w:color="auto"/>
                <w:left w:val="none" w:sz="0" w:space="0" w:color="auto"/>
                <w:bottom w:val="none" w:sz="0" w:space="0" w:color="auto"/>
                <w:right w:val="none" w:sz="0" w:space="0" w:color="auto"/>
              </w:divBdr>
            </w:div>
            <w:div w:id="850948650">
              <w:marLeft w:val="0"/>
              <w:marRight w:val="0"/>
              <w:marTop w:val="0"/>
              <w:marBottom w:val="0"/>
              <w:divBdr>
                <w:top w:val="none" w:sz="0" w:space="0" w:color="auto"/>
                <w:left w:val="none" w:sz="0" w:space="0" w:color="auto"/>
                <w:bottom w:val="none" w:sz="0" w:space="0" w:color="auto"/>
                <w:right w:val="none" w:sz="0" w:space="0" w:color="auto"/>
              </w:divBdr>
            </w:div>
            <w:div w:id="855390823">
              <w:marLeft w:val="0"/>
              <w:marRight w:val="0"/>
              <w:marTop w:val="0"/>
              <w:marBottom w:val="0"/>
              <w:divBdr>
                <w:top w:val="none" w:sz="0" w:space="0" w:color="auto"/>
                <w:left w:val="none" w:sz="0" w:space="0" w:color="auto"/>
                <w:bottom w:val="none" w:sz="0" w:space="0" w:color="auto"/>
                <w:right w:val="none" w:sz="0" w:space="0" w:color="auto"/>
              </w:divBdr>
            </w:div>
            <w:div w:id="855844580">
              <w:marLeft w:val="0"/>
              <w:marRight w:val="0"/>
              <w:marTop w:val="0"/>
              <w:marBottom w:val="0"/>
              <w:divBdr>
                <w:top w:val="none" w:sz="0" w:space="0" w:color="auto"/>
                <w:left w:val="none" w:sz="0" w:space="0" w:color="auto"/>
                <w:bottom w:val="none" w:sz="0" w:space="0" w:color="auto"/>
                <w:right w:val="none" w:sz="0" w:space="0" w:color="auto"/>
              </w:divBdr>
            </w:div>
            <w:div w:id="856503324">
              <w:marLeft w:val="0"/>
              <w:marRight w:val="0"/>
              <w:marTop w:val="0"/>
              <w:marBottom w:val="0"/>
              <w:divBdr>
                <w:top w:val="none" w:sz="0" w:space="0" w:color="auto"/>
                <w:left w:val="none" w:sz="0" w:space="0" w:color="auto"/>
                <w:bottom w:val="none" w:sz="0" w:space="0" w:color="auto"/>
                <w:right w:val="none" w:sz="0" w:space="0" w:color="auto"/>
              </w:divBdr>
            </w:div>
            <w:div w:id="856770690">
              <w:marLeft w:val="0"/>
              <w:marRight w:val="0"/>
              <w:marTop w:val="0"/>
              <w:marBottom w:val="0"/>
              <w:divBdr>
                <w:top w:val="none" w:sz="0" w:space="0" w:color="auto"/>
                <w:left w:val="none" w:sz="0" w:space="0" w:color="auto"/>
                <w:bottom w:val="none" w:sz="0" w:space="0" w:color="auto"/>
                <w:right w:val="none" w:sz="0" w:space="0" w:color="auto"/>
              </w:divBdr>
            </w:div>
            <w:div w:id="858391928">
              <w:marLeft w:val="0"/>
              <w:marRight w:val="0"/>
              <w:marTop w:val="0"/>
              <w:marBottom w:val="0"/>
              <w:divBdr>
                <w:top w:val="none" w:sz="0" w:space="0" w:color="auto"/>
                <w:left w:val="none" w:sz="0" w:space="0" w:color="auto"/>
                <w:bottom w:val="none" w:sz="0" w:space="0" w:color="auto"/>
                <w:right w:val="none" w:sz="0" w:space="0" w:color="auto"/>
              </w:divBdr>
            </w:div>
            <w:div w:id="861478593">
              <w:marLeft w:val="0"/>
              <w:marRight w:val="0"/>
              <w:marTop w:val="0"/>
              <w:marBottom w:val="0"/>
              <w:divBdr>
                <w:top w:val="none" w:sz="0" w:space="0" w:color="auto"/>
                <w:left w:val="none" w:sz="0" w:space="0" w:color="auto"/>
                <w:bottom w:val="none" w:sz="0" w:space="0" w:color="auto"/>
                <w:right w:val="none" w:sz="0" w:space="0" w:color="auto"/>
              </w:divBdr>
            </w:div>
            <w:div w:id="862323448">
              <w:marLeft w:val="0"/>
              <w:marRight w:val="0"/>
              <w:marTop w:val="0"/>
              <w:marBottom w:val="0"/>
              <w:divBdr>
                <w:top w:val="none" w:sz="0" w:space="0" w:color="auto"/>
                <w:left w:val="none" w:sz="0" w:space="0" w:color="auto"/>
                <w:bottom w:val="none" w:sz="0" w:space="0" w:color="auto"/>
                <w:right w:val="none" w:sz="0" w:space="0" w:color="auto"/>
              </w:divBdr>
            </w:div>
            <w:div w:id="865867298">
              <w:marLeft w:val="0"/>
              <w:marRight w:val="0"/>
              <w:marTop w:val="0"/>
              <w:marBottom w:val="0"/>
              <w:divBdr>
                <w:top w:val="none" w:sz="0" w:space="0" w:color="auto"/>
                <w:left w:val="none" w:sz="0" w:space="0" w:color="auto"/>
                <w:bottom w:val="none" w:sz="0" w:space="0" w:color="auto"/>
                <w:right w:val="none" w:sz="0" w:space="0" w:color="auto"/>
              </w:divBdr>
            </w:div>
            <w:div w:id="869492499">
              <w:marLeft w:val="0"/>
              <w:marRight w:val="0"/>
              <w:marTop w:val="0"/>
              <w:marBottom w:val="0"/>
              <w:divBdr>
                <w:top w:val="none" w:sz="0" w:space="0" w:color="auto"/>
                <w:left w:val="none" w:sz="0" w:space="0" w:color="auto"/>
                <w:bottom w:val="none" w:sz="0" w:space="0" w:color="auto"/>
                <w:right w:val="none" w:sz="0" w:space="0" w:color="auto"/>
              </w:divBdr>
            </w:div>
            <w:div w:id="870646937">
              <w:marLeft w:val="0"/>
              <w:marRight w:val="0"/>
              <w:marTop w:val="0"/>
              <w:marBottom w:val="0"/>
              <w:divBdr>
                <w:top w:val="none" w:sz="0" w:space="0" w:color="auto"/>
                <w:left w:val="none" w:sz="0" w:space="0" w:color="auto"/>
                <w:bottom w:val="none" w:sz="0" w:space="0" w:color="auto"/>
                <w:right w:val="none" w:sz="0" w:space="0" w:color="auto"/>
              </w:divBdr>
            </w:div>
            <w:div w:id="870921682">
              <w:marLeft w:val="0"/>
              <w:marRight w:val="0"/>
              <w:marTop w:val="0"/>
              <w:marBottom w:val="0"/>
              <w:divBdr>
                <w:top w:val="none" w:sz="0" w:space="0" w:color="auto"/>
                <w:left w:val="none" w:sz="0" w:space="0" w:color="auto"/>
                <w:bottom w:val="none" w:sz="0" w:space="0" w:color="auto"/>
                <w:right w:val="none" w:sz="0" w:space="0" w:color="auto"/>
              </w:divBdr>
            </w:div>
            <w:div w:id="872380655">
              <w:marLeft w:val="0"/>
              <w:marRight w:val="0"/>
              <w:marTop w:val="0"/>
              <w:marBottom w:val="0"/>
              <w:divBdr>
                <w:top w:val="none" w:sz="0" w:space="0" w:color="auto"/>
                <w:left w:val="none" w:sz="0" w:space="0" w:color="auto"/>
                <w:bottom w:val="none" w:sz="0" w:space="0" w:color="auto"/>
                <w:right w:val="none" w:sz="0" w:space="0" w:color="auto"/>
              </w:divBdr>
            </w:div>
            <w:div w:id="878510474">
              <w:marLeft w:val="0"/>
              <w:marRight w:val="0"/>
              <w:marTop w:val="0"/>
              <w:marBottom w:val="0"/>
              <w:divBdr>
                <w:top w:val="none" w:sz="0" w:space="0" w:color="auto"/>
                <w:left w:val="none" w:sz="0" w:space="0" w:color="auto"/>
                <w:bottom w:val="none" w:sz="0" w:space="0" w:color="auto"/>
                <w:right w:val="none" w:sz="0" w:space="0" w:color="auto"/>
              </w:divBdr>
            </w:div>
            <w:div w:id="880944662">
              <w:marLeft w:val="0"/>
              <w:marRight w:val="0"/>
              <w:marTop w:val="0"/>
              <w:marBottom w:val="0"/>
              <w:divBdr>
                <w:top w:val="none" w:sz="0" w:space="0" w:color="auto"/>
                <w:left w:val="none" w:sz="0" w:space="0" w:color="auto"/>
                <w:bottom w:val="none" w:sz="0" w:space="0" w:color="auto"/>
                <w:right w:val="none" w:sz="0" w:space="0" w:color="auto"/>
              </w:divBdr>
            </w:div>
            <w:div w:id="885800938">
              <w:marLeft w:val="0"/>
              <w:marRight w:val="0"/>
              <w:marTop w:val="0"/>
              <w:marBottom w:val="0"/>
              <w:divBdr>
                <w:top w:val="none" w:sz="0" w:space="0" w:color="auto"/>
                <w:left w:val="none" w:sz="0" w:space="0" w:color="auto"/>
                <w:bottom w:val="none" w:sz="0" w:space="0" w:color="auto"/>
                <w:right w:val="none" w:sz="0" w:space="0" w:color="auto"/>
              </w:divBdr>
            </w:div>
            <w:div w:id="885875485">
              <w:marLeft w:val="0"/>
              <w:marRight w:val="0"/>
              <w:marTop w:val="0"/>
              <w:marBottom w:val="0"/>
              <w:divBdr>
                <w:top w:val="none" w:sz="0" w:space="0" w:color="auto"/>
                <w:left w:val="none" w:sz="0" w:space="0" w:color="auto"/>
                <w:bottom w:val="none" w:sz="0" w:space="0" w:color="auto"/>
                <w:right w:val="none" w:sz="0" w:space="0" w:color="auto"/>
              </w:divBdr>
            </w:div>
            <w:div w:id="887111144">
              <w:marLeft w:val="0"/>
              <w:marRight w:val="0"/>
              <w:marTop w:val="0"/>
              <w:marBottom w:val="0"/>
              <w:divBdr>
                <w:top w:val="none" w:sz="0" w:space="0" w:color="auto"/>
                <w:left w:val="none" w:sz="0" w:space="0" w:color="auto"/>
                <w:bottom w:val="none" w:sz="0" w:space="0" w:color="auto"/>
                <w:right w:val="none" w:sz="0" w:space="0" w:color="auto"/>
              </w:divBdr>
            </w:div>
            <w:div w:id="887490353">
              <w:marLeft w:val="0"/>
              <w:marRight w:val="0"/>
              <w:marTop w:val="0"/>
              <w:marBottom w:val="0"/>
              <w:divBdr>
                <w:top w:val="none" w:sz="0" w:space="0" w:color="auto"/>
                <w:left w:val="none" w:sz="0" w:space="0" w:color="auto"/>
                <w:bottom w:val="none" w:sz="0" w:space="0" w:color="auto"/>
                <w:right w:val="none" w:sz="0" w:space="0" w:color="auto"/>
              </w:divBdr>
            </w:div>
            <w:div w:id="889269609">
              <w:marLeft w:val="0"/>
              <w:marRight w:val="0"/>
              <w:marTop w:val="0"/>
              <w:marBottom w:val="0"/>
              <w:divBdr>
                <w:top w:val="none" w:sz="0" w:space="0" w:color="auto"/>
                <w:left w:val="none" w:sz="0" w:space="0" w:color="auto"/>
                <w:bottom w:val="none" w:sz="0" w:space="0" w:color="auto"/>
                <w:right w:val="none" w:sz="0" w:space="0" w:color="auto"/>
              </w:divBdr>
            </w:div>
            <w:div w:id="890195096">
              <w:marLeft w:val="0"/>
              <w:marRight w:val="0"/>
              <w:marTop w:val="0"/>
              <w:marBottom w:val="0"/>
              <w:divBdr>
                <w:top w:val="none" w:sz="0" w:space="0" w:color="auto"/>
                <w:left w:val="none" w:sz="0" w:space="0" w:color="auto"/>
                <w:bottom w:val="none" w:sz="0" w:space="0" w:color="auto"/>
                <w:right w:val="none" w:sz="0" w:space="0" w:color="auto"/>
              </w:divBdr>
            </w:div>
            <w:div w:id="891814090">
              <w:marLeft w:val="0"/>
              <w:marRight w:val="0"/>
              <w:marTop w:val="0"/>
              <w:marBottom w:val="0"/>
              <w:divBdr>
                <w:top w:val="none" w:sz="0" w:space="0" w:color="auto"/>
                <w:left w:val="none" w:sz="0" w:space="0" w:color="auto"/>
                <w:bottom w:val="none" w:sz="0" w:space="0" w:color="auto"/>
                <w:right w:val="none" w:sz="0" w:space="0" w:color="auto"/>
              </w:divBdr>
            </w:div>
            <w:div w:id="894269913">
              <w:marLeft w:val="0"/>
              <w:marRight w:val="0"/>
              <w:marTop w:val="0"/>
              <w:marBottom w:val="0"/>
              <w:divBdr>
                <w:top w:val="none" w:sz="0" w:space="0" w:color="auto"/>
                <w:left w:val="none" w:sz="0" w:space="0" w:color="auto"/>
                <w:bottom w:val="none" w:sz="0" w:space="0" w:color="auto"/>
                <w:right w:val="none" w:sz="0" w:space="0" w:color="auto"/>
              </w:divBdr>
            </w:div>
            <w:div w:id="898590178">
              <w:marLeft w:val="0"/>
              <w:marRight w:val="0"/>
              <w:marTop w:val="0"/>
              <w:marBottom w:val="0"/>
              <w:divBdr>
                <w:top w:val="none" w:sz="0" w:space="0" w:color="auto"/>
                <w:left w:val="none" w:sz="0" w:space="0" w:color="auto"/>
                <w:bottom w:val="none" w:sz="0" w:space="0" w:color="auto"/>
                <w:right w:val="none" w:sz="0" w:space="0" w:color="auto"/>
              </w:divBdr>
            </w:div>
            <w:div w:id="901326821">
              <w:marLeft w:val="0"/>
              <w:marRight w:val="0"/>
              <w:marTop w:val="0"/>
              <w:marBottom w:val="0"/>
              <w:divBdr>
                <w:top w:val="none" w:sz="0" w:space="0" w:color="auto"/>
                <w:left w:val="none" w:sz="0" w:space="0" w:color="auto"/>
                <w:bottom w:val="none" w:sz="0" w:space="0" w:color="auto"/>
                <w:right w:val="none" w:sz="0" w:space="0" w:color="auto"/>
              </w:divBdr>
            </w:div>
            <w:div w:id="905456838">
              <w:marLeft w:val="0"/>
              <w:marRight w:val="0"/>
              <w:marTop w:val="0"/>
              <w:marBottom w:val="0"/>
              <w:divBdr>
                <w:top w:val="none" w:sz="0" w:space="0" w:color="auto"/>
                <w:left w:val="none" w:sz="0" w:space="0" w:color="auto"/>
                <w:bottom w:val="none" w:sz="0" w:space="0" w:color="auto"/>
                <w:right w:val="none" w:sz="0" w:space="0" w:color="auto"/>
              </w:divBdr>
            </w:div>
            <w:div w:id="905529829">
              <w:marLeft w:val="0"/>
              <w:marRight w:val="0"/>
              <w:marTop w:val="0"/>
              <w:marBottom w:val="0"/>
              <w:divBdr>
                <w:top w:val="none" w:sz="0" w:space="0" w:color="auto"/>
                <w:left w:val="none" w:sz="0" w:space="0" w:color="auto"/>
                <w:bottom w:val="none" w:sz="0" w:space="0" w:color="auto"/>
                <w:right w:val="none" w:sz="0" w:space="0" w:color="auto"/>
              </w:divBdr>
            </w:div>
            <w:div w:id="905800316">
              <w:marLeft w:val="0"/>
              <w:marRight w:val="0"/>
              <w:marTop w:val="0"/>
              <w:marBottom w:val="0"/>
              <w:divBdr>
                <w:top w:val="none" w:sz="0" w:space="0" w:color="auto"/>
                <w:left w:val="none" w:sz="0" w:space="0" w:color="auto"/>
                <w:bottom w:val="none" w:sz="0" w:space="0" w:color="auto"/>
                <w:right w:val="none" w:sz="0" w:space="0" w:color="auto"/>
              </w:divBdr>
            </w:div>
            <w:div w:id="906500145">
              <w:marLeft w:val="0"/>
              <w:marRight w:val="0"/>
              <w:marTop w:val="0"/>
              <w:marBottom w:val="0"/>
              <w:divBdr>
                <w:top w:val="none" w:sz="0" w:space="0" w:color="auto"/>
                <w:left w:val="none" w:sz="0" w:space="0" w:color="auto"/>
                <w:bottom w:val="none" w:sz="0" w:space="0" w:color="auto"/>
                <w:right w:val="none" w:sz="0" w:space="0" w:color="auto"/>
              </w:divBdr>
            </w:div>
            <w:div w:id="907765556">
              <w:marLeft w:val="0"/>
              <w:marRight w:val="0"/>
              <w:marTop w:val="0"/>
              <w:marBottom w:val="0"/>
              <w:divBdr>
                <w:top w:val="none" w:sz="0" w:space="0" w:color="auto"/>
                <w:left w:val="none" w:sz="0" w:space="0" w:color="auto"/>
                <w:bottom w:val="none" w:sz="0" w:space="0" w:color="auto"/>
                <w:right w:val="none" w:sz="0" w:space="0" w:color="auto"/>
              </w:divBdr>
            </w:div>
            <w:div w:id="909540786">
              <w:marLeft w:val="0"/>
              <w:marRight w:val="0"/>
              <w:marTop w:val="0"/>
              <w:marBottom w:val="0"/>
              <w:divBdr>
                <w:top w:val="none" w:sz="0" w:space="0" w:color="auto"/>
                <w:left w:val="none" w:sz="0" w:space="0" w:color="auto"/>
                <w:bottom w:val="none" w:sz="0" w:space="0" w:color="auto"/>
                <w:right w:val="none" w:sz="0" w:space="0" w:color="auto"/>
              </w:divBdr>
            </w:div>
            <w:div w:id="913204169">
              <w:marLeft w:val="0"/>
              <w:marRight w:val="0"/>
              <w:marTop w:val="0"/>
              <w:marBottom w:val="0"/>
              <w:divBdr>
                <w:top w:val="none" w:sz="0" w:space="0" w:color="auto"/>
                <w:left w:val="none" w:sz="0" w:space="0" w:color="auto"/>
                <w:bottom w:val="none" w:sz="0" w:space="0" w:color="auto"/>
                <w:right w:val="none" w:sz="0" w:space="0" w:color="auto"/>
              </w:divBdr>
            </w:div>
            <w:div w:id="914123161">
              <w:marLeft w:val="0"/>
              <w:marRight w:val="0"/>
              <w:marTop w:val="0"/>
              <w:marBottom w:val="0"/>
              <w:divBdr>
                <w:top w:val="none" w:sz="0" w:space="0" w:color="auto"/>
                <w:left w:val="none" w:sz="0" w:space="0" w:color="auto"/>
                <w:bottom w:val="none" w:sz="0" w:space="0" w:color="auto"/>
                <w:right w:val="none" w:sz="0" w:space="0" w:color="auto"/>
              </w:divBdr>
            </w:div>
            <w:div w:id="914314296">
              <w:marLeft w:val="0"/>
              <w:marRight w:val="0"/>
              <w:marTop w:val="360"/>
              <w:marBottom w:val="0"/>
              <w:divBdr>
                <w:top w:val="single" w:sz="6" w:space="0" w:color="auto"/>
                <w:left w:val="single" w:sz="6" w:space="0" w:color="auto"/>
                <w:bottom w:val="single" w:sz="6" w:space="0" w:color="auto"/>
                <w:right w:val="single" w:sz="6" w:space="0" w:color="auto"/>
              </w:divBdr>
            </w:div>
            <w:div w:id="915165698">
              <w:marLeft w:val="0"/>
              <w:marRight w:val="0"/>
              <w:marTop w:val="0"/>
              <w:marBottom w:val="0"/>
              <w:divBdr>
                <w:top w:val="none" w:sz="0" w:space="0" w:color="auto"/>
                <w:left w:val="none" w:sz="0" w:space="0" w:color="auto"/>
                <w:bottom w:val="none" w:sz="0" w:space="0" w:color="auto"/>
                <w:right w:val="none" w:sz="0" w:space="0" w:color="auto"/>
              </w:divBdr>
            </w:div>
            <w:div w:id="915936445">
              <w:marLeft w:val="0"/>
              <w:marRight w:val="0"/>
              <w:marTop w:val="0"/>
              <w:marBottom w:val="0"/>
              <w:divBdr>
                <w:top w:val="none" w:sz="0" w:space="0" w:color="auto"/>
                <w:left w:val="none" w:sz="0" w:space="0" w:color="auto"/>
                <w:bottom w:val="none" w:sz="0" w:space="0" w:color="auto"/>
                <w:right w:val="none" w:sz="0" w:space="0" w:color="auto"/>
              </w:divBdr>
            </w:div>
            <w:div w:id="916784102">
              <w:marLeft w:val="0"/>
              <w:marRight w:val="0"/>
              <w:marTop w:val="0"/>
              <w:marBottom w:val="0"/>
              <w:divBdr>
                <w:top w:val="none" w:sz="0" w:space="0" w:color="auto"/>
                <w:left w:val="none" w:sz="0" w:space="0" w:color="auto"/>
                <w:bottom w:val="none" w:sz="0" w:space="0" w:color="auto"/>
                <w:right w:val="none" w:sz="0" w:space="0" w:color="auto"/>
              </w:divBdr>
            </w:div>
            <w:div w:id="917400389">
              <w:marLeft w:val="0"/>
              <w:marRight w:val="0"/>
              <w:marTop w:val="0"/>
              <w:marBottom w:val="0"/>
              <w:divBdr>
                <w:top w:val="none" w:sz="0" w:space="0" w:color="auto"/>
                <w:left w:val="none" w:sz="0" w:space="0" w:color="auto"/>
                <w:bottom w:val="none" w:sz="0" w:space="0" w:color="auto"/>
                <w:right w:val="none" w:sz="0" w:space="0" w:color="auto"/>
              </w:divBdr>
            </w:div>
            <w:div w:id="918056927">
              <w:marLeft w:val="0"/>
              <w:marRight w:val="0"/>
              <w:marTop w:val="0"/>
              <w:marBottom w:val="0"/>
              <w:divBdr>
                <w:top w:val="none" w:sz="0" w:space="0" w:color="auto"/>
                <w:left w:val="none" w:sz="0" w:space="0" w:color="auto"/>
                <w:bottom w:val="none" w:sz="0" w:space="0" w:color="auto"/>
                <w:right w:val="none" w:sz="0" w:space="0" w:color="auto"/>
              </w:divBdr>
            </w:div>
            <w:div w:id="918176862">
              <w:marLeft w:val="0"/>
              <w:marRight w:val="0"/>
              <w:marTop w:val="0"/>
              <w:marBottom w:val="0"/>
              <w:divBdr>
                <w:top w:val="none" w:sz="0" w:space="0" w:color="auto"/>
                <w:left w:val="none" w:sz="0" w:space="0" w:color="auto"/>
                <w:bottom w:val="none" w:sz="0" w:space="0" w:color="auto"/>
                <w:right w:val="none" w:sz="0" w:space="0" w:color="auto"/>
              </w:divBdr>
            </w:div>
            <w:div w:id="923296940">
              <w:marLeft w:val="0"/>
              <w:marRight w:val="0"/>
              <w:marTop w:val="0"/>
              <w:marBottom w:val="0"/>
              <w:divBdr>
                <w:top w:val="none" w:sz="0" w:space="0" w:color="auto"/>
                <w:left w:val="none" w:sz="0" w:space="0" w:color="auto"/>
                <w:bottom w:val="none" w:sz="0" w:space="0" w:color="auto"/>
                <w:right w:val="none" w:sz="0" w:space="0" w:color="auto"/>
              </w:divBdr>
            </w:div>
            <w:div w:id="925764941">
              <w:marLeft w:val="0"/>
              <w:marRight w:val="0"/>
              <w:marTop w:val="0"/>
              <w:marBottom w:val="0"/>
              <w:divBdr>
                <w:top w:val="none" w:sz="0" w:space="0" w:color="auto"/>
                <w:left w:val="none" w:sz="0" w:space="0" w:color="auto"/>
                <w:bottom w:val="none" w:sz="0" w:space="0" w:color="auto"/>
                <w:right w:val="none" w:sz="0" w:space="0" w:color="auto"/>
              </w:divBdr>
            </w:div>
            <w:div w:id="926038100">
              <w:marLeft w:val="0"/>
              <w:marRight w:val="0"/>
              <w:marTop w:val="0"/>
              <w:marBottom w:val="0"/>
              <w:divBdr>
                <w:top w:val="none" w:sz="0" w:space="0" w:color="auto"/>
                <w:left w:val="none" w:sz="0" w:space="0" w:color="auto"/>
                <w:bottom w:val="none" w:sz="0" w:space="0" w:color="auto"/>
                <w:right w:val="none" w:sz="0" w:space="0" w:color="auto"/>
              </w:divBdr>
            </w:div>
            <w:div w:id="926156033">
              <w:marLeft w:val="0"/>
              <w:marRight w:val="0"/>
              <w:marTop w:val="0"/>
              <w:marBottom w:val="0"/>
              <w:divBdr>
                <w:top w:val="none" w:sz="0" w:space="0" w:color="auto"/>
                <w:left w:val="none" w:sz="0" w:space="0" w:color="auto"/>
                <w:bottom w:val="none" w:sz="0" w:space="0" w:color="auto"/>
                <w:right w:val="none" w:sz="0" w:space="0" w:color="auto"/>
              </w:divBdr>
            </w:div>
            <w:div w:id="926966012">
              <w:marLeft w:val="0"/>
              <w:marRight w:val="0"/>
              <w:marTop w:val="0"/>
              <w:marBottom w:val="0"/>
              <w:divBdr>
                <w:top w:val="none" w:sz="0" w:space="0" w:color="auto"/>
                <w:left w:val="none" w:sz="0" w:space="0" w:color="auto"/>
                <w:bottom w:val="none" w:sz="0" w:space="0" w:color="auto"/>
                <w:right w:val="none" w:sz="0" w:space="0" w:color="auto"/>
              </w:divBdr>
            </w:div>
            <w:div w:id="933050082">
              <w:marLeft w:val="0"/>
              <w:marRight w:val="0"/>
              <w:marTop w:val="0"/>
              <w:marBottom w:val="0"/>
              <w:divBdr>
                <w:top w:val="none" w:sz="0" w:space="0" w:color="auto"/>
                <w:left w:val="none" w:sz="0" w:space="0" w:color="auto"/>
                <w:bottom w:val="none" w:sz="0" w:space="0" w:color="auto"/>
                <w:right w:val="none" w:sz="0" w:space="0" w:color="auto"/>
              </w:divBdr>
            </w:div>
            <w:div w:id="933052754">
              <w:marLeft w:val="0"/>
              <w:marRight w:val="0"/>
              <w:marTop w:val="0"/>
              <w:marBottom w:val="0"/>
              <w:divBdr>
                <w:top w:val="none" w:sz="0" w:space="0" w:color="auto"/>
                <w:left w:val="none" w:sz="0" w:space="0" w:color="auto"/>
                <w:bottom w:val="none" w:sz="0" w:space="0" w:color="auto"/>
                <w:right w:val="none" w:sz="0" w:space="0" w:color="auto"/>
              </w:divBdr>
            </w:div>
            <w:div w:id="933980869">
              <w:marLeft w:val="0"/>
              <w:marRight w:val="0"/>
              <w:marTop w:val="0"/>
              <w:marBottom w:val="0"/>
              <w:divBdr>
                <w:top w:val="none" w:sz="0" w:space="0" w:color="auto"/>
                <w:left w:val="none" w:sz="0" w:space="0" w:color="auto"/>
                <w:bottom w:val="none" w:sz="0" w:space="0" w:color="auto"/>
                <w:right w:val="none" w:sz="0" w:space="0" w:color="auto"/>
              </w:divBdr>
            </w:div>
            <w:div w:id="934291597">
              <w:marLeft w:val="0"/>
              <w:marRight w:val="0"/>
              <w:marTop w:val="0"/>
              <w:marBottom w:val="0"/>
              <w:divBdr>
                <w:top w:val="none" w:sz="0" w:space="0" w:color="auto"/>
                <w:left w:val="none" w:sz="0" w:space="0" w:color="auto"/>
                <w:bottom w:val="none" w:sz="0" w:space="0" w:color="auto"/>
                <w:right w:val="none" w:sz="0" w:space="0" w:color="auto"/>
              </w:divBdr>
            </w:div>
            <w:div w:id="936451674">
              <w:marLeft w:val="0"/>
              <w:marRight w:val="0"/>
              <w:marTop w:val="0"/>
              <w:marBottom w:val="0"/>
              <w:divBdr>
                <w:top w:val="none" w:sz="0" w:space="0" w:color="auto"/>
                <w:left w:val="none" w:sz="0" w:space="0" w:color="auto"/>
                <w:bottom w:val="none" w:sz="0" w:space="0" w:color="auto"/>
                <w:right w:val="none" w:sz="0" w:space="0" w:color="auto"/>
              </w:divBdr>
            </w:div>
            <w:div w:id="937370327">
              <w:marLeft w:val="0"/>
              <w:marRight w:val="0"/>
              <w:marTop w:val="0"/>
              <w:marBottom w:val="0"/>
              <w:divBdr>
                <w:top w:val="none" w:sz="0" w:space="0" w:color="auto"/>
                <w:left w:val="none" w:sz="0" w:space="0" w:color="auto"/>
                <w:bottom w:val="none" w:sz="0" w:space="0" w:color="auto"/>
                <w:right w:val="none" w:sz="0" w:space="0" w:color="auto"/>
              </w:divBdr>
            </w:div>
            <w:div w:id="937835782">
              <w:marLeft w:val="0"/>
              <w:marRight w:val="0"/>
              <w:marTop w:val="0"/>
              <w:marBottom w:val="0"/>
              <w:divBdr>
                <w:top w:val="none" w:sz="0" w:space="0" w:color="auto"/>
                <w:left w:val="none" w:sz="0" w:space="0" w:color="auto"/>
                <w:bottom w:val="none" w:sz="0" w:space="0" w:color="auto"/>
                <w:right w:val="none" w:sz="0" w:space="0" w:color="auto"/>
              </w:divBdr>
            </w:div>
            <w:div w:id="939606630">
              <w:marLeft w:val="0"/>
              <w:marRight w:val="0"/>
              <w:marTop w:val="0"/>
              <w:marBottom w:val="0"/>
              <w:divBdr>
                <w:top w:val="none" w:sz="0" w:space="0" w:color="auto"/>
                <w:left w:val="none" w:sz="0" w:space="0" w:color="auto"/>
                <w:bottom w:val="none" w:sz="0" w:space="0" w:color="auto"/>
                <w:right w:val="none" w:sz="0" w:space="0" w:color="auto"/>
              </w:divBdr>
            </w:div>
            <w:div w:id="941376454">
              <w:marLeft w:val="0"/>
              <w:marRight w:val="0"/>
              <w:marTop w:val="360"/>
              <w:marBottom w:val="0"/>
              <w:divBdr>
                <w:top w:val="single" w:sz="6" w:space="0" w:color="auto"/>
                <w:left w:val="single" w:sz="6" w:space="0" w:color="auto"/>
                <w:bottom w:val="single" w:sz="6" w:space="0" w:color="auto"/>
                <w:right w:val="single" w:sz="6" w:space="0" w:color="auto"/>
              </w:divBdr>
            </w:div>
            <w:div w:id="942109949">
              <w:marLeft w:val="0"/>
              <w:marRight w:val="0"/>
              <w:marTop w:val="0"/>
              <w:marBottom w:val="0"/>
              <w:divBdr>
                <w:top w:val="none" w:sz="0" w:space="0" w:color="auto"/>
                <w:left w:val="none" w:sz="0" w:space="0" w:color="auto"/>
                <w:bottom w:val="none" w:sz="0" w:space="0" w:color="auto"/>
                <w:right w:val="none" w:sz="0" w:space="0" w:color="auto"/>
              </w:divBdr>
            </w:div>
            <w:div w:id="943801126">
              <w:marLeft w:val="0"/>
              <w:marRight w:val="0"/>
              <w:marTop w:val="0"/>
              <w:marBottom w:val="0"/>
              <w:divBdr>
                <w:top w:val="none" w:sz="0" w:space="0" w:color="auto"/>
                <w:left w:val="none" w:sz="0" w:space="0" w:color="auto"/>
                <w:bottom w:val="none" w:sz="0" w:space="0" w:color="auto"/>
                <w:right w:val="none" w:sz="0" w:space="0" w:color="auto"/>
              </w:divBdr>
            </w:div>
            <w:div w:id="947661253">
              <w:marLeft w:val="0"/>
              <w:marRight w:val="0"/>
              <w:marTop w:val="0"/>
              <w:marBottom w:val="0"/>
              <w:divBdr>
                <w:top w:val="none" w:sz="0" w:space="0" w:color="auto"/>
                <w:left w:val="none" w:sz="0" w:space="0" w:color="auto"/>
                <w:bottom w:val="none" w:sz="0" w:space="0" w:color="auto"/>
                <w:right w:val="none" w:sz="0" w:space="0" w:color="auto"/>
              </w:divBdr>
              <w:divsChild>
                <w:div w:id="967203759">
                  <w:marLeft w:val="0"/>
                  <w:marRight w:val="0"/>
                  <w:marTop w:val="0"/>
                  <w:marBottom w:val="0"/>
                  <w:divBdr>
                    <w:top w:val="none" w:sz="0" w:space="0" w:color="auto"/>
                    <w:left w:val="none" w:sz="0" w:space="0" w:color="auto"/>
                    <w:bottom w:val="none" w:sz="0" w:space="0" w:color="auto"/>
                    <w:right w:val="none" w:sz="0" w:space="0" w:color="auto"/>
                  </w:divBdr>
                </w:div>
                <w:div w:id="1224637150">
                  <w:marLeft w:val="0"/>
                  <w:marRight w:val="0"/>
                  <w:marTop w:val="0"/>
                  <w:marBottom w:val="0"/>
                  <w:divBdr>
                    <w:top w:val="none" w:sz="0" w:space="0" w:color="auto"/>
                    <w:left w:val="none" w:sz="0" w:space="0" w:color="auto"/>
                    <w:bottom w:val="none" w:sz="0" w:space="0" w:color="auto"/>
                    <w:right w:val="none" w:sz="0" w:space="0" w:color="auto"/>
                  </w:divBdr>
                </w:div>
                <w:div w:id="1224876733">
                  <w:marLeft w:val="0"/>
                  <w:marRight w:val="0"/>
                  <w:marTop w:val="0"/>
                  <w:marBottom w:val="0"/>
                  <w:divBdr>
                    <w:top w:val="none" w:sz="0" w:space="0" w:color="auto"/>
                    <w:left w:val="none" w:sz="0" w:space="0" w:color="auto"/>
                    <w:bottom w:val="none" w:sz="0" w:space="0" w:color="auto"/>
                    <w:right w:val="none" w:sz="0" w:space="0" w:color="auto"/>
                  </w:divBdr>
                </w:div>
                <w:div w:id="2001694562">
                  <w:marLeft w:val="0"/>
                  <w:marRight w:val="0"/>
                  <w:marTop w:val="0"/>
                  <w:marBottom w:val="0"/>
                  <w:divBdr>
                    <w:top w:val="none" w:sz="0" w:space="0" w:color="auto"/>
                    <w:left w:val="none" w:sz="0" w:space="0" w:color="auto"/>
                    <w:bottom w:val="none" w:sz="0" w:space="0" w:color="auto"/>
                    <w:right w:val="none" w:sz="0" w:space="0" w:color="auto"/>
                  </w:divBdr>
                </w:div>
              </w:divsChild>
            </w:div>
            <w:div w:id="948196110">
              <w:marLeft w:val="0"/>
              <w:marRight w:val="0"/>
              <w:marTop w:val="0"/>
              <w:marBottom w:val="0"/>
              <w:divBdr>
                <w:top w:val="none" w:sz="0" w:space="0" w:color="auto"/>
                <w:left w:val="none" w:sz="0" w:space="0" w:color="auto"/>
                <w:bottom w:val="none" w:sz="0" w:space="0" w:color="auto"/>
                <w:right w:val="none" w:sz="0" w:space="0" w:color="auto"/>
              </w:divBdr>
            </w:div>
            <w:div w:id="949359904">
              <w:marLeft w:val="0"/>
              <w:marRight w:val="0"/>
              <w:marTop w:val="0"/>
              <w:marBottom w:val="0"/>
              <w:divBdr>
                <w:top w:val="none" w:sz="0" w:space="0" w:color="auto"/>
                <w:left w:val="none" w:sz="0" w:space="0" w:color="auto"/>
                <w:bottom w:val="none" w:sz="0" w:space="0" w:color="auto"/>
                <w:right w:val="none" w:sz="0" w:space="0" w:color="auto"/>
              </w:divBdr>
            </w:div>
            <w:div w:id="954556421">
              <w:marLeft w:val="0"/>
              <w:marRight w:val="0"/>
              <w:marTop w:val="0"/>
              <w:marBottom w:val="0"/>
              <w:divBdr>
                <w:top w:val="none" w:sz="0" w:space="0" w:color="auto"/>
                <w:left w:val="none" w:sz="0" w:space="0" w:color="auto"/>
                <w:bottom w:val="none" w:sz="0" w:space="0" w:color="auto"/>
                <w:right w:val="none" w:sz="0" w:space="0" w:color="auto"/>
              </w:divBdr>
            </w:div>
            <w:div w:id="955454556">
              <w:marLeft w:val="0"/>
              <w:marRight w:val="0"/>
              <w:marTop w:val="0"/>
              <w:marBottom w:val="0"/>
              <w:divBdr>
                <w:top w:val="none" w:sz="0" w:space="0" w:color="auto"/>
                <w:left w:val="none" w:sz="0" w:space="0" w:color="auto"/>
                <w:bottom w:val="none" w:sz="0" w:space="0" w:color="auto"/>
                <w:right w:val="none" w:sz="0" w:space="0" w:color="auto"/>
              </w:divBdr>
            </w:div>
            <w:div w:id="956792006">
              <w:marLeft w:val="0"/>
              <w:marRight w:val="0"/>
              <w:marTop w:val="0"/>
              <w:marBottom w:val="0"/>
              <w:divBdr>
                <w:top w:val="none" w:sz="0" w:space="0" w:color="auto"/>
                <w:left w:val="none" w:sz="0" w:space="0" w:color="auto"/>
                <w:bottom w:val="none" w:sz="0" w:space="0" w:color="auto"/>
                <w:right w:val="none" w:sz="0" w:space="0" w:color="auto"/>
              </w:divBdr>
            </w:div>
            <w:div w:id="957570953">
              <w:marLeft w:val="0"/>
              <w:marRight w:val="0"/>
              <w:marTop w:val="0"/>
              <w:marBottom w:val="0"/>
              <w:divBdr>
                <w:top w:val="none" w:sz="0" w:space="0" w:color="auto"/>
                <w:left w:val="none" w:sz="0" w:space="0" w:color="auto"/>
                <w:bottom w:val="none" w:sz="0" w:space="0" w:color="auto"/>
                <w:right w:val="none" w:sz="0" w:space="0" w:color="auto"/>
              </w:divBdr>
            </w:div>
            <w:div w:id="958414423">
              <w:marLeft w:val="0"/>
              <w:marRight w:val="0"/>
              <w:marTop w:val="0"/>
              <w:marBottom w:val="0"/>
              <w:divBdr>
                <w:top w:val="none" w:sz="0" w:space="0" w:color="auto"/>
                <w:left w:val="none" w:sz="0" w:space="0" w:color="auto"/>
                <w:bottom w:val="none" w:sz="0" w:space="0" w:color="auto"/>
                <w:right w:val="none" w:sz="0" w:space="0" w:color="auto"/>
              </w:divBdr>
            </w:div>
            <w:div w:id="958948633">
              <w:marLeft w:val="0"/>
              <w:marRight w:val="0"/>
              <w:marTop w:val="0"/>
              <w:marBottom w:val="0"/>
              <w:divBdr>
                <w:top w:val="none" w:sz="0" w:space="0" w:color="auto"/>
                <w:left w:val="none" w:sz="0" w:space="0" w:color="auto"/>
                <w:bottom w:val="none" w:sz="0" w:space="0" w:color="auto"/>
                <w:right w:val="none" w:sz="0" w:space="0" w:color="auto"/>
              </w:divBdr>
            </w:div>
            <w:div w:id="959266012">
              <w:marLeft w:val="0"/>
              <w:marRight w:val="0"/>
              <w:marTop w:val="0"/>
              <w:marBottom w:val="0"/>
              <w:divBdr>
                <w:top w:val="none" w:sz="0" w:space="0" w:color="auto"/>
                <w:left w:val="none" w:sz="0" w:space="0" w:color="auto"/>
                <w:bottom w:val="none" w:sz="0" w:space="0" w:color="auto"/>
                <w:right w:val="none" w:sz="0" w:space="0" w:color="auto"/>
              </w:divBdr>
            </w:div>
            <w:div w:id="960040398">
              <w:marLeft w:val="0"/>
              <w:marRight w:val="0"/>
              <w:marTop w:val="0"/>
              <w:marBottom w:val="0"/>
              <w:divBdr>
                <w:top w:val="none" w:sz="0" w:space="0" w:color="auto"/>
                <w:left w:val="none" w:sz="0" w:space="0" w:color="auto"/>
                <w:bottom w:val="none" w:sz="0" w:space="0" w:color="auto"/>
                <w:right w:val="none" w:sz="0" w:space="0" w:color="auto"/>
              </w:divBdr>
            </w:div>
            <w:div w:id="961424300">
              <w:marLeft w:val="0"/>
              <w:marRight w:val="0"/>
              <w:marTop w:val="0"/>
              <w:marBottom w:val="0"/>
              <w:divBdr>
                <w:top w:val="none" w:sz="0" w:space="0" w:color="auto"/>
                <w:left w:val="none" w:sz="0" w:space="0" w:color="auto"/>
                <w:bottom w:val="none" w:sz="0" w:space="0" w:color="auto"/>
                <w:right w:val="none" w:sz="0" w:space="0" w:color="auto"/>
              </w:divBdr>
            </w:div>
            <w:div w:id="962467524">
              <w:marLeft w:val="0"/>
              <w:marRight w:val="0"/>
              <w:marTop w:val="0"/>
              <w:marBottom w:val="0"/>
              <w:divBdr>
                <w:top w:val="none" w:sz="0" w:space="0" w:color="auto"/>
                <w:left w:val="none" w:sz="0" w:space="0" w:color="auto"/>
                <w:bottom w:val="none" w:sz="0" w:space="0" w:color="auto"/>
                <w:right w:val="none" w:sz="0" w:space="0" w:color="auto"/>
              </w:divBdr>
            </w:div>
            <w:div w:id="966394522">
              <w:marLeft w:val="0"/>
              <w:marRight w:val="0"/>
              <w:marTop w:val="0"/>
              <w:marBottom w:val="0"/>
              <w:divBdr>
                <w:top w:val="none" w:sz="0" w:space="0" w:color="auto"/>
                <w:left w:val="none" w:sz="0" w:space="0" w:color="auto"/>
                <w:bottom w:val="none" w:sz="0" w:space="0" w:color="auto"/>
                <w:right w:val="none" w:sz="0" w:space="0" w:color="auto"/>
              </w:divBdr>
            </w:div>
            <w:div w:id="967005064">
              <w:marLeft w:val="0"/>
              <w:marRight w:val="0"/>
              <w:marTop w:val="0"/>
              <w:marBottom w:val="0"/>
              <w:divBdr>
                <w:top w:val="none" w:sz="0" w:space="0" w:color="auto"/>
                <w:left w:val="none" w:sz="0" w:space="0" w:color="auto"/>
                <w:bottom w:val="none" w:sz="0" w:space="0" w:color="auto"/>
                <w:right w:val="none" w:sz="0" w:space="0" w:color="auto"/>
              </w:divBdr>
            </w:div>
            <w:div w:id="967931873">
              <w:marLeft w:val="0"/>
              <w:marRight w:val="0"/>
              <w:marTop w:val="0"/>
              <w:marBottom w:val="0"/>
              <w:divBdr>
                <w:top w:val="none" w:sz="0" w:space="0" w:color="auto"/>
                <w:left w:val="none" w:sz="0" w:space="0" w:color="auto"/>
                <w:bottom w:val="none" w:sz="0" w:space="0" w:color="auto"/>
                <w:right w:val="none" w:sz="0" w:space="0" w:color="auto"/>
              </w:divBdr>
            </w:div>
            <w:div w:id="968703153">
              <w:marLeft w:val="0"/>
              <w:marRight w:val="0"/>
              <w:marTop w:val="0"/>
              <w:marBottom w:val="0"/>
              <w:divBdr>
                <w:top w:val="none" w:sz="0" w:space="0" w:color="auto"/>
                <w:left w:val="none" w:sz="0" w:space="0" w:color="auto"/>
                <w:bottom w:val="none" w:sz="0" w:space="0" w:color="auto"/>
                <w:right w:val="none" w:sz="0" w:space="0" w:color="auto"/>
              </w:divBdr>
            </w:div>
            <w:div w:id="968777230">
              <w:marLeft w:val="0"/>
              <w:marRight w:val="0"/>
              <w:marTop w:val="0"/>
              <w:marBottom w:val="0"/>
              <w:divBdr>
                <w:top w:val="none" w:sz="0" w:space="0" w:color="auto"/>
                <w:left w:val="none" w:sz="0" w:space="0" w:color="auto"/>
                <w:bottom w:val="none" w:sz="0" w:space="0" w:color="auto"/>
                <w:right w:val="none" w:sz="0" w:space="0" w:color="auto"/>
              </w:divBdr>
            </w:div>
            <w:div w:id="968784839">
              <w:marLeft w:val="0"/>
              <w:marRight w:val="0"/>
              <w:marTop w:val="0"/>
              <w:marBottom w:val="0"/>
              <w:divBdr>
                <w:top w:val="none" w:sz="0" w:space="0" w:color="auto"/>
                <w:left w:val="none" w:sz="0" w:space="0" w:color="auto"/>
                <w:bottom w:val="none" w:sz="0" w:space="0" w:color="auto"/>
                <w:right w:val="none" w:sz="0" w:space="0" w:color="auto"/>
              </w:divBdr>
            </w:div>
            <w:div w:id="970868390">
              <w:marLeft w:val="0"/>
              <w:marRight w:val="0"/>
              <w:marTop w:val="0"/>
              <w:marBottom w:val="0"/>
              <w:divBdr>
                <w:top w:val="none" w:sz="0" w:space="0" w:color="auto"/>
                <w:left w:val="none" w:sz="0" w:space="0" w:color="auto"/>
                <w:bottom w:val="none" w:sz="0" w:space="0" w:color="auto"/>
                <w:right w:val="none" w:sz="0" w:space="0" w:color="auto"/>
              </w:divBdr>
            </w:div>
            <w:div w:id="972055365">
              <w:marLeft w:val="0"/>
              <w:marRight w:val="0"/>
              <w:marTop w:val="0"/>
              <w:marBottom w:val="0"/>
              <w:divBdr>
                <w:top w:val="none" w:sz="0" w:space="0" w:color="auto"/>
                <w:left w:val="none" w:sz="0" w:space="0" w:color="auto"/>
                <w:bottom w:val="none" w:sz="0" w:space="0" w:color="auto"/>
                <w:right w:val="none" w:sz="0" w:space="0" w:color="auto"/>
              </w:divBdr>
            </w:div>
            <w:div w:id="972293670">
              <w:marLeft w:val="0"/>
              <w:marRight w:val="0"/>
              <w:marTop w:val="0"/>
              <w:marBottom w:val="0"/>
              <w:divBdr>
                <w:top w:val="none" w:sz="0" w:space="0" w:color="auto"/>
                <w:left w:val="none" w:sz="0" w:space="0" w:color="auto"/>
                <w:bottom w:val="none" w:sz="0" w:space="0" w:color="auto"/>
                <w:right w:val="none" w:sz="0" w:space="0" w:color="auto"/>
              </w:divBdr>
            </w:div>
            <w:div w:id="972371493">
              <w:marLeft w:val="0"/>
              <w:marRight w:val="0"/>
              <w:marTop w:val="0"/>
              <w:marBottom w:val="0"/>
              <w:divBdr>
                <w:top w:val="none" w:sz="0" w:space="0" w:color="auto"/>
                <w:left w:val="none" w:sz="0" w:space="0" w:color="auto"/>
                <w:bottom w:val="none" w:sz="0" w:space="0" w:color="auto"/>
                <w:right w:val="none" w:sz="0" w:space="0" w:color="auto"/>
              </w:divBdr>
            </w:div>
            <w:div w:id="981277822">
              <w:marLeft w:val="0"/>
              <w:marRight w:val="0"/>
              <w:marTop w:val="0"/>
              <w:marBottom w:val="0"/>
              <w:divBdr>
                <w:top w:val="none" w:sz="0" w:space="0" w:color="auto"/>
                <w:left w:val="none" w:sz="0" w:space="0" w:color="auto"/>
                <w:bottom w:val="none" w:sz="0" w:space="0" w:color="auto"/>
                <w:right w:val="none" w:sz="0" w:space="0" w:color="auto"/>
              </w:divBdr>
            </w:div>
            <w:div w:id="981808102">
              <w:marLeft w:val="0"/>
              <w:marRight w:val="0"/>
              <w:marTop w:val="0"/>
              <w:marBottom w:val="0"/>
              <w:divBdr>
                <w:top w:val="none" w:sz="0" w:space="0" w:color="auto"/>
                <w:left w:val="none" w:sz="0" w:space="0" w:color="auto"/>
                <w:bottom w:val="none" w:sz="0" w:space="0" w:color="auto"/>
                <w:right w:val="none" w:sz="0" w:space="0" w:color="auto"/>
              </w:divBdr>
            </w:div>
            <w:div w:id="983849245">
              <w:marLeft w:val="0"/>
              <w:marRight w:val="0"/>
              <w:marTop w:val="0"/>
              <w:marBottom w:val="0"/>
              <w:divBdr>
                <w:top w:val="none" w:sz="0" w:space="0" w:color="auto"/>
                <w:left w:val="none" w:sz="0" w:space="0" w:color="auto"/>
                <w:bottom w:val="none" w:sz="0" w:space="0" w:color="auto"/>
                <w:right w:val="none" w:sz="0" w:space="0" w:color="auto"/>
              </w:divBdr>
            </w:div>
            <w:div w:id="984119121">
              <w:marLeft w:val="0"/>
              <w:marRight w:val="0"/>
              <w:marTop w:val="0"/>
              <w:marBottom w:val="0"/>
              <w:divBdr>
                <w:top w:val="none" w:sz="0" w:space="0" w:color="auto"/>
                <w:left w:val="none" w:sz="0" w:space="0" w:color="auto"/>
                <w:bottom w:val="none" w:sz="0" w:space="0" w:color="auto"/>
                <w:right w:val="none" w:sz="0" w:space="0" w:color="auto"/>
              </w:divBdr>
            </w:div>
            <w:div w:id="986401678">
              <w:marLeft w:val="0"/>
              <w:marRight w:val="0"/>
              <w:marTop w:val="0"/>
              <w:marBottom w:val="0"/>
              <w:divBdr>
                <w:top w:val="none" w:sz="0" w:space="0" w:color="auto"/>
                <w:left w:val="none" w:sz="0" w:space="0" w:color="auto"/>
                <w:bottom w:val="none" w:sz="0" w:space="0" w:color="auto"/>
                <w:right w:val="none" w:sz="0" w:space="0" w:color="auto"/>
              </w:divBdr>
            </w:div>
            <w:div w:id="989166336">
              <w:marLeft w:val="0"/>
              <w:marRight w:val="0"/>
              <w:marTop w:val="0"/>
              <w:marBottom w:val="0"/>
              <w:divBdr>
                <w:top w:val="none" w:sz="0" w:space="0" w:color="auto"/>
                <w:left w:val="none" w:sz="0" w:space="0" w:color="auto"/>
                <w:bottom w:val="none" w:sz="0" w:space="0" w:color="auto"/>
                <w:right w:val="none" w:sz="0" w:space="0" w:color="auto"/>
              </w:divBdr>
            </w:div>
            <w:div w:id="991837730">
              <w:marLeft w:val="0"/>
              <w:marRight w:val="0"/>
              <w:marTop w:val="0"/>
              <w:marBottom w:val="0"/>
              <w:divBdr>
                <w:top w:val="none" w:sz="0" w:space="0" w:color="auto"/>
                <w:left w:val="none" w:sz="0" w:space="0" w:color="auto"/>
                <w:bottom w:val="none" w:sz="0" w:space="0" w:color="auto"/>
                <w:right w:val="none" w:sz="0" w:space="0" w:color="auto"/>
              </w:divBdr>
            </w:div>
            <w:div w:id="994845788">
              <w:marLeft w:val="0"/>
              <w:marRight w:val="0"/>
              <w:marTop w:val="0"/>
              <w:marBottom w:val="0"/>
              <w:divBdr>
                <w:top w:val="none" w:sz="0" w:space="0" w:color="auto"/>
                <w:left w:val="none" w:sz="0" w:space="0" w:color="auto"/>
                <w:bottom w:val="none" w:sz="0" w:space="0" w:color="auto"/>
                <w:right w:val="none" w:sz="0" w:space="0" w:color="auto"/>
              </w:divBdr>
            </w:div>
            <w:div w:id="995570924">
              <w:marLeft w:val="0"/>
              <w:marRight w:val="0"/>
              <w:marTop w:val="0"/>
              <w:marBottom w:val="0"/>
              <w:divBdr>
                <w:top w:val="none" w:sz="0" w:space="0" w:color="auto"/>
                <w:left w:val="none" w:sz="0" w:space="0" w:color="auto"/>
                <w:bottom w:val="none" w:sz="0" w:space="0" w:color="auto"/>
                <w:right w:val="none" w:sz="0" w:space="0" w:color="auto"/>
              </w:divBdr>
            </w:div>
            <w:div w:id="996348618">
              <w:marLeft w:val="0"/>
              <w:marRight w:val="0"/>
              <w:marTop w:val="0"/>
              <w:marBottom w:val="0"/>
              <w:divBdr>
                <w:top w:val="none" w:sz="0" w:space="0" w:color="auto"/>
                <w:left w:val="none" w:sz="0" w:space="0" w:color="auto"/>
                <w:bottom w:val="none" w:sz="0" w:space="0" w:color="auto"/>
                <w:right w:val="none" w:sz="0" w:space="0" w:color="auto"/>
              </w:divBdr>
            </w:div>
            <w:div w:id="996764688">
              <w:marLeft w:val="0"/>
              <w:marRight w:val="0"/>
              <w:marTop w:val="0"/>
              <w:marBottom w:val="0"/>
              <w:divBdr>
                <w:top w:val="none" w:sz="0" w:space="0" w:color="auto"/>
                <w:left w:val="none" w:sz="0" w:space="0" w:color="auto"/>
                <w:bottom w:val="none" w:sz="0" w:space="0" w:color="auto"/>
                <w:right w:val="none" w:sz="0" w:space="0" w:color="auto"/>
              </w:divBdr>
            </w:div>
            <w:div w:id="999430719">
              <w:marLeft w:val="0"/>
              <w:marRight w:val="0"/>
              <w:marTop w:val="0"/>
              <w:marBottom w:val="0"/>
              <w:divBdr>
                <w:top w:val="none" w:sz="0" w:space="0" w:color="auto"/>
                <w:left w:val="none" w:sz="0" w:space="0" w:color="auto"/>
                <w:bottom w:val="none" w:sz="0" w:space="0" w:color="auto"/>
                <w:right w:val="none" w:sz="0" w:space="0" w:color="auto"/>
              </w:divBdr>
            </w:div>
            <w:div w:id="1000355776">
              <w:marLeft w:val="0"/>
              <w:marRight w:val="0"/>
              <w:marTop w:val="0"/>
              <w:marBottom w:val="0"/>
              <w:divBdr>
                <w:top w:val="none" w:sz="0" w:space="0" w:color="auto"/>
                <w:left w:val="none" w:sz="0" w:space="0" w:color="auto"/>
                <w:bottom w:val="none" w:sz="0" w:space="0" w:color="auto"/>
                <w:right w:val="none" w:sz="0" w:space="0" w:color="auto"/>
              </w:divBdr>
            </w:div>
            <w:div w:id="1001355214">
              <w:marLeft w:val="0"/>
              <w:marRight w:val="0"/>
              <w:marTop w:val="0"/>
              <w:marBottom w:val="0"/>
              <w:divBdr>
                <w:top w:val="none" w:sz="0" w:space="0" w:color="auto"/>
                <w:left w:val="none" w:sz="0" w:space="0" w:color="auto"/>
                <w:bottom w:val="none" w:sz="0" w:space="0" w:color="auto"/>
                <w:right w:val="none" w:sz="0" w:space="0" w:color="auto"/>
              </w:divBdr>
            </w:div>
            <w:div w:id="1002321717">
              <w:marLeft w:val="0"/>
              <w:marRight w:val="0"/>
              <w:marTop w:val="0"/>
              <w:marBottom w:val="0"/>
              <w:divBdr>
                <w:top w:val="none" w:sz="0" w:space="0" w:color="auto"/>
                <w:left w:val="none" w:sz="0" w:space="0" w:color="auto"/>
                <w:bottom w:val="none" w:sz="0" w:space="0" w:color="auto"/>
                <w:right w:val="none" w:sz="0" w:space="0" w:color="auto"/>
              </w:divBdr>
            </w:div>
            <w:div w:id="1002663851">
              <w:marLeft w:val="0"/>
              <w:marRight w:val="0"/>
              <w:marTop w:val="0"/>
              <w:marBottom w:val="0"/>
              <w:divBdr>
                <w:top w:val="none" w:sz="0" w:space="0" w:color="auto"/>
                <w:left w:val="none" w:sz="0" w:space="0" w:color="auto"/>
                <w:bottom w:val="none" w:sz="0" w:space="0" w:color="auto"/>
                <w:right w:val="none" w:sz="0" w:space="0" w:color="auto"/>
              </w:divBdr>
            </w:div>
            <w:div w:id="1004627639">
              <w:marLeft w:val="0"/>
              <w:marRight w:val="0"/>
              <w:marTop w:val="0"/>
              <w:marBottom w:val="0"/>
              <w:divBdr>
                <w:top w:val="none" w:sz="0" w:space="0" w:color="auto"/>
                <w:left w:val="none" w:sz="0" w:space="0" w:color="auto"/>
                <w:bottom w:val="none" w:sz="0" w:space="0" w:color="auto"/>
                <w:right w:val="none" w:sz="0" w:space="0" w:color="auto"/>
              </w:divBdr>
            </w:div>
            <w:div w:id="1004819971">
              <w:marLeft w:val="0"/>
              <w:marRight w:val="0"/>
              <w:marTop w:val="0"/>
              <w:marBottom w:val="0"/>
              <w:divBdr>
                <w:top w:val="none" w:sz="0" w:space="0" w:color="auto"/>
                <w:left w:val="none" w:sz="0" w:space="0" w:color="auto"/>
                <w:bottom w:val="none" w:sz="0" w:space="0" w:color="auto"/>
                <w:right w:val="none" w:sz="0" w:space="0" w:color="auto"/>
              </w:divBdr>
            </w:div>
            <w:div w:id="1005206148">
              <w:marLeft w:val="0"/>
              <w:marRight w:val="0"/>
              <w:marTop w:val="0"/>
              <w:marBottom w:val="0"/>
              <w:divBdr>
                <w:top w:val="none" w:sz="0" w:space="0" w:color="auto"/>
                <w:left w:val="none" w:sz="0" w:space="0" w:color="auto"/>
                <w:bottom w:val="none" w:sz="0" w:space="0" w:color="auto"/>
                <w:right w:val="none" w:sz="0" w:space="0" w:color="auto"/>
              </w:divBdr>
            </w:div>
            <w:div w:id="1010792447">
              <w:marLeft w:val="0"/>
              <w:marRight w:val="0"/>
              <w:marTop w:val="0"/>
              <w:marBottom w:val="0"/>
              <w:divBdr>
                <w:top w:val="none" w:sz="0" w:space="0" w:color="auto"/>
                <w:left w:val="none" w:sz="0" w:space="0" w:color="auto"/>
                <w:bottom w:val="none" w:sz="0" w:space="0" w:color="auto"/>
                <w:right w:val="none" w:sz="0" w:space="0" w:color="auto"/>
              </w:divBdr>
            </w:div>
            <w:div w:id="1012489250">
              <w:marLeft w:val="0"/>
              <w:marRight w:val="0"/>
              <w:marTop w:val="0"/>
              <w:marBottom w:val="0"/>
              <w:divBdr>
                <w:top w:val="none" w:sz="0" w:space="0" w:color="auto"/>
                <w:left w:val="none" w:sz="0" w:space="0" w:color="auto"/>
                <w:bottom w:val="none" w:sz="0" w:space="0" w:color="auto"/>
                <w:right w:val="none" w:sz="0" w:space="0" w:color="auto"/>
              </w:divBdr>
            </w:div>
            <w:div w:id="1012728706">
              <w:marLeft w:val="0"/>
              <w:marRight w:val="0"/>
              <w:marTop w:val="0"/>
              <w:marBottom w:val="0"/>
              <w:divBdr>
                <w:top w:val="none" w:sz="0" w:space="0" w:color="auto"/>
                <w:left w:val="none" w:sz="0" w:space="0" w:color="auto"/>
                <w:bottom w:val="none" w:sz="0" w:space="0" w:color="auto"/>
                <w:right w:val="none" w:sz="0" w:space="0" w:color="auto"/>
              </w:divBdr>
            </w:div>
            <w:div w:id="1012758334">
              <w:marLeft w:val="0"/>
              <w:marRight w:val="0"/>
              <w:marTop w:val="0"/>
              <w:marBottom w:val="0"/>
              <w:divBdr>
                <w:top w:val="none" w:sz="0" w:space="0" w:color="auto"/>
                <w:left w:val="none" w:sz="0" w:space="0" w:color="auto"/>
                <w:bottom w:val="none" w:sz="0" w:space="0" w:color="auto"/>
                <w:right w:val="none" w:sz="0" w:space="0" w:color="auto"/>
              </w:divBdr>
            </w:div>
            <w:div w:id="1016542752">
              <w:marLeft w:val="0"/>
              <w:marRight w:val="0"/>
              <w:marTop w:val="0"/>
              <w:marBottom w:val="0"/>
              <w:divBdr>
                <w:top w:val="none" w:sz="0" w:space="0" w:color="auto"/>
                <w:left w:val="none" w:sz="0" w:space="0" w:color="auto"/>
                <w:bottom w:val="none" w:sz="0" w:space="0" w:color="auto"/>
                <w:right w:val="none" w:sz="0" w:space="0" w:color="auto"/>
              </w:divBdr>
            </w:div>
            <w:div w:id="1017776001">
              <w:marLeft w:val="0"/>
              <w:marRight w:val="0"/>
              <w:marTop w:val="0"/>
              <w:marBottom w:val="0"/>
              <w:divBdr>
                <w:top w:val="none" w:sz="0" w:space="0" w:color="auto"/>
                <w:left w:val="none" w:sz="0" w:space="0" w:color="auto"/>
                <w:bottom w:val="none" w:sz="0" w:space="0" w:color="auto"/>
                <w:right w:val="none" w:sz="0" w:space="0" w:color="auto"/>
              </w:divBdr>
            </w:div>
            <w:div w:id="1018190256">
              <w:marLeft w:val="0"/>
              <w:marRight w:val="0"/>
              <w:marTop w:val="0"/>
              <w:marBottom w:val="0"/>
              <w:divBdr>
                <w:top w:val="none" w:sz="0" w:space="0" w:color="auto"/>
                <w:left w:val="none" w:sz="0" w:space="0" w:color="auto"/>
                <w:bottom w:val="none" w:sz="0" w:space="0" w:color="auto"/>
                <w:right w:val="none" w:sz="0" w:space="0" w:color="auto"/>
              </w:divBdr>
            </w:div>
            <w:div w:id="1023090355">
              <w:marLeft w:val="0"/>
              <w:marRight w:val="0"/>
              <w:marTop w:val="0"/>
              <w:marBottom w:val="0"/>
              <w:divBdr>
                <w:top w:val="none" w:sz="0" w:space="0" w:color="auto"/>
                <w:left w:val="none" w:sz="0" w:space="0" w:color="auto"/>
                <w:bottom w:val="none" w:sz="0" w:space="0" w:color="auto"/>
                <w:right w:val="none" w:sz="0" w:space="0" w:color="auto"/>
              </w:divBdr>
            </w:div>
            <w:div w:id="1025523897">
              <w:marLeft w:val="0"/>
              <w:marRight w:val="0"/>
              <w:marTop w:val="0"/>
              <w:marBottom w:val="0"/>
              <w:divBdr>
                <w:top w:val="none" w:sz="0" w:space="0" w:color="auto"/>
                <w:left w:val="none" w:sz="0" w:space="0" w:color="auto"/>
                <w:bottom w:val="none" w:sz="0" w:space="0" w:color="auto"/>
                <w:right w:val="none" w:sz="0" w:space="0" w:color="auto"/>
              </w:divBdr>
            </w:div>
            <w:div w:id="1026520025">
              <w:marLeft w:val="0"/>
              <w:marRight w:val="0"/>
              <w:marTop w:val="0"/>
              <w:marBottom w:val="0"/>
              <w:divBdr>
                <w:top w:val="none" w:sz="0" w:space="0" w:color="auto"/>
                <w:left w:val="none" w:sz="0" w:space="0" w:color="auto"/>
                <w:bottom w:val="none" w:sz="0" w:space="0" w:color="auto"/>
                <w:right w:val="none" w:sz="0" w:space="0" w:color="auto"/>
              </w:divBdr>
            </w:div>
            <w:div w:id="1026831206">
              <w:marLeft w:val="0"/>
              <w:marRight w:val="0"/>
              <w:marTop w:val="0"/>
              <w:marBottom w:val="0"/>
              <w:divBdr>
                <w:top w:val="none" w:sz="0" w:space="0" w:color="auto"/>
                <w:left w:val="none" w:sz="0" w:space="0" w:color="auto"/>
                <w:bottom w:val="none" w:sz="0" w:space="0" w:color="auto"/>
                <w:right w:val="none" w:sz="0" w:space="0" w:color="auto"/>
              </w:divBdr>
            </w:div>
            <w:div w:id="1029184123">
              <w:marLeft w:val="0"/>
              <w:marRight w:val="0"/>
              <w:marTop w:val="0"/>
              <w:marBottom w:val="0"/>
              <w:divBdr>
                <w:top w:val="none" w:sz="0" w:space="0" w:color="auto"/>
                <w:left w:val="none" w:sz="0" w:space="0" w:color="auto"/>
                <w:bottom w:val="none" w:sz="0" w:space="0" w:color="auto"/>
                <w:right w:val="none" w:sz="0" w:space="0" w:color="auto"/>
              </w:divBdr>
            </w:div>
            <w:div w:id="1030061839">
              <w:marLeft w:val="0"/>
              <w:marRight w:val="0"/>
              <w:marTop w:val="0"/>
              <w:marBottom w:val="0"/>
              <w:divBdr>
                <w:top w:val="none" w:sz="0" w:space="0" w:color="auto"/>
                <w:left w:val="none" w:sz="0" w:space="0" w:color="auto"/>
                <w:bottom w:val="none" w:sz="0" w:space="0" w:color="auto"/>
                <w:right w:val="none" w:sz="0" w:space="0" w:color="auto"/>
              </w:divBdr>
            </w:div>
            <w:div w:id="1031616463">
              <w:marLeft w:val="0"/>
              <w:marRight w:val="0"/>
              <w:marTop w:val="0"/>
              <w:marBottom w:val="0"/>
              <w:divBdr>
                <w:top w:val="none" w:sz="0" w:space="0" w:color="auto"/>
                <w:left w:val="none" w:sz="0" w:space="0" w:color="auto"/>
                <w:bottom w:val="none" w:sz="0" w:space="0" w:color="auto"/>
                <w:right w:val="none" w:sz="0" w:space="0" w:color="auto"/>
              </w:divBdr>
            </w:div>
            <w:div w:id="1031765683">
              <w:marLeft w:val="0"/>
              <w:marRight w:val="0"/>
              <w:marTop w:val="0"/>
              <w:marBottom w:val="0"/>
              <w:divBdr>
                <w:top w:val="none" w:sz="0" w:space="0" w:color="auto"/>
                <w:left w:val="none" w:sz="0" w:space="0" w:color="auto"/>
                <w:bottom w:val="none" w:sz="0" w:space="0" w:color="auto"/>
                <w:right w:val="none" w:sz="0" w:space="0" w:color="auto"/>
              </w:divBdr>
            </w:div>
            <w:div w:id="1034768739">
              <w:marLeft w:val="0"/>
              <w:marRight w:val="0"/>
              <w:marTop w:val="0"/>
              <w:marBottom w:val="0"/>
              <w:divBdr>
                <w:top w:val="none" w:sz="0" w:space="0" w:color="auto"/>
                <w:left w:val="none" w:sz="0" w:space="0" w:color="auto"/>
                <w:bottom w:val="none" w:sz="0" w:space="0" w:color="auto"/>
                <w:right w:val="none" w:sz="0" w:space="0" w:color="auto"/>
              </w:divBdr>
            </w:div>
            <w:div w:id="1039472048">
              <w:marLeft w:val="0"/>
              <w:marRight w:val="0"/>
              <w:marTop w:val="0"/>
              <w:marBottom w:val="0"/>
              <w:divBdr>
                <w:top w:val="none" w:sz="0" w:space="0" w:color="auto"/>
                <w:left w:val="none" w:sz="0" w:space="0" w:color="auto"/>
                <w:bottom w:val="none" w:sz="0" w:space="0" w:color="auto"/>
                <w:right w:val="none" w:sz="0" w:space="0" w:color="auto"/>
              </w:divBdr>
            </w:div>
            <w:div w:id="1043288949">
              <w:marLeft w:val="0"/>
              <w:marRight w:val="0"/>
              <w:marTop w:val="0"/>
              <w:marBottom w:val="0"/>
              <w:divBdr>
                <w:top w:val="none" w:sz="0" w:space="0" w:color="auto"/>
                <w:left w:val="none" w:sz="0" w:space="0" w:color="auto"/>
                <w:bottom w:val="none" w:sz="0" w:space="0" w:color="auto"/>
                <w:right w:val="none" w:sz="0" w:space="0" w:color="auto"/>
              </w:divBdr>
            </w:div>
            <w:div w:id="1045789295">
              <w:marLeft w:val="0"/>
              <w:marRight w:val="0"/>
              <w:marTop w:val="0"/>
              <w:marBottom w:val="0"/>
              <w:divBdr>
                <w:top w:val="none" w:sz="0" w:space="0" w:color="auto"/>
                <w:left w:val="none" w:sz="0" w:space="0" w:color="auto"/>
                <w:bottom w:val="none" w:sz="0" w:space="0" w:color="auto"/>
                <w:right w:val="none" w:sz="0" w:space="0" w:color="auto"/>
              </w:divBdr>
            </w:div>
            <w:div w:id="1048726695">
              <w:marLeft w:val="0"/>
              <w:marRight w:val="0"/>
              <w:marTop w:val="0"/>
              <w:marBottom w:val="0"/>
              <w:divBdr>
                <w:top w:val="none" w:sz="0" w:space="0" w:color="auto"/>
                <w:left w:val="none" w:sz="0" w:space="0" w:color="auto"/>
                <w:bottom w:val="none" w:sz="0" w:space="0" w:color="auto"/>
                <w:right w:val="none" w:sz="0" w:space="0" w:color="auto"/>
              </w:divBdr>
            </w:div>
            <w:div w:id="1051147715">
              <w:marLeft w:val="0"/>
              <w:marRight w:val="0"/>
              <w:marTop w:val="0"/>
              <w:marBottom w:val="0"/>
              <w:divBdr>
                <w:top w:val="none" w:sz="0" w:space="0" w:color="auto"/>
                <w:left w:val="none" w:sz="0" w:space="0" w:color="auto"/>
                <w:bottom w:val="none" w:sz="0" w:space="0" w:color="auto"/>
                <w:right w:val="none" w:sz="0" w:space="0" w:color="auto"/>
              </w:divBdr>
            </w:div>
            <w:div w:id="1052190225">
              <w:marLeft w:val="0"/>
              <w:marRight w:val="0"/>
              <w:marTop w:val="0"/>
              <w:marBottom w:val="0"/>
              <w:divBdr>
                <w:top w:val="none" w:sz="0" w:space="0" w:color="auto"/>
                <w:left w:val="none" w:sz="0" w:space="0" w:color="auto"/>
                <w:bottom w:val="none" w:sz="0" w:space="0" w:color="auto"/>
                <w:right w:val="none" w:sz="0" w:space="0" w:color="auto"/>
              </w:divBdr>
            </w:div>
            <w:div w:id="1053234051">
              <w:marLeft w:val="0"/>
              <w:marRight w:val="0"/>
              <w:marTop w:val="0"/>
              <w:marBottom w:val="0"/>
              <w:divBdr>
                <w:top w:val="none" w:sz="0" w:space="0" w:color="auto"/>
                <w:left w:val="none" w:sz="0" w:space="0" w:color="auto"/>
                <w:bottom w:val="none" w:sz="0" w:space="0" w:color="auto"/>
                <w:right w:val="none" w:sz="0" w:space="0" w:color="auto"/>
              </w:divBdr>
            </w:div>
            <w:div w:id="1053583394">
              <w:marLeft w:val="0"/>
              <w:marRight w:val="0"/>
              <w:marTop w:val="0"/>
              <w:marBottom w:val="0"/>
              <w:divBdr>
                <w:top w:val="none" w:sz="0" w:space="0" w:color="auto"/>
                <w:left w:val="none" w:sz="0" w:space="0" w:color="auto"/>
                <w:bottom w:val="none" w:sz="0" w:space="0" w:color="auto"/>
                <w:right w:val="none" w:sz="0" w:space="0" w:color="auto"/>
              </w:divBdr>
            </w:div>
            <w:div w:id="1059860020">
              <w:marLeft w:val="0"/>
              <w:marRight w:val="0"/>
              <w:marTop w:val="0"/>
              <w:marBottom w:val="0"/>
              <w:divBdr>
                <w:top w:val="none" w:sz="0" w:space="0" w:color="auto"/>
                <w:left w:val="none" w:sz="0" w:space="0" w:color="auto"/>
                <w:bottom w:val="none" w:sz="0" w:space="0" w:color="auto"/>
                <w:right w:val="none" w:sz="0" w:space="0" w:color="auto"/>
              </w:divBdr>
            </w:div>
            <w:div w:id="1060132515">
              <w:marLeft w:val="0"/>
              <w:marRight w:val="0"/>
              <w:marTop w:val="0"/>
              <w:marBottom w:val="0"/>
              <w:divBdr>
                <w:top w:val="none" w:sz="0" w:space="0" w:color="auto"/>
                <w:left w:val="none" w:sz="0" w:space="0" w:color="auto"/>
                <w:bottom w:val="none" w:sz="0" w:space="0" w:color="auto"/>
                <w:right w:val="none" w:sz="0" w:space="0" w:color="auto"/>
              </w:divBdr>
            </w:div>
            <w:div w:id="1060591165">
              <w:marLeft w:val="0"/>
              <w:marRight w:val="0"/>
              <w:marTop w:val="0"/>
              <w:marBottom w:val="0"/>
              <w:divBdr>
                <w:top w:val="none" w:sz="0" w:space="0" w:color="auto"/>
                <w:left w:val="none" w:sz="0" w:space="0" w:color="auto"/>
                <w:bottom w:val="none" w:sz="0" w:space="0" w:color="auto"/>
                <w:right w:val="none" w:sz="0" w:space="0" w:color="auto"/>
              </w:divBdr>
            </w:div>
            <w:div w:id="1060908773">
              <w:marLeft w:val="0"/>
              <w:marRight w:val="0"/>
              <w:marTop w:val="0"/>
              <w:marBottom w:val="0"/>
              <w:divBdr>
                <w:top w:val="none" w:sz="0" w:space="0" w:color="auto"/>
                <w:left w:val="none" w:sz="0" w:space="0" w:color="auto"/>
                <w:bottom w:val="none" w:sz="0" w:space="0" w:color="auto"/>
                <w:right w:val="none" w:sz="0" w:space="0" w:color="auto"/>
              </w:divBdr>
            </w:div>
            <w:div w:id="1061054672">
              <w:marLeft w:val="0"/>
              <w:marRight w:val="0"/>
              <w:marTop w:val="0"/>
              <w:marBottom w:val="0"/>
              <w:divBdr>
                <w:top w:val="none" w:sz="0" w:space="0" w:color="auto"/>
                <w:left w:val="none" w:sz="0" w:space="0" w:color="auto"/>
                <w:bottom w:val="none" w:sz="0" w:space="0" w:color="auto"/>
                <w:right w:val="none" w:sz="0" w:space="0" w:color="auto"/>
              </w:divBdr>
            </w:div>
            <w:div w:id="1063523952">
              <w:marLeft w:val="0"/>
              <w:marRight w:val="0"/>
              <w:marTop w:val="0"/>
              <w:marBottom w:val="0"/>
              <w:divBdr>
                <w:top w:val="none" w:sz="0" w:space="0" w:color="auto"/>
                <w:left w:val="none" w:sz="0" w:space="0" w:color="auto"/>
                <w:bottom w:val="none" w:sz="0" w:space="0" w:color="auto"/>
                <w:right w:val="none" w:sz="0" w:space="0" w:color="auto"/>
              </w:divBdr>
            </w:div>
            <w:div w:id="1063873769">
              <w:marLeft w:val="0"/>
              <w:marRight w:val="0"/>
              <w:marTop w:val="0"/>
              <w:marBottom w:val="0"/>
              <w:divBdr>
                <w:top w:val="none" w:sz="0" w:space="0" w:color="auto"/>
                <w:left w:val="none" w:sz="0" w:space="0" w:color="auto"/>
                <w:bottom w:val="none" w:sz="0" w:space="0" w:color="auto"/>
                <w:right w:val="none" w:sz="0" w:space="0" w:color="auto"/>
              </w:divBdr>
            </w:div>
            <w:div w:id="1064180613">
              <w:marLeft w:val="0"/>
              <w:marRight w:val="0"/>
              <w:marTop w:val="0"/>
              <w:marBottom w:val="0"/>
              <w:divBdr>
                <w:top w:val="none" w:sz="0" w:space="0" w:color="auto"/>
                <w:left w:val="none" w:sz="0" w:space="0" w:color="auto"/>
                <w:bottom w:val="none" w:sz="0" w:space="0" w:color="auto"/>
                <w:right w:val="none" w:sz="0" w:space="0" w:color="auto"/>
              </w:divBdr>
            </w:div>
            <w:div w:id="1064527415">
              <w:marLeft w:val="0"/>
              <w:marRight w:val="0"/>
              <w:marTop w:val="0"/>
              <w:marBottom w:val="0"/>
              <w:divBdr>
                <w:top w:val="none" w:sz="0" w:space="0" w:color="auto"/>
                <w:left w:val="none" w:sz="0" w:space="0" w:color="auto"/>
                <w:bottom w:val="none" w:sz="0" w:space="0" w:color="auto"/>
                <w:right w:val="none" w:sz="0" w:space="0" w:color="auto"/>
              </w:divBdr>
            </w:div>
            <w:div w:id="1067806142">
              <w:marLeft w:val="0"/>
              <w:marRight w:val="0"/>
              <w:marTop w:val="0"/>
              <w:marBottom w:val="0"/>
              <w:divBdr>
                <w:top w:val="none" w:sz="0" w:space="0" w:color="auto"/>
                <w:left w:val="none" w:sz="0" w:space="0" w:color="auto"/>
                <w:bottom w:val="none" w:sz="0" w:space="0" w:color="auto"/>
                <w:right w:val="none" w:sz="0" w:space="0" w:color="auto"/>
              </w:divBdr>
            </w:div>
            <w:div w:id="1070007944">
              <w:marLeft w:val="0"/>
              <w:marRight w:val="0"/>
              <w:marTop w:val="0"/>
              <w:marBottom w:val="0"/>
              <w:divBdr>
                <w:top w:val="none" w:sz="0" w:space="0" w:color="auto"/>
                <w:left w:val="none" w:sz="0" w:space="0" w:color="auto"/>
                <w:bottom w:val="none" w:sz="0" w:space="0" w:color="auto"/>
                <w:right w:val="none" w:sz="0" w:space="0" w:color="auto"/>
              </w:divBdr>
            </w:div>
            <w:div w:id="1070732816">
              <w:marLeft w:val="0"/>
              <w:marRight w:val="0"/>
              <w:marTop w:val="0"/>
              <w:marBottom w:val="0"/>
              <w:divBdr>
                <w:top w:val="none" w:sz="0" w:space="0" w:color="auto"/>
                <w:left w:val="none" w:sz="0" w:space="0" w:color="auto"/>
                <w:bottom w:val="none" w:sz="0" w:space="0" w:color="auto"/>
                <w:right w:val="none" w:sz="0" w:space="0" w:color="auto"/>
              </w:divBdr>
            </w:div>
            <w:div w:id="1072971723">
              <w:marLeft w:val="0"/>
              <w:marRight w:val="0"/>
              <w:marTop w:val="0"/>
              <w:marBottom w:val="0"/>
              <w:divBdr>
                <w:top w:val="none" w:sz="0" w:space="0" w:color="auto"/>
                <w:left w:val="none" w:sz="0" w:space="0" w:color="auto"/>
                <w:bottom w:val="none" w:sz="0" w:space="0" w:color="auto"/>
                <w:right w:val="none" w:sz="0" w:space="0" w:color="auto"/>
              </w:divBdr>
            </w:div>
            <w:div w:id="1075319160">
              <w:marLeft w:val="0"/>
              <w:marRight w:val="0"/>
              <w:marTop w:val="0"/>
              <w:marBottom w:val="0"/>
              <w:divBdr>
                <w:top w:val="none" w:sz="0" w:space="0" w:color="auto"/>
                <w:left w:val="none" w:sz="0" w:space="0" w:color="auto"/>
                <w:bottom w:val="none" w:sz="0" w:space="0" w:color="auto"/>
                <w:right w:val="none" w:sz="0" w:space="0" w:color="auto"/>
              </w:divBdr>
            </w:div>
            <w:div w:id="1076900050">
              <w:marLeft w:val="0"/>
              <w:marRight w:val="0"/>
              <w:marTop w:val="0"/>
              <w:marBottom w:val="0"/>
              <w:divBdr>
                <w:top w:val="none" w:sz="0" w:space="0" w:color="auto"/>
                <w:left w:val="none" w:sz="0" w:space="0" w:color="auto"/>
                <w:bottom w:val="none" w:sz="0" w:space="0" w:color="auto"/>
                <w:right w:val="none" w:sz="0" w:space="0" w:color="auto"/>
              </w:divBdr>
            </w:div>
            <w:div w:id="1078871129">
              <w:marLeft w:val="0"/>
              <w:marRight w:val="0"/>
              <w:marTop w:val="0"/>
              <w:marBottom w:val="0"/>
              <w:divBdr>
                <w:top w:val="none" w:sz="0" w:space="0" w:color="auto"/>
                <w:left w:val="none" w:sz="0" w:space="0" w:color="auto"/>
                <w:bottom w:val="none" w:sz="0" w:space="0" w:color="auto"/>
                <w:right w:val="none" w:sz="0" w:space="0" w:color="auto"/>
              </w:divBdr>
            </w:div>
            <w:div w:id="1079207521">
              <w:marLeft w:val="0"/>
              <w:marRight w:val="0"/>
              <w:marTop w:val="0"/>
              <w:marBottom w:val="0"/>
              <w:divBdr>
                <w:top w:val="none" w:sz="0" w:space="0" w:color="auto"/>
                <w:left w:val="none" w:sz="0" w:space="0" w:color="auto"/>
                <w:bottom w:val="none" w:sz="0" w:space="0" w:color="auto"/>
                <w:right w:val="none" w:sz="0" w:space="0" w:color="auto"/>
              </w:divBdr>
            </w:div>
            <w:div w:id="1079213513">
              <w:marLeft w:val="0"/>
              <w:marRight w:val="0"/>
              <w:marTop w:val="0"/>
              <w:marBottom w:val="0"/>
              <w:divBdr>
                <w:top w:val="none" w:sz="0" w:space="0" w:color="auto"/>
                <w:left w:val="none" w:sz="0" w:space="0" w:color="auto"/>
                <w:bottom w:val="none" w:sz="0" w:space="0" w:color="auto"/>
                <w:right w:val="none" w:sz="0" w:space="0" w:color="auto"/>
              </w:divBdr>
              <w:divsChild>
                <w:div w:id="227882137">
                  <w:marLeft w:val="0"/>
                  <w:marRight w:val="0"/>
                  <w:marTop w:val="0"/>
                  <w:marBottom w:val="0"/>
                  <w:divBdr>
                    <w:top w:val="none" w:sz="0" w:space="0" w:color="auto"/>
                    <w:left w:val="none" w:sz="0" w:space="0" w:color="auto"/>
                    <w:bottom w:val="none" w:sz="0" w:space="0" w:color="auto"/>
                    <w:right w:val="none" w:sz="0" w:space="0" w:color="auto"/>
                  </w:divBdr>
                </w:div>
                <w:div w:id="243221050">
                  <w:marLeft w:val="0"/>
                  <w:marRight w:val="0"/>
                  <w:marTop w:val="0"/>
                  <w:marBottom w:val="0"/>
                  <w:divBdr>
                    <w:top w:val="none" w:sz="0" w:space="0" w:color="auto"/>
                    <w:left w:val="none" w:sz="0" w:space="0" w:color="auto"/>
                    <w:bottom w:val="none" w:sz="0" w:space="0" w:color="auto"/>
                    <w:right w:val="none" w:sz="0" w:space="0" w:color="auto"/>
                  </w:divBdr>
                </w:div>
                <w:div w:id="341902344">
                  <w:marLeft w:val="0"/>
                  <w:marRight w:val="0"/>
                  <w:marTop w:val="0"/>
                  <w:marBottom w:val="0"/>
                  <w:divBdr>
                    <w:top w:val="none" w:sz="0" w:space="0" w:color="auto"/>
                    <w:left w:val="none" w:sz="0" w:space="0" w:color="auto"/>
                    <w:bottom w:val="none" w:sz="0" w:space="0" w:color="auto"/>
                    <w:right w:val="none" w:sz="0" w:space="0" w:color="auto"/>
                  </w:divBdr>
                </w:div>
                <w:div w:id="644625265">
                  <w:marLeft w:val="0"/>
                  <w:marRight w:val="0"/>
                  <w:marTop w:val="0"/>
                  <w:marBottom w:val="0"/>
                  <w:divBdr>
                    <w:top w:val="none" w:sz="0" w:space="0" w:color="auto"/>
                    <w:left w:val="none" w:sz="0" w:space="0" w:color="auto"/>
                    <w:bottom w:val="none" w:sz="0" w:space="0" w:color="auto"/>
                    <w:right w:val="none" w:sz="0" w:space="0" w:color="auto"/>
                  </w:divBdr>
                </w:div>
                <w:div w:id="675619419">
                  <w:marLeft w:val="0"/>
                  <w:marRight w:val="0"/>
                  <w:marTop w:val="0"/>
                  <w:marBottom w:val="0"/>
                  <w:divBdr>
                    <w:top w:val="none" w:sz="0" w:space="0" w:color="auto"/>
                    <w:left w:val="none" w:sz="0" w:space="0" w:color="auto"/>
                    <w:bottom w:val="none" w:sz="0" w:space="0" w:color="auto"/>
                    <w:right w:val="none" w:sz="0" w:space="0" w:color="auto"/>
                  </w:divBdr>
                </w:div>
                <w:div w:id="687290205">
                  <w:marLeft w:val="0"/>
                  <w:marRight w:val="0"/>
                  <w:marTop w:val="0"/>
                  <w:marBottom w:val="0"/>
                  <w:divBdr>
                    <w:top w:val="none" w:sz="0" w:space="0" w:color="auto"/>
                    <w:left w:val="none" w:sz="0" w:space="0" w:color="auto"/>
                    <w:bottom w:val="none" w:sz="0" w:space="0" w:color="auto"/>
                    <w:right w:val="none" w:sz="0" w:space="0" w:color="auto"/>
                  </w:divBdr>
                </w:div>
                <w:div w:id="759301320">
                  <w:marLeft w:val="0"/>
                  <w:marRight w:val="0"/>
                  <w:marTop w:val="0"/>
                  <w:marBottom w:val="0"/>
                  <w:divBdr>
                    <w:top w:val="none" w:sz="0" w:space="0" w:color="auto"/>
                    <w:left w:val="none" w:sz="0" w:space="0" w:color="auto"/>
                    <w:bottom w:val="none" w:sz="0" w:space="0" w:color="auto"/>
                    <w:right w:val="none" w:sz="0" w:space="0" w:color="auto"/>
                  </w:divBdr>
                </w:div>
                <w:div w:id="820005623">
                  <w:marLeft w:val="0"/>
                  <w:marRight w:val="0"/>
                  <w:marTop w:val="0"/>
                  <w:marBottom w:val="0"/>
                  <w:divBdr>
                    <w:top w:val="none" w:sz="0" w:space="0" w:color="auto"/>
                    <w:left w:val="none" w:sz="0" w:space="0" w:color="auto"/>
                    <w:bottom w:val="none" w:sz="0" w:space="0" w:color="auto"/>
                    <w:right w:val="none" w:sz="0" w:space="0" w:color="auto"/>
                  </w:divBdr>
                </w:div>
                <w:div w:id="836960504">
                  <w:marLeft w:val="0"/>
                  <w:marRight w:val="0"/>
                  <w:marTop w:val="0"/>
                  <w:marBottom w:val="0"/>
                  <w:divBdr>
                    <w:top w:val="none" w:sz="0" w:space="0" w:color="auto"/>
                    <w:left w:val="none" w:sz="0" w:space="0" w:color="auto"/>
                    <w:bottom w:val="none" w:sz="0" w:space="0" w:color="auto"/>
                    <w:right w:val="none" w:sz="0" w:space="0" w:color="auto"/>
                  </w:divBdr>
                </w:div>
                <w:div w:id="1122729871">
                  <w:marLeft w:val="0"/>
                  <w:marRight w:val="0"/>
                  <w:marTop w:val="0"/>
                  <w:marBottom w:val="0"/>
                  <w:divBdr>
                    <w:top w:val="none" w:sz="0" w:space="0" w:color="auto"/>
                    <w:left w:val="none" w:sz="0" w:space="0" w:color="auto"/>
                    <w:bottom w:val="none" w:sz="0" w:space="0" w:color="auto"/>
                    <w:right w:val="none" w:sz="0" w:space="0" w:color="auto"/>
                  </w:divBdr>
                </w:div>
                <w:div w:id="1301955271">
                  <w:marLeft w:val="0"/>
                  <w:marRight w:val="0"/>
                  <w:marTop w:val="0"/>
                  <w:marBottom w:val="0"/>
                  <w:divBdr>
                    <w:top w:val="none" w:sz="0" w:space="0" w:color="auto"/>
                    <w:left w:val="none" w:sz="0" w:space="0" w:color="auto"/>
                    <w:bottom w:val="none" w:sz="0" w:space="0" w:color="auto"/>
                    <w:right w:val="none" w:sz="0" w:space="0" w:color="auto"/>
                  </w:divBdr>
                </w:div>
                <w:div w:id="1493714867">
                  <w:marLeft w:val="0"/>
                  <w:marRight w:val="0"/>
                  <w:marTop w:val="0"/>
                  <w:marBottom w:val="0"/>
                  <w:divBdr>
                    <w:top w:val="none" w:sz="0" w:space="0" w:color="auto"/>
                    <w:left w:val="none" w:sz="0" w:space="0" w:color="auto"/>
                    <w:bottom w:val="none" w:sz="0" w:space="0" w:color="auto"/>
                    <w:right w:val="none" w:sz="0" w:space="0" w:color="auto"/>
                  </w:divBdr>
                </w:div>
                <w:div w:id="1503086941">
                  <w:marLeft w:val="0"/>
                  <w:marRight w:val="0"/>
                  <w:marTop w:val="0"/>
                  <w:marBottom w:val="0"/>
                  <w:divBdr>
                    <w:top w:val="none" w:sz="0" w:space="0" w:color="auto"/>
                    <w:left w:val="none" w:sz="0" w:space="0" w:color="auto"/>
                    <w:bottom w:val="none" w:sz="0" w:space="0" w:color="auto"/>
                    <w:right w:val="none" w:sz="0" w:space="0" w:color="auto"/>
                  </w:divBdr>
                </w:div>
                <w:div w:id="1600409566">
                  <w:marLeft w:val="0"/>
                  <w:marRight w:val="0"/>
                  <w:marTop w:val="0"/>
                  <w:marBottom w:val="0"/>
                  <w:divBdr>
                    <w:top w:val="none" w:sz="0" w:space="0" w:color="auto"/>
                    <w:left w:val="none" w:sz="0" w:space="0" w:color="auto"/>
                    <w:bottom w:val="none" w:sz="0" w:space="0" w:color="auto"/>
                    <w:right w:val="none" w:sz="0" w:space="0" w:color="auto"/>
                  </w:divBdr>
                </w:div>
                <w:div w:id="1608388463">
                  <w:marLeft w:val="0"/>
                  <w:marRight w:val="0"/>
                  <w:marTop w:val="0"/>
                  <w:marBottom w:val="0"/>
                  <w:divBdr>
                    <w:top w:val="none" w:sz="0" w:space="0" w:color="auto"/>
                    <w:left w:val="none" w:sz="0" w:space="0" w:color="auto"/>
                    <w:bottom w:val="none" w:sz="0" w:space="0" w:color="auto"/>
                    <w:right w:val="none" w:sz="0" w:space="0" w:color="auto"/>
                  </w:divBdr>
                </w:div>
                <w:div w:id="1830486352">
                  <w:marLeft w:val="0"/>
                  <w:marRight w:val="0"/>
                  <w:marTop w:val="0"/>
                  <w:marBottom w:val="0"/>
                  <w:divBdr>
                    <w:top w:val="none" w:sz="0" w:space="0" w:color="auto"/>
                    <w:left w:val="none" w:sz="0" w:space="0" w:color="auto"/>
                    <w:bottom w:val="none" w:sz="0" w:space="0" w:color="auto"/>
                    <w:right w:val="none" w:sz="0" w:space="0" w:color="auto"/>
                  </w:divBdr>
                </w:div>
                <w:div w:id="2048069499">
                  <w:marLeft w:val="0"/>
                  <w:marRight w:val="0"/>
                  <w:marTop w:val="0"/>
                  <w:marBottom w:val="0"/>
                  <w:divBdr>
                    <w:top w:val="none" w:sz="0" w:space="0" w:color="auto"/>
                    <w:left w:val="none" w:sz="0" w:space="0" w:color="auto"/>
                    <w:bottom w:val="none" w:sz="0" w:space="0" w:color="auto"/>
                    <w:right w:val="none" w:sz="0" w:space="0" w:color="auto"/>
                  </w:divBdr>
                </w:div>
                <w:div w:id="2109811439">
                  <w:marLeft w:val="0"/>
                  <w:marRight w:val="0"/>
                  <w:marTop w:val="0"/>
                  <w:marBottom w:val="0"/>
                  <w:divBdr>
                    <w:top w:val="none" w:sz="0" w:space="0" w:color="auto"/>
                    <w:left w:val="none" w:sz="0" w:space="0" w:color="auto"/>
                    <w:bottom w:val="none" w:sz="0" w:space="0" w:color="auto"/>
                    <w:right w:val="none" w:sz="0" w:space="0" w:color="auto"/>
                  </w:divBdr>
                </w:div>
                <w:div w:id="2145077309">
                  <w:marLeft w:val="0"/>
                  <w:marRight w:val="0"/>
                  <w:marTop w:val="0"/>
                  <w:marBottom w:val="0"/>
                  <w:divBdr>
                    <w:top w:val="none" w:sz="0" w:space="0" w:color="auto"/>
                    <w:left w:val="none" w:sz="0" w:space="0" w:color="auto"/>
                    <w:bottom w:val="none" w:sz="0" w:space="0" w:color="auto"/>
                    <w:right w:val="none" w:sz="0" w:space="0" w:color="auto"/>
                  </w:divBdr>
                </w:div>
              </w:divsChild>
            </w:div>
            <w:div w:id="1079327625">
              <w:marLeft w:val="0"/>
              <w:marRight w:val="0"/>
              <w:marTop w:val="0"/>
              <w:marBottom w:val="0"/>
              <w:divBdr>
                <w:top w:val="none" w:sz="0" w:space="0" w:color="auto"/>
                <w:left w:val="none" w:sz="0" w:space="0" w:color="auto"/>
                <w:bottom w:val="none" w:sz="0" w:space="0" w:color="auto"/>
                <w:right w:val="none" w:sz="0" w:space="0" w:color="auto"/>
              </w:divBdr>
            </w:div>
            <w:div w:id="1084909892">
              <w:marLeft w:val="0"/>
              <w:marRight w:val="0"/>
              <w:marTop w:val="0"/>
              <w:marBottom w:val="0"/>
              <w:divBdr>
                <w:top w:val="none" w:sz="0" w:space="0" w:color="auto"/>
                <w:left w:val="none" w:sz="0" w:space="0" w:color="auto"/>
                <w:bottom w:val="none" w:sz="0" w:space="0" w:color="auto"/>
                <w:right w:val="none" w:sz="0" w:space="0" w:color="auto"/>
              </w:divBdr>
            </w:div>
            <w:div w:id="1085808980">
              <w:marLeft w:val="0"/>
              <w:marRight w:val="0"/>
              <w:marTop w:val="0"/>
              <w:marBottom w:val="0"/>
              <w:divBdr>
                <w:top w:val="none" w:sz="0" w:space="0" w:color="auto"/>
                <w:left w:val="none" w:sz="0" w:space="0" w:color="auto"/>
                <w:bottom w:val="none" w:sz="0" w:space="0" w:color="auto"/>
                <w:right w:val="none" w:sz="0" w:space="0" w:color="auto"/>
              </w:divBdr>
            </w:div>
            <w:div w:id="1086346269">
              <w:marLeft w:val="0"/>
              <w:marRight w:val="0"/>
              <w:marTop w:val="0"/>
              <w:marBottom w:val="0"/>
              <w:divBdr>
                <w:top w:val="none" w:sz="0" w:space="0" w:color="auto"/>
                <w:left w:val="none" w:sz="0" w:space="0" w:color="auto"/>
                <w:bottom w:val="none" w:sz="0" w:space="0" w:color="auto"/>
                <w:right w:val="none" w:sz="0" w:space="0" w:color="auto"/>
              </w:divBdr>
            </w:div>
            <w:div w:id="1086535727">
              <w:marLeft w:val="0"/>
              <w:marRight w:val="0"/>
              <w:marTop w:val="0"/>
              <w:marBottom w:val="0"/>
              <w:divBdr>
                <w:top w:val="none" w:sz="0" w:space="0" w:color="auto"/>
                <w:left w:val="none" w:sz="0" w:space="0" w:color="auto"/>
                <w:bottom w:val="none" w:sz="0" w:space="0" w:color="auto"/>
                <w:right w:val="none" w:sz="0" w:space="0" w:color="auto"/>
              </w:divBdr>
            </w:div>
            <w:div w:id="1087308120">
              <w:marLeft w:val="0"/>
              <w:marRight w:val="0"/>
              <w:marTop w:val="0"/>
              <w:marBottom w:val="0"/>
              <w:divBdr>
                <w:top w:val="none" w:sz="0" w:space="0" w:color="auto"/>
                <w:left w:val="none" w:sz="0" w:space="0" w:color="auto"/>
                <w:bottom w:val="none" w:sz="0" w:space="0" w:color="auto"/>
                <w:right w:val="none" w:sz="0" w:space="0" w:color="auto"/>
              </w:divBdr>
            </w:div>
            <w:div w:id="1092121655">
              <w:marLeft w:val="0"/>
              <w:marRight w:val="0"/>
              <w:marTop w:val="0"/>
              <w:marBottom w:val="0"/>
              <w:divBdr>
                <w:top w:val="none" w:sz="0" w:space="0" w:color="auto"/>
                <w:left w:val="none" w:sz="0" w:space="0" w:color="auto"/>
                <w:bottom w:val="none" w:sz="0" w:space="0" w:color="auto"/>
                <w:right w:val="none" w:sz="0" w:space="0" w:color="auto"/>
              </w:divBdr>
            </w:div>
            <w:div w:id="1092161753">
              <w:marLeft w:val="0"/>
              <w:marRight w:val="0"/>
              <w:marTop w:val="0"/>
              <w:marBottom w:val="0"/>
              <w:divBdr>
                <w:top w:val="none" w:sz="0" w:space="0" w:color="auto"/>
                <w:left w:val="none" w:sz="0" w:space="0" w:color="auto"/>
                <w:bottom w:val="none" w:sz="0" w:space="0" w:color="auto"/>
                <w:right w:val="none" w:sz="0" w:space="0" w:color="auto"/>
              </w:divBdr>
            </w:div>
            <w:div w:id="1094714857">
              <w:marLeft w:val="0"/>
              <w:marRight w:val="0"/>
              <w:marTop w:val="0"/>
              <w:marBottom w:val="0"/>
              <w:divBdr>
                <w:top w:val="none" w:sz="0" w:space="0" w:color="auto"/>
                <w:left w:val="none" w:sz="0" w:space="0" w:color="auto"/>
                <w:bottom w:val="none" w:sz="0" w:space="0" w:color="auto"/>
                <w:right w:val="none" w:sz="0" w:space="0" w:color="auto"/>
              </w:divBdr>
            </w:div>
            <w:div w:id="1096709864">
              <w:marLeft w:val="0"/>
              <w:marRight w:val="0"/>
              <w:marTop w:val="0"/>
              <w:marBottom w:val="0"/>
              <w:divBdr>
                <w:top w:val="none" w:sz="0" w:space="0" w:color="auto"/>
                <w:left w:val="none" w:sz="0" w:space="0" w:color="auto"/>
                <w:bottom w:val="none" w:sz="0" w:space="0" w:color="auto"/>
                <w:right w:val="none" w:sz="0" w:space="0" w:color="auto"/>
              </w:divBdr>
            </w:div>
            <w:div w:id="1097676210">
              <w:marLeft w:val="0"/>
              <w:marRight w:val="0"/>
              <w:marTop w:val="0"/>
              <w:marBottom w:val="0"/>
              <w:divBdr>
                <w:top w:val="none" w:sz="0" w:space="0" w:color="auto"/>
                <w:left w:val="none" w:sz="0" w:space="0" w:color="auto"/>
                <w:bottom w:val="none" w:sz="0" w:space="0" w:color="auto"/>
                <w:right w:val="none" w:sz="0" w:space="0" w:color="auto"/>
              </w:divBdr>
            </w:div>
            <w:div w:id="1098868194">
              <w:marLeft w:val="0"/>
              <w:marRight w:val="0"/>
              <w:marTop w:val="0"/>
              <w:marBottom w:val="0"/>
              <w:divBdr>
                <w:top w:val="none" w:sz="0" w:space="0" w:color="auto"/>
                <w:left w:val="none" w:sz="0" w:space="0" w:color="auto"/>
                <w:bottom w:val="none" w:sz="0" w:space="0" w:color="auto"/>
                <w:right w:val="none" w:sz="0" w:space="0" w:color="auto"/>
              </w:divBdr>
            </w:div>
            <w:div w:id="1099252090">
              <w:marLeft w:val="0"/>
              <w:marRight w:val="0"/>
              <w:marTop w:val="0"/>
              <w:marBottom w:val="0"/>
              <w:divBdr>
                <w:top w:val="none" w:sz="0" w:space="0" w:color="auto"/>
                <w:left w:val="none" w:sz="0" w:space="0" w:color="auto"/>
                <w:bottom w:val="none" w:sz="0" w:space="0" w:color="auto"/>
                <w:right w:val="none" w:sz="0" w:space="0" w:color="auto"/>
              </w:divBdr>
            </w:div>
            <w:div w:id="1103187436">
              <w:marLeft w:val="0"/>
              <w:marRight w:val="0"/>
              <w:marTop w:val="0"/>
              <w:marBottom w:val="0"/>
              <w:divBdr>
                <w:top w:val="none" w:sz="0" w:space="0" w:color="auto"/>
                <w:left w:val="none" w:sz="0" w:space="0" w:color="auto"/>
                <w:bottom w:val="none" w:sz="0" w:space="0" w:color="auto"/>
                <w:right w:val="none" w:sz="0" w:space="0" w:color="auto"/>
              </w:divBdr>
            </w:div>
            <w:div w:id="1106196133">
              <w:marLeft w:val="0"/>
              <w:marRight w:val="0"/>
              <w:marTop w:val="0"/>
              <w:marBottom w:val="0"/>
              <w:divBdr>
                <w:top w:val="none" w:sz="0" w:space="0" w:color="auto"/>
                <w:left w:val="none" w:sz="0" w:space="0" w:color="auto"/>
                <w:bottom w:val="none" w:sz="0" w:space="0" w:color="auto"/>
                <w:right w:val="none" w:sz="0" w:space="0" w:color="auto"/>
              </w:divBdr>
            </w:div>
            <w:div w:id="1106778421">
              <w:marLeft w:val="0"/>
              <w:marRight w:val="0"/>
              <w:marTop w:val="0"/>
              <w:marBottom w:val="0"/>
              <w:divBdr>
                <w:top w:val="none" w:sz="0" w:space="0" w:color="auto"/>
                <w:left w:val="none" w:sz="0" w:space="0" w:color="auto"/>
                <w:bottom w:val="none" w:sz="0" w:space="0" w:color="auto"/>
                <w:right w:val="none" w:sz="0" w:space="0" w:color="auto"/>
              </w:divBdr>
            </w:div>
            <w:div w:id="1111900721">
              <w:marLeft w:val="0"/>
              <w:marRight w:val="0"/>
              <w:marTop w:val="0"/>
              <w:marBottom w:val="0"/>
              <w:divBdr>
                <w:top w:val="none" w:sz="0" w:space="0" w:color="auto"/>
                <w:left w:val="none" w:sz="0" w:space="0" w:color="auto"/>
                <w:bottom w:val="none" w:sz="0" w:space="0" w:color="auto"/>
                <w:right w:val="none" w:sz="0" w:space="0" w:color="auto"/>
              </w:divBdr>
            </w:div>
            <w:div w:id="1113286112">
              <w:marLeft w:val="0"/>
              <w:marRight w:val="0"/>
              <w:marTop w:val="0"/>
              <w:marBottom w:val="0"/>
              <w:divBdr>
                <w:top w:val="none" w:sz="0" w:space="0" w:color="auto"/>
                <w:left w:val="none" w:sz="0" w:space="0" w:color="auto"/>
                <w:bottom w:val="none" w:sz="0" w:space="0" w:color="auto"/>
                <w:right w:val="none" w:sz="0" w:space="0" w:color="auto"/>
              </w:divBdr>
            </w:div>
            <w:div w:id="1113593035">
              <w:marLeft w:val="0"/>
              <w:marRight w:val="0"/>
              <w:marTop w:val="0"/>
              <w:marBottom w:val="0"/>
              <w:divBdr>
                <w:top w:val="none" w:sz="0" w:space="0" w:color="auto"/>
                <w:left w:val="none" w:sz="0" w:space="0" w:color="auto"/>
                <w:bottom w:val="none" w:sz="0" w:space="0" w:color="auto"/>
                <w:right w:val="none" w:sz="0" w:space="0" w:color="auto"/>
              </w:divBdr>
            </w:div>
            <w:div w:id="1113864539">
              <w:marLeft w:val="0"/>
              <w:marRight w:val="0"/>
              <w:marTop w:val="0"/>
              <w:marBottom w:val="0"/>
              <w:divBdr>
                <w:top w:val="none" w:sz="0" w:space="0" w:color="auto"/>
                <w:left w:val="none" w:sz="0" w:space="0" w:color="auto"/>
                <w:bottom w:val="none" w:sz="0" w:space="0" w:color="auto"/>
                <w:right w:val="none" w:sz="0" w:space="0" w:color="auto"/>
              </w:divBdr>
            </w:div>
            <w:div w:id="1116413502">
              <w:marLeft w:val="0"/>
              <w:marRight w:val="0"/>
              <w:marTop w:val="0"/>
              <w:marBottom w:val="0"/>
              <w:divBdr>
                <w:top w:val="none" w:sz="0" w:space="0" w:color="auto"/>
                <w:left w:val="none" w:sz="0" w:space="0" w:color="auto"/>
                <w:bottom w:val="none" w:sz="0" w:space="0" w:color="auto"/>
                <w:right w:val="none" w:sz="0" w:space="0" w:color="auto"/>
              </w:divBdr>
            </w:div>
            <w:div w:id="1116484194">
              <w:marLeft w:val="0"/>
              <w:marRight w:val="0"/>
              <w:marTop w:val="0"/>
              <w:marBottom w:val="0"/>
              <w:divBdr>
                <w:top w:val="none" w:sz="0" w:space="0" w:color="auto"/>
                <w:left w:val="none" w:sz="0" w:space="0" w:color="auto"/>
                <w:bottom w:val="none" w:sz="0" w:space="0" w:color="auto"/>
                <w:right w:val="none" w:sz="0" w:space="0" w:color="auto"/>
              </w:divBdr>
            </w:div>
            <w:div w:id="1119185049">
              <w:marLeft w:val="0"/>
              <w:marRight w:val="0"/>
              <w:marTop w:val="0"/>
              <w:marBottom w:val="0"/>
              <w:divBdr>
                <w:top w:val="none" w:sz="0" w:space="0" w:color="auto"/>
                <w:left w:val="none" w:sz="0" w:space="0" w:color="auto"/>
                <w:bottom w:val="none" w:sz="0" w:space="0" w:color="auto"/>
                <w:right w:val="none" w:sz="0" w:space="0" w:color="auto"/>
              </w:divBdr>
            </w:div>
            <w:div w:id="1120566308">
              <w:marLeft w:val="0"/>
              <w:marRight w:val="0"/>
              <w:marTop w:val="0"/>
              <w:marBottom w:val="0"/>
              <w:divBdr>
                <w:top w:val="none" w:sz="0" w:space="0" w:color="auto"/>
                <w:left w:val="none" w:sz="0" w:space="0" w:color="auto"/>
                <w:bottom w:val="none" w:sz="0" w:space="0" w:color="auto"/>
                <w:right w:val="none" w:sz="0" w:space="0" w:color="auto"/>
              </w:divBdr>
            </w:div>
            <w:div w:id="1123185313">
              <w:marLeft w:val="0"/>
              <w:marRight w:val="0"/>
              <w:marTop w:val="0"/>
              <w:marBottom w:val="0"/>
              <w:divBdr>
                <w:top w:val="none" w:sz="0" w:space="0" w:color="auto"/>
                <w:left w:val="none" w:sz="0" w:space="0" w:color="auto"/>
                <w:bottom w:val="none" w:sz="0" w:space="0" w:color="auto"/>
                <w:right w:val="none" w:sz="0" w:space="0" w:color="auto"/>
              </w:divBdr>
            </w:div>
            <w:div w:id="1124957786">
              <w:marLeft w:val="0"/>
              <w:marRight w:val="0"/>
              <w:marTop w:val="0"/>
              <w:marBottom w:val="0"/>
              <w:divBdr>
                <w:top w:val="none" w:sz="0" w:space="0" w:color="auto"/>
                <w:left w:val="none" w:sz="0" w:space="0" w:color="auto"/>
                <w:bottom w:val="none" w:sz="0" w:space="0" w:color="auto"/>
                <w:right w:val="none" w:sz="0" w:space="0" w:color="auto"/>
              </w:divBdr>
            </w:div>
            <w:div w:id="1130050590">
              <w:marLeft w:val="0"/>
              <w:marRight w:val="0"/>
              <w:marTop w:val="0"/>
              <w:marBottom w:val="0"/>
              <w:divBdr>
                <w:top w:val="none" w:sz="0" w:space="0" w:color="auto"/>
                <w:left w:val="none" w:sz="0" w:space="0" w:color="auto"/>
                <w:bottom w:val="none" w:sz="0" w:space="0" w:color="auto"/>
                <w:right w:val="none" w:sz="0" w:space="0" w:color="auto"/>
              </w:divBdr>
            </w:div>
            <w:div w:id="1130123552">
              <w:marLeft w:val="0"/>
              <w:marRight w:val="0"/>
              <w:marTop w:val="0"/>
              <w:marBottom w:val="0"/>
              <w:divBdr>
                <w:top w:val="none" w:sz="0" w:space="0" w:color="auto"/>
                <w:left w:val="none" w:sz="0" w:space="0" w:color="auto"/>
                <w:bottom w:val="none" w:sz="0" w:space="0" w:color="auto"/>
                <w:right w:val="none" w:sz="0" w:space="0" w:color="auto"/>
              </w:divBdr>
            </w:div>
            <w:div w:id="1135559219">
              <w:marLeft w:val="0"/>
              <w:marRight w:val="0"/>
              <w:marTop w:val="0"/>
              <w:marBottom w:val="0"/>
              <w:divBdr>
                <w:top w:val="none" w:sz="0" w:space="0" w:color="auto"/>
                <w:left w:val="none" w:sz="0" w:space="0" w:color="auto"/>
                <w:bottom w:val="none" w:sz="0" w:space="0" w:color="auto"/>
                <w:right w:val="none" w:sz="0" w:space="0" w:color="auto"/>
              </w:divBdr>
            </w:div>
            <w:div w:id="1135878254">
              <w:marLeft w:val="0"/>
              <w:marRight w:val="0"/>
              <w:marTop w:val="0"/>
              <w:marBottom w:val="0"/>
              <w:divBdr>
                <w:top w:val="none" w:sz="0" w:space="0" w:color="auto"/>
                <w:left w:val="none" w:sz="0" w:space="0" w:color="auto"/>
                <w:bottom w:val="none" w:sz="0" w:space="0" w:color="auto"/>
                <w:right w:val="none" w:sz="0" w:space="0" w:color="auto"/>
              </w:divBdr>
            </w:div>
            <w:div w:id="1136139441">
              <w:marLeft w:val="0"/>
              <w:marRight w:val="0"/>
              <w:marTop w:val="0"/>
              <w:marBottom w:val="0"/>
              <w:divBdr>
                <w:top w:val="none" w:sz="0" w:space="0" w:color="auto"/>
                <w:left w:val="none" w:sz="0" w:space="0" w:color="auto"/>
                <w:bottom w:val="none" w:sz="0" w:space="0" w:color="auto"/>
                <w:right w:val="none" w:sz="0" w:space="0" w:color="auto"/>
              </w:divBdr>
            </w:div>
            <w:div w:id="1137261551">
              <w:marLeft w:val="0"/>
              <w:marRight w:val="0"/>
              <w:marTop w:val="0"/>
              <w:marBottom w:val="0"/>
              <w:divBdr>
                <w:top w:val="none" w:sz="0" w:space="0" w:color="auto"/>
                <w:left w:val="none" w:sz="0" w:space="0" w:color="auto"/>
                <w:bottom w:val="none" w:sz="0" w:space="0" w:color="auto"/>
                <w:right w:val="none" w:sz="0" w:space="0" w:color="auto"/>
              </w:divBdr>
            </w:div>
            <w:div w:id="1138452538">
              <w:marLeft w:val="0"/>
              <w:marRight w:val="0"/>
              <w:marTop w:val="0"/>
              <w:marBottom w:val="0"/>
              <w:divBdr>
                <w:top w:val="none" w:sz="0" w:space="0" w:color="auto"/>
                <w:left w:val="none" w:sz="0" w:space="0" w:color="auto"/>
                <w:bottom w:val="none" w:sz="0" w:space="0" w:color="auto"/>
                <w:right w:val="none" w:sz="0" w:space="0" w:color="auto"/>
              </w:divBdr>
            </w:div>
            <w:div w:id="1140224119">
              <w:marLeft w:val="0"/>
              <w:marRight w:val="0"/>
              <w:marTop w:val="0"/>
              <w:marBottom w:val="0"/>
              <w:divBdr>
                <w:top w:val="none" w:sz="0" w:space="0" w:color="auto"/>
                <w:left w:val="none" w:sz="0" w:space="0" w:color="auto"/>
                <w:bottom w:val="none" w:sz="0" w:space="0" w:color="auto"/>
                <w:right w:val="none" w:sz="0" w:space="0" w:color="auto"/>
              </w:divBdr>
            </w:div>
            <w:div w:id="1142305546">
              <w:marLeft w:val="0"/>
              <w:marRight w:val="0"/>
              <w:marTop w:val="0"/>
              <w:marBottom w:val="0"/>
              <w:divBdr>
                <w:top w:val="none" w:sz="0" w:space="0" w:color="auto"/>
                <w:left w:val="none" w:sz="0" w:space="0" w:color="auto"/>
                <w:bottom w:val="none" w:sz="0" w:space="0" w:color="auto"/>
                <w:right w:val="none" w:sz="0" w:space="0" w:color="auto"/>
              </w:divBdr>
            </w:div>
            <w:div w:id="1142962470">
              <w:marLeft w:val="0"/>
              <w:marRight w:val="0"/>
              <w:marTop w:val="0"/>
              <w:marBottom w:val="0"/>
              <w:divBdr>
                <w:top w:val="none" w:sz="0" w:space="0" w:color="auto"/>
                <w:left w:val="none" w:sz="0" w:space="0" w:color="auto"/>
                <w:bottom w:val="none" w:sz="0" w:space="0" w:color="auto"/>
                <w:right w:val="none" w:sz="0" w:space="0" w:color="auto"/>
              </w:divBdr>
            </w:div>
            <w:div w:id="1145438984">
              <w:marLeft w:val="0"/>
              <w:marRight w:val="0"/>
              <w:marTop w:val="0"/>
              <w:marBottom w:val="0"/>
              <w:divBdr>
                <w:top w:val="none" w:sz="0" w:space="0" w:color="auto"/>
                <w:left w:val="none" w:sz="0" w:space="0" w:color="auto"/>
                <w:bottom w:val="none" w:sz="0" w:space="0" w:color="auto"/>
                <w:right w:val="none" w:sz="0" w:space="0" w:color="auto"/>
              </w:divBdr>
            </w:div>
            <w:div w:id="1147432999">
              <w:marLeft w:val="0"/>
              <w:marRight w:val="0"/>
              <w:marTop w:val="0"/>
              <w:marBottom w:val="0"/>
              <w:divBdr>
                <w:top w:val="none" w:sz="0" w:space="0" w:color="auto"/>
                <w:left w:val="none" w:sz="0" w:space="0" w:color="auto"/>
                <w:bottom w:val="none" w:sz="0" w:space="0" w:color="auto"/>
                <w:right w:val="none" w:sz="0" w:space="0" w:color="auto"/>
              </w:divBdr>
            </w:div>
            <w:div w:id="1148061101">
              <w:marLeft w:val="0"/>
              <w:marRight w:val="0"/>
              <w:marTop w:val="0"/>
              <w:marBottom w:val="0"/>
              <w:divBdr>
                <w:top w:val="none" w:sz="0" w:space="0" w:color="auto"/>
                <w:left w:val="none" w:sz="0" w:space="0" w:color="auto"/>
                <w:bottom w:val="none" w:sz="0" w:space="0" w:color="auto"/>
                <w:right w:val="none" w:sz="0" w:space="0" w:color="auto"/>
              </w:divBdr>
            </w:div>
            <w:div w:id="1148404706">
              <w:marLeft w:val="0"/>
              <w:marRight w:val="0"/>
              <w:marTop w:val="0"/>
              <w:marBottom w:val="0"/>
              <w:divBdr>
                <w:top w:val="none" w:sz="0" w:space="0" w:color="auto"/>
                <w:left w:val="none" w:sz="0" w:space="0" w:color="auto"/>
                <w:bottom w:val="none" w:sz="0" w:space="0" w:color="auto"/>
                <w:right w:val="none" w:sz="0" w:space="0" w:color="auto"/>
              </w:divBdr>
            </w:div>
            <w:div w:id="1149590990">
              <w:marLeft w:val="0"/>
              <w:marRight w:val="0"/>
              <w:marTop w:val="0"/>
              <w:marBottom w:val="0"/>
              <w:divBdr>
                <w:top w:val="none" w:sz="0" w:space="0" w:color="auto"/>
                <w:left w:val="none" w:sz="0" w:space="0" w:color="auto"/>
                <w:bottom w:val="none" w:sz="0" w:space="0" w:color="auto"/>
                <w:right w:val="none" w:sz="0" w:space="0" w:color="auto"/>
              </w:divBdr>
            </w:div>
            <w:div w:id="1149637610">
              <w:marLeft w:val="0"/>
              <w:marRight w:val="0"/>
              <w:marTop w:val="0"/>
              <w:marBottom w:val="0"/>
              <w:divBdr>
                <w:top w:val="none" w:sz="0" w:space="0" w:color="auto"/>
                <w:left w:val="none" w:sz="0" w:space="0" w:color="auto"/>
                <w:bottom w:val="none" w:sz="0" w:space="0" w:color="auto"/>
                <w:right w:val="none" w:sz="0" w:space="0" w:color="auto"/>
              </w:divBdr>
            </w:div>
            <w:div w:id="1150906605">
              <w:marLeft w:val="0"/>
              <w:marRight w:val="0"/>
              <w:marTop w:val="0"/>
              <w:marBottom w:val="0"/>
              <w:divBdr>
                <w:top w:val="none" w:sz="0" w:space="0" w:color="auto"/>
                <w:left w:val="none" w:sz="0" w:space="0" w:color="auto"/>
                <w:bottom w:val="none" w:sz="0" w:space="0" w:color="auto"/>
                <w:right w:val="none" w:sz="0" w:space="0" w:color="auto"/>
              </w:divBdr>
            </w:div>
            <w:div w:id="1153643161">
              <w:marLeft w:val="0"/>
              <w:marRight w:val="0"/>
              <w:marTop w:val="0"/>
              <w:marBottom w:val="0"/>
              <w:divBdr>
                <w:top w:val="none" w:sz="0" w:space="0" w:color="auto"/>
                <w:left w:val="none" w:sz="0" w:space="0" w:color="auto"/>
                <w:bottom w:val="none" w:sz="0" w:space="0" w:color="auto"/>
                <w:right w:val="none" w:sz="0" w:space="0" w:color="auto"/>
              </w:divBdr>
            </w:div>
            <w:div w:id="1154949543">
              <w:marLeft w:val="0"/>
              <w:marRight w:val="0"/>
              <w:marTop w:val="0"/>
              <w:marBottom w:val="0"/>
              <w:divBdr>
                <w:top w:val="none" w:sz="0" w:space="0" w:color="auto"/>
                <w:left w:val="none" w:sz="0" w:space="0" w:color="auto"/>
                <w:bottom w:val="none" w:sz="0" w:space="0" w:color="auto"/>
                <w:right w:val="none" w:sz="0" w:space="0" w:color="auto"/>
              </w:divBdr>
            </w:div>
            <w:div w:id="1155219045">
              <w:marLeft w:val="0"/>
              <w:marRight w:val="0"/>
              <w:marTop w:val="0"/>
              <w:marBottom w:val="0"/>
              <w:divBdr>
                <w:top w:val="none" w:sz="0" w:space="0" w:color="auto"/>
                <w:left w:val="none" w:sz="0" w:space="0" w:color="auto"/>
                <w:bottom w:val="none" w:sz="0" w:space="0" w:color="auto"/>
                <w:right w:val="none" w:sz="0" w:space="0" w:color="auto"/>
              </w:divBdr>
            </w:div>
            <w:div w:id="1155874107">
              <w:marLeft w:val="0"/>
              <w:marRight w:val="0"/>
              <w:marTop w:val="0"/>
              <w:marBottom w:val="0"/>
              <w:divBdr>
                <w:top w:val="none" w:sz="0" w:space="0" w:color="auto"/>
                <w:left w:val="none" w:sz="0" w:space="0" w:color="auto"/>
                <w:bottom w:val="none" w:sz="0" w:space="0" w:color="auto"/>
                <w:right w:val="none" w:sz="0" w:space="0" w:color="auto"/>
              </w:divBdr>
            </w:div>
            <w:div w:id="1158379358">
              <w:marLeft w:val="0"/>
              <w:marRight w:val="0"/>
              <w:marTop w:val="0"/>
              <w:marBottom w:val="0"/>
              <w:divBdr>
                <w:top w:val="none" w:sz="0" w:space="0" w:color="auto"/>
                <w:left w:val="none" w:sz="0" w:space="0" w:color="auto"/>
                <w:bottom w:val="none" w:sz="0" w:space="0" w:color="auto"/>
                <w:right w:val="none" w:sz="0" w:space="0" w:color="auto"/>
              </w:divBdr>
            </w:div>
            <w:div w:id="1158493840">
              <w:marLeft w:val="0"/>
              <w:marRight w:val="0"/>
              <w:marTop w:val="0"/>
              <w:marBottom w:val="0"/>
              <w:divBdr>
                <w:top w:val="none" w:sz="0" w:space="0" w:color="auto"/>
                <w:left w:val="none" w:sz="0" w:space="0" w:color="auto"/>
                <w:bottom w:val="none" w:sz="0" w:space="0" w:color="auto"/>
                <w:right w:val="none" w:sz="0" w:space="0" w:color="auto"/>
              </w:divBdr>
            </w:div>
            <w:div w:id="1159342781">
              <w:marLeft w:val="0"/>
              <w:marRight w:val="0"/>
              <w:marTop w:val="0"/>
              <w:marBottom w:val="0"/>
              <w:divBdr>
                <w:top w:val="none" w:sz="0" w:space="0" w:color="auto"/>
                <w:left w:val="none" w:sz="0" w:space="0" w:color="auto"/>
                <w:bottom w:val="none" w:sz="0" w:space="0" w:color="auto"/>
                <w:right w:val="none" w:sz="0" w:space="0" w:color="auto"/>
              </w:divBdr>
            </w:div>
            <w:div w:id="1159686851">
              <w:marLeft w:val="0"/>
              <w:marRight w:val="0"/>
              <w:marTop w:val="0"/>
              <w:marBottom w:val="0"/>
              <w:divBdr>
                <w:top w:val="none" w:sz="0" w:space="0" w:color="auto"/>
                <w:left w:val="none" w:sz="0" w:space="0" w:color="auto"/>
                <w:bottom w:val="none" w:sz="0" w:space="0" w:color="auto"/>
                <w:right w:val="none" w:sz="0" w:space="0" w:color="auto"/>
              </w:divBdr>
            </w:div>
            <w:div w:id="1160196260">
              <w:marLeft w:val="0"/>
              <w:marRight w:val="0"/>
              <w:marTop w:val="0"/>
              <w:marBottom w:val="0"/>
              <w:divBdr>
                <w:top w:val="none" w:sz="0" w:space="0" w:color="auto"/>
                <w:left w:val="none" w:sz="0" w:space="0" w:color="auto"/>
                <w:bottom w:val="none" w:sz="0" w:space="0" w:color="auto"/>
                <w:right w:val="none" w:sz="0" w:space="0" w:color="auto"/>
              </w:divBdr>
            </w:div>
            <w:div w:id="1161850633">
              <w:marLeft w:val="0"/>
              <w:marRight w:val="0"/>
              <w:marTop w:val="0"/>
              <w:marBottom w:val="0"/>
              <w:divBdr>
                <w:top w:val="none" w:sz="0" w:space="0" w:color="auto"/>
                <w:left w:val="none" w:sz="0" w:space="0" w:color="auto"/>
                <w:bottom w:val="none" w:sz="0" w:space="0" w:color="auto"/>
                <w:right w:val="none" w:sz="0" w:space="0" w:color="auto"/>
              </w:divBdr>
            </w:div>
            <w:div w:id="1163545572">
              <w:marLeft w:val="0"/>
              <w:marRight w:val="0"/>
              <w:marTop w:val="0"/>
              <w:marBottom w:val="0"/>
              <w:divBdr>
                <w:top w:val="none" w:sz="0" w:space="0" w:color="auto"/>
                <w:left w:val="none" w:sz="0" w:space="0" w:color="auto"/>
                <w:bottom w:val="none" w:sz="0" w:space="0" w:color="auto"/>
                <w:right w:val="none" w:sz="0" w:space="0" w:color="auto"/>
              </w:divBdr>
            </w:div>
            <w:div w:id="1164006250">
              <w:marLeft w:val="0"/>
              <w:marRight w:val="0"/>
              <w:marTop w:val="0"/>
              <w:marBottom w:val="0"/>
              <w:divBdr>
                <w:top w:val="none" w:sz="0" w:space="0" w:color="auto"/>
                <w:left w:val="none" w:sz="0" w:space="0" w:color="auto"/>
                <w:bottom w:val="none" w:sz="0" w:space="0" w:color="auto"/>
                <w:right w:val="none" w:sz="0" w:space="0" w:color="auto"/>
              </w:divBdr>
            </w:div>
            <w:div w:id="1164976441">
              <w:marLeft w:val="0"/>
              <w:marRight w:val="0"/>
              <w:marTop w:val="0"/>
              <w:marBottom w:val="0"/>
              <w:divBdr>
                <w:top w:val="none" w:sz="0" w:space="0" w:color="auto"/>
                <w:left w:val="none" w:sz="0" w:space="0" w:color="auto"/>
                <w:bottom w:val="none" w:sz="0" w:space="0" w:color="auto"/>
                <w:right w:val="none" w:sz="0" w:space="0" w:color="auto"/>
              </w:divBdr>
            </w:div>
            <w:div w:id="1167091830">
              <w:marLeft w:val="0"/>
              <w:marRight w:val="0"/>
              <w:marTop w:val="0"/>
              <w:marBottom w:val="0"/>
              <w:divBdr>
                <w:top w:val="none" w:sz="0" w:space="0" w:color="auto"/>
                <w:left w:val="none" w:sz="0" w:space="0" w:color="auto"/>
                <w:bottom w:val="none" w:sz="0" w:space="0" w:color="auto"/>
                <w:right w:val="none" w:sz="0" w:space="0" w:color="auto"/>
              </w:divBdr>
            </w:div>
            <w:div w:id="1167095879">
              <w:marLeft w:val="0"/>
              <w:marRight w:val="0"/>
              <w:marTop w:val="0"/>
              <w:marBottom w:val="0"/>
              <w:divBdr>
                <w:top w:val="none" w:sz="0" w:space="0" w:color="auto"/>
                <w:left w:val="none" w:sz="0" w:space="0" w:color="auto"/>
                <w:bottom w:val="none" w:sz="0" w:space="0" w:color="auto"/>
                <w:right w:val="none" w:sz="0" w:space="0" w:color="auto"/>
              </w:divBdr>
            </w:div>
            <w:div w:id="1168986928">
              <w:marLeft w:val="0"/>
              <w:marRight w:val="0"/>
              <w:marTop w:val="0"/>
              <w:marBottom w:val="0"/>
              <w:divBdr>
                <w:top w:val="none" w:sz="0" w:space="0" w:color="auto"/>
                <w:left w:val="none" w:sz="0" w:space="0" w:color="auto"/>
                <w:bottom w:val="none" w:sz="0" w:space="0" w:color="auto"/>
                <w:right w:val="none" w:sz="0" w:space="0" w:color="auto"/>
              </w:divBdr>
            </w:div>
            <w:div w:id="1169834758">
              <w:marLeft w:val="0"/>
              <w:marRight w:val="0"/>
              <w:marTop w:val="0"/>
              <w:marBottom w:val="0"/>
              <w:divBdr>
                <w:top w:val="none" w:sz="0" w:space="0" w:color="auto"/>
                <w:left w:val="none" w:sz="0" w:space="0" w:color="auto"/>
                <w:bottom w:val="none" w:sz="0" w:space="0" w:color="auto"/>
                <w:right w:val="none" w:sz="0" w:space="0" w:color="auto"/>
              </w:divBdr>
            </w:div>
            <w:div w:id="1171331921">
              <w:marLeft w:val="0"/>
              <w:marRight w:val="0"/>
              <w:marTop w:val="0"/>
              <w:marBottom w:val="0"/>
              <w:divBdr>
                <w:top w:val="none" w:sz="0" w:space="0" w:color="auto"/>
                <w:left w:val="none" w:sz="0" w:space="0" w:color="auto"/>
                <w:bottom w:val="none" w:sz="0" w:space="0" w:color="auto"/>
                <w:right w:val="none" w:sz="0" w:space="0" w:color="auto"/>
              </w:divBdr>
            </w:div>
            <w:div w:id="1172332212">
              <w:marLeft w:val="0"/>
              <w:marRight w:val="0"/>
              <w:marTop w:val="0"/>
              <w:marBottom w:val="0"/>
              <w:divBdr>
                <w:top w:val="none" w:sz="0" w:space="0" w:color="auto"/>
                <w:left w:val="none" w:sz="0" w:space="0" w:color="auto"/>
                <w:bottom w:val="none" w:sz="0" w:space="0" w:color="auto"/>
                <w:right w:val="none" w:sz="0" w:space="0" w:color="auto"/>
              </w:divBdr>
            </w:div>
            <w:div w:id="1172524319">
              <w:marLeft w:val="0"/>
              <w:marRight w:val="0"/>
              <w:marTop w:val="0"/>
              <w:marBottom w:val="0"/>
              <w:divBdr>
                <w:top w:val="none" w:sz="0" w:space="0" w:color="auto"/>
                <w:left w:val="none" w:sz="0" w:space="0" w:color="auto"/>
                <w:bottom w:val="none" w:sz="0" w:space="0" w:color="auto"/>
                <w:right w:val="none" w:sz="0" w:space="0" w:color="auto"/>
              </w:divBdr>
            </w:div>
            <w:div w:id="1174995339">
              <w:marLeft w:val="0"/>
              <w:marRight w:val="0"/>
              <w:marTop w:val="0"/>
              <w:marBottom w:val="0"/>
              <w:divBdr>
                <w:top w:val="none" w:sz="0" w:space="0" w:color="auto"/>
                <w:left w:val="none" w:sz="0" w:space="0" w:color="auto"/>
                <w:bottom w:val="none" w:sz="0" w:space="0" w:color="auto"/>
                <w:right w:val="none" w:sz="0" w:space="0" w:color="auto"/>
              </w:divBdr>
            </w:div>
            <w:div w:id="1175726216">
              <w:marLeft w:val="0"/>
              <w:marRight w:val="0"/>
              <w:marTop w:val="0"/>
              <w:marBottom w:val="0"/>
              <w:divBdr>
                <w:top w:val="none" w:sz="0" w:space="0" w:color="auto"/>
                <w:left w:val="none" w:sz="0" w:space="0" w:color="auto"/>
                <w:bottom w:val="none" w:sz="0" w:space="0" w:color="auto"/>
                <w:right w:val="none" w:sz="0" w:space="0" w:color="auto"/>
              </w:divBdr>
            </w:div>
            <w:div w:id="1176067489">
              <w:marLeft w:val="0"/>
              <w:marRight w:val="0"/>
              <w:marTop w:val="0"/>
              <w:marBottom w:val="0"/>
              <w:divBdr>
                <w:top w:val="none" w:sz="0" w:space="0" w:color="auto"/>
                <w:left w:val="none" w:sz="0" w:space="0" w:color="auto"/>
                <w:bottom w:val="none" w:sz="0" w:space="0" w:color="auto"/>
                <w:right w:val="none" w:sz="0" w:space="0" w:color="auto"/>
              </w:divBdr>
            </w:div>
            <w:div w:id="1176381436">
              <w:marLeft w:val="0"/>
              <w:marRight w:val="0"/>
              <w:marTop w:val="0"/>
              <w:marBottom w:val="0"/>
              <w:divBdr>
                <w:top w:val="none" w:sz="0" w:space="0" w:color="auto"/>
                <w:left w:val="none" w:sz="0" w:space="0" w:color="auto"/>
                <w:bottom w:val="none" w:sz="0" w:space="0" w:color="auto"/>
                <w:right w:val="none" w:sz="0" w:space="0" w:color="auto"/>
              </w:divBdr>
            </w:div>
            <w:div w:id="1177034816">
              <w:marLeft w:val="0"/>
              <w:marRight w:val="0"/>
              <w:marTop w:val="0"/>
              <w:marBottom w:val="0"/>
              <w:divBdr>
                <w:top w:val="none" w:sz="0" w:space="0" w:color="auto"/>
                <w:left w:val="none" w:sz="0" w:space="0" w:color="auto"/>
                <w:bottom w:val="none" w:sz="0" w:space="0" w:color="auto"/>
                <w:right w:val="none" w:sz="0" w:space="0" w:color="auto"/>
              </w:divBdr>
            </w:div>
            <w:div w:id="1178272071">
              <w:marLeft w:val="0"/>
              <w:marRight w:val="0"/>
              <w:marTop w:val="0"/>
              <w:marBottom w:val="0"/>
              <w:divBdr>
                <w:top w:val="none" w:sz="0" w:space="0" w:color="auto"/>
                <w:left w:val="none" w:sz="0" w:space="0" w:color="auto"/>
                <w:bottom w:val="none" w:sz="0" w:space="0" w:color="auto"/>
                <w:right w:val="none" w:sz="0" w:space="0" w:color="auto"/>
              </w:divBdr>
            </w:div>
            <w:div w:id="1181160802">
              <w:marLeft w:val="0"/>
              <w:marRight w:val="0"/>
              <w:marTop w:val="0"/>
              <w:marBottom w:val="0"/>
              <w:divBdr>
                <w:top w:val="none" w:sz="0" w:space="0" w:color="auto"/>
                <w:left w:val="none" w:sz="0" w:space="0" w:color="auto"/>
                <w:bottom w:val="none" w:sz="0" w:space="0" w:color="auto"/>
                <w:right w:val="none" w:sz="0" w:space="0" w:color="auto"/>
              </w:divBdr>
            </w:div>
            <w:div w:id="1182083617">
              <w:marLeft w:val="0"/>
              <w:marRight w:val="0"/>
              <w:marTop w:val="0"/>
              <w:marBottom w:val="0"/>
              <w:divBdr>
                <w:top w:val="none" w:sz="0" w:space="0" w:color="auto"/>
                <w:left w:val="none" w:sz="0" w:space="0" w:color="auto"/>
                <w:bottom w:val="none" w:sz="0" w:space="0" w:color="auto"/>
                <w:right w:val="none" w:sz="0" w:space="0" w:color="auto"/>
              </w:divBdr>
            </w:div>
            <w:div w:id="1184510966">
              <w:marLeft w:val="0"/>
              <w:marRight w:val="0"/>
              <w:marTop w:val="0"/>
              <w:marBottom w:val="0"/>
              <w:divBdr>
                <w:top w:val="none" w:sz="0" w:space="0" w:color="auto"/>
                <w:left w:val="none" w:sz="0" w:space="0" w:color="auto"/>
                <w:bottom w:val="none" w:sz="0" w:space="0" w:color="auto"/>
                <w:right w:val="none" w:sz="0" w:space="0" w:color="auto"/>
              </w:divBdr>
            </w:div>
            <w:div w:id="1184634336">
              <w:marLeft w:val="0"/>
              <w:marRight w:val="0"/>
              <w:marTop w:val="0"/>
              <w:marBottom w:val="0"/>
              <w:divBdr>
                <w:top w:val="none" w:sz="0" w:space="0" w:color="auto"/>
                <w:left w:val="none" w:sz="0" w:space="0" w:color="auto"/>
                <w:bottom w:val="none" w:sz="0" w:space="0" w:color="auto"/>
                <w:right w:val="none" w:sz="0" w:space="0" w:color="auto"/>
              </w:divBdr>
            </w:div>
            <w:div w:id="1187521821">
              <w:marLeft w:val="0"/>
              <w:marRight w:val="0"/>
              <w:marTop w:val="0"/>
              <w:marBottom w:val="0"/>
              <w:divBdr>
                <w:top w:val="none" w:sz="0" w:space="0" w:color="auto"/>
                <w:left w:val="none" w:sz="0" w:space="0" w:color="auto"/>
                <w:bottom w:val="none" w:sz="0" w:space="0" w:color="auto"/>
                <w:right w:val="none" w:sz="0" w:space="0" w:color="auto"/>
              </w:divBdr>
            </w:div>
            <w:div w:id="1187601145">
              <w:marLeft w:val="0"/>
              <w:marRight w:val="0"/>
              <w:marTop w:val="0"/>
              <w:marBottom w:val="0"/>
              <w:divBdr>
                <w:top w:val="none" w:sz="0" w:space="0" w:color="auto"/>
                <w:left w:val="none" w:sz="0" w:space="0" w:color="auto"/>
                <w:bottom w:val="none" w:sz="0" w:space="0" w:color="auto"/>
                <w:right w:val="none" w:sz="0" w:space="0" w:color="auto"/>
              </w:divBdr>
            </w:div>
            <w:div w:id="1187644519">
              <w:marLeft w:val="0"/>
              <w:marRight w:val="0"/>
              <w:marTop w:val="0"/>
              <w:marBottom w:val="0"/>
              <w:divBdr>
                <w:top w:val="none" w:sz="0" w:space="0" w:color="auto"/>
                <w:left w:val="none" w:sz="0" w:space="0" w:color="auto"/>
                <w:bottom w:val="none" w:sz="0" w:space="0" w:color="auto"/>
                <w:right w:val="none" w:sz="0" w:space="0" w:color="auto"/>
              </w:divBdr>
            </w:div>
            <w:div w:id="1188525871">
              <w:marLeft w:val="0"/>
              <w:marRight w:val="0"/>
              <w:marTop w:val="0"/>
              <w:marBottom w:val="0"/>
              <w:divBdr>
                <w:top w:val="none" w:sz="0" w:space="0" w:color="auto"/>
                <w:left w:val="none" w:sz="0" w:space="0" w:color="auto"/>
                <w:bottom w:val="none" w:sz="0" w:space="0" w:color="auto"/>
                <w:right w:val="none" w:sz="0" w:space="0" w:color="auto"/>
              </w:divBdr>
            </w:div>
            <w:div w:id="1189104343">
              <w:marLeft w:val="0"/>
              <w:marRight w:val="0"/>
              <w:marTop w:val="0"/>
              <w:marBottom w:val="0"/>
              <w:divBdr>
                <w:top w:val="none" w:sz="0" w:space="0" w:color="auto"/>
                <w:left w:val="none" w:sz="0" w:space="0" w:color="auto"/>
                <w:bottom w:val="none" w:sz="0" w:space="0" w:color="auto"/>
                <w:right w:val="none" w:sz="0" w:space="0" w:color="auto"/>
              </w:divBdr>
            </w:div>
            <w:div w:id="1194810655">
              <w:marLeft w:val="0"/>
              <w:marRight w:val="0"/>
              <w:marTop w:val="0"/>
              <w:marBottom w:val="0"/>
              <w:divBdr>
                <w:top w:val="none" w:sz="0" w:space="0" w:color="auto"/>
                <w:left w:val="none" w:sz="0" w:space="0" w:color="auto"/>
                <w:bottom w:val="none" w:sz="0" w:space="0" w:color="auto"/>
                <w:right w:val="none" w:sz="0" w:space="0" w:color="auto"/>
              </w:divBdr>
            </w:div>
            <w:div w:id="1197691970">
              <w:marLeft w:val="0"/>
              <w:marRight w:val="0"/>
              <w:marTop w:val="0"/>
              <w:marBottom w:val="0"/>
              <w:divBdr>
                <w:top w:val="none" w:sz="0" w:space="0" w:color="auto"/>
                <w:left w:val="none" w:sz="0" w:space="0" w:color="auto"/>
                <w:bottom w:val="none" w:sz="0" w:space="0" w:color="auto"/>
                <w:right w:val="none" w:sz="0" w:space="0" w:color="auto"/>
              </w:divBdr>
            </w:div>
            <w:div w:id="1202791036">
              <w:marLeft w:val="0"/>
              <w:marRight w:val="0"/>
              <w:marTop w:val="0"/>
              <w:marBottom w:val="0"/>
              <w:divBdr>
                <w:top w:val="none" w:sz="0" w:space="0" w:color="auto"/>
                <w:left w:val="none" w:sz="0" w:space="0" w:color="auto"/>
                <w:bottom w:val="none" w:sz="0" w:space="0" w:color="auto"/>
                <w:right w:val="none" w:sz="0" w:space="0" w:color="auto"/>
              </w:divBdr>
            </w:div>
            <w:div w:id="1207598942">
              <w:marLeft w:val="0"/>
              <w:marRight w:val="0"/>
              <w:marTop w:val="0"/>
              <w:marBottom w:val="0"/>
              <w:divBdr>
                <w:top w:val="none" w:sz="0" w:space="0" w:color="auto"/>
                <w:left w:val="none" w:sz="0" w:space="0" w:color="auto"/>
                <w:bottom w:val="none" w:sz="0" w:space="0" w:color="auto"/>
                <w:right w:val="none" w:sz="0" w:space="0" w:color="auto"/>
              </w:divBdr>
            </w:div>
            <w:div w:id="1209343320">
              <w:marLeft w:val="0"/>
              <w:marRight w:val="0"/>
              <w:marTop w:val="0"/>
              <w:marBottom w:val="0"/>
              <w:divBdr>
                <w:top w:val="none" w:sz="0" w:space="0" w:color="auto"/>
                <w:left w:val="none" w:sz="0" w:space="0" w:color="auto"/>
                <w:bottom w:val="none" w:sz="0" w:space="0" w:color="auto"/>
                <w:right w:val="none" w:sz="0" w:space="0" w:color="auto"/>
              </w:divBdr>
            </w:div>
            <w:div w:id="1211309430">
              <w:marLeft w:val="0"/>
              <w:marRight w:val="0"/>
              <w:marTop w:val="0"/>
              <w:marBottom w:val="0"/>
              <w:divBdr>
                <w:top w:val="none" w:sz="0" w:space="0" w:color="auto"/>
                <w:left w:val="none" w:sz="0" w:space="0" w:color="auto"/>
                <w:bottom w:val="none" w:sz="0" w:space="0" w:color="auto"/>
                <w:right w:val="none" w:sz="0" w:space="0" w:color="auto"/>
              </w:divBdr>
            </w:div>
            <w:div w:id="1211454051">
              <w:marLeft w:val="0"/>
              <w:marRight w:val="0"/>
              <w:marTop w:val="0"/>
              <w:marBottom w:val="0"/>
              <w:divBdr>
                <w:top w:val="none" w:sz="0" w:space="0" w:color="auto"/>
                <w:left w:val="none" w:sz="0" w:space="0" w:color="auto"/>
                <w:bottom w:val="none" w:sz="0" w:space="0" w:color="auto"/>
                <w:right w:val="none" w:sz="0" w:space="0" w:color="auto"/>
              </w:divBdr>
            </w:div>
            <w:div w:id="1214197815">
              <w:marLeft w:val="0"/>
              <w:marRight w:val="0"/>
              <w:marTop w:val="0"/>
              <w:marBottom w:val="0"/>
              <w:divBdr>
                <w:top w:val="none" w:sz="0" w:space="0" w:color="auto"/>
                <w:left w:val="none" w:sz="0" w:space="0" w:color="auto"/>
                <w:bottom w:val="none" w:sz="0" w:space="0" w:color="auto"/>
                <w:right w:val="none" w:sz="0" w:space="0" w:color="auto"/>
              </w:divBdr>
            </w:div>
            <w:div w:id="1214465071">
              <w:marLeft w:val="0"/>
              <w:marRight w:val="0"/>
              <w:marTop w:val="0"/>
              <w:marBottom w:val="0"/>
              <w:divBdr>
                <w:top w:val="none" w:sz="0" w:space="0" w:color="auto"/>
                <w:left w:val="none" w:sz="0" w:space="0" w:color="auto"/>
                <w:bottom w:val="none" w:sz="0" w:space="0" w:color="auto"/>
                <w:right w:val="none" w:sz="0" w:space="0" w:color="auto"/>
              </w:divBdr>
            </w:div>
            <w:div w:id="1215502173">
              <w:marLeft w:val="0"/>
              <w:marRight w:val="0"/>
              <w:marTop w:val="0"/>
              <w:marBottom w:val="0"/>
              <w:divBdr>
                <w:top w:val="none" w:sz="0" w:space="0" w:color="auto"/>
                <w:left w:val="none" w:sz="0" w:space="0" w:color="auto"/>
                <w:bottom w:val="none" w:sz="0" w:space="0" w:color="auto"/>
                <w:right w:val="none" w:sz="0" w:space="0" w:color="auto"/>
              </w:divBdr>
            </w:div>
            <w:div w:id="1217551834">
              <w:marLeft w:val="0"/>
              <w:marRight w:val="0"/>
              <w:marTop w:val="0"/>
              <w:marBottom w:val="0"/>
              <w:divBdr>
                <w:top w:val="none" w:sz="0" w:space="0" w:color="auto"/>
                <w:left w:val="none" w:sz="0" w:space="0" w:color="auto"/>
                <w:bottom w:val="none" w:sz="0" w:space="0" w:color="auto"/>
                <w:right w:val="none" w:sz="0" w:space="0" w:color="auto"/>
              </w:divBdr>
            </w:div>
            <w:div w:id="1222446939">
              <w:marLeft w:val="0"/>
              <w:marRight w:val="0"/>
              <w:marTop w:val="0"/>
              <w:marBottom w:val="0"/>
              <w:divBdr>
                <w:top w:val="none" w:sz="0" w:space="0" w:color="auto"/>
                <w:left w:val="none" w:sz="0" w:space="0" w:color="auto"/>
                <w:bottom w:val="none" w:sz="0" w:space="0" w:color="auto"/>
                <w:right w:val="none" w:sz="0" w:space="0" w:color="auto"/>
              </w:divBdr>
            </w:div>
            <w:div w:id="1226180546">
              <w:marLeft w:val="0"/>
              <w:marRight w:val="0"/>
              <w:marTop w:val="0"/>
              <w:marBottom w:val="0"/>
              <w:divBdr>
                <w:top w:val="none" w:sz="0" w:space="0" w:color="auto"/>
                <w:left w:val="none" w:sz="0" w:space="0" w:color="auto"/>
                <w:bottom w:val="none" w:sz="0" w:space="0" w:color="auto"/>
                <w:right w:val="none" w:sz="0" w:space="0" w:color="auto"/>
              </w:divBdr>
            </w:div>
            <w:div w:id="1227912045">
              <w:marLeft w:val="0"/>
              <w:marRight w:val="0"/>
              <w:marTop w:val="0"/>
              <w:marBottom w:val="0"/>
              <w:divBdr>
                <w:top w:val="none" w:sz="0" w:space="0" w:color="auto"/>
                <w:left w:val="none" w:sz="0" w:space="0" w:color="auto"/>
                <w:bottom w:val="none" w:sz="0" w:space="0" w:color="auto"/>
                <w:right w:val="none" w:sz="0" w:space="0" w:color="auto"/>
              </w:divBdr>
            </w:div>
            <w:div w:id="1228566644">
              <w:marLeft w:val="0"/>
              <w:marRight w:val="0"/>
              <w:marTop w:val="0"/>
              <w:marBottom w:val="0"/>
              <w:divBdr>
                <w:top w:val="none" w:sz="0" w:space="0" w:color="auto"/>
                <w:left w:val="none" w:sz="0" w:space="0" w:color="auto"/>
                <w:bottom w:val="none" w:sz="0" w:space="0" w:color="auto"/>
                <w:right w:val="none" w:sz="0" w:space="0" w:color="auto"/>
              </w:divBdr>
            </w:div>
            <w:div w:id="1229070530">
              <w:marLeft w:val="0"/>
              <w:marRight w:val="0"/>
              <w:marTop w:val="0"/>
              <w:marBottom w:val="0"/>
              <w:divBdr>
                <w:top w:val="none" w:sz="0" w:space="0" w:color="auto"/>
                <w:left w:val="none" w:sz="0" w:space="0" w:color="auto"/>
                <w:bottom w:val="none" w:sz="0" w:space="0" w:color="auto"/>
                <w:right w:val="none" w:sz="0" w:space="0" w:color="auto"/>
              </w:divBdr>
            </w:div>
            <w:div w:id="1229809040">
              <w:marLeft w:val="0"/>
              <w:marRight w:val="0"/>
              <w:marTop w:val="0"/>
              <w:marBottom w:val="0"/>
              <w:divBdr>
                <w:top w:val="none" w:sz="0" w:space="0" w:color="auto"/>
                <w:left w:val="none" w:sz="0" w:space="0" w:color="auto"/>
                <w:bottom w:val="none" w:sz="0" w:space="0" w:color="auto"/>
                <w:right w:val="none" w:sz="0" w:space="0" w:color="auto"/>
              </w:divBdr>
            </w:div>
            <w:div w:id="1232347877">
              <w:marLeft w:val="0"/>
              <w:marRight w:val="0"/>
              <w:marTop w:val="0"/>
              <w:marBottom w:val="0"/>
              <w:divBdr>
                <w:top w:val="none" w:sz="0" w:space="0" w:color="auto"/>
                <w:left w:val="none" w:sz="0" w:space="0" w:color="auto"/>
                <w:bottom w:val="none" w:sz="0" w:space="0" w:color="auto"/>
                <w:right w:val="none" w:sz="0" w:space="0" w:color="auto"/>
              </w:divBdr>
            </w:div>
            <w:div w:id="1233007599">
              <w:marLeft w:val="0"/>
              <w:marRight w:val="0"/>
              <w:marTop w:val="0"/>
              <w:marBottom w:val="0"/>
              <w:divBdr>
                <w:top w:val="none" w:sz="0" w:space="0" w:color="auto"/>
                <w:left w:val="none" w:sz="0" w:space="0" w:color="auto"/>
                <w:bottom w:val="none" w:sz="0" w:space="0" w:color="auto"/>
                <w:right w:val="none" w:sz="0" w:space="0" w:color="auto"/>
              </w:divBdr>
            </w:div>
            <w:div w:id="1233157231">
              <w:marLeft w:val="0"/>
              <w:marRight w:val="0"/>
              <w:marTop w:val="0"/>
              <w:marBottom w:val="0"/>
              <w:divBdr>
                <w:top w:val="none" w:sz="0" w:space="0" w:color="auto"/>
                <w:left w:val="none" w:sz="0" w:space="0" w:color="auto"/>
                <w:bottom w:val="none" w:sz="0" w:space="0" w:color="auto"/>
                <w:right w:val="none" w:sz="0" w:space="0" w:color="auto"/>
              </w:divBdr>
            </w:div>
            <w:div w:id="1234975197">
              <w:marLeft w:val="0"/>
              <w:marRight w:val="0"/>
              <w:marTop w:val="0"/>
              <w:marBottom w:val="0"/>
              <w:divBdr>
                <w:top w:val="none" w:sz="0" w:space="0" w:color="auto"/>
                <w:left w:val="none" w:sz="0" w:space="0" w:color="auto"/>
                <w:bottom w:val="none" w:sz="0" w:space="0" w:color="auto"/>
                <w:right w:val="none" w:sz="0" w:space="0" w:color="auto"/>
              </w:divBdr>
            </w:div>
            <w:div w:id="1235319519">
              <w:marLeft w:val="0"/>
              <w:marRight w:val="0"/>
              <w:marTop w:val="0"/>
              <w:marBottom w:val="0"/>
              <w:divBdr>
                <w:top w:val="none" w:sz="0" w:space="0" w:color="auto"/>
                <w:left w:val="none" w:sz="0" w:space="0" w:color="auto"/>
                <w:bottom w:val="none" w:sz="0" w:space="0" w:color="auto"/>
                <w:right w:val="none" w:sz="0" w:space="0" w:color="auto"/>
              </w:divBdr>
            </w:div>
            <w:div w:id="1237517408">
              <w:marLeft w:val="0"/>
              <w:marRight w:val="0"/>
              <w:marTop w:val="0"/>
              <w:marBottom w:val="0"/>
              <w:divBdr>
                <w:top w:val="none" w:sz="0" w:space="0" w:color="auto"/>
                <w:left w:val="none" w:sz="0" w:space="0" w:color="auto"/>
                <w:bottom w:val="none" w:sz="0" w:space="0" w:color="auto"/>
                <w:right w:val="none" w:sz="0" w:space="0" w:color="auto"/>
              </w:divBdr>
            </w:div>
            <w:div w:id="1237670257">
              <w:marLeft w:val="0"/>
              <w:marRight w:val="0"/>
              <w:marTop w:val="0"/>
              <w:marBottom w:val="0"/>
              <w:divBdr>
                <w:top w:val="none" w:sz="0" w:space="0" w:color="auto"/>
                <w:left w:val="none" w:sz="0" w:space="0" w:color="auto"/>
                <w:bottom w:val="none" w:sz="0" w:space="0" w:color="auto"/>
                <w:right w:val="none" w:sz="0" w:space="0" w:color="auto"/>
              </w:divBdr>
            </w:div>
            <w:div w:id="1238520313">
              <w:marLeft w:val="0"/>
              <w:marRight w:val="0"/>
              <w:marTop w:val="0"/>
              <w:marBottom w:val="0"/>
              <w:divBdr>
                <w:top w:val="none" w:sz="0" w:space="0" w:color="auto"/>
                <w:left w:val="none" w:sz="0" w:space="0" w:color="auto"/>
                <w:bottom w:val="none" w:sz="0" w:space="0" w:color="auto"/>
                <w:right w:val="none" w:sz="0" w:space="0" w:color="auto"/>
              </w:divBdr>
            </w:div>
            <w:div w:id="1239365482">
              <w:marLeft w:val="0"/>
              <w:marRight w:val="0"/>
              <w:marTop w:val="0"/>
              <w:marBottom w:val="0"/>
              <w:divBdr>
                <w:top w:val="none" w:sz="0" w:space="0" w:color="auto"/>
                <w:left w:val="none" w:sz="0" w:space="0" w:color="auto"/>
                <w:bottom w:val="none" w:sz="0" w:space="0" w:color="auto"/>
                <w:right w:val="none" w:sz="0" w:space="0" w:color="auto"/>
              </w:divBdr>
            </w:div>
            <w:div w:id="1239368908">
              <w:marLeft w:val="0"/>
              <w:marRight w:val="0"/>
              <w:marTop w:val="0"/>
              <w:marBottom w:val="0"/>
              <w:divBdr>
                <w:top w:val="none" w:sz="0" w:space="0" w:color="auto"/>
                <w:left w:val="none" w:sz="0" w:space="0" w:color="auto"/>
                <w:bottom w:val="none" w:sz="0" w:space="0" w:color="auto"/>
                <w:right w:val="none" w:sz="0" w:space="0" w:color="auto"/>
              </w:divBdr>
            </w:div>
            <w:div w:id="1240824313">
              <w:marLeft w:val="0"/>
              <w:marRight w:val="0"/>
              <w:marTop w:val="0"/>
              <w:marBottom w:val="0"/>
              <w:divBdr>
                <w:top w:val="none" w:sz="0" w:space="0" w:color="auto"/>
                <w:left w:val="none" w:sz="0" w:space="0" w:color="auto"/>
                <w:bottom w:val="none" w:sz="0" w:space="0" w:color="auto"/>
                <w:right w:val="none" w:sz="0" w:space="0" w:color="auto"/>
              </w:divBdr>
            </w:div>
            <w:div w:id="1244528710">
              <w:marLeft w:val="0"/>
              <w:marRight w:val="0"/>
              <w:marTop w:val="0"/>
              <w:marBottom w:val="0"/>
              <w:divBdr>
                <w:top w:val="none" w:sz="0" w:space="0" w:color="auto"/>
                <w:left w:val="none" w:sz="0" w:space="0" w:color="auto"/>
                <w:bottom w:val="none" w:sz="0" w:space="0" w:color="auto"/>
                <w:right w:val="none" w:sz="0" w:space="0" w:color="auto"/>
              </w:divBdr>
            </w:div>
            <w:div w:id="1246650614">
              <w:marLeft w:val="0"/>
              <w:marRight w:val="0"/>
              <w:marTop w:val="0"/>
              <w:marBottom w:val="0"/>
              <w:divBdr>
                <w:top w:val="none" w:sz="0" w:space="0" w:color="auto"/>
                <w:left w:val="none" w:sz="0" w:space="0" w:color="auto"/>
                <w:bottom w:val="none" w:sz="0" w:space="0" w:color="auto"/>
                <w:right w:val="none" w:sz="0" w:space="0" w:color="auto"/>
              </w:divBdr>
            </w:div>
            <w:div w:id="1250112866">
              <w:marLeft w:val="0"/>
              <w:marRight w:val="0"/>
              <w:marTop w:val="0"/>
              <w:marBottom w:val="0"/>
              <w:divBdr>
                <w:top w:val="none" w:sz="0" w:space="0" w:color="auto"/>
                <w:left w:val="none" w:sz="0" w:space="0" w:color="auto"/>
                <w:bottom w:val="none" w:sz="0" w:space="0" w:color="auto"/>
                <w:right w:val="none" w:sz="0" w:space="0" w:color="auto"/>
              </w:divBdr>
            </w:div>
            <w:div w:id="1250115017">
              <w:marLeft w:val="0"/>
              <w:marRight w:val="0"/>
              <w:marTop w:val="0"/>
              <w:marBottom w:val="0"/>
              <w:divBdr>
                <w:top w:val="none" w:sz="0" w:space="0" w:color="auto"/>
                <w:left w:val="none" w:sz="0" w:space="0" w:color="auto"/>
                <w:bottom w:val="none" w:sz="0" w:space="0" w:color="auto"/>
                <w:right w:val="none" w:sz="0" w:space="0" w:color="auto"/>
              </w:divBdr>
            </w:div>
            <w:div w:id="1251502584">
              <w:marLeft w:val="0"/>
              <w:marRight w:val="0"/>
              <w:marTop w:val="0"/>
              <w:marBottom w:val="0"/>
              <w:divBdr>
                <w:top w:val="none" w:sz="0" w:space="0" w:color="auto"/>
                <w:left w:val="none" w:sz="0" w:space="0" w:color="auto"/>
                <w:bottom w:val="none" w:sz="0" w:space="0" w:color="auto"/>
                <w:right w:val="none" w:sz="0" w:space="0" w:color="auto"/>
              </w:divBdr>
            </w:div>
            <w:div w:id="1253514116">
              <w:marLeft w:val="0"/>
              <w:marRight w:val="0"/>
              <w:marTop w:val="0"/>
              <w:marBottom w:val="0"/>
              <w:divBdr>
                <w:top w:val="none" w:sz="0" w:space="0" w:color="auto"/>
                <w:left w:val="none" w:sz="0" w:space="0" w:color="auto"/>
                <w:bottom w:val="none" w:sz="0" w:space="0" w:color="auto"/>
                <w:right w:val="none" w:sz="0" w:space="0" w:color="auto"/>
              </w:divBdr>
            </w:div>
            <w:div w:id="1258439746">
              <w:marLeft w:val="0"/>
              <w:marRight w:val="0"/>
              <w:marTop w:val="0"/>
              <w:marBottom w:val="0"/>
              <w:divBdr>
                <w:top w:val="none" w:sz="0" w:space="0" w:color="auto"/>
                <w:left w:val="none" w:sz="0" w:space="0" w:color="auto"/>
                <w:bottom w:val="none" w:sz="0" w:space="0" w:color="auto"/>
                <w:right w:val="none" w:sz="0" w:space="0" w:color="auto"/>
              </w:divBdr>
            </w:div>
            <w:div w:id="1259869342">
              <w:marLeft w:val="0"/>
              <w:marRight w:val="0"/>
              <w:marTop w:val="0"/>
              <w:marBottom w:val="0"/>
              <w:divBdr>
                <w:top w:val="none" w:sz="0" w:space="0" w:color="auto"/>
                <w:left w:val="none" w:sz="0" w:space="0" w:color="auto"/>
                <w:bottom w:val="none" w:sz="0" w:space="0" w:color="auto"/>
                <w:right w:val="none" w:sz="0" w:space="0" w:color="auto"/>
              </w:divBdr>
            </w:div>
            <w:div w:id="1260992840">
              <w:marLeft w:val="0"/>
              <w:marRight w:val="0"/>
              <w:marTop w:val="0"/>
              <w:marBottom w:val="0"/>
              <w:divBdr>
                <w:top w:val="none" w:sz="0" w:space="0" w:color="auto"/>
                <w:left w:val="none" w:sz="0" w:space="0" w:color="auto"/>
                <w:bottom w:val="none" w:sz="0" w:space="0" w:color="auto"/>
                <w:right w:val="none" w:sz="0" w:space="0" w:color="auto"/>
              </w:divBdr>
            </w:div>
            <w:div w:id="1262950198">
              <w:marLeft w:val="0"/>
              <w:marRight w:val="0"/>
              <w:marTop w:val="0"/>
              <w:marBottom w:val="0"/>
              <w:divBdr>
                <w:top w:val="none" w:sz="0" w:space="0" w:color="auto"/>
                <w:left w:val="none" w:sz="0" w:space="0" w:color="auto"/>
                <w:bottom w:val="none" w:sz="0" w:space="0" w:color="auto"/>
                <w:right w:val="none" w:sz="0" w:space="0" w:color="auto"/>
              </w:divBdr>
            </w:div>
            <w:div w:id="1264533665">
              <w:marLeft w:val="0"/>
              <w:marRight w:val="0"/>
              <w:marTop w:val="0"/>
              <w:marBottom w:val="0"/>
              <w:divBdr>
                <w:top w:val="none" w:sz="0" w:space="0" w:color="auto"/>
                <w:left w:val="none" w:sz="0" w:space="0" w:color="auto"/>
                <w:bottom w:val="none" w:sz="0" w:space="0" w:color="auto"/>
                <w:right w:val="none" w:sz="0" w:space="0" w:color="auto"/>
              </w:divBdr>
            </w:div>
            <w:div w:id="1266380481">
              <w:marLeft w:val="0"/>
              <w:marRight w:val="0"/>
              <w:marTop w:val="0"/>
              <w:marBottom w:val="0"/>
              <w:divBdr>
                <w:top w:val="none" w:sz="0" w:space="0" w:color="auto"/>
                <w:left w:val="none" w:sz="0" w:space="0" w:color="auto"/>
                <w:bottom w:val="none" w:sz="0" w:space="0" w:color="auto"/>
                <w:right w:val="none" w:sz="0" w:space="0" w:color="auto"/>
              </w:divBdr>
            </w:div>
            <w:div w:id="1267805803">
              <w:marLeft w:val="0"/>
              <w:marRight w:val="0"/>
              <w:marTop w:val="0"/>
              <w:marBottom w:val="0"/>
              <w:divBdr>
                <w:top w:val="none" w:sz="0" w:space="0" w:color="auto"/>
                <w:left w:val="none" w:sz="0" w:space="0" w:color="auto"/>
                <w:bottom w:val="none" w:sz="0" w:space="0" w:color="auto"/>
                <w:right w:val="none" w:sz="0" w:space="0" w:color="auto"/>
              </w:divBdr>
            </w:div>
            <w:div w:id="1267884002">
              <w:marLeft w:val="0"/>
              <w:marRight w:val="0"/>
              <w:marTop w:val="0"/>
              <w:marBottom w:val="0"/>
              <w:divBdr>
                <w:top w:val="none" w:sz="0" w:space="0" w:color="auto"/>
                <w:left w:val="none" w:sz="0" w:space="0" w:color="auto"/>
                <w:bottom w:val="none" w:sz="0" w:space="0" w:color="auto"/>
                <w:right w:val="none" w:sz="0" w:space="0" w:color="auto"/>
              </w:divBdr>
            </w:div>
            <w:div w:id="1268851141">
              <w:marLeft w:val="0"/>
              <w:marRight w:val="0"/>
              <w:marTop w:val="0"/>
              <w:marBottom w:val="0"/>
              <w:divBdr>
                <w:top w:val="none" w:sz="0" w:space="0" w:color="auto"/>
                <w:left w:val="none" w:sz="0" w:space="0" w:color="auto"/>
                <w:bottom w:val="none" w:sz="0" w:space="0" w:color="auto"/>
                <w:right w:val="none" w:sz="0" w:space="0" w:color="auto"/>
              </w:divBdr>
            </w:div>
            <w:div w:id="1270315810">
              <w:marLeft w:val="0"/>
              <w:marRight w:val="0"/>
              <w:marTop w:val="0"/>
              <w:marBottom w:val="0"/>
              <w:divBdr>
                <w:top w:val="none" w:sz="0" w:space="0" w:color="auto"/>
                <w:left w:val="none" w:sz="0" w:space="0" w:color="auto"/>
                <w:bottom w:val="none" w:sz="0" w:space="0" w:color="auto"/>
                <w:right w:val="none" w:sz="0" w:space="0" w:color="auto"/>
              </w:divBdr>
            </w:div>
            <w:div w:id="1270624122">
              <w:marLeft w:val="0"/>
              <w:marRight w:val="0"/>
              <w:marTop w:val="0"/>
              <w:marBottom w:val="0"/>
              <w:divBdr>
                <w:top w:val="none" w:sz="0" w:space="0" w:color="auto"/>
                <w:left w:val="none" w:sz="0" w:space="0" w:color="auto"/>
                <w:bottom w:val="none" w:sz="0" w:space="0" w:color="auto"/>
                <w:right w:val="none" w:sz="0" w:space="0" w:color="auto"/>
              </w:divBdr>
            </w:div>
            <w:div w:id="1272206329">
              <w:marLeft w:val="0"/>
              <w:marRight w:val="0"/>
              <w:marTop w:val="0"/>
              <w:marBottom w:val="0"/>
              <w:divBdr>
                <w:top w:val="none" w:sz="0" w:space="0" w:color="auto"/>
                <w:left w:val="none" w:sz="0" w:space="0" w:color="auto"/>
                <w:bottom w:val="none" w:sz="0" w:space="0" w:color="auto"/>
                <w:right w:val="none" w:sz="0" w:space="0" w:color="auto"/>
              </w:divBdr>
            </w:div>
            <w:div w:id="1273126516">
              <w:marLeft w:val="0"/>
              <w:marRight w:val="0"/>
              <w:marTop w:val="0"/>
              <w:marBottom w:val="0"/>
              <w:divBdr>
                <w:top w:val="none" w:sz="0" w:space="0" w:color="auto"/>
                <w:left w:val="none" w:sz="0" w:space="0" w:color="auto"/>
                <w:bottom w:val="none" w:sz="0" w:space="0" w:color="auto"/>
                <w:right w:val="none" w:sz="0" w:space="0" w:color="auto"/>
              </w:divBdr>
            </w:div>
            <w:div w:id="1275862375">
              <w:marLeft w:val="0"/>
              <w:marRight w:val="0"/>
              <w:marTop w:val="0"/>
              <w:marBottom w:val="0"/>
              <w:divBdr>
                <w:top w:val="none" w:sz="0" w:space="0" w:color="auto"/>
                <w:left w:val="none" w:sz="0" w:space="0" w:color="auto"/>
                <w:bottom w:val="none" w:sz="0" w:space="0" w:color="auto"/>
                <w:right w:val="none" w:sz="0" w:space="0" w:color="auto"/>
              </w:divBdr>
            </w:div>
            <w:div w:id="1276406458">
              <w:marLeft w:val="0"/>
              <w:marRight w:val="0"/>
              <w:marTop w:val="0"/>
              <w:marBottom w:val="0"/>
              <w:divBdr>
                <w:top w:val="none" w:sz="0" w:space="0" w:color="auto"/>
                <w:left w:val="none" w:sz="0" w:space="0" w:color="auto"/>
                <w:bottom w:val="none" w:sz="0" w:space="0" w:color="auto"/>
                <w:right w:val="none" w:sz="0" w:space="0" w:color="auto"/>
              </w:divBdr>
            </w:div>
            <w:div w:id="1276517942">
              <w:marLeft w:val="0"/>
              <w:marRight w:val="0"/>
              <w:marTop w:val="0"/>
              <w:marBottom w:val="0"/>
              <w:divBdr>
                <w:top w:val="none" w:sz="0" w:space="0" w:color="auto"/>
                <w:left w:val="none" w:sz="0" w:space="0" w:color="auto"/>
                <w:bottom w:val="none" w:sz="0" w:space="0" w:color="auto"/>
                <w:right w:val="none" w:sz="0" w:space="0" w:color="auto"/>
              </w:divBdr>
            </w:div>
            <w:div w:id="1277255466">
              <w:marLeft w:val="0"/>
              <w:marRight w:val="0"/>
              <w:marTop w:val="360"/>
              <w:marBottom w:val="0"/>
              <w:divBdr>
                <w:top w:val="single" w:sz="6" w:space="0" w:color="auto"/>
                <w:left w:val="single" w:sz="6" w:space="0" w:color="auto"/>
                <w:bottom w:val="single" w:sz="6" w:space="0" w:color="auto"/>
                <w:right w:val="single" w:sz="6" w:space="0" w:color="auto"/>
              </w:divBdr>
            </w:div>
            <w:div w:id="1278950097">
              <w:marLeft w:val="0"/>
              <w:marRight w:val="0"/>
              <w:marTop w:val="0"/>
              <w:marBottom w:val="0"/>
              <w:divBdr>
                <w:top w:val="none" w:sz="0" w:space="0" w:color="auto"/>
                <w:left w:val="none" w:sz="0" w:space="0" w:color="auto"/>
                <w:bottom w:val="none" w:sz="0" w:space="0" w:color="auto"/>
                <w:right w:val="none" w:sz="0" w:space="0" w:color="auto"/>
              </w:divBdr>
              <w:divsChild>
                <w:div w:id="9261194">
                  <w:marLeft w:val="0"/>
                  <w:marRight w:val="0"/>
                  <w:marTop w:val="0"/>
                  <w:marBottom w:val="0"/>
                  <w:divBdr>
                    <w:top w:val="none" w:sz="0" w:space="0" w:color="auto"/>
                    <w:left w:val="none" w:sz="0" w:space="0" w:color="auto"/>
                    <w:bottom w:val="none" w:sz="0" w:space="0" w:color="auto"/>
                    <w:right w:val="none" w:sz="0" w:space="0" w:color="auto"/>
                  </w:divBdr>
                </w:div>
                <w:div w:id="65299557">
                  <w:marLeft w:val="0"/>
                  <w:marRight w:val="0"/>
                  <w:marTop w:val="0"/>
                  <w:marBottom w:val="0"/>
                  <w:divBdr>
                    <w:top w:val="none" w:sz="0" w:space="0" w:color="auto"/>
                    <w:left w:val="none" w:sz="0" w:space="0" w:color="auto"/>
                    <w:bottom w:val="none" w:sz="0" w:space="0" w:color="auto"/>
                    <w:right w:val="none" w:sz="0" w:space="0" w:color="auto"/>
                  </w:divBdr>
                </w:div>
                <w:div w:id="141628653">
                  <w:marLeft w:val="0"/>
                  <w:marRight w:val="0"/>
                  <w:marTop w:val="0"/>
                  <w:marBottom w:val="0"/>
                  <w:divBdr>
                    <w:top w:val="none" w:sz="0" w:space="0" w:color="auto"/>
                    <w:left w:val="none" w:sz="0" w:space="0" w:color="auto"/>
                    <w:bottom w:val="none" w:sz="0" w:space="0" w:color="auto"/>
                    <w:right w:val="none" w:sz="0" w:space="0" w:color="auto"/>
                  </w:divBdr>
                </w:div>
                <w:div w:id="223030272">
                  <w:marLeft w:val="0"/>
                  <w:marRight w:val="0"/>
                  <w:marTop w:val="0"/>
                  <w:marBottom w:val="0"/>
                  <w:divBdr>
                    <w:top w:val="none" w:sz="0" w:space="0" w:color="auto"/>
                    <w:left w:val="none" w:sz="0" w:space="0" w:color="auto"/>
                    <w:bottom w:val="none" w:sz="0" w:space="0" w:color="auto"/>
                    <w:right w:val="none" w:sz="0" w:space="0" w:color="auto"/>
                  </w:divBdr>
                </w:div>
                <w:div w:id="253318101">
                  <w:marLeft w:val="0"/>
                  <w:marRight w:val="0"/>
                  <w:marTop w:val="0"/>
                  <w:marBottom w:val="0"/>
                  <w:divBdr>
                    <w:top w:val="none" w:sz="0" w:space="0" w:color="auto"/>
                    <w:left w:val="none" w:sz="0" w:space="0" w:color="auto"/>
                    <w:bottom w:val="none" w:sz="0" w:space="0" w:color="auto"/>
                    <w:right w:val="none" w:sz="0" w:space="0" w:color="auto"/>
                  </w:divBdr>
                </w:div>
                <w:div w:id="318047987">
                  <w:marLeft w:val="0"/>
                  <w:marRight w:val="0"/>
                  <w:marTop w:val="0"/>
                  <w:marBottom w:val="0"/>
                  <w:divBdr>
                    <w:top w:val="none" w:sz="0" w:space="0" w:color="auto"/>
                    <w:left w:val="none" w:sz="0" w:space="0" w:color="auto"/>
                    <w:bottom w:val="none" w:sz="0" w:space="0" w:color="auto"/>
                    <w:right w:val="none" w:sz="0" w:space="0" w:color="auto"/>
                  </w:divBdr>
                </w:div>
                <w:div w:id="401566797">
                  <w:marLeft w:val="0"/>
                  <w:marRight w:val="0"/>
                  <w:marTop w:val="0"/>
                  <w:marBottom w:val="0"/>
                  <w:divBdr>
                    <w:top w:val="none" w:sz="0" w:space="0" w:color="auto"/>
                    <w:left w:val="none" w:sz="0" w:space="0" w:color="auto"/>
                    <w:bottom w:val="none" w:sz="0" w:space="0" w:color="auto"/>
                    <w:right w:val="none" w:sz="0" w:space="0" w:color="auto"/>
                  </w:divBdr>
                </w:div>
                <w:div w:id="474029185">
                  <w:marLeft w:val="0"/>
                  <w:marRight w:val="0"/>
                  <w:marTop w:val="0"/>
                  <w:marBottom w:val="0"/>
                  <w:divBdr>
                    <w:top w:val="none" w:sz="0" w:space="0" w:color="auto"/>
                    <w:left w:val="none" w:sz="0" w:space="0" w:color="auto"/>
                    <w:bottom w:val="none" w:sz="0" w:space="0" w:color="auto"/>
                    <w:right w:val="none" w:sz="0" w:space="0" w:color="auto"/>
                  </w:divBdr>
                </w:div>
                <w:div w:id="632175669">
                  <w:marLeft w:val="0"/>
                  <w:marRight w:val="0"/>
                  <w:marTop w:val="0"/>
                  <w:marBottom w:val="0"/>
                  <w:divBdr>
                    <w:top w:val="none" w:sz="0" w:space="0" w:color="auto"/>
                    <w:left w:val="none" w:sz="0" w:space="0" w:color="auto"/>
                    <w:bottom w:val="none" w:sz="0" w:space="0" w:color="auto"/>
                    <w:right w:val="none" w:sz="0" w:space="0" w:color="auto"/>
                  </w:divBdr>
                </w:div>
                <w:div w:id="685062378">
                  <w:marLeft w:val="0"/>
                  <w:marRight w:val="0"/>
                  <w:marTop w:val="0"/>
                  <w:marBottom w:val="0"/>
                  <w:divBdr>
                    <w:top w:val="none" w:sz="0" w:space="0" w:color="auto"/>
                    <w:left w:val="none" w:sz="0" w:space="0" w:color="auto"/>
                    <w:bottom w:val="none" w:sz="0" w:space="0" w:color="auto"/>
                    <w:right w:val="none" w:sz="0" w:space="0" w:color="auto"/>
                  </w:divBdr>
                </w:div>
                <w:div w:id="768741834">
                  <w:marLeft w:val="0"/>
                  <w:marRight w:val="0"/>
                  <w:marTop w:val="0"/>
                  <w:marBottom w:val="0"/>
                  <w:divBdr>
                    <w:top w:val="none" w:sz="0" w:space="0" w:color="auto"/>
                    <w:left w:val="none" w:sz="0" w:space="0" w:color="auto"/>
                    <w:bottom w:val="none" w:sz="0" w:space="0" w:color="auto"/>
                    <w:right w:val="none" w:sz="0" w:space="0" w:color="auto"/>
                  </w:divBdr>
                </w:div>
                <w:div w:id="1009480591">
                  <w:marLeft w:val="0"/>
                  <w:marRight w:val="0"/>
                  <w:marTop w:val="0"/>
                  <w:marBottom w:val="0"/>
                  <w:divBdr>
                    <w:top w:val="none" w:sz="0" w:space="0" w:color="auto"/>
                    <w:left w:val="none" w:sz="0" w:space="0" w:color="auto"/>
                    <w:bottom w:val="none" w:sz="0" w:space="0" w:color="auto"/>
                    <w:right w:val="none" w:sz="0" w:space="0" w:color="auto"/>
                  </w:divBdr>
                </w:div>
                <w:div w:id="1080372694">
                  <w:marLeft w:val="0"/>
                  <w:marRight w:val="0"/>
                  <w:marTop w:val="0"/>
                  <w:marBottom w:val="0"/>
                  <w:divBdr>
                    <w:top w:val="none" w:sz="0" w:space="0" w:color="auto"/>
                    <w:left w:val="none" w:sz="0" w:space="0" w:color="auto"/>
                    <w:bottom w:val="none" w:sz="0" w:space="0" w:color="auto"/>
                    <w:right w:val="none" w:sz="0" w:space="0" w:color="auto"/>
                  </w:divBdr>
                </w:div>
                <w:div w:id="1120950665">
                  <w:marLeft w:val="0"/>
                  <w:marRight w:val="0"/>
                  <w:marTop w:val="0"/>
                  <w:marBottom w:val="0"/>
                  <w:divBdr>
                    <w:top w:val="none" w:sz="0" w:space="0" w:color="auto"/>
                    <w:left w:val="none" w:sz="0" w:space="0" w:color="auto"/>
                    <w:bottom w:val="none" w:sz="0" w:space="0" w:color="auto"/>
                    <w:right w:val="none" w:sz="0" w:space="0" w:color="auto"/>
                  </w:divBdr>
                </w:div>
                <w:div w:id="1211651238">
                  <w:marLeft w:val="0"/>
                  <w:marRight w:val="0"/>
                  <w:marTop w:val="0"/>
                  <w:marBottom w:val="0"/>
                  <w:divBdr>
                    <w:top w:val="none" w:sz="0" w:space="0" w:color="auto"/>
                    <w:left w:val="none" w:sz="0" w:space="0" w:color="auto"/>
                    <w:bottom w:val="none" w:sz="0" w:space="0" w:color="auto"/>
                    <w:right w:val="none" w:sz="0" w:space="0" w:color="auto"/>
                  </w:divBdr>
                </w:div>
                <w:div w:id="1215197639">
                  <w:marLeft w:val="0"/>
                  <w:marRight w:val="0"/>
                  <w:marTop w:val="0"/>
                  <w:marBottom w:val="0"/>
                  <w:divBdr>
                    <w:top w:val="none" w:sz="0" w:space="0" w:color="auto"/>
                    <w:left w:val="none" w:sz="0" w:space="0" w:color="auto"/>
                    <w:bottom w:val="none" w:sz="0" w:space="0" w:color="auto"/>
                    <w:right w:val="none" w:sz="0" w:space="0" w:color="auto"/>
                  </w:divBdr>
                </w:div>
                <w:div w:id="1221212920">
                  <w:marLeft w:val="0"/>
                  <w:marRight w:val="0"/>
                  <w:marTop w:val="0"/>
                  <w:marBottom w:val="0"/>
                  <w:divBdr>
                    <w:top w:val="none" w:sz="0" w:space="0" w:color="auto"/>
                    <w:left w:val="none" w:sz="0" w:space="0" w:color="auto"/>
                    <w:bottom w:val="none" w:sz="0" w:space="0" w:color="auto"/>
                    <w:right w:val="none" w:sz="0" w:space="0" w:color="auto"/>
                  </w:divBdr>
                </w:div>
                <w:div w:id="1226648499">
                  <w:marLeft w:val="0"/>
                  <w:marRight w:val="0"/>
                  <w:marTop w:val="0"/>
                  <w:marBottom w:val="0"/>
                  <w:divBdr>
                    <w:top w:val="none" w:sz="0" w:space="0" w:color="auto"/>
                    <w:left w:val="none" w:sz="0" w:space="0" w:color="auto"/>
                    <w:bottom w:val="none" w:sz="0" w:space="0" w:color="auto"/>
                    <w:right w:val="none" w:sz="0" w:space="0" w:color="auto"/>
                  </w:divBdr>
                </w:div>
                <w:div w:id="1511289739">
                  <w:marLeft w:val="0"/>
                  <w:marRight w:val="0"/>
                  <w:marTop w:val="0"/>
                  <w:marBottom w:val="0"/>
                  <w:divBdr>
                    <w:top w:val="none" w:sz="0" w:space="0" w:color="auto"/>
                    <w:left w:val="none" w:sz="0" w:space="0" w:color="auto"/>
                    <w:bottom w:val="none" w:sz="0" w:space="0" w:color="auto"/>
                    <w:right w:val="none" w:sz="0" w:space="0" w:color="auto"/>
                  </w:divBdr>
                </w:div>
                <w:div w:id="1523978220">
                  <w:marLeft w:val="0"/>
                  <w:marRight w:val="0"/>
                  <w:marTop w:val="0"/>
                  <w:marBottom w:val="0"/>
                  <w:divBdr>
                    <w:top w:val="none" w:sz="0" w:space="0" w:color="auto"/>
                    <w:left w:val="none" w:sz="0" w:space="0" w:color="auto"/>
                    <w:bottom w:val="none" w:sz="0" w:space="0" w:color="auto"/>
                    <w:right w:val="none" w:sz="0" w:space="0" w:color="auto"/>
                  </w:divBdr>
                </w:div>
                <w:div w:id="1642149075">
                  <w:marLeft w:val="0"/>
                  <w:marRight w:val="0"/>
                  <w:marTop w:val="0"/>
                  <w:marBottom w:val="0"/>
                  <w:divBdr>
                    <w:top w:val="none" w:sz="0" w:space="0" w:color="auto"/>
                    <w:left w:val="none" w:sz="0" w:space="0" w:color="auto"/>
                    <w:bottom w:val="none" w:sz="0" w:space="0" w:color="auto"/>
                    <w:right w:val="none" w:sz="0" w:space="0" w:color="auto"/>
                  </w:divBdr>
                </w:div>
                <w:div w:id="1664972320">
                  <w:marLeft w:val="0"/>
                  <w:marRight w:val="0"/>
                  <w:marTop w:val="0"/>
                  <w:marBottom w:val="0"/>
                  <w:divBdr>
                    <w:top w:val="none" w:sz="0" w:space="0" w:color="auto"/>
                    <w:left w:val="none" w:sz="0" w:space="0" w:color="auto"/>
                    <w:bottom w:val="none" w:sz="0" w:space="0" w:color="auto"/>
                    <w:right w:val="none" w:sz="0" w:space="0" w:color="auto"/>
                  </w:divBdr>
                </w:div>
                <w:div w:id="1687051642">
                  <w:marLeft w:val="0"/>
                  <w:marRight w:val="0"/>
                  <w:marTop w:val="0"/>
                  <w:marBottom w:val="0"/>
                  <w:divBdr>
                    <w:top w:val="none" w:sz="0" w:space="0" w:color="auto"/>
                    <w:left w:val="none" w:sz="0" w:space="0" w:color="auto"/>
                    <w:bottom w:val="none" w:sz="0" w:space="0" w:color="auto"/>
                    <w:right w:val="none" w:sz="0" w:space="0" w:color="auto"/>
                  </w:divBdr>
                </w:div>
                <w:div w:id="1768573961">
                  <w:marLeft w:val="0"/>
                  <w:marRight w:val="0"/>
                  <w:marTop w:val="0"/>
                  <w:marBottom w:val="0"/>
                  <w:divBdr>
                    <w:top w:val="none" w:sz="0" w:space="0" w:color="auto"/>
                    <w:left w:val="none" w:sz="0" w:space="0" w:color="auto"/>
                    <w:bottom w:val="none" w:sz="0" w:space="0" w:color="auto"/>
                    <w:right w:val="none" w:sz="0" w:space="0" w:color="auto"/>
                  </w:divBdr>
                </w:div>
                <w:div w:id="1863592737">
                  <w:marLeft w:val="0"/>
                  <w:marRight w:val="0"/>
                  <w:marTop w:val="0"/>
                  <w:marBottom w:val="0"/>
                  <w:divBdr>
                    <w:top w:val="none" w:sz="0" w:space="0" w:color="auto"/>
                    <w:left w:val="none" w:sz="0" w:space="0" w:color="auto"/>
                    <w:bottom w:val="none" w:sz="0" w:space="0" w:color="auto"/>
                    <w:right w:val="none" w:sz="0" w:space="0" w:color="auto"/>
                  </w:divBdr>
                </w:div>
                <w:div w:id="1957904574">
                  <w:marLeft w:val="0"/>
                  <w:marRight w:val="0"/>
                  <w:marTop w:val="0"/>
                  <w:marBottom w:val="0"/>
                  <w:divBdr>
                    <w:top w:val="none" w:sz="0" w:space="0" w:color="auto"/>
                    <w:left w:val="none" w:sz="0" w:space="0" w:color="auto"/>
                    <w:bottom w:val="none" w:sz="0" w:space="0" w:color="auto"/>
                    <w:right w:val="none" w:sz="0" w:space="0" w:color="auto"/>
                  </w:divBdr>
                </w:div>
                <w:div w:id="2050495675">
                  <w:marLeft w:val="0"/>
                  <w:marRight w:val="0"/>
                  <w:marTop w:val="0"/>
                  <w:marBottom w:val="0"/>
                  <w:divBdr>
                    <w:top w:val="none" w:sz="0" w:space="0" w:color="auto"/>
                    <w:left w:val="none" w:sz="0" w:space="0" w:color="auto"/>
                    <w:bottom w:val="none" w:sz="0" w:space="0" w:color="auto"/>
                    <w:right w:val="none" w:sz="0" w:space="0" w:color="auto"/>
                  </w:divBdr>
                </w:div>
                <w:div w:id="2070688753">
                  <w:marLeft w:val="0"/>
                  <w:marRight w:val="0"/>
                  <w:marTop w:val="0"/>
                  <w:marBottom w:val="0"/>
                  <w:divBdr>
                    <w:top w:val="none" w:sz="0" w:space="0" w:color="auto"/>
                    <w:left w:val="none" w:sz="0" w:space="0" w:color="auto"/>
                    <w:bottom w:val="none" w:sz="0" w:space="0" w:color="auto"/>
                    <w:right w:val="none" w:sz="0" w:space="0" w:color="auto"/>
                  </w:divBdr>
                </w:div>
                <w:div w:id="2116289442">
                  <w:marLeft w:val="0"/>
                  <w:marRight w:val="0"/>
                  <w:marTop w:val="0"/>
                  <w:marBottom w:val="0"/>
                  <w:divBdr>
                    <w:top w:val="none" w:sz="0" w:space="0" w:color="auto"/>
                    <w:left w:val="none" w:sz="0" w:space="0" w:color="auto"/>
                    <w:bottom w:val="none" w:sz="0" w:space="0" w:color="auto"/>
                    <w:right w:val="none" w:sz="0" w:space="0" w:color="auto"/>
                  </w:divBdr>
                </w:div>
                <w:div w:id="2129657911">
                  <w:marLeft w:val="0"/>
                  <w:marRight w:val="0"/>
                  <w:marTop w:val="0"/>
                  <w:marBottom w:val="0"/>
                  <w:divBdr>
                    <w:top w:val="none" w:sz="0" w:space="0" w:color="auto"/>
                    <w:left w:val="none" w:sz="0" w:space="0" w:color="auto"/>
                    <w:bottom w:val="none" w:sz="0" w:space="0" w:color="auto"/>
                    <w:right w:val="none" w:sz="0" w:space="0" w:color="auto"/>
                  </w:divBdr>
                </w:div>
              </w:divsChild>
            </w:div>
            <w:div w:id="1279683039">
              <w:marLeft w:val="0"/>
              <w:marRight w:val="0"/>
              <w:marTop w:val="0"/>
              <w:marBottom w:val="0"/>
              <w:divBdr>
                <w:top w:val="none" w:sz="0" w:space="0" w:color="auto"/>
                <w:left w:val="none" w:sz="0" w:space="0" w:color="auto"/>
                <w:bottom w:val="none" w:sz="0" w:space="0" w:color="auto"/>
                <w:right w:val="none" w:sz="0" w:space="0" w:color="auto"/>
              </w:divBdr>
            </w:div>
            <w:div w:id="1282690128">
              <w:marLeft w:val="0"/>
              <w:marRight w:val="0"/>
              <w:marTop w:val="0"/>
              <w:marBottom w:val="0"/>
              <w:divBdr>
                <w:top w:val="none" w:sz="0" w:space="0" w:color="auto"/>
                <w:left w:val="none" w:sz="0" w:space="0" w:color="auto"/>
                <w:bottom w:val="none" w:sz="0" w:space="0" w:color="auto"/>
                <w:right w:val="none" w:sz="0" w:space="0" w:color="auto"/>
              </w:divBdr>
            </w:div>
            <w:div w:id="1284119460">
              <w:marLeft w:val="0"/>
              <w:marRight w:val="0"/>
              <w:marTop w:val="0"/>
              <w:marBottom w:val="0"/>
              <w:divBdr>
                <w:top w:val="none" w:sz="0" w:space="0" w:color="auto"/>
                <w:left w:val="none" w:sz="0" w:space="0" w:color="auto"/>
                <w:bottom w:val="none" w:sz="0" w:space="0" w:color="auto"/>
                <w:right w:val="none" w:sz="0" w:space="0" w:color="auto"/>
              </w:divBdr>
            </w:div>
            <w:div w:id="1284578370">
              <w:marLeft w:val="0"/>
              <w:marRight w:val="0"/>
              <w:marTop w:val="0"/>
              <w:marBottom w:val="0"/>
              <w:divBdr>
                <w:top w:val="none" w:sz="0" w:space="0" w:color="auto"/>
                <w:left w:val="none" w:sz="0" w:space="0" w:color="auto"/>
                <w:bottom w:val="none" w:sz="0" w:space="0" w:color="auto"/>
                <w:right w:val="none" w:sz="0" w:space="0" w:color="auto"/>
              </w:divBdr>
            </w:div>
            <w:div w:id="1286161930">
              <w:marLeft w:val="0"/>
              <w:marRight w:val="0"/>
              <w:marTop w:val="0"/>
              <w:marBottom w:val="0"/>
              <w:divBdr>
                <w:top w:val="none" w:sz="0" w:space="0" w:color="auto"/>
                <w:left w:val="none" w:sz="0" w:space="0" w:color="auto"/>
                <w:bottom w:val="none" w:sz="0" w:space="0" w:color="auto"/>
                <w:right w:val="none" w:sz="0" w:space="0" w:color="auto"/>
              </w:divBdr>
            </w:div>
            <w:div w:id="1286424219">
              <w:marLeft w:val="0"/>
              <w:marRight w:val="0"/>
              <w:marTop w:val="0"/>
              <w:marBottom w:val="0"/>
              <w:divBdr>
                <w:top w:val="none" w:sz="0" w:space="0" w:color="auto"/>
                <w:left w:val="none" w:sz="0" w:space="0" w:color="auto"/>
                <w:bottom w:val="none" w:sz="0" w:space="0" w:color="auto"/>
                <w:right w:val="none" w:sz="0" w:space="0" w:color="auto"/>
              </w:divBdr>
            </w:div>
            <w:div w:id="1287857345">
              <w:marLeft w:val="0"/>
              <w:marRight w:val="0"/>
              <w:marTop w:val="0"/>
              <w:marBottom w:val="0"/>
              <w:divBdr>
                <w:top w:val="none" w:sz="0" w:space="0" w:color="auto"/>
                <w:left w:val="none" w:sz="0" w:space="0" w:color="auto"/>
                <w:bottom w:val="none" w:sz="0" w:space="0" w:color="auto"/>
                <w:right w:val="none" w:sz="0" w:space="0" w:color="auto"/>
              </w:divBdr>
            </w:div>
            <w:div w:id="1290281063">
              <w:marLeft w:val="0"/>
              <w:marRight w:val="0"/>
              <w:marTop w:val="0"/>
              <w:marBottom w:val="0"/>
              <w:divBdr>
                <w:top w:val="none" w:sz="0" w:space="0" w:color="auto"/>
                <w:left w:val="none" w:sz="0" w:space="0" w:color="auto"/>
                <w:bottom w:val="none" w:sz="0" w:space="0" w:color="auto"/>
                <w:right w:val="none" w:sz="0" w:space="0" w:color="auto"/>
              </w:divBdr>
            </w:div>
            <w:div w:id="1291129805">
              <w:marLeft w:val="0"/>
              <w:marRight w:val="0"/>
              <w:marTop w:val="0"/>
              <w:marBottom w:val="0"/>
              <w:divBdr>
                <w:top w:val="none" w:sz="0" w:space="0" w:color="auto"/>
                <w:left w:val="none" w:sz="0" w:space="0" w:color="auto"/>
                <w:bottom w:val="none" w:sz="0" w:space="0" w:color="auto"/>
                <w:right w:val="none" w:sz="0" w:space="0" w:color="auto"/>
              </w:divBdr>
            </w:div>
            <w:div w:id="1291282429">
              <w:marLeft w:val="0"/>
              <w:marRight w:val="0"/>
              <w:marTop w:val="0"/>
              <w:marBottom w:val="0"/>
              <w:divBdr>
                <w:top w:val="none" w:sz="0" w:space="0" w:color="auto"/>
                <w:left w:val="none" w:sz="0" w:space="0" w:color="auto"/>
                <w:bottom w:val="none" w:sz="0" w:space="0" w:color="auto"/>
                <w:right w:val="none" w:sz="0" w:space="0" w:color="auto"/>
              </w:divBdr>
            </w:div>
            <w:div w:id="1291547635">
              <w:marLeft w:val="0"/>
              <w:marRight w:val="0"/>
              <w:marTop w:val="360"/>
              <w:marBottom w:val="0"/>
              <w:divBdr>
                <w:top w:val="single" w:sz="6" w:space="0" w:color="auto"/>
                <w:left w:val="single" w:sz="6" w:space="0" w:color="auto"/>
                <w:bottom w:val="single" w:sz="6" w:space="0" w:color="auto"/>
                <w:right w:val="single" w:sz="6" w:space="0" w:color="auto"/>
              </w:divBdr>
            </w:div>
            <w:div w:id="1293172670">
              <w:marLeft w:val="0"/>
              <w:marRight w:val="0"/>
              <w:marTop w:val="360"/>
              <w:marBottom w:val="0"/>
              <w:divBdr>
                <w:top w:val="single" w:sz="6" w:space="0" w:color="auto"/>
                <w:left w:val="single" w:sz="6" w:space="0" w:color="auto"/>
                <w:bottom w:val="single" w:sz="6" w:space="0" w:color="auto"/>
                <w:right w:val="single" w:sz="6" w:space="0" w:color="auto"/>
              </w:divBdr>
            </w:div>
            <w:div w:id="1294673913">
              <w:marLeft w:val="0"/>
              <w:marRight w:val="0"/>
              <w:marTop w:val="0"/>
              <w:marBottom w:val="0"/>
              <w:divBdr>
                <w:top w:val="none" w:sz="0" w:space="0" w:color="auto"/>
                <w:left w:val="none" w:sz="0" w:space="0" w:color="auto"/>
                <w:bottom w:val="none" w:sz="0" w:space="0" w:color="auto"/>
                <w:right w:val="none" w:sz="0" w:space="0" w:color="auto"/>
              </w:divBdr>
            </w:div>
            <w:div w:id="1294827404">
              <w:marLeft w:val="0"/>
              <w:marRight w:val="0"/>
              <w:marTop w:val="0"/>
              <w:marBottom w:val="0"/>
              <w:divBdr>
                <w:top w:val="none" w:sz="0" w:space="0" w:color="auto"/>
                <w:left w:val="none" w:sz="0" w:space="0" w:color="auto"/>
                <w:bottom w:val="none" w:sz="0" w:space="0" w:color="auto"/>
                <w:right w:val="none" w:sz="0" w:space="0" w:color="auto"/>
              </w:divBdr>
            </w:div>
            <w:div w:id="1299913225">
              <w:marLeft w:val="0"/>
              <w:marRight w:val="0"/>
              <w:marTop w:val="0"/>
              <w:marBottom w:val="0"/>
              <w:divBdr>
                <w:top w:val="none" w:sz="0" w:space="0" w:color="auto"/>
                <w:left w:val="none" w:sz="0" w:space="0" w:color="auto"/>
                <w:bottom w:val="none" w:sz="0" w:space="0" w:color="auto"/>
                <w:right w:val="none" w:sz="0" w:space="0" w:color="auto"/>
              </w:divBdr>
            </w:div>
            <w:div w:id="1300184486">
              <w:marLeft w:val="0"/>
              <w:marRight w:val="0"/>
              <w:marTop w:val="0"/>
              <w:marBottom w:val="0"/>
              <w:divBdr>
                <w:top w:val="none" w:sz="0" w:space="0" w:color="auto"/>
                <w:left w:val="none" w:sz="0" w:space="0" w:color="auto"/>
                <w:bottom w:val="none" w:sz="0" w:space="0" w:color="auto"/>
                <w:right w:val="none" w:sz="0" w:space="0" w:color="auto"/>
              </w:divBdr>
            </w:div>
            <w:div w:id="1301033828">
              <w:marLeft w:val="0"/>
              <w:marRight w:val="0"/>
              <w:marTop w:val="0"/>
              <w:marBottom w:val="0"/>
              <w:divBdr>
                <w:top w:val="none" w:sz="0" w:space="0" w:color="auto"/>
                <w:left w:val="none" w:sz="0" w:space="0" w:color="auto"/>
                <w:bottom w:val="none" w:sz="0" w:space="0" w:color="auto"/>
                <w:right w:val="none" w:sz="0" w:space="0" w:color="auto"/>
              </w:divBdr>
            </w:div>
            <w:div w:id="1301690004">
              <w:marLeft w:val="0"/>
              <w:marRight w:val="0"/>
              <w:marTop w:val="0"/>
              <w:marBottom w:val="0"/>
              <w:divBdr>
                <w:top w:val="none" w:sz="0" w:space="0" w:color="auto"/>
                <w:left w:val="none" w:sz="0" w:space="0" w:color="auto"/>
                <w:bottom w:val="none" w:sz="0" w:space="0" w:color="auto"/>
                <w:right w:val="none" w:sz="0" w:space="0" w:color="auto"/>
              </w:divBdr>
            </w:div>
            <w:div w:id="1302149363">
              <w:marLeft w:val="0"/>
              <w:marRight w:val="0"/>
              <w:marTop w:val="0"/>
              <w:marBottom w:val="0"/>
              <w:divBdr>
                <w:top w:val="none" w:sz="0" w:space="0" w:color="auto"/>
                <w:left w:val="none" w:sz="0" w:space="0" w:color="auto"/>
                <w:bottom w:val="none" w:sz="0" w:space="0" w:color="auto"/>
                <w:right w:val="none" w:sz="0" w:space="0" w:color="auto"/>
              </w:divBdr>
            </w:div>
            <w:div w:id="1302615224">
              <w:marLeft w:val="0"/>
              <w:marRight w:val="0"/>
              <w:marTop w:val="0"/>
              <w:marBottom w:val="0"/>
              <w:divBdr>
                <w:top w:val="none" w:sz="0" w:space="0" w:color="auto"/>
                <w:left w:val="none" w:sz="0" w:space="0" w:color="auto"/>
                <w:bottom w:val="none" w:sz="0" w:space="0" w:color="auto"/>
                <w:right w:val="none" w:sz="0" w:space="0" w:color="auto"/>
              </w:divBdr>
            </w:div>
            <w:div w:id="1302803931">
              <w:marLeft w:val="0"/>
              <w:marRight w:val="0"/>
              <w:marTop w:val="0"/>
              <w:marBottom w:val="0"/>
              <w:divBdr>
                <w:top w:val="none" w:sz="0" w:space="0" w:color="auto"/>
                <w:left w:val="none" w:sz="0" w:space="0" w:color="auto"/>
                <w:bottom w:val="none" w:sz="0" w:space="0" w:color="auto"/>
                <w:right w:val="none" w:sz="0" w:space="0" w:color="auto"/>
              </w:divBdr>
            </w:div>
            <w:div w:id="1302925604">
              <w:marLeft w:val="0"/>
              <w:marRight w:val="0"/>
              <w:marTop w:val="0"/>
              <w:marBottom w:val="0"/>
              <w:divBdr>
                <w:top w:val="none" w:sz="0" w:space="0" w:color="auto"/>
                <w:left w:val="none" w:sz="0" w:space="0" w:color="auto"/>
                <w:bottom w:val="none" w:sz="0" w:space="0" w:color="auto"/>
                <w:right w:val="none" w:sz="0" w:space="0" w:color="auto"/>
              </w:divBdr>
            </w:div>
            <w:div w:id="1304971811">
              <w:marLeft w:val="0"/>
              <w:marRight w:val="0"/>
              <w:marTop w:val="0"/>
              <w:marBottom w:val="0"/>
              <w:divBdr>
                <w:top w:val="none" w:sz="0" w:space="0" w:color="auto"/>
                <w:left w:val="none" w:sz="0" w:space="0" w:color="auto"/>
                <w:bottom w:val="none" w:sz="0" w:space="0" w:color="auto"/>
                <w:right w:val="none" w:sz="0" w:space="0" w:color="auto"/>
              </w:divBdr>
            </w:div>
            <w:div w:id="1307474306">
              <w:marLeft w:val="0"/>
              <w:marRight w:val="0"/>
              <w:marTop w:val="0"/>
              <w:marBottom w:val="0"/>
              <w:divBdr>
                <w:top w:val="none" w:sz="0" w:space="0" w:color="auto"/>
                <w:left w:val="none" w:sz="0" w:space="0" w:color="auto"/>
                <w:bottom w:val="none" w:sz="0" w:space="0" w:color="auto"/>
                <w:right w:val="none" w:sz="0" w:space="0" w:color="auto"/>
              </w:divBdr>
            </w:div>
            <w:div w:id="1307513119">
              <w:marLeft w:val="0"/>
              <w:marRight w:val="0"/>
              <w:marTop w:val="0"/>
              <w:marBottom w:val="0"/>
              <w:divBdr>
                <w:top w:val="none" w:sz="0" w:space="0" w:color="auto"/>
                <w:left w:val="none" w:sz="0" w:space="0" w:color="auto"/>
                <w:bottom w:val="none" w:sz="0" w:space="0" w:color="auto"/>
                <w:right w:val="none" w:sz="0" w:space="0" w:color="auto"/>
              </w:divBdr>
            </w:div>
            <w:div w:id="1307588109">
              <w:marLeft w:val="0"/>
              <w:marRight w:val="0"/>
              <w:marTop w:val="0"/>
              <w:marBottom w:val="0"/>
              <w:divBdr>
                <w:top w:val="none" w:sz="0" w:space="0" w:color="auto"/>
                <w:left w:val="none" w:sz="0" w:space="0" w:color="auto"/>
                <w:bottom w:val="none" w:sz="0" w:space="0" w:color="auto"/>
                <w:right w:val="none" w:sz="0" w:space="0" w:color="auto"/>
              </w:divBdr>
            </w:div>
            <w:div w:id="1308049491">
              <w:marLeft w:val="0"/>
              <w:marRight w:val="0"/>
              <w:marTop w:val="0"/>
              <w:marBottom w:val="0"/>
              <w:divBdr>
                <w:top w:val="none" w:sz="0" w:space="0" w:color="auto"/>
                <w:left w:val="none" w:sz="0" w:space="0" w:color="auto"/>
                <w:bottom w:val="none" w:sz="0" w:space="0" w:color="auto"/>
                <w:right w:val="none" w:sz="0" w:space="0" w:color="auto"/>
              </w:divBdr>
            </w:div>
            <w:div w:id="1309624381">
              <w:marLeft w:val="0"/>
              <w:marRight w:val="0"/>
              <w:marTop w:val="0"/>
              <w:marBottom w:val="0"/>
              <w:divBdr>
                <w:top w:val="none" w:sz="0" w:space="0" w:color="auto"/>
                <w:left w:val="none" w:sz="0" w:space="0" w:color="auto"/>
                <w:bottom w:val="none" w:sz="0" w:space="0" w:color="auto"/>
                <w:right w:val="none" w:sz="0" w:space="0" w:color="auto"/>
              </w:divBdr>
            </w:div>
            <w:div w:id="1313943890">
              <w:marLeft w:val="0"/>
              <w:marRight w:val="0"/>
              <w:marTop w:val="0"/>
              <w:marBottom w:val="0"/>
              <w:divBdr>
                <w:top w:val="none" w:sz="0" w:space="0" w:color="auto"/>
                <w:left w:val="none" w:sz="0" w:space="0" w:color="auto"/>
                <w:bottom w:val="none" w:sz="0" w:space="0" w:color="auto"/>
                <w:right w:val="none" w:sz="0" w:space="0" w:color="auto"/>
              </w:divBdr>
            </w:div>
            <w:div w:id="1315794092">
              <w:marLeft w:val="0"/>
              <w:marRight w:val="0"/>
              <w:marTop w:val="0"/>
              <w:marBottom w:val="0"/>
              <w:divBdr>
                <w:top w:val="none" w:sz="0" w:space="0" w:color="auto"/>
                <w:left w:val="none" w:sz="0" w:space="0" w:color="auto"/>
                <w:bottom w:val="none" w:sz="0" w:space="0" w:color="auto"/>
                <w:right w:val="none" w:sz="0" w:space="0" w:color="auto"/>
              </w:divBdr>
            </w:div>
            <w:div w:id="1316107834">
              <w:marLeft w:val="0"/>
              <w:marRight w:val="0"/>
              <w:marTop w:val="0"/>
              <w:marBottom w:val="0"/>
              <w:divBdr>
                <w:top w:val="none" w:sz="0" w:space="0" w:color="auto"/>
                <w:left w:val="none" w:sz="0" w:space="0" w:color="auto"/>
                <w:bottom w:val="none" w:sz="0" w:space="0" w:color="auto"/>
                <w:right w:val="none" w:sz="0" w:space="0" w:color="auto"/>
              </w:divBdr>
            </w:div>
            <w:div w:id="1319845997">
              <w:marLeft w:val="0"/>
              <w:marRight w:val="0"/>
              <w:marTop w:val="0"/>
              <w:marBottom w:val="0"/>
              <w:divBdr>
                <w:top w:val="none" w:sz="0" w:space="0" w:color="auto"/>
                <w:left w:val="none" w:sz="0" w:space="0" w:color="auto"/>
                <w:bottom w:val="none" w:sz="0" w:space="0" w:color="auto"/>
                <w:right w:val="none" w:sz="0" w:space="0" w:color="auto"/>
              </w:divBdr>
            </w:div>
            <w:div w:id="1321427978">
              <w:marLeft w:val="0"/>
              <w:marRight w:val="0"/>
              <w:marTop w:val="0"/>
              <w:marBottom w:val="0"/>
              <w:divBdr>
                <w:top w:val="none" w:sz="0" w:space="0" w:color="auto"/>
                <w:left w:val="none" w:sz="0" w:space="0" w:color="auto"/>
                <w:bottom w:val="none" w:sz="0" w:space="0" w:color="auto"/>
                <w:right w:val="none" w:sz="0" w:space="0" w:color="auto"/>
              </w:divBdr>
            </w:div>
            <w:div w:id="1321539105">
              <w:marLeft w:val="0"/>
              <w:marRight w:val="0"/>
              <w:marTop w:val="0"/>
              <w:marBottom w:val="0"/>
              <w:divBdr>
                <w:top w:val="none" w:sz="0" w:space="0" w:color="auto"/>
                <w:left w:val="none" w:sz="0" w:space="0" w:color="auto"/>
                <w:bottom w:val="none" w:sz="0" w:space="0" w:color="auto"/>
                <w:right w:val="none" w:sz="0" w:space="0" w:color="auto"/>
              </w:divBdr>
            </w:div>
            <w:div w:id="1323193424">
              <w:marLeft w:val="0"/>
              <w:marRight w:val="0"/>
              <w:marTop w:val="0"/>
              <w:marBottom w:val="0"/>
              <w:divBdr>
                <w:top w:val="none" w:sz="0" w:space="0" w:color="auto"/>
                <w:left w:val="none" w:sz="0" w:space="0" w:color="auto"/>
                <w:bottom w:val="none" w:sz="0" w:space="0" w:color="auto"/>
                <w:right w:val="none" w:sz="0" w:space="0" w:color="auto"/>
              </w:divBdr>
            </w:div>
            <w:div w:id="1324435730">
              <w:marLeft w:val="0"/>
              <w:marRight w:val="0"/>
              <w:marTop w:val="0"/>
              <w:marBottom w:val="0"/>
              <w:divBdr>
                <w:top w:val="none" w:sz="0" w:space="0" w:color="auto"/>
                <w:left w:val="none" w:sz="0" w:space="0" w:color="auto"/>
                <w:bottom w:val="none" w:sz="0" w:space="0" w:color="auto"/>
                <w:right w:val="none" w:sz="0" w:space="0" w:color="auto"/>
              </w:divBdr>
            </w:div>
            <w:div w:id="1326013122">
              <w:marLeft w:val="0"/>
              <w:marRight w:val="0"/>
              <w:marTop w:val="0"/>
              <w:marBottom w:val="0"/>
              <w:divBdr>
                <w:top w:val="none" w:sz="0" w:space="0" w:color="auto"/>
                <w:left w:val="none" w:sz="0" w:space="0" w:color="auto"/>
                <w:bottom w:val="none" w:sz="0" w:space="0" w:color="auto"/>
                <w:right w:val="none" w:sz="0" w:space="0" w:color="auto"/>
              </w:divBdr>
            </w:div>
            <w:div w:id="1326665995">
              <w:marLeft w:val="0"/>
              <w:marRight w:val="0"/>
              <w:marTop w:val="0"/>
              <w:marBottom w:val="0"/>
              <w:divBdr>
                <w:top w:val="none" w:sz="0" w:space="0" w:color="auto"/>
                <w:left w:val="none" w:sz="0" w:space="0" w:color="auto"/>
                <w:bottom w:val="none" w:sz="0" w:space="0" w:color="auto"/>
                <w:right w:val="none" w:sz="0" w:space="0" w:color="auto"/>
              </w:divBdr>
            </w:div>
            <w:div w:id="1326974173">
              <w:marLeft w:val="0"/>
              <w:marRight w:val="0"/>
              <w:marTop w:val="0"/>
              <w:marBottom w:val="0"/>
              <w:divBdr>
                <w:top w:val="none" w:sz="0" w:space="0" w:color="auto"/>
                <w:left w:val="none" w:sz="0" w:space="0" w:color="auto"/>
                <w:bottom w:val="none" w:sz="0" w:space="0" w:color="auto"/>
                <w:right w:val="none" w:sz="0" w:space="0" w:color="auto"/>
              </w:divBdr>
            </w:div>
            <w:div w:id="1327056959">
              <w:marLeft w:val="0"/>
              <w:marRight w:val="0"/>
              <w:marTop w:val="0"/>
              <w:marBottom w:val="0"/>
              <w:divBdr>
                <w:top w:val="none" w:sz="0" w:space="0" w:color="auto"/>
                <w:left w:val="none" w:sz="0" w:space="0" w:color="auto"/>
                <w:bottom w:val="none" w:sz="0" w:space="0" w:color="auto"/>
                <w:right w:val="none" w:sz="0" w:space="0" w:color="auto"/>
              </w:divBdr>
            </w:div>
            <w:div w:id="1329283033">
              <w:marLeft w:val="0"/>
              <w:marRight w:val="0"/>
              <w:marTop w:val="0"/>
              <w:marBottom w:val="0"/>
              <w:divBdr>
                <w:top w:val="none" w:sz="0" w:space="0" w:color="auto"/>
                <w:left w:val="none" w:sz="0" w:space="0" w:color="auto"/>
                <w:bottom w:val="none" w:sz="0" w:space="0" w:color="auto"/>
                <w:right w:val="none" w:sz="0" w:space="0" w:color="auto"/>
              </w:divBdr>
            </w:div>
            <w:div w:id="1331636942">
              <w:marLeft w:val="0"/>
              <w:marRight w:val="0"/>
              <w:marTop w:val="360"/>
              <w:marBottom w:val="0"/>
              <w:divBdr>
                <w:top w:val="single" w:sz="6" w:space="0" w:color="auto"/>
                <w:left w:val="single" w:sz="6" w:space="0" w:color="auto"/>
                <w:bottom w:val="single" w:sz="6" w:space="0" w:color="auto"/>
                <w:right w:val="single" w:sz="6" w:space="0" w:color="auto"/>
              </w:divBdr>
            </w:div>
            <w:div w:id="1331711316">
              <w:marLeft w:val="0"/>
              <w:marRight w:val="0"/>
              <w:marTop w:val="0"/>
              <w:marBottom w:val="0"/>
              <w:divBdr>
                <w:top w:val="none" w:sz="0" w:space="0" w:color="auto"/>
                <w:left w:val="none" w:sz="0" w:space="0" w:color="auto"/>
                <w:bottom w:val="none" w:sz="0" w:space="0" w:color="auto"/>
                <w:right w:val="none" w:sz="0" w:space="0" w:color="auto"/>
              </w:divBdr>
            </w:div>
            <w:div w:id="1334918116">
              <w:marLeft w:val="0"/>
              <w:marRight w:val="0"/>
              <w:marTop w:val="0"/>
              <w:marBottom w:val="0"/>
              <w:divBdr>
                <w:top w:val="none" w:sz="0" w:space="0" w:color="auto"/>
                <w:left w:val="none" w:sz="0" w:space="0" w:color="auto"/>
                <w:bottom w:val="none" w:sz="0" w:space="0" w:color="auto"/>
                <w:right w:val="none" w:sz="0" w:space="0" w:color="auto"/>
              </w:divBdr>
            </w:div>
            <w:div w:id="1335954166">
              <w:marLeft w:val="0"/>
              <w:marRight w:val="0"/>
              <w:marTop w:val="0"/>
              <w:marBottom w:val="0"/>
              <w:divBdr>
                <w:top w:val="none" w:sz="0" w:space="0" w:color="auto"/>
                <w:left w:val="none" w:sz="0" w:space="0" w:color="auto"/>
                <w:bottom w:val="none" w:sz="0" w:space="0" w:color="auto"/>
                <w:right w:val="none" w:sz="0" w:space="0" w:color="auto"/>
              </w:divBdr>
            </w:div>
            <w:div w:id="1339237727">
              <w:marLeft w:val="0"/>
              <w:marRight w:val="0"/>
              <w:marTop w:val="0"/>
              <w:marBottom w:val="0"/>
              <w:divBdr>
                <w:top w:val="none" w:sz="0" w:space="0" w:color="auto"/>
                <w:left w:val="none" w:sz="0" w:space="0" w:color="auto"/>
                <w:bottom w:val="none" w:sz="0" w:space="0" w:color="auto"/>
                <w:right w:val="none" w:sz="0" w:space="0" w:color="auto"/>
              </w:divBdr>
            </w:div>
            <w:div w:id="1340230379">
              <w:marLeft w:val="0"/>
              <w:marRight w:val="0"/>
              <w:marTop w:val="0"/>
              <w:marBottom w:val="0"/>
              <w:divBdr>
                <w:top w:val="none" w:sz="0" w:space="0" w:color="auto"/>
                <w:left w:val="none" w:sz="0" w:space="0" w:color="auto"/>
                <w:bottom w:val="none" w:sz="0" w:space="0" w:color="auto"/>
                <w:right w:val="none" w:sz="0" w:space="0" w:color="auto"/>
              </w:divBdr>
              <w:divsChild>
                <w:div w:id="4940405">
                  <w:marLeft w:val="0"/>
                  <w:marRight w:val="0"/>
                  <w:marTop w:val="0"/>
                  <w:marBottom w:val="0"/>
                  <w:divBdr>
                    <w:top w:val="none" w:sz="0" w:space="0" w:color="auto"/>
                    <w:left w:val="none" w:sz="0" w:space="0" w:color="auto"/>
                    <w:bottom w:val="none" w:sz="0" w:space="0" w:color="auto"/>
                    <w:right w:val="none" w:sz="0" w:space="0" w:color="auto"/>
                  </w:divBdr>
                </w:div>
                <w:div w:id="92554447">
                  <w:marLeft w:val="0"/>
                  <w:marRight w:val="0"/>
                  <w:marTop w:val="0"/>
                  <w:marBottom w:val="0"/>
                  <w:divBdr>
                    <w:top w:val="none" w:sz="0" w:space="0" w:color="auto"/>
                    <w:left w:val="none" w:sz="0" w:space="0" w:color="auto"/>
                    <w:bottom w:val="none" w:sz="0" w:space="0" w:color="auto"/>
                    <w:right w:val="none" w:sz="0" w:space="0" w:color="auto"/>
                  </w:divBdr>
                </w:div>
                <w:div w:id="92602670">
                  <w:marLeft w:val="0"/>
                  <w:marRight w:val="0"/>
                  <w:marTop w:val="0"/>
                  <w:marBottom w:val="0"/>
                  <w:divBdr>
                    <w:top w:val="none" w:sz="0" w:space="0" w:color="auto"/>
                    <w:left w:val="none" w:sz="0" w:space="0" w:color="auto"/>
                    <w:bottom w:val="none" w:sz="0" w:space="0" w:color="auto"/>
                    <w:right w:val="none" w:sz="0" w:space="0" w:color="auto"/>
                  </w:divBdr>
                </w:div>
                <w:div w:id="208566013">
                  <w:marLeft w:val="0"/>
                  <w:marRight w:val="0"/>
                  <w:marTop w:val="0"/>
                  <w:marBottom w:val="0"/>
                  <w:divBdr>
                    <w:top w:val="none" w:sz="0" w:space="0" w:color="auto"/>
                    <w:left w:val="none" w:sz="0" w:space="0" w:color="auto"/>
                    <w:bottom w:val="none" w:sz="0" w:space="0" w:color="auto"/>
                    <w:right w:val="none" w:sz="0" w:space="0" w:color="auto"/>
                  </w:divBdr>
                </w:div>
                <w:div w:id="274757085">
                  <w:marLeft w:val="0"/>
                  <w:marRight w:val="0"/>
                  <w:marTop w:val="0"/>
                  <w:marBottom w:val="0"/>
                  <w:divBdr>
                    <w:top w:val="none" w:sz="0" w:space="0" w:color="auto"/>
                    <w:left w:val="none" w:sz="0" w:space="0" w:color="auto"/>
                    <w:bottom w:val="none" w:sz="0" w:space="0" w:color="auto"/>
                    <w:right w:val="none" w:sz="0" w:space="0" w:color="auto"/>
                  </w:divBdr>
                </w:div>
                <w:div w:id="415902851">
                  <w:marLeft w:val="0"/>
                  <w:marRight w:val="0"/>
                  <w:marTop w:val="0"/>
                  <w:marBottom w:val="0"/>
                  <w:divBdr>
                    <w:top w:val="none" w:sz="0" w:space="0" w:color="auto"/>
                    <w:left w:val="none" w:sz="0" w:space="0" w:color="auto"/>
                    <w:bottom w:val="none" w:sz="0" w:space="0" w:color="auto"/>
                    <w:right w:val="none" w:sz="0" w:space="0" w:color="auto"/>
                  </w:divBdr>
                </w:div>
                <w:div w:id="423650811">
                  <w:marLeft w:val="0"/>
                  <w:marRight w:val="0"/>
                  <w:marTop w:val="0"/>
                  <w:marBottom w:val="0"/>
                  <w:divBdr>
                    <w:top w:val="none" w:sz="0" w:space="0" w:color="auto"/>
                    <w:left w:val="none" w:sz="0" w:space="0" w:color="auto"/>
                    <w:bottom w:val="none" w:sz="0" w:space="0" w:color="auto"/>
                    <w:right w:val="none" w:sz="0" w:space="0" w:color="auto"/>
                  </w:divBdr>
                </w:div>
                <w:div w:id="582226940">
                  <w:marLeft w:val="0"/>
                  <w:marRight w:val="0"/>
                  <w:marTop w:val="0"/>
                  <w:marBottom w:val="0"/>
                  <w:divBdr>
                    <w:top w:val="none" w:sz="0" w:space="0" w:color="auto"/>
                    <w:left w:val="none" w:sz="0" w:space="0" w:color="auto"/>
                    <w:bottom w:val="none" w:sz="0" w:space="0" w:color="auto"/>
                    <w:right w:val="none" w:sz="0" w:space="0" w:color="auto"/>
                  </w:divBdr>
                </w:div>
                <w:div w:id="584533470">
                  <w:marLeft w:val="0"/>
                  <w:marRight w:val="0"/>
                  <w:marTop w:val="0"/>
                  <w:marBottom w:val="0"/>
                  <w:divBdr>
                    <w:top w:val="none" w:sz="0" w:space="0" w:color="auto"/>
                    <w:left w:val="none" w:sz="0" w:space="0" w:color="auto"/>
                    <w:bottom w:val="none" w:sz="0" w:space="0" w:color="auto"/>
                    <w:right w:val="none" w:sz="0" w:space="0" w:color="auto"/>
                  </w:divBdr>
                </w:div>
                <w:div w:id="626354272">
                  <w:marLeft w:val="0"/>
                  <w:marRight w:val="0"/>
                  <w:marTop w:val="0"/>
                  <w:marBottom w:val="0"/>
                  <w:divBdr>
                    <w:top w:val="none" w:sz="0" w:space="0" w:color="auto"/>
                    <w:left w:val="none" w:sz="0" w:space="0" w:color="auto"/>
                    <w:bottom w:val="none" w:sz="0" w:space="0" w:color="auto"/>
                    <w:right w:val="none" w:sz="0" w:space="0" w:color="auto"/>
                  </w:divBdr>
                </w:div>
                <w:div w:id="653336270">
                  <w:marLeft w:val="0"/>
                  <w:marRight w:val="0"/>
                  <w:marTop w:val="0"/>
                  <w:marBottom w:val="0"/>
                  <w:divBdr>
                    <w:top w:val="none" w:sz="0" w:space="0" w:color="auto"/>
                    <w:left w:val="none" w:sz="0" w:space="0" w:color="auto"/>
                    <w:bottom w:val="none" w:sz="0" w:space="0" w:color="auto"/>
                    <w:right w:val="none" w:sz="0" w:space="0" w:color="auto"/>
                  </w:divBdr>
                </w:div>
                <w:div w:id="664020097">
                  <w:marLeft w:val="0"/>
                  <w:marRight w:val="0"/>
                  <w:marTop w:val="0"/>
                  <w:marBottom w:val="0"/>
                  <w:divBdr>
                    <w:top w:val="none" w:sz="0" w:space="0" w:color="auto"/>
                    <w:left w:val="none" w:sz="0" w:space="0" w:color="auto"/>
                    <w:bottom w:val="none" w:sz="0" w:space="0" w:color="auto"/>
                    <w:right w:val="none" w:sz="0" w:space="0" w:color="auto"/>
                  </w:divBdr>
                </w:div>
                <w:div w:id="703678856">
                  <w:marLeft w:val="0"/>
                  <w:marRight w:val="0"/>
                  <w:marTop w:val="0"/>
                  <w:marBottom w:val="0"/>
                  <w:divBdr>
                    <w:top w:val="none" w:sz="0" w:space="0" w:color="auto"/>
                    <w:left w:val="none" w:sz="0" w:space="0" w:color="auto"/>
                    <w:bottom w:val="none" w:sz="0" w:space="0" w:color="auto"/>
                    <w:right w:val="none" w:sz="0" w:space="0" w:color="auto"/>
                  </w:divBdr>
                </w:div>
                <w:div w:id="789473286">
                  <w:marLeft w:val="0"/>
                  <w:marRight w:val="0"/>
                  <w:marTop w:val="0"/>
                  <w:marBottom w:val="0"/>
                  <w:divBdr>
                    <w:top w:val="none" w:sz="0" w:space="0" w:color="auto"/>
                    <w:left w:val="none" w:sz="0" w:space="0" w:color="auto"/>
                    <w:bottom w:val="none" w:sz="0" w:space="0" w:color="auto"/>
                    <w:right w:val="none" w:sz="0" w:space="0" w:color="auto"/>
                  </w:divBdr>
                </w:div>
                <w:div w:id="803159071">
                  <w:marLeft w:val="0"/>
                  <w:marRight w:val="0"/>
                  <w:marTop w:val="0"/>
                  <w:marBottom w:val="0"/>
                  <w:divBdr>
                    <w:top w:val="none" w:sz="0" w:space="0" w:color="auto"/>
                    <w:left w:val="none" w:sz="0" w:space="0" w:color="auto"/>
                    <w:bottom w:val="none" w:sz="0" w:space="0" w:color="auto"/>
                    <w:right w:val="none" w:sz="0" w:space="0" w:color="auto"/>
                  </w:divBdr>
                </w:div>
                <w:div w:id="854152559">
                  <w:marLeft w:val="0"/>
                  <w:marRight w:val="0"/>
                  <w:marTop w:val="0"/>
                  <w:marBottom w:val="0"/>
                  <w:divBdr>
                    <w:top w:val="none" w:sz="0" w:space="0" w:color="auto"/>
                    <w:left w:val="none" w:sz="0" w:space="0" w:color="auto"/>
                    <w:bottom w:val="none" w:sz="0" w:space="0" w:color="auto"/>
                    <w:right w:val="none" w:sz="0" w:space="0" w:color="auto"/>
                  </w:divBdr>
                </w:div>
                <w:div w:id="890189137">
                  <w:marLeft w:val="0"/>
                  <w:marRight w:val="0"/>
                  <w:marTop w:val="0"/>
                  <w:marBottom w:val="0"/>
                  <w:divBdr>
                    <w:top w:val="none" w:sz="0" w:space="0" w:color="auto"/>
                    <w:left w:val="none" w:sz="0" w:space="0" w:color="auto"/>
                    <w:bottom w:val="none" w:sz="0" w:space="0" w:color="auto"/>
                    <w:right w:val="none" w:sz="0" w:space="0" w:color="auto"/>
                  </w:divBdr>
                </w:div>
                <w:div w:id="918094827">
                  <w:marLeft w:val="0"/>
                  <w:marRight w:val="0"/>
                  <w:marTop w:val="0"/>
                  <w:marBottom w:val="0"/>
                  <w:divBdr>
                    <w:top w:val="none" w:sz="0" w:space="0" w:color="auto"/>
                    <w:left w:val="none" w:sz="0" w:space="0" w:color="auto"/>
                    <w:bottom w:val="none" w:sz="0" w:space="0" w:color="auto"/>
                    <w:right w:val="none" w:sz="0" w:space="0" w:color="auto"/>
                  </w:divBdr>
                </w:div>
                <w:div w:id="932471696">
                  <w:marLeft w:val="0"/>
                  <w:marRight w:val="0"/>
                  <w:marTop w:val="0"/>
                  <w:marBottom w:val="0"/>
                  <w:divBdr>
                    <w:top w:val="none" w:sz="0" w:space="0" w:color="auto"/>
                    <w:left w:val="none" w:sz="0" w:space="0" w:color="auto"/>
                    <w:bottom w:val="none" w:sz="0" w:space="0" w:color="auto"/>
                    <w:right w:val="none" w:sz="0" w:space="0" w:color="auto"/>
                  </w:divBdr>
                </w:div>
                <w:div w:id="935403437">
                  <w:marLeft w:val="0"/>
                  <w:marRight w:val="0"/>
                  <w:marTop w:val="0"/>
                  <w:marBottom w:val="0"/>
                  <w:divBdr>
                    <w:top w:val="none" w:sz="0" w:space="0" w:color="auto"/>
                    <w:left w:val="none" w:sz="0" w:space="0" w:color="auto"/>
                    <w:bottom w:val="none" w:sz="0" w:space="0" w:color="auto"/>
                    <w:right w:val="none" w:sz="0" w:space="0" w:color="auto"/>
                  </w:divBdr>
                </w:div>
                <w:div w:id="955259278">
                  <w:marLeft w:val="0"/>
                  <w:marRight w:val="0"/>
                  <w:marTop w:val="0"/>
                  <w:marBottom w:val="0"/>
                  <w:divBdr>
                    <w:top w:val="none" w:sz="0" w:space="0" w:color="auto"/>
                    <w:left w:val="none" w:sz="0" w:space="0" w:color="auto"/>
                    <w:bottom w:val="none" w:sz="0" w:space="0" w:color="auto"/>
                    <w:right w:val="none" w:sz="0" w:space="0" w:color="auto"/>
                  </w:divBdr>
                </w:div>
                <w:div w:id="965232598">
                  <w:marLeft w:val="0"/>
                  <w:marRight w:val="0"/>
                  <w:marTop w:val="0"/>
                  <w:marBottom w:val="0"/>
                  <w:divBdr>
                    <w:top w:val="none" w:sz="0" w:space="0" w:color="auto"/>
                    <w:left w:val="none" w:sz="0" w:space="0" w:color="auto"/>
                    <w:bottom w:val="none" w:sz="0" w:space="0" w:color="auto"/>
                    <w:right w:val="none" w:sz="0" w:space="0" w:color="auto"/>
                  </w:divBdr>
                </w:div>
                <w:div w:id="978267448">
                  <w:marLeft w:val="0"/>
                  <w:marRight w:val="0"/>
                  <w:marTop w:val="0"/>
                  <w:marBottom w:val="0"/>
                  <w:divBdr>
                    <w:top w:val="none" w:sz="0" w:space="0" w:color="auto"/>
                    <w:left w:val="none" w:sz="0" w:space="0" w:color="auto"/>
                    <w:bottom w:val="none" w:sz="0" w:space="0" w:color="auto"/>
                    <w:right w:val="none" w:sz="0" w:space="0" w:color="auto"/>
                  </w:divBdr>
                </w:div>
                <w:div w:id="1115251022">
                  <w:marLeft w:val="0"/>
                  <w:marRight w:val="0"/>
                  <w:marTop w:val="0"/>
                  <w:marBottom w:val="0"/>
                  <w:divBdr>
                    <w:top w:val="none" w:sz="0" w:space="0" w:color="auto"/>
                    <w:left w:val="none" w:sz="0" w:space="0" w:color="auto"/>
                    <w:bottom w:val="none" w:sz="0" w:space="0" w:color="auto"/>
                    <w:right w:val="none" w:sz="0" w:space="0" w:color="auto"/>
                  </w:divBdr>
                </w:div>
                <w:div w:id="1169252900">
                  <w:marLeft w:val="0"/>
                  <w:marRight w:val="0"/>
                  <w:marTop w:val="0"/>
                  <w:marBottom w:val="0"/>
                  <w:divBdr>
                    <w:top w:val="none" w:sz="0" w:space="0" w:color="auto"/>
                    <w:left w:val="none" w:sz="0" w:space="0" w:color="auto"/>
                    <w:bottom w:val="none" w:sz="0" w:space="0" w:color="auto"/>
                    <w:right w:val="none" w:sz="0" w:space="0" w:color="auto"/>
                  </w:divBdr>
                </w:div>
                <w:div w:id="1204438539">
                  <w:marLeft w:val="0"/>
                  <w:marRight w:val="0"/>
                  <w:marTop w:val="0"/>
                  <w:marBottom w:val="0"/>
                  <w:divBdr>
                    <w:top w:val="none" w:sz="0" w:space="0" w:color="auto"/>
                    <w:left w:val="none" w:sz="0" w:space="0" w:color="auto"/>
                    <w:bottom w:val="none" w:sz="0" w:space="0" w:color="auto"/>
                    <w:right w:val="none" w:sz="0" w:space="0" w:color="auto"/>
                  </w:divBdr>
                </w:div>
                <w:div w:id="1253319814">
                  <w:marLeft w:val="0"/>
                  <w:marRight w:val="0"/>
                  <w:marTop w:val="0"/>
                  <w:marBottom w:val="0"/>
                  <w:divBdr>
                    <w:top w:val="none" w:sz="0" w:space="0" w:color="auto"/>
                    <w:left w:val="none" w:sz="0" w:space="0" w:color="auto"/>
                    <w:bottom w:val="none" w:sz="0" w:space="0" w:color="auto"/>
                    <w:right w:val="none" w:sz="0" w:space="0" w:color="auto"/>
                  </w:divBdr>
                </w:div>
                <w:div w:id="1269191837">
                  <w:marLeft w:val="0"/>
                  <w:marRight w:val="0"/>
                  <w:marTop w:val="0"/>
                  <w:marBottom w:val="0"/>
                  <w:divBdr>
                    <w:top w:val="none" w:sz="0" w:space="0" w:color="auto"/>
                    <w:left w:val="none" w:sz="0" w:space="0" w:color="auto"/>
                    <w:bottom w:val="none" w:sz="0" w:space="0" w:color="auto"/>
                    <w:right w:val="none" w:sz="0" w:space="0" w:color="auto"/>
                  </w:divBdr>
                </w:div>
                <w:div w:id="1329753586">
                  <w:marLeft w:val="0"/>
                  <w:marRight w:val="0"/>
                  <w:marTop w:val="0"/>
                  <w:marBottom w:val="0"/>
                  <w:divBdr>
                    <w:top w:val="none" w:sz="0" w:space="0" w:color="auto"/>
                    <w:left w:val="none" w:sz="0" w:space="0" w:color="auto"/>
                    <w:bottom w:val="none" w:sz="0" w:space="0" w:color="auto"/>
                    <w:right w:val="none" w:sz="0" w:space="0" w:color="auto"/>
                  </w:divBdr>
                </w:div>
                <w:div w:id="1397901953">
                  <w:marLeft w:val="0"/>
                  <w:marRight w:val="0"/>
                  <w:marTop w:val="0"/>
                  <w:marBottom w:val="0"/>
                  <w:divBdr>
                    <w:top w:val="none" w:sz="0" w:space="0" w:color="auto"/>
                    <w:left w:val="none" w:sz="0" w:space="0" w:color="auto"/>
                    <w:bottom w:val="none" w:sz="0" w:space="0" w:color="auto"/>
                    <w:right w:val="none" w:sz="0" w:space="0" w:color="auto"/>
                  </w:divBdr>
                </w:div>
                <w:div w:id="1416900386">
                  <w:marLeft w:val="0"/>
                  <w:marRight w:val="0"/>
                  <w:marTop w:val="0"/>
                  <w:marBottom w:val="0"/>
                  <w:divBdr>
                    <w:top w:val="none" w:sz="0" w:space="0" w:color="auto"/>
                    <w:left w:val="none" w:sz="0" w:space="0" w:color="auto"/>
                    <w:bottom w:val="none" w:sz="0" w:space="0" w:color="auto"/>
                    <w:right w:val="none" w:sz="0" w:space="0" w:color="auto"/>
                  </w:divBdr>
                </w:div>
                <w:div w:id="1417703417">
                  <w:marLeft w:val="0"/>
                  <w:marRight w:val="0"/>
                  <w:marTop w:val="0"/>
                  <w:marBottom w:val="0"/>
                  <w:divBdr>
                    <w:top w:val="none" w:sz="0" w:space="0" w:color="auto"/>
                    <w:left w:val="none" w:sz="0" w:space="0" w:color="auto"/>
                    <w:bottom w:val="none" w:sz="0" w:space="0" w:color="auto"/>
                    <w:right w:val="none" w:sz="0" w:space="0" w:color="auto"/>
                  </w:divBdr>
                </w:div>
                <w:div w:id="1423601827">
                  <w:marLeft w:val="0"/>
                  <w:marRight w:val="0"/>
                  <w:marTop w:val="0"/>
                  <w:marBottom w:val="0"/>
                  <w:divBdr>
                    <w:top w:val="none" w:sz="0" w:space="0" w:color="auto"/>
                    <w:left w:val="none" w:sz="0" w:space="0" w:color="auto"/>
                    <w:bottom w:val="none" w:sz="0" w:space="0" w:color="auto"/>
                    <w:right w:val="none" w:sz="0" w:space="0" w:color="auto"/>
                  </w:divBdr>
                </w:div>
                <w:div w:id="1424570795">
                  <w:marLeft w:val="0"/>
                  <w:marRight w:val="0"/>
                  <w:marTop w:val="0"/>
                  <w:marBottom w:val="0"/>
                  <w:divBdr>
                    <w:top w:val="none" w:sz="0" w:space="0" w:color="auto"/>
                    <w:left w:val="none" w:sz="0" w:space="0" w:color="auto"/>
                    <w:bottom w:val="none" w:sz="0" w:space="0" w:color="auto"/>
                    <w:right w:val="none" w:sz="0" w:space="0" w:color="auto"/>
                  </w:divBdr>
                </w:div>
                <w:div w:id="1431585632">
                  <w:marLeft w:val="0"/>
                  <w:marRight w:val="0"/>
                  <w:marTop w:val="0"/>
                  <w:marBottom w:val="0"/>
                  <w:divBdr>
                    <w:top w:val="none" w:sz="0" w:space="0" w:color="auto"/>
                    <w:left w:val="none" w:sz="0" w:space="0" w:color="auto"/>
                    <w:bottom w:val="none" w:sz="0" w:space="0" w:color="auto"/>
                    <w:right w:val="none" w:sz="0" w:space="0" w:color="auto"/>
                  </w:divBdr>
                </w:div>
                <w:div w:id="1443500211">
                  <w:marLeft w:val="0"/>
                  <w:marRight w:val="0"/>
                  <w:marTop w:val="0"/>
                  <w:marBottom w:val="0"/>
                  <w:divBdr>
                    <w:top w:val="none" w:sz="0" w:space="0" w:color="auto"/>
                    <w:left w:val="none" w:sz="0" w:space="0" w:color="auto"/>
                    <w:bottom w:val="none" w:sz="0" w:space="0" w:color="auto"/>
                    <w:right w:val="none" w:sz="0" w:space="0" w:color="auto"/>
                  </w:divBdr>
                </w:div>
                <w:div w:id="1452240486">
                  <w:marLeft w:val="0"/>
                  <w:marRight w:val="0"/>
                  <w:marTop w:val="0"/>
                  <w:marBottom w:val="0"/>
                  <w:divBdr>
                    <w:top w:val="none" w:sz="0" w:space="0" w:color="auto"/>
                    <w:left w:val="none" w:sz="0" w:space="0" w:color="auto"/>
                    <w:bottom w:val="none" w:sz="0" w:space="0" w:color="auto"/>
                    <w:right w:val="none" w:sz="0" w:space="0" w:color="auto"/>
                  </w:divBdr>
                </w:div>
                <w:div w:id="1499151455">
                  <w:marLeft w:val="0"/>
                  <w:marRight w:val="0"/>
                  <w:marTop w:val="0"/>
                  <w:marBottom w:val="0"/>
                  <w:divBdr>
                    <w:top w:val="none" w:sz="0" w:space="0" w:color="auto"/>
                    <w:left w:val="none" w:sz="0" w:space="0" w:color="auto"/>
                    <w:bottom w:val="none" w:sz="0" w:space="0" w:color="auto"/>
                    <w:right w:val="none" w:sz="0" w:space="0" w:color="auto"/>
                  </w:divBdr>
                </w:div>
                <w:div w:id="1516771029">
                  <w:marLeft w:val="0"/>
                  <w:marRight w:val="0"/>
                  <w:marTop w:val="0"/>
                  <w:marBottom w:val="0"/>
                  <w:divBdr>
                    <w:top w:val="none" w:sz="0" w:space="0" w:color="auto"/>
                    <w:left w:val="none" w:sz="0" w:space="0" w:color="auto"/>
                    <w:bottom w:val="none" w:sz="0" w:space="0" w:color="auto"/>
                    <w:right w:val="none" w:sz="0" w:space="0" w:color="auto"/>
                  </w:divBdr>
                </w:div>
                <w:div w:id="1574315697">
                  <w:marLeft w:val="0"/>
                  <w:marRight w:val="0"/>
                  <w:marTop w:val="0"/>
                  <w:marBottom w:val="0"/>
                  <w:divBdr>
                    <w:top w:val="none" w:sz="0" w:space="0" w:color="auto"/>
                    <w:left w:val="none" w:sz="0" w:space="0" w:color="auto"/>
                    <w:bottom w:val="none" w:sz="0" w:space="0" w:color="auto"/>
                    <w:right w:val="none" w:sz="0" w:space="0" w:color="auto"/>
                  </w:divBdr>
                </w:div>
                <w:div w:id="1588878574">
                  <w:marLeft w:val="0"/>
                  <w:marRight w:val="0"/>
                  <w:marTop w:val="0"/>
                  <w:marBottom w:val="0"/>
                  <w:divBdr>
                    <w:top w:val="none" w:sz="0" w:space="0" w:color="auto"/>
                    <w:left w:val="none" w:sz="0" w:space="0" w:color="auto"/>
                    <w:bottom w:val="none" w:sz="0" w:space="0" w:color="auto"/>
                    <w:right w:val="none" w:sz="0" w:space="0" w:color="auto"/>
                  </w:divBdr>
                </w:div>
                <w:div w:id="1609508595">
                  <w:marLeft w:val="0"/>
                  <w:marRight w:val="0"/>
                  <w:marTop w:val="0"/>
                  <w:marBottom w:val="0"/>
                  <w:divBdr>
                    <w:top w:val="none" w:sz="0" w:space="0" w:color="auto"/>
                    <w:left w:val="none" w:sz="0" w:space="0" w:color="auto"/>
                    <w:bottom w:val="none" w:sz="0" w:space="0" w:color="auto"/>
                    <w:right w:val="none" w:sz="0" w:space="0" w:color="auto"/>
                  </w:divBdr>
                </w:div>
                <w:div w:id="1779178804">
                  <w:marLeft w:val="0"/>
                  <w:marRight w:val="0"/>
                  <w:marTop w:val="0"/>
                  <w:marBottom w:val="0"/>
                  <w:divBdr>
                    <w:top w:val="none" w:sz="0" w:space="0" w:color="auto"/>
                    <w:left w:val="none" w:sz="0" w:space="0" w:color="auto"/>
                    <w:bottom w:val="none" w:sz="0" w:space="0" w:color="auto"/>
                    <w:right w:val="none" w:sz="0" w:space="0" w:color="auto"/>
                  </w:divBdr>
                </w:div>
                <w:div w:id="1912277106">
                  <w:marLeft w:val="0"/>
                  <w:marRight w:val="0"/>
                  <w:marTop w:val="0"/>
                  <w:marBottom w:val="0"/>
                  <w:divBdr>
                    <w:top w:val="none" w:sz="0" w:space="0" w:color="auto"/>
                    <w:left w:val="none" w:sz="0" w:space="0" w:color="auto"/>
                    <w:bottom w:val="none" w:sz="0" w:space="0" w:color="auto"/>
                    <w:right w:val="none" w:sz="0" w:space="0" w:color="auto"/>
                  </w:divBdr>
                </w:div>
                <w:div w:id="1920093788">
                  <w:marLeft w:val="0"/>
                  <w:marRight w:val="0"/>
                  <w:marTop w:val="0"/>
                  <w:marBottom w:val="0"/>
                  <w:divBdr>
                    <w:top w:val="none" w:sz="0" w:space="0" w:color="auto"/>
                    <w:left w:val="none" w:sz="0" w:space="0" w:color="auto"/>
                    <w:bottom w:val="none" w:sz="0" w:space="0" w:color="auto"/>
                    <w:right w:val="none" w:sz="0" w:space="0" w:color="auto"/>
                  </w:divBdr>
                </w:div>
                <w:div w:id="1957371227">
                  <w:marLeft w:val="0"/>
                  <w:marRight w:val="0"/>
                  <w:marTop w:val="0"/>
                  <w:marBottom w:val="0"/>
                  <w:divBdr>
                    <w:top w:val="none" w:sz="0" w:space="0" w:color="auto"/>
                    <w:left w:val="none" w:sz="0" w:space="0" w:color="auto"/>
                    <w:bottom w:val="none" w:sz="0" w:space="0" w:color="auto"/>
                    <w:right w:val="none" w:sz="0" w:space="0" w:color="auto"/>
                  </w:divBdr>
                </w:div>
                <w:div w:id="1980064109">
                  <w:marLeft w:val="0"/>
                  <w:marRight w:val="0"/>
                  <w:marTop w:val="0"/>
                  <w:marBottom w:val="0"/>
                  <w:divBdr>
                    <w:top w:val="none" w:sz="0" w:space="0" w:color="auto"/>
                    <w:left w:val="none" w:sz="0" w:space="0" w:color="auto"/>
                    <w:bottom w:val="none" w:sz="0" w:space="0" w:color="auto"/>
                    <w:right w:val="none" w:sz="0" w:space="0" w:color="auto"/>
                  </w:divBdr>
                </w:div>
                <w:div w:id="2010054803">
                  <w:marLeft w:val="0"/>
                  <w:marRight w:val="0"/>
                  <w:marTop w:val="0"/>
                  <w:marBottom w:val="0"/>
                  <w:divBdr>
                    <w:top w:val="none" w:sz="0" w:space="0" w:color="auto"/>
                    <w:left w:val="none" w:sz="0" w:space="0" w:color="auto"/>
                    <w:bottom w:val="none" w:sz="0" w:space="0" w:color="auto"/>
                    <w:right w:val="none" w:sz="0" w:space="0" w:color="auto"/>
                  </w:divBdr>
                </w:div>
                <w:div w:id="2019119894">
                  <w:marLeft w:val="0"/>
                  <w:marRight w:val="0"/>
                  <w:marTop w:val="0"/>
                  <w:marBottom w:val="0"/>
                  <w:divBdr>
                    <w:top w:val="none" w:sz="0" w:space="0" w:color="auto"/>
                    <w:left w:val="none" w:sz="0" w:space="0" w:color="auto"/>
                    <w:bottom w:val="none" w:sz="0" w:space="0" w:color="auto"/>
                    <w:right w:val="none" w:sz="0" w:space="0" w:color="auto"/>
                  </w:divBdr>
                </w:div>
                <w:div w:id="2020429475">
                  <w:marLeft w:val="0"/>
                  <w:marRight w:val="0"/>
                  <w:marTop w:val="0"/>
                  <w:marBottom w:val="0"/>
                  <w:divBdr>
                    <w:top w:val="none" w:sz="0" w:space="0" w:color="auto"/>
                    <w:left w:val="none" w:sz="0" w:space="0" w:color="auto"/>
                    <w:bottom w:val="none" w:sz="0" w:space="0" w:color="auto"/>
                    <w:right w:val="none" w:sz="0" w:space="0" w:color="auto"/>
                  </w:divBdr>
                </w:div>
                <w:div w:id="2026859116">
                  <w:marLeft w:val="0"/>
                  <w:marRight w:val="0"/>
                  <w:marTop w:val="0"/>
                  <w:marBottom w:val="0"/>
                  <w:divBdr>
                    <w:top w:val="none" w:sz="0" w:space="0" w:color="auto"/>
                    <w:left w:val="none" w:sz="0" w:space="0" w:color="auto"/>
                    <w:bottom w:val="none" w:sz="0" w:space="0" w:color="auto"/>
                    <w:right w:val="none" w:sz="0" w:space="0" w:color="auto"/>
                  </w:divBdr>
                </w:div>
                <w:div w:id="2049797770">
                  <w:marLeft w:val="0"/>
                  <w:marRight w:val="0"/>
                  <w:marTop w:val="0"/>
                  <w:marBottom w:val="0"/>
                  <w:divBdr>
                    <w:top w:val="none" w:sz="0" w:space="0" w:color="auto"/>
                    <w:left w:val="none" w:sz="0" w:space="0" w:color="auto"/>
                    <w:bottom w:val="none" w:sz="0" w:space="0" w:color="auto"/>
                    <w:right w:val="none" w:sz="0" w:space="0" w:color="auto"/>
                  </w:divBdr>
                </w:div>
                <w:div w:id="2090081020">
                  <w:marLeft w:val="0"/>
                  <w:marRight w:val="0"/>
                  <w:marTop w:val="0"/>
                  <w:marBottom w:val="0"/>
                  <w:divBdr>
                    <w:top w:val="none" w:sz="0" w:space="0" w:color="auto"/>
                    <w:left w:val="none" w:sz="0" w:space="0" w:color="auto"/>
                    <w:bottom w:val="none" w:sz="0" w:space="0" w:color="auto"/>
                    <w:right w:val="none" w:sz="0" w:space="0" w:color="auto"/>
                  </w:divBdr>
                </w:div>
                <w:div w:id="2125149087">
                  <w:marLeft w:val="0"/>
                  <w:marRight w:val="0"/>
                  <w:marTop w:val="0"/>
                  <w:marBottom w:val="0"/>
                  <w:divBdr>
                    <w:top w:val="none" w:sz="0" w:space="0" w:color="auto"/>
                    <w:left w:val="none" w:sz="0" w:space="0" w:color="auto"/>
                    <w:bottom w:val="none" w:sz="0" w:space="0" w:color="auto"/>
                    <w:right w:val="none" w:sz="0" w:space="0" w:color="auto"/>
                  </w:divBdr>
                </w:div>
                <w:div w:id="2145387218">
                  <w:marLeft w:val="0"/>
                  <w:marRight w:val="0"/>
                  <w:marTop w:val="0"/>
                  <w:marBottom w:val="0"/>
                  <w:divBdr>
                    <w:top w:val="none" w:sz="0" w:space="0" w:color="auto"/>
                    <w:left w:val="none" w:sz="0" w:space="0" w:color="auto"/>
                    <w:bottom w:val="none" w:sz="0" w:space="0" w:color="auto"/>
                    <w:right w:val="none" w:sz="0" w:space="0" w:color="auto"/>
                  </w:divBdr>
                </w:div>
              </w:divsChild>
            </w:div>
            <w:div w:id="1340431165">
              <w:marLeft w:val="0"/>
              <w:marRight w:val="0"/>
              <w:marTop w:val="0"/>
              <w:marBottom w:val="0"/>
              <w:divBdr>
                <w:top w:val="none" w:sz="0" w:space="0" w:color="auto"/>
                <w:left w:val="none" w:sz="0" w:space="0" w:color="auto"/>
                <w:bottom w:val="none" w:sz="0" w:space="0" w:color="auto"/>
                <w:right w:val="none" w:sz="0" w:space="0" w:color="auto"/>
              </w:divBdr>
            </w:div>
            <w:div w:id="1342048473">
              <w:marLeft w:val="0"/>
              <w:marRight w:val="0"/>
              <w:marTop w:val="0"/>
              <w:marBottom w:val="0"/>
              <w:divBdr>
                <w:top w:val="none" w:sz="0" w:space="0" w:color="auto"/>
                <w:left w:val="none" w:sz="0" w:space="0" w:color="auto"/>
                <w:bottom w:val="none" w:sz="0" w:space="0" w:color="auto"/>
                <w:right w:val="none" w:sz="0" w:space="0" w:color="auto"/>
              </w:divBdr>
            </w:div>
            <w:div w:id="1342658801">
              <w:marLeft w:val="0"/>
              <w:marRight w:val="0"/>
              <w:marTop w:val="0"/>
              <w:marBottom w:val="0"/>
              <w:divBdr>
                <w:top w:val="none" w:sz="0" w:space="0" w:color="auto"/>
                <w:left w:val="none" w:sz="0" w:space="0" w:color="auto"/>
                <w:bottom w:val="none" w:sz="0" w:space="0" w:color="auto"/>
                <w:right w:val="none" w:sz="0" w:space="0" w:color="auto"/>
              </w:divBdr>
            </w:div>
            <w:div w:id="1342704101">
              <w:marLeft w:val="0"/>
              <w:marRight w:val="0"/>
              <w:marTop w:val="0"/>
              <w:marBottom w:val="0"/>
              <w:divBdr>
                <w:top w:val="none" w:sz="0" w:space="0" w:color="auto"/>
                <w:left w:val="none" w:sz="0" w:space="0" w:color="auto"/>
                <w:bottom w:val="none" w:sz="0" w:space="0" w:color="auto"/>
                <w:right w:val="none" w:sz="0" w:space="0" w:color="auto"/>
              </w:divBdr>
            </w:div>
            <w:div w:id="1343165666">
              <w:marLeft w:val="0"/>
              <w:marRight w:val="0"/>
              <w:marTop w:val="0"/>
              <w:marBottom w:val="0"/>
              <w:divBdr>
                <w:top w:val="none" w:sz="0" w:space="0" w:color="auto"/>
                <w:left w:val="none" w:sz="0" w:space="0" w:color="auto"/>
                <w:bottom w:val="none" w:sz="0" w:space="0" w:color="auto"/>
                <w:right w:val="none" w:sz="0" w:space="0" w:color="auto"/>
              </w:divBdr>
            </w:div>
            <w:div w:id="1343167093">
              <w:marLeft w:val="0"/>
              <w:marRight w:val="0"/>
              <w:marTop w:val="0"/>
              <w:marBottom w:val="0"/>
              <w:divBdr>
                <w:top w:val="none" w:sz="0" w:space="0" w:color="auto"/>
                <w:left w:val="none" w:sz="0" w:space="0" w:color="auto"/>
                <w:bottom w:val="none" w:sz="0" w:space="0" w:color="auto"/>
                <w:right w:val="none" w:sz="0" w:space="0" w:color="auto"/>
              </w:divBdr>
            </w:div>
            <w:div w:id="1343825086">
              <w:marLeft w:val="0"/>
              <w:marRight w:val="0"/>
              <w:marTop w:val="0"/>
              <w:marBottom w:val="0"/>
              <w:divBdr>
                <w:top w:val="none" w:sz="0" w:space="0" w:color="auto"/>
                <w:left w:val="none" w:sz="0" w:space="0" w:color="auto"/>
                <w:bottom w:val="none" w:sz="0" w:space="0" w:color="auto"/>
                <w:right w:val="none" w:sz="0" w:space="0" w:color="auto"/>
              </w:divBdr>
            </w:div>
            <w:div w:id="1344699166">
              <w:marLeft w:val="0"/>
              <w:marRight w:val="0"/>
              <w:marTop w:val="0"/>
              <w:marBottom w:val="0"/>
              <w:divBdr>
                <w:top w:val="none" w:sz="0" w:space="0" w:color="auto"/>
                <w:left w:val="none" w:sz="0" w:space="0" w:color="auto"/>
                <w:bottom w:val="none" w:sz="0" w:space="0" w:color="auto"/>
                <w:right w:val="none" w:sz="0" w:space="0" w:color="auto"/>
              </w:divBdr>
            </w:div>
            <w:div w:id="1345668542">
              <w:marLeft w:val="0"/>
              <w:marRight w:val="0"/>
              <w:marTop w:val="0"/>
              <w:marBottom w:val="0"/>
              <w:divBdr>
                <w:top w:val="none" w:sz="0" w:space="0" w:color="auto"/>
                <w:left w:val="none" w:sz="0" w:space="0" w:color="auto"/>
                <w:bottom w:val="none" w:sz="0" w:space="0" w:color="auto"/>
                <w:right w:val="none" w:sz="0" w:space="0" w:color="auto"/>
              </w:divBdr>
            </w:div>
            <w:div w:id="1345935832">
              <w:marLeft w:val="0"/>
              <w:marRight w:val="0"/>
              <w:marTop w:val="0"/>
              <w:marBottom w:val="0"/>
              <w:divBdr>
                <w:top w:val="none" w:sz="0" w:space="0" w:color="auto"/>
                <w:left w:val="none" w:sz="0" w:space="0" w:color="auto"/>
                <w:bottom w:val="none" w:sz="0" w:space="0" w:color="auto"/>
                <w:right w:val="none" w:sz="0" w:space="0" w:color="auto"/>
              </w:divBdr>
            </w:div>
            <w:div w:id="1348748976">
              <w:marLeft w:val="0"/>
              <w:marRight w:val="0"/>
              <w:marTop w:val="0"/>
              <w:marBottom w:val="0"/>
              <w:divBdr>
                <w:top w:val="none" w:sz="0" w:space="0" w:color="auto"/>
                <w:left w:val="none" w:sz="0" w:space="0" w:color="auto"/>
                <w:bottom w:val="none" w:sz="0" w:space="0" w:color="auto"/>
                <w:right w:val="none" w:sz="0" w:space="0" w:color="auto"/>
              </w:divBdr>
            </w:div>
            <w:div w:id="1349789706">
              <w:marLeft w:val="0"/>
              <w:marRight w:val="0"/>
              <w:marTop w:val="0"/>
              <w:marBottom w:val="0"/>
              <w:divBdr>
                <w:top w:val="none" w:sz="0" w:space="0" w:color="auto"/>
                <w:left w:val="none" w:sz="0" w:space="0" w:color="auto"/>
                <w:bottom w:val="none" w:sz="0" w:space="0" w:color="auto"/>
                <w:right w:val="none" w:sz="0" w:space="0" w:color="auto"/>
              </w:divBdr>
            </w:div>
            <w:div w:id="1349792028">
              <w:marLeft w:val="0"/>
              <w:marRight w:val="0"/>
              <w:marTop w:val="0"/>
              <w:marBottom w:val="0"/>
              <w:divBdr>
                <w:top w:val="none" w:sz="0" w:space="0" w:color="auto"/>
                <w:left w:val="none" w:sz="0" w:space="0" w:color="auto"/>
                <w:bottom w:val="none" w:sz="0" w:space="0" w:color="auto"/>
                <w:right w:val="none" w:sz="0" w:space="0" w:color="auto"/>
              </w:divBdr>
            </w:div>
            <w:div w:id="1353997916">
              <w:marLeft w:val="0"/>
              <w:marRight w:val="0"/>
              <w:marTop w:val="0"/>
              <w:marBottom w:val="0"/>
              <w:divBdr>
                <w:top w:val="none" w:sz="0" w:space="0" w:color="auto"/>
                <w:left w:val="none" w:sz="0" w:space="0" w:color="auto"/>
                <w:bottom w:val="none" w:sz="0" w:space="0" w:color="auto"/>
                <w:right w:val="none" w:sz="0" w:space="0" w:color="auto"/>
              </w:divBdr>
            </w:div>
            <w:div w:id="1354723899">
              <w:marLeft w:val="0"/>
              <w:marRight w:val="0"/>
              <w:marTop w:val="0"/>
              <w:marBottom w:val="0"/>
              <w:divBdr>
                <w:top w:val="none" w:sz="0" w:space="0" w:color="auto"/>
                <w:left w:val="none" w:sz="0" w:space="0" w:color="auto"/>
                <w:bottom w:val="none" w:sz="0" w:space="0" w:color="auto"/>
                <w:right w:val="none" w:sz="0" w:space="0" w:color="auto"/>
              </w:divBdr>
            </w:div>
            <w:div w:id="1354960035">
              <w:marLeft w:val="0"/>
              <w:marRight w:val="0"/>
              <w:marTop w:val="0"/>
              <w:marBottom w:val="0"/>
              <w:divBdr>
                <w:top w:val="none" w:sz="0" w:space="0" w:color="auto"/>
                <w:left w:val="none" w:sz="0" w:space="0" w:color="auto"/>
                <w:bottom w:val="none" w:sz="0" w:space="0" w:color="auto"/>
                <w:right w:val="none" w:sz="0" w:space="0" w:color="auto"/>
              </w:divBdr>
            </w:div>
            <w:div w:id="1356465051">
              <w:marLeft w:val="0"/>
              <w:marRight w:val="0"/>
              <w:marTop w:val="0"/>
              <w:marBottom w:val="0"/>
              <w:divBdr>
                <w:top w:val="none" w:sz="0" w:space="0" w:color="auto"/>
                <w:left w:val="none" w:sz="0" w:space="0" w:color="auto"/>
                <w:bottom w:val="none" w:sz="0" w:space="0" w:color="auto"/>
                <w:right w:val="none" w:sz="0" w:space="0" w:color="auto"/>
              </w:divBdr>
            </w:div>
            <w:div w:id="1356729700">
              <w:marLeft w:val="0"/>
              <w:marRight w:val="0"/>
              <w:marTop w:val="0"/>
              <w:marBottom w:val="0"/>
              <w:divBdr>
                <w:top w:val="none" w:sz="0" w:space="0" w:color="auto"/>
                <w:left w:val="none" w:sz="0" w:space="0" w:color="auto"/>
                <w:bottom w:val="none" w:sz="0" w:space="0" w:color="auto"/>
                <w:right w:val="none" w:sz="0" w:space="0" w:color="auto"/>
              </w:divBdr>
            </w:div>
            <w:div w:id="1356880843">
              <w:marLeft w:val="0"/>
              <w:marRight w:val="0"/>
              <w:marTop w:val="0"/>
              <w:marBottom w:val="0"/>
              <w:divBdr>
                <w:top w:val="none" w:sz="0" w:space="0" w:color="auto"/>
                <w:left w:val="none" w:sz="0" w:space="0" w:color="auto"/>
                <w:bottom w:val="none" w:sz="0" w:space="0" w:color="auto"/>
                <w:right w:val="none" w:sz="0" w:space="0" w:color="auto"/>
              </w:divBdr>
            </w:div>
            <w:div w:id="1359509286">
              <w:marLeft w:val="0"/>
              <w:marRight w:val="0"/>
              <w:marTop w:val="0"/>
              <w:marBottom w:val="0"/>
              <w:divBdr>
                <w:top w:val="none" w:sz="0" w:space="0" w:color="auto"/>
                <w:left w:val="none" w:sz="0" w:space="0" w:color="auto"/>
                <w:bottom w:val="none" w:sz="0" w:space="0" w:color="auto"/>
                <w:right w:val="none" w:sz="0" w:space="0" w:color="auto"/>
              </w:divBdr>
            </w:div>
            <w:div w:id="1359621011">
              <w:marLeft w:val="0"/>
              <w:marRight w:val="0"/>
              <w:marTop w:val="0"/>
              <w:marBottom w:val="0"/>
              <w:divBdr>
                <w:top w:val="none" w:sz="0" w:space="0" w:color="auto"/>
                <w:left w:val="none" w:sz="0" w:space="0" w:color="auto"/>
                <w:bottom w:val="none" w:sz="0" w:space="0" w:color="auto"/>
                <w:right w:val="none" w:sz="0" w:space="0" w:color="auto"/>
              </w:divBdr>
            </w:div>
            <w:div w:id="1360426313">
              <w:marLeft w:val="0"/>
              <w:marRight w:val="0"/>
              <w:marTop w:val="0"/>
              <w:marBottom w:val="0"/>
              <w:divBdr>
                <w:top w:val="none" w:sz="0" w:space="0" w:color="auto"/>
                <w:left w:val="none" w:sz="0" w:space="0" w:color="auto"/>
                <w:bottom w:val="none" w:sz="0" w:space="0" w:color="auto"/>
                <w:right w:val="none" w:sz="0" w:space="0" w:color="auto"/>
              </w:divBdr>
            </w:div>
            <w:div w:id="1363286073">
              <w:marLeft w:val="0"/>
              <w:marRight w:val="0"/>
              <w:marTop w:val="0"/>
              <w:marBottom w:val="0"/>
              <w:divBdr>
                <w:top w:val="none" w:sz="0" w:space="0" w:color="auto"/>
                <w:left w:val="none" w:sz="0" w:space="0" w:color="auto"/>
                <w:bottom w:val="none" w:sz="0" w:space="0" w:color="auto"/>
                <w:right w:val="none" w:sz="0" w:space="0" w:color="auto"/>
              </w:divBdr>
            </w:div>
            <w:div w:id="1363942478">
              <w:marLeft w:val="0"/>
              <w:marRight w:val="0"/>
              <w:marTop w:val="0"/>
              <w:marBottom w:val="0"/>
              <w:divBdr>
                <w:top w:val="none" w:sz="0" w:space="0" w:color="auto"/>
                <w:left w:val="none" w:sz="0" w:space="0" w:color="auto"/>
                <w:bottom w:val="none" w:sz="0" w:space="0" w:color="auto"/>
                <w:right w:val="none" w:sz="0" w:space="0" w:color="auto"/>
              </w:divBdr>
            </w:div>
            <w:div w:id="1365328963">
              <w:marLeft w:val="0"/>
              <w:marRight w:val="0"/>
              <w:marTop w:val="0"/>
              <w:marBottom w:val="0"/>
              <w:divBdr>
                <w:top w:val="none" w:sz="0" w:space="0" w:color="auto"/>
                <w:left w:val="none" w:sz="0" w:space="0" w:color="auto"/>
                <w:bottom w:val="none" w:sz="0" w:space="0" w:color="auto"/>
                <w:right w:val="none" w:sz="0" w:space="0" w:color="auto"/>
              </w:divBdr>
            </w:div>
            <w:div w:id="1366952763">
              <w:marLeft w:val="0"/>
              <w:marRight w:val="0"/>
              <w:marTop w:val="0"/>
              <w:marBottom w:val="0"/>
              <w:divBdr>
                <w:top w:val="none" w:sz="0" w:space="0" w:color="auto"/>
                <w:left w:val="none" w:sz="0" w:space="0" w:color="auto"/>
                <w:bottom w:val="none" w:sz="0" w:space="0" w:color="auto"/>
                <w:right w:val="none" w:sz="0" w:space="0" w:color="auto"/>
              </w:divBdr>
            </w:div>
            <w:div w:id="1368867917">
              <w:marLeft w:val="0"/>
              <w:marRight w:val="0"/>
              <w:marTop w:val="360"/>
              <w:marBottom w:val="0"/>
              <w:divBdr>
                <w:top w:val="single" w:sz="6" w:space="0" w:color="auto"/>
                <w:left w:val="single" w:sz="6" w:space="0" w:color="auto"/>
                <w:bottom w:val="single" w:sz="6" w:space="0" w:color="auto"/>
                <w:right w:val="single" w:sz="6" w:space="0" w:color="auto"/>
              </w:divBdr>
            </w:div>
            <w:div w:id="1371222772">
              <w:marLeft w:val="0"/>
              <w:marRight w:val="0"/>
              <w:marTop w:val="0"/>
              <w:marBottom w:val="0"/>
              <w:divBdr>
                <w:top w:val="none" w:sz="0" w:space="0" w:color="auto"/>
                <w:left w:val="none" w:sz="0" w:space="0" w:color="auto"/>
                <w:bottom w:val="none" w:sz="0" w:space="0" w:color="auto"/>
                <w:right w:val="none" w:sz="0" w:space="0" w:color="auto"/>
              </w:divBdr>
            </w:div>
            <w:div w:id="1372339903">
              <w:marLeft w:val="0"/>
              <w:marRight w:val="0"/>
              <w:marTop w:val="0"/>
              <w:marBottom w:val="0"/>
              <w:divBdr>
                <w:top w:val="none" w:sz="0" w:space="0" w:color="auto"/>
                <w:left w:val="none" w:sz="0" w:space="0" w:color="auto"/>
                <w:bottom w:val="none" w:sz="0" w:space="0" w:color="auto"/>
                <w:right w:val="none" w:sz="0" w:space="0" w:color="auto"/>
              </w:divBdr>
            </w:div>
            <w:div w:id="1372874674">
              <w:marLeft w:val="0"/>
              <w:marRight w:val="0"/>
              <w:marTop w:val="0"/>
              <w:marBottom w:val="0"/>
              <w:divBdr>
                <w:top w:val="none" w:sz="0" w:space="0" w:color="auto"/>
                <w:left w:val="none" w:sz="0" w:space="0" w:color="auto"/>
                <w:bottom w:val="none" w:sz="0" w:space="0" w:color="auto"/>
                <w:right w:val="none" w:sz="0" w:space="0" w:color="auto"/>
              </w:divBdr>
            </w:div>
            <w:div w:id="1373652040">
              <w:marLeft w:val="0"/>
              <w:marRight w:val="0"/>
              <w:marTop w:val="0"/>
              <w:marBottom w:val="0"/>
              <w:divBdr>
                <w:top w:val="none" w:sz="0" w:space="0" w:color="auto"/>
                <w:left w:val="none" w:sz="0" w:space="0" w:color="auto"/>
                <w:bottom w:val="none" w:sz="0" w:space="0" w:color="auto"/>
                <w:right w:val="none" w:sz="0" w:space="0" w:color="auto"/>
              </w:divBdr>
            </w:div>
            <w:div w:id="1374692931">
              <w:marLeft w:val="0"/>
              <w:marRight w:val="0"/>
              <w:marTop w:val="0"/>
              <w:marBottom w:val="0"/>
              <w:divBdr>
                <w:top w:val="none" w:sz="0" w:space="0" w:color="auto"/>
                <w:left w:val="none" w:sz="0" w:space="0" w:color="auto"/>
                <w:bottom w:val="none" w:sz="0" w:space="0" w:color="auto"/>
                <w:right w:val="none" w:sz="0" w:space="0" w:color="auto"/>
              </w:divBdr>
            </w:div>
            <w:div w:id="1376735267">
              <w:marLeft w:val="0"/>
              <w:marRight w:val="0"/>
              <w:marTop w:val="0"/>
              <w:marBottom w:val="0"/>
              <w:divBdr>
                <w:top w:val="none" w:sz="0" w:space="0" w:color="auto"/>
                <w:left w:val="none" w:sz="0" w:space="0" w:color="auto"/>
                <w:bottom w:val="none" w:sz="0" w:space="0" w:color="auto"/>
                <w:right w:val="none" w:sz="0" w:space="0" w:color="auto"/>
              </w:divBdr>
            </w:div>
            <w:div w:id="1379083624">
              <w:marLeft w:val="0"/>
              <w:marRight w:val="0"/>
              <w:marTop w:val="0"/>
              <w:marBottom w:val="0"/>
              <w:divBdr>
                <w:top w:val="none" w:sz="0" w:space="0" w:color="auto"/>
                <w:left w:val="none" w:sz="0" w:space="0" w:color="auto"/>
                <w:bottom w:val="none" w:sz="0" w:space="0" w:color="auto"/>
                <w:right w:val="none" w:sz="0" w:space="0" w:color="auto"/>
              </w:divBdr>
            </w:div>
            <w:div w:id="1381587275">
              <w:marLeft w:val="0"/>
              <w:marRight w:val="0"/>
              <w:marTop w:val="0"/>
              <w:marBottom w:val="0"/>
              <w:divBdr>
                <w:top w:val="none" w:sz="0" w:space="0" w:color="auto"/>
                <w:left w:val="none" w:sz="0" w:space="0" w:color="auto"/>
                <w:bottom w:val="none" w:sz="0" w:space="0" w:color="auto"/>
                <w:right w:val="none" w:sz="0" w:space="0" w:color="auto"/>
              </w:divBdr>
            </w:div>
            <w:div w:id="1382241682">
              <w:marLeft w:val="0"/>
              <w:marRight w:val="0"/>
              <w:marTop w:val="0"/>
              <w:marBottom w:val="0"/>
              <w:divBdr>
                <w:top w:val="none" w:sz="0" w:space="0" w:color="auto"/>
                <w:left w:val="none" w:sz="0" w:space="0" w:color="auto"/>
                <w:bottom w:val="none" w:sz="0" w:space="0" w:color="auto"/>
                <w:right w:val="none" w:sz="0" w:space="0" w:color="auto"/>
              </w:divBdr>
            </w:div>
            <w:div w:id="1385716116">
              <w:marLeft w:val="0"/>
              <w:marRight w:val="0"/>
              <w:marTop w:val="0"/>
              <w:marBottom w:val="0"/>
              <w:divBdr>
                <w:top w:val="none" w:sz="0" w:space="0" w:color="auto"/>
                <w:left w:val="none" w:sz="0" w:space="0" w:color="auto"/>
                <w:bottom w:val="none" w:sz="0" w:space="0" w:color="auto"/>
                <w:right w:val="none" w:sz="0" w:space="0" w:color="auto"/>
              </w:divBdr>
            </w:div>
            <w:div w:id="1388525514">
              <w:marLeft w:val="0"/>
              <w:marRight w:val="0"/>
              <w:marTop w:val="0"/>
              <w:marBottom w:val="0"/>
              <w:divBdr>
                <w:top w:val="none" w:sz="0" w:space="0" w:color="auto"/>
                <w:left w:val="none" w:sz="0" w:space="0" w:color="auto"/>
                <w:bottom w:val="none" w:sz="0" w:space="0" w:color="auto"/>
                <w:right w:val="none" w:sz="0" w:space="0" w:color="auto"/>
              </w:divBdr>
            </w:div>
            <w:div w:id="1388528514">
              <w:marLeft w:val="0"/>
              <w:marRight w:val="0"/>
              <w:marTop w:val="0"/>
              <w:marBottom w:val="0"/>
              <w:divBdr>
                <w:top w:val="none" w:sz="0" w:space="0" w:color="auto"/>
                <w:left w:val="none" w:sz="0" w:space="0" w:color="auto"/>
                <w:bottom w:val="none" w:sz="0" w:space="0" w:color="auto"/>
                <w:right w:val="none" w:sz="0" w:space="0" w:color="auto"/>
              </w:divBdr>
            </w:div>
            <w:div w:id="1389035955">
              <w:marLeft w:val="0"/>
              <w:marRight w:val="0"/>
              <w:marTop w:val="0"/>
              <w:marBottom w:val="0"/>
              <w:divBdr>
                <w:top w:val="none" w:sz="0" w:space="0" w:color="auto"/>
                <w:left w:val="none" w:sz="0" w:space="0" w:color="auto"/>
                <w:bottom w:val="none" w:sz="0" w:space="0" w:color="auto"/>
                <w:right w:val="none" w:sz="0" w:space="0" w:color="auto"/>
              </w:divBdr>
            </w:div>
            <w:div w:id="1389305766">
              <w:marLeft w:val="0"/>
              <w:marRight w:val="0"/>
              <w:marTop w:val="0"/>
              <w:marBottom w:val="0"/>
              <w:divBdr>
                <w:top w:val="none" w:sz="0" w:space="0" w:color="auto"/>
                <w:left w:val="none" w:sz="0" w:space="0" w:color="auto"/>
                <w:bottom w:val="none" w:sz="0" w:space="0" w:color="auto"/>
                <w:right w:val="none" w:sz="0" w:space="0" w:color="auto"/>
              </w:divBdr>
            </w:div>
            <w:div w:id="1389769602">
              <w:marLeft w:val="0"/>
              <w:marRight w:val="0"/>
              <w:marTop w:val="0"/>
              <w:marBottom w:val="0"/>
              <w:divBdr>
                <w:top w:val="none" w:sz="0" w:space="0" w:color="auto"/>
                <w:left w:val="none" w:sz="0" w:space="0" w:color="auto"/>
                <w:bottom w:val="none" w:sz="0" w:space="0" w:color="auto"/>
                <w:right w:val="none" w:sz="0" w:space="0" w:color="auto"/>
              </w:divBdr>
            </w:div>
            <w:div w:id="1390180033">
              <w:marLeft w:val="0"/>
              <w:marRight w:val="0"/>
              <w:marTop w:val="0"/>
              <w:marBottom w:val="0"/>
              <w:divBdr>
                <w:top w:val="none" w:sz="0" w:space="0" w:color="auto"/>
                <w:left w:val="none" w:sz="0" w:space="0" w:color="auto"/>
                <w:bottom w:val="none" w:sz="0" w:space="0" w:color="auto"/>
                <w:right w:val="none" w:sz="0" w:space="0" w:color="auto"/>
              </w:divBdr>
            </w:div>
            <w:div w:id="1393506281">
              <w:marLeft w:val="0"/>
              <w:marRight w:val="0"/>
              <w:marTop w:val="0"/>
              <w:marBottom w:val="0"/>
              <w:divBdr>
                <w:top w:val="none" w:sz="0" w:space="0" w:color="auto"/>
                <w:left w:val="none" w:sz="0" w:space="0" w:color="auto"/>
                <w:bottom w:val="none" w:sz="0" w:space="0" w:color="auto"/>
                <w:right w:val="none" w:sz="0" w:space="0" w:color="auto"/>
              </w:divBdr>
            </w:div>
            <w:div w:id="1398673456">
              <w:marLeft w:val="0"/>
              <w:marRight w:val="0"/>
              <w:marTop w:val="0"/>
              <w:marBottom w:val="0"/>
              <w:divBdr>
                <w:top w:val="none" w:sz="0" w:space="0" w:color="auto"/>
                <w:left w:val="none" w:sz="0" w:space="0" w:color="auto"/>
                <w:bottom w:val="none" w:sz="0" w:space="0" w:color="auto"/>
                <w:right w:val="none" w:sz="0" w:space="0" w:color="auto"/>
              </w:divBdr>
            </w:div>
            <w:div w:id="1400589690">
              <w:marLeft w:val="0"/>
              <w:marRight w:val="0"/>
              <w:marTop w:val="0"/>
              <w:marBottom w:val="0"/>
              <w:divBdr>
                <w:top w:val="none" w:sz="0" w:space="0" w:color="auto"/>
                <w:left w:val="none" w:sz="0" w:space="0" w:color="auto"/>
                <w:bottom w:val="none" w:sz="0" w:space="0" w:color="auto"/>
                <w:right w:val="none" w:sz="0" w:space="0" w:color="auto"/>
              </w:divBdr>
            </w:div>
            <w:div w:id="1401901642">
              <w:marLeft w:val="0"/>
              <w:marRight w:val="0"/>
              <w:marTop w:val="0"/>
              <w:marBottom w:val="0"/>
              <w:divBdr>
                <w:top w:val="none" w:sz="0" w:space="0" w:color="auto"/>
                <w:left w:val="none" w:sz="0" w:space="0" w:color="auto"/>
                <w:bottom w:val="none" w:sz="0" w:space="0" w:color="auto"/>
                <w:right w:val="none" w:sz="0" w:space="0" w:color="auto"/>
              </w:divBdr>
            </w:div>
            <w:div w:id="1402411928">
              <w:marLeft w:val="0"/>
              <w:marRight w:val="0"/>
              <w:marTop w:val="0"/>
              <w:marBottom w:val="0"/>
              <w:divBdr>
                <w:top w:val="none" w:sz="0" w:space="0" w:color="auto"/>
                <w:left w:val="none" w:sz="0" w:space="0" w:color="auto"/>
                <w:bottom w:val="none" w:sz="0" w:space="0" w:color="auto"/>
                <w:right w:val="none" w:sz="0" w:space="0" w:color="auto"/>
              </w:divBdr>
            </w:div>
            <w:div w:id="1403060825">
              <w:marLeft w:val="0"/>
              <w:marRight w:val="0"/>
              <w:marTop w:val="0"/>
              <w:marBottom w:val="0"/>
              <w:divBdr>
                <w:top w:val="none" w:sz="0" w:space="0" w:color="auto"/>
                <w:left w:val="none" w:sz="0" w:space="0" w:color="auto"/>
                <w:bottom w:val="none" w:sz="0" w:space="0" w:color="auto"/>
                <w:right w:val="none" w:sz="0" w:space="0" w:color="auto"/>
              </w:divBdr>
            </w:div>
            <w:div w:id="1407796713">
              <w:marLeft w:val="0"/>
              <w:marRight w:val="0"/>
              <w:marTop w:val="0"/>
              <w:marBottom w:val="0"/>
              <w:divBdr>
                <w:top w:val="none" w:sz="0" w:space="0" w:color="auto"/>
                <w:left w:val="none" w:sz="0" w:space="0" w:color="auto"/>
                <w:bottom w:val="none" w:sz="0" w:space="0" w:color="auto"/>
                <w:right w:val="none" w:sz="0" w:space="0" w:color="auto"/>
              </w:divBdr>
            </w:div>
            <w:div w:id="1407916458">
              <w:marLeft w:val="0"/>
              <w:marRight w:val="0"/>
              <w:marTop w:val="0"/>
              <w:marBottom w:val="0"/>
              <w:divBdr>
                <w:top w:val="none" w:sz="0" w:space="0" w:color="auto"/>
                <w:left w:val="none" w:sz="0" w:space="0" w:color="auto"/>
                <w:bottom w:val="none" w:sz="0" w:space="0" w:color="auto"/>
                <w:right w:val="none" w:sz="0" w:space="0" w:color="auto"/>
              </w:divBdr>
            </w:div>
            <w:div w:id="1409033200">
              <w:marLeft w:val="0"/>
              <w:marRight w:val="0"/>
              <w:marTop w:val="0"/>
              <w:marBottom w:val="0"/>
              <w:divBdr>
                <w:top w:val="none" w:sz="0" w:space="0" w:color="auto"/>
                <w:left w:val="none" w:sz="0" w:space="0" w:color="auto"/>
                <w:bottom w:val="none" w:sz="0" w:space="0" w:color="auto"/>
                <w:right w:val="none" w:sz="0" w:space="0" w:color="auto"/>
              </w:divBdr>
            </w:div>
            <w:div w:id="1409814427">
              <w:marLeft w:val="0"/>
              <w:marRight w:val="0"/>
              <w:marTop w:val="0"/>
              <w:marBottom w:val="0"/>
              <w:divBdr>
                <w:top w:val="none" w:sz="0" w:space="0" w:color="auto"/>
                <w:left w:val="none" w:sz="0" w:space="0" w:color="auto"/>
                <w:bottom w:val="none" w:sz="0" w:space="0" w:color="auto"/>
                <w:right w:val="none" w:sz="0" w:space="0" w:color="auto"/>
              </w:divBdr>
            </w:div>
            <w:div w:id="1411582010">
              <w:marLeft w:val="0"/>
              <w:marRight w:val="0"/>
              <w:marTop w:val="0"/>
              <w:marBottom w:val="0"/>
              <w:divBdr>
                <w:top w:val="none" w:sz="0" w:space="0" w:color="auto"/>
                <w:left w:val="none" w:sz="0" w:space="0" w:color="auto"/>
                <w:bottom w:val="none" w:sz="0" w:space="0" w:color="auto"/>
                <w:right w:val="none" w:sz="0" w:space="0" w:color="auto"/>
              </w:divBdr>
            </w:div>
            <w:div w:id="1413235451">
              <w:marLeft w:val="0"/>
              <w:marRight w:val="0"/>
              <w:marTop w:val="0"/>
              <w:marBottom w:val="0"/>
              <w:divBdr>
                <w:top w:val="none" w:sz="0" w:space="0" w:color="auto"/>
                <w:left w:val="none" w:sz="0" w:space="0" w:color="auto"/>
                <w:bottom w:val="none" w:sz="0" w:space="0" w:color="auto"/>
                <w:right w:val="none" w:sz="0" w:space="0" w:color="auto"/>
              </w:divBdr>
            </w:div>
            <w:div w:id="1418213333">
              <w:marLeft w:val="0"/>
              <w:marRight w:val="0"/>
              <w:marTop w:val="0"/>
              <w:marBottom w:val="0"/>
              <w:divBdr>
                <w:top w:val="none" w:sz="0" w:space="0" w:color="auto"/>
                <w:left w:val="none" w:sz="0" w:space="0" w:color="auto"/>
                <w:bottom w:val="none" w:sz="0" w:space="0" w:color="auto"/>
                <w:right w:val="none" w:sz="0" w:space="0" w:color="auto"/>
              </w:divBdr>
            </w:div>
            <w:div w:id="1418670518">
              <w:marLeft w:val="0"/>
              <w:marRight w:val="0"/>
              <w:marTop w:val="0"/>
              <w:marBottom w:val="0"/>
              <w:divBdr>
                <w:top w:val="none" w:sz="0" w:space="0" w:color="auto"/>
                <w:left w:val="none" w:sz="0" w:space="0" w:color="auto"/>
                <w:bottom w:val="none" w:sz="0" w:space="0" w:color="auto"/>
                <w:right w:val="none" w:sz="0" w:space="0" w:color="auto"/>
              </w:divBdr>
            </w:div>
            <w:div w:id="1419987775">
              <w:marLeft w:val="0"/>
              <w:marRight w:val="0"/>
              <w:marTop w:val="0"/>
              <w:marBottom w:val="0"/>
              <w:divBdr>
                <w:top w:val="none" w:sz="0" w:space="0" w:color="auto"/>
                <w:left w:val="none" w:sz="0" w:space="0" w:color="auto"/>
                <w:bottom w:val="none" w:sz="0" w:space="0" w:color="auto"/>
                <w:right w:val="none" w:sz="0" w:space="0" w:color="auto"/>
              </w:divBdr>
            </w:div>
            <w:div w:id="1422340014">
              <w:marLeft w:val="0"/>
              <w:marRight w:val="0"/>
              <w:marTop w:val="0"/>
              <w:marBottom w:val="0"/>
              <w:divBdr>
                <w:top w:val="none" w:sz="0" w:space="0" w:color="auto"/>
                <w:left w:val="none" w:sz="0" w:space="0" w:color="auto"/>
                <w:bottom w:val="none" w:sz="0" w:space="0" w:color="auto"/>
                <w:right w:val="none" w:sz="0" w:space="0" w:color="auto"/>
              </w:divBdr>
            </w:div>
            <w:div w:id="1422798823">
              <w:marLeft w:val="0"/>
              <w:marRight w:val="0"/>
              <w:marTop w:val="0"/>
              <w:marBottom w:val="0"/>
              <w:divBdr>
                <w:top w:val="none" w:sz="0" w:space="0" w:color="auto"/>
                <w:left w:val="none" w:sz="0" w:space="0" w:color="auto"/>
                <w:bottom w:val="none" w:sz="0" w:space="0" w:color="auto"/>
                <w:right w:val="none" w:sz="0" w:space="0" w:color="auto"/>
              </w:divBdr>
            </w:div>
            <w:div w:id="1422873350">
              <w:marLeft w:val="0"/>
              <w:marRight w:val="0"/>
              <w:marTop w:val="0"/>
              <w:marBottom w:val="0"/>
              <w:divBdr>
                <w:top w:val="none" w:sz="0" w:space="0" w:color="auto"/>
                <w:left w:val="none" w:sz="0" w:space="0" w:color="auto"/>
                <w:bottom w:val="none" w:sz="0" w:space="0" w:color="auto"/>
                <w:right w:val="none" w:sz="0" w:space="0" w:color="auto"/>
              </w:divBdr>
            </w:div>
            <w:div w:id="1429080606">
              <w:marLeft w:val="0"/>
              <w:marRight w:val="0"/>
              <w:marTop w:val="0"/>
              <w:marBottom w:val="0"/>
              <w:divBdr>
                <w:top w:val="none" w:sz="0" w:space="0" w:color="auto"/>
                <w:left w:val="none" w:sz="0" w:space="0" w:color="auto"/>
                <w:bottom w:val="none" w:sz="0" w:space="0" w:color="auto"/>
                <w:right w:val="none" w:sz="0" w:space="0" w:color="auto"/>
              </w:divBdr>
            </w:div>
            <w:div w:id="1429734094">
              <w:marLeft w:val="0"/>
              <w:marRight w:val="0"/>
              <w:marTop w:val="0"/>
              <w:marBottom w:val="0"/>
              <w:divBdr>
                <w:top w:val="none" w:sz="0" w:space="0" w:color="auto"/>
                <w:left w:val="none" w:sz="0" w:space="0" w:color="auto"/>
                <w:bottom w:val="none" w:sz="0" w:space="0" w:color="auto"/>
                <w:right w:val="none" w:sz="0" w:space="0" w:color="auto"/>
              </w:divBdr>
            </w:div>
            <w:div w:id="1429809705">
              <w:marLeft w:val="0"/>
              <w:marRight w:val="0"/>
              <w:marTop w:val="0"/>
              <w:marBottom w:val="0"/>
              <w:divBdr>
                <w:top w:val="none" w:sz="0" w:space="0" w:color="auto"/>
                <w:left w:val="none" w:sz="0" w:space="0" w:color="auto"/>
                <w:bottom w:val="none" w:sz="0" w:space="0" w:color="auto"/>
                <w:right w:val="none" w:sz="0" w:space="0" w:color="auto"/>
              </w:divBdr>
            </w:div>
            <w:div w:id="1432161897">
              <w:marLeft w:val="0"/>
              <w:marRight w:val="0"/>
              <w:marTop w:val="0"/>
              <w:marBottom w:val="0"/>
              <w:divBdr>
                <w:top w:val="none" w:sz="0" w:space="0" w:color="auto"/>
                <w:left w:val="none" w:sz="0" w:space="0" w:color="auto"/>
                <w:bottom w:val="none" w:sz="0" w:space="0" w:color="auto"/>
                <w:right w:val="none" w:sz="0" w:space="0" w:color="auto"/>
              </w:divBdr>
            </w:div>
            <w:div w:id="1433404368">
              <w:marLeft w:val="0"/>
              <w:marRight w:val="0"/>
              <w:marTop w:val="0"/>
              <w:marBottom w:val="0"/>
              <w:divBdr>
                <w:top w:val="none" w:sz="0" w:space="0" w:color="auto"/>
                <w:left w:val="none" w:sz="0" w:space="0" w:color="auto"/>
                <w:bottom w:val="none" w:sz="0" w:space="0" w:color="auto"/>
                <w:right w:val="none" w:sz="0" w:space="0" w:color="auto"/>
              </w:divBdr>
            </w:div>
            <w:div w:id="1433429369">
              <w:marLeft w:val="0"/>
              <w:marRight w:val="0"/>
              <w:marTop w:val="0"/>
              <w:marBottom w:val="0"/>
              <w:divBdr>
                <w:top w:val="none" w:sz="0" w:space="0" w:color="auto"/>
                <w:left w:val="none" w:sz="0" w:space="0" w:color="auto"/>
                <w:bottom w:val="none" w:sz="0" w:space="0" w:color="auto"/>
                <w:right w:val="none" w:sz="0" w:space="0" w:color="auto"/>
              </w:divBdr>
            </w:div>
            <w:div w:id="1434471363">
              <w:marLeft w:val="0"/>
              <w:marRight w:val="0"/>
              <w:marTop w:val="0"/>
              <w:marBottom w:val="0"/>
              <w:divBdr>
                <w:top w:val="none" w:sz="0" w:space="0" w:color="auto"/>
                <w:left w:val="none" w:sz="0" w:space="0" w:color="auto"/>
                <w:bottom w:val="none" w:sz="0" w:space="0" w:color="auto"/>
                <w:right w:val="none" w:sz="0" w:space="0" w:color="auto"/>
              </w:divBdr>
            </w:div>
            <w:div w:id="1435786989">
              <w:marLeft w:val="0"/>
              <w:marRight w:val="0"/>
              <w:marTop w:val="0"/>
              <w:marBottom w:val="0"/>
              <w:divBdr>
                <w:top w:val="none" w:sz="0" w:space="0" w:color="auto"/>
                <w:left w:val="none" w:sz="0" w:space="0" w:color="auto"/>
                <w:bottom w:val="none" w:sz="0" w:space="0" w:color="auto"/>
                <w:right w:val="none" w:sz="0" w:space="0" w:color="auto"/>
              </w:divBdr>
            </w:div>
            <w:div w:id="1441219179">
              <w:marLeft w:val="0"/>
              <w:marRight w:val="0"/>
              <w:marTop w:val="0"/>
              <w:marBottom w:val="0"/>
              <w:divBdr>
                <w:top w:val="none" w:sz="0" w:space="0" w:color="auto"/>
                <w:left w:val="none" w:sz="0" w:space="0" w:color="auto"/>
                <w:bottom w:val="none" w:sz="0" w:space="0" w:color="auto"/>
                <w:right w:val="none" w:sz="0" w:space="0" w:color="auto"/>
              </w:divBdr>
            </w:div>
            <w:div w:id="1444112947">
              <w:marLeft w:val="0"/>
              <w:marRight w:val="0"/>
              <w:marTop w:val="0"/>
              <w:marBottom w:val="0"/>
              <w:divBdr>
                <w:top w:val="none" w:sz="0" w:space="0" w:color="auto"/>
                <w:left w:val="none" w:sz="0" w:space="0" w:color="auto"/>
                <w:bottom w:val="none" w:sz="0" w:space="0" w:color="auto"/>
                <w:right w:val="none" w:sz="0" w:space="0" w:color="auto"/>
              </w:divBdr>
            </w:div>
            <w:div w:id="1445685359">
              <w:marLeft w:val="0"/>
              <w:marRight w:val="0"/>
              <w:marTop w:val="0"/>
              <w:marBottom w:val="0"/>
              <w:divBdr>
                <w:top w:val="none" w:sz="0" w:space="0" w:color="auto"/>
                <w:left w:val="none" w:sz="0" w:space="0" w:color="auto"/>
                <w:bottom w:val="none" w:sz="0" w:space="0" w:color="auto"/>
                <w:right w:val="none" w:sz="0" w:space="0" w:color="auto"/>
              </w:divBdr>
            </w:div>
            <w:div w:id="1451436358">
              <w:marLeft w:val="0"/>
              <w:marRight w:val="0"/>
              <w:marTop w:val="0"/>
              <w:marBottom w:val="0"/>
              <w:divBdr>
                <w:top w:val="none" w:sz="0" w:space="0" w:color="auto"/>
                <w:left w:val="none" w:sz="0" w:space="0" w:color="auto"/>
                <w:bottom w:val="none" w:sz="0" w:space="0" w:color="auto"/>
                <w:right w:val="none" w:sz="0" w:space="0" w:color="auto"/>
              </w:divBdr>
            </w:div>
            <w:div w:id="1452361698">
              <w:marLeft w:val="0"/>
              <w:marRight w:val="0"/>
              <w:marTop w:val="0"/>
              <w:marBottom w:val="0"/>
              <w:divBdr>
                <w:top w:val="none" w:sz="0" w:space="0" w:color="auto"/>
                <w:left w:val="none" w:sz="0" w:space="0" w:color="auto"/>
                <w:bottom w:val="none" w:sz="0" w:space="0" w:color="auto"/>
                <w:right w:val="none" w:sz="0" w:space="0" w:color="auto"/>
              </w:divBdr>
            </w:div>
            <w:div w:id="1453212543">
              <w:marLeft w:val="0"/>
              <w:marRight w:val="0"/>
              <w:marTop w:val="0"/>
              <w:marBottom w:val="0"/>
              <w:divBdr>
                <w:top w:val="none" w:sz="0" w:space="0" w:color="auto"/>
                <w:left w:val="none" w:sz="0" w:space="0" w:color="auto"/>
                <w:bottom w:val="none" w:sz="0" w:space="0" w:color="auto"/>
                <w:right w:val="none" w:sz="0" w:space="0" w:color="auto"/>
              </w:divBdr>
            </w:div>
            <w:div w:id="1456220305">
              <w:marLeft w:val="0"/>
              <w:marRight w:val="0"/>
              <w:marTop w:val="0"/>
              <w:marBottom w:val="0"/>
              <w:divBdr>
                <w:top w:val="none" w:sz="0" w:space="0" w:color="auto"/>
                <w:left w:val="none" w:sz="0" w:space="0" w:color="auto"/>
                <w:bottom w:val="none" w:sz="0" w:space="0" w:color="auto"/>
                <w:right w:val="none" w:sz="0" w:space="0" w:color="auto"/>
              </w:divBdr>
            </w:div>
            <w:div w:id="1457021982">
              <w:marLeft w:val="0"/>
              <w:marRight w:val="0"/>
              <w:marTop w:val="0"/>
              <w:marBottom w:val="0"/>
              <w:divBdr>
                <w:top w:val="none" w:sz="0" w:space="0" w:color="auto"/>
                <w:left w:val="none" w:sz="0" w:space="0" w:color="auto"/>
                <w:bottom w:val="none" w:sz="0" w:space="0" w:color="auto"/>
                <w:right w:val="none" w:sz="0" w:space="0" w:color="auto"/>
              </w:divBdr>
            </w:div>
            <w:div w:id="1457330394">
              <w:marLeft w:val="0"/>
              <w:marRight w:val="0"/>
              <w:marTop w:val="0"/>
              <w:marBottom w:val="0"/>
              <w:divBdr>
                <w:top w:val="none" w:sz="0" w:space="0" w:color="auto"/>
                <w:left w:val="none" w:sz="0" w:space="0" w:color="auto"/>
                <w:bottom w:val="none" w:sz="0" w:space="0" w:color="auto"/>
                <w:right w:val="none" w:sz="0" w:space="0" w:color="auto"/>
              </w:divBdr>
            </w:div>
            <w:div w:id="1457988749">
              <w:marLeft w:val="0"/>
              <w:marRight w:val="0"/>
              <w:marTop w:val="0"/>
              <w:marBottom w:val="0"/>
              <w:divBdr>
                <w:top w:val="none" w:sz="0" w:space="0" w:color="auto"/>
                <w:left w:val="none" w:sz="0" w:space="0" w:color="auto"/>
                <w:bottom w:val="none" w:sz="0" w:space="0" w:color="auto"/>
                <w:right w:val="none" w:sz="0" w:space="0" w:color="auto"/>
              </w:divBdr>
            </w:div>
            <w:div w:id="1458177857">
              <w:marLeft w:val="0"/>
              <w:marRight w:val="0"/>
              <w:marTop w:val="0"/>
              <w:marBottom w:val="0"/>
              <w:divBdr>
                <w:top w:val="none" w:sz="0" w:space="0" w:color="auto"/>
                <w:left w:val="none" w:sz="0" w:space="0" w:color="auto"/>
                <w:bottom w:val="none" w:sz="0" w:space="0" w:color="auto"/>
                <w:right w:val="none" w:sz="0" w:space="0" w:color="auto"/>
              </w:divBdr>
            </w:div>
            <w:div w:id="1462000479">
              <w:marLeft w:val="0"/>
              <w:marRight w:val="0"/>
              <w:marTop w:val="0"/>
              <w:marBottom w:val="0"/>
              <w:divBdr>
                <w:top w:val="none" w:sz="0" w:space="0" w:color="auto"/>
                <w:left w:val="none" w:sz="0" w:space="0" w:color="auto"/>
                <w:bottom w:val="none" w:sz="0" w:space="0" w:color="auto"/>
                <w:right w:val="none" w:sz="0" w:space="0" w:color="auto"/>
              </w:divBdr>
            </w:div>
            <w:div w:id="1462655047">
              <w:marLeft w:val="0"/>
              <w:marRight w:val="0"/>
              <w:marTop w:val="0"/>
              <w:marBottom w:val="0"/>
              <w:divBdr>
                <w:top w:val="none" w:sz="0" w:space="0" w:color="auto"/>
                <w:left w:val="none" w:sz="0" w:space="0" w:color="auto"/>
                <w:bottom w:val="none" w:sz="0" w:space="0" w:color="auto"/>
                <w:right w:val="none" w:sz="0" w:space="0" w:color="auto"/>
              </w:divBdr>
            </w:div>
            <w:div w:id="1466006909">
              <w:marLeft w:val="0"/>
              <w:marRight w:val="0"/>
              <w:marTop w:val="0"/>
              <w:marBottom w:val="0"/>
              <w:divBdr>
                <w:top w:val="none" w:sz="0" w:space="0" w:color="auto"/>
                <w:left w:val="none" w:sz="0" w:space="0" w:color="auto"/>
                <w:bottom w:val="none" w:sz="0" w:space="0" w:color="auto"/>
                <w:right w:val="none" w:sz="0" w:space="0" w:color="auto"/>
              </w:divBdr>
            </w:div>
            <w:div w:id="1466702945">
              <w:marLeft w:val="0"/>
              <w:marRight w:val="0"/>
              <w:marTop w:val="0"/>
              <w:marBottom w:val="0"/>
              <w:divBdr>
                <w:top w:val="none" w:sz="0" w:space="0" w:color="auto"/>
                <w:left w:val="none" w:sz="0" w:space="0" w:color="auto"/>
                <w:bottom w:val="none" w:sz="0" w:space="0" w:color="auto"/>
                <w:right w:val="none" w:sz="0" w:space="0" w:color="auto"/>
              </w:divBdr>
            </w:div>
            <w:div w:id="1467167333">
              <w:marLeft w:val="0"/>
              <w:marRight w:val="0"/>
              <w:marTop w:val="0"/>
              <w:marBottom w:val="0"/>
              <w:divBdr>
                <w:top w:val="none" w:sz="0" w:space="0" w:color="auto"/>
                <w:left w:val="none" w:sz="0" w:space="0" w:color="auto"/>
                <w:bottom w:val="none" w:sz="0" w:space="0" w:color="auto"/>
                <w:right w:val="none" w:sz="0" w:space="0" w:color="auto"/>
              </w:divBdr>
            </w:div>
            <w:div w:id="1467890620">
              <w:marLeft w:val="0"/>
              <w:marRight w:val="0"/>
              <w:marTop w:val="0"/>
              <w:marBottom w:val="0"/>
              <w:divBdr>
                <w:top w:val="none" w:sz="0" w:space="0" w:color="auto"/>
                <w:left w:val="none" w:sz="0" w:space="0" w:color="auto"/>
                <w:bottom w:val="none" w:sz="0" w:space="0" w:color="auto"/>
                <w:right w:val="none" w:sz="0" w:space="0" w:color="auto"/>
              </w:divBdr>
            </w:div>
            <w:div w:id="1471089902">
              <w:marLeft w:val="0"/>
              <w:marRight w:val="0"/>
              <w:marTop w:val="360"/>
              <w:marBottom w:val="0"/>
              <w:divBdr>
                <w:top w:val="single" w:sz="6" w:space="0" w:color="auto"/>
                <w:left w:val="single" w:sz="6" w:space="0" w:color="auto"/>
                <w:bottom w:val="single" w:sz="6" w:space="0" w:color="auto"/>
                <w:right w:val="single" w:sz="6" w:space="0" w:color="auto"/>
              </w:divBdr>
            </w:div>
            <w:div w:id="1474101562">
              <w:marLeft w:val="0"/>
              <w:marRight w:val="0"/>
              <w:marTop w:val="0"/>
              <w:marBottom w:val="0"/>
              <w:divBdr>
                <w:top w:val="none" w:sz="0" w:space="0" w:color="auto"/>
                <w:left w:val="none" w:sz="0" w:space="0" w:color="auto"/>
                <w:bottom w:val="none" w:sz="0" w:space="0" w:color="auto"/>
                <w:right w:val="none" w:sz="0" w:space="0" w:color="auto"/>
              </w:divBdr>
            </w:div>
            <w:div w:id="1474130376">
              <w:marLeft w:val="0"/>
              <w:marRight w:val="0"/>
              <w:marTop w:val="0"/>
              <w:marBottom w:val="0"/>
              <w:divBdr>
                <w:top w:val="none" w:sz="0" w:space="0" w:color="auto"/>
                <w:left w:val="none" w:sz="0" w:space="0" w:color="auto"/>
                <w:bottom w:val="none" w:sz="0" w:space="0" w:color="auto"/>
                <w:right w:val="none" w:sz="0" w:space="0" w:color="auto"/>
              </w:divBdr>
            </w:div>
            <w:div w:id="1474249200">
              <w:marLeft w:val="0"/>
              <w:marRight w:val="0"/>
              <w:marTop w:val="0"/>
              <w:marBottom w:val="0"/>
              <w:divBdr>
                <w:top w:val="none" w:sz="0" w:space="0" w:color="auto"/>
                <w:left w:val="none" w:sz="0" w:space="0" w:color="auto"/>
                <w:bottom w:val="none" w:sz="0" w:space="0" w:color="auto"/>
                <w:right w:val="none" w:sz="0" w:space="0" w:color="auto"/>
              </w:divBdr>
            </w:div>
            <w:div w:id="1477188281">
              <w:marLeft w:val="0"/>
              <w:marRight w:val="0"/>
              <w:marTop w:val="0"/>
              <w:marBottom w:val="0"/>
              <w:divBdr>
                <w:top w:val="none" w:sz="0" w:space="0" w:color="auto"/>
                <w:left w:val="none" w:sz="0" w:space="0" w:color="auto"/>
                <w:bottom w:val="none" w:sz="0" w:space="0" w:color="auto"/>
                <w:right w:val="none" w:sz="0" w:space="0" w:color="auto"/>
              </w:divBdr>
            </w:div>
            <w:div w:id="1478256959">
              <w:marLeft w:val="0"/>
              <w:marRight w:val="0"/>
              <w:marTop w:val="0"/>
              <w:marBottom w:val="0"/>
              <w:divBdr>
                <w:top w:val="none" w:sz="0" w:space="0" w:color="auto"/>
                <w:left w:val="none" w:sz="0" w:space="0" w:color="auto"/>
                <w:bottom w:val="none" w:sz="0" w:space="0" w:color="auto"/>
                <w:right w:val="none" w:sz="0" w:space="0" w:color="auto"/>
              </w:divBdr>
            </w:div>
            <w:div w:id="1478763962">
              <w:marLeft w:val="0"/>
              <w:marRight w:val="0"/>
              <w:marTop w:val="0"/>
              <w:marBottom w:val="0"/>
              <w:divBdr>
                <w:top w:val="none" w:sz="0" w:space="0" w:color="auto"/>
                <w:left w:val="none" w:sz="0" w:space="0" w:color="auto"/>
                <w:bottom w:val="none" w:sz="0" w:space="0" w:color="auto"/>
                <w:right w:val="none" w:sz="0" w:space="0" w:color="auto"/>
              </w:divBdr>
            </w:div>
            <w:div w:id="1479228419">
              <w:marLeft w:val="0"/>
              <w:marRight w:val="0"/>
              <w:marTop w:val="0"/>
              <w:marBottom w:val="0"/>
              <w:divBdr>
                <w:top w:val="none" w:sz="0" w:space="0" w:color="auto"/>
                <w:left w:val="none" w:sz="0" w:space="0" w:color="auto"/>
                <w:bottom w:val="none" w:sz="0" w:space="0" w:color="auto"/>
                <w:right w:val="none" w:sz="0" w:space="0" w:color="auto"/>
              </w:divBdr>
              <w:divsChild>
                <w:div w:id="241139269">
                  <w:marLeft w:val="0"/>
                  <w:marRight w:val="0"/>
                  <w:marTop w:val="0"/>
                  <w:marBottom w:val="0"/>
                  <w:divBdr>
                    <w:top w:val="none" w:sz="0" w:space="0" w:color="auto"/>
                    <w:left w:val="none" w:sz="0" w:space="0" w:color="auto"/>
                    <w:bottom w:val="none" w:sz="0" w:space="0" w:color="auto"/>
                    <w:right w:val="none" w:sz="0" w:space="0" w:color="auto"/>
                  </w:divBdr>
                </w:div>
                <w:div w:id="877162296">
                  <w:marLeft w:val="0"/>
                  <w:marRight w:val="0"/>
                  <w:marTop w:val="0"/>
                  <w:marBottom w:val="0"/>
                  <w:divBdr>
                    <w:top w:val="none" w:sz="0" w:space="0" w:color="auto"/>
                    <w:left w:val="none" w:sz="0" w:space="0" w:color="auto"/>
                    <w:bottom w:val="none" w:sz="0" w:space="0" w:color="auto"/>
                    <w:right w:val="none" w:sz="0" w:space="0" w:color="auto"/>
                  </w:divBdr>
                </w:div>
                <w:div w:id="964234656">
                  <w:marLeft w:val="0"/>
                  <w:marRight w:val="0"/>
                  <w:marTop w:val="0"/>
                  <w:marBottom w:val="0"/>
                  <w:divBdr>
                    <w:top w:val="none" w:sz="0" w:space="0" w:color="auto"/>
                    <w:left w:val="none" w:sz="0" w:space="0" w:color="auto"/>
                    <w:bottom w:val="none" w:sz="0" w:space="0" w:color="auto"/>
                    <w:right w:val="none" w:sz="0" w:space="0" w:color="auto"/>
                  </w:divBdr>
                </w:div>
              </w:divsChild>
            </w:div>
            <w:div w:id="1481799646">
              <w:marLeft w:val="0"/>
              <w:marRight w:val="0"/>
              <w:marTop w:val="0"/>
              <w:marBottom w:val="0"/>
              <w:divBdr>
                <w:top w:val="none" w:sz="0" w:space="0" w:color="auto"/>
                <w:left w:val="none" w:sz="0" w:space="0" w:color="auto"/>
                <w:bottom w:val="none" w:sz="0" w:space="0" w:color="auto"/>
                <w:right w:val="none" w:sz="0" w:space="0" w:color="auto"/>
              </w:divBdr>
            </w:div>
            <w:div w:id="1483496780">
              <w:marLeft w:val="0"/>
              <w:marRight w:val="0"/>
              <w:marTop w:val="0"/>
              <w:marBottom w:val="0"/>
              <w:divBdr>
                <w:top w:val="none" w:sz="0" w:space="0" w:color="auto"/>
                <w:left w:val="none" w:sz="0" w:space="0" w:color="auto"/>
                <w:bottom w:val="none" w:sz="0" w:space="0" w:color="auto"/>
                <w:right w:val="none" w:sz="0" w:space="0" w:color="auto"/>
              </w:divBdr>
            </w:div>
            <w:div w:id="1484352687">
              <w:marLeft w:val="0"/>
              <w:marRight w:val="0"/>
              <w:marTop w:val="0"/>
              <w:marBottom w:val="0"/>
              <w:divBdr>
                <w:top w:val="none" w:sz="0" w:space="0" w:color="auto"/>
                <w:left w:val="none" w:sz="0" w:space="0" w:color="auto"/>
                <w:bottom w:val="none" w:sz="0" w:space="0" w:color="auto"/>
                <w:right w:val="none" w:sz="0" w:space="0" w:color="auto"/>
              </w:divBdr>
            </w:div>
            <w:div w:id="1484735225">
              <w:marLeft w:val="0"/>
              <w:marRight w:val="0"/>
              <w:marTop w:val="0"/>
              <w:marBottom w:val="0"/>
              <w:divBdr>
                <w:top w:val="none" w:sz="0" w:space="0" w:color="auto"/>
                <w:left w:val="none" w:sz="0" w:space="0" w:color="auto"/>
                <w:bottom w:val="none" w:sz="0" w:space="0" w:color="auto"/>
                <w:right w:val="none" w:sz="0" w:space="0" w:color="auto"/>
              </w:divBdr>
            </w:div>
            <w:div w:id="1485244354">
              <w:marLeft w:val="0"/>
              <w:marRight w:val="0"/>
              <w:marTop w:val="0"/>
              <w:marBottom w:val="0"/>
              <w:divBdr>
                <w:top w:val="none" w:sz="0" w:space="0" w:color="auto"/>
                <w:left w:val="none" w:sz="0" w:space="0" w:color="auto"/>
                <w:bottom w:val="none" w:sz="0" w:space="0" w:color="auto"/>
                <w:right w:val="none" w:sz="0" w:space="0" w:color="auto"/>
              </w:divBdr>
            </w:div>
            <w:div w:id="1485465468">
              <w:marLeft w:val="0"/>
              <w:marRight w:val="0"/>
              <w:marTop w:val="0"/>
              <w:marBottom w:val="0"/>
              <w:divBdr>
                <w:top w:val="none" w:sz="0" w:space="0" w:color="auto"/>
                <w:left w:val="none" w:sz="0" w:space="0" w:color="auto"/>
                <w:bottom w:val="none" w:sz="0" w:space="0" w:color="auto"/>
                <w:right w:val="none" w:sz="0" w:space="0" w:color="auto"/>
              </w:divBdr>
            </w:div>
            <w:div w:id="1486778125">
              <w:marLeft w:val="0"/>
              <w:marRight w:val="0"/>
              <w:marTop w:val="0"/>
              <w:marBottom w:val="0"/>
              <w:divBdr>
                <w:top w:val="none" w:sz="0" w:space="0" w:color="auto"/>
                <w:left w:val="none" w:sz="0" w:space="0" w:color="auto"/>
                <w:bottom w:val="none" w:sz="0" w:space="0" w:color="auto"/>
                <w:right w:val="none" w:sz="0" w:space="0" w:color="auto"/>
              </w:divBdr>
            </w:div>
            <w:div w:id="1487090465">
              <w:marLeft w:val="0"/>
              <w:marRight w:val="0"/>
              <w:marTop w:val="0"/>
              <w:marBottom w:val="0"/>
              <w:divBdr>
                <w:top w:val="none" w:sz="0" w:space="0" w:color="auto"/>
                <w:left w:val="none" w:sz="0" w:space="0" w:color="auto"/>
                <w:bottom w:val="none" w:sz="0" w:space="0" w:color="auto"/>
                <w:right w:val="none" w:sz="0" w:space="0" w:color="auto"/>
              </w:divBdr>
            </w:div>
            <w:div w:id="1490748054">
              <w:marLeft w:val="0"/>
              <w:marRight w:val="0"/>
              <w:marTop w:val="0"/>
              <w:marBottom w:val="0"/>
              <w:divBdr>
                <w:top w:val="none" w:sz="0" w:space="0" w:color="auto"/>
                <w:left w:val="none" w:sz="0" w:space="0" w:color="auto"/>
                <w:bottom w:val="none" w:sz="0" w:space="0" w:color="auto"/>
                <w:right w:val="none" w:sz="0" w:space="0" w:color="auto"/>
              </w:divBdr>
            </w:div>
            <w:div w:id="1491096049">
              <w:marLeft w:val="0"/>
              <w:marRight w:val="0"/>
              <w:marTop w:val="0"/>
              <w:marBottom w:val="0"/>
              <w:divBdr>
                <w:top w:val="none" w:sz="0" w:space="0" w:color="auto"/>
                <w:left w:val="none" w:sz="0" w:space="0" w:color="auto"/>
                <w:bottom w:val="none" w:sz="0" w:space="0" w:color="auto"/>
                <w:right w:val="none" w:sz="0" w:space="0" w:color="auto"/>
              </w:divBdr>
            </w:div>
            <w:div w:id="1492939664">
              <w:marLeft w:val="0"/>
              <w:marRight w:val="0"/>
              <w:marTop w:val="0"/>
              <w:marBottom w:val="0"/>
              <w:divBdr>
                <w:top w:val="none" w:sz="0" w:space="0" w:color="auto"/>
                <w:left w:val="none" w:sz="0" w:space="0" w:color="auto"/>
                <w:bottom w:val="none" w:sz="0" w:space="0" w:color="auto"/>
                <w:right w:val="none" w:sz="0" w:space="0" w:color="auto"/>
              </w:divBdr>
            </w:div>
            <w:div w:id="1499074438">
              <w:marLeft w:val="0"/>
              <w:marRight w:val="0"/>
              <w:marTop w:val="0"/>
              <w:marBottom w:val="0"/>
              <w:divBdr>
                <w:top w:val="none" w:sz="0" w:space="0" w:color="auto"/>
                <w:left w:val="none" w:sz="0" w:space="0" w:color="auto"/>
                <w:bottom w:val="none" w:sz="0" w:space="0" w:color="auto"/>
                <w:right w:val="none" w:sz="0" w:space="0" w:color="auto"/>
              </w:divBdr>
            </w:div>
            <w:div w:id="1499418355">
              <w:marLeft w:val="0"/>
              <w:marRight w:val="0"/>
              <w:marTop w:val="0"/>
              <w:marBottom w:val="0"/>
              <w:divBdr>
                <w:top w:val="none" w:sz="0" w:space="0" w:color="auto"/>
                <w:left w:val="none" w:sz="0" w:space="0" w:color="auto"/>
                <w:bottom w:val="none" w:sz="0" w:space="0" w:color="auto"/>
                <w:right w:val="none" w:sz="0" w:space="0" w:color="auto"/>
              </w:divBdr>
            </w:div>
            <w:div w:id="1499618228">
              <w:marLeft w:val="0"/>
              <w:marRight w:val="0"/>
              <w:marTop w:val="0"/>
              <w:marBottom w:val="0"/>
              <w:divBdr>
                <w:top w:val="none" w:sz="0" w:space="0" w:color="auto"/>
                <w:left w:val="none" w:sz="0" w:space="0" w:color="auto"/>
                <w:bottom w:val="none" w:sz="0" w:space="0" w:color="auto"/>
                <w:right w:val="none" w:sz="0" w:space="0" w:color="auto"/>
              </w:divBdr>
            </w:div>
            <w:div w:id="1499808917">
              <w:marLeft w:val="0"/>
              <w:marRight w:val="0"/>
              <w:marTop w:val="0"/>
              <w:marBottom w:val="0"/>
              <w:divBdr>
                <w:top w:val="none" w:sz="0" w:space="0" w:color="auto"/>
                <w:left w:val="none" w:sz="0" w:space="0" w:color="auto"/>
                <w:bottom w:val="none" w:sz="0" w:space="0" w:color="auto"/>
                <w:right w:val="none" w:sz="0" w:space="0" w:color="auto"/>
              </w:divBdr>
            </w:div>
            <w:div w:id="1502230986">
              <w:marLeft w:val="0"/>
              <w:marRight w:val="0"/>
              <w:marTop w:val="0"/>
              <w:marBottom w:val="0"/>
              <w:divBdr>
                <w:top w:val="none" w:sz="0" w:space="0" w:color="auto"/>
                <w:left w:val="none" w:sz="0" w:space="0" w:color="auto"/>
                <w:bottom w:val="none" w:sz="0" w:space="0" w:color="auto"/>
                <w:right w:val="none" w:sz="0" w:space="0" w:color="auto"/>
              </w:divBdr>
            </w:div>
            <w:div w:id="1502819592">
              <w:marLeft w:val="0"/>
              <w:marRight w:val="0"/>
              <w:marTop w:val="0"/>
              <w:marBottom w:val="0"/>
              <w:divBdr>
                <w:top w:val="none" w:sz="0" w:space="0" w:color="auto"/>
                <w:left w:val="none" w:sz="0" w:space="0" w:color="auto"/>
                <w:bottom w:val="none" w:sz="0" w:space="0" w:color="auto"/>
                <w:right w:val="none" w:sz="0" w:space="0" w:color="auto"/>
              </w:divBdr>
            </w:div>
            <w:div w:id="1504586760">
              <w:marLeft w:val="0"/>
              <w:marRight w:val="0"/>
              <w:marTop w:val="0"/>
              <w:marBottom w:val="0"/>
              <w:divBdr>
                <w:top w:val="none" w:sz="0" w:space="0" w:color="auto"/>
                <w:left w:val="none" w:sz="0" w:space="0" w:color="auto"/>
                <w:bottom w:val="none" w:sz="0" w:space="0" w:color="auto"/>
                <w:right w:val="none" w:sz="0" w:space="0" w:color="auto"/>
              </w:divBdr>
            </w:div>
            <w:div w:id="1505972599">
              <w:marLeft w:val="0"/>
              <w:marRight w:val="0"/>
              <w:marTop w:val="0"/>
              <w:marBottom w:val="0"/>
              <w:divBdr>
                <w:top w:val="none" w:sz="0" w:space="0" w:color="auto"/>
                <w:left w:val="none" w:sz="0" w:space="0" w:color="auto"/>
                <w:bottom w:val="none" w:sz="0" w:space="0" w:color="auto"/>
                <w:right w:val="none" w:sz="0" w:space="0" w:color="auto"/>
              </w:divBdr>
            </w:div>
            <w:div w:id="1509171470">
              <w:marLeft w:val="0"/>
              <w:marRight w:val="0"/>
              <w:marTop w:val="0"/>
              <w:marBottom w:val="0"/>
              <w:divBdr>
                <w:top w:val="none" w:sz="0" w:space="0" w:color="auto"/>
                <w:left w:val="none" w:sz="0" w:space="0" w:color="auto"/>
                <w:bottom w:val="none" w:sz="0" w:space="0" w:color="auto"/>
                <w:right w:val="none" w:sz="0" w:space="0" w:color="auto"/>
              </w:divBdr>
            </w:div>
            <w:div w:id="1509175622">
              <w:marLeft w:val="0"/>
              <w:marRight w:val="0"/>
              <w:marTop w:val="0"/>
              <w:marBottom w:val="0"/>
              <w:divBdr>
                <w:top w:val="none" w:sz="0" w:space="0" w:color="auto"/>
                <w:left w:val="none" w:sz="0" w:space="0" w:color="auto"/>
                <w:bottom w:val="none" w:sz="0" w:space="0" w:color="auto"/>
                <w:right w:val="none" w:sz="0" w:space="0" w:color="auto"/>
              </w:divBdr>
            </w:div>
            <w:div w:id="1511215570">
              <w:marLeft w:val="0"/>
              <w:marRight w:val="0"/>
              <w:marTop w:val="0"/>
              <w:marBottom w:val="0"/>
              <w:divBdr>
                <w:top w:val="none" w:sz="0" w:space="0" w:color="auto"/>
                <w:left w:val="none" w:sz="0" w:space="0" w:color="auto"/>
                <w:bottom w:val="none" w:sz="0" w:space="0" w:color="auto"/>
                <w:right w:val="none" w:sz="0" w:space="0" w:color="auto"/>
              </w:divBdr>
            </w:div>
            <w:div w:id="1512063864">
              <w:marLeft w:val="0"/>
              <w:marRight w:val="0"/>
              <w:marTop w:val="0"/>
              <w:marBottom w:val="0"/>
              <w:divBdr>
                <w:top w:val="none" w:sz="0" w:space="0" w:color="auto"/>
                <w:left w:val="none" w:sz="0" w:space="0" w:color="auto"/>
                <w:bottom w:val="none" w:sz="0" w:space="0" w:color="auto"/>
                <w:right w:val="none" w:sz="0" w:space="0" w:color="auto"/>
              </w:divBdr>
            </w:div>
            <w:div w:id="1513184343">
              <w:marLeft w:val="0"/>
              <w:marRight w:val="0"/>
              <w:marTop w:val="0"/>
              <w:marBottom w:val="0"/>
              <w:divBdr>
                <w:top w:val="none" w:sz="0" w:space="0" w:color="auto"/>
                <w:left w:val="none" w:sz="0" w:space="0" w:color="auto"/>
                <w:bottom w:val="none" w:sz="0" w:space="0" w:color="auto"/>
                <w:right w:val="none" w:sz="0" w:space="0" w:color="auto"/>
              </w:divBdr>
            </w:div>
            <w:div w:id="1515270039">
              <w:marLeft w:val="0"/>
              <w:marRight w:val="0"/>
              <w:marTop w:val="0"/>
              <w:marBottom w:val="0"/>
              <w:divBdr>
                <w:top w:val="none" w:sz="0" w:space="0" w:color="auto"/>
                <w:left w:val="none" w:sz="0" w:space="0" w:color="auto"/>
                <w:bottom w:val="none" w:sz="0" w:space="0" w:color="auto"/>
                <w:right w:val="none" w:sz="0" w:space="0" w:color="auto"/>
              </w:divBdr>
            </w:div>
            <w:div w:id="1518697462">
              <w:marLeft w:val="0"/>
              <w:marRight w:val="0"/>
              <w:marTop w:val="0"/>
              <w:marBottom w:val="0"/>
              <w:divBdr>
                <w:top w:val="none" w:sz="0" w:space="0" w:color="auto"/>
                <w:left w:val="none" w:sz="0" w:space="0" w:color="auto"/>
                <w:bottom w:val="none" w:sz="0" w:space="0" w:color="auto"/>
                <w:right w:val="none" w:sz="0" w:space="0" w:color="auto"/>
              </w:divBdr>
            </w:div>
            <w:div w:id="1519544301">
              <w:marLeft w:val="0"/>
              <w:marRight w:val="0"/>
              <w:marTop w:val="0"/>
              <w:marBottom w:val="0"/>
              <w:divBdr>
                <w:top w:val="none" w:sz="0" w:space="0" w:color="auto"/>
                <w:left w:val="none" w:sz="0" w:space="0" w:color="auto"/>
                <w:bottom w:val="none" w:sz="0" w:space="0" w:color="auto"/>
                <w:right w:val="none" w:sz="0" w:space="0" w:color="auto"/>
              </w:divBdr>
            </w:div>
            <w:div w:id="1520311827">
              <w:marLeft w:val="0"/>
              <w:marRight w:val="0"/>
              <w:marTop w:val="0"/>
              <w:marBottom w:val="0"/>
              <w:divBdr>
                <w:top w:val="none" w:sz="0" w:space="0" w:color="auto"/>
                <w:left w:val="none" w:sz="0" w:space="0" w:color="auto"/>
                <w:bottom w:val="none" w:sz="0" w:space="0" w:color="auto"/>
                <w:right w:val="none" w:sz="0" w:space="0" w:color="auto"/>
              </w:divBdr>
            </w:div>
            <w:div w:id="1520583587">
              <w:marLeft w:val="0"/>
              <w:marRight w:val="0"/>
              <w:marTop w:val="0"/>
              <w:marBottom w:val="0"/>
              <w:divBdr>
                <w:top w:val="none" w:sz="0" w:space="0" w:color="auto"/>
                <w:left w:val="none" w:sz="0" w:space="0" w:color="auto"/>
                <w:bottom w:val="none" w:sz="0" w:space="0" w:color="auto"/>
                <w:right w:val="none" w:sz="0" w:space="0" w:color="auto"/>
              </w:divBdr>
            </w:div>
            <w:div w:id="1522090278">
              <w:marLeft w:val="0"/>
              <w:marRight w:val="0"/>
              <w:marTop w:val="0"/>
              <w:marBottom w:val="0"/>
              <w:divBdr>
                <w:top w:val="none" w:sz="0" w:space="0" w:color="auto"/>
                <w:left w:val="none" w:sz="0" w:space="0" w:color="auto"/>
                <w:bottom w:val="none" w:sz="0" w:space="0" w:color="auto"/>
                <w:right w:val="none" w:sz="0" w:space="0" w:color="auto"/>
              </w:divBdr>
            </w:div>
            <w:div w:id="1522235457">
              <w:marLeft w:val="0"/>
              <w:marRight w:val="0"/>
              <w:marTop w:val="0"/>
              <w:marBottom w:val="0"/>
              <w:divBdr>
                <w:top w:val="none" w:sz="0" w:space="0" w:color="auto"/>
                <w:left w:val="none" w:sz="0" w:space="0" w:color="auto"/>
                <w:bottom w:val="none" w:sz="0" w:space="0" w:color="auto"/>
                <w:right w:val="none" w:sz="0" w:space="0" w:color="auto"/>
              </w:divBdr>
            </w:div>
            <w:div w:id="1522862500">
              <w:marLeft w:val="0"/>
              <w:marRight w:val="0"/>
              <w:marTop w:val="0"/>
              <w:marBottom w:val="0"/>
              <w:divBdr>
                <w:top w:val="none" w:sz="0" w:space="0" w:color="auto"/>
                <w:left w:val="none" w:sz="0" w:space="0" w:color="auto"/>
                <w:bottom w:val="none" w:sz="0" w:space="0" w:color="auto"/>
                <w:right w:val="none" w:sz="0" w:space="0" w:color="auto"/>
              </w:divBdr>
            </w:div>
            <w:div w:id="1526208763">
              <w:marLeft w:val="0"/>
              <w:marRight w:val="0"/>
              <w:marTop w:val="0"/>
              <w:marBottom w:val="0"/>
              <w:divBdr>
                <w:top w:val="none" w:sz="0" w:space="0" w:color="auto"/>
                <w:left w:val="none" w:sz="0" w:space="0" w:color="auto"/>
                <w:bottom w:val="none" w:sz="0" w:space="0" w:color="auto"/>
                <w:right w:val="none" w:sz="0" w:space="0" w:color="auto"/>
              </w:divBdr>
            </w:div>
            <w:div w:id="1529680112">
              <w:marLeft w:val="0"/>
              <w:marRight w:val="0"/>
              <w:marTop w:val="0"/>
              <w:marBottom w:val="0"/>
              <w:divBdr>
                <w:top w:val="none" w:sz="0" w:space="0" w:color="auto"/>
                <w:left w:val="none" w:sz="0" w:space="0" w:color="auto"/>
                <w:bottom w:val="none" w:sz="0" w:space="0" w:color="auto"/>
                <w:right w:val="none" w:sz="0" w:space="0" w:color="auto"/>
              </w:divBdr>
            </w:div>
            <w:div w:id="1529680707">
              <w:marLeft w:val="0"/>
              <w:marRight w:val="0"/>
              <w:marTop w:val="0"/>
              <w:marBottom w:val="0"/>
              <w:divBdr>
                <w:top w:val="none" w:sz="0" w:space="0" w:color="auto"/>
                <w:left w:val="none" w:sz="0" w:space="0" w:color="auto"/>
                <w:bottom w:val="none" w:sz="0" w:space="0" w:color="auto"/>
                <w:right w:val="none" w:sz="0" w:space="0" w:color="auto"/>
              </w:divBdr>
            </w:div>
            <w:div w:id="1531144258">
              <w:marLeft w:val="0"/>
              <w:marRight w:val="0"/>
              <w:marTop w:val="0"/>
              <w:marBottom w:val="0"/>
              <w:divBdr>
                <w:top w:val="none" w:sz="0" w:space="0" w:color="auto"/>
                <w:left w:val="none" w:sz="0" w:space="0" w:color="auto"/>
                <w:bottom w:val="none" w:sz="0" w:space="0" w:color="auto"/>
                <w:right w:val="none" w:sz="0" w:space="0" w:color="auto"/>
              </w:divBdr>
            </w:div>
            <w:div w:id="1531214203">
              <w:marLeft w:val="0"/>
              <w:marRight w:val="0"/>
              <w:marTop w:val="0"/>
              <w:marBottom w:val="0"/>
              <w:divBdr>
                <w:top w:val="none" w:sz="0" w:space="0" w:color="auto"/>
                <w:left w:val="none" w:sz="0" w:space="0" w:color="auto"/>
                <w:bottom w:val="none" w:sz="0" w:space="0" w:color="auto"/>
                <w:right w:val="none" w:sz="0" w:space="0" w:color="auto"/>
              </w:divBdr>
            </w:div>
            <w:div w:id="1531332290">
              <w:marLeft w:val="0"/>
              <w:marRight w:val="0"/>
              <w:marTop w:val="0"/>
              <w:marBottom w:val="0"/>
              <w:divBdr>
                <w:top w:val="none" w:sz="0" w:space="0" w:color="auto"/>
                <w:left w:val="none" w:sz="0" w:space="0" w:color="auto"/>
                <w:bottom w:val="none" w:sz="0" w:space="0" w:color="auto"/>
                <w:right w:val="none" w:sz="0" w:space="0" w:color="auto"/>
              </w:divBdr>
            </w:div>
            <w:div w:id="1532298768">
              <w:marLeft w:val="0"/>
              <w:marRight w:val="0"/>
              <w:marTop w:val="0"/>
              <w:marBottom w:val="0"/>
              <w:divBdr>
                <w:top w:val="none" w:sz="0" w:space="0" w:color="auto"/>
                <w:left w:val="none" w:sz="0" w:space="0" w:color="auto"/>
                <w:bottom w:val="none" w:sz="0" w:space="0" w:color="auto"/>
                <w:right w:val="none" w:sz="0" w:space="0" w:color="auto"/>
              </w:divBdr>
            </w:div>
            <w:div w:id="1532302681">
              <w:marLeft w:val="0"/>
              <w:marRight w:val="0"/>
              <w:marTop w:val="0"/>
              <w:marBottom w:val="0"/>
              <w:divBdr>
                <w:top w:val="none" w:sz="0" w:space="0" w:color="auto"/>
                <w:left w:val="none" w:sz="0" w:space="0" w:color="auto"/>
                <w:bottom w:val="none" w:sz="0" w:space="0" w:color="auto"/>
                <w:right w:val="none" w:sz="0" w:space="0" w:color="auto"/>
              </w:divBdr>
            </w:div>
            <w:div w:id="1533149951">
              <w:marLeft w:val="0"/>
              <w:marRight w:val="0"/>
              <w:marTop w:val="0"/>
              <w:marBottom w:val="0"/>
              <w:divBdr>
                <w:top w:val="none" w:sz="0" w:space="0" w:color="auto"/>
                <w:left w:val="none" w:sz="0" w:space="0" w:color="auto"/>
                <w:bottom w:val="none" w:sz="0" w:space="0" w:color="auto"/>
                <w:right w:val="none" w:sz="0" w:space="0" w:color="auto"/>
              </w:divBdr>
            </w:div>
            <w:div w:id="1534270726">
              <w:marLeft w:val="0"/>
              <w:marRight w:val="0"/>
              <w:marTop w:val="0"/>
              <w:marBottom w:val="0"/>
              <w:divBdr>
                <w:top w:val="none" w:sz="0" w:space="0" w:color="auto"/>
                <w:left w:val="none" w:sz="0" w:space="0" w:color="auto"/>
                <w:bottom w:val="none" w:sz="0" w:space="0" w:color="auto"/>
                <w:right w:val="none" w:sz="0" w:space="0" w:color="auto"/>
              </w:divBdr>
            </w:div>
            <w:div w:id="1535264168">
              <w:marLeft w:val="0"/>
              <w:marRight w:val="0"/>
              <w:marTop w:val="0"/>
              <w:marBottom w:val="0"/>
              <w:divBdr>
                <w:top w:val="none" w:sz="0" w:space="0" w:color="auto"/>
                <w:left w:val="none" w:sz="0" w:space="0" w:color="auto"/>
                <w:bottom w:val="none" w:sz="0" w:space="0" w:color="auto"/>
                <w:right w:val="none" w:sz="0" w:space="0" w:color="auto"/>
              </w:divBdr>
            </w:div>
            <w:div w:id="1537422046">
              <w:marLeft w:val="0"/>
              <w:marRight w:val="0"/>
              <w:marTop w:val="0"/>
              <w:marBottom w:val="0"/>
              <w:divBdr>
                <w:top w:val="none" w:sz="0" w:space="0" w:color="auto"/>
                <w:left w:val="none" w:sz="0" w:space="0" w:color="auto"/>
                <w:bottom w:val="none" w:sz="0" w:space="0" w:color="auto"/>
                <w:right w:val="none" w:sz="0" w:space="0" w:color="auto"/>
              </w:divBdr>
            </w:div>
            <w:div w:id="1539660967">
              <w:marLeft w:val="0"/>
              <w:marRight w:val="0"/>
              <w:marTop w:val="0"/>
              <w:marBottom w:val="0"/>
              <w:divBdr>
                <w:top w:val="none" w:sz="0" w:space="0" w:color="auto"/>
                <w:left w:val="none" w:sz="0" w:space="0" w:color="auto"/>
                <w:bottom w:val="none" w:sz="0" w:space="0" w:color="auto"/>
                <w:right w:val="none" w:sz="0" w:space="0" w:color="auto"/>
              </w:divBdr>
            </w:div>
            <w:div w:id="1541553845">
              <w:marLeft w:val="0"/>
              <w:marRight w:val="0"/>
              <w:marTop w:val="0"/>
              <w:marBottom w:val="0"/>
              <w:divBdr>
                <w:top w:val="none" w:sz="0" w:space="0" w:color="auto"/>
                <w:left w:val="none" w:sz="0" w:space="0" w:color="auto"/>
                <w:bottom w:val="none" w:sz="0" w:space="0" w:color="auto"/>
                <w:right w:val="none" w:sz="0" w:space="0" w:color="auto"/>
              </w:divBdr>
            </w:div>
            <w:div w:id="1542284164">
              <w:marLeft w:val="0"/>
              <w:marRight w:val="0"/>
              <w:marTop w:val="0"/>
              <w:marBottom w:val="0"/>
              <w:divBdr>
                <w:top w:val="none" w:sz="0" w:space="0" w:color="auto"/>
                <w:left w:val="none" w:sz="0" w:space="0" w:color="auto"/>
                <w:bottom w:val="none" w:sz="0" w:space="0" w:color="auto"/>
                <w:right w:val="none" w:sz="0" w:space="0" w:color="auto"/>
              </w:divBdr>
            </w:div>
            <w:div w:id="1545633094">
              <w:marLeft w:val="0"/>
              <w:marRight w:val="0"/>
              <w:marTop w:val="0"/>
              <w:marBottom w:val="0"/>
              <w:divBdr>
                <w:top w:val="none" w:sz="0" w:space="0" w:color="auto"/>
                <w:left w:val="none" w:sz="0" w:space="0" w:color="auto"/>
                <w:bottom w:val="none" w:sz="0" w:space="0" w:color="auto"/>
                <w:right w:val="none" w:sz="0" w:space="0" w:color="auto"/>
              </w:divBdr>
            </w:div>
            <w:div w:id="1546020067">
              <w:marLeft w:val="0"/>
              <w:marRight w:val="0"/>
              <w:marTop w:val="0"/>
              <w:marBottom w:val="0"/>
              <w:divBdr>
                <w:top w:val="none" w:sz="0" w:space="0" w:color="auto"/>
                <w:left w:val="none" w:sz="0" w:space="0" w:color="auto"/>
                <w:bottom w:val="none" w:sz="0" w:space="0" w:color="auto"/>
                <w:right w:val="none" w:sz="0" w:space="0" w:color="auto"/>
              </w:divBdr>
            </w:div>
            <w:div w:id="1546329589">
              <w:marLeft w:val="0"/>
              <w:marRight w:val="0"/>
              <w:marTop w:val="0"/>
              <w:marBottom w:val="0"/>
              <w:divBdr>
                <w:top w:val="none" w:sz="0" w:space="0" w:color="auto"/>
                <w:left w:val="none" w:sz="0" w:space="0" w:color="auto"/>
                <w:bottom w:val="none" w:sz="0" w:space="0" w:color="auto"/>
                <w:right w:val="none" w:sz="0" w:space="0" w:color="auto"/>
              </w:divBdr>
            </w:div>
            <w:div w:id="1547450910">
              <w:marLeft w:val="0"/>
              <w:marRight w:val="0"/>
              <w:marTop w:val="0"/>
              <w:marBottom w:val="0"/>
              <w:divBdr>
                <w:top w:val="none" w:sz="0" w:space="0" w:color="auto"/>
                <w:left w:val="none" w:sz="0" w:space="0" w:color="auto"/>
                <w:bottom w:val="none" w:sz="0" w:space="0" w:color="auto"/>
                <w:right w:val="none" w:sz="0" w:space="0" w:color="auto"/>
              </w:divBdr>
            </w:div>
            <w:div w:id="1547764770">
              <w:marLeft w:val="0"/>
              <w:marRight w:val="0"/>
              <w:marTop w:val="0"/>
              <w:marBottom w:val="0"/>
              <w:divBdr>
                <w:top w:val="none" w:sz="0" w:space="0" w:color="auto"/>
                <w:left w:val="none" w:sz="0" w:space="0" w:color="auto"/>
                <w:bottom w:val="none" w:sz="0" w:space="0" w:color="auto"/>
                <w:right w:val="none" w:sz="0" w:space="0" w:color="auto"/>
              </w:divBdr>
            </w:div>
            <w:div w:id="1549759997">
              <w:marLeft w:val="0"/>
              <w:marRight w:val="0"/>
              <w:marTop w:val="360"/>
              <w:marBottom w:val="0"/>
              <w:divBdr>
                <w:top w:val="single" w:sz="6" w:space="0" w:color="auto"/>
                <w:left w:val="single" w:sz="6" w:space="0" w:color="auto"/>
                <w:bottom w:val="single" w:sz="6" w:space="0" w:color="auto"/>
                <w:right w:val="single" w:sz="6" w:space="0" w:color="auto"/>
              </w:divBdr>
            </w:div>
            <w:div w:id="1550723096">
              <w:marLeft w:val="0"/>
              <w:marRight w:val="0"/>
              <w:marTop w:val="0"/>
              <w:marBottom w:val="0"/>
              <w:divBdr>
                <w:top w:val="none" w:sz="0" w:space="0" w:color="auto"/>
                <w:left w:val="none" w:sz="0" w:space="0" w:color="auto"/>
                <w:bottom w:val="none" w:sz="0" w:space="0" w:color="auto"/>
                <w:right w:val="none" w:sz="0" w:space="0" w:color="auto"/>
              </w:divBdr>
            </w:div>
            <w:div w:id="1550725575">
              <w:marLeft w:val="0"/>
              <w:marRight w:val="0"/>
              <w:marTop w:val="0"/>
              <w:marBottom w:val="0"/>
              <w:divBdr>
                <w:top w:val="none" w:sz="0" w:space="0" w:color="auto"/>
                <w:left w:val="none" w:sz="0" w:space="0" w:color="auto"/>
                <w:bottom w:val="none" w:sz="0" w:space="0" w:color="auto"/>
                <w:right w:val="none" w:sz="0" w:space="0" w:color="auto"/>
              </w:divBdr>
            </w:div>
            <w:div w:id="1551727933">
              <w:marLeft w:val="0"/>
              <w:marRight w:val="0"/>
              <w:marTop w:val="0"/>
              <w:marBottom w:val="0"/>
              <w:divBdr>
                <w:top w:val="none" w:sz="0" w:space="0" w:color="auto"/>
                <w:left w:val="none" w:sz="0" w:space="0" w:color="auto"/>
                <w:bottom w:val="none" w:sz="0" w:space="0" w:color="auto"/>
                <w:right w:val="none" w:sz="0" w:space="0" w:color="auto"/>
              </w:divBdr>
            </w:div>
            <w:div w:id="1552184414">
              <w:marLeft w:val="0"/>
              <w:marRight w:val="0"/>
              <w:marTop w:val="0"/>
              <w:marBottom w:val="0"/>
              <w:divBdr>
                <w:top w:val="none" w:sz="0" w:space="0" w:color="auto"/>
                <w:left w:val="none" w:sz="0" w:space="0" w:color="auto"/>
                <w:bottom w:val="none" w:sz="0" w:space="0" w:color="auto"/>
                <w:right w:val="none" w:sz="0" w:space="0" w:color="auto"/>
              </w:divBdr>
            </w:div>
            <w:div w:id="1552186889">
              <w:marLeft w:val="0"/>
              <w:marRight w:val="0"/>
              <w:marTop w:val="0"/>
              <w:marBottom w:val="0"/>
              <w:divBdr>
                <w:top w:val="none" w:sz="0" w:space="0" w:color="auto"/>
                <w:left w:val="none" w:sz="0" w:space="0" w:color="auto"/>
                <w:bottom w:val="none" w:sz="0" w:space="0" w:color="auto"/>
                <w:right w:val="none" w:sz="0" w:space="0" w:color="auto"/>
              </w:divBdr>
            </w:div>
            <w:div w:id="1553075168">
              <w:marLeft w:val="0"/>
              <w:marRight w:val="0"/>
              <w:marTop w:val="0"/>
              <w:marBottom w:val="0"/>
              <w:divBdr>
                <w:top w:val="none" w:sz="0" w:space="0" w:color="auto"/>
                <w:left w:val="none" w:sz="0" w:space="0" w:color="auto"/>
                <w:bottom w:val="none" w:sz="0" w:space="0" w:color="auto"/>
                <w:right w:val="none" w:sz="0" w:space="0" w:color="auto"/>
              </w:divBdr>
            </w:div>
            <w:div w:id="1554539515">
              <w:marLeft w:val="0"/>
              <w:marRight w:val="0"/>
              <w:marTop w:val="0"/>
              <w:marBottom w:val="0"/>
              <w:divBdr>
                <w:top w:val="none" w:sz="0" w:space="0" w:color="auto"/>
                <w:left w:val="none" w:sz="0" w:space="0" w:color="auto"/>
                <w:bottom w:val="none" w:sz="0" w:space="0" w:color="auto"/>
                <w:right w:val="none" w:sz="0" w:space="0" w:color="auto"/>
              </w:divBdr>
            </w:div>
            <w:div w:id="1557619820">
              <w:marLeft w:val="0"/>
              <w:marRight w:val="0"/>
              <w:marTop w:val="0"/>
              <w:marBottom w:val="0"/>
              <w:divBdr>
                <w:top w:val="none" w:sz="0" w:space="0" w:color="auto"/>
                <w:left w:val="none" w:sz="0" w:space="0" w:color="auto"/>
                <w:bottom w:val="none" w:sz="0" w:space="0" w:color="auto"/>
                <w:right w:val="none" w:sz="0" w:space="0" w:color="auto"/>
              </w:divBdr>
            </w:div>
            <w:div w:id="1560510434">
              <w:marLeft w:val="0"/>
              <w:marRight w:val="0"/>
              <w:marTop w:val="0"/>
              <w:marBottom w:val="0"/>
              <w:divBdr>
                <w:top w:val="none" w:sz="0" w:space="0" w:color="auto"/>
                <w:left w:val="none" w:sz="0" w:space="0" w:color="auto"/>
                <w:bottom w:val="none" w:sz="0" w:space="0" w:color="auto"/>
                <w:right w:val="none" w:sz="0" w:space="0" w:color="auto"/>
              </w:divBdr>
            </w:div>
            <w:div w:id="1561210038">
              <w:marLeft w:val="0"/>
              <w:marRight w:val="0"/>
              <w:marTop w:val="0"/>
              <w:marBottom w:val="0"/>
              <w:divBdr>
                <w:top w:val="none" w:sz="0" w:space="0" w:color="auto"/>
                <w:left w:val="none" w:sz="0" w:space="0" w:color="auto"/>
                <w:bottom w:val="none" w:sz="0" w:space="0" w:color="auto"/>
                <w:right w:val="none" w:sz="0" w:space="0" w:color="auto"/>
              </w:divBdr>
            </w:div>
            <w:div w:id="1561288732">
              <w:marLeft w:val="0"/>
              <w:marRight w:val="0"/>
              <w:marTop w:val="0"/>
              <w:marBottom w:val="0"/>
              <w:divBdr>
                <w:top w:val="none" w:sz="0" w:space="0" w:color="auto"/>
                <w:left w:val="none" w:sz="0" w:space="0" w:color="auto"/>
                <w:bottom w:val="none" w:sz="0" w:space="0" w:color="auto"/>
                <w:right w:val="none" w:sz="0" w:space="0" w:color="auto"/>
              </w:divBdr>
            </w:div>
            <w:div w:id="1561554123">
              <w:marLeft w:val="0"/>
              <w:marRight w:val="0"/>
              <w:marTop w:val="0"/>
              <w:marBottom w:val="0"/>
              <w:divBdr>
                <w:top w:val="none" w:sz="0" w:space="0" w:color="auto"/>
                <w:left w:val="none" w:sz="0" w:space="0" w:color="auto"/>
                <w:bottom w:val="none" w:sz="0" w:space="0" w:color="auto"/>
                <w:right w:val="none" w:sz="0" w:space="0" w:color="auto"/>
              </w:divBdr>
            </w:div>
            <w:div w:id="1563758867">
              <w:marLeft w:val="0"/>
              <w:marRight w:val="0"/>
              <w:marTop w:val="0"/>
              <w:marBottom w:val="0"/>
              <w:divBdr>
                <w:top w:val="none" w:sz="0" w:space="0" w:color="auto"/>
                <w:left w:val="none" w:sz="0" w:space="0" w:color="auto"/>
                <w:bottom w:val="none" w:sz="0" w:space="0" w:color="auto"/>
                <w:right w:val="none" w:sz="0" w:space="0" w:color="auto"/>
              </w:divBdr>
            </w:div>
            <w:div w:id="1565335100">
              <w:marLeft w:val="0"/>
              <w:marRight w:val="0"/>
              <w:marTop w:val="0"/>
              <w:marBottom w:val="0"/>
              <w:divBdr>
                <w:top w:val="none" w:sz="0" w:space="0" w:color="auto"/>
                <w:left w:val="none" w:sz="0" w:space="0" w:color="auto"/>
                <w:bottom w:val="none" w:sz="0" w:space="0" w:color="auto"/>
                <w:right w:val="none" w:sz="0" w:space="0" w:color="auto"/>
              </w:divBdr>
            </w:div>
            <w:div w:id="1565725739">
              <w:marLeft w:val="0"/>
              <w:marRight w:val="0"/>
              <w:marTop w:val="0"/>
              <w:marBottom w:val="0"/>
              <w:divBdr>
                <w:top w:val="none" w:sz="0" w:space="0" w:color="auto"/>
                <w:left w:val="none" w:sz="0" w:space="0" w:color="auto"/>
                <w:bottom w:val="none" w:sz="0" w:space="0" w:color="auto"/>
                <w:right w:val="none" w:sz="0" w:space="0" w:color="auto"/>
              </w:divBdr>
            </w:div>
            <w:div w:id="1565946788">
              <w:marLeft w:val="0"/>
              <w:marRight w:val="0"/>
              <w:marTop w:val="0"/>
              <w:marBottom w:val="0"/>
              <w:divBdr>
                <w:top w:val="none" w:sz="0" w:space="0" w:color="auto"/>
                <w:left w:val="none" w:sz="0" w:space="0" w:color="auto"/>
                <w:bottom w:val="none" w:sz="0" w:space="0" w:color="auto"/>
                <w:right w:val="none" w:sz="0" w:space="0" w:color="auto"/>
              </w:divBdr>
            </w:div>
            <w:div w:id="1568152158">
              <w:marLeft w:val="0"/>
              <w:marRight w:val="0"/>
              <w:marTop w:val="0"/>
              <w:marBottom w:val="0"/>
              <w:divBdr>
                <w:top w:val="none" w:sz="0" w:space="0" w:color="auto"/>
                <w:left w:val="none" w:sz="0" w:space="0" w:color="auto"/>
                <w:bottom w:val="none" w:sz="0" w:space="0" w:color="auto"/>
                <w:right w:val="none" w:sz="0" w:space="0" w:color="auto"/>
              </w:divBdr>
            </w:div>
            <w:div w:id="1569488165">
              <w:marLeft w:val="0"/>
              <w:marRight w:val="0"/>
              <w:marTop w:val="0"/>
              <w:marBottom w:val="0"/>
              <w:divBdr>
                <w:top w:val="none" w:sz="0" w:space="0" w:color="auto"/>
                <w:left w:val="none" w:sz="0" w:space="0" w:color="auto"/>
                <w:bottom w:val="none" w:sz="0" w:space="0" w:color="auto"/>
                <w:right w:val="none" w:sz="0" w:space="0" w:color="auto"/>
              </w:divBdr>
            </w:div>
            <w:div w:id="1569879531">
              <w:marLeft w:val="0"/>
              <w:marRight w:val="0"/>
              <w:marTop w:val="0"/>
              <w:marBottom w:val="0"/>
              <w:divBdr>
                <w:top w:val="none" w:sz="0" w:space="0" w:color="auto"/>
                <w:left w:val="none" w:sz="0" w:space="0" w:color="auto"/>
                <w:bottom w:val="none" w:sz="0" w:space="0" w:color="auto"/>
                <w:right w:val="none" w:sz="0" w:space="0" w:color="auto"/>
              </w:divBdr>
            </w:div>
            <w:div w:id="1569997679">
              <w:marLeft w:val="0"/>
              <w:marRight w:val="0"/>
              <w:marTop w:val="0"/>
              <w:marBottom w:val="0"/>
              <w:divBdr>
                <w:top w:val="none" w:sz="0" w:space="0" w:color="auto"/>
                <w:left w:val="none" w:sz="0" w:space="0" w:color="auto"/>
                <w:bottom w:val="none" w:sz="0" w:space="0" w:color="auto"/>
                <w:right w:val="none" w:sz="0" w:space="0" w:color="auto"/>
              </w:divBdr>
            </w:div>
            <w:div w:id="1570069486">
              <w:marLeft w:val="0"/>
              <w:marRight w:val="0"/>
              <w:marTop w:val="0"/>
              <w:marBottom w:val="0"/>
              <w:divBdr>
                <w:top w:val="none" w:sz="0" w:space="0" w:color="auto"/>
                <w:left w:val="none" w:sz="0" w:space="0" w:color="auto"/>
                <w:bottom w:val="none" w:sz="0" w:space="0" w:color="auto"/>
                <w:right w:val="none" w:sz="0" w:space="0" w:color="auto"/>
              </w:divBdr>
            </w:div>
            <w:div w:id="1571036224">
              <w:marLeft w:val="0"/>
              <w:marRight w:val="0"/>
              <w:marTop w:val="0"/>
              <w:marBottom w:val="0"/>
              <w:divBdr>
                <w:top w:val="none" w:sz="0" w:space="0" w:color="auto"/>
                <w:left w:val="none" w:sz="0" w:space="0" w:color="auto"/>
                <w:bottom w:val="none" w:sz="0" w:space="0" w:color="auto"/>
                <w:right w:val="none" w:sz="0" w:space="0" w:color="auto"/>
              </w:divBdr>
            </w:div>
            <w:div w:id="1573656353">
              <w:marLeft w:val="0"/>
              <w:marRight w:val="0"/>
              <w:marTop w:val="0"/>
              <w:marBottom w:val="0"/>
              <w:divBdr>
                <w:top w:val="none" w:sz="0" w:space="0" w:color="auto"/>
                <w:left w:val="none" w:sz="0" w:space="0" w:color="auto"/>
                <w:bottom w:val="none" w:sz="0" w:space="0" w:color="auto"/>
                <w:right w:val="none" w:sz="0" w:space="0" w:color="auto"/>
              </w:divBdr>
            </w:div>
            <w:div w:id="1574124313">
              <w:marLeft w:val="0"/>
              <w:marRight w:val="0"/>
              <w:marTop w:val="0"/>
              <w:marBottom w:val="0"/>
              <w:divBdr>
                <w:top w:val="none" w:sz="0" w:space="0" w:color="auto"/>
                <w:left w:val="none" w:sz="0" w:space="0" w:color="auto"/>
                <w:bottom w:val="none" w:sz="0" w:space="0" w:color="auto"/>
                <w:right w:val="none" w:sz="0" w:space="0" w:color="auto"/>
              </w:divBdr>
            </w:div>
            <w:div w:id="1574660689">
              <w:marLeft w:val="0"/>
              <w:marRight w:val="0"/>
              <w:marTop w:val="0"/>
              <w:marBottom w:val="0"/>
              <w:divBdr>
                <w:top w:val="none" w:sz="0" w:space="0" w:color="auto"/>
                <w:left w:val="none" w:sz="0" w:space="0" w:color="auto"/>
                <w:bottom w:val="none" w:sz="0" w:space="0" w:color="auto"/>
                <w:right w:val="none" w:sz="0" w:space="0" w:color="auto"/>
              </w:divBdr>
            </w:div>
            <w:div w:id="1577745966">
              <w:marLeft w:val="0"/>
              <w:marRight w:val="0"/>
              <w:marTop w:val="0"/>
              <w:marBottom w:val="0"/>
              <w:divBdr>
                <w:top w:val="none" w:sz="0" w:space="0" w:color="auto"/>
                <w:left w:val="none" w:sz="0" w:space="0" w:color="auto"/>
                <w:bottom w:val="none" w:sz="0" w:space="0" w:color="auto"/>
                <w:right w:val="none" w:sz="0" w:space="0" w:color="auto"/>
              </w:divBdr>
            </w:div>
            <w:div w:id="1580210651">
              <w:marLeft w:val="0"/>
              <w:marRight w:val="0"/>
              <w:marTop w:val="0"/>
              <w:marBottom w:val="0"/>
              <w:divBdr>
                <w:top w:val="none" w:sz="0" w:space="0" w:color="auto"/>
                <w:left w:val="none" w:sz="0" w:space="0" w:color="auto"/>
                <w:bottom w:val="none" w:sz="0" w:space="0" w:color="auto"/>
                <w:right w:val="none" w:sz="0" w:space="0" w:color="auto"/>
              </w:divBdr>
            </w:div>
            <w:div w:id="1582568269">
              <w:marLeft w:val="0"/>
              <w:marRight w:val="0"/>
              <w:marTop w:val="0"/>
              <w:marBottom w:val="0"/>
              <w:divBdr>
                <w:top w:val="none" w:sz="0" w:space="0" w:color="auto"/>
                <w:left w:val="none" w:sz="0" w:space="0" w:color="auto"/>
                <w:bottom w:val="none" w:sz="0" w:space="0" w:color="auto"/>
                <w:right w:val="none" w:sz="0" w:space="0" w:color="auto"/>
              </w:divBdr>
            </w:div>
            <w:div w:id="1583678197">
              <w:marLeft w:val="0"/>
              <w:marRight w:val="0"/>
              <w:marTop w:val="0"/>
              <w:marBottom w:val="0"/>
              <w:divBdr>
                <w:top w:val="none" w:sz="0" w:space="0" w:color="auto"/>
                <w:left w:val="none" w:sz="0" w:space="0" w:color="auto"/>
                <w:bottom w:val="none" w:sz="0" w:space="0" w:color="auto"/>
                <w:right w:val="none" w:sz="0" w:space="0" w:color="auto"/>
              </w:divBdr>
            </w:div>
            <w:div w:id="1584224537">
              <w:marLeft w:val="0"/>
              <w:marRight w:val="0"/>
              <w:marTop w:val="0"/>
              <w:marBottom w:val="0"/>
              <w:divBdr>
                <w:top w:val="none" w:sz="0" w:space="0" w:color="auto"/>
                <w:left w:val="none" w:sz="0" w:space="0" w:color="auto"/>
                <w:bottom w:val="none" w:sz="0" w:space="0" w:color="auto"/>
                <w:right w:val="none" w:sz="0" w:space="0" w:color="auto"/>
              </w:divBdr>
            </w:div>
            <w:div w:id="1584608820">
              <w:marLeft w:val="0"/>
              <w:marRight w:val="0"/>
              <w:marTop w:val="0"/>
              <w:marBottom w:val="0"/>
              <w:divBdr>
                <w:top w:val="none" w:sz="0" w:space="0" w:color="auto"/>
                <w:left w:val="none" w:sz="0" w:space="0" w:color="auto"/>
                <w:bottom w:val="none" w:sz="0" w:space="0" w:color="auto"/>
                <w:right w:val="none" w:sz="0" w:space="0" w:color="auto"/>
              </w:divBdr>
            </w:div>
            <w:div w:id="1585602214">
              <w:marLeft w:val="0"/>
              <w:marRight w:val="0"/>
              <w:marTop w:val="0"/>
              <w:marBottom w:val="0"/>
              <w:divBdr>
                <w:top w:val="none" w:sz="0" w:space="0" w:color="auto"/>
                <w:left w:val="none" w:sz="0" w:space="0" w:color="auto"/>
                <w:bottom w:val="none" w:sz="0" w:space="0" w:color="auto"/>
                <w:right w:val="none" w:sz="0" w:space="0" w:color="auto"/>
              </w:divBdr>
            </w:div>
            <w:div w:id="1587298133">
              <w:marLeft w:val="0"/>
              <w:marRight w:val="0"/>
              <w:marTop w:val="0"/>
              <w:marBottom w:val="0"/>
              <w:divBdr>
                <w:top w:val="none" w:sz="0" w:space="0" w:color="auto"/>
                <w:left w:val="none" w:sz="0" w:space="0" w:color="auto"/>
                <w:bottom w:val="none" w:sz="0" w:space="0" w:color="auto"/>
                <w:right w:val="none" w:sz="0" w:space="0" w:color="auto"/>
              </w:divBdr>
            </w:div>
            <w:div w:id="1588270378">
              <w:marLeft w:val="0"/>
              <w:marRight w:val="0"/>
              <w:marTop w:val="0"/>
              <w:marBottom w:val="0"/>
              <w:divBdr>
                <w:top w:val="none" w:sz="0" w:space="0" w:color="auto"/>
                <w:left w:val="none" w:sz="0" w:space="0" w:color="auto"/>
                <w:bottom w:val="none" w:sz="0" w:space="0" w:color="auto"/>
                <w:right w:val="none" w:sz="0" w:space="0" w:color="auto"/>
              </w:divBdr>
            </w:div>
            <w:div w:id="1597399802">
              <w:marLeft w:val="0"/>
              <w:marRight w:val="0"/>
              <w:marTop w:val="0"/>
              <w:marBottom w:val="0"/>
              <w:divBdr>
                <w:top w:val="none" w:sz="0" w:space="0" w:color="auto"/>
                <w:left w:val="none" w:sz="0" w:space="0" w:color="auto"/>
                <w:bottom w:val="none" w:sz="0" w:space="0" w:color="auto"/>
                <w:right w:val="none" w:sz="0" w:space="0" w:color="auto"/>
              </w:divBdr>
            </w:div>
            <w:div w:id="1597862073">
              <w:marLeft w:val="0"/>
              <w:marRight w:val="0"/>
              <w:marTop w:val="0"/>
              <w:marBottom w:val="0"/>
              <w:divBdr>
                <w:top w:val="none" w:sz="0" w:space="0" w:color="auto"/>
                <w:left w:val="none" w:sz="0" w:space="0" w:color="auto"/>
                <w:bottom w:val="none" w:sz="0" w:space="0" w:color="auto"/>
                <w:right w:val="none" w:sz="0" w:space="0" w:color="auto"/>
              </w:divBdr>
            </w:div>
            <w:div w:id="1599094023">
              <w:marLeft w:val="0"/>
              <w:marRight w:val="0"/>
              <w:marTop w:val="0"/>
              <w:marBottom w:val="0"/>
              <w:divBdr>
                <w:top w:val="none" w:sz="0" w:space="0" w:color="auto"/>
                <w:left w:val="none" w:sz="0" w:space="0" w:color="auto"/>
                <w:bottom w:val="none" w:sz="0" w:space="0" w:color="auto"/>
                <w:right w:val="none" w:sz="0" w:space="0" w:color="auto"/>
              </w:divBdr>
            </w:div>
            <w:div w:id="1599096359">
              <w:marLeft w:val="0"/>
              <w:marRight w:val="0"/>
              <w:marTop w:val="0"/>
              <w:marBottom w:val="0"/>
              <w:divBdr>
                <w:top w:val="none" w:sz="0" w:space="0" w:color="auto"/>
                <w:left w:val="none" w:sz="0" w:space="0" w:color="auto"/>
                <w:bottom w:val="none" w:sz="0" w:space="0" w:color="auto"/>
                <w:right w:val="none" w:sz="0" w:space="0" w:color="auto"/>
              </w:divBdr>
            </w:div>
            <w:div w:id="1600410968">
              <w:marLeft w:val="0"/>
              <w:marRight w:val="0"/>
              <w:marTop w:val="0"/>
              <w:marBottom w:val="0"/>
              <w:divBdr>
                <w:top w:val="none" w:sz="0" w:space="0" w:color="auto"/>
                <w:left w:val="none" w:sz="0" w:space="0" w:color="auto"/>
                <w:bottom w:val="none" w:sz="0" w:space="0" w:color="auto"/>
                <w:right w:val="none" w:sz="0" w:space="0" w:color="auto"/>
              </w:divBdr>
            </w:div>
            <w:div w:id="1602449738">
              <w:marLeft w:val="0"/>
              <w:marRight w:val="0"/>
              <w:marTop w:val="0"/>
              <w:marBottom w:val="0"/>
              <w:divBdr>
                <w:top w:val="none" w:sz="0" w:space="0" w:color="auto"/>
                <w:left w:val="none" w:sz="0" w:space="0" w:color="auto"/>
                <w:bottom w:val="none" w:sz="0" w:space="0" w:color="auto"/>
                <w:right w:val="none" w:sz="0" w:space="0" w:color="auto"/>
              </w:divBdr>
            </w:div>
            <w:div w:id="1602641037">
              <w:marLeft w:val="0"/>
              <w:marRight w:val="0"/>
              <w:marTop w:val="0"/>
              <w:marBottom w:val="0"/>
              <w:divBdr>
                <w:top w:val="none" w:sz="0" w:space="0" w:color="auto"/>
                <w:left w:val="none" w:sz="0" w:space="0" w:color="auto"/>
                <w:bottom w:val="none" w:sz="0" w:space="0" w:color="auto"/>
                <w:right w:val="none" w:sz="0" w:space="0" w:color="auto"/>
              </w:divBdr>
            </w:div>
            <w:div w:id="1604337617">
              <w:marLeft w:val="0"/>
              <w:marRight w:val="0"/>
              <w:marTop w:val="0"/>
              <w:marBottom w:val="0"/>
              <w:divBdr>
                <w:top w:val="none" w:sz="0" w:space="0" w:color="auto"/>
                <w:left w:val="none" w:sz="0" w:space="0" w:color="auto"/>
                <w:bottom w:val="none" w:sz="0" w:space="0" w:color="auto"/>
                <w:right w:val="none" w:sz="0" w:space="0" w:color="auto"/>
              </w:divBdr>
            </w:div>
            <w:div w:id="1606376488">
              <w:marLeft w:val="0"/>
              <w:marRight w:val="0"/>
              <w:marTop w:val="0"/>
              <w:marBottom w:val="0"/>
              <w:divBdr>
                <w:top w:val="none" w:sz="0" w:space="0" w:color="auto"/>
                <w:left w:val="none" w:sz="0" w:space="0" w:color="auto"/>
                <w:bottom w:val="none" w:sz="0" w:space="0" w:color="auto"/>
                <w:right w:val="none" w:sz="0" w:space="0" w:color="auto"/>
              </w:divBdr>
            </w:div>
            <w:div w:id="1606768842">
              <w:marLeft w:val="0"/>
              <w:marRight w:val="0"/>
              <w:marTop w:val="0"/>
              <w:marBottom w:val="0"/>
              <w:divBdr>
                <w:top w:val="none" w:sz="0" w:space="0" w:color="auto"/>
                <w:left w:val="none" w:sz="0" w:space="0" w:color="auto"/>
                <w:bottom w:val="none" w:sz="0" w:space="0" w:color="auto"/>
                <w:right w:val="none" w:sz="0" w:space="0" w:color="auto"/>
              </w:divBdr>
            </w:div>
            <w:div w:id="1606768856">
              <w:marLeft w:val="0"/>
              <w:marRight w:val="0"/>
              <w:marTop w:val="0"/>
              <w:marBottom w:val="0"/>
              <w:divBdr>
                <w:top w:val="none" w:sz="0" w:space="0" w:color="auto"/>
                <w:left w:val="none" w:sz="0" w:space="0" w:color="auto"/>
                <w:bottom w:val="none" w:sz="0" w:space="0" w:color="auto"/>
                <w:right w:val="none" w:sz="0" w:space="0" w:color="auto"/>
              </w:divBdr>
            </w:div>
            <w:div w:id="1606957553">
              <w:marLeft w:val="0"/>
              <w:marRight w:val="0"/>
              <w:marTop w:val="0"/>
              <w:marBottom w:val="0"/>
              <w:divBdr>
                <w:top w:val="none" w:sz="0" w:space="0" w:color="auto"/>
                <w:left w:val="none" w:sz="0" w:space="0" w:color="auto"/>
                <w:bottom w:val="none" w:sz="0" w:space="0" w:color="auto"/>
                <w:right w:val="none" w:sz="0" w:space="0" w:color="auto"/>
              </w:divBdr>
            </w:div>
            <w:div w:id="1609585574">
              <w:marLeft w:val="0"/>
              <w:marRight w:val="0"/>
              <w:marTop w:val="0"/>
              <w:marBottom w:val="0"/>
              <w:divBdr>
                <w:top w:val="none" w:sz="0" w:space="0" w:color="auto"/>
                <w:left w:val="none" w:sz="0" w:space="0" w:color="auto"/>
                <w:bottom w:val="none" w:sz="0" w:space="0" w:color="auto"/>
                <w:right w:val="none" w:sz="0" w:space="0" w:color="auto"/>
              </w:divBdr>
            </w:div>
            <w:div w:id="1610818420">
              <w:marLeft w:val="0"/>
              <w:marRight w:val="0"/>
              <w:marTop w:val="0"/>
              <w:marBottom w:val="0"/>
              <w:divBdr>
                <w:top w:val="none" w:sz="0" w:space="0" w:color="auto"/>
                <w:left w:val="none" w:sz="0" w:space="0" w:color="auto"/>
                <w:bottom w:val="none" w:sz="0" w:space="0" w:color="auto"/>
                <w:right w:val="none" w:sz="0" w:space="0" w:color="auto"/>
              </w:divBdr>
            </w:div>
            <w:div w:id="1611275980">
              <w:marLeft w:val="0"/>
              <w:marRight w:val="0"/>
              <w:marTop w:val="0"/>
              <w:marBottom w:val="0"/>
              <w:divBdr>
                <w:top w:val="none" w:sz="0" w:space="0" w:color="auto"/>
                <w:left w:val="none" w:sz="0" w:space="0" w:color="auto"/>
                <w:bottom w:val="none" w:sz="0" w:space="0" w:color="auto"/>
                <w:right w:val="none" w:sz="0" w:space="0" w:color="auto"/>
              </w:divBdr>
            </w:div>
            <w:div w:id="1612783722">
              <w:marLeft w:val="0"/>
              <w:marRight w:val="0"/>
              <w:marTop w:val="0"/>
              <w:marBottom w:val="0"/>
              <w:divBdr>
                <w:top w:val="none" w:sz="0" w:space="0" w:color="auto"/>
                <w:left w:val="none" w:sz="0" w:space="0" w:color="auto"/>
                <w:bottom w:val="none" w:sz="0" w:space="0" w:color="auto"/>
                <w:right w:val="none" w:sz="0" w:space="0" w:color="auto"/>
              </w:divBdr>
            </w:div>
            <w:div w:id="1612861999">
              <w:marLeft w:val="0"/>
              <w:marRight w:val="0"/>
              <w:marTop w:val="0"/>
              <w:marBottom w:val="0"/>
              <w:divBdr>
                <w:top w:val="none" w:sz="0" w:space="0" w:color="auto"/>
                <w:left w:val="none" w:sz="0" w:space="0" w:color="auto"/>
                <w:bottom w:val="none" w:sz="0" w:space="0" w:color="auto"/>
                <w:right w:val="none" w:sz="0" w:space="0" w:color="auto"/>
              </w:divBdr>
            </w:div>
            <w:div w:id="1613366400">
              <w:marLeft w:val="0"/>
              <w:marRight w:val="0"/>
              <w:marTop w:val="0"/>
              <w:marBottom w:val="0"/>
              <w:divBdr>
                <w:top w:val="none" w:sz="0" w:space="0" w:color="auto"/>
                <w:left w:val="none" w:sz="0" w:space="0" w:color="auto"/>
                <w:bottom w:val="none" w:sz="0" w:space="0" w:color="auto"/>
                <w:right w:val="none" w:sz="0" w:space="0" w:color="auto"/>
              </w:divBdr>
            </w:div>
            <w:div w:id="1617712744">
              <w:marLeft w:val="0"/>
              <w:marRight w:val="0"/>
              <w:marTop w:val="0"/>
              <w:marBottom w:val="0"/>
              <w:divBdr>
                <w:top w:val="none" w:sz="0" w:space="0" w:color="auto"/>
                <w:left w:val="none" w:sz="0" w:space="0" w:color="auto"/>
                <w:bottom w:val="none" w:sz="0" w:space="0" w:color="auto"/>
                <w:right w:val="none" w:sz="0" w:space="0" w:color="auto"/>
              </w:divBdr>
            </w:div>
            <w:div w:id="1618103903">
              <w:marLeft w:val="0"/>
              <w:marRight w:val="0"/>
              <w:marTop w:val="0"/>
              <w:marBottom w:val="0"/>
              <w:divBdr>
                <w:top w:val="none" w:sz="0" w:space="0" w:color="auto"/>
                <w:left w:val="none" w:sz="0" w:space="0" w:color="auto"/>
                <w:bottom w:val="none" w:sz="0" w:space="0" w:color="auto"/>
                <w:right w:val="none" w:sz="0" w:space="0" w:color="auto"/>
              </w:divBdr>
            </w:div>
            <w:div w:id="1618562709">
              <w:marLeft w:val="0"/>
              <w:marRight w:val="0"/>
              <w:marTop w:val="0"/>
              <w:marBottom w:val="0"/>
              <w:divBdr>
                <w:top w:val="none" w:sz="0" w:space="0" w:color="auto"/>
                <w:left w:val="none" w:sz="0" w:space="0" w:color="auto"/>
                <w:bottom w:val="none" w:sz="0" w:space="0" w:color="auto"/>
                <w:right w:val="none" w:sz="0" w:space="0" w:color="auto"/>
              </w:divBdr>
            </w:div>
            <w:div w:id="1620991046">
              <w:marLeft w:val="0"/>
              <w:marRight w:val="0"/>
              <w:marTop w:val="0"/>
              <w:marBottom w:val="0"/>
              <w:divBdr>
                <w:top w:val="none" w:sz="0" w:space="0" w:color="auto"/>
                <w:left w:val="none" w:sz="0" w:space="0" w:color="auto"/>
                <w:bottom w:val="none" w:sz="0" w:space="0" w:color="auto"/>
                <w:right w:val="none" w:sz="0" w:space="0" w:color="auto"/>
              </w:divBdr>
            </w:div>
            <w:div w:id="1621180277">
              <w:marLeft w:val="0"/>
              <w:marRight w:val="0"/>
              <w:marTop w:val="0"/>
              <w:marBottom w:val="0"/>
              <w:divBdr>
                <w:top w:val="none" w:sz="0" w:space="0" w:color="auto"/>
                <w:left w:val="none" w:sz="0" w:space="0" w:color="auto"/>
                <w:bottom w:val="none" w:sz="0" w:space="0" w:color="auto"/>
                <w:right w:val="none" w:sz="0" w:space="0" w:color="auto"/>
              </w:divBdr>
            </w:div>
            <w:div w:id="1622031847">
              <w:marLeft w:val="0"/>
              <w:marRight w:val="0"/>
              <w:marTop w:val="0"/>
              <w:marBottom w:val="0"/>
              <w:divBdr>
                <w:top w:val="none" w:sz="0" w:space="0" w:color="auto"/>
                <w:left w:val="none" w:sz="0" w:space="0" w:color="auto"/>
                <w:bottom w:val="none" w:sz="0" w:space="0" w:color="auto"/>
                <w:right w:val="none" w:sz="0" w:space="0" w:color="auto"/>
              </w:divBdr>
            </w:div>
            <w:div w:id="1622567372">
              <w:marLeft w:val="0"/>
              <w:marRight w:val="0"/>
              <w:marTop w:val="0"/>
              <w:marBottom w:val="0"/>
              <w:divBdr>
                <w:top w:val="none" w:sz="0" w:space="0" w:color="auto"/>
                <w:left w:val="none" w:sz="0" w:space="0" w:color="auto"/>
                <w:bottom w:val="none" w:sz="0" w:space="0" w:color="auto"/>
                <w:right w:val="none" w:sz="0" w:space="0" w:color="auto"/>
              </w:divBdr>
            </w:div>
            <w:div w:id="1623000684">
              <w:marLeft w:val="0"/>
              <w:marRight w:val="0"/>
              <w:marTop w:val="0"/>
              <w:marBottom w:val="0"/>
              <w:divBdr>
                <w:top w:val="none" w:sz="0" w:space="0" w:color="auto"/>
                <w:left w:val="none" w:sz="0" w:space="0" w:color="auto"/>
                <w:bottom w:val="none" w:sz="0" w:space="0" w:color="auto"/>
                <w:right w:val="none" w:sz="0" w:space="0" w:color="auto"/>
              </w:divBdr>
            </w:div>
            <w:div w:id="1624458167">
              <w:marLeft w:val="0"/>
              <w:marRight w:val="0"/>
              <w:marTop w:val="0"/>
              <w:marBottom w:val="0"/>
              <w:divBdr>
                <w:top w:val="none" w:sz="0" w:space="0" w:color="auto"/>
                <w:left w:val="none" w:sz="0" w:space="0" w:color="auto"/>
                <w:bottom w:val="none" w:sz="0" w:space="0" w:color="auto"/>
                <w:right w:val="none" w:sz="0" w:space="0" w:color="auto"/>
              </w:divBdr>
            </w:div>
            <w:div w:id="1625773128">
              <w:marLeft w:val="0"/>
              <w:marRight w:val="0"/>
              <w:marTop w:val="0"/>
              <w:marBottom w:val="0"/>
              <w:divBdr>
                <w:top w:val="none" w:sz="0" w:space="0" w:color="auto"/>
                <w:left w:val="none" w:sz="0" w:space="0" w:color="auto"/>
                <w:bottom w:val="none" w:sz="0" w:space="0" w:color="auto"/>
                <w:right w:val="none" w:sz="0" w:space="0" w:color="auto"/>
              </w:divBdr>
            </w:div>
            <w:div w:id="1626232194">
              <w:marLeft w:val="0"/>
              <w:marRight w:val="0"/>
              <w:marTop w:val="0"/>
              <w:marBottom w:val="0"/>
              <w:divBdr>
                <w:top w:val="none" w:sz="0" w:space="0" w:color="auto"/>
                <w:left w:val="none" w:sz="0" w:space="0" w:color="auto"/>
                <w:bottom w:val="none" w:sz="0" w:space="0" w:color="auto"/>
                <w:right w:val="none" w:sz="0" w:space="0" w:color="auto"/>
              </w:divBdr>
            </w:div>
            <w:div w:id="1628969950">
              <w:marLeft w:val="0"/>
              <w:marRight w:val="0"/>
              <w:marTop w:val="0"/>
              <w:marBottom w:val="0"/>
              <w:divBdr>
                <w:top w:val="none" w:sz="0" w:space="0" w:color="auto"/>
                <w:left w:val="none" w:sz="0" w:space="0" w:color="auto"/>
                <w:bottom w:val="none" w:sz="0" w:space="0" w:color="auto"/>
                <w:right w:val="none" w:sz="0" w:space="0" w:color="auto"/>
              </w:divBdr>
            </w:div>
            <w:div w:id="1629357490">
              <w:marLeft w:val="0"/>
              <w:marRight w:val="0"/>
              <w:marTop w:val="0"/>
              <w:marBottom w:val="0"/>
              <w:divBdr>
                <w:top w:val="none" w:sz="0" w:space="0" w:color="auto"/>
                <w:left w:val="none" w:sz="0" w:space="0" w:color="auto"/>
                <w:bottom w:val="none" w:sz="0" w:space="0" w:color="auto"/>
                <w:right w:val="none" w:sz="0" w:space="0" w:color="auto"/>
              </w:divBdr>
            </w:div>
            <w:div w:id="1630208560">
              <w:marLeft w:val="0"/>
              <w:marRight w:val="0"/>
              <w:marTop w:val="0"/>
              <w:marBottom w:val="0"/>
              <w:divBdr>
                <w:top w:val="none" w:sz="0" w:space="0" w:color="auto"/>
                <w:left w:val="none" w:sz="0" w:space="0" w:color="auto"/>
                <w:bottom w:val="none" w:sz="0" w:space="0" w:color="auto"/>
                <w:right w:val="none" w:sz="0" w:space="0" w:color="auto"/>
              </w:divBdr>
            </w:div>
            <w:div w:id="1630357707">
              <w:marLeft w:val="0"/>
              <w:marRight w:val="0"/>
              <w:marTop w:val="360"/>
              <w:marBottom w:val="0"/>
              <w:divBdr>
                <w:top w:val="single" w:sz="6" w:space="0" w:color="auto"/>
                <w:left w:val="single" w:sz="6" w:space="0" w:color="auto"/>
                <w:bottom w:val="single" w:sz="6" w:space="0" w:color="auto"/>
                <w:right w:val="single" w:sz="6" w:space="0" w:color="auto"/>
              </w:divBdr>
            </w:div>
            <w:div w:id="1633174165">
              <w:marLeft w:val="0"/>
              <w:marRight w:val="0"/>
              <w:marTop w:val="0"/>
              <w:marBottom w:val="0"/>
              <w:divBdr>
                <w:top w:val="none" w:sz="0" w:space="0" w:color="auto"/>
                <w:left w:val="none" w:sz="0" w:space="0" w:color="auto"/>
                <w:bottom w:val="none" w:sz="0" w:space="0" w:color="auto"/>
                <w:right w:val="none" w:sz="0" w:space="0" w:color="auto"/>
              </w:divBdr>
            </w:div>
            <w:div w:id="1639609492">
              <w:marLeft w:val="0"/>
              <w:marRight w:val="0"/>
              <w:marTop w:val="0"/>
              <w:marBottom w:val="0"/>
              <w:divBdr>
                <w:top w:val="none" w:sz="0" w:space="0" w:color="auto"/>
                <w:left w:val="none" w:sz="0" w:space="0" w:color="auto"/>
                <w:bottom w:val="none" w:sz="0" w:space="0" w:color="auto"/>
                <w:right w:val="none" w:sz="0" w:space="0" w:color="auto"/>
              </w:divBdr>
            </w:div>
            <w:div w:id="1640694100">
              <w:marLeft w:val="0"/>
              <w:marRight w:val="0"/>
              <w:marTop w:val="0"/>
              <w:marBottom w:val="0"/>
              <w:divBdr>
                <w:top w:val="none" w:sz="0" w:space="0" w:color="auto"/>
                <w:left w:val="none" w:sz="0" w:space="0" w:color="auto"/>
                <w:bottom w:val="none" w:sz="0" w:space="0" w:color="auto"/>
                <w:right w:val="none" w:sz="0" w:space="0" w:color="auto"/>
              </w:divBdr>
            </w:div>
            <w:div w:id="1640918451">
              <w:marLeft w:val="0"/>
              <w:marRight w:val="0"/>
              <w:marTop w:val="0"/>
              <w:marBottom w:val="0"/>
              <w:divBdr>
                <w:top w:val="none" w:sz="0" w:space="0" w:color="auto"/>
                <w:left w:val="none" w:sz="0" w:space="0" w:color="auto"/>
                <w:bottom w:val="none" w:sz="0" w:space="0" w:color="auto"/>
                <w:right w:val="none" w:sz="0" w:space="0" w:color="auto"/>
              </w:divBdr>
            </w:div>
            <w:div w:id="1641350266">
              <w:marLeft w:val="0"/>
              <w:marRight w:val="0"/>
              <w:marTop w:val="0"/>
              <w:marBottom w:val="0"/>
              <w:divBdr>
                <w:top w:val="none" w:sz="0" w:space="0" w:color="auto"/>
                <w:left w:val="none" w:sz="0" w:space="0" w:color="auto"/>
                <w:bottom w:val="none" w:sz="0" w:space="0" w:color="auto"/>
                <w:right w:val="none" w:sz="0" w:space="0" w:color="auto"/>
              </w:divBdr>
            </w:div>
            <w:div w:id="1644314974">
              <w:marLeft w:val="0"/>
              <w:marRight w:val="0"/>
              <w:marTop w:val="0"/>
              <w:marBottom w:val="0"/>
              <w:divBdr>
                <w:top w:val="none" w:sz="0" w:space="0" w:color="auto"/>
                <w:left w:val="none" w:sz="0" w:space="0" w:color="auto"/>
                <w:bottom w:val="none" w:sz="0" w:space="0" w:color="auto"/>
                <w:right w:val="none" w:sz="0" w:space="0" w:color="auto"/>
              </w:divBdr>
            </w:div>
            <w:div w:id="1645355202">
              <w:marLeft w:val="0"/>
              <w:marRight w:val="0"/>
              <w:marTop w:val="0"/>
              <w:marBottom w:val="0"/>
              <w:divBdr>
                <w:top w:val="none" w:sz="0" w:space="0" w:color="auto"/>
                <w:left w:val="none" w:sz="0" w:space="0" w:color="auto"/>
                <w:bottom w:val="none" w:sz="0" w:space="0" w:color="auto"/>
                <w:right w:val="none" w:sz="0" w:space="0" w:color="auto"/>
              </w:divBdr>
            </w:div>
            <w:div w:id="1646084412">
              <w:marLeft w:val="0"/>
              <w:marRight w:val="0"/>
              <w:marTop w:val="0"/>
              <w:marBottom w:val="0"/>
              <w:divBdr>
                <w:top w:val="none" w:sz="0" w:space="0" w:color="auto"/>
                <w:left w:val="none" w:sz="0" w:space="0" w:color="auto"/>
                <w:bottom w:val="none" w:sz="0" w:space="0" w:color="auto"/>
                <w:right w:val="none" w:sz="0" w:space="0" w:color="auto"/>
              </w:divBdr>
            </w:div>
            <w:div w:id="1651788462">
              <w:marLeft w:val="0"/>
              <w:marRight w:val="0"/>
              <w:marTop w:val="0"/>
              <w:marBottom w:val="0"/>
              <w:divBdr>
                <w:top w:val="none" w:sz="0" w:space="0" w:color="auto"/>
                <w:left w:val="none" w:sz="0" w:space="0" w:color="auto"/>
                <w:bottom w:val="none" w:sz="0" w:space="0" w:color="auto"/>
                <w:right w:val="none" w:sz="0" w:space="0" w:color="auto"/>
              </w:divBdr>
            </w:div>
            <w:div w:id="1655256512">
              <w:marLeft w:val="0"/>
              <w:marRight w:val="0"/>
              <w:marTop w:val="0"/>
              <w:marBottom w:val="0"/>
              <w:divBdr>
                <w:top w:val="none" w:sz="0" w:space="0" w:color="auto"/>
                <w:left w:val="none" w:sz="0" w:space="0" w:color="auto"/>
                <w:bottom w:val="none" w:sz="0" w:space="0" w:color="auto"/>
                <w:right w:val="none" w:sz="0" w:space="0" w:color="auto"/>
              </w:divBdr>
            </w:div>
            <w:div w:id="1657150039">
              <w:marLeft w:val="0"/>
              <w:marRight w:val="0"/>
              <w:marTop w:val="0"/>
              <w:marBottom w:val="0"/>
              <w:divBdr>
                <w:top w:val="none" w:sz="0" w:space="0" w:color="auto"/>
                <w:left w:val="none" w:sz="0" w:space="0" w:color="auto"/>
                <w:bottom w:val="none" w:sz="0" w:space="0" w:color="auto"/>
                <w:right w:val="none" w:sz="0" w:space="0" w:color="auto"/>
              </w:divBdr>
            </w:div>
            <w:div w:id="1658336693">
              <w:marLeft w:val="0"/>
              <w:marRight w:val="0"/>
              <w:marTop w:val="0"/>
              <w:marBottom w:val="0"/>
              <w:divBdr>
                <w:top w:val="none" w:sz="0" w:space="0" w:color="auto"/>
                <w:left w:val="none" w:sz="0" w:space="0" w:color="auto"/>
                <w:bottom w:val="none" w:sz="0" w:space="0" w:color="auto"/>
                <w:right w:val="none" w:sz="0" w:space="0" w:color="auto"/>
              </w:divBdr>
            </w:div>
            <w:div w:id="1661811125">
              <w:marLeft w:val="0"/>
              <w:marRight w:val="0"/>
              <w:marTop w:val="0"/>
              <w:marBottom w:val="0"/>
              <w:divBdr>
                <w:top w:val="none" w:sz="0" w:space="0" w:color="auto"/>
                <w:left w:val="none" w:sz="0" w:space="0" w:color="auto"/>
                <w:bottom w:val="none" w:sz="0" w:space="0" w:color="auto"/>
                <w:right w:val="none" w:sz="0" w:space="0" w:color="auto"/>
              </w:divBdr>
            </w:div>
            <w:div w:id="1662926911">
              <w:marLeft w:val="0"/>
              <w:marRight w:val="0"/>
              <w:marTop w:val="0"/>
              <w:marBottom w:val="0"/>
              <w:divBdr>
                <w:top w:val="none" w:sz="0" w:space="0" w:color="auto"/>
                <w:left w:val="none" w:sz="0" w:space="0" w:color="auto"/>
                <w:bottom w:val="none" w:sz="0" w:space="0" w:color="auto"/>
                <w:right w:val="none" w:sz="0" w:space="0" w:color="auto"/>
              </w:divBdr>
            </w:div>
            <w:div w:id="1663196846">
              <w:marLeft w:val="0"/>
              <w:marRight w:val="0"/>
              <w:marTop w:val="0"/>
              <w:marBottom w:val="0"/>
              <w:divBdr>
                <w:top w:val="none" w:sz="0" w:space="0" w:color="auto"/>
                <w:left w:val="none" w:sz="0" w:space="0" w:color="auto"/>
                <w:bottom w:val="none" w:sz="0" w:space="0" w:color="auto"/>
                <w:right w:val="none" w:sz="0" w:space="0" w:color="auto"/>
              </w:divBdr>
            </w:div>
            <w:div w:id="1664432746">
              <w:marLeft w:val="0"/>
              <w:marRight w:val="0"/>
              <w:marTop w:val="0"/>
              <w:marBottom w:val="0"/>
              <w:divBdr>
                <w:top w:val="none" w:sz="0" w:space="0" w:color="auto"/>
                <w:left w:val="none" w:sz="0" w:space="0" w:color="auto"/>
                <w:bottom w:val="none" w:sz="0" w:space="0" w:color="auto"/>
                <w:right w:val="none" w:sz="0" w:space="0" w:color="auto"/>
              </w:divBdr>
            </w:div>
            <w:div w:id="1664508394">
              <w:marLeft w:val="0"/>
              <w:marRight w:val="0"/>
              <w:marTop w:val="0"/>
              <w:marBottom w:val="0"/>
              <w:divBdr>
                <w:top w:val="none" w:sz="0" w:space="0" w:color="auto"/>
                <w:left w:val="none" w:sz="0" w:space="0" w:color="auto"/>
                <w:bottom w:val="none" w:sz="0" w:space="0" w:color="auto"/>
                <w:right w:val="none" w:sz="0" w:space="0" w:color="auto"/>
              </w:divBdr>
            </w:div>
            <w:div w:id="1664817149">
              <w:marLeft w:val="0"/>
              <w:marRight w:val="0"/>
              <w:marTop w:val="0"/>
              <w:marBottom w:val="0"/>
              <w:divBdr>
                <w:top w:val="none" w:sz="0" w:space="0" w:color="auto"/>
                <w:left w:val="none" w:sz="0" w:space="0" w:color="auto"/>
                <w:bottom w:val="none" w:sz="0" w:space="0" w:color="auto"/>
                <w:right w:val="none" w:sz="0" w:space="0" w:color="auto"/>
              </w:divBdr>
            </w:div>
            <w:div w:id="1666667707">
              <w:marLeft w:val="0"/>
              <w:marRight w:val="0"/>
              <w:marTop w:val="0"/>
              <w:marBottom w:val="0"/>
              <w:divBdr>
                <w:top w:val="none" w:sz="0" w:space="0" w:color="auto"/>
                <w:left w:val="none" w:sz="0" w:space="0" w:color="auto"/>
                <w:bottom w:val="none" w:sz="0" w:space="0" w:color="auto"/>
                <w:right w:val="none" w:sz="0" w:space="0" w:color="auto"/>
              </w:divBdr>
            </w:div>
            <w:div w:id="1669288213">
              <w:marLeft w:val="0"/>
              <w:marRight w:val="0"/>
              <w:marTop w:val="0"/>
              <w:marBottom w:val="0"/>
              <w:divBdr>
                <w:top w:val="none" w:sz="0" w:space="0" w:color="auto"/>
                <w:left w:val="none" w:sz="0" w:space="0" w:color="auto"/>
                <w:bottom w:val="none" w:sz="0" w:space="0" w:color="auto"/>
                <w:right w:val="none" w:sz="0" w:space="0" w:color="auto"/>
              </w:divBdr>
            </w:div>
            <w:div w:id="1670401547">
              <w:marLeft w:val="0"/>
              <w:marRight w:val="0"/>
              <w:marTop w:val="0"/>
              <w:marBottom w:val="0"/>
              <w:divBdr>
                <w:top w:val="none" w:sz="0" w:space="0" w:color="auto"/>
                <w:left w:val="none" w:sz="0" w:space="0" w:color="auto"/>
                <w:bottom w:val="none" w:sz="0" w:space="0" w:color="auto"/>
                <w:right w:val="none" w:sz="0" w:space="0" w:color="auto"/>
              </w:divBdr>
            </w:div>
            <w:div w:id="1670594538">
              <w:marLeft w:val="0"/>
              <w:marRight w:val="0"/>
              <w:marTop w:val="360"/>
              <w:marBottom w:val="0"/>
              <w:divBdr>
                <w:top w:val="single" w:sz="6" w:space="0" w:color="auto"/>
                <w:left w:val="single" w:sz="6" w:space="0" w:color="auto"/>
                <w:bottom w:val="single" w:sz="6" w:space="0" w:color="auto"/>
                <w:right w:val="single" w:sz="6" w:space="0" w:color="auto"/>
              </w:divBdr>
            </w:div>
            <w:div w:id="1673527884">
              <w:marLeft w:val="0"/>
              <w:marRight w:val="0"/>
              <w:marTop w:val="0"/>
              <w:marBottom w:val="0"/>
              <w:divBdr>
                <w:top w:val="none" w:sz="0" w:space="0" w:color="auto"/>
                <w:left w:val="none" w:sz="0" w:space="0" w:color="auto"/>
                <w:bottom w:val="none" w:sz="0" w:space="0" w:color="auto"/>
                <w:right w:val="none" w:sz="0" w:space="0" w:color="auto"/>
              </w:divBdr>
            </w:div>
            <w:div w:id="1673724813">
              <w:marLeft w:val="0"/>
              <w:marRight w:val="0"/>
              <w:marTop w:val="0"/>
              <w:marBottom w:val="0"/>
              <w:divBdr>
                <w:top w:val="none" w:sz="0" w:space="0" w:color="auto"/>
                <w:left w:val="none" w:sz="0" w:space="0" w:color="auto"/>
                <w:bottom w:val="none" w:sz="0" w:space="0" w:color="auto"/>
                <w:right w:val="none" w:sz="0" w:space="0" w:color="auto"/>
              </w:divBdr>
            </w:div>
            <w:div w:id="1675180212">
              <w:marLeft w:val="0"/>
              <w:marRight w:val="0"/>
              <w:marTop w:val="0"/>
              <w:marBottom w:val="0"/>
              <w:divBdr>
                <w:top w:val="none" w:sz="0" w:space="0" w:color="auto"/>
                <w:left w:val="none" w:sz="0" w:space="0" w:color="auto"/>
                <w:bottom w:val="none" w:sz="0" w:space="0" w:color="auto"/>
                <w:right w:val="none" w:sz="0" w:space="0" w:color="auto"/>
              </w:divBdr>
            </w:div>
            <w:div w:id="1675842868">
              <w:marLeft w:val="0"/>
              <w:marRight w:val="0"/>
              <w:marTop w:val="0"/>
              <w:marBottom w:val="0"/>
              <w:divBdr>
                <w:top w:val="none" w:sz="0" w:space="0" w:color="auto"/>
                <w:left w:val="none" w:sz="0" w:space="0" w:color="auto"/>
                <w:bottom w:val="none" w:sz="0" w:space="0" w:color="auto"/>
                <w:right w:val="none" w:sz="0" w:space="0" w:color="auto"/>
              </w:divBdr>
            </w:div>
            <w:div w:id="1676423459">
              <w:marLeft w:val="0"/>
              <w:marRight w:val="0"/>
              <w:marTop w:val="0"/>
              <w:marBottom w:val="0"/>
              <w:divBdr>
                <w:top w:val="none" w:sz="0" w:space="0" w:color="auto"/>
                <w:left w:val="none" w:sz="0" w:space="0" w:color="auto"/>
                <w:bottom w:val="none" w:sz="0" w:space="0" w:color="auto"/>
                <w:right w:val="none" w:sz="0" w:space="0" w:color="auto"/>
              </w:divBdr>
            </w:div>
            <w:div w:id="1677612558">
              <w:marLeft w:val="0"/>
              <w:marRight w:val="0"/>
              <w:marTop w:val="0"/>
              <w:marBottom w:val="0"/>
              <w:divBdr>
                <w:top w:val="none" w:sz="0" w:space="0" w:color="auto"/>
                <w:left w:val="none" w:sz="0" w:space="0" w:color="auto"/>
                <w:bottom w:val="none" w:sz="0" w:space="0" w:color="auto"/>
                <w:right w:val="none" w:sz="0" w:space="0" w:color="auto"/>
              </w:divBdr>
            </w:div>
            <w:div w:id="1678072167">
              <w:marLeft w:val="0"/>
              <w:marRight w:val="0"/>
              <w:marTop w:val="0"/>
              <w:marBottom w:val="0"/>
              <w:divBdr>
                <w:top w:val="none" w:sz="0" w:space="0" w:color="auto"/>
                <w:left w:val="none" w:sz="0" w:space="0" w:color="auto"/>
                <w:bottom w:val="none" w:sz="0" w:space="0" w:color="auto"/>
                <w:right w:val="none" w:sz="0" w:space="0" w:color="auto"/>
              </w:divBdr>
            </w:div>
            <w:div w:id="1678917551">
              <w:marLeft w:val="0"/>
              <w:marRight w:val="0"/>
              <w:marTop w:val="0"/>
              <w:marBottom w:val="0"/>
              <w:divBdr>
                <w:top w:val="none" w:sz="0" w:space="0" w:color="auto"/>
                <w:left w:val="none" w:sz="0" w:space="0" w:color="auto"/>
                <w:bottom w:val="none" w:sz="0" w:space="0" w:color="auto"/>
                <w:right w:val="none" w:sz="0" w:space="0" w:color="auto"/>
              </w:divBdr>
            </w:div>
            <w:div w:id="1679573040">
              <w:marLeft w:val="0"/>
              <w:marRight w:val="0"/>
              <w:marTop w:val="0"/>
              <w:marBottom w:val="0"/>
              <w:divBdr>
                <w:top w:val="none" w:sz="0" w:space="0" w:color="auto"/>
                <w:left w:val="none" w:sz="0" w:space="0" w:color="auto"/>
                <w:bottom w:val="none" w:sz="0" w:space="0" w:color="auto"/>
                <w:right w:val="none" w:sz="0" w:space="0" w:color="auto"/>
              </w:divBdr>
            </w:div>
            <w:div w:id="1682391670">
              <w:marLeft w:val="0"/>
              <w:marRight w:val="0"/>
              <w:marTop w:val="0"/>
              <w:marBottom w:val="0"/>
              <w:divBdr>
                <w:top w:val="none" w:sz="0" w:space="0" w:color="auto"/>
                <w:left w:val="none" w:sz="0" w:space="0" w:color="auto"/>
                <w:bottom w:val="none" w:sz="0" w:space="0" w:color="auto"/>
                <w:right w:val="none" w:sz="0" w:space="0" w:color="auto"/>
              </w:divBdr>
            </w:div>
            <w:div w:id="1689870650">
              <w:marLeft w:val="0"/>
              <w:marRight w:val="0"/>
              <w:marTop w:val="0"/>
              <w:marBottom w:val="0"/>
              <w:divBdr>
                <w:top w:val="none" w:sz="0" w:space="0" w:color="auto"/>
                <w:left w:val="none" w:sz="0" w:space="0" w:color="auto"/>
                <w:bottom w:val="none" w:sz="0" w:space="0" w:color="auto"/>
                <w:right w:val="none" w:sz="0" w:space="0" w:color="auto"/>
              </w:divBdr>
            </w:div>
            <w:div w:id="1690640452">
              <w:marLeft w:val="0"/>
              <w:marRight w:val="0"/>
              <w:marTop w:val="0"/>
              <w:marBottom w:val="0"/>
              <w:divBdr>
                <w:top w:val="none" w:sz="0" w:space="0" w:color="auto"/>
                <w:left w:val="none" w:sz="0" w:space="0" w:color="auto"/>
                <w:bottom w:val="none" w:sz="0" w:space="0" w:color="auto"/>
                <w:right w:val="none" w:sz="0" w:space="0" w:color="auto"/>
              </w:divBdr>
            </w:div>
            <w:div w:id="1690646150">
              <w:marLeft w:val="0"/>
              <w:marRight w:val="0"/>
              <w:marTop w:val="0"/>
              <w:marBottom w:val="0"/>
              <w:divBdr>
                <w:top w:val="none" w:sz="0" w:space="0" w:color="auto"/>
                <w:left w:val="none" w:sz="0" w:space="0" w:color="auto"/>
                <w:bottom w:val="none" w:sz="0" w:space="0" w:color="auto"/>
                <w:right w:val="none" w:sz="0" w:space="0" w:color="auto"/>
              </w:divBdr>
            </w:div>
            <w:div w:id="1691493704">
              <w:marLeft w:val="0"/>
              <w:marRight w:val="0"/>
              <w:marTop w:val="0"/>
              <w:marBottom w:val="0"/>
              <w:divBdr>
                <w:top w:val="none" w:sz="0" w:space="0" w:color="auto"/>
                <w:left w:val="none" w:sz="0" w:space="0" w:color="auto"/>
                <w:bottom w:val="none" w:sz="0" w:space="0" w:color="auto"/>
                <w:right w:val="none" w:sz="0" w:space="0" w:color="auto"/>
              </w:divBdr>
            </w:div>
            <w:div w:id="1692074814">
              <w:marLeft w:val="0"/>
              <w:marRight w:val="0"/>
              <w:marTop w:val="0"/>
              <w:marBottom w:val="0"/>
              <w:divBdr>
                <w:top w:val="none" w:sz="0" w:space="0" w:color="auto"/>
                <w:left w:val="none" w:sz="0" w:space="0" w:color="auto"/>
                <w:bottom w:val="none" w:sz="0" w:space="0" w:color="auto"/>
                <w:right w:val="none" w:sz="0" w:space="0" w:color="auto"/>
              </w:divBdr>
            </w:div>
            <w:div w:id="1692800166">
              <w:marLeft w:val="0"/>
              <w:marRight w:val="0"/>
              <w:marTop w:val="0"/>
              <w:marBottom w:val="0"/>
              <w:divBdr>
                <w:top w:val="none" w:sz="0" w:space="0" w:color="auto"/>
                <w:left w:val="none" w:sz="0" w:space="0" w:color="auto"/>
                <w:bottom w:val="none" w:sz="0" w:space="0" w:color="auto"/>
                <w:right w:val="none" w:sz="0" w:space="0" w:color="auto"/>
              </w:divBdr>
            </w:div>
            <w:div w:id="1693265684">
              <w:marLeft w:val="0"/>
              <w:marRight w:val="0"/>
              <w:marTop w:val="0"/>
              <w:marBottom w:val="0"/>
              <w:divBdr>
                <w:top w:val="none" w:sz="0" w:space="0" w:color="auto"/>
                <w:left w:val="none" w:sz="0" w:space="0" w:color="auto"/>
                <w:bottom w:val="none" w:sz="0" w:space="0" w:color="auto"/>
                <w:right w:val="none" w:sz="0" w:space="0" w:color="auto"/>
              </w:divBdr>
            </w:div>
            <w:div w:id="1695378249">
              <w:marLeft w:val="0"/>
              <w:marRight w:val="0"/>
              <w:marTop w:val="0"/>
              <w:marBottom w:val="0"/>
              <w:divBdr>
                <w:top w:val="none" w:sz="0" w:space="0" w:color="auto"/>
                <w:left w:val="none" w:sz="0" w:space="0" w:color="auto"/>
                <w:bottom w:val="none" w:sz="0" w:space="0" w:color="auto"/>
                <w:right w:val="none" w:sz="0" w:space="0" w:color="auto"/>
              </w:divBdr>
            </w:div>
            <w:div w:id="1697344884">
              <w:marLeft w:val="0"/>
              <w:marRight w:val="0"/>
              <w:marTop w:val="0"/>
              <w:marBottom w:val="0"/>
              <w:divBdr>
                <w:top w:val="none" w:sz="0" w:space="0" w:color="auto"/>
                <w:left w:val="none" w:sz="0" w:space="0" w:color="auto"/>
                <w:bottom w:val="none" w:sz="0" w:space="0" w:color="auto"/>
                <w:right w:val="none" w:sz="0" w:space="0" w:color="auto"/>
              </w:divBdr>
            </w:div>
            <w:div w:id="1698695608">
              <w:marLeft w:val="0"/>
              <w:marRight w:val="0"/>
              <w:marTop w:val="0"/>
              <w:marBottom w:val="0"/>
              <w:divBdr>
                <w:top w:val="none" w:sz="0" w:space="0" w:color="auto"/>
                <w:left w:val="none" w:sz="0" w:space="0" w:color="auto"/>
                <w:bottom w:val="none" w:sz="0" w:space="0" w:color="auto"/>
                <w:right w:val="none" w:sz="0" w:space="0" w:color="auto"/>
              </w:divBdr>
            </w:div>
            <w:div w:id="1698696301">
              <w:marLeft w:val="0"/>
              <w:marRight w:val="0"/>
              <w:marTop w:val="0"/>
              <w:marBottom w:val="0"/>
              <w:divBdr>
                <w:top w:val="none" w:sz="0" w:space="0" w:color="auto"/>
                <w:left w:val="none" w:sz="0" w:space="0" w:color="auto"/>
                <w:bottom w:val="none" w:sz="0" w:space="0" w:color="auto"/>
                <w:right w:val="none" w:sz="0" w:space="0" w:color="auto"/>
              </w:divBdr>
            </w:div>
            <w:div w:id="1699233549">
              <w:marLeft w:val="0"/>
              <w:marRight w:val="0"/>
              <w:marTop w:val="0"/>
              <w:marBottom w:val="0"/>
              <w:divBdr>
                <w:top w:val="none" w:sz="0" w:space="0" w:color="auto"/>
                <w:left w:val="none" w:sz="0" w:space="0" w:color="auto"/>
                <w:bottom w:val="none" w:sz="0" w:space="0" w:color="auto"/>
                <w:right w:val="none" w:sz="0" w:space="0" w:color="auto"/>
              </w:divBdr>
            </w:div>
            <w:div w:id="1699545518">
              <w:marLeft w:val="0"/>
              <w:marRight w:val="0"/>
              <w:marTop w:val="0"/>
              <w:marBottom w:val="0"/>
              <w:divBdr>
                <w:top w:val="none" w:sz="0" w:space="0" w:color="auto"/>
                <w:left w:val="none" w:sz="0" w:space="0" w:color="auto"/>
                <w:bottom w:val="none" w:sz="0" w:space="0" w:color="auto"/>
                <w:right w:val="none" w:sz="0" w:space="0" w:color="auto"/>
              </w:divBdr>
            </w:div>
            <w:div w:id="1700543558">
              <w:marLeft w:val="0"/>
              <w:marRight w:val="0"/>
              <w:marTop w:val="0"/>
              <w:marBottom w:val="0"/>
              <w:divBdr>
                <w:top w:val="none" w:sz="0" w:space="0" w:color="auto"/>
                <w:left w:val="none" w:sz="0" w:space="0" w:color="auto"/>
                <w:bottom w:val="none" w:sz="0" w:space="0" w:color="auto"/>
                <w:right w:val="none" w:sz="0" w:space="0" w:color="auto"/>
              </w:divBdr>
            </w:div>
            <w:div w:id="1701277490">
              <w:marLeft w:val="0"/>
              <w:marRight w:val="0"/>
              <w:marTop w:val="0"/>
              <w:marBottom w:val="0"/>
              <w:divBdr>
                <w:top w:val="none" w:sz="0" w:space="0" w:color="auto"/>
                <w:left w:val="none" w:sz="0" w:space="0" w:color="auto"/>
                <w:bottom w:val="none" w:sz="0" w:space="0" w:color="auto"/>
                <w:right w:val="none" w:sz="0" w:space="0" w:color="auto"/>
              </w:divBdr>
            </w:div>
            <w:div w:id="1705401135">
              <w:marLeft w:val="0"/>
              <w:marRight w:val="0"/>
              <w:marTop w:val="0"/>
              <w:marBottom w:val="0"/>
              <w:divBdr>
                <w:top w:val="none" w:sz="0" w:space="0" w:color="auto"/>
                <w:left w:val="none" w:sz="0" w:space="0" w:color="auto"/>
                <w:bottom w:val="none" w:sz="0" w:space="0" w:color="auto"/>
                <w:right w:val="none" w:sz="0" w:space="0" w:color="auto"/>
              </w:divBdr>
            </w:div>
            <w:div w:id="1706053112">
              <w:marLeft w:val="0"/>
              <w:marRight w:val="0"/>
              <w:marTop w:val="0"/>
              <w:marBottom w:val="0"/>
              <w:divBdr>
                <w:top w:val="none" w:sz="0" w:space="0" w:color="auto"/>
                <w:left w:val="none" w:sz="0" w:space="0" w:color="auto"/>
                <w:bottom w:val="none" w:sz="0" w:space="0" w:color="auto"/>
                <w:right w:val="none" w:sz="0" w:space="0" w:color="auto"/>
              </w:divBdr>
            </w:div>
            <w:div w:id="1715540312">
              <w:marLeft w:val="0"/>
              <w:marRight w:val="0"/>
              <w:marTop w:val="0"/>
              <w:marBottom w:val="0"/>
              <w:divBdr>
                <w:top w:val="none" w:sz="0" w:space="0" w:color="auto"/>
                <w:left w:val="none" w:sz="0" w:space="0" w:color="auto"/>
                <w:bottom w:val="none" w:sz="0" w:space="0" w:color="auto"/>
                <w:right w:val="none" w:sz="0" w:space="0" w:color="auto"/>
              </w:divBdr>
            </w:div>
            <w:div w:id="1717506226">
              <w:marLeft w:val="0"/>
              <w:marRight w:val="0"/>
              <w:marTop w:val="0"/>
              <w:marBottom w:val="0"/>
              <w:divBdr>
                <w:top w:val="none" w:sz="0" w:space="0" w:color="auto"/>
                <w:left w:val="none" w:sz="0" w:space="0" w:color="auto"/>
                <w:bottom w:val="none" w:sz="0" w:space="0" w:color="auto"/>
                <w:right w:val="none" w:sz="0" w:space="0" w:color="auto"/>
              </w:divBdr>
            </w:div>
            <w:div w:id="1722050729">
              <w:marLeft w:val="0"/>
              <w:marRight w:val="0"/>
              <w:marTop w:val="0"/>
              <w:marBottom w:val="0"/>
              <w:divBdr>
                <w:top w:val="none" w:sz="0" w:space="0" w:color="auto"/>
                <w:left w:val="none" w:sz="0" w:space="0" w:color="auto"/>
                <w:bottom w:val="none" w:sz="0" w:space="0" w:color="auto"/>
                <w:right w:val="none" w:sz="0" w:space="0" w:color="auto"/>
              </w:divBdr>
            </w:div>
            <w:div w:id="1722317812">
              <w:marLeft w:val="0"/>
              <w:marRight w:val="0"/>
              <w:marTop w:val="0"/>
              <w:marBottom w:val="0"/>
              <w:divBdr>
                <w:top w:val="none" w:sz="0" w:space="0" w:color="auto"/>
                <w:left w:val="none" w:sz="0" w:space="0" w:color="auto"/>
                <w:bottom w:val="none" w:sz="0" w:space="0" w:color="auto"/>
                <w:right w:val="none" w:sz="0" w:space="0" w:color="auto"/>
              </w:divBdr>
            </w:div>
            <w:div w:id="1723140118">
              <w:marLeft w:val="0"/>
              <w:marRight w:val="0"/>
              <w:marTop w:val="0"/>
              <w:marBottom w:val="0"/>
              <w:divBdr>
                <w:top w:val="none" w:sz="0" w:space="0" w:color="auto"/>
                <w:left w:val="none" w:sz="0" w:space="0" w:color="auto"/>
                <w:bottom w:val="none" w:sz="0" w:space="0" w:color="auto"/>
                <w:right w:val="none" w:sz="0" w:space="0" w:color="auto"/>
              </w:divBdr>
            </w:div>
            <w:div w:id="1723822805">
              <w:marLeft w:val="0"/>
              <w:marRight w:val="0"/>
              <w:marTop w:val="0"/>
              <w:marBottom w:val="0"/>
              <w:divBdr>
                <w:top w:val="none" w:sz="0" w:space="0" w:color="auto"/>
                <w:left w:val="none" w:sz="0" w:space="0" w:color="auto"/>
                <w:bottom w:val="none" w:sz="0" w:space="0" w:color="auto"/>
                <w:right w:val="none" w:sz="0" w:space="0" w:color="auto"/>
              </w:divBdr>
            </w:div>
            <w:div w:id="1724257138">
              <w:marLeft w:val="0"/>
              <w:marRight w:val="0"/>
              <w:marTop w:val="0"/>
              <w:marBottom w:val="0"/>
              <w:divBdr>
                <w:top w:val="none" w:sz="0" w:space="0" w:color="auto"/>
                <w:left w:val="none" w:sz="0" w:space="0" w:color="auto"/>
                <w:bottom w:val="none" w:sz="0" w:space="0" w:color="auto"/>
                <w:right w:val="none" w:sz="0" w:space="0" w:color="auto"/>
              </w:divBdr>
            </w:div>
            <w:div w:id="1727097719">
              <w:marLeft w:val="0"/>
              <w:marRight w:val="0"/>
              <w:marTop w:val="0"/>
              <w:marBottom w:val="0"/>
              <w:divBdr>
                <w:top w:val="none" w:sz="0" w:space="0" w:color="auto"/>
                <w:left w:val="none" w:sz="0" w:space="0" w:color="auto"/>
                <w:bottom w:val="none" w:sz="0" w:space="0" w:color="auto"/>
                <w:right w:val="none" w:sz="0" w:space="0" w:color="auto"/>
              </w:divBdr>
            </w:div>
            <w:div w:id="1728140515">
              <w:marLeft w:val="0"/>
              <w:marRight w:val="0"/>
              <w:marTop w:val="0"/>
              <w:marBottom w:val="0"/>
              <w:divBdr>
                <w:top w:val="none" w:sz="0" w:space="0" w:color="auto"/>
                <w:left w:val="none" w:sz="0" w:space="0" w:color="auto"/>
                <w:bottom w:val="none" w:sz="0" w:space="0" w:color="auto"/>
                <w:right w:val="none" w:sz="0" w:space="0" w:color="auto"/>
              </w:divBdr>
            </w:div>
            <w:div w:id="1728262628">
              <w:marLeft w:val="0"/>
              <w:marRight w:val="0"/>
              <w:marTop w:val="0"/>
              <w:marBottom w:val="0"/>
              <w:divBdr>
                <w:top w:val="none" w:sz="0" w:space="0" w:color="auto"/>
                <w:left w:val="none" w:sz="0" w:space="0" w:color="auto"/>
                <w:bottom w:val="none" w:sz="0" w:space="0" w:color="auto"/>
                <w:right w:val="none" w:sz="0" w:space="0" w:color="auto"/>
              </w:divBdr>
            </w:div>
            <w:div w:id="1729375598">
              <w:marLeft w:val="0"/>
              <w:marRight w:val="0"/>
              <w:marTop w:val="0"/>
              <w:marBottom w:val="0"/>
              <w:divBdr>
                <w:top w:val="none" w:sz="0" w:space="0" w:color="auto"/>
                <w:left w:val="none" w:sz="0" w:space="0" w:color="auto"/>
                <w:bottom w:val="none" w:sz="0" w:space="0" w:color="auto"/>
                <w:right w:val="none" w:sz="0" w:space="0" w:color="auto"/>
              </w:divBdr>
            </w:div>
            <w:div w:id="1730378828">
              <w:marLeft w:val="0"/>
              <w:marRight w:val="0"/>
              <w:marTop w:val="0"/>
              <w:marBottom w:val="0"/>
              <w:divBdr>
                <w:top w:val="none" w:sz="0" w:space="0" w:color="auto"/>
                <w:left w:val="none" w:sz="0" w:space="0" w:color="auto"/>
                <w:bottom w:val="none" w:sz="0" w:space="0" w:color="auto"/>
                <w:right w:val="none" w:sz="0" w:space="0" w:color="auto"/>
              </w:divBdr>
            </w:div>
            <w:div w:id="1731031406">
              <w:marLeft w:val="0"/>
              <w:marRight w:val="0"/>
              <w:marTop w:val="0"/>
              <w:marBottom w:val="0"/>
              <w:divBdr>
                <w:top w:val="none" w:sz="0" w:space="0" w:color="auto"/>
                <w:left w:val="none" w:sz="0" w:space="0" w:color="auto"/>
                <w:bottom w:val="none" w:sz="0" w:space="0" w:color="auto"/>
                <w:right w:val="none" w:sz="0" w:space="0" w:color="auto"/>
              </w:divBdr>
            </w:div>
            <w:div w:id="1732386665">
              <w:marLeft w:val="0"/>
              <w:marRight w:val="0"/>
              <w:marTop w:val="0"/>
              <w:marBottom w:val="0"/>
              <w:divBdr>
                <w:top w:val="none" w:sz="0" w:space="0" w:color="auto"/>
                <w:left w:val="none" w:sz="0" w:space="0" w:color="auto"/>
                <w:bottom w:val="none" w:sz="0" w:space="0" w:color="auto"/>
                <w:right w:val="none" w:sz="0" w:space="0" w:color="auto"/>
              </w:divBdr>
            </w:div>
            <w:div w:id="1732582993">
              <w:marLeft w:val="0"/>
              <w:marRight w:val="0"/>
              <w:marTop w:val="0"/>
              <w:marBottom w:val="0"/>
              <w:divBdr>
                <w:top w:val="none" w:sz="0" w:space="0" w:color="auto"/>
                <w:left w:val="none" w:sz="0" w:space="0" w:color="auto"/>
                <w:bottom w:val="none" w:sz="0" w:space="0" w:color="auto"/>
                <w:right w:val="none" w:sz="0" w:space="0" w:color="auto"/>
              </w:divBdr>
            </w:div>
            <w:div w:id="1734815746">
              <w:marLeft w:val="0"/>
              <w:marRight w:val="0"/>
              <w:marTop w:val="0"/>
              <w:marBottom w:val="0"/>
              <w:divBdr>
                <w:top w:val="none" w:sz="0" w:space="0" w:color="auto"/>
                <w:left w:val="none" w:sz="0" w:space="0" w:color="auto"/>
                <w:bottom w:val="none" w:sz="0" w:space="0" w:color="auto"/>
                <w:right w:val="none" w:sz="0" w:space="0" w:color="auto"/>
              </w:divBdr>
            </w:div>
            <w:div w:id="1737431475">
              <w:marLeft w:val="0"/>
              <w:marRight w:val="0"/>
              <w:marTop w:val="0"/>
              <w:marBottom w:val="0"/>
              <w:divBdr>
                <w:top w:val="none" w:sz="0" w:space="0" w:color="auto"/>
                <w:left w:val="none" w:sz="0" w:space="0" w:color="auto"/>
                <w:bottom w:val="none" w:sz="0" w:space="0" w:color="auto"/>
                <w:right w:val="none" w:sz="0" w:space="0" w:color="auto"/>
              </w:divBdr>
            </w:div>
            <w:div w:id="1740319686">
              <w:marLeft w:val="0"/>
              <w:marRight w:val="0"/>
              <w:marTop w:val="0"/>
              <w:marBottom w:val="0"/>
              <w:divBdr>
                <w:top w:val="none" w:sz="0" w:space="0" w:color="auto"/>
                <w:left w:val="none" w:sz="0" w:space="0" w:color="auto"/>
                <w:bottom w:val="none" w:sz="0" w:space="0" w:color="auto"/>
                <w:right w:val="none" w:sz="0" w:space="0" w:color="auto"/>
              </w:divBdr>
            </w:div>
            <w:div w:id="1744140526">
              <w:marLeft w:val="0"/>
              <w:marRight w:val="0"/>
              <w:marTop w:val="0"/>
              <w:marBottom w:val="0"/>
              <w:divBdr>
                <w:top w:val="none" w:sz="0" w:space="0" w:color="auto"/>
                <w:left w:val="none" w:sz="0" w:space="0" w:color="auto"/>
                <w:bottom w:val="none" w:sz="0" w:space="0" w:color="auto"/>
                <w:right w:val="none" w:sz="0" w:space="0" w:color="auto"/>
              </w:divBdr>
            </w:div>
            <w:div w:id="1744646882">
              <w:marLeft w:val="0"/>
              <w:marRight w:val="0"/>
              <w:marTop w:val="0"/>
              <w:marBottom w:val="0"/>
              <w:divBdr>
                <w:top w:val="none" w:sz="0" w:space="0" w:color="auto"/>
                <w:left w:val="none" w:sz="0" w:space="0" w:color="auto"/>
                <w:bottom w:val="none" w:sz="0" w:space="0" w:color="auto"/>
                <w:right w:val="none" w:sz="0" w:space="0" w:color="auto"/>
              </w:divBdr>
            </w:div>
            <w:div w:id="1746105660">
              <w:marLeft w:val="0"/>
              <w:marRight w:val="0"/>
              <w:marTop w:val="0"/>
              <w:marBottom w:val="0"/>
              <w:divBdr>
                <w:top w:val="none" w:sz="0" w:space="0" w:color="auto"/>
                <w:left w:val="none" w:sz="0" w:space="0" w:color="auto"/>
                <w:bottom w:val="none" w:sz="0" w:space="0" w:color="auto"/>
                <w:right w:val="none" w:sz="0" w:space="0" w:color="auto"/>
              </w:divBdr>
            </w:div>
            <w:div w:id="1747341684">
              <w:marLeft w:val="0"/>
              <w:marRight w:val="0"/>
              <w:marTop w:val="0"/>
              <w:marBottom w:val="0"/>
              <w:divBdr>
                <w:top w:val="none" w:sz="0" w:space="0" w:color="auto"/>
                <w:left w:val="none" w:sz="0" w:space="0" w:color="auto"/>
                <w:bottom w:val="none" w:sz="0" w:space="0" w:color="auto"/>
                <w:right w:val="none" w:sz="0" w:space="0" w:color="auto"/>
              </w:divBdr>
            </w:div>
            <w:div w:id="1747610644">
              <w:marLeft w:val="0"/>
              <w:marRight w:val="0"/>
              <w:marTop w:val="0"/>
              <w:marBottom w:val="0"/>
              <w:divBdr>
                <w:top w:val="none" w:sz="0" w:space="0" w:color="auto"/>
                <w:left w:val="none" w:sz="0" w:space="0" w:color="auto"/>
                <w:bottom w:val="none" w:sz="0" w:space="0" w:color="auto"/>
                <w:right w:val="none" w:sz="0" w:space="0" w:color="auto"/>
              </w:divBdr>
            </w:div>
            <w:div w:id="1747679673">
              <w:marLeft w:val="0"/>
              <w:marRight w:val="0"/>
              <w:marTop w:val="0"/>
              <w:marBottom w:val="0"/>
              <w:divBdr>
                <w:top w:val="none" w:sz="0" w:space="0" w:color="auto"/>
                <w:left w:val="none" w:sz="0" w:space="0" w:color="auto"/>
                <w:bottom w:val="none" w:sz="0" w:space="0" w:color="auto"/>
                <w:right w:val="none" w:sz="0" w:space="0" w:color="auto"/>
              </w:divBdr>
            </w:div>
            <w:div w:id="1750615360">
              <w:marLeft w:val="0"/>
              <w:marRight w:val="0"/>
              <w:marTop w:val="0"/>
              <w:marBottom w:val="0"/>
              <w:divBdr>
                <w:top w:val="none" w:sz="0" w:space="0" w:color="auto"/>
                <w:left w:val="none" w:sz="0" w:space="0" w:color="auto"/>
                <w:bottom w:val="none" w:sz="0" w:space="0" w:color="auto"/>
                <w:right w:val="none" w:sz="0" w:space="0" w:color="auto"/>
              </w:divBdr>
            </w:div>
            <w:div w:id="1750812935">
              <w:marLeft w:val="0"/>
              <w:marRight w:val="0"/>
              <w:marTop w:val="0"/>
              <w:marBottom w:val="0"/>
              <w:divBdr>
                <w:top w:val="none" w:sz="0" w:space="0" w:color="auto"/>
                <w:left w:val="none" w:sz="0" w:space="0" w:color="auto"/>
                <w:bottom w:val="none" w:sz="0" w:space="0" w:color="auto"/>
                <w:right w:val="none" w:sz="0" w:space="0" w:color="auto"/>
              </w:divBdr>
            </w:div>
            <w:div w:id="1750886409">
              <w:marLeft w:val="0"/>
              <w:marRight w:val="0"/>
              <w:marTop w:val="0"/>
              <w:marBottom w:val="0"/>
              <w:divBdr>
                <w:top w:val="none" w:sz="0" w:space="0" w:color="auto"/>
                <w:left w:val="none" w:sz="0" w:space="0" w:color="auto"/>
                <w:bottom w:val="none" w:sz="0" w:space="0" w:color="auto"/>
                <w:right w:val="none" w:sz="0" w:space="0" w:color="auto"/>
              </w:divBdr>
            </w:div>
            <w:div w:id="1752702428">
              <w:marLeft w:val="0"/>
              <w:marRight w:val="0"/>
              <w:marTop w:val="0"/>
              <w:marBottom w:val="0"/>
              <w:divBdr>
                <w:top w:val="none" w:sz="0" w:space="0" w:color="auto"/>
                <w:left w:val="none" w:sz="0" w:space="0" w:color="auto"/>
                <w:bottom w:val="none" w:sz="0" w:space="0" w:color="auto"/>
                <w:right w:val="none" w:sz="0" w:space="0" w:color="auto"/>
              </w:divBdr>
            </w:div>
            <w:div w:id="1753159267">
              <w:marLeft w:val="0"/>
              <w:marRight w:val="0"/>
              <w:marTop w:val="0"/>
              <w:marBottom w:val="0"/>
              <w:divBdr>
                <w:top w:val="none" w:sz="0" w:space="0" w:color="auto"/>
                <w:left w:val="none" w:sz="0" w:space="0" w:color="auto"/>
                <w:bottom w:val="none" w:sz="0" w:space="0" w:color="auto"/>
                <w:right w:val="none" w:sz="0" w:space="0" w:color="auto"/>
              </w:divBdr>
            </w:div>
            <w:div w:id="1755281016">
              <w:marLeft w:val="0"/>
              <w:marRight w:val="0"/>
              <w:marTop w:val="0"/>
              <w:marBottom w:val="0"/>
              <w:divBdr>
                <w:top w:val="none" w:sz="0" w:space="0" w:color="auto"/>
                <w:left w:val="none" w:sz="0" w:space="0" w:color="auto"/>
                <w:bottom w:val="none" w:sz="0" w:space="0" w:color="auto"/>
                <w:right w:val="none" w:sz="0" w:space="0" w:color="auto"/>
              </w:divBdr>
            </w:div>
            <w:div w:id="1755395073">
              <w:marLeft w:val="0"/>
              <w:marRight w:val="0"/>
              <w:marTop w:val="0"/>
              <w:marBottom w:val="0"/>
              <w:divBdr>
                <w:top w:val="none" w:sz="0" w:space="0" w:color="auto"/>
                <w:left w:val="none" w:sz="0" w:space="0" w:color="auto"/>
                <w:bottom w:val="none" w:sz="0" w:space="0" w:color="auto"/>
                <w:right w:val="none" w:sz="0" w:space="0" w:color="auto"/>
              </w:divBdr>
            </w:div>
            <w:div w:id="1755935910">
              <w:marLeft w:val="0"/>
              <w:marRight w:val="0"/>
              <w:marTop w:val="0"/>
              <w:marBottom w:val="0"/>
              <w:divBdr>
                <w:top w:val="none" w:sz="0" w:space="0" w:color="auto"/>
                <w:left w:val="none" w:sz="0" w:space="0" w:color="auto"/>
                <w:bottom w:val="none" w:sz="0" w:space="0" w:color="auto"/>
                <w:right w:val="none" w:sz="0" w:space="0" w:color="auto"/>
              </w:divBdr>
            </w:div>
            <w:div w:id="1757283872">
              <w:marLeft w:val="0"/>
              <w:marRight w:val="0"/>
              <w:marTop w:val="0"/>
              <w:marBottom w:val="0"/>
              <w:divBdr>
                <w:top w:val="none" w:sz="0" w:space="0" w:color="auto"/>
                <w:left w:val="none" w:sz="0" w:space="0" w:color="auto"/>
                <w:bottom w:val="none" w:sz="0" w:space="0" w:color="auto"/>
                <w:right w:val="none" w:sz="0" w:space="0" w:color="auto"/>
              </w:divBdr>
            </w:div>
            <w:div w:id="1757434588">
              <w:marLeft w:val="0"/>
              <w:marRight w:val="0"/>
              <w:marTop w:val="0"/>
              <w:marBottom w:val="0"/>
              <w:divBdr>
                <w:top w:val="none" w:sz="0" w:space="0" w:color="auto"/>
                <w:left w:val="none" w:sz="0" w:space="0" w:color="auto"/>
                <w:bottom w:val="none" w:sz="0" w:space="0" w:color="auto"/>
                <w:right w:val="none" w:sz="0" w:space="0" w:color="auto"/>
              </w:divBdr>
            </w:div>
            <w:div w:id="1758285081">
              <w:marLeft w:val="0"/>
              <w:marRight w:val="0"/>
              <w:marTop w:val="0"/>
              <w:marBottom w:val="0"/>
              <w:divBdr>
                <w:top w:val="none" w:sz="0" w:space="0" w:color="auto"/>
                <w:left w:val="none" w:sz="0" w:space="0" w:color="auto"/>
                <w:bottom w:val="none" w:sz="0" w:space="0" w:color="auto"/>
                <w:right w:val="none" w:sz="0" w:space="0" w:color="auto"/>
              </w:divBdr>
            </w:div>
            <w:div w:id="1758938854">
              <w:marLeft w:val="0"/>
              <w:marRight w:val="0"/>
              <w:marTop w:val="0"/>
              <w:marBottom w:val="0"/>
              <w:divBdr>
                <w:top w:val="none" w:sz="0" w:space="0" w:color="auto"/>
                <w:left w:val="none" w:sz="0" w:space="0" w:color="auto"/>
                <w:bottom w:val="none" w:sz="0" w:space="0" w:color="auto"/>
                <w:right w:val="none" w:sz="0" w:space="0" w:color="auto"/>
              </w:divBdr>
            </w:div>
            <w:div w:id="1762480751">
              <w:marLeft w:val="0"/>
              <w:marRight w:val="0"/>
              <w:marTop w:val="0"/>
              <w:marBottom w:val="0"/>
              <w:divBdr>
                <w:top w:val="none" w:sz="0" w:space="0" w:color="auto"/>
                <w:left w:val="none" w:sz="0" w:space="0" w:color="auto"/>
                <w:bottom w:val="none" w:sz="0" w:space="0" w:color="auto"/>
                <w:right w:val="none" w:sz="0" w:space="0" w:color="auto"/>
              </w:divBdr>
            </w:div>
            <w:div w:id="1763916584">
              <w:marLeft w:val="0"/>
              <w:marRight w:val="0"/>
              <w:marTop w:val="0"/>
              <w:marBottom w:val="0"/>
              <w:divBdr>
                <w:top w:val="none" w:sz="0" w:space="0" w:color="auto"/>
                <w:left w:val="none" w:sz="0" w:space="0" w:color="auto"/>
                <w:bottom w:val="none" w:sz="0" w:space="0" w:color="auto"/>
                <w:right w:val="none" w:sz="0" w:space="0" w:color="auto"/>
              </w:divBdr>
            </w:div>
            <w:div w:id="1764523798">
              <w:marLeft w:val="0"/>
              <w:marRight w:val="0"/>
              <w:marTop w:val="0"/>
              <w:marBottom w:val="0"/>
              <w:divBdr>
                <w:top w:val="none" w:sz="0" w:space="0" w:color="auto"/>
                <w:left w:val="none" w:sz="0" w:space="0" w:color="auto"/>
                <w:bottom w:val="none" w:sz="0" w:space="0" w:color="auto"/>
                <w:right w:val="none" w:sz="0" w:space="0" w:color="auto"/>
              </w:divBdr>
            </w:div>
            <w:div w:id="1766489787">
              <w:marLeft w:val="0"/>
              <w:marRight w:val="0"/>
              <w:marTop w:val="0"/>
              <w:marBottom w:val="0"/>
              <w:divBdr>
                <w:top w:val="none" w:sz="0" w:space="0" w:color="auto"/>
                <w:left w:val="none" w:sz="0" w:space="0" w:color="auto"/>
                <w:bottom w:val="none" w:sz="0" w:space="0" w:color="auto"/>
                <w:right w:val="none" w:sz="0" w:space="0" w:color="auto"/>
              </w:divBdr>
            </w:div>
            <w:div w:id="1767337352">
              <w:marLeft w:val="0"/>
              <w:marRight w:val="0"/>
              <w:marTop w:val="0"/>
              <w:marBottom w:val="0"/>
              <w:divBdr>
                <w:top w:val="none" w:sz="0" w:space="0" w:color="auto"/>
                <w:left w:val="none" w:sz="0" w:space="0" w:color="auto"/>
                <w:bottom w:val="none" w:sz="0" w:space="0" w:color="auto"/>
                <w:right w:val="none" w:sz="0" w:space="0" w:color="auto"/>
              </w:divBdr>
            </w:div>
            <w:div w:id="1767535851">
              <w:marLeft w:val="0"/>
              <w:marRight w:val="0"/>
              <w:marTop w:val="0"/>
              <w:marBottom w:val="0"/>
              <w:divBdr>
                <w:top w:val="none" w:sz="0" w:space="0" w:color="auto"/>
                <w:left w:val="none" w:sz="0" w:space="0" w:color="auto"/>
                <w:bottom w:val="none" w:sz="0" w:space="0" w:color="auto"/>
                <w:right w:val="none" w:sz="0" w:space="0" w:color="auto"/>
              </w:divBdr>
            </w:div>
            <w:div w:id="1768427397">
              <w:marLeft w:val="0"/>
              <w:marRight w:val="0"/>
              <w:marTop w:val="0"/>
              <w:marBottom w:val="0"/>
              <w:divBdr>
                <w:top w:val="none" w:sz="0" w:space="0" w:color="auto"/>
                <w:left w:val="none" w:sz="0" w:space="0" w:color="auto"/>
                <w:bottom w:val="none" w:sz="0" w:space="0" w:color="auto"/>
                <w:right w:val="none" w:sz="0" w:space="0" w:color="auto"/>
              </w:divBdr>
            </w:div>
            <w:div w:id="1769078886">
              <w:marLeft w:val="0"/>
              <w:marRight w:val="0"/>
              <w:marTop w:val="0"/>
              <w:marBottom w:val="0"/>
              <w:divBdr>
                <w:top w:val="none" w:sz="0" w:space="0" w:color="auto"/>
                <w:left w:val="none" w:sz="0" w:space="0" w:color="auto"/>
                <w:bottom w:val="none" w:sz="0" w:space="0" w:color="auto"/>
                <w:right w:val="none" w:sz="0" w:space="0" w:color="auto"/>
              </w:divBdr>
            </w:div>
            <w:div w:id="1769539885">
              <w:marLeft w:val="0"/>
              <w:marRight w:val="0"/>
              <w:marTop w:val="0"/>
              <w:marBottom w:val="0"/>
              <w:divBdr>
                <w:top w:val="none" w:sz="0" w:space="0" w:color="auto"/>
                <w:left w:val="none" w:sz="0" w:space="0" w:color="auto"/>
                <w:bottom w:val="none" w:sz="0" w:space="0" w:color="auto"/>
                <w:right w:val="none" w:sz="0" w:space="0" w:color="auto"/>
              </w:divBdr>
            </w:div>
            <w:div w:id="1770392343">
              <w:marLeft w:val="0"/>
              <w:marRight w:val="0"/>
              <w:marTop w:val="0"/>
              <w:marBottom w:val="0"/>
              <w:divBdr>
                <w:top w:val="none" w:sz="0" w:space="0" w:color="auto"/>
                <w:left w:val="none" w:sz="0" w:space="0" w:color="auto"/>
                <w:bottom w:val="none" w:sz="0" w:space="0" w:color="auto"/>
                <w:right w:val="none" w:sz="0" w:space="0" w:color="auto"/>
              </w:divBdr>
            </w:div>
            <w:div w:id="1770849118">
              <w:marLeft w:val="0"/>
              <w:marRight w:val="0"/>
              <w:marTop w:val="0"/>
              <w:marBottom w:val="0"/>
              <w:divBdr>
                <w:top w:val="none" w:sz="0" w:space="0" w:color="auto"/>
                <w:left w:val="none" w:sz="0" w:space="0" w:color="auto"/>
                <w:bottom w:val="none" w:sz="0" w:space="0" w:color="auto"/>
                <w:right w:val="none" w:sz="0" w:space="0" w:color="auto"/>
              </w:divBdr>
            </w:div>
            <w:div w:id="1771395115">
              <w:marLeft w:val="0"/>
              <w:marRight w:val="0"/>
              <w:marTop w:val="0"/>
              <w:marBottom w:val="0"/>
              <w:divBdr>
                <w:top w:val="none" w:sz="0" w:space="0" w:color="auto"/>
                <w:left w:val="none" w:sz="0" w:space="0" w:color="auto"/>
                <w:bottom w:val="none" w:sz="0" w:space="0" w:color="auto"/>
                <w:right w:val="none" w:sz="0" w:space="0" w:color="auto"/>
              </w:divBdr>
            </w:div>
            <w:div w:id="1771582762">
              <w:marLeft w:val="0"/>
              <w:marRight w:val="0"/>
              <w:marTop w:val="0"/>
              <w:marBottom w:val="0"/>
              <w:divBdr>
                <w:top w:val="none" w:sz="0" w:space="0" w:color="auto"/>
                <w:left w:val="none" w:sz="0" w:space="0" w:color="auto"/>
                <w:bottom w:val="none" w:sz="0" w:space="0" w:color="auto"/>
                <w:right w:val="none" w:sz="0" w:space="0" w:color="auto"/>
              </w:divBdr>
            </w:div>
            <w:div w:id="1774783065">
              <w:marLeft w:val="0"/>
              <w:marRight w:val="0"/>
              <w:marTop w:val="0"/>
              <w:marBottom w:val="0"/>
              <w:divBdr>
                <w:top w:val="none" w:sz="0" w:space="0" w:color="auto"/>
                <w:left w:val="none" w:sz="0" w:space="0" w:color="auto"/>
                <w:bottom w:val="none" w:sz="0" w:space="0" w:color="auto"/>
                <w:right w:val="none" w:sz="0" w:space="0" w:color="auto"/>
              </w:divBdr>
            </w:div>
            <w:div w:id="1775050773">
              <w:marLeft w:val="0"/>
              <w:marRight w:val="0"/>
              <w:marTop w:val="0"/>
              <w:marBottom w:val="0"/>
              <w:divBdr>
                <w:top w:val="none" w:sz="0" w:space="0" w:color="auto"/>
                <w:left w:val="none" w:sz="0" w:space="0" w:color="auto"/>
                <w:bottom w:val="none" w:sz="0" w:space="0" w:color="auto"/>
                <w:right w:val="none" w:sz="0" w:space="0" w:color="auto"/>
              </w:divBdr>
            </w:div>
            <w:div w:id="1776947646">
              <w:marLeft w:val="0"/>
              <w:marRight w:val="0"/>
              <w:marTop w:val="0"/>
              <w:marBottom w:val="0"/>
              <w:divBdr>
                <w:top w:val="none" w:sz="0" w:space="0" w:color="auto"/>
                <w:left w:val="none" w:sz="0" w:space="0" w:color="auto"/>
                <w:bottom w:val="none" w:sz="0" w:space="0" w:color="auto"/>
                <w:right w:val="none" w:sz="0" w:space="0" w:color="auto"/>
              </w:divBdr>
            </w:div>
            <w:div w:id="1778014517">
              <w:marLeft w:val="0"/>
              <w:marRight w:val="0"/>
              <w:marTop w:val="0"/>
              <w:marBottom w:val="0"/>
              <w:divBdr>
                <w:top w:val="none" w:sz="0" w:space="0" w:color="auto"/>
                <w:left w:val="none" w:sz="0" w:space="0" w:color="auto"/>
                <w:bottom w:val="none" w:sz="0" w:space="0" w:color="auto"/>
                <w:right w:val="none" w:sz="0" w:space="0" w:color="auto"/>
              </w:divBdr>
            </w:div>
            <w:div w:id="1781143652">
              <w:marLeft w:val="0"/>
              <w:marRight w:val="0"/>
              <w:marTop w:val="0"/>
              <w:marBottom w:val="0"/>
              <w:divBdr>
                <w:top w:val="none" w:sz="0" w:space="0" w:color="auto"/>
                <w:left w:val="none" w:sz="0" w:space="0" w:color="auto"/>
                <w:bottom w:val="none" w:sz="0" w:space="0" w:color="auto"/>
                <w:right w:val="none" w:sz="0" w:space="0" w:color="auto"/>
              </w:divBdr>
            </w:div>
            <w:div w:id="1788038668">
              <w:marLeft w:val="0"/>
              <w:marRight w:val="0"/>
              <w:marTop w:val="0"/>
              <w:marBottom w:val="0"/>
              <w:divBdr>
                <w:top w:val="none" w:sz="0" w:space="0" w:color="auto"/>
                <w:left w:val="none" w:sz="0" w:space="0" w:color="auto"/>
                <w:bottom w:val="none" w:sz="0" w:space="0" w:color="auto"/>
                <w:right w:val="none" w:sz="0" w:space="0" w:color="auto"/>
              </w:divBdr>
            </w:div>
            <w:div w:id="1789204093">
              <w:marLeft w:val="0"/>
              <w:marRight w:val="0"/>
              <w:marTop w:val="0"/>
              <w:marBottom w:val="0"/>
              <w:divBdr>
                <w:top w:val="none" w:sz="0" w:space="0" w:color="auto"/>
                <w:left w:val="none" w:sz="0" w:space="0" w:color="auto"/>
                <w:bottom w:val="none" w:sz="0" w:space="0" w:color="auto"/>
                <w:right w:val="none" w:sz="0" w:space="0" w:color="auto"/>
              </w:divBdr>
            </w:div>
            <w:div w:id="1789933668">
              <w:marLeft w:val="0"/>
              <w:marRight w:val="0"/>
              <w:marTop w:val="0"/>
              <w:marBottom w:val="0"/>
              <w:divBdr>
                <w:top w:val="none" w:sz="0" w:space="0" w:color="auto"/>
                <w:left w:val="none" w:sz="0" w:space="0" w:color="auto"/>
                <w:bottom w:val="none" w:sz="0" w:space="0" w:color="auto"/>
                <w:right w:val="none" w:sz="0" w:space="0" w:color="auto"/>
              </w:divBdr>
            </w:div>
            <w:div w:id="1790969331">
              <w:marLeft w:val="0"/>
              <w:marRight w:val="0"/>
              <w:marTop w:val="0"/>
              <w:marBottom w:val="0"/>
              <w:divBdr>
                <w:top w:val="none" w:sz="0" w:space="0" w:color="auto"/>
                <w:left w:val="none" w:sz="0" w:space="0" w:color="auto"/>
                <w:bottom w:val="none" w:sz="0" w:space="0" w:color="auto"/>
                <w:right w:val="none" w:sz="0" w:space="0" w:color="auto"/>
              </w:divBdr>
            </w:div>
            <w:div w:id="1791390866">
              <w:marLeft w:val="0"/>
              <w:marRight w:val="0"/>
              <w:marTop w:val="0"/>
              <w:marBottom w:val="0"/>
              <w:divBdr>
                <w:top w:val="none" w:sz="0" w:space="0" w:color="auto"/>
                <w:left w:val="none" w:sz="0" w:space="0" w:color="auto"/>
                <w:bottom w:val="none" w:sz="0" w:space="0" w:color="auto"/>
                <w:right w:val="none" w:sz="0" w:space="0" w:color="auto"/>
              </w:divBdr>
            </w:div>
            <w:div w:id="1791623917">
              <w:marLeft w:val="0"/>
              <w:marRight w:val="0"/>
              <w:marTop w:val="0"/>
              <w:marBottom w:val="0"/>
              <w:divBdr>
                <w:top w:val="none" w:sz="0" w:space="0" w:color="auto"/>
                <w:left w:val="none" w:sz="0" w:space="0" w:color="auto"/>
                <w:bottom w:val="none" w:sz="0" w:space="0" w:color="auto"/>
                <w:right w:val="none" w:sz="0" w:space="0" w:color="auto"/>
              </w:divBdr>
            </w:div>
            <w:div w:id="1791779393">
              <w:marLeft w:val="0"/>
              <w:marRight w:val="0"/>
              <w:marTop w:val="0"/>
              <w:marBottom w:val="0"/>
              <w:divBdr>
                <w:top w:val="none" w:sz="0" w:space="0" w:color="auto"/>
                <w:left w:val="none" w:sz="0" w:space="0" w:color="auto"/>
                <w:bottom w:val="none" w:sz="0" w:space="0" w:color="auto"/>
                <w:right w:val="none" w:sz="0" w:space="0" w:color="auto"/>
              </w:divBdr>
            </w:div>
            <w:div w:id="1793137318">
              <w:marLeft w:val="0"/>
              <w:marRight w:val="0"/>
              <w:marTop w:val="0"/>
              <w:marBottom w:val="0"/>
              <w:divBdr>
                <w:top w:val="none" w:sz="0" w:space="0" w:color="auto"/>
                <w:left w:val="none" w:sz="0" w:space="0" w:color="auto"/>
                <w:bottom w:val="none" w:sz="0" w:space="0" w:color="auto"/>
                <w:right w:val="none" w:sz="0" w:space="0" w:color="auto"/>
              </w:divBdr>
            </w:div>
            <w:div w:id="1796555980">
              <w:marLeft w:val="0"/>
              <w:marRight w:val="0"/>
              <w:marTop w:val="0"/>
              <w:marBottom w:val="0"/>
              <w:divBdr>
                <w:top w:val="none" w:sz="0" w:space="0" w:color="auto"/>
                <w:left w:val="none" w:sz="0" w:space="0" w:color="auto"/>
                <w:bottom w:val="none" w:sz="0" w:space="0" w:color="auto"/>
                <w:right w:val="none" w:sz="0" w:space="0" w:color="auto"/>
              </w:divBdr>
            </w:div>
            <w:div w:id="1801420006">
              <w:marLeft w:val="0"/>
              <w:marRight w:val="0"/>
              <w:marTop w:val="0"/>
              <w:marBottom w:val="0"/>
              <w:divBdr>
                <w:top w:val="none" w:sz="0" w:space="0" w:color="auto"/>
                <w:left w:val="none" w:sz="0" w:space="0" w:color="auto"/>
                <w:bottom w:val="none" w:sz="0" w:space="0" w:color="auto"/>
                <w:right w:val="none" w:sz="0" w:space="0" w:color="auto"/>
              </w:divBdr>
            </w:div>
            <w:div w:id="1802918052">
              <w:marLeft w:val="0"/>
              <w:marRight w:val="0"/>
              <w:marTop w:val="0"/>
              <w:marBottom w:val="0"/>
              <w:divBdr>
                <w:top w:val="none" w:sz="0" w:space="0" w:color="auto"/>
                <w:left w:val="none" w:sz="0" w:space="0" w:color="auto"/>
                <w:bottom w:val="none" w:sz="0" w:space="0" w:color="auto"/>
                <w:right w:val="none" w:sz="0" w:space="0" w:color="auto"/>
              </w:divBdr>
            </w:div>
            <w:div w:id="1803428390">
              <w:marLeft w:val="0"/>
              <w:marRight w:val="0"/>
              <w:marTop w:val="0"/>
              <w:marBottom w:val="0"/>
              <w:divBdr>
                <w:top w:val="none" w:sz="0" w:space="0" w:color="auto"/>
                <w:left w:val="none" w:sz="0" w:space="0" w:color="auto"/>
                <w:bottom w:val="none" w:sz="0" w:space="0" w:color="auto"/>
                <w:right w:val="none" w:sz="0" w:space="0" w:color="auto"/>
              </w:divBdr>
            </w:div>
            <w:div w:id="1805924469">
              <w:marLeft w:val="0"/>
              <w:marRight w:val="0"/>
              <w:marTop w:val="0"/>
              <w:marBottom w:val="0"/>
              <w:divBdr>
                <w:top w:val="none" w:sz="0" w:space="0" w:color="auto"/>
                <w:left w:val="none" w:sz="0" w:space="0" w:color="auto"/>
                <w:bottom w:val="none" w:sz="0" w:space="0" w:color="auto"/>
                <w:right w:val="none" w:sz="0" w:space="0" w:color="auto"/>
              </w:divBdr>
            </w:div>
            <w:div w:id="1807242029">
              <w:marLeft w:val="0"/>
              <w:marRight w:val="0"/>
              <w:marTop w:val="0"/>
              <w:marBottom w:val="0"/>
              <w:divBdr>
                <w:top w:val="none" w:sz="0" w:space="0" w:color="auto"/>
                <w:left w:val="none" w:sz="0" w:space="0" w:color="auto"/>
                <w:bottom w:val="none" w:sz="0" w:space="0" w:color="auto"/>
                <w:right w:val="none" w:sz="0" w:space="0" w:color="auto"/>
              </w:divBdr>
            </w:div>
            <w:div w:id="1811088856">
              <w:marLeft w:val="0"/>
              <w:marRight w:val="0"/>
              <w:marTop w:val="0"/>
              <w:marBottom w:val="0"/>
              <w:divBdr>
                <w:top w:val="none" w:sz="0" w:space="0" w:color="auto"/>
                <w:left w:val="none" w:sz="0" w:space="0" w:color="auto"/>
                <w:bottom w:val="none" w:sz="0" w:space="0" w:color="auto"/>
                <w:right w:val="none" w:sz="0" w:space="0" w:color="auto"/>
              </w:divBdr>
            </w:div>
            <w:div w:id="1812550489">
              <w:marLeft w:val="0"/>
              <w:marRight w:val="0"/>
              <w:marTop w:val="0"/>
              <w:marBottom w:val="0"/>
              <w:divBdr>
                <w:top w:val="none" w:sz="0" w:space="0" w:color="auto"/>
                <w:left w:val="none" w:sz="0" w:space="0" w:color="auto"/>
                <w:bottom w:val="none" w:sz="0" w:space="0" w:color="auto"/>
                <w:right w:val="none" w:sz="0" w:space="0" w:color="auto"/>
              </w:divBdr>
            </w:div>
            <w:div w:id="1813399542">
              <w:marLeft w:val="0"/>
              <w:marRight w:val="0"/>
              <w:marTop w:val="0"/>
              <w:marBottom w:val="0"/>
              <w:divBdr>
                <w:top w:val="none" w:sz="0" w:space="0" w:color="auto"/>
                <w:left w:val="none" w:sz="0" w:space="0" w:color="auto"/>
                <w:bottom w:val="none" w:sz="0" w:space="0" w:color="auto"/>
                <w:right w:val="none" w:sz="0" w:space="0" w:color="auto"/>
              </w:divBdr>
            </w:div>
            <w:div w:id="1814056983">
              <w:marLeft w:val="0"/>
              <w:marRight w:val="0"/>
              <w:marTop w:val="0"/>
              <w:marBottom w:val="0"/>
              <w:divBdr>
                <w:top w:val="none" w:sz="0" w:space="0" w:color="auto"/>
                <w:left w:val="none" w:sz="0" w:space="0" w:color="auto"/>
                <w:bottom w:val="none" w:sz="0" w:space="0" w:color="auto"/>
                <w:right w:val="none" w:sz="0" w:space="0" w:color="auto"/>
              </w:divBdr>
            </w:div>
            <w:div w:id="1815029441">
              <w:marLeft w:val="0"/>
              <w:marRight w:val="0"/>
              <w:marTop w:val="0"/>
              <w:marBottom w:val="0"/>
              <w:divBdr>
                <w:top w:val="none" w:sz="0" w:space="0" w:color="auto"/>
                <w:left w:val="none" w:sz="0" w:space="0" w:color="auto"/>
                <w:bottom w:val="none" w:sz="0" w:space="0" w:color="auto"/>
                <w:right w:val="none" w:sz="0" w:space="0" w:color="auto"/>
              </w:divBdr>
            </w:div>
            <w:div w:id="1815176587">
              <w:marLeft w:val="0"/>
              <w:marRight w:val="0"/>
              <w:marTop w:val="0"/>
              <w:marBottom w:val="0"/>
              <w:divBdr>
                <w:top w:val="none" w:sz="0" w:space="0" w:color="auto"/>
                <w:left w:val="none" w:sz="0" w:space="0" w:color="auto"/>
                <w:bottom w:val="none" w:sz="0" w:space="0" w:color="auto"/>
                <w:right w:val="none" w:sz="0" w:space="0" w:color="auto"/>
              </w:divBdr>
            </w:div>
            <w:div w:id="1815950068">
              <w:marLeft w:val="0"/>
              <w:marRight w:val="0"/>
              <w:marTop w:val="0"/>
              <w:marBottom w:val="0"/>
              <w:divBdr>
                <w:top w:val="none" w:sz="0" w:space="0" w:color="auto"/>
                <w:left w:val="none" w:sz="0" w:space="0" w:color="auto"/>
                <w:bottom w:val="none" w:sz="0" w:space="0" w:color="auto"/>
                <w:right w:val="none" w:sz="0" w:space="0" w:color="auto"/>
              </w:divBdr>
            </w:div>
            <w:div w:id="1817990576">
              <w:marLeft w:val="0"/>
              <w:marRight w:val="0"/>
              <w:marTop w:val="0"/>
              <w:marBottom w:val="0"/>
              <w:divBdr>
                <w:top w:val="none" w:sz="0" w:space="0" w:color="auto"/>
                <w:left w:val="none" w:sz="0" w:space="0" w:color="auto"/>
                <w:bottom w:val="none" w:sz="0" w:space="0" w:color="auto"/>
                <w:right w:val="none" w:sz="0" w:space="0" w:color="auto"/>
              </w:divBdr>
            </w:div>
            <w:div w:id="1818379772">
              <w:marLeft w:val="0"/>
              <w:marRight w:val="0"/>
              <w:marTop w:val="0"/>
              <w:marBottom w:val="0"/>
              <w:divBdr>
                <w:top w:val="none" w:sz="0" w:space="0" w:color="auto"/>
                <w:left w:val="none" w:sz="0" w:space="0" w:color="auto"/>
                <w:bottom w:val="none" w:sz="0" w:space="0" w:color="auto"/>
                <w:right w:val="none" w:sz="0" w:space="0" w:color="auto"/>
              </w:divBdr>
            </w:div>
            <w:div w:id="1818455217">
              <w:marLeft w:val="0"/>
              <w:marRight w:val="0"/>
              <w:marTop w:val="0"/>
              <w:marBottom w:val="0"/>
              <w:divBdr>
                <w:top w:val="none" w:sz="0" w:space="0" w:color="auto"/>
                <w:left w:val="none" w:sz="0" w:space="0" w:color="auto"/>
                <w:bottom w:val="none" w:sz="0" w:space="0" w:color="auto"/>
                <w:right w:val="none" w:sz="0" w:space="0" w:color="auto"/>
              </w:divBdr>
            </w:div>
            <w:div w:id="1819227913">
              <w:marLeft w:val="0"/>
              <w:marRight w:val="0"/>
              <w:marTop w:val="0"/>
              <w:marBottom w:val="0"/>
              <w:divBdr>
                <w:top w:val="none" w:sz="0" w:space="0" w:color="auto"/>
                <w:left w:val="none" w:sz="0" w:space="0" w:color="auto"/>
                <w:bottom w:val="none" w:sz="0" w:space="0" w:color="auto"/>
                <w:right w:val="none" w:sz="0" w:space="0" w:color="auto"/>
              </w:divBdr>
            </w:div>
            <w:div w:id="1819878888">
              <w:marLeft w:val="0"/>
              <w:marRight w:val="0"/>
              <w:marTop w:val="0"/>
              <w:marBottom w:val="0"/>
              <w:divBdr>
                <w:top w:val="none" w:sz="0" w:space="0" w:color="auto"/>
                <w:left w:val="none" w:sz="0" w:space="0" w:color="auto"/>
                <w:bottom w:val="none" w:sz="0" w:space="0" w:color="auto"/>
                <w:right w:val="none" w:sz="0" w:space="0" w:color="auto"/>
              </w:divBdr>
            </w:div>
            <w:div w:id="1822457137">
              <w:marLeft w:val="0"/>
              <w:marRight w:val="0"/>
              <w:marTop w:val="0"/>
              <w:marBottom w:val="0"/>
              <w:divBdr>
                <w:top w:val="none" w:sz="0" w:space="0" w:color="auto"/>
                <w:left w:val="none" w:sz="0" w:space="0" w:color="auto"/>
                <w:bottom w:val="none" w:sz="0" w:space="0" w:color="auto"/>
                <w:right w:val="none" w:sz="0" w:space="0" w:color="auto"/>
              </w:divBdr>
            </w:div>
            <w:div w:id="1824856091">
              <w:marLeft w:val="0"/>
              <w:marRight w:val="0"/>
              <w:marTop w:val="0"/>
              <w:marBottom w:val="0"/>
              <w:divBdr>
                <w:top w:val="none" w:sz="0" w:space="0" w:color="auto"/>
                <w:left w:val="none" w:sz="0" w:space="0" w:color="auto"/>
                <w:bottom w:val="none" w:sz="0" w:space="0" w:color="auto"/>
                <w:right w:val="none" w:sz="0" w:space="0" w:color="auto"/>
              </w:divBdr>
            </w:div>
            <w:div w:id="1831023228">
              <w:marLeft w:val="0"/>
              <w:marRight w:val="0"/>
              <w:marTop w:val="0"/>
              <w:marBottom w:val="0"/>
              <w:divBdr>
                <w:top w:val="none" w:sz="0" w:space="0" w:color="auto"/>
                <w:left w:val="none" w:sz="0" w:space="0" w:color="auto"/>
                <w:bottom w:val="none" w:sz="0" w:space="0" w:color="auto"/>
                <w:right w:val="none" w:sz="0" w:space="0" w:color="auto"/>
              </w:divBdr>
            </w:div>
            <w:div w:id="1834448878">
              <w:marLeft w:val="0"/>
              <w:marRight w:val="0"/>
              <w:marTop w:val="0"/>
              <w:marBottom w:val="0"/>
              <w:divBdr>
                <w:top w:val="none" w:sz="0" w:space="0" w:color="auto"/>
                <w:left w:val="none" w:sz="0" w:space="0" w:color="auto"/>
                <w:bottom w:val="none" w:sz="0" w:space="0" w:color="auto"/>
                <w:right w:val="none" w:sz="0" w:space="0" w:color="auto"/>
              </w:divBdr>
            </w:div>
            <w:div w:id="1835031851">
              <w:marLeft w:val="0"/>
              <w:marRight w:val="0"/>
              <w:marTop w:val="0"/>
              <w:marBottom w:val="0"/>
              <w:divBdr>
                <w:top w:val="none" w:sz="0" w:space="0" w:color="auto"/>
                <w:left w:val="none" w:sz="0" w:space="0" w:color="auto"/>
                <w:bottom w:val="none" w:sz="0" w:space="0" w:color="auto"/>
                <w:right w:val="none" w:sz="0" w:space="0" w:color="auto"/>
              </w:divBdr>
            </w:div>
            <w:div w:id="1836411223">
              <w:marLeft w:val="0"/>
              <w:marRight w:val="0"/>
              <w:marTop w:val="0"/>
              <w:marBottom w:val="0"/>
              <w:divBdr>
                <w:top w:val="none" w:sz="0" w:space="0" w:color="auto"/>
                <w:left w:val="none" w:sz="0" w:space="0" w:color="auto"/>
                <w:bottom w:val="none" w:sz="0" w:space="0" w:color="auto"/>
                <w:right w:val="none" w:sz="0" w:space="0" w:color="auto"/>
              </w:divBdr>
            </w:div>
            <w:div w:id="1837303038">
              <w:marLeft w:val="0"/>
              <w:marRight w:val="0"/>
              <w:marTop w:val="0"/>
              <w:marBottom w:val="0"/>
              <w:divBdr>
                <w:top w:val="none" w:sz="0" w:space="0" w:color="auto"/>
                <w:left w:val="none" w:sz="0" w:space="0" w:color="auto"/>
                <w:bottom w:val="none" w:sz="0" w:space="0" w:color="auto"/>
                <w:right w:val="none" w:sz="0" w:space="0" w:color="auto"/>
              </w:divBdr>
            </w:div>
            <w:div w:id="1838888332">
              <w:marLeft w:val="0"/>
              <w:marRight w:val="0"/>
              <w:marTop w:val="0"/>
              <w:marBottom w:val="0"/>
              <w:divBdr>
                <w:top w:val="none" w:sz="0" w:space="0" w:color="auto"/>
                <w:left w:val="none" w:sz="0" w:space="0" w:color="auto"/>
                <w:bottom w:val="none" w:sz="0" w:space="0" w:color="auto"/>
                <w:right w:val="none" w:sz="0" w:space="0" w:color="auto"/>
              </w:divBdr>
            </w:div>
            <w:div w:id="1840348706">
              <w:marLeft w:val="0"/>
              <w:marRight w:val="0"/>
              <w:marTop w:val="0"/>
              <w:marBottom w:val="0"/>
              <w:divBdr>
                <w:top w:val="none" w:sz="0" w:space="0" w:color="auto"/>
                <w:left w:val="none" w:sz="0" w:space="0" w:color="auto"/>
                <w:bottom w:val="none" w:sz="0" w:space="0" w:color="auto"/>
                <w:right w:val="none" w:sz="0" w:space="0" w:color="auto"/>
              </w:divBdr>
            </w:div>
            <w:div w:id="1840464008">
              <w:marLeft w:val="0"/>
              <w:marRight w:val="0"/>
              <w:marTop w:val="0"/>
              <w:marBottom w:val="0"/>
              <w:divBdr>
                <w:top w:val="none" w:sz="0" w:space="0" w:color="auto"/>
                <w:left w:val="none" w:sz="0" w:space="0" w:color="auto"/>
                <w:bottom w:val="none" w:sz="0" w:space="0" w:color="auto"/>
                <w:right w:val="none" w:sz="0" w:space="0" w:color="auto"/>
              </w:divBdr>
            </w:div>
            <w:div w:id="1841197323">
              <w:marLeft w:val="0"/>
              <w:marRight w:val="0"/>
              <w:marTop w:val="0"/>
              <w:marBottom w:val="0"/>
              <w:divBdr>
                <w:top w:val="none" w:sz="0" w:space="0" w:color="auto"/>
                <w:left w:val="none" w:sz="0" w:space="0" w:color="auto"/>
                <w:bottom w:val="none" w:sz="0" w:space="0" w:color="auto"/>
                <w:right w:val="none" w:sz="0" w:space="0" w:color="auto"/>
              </w:divBdr>
            </w:div>
            <w:div w:id="1842086265">
              <w:marLeft w:val="0"/>
              <w:marRight w:val="0"/>
              <w:marTop w:val="0"/>
              <w:marBottom w:val="0"/>
              <w:divBdr>
                <w:top w:val="none" w:sz="0" w:space="0" w:color="auto"/>
                <w:left w:val="none" w:sz="0" w:space="0" w:color="auto"/>
                <w:bottom w:val="none" w:sz="0" w:space="0" w:color="auto"/>
                <w:right w:val="none" w:sz="0" w:space="0" w:color="auto"/>
              </w:divBdr>
            </w:div>
            <w:div w:id="1842311126">
              <w:marLeft w:val="0"/>
              <w:marRight w:val="0"/>
              <w:marTop w:val="0"/>
              <w:marBottom w:val="0"/>
              <w:divBdr>
                <w:top w:val="none" w:sz="0" w:space="0" w:color="auto"/>
                <w:left w:val="none" w:sz="0" w:space="0" w:color="auto"/>
                <w:bottom w:val="none" w:sz="0" w:space="0" w:color="auto"/>
                <w:right w:val="none" w:sz="0" w:space="0" w:color="auto"/>
              </w:divBdr>
            </w:div>
            <w:div w:id="1842348733">
              <w:marLeft w:val="0"/>
              <w:marRight w:val="0"/>
              <w:marTop w:val="0"/>
              <w:marBottom w:val="0"/>
              <w:divBdr>
                <w:top w:val="none" w:sz="0" w:space="0" w:color="auto"/>
                <w:left w:val="none" w:sz="0" w:space="0" w:color="auto"/>
                <w:bottom w:val="none" w:sz="0" w:space="0" w:color="auto"/>
                <w:right w:val="none" w:sz="0" w:space="0" w:color="auto"/>
              </w:divBdr>
            </w:div>
            <w:div w:id="1845196252">
              <w:marLeft w:val="0"/>
              <w:marRight w:val="0"/>
              <w:marTop w:val="0"/>
              <w:marBottom w:val="0"/>
              <w:divBdr>
                <w:top w:val="none" w:sz="0" w:space="0" w:color="auto"/>
                <w:left w:val="none" w:sz="0" w:space="0" w:color="auto"/>
                <w:bottom w:val="none" w:sz="0" w:space="0" w:color="auto"/>
                <w:right w:val="none" w:sz="0" w:space="0" w:color="auto"/>
              </w:divBdr>
            </w:div>
            <w:div w:id="1848399319">
              <w:marLeft w:val="0"/>
              <w:marRight w:val="0"/>
              <w:marTop w:val="0"/>
              <w:marBottom w:val="0"/>
              <w:divBdr>
                <w:top w:val="none" w:sz="0" w:space="0" w:color="auto"/>
                <w:left w:val="none" w:sz="0" w:space="0" w:color="auto"/>
                <w:bottom w:val="none" w:sz="0" w:space="0" w:color="auto"/>
                <w:right w:val="none" w:sz="0" w:space="0" w:color="auto"/>
              </w:divBdr>
            </w:div>
            <w:div w:id="1849829769">
              <w:marLeft w:val="0"/>
              <w:marRight w:val="0"/>
              <w:marTop w:val="0"/>
              <w:marBottom w:val="0"/>
              <w:divBdr>
                <w:top w:val="none" w:sz="0" w:space="0" w:color="auto"/>
                <w:left w:val="none" w:sz="0" w:space="0" w:color="auto"/>
                <w:bottom w:val="none" w:sz="0" w:space="0" w:color="auto"/>
                <w:right w:val="none" w:sz="0" w:space="0" w:color="auto"/>
              </w:divBdr>
            </w:div>
            <w:div w:id="1851525978">
              <w:marLeft w:val="0"/>
              <w:marRight w:val="0"/>
              <w:marTop w:val="0"/>
              <w:marBottom w:val="0"/>
              <w:divBdr>
                <w:top w:val="none" w:sz="0" w:space="0" w:color="auto"/>
                <w:left w:val="none" w:sz="0" w:space="0" w:color="auto"/>
                <w:bottom w:val="none" w:sz="0" w:space="0" w:color="auto"/>
                <w:right w:val="none" w:sz="0" w:space="0" w:color="auto"/>
              </w:divBdr>
            </w:div>
            <w:div w:id="1852446088">
              <w:marLeft w:val="0"/>
              <w:marRight w:val="0"/>
              <w:marTop w:val="0"/>
              <w:marBottom w:val="0"/>
              <w:divBdr>
                <w:top w:val="none" w:sz="0" w:space="0" w:color="auto"/>
                <w:left w:val="none" w:sz="0" w:space="0" w:color="auto"/>
                <w:bottom w:val="none" w:sz="0" w:space="0" w:color="auto"/>
                <w:right w:val="none" w:sz="0" w:space="0" w:color="auto"/>
              </w:divBdr>
            </w:div>
            <w:div w:id="1853570203">
              <w:marLeft w:val="0"/>
              <w:marRight w:val="0"/>
              <w:marTop w:val="0"/>
              <w:marBottom w:val="0"/>
              <w:divBdr>
                <w:top w:val="none" w:sz="0" w:space="0" w:color="auto"/>
                <w:left w:val="none" w:sz="0" w:space="0" w:color="auto"/>
                <w:bottom w:val="none" w:sz="0" w:space="0" w:color="auto"/>
                <w:right w:val="none" w:sz="0" w:space="0" w:color="auto"/>
              </w:divBdr>
            </w:div>
            <w:div w:id="1853638564">
              <w:marLeft w:val="0"/>
              <w:marRight w:val="0"/>
              <w:marTop w:val="0"/>
              <w:marBottom w:val="0"/>
              <w:divBdr>
                <w:top w:val="none" w:sz="0" w:space="0" w:color="auto"/>
                <w:left w:val="none" w:sz="0" w:space="0" w:color="auto"/>
                <w:bottom w:val="none" w:sz="0" w:space="0" w:color="auto"/>
                <w:right w:val="none" w:sz="0" w:space="0" w:color="auto"/>
              </w:divBdr>
            </w:div>
            <w:div w:id="1853766092">
              <w:marLeft w:val="0"/>
              <w:marRight w:val="0"/>
              <w:marTop w:val="0"/>
              <w:marBottom w:val="0"/>
              <w:divBdr>
                <w:top w:val="none" w:sz="0" w:space="0" w:color="auto"/>
                <w:left w:val="none" w:sz="0" w:space="0" w:color="auto"/>
                <w:bottom w:val="none" w:sz="0" w:space="0" w:color="auto"/>
                <w:right w:val="none" w:sz="0" w:space="0" w:color="auto"/>
              </w:divBdr>
            </w:div>
            <w:div w:id="1855880388">
              <w:marLeft w:val="0"/>
              <w:marRight w:val="0"/>
              <w:marTop w:val="0"/>
              <w:marBottom w:val="0"/>
              <w:divBdr>
                <w:top w:val="none" w:sz="0" w:space="0" w:color="auto"/>
                <w:left w:val="none" w:sz="0" w:space="0" w:color="auto"/>
                <w:bottom w:val="none" w:sz="0" w:space="0" w:color="auto"/>
                <w:right w:val="none" w:sz="0" w:space="0" w:color="auto"/>
              </w:divBdr>
            </w:div>
            <w:div w:id="1856336937">
              <w:marLeft w:val="0"/>
              <w:marRight w:val="0"/>
              <w:marTop w:val="0"/>
              <w:marBottom w:val="0"/>
              <w:divBdr>
                <w:top w:val="none" w:sz="0" w:space="0" w:color="auto"/>
                <w:left w:val="none" w:sz="0" w:space="0" w:color="auto"/>
                <w:bottom w:val="none" w:sz="0" w:space="0" w:color="auto"/>
                <w:right w:val="none" w:sz="0" w:space="0" w:color="auto"/>
              </w:divBdr>
            </w:div>
            <w:div w:id="1856963964">
              <w:marLeft w:val="0"/>
              <w:marRight w:val="0"/>
              <w:marTop w:val="360"/>
              <w:marBottom w:val="0"/>
              <w:divBdr>
                <w:top w:val="single" w:sz="6" w:space="0" w:color="auto"/>
                <w:left w:val="single" w:sz="6" w:space="0" w:color="auto"/>
                <w:bottom w:val="single" w:sz="6" w:space="0" w:color="auto"/>
                <w:right w:val="single" w:sz="6" w:space="0" w:color="auto"/>
              </w:divBdr>
            </w:div>
            <w:div w:id="1857036256">
              <w:marLeft w:val="0"/>
              <w:marRight w:val="0"/>
              <w:marTop w:val="0"/>
              <w:marBottom w:val="0"/>
              <w:divBdr>
                <w:top w:val="none" w:sz="0" w:space="0" w:color="auto"/>
                <w:left w:val="none" w:sz="0" w:space="0" w:color="auto"/>
                <w:bottom w:val="none" w:sz="0" w:space="0" w:color="auto"/>
                <w:right w:val="none" w:sz="0" w:space="0" w:color="auto"/>
              </w:divBdr>
            </w:div>
            <w:div w:id="1857160487">
              <w:marLeft w:val="0"/>
              <w:marRight w:val="0"/>
              <w:marTop w:val="0"/>
              <w:marBottom w:val="0"/>
              <w:divBdr>
                <w:top w:val="none" w:sz="0" w:space="0" w:color="auto"/>
                <w:left w:val="none" w:sz="0" w:space="0" w:color="auto"/>
                <w:bottom w:val="none" w:sz="0" w:space="0" w:color="auto"/>
                <w:right w:val="none" w:sz="0" w:space="0" w:color="auto"/>
              </w:divBdr>
            </w:div>
            <w:div w:id="1857424866">
              <w:marLeft w:val="0"/>
              <w:marRight w:val="0"/>
              <w:marTop w:val="0"/>
              <w:marBottom w:val="0"/>
              <w:divBdr>
                <w:top w:val="none" w:sz="0" w:space="0" w:color="auto"/>
                <w:left w:val="none" w:sz="0" w:space="0" w:color="auto"/>
                <w:bottom w:val="none" w:sz="0" w:space="0" w:color="auto"/>
                <w:right w:val="none" w:sz="0" w:space="0" w:color="auto"/>
              </w:divBdr>
            </w:div>
            <w:div w:id="1859195701">
              <w:marLeft w:val="0"/>
              <w:marRight w:val="0"/>
              <w:marTop w:val="0"/>
              <w:marBottom w:val="0"/>
              <w:divBdr>
                <w:top w:val="none" w:sz="0" w:space="0" w:color="auto"/>
                <w:left w:val="none" w:sz="0" w:space="0" w:color="auto"/>
                <w:bottom w:val="none" w:sz="0" w:space="0" w:color="auto"/>
                <w:right w:val="none" w:sz="0" w:space="0" w:color="auto"/>
              </w:divBdr>
            </w:div>
            <w:div w:id="1860192927">
              <w:marLeft w:val="0"/>
              <w:marRight w:val="0"/>
              <w:marTop w:val="0"/>
              <w:marBottom w:val="0"/>
              <w:divBdr>
                <w:top w:val="none" w:sz="0" w:space="0" w:color="auto"/>
                <w:left w:val="none" w:sz="0" w:space="0" w:color="auto"/>
                <w:bottom w:val="none" w:sz="0" w:space="0" w:color="auto"/>
                <w:right w:val="none" w:sz="0" w:space="0" w:color="auto"/>
              </w:divBdr>
            </w:div>
            <w:div w:id="1861581442">
              <w:marLeft w:val="0"/>
              <w:marRight w:val="0"/>
              <w:marTop w:val="0"/>
              <w:marBottom w:val="0"/>
              <w:divBdr>
                <w:top w:val="none" w:sz="0" w:space="0" w:color="auto"/>
                <w:left w:val="none" w:sz="0" w:space="0" w:color="auto"/>
                <w:bottom w:val="none" w:sz="0" w:space="0" w:color="auto"/>
                <w:right w:val="none" w:sz="0" w:space="0" w:color="auto"/>
              </w:divBdr>
            </w:div>
            <w:div w:id="1862039631">
              <w:marLeft w:val="0"/>
              <w:marRight w:val="0"/>
              <w:marTop w:val="0"/>
              <w:marBottom w:val="0"/>
              <w:divBdr>
                <w:top w:val="none" w:sz="0" w:space="0" w:color="auto"/>
                <w:left w:val="none" w:sz="0" w:space="0" w:color="auto"/>
                <w:bottom w:val="none" w:sz="0" w:space="0" w:color="auto"/>
                <w:right w:val="none" w:sz="0" w:space="0" w:color="auto"/>
              </w:divBdr>
            </w:div>
            <w:div w:id="1863394124">
              <w:marLeft w:val="0"/>
              <w:marRight w:val="0"/>
              <w:marTop w:val="0"/>
              <w:marBottom w:val="0"/>
              <w:divBdr>
                <w:top w:val="none" w:sz="0" w:space="0" w:color="auto"/>
                <w:left w:val="none" w:sz="0" w:space="0" w:color="auto"/>
                <w:bottom w:val="none" w:sz="0" w:space="0" w:color="auto"/>
                <w:right w:val="none" w:sz="0" w:space="0" w:color="auto"/>
              </w:divBdr>
            </w:div>
            <w:div w:id="1863471553">
              <w:marLeft w:val="0"/>
              <w:marRight w:val="0"/>
              <w:marTop w:val="0"/>
              <w:marBottom w:val="0"/>
              <w:divBdr>
                <w:top w:val="none" w:sz="0" w:space="0" w:color="auto"/>
                <w:left w:val="none" w:sz="0" w:space="0" w:color="auto"/>
                <w:bottom w:val="none" w:sz="0" w:space="0" w:color="auto"/>
                <w:right w:val="none" w:sz="0" w:space="0" w:color="auto"/>
              </w:divBdr>
              <w:divsChild>
                <w:div w:id="6367920">
                  <w:marLeft w:val="0"/>
                  <w:marRight w:val="0"/>
                  <w:marTop w:val="0"/>
                  <w:marBottom w:val="0"/>
                  <w:divBdr>
                    <w:top w:val="none" w:sz="0" w:space="0" w:color="auto"/>
                    <w:left w:val="none" w:sz="0" w:space="0" w:color="auto"/>
                    <w:bottom w:val="none" w:sz="0" w:space="0" w:color="auto"/>
                    <w:right w:val="none" w:sz="0" w:space="0" w:color="auto"/>
                  </w:divBdr>
                </w:div>
                <w:div w:id="8484622">
                  <w:marLeft w:val="0"/>
                  <w:marRight w:val="0"/>
                  <w:marTop w:val="0"/>
                  <w:marBottom w:val="0"/>
                  <w:divBdr>
                    <w:top w:val="none" w:sz="0" w:space="0" w:color="auto"/>
                    <w:left w:val="none" w:sz="0" w:space="0" w:color="auto"/>
                    <w:bottom w:val="none" w:sz="0" w:space="0" w:color="auto"/>
                    <w:right w:val="none" w:sz="0" w:space="0" w:color="auto"/>
                  </w:divBdr>
                </w:div>
                <w:div w:id="12078208">
                  <w:marLeft w:val="0"/>
                  <w:marRight w:val="0"/>
                  <w:marTop w:val="0"/>
                  <w:marBottom w:val="0"/>
                  <w:divBdr>
                    <w:top w:val="none" w:sz="0" w:space="0" w:color="auto"/>
                    <w:left w:val="none" w:sz="0" w:space="0" w:color="auto"/>
                    <w:bottom w:val="none" w:sz="0" w:space="0" w:color="auto"/>
                    <w:right w:val="none" w:sz="0" w:space="0" w:color="auto"/>
                  </w:divBdr>
                </w:div>
                <w:div w:id="30343870">
                  <w:marLeft w:val="0"/>
                  <w:marRight w:val="0"/>
                  <w:marTop w:val="0"/>
                  <w:marBottom w:val="0"/>
                  <w:divBdr>
                    <w:top w:val="none" w:sz="0" w:space="0" w:color="auto"/>
                    <w:left w:val="none" w:sz="0" w:space="0" w:color="auto"/>
                    <w:bottom w:val="none" w:sz="0" w:space="0" w:color="auto"/>
                    <w:right w:val="none" w:sz="0" w:space="0" w:color="auto"/>
                  </w:divBdr>
                </w:div>
                <w:div w:id="94448287">
                  <w:marLeft w:val="0"/>
                  <w:marRight w:val="0"/>
                  <w:marTop w:val="0"/>
                  <w:marBottom w:val="0"/>
                  <w:divBdr>
                    <w:top w:val="none" w:sz="0" w:space="0" w:color="auto"/>
                    <w:left w:val="none" w:sz="0" w:space="0" w:color="auto"/>
                    <w:bottom w:val="none" w:sz="0" w:space="0" w:color="auto"/>
                    <w:right w:val="none" w:sz="0" w:space="0" w:color="auto"/>
                  </w:divBdr>
                </w:div>
                <w:div w:id="95055828">
                  <w:marLeft w:val="0"/>
                  <w:marRight w:val="0"/>
                  <w:marTop w:val="0"/>
                  <w:marBottom w:val="0"/>
                  <w:divBdr>
                    <w:top w:val="none" w:sz="0" w:space="0" w:color="auto"/>
                    <w:left w:val="none" w:sz="0" w:space="0" w:color="auto"/>
                    <w:bottom w:val="none" w:sz="0" w:space="0" w:color="auto"/>
                    <w:right w:val="none" w:sz="0" w:space="0" w:color="auto"/>
                  </w:divBdr>
                </w:div>
                <w:div w:id="103502970">
                  <w:marLeft w:val="0"/>
                  <w:marRight w:val="0"/>
                  <w:marTop w:val="0"/>
                  <w:marBottom w:val="0"/>
                  <w:divBdr>
                    <w:top w:val="none" w:sz="0" w:space="0" w:color="auto"/>
                    <w:left w:val="none" w:sz="0" w:space="0" w:color="auto"/>
                    <w:bottom w:val="none" w:sz="0" w:space="0" w:color="auto"/>
                    <w:right w:val="none" w:sz="0" w:space="0" w:color="auto"/>
                  </w:divBdr>
                </w:div>
                <w:div w:id="106897583">
                  <w:marLeft w:val="0"/>
                  <w:marRight w:val="0"/>
                  <w:marTop w:val="0"/>
                  <w:marBottom w:val="0"/>
                  <w:divBdr>
                    <w:top w:val="none" w:sz="0" w:space="0" w:color="auto"/>
                    <w:left w:val="none" w:sz="0" w:space="0" w:color="auto"/>
                    <w:bottom w:val="none" w:sz="0" w:space="0" w:color="auto"/>
                    <w:right w:val="none" w:sz="0" w:space="0" w:color="auto"/>
                  </w:divBdr>
                </w:div>
                <w:div w:id="152722146">
                  <w:marLeft w:val="0"/>
                  <w:marRight w:val="0"/>
                  <w:marTop w:val="0"/>
                  <w:marBottom w:val="0"/>
                  <w:divBdr>
                    <w:top w:val="none" w:sz="0" w:space="0" w:color="auto"/>
                    <w:left w:val="none" w:sz="0" w:space="0" w:color="auto"/>
                    <w:bottom w:val="none" w:sz="0" w:space="0" w:color="auto"/>
                    <w:right w:val="none" w:sz="0" w:space="0" w:color="auto"/>
                  </w:divBdr>
                </w:div>
                <w:div w:id="161552741">
                  <w:marLeft w:val="0"/>
                  <w:marRight w:val="0"/>
                  <w:marTop w:val="0"/>
                  <w:marBottom w:val="0"/>
                  <w:divBdr>
                    <w:top w:val="none" w:sz="0" w:space="0" w:color="auto"/>
                    <w:left w:val="none" w:sz="0" w:space="0" w:color="auto"/>
                    <w:bottom w:val="none" w:sz="0" w:space="0" w:color="auto"/>
                    <w:right w:val="none" w:sz="0" w:space="0" w:color="auto"/>
                  </w:divBdr>
                </w:div>
                <w:div w:id="230434671">
                  <w:marLeft w:val="0"/>
                  <w:marRight w:val="0"/>
                  <w:marTop w:val="0"/>
                  <w:marBottom w:val="0"/>
                  <w:divBdr>
                    <w:top w:val="none" w:sz="0" w:space="0" w:color="auto"/>
                    <w:left w:val="none" w:sz="0" w:space="0" w:color="auto"/>
                    <w:bottom w:val="none" w:sz="0" w:space="0" w:color="auto"/>
                    <w:right w:val="none" w:sz="0" w:space="0" w:color="auto"/>
                  </w:divBdr>
                </w:div>
                <w:div w:id="280456566">
                  <w:marLeft w:val="0"/>
                  <w:marRight w:val="0"/>
                  <w:marTop w:val="0"/>
                  <w:marBottom w:val="0"/>
                  <w:divBdr>
                    <w:top w:val="none" w:sz="0" w:space="0" w:color="auto"/>
                    <w:left w:val="none" w:sz="0" w:space="0" w:color="auto"/>
                    <w:bottom w:val="none" w:sz="0" w:space="0" w:color="auto"/>
                    <w:right w:val="none" w:sz="0" w:space="0" w:color="auto"/>
                  </w:divBdr>
                </w:div>
                <w:div w:id="347563588">
                  <w:marLeft w:val="0"/>
                  <w:marRight w:val="0"/>
                  <w:marTop w:val="0"/>
                  <w:marBottom w:val="0"/>
                  <w:divBdr>
                    <w:top w:val="none" w:sz="0" w:space="0" w:color="auto"/>
                    <w:left w:val="none" w:sz="0" w:space="0" w:color="auto"/>
                    <w:bottom w:val="none" w:sz="0" w:space="0" w:color="auto"/>
                    <w:right w:val="none" w:sz="0" w:space="0" w:color="auto"/>
                  </w:divBdr>
                </w:div>
                <w:div w:id="396898105">
                  <w:marLeft w:val="0"/>
                  <w:marRight w:val="0"/>
                  <w:marTop w:val="0"/>
                  <w:marBottom w:val="0"/>
                  <w:divBdr>
                    <w:top w:val="none" w:sz="0" w:space="0" w:color="auto"/>
                    <w:left w:val="none" w:sz="0" w:space="0" w:color="auto"/>
                    <w:bottom w:val="none" w:sz="0" w:space="0" w:color="auto"/>
                    <w:right w:val="none" w:sz="0" w:space="0" w:color="auto"/>
                  </w:divBdr>
                </w:div>
                <w:div w:id="447507026">
                  <w:marLeft w:val="0"/>
                  <w:marRight w:val="0"/>
                  <w:marTop w:val="0"/>
                  <w:marBottom w:val="0"/>
                  <w:divBdr>
                    <w:top w:val="none" w:sz="0" w:space="0" w:color="auto"/>
                    <w:left w:val="none" w:sz="0" w:space="0" w:color="auto"/>
                    <w:bottom w:val="none" w:sz="0" w:space="0" w:color="auto"/>
                    <w:right w:val="none" w:sz="0" w:space="0" w:color="auto"/>
                  </w:divBdr>
                </w:div>
                <w:div w:id="457453190">
                  <w:marLeft w:val="0"/>
                  <w:marRight w:val="0"/>
                  <w:marTop w:val="0"/>
                  <w:marBottom w:val="0"/>
                  <w:divBdr>
                    <w:top w:val="none" w:sz="0" w:space="0" w:color="auto"/>
                    <w:left w:val="none" w:sz="0" w:space="0" w:color="auto"/>
                    <w:bottom w:val="none" w:sz="0" w:space="0" w:color="auto"/>
                    <w:right w:val="none" w:sz="0" w:space="0" w:color="auto"/>
                  </w:divBdr>
                </w:div>
                <w:div w:id="463813385">
                  <w:marLeft w:val="0"/>
                  <w:marRight w:val="0"/>
                  <w:marTop w:val="0"/>
                  <w:marBottom w:val="0"/>
                  <w:divBdr>
                    <w:top w:val="none" w:sz="0" w:space="0" w:color="auto"/>
                    <w:left w:val="none" w:sz="0" w:space="0" w:color="auto"/>
                    <w:bottom w:val="none" w:sz="0" w:space="0" w:color="auto"/>
                    <w:right w:val="none" w:sz="0" w:space="0" w:color="auto"/>
                  </w:divBdr>
                </w:div>
                <w:div w:id="465398201">
                  <w:marLeft w:val="0"/>
                  <w:marRight w:val="0"/>
                  <w:marTop w:val="0"/>
                  <w:marBottom w:val="0"/>
                  <w:divBdr>
                    <w:top w:val="none" w:sz="0" w:space="0" w:color="auto"/>
                    <w:left w:val="none" w:sz="0" w:space="0" w:color="auto"/>
                    <w:bottom w:val="none" w:sz="0" w:space="0" w:color="auto"/>
                    <w:right w:val="none" w:sz="0" w:space="0" w:color="auto"/>
                  </w:divBdr>
                </w:div>
                <w:div w:id="509610492">
                  <w:marLeft w:val="0"/>
                  <w:marRight w:val="0"/>
                  <w:marTop w:val="0"/>
                  <w:marBottom w:val="0"/>
                  <w:divBdr>
                    <w:top w:val="none" w:sz="0" w:space="0" w:color="auto"/>
                    <w:left w:val="none" w:sz="0" w:space="0" w:color="auto"/>
                    <w:bottom w:val="none" w:sz="0" w:space="0" w:color="auto"/>
                    <w:right w:val="none" w:sz="0" w:space="0" w:color="auto"/>
                  </w:divBdr>
                </w:div>
                <w:div w:id="528837430">
                  <w:marLeft w:val="0"/>
                  <w:marRight w:val="0"/>
                  <w:marTop w:val="0"/>
                  <w:marBottom w:val="0"/>
                  <w:divBdr>
                    <w:top w:val="none" w:sz="0" w:space="0" w:color="auto"/>
                    <w:left w:val="none" w:sz="0" w:space="0" w:color="auto"/>
                    <w:bottom w:val="none" w:sz="0" w:space="0" w:color="auto"/>
                    <w:right w:val="none" w:sz="0" w:space="0" w:color="auto"/>
                  </w:divBdr>
                </w:div>
                <w:div w:id="549657526">
                  <w:marLeft w:val="0"/>
                  <w:marRight w:val="0"/>
                  <w:marTop w:val="0"/>
                  <w:marBottom w:val="0"/>
                  <w:divBdr>
                    <w:top w:val="none" w:sz="0" w:space="0" w:color="auto"/>
                    <w:left w:val="none" w:sz="0" w:space="0" w:color="auto"/>
                    <w:bottom w:val="none" w:sz="0" w:space="0" w:color="auto"/>
                    <w:right w:val="none" w:sz="0" w:space="0" w:color="auto"/>
                  </w:divBdr>
                </w:div>
                <w:div w:id="631637345">
                  <w:marLeft w:val="0"/>
                  <w:marRight w:val="0"/>
                  <w:marTop w:val="0"/>
                  <w:marBottom w:val="0"/>
                  <w:divBdr>
                    <w:top w:val="none" w:sz="0" w:space="0" w:color="auto"/>
                    <w:left w:val="none" w:sz="0" w:space="0" w:color="auto"/>
                    <w:bottom w:val="none" w:sz="0" w:space="0" w:color="auto"/>
                    <w:right w:val="none" w:sz="0" w:space="0" w:color="auto"/>
                  </w:divBdr>
                </w:div>
                <w:div w:id="638412640">
                  <w:marLeft w:val="0"/>
                  <w:marRight w:val="0"/>
                  <w:marTop w:val="0"/>
                  <w:marBottom w:val="0"/>
                  <w:divBdr>
                    <w:top w:val="none" w:sz="0" w:space="0" w:color="auto"/>
                    <w:left w:val="none" w:sz="0" w:space="0" w:color="auto"/>
                    <w:bottom w:val="none" w:sz="0" w:space="0" w:color="auto"/>
                    <w:right w:val="none" w:sz="0" w:space="0" w:color="auto"/>
                  </w:divBdr>
                </w:div>
                <w:div w:id="675111843">
                  <w:marLeft w:val="0"/>
                  <w:marRight w:val="0"/>
                  <w:marTop w:val="0"/>
                  <w:marBottom w:val="0"/>
                  <w:divBdr>
                    <w:top w:val="none" w:sz="0" w:space="0" w:color="auto"/>
                    <w:left w:val="none" w:sz="0" w:space="0" w:color="auto"/>
                    <w:bottom w:val="none" w:sz="0" w:space="0" w:color="auto"/>
                    <w:right w:val="none" w:sz="0" w:space="0" w:color="auto"/>
                  </w:divBdr>
                </w:div>
                <w:div w:id="719355307">
                  <w:marLeft w:val="0"/>
                  <w:marRight w:val="0"/>
                  <w:marTop w:val="0"/>
                  <w:marBottom w:val="0"/>
                  <w:divBdr>
                    <w:top w:val="none" w:sz="0" w:space="0" w:color="auto"/>
                    <w:left w:val="none" w:sz="0" w:space="0" w:color="auto"/>
                    <w:bottom w:val="none" w:sz="0" w:space="0" w:color="auto"/>
                    <w:right w:val="none" w:sz="0" w:space="0" w:color="auto"/>
                  </w:divBdr>
                </w:div>
                <w:div w:id="778335761">
                  <w:marLeft w:val="0"/>
                  <w:marRight w:val="0"/>
                  <w:marTop w:val="0"/>
                  <w:marBottom w:val="0"/>
                  <w:divBdr>
                    <w:top w:val="none" w:sz="0" w:space="0" w:color="auto"/>
                    <w:left w:val="none" w:sz="0" w:space="0" w:color="auto"/>
                    <w:bottom w:val="none" w:sz="0" w:space="0" w:color="auto"/>
                    <w:right w:val="none" w:sz="0" w:space="0" w:color="auto"/>
                  </w:divBdr>
                </w:div>
                <w:div w:id="853808117">
                  <w:marLeft w:val="0"/>
                  <w:marRight w:val="0"/>
                  <w:marTop w:val="0"/>
                  <w:marBottom w:val="0"/>
                  <w:divBdr>
                    <w:top w:val="none" w:sz="0" w:space="0" w:color="auto"/>
                    <w:left w:val="none" w:sz="0" w:space="0" w:color="auto"/>
                    <w:bottom w:val="none" w:sz="0" w:space="0" w:color="auto"/>
                    <w:right w:val="none" w:sz="0" w:space="0" w:color="auto"/>
                  </w:divBdr>
                </w:div>
                <w:div w:id="860168474">
                  <w:marLeft w:val="0"/>
                  <w:marRight w:val="0"/>
                  <w:marTop w:val="0"/>
                  <w:marBottom w:val="0"/>
                  <w:divBdr>
                    <w:top w:val="none" w:sz="0" w:space="0" w:color="auto"/>
                    <w:left w:val="none" w:sz="0" w:space="0" w:color="auto"/>
                    <w:bottom w:val="none" w:sz="0" w:space="0" w:color="auto"/>
                    <w:right w:val="none" w:sz="0" w:space="0" w:color="auto"/>
                  </w:divBdr>
                </w:div>
                <w:div w:id="860774907">
                  <w:marLeft w:val="0"/>
                  <w:marRight w:val="0"/>
                  <w:marTop w:val="0"/>
                  <w:marBottom w:val="0"/>
                  <w:divBdr>
                    <w:top w:val="none" w:sz="0" w:space="0" w:color="auto"/>
                    <w:left w:val="none" w:sz="0" w:space="0" w:color="auto"/>
                    <w:bottom w:val="none" w:sz="0" w:space="0" w:color="auto"/>
                    <w:right w:val="none" w:sz="0" w:space="0" w:color="auto"/>
                  </w:divBdr>
                </w:div>
                <w:div w:id="866261422">
                  <w:marLeft w:val="0"/>
                  <w:marRight w:val="0"/>
                  <w:marTop w:val="0"/>
                  <w:marBottom w:val="0"/>
                  <w:divBdr>
                    <w:top w:val="none" w:sz="0" w:space="0" w:color="auto"/>
                    <w:left w:val="none" w:sz="0" w:space="0" w:color="auto"/>
                    <w:bottom w:val="none" w:sz="0" w:space="0" w:color="auto"/>
                    <w:right w:val="none" w:sz="0" w:space="0" w:color="auto"/>
                  </w:divBdr>
                </w:div>
                <w:div w:id="874848715">
                  <w:marLeft w:val="0"/>
                  <w:marRight w:val="0"/>
                  <w:marTop w:val="0"/>
                  <w:marBottom w:val="0"/>
                  <w:divBdr>
                    <w:top w:val="none" w:sz="0" w:space="0" w:color="auto"/>
                    <w:left w:val="none" w:sz="0" w:space="0" w:color="auto"/>
                    <w:bottom w:val="none" w:sz="0" w:space="0" w:color="auto"/>
                    <w:right w:val="none" w:sz="0" w:space="0" w:color="auto"/>
                  </w:divBdr>
                </w:div>
                <w:div w:id="892423883">
                  <w:marLeft w:val="0"/>
                  <w:marRight w:val="0"/>
                  <w:marTop w:val="0"/>
                  <w:marBottom w:val="0"/>
                  <w:divBdr>
                    <w:top w:val="none" w:sz="0" w:space="0" w:color="auto"/>
                    <w:left w:val="none" w:sz="0" w:space="0" w:color="auto"/>
                    <w:bottom w:val="none" w:sz="0" w:space="0" w:color="auto"/>
                    <w:right w:val="none" w:sz="0" w:space="0" w:color="auto"/>
                  </w:divBdr>
                </w:div>
                <w:div w:id="905260026">
                  <w:marLeft w:val="0"/>
                  <w:marRight w:val="0"/>
                  <w:marTop w:val="0"/>
                  <w:marBottom w:val="0"/>
                  <w:divBdr>
                    <w:top w:val="none" w:sz="0" w:space="0" w:color="auto"/>
                    <w:left w:val="none" w:sz="0" w:space="0" w:color="auto"/>
                    <w:bottom w:val="none" w:sz="0" w:space="0" w:color="auto"/>
                    <w:right w:val="none" w:sz="0" w:space="0" w:color="auto"/>
                  </w:divBdr>
                </w:div>
                <w:div w:id="917641229">
                  <w:marLeft w:val="0"/>
                  <w:marRight w:val="0"/>
                  <w:marTop w:val="0"/>
                  <w:marBottom w:val="0"/>
                  <w:divBdr>
                    <w:top w:val="none" w:sz="0" w:space="0" w:color="auto"/>
                    <w:left w:val="none" w:sz="0" w:space="0" w:color="auto"/>
                    <w:bottom w:val="none" w:sz="0" w:space="0" w:color="auto"/>
                    <w:right w:val="none" w:sz="0" w:space="0" w:color="auto"/>
                  </w:divBdr>
                </w:div>
                <w:div w:id="932326665">
                  <w:marLeft w:val="0"/>
                  <w:marRight w:val="0"/>
                  <w:marTop w:val="0"/>
                  <w:marBottom w:val="0"/>
                  <w:divBdr>
                    <w:top w:val="none" w:sz="0" w:space="0" w:color="auto"/>
                    <w:left w:val="none" w:sz="0" w:space="0" w:color="auto"/>
                    <w:bottom w:val="none" w:sz="0" w:space="0" w:color="auto"/>
                    <w:right w:val="none" w:sz="0" w:space="0" w:color="auto"/>
                  </w:divBdr>
                </w:div>
                <w:div w:id="934289450">
                  <w:marLeft w:val="0"/>
                  <w:marRight w:val="0"/>
                  <w:marTop w:val="0"/>
                  <w:marBottom w:val="0"/>
                  <w:divBdr>
                    <w:top w:val="none" w:sz="0" w:space="0" w:color="auto"/>
                    <w:left w:val="none" w:sz="0" w:space="0" w:color="auto"/>
                    <w:bottom w:val="none" w:sz="0" w:space="0" w:color="auto"/>
                    <w:right w:val="none" w:sz="0" w:space="0" w:color="auto"/>
                  </w:divBdr>
                </w:div>
                <w:div w:id="965358295">
                  <w:marLeft w:val="0"/>
                  <w:marRight w:val="0"/>
                  <w:marTop w:val="0"/>
                  <w:marBottom w:val="0"/>
                  <w:divBdr>
                    <w:top w:val="none" w:sz="0" w:space="0" w:color="auto"/>
                    <w:left w:val="none" w:sz="0" w:space="0" w:color="auto"/>
                    <w:bottom w:val="none" w:sz="0" w:space="0" w:color="auto"/>
                    <w:right w:val="none" w:sz="0" w:space="0" w:color="auto"/>
                  </w:divBdr>
                </w:div>
                <w:div w:id="975986754">
                  <w:marLeft w:val="0"/>
                  <w:marRight w:val="0"/>
                  <w:marTop w:val="0"/>
                  <w:marBottom w:val="0"/>
                  <w:divBdr>
                    <w:top w:val="none" w:sz="0" w:space="0" w:color="auto"/>
                    <w:left w:val="none" w:sz="0" w:space="0" w:color="auto"/>
                    <w:bottom w:val="none" w:sz="0" w:space="0" w:color="auto"/>
                    <w:right w:val="none" w:sz="0" w:space="0" w:color="auto"/>
                  </w:divBdr>
                </w:div>
                <w:div w:id="983851384">
                  <w:marLeft w:val="0"/>
                  <w:marRight w:val="0"/>
                  <w:marTop w:val="0"/>
                  <w:marBottom w:val="0"/>
                  <w:divBdr>
                    <w:top w:val="none" w:sz="0" w:space="0" w:color="auto"/>
                    <w:left w:val="none" w:sz="0" w:space="0" w:color="auto"/>
                    <w:bottom w:val="none" w:sz="0" w:space="0" w:color="auto"/>
                    <w:right w:val="none" w:sz="0" w:space="0" w:color="auto"/>
                  </w:divBdr>
                </w:div>
                <w:div w:id="988094275">
                  <w:marLeft w:val="0"/>
                  <w:marRight w:val="0"/>
                  <w:marTop w:val="0"/>
                  <w:marBottom w:val="0"/>
                  <w:divBdr>
                    <w:top w:val="none" w:sz="0" w:space="0" w:color="auto"/>
                    <w:left w:val="none" w:sz="0" w:space="0" w:color="auto"/>
                    <w:bottom w:val="none" w:sz="0" w:space="0" w:color="auto"/>
                    <w:right w:val="none" w:sz="0" w:space="0" w:color="auto"/>
                  </w:divBdr>
                </w:div>
                <w:div w:id="1043939625">
                  <w:marLeft w:val="0"/>
                  <w:marRight w:val="0"/>
                  <w:marTop w:val="0"/>
                  <w:marBottom w:val="0"/>
                  <w:divBdr>
                    <w:top w:val="none" w:sz="0" w:space="0" w:color="auto"/>
                    <w:left w:val="none" w:sz="0" w:space="0" w:color="auto"/>
                    <w:bottom w:val="none" w:sz="0" w:space="0" w:color="auto"/>
                    <w:right w:val="none" w:sz="0" w:space="0" w:color="auto"/>
                  </w:divBdr>
                </w:div>
                <w:div w:id="1051467600">
                  <w:marLeft w:val="0"/>
                  <w:marRight w:val="0"/>
                  <w:marTop w:val="0"/>
                  <w:marBottom w:val="0"/>
                  <w:divBdr>
                    <w:top w:val="none" w:sz="0" w:space="0" w:color="auto"/>
                    <w:left w:val="none" w:sz="0" w:space="0" w:color="auto"/>
                    <w:bottom w:val="none" w:sz="0" w:space="0" w:color="auto"/>
                    <w:right w:val="none" w:sz="0" w:space="0" w:color="auto"/>
                  </w:divBdr>
                </w:div>
                <w:div w:id="1113407222">
                  <w:marLeft w:val="0"/>
                  <w:marRight w:val="0"/>
                  <w:marTop w:val="0"/>
                  <w:marBottom w:val="0"/>
                  <w:divBdr>
                    <w:top w:val="none" w:sz="0" w:space="0" w:color="auto"/>
                    <w:left w:val="none" w:sz="0" w:space="0" w:color="auto"/>
                    <w:bottom w:val="none" w:sz="0" w:space="0" w:color="auto"/>
                    <w:right w:val="none" w:sz="0" w:space="0" w:color="auto"/>
                  </w:divBdr>
                </w:div>
                <w:div w:id="1121191576">
                  <w:marLeft w:val="0"/>
                  <w:marRight w:val="0"/>
                  <w:marTop w:val="0"/>
                  <w:marBottom w:val="0"/>
                  <w:divBdr>
                    <w:top w:val="none" w:sz="0" w:space="0" w:color="auto"/>
                    <w:left w:val="none" w:sz="0" w:space="0" w:color="auto"/>
                    <w:bottom w:val="none" w:sz="0" w:space="0" w:color="auto"/>
                    <w:right w:val="none" w:sz="0" w:space="0" w:color="auto"/>
                  </w:divBdr>
                </w:div>
                <w:div w:id="1286352502">
                  <w:marLeft w:val="0"/>
                  <w:marRight w:val="0"/>
                  <w:marTop w:val="0"/>
                  <w:marBottom w:val="0"/>
                  <w:divBdr>
                    <w:top w:val="none" w:sz="0" w:space="0" w:color="auto"/>
                    <w:left w:val="none" w:sz="0" w:space="0" w:color="auto"/>
                    <w:bottom w:val="none" w:sz="0" w:space="0" w:color="auto"/>
                    <w:right w:val="none" w:sz="0" w:space="0" w:color="auto"/>
                  </w:divBdr>
                </w:div>
                <w:div w:id="1309171910">
                  <w:marLeft w:val="0"/>
                  <w:marRight w:val="0"/>
                  <w:marTop w:val="0"/>
                  <w:marBottom w:val="0"/>
                  <w:divBdr>
                    <w:top w:val="none" w:sz="0" w:space="0" w:color="auto"/>
                    <w:left w:val="none" w:sz="0" w:space="0" w:color="auto"/>
                    <w:bottom w:val="none" w:sz="0" w:space="0" w:color="auto"/>
                    <w:right w:val="none" w:sz="0" w:space="0" w:color="auto"/>
                  </w:divBdr>
                </w:div>
                <w:div w:id="1322464719">
                  <w:marLeft w:val="0"/>
                  <w:marRight w:val="0"/>
                  <w:marTop w:val="0"/>
                  <w:marBottom w:val="0"/>
                  <w:divBdr>
                    <w:top w:val="none" w:sz="0" w:space="0" w:color="auto"/>
                    <w:left w:val="none" w:sz="0" w:space="0" w:color="auto"/>
                    <w:bottom w:val="none" w:sz="0" w:space="0" w:color="auto"/>
                    <w:right w:val="none" w:sz="0" w:space="0" w:color="auto"/>
                  </w:divBdr>
                </w:div>
                <w:div w:id="1360084856">
                  <w:marLeft w:val="0"/>
                  <w:marRight w:val="0"/>
                  <w:marTop w:val="0"/>
                  <w:marBottom w:val="0"/>
                  <w:divBdr>
                    <w:top w:val="none" w:sz="0" w:space="0" w:color="auto"/>
                    <w:left w:val="none" w:sz="0" w:space="0" w:color="auto"/>
                    <w:bottom w:val="none" w:sz="0" w:space="0" w:color="auto"/>
                    <w:right w:val="none" w:sz="0" w:space="0" w:color="auto"/>
                  </w:divBdr>
                </w:div>
                <w:div w:id="1436822134">
                  <w:marLeft w:val="0"/>
                  <w:marRight w:val="0"/>
                  <w:marTop w:val="0"/>
                  <w:marBottom w:val="0"/>
                  <w:divBdr>
                    <w:top w:val="none" w:sz="0" w:space="0" w:color="auto"/>
                    <w:left w:val="none" w:sz="0" w:space="0" w:color="auto"/>
                    <w:bottom w:val="none" w:sz="0" w:space="0" w:color="auto"/>
                    <w:right w:val="none" w:sz="0" w:space="0" w:color="auto"/>
                  </w:divBdr>
                </w:div>
                <w:div w:id="1480030160">
                  <w:marLeft w:val="0"/>
                  <w:marRight w:val="0"/>
                  <w:marTop w:val="0"/>
                  <w:marBottom w:val="0"/>
                  <w:divBdr>
                    <w:top w:val="none" w:sz="0" w:space="0" w:color="auto"/>
                    <w:left w:val="none" w:sz="0" w:space="0" w:color="auto"/>
                    <w:bottom w:val="none" w:sz="0" w:space="0" w:color="auto"/>
                    <w:right w:val="none" w:sz="0" w:space="0" w:color="auto"/>
                  </w:divBdr>
                </w:div>
                <w:div w:id="1486241865">
                  <w:marLeft w:val="0"/>
                  <w:marRight w:val="0"/>
                  <w:marTop w:val="0"/>
                  <w:marBottom w:val="0"/>
                  <w:divBdr>
                    <w:top w:val="none" w:sz="0" w:space="0" w:color="auto"/>
                    <w:left w:val="none" w:sz="0" w:space="0" w:color="auto"/>
                    <w:bottom w:val="none" w:sz="0" w:space="0" w:color="auto"/>
                    <w:right w:val="none" w:sz="0" w:space="0" w:color="auto"/>
                  </w:divBdr>
                </w:div>
                <w:div w:id="1532066766">
                  <w:marLeft w:val="0"/>
                  <w:marRight w:val="0"/>
                  <w:marTop w:val="0"/>
                  <w:marBottom w:val="0"/>
                  <w:divBdr>
                    <w:top w:val="none" w:sz="0" w:space="0" w:color="auto"/>
                    <w:left w:val="none" w:sz="0" w:space="0" w:color="auto"/>
                    <w:bottom w:val="none" w:sz="0" w:space="0" w:color="auto"/>
                    <w:right w:val="none" w:sz="0" w:space="0" w:color="auto"/>
                  </w:divBdr>
                </w:div>
                <w:div w:id="1533611900">
                  <w:marLeft w:val="0"/>
                  <w:marRight w:val="0"/>
                  <w:marTop w:val="0"/>
                  <w:marBottom w:val="0"/>
                  <w:divBdr>
                    <w:top w:val="none" w:sz="0" w:space="0" w:color="auto"/>
                    <w:left w:val="none" w:sz="0" w:space="0" w:color="auto"/>
                    <w:bottom w:val="none" w:sz="0" w:space="0" w:color="auto"/>
                    <w:right w:val="none" w:sz="0" w:space="0" w:color="auto"/>
                  </w:divBdr>
                </w:div>
                <w:div w:id="1554733218">
                  <w:marLeft w:val="0"/>
                  <w:marRight w:val="0"/>
                  <w:marTop w:val="0"/>
                  <w:marBottom w:val="0"/>
                  <w:divBdr>
                    <w:top w:val="none" w:sz="0" w:space="0" w:color="auto"/>
                    <w:left w:val="none" w:sz="0" w:space="0" w:color="auto"/>
                    <w:bottom w:val="none" w:sz="0" w:space="0" w:color="auto"/>
                    <w:right w:val="none" w:sz="0" w:space="0" w:color="auto"/>
                  </w:divBdr>
                </w:div>
                <w:div w:id="1564219290">
                  <w:marLeft w:val="0"/>
                  <w:marRight w:val="0"/>
                  <w:marTop w:val="0"/>
                  <w:marBottom w:val="0"/>
                  <w:divBdr>
                    <w:top w:val="none" w:sz="0" w:space="0" w:color="auto"/>
                    <w:left w:val="none" w:sz="0" w:space="0" w:color="auto"/>
                    <w:bottom w:val="none" w:sz="0" w:space="0" w:color="auto"/>
                    <w:right w:val="none" w:sz="0" w:space="0" w:color="auto"/>
                  </w:divBdr>
                </w:div>
                <w:div w:id="1581213536">
                  <w:marLeft w:val="0"/>
                  <w:marRight w:val="0"/>
                  <w:marTop w:val="0"/>
                  <w:marBottom w:val="0"/>
                  <w:divBdr>
                    <w:top w:val="none" w:sz="0" w:space="0" w:color="auto"/>
                    <w:left w:val="none" w:sz="0" w:space="0" w:color="auto"/>
                    <w:bottom w:val="none" w:sz="0" w:space="0" w:color="auto"/>
                    <w:right w:val="none" w:sz="0" w:space="0" w:color="auto"/>
                  </w:divBdr>
                </w:div>
                <w:div w:id="1624531572">
                  <w:marLeft w:val="0"/>
                  <w:marRight w:val="0"/>
                  <w:marTop w:val="0"/>
                  <w:marBottom w:val="0"/>
                  <w:divBdr>
                    <w:top w:val="none" w:sz="0" w:space="0" w:color="auto"/>
                    <w:left w:val="none" w:sz="0" w:space="0" w:color="auto"/>
                    <w:bottom w:val="none" w:sz="0" w:space="0" w:color="auto"/>
                    <w:right w:val="none" w:sz="0" w:space="0" w:color="auto"/>
                  </w:divBdr>
                </w:div>
                <w:div w:id="1627277461">
                  <w:marLeft w:val="0"/>
                  <w:marRight w:val="0"/>
                  <w:marTop w:val="0"/>
                  <w:marBottom w:val="0"/>
                  <w:divBdr>
                    <w:top w:val="none" w:sz="0" w:space="0" w:color="auto"/>
                    <w:left w:val="none" w:sz="0" w:space="0" w:color="auto"/>
                    <w:bottom w:val="none" w:sz="0" w:space="0" w:color="auto"/>
                    <w:right w:val="none" w:sz="0" w:space="0" w:color="auto"/>
                  </w:divBdr>
                </w:div>
                <w:div w:id="1692756690">
                  <w:marLeft w:val="0"/>
                  <w:marRight w:val="0"/>
                  <w:marTop w:val="0"/>
                  <w:marBottom w:val="0"/>
                  <w:divBdr>
                    <w:top w:val="none" w:sz="0" w:space="0" w:color="auto"/>
                    <w:left w:val="none" w:sz="0" w:space="0" w:color="auto"/>
                    <w:bottom w:val="none" w:sz="0" w:space="0" w:color="auto"/>
                    <w:right w:val="none" w:sz="0" w:space="0" w:color="auto"/>
                  </w:divBdr>
                </w:div>
                <w:div w:id="1762483922">
                  <w:marLeft w:val="0"/>
                  <w:marRight w:val="0"/>
                  <w:marTop w:val="0"/>
                  <w:marBottom w:val="0"/>
                  <w:divBdr>
                    <w:top w:val="none" w:sz="0" w:space="0" w:color="auto"/>
                    <w:left w:val="none" w:sz="0" w:space="0" w:color="auto"/>
                    <w:bottom w:val="none" w:sz="0" w:space="0" w:color="auto"/>
                    <w:right w:val="none" w:sz="0" w:space="0" w:color="auto"/>
                  </w:divBdr>
                </w:div>
                <w:div w:id="1776049339">
                  <w:marLeft w:val="0"/>
                  <w:marRight w:val="0"/>
                  <w:marTop w:val="0"/>
                  <w:marBottom w:val="0"/>
                  <w:divBdr>
                    <w:top w:val="none" w:sz="0" w:space="0" w:color="auto"/>
                    <w:left w:val="none" w:sz="0" w:space="0" w:color="auto"/>
                    <w:bottom w:val="none" w:sz="0" w:space="0" w:color="auto"/>
                    <w:right w:val="none" w:sz="0" w:space="0" w:color="auto"/>
                  </w:divBdr>
                </w:div>
                <w:div w:id="1778058467">
                  <w:marLeft w:val="0"/>
                  <w:marRight w:val="0"/>
                  <w:marTop w:val="0"/>
                  <w:marBottom w:val="0"/>
                  <w:divBdr>
                    <w:top w:val="none" w:sz="0" w:space="0" w:color="auto"/>
                    <w:left w:val="none" w:sz="0" w:space="0" w:color="auto"/>
                    <w:bottom w:val="none" w:sz="0" w:space="0" w:color="auto"/>
                    <w:right w:val="none" w:sz="0" w:space="0" w:color="auto"/>
                  </w:divBdr>
                </w:div>
                <w:div w:id="1789471338">
                  <w:marLeft w:val="0"/>
                  <w:marRight w:val="0"/>
                  <w:marTop w:val="0"/>
                  <w:marBottom w:val="0"/>
                  <w:divBdr>
                    <w:top w:val="none" w:sz="0" w:space="0" w:color="auto"/>
                    <w:left w:val="none" w:sz="0" w:space="0" w:color="auto"/>
                    <w:bottom w:val="none" w:sz="0" w:space="0" w:color="auto"/>
                    <w:right w:val="none" w:sz="0" w:space="0" w:color="auto"/>
                  </w:divBdr>
                </w:div>
                <w:div w:id="1792213177">
                  <w:marLeft w:val="0"/>
                  <w:marRight w:val="0"/>
                  <w:marTop w:val="0"/>
                  <w:marBottom w:val="0"/>
                  <w:divBdr>
                    <w:top w:val="none" w:sz="0" w:space="0" w:color="auto"/>
                    <w:left w:val="none" w:sz="0" w:space="0" w:color="auto"/>
                    <w:bottom w:val="none" w:sz="0" w:space="0" w:color="auto"/>
                    <w:right w:val="none" w:sz="0" w:space="0" w:color="auto"/>
                  </w:divBdr>
                </w:div>
                <w:div w:id="1832868618">
                  <w:marLeft w:val="0"/>
                  <w:marRight w:val="0"/>
                  <w:marTop w:val="0"/>
                  <w:marBottom w:val="0"/>
                  <w:divBdr>
                    <w:top w:val="none" w:sz="0" w:space="0" w:color="auto"/>
                    <w:left w:val="none" w:sz="0" w:space="0" w:color="auto"/>
                    <w:bottom w:val="none" w:sz="0" w:space="0" w:color="auto"/>
                    <w:right w:val="none" w:sz="0" w:space="0" w:color="auto"/>
                  </w:divBdr>
                </w:div>
                <w:div w:id="1850873550">
                  <w:marLeft w:val="0"/>
                  <w:marRight w:val="0"/>
                  <w:marTop w:val="0"/>
                  <w:marBottom w:val="0"/>
                  <w:divBdr>
                    <w:top w:val="none" w:sz="0" w:space="0" w:color="auto"/>
                    <w:left w:val="none" w:sz="0" w:space="0" w:color="auto"/>
                    <w:bottom w:val="none" w:sz="0" w:space="0" w:color="auto"/>
                    <w:right w:val="none" w:sz="0" w:space="0" w:color="auto"/>
                  </w:divBdr>
                </w:div>
                <w:div w:id="1902401990">
                  <w:marLeft w:val="0"/>
                  <w:marRight w:val="0"/>
                  <w:marTop w:val="0"/>
                  <w:marBottom w:val="0"/>
                  <w:divBdr>
                    <w:top w:val="none" w:sz="0" w:space="0" w:color="auto"/>
                    <w:left w:val="none" w:sz="0" w:space="0" w:color="auto"/>
                    <w:bottom w:val="none" w:sz="0" w:space="0" w:color="auto"/>
                    <w:right w:val="none" w:sz="0" w:space="0" w:color="auto"/>
                  </w:divBdr>
                </w:div>
                <w:div w:id="1945965585">
                  <w:marLeft w:val="0"/>
                  <w:marRight w:val="0"/>
                  <w:marTop w:val="0"/>
                  <w:marBottom w:val="0"/>
                  <w:divBdr>
                    <w:top w:val="none" w:sz="0" w:space="0" w:color="auto"/>
                    <w:left w:val="none" w:sz="0" w:space="0" w:color="auto"/>
                    <w:bottom w:val="none" w:sz="0" w:space="0" w:color="auto"/>
                    <w:right w:val="none" w:sz="0" w:space="0" w:color="auto"/>
                  </w:divBdr>
                </w:div>
                <w:div w:id="1951547806">
                  <w:marLeft w:val="0"/>
                  <w:marRight w:val="0"/>
                  <w:marTop w:val="0"/>
                  <w:marBottom w:val="0"/>
                  <w:divBdr>
                    <w:top w:val="none" w:sz="0" w:space="0" w:color="auto"/>
                    <w:left w:val="none" w:sz="0" w:space="0" w:color="auto"/>
                    <w:bottom w:val="none" w:sz="0" w:space="0" w:color="auto"/>
                    <w:right w:val="none" w:sz="0" w:space="0" w:color="auto"/>
                  </w:divBdr>
                </w:div>
                <w:div w:id="1991211159">
                  <w:marLeft w:val="0"/>
                  <w:marRight w:val="0"/>
                  <w:marTop w:val="0"/>
                  <w:marBottom w:val="0"/>
                  <w:divBdr>
                    <w:top w:val="none" w:sz="0" w:space="0" w:color="auto"/>
                    <w:left w:val="none" w:sz="0" w:space="0" w:color="auto"/>
                    <w:bottom w:val="none" w:sz="0" w:space="0" w:color="auto"/>
                    <w:right w:val="none" w:sz="0" w:space="0" w:color="auto"/>
                  </w:divBdr>
                </w:div>
                <w:div w:id="1993098333">
                  <w:marLeft w:val="0"/>
                  <w:marRight w:val="0"/>
                  <w:marTop w:val="0"/>
                  <w:marBottom w:val="0"/>
                  <w:divBdr>
                    <w:top w:val="none" w:sz="0" w:space="0" w:color="auto"/>
                    <w:left w:val="none" w:sz="0" w:space="0" w:color="auto"/>
                    <w:bottom w:val="none" w:sz="0" w:space="0" w:color="auto"/>
                    <w:right w:val="none" w:sz="0" w:space="0" w:color="auto"/>
                  </w:divBdr>
                </w:div>
                <w:div w:id="2025858225">
                  <w:marLeft w:val="0"/>
                  <w:marRight w:val="0"/>
                  <w:marTop w:val="0"/>
                  <w:marBottom w:val="0"/>
                  <w:divBdr>
                    <w:top w:val="none" w:sz="0" w:space="0" w:color="auto"/>
                    <w:left w:val="none" w:sz="0" w:space="0" w:color="auto"/>
                    <w:bottom w:val="none" w:sz="0" w:space="0" w:color="auto"/>
                    <w:right w:val="none" w:sz="0" w:space="0" w:color="auto"/>
                  </w:divBdr>
                </w:div>
                <w:div w:id="2026519340">
                  <w:marLeft w:val="0"/>
                  <w:marRight w:val="0"/>
                  <w:marTop w:val="0"/>
                  <w:marBottom w:val="0"/>
                  <w:divBdr>
                    <w:top w:val="none" w:sz="0" w:space="0" w:color="auto"/>
                    <w:left w:val="none" w:sz="0" w:space="0" w:color="auto"/>
                    <w:bottom w:val="none" w:sz="0" w:space="0" w:color="auto"/>
                    <w:right w:val="none" w:sz="0" w:space="0" w:color="auto"/>
                  </w:divBdr>
                </w:div>
                <w:div w:id="2038267657">
                  <w:marLeft w:val="0"/>
                  <w:marRight w:val="0"/>
                  <w:marTop w:val="0"/>
                  <w:marBottom w:val="0"/>
                  <w:divBdr>
                    <w:top w:val="none" w:sz="0" w:space="0" w:color="auto"/>
                    <w:left w:val="none" w:sz="0" w:space="0" w:color="auto"/>
                    <w:bottom w:val="none" w:sz="0" w:space="0" w:color="auto"/>
                    <w:right w:val="none" w:sz="0" w:space="0" w:color="auto"/>
                  </w:divBdr>
                </w:div>
                <w:div w:id="2045137381">
                  <w:marLeft w:val="0"/>
                  <w:marRight w:val="0"/>
                  <w:marTop w:val="0"/>
                  <w:marBottom w:val="0"/>
                  <w:divBdr>
                    <w:top w:val="none" w:sz="0" w:space="0" w:color="auto"/>
                    <w:left w:val="none" w:sz="0" w:space="0" w:color="auto"/>
                    <w:bottom w:val="none" w:sz="0" w:space="0" w:color="auto"/>
                    <w:right w:val="none" w:sz="0" w:space="0" w:color="auto"/>
                  </w:divBdr>
                </w:div>
                <w:div w:id="2065833869">
                  <w:marLeft w:val="0"/>
                  <w:marRight w:val="0"/>
                  <w:marTop w:val="0"/>
                  <w:marBottom w:val="0"/>
                  <w:divBdr>
                    <w:top w:val="none" w:sz="0" w:space="0" w:color="auto"/>
                    <w:left w:val="none" w:sz="0" w:space="0" w:color="auto"/>
                    <w:bottom w:val="none" w:sz="0" w:space="0" w:color="auto"/>
                    <w:right w:val="none" w:sz="0" w:space="0" w:color="auto"/>
                  </w:divBdr>
                </w:div>
                <w:div w:id="2099053533">
                  <w:marLeft w:val="0"/>
                  <w:marRight w:val="0"/>
                  <w:marTop w:val="0"/>
                  <w:marBottom w:val="0"/>
                  <w:divBdr>
                    <w:top w:val="none" w:sz="0" w:space="0" w:color="auto"/>
                    <w:left w:val="none" w:sz="0" w:space="0" w:color="auto"/>
                    <w:bottom w:val="none" w:sz="0" w:space="0" w:color="auto"/>
                    <w:right w:val="none" w:sz="0" w:space="0" w:color="auto"/>
                  </w:divBdr>
                </w:div>
              </w:divsChild>
            </w:div>
            <w:div w:id="1864592206">
              <w:marLeft w:val="0"/>
              <w:marRight w:val="0"/>
              <w:marTop w:val="0"/>
              <w:marBottom w:val="0"/>
              <w:divBdr>
                <w:top w:val="none" w:sz="0" w:space="0" w:color="auto"/>
                <w:left w:val="none" w:sz="0" w:space="0" w:color="auto"/>
                <w:bottom w:val="none" w:sz="0" w:space="0" w:color="auto"/>
                <w:right w:val="none" w:sz="0" w:space="0" w:color="auto"/>
              </w:divBdr>
            </w:div>
            <w:div w:id="1864827870">
              <w:marLeft w:val="0"/>
              <w:marRight w:val="0"/>
              <w:marTop w:val="0"/>
              <w:marBottom w:val="0"/>
              <w:divBdr>
                <w:top w:val="none" w:sz="0" w:space="0" w:color="auto"/>
                <w:left w:val="none" w:sz="0" w:space="0" w:color="auto"/>
                <w:bottom w:val="none" w:sz="0" w:space="0" w:color="auto"/>
                <w:right w:val="none" w:sz="0" w:space="0" w:color="auto"/>
              </w:divBdr>
            </w:div>
            <w:div w:id="1864859167">
              <w:marLeft w:val="0"/>
              <w:marRight w:val="0"/>
              <w:marTop w:val="0"/>
              <w:marBottom w:val="0"/>
              <w:divBdr>
                <w:top w:val="none" w:sz="0" w:space="0" w:color="auto"/>
                <w:left w:val="none" w:sz="0" w:space="0" w:color="auto"/>
                <w:bottom w:val="none" w:sz="0" w:space="0" w:color="auto"/>
                <w:right w:val="none" w:sz="0" w:space="0" w:color="auto"/>
              </w:divBdr>
            </w:div>
            <w:div w:id="1865439369">
              <w:marLeft w:val="0"/>
              <w:marRight w:val="0"/>
              <w:marTop w:val="0"/>
              <w:marBottom w:val="0"/>
              <w:divBdr>
                <w:top w:val="none" w:sz="0" w:space="0" w:color="auto"/>
                <w:left w:val="none" w:sz="0" w:space="0" w:color="auto"/>
                <w:bottom w:val="none" w:sz="0" w:space="0" w:color="auto"/>
                <w:right w:val="none" w:sz="0" w:space="0" w:color="auto"/>
              </w:divBdr>
            </w:div>
            <w:div w:id="1866550862">
              <w:marLeft w:val="0"/>
              <w:marRight w:val="0"/>
              <w:marTop w:val="0"/>
              <w:marBottom w:val="0"/>
              <w:divBdr>
                <w:top w:val="none" w:sz="0" w:space="0" w:color="auto"/>
                <w:left w:val="none" w:sz="0" w:space="0" w:color="auto"/>
                <w:bottom w:val="none" w:sz="0" w:space="0" w:color="auto"/>
                <w:right w:val="none" w:sz="0" w:space="0" w:color="auto"/>
              </w:divBdr>
            </w:div>
            <w:div w:id="1867672400">
              <w:marLeft w:val="0"/>
              <w:marRight w:val="0"/>
              <w:marTop w:val="0"/>
              <w:marBottom w:val="0"/>
              <w:divBdr>
                <w:top w:val="none" w:sz="0" w:space="0" w:color="auto"/>
                <w:left w:val="none" w:sz="0" w:space="0" w:color="auto"/>
                <w:bottom w:val="none" w:sz="0" w:space="0" w:color="auto"/>
                <w:right w:val="none" w:sz="0" w:space="0" w:color="auto"/>
              </w:divBdr>
            </w:div>
            <w:div w:id="1868832872">
              <w:marLeft w:val="0"/>
              <w:marRight w:val="0"/>
              <w:marTop w:val="0"/>
              <w:marBottom w:val="0"/>
              <w:divBdr>
                <w:top w:val="none" w:sz="0" w:space="0" w:color="auto"/>
                <w:left w:val="none" w:sz="0" w:space="0" w:color="auto"/>
                <w:bottom w:val="none" w:sz="0" w:space="0" w:color="auto"/>
                <w:right w:val="none" w:sz="0" w:space="0" w:color="auto"/>
              </w:divBdr>
            </w:div>
            <w:div w:id="1870102151">
              <w:marLeft w:val="0"/>
              <w:marRight w:val="0"/>
              <w:marTop w:val="0"/>
              <w:marBottom w:val="0"/>
              <w:divBdr>
                <w:top w:val="none" w:sz="0" w:space="0" w:color="auto"/>
                <w:left w:val="none" w:sz="0" w:space="0" w:color="auto"/>
                <w:bottom w:val="none" w:sz="0" w:space="0" w:color="auto"/>
                <w:right w:val="none" w:sz="0" w:space="0" w:color="auto"/>
              </w:divBdr>
            </w:div>
            <w:div w:id="1871410173">
              <w:marLeft w:val="0"/>
              <w:marRight w:val="0"/>
              <w:marTop w:val="0"/>
              <w:marBottom w:val="0"/>
              <w:divBdr>
                <w:top w:val="none" w:sz="0" w:space="0" w:color="auto"/>
                <w:left w:val="none" w:sz="0" w:space="0" w:color="auto"/>
                <w:bottom w:val="none" w:sz="0" w:space="0" w:color="auto"/>
                <w:right w:val="none" w:sz="0" w:space="0" w:color="auto"/>
              </w:divBdr>
            </w:div>
            <w:div w:id="1875193187">
              <w:marLeft w:val="0"/>
              <w:marRight w:val="0"/>
              <w:marTop w:val="0"/>
              <w:marBottom w:val="0"/>
              <w:divBdr>
                <w:top w:val="none" w:sz="0" w:space="0" w:color="auto"/>
                <w:left w:val="none" w:sz="0" w:space="0" w:color="auto"/>
                <w:bottom w:val="none" w:sz="0" w:space="0" w:color="auto"/>
                <w:right w:val="none" w:sz="0" w:space="0" w:color="auto"/>
              </w:divBdr>
            </w:div>
            <w:div w:id="1875381068">
              <w:marLeft w:val="0"/>
              <w:marRight w:val="0"/>
              <w:marTop w:val="0"/>
              <w:marBottom w:val="0"/>
              <w:divBdr>
                <w:top w:val="none" w:sz="0" w:space="0" w:color="auto"/>
                <w:left w:val="none" w:sz="0" w:space="0" w:color="auto"/>
                <w:bottom w:val="none" w:sz="0" w:space="0" w:color="auto"/>
                <w:right w:val="none" w:sz="0" w:space="0" w:color="auto"/>
              </w:divBdr>
            </w:div>
            <w:div w:id="1877155834">
              <w:marLeft w:val="0"/>
              <w:marRight w:val="0"/>
              <w:marTop w:val="0"/>
              <w:marBottom w:val="0"/>
              <w:divBdr>
                <w:top w:val="none" w:sz="0" w:space="0" w:color="auto"/>
                <w:left w:val="none" w:sz="0" w:space="0" w:color="auto"/>
                <w:bottom w:val="none" w:sz="0" w:space="0" w:color="auto"/>
                <w:right w:val="none" w:sz="0" w:space="0" w:color="auto"/>
              </w:divBdr>
            </w:div>
            <w:div w:id="1877421901">
              <w:marLeft w:val="0"/>
              <w:marRight w:val="0"/>
              <w:marTop w:val="0"/>
              <w:marBottom w:val="0"/>
              <w:divBdr>
                <w:top w:val="none" w:sz="0" w:space="0" w:color="auto"/>
                <w:left w:val="none" w:sz="0" w:space="0" w:color="auto"/>
                <w:bottom w:val="none" w:sz="0" w:space="0" w:color="auto"/>
                <w:right w:val="none" w:sz="0" w:space="0" w:color="auto"/>
              </w:divBdr>
            </w:div>
            <w:div w:id="1878227700">
              <w:marLeft w:val="0"/>
              <w:marRight w:val="0"/>
              <w:marTop w:val="0"/>
              <w:marBottom w:val="0"/>
              <w:divBdr>
                <w:top w:val="none" w:sz="0" w:space="0" w:color="auto"/>
                <w:left w:val="none" w:sz="0" w:space="0" w:color="auto"/>
                <w:bottom w:val="none" w:sz="0" w:space="0" w:color="auto"/>
                <w:right w:val="none" w:sz="0" w:space="0" w:color="auto"/>
              </w:divBdr>
            </w:div>
            <w:div w:id="1882202018">
              <w:marLeft w:val="0"/>
              <w:marRight w:val="0"/>
              <w:marTop w:val="0"/>
              <w:marBottom w:val="0"/>
              <w:divBdr>
                <w:top w:val="none" w:sz="0" w:space="0" w:color="auto"/>
                <w:left w:val="none" w:sz="0" w:space="0" w:color="auto"/>
                <w:bottom w:val="none" w:sz="0" w:space="0" w:color="auto"/>
                <w:right w:val="none" w:sz="0" w:space="0" w:color="auto"/>
              </w:divBdr>
            </w:div>
            <w:div w:id="1883059005">
              <w:marLeft w:val="0"/>
              <w:marRight w:val="0"/>
              <w:marTop w:val="0"/>
              <w:marBottom w:val="0"/>
              <w:divBdr>
                <w:top w:val="none" w:sz="0" w:space="0" w:color="auto"/>
                <w:left w:val="none" w:sz="0" w:space="0" w:color="auto"/>
                <w:bottom w:val="none" w:sz="0" w:space="0" w:color="auto"/>
                <w:right w:val="none" w:sz="0" w:space="0" w:color="auto"/>
              </w:divBdr>
            </w:div>
            <w:div w:id="1884561431">
              <w:marLeft w:val="0"/>
              <w:marRight w:val="0"/>
              <w:marTop w:val="0"/>
              <w:marBottom w:val="0"/>
              <w:divBdr>
                <w:top w:val="none" w:sz="0" w:space="0" w:color="auto"/>
                <w:left w:val="none" w:sz="0" w:space="0" w:color="auto"/>
                <w:bottom w:val="none" w:sz="0" w:space="0" w:color="auto"/>
                <w:right w:val="none" w:sz="0" w:space="0" w:color="auto"/>
              </w:divBdr>
            </w:div>
            <w:div w:id="1888451688">
              <w:marLeft w:val="0"/>
              <w:marRight w:val="0"/>
              <w:marTop w:val="0"/>
              <w:marBottom w:val="0"/>
              <w:divBdr>
                <w:top w:val="none" w:sz="0" w:space="0" w:color="auto"/>
                <w:left w:val="none" w:sz="0" w:space="0" w:color="auto"/>
                <w:bottom w:val="none" w:sz="0" w:space="0" w:color="auto"/>
                <w:right w:val="none" w:sz="0" w:space="0" w:color="auto"/>
              </w:divBdr>
            </w:div>
            <w:div w:id="1889103919">
              <w:marLeft w:val="0"/>
              <w:marRight w:val="0"/>
              <w:marTop w:val="0"/>
              <w:marBottom w:val="0"/>
              <w:divBdr>
                <w:top w:val="none" w:sz="0" w:space="0" w:color="auto"/>
                <w:left w:val="none" w:sz="0" w:space="0" w:color="auto"/>
                <w:bottom w:val="none" w:sz="0" w:space="0" w:color="auto"/>
                <w:right w:val="none" w:sz="0" w:space="0" w:color="auto"/>
              </w:divBdr>
            </w:div>
            <w:div w:id="1889993351">
              <w:marLeft w:val="0"/>
              <w:marRight w:val="0"/>
              <w:marTop w:val="0"/>
              <w:marBottom w:val="0"/>
              <w:divBdr>
                <w:top w:val="none" w:sz="0" w:space="0" w:color="auto"/>
                <w:left w:val="none" w:sz="0" w:space="0" w:color="auto"/>
                <w:bottom w:val="none" w:sz="0" w:space="0" w:color="auto"/>
                <w:right w:val="none" w:sz="0" w:space="0" w:color="auto"/>
              </w:divBdr>
            </w:div>
            <w:div w:id="1890460813">
              <w:marLeft w:val="0"/>
              <w:marRight w:val="0"/>
              <w:marTop w:val="0"/>
              <w:marBottom w:val="0"/>
              <w:divBdr>
                <w:top w:val="none" w:sz="0" w:space="0" w:color="auto"/>
                <w:left w:val="none" w:sz="0" w:space="0" w:color="auto"/>
                <w:bottom w:val="none" w:sz="0" w:space="0" w:color="auto"/>
                <w:right w:val="none" w:sz="0" w:space="0" w:color="auto"/>
              </w:divBdr>
            </w:div>
            <w:div w:id="1896434062">
              <w:marLeft w:val="0"/>
              <w:marRight w:val="0"/>
              <w:marTop w:val="0"/>
              <w:marBottom w:val="0"/>
              <w:divBdr>
                <w:top w:val="none" w:sz="0" w:space="0" w:color="auto"/>
                <w:left w:val="none" w:sz="0" w:space="0" w:color="auto"/>
                <w:bottom w:val="none" w:sz="0" w:space="0" w:color="auto"/>
                <w:right w:val="none" w:sz="0" w:space="0" w:color="auto"/>
              </w:divBdr>
            </w:div>
            <w:div w:id="1901593132">
              <w:marLeft w:val="0"/>
              <w:marRight w:val="0"/>
              <w:marTop w:val="0"/>
              <w:marBottom w:val="0"/>
              <w:divBdr>
                <w:top w:val="none" w:sz="0" w:space="0" w:color="auto"/>
                <w:left w:val="none" w:sz="0" w:space="0" w:color="auto"/>
                <w:bottom w:val="none" w:sz="0" w:space="0" w:color="auto"/>
                <w:right w:val="none" w:sz="0" w:space="0" w:color="auto"/>
              </w:divBdr>
            </w:div>
            <w:div w:id="1901593931">
              <w:marLeft w:val="0"/>
              <w:marRight w:val="0"/>
              <w:marTop w:val="0"/>
              <w:marBottom w:val="0"/>
              <w:divBdr>
                <w:top w:val="none" w:sz="0" w:space="0" w:color="auto"/>
                <w:left w:val="none" w:sz="0" w:space="0" w:color="auto"/>
                <w:bottom w:val="none" w:sz="0" w:space="0" w:color="auto"/>
                <w:right w:val="none" w:sz="0" w:space="0" w:color="auto"/>
              </w:divBdr>
            </w:div>
            <w:div w:id="1902012550">
              <w:marLeft w:val="0"/>
              <w:marRight w:val="0"/>
              <w:marTop w:val="0"/>
              <w:marBottom w:val="0"/>
              <w:divBdr>
                <w:top w:val="none" w:sz="0" w:space="0" w:color="auto"/>
                <w:left w:val="none" w:sz="0" w:space="0" w:color="auto"/>
                <w:bottom w:val="none" w:sz="0" w:space="0" w:color="auto"/>
                <w:right w:val="none" w:sz="0" w:space="0" w:color="auto"/>
              </w:divBdr>
            </w:div>
            <w:div w:id="1902792673">
              <w:marLeft w:val="0"/>
              <w:marRight w:val="0"/>
              <w:marTop w:val="0"/>
              <w:marBottom w:val="0"/>
              <w:divBdr>
                <w:top w:val="none" w:sz="0" w:space="0" w:color="auto"/>
                <w:left w:val="none" w:sz="0" w:space="0" w:color="auto"/>
                <w:bottom w:val="none" w:sz="0" w:space="0" w:color="auto"/>
                <w:right w:val="none" w:sz="0" w:space="0" w:color="auto"/>
              </w:divBdr>
            </w:div>
            <w:div w:id="1903053642">
              <w:marLeft w:val="0"/>
              <w:marRight w:val="0"/>
              <w:marTop w:val="0"/>
              <w:marBottom w:val="0"/>
              <w:divBdr>
                <w:top w:val="none" w:sz="0" w:space="0" w:color="auto"/>
                <w:left w:val="none" w:sz="0" w:space="0" w:color="auto"/>
                <w:bottom w:val="none" w:sz="0" w:space="0" w:color="auto"/>
                <w:right w:val="none" w:sz="0" w:space="0" w:color="auto"/>
              </w:divBdr>
            </w:div>
            <w:div w:id="1903827428">
              <w:marLeft w:val="0"/>
              <w:marRight w:val="0"/>
              <w:marTop w:val="0"/>
              <w:marBottom w:val="0"/>
              <w:divBdr>
                <w:top w:val="none" w:sz="0" w:space="0" w:color="auto"/>
                <w:left w:val="none" w:sz="0" w:space="0" w:color="auto"/>
                <w:bottom w:val="none" w:sz="0" w:space="0" w:color="auto"/>
                <w:right w:val="none" w:sz="0" w:space="0" w:color="auto"/>
              </w:divBdr>
            </w:div>
            <w:div w:id="1904178049">
              <w:marLeft w:val="0"/>
              <w:marRight w:val="0"/>
              <w:marTop w:val="0"/>
              <w:marBottom w:val="0"/>
              <w:divBdr>
                <w:top w:val="none" w:sz="0" w:space="0" w:color="auto"/>
                <w:left w:val="none" w:sz="0" w:space="0" w:color="auto"/>
                <w:bottom w:val="none" w:sz="0" w:space="0" w:color="auto"/>
                <w:right w:val="none" w:sz="0" w:space="0" w:color="auto"/>
              </w:divBdr>
            </w:div>
            <w:div w:id="1904676067">
              <w:marLeft w:val="0"/>
              <w:marRight w:val="0"/>
              <w:marTop w:val="0"/>
              <w:marBottom w:val="0"/>
              <w:divBdr>
                <w:top w:val="none" w:sz="0" w:space="0" w:color="auto"/>
                <w:left w:val="none" w:sz="0" w:space="0" w:color="auto"/>
                <w:bottom w:val="none" w:sz="0" w:space="0" w:color="auto"/>
                <w:right w:val="none" w:sz="0" w:space="0" w:color="auto"/>
              </w:divBdr>
            </w:div>
            <w:div w:id="1906331640">
              <w:marLeft w:val="0"/>
              <w:marRight w:val="0"/>
              <w:marTop w:val="0"/>
              <w:marBottom w:val="0"/>
              <w:divBdr>
                <w:top w:val="none" w:sz="0" w:space="0" w:color="auto"/>
                <w:left w:val="none" w:sz="0" w:space="0" w:color="auto"/>
                <w:bottom w:val="none" w:sz="0" w:space="0" w:color="auto"/>
                <w:right w:val="none" w:sz="0" w:space="0" w:color="auto"/>
              </w:divBdr>
            </w:div>
            <w:div w:id="1906986092">
              <w:marLeft w:val="0"/>
              <w:marRight w:val="0"/>
              <w:marTop w:val="0"/>
              <w:marBottom w:val="0"/>
              <w:divBdr>
                <w:top w:val="none" w:sz="0" w:space="0" w:color="auto"/>
                <w:left w:val="none" w:sz="0" w:space="0" w:color="auto"/>
                <w:bottom w:val="none" w:sz="0" w:space="0" w:color="auto"/>
                <w:right w:val="none" w:sz="0" w:space="0" w:color="auto"/>
              </w:divBdr>
            </w:div>
            <w:div w:id="1908295525">
              <w:marLeft w:val="0"/>
              <w:marRight w:val="0"/>
              <w:marTop w:val="0"/>
              <w:marBottom w:val="0"/>
              <w:divBdr>
                <w:top w:val="none" w:sz="0" w:space="0" w:color="auto"/>
                <w:left w:val="none" w:sz="0" w:space="0" w:color="auto"/>
                <w:bottom w:val="none" w:sz="0" w:space="0" w:color="auto"/>
                <w:right w:val="none" w:sz="0" w:space="0" w:color="auto"/>
              </w:divBdr>
            </w:div>
            <w:div w:id="1908802584">
              <w:marLeft w:val="0"/>
              <w:marRight w:val="0"/>
              <w:marTop w:val="0"/>
              <w:marBottom w:val="0"/>
              <w:divBdr>
                <w:top w:val="none" w:sz="0" w:space="0" w:color="auto"/>
                <w:left w:val="none" w:sz="0" w:space="0" w:color="auto"/>
                <w:bottom w:val="none" w:sz="0" w:space="0" w:color="auto"/>
                <w:right w:val="none" w:sz="0" w:space="0" w:color="auto"/>
              </w:divBdr>
            </w:div>
            <w:div w:id="1910459991">
              <w:marLeft w:val="0"/>
              <w:marRight w:val="0"/>
              <w:marTop w:val="0"/>
              <w:marBottom w:val="0"/>
              <w:divBdr>
                <w:top w:val="none" w:sz="0" w:space="0" w:color="auto"/>
                <w:left w:val="none" w:sz="0" w:space="0" w:color="auto"/>
                <w:bottom w:val="none" w:sz="0" w:space="0" w:color="auto"/>
                <w:right w:val="none" w:sz="0" w:space="0" w:color="auto"/>
              </w:divBdr>
            </w:div>
            <w:div w:id="1911846257">
              <w:marLeft w:val="0"/>
              <w:marRight w:val="0"/>
              <w:marTop w:val="0"/>
              <w:marBottom w:val="0"/>
              <w:divBdr>
                <w:top w:val="none" w:sz="0" w:space="0" w:color="auto"/>
                <w:left w:val="none" w:sz="0" w:space="0" w:color="auto"/>
                <w:bottom w:val="none" w:sz="0" w:space="0" w:color="auto"/>
                <w:right w:val="none" w:sz="0" w:space="0" w:color="auto"/>
              </w:divBdr>
            </w:div>
            <w:div w:id="1913617090">
              <w:marLeft w:val="0"/>
              <w:marRight w:val="0"/>
              <w:marTop w:val="0"/>
              <w:marBottom w:val="0"/>
              <w:divBdr>
                <w:top w:val="none" w:sz="0" w:space="0" w:color="auto"/>
                <w:left w:val="none" w:sz="0" w:space="0" w:color="auto"/>
                <w:bottom w:val="none" w:sz="0" w:space="0" w:color="auto"/>
                <w:right w:val="none" w:sz="0" w:space="0" w:color="auto"/>
              </w:divBdr>
            </w:div>
            <w:div w:id="1914701282">
              <w:marLeft w:val="0"/>
              <w:marRight w:val="0"/>
              <w:marTop w:val="0"/>
              <w:marBottom w:val="0"/>
              <w:divBdr>
                <w:top w:val="none" w:sz="0" w:space="0" w:color="auto"/>
                <w:left w:val="none" w:sz="0" w:space="0" w:color="auto"/>
                <w:bottom w:val="none" w:sz="0" w:space="0" w:color="auto"/>
                <w:right w:val="none" w:sz="0" w:space="0" w:color="auto"/>
              </w:divBdr>
            </w:div>
            <w:div w:id="1916546967">
              <w:marLeft w:val="0"/>
              <w:marRight w:val="0"/>
              <w:marTop w:val="0"/>
              <w:marBottom w:val="0"/>
              <w:divBdr>
                <w:top w:val="none" w:sz="0" w:space="0" w:color="auto"/>
                <w:left w:val="none" w:sz="0" w:space="0" w:color="auto"/>
                <w:bottom w:val="none" w:sz="0" w:space="0" w:color="auto"/>
                <w:right w:val="none" w:sz="0" w:space="0" w:color="auto"/>
              </w:divBdr>
            </w:div>
            <w:div w:id="1920753998">
              <w:marLeft w:val="0"/>
              <w:marRight w:val="0"/>
              <w:marTop w:val="0"/>
              <w:marBottom w:val="0"/>
              <w:divBdr>
                <w:top w:val="none" w:sz="0" w:space="0" w:color="auto"/>
                <w:left w:val="none" w:sz="0" w:space="0" w:color="auto"/>
                <w:bottom w:val="none" w:sz="0" w:space="0" w:color="auto"/>
                <w:right w:val="none" w:sz="0" w:space="0" w:color="auto"/>
              </w:divBdr>
            </w:div>
            <w:div w:id="1921795957">
              <w:marLeft w:val="0"/>
              <w:marRight w:val="0"/>
              <w:marTop w:val="0"/>
              <w:marBottom w:val="0"/>
              <w:divBdr>
                <w:top w:val="none" w:sz="0" w:space="0" w:color="auto"/>
                <w:left w:val="none" w:sz="0" w:space="0" w:color="auto"/>
                <w:bottom w:val="none" w:sz="0" w:space="0" w:color="auto"/>
                <w:right w:val="none" w:sz="0" w:space="0" w:color="auto"/>
              </w:divBdr>
            </w:div>
            <w:div w:id="1921910535">
              <w:marLeft w:val="0"/>
              <w:marRight w:val="0"/>
              <w:marTop w:val="0"/>
              <w:marBottom w:val="0"/>
              <w:divBdr>
                <w:top w:val="none" w:sz="0" w:space="0" w:color="auto"/>
                <w:left w:val="none" w:sz="0" w:space="0" w:color="auto"/>
                <w:bottom w:val="none" w:sz="0" w:space="0" w:color="auto"/>
                <w:right w:val="none" w:sz="0" w:space="0" w:color="auto"/>
              </w:divBdr>
            </w:div>
            <w:div w:id="1922133523">
              <w:marLeft w:val="0"/>
              <w:marRight w:val="0"/>
              <w:marTop w:val="0"/>
              <w:marBottom w:val="0"/>
              <w:divBdr>
                <w:top w:val="none" w:sz="0" w:space="0" w:color="auto"/>
                <w:left w:val="none" w:sz="0" w:space="0" w:color="auto"/>
                <w:bottom w:val="none" w:sz="0" w:space="0" w:color="auto"/>
                <w:right w:val="none" w:sz="0" w:space="0" w:color="auto"/>
              </w:divBdr>
            </w:div>
            <w:div w:id="1926186299">
              <w:marLeft w:val="0"/>
              <w:marRight w:val="0"/>
              <w:marTop w:val="0"/>
              <w:marBottom w:val="0"/>
              <w:divBdr>
                <w:top w:val="none" w:sz="0" w:space="0" w:color="auto"/>
                <w:left w:val="none" w:sz="0" w:space="0" w:color="auto"/>
                <w:bottom w:val="none" w:sz="0" w:space="0" w:color="auto"/>
                <w:right w:val="none" w:sz="0" w:space="0" w:color="auto"/>
              </w:divBdr>
            </w:div>
            <w:div w:id="1927380613">
              <w:marLeft w:val="0"/>
              <w:marRight w:val="0"/>
              <w:marTop w:val="0"/>
              <w:marBottom w:val="0"/>
              <w:divBdr>
                <w:top w:val="none" w:sz="0" w:space="0" w:color="auto"/>
                <w:left w:val="none" w:sz="0" w:space="0" w:color="auto"/>
                <w:bottom w:val="none" w:sz="0" w:space="0" w:color="auto"/>
                <w:right w:val="none" w:sz="0" w:space="0" w:color="auto"/>
              </w:divBdr>
            </w:div>
            <w:div w:id="1927496725">
              <w:marLeft w:val="0"/>
              <w:marRight w:val="0"/>
              <w:marTop w:val="0"/>
              <w:marBottom w:val="0"/>
              <w:divBdr>
                <w:top w:val="none" w:sz="0" w:space="0" w:color="auto"/>
                <w:left w:val="none" w:sz="0" w:space="0" w:color="auto"/>
                <w:bottom w:val="none" w:sz="0" w:space="0" w:color="auto"/>
                <w:right w:val="none" w:sz="0" w:space="0" w:color="auto"/>
              </w:divBdr>
            </w:div>
            <w:div w:id="1931696095">
              <w:marLeft w:val="0"/>
              <w:marRight w:val="0"/>
              <w:marTop w:val="0"/>
              <w:marBottom w:val="0"/>
              <w:divBdr>
                <w:top w:val="none" w:sz="0" w:space="0" w:color="auto"/>
                <w:left w:val="none" w:sz="0" w:space="0" w:color="auto"/>
                <w:bottom w:val="none" w:sz="0" w:space="0" w:color="auto"/>
                <w:right w:val="none" w:sz="0" w:space="0" w:color="auto"/>
              </w:divBdr>
            </w:div>
            <w:div w:id="1931962572">
              <w:marLeft w:val="0"/>
              <w:marRight w:val="0"/>
              <w:marTop w:val="0"/>
              <w:marBottom w:val="0"/>
              <w:divBdr>
                <w:top w:val="none" w:sz="0" w:space="0" w:color="auto"/>
                <w:left w:val="none" w:sz="0" w:space="0" w:color="auto"/>
                <w:bottom w:val="none" w:sz="0" w:space="0" w:color="auto"/>
                <w:right w:val="none" w:sz="0" w:space="0" w:color="auto"/>
              </w:divBdr>
            </w:div>
            <w:div w:id="1932007247">
              <w:marLeft w:val="0"/>
              <w:marRight w:val="0"/>
              <w:marTop w:val="0"/>
              <w:marBottom w:val="0"/>
              <w:divBdr>
                <w:top w:val="none" w:sz="0" w:space="0" w:color="auto"/>
                <w:left w:val="none" w:sz="0" w:space="0" w:color="auto"/>
                <w:bottom w:val="none" w:sz="0" w:space="0" w:color="auto"/>
                <w:right w:val="none" w:sz="0" w:space="0" w:color="auto"/>
              </w:divBdr>
            </w:div>
            <w:div w:id="1932157468">
              <w:marLeft w:val="0"/>
              <w:marRight w:val="0"/>
              <w:marTop w:val="0"/>
              <w:marBottom w:val="0"/>
              <w:divBdr>
                <w:top w:val="none" w:sz="0" w:space="0" w:color="auto"/>
                <w:left w:val="none" w:sz="0" w:space="0" w:color="auto"/>
                <w:bottom w:val="none" w:sz="0" w:space="0" w:color="auto"/>
                <w:right w:val="none" w:sz="0" w:space="0" w:color="auto"/>
              </w:divBdr>
            </w:div>
            <w:div w:id="1932812417">
              <w:marLeft w:val="0"/>
              <w:marRight w:val="0"/>
              <w:marTop w:val="0"/>
              <w:marBottom w:val="0"/>
              <w:divBdr>
                <w:top w:val="none" w:sz="0" w:space="0" w:color="auto"/>
                <w:left w:val="none" w:sz="0" w:space="0" w:color="auto"/>
                <w:bottom w:val="none" w:sz="0" w:space="0" w:color="auto"/>
                <w:right w:val="none" w:sz="0" w:space="0" w:color="auto"/>
              </w:divBdr>
            </w:div>
            <w:div w:id="1937902269">
              <w:marLeft w:val="0"/>
              <w:marRight w:val="0"/>
              <w:marTop w:val="0"/>
              <w:marBottom w:val="0"/>
              <w:divBdr>
                <w:top w:val="none" w:sz="0" w:space="0" w:color="auto"/>
                <w:left w:val="none" w:sz="0" w:space="0" w:color="auto"/>
                <w:bottom w:val="none" w:sz="0" w:space="0" w:color="auto"/>
                <w:right w:val="none" w:sz="0" w:space="0" w:color="auto"/>
              </w:divBdr>
              <w:divsChild>
                <w:div w:id="252666124">
                  <w:marLeft w:val="0"/>
                  <w:marRight w:val="0"/>
                  <w:marTop w:val="0"/>
                  <w:marBottom w:val="0"/>
                  <w:divBdr>
                    <w:top w:val="none" w:sz="0" w:space="0" w:color="auto"/>
                    <w:left w:val="none" w:sz="0" w:space="0" w:color="auto"/>
                    <w:bottom w:val="none" w:sz="0" w:space="0" w:color="auto"/>
                    <w:right w:val="none" w:sz="0" w:space="0" w:color="auto"/>
                  </w:divBdr>
                </w:div>
                <w:div w:id="690960115">
                  <w:marLeft w:val="0"/>
                  <w:marRight w:val="0"/>
                  <w:marTop w:val="0"/>
                  <w:marBottom w:val="0"/>
                  <w:divBdr>
                    <w:top w:val="none" w:sz="0" w:space="0" w:color="auto"/>
                    <w:left w:val="none" w:sz="0" w:space="0" w:color="auto"/>
                    <w:bottom w:val="none" w:sz="0" w:space="0" w:color="auto"/>
                    <w:right w:val="none" w:sz="0" w:space="0" w:color="auto"/>
                  </w:divBdr>
                </w:div>
                <w:div w:id="737436658">
                  <w:marLeft w:val="0"/>
                  <w:marRight w:val="0"/>
                  <w:marTop w:val="0"/>
                  <w:marBottom w:val="0"/>
                  <w:divBdr>
                    <w:top w:val="none" w:sz="0" w:space="0" w:color="auto"/>
                    <w:left w:val="none" w:sz="0" w:space="0" w:color="auto"/>
                    <w:bottom w:val="none" w:sz="0" w:space="0" w:color="auto"/>
                    <w:right w:val="none" w:sz="0" w:space="0" w:color="auto"/>
                  </w:divBdr>
                </w:div>
                <w:div w:id="1428695339">
                  <w:marLeft w:val="0"/>
                  <w:marRight w:val="0"/>
                  <w:marTop w:val="0"/>
                  <w:marBottom w:val="0"/>
                  <w:divBdr>
                    <w:top w:val="none" w:sz="0" w:space="0" w:color="auto"/>
                    <w:left w:val="none" w:sz="0" w:space="0" w:color="auto"/>
                    <w:bottom w:val="none" w:sz="0" w:space="0" w:color="auto"/>
                    <w:right w:val="none" w:sz="0" w:space="0" w:color="auto"/>
                  </w:divBdr>
                </w:div>
              </w:divsChild>
            </w:div>
            <w:div w:id="1941253272">
              <w:marLeft w:val="0"/>
              <w:marRight w:val="0"/>
              <w:marTop w:val="0"/>
              <w:marBottom w:val="0"/>
              <w:divBdr>
                <w:top w:val="none" w:sz="0" w:space="0" w:color="auto"/>
                <w:left w:val="none" w:sz="0" w:space="0" w:color="auto"/>
                <w:bottom w:val="none" w:sz="0" w:space="0" w:color="auto"/>
                <w:right w:val="none" w:sz="0" w:space="0" w:color="auto"/>
              </w:divBdr>
            </w:div>
            <w:div w:id="1941915634">
              <w:marLeft w:val="0"/>
              <w:marRight w:val="0"/>
              <w:marTop w:val="0"/>
              <w:marBottom w:val="0"/>
              <w:divBdr>
                <w:top w:val="none" w:sz="0" w:space="0" w:color="auto"/>
                <w:left w:val="none" w:sz="0" w:space="0" w:color="auto"/>
                <w:bottom w:val="none" w:sz="0" w:space="0" w:color="auto"/>
                <w:right w:val="none" w:sz="0" w:space="0" w:color="auto"/>
              </w:divBdr>
            </w:div>
            <w:div w:id="1942451264">
              <w:marLeft w:val="0"/>
              <w:marRight w:val="0"/>
              <w:marTop w:val="0"/>
              <w:marBottom w:val="0"/>
              <w:divBdr>
                <w:top w:val="none" w:sz="0" w:space="0" w:color="auto"/>
                <w:left w:val="none" w:sz="0" w:space="0" w:color="auto"/>
                <w:bottom w:val="none" w:sz="0" w:space="0" w:color="auto"/>
                <w:right w:val="none" w:sz="0" w:space="0" w:color="auto"/>
              </w:divBdr>
            </w:div>
            <w:div w:id="1942637742">
              <w:marLeft w:val="0"/>
              <w:marRight w:val="0"/>
              <w:marTop w:val="0"/>
              <w:marBottom w:val="0"/>
              <w:divBdr>
                <w:top w:val="none" w:sz="0" w:space="0" w:color="auto"/>
                <w:left w:val="none" w:sz="0" w:space="0" w:color="auto"/>
                <w:bottom w:val="none" w:sz="0" w:space="0" w:color="auto"/>
                <w:right w:val="none" w:sz="0" w:space="0" w:color="auto"/>
              </w:divBdr>
            </w:div>
            <w:div w:id="1943148082">
              <w:marLeft w:val="0"/>
              <w:marRight w:val="0"/>
              <w:marTop w:val="0"/>
              <w:marBottom w:val="0"/>
              <w:divBdr>
                <w:top w:val="none" w:sz="0" w:space="0" w:color="auto"/>
                <w:left w:val="none" w:sz="0" w:space="0" w:color="auto"/>
                <w:bottom w:val="none" w:sz="0" w:space="0" w:color="auto"/>
                <w:right w:val="none" w:sz="0" w:space="0" w:color="auto"/>
              </w:divBdr>
            </w:div>
            <w:div w:id="1943294890">
              <w:marLeft w:val="0"/>
              <w:marRight w:val="0"/>
              <w:marTop w:val="0"/>
              <w:marBottom w:val="0"/>
              <w:divBdr>
                <w:top w:val="none" w:sz="0" w:space="0" w:color="auto"/>
                <w:left w:val="none" w:sz="0" w:space="0" w:color="auto"/>
                <w:bottom w:val="none" w:sz="0" w:space="0" w:color="auto"/>
                <w:right w:val="none" w:sz="0" w:space="0" w:color="auto"/>
              </w:divBdr>
            </w:div>
            <w:div w:id="1943805505">
              <w:marLeft w:val="0"/>
              <w:marRight w:val="0"/>
              <w:marTop w:val="0"/>
              <w:marBottom w:val="0"/>
              <w:divBdr>
                <w:top w:val="none" w:sz="0" w:space="0" w:color="auto"/>
                <w:left w:val="none" w:sz="0" w:space="0" w:color="auto"/>
                <w:bottom w:val="none" w:sz="0" w:space="0" w:color="auto"/>
                <w:right w:val="none" w:sz="0" w:space="0" w:color="auto"/>
              </w:divBdr>
            </w:div>
            <w:div w:id="1950234295">
              <w:marLeft w:val="0"/>
              <w:marRight w:val="0"/>
              <w:marTop w:val="0"/>
              <w:marBottom w:val="0"/>
              <w:divBdr>
                <w:top w:val="none" w:sz="0" w:space="0" w:color="auto"/>
                <w:left w:val="none" w:sz="0" w:space="0" w:color="auto"/>
                <w:bottom w:val="none" w:sz="0" w:space="0" w:color="auto"/>
                <w:right w:val="none" w:sz="0" w:space="0" w:color="auto"/>
              </w:divBdr>
            </w:div>
            <w:div w:id="1952122773">
              <w:marLeft w:val="0"/>
              <w:marRight w:val="0"/>
              <w:marTop w:val="0"/>
              <w:marBottom w:val="0"/>
              <w:divBdr>
                <w:top w:val="none" w:sz="0" w:space="0" w:color="auto"/>
                <w:left w:val="none" w:sz="0" w:space="0" w:color="auto"/>
                <w:bottom w:val="none" w:sz="0" w:space="0" w:color="auto"/>
                <w:right w:val="none" w:sz="0" w:space="0" w:color="auto"/>
              </w:divBdr>
            </w:div>
            <w:div w:id="1952200300">
              <w:marLeft w:val="0"/>
              <w:marRight w:val="0"/>
              <w:marTop w:val="0"/>
              <w:marBottom w:val="0"/>
              <w:divBdr>
                <w:top w:val="none" w:sz="0" w:space="0" w:color="auto"/>
                <w:left w:val="none" w:sz="0" w:space="0" w:color="auto"/>
                <w:bottom w:val="none" w:sz="0" w:space="0" w:color="auto"/>
                <w:right w:val="none" w:sz="0" w:space="0" w:color="auto"/>
              </w:divBdr>
            </w:div>
            <w:div w:id="1953319558">
              <w:marLeft w:val="0"/>
              <w:marRight w:val="0"/>
              <w:marTop w:val="0"/>
              <w:marBottom w:val="0"/>
              <w:divBdr>
                <w:top w:val="none" w:sz="0" w:space="0" w:color="auto"/>
                <w:left w:val="none" w:sz="0" w:space="0" w:color="auto"/>
                <w:bottom w:val="none" w:sz="0" w:space="0" w:color="auto"/>
                <w:right w:val="none" w:sz="0" w:space="0" w:color="auto"/>
              </w:divBdr>
            </w:div>
            <w:div w:id="1953826029">
              <w:marLeft w:val="0"/>
              <w:marRight w:val="0"/>
              <w:marTop w:val="0"/>
              <w:marBottom w:val="0"/>
              <w:divBdr>
                <w:top w:val="none" w:sz="0" w:space="0" w:color="auto"/>
                <w:left w:val="none" w:sz="0" w:space="0" w:color="auto"/>
                <w:bottom w:val="none" w:sz="0" w:space="0" w:color="auto"/>
                <w:right w:val="none" w:sz="0" w:space="0" w:color="auto"/>
              </w:divBdr>
            </w:div>
            <w:div w:id="1954438172">
              <w:marLeft w:val="0"/>
              <w:marRight w:val="0"/>
              <w:marTop w:val="0"/>
              <w:marBottom w:val="0"/>
              <w:divBdr>
                <w:top w:val="none" w:sz="0" w:space="0" w:color="auto"/>
                <w:left w:val="none" w:sz="0" w:space="0" w:color="auto"/>
                <w:bottom w:val="none" w:sz="0" w:space="0" w:color="auto"/>
                <w:right w:val="none" w:sz="0" w:space="0" w:color="auto"/>
              </w:divBdr>
            </w:div>
            <w:div w:id="1954941806">
              <w:marLeft w:val="0"/>
              <w:marRight w:val="0"/>
              <w:marTop w:val="0"/>
              <w:marBottom w:val="0"/>
              <w:divBdr>
                <w:top w:val="none" w:sz="0" w:space="0" w:color="auto"/>
                <w:left w:val="none" w:sz="0" w:space="0" w:color="auto"/>
                <w:bottom w:val="none" w:sz="0" w:space="0" w:color="auto"/>
                <w:right w:val="none" w:sz="0" w:space="0" w:color="auto"/>
              </w:divBdr>
            </w:div>
            <w:div w:id="1956406016">
              <w:marLeft w:val="0"/>
              <w:marRight w:val="0"/>
              <w:marTop w:val="0"/>
              <w:marBottom w:val="0"/>
              <w:divBdr>
                <w:top w:val="none" w:sz="0" w:space="0" w:color="auto"/>
                <w:left w:val="none" w:sz="0" w:space="0" w:color="auto"/>
                <w:bottom w:val="none" w:sz="0" w:space="0" w:color="auto"/>
                <w:right w:val="none" w:sz="0" w:space="0" w:color="auto"/>
              </w:divBdr>
            </w:div>
            <w:div w:id="1958566463">
              <w:marLeft w:val="0"/>
              <w:marRight w:val="0"/>
              <w:marTop w:val="0"/>
              <w:marBottom w:val="0"/>
              <w:divBdr>
                <w:top w:val="none" w:sz="0" w:space="0" w:color="auto"/>
                <w:left w:val="none" w:sz="0" w:space="0" w:color="auto"/>
                <w:bottom w:val="none" w:sz="0" w:space="0" w:color="auto"/>
                <w:right w:val="none" w:sz="0" w:space="0" w:color="auto"/>
              </w:divBdr>
            </w:div>
            <w:div w:id="1960843210">
              <w:marLeft w:val="0"/>
              <w:marRight w:val="0"/>
              <w:marTop w:val="0"/>
              <w:marBottom w:val="0"/>
              <w:divBdr>
                <w:top w:val="none" w:sz="0" w:space="0" w:color="auto"/>
                <w:left w:val="none" w:sz="0" w:space="0" w:color="auto"/>
                <w:bottom w:val="none" w:sz="0" w:space="0" w:color="auto"/>
                <w:right w:val="none" w:sz="0" w:space="0" w:color="auto"/>
              </w:divBdr>
            </w:div>
            <w:div w:id="1964261900">
              <w:marLeft w:val="0"/>
              <w:marRight w:val="0"/>
              <w:marTop w:val="0"/>
              <w:marBottom w:val="0"/>
              <w:divBdr>
                <w:top w:val="none" w:sz="0" w:space="0" w:color="auto"/>
                <w:left w:val="none" w:sz="0" w:space="0" w:color="auto"/>
                <w:bottom w:val="none" w:sz="0" w:space="0" w:color="auto"/>
                <w:right w:val="none" w:sz="0" w:space="0" w:color="auto"/>
              </w:divBdr>
            </w:div>
            <w:div w:id="1965038377">
              <w:marLeft w:val="0"/>
              <w:marRight w:val="0"/>
              <w:marTop w:val="0"/>
              <w:marBottom w:val="0"/>
              <w:divBdr>
                <w:top w:val="none" w:sz="0" w:space="0" w:color="auto"/>
                <w:left w:val="none" w:sz="0" w:space="0" w:color="auto"/>
                <w:bottom w:val="none" w:sz="0" w:space="0" w:color="auto"/>
                <w:right w:val="none" w:sz="0" w:space="0" w:color="auto"/>
              </w:divBdr>
            </w:div>
            <w:div w:id="1966932578">
              <w:marLeft w:val="0"/>
              <w:marRight w:val="0"/>
              <w:marTop w:val="0"/>
              <w:marBottom w:val="0"/>
              <w:divBdr>
                <w:top w:val="none" w:sz="0" w:space="0" w:color="auto"/>
                <w:left w:val="none" w:sz="0" w:space="0" w:color="auto"/>
                <w:bottom w:val="none" w:sz="0" w:space="0" w:color="auto"/>
                <w:right w:val="none" w:sz="0" w:space="0" w:color="auto"/>
              </w:divBdr>
            </w:div>
            <w:div w:id="1970159002">
              <w:marLeft w:val="0"/>
              <w:marRight w:val="0"/>
              <w:marTop w:val="0"/>
              <w:marBottom w:val="0"/>
              <w:divBdr>
                <w:top w:val="none" w:sz="0" w:space="0" w:color="auto"/>
                <w:left w:val="none" w:sz="0" w:space="0" w:color="auto"/>
                <w:bottom w:val="none" w:sz="0" w:space="0" w:color="auto"/>
                <w:right w:val="none" w:sz="0" w:space="0" w:color="auto"/>
              </w:divBdr>
            </w:div>
            <w:div w:id="1972974505">
              <w:marLeft w:val="0"/>
              <w:marRight w:val="0"/>
              <w:marTop w:val="0"/>
              <w:marBottom w:val="0"/>
              <w:divBdr>
                <w:top w:val="none" w:sz="0" w:space="0" w:color="auto"/>
                <w:left w:val="none" w:sz="0" w:space="0" w:color="auto"/>
                <w:bottom w:val="none" w:sz="0" w:space="0" w:color="auto"/>
                <w:right w:val="none" w:sz="0" w:space="0" w:color="auto"/>
              </w:divBdr>
            </w:div>
            <w:div w:id="1976132780">
              <w:marLeft w:val="0"/>
              <w:marRight w:val="0"/>
              <w:marTop w:val="0"/>
              <w:marBottom w:val="0"/>
              <w:divBdr>
                <w:top w:val="none" w:sz="0" w:space="0" w:color="auto"/>
                <w:left w:val="none" w:sz="0" w:space="0" w:color="auto"/>
                <w:bottom w:val="none" w:sz="0" w:space="0" w:color="auto"/>
                <w:right w:val="none" w:sz="0" w:space="0" w:color="auto"/>
              </w:divBdr>
            </w:div>
            <w:div w:id="1976645351">
              <w:marLeft w:val="0"/>
              <w:marRight w:val="0"/>
              <w:marTop w:val="0"/>
              <w:marBottom w:val="0"/>
              <w:divBdr>
                <w:top w:val="none" w:sz="0" w:space="0" w:color="auto"/>
                <w:left w:val="none" w:sz="0" w:space="0" w:color="auto"/>
                <w:bottom w:val="none" w:sz="0" w:space="0" w:color="auto"/>
                <w:right w:val="none" w:sz="0" w:space="0" w:color="auto"/>
              </w:divBdr>
            </w:div>
            <w:div w:id="1976988267">
              <w:marLeft w:val="0"/>
              <w:marRight w:val="0"/>
              <w:marTop w:val="0"/>
              <w:marBottom w:val="0"/>
              <w:divBdr>
                <w:top w:val="none" w:sz="0" w:space="0" w:color="auto"/>
                <w:left w:val="none" w:sz="0" w:space="0" w:color="auto"/>
                <w:bottom w:val="none" w:sz="0" w:space="0" w:color="auto"/>
                <w:right w:val="none" w:sz="0" w:space="0" w:color="auto"/>
              </w:divBdr>
            </w:div>
            <w:div w:id="1977908270">
              <w:marLeft w:val="0"/>
              <w:marRight w:val="0"/>
              <w:marTop w:val="0"/>
              <w:marBottom w:val="0"/>
              <w:divBdr>
                <w:top w:val="none" w:sz="0" w:space="0" w:color="auto"/>
                <w:left w:val="none" w:sz="0" w:space="0" w:color="auto"/>
                <w:bottom w:val="none" w:sz="0" w:space="0" w:color="auto"/>
                <w:right w:val="none" w:sz="0" w:space="0" w:color="auto"/>
              </w:divBdr>
            </w:div>
            <w:div w:id="1978415734">
              <w:marLeft w:val="0"/>
              <w:marRight w:val="0"/>
              <w:marTop w:val="0"/>
              <w:marBottom w:val="0"/>
              <w:divBdr>
                <w:top w:val="none" w:sz="0" w:space="0" w:color="auto"/>
                <w:left w:val="none" w:sz="0" w:space="0" w:color="auto"/>
                <w:bottom w:val="none" w:sz="0" w:space="0" w:color="auto"/>
                <w:right w:val="none" w:sz="0" w:space="0" w:color="auto"/>
              </w:divBdr>
            </w:div>
            <w:div w:id="1980762969">
              <w:marLeft w:val="0"/>
              <w:marRight w:val="0"/>
              <w:marTop w:val="0"/>
              <w:marBottom w:val="0"/>
              <w:divBdr>
                <w:top w:val="none" w:sz="0" w:space="0" w:color="auto"/>
                <w:left w:val="none" w:sz="0" w:space="0" w:color="auto"/>
                <w:bottom w:val="none" w:sz="0" w:space="0" w:color="auto"/>
                <w:right w:val="none" w:sz="0" w:space="0" w:color="auto"/>
              </w:divBdr>
            </w:div>
            <w:div w:id="1983272376">
              <w:marLeft w:val="0"/>
              <w:marRight w:val="0"/>
              <w:marTop w:val="0"/>
              <w:marBottom w:val="0"/>
              <w:divBdr>
                <w:top w:val="none" w:sz="0" w:space="0" w:color="auto"/>
                <w:left w:val="none" w:sz="0" w:space="0" w:color="auto"/>
                <w:bottom w:val="none" w:sz="0" w:space="0" w:color="auto"/>
                <w:right w:val="none" w:sz="0" w:space="0" w:color="auto"/>
              </w:divBdr>
            </w:div>
            <w:div w:id="1983464738">
              <w:marLeft w:val="0"/>
              <w:marRight w:val="0"/>
              <w:marTop w:val="0"/>
              <w:marBottom w:val="0"/>
              <w:divBdr>
                <w:top w:val="none" w:sz="0" w:space="0" w:color="auto"/>
                <w:left w:val="none" w:sz="0" w:space="0" w:color="auto"/>
                <w:bottom w:val="none" w:sz="0" w:space="0" w:color="auto"/>
                <w:right w:val="none" w:sz="0" w:space="0" w:color="auto"/>
              </w:divBdr>
            </w:div>
            <w:div w:id="1983806929">
              <w:marLeft w:val="0"/>
              <w:marRight w:val="0"/>
              <w:marTop w:val="0"/>
              <w:marBottom w:val="0"/>
              <w:divBdr>
                <w:top w:val="none" w:sz="0" w:space="0" w:color="auto"/>
                <w:left w:val="none" w:sz="0" w:space="0" w:color="auto"/>
                <w:bottom w:val="none" w:sz="0" w:space="0" w:color="auto"/>
                <w:right w:val="none" w:sz="0" w:space="0" w:color="auto"/>
              </w:divBdr>
            </w:div>
            <w:div w:id="1985155018">
              <w:marLeft w:val="0"/>
              <w:marRight w:val="0"/>
              <w:marTop w:val="0"/>
              <w:marBottom w:val="0"/>
              <w:divBdr>
                <w:top w:val="none" w:sz="0" w:space="0" w:color="auto"/>
                <w:left w:val="none" w:sz="0" w:space="0" w:color="auto"/>
                <w:bottom w:val="none" w:sz="0" w:space="0" w:color="auto"/>
                <w:right w:val="none" w:sz="0" w:space="0" w:color="auto"/>
              </w:divBdr>
            </w:div>
            <w:div w:id="1985818765">
              <w:marLeft w:val="0"/>
              <w:marRight w:val="0"/>
              <w:marTop w:val="0"/>
              <w:marBottom w:val="0"/>
              <w:divBdr>
                <w:top w:val="none" w:sz="0" w:space="0" w:color="auto"/>
                <w:left w:val="none" w:sz="0" w:space="0" w:color="auto"/>
                <w:bottom w:val="none" w:sz="0" w:space="0" w:color="auto"/>
                <w:right w:val="none" w:sz="0" w:space="0" w:color="auto"/>
              </w:divBdr>
              <w:divsChild>
                <w:div w:id="81068772">
                  <w:marLeft w:val="0"/>
                  <w:marRight w:val="0"/>
                  <w:marTop w:val="0"/>
                  <w:marBottom w:val="0"/>
                  <w:divBdr>
                    <w:top w:val="none" w:sz="0" w:space="0" w:color="auto"/>
                    <w:left w:val="none" w:sz="0" w:space="0" w:color="auto"/>
                    <w:bottom w:val="none" w:sz="0" w:space="0" w:color="auto"/>
                    <w:right w:val="none" w:sz="0" w:space="0" w:color="auto"/>
                  </w:divBdr>
                </w:div>
                <w:div w:id="587084173">
                  <w:marLeft w:val="0"/>
                  <w:marRight w:val="0"/>
                  <w:marTop w:val="0"/>
                  <w:marBottom w:val="0"/>
                  <w:divBdr>
                    <w:top w:val="none" w:sz="0" w:space="0" w:color="auto"/>
                    <w:left w:val="none" w:sz="0" w:space="0" w:color="auto"/>
                    <w:bottom w:val="none" w:sz="0" w:space="0" w:color="auto"/>
                    <w:right w:val="none" w:sz="0" w:space="0" w:color="auto"/>
                  </w:divBdr>
                </w:div>
                <w:div w:id="590967779">
                  <w:marLeft w:val="0"/>
                  <w:marRight w:val="0"/>
                  <w:marTop w:val="0"/>
                  <w:marBottom w:val="0"/>
                  <w:divBdr>
                    <w:top w:val="none" w:sz="0" w:space="0" w:color="auto"/>
                    <w:left w:val="none" w:sz="0" w:space="0" w:color="auto"/>
                    <w:bottom w:val="none" w:sz="0" w:space="0" w:color="auto"/>
                    <w:right w:val="none" w:sz="0" w:space="0" w:color="auto"/>
                  </w:divBdr>
                </w:div>
                <w:div w:id="685211498">
                  <w:marLeft w:val="0"/>
                  <w:marRight w:val="0"/>
                  <w:marTop w:val="0"/>
                  <w:marBottom w:val="0"/>
                  <w:divBdr>
                    <w:top w:val="none" w:sz="0" w:space="0" w:color="auto"/>
                    <w:left w:val="none" w:sz="0" w:space="0" w:color="auto"/>
                    <w:bottom w:val="none" w:sz="0" w:space="0" w:color="auto"/>
                    <w:right w:val="none" w:sz="0" w:space="0" w:color="auto"/>
                  </w:divBdr>
                </w:div>
                <w:div w:id="725494712">
                  <w:marLeft w:val="0"/>
                  <w:marRight w:val="0"/>
                  <w:marTop w:val="0"/>
                  <w:marBottom w:val="0"/>
                  <w:divBdr>
                    <w:top w:val="none" w:sz="0" w:space="0" w:color="auto"/>
                    <w:left w:val="none" w:sz="0" w:space="0" w:color="auto"/>
                    <w:bottom w:val="none" w:sz="0" w:space="0" w:color="auto"/>
                    <w:right w:val="none" w:sz="0" w:space="0" w:color="auto"/>
                  </w:divBdr>
                </w:div>
                <w:div w:id="929235398">
                  <w:marLeft w:val="0"/>
                  <w:marRight w:val="0"/>
                  <w:marTop w:val="0"/>
                  <w:marBottom w:val="0"/>
                  <w:divBdr>
                    <w:top w:val="none" w:sz="0" w:space="0" w:color="auto"/>
                    <w:left w:val="none" w:sz="0" w:space="0" w:color="auto"/>
                    <w:bottom w:val="none" w:sz="0" w:space="0" w:color="auto"/>
                    <w:right w:val="none" w:sz="0" w:space="0" w:color="auto"/>
                  </w:divBdr>
                </w:div>
                <w:div w:id="1295599114">
                  <w:marLeft w:val="0"/>
                  <w:marRight w:val="0"/>
                  <w:marTop w:val="0"/>
                  <w:marBottom w:val="0"/>
                  <w:divBdr>
                    <w:top w:val="none" w:sz="0" w:space="0" w:color="auto"/>
                    <w:left w:val="none" w:sz="0" w:space="0" w:color="auto"/>
                    <w:bottom w:val="none" w:sz="0" w:space="0" w:color="auto"/>
                    <w:right w:val="none" w:sz="0" w:space="0" w:color="auto"/>
                  </w:divBdr>
                </w:div>
                <w:div w:id="1438525326">
                  <w:marLeft w:val="0"/>
                  <w:marRight w:val="0"/>
                  <w:marTop w:val="0"/>
                  <w:marBottom w:val="0"/>
                  <w:divBdr>
                    <w:top w:val="none" w:sz="0" w:space="0" w:color="auto"/>
                    <w:left w:val="none" w:sz="0" w:space="0" w:color="auto"/>
                    <w:bottom w:val="none" w:sz="0" w:space="0" w:color="auto"/>
                    <w:right w:val="none" w:sz="0" w:space="0" w:color="auto"/>
                  </w:divBdr>
                </w:div>
                <w:div w:id="1844778926">
                  <w:marLeft w:val="0"/>
                  <w:marRight w:val="0"/>
                  <w:marTop w:val="0"/>
                  <w:marBottom w:val="0"/>
                  <w:divBdr>
                    <w:top w:val="none" w:sz="0" w:space="0" w:color="auto"/>
                    <w:left w:val="none" w:sz="0" w:space="0" w:color="auto"/>
                    <w:bottom w:val="none" w:sz="0" w:space="0" w:color="auto"/>
                    <w:right w:val="none" w:sz="0" w:space="0" w:color="auto"/>
                  </w:divBdr>
                </w:div>
                <w:div w:id="1882396731">
                  <w:marLeft w:val="0"/>
                  <w:marRight w:val="0"/>
                  <w:marTop w:val="0"/>
                  <w:marBottom w:val="0"/>
                  <w:divBdr>
                    <w:top w:val="none" w:sz="0" w:space="0" w:color="auto"/>
                    <w:left w:val="none" w:sz="0" w:space="0" w:color="auto"/>
                    <w:bottom w:val="none" w:sz="0" w:space="0" w:color="auto"/>
                    <w:right w:val="none" w:sz="0" w:space="0" w:color="auto"/>
                  </w:divBdr>
                </w:div>
                <w:div w:id="2043431523">
                  <w:marLeft w:val="0"/>
                  <w:marRight w:val="0"/>
                  <w:marTop w:val="0"/>
                  <w:marBottom w:val="0"/>
                  <w:divBdr>
                    <w:top w:val="none" w:sz="0" w:space="0" w:color="auto"/>
                    <w:left w:val="none" w:sz="0" w:space="0" w:color="auto"/>
                    <w:bottom w:val="none" w:sz="0" w:space="0" w:color="auto"/>
                    <w:right w:val="none" w:sz="0" w:space="0" w:color="auto"/>
                  </w:divBdr>
                </w:div>
                <w:div w:id="2116829636">
                  <w:marLeft w:val="0"/>
                  <w:marRight w:val="0"/>
                  <w:marTop w:val="0"/>
                  <w:marBottom w:val="0"/>
                  <w:divBdr>
                    <w:top w:val="none" w:sz="0" w:space="0" w:color="auto"/>
                    <w:left w:val="none" w:sz="0" w:space="0" w:color="auto"/>
                    <w:bottom w:val="none" w:sz="0" w:space="0" w:color="auto"/>
                    <w:right w:val="none" w:sz="0" w:space="0" w:color="auto"/>
                  </w:divBdr>
                </w:div>
              </w:divsChild>
            </w:div>
            <w:div w:id="1985962509">
              <w:marLeft w:val="0"/>
              <w:marRight w:val="0"/>
              <w:marTop w:val="0"/>
              <w:marBottom w:val="0"/>
              <w:divBdr>
                <w:top w:val="none" w:sz="0" w:space="0" w:color="auto"/>
                <w:left w:val="none" w:sz="0" w:space="0" w:color="auto"/>
                <w:bottom w:val="none" w:sz="0" w:space="0" w:color="auto"/>
                <w:right w:val="none" w:sz="0" w:space="0" w:color="auto"/>
              </w:divBdr>
            </w:div>
            <w:div w:id="1987778451">
              <w:marLeft w:val="0"/>
              <w:marRight w:val="0"/>
              <w:marTop w:val="0"/>
              <w:marBottom w:val="0"/>
              <w:divBdr>
                <w:top w:val="none" w:sz="0" w:space="0" w:color="auto"/>
                <w:left w:val="none" w:sz="0" w:space="0" w:color="auto"/>
                <w:bottom w:val="none" w:sz="0" w:space="0" w:color="auto"/>
                <w:right w:val="none" w:sz="0" w:space="0" w:color="auto"/>
              </w:divBdr>
            </w:div>
            <w:div w:id="1990134318">
              <w:marLeft w:val="0"/>
              <w:marRight w:val="0"/>
              <w:marTop w:val="0"/>
              <w:marBottom w:val="0"/>
              <w:divBdr>
                <w:top w:val="none" w:sz="0" w:space="0" w:color="auto"/>
                <w:left w:val="none" w:sz="0" w:space="0" w:color="auto"/>
                <w:bottom w:val="none" w:sz="0" w:space="0" w:color="auto"/>
                <w:right w:val="none" w:sz="0" w:space="0" w:color="auto"/>
              </w:divBdr>
            </w:div>
            <w:div w:id="1991976920">
              <w:marLeft w:val="0"/>
              <w:marRight w:val="0"/>
              <w:marTop w:val="0"/>
              <w:marBottom w:val="0"/>
              <w:divBdr>
                <w:top w:val="none" w:sz="0" w:space="0" w:color="auto"/>
                <w:left w:val="none" w:sz="0" w:space="0" w:color="auto"/>
                <w:bottom w:val="none" w:sz="0" w:space="0" w:color="auto"/>
                <w:right w:val="none" w:sz="0" w:space="0" w:color="auto"/>
              </w:divBdr>
            </w:div>
            <w:div w:id="1992558421">
              <w:marLeft w:val="0"/>
              <w:marRight w:val="0"/>
              <w:marTop w:val="0"/>
              <w:marBottom w:val="0"/>
              <w:divBdr>
                <w:top w:val="none" w:sz="0" w:space="0" w:color="auto"/>
                <w:left w:val="none" w:sz="0" w:space="0" w:color="auto"/>
                <w:bottom w:val="none" w:sz="0" w:space="0" w:color="auto"/>
                <w:right w:val="none" w:sz="0" w:space="0" w:color="auto"/>
              </w:divBdr>
            </w:div>
            <w:div w:id="1993176357">
              <w:marLeft w:val="0"/>
              <w:marRight w:val="0"/>
              <w:marTop w:val="0"/>
              <w:marBottom w:val="0"/>
              <w:divBdr>
                <w:top w:val="none" w:sz="0" w:space="0" w:color="auto"/>
                <w:left w:val="none" w:sz="0" w:space="0" w:color="auto"/>
                <w:bottom w:val="none" w:sz="0" w:space="0" w:color="auto"/>
                <w:right w:val="none" w:sz="0" w:space="0" w:color="auto"/>
              </w:divBdr>
            </w:div>
            <w:div w:id="1994722388">
              <w:marLeft w:val="0"/>
              <w:marRight w:val="0"/>
              <w:marTop w:val="0"/>
              <w:marBottom w:val="0"/>
              <w:divBdr>
                <w:top w:val="none" w:sz="0" w:space="0" w:color="auto"/>
                <w:left w:val="none" w:sz="0" w:space="0" w:color="auto"/>
                <w:bottom w:val="none" w:sz="0" w:space="0" w:color="auto"/>
                <w:right w:val="none" w:sz="0" w:space="0" w:color="auto"/>
              </w:divBdr>
            </w:div>
            <w:div w:id="1996297273">
              <w:marLeft w:val="0"/>
              <w:marRight w:val="0"/>
              <w:marTop w:val="0"/>
              <w:marBottom w:val="0"/>
              <w:divBdr>
                <w:top w:val="none" w:sz="0" w:space="0" w:color="auto"/>
                <w:left w:val="none" w:sz="0" w:space="0" w:color="auto"/>
                <w:bottom w:val="none" w:sz="0" w:space="0" w:color="auto"/>
                <w:right w:val="none" w:sz="0" w:space="0" w:color="auto"/>
              </w:divBdr>
            </w:div>
            <w:div w:id="1998338448">
              <w:marLeft w:val="0"/>
              <w:marRight w:val="0"/>
              <w:marTop w:val="0"/>
              <w:marBottom w:val="0"/>
              <w:divBdr>
                <w:top w:val="none" w:sz="0" w:space="0" w:color="auto"/>
                <w:left w:val="none" w:sz="0" w:space="0" w:color="auto"/>
                <w:bottom w:val="none" w:sz="0" w:space="0" w:color="auto"/>
                <w:right w:val="none" w:sz="0" w:space="0" w:color="auto"/>
              </w:divBdr>
            </w:div>
            <w:div w:id="2000888465">
              <w:marLeft w:val="0"/>
              <w:marRight w:val="0"/>
              <w:marTop w:val="0"/>
              <w:marBottom w:val="0"/>
              <w:divBdr>
                <w:top w:val="none" w:sz="0" w:space="0" w:color="auto"/>
                <w:left w:val="none" w:sz="0" w:space="0" w:color="auto"/>
                <w:bottom w:val="none" w:sz="0" w:space="0" w:color="auto"/>
                <w:right w:val="none" w:sz="0" w:space="0" w:color="auto"/>
              </w:divBdr>
            </w:div>
            <w:div w:id="2002152771">
              <w:marLeft w:val="0"/>
              <w:marRight w:val="0"/>
              <w:marTop w:val="0"/>
              <w:marBottom w:val="0"/>
              <w:divBdr>
                <w:top w:val="none" w:sz="0" w:space="0" w:color="auto"/>
                <w:left w:val="none" w:sz="0" w:space="0" w:color="auto"/>
                <w:bottom w:val="none" w:sz="0" w:space="0" w:color="auto"/>
                <w:right w:val="none" w:sz="0" w:space="0" w:color="auto"/>
              </w:divBdr>
            </w:div>
            <w:div w:id="2002539914">
              <w:marLeft w:val="0"/>
              <w:marRight w:val="0"/>
              <w:marTop w:val="0"/>
              <w:marBottom w:val="0"/>
              <w:divBdr>
                <w:top w:val="none" w:sz="0" w:space="0" w:color="auto"/>
                <w:left w:val="none" w:sz="0" w:space="0" w:color="auto"/>
                <w:bottom w:val="none" w:sz="0" w:space="0" w:color="auto"/>
                <w:right w:val="none" w:sz="0" w:space="0" w:color="auto"/>
              </w:divBdr>
            </w:div>
            <w:div w:id="2002806364">
              <w:marLeft w:val="0"/>
              <w:marRight w:val="0"/>
              <w:marTop w:val="0"/>
              <w:marBottom w:val="0"/>
              <w:divBdr>
                <w:top w:val="none" w:sz="0" w:space="0" w:color="auto"/>
                <w:left w:val="none" w:sz="0" w:space="0" w:color="auto"/>
                <w:bottom w:val="none" w:sz="0" w:space="0" w:color="auto"/>
                <w:right w:val="none" w:sz="0" w:space="0" w:color="auto"/>
              </w:divBdr>
            </w:div>
            <w:div w:id="2002924670">
              <w:marLeft w:val="0"/>
              <w:marRight w:val="0"/>
              <w:marTop w:val="0"/>
              <w:marBottom w:val="0"/>
              <w:divBdr>
                <w:top w:val="none" w:sz="0" w:space="0" w:color="auto"/>
                <w:left w:val="none" w:sz="0" w:space="0" w:color="auto"/>
                <w:bottom w:val="none" w:sz="0" w:space="0" w:color="auto"/>
                <w:right w:val="none" w:sz="0" w:space="0" w:color="auto"/>
              </w:divBdr>
            </w:div>
            <w:div w:id="2004042632">
              <w:marLeft w:val="0"/>
              <w:marRight w:val="0"/>
              <w:marTop w:val="0"/>
              <w:marBottom w:val="0"/>
              <w:divBdr>
                <w:top w:val="none" w:sz="0" w:space="0" w:color="auto"/>
                <w:left w:val="none" w:sz="0" w:space="0" w:color="auto"/>
                <w:bottom w:val="none" w:sz="0" w:space="0" w:color="auto"/>
                <w:right w:val="none" w:sz="0" w:space="0" w:color="auto"/>
              </w:divBdr>
            </w:div>
            <w:div w:id="2004509027">
              <w:marLeft w:val="0"/>
              <w:marRight w:val="0"/>
              <w:marTop w:val="0"/>
              <w:marBottom w:val="0"/>
              <w:divBdr>
                <w:top w:val="none" w:sz="0" w:space="0" w:color="auto"/>
                <w:left w:val="none" w:sz="0" w:space="0" w:color="auto"/>
                <w:bottom w:val="none" w:sz="0" w:space="0" w:color="auto"/>
                <w:right w:val="none" w:sz="0" w:space="0" w:color="auto"/>
              </w:divBdr>
            </w:div>
            <w:div w:id="2007634341">
              <w:marLeft w:val="0"/>
              <w:marRight w:val="0"/>
              <w:marTop w:val="0"/>
              <w:marBottom w:val="0"/>
              <w:divBdr>
                <w:top w:val="none" w:sz="0" w:space="0" w:color="auto"/>
                <w:left w:val="none" w:sz="0" w:space="0" w:color="auto"/>
                <w:bottom w:val="none" w:sz="0" w:space="0" w:color="auto"/>
                <w:right w:val="none" w:sz="0" w:space="0" w:color="auto"/>
              </w:divBdr>
            </w:div>
            <w:div w:id="2009288959">
              <w:marLeft w:val="0"/>
              <w:marRight w:val="0"/>
              <w:marTop w:val="0"/>
              <w:marBottom w:val="0"/>
              <w:divBdr>
                <w:top w:val="none" w:sz="0" w:space="0" w:color="auto"/>
                <w:left w:val="none" w:sz="0" w:space="0" w:color="auto"/>
                <w:bottom w:val="none" w:sz="0" w:space="0" w:color="auto"/>
                <w:right w:val="none" w:sz="0" w:space="0" w:color="auto"/>
              </w:divBdr>
            </w:div>
            <w:div w:id="2014645457">
              <w:marLeft w:val="0"/>
              <w:marRight w:val="0"/>
              <w:marTop w:val="0"/>
              <w:marBottom w:val="0"/>
              <w:divBdr>
                <w:top w:val="none" w:sz="0" w:space="0" w:color="auto"/>
                <w:left w:val="none" w:sz="0" w:space="0" w:color="auto"/>
                <w:bottom w:val="none" w:sz="0" w:space="0" w:color="auto"/>
                <w:right w:val="none" w:sz="0" w:space="0" w:color="auto"/>
              </w:divBdr>
            </w:div>
            <w:div w:id="2019388304">
              <w:marLeft w:val="0"/>
              <w:marRight w:val="0"/>
              <w:marTop w:val="0"/>
              <w:marBottom w:val="0"/>
              <w:divBdr>
                <w:top w:val="none" w:sz="0" w:space="0" w:color="auto"/>
                <w:left w:val="none" w:sz="0" w:space="0" w:color="auto"/>
                <w:bottom w:val="none" w:sz="0" w:space="0" w:color="auto"/>
                <w:right w:val="none" w:sz="0" w:space="0" w:color="auto"/>
              </w:divBdr>
            </w:div>
            <w:div w:id="2019458774">
              <w:marLeft w:val="0"/>
              <w:marRight w:val="0"/>
              <w:marTop w:val="0"/>
              <w:marBottom w:val="0"/>
              <w:divBdr>
                <w:top w:val="none" w:sz="0" w:space="0" w:color="auto"/>
                <w:left w:val="none" w:sz="0" w:space="0" w:color="auto"/>
                <w:bottom w:val="none" w:sz="0" w:space="0" w:color="auto"/>
                <w:right w:val="none" w:sz="0" w:space="0" w:color="auto"/>
              </w:divBdr>
            </w:div>
            <w:div w:id="2019890301">
              <w:marLeft w:val="0"/>
              <w:marRight w:val="0"/>
              <w:marTop w:val="0"/>
              <w:marBottom w:val="0"/>
              <w:divBdr>
                <w:top w:val="none" w:sz="0" w:space="0" w:color="auto"/>
                <w:left w:val="none" w:sz="0" w:space="0" w:color="auto"/>
                <w:bottom w:val="none" w:sz="0" w:space="0" w:color="auto"/>
                <w:right w:val="none" w:sz="0" w:space="0" w:color="auto"/>
              </w:divBdr>
            </w:div>
            <w:div w:id="2022125027">
              <w:marLeft w:val="0"/>
              <w:marRight w:val="0"/>
              <w:marTop w:val="0"/>
              <w:marBottom w:val="0"/>
              <w:divBdr>
                <w:top w:val="none" w:sz="0" w:space="0" w:color="auto"/>
                <w:left w:val="none" w:sz="0" w:space="0" w:color="auto"/>
                <w:bottom w:val="none" w:sz="0" w:space="0" w:color="auto"/>
                <w:right w:val="none" w:sz="0" w:space="0" w:color="auto"/>
              </w:divBdr>
            </w:div>
            <w:div w:id="2023050521">
              <w:marLeft w:val="0"/>
              <w:marRight w:val="0"/>
              <w:marTop w:val="0"/>
              <w:marBottom w:val="0"/>
              <w:divBdr>
                <w:top w:val="none" w:sz="0" w:space="0" w:color="auto"/>
                <w:left w:val="none" w:sz="0" w:space="0" w:color="auto"/>
                <w:bottom w:val="none" w:sz="0" w:space="0" w:color="auto"/>
                <w:right w:val="none" w:sz="0" w:space="0" w:color="auto"/>
              </w:divBdr>
            </w:div>
            <w:div w:id="2027167168">
              <w:marLeft w:val="0"/>
              <w:marRight w:val="0"/>
              <w:marTop w:val="0"/>
              <w:marBottom w:val="0"/>
              <w:divBdr>
                <w:top w:val="none" w:sz="0" w:space="0" w:color="auto"/>
                <w:left w:val="none" w:sz="0" w:space="0" w:color="auto"/>
                <w:bottom w:val="none" w:sz="0" w:space="0" w:color="auto"/>
                <w:right w:val="none" w:sz="0" w:space="0" w:color="auto"/>
              </w:divBdr>
            </w:div>
            <w:div w:id="2028632122">
              <w:marLeft w:val="0"/>
              <w:marRight w:val="0"/>
              <w:marTop w:val="0"/>
              <w:marBottom w:val="0"/>
              <w:divBdr>
                <w:top w:val="none" w:sz="0" w:space="0" w:color="auto"/>
                <w:left w:val="none" w:sz="0" w:space="0" w:color="auto"/>
                <w:bottom w:val="none" w:sz="0" w:space="0" w:color="auto"/>
                <w:right w:val="none" w:sz="0" w:space="0" w:color="auto"/>
              </w:divBdr>
            </w:div>
            <w:div w:id="2029938886">
              <w:marLeft w:val="0"/>
              <w:marRight w:val="0"/>
              <w:marTop w:val="0"/>
              <w:marBottom w:val="0"/>
              <w:divBdr>
                <w:top w:val="none" w:sz="0" w:space="0" w:color="auto"/>
                <w:left w:val="none" w:sz="0" w:space="0" w:color="auto"/>
                <w:bottom w:val="none" w:sz="0" w:space="0" w:color="auto"/>
                <w:right w:val="none" w:sz="0" w:space="0" w:color="auto"/>
              </w:divBdr>
            </w:div>
            <w:div w:id="2030521195">
              <w:marLeft w:val="0"/>
              <w:marRight w:val="0"/>
              <w:marTop w:val="0"/>
              <w:marBottom w:val="0"/>
              <w:divBdr>
                <w:top w:val="none" w:sz="0" w:space="0" w:color="auto"/>
                <w:left w:val="none" w:sz="0" w:space="0" w:color="auto"/>
                <w:bottom w:val="none" w:sz="0" w:space="0" w:color="auto"/>
                <w:right w:val="none" w:sz="0" w:space="0" w:color="auto"/>
              </w:divBdr>
            </w:div>
            <w:div w:id="2030528128">
              <w:marLeft w:val="0"/>
              <w:marRight w:val="0"/>
              <w:marTop w:val="0"/>
              <w:marBottom w:val="0"/>
              <w:divBdr>
                <w:top w:val="none" w:sz="0" w:space="0" w:color="auto"/>
                <w:left w:val="none" w:sz="0" w:space="0" w:color="auto"/>
                <w:bottom w:val="none" w:sz="0" w:space="0" w:color="auto"/>
                <w:right w:val="none" w:sz="0" w:space="0" w:color="auto"/>
              </w:divBdr>
            </w:div>
            <w:div w:id="2031761572">
              <w:marLeft w:val="0"/>
              <w:marRight w:val="0"/>
              <w:marTop w:val="0"/>
              <w:marBottom w:val="0"/>
              <w:divBdr>
                <w:top w:val="none" w:sz="0" w:space="0" w:color="auto"/>
                <w:left w:val="none" w:sz="0" w:space="0" w:color="auto"/>
                <w:bottom w:val="none" w:sz="0" w:space="0" w:color="auto"/>
                <w:right w:val="none" w:sz="0" w:space="0" w:color="auto"/>
              </w:divBdr>
            </w:div>
            <w:div w:id="2033411716">
              <w:marLeft w:val="0"/>
              <w:marRight w:val="0"/>
              <w:marTop w:val="0"/>
              <w:marBottom w:val="0"/>
              <w:divBdr>
                <w:top w:val="none" w:sz="0" w:space="0" w:color="auto"/>
                <w:left w:val="none" w:sz="0" w:space="0" w:color="auto"/>
                <w:bottom w:val="none" w:sz="0" w:space="0" w:color="auto"/>
                <w:right w:val="none" w:sz="0" w:space="0" w:color="auto"/>
              </w:divBdr>
            </w:div>
            <w:div w:id="2034719601">
              <w:marLeft w:val="0"/>
              <w:marRight w:val="0"/>
              <w:marTop w:val="0"/>
              <w:marBottom w:val="0"/>
              <w:divBdr>
                <w:top w:val="none" w:sz="0" w:space="0" w:color="auto"/>
                <w:left w:val="none" w:sz="0" w:space="0" w:color="auto"/>
                <w:bottom w:val="none" w:sz="0" w:space="0" w:color="auto"/>
                <w:right w:val="none" w:sz="0" w:space="0" w:color="auto"/>
              </w:divBdr>
            </w:div>
            <w:div w:id="2035493929">
              <w:marLeft w:val="0"/>
              <w:marRight w:val="0"/>
              <w:marTop w:val="0"/>
              <w:marBottom w:val="0"/>
              <w:divBdr>
                <w:top w:val="none" w:sz="0" w:space="0" w:color="auto"/>
                <w:left w:val="none" w:sz="0" w:space="0" w:color="auto"/>
                <w:bottom w:val="none" w:sz="0" w:space="0" w:color="auto"/>
                <w:right w:val="none" w:sz="0" w:space="0" w:color="auto"/>
              </w:divBdr>
            </w:div>
            <w:div w:id="2036883296">
              <w:marLeft w:val="0"/>
              <w:marRight w:val="0"/>
              <w:marTop w:val="0"/>
              <w:marBottom w:val="0"/>
              <w:divBdr>
                <w:top w:val="none" w:sz="0" w:space="0" w:color="auto"/>
                <w:left w:val="none" w:sz="0" w:space="0" w:color="auto"/>
                <w:bottom w:val="none" w:sz="0" w:space="0" w:color="auto"/>
                <w:right w:val="none" w:sz="0" w:space="0" w:color="auto"/>
              </w:divBdr>
            </w:div>
            <w:div w:id="2037654467">
              <w:marLeft w:val="0"/>
              <w:marRight w:val="0"/>
              <w:marTop w:val="0"/>
              <w:marBottom w:val="0"/>
              <w:divBdr>
                <w:top w:val="none" w:sz="0" w:space="0" w:color="auto"/>
                <w:left w:val="none" w:sz="0" w:space="0" w:color="auto"/>
                <w:bottom w:val="none" w:sz="0" w:space="0" w:color="auto"/>
                <w:right w:val="none" w:sz="0" w:space="0" w:color="auto"/>
              </w:divBdr>
            </w:div>
            <w:div w:id="2040619256">
              <w:marLeft w:val="0"/>
              <w:marRight w:val="0"/>
              <w:marTop w:val="0"/>
              <w:marBottom w:val="0"/>
              <w:divBdr>
                <w:top w:val="none" w:sz="0" w:space="0" w:color="auto"/>
                <w:left w:val="none" w:sz="0" w:space="0" w:color="auto"/>
                <w:bottom w:val="none" w:sz="0" w:space="0" w:color="auto"/>
                <w:right w:val="none" w:sz="0" w:space="0" w:color="auto"/>
              </w:divBdr>
            </w:div>
            <w:div w:id="2042854574">
              <w:marLeft w:val="0"/>
              <w:marRight w:val="0"/>
              <w:marTop w:val="0"/>
              <w:marBottom w:val="0"/>
              <w:divBdr>
                <w:top w:val="none" w:sz="0" w:space="0" w:color="auto"/>
                <w:left w:val="none" w:sz="0" w:space="0" w:color="auto"/>
                <w:bottom w:val="none" w:sz="0" w:space="0" w:color="auto"/>
                <w:right w:val="none" w:sz="0" w:space="0" w:color="auto"/>
              </w:divBdr>
            </w:div>
            <w:div w:id="2043624465">
              <w:marLeft w:val="0"/>
              <w:marRight w:val="0"/>
              <w:marTop w:val="0"/>
              <w:marBottom w:val="0"/>
              <w:divBdr>
                <w:top w:val="none" w:sz="0" w:space="0" w:color="auto"/>
                <w:left w:val="none" w:sz="0" w:space="0" w:color="auto"/>
                <w:bottom w:val="none" w:sz="0" w:space="0" w:color="auto"/>
                <w:right w:val="none" w:sz="0" w:space="0" w:color="auto"/>
              </w:divBdr>
            </w:div>
            <w:div w:id="2043820051">
              <w:marLeft w:val="0"/>
              <w:marRight w:val="0"/>
              <w:marTop w:val="0"/>
              <w:marBottom w:val="0"/>
              <w:divBdr>
                <w:top w:val="none" w:sz="0" w:space="0" w:color="auto"/>
                <w:left w:val="none" w:sz="0" w:space="0" w:color="auto"/>
                <w:bottom w:val="none" w:sz="0" w:space="0" w:color="auto"/>
                <w:right w:val="none" w:sz="0" w:space="0" w:color="auto"/>
              </w:divBdr>
            </w:div>
            <w:div w:id="2046909331">
              <w:marLeft w:val="0"/>
              <w:marRight w:val="0"/>
              <w:marTop w:val="0"/>
              <w:marBottom w:val="0"/>
              <w:divBdr>
                <w:top w:val="none" w:sz="0" w:space="0" w:color="auto"/>
                <w:left w:val="none" w:sz="0" w:space="0" w:color="auto"/>
                <w:bottom w:val="none" w:sz="0" w:space="0" w:color="auto"/>
                <w:right w:val="none" w:sz="0" w:space="0" w:color="auto"/>
              </w:divBdr>
            </w:div>
            <w:div w:id="2047172433">
              <w:marLeft w:val="0"/>
              <w:marRight w:val="0"/>
              <w:marTop w:val="0"/>
              <w:marBottom w:val="0"/>
              <w:divBdr>
                <w:top w:val="none" w:sz="0" w:space="0" w:color="auto"/>
                <w:left w:val="none" w:sz="0" w:space="0" w:color="auto"/>
                <w:bottom w:val="none" w:sz="0" w:space="0" w:color="auto"/>
                <w:right w:val="none" w:sz="0" w:space="0" w:color="auto"/>
              </w:divBdr>
            </w:div>
            <w:div w:id="2047950115">
              <w:marLeft w:val="0"/>
              <w:marRight w:val="0"/>
              <w:marTop w:val="0"/>
              <w:marBottom w:val="0"/>
              <w:divBdr>
                <w:top w:val="none" w:sz="0" w:space="0" w:color="auto"/>
                <w:left w:val="none" w:sz="0" w:space="0" w:color="auto"/>
                <w:bottom w:val="none" w:sz="0" w:space="0" w:color="auto"/>
                <w:right w:val="none" w:sz="0" w:space="0" w:color="auto"/>
              </w:divBdr>
            </w:div>
            <w:div w:id="2048598140">
              <w:marLeft w:val="0"/>
              <w:marRight w:val="0"/>
              <w:marTop w:val="0"/>
              <w:marBottom w:val="0"/>
              <w:divBdr>
                <w:top w:val="none" w:sz="0" w:space="0" w:color="auto"/>
                <w:left w:val="none" w:sz="0" w:space="0" w:color="auto"/>
                <w:bottom w:val="none" w:sz="0" w:space="0" w:color="auto"/>
                <w:right w:val="none" w:sz="0" w:space="0" w:color="auto"/>
              </w:divBdr>
            </w:div>
            <w:div w:id="2051294425">
              <w:marLeft w:val="0"/>
              <w:marRight w:val="0"/>
              <w:marTop w:val="0"/>
              <w:marBottom w:val="0"/>
              <w:divBdr>
                <w:top w:val="none" w:sz="0" w:space="0" w:color="auto"/>
                <w:left w:val="none" w:sz="0" w:space="0" w:color="auto"/>
                <w:bottom w:val="none" w:sz="0" w:space="0" w:color="auto"/>
                <w:right w:val="none" w:sz="0" w:space="0" w:color="auto"/>
              </w:divBdr>
            </w:div>
            <w:div w:id="2051689175">
              <w:marLeft w:val="0"/>
              <w:marRight w:val="0"/>
              <w:marTop w:val="0"/>
              <w:marBottom w:val="0"/>
              <w:divBdr>
                <w:top w:val="none" w:sz="0" w:space="0" w:color="auto"/>
                <w:left w:val="none" w:sz="0" w:space="0" w:color="auto"/>
                <w:bottom w:val="none" w:sz="0" w:space="0" w:color="auto"/>
                <w:right w:val="none" w:sz="0" w:space="0" w:color="auto"/>
              </w:divBdr>
            </w:div>
            <w:div w:id="2054843430">
              <w:marLeft w:val="0"/>
              <w:marRight w:val="0"/>
              <w:marTop w:val="0"/>
              <w:marBottom w:val="0"/>
              <w:divBdr>
                <w:top w:val="none" w:sz="0" w:space="0" w:color="auto"/>
                <w:left w:val="none" w:sz="0" w:space="0" w:color="auto"/>
                <w:bottom w:val="none" w:sz="0" w:space="0" w:color="auto"/>
                <w:right w:val="none" w:sz="0" w:space="0" w:color="auto"/>
              </w:divBdr>
            </w:div>
            <w:div w:id="2060084059">
              <w:marLeft w:val="0"/>
              <w:marRight w:val="0"/>
              <w:marTop w:val="0"/>
              <w:marBottom w:val="0"/>
              <w:divBdr>
                <w:top w:val="none" w:sz="0" w:space="0" w:color="auto"/>
                <w:left w:val="none" w:sz="0" w:space="0" w:color="auto"/>
                <w:bottom w:val="none" w:sz="0" w:space="0" w:color="auto"/>
                <w:right w:val="none" w:sz="0" w:space="0" w:color="auto"/>
              </w:divBdr>
            </w:div>
            <w:div w:id="2060199017">
              <w:marLeft w:val="0"/>
              <w:marRight w:val="0"/>
              <w:marTop w:val="0"/>
              <w:marBottom w:val="0"/>
              <w:divBdr>
                <w:top w:val="none" w:sz="0" w:space="0" w:color="auto"/>
                <w:left w:val="none" w:sz="0" w:space="0" w:color="auto"/>
                <w:bottom w:val="none" w:sz="0" w:space="0" w:color="auto"/>
                <w:right w:val="none" w:sz="0" w:space="0" w:color="auto"/>
              </w:divBdr>
            </w:div>
            <w:div w:id="2061704626">
              <w:marLeft w:val="0"/>
              <w:marRight w:val="0"/>
              <w:marTop w:val="0"/>
              <w:marBottom w:val="0"/>
              <w:divBdr>
                <w:top w:val="none" w:sz="0" w:space="0" w:color="auto"/>
                <w:left w:val="none" w:sz="0" w:space="0" w:color="auto"/>
                <w:bottom w:val="none" w:sz="0" w:space="0" w:color="auto"/>
                <w:right w:val="none" w:sz="0" w:space="0" w:color="auto"/>
              </w:divBdr>
            </w:div>
            <w:div w:id="2062051077">
              <w:marLeft w:val="0"/>
              <w:marRight w:val="0"/>
              <w:marTop w:val="0"/>
              <w:marBottom w:val="0"/>
              <w:divBdr>
                <w:top w:val="none" w:sz="0" w:space="0" w:color="auto"/>
                <w:left w:val="none" w:sz="0" w:space="0" w:color="auto"/>
                <w:bottom w:val="none" w:sz="0" w:space="0" w:color="auto"/>
                <w:right w:val="none" w:sz="0" w:space="0" w:color="auto"/>
              </w:divBdr>
            </w:div>
            <w:div w:id="2065905078">
              <w:marLeft w:val="0"/>
              <w:marRight w:val="0"/>
              <w:marTop w:val="0"/>
              <w:marBottom w:val="0"/>
              <w:divBdr>
                <w:top w:val="none" w:sz="0" w:space="0" w:color="auto"/>
                <w:left w:val="none" w:sz="0" w:space="0" w:color="auto"/>
                <w:bottom w:val="none" w:sz="0" w:space="0" w:color="auto"/>
                <w:right w:val="none" w:sz="0" w:space="0" w:color="auto"/>
              </w:divBdr>
            </w:div>
            <w:div w:id="2066756641">
              <w:marLeft w:val="0"/>
              <w:marRight w:val="0"/>
              <w:marTop w:val="0"/>
              <w:marBottom w:val="0"/>
              <w:divBdr>
                <w:top w:val="none" w:sz="0" w:space="0" w:color="auto"/>
                <w:left w:val="none" w:sz="0" w:space="0" w:color="auto"/>
                <w:bottom w:val="none" w:sz="0" w:space="0" w:color="auto"/>
                <w:right w:val="none" w:sz="0" w:space="0" w:color="auto"/>
              </w:divBdr>
            </w:div>
            <w:div w:id="2067602550">
              <w:marLeft w:val="0"/>
              <w:marRight w:val="0"/>
              <w:marTop w:val="0"/>
              <w:marBottom w:val="0"/>
              <w:divBdr>
                <w:top w:val="none" w:sz="0" w:space="0" w:color="auto"/>
                <w:left w:val="none" w:sz="0" w:space="0" w:color="auto"/>
                <w:bottom w:val="none" w:sz="0" w:space="0" w:color="auto"/>
                <w:right w:val="none" w:sz="0" w:space="0" w:color="auto"/>
              </w:divBdr>
            </w:div>
            <w:div w:id="2068452402">
              <w:marLeft w:val="0"/>
              <w:marRight w:val="0"/>
              <w:marTop w:val="0"/>
              <w:marBottom w:val="0"/>
              <w:divBdr>
                <w:top w:val="none" w:sz="0" w:space="0" w:color="auto"/>
                <w:left w:val="none" w:sz="0" w:space="0" w:color="auto"/>
                <w:bottom w:val="none" w:sz="0" w:space="0" w:color="auto"/>
                <w:right w:val="none" w:sz="0" w:space="0" w:color="auto"/>
              </w:divBdr>
            </w:div>
            <w:div w:id="2068675272">
              <w:marLeft w:val="0"/>
              <w:marRight w:val="0"/>
              <w:marTop w:val="0"/>
              <w:marBottom w:val="0"/>
              <w:divBdr>
                <w:top w:val="none" w:sz="0" w:space="0" w:color="auto"/>
                <w:left w:val="none" w:sz="0" w:space="0" w:color="auto"/>
                <w:bottom w:val="none" w:sz="0" w:space="0" w:color="auto"/>
                <w:right w:val="none" w:sz="0" w:space="0" w:color="auto"/>
              </w:divBdr>
            </w:div>
            <w:div w:id="2070572134">
              <w:marLeft w:val="0"/>
              <w:marRight w:val="0"/>
              <w:marTop w:val="0"/>
              <w:marBottom w:val="0"/>
              <w:divBdr>
                <w:top w:val="none" w:sz="0" w:space="0" w:color="auto"/>
                <w:left w:val="none" w:sz="0" w:space="0" w:color="auto"/>
                <w:bottom w:val="none" w:sz="0" w:space="0" w:color="auto"/>
                <w:right w:val="none" w:sz="0" w:space="0" w:color="auto"/>
              </w:divBdr>
            </w:div>
            <w:div w:id="2071464484">
              <w:marLeft w:val="0"/>
              <w:marRight w:val="0"/>
              <w:marTop w:val="0"/>
              <w:marBottom w:val="0"/>
              <w:divBdr>
                <w:top w:val="none" w:sz="0" w:space="0" w:color="auto"/>
                <w:left w:val="none" w:sz="0" w:space="0" w:color="auto"/>
                <w:bottom w:val="none" w:sz="0" w:space="0" w:color="auto"/>
                <w:right w:val="none" w:sz="0" w:space="0" w:color="auto"/>
              </w:divBdr>
            </w:div>
            <w:div w:id="2072536132">
              <w:marLeft w:val="0"/>
              <w:marRight w:val="0"/>
              <w:marTop w:val="0"/>
              <w:marBottom w:val="0"/>
              <w:divBdr>
                <w:top w:val="none" w:sz="0" w:space="0" w:color="auto"/>
                <w:left w:val="none" w:sz="0" w:space="0" w:color="auto"/>
                <w:bottom w:val="none" w:sz="0" w:space="0" w:color="auto"/>
                <w:right w:val="none" w:sz="0" w:space="0" w:color="auto"/>
              </w:divBdr>
            </w:div>
            <w:div w:id="2072996509">
              <w:marLeft w:val="0"/>
              <w:marRight w:val="0"/>
              <w:marTop w:val="0"/>
              <w:marBottom w:val="0"/>
              <w:divBdr>
                <w:top w:val="none" w:sz="0" w:space="0" w:color="auto"/>
                <w:left w:val="none" w:sz="0" w:space="0" w:color="auto"/>
                <w:bottom w:val="none" w:sz="0" w:space="0" w:color="auto"/>
                <w:right w:val="none" w:sz="0" w:space="0" w:color="auto"/>
              </w:divBdr>
            </w:div>
            <w:div w:id="2076271832">
              <w:marLeft w:val="0"/>
              <w:marRight w:val="0"/>
              <w:marTop w:val="0"/>
              <w:marBottom w:val="0"/>
              <w:divBdr>
                <w:top w:val="none" w:sz="0" w:space="0" w:color="auto"/>
                <w:left w:val="none" w:sz="0" w:space="0" w:color="auto"/>
                <w:bottom w:val="none" w:sz="0" w:space="0" w:color="auto"/>
                <w:right w:val="none" w:sz="0" w:space="0" w:color="auto"/>
              </w:divBdr>
              <w:divsChild>
                <w:div w:id="42826309">
                  <w:marLeft w:val="0"/>
                  <w:marRight w:val="0"/>
                  <w:marTop w:val="0"/>
                  <w:marBottom w:val="0"/>
                  <w:divBdr>
                    <w:top w:val="none" w:sz="0" w:space="0" w:color="auto"/>
                    <w:left w:val="none" w:sz="0" w:space="0" w:color="auto"/>
                    <w:bottom w:val="none" w:sz="0" w:space="0" w:color="auto"/>
                    <w:right w:val="none" w:sz="0" w:space="0" w:color="auto"/>
                  </w:divBdr>
                </w:div>
                <w:div w:id="118106674">
                  <w:marLeft w:val="0"/>
                  <w:marRight w:val="0"/>
                  <w:marTop w:val="0"/>
                  <w:marBottom w:val="0"/>
                  <w:divBdr>
                    <w:top w:val="none" w:sz="0" w:space="0" w:color="auto"/>
                    <w:left w:val="none" w:sz="0" w:space="0" w:color="auto"/>
                    <w:bottom w:val="none" w:sz="0" w:space="0" w:color="auto"/>
                    <w:right w:val="none" w:sz="0" w:space="0" w:color="auto"/>
                  </w:divBdr>
                </w:div>
                <w:div w:id="965159875">
                  <w:marLeft w:val="0"/>
                  <w:marRight w:val="0"/>
                  <w:marTop w:val="0"/>
                  <w:marBottom w:val="0"/>
                  <w:divBdr>
                    <w:top w:val="none" w:sz="0" w:space="0" w:color="auto"/>
                    <w:left w:val="none" w:sz="0" w:space="0" w:color="auto"/>
                    <w:bottom w:val="none" w:sz="0" w:space="0" w:color="auto"/>
                    <w:right w:val="none" w:sz="0" w:space="0" w:color="auto"/>
                  </w:divBdr>
                </w:div>
                <w:div w:id="1181580153">
                  <w:marLeft w:val="0"/>
                  <w:marRight w:val="0"/>
                  <w:marTop w:val="0"/>
                  <w:marBottom w:val="0"/>
                  <w:divBdr>
                    <w:top w:val="none" w:sz="0" w:space="0" w:color="auto"/>
                    <w:left w:val="none" w:sz="0" w:space="0" w:color="auto"/>
                    <w:bottom w:val="none" w:sz="0" w:space="0" w:color="auto"/>
                    <w:right w:val="none" w:sz="0" w:space="0" w:color="auto"/>
                  </w:divBdr>
                </w:div>
                <w:div w:id="1441608867">
                  <w:marLeft w:val="0"/>
                  <w:marRight w:val="0"/>
                  <w:marTop w:val="0"/>
                  <w:marBottom w:val="0"/>
                  <w:divBdr>
                    <w:top w:val="none" w:sz="0" w:space="0" w:color="auto"/>
                    <w:left w:val="none" w:sz="0" w:space="0" w:color="auto"/>
                    <w:bottom w:val="none" w:sz="0" w:space="0" w:color="auto"/>
                    <w:right w:val="none" w:sz="0" w:space="0" w:color="auto"/>
                  </w:divBdr>
                </w:div>
                <w:div w:id="1640305670">
                  <w:marLeft w:val="0"/>
                  <w:marRight w:val="0"/>
                  <w:marTop w:val="0"/>
                  <w:marBottom w:val="0"/>
                  <w:divBdr>
                    <w:top w:val="none" w:sz="0" w:space="0" w:color="auto"/>
                    <w:left w:val="none" w:sz="0" w:space="0" w:color="auto"/>
                    <w:bottom w:val="none" w:sz="0" w:space="0" w:color="auto"/>
                    <w:right w:val="none" w:sz="0" w:space="0" w:color="auto"/>
                  </w:divBdr>
                </w:div>
                <w:div w:id="1750543972">
                  <w:marLeft w:val="0"/>
                  <w:marRight w:val="0"/>
                  <w:marTop w:val="0"/>
                  <w:marBottom w:val="0"/>
                  <w:divBdr>
                    <w:top w:val="none" w:sz="0" w:space="0" w:color="auto"/>
                    <w:left w:val="none" w:sz="0" w:space="0" w:color="auto"/>
                    <w:bottom w:val="none" w:sz="0" w:space="0" w:color="auto"/>
                    <w:right w:val="none" w:sz="0" w:space="0" w:color="auto"/>
                  </w:divBdr>
                </w:div>
              </w:divsChild>
            </w:div>
            <w:div w:id="2076704796">
              <w:marLeft w:val="0"/>
              <w:marRight w:val="0"/>
              <w:marTop w:val="0"/>
              <w:marBottom w:val="0"/>
              <w:divBdr>
                <w:top w:val="none" w:sz="0" w:space="0" w:color="auto"/>
                <w:left w:val="none" w:sz="0" w:space="0" w:color="auto"/>
                <w:bottom w:val="none" w:sz="0" w:space="0" w:color="auto"/>
                <w:right w:val="none" w:sz="0" w:space="0" w:color="auto"/>
              </w:divBdr>
            </w:div>
            <w:div w:id="2081324360">
              <w:marLeft w:val="0"/>
              <w:marRight w:val="0"/>
              <w:marTop w:val="0"/>
              <w:marBottom w:val="0"/>
              <w:divBdr>
                <w:top w:val="none" w:sz="0" w:space="0" w:color="auto"/>
                <w:left w:val="none" w:sz="0" w:space="0" w:color="auto"/>
                <w:bottom w:val="none" w:sz="0" w:space="0" w:color="auto"/>
                <w:right w:val="none" w:sz="0" w:space="0" w:color="auto"/>
              </w:divBdr>
            </w:div>
            <w:div w:id="2087921245">
              <w:marLeft w:val="0"/>
              <w:marRight w:val="0"/>
              <w:marTop w:val="0"/>
              <w:marBottom w:val="0"/>
              <w:divBdr>
                <w:top w:val="none" w:sz="0" w:space="0" w:color="auto"/>
                <w:left w:val="none" w:sz="0" w:space="0" w:color="auto"/>
                <w:bottom w:val="none" w:sz="0" w:space="0" w:color="auto"/>
                <w:right w:val="none" w:sz="0" w:space="0" w:color="auto"/>
              </w:divBdr>
            </w:div>
            <w:div w:id="2094230445">
              <w:marLeft w:val="0"/>
              <w:marRight w:val="0"/>
              <w:marTop w:val="0"/>
              <w:marBottom w:val="0"/>
              <w:divBdr>
                <w:top w:val="none" w:sz="0" w:space="0" w:color="auto"/>
                <w:left w:val="none" w:sz="0" w:space="0" w:color="auto"/>
                <w:bottom w:val="none" w:sz="0" w:space="0" w:color="auto"/>
                <w:right w:val="none" w:sz="0" w:space="0" w:color="auto"/>
              </w:divBdr>
            </w:div>
            <w:div w:id="2094668796">
              <w:marLeft w:val="0"/>
              <w:marRight w:val="0"/>
              <w:marTop w:val="0"/>
              <w:marBottom w:val="0"/>
              <w:divBdr>
                <w:top w:val="none" w:sz="0" w:space="0" w:color="auto"/>
                <w:left w:val="none" w:sz="0" w:space="0" w:color="auto"/>
                <w:bottom w:val="none" w:sz="0" w:space="0" w:color="auto"/>
                <w:right w:val="none" w:sz="0" w:space="0" w:color="auto"/>
              </w:divBdr>
            </w:div>
            <w:div w:id="2094930374">
              <w:marLeft w:val="0"/>
              <w:marRight w:val="0"/>
              <w:marTop w:val="0"/>
              <w:marBottom w:val="0"/>
              <w:divBdr>
                <w:top w:val="none" w:sz="0" w:space="0" w:color="auto"/>
                <w:left w:val="none" w:sz="0" w:space="0" w:color="auto"/>
                <w:bottom w:val="none" w:sz="0" w:space="0" w:color="auto"/>
                <w:right w:val="none" w:sz="0" w:space="0" w:color="auto"/>
              </w:divBdr>
            </w:div>
            <w:div w:id="2095080810">
              <w:marLeft w:val="0"/>
              <w:marRight w:val="0"/>
              <w:marTop w:val="0"/>
              <w:marBottom w:val="0"/>
              <w:divBdr>
                <w:top w:val="none" w:sz="0" w:space="0" w:color="auto"/>
                <w:left w:val="none" w:sz="0" w:space="0" w:color="auto"/>
                <w:bottom w:val="none" w:sz="0" w:space="0" w:color="auto"/>
                <w:right w:val="none" w:sz="0" w:space="0" w:color="auto"/>
              </w:divBdr>
            </w:div>
            <w:div w:id="2095320422">
              <w:marLeft w:val="0"/>
              <w:marRight w:val="0"/>
              <w:marTop w:val="0"/>
              <w:marBottom w:val="0"/>
              <w:divBdr>
                <w:top w:val="none" w:sz="0" w:space="0" w:color="auto"/>
                <w:left w:val="none" w:sz="0" w:space="0" w:color="auto"/>
                <w:bottom w:val="none" w:sz="0" w:space="0" w:color="auto"/>
                <w:right w:val="none" w:sz="0" w:space="0" w:color="auto"/>
              </w:divBdr>
            </w:div>
            <w:div w:id="2095587583">
              <w:marLeft w:val="0"/>
              <w:marRight w:val="0"/>
              <w:marTop w:val="0"/>
              <w:marBottom w:val="0"/>
              <w:divBdr>
                <w:top w:val="none" w:sz="0" w:space="0" w:color="auto"/>
                <w:left w:val="none" w:sz="0" w:space="0" w:color="auto"/>
                <w:bottom w:val="none" w:sz="0" w:space="0" w:color="auto"/>
                <w:right w:val="none" w:sz="0" w:space="0" w:color="auto"/>
              </w:divBdr>
            </w:div>
            <w:div w:id="2097283400">
              <w:marLeft w:val="0"/>
              <w:marRight w:val="0"/>
              <w:marTop w:val="0"/>
              <w:marBottom w:val="0"/>
              <w:divBdr>
                <w:top w:val="none" w:sz="0" w:space="0" w:color="auto"/>
                <w:left w:val="none" w:sz="0" w:space="0" w:color="auto"/>
                <w:bottom w:val="none" w:sz="0" w:space="0" w:color="auto"/>
                <w:right w:val="none" w:sz="0" w:space="0" w:color="auto"/>
              </w:divBdr>
            </w:div>
            <w:div w:id="2100328702">
              <w:marLeft w:val="0"/>
              <w:marRight w:val="0"/>
              <w:marTop w:val="0"/>
              <w:marBottom w:val="0"/>
              <w:divBdr>
                <w:top w:val="none" w:sz="0" w:space="0" w:color="auto"/>
                <w:left w:val="none" w:sz="0" w:space="0" w:color="auto"/>
                <w:bottom w:val="none" w:sz="0" w:space="0" w:color="auto"/>
                <w:right w:val="none" w:sz="0" w:space="0" w:color="auto"/>
              </w:divBdr>
            </w:div>
            <w:div w:id="2102681649">
              <w:marLeft w:val="0"/>
              <w:marRight w:val="0"/>
              <w:marTop w:val="0"/>
              <w:marBottom w:val="0"/>
              <w:divBdr>
                <w:top w:val="none" w:sz="0" w:space="0" w:color="auto"/>
                <w:left w:val="none" w:sz="0" w:space="0" w:color="auto"/>
                <w:bottom w:val="none" w:sz="0" w:space="0" w:color="auto"/>
                <w:right w:val="none" w:sz="0" w:space="0" w:color="auto"/>
              </w:divBdr>
            </w:div>
            <w:div w:id="2103063407">
              <w:marLeft w:val="0"/>
              <w:marRight w:val="0"/>
              <w:marTop w:val="0"/>
              <w:marBottom w:val="0"/>
              <w:divBdr>
                <w:top w:val="none" w:sz="0" w:space="0" w:color="auto"/>
                <w:left w:val="none" w:sz="0" w:space="0" w:color="auto"/>
                <w:bottom w:val="none" w:sz="0" w:space="0" w:color="auto"/>
                <w:right w:val="none" w:sz="0" w:space="0" w:color="auto"/>
              </w:divBdr>
            </w:div>
            <w:div w:id="2103337892">
              <w:marLeft w:val="0"/>
              <w:marRight w:val="0"/>
              <w:marTop w:val="0"/>
              <w:marBottom w:val="0"/>
              <w:divBdr>
                <w:top w:val="none" w:sz="0" w:space="0" w:color="auto"/>
                <w:left w:val="none" w:sz="0" w:space="0" w:color="auto"/>
                <w:bottom w:val="none" w:sz="0" w:space="0" w:color="auto"/>
                <w:right w:val="none" w:sz="0" w:space="0" w:color="auto"/>
              </w:divBdr>
            </w:div>
            <w:div w:id="2111050870">
              <w:marLeft w:val="0"/>
              <w:marRight w:val="0"/>
              <w:marTop w:val="0"/>
              <w:marBottom w:val="0"/>
              <w:divBdr>
                <w:top w:val="none" w:sz="0" w:space="0" w:color="auto"/>
                <w:left w:val="none" w:sz="0" w:space="0" w:color="auto"/>
                <w:bottom w:val="none" w:sz="0" w:space="0" w:color="auto"/>
                <w:right w:val="none" w:sz="0" w:space="0" w:color="auto"/>
              </w:divBdr>
            </w:div>
            <w:div w:id="2113284774">
              <w:marLeft w:val="0"/>
              <w:marRight w:val="0"/>
              <w:marTop w:val="0"/>
              <w:marBottom w:val="0"/>
              <w:divBdr>
                <w:top w:val="none" w:sz="0" w:space="0" w:color="auto"/>
                <w:left w:val="none" w:sz="0" w:space="0" w:color="auto"/>
                <w:bottom w:val="none" w:sz="0" w:space="0" w:color="auto"/>
                <w:right w:val="none" w:sz="0" w:space="0" w:color="auto"/>
              </w:divBdr>
            </w:div>
            <w:div w:id="2115780544">
              <w:marLeft w:val="0"/>
              <w:marRight w:val="0"/>
              <w:marTop w:val="0"/>
              <w:marBottom w:val="0"/>
              <w:divBdr>
                <w:top w:val="none" w:sz="0" w:space="0" w:color="auto"/>
                <w:left w:val="none" w:sz="0" w:space="0" w:color="auto"/>
                <w:bottom w:val="none" w:sz="0" w:space="0" w:color="auto"/>
                <w:right w:val="none" w:sz="0" w:space="0" w:color="auto"/>
              </w:divBdr>
            </w:div>
            <w:div w:id="2116442033">
              <w:marLeft w:val="0"/>
              <w:marRight w:val="0"/>
              <w:marTop w:val="0"/>
              <w:marBottom w:val="0"/>
              <w:divBdr>
                <w:top w:val="none" w:sz="0" w:space="0" w:color="auto"/>
                <w:left w:val="none" w:sz="0" w:space="0" w:color="auto"/>
                <w:bottom w:val="none" w:sz="0" w:space="0" w:color="auto"/>
                <w:right w:val="none" w:sz="0" w:space="0" w:color="auto"/>
              </w:divBdr>
            </w:div>
            <w:div w:id="2116559408">
              <w:marLeft w:val="0"/>
              <w:marRight w:val="0"/>
              <w:marTop w:val="0"/>
              <w:marBottom w:val="0"/>
              <w:divBdr>
                <w:top w:val="none" w:sz="0" w:space="0" w:color="auto"/>
                <w:left w:val="none" w:sz="0" w:space="0" w:color="auto"/>
                <w:bottom w:val="none" w:sz="0" w:space="0" w:color="auto"/>
                <w:right w:val="none" w:sz="0" w:space="0" w:color="auto"/>
              </w:divBdr>
            </w:div>
            <w:div w:id="2117361766">
              <w:marLeft w:val="0"/>
              <w:marRight w:val="0"/>
              <w:marTop w:val="360"/>
              <w:marBottom w:val="0"/>
              <w:divBdr>
                <w:top w:val="single" w:sz="6" w:space="0" w:color="auto"/>
                <w:left w:val="single" w:sz="6" w:space="0" w:color="auto"/>
                <w:bottom w:val="single" w:sz="6" w:space="0" w:color="auto"/>
                <w:right w:val="single" w:sz="6" w:space="0" w:color="auto"/>
              </w:divBdr>
            </w:div>
            <w:div w:id="2121298423">
              <w:marLeft w:val="0"/>
              <w:marRight w:val="0"/>
              <w:marTop w:val="0"/>
              <w:marBottom w:val="0"/>
              <w:divBdr>
                <w:top w:val="none" w:sz="0" w:space="0" w:color="auto"/>
                <w:left w:val="none" w:sz="0" w:space="0" w:color="auto"/>
                <w:bottom w:val="none" w:sz="0" w:space="0" w:color="auto"/>
                <w:right w:val="none" w:sz="0" w:space="0" w:color="auto"/>
              </w:divBdr>
            </w:div>
            <w:div w:id="2123259281">
              <w:marLeft w:val="0"/>
              <w:marRight w:val="0"/>
              <w:marTop w:val="0"/>
              <w:marBottom w:val="0"/>
              <w:divBdr>
                <w:top w:val="none" w:sz="0" w:space="0" w:color="auto"/>
                <w:left w:val="none" w:sz="0" w:space="0" w:color="auto"/>
                <w:bottom w:val="none" w:sz="0" w:space="0" w:color="auto"/>
                <w:right w:val="none" w:sz="0" w:space="0" w:color="auto"/>
              </w:divBdr>
            </w:div>
            <w:div w:id="2124109174">
              <w:marLeft w:val="0"/>
              <w:marRight w:val="0"/>
              <w:marTop w:val="0"/>
              <w:marBottom w:val="0"/>
              <w:divBdr>
                <w:top w:val="none" w:sz="0" w:space="0" w:color="auto"/>
                <w:left w:val="none" w:sz="0" w:space="0" w:color="auto"/>
                <w:bottom w:val="none" w:sz="0" w:space="0" w:color="auto"/>
                <w:right w:val="none" w:sz="0" w:space="0" w:color="auto"/>
              </w:divBdr>
              <w:divsChild>
                <w:div w:id="343946582">
                  <w:marLeft w:val="0"/>
                  <w:marRight w:val="0"/>
                  <w:marTop w:val="0"/>
                  <w:marBottom w:val="0"/>
                  <w:divBdr>
                    <w:top w:val="none" w:sz="0" w:space="0" w:color="auto"/>
                    <w:left w:val="none" w:sz="0" w:space="0" w:color="auto"/>
                    <w:bottom w:val="none" w:sz="0" w:space="0" w:color="auto"/>
                    <w:right w:val="none" w:sz="0" w:space="0" w:color="auto"/>
                  </w:divBdr>
                </w:div>
                <w:div w:id="554587747">
                  <w:marLeft w:val="0"/>
                  <w:marRight w:val="0"/>
                  <w:marTop w:val="0"/>
                  <w:marBottom w:val="0"/>
                  <w:divBdr>
                    <w:top w:val="none" w:sz="0" w:space="0" w:color="auto"/>
                    <w:left w:val="none" w:sz="0" w:space="0" w:color="auto"/>
                    <w:bottom w:val="none" w:sz="0" w:space="0" w:color="auto"/>
                    <w:right w:val="none" w:sz="0" w:space="0" w:color="auto"/>
                  </w:divBdr>
                </w:div>
                <w:div w:id="833103390">
                  <w:marLeft w:val="0"/>
                  <w:marRight w:val="0"/>
                  <w:marTop w:val="0"/>
                  <w:marBottom w:val="0"/>
                  <w:divBdr>
                    <w:top w:val="none" w:sz="0" w:space="0" w:color="auto"/>
                    <w:left w:val="none" w:sz="0" w:space="0" w:color="auto"/>
                    <w:bottom w:val="none" w:sz="0" w:space="0" w:color="auto"/>
                    <w:right w:val="none" w:sz="0" w:space="0" w:color="auto"/>
                  </w:divBdr>
                </w:div>
                <w:div w:id="837884251">
                  <w:marLeft w:val="0"/>
                  <w:marRight w:val="0"/>
                  <w:marTop w:val="0"/>
                  <w:marBottom w:val="0"/>
                  <w:divBdr>
                    <w:top w:val="none" w:sz="0" w:space="0" w:color="auto"/>
                    <w:left w:val="none" w:sz="0" w:space="0" w:color="auto"/>
                    <w:bottom w:val="none" w:sz="0" w:space="0" w:color="auto"/>
                    <w:right w:val="none" w:sz="0" w:space="0" w:color="auto"/>
                  </w:divBdr>
                </w:div>
                <w:div w:id="881862321">
                  <w:marLeft w:val="0"/>
                  <w:marRight w:val="0"/>
                  <w:marTop w:val="0"/>
                  <w:marBottom w:val="0"/>
                  <w:divBdr>
                    <w:top w:val="none" w:sz="0" w:space="0" w:color="auto"/>
                    <w:left w:val="none" w:sz="0" w:space="0" w:color="auto"/>
                    <w:bottom w:val="none" w:sz="0" w:space="0" w:color="auto"/>
                    <w:right w:val="none" w:sz="0" w:space="0" w:color="auto"/>
                  </w:divBdr>
                </w:div>
                <w:div w:id="990864140">
                  <w:marLeft w:val="0"/>
                  <w:marRight w:val="0"/>
                  <w:marTop w:val="0"/>
                  <w:marBottom w:val="0"/>
                  <w:divBdr>
                    <w:top w:val="none" w:sz="0" w:space="0" w:color="auto"/>
                    <w:left w:val="none" w:sz="0" w:space="0" w:color="auto"/>
                    <w:bottom w:val="none" w:sz="0" w:space="0" w:color="auto"/>
                    <w:right w:val="none" w:sz="0" w:space="0" w:color="auto"/>
                  </w:divBdr>
                </w:div>
                <w:div w:id="1022708750">
                  <w:marLeft w:val="0"/>
                  <w:marRight w:val="0"/>
                  <w:marTop w:val="0"/>
                  <w:marBottom w:val="0"/>
                  <w:divBdr>
                    <w:top w:val="none" w:sz="0" w:space="0" w:color="auto"/>
                    <w:left w:val="none" w:sz="0" w:space="0" w:color="auto"/>
                    <w:bottom w:val="none" w:sz="0" w:space="0" w:color="auto"/>
                    <w:right w:val="none" w:sz="0" w:space="0" w:color="auto"/>
                  </w:divBdr>
                </w:div>
                <w:div w:id="1280840987">
                  <w:marLeft w:val="0"/>
                  <w:marRight w:val="0"/>
                  <w:marTop w:val="0"/>
                  <w:marBottom w:val="0"/>
                  <w:divBdr>
                    <w:top w:val="none" w:sz="0" w:space="0" w:color="auto"/>
                    <w:left w:val="none" w:sz="0" w:space="0" w:color="auto"/>
                    <w:bottom w:val="none" w:sz="0" w:space="0" w:color="auto"/>
                    <w:right w:val="none" w:sz="0" w:space="0" w:color="auto"/>
                  </w:divBdr>
                </w:div>
                <w:div w:id="1357343354">
                  <w:marLeft w:val="0"/>
                  <w:marRight w:val="0"/>
                  <w:marTop w:val="0"/>
                  <w:marBottom w:val="0"/>
                  <w:divBdr>
                    <w:top w:val="none" w:sz="0" w:space="0" w:color="auto"/>
                    <w:left w:val="none" w:sz="0" w:space="0" w:color="auto"/>
                    <w:bottom w:val="none" w:sz="0" w:space="0" w:color="auto"/>
                    <w:right w:val="none" w:sz="0" w:space="0" w:color="auto"/>
                  </w:divBdr>
                </w:div>
                <w:div w:id="1445349891">
                  <w:marLeft w:val="0"/>
                  <w:marRight w:val="0"/>
                  <w:marTop w:val="0"/>
                  <w:marBottom w:val="0"/>
                  <w:divBdr>
                    <w:top w:val="none" w:sz="0" w:space="0" w:color="auto"/>
                    <w:left w:val="none" w:sz="0" w:space="0" w:color="auto"/>
                    <w:bottom w:val="none" w:sz="0" w:space="0" w:color="auto"/>
                    <w:right w:val="none" w:sz="0" w:space="0" w:color="auto"/>
                  </w:divBdr>
                </w:div>
                <w:div w:id="1521161291">
                  <w:marLeft w:val="0"/>
                  <w:marRight w:val="0"/>
                  <w:marTop w:val="0"/>
                  <w:marBottom w:val="0"/>
                  <w:divBdr>
                    <w:top w:val="none" w:sz="0" w:space="0" w:color="auto"/>
                    <w:left w:val="none" w:sz="0" w:space="0" w:color="auto"/>
                    <w:bottom w:val="none" w:sz="0" w:space="0" w:color="auto"/>
                    <w:right w:val="none" w:sz="0" w:space="0" w:color="auto"/>
                  </w:divBdr>
                </w:div>
                <w:div w:id="1837382441">
                  <w:marLeft w:val="0"/>
                  <w:marRight w:val="0"/>
                  <w:marTop w:val="0"/>
                  <w:marBottom w:val="0"/>
                  <w:divBdr>
                    <w:top w:val="none" w:sz="0" w:space="0" w:color="auto"/>
                    <w:left w:val="none" w:sz="0" w:space="0" w:color="auto"/>
                    <w:bottom w:val="none" w:sz="0" w:space="0" w:color="auto"/>
                    <w:right w:val="none" w:sz="0" w:space="0" w:color="auto"/>
                  </w:divBdr>
                </w:div>
                <w:div w:id="1885285545">
                  <w:marLeft w:val="0"/>
                  <w:marRight w:val="0"/>
                  <w:marTop w:val="0"/>
                  <w:marBottom w:val="0"/>
                  <w:divBdr>
                    <w:top w:val="none" w:sz="0" w:space="0" w:color="auto"/>
                    <w:left w:val="none" w:sz="0" w:space="0" w:color="auto"/>
                    <w:bottom w:val="none" w:sz="0" w:space="0" w:color="auto"/>
                    <w:right w:val="none" w:sz="0" w:space="0" w:color="auto"/>
                  </w:divBdr>
                </w:div>
                <w:div w:id="1920291971">
                  <w:marLeft w:val="0"/>
                  <w:marRight w:val="0"/>
                  <w:marTop w:val="0"/>
                  <w:marBottom w:val="0"/>
                  <w:divBdr>
                    <w:top w:val="none" w:sz="0" w:space="0" w:color="auto"/>
                    <w:left w:val="none" w:sz="0" w:space="0" w:color="auto"/>
                    <w:bottom w:val="none" w:sz="0" w:space="0" w:color="auto"/>
                    <w:right w:val="none" w:sz="0" w:space="0" w:color="auto"/>
                  </w:divBdr>
                </w:div>
                <w:div w:id="2019429219">
                  <w:marLeft w:val="0"/>
                  <w:marRight w:val="0"/>
                  <w:marTop w:val="0"/>
                  <w:marBottom w:val="0"/>
                  <w:divBdr>
                    <w:top w:val="none" w:sz="0" w:space="0" w:color="auto"/>
                    <w:left w:val="none" w:sz="0" w:space="0" w:color="auto"/>
                    <w:bottom w:val="none" w:sz="0" w:space="0" w:color="auto"/>
                    <w:right w:val="none" w:sz="0" w:space="0" w:color="auto"/>
                  </w:divBdr>
                </w:div>
                <w:div w:id="2029479942">
                  <w:marLeft w:val="0"/>
                  <w:marRight w:val="0"/>
                  <w:marTop w:val="0"/>
                  <w:marBottom w:val="0"/>
                  <w:divBdr>
                    <w:top w:val="none" w:sz="0" w:space="0" w:color="auto"/>
                    <w:left w:val="none" w:sz="0" w:space="0" w:color="auto"/>
                    <w:bottom w:val="none" w:sz="0" w:space="0" w:color="auto"/>
                    <w:right w:val="none" w:sz="0" w:space="0" w:color="auto"/>
                  </w:divBdr>
                </w:div>
                <w:div w:id="2079864388">
                  <w:marLeft w:val="0"/>
                  <w:marRight w:val="0"/>
                  <w:marTop w:val="0"/>
                  <w:marBottom w:val="0"/>
                  <w:divBdr>
                    <w:top w:val="none" w:sz="0" w:space="0" w:color="auto"/>
                    <w:left w:val="none" w:sz="0" w:space="0" w:color="auto"/>
                    <w:bottom w:val="none" w:sz="0" w:space="0" w:color="auto"/>
                    <w:right w:val="none" w:sz="0" w:space="0" w:color="auto"/>
                  </w:divBdr>
                </w:div>
                <w:div w:id="2131050377">
                  <w:marLeft w:val="0"/>
                  <w:marRight w:val="0"/>
                  <w:marTop w:val="0"/>
                  <w:marBottom w:val="0"/>
                  <w:divBdr>
                    <w:top w:val="none" w:sz="0" w:space="0" w:color="auto"/>
                    <w:left w:val="none" w:sz="0" w:space="0" w:color="auto"/>
                    <w:bottom w:val="none" w:sz="0" w:space="0" w:color="auto"/>
                    <w:right w:val="none" w:sz="0" w:space="0" w:color="auto"/>
                  </w:divBdr>
                </w:div>
              </w:divsChild>
            </w:div>
            <w:div w:id="2125609092">
              <w:marLeft w:val="0"/>
              <w:marRight w:val="0"/>
              <w:marTop w:val="0"/>
              <w:marBottom w:val="0"/>
              <w:divBdr>
                <w:top w:val="none" w:sz="0" w:space="0" w:color="auto"/>
                <w:left w:val="none" w:sz="0" w:space="0" w:color="auto"/>
                <w:bottom w:val="none" w:sz="0" w:space="0" w:color="auto"/>
                <w:right w:val="none" w:sz="0" w:space="0" w:color="auto"/>
              </w:divBdr>
            </w:div>
            <w:div w:id="2126579732">
              <w:marLeft w:val="0"/>
              <w:marRight w:val="0"/>
              <w:marTop w:val="0"/>
              <w:marBottom w:val="0"/>
              <w:divBdr>
                <w:top w:val="none" w:sz="0" w:space="0" w:color="auto"/>
                <w:left w:val="none" w:sz="0" w:space="0" w:color="auto"/>
                <w:bottom w:val="none" w:sz="0" w:space="0" w:color="auto"/>
                <w:right w:val="none" w:sz="0" w:space="0" w:color="auto"/>
              </w:divBdr>
            </w:div>
            <w:div w:id="2130472674">
              <w:marLeft w:val="0"/>
              <w:marRight w:val="0"/>
              <w:marTop w:val="0"/>
              <w:marBottom w:val="0"/>
              <w:divBdr>
                <w:top w:val="none" w:sz="0" w:space="0" w:color="auto"/>
                <w:left w:val="none" w:sz="0" w:space="0" w:color="auto"/>
                <w:bottom w:val="none" w:sz="0" w:space="0" w:color="auto"/>
                <w:right w:val="none" w:sz="0" w:space="0" w:color="auto"/>
              </w:divBdr>
            </w:div>
            <w:div w:id="2130663240">
              <w:marLeft w:val="0"/>
              <w:marRight w:val="0"/>
              <w:marTop w:val="0"/>
              <w:marBottom w:val="0"/>
              <w:divBdr>
                <w:top w:val="none" w:sz="0" w:space="0" w:color="auto"/>
                <w:left w:val="none" w:sz="0" w:space="0" w:color="auto"/>
                <w:bottom w:val="none" w:sz="0" w:space="0" w:color="auto"/>
                <w:right w:val="none" w:sz="0" w:space="0" w:color="auto"/>
              </w:divBdr>
            </w:div>
            <w:div w:id="2130783274">
              <w:marLeft w:val="0"/>
              <w:marRight w:val="0"/>
              <w:marTop w:val="0"/>
              <w:marBottom w:val="0"/>
              <w:divBdr>
                <w:top w:val="none" w:sz="0" w:space="0" w:color="auto"/>
                <w:left w:val="none" w:sz="0" w:space="0" w:color="auto"/>
                <w:bottom w:val="none" w:sz="0" w:space="0" w:color="auto"/>
                <w:right w:val="none" w:sz="0" w:space="0" w:color="auto"/>
              </w:divBdr>
            </w:div>
            <w:div w:id="2131119891">
              <w:marLeft w:val="0"/>
              <w:marRight w:val="0"/>
              <w:marTop w:val="0"/>
              <w:marBottom w:val="0"/>
              <w:divBdr>
                <w:top w:val="none" w:sz="0" w:space="0" w:color="auto"/>
                <w:left w:val="none" w:sz="0" w:space="0" w:color="auto"/>
                <w:bottom w:val="none" w:sz="0" w:space="0" w:color="auto"/>
                <w:right w:val="none" w:sz="0" w:space="0" w:color="auto"/>
              </w:divBdr>
            </w:div>
            <w:div w:id="2133555963">
              <w:marLeft w:val="0"/>
              <w:marRight w:val="0"/>
              <w:marTop w:val="0"/>
              <w:marBottom w:val="0"/>
              <w:divBdr>
                <w:top w:val="none" w:sz="0" w:space="0" w:color="auto"/>
                <w:left w:val="none" w:sz="0" w:space="0" w:color="auto"/>
                <w:bottom w:val="none" w:sz="0" w:space="0" w:color="auto"/>
                <w:right w:val="none" w:sz="0" w:space="0" w:color="auto"/>
              </w:divBdr>
            </w:div>
            <w:div w:id="2134669725">
              <w:marLeft w:val="0"/>
              <w:marRight w:val="0"/>
              <w:marTop w:val="0"/>
              <w:marBottom w:val="0"/>
              <w:divBdr>
                <w:top w:val="none" w:sz="0" w:space="0" w:color="auto"/>
                <w:left w:val="none" w:sz="0" w:space="0" w:color="auto"/>
                <w:bottom w:val="none" w:sz="0" w:space="0" w:color="auto"/>
                <w:right w:val="none" w:sz="0" w:space="0" w:color="auto"/>
              </w:divBdr>
            </w:div>
            <w:div w:id="2135905329">
              <w:marLeft w:val="0"/>
              <w:marRight w:val="0"/>
              <w:marTop w:val="0"/>
              <w:marBottom w:val="0"/>
              <w:divBdr>
                <w:top w:val="none" w:sz="0" w:space="0" w:color="auto"/>
                <w:left w:val="none" w:sz="0" w:space="0" w:color="auto"/>
                <w:bottom w:val="none" w:sz="0" w:space="0" w:color="auto"/>
                <w:right w:val="none" w:sz="0" w:space="0" w:color="auto"/>
              </w:divBdr>
            </w:div>
            <w:div w:id="2138375891">
              <w:marLeft w:val="0"/>
              <w:marRight w:val="0"/>
              <w:marTop w:val="0"/>
              <w:marBottom w:val="0"/>
              <w:divBdr>
                <w:top w:val="none" w:sz="0" w:space="0" w:color="auto"/>
                <w:left w:val="none" w:sz="0" w:space="0" w:color="auto"/>
                <w:bottom w:val="none" w:sz="0" w:space="0" w:color="auto"/>
                <w:right w:val="none" w:sz="0" w:space="0" w:color="auto"/>
              </w:divBdr>
            </w:div>
            <w:div w:id="2138914651">
              <w:marLeft w:val="0"/>
              <w:marRight w:val="0"/>
              <w:marTop w:val="0"/>
              <w:marBottom w:val="0"/>
              <w:divBdr>
                <w:top w:val="none" w:sz="0" w:space="0" w:color="auto"/>
                <w:left w:val="none" w:sz="0" w:space="0" w:color="auto"/>
                <w:bottom w:val="none" w:sz="0" w:space="0" w:color="auto"/>
                <w:right w:val="none" w:sz="0" w:space="0" w:color="auto"/>
              </w:divBdr>
            </w:div>
            <w:div w:id="2139058797">
              <w:marLeft w:val="0"/>
              <w:marRight w:val="0"/>
              <w:marTop w:val="0"/>
              <w:marBottom w:val="0"/>
              <w:divBdr>
                <w:top w:val="none" w:sz="0" w:space="0" w:color="auto"/>
                <w:left w:val="none" w:sz="0" w:space="0" w:color="auto"/>
                <w:bottom w:val="none" w:sz="0" w:space="0" w:color="auto"/>
                <w:right w:val="none" w:sz="0" w:space="0" w:color="auto"/>
              </w:divBdr>
            </w:div>
            <w:div w:id="2139645605">
              <w:marLeft w:val="0"/>
              <w:marRight w:val="0"/>
              <w:marTop w:val="0"/>
              <w:marBottom w:val="0"/>
              <w:divBdr>
                <w:top w:val="none" w:sz="0" w:space="0" w:color="auto"/>
                <w:left w:val="none" w:sz="0" w:space="0" w:color="auto"/>
                <w:bottom w:val="none" w:sz="0" w:space="0" w:color="auto"/>
                <w:right w:val="none" w:sz="0" w:space="0" w:color="auto"/>
              </w:divBdr>
            </w:div>
            <w:div w:id="2141804589">
              <w:marLeft w:val="0"/>
              <w:marRight w:val="0"/>
              <w:marTop w:val="0"/>
              <w:marBottom w:val="0"/>
              <w:divBdr>
                <w:top w:val="none" w:sz="0" w:space="0" w:color="auto"/>
                <w:left w:val="none" w:sz="0" w:space="0" w:color="auto"/>
                <w:bottom w:val="none" w:sz="0" w:space="0" w:color="auto"/>
                <w:right w:val="none" w:sz="0" w:space="0" w:color="auto"/>
              </w:divBdr>
            </w:div>
            <w:div w:id="2142376392">
              <w:marLeft w:val="0"/>
              <w:marRight w:val="0"/>
              <w:marTop w:val="0"/>
              <w:marBottom w:val="0"/>
              <w:divBdr>
                <w:top w:val="none" w:sz="0" w:space="0" w:color="auto"/>
                <w:left w:val="none" w:sz="0" w:space="0" w:color="auto"/>
                <w:bottom w:val="none" w:sz="0" w:space="0" w:color="auto"/>
                <w:right w:val="none" w:sz="0" w:space="0" w:color="auto"/>
              </w:divBdr>
            </w:div>
            <w:div w:id="21428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3711">
      <w:bodyDiv w:val="1"/>
      <w:marLeft w:val="0"/>
      <w:marRight w:val="0"/>
      <w:marTop w:val="0"/>
      <w:marBottom w:val="0"/>
      <w:divBdr>
        <w:top w:val="none" w:sz="0" w:space="0" w:color="auto"/>
        <w:left w:val="none" w:sz="0" w:space="0" w:color="auto"/>
        <w:bottom w:val="none" w:sz="0" w:space="0" w:color="auto"/>
        <w:right w:val="none" w:sz="0" w:space="0" w:color="auto"/>
      </w:divBdr>
      <w:divsChild>
        <w:div w:id="26684704">
          <w:marLeft w:val="0"/>
          <w:marRight w:val="0"/>
          <w:marTop w:val="0"/>
          <w:marBottom w:val="0"/>
          <w:divBdr>
            <w:top w:val="none" w:sz="0" w:space="0" w:color="auto"/>
            <w:left w:val="none" w:sz="0" w:space="0" w:color="auto"/>
            <w:bottom w:val="none" w:sz="0" w:space="0" w:color="auto"/>
            <w:right w:val="none" w:sz="0" w:space="0" w:color="auto"/>
          </w:divBdr>
        </w:div>
        <w:div w:id="33585238">
          <w:marLeft w:val="0"/>
          <w:marRight w:val="0"/>
          <w:marTop w:val="0"/>
          <w:marBottom w:val="0"/>
          <w:divBdr>
            <w:top w:val="none" w:sz="0" w:space="0" w:color="auto"/>
            <w:left w:val="none" w:sz="0" w:space="0" w:color="auto"/>
            <w:bottom w:val="none" w:sz="0" w:space="0" w:color="auto"/>
            <w:right w:val="none" w:sz="0" w:space="0" w:color="auto"/>
          </w:divBdr>
        </w:div>
        <w:div w:id="47850743">
          <w:marLeft w:val="0"/>
          <w:marRight w:val="0"/>
          <w:marTop w:val="0"/>
          <w:marBottom w:val="0"/>
          <w:divBdr>
            <w:top w:val="none" w:sz="0" w:space="0" w:color="auto"/>
            <w:left w:val="none" w:sz="0" w:space="0" w:color="auto"/>
            <w:bottom w:val="none" w:sz="0" w:space="0" w:color="auto"/>
            <w:right w:val="none" w:sz="0" w:space="0" w:color="auto"/>
          </w:divBdr>
        </w:div>
        <w:div w:id="171920717">
          <w:marLeft w:val="0"/>
          <w:marRight w:val="0"/>
          <w:marTop w:val="0"/>
          <w:marBottom w:val="0"/>
          <w:divBdr>
            <w:top w:val="none" w:sz="0" w:space="0" w:color="auto"/>
            <w:left w:val="none" w:sz="0" w:space="0" w:color="auto"/>
            <w:bottom w:val="none" w:sz="0" w:space="0" w:color="auto"/>
            <w:right w:val="none" w:sz="0" w:space="0" w:color="auto"/>
          </w:divBdr>
        </w:div>
        <w:div w:id="223568500">
          <w:marLeft w:val="0"/>
          <w:marRight w:val="0"/>
          <w:marTop w:val="0"/>
          <w:marBottom w:val="0"/>
          <w:divBdr>
            <w:top w:val="none" w:sz="0" w:space="0" w:color="auto"/>
            <w:left w:val="none" w:sz="0" w:space="0" w:color="auto"/>
            <w:bottom w:val="none" w:sz="0" w:space="0" w:color="auto"/>
            <w:right w:val="none" w:sz="0" w:space="0" w:color="auto"/>
          </w:divBdr>
        </w:div>
        <w:div w:id="239029192">
          <w:marLeft w:val="0"/>
          <w:marRight w:val="0"/>
          <w:marTop w:val="0"/>
          <w:marBottom w:val="0"/>
          <w:divBdr>
            <w:top w:val="none" w:sz="0" w:space="0" w:color="auto"/>
            <w:left w:val="none" w:sz="0" w:space="0" w:color="auto"/>
            <w:bottom w:val="none" w:sz="0" w:space="0" w:color="auto"/>
            <w:right w:val="none" w:sz="0" w:space="0" w:color="auto"/>
          </w:divBdr>
        </w:div>
        <w:div w:id="247884525">
          <w:marLeft w:val="0"/>
          <w:marRight w:val="0"/>
          <w:marTop w:val="0"/>
          <w:marBottom w:val="0"/>
          <w:divBdr>
            <w:top w:val="none" w:sz="0" w:space="0" w:color="auto"/>
            <w:left w:val="none" w:sz="0" w:space="0" w:color="auto"/>
            <w:bottom w:val="none" w:sz="0" w:space="0" w:color="auto"/>
            <w:right w:val="none" w:sz="0" w:space="0" w:color="auto"/>
          </w:divBdr>
        </w:div>
        <w:div w:id="248276775">
          <w:marLeft w:val="0"/>
          <w:marRight w:val="0"/>
          <w:marTop w:val="0"/>
          <w:marBottom w:val="0"/>
          <w:divBdr>
            <w:top w:val="none" w:sz="0" w:space="0" w:color="auto"/>
            <w:left w:val="none" w:sz="0" w:space="0" w:color="auto"/>
            <w:bottom w:val="none" w:sz="0" w:space="0" w:color="auto"/>
            <w:right w:val="none" w:sz="0" w:space="0" w:color="auto"/>
          </w:divBdr>
        </w:div>
        <w:div w:id="305549741">
          <w:marLeft w:val="0"/>
          <w:marRight w:val="0"/>
          <w:marTop w:val="0"/>
          <w:marBottom w:val="0"/>
          <w:divBdr>
            <w:top w:val="none" w:sz="0" w:space="0" w:color="auto"/>
            <w:left w:val="none" w:sz="0" w:space="0" w:color="auto"/>
            <w:bottom w:val="none" w:sz="0" w:space="0" w:color="auto"/>
            <w:right w:val="none" w:sz="0" w:space="0" w:color="auto"/>
          </w:divBdr>
        </w:div>
        <w:div w:id="312758265">
          <w:marLeft w:val="0"/>
          <w:marRight w:val="0"/>
          <w:marTop w:val="0"/>
          <w:marBottom w:val="0"/>
          <w:divBdr>
            <w:top w:val="none" w:sz="0" w:space="0" w:color="auto"/>
            <w:left w:val="none" w:sz="0" w:space="0" w:color="auto"/>
            <w:bottom w:val="none" w:sz="0" w:space="0" w:color="auto"/>
            <w:right w:val="none" w:sz="0" w:space="0" w:color="auto"/>
          </w:divBdr>
        </w:div>
        <w:div w:id="341736695">
          <w:marLeft w:val="0"/>
          <w:marRight w:val="0"/>
          <w:marTop w:val="0"/>
          <w:marBottom w:val="0"/>
          <w:divBdr>
            <w:top w:val="none" w:sz="0" w:space="0" w:color="auto"/>
            <w:left w:val="none" w:sz="0" w:space="0" w:color="auto"/>
            <w:bottom w:val="none" w:sz="0" w:space="0" w:color="auto"/>
            <w:right w:val="none" w:sz="0" w:space="0" w:color="auto"/>
          </w:divBdr>
        </w:div>
        <w:div w:id="358287267">
          <w:marLeft w:val="0"/>
          <w:marRight w:val="0"/>
          <w:marTop w:val="0"/>
          <w:marBottom w:val="0"/>
          <w:divBdr>
            <w:top w:val="none" w:sz="0" w:space="0" w:color="auto"/>
            <w:left w:val="none" w:sz="0" w:space="0" w:color="auto"/>
            <w:bottom w:val="none" w:sz="0" w:space="0" w:color="auto"/>
            <w:right w:val="none" w:sz="0" w:space="0" w:color="auto"/>
          </w:divBdr>
        </w:div>
        <w:div w:id="373193839">
          <w:marLeft w:val="0"/>
          <w:marRight w:val="0"/>
          <w:marTop w:val="0"/>
          <w:marBottom w:val="0"/>
          <w:divBdr>
            <w:top w:val="none" w:sz="0" w:space="0" w:color="auto"/>
            <w:left w:val="none" w:sz="0" w:space="0" w:color="auto"/>
            <w:bottom w:val="none" w:sz="0" w:space="0" w:color="auto"/>
            <w:right w:val="none" w:sz="0" w:space="0" w:color="auto"/>
          </w:divBdr>
        </w:div>
        <w:div w:id="382948685">
          <w:marLeft w:val="0"/>
          <w:marRight w:val="0"/>
          <w:marTop w:val="0"/>
          <w:marBottom w:val="0"/>
          <w:divBdr>
            <w:top w:val="none" w:sz="0" w:space="0" w:color="auto"/>
            <w:left w:val="none" w:sz="0" w:space="0" w:color="auto"/>
            <w:bottom w:val="none" w:sz="0" w:space="0" w:color="auto"/>
            <w:right w:val="none" w:sz="0" w:space="0" w:color="auto"/>
          </w:divBdr>
        </w:div>
        <w:div w:id="410977262">
          <w:marLeft w:val="0"/>
          <w:marRight w:val="0"/>
          <w:marTop w:val="0"/>
          <w:marBottom w:val="0"/>
          <w:divBdr>
            <w:top w:val="none" w:sz="0" w:space="0" w:color="auto"/>
            <w:left w:val="none" w:sz="0" w:space="0" w:color="auto"/>
            <w:bottom w:val="none" w:sz="0" w:space="0" w:color="auto"/>
            <w:right w:val="none" w:sz="0" w:space="0" w:color="auto"/>
          </w:divBdr>
        </w:div>
        <w:div w:id="468599591">
          <w:marLeft w:val="0"/>
          <w:marRight w:val="0"/>
          <w:marTop w:val="0"/>
          <w:marBottom w:val="0"/>
          <w:divBdr>
            <w:top w:val="none" w:sz="0" w:space="0" w:color="auto"/>
            <w:left w:val="none" w:sz="0" w:space="0" w:color="auto"/>
            <w:bottom w:val="none" w:sz="0" w:space="0" w:color="auto"/>
            <w:right w:val="none" w:sz="0" w:space="0" w:color="auto"/>
          </w:divBdr>
        </w:div>
        <w:div w:id="475298812">
          <w:marLeft w:val="0"/>
          <w:marRight w:val="0"/>
          <w:marTop w:val="0"/>
          <w:marBottom w:val="0"/>
          <w:divBdr>
            <w:top w:val="none" w:sz="0" w:space="0" w:color="auto"/>
            <w:left w:val="none" w:sz="0" w:space="0" w:color="auto"/>
            <w:bottom w:val="none" w:sz="0" w:space="0" w:color="auto"/>
            <w:right w:val="none" w:sz="0" w:space="0" w:color="auto"/>
          </w:divBdr>
        </w:div>
        <w:div w:id="522785145">
          <w:marLeft w:val="0"/>
          <w:marRight w:val="0"/>
          <w:marTop w:val="0"/>
          <w:marBottom w:val="0"/>
          <w:divBdr>
            <w:top w:val="none" w:sz="0" w:space="0" w:color="auto"/>
            <w:left w:val="none" w:sz="0" w:space="0" w:color="auto"/>
            <w:bottom w:val="none" w:sz="0" w:space="0" w:color="auto"/>
            <w:right w:val="none" w:sz="0" w:space="0" w:color="auto"/>
          </w:divBdr>
        </w:div>
        <w:div w:id="556891284">
          <w:marLeft w:val="0"/>
          <w:marRight w:val="0"/>
          <w:marTop w:val="0"/>
          <w:marBottom w:val="0"/>
          <w:divBdr>
            <w:top w:val="none" w:sz="0" w:space="0" w:color="auto"/>
            <w:left w:val="none" w:sz="0" w:space="0" w:color="auto"/>
            <w:bottom w:val="none" w:sz="0" w:space="0" w:color="auto"/>
            <w:right w:val="none" w:sz="0" w:space="0" w:color="auto"/>
          </w:divBdr>
        </w:div>
        <w:div w:id="558177936">
          <w:marLeft w:val="0"/>
          <w:marRight w:val="0"/>
          <w:marTop w:val="0"/>
          <w:marBottom w:val="0"/>
          <w:divBdr>
            <w:top w:val="none" w:sz="0" w:space="0" w:color="auto"/>
            <w:left w:val="none" w:sz="0" w:space="0" w:color="auto"/>
            <w:bottom w:val="none" w:sz="0" w:space="0" w:color="auto"/>
            <w:right w:val="none" w:sz="0" w:space="0" w:color="auto"/>
          </w:divBdr>
        </w:div>
        <w:div w:id="617832281">
          <w:marLeft w:val="0"/>
          <w:marRight w:val="0"/>
          <w:marTop w:val="0"/>
          <w:marBottom w:val="0"/>
          <w:divBdr>
            <w:top w:val="none" w:sz="0" w:space="0" w:color="auto"/>
            <w:left w:val="none" w:sz="0" w:space="0" w:color="auto"/>
            <w:bottom w:val="none" w:sz="0" w:space="0" w:color="auto"/>
            <w:right w:val="none" w:sz="0" w:space="0" w:color="auto"/>
          </w:divBdr>
        </w:div>
        <w:div w:id="620890680">
          <w:marLeft w:val="0"/>
          <w:marRight w:val="0"/>
          <w:marTop w:val="0"/>
          <w:marBottom w:val="0"/>
          <w:divBdr>
            <w:top w:val="none" w:sz="0" w:space="0" w:color="auto"/>
            <w:left w:val="none" w:sz="0" w:space="0" w:color="auto"/>
            <w:bottom w:val="none" w:sz="0" w:space="0" w:color="auto"/>
            <w:right w:val="none" w:sz="0" w:space="0" w:color="auto"/>
          </w:divBdr>
        </w:div>
        <w:div w:id="637034582">
          <w:marLeft w:val="0"/>
          <w:marRight w:val="0"/>
          <w:marTop w:val="0"/>
          <w:marBottom w:val="0"/>
          <w:divBdr>
            <w:top w:val="none" w:sz="0" w:space="0" w:color="auto"/>
            <w:left w:val="none" w:sz="0" w:space="0" w:color="auto"/>
            <w:bottom w:val="none" w:sz="0" w:space="0" w:color="auto"/>
            <w:right w:val="none" w:sz="0" w:space="0" w:color="auto"/>
          </w:divBdr>
        </w:div>
        <w:div w:id="640690230">
          <w:marLeft w:val="0"/>
          <w:marRight w:val="0"/>
          <w:marTop w:val="0"/>
          <w:marBottom w:val="0"/>
          <w:divBdr>
            <w:top w:val="none" w:sz="0" w:space="0" w:color="auto"/>
            <w:left w:val="none" w:sz="0" w:space="0" w:color="auto"/>
            <w:bottom w:val="none" w:sz="0" w:space="0" w:color="auto"/>
            <w:right w:val="none" w:sz="0" w:space="0" w:color="auto"/>
          </w:divBdr>
        </w:div>
        <w:div w:id="664940439">
          <w:marLeft w:val="0"/>
          <w:marRight w:val="0"/>
          <w:marTop w:val="0"/>
          <w:marBottom w:val="0"/>
          <w:divBdr>
            <w:top w:val="none" w:sz="0" w:space="0" w:color="auto"/>
            <w:left w:val="none" w:sz="0" w:space="0" w:color="auto"/>
            <w:bottom w:val="none" w:sz="0" w:space="0" w:color="auto"/>
            <w:right w:val="none" w:sz="0" w:space="0" w:color="auto"/>
          </w:divBdr>
        </w:div>
        <w:div w:id="697120253">
          <w:marLeft w:val="0"/>
          <w:marRight w:val="0"/>
          <w:marTop w:val="0"/>
          <w:marBottom w:val="0"/>
          <w:divBdr>
            <w:top w:val="none" w:sz="0" w:space="0" w:color="auto"/>
            <w:left w:val="none" w:sz="0" w:space="0" w:color="auto"/>
            <w:bottom w:val="none" w:sz="0" w:space="0" w:color="auto"/>
            <w:right w:val="none" w:sz="0" w:space="0" w:color="auto"/>
          </w:divBdr>
        </w:div>
        <w:div w:id="713433937">
          <w:marLeft w:val="0"/>
          <w:marRight w:val="0"/>
          <w:marTop w:val="0"/>
          <w:marBottom w:val="0"/>
          <w:divBdr>
            <w:top w:val="none" w:sz="0" w:space="0" w:color="auto"/>
            <w:left w:val="none" w:sz="0" w:space="0" w:color="auto"/>
            <w:bottom w:val="none" w:sz="0" w:space="0" w:color="auto"/>
            <w:right w:val="none" w:sz="0" w:space="0" w:color="auto"/>
          </w:divBdr>
        </w:div>
        <w:div w:id="720251102">
          <w:marLeft w:val="0"/>
          <w:marRight w:val="0"/>
          <w:marTop w:val="0"/>
          <w:marBottom w:val="0"/>
          <w:divBdr>
            <w:top w:val="none" w:sz="0" w:space="0" w:color="auto"/>
            <w:left w:val="none" w:sz="0" w:space="0" w:color="auto"/>
            <w:bottom w:val="none" w:sz="0" w:space="0" w:color="auto"/>
            <w:right w:val="none" w:sz="0" w:space="0" w:color="auto"/>
          </w:divBdr>
        </w:div>
        <w:div w:id="738552794">
          <w:marLeft w:val="0"/>
          <w:marRight w:val="0"/>
          <w:marTop w:val="0"/>
          <w:marBottom w:val="0"/>
          <w:divBdr>
            <w:top w:val="none" w:sz="0" w:space="0" w:color="auto"/>
            <w:left w:val="none" w:sz="0" w:space="0" w:color="auto"/>
            <w:bottom w:val="none" w:sz="0" w:space="0" w:color="auto"/>
            <w:right w:val="none" w:sz="0" w:space="0" w:color="auto"/>
          </w:divBdr>
        </w:div>
        <w:div w:id="781723822">
          <w:marLeft w:val="0"/>
          <w:marRight w:val="0"/>
          <w:marTop w:val="0"/>
          <w:marBottom w:val="0"/>
          <w:divBdr>
            <w:top w:val="none" w:sz="0" w:space="0" w:color="auto"/>
            <w:left w:val="none" w:sz="0" w:space="0" w:color="auto"/>
            <w:bottom w:val="none" w:sz="0" w:space="0" w:color="auto"/>
            <w:right w:val="none" w:sz="0" w:space="0" w:color="auto"/>
          </w:divBdr>
        </w:div>
        <w:div w:id="783694201">
          <w:marLeft w:val="0"/>
          <w:marRight w:val="0"/>
          <w:marTop w:val="0"/>
          <w:marBottom w:val="0"/>
          <w:divBdr>
            <w:top w:val="none" w:sz="0" w:space="0" w:color="auto"/>
            <w:left w:val="none" w:sz="0" w:space="0" w:color="auto"/>
            <w:bottom w:val="none" w:sz="0" w:space="0" w:color="auto"/>
            <w:right w:val="none" w:sz="0" w:space="0" w:color="auto"/>
          </w:divBdr>
        </w:div>
        <w:div w:id="802776188">
          <w:marLeft w:val="0"/>
          <w:marRight w:val="0"/>
          <w:marTop w:val="0"/>
          <w:marBottom w:val="0"/>
          <w:divBdr>
            <w:top w:val="none" w:sz="0" w:space="0" w:color="auto"/>
            <w:left w:val="none" w:sz="0" w:space="0" w:color="auto"/>
            <w:bottom w:val="none" w:sz="0" w:space="0" w:color="auto"/>
            <w:right w:val="none" w:sz="0" w:space="0" w:color="auto"/>
          </w:divBdr>
        </w:div>
        <w:div w:id="820078717">
          <w:marLeft w:val="0"/>
          <w:marRight w:val="0"/>
          <w:marTop w:val="0"/>
          <w:marBottom w:val="0"/>
          <w:divBdr>
            <w:top w:val="none" w:sz="0" w:space="0" w:color="auto"/>
            <w:left w:val="none" w:sz="0" w:space="0" w:color="auto"/>
            <w:bottom w:val="none" w:sz="0" w:space="0" w:color="auto"/>
            <w:right w:val="none" w:sz="0" w:space="0" w:color="auto"/>
          </w:divBdr>
        </w:div>
        <w:div w:id="832456947">
          <w:marLeft w:val="0"/>
          <w:marRight w:val="0"/>
          <w:marTop w:val="0"/>
          <w:marBottom w:val="0"/>
          <w:divBdr>
            <w:top w:val="none" w:sz="0" w:space="0" w:color="auto"/>
            <w:left w:val="none" w:sz="0" w:space="0" w:color="auto"/>
            <w:bottom w:val="none" w:sz="0" w:space="0" w:color="auto"/>
            <w:right w:val="none" w:sz="0" w:space="0" w:color="auto"/>
          </w:divBdr>
        </w:div>
        <w:div w:id="868564459">
          <w:marLeft w:val="0"/>
          <w:marRight w:val="0"/>
          <w:marTop w:val="0"/>
          <w:marBottom w:val="0"/>
          <w:divBdr>
            <w:top w:val="none" w:sz="0" w:space="0" w:color="auto"/>
            <w:left w:val="none" w:sz="0" w:space="0" w:color="auto"/>
            <w:bottom w:val="none" w:sz="0" w:space="0" w:color="auto"/>
            <w:right w:val="none" w:sz="0" w:space="0" w:color="auto"/>
          </w:divBdr>
        </w:div>
        <w:div w:id="968439819">
          <w:marLeft w:val="0"/>
          <w:marRight w:val="0"/>
          <w:marTop w:val="0"/>
          <w:marBottom w:val="0"/>
          <w:divBdr>
            <w:top w:val="none" w:sz="0" w:space="0" w:color="auto"/>
            <w:left w:val="none" w:sz="0" w:space="0" w:color="auto"/>
            <w:bottom w:val="none" w:sz="0" w:space="0" w:color="auto"/>
            <w:right w:val="none" w:sz="0" w:space="0" w:color="auto"/>
          </w:divBdr>
        </w:div>
        <w:div w:id="984239670">
          <w:marLeft w:val="0"/>
          <w:marRight w:val="0"/>
          <w:marTop w:val="0"/>
          <w:marBottom w:val="0"/>
          <w:divBdr>
            <w:top w:val="none" w:sz="0" w:space="0" w:color="auto"/>
            <w:left w:val="none" w:sz="0" w:space="0" w:color="auto"/>
            <w:bottom w:val="none" w:sz="0" w:space="0" w:color="auto"/>
            <w:right w:val="none" w:sz="0" w:space="0" w:color="auto"/>
          </w:divBdr>
        </w:div>
        <w:div w:id="1002004102">
          <w:marLeft w:val="0"/>
          <w:marRight w:val="0"/>
          <w:marTop w:val="0"/>
          <w:marBottom w:val="0"/>
          <w:divBdr>
            <w:top w:val="none" w:sz="0" w:space="0" w:color="auto"/>
            <w:left w:val="none" w:sz="0" w:space="0" w:color="auto"/>
            <w:bottom w:val="none" w:sz="0" w:space="0" w:color="auto"/>
            <w:right w:val="none" w:sz="0" w:space="0" w:color="auto"/>
          </w:divBdr>
        </w:div>
        <w:div w:id="1027291869">
          <w:marLeft w:val="0"/>
          <w:marRight w:val="0"/>
          <w:marTop w:val="0"/>
          <w:marBottom w:val="0"/>
          <w:divBdr>
            <w:top w:val="none" w:sz="0" w:space="0" w:color="auto"/>
            <w:left w:val="none" w:sz="0" w:space="0" w:color="auto"/>
            <w:bottom w:val="none" w:sz="0" w:space="0" w:color="auto"/>
            <w:right w:val="none" w:sz="0" w:space="0" w:color="auto"/>
          </w:divBdr>
        </w:div>
        <w:div w:id="1072195228">
          <w:marLeft w:val="0"/>
          <w:marRight w:val="0"/>
          <w:marTop w:val="0"/>
          <w:marBottom w:val="0"/>
          <w:divBdr>
            <w:top w:val="none" w:sz="0" w:space="0" w:color="auto"/>
            <w:left w:val="none" w:sz="0" w:space="0" w:color="auto"/>
            <w:bottom w:val="none" w:sz="0" w:space="0" w:color="auto"/>
            <w:right w:val="none" w:sz="0" w:space="0" w:color="auto"/>
          </w:divBdr>
        </w:div>
        <w:div w:id="1075276435">
          <w:marLeft w:val="0"/>
          <w:marRight w:val="0"/>
          <w:marTop w:val="0"/>
          <w:marBottom w:val="0"/>
          <w:divBdr>
            <w:top w:val="none" w:sz="0" w:space="0" w:color="auto"/>
            <w:left w:val="none" w:sz="0" w:space="0" w:color="auto"/>
            <w:bottom w:val="none" w:sz="0" w:space="0" w:color="auto"/>
            <w:right w:val="none" w:sz="0" w:space="0" w:color="auto"/>
          </w:divBdr>
        </w:div>
        <w:div w:id="1083798970">
          <w:marLeft w:val="0"/>
          <w:marRight w:val="0"/>
          <w:marTop w:val="0"/>
          <w:marBottom w:val="0"/>
          <w:divBdr>
            <w:top w:val="none" w:sz="0" w:space="0" w:color="auto"/>
            <w:left w:val="none" w:sz="0" w:space="0" w:color="auto"/>
            <w:bottom w:val="none" w:sz="0" w:space="0" w:color="auto"/>
            <w:right w:val="none" w:sz="0" w:space="0" w:color="auto"/>
          </w:divBdr>
        </w:div>
        <w:div w:id="1088501062">
          <w:marLeft w:val="0"/>
          <w:marRight w:val="0"/>
          <w:marTop w:val="0"/>
          <w:marBottom w:val="0"/>
          <w:divBdr>
            <w:top w:val="none" w:sz="0" w:space="0" w:color="auto"/>
            <w:left w:val="none" w:sz="0" w:space="0" w:color="auto"/>
            <w:bottom w:val="none" w:sz="0" w:space="0" w:color="auto"/>
            <w:right w:val="none" w:sz="0" w:space="0" w:color="auto"/>
          </w:divBdr>
        </w:div>
        <w:div w:id="1096637505">
          <w:marLeft w:val="0"/>
          <w:marRight w:val="0"/>
          <w:marTop w:val="0"/>
          <w:marBottom w:val="0"/>
          <w:divBdr>
            <w:top w:val="none" w:sz="0" w:space="0" w:color="auto"/>
            <w:left w:val="none" w:sz="0" w:space="0" w:color="auto"/>
            <w:bottom w:val="none" w:sz="0" w:space="0" w:color="auto"/>
            <w:right w:val="none" w:sz="0" w:space="0" w:color="auto"/>
          </w:divBdr>
        </w:div>
        <w:div w:id="1100953852">
          <w:marLeft w:val="0"/>
          <w:marRight w:val="0"/>
          <w:marTop w:val="0"/>
          <w:marBottom w:val="0"/>
          <w:divBdr>
            <w:top w:val="none" w:sz="0" w:space="0" w:color="auto"/>
            <w:left w:val="none" w:sz="0" w:space="0" w:color="auto"/>
            <w:bottom w:val="none" w:sz="0" w:space="0" w:color="auto"/>
            <w:right w:val="none" w:sz="0" w:space="0" w:color="auto"/>
          </w:divBdr>
        </w:div>
        <w:div w:id="1111244249">
          <w:marLeft w:val="0"/>
          <w:marRight w:val="0"/>
          <w:marTop w:val="0"/>
          <w:marBottom w:val="0"/>
          <w:divBdr>
            <w:top w:val="none" w:sz="0" w:space="0" w:color="auto"/>
            <w:left w:val="none" w:sz="0" w:space="0" w:color="auto"/>
            <w:bottom w:val="none" w:sz="0" w:space="0" w:color="auto"/>
            <w:right w:val="none" w:sz="0" w:space="0" w:color="auto"/>
          </w:divBdr>
        </w:div>
        <w:div w:id="1153721560">
          <w:marLeft w:val="0"/>
          <w:marRight w:val="0"/>
          <w:marTop w:val="0"/>
          <w:marBottom w:val="0"/>
          <w:divBdr>
            <w:top w:val="none" w:sz="0" w:space="0" w:color="auto"/>
            <w:left w:val="none" w:sz="0" w:space="0" w:color="auto"/>
            <w:bottom w:val="none" w:sz="0" w:space="0" w:color="auto"/>
            <w:right w:val="none" w:sz="0" w:space="0" w:color="auto"/>
          </w:divBdr>
        </w:div>
        <w:div w:id="1159225499">
          <w:marLeft w:val="0"/>
          <w:marRight w:val="0"/>
          <w:marTop w:val="0"/>
          <w:marBottom w:val="0"/>
          <w:divBdr>
            <w:top w:val="none" w:sz="0" w:space="0" w:color="auto"/>
            <w:left w:val="none" w:sz="0" w:space="0" w:color="auto"/>
            <w:bottom w:val="none" w:sz="0" w:space="0" w:color="auto"/>
            <w:right w:val="none" w:sz="0" w:space="0" w:color="auto"/>
          </w:divBdr>
        </w:div>
        <w:div w:id="1159270308">
          <w:marLeft w:val="0"/>
          <w:marRight w:val="0"/>
          <w:marTop w:val="0"/>
          <w:marBottom w:val="0"/>
          <w:divBdr>
            <w:top w:val="none" w:sz="0" w:space="0" w:color="auto"/>
            <w:left w:val="none" w:sz="0" w:space="0" w:color="auto"/>
            <w:bottom w:val="none" w:sz="0" w:space="0" w:color="auto"/>
            <w:right w:val="none" w:sz="0" w:space="0" w:color="auto"/>
          </w:divBdr>
        </w:div>
        <w:div w:id="1164051934">
          <w:marLeft w:val="0"/>
          <w:marRight w:val="0"/>
          <w:marTop w:val="0"/>
          <w:marBottom w:val="0"/>
          <w:divBdr>
            <w:top w:val="none" w:sz="0" w:space="0" w:color="auto"/>
            <w:left w:val="none" w:sz="0" w:space="0" w:color="auto"/>
            <w:bottom w:val="none" w:sz="0" w:space="0" w:color="auto"/>
            <w:right w:val="none" w:sz="0" w:space="0" w:color="auto"/>
          </w:divBdr>
        </w:div>
        <w:div w:id="1204101506">
          <w:marLeft w:val="0"/>
          <w:marRight w:val="0"/>
          <w:marTop w:val="0"/>
          <w:marBottom w:val="0"/>
          <w:divBdr>
            <w:top w:val="none" w:sz="0" w:space="0" w:color="auto"/>
            <w:left w:val="none" w:sz="0" w:space="0" w:color="auto"/>
            <w:bottom w:val="none" w:sz="0" w:space="0" w:color="auto"/>
            <w:right w:val="none" w:sz="0" w:space="0" w:color="auto"/>
          </w:divBdr>
        </w:div>
        <w:div w:id="1288272762">
          <w:marLeft w:val="0"/>
          <w:marRight w:val="0"/>
          <w:marTop w:val="0"/>
          <w:marBottom w:val="0"/>
          <w:divBdr>
            <w:top w:val="none" w:sz="0" w:space="0" w:color="auto"/>
            <w:left w:val="none" w:sz="0" w:space="0" w:color="auto"/>
            <w:bottom w:val="none" w:sz="0" w:space="0" w:color="auto"/>
            <w:right w:val="none" w:sz="0" w:space="0" w:color="auto"/>
          </w:divBdr>
        </w:div>
        <w:div w:id="1318537788">
          <w:marLeft w:val="0"/>
          <w:marRight w:val="0"/>
          <w:marTop w:val="0"/>
          <w:marBottom w:val="0"/>
          <w:divBdr>
            <w:top w:val="none" w:sz="0" w:space="0" w:color="auto"/>
            <w:left w:val="none" w:sz="0" w:space="0" w:color="auto"/>
            <w:bottom w:val="none" w:sz="0" w:space="0" w:color="auto"/>
            <w:right w:val="none" w:sz="0" w:space="0" w:color="auto"/>
          </w:divBdr>
        </w:div>
        <w:div w:id="1325234310">
          <w:marLeft w:val="0"/>
          <w:marRight w:val="0"/>
          <w:marTop w:val="0"/>
          <w:marBottom w:val="0"/>
          <w:divBdr>
            <w:top w:val="none" w:sz="0" w:space="0" w:color="auto"/>
            <w:left w:val="none" w:sz="0" w:space="0" w:color="auto"/>
            <w:bottom w:val="none" w:sz="0" w:space="0" w:color="auto"/>
            <w:right w:val="none" w:sz="0" w:space="0" w:color="auto"/>
          </w:divBdr>
        </w:div>
        <w:div w:id="1366828456">
          <w:marLeft w:val="0"/>
          <w:marRight w:val="0"/>
          <w:marTop w:val="0"/>
          <w:marBottom w:val="0"/>
          <w:divBdr>
            <w:top w:val="none" w:sz="0" w:space="0" w:color="auto"/>
            <w:left w:val="none" w:sz="0" w:space="0" w:color="auto"/>
            <w:bottom w:val="none" w:sz="0" w:space="0" w:color="auto"/>
            <w:right w:val="none" w:sz="0" w:space="0" w:color="auto"/>
          </w:divBdr>
        </w:div>
        <w:div w:id="1405302691">
          <w:marLeft w:val="0"/>
          <w:marRight w:val="0"/>
          <w:marTop w:val="0"/>
          <w:marBottom w:val="0"/>
          <w:divBdr>
            <w:top w:val="none" w:sz="0" w:space="0" w:color="auto"/>
            <w:left w:val="none" w:sz="0" w:space="0" w:color="auto"/>
            <w:bottom w:val="none" w:sz="0" w:space="0" w:color="auto"/>
            <w:right w:val="none" w:sz="0" w:space="0" w:color="auto"/>
          </w:divBdr>
        </w:div>
        <w:div w:id="1484155795">
          <w:marLeft w:val="0"/>
          <w:marRight w:val="0"/>
          <w:marTop w:val="0"/>
          <w:marBottom w:val="0"/>
          <w:divBdr>
            <w:top w:val="none" w:sz="0" w:space="0" w:color="auto"/>
            <w:left w:val="none" w:sz="0" w:space="0" w:color="auto"/>
            <w:bottom w:val="none" w:sz="0" w:space="0" w:color="auto"/>
            <w:right w:val="none" w:sz="0" w:space="0" w:color="auto"/>
          </w:divBdr>
        </w:div>
        <w:div w:id="1540892910">
          <w:marLeft w:val="0"/>
          <w:marRight w:val="0"/>
          <w:marTop w:val="0"/>
          <w:marBottom w:val="0"/>
          <w:divBdr>
            <w:top w:val="none" w:sz="0" w:space="0" w:color="auto"/>
            <w:left w:val="none" w:sz="0" w:space="0" w:color="auto"/>
            <w:bottom w:val="none" w:sz="0" w:space="0" w:color="auto"/>
            <w:right w:val="none" w:sz="0" w:space="0" w:color="auto"/>
          </w:divBdr>
        </w:div>
        <w:div w:id="1580795619">
          <w:marLeft w:val="0"/>
          <w:marRight w:val="0"/>
          <w:marTop w:val="0"/>
          <w:marBottom w:val="0"/>
          <w:divBdr>
            <w:top w:val="none" w:sz="0" w:space="0" w:color="auto"/>
            <w:left w:val="none" w:sz="0" w:space="0" w:color="auto"/>
            <w:bottom w:val="none" w:sz="0" w:space="0" w:color="auto"/>
            <w:right w:val="none" w:sz="0" w:space="0" w:color="auto"/>
          </w:divBdr>
        </w:div>
        <w:div w:id="1598052830">
          <w:marLeft w:val="0"/>
          <w:marRight w:val="0"/>
          <w:marTop w:val="0"/>
          <w:marBottom w:val="0"/>
          <w:divBdr>
            <w:top w:val="none" w:sz="0" w:space="0" w:color="auto"/>
            <w:left w:val="none" w:sz="0" w:space="0" w:color="auto"/>
            <w:bottom w:val="none" w:sz="0" w:space="0" w:color="auto"/>
            <w:right w:val="none" w:sz="0" w:space="0" w:color="auto"/>
          </w:divBdr>
        </w:div>
        <w:div w:id="1629387012">
          <w:marLeft w:val="0"/>
          <w:marRight w:val="0"/>
          <w:marTop w:val="0"/>
          <w:marBottom w:val="0"/>
          <w:divBdr>
            <w:top w:val="none" w:sz="0" w:space="0" w:color="auto"/>
            <w:left w:val="none" w:sz="0" w:space="0" w:color="auto"/>
            <w:bottom w:val="none" w:sz="0" w:space="0" w:color="auto"/>
            <w:right w:val="none" w:sz="0" w:space="0" w:color="auto"/>
          </w:divBdr>
        </w:div>
        <w:div w:id="1644003295">
          <w:marLeft w:val="0"/>
          <w:marRight w:val="0"/>
          <w:marTop w:val="0"/>
          <w:marBottom w:val="0"/>
          <w:divBdr>
            <w:top w:val="none" w:sz="0" w:space="0" w:color="auto"/>
            <w:left w:val="none" w:sz="0" w:space="0" w:color="auto"/>
            <w:bottom w:val="none" w:sz="0" w:space="0" w:color="auto"/>
            <w:right w:val="none" w:sz="0" w:space="0" w:color="auto"/>
          </w:divBdr>
        </w:div>
        <w:div w:id="1825900012">
          <w:marLeft w:val="0"/>
          <w:marRight w:val="0"/>
          <w:marTop w:val="0"/>
          <w:marBottom w:val="0"/>
          <w:divBdr>
            <w:top w:val="none" w:sz="0" w:space="0" w:color="auto"/>
            <w:left w:val="none" w:sz="0" w:space="0" w:color="auto"/>
            <w:bottom w:val="none" w:sz="0" w:space="0" w:color="auto"/>
            <w:right w:val="none" w:sz="0" w:space="0" w:color="auto"/>
          </w:divBdr>
        </w:div>
        <w:div w:id="1900286101">
          <w:marLeft w:val="0"/>
          <w:marRight w:val="0"/>
          <w:marTop w:val="0"/>
          <w:marBottom w:val="0"/>
          <w:divBdr>
            <w:top w:val="none" w:sz="0" w:space="0" w:color="auto"/>
            <w:left w:val="none" w:sz="0" w:space="0" w:color="auto"/>
            <w:bottom w:val="none" w:sz="0" w:space="0" w:color="auto"/>
            <w:right w:val="none" w:sz="0" w:space="0" w:color="auto"/>
          </w:divBdr>
        </w:div>
        <w:div w:id="1917664892">
          <w:marLeft w:val="0"/>
          <w:marRight w:val="0"/>
          <w:marTop w:val="0"/>
          <w:marBottom w:val="0"/>
          <w:divBdr>
            <w:top w:val="none" w:sz="0" w:space="0" w:color="auto"/>
            <w:left w:val="none" w:sz="0" w:space="0" w:color="auto"/>
            <w:bottom w:val="none" w:sz="0" w:space="0" w:color="auto"/>
            <w:right w:val="none" w:sz="0" w:space="0" w:color="auto"/>
          </w:divBdr>
        </w:div>
        <w:div w:id="1972010466">
          <w:marLeft w:val="0"/>
          <w:marRight w:val="0"/>
          <w:marTop w:val="0"/>
          <w:marBottom w:val="0"/>
          <w:divBdr>
            <w:top w:val="none" w:sz="0" w:space="0" w:color="auto"/>
            <w:left w:val="none" w:sz="0" w:space="0" w:color="auto"/>
            <w:bottom w:val="none" w:sz="0" w:space="0" w:color="auto"/>
            <w:right w:val="none" w:sz="0" w:space="0" w:color="auto"/>
          </w:divBdr>
        </w:div>
        <w:div w:id="2054769021">
          <w:marLeft w:val="0"/>
          <w:marRight w:val="0"/>
          <w:marTop w:val="0"/>
          <w:marBottom w:val="0"/>
          <w:divBdr>
            <w:top w:val="none" w:sz="0" w:space="0" w:color="auto"/>
            <w:left w:val="none" w:sz="0" w:space="0" w:color="auto"/>
            <w:bottom w:val="none" w:sz="0" w:space="0" w:color="auto"/>
            <w:right w:val="none" w:sz="0" w:space="0" w:color="auto"/>
          </w:divBdr>
        </w:div>
        <w:div w:id="2084181388">
          <w:marLeft w:val="0"/>
          <w:marRight w:val="0"/>
          <w:marTop w:val="0"/>
          <w:marBottom w:val="0"/>
          <w:divBdr>
            <w:top w:val="none" w:sz="0" w:space="0" w:color="auto"/>
            <w:left w:val="none" w:sz="0" w:space="0" w:color="auto"/>
            <w:bottom w:val="none" w:sz="0" w:space="0" w:color="auto"/>
            <w:right w:val="none" w:sz="0" w:space="0" w:color="auto"/>
          </w:divBdr>
        </w:div>
        <w:div w:id="2090806953">
          <w:marLeft w:val="0"/>
          <w:marRight w:val="0"/>
          <w:marTop w:val="0"/>
          <w:marBottom w:val="0"/>
          <w:divBdr>
            <w:top w:val="none" w:sz="0" w:space="0" w:color="auto"/>
            <w:left w:val="none" w:sz="0" w:space="0" w:color="auto"/>
            <w:bottom w:val="none" w:sz="0" w:space="0" w:color="auto"/>
            <w:right w:val="none" w:sz="0" w:space="0" w:color="auto"/>
          </w:divBdr>
        </w:div>
        <w:div w:id="2098477324">
          <w:marLeft w:val="0"/>
          <w:marRight w:val="0"/>
          <w:marTop w:val="0"/>
          <w:marBottom w:val="0"/>
          <w:divBdr>
            <w:top w:val="none" w:sz="0" w:space="0" w:color="auto"/>
            <w:left w:val="none" w:sz="0" w:space="0" w:color="auto"/>
            <w:bottom w:val="none" w:sz="0" w:space="0" w:color="auto"/>
            <w:right w:val="none" w:sz="0" w:space="0" w:color="auto"/>
          </w:divBdr>
        </w:div>
        <w:div w:id="2129085165">
          <w:marLeft w:val="0"/>
          <w:marRight w:val="0"/>
          <w:marTop w:val="0"/>
          <w:marBottom w:val="0"/>
          <w:divBdr>
            <w:top w:val="none" w:sz="0" w:space="0" w:color="auto"/>
            <w:left w:val="none" w:sz="0" w:space="0" w:color="auto"/>
            <w:bottom w:val="none" w:sz="0" w:space="0" w:color="auto"/>
            <w:right w:val="none" w:sz="0" w:space="0" w:color="auto"/>
          </w:divBdr>
        </w:div>
      </w:divsChild>
    </w:div>
    <w:div w:id="922254001">
      <w:bodyDiv w:val="1"/>
      <w:marLeft w:val="0"/>
      <w:marRight w:val="0"/>
      <w:marTop w:val="0"/>
      <w:marBottom w:val="0"/>
      <w:divBdr>
        <w:top w:val="none" w:sz="0" w:space="0" w:color="auto"/>
        <w:left w:val="none" w:sz="0" w:space="0" w:color="auto"/>
        <w:bottom w:val="none" w:sz="0" w:space="0" w:color="auto"/>
        <w:right w:val="none" w:sz="0" w:space="0" w:color="auto"/>
      </w:divBdr>
      <w:divsChild>
        <w:div w:id="1429040916">
          <w:marLeft w:val="0"/>
          <w:marRight w:val="0"/>
          <w:marTop w:val="0"/>
          <w:marBottom w:val="0"/>
          <w:divBdr>
            <w:top w:val="none" w:sz="0" w:space="0" w:color="auto"/>
            <w:left w:val="none" w:sz="0" w:space="0" w:color="auto"/>
            <w:bottom w:val="none" w:sz="0" w:space="0" w:color="auto"/>
            <w:right w:val="none" w:sz="0" w:space="0" w:color="auto"/>
          </w:divBdr>
          <w:divsChild>
            <w:div w:id="745495285">
              <w:marLeft w:val="0"/>
              <w:marRight w:val="0"/>
              <w:marTop w:val="0"/>
              <w:marBottom w:val="0"/>
              <w:divBdr>
                <w:top w:val="none" w:sz="0" w:space="0" w:color="auto"/>
                <w:left w:val="none" w:sz="0" w:space="0" w:color="auto"/>
                <w:bottom w:val="none" w:sz="0" w:space="0" w:color="auto"/>
                <w:right w:val="none" w:sz="0" w:space="0" w:color="auto"/>
              </w:divBdr>
            </w:div>
            <w:div w:id="475535641">
              <w:marLeft w:val="0"/>
              <w:marRight w:val="0"/>
              <w:marTop w:val="0"/>
              <w:marBottom w:val="0"/>
              <w:divBdr>
                <w:top w:val="none" w:sz="0" w:space="0" w:color="auto"/>
                <w:left w:val="none" w:sz="0" w:space="0" w:color="auto"/>
                <w:bottom w:val="none" w:sz="0" w:space="0" w:color="auto"/>
                <w:right w:val="none" w:sz="0" w:space="0" w:color="auto"/>
              </w:divBdr>
            </w:div>
            <w:div w:id="1359813798">
              <w:marLeft w:val="0"/>
              <w:marRight w:val="0"/>
              <w:marTop w:val="0"/>
              <w:marBottom w:val="0"/>
              <w:divBdr>
                <w:top w:val="none" w:sz="0" w:space="0" w:color="auto"/>
                <w:left w:val="none" w:sz="0" w:space="0" w:color="auto"/>
                <w:bottom w:val="none" w:sz="0" w:space="0" w:color="auto"/>
                <w:right w:val="none" w:sz="0" w:space="0" w:color="auto"/>
              </w:divBdr>
            </w:div>
            <w:div w:id="726996898">
              <w:marLeft w:val="0"/>
              <w:marRight w:val="0"/>
              <w:marTop w:val="0"/>
              <w:marBottom w:val="0"/>
              <w:divBdr>
                <w:top w:val="none" w:sz="0" w:space="0" w:color="auto"/>
                <w:left w:val="none" w:sz="0" w:space="0" w:color="auto"/>
                <w:bottom w:val="none" w:sz="0" w:space="0" w:color="auto"/>
                <w:right w:val="none" w:sz="0" w:space="0" w:color="auto"/>
              </w:divBdr>
            </w:div>
            <w:div w:id="991712657">
              <w:marLeft w:val="0"/>
              <w:marRight w:val="0"/>
              <w:marTop w:val="0"/>
              <w:marBottom w:val="0"/>
              <w:divBdr>
                <w:top w:val="none" w:sz="0" w:space="0" w:color="auto"/>
                <w:left w:val="none" w:sz="0" w:space="0" w:color="auto"/>
                <w:bottom w:val="none" w:sz="0" w:space="0" w:color="auto"/>
                <w:right w:val="none" w:sz="0" w:space="0" w:color="auto"/>
              </w:divBdr>
            </w:div>
            <w:div w:id="1130198636">
              <w:marLeft w:val="0"/>
              <w:marRight w:val="0"/>
              <w:marTop w:val="0"/>
              <w:marBottom w:val="0"/>
              <w:divBdr>
                <w:top w:val="none" w:sz="0" w:space="0" w:color="auto"/>
                <w:left w:val="none" w:sz="0" w:space="0" w:color="auto"/>
                <w:bottom w:val="none" w:sz="0" w:space="0" w:color="auto"/>
                <w:right w:val="none" w:sz="0" w:space="0" w:color="auto"/>
              </w:divBdr>
            </w:div>
            <w:div w:id="976228562">
              <w:marLeft w:val="0"/>
              <w:marRight w:val="0"/>
              <w:marTop w:val="0"/>
              <w:marBottom w:val="0"/>
              <w:divBdr>
                <w:top w:val="none" w:sz="0" w:space="0" w:color="auto"/>
                <w:left w:val="none" w:sz="0" w:space="0" w:color="auto"/>
                <w:bottom w:val="none" w:sz="0" w:space="0" w:color="auto"/>
                <w:right w:val="none" w:sz="0" w:space="0" w:color="auto"/>
              </w:divBdr>
            </w:div>
            <w:div w:id="1175850442">
              <w:marLeft w:val="0"/>
              <w:marRight w:val="0"/>
              <w:marTop w:val="0"/>
              <w:marBottom w:val="0"/>
              <w:divBdr>
                <w:top w:val="none" w:sz="0" w:space="0" w:color="auto"/>
                <w:left w:val="none" w:sz="0" w:space="0" w:color="auto"/>
                <w:bottom w:val="none" w:sz="0" w:space="0" w:color="auto"/>
                <w:right w:val="none" w:sz="0" w:space="0" w:color="auto"/>
              </w:divBdr>
            </w:div>
            <w:div w:id="210308741">
              <w:marLeft w:val="0"/>
              <w:marRight w:val="0"/>
              <w:marTop w:val="0"/>
              <w:marBottom w:val="0"/>
              <w:divBdr>
                <w:top w:val="none" w:sz="0" w:space="0" w:color="auto"/>
                <w:left w:val="none" w:sz="0" w:space="0" w:color="auto"/>
                <w:bottom w:val="none" w:sz="0" w:space="0" w:color="auto"/>
                <w:right w:val="none" w:sz="0" w:space="0" w:color="auto"/>
              </w:divBdr>
            </w:div>
            <w:div w:id="216161190">
              <w:marLeft w:val="0"/>
              <w:marRight w:val="0"/>
              <w:marTop w:val="0"/>
              <w:marBottom w:val="0"/>
              <w:divBdr>
                <w:top w:val="none" w:sz="0" w:space="0" w:color="auto"/>
                <w:left w:val="none" w:sz="0" w:space="0" w:color="auto"/>
                <w:bottom w:val="none" w:sz="0" w:space="0" w:color="auto"/>
                <w:right w:val="none" w:sz="0" w:space="0" w:color="auto"/>
              </w:divBdr>
            </w:div>
            <w:div w:id="80687681">
              <w:marLeft w:val="0"/>
              <w:marRight w:val="0"/>
              <w:marTop w:val="0"/>
              <w:marBottom w:val="0"/>
              <w:divBdr>
                <w:top w:val="none" w:sz="0" w:space="0" w:color="auto"/>
                <w:left w:val="none" w:sz="0" w:space="0" w:color="auto"/>
                <w:bottom w:val="none" w:sz="0" w:space="0" w:color="auto"/>
                <w:right w:val="none" w:sz="0" w:space="0" w:color="auto"/>
              </w:divBdr>
            </w:div>
            <w:div w:id="77749202">
              <w:marLeft w:val="0"/>
              <w:marRight w:val="0"/>
              <w:marTop w:val="0"/>
              <w:marBottom w:val="0"/>
              <w:divBdr>
                <w:top w:val="none" w:sz="0" w:space="0" w:color="auto"/>
                <w:left w:val="none" w:sz="0" w:space="0" w:color="auto"/>
                <w:bottom w:val="none" w:sz="0" w:space="0" w:color="auto"/>
                <w:right w:val="none" w:sz="0" w:space="0" w:color="auto"/>
              </w:divBdr>
            </w:div>
            <w:div w:id="621150211">
              <w:marLeft w:val="0"/>
              <w:marRight w:val="0"/>
              <w:marTop w:val="0"/>
              <w:marBottom w:val="0"/>
              <w:divBdr>
                <w:top w:val="none" w:sz="0" w:space="0" w:color="auto"/>
                <w:left w:val="none" w:sz="0" w:space="0" w:color="auto"/>
                <w:bottom w:val="none" w:sz="0" w:space="0" w:color="auto"/>
                <w:right w:val="none" w:sz="0" w:space="0" w:color="auto"/>
              </w:divBdr>
            </w:div>
            <w:div w:id="2133089217">
              <w:marLeft w:val="0"/>
              <w:marRight w:val="0"/>
              <w:marTop w:val="0"/>
              <w:marBottom w:val="0"/>
              <w:divBdr>
                <w:top w:val="none" w:sz="0" w:space="0" w:color="auto"/>
                <w:left w:val="none" w:sz="0" w:space="0" w:color="auto"/>
                <w:bottom w:val="none" w:sz="0" w:space="0" w:color="auto"/>
                <w:right w:val="none" w:sz="0" w:space="0" w:color="auto"/>
              </w:divBdr>
            </w:div>
            <w:div w:id="379715889">
              <w:marLeft w:val="0"/>
              <w:marRight w:val="0"/>
              <w:marTop w:val="0"/>
              <w:marBottom w:val="0"/>
              <w:divBdr>
                <w:top w:val="none" w:sz="0" w:space="0" w:color="auto"/>
                <w:left w:val="none" w:sz="0" w:space="0" w:color="auto"/>
                <w:bottom w:val="none" w:sz="0" w:space="0" w:color="auto"/>
                <w:right w:val="none" w:sz="0" w:space="0" w:color="auto"/>
              </w:divBdr>
            </w:div>
            <w:div w:id="1176001307">
              <w:marLeft w:val="0"/>
              <w:marRight w:val="0"/>
              <w:marTop w:val="0"/>
              <w:marBottom w:val="0"/>
              <w:divBdr>
                <w:top w:val="none" w:sz="0" w:space="0" w:color="auto"/>
                <w:left w:val="none" w:sz="0" w:space="0" w:color="auto"/>
                <w:bottom w:val="none" w:sz="0" w:space="0" w:color="auto"/>
                <w:right w:val="none" w:sz="0" w:space="0" w:color="auto"/>
              </w:divBdr>
            </w:div>
            <w:div w:id="948388199">
              <w:marLeft w:val="0"/>
              <w:marRight w:val="0"/>
              <w:marTop w:val="0"/>
              <w:marBottom w:val="0"/>
              <w:divBdr>
                <w:top w:val="none" w:sz="0" w:space="0" w:color="auto"/>
                <w:left w:val="none" w:sz="0" w:space="0" w:color="auto"/>
                <w:bottom w:val="none" w:sz="0" w:space="0" w:color="auto"/>
                <w:right w:val="none" w:sz="0" w:space="0" w:color="auto"/>
              </w:divBdr>
            </w:div>
            <w:div w:id="671378482">
              <w:marLeft w:val="0"/>
              <w:marRight w:val="0"/>
              <w:marTop w:val="0"/>
              <w:marBottom w:val="0"/>
              <w:divBdr>
                <w:top w:val="none" w:sz="0" w:space="0" w:color="auto"/>
                <w:left w:val="none" w:sz="0" w:space="0" w:color="auto"/>
                <w:bottom w:val="none" w:sz="0" w:space="0" w:color="auto"/>
                <w:right w:val="none" w:sz="0" w:space="0" w:color="auto"/>
              </w:divBdr>
            </w:div>
            <w:div w:id="1881898694">
              <w:marLeft w:val="0"/>
              <w:marRight w:val="0"/>
              <w:marTop w:val="0"/>
              <w:marBottom w:val="0"/>
              <w:divBdr>
                <w:top w:val="none" w:sz="0" w:space="0" w:color="auto"/>
                <w:left w:val="none" w:sz="0" w:space="0" w:color="auto"/>
                <w:bottom w:val="none" w:sz="0" w:space="0" w:color="auto"/>
                <w:right w:val="none" w:sz="0" w:space="0" w:color="auto"/>
              </w:divBdr>
            </w:div>
            <w:div w:id="794837441">
              <w:marLeft w:val="0"/>
              <w:marRight w:val="0"/>
              <w:marTop w:val="0"/>
              <w:marBottom w:val="0"/>
              <w:divBdr>
                <w:top w:val="none" w:sz="0" w:space="0" w:color="auto"/>
                <w:left w:val="none" w:sz="0" w:space="0" w:color="auto"/>
                <w:bottom w:val="none" w:sz="0" w:space="0" w:color="auto"/>
                <w:right w:val="none" w:sz="0" w:space="0" w:color="auto"/>
              </w:divBdr>
            </w:div>
            <w:div w:id="624434050">
              <w:marLeft w:val="0"/>
              <w:marRight w:val="0"/>
              <w:marTop w:val="0"/>
              <w:marBottom w:val="0"/>
              <w:divBdr>
                <w:top w:val="none" w:sz="0" w:space="0" w:color="auto"/>
                <w:left w:val="none" w:sz="0" w:space="0" w:color="auto"/>
                <w:bottom w:val="none" w:sz="0" w:space="0" w:color="auto"/>
                <w:right w:val="none" w:sz="0" w:space="0" w:color="auto"/>
              </w:divBdr>
            </w:div>
            <w:div w:id="1557162392">
              <w:marLeft w:val="0"/>
              <w:marRight w:val="0"/>
              <w:marTop w:val="0"/>
              <w:marBottom w:val="0"/>
              <w:divBdr>
                <w:top w:val="none" w:sz="0" w:space="0" w:color="auto"/>
                <w:left w:val="none" w:sz="0" w:space="0" w:color="auto"/>
                <w:bottom w:val="none" w:sz="0" w:space="0" w:color="auto"/>
                <w:right w:val="none" w:sz="0" w:space="0" w:color="auto"/>
              </w:divBdr>
            </w:div>
            <w:div w:id="280308135">
              <w:marLeft w:val="0"/>
              <w:marRight w:val="0"/>
              <w:marTop w:val="0"/>
              <w:marBottom w:val="0"/>
              <w:divBdr>
                <w:top w:val="none" w:sz="0" w:space="0" w:color="auto"/>
                <w:left w:val="none" w:sz="0" w:space="0" w:color="auto"/>
                <w:bottom w:val="none" w:sz="0" w:space="0" w:color="auto"/>
                <w:right w:val="none" w:sz="0" w:space="0" w:color="auto"/>
              </w:divBdr>
            </w:div>
            <w:div w:id="13191970">
              <w:marLeft w:val="0"/>
              <w:marRight w:val="0"/>
              <w:marTop w:val="0"/>
              <w:marBottom w:val="0"/>
              <w:divBdr>
                <w:top w:val="none" w:sz="0" w:space="0" w:color="auto"/>
                <w:left w:val="none" w:sz="0" w:space="0" w:color="auto"/>
                <w:bottom w:val="none" w:sz="0" w:space="0" w:color="auto"/>
                <w:right w:val="none" w:sz="0" w:space="0" w:color="auto"/>
              </w:divBdr>
            </w:div>
            <w:div w:id="1923903513">
              <w:marLeft w:val="0"/>
              <w:marRight w:val="0"/>
              <w:marTop w:val="0"/>
              <w:marBottom w:val="0"/>
              <w:divBdr>
                <w:top w:val="none" w:sz="0" w:space="0" w:color="auto"/>
                <w:left w:val="none" w:sz="0" w:space="0" w:color="auto"/>
                <w:bottom w:val="none" w:sz="0" w:space="0" w:color="auto"/>
                <w:right w:val="none" w:sz="0" w:space="0" w:color="auto"/>
              </w:divBdr>
            </w:div>
            <w:div w:id="198320033">
              <w:marLeft w:val="0"/>
              <w:marRight w:val="0"/>
              <w:marTop w:val="0"/>
              <w:marBottom w:val="0"/>
              <w:divBdr>
                <w:top w:val="none" w:sz="0" w:space="0" w:color="auto"/>
                <w:left w:val="none" w:sz="0" w:space="0" w:color="auto"/>
                <w:bottom w:val="none" w:sz="0" w:space="0" w:color="auto"/>
                <w:right w:val="none" w:sz="0" w:space="0" w:color="auto"/>
              </w:divBdr>
            </w:div>
            <w:div w:id="1727337311">
              <w:marLeft w:val="0"/>
              <w:marRight w:val="0"/>
              <w:marTop w:val="0"/>
              <w:marBottom w:val="0"/>
              <w:divBdr>
                <w:top w:val="none" w:sz="0" w:space="0" w:color="auto"/>
                <w:left w:val="none" w:sz="0" w:space="0" w:color="auto"/>
                <w:bottom w:val="none" w:sz="0" w:space="0" w:color="auto"/>
                <w:right w:val="none" w:sz="0" w:space="0" w:color="auto"/>
              </w:divBdr>
            </w:div>
            <w:div w:id="575209920">
              <w:marLeft w:val="0"/>
              <w:marRight w:val="0"/>
              <w:marTop w:val="0"/>
              <w:marBottom w:val="0"/>
              <w:divBdr>
                <w:top w:val="none" w:sz="0" w:space="0" w:color="auto"/>
                <w:left w:val="none" w:sz="0" w:space="0" w:color="auto"/>
                <w:bottom w:val="none" w:sz="0" w:space="0" w:color="auto"/>
                <w:right w:val="none" w:sz="0" w:space="0" w:color="auto"/>
              </w:divBdr>
            </w:div>
            <w:div w:id="843859803">
              <w:marLeft w:val="0"/>
              <w:marRight w:val="0"/>
              <w:marTop w:val="0"/>
              <w:marBottom w:val="0"/>
              <w:divBdr>
                <w:top w:val="none" w:sz="0" w:space="0" w:color="auto"/>
                <w:left w:val="none" w:sz="0" w:space="0" w:color="auto"/>
                <w:bottom w:val="none" w:sz="0" w:space="0" w:color="auto"/>
                <w:right w:val="none" w:sz="0" w:space="0" w:color="auto"/>
              </w:divBdr>
            </w:div>
            <w:div w:id="96875531">
              <w:marLeft w:val="0"/>
              <w:marRight w:val="0"/>
              <w:marTop w:val="0"/>
              <w:marBottom w:val="0"/>
              <w:divBdr>
                <w:top w:val="none" w:sz="0" w:space="0" w:color="auto"/>
                <w:left w:val="none" w:sz="0" w:space="0" w:color="auto"/>
                <w:bottom w:val="none" w:sz="0" w:space="0" w:color="auto"/>
                <w:right w:val="none" w:sz="0" w:space="0" w:color="auto"/>
              </w:divBdr>
            </w:div>
            <w:div w:id="846945608">
              <w:marLeft w:val="0"/>
              <w:marRight w:val="0"/>
              <w:marTop w:val="0"/>
              <w:marBottom w:val="0"/>
              <w:divBdr>
                <w:top w:val="none" w:sz="0" w:space="0" w:color="auto"/>
                <w:left w:val="none" w:sz="0" w:space="0" w:color="auto"/>
                <w:bottom w:val="none" w:sz="0" w:space="0" w:color="auto"/>
                <w:right w:val="none" w:sz="0" w:space="0" w:color="auto"/>
              </w:divBdr>
            </w:div>
            <w:div w:id="643776168">
              <w:marLeft w:val="0"/>
              <w:marRight w:val="0"/>
              <w:marTop w:val="0"/>
              <w:marBottom w:val="0"/>
              <w:divBdr>
                <w:top w:val="none" w:sz="0" w:space="0" w:color="auto"/>
                <w:left w:val="none" w:sz="0" w:space="0" w:color="auto"/>
                <w:bottom w:val="none" w:sz="0" w:space="0" w:color="auto"/>
                <w:right w:val="none" w:sz="0" w:space="0" w:color="auto"/>
              </w:divBdr>
            </w:div>
            <w:div w:id="1522626012">
              <w:marLeft w:val="0"/>
              <w:marRight w:val="0"/>
              <w:marTop w:val="0"/>
              <w:marBottom w:val="0"/>
              <w:divBdr>
                <w:top w:val="none" w:sz="0" w:space="0" w:color="auto"/>
                <w:left w:val="none" w:sz="0" w:space="0" w:color="auto"/>
                <w:bottom w:val="none" w:sz="0" w:space="0" w:color="auto"/>
                <w:right w:val="none" w:sz="0" w:space="0" w:color="auto"/>
              </w:divBdr>
            </w:div>
            <w:div w:id="971447142">
              <w:marLeft w:val="0"/>
              <w:marRight w:val="0"/>
              <w:marTop w:val="0"/>
              <w:marBottom w:val="0"/>
              <w:divBdr>
                <w:top w:val="none" w:sz="0" w:space="0" w:color="auto"/>
                <w:left w:val="none" w:sz="0" w:space="0" w:color="auto"/>
                <w:bottom w:val="none" w:sz="0" w:space="0" w:color="auto"/>
                <w:right w:val="none" w:sz="0" w:space="0" w:color="auto"/>
              </w:divBdr>
            </w:div>
            <w:div w:id="645008424">
              <w:marLeft w:val="0"/>
              <w:marRight w:val="0"/>
              <w:marTop w:val="0"/>
              <w:marBottom w:val="0"/>
              <w:divBdr>
                <w:top w:val="none" w:sz="0" w:space="0" w:color="auto"/>
                <w:left w:val="none" w:sz="0" w:space="0" w:color="auto"/>
                <w:bottom w:val="none" w:sz="0" w:space="0" w:color="auto"/>
                <w:right w:val="none" w:sz="0" w:space="0" w:color="auto"/>
              </w:divBdr>
            </w:div>
            <w:div w:id="2019456080">
              <w:marLeft w:val="0"/>
              <w:marRight w:val="0"/>
              <w:marTop w:val="0"/>
              <w:marBottom w:val="0"/>
              <w:divBdr>
                <w:top w:val="none" w:sz="0" w:space="0" w:color="auto"/>
                <w:left w:val="none" w:sz="0" w:space="0" w:color="auto"/>
                <w:bottom w:val="none" w:sz="0" w:space="0" w:color="auto"/>
                <w:right w:val="none" w:sz="0" w:space="0" w:color="auto"/>
              </w:divBdr>
            </w:div>
            <w:div w:id="952828755">
              <w:marLeft w:val="0"/>
              <w:marRight w:val="0"/>
              <w:marTop w:val="0"/>
              <w:marBottom w:val="0"/>
              <w:divBdr>
                <w:top w:val="none" w:sz="0" w:space="0" w:color="auto"/>
                <w:left w:val="none" w:sz="0" w:space="0" w:color="auto"/>
                <w:bottom w:val="none" w:sz="0" w:space="0" w:color="auto"/>
                <w:right w:val="none" w:sz="0" w:space="0" w:color="auto"/>
              </w:divBdr>
            </w:div>
            <w:div w:id="294410537">
              <w:marLeft w:val="0"/>
              <w:marRight w:val="0"/>
              <w:marTop w:val="0"/>
              <w:marBottom w:val="0"/>
              <w:divBdr>
                <w:top w:val="none" w:sz="0" w:space="0" w:color="auto"/>
                <w:left w:val="none" w:sz="0" w:space="0" w:color="auto"/>
                <w:bottom w:val="none" w:sz="0" w:space="0" w:color="auto"/>
                <w:right w:val="none" w:sz="0" w:space="0" w:color="auto"/>
              </w:divBdr>
            </w:div>
            <w:div w:id="274750681">
              <w:marLeft w:val="0"/>
              <w:marRight w:val="0"/>
              <w:marTop w:val="0"/>
              <w:marBottom w:val="0"/>
              <w:divBdr>
                <w:top w:val="none" w:sz="0" w:space="0" w:color="auto"/>
                <w:left w:val="none" w:sz="0" w:space="0" w:color="auto"/>
                <w:bottom w:val="none" w:sz="0" w:space="0" w:color="auto"/>
                <w:right w:val="none" w:sz="0" w:space="0" w:color="auto"/>
              </w:divBdr>
            </w:div>
            <w:div w:id="428501634">
              <w:marLeft w:val="0"/>
              <w:marRight w:val="0"/>
              <w:marTop w:val="0"/>
              <w:marBottom w:val="0"/>
              <w:divBdr>
                <w:top w:val="none" w:sz="0" w:space="0" w:color="auto"/>
                <w:left w:val="none" w:sz="0" w:space="0" w:color="auto"/>
                <w:bottom w:val="none" w:sz="0" w:space="0" w:color="auto"/>
                <w:right w:val="none" w:sz="0" w:space="0" w:color="auto"/>
              </w:divBdr>
            </w:div>
            <w:div w:id="876240571">
              <w:marLeft w:val="0"/>
              <w:marRight w:val="0"/>
              <w:marTop w:val="0"/>
              <w:marBottom w:val="0"/>
              <w:divBdr>
                <w:top w:val="none" w:sz="0" w:space="0" w:color="auto"/>
                <w:left w:val="none" w:sz="0" w:space="0" w:color="auto"/>
                <w:bottom w:val="none" w:sz="0" w:space="0" w:color="auto"/>
                <w:right w:val="none" w:sz="0" w:space="0" w:color="auto"/>
              </w:divBdr>
            </w:div>
            <w:div w:id="1525095300">
              <w:marLeft w:val="0"/>
              <w:marRight w:val="0"/>
              <w:marTop w:val="0"/>
              <w:marBottom w:val="0"/>
              <w:divBdr>
                <w:top w:val="none" w:sz="0" w:space="0" w:color="auto"/>
                <w:left w:val="none" w:sz="0" w:space="0" w:color="auto"/>
                <w:bottom w:val="none" w:sz="0" w:space="0" w:color="auto"/>
                <w:right w:val="none" w:sz="0" w:space="0" w:color="auto"/>
              </w:divBdr>
            </w:div>
            <w:div w:id="728578657">
              <w:marLeft w:val="0"/>
              <w:marRight w:val="0"/>
              <w:marTop w:val="0"/>
              <w:marBottom w:val="0"/>
              <w:divBdr>
                <w:top w:val="none" w:sz="0" w:space="0" w:color="auto"/>
                <w:left w:val="none" w:sz="0" w:space="0" w:color="auto"/>
                <w:bottom w:val="none" w:sz="0" w:space="0" w:color="auto"/>
                <w:right w:val="none" w:sz="0" w:space="0" w:color="auto"/>
              </w:divBdr>
            </w:div>
            <w:div w:id="1082261776">
              <w:marLeft w:val="0"/>
              <w:marRight w:val="0"/>
              <w:marTop w:val="0"/>
              <w:marBottom w:val="0"/>
              <w:divBdr>
                <w:top w:val="none" w:sz="0" w:space="0" w:color="auto"/>
                <w:left w:val="none" w:sz="0" w:space="0" w:color="auto"/>
                <w:bottom w:val="none" w:sz="0" w:space="0" w:color="auto"/>
                <w:right w:val="none" w:sz="0" w:space="0" w:color="auto"/>
              </w:divBdr>
            </w:div>
            <w:div w:id="1081878779">
              <w:marLeft w:val="0"/>
              <w:marRight w:val="0"/>
              <w:marTop w:val="0"/>
              <w:marBottom w:val="0"/>
              <w:divBdr>
                <w:top w:val="none" w:sz="0" w:space="0" w:color="auto"/>
                <w:left w:val="none" w:sz="0" w:space="0" w:color="auto"/>
                <w:bottom w:val="none" w:sz="0" w:space="0" w:color="auto"/>
                <w:right w:val="none" w:sz="0" w:space="0" w:color="auto"/>
              </w:divBdr>
            </w:div>
            <w:div w:id="926041086">
              <w:marLeft w:val="0"/>
              <w:marRight w:val="0"/>
              <w:marTop w:val="0"/>
              <w:marBottom w:val="0"/>
              <w:divBdr>
                <w:top w:val="none" w:sz="0" w:space="0" w:color="auto"/>
                <w:left w:val="none" w:sz="0" w:space="0" w:color="auto"/>
                <w:bottom w:val="none" w:sz="0" w:space="0" w:color="auto"/>
                <w:right w:val="none" w:sz="0" w:space="0" w:color="auto"/>
              </w:divBdr>
            </w:div>
            <w:div w:id="7414029">
              <w:marLeft w:val="0"/>
              <w:marRight w:val="0"/>
              <w:marTop w:val="0"/>
              <w:marBottom w:val="0"/>
              <w:divBdr>
                <w:top w:val="none" w:sz="0" w:space="0" w:color="auto"/>
                <w:left w:val="none" w:sz="0" w:space="0" w:color="auto"/>
                <w:bottom w:val="none" w:sz="0" w:space="0" w:color="auto"/>
                <w:right w:val="none" w:sz="0" w:space="0" w:color="auto"/>
              </w:divBdr>
              <w:divsChild>
                <w:div w:id="1891376619">
                  <w:marLeft w:val="0"/>
                  <w:marRight w:val="0"/>
                  <w:marTop w:val="0"/>
                  <w:marBottom w:val="0"/>
                  <w:divBdr>
                    <w:top w:val="none" w:sz="0" w:space="0" w:color="auto"/>
                    <w:left w:val="none" w:sz="0" w:space="0" w:color="auto"/>
                    <w:bottom w:val="none" w:sz="0" w:space="0" w:color="auto"/>
                    <w:right w:val="none" w:sz="0" w:space="0" w:color="auto"/>
                  </w:divBdr>
                </w:div>
                <w:div w:id="1475488644">
                  <w:marLeft w:val="0"/>
                  <w:marRight w:val="0"/>
                  <w:marTop w:val="0"/>
                  <w:marBottom w:val="0"/>
                  <w:divBdr>
                    <w:top w:val="none" w:sz="0" w:space="0" w:color="auto"/>
                    <w:left w:val="none" w:sz="0" w:space="0" w:color="auto"/>
                    <w:bottom w:val="none" w:sz="0" w:space="0" w:color="auto"/>
                    <w:right w:val="none" w:sz="0" w:space="0" w:color="auto"/>
                  </w:divBdr>
                </w:div>
                <w:div w:id="46073306">
                  <w:marLeft w:val="0"/>
                  <w:marRight w:val="0"/>
                  <w:marTop w:val="0"/>
                  <w:marBottom w:val="0"/>
                  <w:divBdr>
                    <w:top w:val="none" w:sz="0" w:space="0" w:color="auto"/>
                    <w:left w:val="none" w:sz="0" w:space="0" w:color="auto"/>
                    <w:bottom w:val="none" w:sz="0" w:space="0" w:color="auto"/>
                    <w:right w:val="none" w:sz="0" w:space="0" w:color="auto"/>
                  </w:divBdr>
                </w:div>
                <w:div w:id="1984193202">
                  <w:marLeft w:val="0"/>
                  <w:marRight w:val="0"/>
                  <w:marTop w:val="0"/>
                  <w:marBottom w:val="0"/>
                  <w:divBdr>
                    <w:top w:val="none" w:sz="0" w:space="0" w:color="auto"/>
                    <w:left w:val="none" w:sz="0" w:space="0" w:color="auto"/>
                    <w:bottom w:val="none" w:sz="0" w:space="0" w:color="auto"/>
                    <w:right w:val="none" w:sz="0" w:space="0" w:color="auto"/>
                  </w:divBdr>
                </w:div>
                <w:div w:id="2102215892">
                  <w:marLeft w:val="0"/>
                  <w:marRight w:val="0"/>
                  <w:marTop w:val="0"/>
                  <w:marBottom w:val="0"/>
                  <w:divBdr>
                    <w:top w:val="none" w:sz="0" w:space="0" w:color="auto"/>
                    <w:left w:val="none" w:sz="0" w:space="0" w:color="auto"/>
                    <w:bottom w:val="none" w:sz="0" w:space="0" w:color="auto"/>
                    <w:right w:val="none" w:sz="0" w:space="0" w:color="auto"/>
                  </w:divBdr>
                </w:div>
                <w:div w:id="605774646">
                  <w:marLeft w:val="0"/>
                  <w:marRight w:val="0"/>
                  <w:marTop w:val="0"/>
                  <w:marBottom w:val="0"/>
                  <w:divBdr>
                    <w:top w:val="none" w:sz="0" w:space="0" w:color="auto"/>
                    <w:left w:val="none" w:sz="0" w:space="0" w:color="auto"/>
                    <w:bottom w:val="none" w:sz="0" w:space="0" w:color="auto"/>
                    <w:right w:val="none" w:sz="0" w:space="0" w:color="auto"/>
                  </w:divBdr>
                </w:div>
                <w:div w:id="609361193">
                  <w:marLeft w:val="0"/>
                  <w:marRight w:val="0"/>
                  <w:marTop w:val="0"/>
                  <w:marBottom w:val="0"/>
                  <w:divBdr>
                    <w:top w:val="none" w:sz="0" w:space="0" w:color="auto"/>
                    <w:left w:val="none" w:sz="0" w:space="0" w:color="auto"/>
                    <w:bottom w:val="none" w:sz="0" w:space="0" w:color="auto"/>
                    <w:right w:val="none" w:sz="0" w:space="0" w:color="auto"/>
                  </w:divBdr>
                </w:div>
                <w:div w:id="976884157">
                  <w:marLeft w:val="0"/>
                  <w:marRight w:val="0"/>
                  <w:marTop w:val="0"/>
                  <w:marBottom w:val="0"/>
                  <w:divBdr>
                    <w:top w:val="none" w:sz="0" w:space="0" w:color="auto"/>
                    <w:left w:val="none" w:sz="0" w:space="0" w:color="auto"/>
                    <w:bottom w:val="none" w:sz="0" w:space="0" w:color="auto"/>
                    <w:right w:val="none" w:sz="0" w:space="0" w:color="auto"/>
                  </w:divBdr>
                </w:div>
                <w:div w:id="23988736">
                  <w:marLeft w:val="0"/>
                  <w:marRight w:val="0"/>
                  <w:marTop w:val="0"/>
                  <w:marBottom w:val="0"/>
                  <w:divBdr>
                    <w:top w:val="none" w:sz="0" w:space="0" w:color="auto"/>
                    <w:left w:val="none" w:sz="0" w:space="0" w:color="auto"/>
                    <w:bottom w:val="none" w:sz="0" w:space="0" w:color="auto"/>
                    <w:right w:val="none" w:sz="0" w:space="0" w:color="auto"/>
                  </w:divBdr>
                </w:div>
                <w:div w:id="712310857">
                  <w:marLeft w:val="0"/>
                  <w:marRight w:val="0"/>
                  <w:marTop w:val="0"/>
                  <w:marBottom w:val="0"/>
                  <w:divBdr>
                    <w:top w:val="none" w:sz="0" w:space="0" w:color="auto"/>
                    <w:left w:val="none" w:sz="0" w:space="0" w:color="auto"/>
                    <w:bottom w:val="none" w:sz="0" w:space="0" w:color="auto"/>
                    <w:right w:val="none" w:sz="0" w:space="0" w:color="auto"/>
                  </w:divBdr>
                </w:div>
                <w:div w:id="1822186610">
                  <w:marLeft w:val="0"/>
                  <w:marRight w:val="0"/>
                  <w:marTop w:val="0"/>
                  <w:marBottom w:val="0"/>
                  <w:divBdr>
                    <w:top w:val="none" w:sz="0" w:space="0" w:color="auto"/>
                    <w:left w:val="none" w:sz="0" w:space="0" w:color="auto"/>
                    <w:bottom w:val="none" w:sz="0" w:space="0" w:color="auto"/>
                    <w:right w:val="none" w:sz="0" w:space="0" w:color="auto"/>
                  </w:divBdr>
                </w:div>
                <w:div w:id="485320722">
                  <w:marLeft w:val="0"/>
                  <w:marRight w:val="0"/>
                  <w:marTop w:val="0"/>
                  <w:marBottom w:val="0"/>
                  <w:divBdr>
                    <w:top w:val="none" w:sz="0" w:space="0" w:color="auto"/>
                    <w:left w:val="none" w:sz="0" w:space="0" w:color="auto"/>
                    <w:bottom w:val="none" w:sz="0" w:space="0" w:color="auto"/>
                    <w:right w:val="none" w:sz="0" w:space="0" w:color="auto"/>
                  </w:divBdr>
                </w:div>
                <w:div w:id="455022526">
                  <w:marLeft w:val="0"/>
                  <w:marRight w:val="0"/>
                  <w:marTop w:val="0"/>
                  <w:marBottom w:val="0"/>
                  <w:divBdr>
                    <w:top w:val="none" w:sz="0" w:space="0" w:color="auto"/>
                    <w:left w:val="none" w:sz="0" w:space="0" w:color="auto"/>
                    <w:bottom w:val="none" w:sz="0" w:space="0" w:color="auto"/>
                    <w:right w:val="none" w:sz="0" w:space="0" w:color="auto"/>
                  </w:divBdr>
                </w:div>
                <w:div w:id="1525099541">
                  <w:marLeft w:val="0"/>
                  <w:marRight w:val="0"/>
                  <w:marTop w:val="0"/>
                  <w:marBottom w:val="0"/>
                  <w:divBdr>
                    <w:top w:val="none" w:sz="0" w:space="0" w:color="auto"/>
                    <w:left w:val="none" w:sz="0" w:space="0" w:color="auto"/>
                    <w:bottom w:val="none" w:sz="0" w:space="0" w:color="auto"/>
                    <w:right w:val="none" w:sz="0" w:space="0" w:color="auto"/>
                  </w:divBdr>
                </w:div>
                <w:div w:id="839855792">
                  <w:marLeft w:val="0"/>
                  <w:marRight w:val="0"/>
                  <w:marTop w:val="0"/>
                  <w:marBottom w:val="0"/>
                  <w:divBdr>
                    <w:top w:val="none" w:sz="0" w:space="0" w:color="auto"/>
                    <w:left w:val="none" w:sz="0" w:space="0" w:color="auto"/>
                    <w:bottom w:val="none" w:sz="0" w:space="0" w:color="auto"/>
                    <w:right w:val="none" w:sz="0" w:space="0" w:color="auto"/>
                  </w:divBdr>
                </w:div>
                <w:div w:id="465398407">
                  <w:marLeft w:val="0"/>
                  <w:marRight w:val="0"/>
                  <w:marTop w:val="0"/>
                  <w:marBottom w:val="0"/>
                  <w:divBdr>
                    <w:top w:val="none" w:sz="0" w:space="0" w:color="auto"/>
                    <w:left w:val="none" w:sz="0" w:space="0" w:color="auto"/>
                    <w:bottom w:val="none" w:sz="0" w:space="0" w:color="auto"/>
                    <w:right w:val="none" w:sz="0" w:space="0" w:color="auto"/>
                  </w:divBdr>
                </w:div>
                <w:div w:id="1777796691">
                  <w:marLeft w:val="0"/>
                  <w:marRight w:val="0"/>
                  <w:marTop w:val="0"/>
                  <w:marBottom w:val="0"/>
                  <w:divBdr>
                    <w:top w:val="none" w:sz="0" w:space="0" w:color="auto"/>
                    <w:left w:val="none" w:sz="0" w:space="0" w:color="auto"/>
                    <w:bottom w:val="none" w:sz="0" w:space="0" w:color="auto"/>
                    <w:right w:val="none" w:sz="0" w:space="0" w:color="auto"/>
                  </w:divBdr>
                </w:div>
                <w:div w:id="599609293">
                  <w:marLeft w:val="0"/>
                  <w:marRight w:val="0"/>
                  <w:marTop w:val="0"/>
                  <w:marBottom w:val="0"/>
                  <w:divBdr>
                    <w:top w:val="none" w:sz="0" w:space="0" w:color="auto"/>
                    <w:left w:val="none" w:sz="0" w:space="0" w:color="auto"/>
                    <w:bottom w:val="none" w:sz="0" w:space="0" w:color="auto"/>
                    <w:right w:val="none" w:sz="0" w:space="0" w:color="auto"/>
                  </w:divBdr>
                </w:div>
                <w:div w:id="121313874">
                  <w:marLeft w:val="0"/>
                  <w:marRight w:val="0"/>
                  <w:marTop w:val="0"/>
                  <w:marBottom w:val="0"/>
                  <w:divBdr>
                    <w:top w:val="none" w:sz="0" w:space="0" w:color="auto"/>
                    <w:left w:val="none" w:sz="0" w:space="0" w:color="auto"/>
                    <w:bottom w:val="none" w:sz="0" w:space="0" w:color="auto"/>
                    <w:right w:val="none" w:sz="0" w:space="0" w:color="auto"/>
                  </w:divBdr>
                </w:div>
              </w:divsChild>
            </w:div>
            <w:div w:id="248083683">
              <w:marLeft w:val="0"/>
              <w:marRight w:val="0"/>
              <w:marTop w:val="0"/>
              <w:marBottom w:val="0"/>
              <w:divBdr>
                <w:top w:val="none" w:sz="0" w:space="0" w:color="auto"/>
                <w:left w:val="none" w:sz="0" w:space="0" w:color="auto"/>
                <w:bottom w:val="none" w:sz="0" w:space="0" w:color="auto"/>
                <w:right w:val="none" w:sz="0" w:space="0" w:color="auto"/>
              </w:divBdr>
            </w:div>
            <w:div w:id="1634098565">
              <w:marLeft w:val="0"/>
              <w:marRight w:val="0"/>
              <w:marTop w:val="0"/>
              <w:marBottom w:val="0"/>
              <w:divBdr>
                <w:top w:val="none" w:sz="0" w:space="0" w:color="auto"/>
                <w:left w:val="none" w:sz="0" w:space="0" w:color="auto"/>
                <w:bottom w:val="none" w:sz="0" w:space="0" w:color="auto"/>
                <w:right w:val="none" w:sz="0" w:space="0" w:color="auto"/>
              </w:divBdr>
            </w:div>
            <w:div w:id="1522283164">
              <w:marLeft w:val="0"/>
              <w:marRight w:val="0"/>
              <w:marTop w:val="0"/>
              <w:marBottom w:val="0"/>
              <w:divBdr>
                <w:top w:val="none" w:sz="0" w:space="0" w:color="auto"/>
                <w:left w:val="none" w:sz="0" w:space="0" w:color="auto"/>
                <w:bottom w:val="none" w:sz="0" w:space="0" w:color="auto"/>
                <w:right w:val="none" w:sz="0" w:space="0" w:color="auto"/>
              </w:divBdr>
            </w:div>
            <w:div w:id="684131113">
              <w:marLeft w:val="0"/>
              <w:marRight w:val="0"/>
              <w:marTop w:val="0"/>
              <w:marBottom w:val="0"/>
              <w:divBdr>
                <w:top w:val="none" w:sz="0" w:space="0" w:color="auto"/>
                <w:left w:val="none" w:sz="0" w:space="0" w:color="auto"/>
                <w:bottom w:val="none" w:sz="0" w:space="0" w:color="auto"/>
                <w:right w:val="none" w:sz="0" w:space="0" w:color="auto"/>
              </w:divBdr>
            </w:div>
            <w:div w:id="903880084">
              <w:marLeft w:val="0"/>
              <w:marRight w:val="0"/>
              <w:marTop w:val="0"/>
              <w:marBottom w:val="0"/>
              <w:divBdr>
                <w:top w:val="none" w:sz="0" w:space="0" w:color="auto"/>
                <w:left w:val="none" w:sz="0" w:space="0" w:color="auto"/>
                <w:bottom w:val="none" w:sz="0" w:space="0" w:color="auto"/>
                <w:right w:val="none" w:sz="0" w:space="0" w:color="auto"/>
              </w:divBdr>
            </w:div>
            <w:div w:id="952906880">
              <w:marLeft w:val="0"/>
              <w:marRight w:val="0"/>
              <w:marTop w:val="0"/>
              <w:marBottom w:val="0"/>
              <w:divBdr>
                <w:top w:val="none" w:sz="0" w:space="0" w:color="auto"/>
                <w:left w:val="none" w:sz="0" w:space="0" w:color="auto"/>
                <w:bottom w:val="none" w:sz="0" w:space="0" w:color="auto"/>
                <w:right w:val="none" w:sz="0" w:space="0" w:color="auto"/>
              </w:divBdr>
            </w:div>
            <w:div w:id="431513935">
              <w:marLeft w:val="0"/>
              <w:marRight w:val="0"/>
              <w:marTop w:val="0"/>
              <w:marBottom w:val="0"/>
              <w:divBdr>
                <w:top w:val="none" w:sz="0" w:space="0" w:color="auto"/>
                <w:left w:val="none" w:sz="0" w:space="0" w:color="auto"/>
                <w:bottom w:val="none" w:sz="0" w:space="0" w:color="auto"/>
                <w:right w:val="none" w:sz="0" w:space="0" w:color="auto"/>
              </w:divBdr>
            </w:div>
            <w:div w:id="702438405">
              <w:marLeft w:val="0"/>
              <w:marRight w:val="0"/>
              <w:marTop w:val="0"/>
              <w:marBottom w:val="0"/>
              <w:divBdr>
                <w:top w:val="none" w:sz="0" w:space="0" w:color="auto"/>
                <w:left w:val="none" w:sz="0" w:space="0" w:color="auto"/>
                <w:bottom w:val="none" w:sz="0" w:space="0" w:color="auto"/>
                <w:right w:val="none" w:sz="0" w:space="0" w:color="auto"/>
              </w:divBdr>
            </w:div>
            <w:div w:id="1547839428">
              <w:marLeft w:val="0"/>
              <w:marRight w:val="0"/>
              <w:marTop w:val="0"/>
              <w:marBottom w:val="0"/>
              <w:divBdr>
                <w:top w:val="none" w:sz="0" w:space="0" w:color="auto"/>
                <w:left w:val="none" w:sz="0" w:space="0" w:color="auto"/>
                <w:bottom w:val="none" w:sz="0" w:space="0" w:color="auto"/>
                <w:right w:val="none" w:sz="0" w:space="0" w:color="auto"/>
              </w:divBdr>
            </w:div>
            <w:div w:id="354620946">
              <w:marLeft w:val="0"/>
              <w:marRight w:val="0"/>
              <w:marTop w:val="0"/>
              <w:marBottom w:val="0"/>
              <w:divBdr>
                <w:top w:val="none" w:sz="0" w:space="0" w:color="auto"/>
                <w:left w:val="none" w:sz="0" w:space="0" w:color="auto"/>
                <w:bottom w:val="none" w:sz="0" w:space="0" w:color="auto"/>
                <w:right w:val="none" w:sz="0" w:space="0" w:color="auto"/>
              </w:divBdr>
            </w:div>
            <w:div w:id="1165896883">
              <w:marLeft w:val="0"/>
              <w:marRight w:val="0"/>
              <w:marTop w:val="0"/>
              <w:marBottom w:val="0"/>
              <w:divBdr>
                <w:top w:val="none" w:sz="0" w:space="0" w:color="auto"/>
                <w:left w:val="none" w:sz="0" w:space="0" w:color="auto"/>
                <w:bottom w:val="none" w:sz="0" w:space="0" w:color="auto"/>
                <w:right w:val="none" w:sz="0" w:space="0" w:color="auto"/>
              </w:divBdr>
            </w:div>
            <w:div w:id="1942103509">
              <w:marLeft w:val="0"/>
              <w:marRight w:val="0"/>
              <w:marTop w:val="0"/>
              <w:marBottom w:val="0"/>
              <w:divBdr>
                <w:top w:val="none" w:sz="0" w:space="0" w:color="auto"/>
                <w:left w:val="none" w:sz="0" w:space="0" w:color="auto"/>
                <w:bottom w:val="none" w:sz="0" w:space="0" w:color="auto"/>
                <w:right w:val="none" w:sz="0" w:space="0" w:color="auto"/>
              </w:divBdr>
            </w:div>
            <w:div w:id="1925261374">
              <w:marLeft w:val="0"/>
              <w:marRight w:val="0"/>
              <w:marTop w:val="0"/>
              <w:marBottom w:val="0"/>
              <w:divBdr>
                <w:top w:val="none" w:sz="0" w:space="0" w:color="auto"/>
                <w:left w:val="none" w:sz="0" w:space="0" w:color="auto"/>
                <w:bottom w:val="none" w:sz="0" w:space="0" w:color="auto"/>
                <w:right w:val="none" w:sz="0" w:space="0" w:color="auto"/>
              </w:divBdr>
            </w:div>
            <w:div w:id="1935627760">
              <w:marLeft w:val="0"/>
              <w:marRight w:val="0"/>
              <w:marTop w:val="0"/>
              <w:marBottom w:val="0"/>
              <w:divBdr>
                <w:top w:val="none" w:sz="0" w:space="0" w:color="auto"/>
                <w:left w:val="none" w:sz="0" w:space="0" w:color="auto"/>
                <w:bottom w:val="none" w:sz="0" w:space="0" w:color="auto"/>
                <w:right w:val="none" w:sz="0" w:space="0" w:color="auto"/>
              </w:divBdr>
            </w:div>
            <w:div w:id="2090616159">
              <w:marLeft w:val="0"/>
              <w:marRight w:val="0"/>
              <w:marTop w:val="0"/>
              <w:marBottom w:val="0"/>
              <w:divBdr>
                <w:top w:val="none" w:sz="0" w:space="0" w:color="auto"/>
                <w:left w:val="none" w:sz="0" w:space="0" w:color="auto"/>
                <w:bottom w:val="none" w:sz="0" w:space="0" w:color="auto"/>
                <w:right w:val="none" w:sz="0" w:space="0" w:color="auto"/>
              </w:divBdr>
            </w:div>
            <w:div w:id="1867789699">
              <w:marLeft w:val="0"/>
              <w:marRight w:val="0"/>
              <w:marTop w:val="0"/>
              <w:marBottom w:val="0"/>
              <w:divBdr>
                <w:top w:val="none" w:sz="0" w:space="0" w:color="auto"/>
                <w:left w:val="none" w:sz="0" w:space="0" w:color="auto"/>
                <w:bottom w:val="none" w:sz="0" w:space="0" w:color="auto"/>
                <w:right w:val="none" w:sz="0" w:space="0" w:color="auto"/>
              </w:divBdr>
            </w:div>
            <w:div w:id="1777670575">
              <w:marLeft w:val="0"/>
              <w:marRight w:val="0"/>
              <w:marTop w:val="0"/>
              <w:marBottom w:val="0"/>
              <w:divBdr>
                <w:top w:val="none" w:sz="0" w:space="0" w:color="auto"/>
                <w:left w:val="none" w:sz="0" w:space="0" w:color="auto"/>
                <w:bottom w:val="none" w:sz="0" w:space="0" w:color="auto"/>
                <w:right w:val="none" w:sz="0" w:space="0" w:color="auto"/>
              </w:divBdr>
            </w:div>
            <w:div w:id="1350720697">
              <w:marLeft w:val="0"/>
              <w:marRight w:val="0"/>
              <w:marTop w:val="0"/>
              <w:marBottom w:val="0"/>
              <w:divBdr>
                <w:top w:val="none" w:sz="0" w:space="0" w:color="auto"/>
                <w:left w:val="none" w:sz="0" w:space="0" w:color="auto"/>
                <w:bottom w:val="none" w:sz="0" w:space="0" w:color="auto"/>
                <w:right w:val="none" w:sz="0" w:space="0" w:color="auto"/>
              </w:divBdr>
            </w:div>
            <w:div w:id="1118719216">
              <w:marLeft w:val="0"/>
              <w:marRight w:val="0"/>
              <w:marTop w:val="0"/>
              <w:marBottom w:val="0"/>
              <w:divBdr>
                <w:top w:val="none" w:sz="0" w:space="0" w:color="auto"/>
                <w:left w:val="none" w:sz="0" w:space="0" w:color="auto"/>
                <w:bottom w:val="none" w:sz="0" w:space="0" w:color="auto"/>
                <w:right w:val="none" w:sz="0" w:space="0" w:color="auto"/>
              </w:divBdr>
            </w:div>
            <w:div w:id="998191047">
              <w:marLeft w:val="0"/>
              <w:marRight w:val="0"/>
              <w:marTop w:val="0"/>
              <w:marBottom w:val="0"/>
              <w:divBdr>
                <w:top w:val="none" w:sz="0" w:space="0" w:color="auto"/>
                <w:left w:val="none" w:sz="0" w:space="0" w:color="auto"/>
                <w:bottom w:val="none" w:sz="0" w:space="0" w:color="auto"/>
                <w:right w:val="none" w:sz="0" w:space="0" w:color="auto"/>
              </w:divBdr>
            </w:div>
            <w:div w:id="1833712472">
              <w:marLeft w:val="0"/>
              <w:marRight w:val="0"/>
              <w:marTop w:val="0"/>
              <w:marBottom w:val="0"/>
              <w:divBdr>
                <w:top w:val="none" w:sz="0" w:space="0" w:color="auto"/>
                <w:left w:val="none" w:sz="0" w:space="0" w:color="auto"/>
                <w:bottom w:val="none" w:sz="0" w:space="0" w:color="auto"/>
                <w:right w:val="none" w:sz="0" w:space="0" w:color="auto"/>
              </w:divBdr>
            </w:div>
            <w:div w:id="948009802">
              <w:marLeft w:val="0"/>
              <w:marRight w:val="0"/>
              <w:marTop w:val="0"/>
              <w:marBottom w:val="0"/>
              <w:divBdr>
                <w:top w:val="none" w:sz="0" w:space="0" w:color="auto"/>
                <w:left w:val="none" w:sz="0" w:space="0" w:color="auto"/>
                <w:bottom w:val="none" w:sz="0" w:space="0" w:color="auto"/>
                <w:right w:val="none" w:sz="0" w:space="0" w:color="auto"/>
              </w:divBdr>
            </w:div>
            <w:div w:id="1940022914">
              <w:marLeft w:val="0"/>
              <w:marRight w:val="0"/>
              <w:marTop w:val="0"/>
              <w:marBottom w:val="0"/>
              <w:divBdr>
                <w:top w:val="none" w:sz="0" w:space="0" w:color="auto"/>
                <w:left w:val="none" w:sz="0" w:space="0" w:color="auto"/>
                <w:bottom w:val="none" w:sz="0" w:space="0" w:color="auto"/>
                <w:right w:val="none" w:sz="0" w:space="0" w:color="auto"/>
              </w:divBdr>
            </w:div>
            <w:div w:id="1092437515">
              <w:marLeft w:val="0"/>
              <w:marRight w:val="0"/>
              <w:marTop w:val="0"/>
              <w:marBottom w:val="0"/>
              <w:divBdr>
                <w:top w:val="none" w:sz="0" w:space="0" w:color="auto"/>
                <w:left w:val="none" w:sz="0" w:space="0" w:color="auto"/>
                <w:bottom w:val="none" w:sz="0" w:space="0" w:color="auto"/>
                <w:right w:val="none" w:sz="0" w:space="0" w:color="auto"/>
              </w:divBdr>
            </w:div>
            <w:div w:id="892501822">
              <w:marLeft w:val="0"/>
              <w:marRight w:val="0"/>
              <w:marTop w:val="0"/>
              <w:marBottom w:val="0"/>
              <w:divBdr>
                <w:top w:val="none" w:sz="0" w:space="0" w:color="auto"/>
                <w:left w:val="none" w:sz="0" w:space="0" w:color="auto"/>
                <w:bottom w:val="none" w:sz="0" w:space="0" w:color="auto"/>
                <w:right w:val="none" w:sz="0" w:space="0" w:color="auto"/>
              </w:divBdr>
            </w:div>
            <w:div w:id="292030774">
              <w:marLeft w:val="0"/>
              <w:marRight w:val="0"/>
              <w:marTop w:val="0"/>
              <w:marBottom w:val="0"/>
              <w:divBdr>
                <w:top w:val="none" w:sz="0" w:space="0" w:color="auto"/>
                <w:left w:val="none" w:sz="0" w:space="0" w:color="auto"/>
                <w:bottom w:val="none" w:sz="0" w:space="0" w:color="auto"/>
                <w:right w:val="none" w:sz="0" w:space="0" w:color="auto"/>
              </w:divBdr>
            </w:div>
            <w:div w:id="1966504073">
              <w:marLeft w:val="0"/>
              <w:marRight w:val="0"/>
              <w:marTop w:val="0"/>
              <w:marBottom w:val="0"/>
              <w:divBdr>
                <w:top w:val="none" w:sz="0" w:space="0" w:color="auto"/>
                <w:left w:val="none" w:sz="0" w:space="0" w:color="auto"/>
                <w:bottom w:val="none" w:sz="0" w:space="0" w:color="auto"/>
                <w:right w:val="none" w:sz="0" w:space="0" w:color="auto"/>
              </w:divBdr>
            </w:div>
            <w:div w:id="1012880219">
              <w:marLeft w:val="0"/>
              <w:marRight w:val="0"/>
              <w:marTop w:val="0"/>
              <w:marBottom w:val="0"/>
              <w:divBdr>
                <w:top w:val="none" w:sz="0" w:space="0" w:color="auto"/>
                <w:left w:val="none" w:sz="0" w:space="0" w:color="auto"/>
                <w:bottom w:val="none" w:sz="0" w:space="0" w:color="auto"/>
                <w:right w:val="none" w:sz="0" w:space="0" w:color="auto"/>
              </w:divBdr>
            </w:div>
            <w:div w:id="1530726378">
              <w:marLeft w:val="0"/>
              <w:marRight w:val="0"/>
              <w:marTop w:val="0"/>
              <w:marBottom w:val="0"/>
              <w:divBdr>
                <w:top w:val="none" w:sz="0" w:space="0" w:color="auto"/>
                <w:left w:val="none" w:sz="0" w:space="0" w:color="auto"/>
                <w:bottom w:val="none" w:sz="0" w:space="0" w:color="auto"/>
                <w:right w:val="none" w:sz="0" w:space="0" w:color="auto"/>
              </w:divBdr>
            </w:div>
            <w:div w:id="429467798">
              <w:marLeft w:val="0"/>
              <w:marRight w:val="0"/>
              <w:marTop w:val="0"/>
              <w:marBottom w:val="0"/>
              <w:divBdr>
                <w:top w:val="none" w:sz="0" w:space="0" w:color="auto"/>
                <w:left w:val="none" w:sz="0" w:space="0" w:color="auto"/>
                <w:bottom w:val="none" w:sz="0" w:space="0" w:color="auto"/>
                <w:right w:val="none" w:sz="0" w:space="0" w:color="auto"/>
              </w:divBdr>
            </w:div>
            <w:div w:id="464585660">
              <w:marLeft w:val="0"/>
              <w:marRight w:val="0"/>
              <w:marTop w:val="0"/>
              <w:marBottom w:val="0"/>
              <w:divBdr>
                <w:top w:val="none" w:sz="0" w:space="0" w:color="auto"/>
                <w:left w:val="none" w:sz="0" w:space="0" w:color="auto"/>
                <w:bottom w:val="none" w:sz="0" w:space="0" w:color="auto"/>
                <w:right w:val="none" w:sz="0" w:space="0" w:color="auto"/>
              </w:divBdr>
            </w:div>
            <w:div w:id="1574855186">
              <w:marLeft w:val="0"/>
              <w:marRight w:val="0"/>
              <w:marTop w:val="0"/>
              <w:marBottom w:val="0"/>
              <w:divBdr>
                <w:top w:val="none" w:sz="0" w:space="0" w:color="auto"/>
                <w:left w:val="none" w:sz="0" w:space="0" w:color="auto"/>
                <w:bottom w:val="none" w:sz="0" w:space="0" w:color="auto"/>
                <w:right w:val="none" w:sz="0" w:space="0" w:color="auto"/>
              </w:divBdr>
            </w:div>
            <w:div w:id="1869221041">
              <w:marLeft w:val="0"/>
              <w:marRight w:val="0"/>
              <w:marTop w:val="0"/>
              <w:marBottom w:val="0"/>
              <w:divBdr>
                <w:top w:val="none" w:sz="0" w:space="0" w:color="auto"/>
                <w:left w:val="none" w:sz="0" w:space="0" w:color="auto"/>
                <w:bottom w:val="none" w:sz="0" w:space="0" w:color="auto"/>
                <w:right w:val="none" w:sz="0" w:space="0" w:color="auto"/>
              </w:divBdr>
            </w:div>
            <w:div w:id="1510295374">
              <w:marLeft w:val="0"/>
              <w:marRight w:val="0"/>
              <w:marTop w:val="0"/>
              <w:marBottom w:val="0"/>
              <w:divBdr>
                <w:top w:val="none" w:sz="0" w:space="0" w:color="auto"/>
                <w:left w:val="none" w:sz="0" w:space="0" w:color="auto"/>
                <w:bottom w:val="none" w:sz="0" w:space="0" w:color="auto"/>
                <w:right w:val="none" w:sz="0" w:space="0" w:color="auto"/>
              </w:divBdr>
              <w:divsChild>
                <w:div w:id="1693608983">
                  <w:marLeft w:val="0"/>
                  <w:marRight w:val="0"/>
                  <w:marTop w:val="0"/>
                  <w:marBottom w:val="0"/>
                  <w:divBdr>
                    <w:top w:val="none" w:sz="0" w:space="0" w:color="auto"/>
                    <w:left w:val="none" w:sz="0" w:space="0" w:color="auto"/>
                    <w:bottom w:val="none" w:sz="0" w:space="0" w:color="auto"/>
                    <w:right w:val="none" w:sz="0" w:space="0" w:color="auto"/>
                  </w:divBdr>
                </w:div>
                <w:div w:id="1431969513">
                  <w:marLeft w:val="0"/>
                  <w:marRight w:val="0"/>
                  <w:marTop w:val="0"/>
                  <w:marBottom w:val="0"/>
                  <w:divBdr>
                    <w:top w:val="none" w:sz="0" w:space="0" w:color="auto"/>
                    <w:left w:val="none" w:sz="0" w:space="0" w:color="auto"/>
                    <w:bottom w:val="none" w:sz="0" w:space="0" w:color="auto"/>
                    <w:right w:val="none" w:sz="0" w:space="0" w:color="auto"/>
                  </w:divBdr>
                </w:div>
                <w:div w:id="1679622233">
                  <w:marLeft w:val="0"/>
                  <w:marRight w:val="0"/>
                  <w:marTop w:val="0"/>
                  <w:marBottom w:val="0"/>
                  <w:divBdr>
                    <w:top w:val="none" w:sz="0" w:space="0" w:color="auto"/>
                    <w:left w:val="none" w:sz="0" w:space="0" w:color="auto"/>
                    <w:bottom w:val="none" w:sz="0" w:space="0" w:color="auto"/>
                    <w:right w:val="none" w:sz="0" w:space="0" w:color="auto"/>
                  </w:divBdr>
                </w:div>
                <w:div w:id="1478112365">
                  <w:marLeft w:val="0"/>
                  <w:marRight w:val="0"/>
                  <w:marTop w:val="0"/>
                  <w:marBottom w:val="0"/>
                  <w:divBdr>
                    <w:top w:val="none" w:sz="0" w:space="0" w:color="auto"/>
                    <w:left w:val="none" w:sz="0" w:space="0" w:color="auto"/>
                    <w:bottom w:val="none" w:sz="0" w:space="0" w:color="auto"/>
                    <w:right w:val="none" w:sz="0" w:space="0" w:color="auto"/>
                  </w:divBdr>
                </w:div>
                <w:div w:id="1055398931">
                  <w:marLeft w:val="0"/>
                  <w:marRight w:val="0"/>
                  <w:marTop w:val="0"/>
                  <w:marBottom w:val="0"/>
                  <w:divBdr>
                    <w:top w:val="none" w:sz="0" w:space="0" w:color="auto"/>
                    <w:left w:val="none" w:sz="0" w:space="0" w:color="auto"/>
                    <w:bottom w:val="none" w:sz="0" w:space="0" w:color="auto"/>
                    <w:right w:val="none" w:sz="0" w:space="0" w:color="auto"/>
                  </w:divBdr>
                </w:div>
                <w:div w:id="320430455">
                  <w:marLeft w:val="0"/>
                  <w:marRight w:val="0"/>
                  <w:marTop w:val="0"/>
                  <w:marBottom w:val="0"/>
                  <w:divBdr>
                    <w:top w:val="none" w:sz="0" w:space="0" w:color="auto"/>
                    <w:left w:val="none" w:sz="0" w:space="0" w:color="auto"/>
                    <w:bottom w:val="none" w:sz="0" w:space="0" w:color="auto"/>
                    <w:right w:val="none" w:sz="0" w:space="0" w:color="auto"/>
                  </w:divBdr>
                </w:div>
                <w:div w:id="620570925">
                  <w:marLeft w:val="0"/>
                  <w:marRight w:val="0"/>
                  <w:marTop w:val="0"/>
                  <w:marBottom w:val="0"/>
                  <w:divBdr>
                    <w:top w:val="none" w:sz="0" w:space="0" w:color="auto"/>
                    <w:left w:val="none" w:sz="0" w:space="0" w:color="auto"/>
                    <w:bottom w:val="none" w:sz="0" w:space="0" w:color="auto"/>
                    <w:right w:val="none" w:sz="0" w:space="0" w:color="auto"/>
                  </w:divBdr>
                </w:div>
                <w:div w:id="1237588948">
                  <w:marLeft w:val="0"/>
                  <w:marRight w:val="0"/>
                  <w:marTop w:val="0"/>
                  <w:marBottom w:val="0"/>
                  <w:divBdr>
                    <w:top w:val="none" w:sz="0" w:space="0" w:color="auto"/>
                    <w:left w:val="none" w:sz="0" w:space="0" w:color="auto"/>
                    <w:bottom w:val="none" w:sz="0" w:space="0" w:color="auto"/>
                    <w:right w:val="none" w:sz="0" w:space="0" w:color="auto"/>
                  </w:divBdr>
                </w:div>
                <w:div w:id="503861174">
                  <w:marLeft w:val="0"/>
                  <w:marRight w:val="0"/>
                  <w:marTop w:val="0"/>
                  <w:marBottom w:val="0"/>
                  <w:divBdr>
                    <w:top w:val="none" w:sz="0" w:space="0" w:color="auto"/>
                    <w:left w:val="none" w:sz="0" w:space="0" w:color="auto"/>
                    <w:bottom w:val="none" w:sz="0" w:space="0" w:color="auto"/>
                    <w:right w:val="none" w:sz="0" w:space="0" w:color="auto"/>
                  </w:divBdr>
                </w:div>
                <w:div w:id="373584605">
                  <w:marLeft w:val="0"/>
                  <w:marRight w:val="0"/>
                  <w:marTop w:val="0"/>
                  <w:marBottom w:val="0"/>
                  <w:divBdr>
                    <w:top w:val="none" w:sz="0" w:space="0" w:color="auto"/>
                    <w:left w:val="none" w:sz="0" w:space="0" w:color="auto"/>
                    <w:bottom w:val="none" w:sz="0" w:space="0" w:color="auto"/>
                    <w:right w:val="none" w:sz="0" w:space="0" w:color="auto"/>
                  </w:divBdr>
                </w:div>
              </w:divsChild>
            </w:div>
            <w:div w:id="731469899">
              <w:marLeft w:val="0"/>
              <w:marRight w:val="0"/>
              <w:marTop w:val="0"/>
              <w:marBottom w:val="0"/>
              <w:divBdr>
                <w:top w:val="none" w:sz="0" w:space="0" w:color="auto"/>
                <w:left w:val="none" w:sz="0" w:space="0" w:color="auto"/>
                <w:bottom w:val="none" w:sz="0" w:space="0" w:color="auto"/>
                <w:right w:val="none" w:sz="0" w:space="0" w:color="auto"/>
              </w:divBdr>
            </w:div>
            <w:div w:id="1600678863">
              <w:marLeft w:val="0"/>
              <w:marRight w:val="0"/>
              <w:marTop w:val="0"/>
              <w:marBottom w:val="0"/>
              <w:divBdr>
                <w:top w:val="none" w:sz="0" w:space="0" w:color="auto"/>
                <w:left w:val="none" w:sz="0" w:space="0" w:color="auto"/>
                <w:bottom w:val="none" w:sz="0" w:space="0" w:color="auto"/>
                <w:right w:val="none" w:sz="0" w:space="0" w:color="auto"/>
              </w:divBdr>
            </w:div>
            <w:div w:id="514807022">
              <w:marLeft w:val="0"/>
              <w:marRight w:val="0"/>
              <w:marTop w:val="0"/>
              <w:marBottom w:val="0"/>
              <w:divBdr>
                <w:top w:val="none" w:sz="0" w:space="0" w:color="auto"/>
                <w:left w:val="none" w:sz="0" w:space="0" w:color="auto"/>
                <w:bottom w:val="none" w:sz="0" w:space="0" w:color="auto"/>
                <w:right w:val="none" w:sz="0" w:space="0" w:color="auto"/>
              </w:divBdr>
            </w:div>
            <w:div w:id="1214391538">
              <w:marLeft w:val="0"/>
              <w:marRight w:val="0"/>
              <w:marTop w:val="0"/>
              <w:marBottom w:val="0"/>
              <w:divBdr>
                <w:top w:val="none" w:sz="0" w:space="0" w:color="auto"/>
                <w:left w:val="none" w:sz="0" w:space="0" w:color="auto"/>
                <w:bottom w:val="none" w:sz="0" w:space="0" w:color="auto"/>
                <w:right w:val="none" w:sz="0" w:space="0" w:color="auto"/>
              </w:divBdr>
            </w:div>
            <w:div w:id="2113932848">
              <w:marLeft w:val="0"/>
              <w:marRight w:val="0"/>
              <w:marTop w:val="0"/>
              <w:marBottom w:val="0"/>
              <w:divBdr>
                <w:top w:val="none" w:sz="0" w:space="0" w:color="auto"/>
                <w:left w:val="none" w:sz="0" w:space="0" w:color="auto"/>
                <w:bottom w:val="none" w:sz="0" w:space="0" w:color="auto"/>
                <w:right w:val="none" w:sz="0" w:space="0" w:color="auto"/>
              </w:divBdr>
            </w:div>
            <w:div w:id="1343632149">
              <w:marLeft w:val="0"/>
              <w:marRight w:val="0"/>
              <w:marTop w:val="0"/>
              <w:marBottom w:val="0"/>
              <w:divBdr>
                <w:top w:val="none" w:sz="0" w:space="0" w:color="auto"/>
                <w:left w:val="none" w:sz="0" w:space="0" w:color="auto"/>
                <w:bottom w:val="none" w:sz="0" w:space="0" w:color="auto"/>
                <w:right w:val="none" w:sz="0" w:space="0" w:color="auto"/>
              </w:divBdr>
            </w:div>
            <w:div w:id="929432189">
              <w:marLeft w:val="0"/>
              <w:marRight w:val="0"/>
              <w:marTop w:val="0"/>
              <w:marBottom w:val="0"/>
              <w:divBdr>
                <w:top w:val="none" w:sz="0" w:space="0" w:color="auto"/>
                <w:left w:val="none" w:sz="0" w:space="0" w:color="auto"/>
                <w:bottom w:val="none" w:sz="0" w:space="0" w:color="auto"/>
                <w:right w:val="none" w:sz="0" w:space="0" w:color="auto"/>
              </w:divBdr>
            </w:div>
            <w:div w:id="1921257697">
              <w:marLeft w:val="0"/>
              <w:marRight w:val="0"/>
              <w:marTop w:val="0"/>
              <w:marBottom w:val="0"/>
              <w:divBdr>
                <w:top w:val="none" w:sz="0" w:space="0" w:color="auto"/>
                <w:left w:val="none" w:sz="0" w:space="0" w:color="auto"/>
                <w:bottom w:val="none" w:sz="0" w:space="0" w:color="auto"/>
                <w:right w:val="none" w:sz="0" w:space="0" w:color="auto"/>
              </w:divBdr>
            </w:div>
            <w:div w:id="608926291">
              <w:marLeft w:val="0"/>
              <w:marRight w:val="0"/>
              <w:marTop w:val="0"/>
              <w:marBottom w:val="0"/>
              <w:divBdr>
                <w:top w:val="none" w:sz="0" w:space="0" w:color="auto"/>
                <w:left w:val="none" w:sz="0" w:space="0" w:color="auto"/>
                <w:bottom w:val="none" w:sz="0" w:space="0" w:color="auto"/>
                <w:right w:val="none" w:sz="0" w:space="0" w:color="auto"/>
              </w:divBdr>
            </w:div>
            <w:div w:id="1763136377">
              <w:marLeft w:val="0"/>
              <w:marRight w:val="0"/>
              <w:marTop w:val="0"/>
              <w:marBottom w:val="0"/>
              <w:divBdr>
                <w:top w:val="none" w:sz="0" w:space="0" w:color="auto"/>
                <w:left w:val="none" w:sz="0" w:space="0" w:color="auto"/>
                <w:bottom w:val="none" w:sz="0" w:space="0" w:color="auto"/>
                <w:right w:val="none" w:sz="0" w:space="0" w:color="auto"/>
              </w:divBdr>
              <w:divsChild>
                <w:div w:id="2029285720">
                  <w:marLeft w:val="0"/>
                  <w:marRight w:val="0"/>
                  <w:marTop w:val="0"/>
                  <w:marBottom w:val="0"/>
                  <w:divBdr>
                    <w:top w:val="none" w:sz="0" w:space="0" w:color="auto"/>
                    <w:left w:val="none" w:sz="0" w:space="0" w:color="auto"/>
                    <w:bottom w:val="none" w:sz="0" w:space="0" w:color="auto"/>
                    <w:right w:val="none" w:sz="0" w:space="0" w:color="auto"/>
                  </w:divBdr>
                </w:div>
                <w:div w:id="1533613638">
                  <w:marLeft w:val="0"/>
                  <w:marRight w:val="0"/>
                  <w:marTop w:val="0"/>
                  <w:marBottom w:val="0"/>
                  <w:divBdr>
                    <w:top w:val="none" w:sz="0" w:space="0" w:color="auto"/>
                    <w:left w:val="none" w:sz="0" w:space="0" w:color="auto"/>
                    <w:bottom w:val="none" w:sz="0" w:space="0" w:color="auto"/>
                    <w:right w:val="none" w:sz="0" w:space="0" w:color="auto"/>
                  </w:divBdr>
                </w:div>
                <w:div w:id="2065180572">
                  <w:marLeft w:val="0"/>
                  <w:marRight w:val="0"/>
                  <w:marTop w:val="0"/>
                  <w:marBottom w:val="0"/>
                  <w:divBdr>
                    <w:top w:val="none" w:sz="0" w:space="0" w:color="auto"/>
                    <w:left w:val="none" w:sz="0" w:space="0" w:color="auto"/>
                    <w:bottom w:val="none" w:sz="0" w:space="0" w:color="auto"/>
                    <w:right w:val="none" w:sz="0" w:space="0" w:color="auto"/>
                  </w:divBdr>
                </w:div>
                <w:div w:id="388304605">
                  <w:marLeft w:val="0"/>
                  <w:marRight w:val="0"/>
                  <w:marTop w:val="0"/>
                  <w:marBottom w:val="0"/>
                  <w:divBdr>
                    <w:top w:val="none" w:sz="0" w:space="0" w:color="auto"/>
                    <w:left w:val="none" w:sz="0" w:space="0" w:color="auto"/>
                    <w:bottom w:val="none" w:sz="0" w:space="0" w:color="auto"/>
                    <w:right w:val="none" w:sz="0" w:space="0" w:color="auto"/>
                  </w:divBdr>
                </w:div>
                <w:div w:id="1350715137">
                  <w:marLeft w:val="0"/>
                  <w:marRight w:val="0"/>
                  <w:marTop w:val="0"/>
                  <w:marBottom w:val="0"/>
                  <w:divBdr>
                    <w:top w:val="none" w:sz="0" w:space="0" w:color="auto"/>
                    <w:left w:val="none" w:sz="0" w:space="0" w:color="auto"/>
                    <w:bottom w:val="none" w:sz="0" w:space="0" w:color="auto"/>
                    <w:right w:val="none" w:sz="0" w:space="0" w:color="auto"/>
                  </w:divBdr>
                </w:div>
                <w:div w:id="106510142">
                  <w:marLeft w:val="0"/>
                  <w:marRight w:val="0"/>
                  <w:marTop w:val="0"/>
                  <w:marBottom w:val="0"/>
                  <w:divBdr>
                    <w:top w:val="none" w:sz="0" w:space="0" w:color="auto"/>
                    <w:left w:val="none" w:sz="0" w:space="0" w:color="auto"/>
                    <w:bottom w:val="none" w:sz="0" w:space="0" w:color="auto"/>
                    <w:right w:val="none" w:sz="0" w:space="0" w:color="auto"/>
                  </w:divBdr>
                </w:div>
                <w:div w:id="1787582355">
                  <w:marLeft w:val="0"/>
                  <w:marRight w:val="0"/>
                  <w:marTop w:val="0"/>
                  <w:marBottom w:val="0"/>
                  <w:divBdr>
                    <w:top w:val="none" w:sz="0" w:space="0" w:color="auto"/>
                    <w:left w:val="none" w:sz="0" w:space="0" w:color="auto"/>
                    <w:bottom w:val="none" w:sz="0" w:space="0" w:color="auto"/>
                    <w:right w:val="none" w:sz="0" w:space="0" w:color="auto"/>
                  </w:divBdr>
                </w:div>
                <w:div w:id="1212771403">
                  <w:marLeft w:val="0"/>
                  <w:marRight w:val="0"/>
                  <w:marTop w:val="0"/>
                  <w:marBottom w:val="0"/>
                  <w:divBdr>
                    <w:top w:val="none" w:sz="0" w:space="0" w:color="auto"/>
                    <w:left w:val="none" w:sz="0" w:space="0" w:color="auto"/>
                    <w:bottom w:val="none" w:sz="0" w:space="0" w:color="auto"/>
                    <w:right w:val="none" w:sz="0" w:space="0" w:color="auto"/>
                  </w:divBdr>
                </w:div>
                <w:div w:id="743259398">
                  <w:marLeft w:val="0"/>
                  <w:marRight w:val="0"/>
                  <w:marTop w:val="0"/>
                  <w:marBottom w:val="0"/>
                  <w:divBdr>
                    <w:top w:val="none" w:sz="0" w:space="0" w:color="auto"/>
                    <w:left w:val="none" w:sz="0" w:space="0" w:color="auto"/>
                    <w:bottom w:val="none" w:sz="0" w:space="0" w:color="auto"/>
                    <w:right w:val="none" w:sz="0" w:space="0" w:color="auto"/>
                  </w:divBdr>
                </w:div>
                <w:div w:id="458955379">
                  <w:marLeft w:val="0"/>
                  <w:marRight w:val="0"/>
                  <w:marTop w:val="0"/>
                  <w:marBottom w:val="0"/>
                  <w:divBdr>
                    <w:top w:val="none" w:sz="0" w:space="0" w:color="auto"/>
                    <w:left w:val="none" w:sz="0" w:space="0" w:color="auto"/>
                    <w:bottom w:val="none" w:sz="0" w:space="0" w:color="auto"/>
                    <w:right w:val="none" w:sz="0" w:space="0" w:color="auto"/>
                  </w:divBdr>
                </w:div>
                <w:div w:id="724984276">
                  <w:marLeft w:val="0"/>
                  <w:marRight w:val="0"/>
                  <w:marTop w:val="0"/>
                  <w:marBottom w:val="0"/>
                  <w:divBdr>
                    <w:top w:val="none" w:sz="0" w:space="0" w:color="auto"/>
                    <w:left w:val="none" w:sz="0" w:space="0" w:color="auto"/>
                    <w:bottom w:val="none" w:sz="0" w:space="0" w:color="auto"/>
                    <w:right w:val="none" w:sz="0" w:space="0" w:color="auto"/>
                  </w:divBdr>
                </w:div>
                <w:div w:id="974918535">
                  <w:marLeft w:val="0"/>
                  <w:marRight w:val="0"/>
                  <w:marTop w:val="0"/>
                  <w:marBottom w:val="0"/>
                  <w:divBdr>
                    <w:top w:val="none" w:sz="0" w:space="0" w:color="auto"/>
                    <w:left w:val="none" w:sz="0" w:space="0" w:color="auto"/>
                    <w:bottom w:val="none" w:sz="0" w:space="0" w:color="auto"/>
                    <w:right w:val="none" w:sz="0" w:space="0" w:color="auto"/>
                  </w:divBdr>
                </w:div>
              </w:divsChild>
            </w:div>
            <w:div w:id="1491825443">
              <w:marLeft w:val="0"/>
              <w:marRight w:val="0"/>
              <w:marTop w:val="0"/>
              <w:marBottom w:val="0"/>
              <w:divBdr>
                <w:top w:val="none" w:sz="0" w:space="0" w:color="auto"/>
                <w:left w:val="none" w:sz="0" w:space="0" w:color="auto"/>
                <w:bottom w:val="none" w:sz="0" w:space="0" w:color="auto"/>
                <w:right w:val="none" w:sz="0" w:space="0" w:color="auto"/>
              </w:divBdr>
            </w:div>
            <w:div w:id="554048767">
              <w:marLeft w:val="0"/>
              <w:marRight w:val="0"/>
              <w:marTop w:val="0"/>
              <w:marBottom w:val="0"/>
              <w:divBdr>
                <w:top w:val="none" w:sz="0" w:space="0" w:color="auto"/>
                <w:left w:val="none" w:sz="0" w:space="0" w:color="auto"/>
                <w:bottom w:val="none" w:sz="0" w:space="0" w:color="auto"/>
                <w:right w:val="none" w:sz="0" w:space="0" w:color="auto"/>
              </w:divBdr>
            </w:div>
            <w:div w:id="82187266">
              <w:marLeft w:val="0"/>
              <w:marRight w:val="0"/>
              <w:marTop w:val="0"/>
              <w:marBottom w:val="0"/>
              <w:divBdr>
                <w:top w:val="none" w:sz="0" w:space="0" w:color="auto"/>
                <w:left w:val="none" w:sz="0" w:space="0" w:color="auto"/>
                <w:bottom w:val="none" w:sz="0" w:space="0" w:color="auto"/>
                <w:right w:val="none" w:sz="0" w:space="0" w:color="auto"/>
              </w:divBdr>
            </w:div>
            <w:div w:id="378938342">
              <w:marLeft w:val="0"/>
              <w:marRight w:val="0"/>
              <w:marTop w:val="0"/>
              <w:marBottom w:val="0"/>
              <w:divBdr>
                <w:top w:val="none" w:sz="0" w:space="0" w:color="auto"/>
                <w:left w:val="none" w:sz="0" w:space="0" w:color="auto"/>
                <w:bottom w:val="none" w:sz="0" w:space="0" w:color="auto"/>
                <w:right w:val="none" w:sz="0" w:space="0" w:color="auto"/>
              </w:divBdr>
            </w:div>
            <w:div w:id="1091120722">
              <w:marLeft w:val="0"/>
              <w:marRight w:val="0"/>
              <w:marTop w:val="0"/>
              <w:marBottom w:val="0"/>
              <w:divBdr>
                <w:top w:val="none" w:sz="0" w:space="0" w:color="auto"/>
                <w:left w:val="none" w:sz="0" w:space="0" w:color="auto"/>
                <w:bottom w:val="none" w:sz="0" w:space="0" w:color="auto"/>
                <w:right w:val="none" w:sz="0" w:space="0" w:color="auto"/>
              </w:divBdr>
            </w:div>
            <w:div w:id="622034041">
              <w:marLeft w:val="0"/>
              <w:marRight w:val="0"/>
              <w:marTop w:val="0"/>
              <w:marBottom w:val="0"/>
              <w:divBdr>
                <w:top w:val="none" w:sz="0" w:space="0" w:color="auto"/>
                <w:left w:val="none" w:sz="0" w:space="0" w:color="auto"/>
                <w:bottom w:val="none" w:sz="0" w:space="0" w:color="auto"/>
                <w:right w:val="none" w:sz="0" w:space="0" w:color="auto"/>
              </w:divBdr>
            </w:div>
            <w:div w:id="1432043344">
              <w:marLeft w:val="0"/>
              <w:marRight w:val="0"/>
              <w:marTop w:val="0"/>
              <w:marBottom w:val="0"/>
              <w:divBdr>
                <w:top w:val="none" w:sz="0" w:space="0" w:color="auto"/>
                <w:left w:val="none" w:sz="0" w:space="0" w:color="auto"/>
                <w:bottom w:val="none" w:sz="0" w:space="0" w:color="auto"/>
                <w:right w:val="none" w:sz="0" w:space="0" w:color="auto"/>
              </w:divBdr>
            </w:div>
            <w:div w:id="2012946249">
              <w:marLeft w:val="0"/>
              <w:marRight w:val="0"/>
              <w:marTop w:val="0"/>
              <w:marBottom w:val="0"/>
              <w:divBdr>
                <w:top w:val="none" w:sz="0" w:space="0" w:color="auto"/>
                <w:left w:val="none" w:sz="0" w:space="0" w:color="auto"/>
                <w:bottom w:val="none" w:sz="0" w:space="0" w:color="auto"/>
                <w:right w:val="none" w:sz="0" w:space="0" w:color="auto"/>
              </w:divBdr>
            </w:div>
            <w:div w:id="1320883695">
              <w:marLeft w:val="0"/>
              <w:marRight w:val="0"/>
              <w:marTop w:val="0"/>
              <w:marBottom w:val="0"/>
              <w:divBdr>
                <w:top w:val="none" w:sz="0" w:space="0" w:color="auto"/>
                <w:left w:val="none" w:sz="0" w:space="0" w:color="auto"/>
                <w:bottom w:val="none" w:sz="0" w:space="0" w:color="auto"/>
                <w:right w:val="none" w:sz="0" w:space="0" w:color="auto"/>
              </w:divBdr>
            </w:div>
            <w:div w:id="1851601585">
              <w:marLeft w:val="0"/>
              <w:marRight w:val="0"/>
              <w:marTop w:val="0"/>
              <w:marBottom w:val="0"/>
              <w:divBdr>
                <w:top w:val="none" w:sz="0" w:space="0" w:color="auto"/>
                <w:left w:val="none" w:sz="0" w:space="0" w:color="auto"/>
                <w:bottom w:val="none" w:sz="0" w:space="0" w:color="auto"/>
                <w:right w:val="none" w:sz="0" w:space="0" w:color="auto"/>
              </w:divBdr>
            </w:div>
            <w:div w:id="1019157065">
              <w:marLeft w:val="0"/>
              <w:marRight w:val="0"/>
              <w:marTop w:val="0"/>
              <w:marBottom w:val="0"/>
              <w:divBdr>
                <w:top w:val="none" w:sz="0" w:space="0" w:color="auto"/>
                <w:left w:val="none" w:sz="0" w:space="0" w:color="auto"/>
                <w:bottom w:val="none" w:sz="0" w:space="0" w:color="auto"/>
                <w:right w:val="none" w:sz="0" w:space="0" w:color="auto"/>
              </w:divBdr>
            </w:div>
            <w:div w:id="1602444962">
              <w:marLeft w:val="0"/>
              <w:marRight w:val="0"/>
              <w:marTop w:val="0"/>
              <w:marBottom w:val="0"/>
              <w:divBdr>
                <w:top w:val="none" w:sz="0" w:space="0" w:color="auto"/>
                <w:left w:val="none" w:sz="0" w:space="0" w:color="auto"/>
                <w:bottom w:val="none" w:sz="0" w:space="0" w:color="auto"/>
                <w:right w:val="none" w:sz="0" w:space="0" w:color="auto"/>
              </w:divBdr>
            </w:div>
            <w:div w:id="455879484">
              <w:marLeft w:val="0"/>
              <w:marRight w:val="0"/>
              <w:marTop w:val="0"/>
              <w:marBottom w:val="0"/>
              <w:divBdr>
                <w:top w:val="none" w:sz="0" w:space="0" w:color="auto"/>
                <w:left w:val="none" w:sz="0" w:space="0" w:color="auto"/>
                <w:bottom w:val="none" w:sz="0" w:space="0" w:color="auto"/>
                <w:right w:val="none" w:sz="0" w:space="0" w:color="auto"/>
              </w:divBdr>
            </w:div>
            <w:div w:id="888299902">
              <w:marLeft w:val="0"/>
              <w:marRight w:val="0"/>
              <w:marTop w:val="0"/>
              <w:marBottom w:val="0"/>
              <w:divBdr>
                <w:top w:val="none" w:sz="0" w:space="0" w:color="auto"/>
                <w:left w:val="none" w:sz="0" w:space="0" w:color="auto"/>
                <w:bottom w:val="none" w:sz="0" w:space="0" w:color="auto"/>
                <w:right w:val="none" w:sz="0" w:space="0" w:color="auto"/>
              </w:divBdr>
            </w:div>
            <w:div w:id="908271139">
              <w:marLeft w:val="0"/>
              <w:marRight w:val="0"/>
              <w:marTop w:val="0"/>
              <w:marBottom w:val="0"/>
              <w:divBdr>
                <w:top w:val="none" w:sz="0" w:space="0" w:color="auto"/>
                <w:left w:val="none" w:sz="0" w:space="0" w:color="auto"/>
                <w:bottom w:val="none" w:sz="0" w:space="0" w:color="auto"/>
                <w:right w:val="none" w:sz="0" w:space="0" w:color="auto"/>
              </w:divBdr>
            </w:div>
            <w:div w:id="1215240939">
              <w:marLeft w:val="0"/>
              <w:marRight w:val="0"/>
              <w:marTop w:val="0"/>
              <w:marBottom w:val="0"/>
              <w:divBdr>
                <w:top w:val="none" w:sz="0" w:space="0" w:color="auto"/>
                <w:left w:val="none" w:sz="0" w:space="0" w:color="auto"/>
                <w:bottom w:val="none" w:sz="0" w:space="0" w:color="auto"/>
                <w:right w:val="none" w:sz="0" w:space="0" w:color="auto"/>
              </w:divBdr>
            </w:div>
            <w:div w:id="1128815542">
              <w:marLeft w:val="0"/>
              <w:marRight w:val="0"/>
              <w:marTop w:val="0"/>
              <w:marBottom w:val="0"/>
              <w:divBdr>
                <w:top w:val="none" w:sz="0" w:space="0" w:color="auto"/>
                <w:left w:val="none" w:sz="0" w:space="0" w:color="auto"/>
                <w:bottom w:val="none" w:sz="0" w:space="0" w:color="auto"/>
                <w:right w:val="none" w:sz="0" w:space="0" w:color="auto"/>
              </w:divBdr>
            </w:div>
            <w:div w:id="175923585">
              <w:marLeft w:val="0"/>
              <w:marRight w:val="0"/>
              <w:marTop w:val="0"/>
              <w:marBottom w:val="0"/>
              <w:divBdr>
                <w:top w:val="none" w:sz="0" w:space="0" w:color="auto"/>
                <w:left w:val="none" w:sz="0" w:space="0" w:color="auto"/>
                <w:bottom w:val="none" w:sz="0" w:space="0" w:color="auto"/>
                <w:right w:val="none" w:sz="0" w:space="0" w:color="auto"/>
              </w:divBdr>
            </w:div>
            <w:div w:id="843130377">
              <w:marLeft w:val="0"/>
              <w:marRight w:val="0"/>
              <w:marTop w:val="0"/>
              <w:marBottom w:val="0"/>
              <w:divBdr>
                <w:top w:val="none" w:sz="0" w:space="0" w:color="auto"/>
                <w:left w:val="none" w:sz="0" w:space="0" w:color="auto"/>
                <w:bottom w:val="none" w:sz="0" w:space="0" w:color="auto"/>
                <w:right w:val="none" w:sz="0" w:space="0" w:color="auto"/>
              </w:divBdr>
            </w:div>
            <w:div w:id="846139451">
              <w:marLeft w:val="0"/>
              <w:marRight w:val="0"/>
              <w:marTop w:val="0"/>
              <w:marBottom w:val="0"/>
              <w:divBdr>
                <w:top w:val="none" w:sz="0" w:space="0" w:color="auto"/>
                <w:left w:val="none" w:sz="0" w:space="0" w:color="auto"/>
                <w:bottom w:val="none" w:sz="0" w:space="0" w:color="auto"/>
                <w:right w:val="none" w:sz="0" w:space="0" w:color="auto"/>
              </w:divBdr>
            </w:div>
            <w:div w:id="566955596">
              <w:marLeft w:val="0"/>
              <w:marRight w:val="0"/>
              <w:marTop w:val="0"/>
              <w:marBottom w:val="0"/>
              <w:divBdr>
                <w:top w:val="none" w:sz="0" w:space="0" w:color="auto"/>
                <w:left w:val="none" w:sz="0" w:space="0" w:color="auto"/>
                <w:bottom w:val="none" w:sz="0" w:space="0" w:color="auto"/>
                <w:right w:val="none" w:sz="0" w:space="0" w:color="auto"/>
              </w:divBdr>
            </w:div>
            <w:div w:id="21825317">
              <w:marLeft w:val="0"/>
              <w:marRight w:val="0"/>
              <w:marTop w:val="0"/>
              <w:marBottom w:val="0"/>
              <w:divBdr>
                <w:top w:val="none" w:sz="0" w:space="0" w:color="auto"/>
                <w:left w:val="none" w:sz="0" w:space="0" w:color="auto"/>
                <w:bottom w:val="none" w:sz="0" w:space="0" w:color="auto"/>
                <w:right w:val="none" w:sz="0" w:space="0" w:color="auto"/>
              </w:divBdr>
            </w:div>
            <w:div w:id="614875310">
              <w:marLeft w:val="0"/>
              <w:marRight w:val="0"/>
              <w:marTop w:val="0"/>
              <w:marBottom w:val="0"/>
              <w:divBdr>
                <w:top w:val="none" w:sz="0" w:space="0" w:color="auto"/>
                <w:left w:val="none" w:sz="0" w:space="0" w:color="auto"/>
                <w:bottom w:val="none" w:sz="0" w:space="0" w:color="auto"/>
                <w:right w:val="none" w:sz="0" w:space="0" w:color="auto"/>
              </w:divBdr>
            </w:div>
            <w:div w:id="1535343521">
              <w:marLeft w:val="0"/>
              <w:marRight w:val="0"/>
              <w:marTop w:val="0"/>
              <w:marBottom w:val="0"/>
              <w:divBdr>
                <w:top w:val="none" w:sz="0" w:space="0" w:color="auto"/>
                <w:left w:val="none" w:sz="0" w:space="0" w:color="auto"/>
                <w:bottom w:val="none" w:sz="0" w:space="0" w:color="auto"/>
                <w:right w:val="none" w:sz="0" w:space="0" w:color="auto"/>
              </w:divBdr>
            </w:div>
            <w:div w:id="1815679999">
              <w:marLeft w:val="0"/>
              <w:marRight w:val="0"/>
              <w:marTop w:val="0"/>
              <w:marBottom w:val="0"/>
              <w:divBdr>
                <w:top w:val="none" w:sz="0" w:space="0" w:color="auto"/>
                <w:left w:val="none" w:sz="0" w:space="0" w:color="auto"/>
                <w:bottom w:val="none" w:sz="0" w:space="0" w:color="auto"/>
                <w:right w:val="none" w:sz="0" w:space="0" w:color="auto"/>
              </w:divBdr>
            </w:div>
            <w:div w:id="435557850">
              <w:marLeft w:val="0"/>
              <w:marRight w:val="0"/>
              <w:marTop w:val="0"/>
              <w:marBottom w:val="0"/>
              <w:divBdr>
                <w:top w:val="none" w:sz="0" w:space="0" w:color="auto"/>
                <w:left w:val="none" w:sz="0" w:space="0" w:color="auto"/>
                <w:bottom w:val="none" w:sz="0" w:space="0" w:color="auto"/>
                <w:right w:val="none" w:sz="0" w:space="0" w:color="auto"/>
              </w:divBdr>
            </w:div>
            <w:div w:id="1514996480">
              <w:marLeft w:val="0"/>
              <w:marRight w:val="0"/>
              <w:marTop w:val="0"/>
              <w:marBottom w:val="0"/>
              <w:divBdr>
                <w:top w:val="none" w:sz="0" w:space="0" w:color="auto"/>
                <w:left w:val="none" w:sz="0" w:space="0" w:color="auto"/>
                <w:bottom w:val="none" w:sz="0" w:space="0" w:color="auto"/>
                <w:right w:val="none" w:sz="0" w:space="0" w:color="auto"/>
              </w:divBdr>
            </w:div>
            <w:div w:id="249437842">
              <w:marLeft w:val="0"/>
              <w:marRight w:val="0"/>
              <w:marTop w:val="0"/>
              <w:marBottom w:val="0"/>
              <w:divBdr>
                <w:top w:val="none" w:sz="0" w:space="0" w:color="auto"/>
                <w:left w:val="none" w:sz="0" w:space="0" w:color="auto"/>
                <w:bottom w:val="none" w:sz="0" w:space="0" w:color="auto"/>
                <w:right w:val="none" w:sz="0" w:space="0" w:color="auto"/>
              </w:divBdr>
            </w:div>
            <w:div w:id="1686711221">
              <w:marLeft w:val="0"/>
              <w:marRight w:val="0"/>
              <w:marTop w:val="0"/>
              <w:marBottom w:val="0"/>
              <w:divBdr>
                <w:top w:val="none" w:sz="0" w:space="0" w:color="auto"/>
                <w:left w:val="none" w:sz="0" w:space="0" w:color="auto"/>
                <w:bottom w:val="none" w:sz="0" w:space="0" w:color="auto"/>
                <w:right w:val="none" w:sz="0" w:space="0" w:color="auto"/>
              </w:divBdr>
            </w:div>
            <w:div w:id="1111126814">
              <w:marLeft w:val="0"/>
              <w:marRight w:val="0"/>
              <w:marTop w:val="0"/>
              <w:marBottom w:val="0"/>
              <w:divBdr>
                <w:top w:val="none" w:sz="0" w:space="0" w:color="auto"/>
                <w:left w:val="none" w:sz="0" w:space="0" w:color="auto"/>
                <w:bottom w:val="none" w:sz="0" w:space="0" w:color="auto"/>
                <w:right w:val="none" w:sz="0" w:space="0" w:color="auto"/>
              </w:divBdr>
            </w:div>
            <w:div w:id="1672294106">
              <w:marLeft w:val="0"/>
              <w:marRight w:val="0"/>
              <w:marTop w:val="0"/>
              <w:marBottom w:val="0"/>
              <w:divBdr>
                <w:top w:val="none" w:sz="0" w:space="0" w:color="auto"/>
                <w:left w:val="none" w:sz="0" w:space="0" w:color="auto"/>
                <w:bottom w:val="none" w:sz="0" w:space="0" w:color="auto"/>
                <w:right w:val="none" w:sz="0" w:space="0" w:color="auto"/>
              </w:divBdr>
            </w:div>
            <w:div w:id="1979069930">
              <w:marLeft w:val="0"/>
              <w:marRight w:val="0"/>
              <w:marTop w:val="0"/>
              <w:marBottom w:val="0"/>
              <w:divBdr>
                <w:top w:val="none" w:sz="0" w:space="0" w:color="auto"/>
                <w:left w:val="none" w:sz="0" w:space="0" w:color="auto"/>
                <w:bottom w:val="none" w:sz="0" w:space="0" w:color="auto"/>
                <w:right w:val="none" w:sz="0" w:space="0" w:color="auto"/>
              </w:divBdr>
            </w:div>
            <w:div w:id="1599604532">
              <w:marLeft w:val="0"/>
              <w:marRight w:val="0"/>
              <w:marTop w:val="0"/>
              <w:marBottom w:val="0"/>
              <w:divBdr>
                <w:top w:val="none" w:sz="0" w:space="0" w:color="auto"/>
                <w:left w:val="none" w:sz="0" w:space="0" w:color="auto"/>
                <w:bottom w:val="none" w:sz="0" w:space="0" w:color="auto"/>
                <w:right w:val="none" w:sz="0" w:space="0" w:color="auto"/>
              </w:divBdr>
            </w:div>
            <w:div w:id="1418401495">
              <w:marLeft w:val="0"/>
              <w:marRight w:val="0"/>
              <w:marTop w:val="0"/>
              <w:marBottom w:val="0"/>
              <w:divBdr>
                <w:top w:val="none" w:sz="0" w:space="0" w:color="auto"/>
                <w:left w:val="none" w:sz="0" w:space="0" w:color="auto"/>
                <w:bottom w:val="none" w:sz="0" w:space="0" w:color="auto"/>
                <w:right w:val="none" w:sz="0" w:space="0" w:color="auto"/>
              </w:divBdr>
            </w:div>
            <w:div w:id="1368600604">
              <w:marLeft w:val="0"/>
              <w:marRight w:val="0"/>
              <w:marTop w:val="0"/>
              <w:marBottom w:val="0"/>
              <w:divBdr>
                <w:top w:val="none" w:sz="0" w:space="0" w:color="auto"/>
                <w:left w:val="none" w:sz="0" w:space="0" w:color="auto"/>
                <w:bottom w:val="none" w:sz="0" w:space="0" w:color="auto"/>
                <w:right w:val="none" w:sz="0" w:space="0" w:color="auto"/>
              </w:divBdr>
            </w:div>
            <w:div w:id="1163591941">
              <w:marLeft w:val="0"/>
              <w:marRight w:val="0"/>
              <w:marTop w:val="0"/>
              <w:marBottom w:val="0"/>
              <w:divBdr>
                <w:top w:val="none" w:sz="0" w:space="0" w:color="auto"/>
                <w:left w:val="none" w:sz="0" w:space="0" w:color="auto"/>
                <w:bottom w:val="none" w:sz="0" w:space="0" w:color="auto"/>
                <w:right w:val="none" w:sz="0" w:space="0" w:color="auto"/>
              </w:divBdr>
            </w:div>
            <w:div w:id="515850270">
              <w:marLeft w:val="0"/>
              <w:marRight w:val="0"/>
              <w:marTop w:val="0"/>
              <w:marBottom w:val="0"/>
              <w:divBdr>
                <w:top w:val="none" w:sz="0" w:space="0" w:color="auto"/>
                <w:left w:val="none" w:sz="0" w:space="0" w:color="auto"/>
                <w:bottom w:val="none" w:sz="0" w:space="0" w:color="auto"/>
                <w:right w:val="none" w:sz="0" w:space="0" w:color="auto"/>
              </w:divBdr>
            </w:div>
            <w:div w:id="1710760710">
              <w:marLeft w:val="0"/>
              <w:marRight w:val="0"/>
              <w:marTop w:val="0"/>
              <w:marBottom w:val="0"/>
              <w:divBdr>
                <w:top w:val="none" w:sz="0" w:space="0" w:color="auto"/>
                <w:left w:val="none" w:sz="0" w:space="0" w:color="auto"/>
                <w:bottom w:val="none" w:sz="0" w:space="0" w:color="auto"/>
                <w:right w:val="none" w:sz="0" w:space="0" w:color="auto"/>
              </w:divBdr>
            </w:div>
            <w:div w:id="955480555">
              <w:marLeft w:val="0"/>
              <w:marRight w:val="0"/>
              <w:marTop w:val="0"/>
              <w:marBottom w:val="0"/>
              <w:divBdr>
                <w:top w:val="none" w:sz="0" w:space="0" w:color="auto"/>
                <w:left w:val="none" w:sz="0" w:space="0" w:color="auto"/>
                <w:bottom w:val="none" w:sz="0" w:space="0" w:color="auto"/>
                <w:right w:val="none" w:sz="0" w:space="0" w:color="auto"/>
              </w:divBdr>
            </w:div>
            <w:div w:id="1194032054">
              <w:marLeft w:val="0"/>
              <w:marRight w:val="0"/>
              <w:marTop w:val="0"/>
              <w:marBottom w:val="0"/>
              <w:divBdr>
                <w:top w:val="none" w:sz="0" w:space="0" w:color="auto"/>
                <w:left w:val="none" w:sz="0" w:space="0" w:color="auto"/>
                <w:bottom w:val="none" w:sz="0" w:space="0" w:color="auto"/>
                <w:right w:val="none" w:sz="0" w:space="0" w:color="auto"/>
              </w:divBdr>
            </w:div>
            <w:div w:id="387997465">
              <w:marLeft w:val="0"/>
              <w:marRight w:val="0"/>
              <w:marTop w:val="0"/>
              <w:marBottom w:val="0"/>
              <w:divBdr>
                <w:top w:val="none" w:sz="0" w:space="0" w:color="auto"/>
                <w:left w:val="none" w:sz="0" w:space="0" w:color="auto"/>
                <w:bottom w:val="none" w:sz="0" w:space="0" w:color="auto"/>
                <w:right w:val="none" w:sz="0" w:space="0" w:color="auto"/>
              </w:divBdr>
            </w:div>
            <w:div w:id="1830830273">
              <w:marLeft w:val="0"/>
              <w:marRight w:val="0"/>
              <w:marTop w:val="0"/>
              <w:marBottom w:val="0"/>
              <w:divBdr>
                <w:top w:val="none" w:sz="0" w:space="0" w:color="auto"/>
                <w:left w:val="none" w:sz="0" w:space="0" w:color="auto"/>
                <w:bottom w:val="none" w:sz="0" w:space="0" w:color="auto"/>
                <w:right w:val="none" w:sz="0" w:space="0" w:color="auto"/>
              </w:divBdr>
            </w:div>
            <w:div w:id="1248689705">
              <w:marLeft w:val="0"/>
              <w:marRight w:val="0"/>
              <w:marTop w:val="0"/>
              <w:marBottom w:val="0"/>
              <w:divBdr>
                <w:top w:val="none" w:sz="0" w:space="0" w:color="auto"/>
                <w:left w:val="none" w:sz="0" w:space="0" w:color="auto"/>
                <w:bottom w:val="none" w:sz="0" w:space="0" w:color="auto"/>
                <w:right w:val="none" w:sz="0" w:space="0" w:color="auto"/>
              </w:divBdr>
            </w:div>
            <w:div w:id="549651452">
              <w:marLeft w:val="0"/>
              <w:marRight w:val="0"/>
              <w:marTop w:val="0"/>
              <w:marBottom w:val="0"/>
              <w:divBdr>
                <w:top w:val="none" w:sz="0" w:space="0" w:color="auto"/>
                <w:left w:val="none" w:sz="0" w:space="0" w:color="auto"/>
                <w:bottom w:val="none" w:sz="0" w:space="0" w:color="auto"/>
                <w:right w:val="none" w:sz="0" w:space="0" w:color="auto"/>
              </w:divBdr>
            </w:div>
            <w:div w:id="1928685423">
              <w:marLeft w:val="0"/>
              <w:marRight w:val="0"/>
              <w:marTop w:val="0"/>
              <w:marBottom w:val="0"/>
              <w:divBdr>
                <w:top w:val="none" w:sz="0" w:space="0" w:color="auto"/>
                <w:left w:val="none" w:sz="0" w:space="0" w:color="auto"/>
                <w:bottom w:val="none" w:sz="0" w:space="0" w:color="auto"/>
                <w:right w:val="none" w:sz="0" w:space="0" w:color="auto"/>
              </w:divBdr>
            </w:div>
            <w:div w:id="1037119901">
              <w:marLeft w:val="0"/>
              <w:marRight w:val="0"/>
              <w:marTop w:val="0"/>
              <w:marBottom w:val="0"/>
              <w:divBdr>
                <w:top w:val="none" w:sz="0" w:space="0" w:color="auto"/>
                <w:left w:val="none" w:sz="0" w:space="0" w:color="auto"/>
                <w:bottom w:val="none" w:sz="0" w:space="0" w:color="auto"/>
                <w:right w:val="none" w:sz="0" w:space="0" w:color="auto"/>
              </w:divBdr>
            </w:div>
            <w:div w:id="1948076843">
              <w:marLeft w:val="0"/>
              <w:marRight w:val="0"/>
              <w:marTop w:val="0"/>
              <w:marBottom w:val="0"/>
              <w:divBdr>
                <w:top w:val="none" w:sz="0" w:space="0" w:color="auto"/>
                <w:left w:val="none" w:sz="0" w:space="0" w:color="auto"/>
                <w:bottom w:val="none" w:sz="0" w:space="0" w:color="auto"/>
                <w:right w:val="none" w:sz="0" w:space="0" w:color="auto"/>
              </w:divBdr>
            </w:div>
            <w:div w:id="1550221008">
              <w:marLeft w:val="0"/>
              <w:marRight w:val="0"/>
              <w:marTop w:val="0"/>
              <w:marBottom w:val="0"/>
              <w:divBdr>
                <w:top w:val="none" w:sz="0" w:space="0" w:color="auto"/>
                <w:left w:val="none" w:sz="0" w:space="0" w:color="auto"/>
                <w:bottom w:val="none" w:sz="0" w:space="0" w:color="auto"/>
                <w:right w:val="none" w:sz="0" w:space="0" w:color="auto"/>
              </w:divBdr>
            </w:div>
            <w:div w:id="726075719">
              <w:marLeft w:val="0"/>
              <w:marRight w:val="0"/>
              <w:marTop w:val="0"/>
              <w:marBottom w:val="0"/>
              <w:divBdr>
                <w:top w:val="none" w:sz="0" w:space="0" w:color="auto"/>
                <w:left w:val="none" w:sz="0" w:space="0" w:color="auto"/>
                <w:bottom w:val="none" w:sz="0" w:space="0" w:color="auto"/>
                <w:right w:val="none" w:sz="0" w:space="0" w:color="auto"/>
              </w:divBdr>
            </w:div>
            <w:div w:id="1790933947">
              <w:marLeft w:val="0"/>
              <w:marRight w:val="0"/>
              <w:marTop w:val="0"/>
              <w:marBottom w:val="0"/>
              <w:divBdr>
                <w:top w:val="none" w:sz="0" w:space="0" w:color="auto"/>
                <w:left w:val="none" w:sz="0" w:space="0" w:color="auto"/>
                <w:bottom w:val="none" w:sz="0" w:space="0" w:color="auto"/>
                <w:right w:val="none" w:sz="0" w:space="0" w:color="auto"/>
              </w:divBdr>
            </w:div>
            <w:div w:id="1444957275">
              <w:marLeft w:val="0"/>
              <w:marRight w:val="0"/>
              <w:marTop w:val="0"/>
              <w:marBottom w:val="0"/>
              <w:divBdr>
                <w:top w:val="none" w:sz="0" w:space="0" w:color="auto"/>
                <w:left w:val="none" w:sz="0" w:space="0" w:color="auto"/>
                <w:bottom w:val="none" w:sz="0" w:space="0" w:color="auto"/>
                <w:right w:val="none" w:sz="0" w:space="0" w:color="auto"/>
              </w:divBdr>
            </w:div>
            <w:div w:id="1633094884">
              <w:marLeft w:val="0"/>
              <w:marRight w:val="0"/>
              <w:marTop w:val="0"/>
              <w:marBottom w:val="0"/>
              <w:divBdr>
                <w:top w:val="none" w:sz="0" w:space="0" w:color="auto"/>
                <w:left w:val="none" w:sz="0" w:space="0" w:color="auto"/>
                <w:bottom w:val="none" w:sz="0" w:space="0" w:color="auto"/>
                <w:right w:val="none" w:sz="0" w:space="0" w:color="auto"/>
              </w:divBdr>
            </w:div>
            <w:div w:id="552542842">
              <w:marLeft w:val="0"/>
              <w:marRight w:val="0"/>
              <w:marTop w:val="0"/>
              <w:marBottom w:val="0"/>
              <w:divBdr>
                <w:top w:val="none" w:sz="0" w:space="0" w:color="auto"/>
                <w:left w:val="none" w:sz="0" w:space="0" w:color="auto"/>
                <w:bottom w:val="none" w:sz="0" w:space="0" w:color="auto"/>
                <w:right w:val="none" w:sz="0" w:space="0" w:color="auto"/>
              </w:divBdr>
            </w:div>
            <w:div w:id="1133788061">
              <w:marLeft w:val="0"/>
              <w:marRight w:val="0"/>
              <w:marTop w:val="0"/>
              <w:marBottom w:val="0"/>
              <w:divBdr>
                <w:top w:val="none" w:sz="0" w:space="0" w:color="auto"/>
                <w:left w:val="none" w:sz="0" w:space="0" w:color="auto"/>
                <w:bottom w:val="none" w:sz="0" w:space="0" w:color="auto"/>
                <w:right w:val="none" w:sz="0" w:space="0" w:color="auto"/>
              </w:divBdr>
            </w:div>
            <w:div w:id="531649039">
              <w:marLeft w:val="0"/>
              <w:marRight w:val="0"/>
              <w:marTop w:val="0"/>
              <w:marBottom w:val="0"/>
              <w:divBdr>
                <w:top w:val="none" w:sz="0" w:space="0" w:color="auto"/>
                <w:left w:val="none" w:sz="0" w:space="0" w:color="auto"/>
                <w:bottom w:val="none" w:sz="0" w:space="0" w:color="auto"/>
                <w:right w:val="none" w:sz="0" w:space="0" w:color="auto"/>
              </w:divBdr>
            </w:div>
            <w:div w:id="814680215">
              <w:marLeft w:val="0"/>
              <w:marRight w:val="0"/>
              <w:marTop w:val="0"/>
              <w:marBottom w:val="0"/>
              <w:divBdr>
                <w:top w:val="none" w:sz="0" w:space="0" w:color="auto"/>
                <w:left w:val="none" w:sz="0" w:space="0" w:color="auto"/>
                <w:bottom w:val="none" w:sz="0" w:space="0" w:color="auto"/>
                <w:right w:val="none" w:sz="0" w:space="0" w:color="auto"/>
              </w:divBdr>
            </w:div>
            <w:div w:id="530919242">
              <w:marLeft w:val="0"/>
              <w:marRight w:val="0"/>
              <w:marTop w:val="0"/>
              <w:marBottom w:val="0"/>
              <w:divBdr>
                <w:top w:val="none" w:sz="0" w:space="0" w:color="auto"/>
                <w:left w:val="none" w:sz="0" w:space="0" w:color="auto"/>
                <w:bottom w:val="none" w:sz="0" w:space="0" w:color="auto"/>
                <w:right w:val="none" w:sz="0" w:space="0" w:color="auto"/>
              </w:divBdr>
            </w:div>
            <w:div w:id="835146455">
              <w:marLeft w:val="0"/>
              <w:marRight w:val="0"/>
              <w:marTop w:val="0"/>
              <w:marBottom w:val="0"/>
              <w:divBdr>
                <w:top w:val="none" w:sz="0" w:space="0" w:color="auto"/>
                <w:left w:val="none" w:sz="0" w:space="0" w:color="auto"/>
                <w:bottom w:val="none" w:sz="0" w:space="0" w:color="auto"/>
                <w:right w:val="none" w:sz="0" w:space="0" w:color="auto"/>
              </w:divBdr>
            </w:div>
            <w:div w:id="757365936">
              <w:marLeft w:val="0"/>
              <w:marRight w:val="0"/>
              <w:marTop w:val="0"/>
              <w:marBottom w:val="0"/>
              <w:divBdr>
                <w:top w:val="none" w:sz="0" w:space="0" w:color="auto"/>
                <w:left w:val="none" w:sz="0" w:space="0" w:color="auto"/>
                <w:bottom w:val="none" w:sz="0" w:space="0" w:color="auto"/>
                <w:right w:val="none" w:sz="0" w:space="0" w:color="auto"/>
              </w:divBdr>
            </w:div>
            <w:div w:id="1952777772">
              <w:marLeft w:val="0"/>
              <w:marRight w:val="0"/>
              <w:marTop w:val="0"/>
              <w:marBottom w:val="0"/>
              <w:divBdr>
                <w:top w:val="none" w:sz="0" w:space="0" w:color="auto"/>
                <w:left w:val="none" w:sz="0" w:space="0" w:color="auto"/>
                <w:bottom w:val="none" w:sz="0" w:space="0" w:color="auto"/>
                <w:right w:val="none" w:sz="0" w:space="0" w:color="auto"/>
              </w:divBdr>
              <w:divsChild>
                <w:div w:id="513148841">
                  <w:marLeft w:val="0"/>
                  <w:marRight w:val="0"/>
                  <w:marTop w:val="0"/>
                  <w:marBottom w:val="0"/>
                  <w:divBdr>
                    <w:top w:val="none" w:sz="0" w:space="0" w:color="auto"/>
                    <w:left w:val="none" w:sz="0" w:space="0" w:color="auto"/>
                    <w:bottom w:val="none" w:sz="0" w:space="0" w:color="auto"/>
                    <w:right w:val="none" w:sz="0" w:space="0" w:color="auto"/>
                  </w:divBdr>
                </w:div>
                <w:div w:id="1687099166">
                  <w:marLeft w:val="0"/>
                  <w:marRight w:val="0"/>
                  <w:marTop w:val="0"/>
                  <w:marBottom w:val="0"/>
                  <w:divBdr>
                    <w:top w:val="none" w:sz="0" w:space="0" w:color="auto"/>
                    <w:left w:val="none" w:sz="0" w:space="0" w:color="auto"/>
                    <w:bottom w:val="none" w:sz="0" w:space="0" w:color="auto"/>
                    <w:right w:val="none" w:sz="0" w:space="0" w:color="auto"/>
                  </w:divBdr>
                </w:div>
                <w:div w:id="1653211938">
                  <w:marLeft w:val="0"/>
                  <w:marRight w:val="0"/>
                  <w:marTop w:val="0"/>
                  <w:marBottom w:val="0"/>
                  <w:divBdr>
                    <w:top w:val="none" w:sz="0" w:space="0" w:color="auto"/>
                    <w:left w:val="none" w:sz="0" w:space="0" w:color="auto"/>
                    <w:bottom w:val="none" w:sz="0" w:space="0" w:color="auto"/>
                    <w:right w:val="none" w:sz="0" w:space="0" w:color="auto"/>
                  </w:divBdr>
                </w:div>
                <w:div w:id="711805706">
                  <w:marLeft w:val="0"/>
                  <w:marRight w:val="0"/>
                  <w:marTop w:val="0"/>
                  <w:marBottom w:val="0"/>
                  <w:divBdr>
                    <w:top w:val="none" w:sz="0" w:space="0" w:color="auto"/>
                    <w:left w:val="none" w:sz="0" w:space="0" w:color="auto"/>
                    <w:bottom w:val="none" w:sz="0" w:space="0" w:color="auto"/>
                    <w:right w:val="none" w:sz="0" w:space="0" w:color="auto"/>
                  </w:divBdr>
                </w:div>
                <w:div w:id="1271745184">
                  <w:marLeft w:val="0"/>
                  <w:marRight w:val="0"/>
                  <w:marTop w:val="0"/>
                  <w:marBottom w:val="0"/>
                  <w:divBdr>
                    <w:top w:val="none" w:sz="0" w:space="0" w:color="auto"/>
                    <w:left w:val="none" w:sz="0" w:space="0" w:color="auto"/>
                    <w:bottom w:val="none" w:sz="0" w:space="0" w:color="auto"/>
                    <w:right w:val="none" w:sz="0" w:space="0" w:color="auto"/>
                  </w:divBdr>
                </w:div>
                <w:div w:id="1855340662">
                  <w:marLeft w:val="0"/>
                  <w:marRight w:val="0"/>
                  <w:marTop w:val="0"/>
                  <w:marBottom w:val="0"/>
                  <w:divBdr>
                    <w:top w:val="none" w:sz="0" w:space="0" w:color="auto"/>
                    <w:left w:val="none" w:sz="0" w:space="0" w:color="auto"/>
                    <w:bottom w:val="none" w:sz="0" w:space="0" w:color="auto"/>
                    <w:right w:val="none" w:sz="0" w:space="0" w:color="auto"/>
                  </w:divBdr>
                </w:div>
                <w:div w:id="131484635">
                  <w:marLeft w:val="0"/>
                  <w:marRight w:val="0"/>
                  <w:marTop w:val="0"/>
                  <w:marBottom w:val="0"/>
                  <w:divBdr>
                    <w:top w:val="none" w:sz="0" w:space="0" w:color="auto"/>
                    <w:left w:val="none" w:sz="0" w:space="0" w:color="auto"/>
                    <w:bottom w:val="none" w:sz="0" w:space="0" w:color="auto"/>
                    <w:right w:val="none" w:sz="0" w:space="0" w:color="auto"/>
                  </w:divBdr>
                </w:div>
                <w:div w:id="516508256">
                  <w:marLeft w:val="0"/>
                  <w:marRight w:val="0"/>
                  <w:marTop w:val="0"/>
                  <w:marBottom w:val="0"/>
                  <w:divBdr>
                    <w:top w:val="none" w:sz="0" w:space="0" w:color="auto"/>
                    <w:left w:val="none" w:sz="0" w:space="0" w:color="auto"/>
                    <w:bottom w:val="none" w:sz="0" w:space="0" w:color="auto"/>
                    <w:right w:val="none" w:sz="0" w:space="0" w:color="auto"/>
                  </w:divBdr>
                </w:div>
                <w:div w:id="1546336027">
                  <w:marLeft w:val="0"/>
                  <w:marRight w:val="0"/>
                  <w:marTop w:val="0"/>
                  <w:marBottom w:val="0"/>
                  <w:divBdr>
                    <w:top w:val="none" w:sz="0" w:space="0" w:color="auto"/>
                    <w:left w:val="none" w:sz="0" w:space="0" w:color="auto"/>
                    <w:bottom w:val="none" w:sz="0" w:space="0" w:color="auto"/>
                    <w:right w:val="none" w:sz="0" w:space="0" w:color="auto"/>
                  </w:divBdr>
                </w:div>
                <w:div w:id="382367609">
                  <w:marLeft w:val="0"/>
                  <w:marRight w:val="0"/>
                  <w:marTop w:val="0"/>
                  <w:marBottom w:val="0"/>
                  <w:divBdr>
                    <w:top w:val="none" w:sz="0" w:space="0" w:color="auto"/>
                    <w:left w:val="none" w:sz="0" w:space="0" w:color="auto"/>
                    <w:bottom w:val="none" w:sz="0" w:space="0" w:color="auto"/>
                    <w:right w:val="none" w:sz="0" w:space="0" w:color="auto"/>
                  </w:divBdr>
                </w:div>
                <w:div w:id="2146581384">
                  <w:marLeft w:val="0"/>
                  <w:marRight w:val="0"/>
                  <w:marTop w:val="0"/>
                  <w:marBottom w:val="0"/>
                  <w:divBdr>
                    <w:top w:val="none" w:sz="0" w:space="0" w:color="auto"/>
                    <w:left w:val="none" w:sz="0" w:space="0" w:color="auto"/>
                    <w:bottom w:val="none" w:sz="0" w:space="0" w:color="auto"/>
                    <w:right w:val="none" w:sz="0" w:space="0" w:color="auto"/>
                  </w:divBdr>
                </w:div>
                <w:div w:id="1674530666">
                  <w:marLeft w:val="0"/>
                  <w:marRight w:val="0"/>
                  <w:marTop w:val="0"/>
                  <w:marBottom w:val="0"/>
                  <w:divBdr>
                    <w:top w:val="none" w:sz="0" w:space="0" w:color="auto"/>
                    <w:left w:val="none" w:sz="0" w:space="0" w:color="auto"/>
                    <w:bottom w:val="none" w:sz="0" w:space="0" w:color="auto"/>
                    <w:right w:val="none" w:sz="0" w:space="0" w:color="auto"/>
                  </w:divBdr>
                </w:div>
                <w:div w:id="1190990915">
                  <w:marLeft w:val="0"/>
                  <w:marRight w:val="0"/>
                  <w:marTop w:val="0"/>
                  <w:marBottom w:val="0"/>
                  <w:divBdr>
                    <w:top w:val="none" w:sz="0" w:space="0" w:color="auto"/>
                    <w:left w:val="none" w:sz="0" w:space="0" w:color="auto"/>
                    <w:bottom w:val="none" w:sz="0" w:space="0" w:color="auto"/>
                    <w:right w:val="none" w:sz="0" w:space="0" w:color="auto"/>
                  </w:divBdr>
                </w:div>
                <w:div w:id="1253009134">
                  <w:marLeft w:val="0"/>
                  <w:marRight w:val="0"/>
                  <w:marTop w:val="0"/>
                  <w:marBottom w:val="0"/>
                  <w:divBdr>
                    <w:top w:val="none" w:sz="0" w:space="0" w:color="auto"/>
                    <w:left w:val="none" w:sz="0" w:space="0" w:color="auto"/>
                    <w:bottom w:val="none" w:sz="0" w:space="0" w:color="auto"/>
                    <w:right w:val="none" w:sz="0" w:space="0" w:color="auto"/>
                  </w:divBdr>
                </w:div>
                <w:div w:id="1393847163">
                  <w:marLeft w:val="0"/>
                  <w:marRight w:val="0"/>
                  <w:marTop w:val="0"/>
                  <w:marBottom w:val="0"/>
                  <w:divBdr>
                    <w:top w:val="none" w:sz="0" w:space="0" w:color="auto"/>
                    <w:left w:val="none" w:sz="0" w:space="0" w:color="auto"/>
                    <w:bottom w:val="none" w:sz="0" w:space="0" w:color="auto"/>
                    <w:right w:val="none" w:sz="0" w:space="0" w:color="auto"/>
                  </w:divBdr>
                </w:div>
                <w:div w:id="2111924131">
                  <w:marLeft w:val="0"/>
                  <w:marRight w:val="0"/>
                  <w:marTop w:val="0"/>
                  <w:marBottom w:val="0"/>
                  <w:divBdr>
                    <w:top w:val="none" w:sz="0" w:space="0" w:color="auto"/>
                    <w:left w:val="none" w:sz="0" w:space="0" w:color="auto"/>
                    <w:bottom w:val="none" w:sz="0" w:space="0" w:color="auto"/>
                    <w:right w:val="none" w:sz="0" w:space="0" w:color="auto"/>
                  </w:divBdr>
                </w:div>
                <w:div w:id="1822961351">
                  <w:marLeft w:val="0"/>
                  <w:marRight w:val="0"/>
                  <w:marTop w:val="0"/>
                  <w:marBottom w:val="0"/>
                  <w:divBdr>
                    <w:top w:val="none" w:sz="0" w:space="0" w:color="auto"/>
                    <w:left w:val="none" w:sz="0" w:space="0" w:color="auto"/>
                    <w:bottom w:val="none" w:sz="0" w:space="0" w:color="auto"/>
                    <w:right w:val="none" w:sz="0" w:space="0" w:color="auto"/>
                  </w:divBdr>
                </w:div>
                <w:div w:id="641888911">
                  <w:marLeft w:val="0"/>
                  <w:marRight w:val="0"/>
                  <w:marTop w:val="0"/>
                  <w:marBottom w:val="0"/>
                  <w:divBdr>
                    <w:top w:val="none" w:sz="0" w:space="0" w:color="auto"/>
                    <w:left w:val="none" w:sz="0" w:space="0" w:color="auto"/>
                    <w:bottom w:val="none" w:sz="0" w:space="0" w:color="auto"/>
                    <w:right w:val="none" w:sz="0" w:space="0" w:color="auto"/>
                  </w:divBdr>
                </w:div>
                <w:div w:id="317155074">
                  <w:marLeft w:val="0"/>
                  <w:marRight w:val="0"/>
                  <w:marTop w:val="0"/>
                  <w:marBottom w:val="0"/>
                  <w:divBdr>
                    <w:top w:val="none" w:sz="0" w:space="0" w:color="auto"/>
                    <w:left w:val="none" w:sz="0" w:space="0" w:color="auto"/>
                    <w:bottom w:val="none" w:sz="0" w:space="0" w:color="auto"/>
                    <w:right w:val="none" w:sz="0" w:space="0" w:color="auto"/>
                  </w:divBdr>
                </w:div>
                <w:div w:id="1413162751">
                  <w:marLeft w:val="0"/>
                  <w:marRight w:val="0"/>
                  <w:marTop w:val="0"/>
                  <w:marBottom w:val="0"/>
                  <w:divBdr>
                    <w:top w:val="none" w:sz="0" w:space="0" w:color="auto"/>
                    <w:left w:val="none" w:sz="0" w:space="0" w:color="auto"/>
                    <w:bottom w:val="none" w:sz="0" w:space="0" w:color="auto"/>
                    <w:right w:val="none" w:sz="0" w:space="0" w:color="auto"/>
                  </w:divBdr>
                </w:div>
                <w:div w:id="361128292">
                  <w:marLeft w:val="0"/>
                  <w:marRight w:val="0"/>
                  <w:marTop w:val="0"/>
                  <w:marBottom w:val="0"/>
                  <w:divBdr>
                    <w:top w:val="none" w:sz="0" w:space="0" w:color="auto"/>
                    <w:left w:val="none" w:sz="0" w:space="0" w:color="auto"/>
                    <w:bottom w:val="none" w:sz="0" w:space="0" w:color="auto"/>
                    <w:right w:val="none" w:sz="0" w:space="0" w:color="auto"/>
                  </w:divBdr>
                </w:div>
                <w:div w:id="1433671066">
                  <w:marLeft w:val="0"/>
                  <w:marRight w:val="0"/>
                  <w:marTop w:val="0"/>
                  <w:marBottom w:val="0"/>
                  <w:divBdr>
                    <w:top w:val="none" w:sz="0" w:space="0" w:color="auto"/>
                    <w:left w:val="none" w:sz="0" w:space="0" w:color="auto"/>
                    <w:bottom w:val="none" w:sz="0" w:space="0" w:color="auto"/>
                    <w:right w:val="none" w:sz="0" w:space="0" w:color="auto"/>
                  </w:divBdr>
                </w:div>
                <w:div w:id="921371523">
                  <w:marLeft w:val="0"/>
                  <w:marRight w:val="0"/>
                  <w:marTop w:val="0"/>
                  <w:marBottom w:val="0"/>
                  <w:divBdr>
                    <w:top w:val="none" w:sz="0" w:space="0" w:color="auto"/>
                    <w:left w:val="none" w:sz="0" w:space="0" w:color="auto"/>
                    <w:bottom w:val="none" w:sz="0" w:space="0" w:color="auto"/>
                    <w:right w:val="none" w:sz="0" w:space="0" w:color="auto"/>
                  </w:divBdr>
                </w:div>
                <w:div w:id="932781549">
                  <w:marLeft w:val="0"/>
                  <w:marRight w:val="0"/>
                  <w:marTop w:val="0"/>
                  <w:marBottom w:val="0"/>
                  <w:divBdr>
                    <w:top w:val="none" w:sz="0" w:space="0" w:color="auto"/>
                    <w:left w:val="none" w:sz="0" w:space="0" w:color="auto"/>
                    <w:bottom w:val="none" w:sz="0" w:space="0" w:color="auto"/>
                    <w:right w:val="none" w:sz="0" w:space="0" w:color="auto"/>
                  </w:divBdr>
                </w:div>
                <w:div w:id="496773050">
                  <w:marLeft w:val="0"/>
                  <w:marRight w:val="0"/>
                  <w:marTop w:val="0"/>
                  <w:marBottom w:val="0"/>
                  <w:divBdr>
                    <w:top w:val="none" w:sz="0" w:space="0" w:color="auto"/>
                    <w:left w:val="none" w:sz="0" w:space="0" w:color="auto"/>
                    <w:bottom w:val="none" w:sz="0" w:space="0" w:color="auto"/>
                    <w:right w:val="none" w:sz="0" w:space="0" w:color="auto"/>
                  </w:divBdr>
                </w:div>
                <w:div w:id="565796961">
                  <w:marLeft w:val="0"/>
                  <w:marRight w:val="0"/>
                  <w:marTop w:val="0"/>
                  <w:marBottom w:val="0"/>
                  <w:divBdr>
                    <w:top w:val="none" w:sz="0" w:space="0" w:color="auto"/>
                    <w:left w:val="none" w:sz="0" w:space="0" w:color="auto"/>
                    <w:bottom w:val="none" w:sz="0" w:space="0" w:color="auto"/>
                    <w:right w:val="none" w:sz="0" w:space="0" w:color="auto"/>
                  </w:divBdr>
                </w:div>
                <w:div w:id="297730433">
                  <w:marLeft w:val="0"/>
                  <w:marRight w:val="0"/>
                  <w:marTop w:val="0"/>
                  <w:marBottom w:val="0"/>
                  <w:divBdr>
                    <w:top w:val="none" w:sz="0" w:space="0" w:color="auto"/>
                    <w:left w:val="none" w:sz="0" w:space="0" w:color="auto"/>
                    <w:bottom w:val="none" w:sz="0" w:space="0" w:color="auto"/>
                    <w:right w:val="none" w:sz="0" w:space="0" w:color="auto"/>
                  </w:divBdr>
                </w:div>
                <w:div w:id="1297637841">
                  <w:marLeft w:val="0"/>
                  <w:marRight w:val="0"/>
                  <w:marTop w:val="0"/>
                  <w:marBottom w:val="0"/>
                  <w:divBdr>
                    <w:top w:val="none" w:sz="0" w:space="0" w:color="auto"/>
                    <w:left w:val="none" w:sz="0" w:space="0" w:color="auto"/>
                    <w:bottom w:val="none" w:sz="0" w:space="0" w:color="auto"/>
                    <w:right w:val="none" w:sz="0" w:space="0" w:color="auto"/>
                  </w:divBdr>
                </w:div>
                <w:div w:id="567689733">
                  <w:marLeft w:val="0"/>
                  <w:marRight w:val="0"/>
                  <w:marTop w:val="0"/>
                  <w:marBottom w:val="0"/>
                  <w:divBdr>
                    <w:top w:val="none" w:sz="0" w:space="0" w:color="auto"/>
                    <w:left w:val="none" w:sz="0" w:space="0" w:color="auto"/>
                    <w:bottom w:val="none" w:sz="0" w:space="0" w:color="auto"/>
                    <w:right w:val="none" w:sz="0" w:space="0" w:color="auto"/>
                  </w:divBdr>
                </w:div>
                <w:div w:id="1743680490">
                  <w:marLeft w:val="0"/>
                  <w:marRight w:val="0"/>
                  <w:marTop w:val="0"/>
                  <w:marBottom w:val="0"/>
                  <w:divBdr>
                    <w:top w:val="none" w:sz="0" w:space="0" w:color="auto"/>
                    <w:left w:val="none" w:sz="0" w:space="0" w:color="auto"/>
                    <w:bottom w:val="none" w:sz="0" w:space="0" w:color="auto"/>
                    <w:right w:val="none" w:sz="0" w:space="0" w:color="auto"/>
                  </w:divBdr>
                </w:div>
                <w:div w:id="87427162">
                  <w:marLeft w:val="0"/>
                  <w:marRight w:val="0"/>
                  <w:marTop w:val="0"/>
                  <w:marBottom w:val="0"/>
                  <w:divBdr>
                    <w:top w:val="none" w:sz="0" w:space="0" w:color="auto"/>
                    <w:left w:val="none" w:sz="0" w:space="0" w:color="auto"/>
                    <w:bottom w:val="none" w:sz="0" w:space="0" w:color="auto"/>
                    <w:right w:val="none" w:sz="0" w:space="0" w:color="auto"/>
                  </w:divBdr>
                </w:div>
                <w:div w:id="1629779836">
                  <w:marLeft w:val="0"/>
                  <w:marRight w:val="0"/>
                  <w:marTop w:val="0"/>
                  <w:marBottom w:val="0"/>
                  <w:divBdr>
                    <w:top w:val="none" w:sz="0" w:space="0" w:color="auto"/>
                    <w:left w:val="none" w:sz="0" w:space="0" w:color="auto"/>
                    <w:bottom w:val="none" w:sz="0" w:space="0" w:color="auto"/>
                    <w:right w:val="none" w:sz="0" w:space="0" w:color="auto"/>
                  </w:divBdr>
                </w:div>
                <w:div w:id="154954693">
                  <w:marLeft w:val="0"/>
                  <w:marRight w:val="0"/>
                  <w:marTop w:val="0"/>
                  <w:marBottom w:val="0"/>
                  <w:divBdr>
                    <w:top w:val="none" w:sz="0" w:space="0" w:color="auto"/>
                    <w:left w:val="none" w:sz="0" w:space="0" w:color="auto"/>
                    <w:bottom w:val="none" w:sz="0" w:space="0" w:color="auto"/>
                    <w:right w:val="none" w:sz="0" w:space="0" w:color="auto"/>
                  </w:divBdr>
                </w:div>
                <w:div w:id="191571990">
                  <w:marLeft w:val="0"/>
                  <w:marRight w:val="0"/>
                  <w:marTop w:val="0"/>
                  <w:marBottom w:val="0"/>
                  <w:divBdr>
                    <w:top w:val="none" w:sz="0" w:space="0" w:color="auto"/>
                    <w:left w:val="none" w:sz="0" w:space="0" w:color="auto"/>
                    <w:bottom w:val="none" w:sz="0" w:space="0" w:color="auto"/>
                    <w:right w:val="none" w:sz="0" w:space="0" w:color="auto"/>
                  </w:divBdr>
                </w:div>
                <w:div w:id="2039427764">
                  <w:marLeft w:val="0"/>
                  <w:marRight w:val="0"/>
                  <w:marTop w:val="0"/>
                  <w:marBottom w:val="0"/>
                  <w:divBdr>
                    <w:top w:val="none" w:sz="0" w:space="0" w:color="auto"/>
                    <w:left w:val="none" w:sz="0" w:space="0" w:color="auto"/>
                    <w:bottom w:val="none" w:sz="0" w:space="0" w:color="auto"/>
                    <w:right w:val="none" w:sz="0" w:space="0" w:color="auto"/>
                  </w:divBdr>
                </w:div>
                <w:div w:id="717632489">
                  <w:marLeft w:val="0"/>
                  <w:marRight w:val="0"/>
                  <w:marTop w:val="0"/>
                  <w:marBottom w:val="0"/>
                  <w:divBdr>
                    <w:top w:val="none" w:sz="0" w:space="0" w:color="auto"/>
                    <w:left w:val="none" w:sz="0" w:space="0" w:color="auto"/>
                    <w:bottom w:val="none" w:sz="0" w:space="0" w:color="auto"/>
                    <w:right w:val="none" w:sz="0" w:space="0" w:color="auto"/>
                  </w:divBdr>
                </w:div>
                <w:div w:id="417554723">
                  <w:marLeft w:val="0"/>
                  <w:marRight w:val="0"/>
                  <w:marTop w:val="0"/>
                  <w:marBottom w:val="0"/>
                  <w:divBdr>
                    <w:top w:val="none" w:sz="0" w:space="0" w:color="auto"/>
                    <w:left w:val="none" w:sz="0" w:space="0" w:color="auto"/>
                    <w:bottom w:val="none" w:sz="0" w:space="0" w:color="auto"/>
                    <w:right w:val="none" w:sz="0" w:space="0" w:color="auto"/>
                  </w:divBdr>
                </w:div>
                <w:div w:id="606273875">
                  <w:marLeft w:val="0"/>
                  <w:marRight w:val="0"/>
                  <w:marTop w:val="0"/>
                  <w:marBottom w:val="0"/>
                  <w:divBdr>
                    <w:top w:val="none" w:sz="0" w:space="0" w:color="auto"/>
                    <w:left w:val="none" w:sz="0" w:space="0" w:color="auto"/>
                    <w:bottom w:val="none" w:sz="0" w:space="0" w:color="auto"/>
                    <w:right w:val="none" w:sz="0" w:space="0" w:color="auto"/>
                  </w:divBdr>
                </w:div>
                <w:div w:id="1362704309">
                  <w:marLeft w:val="0"/>
                  <w:marRight w:val="0"/>
                  <w:marTop w:val="0"/>
                  <w:marBottom w:val="0"/>
                  <w:divBdr>
                    <w:top w:val="none" w:sz="0" w:space="0" w:color="auto"/>
                    <w:left w:val="none" w:sz="0" w:space="0" w:color="auto"/>
                    <w:bottom w:val="none" w:sz="0" w:space="0" w:color="auto"/>
                    <w:right w:val="none" w:sz="0" w:space="0" w:color="auto"/>
                  </w:divBdr>
                </w:div>
                <w:div w:id="568687613">
                  <w:marLeft w:val="0"/>
                  <w:marRight w:val="0"/>
                  <w:marTop w:val="0"/>
                  <w:marBottom w:val="0"/>
                  <w:divBdr>
                    <w:top w:val="none" w:sz="0" w:space="0" w:color="auto"/>
                    <w:left w:val="none" w:sz="0" w:space="0" w:color="auto"/>
                    <w:bottom w:val="none" w:sz="0" w:space="0" w:color="auto"/>
                    <w:right w:val="none" w:sz="0" w:space="0" w:color="auto"/>
                  </w:divBdr>
                </w:div>
                <w:div w:id="1059984610">
                  <w:marLeft w:val="0"/>
                  <w:marRight w:val="0"/>
                  <w:marTop w:val="0"/>
                  <w:marBottom w:val="0"/>
                  <w:divBdr>
                    <w:top w:val="none" w:sz="0" w:space="0" w:color="auto"/>
                    <w:left w:val="none" w:sz="0" w:space="0" w:color="auto"/>
                    <w:bottom w:val="none" w:sz="0" w:space="0" w:color="auto"/>
                    <w:right w:val="none" w:sz="0" w:space="0" w:color="auto"/>
                  </w:divBdr>
                </w:div>
                <w:div w:id="494612764">
                  <w:marLeft w:val="0"/>
                  <w:marRight w:val="0"/>
                  <w:marTop w:val="0"/>
                  <w:marBottom w:val="0"/>
                  <w:divBdr>
                    <w:top w:val="none" w:sz="0" w:space="0" w:color="auto"/>
                    <w:left w:val="none" w:sz="0" w:space="0" w:color="auto"/>
                    <w:bottom w:val="none" w:sz="0" w:space="0" w:color="auto"/>
                    <w:right w:val="none" w:sz="0" w:space="0" w:color="auto"/>
                  </w:divBdr>
                </w:div>
                <w:div w:id="595210663">
                  <w:marLeft w:val="0"/>
                  <w:marRight w:val="0"/>
                  <w:marTop w:val="0"/>
                  <w:marBottom w:val="0"/>
                  <w:divBdr>
                    <w:top w:val="none" w:sz="0" w:space="0" w:color="auto"/>
                    <w:left w:val="none" w:sz="0" w:space="0" w:color="auto"/>
                    <w:bottom w:val="none" w:sz="0" w:space="0" w:color="auto"/>
                    <w:right w:val="none" w:sz="0" w:space="0" w:color="auto"/>
                  </w:divBdr>
                </w:div>
                <w:div w:id="1894535750">
                  <w:marLeft w:val="0"/>
                  <w:marRight w:val="0"/>
                  <w:marTop w:val="0"/>
                  <w:marBottom w:val="0"/>
                  <w:divBdr>
                    <w:top w:val="none" w:sz="0" w:space="0" w:color="auto"/>
                    <w:left w:val="none" w:sz="0" w:space="0" w:color="auto"/>
                    <w:bottom w:val="none" w:sz="0" w:space="0" w:color="auto"/>
                    <w:right w:val="none" w:sz="0" w:space="0" w:color="auto"/>
                  </w:divBdr>
                </w:div>
                <w:div w:id="1915968955">
                  <w:marLeft w:val="0"/>
                  <w:marRight w:val="0"/>
                  <w:marTop w:val="0"/>
                  <w:marBottom w:val="0"/>
                  <w:divBdr>
                    <w:top w:val="none" w:sz="0" w:space="0" w:color="auto"/>
                    <w:left w:val="none" w:sz="0" w:space="0" w:color="auto"/>
                    <w:bottom w:val="none" w:sz="0" w:space="0" w:color="auto"/>
                    <w:right w:val="none" w:sz="0" w:space="0" w:color="auto"/>
                  </w:divBdr>
                </w:div>
                <w:div w:id="24060128">
                  <w:marLeft w:val="0"/>
                  <w:marRight w:val="0"/>
                  <w:marTop w:val="0"/>
                  <w:marBottom w:val="0"/>
                  <w:divBdr>
                    <w:top w:val="none" w:sz="0" w:space="0" w:color="auto"/>
                    <w:left w:val="none" w:sz="0" w:space="0" w:color="auto"/>
                    <w:bottom w:val="none" w:sz="0" w:space="0" w:color="auto"/>
                    <w:right w:val="none" w:sz="0" w:space="0" w:color="auto"/>
                  </w:divBdr>
                </w:div>
                <w:div w:id="1070157064">
                  <w:marLeft w:val="0"/>
                  <w:marRight w:val="0"/>
                  <w:marTop w:val="0"/>
                  <w:marBottom w:val="0"/>
                  <w:divBdr>
                    <w:top w:val="none" w:sz="0" w:space="0" w:color="auto"/>
                    <w:left w:val="none" w:sz="0" w:space="0" w:color="auto"/>
                    <w:bottom w:val="none" w:sz="0" w:space="0" w:color="auto"/>
                    <w:right w:val="none" w:sz="0" w:space="0" w:color="auto"/>
                  </w:divBdr>
                </w:div>
                <w:div w:id="1236011354">
                  <w:marLeft w:val="0"/>
                  <w:marRight w:val="0"/>
                  <w:marTop w:val="0"/>
                  <w:marBottom w:val="0"/>
                  <w:divBdr>
                    <w:top w:val="none" w:sz="0" w:space="0" w:color="auto"/>
                    <w:left w:val="none" w:sz="0" w:space="0" w:color="auto"/>
                    <w:bottom w:val="none" w:sz="0" w:space="0" w:color="auto"/>
                    <w:right w:val="none" w:sz="0" w:space="0" w:color="auto"/>
                  </w:divBdr>
                </w:div>
                <w:div w:id="979846941">
                  <w:marLeft w:val="0"/>
                  <w:marRight w:val="0"/>
                  <w:marTop w:val="0"/>
                  <w:marBottom w:val="0"/>
                  <w:divBdr>
                    <w:top w:val="none" w:sz="0" w:space="0" w:color="auto"/>
                    <w:left w:val="none" w:sz="0" w:space="0" w:color="auto"/>
                    <w:bottom w:val="none" w:sz="0" w:space="0" w:color="auto"/>
                    <w:right w:val="none" w:sz="0" w:space="0" w:color="auto"/>
                  </w:divBdr>
                </w:div>
                <w:div w:id="1062875128">
                  <w:marLeft w:val="0"/>
                  <w:marRight w:val="0"/>
                  <w:marTop w:val="0"/>
                  <w:marBottom w:val="0"/>
                  <w:divBdr>
                    <w:top w:val="none" w:sz="0" w:space="0" w:color="auto"/>
                    <w:left w:val="none" w:sz="0" w:space="0" w:color="auto"/>
                    <w:bottom w:val="none" w:sz="0" w:space="0" w:color="auto"/>
                    <w:right w:val="none" w:sz="0" w:space="0" w:color="auto"/>
                  </w:divBdr>
                </w:div>
                <w:div w:id="1509829189">
                  <w:marLeft w:val="0"/>
                  <w:marRight w:val="0"/>
                  <w:marTop w:val="0"/>
                  <w:marBottom w:val="0"/>
                  <w:divBdr>
                    <w:top w:val="none" w:sz="0" w:space="0" w:color="auto"/>
                    <w:left w:val="none" w:sz="0" w:space="0" w:color="auto"/>
                    <w:bottom w:val="none" w:sz="0" w:space="0" w:color="auto"/>
                    <w:right w:val="none" w:sz="0" w:space="0" w:color="auto"/>
                  </w:divBdr>
                </w:div>
                <w:div w:id="1006245089">
                  <w:marLeft w:val="0"/>
                  <w:marRight w:val="0"/>
                  <w:marTop w:val="0"/>
                  <w:marBottom w:val="0"/>
                  <w:divBdr>
                    <w:top w:val="none" w:sz="0" w:space="0" w:color="auto"/>
                    <w:left w:val="none" w:sz="0" w:space="0" w:color="auto"/>
                    <w:bottom w:val="none" w:sz="0" w:space="0" w:color="auto"/>
                    <w:right w:val="none" w:sz="0" w:space="0" w:color="auto"/>
                  </w:divBdr>
                </w:div>
                <w:div w:id="147554265">
                  <w:marLeft w:val="0"/>
                  <w:marRight w:val="0"/>
                  <w:marTop w:val="0"/>
                  <w:marBottom w:val="0"/>
                  <w:divBdr>
                    <w:top w:val="none" w:sz="0" w:space="0" w:color="auto"/>
                    <w:left w:val="none" w:sz="0" w:space="0" w:color="auto"/>
                    <w:bottom w:val="none" w:sz="0" w:space="0" w:color="auto"/>
                    <w:right w:val="none" w:sz="0" w:space="0" w:color="auto"/>
                  </w:divBdr>
                </w:div>
                <w:div w:id="1419329606">
                  <w:marLeft w:val="0"/>
                  <w:marRight w:val="0"/>
                  <w:marTop w:val="0"/>
                  <w:marBottom w:val="0"/>
                  <w:divBdr>
                    <w:top w:val="none" w:sz="0" w:space="0" w:color="auto"/>
                    <w:left w:val="none" w:sz="0" w:space="0" w:color="auto"/>
                    <w:bottom w:val="none" w:sz="0" w:space="0" w:color="auto"/>
                    <w:right w:val="none" w:sz="0" w:space="0" w:color="auto"/>
                  </w:divBdr>
                </w:div>
                <w:div w:id="1501384280">
                  <w:marLeft w:val="0"/>
                  <w:marRight w:val="0"/>
                  <w:marTop w:val="0"/>
                  <w:marBottom w:val="0"/>
                  <w:divBdr>
                    <w:top w:val="none" w:sz="0" w:space="0" w:color="auto"/>
                    <w:left w:val="none" w:sz="0" w:space="0" w:color="auto"/>
                    <w:bottom w:val="none" w:sz="0" w:space="0" w:color="auto"/>
                    <w:right w:val="none" w:sz="0" w:space="0" w:color="auto"/>
                  </w:divBdr>
                </w:div>
                <w:div w:id="786698987">
                  <w:marLeft w:val="0"/>
                  <w:marRight w:val="0"/>
                  <w:marTop w:val="0"/>
                  <w:marBottom w:val="0"/>
                  <w:divBdr>
                    <w:top w:val="none" w:sz="0" w:space="0" w:color="auto"/>
                    <w:left w:val="none" w:sz="0" w:space="0" w:color="auto"/>
                    <w:bottom w:val="none" w:sz="0" w:space="0" w:color="auto"/>
                    <w:right w:val="none" w:sz="0" w:space="0" w:color="auto"/>
                  </w:divBdr>
                </w:div>
                <w:div w:id="1513182833">
                  <w:marLeft w:val="0"/>
                  <w:marRight w:val="0"/>
                  <w:marTop w:val="0"/>
                  <w:marBottom w:val="0"/>
                  <w:divBdr>
                    <w:top w:val="none" w:sz="0" w:space="0" w:color="auto"/>
                    <w:left w:val="none" w:sz="0" w:space="0" w:color="auto"/>
                    <w:bottom w:val="none" w:sz="0" w:space="0" w:color="auto"/>
                    <w:right w:val="none" w:sz="0" w:space="0" w:color="auto"/>
                  </w:divBdr>
                </w:div>
                <w:div w:id="1241869677">
                  <w:marLeft w:val="0"/>
                  <w:marRight w:val="0"/>
                  <w:marTop w:val="0"/>
                  <w:marBottom w:val="0"/>
                  <w:divBdr>
                    <w:top w:val="none" w:sz="0" w:space="0" w:color="auto"/>
                    <w:left w:val="none" w:sz="0" w:space="0" w:color="auto"/>
                    <w:bottom w:val="none" w:sz="0" w:space="0" w:color="auto"/>
                    <w:right w:val="none" w:sz="0" w:space="0" w:color="auto"/>
                  </w:divBdr>
                </w:div>
                <w:div w:id="702025990">
                  <w:marLeft w:val="0"/>
                  <w:marRight w:val="0"/>
                  <w:marTop w:val="0"/>
                  <w:marBottom w:val="0"/>
                  <w:divBdr>
                    <w:top w:val="none" w:sz="0" w:space="0" w:color="auto"/>
                    <w:left w:val="none" w:sz="0" w:space="0" w:color="auto"/>
                    <w:bottom w:val="none" w:sz="0" w:space="0" w:color="auto"/>
                    <w:right w:val="none" w:sz="0" w:space="0" w:color="auto"/>
                  </w:divBdr>
                </w:div>
                <w:div w:id="333385675">
                  <w:marLeft w:val="0"/>
                  <w:marRight w:val="0"/>
                  <w:marTop w:val="0"/>
                  <w:marBottom w:val="0"/>
                  <w:divBdr>
                    <w:top w:val="none" w:sz="0" w:space="0" w:color="auto"/>
                    <w:left w:val="none" w:sz="0" w:space="0" w:color="auto"/>
                    <w:bottom w:val="none" w:sz="0" w:space="0" w:color="auto"/>
                    <w:right w:val="none" w:sz="0" w:space="0" w:color="auto"/>
                  </w:divBdr>
                </w:div>
                <w:div w:id="1523206508">
                  <w:marLeft w:val="0"/>
                  <w:marRight w:val="0"/>
                  <w:marTop w:val="0"/>
                  <w:marBottom w:val="0"/>
                  <w:divBdr>
                    <w:top w:val="none" w:sz="0" w:space="0" w:color="auto"/>
                    <w:left w:val="none" w:sz="0" w:space="0" w:color="auto"/>
                    <w:bottom w:val="none" w:sz="0" w:space="0" w:color="auto"/>
                    <w:right w:val="none" w:sz="0" w:space="0" w:color="auto"/>
                  </w:divBdr>
                </w:div>
                <w:div w:id="1307467429">
                  <w:marLeft w:val="0"/>
                  <w:marRight w:val="0"/>
                  <w:marTop w:val="0"/>
                  <w:marBottom w:val="0"/>
                  <w:divBdr>
                    <w:top w:val="none" w:sz="0" w:space="0" w:color="auto"/>
                    <w:left w:val="none" w:sz="0" w:space="0" w:color="auto"/>
                    <w:bottom w:val="none" w:sz="0" w:space="0" w:color="auto"/>
                    <w:right w:val="none" w:sz="0" w:space="0" w:color="auto"/>
                  </w:divBdr>
                </w:div>
                <w:div w:id="374476000">
                  <w:marLeft w:val="0"/>
                  <w:marRight w:val="0"/>
                  <w:marTop w:val="0"/>
                  <w:marBottom w:val="0"/>
                  <w:divBdr>
                    <w:top w:val="none" w:sz="0" w:space="0" w:color="auto"/>
                    <w:left w:val="none" w:sz="0" w:space="0" w:color="auto"/>
                    <w:bottom w:val="none" w:sz="0" w:space="0" w:color="auto"/>
                    <w:right w:val="none" w:sz="0" w:space="0" w:color="auto"/>
                  </w:divBdr>
                </w:div>
                <w:div w:id="162862995">
                  <w:marLeft w:val="0"/>
                  <w:marRight w:val="0"/>
                  <w:marTop w:val="0"/>
                  <w:marBottom w:val="0"/>
                  <w:divBdr>
                    <w:top w:val="none" w:sz="0" w:space="0" w:color="auto"/>
                    <w:left w:val="none" w:sz="0" w:space="0" w:color="auto"/>
                    <w:bottom w:val="none" w:sz="0" w:space="0" w:color="auto"/>
                    <w:right w:val="none" w:sz="0" w:space="0" w:color="auto"/>
                  </w:divBdr>
                </w:div>
                <w:div w:id="1810005358">
                  <w:marLeft w:val="0"/>
                  <w:marRight w:val="0"/>
                  <w:marTop w:val="0"/>
                  <w:marBottom w:val="0"/>
                  <w:divBdr>
                    <w:top w:val="none" w:sz="0" w:space="0" w:color="auto"/>
                    <w:left w:val="none" w:sz="0" w:space="0" w:color="auto"/>
                    <w:bottom w:val="none" w:sz="0" w:space="0" w:color="auto"/>
                    <w:right w:val="none" w:sz="0" w:space="0" w:color="auto"/>
                  </w:divBdr>
                </w:div>
                <w:div w:id="217478477">
                  <w:marLeft w:val="0"/>
                  <w:marRight w:val="0"/>
                  <w:marTop w:val="0"/>
                  <w:marBottom w:val="0"/>
                  <w:divBdr>
                    <w:top w:val="none" w:sz="0" w:space="0" w:color="auto"/>
                    <w:left w:val="none" w:sz="0" w:space="0" w:color="auto"/>
                    <w:bottom w:val="none" w:sz="0" w:space="0" w:color="auto"/>
                    <w:right w:val="none" w:sz="0" w:space="0" w:color="auto"/>
                  </w:divBdr>
                </w:div>
                <w:div w:id="611674031">
                  <w:marLeft w:val="0"/>
                  <w:marRight w:val="0"/>
                  <w:marTop w:val="0"/>
                  <w:marBottom w:val="0"/>
                  <w:divBdr>
                    <w:top w:val="none" w:sz="0" w:space="0" w:color="auto"/>
                    <w:left w:val="none" w:sz="0" w:space="0" w:color="auto"/>
                    <w:bottom w:val="none" w:sz="0" w:space="0" w:color="auto"/>
                    <w:right w:val="none" w:sz="0" w:space="0" w:color="auto"/>
                  </w:divBdr>
                </w:div>
                <w:div w:id="1194341779">
                  <w:marLeft w:val="0"/>
                  <w:marRight w:val="0"/>
                  <w:marTop w:val="0"/>
                  <w:marBottom w:val="0"/>
                  <w:divBdr>
                    <w:top w:val="none" w:sz="0" w:space="0" w:color="auto"/>
                    <w:left w:val="none" w:sz="0" w:space="0" w:color="auto"/>
                    <w:bottom w:val="none" w:sz="0" w:space="0" w:color="auto"/>
                    <w:right w:val="none" w:sz="0" w:space="0" w:color="auto"/>
                  </w:divBdr>
                </w:div>
                <w:div w:id="1576670247">
                  <w:marLeft w:val="0"/>
                  <w:marRight w:val="0"/>
                  <w:marTop w:val="0"/>
                  <w:marBottom w:val="0"/>
                  <w:divBdr>
                    <w:top w:val="none" w:sz="0" w:space="0" w:color="auto"/>
                    <w:left w:val="none" w:sz="0" w:space="0" w:color="auto"/>
                    <w:bottom w:val="none" w:sz="0" w:space="0" w:color="auto"/>
                    <w:right w:val="none" w:sz="0" w:space="0" w:color="auto"/>
                  </w:divBdr>
                </w:div>
                <w:div w:id="769473067">
                  <w:marLeft w:val="0"/>
                  <w:marRight w:val="0"/>
                  <w:marTop w:val="0"/>
                  <w:marBottom w:val="0"/>
                  <w:divBdr>
                    <w:top w:val="none" w:sz="0" w:space="0" w:color="auto"/>
                    <w:left w:val="none" w:sz="0" w:space="0" w:color="auto"/>
                    <w:bottom w:val="none" w:sz="0" w:space="0" w:color="auto"/>
                    <w:right w:val="none" w:sz="0" w:space="0" w:color="auto"/>
                  </w:divBdr>
                </w:div>
                <w:div w:id="646207675">
                  <w:marLeft w:val="0"/>
                  <w:marRight w:val="0"/>
                  <w:marTop w:val="0"/>
                  <w:marBottom w:val="0"/>
                  <w:divBdr>
                    <w:top w:val="none" w:sz="0" w:space="0" w:color="auto"/>
                    <w:left w:val="none" w:sz="0" w:space="0" w:color="auto"/>
                    <w:bottom w:val="none" w:sz="0" w:space="0" w:color="auto"/>
                    <w:right w:val="none" w:sz="0" w:space="0" w:color="auto"/>
                  </w:divBdr>
                </w:div>
                <w:div w:id="677778500">
                  <w:marLeft w:val="0"/>
                  <w:marRight w:val="0"/>
                  <w:marTop w:val="0"/>
                  <w:marBottom w:val="0"/>
                  <w:divBdr>
                    <w:top w:val="none" w:sz="0" w:space="0" w:color="auto"/>
                    <w:left w:val="none" w:sz="0" w:space="0" w:color="auto"/>
                    <w:bottom w:val="none" w:sz="0" w:space="0" w:color="auto"/>
                    <w:right w:val="none" w:sz="0" w:space="0" w:color="auto"/>
                  </w:divBdr>
                </w:div>
                <w:div w:id="363096111">
                  <w:marLeft w:val="0"/>
                  <w:marRight w:val="0"/>
                  <w:marTop w:val="0"/>
                  <w:marBottom w:val="0"/>
                  <w:divBdr>
                    <w:top w:val="none" w:sz="0" w:space="0" w:color="auto"/>
                    <w:left w:val="none" w:sz="0" w:space="0" w:color="auto"/>
                    <w:bottom w:val="none" w:sz="0" w:space="0" w:color="auto"/>
                    <w:right w:val="none" w:sz="0" w:space="0" w:color="auto"/>
                  </w:divBdr>
                </w:div>
                <w:div w:id="2045863466">
                  <w:marLeft w:val="0"/>
                  <w:marRight w:val="0"/>
                  <w:marTop w:val="0"/>
                  <w:marBottom w:val="0"/>
                  <w:divBdr>
                    <w:top w:val="none" w:sz="0" w:space="0" w:color="auto"/>
                    <w:left w:val="none" w:sz="0" w:space="0" w:color="auto"/>
                    <w:bottom w:val="none" w:sz="0" w:space="0" w:color="auto"/>
                    <w:right w:val="none" w:sz="0" w:space="0" w:color="auto"/>
                  </w:divBdr>
                </w:div>
                <w:div w:id="162404664">
                  <w:marLeft w:val="0"/>
                  <w:marRight w:val="0"/>
                  <w:marTop w:val="0"/>
                  <w:marBottom w:val="0"/>
                  <w:divBdr>
                    <w:top w:val="none" w:sz="0" w:space="0" w:color="auto"/>
                    <w:left w:val="none" w:sz="0" w:space="0" w:color="auto"/>
                    <w:bottom w:val="none" w:sz="0" w:space="0" w:color="auto"/>
                    <w:right w:val="none" w:sz="0" w:space="0" w:color="auto"/>
                  </w:divBdr>
                </w:div>
                <w:div w:id="1997146116">
                  <w:marLeft w:val="0"/>
                  <w:marRight w:val="0"/>
                  <w:marTop w:val="0"/>
                  <w:marBottom w:val="0"/>
                  <w:divBdr>
                    <w:top w:val="none" w:sz="0" w:space="0" w:color="auto"/>
                    <w:left w:val="none" w:sz="0" w:space="0" w:color="auto"/>
                    <w:bottom w:val="none" w:sz="0" w:space="0" w:color="auto"/>
                    <w:right w:val="none" w:sz="0" w:space="0" w:color="auto"/>
                  </w:divBdr>
                </w:div>
                <w:div w:id="2112890851">
                  <w:marLeft w:val="0"/>
                  <w:marRight w:val="0"/>
                  <w:marTop w:val="0"/>
                  <w:marBottom w:val="0"/>
                  <w:divBdr>
                    <w:top w:val="none" w:sz="0" w:space="0" w:color="auto"/>
                    <w:left w:val="none" w:sz="0" w:space="0" w:color="auto"/>
                    <w:bottom w:val="none" w:sz="0" w:space="0" w:color="auto"/>
                    <w:right w:val="none" w:sz="0" w:space="0" w:color="auto"/>
                  </w:divBdr>
                </w:div>
              </w:divsChild>
            </w:div>
            <w:div w:id="1495995615">
              <w:marLeft w:val="0"/>
              <w:marRight w:val="0"/>
              <w:marTop w:val="0"/>
              <w:marBottom w:val="0"/>
              <w:divBdr>
                <w:top w:val="none" w:sz="0" w:space="0" w:color="auto"/>
                <w:left w:val="none" w:sz="0" w:space="0" w:color="auto"/>
                <w:bottom w:val="none" w:sz="0" w:space="0" w:color="auto"/>
                <w:right w:val="none" w:sz="0" w:space="0" w:color="auto"/>
              </w:divBdr>
            </w:div>
            <w:div w:id="1219321125">
              <w:marLeft w:val="0"/>
              <w:marRight w:val="0"/>
              <w:marTop w:val="0"/>
              <w:marBottom w:val="0"/>
              <w:divBdr>
                <w:top w:val="none" w:sz="0" w:space="0" w:color="auto"/>
                <w:left w:val="none" w:sz="0" w:space="0" w:color="auto"/>
                <w:bottom w:val="none" w:sz="0" w:space="0" w:color="auto"/>
                <w:right w:val="none" w:sz="0" w:space="0" w:color="auto"/>
              </w:divBdr>
            </w:div>
            <w:div w:id="80565250">
              <w:marLeft w:val="0"/>
              <w:marRight w:val="0"/>
              <w:marTop w:val="0"/>
              <w:marBottom w:val="0"/>
              <w:divBdr>
                <w:top w:val="none" w:sz="0" w:space="0" w:color="auto"/>
                <w:left w:val="none" w:sz="0" w:space="0" w:color="auto"/>
                <w:bottom w:val="none" w:sz="0" w:space="0" w:color="auto"/>
                <w:right w:val="none" w:sz="0" w:space="0" w:color="auto"/>
              </w:divBdr>
            </w:div>
            <w:div w:id="1645160953">
              <w:marLeft w:val="0"/>
              <w:marRight w:val="0"/>
              <w:marTop w:val="0"/>
              <w:marBottom w:val="0"/>
              <w:divBdr>
                <w:top w:val="none" w:sz="0" w:space="0" w:color="auto"/>
                <w:left w:val="none" w:sz="0" w:space="0" w:color="auto"/>
                <w:bottom w:val="none" w:sz="0" w:space="0" w:color="auto"/>
                <w:right w:val="none" w:sz="0" w:space="0" w:color="auto"/>
              </w:divBdr>
            </w:div>
            <w:div w:id="1500852125">
              <w:marLeft w:val="0"/>
              <w:marRight w:val="0"/>
              <w:marTop w:val="0"/>
              <w:marBottom w:val="0"/>
              <w:divBdr>
                <w:top w:val="none" w:sz="0" w:space="0" w:color="auto"/>
                <w:left w:val="none" w:sz="0" w:space="0" w:color="auto"/>
                <w:bottom w:val="none" w:sz="0" w:space="0" w:color="auto"/>
                <w:right w:val="none" w:sz="0" w:space="0" w:color="auto"/>
              </w:divBdr>
            </w:div>
            <w:div w:id="491917436">
              <w:marLeft w:val="0"/>
              <w:marRight w:val="0"/>
              <w:marTop w:val="0"/>
              <w:marBottom w:val="0"/>
              <w:divBdr>
                <w:top w:val="none" w:sz="0" w:space="0" w:color="auto"/>
                <w:left w:val="none" w:sz="0" w:space="0" w:color="auto"/>
                <w:bottom w:val="none" w:sz="0" w:space="0" w:color="auto"/>
                <w:right w:val="none" w:sz="0" w:space="0" w:color="auto"/>
              </w:divBdr>
            </w:div>
            <w:div w:id="1672677402">
              <w:marLeft w:val="0"/>
              <w:marRight w:val="0"/>
              <w:marTop w:val="0"/>
              <w:marBottom w:val="0"/>
              <w:divBdr>
                <w:top w:val="none" w:sz="0" w:space="0" w:color="auto"/>
                <w:left w:val="none" w:sz="0" w:space="0" w:color="auto"/>
                <w:bottom w:val="none" w:sz="0" w:space="0" w:color="auto"/>
                <w:right w:val="none" w:sz="0" w:space="0" w:color="auto"/>
              </w:divBdr>
            </w:div>
            <w:div w:id="1767992508">
              <w:marLeft w:val="0"/>
              <w:marRight w:val="0"/>
              <w:marTop w:val="0"/>
              <w:marBottom w:val="0"/>
              <w:divBdr>
                <w:top w:val="none" w:sz="0" w:space="0" w:color="auto"/>
                <w:left w:val="none" w:sz="0" w:space="0" w:color="auto"/>
                <w:bottom w:val="none" w:sz="0" w:space="0" w:color="auto"/>
                <w:right w:val="none" w:sz="0" w:space="0" w:color="auto"/>
              </w:divBdr>
            </w:div>
            <w:div w:id="502210422">
              <w:marLeft w:val="0"/>
              <w:marRight w:val="0"/>
              <w:marTop w:val="0"/>
              <w:marBottom w:val="0"/>
              <w:divBdr>
                <w:top w:val="none" w:sz="0" w:space="0" w:color="auto"/>
                <w:left w:val="none" w:sz="0" w:space="0" w:color="auto"/>
                <w:bottom w:val="none" w:sz="0" w:space="0" w:color="auto"/>
                <w:right w:val="none" w:sz="0" w:space="0" w:color="auto"/>
              </w:divBdr>
            </w:div>
            <w:div w:id="263732021">
              <w:marLeft w:val="0"/>
              <w:marRight w:val="0"/>
              <w:marTop w:val="0"/>
              <w:marBottom w:val="0"/>
              <w:divBdr>
                <w:top w:val="none" w:sz="0" w:space="0" w:color="auto"/>
                <w:left w:val="none" w:sz="0" w:space="0" w:color="auto"/>
                <w:bottom w:val="none" w:sz="0" w:space="0" w:color="auto"/>
                <w:right w:val="none" w:sz="0" w:space="0" w:color="auto"/>
              </w:divBdr>
            </w:div>
            <w:div w:id="1756852698">
              <w:marLeft w:val="0"/>
              <w:marRight w:val="0"/>
              <w:marTop w:val="0"/>
              <w:marBottom w:val="0"/>
              <w:divBdr>
                <w:top w:val="none" w:sz="0" w:space="0" w:color="auto"/>
                <w:left w:val="none" w:sz="0" w:space="0" w:color="auto"/>
                <w:bottom w:val="none" w:sz="0" w:space="0" w:color="auto"/>
                <w:right w:val="none" w:sz="0" w:space="0" w:color="auto"/>
              </w:divBdr>
            </w:div>
            <w:div w:id="1689679772">
              <w:marLeft w:val="0"/>
              <w:marRight w:val="0"/>
              <w:marTop w:val="0"/>
              <w:marBottom w:val="0"/>
              <w:divBdr>
                <w:top w:val="none" w:sz="0" w:space="0" w:color="auto"/>
                <w:left w:val="none" w:sz="0" w:space="0" w:color="auto"/>
                <w:bottom w:val="none" w:sz="0" w:space="0" w:color="auto"/>
                <w:right w:val="none" w:sz="0" w:space="0" w:color="auto"/>
              </w:divBdr>
            </w:div>
            <w:div w:id="1448423981">
              <w:marLeft w:val="0"/>
              <w:marRight w:val="0"/>
              <w:marTop w:val="0"/>
              <w:marBottom w:val="0"/>
              <w:divBdr>
                <w:top w:val="none" w:sz="0" w:space="0" w:color="auto"/>
                <w:left w:val="none" w:sz="0" w:space="0" w:color="auto"/>
                <w:bottom w:val="none" w:sz="0" w:space="0" w:color="auto"/>
                <w:right w:val="none" w:sz="0" w:space="0" w:color="auto"/>
              </w:divBdr>
            </w:div>
            <w:div w:id="194395565">
              <w:marLeft w:val="0"/>
              <w:marRight w:val="0"/>
              <w:marTop w:val="0"/>
              <w:marBottom w:val="0"/>
              <w:divBdr>
                <w:top w:val="none" w:sz="0" w:space="0" w:color="auto"/>
                <w:left w:val="none" w:sz="0" w:space="0" w:color="auto"/>
                <w:bottom w:val="none" w:sz="0" w:space="0" w:color="auto"/>
                <w:right w:val="none" w:sz="0" w:space="0" w:color="auto"/>
              </w:divBdr>
            </w:div>
            <w:div w:id="949776856">
              <w:marLeft w:val="0"/>
              <w:marRight w:val="0"/>
              <w:marTop w:val="0"/>
              <w:marBottom w:val="0"/>
              <w:divBdr>
                <w:top w:val="none" w:sz="0" w:space="0" w:color="auto"/>
                <w:left w:val="none" w:sz="0" w:space="0" w:color="auto"/>
                <w:bottom w:val="none" w:sz="0" w:space="0" w:color="auto"/>
                <w:right w:val="none" w:sz="0" w:space="0" w:color="auto"/>
              </w:divBdr>
            </w:div>
            <w:div w:id="120924129">
              <w:marLeft w:val="0"/>
              <w:marRight w:val="0"/>
              <w:marTop w:val="0"/>
              <w:marBottom w:val="0"/>
              <w:divBdr>
                <w:top w:val="none" w:sz="0" w:space="0" w:color="auto"/>
                <w:left w:val="none" w:sz="0" w:space="0" w:color="auto"/>
                <w:bottom w:val="none" w:sz="0" w:space="0" w:color="auto"/>
                <w:right w:val="none" w:sz="0" w:space="0" w:color="auto"/>
              </w:divBdr>
            </w:div>
            <w:div w:id="1928610767">
              <w:marLeft w:val="0"/>
              <w:marRight w:val="0"/>
              <w:marTop w:val="0"/>
              <w:marBottom w:val="0"/>
              <w:divBdr>
                <w:top w:val="none" w:sz="0" w:space="0" w:color="auto"/>
                <w:left w:val="none" w:sz="0" w:space="0" w:color="auto"/>
                <w:bottom w:val="none" w:sz="0" w:space="0" w:color="auto"/>
                <w:right w:val="none" w:sz="0" w:space="0" w:color="auto"/>
              </w:divBdr>
            </w:div>
            <w:div w:id="1726490313">
              <w:marLeft w:val="0"/>
              <w:marRight w:val="0"/>
              <w:marTop w:val="0"/>
              <w:marBottom w:val="0"/>
              <w:divBdr>
                <w:top w:val="none" w:sz="0" w:space="0" w:color="auto"/>
                <w:left w:val="none" w:sz="0" w:space="0" w:color="auto"/>
                <w:bottom w:val="none" w:sz="0" w:space="0" w:color="auto"/>
                <w:right w:val="none" w:sz="0" w:space="0" w:color="auto"/>
              </w:divBdr>
            </w:div>
            <w:div w:id="1859656941">
              <w:marLeft w:val="0"/>
              <w:marRight w:val="0"/>
              <w:marTop w:val="0"/>
              <w:marBottom w:val="0"/>
              <w:divBdr>
                <w:top w:val="none" w:sz="0" w:space="0" w:color="auto"/>
                <w:left w:val="none" w:sz="0" w:space="0" w:color="auto"/>
                <w:bottom w:val="none" w:sz="0" w:space="0" w:color="auto"/>
                <w:right w:val="none" w:sz="0" w:space="0" w:color="auto"/>
              </w:divBdr>
            </w:div>
            <w:div w:id="969743769">
              <w:marLeft w:val="0"/>
              <w:marRight w:val="0"/>
              <w:marTop w:val="0"/>
              <w:marBottom w:val="0"/>
              <w:divBdr>
                <w:top w:val="none" w:sz="0" w:space="0" w:color="auto"/>
                <w:left w:val="none" w:sz="0" w:space="0" w:color="auto"/>
                <w:bottom w:val="none" w:sz="0" w:space="0" w:color="auto"/>
                <w:right w:val="none" w:sz="0" w:space="0" w:color="auto"/>
              </w:divBdr>
            </w:div>
            <w:div w:id="173499944">
              <w:marLeft w:val="0"/>
              <w:marRight w:val="0"/>
              <w:marTop w:val="0"/>
              <w:marBottom w:val="0"/>
              <w:divBdr>
                <w:top w:val="none" w:sz="0" w:space="0" w:color="auto"/>
                <w:left w:val="none" w:sz="0" w:space="0" w:color="auto"/>
                <w:bottom w:val="none" w:sz="0" w:space="0" w:color="auto"/>
                <w:right w:val="none" w:sz="0" w:space="0" w:color="auto"/>
              </w:divBdr>
            </w:div>
            <w:div w:id="907883625">
              <w:marLeft w:val="0"/>
              <w:marRight w:val="0"/>
              <w:marTop w:val="0"/>
              <w:marBottom w:val="0"/>
              <w:divBdr>
                <w:top w:val="none" w:sz="0" w:space="0" w:color="auto"/>
                <w:left w:val="none" w:sz="0" w:space="0" w:color="auto"/>
                <w:bottom w:val="none" w:sz="0" w:space="0" w:color="auto"/>
                <w:right w:val="none" w:sz="0" w:space="0" w:color="auto"/>
              </w:divBdr>
            </w:div>
            <w:div w:id="892424446">
              <w:marLeft w:val="0"/>
              <w:marRight w:val="0"/>
              <w:marTop w:val="0"/>
              <w:marBottom w:val="0"/>
              <w:divBdr>
                <w:top w:val="none" w:sz="0" w:space="0" w:color="auto"/>
                <w:left w:val="none" w:sz="0" w:space="0" w:color="auto"/>
                <w:bottom w:val="none" w:sz="0" w:space="0" w:color="auto"/>
                <w:right w:val="none" w:sz="0" w:space="0" w:color="auto"/>
              </w:divBdr>
            </w:div>
            <w:div w:id="1256936821">
              <w:marLeft w:val="0"/>
              <w:marRight w:val="0"/>
              <w:marTop w:val="0"/>
              <w:marBottom w:val="0"/>
              <w:divBdr>
                <w:top w:val="none" w:sz="0" w:space="0" w:color="auto"/>
                <w:left w:val="none" w:sz="0" w:space="0" w:color="auto"/>
                <w:bottom w:val="none" w:sz="0" w:space="0" w:color="auto"/>
                <w:right w:val="none" w:sz="0" w:space="0" w:color="auto"/>
              </w:divBdr>
            </w:div>
            <w:div w:id="46343166">
              <w:marLeft w:val="0"/>
              <w:marRight w:val="0"/>
              <w:marTop w:val="0"/>
              <w:marBottom w:val="0"/>
              <w:divBdr>
                <w:top w:val="none" w:sz="0" w:space="0" w:color="auto"/>
                <w:left w:val="none" w:sz="0" w:space="0" w:color="auto"/>
                <w:bottom w:val="none" w:sz="0" w:space="0" w:color="auto"/>
                <w:right w:val="none" w:sz="0" w:space="0" w:color="auto"/>
              </w:divBdr>
            </w:div>
            <w:div w:id="1392384905">
              <w:marLeft w:val="0"/>
              <w:marRight w:val="0"/>
              <w:marTop w:val="0"/>
              <w:marBottom w:val="0"/>
              <w:divBdr>
                <w:top w:val="none" w:sz="0" w:space="0" w:color="auto"/>
                <w:left w:val="none" w:sz="0" w:space="0" w:color="auto"/>
                <w:bottom w:val="none" w:sz="0" w:space="0" w:color="auto"/>
                <w:right w:val="none" w:sz="0" w:space="0" w:color="auto"/>
              </w:divBdr>
            </w:div>
            <w:div w:id="1919290732">
              <w:marLeft w:val="0"/>
              <w:marRight w:val="0"/>
              <w:marTop w:val="0"/>
              <w:marBottom w:val="0"/>
              <w:divBdr>
                <w:top w:val="none" w:sz="0" w:space="0" w:color="auto"/>
                <w:left w:val="none" w:sz="0" w:space="0" w:color="auto"/>
                <w:bottom w:val="none" w:sz="0" w:space="0" w:color="auto"/>
                <w:right w:val="none" w:sz="0" w:space="0" w:color="auto"/>
              </w:divBdr>
            </w:div>
            <w:div w:id="2004308259">
              <w:marLeft w:val="0"/>
              <w:marRight w:val="0"/>
              <w:marTop w:val="0"/>
              <w:marBottom w:val="0"/>
              <w:divBdr>
                <w:top w:val="none" w:sz="0" w:space="0" w:color="auto"/>
                <w:left w:val="none" w:sz="0" w:space="0" w:color="auto"/>
                <w:bottom w:val="none" w:sz="0" w:space="0" w:color="auto"/>
                <w:right w:val="none" w:sz="0" w:space="0" w:color="auto"/>
              </w:divBdr>
            </w:div>
            <w:div w:id="1040205792">
              <w:marLeft w:val="0"/>
              <w:marRight w:val="0"/>
              <w:marTop w:val="0"/>
              <w:marBottom w:val="0"/>
              <w:divBdr>
                <w:top w:val="none" w:sz="0" w:space="0" w:color="auto"/>
                <w:left w:val="none" w:sz="0" w:space="0" w:color="auto"/>
                <w:bottom w:val="none" w:sz="0" w:space="0" w:color="auto"/>
                <w:right w:val="none" w:sz="0" w:space="0" w:color="auto"/>
              </w:divBdr>
            </w:div>
            <w:div w:id="177694180">
              <w:marLeft w:val="0"/>
              <w:marRight w:val="0"/>
              <w:marTop w:val="0"/>
              <w:marBottom w:val="0"/>
              <w:divBdr>
                <w:top w:val="none" w:sz="0" w:space="0" w:color="auto"/>
                <w:left w:val="none" w:sz="0" w:space="0" w:color="auto"/>
                <w:bottom w:val="none" w:sz="0" w:space="0" w:color="auto"/>
                <w:right w:val="none" w:sz="0" w:space="0" w:color="auto"/>
              </w:divBdr>
            </w:div>
            <w:div w:id="342896721">
              <w:marLeft w:val="0"/>
              <w:marRight w:val="0"/>
              <w:marTop w:val="0"/>
              <w:marBottom w:val="0"/>
              <w:divBdr>
                <w:top w:val="none" w:sz="0" w:space="0" w:color="auto"/>
                <w:left w:val="none" w:sz="0" w:space="0" w:color="auto"/>
                <w:bottom w:val="none" w:sz="0" w:space="0" w:color="auto"/>
                <w:right w:val="none" w:sz="0" w:space="0" w:color="auto"/>
              </w:divBdr>
            </w:div>
            <w:div w:id="535430747">
              <w:marLeft w:val="0"/>
              <w:marRight w:val="0"/>
              <w:marTop w:val="0"/>
              <w:marBottom w:val="0"/>
              <w:divBdr>
                <w:top w:val="none" w:sz="0" w:space="0" w:color="auto"/>
                <w:left w:val="none" w:sz="0" w:space="0" w:color="auto"/>
                <w:bottom w:val="none" w:sz="0" w:space="0" w:color="auto"/>
                <w:right w:val="none" w:sz="0" w:space="0" w:color="auto"/>
              </w:divBdr>
            </w:div>
            <w:div w:id="1701278521">
              <w:marLeft w:val="0"/>
              <w:marRight w:val="0"/>
              <w:marTop w:val="0"/>
              <w:marBottom w:val="0"/>
              <w:divBdr>
                <w:top w:val="none" w:sz="0" w:space="0" w:color="auto"/>
                <w:left w:val="none" w:sz="0" w:space="0" w:color="auto"/>
                <w:bottom w:val="none" w:sz="0" w:space="0" w:color="auto"/>
                <w:right w:val="none" w:sz="0" w:space="0" w:color="auto"/>
              </w:divBdr>
            </w:div>
            <w:div w:id="1913659223">
              <w:marLeft w:val="0"/>
              <w:marRight w:val="0"/>
              <w:marTop w:val="0"/>
              <w:marBottom w:val="0"/>
              <w:divBdr>
                <w:top w:val="none" w:sz="0" w:space="0" w:color="auto"/>
                <w:left w:val="none" w:sz="0" w:space="0" w:color="auto"/>
                <w:bottom w:val="none" w:sz="0" w:space="0" w:color="auto"/>
                <w:right w:val="none" w:sz="0" w:space="0" w:color="auto"/>
              </w:divBdr>
            </w:div>
            <w:div w:id="1481996159">
              <w:marLeft w:val="0"/>
              <w:marRight w:val="0"/>
              <w:marTop w:val="0"/>
              <w:marBottom w:val="0"/>
              <w:divBdr>
                <w:top w:val="none" w:sz="0" w:space="0" w:color="auto"/>
                <w:left w:val="none" w:sz="0" w:space="0" w:color="auto"/>
                <w:bottom w:val="none" w:sz="0" w:space="0" w:color="auto"/>
                <w:right w:val="none" w:sz="0" w:space="0" w:color="auto"/>
              </w:divBdr>
            </w:div>
            <w:div w:id="1794321143">
              <w:marLeft w:val="0"/>
              <w:marRight w:val="0"/>
              <w:marTop w:val="0"/>
              <w:marBottom w:val="0"/>
              <w:divBdr>
                <w:top w:val="none" w:sz="0" w:space="0" w:color="auto"/>
                <w:left w:val="none" w:sz="0" w:space="0" w:color="auto"/>
                <w:bottom w:val="none" w:sz="0" w:space="0" w:color="auto"/>
                <w:right w:val="none" w:sz="0" w:space="0" w:color="auto"/>
              </w:divBdr>
              <w:divsChild>
                <w:div w:id="1684629662">
                  <w:marLeft w:val="0"/>
                  <w:marRight w:val="0"/>
                  <w:marTop w:val="0"/>
                  <w:marBottom w:val="0"/>
                  <w:divBdr>
                    <w:top w:val="none" w:sz="0" w:space="0" w:color="auto"/>
                    <w:left w:val="none" w:sz="0" w:space="0" w:color="auto"/>
                    <w:bottom w:val="none" w:sz="0" w:space="0" w:color="auto"/>
                    <w:right w:val="none" w:sz="0" w:space="0" w:color="auto"/>
                  </w:divBdr>
                </w:div>
                <w:div w:id="494227978">
                  <w:marLeft w:val="0"/>
                  <w:marRight w:val="0"/>
                  <w:marTop w:val="0"/>
                  <w:marBottom w:val="0"/>
                  <w:divBdr>
                    <w:top w:val="none" w:sz="0" w:space="0" w:color="auto"/>
                    <w:left w:val="none" w:sz="0" w:space="0" w:color="auto"/>
                    <w:bottom w:val="none" w:sz="0" w:space="0" w:color="auto"/>
                    <w:right w:val="none" w:sz="0" w:space="0" w:color="auto"/>
                  </w:divBdr>
                </w:div>
                <w:div w:id="2002539541">
                  <w:marLeft w:val="0"/>
                  <w:marRight w:val="0"/>
                  <w:marTop w:val="0"/>
                  <w:marBottom w:val="0"/>
                  <w:divBdr>
                    <w:top w:val="none" w:sz="0" w:space="0" w:color="auto"/>
                    <w:left w:val="none" w:sz="0" w:space="0" w:color="auto"/>
                    <w:bottom w:val="none" w:sz="0" w:space="0" w:color="auto"/>
                    <w:right w:val="none" w:sz="0" w:space="0" w:color="auto"/>
                  </w:divBdr>
                </w:div>
                <w:div w:id="1240628663">
                  <w:marLeft w:val="0"/>
                  <w:marRight w:val="0"/>
                  <w:marTop w:val="0"/>
                  <w:marBottom w:val="0"/>
                  <w:divBdr>
                    <w:top w:val="none" w:sz="0" w:space="0" w:color="auto"/>
                    <w:left w:val="none" w:sz="0" w:space="0" w:color="auto"/>
                    <w:bottom w:val="none" w:sz="0" w:space="0" w:color="auto"/>
                    <w:right w:val="none" w:sz="0" w:space="0" w:color="auto"/>
                  </w:divBdr>
                </w:div>
                <w:div w:id="2089110656">
                  <w:marLeft w:val="0"/>
                  <w:marRight w:val="0"/>
                  <w:marTop w:val="0"/>
                  <w:marBottom w:val="0"/>
                  <w:divBdr>
                    <w:top w:val="none" w:sz="0" w:space="0" w:color="auto"/>
                    <w:left w:val="none" w:sz="0" w:space="0" w:color="auto"/>
                    <w:bottom w:val="none" w:sz="0" w:space="0" w:color="auto"/>
                    <w:right w:val="none" w:sz="0" w:space="0" w:color="auto"/>
                  </w:divBdr>
                </w:div>
                <w:div w:id="1898736603">
                  <w:marLeft w:val="0"/>
                  <w:marRight w:val="0"/>
                  <w:marTop w:val="0"/>
                  <w:marBottom w:val="0"/>
                  <w:divBdr>
                    <w:top w:val="none" w:sz="0" w:space="0" w:color="auto"/>
                    <w:left w:val="none" w:sz="0" w:space="0" w:color="auto"/>
                    <w:bottom w:val="none" w:sz="0" w:space="0" w:color="auto"/>
                    <w:right w:val="none" w:sz="0" w:space="0" w:color="auto"/>
                  </w:divBdr>
                </w:div>
                <w:div w:id="1304043718">
                  <w:marLeft w:val="0"/>
                  <w:marRight w:val="0"/>
                  <w:marTop w:val="0"/>
                  <w:marBottom w:val="0"/>
                  <w:divBdr>
                    <w:top w:val="none" w:sz="0" w:space="0" w:color="auto"/>
                    <w:left w:val="none" w:sz="0" w:space="0" w:color="auto"/>
                    <w:bottom w:val="none" w:sz="0" w:space="0" w:color="auto"/>
                    <w:right w:val="none" w:sz="0" w:space="0" w:color="auto"/>
                  </w:divBdr>
                </w:div>
              </w:divsChild>
            </w:div>
            <w:div w:id="1509251211">
              <w:marLeft w:val="0"/>
              <w:marRight w:val="0"/>
              <w:marTop w:val="0"/>
              <w:marBottom w:val="0"/>
              <w:divBdr>
                <w:top w:val="none" w:sz="0" w:space="0" w:color="auto"/>
                <w:left w:val="none" w:sz="0" w:space="0" w:color="auto"/>
                <w:bottom w:val="none" w:sz="0" w:space="0" w:color="auto"/>
                <w:right w:val="none" w:sz="0" w:space="0" w:color="auto"/>
              </w:divBdr>
            </w:div>
            <w:div w:id="1865946580">
              <w:marLeft w:val="0"/>
              <w:marRight w:val="0"/>
              <w:marTop w:val="0"/>
              <w:marBottom w:val="0"/>
              <w:divBdr>
                <w:top w:val="none" w:sz="0" w:space="0" w:color="auto"/>
                <w:left w:val="none" w:sz="0" w:space="0" w:color="auto"/>
                <w:bottom w:val="none" w:sz="0" w:space="0" w:color="auto"/>
                <w:right w:val="none" w:sz="0" w:space="0" w:color="auto"/>
              </w:divBdr>
            </w:div>
            <w:div w:id="1248732">
              <w:marLeft w:val="0"/>
              <w:marRight w:val="0"/>
              <w:marTop w:val="0"/>
              <w:marBottom w:val="0"/>
              <w:divBdr>
                <w:top w:val="none" w:sz="0" w:space="0" w:color="auto"/>
                <w:left w:val="none" w:sz="0" w:space="0" w:color="auto"/>
                <w:bottom w:val="none" w:sz="0" w:space="0" w:color="auto"/>
                <w:right w:val="none" w:sz="0" w:space="0" w:color="auto"/>
              </w:divBdr>
            </w:div>
            <w:div w:id="1178152561">
              <w:marLeft w:val="0"/>
              <w:marRight w:val="0"/>
              <w:marTop w:val="0"/>
              <w:marBottom w:val="0"/>
              <w:divBdr>
                <w:top w:val="none" w:sz="0" w:space="0" w:color="auto"/>
                <w:left w:val="none" w:sz="0" w:space="0" w:color="auto"/>
                <w:bottom w:val="none" w:sz="0" w:space="0" w:color="auto"/>
                <w:right w:val="none" w:sz="0" w:space="0" w:color="auto"/>
              </w:divBdr>
            </w:div>
            <w:div w:id="998729515">
              <w:marLeft w:val="0"/>
              <w:marRight w:val="0"/>
              <w:marTop w:val="0"/>
              <w:marBottom w:val="0"/>
              <w:divBdr>
                <w:top w:val="none" w:sz="0" w:space="0" w:color="auto"/>
                <w:left w:val="none" w:sz="0" w:space="0" w:color="auto"/>
                <w:bottom w:val="none" w:sz="0" w:space="0" w:color="auto"/>
                <w:right w:val="none" w:sz="0" w:space="0" w:color="auto"/>
              </w:divBdr>
            </w:div>
            <w:div w:id="2069067582">
              <w:marLeft w:val="0"/>
              <w:marRight w:val="0"/>
              <w:marTop w:val="0"/>
              <w:marBottom w:val="0"/>
              <w:divBdr>
                <w:top w:val="none" w:sz="0" w:space="0" w:color="auto"/>
                <w:left w:val="none" w:sz="0" w:space="0" w:color="auto"/>
                <w:bottom w:val="none" w:sz="0" w:space="0" w:color="auto"/>
                <w:right w:val="none" w:sz="0" w:space="0" w:color="auto"/>
              </w:divBdr>
            </w:div>
            <w:div w:id="987975501">
              <w:marLeft w:val="0"/>
              <w:marRight w:val="0"/>
              <w:marTop w:val="0"/>
              <w:marBottom w:val="0"/>
              <w:divBdr>
                <w:top w:val="none" w:sz="0" w:space="0" w:color="auto"/>
                <w:left w:val="none" w:sz="0" w:space="0" w:color="auto"/>
                <w:bottom w:val="none" w:sz="0" w:space="0" w:color="auto"/>
                <w:right w:val="none" w:sz="0" w:space="0" w:color="auto"/>
              </w:divBdr>
            </w:div>
            <w:div w:id="1617445274">
              <w:marLeft w:val="0"/>
              <w:marRight w:val="0"/>
              <w:marTop w:val="0"/>
              <w:marBottom w:val="0"/>
              <w:divBdr>
                <w:top w:val="none" w:sz="0" w:space="0" w:color="auto"/>
                <w:left w:val="none" w:sz="0" w:space="0" w:color="auto"/>
                <w:bottom w:val="none" w:sz="0" w:space="0" w:color="auto"/>
                <w:right w:val="none" w:sz="0" w:space="0" w:color="auto"/>
              </w:divBdr>
            </w:div>
            <w:div w:id="1151218149">
              <w:marLeft w:val="0"/>
              <w:marRight w:val="0"/>
              <w:marTop w:val="0"/>
              <w:marBottom w:val="0"/>
              <w:divBdr>
                <w:top w:val="none" w:sz="0" w:space="0" w:color="auto"/>
                <w:left w:val="none" w:sz="0" w:space="0" w:color="auto"/>
                <w:bottom w:val="none" w:sz="0" w:space="0" w:color="auto"/>
                <w:right w:val="none" w:sz="0" w:space="0" w:color="auto"/>
              </w:divBdr>
            </w:div>
            <w:div w:id="792022813">
              <w:marLeft w:val="0"/>
              <w:marRight w:val="0"/>
              <w:marTop w:val="0"/>
              <w:marBottom w:val="0"/>
              <w:divBdr>
                <w:top w:val="none" w:sz="0" w:space="0" w:color="auto"/>
                <w:left w:val="none" w:sz="0" w:space="0" w:color="auto"/>
                <w:bottom w:val="none" w:sz="0" w:space="0" w:color="auto"/>
                <w:right w:val="none" w:sz="0" w:space="0" w:color="auto"/>
              </w:divBdr>
            </w:div>
            <w:div w:id="916934743">
              <w:marLeft w:val="0"/>
              <w:marRight w:val="0"/>
              <w:marTop w:val="0"/>
              <w:marBottom w:val="0"/>
              <w:divBdr>
                <w:top w:val="none" w:sz="0" w:space="0" w:color="auto"/>
                <w:left w:val="none" w:sz="0" w:space="0" w:color="auto"/>
                <w:bottom w:val="none" w:sz="0" w:space="0" w:color="auto"/>
                <w:right w:val="none" w:sz="0" w:space="0" w:color="auto"/>
              </w:divBdr>
            </w:div>
            <w:div w:id="349457709">
              <w:marLeft w:val="0"/>
              <w:marRight w:val="0"/>
              <w:marTop w:val="0"/>
              <w:marBottom w:val="0"/>
              <w:divBdr>
                <w:top w:val="none" w:sz="0" w:space="0" w:color="auto"/>
                <w:left w:val="none" w:sz="0" w:space="0" w:color="auto"/>
                <w:bottom w:val="none" w:sz="0" w:space="0" w:color="auto"/>
                <w:right w:val="none" w:sz="0" w:space="0" w:color="auto"/>
              </w:divBdr>
              <w:divsChild>
                <w:div w:id="1186678324">
                  <w:marLeft w:val="0"/>
                  <w:marRight w:val="0"/>
                  <w:marTop w:val="0"/>
                  <w:marBottom w:val="0"/>
                  <w:divBdr>
                    <w:top w:val="none" w:sz="0" w:space="0" w:color="auto"/>
                    <w:left w:val="none" w:sz="0" w:space="0" w:color="auto"/>
                    <w:bottom w:val="none" w:sz="0" w:space="0" w:color="auto"/>
                    <w:right w:val="none" w:sz="0" w:space="0" w:color="auto"/>
                  </w:divBdr>
                </w:div>
                <w:div w:id="1616248898">
                  <w:marLeft w:val="0"/>
                  <w:marRight w:val="0"/>
                  <w:marTop w:val="0"/>
                  <w:marBottom w:val="0"/>
                  <w:divBdr>
                    <w:top w:val="none" w:sz="0" w:space="0" w:color="auto"/>
                    <w:left w:val="none" w:sz="0" w:space="0" w:color="auto"/>
                    <w:bottom w:val="none" w:sz="0" w:space="0" w:color="auto"/>
                    <w:right w:val="none" w:sz="0" w:space="0" w:color="auto"/>
                  </w:divBdr>
                </w:div>
                <w:div w:id="1890871797">
                  <w:marLeft w:val="0"/>
                  <w:marRight w:val="0"/>
                  <w:marTop w:val="0"/>
                  <w:marBottom w:val="0"/>
                  <w:divBdr>
                    <w:top w:val="none" w:sz="0" w:space="0" w:color="auto"/>
                    <w:left w:val="none" w:sz="0" w:space="0" w:color="auto"/>
                    <w:bottom w:val="none" w:sz="0" w:space="0" w:color="auto"/>
                    <w:right w:val="none" w:sz="0" w:space="0" w:color="auto"/>
                  </w:divBdr>
                </w:div>
                <w:div w:id="2013333044">
                  <w:marLeft w:val="0"/>
                  <w:marRight w:val="0"/>
                  <w:marTop w:val="0"/>
                  <w:marBottom w:val="0"/>
                  <w:divBdr>
                    <w:top w:val="none" w:sz="0" w:space="0" w:color="auto"/>
                    <w:left w:val="none" w:sz="0" w:space="0" w:color="auto"/>
                    <w:bottom w:val="none" w:sz="0" w:space="0" w:color="auto"/>
                    <w:right w:val="none" w:sz="0" w:space="0" w:color="auto"/>
                  </w:divBdr>
                </w:div>
                <w:div w:id="129179768">
                  <w:marLeft w:val="0"/>
                  <w:marRight w:val="0"/>
                  <w:marTop w:val="0"/>
                  <w:marBottom w:val="0"/>
                  <w:divBdr>
                    <w:top w:val="none" w:sz="0" w:space="0" w:color="auto"/>
                    <w:left w:val="none" w:sz="0" w:space="0" w:color="auto"/>
                    <w:bottom w:val="none" w:sz="0" w:space="0" w:color="auto"/>
                    <w:right w:val="none" w:sz="0" w:space="0" w:color="auto"/>
                  </w:divBdr>
                </w:div>
                <w:div w:id="987516827">
                  <w:marLeft w:val="0"/>
                  <w:marRight w:val="0"/>
                  <w:marTop w:val="0"/>
                  <w:marBottom w:val="0"/>
                  <w:divBdr>
                    <w:top w:val="none" w:sz="0" w:space="0" w:color="auto"/>
                    <w:left w:val="none" w:sz="0" w:space="0" w:color="auto"/>
                    <w:bottom w:val="none" w:sz="0" w:space="0" w:color="auto"/>
                    <w:right w:val="none" w:sz="0" w:space="0" w:color="auto"/>
                  </w:divBdr>
                </w:div>
                <w:div w:id="201940018">
                  <w:marLeft w:val="0"/>
                  <w:marRight w:val="0"/>
                  <w:marTop w:val="0"/>
                  <w:marBottom w:val="0"/>
                  <w:divBdr>
                    <w:top w:val="none" w:sz="0" w:space="0" w:color="auto"/>
                    <w:left w:val="none" w:sz="0" w:space="0" w:color="auto"/>
                    <w:bottom w:val="none" w:sz="0" w:space="0" w:color="auto"/>
                    <w:right w:val="none" w:sz="0" w:space="0" w:color="auto"/>
                  </w:divBdr>
                </w:div>
                <w:div w:id="355816289">
                  <w:marLeft w:val="0"/>
                  <w:marRight w:val="0"/>
                  <w:marTop w:val="0"/>
                  <w:marBottom w:val="0"/>
                  <w:divBdr>
                    <w:top w:val="none" w:sz="0" w:space="0" w:color="auto"/>
                    <w:left w:val="none" w:sz="0" w:space="0" w:color="auto"/>
                    <w:bottom w:val="none" w:sz="0" w:space="0" w:color="auto"/>
                    <w:right w:val="none" w:sz="0" w:space="0" w:color="auto"/>
                  </w:divBdr>
                </w:div>
                <w:div w:id="1214853794">
                  <w:marLeft w:val="0"/>
                  <w:marRight w:val="0"/>
                  <w:marTop w:val="0"/>
                  <w:marBottom w:val="0"/>
                  <w:divBdr>
                    <w:top w:val="none" w:sz="0" w:space="0" w:color="auto"/>
                    <w:left w:val="none" w:sz="0" w:space="0" w:color="auto"/>
                    <w:bottom w:val="none" w:sz="0" w:space="0" w:color="auto"/>
                    <w:right w:val="none" w:sz="0" w:space="0" w:color="auto"/>
                  </w:divBdr>
                </w:div>
                <w:div w:id="429547374">
                  <w:marLeft w:val="0"/>
                  <w:marRight w:val="0"/>
                  <w:marTop w:val="0"/>
                  <w:marBottom w:val="0"/>
                  <w:divBdr>
                    <w:top w:val="none" w:sz="0" w:space="0" w:color="auto"/>
                    <w:left w:val="none" w:sz="0" w:space="0" w:color="auto"/>
                    <w:bottom w:val="none" w:sz="0" w:space="0" w:color="auto"/>
                    <w:right w:val="none" w:sz="0" w:space="0" w:color="auto"/>
                  </w:divBdr>
                </w:div>
                <w:div w:id="476924728">
                  <w:marLeft w:val="0"/>
                  <w:marRight w:val="0"/>
                  <w:marTop w:val="0"/>
                  <w:marBottom w:val="0"/>
                  <w:divBdr>
                    <w:top w:val="none" w:sz="0" w:space="0" w:color="auto"/>
                    <w:left w:val="none" w:sz="0" w:space="0" w:color="auto"/>
                    <w:bottom w:val="none" w:sz="0" w:space="0" w:color="auto"/>
                    <w:right w:val="none" w:sz="0" w:space="0" w:color="auto"/>
                  </w:divBdr>
                </w:div>
              </w:divsChild>
            </w:div>
            <w:div w:id="1668053441">
              <w:marLeft w:val="0"/>
              <w:marRight w:val="0"/>
              <w:marTop w:val="0"/>
              <w:marBottom w:val="0"/>
              <w:divBdr>
                <w:top w:val="none" w:sz="0" w:space="0" w:color="auto"/>
                <w:left w:val="none" w:sz="0" w:space="0" w:color="auto"/>
                <w:bottom w:val="none" w:sz="0" w:space="0" w:color="auto"/>
                <w:right w:val="none" w:sz="0" w:space="0" w:color="auto"/>
              </w:divBdr>
            </w:div>
            <w:div w:id="456684514">
              <w:marLeft w:val="0"/>
              <w:marRight w:val="0"/>
              <w:marTop w:val="0"/>
              <w:marBottom w:val="0"/>
              <w:divBdr>
                <w:top w:val="none" w:sz="0" w:space="0" w:color="auto"/>
                <w:left w:val="none" w:sz="0" w:space="0" w:color="auto"/>
                <w:bottom w:val="none" w:sz="0" w:space="0" w:color="auto"/>
                <w:right w:val="none" w:sz="0" w:space="0" w:color="auto"/>
              </w:divBdr>
            </w:div>
            <w:div w:id="1487093491">
              <w:marLeft w:val="0"/>
              <w:marRight w:val="0"/>
              <w:marTop w:val="0"/>
              <w:marBottom w:val="0"/>
              <w:divBdr>
                <w:top w:val="none" w:sz="0" w:space="0" w:color="auto"/>
                <w:left w:val="none" w:sz="0" w:space="0" w:color="auto"/>
                <w:bottom w:val="none" w:sz="0" w:space="0" w:color="auto"/>
                <w:right w:val="none" w:sz="0" w:space="0" w:color="auto"/>
              </w:divBdr>
            </w:div>
            <w:div w:id="434329462">
              <w:marLeft w:val="0"/>
              <w:marRight w:val="0"/>
              <w:marTop w:val="0"/>
              <w:marBottom w:val="0"/>
              <w:divBdr>
                <w:top w:val="none" w:sz="0" w:space="0" w:color="auto"/>
                <w:left w:val="none" w:sz="0" w:space="0" w:color="auto"/>
                <w:bottom w:val="none" w:sz="0" w:space="0" w:color="auto"/>
                <w:right w:val="none" w:sz="0" w:space="0" w:color="auto"/>
              </w:divBdr>
            </w:div>
            <w:div w:id="1616592214">
              <w:marLeft w:val="0"/>
              <w:marRight w:val="0"/>
              <w:marTop w:val="0"/>
              <w:marBottom w:val="0"/>
              <w:divBdr>
                <w:top w:val="none" w:sz="0" w:space="0" w:color="auto"/>
                <w:left w:val="none" w:sz="0" w:space="0" w:color="auto"/>
                <w:bottom w:val="none" w:sz="0" w:space="0" w:color="auto"/>
                <w:right w:val="none" w:sz="0" w:space="0" w:color="auto"/>
              </w:divBdr>
            </w:div>
            <w:div w:id="366755615">
              <w:marLeft w:val="0"/>
              <w:marRight w:val="0"/>
              <w:marTop w:val="0"/>
              <w:marBottom w:val="0"/>
              <w:divBdr>
                <w:top w:val="none" w:sz="0" w:space="0" w:color="auto"/>
                <w:left w:val="none" w:sz="0" w:space="0" w:color="auto"/>
                <w:bottom w:val="none" w:sz="0" w:space="0" w:color="auto"/>
                <w:right w:val="none" w:sz="0" w:space="0" w:color="auto"/>
              </w:divBdr>
            </w:div>
            <w:div w:id="819812804">
              <w:marLeft w:val="0"/>
              <w:marRight w:val="0"/>
              <w:marTop w:val="0"/>
              <w:marBottom w:val="0"/>
              <w:divBdr>
                <w:top w:val="none" w:sz="0" w:space="0" w:color="auto"/>
                <w:left w:val="none" w:sz="0" w:space="0" w:color="auto"/>
                <w:bottom w:val="none" w:sz="0" w:space="0" w:color="auto"/>
                <w:right w:val="none" w:sz="0" w:space="0" w:color="auto"/>
              </w:divBdr>
            </w:div>
            <w:div w:id="1221016640">
              <w:marLeft w:val="0"/>
              <w:marRight w:val="0"/>
              <w:marTop w:val="0"/>
              <w:marBottom w:val="0"/>
              <w:divBdr>
                <w:top w:val="none" w:sz="0" w:space="0" w:color="auto"/>
                <w:left w:val="none" w:sz="0" w:space="0" w:color="auto"/>
                <w:bottom w:val="none" w:sz="0" w:space="0" w:color="auto"/>
                <w:right w:val="none" w:sz="0" w:space="0" w:color="auto"/>
              </w:divBdr>
            </w:div>
            <w:div w:id="92282719">
              <w:marLeft w:val="0"/>
              <w:marRight w:val="0"/>
              <w:marTop w:val="0"/>
              <w:marBottom w:val="0"/>
              <w:divBdr>
                <w:top w:val="none" w:sz="0" w:space="0" w:color="auto"/>
                <w:left w:val="none" w:sz="0" w:space="0" w:color="auto"/>
                <w:bottom w:val="none" w:sz="0" w:space="0" w:color="auto"/>
                <w:right w:val="none" w:sz="0" w:space="0" w:color="auto"/>
              </w:divBdr>
            </w:div>
            <w:div w:id="292252084">
              <w:marLeft w:val="0"/>
              <w:marRight w:val="0"/>
              <w:marTop w:val="0"/>
              <w:marBottom w:val="0"/>
              <w:divBdr>
                <w:top w:val="none" w:sz="0" w:space="0" w:color="auto"/>
                <w:left w:val="none" w:sz="0" w:space="0" w:color="auto"/>
                <w:bottom w:val="none" w:sz="0" w:space="0" w:color="auto"/>
                <w:right w:val="none" w:sz="0" w:space="0" w:color="auto"/>
              </w:divBdr>
            </w:div>
            <w:div w:id="1078209545">
              <w:marLeft w:val="0"/>
              <w:marRight w:val="0"/>
              <w:marTop w:val="0"/>
              <w:marBottom w:val="0"/>
              <w:divBdr>
                <w:top w:val="none" w:sz="0" w:space="0" w:color="auto"/>
                <w:left w:val="none" w:sz="0" w:space="0" w:color="auto"/>
                <w:bottom w:val="none" w:sz="0" w:space="0" w:color="auto"/>
                <w:right w:val="none" w:sz="0" w:space="0" w:color="auto"/>
              </w:divBdr>
            </w:div>
            <w:div w:id="1705252849">
              <w:marLeft w:val="0"/>
              <w:marRight w:val="0"/>
              <w:marTop w:val="0"/>
              <w:marBottom w:val="0"/>
              <w:divBdr>
                <w:top w:val="none" w:sz="0" w:space="0" w:color="auto"/>
                <w:left w:val="none" w:sz="0" w:space="0" w:color="auto"/>
                <w:bottom w:val="none" w:sz="0" w:space="0" w:color="auto"/>
                <w:right w:val="none" w:sz="0" w:space="0" w:color="auto"/>
              </w:divBdr>
            </w:div>
            <w:div w:id="55705978">
              <w:marLeft w:val="0"/>
              <w:marRight w:val="0"/>
              <w:marTop w:val="0"/>
              <w:marBottom w:val="0"/>
              <w:divBdr>
                <w:top w:val="none" w:sz="0" w:space="0" w:color="auto"/>
                <w:left w:val="none" w:sz="0" w:space="0" w:color="auto"/>
                <w:bottom w:val="none" w:sz="0" w:space="0" w:color="auto"/>
                <w:right w:val="none" w:sz="0" w:space="0" w:color="auto"/>
              </w:divBdr>
            </w:div>
            <w:div w:id="875776979">
              <w:marLeft w:val="0"/>
              <w:marRight w:val="0"/>
              <w:marTop w:val="0"/>
              <w:marBottom w:val="0"/>
              <w:divBdr>
                <w:top w:val="none" w:sz="0" w:space="0" w:color="auto"/>
                <w:left w:val="none" w:sz="0" w:space="0" w:color="auto"/>
                <w:bottom w:val="none" w:sz="0" w:space="0" w:color="auto"/>
                <w:right w:val="none" w:sz="0" w:space="0" w:color="auto"/>
              </w:divBdr>
            </w:div>
            <w:div w:id="18095107">
              <w:marLeft w:val="0"/>
              <w:marRight w:val="0"/>
              <w:marTop w:val="0"/>
              <w:marBottom w:val="0"/>
              <w:divBdr>
                <w:top w:val="none" w:sz="0" w:space="0" w:color="auto"/>
                <w:left w:val="none" w:sz="0" w:space="0" w:color="auto"/>
                <w:bottom w:val="none" w:sz="0" w:space="0" w:color="auto"/>
                <w:right w:val="none" w:sz="0" w:space="0" w:color="auto"/>
              </w:divBdr>
            </w:div>
            <w:div w:id="888761124">
              <w:marLeft w:val="0"/>
              <w:marRight w:val="0"/>
              <w:marTop w:val="0"/>
              <w:marBottom w:val="0"/>
              <w:divBdr>
                <w:top w:val="none" w:sz="0" w:space="0" w:color="auto"/>
                <w:left w:val="none" w:sz="0" w:space="0" w:color="auto"/>
                <w:bottom w:val="none" w:sz="0" w:space="0" w:color="auto"/>
                <w:right w:val="none" w:sz="0" w:space="0" w:color="auto"/>
              </w:divBdr>
            </w:div>
            <w:div w:id="1535727869">
              <w:marLeft w:val="0"/>
              <w:marRight w:val="0"/>
              <w:marTop w:val="0"/>
              <w:marBottom w:val="0"/>
              <w:divBdr>
                <w:top w:val="none" w:sz="0" w:space="0" w:color="auto"/>
                <w:left w:val="none" w:sz="0" w:space="0" w:color="auto"/>
                <w:bottom w:val="none" w:sz="0" w:space="0" w:color="auto"/>
                <w:right w:val="none" w:sz="0" w:space="0" w:color="auto"/>
              </w:divBdr>
            </w:div>
            <w:div w:id="321813548">
              <w:marLeft w:val="0"/>
              <w:marRight w:val="0"/>
              <w:marTop w:val="0"/>
              <w:marBottom w:val="0"/>
              <w:divBdr>
                <w:top w:val="none" w:sz="0" w:space="0" w:color="auto"/>
                <w:left w:val="none" w:sz="0" w:space="0" w:color="auto"/>
                <w:bottom w:val="none" w:sz="0" w:space="0" w:color="auto"/>
                <w:right w:val="none" w:sz="0" w:space="0" w:color="auto"/>
              </w:divBdr>
            </w:div>
            <w:div w:id="1259098680">
              <w:marLeft w:val="0"/>
              <w:marRight w:val="0"/>
              <w:marTop w:val="0"/>
              <w:marBottom w:val="0"/>
              <w:divBdr>
                <w:top w:val="none" w:sz="0" w:space="0" w:color="auto"/>
                <w:left w:val="none" w:sz="0" w:space="0" w:color="auto"/>
                <w:bottom w:val="none" w:sz="0" w:space="0" w:color="auto"/>
                <w:right w:val="none" w:sz="0" w:space="0" w:color="auto"/>
              </w:divBdr>
            </w:div>
            <w:div w:id="1283615061">
              <w:marLeft w:val="0"/>
              <w:marRight w:val="0"/>
              <w:marTop w:val="0"/>
              <w:marBottom w:val="0"/>
              <w:divBdr>
                <w:top w:val="none" w:sz="0" w:space="0" w:color="auto"/>
                <w:left w:val="none" w:sz="0" w:space="0" w:color="auto"/>
                <w:bottom w:val="none" w:sz="0" w:space="0" w:color="auto"/>
                <w:right w:val="none" w:sz="0" w:space="0" w:color="auto"/>
              </w:divBdr>
            </w:div>
            <w:div w:id="40256030">
              <w:marLeft w:val="0"/>
              <w:marRight w:val="0"/>
              <w:marTop w:val="0"/>
              <w:marBottom w:val="0"/>
              <w:divBdr>
                <w:top w:val="none" w:sz="0" w:space="0" w:color="auto"/>
                <w:left w:val="none" w:sz="0" w:space="0" w:color="auto"/>
                <w:bottom w:val="none" w:sz="0" w:space="0" w:color="auto"/>
                <w:right w:val="none" w:sz="0" w:space="0" w:color="auto"/>
              </w:divBdr>
            </w:div>
            <w:div w:id="318114392">
              <w:marLeft w:val="0"/>
              <w:marRight w:val="0"/>
              <w:marTop w:val="0"/>
              <w:marBottom w:val="0"/>
              <w:divBdr>
                <w:top w:val="none" w:sz="0" w:space="0" w:color="auto"/>
                <w:left w:val="none" w:sz="0" w:space="0" w:color="auto"/>
                <w:bottom w:val="none" w:sz="0" w:space="0" w:color="auto"/>
                <w:right w:val="none" w:sz="0" w:space="0" w:color="auto"/>
              </w:divBdr>
            </w:div>
            <w:div w:id="1280720216">
              <w:marLeft w:val="0"/>
              <w:marRight w:val="0"/>
              <w:marTop w:val="0"/>
              <w:marBottom w:val="0"/>
              <w:divBdr>
                <w:top w:val="none" w:sz="0" w:space="0" w:color="auto"/>
                <w:left w:val="none" w:sz="0" w:space="0" w:color="auto"/>
                <w:bottom w:val="none" w:sz="0" w:space="0" w:color="auto"/>
                <w:right w:val="none" w:sz="0" w:space="0" w:color="auto"/>
              </w:divBdr>
            </w:div>
            <w:div w:id="81336492">
              <w:marLeft w:val="0"/>
              <w:marRight w:val="0"/>
              <w:marTop w:val="0"/>
              <w:marBottom w:val="0"/>
              <w:divBdr>
                <w:top w:val="none" w:sz="0" w:space="0" w:color="auto"/>
                <w:left w:val="none" w:sz="0" w:space="0" w:color="auto"/>
                <w:bottom w:val="none" w:sz="0" w:space="0" w:color="auto"/>
                <w:right w:val="none" w:sz="0" w:space="0" w:color="auto"/>
              </w:divBdr>
            </w:div>
            <w:div w:id="144978080">
              <w:marLeft w:val="0"/>
              <w:marRight w:val="0"/>
              <w:marTop w:val="0"/>
              <w:marBottom w:val="0"/>
              <w:divBdr>
                <w:top w:val="none" w:sz="0" w:space="0" w:color="auto"/>
                <w:left w:val="none" w:sz="0" w:space="0" w:color="auto"/>
                <w:bottom w:val="none" w:sz="0" w:space="0" w:color="auto"/>
                <w:right w:val="none" w:sz="0" w:space="0" w:color="auto"/>
              </w:divBdr>
            </w:div>
            <w:div w:id="5135606">
              <w:marLeft w:val="0"/>
              <w:marRight w:val="0"/>
              <w:marTop w:val="0"/>
              <w:marBottom w:val="0"/>
              <w:divBdr>
                <w:top w:val="none" w:sz="0" w:space="0" w:color="auto"/>
                <w:left w:val="none" w:sz="0" w:space="0" w:color="auto"/>
                <w:bottom w:val="none" w:sz="0" w:space="0" w:color="auto"/>
                <w:right w:val="none" w:sz="0" w:space="0" w:color="auto"/>
              </w:divBdr>
            </w:div>
            <w:div w:id="1934587079">
              <w:marLeft w:val="0"/>
              <w:marRight w:val="0"/>
              <w:marTop w:val="0"/>
              <w:marBottom w:val="0"/>
              <w:divBdr>
                <w:top w:val="none" w:sz="0" w:space="0" w:color="auto"/>
                <w:left w:val="none" w:sz="0" w:space="0" w:color="auto"/>
                <w:bottom w:val="none" w:sz="0" w:space="0" w:color="auto"/>
                <w:right w:val="none" w:sz="0" w:space="0" w:color="auto"/>
              </w:divBdr>
            </w:div>
            <w:div w:id="596138941">
              <w:marLeft w:val="0"/>
              <w:marRight w:val="0"/>
              <w:marTop w:val="0"/>
              <w:marBottom w:val="0"/>
              <w:divBdr>
                <w:top w:val="none" w:sz="0" w:space="0" w:color="auto"/>
                <w:left w:val="none" w:sz="0" w:space="0" w:color="auto"/>
                <w:bottom w:val="none" w:sz="0" w:space="0" w:color="auto"/>
                <w:right w:val="none" w:sz="0" w:space="0" w:color="auto"/>
              </w:divBdr>
            </w:div>
            <w:div w:id="2135168621">
              <w:marLeft w:val="0"/>
              <w:marRight w:val="0"/>
              <w:marTop w:val="0"/>
              <w:marBottom w:val="0"/>
              <w:divBdr>
                <w:top w:val="none" w:sz="0" w:space="0" w:color="auto"/>
                <w:left w:val="none" w:sz="0" w:space="0" w:color="auto"/>
                <w:bottom w:val="none" w:sz="0" w:space="0" w:color="auto"/>
                <w:right w:val="none" w:sz="0" w:space="0" w:color="auto"/>
              </w:divBdr>
            </w:div>
            <w:div w:id="1632403198">
              <w:marLeft w:val="0"/>
              <w:marRight w:val="0"/>
              <w:marTop w:val="0"/>
              <w:marBottom w:val="0"/>
              <w:divBdr>
                <w:top w:val="none" w:sz="0" w:space="0" w:color="auto"/>
                <w:left w:val="none" w:sz="0" w:space="0" w:color="auto"/>
                <w:bottom w:val="none" w:sz="0" w:space="0" w:color="auto"/>
                <w:right w:val="none" w:sz="0" w:space="0" w:color="auto"/>
              </w:divBdr>
            </w:div>
            <w:div w:id="2084981600">
              <w:marLeft w:val="0"/>
              <w:marRight w:val="0"/>
              <w:marTop w:val="0"/>
              <w:marBottom w:val="0"/>
              <w:divBdr>
                <w:top w:val="none" w:sz="0" w:space="0" w:color="auto"/>
                <w:left w:val="none" w:sz="0" w:space="0" w:color="auto"/>
                <w:bottom w:val="none" w:sz="0" w:space="0" w:color="auto"/>
                <w:right w:val="none" w:sz="0" w:space="0" w:color="auto"/>
              </w:divBdr>
            </w:div>
            <w:div w:id="956789200">
              <w:marLeft w:val="0"/>
              <w:marRight w:val="0"/>
              <w:marTop w:val="0"/>
              <w:marBottom w:val="0"/>
              <w:divBdr>
                <w:top w:val="none" w:sz="0" w:space="0" w:color="auto"/>
                <w:left w:val="none" w:sz="0" w:space="0" w:color="auto"/>
                <w:bottom w:val="none" w:sz="0" w:space="0" w:color="auto"/>
                <w:right w:val="none" w:sz="0" w:space="0" w:color="auto"/>
              </w:divBdr>
            </w:div>
            <w:div w:id="1532454117">
              <w:marLeft w:val="0"/>
              <w:marRight w:val="0"/>
              <w:marTop w:val="0"/>
              <w:marBottom w:val="0"/>
              <w:divBdr>
                <w:top w:val="none" w:sz="0" w:space="0" w:color="auto"/>
                <w:left w:val="none" w:sz="0" w:space="0" w:color="auto"/>
                <w:bottom w:val="none" w:sz="0" w:space="0" w:color="auto"/>
                <w:right w:val="none" w:sz="0" w:space="0" w:color="auto"/>
              </w:divBdr>
            </w:div>
            <w:div w:id="1160854581">
              <w:marLeft w:val="0"/>
              <w:marRight w:val="0"/>
              <w:marTop w:val="0"/>
              <w:marBottom w:val="0"/>
              <w:divBdr>
                <w:top w:val="none" w:sz="0" w:space="0" w:color="auto"/>
                <w:left w:val="none" w:sz="0" w:space="0" w:color="auto"/>
                <w:bottom w:val="none" w:sz="0" w:space="0" w:color="auto"/>
                <w:right w:val="none" w:sz="0" w:space="0" w:color="auto"/>
              </w:divBdr>
            </w:div>
            <w:div w:id="1556314260">
              <w:marLeft w:val="0"/>
              <w:marRight w:val="0"/>
              <w:marTop w:val="0"/>
              <w:marBottom w:val="0"/>
              <w:divBdr>
                <w:top w:val="none" w:sz="0" w:space="0" w:color="auto"/>
                <w:left w:val="none" w:sz="0" w:space="0" w:color="auto"/>
                <w:bottom w:val="none" w:sz="0" w:space="0" w:color="auto"/>
                <w:right w:val="none" w:sz="0" w:space="0" w:color="auto"/>
              </w:divBdr>
            </w:div>
            <w:div w:id="1834563248">
              <w:marLeft w:val="0"/>
              <w:marRight w:val="0"/>
              <w:marTop w:val="0"/>
              <w:marBottom w:val="0"/>
              <w:divBdr>
                <w:top w:val="none" w:sz="0" w:space="0" w:color="auto"/>
                <w:left w:val="none" w:sz="0" w:space="0" w:color="auto"/>
                <w:bottom w:val="none" w:sz="0" w:space="0" w:color="auto"/>
                <w:right w:val="none" w:sz="0" w:space="0" w:color="auto"/>
              </w:divBdr>
            </w:div>
            <w:div w:id="420224472">
              <w:marLeft w:val="0"/>
              <w:marRight w:val="0"/>
              <w:marTop w:val="0"/>
              <w:marBottom w:val="0"/>
              <w:divBdr>
                <w:top w:val="none" w:sz="0" w:space="0" w:color="auto"/>
                <w:left w:val="none" w:sz="0" w:space="0" w:color="auto"/>
                <w:bottom w:val="none" w:sz="0" w:space="0" w:color="auto"/>
                <w:right w:val="none" w:sz="0" w:space="0" w:color="auto"/>
              </w:divBdr>
            </w:div>
            <w:div w:id="182987327">
              <w:marLeft w:val="0"/>
              <w:marRight w:val="0"/>
              <w:marTop w:val="0"/>
              <w:marBottom w:val="0"/>
              <w:divBdr>
                <w:top w:val="none" w:sz="0" w:space="0" w:color="auto"/>
                <w:left w:val="none" w:sz="0" w:space="0" w:color="auto"/>
                <w:bottom w:val="none" w:sz="0" w:space="0" w:color="auto"/>
                <w:right w:val="none" w:sz="0" w:space="0" w:color="auto"/>
              </w:divBdr>
            </w:div>
            <w:div w:id="1185365839">
              <w:marLeft w:val="0"/>
              <w:marRight w:val="0"/>
              <w:marTop w:val="0"/>
              <w:marBottom w:val="0"/>
              <w:divBdr>
                <w:top w:val="none" w:sz="0" w:space="0" w:color="auto"/>
                <w:left w:val="none" w:sz="0" w:space="0" w:color="auto"/>
                <w:bottom w:val="none" w:sz="0" w:space="0" w:color="auto"/>
                <w:right w:val="none" w:sz="0" w:space="0" w:color="auto"/>
              </w:divBdr>
            </w:div>
            <w:div w:id="1391611908">
              <w:marLeft w:val="0"/>
              <w:marRight w:val="0"/>
              <w:marTop w:val="0"/>
              <w:marBottom w:val="0"/>
              <w:divBdr>
                <w:top w:val="none" w:sz="0" w:space="0" w:color="auto"/>
                <w:left w:val="none" w:sz="0" w:space="0" w:color="auto"/>
                <w:bottom w:val="none" w:sz="0" w:space="0" w:color="auto"/>
                <w:right w:val="none" w:sz="0" w:space="0" w:color="auto"/>
              </w:divBdr>
            </w:div>
            <w:div w:id="1481188129">
              <w:marLeft w:val="0"/>
              <w:marRight w:val="0"/>
              <w:marTop w:val="0"/>
              <w:marBottom w:val="0"/>
              <w:divBdr>
                <w:top w:val="none" w:sz="0" w:space="0" w:color="auto"/>
                <w:left w:val="none" w:sz="0" w:space="0" w:color="auto"/>
                <w:bottom w:val="none" w:sz="0" w:space="0" w:color="auto"/>
                <w:right w:val="none" w:sz="0" w:space="0" w:color="auto"/>
              </w:divBdr>
            </w:div>
            <w:div w:id="982319617">
              <w:marLeft w:val="0"/>
              <w:marRight w:val="0"/>
              <w:marTop w:val="0"/>
              <w:marBottom w:val="0"/>
              <w:divBdr>
                <w:top w:val="none" w:sz="0" w:space="0" w:color="auto"/>
                <w:left w:val="none" w:sz="0" w:space="0" w:color="auto"/>
                <w:bottom w:val="none" w:sz="0" w:space="0" w:color="auto"/>
                <w:right w:val="none" w:sz="0" w:space="0" w:color="auto"/>
              </w:divBdr>
            </w:div>
            <w:div w:id="1734622508">
              <w:marLeft w:val="0"/>
              <w:marRight w:val="0"/>
              <w:marTop w:val="0"/>
              <w:marBottom w:val="0"/>
              <w:divBdr>
                <w:top w:val="none" w:sz="0" w:space="0" w:color="auto"/>
                <w:left w:val="none" w:sz="0" w:space="0" w:color="auto"/>
                <w:bottom w:val="none" w:sz="0" w:space="0" w:color="auto"/>
                <w:right w:val="none" w:sz="0" w:space="0" w:color="auto"/>
              </w:divBdr>
            </w:div>
            <w:div w:id="1492404855">
              <w:marLeft w:val="0"/>
              <w:marRight w:val="0"/>
              <w:marTop w:val="0"/>
              <w:marBottom w:val="0"/>
              <w:divBdr>
                <w:top w:val="none" w:sz="0" w:space="0" w:color="auto"/>
                <w:left w:val="none" w:sz="0" w:space="0" w:color="auto"/>
                <w:bottom w:val="none" w:sz="0" w:space="0" w:color="auto"/>
                <w:right w:val="none" w:sz="0" w:space="0" w:color="auto"/>
              </w:divBdr>
            </w:div>
            <w:div w:id="1736705224">
              <w:marLeft w:val="0"/>
              <w:marRight w:val="0"/>
              <w:marTop w:val="0"/>
              <w:marBottom w:val="0"/>
              <w:divBdr>
                <w:top w:val="none" w:sz="0" w:space="0" w:color="auto"/>
                <w:left w:val="none" w:sz="0" w:space="0" w:color="auto"/>
                <w:bottom w:val="none" w:sz="0" w:space="0" w:color="auto"/>
                <w:right w:val="none" w:sz="0" w:space="0" w:color="auto"/>
              </w:divBdr>
            </w:div>
            <w:div w:id="1802378362">
              <w:marLeft w:val="0"/>
              <w:marRight w:val="0"/>
              <w:marTop w:val="0"/>
              <w:marBottom w:val="0"/>
              <w:divBdr>
                <w:top w:val="none" w:sz="0" w:space="0" w:color="auto"/>
                <w:left w:val="none" w:sz="0" w:space="0" w:color="auto"/>
                <w:bottom w:val="none" w:sz="0" w:space="0" w:color="auto"/>
                <w:right w:val="none" w:sz="0" w:space="0" w:color="auto"/>
              </w:divBdr>
            </w:div>
            <w:div w:id="88893989">
              <w:marLeft w:val="0"/>
              <w:marRight w:val="0"/>
              <w:marTop w:val="0"/>
              <w:marBottom w:val="0"/>
              <w:divBdr>
                <w:top w:val="none" w:sz="0" w:space="0" w:color="auto"/>
                <w:left w:val="none" w:sz="0" w:space="0" w:color="auto"/>
                <w:bottom w:val="none" w:sz="0" w:space="0" w:color="auto"/>
                <w:right w:val="none" w:sz="0" w:space="0" w:color="auto"/>
              </w:divBdr>
            </w:div>
            <w:div w:id="1170482446">
              <w:marLeft w:val="0"/>
              <w:marRight w:val="0"/>
              <w:marTop w:val="0"/>
              <w:marBottom w:val="0"/>
              <w:divBdr>
                <w:top w:val="none" w:sz="0" w:space="0" w:color="auto"/>
                <w:left w:val="none" w:sz="0" w:space="0" w:color="auto"/>
                <w:bottom w:val="none" w:sz="0" w:space="0" w:color="auto"/>
                <w:right w:val="none" w:sz="0" w:space="0" w:color="auto"/>
              </w:divBdr>
            </w:div>
            <w:div w:id="361246794">
              <w:marLeft w:val="0"/>
              <w:marRight w:val="0"/>
              <w:marTop w:val="0"/>
              <w:marBottom w:val="0"/>
              <w:divBdr>
                <w:top w:val="none" w:sz="0" w:space="0" w:color="auto"/>
                <w:left w:val="none" w:sz="0" w:space="0" w:color="auto"/>
                <w:bottom w:val="none" w:sz="0" w:space="0" w:color="auto"/>
                <w:right w:val="none" w:sz="0" w:space="0" w:color="auto"/>
              </w:divBdr>
            </w:div>
            <w:div w:id="322778270">
              <w:marLeft w:val="0"/>
              <w:marRight w:val="0"/>
              <w:marTop w:val="0"/>
              <w:marBottom w:val="0"/>
              <w:divBdr>
                <w:top w:val="none" w:sz="0" w:space="0" w:color="auto"/>
                <w:left w:val="none" w:sz="0" w:space="0" w:color="auto"/>
                <w:bottom w:val="none" w:sz="0" w:space="0" w:color="auto"/>
                <w:right w:val="none" w:sz="0" w:space="0" w:color="auto"/>
              </w:divBdr>
            </w:div>
            <w:div w:id="440147618">
              <w:marLeft w:val="0"/>
              <w:marRight w:val="0"/>
              <w:marTop w:val="0"/>
              <w:marBottom w:val="0"/>
              <w:divBdr>
                <w:top w:val="none" w:sz="0" w:space="0" w:color="auto"/>
                <w:left w:val="none" w:sz="0" w:space="0" w:color="auto"/>
                <w:bottom w:val="none" w:sz="0" w:space="0" w:color="auto"/>
                <w:right w:val="none" w:sz="0" w:space="0" w:color="auto"/>
              </w:divBdr>
              <w:divsChild>
                <w:div w:id="1008949265">
                  <w:marLeft w:val="0"/>
                  <w:marRight w:val="0"/>
                  <w:marTop w:val="0"/>
                  <w:marBottom w:val="0"/>
                  <w:divBdr>
                    <w:top w:val="none" w:sz="0" w:space="0" w:color="auto"/>
                    <w:left w:val="none" w:sz="0" w:space="0" w:color="auto"/>
                    <w:bottom w:val="none" w:sz="0" w:space="0" w:color="auto"/>
                    <w:right w:val="none" w:sz="0" w:space="0" w:color="auto"/>
                  </w:divBdr>
                </w:div>
                <w:div w:id="364646297">
                  <w:marLeft w:val="0"/>
                  <w:marRight w:val="0"/>
                  <w:marTop w:val="0"/>
                  <w:marBottom w:val="0"/>
                  <w:divBdr>
                    <w:top w:val="none" w:sz="0" w:space="0" w:color="auto"/>
                    <w:left w:val="none" w:sz="0" w:space="0" w:color="auto"/>
                    <w:bottom w:val="none" w:sz="0" w:space="0" w:color="auto"/>
                    <w:right w:val="none" w:sz="0" w:space="0" w:color="auto"/>
                  </w:divBdr>
                </w:div>
                <w:div w:id="1923297105">
                  <w:marLeft w:val="0"/>
                  <w:marRight w:val="0"/>
                  <w:marTop w:val="0"/>
                  <w:marBottom w:val="0"/>
                  <w:divBdr>
                    <w:top w:val="none" w:sz="0" w:space="0" w:color="auto"/>
                    <w:left w:val="none" w:sz="0" w:space="0" w:color="auto"/>
                    <w:bottom w:val="none" w:sz="0" w:space="0" w:color="auto"/>
                    <w:right w:val="none" w:sz="0" w:space="0" w:color="auto"/>
                  </w:divBdr>
                </w:div>
                <w:div w:id="1581408699">
                  <w:marLeft w:val="0"/>
                  <w:marRight w:val="0"/>
                  <w:marTop w:val="0"/>
                  <w:marBottom w:val="0"/>
                  <w:divBdr>
                    <w:top w:val="none" w:sz="0" w:space="0" w:color="auto"/>
                    <w:left w:val="none" w:sz="0" w:space="0" w:color="auto"/>
                    <w:bottom w:val="none" w:sz="0" w:space="0" w:color="auto"/>
                    <w:right w:val="none" w:sz="0" w:space="0" w:color="auto"/>
                  </w:divBdr>
                </w:div>
              </w:divsChild>
            </w:div>
            <w:div w:id="1111317940">
              <w:marLeft w:val="0"/>
              <w:marRight w:val="0"/>
              <w:marTop w:val="0"/>
              <w:marBottom w:val="0"/>
              <w:divBdr>
                <w:top w:val="none" w:sz="0" w:space="0" w:color="auto"/>
                <w:left w:val="none" w:sz="0" w:space="0" w:color="auto"/>
                <w:bottom w:val="none" w:sz="0" w:space="0" w:color="auto"/>
                <w:right w:val="none" w:sz="0" w:space="0" w:color="auto"/>
              </w:divBdr>
            </w:div>
            <w:div w:id="1914659155">
              <w:marLeft w:val="0"/>
              <w:marRight w:val="0"/>
              <w:marTop w:val="0"/>
              <w:marBottom w:val="0"/>
              <w:divBdr>
                <w:top w:val="none" w:sz="0" w:space="0" w:color="auto"/>
                <w:left w:val="none" w:sz="0" w:space="0" w:color="auto"/>
                <w:bottom w:val="none" w:sz="0" w:space="0" w:color="auto"/>
                <w:right w:val="none" w:sz="0" w:space="0" w:color="auto"/>
              </w:divBdr>
            </w:div>
            <w:div w:id="1432437204">
              <w:marLeft w:val="0"/>
              <w:marRight w:val="0"/>
              <w:marTop w:val="0"/>
              <w:marBottom w:val="0"/>
              <w:divBdr>
                <w:top w:val="none" w:sz="0" w:space="0" w:color="auto"/>
                <w:left w:val="none" w:sz="0" w:space="0" w:color="auto"/>
                <w:bottom w:val="none" w:sz="0" w:space="0" w:color="auto"/>
                <w:right w:val="none" w:sz="0" w:space="0" w:color="auto"/>
              </w:divBdr>
            </w:div>
            <w:div w:id="180510396">
              <w:marLeft w:val="0"/>
              <w:marRight w:val="0"/>
              <w:marTop w:val="0"/>
              <w:marBottom w:val="0"/>
              <w:divBdr>
                <w:top w:val="none" w:sz="0" w:space="0" w:color="auto"/>
                <w:left w:val="none" w:sz="0" w:space="0" w:color="auto"/>
                <w:bottom w:val="none" w:sz="0" w:space="0" w:color="auto"/>
                <w:right w:val="none" w:sz="0" w:space="0" w:color="auto"/>
              </w:divBdr>
            </w:div>
            <w:div w:id="2037268864">
              <w:marLeft w:val="0"/>
              <w:marRight w:val="0"/>
              <w:marTop w:val="0"/>
              <w:marBottom w:val="0"/>
              <w:divBdr>
                <w:top w:val="none" w:sz="0" w:space="0" w:color="auto"/>
                <w:left w:val="none" w:sz="0" w:space="0" w:color="auto"/>
                <w:bottom w:val="none" w:sz="0" w:space="0" w:color="auto"/>
                <w:right w:val="none" w:sz="0" w:space="0" w:color="auto"/>
              </w:divBdr>
            </w:div>
            <w:div w:id="2011904418">
              <w:marLeft w:val="0"/>
              <w:marRight w:val="0"/>
              <w:marTop w:val="0"/>
              <w:marBottom w:val="0"/>
              <w:divBdr>
                <w:top w:val="none" w:sz="0" w:space="0" w:color="auto"/>
                <w:left w:val="none" w:sz="0" w:space="0" w:color="auto"/>
                <w:bottom w:val="none" w:sz="0" w:space="0" w:color="auto"/>
                <w:right w:val="none" w:sz="0" w:space="0" w:color="auto"/>
              </w:divBdr>
            </w:div>
            <w:div w:id="608581844">
              <w:marLeft w:val="0"/>
              <w:marRight w:val="0"/>
              <w:marTop w:val="0"/>
              <w:marBottom w:val="0"/>
              <w:divBdr>
                <w:top w:val="none" w:sz="0" w:space="0" w:color="auto"/>
                <w:left w:val="none" w:sz="0" w:space="0" w:color="auto"/>
                <w:bottom w:val="none" w:sz="0" w:space="0" w:color="auto"/>
                <w:right w:val="none" w:sz="0" w:space="0" w:color="auto"/>
              </w:divBdr>
            </w:div>
            <w:div w:id="924732162">
              <w:marLeft w:val="0"/>
              <w:marRight w:val="0"/>
              <w:marTop w:val="0"/>
              <w:marBottom w:val="0"/>
              <w:divBdr>
                <w:top w:val="none" w:sz="0" w:space="0" w:color="auto"/>
                <w:left w:val="none" w:sz="0" w:space="0" w:color="auto"/>
                <w:bottom w:val="none" w:sz="0" w:space="0" w:color="auto"/>
                <w:right w:val="none" w:sz="0" w:space="0" w:color="auto"/>
              </w:divBdr>
            </w:div>
            <w:div w:id="874200633">
              <w:marLeft w:val="0"/>
              <w:marRight w:val="0"/>
              <w:marTop w:val="0"/>
              <w:marBottom w:val="0"/>
              <w:divBdr>
                <w:top w:val="none" w:sz="0" w:space="0" w:color="auto"/>
                <w:left w:val="none" w:sz="0" w:space="0" w:color="auto"/>
                <w:bottom w:val="none" w:sz="0" w:space="0" w:color="auto"/>
                <w:right w:val="none" w:sz="0" w:space="0" w:color="auto"/>
              </w:divBdr>
            </w:div>
            <w:div w:id="544878293">
              <w:marLeft w:val="0"/>
              <w:marRight w:val="0"/>
              <w:marTop w:val="0"/>
              <w:marBottom w:val="0"/>
              <w:divBdr>
                <w:top w:val="none" w:sz="0" w:space="0" w:color="auto"/>
                <w:left w:val="none" w:sz="0" w:space="0" w:color="auto"/>
                <w:bottom w:val="none" w:sz="0" w:space="0" w:color="auto"/>
                <w:right w:val="none" w:sz="0" w:space="0" w:color="auto"/>
              </w:divBdr>
            </w:div>
            <w:div w:id="744839134">
              <w:marLeft w:val="0"/>
              <w:marRight w:val="0"/>
              <w:marTop w:val="0"/>
              <w:marBottom w:val="0"/>
              <w:divBdr>
                <w:top w:val="none" w:sz="0" w:space="0" w:color="auto"/>
                <w:left w:val="none" w:sz="0" w:space="0" w:color="auto"/>
                <w:bottom w:val="none" w:sz="0" w:space="0" w:color="auto"/>
                <w:right w:val="none" w:sz="0" w:space="0" w:color="auto"/>
              </w:divBdr>
            </w:div>
            <w:div w:id="212426673">
              <w:marLeft w:val="0"/>
              <w:marRight w:val="0"/>
              <w:marTop w:val="0"/>
              <w:marBottom w:val="0"/>
              <w:divBdr>
                <w:top w:val="none" w:sz="0" w:space="0" w:color="auto"/>
                <w:left w:val="none" w:sz="0" w:space="0" w:color="auto"/>
                <w:bottom w:val="none" w:sz="0" w:space="0" w:color="auto"/>
                <w:right w:val="none" w:sz="0" w:space="0" w:color="auto"/>
              </w:divBdr>
            </w:div>
            <w:div w:id="790396799">
              <w:marLeft w:val="0"/>
              <w:marRight w:val="0"/>
              <w:marTop w:val="0"/>
              <w:marBottom w:val="0"/>
              <w:divBdr>
                <w:top w:val="none" w:sz="0" w:space="0" w:color="auto"/>
                <w:left w:val="none" w:sz="0" w:space="0" w:color="auto"/>
                <w:bottom w:val="none" w:sz="0" w:space="0" w:color="auto"/>
                <w:right w:val="none" w:sz="0" w:space="0" w:color="auto"/>
              </w:divBdr>
            </w:div>
            <w:div w:id="1380084388">
              <w:marLeft w:val="0"/>
              <w:marRight w:val="0"/>
              <w:marTop w:val="0"/>
              <w:marBottom w:val="0"/>
              <w:divBdr>
                <w:top w:val="none" w:sz="0" w:space="0" w:color="auto"/>
                <w:left w:val="none" w:sz="0" w:space="0" w:color="auto"/>
                <w:bottom w:val="none" w:sz="0" w:space="0" w:color="auto"/>
                <w:right w:val="none" w:sz="0" w:space="0" w:color="auto"/>
              </w:divBdr>
            </w:div>
            <w:div w:id="832110838">
              <w:marLeft w:val="0"/>
              <w:marRight w:val="0"/>
              <w:marTop w:val="0"/>
              <w:marBottom w:val="0"/>
              <w:divBdr>
                <w:top w:val="none" w:sz="0" w:space="0" w:color="auto"/>
                <w:left w:val="none" w:sz="0" w:space="0" w:color="auto"/>
                <w:bottom w:val="none" w:sz="0" w:space="0" w:color="auto"/>
                <w:right w:val="none" w:sz="0" w:space="0" w:color="auto"/>
              </w:divBdr>
            </w:div>
            <w:div w:id="2014839037">
              <w:marLeft w:val="0"/>
              <w:marRight w:val="0"/>
              <w:marTop w:val="0"/>
              <w:marBottom w:val="0"/>
              <w:divBdr>
                <w:top w:val="none" w:sz="0" w:space="0" w:color="auto"/>
                <w:left w:val="none" w:sz="0" w:space="0" w:color="auto"/>
                <w:bottom w:val="none" w:sz="0" w:space="0" w:color="auto"/>
                <w:right w:val="none" w:sz="0" w:space="0" w:color="auto"/>
              </w:divBdr>
            </w:div>
            <w:div w:id="1973946332">
              <w:marLeft w:val="0"/>
              <w:marRight w:val="0"/>
              <w:marTop w:val="0"/>
              <w:marBottom w:val="0"/>
              <w:divBdr>
                <w:top w:val="none" w:sz="0" w:space="0" w:color="auto"/>
                <w:left w:val="none" w:sz="0" w:space="0" w:color="auto"/>
                <w:bottom w:val="none" w:sz="0" w:space="0" w:color="auto"/>
                <w:right w:val="none" w:sz="0" w:space="0" w:color="auto"/>
              </w:divBdr>
            </w:div>
            <w:div w:id="334308215">
              <w:marLeft w:val="0"/>
              <w:marRight w:val="0"/>
              <w:marTop w:val="0"/>
              <w:marBottom w:val="0"/>
              <w:divBdr>
                <w:top w:val="none" w:sz="0" w:space="0" w:color="auto"/>
                <w:left w:val="none" w:sz="0" w:space="0" w:color="auto"/>
                <w:bottom w:val="none" w:sz="0" w:space="0" w:color="auto"/>
                <w:right w:val="none" w:sz="0" w:space="0" w:color="auto"/>
              </w:divBdr>
            </w:div>
            <w:div w:id="371923588">
              <w:marLeft w:val="0"/>
              <w:marRight w:val="0"/>
              <w:marTop w:val="0"/>
              <w:marBottom w:val="0"/>
              <w:divBdr>
                <w:top w:val="none" w:sz="0" w:space="0" w:color="auto"/>
                <w:left w:val="none" w:sz="0" w:space="0" w:color="auto"/>
                <w:bottom w:val="none" w:sz="0" w:space="0" w:color="auto"/>
                <w:right w:val="none" w:sz="0" w:space="0" w:color="auto"/>
              </w:divBdr>
            </w:div>
            <w:div w:id="934167288">
              <w:marLeft w:val="0"/>
              <w:marRight w:val="0"/>
              <w:marTop w:val="0"/>
              <w:marBottom w:val="0"/>
              <w:divBdr>
                <w:top w:val="none" w:sz="0" w:space="0" w:color="auto"/>
                <w:left w:val="none" w:sz="0" w:space="0" w:color="auto"/>
                <w:bottom w:val="none" w:sz="0" w:space="0" w:color="auto"/>
                <w:right w:val="none" w:sz="0" w:space="0" w:color="auto"/>
              </w:divBdr>
            </w:div>
            <w:div w:id="1061367070">
              <w:marLeft w:val="0"/>
              <w:marRight w:val="0"/>
              <w:marTop w:val="0"/>
              <w:marBottom w:val="0"/>
              <w:divBdr>
                <w:top w:val="none" w:sz="0" w:space="0" w:color="auto"/>
                <w:left w:val="none" w:sz="0" w:space="0" w:color="auto"/>
                <w:bottom w:val="none" w:sz="0" w:space="0" w:color="auto"/>
                <w:right w:val="none" w:sz="0" w:space="0" w:color="auto"/>
              </w:divBdr>
            </w:div>
            <w:div w:id="556164825">
              <w:marLeft w:val="0"/>
              <w:marRight w:val="0"/>
              <w:marTop w:val="0"/>
              <w:marBottom w:val="0"/>
              <w:divBdr>
                <w:top w:val="none" w:sz="0" w:space="0" w:color="auto"/>
                <w:left w:val="none" w:sz="0" w:space="0" w:color="auto"/>
                <w:bottom w:val="none" w:sz="0" w:space="0" w:color="auto"/>
                <w:right w:val="none" w:sz="0" w:space="0" w:color="auto"/>
              </w:divBdr>
              <w:divsChild>
                <w:div w:id="1562062755">
                  <w:marLeft w:val="0"/>
                  <w:marRight w:val="0"/>
                  <w:marTop w:val="0"/>
                  <w:marBottom w:val="0"/>
                  <w:divBdr>
                    <w:top w:val="none" w:sz="0" w:space="0" w:color="auto"/>
                    <w:left w:val="none" w:sz="0" w:space="0" w:color="auto"/>
                    <w:bottom w:val="none" w:sz="0" w:space="0" w:color="auto"/>
                    <w:right w:val="none" w:sz="0" w:space="0" w:color="auto"/>
                  </w:divBdr>
                </w:div>
                <w:div w:id="141627194">
                  <w:marLeft w:val="0"/>
                  <w:marRight w:val="0"/>
                  <w:marTop w:val="0"/>
                  <w:marBottom w:val="0"/>
                  <w:divBdr>
                    <w:top w:val="none" w:sz="0" w:space="0" w:color="auto"/>
                    <w:left w:val="none" w:sz="0" w:space="0" w:color="auto"/>
                    <w:bottom w:val="none" w:sz="0" w:space="0" w:color="auto"/>
                    <w:right w:val="none" w:sz="0" w:space="0" w:color="auto"/>
                  </w:divBdr>
                </w:div>
                <w:div w:id="816992086">
                  <w:marLeft w:val="0"/>
                  <w:marRight w:val="0"/>
                  <w:marTop w:val="0"/>
                  <w:marBottom w:val="0"/>
                  <w:divBdr>
                    <w:top w:val="none" w:sz="0" w:space="0" w:color="auto"/>
                    <w:left w:val="none" w:sz="0" w:space="0" w:color="auto"/>
                    <w:bottom w:val="none" w:sz="0" w:space="0" w:color="auto"/>
                    <w:right w:val="none" w:sz="0" w:space="0" w:color="auto"/>
                  </w:divBdr>
                </w:div>
                <w:div w:id="924001291">
                  <w:marLeft w:val="0"/>
                  <w:marRight w:val="0"/>
                  <w:marTop w:val="0"/>
                  <w:marBottom w:val="0"/>
                  <w:divBdr>
                    <w:top w:val="none" w:sz="0" w:space="0" w:color="auto"/>
                    <w:left w:val="none" w:sz="0" w:space="0" w:color="auto"/>
                    <w:bottom w:val="none" w:sz="0" w:space="0" w:color="auto"/>
                    <w:right w:val="none" w:sz="0" w:space="0" w:color="auto"/>
                  </w:divBdr>
                </w:div>
                <w:div w:id="1427580752">
                  <w:marLeft w:val="0"/>
                  <w:marRight w:val="0"/>
                  <w:marTop w:val="0"/>
                  <w:marBottom w:val="0"/>
                  <w:divBdr>
                    <w:top w:val="none" w:sz="0" w:space="0" w:color="auto"/>
                    <w:left w:val="none" w:sz="0" w:space="0" w:color="auto"/>
                    <w:bottom w:val="none" w:sz="0" w:space="0" w:color="auto"/>
                    <w:right w:val="none" w:sz="0" w:space="0" w:color="auto"/>
                  </w:divBdr>
                </w:div>
                <w:div w:id="1168862143">
                  <w:marLeft w:val="0"/>
                  <w:marRight w:val="0"/>
                  <w:marTop w:val="0"/>
                  <w:marBottom w:val="0"/>
                  <w:divBdr>
                    <w:top w:val="none" w:sz="0" w:space="0" w:color="auto"/>
                    <w:left w:val="none" w:sz="0" w:space="0" w:color="auto"/>
                    <w:bottom w:val="none" w:sz="0" w:space="0" w:color="auto"/>
                    <w:right w:val="none" w:sz="0" w:space="0" w:color="auto"/>
                  </w:divBdr>
                </w:div>
                <w:div w:id="517737745">
                  <w:marLeft w:val="0"/>
                  <w:marRight w:val="0"/>
                  <w:marTop w:val="0"/>
                  <w:marBottom w:val="0"/>
                  <w:divBdr>
                    <w:top w:val="none" w:sz="0" w:space="0" w:color="auto"/>
                    <w:left w:val="none" w:sz="0" w:space="0" w:color="auto"/>
                    <w:bottom w:val="none" w:sz="0" w:space="0" w:color="auto"/>
                    <w:right w:val="none" w:sz="0" w:space="0" w:color="auto"/>
                  </w:divBdr>
                </w:div>
                <w:div w:id="1310400435">
                  <w:marLeft w:val="0"/>
                  <w:marRight w:val="0"/>
                  <w:marTop w:val="0"/>
                  <w:marBottom w:val="0"/>
                  <w:divBdr>
                    <w:top w:val="none" w:sz="0" w:space="0" w:color="auto"/>
                    <w:left w:val="none" w:sz="0" w:space="0" w:color="auto"/>
                    <w:bottom w:val="none" w:sz="0" w:space="0" w:color="auto"/>
                    <w:right w:val="none" w:sz="0" w:space="0" w:color="auto"/>
                  </w:divBdr>
                </w:div>
                <w:div w:id="541944334">
                  <w:marLeft w:val="0"/>
                  <w:marRight w:val="0"/>
                  <w:marTop w:val="0"/>
                  <w:marBottom w:val="0"/>
                  <w:divBdr>
                    <w:top w:val="none" w:sz="0" w:space="0" w:color="auto"/>
                    <w:left w:val="none" w:sz="0" w:space="0" w:color="auto"/>
                    <w:bottom w:val="none" w:sz="0" w:space="0" w:color="auto"/>
                    <w:right w:val="none" w:sz="0" w:space="0" w:color="auto"/>
                  </w:divBdr>
                </w:div>
                <w:div w:id="1211766077">
                  <w:marLeft w:val="0"/>
                  <w:marRight w:val="0"/>
                  <w:marTop w:val="0"/>
                  <w:marBottom w:val="0"/>
                  <w:divBdr>
                    <w:top w:val="none" w:sz="0" w:space="0" w:color="auto"/>
                    <w:left w:val="none" w:sz="0" w:space="0" w:color="auto"/>
                    <w:bottom w:val="none" w:sz="0" w:space="0" w:color="auto"/>
                    <w:right w:val="none" w:sz="0" w:space="0" w:color="auto"/>
                  </w:divBdr>
                </w:div>
                <w:div w:id="1719358673">
                  <w:marLeft w:val="0"/>
                  <w:marRight w:val="0"/>
                  <w:marTop w:val="0"/>
                  <w:marBottom w:val="0"/>
                  <w:divBdr>
                    <w:top w:val="none" w:sz="0" w:space="0" w:color="auto"/>
                    <w:left w:val="none" w:sz="0" w:space="0" w:color="auto"/>
                    <w:bottom w:val="none" w:sz="0" w:space="0" w:color="auto"/>
                    <w:right w:val="none" w:sz="0" w:space="0" w:color="auto"/>
                  </w:divBdr>
                </w:div>
                <w:div w:id="80833969">
                  <w:marLeft w:val="0"/>
                  <w:marRight w:val="0"/>
                  <w:marTop w:val="0"/>
                  <w:marBottom w:val="0"/>
                  <w:divBdr>
                    <w:top w:val="none" w:sz="0" w:space="0" w:color="auto"/>
                    <w:left w:val="none" w:sz="0" w:space="0" w:color="auto"/>
                    <w:bottom w:val="none" w:sz="0" w:space="0" w:color="auto"/>
                    <w:right w:val="none" w:sz="0" w:space="0" w:color="auto"/>
                  </w:divBdr>
                </w:div>
                <w:div w:id="1194920556">
                  <w:marLeft w:val="0"/>
                  <w:marRight w:val="0"/>
                  <w:marTop w:val="0"/>
                  <w:marBottom w:val="0"/>
                  <w:divBdr>
                    <w:top w:val="none" w:sz="0" w:space="0" w:color="auto"/>
                    <w:left w:val="none" w:sz="0" w:space="0" w:color="auto"/>
                    <w:bottom w:val="none" w:sz="0" w:space="0" w:color="auto"/>
                    <w:right w:val="none" w:sz="0" w:space="0" w:color="auto"/>
                  </w:divBdr>
                </w:div>
                <w:div w:id="1609922238">
                  <w:marLeft w:val="0"/>
                  <w:marRight w:val="0"/>
                  <w:marTop w:val="0"/>
                  <w:marBottom w:val="0"/>
                  <w:divBdr>
                    <w:top w:val="none" w:sz="0" w:space="0" w:color="auto"/>
                    <w:left w:val="none" w:sz="0" w:space="0" w:color="auto"/>
                    <w:bottom w:val="none" w:sz="0" w:space="0" w:color="auto"/>
                    <w:right w:val="none" w:sz="0" w:space="0" w:color="auto"/>
                  </w:divBdr>
                </w:div>
                <w:div w:id="64643147">
                  <w:marLeft w:val="0"/>
                  <w:marRight w:val="0"/>
                  <w:marTop w:val="0"/>
                  <w:marBottom w:val="0"/>
                  <w:divBdr>
                    <w:top w:val="none" w:sz="0" w:space="0" w:color="auto"/>
                    <w:left w:val="none" w:sz="0" w:space="0" w:color="auto"/>
                    <w:bottom w:val="none" w:sz="0" w:space="0" w:color="auto"/>
                    <w:right w:val="none" w:sz="0" w:space="0" w:color="auto"/>
                  </w:divBdr>
                </w:div>
                <w:div w:id="1167206771">
                  <w:marLeft w:val="0"/>
                  <w:marRight w:val="0"/>
                  <w:marTop w:val="0"/>
                  <w:marBottom w:val="0"/>
                  <w:divBdr>
                    <w:top w:val="none" w:sz="0" w:space="0" w:color="auto"/>
                    <w:left w:val="none" w:sz="0" w:space="0" w:color="auto"/>
                    <w:bottom w:val="none" w:sz="0" w:space="0" w:color="auto"/>
                    <w:right w:val="none" w:sz="0" w:space="0" w:color="auto"/>
                  </w:divBdr>
                </w:div>
                <w:div w:id="1022971382">
                  <w:marLeft w:val="0"/>
                  <w:marRight w:val="0"/>
                  <w:marTop w:val="0"/>
                  <w:marBottom w:val="0"/>
                  <w:divBdr>
                    <w:top w:val="none" w:sz="0" w:space="0" w:color="auto"/>
                    <w:left w:val="none" w:sz="0" w:space="0" w:color="auto"/>
                    <w:bottom w:val="none" w:sz="0" w:space="0" w:color="auto"/>
                    <w:right w:val="none" w:sz="0" w:space="0" w:color="auto"/>
                  </w:divBdr>
                </w:div>
                <w:div w:id="2070765213">
                  <w:marLeft w:val="0"/>
                  <w:marRight w:val="0"/>
                  <w:marTop w:val="0"/>
                  <w:marBottom w:val="0"/>
                  <w:divBdr>
                    <w:top w:val="none" w:sz="0" w:space="0" w:color="auto"/>
                    <w:left w:val="none" w:sz="0" w:space="0" w:color="auto"/>
                    <w:bottom w:val="none" w:sz="0" w:space="0" w:color="auto"/>
                    <w:right w:val="none" w:sz="0" w:space="0" w:color="auto"/>
                  </w:divBdr>
                </w:div>
                <w:div w:id="1148279112">
                  <w:marLeft w:val="0"/>
                  <w:marRight w:val="0"/>
                  <w:marTop w:val="0"/>
                  <w:marBottom w:val="0"/>
                  <w:divBdr>
                    <w:top w:val="none" w:sz="0" w:space="0" w:color="auto"/>
                    <w:left w:val="none" w:sz="0" w:space="0" w:color="auto"/>
                    <w:bottom w:val="none" w:sz="0" w:space="0" w:color="auto"/>
                    <w:right w:val="none" w:sz="0" w:space="0" w:color="auto"/>
                  </w:divBdr>
                </w:div>
                <w:div w:id="1294209656">
                  <w:marLeft w:val="0"/>
                  <w:marRight w:val="0"/>
                  <w:marTop w:val="0"/>
                  <w:marBottom w:val="0"/>
                  <w:divBdr>
                    <w:top w:val="none" w:sz="0" w:space="0" w:color="auto"/>
                    <w:left w:val="none" w:sz="0" w:space="0" w:color="auto"/>
                    <w:bottom w:val="none" w:sz="0" w:space="0" w:color="auto"/>
                    <w:right w:val="none" w:sz="0" w:space="0" w:color="auto"/>
                  </w:divBdr>
                </w:div>
                <w:div w:id="594946644">
                  <w:marLeft w:val="0"/>
                  <w:marRight w:val="0"/>
                  <w:marTop w:val="0"/>
                  <w:marBottom w:val="0"/>
                  <w:divBdr>
                    <w:top w:val="none" w:sz="0" w:space="0" w:color="auto"/>
                    <w:left w:val="none" w:sz="0" w:space="0" w:color="auto"/>
                    <w:bottom w:val="none" w:sz="0" w:space="0" w:color="auto"/>
                    <w:right w:val="none" w:sz="0" w:space="0" w:color="auto"/>
                  </w:divBdr>
                </w:div>
                <w:div w:id="1653868608">
                  <w:marLeft w:val="0"/>
                  <w:marRight w:val="0"/>
                  <w:marTop w:val="0"/>
                  <w:marBottom w:val="0"/>
                  <w:divBdr>
                    <w:top w:val="none" w:sz="0" w:space="0" w:color="auto"/>
                    <w:left w:val="none" w:sz="0" w:space="0" w:color="auto"/>
                    <w:bottom w:val="none" w:sz="0" w:space="0" w:color="auto"/>
                    <w:right w:val="none" w:sz="0" w:space="0" w:color="auto"/>
                  </w:divBdr>
                </w:div>
                <w:div w:id="2126845716">
                  <w:marLeft w:val="0"/>
                  <w:marRight w:val="0"/>
                  <w:marTop w:val="0"/>
                  <w:marBottom w:val="0"/>
                  <w:divBdr>
                    <w:top w:val="none" w:sz="0" w:space="0" w:color="auto"/>
                    <w:left w:val="none" w:sz="0" w:space="0" w:color="auto"/>
                    <w:bottom w:val="none" w:sz="0" w:space="0" w:color="auto"/>
                    <w:right w:val="none" w:sz="0" w:space="0" w:color="auto"/>
                  </w:divBdr>
                </w:div>
                <w:div w:id="1966617099">
                  <w:marLeft w:val="0"/>
                  <w:marRight w:val="0"/>
                  <w:marTop w:val="0"/>
                  <w:marBottom w:val="0"/>
                  <w:divBdr>
                    <w:top w:val="none" w:sz="0" w:space="0" w:color="auto"/>
                    <w:left w:val="none" w:sz="0" w:space="0" w:color="auto"/>
                    <w:bottom w:val="none" w:sz="0" w:space="0" w:color="auto"/>
                    <w:right w:val="none" w:sz="0" w:space="0" w:color="auto"/>
                  </w:divBdr>
                </w:div>
                <w:div w:id="1814562558">
                  <w:marLeft w:val="0"/>
                  <w:marRight w:val="0"/>
                  <w:marTop w:val="0"/>
                  <w:marBottom w:val="0"/>
                  <w:divBdr>
                    <w:top w:val="none" w:sz="0" w:space="0" w:color="auto"/>
                    <w:left w:val="none" w:sz="0" w:space="0" w:color="auto"/>
                    <w:bottom w:val="none" w:sz="0" w:space="0" w:color="auto"/>
                    <w:right w:val="none" w:sz="0" w:space="0" w:color="auto"/>
                  </w:divBdr>
                </w:div>
                <w:div w:id="988434669">
                  <w:marLeft w:val="0"/>
                  <w:marRight w:val="0"/>
                  <w:marTop w:val="0"/>
                  <w:marBottom w:val="0"/>
                  <w:divBdr>
                    <w:top w:val="none" w:sz="0" w:space="0" w:color="auto"/>
                    <w:left w:val="none" w:sz="0" w:space="0" w:color="auto"/>
                    <w:bottom w:val="none" w:sz="0" w:space="0" w:color="auto"/>
                    <w:right w:val="none" w:sz="0" w:space="0" w:color="auto"/>
                  </w:divBdr>
                </w:div>
                <w:div w:id="879514231">
                  <w:marLeft w:val="0"/>
                  <w:marRight w:val="0"/>
                  <w:marTop w:val="0"/>
                  <w:marBottom w:val="0"/>
                  <w:divBdr>
                    <w:top w:val="none" w:sz="0" w:space="0" w:color="auto"/>
                    <w:left w:val="none" w:sz="0" w:space="0" w:color="auto"/>
                    <w:bottom w:val="none" w:sz="0" w:space="0" w:color="auto"/>
                    <w:right w:val="none" w:sz="0" w:space="0" w:color="auto"/>
                  </w:divBdr>
                </w:div>
                <w:div w:id="1068769456">
                  <w:marLeft w:val="0"/>
                  <w:marRight w:val="0"/>
                  <w:marTop w:val="0"/>
                  <w:marBottom w:val="0"/>
                  <w:divBdr>
                    <w:top w:val="none" w:sz="0" w:space="0" w:color="auto"/>
                    <w:left w:val="none" w:sz="0" w:space="0" w:color="auto"/>
                    <w:bottom w:val="none" w:sz="0" w:space="0" w:color="auto"/>
                    <w:right w:val="none" w:sz="0" w:space="0" w:color="auto"/>
                  </w:divBdr>
                </w:div>
                <w:div w:id="501504834">
                  <w:marLeft w:val="0"/>
                  <w:marRight w:val="0"/>
                  <w:marTop w:val="0"/>
                  <w:marBottom w:val="0"/>
                  <w:divBdr>
                    <w:top w:val="none" w:sz="0" w:space="0" w:color="auto"/>
                    <w:left w:val="none" w:sz="0" w:space="0" w:color="auto"/>
                    <w:bottom w:val="none" w:sz="0" w:space="0" w:color="auto"/>
                    <w:right w:val="none" w:sz="0" w:space="0" w:color="auto"/>
                  </w:divBdr>
                </w:div>
                <w:div w:id="487209978">
                  <w:marLeft w:val="0"/>
                  <w:marRight w:val="0"/>
                  <w:marTop w:val="0"/>
                  <w:marBottom w:val="0"/>
                  <w:divBdr>
                    <w:top w:val="none" w:sz="0" w:space="0" w:color="auto"/>
                    <w:left w:val="none" w:sz="0" w:space="0" w:color="auto"/>
                    <w:bottom w:val="none" w:sz="0" w:space="0" w:color="auto"/>
                    <w:right w:val="none" w:sz="0" w:space="0" w:color="auto"/>
                  </w:divBdr>
                </w:div>
                <w:div w:id="27417405">
                  <w:marLeft w:val="0"/>
                  <w:marRight w:val="0"/>
                  <w:marTop w:val="0"/>
                  <w:marBottom w:val="0"/>
                  <w:divBdr>
                    <w:top w:val="none" w:sz="0" w:space="0" w:color="auto"/>
                    <w:left w:val="none" w:sz="0" w:space="0" w:color="auto"/>
                    <w:bottom w:val="none" w:sz="0" w:space="0" w:color="auto"/>
                    <w:right w:val="none" w:sz="0" w:space="0" w:color="auto"/>
                  </w:divBdr>
                </w:div>
                <w:div w:id="1324313473">
                  <w:marLeft w:val="0"/>
                  <w:marRight w:val="0"/>
                  <w:marTop w:val="0"/>
                  <w:marBottom w:val="0"/>
                  <w:divBdr>
                    <w:top w:val="none" w:sz="0" w:space="0" w:color="auto"/>
                    <w:left w:val="none" w:sz="0" w:space="0" w:color="auto"/>
                    <w:bottom w:val="none" w:sz="0" w:space="0" w:color="auto"/>
                    <w:right w:val="none" w:sz="0" w:space="0" w:color="auto"/>
                  </w:divBdr>
                </w:div>
                <w:div w:id="1629971556">
                  <w:marLeft w:val="0"/>
                  <w:marRight w:val="0"/>
                  <w:marTop w:val="0"/>
                  <w:marBottom w:val="0"/>
                  <w:divBdr>
                    <w:top w:val="none" w:sz="0" w:space="0" w:color="auto"/>
                    <w:left w:val="none" w:sz="0" w:space="0" w:color="auto"/>
                    <w:bottom w:val="none" w:sz="0" w:space="0" w:color="auto"/>
                    <w:right w:val="none" w:sz="0" w:space="0" w:color="auto"/>
                  </w:divBdr>
                </w:div>
                <w:div w:id="116729240">
                  <w:marLeft w:val="0"/>
                  <w:marRight w:val="0"/>
                  <w:marTop w:val="0"/>
                  <w:marBottom w:val="0"/>
                  <w:divBdr>
                    <w:top w:val="none" w:sz="0" w:space="0" w:color="auto"/>
                    <w:left w:val="none" w:sz="0" w:space="0" w:color="auto"/>
                    <w:bottom w:val="none" w:sz="0" w:space="0" w:color="auto"/>
                    <w:right w:val="none" w:sz="0" w:space="0" w:color="auto"/>
                  </w:divBdr>
                </w:div>
                <w:div w:id="1411124006">
                  <w:marLeft w:val="0"/>
                  <w:marRight w:val="0"/>
                  <w:marTop w:val="0"/>
                  <w:marBottom w:val="0"/>
                  <w:divBdr>
                    <w:top w:val="none" w:sz="0" w:space="0" w:color="auto"/>
                    <w:left w:val="none" w:sz="0" w:space="0" w:color="auto"/>
                    <w:bottom w:val="none" w:sz="0" w:space="0" w:color="auto"/>
                    <w:right w:val="none" w:sz="0" w:space="0" w:color="auto"/>
                  </w:divBdr>
                </w:div>
                <w:div w:id="817528748">
                  <w:marLeft w:val="0"/>
                  <w:marRight w:val="0"/>
                  <w:marTop w:val="0"/>
                  <w:marBottom w:val="0"/>
                  <w:divBdr>
                    <w:top w:val="none" w:sz="0" w:space="0" w:color="auto"/>
                    <w:left w:val="none" w:sz="0" w:space="0" w:color="auto"/>
                    <w:bottom w:val="none" w:sz="0" w:space="0" w:color="auto"/>
                    <w:right w:val="none" w:sz="0" w:space="0" w:color="auto"/>
                  </w:divBdr>
                </w:div>
                <w:div w:id="609050907">
                  <w:marLeft w:val="0"/>
                  <w:marRight w:val="0"/>
                  <w:marTop w:val="0"/>
                  <w:marBottom w:val="0"/>
                  <w:divBdr>
                    <w:top w:val="none" w:sz="0" w:space="0" w:color="auto"/>
                    <w:left w:val="none" w:sz="0" w:space="0" w:color="auto"/>
                    <w:bottom w:val="none" w:sz="0" w:space="0" w:color="auto"/>
                    <w:right w:val="none" w:sz="0" w:space="0" w:color="auto"/>
                  </w:divBdr>
                </w:div>
                <w:div w:id="1604920771">
                  <w:marLeft w:val="0"/>
                  <w:marRight w:val="0"/>
                  <w:marTop w:val="0"/>
                  <w:marBottom w:val="0"/>
                  <w:divBdr>
                    <w:top w:val="none" w:sz="0" w:space="0" w:color="auto"/>
                    <w:left w:val="none" w:sz="0" w:space="0" w:color="auto"/>
                    <w:bottom w:val="none" w:sz="0" w:space="0" w:color="auto"/>
                    <w:right w:val="none" w:sz="0" w:space="0" w:color="auto"/>
                  </w:divBdr>
                </w:div>
                <w:div w:id="723993283">
                  <w:marLeft w:val="0"/>
                  <w:marRight w:val="0"/>
                  <w:marTop w:val="0"/>
                  <w:marBottom w:val="0"/>
                  <w:divBdr>
                    <w:top w:val="none" w:sz="0" w:space="0" w:color="auto"/>
                    <w:left w:val="none" w:sz="0" w:space="0" w:color="auto"/>
                    <w:bottom w:val="none" w:sz="0" w:space="0" w:color="auto"/>
                    <w:right w:val="none" w:sz="0" w:space="0" w:color="auto"/>
                  </w:divBdr>
                </w:div>
                <w:div w:id="1555777171">
                  <w:marLeft w:val="0"/>
                  <w:marRight w:val="0"/>
                  <w:marTop w:val="0"/>
                  <w:marBottom w:val="0"/>
                  <w:divBdr>
                    <w:top w:val="none" w:sz="0" w:space="0" w:color="auto"/>
                    <w:left w:val="none" w:sz="0" w:space="0" w:color="auto"/>
                    <w:bottom w:val="none" w:sz="0" w:space="0" w:color="auto"/>
                    <w:right w:val="none" w:sz="0" w:space="0" w:color="auto"/>
                  </w:divBdr>
                </w:div>
                <w:div w:id="334379578">
                  <w:marLeft w:val="0"/>
                  <w:marRight w:val="0"/>
                  <w:marTop w:val="0"/>
                  <w:marBottom w:val="0"/>
                  <w:divBdr>
                    <w:top w:val="none" w:sz="0" w:space="0" w:color="auto"/>
                    <w:left w:val="none" w:sz="0" w:space="0" w:color="auto"/>
                    <w:bottom w:val="none" w:sz="0" w:space="0" w:color="auto"/>
                    <w:right w:val="none" w:sz="0" w:space="0" w:color="auto"/>
                  </w:divBdr>
                </w:div>
                <w:div w:id="1408531690">
                  <w:marLeft w:val="0"/>
                  <w:marRight w:val="0"/>
                  <w:marTop w:val="0"/>
                  <w:marBottom w:val="0"/>
                  <w:divBdr>
                    <w:top w:val="none" w:sz="0" w:space="0" w:color="auto"/>
                    <w:left w:val="none" w:sz="0" w:space="0" w:color="auto"/>
                    <w:bottom w:val="none" w:sz="0" w:space="0" w:color="auto"/>
                    <w:right w:val="none" w:sz="0" w:space="0" w:color="auto"/>
                  </w:divBdr>
                </w:div>
                <w:div w:id="1007441391">
                  <w:marLeft w:val="0"/>
                  <w:marRight w:val="0"/>
                  <w:marTop w:val="0"/>
                  <w:marBottom w:val="0"/>
                  <w:divBdr>
                    <w:top w:val="none" w:sz="0" w:space="0" w:color="auto"/>
                    <w:left w:val="none" w:sz="0" w:space="0" w:color="auto"/>
                    <w:bottom w:val="none" w:sz="0" w:space="0" w:color="auto"/>
                    <w:right w:val="none" w:sz="0" w:space="0" w:color="auto"/>
                  </w:divBdr>
                </w:div>
                <w:div w:id="1414163683">
                  <w:marLeft w:val="0"/>
                  <w:marRight w:val="0"/>
                  <w:marTop w:val="0"/>
                  <w:marBottom w:val="0"/>
                  <w:divBdr>
                    <w:top w:val="none" w:sz="0" w:space="0" w:color="auto"/>
                    <w:left w:val="none" w:sz="0" w:space="0" w:color="auto"/>
                    <w:bottom w:val="none" w:sz="0" w:space="0" w:color="auto"/>
                    <w:right w:val="none" w:sz="0" w:space="0" w:color="auto"/>
                  </w:divBdr>
                </w:div>
                <w:div w:id="1745370170">
                  <w:marLeft w:val="0"/>
                  <w:marRight w:val="0"/>
                  <w:marTop w:val="0"/>
                  <w:marBottom w:val="0"/>
                  <w:divBdr>
                    <w:top w:val="none" w:sz="0" w:space="0" w:color="auto"/>
                    <w:left w:val="none" w:sz="0" w:space="0" w:color="auto"/>
                    <w:bottom w:val="none" w:sz="0" w:space="0" w:color="auto"/>
                    <w:right w:val="none" w:sz="0" w:space="0" w:color="auto"/>
                  </w:divBdr>
                </w:div>
                <w:div w:id="196893986">
                  <w:marLeft w:val="0"/>
                  <w:marRight w:val="0"/>
                  <w:marTop w:val="0"/>
                  <w:marBottom w:val="0"/>
                  <w:divBdr>
                    <w:top w:val="none" w:sz="0" w:space="0" w:color="auto"/>
                    <w:left w:val="none" w:sz="0" w:space="0" w:color="auto"/>
                    <w:bottom w:val="none" w:sz="0" w:space="0" w:color="auto"/>
                    <w:right w:val="none" w:sz="0" w:space="0" w:color="auto"/>
                  </w:divBdr>
                </w:div>
                <w:div w:id="160901313">
                  <w:marLeft w:val="0"/>
                  <w:marRight w:val="0"/>
                  <w:marTop w:val="0"/>
                  <w:marBottom w:val="0"/>
                  <w:divBdr>
                    <w:top w:val="none" w:sz="0" w:space="0" w:color="auto"/>
                    <w:left w:val="none" w:sz="0" w:space="0" w:color="auto"/>
                    <w:bottom w:val="none" w:sz="0" w:space="0" w:color="auto"/>
                    <w:right w:val="none" w:sz="0" w:space="0" w:color="auto"/>
                  </w:divBdr>
                </w:div>
                <w:div w:id="405539546">
                  <w:marLeft w:val="0"/>
                  <w:marRight w:val="0"/>
                  <w:marTop w:val="0"/>
                  <w:marBottom w:val="0"/>
                  <w:divBdr>
                    <w:top w:val="none" w:sz="0" w:space="0" w:color="auto"/>
                    <w:left w:val="none" w:sz="0" w:space="0" w:color="auto"/>
                    <w:bottom w:val="none" w:sz="0" w:space="0" w:color="auto"/>
                    <w:right w:val="none" w:sz="0" w:space="0" w:color="auto"/>
                  </w:divBdr>
                </w:div>
                <w:div w:id="1209147127">
                  <w:marLeft w:val="0"/>
                  <w:marRight w:val="0"/>
                  <w:marTop w:val="0"/>
                  <w:marBottom w:val="0"/>
                  <w:divBdr>
                    <w:top w:val="none" w:sz="0" w:space="0" w:color="auto"/>
                    <w:left w:val="none" w:sz="0" w:space="0" w:color="auto"/>
                    <w:bottom w:val="none" w:sz="0" w:space="0" w:color="auto"/>
                    <w:right w:val="none" w:sz="0" w:space="0" w:color="auto"/>
                  </w:divBdr>
                </w:div>
                <w:div w:id="2002271897">
                  <w:marLeft w:val="0"/>
                  <w:marRight w:val="0"/>
                  <w:marTop w:val="0"/>
                  <w:marBottom w:val="0"/>
                  <w:divBdr>
                    <w:top w:val="none" w:sz="0" w:space="0" w:color="auto"/>
                    <w:left w:val="none" w:sz="0" w:space="0" w:color="auto"/>
                    <w:bottom w:val="none" w:sz="0" w:space="0" w:color="auto"/>
                    <w:right w:val="none" w:sz="0" w:space="0" w:color="auto"/>
                  </w:divBdr>
                </w:div>
                <w:div w:id="320279776">
                  <w:marLeft w:val="0"/>
                  <w:marRight w:val="0"/>
                  <w:marTop w:val="0"/>
                  <w:marBottom w:val="0"/>
                  <w:divBdr>
                    <w:top w:val="none" w:sz="0" w:space="0" w:color="auto"/>
                    <w:left w:val="none" w:sz="0" w:space="0" w:color="auto"/>
                    <w:bottom w:val="none" w:sz="0" w:space="0" w:color="auto"/>
                    <w:right w:val="none" w:sz="0" w:space="0" w:color="auto"/>
                  </w:divBdr>
                </w:div>
                <w:div w:id="1912806485">
                  <w:marLeft w:val="0"/>
                  <w:marRight w:val="0"/>
                  <w:marTop w:val="0"/>
                  <w:marBottom w:val="0"/>
                  <w:divBdr>
                    <w:top w:val="none" w:sz="0" w:space="0" w:color="auto"/>
                    <w:left w:val="none" w:sz="0" w:space="0" w:color="auto"/>
                    <w:bottom w:val="none" w:sz="0" w:space="0" w:color="auto"/>
                    <w:right w:val="none" w:sz="0" w:space="0" w:color="auto"/>
                  </w:divBdr>
                </w:div>
                <w:div w:id="1718162430">
                  <w:marLeft w:val="0"/>
                  <w:marRight w:val="0"/>
                  <w:marTop w:val="0"/>
                  <w:marBottom w:val="0"/>
                  <w:divBdr>
                    <w:top w:val="none" w:sz="0" w:space="0" w:color="auto"/>
                    <w:left w:val="none" w:sz="0" w:space="0" w:color="auto"/>
                    <w:bottom w:val="none" w:sz="0" w:space="0" w:color="auto"/>
                    <w:right w:val="none" w:sz="0" w:space="0" w:color="auto"/>
                  </w:divBdr>
                </w:div>
                <w:div w:id="2039159643">
                  <w:marLeft w:val="0"/>
                  <w:marRight w:val="0"/>
                  <w:marTop w:val="0"/>
                  <w:marBottom w:val="0"/>
                  <w:divBdr>
                    <w:top w:val="none" w:sz="0" w:space="0" w:color="auto"/>
                    <w:left w:val="none" w:sz="0" w:space="0" w:color="auto"/>
                    <w:bottom w:val="none" w:sz="0" w:space="0" w:color="auto"/>
                    <w:right w:val="none" w:sz="0" w:space="0" w:color="auto"/>
                  </w:divBdr>
                </w:div>
                <w:div w:id="291523519">
                  <w:marLeft w:val="0"/>
                  <w:marRight w:val="0"/>
                  <w:marTop w:val="0"/>
                  <w:marBottom w:val="0"/>
                  <w:divBdr>
                    <w:top w:val="none" w:sz="0" w:space="0" w:color="auto"/>
                    <w:left w:val="none" w:sz="0" w:space="0" w:color="auto"/>
                    <w:bottom w:val="none" w:sz="0" w:space="0" w:color="auto"/>
                    <w:right w:val="none" w:sz="0" w:space="0" w:color="auto"/>
                  </w:divBdr>
                </w:div>
                <w:div w:id="114719318">
                  <w:marLeft w:val="0"/>
                  <w:marRight w:val="0"/>
                  <w:marTop w:val="0"/>
                  <w:marBottom w:val="0"/>
                  <w:divBdr>
                    <w:top w:val="none" w:sz="0" w:space="0" w:color="auto"/>
                    <w:left w:val="none" w:sz="0" w:space="0" w:color="auto"/>
                    <w:bottom w:val="none" w:sz="0" w:space="0" w:color="auto"/>
                    <w:right w:val="none" w:sz="0" w:space="0" w:color="auto"/>
                  </w:divBdr>
                </w:div>
                <w:div w:id="1848861891">
                  <w:marLeft w:val="0"/>
                  <w:marRight w:val="0"/>
                  <w:marTop w:val="0"/>
                  <w:marBottom w:val="0"/>
                  <w:divBdr>
                    <w:top w:val="none" w:sz="0" w:space="0" w:color="auto"/>
                    <w:left w:val="none" w:sz="0" w:space="0" w:color="auto"/>
                    <w:bottom w:val="none" w:sz="0" w:space="0" w:color="auto"/>
                    <w:right w:val="none" w:sz="0" w:space="0" w:color="auto"/>
                  </w:divBdr>
                </w:div>
                <w:div w:id="1164856796">
                  <w:marLeft w:val="0"/>
                  <w:marRight w:val="0"/>
                  <w:marTop w:val="0"/>
                  <w:marBottom w:val="0"/>
                  <w:divBdr>
                    <w:top w:val="none" w:sz="0" w:space="0" w:color="auto"/>
                    <w:left w:val="none" w:sz="0" w:space="0" w:color="auto"/>
                    <w:bottom w:val="none" w:sz="0" w:space="0" w:color="auto"/>
                    <w:right w:val="none" w:sz="0" w:space="0" w:color="auto"/>
                  </w:divBdr>
                </w:div>
                <w:div w:id="479810594">
                  <w:marLeft w:val="0"/>
                  <w:marRight w:val="0"/>
                  <w:marTop w:val="0"/>
                  <w:marBottom w:val="0"/>
                  <w:divBdr>
                    <w:top w:val="none" w:sz="0" w:space="0" w:color="auto"/>
                    <w:left w:val="none" w:sz="0" w:space="0" w:color="auto"/>
                    <w:bottom w:val="none" w:sz="0" w:space="0" w:color="auto"/>
                    <w:right w:val="none" w:sz="0" w:space="0" w:color="auto"/>
                  </w:divBdr>
                </w:div>
                <w:div w:id="1321734257">
                  <w:marLeft w:val="0"/>
                  <w:marRight w:val="0"/>
                  <w:marTop w:val="0"/>
                  <w:marBottom w:val="0"/>
                  <w:divBdr>
                    <w:top w:val="none" w:sz="0" w:space="0" w:color="auto"/>
                    <w:left w:val="none" w:sz="0" w:space="0" w:color="auto"/>
                    <w:bottom w:val="none" w:sz="0" w:space="0" w:color="auto"/>
                    <w:right w:val="none" w:sz="0" w:space="0" w:color="auto"/>
                  </w:divBdr>
                </w:div>
                <w:div w:id="1375278896">
                  <w:marLeft w:val="0"/>
                  <w:marRight w:val="0"/>
                  <w:marTop w:val="0"/>
                  <w:marBottom w:val="0"/>
                  <w:divBdr>
                    <w:top w:val="none" w:sz="0" w:space="0" w:color="auto"/>
                    <w:left w:val="none" w:sz="0" w:space="0" w:color="auto"/>
                    <w:bottom w:val="none" w:sz="0" w:space="0" w:color="auto"/>
                    <w:right w:val="none" w:sz="0" w:space="0" w:color="auto"/>
                  </w:divBdr>
                </w:div>
                <w:div w:id="237178559">
                  <w:marLeft w:val="0"/>
                  <w:marRight w:val="0"/>
                  <w:marTop w:val="0"/>
                  <w:marBottom w:val="0"/>
                  <w:divBdr>
                    <w:top w:val="none" w:sz="0" w:space="0" w:color="auto"/>
                    <w:left w:val="none" w:sz="0" w:space="0" w:color="auto"/>
                    <w:bottom w:val="none" w:sz="0" w:space="0" w:color="auto"/>
                    <w:right w:val="none" w:sz="0" w:space="0" w:color="auto"/>
                  </w:divBdr>
                </w:div>
                <w:div w:id="981810219">
                  <w:marLeft w:val="0"/>
                  <w:marRight w:val="0"/>
                  <w:marTop w:val="0"/>
                  <w:marBottom w:val="0"/>
                  <w:divBdr>
                    <w:top w:val="none" w:sz="0" w:space="0" w:color="auto"/>
                    <w:left w:val="none" w:sz="0" w:space="0" w:color="auto"/>
                    <w:bottom w:val="none" w:sz="0" w:space="0" w:color="auto"/>
                    <w:right w:val="none" w:sz="0" w:space="0" w:color="auto"/>
                  </w:divBdr>
                </w:div>
                <w:div w:id="1453403937">
                  <w:marLeft w:val="0"/>
                  <w:marRight w:val="0"/>
                  <w:marTop w:val="0"/>
                  <w:marBottom w:val="0"/>
                  <w:divBdr>
                    <w:top w:val="none" w:sz="0" w:space="0" w:color="auto"/>
                    <w:left w:val="none" w:sz="0" w:space="0" w:color="auto"/>
                    <w:bottom w:val="none" w:sz="0" w:space="0" w:color="auto"/>
                    <w:right w:val="none" w:sz="0" w:space="0" w:color="auto"/>
                  </w:divBdr>
                </w:div>
                <w:div w:id="471482140">
                  <w:marLeft w:val="0"/>
                  <w:marRight w:val="0"/>
                  <w:marTop w:val="0"/>
                  <w:marBottom w:val="0"/>
                  <w:divBdr>
                    <w:top w:val="none" w:sz="0" w:space="0" w:color="auto"/>
                    <w:left w:val="none" w:sz="0" w:space="0" w:color="auto"/>
                    <w:bottom w:val="none" w:sz="0" w:space="0" w:color="auto"/>
                    <w:right w:val="none" w:sz="0" w:space="0" w:color="auto"/>
                  </w:divBdr>
                </w:div>
                <w:div w:id="1020548213">
                  <w:marLeft w:val="0"/>
                  <w:marRight w:val="0"/>
                  <w:marTop w:val="0"/>
                  <w:marBottom w:val="0"/>
                  <w:divBdr>
                    <w:top w:val="none" w:sz="0" w:space="0" w:color="auto"/>
                    <w:left w:val="none" w:sz="0" w:space="0" w:color="auto"/>
                    <w:bottom w:val="none" w:sz="0" w:space="0" w:color="auto"/>
                    <w:right w:val="none" w:sz="0" w:space="0" w:color="auto"/>
                  </w:divBdr>
                </w:div>
                <w:div w:id="990986038">
                  <w:marLeft w:val="0"/>
                  <w:marRight w:val="0"/>
                  <w:marTop w:val="0"/>
                  <w:marBottom w:val="0"/>
                  <w:divBdr>
                    <w:top w:val="none" w:sz="0" w:space="0" w:color="auto"/>
                    <w:left w:val="none" w:sz="0" w:space="0" w:color="auto"/>
                    <w:bottom w:val="none" w:sz="0" w:space="0" w:color="auto"/>
                    <w:right w:val="none" w:sz="0" w:space="0" w:color="auto"/>
                  </w:divBdr>
                </w:div>
                <w:div w:id="152650255">
                  <w:marLeft w:val="0"/>
                  <w:marRight w:val="0"/>
                  <w:marTop w:val="0"/>
                  <w:marBottom w:val="0"/>
                  <w:divBdr>
                    <w:top w:val="none" w:sz="0" w:space="0" w:color="auto"/>
                    <w:left w:val="none" w:sz="0" w:space="0" w:color="auto"/>
                    <w:bottom w:val="none" w:sz="0" w:space="0" w:color="auto"/>
                    <w:right w:val="none" w:sz="0" w:space="0" w:color="auto"/>
                  </w:divBdr>
                </w:div>
                <w:div w:id="1607082248">
                  <w:marLeft w:val="0"/>
                  <w:marRight w:val="0"/>
                  <w:marTop w:val="0"/>
                  <w:marBottom w:val="0"/>
                  <w:divBdr>
                    <w:top w:val="none" w:sz="0" w:space="0" w:color="auto"/>
                    <w:left w:val="none" w:sz="0" w:space="0" w:color="auto"/>
                    <w:bottom w:val="none" w:sz="0" w:space="0" w:color="auto"/>
                    <w:right w:val="none" w:sz="0" w:space="0" w:color="auto"/>
                  </w:divBdr>
                </w:div>
                <w:div w:id="913316926">
                  <w:marLeft w:val="0"/>
                  <w:marRight w:val="0"/>
                  <w:marTop w:val="0"/>
                  <w:marBottom w:val="0"/>
                  <w:divBdr>
                    <w:top w:val="none" w:sz="0" w:space="0" w:color="auto"/>
                    <w:left w:val="none" w:sz="0" w:space="0" w:color="auto"/>
                    <w:bottom w:val="none" w:sz="0" w:space="0" w:color="auto"/>
                    <w:right w:val="none" w:sz="0" w:space="0" w:color="auto"/>
                  </w:divBdr>
                </w:div>
                <w:div w:id="20594675">
                  <w:marLeft w:val="0"/>
                  <w:marRight w:val="0"/>
                  <w:marTop w:val="0"/>
                  <w:marBottom w:val="0"/>
                  <w:divBdr>
                    <w:top w:val="none" w:sz="0" w:space="0" w:color="auto"/>
                    <w:left w:val="none" w:sz="0" w:space="0" w:color="auto"/>
                    <w:bottom w:val="none" w:sz="0" w:space="0" w:color="auto"/>
                    <w:right w:val="none" w:sz="0" w:space="0" w:color="auto"/>
                  </w:divBdr>
                </w:div>
                <w:div w:id="1831484135">
                  <w:marLeft w:val="0"/>
                  <w:marRight w:val="0"/>
                  <w:marTop w:val="0"/>
                  <w:marBottom w:val="0"/>
                  <w:divBdr>
                    <w:top w:val="none" w:sz="0" w:space="0" w:color="auto"/>
                    <w:left w:val="none" w:sz="0" w:space="0" w:color="auto"/>
                    <w:bottom w:val="none" w:sz="0" w:space="0" w:color="auto"/>
                    <w:right w:val="none" w:sz="0" w:space="0" w:color="auto"/>
                  </w:divBdr>
                </w:div>
                <w:div w:id="1382749192">
                  <w:marLeft w:val="0"/>
                  <w:marRight w:val="0"/>
                  <w:marTop w:val="0"/>
                  <w:marBottom w:val="0"/>
                  <w:divBdr>
                    <w:top w:val="none" w:sz="0" w:space="0" w:color="auto"/>
                    <w:left w:val="none" w:sz="0" w:space="0" w:color="auto"/>
                    <w:bottom w:val="none" w:sz="0" w:space="0" w:color="auto"/>
                    <w:right w:val="none" w:sz="0" w:space="0" w:color="auto"/>
                  </w:divBdr>
                </w:div>
                <w:div w:id="2078819529">
                  <w:marLeft w:val="0"/>
                  <w:marRight w:val="0"/>
                  <w:marTop w:val="0"/>
                  <w:marBottom w:val="0"/>
                  <w:divBdr>
                    <w:top w:val="none" w:sz="0" w:space="0" w:color="auto"/>
                    <w:left w:val="none" w:sz="0" w:space="0" w:color="auto"/>
                    <w:bottom w:val="none" w:sz="0" w:space="0" w:color="auto"/>
                    <w:right w:val="none" w:sz="0" w:space="0" w:color="auto"/>
                  </w:divBdr>
                </w:div>
                <w:div w:id="1947346205">
                  <w:marLeft w:val="0"/>
                  <w:marRight w:val="0"/>
                  <w:marTop w:val="0"/>
                  <w:marBottom w:val="0"/>
                  <w:divBdr>
                    <w:top w:val="none" w:sz="0" w:space="0" w:color="auto"/>
                    <w:left w:val="none" w:sz="0" w:space="0" w:color="auto"/>
                    <w:bottom w:val="none" w:sz="0" w:space="0" w:color="auto"/>
                    <w:right w:val="none" w:sz="0" w:space="0" w:color="auto"/>
                  </w:divBdr>
                </w:div>
                <w:div w:id="1472557755">
                  <w:marLeft w:val="0"/>
                  <w:marRight w:val="0"/>
                  <w:marTop w:val="0"/>
                  <w:marBottom w:val="0"/>
                  <w:divBdr>
                    <w:top w:val="none" w:sz="0" w:space="0" w:color="auto"/>
                    <w:left w:val="none" w:sz="0" w:space="0" w:color="auto"/>
                    <w:bottom w:val="none" w:sz="0" w:space="0" w:color="auto"/>
                    <w:right w:val="none" w:sz="0" w:space="0" w:color="auto"/>
                  </w:divBdr>
                </w:div>
                <w:div w:id="264003335">
                  <w:marLeft w:val="0"/>
                  <w:marRight w:val="0"/>
                  <w:marTop w:val="0"/>
                  <w:marBottom w:val="0"/>
                  <w:divBdr>
                    <w:top w:val="none" w:sz="0" w:space="0" w:color="auto"/>
                    <w:left w:val="none" w:sz="0" w:space="0" w:color="auto"/>
                    <w:bottom w:val="none" w:sz="0" w:space="0" w:color="auto"/>
                    <w:right w:val="none" w:sz="0" w:space="0" w:color="auto"/>
                  </w:divBdr>
                </w:div>
                <w:div w:id="651910777">
                  <w:marLeft w:val="0"/>
                  <w:marRight w:val="0"/>
                  <w:marTop w:val="0"/>
                  <w:marBottom w:val="0"/>
                  <w:divBdr>
                    <w:top w:val="none" w:sz="0" w:space="0" w:color="auto"/>
                    <w:left w:val="none" w:sz="0" w:space="0" w:color="auto"/>
                    <w:bottom w:val="none" w:sz="0" w:space="0" w:color="auto"/>
                    <w:right w:val="none" w:sz="0" w:space="0" w:color="auto"/>
                  </w:divBdr>
                </w:div>
                <w:div w:id="2080513775">
                  <w:marLeft w:val="0"/>
                  <w:marRight w:val="0"/>
                  <w:marTop w:val="0"/>
                  <w:marBottom w:val="0"/>
                  <w:divBdr>
                    <w:top w:val="none" w:sz="0" w:space="0" w:color="auto"/>
                    <w:left w:val="none" w:sz="0" w:space="0" w:color="auto"/>
                    <w:bottom w:val="none" w:sz="0" w:space="0" w:color="auto"/>
                    <w:right w:val="none" w:sz="0" w:space="0" w:color="auto"/>
                  </w:divBdr>
                </w:div>
                <w:div w:id="1326124718">
                  <w:marLeft w:val="0"/>
                  <w:marRight w:val="0"/>
                  <w:marTop w:val="0"/>
                  <w:marBottom w:val="0"/>
                  <w:divBdr>
                    <w:top w:val="none" w:sz="0" w:space="0" w:color="auto"/>
                    <w:left w:val="none" w:sz="0" w:space="0" w:color="auto"/>
                    <w:bottom w:val="none" w:sz="0" w:space="0" w:color="auto"/>
                    <w:right w:val="none" w:sz="0" w:space="0" w:color="auto"/>
                  </w:divBdr>
                </w:div>
                <w:div w:id="1152478620">
                  <w:marLeft w:val="0"/>
                  <w:marRight w:val="0"/>
                  <w:marTop w:val="0"/>
                  <w:marBottom w:val="0"/>
                  <w:divBdr>
                    <w:top w:val="none" w:sz="0" w:space="0" w:color="auto"/>
                    <w:left w:val="none" w:sz="0" w:space="0" w:color="auto"/>
                    <w:bottom w:val="none" w:sz="0" w:space="0" w:color="auto"/>
                    <w:right w:val="none" w:sz="0" w:space="0" w:color="auto"/>
                  </w:divBdr>
                </w:div>
                <w:div w:id="773669652">
                  <w:marLeft w:val="0"/>
                  <w:marRight w:val="0"/>
                  <w:marTop w:val="0"/>
                  <w:marBottom w:val="0"/>
                  <w:divBdr>
                    <w:top w:val="none" w:sz="0" w:space="0" w:color="auto"/>
                    <w:left w:val="none" w:sz="0" w:space="0" w:color="auto"/>
                    <w:bottom w:val="none" w:sz="0" w:space="0" w:color="auto"/>
                    <w:right w:val="none" w:sz="0" w:space="0" w:color="auto"/>
                  </w:divBdr>
                </w:div>
                <w:div w:id="2059818507">
                  <w:marLeft w:val="0"/>
                  <w:marRight w:val="0"/>
                  <w:marTop w:val="0"/>
                  <w:marBottom w:val="0"/>
                  <w:divBdr>
                    <w:top w:val="none" w:sz="0" w:space="0" w:color="auto"/>
                    <w:left w:val="none" w:sz="0" w:space="0" w:color="auto"/>
                    <w:bottom w:val="none" w:sz="0" w:space="0" w:color="auto"/>
                    <w:right w:val="none" w:sz="0" w:space="0" w:color="auto"/>
                  </w:divBdr>
                </w:div>
                <w:div w:id="52198907">
                  <w:marLeft w:val="0"/>
                  <w:marRight w:val="0"/>
                  <w:marTop w:val="0"/>
                  <w:marBottom w:val="0"/>
                  <w:divBdr>
                    <w:top w:val="none" w:sz="0" w:space="0" w:color="auto"/>
                    <w:left w:val="none" w:sz="0" w:space="0" w:color="auto"/>
                    <w:bottom w:val="none" w:sz="0" w:space="0" w:color="auto"/>
                    <w:right w:val="none" w:sz="0" w:space="0" w:color="auto"/>
                  </w:divBdr>
                </w:div>
                <w:div w:id="1148861285">
                  <w:marLeft w:val="0"/>
                  <w:marRight w:val="0"/>
                  <w:marTop w:val="0"/>
                  <w:marBottom w:val="0"/>
                  <w:divBdr>
                    <w:top w:val="none" w:sz="0" w:space="0" w:color="auto"/>
                    <w:left w:val="none" w:sz="0" w:space="0" w:color="auto"/>
                    <w:bottom w:val="none" w:sz="0" w:space="0" w:color="auto"/>
                    <w:right w:val="none" w:sz="0" w:space="0" w:color="auto"/>
                  </w:divBdr>
                </w:div>
                <w:div w:id="1009453608">
                  <w:marLeft w:val="0"/>
                  <w:marRight w:val="0"/>
                  <w:marTop w:val="0"/>
                  <w:marBottom w:val="0"/>
                  <w:divBdr>
                    <w:top w:val="none" w:sz="0" w:space="0" w:color="auto"/>
                    <w:left w:val="none" w:sz="0" w:space="0" w:color="auto"/>
                    <w:bottom w:val="none" w:sz="0" w:space="0" w:color="auto"/>
                    <w:right w:val="none" w:sz="0" w:space="0" w:color="auto"/>
                  </w:divBdr>
                </w:div>
                <w:div w:id="713890281">
                  <w:marLeft w:val="0"/>
                  <w:marRight w:val="0"/>
                  <w:marTop w:val="0"/>
                  <w:marBottom w:val="0"/>
                  <w:divBdr>
                    <w:top w:val="none" w:sz="0" w:space="0" w:color="auto"/>
                    <w:left w:val="none" w:sz="0" w:space="0" w:color="auto"/>
                    <w:bottom w:val="none" w:sz="0" w:space="0" w:color="auto"/>
                    <w:right w:val="none" w:sz="0" w:space="0" w:color="auto"/>
                  </w:divBdr>
                </w:div>
                <w:div w:id="180171460">
                  <w:marLeft w:val="0"/>
                  <w:marRight w:val="0"/>
                  <w:marTop w:val="0"/>
                  <w:marBottom w:val="0"/>
                  <w:divBdr>
                    <w:top w:val="none" w:sz="0" w:space="0" w:color="auto"/>
                    <w:left w:val="none" w:sz="0" w:space="0" w:color="auto"/>
                    <w:bottom w:val="none" w:sz="0" w:space="0" w:color="auto"/>
                    <w:right w:val="none" w:sz="0" w:space="0" w:color="auto"/>
                  </w:divBdr>
                </w:div>
                <w:div w:id="834491539">
                  <w:marLeft w:val="0"/>
                  <w:marRight w:val="0"/>
                  <w:marTop w:val="0"/>
                  <w:marBottom w:val="0"/>
                  <w:divBdr>
                    <w:top w:val="none" w:sz="0" w:space="0" w:color="auto"/>
                    <w:left w:val="none" w:sz="0" w:space="0" w:color="auto"/>
                    <w:bottom w:val="none" w:sz="0" w:space="0" w:color="auto"/>
                    <w:right w:val="none" w:sz="0" w:space="0" w:color="auto"/>
                  </w:divBdr>
                </w:div>
                <w:div w:id="444619675">
                  <w:marLeft w:val="0"/>
                  <w:marRight w:val="0"/>
                  <w:marTop w:val="0"/>
                  <w:marBottom w:val="0"/>
                  <w:divBdr>
                    <w:top w:val="none" w:sz="0" w:space="0" w:color="auto"/>
                    <w:left w:val="none" w:sz="0" w:space="0" w:color="auto"/>
                    <w:bottom w:val="none" w:sz="0" w:space="0" w:color="auto"/>
                    <w:right w:val="none" w:sz="0" w:space="0" w:color="auto"/>
                  </w:divBdr>
                </w:div>
              </w:divsChild>
            </w:div>
            <w:div w:id="1044402632">
              <w:marLeft w:val="0"/>
              <w:marRight w:val="0"/>
              <w:marTop w:val="0"/>
              <w:marBottom w:val="0"/>
              <w:divBdr>
                <w:top w:val="none" w:sz="0" w:space="0" w:color="auto"/>
                <w:left w:val="none" w:sz="0" w:space="0" w:color="auto"/>
                <w:bottom w:val="none" w:sz="0" w:space="0" w:color="auto"/>
                <w:right w:val="none" w:sz="0" w:space="0" w:color="auto"/>
              </w:divBdr>
            </w:div>
            <w:div w:id="2028092960">
              <w:marLeft w:val="0"/>
              <w:marRight w:val="0"/>
              <w:marTop w:val="0"/>
              <w:marBottom w:val="0"/>
              <w:divBdr>
                <w:top w:val="none" w:sz="0" w:space="0" w:color="auto"/>
                <w:left w:val="none" w:sz="0" w:space="0" w:color="auto"/>
                <w:bottom w:val="none" w:sz="0" w:space="0" w:color="auto"/>
                <w:right w:val="none" w:sz="0" w:space="0" w:color="auto"/>
              </w:divBdr>
            </w:div>
            <w:div w:id="1667589512">
              <w:marLeft w:val="0"/>
              <w:marRight w:val="0"/>
              <w:marTop w:val="0"/>
              <w:marBottom w:val="0"/>
              <w:divBdr>
                <w:top w:val="none" w:sz="0" w:space="0" w:color="auto"/>
                <w:left w:val="none" w:sz="0" w:space="0" w:color="auto"/>
                <w:bottom w:val="none" w:sz="0" w:space="0" w:color="auto"/>
                <w:right w:val="none" w:sz="0" w:space="0" w:color="auto"/>
              </w:divBdr>
            </w:div>
            <w:div w:id="687105019">
              <w:marLeft w:val="0"/>
              <w:marRight w:val="0"/>
              <w:marTop w:val="0"/>
              <w:marBottom w:val="0"/>
              <w:divBdr>
                <w:top w:val="none" w:sz="0" w:space="0" w:color="auto"/>
                <w:left w:val="none" w:sz="0" w:space="0" w:color="auto"/>
                <w:bottom w:val="none" w:sz="0" w:space="0" w:color="auto"/>
                <w:right w:val="none" w:sz="0" w:space="0" w:color="auto"/>
              </w:divBdr>
            </w:div>
            <w:div w:id="1283346225">
              <w:marLeft w:val="0"/>
              <w:marRight w:val="0"/>
              <w:marTop w:val="0"/>
              <w:marBottom w:val="0"/>
              <w:divBdr>
                <w:top w:val="none" w:sz="0" w:space="0" w:color="auto"/>
                <w:left w:val="none" w:sz="0" w:space="0" w:color="auto"/>
                <w:bottom w:val="none" w:sz="0" w:space="0" w:color="auto"/>
                <w:right w:val="none" w:sz="0" w:space="0" w:color="auto"/>
              </w:divBdr>
            </w:div>
            <w:div w:id="932280459">
              <w:marLeft w:val="0"/>
              <w:marRight w:val="0"/>
              <w:marTop w:val="0"/>
              <w:marBottom w:val="0"/>
              <w:divBdr>
                <w:top w:val="none" w:sz="0" w:space="0" w:color="auto"/>
                <w:left w:val="none" w:sz="0" w:space="0" w:color="auto"/>
                <w:bottom w:val="none" w:sz="0" w:space="0" w:color="auto"/>
                <w:right w:val="none" w:sz="0" w:space="0" w:color="auto"/>
              </w:divBdr>
            </w:div>
            <w:div w:id="244191166">
              <w:marLeft w:val="0"/>
              <w:marRight w:val="0"/>
              <w:marTop w:val="0"/>
              <w:marBottom w:val="0"/>
              <w:divBdr>
                <w:top w:val="none" w:sz="0" w:space="0" w:color="auto"/>
                <w:left w:val="none" w:sz="0" w:space="0" w:color="auto"/>
                <w:bottom w:val="none" w:sz="0" w:space="0" w:color="auto"/>
                <w:right w:val="none" w:sz="0" w:space="0" w:color="auto"/>
              </w:divBdr>
            </w:div>
            <w:div w:id="2033215206">
              <w:marLeft w:val="0"/>
              <w:marRight w:val="0"/>
              <w:marTop w:val="0"/>
              <w:marBottom w:val="0"/>
              <w:divBdr>
                <w:top w:val="none" w:sz="0" w:space="0" w:color="auto"/>
                <w:left w:val="none" w:sz="0" w:space="0" w:color="auto"/>
                <w:bottom w:val="none" w:sz="0" w:space="0" w:color="auto"/>
                <w:right w:val="none" w:sz="0" w:space="0" w:color="auto"/>
              </w:divBdr>
            </w:div>
            <w:div w:id="848252361">
              <w:marLeft w:val="0"/>
              <w:marRight w:val="0"/>
              <w:marTop w:val="0"/>
              <w:marBottom w:val="0"/>
              <w:divBdr>
                <w:top w:val="none" w:sz="0" w:space="0" w:color="auto"/>
                <w:left w:val="none" w:sz="0" w:space="0" w:color="auto"/>
                <w:bottom w:val="none" w:sz="0" w:space="0" w:color="auto"/>
                <w:right w:val="none" w:sz="0" w:space="0" w:color="auto"/>
              </w:divBdr>
            </w:div>
            <w:div w:id="846024469">
              <w:marLeft w:val="0"/>
              <w:marRight w:val="0"/>
              <w:marTop w:val="0"/>
              <w:marBottom w:val="0"/>
              <w:divBdr>
                <w:top w:val="none" w:sz="0" w:space="0" w:color="auto"/>
                <w:left w:val="none" w:sz="0" w:space="0" w:color="auto"/>
                <w:bottom w:val="none" w:sz="0" w:space="0" w:color="auto"/>
                <w:right w:val="none" w:sz="0" w:space="0" w:color="auto"/>
              </w:divBdr>
            </w:div>
            <w:div w:id="1968463323">
              <w:marLeft w:val="0"/>
              <w:marRight w:val="0"/>
              <w:marTop w:val="0"/>
              <w:marBottom w:val="0"/>
              <w:divBdr>
                <w:top w:val="none" w:sz="0" w:space="0" w:color="auto"/>
                <w:left w:val="none" w:sz="0" w:space="0" w:color="auto"/>
                <w:bottom w:val="none" w:sz="0" w:space="0" w:color="auto"/>
                <w:right w:val="none" w:sz="0" w:space="0" w:color="auto"/>
              </w:divBdr>
            </w:div>
            <w:div w:id="928470657">
              <w:marLeft w:val="0"/>
              <w:marRight w:val="0"/>
              <w:marTop w:val="0"/>
              <w:marBottom w:val="0"/>
              <w:divBdr>
                <w:top w:val="none" w:sz="0" w:space="0" w:color="auto"/>
                <w:left w:val="none" w:sz="0" w:space="0" w:color="auto"/>
                <w:bottom w:val="none" w:sz="0" w:space="0" w:color="auto"/>
                <w:right w:val="none" w:sz="0" w:space="0" w:color="auto"/>
              </w:divBdr>
            </w:div>
            <w:div w:id="789130544">
              <w:marLeft w:val="0"/>
              <w:marRight w:val="0"/>
              <w:marTop w:val="0"/>
              <w:marBottom w:val="0"/>
              <w:divBdr>
                <w:top w:val="none" w:sz="0" w:space="0" w:color="auto"/>
                <w:left w:val="none" w:sz="0" w:space="0" w:color="auto"/>
                <w:bottom w:val="none" w:sz="0" w:space="0" w:color="auto"/>
                <w:right w:val="none" w:sz="0" w:space="0" w:color="auto"/>
              </w:divBdr>
            </w:div>
            <w:div w:id="499277390">
              <w:marLeft w:val="0"/>
              <w:marRight w:val="0"/>
              <w:marTop w:val="0"/>
              <w:marBottom w:val="0"/>
              <w:divBdr>
                <w:top w:val="none" w:sz="0" w:space="0" w:color="auto"/>
                <w:left w:val="none" w:sz="0" w:space="0" w:color="auto"/>
                <w:bottom w:val="none" w:sz="0" w:space="0" w:color="auto"/>
                <w:right w:val="none" w:sz="0" w:space="0" w:color="auto"/>
              </w:divBdr>
            </w:div>
            <w:div w:id="120344371">
              <w:marLeft w:val="0"/>
              <w:marRight w:val="0"/>
              <w:marTop w:val="0"/>
              <w:marBottom w:val="0"/>
              <w:divBdr>
                <w:top w:val="none" w:sz="0" w:space="0" w:color="auto"/>
                <w:left w:val="none" w:sz="0" w:space="0" w:color="auto"/>
                <w:bottom w:val="none" w:sz="0" w:space="0" w:color="auto"/>
                <w:right w:val="none" w:sz="0" w:space="0" w:color="auto"/>
              </w:divBdr>
            </w:div>
            <w:div w:id="1738671305">
              <w:marLeft w:val="0"/>
              <w:marRight w:val="0"/>
              <w:marTop w:val="0"/>
              <w:marBottom w:val="0"/>
              <w:divBdr>
                <w:top w:val="none" w:sz="0" w:space="0" w:color="auto"/>
                <w:left w:val="none" w:sz="0" w:space="0" w:color="auto"/>
                <w:bottom w:val="none" w:sz="0" w:space="0" w:color="auto"/>
                <w:right w:val="none" w:sz="0" w:space="0" w:color="auto"/>
              </w:divBdr>
            </w:div>
            <w:div w:id="668367728">
              <w:marLeft w:val="0"/>
              <w:marRight w:val="0"/>
              <w:marTop w:val="0"/>
              <w:marBottom w:val="0"/>
              <w:divBdr>
                <w:top w:val="none" w:sz="0" w:space="0" w:color="auto"/>
                <w:left w:val="none" w:sz="0" w:space="0" w:color="auto"/>
                <w:bottom w:val="none" w:sz="0" w:space="0" w:color="auto"/>
                <w:right w:val="none" w:sz="0" w:space="0" w:color="auto"/>
              </w:divBdr>
            </w:div>
            <w:div w:id="924192250">
              <w:marLeft w:val="0"/>
              <w:marRight w:val="0"/>
              <w:marTop w:val="0"/>
              <w:marBottom w:val="0"/>
              <w:divBdr>
                <w:top w:val="none" w:sz="0" w:space="0" w:color="auto"/>
                <w:left w:val="none" w:sz="0" w:space="0" w:color="auto"/>
                <w:bottom w:val="none" w:sz="0" w:space="0" w:color="auto"/>
                <w:right w:val="none" w:sz="0" w:space="0" w:color="auto"/>
              </w:divBdr>
            </w:div>
            <w:div w:id="773523584">
              <w:marLeft w:val="0"/>
              <w:marRight w:val="0"/>
              <w:marTop w:val="0"/>
              <w:marBottom w:val="0"/>
              <w:divBdr>
                <w:top w:val="none" w:sz="0" w:space="0" w:color="auto"/>
                <w:left w:val="none" w:sz="0" w:space="0" w:color="auto"/>
                <w:bottom w:val="none" w:sz="0" w:space="0" w:color="auto"/>
                <w:right w:val="none" w:sz="0" w:space="0" w:color="auto"/>
              </w:divBdr>
            </w:div>
            <w:div w:id="833839830">
              <w:marLeft w:val="0"/>
              <w:marRight w:val="0"/>
              <w:marTop w:val="0"/>
              <w:marBottom w:val="0"/>
              <w:divBdr>
                <w:top w:val="none" w:sz="0" w:space="0" w:color="auto"/>
                <w:left w:val="none" w:sz="0" w:space="0" w:color="auto"/>
                <w:bottom w:val="none" w:sz="0" w:space="0" w:color="auto"/>
                <w:right w:val="none" w:sz="0" w:space="0" w:color="auto"/>
              </w:divBdr>
            </w:div>
            <w:div w:id="1259292950">
              <w:marLeft w:val="0"/>
              <w:marRight w:val="0"/>
              <w:marTop w:val="0"/>
              <w:marBottom w:val="0"/>
              <w:divBdr>
                <w:top w:val="none" w:sz="0" w:space="0" w:color="auto"/>
                <w:left w:val="none" w:sz="0" w:space="0" w:color="auto"/>
                <w:bottom w:val="none" w:sz="0" w:space="0" w:color="auto"/>
                <w:right w:val="none" w:sz="0" w:space="0" w:color="auto"/>
              </w:divBdr>
            </w:div>
            <w:div w:id="2012103618">
              <w:marLeft w:val="0"/>
              <w:marRight w:val="0"/>
              <w:marTop w:val="0"/>
              <w:marBottom w:val="0"/>
              <w:divBdr>
                <w:top w:val="none" w:sz="0" w:space="0" w:color="auto"/>
                <w:left w:val="none" w:sz="0" w:space="0" w:color="auto"/>
                <w:bottom w:val="none" w:sz="0" w:space="0" w:color="auto"/>
                <w:right w:val="none" w:sz="0" w:space="0" w:color="auto"/>
              </w:divBdr>
            </w:div>
            <w:div w:id="2068067603">
              <w:marLeft w:val="0"/>
              <w:marRight w:val="0"/>
              <w:marTop w:val="0"/>
              <w:marBottom w:val="0"/>
              <w:divBdr>
                <w:top w:val="none" w:sz="0" w:space="0" w:color="auto"/>
                <w:left w:val="none" w:sz="0" w:space="0" w:color="auto"/>
                <w:bottom w:val="none" w:sz="0" w:space="0" w:color="auto"/>
                <w:right w:val="none" w:sz="0" w:space="0" w:color="auto"/>
              </w:divBdr>
            </w:div>
            <w:div w:id="1096822982">
              <w:marLeft w:val="0"/>
              <w:marRight w:val="0"/>
              <w:marTop w:val="0"/>
              <w:marBottom w:val="0"/>
              <w:divBdr>
                <w:top w:val="none" w:sz="0" w:space="0" w:color="auto"/>
                <w:left w:val="none" w:sz="0" w:space="0" w:color="auto"/>
                <w:bottom w:val="none" w:sz="0" w:space="0" w:color="auto"/>
                <w:right w:val="none" w:sz="0" w:space="0" w:color="auto"/>
              </w:divBdr>
            </w:div>
            <w:div w:id="577985970">
              <w:marLeft w:val="0"/>
              <w:marRight w:val="0"/>
              <w:marTop w:val="0"/>
              <w:marBottom w:val="0"/>
              <w:divBdr>
                <w:top w:val="none" w:sz="0" w:space="0" w:color="auto"/>
                <w:left w:val="none" w:sz="0" w:space="0" w:color="auto"/>
                <w:bottom w:val="none" w:sz="0" w:space="0" w:color="auto"/>
                <w:right w:val="none" w:sz="0" w:space="0" w:color="auto"/>
              </w:divBdr>
            </w:div>
            <w:div w:id="715199039">
              <w:marLeft w:val="0"/>
              <w:marRight w:val="0"/>
              <w:marTop w:val="0"/>
              <w:marBottom w:val="0"/>
              <w:divBdr>
                <w:top w:val="none" w:sz="0" w:space="0" w:color="auto"/>
                <w:left w:val="none" w:sz="0" w:space="0" w:color="auto"/>
                <w:bottom w:val="none" w:sz="0" w:space="0" w:color="auto"/>
                <w:right w:val="none" w:sz="0" w:space="0" w:color="auto"/>
              </w:divBdr>
            </w:div>
            <w:div w:id="131974">
              <w:marLeft w:val="0"/>
              <w:marRight w:val="0"/>
              <w:marTop w:val="0"/>
              <w:marBottom w:val="0"/>
              <w:divBdr>
                <w:top w:val="none" w:sz="0" w:space="0" w:color="auto"/>
                <w:left w:val="none" w:sz="0" w:space="0" w:color="auto"/>
                <w:bottom w:val="none" w:sz="0" w:space="0" w:color="auto"/>
                <w:right w:val="none" w:sz="0" w:space="0" w:color="auto"/>
              </w:divBdr>
            </w:div>
            <w:div w:id="1091514617">
              <w:marLeft w:val="0"/>
              <w:marRight w:val="0"/>
              <w:marTop w:val="0"/>
              <w:marBottom w:val="0"/>
              <w:divBdr>
                <w:top w:val="none" w:sz="0" w:space="0" w:color="auto"/>
                <w:left w:val="none" w:sz="0" w:space="0" w:color="auto"/>
                <w:bottom w:val="none" w:sz="0" w:space="0" w:color="auto"/>
                <w:right w:val="none" w:sz="0" w:space="0" w:color="auto"/>
              </w:divBdr>
            </w:div>
            <w:div w:id="1359088624">
              <w:marLeft w:val="0"/>
              <w:marRight w:val="0"/>
              <w:marTop w:val="0"/>
              <w:marBottom w:val="0"/>
              <w:divBdr>
                <w:top w:val="none" w:sz="0" w:space="0" w:color="auto"/>
                <w:left w:val="none" w:sz="0" w:space="0" w:color="auto"/>
                <w:bottom w:val="none" w:sz="0" w:space="0" w:color="auto"/>
                <w:right w:val="none" w:sz="0" w:space="0" w:color="auto"/>
              </w:divBdr>
            </w:div>
            <w:div w:id="36047900">
              <w:marLeft w:val="0"/>
              <w:marRight w:val="0"/>
              <w:marTop w:val="0"/>
              <w:marBottom w:val="0"/>
              <w:divBdr>
                <w:top w:val="none" w:sz="0" w:space="0" w:color="auto"/>
                <w:left w:val="none" w:sz="0" w:space="0" w:color="auto"/>
                <w:bottom w:val="none" w:sz="0" w:space="0" w:color="auto"/>
                <w:right w:val="none" w:sz="0" w:space="0" w:color="auto"/>
              </w:divBdr>
            </w:div>
            <w:div w:id="464011930">
              <w:marLeft w:val="0"/>
              <w:marRight w:val="0"/>
              <w:marTop w:val="0"/>
              <w:marBottom w:val="0"/>
              <w:divBdr>
                <w:top w:val="none" w:sz="0" w:space="0" w:color="auto"/>
                <w:left w:val="none" w:sz="0" w:space="0" w:color="auto"/>
                <w:bottom w:val="none" w:sz="0" w:space="0" w:color="auto"/>
                <w:right w:val="none" w:sz="0" w:space="0" w:color="auto"/>
              </w:divBdr>
            </w:div>
            <w:div w:id="447429119">
              <w:marLeft w:val="0"/>
              <w:marRight w:val="0"/>
              <w:marTop w:val="0"/>
              <w:marBottom w:val="0"/>
              <w:divBdr>
                <w:top w:val="none" w:sz="0" w:space="0" w:color="auto"/>
                <w:left w:val="none" w:sz="0" w:space="0" w:color="auto"/>
                <w:bottom w:val="none" w:sz="0" w:space="0" w:color="auto"/>
                <w:right w:val="none" w:sz="0" w:space="0" w:color="auto"/>
              </w:divBdr>
            </w:div>
            <w:div w:id="304821387">
              <w:marLeft w:val="0"/>
              <w:marRight w:val="0"/>
              <w:marTop w:val="360"/>
              <w:marBottom w:val="0"/>
              <w:divBdr>
                <w:top w:val="single" w:sz="6" w:space="0" w:color="auto"/>
                <w:left w:val="single" w:sz="6" w:space="0" w:color="auto"/>
                <w:bottom w:val="single" w:sz="6" w:space="0" w:color="auto"/>
                <w:right w:val="single" w:sz="6" w:space="0" w:color="auto"/>
              </w:divBdr>
            </w:div>
            <w:div w:id="1284965034">
              <w:marLeft w:val="0"/>
              <w:marRight w:val="0"/>
              <w:marTop w:val="0"/>
              <w:marBottom w:val="0"/>
              <w:divBdr>
                <w:top w:val="none" w:sz="0" w:space="0" w:color="auto"/>
                <w:left w:val="none" w:sz="0" w:space="0" w:color="auto"/>
                <w:bottom w:val="none" w:sz="0" w:space="0" w:color="auto"/>
                <w:right w:val="none" w:sz="0" w:space="0" w:color="auto"/>
              </w:divBdr>
            </w:div>
            <w:div w:id="1120610419">
              <w:marLeft w:val="0"/>
              <w:marRight w:val="0"/>
              <w:marTop w:val="0"/>
              <w:marBottom w:val="0"/>
              <w:divBdr>
                <w:top w:val="none" w:sz="0" w:space="0" w:color="auto"/>
                <w:left w:val="none" w:sz="0" w:space="0" w:color="auto"/>
                <w:bottom w:val="none" w:sz="0" w:space="0" w:color="auto"/>
                <w:right w:val="none" w:sz="0" w:space="0" w:color="auto"/>
              </w:divBdr>
            </w:div>
            <w:div w:id="1423912550">
              <w:marLeft w:val="0"/>
              <w:marRight w:val="0"/>
              <w:marTop w:val="0"/>
              <w:marBottom w:val="0"/>
              <w:divBdr>
                <w:top w:val="none" w:sz="0" w:space="0" w:color="auto"/>
                <w:left w:val="none" w:sz="0" w:space="0" w:color="auto"/>
                <w:bottom w:val="none" w:sz="0" w:space="0" w:color="auto"/>
                <w:right w:val="none" w:sz="0" w:space="0" w:color="auto"/>
              </w:divBdr>
            </w:div>
            <w:div w:id="222521165">
              <w:marLeft w:val="0"/>
              <w:marRight w:val="0"/>
              <w:marTop w:val="0"/>
              <w:marBottom w:val="0"/>
              <w:divBdr>
                <w:top w:val="none" w:sz="0" w:space="0" w:color="auto"/>
                <w:left w:val="none" w:sz="0" w:space="0" w:color="auto"/>
                <w:bottom w:val="none" w:sz="0" w:space="0" w:color="auto"/>
                <w:right w:val="none" w:sz="0" w:space="0" w:color="auto"/>
              </w:divBdr>
            </w:div>
            <w:div w:id="371536286">
              <w:marLeft w:val="0"/>
              <w:marRight w:val="0"/>
              <w:marTop w:val="0"/>
              <w:marBottom w:val="0"/>
              <w:divBdr>
                <w:top w:val="none" w:sz="0" w:space="0" w:color="auto"/>
                <w:left w:val="none" w:sz="0" w:space="0" w:color="auto"/>
                <w:bottom w:val="none" w:sz="0" w:space="0" w:color="auto"/>
                <w:right w:val="none" w:sz="0" w:space="0" w:color="auto"/>
              </w:divBdr>
            </w:div>
            <w:div w:id="367997724">
              <w:marLeft w:val="0"/>
              <w:marRight w:val="0"/>
              <w:marTop w:val="0"/>
              <w:marBottom w:val="0"/>
              <w:divBdr>
                <w:top w:val="none" w:sz="0" w:space="0" w:color="auto"/>
                <w:left w:val="none" w:sz="0" w:space="0" w:color="auto"/>
                <w:bottom w:val="none" w:sz="0" w:space="0" w:color="auto"/>
                <w:right w:val="none" w:sz="0" w:space="0" w:color="auto"/>
              </w:divBdr>
            </w:div>
            <w:div w:id="1570119120">
              <w:marLeft w:val="0"/>
              <w:marRight w:val="0"/>
              <w:marTop w:val="0"/>
              <w:marBottom w:val="0"/>
              <w:divBdr>
                <w:top w:val="none" w:sz="0" w:space="0" w:color="auto"/>
                <w:left w:val="none" w:sz="0" w:space="0" w:color="auto"/>
                <w:bottom w:val="none" w:sz="0" w:space="0" w:color="auto"/>
                <w:right w:val="none" w:sz="0" w:space="0" w:color="auto"/>
              </w:divBdr>
            </w:div>
            <w:div w:id="1130057069">
              <w:marLeft w:val="0"/>
              <w:marRight w:val="0"/>
              <w:marTop w:val="0"/>
              <w:marBottom w:val="0"/>
              <w:divBdr>
                <w:top w:val="none" w:sz="0" w:space="0" w:color="auto"/>
                <w:left w:val="none" w:sz="0" w:space="0" w:color="auto"/>
                <w:bottom w:val="none" w:sz="0" w:space="0" w:color="auto"/>
                <w:right w:val="none" w:sz="0" w:space="0" w:color="auto"/>
              </w:divBdr>
            </w:div>
            <w:div w:id="1854420066">
              <w:marLeft w:val="0"/>
              <w:marRight w:val="0"/>
              <w:marTop w:val="0"/>
              <w:marBottom w:val="0"/>
              <w:divBdr>
                <w:top w:val="none" w:sz="0" w:space="0" w:color="auto"/>
                <w:left w:val="none" w:sz="0" w:space="0" w:color="auto"/>
                <w:bottom w:val="none" w:sz="0" w:space="0" w:color="auto"/>
                <w:right w:val="none" w:sz="0" w:space="0" w:color="auto"/>
              </w:divBdr>
            </w:div>
            <w:div w:id="639580526">
              <w:marLeft w:val="0"/>
              <w:marRight w:val="0"/>
              <w:marTop w:val="0"/>
              <w:marBottom w:val="0"/>
              <w:divBdr>
                <w:top w:val="none" w:sz="0" w:space="0" w:color="auto"/>
                <w:left w:val="none" w:sz="0" w:space="0" w:color="auto"/>
                <w:bottom w:val="none" w:sz="0" w:space="0" w:color="auto"/>
                <w:right w:val="none" w:sz="0" w:space="0" w:color="auto"/>
              </w:divBdr>
            </w:div>
            <w:div w:id="951398979">
              <w:marLeft w:val="0"/>
              <w:marRight w:val="0"/>
              <w:marTop w:val="0"/>
              <w:marBottom w:val="0"/>
              <w:divBdr>
                <w:top w:val="none" w:sz="0" w:space="0" w:color="auto"/>
                <w:left w:val="none" w:sz="0" w:space="0" w:color="auto"/>
                <w:bottom w:val="none" w:sz="0" w:space="0" w:color="auto"/>
                <w:right w:val="none" w:sz="0" w:space="0" w:color="auto"/>
              </w:divBdr>
            </w:div>
            <w:div w:id="1374689648">
              <w:marLeft w:val="0"/>
              <w:marRight w:val="0"/>
              <w:marTop w:val="0"/>
              <w:marBottom w:val="0"/>
              <w:divBdr>
                <w:top w:val="none" w:sz="0" w:space="0" w:color="auto"/>
                <w:left w:val="none" w:sz="0" w:space="0" w:color="auto"/>
                <w:bottom w:val="none" w:sz="0" w:space="0" w:color="auto"/>
                <w:right w:val="none" w:sz="0" w:space="0" w:color="auto"/>
              </w:divBdr>
            </w:div>
            <w:div w:id="1919553217">
              <w:marLeft w:val="0"/>
              <w:marRight w:val="0"/>
              <w:marTop w:val="0"/>
              <w:marBottom w:val="0"/>
              <w:divBdr>
                <w:top w:val="none" w:sz="0" w:space="0" w:color="auto"/>
                <w:left w:val="none" w:sz="0" w:space="0" w:color="auto"/>
                <w:bottom w:val="none" w:sz="0" w:space="0" w:color="auto"/>
                <w:right w:val="none" w:sz="0" w:space="0" w:color="auto"/>
              </w:divBdr>
            </w:div>
            <w:div w:id="319310422">
              <w:marLeft w:val="0"/>
              <w:marRight w:val="0"/>
              <w:marTop w:val="0"/>
              <w:marBottom w:val="0"/>
              <w:divBdr>
                <w:top w:val="none" w:sz="0" w:space="0" w:color="auto"/>
                <w:left w:val="none" w:sz="0" w:space="0" w:color="auto"/>
                <w:bottom w:val="none" w:sz="0" w:space="0" w:color="auto"/>
                <w:right w:val="none" w:sz="0" w:space="0" w:color="auto"/>
              </w:divBdr>
            </w:div>
            <w:div w:id="1540121886">
              <w:marLeft w:val="0"/>
              <w:marRight w:val="0"/>
              <w:marTop w:val="0"/>
              <w:marBottom w:val="0"/>
              <w:divBdr>
                <w:top w:val="none" w:sz="0" w:space="0" w:color="auto"/>
                <w:left w:val="none" w:sz="0" w:space="0" w:color="auto"/>
                <w:bottom w:val="none" w:sz="0" w:space="0" w:color="auto"/>
                <w:right w:val="none" w:sz="0" w:space="0" w:color="auto"/>
              </w:divBdr>
            </w:div>
            <w:div w:id="1348017056">
              <w:marLeft w:val="0"/>
              <w:marRight w:val="0"/>
              <w:marTop w:val="0"/>
              <w:marBottom w:val="0"/>
              <w:divBdr>
                <w:top w:val="none" w:sz="0" w:space="0" w:color="auto"/>
                <w:left w:val="none" w:sz="0" w:space="0" w:color="auto"/>
                <w:bottom w:val="none" w:sz="0" w:space="0" w:color="auto"/>
                <w:right w:val="none" w:sz="0" w:space="0" w:color="auto"/>
              </w:divBdr>
            </w:div>
            <w:div w:id="1427535184">
              <w:marLeft w:val="0"/>
              <w:marRight w:val="0"/>
              <w:marTop w:val="360"/>
              <w:marBottom w:val="0"/>
              <w:divBdr>
                <w:top w:val="single" w:sz="6" w:space="0" w:color="auto"/>
                <w:left w:val="single" w:sz="6" w:space="0" w:color="auto"/>
                <w:bottom w:val="single" w:sz="6" w:space="0" w:color="auto"/>
                <w:right w:val="single" w:sz="6" w:space="0" w:color="auto"/>
              </w:divBdr>
            </w:div>
            <w:div w:id="644041654">
              <w:marLeft w:val="0"/>
              <w:marRight w:val="0"/>
              <w:marTop w:val="0"/>
              <w:marBottom w:val="0"/>
              <w:divBdr>
                <w:top w:val="none" w:sz="0" w:space="0" w:color="auto"/>
                <w:left w:val="none" w:sz="0" w:space="0" w:color="auto"/>
                <w:bottom w:val="none" w:sz="0" w:space="0" w:color="auto"/>
                <w:right w:val="none" w:sz="0" w:space="0" w:color="auto"/>
              </w:divBdr>
            </w:div>
            <w:div w:id="610430840">
              <w:marLeft w:val="0"/>
              <w:marRight w:val="0"/>
              <w:marTop w:val="0"/>
              <w:marBottom w:val="0"/>
              <w:divBdr>
                <w:top w:val="none" w:sz="0" w:space="0" w:color="auto"/>
                <w:left w:val="none" w:sz="0" w:space="0" w:color="auto"/>
                <w:bottom w:val="none" w:sz="0" w:space="0" w:color="auto"/>
                <w:right w:val="none" w:sz="0" w:space="0" w:color="auto"/>
              </w:divBdr>
            </w:div>
            <w:div w:id="31882620">
              <w:marLeft w:val="0"/>
              <w:marRight w:val="0"/>
              <w:marTop w:val="0"/>
              <w:marBottom w:val="0"/>
              <w:divBdr>
                <w:top w:val="none" w:sz="0" w:space="0" w:color="auto"/>
                <w:left w:val="none" w:sz="0" w:space="0" w:color="auto"/>
                <w:bottom w:val="none" w:sz="0" w:space="0" w:color="auto"/>
                <w:right w:val="none" w:sz="0" w:space="0" w:color="auto"/>
              </w:divBdr>
            </w:div>
            <w:div w:id="523058708">
              <w:marLeft w:val="0"/>
              <w:marRight w:val="0"/>
              <w:marTop w:val="0"/>
              <w:marBottom w:val="0"/>
              <w:divBdr>
                <w:top w:val="none" w:sz="0" w:space="0" w:color="auto"/>
                <w:left w:val="none" w:sz="0" w:space="0" w:color="auto"/>
                <w:bottom w:val="none" w:sz="0" w:space="0" w:color="auto"/>
                <w:right w:val="none" w:sz="0" w:space="0" w:color="auto"/>
              </w:divBdr>
            </w:div>
            <w:div w:id="647711634">
              <w:marLeft w:val="0"/>
              <w:marRight w:val="0"/>
              <w:marTop w:val="0"/>
              <w:marBottom w:val="0"/>
              <w:divBdr>
                <w:top w:val="none" w:sz="0" w:space="0" w:color="auto"/>
                <w:left w:val="none" w:sz="0" w:space="0" w:color="auto"/>
                <w:bottom w:val="none" w:sz="0" w:space="0" w:color="auto"/>
                <w:right w:val="none" w:sz="0" w:space="0" w:color="auto"/>
              </w:divBdr>
            </w:div>
            <w:div w:id="879585402">
              <w:marLeft w:val="0"/>
              <w:marRight w:val="0"/>
              <w:marTop w:val="0"/>
              <w:marBottom w:val="0"/>
              <w:divBdr>
                <w:top w:val="none" w:sz="0" w:space="0" w:color="auto"/>
                <w:left w:val="none" w:sz="0" w:space="0" w:color="auto"/>
                <w:bottom w:val="none" w:sz="0" w:space="0" w:color="auto"/>
                <w:right w:val="none" w:sz="0" w:space="0" w:color="auto"/>
              </w:divBdr>
            </w:div>
            <w:div w:id="659306694">
              <w:marLeft w:val="0"/>
              <w:marRight w:val="0"/>
              <w:marTop w:val="0"/>
              <w:marBottom w:val="0"/>
              <w:divBdr>
                <w:top w:val="none" w:sz="0" w:space="0" w:color="auto"/>
                <w:left w:val="none" w:sz="0" w:space="0" w:color="auto"/>
                <w:bottom w:val="none" w:sz="0" w:space="0" w:color="auto"/>
                <w:right w:val="none" w:sz="0" w:space="0" w:color="auto"/>
              </w:divBdr>
            </w:div>
            <w:div w:id="211507753">
              <w:marLeft w:val="0"/>
              <w:marRight w:val="0"/>
              <w:marTop w:val="0"/>
              <w:marBottom w:val="0"/>
              <w:divBdr>
                <w:top w:val="none" w:sz="0" w:space="0" w:color="auto"/>
                <w:left w:val="none" w:sz="0" w:space="0" w:color="auto"/>
                <w:bottom w:val="none" w:sz="0" w:space="0" w:color="auto"/>
                <w:right w:val="none" w:sz="0" w:space="0" w:color="auto"/>
              </w:divBdr>
            </w:div>
            <w:div w:id="1901407394">
              <w:marLeft w:val="0"/>
              <w:marRight w:val="0"/>
              <w:marTop w:val="0"/>
              <w:marBottom w:val="0"/>
              <w:divBdr>
                <w:top w:val="none" w:sz="0" w:space="0" w:color="auto"/>
                <w:left w:val="none" w:sz="0" w:space="0" w:color="auto"/>
                <w:bottom w:val="none" w:sz="0" w:space="0" w:color="auto"/>
                <w:right w:val="none" w:sz="0" w:space="0" w:color="auto"/>
              </w:divBdr>
            </w:div>
            <w:div w:id="1731876535">
              <w:marLeft w:val="0"/>
              <w:marRight w:val="0"/>
              <w:marTop w:val="0"/>
              <w:marBottom w:val="0"/>
              <w:divBdr>
                <w:top w:val="none" w:sz="0" w:space="0" w:color="auto"/>
                <w:left w:val="none" w:sz="0" w:space="0" w:color="auto"/>
                <w:bottom w:val="none" w:sz="0" w:space="0" w:color="auto"/>
                <w:right w:val="none" w:sz="0" w:space="0" w:color="auto"/>
              </w:divBdr>
            </w:div>
            <w:div w:id="999582475">
              <w:marLeft w:val="0"/>
              <w:marRight w:val="0"/>
              <w:marTop w:val="0"/>
              <w:marBottom w:val="0"/>
              <w:divBdr>
                <w:top w:val="none" w:sz="0" w:space="0" w:color="auto"/>
                <w:left w:val="none" w:sz="0" w:space="0" w:color="auto"/>
                <w:bottom w:val="none" w:sz="0" w:space="0" w:color="auto"/>
                <w:right w:val="none" w:sz="0" w:space="0" w:color="auto"/>
              </w:divBdr>
            </w:div>
            <w:div w:id="791290803">
              <w:marLeft w:val="0"/>
              <w:marRight w:val="0"/>
              <w:marTop w:val="0"/>
              <w:marBottom w:val="0"/>
              <w:divBdr>
                <w:top w:val="none" w:sz="0" w:space="0" w:color="auto"/>
                <w:left w:val="none" w:sz="0" w:space="0" w:color="auto"/>
                <w:bottom w:val="none" w:sz="0" w:space="0" w:color="auto"/>
                <w:right w:val="none" w:sz="0" w:space="0" w:color="auto"/>
              </w:divBdr>
            </w:div>
            <w:div w:id="689062698">
              <w:marLeft w:val="0"/>
              <w:marRight w:val="0"/>
              <w:marTop w:val="0"/>
              <w:marBottom w:val="0"/>
              <w:divBdr>
                <w:top w:val="none" w:sz="0" w:space="0" w:color="auto"/>
                <w:left w:val="none" w:sz="0" w:space="0" w:color="auto"/>
                <w:bottom w:val="none" w:sz="0" w:space="0" w:color="auto"/>
                <w:right w:val="none" w:sz="0" w:space="0" w:color="auto"/>
              </w:divBdr>
            </w:div>
            <w:div w:id="1044603374">
              <w:marLeft w:val="0"/>
              <w:marRight w:val="0"/>
              <w:marTop w:val="0"/>
              <w:marBottom w:val="0"/>
              <w:divBdr>
                <w:top w:val="none" w:sz="0" w:space="0" w:color="auto"/>
                <w:left w:val="none" w:sz="0" w:space="0" w:color="auto"/>
                <w:bottom w:val="none" w:sz="0" w:space="0" w:color="auto"/>
                <w:right w:val="none" w:sz="0" w:space="0" w:color="auto"/>
              </w:divBdr>
            </w:div>
            <w:div w:id="2119597073">
              <w:marLeft w:val="0"/>
              <w:marRight w:val="0"/>
              <w:marTop w:val="0"/>
              <w:marBottom w:val="0"/>
              <w:divBdr>
                <w:top w:val="none" w:sz="0" w:space="0" w:color="auto"/>
                <w:left w:val="none" w:sz="0" w:space="0" w:color="auto"/>
                <w:bottom w:val="none" w:sz="0" w:space="0" w:color="auto"/>
                <w:right w:val="none" w:sz="0" w:space="0" w:color="auto"/>
              </w:divBdr>
            </w:div>
            <w:div w:id="1385522912">
              <w:marLeft w:val="0"/>
              <w:marRight w:val="0"/>
              <w:marTop w:val="0"/>
              <w:marBottom w:val="0"/>
              <w:divBdr>
                <w:top w:val="none" w:sz="0" w:space="0" w:color="auto"/>
                <w:left w:val="none" w:sz="0" w:space="0" w:color="auto"/>
                <w:bottom w:val="none" w:sz="0" w:space="0" w:color="auto"/>
                <w:right w:val="none" w:sz="0" w:space="0" w:color="auto"/>
              </w:divBdr>
            </w:div>
            <w:div w:id="1136489647">
              <w:marLeft w:val="0"/>
              <w:marRight w:val="0"/>
              <w:marTop w:val="0"/>
              <w:marBottom w:val="0"/>
              <w:divBdr>
                <w:top w:val="none" w:sz="0" w:space="0" w:color="auto"/>
                <w:left w:val="none" w:sz="0" w:space="0" w:color="auto"/>
                <w:bottom w:val="none" w:sz="0" w:space="0" w:color="auto"/>
                <w:right w:val="none" w:sz="0" w:space="0" w:color="auto"/>
              </w:divBdr>
            </w:div>
            <w:div w:id="2060199955">
              <w:marLeft w:val="0"/>
              <w:marRight w:val="0"/>
              <w:marTop w:val="360"/>
              <w:marBottom w:val="0"/>
              <w:divBdr>
                <w:top w:val="single" w:sz="6" w:space="0" w:color="auto"/>
                <w:left w:val="single" w:sz="6" w:space="0" w:color="auto"/>
                <w:bottom w:val="single" w:sz="6" w:space="0" w:color="auto"/>
                <w:right w:val="single" w:sz="6" w:space="0" w:color="auto"/>
              </w:divBdr>
            </w:div>
            <w:div w:id="89350317">
              <w:marLeft w:val="0"/>
              <w:marRight w:val="0"/>
              <w:marTop w:val="360"/>
              <w:marBottom w:val="0"/>
              <w:divBdr>
                <w:top w:val="single" w:sz="6" w:space="0" w:color="auto"/>
                <w:left w:val="single" w:sz="6" w:space="0" w:color="auto"/>
                <w:bottom w:val="single" w:sz="6" w:space="0" w:color="auto"/>
                <w:right w:val="single" w:sz="6" w:space="0" w:color="auto"/>
              </w:divBdr>
            </w:div>
            <w:div w:id="1903247140">
              <w:marLeft w:val="0"/>
              <w:marRight w:val="0"/>
              <w:marTop w:val="0"/>
              <w:marBottom w:val="0"/>
              <w:divBdr>
                <w:top w:val="none" w:sz="0" w:space="0" w:color="auto"/>
                <w:left w:val="none" w:sz="0" w:space="0" w:color="auto"/>
                <w:bottom w:val="none" w:sz="0" w:space="0" w:color="auto"/>
                <w:right w:val="none" w:sz="0" w:space="0" w:color="auto"/>
              </w:divBdr>
            </w:div>
            <w:div w:id="1955821168">
              <w:marLeft w:val="0"/>
              <w:marRight w:val="0"/>
              <w:marTop w:val="0"/>
              <w:marBottom w:val="0"/>
              <w:divBdr>
                <w:top w:val="none" w:sz="0" w:space="0" w:color="auto"/>
                <w:left w:val="none" w:sz="0" w:space="0" w:color="auto"/>
                <w:bottom w:val="none" w:sz="0" w:space="0" w:color="auto"/>
                <w:right w:val="none" w:sz="0" w:space="0" w:color="auto"/>
              </w:divBdr>
            </w:div>
            <w:div w:id="1205170577">
              <w:marLeft w:val="0"/>
              <w:marRight w:val="0"/>
              <w:marTop w:val="0"/>
              <w:marBottom w:val="0"/>
              <w:divBdr>
                <w:top w:val="none" w:sz="0" w:space="0" w:color="auto"/>
                <w:left w:val="none" w:sz="0" w:space="0" w:color="auto"/>
                <w:bottom w:val="none" w:sz="0" w:space="0" w:color="auto"/>
                <w:right w:val="none" w:sz="0" w:space="0" w:color="auto"/>
              </w:divBdr>
            </w:div>
            <w:div w:id="1730036815">
              <w:marLeft w:val="0"/>
              <w:marRight w:val="0"/>
              <w:marTop w:val="0"/>
              <w:marBottom w:val="0"/>
              <w:divBdr>
                <w:top w:val="none" w:sz="0" w:space="0" w:color="auto"/>
                <w:left w:val="none" w:sz="0" w:space="0" w:color="auto"/>
                <w:bottom w:val="none" w:sz="0" w:space="0" w:color="auto"/>
                <w:right w:val="none" w:sz="0" w:space="0" w:color="auto"/>
              </w:divBdr>
            </w:div>
            <w:div w:id="870843967">
              <w:marLeft w:val="0"/>
              <w:marRight w:val="0"/>
              <w:marTop w:val="0"/>
              <w:marBottom w:val="0"/>
              <w:divBdr>
                <w:top w:val="none" w:sz="0" w:space="0" w:color="auto"/>
                <w:left w:val="none" w:sz="0" w:space="0" w:color="auto"/>
                <w:bottom w:val="none" w:sz="0" w:space="0" w:color="auto"/>
                <w:right w:val="none" w:sz="0" w:space="0" w:color="auto"/>
              </w:divBdr>
            </w:div>
            <w:div w:id="518352130">
              <w:marLeft w:val="0"/>
              <w:marRight w:val="0"/>
              <w:marTop w:val="0"/>
              <w:marBottom w:val="0"/>
              <w:divBdr>
                <w:top w:val="none" w:sz="0" w:space="0" w:color="auto"/>
                <w:left w:val="none" w:sz="0" w:space="0" w:color="auto"/>
                <w:bottom w:val="none" w:sz="0" w:space="0" w:color="auto"/>
                <w:right w:val="none" w:sz="0" w:space="0" w:color="auto"/>
              </w:divBdr>
            </w:div>
            <w:div w:id="237788120">
              <w:marLeft w:val="0"/>
              <w:marRight w:val="0"/>
              <w:marTop w:val="0"/>
              <w:marBottom w:val="0"/>
              <w:divBdr>
                <w:top w:val="none" w:sz="0" w:space="0" w:color="auto"/>
                <w:left w:val="none" w:sz="0" w:space="0" w:color="auto"/>
                <w:bottom w:val="none" w:sz="0" w:space="0" w:color="auto"/>
                <w:right w:val="none" w:sz="0" w:space="0" w:color="auto"/>
              </w:divBdr>
            </w:div>
            <w:div w:id="113523806">
              <w:marLeft w:val="0"/>
              <w:marRight w:val="0"/>
              <w:marTop w:val="0"/>
              <w:marBottom w:val="0"/>
              <w:divBdr>
                <w:top w:val="none" w:sz="0" w:space="0" w:color="auto"/>
                <w:left w:val="none" w:sz="0" w:space="0" w:color="auto"/>
                <w:bottom w:val="none" w:sz="0" w:space="0" w:color="auto"/>
                <w:right w:val="none" w:sz="0" w:space="0" w:color="auto"/>
              </w:divBdr>
            </w:div>
            <w:div w:id="1974864497">
              <w:marLeft w:val="0"/>
              <w:marRight w:val="0"/>
              <w:marTop w:val="0"/>
              <w:marBottom w:val="0"/>
              <w:divBdr>
                <w:top w:val="none" w:sz="0" w:space="0" w:color="auto"/>
                <w:left w:val="none" w:sz="0" w:space="0" w:color="auto"/>
                <w:bottom w:val="none" w:sz="0" w:space="0" w:color="auto"/>
                <w:right w:val="none" w:sz="0" w:space="0" w:color="auto"/>
              </w:divBdr>
            </w:div>
            <w:div w:id="359550938">
              <w:marLeft w:val="0"/>
              <w:marRight w:val="0"/>
              <w:marTop w:val="0"/>
              <w:marBottom w:val="0"/>
              <w:divBdr>
                <w:top w:val="none" w:sz="0" w:space="0" w:color="auto"/>
                <w:left w:val="none" w:sz="0" w:space="0" w:color="auto"/>
                <w:bottom w:val="none" w:sz="0" w:space="0" w:color="auto"/>
                <w:right w:val="none" w:sz="0" w:space="0" w:color="auto"/>
              </w:divBdr>
            </w:div>
            <w:div w:id="1852065287">
              <w:marLeft w:val="0"/>
              <w:marRight w:val="0"/>
              <w:marTop w:val="0"/>
              <w:marBottom w:val="0"/>
              <w:divBdr>
                <w:top w:val="none" w:sz="0" w:space="0" w:color="auto"/>
                <w:left w:val="none" w:sz="0" w:space="0" w:color="auto"/>
                <w:bottom w:val="none" w:sz="0" w:space="0" w:color="auto"/>
                <w:right w:val="none" w:sz="0" w:space="0" w:color="auto"/>
              </w:divBdr>
            </w:div>
            <w:div w:id="269121600">
              <w:marLeft w:val="0"/>
              <w:marRight w:val="0"/>
              <w:marTop w:val="0"/>
              <w:marBottom w:val="0"/>
              <w:divBdr>
                <w:top w:val="none" w:sz="0" w:space="0" w:color="auto"/>
                <w:left w:val="none" w:sz="0" w:space="0" w:color="auto"/>
                <w:bottom w:val="none" w:sz="0" w:space="0" w:color="auto"/>
                <w:right w:val="none" w:sz="0" w:space="0" w:color="auto"/>
              </w:divBdr>
            </w:div>
            <w:div w:id="1483233200">
              <w:marLeft w:val="0"/>
              <w:marRight w:val="0"/>
              <w:marTop w:val="0"/>
              <w:marBottom w:val="0"/>
              <w:divBdr>
                <w:top w:val="none" w:sz="0" w:space="0" w:color="auto"/>
                <w:left w:val="none" w:sz="0" w:space="0" w:color="auto"/>
                <w:bottom w:val="none" w:sz="0" w:space="0" w:color="auto"/>
                <w:right w:val="none" w:sz="0" w:space="0" w:color="auto"/>
              </w:divBdr>
            </w:div>
            <w:div w:id="166864756">
              <w:marLeft w:val="0"/>
              <w:marRight w:val="0"/>
              <w:marTop w:val="0"/>
              <w:marBottom w:val="0"/>
              <w:divBdr>
                <w:top w:val="none" w:sz="0" w:space="0" w:color="auto"/>
                <w:left w:val="none" w:sz="0" w:space="0" w:color="auto"/>
                <w:bottom w:val="none" w:sz="0" w:space="0" w:color="auto"/>
                <w:right w:val="none" w:sz="0" w:space="0" w:color="auto"/>
              </w:divBdr>
            </w:div>
            <w:div w:id="400450135">
              <w:marLeft w:val="0"/>
              <w:marRight w:val="0"/>
              <w:marTop w:val="0"/>
              <w:marBottom w:val="0"/>
              <w:divBdr>
                <w:top w:val="none" w:sz="0" w:space="0" w:color="auto"/>
                <w:left w:val="none" w:sz="0" w:space="0" w:color="auto"/>
                <w:bottom w:val="none" w:sz="0" w:space="0" w:color="auto"/>
                <w:right w:val="none" w:sz="0" w:space="0" w:color="auto"/>
              </w:divBdr>
            </w:div>
            <w:div w:id="1301348421">
              <w:marLeft w:val="0"/>
              <w:marRight w:val="0"/>
              <w:marTop w:val="0"/>
              <w:marBottom w:val="0"/>
              <w:divBdr>
                <w:top w:val="none" w:sz="0" w:space="0" w:color="auto"/>
                <w:left w:val="none" w:sz="0" w:space="0" w:color="auto"/>
                <w:bottom w:val="none" w:sz="0" w:space="0" w:color="auto"/>
                <w:right w:val="none" w:sz="0" w:space="0" w:color="auto"/>
              </w:divBdr>
            </w:div>
            <w:div w:id="1679499033">
              <w:marLeft w:val="0"/>
              <w:marRight w:val="0"/>
              <w:marTop w:val="0"/>
              <w:marBottom w:val="0"/>
              <w:divBdr>
                <w:top w:val="none" w:sz="0" w:space="0" w:color="auto"/>
                <w:left w:val="none" w:sz="0" w:space="0" w:color="auto"/>
                <w:bottom w:val="none" w:sz="0" w:space="0" w:color="auto"/>
                <w:right w:val="none" w:sz="0" w:space="0" w:color="auto"/>
              </w:divBdr>
            </w:div>
            <w:div w:id="7871592">
              <w:marLeft w:val="0"/>
              <w:marRight w:val="0"/>
              <w:marTop w:val="0"/>
              <w:marBottom w:val="0"/>
              <w:divBdr>
                <w:top w:val="none" w:sz="0" w:space="0" w:color="auto"/>
                <w:left w:val="none" w:sz="0" w:space="0" w:color="auto"/>
                <w:bottom w:val="none" w:sz="0" w:space="0" w:color="auto"/>
                <w:right w:val="none" w:sz="0" w:space="0" w:color="auto"/>
              </w:divBdr>
            </w:div>
            <w:div w:id="1288589074">
              <w:marLeft w:val="0"/>
              <w:marRight w:val="0"/>
              <w:marTop w:val="0"/>
              <w:marBottom w:val="0"/>
              <w:divBdr>
                <w:top w:val="none" w:sz="0" w:space="0" w:color="auto"/>
                <w:left w:val="none" w:sz="0" w:space="0" w:color="auto"/>
                <w:bottom w:val="none" w:sz="0" w:space="0" w:color="auto"/>
                <w:right w:val="none" w:sz="0" w:space="0" w:color="auto"/>
              </w:divBdr>
            </w:div>
            <w:div w:id="311569730">
              <w:marLeft w:val="0"/>
              <w:marRight w:val="0"/>
              <w:marTop w:val="0"/>
              <w:marBottom w:val="0"/>
              <w:divBdr>
                <w:top w:val="none" w:sz="0" w:space="0" w:color="auto"/>
                <w:left w:val="none" w:sz="0" w:space="0" w:color="auto"/>
                <w:bottom w:val="none" w:sz="0" w:space="0" w:color="auto"/>
                <w:right w:val="none" w:sz="0" w:space="0" w:color="auto"/>
              </w:divBdr>
            </w:div>
            <w:div w:id="1457021475">
              <w:marLeft w:val="0"/>
              <w:marRight w:val="0"/>
              <w:marTop w:val="0"/>
              <w:marBottom w:val="0"/>
              <w:divBdr>
                <w:top w:val="none" w:sz="0" w:space="0" w:color="auto"/>
                <w:left w:val="none" w:sz="0" w:space="0" w:color="auto"/>
                <w:bottom w:val="none" w:sz="0" w:space="0" w:color="auto"/>
                <w:right w:val="none" w:sz="0" w:space="0" w:color="auto"/>
              </w:divBdr>
            </w:div>
            <w:div w:id="2133355571">
              <w:marLeft w:val="0"/>
              <w:marRight w:val="0"/>
              <w:marTop w:val="0"/>
              <w:marBottom w:val="0"/>
              <w:divBdr>
                <w:top w:val="none" w:sz="0" w:space="0" w:color="auto"/>
                <w:left w:val="none" w:sz="0" w:space="0" w:color="auto"/>
                <w:bottom w:val="none" w:sz="0" w:space="0" w:color="auto"/>
                <w:right w:val="none" w:sz="0" w:space="0" w:color="auto"/>
              </w:divBdr>
            </w:div>
            <w:div w:id="468401961">
              <w:marLeft w:val="0"/>
              <w:marRight w:val="0"/>
              <w:marTop w:val="0"/>
              <w:marBottom w:val="0"/>
              <w:divBdr>
                <w:top w:val="none" w:sz="0" w:space="0" w:color="auto"/>
                <w:left w:val="none" w:sz="0" w:space="0" w:color="auto"/>
                <w:bottom w:val="none" w:sz="0" w:space="0" w:color="auto"/>
                <w:right w:val="none" w:sz="0" w:space="0" w:color="auto"/>
              </w:divBdr>
            </w:div>
            <w:div w:id="431822551">
              <w:marLeft w:val="0"/>
              <w:marRight w:val="0"/>
              <w:marTop w:val="360"/>
              <w:marBottom w:val="0"/>
              <w:divBdr>
                <w:top w:val="single" w:sz="6" w:space="0" w:color="auto"/>
                <w:left w:val="single" w:sz="6" w:space="0" w:color="auto"/>
                <w:bottom w:val="single" w:sz="6" w:space="0" w:color="auto"/>
                <w:right w:val="single" w:sz="6" w:space="0" w:color="auto"/>
              </w:divBdr>
            </w:div>
            <w:div w:id="1363626667">
              <w:marLeft w:val="0"/>
              <w:marRight w:val="0"/>
              <w:marTop w:val="0"/>
              <w:marBottom w:val="0"/>
              <w:divBdr>
                <w:top w:val="none" w:sz="0" w:space="0" w:color="auto"/>
                <w:left w:val="none" w:sz="0" w:space="0" w:color="auto"/>
                <w:bottom w:val="none" w:sz="0" w:space="0" w:color="auto"/>
                <w:right w:val="none" w:sz="0" w:space="0" w:color="auto"/>
              </w:divBdr>
            </w:div>
            <w:div w:id="228925567">
              <w:marLeft w:val="0"/>
              <w:marRight w:val="0"/>
              <w:marTop w:val="0"/>
              <w:marBottom w:val="0"/>
              <w:divBdr>
                <w:top w:val="none" w:sz="0" w:space="0" w:color="auto"/>
                <w:left w:val="none" w:sz="0" w:space="0" w:color="auto"/>
                <w:bottom w:val="none" w:sz="0" w:space="0" w:color="auto"/>
                <w:right w:val="none" w:sz="0" w:space="0" w:color="auto"/>
              </w:divBdr>
            </w:div>
            <w:div w:id="1279527639">
              <w:marLeft w:val="0"/>
              <w:marRight w:val="0"/>
              <w:marTop w:val="0"/>
              <w:marBottom w:val="0"/>
              <w:divBdr>
                <w:top w:val="none" w:sz="0" w:space="0" w:color="auto"/>
                <w:left w:val="none" w:sz="0" w:space="0" w:color="auto"/>
                <w:bottom w:val="none" w:sz="0" w:space="0" w:color="auto"/>
                <w:right w:val="none" w:sz="0" w:space="0" w:color="auto"/>
              </w:divBdr>
            </w:div>
            <w:div w:id="873343664">
              <w:marLeft w:val="0"/>
              <w:marRight w:val="0"/>
              <w:marTop w:val="0"/>
              <w:marBottom w:val="0"/>
              <w:divBdr>
                <w:top w:val="none" w:sz="0" w:space="0" w:color="auto"/>
                <w:left w:val="none" w:sz="0" w:space="0" w:color="auto"/>
                <w:bottom w:val="none" w:sz="0" w:space="0" w:color="auto"/>
                <w:right w:val="none" w:sz="0" w:space="0" w:color="auto"/>
              </w:divBdr>
            </w:div>
            <w:div w:id="1110508776">
              <w:marLeft w:val="0"/>
              <w:marRight w:val="0"/>
              <w:marTop w:val="0"/>
              <w:marBottom w:val="0"/>
              <w:divBdr>
                <w:top w:val="none" w:sz="0" w:space="0" w:color="auto"/>
                <w:left w:val="none" w:sz="0" w:space="0" w:color="auto"/>
                <w:bottom w:val="none" w:sz="0" w:space="0" w:color="auto"/>
                <w:right w:val="none" w:sz="0" w:space="0" w:color="auto"/>
              </w:divBdr>
            </w:div>
            <w:div w:id="838084138">
              <w:marLeft w:val="0"/>
              <w:marRight w:val="0"/>
              <w:marTop w:val="0"/>
              <w:marBottom w:val="0"/>
              <w:divBdr>
                <w:top w:val="none" w:sz="0" w:space="0" w:color="auto"/>
                <w:left w:val="none" w:sz="0" w:space="0" w:color="auto"/>
                <w:bottom w:val="none" w:sz="0" w:space="0" w:color="auto"/>
                <w:right w:val="none" w:sz="0" w:space="0" w:color="auto"/>
              </w:divBdr>
            </w:div>
            <w:div w:id="602149273">
              <w:marLeft w:val="0"/>
              <w:marRight w:val="0"/>
              <w:marTop w:val="0"/>
              <w:marBottom w:val="0"/>
              <w:divBdr>
                <w:top w:val="none" w:sz="0" w:space="0" w:color="auto"/>
                <w:left w:val="none" w:sz="0" w:space="0" w:color="auto"/>
                <w:bottom w:val="none" w:sz="0" w:space="0" w:color="auto"/>
                <w:right w:val="none" w:sz="0" w:space="0" w:color="auto"/>
              </w:divBdr>
            </w:div>
            <w:div w:id="361828033">
              <w:marLeft w:val="0"/>
              <w:marRight w:val="0"/>
              <w:marTop w:val="0"/>
              <w:marBottom w:val="0"/>
              <w:divBdr>
                <w:top w:val="none" w:sz="0" w:space="0" w:color="auto"/>
                <w:left w:val="none" w:sz="0" w:space="0" w:color="auto"/>
                <w:bottom w:val="none" w:sz="0" w:space="0" w:color="auto"/>
                <w:right w:val="none" w:sz="0" w:space="0" w:color="auto"/>
              </w:divBdr>
            </w:div>
            <w:div w:id="555166359">
              <w:marLeft w:val="0"/>
              <w:marRight w:val="0"/>
              <w:marTop w:val="0"/>
              <w:marBottom w:val="0"/>
              <w:divBdr>
                <w:top w:val="none" w:sz="0" w:space="0" w:color="auto"/>
                <w:left w:val="none" w:sz="0" w:space="0" w:color="auto"/>
                <w:bottom w:val="none" w:sz="0" w:space="0" w:color="auto"/>
                <w:right w:val="none" w:sz="0" w:space="0" w:color="auto"/>
              </w:divBdr>
            </w:div>
            <w:div w:id="70781579">
              <w:marLeft w:val="0"/>
              <w:marRight w:val="0"/>
              <w:marTop w:val="0"/>
              <w:marBottom w:val="0"/>
              <w:divBdr>
                <w:top w:val="none" w:sz="0" w:space="0" w:color="auto"/>
                <w:left w:val="none" w:sz="0" w:space="0" w:color="auto"/>
                <w:bottom w:val="none" w:sz="0" w:space="0" w:color="auto"/>
                <w:right w:val="none" w:sz="0" w:space="0" w:color="auto"/>
              </w:divBdr>
            </w:div>
            <w:div w:id="125778519">
              <w:marLeft w:val="0"/>
              <w:marRight w:val="0"/>
              <w:marTop w:val="0"/>
              <w:marBottom w:val="0"/>
              <w:divBdr>
                <w:top w:val="none" w:sz="0" w:space="0" w:color="auto"/>
                <w:left w:val="none" w:sz="0" w:space="0" w:color="auto"/>
                <w:bottom w:val="none" w:sz="0" w:space="0" w:color="auto"/>
                <w:right w:val="none" w:sz="0" w:space="0" w:color="auto"/>
              </w:divBdr>
            </w:div>
            <w:div w:id="1030913865">
              <w:marLeft w:val="0"/>
              <w:marRight w:val="0"/>
              <w:marTop w:val="0"/>
              <w:marBottom w:val="0"/>
              <w:divBdr>
                <w:top w:val="none" w:sz="0" w:space="0" w:color="auto"/>
                <w:left w:val="none" w:sz="0" w:space="0" w:color="auto"/>
                <w:bottom w:val="none" w:sz="0" w:space="0" w:color="auto"/>
                <w:right w:val="none" w:sz="0" w:space="0" w:color="auto"/>
              </w:divBdr>
            </w:div>
            <w:div w:id="1813592692">
              <w:marLeft w:val="0"/>
              <w:marRight w:val="0"/>
              <w:marTop w:val="0"/>
              <w:marBottom w:val="0"/>
              <w:divBdr>
                <w:top w:val="none" w:sz="0" w:space="0" w:color="auto"/>
                <w:left w:val="none" w:sz="0" w:space="0" w:color="auto"/>
                <w:bottom w:val="none" w:sz="0" w:space="0" w:color="auto"/>
                <w:right w:val="none" w:sz="0" w:space="0" w:color="auto"/>
              </w:divBdr>
              <w:divsChild>
                <w:div w:id="785462973">
                  <w:marLeft w:val="0"/>
                  <w:marRight w:val="0"/>
                  <w:marTop w:val="0"/>
                  <w:marBottom w:val="0"/>
                  <w:divBdr>
                    <w:top w:val="none" w:sz="0" w:space="0" w:color="auto"/>
                    <w:left w:val="none" w:sz="0" w:space="0" w:color="auto"/>
                    <w:bottom w:val="none" w:sz="0" w:space="0" w:color="auto"/>
                    <w:right w:val="none" w:sz="0" w:space="0" w:color="auto"/>
                  </w:divBdr>
                </w:div>
                <w:div w:id="2093971438">
                  <w:marLeft w:val="0"/>
                  <w:marRight w:val="0"/>
                  <w:marTop w:val="0"/>
                  <w:marBottom w:val="0"/>
                  <w:divBdr>
                    <w:top w:val="none" w:sz="0" w:space="0" w:color="auto"/>
                    <w:left w:val="none" w:sz="0" w:space="0" w:color="auto"/>
                    <w:bottom w:val="none" w:sz="0" w:space="0" w:color="auto"/>
                    <w:right w:val="none" w:sz="0" w:space="0" w:color="auto"/>
                  </w:divBdr>
                </w:div>
                <w:div w:id="11881205">
                  <w:marLeft w:val="0"/>
                  <w:marRight w:val="0"/>
                  <w:marTop w:val="0"/>
                  <w:marBottom w:val="0"/>
                  <w:divBdr>
                    <w:top w:val="none" w:sz="0" w:space="0" w:color="auto"/>
                    <w:left w:val="none" w:sz="0" w:space="0" w:color="auto"/>
                    <w:bottom w:val="none" w:sz="0" w:space="0" w:color="auto"/>
                    <w:right w:val="none" w:sz="0" w:space="0" w:color="auto"/>
                  </w:divBdr>
                </w:div>
                <w:div w:id="1089933393">
                  <w:marLeft w:val="0"/>
                  <w:marRight w:val="0"/>
                  <w:marTop w:val="0"/>
                  <w:marBottom w:val="0"/>
                  <w:divBdr>
                    <w:top w:val="none" w:sz="0" w:space="0" w:color="auto"/>
                    <w:left w:val="none" w:sz="0" w:space="0" w:color="auto"/>
                    <w:bottom w:val="none" w:sz="0" w:space="0" w:color="auto"/>
                    <w:right w:val="none" w:sz="0" w:space="0" w:color="auto"/>
                  </w:divBdr>
                </w:div>
              </w:divsChild>
            </w:div>
            <w:div w:id="365177376">
              <w:marLeft w:val="0"/>
              <w:marRight w:val="0"/>
              <w:marTop w:val="0"/>
              <w:marBottom w:val="0"/>
              <w:divBdr>
                <w:top w:val="none" w:sz="0" w:space="0" w:color="auto"/>
                <w:left w:val="none" w:sz="0" w:space="0" w:color="auto"/>
                <w:bottom w:val="none" w:sz="0" w:space="0" w:color="auto"/>
                <w:right w:val="none" w:sz="0" w:space="0" w:color="auto"/>
              </w:divBdr>
            </w:div>
            <w:div w:id="420952182">
              <w:marLeft w:val="0"/>
              <w:marRight w:val="0"/>
              <w:marTop w:val="0"/>
              <w:marBottom w:val="0"/>
              <w:divBdr>
                <w:top w:val="none" w:sz="0" w:space="0" w:color="auto"/>
                <w:left w:val="none" w:sz="0" w:space="0" w:color="auto"/>
                <w:bottom w:val="none" w:sz="0" w:space="0" w:color="auto"/>
                <w:right w:val="none" w:sz="0" w:space="0" w:color="auto"/>
              </w:divBdr>
            </w:div>
            <w:div w:id="306470474">
              <w:marLeft w:val="0"/>
              <w:marRight w:val="0"/>
              <w:marTop w:val="0"/>
              <w:marBottom w:val="0"/>
              <w:divBdr>
                <w:top w:val="none" w:sz="0" w:space="0" w:color="auto"/>
                <w:left w:val="none" w:sz="0" w:space="0" w:color="auto"/>
                <w:bottom w:val="none" w:sz="0" w:space="0" w:color="auto"/>
                <w:right w:val="none" w:sz="0" w:space="0" w:color="auto"/>
              </w:divBdr>
            </w:div>
            <w:div w:id="1663197546">
              <w:marLeft w:val="0"/>
              <w:marRight w:val="0"/>
              <w:marTop w:val="0"/>
              <w:marBottom w:val="0"/>
              <w:divBdr>
                <w:top w:val="none" w:sz="0" w:space="0" w:color="auto"/>
                <w:left w:val="none" w:sz="0" w:space="0" w:color="auto"/>
                <w:bottom w:val="none" w:sz="0" w:space="0" w:color="auto"/>
                <w:right w:val="none" w:sz="0" w:space="0" w:color="auto"/>
              </w:divBdr>
            </w:div>
            <w:div w:id="1277982085">
              <w:marLeft w:val="0"/>
              <w:marRight w:val="0"/>
              <w:marTop w:val="0"/>
              <w:marBottom w:val="0"/>
              <w:divBdr>
                <w:top w:val="none" w:sz="0" w:space="0" w:color="auto"/>
                <w:left w:val="none" w:sz="0" w:space="0" w:color="auto"/>
                <w:bottom w:val="none" w:sz="0" w:space="0" w:color="auto"/>
                <w:right w:val="none" w:sz="0" w:space="0" w:color="auto"/>
              </w:divBdr>
            </w:div>
            <w:div w:id="732850531">
              <w:marLeft w:val="0"/>
              <w:marRight w:val="0"/>
              <w:marTop w:val="0"/>
              <w:marBottom w:val="0"/>
              <w:divBdr>
                <w:top w:val="none" w:sz="0" w:space="0" w:color="auto"/>
                <w:left w:val="none" w:sz="0" w:space="0" w:color="auto"/>
                <w:bottom w:val="none" w:sz="0" w:space="0" w:color="auto"/>
                <w:right w:val="none" w:sz="0" w:space="0" w:color="auto"/>
              </w:divBdr>
            </w:div>
            <w:div w:id="568656549">
              <w:marLeft w:val="0"/>
              <w:marRight w:val="0"/>
              <w:marTop w:val="0"/>
              <w:marBottom w:val="0"/>
              <w:divBdr>
                <w:top w:val="none" w:sz="0" w:space="0" w:color="auto"/>
                <w:left w:val="none" w:sz="0" w:space="0" w:color="auto"/>
                <w:bottom w:val="none" w:sz="0" w:space="0" w:color="auto"/>
                <w:right w:val="none" w:sz="0" w:space="0" w:color="auto"/>
              </w:divBdr>
            </w:div>
            <w:div w:id="1815413506">
              <w:marLeft w:val="0"/>
              <w:marRight w:val="0"/>
              <w:marTop w:val="0"/>
              <w:marBottom w:val="0"/>
              <w:divBdr>
                <w:top w:val="none" w:sz="0" w:space="0" w:color="auto"/>
                <w:left w:val="none" w:sz="0" w:space="0" w:color="auto"/>
                <w:bottom w:val="none" w:sz="0" w:space="0" w:color="auto"/>
                <w:right w:val="none" w:sz="0" w:space="0" w:color="auto"/>
              </w:divBdr>
            </w:div>
            <w:div w:id="1538158115">
              <w:marLeft w:val="0"/>
              <w:marRight w:val="0"/>
              <w:marTop w:val="0"/>
              <w:marBottom w:val="0"/>
              <w:divBdr>
                <w:top w:val="none" w:sz="0" w:space="0" w:color="auto"/>
                <w:left w:val="none" w:sz="0" w:space="0" w:color="auto"/>
                <w:bottom w:val="none" w:sz="0" w:space="0" w:color="auto"/>
                <w:right w:val="none" w:sz="0" w:space="0" w:color="auto"/>
              </w:divBdr>
            </w:div>
            <w:div w:id="1326516347">
              <w:marLeft w:val="0"/>
              <w:marRight w:val="0"/>
              <w:marTop w:val="0"/>
              <w:marBottom w:val="0"/>
              <w:divBdr>
                <w:top w:val="none" w:sz="0" w:space="0" w:color="auto"/>
                <w:left w:val="none" w:sz="0" w:space="0" w:color="auto"/>
                <w:bottom w:val="none" w:sz="0" w:space="0" w:color="auto"/>
                <w:right w:val="none" w:sz="0" w:space="0" w:color="auto"/>
              </w:divBdr>
            </w:div>
            <w:div w:id="1496263019">
              <w:marLeft w:val="0"/>
              <w:marRight w:val="0"/>
              <w:marTop w:val="0"/>
              <w:marBottom w:val="0"/>
              <w:divBdr>
                <w:top w:val="none" w:sz="0" w:space="0" w:color="auto"/>
                <w:left w:val="none" w:sz="0" w:space="0" w:color="auto"/>
                <w:bottom w:val="none" w:sz="0" w:space="0" w:color="auto"/>
                <w:right w:val="none" w:sz="0" w:space="0" w:color="auto"/>
              </w:divBdr>
            </w:div>
            <w:div w:id="172648524">
              <w:marLeft w:val="0"/>
              <w:marRight w:val="0"/>
              <w:marTop w:val="0"/>
              <w:marBottom w:val="0"/>
              <w:divBdr>
                <w:top w:val="none" w:sz="0" w:space="0" w:color="auto"/>
                <w:left w:val="none" w:sz="0" w:space="0" w:color="auto"/>
                <w:bottom w:val="none" w:sz="0" w:space="0" w:color="auto"/>
                <w:right w:val="none" w:sz="0" w:space="0" w:color="auto"/>
              </w:divBdr>
            </w:div>
            <w:div w:id="1168322095">
              <w:marLeft w:val="0"/>
              <w:marRight w:val="0"/>
              <w:marTop w:val="0"/>
              <w:marBottom w:val="0"/>
              <w:divBdr>
                <w:top w:val="none" w:sz="0" w:space="0" w:color="auto"/>
                <w:left w:val="none" w:sz="0" w:space="0" w:color="auto"/>
                <w:bottom w:val="none" w:sz="0" w:space="0" w:color="auto"/>
                <w:right w:val="none" w:sz="0" w:space="0" w:color="auto"/>
              </w:divBdr>
            </w:div>
            <w:div w:id="1550413598">
              <w:marLeft w:val="0"/>
              <w:marRight w:val="0"/>
              <w:marTop w:val="360"/>
              <w:marBottom w:val="0"/>
              <w:divBdr>
                <w:top w:val="single" w:sz="6" w:space="0" w:color="auto"/>
                <w:left w:val="single" w:sz="6" w:space="0" w:color="auto"/>
                <w:bottom w:val="single" w:sz="6" w:space="0" w:color="auto"/>
                <w:right w:val="single" w:sz="6" w:space="0" w:color="auto"/>
              </w:divBdr>
            </w:div>
            <w:div w:id="11228033">
              <w:marLeft w:val="0"/>
              <w:marRight w:val="0"/>
              <w:marTop w:val="0"/>
              <w:marBottom w:val="0"/>
              <w:divBdr>
                <w:top w:val="none" w:sz="0" w:space="0" w:color="auto"/>
                <w:left w:val="none" w:sz="0" w:space="0" w:color="auto"/>
                <w:bottom w:val="none" w:sz="0" w:space="0" w:color="auto"/>
                <w:right w:val="none" w:sz="0" w:space="0" w:color="auto"/>
              </w:divBdr>
            </w:div>
            <w:div w:id="589965884">
              <w:marLeft w:val="0"/>
              <w:marRight w:val="0"/>
              <w:marTop w:val="0"/>
              <w:marBottom w:val="0"/>
              <w:divBdr>
                <w:top w:val="none" w:sz="0" w:space="0" w:color="auto"/>
                <w:left w:val="none" w:sz="0" w:space="0" w:color="auto"/>
                <w:bottom w:val="none" w:sz="0" w:space="0" w:color="auto"/>
                <w:right w:val="none" w:sz="0" w:space="0" w:color="auto"/>
              </w:divBdr>
            </w:div>
            <w:div w:id="1189373543">
              <w:marLeft w:val="0"/>
              <w:marRight w:val="0"/>
              <w:marTop w:val="0"/>
              <w:marBottom w:val="0"/>
              <w:divBdr>
                <w:top w:val="none" w:sz="0" w:space="0" w:color="auto"/>
                <w:left w:val="none" w:sz="0" w:space="0" w:color="auto"/>
                <w:bottom w:val="none" w:sz="0" w:space="0" w:color="auto"/>
                <w:right w:val="none" w:sz="0" w:space="0" w:color="auto"/>
              </w:divBdr>
            </w:div>
            <w:div w:id="860825846">
              <w:marLeft w:val="0"/>
              <w:marRight w:val="0"/>
              <w:marTop w:val="0"/>
              <w:marBottom w:val="0"/>
              <w:divBdr>
                <w:top w:val="none" w:sz="0" w:space="0" w:color="auto"/>
                <w:left w:val="none" w:sz="0" w:space="0" w:color="auto"/>
                <w:bottom w:val="none" w:sz="0" w:space="0" w:color="auto"/>
                <w:right w:val="none" w:sz="0" w:space="0" w:color="auto"/>
              </w:divBdr>
            </w:div>
            <w:div w:id="90667357">
              <w:marLeft w:val="0"/>
              <w:marRight w:val="0"/>
              <w:marTop w:val="0"/>
              <w:marBottom w:val="0"/>
              <w:divBdr>
                <w:top w:val="none" w:sz="0" w:space="0" w:color="auto"/>
                <w:left w:val="none" w:sz="0" w:space="0" w:color="auto"/>
                <w:bottom w:val="none" w:sz="0" w:space="0" w:color="auto"/>
                <w:right w:val="none" w:sz="0" w:space="0" w:color="auto"/>
              </w:divBdr>
            </w:div>
            <w:div w:id="414133345">
              <w:marLeft w:val="0"/>
              <w:marRight w:val="0"/>
              <w:marTop w:val="0"/>
              <w:marBottom w:val="0"/>
              <w:divBdr>
                <w:top w:val="none" w:sz="0" w:space="0" w:color="auto"/>
                <w:left w:val="none" w:sz="0" w:space="0" w:color="auto"/>
                <w:bottom w:val="none" w:sz="0" w:space="0" w:color="auto"/>
                <w:right w:val="none" w:sz="0" w:space="0" w:color="auto"/>
              </w:divBdr>
            </w:div>
            <w:div w:id="302542962">
              <w:marLeft w:val="0"/>
              <w:marRight w:val="0"/>
              <w:marTop w:val="0"/>
              <w:marBottom w:val="0"/>
              <w:divBdr>
                <w:top w:val="none" w:sz="0" w:space="0" w:color="auto"/>
                <w:left w:val="none" w:sz="0" w:space="0" w:color="auto"/>
                <w:bottom w:val="none" w:sz="0" w:space="0" w:color="auto"/>
                <w:right w:val="none" w:sz="0" w:space="0" w:color="auto"/>
              </w:divBdr>
            </w:div>
            <w:div w:id="1630623929">
              <w:marLeft w:val="0"/>
              <w:marRight w:val="0"/>
              <w:marTop w:val="0"/>
              <w:marBottom w:val="0"/>
              <w:divBdr>
                <w:top w:val="none" w:sz="0" w:space="0" w:color="auto"/>
                <w:left w:val="none" w:sz="0" w:space="0" w:color="auto"/>
                <w:bottom w:val="none" w:sz="0" w:space="0" w:color="auto"/>
                <w:right w:val="none" w:sz="0" w:space="0" w:color="auto"/>
              </w:divBdr>
            </w:div>
            <w:div w:id="1352680682">
              <w:marLeft w:val="0"/>
              <w:marRight w:val="0"/>
              <w:marTop w:val="0"/>
              <w:marBottom w:val="0"/>
              <w:divBdr>
                <w:top w:val="none" w:sz="0" w:space="0" w:color="auto"/>
                <w:left w:val="none" w:sz="0" w:space="0" w:color="auto"/>
                <w:bottom w:val="none" w:sz="0" w:space="0" w:color="auto"/>
                <w:right w:val="none" w:sz="0" w:space="0" w:color="auto"/>
              </w:divBdr>
            </w:div>
            <w:div w:id="1384519393">
              <w:marLeft w:val="0"/>
              <w:marRight w:val="0"/>
              <w:marTop w:val="0"/>
              <w:marBottom w:val="0"/>
              <w:divBdr>
                <w:top w:val="none" w:sz="0" w:space="0" w:color="auto"/>
                <w:left w:val="none" w:sz="0" w:space="0" w:color="auto"/>
                <w:bottom w:val="none" w:sz="0" w:space="0" w:color="auto"/>
                <w:right w:val="none" w:sz="0" w:space="0" w:color="auto"/>
              </w:divBdr>
            </w:div>
            <w:div w:id="1194684643">
              <w:marLeft w:val="0"/>
              <w:marRight w:val="0"/>
              <w:marTop w:val="0"/>
              <w:marBottom w:val="0"/>
              <w:divBdr>
                <w:top w:val="none" w:sz="0" w:space="0" w:color="auto"/>
                <w:left w:val="none" w:sz="0" w:space="0" w:color="auto"/>
                <w:bottom w:val="none" w:sz="0" w:space="0" w:color="auto"/>
                <w:right w:val="none" w:sz="0" w:space="0" w:color="auto"/>
              </w:divBdr>
            </w:div>
            <w:div w:id="1304040997">
              <w:marLeft w:val="0"/>
              <w:marRight w:val="0"/>
              <w:marTop w:val="0"/>
              <w:marBottom w:val="0"/>
              <w:divBdr>
                <w:top w:val="none" w:sz="0" w:space="0" w:color="auto"/>
                <w:left w:val="none" w:sz="0" w:space="0" w:color="auto"/>
                <w:bottom w:val="none" w:sz="0" w:space="0" w:color="auto"/>
                <w:right w:val="none" w:sz="0" w:space="0" w:color="auto"/>
              </w:divBdr>
            </w:div>
            <w:div w:id="573900708">
              <w:marLeft w:val="0"/>
              <w:marRight w:val="0"/>
              <w:marTop w:val="360"/>
              <w:marBottom w:val="0"/>
              <w:divBdr>
                <w:top w:val="single" w:sz="6" w:space="0" w:color="auto"/>
                <w:left w:val="single" w:sz="6" w:space="0" w:color="auto"/>
                <w:bottom w:val="single" w:sz="6" w:space="0" w:color="auto"/>
                <w:right w:val="single" w:sz="6" w:space="0" w:color="auto"/>
              </w:divBdr>
            </w:div>
            <w:div w:id="931595129">
              <w:marLeft w:val="0"/>
              <w:marRight w:val="0"/>
              <w:marTop w:val="0"/>
              <w:marBottom w:val="0"/>
              <w:divBdr>
                <w:top w:val="none" w:sz="0" w:space="0" w:color="auto"/>
                <w:left w:val="none" w:sz="0" w:space="0" w:color="auto"/>
                <w:bottom w:val="none" w:sz="0" w:space="0" w:color="auto"/>
                <w:right w:val="none" w:sz="0" w:space="0" w:color="auto"/>
              </w:divBdr>
            </w:div>
            <w:div w:id="1285037152">
              <w:marLeft w:val="0"/>
              <w:marRight w:val="0"/>
              <w:marTop w:val="0"/>
              <w:marBottom w:val="0"/>
              <w:divBdr>
                <w:top w:val="none" w:sz="0" w:space="0" w:color="auto"/>
                <w:left w:val="none" w:sz="0" w:space="0" w:color="auto"/>
                <w:bottom w:val="none" w:sz="0" w:space="0" w:color="auto"/>
                <w:right w:val="none" w:sz="0" w:space="0" w:color="auto"/>
              </w:divBdr>
            </w:div>
            <w:div w:id="589193519">
              <w:marLeft w:val="0"/>
              <w:marRight w:val="0"/>
              <w:marTop w:val="0"/>
              <w:marBottom w:val="0"/>
              <w:divBdr>
                <w:top w:val="none" w:sz="0" w:space="0" w:color="auto"/>
                <w:left w:val="none" w:sz="0" w:space="0" w:color="auto"/>
                <w:bottom w:val="none" w:sz="0" w:space="0" w:color="auto"/>
                <w:right w:val="none" w:sz="0" w:space="0" w:color="auto"/>
              </w:divBdr>
            </w:div>
            <w:div w:id="2092389811">
              <w:marLeft w:val="0"/>
              <w:marRight w:val="0"/>
              <w:marTop w:val="0"/>
              <w:marBottom w:val="0"/>
              <w:divBdr>
                <w:top w:val="none" w:sz="0" w:space="0" w:color="auto"/>
                <w:left w:val="none" w:sz="0" w:space="0" w:color="auto"/>
                <w:bottom w:val="none" w:sz="0" w:space="0" w:color="auto"/>
                <w:right w:val="none" w:sz="0" w:space="0" w:color="auto"/>
              </w:divBdr>
            </w:div>
            <w:div w:id="1175874899">
              <w:marLeft w:val="0"/>
              <w:marRight w:val="0"/>
              <w:marTop w:val="0"/>
              <w:marBottom w:val="0"/>
              <w:divBdr>
                <w:top w:val="none" w:sz="0" w:space="0" w:color="auto"/>
                <w:left w:val="none" w:sz="0" w:space="0" w:color="auto"/>
                <w:bottom w:val="none" w:sz="0" w:space="0" w:color="auto"/>
                <w:right w:val="none" w:sz="0" w:space="0" w:color="auto"/>
              </w:divBdr>
            </w:div>
            <w:div w:id="936601412">
              <w:marLeft w:val="0"/>
              <w:marRight w:val="0"/>
              <w:marTop w:val="0"/>
              <w:marBottom w:val="0"/>
              <w:divBdr>
                <w:top w:val="none" w:sz="0" w:space="0" w:color="auto"/>
                <w:left w:val="none" w:sz="0" w:space="0" w:color="auto"/>
                <w:bottom w:val="none" w:sz="0" w:space="0" w:color="auto"/>
                <w:right w:val="none" w:sz="0" w:space="0" w:color="auto"/>
              </w:divBdr>
            </w:div>
            <w:div w:id="1024017786">
              <w:marLeft w:val="0"/>
              <w:marRight w:val="0"/>
              <w:marTop w:val="0"/>
              <w:marBottom w:val="0"/>
              <w:divBdr>
                <w:top w:val="none" w:sz="0" w:space="0" w:color="auto"/>
                <w:left w:val="none" w:sz="0" w:space="0" w:color="auto"/>
                <w:bottom w:val="none" w:sz="0" w:space="0" w:color="auto"/>
                <w:right w:val="none" w:sz="0" w:space="0" w:color="auto"/>
              </w:divBdr>
            </w:div>
            <w:div w:id="1972125764">
              <w:marLeft w:val="0"/>
              <w:marRight w:val="0"/>
              <w:marTop w:val="0"/>
              <w:marBottom w:val="0"/>
              <w:divBdr>
                <w:top w:val="none" w:sz="0" w:space="0" w:color="auto"/>
                <w:left w:val="none" w:sz="0" w:space="0" w:color="auto"/>
                <w:bottom w:val="none" w:sz="0" w:space="0" w:color="auto"/>
                <w:right w:val="none" w:sz="0" w:space="0" w:color="auto"/>
              </w:divBdr>
            </w:div>
            <w:div w:id="2088919801">
              <w:marLeft w:val="0"/>
              <w:marRight w:val="0"/>
              <w:marTop w:val="0"/>
              <w:marBottom w:val="0"/>
              <w:divBdr>
                <w:top w:val="none" w:sz="0" w:space="0" w:color="auto"/>
                <w:left w:val="none" w:sz="0" w:space="0" w:color="auto"/>
                <w:bottom w:val="none" w:sz="0" w:space="0" w:color="auto"/>
                <w:right w:val="none" w:sz="0" w:space="0" w:color="auto"/>
              </w:divBdr>
            </w:div>
            <w:div w:id="260919286">
              <w:marLeft w:val="0"/>
              <w:marRight w:val="0"/>
              <w:marTop w:val="0"/>
              <w:marBottom w:val="0"/>
              <w:divBdr>
                <w:top w:val="none" w:sz="0" w:space="0" w:color="auto"/>
                <w:left w:val="none" w:sz="0" w:space="0" w:color="auto"/>
                <w:bottom w:val="none" w:sz="0" w:space="0" w:color="auto"/>
                <w:right w:val="none" w:sz="0" w:space="0" w:color="auto"/>
              </w:divBdr>
            </w:div>
            <w:div w:id="798105418">
              <w:marLeft w:val="0"/>
              <w:marRight w:val="0"/>
              <w:marTop w:val="0"/>
              <w:marBottom w:val="0"/>
              <w:divBdr>
                <w:top w:val="none" w:sz="0" w:space="0" w:color="auto"/>
                <w:left w:val="none" w:sz="0" w:space="0" w:color="auto"/>
                <w:bottom w:val="none" w:sz="0" w:space="0" w:color="auto"/>
                <w:right w:val="none" w:sz="0" w:space="0" w:color="auto"/>
              </w:divBdr>
            </w:div>
            <w:div w:id="1576352377">
              <w:marLeft w:val="0"/>
              <w:marRight w:val="0"/>
              <w:marTop w:val="360"/>
              <w:marBottom w:val="0"/>
              <w:divBdr>
                <w:top w:val="single" w:sz="6" w:space="0" w:color="auto"/>
                <w:left w:val="single" w:sz="6" w:space="0" w:color="auto"/>
                <w:bottom w:val="single" w:sz="6" w:space="0" w:color="auto"/>
                <w:right w:val="single" w:sz="6" w:space="0" w:color="auto"/>
              </w:divBdr>
            </w:div>
            <w:div w:id="1006206352">
              <w:marLeft w:val="0"/>
              <w:marRight w:val="0"/>
              <w:marTop w:val="0"/>
              <w:marBottom w:val="0"/>
              <w:divBdr>
                <w:top w:val="none" w:sz="0" w:space="0" w:color="auto"/>
                <w:left w:val="none" w:sz="0" w:space="0" w:color="auto"/>
                <w:bottom w:val="none" w:sz="0" w:space="0" w:color="auto"/>
                <w:right w:val="none" w:sz="0" w:space="0" w:color="auto"/>
              </w:divBdr>
            </w:div>
            <w:div w:id="769665385">
              <w:marLeft w:val="0"/>
              <w:marRight w:val="0"/>
              <w:marTop w:val="0"/>
              <w:marBottom w:val="0"/>
              <w:divBdr>
                <w:top w:val="none" w:sz="0" w:space="0" w:color="auto"/>
                <w:left w:val="none" w:sz="0" w:space="0" w:color="auto"/>
                <w:bottom w:val="none" w:sz="0" w:space="0" w:color="auto"/>
                <w:right w:val="none" w:sz="0" w:space="0" w:color="auto"/>
              </w:divBdr>
            </w:div>
            <w:div w:id="648245670">
              <w:marLeft w:val="0"/>
              <w:marRight w:val="0"/>
              <w:marTop w:val="0"/>
              <w:marBottom w:val="0"/>
              <w:divBdr>
                <w:top w:val="none" w:sz="0" w:space="0" w:color="auto"/>
                <w:left w:val="none" w:sz="0" w:space="0" w:color="auto"/>
                <w:bottom w:val="none" w:sz="0" w:space="0" w:color="auto"/>
                <w:right w:val="none" w:sz="0" w:space="0" w:color="auto"/>
              </w:divBdr>
            </w:div>
            <w:div w:id="638266812">
              <w:marLeft w:val="0"/>
              <w:marRight w:val="0"/>
              <w:marTop w:val="0"/>
              <w:marBottom w:val="0"/>
              <w:divBdr>
                <w:top w:val="none" w:sz="0" w:space="0" w:color="auto"/>
                <w:left w:val="none" w:sz="0" w:space="0" w:color="auto"/>
                <w:bottom w:val="none" w:sz="0" w:space="0" w:color="auto"/>
                <w:right w:val="none" w:sz="0" w:space="0" w:color="auto"/>
              </w:divBdr>
            </w:div>
            <w:div w:id="570235325">
              <w:marLeft w:val="0"/>
              <w:marRight w:val="0"/>
              <w:marTop w:val="0"/>
              <w:marBottom w:val="0"/>
              <w:divBdr>
                <w:top w:val="none" w:sz="0" w:space="0" w:color="auto"/>
                <w:left w:val="none" w:sz="0" w:space="0" w:color="auto"/>
                <w:bottom w:val="none" w:sz="0" w:space="0" w:color="auto"/>
                <w:right w:val="none" w:sz="0" w:space="0" w:color="auto"/>
              </w:divBdr>
            </w:div>
            <w:div w:id="2032099799">
              <w:marLeft w:val="0"/>
              <w:marRight w:val="0"/>
              <w:marTop w:val="0"/>
              <w:marBottom w:val="0"/>
              <w:divBdr>
                <w:top w:val="none" w:sz="0" w:space="0" w:color="auto"/>
                <w:left w:val="none" w:sz="0" w:space="0" w:color="auto"/>
                <w:bottom w:val="none" w:sz="0" w:space="0" w:color="auto"/>
                <w:right w:val="none" w:sz="0" w:space="0" w:color="auto"/>
              </w:divBdr>
            </w:div>
            <w:div w:id="144319424">
              <w:marLeft w:val="0"/>
              <w:marRight w:val="0"/>
              <w:marTop w:val="0"/>
              <w:marBottom w:val="0"/>
              <w:divBdr>
                <w:top w:val="none" w:sz="0" w:space="0" w:color="auto"/>
                <w:left w:val="none" w:sz="0" w:space="0" w:color="auto"/>
                <w:bottom w:val="none" w:sz="0" w:space="0" w:color="auto"/>
                <w:right w:val="none" w:sz="0" w:space="0" w:color="auto"/>
              </w:divBdr>
            </w:div>
            <w:div w:id="150878927">
              <w:marLeft w:val="0"/>
              <w:marRight w:val="0"/>
              <w:marTop w:val="0"/>
              <w:marBottom w:val="0"/>
              <w:divBdr>
                <w:top w:val="none" w:sz="0" w:space="0" w:color="auto"/>
                <w:left w:val="none" w:sz="0" w:space="0" w:color="auto"/>
                <w:bottom w:val="none" w:sz="0" w:space="0" w:color="auto"/>
                <w:right w:val="none" w:sz="0" w:space="0" w:color="auto"/>
              </w:divBdr>
            </w:div>
            <w:div w:id="1058430753">
              <w:marLeft w:val="0"/>
              <w:marRight w:val="0"/>
              <w:marTop w:val="0"/>
              <w:marBottom w:val="0"/>
              <w:divBdr>
                <w:top w:val="none" w:sz="0" w:space="0" w:color="auto"/>
                <w:left w:val="none" w:sz="0" w:space="0" w:color="auto"/>
                <w:bottom w:val="none" w:sz="0" w:space="0" w:color="auto"/>
                <w:right w:val="none" w:sz="0" w:space="0" w:color="auto"/>
              </w:divBdr>
            </w:div>
            <w:div w:id="297146208">
              <w:marLeft w:val="0"/>
              <w:marRight w:val="0"/>
              <w:marTop w:val="0"/>
              <w:marBottom w:val="0"/>
              <w:divBdr>
                <w:top w:val="none" w:sz="0" w:space="0" w:color="auto"/>
                <w:left w:val="none" w:sz="0" w:space="0" w:color="auto"/>
                <w:bottom w:val="none" w:sz="0" w:space="0" w:color="auto"/>
                <w:right w:val="none" w:sz="0" w:space="0" w:color="auto"/>
              </w:divBdr>
            </w:div>
            <w:div w:id="991642188">
              <w:marLeft w:val="0"/>
              <w:marRight w:val="0"/>
              <w:marTop w:val="0"/>
              <w:marBottom w:val="0"/>
              <w:divBdr>
                <w:top w:val="none" w:sz="0" w:space="0" w:color="auto"/>
                <w:left w:val="none" w:sz="0" w:space="0" w:color="auto"/>
                <w:bottom w:val="none" w:sz="0" w:space="0" w:color="auto"/>
                <w:right w:val="none" w:sz="0" w:space="0" w:color="auto"/>
              </w:divBdr>
            </w:div>
            <w:div w:id="109739648">
              <w:marLeft w:val="0"/>
              <w:marRight w:val="0"/>
              <w:marTop w:val="0"/>
              <w:marBottom w:val="0"/>
              <w:divBdr>
                <w:top w:val="none" w:sz="0" w:space="0" w:color="auto"/>
                <w:left w:val="none" w:sz="0" w:space="0" w:color="auto"/>
                <w:bottom w:val="none" w:sz="0" w:space="0" w:color="auto"/>
                <w:right w:val="none" w:sz="0" w:space="0" w:color="auto"/>
              </w:divBdr>
            </w:div>
            <w:div w:id="307440439">
              <w:marLeft w:val="0"/>
              <w:marRight w:val="0"/>
              <w:marTop w:val="0"/>
              <w:marBottom w:val="0"/>
              <w:divBdr>
                <w:top w:val="none" w:sz="0" w:space="0" w:color="auto"/>
                <w:left w:val="none" w:sz="0" w:space="0" w:color="auto"/>
                <w:bottom w:val="none" w:sz="0" w:space="0" w:color="auto"/>
                <w:right w:val="none" w:sz="0" w:space="0" w:color="auto"/>
              </w:divBdr>
            </w:div>
            <w:div w:id="2120642762">
              <w:marLeft w:val="0"/>
              <w:marRight w:val="0"/>
              <w:marTop w:val="0"/>
              <w:marBottom w:val="0"/>
              <w:divBdr>
                <w:top w:val="none" w:sz="0" w:space="0" w:color="auto"/>
                <w:left w:val="none" w:sz="0" w:space="0" w:color="auto"/>
                <w:bottom w:val="none" w:sz="0" w:space="0" w:color="auto"/>
                <w:right w:val="none" w:sz="0" w:space="0" w:color="auto"/>
              </w:divBdr>
            </w:div>
            <w:div w:id="395011018">
              <w:marLeft w:val="0"/>
              <w:marRight w:val="0"/>
              <w:marTop w:val="0"/>
              <w:marBottom w:val="0"/>
              <w:divBdr>
                <w:top w:val="none" w:sz="0" w:space="0" w:color="auto"/>
                <w:left w:val="none" w:sz="0" w:space="0" w:color="auto"/>
                <w:bottom w:val="none" w:sz="0" w:space="0" w:color="auto"/>
                <w:right w:val="none" w:sz="0" w:space="0" w:color="auto"/>
              </w:divBdr>
            </w:div>
            <w:div w:id="1412779695">
              <w:marLeft w:val="0"/>
              <w:marRight w:val="0"/>
              <w:marTop w:val="0"/>
              <w:marBottom w:val="0"/>
              <w:divBdr>
                <w:top w:val="none" w:sz="0" w:space="0" w:color="auto"/>
                <w:left w:val="none" w:sz="0" w:space="0" w:color="auto"/>
                <w:bottom w:val="none" w:sz="0" w:space="0" w:color="auto"/>
                <w:right w:val="none" w:sz="0" w:space="0" w:color="auto"/>
              </w:divBdr>
            </w:div>
            <w:div w:id="942609540">
              <w:marLeft w:val="0"/>
              <w:marRight w:val="0"/>
              <w:marTop w:val="0"/>
              <w:marBottom w:val="0"/>
              <w:divBdr>
                <w:top w:val="none" w:sz="0" w:space="0" w:color="auto"/>
                <w:left w:val="none" w:sz="0" w:space="0" w:color="auto"/>
                <w:bottom w:val="none" w:sz="0" w:space="0" w:color="auto"/>
                <w:right w:val="none" w:sz="0" w:space="0" w:color="auto"/>
              </w:divBdr>
            </w:div>
            <w:div w:id="204408943">
              <w:marLeft w:val="0"/>
              <w:marRight w:val="0"/>
              <w:marTop w:val="0"/>
              <w:marBottom w:val="0"/>
              <w:divBdr>
                <w:top w:val="none" w:sz="0" w:space="0" w:color="auto"/>
                <w:left w:val="none" w:sz="0" w:space="0" w:color="auto"/>
                <w:bottom w:val="none" w:sz="0" w:space="0" w:color="auto"/>
                <w:right w:val="none" w:sz="0" w:space="0" w:color="auto"/>
              </w:divBdr>
            </w:div>
            <w:div w:id="233127831">
              <w:marLeft w:val="0"/>
              <w:marRight w:val="0"/>
              <w:marTop w:val="0"/>
              <w:marBottom w:val="0"/>
              <w:divBdr>
                <w:top w:val="none" w:sz="0" w:space="0" w:color="auto"/>
                <w:left w:val="none" w:sz="0" w:space="0" w:color="auto"/>
                <w:bottom w:val="none" w:sz="0" w:space="0" w:color="auto"/>
                <w:right w:val="none" w:sz="0" w:space="0" w:color="auto"/>
              </w:divBdr>
            </w:div>
            <w:div w:id="203373995">
              <w:marLeft w:val="0"/>
              <w:marRight w:val="0"/>
              <w:marTop w:val="0"/>
              <w:marBottom w:val="0"/>
              <w:divBdr>
                <w:top w:val="none" w:sz="0" w:space="0" w:color="auto"/>
                <w:left w:val="none" w:sz="0" w:space="0" w:color="auto"/>
                <w:bottom w:val="none" w:sz="0" w:space="0" w:color="auto"/>
                <w:right w:val="none" w:sz="0" w:space="0" w:color="auto"/>
              </w:divBdr>
            </w:div>
            <w:div w:id="1872693189">
              <w:marLeft w:val="0"/>
              <w:marRight w:val="0"/>
              <w:marTop w:val="0"/>
              <w:marBottom w:val="0"/>
              <w:divBdr>
                <w:top w:val="none" w:sz="0" w:space="0" w:color="auto"/>
                <w:left w:val="none" w:sz="0" w:space="0" w:color="auto"/>
                <w:bottom w:val="none" w:sz="0" w:space="0" w:color="auto"/>
                <w:right w:val="none" w:sz="0" w:space="0" w:color="auto"/>
              </w:divBdr>
            </w:div>
            <w:div w:id="215748960">
              <w:marLeft w:val="0"/>
              <w:marRight w:val="0"/>
              <w:marTop w:val="0"/>
              <w:marBottom w:val="0"/>
              <w:divBdr>
                <w:top w:val="none" w:sz="0" w:space="0" w:color="auto"/>
                <w:left w:val="none" w:sz="0" w:space="0" w:color="auto"/>
                <w:bottom w:val="none" w:sz="0" w:space="0" w:color="auto"/>
                <w:right w:val="none" w:sz="0" w:space="0" w:color="auto"/>
              </w:divBdr>
            </w:div>
            <w:div w:id="592862006">
              <w:marLeft w:val="0"/>
              <w:marRight w:val="0"/>
              <w:marTop w:val="0"/>
              <w:marBottom w:val="0"/>
              <w:divBdr>
                <w:top w:val="none" w:sz="0" w:space="0" w:color="auto"/>
                <w:left w:val="none" w:sz="0" w:space="0" w:color="auto"/>
                <w:bottom w:val="none" w:sz="0" w:space="0" w:color="auto"/>
                <w:right w:val="none" w:sz="0" w:space="0" w:color="auto"/>
              </w:divBdr>
            </w:div>
            <w:div w:id="1433625205">
              <w:marLeft w:val="0"/>
              <w:marRight w:val="0"/>
              <w:marTop w:val="0"/>
              <w:marBottom w:val="0"/>
              <w:divBdr>
                <w:top w:val="none" w:sz="0" w:space="0" w:color="auto"/>
                <w:left w:val="none" w:sz="0" w:space="0" w:color="auto"/>
                <w:bottom w:val="none" w:sz="0" w:space="0" w:color="auto"/>
                <w:right w:val="none" w:sz="0" w:space="0" w:color="auto"/>
              </w:divBdr>
            </w:div>
            <w:div w:id="1035696063">
              <w:marLeft w:val="0"/>
              <w:marRight w:val="0"/>
              <w:marTop w:val="0"/>
              <w:marBottom w:val="0"/>
              <w:divBdr>
                <w:top w:val="none" w:sz="0" w:space="0" w:color="auto"/>
                <w:left w:val="none" w:sz="0" w:space="0" w:color="auto"/>
                <w:bottom w:val="none" w:sz="0" w:space="0" w:color="auto"/>
                <w:right w:val="none" w:sz="0" w:space="0" w:color="auto"/>
              </w:divBdr>
            </w:div>
            <w:div w:id="70078187">
              <w:marLeft w:val="0"/>
              <w:marRight w:val="0"/>
              <w:marTop w:val="0"/>
              <w:marBottom w:val="0"/>
              <w:divBdr>
                <w:top w:val="none" w:sz="0" w:space="0" w:color="auto"/>
                <w:left w:val="none" w:sz="0" w:space="0" w:color="auto"/>
                <w:bottom w:val="none" w:sz="0" w:space="0" w:color="auto"/>
                <w:right w:val="none" w:sz="0" w:space="0" w:color="auto"/>
              </w:divBdr>
            </w:div>
            <w:div w:id="1073547806">
              <w:marLeft w:val="0"/>
              <w:marRight w:val="0"/>
              <w:marTop w:val="0"/>
              <w:marBottom w:val="0"/>
              <w:divBdr>
                <w:top w:val="none" w:sz="0" w:space="0" w:color="auto"/>
                <w:left w:val="none" w:sz="0" w:space="0" w:color="auto"/>
                <w:bottom w:val="none" w:sz="0" w:space="0" w:color="auto"/>
                <w:right w:val="none" w:sz="0" w:space="0" w:color="auto"/>
              </w:divBdr>
            </w:div>
            <w:div w:id="697778423">
              <w:marLeft w:val="0"/>
              <w:marRight w:val="0"/>
              <w:marTop w:val="0"/>
              <w:marBottom w:val="0"/>
              <w:divBdr>
                <w:top w:val="none" w:sz="0" w:space="0" w:color="auto"/>
                <w:left w:val="none" w:sz="0" w:space="0" w:color="auto"/>
                <w:bottom w:val="none" w:sz="0" w:space="0" w:color="auto"/>
                <w:right w:val="none" w:sz="0" w:space="0" w:color="auto"/>
              </w:divBdr>
            </w:div>
            <w:div w:id="1894778720">
              <w:marLeft w:val="0"/>
              <w:marRight w:val="0"/>
              <w:marTop w:val="0"/>
              <w:marBottom w:val="0"/>
              <w:divBdr>
                <w:top w:val="none" w:sz="0" w:space="0" w:color="auto"/>
                <w:left w:val="none" w:sz="0" w:space="0" w:color="auto"/>
                <w:bottom w:val="none" w:sz="0" w:space="0" w:color="auto"/>
                <w:right w:val="none" w:sz="0" w:space="0" w:color="auto"/>
              </w:divBdr>
            </w:div>
            <w:div w:id="118301831">
              <w:marLeft w:val="0"/>
              <w:marRight w:val="0"/>
              <w:marTop w:val="0"/>
              <w:marBottom w:val="0"/>
              <w:divBdr>
                <w:top w:val="none" w:sz="0" w:space="0" w:color="auto"/>
                <w:left w:val="none" w:sz="0" w:space="0" w:color="auto"/>
                <w:bottom w:val="none" w:sz="0" w:space="0" w:color="auto"/>
                <w:right w:val="none" w:sz="0" w:space="0" w:color="auto"/>
              </w:divBdr>
            </w:div>
            <w:div w:id="1819685005">
              <w:marLeft w:val="0"/>
              <w:marRight w:val="0"/>
              <w:marTop w:val="0"/>
              <w:marBottom w:val="0"/>
              <w:divBdr>
                <w:top w:val="none" w:sz="0" w:space="0" w:color="auto"/>
                <w:left w:val="none" w:sz="0" w:space="0" w:color="auto"/>
                <w:bottom w:val="none" w:sz="0" w:space="0" w:color="auto"/>
                <w:right w:val="none" w:sz="0" w:space="0" w:color="auto"/>
              </w:divBdr>
            </w:div>
            <w:div w:id="737364553">
              <w:marLeft w:val="0"/>
              <w:marRight w:val="0"/>
              <w:marTop w:val="0"/>
              <w:marBottom w:val="0"/>
              <w:divBdr>
                <w:top w:val="none" w:sz="0" w:space="0" w:color="auto"/>
                <w:left w:val="none" w:sz="0" w:space="0" w:color="auto"/>
                <w:bottom w:val="none" w:sz="0" w:space="0" w:color="auto"/>
                <w:right w:val="none" w:sz="0" w:space="0" w:color="auto"/>
              </w:divBdr>
            </w:div>
            <w:div w:id="1942953800">
              <w:marLeft w:val="0"/>
              <w:marRight w:val="0"/>
              <w:marTop w:val="0"/>
              <w:marBottom w:val="0"/>
              <w:divBdr>
                <w:top w:val="none" w:sz="0" w:space="0" w:color="auto"/>
                <w:left w:val="none" w:sz="0" w:space="0" w:color="auto"/>
                <w:bottom w:val="none" w:sz="0" w:space="0" w:color="auto"/>
                <w:right w:val="none" w:sz="0" w:space="0" w:color="auto"/>
              </w:divBdr>
            </w:div>
            <w:div w:id="306127209">
              <w:marLeft w:val="0"/>
              <w:marRight w:val="0"/>
              <w:marTop w:val="0"/>
              <w:marBottom w:val="0"/>
              <w:divBdr>
                <w:top w:val="none" w:sz="0" w:space="0" w:color="auto"/>
                <w:left w:val="none" w:sz="0" w:space="0" w:color="auto"/>
                <w:bottom w:val="none" w:sz="0" w:space="0" w:color="auto"/>
                <w:right w:val="none" w:sz="0" w:space="0" w:color="auto"/>
              </w:divBdr>
            </w:div>
            <w:div w:id="1504126577">
              <w:marLeft w:val="0"/>
              <w:marRight w:val="0"/>
              <w:marTop w:val="0"/>
              <w:marBottom w:val="0"/>
              <w:divBdr>
                <w:top w:val="none" w:sz="0" w:space="0" w:color="auto"/>
                <w:left w:val="none" w:sz="0" w:space="0" w:color="auto"/>
                <w:bottom w:val="none" w:sz="0" w:space="0" w:color="auto"/>
                <w:right w:val="none" w:sz="0" w:space="0" w:color="auto"/>
              </w:divBdr>
            </w:div>
            <w:div w:id="1156530451">
              <w:marLeft w:val="0"/>
              <w:marRight w:val="0"/>
              <w:marTop w:val="0"/>
              <w:marBottom w:val="0"/>
              <w:divBdr>
                <w:top w:val="none" w:sz="0" w:space="0" w:color="auto"/>
                <w:left w:val="none" w:sz="0" w:space="0" w:color="auto"/>
                <w:bottom w:val="none" w:sz="0" w:space="0" w:color="auto"/>
                <w:right w:val="none" w:sz="0" w:space="0" w:color="auto"/>
              </w:divBdr>
            </w:div>
            <w:div w:id="13001483">
              <w:marLeft w:val="0"/>
              <w:marRight w:val="0"/>
              <w:marTop w:val="0"/>
              <w:marBottom w:val="0"/>
              <w:divBdr>
                <w:top w:val="none" w:sz="0" w:space="0" w:color="auto"/>
                <w:left w:val="none" w:sz="0" w:space="0" w:color="auto"/>
                <w:bottom w:val="none" w:sz="0" w:space="0" w:color="auto"/>
                <w:right w:val="none" w:sz="0" w:space="0" w:color="auto"/>
              </w:divBdr>
            </w:div>
            <w:div w:id="1051539865">
              <w:marLeft w:val="0"/>
              <w:marRight w:val="0"/>
              <w:marTop w:val="0"/>
              <w:marBottom w:val="0"/>
              <w:divBdr>
                <w:top w:val="none" w:sz="0" w:space="0" w:color="auto"/>
                <w:left w:val="none" w:sz="0" w:space="0" w:color="auto"/>
                <w:bottom w:val="none" w:sz="0" w:space="0" w:color="auto"/>
                <w:right w:val="none" w:sz="0" w:space="0" w:color="auto"/>
              </w:divBdr>
            </w:div>
            <w:div w:id="1148278016">
              <w:marLeft w:val="0"/>
              <w:marRight w:val="0"/>
              <w:marTop w:val="0"/>
              <w:marBottom w:val="0"/>
              <w:divBdr>
                <w:top w:val="none" w:sz="0" w:space="0" w:color="auto"/>
                <w:left w:val="none" w:sz="0" w:space="0" w:color="auto"/>
                <w:bottom w:val="none" w:sz="0" w:space="0" w:color="auto"/>
                <w:right w:val="none" w:sz="0" w:space="0" w:color="auto"/>
              </w:divBdr>
            </w:div>
            <w:div w:id="1951080414">
              <w:marLeft w:val="0"/>
              <w:marRight w:val="0"/>
              <w:marTop w:val="0"/>
              <w:marBottom w:val="0"/>
              <w:divBdr>
                <w:top w:val="none" w:sz="0" w:space="0" w:color="auto"/>
                <w:left w:val="none" w:sz="0" w:space="0" w:color="auto"/>
                <w:bottom w:val="none" w:sz="0" w:space="0" w:color="auto"/>
                <w:right w:val="none" w:sz="0" w:space="0" w:color="auto"/>
              </w:divBdr>
            </w:div>
            <w:div w:id="719982056">
              <w:marLeft w:val="0"/>
              <w:marRight w:val="0"/>
              <w:marTop w:val="0"/>
              <w:marBottom w:val="0"/>
              <w:divBdr>
                <w:top w:val="none" w:sz="0" w:space="0" w:color="auto"/>
                <w:left w:val="none" w:sz="0" w:space="0" w:color="auto"/>
                <w:bottom w:val="none" w:sz="0" w:space="0" w:color="auto"/>
                <w:right w:val="none" w:sz="0" w:space="0" w:color="auto"/>
              </w:divBdr>
            </w:div>
            <w:div w:id="29764647">
              <w:marLeft w:val="0"/>
              <w:marRight w:val="0"/>
              <w:marTop w:val="0"/>
              <w:marBottom w:val="0"/>
              <w:divBdr>
                <w:top w:val="none" w:sz="0" w:space="0" w:color="auto"/>
                <w:left w:val="none" w:sz="0" w:space="0" w:color="auto"/>
                <w:bottom w:val="none" w:sz="0" w:space="0" w:color="auto"/>
                <w:right w:val="none" w:sz="0" w:space="0" w:color="auto"/>
              </w:divBdr>
            </w:div>
            <w:div w:id="1620213058">
              <w:marLeft w:val="0"/>
              <w:marRight w:val="0"/>
              <w:marTop w:val="0"/>
              <w:marBottom w:val="0"/>
              <w:divBdr>
                <w:top w:val="none" w:sz="0" w:space="0" w:color="auto"/>
                <w:left w:val="none" w:sz="0" w:space="0" w:color="auto"/>
                <w:bottom w:val="none" w:sz="0" w:space="0" w:color="auto"/>
                <w:right w:val="none" w:sz="0" w:space="0" w:color="auto"/>
              </w:divBdr>
            </w:div>
            <w:div w:id="1869372111">
              <w:marLeft w:val="0"/>
              <w:marRight w:val="0"/>
              <w:marTop w:val="0"/>
              <w:marBottom w:val="0"/>
              <w:divBdr>
                <w:top w:val="none" w:sz="0" w:space="0" w:color="auto"/>
                <w:left w:val="none" w:sz="0" w:space="0" w:color="auto"/>
                <w:bottom w:val="none" w:sz="0" w:space="0" w:color="auto"/>
                <w:right w:val="none" w:sz="0" w:space="0" w:color="auto"/>
              </w:divBdr>
            </w:div>
            <w:div w:id="1322463223">
              <w:marLeft w:val="0"/>
              <w:marRight w:val="0"/>
              <w:marTop w:val="0"/>
              <w:marBottom w:val="0"/>
              <w:divBdr>
                <w:top w:val="none" w:sz="0" w:space="0" w:color="auto"/>
                <w:left w:val="none" w:sz="0" w:space="0" w:color="auto"/>
                <w:bottom w:val="none" w:sz="0" w:space="0" w:color="auto"/>
                <w:right w:val="none" w:sz="0" w:space="0" w:color="auto"/>
              </w:divBdr>
            </w:div>
            <w:div w:id="744642886">
              <w:marLeft w:val="0"/>
              <w:marRight w:val="0"/>
              <w:marTop w:val="0"/>
              <w:marBottom w:val="0"/>
              <w:divBdr>
                <w:top w:val="none" w:sz="0" w:space="0" w:color="auto"/>
                <w:left w:val="none" w:sz="0" w:space="0" w:color="auto"/>
                <w:bottom w:val="none" w:sz="0" w:space="0" w:color="auto"/>
                <w:right w:val="none" w:sz="0" w:space="0" w:color="auto"/>
              </w:divBdr>
            </w:div>
            <w:div w:id="1740594212">
              <w:marLeft w:val="0"/>
              <w:marRight w:val="0"/>
              <w:marTop w:val="0"/>
              <w:marBottom w:val="0"/>
              <w:divBdr>
                <w:top w:val="none" w:sz="0" w:space="0" w:color="auto"/>
                <w:left w:val="none" w:sz="0" w:space="0" w:color="auto"/>
                <w:bottom w:val="none" w:sz="0" w:space="0" w:color="auto"/>
                <w:right w:val="none" w:sz="0" w:space="0" w:color="auto"/>
              </w:divBdr>
            </w:div>
            <w:div w:id="1711877833">
              <w:marLeft w:val="0"/>
              <w:marRight w:val="0"/>
              <w:marTop w:val="0"/>
              <w:marBottom w:val="0"/>
              <w:divBdr>
                <w:top w:val="none" w:sz="0" w:space="0" w:color="auto"/>
                <w:left w:val="none" w:sz="0" w:space="0" w:color="auto"/>
                <w:bottom w:val="none" w:sz="0" w:space="0" w:color="auto"/>
                <w:right w:val="none" w:sz="0" w:space="0" w:color="auto"/>
              </w:divBdr>
              <w:divsChild>
                <w:div w:id="2079741172">
                  <w:marLeft w:val="0"/>
                  <w:marRight w:val="0"/>
                  <w:marTop w:val="0"/>
                  <w:marBottom w:val="0"/>
                  <w:divBdr>
                    <w:top w:val="none" w:sz="0" w:space="0" w:color="auto"/>
                    <w:left w:val="none" w:sz="0" w:space="0" w:color="auto"/>
                    <w:bottom w:val="none" w:sz="0" w:space="0" w:color="auto"/>
                    <w:right w:val="none" w:sz="0" w:space="0" w:color="auto"/>
                  </w:divBdr>
                </w:div>
                <w:div w:id="1028679030">
                  <w:marLeft w:val="0"/>
                  <w:marRight w:val="0"/>
                  <w:marTop w:val="0"/>
                  <w:marBottom w:val="0"/>
                  <w:divBdr>
                    <w:top w:val="none" w:sz="0" w:space="0" w:color="auto"/>
                    <w:left w:val="none" w:sz="0" w:space="0" w:color="auto"/>
                    <w:bottom w:val="none" w:sz="0" w:space="0" w:color="auto"/>
                    <w:right w:val="none" w:sz="0" w:space="0" w:color="auto"/>
                  </w:divBdr>
                </w:div>
                <w:div w:id="192688939">
                  <w:marLeft w:val="0"/>
                  <w:marRight w:val="0"/>
                  <w:marTop w:val="0"/>
                  <w:marBottom w:val="0"/>
                  <w:divBdr>
                    <w:top w:val="none" w:sz="0" w:space="0" w:color="auto"/>
                    <w:left w:val="none" w:sz="0" w:space="0" w:color="auto"/>
                    <w:bottom w:val="none" w:sz="0" w:space="0" w:color="auto"/>
                    <w:right w:val="none" w:sz="0" w:space="0" w:color="auto"/>
                  </w:divBdr>
                </w:div>
                <w:div w:id="480317862">
                  <w:marLeft w:val="0"/>
                  <w:marRight w:val="0"/>
                  <w:marTop w:val="0"/>
                  <w:marBottom w:val="0"/>
                  <w:divBdr>
                    <w:top w:val="none" w:sz="0" w:space="0" w:color="auto"/>
                    <w:left w:val="none" w:sz="0" w:space="0" w:color="auto"/>
                    <w:bottom w:val="none" w:sz="0" w:space="0" w:color="auto"/>
                    <w:right w:val="none" w:sz="0" w:space="0" w:color="auto"/>
                  </w:divBdr>
                </w:div>
              </w:divsChild>
            </w:div>
            <w:div w:id="2113162649">
              <w:marLeft w:val="0"/>
              <w:marRight w:val="0"/>
              <w:marTop w:val="0"/>
              <w:marBottom w:val="0"/>
              <w:divBdr>
                <w:top w:val="none" w:sz="0" w:space="0" w:color="auto"/>
                <w:left w:val="none" w:sz="0" w:space="0" w:color="auto"/>
                <w:bottom w:val="none" w:sz="0" w:space="0" w:color="auto"/>
                <w:right w:val="none" w:sz="0" w:space="0" w:color="auto"/>
              </w:divBdr>
            </w:div>
            <w:div w:id="21131849">
              <w:marLeft w:val="0"/>
              <w:marRight w:val="0"/>
              <w:marTop w:val="0"/>
              <w:marBottom w:val="0"/>
              <w:divBdr>
                <w:top w:val="none" w:sz="0" w:space="0" w:color="auto"/>
                <w:left w:val="none" w:sz="0" w:space="0" w:color="auto"/>
                <w:bottom w:val="none" w:sz="0" w:space="0" w:color="auto"/>
                <w:right w:val="none" w:sz="0" w:space="0" w:color="auto"/>
              </w:divBdr>
            </w:div>
            <w:div w:id="2009165562">
              <w:marLeft w:val="0"/>
              <w:marRight w:val="0"/>
              <w:marTop w:val="0"/>
              <w:marBottom w:val="0"/>
              <w:divBdr>
                <w:top w:val="none" w:sz="0" w:space="0" w:color="auto"/>
                <w:left w:val="none" w:sz="0" w:space="0" w:color="auto"/>
                <w:bottom w:val="none" w:sz="0" w:space="0" w:color="auto"/>
                <w:right w:val="none" w:sz="0" w:space="0" w:color="auto"/>
              </w:divBdr>
            </w:div>
            <w:div w:id="332025712">
              <w:marLeft w:val="0"/>
              <w:marRight w:val="0"/>
              <w:marTop w:val="0"/>
              <w:marBottom w:val="0"/>
              <w:divBdr>
                <w:top w:val="none" w:sz="0" w:space="0" w:color="auto"/>
                <w:left w:val="none" w:sz="0" w:space="0" w:color="auto"/>
                <w:bottom w:val="none" w:sz="0" w:space="0" w:color="auto"/>
                <w:right w:val="none" w:sz="0" w:space="0" w:color="auto"/>
              </w:divBdr>
            </w:div>
            <w:div w:id="697661605">
              <w:marLeft w:val="0"/>
              <w:marRight w:val="0"/>
              <w:marTop w:val="0"/>
              <w:marBottom w:val="0"/>
              <w:divBdr>
                <w:top w:val="none" w:sz="0" w:space="0" w:color="auto"/>
                <w:left w:val="none" w:sz="0" w:space="0" w:color="auto"/>
                <w:bottom w:val="none" w:sz="0" w:space="0" w:color="auto"/>
                <w:right w:val="none" w:sz="0" w:space="0" w:color="auto"/>
              </w:divBdr>
            </w:div>
            <w:div w:id="1922374195">
              <w:marLeft w:val="0"/>
              <w:marRight w:val="0"/>
              <w:marTop w:val="0"/>
              <w:marBottom w:val="0"/>
              <w:divBdr>
                <w:top w:val="none" w:sz="0" w:space="0" w:color="auto"/>
                <w:left w:val="none" w:sz="0" w:space="0" w:color="auto"/>
                <w:bottom w:val="none" w:sz="0" w:space="0" w:color="auto"/>
                <w:right w:val="none" w:sz="0" w:space="0" w:color="auto"/>
              </w:divBdr>
            </w:div>
            <w:div w:id="776365142">
              <w:marLeft w:val="0"/>
              <w:marRight w:val="0"/>
              <w:marTop w:val="0"/>
              <w:marBottom w:val="0"/>
              <w:divBdr>
                <w:top w:val="none" w:sz="0" w:space="0" w:color="auto"/>
                <w:left w:val="none" w:sz="0" w:space="0" w:color="auto"/>
                <w:bottom w:val="none" w:sz="0" w:space="0" w:color="auto"/>
                <w:right w:val="none" w:sz="0" w:space="0" w:color="auto"/>
              </w:divBdr>
            </w:div>
            <w:div w:id="1587571381">
              <w:marLeft w:val="0"/>
              <w:marRight w:val="0"/>
              <w:marTop w:val="0"/>
              <w:marBottom w:val="0"/>
              <w:divBdr>
                <w:top w:val="none" w:sz="0" w:space="0" w:color="auto"/>
                <w:left w:val="none" w:sz="0" w:space="0" w:color="auto"/>
                <w:bottom w:val="none" w:sz="0" w:space="0" w:color="auto"/>
                <w:right w:val="none" w:sz="0" w:space="0" w:color="auto"/>
              </w:divBdr>
            </w:div>
            <w:div w:id="1507360575">
              <w:marLeft w:val="0"/>
              <w:marRight w:val="0"/>
              <w:marTop w:val="0"/>
              <w:marBottom w:val="0"/>
              <w:divBdr>
                <w:top w:val="none" w:sz="0" w:space="0" w:color="auto"/>
                <w:left w:val="none" w:sz="0" w:space="0" w:color="auto"/>
                <w:bottom w:val="none" w:sz="0" w:space="0" w:color="auto"/>
                <w:right w:val="none" w:sz="0" w:space="0" w:color="auto"/>
              </w:divBdr>
            </w:div>
            <w:div w:id="1026515841">
              <w:marLeft w:val="0"/>
              <w:marRight w:val="0"/>
              <w:marTop w:val="0"/>
              <w:marBottom w:val="0"/>
              <w:divBdr>
                <w:top w:val="none" w:sz="0" w:space="0" w:color="auto"/>
                <w:left w:val="none" w:sz="0" w:space="0" w:color="auto"/>
                <w:bottom w:val="none" w:sz="0" w:space="0" w:color="auto"/>
                <w:right w:val="none" w:sz="0" w:space="0" w:color="auto"/>
              </w:divBdr>
            </w:div>
            <w:div w:id="56242502">
              <w:marLeft w:val="0"/>
              <w:marRight w:val="0"/>
              <w:marTop w:val="0"/>
              <w:marBottom w:val="0"/>
              <w:divBdr>
                <w:top w:val="none" w:sz="0" w:space="0" w:color="auto"/>
                <w:left w:val="none" w:sz="0" w:space="0" w:color="auto"/>
                <w:bottom w:val="none" w:sz="0" w:space="0" w:color="auto"/>
                <w:right w:val="none" w:sz="0" w:space="0" w:color="auto"/>
              </w:divBdr>
            </w:div>
            <w:div w:id="1785036776">
              <w:marLeft w:val="0"/>
              <w:marRight w:val="0"/>
              <w:marTop w:val="0"/>
              <w:marBottom w:val="0"/>
              <w:divBdr>
                <w:top w:val="none" w:sz="0" w:space="0" w:color="auto"/>
                <w:left w:val="none" w:sz="0" w:space="0" w:color="auto"/>
                <w:bottom w:val="none" w:sz="0" w:space="0" w:color="auto"/>
                <w:right w:val="none" w:sz="0" w:space="0" w:color="auto"/>
              </w:divBdr>
            </w:div>
            <w:div w:id="70658486">
              <w:marLeft w:val="0"/>
              <w:marRight w:val="0"/>
              <w:marTop w:val="0"/>
              <w:marBottom w:val="0"/>
              <w:divBdr>
                <w:top w:val="none" w:sz="0" w:space="0" w:color="auto"/>
                <w:left w:val="none" w:sz="0" w:space="0" w:color="auto"/>
                <w:bottom w:val="none" w:sz="0" w:space="0" w:color="auto"/>
                <w:right w:val="none" w:sz="0" w:space="0" w:color="auto"/>
              </w:divBdr>
            </w:div>
            <w:div w:id="950167254">
              <w:marLeft w:val="0"/>
              <w:marRight w:val="0"/>
              <w:marTop w:val="0"/>
              <w:marBottom w:val="0"/>
              <w:divBdr>
                <w:top w:val="none" w:sz="0" w:space="0" w:color="auto"/>
                <w:left w:val="none" w:sz="0" w:space="0" w:color="auto"/>
                <w:bottom w:val="none" w:sz="0" w:space="0" w:color="auto"/>
                <w:right w:val="none" w:sz="0" w:space="0" w:color="auto"/>
              </w:divBdr>
            </w:div>
            <w:div w:id="1172991119">
              <w:marLeft w:val="0"/>
              <w:marRight w:val="0"/>
              <w:marTop w:val="0"/>
              <w:marBottom w:val="0"/>
              <w:divBdr>
                <w:top w:val="none" w:sz="0" w:space="0" w:color="auto"/>
                <w:left w:val="none" w:sz="0" w:space="0" w:color="auto"/>
                <w:bottom w:val="none" w:sz="0" w:space="0" w:color="auto"/>
                <w:right w:val="none" w:sz="0" w:space="0" w:color="auto"/>
              </w:divBdr>
            </w:div>
            <w:div w:id="1442140084">
              <w:marLeft w:val="0"/>
              <w:marRight w:val="0"/>
              <w:marTop w:val="0"/>
              <w:marBottom w:val="0"/>
              <w:divBdr>
                <w:top w:val="none" w:sz="0" w:space="0" w:color="auto"/>
                <w:left w:val="none" w:sz="0" w:space="0" w:color="auto"/>
                <w:bottom w:val="none" w:sz="0" w:space="0" w:color="auto"/>
                <w:right w:val="none" w:sz="0" w:space="0" w:color="auto"/>
              </w:divBdr>
            </w:div>
            <w:div w:id="1458448533">
              <w:marLeft w:val="0"/>
              <w:marRight w:val="0"/>
              <w:marTop w:val="0"/>
              <w:marBottom w:val="0"/>
              <w:divBdr>
                <w:top w:val="none" w:sz="0" w:space="0" w:color="auto"/>
                <w:left w:val="none" w:sz="0" w:space="0" w:color="auto"/>
                <w:bottom w:val="none" w:sz="0" w:space="0" w:color="auto"/>
                <w:right w:val="none" w:sz="0" w:space="0" w:color="auto"/>
              </w:divBdr>
            </w:div>
            <w:div w:id="1676836243">
              <w:marLeft w:val="0"/>
              <w:marRight w:val="0"/>
              <w:marTop w:val="0"/>
              <w:marBottom w:val="0"/>
              <w:divBdr>
                <w:top w:val="none" w:sz="0" w:space="0" w:color="auto"/>
                <w:left w:val="none" w:sz="0" w:space="0" w:color="auto"/>
                <w:bottom w:val="none" w:sz="0" w:space="0" w:color="auto"/>
                <w:right w:val="none" w:sz="0" w:space="0" w:color="auto"/>
              </w:divBdr>
            </w:div>
            <w:div w:id="518205818">
              <w:marLeft w:val="0"/>
              <w:marRight w:val="0"/>
              <w:marTop w:val="0"/>
              <w:marBottom w:val="0"/>
              <w:divBdr>
                <w:top w:val="none" w:sz="0" w:space="0" w:color="auto"/>
                <w:left w:val="none" w:sz="0" w:space="0" w:color="auto"/>
                <w:bottom w:val="none" w:sz="0" w:space="0" w:color="auto"/>
                <w:right w:val="none" w:sz="0" w:space="0" w:color="auto"/>
              </w:divBdr>
            </w:div>
            <w:div w:id="447239785">
              <w:marLeft w:val="0"/>
              <w:marRight w:val="0"/>
              <w:marTop w:val="0"/>
              <w:marBottom w:val="0"/>
              <w:divBdr>
                <w:top w:val="none" w:sz="0" w:space="0" w:color="auto"/>
                <w:left w:val="none" w:sz="0" w:space="0" w:color="auto"/>
                <w:bottom w:val="none" w:sz="0" w:space="0" w:color="auto"/>
                <w:right w:val="none" w:sz="0" w:space="0" w:color="auto"/>
              </w:divBdr>
            </w:div>
            <w:div w:id="530187336">
              <w:marLeft w:val="0"/>
              <w:marRight w:val="0"/>
              <w:marTop w:val="0"/>
              <w:marBottom w:val="0"/>
              <w:divBdr>
                <w:top w:val="none" w:sz="0" w:space="0" w:color="auto"/>
                <w:left w:val="none" w:sz="0" w:space="0" w:color="auto"/>
                <w:bottom w:val="none" w:sz="0" w:space="0" w:color="auto"/>
                <w:right w:val="none" w:sz="0" w:space="0" w:color="auto"/>
              </w:divBdr>
            </w:div>
            <w:div w:id="1248032094">
              <w:marLeft w:val="0"/>
              <w:marRight w:val="0"/>
              <w:marTop w:val="0"/>
              <w:marBottom w:val="0"/>
              <w:divBdr>
                <w:top w:val="none" w:sz="0" w:space="0" w:color="auto"/>
                <w:left w:val="none" w:sz="0" w:space="0" w:color="auto"/>
                <w:bottom w:val="none" w:sz="0" w:space="0" w:color="auto"/>
                <w:right w:val="none" w:sz="0" w:space="0" w:color="auto"/>
              </w:divBdr>
            </w:div>
            <w:div w:id="918517098">
              <w:marLeft w:val="0"/>
              <w:marRight w:val="0"/>
              <w:marTop w:val="0"/>
              <w:marBottom w:val="0"/>
              <w:divBdr>
                <w:top w:val="none" w:sz="0" w:space="0" w:color="auto"/>
                <w:left w:val="none" w:sz="0" w:space="0" w:color="auto"/>
                <w:bottom w:val="none" w:sz="0" w:space="0" w:color="auto"/>
                <w:right w:val="none" w:sz="0" w:space="0" w:color="auto"/>
              </w:divBdr>
            </w:div>
            <w:div w:id="378435494">
              <w:marLeft w:val="0"/>
              <w:marRight w:val="0"/>
              <w:marTop w:val="0"/>
              <w:marBottom w:val="0"/>
              <w:divBdr>
                <w:top w:val="none" w:sz="0" w:space="0" w:color="auto"/>
                <w:left w:val="none" w:sz="0" w:space="0" w:color="auto"/>
                <w:bottom w:val="none" w:sz="0" w:space="0" w:color="auto"/>
                <w:right w:val="none" w:sz="0" w:space="0" w:color="auto"/>
              </w:divBdr>
            </w:div>
            <w:div w:id="1500001220">
              <w:marLeft w:val="0"/>
              <w:marRight w:val="0"/>
              <w:marTop w:val="0"/>
              <w:marBottom w:val="0"/>
              <w:divBdr>
                <w:top w:val="none" w:sz="0" w:space="0" w:color="auto"/>
                <w:left w:val="none" w:sz="0" w:space="0" w:color="auto"/>
                <w:bottom w:val="none" w:sz="0" w:space="0" w:color="auto"/>
                <w:right w:val="none" w:sz="0" w:space="0" w:color="auto"/>
              </w:divBdr>
            </w:div>
            <w:div w:id="2049988141">
              <w:marLeft w:val="0"/>
              <w:marRight w:val="0"/>
              <w:marTop w:val="0"/>
              <w:marBottom w:val="0"/>
              <w:divBdr>
                <w:top w:val="none" w:sz="0" w:space="0" w:color="auto"/>
                <w:left w:val="none" w:sz="0" w:space="0" w:color="auto"/>
                <w:bottom w:val="none" w:sz="0" w:space="0" w:color="auto"/>
                <w:right w:val="none" w:sz="0" w:space="0" w:color="auto"/>
              </w:divBdr>
            </w:div>
            <w:div w:id="751588296">
              <w:marLeft w:val="0"/>
              <w:marRight w:val="0"/>
              <w:marTop w:val="0"/>
              <w:marBottom w:val="0"/>
              <w:divBdr>
                <w:top w:val="none" w:sz="0" w:space="0" w:color="auto"/>
                <w:left w:val="none" w:sz="0" w:space="0" w:color="auto"/>
                <w:bottom w:val="none" w:sz="0" w:space="0" w:color="auto"/>
                <w:right w:val="none" w:sz="0" w:space="0" w:color="auto"/>
              </w:divBdr>
            </w:div>
            <w:div w:id="1269967053">
              <w:marLeft w:val="0"/>
              <w:marRight w:val="0"/>
              <w:marTop w:val="0"/>
              <w:marBottom w:val="0"/>
              <w:divBdr>
                <w:top w:val="none" w:sz="0" w:space="0" w:color="auto"/>
                <w:left w:val="none" w:sz="0" w:space="0" w:color="auto"/>
                <w:bottom w:val="none" w:sz="0" w:space="0" w:color="auto"/>
                <w:right w:val="none" w:sz="0" w:space="0" w:color="auto"/>
              </w:divBdr>
            </w:div>
            <w:div w:id="1680695239">
              <w:marLeft w:val="0"/>
              <w:marRight w:val="0"/>
              <w:marTop w:val="0"/>
              <w:marBottom w:val="0"/>
              <w:divBdr>
                <w:top w:val="none" w:sz="0" w:space="0" w:color="auto"/>
                <w:left w:val="none" w:sz="0" w:space="0" w:color="auto"/>
                <w:bottom w:val="none" w:sz="0" w:space="0" w:color="auto"/>
                <w:right w:val="none" w:sz="0" w:space="0" w:color="auto"/>
              </w:divBdr>
            </w:div>
            <w:div w:id="69813407">
              <w:marLeft w:val="0"/>
              <w:marRight w:val="0"/>
              <w:marTop w:val="0"/>
              <w:marBottom w:val="0"/>
              <w:divBdr>
                <w:top w:val="none" w:sz="0" w:space="0" w:color="auto"/>
                <w:left w:val="none" w:sz="0" w:space="0" w:color="auto"/>
                <w:bottom w:val="none" w:sz="0" w:space="0" w:color="auto"/>
                <w:right w:val="none" w:sz="0" w:space="0" w:color="auto"/>
              </w:divBdr>
            </w:div>
            <w:div w:id="512190581">
              <w:marLeft w:val="0"/>
              <w:marRight w:val="0"/>
              <w:marTop w:val="0"/>
              <w:marBottom w:val="0"/>
              <w:divBdr>
                <w:top w:val="none" w:sz="0" w:space="0" w:color="auto"/>
                <w:left w:val="none" w:sz="0" w:space="0" w:color="auto"/>
                <w:bottom w:val="none" w:sz="0" w:space="0" w:color="auto"/>
                <w:right w:val="none" w:sz="0" w:space="0" w:color="auto"/>
              </w:divBdr>
            </w:div>
            <w:div w:id="161358049">
              <w:marLeft w:val="0"/>
              <w:marRight w:val="0"/>
              <w:marTop w:val="0"/>
              <w:marBottom w:val="0"/>
              <w:divBdr>
                <w:top w:val="none" w:sz="0" w:space="0" w:color="auto"/>
                <w:left w:val="none" w:sz="0" w:space="0" w:color="auto"/>
                <w:bottom w:val="none" w:sz="0" w:space="0" w:color="auto"/>
                <w:right w:val="none" w:sz="0" w:space="0" w:color="auto"/>
              </w:divBdr>
            </w:div>
            <w:div w:id="1912083036">
              <w:marLeft w:val="0"/>
              <w:marRight w:val="0"/>
              <w:marTop w:val="0"/>
              <w:marBottom w:val="0"/>
              <w:divBdr>
                <w:top w:val="none" w:sz="0" w:space="0" w:color="auto"/>
                <w:left w:val="none" w:sz="0" w:space="0" w:color="auto"/>
                <w:bottom w:val="none" w:sz="0" w:space="0" w:color="auto"/>
                <w:right w:val="none" w:sz="0" w:space="0" w:color="auto"/>
              </w:divBdr>
            </w:div>
            <w:div w:id="1488396124">
              <w:marLeft w:val="0"/>
              <w:marRight w:val="0"/>
              <w:marTop w:val="0"/>
              <w:marBottom w:val="0"/>
              <w:divBdr>
                <w:top w:val="none" w:sz="0" w:space="0" w:color="auto"/>
                <w:left w:val="none" w:sz="0" w:space="0" w:color="auto"/>
                <w:bottom w:val="none" w:sz="0" w:space="0" w:color="auto"/>
                <w:right w:val="none" w:sz="0" w:space="0" w:color="auto"/>
              </w:divBdr>
            </w:div>
            <w:div w:id="646012761">
              <w:marLeft w:val="0"/>
              <w:marRight w:val="0"/>
              <w:marTop w:val="0"/>
              <w:marBottom w:val="0"/>
              <w:divBdr>
                <w:top w:val="none" w:sz="0" w:space="0" w:color="auto"/>
                <w:left w:val="none" w:sz="0" w:space="0" w:color="auto"/>
                <w:bottom w:val="none" w:sz="0" w:space="0" w:color="auto"/>
                <w:right w:val="none" w:sz="0" w:space="0" w:color="auto"/>
              </w:divBdr>
            </w:div>
            <w:div w:id="1891724089">
              <w:marLeft w:val="0"/>
              <w:marRight w:val="0"/>
              <w:marTop w:val="0"/>
              <w:marBottom w:val="0"/>
              <w:divBdr>
                <w:top w:val="none" w:sz="0" w:space="0" w:color="auto"/>
                <w:left w:val="none" w:sz="0" w:space="0" w:color="auto"/>
                <w:bottom w:val="none" w:sz="0" w:space="0" w:color="auto"/>
                <w:right w:val="none" w:sz="0" w:space="0" w:color="auto"/>
              </w:divBdr>
            </w:div>
            <w:div w:id="221604961">
              <w:marLeft w:val="0"/>
              <w:marRight w:val="0"/>
              <w:marTop w:val="0"/>
              <w:marBottom w:val="0"/>
              <w:divBdr>
                <w:top w:val="none" w:sz="0" w:space="0" w:color="auto"/>
                <w:left w:val="none" w:sz="0" w:space="0" w:color="auto"/>
                <w:bottom w:val="none" w:sz="0" w:space="0" w:color="auto"/>
                <w:right w:val="none" w:sz="0" w:space="0" w:color="auto"/>
              </w:divBdr>
            </w:div>
            <w:div w:id="1954744770">
              <w:marLeft w:val="0"/>
              <w:marRight w:val="0"/>
              <w:marTop w:val="0"/>
              <w:marBottom w:val="0"/>
              <w:divBdr>
                <w:top w:val="none" w:sz="0" w:space="0" w:color="auto"/>
                <w:left w:val="none" w:sz="0" w:space="0" w:color="auto"/>
                <w:bottom w:val="none" w:sz="0" w:space="0" w:color="auto"/>
                <w:right w:val="none" w:sz="0" w:space="0" w:color="auto"/>
              </w:divBdr>
            </w:div>
            <w:div w:id="1542278390">
              <w:marLeft w:val="0"/>
              <w:marRight w:val="0"/>
              <w:marTop w:val="0"/>
              <w:marBottom w:val="0"/>
              <w:divBdr>
                <w:top w:val="none" w:sz="0" w:space="0" w:color="auto"/>
                <w:left w:val="none" w:sz="0" w:space="0" w:color="auto"/>
                <w:bottom w:val="none" w:sz="0" w:space="0" w:color="auto"/>
                <w:right w:val="none" w:sz="0" w:space="0" w:color="auto"/>
              </w:divBdr>
            </w:div>
            <w:div w:id="558439438">
              <w:marLeft w:val="0"/>
              <w:marRight w:val="0"/>
              <w:marTop w:val="0"/>
              <w:marBottom w:val="0"/>
              <w:divBdr>
                <w:top w:val="none" w:sz="0" w:space="0" w:color="auto"/>
                <w:left w:val="none" w:sz="0" w:space="0" w:color="auto"/>
                <w:bottom w:val="none" w:sz="0" w:space="0" w:color="auto"/>
                <w:right w:val="none" w:sz="0" w:space="0" w:color="auto"/>
              </w:divBdr>
            </w:div>
            <w:div w:id="1328244100">
              <w:marLeft w:val="0"/>
              <w:marRight w:val="0"/>
              <w:marTop w:val="0"/>
              <w:marBottom w:val="0"/>
              <w:divBdr>
                <w:top w:val="none" w:sz="0" w:space="0" w:color="auto"/>
                <w:left w:val="none" w:sz="0" w:space="0" w:color="auto"/>
                <w:bottom w:val="none" w:sz="0" w:space="0" w:color="auto"/>
                <w:right w:val="none" w:sz="0" w:space="0" w:color="auto"/>
              </w:divBdr>
            </w:div>
            <w:div w:id="743527777">
              <w:marLeft w:val="0"/>
              <w:marRight w:val="0"/>
              <w:marTop w:val="0"/>
              <w:marBottom w:val="0"/>
              <w:divBdr>
                <w:top w:val="none" w:sz="0" w:space="0" w:color="auto"/>
                <w:left w:val="none" w:sz="0" w:space="0" w:color="auto"/>
                <w:bottom w:val="none" w:sz="0" w:space="0" w:color="auto"/>
                <w:right w:val="none" w:sz="0" w:space="0" w:color="auto"/>
              </w:divBdr>
            </w:div>
            <w:div w:id="447554544">
              <w:marLeft w:val="0"/>
              <w:marRight w:val="0"/>
              <w:marTop w:val="0"/>
              <w:marBottom w:val="0"/>
              <w:divBdr>
                <w:top w:val="none" w:sz="0" w:space="0" w:color="auto"/>
                <w:left w:val="none" w:sz="0" w:space="0" w:color="auto"/>
                <w:bottom w:val="none" w:sz="0" w:space="0" w:color="auto"/>
                <w:right w:val="none" w:sz="0" w:space="0" w:color="auto"/>
              </w:divBdr>
            </w:div>
            <w:div w:id="840774974">
              <w:marLeft w:val="0"/>
              <w:marRight w:val="0"/>
              <w:marTop w:val="0"/>
              <w:marBottom w:val="0"/>
              <w:divBdr>
                <w:top w:val="none" w:sz="0" w:space="0" w:color="auto"/>
                <w:left w:val="none" w:sz="0" w:space="0" w:color="auto"/>
                <w:bottom w:val="none" w:sz="0" w:space="0" w:color="auto"/>
                <w:right w:val="none" w:sz="0" w:space="0" w:color="auto"/>
              </w:divBdr>
            </w:div>
            <w:div w:id="448202915">
              <w:marLeft w:val="0"/>
              <w:marRight w:val="0"/>
              <w:marTop w:val="0"/>
              <w:marBottom w:val="0"/>
              <w:divBdr>
                <w:top w:val="none" w:sz="0" w:space="0" w:color="auto"/>
                <w:left w:val="none" w:sz="0" w:space="0" w:color="auto"/>
                <w:bottom w:val="none" w:sz="0" w:space="0" w:color="auto"/>
                <w:right w:val="none" w:sz="0" w:space="0" w:color="auto"/>
              </w:divBdr>
            </w:div>
            <w:div w:id="1918829443">
              <w:marLeft w:val="0"/>
              <w:marRight w:val="0"/>
              <w:marTop w:val="0"/>
              <w:marBottom w:val="0"/>
              <w:divBdr>
                <w:top w:val="none" w:sz="0" w:space="0" w:color="auto"/>
                <w:left w:val="none" w:sz="0" w:space="0" w:color="auto"/>
                <w:bottom w:val="none" w:sz="0" w:space="0" w:color="auto"/>
                <w:right w:val="none" w:sz="0" w:space="0" w:color="auto"/>
              </w:divBdr>
            </w:div>
            <w:div w:id="813984155">
              <w:marLeft w:val="0"/>
              <w:marRight w:val="0"/>
              <w:marTop w:val="360"/>
              <w:marBottom w:val="0"/>
              <w:divBdr>
                <w:top w:val="single" w:sz="6" w:space="0" w:color="auto"/>
                <w:left w:val="single" w:sz="6" w:space="0" w:color="auto"/>
                <w:bottom w:val="single" w:sz="6" w:space="0" w:color="auto"/>
                <w:right w:val="single" w:sz="6" w:space="0" w:color="auto"/>
              </w:divBdr>
            </w:div>
            <w:div w:id="63574647">
              <w:marLeft w:val="0"/>
              <w:marRight w:val="0"/>
              <w:marTop w:val="0"/>
              <w:marBottom w:val="0"/>
              <w:divBdr>
                <w:top w:val="none" w:sz="0" w:space="0" w:color="auto"/>
                <w:left w:val="none" w:sz="0" w:space="0" w:color="auto"/>
                <w:bottom w:val="none" w:sz="0" w:space="0" w:color="auto"/>
                <w:right w:val="none" w:sz="0" w:space="0" w:color="auto"/>
              </w:divBdr>
            </w:div>
            <w:div w:id="2111969618">
              <w:marLeft w:val="0"/>
              <w:marRight w:val="0"/>
              <w:marTop w:val="0"/>
              <w:marBottom w:val="0"/>
              <w:divBdr>
                <w:top w:val="none" w:sz="0" w:space="0" w:color="auto"/>
                <w:left w:val="none" w:sz="0" w:space="0" w:color="auto"/>
                <w:bottom w:val="none" w:sz="0" w:space="0" w:color="auto"/>
                <w:right w:val="none" w:sz="0" w:space="0" w:color="auto"/>
              </w:divBdr>
            </w:div>
            <w:div w:id="138689853">
              <w:marLeft w:val="0"/>
              <w:marRight w:val="0"/>
              <w:marTop w:val="0"/>
              <w:marBottom w:val="0"/>
              <w:divBdr>
                <w:top w:val="none" w:sz="0" w:space="0" w:color="auto"/>
                <w:left w:val="none" w:sz="0" w:space="0" w:color="auto"/>
                <w:bottom w:val="none" w:sz="0" w:space="0" w:color="auto"/>
                <w:right w:val="none" w:sz="0" w:space="0" w:color="auto"/>
              </w:divBdr>
              <w:divsChild>
                <w:div w:id="1891649305">
                  <w:marLeft w:val="0"/>
                  <w:marRight w:val="0"/>
                  <w:marTop w:val="0"/>
                  <w:marBottom w:val="0"/>
                  <w:divBdr>
                    <w:top w:val="none" w:sz="0" w:space="0" w:color="auto"/>
                    <w:left w:val="none" w:sz="0" w:space="0" w:color="auto"/>
                    <w:bottom w:val="none" w:sz="0" w:space="0" w:color="auto"/>
                    <w:right w:val="none" w:sz="0" w:space="0" w:color="auto"/>
                  </w:divBdr>
                </w:div>
                <w:div w:id="662247887">
                  <w:marLeft w:val="0"/>
                  <w:marRight w:val="0"/>
                  <w:marTop w:val="0"/>
                  <w:marBottom w:val="0"/>
                  <w:divBdr>
                    <w:top w:val="none" w:sz="0" w:space="0" w:color="auto"/>
                    <w:left w:val="none" w:sz="0" w:space="0" w:color="auto"/>
                    <w:bottom w:val="none" w:sz="0" w:space="0" w:color="auto"/>
                    <w:right w:val="none" w:sz="0" w:space="0" w:color="auto"/>
                  </w:divBdr>
                </w:div>
                <w:div w:id="572349526">
                  <w:marLeft w:val="0"/>
                  <w:marRight w:val="0"/>
                  <w:marTop w:val="0"/>
                  <w:marBottom w:val="0"/>
                  <w:divBdr>
                    <w:top w:val="none" w:sz="0" w:space="0" w:color="auto"/>
                    <w:left w:val="none" w:sz="0" w:space="0" w:color="auto"/>
                    <w:bottom w:val="none" w:sz="0" w:space="0" w:color="auto"/>
                    <w:right w:val="none" w:sz="0" w:space="0" w:color="auto"/>
                  </w:divBdr>
                </w:div>
              </w:divsChild>
            </w:div>
            <w:div w:id="2036150212">
              <w:marLeft w:val="0"/>
              <w:marRight w:val="0"/>
              <w:marTop w:val="0"/>
              <w:marBottom w:val="0"/>
              <w:divBdr>
                <w:top w:val="none" w:sz="0" w:space="0" w:color="auto"/>
                <w:left w:val="none" w:sz="0" w:space="0" w:color="auto"/>
                <w:bottom w:val="none" w:sz="0" w:space="0" w:color="auto"/>
                <w:right w:val="none" w:sz="0" w:space="0" w:color="auto"/>
              </w:divBdr>
            </w:div>
            <w:div w:id="132915492">
              <w:marLeft w:val="0"/>
              <w:marRight w:val="0"/>
              <w:marTop w:val="0"/>
              <w:marBottom w:val="0"/>
              <w:divBdr>
                <w:top w:val="none" w:sz="0" w:space="0" w:color="auto"/>
                <w:left w:val="none" w:sz="0" w:space="0" w:color="auto"/>
                <w:bottom w:val="none" w:sz="0" w:space="0" w:color="auto"/>
                <w:right w:val="none" w:sz="0" w:space="0" w:color="auto"/>
              </w:divBdr>
            </w:div>
            <w:div w:id="1633175209">
              <w:marLeft w:val="0"/>
              <w:marRight w:val="0"/>
              <w:marTop w:val="0"/>
              <w:marBottom w:val="0"/>
              <w:divBdr>
                <w:top w:val="none" w:sz="0" w:space="0" w:color="auto"/>
                <w:left w:val="none" w:sz="0" w:space="0" w:color="auto"/>
                <w:bottom w:val="none" w:sz="0" w:space="0" w:color="auto"/>
                <w:right w:val="none" w:sz="0" w:space="0" w:color="auto"/>
              </w:divBdr>
            </w:div>
            <w:div w:id="1904439091">
              <w:marLeft w:val="0"/>
              <w:marRight w:val="0"/>
              <w:marTop w:val="0"/>
              <w:marBottom w:val="0"/>
              <w:divBdr>
                <w:top w:val="none" w:sz="0" w:space="0" w:color="auto"/>
                <w:left w:val="none" w:sz="0" w:space="0" w:color="auto"/>
                <w:bottom w:val="none" w:sz="0" w:space="0" w:color="auto"/>
                <w:right w:val="none" w:sz="0" w:space="0" w:color="auto"/>
              </w:divBdr>
            </w:div>
            <w:div w:id="395519602">
              <w:marLeft w:val="0"/>
              <w:marRight w:val="0"/>
              <w:marTop w:val="0"/>
              <w:marBottom w:val="0"/>
              <w:divBdr>
                <w:top w:val="none" w:sz="0" w:space="0" w:color="auto"/>
                <w:left w:val="none" w:sz="0" w:space="0" w:color="auto"/>
                <w:bottom w:val="none" w:sz="0" w:space="0" w:color="auto"/>
                <w:right w:val="none" w:sz="0" w:space="0" w:color="auto"/>
              </w:divBdr>
            </w:div>
            <w:div w:id="116409725">
              <w:marLeft w:val="0"/>
              <w:marRight w:val="0"/>
              <w:marTop w:val="0"/>
              <w:marBottom w:val="0"/>
              <w:divBdr>
                <w:top w:val="none" w:sz="0" w:space="0" w:color="auto"/>
                <w:left w:val="none" w:sz="0" w:space="0" w:color="auto"/>
                <w:bottom w:val="none" w:sz="0" w:space="0" w:color="auto"/>
                <w:right w:val="none" w:sz="0" w:space="0" w:color="auto"/>
              </w:divBdr>
            </w:div>
            <w:div w:id="1618488799">
              <w:marLeft w:val="0"/>
              <w:marRight w:val="0"/>
              <w:marTop w:val="0"/>
              <w:marBottom w:val="0"/>
              <w:divBdr>
                <w:top w:val="none" w:sz="0" w:space="0" w:color="auto"/>
                <w:left w:val="none" w:sz="0" w:space="0" w:color="auto"/>
                <w:bottom w:val="none" w:sz="0" w:space="0" w:color="auto"/>
                <w:right w:val="none" w:sz="0" w:space="0" w:color="auto"/>
              </w:divBdr>
            </w:div>
            <w:div w:id="1295451052">
              <w:marLeft w:val="0"/>
              <w:marRight w:val="0"/>
              <w:marTop w:val="0"/>
              <w:marBottom w:val="0"/>
              <w:divBdr>
                <w:top w:val="none" w:sz="0" w:space="0" w:color="auto"/>
                <w:left w:val="none" w:sz="0" w:space="0" w:color="auto"/>
                <w:bottom w:val="none" w:sz="0" w:space="0" w:color="auto"/>
                <w:right w:val="none" w:sz="0" w:space="0" w:color="auto"/>
              </w:divBdr>
            </w:div>
            <w:div w:id="1428306697">
              <w:marLeft w:val="0"/>
              <w:marRight w:val="0"/>
              <w:marTop w:val="0"/>
              <w:marBottom w:val="0"/>
              <w:divBdr>
                <w:top w:val="none" w:sz="0" w:space="0" w:color="auto"/>
                <w:left w:val="none" w:sz="0" w:space="0" w:color="auto"/>
                <w:bottom w:val="none" w:sz="0" w:space="0" w:color="auto"/>
                <w:right w:val="none" w:sz="0" w:space="0" w:color="auto"/>
              </w:divBdr>
            </w:div>
            <w:div w:id="1631086365">
              <w:marLeft w:val="0"/>
              <w:marRight w:val="0"/>
              <w:marTop w:val="0"/>
              <w:marBottom w:val="0"/>
              <w:divBdr>
                <w:top w:val="none" w:sz="0" w:space="0" w:color="auto"/>
                <w:left w:val="none" w:sz="0" w:space="0" w:color="auto"/>
                <w:bottom w:val="none" w:sz="0" w:space="0" w:color="auto"/>
                <w:right w:val="none" w:sz="0" w:space="0" w:color="auto"/>
              </w:divBdr>
            </w:div>
            <w:div w:id="1845128071">
              <w:marLeft w:val="0"/>
              <w:marRight w:val="0"/>
              <w:marTop w:val="0"/>
              <w:marBottom w:val="0"/>
              <w:divBdr>
                <w:top w:val="none" w:sz="0" w:space="0" w:color="auto"/>
                <w:left w:val="none" w:sz="0" w:space="0" w:color="auto"/>
                <w:bottom w:val="none" w:sz="0" w:space="0" w:color="auto"/>
                <w:right w:val="none" w:sz="0" w:space="0" w:color="auto"/>
              </w:divBdr>
            </w:div>
            <w:div w:id="992023970">
              <w:marLeft w:val="0"/>
              <w:marRight w:val="0"/>
              <w:marTop w:val="0"/>
              <w:marBottom w:val="0"/>
              <w:divBdr>
                <w:top w:val="none" w:sz="0" w:space="0" w:color="auto"/>
                <w:left w:val="none" w:sz="0" w:space="0" w:color="auto"/>
                <w:bottom w:val="none" w:sz="0" w:space="0" w:color="auto"/>
                <w:right w:val="none" w:sz="0" w:space="0" w:color="auto"/>
              </w:divBdr>
            </w:div>
            <w:div w:id="1744984584">
              <w:marLeft w:val="0"/>
              <w:marRight w:val="0"/>
              <w:marTop w:val="0"/>
              <w:marBottom w:val="0"/>
              <w:divBdr>
                <w:top w:val="none" w:sz="0" w:space="0" w:color="auto"/>
                <w:left w:val="none" w:sz="0" w:space="0" w:color="auto"/>
                <w:bottom w:val="none" w:sz="0" w:space="0" w:color="auto"/>
                <w:right w:val="none" w:sz="0" w:space="0" w:color="auto"/>
              </w:divBdr>
            </w:div>
            <w:div w:id="2027366454">
              <w:marLeft w:val="0"/>
              <w:marRight w:val="0"/>
              <w:marTop w:val="0"/>
              <w:marBottom w:val="0"/>
              <w:divBdr>
                <w:top w:val="none" w:sz="0" w:space="0" w:color="auto"/>
                <w:left w:val="none" w:sz="0" w:space="0" w:color="auto"/>
                <w:bottom w:val="none" w:sz="0" w:space="0" w:color="auto"/>
                <w:right w:val="none" w:sz="0" w:space="0" w:color="auto"/>
              </w:divBdr>
            </w:div>
            <w:div w:id="987127151">
              <w:marLeft w:val="0"/>
              <w:marRight w:val="0"/>
              <w:marTop w:val="0"/>
              <w:marBottom w:val="0"/>
              <w:divBdr>
                <w:top w:val="none" w:sz="0" w:space="0" w:color="auto"/>
                <w:left w:val="none" w:sz="0" w:space="0" w:color="auto"/>
                <w:bottom w:val="none" w:sz="0" w:space="0" w:color="auto"/>
                <w:right w:val="none" w:sz="0" w:space="0" w:color="auto"/>
              </w:divBdr>
            </w:div>
            <w:div w:id="117573130">
              <w:marLeft w:val="0"/>
              <w:marRight w:val="0"/>
              <w:marTop w:val="0"/>
              <w:marBottom w:val="0"/>
              <w:divBdr>
                <w:top w:val="none" w:sz="0" w:space="0" w:color="auto"/>
                <w:left w:val="none" w:sz="0" w:space="0" w:color="auto"/>
                <w:bottom w:val="none" w:sz="0" w:space="0" w:color="auto"/>
                <w:right w:val="none" w:sz="0" w:space="0" w:color="auto"/>
              </w:divBdr>
            </w:div>
            <w:div w:id="1145395230">
              <w:marLeft w:val="0"/>
              <w:marRight w:val="0"/>
              <w:marTop w:val="0"/>
              <w:marBottom w:val="0"/>
              <w:divBdr>
                <w:top w:val="none" w:sz="0" w:space="0" w:color="auto"/>
                <w:left w:val="none" w:sz="0" w:space="0" w:color="auto"/>
                <w:bottom w:val="none" w:sz="0" w:space="0" w:color="auto"/>
                <w:right w:val="none" w:sz="0" w:space="0" w:color="auto"/>
              </w:divBdr>
            </w:div>
            <w:div w:id="454328278">
              <w:marLeft w:val="0"/>
              <w:marRight w:val="0"/>
              <w:marTop w:val="0"/>
              <w:marBottom w:val="0"/>
              <w:divBdr>
                <w:top w:val="none" w:sz="0" w:space="0" w:color="auto"/>
                <w:left w:val="none" w:sz="0" w:space="0" w:color="auto"/>
                <w:bottom w:val="none" w:sz="0" w:space="0" w:color="auto"/>
                <w:right w:val="none" w:sz="0" w:space="0" w:color="auto"/>
              </w:divBdr>
            </w:div>
            <w:div w:id="1466503219">
              <w:marLeft w:val="0"/>
              <w:marRight w:val="0"/>
              <w:marTop w:val="0"/>
              <w:marBottom w:val="0"/>
              <w:divBdr>
                <w:top w:val="none" w:sz="0" w:space="0" w:color="auto"/>
                <w:left w:val="none" w:sz="0" w:space="0" w:color="auto"/>
                <w:bottom w:val="none" w:sz="0" w:space="0" w:color="auto"/>
                <w:right w:val="none" w:sz="0" w:space="0" w:color="auto"/>
              </w:divBdr>
            </w:div>
            <w:div w:id="2133593816">
              <w:marLeft w:val="0"/>
              <w:marRight w:val="0"/>
              <w:marTop w:val="0"/>
              <w:marBottom w:val="0"/>
              <w:divBdr>
                <w:top w:val="none" w:sz="0" w:space="0" w:color="auto"/>
                <w:left w:val="none" w:sz="0" w:space="0" w:color="auto"/>
                <w:bottom w:val="none" w:sz="0" w:space="0" w:color="auto"/>
                <w:right w:val="none" w:sz="0" w:space="0" w:color="auto"/>
              </w:divBdr>
            </w:div>
            <w:div w:id="1997419703">
              <w:marLeft w:val="0"/>
              <w:marRight w:val="0"/>
              <w:marTop w:val="0"/>
              <w:marBottom w:val="0"/>
              <w:divBdr>
                <w:top w:val="none" w:sz="0" w:space="0" w:color="auto"/>
                <w:left w:val="none" w:sz="0" w:space="0" w:color="auto"/>
                <w:bottom w:val="none" w:sz="0" w:space="0" w:color="auto"/>
                <w:right w:val="none" w:sz="0" w:space="0" w:color="auto"/>
              </w:divBdr>
            </w:div>
            <w:div w:id="1894849300">
              <w:marLeft w:val="0"/>
              <w:marRight w:val="0"/>
              <w:marTop w:val="0"/>
              <w:marBottom w:val="0"/>
              <w:divBdr>
                <w:top w:val="none" w:sz="0" w:space="0" w:color="auto"/>
                <w:left w:val="none" w:sz="0" w:space="0" w:color="auto"/>
                <w:bottom w:val="none" w:sz="0" w:space="0" w:color="auto"/>
                <w:right w:val="none" w:sz="0" w:space="0" w:color="auto"/>
              </w:divBdr>
            </w:div>
            <w:div w:id="1341086478">
              <w:marLeft w:val="0"/>
              <w:marRight w:val="0"/>
              <w:marTop w:val="0"/>
              <w:marBottom w:val="0"/>
              <w:divBdr>
                <w:top w:val="none" w:sz="0" w:space="0" w:color="auto"/>
                <w:left w:val="none" w:sz="0" w:space="0" w:color="auto"/>
                <w:bottom w:val="none" w:sz="0" w:space="0" w:color="auto"/>
                <w:right w:val="none" w:sz="0" w:space="0" w:color="auto"/>
              </w:divBdr>
            </w:div>
            <w:div w:id="1398473915">
              <w:marLeft w:val="0"/>
              <w:marRight w:val="0"/>
              <w:marTop w:val="0"/>
              <w:marBottom w:val="0"/>
              <w:divBdr>
                <w:top w:val="none" w:sz="0" w:space="0" w:color="auto"/>
                <w:left w:val="none" w:sz="0" w:space="0" w:color="auto"/>
                <w:bottom w:val="none" w:sz="0" w:space="0" w:color="auto"/>
                <w:right w:val="none" w:sz="0" w:space="0" w:color="auto"/>
              </w:divBdr>
            </w:div>
            <w:div w:id="99571965">
              <w:marLeft w:val="0"/>
              <w:marRight w:val="0"/>
              <w:marTop w:val="0"/>
              <w:marBottom w:val="0"/>
              <w:divBdr>
                <w:top w:val="none" w:sz="0" w:space="0" w:color="auto"/>
                <w:left w:val="none" w:sz="0" w:space="0" w:color="auto"/>
                <w:bottom w:val="none" w:sz="0" w:space="0" w:color="auto"/>
                <w:right w:val="none" w:sz="0" w:space="0" w:color="auto"/>
              </w:divBdr>
            </w:div>
            <w:div w:id="18510618">
              <w:marLeft w:val="0"/>
              <w:marRight w:val="0"/>
              <w:marTop w:val="0"/>
              <w:marBottom w:val="0"/>
              <w:divBdr>
                <w:top w:val="none" w:sz="0" w:space="0" w:color="auto"/>
                <w:left w:val="none" w:sz="0" w:space="0" w:color="auto"/>
                <w:bottom w:val="none" w:sz="0" w:space="0" w:color="auto"/>
                <w:right w:val="none" w:sz="0" w:space="0" w:color="auto"/>
              </w:divBdr>
            </w:div>
            <w:div w:id="1415516764">
              <w:marLeft w:val="0"/>
              <w:marRight w:val="0"/>
              <w:marTop w:val="0"/>
              <w:marBottom w:val="0"/>
              <w:divBdr>
                <w:top w:val="none" w:sz="0" w:space="0" w:color="auto"/>
                <w:left w:val="none" w:sz="0" w:space="0" w:color="auto"/>
                <w:bottom w:val="none" w:sz="0" w:space="0" w:color="auto"/>
                <w:right w:val="none" w:sz="0" w:space="0" w:color="auto"/>
              </w:divBdr>
            </w:div>
            <w:div w:id="1410881017">
              <w:marLeft w:val="0"/>
              <w:marRight w:val="0"/>
              <w:marTop w:val="0"/>
              <w:marBottom w:val="0"/>
              <w:divBdr>
                <w:top w:val="none" w:sz="0" w:space="0" w:color="auto"/>
                <w:left w:val="none" w:sz="0" w:space="0" w:color="auto"/>
                <w:bottom w:val="none" w:sz="0" w:space="0" w:color="auto"/>
                <w:right w:val="none" w:sz="0" w:space="0" w:color="auto"/>
              </w:divBdr>
            </w:div>
            <w:div w:id="1139029012">
              <w:marLeft w:val="0"/>
              <w:marRight w:val="0"/>
              <w:marTop w:val="0"/>
              <w:marBottom w:val="0"/>
              <w:divBdr>
                <w:top w:val="none" w:sz="0" w:space="0" w:color="auto"/>
                <w:left w:val="none" w:sz="0" w:space="0" w:color="auto"/>
                <w:bottom w:val="none" w:sz="0" w:space="0" w:color="auto"/>
                <w:right w:val="none" w:sz="0" w:space="0" w:color="auto"/>
              </w:divBdr>
            </w:div>
            <w:div w:id="1951737630">
              <w:marLeft w:val="0"/>
              <w:marRight w:val="0"/>
              <w:marTop w:val="0"/>
              <w:marBottom w:val="0"/>
              <w:divBdr>
                <w:top w:val="none" w:sz="0" w:space="0" w:color="auto"/>
                <w:left w:val="none" w:sz="0" w:space="0" w:color="auto"/>
                <w:bottom w:val="none" w:sz="0" w:space="0" w:color="auto"/>
                <w:right w:val="none" w:sz="0" w:space="0" w:color="auto"/>
              </w:divBdr>
            </w:div>
            <w:div w:id="956525379">
              <w:marLeft w:val="0"/>
              <w:marRight w:val="0"/>
              <w:marTop w:val="0"/>
              <w:marBottom w:val="0"/>
              <w:divBdr>
                <w:top w:val="none" w:sz="0" w:space="0" w:color="auto"/>
                <w:left w:val="none" w:sz="0" w:space="0" w:color="auto"/>
                <w:bottom w:val="none" w:sz="0" w:space="0" w:color="auto"/>
                <w:right w:val="none" w:sz="0" w:space="0" w:color="auto"/>
              </w:divBdr>
            </w:div>
            <w:div w:id="362904028">
              <w:marLeft w:val="0"/>
              <w:marRight w:val="0"/>
              <w:marTop w:val="0"/>
              <w:marBottom w:val="0"/>
              <w:divBdr>
                <w:top w:val="none" w:sz="0" w:space="0" w:color="auto"/>
                <w:left w:val="none" w:sz="0" w:space="0" w:color="auto"/>
                <w:bottom w:val="none" w:sz="0" w:space="0" w:color="auto"/>
                <w:right w:val="none" w:sz="0" w:space="0" w:color="auto"/>
              </w:divBdr>
            </w:div>
            <w:div w:id="279646454">
              <w:marLeft w:val="0"/>
              <w:marRight w:val="0"/>
              <w:marTop w:val="0"/>
              <w:marBottom w:val="0"/>
              <w:divBdr>
                <w:top w:val="none" w:sz="0" w:space="0" w:color="auto"/>
                <w:left w:val="none" w:sz="0" w:space="0" w:color="auto"/>
                <w:bottom w:val="none" w:sz="0" w:space="0" w:color="auto"/>
                <w:right w:val="none" w:sz="0" w:space="0" w:color="auto"/>
              </w:divBdr>
            </w:div>
            <w:div w:id="675577667">
              <w:marLeft w:val="0"/>
              <w:marRight w:val="0"/>
              <w:marTop w:val="0"/>
              <w:marBottom w:val="0"/>
              <w:divBdr>
                <w:top w:val="none" w:sz="0" w:space="0" w:color="auto"/>
                <w:left w:val="none" w:sz="0" w:space="0" w:color="auto"/>
                <w:bottom w:val="none" w:sz="0" w:space="0" w:color="auto"/>
                <w:right w:val="none" w:sz="0" w:space="0" w:color="auto"/>
              </w:divBdr>
            </w:div>
            <w:div w:id="1824394528">
              <w:marLeft w:val="0"/>
              <w:marRight w:val="0"/>
              <w:marTop w:val="0"/>
              <w:marBottom w:val="0"/>
              <w:divBdr>
                <w:top w:val="none" w:sz="0" w:space="0" w:color="auto"/>
                <w:left w:val="none" w:sz="0" w:space="0" w:color="auto"/>
                <w:bottom w:val="none" w:sz="0" w:space="0" w:color="auto"/>
                <w:right w:val="none" w:sz="0" w:space="0" w:color="auto"/>
              </w:divBdr>
            </w:div>
            <w:div w:id="2118207079">
              <w:marLeft w:val="0"/>
              <w:marRight w:val="0"/>
              <w:marTop w:val="360"/>
              <w:marBottom w:val="0"/>
              <w:divBdr>
                <w:top w:val="single" w:sz="6" w:space="0" w:color="auto"/>
                <w:left w:val="single" w:sz="6" w:space="0" w:color="auto"/>
                <w:bottom w:val="single" w:sz="6" w:space="0" w:color="auto"/>
                <w:right w:val="single" w:sz="6" w:space="0" w:color="auto"/>
              </w:divBdr>
            </w:div>
            <w:div w:id="157355228">
              <w:marLeft w:val="0"/>
              <w:marRight w:val="0"/>
              <w:marTop w:val="0"/>
              <w:marBottom w:val="0"/>
              <w:divBdr>
                <w:top w:val="none" w:sz="0" w:space="0" w:color="auto"/>
                <w:left w:val="none" w:sz="0" w:space="0" w:color="auto"/>
                <w:bottom w:val="none" w:sz="0" w:space="0" w:color="auto"/>
                <w:right w:val="none" w:sz="0" w:space="0" w:color="auto"/>
              </w:divBdr>
            </w:div>
            <w:div w:id="1655065152">
              <w:marLeft w:val="0"/>
              <w:marRight w:val="0"/>
              <w:marTop w:val="0"/>
              <w:marBottom w:val="0"/>
              <w:divBdr>
                <w:top w:val="none" w:sz="0" w:space="0" w:color="auto"/>
                <w:left w:val="none" w:sz="0" w:space="0" w:color="auto"/>
                <w:bottom w:val="none" w:sz="0" w:space="0" w:color="auto"/>
                <w:right w:val="none" w:sz="0" w:space="0" w:color="auto"/>
              </w:divBdr>
            </w:div>
            <w:div w:id="339507989">
              <w:marLeft w:val="0"/>
              <w:marRight w:val="0"/>
              <w:marTop w:val="0"/>
              <w:marBottom w:val="0"/>
              <w:divBdr>
                <w:top w:val="none" w:sz="0" w:space="0" w:color="auto"/>
                <w:left w:val="none" w:sz="0" w:space="0" w:color="auto"/>
                <w:bottom w:val="none" w:sz="0" w:space="0" w:color="auto"/>
                <w:right w:val="none" w:sz="0" w:space="0" w:color="auto"/>
              </w:divBdr>
            </w:div>
            <w:div w:id="108748393">
              <w:marLeft w:val="0"/>
              <w:marRight w:val="0"/>
              <w:marTop w:val="0"/>
              <w:marBottom w:val="0"/>
              <w:divBdr>
                <w:top w:val="none" w:sz="0" w:space="0" w:color="auto"/>
                <w:left w:val="none" w:sz="0" w:space="0" w:color="auto"/>
                <w:bottom w:val="none" w:sz="0" w:space="0" w:color="auto"/>
                <w:right w:val="none" w:sz="0" w:space="0" w:color="auto"/>
              </w:divBdr>
            </w:div>
            <w:div w:id="2092895133">
              <w:marLeft w:val="0"/>
              <w:marRight w:val="0"/>
              <w:marTop w:val="0"/>
              <w:marBottom w:val="0"/>
              <w:divBdr>
                <w:top w:val="none" w:sz="0" w:space="0" w:color="auto"/>
                <w:left w:val="none" w:sz="0" w:space="0" w:color="auto"/>
                <w:bottom w:val="none" w:sz="0" w:space="0" w:color="auto"/>
                <w:right w:val="none" w:sz="0" w:space="0" w:color="auto"/>
              </w:divBdr>
            </w:div>
            <w:div w:id="468212781">
              <w:marLeft w:val="0"/>
              <w:marRight w:val="0"/>
              <w:marTop w:val="0"/>
              <w:marBottom w:val="0"/>
              <w:divBdr>
                <w:top w:val="none" w:sz="0" w:space="0" w:color="auto"/>
                <w:left w:val="none" w:sz="0" w:space="0" w:color="auto"/>
                <w:bottom w:val="none" w:sz="0" w:space="0" w:color="auto"/>
                <w:right w:val="none" w:sz="0" w:space="0" w:color="auto"/>
              </w:divBdr>
            </w:div>
            <w:div w:id="984163456">
              <w:marLeft w:val="0"/>
              <w:marRight w:val="0"/>
              <w:marTop w:val="0"/>
              <w:marBottom w:val="0"/>
              <w:divBdr>
                <w:top w:val="none" w:sz="0" w:space="0" w:color="auto"/>
                <w:left w:val="none" w:sz="0" w:space="0" w:color="auto"/>
                <w:bottom w:val="none" w:sz="0" w:space="0" w:color="auto"/>
                <w:right w:val="none" w:sz="0" w:space="0" w:color="auto"/>
              </w:divBdr>
            </w:div>
            <w:div w:id="1570655444">
              <w:marLeft w:val="0"/>
              <w:marRight w:val="0"/>
              <w:marTop w:val="0"/>
              <w:marBottom w:val="0"/>
              <w:divBdr>
                <w:top w:val="none" w:sz="0" w:space="0" w:color="auto"/>
                <w:left w:val="none" w:sz="0" w:space="0" w:color="auto"/>
                <w:bottom w:val="none" w:sz="0" w:space="0" w:color="auto"/>
                <w:right w:val="none" w:sz="0" w:space="0" w:color="auto"/>
              </w:divBdr>
            </w:div>
            <w:div w:id="319770335">
              <w:marLeft w:val="0"/>
              <w:marRight w:val="0"/>
              <w:marTop w:val="0"/>
              <w:marBottom w:val="0"/>
              <w:divBdr>
                <w:top w:val="none" w:sz="0" w:space="0" w:color="auto"/>
                <w:left w:val="none" w:sz="0" w:space="0" w:color="auto"/>
                <w:bottom w:val="none" w:sz="0" w:space="0" w:color="auto"/>
                <w:right w:val="none" w:sz="0" w:space="0" w:color="auto"/>
              </w:divBdr>
            </w:div>
            <w:div w:id="1900313924">
              <w:marLeft w:val="0"/>
              <w:marRight w:val="0"/>
              <w:marTop w:val="0"/>
              <w:marBottom w:val="0"/>
              <w:divBdr>
                <w:top w:val="none" w:sz="0" w:space="0" w:color="auto"/>
                <w:left w:val="none" w:sz="0" w:space="0" w:color="auto"/>
                <w:bottom w:val="none" w:sz="0" w:space="0" w:color="auto"/>
                <w:right w:val="none" w:sz="0" w:space="0" w:color="auto"/>
              </w:divBdr>
            </w:div>
            <w:div w:id="1378973634">
              <w:marLeft w:val="0"/>
              <w:marRight w:val="0"/>
              <w:marTop w:val="0"/>
              <w:marBottom w:val="0"/>
              <w:divBdr>
                <w:top w:val="none" w:sz="0" w:space="0" w:color="auto"/>
                <w:left w:val="none" w:sz="0" w:space="0" w:color="auto"/>
                <w:bottom w:val="none" w:sz="0" w:space="0" w:color="auto"/>
                <w:right w:val="none" w:sz="0" w:space="0" w:color="auto"/>
              </w:divBdr>
            </w:div>
            <w:div w:id="161047871">
              <w:marLeft w:val="0"/>
              <w:marRight w:val="0"/>
              <w:marTop w:val="0"/>
              <w:marBottom w:val="0"/>
              <w:divBdr>
                <w:top w:val="none" w:sz="0" w:space="0" w:color="auto"/>
                <w:left w:val="none" w:sz="0" w:space="0" w:color="auto"/>
                <w:bottom w:val="none" w:sz="0" w:space="0" w:color="auto"/>
                <w:right w:val="none" w:sz="0" w:space="0" w:color="auto"/>
              </w:divBdr>
            </w:div>
            <w:div w:id="1279531242">
              <w:marLeft w:val="0"/>
              <w:marRight w:val="0"/>
              <w:marTop w:val="0"/>
              <w:marBottom w:val="0"/>
              <w:divBdr>
                <w:top w:val="none" w:sz="0" w:space="0" w:color="auto"/>
                <w:left w:val="none" w:sz="0" w:space="0" w:color="auto"/>
                <w:bottom w:val="none" w:sz="0" w:space="0" w:color="auto"/>
                <w:right w:val="none" w:sz="0" w:space="0" w:color="auto"/>
              </w:divBdr>
            </w:div>
            <w:div w:id="1177038882">
              <w:marLeft w:val="0"/>
              <w:marRight w:val="0"/>
              <w:marTop w:val="0"/>
              <w:marBottom w:val="0"/>
              <w:divBdr>
                <w:top w:val="none" w:sz="0" w:space="0" w:color="auto"/>
                <w:left w:val="none" w:sz="0" w:space="0" w:color="auto"/>
                <w:bottom w:val="none" w:sz="0" w:space="0" w:color="auto"/>
                <w:right w:val="none" w:sz="0" w:space="0" w:color="auto"/>
              </w:divBdr>
            </w:div>
            <w:div w:id="373585339">
              <w:marLeft w:val="0"/>
              <w:marRight w:val="0"/>
              <w:marTop w:val="0"/>
              <w:marBottom w:val="0"/>
              <w:divBdr>
                <w:top w:val="none" w:sz="0" w:space="0" w:color="auto"/>
                <w:left w:val="none" w:sz="0" w:space="0" w:color="auto"/>
                <w:bottom w:val="none" w:sz="0" w:space="0" w:color="auto"/>
                <w:right w:val="none" w:sz="0" w:space="0" w:color="auto"/>
              </w:divBdr>
            </w:div>
            <w:div w:id="751319741">
              <w:marLeft w:val="0"/>
              <w:marRight w:val="0"/>
              <w:marTop w:val="0"/>
              <w:marBottom w:val="0"/>
              <w:divBdr>
                <w:top w:val="none" w:sz="0" w:space="0" w:color="auto"/>
                <w:left w:val="none" w:sz="0" w:space="0" w:color="auto"/>
                <w:bottom w:val="none" w:sz="0" w:space="0" w:color="auto"/>
                <w:right w:val="none" w:sz="0" w:space="0" w:color="auto"/>
              </w:divBdr>
            </w:div>
            <w:div w:id="2078742210">
              <w:marLeft w:val="0"/>
              <w:marRight w:val="0"/>
              <w:marTop w:val="0"/>
              <w:marBottom w:val="0"/>
              <w:divBdr>
                <w:top w:val="none" w:sz="0" w:space="0" w:color="auto"/>
                <w:left w:val="none" w:sz="0" w:space="0" w:color="auto"/>
                <w:bottom w:val="none" w:sz="0" w:space="0" w:color="auto"/>
                <w:right w:val="none" w:sz="0" w:space="0" w:color="auto"/>
              </w:divBdr>
            </w:div>
            <w:div w:id="716272589">
              <w:marLeft w:val="0"/>
              <w:marRight w:val="0"/>
              <w:marTop w:val="0"/>
              <w:marBottom w:val="0"/>
              <w:divBdr>
                <w:top w:val="none" w:sz="0" w:space="0" w:color="auto"/>
                <w:left w:val="none" w:sz="0" w:space="0" w:color="auto"/>
                <w:bottom w:val="none" w:sz="0" w:space="0" w:color="auto"/>
                <w:right w:val="none" w:sz="0" w:space="0" w:color="auto"/>
              </w:divBdr>
            </w:div>
            <w:div w:id="757597471">
              <w:marLeft w:val="0"/>
              <w:marRight w:val="0"/>
              <w:marTop w:val="0"/>
              <w:marBottom w:val="0"/>
              <w:divBdr>
                <w:top w:val="none" w:sz="0" w:space="0" w:color="auto"/>
                <w:left w:val="none" w:sz="0" w:space="0" w:color="auto"/>
                <w:bottom w:val="none" w:sz="0" w:space="0" w:color="auto"/>
                <w:right w:val="none" w:sz="0" w:space="0" w:color="auto"/>
              </w:divBdr>
            </w:div>
            <w:div w:id="149760589">
              <w:marLeft w:val="0"/>
              <w:marRight w:val="0"/>
              <w:marTop w:val="0"/>
              <w:marBottom w:val="0"/>
              <w:divBdr>
                <w:top w:val="none" w:sz="0" w:space="0" w:color="auto"/>
                <w:left w:val="none" w:sz="0" w:space="0" w:color="auto"/>
                <w:bottom w:val="none" w:sz="0" w:space="0" w:color="auto"/>
                <w:right w:val="none" w:sz="0" w:space="0" w:color="auto"/>
              </w:divBdr>
            </w:div>
            <w:div w:id="1643651859">
              <w:marLeft w:val="0"/>
              <w:marRight w:val="0"/>
              <w:marTop w:val="0"/>
              <w:marBottom w:val="0"/>
              <w:divBdr>
                <w:top w:val="none" w:sz="0" w:space="0" w:color="auto"/>
                <w:left w:val="none" w:sz="0" w:space="0" w:color="auto"/>
                <w:bottom w:val="none" w:sz="0" w:space="0" w:color="auto"/>
                <w:right w:val="none" w:sz="0" w:space="0" w:color="auto"/>
              </w:divBdr>
            </w:div>
            <w:div w:id="363018704">
              <w:marLeft w:val="0"/>
              <w:marRight w:val="0"/>
              <w:marTop w:val="0"/>
              <w:marBottom w:val="0"/>
              <w:divBdr>
                <w:top w:val="none" w:sz="0" w:space="0" w:color="auto"/>
                <w:left w:val="none" w:sz="0" w:space="0" w:color="auto"/>
                <w:bottom w:val="none" w:sz="0" w:space="0" w:color="auto"/>
                <w:right w:val="none" w:sz="0" w:space="0" w:color="auto"/>
              </w:divBdr>
            </w:div>
            <w:div w:id="87163349">
              <w:marLeft w:val="0"/>
              <w:marRight w:val="0"/>
              <w:marTop w:val="360"/>
              <w:marBottom w:val="0"/>
              <w:divBdr>
                <w:top w:val="single" w:sz="6" w:space="0" w:color="auto"/>
                <w:left w:val="single" w:sz="6" w:space="0" w:color="auto"/>
                <w:bottom w:val="single" w:sz="6" w:space="0" w:color="auto"/>
                <w:right w:val="single" w:sz="6" w:space="0" w:color="auto"/>
              </w:divBdr>
            </w:div>
            <w:div w:id="1062412989">
              <w:marLeft w:val="0"/>
              <w:marRight w:val="0"/>
              <w:marTop w:val="0"/>
              <w:marBottom w:val="0"/>
              <w:divBdr>
                <w:top w:val="none" w:sz="0" w:space="0" w:color="auto"/>
                <w:left w:val="none" w:sz="0" w:space="0" w:color="auto"/>
                <w:bottom w:val="none" w:sz="0" w:space="0" w:color="auto"/>
                <w:right w:val="none" w:sz="0" w:space="0" w:color="auto"/>
              </w:divBdr>
            </w:div>
            <w:div w:id="1041520870">
              <w:marLeft w:val="0"/>
              <w:marRight w:val="0"/>
              <w:marTop w:val="0"/>
              <w:marBottom w:val="0"/>
              <w:divBdr>
                <w:top w:val="none" w:sz="0" w:space="0" w:color="auto"/>
                <w:left w:val="none" w:sz="0" w:space="0" w:color="auto"/>
                <w:bottom w:val="none" w:sz="0" w:space="0" w:color="auto"/>
                <w:right w:val="none" w:sz="0" w:space="0" w:color="auto"/>
              </w:divBdr>
            </w:div>
            <w:div w:id="95298163">
              <w:marLeft w:val="0"/>
              <w:marRight w:val="0"/>
              <w:marTop w:val="0"/>
              <w:marBottom w:val="0"/>
              <w:divBdr>
                <w:top w:val="none" w:sz="0" w:space="0" w:color="auto"/>
                <w:left w:val="none" w:sz="0" w:space="0" w:color="auto"/>
                <w:bottom w:val="none" w:sz="0" w:space="0" w:color="auto"/>
                <w:right w:val="none" w:sz="0" w:space="0" w:color="auto"/>
              </w:divBdr>
            </w:div>
            <w:div w:id="664631471">
              <w:marLeft w:val="0"/>
              <w:marRight w:val="0"/>
              <w:marTop w:val="0"/>
              <w:marBottom w:val="0"/>
              <w:divBdr>
                <w:top w:val="none" w:sz="0" w:space="0" w:color="auto"/>
                <w:left w:val="none" w:sz="0" w:space="0" w:color="auto"/>
                <w:bottom w:val="none" w:sz="0" w:space="0" w:color="auto"/>
                <w:right w:val="none" w:sz="0" w:space="0" w:color="auto"/>
              </w:divBdr>
            </w:div>
            <w:div w:id="1998849331">
              <w:marLeft w:val="0"/>
              <w:marRight w:val="0"/>
              <w:marTop w:val="0"/>
              <w:marBottom w:val="0"/>
              <w:divBdr>
                <w:top w:val="none" w:sz="0" w:space="0" w:color="auto"/>
                <w:left w:val="none" w:sz="0" w:space="0" w:color="auto"/>
                <w:bottom w:val="none" w:sz="0" w:space="0" w:color="auto"/>
                <w:right w:val="none" w:sz="0" w:space="0" w:color="auto"/>
              </w:divBdr>
            </w:div>
            <w:div w:id="53740129">
              <w:marLeft w:val="0"/>
              <w:marRight w:val="0"/>
              <w:marTop w:val="0"/>
              <w:marBottom w:val="0"/>
              <w:divBdr>
                <w:top w:val="none" w:sz="0" w:space="0" w:color="auto"/>
                <w:left w:val="none" w:sz="0" w:space="0" w:color="auto"/>
                <w:bottom w:val="none" w:sz="0" w:space="0" w:color="auto"/>
                <w:right w:val="none" w:sz="0" w:space="0" w:color="auto"/>
              </w:divBdr>
            </w:div>
            <w:div w:id="1534346977">
              <w:marLeft w:val="0"/>
              <w:marRight w:val="0"/>
              <w:marTop w:val="360"/>
              <w:marBottom w:val="0"/>
              <w:divBdr>
                <w:top w:val="single" w:sz="6" w:space="0" w:color="auto"/>
                <w:left w:val="single" w:sz="6" w:space="0" w:color="auto"/>
                <w:bottom w:val="single" w:sz="6" w:space="0" w:color="auto"/>
                <w:right w:val="single" w:sz="6" w:space="0" w:color="auto"/>
              </w:divBdr>
            </w:div>
            <w:div w:id="852063666">
              <w:marLeft w:val="0"/>
              <w:marRight w:val="0"/>
              <w:marTop w:val="0"/>
              <w:marBottom w:val="0"/>
              <w:divBdr>
                <w:top w:val="none" w:sz="0" w:space="0" w:color="auto"/>
                <w:left w:val="none" w:sz="0" w:space="0" w:color="auto"/>
                <w:bottom w:val="none" w:sz="0" w:space="0" w:color="auto"/>
                <w:right w:val="none" w:sz="0" w:space="0" w:color="auto"/>
              </w:divBdr>
            </w:div>
            <w:div w:id="1630548625">
              <w:marLeft w:val="0"/>
              <w:marRight w:val="0"/>
              <w:marTop w:val="0"/>
              <w:marBottom w:val="0"/>
              <w:divBdr>
                <w:top w:val="none" w:sz="0" w:space="0" w:color="auto"/>
                <w:left w:val="none" w:sz="0" w:space="0" w:color="auto"/>
                <w:bottom w:val="none" w:sz="0" w:space="0" w:color="auto"/>
                <w:right w:val="none" w:sz="0" w:space="0" w:color="auto"/>
              </w:divBdr>
            </w:div>
            <w:div w:id="175001259">
              <w:marLeft w:val="0"/>
              <w:marRight w:val="0"/>
              <w:marTop w:val="0"/>
              <w:marBottom w:val="0"/>
              <w:divBdr>
                <w:top w:val="none" w:sz="0" w:space="0" w:color="auto"/>
                <w:left w:val="none" w:sz="0" w:space="0" w:color="auto"/>
                <w:bottom w:val="none" w:sz="0" w:space="0" w:color="auto"/>
                <w:right w:val="none" w:sz="0" w:space="0" w:color="auto"/>
              </w:divBdr>
            </w:div>
            <w:div w:id="311520866">
              <w:marLeft w:val="0"/>
              <w:marRight w:val="0"/>
              <w:marTop w:val="0"/>
              <w:marBottom w:val="0"/>
              <w:divBdr>
                <w:top w:val="none" w:sz="0" w:space="0" w:color="auto"/>
                <w:left w:val="none" w:sz="0" w:space="0" w:color="auto"/>
                <w:bottom w:val="none" w:sz="0" w:space="0" w:color="auto"/>
                <w:right w:val="none" w:sz="0" w:space="0" w:color="auto"/>
              </w:divBdr>
            </w:div>
            <w:div w:id="1180002644">
              <w:marLeft w:val="0"/>
              <w:marRight w:val="0"/>
              <w:marTop w:val="0"/>
              <w:marBottom w:val="0"/>
              <w:divBdr>
                <w:top w:val="none" w:sz="0" w:space="0" w:color="auto"/>
                <w:left w:val="none" w:sz="0" w:space="0" w:color="auto"/>
                <w:bottom w:val="none" w:sz="0" w:space="0" w:color="auto"/>
                <w:right w:val="none" w:sz="0" w:space="0" w:color="auto"/>
              </w:divBdr>
            </w:div>
            <w:div w:id="1805350257">
              <w:marLeft w:val="0"/>
              <w:marRight w:val="0"/>
              <w:marTop w:val="0"/>
              <w:marBottom w:val="0"/>
              <w:divBdr>
                <w:top w:val="none" w:sz="0" w:space="0" w:color="auto"/>
                <w:left w:val="none" w:sz="0" w:space="0" w:color="auto"/>
                <w:bottom w:val="none" w:sz="0" w:space="0" w:color="auto"/>
                <w:right w:val="none" w:sz="0" w:space="0" w:color="auto"/>
              </w:divBdr>
            </w:div>
            <w:div w:id="249968474">
              <w:marLeft w:val="0"/>
              <w:marRight w:val="0"/>
              <w:marTop w:val="0"/>
              <w:marBottom w:val="0"/>
              <w:divBdr>
                <w:top w:val="none" w:sz="0" w:space="0" w:color="auto"/>
                <w:left w:val="none" w:sz="0" w:space="0" w:color="auto"/>
                <w:bottom w:val="none" w:sz="0" w:space="0" w:color="auto"/>
                <w:right w:val="none" w:sz="0" w:space="0" w:color="auto"/>
              </w:divBdr>
            </w:div>
            <w:div w:id="13504132">
              <w:marLeft w:val="0"/>
              <w:marRight w:val="0"/>
              <w:marTop w:val="0"/>
              <w:marBottom w:val="0"/>
              <w:divBdr>
                <w:top w:val="none" w:sz="0" w:space="0" w:color="auto"/>
                <w:left w:val="none" w:sz="0" w:space="0" w:color="auto"/>
                <w:bottom w:val="none" w:sz="0" w:space="0" w:color="auto"/>
                <w:right w:val="none" w:sz="0" w:space="0" w:color="auto"/>
              </w:divBdr>
            </w:div>
            <w:div w:id="1744520617">
              <w:marLeft w:val="0"/>
              <w:marRight w:val="0"/>
              <w:marTop w:val="360"/>
              <w:marBottom w:val="0"/>
              <w:divBdr>
                <w:top w:val="single" w:sz="6" w:space="0" w:color="auto"/>
                <w:left w:val="single" w:sz="6" w:space="0" w:color="auto"/>
                <w:bottom w:val="single" w:sz="6" w:space="0" w:color="auto"/>
                <w:right w:val="single" w:sz="6" w:space="0" w:color="auto"/>
              </w:divBdr>
            </w:div>
            <w:div w:id="68892765">
              <w:marLeft w:val="0"/>
              <w:marRight w:val="0"/>
              <w:marTop w:val="0"/>
              <w:marBottom w:val="0"/>
              <w:divBdr>
                <w:top w:val="none" w:sz="0" w:space="0" w:color="auto"/>
                <w:left w:val="none" w:sz="0" w:space="0" w:color="auto"/>
                <w:bottom w:val="none" w:sz="0" w:space="0" w:color="auto"/>
                <w:right w:val="none" w:sz="0" w:space="0" w:color="auto"/>
              </w:divBdr>
            </w:div>
            <w:div w:id="1367295954">
              <w:marLeft w:val="0"/>
              <w:marRight w:val="0"/>
              <w:marTop w:val="0"/>
              <w:marBottom w:val="0"/>
              <w:divBdr>
                <w:top w:val="none" w:sz="0" w:space="0" w:color="auto"/>
                <w:left w:val="none" w:sz="0" w:space="0" w:color="auto"/>
                <w:bottom w:val="none" w:sz="0" w:space="0" w:color="auto"/>
                <w:right w:val="none" w:sz="0" w:space="0" w:color="auto"/>
              </w:divBdr>
            </w:div>
            <w:div w:id="1536429070">
              <w:marLeft w:val="0"/>
              <w:marRight w:val="0"/>
              <w:marTop w:val="0"/>
              <w:marBottom w:val="0"/>
              <w:divBdr>
                <w:top w:val="none" w:sz="0" w:space="0" w:color="auto"/>
                <w:left w:val="none" w:sz="0" w:space="0" w:color="auto"/>
                <w:bottom w:val="none" w:sz="0" w:space="0" w:color="auto"/>
                <w:right w:val="none" w:sz="0" w:space="0" w:color="auto"/>
              </w:divBdr>
            </w:div>
            <w:div w:id="2042515809">
              <w:marLeft w:val="0"/>
              <w:marRight w:val="0"/>
              <w:marTop w:val="360"/>
              <w:marBottom w:val="0"/>
              <w:divBdr>
                <w:top w:val="single" w:sz="6" w:space="0" w:color="auto"/>
                <w:left w:val="single" w:sz="6" w:space="0" w:color="auto"/>
                <w:bottom w:val="single" w:sz="6" w:space="0" w:color="auto"/>
                <w:right w:val="single" w:sz="6" w:space="0" w:color="auto"/>
              </w:divBdr>
            </w:div>
            <w:div w:id="364645969">
              <w:marLeft w:val="0"/>
              <w:marRight w:val="0"/>
              <w:marTop w:val="0"/>
              <w:marBottom w:val="0"/>
              <w:divBdr>
                <w:top w:val="none" w:sz="0" w:space="0" w:color="auto"/>
                <w:left w:val="none" w:sz="0" w:space="0" w:color="auto"/>
                <w:bottom w:val="none" w:sz="0" w:space="0" w:color="auto"/>
                <w:right w:val="none" w:sz="0" w:space="0" w:color="auto"/>
              </w:divBdr>
            </w:div>
            <w:div w:id="1399204907">
              <w:marLeft w:val="0"/>
              <w:marRight w:val="0"/>
              <w:marTop w:val="0"/>
              <w:marBottom w:val="0"/>
              <w:divBdr>
                <w:top w:val="none" w:sz="0" w:space="0" w:color="auto"/>
                <w:left w:val="none" w:sz="0" w:space="0" w:color="auto"/>
                <w:bottom w:val="none" w:sz="0" w:space="0" w:color="auto"/>
                <w:right w:val="none" w:sz="0" w:space="0" w:color="auto"/>
              </w:divBdr>
            </w:div>
            <w:div w:id="1971203785">
              <w:marLeft w:val="0"/>
              <w:marRight w:val="0"/>
              <w:marTop w:val="0"/>
              <w:marBottom w:val="0"/>
              <w:divBdr>
                <w:top w:val="none" w:sz="0" w:space="0" w:color="auto"/>
                <w:left w:val="none" w:sz="0" w:space="0" w:color="auto"/>
                <w:bottom w:val="none" w:sz="0" w:space="0" w:color="auto"/>
                <w:right w:val="none" w:sz="0" w:space="0" w:color="auto"/>
              </w:divBdr>
            </w:div>
            <w:div w:id="1749577449">
              <w:marLeft w:val="0"/>
              <w:marRight w:val="0"/>
              <w:marTop w:val="0"/>
              <w:marBottom w:val="0"/>
              <w:divBdr>
                <w:top w:val="none" w:sz="0" w:space="0" w:color="auto"/>
                <w:left w:val="none" w:sz="0" w:space="0" w:color="auto"/>
                <w:bottom w:val="none" w:sz="0" w:space="0" w:color="auto"/>
                <w:right w:val="none" w:sz="0" w:space="0" w:color="auto"/>
              </w:divBdr>
            </w:div>
            <w:div w:id="437070631">
              <w:marLeft w:val="0"/>
              <w:marRight w:val="0"/>
              <w:marTop w:val="0"/>
              <w:marBottom w:val="0"/>
              <w:divBdr>
                <w:top w:val="none" w:sz="0" w:space="0" w:color="auto"/>
                <w:left w:val="none" w:sz="0" w:space="0" w:color="auto"/>
                <w:bottom w:val="none" w:sz="0" w:space="0" w:color="auto"/>
                <w:right w:val="none" w:sz="0" w:space="0" w:color="auto"/>
              </w:divBdr>
            </w:div>
            <w:div w:id="435563906">
              <w:marLeft w:val="0"/>
              <w:marRight w:val="0"/>
              <w:marTop w:val="0"/>
              <w:marBottom w:val="0"/>
              <w:divBdr>
                <w:top w:val="none" w:sz="0" w:space="0" w:color="auto"/>
                <w:left w:val="none" w:sz="0" w:space="0" w:color="auto"/>
                <w:bottom w:val="none" w:sz="0" w:space="0" w:color="auto"/>
                <w:right w:val="none" w:sz="0" w:space="0" w:color="auto"/>
              </w:divBdr>
            </w:div>
            <w:div w:id="1623196309">
              <w:marLeft w:val="0"/>
              <w:marRight w:val="0"/>
              <w:marTop w:val="360"/>
              <w:marBottom w:val="0"/>
              <w:divBdr>
                <w:top w:val="single" w:sz="6" w:space="0" w:color="auto"/>
                <w:left w:val="single" w:sz="6" w:space="0" w:color="auto"/>
                <w:bottom w:val="single" w:sz="6" w:space="0" w:color="auto"/>
                <w:right w:val="single" w:sz="6" w:space="0" w:color="auto"/>
              </w:divBdr>
            </w:div>
            <w:div w:id="533152889">
              <w:marLeft w:val="0"/>
              <w:marRight w:val="0"/>
              <w:marTop w:val="0"/>
              <w:marBottom w:val="0"/>
              <w:divBdr>
                <w:top w:val="none" w:sz="0" w:space="0" w:color="auto"/>
                <w:left w:val="none" w:sz="0" w:space="0" w:color="auto"/>
                <w:bottom w:val="none" w:sz="0" w:space="0" w:color="auto"/>
                <w:right w:val="none" w:sz="0" w:space="0" w:color="auto"/>
              </w:divBdr>
            </w:div>
            <w:div w:id="1930000145">
              <w:marLeft w:val="0"/>
              <w:marRight w:val="0"/>
              <w:marTop w:val="0"/>
              <w:marBottom w:val="0"/>
              <w:divBdr>
                <w:top w:val="none" w:sz="0" w:space="0" w:color="auto"/>
                <w:left w:val="none" w:sz="0" w:space="0" w:color="auto"/>
                <w:bottom w:val="none" w:sz="0" w:space="0" w:color="auto"/>
                <w:right w:val="none" w:sz="0" w:space="0" w:color="auto"/>
              </w:divBdr>
            </w:div>
            <w:div w:id="1894542100">
              <w:marLeft w:val="0"/>
              <w:marRight w:val="0"/>
              <w:marTop w:val="0"/>
              <w:marBottom w:val="0"/>
              <w:divBdr>
                <w:top w:val="none" w:sz="0" w:space="0" w:color="auto"/>
                <w:left w:val="none" w:sz="0" w:space="0" w:color="auto"/>
                <w:bottom w:val="none" w:sz="0" w:space="0" w:color="auto"/>
                <w:right w:val="none" w:sz="0" w:space="0" w:color="auto"/>
              </w:divBdr>
            </w:div>
            <w:div w:id="168565852">
              <w:marLeft w:val="0"/>
              <w:marRight w:val="0"/>
              <w:marTop w:val="0"/>
              <w:marBottom w:val="0"/>
              <w:divBdr>
                <w:top w:val="none" w:sz="0" w:space="0" w:color="auto"/>
                <w:left w:val="none" w:sz="0" w:space="0" w:color="auto"/>
                <w:bottom w:val="none" w:sz="0" w:space="0" w:color="auto"/>
                <w:right w:val="none" w:sz="0" w:space="0" w:color="auto"/>
              </w:divBdr>
            </w:div>
            <w:div w:id="1987931437">
              <w:marLeft w:val="0"/>
              <w:marRight w:val="0"/>
              <w:marTop w:val="0"/>
              <w:marBottom w:val="0"/>
              <w:divBdr>
                <w:top w:val="none" w:sz="0" w:space="0" w:color="auto"/>
                <w:left w:val="none" w:sz="0" w:space="0" w:color="auto"/>
                <w:bottom w:val="none" w:sz="0" w:space="0" w:color="auto"/>
                <w:right w:val="none" w:sz="0" w:space="0" w:color="auto"/>
              </w:divBdr>
            </w:div>
            <w:div w:id="98138864">
              <w:marLeft w:val="0"/>
              <w:marRight w:val="0"/>
              <w:marTop w:val="360"/>
              <w:marBottom w:val="0"/>
              <w:divBdr>
                <w:top w:val="single" w:sz="6" w:space="0" w:color="auto"/>
                <w:left w:val="single" w:sz="6" w:space="0" w:color="auto"/>
                <w:bottom w:val="single" w:sz="6" w:space="0" w:color="auto"/>
                <w:right w:val="single" w:sz="6" w:space="0" w:color="auto"/>
              </w:divBdr>
            </w:div>
            <w:div w:id="1797596601">
              <w:marLeft w:val="0"/>
              <w:marRight w:val="0"/>
              <w:marTop w:val="0"/>
              <w:marBottom w:val="0"/>
              <w:divBdr>
                <w:top w:val="none" w:sz="0" w:space="0" w:color="auto"/>
                <w:left w:val="none" w:sz="0" w:space="0" w:color="auto"/>
                <w:bottom w:val="none" w:sz="0" w:space="0" w:color="auto"/>
                <w:right w:val="none" w:sz="0" w:space="0" w:color="auto"/>
              </w:divBdr>
            </w:div>
            <w:div w:id="826022077">
              <w:marLeft w:val="0"/>
              <w:marRight w:val="0"/>
              <w:marTop w:val="0"/>
              <w:marBottom w:val="0"/>
              <w:divBdr>
                <w:top w:val="none" w:sz="0" w:space="0" w:color="auto"/>
                <w:left w:val="none" w:sz="0" w:space="0" w:color="auto"/>
                <w:bottom w:val="none" w:sz="0" w:space="0" w:color="auto"/>
                <w:right w:val="none" w:sz="0" w:space="0" w:color="auto"/>
              </w:divBdr>
            </w:div>
            <w:div w:id="166291040">
              <w:marLeft w:val="0"/>
              <w:marRight w:val="0"/>
              <w:marTop w:val="0"/>
              <w:marBottom w:val="0"/>
              <w:divBdr>
                <w:top w:val="none" w:sz="0" w:space="0" w:color="auto"/>
                <w:left w:val="none" w:sz="0" w:space="0" w:color="auto"/>
                <w:bottom w:val="none" w:sz="0" w:space="0" w:color="auto"/>
                <w:right w:val="none" w:sz="0" w:space="0" w:color="auto"/>
              </w:divBdr>
            </w:div>
            <w:div w:id="538670083">
              <w:marLeft w:val="0"/>
              <w:marRight w:val="0"/>
              <w:marTop w:val="0"/>
              <w:marBottom w:val="0"/>
              <w:divBdr>
                <w:top w:val="none" w:sz="0" w:space="0" w:color="auto"/>
                <w:left w:val="none" w:sz="0" w:space="0" w:color="auto"/>
                <w:bottom w:val="none" w:sz="0" w:space="0" w:color="auto"/>
                <w:right w:val="none" w:sz="0" w:space="0" w:color="auto"/>
              </w:divBdr>
            </w:div>
            <w:div w:id="898831732">
              <w:marLeft w:val="0"/>
              <w:marRight w:val="0"/>
              <w:marTop w:val="0"/>
              <w:marBottom w:val="0"/>
              <w:divBdr>
                <w:top w:val="none" w:sz="0" w:space="0" w:color="auto"/>
                <w:left w:val="none" w:sz="0" w:space="0" w:color="auto"/>
                <w:bottom w:val="none" w:sz="0" w:space="0" w:color="auto"/>
                <w:right w:val="none" w:sz="0" w:space="0" w:color="auto"/>
              </w:divBdr>
            </w:div>
            <w:div w:id="483133091">
              <w:marLeft w:val="0"/>
              <w:marRight w:val="0"/>
              <w:marTop w:val="360"/>
              <w:marBottom w:val="0"/>
              <w:divBdr>
                <w:top w:val="single" w:sz="6" w:space="0" w:color="auto"/>
                <w:left w:val="single" w:sz="6" w:space="0" w:color="auto"/>
                <w:bottom w:val="single" w:sz="6" w:space="0" w:color="auto"/>
                <w:right w:val="single" w:sz="6" w:space="0" w:color="auto"/>
              </w:divBdr>
            </w:div>
            <w:div w:id="667253428">
              <w:marLeft w:val="0"/>
              <w:marRight w:val="0"/>
              <w:marTop w:val="0"/>
              <w:marBottom w:val="0"/>
              <w:divBdr>
                <w:top w:val="none" w:sz="0" w:space="0" w:color="auto"/>
                <w:left w:val="none" w:sz="0" w:space="0" w:color="auto"/>
                <w:bottom w:val="none" w:sz="0" w:space="0" w:color="auto"/>
                <w:right w:val="none" w:sz="0" w:space="0" w:color="auto"/>
              </w:divBdr>
            </w:div>
            <w:div w:id="1903984387">
              <w:marLeft w:val="0"/>
              <w:marRight w:val="0"/>
              <w:marTop w:val="0"/>
              <w:marBottom w:val="0"/>
              <w:divBdr>
                <w:top w:val="none" w:sz="0" w:space="0" w:color="auto"/>
                <w:left w:val="none" w:sz="0" w:space="0" w:color="auto"/>
                <w:bottom w:val="none" w:sz="0" w:space="0" w:color="auto"/>
                <w:right w:val="none" w:sz="0" w:space="0" w:color="auto"/>
              </w:divBdr>
            </w:div>
            <w:div w:id="1232151847">
              <w:marLeft w:val="0"/>
              <w:marRight w:val="0"/>
              <w:marTop w:val="0"/>
              <w:marBottom w:val="0"/>
              <w:divBdr>
                <w:top w:val="none" w:sz="0" w:space="0" w:color="auto"/>
                <w:left w:val="none" w:sz="0" w:space="0" w:color="auto"/>
                <w:bottom w:val="none" w:sz="0" w:space="0" w:color="auto"/>
                <w:right w:val="none" w:sz="0" w:space="0" w:color="auto"/>
              </w:divBdr>
            </w:div>
            <w:div w:id="1812749722">
              <w:marLeft w:val="0"/>
              <w:marRight w:val="0"/>
              <w:marTop w:val="0"/>
              <w:marBottom w:val="0"/>
              <w:divBdr>
                <w:top w:val="none" w:sz="0" w:space="0" w:color="auto"/>
                <w:left w:val="none" w:sz="0" w:space="0" w:color="auto"/>
                <w:bottom w:val="none" w:sz="0" w:space="0" w:color="auto"/>
                <w:right w:val="none" w:sz="0" w:space="0" w:color="auto"/>
              </w:divBdr>
            </w:div>
            <w:div w:id="10645060">
              <w:marLeft w:val="0"/>
              <w:marRight w:val="0"/>
              <w:marTop w:val="0"/>
              <w:marBottom w:val="0"/>
              <w:divBdr>
                <w:top w:val="none" w:sz="0" w:space="0" w:color="auto"/>
                <w:left w:val="none" w:sz="0" w:space="0" w:color="auto"/>
                <w:bottom w:val="none" w:sz="0" w:space="0" w:color="auto"/>
                <w:right w:val="none" w:sz="0" w:space="0" w:color="auto"/>
              </w:divBdr>
            </w:div>
            <w:div w:id="1509174222">
              <w:marLeft w:val="0"/>
              <w:marRight w:val="0"/>
              <w:marTop w:val="0"/>
              <w:marBottom w:val="0"/>
              <w:divBdr>
                <w:top w:val="none" w:sz="0" w:space="0" w:color="auto"/>
                <w:left w:val="none" w:sz="0" w:space="0" w:color="auto"/>
                <w:bottom w:val="none" w:sz="0" w:space="0" w:color="auto"/>
                <w:right w:val="none" w:sz="0" w:space="0" w:color="auto"/>
              </w:divBdr>
            </w:div>
            <w:div w:id="210069900">
              <w:marLeft w:val="0"/>
              <w:marRight w:val="0"/>
              <w:marTop w:val="0"/>
              <w:marBottom w:val="0"/>
              <w:divBdr>
                <w:top w:val="none" w:sz="0" w:space="0" w:color="auto"/>
                <w:left w:val="none" w:sz="0" w:space="0" w:color="auto"/>
                <w:bottom w:val="none" w:sz="0" w:space="0" w:color="auto"/>
                <w:right w:val="none" w:sz="0" w:space="0" w:color="auto"/>
              </w:divBdr>
            </w:div>
            <w:div w:id="1182009615">
              <w:marLeft w:val="0"/>
              <w:marRight w:val="0"/>
              <w:marTop w:val="0"/>
              <w:marBottom w:val="0"/>
              <w:divBdr>
                <w:top w:val="none" w:sz="0" w:space="0" w:color="auto"/>
                <w:left w:val="none" w:sz="0" w:space="0" w:color="auto"/>
                <w:bottom w:val="none" w:sz="0" w:space="0" w:color="auto"/>
                <w:right w:val="none" w:sz="0" w:space="0" w:color="auto"/>
              </w:divBdr>
            </w:div>
            <w:div w:id="193231805">
              <w:marLeft w:val="0"/>
              <w:marRight w:val="0"/>
              <w:marTop w:val="0"/>
              <w:marBottom w:val="0"/>
              <w:divBdr>
                <w:top w:val="none" w:sz="0" w:space="0" w:color="auto"/>
                <w:left w:val="none" w:sz="0" w:space="0" w:color="auto"/>
                <w:bottom w:val="none" w:sz="0" w:space="0" w:color="auto"/>
                <w:right w:val="none" w:sz="0" w:space="0" w:color="auto"/>
              </w:divBdr>
              <w:divsChild>
                <w:div w:id="2082558553">
                  <w:marLeft w:val="0"/>
                  <w:marRight w:val="0"/>
                  <w:marTop w:val="0"/>
                  <w:marBottom w:val="0"/>
                  <w:divBdr>
                    <w:top w:val="none" w:sz="0" w:space="0" w:color="auto"/>
                    <w:left w:val="none" w:sz="0" w:space="0" w:color="auto"/>
                    <w:bottom w:val="none" w:sz="0" w:space="0" w:color="auto"/>
                    <w:right w:val="none" w:sz="0" w:space="0" w:color="auto"/>
                  </w:divBdr>
                </w:div>
                <w:div w:id="865677728">
                  <w:marLeft w:val="0"/>
                  <w:marRight w:val="0"/>
                  <w:marTop w:val="0"/>
                  <w:marBottom w:val="0"/>
                  <w:divBdr>
                    <w:top w:val="none" w:sz="0" w:space="0" w:color="auto"/>
                    <w:left w:val="none" w:sz="0" w:space="0" w:color="auto"/>
                    <w:bottom w:val="none" w:sz="0" w:space="0" w:color="auto"/>
                    <w:right w:val="none" w:sz="0" w:space="0" w:color="auto"/>
                  </w:divBdr>
                </w:div>
                <w:div w:id="1320305713">
                  <w:marLeft w:val="0"/>
                  <w:marRight w:val="0"/>
                  <w:marTop w:val="0"/>
                  <w:marBottom w:val="0"/>
                  <w:divBdr>
                    <w:top w:val="none" w:sz="0" w:space="0" w:color="auto"/>
                    <w:left w:val="none" w:sz="0" w:space="0" w:color="auto"/>
                    <w:bottom w:val="none" w:sz="0" w:space="0" w:color="auto"/>
                    <w:right w:val="none" w:sz="0" w:space="0" w:color="auto"/>
                  </w:divBdr>
                </w:div>
              </w:divsChild>
            </w:div>
            <w:div w:id="579558520">
              <w:marLeft w:val="0"/>
              <w:marRight w:val="0"/>
              <w:marTop w:val="0"/>
              <w:marBottom w:val="0"/>
              <w:divBdr>
                <w:top w:val="none" w:sz="0" w:space="0" w:color="auto"/>
                <w:left w:val="none" w:sz="0" w:space="0" w:color="auto"/>
                <w:bottom w:val="none" w:sz="0" w:space="0" w:color="auto"/>
                <w:right w:val="none" w:sz="0" w:space="0" w:color="auto"/>
              </w:divBdr>
            </w:div>
            <w:div w:id="350763314">
              <w:marLeft w:val="0"/>
              <w:marRight w:val="0"/>
              <w:marTop w:val="0"/>
              <w:marBottom w:val="0"/>
              <w:divBdr>
                <w:top w:val="none" w:sz="0" w:space="0" w:color="auto"/>
                <w:left w:val="none" w:sz="0" w:space="0" w:color="auto"/>
                <w:bottom w:val="none" w:sz="0" w:space="0" w:color="auto"/>
                <w:right w:val="none" w:sz="0" w:space="0" w:color="auto"/>
              </w:divBdr>
            </w:div>
            <w:div w:id="1135949275">
              <w:marLeft w:val="0"/>
              <w:marRight w:val="0"/>
              <w:marTop w:val="0"/>
              <w:marBottom w:val="0"/>
              <w:divBdr>
                <w:top w:val="none" w:sz="0" w:space="0" w:color="auto"/>
                <w:left w:val="none" w:sz="0" w:space="0" w:color="auto"/>
                <w:bottom w:val="none" w:sz="0" w:space="0" w:color="auto"/>
                <w:right w:val="none" w:sz="0" w:space="0" w:color="auto"/>
              </w:divBdr>
            </w:div>
            <w:div w:id="632175711">
              <w:marLeft w:val="0"/>
              <w:marRight w:val="0"/>
              <w:marTop w:val="0"/>
              <w:marBottom w:val="0"/>
              <w:divBdr>
                <w:top w:val="none" w:sz="0" w:space="0" w:color="auto"/>
                <w:left w:val="none" w:sz="0" w:space="0" w:color="auto"/>
                <w:bottom w:val="none" w:sz="0" w:space="0" w:color="auto"/>
                <w:right w:val="none" w:sz="0" w:space="0" w:color="auto"/>
              </w:divBdr>
            </w:div>
            <w:div w:id="402724554">
              <w:marLeft w:val="0"/>
              <w:marRight w:val="0"/>
              <w:marTop w:val="0"/>
              <w:marBottom w:val="0"/>
              <w:divBdr>
                <w:top w:val="none" w:sz="0" w:space="0" w:color="auto"/>
                <w:left w:val="none" w:sz="0" w:space="0" w:color="auto"/>
                <w:bottom w:val="none" w:sz="0" w:space="0" w:color="auto"/>
                <w:right w:val="none" w:sz="0" w:space="0" w:color="auto"/>
              </w:divBdr>
            </w:div>
            <w:div w:id="1511212433">
              <w:marLeft w:val="0"/>
              <w:marRight w:val="0"/>
              <w:marTop w:val="0"/>
              <w:marBottom w:val="0"/>
              <w:divBdr>
                <w:top w:val="none" w:sz="0" w:space="0" w:color="auto"/>
                <w:left w:val="none" w:sz="0" w:space="0" w:color="auto"/>
                <w:bottom w:val="none" w:sz="0" w:space="0" w:color="auto"/>
                <w:right w:val="none" w:sz="0" w:space="0" w:color="auto"/>
              </w:divBdr>
            </w:div>
            <w:div w:id="2062094403">
              <w:marLeft w:val="0"/>
              <w:marRight w:val="0"/>
              <w:marTop w:val="0"/>
              <w:marBottom w:val="0"/>
              <w:divBdr>
                <w:top w:val="none" w:sz="0" w:space="0" w:color="auto"/>
                <w:left w:val="none" w:sz="0" w:space="0" w:color="auto"/>
                <w:bottom w:val="none" w:sz="0" w:space="0" w:color="auto"/>
                <w:right w:val="none" w:sz="0" w:space="0" w:color="auto"/>
              </w:divBdr>
            </w:div>
            <w:div w:id="1792548849">
              <w:marLeft w:val="0"/>
              <w:marRight w:val="0"/>
              <w:marTop w:val="0"/>
              <w:marBottom w:val="0"/>
              <w:divBdr>
                <w:top w:val="none" w:sz="0" w:space="0" w:color="auto"/>
                <w:left w:val="none" w:sz="0" w:space="0" w:color="auto"/>
                <w:bottom w:val="none" w:sz="0" w:space="0" w:color="auto"/>
                <w:right w:val="none" w:sz="0" w:space="0" w:color="auto"/>
              </w:divBdr>
            </w:div>
            <w:div w:id="1855875652">
              <w:marLeft w:val="0"/>
              <w:marRight w:val="0"/>
              <w:marTop w:val="0"/>
              <w:marBottom w:val="0"/>
              <w:divBdr>
                <w:top w:val="none" w:sz="0" w:space="0" w:color="auto"/>
                <w:left w:val="none" w:sz="0" w:space="0" w:color="auto"/>
                <w:bottom w:val="none" w:sz="0" w:space="0" w:color="auto"/>
                <w:right w:val="none" w:sz="0" w:space="0" w:color="auto"/>
              </w:divBdr>
            </w:div>
            <w:div w:id="1207911258">
              <w:marLeft w:val="0"/>
              <w:marRight w:val="0"/>
              <w:marTop w:val="0"/>
              <w:marBottom w:val="0"/>
              <w:divBdr>
                <w:top w:val="none" w:sz="0" w:space="0" w:color="auto"/>
                <w:left w:val="none" w:sz="0" w:space="0" w:color="auto"/>
                <w:bottom w:val="none" w:sz="0" w:space="0" w:color="auto"/>
                <w:right w:val="none" w:sz="0" w:space="0" w:color="auto"/>
              </w:divBdr>
            </w:div>
            <w:div w:id="26109340">
              <w:marLeft w:val="0"/>
              <w:marRight w:val="0"/>
              <w:marTop w:val="0"/>
              <w:marBottom w:val="0"/>
              <w:divBdr>
                <w:top w:val="none" w:sz="0" w:space="0" w:color="auto"/>
                <w:left w:val="none" w:sz="0" w:space="0" w:color="auto"/>
                <w:bottom w:val="none" w:sz="0" w:space="0" w:color="auto"/>
                <w:right w:val="none" w:sz="0" w:space="0" w:color="auto"/>
              </w:divBdr>
            </w:div>
            <w:div w:id="1063679729">
              <w:marLeft w:val="0"/>
              <w:marRight w:val="0"/>
              <w:marTop w:val="0"/>
              <w:marBottom w:val="0"/>
              <w:divBdr>
                <w:top w:val="none" w:sz="0" w:space="0" w:color="auto"/>
                <w:left w:val="none" w:sz="0" w:space="0" w:color="auto"/>
                <w:bottom w:val="none" w:sz="0" w:space="0" w:color="auto"/>
                <w:right w:val="none" w:sz="0" w:space="0" w:color="auto"/>
              </w:divBdr>
            </w:div>
            <w:div w:id="715007051">
              <w:marLeft w:val="0"/>
              <w:marRight w:val="0"/>
              <w:marTop w:val="0"/>
              <w:marBottom w:val="0"/>
              <w:divBdr>
                <w:top w:val="none" w:sz="0" w:space="0" w:color="auto"/>
                <w:left w:val="none" w:sz="0" w:space="0" w:color="auto"/>
                <w:bottom w:val="none" w:sz="0" w:space="0" w:color="auto"/>
                <w:right w:val="none" w:sz="0" w:space="0" w:color="auto"/>
              </w:divBdr>
            </w:div>
            <w:div w:id="1543861086">
              <w:marLeft w:val="0"/>
              <w:marRight w:val="0"/>
              <w:marTop w:val="0"/>
              <w:marBottom w:val="0"/>
              <w:divBdr>
                <w:top w:val="none" w:sz="0" w:space="0" w:color="auto"/>
                <w:left w:val="none" w:sz="0" w:space="0" w:color="auto"/>
                <w:bottom w:val="none" w:sz="0" w:space="0" w:color="auto"/>
                <w:right w:val="none" w:sz="0" w:space="0" w:color="auto"/>
              </w:divBdr>
            </w:div>
            <w:div w:id="163984288">
              <w:marLeft w:val="0"/>
              <w:marRight w:val="0"/>
              <w:marTop w:val="0"/>
              <w:marBottom w:val="0"/>
              <w:divBdr>
                <w:top w:val="none" w:sz="0" w:space="0" w:color="auto"/>
                <w:left w:val="none" w:sz="0" w:space="0" w:color="auto"/>
                <w:bottom w:val="none" w:sz="0" w:space="0" w:color="auto"/>
                <w:right w:val="none" w:sz="0" w:space="0" w:color="auto"/>
              </w:divBdr>
            </w:div>
            <w:div w:id="441345651">
              <w:marLeft w:val="0"/>
              <w:marRight w:val="0"/>
              <w:marTop w:val="0"/>
              <w:marBottom w:val="0"/>
              <w:divBdr>
                <w:top w:val="none" w:sz="0" w:space="0" w:color="auto"/>
                <w:left w:val="none" w:sz="0" w:space="0" w:color="auto"/>
                <w:bottom w:val="none" w:sz="0" w:space="0" w:color="auto"/>
                <w:right w:val="none" w:sz="0" w:space="0" w:color="auto"/>
              </w:divBdr>
            </w:div>
            <w:div w:id="2104833649">
              <w:marLeft w:val="0"/>
              <w:marRight w:val="0"/>
              <w:marTop w:val="0"/>
              <w:marBottom w:val="0"/>
              <w:divBdr>
                <w:top w:val="none" w:sz="0" w:space="0" w:color="auto"/>
                <w:left w:val="none" w:sz="0" w:space="0" w:color="auto"/>
                <w:bottom w:val="none" w:sz="0" w:space="0" w:color="auto"/>
                <w:right w:val="none" w:sz="0" w:space="0" w:color="auto"/>
              </w:divBdr>
            </w:div>
            <w:div w:id="803347477">
              <w:marLeft w:val="0"/>
              <w:marRight w:val="0"/>
              <w:marTop w:val="0"/>
              <w:marBottom w:val="0"/>
              <w:divBdr>
                <w:top w:val="none" w:sz="0" w:space="0" w:color="auto"/>
                <w:left w:val="none" w:sz="0" w:space="0" w:color="auto"/>
                <w:bottom w:val="none" w:sz="0" w:space="0" w:color="auto"/>
                <w:right w:val="none" w:sz="0" w:space="0" w:color="auto"/>
              </w:divBdr>
            </w:div>
            <w:div w:id="1960648928">
              <w:marLeft w:val="0"/>
              <w:marRight w:val="0"/>
              <w:marTop w:val="0"/>
              <w:marBottom w:val="0"/>
              <w:divBdr>
                <w:top w:val="none" w:sz="0" w:space="0" w:color="auto"/>
                <w:left w:val="none" w:sz="0" w:space="0" w:color="auto"/>
                <w:bottom w:val="none" w:sz="0" w:space="0" w:color="auto"/>
                <w:right w:val="none" w:sz="0" w:space="0" w:color="auto"/>
              </w:divBdr>
            </w:div>
            <w:div w:id="1194657735">
              <w:marLeft w:val="0"/>
              <w:marRight w:val="0"/>
              <w:marTop w:val="0"/>
              <w:marBottom w:val="0"/>
              <w:divBdr>
                <w:top w:val="none" w:sz="0" w:space="0" w:color="auto"/>
                <w:left w:val="none" w:sz="0" w:space="0" w:color="auto"/>
                <w:bottom w:val="none" w:sz="0" w:space="0" w:color="auto"/>
                <w:right w:val="none" w:sz="0" w:space="0" w:color="auto"/>
              </w:divBdr>
            </w:div>
            <w:div w:id="1608273436">
              <w:marLeft w:val="0"/>
              <w:marRight w:val="0"/>
              <w:marTop w:val="0"/>
              <w:marBottom w:val="0"/>
              <w:divBdr>
                <w:top w:val="none" w:sz="0" w:space="0" w:color="auto"/>
                <w:left w:val="none" w:sz="0" w:space="0" w:color="auto"/>
                <w:bottom w:val="none" w:sz="0" w:space="0" w:color="auto"/>
                <w:right w:val="none" w:sz="0" w:space="0" w:color="auto"/>
              </w:divBdr>
            </w:div>
            <w:div w:id="832798195">
              <w:marLeft w:val="0"/>
              <w:marRight w:val="0"/>
              <w:marTop w:val="0"/>
              <w:marBottom w:val="0"/>
              <w:divBdr>
                <w:top w:val="none" w:sz="0" w:space="0" w:color="auto"/>
                <w:left w:val="none" w:sz="0" w:space="0" w:color="auto"/>
                <w:bottom w:val="none" w:sz="0" w:space="0" w:color="auto"/>
                <w:right w:val="none" w:sz="0" w:space="0" w:color="auto"/>
              </w:divBdr>
            </w:div>
            <w:div w:id="2082411590">
              <w:marLeft w:val="0"/>
              <w:marRight w:val="0"/>
              <w:marTop w:val="0"/>
              <w:marBottom w:val="0"/>
              <w:divBdr>
                <w:top w:val="none" w:sz="0" w:space="0" w:color="auto"/>
                <w:left w:val="none" w:sz="0" w:space="0" w:color="auto"/>
                <w:bottom w:val="none" w:sz="0" w:space="0" w:color="auto"/>
                <w:right w:val="none" w:sz="0" w:space="0" w:color="auto"/>
              </w:divBdr>
            </w:div>
            <w:div w:id="1639140198">
              <w:marLeft w:val="0"/>
              <w:marRight w:val="0"/>
              <w:marTop w:val="0"/>
              <w:marBottom w:val="0"/>
              <w:divBdr>
                <w:top w:val="none" w:sz="0" w:space="0" w:color="auto"/>
                <w:left w:val="none" w:sz="0" w:space="0" w:color="auto"/>
                <w:bottom w:val="none" w:sz="0" w:space="0" w:color="auto"/>
                <w:right w:val="none" w:sz="0" w:space="0" w:color="auto"/>
              </w:divBdr>
            </w:div>
            <w:div w:id="897204772">
              <w:marLeft w:val="0"/>
              <w:marRight w:val="0"/>
              <w:marTop w:val="0"/>
              <w:marBottom w:val="0"/>
              <w:divBdr>
                <w:top w:val="none" w:sz="0" w:space="0" w:color="auto"/>
                <w:left w:val="none" w:sz="0" w:space="0" w:color="auto"/>
                <w:bottom w:val="none" w:sz="0" w:space="0" w:color="auto"/>
                <w:right w:val="none" w:sz="0" w:space="0" w:color="auto"/>
              </w:divBdr>
            </w:div>
            <w:div w:id="1995838117">
              <w:marLeft w:val="0"/>
              <w:marRight w:val="0"/>
              <w:marTop w:val="0"/>
              <w:marBottom w:val="0"/>
              <w:divBdr>
                <w:top w:val="none" w:sz="0" w:space="0" w:color="auto"/>
                <w:left w:val="none" w:sz="0" w:space="0" w:color="auto"/>
                <w:bottom w:val="none" w:sz="0" w:space="0" w:color="auto"/>
                <w:right w:val="none" w:sz="0" w:space="0" w:color="auto"/>
              </w:divBdr>
            </w:div>
            <w:div w:id="1230313733">
              <w:marLeft w:val="0"/>
              <w:marRight w:val="0"/>
              <w:marTop w:val="0"/>
              <w:marBottom w:val="0"/>
              <w:divBdr>
                <w:top w:val="none" w:sz="0" w:space="0" w:color="auto"/>
                <w:left w:val="none" w:sz="0" w:space="0" w:color="auto"/>
                <w:bottom w:val="none" w:sz="0" w:space="0" w:color="auto"/>
                <w:right w:val="none" w:sz="0" w:space="0" w:color="auto"/>
              </w:divBdr>
            </w:div>
            <w:div w:id="1911116382">
              <w:marLeft w:val="0"/>
              <w:marRight w:val="0"/>
              <w:marTop w:val="0"/>
              <w:marBottom w:val="0"/>
              <w:divBdr>
                <w:top w:val="none" w:sz="0" w:space="0" w:color="auto"/>
                <w:left w:val="none" w:sz="0" w:space="0" w:color="auto"/>
                <w:bottom w:val="none" w:sz="0" w:space="0" w:color="auto"/>
                <w:right w:val="none" w:sz="0" w:space="0" w:color="auto"/>
              </w:divBdr>
            </w:div>
            <w:div w:id="114251655">
              <w:marLeft w:val="0"/>
              <w:marRight w:val="0"/>
              <w:marTop w:val="0"/>
              <w:marBottom w:val="0"/>
              <w:divBdr>
                <w:top w:val="none" w:sz="0" w:space="0" w:color="auto"/>
                <w:left w:val="none" w:sz="0" w:space="0" w:color="auto"/>
                <w:bottom w:val="none" w:sz="0" w:space="0" w:color="auto"/>
                <w:right w:val="none" w:sz="0" w:space="0" w:color="auto"/>
              </w:divBdr>
            </w:div>
            <w:div w:id="95751822">
              <w:marLeft w:val="0"/>
              <w:marRight w:val="0"/>
              <w:marTop w:val="0"/>
              <w:marBottom w:val="0"/>
              <w:divBdr>
                <w:top w:val="none" w:sz="0" w:space="0" w:color="auto"/>
                <w:left w:val="none" w:sz="0" w:space="0" w:color="auto"/>
                <w:bottom w:val="none" w:sz="0" w:space="0" w:color="auto"/>
                <w:right w:val="none" w:sz="0" w:space="0" w:color="auto"/>
              </w:divBdr>
            </w:div>
            <w:div w:id="1484544833">
              <w:marLeft w:val="0"/>
              <w:marRight w:val="0"/>
              <w:marTop w:val="0"/>
              <w:marBottom w:val="0"/>
              <w:divBdr>
                <w:top w:val="none" w:sz="0" w:space="0" w:color="auto"/>
                <w:left w:val="none" w:sz="0" w:space="0" w:color="auto"/>
                <w:bottom w:val="none" w:sz="0" w:space="0" w:color="auto"/>
                <w:right w:val="none" w:sz="0" w:space="0" w:color="auto"/>
              </w:divBdr>
            </w:div>
            <w:div w:id="2047214649">
              <w:marLeft w:val="0"/>
              <w:marRight w:val="0"/>
              <w:marTop w:val="0"/>
              <w:marBottom w:val="0"/>
              <w:divBdr>
                <w:top w:val="none" w:sz="0" w:space="0" w:color="auto"/>
                <w:left w:val="none" w:sz="0" w:space="0" w:color="auto"/>
                <w:bottom w:val="none" w:sz="0" w:space="0" w:color="auto"/>
                <w:right w:val="none" w:sz="0" w:space="0" w:color="auto"/>
              </w:divBdr>
            </w:div>
            <w:div w:id="97919557">
              <w:marLeft w:val="0"/>
              <w:marRight w:val="0"/>
              <w:marTop w:val="0"/>
              <w:marBottom w:val="0"/>
              <w:divBdr>
                <w:top w:val="none" w:sz="0" w:space="0" w:color="auto"/>
                <w:left w:val="none" w:sz="0" w:space="0" w:color="auto"/>
                <w:bottom w:val="none" w:sz="0" w:space="0" w:color="auto"/>
                <w:right w:val="none" w:sz="0" w:space="0" w:color="auto"/>
              </w:divBdr>
            </w:div>
            <w:div w:id="986084052">
              <w:marLeft w:val="0"/>
              <w:marRight w:val="0"/>
              <w:marTop w:val="0"/>
              <w:marBottom w:val="0"/>
              <w:divBdr>
                <w:top w:val="none" w:sz="0" w:space="0" w:color="auto"/>
                <w:left w:val="none" w:sz="0" w:space="0" w:color="auto"/>
                <w:bottom w:val="none" w:sz="0" w:space="0" w:color="auto"/>
                <w:right w:val="none" w:sz="0" w:space="0" w:color="auto"/>
              </w:divBdr>
            </w:div>
            <w:div w:id="1641032268">
              <w:marLeft w:val="0"/>
              <w:marRight w:val="0"/>
              <w:marTop w:val="0"/>
              <w:marBottom w:val="0"/>
              <w:divBdr>
                <w:top w:val="none" w:sz="0" w:space="0" w:color="auto"/>
                <w:left w:val="none" w:sz="0" w:space="0" w:color="auto"/>
                <w:bottom w:val="none" w:sz="0" w:space="0" w:color="auto"/>
                <w:right w:val="none" w:sz="0" w:space="0" w:color="auto"/>
              </w:divBdr>
            </w:div>
            <w:div w:id="1115174655">
              <w:marLeft w:val="0"/>
              <w:marRight w:val="0"/>
              <w:marTop w:val="360"/>
              <w:marBottom w:val="0"/>
              <w:divBdr>
                <w:top w:val="single" w:sz="6" w:space="0" w:color="auto"/>
                <w:left w:val="single" w:sz="6" w:space="0" w:color="auto"/>
                <w:bottom w:val="single" w:sz="6" w:space="0" w:color="auto"/>
                <w:right w:val="single" w:sz="6" w:space="0" w:color="auto"/>
              </w:divBdr>
            </w:div>
            <w:div w:id="2116056376">
              <w:marLeft w:val="0"/>
              <w:marRight w:val="0"/>
              <w:marTop w:val="0"/>
              <w:marBottom w:val="0"/>
              <w:divBdr>
                <w:top w:val="none" w:sz="0" w:space="0" w:color="auto"/>
                <w:left w:val="none" w:sz="0" w:space="0" w:color="auto"/>
                <w:bottom w:val="none" w:sz="0" w:space="0" w:color="auto"/>
                <w:right w:val="none" w:sz="0" w:space="0" w:color="auto"/>
              </w:divBdr>
            </w:div>
            <w:div w:id="293220951">
              <w:marLeft w:val="0"/>
              <w:marRight w:val="0"/>
              <w:marTop w:val="0"/>
              <w:marBottom w:val="0"/>
              <w:divBdr>
                <w:top w:val="none" w:sz="0" w:space="0" w:color="auto"/>
                <w:left w:val="none" w:sz="0" w:space="0" w:color="auto"/>
                <w:bottom w:val="none" w:sz="0" w:space="0" w:color="auto"/>
                <w:right w:val="none" w:sz="0" w:space="0" w:color="auto"/>
              </w:divBdr>
            </w:div>
            <w:div w:id="1517383428">
              <w:marLeft w:val="0"/>
              <w:marRight w:val="0"/>
              <w:marTop w:val="0"/>
              <w:marBottom w:val="0"/>
              <w:divBdr>
                <w:top w:val="none" w:sz="0" w:space="0" w:color="auto"/>
                <w:left w:val="none" w:sz="0" w:space="0" w:color="auto"/>
                <w:bottom w:val="none" w:sz="0" w:space="0" w:color="auto"/>
                <w:right w:val="none" w:sz="0" w:space="0" w:color="auto"/>
              </w:divBdr>
            </w:div>
            <w:div w:id="202644988">
              <w:marLeft w:val="0"/>
              <w:marRight w:val="0"/>
              <w:marTop w:val="0"/>
              <w:marBottom w:val="0"/>
              <w:divBdr>
                <w:top w:val="none" w:sz="0" w:space="0" w:color="auto"/>
                <w:left w:val="none" w:sz="0" w:space="0" w:color="auto"/>
                <w:bottom w:val="none" w:sz="0" w:space="0" w:color="auto"/>
                <w:right w:val="none" w:sz="0" w:space="0" w:color="auto"/>
              </w:divBdr>
            </w:div>
            <w:div w:id="1456632651">
              <w:marLeft w:val="0"/>
              <w:marRight w:val="0"/>
              <w:marTop w:val="0"/>
              <w:marBottom w:val="0"/>
              <w:divBdr>
                <w:top w:val="none" w:sz="0" w:space="0" w:color="auto"/>
                <w:left w:val="none" w:sz="0" w:space="0" w:color="auto"/>
                <w:bottom w:val="none" w:sz="0" w:space="0" w:color="auto"/>
                <w:right w:val="none" w:sz="0" w:space="0" w:color="auto"/>
              </w:divBdr>
            </w:div>
            <w:div w:id="1078593065">
              <w:marLeft w:val="0"/>
              <w:marRight w:val="0"/>
              <w:marTop w:val="0"/>
              <w:marBottom w:val="0"/>
              <w:divBdr>
                <w:top w:val="none" w:sz="0" w:space="0" w:color="auto"/>
                <w:left w:val="none" w:sz="0" w:space="0" w:color="auto"/>
                <w:bottom w:val="none" w:sz="0" w:space="0" w:color="auto"/>
                <w:right w:val="none" w:sz="0" w:space="0" w:color="auto"/>
              </w:divBdr>
            </w:div>
            <w:div w:id="1407876222">
              <w:marLeft w:val="0"/>
              <w:marRight w:val="0"/>
              <w:marTop w:val="0"/>
              <w:marBottom w:val="0"/>
              <w:divBdr>
                <w:top w:val="none" w:sz="0" w:space="0" w:color="auto"/>
                <w:left w:val="none" w:sz="0" w:space="0" w:color="auto"/>
                <w:bottom w:val="none" w:sz="0" w:space="0" w:color="auto"/>
                <w:right w:val="none" w:sz="0" w:space="0" w:color="auto"/>
              </w:divBdr>
            </w:div>
            <w:div w:id="731388628">
              <w:marLeft w:val="0"/>
              <w:marRight w:val="0"/>
              <w:marTop w:val="0"/>
              <w:marBottom w:val="0"/>
              <w:divBdr>
                <w:top w:val="none" w:sz="0" w:space="0" w:color="auto"/>
                <w:left w:val="none" w:sz="0" w:space="0" w:color="auto"/>
                <w:bottom w:val="none" w:sz="0" w:space="0" w:color="auto"/>
                <w:right w:val="none" w:sz="0" w:space="0" w:color="auto"/>
              </w:divBdr>
            </w:div>
            <w:div w:id="896548892">
              <w:marLeft w:val="0"/>
              <w:marRight w:val="0"/>
              <w:marTop w:val="0"/>
              <w:marBottom w:val="0"/>
              <w:divBdr>
                <w:top w:val="none" w:sz="0" w:space="0" w:color="auto"/>
                <w:left w:val="none" w:sz="0" w:space="0" w:color="auto"/>
                <w:bottom w:val="none" w:sz="0" w:space="0" w:color="auto"/>
                <w:right w:val="none" w:sz="0" w:space="0" w:color="auto"/>
              </w:divBdr>
            </w:div>
            <w:div w:id="109904338">
              <w:marLeft w:val="0"/>
              <w:marRight w:val="0"/>
              <w:marTop w:val="0"/>
              <w:marBottom w:val="0"/>
              <w:divBdr>
                <w:top w:val="none" w:sz="0" w:space="0" w:color="auto"/>
                <w:left w:val="none" w:sz="0" w:space="0" w:color="auto"/>
                <w:bottom w:val="none" w:sz="0" w:space="0" w:color="auto"/>
                <w:right w:val="none" w:sz="0" w:space="0" w:color="auto"/>
              </w:divBdr>
            </w:div>
            <w:div w:id="1838686003">
              <w:marLeft w:val="0"/>
              <w:marRight w:val="0"/>
              <w:marTop w:val="0"/>
              <w:marBottom w:val="0"/>
              <w:divBdr>
                <w:top w:val="none" w:sz="0" w:space="0" w:color="auto"/>
                <w:left w:val="none" w:sz="0" w:space="0" w:color="auto"/>
                <w:bottom w:val="none" w:sz="0" w:space="0" w:color="auto"/>
                <w:right w:val="none" w:sz="0" w:space="0" w:color="auto"/>
              </w:divBdr>
            </w:div>
            <w:div w:id="1866402255">
              <w:marLeft w:val="0"/>
              <w:marRight w:val="0"/>
              <w:marTop w:val="0"/>
              <w:marBottom w:val="0"/>
              <w:divBdr>
                <w:top w:val="none" w:sz="0" w:space="0" w:color="auto"/>
                <w:left w:val="none" w:sz="0" w:space="0" w:color="auto"/>
                <w:bottom w:val="none" w:sz="0" w:space="0" w:color="auto"/>
                <w:right w:val="none" w:sz="0" w:space="0" w:color="auto"/>
              </w:divBdr>
            </w:div>
            <w:div w:id="1141926868">
              <w:marLeft w:val="0"/>
              <w:marRight w:val="0"/>
              <w:marTop w:val="0"/>
              <w:marBottom w:val="0"/>
              <w:divBdr>
                <w:top w:val="none" w:sz="0" w:space="0" w:color="auto"/>
                <w:left w:val="none" w:sz="0" w:space="0" w:color="auto"/>
                <w:bottom w:val="none" w:sz="0" w:space="0" w:color="auto"/>
                <w:right w:val="none" w:sz="0" w:space="0" w:color="auto"/>
              </w:divBdr>
            </w:div>
            <w:div w:id="1184250365">
              <w:marLeft w:val="0"/>
              <w:marRight w:val="0"/>
              <w:marTop w:val="0"/>
              <w:marBottom w:val="0"/>
              <w:divBdr>
                <w:top w:val="none" w:sz="0" w:space="0" w:color="auto"/>
                <w:left w:val="none" w:sz="0" w:space="0" w:color="auto"/>
                <w:bottom w:val="none" w:sz="0" w:space="0" w:color="auto"/>
                <w:right w:val="none" w:sz="0" w:space="0" w:color="auto"/>
              </w:divBdr>
            </w:div>
            <w:div w:id="1212156944">
              <w:marLeft w:val="0"/>
              <w:marRight w:val="0"/>
              <w:marTop w:val="0"/>
              <w:marBottom w:val="0"/>
              <w:divBdr>
                <w:top w:val="none" w:sz="0" w:space="0" w:color="auto"/>
                <w:left w:val="none" w:sz="0" w:space="0" w:color="auto"/>
                <w:bottom w:val="none" w:sz="0" w:space="0" w:color="auto"/>
                <w:right w:val="none" w:sz="0" w:space="0" w:color="auto"/>
              </w:divBdr>
            </w:div>
            <w:div w:id="1273630308">
              <w:marLeft w:val="0"/>
              <w:marRight w:val="0"/>
              <w:marTop w:val="0"/>
              <w:marBottom w:val="0"/>
              <w:divBdr>
                <w:top w:val="none" w:sz="0" w:space="0" w:color="auto"/>
                <w:left w:val="none" w:sz="0" w:space="0" w:color="auto"/>
                <w:bottom w:val="none" w:sz="0" w:space="0" w:color="auto"/>
                <w:right w:val="none" w:sz="0" w:space="0" w:color="auto"/>
              </w:divBdr>
            </w:div>
            <w:div w:id="595216297">
              <w:marLeft w:val="0"/>
              <w:marRight w:val="0"/>
              <w:marTop w:val="0"/>
              <w:marBottom w:val="0"/>
              <w:divBdr>
                <w:top w:val="none" w:sz="0" w:space="0" w:color="auto"/>
                <w:left w:val="none" w:sz="0" w:space="0" w:color="auto"/>
                <w:bottom w:val="none" w:sz="0" w:space="0" w:color="auto"/>
                <w:right w:val="none" w:sz="0" w:space="0" w:color="auto"/>
              </w:divBdr>
            </w:div>
            <w:div w:id="1187912346">
              <w:marLeft w:val="0"/>
              <w:marRight w:val="0"/>
              <w:marTop w:val="0"/>
              <w:marBottom w:val="0"/>
              <w:divBdr>
                <w:top w:val="none" w:sz="0" w:space="0" w:color="auto"/>
                <w:left w:val="none" w:sz="0" w:space="0" w:color="auto"/>
                <w:bottom w:val="none" w:sz="0" w:space="0" w:color="auto"/>
                <w:right w:val="none" w:sz="0" w:space="0" w:color="auto"/>
              </w:divBdr>
            </w:div>
            <w:div w:id="265357265">
              <w:marLeft w:val="0"/>
              <w:marRight w:val="0"/>
              <w:marTop w:val="0"/>
              <w:marBottom w:val="0"/>
              <w:divBdr>
                <w:top w:val="none" w:sz="0" w:space="0" w:color="auto"/>
                <w:left w:val="none" w:sz="0" w:space="0" w:color="auto"/>
                <w:bottom w:val="none" w:sz="0" w:space="0" w:color="auto"/>
                <w:right w:val="none" w:sz="0" w:space="0" w:color="auto"/>
              </w:divBdr>
            </w:div>
            <w:div w:id="1770150760">
              <w:marLeft w:val="0"/>
              <w:marRight w:val="0"/>
              <w:marTop w:val="0"/>
              <w:marBottom w:val="0"/>
              <w:divBdr>
                <w:top w:val="none" w:sz="0" w:space="0" w:color="auto"/>
                <w:left w:val="none" w:sz="0" w:space="0" w:color="auto"/>
                <w:bottom w:val="none" w:sz="0" w:space="0" w:color="auto"/>
                <w:right w:val="none" w:sz="0" w:space="0" w:color="auto"/>
              </w:divBdr>
            </w:div>
            <w:div w:id="993029077">
              <w:marLeft w:val="0"/>
              <w:marRight w:val="0"/>
              <w:marTop w:val="0"/>
              <w:marBottom w:val="0"/>
              <w:divBdr>
                <w:top w:val="none" w:sz="0" w:space="0" w:color="auto"/>
                <w:left w:val="none" w:sz="0" w:space="0" w:color="auto"/>
                <w:bottom w:val="none" w:sz="0" w:space="0" w:color="auto"/>
                <w:right w:val="none" w:sz="0" w:space="0" w:color="auto"/>
              </w:divBdr>
            </w:div>
            <w:div w:id="1715347457">
              <w:marLeft w:val="0"/>
              <w:marRight w:val="0"/>
              <w:marTop w:val="0"/>
              <w:marBottom w:val="0"/>
              <w:divBdr>
                <w:top w:val="none" w:sz="0" w:space="0" w:color="auto"/>
                <w:left w:val="none" w:sz="0" w:space="0" w:color="auto"/>
                <w:bottom w:val="none" w:sz="0" w:space="0" w:color="auto"/>
                <w:right w:val="none" w:sz="0" w:space="0" w:color="auto"/>
              </w:divBdr>
            </w:div>
            <w:div w:id="1462117730">
              <w:marLeft w:val="0"/>
              <w:marRight w:val="0"/>
              <w:marTop w:val="0"/>
              <w:marBottom w:val="0"/>
              <w:divBdr>
                <w:top w:val="none" w:sz="0" w:space="0" w:color="auto"/>
                <w:left w:val="none" w:sz="0" w:space="0" w:color="auto"/>
                <w:bottom w:val="none" w:sz="0" w:space="0" w:color="auto"/>
                <w:right w:val="none" w:sz="0" w:space="0" w:color="auto"/>
              </w:divBdr>
            </w:div>
            <w:div w:id="605239481">
              <w:marLeft w:val="0"/>
              <w:marRight w:val="0"/>
              <w:marTop w:val="0"/>
              <w:marBottom w:val="0"/>
              <w:divBdr>
                <w:top w:val="none" w:sz="0" w:space="0" w:color="auto"/>
                <w:left w:val="none" w:sz="0" w:space="0" w:color="auto"/>
                <w:bottom w:val="none" w:sz="0" w:space="0" w:color="auto"/>
                <w:right w:val="none" w:sz="0" w:space="0" w:color="auto"/>
              </w:divBdr>
            </w:div>
            <w:div w:id="679048256">
              <w:marLeft w:val="0"/>
              <w:marRight w:val="0"/>
              <w:marTop w:val="0"/>
              <w:marBottom w:val="0"/>
              <w:divBdr>
                <w:top w:val="none" w:sz="0" w:space="0" w:color="auto"/>
                <w:left w:val="none" w:sz="0" w:space="0" w:color="auto"/>
                <w:bottom w:val="none" w:sz="0" w:space="0" w:color="auto"/>
                <w:right w:val="none" w:sz="0" w:space="0" w:color="auto"/>
              </w:divBdr>
            </w:div>
            <w:div w:id="1513378169">
              <w:marLeft w:val="0"/>
              <w:marRight w:val="0"/>
              <w:marTop w:val="0"/>
              <w:marBottom w:val="0"/>
              <w:divBdr>
                <w:top w:val="none" w:sz="0" w:space="0" w:color="auto"/>
                <w:left w:val="none" w:sz="0" w:space="0" w:color="auto"/>
                <w:bottom w:val="none" w:sz="0" w:space="0" w:color="auto"/>
                <w:right w:val="none" w:sz="0" w:space="0" w:color="auto"/>
              </w:divBdr>
            </w:div>
            <w:div w:id="1110277198">
              <w:marLeft w:val="0"/>
              <w:marRight w:val="0"/>
              <w:marTop w:val="0"/>
              <w:marBottom w:val="0"/>
              <w:divBdr>
                <w:top w:val="none" w:sz="0" w:space="0" w:color="auto"/>
                <w:left w:val="none" w:sz="0" w:space="0" w:color="auto"/>
                <w:bottom w:val="none" w:sz="0" w:space="0" w:color="auto"/>
                <w:right w:val="none" w:sz="0" w:space="0" w:color="auto"/>
              </w:divBdr>
            </w:div>
            <w:div w:id="1893616850">
              <w:marLeft w:val="0"/>
              <w:marRight w:val="0"/>
              <w:marTop w:val="0"/>
              <w:marBottom w:val="0"/>
              <w:divBdr>
                <w:top w:val="none" w:sz="0" w:space="0" w:color="auto"/>
                <w:left w:val="none" w:sz="0" w:space="0" w:color="auto"/>
                <w:bottom w:val="none" w:sz="0" w:space="0" w:color="auto"/>
                <w:right w:val="none" w:sz="0" w:space="0" w:color="auto"/>
              </w:divBdr>
            </w:div>
            <w:div w:id="1161316651">
              <w:marLeft w:val="0"/>
              <w:marRight w:val="0"/>
              <w:marTop w:val="0"/>
              <w:marBottom w:val="0"/>
              <w:divBdr>
                <w:top w:val="none" w:sz="0" w:space="0" w:color="auto"/>
                <w:left w:val="none" w:sz="0" w:space="0" w:color="auto"/>
                <w:bottom w:val="none" w:sz="0" w:space="0" w:color="auto"/>
                <w:right w:val="none" w:sz="0" w:space="0" w:color="auto"/>
              </w:divBdr>
            </w:div>
            <w:div w:id="141243328">
              <w:marLeft w:val="0"/>
              <w:marRight w:val="0"/>
              <w:marTop w:val="0"/>
              <w:marBottom w:val="0"/>
              <w:divBdr>
                <w:top w:val="none" w:sz="0" w:space="0" w:color="auto"/>
                <w:left w:val="none" w:sz="0" w:space="0" w:color="auto"/>
                <w:bottom w:val="none" w:sz="0" w:space="0" w:color="auto"/>
                <w:right w:val="none" w:sz="0" w:space="0" w:color="auto"/>
              </w:divBdr>
            </w:div>
            <w:div w:id="1390029418">
              <w:marLeft w:val="0"/>
              <w:marRight w:val="0"/>
              <w:marTop w:val="0"/>
              <w:marBottom w:val="0"/>
              <w:divBdr>
                <w:top w:val="none" w:sz="0" w:space="0" w:color="auto"/>
                <w:left w:val="none" w:sz="0" w:space="0" w:color="auto"/>
                <w:bottom w:val="none" w:sz="0" w:space="0" w:color="auto"/>
                <w:right w:val="none" w:sz="0" w:space="0" w:color="auto"/>
              </w:divBdr>
            </w:div>
            <w:div w:id="711349746">
              <w:marLeft w:val="0"/>
              <w:marRight w:val="0"/>
              <w:marTop w:val="0"/>
              <w:marBottom w:val="0"/>
              <w:divBdr>
                <w:top w:val="none" w:sz="0" w:space="0" w:color="auto"/>
                <w:left w:val="none" w:sz="0" w:space="0" w:color="auto"/>
                <w:bottom w:val="none" w:sz="0" w:space="0" w:color="auto"/>
                <w:right w:val="none" w:sz="0" w:space="0" w:color="auto"/>
              </w:divBdr>
            </w:div>
            <w:div w:id="1347949576">
              <w:marLeft w:val="0"/>
              <w:marRight w:val="0"/>
              <w:marTop w:val="0"/>
              <w:marBottom w:val="0"/>
              <w:divBdr>
                <w:top w:val="none" w:sz="0" w:space="0" w:color="auto"/>
                <w:left w:val="none" w:sz="0" w:space="0" w:color="auto"/>
                <w:bottom w:val="none" w:sz="0" w:space="0" w:color="auto"/>
                <w:right w:val="none" w:sz="0" w:space="0" w:color="auto"/>
              </w:divBdr>
            </w:div>
            <w:div w:id="268778268">
              <w:marLeft w:val="0"/>
              <w:marRight w:val="0"/>
              <w:marTop w:val="0"/>
              <w:marBottom w:val="0"/>
              <w:divBdr>
                <w:top w:val="none" w:sz="0" w:space="0" w:color="auto"/>
                <w:left w:val="none" w:sz="0" w:space="0" w:color="auto"/>
                <w:bottom w:val="none" w:sz="0" w:space="0" w:color="auto"/>
                <w:right w:val="none" w:sz="0" w:space="0" w:color="auto"/>
              </w:divBdr>
            </w:div>
            <w:div w:id="833912595">
              <w:marLeft w:val="0"/>
              <w:marRight w:val="0"/>
              <w:marTop w:val="0"/>
              <w:marBottom w:val="0"/>
              <w:divBdr>
                <w:top w:val="none" w:sz="0" w:space="0" w:color="auto"/>
                <w:left w:val="none" w:sz="0" w:space="0" w:color="auto"/>
                <w:bottom w:val="none" w:sz="0" w:space="0" w:color="auto"/>
                <w:right w:val="none" w:sz="0" w:space="0" w:color="auto"/>
              </w:divBdr>
            </w:div>
            <w:div w:id="954599855">
              <w:marLeft w:val="0"/>
              <w:marRight w:val="0"/>
              <w:marTop w:val="0"/>
              <w:marBottom w:val="0"/>
              <w:divBdr>
                <w:top w:val="none" w:sz="0" w:space="0" w:color="auto"/>
                <w:left w:val="none" w:sz="0" w:space="0" w:color="auto"/>
                <w:bottom w:val="none" w:sz="0" w:space="0" w:color="auto"/>
                <w:right w:val="none" w:sz="0" w:space="0" w:color="auto"/>
              </w:divBdr>
            </w:div>
            <w:div w:id="150407777">
              <w:marLeft w:val="0"/>
              <w:marRight w:val="0"/>
              <w:marTop w:val="0"/>
              <w:marBottom w:val="0"/>
              <w:divBdr>
                <w:top w:val="none" w:sz="0" w:space="0" w:color="auto"/>
                <w:left w:val="none" w:sz="0" w:space="0" w:color="auto"/>
                <w:bottom w:val="none" w:sz="0" w:space="0" w:color="auto"/>
                <w:right w:val="none" w:sz="0" w:space="0" w:color="auto"/>
              </w:divBdr>
            </w:div>
            <w:div w:id="661856964">
              <w:marLeft w:val="0"/>
              <w:marRight w:val="0"/>
              <w:marTop w:val="0"/>
              <w:marBottom w:val="0"/>
              <w:divBdr>
                <w:top w:val="none" w:sz="0" w:space="0" w:color="auto"/>
                <w:left w:val="none" w:sz="0" w:space="0" w:color="auto"/>
                <w:bottom w:val="none" w:sz="0" w:space="0" w:color="auto"/>
                <w:right w:val="none" w:sz="0" w:space="0" w:color="auto"/>
              </w:divBdr>
            </w:div>
            <w:div w:id="1406417031">
              <w:marLeft w:val="0"/>
              <w:marRight w:val="0"/>
              <w:marTop w:val="0"/>
              <w:marBottom w:val="0"/>
              <w:divBdr>
                <w:top w:val="none" w:sz="0" w:space="0" w:color="auto"/>
                <w:left w:val="none" w:sz="0" w:space="0" w:color="auto"/>
                <w:bottom w:val="none" w:sz="0" w:space="0" w:color="auto"/>
                <w:right w:val="none" w:sz="0" w:space="0" w:color="auto"/>
              </w:divBdr>
            </w:div>
            <w:div w:id="1028145925">
              <w:marLeft w:val="0"/>
              <w:marRight w:val="0"/>
              <w:marTop w:val="0"/>
              <w:marBottom w:val="0"/>
              <w:divBdr>
                <w:top w:val="none" w:sz="0" w:space="0" w:color="auto"/>
                <w:left w:val="none" w:sz="0" w:space="0" w:color="auto"/>
                <w:bottom w:val="none" w:sz="0" w:space="0" w:color="auto"/>
                <w:right w:val="none" w:sz="0" w:space="0" w:color="auto"/>
              </w:divBdr>
            </w:div>
            <w:div w:id="960183690">
              <w:marLeft w:val="0"/>
              <w:marRight w:val="0"/>
              <w:marTop w:val="0"/>
              <w:marBottom w:val="0"/>
              <w:divBdr>
                <w:top w:val="none" w:sz="0" w:space="0" w:color="auto"/>
                <w:left w:val="none" w:sz="0" w:space="0" w:color="auto"/>
                <w:bottom w:val="none" w:sz="0" w:space="0" w:color="auto"/>
                <w:right w:val="none" w:sz="0" w:space="0" w:color="auto"/>
              </w:divBdr>
            </w:div>
            <w:div w:id="1590308199">
              <w:marLeft w:val="0"/>
              <w:marRight w:val="0"/>
              <w:marTop w:val="0"/>
              <w:marBottom w:val="0"/>
              <w:divBdr>
                <w:top w:val="none" w:sz="0" w:space="0" w:color="auto"/>
                <w:left w:val="none" w:sz="0" w:space="0" w:color="auto"/>
                <w:bottom w:val="none" w:sz="0" w:space="0" w:color="auto"/>
                <w:right w:val="none" w:sz="0" w:space="0" w:color="auto"/>
              </w:divBdr>
            </w:div>
            <w:div w:id="1380086662">
              <w:marLeft w:val="0"/>
              <w:marRight w:val="0"/>
              <w:marTop w:val="0"/>
              <w:marBottom w:val="0"/>
              <w:divBdr>
                <w:top w:val="none" w:sz="0" w:space="0" w:color="auto"/>
                <w:left w:val="none" w:sz="0" w:space="0" w:color="auto"/>
                <w:bottom w:val="none" w:sz="0" w:space="0" w:color="auto"/>
                <w:right w:val="none" w:sz="0" w:space="0" w:color="auto"/>
              </w:divBdr>
            </w:div>
            <w:div w:id="44767868">
              <w:marLeft w:val="0"/>
              <w:marRight w:val="0"/>
              <w:marTop w:val="0"/>
              <w:marBottom w:val="0"/>
              <w:divBdr>
                <w:top w:val="none" w:sz="0" w:space="0" w:color="auto"/>
                <w:left w:val="none" w:sz="0" w:space="0" w:color="auto"/>
                <w:bottom w:val="none" w:sz="0" w:space="0" w:color="auto"/>
                <w:right w:val="none" w:sz="0" w:space="0" w:color="auto"/>
              </w:divBdr>
            </w:div>
            <w:div w:id="519317166">
              <w:marLeft w:val="0"/>
              <w:marRight w:val="0"/>
              <w:marTop w:val="0"/>
              <w:marBottom w:val="0"/>
              <w:divBdr>
                <w:top w:val="none" w:sz="0" w:space="0" w:color="auto"/>
                <w:left w:val="none" w:sz="0" w:space="0" w:color="auto"/>
                <w:bottom w:val="none" w:sz="0" w:space="0" w:color="auto"/>
                <w:right w:val="none" w:sz="0" w:space="0" w:color="auto"/>
              </w:divBdr>
            </w:div>
            <w:div w:id="1640526713">
              <w:marLeft w:val="0"/>
              <w:marRight w:val="0"/>
              <w:marTop w:val="0"/>
              <w:marBottom w:val="0"/>
              <w:divBdr>
                <w:top w:val="none" w:sz="0" w:space="0" w:color="auto"/>
                <w:left w:val="none" w:sz="0" w:space="0" w:color="auto"/>
                <w:bottom w:val="none" w:sz="0" w:space="0" w:color="auto"/>
                <w:right w:val="none" w:sz="0" w:space="0" w:color="auto"/>
              </w:divBdr>
            </w:div>
            <w:div w:id="434640547">
              <w:marLeft w:val="0"/>
              <w:marRight w:val="0"/>
              <w:marTop w:val="0"/>
              <w:marBottom w:val="0"/>
              <w:divBdr>
                <w:top w:val="none" w:sz="0" w:space="0" w:color="auto"/>
                <w:left w:val="none" w:sz="0" w:space="0" w:color="auto"/>
                <w:bottom w:val="none" w:sz="0" w:space="0" w:color="auto"/>
                <w:right w:val="none" w:sz="0" w:space="0" w:color="auto"/>
              </w:divBdr>
            </w:div>
            <w:div w:id="34352970">
              <w:marLeft w:val="0"/>
              <w:marRight w:val="0"/>
              <w:marTop w:val="0"/>
              <w:marBottom w:val="0"/>
              <w:divBdr>
                <w:top w:val="none" w:sz="0" w:space="0" w:color="auto"/>
                <w:left w:val="none" w:sz="0" w:space="0" w:color="auto"/>
                <w:bottom w:val="none" w:sz="0" w:space="0" w:color="auto"/>
                <w:right w:val="none" w:sz="0" w:space="0" w:color="auto"/>
              </w:divBdr>
            </w:div>
            <w:div w:id="1116831739">
              <w:marLeft w:val="0"/>
              <w:marRight w:val="0"/>
              <w:marTop w:val="0"/>
              <w:marBottom w:val="0"/>
              <w:divBdr>
                <w:top w:val="none" w:sz="0" w:space="0" w:color="auto"/>
                <w:left w:val="none" w:sz="0" w:space="0" w:color="auto"/>
                <w:bottom w:val="none" w:sz="0" w:space="0" w:color="auto"/>
                <w:right w:val="none" w:sz="0" w:space="0" w:color="auto"/>
              </w:divBdr>
            </w:div>
            <w:div w:id="1601335296">
              <w:marLeft w:val="0"/>
              <w:marRight w:val="0"/>
              <w:marTop w:val="0"/>
              <w:marBottom w:val="0"/>
              <w:divBdr>
                <w:top w:val="none" w:sz="0" w:space="0" w:color="auto"/>
                <w:left w:val="none" w:sz="0" w:space="0" w:color="auto"/>
                <w:bottom w:val="none" w:sz="0" w:space="0" w:color="auto"/>
                <w:right w:val="none" w:sz="0" w:space="0" w:color="auto"/>
              </w:divBdr>
            </w:div>
            <w:div w:id="1752432714">
              <w:marLeft w:val="0"/>
              <w:marRight w:val="0"/>
              <w:marTop w:val="0"/>
              <w:marBottom w:val="0"/>
              <w:divBdr>
                <w:top w:val="none" w:sz="0" w:space="0" w:color="auto"/>
                <w:left w:val="none" w:sz="0" w:space="0" w:color="auto"/>
                <w:bottom w:val="none" w:sz="0" w:space="0" w:color="auto"/>
                <w:right w:val="none" w:sz="0" w:space="0" w:color="auto"/>
              </w:divBdr>
            </w:div>
            <w:div w:id="202519178">
              <w:marLeft w:val="0"/>
              <w:marRight w:val="0"/>
              <w:marTop w:val="0"/>
              <w:marBottom w:val="0"/>
              <w:divBdr>
                <w:top w:val="none" w:sz="0" w:space="0" w:color="auto"/>
                <w:left w:val="none" w:sz="0" w:space="0" w:color="auto"/>
                <w:bottom w:val="none" w:sz="0" w:space="0" w:color="auto"/>
                <w:right w:val="none" w:sz="0" w:space="0" w:color="auto"/>
              </w:divBdr>
            </w:div>
            <w:div w:id="1551310067">
              <w:marLeft w:val="0"/>
              <w:marRight w:val="0"/>
              <w:marTop w:val="0"/>
              <w:marBottom w:val="0"/>
              <w:divBdr>
                <w:top w:val="none" w:sz="0" w:space="0" w:color="auto"/>
                <w:left w:val="none" w:sz="0" w:space="0" w:color="auto"/>
                <w:bottom w:val="none" w:sz="0" w:space="0" w:color="auto"/>
                <w:right w:val="none" w:sz="0" w:space="0" w:color="auto"/>
              </w:divBdr>
            </w:div>
            <w:div w:id="575239152">
              <w:marLeft w:val="0"/>
              <w:marRight w:val="0"/>
              <w:marTop w:val="0"/>
              <w:marBottom w:val="0"/>
              <w:divBdr>
                <w:top w:val="none" w:sz="0" w:space="0" w:color="auto"/>
                <w:left w:val="none" w:sz="0" w:space="0" w:color="auto"/>
                <w:bottom w:val="none" w:sz="0" w:space="0" w:color="auto"/>
                <w:right w:val="none" w:sz="0" w:space="0" w:color="auto"/>
              </w:divBdr>
            </w:div>
            <w:div w:id="1593246684">
              <w:marLeft w:val="0"/>
              <w:marRight w:val="0"/>
              <w:marTop w:val="0"/>
              <w:marBottom w:val="0"/>
              <w:divBdr>
                <w:top w:val="none" w:sz="0" w:space="0" w:color="auto"/>
                <w:left w:val="none" w:sz="0" w:space="0" w:color="auto"/>
                <w:bottom w:val="none" w:sz="0" w:space="0" w:color="auto"/>
                <w:right w:val="none" w:sz="0" w:space="0" w:color="auto"/>
              </w:divBdr>
            </w:div>
            <w:div w:id="441193712">
              <w:marLeft w:val="0"/>
              <w:marRight w:val="0"/>
              <w:marTop w:val="0"/>
              <w:marBottom w:val="0"/>
              <w:divBdr>
                <w:top w:val="none" w:sz="0" w:space="0" w:color="auto"/>
                <w:left w:val="none" w:sz="0" w:space="0" w:color="auto"/>
                <w:bottom w:val="none" w:sz="0" w:space="0" w:color="auto"/>
                <w:right w:val="none" w:sz="0" w:space="0" w:color="auto"/>
              </w:divBdr>
            </w:div>
            <w:div w:id="1462842436">
              <w:marLeft w:val="0"/>
              <w:marRight w:val="0"/>
              <w:marTop w:val="0"/>
              <w:marBottom w:val="0"/>
              <w:divBdr>
                <w:top w:val="none" w:sz="0" w:space="0" w:color="auto"/>
                <w:left w:val="none" w:sz="0" w:space="0" w:color="auto"/>
                <w:bottom w:val="none" w:sz="0" w:space="0" w:color="auto"/>
                <w:right w:val="none" w:sz="0" w:space="0" w:color="auto"/>
              </w:divBdr>
            </w:div>
            <w:div w:id="876308646">
              <w:marLeft w:val="0"/>
              <w:marRight w:val="0"/>
              <w:marTop w:val="0"/>
              <w:marBottom w:val="0"/>
              <w:divBdr>
                <w:top w:val="none" w:sz="0" w:space="0" w:color="auto"/>
                <w:left w:val="none" w:sz="0" w:space="0" w:color="auto"/>
                <w:bottom w:val="none" w:sz="0" w:space="0" w:color="auto"/>
                <w:right w:val="none" w:sz="0" w:space="0" w:color="auto"/>
              </w:divBdr>
            </w:div>
            <w:div w:id="1084958100">
              <w:marLeft w:val="0"/>
              <w:marRight w:val="0"/>
              <w:marTop w:val="0"/>
              <w:marBottom w:val="0"/>
              <w:divBdr>
                <w:top w:val="none" w:sz="0" w:space="0" w:color="auto"/>
                <w:left w:val="none" w:sz="0" w:space="0" w:color="auto"/>
                <w:bottom w:val="none" w:sz="0" w:space="0" w:color="auto"/>
                <w:right w:val="none" w:sz="0" w:space="0" w:color="auto"/>
              </w:divBdr>
            </w:div>
            <w:div w:id="1011643572">
              <w:marLeft w:val="0"/>
              <w:marRight w:val="0"/>
              <w:marTop w:val="0"/>
              <w:marBottom w:val="0"/>
              <w:divBdr>
                <w:top w:val="none" w:sz="0" w:space="0" w:color="auto"/>
                <w:left w:val="none" w:sz="0" w:space="0" w:color="auto"/>
                <w:bottom w:val="none" w:sz="0" w:space="0" w:color="auto"/>
                <w:right w:val="none" w:sz="0" w:space="0" w:color="auto"/>
              </w:divBdr>
            </w:div>
            <w:div w:id="1165242451">
              <w:marLeft w:val="0"/>
              <w:marRight w:val="0"/>
              <w:marTop w:val="0"/>
              <w:marBottom w:val="0"/>
              <w:divBdr>
                <w:top w:val="none" w:sz="0" w:space="0" w:color="auto"/>
                <w:left w:val="none" w:sz="0" w:space="0" w:color="auto"/>
                <w:bottom w:val="none" w:sz="0" w:space="0" w:color="auto"/>
                <w:right w:val="none" w:sz="0" w:space="0" w:color="auto"/>
              </w:divBdr>
            </w:div>
            <w:div w:id="23672708">
              <w:marLeft w:val="0"/>
              <w:marRight w:val="0"/>
              <w:marTop w:val="0"/>
              <w:marBottom w:val="0"/>
              <w:divBdr>
                <w:top w:val="none" w:sz="0" w:space="0" w:color="auto"/>
                <w:left w:val="none" w:sz="0" w:space="0" w:color="auto"/>
                <w:bottom w:val="none" w:sz="0" w:space="0" w:color="auto"/>
                <w:right w:val="none" w:sz="0" w:space="0" w:color="auto"/>
              </w:divBdr>
            </w:div>
            <w:div w:id="1565481309">
              <w:marLeft w:val="0"/>
              <w:marRight w:val="0"/>
              <w:marTop w:val="0"/>
              <w:marBottom w:val="0"/>
              <w:divBdr>
                <w:top w:val="none" w:sz="0" w:space="0" w:color="auto"/>
                <w:left w:val="none" w:sz="0" w:space="0" w:color="auto"/>
                <w:bottom w:val="none" w:sz="0" w:space="0" w:color="auto"/>
                <w:right w:val="none" w:sz="0" w:space="0" w:color="auto"/>
              </w:divBdr>
            </w:div>
            <w:div w:id="1853953036">
              <w:marLeft w:val="0"/>
              <w:marRight w:val="0"/>
              <w:marTop w:val="0"/>
              <w:marBottom w:val="0"/>
              <w:divBdr>
                <w:top w:val="none" w:sz="0" w:space="0" w:color="auto"/>
                <w:left w:val="none" w:sz="0" w:space="0" w:color="auto"/>
                <w:bottom w:val="none" w:sz="0" w:space="0" w:color="auto"/>
                <w:right w:val="none" w:sz="0" w:space="0" w:color="auto"/>
              </w:divBdr>
            </w:div>
            <w:div w:id="358236524">
              <w:marLeft w:val="0"/>
              <w:marRight w:val="0"/>
              <w:marTop w:val="0"/>
              <w:marBottom w:val="0"/>
              <w:divBdr>
                <w:top w:val="none" w:sz="0" w:space="0" w:color="auto"/>
                <w:left w:val="none" w:sz="0" w:space="0" w:color="auto"/>
                <w:bottom w:val="none" w:sz="0" w:space="0" w:color="auto"/>
                <w:right w:val="none" w:sz="0" w:space="0" w:color="auto"/>
              </w:divBdr>
            </w:div>
            <w:div w:id="2001810975">
              <w:marLeft w:val="0"/>
              <w:marRight w:val="0"/>
              <w:marTop w:val="0"/>
              <w:marBottom w:val="0"/>
              <w:divBdr>
                <w:top w:val="none" w:sz="0" w:space="0" w:color="auto"/>
                <w:left w:val="none" w:sz="0" w:space="0" w:color="auto"/>
                <w:bottom w:val="none" w:sz="0" w:space="0" w:color="auto"/>
                <w:right w:val="none" w:sz="0" w:space="0" w:color="auto"/>
              </w:divBdr>
            </w:div>
            <w:div w:id="1356807426">
              <w:marLeft w:val="0"/>
              <w:marRight w:val="0"/>
              <w:marTop w:val="0"/>
              <w:marBottom w:val="0"/>
              <w:divBdr>
                <w:top w:val="none" w:sz="0" w:space="0" w:color="auto"/>
                <w:left w:val="none" w:sz="0" w:space="0" w:color="auto"/>
                <w:bottom w:val="none" w:sz="0" w:space="0" w:color="auto"/>
                <w:right w:val="none" w:sz="0" w:space="0" w:color="auto"/>
              </w:divBdr>
            </w:div>
            <w:div w:id="288249063">
              <w:marLeft w:val="0"/>
              <w:marRight w:val="0"/>
              <w:marTop w:val="0"/>
              <w:marBottom w:val="0"/>
              <w:divBdr>
                <w:top w:val="none" w:sz="0" w:space="0" w:color="auto"/>
                <w:left w:val="none" w:sz="0" w:space="0" w:color="auto"/>
                <w:bottom w:val="none" w:sz="0" w:space="0" w:color="auto"/>
                <w:right w:val="none" w:sz="0" w:space="0" w:color="auto"/>
              </w:divBdr>
            </w:div>
            <w:div w:id="880901078">
              <w:marLeft w:val="0"/>
              <w:marRight w:val="0"/>
              <w:marTop w:val="0"/>
              <w:marBottom w:val="0"/>
              <w:divBdr>
                <w:top w:val="none" w:sz="0" w:space="0" w:color="auto"/>
                <w:left w:val="none" w:sz="0" w:space="0" w:color="auto"/>
                <w:bottom w:val="none" w:sz="0" w:space="0" w:color="auto"/>
                <w:right w:val="none" w:sz="0" w:space="0" w:color="auto"/>
              </w:divBdr>
            </w:div>
            <w:div w:id="1893032283">
              <w:marLeft w:val="0"/>
              <w:marRight w:val="0"/>
              <w:marTop w:val="0"/>
              <w:marBottom w:val="0"/>
              <w:divBdr>
                <w:top w:val="none" w:sz="0" w:space="0" w:color="auto"/>
                <w:left w:val="none" w:sz="0" w:space="0" w:color="auto"/>
                <w:bottom w:val="none" w:sz="0" w:space="0" w:color="auto"/>
                <w:right w:val="none" w:sz="0" w:space="0" w:color="auto"/>
              </w:divBdr>
            </w:div>
            <w:div w:id="381953180">
              <w:marLeft w:val="0"/>
              <w:marRight w:val="0"/>
              <w:marTop w:val="0"/>
              <w:marBottom w:val="0"/>
              <w:divBdr>
                <w:top w:val="none" w:sz="0" w:space="0" w:color="auto"/>
                <w:left w:val="none" w:sz="0" w:space="0" w:color="auto"/>
                <w:bottom w:val="none" w:sz="0" w:space="0" w:color="auto"/>
                <w:right w:val="none" w:sz="0" w:space="0" w:color="auto"/>
              </w:divBdr>
            </w:div>
            <w:div w:id="148248943">
              <w:marLeft w:val="0"/>
              <w:marRight w:val="0"/>
              <w:marTop w:val="0"/>
              <w:marBottom w:val="0"/>
              <w:divBdr>
                <w:top w:val="none" w:sz="0" w:space="0" w:color="auto"/>
                <w:left w:val="none" w:sz="0" w:space="0" w:color="auto"/>
                <w:bottom w:val="none" w:sz="0" w:space="0" w:color="auto"/>
                <w:right w:val="none" w:sz="0" w:space="0" w:color="auto"/>
              </w:divBdr>
            </w:div>
            <w:div w:id="953290256">
              <w:marLeft w:val="0"/>
              <w:marRight w:val="0"/>
              <w:marTop w:val="0"/>
              <w:marBottom w:val="0"/>
              <w:divBdr>
                <w:top w:val="none" w:sz="0" w:space="0" w:color="auto"/>
                <w:left w:val="none" w:sz="0" w:space="0" w:color="auto"/>
                <w:bottom w:val="none" w:sz="0" w:space="0" w:color="auto"/>
                <w:right w:val="none" w:sz="0" w:space="0" w:color="auto"/>
              </w:divBdr>
            </w:div>
            <w:div w:id="2056083134">
              <w:marLeft w:val="0"/>
              <w:marRight w:val="0"/>
              <w:marTop w:val="0"/>
              <w:marBottom w:val="0"/>
              <w:divBdr>
                <w:top w:val="none" w:sz="0" w:space="0" w:color="auto"/>
                <w:left w:val="none" w:sz="0" w:space="0" w:color="auto"/>
                <w:bottom w:val="none" w:sz="0" w:space="0" w:color="auto"/>
                <w:right w:val="none" w:sz="0" w:space="0" w:color="auto"/>
              </w:divBdr>
            </w:div>
            <w:div w:id="1291015000">
              <w:marLeft w:val="0"/>
              <w:marRight w:val="0"/>
              <w:marTop w:val="0"/>
              <w:marBottom w:val="0"/>
              <w:divBdr>
                <w:top w:val="none" w:sz="0" w:space="0" w:color="auto"/>
                <w:left w:val="none" w:sz="0" w:space="0" w:color="auto"/>
                <w:bottom w:val="none" w:sz="0" w:space="0" w:color="auto"/>
                <w:right w:val="none" w:sz="0" w:space="0" w:color="auto"/>
              </w:divBdr>
            </w:div>
            <w:div w:id="1828210431">
              <w:marLeft w:val="0"/>
              <w:marRight w:val="0"/>
              <w:marTop w:val="0"/>
              <w:marBottom w:val="0"/>
              <w:divBdr>
                <w:top w:val="none" w:sz="0" w:space="0" w:color="auto"/>
                <w:left w:val="none" w:sz="0" w:space="0" w:color="auto"/>
                <w:bottom w:val="none" w:sz="0" w:space="0" w:color="auto"/>
                <w:right w:val="none" w:sz="0" w:space="0" w:color="auto"/>
              </w:divBdr>
            </w:div>
            <w:div w:id="1024789132">
              <w:marLeft w:val="0"/>
              <w:marRight w:val="0"/>
              <w:marTop w:val="0"/>
              <w:marBottom w:val="0"/>
              <w:divBdr>
                <w:top w:val="none" w:sz="0" w:space="0" w:color="auto"/>
                <w:left w:val="none" w:sz="0" w:space="0" w:color="auto"/>
                <w:bottom w:val="none" w:sz="0" w:space="0" w:color="auto"/>
                <w:right w:val="none" w:sz="0" w:space="0" w:color="auto"/>
              </w:divBdr>
            </w:div>
            <w:div w:id="856306246">
              <w:marLeft w:val="0"/>
              <w:marRight w:val="0"/>
              <w:marTop w:val="0"/>
              <w:marBottom w:val="0"/>
              <w:divBdr>
                <w:top w:val="none" w:sz="0" w:space="0" w:color="auto"/>
                <w:left w:val="none" w:sz="0" w:space="0" w:color="auto"/>
                <w:bottom w:val="none" w:sz="0" w:space="0" w:color="auto"/>
                <w:right w:val="none" w:sz="0" w:space="0" w:color="auto"/>
              </w:divBdr>
            </w:div>
            <w:div w:id="750202936">
              <w:marLeft w:val="0"/>
              <w:marRight w:val="0"/>
              <w:marTop w:val="0"/>
              <w:marBottom w:val="0"/>
              <w:divBdr>
                <w:top w:val="none" w:sz="0" w:space="0" w:color="auto"/>
                <w:left w:val="none" w:sz="0" w:space="0" w:color="auto"/>
                <w:bottom w:val="none" w:sz="0" w:space="0" w:color="auto"/>
                <w:right w:val="none" w:sz="0" w:space="0" w:color="auto"/>
              </w:divBdr>
            </w:div>
            <w:div w:id="1771195341">
              <w:marLeft w:val="0"/>
              <w:marRight w:val="0"/>
              <w:marTop w:val="0"/>
              <w:marBottom w:val="0"/>
              <w:divBdr>
                <w:top w:val="none" w:sz="0" w:space="0" w:color="auto"/>
                <w:left w:val="none" w:sz="0" w:space="0" w:color="auto"/>
                <w:bottom w:val="none" w:sz="0" w:space="0" w:color="auto"/>
                <w:right w:val="none" w:sz="0" w:space="0" w:color="auto"/>
              </w:divBdr>
            </w:div>
            <w:div w:id="246614261">
              <w:marLeft w:val="0"/>
              <w:marRight w:val="0"/>
              <w:marTop w:val="0"/>
              <w:marBottom w:val="0"/>
              <w:divBdr>
                <w:top w:val="none" w:sz="0" w:space="0" w:color="auto"/>
                <w:left w:val="none" w:sz="0" w:space="0" w:color="auto"/>
                <w:bottom w:val="none" w:sz="0" w:space="0" w:color="auto"/>
                <w:right w:val="none" w:sz="0" w:space="0" w:color="auto"/>
              </w:divBdr>
            </w:div>
            <w:div w:id="744106556">
              <w:marLeft w:val="0"/>
              <w:marRight w:val="0"/>
              <w:marTop w:val="0"/>
              <w:marBottom w:val="0"/>
              <w:divBdr>
                <w:top w:val="none" w:sz="0" w:space="0" w:color="auto"/>
                <w:left w:val="none" w:sz="0" w:space="0" w:color="auto"/>
                <w:bottom w:val="none" w:sz="0" w:space="0" w:color="auto"/>
                <w:right w:val="none" w:sz="0" w:space="0" w:color="auto"/>
              </w:divBdr>
            </w:div>
            <w:div w:id="1294143030">
              <w:marLeft w:val="0"/>
              <w:marRight w:val="0"/>
              <w:marTop w:val="0"/>
              <w:marBottom w:val="0"/>
              <w:divBdr>
                <w:top w:val="none" w:sz="0" w:space="0" w:color="auto"/>
                <w:left w:val="none" w:sz="0" w:space="0" w:color="auto"/>
                <w:bottom w:val="none" w:sz="0" w:space="0" w:color="auto"/>
                <w:right w:val="none" w:sz="0" w:space="0" w:color="auto"/>
              </w:divBdr>
            </w:div>
            <w:div w:id="692725839">
              <w:marLeft w:val="0"/>
              <w:marRight w:val="0"/>
              <w:marTop w:val="0"/>
              <w:marBottom w:val="0"/>
              <w:divBdr>
                <w:top w:val="none" w:sz="0" w:space="0" w:color="auto"/>
                <w:left w:val="none" w:sz="0" w:space="0" w:color="auto"/>
                <w:bottom w:val="none" w:sz="0" w:space="0" w:color="auto"/>
                <w:right w:val="none" w:sz="0" w:space="0" w:color="auto"/>
              </w:divBdr>
            </w:div>
            <w:div w:id="1721786716">
              <w:marLeft w:val="0"/>
              <w:marRight w:val="0"/>
              <w:marTop w:val="0"/>
              <w:marBottom w:val="0"/>
              <w:divBdr>
                <w:top w:val="none" w:sz="0" w:space="0" w:color="auto"/>
                <w:left w:val="none" w:sz="0" w:space="0" w:color="auto"/>
                <w:bottom w:val="none" w:sz="0" w:space="0" w:color="auto"/>
                <w:right w:val="none" w:sz="0" w:space="0" w:color="auto"/>
              </w:divBdr>
            </w:div>
            <w:div w:id="425274400">
              <w:marLeft w:val="0"/>
              <w:marRight w:val="0"/>
              <w:marTop w:val="0"/>
              <w:marBottom w:val="0"/>
              <w:divBdr>
                <w:top w:val="none" w:sz="0" w:space="0" w:color="auto"/>
                <w:left w:val="none" w:sz="0" w:space="0" w:color="auto"/>
                <w:bottom w:val="none" w:sz="0" w:space="0" w:color="auto"/>
                <w:right w:val="none" w:sz="0" w:space="0" w:color="auto"/>
              </w:divBdr>
            </w:div>
            <w:div w:id="1806701600">
              <w:marLeft w:val="0"/>
              <w:marRight w:val="0"/>
              <w:marTop w:val="0"/>
              <w:marBottom w:val="0"/>
              <w:divBdr>
                <w:top w:val="none" w:sz="0" w:space="0" w:color="auto"/>
                <w:left w:val="none" w:sz="0" w:space="0" w:color="auto"/>
                <w:bottom w:val="none" w:sz="0" w:space="0" w:color="auto"/>
                <w:right w:val="none" w:sz="0" w:space="0" w:color="auto"/>
              </w:divBdr>
            </w:div>
            <w:div w:id="797069540">
              <w:marLeft w:val="0"/>
              <w:marRight w:val="0"/>
              <w:marTop w:val="0"/>
              <w:marBottom w:val="0"/>
              <w:divBdr>
                <w:top w:val="none" w:sz="0" w:space="0" w:color="auto"/>
                <w:left w:val="none" w:sz="0" w:space="0" w:color="auto"/>
                <w:bottom w:val="none" w:sz="0" w:space="0" w:color="auto"/>
                <w:right w:val="none" w:sz="0" w:space="0" w:color="auto"/>
              </w:divBdr>
            </w:div>
            <w:div w:id="1617366721">
              <w:marLeft w:val="0"/>
              <w:marRight w:val="0"/>
              <w:marTop w:val="0"/>
              <w:marBottom w:val="0"/>
              <w:divBdr>
                <w:top w:val="none" w:sz="0" w:space="0" w:color="auto"/>
                <w:left w:val="none" w:sz="0" w:space="0" w:color="auto"/>
                <w:bottom w:val="none" w:sz="0" w:space="0" w:color="auto"/>
                <w:right w:val="none" w:sz="0" w:space="0" w:color="auto"/>
              </w:divBdr>
            </w:div>
            <w:div w:id="102504491">
              <w:marLeft w:val="0"/>
              <w:marRight w:val="0"/>
              <w:marTop w:val="0"/>
              <w:marBottom w:val="0"/>
              <w:divBdr>
                <w:top w:val="none" w:sz="0" w:space="0" w:color="auto"/>
                <w:left w:val="none" w:sz="0" w:space="0" w:color="auto"/>
                <w:bottom w:val="none" w:sz="0" w:space="0" w:color="auto"/>
                <w:right w:val="none" w:sz="0" w:space="0" w:color="auto"/>
              </w:divBdr>
            </w:div>
            <w:div w:id="1238905715">
              <w:marLeft w:val="0"/>
              <w:marRight w:val="0"/>
              <w:marTop w:val="0"/>
              <w:marBottom w:val="0"/>
              <w:divBdr>
                <w:top w:val="none" w:sz="0" w:space="0" w:color="auto"/>
                <w:left w:val="none" w:sz="0" w:space="0" w:color="auto"/>
                <w:bottom w:val="none" w:sz="0" w:space="0" w:color="auto"/>
                <w:right w:val="none" w:sz="0" w:space="0" w:color="auto"/>
              </w:divBdr>
            </w:div>
            <w:div w:id="1422066780">
              <w:marLeft w:val="0"/>
              <w:marRight w:val="0"/>
              <w:marTop w:val="0"/>
              <w:marBottom w:val="0"/>
              <w:divBdr>
                <w:top w:val="none" w:sz="0" w:space="0" w:color="auto"/>
                <w:left w:val="none" w:sz="0" w:space="0" w:color="auto"/>
                <w:bottom w:val="none" w:sz="0" w:space="0" w:color="auto"/>
                <w:right w:val="none" w:sz="0" w:space="0" w:color="auto"/>
              </w:divBdr>
            </w:div>
            <w:div w:id="935593886">
              <w:marLeft w:val="0"/>
              <w:marRight w:val="0"/>
              <w:marTop w:val="0"/>
              <w:marBottom w:val="0"/>
              <w:divBdr>
                <w:top w:val="none" w:sz="0" w:space="0" w:color="auto"/>
                <w:left w:val="none" w:sz="0" w:space="0" w:color="auto"/>
                <w:bottom w:val="none" w:sz="0" w:space="0" w:color="auto"/>
                <w:right w:val="none" w:sz="0" w:space="0" w:color="auto"/>
              </w:divBdr>
            </w:div>
            <w:div w:id="1268388336">
              <w:marLeft w:val="0"/>
              <w:marRight w:val="0"/>
              <w:marTop w:val="0"/>
              <w:marBottom w:val="0"/>
              <w:divBdr>
                <w:top w:val="none" w:sz="0" w:space="0" w:color="auto"/>
                <w:left w:val="none" w:sz="0" w:space="0" w:color="auto"/>
                <w:bottom w:val="none" w:sz="0" w:space="0" w:color="auto"/>
                <w:right w:val="none" w:sz="0" w:space="0" w:color="auto"/>
              </w:divBdr>
            </w:div>
            <w:div w:id="752319621">
              <w:marLeft w:val="0"/>
              <w:marRight w:val="0"/>
              <w:marTop w:val="0"/>
              <w:marBottom w:val="0"/>
              <w:divBdr>
                <w:top w:val="none" w:sz="0" w:space="0" w:color="auto"/>
                <w:left w:val="none" w:sz="0" w:space="0" w:color="auto"/>
                <w:bottom w:val="none" w:sz="0" w:space="0" w:color="auto"/>
                <w:right w:val="none" w:sz="0" w:space="0" w:color="auto"/>
              </w:divBdr>
            </w:div>
            <w:div w:id="847446330">
              <w:marLeft w:val="0"/>
              <w:marRight w:val="0"/>
              <w:marTop w:val="0"/>
              <w:marBottom w:val="0"/>
              <w:divBdr>
                <w:top w:val="none" w:sz="0" w:space="0" w:color="auto"/>
                <w:left w:val="none" w:sz="0" w:space="0" w:color="auto"/>
                <w:bottom w:val="none" w:sz="0" w:space="0" w:color="auto"/>
                <w:right w:val="none" w:sz="0" w:space="0" w:color="auto"/>
              </w:divBdr>
            </w:div>
            <w:div w:id="217520067">
              <w:marLeft w:val="0"/>
              <w:marRight w:val="0"/>
              <w:marTop w:val="0"/>
              <w:marBottom w:val="0"/>
              <w:divBdr>
                <w:top w:val="none" w:sz="0" w:space="0" w:color="auto"/>
                <w:left w:val="none" w:sz="0" w:space="0" w:color="auto"/>
                <w:bottom w:val="none" w:sz="0" w:space="0" w:color="auto"/>
                <w:right w:val="none" w:sz="0" w:space="0" w:color="auto"/>
              </w:divBdr>
            </w:div>
            <w:div w:id="727647788">
              <w:marLeft w:val="0"/>
              <w:marRight w:val="0"/>
              <w:marTop w:val="0"/>
              <w:marBottom w:val="0"/>
              <w:divBdr>
                <w:top w:val="none" w:sz="0" w:space="0" w:color="auto"/>
                <w:left w:val="none" w:sz="0" w:space="0" w:color="auto"/>
                <w:bottom w:val="none" w:sz="0" w:space="0" w:color="auto"/>
                <w:right w:val="none" w:sz="0" w:space="0" w:color="auto"/>
              </w:divBdr>
            </w:div>
            <w:div w:id="1447626302">
              <w:marLeft w:val="0"/>
              <w:marRight w:val="0"/>
              <w:marTop w:val="0"/>
              <w:marBottom w:val="0"/>
              <w:divBdr>
                <w:top w:val="none" w:sz="0" w:space="0" w:color="auto"/>
                <w:left w:val="none" w:sz="0" w:space="0" w:color="auto"/>
                <w:bottom w:val="none" w:sz="0" w:space="0" w:color="auto"/>
                <w:right w:val="none" w:sz="0" w:space="0" w:color="auto"/>
              </w:divBdr>
            </w:div>
            <w:div w:id="173809815">
              <w:marLeft w:val="0"/>
              <w:marRight w:val="0"/>
              <w:marTop w:val="0"/>
              <w:marBottom w:val="0"/>
              <w:divBdr>
                <w:top w:val="none" w:sz="0" w:space="0" w:color="auto"/>
                <w:left w:val="none" w:sz="0" w:space="0" w:color="auto"/>
                <w:bottom w:val="none" w:sz="0" w:space="0" w:color="auto"/>
                <w:right w:val="none" w:sz="0" w:space="0" w:color="auto"/>
              </w:divBdr>
            </w:div>
            <w:div w:id="1339694026">
              <w:marLeft w:val="0"/>
              <w:marRight w:val="0"/>
              <w:marTop w:val="0"/>
              <w:marBottom w:val="0"/>
              <w:divBdr>
                <w:top w:val="none" w:sz="0" w:space="0" w:color="auto"/>
                <w:left w:val="none" w:sz="0" w:space="0" w:color="auto"/>
                <w:bottom w:val="none" w:sz="0" w:space="0" w:color="auto"/>
                <w:right w:val="none" w:sz="0" w:space="0" w:color="auto"/>
              </w:divBdr>
            </w:div>
            <w:div w:id="702704885">
              <w:marLeft w:val="0"/>
              <w:marRight w:val="0"/>
              <w:marTop w:val="0"/>
              <w:marBottom w:val="0"/>
              <w:divBdr>
                <w:top w:val="none" w:sz="0" w:space="0" w:color="auto"/>
                <w:left w:val="none" w:sz="0" w:space="0" w:color="auto"/>
                <w:bottom w:val="none" w:sz="0" w:space="0" w:color="auto"/>
                <w:right w:val="none" w:sz="0" w:space="0" w:color="auto"/>
              </w:divBdr>
            </w:div>
            <w:div w:id="693387592">
              <w:marLeft w:val="0"/>
              <w:marRight w:val="0"/>
              <w:marTop w:val="0"/>
              <w:marBottom w:val="0"/>
              <w:divBdr>
                <w:top w:val="none" w:sz="0" w:space="0" w:color="auto"/>
                <w:left w:val="none" w:sz="0" w:space="0" w:color="auto"/>
                <w:bottom w:val="none" w:sz="0" w:space="0" w:color="auto"/>
                <w:right w:val="none" w:sz="0" w:space="0" w:color="auto"/>
              </w:divBdr>
            </w:div>
            <w:div w:id="1970012700">
              <w:marLeft w:val="0"/>
              <w:marRight w:val="0"/>
              <w:marTop w:val="0"/>
              <w:marBottom w:val="0"/>
              <w:divBdr>
                <w:top w:val="none" w:sz="0" w:space="0" w:color="auto"/>
                <w:left w:val="none" w:sz="0" w:space="0" w:color="auto"/>
                <w:bottom w:val="none" w:sz="0" w:space="0" w:color="auto"/>
                <w:right w:val="none" w:sz="0" w:space="0" w:color="auto"/>
              </w:divBdr>
            </w:div>
            <w:div w:id="91584595">
              <w:marLeft w:val="0"/>
              <w:marRight w:val="0"/>
              <w:marTop w:val="0"/>
              <w:marBottom w:val="0"/>
              <w:divBdr>
                <w:top w:val="none" w:sz="0" w:space="0" w:color="auto"/>
                <w:left w:val="none" w:sz="0" w:space="0" w:color="auto"/>
                <w:bottom w:val="none" w:sz="0" w:space="0" w:color="auto"/>
                <w:right w:val="none" w:sz="0" w:space="0" w:color="auto"/>
              </w:divBdr>
            </w:div>
            <w:div w:id="1133206311">
              <w:marLeft w:val="0"/>
              <w:marRight w:val="0"/>
              <w:marTop w:val="0"/>
              <w:marBottom w:val="0"/>
              <w:divBdr>
                <w:top w:val="none" w:sz="0" w:space="0" w:color="auto"/>
                <w:left w:val="none" w:sz="0" w:space="0" w:color="auto"/>
                <w:bottom w:val="none" w:sz="0" w:space="0" w:color="auto"/>
                <w:right w:val="none" w:sz="0" w:space="0" w:color="auto"/>
              </w:divBdr>
            </w:div>
            <w:div w:id="318265375">
              <w:marLeft w:val="0"/>
              <w:marRight w:val="0"/>
              <w:marTop w:val="0"/>
              <w:marBottom w:val="0"/>
              <w:divBdr>
                <w:top w:val="none" w:sz="0" w:space="0" w:color="auto"/>
                <w:left w:val="none" w:sz="0" w:space="0" w:color="auto"/>
                <w:bottom w:val="none" w:sz="0" w:space="0" w:color="auto"/>
                <w:right w:val="none" w:sz="0" w:space="0" w:color="auto"/>
              </w:divBdr>
            </w:div>
            <w:div w:id="794249248">
              <w:marLeft w:val="0"/>
              <w:marRight w:val="0"/>
              <w:marTop w:val="0"/>
              <w:marBottom w:val="0"/>
              <w:divBdr>
                <w:top w:val="none" w:sz="0" w:space="0" w:color="auto"/>
                <w:left w:val="none" w:sz="0" w:space="0" w:color="auto"/>
                <w:bottom w:val="none" w:sz="0" w:space="0" w:color="auto"/>
                <w:right w:val="none" w:sz="0" w:space="0" w:color="auto"/>
              </w:divBdr>
            </w:div>
            <w:div w:id="154956642">
              <w:marLeft w:val="0"/>
              <w:marRight w:val="0"/>
              <w:marTop w:val="0"/>
              <w:marBottom w:val="0"/>
              <w:divBdr>
                <w:top w:val="none" w:sz="0" w:space="0" w:color="auto"/>
                <w:left w:val="none" w:sz="0" w:space="0" w:color="auto"/>
                <w:bottom w:val="none" w:sz="0" w:space="0" w:color="auto"/>
                <w:right w:val="none" w:sz="0" w:space="0" w:color="auto"/>
              </w:divBdr>
            </w:div>
            <w:div w:id="347946412">
              <w:marLeft w:val="0"/>
              <w:marRight w:val="0"/>
              <w:marTop w:val="0"/>
              <w:marBottom w:val="0"/>
              <w:divBdr>
                <w:top w:val="none" w:sz="0" w:space="0" w:color="auto"/>
                <w:left w:val="none" w:sz="0" w:space="0" w:color="auto"/>
                <w:bottom w:val="none" w:sz="0" w:space="0" w:color="auto"/>
                <w:right w:val="none" w:sz="0" w:space="0" w:color="auto"/>
              </w:divBdr>
            </w:div>
            <w:div w:id="442772473">
              <w:marLeft w:val="0"/>
              <w:marRight w:val="0"/>
              <w:marTop w:val="0"/>
              <w:marBottom w:val="0"/>
              <w:divBdr>
                <w:top w:val="none" w:sz="0" w:space="0" w:color="auto"/>
                <w:left w:val="none" w:sz="0" w:space="0" w:color="auto"/>
                <w:bottom w:val="none" w:sz="0" w:space="0" w:color="auto"/>
                <w:right w:val="none" w:sz="0" w:space="0" w:color="auto"/>
              </w:divBdr>
            </w:div>
            <w:div w:id="90392799">
              <w:marLeft w:val="0"/>
              <w:marRight w:val="0"/>
              <w:marTop w:val="0"/>
              <w:marBottom w:val="0"/>
              <w:divBdr>
                <w:top w:val="none" w:sz="0" w:space="0" w:color="auto"/>
                <w:left w:val="none" w:sz="0" w:space="0" w:color="auto"/>
                <w:bottom w:val="none" w:sz="0" w:space="0" w:color="auto"/>
                <w:right w:val="none" w:sz="0" w:space="0" w:color="auto"/>
              </w:divBdr>
            </w:div>
            <w:div w:id="1068308704">
              <w:marLeft w:val="0"/>
              <w:marRight w:val="0"/>
              <w:marTop w:val="0"/>
              <w:marBottom w:val="0"/>
              <w:divBdr>
                <w:top w:val="none" w:sz="0" w:space="0" w:color="auto"/>
                <w:left w:val="none" w:sz="0" w:space="0" w:color="auto"/>
                <w:bottom w:val="none" w:sz="0" w:space="0" w:color="auto"/>
                <w:right w:val="none" w:sz="0" w:space="0" w:color="auto"/>
              </w:divBdr>
            </w:div>
            <w:div w:id="1785465534">
              <w:marLeft w:val="0"/>
              <w:marRight w:val="0"/>
              <w:marTop w:val="0"/>
              <w:marBottom w:val="0"/>
              <w:divBdr>
                <w:top w:val="none" w:sz="0" w:space="0" w:color="auto"/>
                <w:left w:val="none" w:sz="0" w:space="0" w:color="auto"/>
                <w:bottom w:val="none" w:sz="0" w:space="0" w:color="auto"/>
                <w:right w:val="none" w:sz="0" w:space="0" w:color="auto"/>
              </w:divBdr>
            </w:div>
            <w:div w:id="440688955">
              <w:marLeft w:val="0"/>
              <w:marRight w:val="0"/>
              <w:marTop w:val="0"/>
              <w:marBottom w:val="0"/>
              <w:divBdr>
                <w:top w:val="none" w:sz="0" w:space="0" w:color="auto"/>
                <w:left w:val="none" w:sz="0" w:space="0" w:color="auto"/>
                <w:bottom w:val="none" w:sz="0" w:space="0" w:color="auto"/>
                <w:right w:val="none" w:sz="0" w:space="0" w:color="auto"/>
              </w:divBdr>
            </w:div>
            <w:div w:id="798185165">
              <w:marLeft w:val="0"/>
              <w:marRight w:val="0"/>
              <w:marTop w:val="0"/>
              <w:marBottom w:val="0"/>
              <w:divBdr>
                <w:top w:val="none" w:sz="0" w:space="0" w:color="auto"/>
                <w:left w:val="none" w:sz="0" w:space="0" w:color="auto"/>
                <w:bottom w:val="none" w:sz="0" w:space="0" w:color="auto"/>
                <w:right w:val="none" w:sz="0" w:space="0" w:color="auto"/>
              </w:divBdr>
            </w:div>
            <w:div w:id="158620486">
              <w:marLeft w:val="0"/>
              <w:marRight w:val="0"/>
              <w:marTop w:val="0"/>
              <w:marBottom w:val="0"/>
              <w:divBdr>
                <w:top w:val="none" w:sz="0" w:space="0" w:color="auto"/>
                <w:left w:val="none" w:sz="0" w:space="0" w:color="auto"/>
                <w:bottom w:val="none" w:sz="0" w:space="0" w:color="auto"/>
                <w:right w:val="none" w:sz="0" w:space="0" w:color="auto"/>
              </w:divBdr>
            </w:div>
            <w:div w:id="994189846">
              <w:marLeft w:val="0"/>
              <w:marRight w:val="0"/>
              <w:marTop w:val="0"/>
              <w:marBottom w:val="0"/>
              <w:divBdr>
                <w:top w:val="none" w:sz="0" w:space="0" w:color="auto"/>
                <w:left w:val="none" w:sz="0" w:space="0" w:color="auto"/>
                <w:bottom w:val="none" w:sz="0" w:space="0" w:color="auto"/>
                <w:right w:val="none" w:sz="0" w:space="0" w:color="auto"/>
              </w:divBdr>
            </w:div>
            <w:div w:id="725303708">
              <w:marLeft w:val="0"/>
              <w:marRight w:val="0"/>
              <w:marTop w:val="0"/>
              <w:marBottom w:val="0"/>
              <w:divBdr>
                <w:top w:val="none" w:sz="0" w:space="0" w:color="auto"/>
                <w:left w:val="none" w:sz="0" w:space="0" w:color="auto"/>
                <w:bottom w:val="none" w:sz="0" w:space="0" w:color="auto"/>
                <w:right w:val="none" w:sz="0" w:space="0" w:color="auto"/>
              </w:divBdr>
            </w:div>
            <w:div w:id="434373397">
              <w:marLeft w:val="0"/>
              <w:marRight w:val="0"/>
              <w:marTop w:val="0"/>
              <w:marBottom w:val="0"/>
              <w:divBdr>
                <w:top w:val="none" w:sz="0" w:space="0" w:color="auto"/>
                <w:left w:val="none" w:sz="0" w:space="0" w:color="auto"/>
                <w:bottom w:val="none" w:sz="0" w:space="0" w:color="auto"/>
                <w:right w:val="none" w:sz="0" w:space="0" w:color="auto"/>
              </w:divBdr>
            </w:div>
            <w:div w:id="896011548">
              <w:marLeft w:val="0"/>
              <w:marRight w:val="0"/>
              <w:marTop w:val="0"/>
              <w:marBottom w:val="0"/>
              <w:divBdr>
                <w:top w:val="none" w:sz="0" w:space="0" w:color="auto"/>
                <w:left w:val="none" w:sz="0" w:space="0" w:color="auto"/>
                <w:bottom w:val="none" w:sz="0" w:space="0" w:color="auto"/>
                <w:right w:val="none" w:sz="0" w:space="0" w:color="auto"/>
              </w:divBdr>
            </w:div>
            <w:div w:id="1861582019">
              <w:marLeft w:val="0"/>
              <w:marRight w:val="0"/>
              <w:marTop w:val="0"/>
              <w:marBottom w:val="0"/>
              <w:divBdr>
                <w:top w:val="none" w:sz="0" w:space="0" w:color="auto"/>
                <w:left w:val="none" w:sz="0" w:space="0" w:color="auto"/>
                <w:bottom w:val="none" w:sz="0" w:space="0" w:color="auto"/>
                <w:right w:val="none" w:sz="0" w:space="0" w:color="auto"/>
              </w:divBdr>
            </w:div>
            <w:div w:id="2103989633">
              <w:marLeft w:val="0"/>
              <w:marRight w:val="0"/>
              <w:marTop w:val="0"/>
              <w:marBottom w:val="0"/>
              <w:divBdr>
                <w:top w:val="none" w:sz="0" w:space="0" w:color="auto"/>
                <w:left w:val="none" w:sz="0" w:space="0" w:color="auto"/>
                <w:bottom w:val="none" w:sz="0" w:space="0" w:color="auto"/>
                <w:right w:val="none" w:sz="0" w:space="0" w:color="auto"/>
              </w:divBdr>
            </w:div>
            <w:div w:id="1555581670">
              <w:marLeft w:val="0"/>
              <w:marRight w:val="0"/>
              <w:marTop w:val="0"/>
              <w:marBottom w:val="0"/>
              <w:divBdr>
                <w:top w:val="none" w:sz="0" w:space="0" w:color="auto"/>
                <w:left w:val="none" w:sz="0" w:space="0" w:color="auto"/>
                <w:bottom w:val="none" w:sz="0" w:space="0" w:color="auto"/>
                <w:right w:val="none" w:sz="0" w:space="0" w:color="auto"/>
              </w:divBdr>
            </w:div>
            <w:div w:id="98573829">
              <w:marLeft w:val="0"/>
              <w:marRight w:val="0"/>
              <w:marTop w:val="0"/>
              <w:marBottom w:val="0"/>
              <w:divBdr>
                <w:top w:val="none" w:sz="0" w:space="0" w:color="auto"/>
                <w:left w:val="none" w:sz="0" w:space="0" w:color="auto"/>
                <w:bottom w:val="none" w:sz="0" w:space="0" w:color="auto"/>
                <w:right w:val="none" w:sz="0" w:space="0" w:color="auto"/>
              </w:divBdr>
            </w:div>
            <w:div w:id="619261552">
              <w:marLeft w:val="0"/>
              <w:marRight w:val="0"/>
              <w:marTop w:val="0"/>
              <w:marBottom w:val="0"/>
              <w:divBdr>
                <w:top w:val="none" w:sz="0" w:space="0" w:color="auto"/>
                <w:left w:val="none" w:sz="0" w:space="0" w:color="auto"/>
                <w:bottom w:val="none" w:sz="0" w:space="0" w:color="auto"/>
                <w:right w:val="none" w:sz="0" w:space="0" w:color="auto"/>
              </w:divBdr>
            </w:div>
            <w:div w:id="514267698">
              <w:marLeft w:val="0"/>
              <w:marRight w:val="0"/>
              <w:marTop w:val="0"/>
              <w:marBottom w:val="0"/>
              <w:divBdr>
                <w:top w:val="none" w:sz="0" w:space="0" w:color="auto"/>
                <w:left w:val="none" w:sz="0" w:space="0" w:color="auto"/>
                <w:bottom w:val="none" w:sz="0" w:space="0" w:color="auto"/>
                <w:right w:val="none" w:sz="0" w:space="0" w:color="auto"/>
              </w:divBdr>
            </w:div>
            <w:div w:id="14045961">
              <w:marLeft w:val="0"/>
              <w:marRight w:val="0"/>
              <w:marTop w:val="0"/>
              <w:marBottom w:val="0"/>
              <w:divBdr>
                <w:top w:val="none" w:sz="0" w:space="0" w:color="auto"/>
                <w:left w:val="none" w:sz="0" w:space="0" w:color="auto"/>
                <w:bottom w:val="none" w:sz="0" w:space="0" w:color="auto"/>
                <w:right w:val="none" w:sz="0" w:space="0" w:color="auto"/>
              </w:divBdr>
            </w:div>
            <w:div w:id="369458826">
              <w:marLeft w:val="0"/>
              <w:marRight w:val="0"/>
              <w:marTop w:val="0"/>
              <w:marBottom w:val="0"/>
              <w:divBdr>
                <w:top w:val="none" w:sz="0" w:space="0" w:color="auto"/>
                <w:left w:val="none" w:sz="0" w:space="0" w:color="auto"/>
                <w:bottom w:val="none" w:sz="0" w:space="0" w:color="auto"/>
                <w:right w:val="none" w:sz="0" w:space="0" w:color="auto"/>
              </w:divBdr>
            </w:div>
            <w:div w:id="826436583">
              <w:marLeft w:val="0"/>
              <w:marRight w:val="0"/>
              <w:marTop w:val="0"/>
              <w:marBottom w:val="0"/>
              <w:divBdr>
                <w:top w:val="none" w:sz="0" w:space="0" w:color="auto"/>
                <w:left w:val="none" w:sz="0" w:space="0" w:color="auto"/>
                <w:bottom w:val="none" w:sz="0" w:space="0" w:color="auto"/>
                <w:right w:val="none" w:sz="0" w:space="0" w:color="auto"/>
              </w:divBdr>
            </w:div>
            <w:div w:id="528614775">
              <w:marLeft w:val="0"/>
              <w:marRight w:val="0"/>
              <w:marTop w:val="0"/>
              <w:marBottom w:val="0"/>
              <w:divBdr>
                <w:top w:val="none" w:sz="0" w:space="0" w:color="auto"/>
                <w:left w:val="none" w:sz="0" w:space="0" w:color="auto"/>
                <w:bottom w:val="none" w:sz="0" w:space="0" w:color="auto"/>
                <w:right w:val="none" w:sz="0" w:space="0" w:color="auto"/>
              </w:divBdr>
            </w:div>
            <w:div w:id="502889934">
              <w:marLeft w:val="0"/>
              <w:marRight w:val="0"/>
              <w:marTop w:val="0"/>
              <w:marBottom w:val="0"/>
              <w:divBdr>
                <w:top w:val="none" w:sz="0" w:space="0" w:color="auto"/>
                <w:left w:val="none" w:sz="0" w:space="0" w:color="auto"/>
                <w:bottom w:val="none" w:sz="0" w:space="0" w:color="auto"/>
                <w:right w:val="none" w:sz="0" w:space="0" w:color="auto"/>
              </w:divBdr>
            </w:div>
            <w:div w:id="2039499191">
              <w:marLeft w:val="0"/>
              <w:marRight w:val="0"/>
              <w:marTop w:val="0"/>
              <w:marBottom w:val="0"/>
              <w:divBdr>
                <w:top w:val="none" w:sz="0" w:space="0" w:color="auto"/>
                <w:left w:val="none" w:sz="0" w:space="0" w:color="auto"/>
                <w:bottom w:val="none" w:sz="0" w:space="0" w:color="auto"/>
                <w:right w:val="none" w:sz="0" w:space="0" w:color="auto"/>
              </w:divBdr>
            </w:div>
            <w:div w:id="470562757">
              <w:marLeft w:val="0"/>
              <w:marRight w:val="0"/>
              <w:marTop w:val="0"/>
              <w:marBottom w:val="0"/>
              <w:divBdr>
                <w:top w:val="none" w:sz="0" w:space="0" w:color="auto"/>
                <w:left w:val="none" w:sz="0" w:space="0" w:color="auto"/>
                <w:bottom w:val="none" w:sz="0" w:space="0" w:color="auto"/>
                <w:right w:val="none" w:sz="0" w:space="0" w:color="auto"/>
              </w:divBdr>
            </w:div>
            <w:div w:id="349838484">
              <w:marLeft w:val="0"/>
              <w:marRight w:val="0"/>
              <w:marTop w:val="0"/>
              <w:marBottom w:val="0"/>
              <w:divBdr>
                <w:top w:val="none" w:sz="0" w:space="0" w:color="auto"/>
                <w:left w:val="none" w:sz="0" w:space="0" w:color="auto"/>
                <w:bottom w:val="none" w:sz="0" w:space="0" w:color="auto"/>
                <w:right w:val="none" w:sz="0" w:space="0" w:color="auto"/>
              </w:divBdr>
            </w:div>
            <w:div w:id="1613589516">
              <w:marLeft w:val="0"/>
              <w:marRight w:val="0"/>
              <w:marTop w:val="0"/>
              <w:marBottom w:val="0"/>
              <w:divBdr>
                <w:top w:val="none" w:sz="0" w:space="0" w:color="auto"/>
                <w:left w:val="none" w:sz="0" w:space="0" w:color="auto"/>
                <w:bottom w:val="none" w:sz="0" w:space="0" w:color="auto"/>
                <w:right w:val="none" w:sz="0" w:space="0" w:color="auto"/>
              </w:divBdr>
            </w:div>
            <w:div w:id="911548755">
              <w:marLeft w:val="0"/>
              <w:marRight w:val="0"/>
              <w:marTop w:val="0"/>
              <w:marBottom w:val="0"/>
              <w:divBdr>
                <w:top w:val="none" w:sz="0" w:space="0" w:color="auto"/>
                <w:left w:val="none" w:sz="0" w:space="0" w:color="auto"/>
                <w:bottom w:val="none" w:sz="0" w:space="0" w:color="auto"/>
                <w:right w:val="none" w:sz="0" w:space="0" w:color="auto"/>
              </w:divBdr>
            </w:div>
            <w:div w:id="2085253234">
              <w:marLeft w:val="0"/>
              <w:marRight w:val="0"/>
              <w:marTop w:val="0"/>
              <w:marBottom w:val="0"/>
              <w:divBdr>
                <w:top w:val="none" w:sz="0" w:space="0" w:color="auto"/>
                <w:left w:val="none" w:sz="0" w:space="0" w:color="auto"/>
                <w:bottom w:val="none" w:sz="0" w:space="0" w:color="auto"/>
                <w:right w:val="none" w:sz="0" w:space="0" w:color="auto"/>
              </w:divBdr>
            </w:div>
            <w:div w:id="1940723689">
              <w:marLeft w:val="0"/>
              <w:marRight w:val="0"/>
              <w:marTop w:val="0"/>
              <w:marBottom w:val="0"/>
              <w:divBdr>
                <w:top w:val="none" w:sz="0" w:space="0" w:color="auto"/>
                <w:left w:val="none" w:sz="0" w:space="0" w:color="auto"/>
                <w:bottom w:val="none" w:sz="0" w:space="0" w:color="auto"/>
                <w:right w:val="none" w:sz="0" w:space="0" w:color="auto"/>
              </w:divBdr>
            </w:div>
            <w:div w:id="1225411031">
              <w:marLeft w:val="0"/>
              <w:marRight w:val="0"/>
              <w:marTop w:val="0"/>
              <w:marBottom w:val="0"/>
              <w:divBdr>
                <w:top w:val="none" w:sz="0" w:space="0" w:color="auto"/>
                <w:left w:val="none" w:sz="0" w:space="0" w:color="auto"/>
                <w:bottom w:val="none" w:sz="0" w:space="0" w:color="auto"/>
                <w:right w:val="none" w:sz="0" w:space="0" w:color="auto"/>
              </w:divBdr>
            </w:div>
            <w:div w:id="1378507059">
              <w:marLeft w:val="0"/>
              <w:marRight w:val="0"/>
              <w:marTop w:val="0"/>
              <w:marBottom w:val="0"/>
              <w:divBdr>
                <w:top w:val="none" w:sz="0" w:space="0" w:color="auto"/>
                <w:left w:val="none" w:sz="0" w:space="0" w:color="auto"/>
                <w:bottom w:val="none" w:sz="0" w:space="0" w:color="auto"/>
                <w:right w:val="none" w:sz="0" w:space="0" w:color="auto"/>
              </w:divBdr>
            </w:div>
            <w:div w:id="152182166">
              <w:marLeft w:val="0"/>
              <w:marRight w:val="0"/>
              <w:marTop w:val="0"/>
              <w:marBottom w:val="0"/>
              <w:divBdr>
                <w:top w:val="none" w:sz="0" w:space="0" w:color="auto"/>
                <w:left w:val="none" w:sz="0" w:space="0" w:color="auto"/>
                <w:bottom w:val="none" w:sz="0" w:space="0" w:color="auto"/>
                <w:right w:val="none" w:sz="0" w:space="0" w:color="auto"/>
              </w:divBdr>
            </w:div>
            <w:div w:id="448281604">
              <w:marLeft w:val="0"/>
              <w:marRight w:val="0"/>
              <w:marTop w:val="0"/>
              <w:marBottom w:val="0"/>
              <w:divBdr>
                <w:top w:val="none" w:sz="0" w:space="0" w:color="auto"/>
                <w:left w:val="none" w:sz="0" w:space="0" w:color="auto"/>
                <w:bottom w:val="none" w:sz="0" w:space="0" w:color="auto"/>
                <w:right w:val="none" w:sz="0" w:space="0" w:color="auto"/>
              </w:divBdr>
            </w:div>
            <w:div w:id="2057468261">
              <w:marLeft w:val="0"/>
              <w:marRight w:val="0"/>
              <w:marTop w:val="0"/>
              <w:marBottom w:val="0"/>
              <w:divBdr>
                <w:top w:val="none" w:sz="0" w:space="0" w:color="auto"/>
                <w:left w:val="none" w:sz="0" w:space="0" w:color="auto"/>
                <w:bottom w:val="none" w:sz="0" w:space="0" w:color="auto"/>
                <w:right w:val="none" w:sz="0" w:space="0" w:color="auto"/>
              </w:divBdr>
            </w:div>
            <w:div w:id="952518077">
              <w:marLeft w:val="0"/>
              <w:marRight w:val="0"/>
              <w:marTop w:val="0"/>
              <w:marBottom w:val="0"/>
              <w:divBdr>
                <w:top w:val="none" w:sz="0" w:space="0" w:color="auto"/>
                <w:left w:val="none" w:sz="0" w:space="0" w:color="auto"/>
                <w:bottom w:val="none" w:sz="0" w:space="0" w:color="auto"/>
                <w:right w:val="none" w:sz="0" w:space="0" w:color="auto"/>
              </w:divBdr>
            </w:div>
            <w:div w:id="2082411863">
              <w:marLeft w:val="0"/>
              <w:marRight w:val="0"/>
              <w:marTop w:val="0"/>
              <w:marBottom w:val="0"/>
              <w:divBdr>
                <w:top w:val="none" w:sz="0" w:space="0" w:color="auto"/>
                <w:left w:val="none" w:sz="0" w:space="0" w:color="auto"/>
                <w:bottom w:val="none" w:sz="0" w:space="0" w:color="auto"/>
                <w:right w:val="none" w:sz="0" w:space="0" w:color="auto"/>
              </w:divBdr>
            </w:div>
            <w:div w:id="1031684740">
              <w:marLeft w:val="0"/>
              <w:marRight w:val="0"/>
              <w:marTop w:val="0"/>
              <w:marBottom w:val="0"/>
              <w:divBdr>
                <w:top w:val="none" w:sz="0" w:space="0" w:color="auto"/>
                <w:left w:val="none" w:sz="0" w:space="0" w:color="auto"/>
                <w:bottom w:val="none" w:sz="0" w:space="0" w:color="auto"/>
                <w:right w:val="none" w:sz="0" w:space="0" w:color="auto"/>
              </w:divBdr>
            </w:div>
            <w:div w:id="1819177966">
              <w:marLeft w:val="0"/>
              <w:marRight w:val="0"/>
              <w:marTop w:val="0"/>
              <w:marBottom w:val="0"/>
              <w:divBdr>
                <w:top w:val="none" w:sz="0" w:space="0" w:color="auto"/>
                <w:left w:val="none" w:sz="0" w:space="0" w:color="auto"/>
                <w:bottom w:val="none" w:sz="0" w:space="0" w:color="auto"/>
                <w:right w:val="none" w:sz="0" w:space="0" w:color="auto"/>
              </w:divBdr>
            </w:div>
            <w:div w:id="645161611">
              <w:marLeft w:val="0"/>
              <w:marRight w:val="0"/>
              <w:marTop w:val="0"/>
              <w:marBottom w:val="0"/>
              <w:divBdr>
                <w:top w:val="none" w:sz="0" w:space="0" w:color="auto"/>
                <w:left w:val="none" w:sz="0" w:space="0" w:color="auto"/>
                <w:bottom w:val="none" w:sz="0" w:space="0" w:color="auto"/>
                <w:right w:val="none" w:sz="0" w:space="0" w:color="auto"/>
              </w:divBdr>
            </w:div>
            <w:div w:id="306668663">
              <w:marLeft w:val="0"/>
              <w:marRight w:val="0"/>
              <w:marTop w:val="0"/>
              <w:marBottom w:val="0"/>
              <w:divBdr>
                <w:top w:val="none" w:sz="0" w:space="0" w:color="auto"/>
                <w:left w:val="none" w:sz="0" w:space="0" w:color="auto"/>
                <w:bottom w:val="none" w:sz="0" w:space="0" w:color="auto"/>
                <w:right w:val="none" w:sz="0" w:space="0" w:color="auto"/>
              </w:divBdr>
            </w:div>
            <w:div w:id="1078399790">
              <w:marLeft w:val="0"/>
              <w:marRight w:val="0"/>
              <w:marTop w:val="0"/>
              <w:marBottom w:val="0"/>
              <w:divBdr>
                <w:top w:val="none" w:sz="0" w:space="0" w:color="auto"/>
                <w:left w:val="none" w:sz="0" w:space="0" w:color="auto"/>
                <w:bottom w:val="none" w:sz="0" w:space="0" w:color="auto"/>
                <w:right w:val="none" w:sz="0" w:space="0" w:color="auto"/>
              </w:divBdr>
            </w:div>
            <w:div w:id="1542597147">
              <w:marLeft w:val="0"/>
              <w:marRight w:val="0"/>
              <w:marTop w:val="0"/>
              <w:marBottom w:val="0"/>
              <w:divBdr>
                <w:top w:val="none" w:sz="0" w:space="0" w:color="auto"/>
                <w:left w:val="none" w:sz="0" w:space="0" w:color="auto"/>
                <w:bottom w:val="none" w:sz="0" w:space="0" w:color="auto"/>
                <w:right w:val="none" w:sz="0" w:space="0" w:color="auto"/>
              </w:divBdr>
            </w:div>
            <w:div w:id="1638951009">
              <w:marLeft w:val="0"/>
              <w:marRight w:val="0"/>
              <w:marTop w:val="0"/>
              <w:marBottom w:val="0"/>
              <w:divBdr>
                <w:top w:val="none" w:sz="0" w:space="0" w:color="auto"/>
                <w:left w:val="none" w:sz="0" w:space="0" w:color="auto"/>
                <w:bottom w:val="none" w:sz="0" w:space="0" w:color="auto"/>
                <w:right w:val="none" w:sz="0" w:space="0" w:color="auto"/>
              </w:divBdr>
            </w:div>
            <w:div w:id="144318213">
              <w:marLeft w:val="0"/>
              <w:marRight w:val="0"/>
              <w:marTop w:val="0"/>
              <w:marBottom w:val="0"/>
              <w:divBdr>
                <w:top w:val="none" w:sz="0" w:space="0" w:color="auto"/>
                <w:left w:val="none" w:sz="0" w:space="0" w:color="auto"/>
                <w:bottom w:val="none" w:sz="0" w:space="0" w:color="auto"/>
                <w:right w:val="none" w:sz="0" w:space="0" w:color="auto"/>
              </w:divBdr>
            </w:div>
            <w:div w:id="91053852">
              <w:marLeft w:val="0"/>
              <w:marRight w:val="0"/>
              <w:marTop w:val="0"/>
              <w:marBottom w:val="0"/>
              <w:divBdr>
                <w:top w:val="none" w:sz="0" w:space="0" w:color="auto"/>
                <w:left w:val="none" w:sz="0" w:space="0" w:color="auto"/>
                <w:bottom w:val="none" w:sz="0" w:space="0" w:color="auto"/>
                <w:right w:val="none" w:sz="0" w:space="0" w:color="auto"/>
              </w:divBdr>
            </w:div>
            <w:div w:id="1806073275">
              <w:marLeft w:val="0"/>
              <w:marRight w:val="0"/>
              <w:marTop w:val="0"/>
              <w:marBottom w:val="0"/>
              <w:divBdr>
                <w:top w:val="none" w:sz="0" w:space="0" w:color="auto"/>
                <w:left w:val="none" w:sz="0" w:space="0" w:color="auto"/>
                <w:bottom w:val="none" w:sz="0" w:space="0" w:color="auto"/>
                <w:right w:val="none" w:sz="0" w:space="0" w:color="auto"/>
              </w:divBdr>
            </w:div>
            <w:div w:id="446243091">
              <w:marLeft w:val="0"/>
              <w:marRight w:val="0"/>
              <w:marTop w:val="0"/>
              <w:marBottom w:val="0"/>
              <w:divBdr>
                <w:top w:val="none" w:sz="0" w:space="0" w:color="auto"/>
                <w:left w:val="none" w:sz="0" w:space="0" w:color="auto"/>
                <w:bottom w:val="none" w:sz="0" w:space="0" w:color="auto"/>
                <w:right w:val="none" w:sz="0" w:space="0" w:color="auto"/>
              </w:divBdr>
            </w:div>
            <w:div w:id="1557542269">
              <w:marLeft w:val="0"/>
              <w:marRight w:val="0"/>
              <w:marTop w:val="0"/>
              <w:marBottom w:val="0"/>
              <w:divBdr>
                <w:top w:val="none" w:sz="0" w:space="0" w:color="auto"/>
                <w:left w:val="none" w:sz="0" w:space="0" w:color="auto"/>
                <w:bottom w:val="none" w:sz="0" w:space="0" w:color="auto"/>
                <w:right w:val="none" w:sz="0" w:space="0" w:color="auto"/>
              </w:divBdr>
            </w:div>
            <w:div w:id="118649601">
              <w:marLeft w:val="0"/>
              <w:marRight w:val="0"/>
              <w:marTop w:val="0"/>
              <w:marBottom w:val="0"/>
              <w:divBdr>
                <w:top w:val="none" w:sz="0" w:space="0" w:color="auto"/>
                <w:left w:val="none" w:sz="0" w:space="0" w:color="auto"/>
                <w:bottom w:val="none" w:sz="0" w:space="0" w:color="auto"/>
                <w:right w:val="none" w:sz="0" w:space="0" w:color="auto"/>
              </w:divBdr>
            </w:div>
            <w:div w:id="672538440">
              <w:marLeft w:val="0"/>
              <w:marRight w:val="0"/>
              <w:marTop w:val="0"/>
              <w:marBottom w:val="0"/>
              <w:divBdr>
                <w:top w:val="none" w:sz="0" w:space="0" w:color="auto"/>
                <w:left w:val="none" w:sz="0" w:space="0" w:color="auto"/>
                <w:bottom w:val="none" w:sz="0" w:space="0" w:color="auto"/>
                <w:right w:val="none" w:sz="0" w:space="0" w:color="auto"/>
              </w:divBdr>
            </w:div>
            <w:div w:id="640841233">
              <w:marLeft w:val="0"/>
              <w:marRight w:val="0"/>
              <w:marTop w:val="0"/>
              <w:marBottom w:val="0"/>
              <w:divBdr>
                <w:top w:val="none" w:sz="0" w:space="0" w:color="auto"/>
                <w:left w:val="none" w:sz="0" w:space="0" w:color="auto"/>
                <w:bottom w:val="none" w:sz="0" w:space="0" w:color="auto"/>
                <w:right w:val="none" w:sz="0" w:space="0" w:color="auto"/>
              </w:divBdr>
            </w:div>
            <w:div w:id="381945160">
              <w:marLeft w:val="0"/>
              <w:marRight w:val="0"/>
              <w:marTop w:val="0"/>
              <w:marBottom w:val="0"/>
              <w:divBdr>
                <w:top w:val="none" w:sz="0" w:space="0" w:color="auto"/>
                <w:left w:val="none" w:sz="0" w:space="0" w:color="auto"/>
                <w:bottom w:val="none" w:sz="0" w:space="0" w:color="auto"/>
                <w:right w:val="none" w:sz="0" w:space="0" w:color="auto"/>
              </w:divBdr>
            </w:div>
            <w:div w:id="705326734">
              <w:marLeft w:val="0"/>
              <w:marRight w:val="0"/>
              <w:marTop w:val="0"/>
              <w:marBottom w:val="0"/>
              <w:divBdr>
                <w:top w:val="none" w:sz="0" w:space="0" w:color="auto"/>
                <w:left w:val="none" w:sz="0" w:space="0" w:color="auto"/>
                <w:bottom w:val="none" w:sz="0" w:space="0" w:color="auto"/>
                <w:right w:val="none" w:sz="0" w:space="0" w:color="auto"/>
              </w:divBdr>
            </w:div>
            <w:div w:id="1750350812">
              <w:marLeft w:val="0"/>
              <w:marRight w:val="0"/>
              <w:marTop w:val="0"/>
              <w:marBottom w:val="0"/>
              <w:divBdr>
                <w:top w:val="none" w:sz="0" w:space="0" w:color="auto"/>
                <w:left w:val="none" w:sz="0" w:space="0" w:color="auto"/>
                <w:bottom w:val="none" w:sz="0" w:space="0" w:color="auto"/>
                <w:right w:val="none" w:sz="0" w:space="0" w:color="auto"/>
              </w:divBdr>
            </w:div>
            <w:div w:id="150293153">
              <w:marLeft w:val="0"/>
              <w:marRight w:val="0"/>
              <w:marTop w:val="0"/>
              <w:marBottom w:val="0"/>
              <w:divBdr>
                <w:top w:val="none" w:sz="0" w:space="0" w:color="auto"/>
                <w:left w:val="none" w:sz="0" w:space="0" w:color="auto"/>
                <w:bottom w:val="none" w:sz="0" w:space="0" w:color="auto"/>
                <w:right w:val="none" w:sz="0" w:space="0" w:color="auto"/>
              </w:divBdr>
            </w:div>
            <w:div w:id="761032072">
              <w:marLeft w:val="0"/>
              <w:marRight w:val="0"/>
              <w:marTop w:val="0"/>
              <w:marBottom w:val="0"/>
              <w:divBdr>
                <w:top w:val="none" w:sz="0" w:space="0" w:color="auto"/>
                <w:left w:val="none" w:sz="0" w:space="0" w:color="auto"/>
                <w:bottom w:val="none" w:sz="0" w:space="0" w:color="auto"/>
                <w:right w:val="none" w:sz="0" w:space="0" w:color="auto"/>
              </w:divBdr>
            </w:div>
            <w:div w:id="686442119">
              <w:marLeft w:val="0"/>
              <w:marRight w:val="0"/>
              <w:marTop w:val="0"/>
              <w:marBottom w:val="0"/>
              <w:divBdr>
                <w:top w:val="none" w:sz="0" w:space="0" w:color="auto"/>
                <w:left w:val="none" w:sz="0" w:space="0" w:color="auto"/>
                <w:bottom w:val="none" w:sz="0" w:space="0" w:color="auto"/>
                <w:right w:val="none" w:sz="0" w:space="0" w:color="auto"/>
              </w:divBdr>
              <w:divsChild>
                <w:div w:id="710425875">
                  <w:marLeft w:val="0"/>
                  <w:marRight w:val="0"/>
                  <w:marTop w:val="0"/>
                  <w:marBottom w:val="0"/>
                  <w:divBdr>
                    <w:top w:val="none" w:sz="0" w:space="0" w:color="auto"/>
                    <w:left w:val="none" w:sz="0" w:space="0" w:color="auto"/>
                    <w:bottom w:val="none" w:sz="0" w:space="0" w:color="auto"/>
                    <w:right w:val="none" w:sz="0" w:space="0" w:color="auto"/>
                  </w:divBdr>
                </w:div>
                <w:div w:id="279461211">
                  <w:marLeft w:val="0"/>
                  <w:marRight w:val="0"/>
                  <w:marTop w:val="0"/>
                  <w:marBottom w:val="0"/>
                  <w:divBdr>
                    <w:top w:val="none" w:sz="0" w:space="0" w:color="auto"/>
                    <w:left w:val="none" w:sz="0" w:space="0" w:color="auto"/>
                    <w:bottom w:val="none" w:sz="0" w:space="0" w:color="auto"/>
                    <w:right w:val="none" w:sz="0" w:space="0" w:color="auto"/>
                  </w:divBdr>
                </w:div>
                <w:div w:id="1726098090">
                  <w:marLeft w:val="0"/>
                  <w:marRight w:val="0"/>
                  <w:marTop w:val="0"/>
                  <w:marBottom w:val="0"/>
                  <w:divBdr>
                    <w:top w:val="none" w:sz="0" w:space="0" w:color="auto"/>
                    <w:left w:val="none" w:sz="0" w:space="0" w:color="auto"/>
                    <w:bottom w:val="none" w:sz="0" w:space="0" w:color="auto"/>
                    <w:right w:val="none" w:sz="0" w:space="0" w:color="auto"/>
                  </w:divBdr>
                </w:div>
                <w:div w:id="1133253013">
                  <w:marLeft w:val="0"/>
                  <w:marRight w:val="0"/>
                  <w:marTop w:val="0"/>
                  <w:marBottom w:val="0"/>
                  <w:divBdr>
                    <w:top w:val="none" w:sz="0" w:space="0" w:color="auto"/>
                    <w:left w:val="none" w:sz="0" w:space="0" w:color="auto"/>
                    <w:bottom w:val="none" w:sz="0" w:space="0" w:color="auto"/>
                    <w:right w:val="none" w:sz="0" w:space="0" w:color="auto"/>
                  </w:divBdr>
                </w:div>
              </w:divsChild>
            </w:div>
            <w:div w:id="1383137939">
              <w:marLeft w:val="0"/>
              <w:marRight w:val="0"/>
              <w:marTop w:val="0"/>
              <w:marBottom w:val="0"/>
              <w:divBdr>
                <w:top w:val="none" w:sz="0" w:space="0" w:color="auto"/>
                <w:left w:val="none" w:sz="0" w:space="0" w:color="auto"/>
                <w:bottom w:val="none" w:sz="0" w:space="0" w:color="auto"/>
                <w:right w:val="none" w:sz="0" w:space="0" w:color="auto"/>
              </w:divBdr>
            </w:div>
            <w:div w:id="1111051002">
              <w:marLeft w:val="0"/>
              <w:marRight w:val="0"/>
              <w:marTop w:val="0"/>
              <w:marBottom w:val="0"/>
              <w:divBdr>
                <w:top w:val="none" w:sz="0" w:space="0" w:color="auto"/>
                <w:left w:val="none" w:sz="0" w:space="0" w:color="auto"/>
                <w:bottom w:val="none" w:sz="0" w:space="0" w:color="auto"/>
                <w:right w:val="none" w:sz="0" w:space="0" w:color="auto"/>
              </w:divBdr>
            </w:div>
            <w:div w:id="1848641380">
              <w:marLeft w:val="0"/>
              <w:marRight w:val="0"/>
              <w:marTop w:val="0"/>
              <w:marBottom w:val="0"/>
              <w:divBdr>
                <w:top w:val="none" w:sz="0" w:space="0" w:color="auto"/>
                <w:left w:val="none" w:sz="0" w:space="0" w:color="auto"/>
                <w:bottom w:val="none" w:sz="0" w:space="0" w:color="auto"/>
                <w:right w:val="none" w:sz="0" w:space="0" w:color="auto"/>
              </w:divBdr>
            </w:div>
            <w:div w:id="149493270">
              <w:marLeft w:val="0"/>
              <w:marRight w:val="0"/>
              <w:marTop w:val="0"/>
              <w:marBottom w:val="0"/>
              <w:divBdr>
                <w:top w:val="none" w:sz="0" w:space="0" w:color="auto"/>
                <w:left w:val="none" w:sz="0" w:space="0" w:color="auto"/>
                <w:bottom w:val="none" w:sz="0" w:space="0" w:color="auto"/>
                <w:right w:val="none" w:sz="0" w:space="0" w:color="auto"/>
              </w:divBdr>
            </w:div>
            <w:div w:id="1235160550">
              <w:marLeft w:val="0"/>
              <w:marRight w:val="0"/>
              <w:marTop w:val="0"/>
              <w:marBottom w:val="0"/>
              <w:divBdr>
                <w:top w:val="none" w:sz="0" w:space="0" w:color="auto"/>
                <w:left w:val="none" w:sz="0" w:space="0" w:color="auto"/>
                <w:bottom w:val="none" w:sz="0" w:space="0" w:color="auto"/>
                <w:right w:val="none" w:sz="0" w:space="0" w:color="auto"/>
              </w:divBdr>
            </w:div>
            <w:div w:id="1060135747">
              <w:marLeft w:val="0"/>
              <w:marRight w:val="0"/>
              <w:marTop w:val="0"/>
              <w:marBottom w:val="0"/>
              <w:divBdr>
                <w:top w:val="none" w:sz="0" w:space="0" w:color="auto"/>
                <w:left w:val="none" w:sz="0" w:space="0" w:color="auto"/>
                <w:bottom w:val="none" w:sz="0" w:space="0" w:color="auto"/>
                <w:right w:val="none" w:sz="0" w:space="0" w:color="auto"/>
              </w:divBdr>
            </w:div>
            <w:div w:id="941304559">
              <w:marLeft w:val="0"/>
              <w:marRight w:val="0"/>
              <w:marTop w:val="0"/>
              <w:marBottom w:val="0"/>
              <w:divBdr>
                <w:top w:val="none" w:sz="0" w:space="0" w:color="auto"/>
                <w:left w:val="none" w:sz="0" w:space="0" w:color="auto"/>
                <w:bottom w:val="none" w:sz="0" w:space="0" w:color="auto"/>
                <w:right w:val="none" w:sz="0" w:space="0" w:color="auto"/>
              </w:divBdr>
            </w:div>
            <w:div w:id="733048230">
              <w:marLeft w:val="0"/>
              <w:marRight w:val="0"/>
              <w:marTop w:val="0"/>
              <w:marBottom w:val="0"/>
              <w:divBdr>
                <w:top w:val="none" w:sz="0" w:space="0" w:color="auto"/>
                <w:left w:val="none" w:sz="0" w:space="0" w:color="auto"/>
                <w:bottom w:val="none" w:sz="0" w:space="0" w:color="auto"/>
                <w:right w:val="none" w:sz="0" w:space="0" w:color="auto"/>
              </w:divBdr>
            </w:div>
            <w:div w:id="602958738">
              <w:marLeft w:val="0"/>
              <w:marRight w:val="0"/>
              <w:marTop w:val="0"/>
              <w:marBottom w:val="0"/>
              <w:divBdr>
                <w:top w:val="none" w:sz="0" w:space="0" w:color="auto"/>
                <w:left w:val="none" w:sz="0" w:space="0" w:color="auto"/>
                <w:bottom w:val="none" w:sz="0" w:space="0" w:color="auto"/>
                <w:right w:val="none" w:sz="0" w:space="0" w:color="auto"/>
              </w:divBdr>
            </w:div>
            <w:div w:id="2057896062">
              <w:marLeft w:val="0"/>
              <w:marRight w:val="0"/>
              <w:marTop w:val="0"/>
              <w:marBottom w:val="0"/>
              <w:divBdr>
                <w:top w:val="none" w:sz="0" w:space="0" w:color="auto"/>
                <w:left w:val="none" w:sz="0" w:space="0" w:color="auto"/>
                <w:bottom w:val="none" w:sz="0" w:space="0" w:color="auto"/>
                <w:right w:val="none" w:sz="0" w:space="0" w:color="auto"/>
              </w:divBdr>
            </w:div>
            <w:div w:id="1522888312">
              <w:marLeft w:val="0"/>
              <w:marRight w:val="0"/>
              <w:marTop w:val="0"/>
              <w:marBottom w:val="0"/>
              <w:divBdr>
                <w:top w:val="none" w:sz="0" w:space="0" w:color="auto"/>
                <w:left w:val="none" w:sz="0" w:space="0" w:color="auto"/>
                <w:bottom w:val="none" w:sz="0" w:space="0" w:color="auto"/>
                <w:right w:val="none" w:sz="0" w:space="0" w:color="auto"/>
              </w:divBdr>
            </w:div>
            <w:div w:id="268121652">
              <w:marLeft w:val="0"/>
              <w:marRight w:val="0"/>
              <w:marTop w:val="0"/>
              <w:marBottom w:val="0"/>
              <w:divBdr>
                <w:top w:val="none" w:sz="0" w:space="0" w:color="auto"/>
                <w:left w:val="none" w:sz="0" w:space="0" w:color="auto"/>
                <w:bottom w:val="none" w:sz="0" w:space="0" w:color="auto"/>
                <w:right w:val="none" w:sz="0" w:space="0" w:color="auto"/>
              </w:divBdr>
            </w:div>
            <w:div w:id="223759905">
              <w:marLeft w:val="0"/>
              <w:marRight w:val="0"/>
              <w:marTop w:val="0"/>
              <w:marBottom w:val="0"/>
              <w:divBdr>
                <w:top w:val="none" w:sz="0" w:space="0" w:color="auto"/>
                <w:left w:val="none" w:sz="0" w:space="0" w:color="auto"/>
                <w:bottom w:val="none" w:sz="0" w:space="0" w:color="auto"/>
                <w:right w:val="none" w:sz="0" w:space="0" w:color="auto"/>
              </w:divBdr>
            </w:div>
            <w:div w:id="1784953472">
              <w:marLeft w:val="0"/>
              <w:marRight w:val="0"/>
              <w:marTop w:val="0"/>
              <w:marBottom w:val="0"/>
              <w:divBdr>
                <w:top w:val="none" w:sz="0" w:space="0" w:color="auto"/>
                <w:left w:val="none" w:sz="0" w:space="0" w:color="auto"/>
                <w:bottom w:val="none" w:sz="0" w:space="0" w:color="auto"/>
                <w:right w:val="none" w:sz="0" w:space="0" w:color="auto"/>
              </w:divBdr>
            </w:div>
            <w:div w:id="1648241068">
              <w:marLeft w:val="0"/>
              <w:marRight w:val="0"/>
              <w:marTop w:val="0"/>
              <w:marBottom w:val="0"/>
              <w:divBdr>
                <w:top w:val="none" w:sz="0" w:space="0" w:color="auto"/>
                <w:left w:val="none" w:sz="0" w:space="0" w:color="auto"/>
                <w:bottom w:val="none" w:sz="0" w:space="0" w:color="auto"/>
                <w:right w:val="none" w:sz="0" w:space="0" w:color="auto"/>
              </w:divBdr>
            </w:div>
            <w:div w:id="1320965293">
              <w:marLeft w:val="0"/>
              <w:marRight w:val="0"/>
              <w:marTop w:val="0"/>
              <w:marBottom w:val="0"/>
              <w:divBdr>
                <w:top w:val="none" w:sz="0" w:space="0" w:color="auto"/>
                <w:left w:val="none" w:sz="0" w:space="0" w:color="auto"/>
                <w:bottom w:val="none" w:sz="0" w:space="0" w:color="auto"/>
                <w:right w:val="none" w:sz="0" w:space="0" w:color="auto"/>
              </w:divBdr>
            </w:div>
            <w:div w:id="286158806">
              <w:marLeft w:val="0"/>
              <w:marRight w:val="0"/>
              <w:marTop w:val="0"/>
              <w:marBottom w:val="0"/>
              <w:divBdr>
                <w:top w:val="none" w:sz="0" w:space="0" w:color="auto"/>
                <w:left w:val="none" w:sz="0" w:space="0" w:color="auto"/>
                <w:bottom w:val="none" w:sz="0" w:space="0" w:color="auto"/>
                <w:right w:val="none" w:sz="0" w:space="0" w:color="auto"/>
              </w:divBdr>
            </w:div>
            <w:div w:id="165563045">
              <w:marLeft w:val="0"/>
              <w:marRight w:val="0"/>
              <w:marTop w:val="0"/>
              <w:marBottom w:val="0"/>
              <w:divBdr>
                <w:top w:val="none" w:sz="0" w:space="0" w:color="auto"/>
                <w:left w:val="none" w:sz="0" w:space="0" w:color="auto"/>
                <w:bottom w:val="none" w:sz="0" w:space="0" w:color="auto"/>
                <w:right w:val="none" w:sz="0" w:space="0" w:color="auto"/>
              </w:divBdr>
            </w:div>
            <w:div w:id="883176744">
              <w:marLeft w:val="0"/>
              <w:marRight w:val="0"/>
              <w:marTop w:val="0"/>
              <w:marBottom w:val="0"/>
              <w:divBdr>
                <w:top w:val="none" w:sz="0" w:space="0" w:color="auto"/>
                <w:left w:val="none" w:sz="0" w:space="0" w:color="auto"/>
                <w:bottom w:val="none" w:sz="0" w:space="0" w:color="auto"/>
                <w:right w:val="none" w:sz="0" w:space="0" w:color="auto"/>
              </w:divBdr>
            </w:div>
            <w:div w:id="1670018405">
              <w:marLeft w:val="0"/>
              <w:marRight w:val="0"/>
              <w:marTop w:val="0"/>
              <w:marBottom w:val="0"/>
              <w:divBdr>
                <w:top w:val="none" w:sz="0" w:space="0" w:color="auto"/>
                <w:left w:val="none" w:sz="0" w:space="0" w:color="auto"/>
                <w:bottom w:val="none" w:sz="0" w:space="0" w:color="auto"/>
                <w:right w:val="none" w:sz="0" w:space="0" w:color="auto"/>
              </w:divBdr>
            </w:div>
            <w:div w:id="1301349856">
              <w:marLeft w:val="0"/>
              <w:marRight w:val="0"/>
              <w:marTop w:val="0"/>
              <w:marBottom w:val="0"/>
              <w:divBdr>
                <w:top w:val="none" w:sz="0" w:space="0" w:color="auto"/>
                <w:left w:val="none" w:sz="0" w:space="0" w:color="auto"/>
                <w:bottom w:val="none" w:sz="0" w:space="0" w:color="auto"/>
                <w:right w:val="none" w:sz="0" w:space="0" w:color="auto"/>
              </w:divBdr>
            </w:div>
            <w:div w:id="1850096699">
              <w:marLeft w:val="0"/>
              <w:marRight w:val="0"/>
              <w:marTop w:val="0"/>
              <w:marBottom w:val="0"/>
              <w:divBdr>
                <w:top w:val="none" w:sz="0" w:space="0" w:color="auto"/>
                <w:left w:val="none" w:sz="0" w:space="0" w:color="auto"/>
                <w:bottom w:val="none" w:sz="0" w:space="0" w:color="auto"/>
                <w:right w:val="none" w:sz="0" w:space="0" w:color="auto"/>
              </w:divBdr>
            </w:div>
            <w:div w:id="929436140">
              <w:marLeft w:val="0"/>
              <w:marRight w:val="0"/>
              <w:marTop w:val="0"/>
              <w:marBottom w:val="0"/>
              <w:divBdr>
                <w:top w:val="none" w:sz="0" w:space="0" w:color="auto"/>
                <w:left w:val="none" w:sz="0" w:space="0" w:color="auto"/>
                <w:bottom w:val="none" w:sz="0" w:space="0" w:color="auto"/>
                <w:right w:val="none" w:sz="0" w:space="0" w:color="auto"/>
              </w:divBdr>
            </w:div>
            <w:div w:id="654602528">
              <w:marLeft w:val="0"/>
              <w:marRight w:val="0"/>
              <w:marTop w:val="0"/>
              <w:marBottom w:val="0"/>
              <w:divBdr>
                <w:top w:val="none" w:sz="0" w:space="0" w:color="auto"/>
                <w:left w:val="none" w:sz="0" w:space="0" w:color="auto"/>
                <w:bottom w:val="none" w:sz="0" w:space="0" w:color="auto"/>
                <w:right w:val="none" w:sz="0" w:space="0" w:color="auto"/>
              </w:divBdr>
            </w:div>
            <w:div w:id="335498177">
              <w:marLeft w:val="0"/>
              <w:marRight w:val="0"/>
              <w:marTop w:val="0"/>
              <w:marBottom w:val="0"/>
              <w:divBdr>
                <w:top w:val="none" w:sz="0" w:space="0" w:color="auto"/>
                <w:left w:val="none" w:sz="0" w:space="0" w:color="auto"/>
                <w:bottom w:val="none" w:sz="0" w:space="0" w:color="auto"/>
                <w:right w:val="none" w:sz="0" w:space="0" w:color="auto"/>
              </w:divBdr>
            </w:div>
            <w:div w:id="1449357122">
              <w:marLeft w:val="0"/>
              <w:marRight w:val="0"/>
              <w:marTop w:val="0"/>
              <w:marBottom w:val="0"/>
              <w:divBdr>
                <w:top w:val="none" w:sz="0" w:space="0" w:color="auto"/>
                <w:left w:val="none" w:sz="0" w:space="0" w:color="auto"/>
                <w:bottom w:val="none" w:sz="0" w:space="0" w:color="auto"/>
                <w:right w:val="none" w:sz="0" w:space="0" w:color="auto"/>
              </w:divBdr>
            </w:div>
            <w:div w:id="1481724597">
              <w:marLeft w:val="0"/>
              <w:marRight w:val="0"/>
              <w:marTop w:val="0"/>
              <w:marBottom w:val="0"/>
              <w:divBdr>
                <w:top w:val="none" w:sz="0" w:space="0" w:color="auto"/>
                <w:left w:val="none" w:sz="0" w:space="0" w:color="auto"/>
                <w:bottom w:val="none" w:sz="0" w:space="0" w:color="auto"/>
                <w:right w:val="none" w:sz="0" w:space="0" w:color="auto"/>
              </w:divBdr>
            </w:div>
            <w:div w:id="180895189">
              <w:marLeft w:val="0"/>
              <w:marRight w:val="0"/>
              <w:marTop w:val="0"/>
              <w:marBottom w:val="0"/>
              <w:divBdr>
                <w:top w:val="none" w:sz="0" w:space="0" w:color="auto"/>
                <w:left w:val="none" w:sz="0" w:space="0" w:color="auto"/>
                <w:bottom w:val="none" w:sz="0" w:space="0" w:color="auto"/>
                <w:right w:val="none" w:sz="0" w:space="0" w:color="auto"/>
              </w:divBdr>
            </w:div>
            <w:div w:id="962803720">
              <w:marLeft w:val="0"/>
              <w:marRight w:val="0"/>
              <w:marTop w:val="0"/>
              <w:marBottom w:val="0"/>
              <w:divBdr>
                <w:top w:val="none" w:sz="0" w:space="0" w:color="auto"/>
                <w:left w:val="none" w:sz="0" w:space="0" w:color="auto"/>
                <w:bottom w:val="none" w:sz="0" w:space="0" w:color="auto"/>
                <w:right w:val="none" w:sz="0" w:space="0" w:color="auto"/>
              </w:divBdr>
            </w:div>
            <w:div w:id="469638320">
              <w:marLeft w:val="0"/>
              <w:marRight w:val="0"/>
              <w:marTop w:val="0"/>
              <w:marBottom w:val="0"/>
              <w:divBdr>
                <w:top w:val="none" w:sz="0" w:space="0" w:color="auto"/>
                <w:left w:val="none" w:sz="0" w:space="0" w:color="auto"/>
                <w:bottom w:val="none" w:sz="0" w:space="0" w:color="auto"/>
                <w:right w:val="none" w:sz="0" w:space="0" w:color="auto"/>
              </w:divBdr>
            </w:div>
            <w:div w:id="1776903225">
              <w:marLeft w:val="0"/>
              <w:marRight w:val="0"/>
              <w:marTop w:val="0"/>
              <w:marBottom w:val="0"/>
              <w:divBdr>
                <w:top w:val="none" w:sz="0" w:space="0" w:color="auto"/>
                <w:left w:val="none" w:sz="0" w:space="0" w:color="auto"/>
                <w:bottom w:val="none" w:sz="0" w:space="0" w:color="auto"/>
                <w:right w:val="none" w:sz="0" w:space="0" w:color="auto"/>
              </w:divBdr>
            </w:div>
            <w:div w:id="175077254">
              <w:marLeft w:val="0"/>
              <w:marRight w:val="0"/>
              <w:marTop w:val="0"/>
              <w:marBottom w:val="0"/>
              <w:divBdr>
                <w:top w:val="none" w:sz="0" w:space="0" w:color="auto"/>
                <w:left w:val="none" w:sz="0" w:space="0" w:color="auto"/>
                <w:bottom w:val="none" w:sz="0" w:space="0" w:color="auto"/>
                <w:right w:val="none" w:sz="0" w:space="0" w:color="auto"/>
              </w:divBdr>
            </w:div>
            <w:div w:id="2033452408">
              <w:marLeft w:val="0"/>
              <w:marRight w:val="0"/>
              <w:marTop w:val="0"/>
              <w:marBottom w:val="0"/>
              <w:divBdr>
                <w:top w:val="none" w:sz="0" w:space="0" w:color="auto"/>
                <w:left w:val="none" w:sz="0" w:space="0" w:color="auto"/>
                <w:bottom w:val="none" w:sz="0" w:space="0" w:color="auto"/>
                <w:right w:val="none" w:sz="0" w:space="0" w:color="auto"/>
              </w:divBdr>
            </w:div>
            <w:div w:id="320815081">
              <w:marLeft w:val="0"/>
              <w:marRight w:val="0"/>
              <w:marTop w:val="0"/>
              <w:marBottom w:val="0"/>
              <w:divBdr>
                <w:top w:val="none" w:sz="0" w:space="0" w:color="auto"/>
                <w:left w:val="none" w:sz="0" w:space="0" w:color="auto"/>
                <w:bottom w:val="none" w:sz="0" w:space="0" w:color="auto"/>
                <w:right w:val="none" w:sz="0" w:space="0" w:color="auto"/>
              </w:divBdr>
            </w:div>
            <w:div w:id="1954633375">
              <w:marLeft w:val="0"/>
              <w:marRight w:val="0"/>
              <w:marTop w:val="0"/>
              <w:marBottom w:val="0"/>
              <w:divBdr>
                <w:top w:val="none" w:sz="0" w:space="0" w:color="auto"/>
                <w:left w:val="none" w:sz="0" w:space="0" w:color="auto"/>
                <w:bottom w:val="none" w:sz="0" w:space="0" w:color="auto"/>
                <w:right w:val="none" w:sz="0" w:space="0" w:color="auto"/>
              </w:divBdr>
            </w:div>
            <w:div w:id="624896088">
              <w:marLeft w:val="0"/>
              <w:marRight w:val="0"/>
              <w:marTop w:val="0"/>
              <w:marBottom w:val="0"/>
              <w:divBdr>
                <w:top w:val="none" w:sz="0" w:space="0" w:color="auto"/>
                <w:left w:val="none" w:sz="0" w:space="0" w:color="auto"/>
                <w:bottom w:val="none" w:sz="0" w:space="0" w:color="auto"/>
                <w:right w:val="none" w:sz="0" w:space="0" w:color="auto"/>
              </w:divBdr>
            </w:div>
            <w:div w:id="775632632">
              <w:marLeft w:val="0"/>
              <w:marRight w:val="0"/>
              <w:marTop w:val="0"/>
              <w:marBottom w:val="0"/>
              <w:divBdr>
                <w:top w:val="none" w:sz="0" w:space="0" w:color="auto"/>
                <w:left w:val="none" w:sz="0" w:space="0" w:color="auto"/>
                <w:bottom w:val="none" w:sz="0" w:space="0" w:color="auto"/>
                <w:right w:val="none" w:sz="0" w:space="0" w:color="auto"/>
              </w:divBdr>
            </w:div>
            <w:div w:id="1889486280">
              <w:marLeft w:val="0"/>
              <w:marRight w:val="0"/>
              <w:marTop w:val="0"/>
              <w:marBottom w:val="0"/>
              <w:divBdr>
                <w:top w:val="none" w:sz="0" w:space="0" w:color="auto"/>
                <w:left w:val="none" w:sz="0" w:space="0" w:color="auto"/>
                <w:bottom w:val="none" w:sz="0" w:space="0" w:color="auto"/>
                <w:right w:val="none" w:sz="0" w:space="0" w:color="auto"/>
              </w:divBdr>
            </w:div>
            <w:div w:id="487601931">
              <w:marLeft w:val="0"/>
              <w:marRight w:val="0"/>
              <w:marTop w:val="0"/>
              <w:marBottom w:val="0"/>
              <w:divBdr>
                <w:top w:val="none" w:sz="0" w:space="0" w:color="auto"/>
                <w:left w:val="none" w:sz="0" w:space="0" w:color="auto"/>
                <w:bottom w:val="none" w:sz="0" w:space="0" w:color="auto"/>
                <w:right w:val="none" w:sz="0" w:space="0" w:color="auto"/>
              </w:divBdr>
            </w:div>
            <w:div w:id="752046300">
              <w:marLeft w:val="0"/>
              <w:marRight w:val="0"/>
              <w:marTop w:val="0"/>
              <w:marBottom w:val="0"/>
              <w:divBdr>
                <w:top w:val="none" w:sz="0" w:space="0" w:color="auto"/>
                <w:left w:val="none" w:sz="0" w:space="0" w:color="auto"/>
                <w:bottom w:val="none" w:sz="0" w:space="0" w:color="auto"/>
                <w:right w:val="none" w:sz="0" w:space="0" w:color="auto"/>
              </w:divBdr>
            </w:div>
            <w:div w:id="467892862">
              <w:marLeft w:val="0"/>
              <w:marRight w:val="0"/>
              <w:marTop w:val="0"/>
              <w:marBottom w:val="0"/>
              <w:divBdr>
                <w:top w:val="none" w:sz="0" w:space="0" w:color="auto"/>
                <w:left w:val="none" w:sz="0" w:space="0" w:color="auto"/>
                <w:bottom w:val="none" w:sz="0" w:space="0" w:color="auto"/>
                <w:right w:val="none" w:sz="0" w:space="0" w:color="auto"/>
              </w:divBdr>
            </w:div>
            <w:div w:id="1421901681">
              <w:marLeft w:val="0"/>
              <w:marRight w:val="0"/>
              <w:marTop w:val="0"/>
              <w:marBottom w:val="0"/>
              <w:divBdr>
                <w:top w:val="none" w:sz="0" w:space="0" w:color="auto"/>
                <w:left w:val="none" w:sz="0" w:space="0" w:color="auto"/>
                <w:bottom w:val="none" w:sz="0" w:space="0" w:color="auto"/>
                <w:right w:val="none" w:sz="0" w:space="0" w:color="auto"/>
              </w:divBdr>
            </w:div>
            <w:div w:id="296960061">
              <w:marLeft w:val="0"/>
              <w:marRight w:val="0"/>
              <w:marTop w:val="0"/>
              <w:marBottom w:val="0"/>
              <w:divBdr>
                <w:top w:val="none" w:sz="0" w:space="0" w:color="auto"/>
                <w:left w:val="none" w:sz="0" w:space="0" w:color="auto"/>
                <w:bottom w:val="none" w:sz="0" w:space="0" w:color="auto"/>
                <w:right w:val="none" w:sz="0" w:space="0" w:color="auto"/>
              </w:divBdr>
            </w:div>
            <w:div w:id="1861890329">
              <w:marLeft w:val="0"/>
              <w:marRight w:val="0"/>
              <w:marTop w:val="0"/>
              <w:marBottom w:val="0"/>
              <w:divBdr>
                <w:top w:val="none" w:sz="0" w:space="0" w:color="auto"/>
                <w:left w:val="none" w:sz="0" w:space="0" w:color="auto"/>
                <w:bottom w:val="none" w:sz="0" w:space="0" w:color="auto"/>
                <w:right w:val="none" w:sz="0" w:space="0" w:color="auto"/>
              </w:divBdr>
            </w:div>
            <w:div w:id="813911961">
              <w:marLeft w:val="0"/>
              <w:marRight w:val="0"/>
              <w:marTop w:val="0"/>
              <w:marBottom w:val="0"/>
              <w:divBdr>
                <w:top w:val="none" w:sz="0" w:space="0" w:color="auto"/>
                <w:left w:val="none" w:sz="0" w:space="0" w:color="auto"/>
                <w:bottom w:val="none" w:sz="0" w:space="0" w:color="auto"/>
                <w:right w:val="none" w:sz="0" w:space="0" w:color="auto"/>
              </w:divBdr>
            </w:div>
            <w:div w:id="153031337">
              <w:marLeft w:val="0"/>
              <w:marRight w:val="0"/>
              <w:marTop w:val="0"/>
              <w:marBottom w:val="0"/>
              <w:divBdr>
                <w:top w:val="none" w:sz="0" w:space="0" w:color="auto"/>
                <w:left w:val="none" w:sz="0" w:space="0" w:color="auto"/>
                <w:bottom w:val="none" w:sz="0" w:space="0" w:color="auto"/>
                <w:right w:val="none" w:sz="0" w:space="0" w:color="auto"/>
              </w:divBdr>
            </w:div>
            <w:div w:id="1692533388">
              <w:marLeft w:val="0"/>
              <w:marRight w:val="0"/>
              <w:marTop w:val="0"/>
              <w:marBottom w:val="0"/>
              <w:divBdr>
                <w:top w:val="none" w:sz="0" w:space="0" w:color="auto"/>
                <w:left w:val="none" w:sz="0" w:space="0" w:color="auto"/>
                <w:bottom w:val="none" w:sz="0" w:space="0" w:color="auto"/>
                <w:right w:val="none" w:sz="0" w:space="0" w:color="auto"/>
              </w:divBdr>
            </w:div>
            <w:div w:id="1176649729">
              <w:marLeft w:val="0"/>
              <w:marRight w:val="0"/>
              <w:marTop w:val="0"/>
              <w:marBottom w:val="0"/>
              <w:divBdr>
                <w:top w:val="none" w:sz="0" w:space="0" w:color="auto"/>
                <w:left w:val="none" w:sz="0" w:space="0" w:color="auto"/>
                <w:bottom w:val="none" w:sz="0" w:space="0" w:color="auto"/>
                <w:right w:val="none" w:sz="0" w:space="0" w:color="auto"/>
              </w:divBdr>
            </w:div>
            <w:div w:id="2108307771">
              <w:marLeft w:val="0"/>
              <w:marRight w:val="0"/>
              <w:marTop w:val="0"/>
              <w:marBottom w:val="0"/>
              <w:divBdr>
                <w:top w:val="none" w:sz="0" w:space="0" w:color="auto"/>
                <w:left w:val="none" w:sz="0" w:space="0" w:color="auto"/>
                <w:bottom w:val="none" w:sz="0" w:space="0" w:color="auto"/>
                <w:right w:val="none" w:sz="0" w:space="0" w:color="auto"/>
              </w:divBdr>
            </w:div>
            <w:div w:id="514349810">
              <w:marLeft w:val="0"/>
              <w:marRight w:val="0"/>
              <w:marTop w:val="0"/>
              <w:marBottom w:val="0"/>
              <w:divBdr>
                <w:top w:val="none" w:sz="0" w:space="0" w:color="auto"/>
                <w:left w:val="none" w:sz="0" w:space="0" w:color="auto"/>
                <w:bottom w:val="none" w:sz="0" w:space="0" w:color="auto"/>
                <w:right w:val="none" w:sz="0" w:space="0" w:color="auto"/>
              </w:divBdr>
            </w:div>
            <w:div w:id="1499541628">
              <w:marLeft w:val="0"/>
              <w:marRight w:val="0"/>
              <w:marTop w:val="0"/>
              <w:marBottom w:val="0"/>
              <w:divBdr>
                <w:top w:val="none" w:sz="0" w:space="0" w:color="auto"/>
                <w:left w:val="none" w:sz="0" w:space="0" w:color="auto"/>
                <w:bottom w:val="none" w:sz="0" w:space="0" w:color="auto"/>
                <w:right w:val="none" w:sz="0" w:space="0" w:color="auto"/>
              </w:divBdr>
              <w:divsChild>
                <w:div w:id="184103423">
                  <w:marLeft w:val="0"/>
                  <w:marRight w:val="0"/>
                  <w:marTop w:val="0"/>
                  <w:marBottom w:val="0"/>
                  <w:divBdr>
                    <w:top w:val="none" w:sz="0" w:space="0" w:color="auto"/>
                    <w:left w:val="none" w:sz="0" w:space="0" w:color="auto"/>
                    <w:bottom w:val="none" w:sz="0" w:space="0" w:color="auto"/>
                    <w:right w:val="none" w:sz="0" w:space="0" w:color="auto"/>
                  </w:divBdr>
                </w:div>
                <w:div w:id="449209542">
                  <w:marLeft w:val="0"/>
                  <w:marRight w:val="0"/>
                  <w:marTop w:val="0"/>
                  <w:marBottom w:val="0"/>
                  <w:divBdr>
                    <w:top w:val="none" w:sz="0" w:space="0" w:color="auto"/>
                    <w:left w:val="none" w:sz="0" w:space="0" w:color="auto"/>
                    <w:bottom w:val="none" w:sz="0" w:space="0" w:color="auto"/>
                    <w:right w:val="none" w:sz="0" w:space="0" w:color="auto"/>
                  </w:divBdr>
                </w:div>
                <w:div w:id="510491408">
                  <w:marLeft w:val="0"/>
                  <w:marRight w:val="0"/>
                  <w:marTop w:val="0"/>
                  <w:marBottom w:val="0"/>
                  <w:divBdr>
                    <w:top w:val="none" w:sz="0" w:space="0" w:color="auto"/>
                    <w:left w:val="none" w:sz="0" w:space="0" w:color="auto"/>
                    <w:bottom w:val="none" w:sz="0" w:space="0" w:color="auto"/>
                    <w:right w:val="none" w:sz="0" w:space="0" w:color="auto"/>
                  </w:divBdr>
                </w:div>
                <w:div w:id="1058280288">
                  <w:marLeft w:val="0"/>
                  <w:marRight w:val="0"/>
                  <w:marTop w:val="0"/>
                  <w:marBottom w:val="0"/>
                  <w:divBdr>
                    <w:top w:val="none" w:sz="0" w:space="0" w:color="auto"/>
                    <w:left w:val="none" w:sz="0" w:space="0" w:color="auto"/>
                    <w:bottom w:val="none" w:sz="0" w:space="0" w:color="auto"/>
                    <w:right w:val="none" w:sz="0" w:space="0" w:color="auto"/>
                  </w:divBdr>
                </w:div>
              </w:divsChild>
            </w:div>
            <w:div w:id="432172062">
              <w:marLeft w:val="0"/>
              <w:marRight w:val="0"/>
              <w:marTop w:val="0"/>
              <w:marBottom w:val="0"/>
              <w:divBdr>
                <w:top w:val="none" w:sz="0" w:space="0" w:color="auto"/>
                <w:left w:val="none" w:sz="0" w:space="0" w:color="auto"/>
                <w:bottom w:val="none" w:sz="0" w:space="0" w:color="auto"/>
                <w:right w:val="none" w:sz="0" w:space="0" w:color="auto"/>
              </w:divBdr>
            </w:div>
            <w:div w:id="1543052746">
              <w:marLeft w:val="0"/>
              <w:marRight w:val="0"/>
              <w:marTop w:val="0"/>
              <w:marBottom w:val="0"/>
              <w:divBdr>
                <w:top w:val="none" w:sz="0" w:space="0" w:color="auto"/>
                <w:left w:val="none" w:sz="0" w:space="0" w:color="auto"/>
                <w:bottom w:val="none" w:sz="0" w:space="0" w:color="auto"/>
                <w:right w:val="none" w:sz="0" w:space="0" w:color="auto"/>
              </w:divBdr>
            </w:div>
            <w:div w:id="1392851144">
              <w:marLeft w:val="0"/>
              <w:marRight w:val="0"/>
              <w:marTop w:val="0"/>
              <w:marBottom w:val="0"/>
              <w:divBdr>
                <w:top w:val="none" w:sz="0" w:space="0" w:color="auto"/>
                <w:left w:val="none" w:sz="0" w:space="0" w:color="auto"/>
                <w:bottom w:val="none" w:sz="0" w:space="0" w:color="auto"/>
                <w:right w:val="none" w:sz="0" w:space="0" w:color="auto"/>
              </w:divBdr>
            </w:div>
            <w:div w:id="1503470237">
              <w:marLeft w:val="0"/>
              <w:marRight w:val="0"/>
              <w:marTop w:val="0"/>
              <w:marBottom w:val="0"/>
              <w:divBdr>
                <w:top w:val="none" w:sz="0" w:space="0" w:color="auto"/>
                <w:left w:val="none" w:sz="0" w:space="0" w:color="auto"/>
                <w:bottom w:val="none" w:sz="0" w:space="0" w:color="auto"/>
                <w:right w:val="none" w:sz="0" w:space="0" w:color="auto"/>
              </w:divBdr>
            </w:div>
            <w:div w:id="1978683781">
              <w:marLeft w:val="0"/>
              <w:marRight w:val="0"/>
              <w:marTop w:val="0"/>
              <w:marBottom w:val="0"/>
              <w:divBdr>
                <w:top w:val="none" w:sz="0" w:space="0" w:color="auto"/>
                <w:left w:val="none" w:sz="0" w:space="0" w:color="auto"/>
                <w:bottom w:val="none" w:sz="0" w:space="0" w:color="auto"/>
                <w:right w:val="none" w:sz="0" w:space="0" w:color="auto"/>
              </w:divBdr>
            </w:div>
            <w:div w:id="1762140352">
              <w:marLeft w:val="0"/>
              <w:marRight w:val="0"/>
              <w:marTop w:val="0"/>
              <w:marBottom w:val="0"/>
              <w:divBdr>
                <w:top w:val="none" w:sz="0" w:space="0" w:color="auto"/>
                <w:left w:val="none" w:sz="0" w:space="0" w:color="auto"/>
                <w:bottom w:val="none" w:sz="0" w:space="0" w:color="auto"/>
                <w:right w:val="none" w:sz="0" w:space="0" w:color="auto"/>
              </w:divBdr>
            </w:div>
            <w:div w:id="2064714761">
              <w:marLeft w:val="0"/>
              <w:marRight w:val="0"/>
              <w:marTop w:val="0"/>
              <w:marBottom w:val="0"/>
              <w:divBdr>
                <w:top w:val="none" w:sz="0" w:space="0" w:color="auto"/>
                <w:left w:val="none" w:sz="0" w:space="0" w:color="auto"/>
                <w:bottom w:val="none" w:sz="0" w:space="0" w:color="auto"/>
                <w:right w:val="none" w:sz="0" w:space="0" w:color="auto"/>
              </w:divBdr>
            </w:div>
            <w:div w:id="1544714592">
              <w:marLeft w:val="0"/>
              <w:marRight w:val="0"/>
              <w:marTop w:val="0"/>
              <w:marBottom w:val="0"/>
              <w:divBdr>
                <w:top w:val="none" w:sz="0" w:space="0" w:color="auto"/>
                <w:left w:val="none" w:sz="0" w:space="0" w:color="auto"/>
                <w:bottom w:val="none" w:sz="0" w:space="0" w:color="auto"/>
                <w:right w:val="none" w:sz="0" w:space="0" w:color="auto"/>
              </w:divBdr>
              <w:divsChild>
                <w:div w:id="995573179">
                  <w:marLeft w:val="0"/>
                  <w:marRight w:val="0"/>
                  <w:marTop w:val="0"/>
                  <w:marBottom w:val="0"/>
                  <w:divBdr>
                    <w:top w:val="none" w:sz="0" w:space="0" w:color="auto"/>
                    <w:left w:val="none" w:sz="0" w:space="0" w:color="auto"/>
                    <w:bottom w:val="none" w:sz="0" w:space="0" w:color="auto"/>
                    <w:right w:val="none" w:sz="0" w:space="0" w:color="auto"/>
                  </w:divBdr>
                </w:div>
                <w:div w:id="1267427076">
                  <w:marLeft w:val="0"/>
                  <w:marRight w:val="0"/>
                  <w:marTop w:val="0"/>
                  <w:marBottom w:val="0"/>
                  <w:divBdr>
                    <w:top w:val="none" w:sz="0" w:space="0" w:color="auto"/>
                    <w:left w:val="none" w:sz="0" w:space="0" w:color="auto"/>
                    <w:bottom w:val="none" w:sz="0" w:space="0" w:color="auto"/>
                    <w:right w:val="none" w:sz="0" w:space="0" w:color="auto"/>
                  </w:divBdr>
                </w:div>
                <w:div w:id="625160908">
                  <w:marLeft w:val="0"/>
                  <w:marRight w:val="0"/>
                  <w:marTop w:val="0"/>
                  <w:marBottom w:val="0"/>
                  <w:divBdr>
                    <w:top w:val="none" w:sz="0" w:space="0" w:color="auto"/>
                    <w:left w:val="none" w:sz="0" w:space="0" w:color="auto"/>
                    <w:bottom w:val="none" w:sz="0" w:space="0" w:color="auto"/>
                    <w:right w:val="none" w:sz="0" w:space="0" w:color="auto"/>
                  </w:divBdr>
                </w:div>
                <w:div w:id="1280643615">
                  <w:marLeft w:val="0"/>
                  <w:marRight w:val="0"/>
                  <w:marTop w:val="0"/>
                  <w:marBottom w:val="0"/>
                  <w:divBdr>
                    <w:top w:val="none" w:sz="0" w:space="0" w:color="auto"/>
                    <w:left w:val="none" w:sz="0" w:space="0" w:color="auto"/>
                    <w:bottom w:val="none" w:sz="0" w:space="0" w:color="auto"/>
                    <w:right w:val="none" w:sz="0" w:space="0" w:color="auto"/>
                  </w:divBdr>
                </w:div>
                <w:div w:id="1223254229">
                  <w:marLeft w:val="0"/>
                  <w:marRight w:val="0"/>
                  <w:marTop w:val="0"/>
                  <w:marBottom w:val="0"/>
                  <w:divBdr>
                    <w:top w:val="none" w:sz="0" w:space="0" w:color="auto"/>
                    <w:left w:val="none" w:sz="0" w:space="0" w:color="auto"/>
                    <w:bottom w:val="none" w:sz="0" w:space="0" w:color="auto"/>
                    <w:right w:val="none" w:sz="0" w:space="0" w:color="auto"/>
                  </w:divBdr>
                </w:div>
                <w:div w:id="1682703781">
                  <w:marLeft w:val="0"/>
                  <w:marRight w:val="0"/>
                  <w:marTop w:val="0"/>
                  <w:marBottom w:val="0"/>
                  <w:divBdr>
                    <w:top w:val="none" w:sz="0" w:space="0" w:color="auto"/>
                    <w:left w:val="none" w:sz="0" w:space="0" w:color="auto"/>
                    <w:bottom w:val="none" w:sz="0" w:space="0" w:color="auto"/>
                    <w:right w:val="none" w:sz="0" w:space="0" w:color="auto"/>
                  </w:divBdr>
                </w:div>
                <w:div w:id="291517323">
                  <w:marLeft w:val="0"/>
                  <w:marRight w:val="0"/>
                  <w:marTop w:val="0"/>
                  <w:marBottom w:val="0"/>
                  <w:divBdr>
                    <w:top w:val="none" w:sz="0" w:space="0" w:color="auto"/>
                    <w:left w:val="none" w:sz="0" w:space="0" w:color="auto"/>
                    <w:bottom w:val="none" w:sz="0" w:space="0" w:color="auto"/>
                    <w:right w:val="none" w:sz="0" w:space="0" w:color="auto"/>
                  </w:divBdr>
                </w:div>
                <w:div w:id="1685397029">
                  <w:marLeft w:val="0"/>
                  <w:marRight w:val="0"/>
                  <w:marTop w:val="0"/>
                  <w:marBottom w:val="0"/>
                  <w:divBdr>
                    <w:top w:val="none" w:sz="0" w:space="0" w:color="auto"/>
                    <w:left w:val="none" w:sz="0" w:space="0" w:color="auto"/>
                    <w:bottom w:val="none" w:sz="0" w:space="0" w:color="auto"/>
                    <w:right w:val="none" w:sz="0" w:space="0" w:color="auto"/>
                  </w:divBdr>
                </w:div>
                <w:div w:id="345332264">
                  <w:marLeft w:val="0"/>
                  <w:marRight w:val="0"/>
                  <w:marTop w:val="0"/>
                  <w:marBottom w:val="0"/>
                  <w:divBdr>
                    <w:top w:val="none" w:sz="0" w:space="0" w:color="auto"/>
                    <w:left w:val="none" w:sz="0" w:space="0" w:color="auto"/>
                    <w:bottom w:val="none" w:sz="0" w:space="0" w:color="auto"/>
                    <w:right w:val="none" w:sz="0" w:space="0" w:color="auto"/>
                  </w:divBdr>
                </w:div>
                <w:div w:id="1475902200">
                  <w:marLeft w:val="0"/>
                  <w:marRight w:val="0"/>
                  <w:marTop w:val="0"/>
                  <w:marBottom w:val="0"/>
                  <w:divBdr>
                    <w:top w:val="none" w:sz="0" w:space="0" w:color="auto"/>
                    <w:left w:val="none" w:sz="0" w:space="0" w:color="auto"/>
                    <w:bottom w:val="none" w:sz="0" w:space="0" w:color="auto"/>
                    <w:right w:val="none" w:sz="0" w:space="0" w:color="auto"/>
                  </w:divBdr>
                </w:div>
                <w:div w:id="404301481">
                  <w:marLeft w:val="0"/>
                  <w:marRight w:val="0"/>
                  <w:marTop w:val="0"/>
                  <w:marBottom w:val="0"/>
                  <w:divBdr>
                    <w:top w:val="none" w:sz="0" w:space="0" w:color="auto"/>
                    <w:left w:val="none" w:sz="0" w:space="0" w:color="auto"/>
                    <w:bottom w:val="none" w:sz="0" w:space="0" w:color="auto"/>
                    <w:right w:val="none" w:sz="0" w:space="0" w:color="auto"/>
                  </w:divBdr>
                </w:div>
                <w:div w:id="1044141461">
                  <w:marLeft w:val="0"/>
                  <w:marRight w:val="0"/>
                  <w:marTop w:val="0"/>
                  <w:marBottom w:val="0"/>
                  <w:divBdr>
                    <w:top w:val="none" w:sz="0" w:space="0" w:color="auto"/>
                    <w:left w:val="none" w:sz="0" w:space="0" w:color="auto"/>
                    <w:bottom w:val="none" w:sz="0" w:space="0" w:color="auto"/>
                    <w:right w:val="none" w:sz="0" w:space="0" w:color="auto"/>
                  </w:divBdr>
                </w:div>
                <w:div w:id="1518542503">
                  <w:marLeft w:val="0"/>
                  <w:marRight w:val="0"/>
                  <w:marTop w:val="0"/>
                  <w:marBottom w:val="0"/>
                  <w:divBdr>
                    <w:top w:val="none" w:sz="0" w:space="0" w:color="auto"/>
                    <w:left w:val="none" w:sz="0" w:space="0" w:color="auto"/>
                    <w:bottom w:val="none" w:sz="0" w:space="0" w:color="auto"/>
                    <w:right w:val="none" w:sz="0" w:space="0" w:color="auto"/>
                  </w:divBdr>
                </w:div>
                <w:div w:id="2000307782">
                  <w:marLeft w:val="0"/>
                  <w:marRight w:val="0"/>
                  <w:marTop w:val="0"/>
                  <w:marBottom w:val="0"/>
                  <w:divBdr>
                    <w:top w:val="none" w:sz="0" w:space="0" w:color="auto"/>
                    <w:left w:val="none" w:sz="0" w:space="0" w:color="auto"/>
                    <w:bottom w:val="none" w:sz="0" w:space="0" w:color="auto"/>
                    <w:right w:val="none" w:sz="0" w:space="0" w:color="auto"/>
                  </w:divBdr>
                </w:div>
                <w:div w:id="140121920">
                  <w:marLeft w:val="0"/>
                  <w:marRight w:val="0"/>
                  <w:marTop w:val="0"/>
                  <w:marBottom w:val="0"/>
                  <w:divBdr>
                    <w:top w:val="none" w:sz="0" w:space="0" w:color="auto"/>
                    <w:left w:val="none" w:sz="0" w:space="0" w:color="auto"/>
                    <w:bottom w:val="none" w:sz="0" w:space="0" w:color="auto"/>
                    <w:right w:val="none" w:sz="0" w:space="0" w:color="auto"/>
                  </w:divBdr>
                </w:div>
                <w:div w:id="2083331279">
                  <w:marLeft w:val="0"/>
                  <w:marRight w:val="0"/>
                  <w:marTop w:val="0"/>
                  <w:marBottom w:val="0"/>
                  <w:divBdr>
                    <w:top w:val="none" w:sz="0" w:space="0" w:color="auto"/>
                    <w:left w:val="none" w:sz="0" w:space="0" w:color="auto"/>
                    <w:bottom w:val="none" w:sz="0" w:space="0" w:color="auto"/>
                    <w:right w:val="none" w:sz="0" w:space="0" w:color="auto"/>
                  </w:divBdr>
                </w:div>
                <w:div w:id="882442772">
                  <w:marLeft w:val="0"/>
                  <w:marRight w:val="0"/>
                  <w:marTop w:val="0"/>
                  <w:marBottom w:val="0"/>
                  <w:divBdr>
                    <w:top w:val="none" w:sz="0" w:space="0" w:color="auto"/>
                    <w:left w:val="none" w:sz="0" w:space="0" w:color="auto"/>
                    <w:bottom w:val="none" w:sz="0" w:space="0" w:color="auto"/>
                    <w:right w:val="none" w:sz="0" w:space="0" w:color="auto"/>
                  </w:divBdr>
                </w:div>
                <w:div w:id="1124737941">
                  <w:marLeft w:val="0"/>
                  <w:marRight w:val="0"/>
                  <w:marTop w:val="0"/>
                  <w:marBottom w:val="0"/>
                  <w:divBdr>
                    <w:top w:val="none" w:sz="0" w:space="0" w:color="auto"/>
                    <w:left w:val="none" w:sz="0" w:space="0" w:color="auto"/>
                    <w:bottom w:val="none" w:sz="0" w:space="0" w:color="auto"/>
                    <w:right w:val="none" w:sz="0" w:space="0" w:color="auto"/>
                  </w:divBdr>
                </w:div>
              </w:divsChild>
            </w:div>
            <w:div w:id="2144807697">
              <w:marLeft w:val="0"/>
              <w:marRight w:val="0"/>
              <w:marTop w:val="0"/>
              <w:marBottom w:val="0"/>
              <w:divBdr>
                <w:top w:val="none" w:sz="0" w:space="0" w:color="auto"/>
                <w:left w:val="none" w:sz="0" w:space="0" w:color="auto"/>
                <w:bottom w:val="none" w:sz="0" w:space="0" w:color="auto"/>
                <w:right w:val="none" w:sz="0" w:space="0" w:color="auto"/>
              </w:divBdr>
            </w:div>
            <w:div w:id="754862473">
              <w:marLeft w:val="0"/>
              <w:marRight w:val="0"/>
              <w:marTop w:val="0"/>
              <w:marBottom w:val="0"/>
              <w:divBdr>
                <w:top w:val="none" w:sz="0" w:space="0" w:color="auto"/>
                <w:left w:val="none" w:sz="0" w:space="0" w:color="auto"/>
                <w:bottom w:val="none" w:sz="0" w:space="0" w:color="auto"/>
                <w:right w:val="none" w:sz="0" w:space="0" w:color="auto"/>
              </w:divBdr>
            </w:div>
            <w:div w:id="831140926">
              <w:marLeft w:val="0"/>
              <w:marRight w:val="0"/>
              <w:marTop w:val="0"/>
              <w:marBottom w:val="0"/>
              <w:divBdr>
                <w:top w:val="none" w:sz="0" w:space="0" w:color="auto"/>
                <w:left w:val="none" w:sz="0" w:space="0" w:color="auto"/>
                <w:bottom w:val="none" w:sz="0" w:space="0" w:color="auto"/>
                <w:right w:val="none" w:sz="0" w:space="0" w:color="auto"/>
              </w:divBdr>
            </w:div>
            <w:div w:id="1224172245">
              <w:marLeft w:val="0"/>
              <w:marRight w:val="0"/>
              <w:marTop w:val="0"/>
              <w:marBottom w:val="0"/>
              <w:divBdr>
                <w:top w:val="none" w:sz="0" w:space="0" w:color="auto"/>
                <w:left w:val="none" w:sz="0" w:space="0" w:color="auto"/>
                <w:bottom w:val="none" w:sz="0" w:space="0" w:color="auto"/>
                <w:right w:val="none" w:sz="0" w:space="0" w:color="auto"/>
              </w:divBdr>
            </w:div>
            <w:div w:id="773210993">
              <w:marLeft w:val="0"/>
              <w:marRight w:val="0"/>
              <w:marTop w:val="0"/>
              <w:marBottom w:val="0"/>
              <w:divBdr>
                <w:top w:val="none" w:sz="0" w:space="0" w:color="auto"/>
                <w:left w:val="none" w:sz="0" w:space="0" w:color="auto"/>
                <w:bottom w:val="none" w:sz="0" w:space="0" w:color="auto"/>
                <w:right w:val="none" w:sz="0" w:space="0" w:color="auto"/>
              </w:divBdr>
            </w:div>
            <w:div w:id="1825705895">
              <w:marLeft w:val="0"/>
              <w:marRight w:val="0"/>
              <w:marTop w:val="0"/>
              <w:marBottom w:val="0"/>
              <w:divBdr>
                <w:top w:val="none" w:sz="0" w:space="0" w:color="auto"/>
                <w:left w:val="none" w:sz="0" w:space="0" w:color="auto"/>
                <w:bottom w:val="none" w:sz="0" w:space="0" w:color="auto"/>
                <w:right w:val="none" w:sz="0" w:space="0" w:color="auto"/>
              </w:divBdr>
            </w:div>
            <w:div w:id="336928939">
              <w:marLeft w:val="0"/>
              <w:marRight w:val="0"/>
              <w:marTop w:val="0"/>
              <w:marBottom w:val="0"/>
              <w:divBdr>
                <w:top w:val="none" w:sz="0" w:space="0" w:color="auto"/>
                <w:left w:val="none" w:sz="0" w:space="0" w:color="auto"/>
                <w:bottom w:val="none" w:sz="0" w:space="0" w:color="auto"/>
                <w:right w:val="none" w:sz="0" w:space="0" w:color="auto"/>
              </w:divBdr>
            </w:div>
            <w:div w:id="1330672139">
              <w:marLeft w:val="0"/>
              <w:marRight w:val="0"/>
              <w:marTop w:val="0"/>
              <w:marBottom w:val="0"/>
              <w:divBdr>
                <w:top w:val="none" w:sz="0" w:space="0" w:color="auto"/>
                <w:left w:val="none" w:sz="0" w:space="0" w:color="auto"/>
                <w:bottom w:val="none" w:sz="0" w:space="0" w:color="auto"/>
                <w:right w:val="none" w:sz="0" w:space="0" w:color="auto"/>
              </w:divBdr>
            </w:div>
            <w:div w:id="1193961744">
              <w:marLeft w:val="0"/>
              <w:marRight w:val="0"/>
              <w:marTop w:val="0"/>
              <w:marBottom w:val="0"/>
              <w:divBdr>
                <w:top w:val="none" w:sz="0" w:space="0" w:color="auto"/>
                <w:left w:val="none" w:sz="0" w:space="0" w:color="auto"/>
                <w:bottom w:val="none" w:sz="0" w:space="0" w:color="auto"/>
                <w:right w:val="none" w:sz="0" w:space="0" w:color="auto"/>
              </w:divBdr>
            </w:div>
            <w:div w:id="564725038">
              <w:marLeft w:val="0"/>
              <w:marRight w:val="0"/>
              <w:marTop w:val="0"/>
              <w:marBottom w:val="0"/>
              <w:divBdr>
                <w:top w:val="none" w:sz="0" w:space="0" w:color="auto"/>
                <w:left w:val="none" w:sz="0" w:space="0" w:color="auto"/>
                <w:bottom w:val="none" w:sz="0" w:space="0" w:color="auto"/>
                <w:right w:val="none" w:sz="0" w:space="0" w:color="auto"/>
              </w:divBdr>
            </w:div>
            <w:div w:id="872960148">
              <w:marLeft w:val="0"/>
              <w:marRight w:val="0"/>
              <w:marTop w:val="0"/>
              <w:marBottom w:val="0"/>
              <w:divBdr>
                <w:top w:val="none" w:sz="0" w:space="0" w:color="auto"/>
                <w:left w:val="none" w:sz="0" w:space="0" w:color="auto"/>
                <w:bottom w:val="none" w:sz="0" w:space="0" w:color="auto"/>
                <w:right w:val="none" w:sz="0" w:space="0" w:color="auto"/>
              </w:divBdr>
            </w:div>
            <w:div w:id="1686787848">
              <w:marLeft w:val="0"/>
              <w:marRight w:val="0"/>
              <w:marTop w:val="0"/>
              <w:marBottom w:val="0"/>
              <w:divBdr>
                <w:top w:val="none" w:sz="0" w:space="0" w:color="auto"/>
                <w:left w:val="none" w:sz="0" w:space="0" w:color="auto"/>
                <w:bottom w:val="none" w:sz="0" w:space="0" w:color="auto"/>
                <w:right w:val="none" w:sz="0" w:space="0" w:color="auto"/>
              </w:divBdr>
            </w:div>
            <w:div w:id="2033191204">
              <w:marLeft w:val="0"/>
              <w:marRight w:val="0"/>
              <w:marTop w:val="0"/>
              <w:marBottom w:val="0"/>
              <w:divBdr>
                <w:top w:val="none" w:sz="0" w:space="0" w:color="auto"/>
                <w:left w:val="none" w:sz="0" w:space="0" w:color="auto"/>
                <w:bottom w:val="none" w:sz="0" w:space="0" w:color="auto"/>
                <w:right w:val="none" w:sz="0" w:space="0" w:color="auto"/>
              </w:divBdr>
            </w:div>
            <w:div w:id="1001202006">
              <w:marLeft w:val="0"/>
              <w:marRight w:val="0"/>
              <w:marTop w:val="0"/>
              <w:marBottom w:val="0"/>
              <w:divBdr>
                <w:top w:val="none" w:sz="0" w:space="0" w:color="auto"/>
                <w:left w:val="none" w:sz="0" w:space="0" w:color="auto"/>
                <w:bottom w:val="none" w:sz="0" w:space="0" w:color="auto"/>
                <w:right w:val="none" w:sz="0" w:space="0" w:color="auto"/>
              </w:divBdr>
            </w:div>
            <w:div w:id="2140682325">
              <w:marLeft w:val="0"/>
              <w:marRight w:val="0"/>
              <w:marTop w:val="0"/>
              <w:marBottom w:val="0"/>
              <w:divBdr>
                <w:top w:val="none" w:sz="0" w:space="0" w:color="auto"/>
                <w:left w:val="none" w:sz="0" w:space="0" w:color="auto"/>
                <w:bottom w:val="none" w:sz="0" w:space="0" w:color="auto"/>
                <w:right w:val="none" w:sz="0" w:space="0" w:color="auto"/>
              </w:divBdr>
            </w:div>
            <w:div w:id="961572328">
              <w:marLeft w:val="0"/>
              <w:marRight w:val="0"/>
              <w:marTop w:val="0"/>
              <w:marBottom w:val="0"/>
              <w:divBdr>
                <w:top w:val="none" w:sz="0" w:space="0" w:color="auto"/>
                <w:left w:val="none" w:sz="0" w:space="0" w:color="auto"/>
                <w:bottom w:val="none" w:sz="0" w:space="0" w:color="auto"/>
                <w:right w:val="none" w:sz="0" w:space="0" w:color="auto"/>
              </w:divBdr>
            </w:div>
            <w:div w:id="62266968">
              <w:marLeft w:val="0"/>
              <w:marRight w:val="0"/>
              <w:marTop w:val="0"/>
              <w:marBottom w:val="0"/>
              <w:divBdr>
                <w:top w:val="none" w:sz="0" w:space="0" w:color="auto"/>
                <w:left w:val="none" w:sz="0" w:space="0" w:color="auto"/>
                <w:bottom w:val="none" w:sz="0" w:space="0" w:color="auto"/>
                <w:right w:val="none" w:sz="0" w:space="0" w:color="auto"/>
              </w:divBdr>
            </w:div>
            <w:div w:id="707340555">
              <w:marLeft w:val="0"/>
              <w:marRight w:val="0"/>
              <w:marTop w:val="0"/>
              <w:marBottom w:val="0"/>
              <w:divBdr>
                <w:top w:val="none" w:sz="0" w:space="0" w:color="auto"/>
                <w:left w:val="none" w:sz="0" w:space="0" w:color="auto"/>
                <w:bottom w:val="none" w:sz="0" w:space="0" w:color="auto"/>
                <w:right w:val="none" w:sz="0" w:space="0" w:color="auto"/>
              </w:divBdr>
            </w:div>
            <w:div w:id="365837245">
              <w:marLeft w:val="0"/>
              <w:marRight w:val="0"/>
              <w:marTop w:val="0"/>
              <w:marBottom w:val="0"/>
              <w:divBdr>
                <w:top w:val="none" w:sz="0" w:space="0" w:color="auto"/>
                <w:left w:val="none" w:sz="0" w:space="0" w:color="auto"/>
                <w:bottom w:val="none" w:sz="0" w:space="0" w:color="auto"/>
                <w:right w:val="none" w:sz="0" w:space="0" w:color="auto"/>
              </w:divBdr>
            </w:div>
            <w:div w:id="1843928445">
              <w:marLeft w:val="0"/>
              <w:marRight w:val="0"/>
              <w:marTop w:val="0"/>
              <w:marBottom w:val="0"/>
              <w:divBdr>
                <w:top w:val="none" w:sz="0" w:space="0" w:color="auto"/>
                <w:left w:val="none" w:sz="0" w:space="0" w:color="auto"/>
                <w:bottom w:val="none" w:sz="0" w:space="0" w:color="auto"/>
                <w:right w:val="none" w:sz="0" w:space="0" w:color="auto"/>
              </w:divBdr>
            </w:div>
            <w:div w:id="1269971436">
              <w:marLeft w:val="0"/>
              <w:marRight w:val="0"/>
              <w:marTop w:val="0"/>
              <w:marBottom w:val="0"/>
              <w:divBdr>
                <w:top w:val="none" w:sz="0" w:space="0" w:color="auto"/>
                <w:left w:val="none" w:sz="0" w:space="0" w:color="auto"/>
                <w:bottom w:val="none" w:sz="0" w:space="0" w:color="auto"/>
                <w:right w:val="none" w:sz="0" w:space="0" w:color="auto"/>
              </w:divBdr>
            </w:div>
            <w:div w:id="668598740">
              <w:marLeft w:val="0"/>
              <w:marRight w:val="0"/>
              <w:marTop w:val="0"/>
              <w:marBottom w:val="0"/>
              <w:divBdr>
                <w:top w:val="none" w:sz="0" w:space="0" w:color="auto"/>
                <w:left w:val="none" w:sz="0" w:space="0" w:color="auto"/>
                <w:bottom w:val="none" w:sz="0" w:space="0" w:color="auto"/>
                <w:right w:val="none" w:sz="0" w:space="0" w:color="auto"/>
              </w:divBdr>
            </w:div>
            <w:div w:id="640773532">
              <w:marLeft w:val="0"/>
              <w:marRight w:val="0"/>
              <w:marTop w:val="0"/>
              <w:marBottom w:val="0"/>
              <w:divBdr>
                <w:top w:val="none" w:sz="0" w:space="0" w:color="auto"/>
                <w:left w:val="none" w:sz="0" w:space="0" w:color="auto"/>
                <w:bottom w:val="none" w:sz="0" w:space="0" w:color="auto"/>
                <w:right w:val="none" w:sz="0" w:space="0" w:color="auto"/>
              </w:divBdr>
            </w:div>
            <w:div w:id="687290504">
              <w:marLeft w:val="0"/>
              <w:marRight w:val="0"/>
              <w:marTop w:val="0"/>
              <w:marBottom w:val="0"/>
              <w:divBdr>
                <w:top w:val="none" w:sz="0" w:space="0" w:color="auto"/>
                <w:left w:val="none" w:sz="0" w:space="0" w:color="auto"/>
                <w:bottom w:val="none" w:sz="0" w:space="0" w:color="auto"/>
                <w:right w:val="none" w:sz="0" w:space="0" w:color="auto"/>
              </w:divBdr>
            </w:div>
            <w:div w:id="371269835">
              <w:marLeft w:val="0"/>
              <w:marRight w:val="0"/>
              <w:marTop w:val="0"/>
              <w:marBottom w:val="0"/>
              <w:divBdr>
                <w:top w:val="none" w:sz="0" w:space="0" w:color="auto"/>
                <w:left w:val="none" w:sz="0" w:space="0" w:color="auto"/>
                <w:bottom w:val="none" w:sz="0" w:space="0" w:color="auto"/>
                <w:right w:val="none" w:sz="0" w:space="0" w:color="auto"/>
              </w:divBdr>
              <w:divsChild>
                <w:div w:id="1147630757">
                  <w:marLeft w:val="0"/>
                  <w:marRight w:val="0"/>
                  <w:marTop w:val="0"/>
                  <w:marBottom w:val="0"/>
                  <w:divBdr>
                    <w:top w:val="none" w:sz="0" w:space="0" w:color="auto"/>
                    <w:left w:val="none" w:sz="0" w:space="0" w:color="auto"/>
                    <w:bottom w:val="none" w:sz="0" w:space="0" w:color="auto"/>
                    <w:right w:val="none" w:sz="0" w:space="0" w:color="auto"/>
                  </w:divBdr>
                </w:div>
                <w:div w:id="295064303">
                  <w:marLeft w:val="0"/>
                  <w:marRight w:val="0"/>
                  <w:marTop w:val="0"/>
                  <w:marBottom w:val="0"/>
                  <w:divBdr>
                    <w:top w:val="none" w:sz="0" w:space="0" w:color="auto"/>
                    <w:left w:val="none" w:sz="0" w:space="0" w:color="auto"/>
                    <w:bottom w:val="none" w:sz="0" w:space="0" w:color="auto"/>
                    <w:right w:val="none" w:sz="0" w:space="0" w:color="auto"/>
                  </w:divBdr>
                </w:div>
                <w:div w:id="1150904747">
                  <w:marLeft w:val="0"/>
                  <w:marRight w:val="0"/>
                  <w:marTop w:val="0"/>
                  <w:marBottom w:val="0"/>
                  <w:divBdr>
                    <w:top w:val="none" w:sz="0" w:space="0" w:color="auto"/>
                    <w:left w:val="none" w:sz="0" w:space="0" w:color="auto"/>
                    <w:bottom w:val="none" w:sz="0" w:space="0" w:color="auto"/>
                    <w:right w:val="none" w:sz="0" w:space="0" w:color="auto"/>
                  </w:divBdr>
                </w:div>
                <w:div w:id="1893612120">
                  <w:marLeft w:val="0"/>
                  <w:marRight w:val="0"/>
                  <w:marTop w:val="0"/>
                  <w:marBottom w:val="0"/>
                  <w:divBdr>
                    <w:top w:val="none" w:sz="0" w:space="0" w:color="auto"/>
                    <w:left w:val="none" w:sz="0" w:space="0" w:color="auto"/>
                    <w:bottom w:val="none" w:sz="0" w:space="0" w:color="auto"/>
                    <w:right w:val="none" w:sz="0" w:space="0" w:color="auto"/>
                  </w:divBdr>
                </w:div>
                <w:div w:id="1345135345">
                  <w:marLeft w:val="0"/>
                  <w:marRight w:val="0"/>
                  <w:marTop w:val="0"/>
                  <w:marBottom w:val="0"/>
                  <w:divBdr>
                    <w:top w:val="none" w:sz="0" w:space="0" w:color="auto"/>
                    <w:left w:val="none" w:sz="0" w:space="0" w:color="auto"/>
                    <w:bottom w:val="none" w:sz="0" w:space="0" w:color="auto"/>
                    <w:right w:val="none" w:sz="0" w:space="0" w:color="auto"/>
                  </w:divBdr>
                </w:div>
                <w:div w:id="52436033">
                  <w:marLeft w:val="0"/>
                  <w:marRight w:val="0"/>
                  <w:marTop w:val="0"/>
                  <w:marBottom w:val="0"/>
                  <w:divBdr>
                    <w:top w:val="none" w:sz="0" w:space="0" w:color="auto"/>
                    <w:left w:val="none" w:sz="0" w:space="0" w:color="auto"/>
                    <w:bottom w:val="none" w:sz="0" w:space="0" w:color="auto"/>
                    <w:right w:val="none" w:sz="0" w:space="0" w:color="auto"/>
                  </w:divBdr>
                </w:div>
                <w:div w:id="1398732">
                  <w:marLeft w:val="0"/>
                  <w:marRight w:val="0"/>
                  <w:marTop w:val="0"/>
                  <w:marBottom w:val="0"/>
                  <w:divBdr>
                    <w:top w:val="none" w:sz="0" w:space="0" w:color="auto"/>
                    <w:left w:val="none" w:sz="0" w:space="0" w:color="auto"/>
                    <w:bottom w:val="none" w:sz="0" w:space="0" w:color="auto"/>
                    <w:right w:val="none" w:sz="0" w:space="0" w:color="auto"/>
                  </w:divBdr>
                </w:div>
                <w:div w:id="1374843301">
                  <w:marLeft w:val="0"/>
                  <w:marRight w:val="0"/>
                  <w:marTop w:val="0"/>
                  <w:marBottom w:val="0"/>
                  <w:divBdr>
                    <w:top w:val="none" w:sz="0" w:space="0" w:color="auto"/>
                    <w:left w:val="none" w:sz="0" w:space="0" w:color="auto"/>
                    <w:bottom w:val="none" w:sz="0" w:space="0" w:color="auto"/>
                    <w:right w:val="none" w:sz="0" w:space="0" w:color="auto"/>
                  </w:divBdr>
                </w:div>
                <w:div w:id="1790470701">
                  <w:marLeft w:val="0"/>
                  <w:marRight w:val="0"/>
                  <w:marTop w:val="0"/>
                  <w:marBottom w:val="0"/>
                  <w:divBdr>
                    <w:top w:val="none" w:sz="0" w:space="0" w:color="auto"/>
                    <w:left w:val="none" w:sz="0" w:space="0" w:color="auto"/>
                    <w:bottom w:val="none" w:sz="0" w:space="0" w:color="auto"/>
                    <w:right w:val="none" w:sz="0" w:space="0" w:color="auto"/>
                  </w:divBdr>
                </w:div>
                <w:div w:id="1528366825">
                  <w:marLeft w:val="0"/>
                  <w:marRight w:val="0"/>
                  <w:marTop w:val="0"/>
                  <w:marBottom w:val="0"/>
                  <w:divBdr>
                    <w:top w:val="none" w:sz="0" w:space="0" w:color="auto"/>
                    <w:left w:val="none" w:sz="0" w:space="0" w:color="auto"/>
                    <w:bottom w:val="none" w:sz="0" w:space="0" w:color="auto"/>
                    <w:right w:val="none" w:sz="0" w:space="0" w:color="auto"/>
                  </w:divBdr>
                </w:div>
                <w:div w:id="738476446">
                  <w:marLeft w:val="0"/>
                  <w:marRight w:val="0"/>
                  <w:marTop w:val="0"/>
                  <w:marBottom w:val="0"/>
                  <w:divBdr>
                    <w:top w:val="none" w:sz="0" w:space="0" w:color="auto"/>
                    <w:left w:val="none" w:sz="0" w:space="0" w:color="auto"/>
                    <w:bottom w:val="none" w:sz="0" w:space="0" w:color="auto"/>
                    <w:right w:val="none" w:sz="0" w:space="0" w:color="auto"/>
                  </w:divBdr>
                </w:div>
                <w:div w:id="1396126650">
                  <w:marLeft w:val="0"/>
                  <w:marRight w:val="0"/>
                  <w:marTop w:val="0"/>
                  <w:marBottom w:val="0"/>
                  <w:divBdr>
                    <w:top w:val="none" w:sz="0" w:space="0" w:color="auto"/>
                    <w:left w:val="none" w:sz="0" w:space="0" w:color="auto"/>
                    <w:bottom w:val="none" w:sz="0" w:space="0" w:color="auto"/>
                    <w:right w:val="none" w:sz="0" w:space="0" w:color="auto"/>
                  </w:divBdr>
                </w:div>
                <w:div w:id="257714096">
                  <w:marLeft w:val="0"/>
                  <w:marRight w:val="0"/>
                  <w:marTop w:val="0"/>
                  <w:marBottom w:val="0"/>
                  <w:divBdr>
                    <w:top w:val="none" w:sz="0" w:space="0" w:color="auto"/>
                    <w:left w:val="none" w:sz="0" w:space="0" w:color="auto"/>
                    <w:bottom w:val="none" w:sz="0" w:space="0" w:color="auto"/>
                    <w:right w:val="none" w:sz="0" w:space="0" w:color="auto"/>
                  </w:divBdr>
                </w:div>
                <w:div w:id="1989551068">
                  <w:marLeft w:val="0"/>
                  <w:marRight w:val="0"/>
                  <w:marTop w:val="0"/>
                  <w:marBottom w:val="0"/>
                  <w:divBdr>
                    <w:top w:val="none" w:sz="0" w:space="0" w:color="auto"/>
                    <w:left w:val="none" w:sz="0" w:space="0" w:color="auto"/>
                    <w:bottom w:val="none" w:sz="0" w:space="0" w:color="auto"/>
                    <w:right w:val="none" w:sz="0" w:space="0" w:color="auto"/>
                  </w:divBdr>
                </w:div>
                <w:div w:id="796991092">
                  <w:marLeft w:val="0"/>
                  <w:marRight w:val="0"/>
                  <w:marTop w:val="0"/>
                  <w:marBottom w:val="0"/>
                  <w:divBdr>
                    <w:top w:val="none" w:sz="0" w:space="0" w:color="auto"/>
                    <w:left w:val="none" w:sz="0" w:space="0" w:color="auto"/>
                    <w:bottom w:val="none" w:sz="0" w:space="0" w:color="auto"/>
                    <w:right w:val="none" w:sz="0" w:space="0" w:color="auto"/>
                  </w:divBdr>
                </w:div>
                <w:div w:id="1643580603">
                  <w:marLeft w:val="0"/>
                  <w:marRight w:val="0"/>
                  <w:marTop w:val="0"/>
                  <w:marBottom w:val="0"/>
                  <w:divBdr>
                    <w:top w:val="none" w:sz="0" w:space="0" w:color="auto"/>
                    <w:left w:val="none" w:sz="0" w:space="0" w:color="auto"/>
                    <w:bottom w:val="none" w:sz="0" w:space="0" w:color="auto"/>
                    <w:right w:val="none" w:sz="0" w:space="0" w:color="auto"/>
                  </w:divBdr>
                </w:div>
                <w:div w:id="1693452213">
                  <w:marLeft w:val="0"/>
                  <w:marRight w:val="0"/>
                  <w:marTop w:val="0"/>
                  <w:marBottom w:val="0"/>
                  <w:divBdr>
                    <w:top w:val="none" w:sz="0" w:space="0" w:color="auto"/>
                    <w:left w:val="none" w:sz="0" w:space="0" w:color="auto"/>
                    <w:bottom w:val="none" w:sz="0" w:space="0" w:color="auto"/>
                    <w:right w:val="none" w:sz="0" w:space="0" w:color="auto"/>
                  </w:divBdr>
                </w:div>
                <w:div w:id="581767547">
                  <w:marLeft w:val="0"/>
                  <w:marRight w:val="0"/>
                  <w:marTop w:val="0"/>
                  <w:marBottom w:val="0"/>
                  <w:divBdr>
                    <w:top w:val="none" w:sz="0" w:space="0" w:color="auto"/>
                    <w:left w:val="none" w:sz="0" w:space="0" w:color="auto"/>
                    <w:bottom w:val="none" w:sz="0" w:space="0" w:color="auto"/>
                    <w:right w:val="none" w:sz="0" w:space="0" w:color="auto"/>
                  </w:divBdr>
                </w:div>
                <w:div w:id="820462068">
                  <w:marLeft w:val="0"/>
                  <w:marRight w:val="0"/>
                  <w:marTop w:val="0"/>
                  <w:marBottom w:val="0"/>
                  <w:divBdr>
                    <w:top w:val="none" w:sz="0" w:space="0" w:color="auto"/>
                    <w:left w:val="none" w:sz="0" w:space="0" w:color="auto"/>
                    <w:bottom w:val="none" w:sz="0" w:space="0" w:color="auto"/>
                    <w:right w:val="none" w:sz="0" w:space="0" w:color="auto"/>
                  </w:divBdr>
                </w:div>
                <w:div w:id="994182669">
                  <w:marLeft w:val="0"/>
                  <w:marRight w:val="0"/>
                  <w:marTop w:val="0"/>
                  <w:marBottom w:val="0"/>
                  <w:divBdr>
                    <w:top w:val="none" w:sz="0" w:space="0" w:color="auto"/>
                    <w:left w:val="none" w:sz="0" w:space="0" w:color="auto"/>
                    <w:bottom w:val="none" w:sz="0" w:space="0" w:color="auto"/>
                    <w:right w:val="none" w:sz="0" w:space="0" w:color="auto"/>
                  </w:divBdr>
                </w:div>
                <w:div w:id="507255176">
                  <w:marLeft w:val="0"/>
                  <w:marRight w:val="0"/>
                  <w:marTop w:val="0"/>
                  <w:marBottom w:val="0"/>
                  <w:divBdr>
                    <w:top w:val="none" w:sz="0" w:space="0" w:color="auto"/>
                    <w:left w:val="none" w:sz="0" w:space="0" w:color="auto"/>
                    <w:bottom w:val="none" w:sz="0" w:space="0" w:color="auto"/>
                    <w:right w:val="none" w:sz="0" w:space="0" w:color="auto"/>
                  </w:divBdr>
                </w:div>
                <w:div w:id="382290498">
                  <w:marLeft w:val="0"/>
                  <w:marRight w:val="0"/>
                  <w:marTop w:val="0"/>
                  <w:marBottom w:val="0"/>
                  <w:divBdr>
                    <w:top w:val="none" w:sz="0" w:space="0" w:color="auto"/>
                    <w:left w:val="none" w:sz="0" w:space="0" w:color="auto"/>
                    <w:bottom w:val="none" w:sz="0" w:space="0" w:color="auto"/>
                    <w:right w:val="none" w:sz="0" w:space="0" w:color="auto"/>
                  </w:divBdr>
                </w:div>
                <w:div w:id="1651596118">
                  <w:marLeft w:val="0"/>
                  <w:marRight w:val="0"/>
                  <w:marTop w:val="0"/>
                  <w:marBottom w:val="0"/>
                  <w:divBdr>
                    <w:top w:val="none" w:sz="0" w:space="0" w:color="auto"/>
                    <w:left w:val="none" w:sz="0" w:space="0" w:color="auto"/>
                    <w:bottom w:val="none" w:sz="0" w:space="0" w:color="auto"/>
                    <w:right w:val="none" w:sz="0" w:space="0" w:color="auto"/>
                  </w:divBdr>
                </w:div>
                <w:div w:id="588199260">
                  <w:marLeft w:val="0"/>
                  <w:marRight w:val="0"/>
                  <w:marTop w:val="0"/>
                  <w:marBottom w:val="0"/>
                  <w:divBdr>
                    <w:top w:val="none" w:sz="0" w:space="0" w:color="auto"/>
                    <w:left w:val="none" w:sz="0" w:space="0" w:color="auto"/>
                    <w:bottom w:val="none" w:sz="0" w:space="0" w:color="auto"/>
                    <w:right w:val="none" w:sz="0" w:space="0" w:color="auto"/>
                  </w:divBdr>
                </w:div>
                <w:div w:id="470101563">
                  <w:marLeft w:val="0"/>
                  <w:marRight w:val="0"/>
                  <w:marTop w:val="0"/>
                  <w:marBottom w:val="0"/>
                  <w:divBdr>
                    <w:top w:val="none" w:sz="0" w:space="0" w:color="auto"/>
                    <w:left w:val="none" w:sz="0" w:space="0" w:color="auto"/>
                    <w:bottom w:val="none" w:sz="0" w:space="0" w:color="auto"/>
                    <w:right w:val="none" w:sz="0" w:space="0" w:color="auto"/>
                  </w:divBdr>
                </w:div>
                <w:div w:id="357782111">
                  <w:marLeft w:val="0"/>
                  <w:marRight w:val="0"/>
                  <w:marTop w:val="0"/>
                  <w:marBottom w:val="0"/>
                  <w:divBdr>
                    <w:top w:val="none" w:sz="0" w:space="0" w:color="auto"/>
                    <w:left w:val="none" w:sz="0" w:space="0" w:color="auto"/>
                    <w:bottom w:val="none" w:sz="0" w:space="0" w:color="auto"/>
                    <w:right w:val="none" w:sz="0" w:space="0" w:color="auto"/>
                  </w:divBdr>
                </w:div>
                <w:div w:id="822165997">
                  <w:marLeft w:val="0"/>
                  <w:marRight w:val="0"/>
                  <w:marTop w:val="0"/>
                  <w:marBottom w:val="0"/>
                  <w:divBdr>
                    <w:top w:val="none" w:sz="0" w:space="0" w:color="auto"/>
                    <w:left w:val="none" w:sz="0" w:space="0" w:color="auto"/>
                    <w:bottom w:val="none" w:sz="0" w:space="0" w:color="auto"/>
                    <w:right w:val="none" w:sz="0" w:space="0" w:color="auto"/>
                  </w:divBdr>
                </w:div>
                <w:div w:id="806901449">
                  <w:marLeft w:val="0"/>
                  <w:marRight w:val="0"/>
                  <w:marTop w:val="0"/>
                  <w:marBottom w:val="0"/>
                  <w:divBdr>
                    <w:top w:val="none" w:sz="0" w:space="0" w:color="auto"/>
                    <w:left w:val="none" w:sz="0" w:space="0" w:color="auto"/>
                    <w:bottom w:val="none" w:sz="0" w:space="0" w:color="auto"/>
                    <w:right w:val="none" w:sz="0" w:space="0" w:color="auto"/>
                  </w:divBdr>
                </w:div>
                <w:div w:id="1846551676">
                  <w:marLeft w:val="0"/>
                  <w:marRight w:val="0"/>
                  <w:marTop w:val="0"/>
                  <w:marBottom w:val="0"/>
                  <w:divBdr>
                    <w:top w:val="none" w:sz="0" w:space="0" w:color="auto"/>
                    <w:left w:val="none" w:sz="0" w:space="0" w:color="auto"/>
                    <w:bottom w:val="none" w:sz="0" w:space="0" w:color="auto"/>
                    <w:right w:val="none" w:sz="0" w:space="0" w:color="auto"/>
                  </w:divBdr>
                </w:div>
                <w:div w:id="698631343">
                  <w:marLeft w:val="0"/>
                  <w:marRight w:val="0"/>
                  <w:marTop w:val="0"/>
                  <w:marBottom w:val="0"/>
                  <w:divBdr>
                    <w:top w:val="none" w:sz="0" w:space="0" w:color="auto"/>
                    <w:left w:val="none" w:sz="0" w:space="0" w:color="auto"/>
                    <w:bottom w:val="none" w:sz="0" w:space="0" w:color="auto"/>
                    <w:right w:val="none" w:sz="0" w:space="0" w:color="auto"/>
                  </w:divBdr>
                </w:div>
                <w:div w:id="191114246">
                  <w:marLeft w:val="0"/>
                  <w:marRight w:val="0"/>
                  <w:marTop w:val="0"/>
                  <w:marBottom w:val="0"/>
                  <w:divBdr>
                    <w:top w:val="none" w:sz="0" w:space="0" w:color="auto"/>
                    <w:left w:val="none" w:sz="0" w:space="0" w:color="auto"/>
                    <w:bottom w:val="none" w:sz="0" w:space="0" w:color="auto"/>
                    <w:right w:val="none" w:sz="0" w:space="0" w:color="auto"/>
                  </w:divBdr>
                </w:div>
                <w:div w:id="2026586916">
                  <w:marLeft w:val="0"/>
                  <w:marRight w:val="0"/>
                  <w:marTop w:val="0"/>
                  <w:marBottom w:val="0"/>
                  <w:divBdr>
                    <w:top w:val="none" w:sz="0" w:space="0" w:color="auto"/>
                    <w:left w:val="none" w:sz="0" w:space="0" w:color="auto"/>
                    <w:bottom w:val="none" w:sz="0" w:space="0" w:color="auto"/>
                    <w:right w:val="none" w:sz="0" w:space="0" w:color="auto"/>
                  </w:divBdr>
                </w:div>
                <w:div w:id="1274093845">
                  <w:marLeft w:val="0"/>
                  <w:marRight w:val="0"/>
                  <w:marTop w:val="0"/>
                  <w:marBottom w:val="0"/>
                  <w:divBdr>
                    <w:top w:val="none" w:sz="0" w:space="0" w:color="auto"/>
                    <w:left w:val="none" w:sz="0" w:space="0" w:color="auto"/>
                    <w:bottom w:val="none" w:sz="0" w:space="0" w:color="auto"/>
                    <w:right w:val="none" w:sz="0" w:space="0" w:color="auto"/>
                  </w:divBdr>
                </w:div>
                <w:div w:id="711199172">
                  <w:marLeft w:val="0"/>
                  <w:marRight w:val="0"/>
                  <w:marTop w:val="0"/>
                  <w:marBottom w:val="0"/>
                  <w:divBdr>
                    <w:top w:val="none" w:sz="0" w:space="0" w:color="auto"/>
                    <w:left w:val="none" w:sz="0" w:space="0" w:color="auto"/>
                    <w:bottom w:val="none" w:sz="0" w:space="0" w:color="auto"/>
                    <w:right w:val="none" w:sz="0" w:space="0" w:color="auto"/>
                  </w:divBdr>
                </w:div>
                <w:div w:id="836462368">
                  <w:marLeft w:val="0"/>
                  <w:marRight w:val="0"/>
                  <w:marTop w:val="0"/>
                  <w:marBottom w:val="0"/>
                  <w:divBdr>
                    <w:top w:val="none" w:sz="0" w:space="0" w:color="auto"/>
                    <w:left w:val="none" w:sz="0" w:space="0" w:color="auto"/>
                    <w:bottom w:val="none" w:sz="0" w:space="0" w:color="auto"/>
                    <w:right w:val="none" w:sz="0" w:space="0" w:color="auto"/>
                  </w:divBdr>
                </w:div>
                <w:div w:id="1839348594">
                  <w:marLeft w:val="0"/>
                  <w:marRight w:val="0"/>
                  <w:marTop w:val="0"/>
                  <w:marBottom w:val="0"/>
                  <w:divBdr>
                    <w:top w:val="none" w:sz="0" w:space="0" w:color="auto"/>
                    <w:left w:val="none" w:sz="0" w:space="0" w:color="auto"/>
                    <w:bottom w:val="none" w:sz="0" w:space="0" w:color="auto"/>
                    <w:right w:val="none" w:sz="0" w:space="0" w:color="auto"/>
                  </w:divBdr>
                </w:div>
                <w:div w:id="212927867">
                  <w:marLeft w:val="0"/>
                  <w:marRight w:val="0"/>
                  <w:marTop w:val="0"/>
                  <w:marBottom w:val="0"/>
                  <w:divBdr>
                    <w:top w:val="none" w:sz="0" w:space="0" w:color="auto"/>
                    <w:left w:val="none" w:sz="0" w:space="0" w:color="auto"/>
                    <w:bottom w:val="none" w:sz="0" w:space="0" w:color="auto"/>
                    <w:right w:val="none" w:sz="0" w:space="0" w:color="auto"/>
                  </w:divBdr>
                </w:div>
                <w:div w:id="1445420350">
                  <w:marLeft w:val="0"/>
                  <w:marRight w:val="0"/>
                  <w:marTop w:val="0"/>
                  <w:marBottom w:val="0"/>
                  <w:divBdr>
                    <w:top w:val="none" w:sz="0" w:space="0" w:color="auto"/>
                    <w:left w:val="none" w:sz="0" w:space="0" w:color="auto"/>
                    <w:bottom w:val="none" w:sz="0" w:space="0" w:color="auto"/>
                    <w:right w:val="none" w:sz="0" w:space="0" w:color="auto"/>
                  </w:divBdr>
                </w:div>
                <w:div w:id="1086877341">
                  <w:marLeft w:val="0"/>
                  <w:marRight w:val="0"/>
                  <w:marTop w:val="0"/>
                  <w:marBottom w:val="0"/>
                  <w:divBdr>
                    <w:top w:val="none" w:sz="0" w:space="0" w:color="auto"/>
                    <w:left w:val="none" w:sz="0" w:space="0" w:color="auto"/>
                    <w:bottom w:val="none" w:sz="0" w:space="0" w:color="auto"/>
                    <w:right w:val="none" w:sz="0" w:space="0" w:color="auto"/>
                  </w:divBdr>
                </w:div>
                <w:div w:id="750391216">
                  <w:marLeft w:val="0"/>
                  <w:marRight w:val="0"/>
                  <w:marTop w:val="0"/>
                  <w:marBottom w:val="0"/>
                  <w:divBdr>
                    <w:top w:val="none" w:sz="0" w:space="0" w:color="auto"/>
                    <w:left w:val="none" w:sz="0" w:space="0" w:color="auto"/>
                    <w:bottom w:val="none" w:sz="0" w:space="0" w:color="auto"/>
                    <w:right w:val="none" w:sz="0" w:space="0" w:color="auto"/>
                  </w:divBdr>
                </w:div>
                <w:div w:id="1894266481">
                  <w:marLeft w:val="0"/>
                  <w:marRight w:val="0"/>
                  <w:marTop w:val="0"/>
                  <w:marBottom w:val="0"/>
                  <w:divBdr>
                    <w:top w:val="none" w:sz="0" w:space="0" w:color="auto"/>
                    <w:left w:val="none" w:sz="0" w:space="0" w:color="auto"/>
                    <w:bottom w:val="none" w:sz="0" w:space="0" w:color="auto"/>
                    <w:right w:val="none" w:sz="0" w:space="0" w:color="auto"/>
                  </w:divBdr>
                </w:div>
                <w:div w:id="936449941">
                  <w:marLeft w:val="0"/>
                  <w:marRight w:val="0"/>
                  <w:marTop w:val="0"/>
                  <w:marBottom w:val="0"/>
                  <w:divBdr>
                    <w:top w:val="none" w:sz="0" w:space="0" w:color="auto"/>
                    <w:left w:val="none" w:sz="0" w:space="0" w:color="auto"/>
                    <w:bottom w:val="none" w:sz="0" w:space="0" w:color="auto"/>
                    <w:right w:val="none" w:sz="0" w:space="0" w:color="auto"/>
                  </w:divBdr>
                </w:div>
                <w:div w:id="788821925">
                  <w:marLeft w:val="0"/>
                  <w:marRight w:val="0"/>
                  <w:marTop w:val="0"/>
                  <w:marBottom w:val="0"/>
                  <w:divBdr>
                    <w:top w:val="none" w:sz="0" w:space="0" w:color="auto"/>
                    <w:left w:val="none" w:sz="0" w:space="0" w:color="auto"/>
                    <w:bottom w:val="none" w:sz="0" w:space="0" w:color="auto"/>
                    <w:right w:val="none" w:sz="0" w:space="0" w:color="auto"/>
                  </w:divBdr>
                </w:div>
                <w:div w:id="440999552">
                  <w:marLeft w:val="0"/>
                  <w:marRight w:val="0"/>
                  <w:marTop w:val="0"/>
                  <w:marBottom w:val="0"/>
                  <w:divBdr>
                    <w:top w:val="none" w:sz="0" w:space="0" w:color="auto"/>
                    <w:left w:val="none" w:sz="0" w:space="0" w:color="auto"/>
                    <w:bottom w:val="none" w:sz="0" w:space="0" w:color="auto"/>
                    <w:right w:val="none" w:sz="0" w:space="0" w:color="auto"/>
                  </w:divBdr>
                </w:div>
                <w:div w:id="883981163">
                  <w:marLeft w:val="0"/>
                  <w:marRight w:val="0"/>
                  <w:marTop w:val="0"/>
                  <w:marBottom w:val="0"/>
                  <w:divBdr>
                    <w:top w:val="none" w:sz="0" w:space="0" w:color="auto"/>
                    <w:left w:val="none" w:sz="0" w:space="0" w:color="auto"/>
                    <w:bottom w:val="none" w:sz="0" w:space="0" w:color="auto"/>
                    <w:right w:val="none" w:sz="0" w:space="0" w:color="auto"/>
                  </w:divBdr>
                </w:div>
                <w:div w:id="1889804559">
                  <w:marLeft w:val="0"/>
                  <w:marRight w:val="0"/>
                  <w:marTop w:val="0"/>
                  <w:marBottom w:val="0"/>
                  <w:divBdr>
                    <w:top w:val="none" w:sz="0" w:space="0" w:color="auto"/>
                    <w:left w:val="none" w:sz="0" w:space="0" w:color="auto"/>
                    <w:bottom w:val="none" w:sz="0" w:space="0" w:color="auto"/>
                    <w:right w:val="none" w:sz="0" w:space="0" w:color="auto"/>
                  </w:divBdr>
                </w:div>
                <w:div w:id="1549564765">
                  <w:marLeft w:val="0"/>
                  <w:marRight w:val="0"/>
                  <w:marTop w:val="0"/>
                  <w:marBottom w:val="0"/>
                  <w:divBdr>
                    <w:top w:val="none" w:sz="0" w:space="0" w:color="auto"/>
                    <w:left w:val="none" w:sz="0" w:space="0" w:color="auto"/>
                    <w:bottom w:val="none" w:sz="0" w:space="0" w:color="auto"/>
                    <w:right w:val="none" w:sz="0" w:space="0" w:color="auto"/>
                  </w:divBdr>
                </w:div>
                <w:div w:id="999237440">
                  <w:marLeft w:val="0"/>
                  <w:marRight w:val="0"/>
                  <w:marTop w:val="0"/>
                  <w:marBottom w:val="0"/>
                  <w:divBdr>
                    <w:top w:val="none" w:sz="0" w:space="0" w:color="auto"/>
                    <w:left w:val="none" w:sz="0" w:space="0" w:color="auto"/>
                    <w:bottom w:val="none" w:sz="0" w:space="0" w:color="auto"/>
                    <w:right w:val="none" w:sz="0" w:space="0" w:color="auto"/>
                  </w:divBdr>
                </w:div>
                <w:div w:id="1290747871">
                  <w:marLeft w:val="0"/>
                  <w:marRight w:val="0"/>
                  <w:marTop w:val="0"/>
                  <w:marBottom w:val="0"/>
                  <w:divBdr>
                    <w:top w:val="none" w:sz="0" w:space="0" w:color="auto"/>
                    <w:left w:val="none" w:sz="0" w:space="0" w:color="auto"/>
                    <w:bottom w:val="none" w:sz="0" w:space="0" w:color="auto"/>
                    <w:right w:val="none" w:sz="0" w:space="0" w:color="auto"/>
                  </w:divBdr>
                </w:div>
                <w:div w:id="2012905138">
                  <w:marLeft w:val="0"/>
                  <w:marRight w:val="0"/>
                  <w:marTop w:val="0"/>
                  <w:marBottom w:val="0"/>
                  <w:divBdr>
                    <w:top w:val="none" w:sz="0" w:space="0" w:color="auto"/>
                    <w:left w:val="none" w:sz="0" w:space="0" w:color="auto"/>
                    <w:bottom w:val="none" w:sz="0" w:space="0" w:color="auto"/>
                    <w:right w:val="none" w:sz="0" w:space="0" w:color="auto"/>
                  </w:divBdr>
                </w:div>
                <w:div w:id="645860146">
                  <w:marLeft w:val="0"/>
                  <w:marRight w:val="0"/>
                  <w:marTop w:val="0"/>
                  <w:marBottom w:val="0"/>
                  <w:divBdr>
                    <w:top w:val="none" w:sz="0" w:space="0" w:color="auto"/>
                    <w:left w:val="none" w:sz="0" w:space="0" w:color="auto"/>
                    <w:bottom w:val="none" w:sz="0" w:space="0" w:color="auto"/>
                    <w:right w:val="none" w:sz="0" w:space="0" w:color="auto"/>
                  </w:divBdr>
                </w:div>
                <w:div w:id="70851850">
                  <w:marLeft w:val="0"/>
                  <w:marRight w:val="0"/>
                  <w:marTop w:val="0"/>
                  <w:marBottom w:val="0"/>
                  <w:divBdr>
                    <w:top w:val="none" w:sz="0" w:space="0" w:color="auto"/>
                    <w:left w:val="none" w:sz="0" w:space="0" w:color="auto"/>
                    <w:bottom w:val="none" w:sz="0" w:space="0" w:color="auto"/>
                    <w:right w:val="none" w:sz="0" w:space="0" w:color="auto"/>
                  </w:divBdr>
                </w:div>
                <w:div w:id="588541992">
                  <w:marLeft w:val="0"/>
                  <w:marRight w:val="0"/>
                  <w:marTop w:val="0"/>
                  <w:marBottom w:val="0"/>
                  <w:divBdr>
                    <w:top w:val="none" w:sz="0" w:space="0" w:color="auto"/>
                    <w:left w:val="none" w:sz="0" w:space="0" w:color="auto"/>
                    <w:bottom w:val="none" w:sz="0" w:space="0" w:color="auto"/>
                    <w:right w:val="none" w:sz="0" w:space="0" w:color="auto"/>
                  </w:divBdr>
                </w:div>
                <w:div w:id="1478761862">
                  <w:marLeft w:val="0"/>
                  <w:marRight w:val="0"/>
                  <w:marTop w:val="0"/>
                  <w:marBottom w:val="0"/>
                  <w:divBdr>
                    <w:top w:val="none" w:sz="0" w:space="0" w:color="auto"/>
                    <w:left w:val="none" w:sz="0" w:space="0" w:color="auto"/>
                    <w:bottom w:val="none" w:sz="0" w:space="0" w:color="auto"/>
                    <w:right w:val="none" w:sz="0" w:space="0" w:color="auto"/>
                  </w:divBdr>
                </w:div>
                <w:div w:id="643435415">
                  <w:marLeft w:val="0"/>
                  <w:marRight w:val="0"/>
                  <w:marTop w:val="0"/>
                  <w:marBottom w:val="0"/>
                  <w:divBdr>
                    <w:top w:val="none" w:sz="0" w:space="0" w:color="auto"/>
                    <w:left w:val="none" w:sz="0" w:space="0" w:color="auto"/>
                    <w:bottom w:val="none" w:sz="0" w:space="0" w:color="auto"/>
                    <w:right w:val="none" w:sz="0" w:space="0" w:color="auto"/>
                  </w:divBdr>
                </w:div>
              </w:divsChild>
            </w:div>
            <w:div w:id="788819913">
              <w:marLeft w:val="0"/>
              <w:marRight w:val="0"/>
              <w:marTop w:val="0"/>
              <w:marBottom w:val="0"/>
              <w:divBdr>
                <w:top w:val="none" w:sz="0" w:space="0" w:color="auto"/>
                <w:left w:val="none" w:sz="0" w:space="0" w:color="auto"/>
                <w:bottom w:val="none" w:sz="0" w:space="0" w:color="auto"/>
                <w:right w:val="none" w:sz="0" w:space="0" w:color="auto"/>
              </w:divBdr>
            </w:div>
            <w:div w:id="416512797">
              <w:marLeft w:val="0"/>
              <w:marRight w:val="0"/>
              <w:marTop w:val="0"/>
              <w:marBottom w:val="0"/>
              <w:divBdr>
                <w:top w:val="none" w:sz="0" w:space="0" w:color="auto"/>
                <w:left w:val="none" w:sz="0" w:space="0" w:color="auto"/>
                <w:bottom w:val="none" w:sz="0" w:space="0" w:color="auto"/>
                <w:right w:val="none" w:sz="0" w:space="0" w:color="auto"/>
              </w:divBdr>
            </w:div>
            <w:div w:id="850416543">
              <w:marLeft w:val="0"/>
              <w:marRight w:val="0"/>
              <w:marTop w:val="0"/>
              <w:marBottom w:val="0"/>
              <w:divBdr>
                <w:top w:val="none" w:sz="0" w:space="0" w:color="auto"/>
                <w:left w:val="none" w:sz="0" w:space="0" w:color="auto"/>
                <w:bottom w:val="none" w:sz="0" w:space="0" w:color="auto"/>
                <w:right w:val="none" w:sz="0" w:space="0" w:color="auto"/>
              </w:divBdr>
            </w:div>
            <w:div w:id="261113667">
              <w:marLeft w:val="0"/>
              <w:marRight w:val="0"/>
              <w:marTop w:val="0"/>
              <w:marBottom w:val="0"/>
              <w:divBdr>
                <w:top w:val="none" w:sz="0" w:space="0" w:color="auto"/>
                <w:left w:val="none" w:sz="0" w:space="0" w:color="auto"/>
                <w:bottom w:val="none" w:sz="0" w:space="0" w:color="auto"/>
                <w:right w:val="none" w:sz="0" w:space="0" w:color="auto"/>
              </w:divBdr>
            </w:div>
            <w:div w:id="1995137780">
              <w:marLeft w:val="0"/>
              <w:marRight w:val="0"/>
              <w:marTop w:val="0"/>
              <w:marBottom w:val="0"/>
              <w:divBdr>
                <w:top w:val="none" w:sz="0" w:space="0" w:color="auto"/>
                <w:left w:val="none" w:sz="0" w:space="0" w:color="auto"/>
                <w:bottom w:val="none" w:sz="0" w:space="0" w:color="auto"/>
                <w:right w:val="none" w:sz="0" w:space="0" w:color="auto"/>
              </w:divBdr>
            </w:div>
            <w:div w:id="1539976826">
              <w:marLeft w:val="0"/>
              <w:marRight w:val="0"/>
              <w:marTop w:val="0"/>
              <w:marBottom w:val="0"/>
              <w:divBdr>
                <w:top w:val="none" w:sz="0" w:space="0" w:color="auto"/>
                <w:left w:val="none" w:sz="0" w:space="0" w:color="auto"/>
                <w:bottom w:val="none" w:sz="0" w:space="0" w:color="auto"/>
                <w:right w:val="none" w:sz="0" w:space="0" w:color="auto"/>
              </w:divBdr>
            </w:div>
            <w:div w:id="310449431">
              <w:marLeft w:val="0"/>
              <w:marRight w:val="0"/>
              <w:marTop w:val="0"/>
              <w:marBottom w:val="0"/>
              <w:divBdr>
                <w:top w:val="none" w:sz="0" w:space="0" w:color="auto"/>
                <w:left w:val="none" w:sz="0" w:space="0" w:color="auto"/>
                <w:bottom w:val="none" w:sz="0" w:space="0" w:color="auto"/>
                <w:right w:val="none" w:sz="0" w:space="0" w:color="auto"/>
              </w:divBdr>
            </w:div>
            <w:div w:id="418209538">
              <w:marLeft w:val="0"/>
              <w:marRight w:val="0"/>
              <w:marTop w:val="0"/>
              <w:marBottom w:val="0"/>
              <w:divBdr>
                <w:top w:val="none" w:sz="0" w:space="0" w:color="auto"/>
                <w:left w:val="none" w:sz="0" w:space="0" w:color="auto"/>
                <w:bottom w:val="none" w:sz="0" w:space="0" w:color="auto"/>
                <w:right w:val="none" w:sz="0" w:space="0" w:color="auto"/>
              </w:divBdr>
            </w:div>
            <w:div w:id="1796212502">
              <w:marLeft w:val="0"/>
              <w:marRight w:val="0"/>
              <w:marTop w:val="0"/>
              <w:marBottom w:val="0"/>
              <w:divBdr>
                <w:top w:val="none" w:sz="0" w:space="0" w:color="auto"/>
                <w:left w:val="none" w:sz="0" w:space="0" w:color="auto"/>
                <w:bottom w:val="none" w:sz="0" w:space="0" w:color="auto"/>
                <w:right w:val="none" w:sz="0" w:space="0" w:color="auto"/>
              </w:divBdr>
            </w:div>
            <w:div w:id="1334456029">
              <w:marLeft w:val="0"/>
              <w:marRight w:val="0"/>
              <w:marTop w:val="0"/>
              <w:marBottom w:val="0"/>
              <w:divBdr>
                <w:top w:val="none" w:sz="0" w:space="0" w:color="auto"/>
                <w:left w:val="none" w:sz="0" w:space="0" w:color="auto"/>
                <w:bottom w:val="none" w:sz="0" w:space="0" w:color="auto"/>
                <w:right w:val="none" w:sz="0" w:space="0" w:color="auto"/>
              </w:divBdr>
            </w:div>
            <w:div w:id="1899627243">
              <w:marLeft w:val="0"/>
              <w:marRight w:val="0"/>
              <w:marTop w:val="0"/>
              <w:marBottom w:val="0"/>
              <w:divBdr>
                <w:top w:val="none" w:sz="0" w:space="0" w:color="auto"/>
                <w:left w:val="none" w:sz="0" w:space="0" w:color="auto"/>
                <w:bottom w:val="none" w:sz="0" w:space="0" w:color="auto"/>
                <w:right w:val="none" w:sz="0" w:space="0" w:color="auto"/>
              </w:divBdr>
            </w:div>
            <w:div w:id="1777095452">
              <w:marLeft w:val="0"/>
              <w:marRight w:val="0"/>
              <w:marTop w:val="0"/>
              <w:marBottom w:val="0"/>
              <w:divBdr>
                <w:top w:val="none" w:sz="0" w:space="0" w:color="auto"/>
                <w:left w:val="none" w:sz="0" w:space="0" w:color="auto"/>
                <w:bottom w:val="none" w:sz="0" w:space="0" w:color="auto"/>
                <w:right w:val="none" w:sz="0" w:space="0" w:color="auto"/>
              </w:divBdr>
            </w:div>
            <w:div w:id="1759600361">
              <w:marLeft w:val="0"/>
              <w:marRight w:val="0"/>
              <w:marTop w:val="0"/>
              <w:marBottom w:val="0"/>
              <w:divBdr>
                <w:top w:val="none" w:sz="0" w:space="0" w:color="auto"/>
                <w:left w:val="none" w:sz="0" w:space="0" w:color="auto"/>
                <w:bottom w:val="none" w:sz="0" w:space="0" w:color="auto"/>
                <w:right w:val="none" w:sz="0" w:space="0" w:color="auto"/>
              </w:divBdr>
            </w:div>
            <w:div w:id="1192182335">
              <w:marLeft w:val="0"/>
              <w:marRight w:val="0"/>
              <w:marTop w:val="0"/>
              <w:marBottom w:val="0"/>
              <w:divBdr>
                <w:top w:val="none" w:sz="0" w:space="0" w:color="auto"/>
                <w:left w:val="none" w:sz="0" w:space="0" w:color="auto"/>
                <w:bottom w:val="none" w:sz="0" w:space="0" w:color="auto"/>
                <w:right w:val="none" w:sz="0" w:space="0" w:color="auto"/>
              </w:divBdr>
            </w:div>
            <w:div w:id="323162798">
              <w:marLeft w:val="0"/>
              <w:marRight w:val="0"/>
              <w:marTop w:val="0"/>
              <w:marBottom w:val="0"/>
              <w:divBdr>
                <w:top w:val="none" w:sz="0" w:space="0" w:color="auto"/>
                <w:left w:val="none" w:sz="0" w:space="0" w:color="auto"/>
                <w:bottom w:val="none" w:sz="0" w:space="0" w:color="auto"/>
                <w:right w:val="none" w:sz="0" w:space="0" w:color="auto"/>
              </w:divBdr>
            </w:div>
            <w:div w:id="515921525">
              <w:marLeft w:val="0"/>
              <w:marRight w:val="0"/>
              <w:marTop w:val="0"/>
              <w:marBottom w:val="0"/>
              <w:divBdr>
                <w:top w:val="none" w:sz="0" w:space="0" w:color="auto"/>
                <w:left w:val="none" w:sz="0" w:space="0" w:color="auto"/>
                <w:bottom w:val="none" w:sz="0" w:space="0" w:color="auto"/>
                <w:right w:val="none" w:sz="0" w:space="0" w:color="auto"/>
              </w:divBdr>
            </w:div>
            <w:div w:id="1964145779">
              <w:marLeft w:val="0"/>
              <w:marRight w:val="0"/>
              <w:marTop w:val="0"/>
              <w:marBottom w:val="0"/>
              <w:divBdr>
                <w:top w:val="none" w:sz="0" w:space="0" w:color="auto"/>
                <w:left w:val="none" w:sz="0" w:space="0" w:color="auto"/>
                <w:bottom w:val="none" w:sz="0" w:space="0" w:color="auto"/>
                <w:right w:val="none" w:sz="0" w:space="0" w:color="auto"/>
              </w:divBdr>
            </w:div>
            <w:div w:id="1884487949">
              <w:marLeft w:val="0"/>
              <w:marRight w:val="0"/>
              <w:marTop w:val="0"/>
              <w:marBottom w:val="0"/>
              <w:divBdr>
                <w:top w:val="none" w:sz="0" w:space="0" w:color="auto"/>
                <w:left w:val="none" w:sz="0" w:space="0" w:color="auto"/>
                <w:bottom w:val="none" w:sz="0" w:space="0" w:color="auto"/>
                <w:right w:val="none" w:sz="0" w:space="0" w:color="auto"/>
              </w:divBdr>
            </w:div>
            <w:div w:id="1570463469">
              <w:marLeft w:val="0"/>
              <w:marRight w:val="0"/>
              <w:marTop w:val="0"/>
              <w:marBottom w:val="0"/>
              <w:divBdr>
                <w:top w:val="none" w:sz="0" w:space="0" w:color="auto"/>
                <w:left w:val="none" w:sz="0" w:space="0" w:color="auto"/>
                <w:bottom w:val="none" w:sz="0" w:space="0" w:color="auto"/>
                <w:right w:val="none" w:sz="0" w:space="0" w:color="auto"/>
              </w:divBdr>
            </w:div>
            <w:div w:id="1506432791">
              <w:marLeft w:val="0"/>
              <w:marRight w:val="0"/>
              <w:marTop w:val="0"/>
              <w:marBottom w:val="0"/>
              <w:divBdr>
                <w:top w:val="none" w:sz="0" w:space="0" w:color="auto"/>
                <w:left w:val="none" w:sz="0" w:space="0" w:color="auto"/>
                <w:bottom w:val="none" w:sz="0" w:space="0" w:color="auto"/>
                <w:right w:val="none" w:sz="0" w:space="0" w:color="auto"/>
              </w:divBdr>
            </w:div>
            <w:div w:id="719324295">
              <w:marLeft w:val="0"/>
              <w:marRight w:val="0"/>
              <w:marTop w:val="0"/>
              <w:marBottom w:val="0"/>
              <w:divBdr>
                <w:top w:val="none" w:sz="0" w:space="0" w:color="auto"/>
                <w:left w:val="none" w:sz="0" w:space="0" w:color="auto"/>
                <w:bottom w:val="none" w:sz="0" w:space="0" w:color="auto"/>
                <w:right w:val="none" w:sz="0" w:space="0" w:color="auto"/>
              </w:divBdr>
            </w:div>
            <w:div w:id="1027170902">
              <w:marLeft w:val="0"/>
              <w:marRight w:val="0"/>
              <w:marTop w:val="0"/>
              <w:marBottom w:val="0"/>
              <w:divBdr>
                <w:top w:val="none" w:sz="0" w:space="0" w:color="auto"/>
                <w:left w:val="none" w:sz="0" w:space="0" w:color="auto"/>
                <w:bottom w:val="none" w:sz="0" w:space="0" w:color="auto"/>
                <w:right w:val="none" w:sz="0" w:space="0" w:color="auto"/>
              </w:divBdr>
            </w:div>
            <w:div w:id="736782700">
              <w:marLeft w:val="0"/>
              <w:marRight w:val="0"/>
              <w:marTop w:val="0"/>
              <w:marBottom w:val="0"/>
              <w:divBdr>
                <w:top w:val="none" w:sz="0" w:space="0" w:color="auto"/>
                <w:left w:val="none" w:sz="0" w:space="0" w:color="auto"/>
                <w:bottom w:val="none" w:sz="0" w:space="0" w:color="auto"/>
                <w:right w:val="none" w:sz="0" w:space="0" w:color="auto"/>
              </w:divBdr>
            </w:div>
            <w:div w:id="1833133663">
              <w:marLeft w:val="0"/>
              <w:marRight w:val="0"/>
              <w:marTop w:val="0"/>
              <w:marBottom w:val="0"/>
              <w:divBdr>
                <w:top w:val="none" w:sz="0" w:space="0" w:color="auto"/>
                <w:left w:val="none" w:sz="0" w:space="0" w:color="auto"/>
                <w:bottom w:val="none" w:sz="0" w:space="0" w:color="auto"/>
                <w:right w:val="none" w:sz="0" w:space="0" w:color="auto"/>
              </w:divBdr>
            </w:div>
            <w:div w:id="1706905680">
              <w:marLeft w:val="0"/>
              <w:marRight w:val="0"/>
              <w:marTop w:val="0"/>
              <w:marBottom w:val="0"/>
              <w:divBdr>
                <w:top w:val="none" w:sz="0" w:space="0" w:color="auto"/>
                <w:left w:val="none" w:sz="0" w:space="0" w:color="auto"/>
                <w:bottom w:val="none" w:sz="0" w:space="0" w:color="auto"/>
                <w:right w:val="none" w:sz="0" w:space="0" w:color="auto"/>
              </w:divBdr>
            </w:div>
            <w:div w:id="969936617">
              <w:marLeft w:val="0"/>
              <w:marRight w:val="0"/>
              <w:marTop w:val="0"/>
              <w:marBottom w:val="0"/>
              <w:divBdr>
                <w:top w:val="none" w:sz="0" w:space="0" w:color="auto"/>
                <w:left w:val="none" w:sz="0" w:space="0" w:color="auto"/>
                <w:bottom w:val="none" w:sz="0" w:space="0" w:color="auto"/>
                <w:right w:val="none" w:sz="0" w:space="0" w:color="auto"/>
              </w:divBdr>
            </w:div>
            <w:div w:id="310138446">
              <w:marLeft w:val="0"/>
              <w:marRight w:val="0"/>
              <w:marTop w:val="0"/>
              <w:marBottom w:val="0"/>
              <w:divBdr>
                <w:top w:val="none" w:sz="0" w:space="0" w:color="auto"/>
                <w:left w:val="none" w:sz="0" w:space="0" w:color="auto"/>
                <w:bottom w:val="none" w:sz="0" w:space="0" w:color="auto"/>
                <w:right w:val="none" w:sz="0" w:space="0" w:color="auto"/>
              </w:divBdr>
            </w:div>
            <w:div w:id="473327473">
              <w:marLeft w:val="0"/>
              <w:marRight w:val="0"/>
              <w:marTop w:val="0"/>
              <w:marBottom w:val="0"/>
              <w:divBdr>
                <w:top w:val="none" w:sz="0" w:space="0" w:color="auto"/>
                <w:left w:val="none" w:sz="0" w:space="0" w:color="auto"/>
                <w:bottom w:val="none" w:sz="0" w:space="0" w:color="auto"/>
                <w:right w:val="none" w:sz="0" w:space="0" w:color="auto"/>
              </w:divBdr>
            </w:div>
            <w:div w:id="233319657">
              <w:marLeft w:val="0"/>
              <w:marRight w:val="0"/>
              <w:marTop w:val="0"/>
              <w:marBottom w:val="0"/>
              <w:divBdr>
                <w:top w:val="none" w:sz="0" w:space="0" w:color="auto"/>
                <w:left w:val="none" w:sz="0" w:space="0" w:color="auto"/>
                <w:bottom w:val="none" w:sz="0" w:space="0" w:color="auto"/>
                <w:right w:val="none" w:sz="0" w:space="0" w:color="auto"/>
              </w:divBdr>
            </w:div>
            <w:div w:id="1768385137">
              <w:marLeft w:val="0"/>
              <w:marRight w:val="0"/>
              <w:marTop w:val="0"/>
              <w:marBottom w:val="0"/>
              <w:divBdr>
                <w:top w:val="none" w:sz="0" w:space="0" w:color="auto"/>
                <w:left w:val="none" w:sz="0" w:space="0" w:color="auto"/>
                <w:bottom w:val="none" w:sz="0" w:space="0" w:color="auto"/>
                <w:right w:val="none" w:sz="0" w:space="0" w:color="auto"/>
              </w:divBdr>
            </w:div>
            <w:div w:id="476188606">
              <w:marLeft w:val="0"/>
              <w:marRight w:val="0"/>
              <w:marTop w:val="0"/>
              <w:marBottom w:val="0"/>
              <w:divBdr>
                <w:top w:val="none" w:sz="0" w:space="0" w:color="auto"/>
                <w:left w:val="none" w:sz="0" w:space="0" w:color="auto"/>
                <w:bottom w:val="none" w:sz="0" w:space="0" w:color="auto"/>
                <w:right w:val="none" w:sz="0" w:space="0" w:color="auto"/>
              </w:divBdr>
            </w:div>
            <w:div w:id="2128086065">
              <w:marLeft w:val="0"/>
              <w:marRight w:val="0"/>
              <w:marTop w:val="0"/>
              <w:marBottom w:val="0"/>
              <w:divBdr>
                <w:top w:val="none" w:sz="0" w:space="0" w:color="auto"/>
                <w:left w:val="none" w:sz="0" w:space="0" w:color="auto"/>
                <w:bottom w:val="none" w:sz="0" w:space="0" w:color="auto"/>
                <w:right w:val="none" w:sz="0" w:space="0" w:color="auto"/>
              </w:divBdr>
            </w:div>
            <w:div w:id="1207789594">
              <w:marLeft w:val="0"/>
              <w:marRight w:val="0"/>
              <w:marTop w:val="0"/>
              <w:marBottom w:val="0"/>
              <w:divBdr>
                <w:top w:val="none" w:sz="0" w:space="0" w:color="auto"/>
                <w:left w:val="none" w:sz="0" w:space="0" w:color="auto"/>
                <w:bottom w:val="none" w:sz="0" w:space="0" w:color="auto"/>
                <w:right w:val="none" w:sz="0" w:space="0" w:color="auto"/>
              </w:divBdr>
            </w:div>
            <w:div w:id="1290742248">
              <w:marLeft w:val="0"/>
              <w:marRight w:val="0"/>
              <w:marTop w:val="0"/>
              <w:marBottom w:val="0"/>
              <w:divBdr>
                <w:top w:val="none" w:sz="0" w:space="0" w:color="auto"/>
                <w:left w:val="none" w:sz="0" w:space="0" w:color="auto"/>
                <w:bottom w:val="none" w:sz="0" w:space="0" w:color="auto"/>
                <w:right w:val="none" w:sz="0" w:space="0" w:color="auto"/>
              </w:divBdr>
            </w:div>
            <w:div w:id="889658025">
              <w:marLeft w:val="0"/>
              <w:marRight w:val="0"/>
              <w:marTop w:val="0"/>
              <w:marBottom w:val="0"/>
              <w:divBdr>
                <w:top w:val="none" w:sz="0" w:space="0" w:color="auto"/>
                <w:left w:val="none" w:sz="0" w:space="0" w:color="auto"/>
                <w:bottom w:val="none" w:sz="0" w:space="0" w:color="auto"/>
                <w:right w:val="none" w:sz="0" w:space="0" w:color="auto"/>
              </w:divBdr>
            </w:div>
            <w:div w:id="1495728421">
              <w:marLeft w:val="0"/>
              <w:marRight w:val="0"/>
              <w:marTop w:val="0"/>
              <w:marBottom w:val="0"/>
              <w:divBdr>
                <w:top w:val="none" w:sz="0" w:space="0" w:color="auto"/>
                <w:left w:val="none" w:sz="0" w:space="0" w:color="auto"/>
                <w:bottom w:val="none" w:sz="0" w:space="0" w:color="auto"/>
                <w:right w:val="none" w:sz="0" w:space="0" w:color="auto"/>
              </w:divBdr>
            </w:div>
            <w:div w:id="1713727838">
              <w:marLeft w:val="0"/>
              <w:marRight w:val="0"/>
              <w:marTop w:val="0"/>
              <w:marBottom w:val="0"/>
              <w:divBdr>
                <w:top w:val="none" w:sz="0" w:space="0" w:color="auto"/>
                <w:left w:val="none" w:sz="0" w:space="0" w:color="auto"/>
                <w:bottom w:val="none" w:sz="0" w:space="0" w:color="auto"/>
                <w:right w:val="none" w:sz="0" w:space="0" w:color="auto"/>
              </w:divBdr>
            </w:div>
            <w:div w:id="1534153126">
              <w:marLeft w:val="0"/>
              <w:marRight w:val="0"/>
              <w:marTop w:val="0"/>
              <w:marBottom w:val="0"/>
              <w:divBdr>
                <w:top w:val="none" w:sz="0" w:space="0" w:color="auto"/>
                <w:left w:val="none" w:sz="0" w:space="0" w:color="auto"/>
                <w:bottom w:val="none" w:sz="0" w:space="0" w:color="auto"/>
                <w:right w:val="none" w:sz="0" w:space="0" w:color="auto"/>
              </w:divBdr>
            </w:div>
            <w:div w:id="1691568066">
              <w:marLeft w:val="0"/>
              <w:marRight w:val="0"/>
              <w:marTop w:val="0"/>
              <w:marBottom w:val="0"/>
              <w:divBdr>
                <w:top w:val="none" w:sz="0" w:space="0" w:color="auto"/>
                <w:left w:val="none" w:sz="0" w:space="0" w:color="auto"/>
                <w:bottom w:val="none" w:sz="0" w:space="0" w:color="auto"/>
                <w:right w:val="none" w:sz="0" w:space="0" w:color="auto"/>
              </w:divBdr>
            </w:div>
            <w:div w:id="2135098500">
              <w:marLeft w:val="0"/>
              <w:marRight w:val="0"/>
              <w:marTop w:val="0"/>
              <w:marBottom w:val="0"/>
              <w:divBdr>
                <w:top w:val="none" w:sz="0" w:space="0" w:color="auto"/>
                <w:left w:val="none" w:sz="0" w:space="0" w:color="auto"/>
                <w:bottom w:val="none" w:sz="0" w:space="0" w:color="auto"/>
                <w:right w:val="none" w:sz="0" w:space="0" w:color="auto"/>
              </w:divBdr>
            </w:div>
            <w:div w:id="1406145400">
              <w:marLeft w:val="0"/>
              <w:marRight w:val="0"/>
              <w:marTop w:val="0"/>
              <w:marBottom w:val="0"/>
              <w:divBdr>
                <w:top w:val="none" w:sz="0" w:space="0" w:color="auto"/>
                <w:left w:val="none" w:sz="0" w:space="0" w:color="auto"/>
                <w:bottom w:val="none" w:sz="0" w:space="0" w:color="auto"/>
                <w:right w:val="none" w:sz="0" w:space="0" w:color="auto"/>
              </w:divBdr>
            </w:div>
            <w:div w:id="1656104079">
              <w:marLeft w:val="0"/>
              <w:marRight w:val="0"/>
              <w:marTop w:val="0"/>
              <w:marBottom w:val="0"/>
              <w:divBdr>
                <w:top w:val="none" w:sz="0" w:space="0" w:color="auto"/>
                <w:left w:val="none" w:sz="0" w:space="0" w:color="auto"/>
                <w:bottom w:val="none" w:sz="0" w:space="0" w:color="auto"/>
                <w:right w:val="none" w:sz="0" w:space="0" w:color="auto"/>
              </w:divBdr>
            </w:div>
            <w:div w:id="157308192">
              <w:marLeft w:val="0"/>
              <w:marRight w:val="0"/>
              <w:marTop w:val="0"/>
              <w:marBottom w:val="0"/>
              <w:divBdr>
                <w:top w:val="none" w:sz="0" w:space="0" w:color="auto"/>
                <w:left w:val="none" w:sz="0" w:space="0" w:color="auto"/>
                <w:bottom w:val="none" w:sz="0" w:space="0" w:color="auto"/>
                <w:right w:val="none" w:sz="0" w:space="0" w:color="auto"/>
              </w:divBdr>
            </w:div>
            <w:div w:id="1166819499">
              <w:marLeft w:val="0"/>
              <w:marRight w:val="0"/>
              <w:marTop w:val="0"/>
              <w:marBottom w:val="0"/>
              <w:divBdr>
                <w:top w:val="none" w:sz="0" w:space="0" w:color="auto"/>
                <w:left w:val="none" w:sz="0" w:space="0" w:color="auto"/>
                <w:bottom w:val="none" w:sz="0" w:space="0" w:color="auto"/>
                <w:right w:val="none" w:sz="0" w:space="0" w:color="auto"/>
              </w:divBdr>
            </w:div>
            <w:div w:id="1822844044">
              <w:marLeft w:val="0"/>
              <w:marRight w:val="0"/>
              <w:marTop w:val="0"/>
              <w:marBottom w:val="0"/>
              <w:divBdr>
                <w:top w:val="none" w:sz="0" w:space="0" w:color="auto"/>
                <w:left w:val="none" w:sz="0" w:space="0" w:color="auto"/>
                <w:bottom w:val="none" w:sz="0" w:space="0" w:color="auto"/>
                <w:right w:val="none" w:sz="0" w:space="0" w:color="auto"/>
              </w:divBdr>
            </w:div>
            <w:div w:id="1828474070">
              <w:marLeft w:val="0"/>
              <w:marRight w:val="0"/>
              <w:marTop w:val="0"/>
              <w:marBottom w:val="0"/>
              <w:divBdr>
                <w:top w:val="none" w:sz="0" w:space="0" w:color="auto"/>
                <w:left w:val="none" w:sz="0" w:space="0" w:color="auto"/>
                <w:bottom w:val="none" w:sz="0" w:space="0" w:color="auto"/>
                <w:right w:val="none" w:sz="0" w:space="0" w:color="auto"/>
              </w:divBdr>
            </w:div>
            <w:div w:id="1217549053">
              <w:marLeft w:val="0"/>
              <w:marRight w:val="0"/>
              <w:marTop w:val="0"/>
              <w:marBottom w:val="0"/>
              <w:divBdr>
                <w:top w:val="none" w:sz="0" w:space="0" w:color="auto"/>
                <w:left w:val="none" w:sz="0" w:space="0" w:color="auto"/>
                <w:bottom w:val="none" w:sz="0" w:space="0" w:color="auto"/>
                <w:right w:val="none" w:sz="0" w:space="0" w:color="auto"/>
              </w:divBdr>
            </w:div>
            <w:div w:id="1572227040">
              <w:marLeft w:val="0"/>
              <w:marRight w:val="0"/>
              <w:marTop w:val="0"/>
              <w:marBottom w:val="0"/>
              <w:divBdr>
                <w:top w:val="none" w:sz="0" w:space="0" w:color="auto"/>
                <w:left w:val="none" w:sz="0" w:space="0" w:color="auto"/>
                <w:bottom w:val="none" w:sz="0" w:space="0" w:color="auto"/>
                <w:right w:val="none" w:sz="0" w:space="0" w:color="auto"/>
              </w:divBdr>
            </w:div>
            <w:div w:id="2111729458">
              <w:marLeft w:val="0"/>
              <w:marRight w:val="0"/>
              <w:marTop w:val="0"/>
              <w:marBottom w:val="0"/>
              <w:divBdr>
                <w:top w:val="none" w:sz="0" w:space="0" w:color="auto"/>
                <w:left w:val="none" w:sz="0" w:space="0" w:color="auto"/>
                <w:bottom w:val="none" w:sz="0" w:space="0" w:color="auto"/>
                <w:right w:val="none" w:sz="0" w:space="0" w:color="auto"/>
              </w:divBdr>
            </w:div>
            <w:div w:id="127937665">
              <w:marLeft w:val="0"/>
              <w:marRight w:val="0"/>
              <w:marTop w:val="0"/>
              <w:marBottom w:val="0"/>
              <w:divBdr>
                <w:top w:val="none" w:sz="0" w:space="0" w:color="auto"/>
                <w:left w:val="none" w:sz="0" w:space="0" w:color="auto"/>
                <w:bottom w:val="none" w:sz="0" w:space="0" w:color="auto"/>
                <w:right w:val="none" w:sz="0" w:space="0" w:color="auto"/>
              </w:divBdr>
            </w:div>
            <w:div w:id="1970931836">
              <w:marLeft w:val="0"/>
              <w:marRight w:val="0"/>
              <w:marTop w:val="0"/>
              <w:marBottom w:val="0"/>
              <w:divBdr>
                <w:top w:val="none" w:sz="0" w:space="0" w:color="auto"/>
                <w:left w:val="none" w:sz="0" w:space="0" w:color="auto"/>
                <w:bottom w:val="none" w:sz="0" w:space="0" w:color="auto"/>
                <w:right w:val="none" w:sz="0" w:space="0" w:color="auto"/>
              </w:divBdr>
            </w:div>
            <w:div w:id="3095965">
              <w:marLeft w:val="0"/>
              <w:marRight w:val="0"/>
              <w:marTop w:val="0"/>
              <w:marBottom w:val="0"/>
              <w:divBdr>
                <w:top w:val="none" w:sz="0" w:space="0" w:color="auto"/>
                <w:left w:val="none" w:sz="0" w:space="0" w:color="auto"/>
                <w:bottom w:val="none" w:sz="0" w:space="0" w:color="auto"/>
                <w:right w:val="none" w:sz="0" w:space="0" w:color="auto"/>
              </w:divBdr>
            </w:div>
            <w:div w:id="1484546223">
              <w:marLeft w:val="0"/>
              <w:marRight w:val="0"/>
              <w:marTop w:val="0"/>
              <w:marBottom w:val="0"/>
              <w:divBdr>
                <w:top w:val="none" w:sz="0" w:space="0" w:color="auto"/>
                <w:left w:val="none" w:sz="0" w:space="0" w:color="auto"/>
                <w:bottom w:val="none" w:sz="0" w:space="0" w:color="auto"/>
                <w:right w:val="none" w:sz="0" w:space="0" w:color="auto"/>
              </w:divBdr>
            </w:div>
            <w:div w:id="856693908">
              <w:marLeft w:val="0"/>
              <w:marRight w:val="0"/>
              <w:marTop w:val="0"/>
              <w:marBottom w:val="0"/>
              <w:divBdr>
                <w:top w:val="none" w:sz="0" w:space="0" w:color="auto"/>
                <w:left w:val="none" w:sz="0" w:space="0" w:color="auto"/>
                <w:bottom w:val="none" w:sz="0" w:space="0" w:color="auto"/>
                <w:right w:val="none" w:sz="0" w:space="0" w:color="auto"/>
              </w:divBdr>
            </w:div>
            <w:div w:id="1849754030">
              <w:marLeft w:val="0"/>
              <w:marRight w:val="0"/>
              <w:marTop w:val="0"/>
              <w:marBottom w:val="0"/>
              <w:divBdr>
                <w:top w:val="none" w:sz="0" w:space="0" w:color="auto"/>
                <w:left w:val="none" w:sz="0" w:space="0" w:color="auto"/>
                <w:bottom w:val="none" w:sz="0" w:space="0" w:color="auto"/>
                <w:right w:val="none" w:sz="0" w:space="0" w:color="auto"/>
              </w:divBdr>
            </w:div>
            <w:div w:id="2008047861">
              <w:marLeft w:val="0"/>
              <w:marRight w:val="0"/>
              <w:marTop w:val="0"/>
              <w:marBottom w:val="0"/>
              <w:divBdr>
                <w:top w:val="none" w:sz="0" w:space="0" w:color="auto"/>
                <w:left w:val="none" w:sz="0" w:space="0" w:color="auto"/>
                <w:bottom w:val="none" w:sz="0" w:space="0" w:color="auto"/>
                <w:right w:val="none" w:sz="0" w:space="0" w:color="auto"/>
              </w:divBdr>
            </w:div>
            <w:div w:id="1253009253">
              <w:marLeft w:val="0"/>
              <w:marRight w:val="0"/>
              <w:marTop w:val="0"/>
              <w:marBottom w:val="0"/>
              <w:divBdr>
                <w:top w:val="none" w:sz="0" w:space="0" w:color="auto"/>
                <w:left w:val="none" w:sz="0" w:space="0" w:color="auto"/>
                <w:bottom w:val="none" w:sz="0" w:space="0" w:color="auto"/>
                <w:right w:val="none" w:sz="0" w:space="0" w:color="auto"/>
              </w:divBdr>
            </w:div>
            <w:div w:id="856118256">
              <w:marLeft w:val="0"/>
              <w:marRight w:val="0"/>
              <w:marTop w:val="0"/>
              <w:marBottom w:val="0"/>
              <w:divBdr>
                <w:top w:val="none" w:sz="0" w:space="0" w:color="auto"/>
                <w:left w:val="none" w:sz="0" w:space="0" w:color="auto"/>
                <w:bottom w:val="none" w:sz="0" w:space="0" w:color="auto"/>
                <w:right w:val="none" w:sz="0" w:space="0" w:color="auto"/>
              </w:divBdr>
            </w:div>
            <w:div w:id="1209340196">
              <w:marLeft w:val="0"/>
              <w:marRight w:val="0"/>
              <w:marTop w:val="0"/>
              <w:marBottom w:val="0"/>
              <w:divBdr>
                <w:top w:val="none" w:sz="0" w:space="0" w:color="auto"/>
                <w:left w:val="none" w:sz="0" w:space="0" w:color="auto"/>
                <w:bottom w:val="none" w:sz="0" w:space="0" w:color="auto"/>
                <w:right w:val="none" w:sz="0" w:space="0" w:color="auto"/>
              </w:divBdr>
            </w:div>
            <w:div w:id="602879915">
              <w:marLeft w:val="0"/>
              <w:marRight w:val="0"/>
              <w:marTop w:val="0"/>
              <w:marBottom w:val="0"/>
              <w:divBdr>
                <w:top w:val="none" w:sz="0" w:space="0" w:color="auto"/>
                <w:left w:val="none" w:sz="0" w:space="0" w:color="auto"/>
                <w:bottom w:val="none" w:sz="0" w:space="0" w:color="auto"/>
                <w:right w:val="none" w:sz="0" w:space="0" w:color="auto"/>
              </w:divBdr>
            </w:div>
            <w:div w:id="1018430896">
              <w:marLeft w:val="0"/>
              <w:marRight w:val="0"/>
              <w:marTop w:val="0"/>
              <w:marBottom w:val="0"/>
              <w:divBdr>
                <w:top w:val="none" w:sz="0" w:space="0" w:color="auto"/>
                <w:left w:val="none" w:sz="0" w:space="0" w:color="auto"/>
                <w:bottom w:val="none" w:sz="0" w:space="0" w:color="auto"/>
                <w:right w:val="none" w:sz="0" w:space="0" w:color="auto"/>
              </w:divBdr>
            </w:div>
            <w:div w:id="839127047">
              <w:marLeft w:val="0"/>
              <w:marRight w:val="0"/>
              <w:marTop w:val="0"/>
              <w:marBottom w:val="0"/>
              <w:divBdr>
                <w:top w:val="none" w:sz="0" w:space="0" w:color="auto"/>
                <w:left w:val="none" w:sz="0" w:space="0" w:color="auto"/>
                <w:bottom w:val="none" w:sz="0" w:space="0" w:color="auto"/>
                <w:right w:val="none" w:sz="0" w:space="0" w:color="auto"/>
              </w:divBdr>
            </w:div>
            <w:div w:id="1702432752">
              <w:marLeft w:val="0"/>
              <w:marRight w:val="0"/>
              <w:marTop w:val="0"/>
              <w:marBottom w:val="0"/>
              <w:divBdr>
                <w:top w:val="none" w:sz="0" w:space="0" w:color="auto"/>
                <w:left w:val="none" w:sz="0" w:space="0" w:color="auto"/>
                <w:bottom w:val="none" w:sz="0" w:space="0" w:color="auto"/>
                <w:right w:val="none" w:sz="0" w:space="0" w:color="auto"/>
              </w:divBdr>
            </w:div>
            <w:div w:id="1465194898">
              <w:marLeft w:val="0"/>
              <w:marRight w:val="0"/>
              <w:marTop w:val="0"/>
              <w:marBottom w:val="0"/>
              <w:divBdr>
                <w:top w:val="none" w:sz="0" w:space="0" w:color="auto"/>
                <w:left w:val="none" w:sz="0" w:space="0" w:color="auto"/>
                <w:bottom w:val="none" w:sz="0" w:space="0" w:color="auto"/>
                <w:right w:val="none" w:sz="0" w:space="0" w:color="auto"/>
              </w:divBdr>
            </w:div>
            <w:div w:id="249585868">
              <w:marLeft w:val="0"/>
              <w:marRight w:val="0"/>
              <w:marTop w:val="0"/>
              <w:marBottom w:val="0"/>
              <w:divBdr>
                <w:top w:val="none" w:sz="0" w:space="0" w:color="auto"/>
                <w:left w:val="none" w:sz="0" w:space="0" w:color="auto"/>
                <w:bottom w:val="none" w:sz="0" w:space="0" w:color="auto"/>
                <w:right w:val="none" w:sz="0" w:space="0" w:color="auto"/>
              </w:divBdr>
            </w:div>
            <w:div w:id="629870987">
              <w:marLeft w:val="0"/>
              <w:marRight w:val="0"/>
              <w:marTop w:val="0"/>
              <w:marBottom w:val="0"/>
              <w:divBdr>
                <w:top w:val="none" w:sz="0" w:space="0" w:color="auto"/>
                <w:left w:val="none" w:sz="0" w:space="0" w:color="auto"/>
                <w:bottom w:val="none" w:sz="0" w:space="0" w:color="auto"/>
                <w:right w:val="none" w:sz="0" w:space="0" w:color="auto"/>
              </w:divBdr>
            </w:div>
            <w:div w:id="2140956378">
              <w:marLeft w:val="0"/>
              <w:marRight w:val="0"/>
              <w:marTop w:val="0"/>
              <w:marBottom w:val="0"/>
              <w:divBdr>
                <w:top w:val="none" w:sz="0" w:space="0" w:color="auto"/>
                <w:left w:val="none" w:sz="0" w:space="0" w:color="auto"/>
                <w:bottom w:val="none" w:sz="0" w:space="0" w:color="auto"/>
                <w:right w:val="none" w:sz="0" w:space="0" w:color="auto"/>
              </w:divBdr>
            </w:div>
            <w:div w:id="1922373453">
              <w:marLeft w:val="0"/>
              <w:marRight w:val="0"/>
              <w:marTop w:val="0"/>
              <w:marBottom w:val="0"/>
              <w:divBdr>
                <w:top w:val="none" w:sz="0" w:space="0" w:color="auto"/>
                <w:left w:val="none" w:sz="0" w:space="0" w:color="auto"/>
                <w:bottom w:val="none" w:sz="0" w:space="0" w:color="auto"/>
                <w:right w:val="none" w:sz="0" w:space="0" w:color="auto"/>
              </w:divBdr>
            </w:div>
            <w:div w:id="1979452701">
              <w:marLeft w:val="0"/>
              <w:marRight w:val="0"/>
              <w:marTop w:val="0"/>
              <w:marBottom w:val="0"/>
              <w:divBdr>
                <w:top w:val="none" w:sz="0" w:space="0" w:color="auto"/>
                <w:left w:val="none" w:sz="0" w:space="0" w:color="auto"/>
                <w:bottom w:val="none" w:sz="0" w:space="0" w:color="auto"/>
                <w:right w:val="none" w:sz="0" w:space="0" w:color="auto"/>
              </w:divBdr>
            </w:div>
            <w:div w:id="666323931">
              <w:marLeft w:val="0"/>
              <w:marRight w:val="0"/>
              <w:marTop w:val="0"/>
              <w:marBottom w:val="0"/>
              <w:divBdr>
                <w:top w:val="none" w:sz="0" w:space="0" w:color="auto"/>
                <w:left w:val="none" w:sz="0" w:space="0" w:color="auto"/>
                <w:bottom w:val="none" w:sz="0" w:space="0" w:color="auto"/>
                <w:right w:val="none" w:sz="0" w:space="0" w:color="auto"/>
              </w:divBdr>
            </w:div>
            <w:div w:id="596256133">
              <w:marLeft w:val="0"/>
              <w:marRight w:val="0"/>
              <w:marTop w:val="0"/>
              <w:marBottom w:val="0"/>
              <w:divBdr>
                <w:top w:val="none" w:sz="0" w:space="0" w:color="auto"/>
                <w:left w:val="none" w:sz="0" w:space="0" w:color="auto"/>
                <w:bottom w:val="none" w:sz="0" w:space="0" w:color="auto"/>
                <w:right w:val="none" w:sz="0" w:space="0" w:color="auto"/>
              </w:divBdr>
            </w:div>
            <w:div w:id="1788699325">
              <w:marLeft w:val="0"/>
              <w:marRight w:val="0"/>
              <w:marTop w:val="0"/>
              <w:marBottom w:val="0"/>
              <w:divBdr>
                <w:top w:val="none" w:sz="0" w:space="0" w:color="auto"/>
                <w:left w:val="none" w:sz="0" w:space="0" w:color="auto"/>
                <w:bottom w:val="none" w:sz="0" w:space="0" w:color="auto"/>
                <w:right w:val="none" w:sz="0" w:space="0" w:color="auto"/>
              </w:divBdr>
            </w:div>
            <w:div w:id="279387081">
              <w:marLeft w:val="0"/>
              <w:marRight w:val="0"/>
              <w:marTop w:val="0"/>
              <w:marBottom w:val="0"/>
              <w:divBdr>
                <w:top w:val="none" w:sz="0" w:space="0" w:color="auto"/>
                <w:left w:val="none" w:sz="0" w:space="0" w:color="auto"/>
                <w:bottom w:val="none" w:sz="0" w:space="0" w:color="auto"/>
                <w:right w:val="none" w:sz="0" w:space="0" w:color="auto"/>
              </w:divBdr>
            </w:div>
            <w:div w:id="259609776">
              <w:marLeft w:val="0"/>
              <w:marRight w:val="0"/>
              <w:marTop w:val="0"/>
              <w:marBottom w:val="0"/>
              <w:divBdr>
                <w:top w:val="none" w:sz="0" w:space="0" w:color="auto"/>
                <w:left w:val="none" w:sz="0" w:space="0" w:color="auto"/>
                <w:bottom w:val="none" w:sz="0" w:space="0" w:color="auto"/>
                <w:right w:val="none" w:sz="0" w:space="0" w:color="auto"/>
              </w:divBdr>
            </w:div>
            <w:div w:id="19278738">
              <w:marLeft w:val="0"/>
              <w:marRight w:val="0"/>
              <w:marTop w:val="0"/>
              <w:marBottom w:val="0"/>
              <w:divBdr>
                <w:top w:val="none" w:sz="0" w:space="0" w:color="auto"/>
                <w:left w:val="none" w:sz="0" w:space="0" w:color="auto"/>
                <w:bottom w:val="none" w:sz="0" w:space="0" w:color="auto"/>
                <w:right w:val="none" w:sz="0" w:space="0" w:color="auto"/>
              </w:divBdr>
            </w:div>
            <w:div w:id="332416194">
              <w:marLeft w:val="0"/>
              <w:marRight w:val="0"/>
              <w:marTop w:val="0"/>
              <w:marBottom w:val="0"/>
              <w:divBdr>
                <w:top w:val="none" w:sz="0" w:space="0" w:color="auto"/>
                <w:left w:val="none" w:sz="0" w:space="0" w:color="auto"/>
                <w:bottom w:val="none" w:sz="0" w:space="0" w:color="auto"/>
                <w:right w:val="none" w:sz="0" w:space="0" w:color="auto"/>
              </w:divBdr>
            </w:div>
            <w:div w:id="1408263410">
              <w:marLeft w:val="0"/>
              <w:marRight w:val="0"/>
              <w:marTop w:val="0"/>
              <w:marBottom w:val="0"/>
              <w:divBdr>
                <w:top w:val="none" w:sz="0" w:space="0" w:color="auto"/>
                <w:left w:val="none" w:sz="0" w:space="0" w:color="auto"/>
                <w:bottom w:val="none" w:sz="0" w:space="0" w:color="auto"/>
                <w:right w:val="none" w:sz="0" w:space="0" w:color="auto"/>
              </w:divBdr>
            </w:div>
            <w:div w:id="1303390385">
              <w:marLeft w:val="0"/>
              <w:marRight w:val="0"/>
              <w:marTop w:val="0"/>
              <w:marBottom w:val="0"/>
              <w:divBdr>
                <w:top w:val="none" w:sz="0" w:space="0" w:color="auto"/>
                <w:left w:val="none" w:sz="0" w:space="0" w:color="auto"/>
                <w:bottom w:val="none" w:sz="0" w:space="0" w:color="auto"/>
                <w:right w:val="none" w:sz="0" w:space="0" w:color="auto"/>
              </w:divBdr>
            </w:div>
            <w:div w:id="666590350">
              <w:marLeft w:val="0"/>
              <w:marRight w:val="0"/>
              <w:marTop w:val="0"/>
              <w:marBottom w:val="0"/>
              <w:divBdr>
                <w:top w:val="none" w:sz="0" w:space="0" w:color="auto"/>
                <w:left w:val="none" w:sz="0" w:space="0" w:color="auto"/>
                <w:bottom w:val="none" w:sz="0" w:space="0" w:color="auto"/>
                <w:right w:val="none" w:sz="0" w:space="0" w:color="auto"/>
              </w:divBdr>
            </w:div>
            <w:div w:id="1419253772">
              <w:marLeft w:val="0"/>
              <w:marRight w:val="0"/>
              <w:marTop w:val="0"/>
              <w:marBottom w:val="0"/>
              <w:divBdr>
                <w:top w:val="none" w:sz="0" w:space="0" w:color="auto"/>
                <w:left w:val="none" w:sz="0" w:space="0" w:color="auto"/>
                <w:bottom w:val="none" w:sz="0" w:space="0" w:color="auto"/>
                <w:right w:val="none" w:sz="0" w:space="0" w:color="auto"/>
              </w:divBdr>
            </w:div>
            <w:div w:id="514420195">
              <w:marLeft w:val="0"/>
              <w:marRight w:val="0"/>
              <w:marTop w:val="0"/>
              <w:marBottom w:val="0"/>
              <w:divBdr>
                <w:top w:val="none" w:sz="0" w:space="0" w:color="auto"/>
                <w:left w:val="none" w:sz="0" w:space="0" w:color="auto"/>
                <w:bottom w:val="none" w:sz="0" w:space="0" w:color="auto"/>
                <w:right w:val="none" w:sz="0" w:space="0" w:color="auto"/>
              </w:divBdr>
            </w:div>
            <w:div w:id="1179387881">
              <w:marLeft w:val="0"/>
              <w:marRight w:val="0"/>
              <w:marTop w:val="0"/>
              <w:marBottom w:val="0"/>
              <w:divBdr>
                <w:top w:val="none" w:sz="0" w:space="0" w:color="auto"/>
                <w:left w:val="none" w:sz="0" w:space="0" w:color="auto"/>
                <w:bottom w:val="none" w:sz="0" w:space="0" w:color="auto"/>
                <w:right w:val="none" w:sz="0" w:space="0" w:color="auto"/>
              </w:divBdr>
            </w:div>
            <w:div w:id="1993630665">
              <w:marLeft w:val="0"/>
              <w:marRight w:val="0"/>
              <w:marTop w:val="0"/>
              <w:marBottom w:val="0"/>
              <w:divBdr>
                <w:top w:val="none" w:sz="0" w:space="0" w:color="auto"/>
                <w:left w:val="none" w:sz="0" w:space="0" w:color="auto"/>
                <w:bottom w:val="none" w:sz="0" w:space="0" w:color="auto"/>
                <w:right w:val="none" w:sz="0" w:space="0" w:color="auto"/>
              </w:divBdr>
            </w:div>
            <w:div w:id="715012147">
              <w:marLeft w:val="0"/>
              <w:marRight w:val="0"/>
              <w:marTop w:val="0"/>
              <w:marBottom w:val="0"/>
              <w:divBdr>
                <w:top w:val="none" w:sz="0" w:space="0" w:color="auto"/>
                <w:left w:val="none" w:sz="0" w:space="0" w:color="auto"/>
                <w:bottom w:val="none" w:sz="0" w:space="0" w:color="auto"/>
                <w:right w:val="none" w:sz="0" w:space="0" w:color="auto"/>
              </w:divBdr>
            </w:div>
            <w:div w:id="330449925">
              <w:marLeft w:val="0"/>
              <w:marRight w:val="0"/>
              <w:marTop w:val="0"/>
              <w:marBottom w:val="0"/>
              <w:divBdr>
                <w:top w:val="none" w:sz="0" w:space="0" w:color="auto"/>
                <w:left w:val="none" w:sz="0" w:space="0" w:color="auto"/>
                <w:bottom w:val="none" w:sz="0" w:space="0" w:color="auto"/>
                <w:right w:val="none" w:sz="0" w:space="0" w:color="auto"/>
              </w:divBdr>
            </w:div>
            <w:div w:id="277564508">
              <w:marLeft w:val="0"/>
              <w:marRight w:val="0"/>
              <w:marTop w:val="0"/>
              <w:marBottom w:val="0"/>
              <w:divBdr>
                <w:top w:val="none" w:sz="0" w:space="0" w:color="auto"/>
                <w:left w:val="none" w:sz="0" w:space="0" w:color="auto"/>
                <w:bottom w:val="none" w:sz="0" w:space="0" w:color="auto"/>
                <w:right w:val="none" w:sz="0" w:space="0" w:color="auto"/>
              </w:divBdr>
            </w:div>
            <w:div w:id="62260412">
              <w:marLeft w:val="0"/>
              <w:marRight w:val="0"/>
              <w:marTop w:val="0"/>
              <w:marBottom w:val="0"/>
              <w:divBdr>
                <w:top w:val="none" w:sz="0" w:space="0" w:color="auto"/>
                <w:left w:val="none" w:sz="0" w:space="0" w:color="auto"/>
                <w:bottom w:val="none" w:sz="0" w:space="0" w:color="auto"/>
                <w:right w:val="none" w:sz="0" w:space="0" w:color="auto"/>
              </w:divBdr>
            </w:div>
            <w:div w:id="640040433">
              <w:marLeft w:val="0"/>
              <w:marRight w:val="0"/>
              <w:marTop w:val="0"/>
              <w:marBottom w:val="0"/>
              <w:divBdr>
                <w:top w:val="none" w:sz="0" w:space="0" w:color="auto"/>
                <w:left w:val="none" w:sz="0" w:space="0" w:color="auto"/>
                <w:bottom w:val="none" w:sz="0" w:space="0" w:color="auto"/>
                <w:right w:val="none" w:sz="0" w:space="0" w:color="auto"/>
              </w:divBdr>
            </w:div>
            <w:div w:id="1644429695">
              <w:marLeft w:val="0"/>
              <w:marRight w:val="0"/>
              <w:marTop w:val="0"/>
              <w:marBottom w:val="0"/>
              <w:divBdr>
                <w:top w:val="none" w:sz="0" w:space="0" w:color="auto"/>
                <w:left w:val="none" w:sz="0" w:space="0" w:color="auto"/>
                <w:bottom w:val="none" w:sz="0" w:space="0" w:color="auto"/>
                <w:right w:val="none" w:sz="0" w:space="0" w:color="auto"/>
              </w:divBdr>
            </w:div>
            <w:div w:id="1579902831">
              <w:marLeft w:val="0"/>
              <w:marRight w:val="0"/>
              <w:marTop w:val="0"/>
              <w:marBottom w:val="0"/>
              <w:divBdr>
                <w:top w:val="none" w:sz="0" w:space="0" w:color="auto"/>
                <w:left w:val="none" w:sz="0" w:space="0" w:color="auto"/>
                <w:bottom w:val="none" w:sz="0" w:space="0" w:color="auto"/>
                <w:right w:val="none" w:sz="0" w:space="0" w:color="auto"/>
              </w:divBdr>
            </w:div>
            <w:div w:id="955525822">
              <w:marLeft w:val="0"/>
              <w:marRight w:val="0"/>
              <w:marTop w:val="0"/>
              <w:marBottom w:val="0"/>
              <w:divBdr>
                <w:top w:val="none" w:sz="0" w:space="0" w:color="auto"/>
                <w:left w:val="none" w:sz="0" w:space="0" w:color="auto"/>
                <w:bottom w:val="none" w:sz="0" w:space="0" w:color="auto"/>
                <w:right w:val="none" w:sz="0" w:space="0" w:color="auto"/>
              </w:divBdr>
            </w:div>
            <w:div w:id="1351879686">
              <w:marLeft w:val="0"/>
              <w:marRight w:val="0"/>
              <w:marTop w:val="0"/>
              <w:marBottom w:val="0"/>
              <w:divBdr>
                <w:top w:val="none" w:sz="0" w:space="0" w:color="auto"/>
                <w:left w:val="none" w:sz="0" w:space="0" w:color="auto"/>
                <w:bottom w:val="none" w:sz="0" w:space="0" w:color="auto"/>
                <w:right w:val="none" w:sz="0" w:space="0" w:color="auto"/>
              </w:divBdr>
            </w:div>
            <w:div w:id="1344938389">
              <w:marLeft w:val="0"/>
              <w:marRight w:val="0"/>
              <w:marTop w:val="0"/>
              <w:marBottom w:val="0"/>
              <w:divBdr>
                <w:top w:val="none" w:sz="0" w:space="0" w:color="auto"/>
                <w:left w:val="none" w:sz="0" w:space="0" w:color="auto"/>
                <w:bottom w:val="none" w:sz="0" w:space="0" w:color="auto"/>
                <w:right w:val="none" w:sz="0" w:space="0" w:color="auto"/>
              </w:divBdr>
            </w:div>
            <w:div w:id="1651014112">
              <w:marLeft w:val="0"/>
              <w:marRight w:val="0"/>
              <w:marTop w:val="0"/>
              <w:marBottom w:val="0"/>
              <w:divBdr>
                <w:top w:val="none" w:sz="0" w:space="0" w:color="auto"/>
                <w:left w:val="none" w:sz="0" w:space="0" w:color="auto"/>
                <w:bottom w:val="none" w:sz="0" w:space="0" w:color="auto"/>
                <w:right w:val="none" w:sz="0" w:space="0" w:color="auto"/>
              </w:divBdr>
            </w:div>
            <w:div w:id="761335079">
              <w:marLeft w:val="0"/>
              <w:marRight w:val="0"/>
              <w:marTop w:val="0"/>
              <w:marBottom w:val="0"/>
              <w:divBdr>
                <w:top w:val="none" w:sz="0" w:space="0" w:color="auto"/>
                <w:left w:val="none" w:sz="0" w:space="0" w:color="auto"/>
                <w:bottom w:val="none" w:sz="0" w:space="0" w:color="auto"/>
                <w:right w:val="none" w:sz="0" w:space="0" w:color="auto"/>
              </w:divBdr>
            </w:div>
            <w:div w:id="406651035">
              <w:marLeft w:val="0"/>
              <w:marRight w:val="0"/>
              <w:marTop w:val="0"/>
              <w:marBottom w:val="0"/>
              <w:divBdr>
                <w:top w:val="none" w:sz="0" w:space="0" w:color="auto"/>
                <w:left w:val="none" w:sz="0" w:space="0" w:color="auto"/>
                <w:bottom w:val="none" w:sz="0" w:space="0" w:color="auto"/>
                <w:right w:val="none" w:sz="0" w:space="0" w:color="auto"/>
              </w:divBdr>
            </w:div>
            <w:div w:id="969550811">
              <w:marLeft w:val="0"/>
              <w:marRight w:val="0"/>
              <w:marTop w:val="0"/>
              <w:marBottom w:val="0"/>
              <w:divBdr>
                <w:top w:val="none" w:sz="0" w:space="0" w:color="auto"/>
                <w:left w:val="none" w:sz="0" w:space="0" w:color="auto"/>
                <w:bottom w:val="none" w:sz="0" w:space="0" w:color="auto"/>
                <w:right w:val="none" w:sz="0" w:space="0" w:color="auto"/>
              </w:divBdr>
            </w:div>
            <w:div w:id="229509100">
              <w:marLeft w:val="0"/>
              <w:marRight w:val="0"/>
              <w:marTop w:val="0"/>
              <w:marBottom w:val="0"/>
              <w:divBdr>
                <w:top w:val="none" w:sz="0" w:space="0" w:color="auto"/>
                <w:left w:val="none" w:sz="0" w:space="0" w:color="auto"/>
                <w:bottom w:val="none" w:sz="0" w:space="0" w:color="auto"/>
                <w:right w:val="none" w:sz="0" w:space="0" w:color="auto"/>
              </w:divBdr>
            </w:div>
            <w:div w:id="1802918457">
              <w:marLeft w:val="0"/>
              <w:marRight w:val="0"/>
              <w:marTop w:val="0"/>
              <w:marBottom w:val="0"/>
              <w:divBdr>
                <w:top w:val="none" w:sz="0" w:space="0" w:color="auto"/>
                <w:left w:val="none" w:sz="0" w:space="0" w:color="auto"/>
                <w:bottom w:val="none" w:sz="0" w:space="0" w:color="auto"/>
                <w:right w:val="none" w:sz="0" w:space="0" w:color="auto"/>
              </w:divBdr>
            </w:div>
            <w:div w:id="1419138968">
              <w:marLeft w:val="0"/>
              <w:marRight w:val="0"/>
              <w:marTop w:val="0"/>
              <w:marBottom w:val="0"/>
              <w:divBdr>
                <w:top w:val="none" w:sz="0" w:space="0" w:color="auto"/>
                <w:left w:val="none" w:sz="0" w:space="0" w:color="auto"/>
                <w:bottom w:val="none" w:sz="0" w:space="0" w:color="auto"/>
                <w:right w:val="none" w:sz="0" w:space="0" w:color="auto"/>
              </w:divBdr>
            </w:div>
            <w:div w:id="1991788839">
              <w:marLeft w:val="0"/>
              <w:marRight w:val="0"/>
              <w:marTop w:val="0"/>
              <w:marBottom w:val="0"/>
              <w:divBdr>
                <w:top w:val="none" w:sz="0" w:space="0" w:color="auto"/>
                <w:left w:val="none" w:sz="0" w:space="0" w:color="auto"/>
                <w:bottom w:val="none" w:sz="0" w:space="0" w:color="auto"/>
                <w:right w:val="none" w:sz="0" w:space="0" w:color="auto"/>
              </w:divBdr>
            </w:div>
            <w:div w:id="1760131220">
              <w:marLeft w:val="0"/>
              <w:marRight w:val="0"/>
              <w:marTop w:val="0"/>
              <w:marBottom w:val="0"/>
              <w:divBdr>
                <w:top w:val="none" w:sz="0" w:space="0" w:color="auto"/>
                <w:left w:val="none" w:sz="0" w:space="0" w:color="auto"/>
                <w:bottom w:val="none" w:sz="0" w:space="0" w:color="auto"/>
                <w:right w:val="none" w:sz="0" w:space="0" w:color="auto"/>
              </w:divBdr>
            </w:div>
            <w:div w:id="29694845">
              <w:marLeft w:val="0"/>
              <w:marRight w:val="0"/>
              <w:marTop w:val="0"/>
              <w:marBottom w:val="0"/>
              <w:divBdr>
                <w:top w:val="none" w:sz="0" w:space="0" w:color="auto"/>
                <w:left w:val="none" w:sz="0" w:space="0" w:color="auto"/>
                <w:bottom w:val="none" w:sz="0" w:space="0" w:color="auto"/>
                <w:right w:val="none" w:sz="0" w:space="0" w:color="auto"/>
              </w:divBdr>
            </w:div>
            <w:div w:id="321323160">
              <w:marLeft w:val="0"/>
              <w:marRight w:val="0"/>
              <w:marTop w:val="0"/>
              <w:marBottom w:val="0"/>
              <w:divBdr>
                <w:top w:val="none" w:sz="0" w:space="0" w:color="auto"/>
                <w:left w:val="none" w:sz="0" w:space="0" w:color="auto"/>
                <w:bottom w:val="none" w:sz="0" w:space="0" w:color="auto"/>
                <w:right w:val="none" w:sz="0" w:space="0" w:color="auto"/>
              </w:divBdr>
            </w:div>
            <w:div w:id="1385636675">
              <w:marLeft w:val="0"/>
              <w:marRight w:val="0"/>
              <w:marTop w:val="0"/>
              <w:marBottom w:val="0"/>
              <w:divBdr>
                <w:top w:val="none" w:sz="0" w:space="0" w:color="auto"/>
                <w:left w:val="none" w:sz="0" w:space="0" w:color="auto"/>
                <w:bottom w:val="none" w:sz="0" w:space="0" w:color="auto"/>
                <w:right w:val="none" w:sz="0" w:space="0" w:color="auto"/>
              </w:divBdr>
            </w:div>
            <w:div w:id="1670593084">
              <w:marLeft w:val="0"/>
              <w:marRight w:val="0"/>
              <w:marTop w:val="0"/>
              <w:marBottom w:val="0"/>
              <w:divBdr>
                <w:top w:val="none" w:sz="0" w:space="0" w:color="auto"/>
                <w:left w:val="none" w:sz="0" w:space="0" w:color="auto"/>
                <w:bottom w:val="none" w:sz="0" w:space="0" w:color="auto"/>
                <w:right w:val="none" w:sz="0" w:space="0" w:color="auto"/>
              </w:divBdr>
            </w:div>
            <w:div w:id="981154970">
              <w:marLeft w:val="0"/>
              <w:marRight w:val="0"/>
              <w:marTop w:val="0"/>
              <w:marBottom w:val="0"/>
              <w:divBdr>
                <w:top w:val="none" w:sz="0" w:space="0" w:color="auto"/>
                <w:left w:val="none" w:sz="0" w:space="0" w:color="auto"/>
                <w:bottom w:val="none" w:sz="0" w:space="0" w:color="auto"/>
                <w:right w:val="none" w:sz="0" w:space="0" w:color="auto"/>
              </w:divBdr>
            </w:div>
            <w:div w:id="1951431418">
              <w:marLeft w:val="0"/>
              <w:marRight w:val="0"/>
              <w:marTop w:val="0"/>
              <w:marBottom w:val="0"/>
              <w:divBdr>
                <w:top w:val="none" w:sz="0" w:space="0" w:color="auto"/>
                <w:left w:val="none" w:sz="0" w:space="0" w:color="auto"/>
                <w:bottom w:val="none" w:sz="0" w:space="0" w:color="auto"/>
                <w:right w:val="none" w:sz="0" w:space="0" w:color="auto"/>
              </w:divBdr>
            </w:div>
            <w:div w:id="67044482">
              <w:marLeft w:val="0"/>
              <w:marRight w:val="0"/>
              <w:marTop w:val="0"/>
              <w:marBottom w:val="0"/>
              <w:divBdr>
                <w:top w:val="none" w:sz="0" w:space="0" w:color="auto"/>
                <w:left w:val="none" w:sz="0" w:space="0" w:color="auto"/>
                <w:bottom w:val="none" w:sz="0" w:space="0" w:color="auto"/>
                <w:right w:val="none" w:sz="0" w:space="0" w:color="auto"/>
              </w:divBdr>
            </w:div>
            <w:div w:id="1853954225">
              <w:marLeft w:val="0"/>
              <w:marRight w:val="0"/>
              <w:marTop w:val="0"/>
              <w:marBottom w:val="0"/>
              <w:divBdr>
                <w:top w:val="none" w:sz="0" w:space="0" w:color="auto"/>
                <w:left w:val="none" w:sz="0" w:space="0" w:color="auto"/>
                <w:bottom w:val="none" w:sz="0" w:space="0" w:color="auto"/>
                <w:right w:val="none" w:sz="0" w:space="0" w:color="auto"/>
              </w:divBdr>
            </w:div>
            <w:div w:id="1357467744">
              <w:marLeft w:val="0"/>
              <w:marRight w:val="0"/>
              <w:marTop w:val="0"/>
              <w:marBottom w:val="0"/>
              <w:divBdr>
                <w:top w:val="none" w:sz="0" w:space="0" w:color="auto"/>
                <w:left w:val="none" w:sz="0" w:space="0" w:color="auto"/>
                <w:bottom w:val="none" w:sz="0" w:space="0" w:color="auto"/>
                <w:right w:val="none" w:sz="0" w:space="0" w:color="auto"/>
              </w:divBdr>
            </w:div>
            <w:div w:id="297147936">
              <w:marLeft w:val="0"/>
              <w:marRight w:val="0"/>
              <w:marTop w:val="0"/>
              <w:marBottom w:val="0"/>
              <w:divBdr>
                <w:top w:val="none" w:sz="0" w:space="0" w:color="auto"/>
                <w:left w:val="none" w:sz="0" w:space="0" w:color="auto"/>
                <w:bottom w:val="none" w:sz="0" w:space="0" w:color="auto"/>
                <w:right w:val="none" w:sz="0" w:space="0" w:color="auto"/>
              </w:divBdr>
            </w:div>
            <w:div w:id="903830795">
              <w:marLeft w:val="0"/>
              <w:marRight w:val="0"/>
              <w:marTop w:val="0"/>
              <w:marBottom w:val="0"/>
              <w:divBdr>
                <w:top w:val="none" w:sz="0" w:space="0" w:color="auto"/>
                <w:left w:val="none" w:sz="0" w:space="0" w:color="auto"/>
                <w:bottom w:val="none" w:sz="0" w:space="0" w:color="auto"/>
                <w:right w:val="none" w:sz="0" w:space="0" w:color="auto"/>
              </w:divBdr>
            </w:div>
            <w:div w:id="2145193233">
              <w:marLeft w:val="0"/>
              <w:marRight w:val="0"/>
              <w:marTop w:val="0"/>
              <w:marBottom w:val="0"/>
              <w:divBdr>
                <w:top w:val="none" w:sz="0" w:space="0" w:color="auto"/>
                <w:left w:val="none" w:sz="0" w:space="0" w:color="auto"/>
                <w:bottom w:val="none" w:sz="0" w:space="0" w:color="auto"/>
                <w:right w:val="none" w:sz="0" w:space="0" w:color="auto"/>
              </w:divBdr>
            </w:div>
            <w:div w:id="1350713182">
              <w:marLeft w:val="0"/>
              <w:marRight w:val="0"/>
              <w:marTop w:val="0"/>
              <w:marBottom w:val="0"/>
              <w:divBdr>
                <w:top w:val="none" w:sz="0" w:space="0" w:color="auto"/>
                <w:left w:val="none" w:sz="0" w:space="0" w:color="auto"/>
                <w:bottom w:val="none" w:sz="0" w:space="0" w:color="auto"/>
                <w:right w:val="none" w:sz="0" w:space="0" w:color="auto"/>
              </w:divBdr>
            </w:div>
            <w:div w:id="267585071">
              <w:marLeft w:val="0"/>
              <w:marRight w:val="0"/>
              <w:marTop w:val="0"/>
              <w:marBottom w:val="0"/>
              <w:divBdr>
                <w:top w:val="none" w:sz="0" w:space="0" w:color="auto"/>
                <w:left w:val="none" w:sz="0" w:space="0" w:color="auto"/>
                <w:bottom w:val="none" w:sz="0" w:space="0" w:color="auto"/>
                <w:right w:val="none" w:sz="0" w:space="0" w:color="auto"/>
              </w:divBdr>
            </w:div>
            <w:div w:id="1168331806">
              <w:marLeft w:val="0"/>
              <w:marRight w:val="0"/>
              <w:marTop w:val="0"/>
              <w:marBottom w:val="0"/>
              <w:divBdr>
                <w:top w:val="none" w:sz="0" w:space="0" w:color="auto"/>
                <w:left w:val="none" w:sz="0" w:space="0" w:color="auto"/>
                <w:bottom w:val="none" w:sz="0" w:space="0" w:color="auto"/>
                <w:right w:val="none" w:sz="0" w:space="0" w:color="auto"/>
              </w:divBdr>
            </w:div>
            <w:div w:id="619412640">
              <w:marLeft w:val="0"/>
              <w:marRight w:val="0"/>
              <w:marTop w:val="0"/>
              <w:marBottom w:val="0"/>
              <w:divBdr>
                <w:top w:val="none" w:sz="0" w:space="0" w:color="auto"/>
                <w:left w:val="none" w:sz="0" w:space="0" w:color="auto"/>
                <w:bottom w:val="none" w:sz="0" w:space="0" w:color="auto"/>
                <w:right w:val="none" w:sz="0" w:space="0" w:color="auto"/>
              </w:divBdr>
            </w:div>
            <w:div w:id="999501298">
              <w:marLeft w:val="0"/>
              <w:marRight w:val="0"/>
              <w:marTop w:val="0"/>
              <w:marBottom w:val="0"/>
              <w:divBdr>
                <w:top w:val="none" w:sz="0" w:space="0" w:color="auto"/>
                <w:left w:val="none" w:sz="0" w:space="0" w:color="auto"/>
                <w:bottom w:val="none" w:sz="0" w:space="0" w:color="auto"/>
                <w:right w:val="none" w:sz="0" w:space="0" w:color="auto"/>
              </w:divBdr>
            </w:div>
            <w:div w:id="974288620">
              <w:marLeft w:val="0"/>
              <w:marRight w:val="0"/>
              <w:marTop w:val="0"/>
              <w:marBottom w:val="0"/>
              <w:divBdr>
                <w:top w:val="none" w:sz="0" w:space="0" w:color="auto"/>
                <w:left w:val="none" w:sz="0" w:space="0" w:color="auto"/>
                <w:bottom w:val="none" w:sz="0" w:space="0" w:color="auto"/>
                <w:right w:val="none" w:sz="0" w:space="0" w:color="auto"/>
              </w:divBdr>
            </w:div>
            <w:div w:id="1698382801">
              <w:marLeft w:val="0"/>
              <w:marRight w:val="0"/>
              <w:marTop w:val="0"/>
              <w:marBottom w:val="0"/>
              <w:divBdr>
                <w:top w:val="none" w:sz="0" w:space="0" w:color="auto"/>
                <w:left w:val="none" w:sz="0" w:space="0" w:color="auto"/>
                <w:bottom w:val="none" w:sz="0" w:space="0" w:color="auto"/>
                <w:right w:val="none" w:sz="0" w:space="0" w:color="auto"/>
              </w:divBdr>
            </w:div>
            <w:div w:id="1335108412">
              <w:marLeft w:val="0"/>
              <w:marRight w:val="0"/>
              <w:marTop w:val="0"/>
              <w:marBottom w:val="0"/>
              <w:divBdr>
                <w:top w:val="none" w:sz="0" w:space="0" w:color="auto"/>
                <w:left w:val="none" w:sz="0" w:space="0" w:color="auto"/>
                <w:bottom w:val="none" w:sz="0" w:space="0" w:color="auto"/>
                <w:right w:val="none" w:sz="0" w:space="0" w:color="auto"/>
              </w:divBdr>
            </w:div>
            <w:div w:id="1505853088">
              <w:marLeft w:val="0"/>
              <w:marRight w:val="0"/>
              <w:marTop w:val="0"/>
              <w:marBottom w:val="0"/>
              <w:divBdr>
                <w:top w:val="none" w:sz="0" w:space="0" w:color="auto"/>
                <w:left w:val="none" w:sz="0" w:space="0" w:color="auto"/>
                <w:bottom w:val="none" w:sz="0" w:space="0" w:color="auto"/>
                <w:right w:val="none" w:sz="0" w:space="0" w:color="auto"/>
              </w:divBdr>
            </w:div>
            <w:div w:id="1731296802">
              <w:marLeft w:val="0"/>
              <w:marRight w:val="0"/>
              <w:marTop w:val="0"/>
              <w:marBottom w:val="0"/>
              <w:divBdr>
                <w:top w:val="none" w:sz="0" w:space="0" w:color="auto"/>
                <w:left w:val="none" w:sz="0" w:space="0" w:color="auto"/>
                <w:bottom w:val="none" w:sz="0" w:space="0" w:color="auto"/>
                <w:right w:val="none" w:sz="0" w:space="0" w:color="auto"/>
              </w:divBdr>
            </w:div>
            <w:div w:id="2116828427">
              <w:marLeft w:val="0"/>
              <w:marRight w:val="0"/>
              <w:marTop w:val="0"/>
              <w:marBottom w:val="0"/>
              <w:divBdr>
                <w:top w:val="none" w:sz="0" w:space="0" w:color="auto"/>
                <w:left w:val="none" w:sz="0" w:space="0" w:color="auto"/>
                <w:bottom w:val="none" w:sz="0" w:space="0" w:color="auto"/>
                <w:right w:val="none" w:sz="0" w:space="0" w:color="auto"/>
              </w:divBdr>
            </w:div>
            <w:div w:id="1610814456">
              <w:marLeft w:val="0"/>
              <w:marRight w:val="0"/>
              <w:marTop w:val="0"/>
              <w:marBottom w:val="0"/>
              <w:divBdr>
                <w:top w:val="none" w:sz="0" w:space="0" w:color="auto"/>
                <w:left w:val="none" w:sz="0" w:space="0" w:color="auto"/>
                <w:bottom w:val="none" w:sz="0" w:space="0" w:color="auto"/>
                <w:right w:val="none" w:sz="0" w:space="0" w:color="auto"/>
              </w:divBdr>
            </w:div>
            <w:div w:id="736051291">
              <w:marLeft w:val="0"/>
              <w:marRight w:val="0"/>
              <w:marTop w:val="0"/>
              <w:marBottom w:val="0"/>
              <w:divBdr>
                <w:top w:val="none" w:sz="0" w:space="0" w:color="auto"/>
                <w:left w:val="none" w:sz="0" w:space="0" w:color="auto"/>
                <w:bottom w:val="none" w:sz="0" w:space="0" w:color="auto"/>
                <w:right w:val="none" w:sz="0" w:space="0" w:color="auto"/>
              </w:divBdr>
            </w:div>
            <w:div w:id="2086490572">
              <w:marLeft w:val="0"/>
              <w:marRight w:val="0"/>
              <w:marTop w:val="0"/>
              <w:marBottom w:val="0"/>
              <w:divBdr>
                <w:top w:val="none" w:sz="0" w:space="0" w:color="auto"/>
                <w:left w:val="none" w:sz="0" w:space="0" w:color="auto"/>
                <w:bottom w:val="none" w:sz="0" w:space="0" w:color="auto"/>
                <w:right w:val="none" w:sz="0" w:space="0" w:color="auto"/>
              </w:divBdr>
            </w:div>
            <w:div w:id="426076606">
              <w:marLeft w:val="0"/>
              <w:marRight w:val="0"/>
              <w:marTop w:val="0"/>
              <w:marBottom w:val="0"/>
              <w:divBdr>
                <w:top w:val="none" w:sz="0" w:space="0" w:color="auto"/>
                <w:left w:val="none" w:sz="0" w:space="0" w:color="auto"/>
                <w:bottom w:val="none" w:sz="0" w:space="0" w:color="auto"/>
                <w:right w:val="none" w:sz="0" w:space="0" w:color="auto"/>
              </w:divBdr>
            </w:div>
            <w:div w:id="875892443">
              <w:marLeft w:val="0"/>
              <w:marRight w:val="0"/>
              <w:marTop w:val="0"/>
              <w:marBottom w:val="0"/>
              <w:divBdr>
                <w:top w:val="none" w:sz="0" w:space="0" w:color="auto"/>
                <w:left w:val="none" w:sz="0" w:space="0" w:color="auto"/>
                <w:bottom w:val="none" w:sz="0" w:space="0" w:color="auto"/>
                <w:right w:val="none" w:sz="0" w:space="0" w:color="auto"/>
              </w:divBdr>
            </w:div>
            <w:div w:id="1919946542">
              <w:marLeft w:val="0"/>
              <w:marRight w:val="0"/>
              <w:marTop w:val="0"/>
              <w:marBottom w:val="0"/>
              <w:divBdr>
                <w:top w:val="none" w:sz="0" w:space="0" w:color="auto"/>
                <w:left w:val="none" w:sz="0" w:space="0" w:color="auto"/>
                <w:bottom w:val="none" w:sz="0" w:space="0" w:color="auto"/>
                <w:right w:val="none" w:sz="0" w:space="0" w:color="auto"/>
              </w:divBdr>
            </w:div>
            <w:div w:id="1789664559">
              <w:marLeft w:val="0"/>
              <w:marRight w:val="0"/>
              <w:marTop w:val="0"/>
              <w:marBottom w:val="0"/>
              <w:divBdr>
                <w:top w:val="none" w:sz="0" w:space="0" w:color="auto"/>
                <w:left w:val="none" w:sz="0" w:space="0" w:color="auto"/>
                <w:bottom w:val="none" w:sz="0" w:space="0" w:color="auto"/>
                <w:right w:val="none" w:sz="0" w:space="0" w:color="auto"/>
              </w:divBdr>
            </w:div>
            <w:div w:id="504592215">
              <w:marLeft w:val="0"/>
              <w:marRight w:val="0"/>
              <w:marTop w:val="0"/>
              <w:marBottom w:val="0"/>
              <w:divBdr>
                <w:top w:val="none" w:sz="0" w:space="0" w:color="auto"/>
                <w:left w:val="none" w:sz="0" w:space="0" w:color="auto"/>
                <w:bottom w:val="none" w:sz="0" w:space="0" w:color="auto"/>
                <w:right w:val="none" w:sz="0" w:space="0" w:color="auto"/>
              </w:divBdr>
            </w:div>
            <w:div w:id="1611430288">
              <w:marLeft w:val="0"/>
              <w:marRight w:val="0"/>
              <w:marTop w:val="0"/>
              <w:marBottom w:val="0"/>
              <w:divBdr>
                <w:top w:val="none" w:sz="0" w:space="0" w:color="auto"/>
                <w:left w:val="none" w:sz="0" w:space="0" w:color="auto"/>
                <w:bottom w:val="none" w:sz="0" w:space="0" w:color="auto"/>
                <w:right w:val="none" w:sz="0" w:space="0" w:color="auto"/>
              </w:divBdr>
            </w:div>
            <w:div w:id="775564518">
              <w:marLeft w:val="0"/>
              <w:marRight w:val="0"/>
              <w:marTop w:val="0"/>
              <w:marBottom w:val="0"/>
              <w:divBdr>
                <w:top w:val="none" w:sz="0" w:space="0" w:color="auto"/>
                <w:left w:val="none" w:sz="0" w:space="0" w:color="auto"/>
                <w:bottom w:val="none" w:sz="0" w:space="0" w:color="auto"/>
                <w:right w:val="none" w:sz="0" w:space="0" w:color="auto"/>
              </w:divBdr>
            </w:div>
            <w:div w:id="358120628">
              <w:marLeft w:val="0"/>
              <w:marRight w:val="0"/>
              <w:marTop w:val="0"/>
              <w:marBottom w:val="0"/>
              <w:divBdr>
                <w:top w:val="none" w:sz="0" w:space="0" w:color="auto"/>
                <w:left w:val="none" w:sz="0" w:space="0" w:color="auto"/>
                <w:bottom w:val="none" w:sz="0" w:space="0" w:color="auto"/>
                <w:right w:val="none" w:sz="0" w:space="0" w:color="auto"/>
              </w:divBdr>
            </w:div>
            <w:div w:id="959532827">
              <w:marLeft w:val="0"/>
              <w:marRight w:val="0"/>
              <w:marTop w:val="0"/>
              <w:marBottom w:val="0"/>
              <w:divBdr>
                <w:top w:val="none" w:sz="0" w:space="0" w:color="auto"/>
                <w:left w:val="none" w:sz="0" w:space="0" w:color="auto"/>
                <w:bottom w:val="none" w:sz="0" w:space="0" w:color="auto"/>
                <w:right w:val="none" w:sz="0" w:space="0" w:color="auto"/>
              </w:divBdr>
            </w:div>
            <w:div w:id="1388801336">
              <w:marLeft w:val="0"/>
              <w:marRight w:val="0"/>
              <w:marTop w:val="0"/>
              <w:marBottom w:val="0"/>
              <w:divBdr>
                <w:top w:val="none" w:sz="0" w:space="0" w:color="auto"/>
                <w:left w:val="none" w:sz="0" w:space="0" w:color="auto"/>
                <w:bottom w:val="none" w:sz="0" w:space="0" w:color="auto"/>
                <w:right w:val="none" w:sz="0" w:space="0" w:color="auto"/>
              </w:divBdr>
            </w:div>
            <w:div w:id="437256369">
              <w:marLeft w:val="0"/>
              <w:marRight w:val="0"/>
              <w:marTop w:val="0"/>
              <w:marBottom w:val="0"/>
              <w:divBdr>
                <w:top w:val="none" w:sz="0" w:space="0" w:color="auto"/>
                <w:left w:val="none" w:sz="0" w:space="0" w:color="auto"/>
                <w:bottom w:val="none" w:sz="0" w:space="0" w:color="auto"/>
                <w:right w:val="none" w:sz="0" w:space="0" w:color="auto"/>
              </w:divBdr>
            </w:div>
            <w:div w:id="151407946">
              <w:marLeft w:val="0"/>
              <w:marRight w:val="0"/>
              <w:marTop w:val="0"/>
              <w:marBottom w:val="0"/>
              <w:divBdr>
                <w:top w:val="none" w:sz="0" w:space="0" w:color="auto"/>
                <w:left w:val="none" w:sz="0" w:space="0" w:color="auto"/>
                <w:bottom w:val="none" w:sz="0" w:space="0" w:color="auto"/>
                <w:right w:val="none" w:sz="0" w:space="0" w:color="auto"/>
              </w:divBdr>
            </w:div>
            <w:div w:id="668219417">
              <w:marLeft w:val="0"/>
              <w:marRight w:val="0"/>
              <w:marTop w:val="0"/>
              <w:marBottom w:val="0"/>
              <w:divBdr>
                <w:top w:val="none" w:sz="0" w:space="0" w:color="auto"/>
                <w:left w:val="none" w:sz="0" w:space="0" w:color="auto"/>
                <w:bottom w:val="none" w:sz="0" w:space="0" w:color="auto"/>
                <w:right w:val="none" w:sz="0" w:space="0" w:color="auto"/>
              </w:divBdr>
            </w:div>
            <w:div w:id="802773964">
              <w:marLeft w:val="0"/>
              <w:marRight w:val="0"/>
              <w:marTop w:val="0"/>
              <w:marBottom w:val="0"/>
              <w:divBdr>
                <w:top w:val="none" w:sz="0" w:space="0" w:color="auto"/>
                <w:left w:val="none" w:sz="0" w:space="0" w:color="auto"/>
                <w:bottom w:val="none" w:sz="0" w:space="0" w:color="auto"/>
                <w:right w:val="none" w:sz="0" w:space="0" w:color="auto"/>
              </w:divBdr>
            </w:div>
            <w:div w:id="1156848101">
              <w:marLeft w:val="0"/>
              <w:marRight w:val="0"/>
              <w:marTop w:val="0"/>
              <w:marBottom w:val="0"/>
              <w:divBdr>
                <w:top w:val="none" w:sz="0" w:space="0" w:color="auto"/>
                <w:left w:val="none" w:sz="0" w:space="0" w:color="auto"/>
                <w:bottom w:val="none" w:sz="0" w:space="0" w:color="auto"/>
                <w:right w:val="none" w:sz="0" w:space="0" w:color="auto"/>
              </w:divBdr>
            </w:div>
            <w:div w:id="1704137431">
              <w:marLeft w:val="0"/>
              <w:marRight w:val="0"/>
              <w:marTop w:val="0"/>
              <w:marBottom w:val="0"/>
              <w:divBdr>
                <w:top w:val="none" w:sz="0" w:space="0" w:color="auto"/>
                <w:left w:val="none" w:sz="0" w:space="0" w:color="auto"/>
                <w:bottom w:val="none" w:sz="0" w:space="0" w:color="auto"/>
                <w:right w:val="none" w:sz="0" w:space="0" w:color="auto"/>
              </w:divBdr>
            </w:div>
            <w:div w:id="1071121913">
              <w:marLeft w:val="0"/>
              <w:marRight w:val="0"/>
              <w:marTop w:val="0"/>
              <w:marBottom w:val="0"/>
              <w:divBdr>
                <w:top w:val="none" w:sz="0" w:space="0" w:color="auto"/>
                <w:left w:val="none" w:sz="0" w:space="0" w:color="auto"/>
                <w:bottom w:val="none" w:sz="0" w:space="0" w:color="auto"/>
                <w:right w:val="none" w:sz="0" w:space="0" w:color="auto"/>
              </w:divBdr>
            </w:div>
            <w:div w:id="768502611">
              <w:marLeft w:val="0"/>
              <w:marRight w:val="0"/>
              <w:marTop w:val="0"/>
              <w:marBottom w:val="0"/>
              <w:divBdr>
                <w:top w:val="none" w:sz="0" w:space="0" w:color="auto"/>
                <w:left w:val="none" w:sz="0" w:space="0" w:color="auto"/>
                <w:bottom w:val="none" w:sz="0" w:space="0" w:color="auto"/>
                <w:right w:val="none" w:sz="0" w:space="0" w:color="auto"/>
              </w:divBdr>
            </w:div>
            <w:div w:id="1723674171">
              <w:marLeft w:val="0"/>
              <w:marRight w:val="0"/>
              <w:marTop w:val="0"/>
              <w:marBottom w:val="0"/>
              <w:divBdr>
                <w:top w:val="none" w:sz="0" w:space="0" w:color="auto"/>
                <w:left w:val="none" w:sz="0" w:space="0" w:color="auto"/>
                <w:bottom w:val="none" w:sz="0" w:space="0" w:color="auto"/>
                <w:right w:val="none" w:sz="0" w:space="0" w:color="auto"/>
              </w:divBdr>
            </w:div>
            <w:div w:id="549267246">
              <w:marLeft w:val="0"/>
              <w:marRight w:val="0"/>
              <w:marTop w:val="0"/>
              <w:marBottom w:val="0"/>
              <w:divBdr>
                <w:top w:val="none" w:sz="0" w:space="0" w:color="auto"/>
                <w:left w:val="none" w:sz="0" w:space="0" w:color="auto"/>
                <w:bottom w:val="none" w:sz="0" w:space="0" w:color="auto"/>
                <w:right w:val="none" w:sz="0" w:space="0" w:color="auto"/>
              </w:divBdr>
            </w:div>
            <w:div w:id="550574409">
              <w:marLeft w:val="0"/>
              <w:marRight w:val="0"/>
              <w:marTop w:val="0"/>
              <w:marBottom w:val="0"/>
              <w:divBdr>
                <w:top w:val="none" w:sz="0" w:space="0" w:color="auto"/>
                <w:left w:val="none" w:sz="0" w:space="0" w:color="auto"/>
                <w:bottom w:val="none" w:sz="0" w:space="0" w:color="auto"/>
                <w:right w:val="none" w:sz="0" w:space="0" w:color="auto"/>
              </w:divBdr>
            </w:div>
            <w:div w:id="429397645">
              <w:marLeft w:val="0"/>
              <w:marRight w:val="0"/>
              <w:marTop w:val="0"/>
              <w:marBottom w:val="0"/>
              <w:divBdr>
                <w:top w:val="none" w:sz="0" w:space="0" w:color="auto"/>
                <w:left w:val="none" w:sz="0" w:space="0" w:color="auto"/>
                <w:bottom w:val="none" w:sz="0" w:space="0" w:color="auto"/>
                <w:right w:val="none" w:sz="0" w:space="0" w:color="auto"/>
              </w:divBdr>
            </w:div>
            <w:div w:id="950671741">
              <w:marLeft w:val="0"/>
              <w:marRight w:val="0"/>
              <w:marTop w:val="0"/>
              <w:marBottom w:val="0"/>
              <w:divBdr>
                <w:top w:val="none" w:sz="0" w:space="0" w:color="auto"/>
                <w:left w:val="none" w:sz="0" w:space="0" w:color="auto"/>
                <w:bottom w:val="none" w:sz="0" w:space="0" w:color="auto"/>
                <w:right w:val="none" w:sz="0" w:space="0" w:color="auto"/>
              </w:divBdr>
            </w:div>
            <w:div w:id="1537546576">
              <w:marLeft w:val="0"/>
              <w:marRight w:val="0"/>
              <w:marTop w:val="0"/>
              <w:marBottom w:val="0"/>
              <w:divBdr>
                <w:top w:val="none" w:sz="0" w:space="0" w:color="auto"/>
                <w:left w:val="none" w:sz="0" w:space="0" w:color="auto"/>
                <w:bottom w:val="none" w:sz="0" w:space="0" w:color="auto"/>
                <w:right w:val="none" w:sz="0" w:space="0" w:color="auto"/>
              </w:divBdr>
            </w:div>
            <w:div w:id="366876331">
              <w:marLeft w:val="0"/>
              <w:marRight w:val="0"/>
              <w:marTop w:val="0"/>
              <w:marBottom w:val="0"/>
              <w:divBdr>
                <w:top w:val="none" w:sz="0" w:space="0" w:color="auto"/>
                <w:left w:val="none" w:sz="0" w:space="0" w:color="auto"/>
                <w:bottom w:val="none" w:sz="0" w:space="0" w:color="auto"/>
                <w:right w:val="none" w:sz="0" w:space="0" w:color="auto"/>
              </w:divBdr>
            </w:div>
            <w:div w:id="571475754">
              <w:marLeft w:val="0"/>
              <w:marRight w:val="0"/>
              <w:marTop w:val="0"/>
              <w:marBottom w:val="0"/>
              <w:divBdr>
                <w:top w:val="none" w:sz="0" w:space="0" w:color="auto"/>
                <w:left w:val="none" w:sz="0" w:space="0" w:color="auto"/>
                <w:bottom w:val="none" w:sz="0" w:space="0" w:color="auto"/>
                <w:right w:val="none" w:sz="0" w:space="0" w:color="auto"/>
              </w:divBdr>
            </w:div>
            <w:div w:id="1729179988">
              <w:marLeft w:val="0"/>
              <w:marRight w:val="0"/>
              <w:marTop w:val="0"/>
              <w:marBottom w:val="0"/>
              <w:divBdr>
                <w:top w:val="none" w:sz="0" w:space="0" w:color="auto"/>
                <w:left w:val="none" w:sz="0" w:space="0" w:color="auto"/>
                <w:bottom w:val="none" w:sz="0" w:space="0" w:color="auto"/>
                <w:right w:val="none" w:sz="0" w:space="0" w:color="auto"/>
              </w:divBdr>
            </w:div>
            <w:div w:id="1897013600">
              <w:marLeft w:val="0"/>
              <w:marRight w:val="0"/>
              <w:marTop w:val="0"/>
              <w:marBottom w:val="0"/>
              <w:divBdr>
                <w:top w:val="none" w:sz="0" w:space="0" w:color="auto"/>
                <w:left w:val="none" w:sz="0" w:space="0" w:color="auto"/>
                <w:bottom w:val="none" w:sz="0" w:space="0" w:color="auto"/>
                <w:right w:val="none" w:sz="0" w:space="0" w:color="auto"/>
              </w:divBdr>
            </w:div>
            <w:div w:id="1654917538">
              <w:marLeft w:val="0"/>
              <w:marRight w:val="0"/>
              <w:marTop w:val="0"/>
              <w:marBottom w:val="0"/>
              <w:divBdr>
                <w:top w:val="none" w:sz="0" w:space="0" w:color="auto"/>
                <w:left w:val="none" w:sz="0" w:space="0" w:color="auto"/>
                <w:bottom w:val="none" w:sz="0" w:space="0" w:color="auto"/>
                <w:right w:val="none" w:sz="0" w:space="0" w:color="auto"/>
              </w:divBdr>
            </w:div>
            <w:div w:id="299530465">
              <w:marLeft w:val="0"/>
              <w:marRight w:val="0"/>
              <w:marTop w:val="0"/>
              <w:marBottom w:val="0"/>
              <w:divBdr>
                <w:top w:val="none" w:sz="0" w:space="0" w:color="auto"/>
                <w:left w:val="none" w:sz="0" w:space="0" w:color="auto"/>
                <w:bottom w:val="none" w:sz="0" w:space="0" w:color="auto"/>
                <w:right w:val="none" w:sz="0" w:space="0" w:color="auto"/>
              </w:divBdr>
            </w:div>
            <w:div w:id="125658065">
              <w:marLeft w:val="0"/>
              <w:marRight w:val="0"/>
              <w:marTop w:val="0"/>
              <w:marBottom w:val="0"/>
              <w:divBdr>
                <w:top w:val="none" w:sz="0" w:space="0" w:color="auto"/>
                <w:left w:val="none" w:sz="0" w:space="0" w:color="auto"/>
                <w:bottom w:val="none" w:sz="0" w:space="0" w:color="auto"/>
                <w:right w:val="none" w:sz="0" w:space="0" w:color="auto"/>
              </w:divBdr>
            </w:div>
            <w:div w:id="1915121274">
              <w:marLeft w:val="0"/>
              <w:marRight w:val="0"/>
              <w:marTop w:val="0"/>
              <w:marBottom w:val="0"/>
              <w:divBdr>
                <w:top w:val="none" w:sz="0" w:space="0" w:color="auto"/>
                <w:left w:val="none" w:sz="0" w:space="0" w:color="auto"/>
                <w:bottom w:val="none" w:sz="0" w:space="0" w:color="auto"/>
                <w:right w:val="none" w:sz="0" w:space="0" w:color="auto"/>
              </w:divBdr>
            </w:div>
            <w:div w:id="1547254158">
              <w:marLeft w:val="0"/>
              <w:marRight w:val="0"/>
              <w:marTop w:val="0"/>
              <w:marBottom w:val="0"/>
              <w:divBdr>
                <w:top w:val="none" w:sz="0" w:space="0" w:color="auto"/>
                <w:left w:val="none" w:sz="0" w:space="0" w:color="auto"/>
                <w:bottom w:val="none" w:sz="0" w:space="0" w:color="auto"/>
                <w:right w:val="none" w:sz="0" w:space="0" w:color="auto"/>
              </w:divBdr>
            </w:div>
            <w:div w:id="619261892">
              <w:marLeft w:val="0"/>
              <w:marRight w:val="0"/>
              <w:marTop w:val="0"/>
              <w:marBottom w:val="0"/>
              <w:divBdr>
                <w:top w:val="none" w:sz="0" w:space="0" w:color="auto"/>
                <w:left w:val="none" w:sz="0" w:space="0" w:color="auto"/>
                <w:bottom w:val="none" w:sz="0" w:space="0" w:color="auto"/>
                <w:right w:val="none" w:sz="0" w:space="0" w:color="auto"/>
              </w:divBdr>
            </w:div>
            <w:div w:id="423652281">
              <w:marLeft w:val="0"/>
              <w:marRight w:val="0"/>
              <w:marTop w:val="0"/>
              <w:marBottom w:val="0"/>
              <w:divBdr>
                <w:top w:val="none" w:sz="0" w:space="0" w:color="auto"/>
                <w:left w:val="none" w:sz="0" w:space="0" w:color="auto"/>
                <w:bottom w:val="none" w:sz="0" w:space="0" w:color="auto"/>
                <w:right w:val="none" w:sz="0" w:space="0" w:color="auto"/>
              </w:divBdr>
            </w:div>
            <w:div w:id="1386030710">
              <w:marLeft w:val="0"/>
              <w:marRight w:val="0"/>
              <w:marTop w:val="0"/>
              <w:marBottom w:val="0"/>
              <w:divBdr>
                <w:top w:val="none" w:sz="0" w:space="0" w:color="auto"/>
                <w:left w:val="none" w:sz="0" w:space="0" w:color="auto"/>
                <w:bottom w:val="none" w:sz="0" w:space="0" w:color="auto"/>
                <w:right w:val="none" w:sz="0" w:space="0" w:color="auto"/>
              </w:divBdr>
            </w:div>
            <w:div w:id="110243499">
              <w:marLeft w:val="0"/>
              <w:marRight w:val="0"/>
              <w:marTop w:val="0"/>
              <w:marBottom w:val="0"/>
              <w:divBdr>
                <w:top w:val="none" w:sz="0" w:space="0" w:color="auto"/>
                <w:left w:val="none" w:sz="0" w:space="0" w:color="auto"/>
                <w:bottom w:val="none" w:sz="0" w:space="0" w:color="auto"/>
                <w:right w:val="none" w:sz="0" w:space="0" w:color="auto"/>
              </w:divBdr>
            </w:div>
            <w:div w:id="2012635417">
              <w:marLeft w:val="0"/>
              <w:marRight w:val="0"/>
              <w:marTop w:val="0"/>
              <w:marBottom w:val="0"/>
              <w:divBdr>
                <w:top w:val="none" w:sz="0" w:space="0" w:color="auto"/>
                <w:left w:val="none" w:sz="0" w:space="0" w:color="auto"/>
                <w:bottom w:val="none" w:sz="0" w:space="0" w:color="auto"/>
                <w:right w:val="none" w:sz="0" w:space="0" w:color="auto"/>
              </w:divBdr>
            </w:div>
            <w:div w:id="486440958">
              <w:marLeft w:val="0"/>
              <w:marRight w:val="0"/>
              <w:marTop w:val="0"/>
              <w:marBottom w:val="0"/>
              <w:divBdr>
                <w:top w:val="none" w:sz="0" w:space="0" w:color="auto"/>
                <w:left w:val="none" w:sz="0" w:space="0" w:color="auto"/>
                <w:bottom w:val="none" w:sz="0" w:space="0" w:color="auto"/>
                <w:right w:val="none" w:sz="0" w:space="0" w:color="auto"/>
              </w:divBdr>
            </w:div>
            <w:div w:id="1822503553">
              <w:marLeft w:val="0"/>
              <w:marRight w:val="0"/>
              <w:marTop w:val="0"/>
              <w:marBottom w:val="0"/>
              <w:divBdr>
                <w:top w:val="none" w:sz="0" w:space="0" w:color="auto"/>
                <w:left w:val="none" w:sz="0" w:space="0" w:color="auto"/>
                <w:bottom w:val="none" w:sz="0" w:space="0" w:color="auto"/>
                <w:right w:val="none" w:sz="0" w:space="0" w:color="auto"/>
              </w:divBdr>
            </w:div>
            <w:div w:id="73481233">
              <w:marLeft w:val="0"/>
              <w:marRight w:val="0"/>
              <w:marTop w:val="0"/>
              <w:marBottom w:val="0"/>
              <w:divBdr>
                <w:top w:val="none" w:sz="0" w:space="0" w:color="auto"/>
                <w:left w:val="none" w:sz="0" w:space="0" w:color="auto"/>
                <w:bottom w:val="none" w:sz="0" w:space="0" w:color="auto"/>
                <w:right w:val="none" w:sz="0" w:space="0" w:color="auto"/>
              </w:divBdr>
            </w:div>
            <w:div w:id="2039577864">
              <w:marLeft w:val="0"/>
              <w:marRight w:val="0"/>
              <w:marTop w:val="0"/>
              <w:marBottom w:val="0"/>
              <w:divBdr>
                <w:top w:val="none" w:sz="0" w:space="0" w:color="auto"/>
                <w:left w:val="none" w:sz="0" w:space="0" w:color="auto"/>
                <w:bottom w:val="none" w:sz="0" w:space="0" w:color="auto"/>
                <w:right w:val="none" w:sz="0" w:space="0" w:color="auto"/>
              </w:divBdr>
            </w:div>
            <w:div w:id="1281842277">
              <w:marLeft w:val="0"/>
              <w:marRight w:val="0"/>
              <w:marTop w:val="0"/>
              <w:marBottom w:val="0"/>
              <w:divBdr>
                <w:top w:val="none" w:sz="0" w:space="0" w:color="auto"/>
                <w:left w:val="none" w:sz="0" w:space="0" w:color="auto"/>
                <w:bottom w:val="none" w:sz="0" w:space="0" w:color="auto"/>
                <w:right w:val="none" w:sz="0" w:space="0" w:color="auto"/>
              </w:divBdr>
            </w:div>
            <w:div w:id="1004476623">
              <w:marLeft w:val="0"/>
              <w:marRight w:val="0"/>
              <w:marTop w:val="0"/>
              <w:marBottom w:val="0"/>
              <w:divBdr>
                <w:top w:val="none" w:sz="0" w:space="0" w:color="auto"/>
                <w:left w:val="none" w:sz="0" w:space="0" w:color="auto"/>
                <w:bottom w:val="none" w:sz="0" w:space="0" w:color="auto"/>
                <w:right w:val="none" w:sz="0" w:space="0" w:color="auto"/>
              </w:divBdr>
            </w:div>
            <w:div w:id="1342463346">
              <w:marLeft w:val="0"/>
              <w:marRight w:val="0"/>
              <w:marTop w:val="0"/>
              <w:marBottom w:val="0"/>
              <w:divBdr>
                <w:top w:val="none" w:sz="0" w:space="0" w:color="auto"/>
                <w:left w:val="none" w:sz="0" w:space="0" w:color="auto"/>
                <w:bottom w:val="none" w:sz="0" w:space="0" w:color="auto"/>
                <w:right w:val="none" w:sz="0" w:space="0" w:color="auto"/>
              </w:divBdr>
            </w:div>
            <w:div w:id="1885828494">
              <w:marLeft w:val="0"/>
              <w:marRight w:val="0"/>
              <w:marTop w:val="0"/>
              <w:marBottom w:val="0"/>
              <w:divBdr>
                <w:top w:val="none" w:sz="0" w:space="0" w:color="auto"/>
                <w:left w:val="none" w:sz="0" w:space="0" w:color="auto"/>
                <w:bottom w:val="none" w:sz="0" w:space="0" w:color="auto"/>
                <w:right w:val="none" w:sz="0" w:space="0" w:color="auto"/>
              </w:divBdr>
            </w:div>
            <w:div w:id="96023946">
              <w:marLeft w:val="0"/>
              <w:marRight w:val="0"/>
              <w:marTop w:val="0"/>
              <w:marBottom w:val="0"/>
              <w:divBdr>
                <w:top w:val="none" w:sz="0" w:space="0" w:color="auto"/>
                <w:left w:val="none" w:sz="0" w:space="0" w:color="auto"/>
                <w:bottom w:val="none" w:sz="0" w:space="0" w:color="auto"/>
                <w:right w:val="none" w:sz="0" w:space="0" w:color="auto"/>
              </w:divBdr>
            </w:div>
            <w:div w:id="232350324">
              <w:marLeft w:val="0"/>
              <w:marRight w:val="0"/>
              <w:marTop w:val="0"/>
              <w:marBottom w:val="0"/>
              <w:divBdr>
                <w:top w:val="none" w:sz="0" w:space="0" w:color="auto"/>
                <w:left w:val="none" w:sz="0" w:space="0" w:color="auto"/>
                <w:bottom w:val="none" w:sz="0" w:space="0" w:color="auto"/>
                <w:right w:val="none" w:sz="0" w:space="0" w:color="auto"/>
              </w:divBdr>
            </w:div>
            <w:div w:id="758252257">
              <w:marLeft w:val="0"/>
              <w:marRight w:val="0"/>
              <w:marTop w:val="0"/>
              <w:marBottom w:val="0"/>
              <w:divBdr>
                <w:top w:val="none" w:sz="0" w:space="0" w:color="auto"/>
                <w:left w:val="none" w:sz="0" w:space="0" w:color="auto"/>
                <w:bottom w:val="none" w:sz="0" w:space="0" w:color="auto"/>
                <w:right w:val="none" w:sz="0" w:space="0" w:color="auto"/>
              </w:divBdr>
            </w:div>
            <w:div w:id="2012221091">
              <w:marLeft w:val="0"/>
              <w:marRight w:val="0"/>
              <w:marTop w:val="0"/>
              <w:marBottom w:val="0"/>
              <w:divBdr>
                <w:top w:val="none" w:sz="0" w:space="0" w:color="auto"/>
                <w:left w:val="none" w:sz="0" w:space="0" w:color="auto"/>
                <w:bottom w:val="none" w:sz="0" w:space="0" w:color="auto"/>
                <w:right w:val="none" w:sz="0" w:space="0" w:color="auto"/>
              </w:divBdr>
            </w:div>
            <w:div w:id="448932097">
              <w:marLeft w:val="0"/>
              <w:marRight w:val="0"/>
              <w:marTop w:val="0"/>
              <w:marBottom w:val="0"/>
              <w:divBdr>
                <w:top w:val="none" w:sz="0" w:space="0" w:color="auto"/>
                <w:left w:val="none" w:sz="0" w:space="0" w:color="auto"/>
                <w:bottom w:val="none" w:sz="0" w:space="0" w:color="auto"/>
                <w:right w:val="none" w:sz="0" w:space="0" w:color="auto"/>
              </w:divBdr>
            </w:div>
            <w:div w:id="245724727">
              <w:marLeft w:val="0"/>
              <w:marRight w:val="0"/>
              <w:marTop w:val="0"/>
              <w:marBottom w:val="0"/>
              <w:divBdr>
                <w:top w:val="none" w:sz="0" w:space="0" w:color="auto"/>
                <w:left w:val="none" w:sz="0" w:space="0" w:color="auto"/>
                <w:bottom w:val="none" w:sz="0" w:space="0" w:color="auto"/>
                <w:right w:val="none" w:sz="0" w:space="0" w:color="auto"/>
              </w:divBdr>
            </w:div>
            <w:div w:id="1431272602">
              <w:marLeft w:val="0"/>
              <w:marRight w:val="0"/>
              <w:marTop w:val="0"/>
              <w:marBottom w:val="0"/>
              <w:divBdr>
                <w:top w:val="none" w:sz="0" w:space="0" w:color="auto"/>
                <w:left w:val="none" w:sz="0" w:space="0" w:color="auto"/>
                <w:bottom w:val="none" w:sz="0" w:space="0" w:color="auto"/>
                <w:right w:val="none" w:sz="0" w:space="0" w:color="auto"/>
              </w:divBdr>
            </w:div>
            <w:div w:id="1176727541">
              <w:marLeft w:val="0"/>
              <w:marRight w:val="0"/>
              <w:marTop w:val="0"/>
              <w:marBottom w:val="0"/>
              <w:divBdr>
                <w:top w:val="none" w:sz="0" w:space="0" w:color="auto"/>
                <w:left w:val="none" w:sz="0" w:space="0" w:color="auto"/>
                <w:bottom w:val="none" w:sz="0" w:space="0" w:color="auto"/>
                <w:right w:val="none" w:sz="0" w:space="0" w:color="auto"/>
              </w:divBdr>
            </w:div>
            <w:div w:id="712385301">
              <w:marLeft w:val="0"/>
              <w:marRight w:val="0"/>
              <w:marTop w:val="0"/>
              <w:marBottom w:val="0"/>
              <w:divBdr>
                <w:top w:val="none" w:sz="0" w:space="0" w:color="auto"/>
                <w:left w:val="none" w:sz="0" w:space="0" w:color="auto"/>
                <w:bottom w:val="none" w:sz="0" w:space="0" w:color="auto"/>
                <w:right w:val="none" w:sz="0" w:space="0" w:color="auto"/>
              </w:divBdr>
            </w:div>
            <w:div w:id="1633823903">
              <w:marLeft w:val="0"/>
              <w:marRight w:val="0"/>
              <w:marTop w:val="0"/>
              <w:marBottom w:val="0"/>
              <w:divBdr>
                <w:top w:val="none" w:sz="0" w:space="0" w:color="auto"/>
                <w:left w:val="none" w:sz="0" w:space="0" w:color="auto"/>
                <w:bottom w:val="none" w:sz="0" w:space="0" w:color="auto"/>
                <w:right w:val="none" w:sz="0" w:space="0" w:color="auto"/>
              </w:divBdr>
            </w:div>
            <w:div w:id="1827933187">
              <w:marLeft w:val="0"/>
              <w:marRight w:val="0"/>
              <w:marTop w:val="0"/>
              <w:marBottom w:val="0"/>
              <w:divBdr>
                <w:top w:val="none" w:sz="0" w:space="0" w:color="auto"/>
                <w:left w:val="none" w:sz="0" w:space="0" w:color="auto"/>
                <w:bottom w:val="none" w:sz="0" w:space="0" w:color="auto"/>
                <w:right w:val="none" w:sz="0" w:space="0" w:color="auto"/>
              </w:divBdr>
            </w:div>
            <w:div w:id="1786074933">
              <w:marLeft w:val="0"/>
              <w:marRight w:val="0"/>
              <w:marTop w:val="0"/>
              <w:marBottom w:val="0"/>
              <w:divBdr>
                <w:top w:val="none" w:sz="0" w:space="0" w:color="auto"/>
                <w:left w:val="none" w:sz="0" w:space="0" w:color="auto"/>
                <w:bottom w:val="none" w:sz="0" w:space="0" w:color="auto"/>
                <w:right w:val="none" w:sz="0" w:space="0" w:color="auto"/>
              </w:divBdr>
            </w:div>
            <w:div w:id="706637452">
              <w:marLeft w:val="0"/>
              <w:marRight w:val="0"/>
              <w:marTop w:val="0"/>
              <w:marBottom w:val="0"/>
              <w:divBdr>
                <w:top w:val="none" w:sz="0" w:space="0" w:color="auto"/>
                <w:left w:val="none" w:sz="0" w:space="0" w:color="auto"/>
                <w:bottom w:val="none" w:sz="0" w:space="0" w:color="auto"/>
                <w:right w:val="none" w:sz="0" w:space="0" w:color="auto"/>
              </w:divBdr>
            </w:div>
            <w:div w:id="1790776497">
              <w:marLeft w:val="0"/>
              <w:marRight w:val="0"/>
              <w:marTop w:val="0"/>
              <w:marBottom w:val="0"/>
              <w:divBdr>
                <w:top w:val="none" w:sz="0" w:space="0" w:color="auto"/>
                <w:left w:val="none" w:sz="0" w:space="0" w:color="auto"/>
                <w:bottom w:val="none" w:sz="0" w:space="0" w:color="auto"/>
                <w:right w:val="none" w:sz="0" w:space="0" w:color="auto"/>
              </w:divBdr>
              <w:divsChild>
                <w:div w:id="398983554">
                  <w:marLeft w:val="0"/>
                  <w:marRight w:val="0"/>
                  <w:marTop w:val="0"/>
                  <w:marBottom w:val="0"/>
                  <w:divBdr>
                    <w:top w:val="none" w:sz="0" w:space="0" w:color="auto"/>
                    <w:left w:val="none" w:sz="0" w:space="0" w:color="auto"/>
                    <w:bottom w:val="none" w:sz="0" w:space="0" w:color="auto"/>
                    <w:right w:val="none" w:sz="0" w:space="0" w:color="auto"/>
                  </w:divBdr>
                </w:div>
                <w:div w:id="1591348112">
                  <w:marLeft w:val="0"/>
                  <w:marRight w:val="0"/>
                  <w:marTop w:val="0"/>
                  <w:marBottom w:val="0"/>
                  <w:divBdr>
                    <w:top w:val="none" w:sz="0" w:space="0" w:color="auto"/>
                    <w:left w:val="none" w:sz="0" w:space="0" w:color="auto"/>
                    <w:bottom w:val="none" w:sz="0" w:space="0" w:color="auto"/>
                    <w:right w:val="none" w:sz="0" w:space="0" w:color="auto"/>
                  </w:divBdr>
                </w:div>
                <w:div w:id="493684649">
                  <w:marLeft w:val="0"/>
                  <w:marRight w:val="0"/>
                  <w:marTop w:val="0"/>
                  <w:marBottom w:val="0"/>
                  <w:divBdr>
                    <w:top w:val="none" w:sz="0" w:space="0" w:color="auto"/>
                    <w:left w:val="none" w:sz="0" w:space="0" w:color="auto"/>
                    <w:bottom w:val="none" w:sz="0" w:space="0" w:color="auto"/>
                    <w:right w:val="none" w:sz="0" w:space="0" w:color="auto"/>
                  </w:divBdr>
                </w:div>
                <w:div w:id="1811051925">
                  <w:marLeft w:val="0"/>
                  <w:marRight w:val="0"/>
                  <w:marTop w:val="0"/>
                  <w:marBottom w:val="0"/>
                  <w:divBdr>
                    <w:top w:val="none" w:sz="0" w:space="0" w:color="auto"/>
                    <w:left w:val="none" w:sz="0" w:space="0" w:color="auto"/>
                    <w:bottom w:val="none" w:sz="0" w:space="0" w:color="auto"/>
                    <w:right w:val="none" w:sz="0" w:space="0" w:color="auto"/>
                  </w:divBdr>
                </w:div>
                <w:div w:id="153112064">
                  <w:marLeft w:val="0"/>
                  <w:marRight w:val="0"/>
                  <w:marTop w:val="0"/>
                  <w:marBottom w:val="0"/>
                  <w:divBdr>
                    <w:top w:val="none" w:sz="0" w:space="0" w:color="auto"/>
                    <w:left w:val="none" w:sz="0" w:space="0" w:color="auto"/>
                    <w:bottom w:val="none" w:sz="0" w:space="0" w:color="auto"/>
                    <w:right w:val="none" w:sz="0" w:space="0" w:color="auto"/>
                  </w:divBdr>
                </w:div>
                <w:div w:id="1808351370">
                  <w:marLeft w:val="0"/>
                  <w:marRight w:val="0"/>
                  <w:marTop w:val="0"/>
                  <w:marBottom w:val="0"/>
                  <w:divBdr>
                    <w:top w:val="none" w:sz="0" w:space="0" w:color="auto"/>
                    <w:left w:val="none" w:sz="0" w:space="0" w:color="auto"/>
                    <w:bottom w:val="none" w:sz="0" w:space="0" w:color="auto"/>
                    <w:right w:val="none" w:sz="0" w:space="0" w:color="auto"/>
                  </w:divBdr>
                </w:div>
                <w:div w:id="2046590315">
                  <w:marLeft w:val="0"/>
                  <w:marRight w:val="0"/>
                  <w:marTop w:val="0"/>
                  <w:marBottom w:val="0"/>
                  <w:divBdr>
                    <w:top w:val="none" w:sz="0" w:space="0" w:color="auto"/>
                    <w:left w:val="none" w:sz="0" w:space="0" w:color="auto"/>
                    <w:bottom w:val="none" w:sz="0" w:space="0" w:color="auto"/>
                    <w:right w:val="none" w:sz="0" w:space="0" w:color="auto"/>
                  </w:divBdr>
                </w:div>
                <w:div w:id="428550045">
                  <w:marLeft w:val="0"/>
                  <w:marRight w:val="0"/>
                  <w:marTop w:val="0"/>
                  <w:marBottom w:val="0"/>
                  <w:divBdr>
                    <w:top w:val="none" w:sz="0" w:space="0" w:color="auto"/>
                    <w:left w:val="none" w:sz="0" w:space="0" w:color="auto"/>
                    <w:bottom w:val="none" w:sz="0" w:space="0" w:color="auto"/>
                    <w:right w:val="none" w:sz="0" w:space="0" w:color="auto"/>
                  </w:divBdr>
                </w:div>
                <w:div w:id="1193298304">
                  <w:marLeft w:val="0"/>
                  <w:marRight w:val="0"/>
                  <w:marTop w:val="0"/>
                  <w:marBottom w:val="0"/>
                  <w:divBdr>
                    <w:top w:val="none" w:sz="0" w:space="0" w:color="auto"/>
                    <w:left w:val="none" w:sz="0" w:space="0" w:color="auto"/>
                    <w:bottom w:val="none" w:sz="0" w:space="0" w:color="auto"/>
                    <w:right w:val="none" w:sz="0" w:space="0" w:color="auto"/>
                  </w:divBdr>
                </w:div>
                <w:div w:id="1340236815">
                  <w:marLeft w:val="0"/>
                  <w:marRight w:val="0"/>
                  <w:marTop w:val="0"/>
                  <w:marBottom w:val="0"/>
                  <w:divBdr>
                    <w:top w:val="none" w:sz="0" w:space="0" w:color="auto"/>
                    <w:left w:val="none" w:sz="0" w:space="0" w:color="auto"/>
                    <w:bottom w:val="none" w:sz="0" w:space="0" w:color="auto"/>
                    <w:right w:val="none" w:sz="0" w:space="0" w:color="auto"/>
                  </w:divBdr>
                </w:div>
                <w:div w:id="721056658">
                  <w:marLeft w:val="0"/>
                  <w:marRight w:val="0"/>
                  <w:marTop w:val="0"/>
                  <w:marBottom w:val="0"/>
                  <w:divBdr>
                    <w:top w:val="none" w:sz="0" w:space="0" w:color="auto"/>
                    <w:left w:val="none" w:sz="0" w:space="0" w:color="auto"/>
                    <w:bottom w:val="none" w:sz="0" w:space="0" w:color="auto"/>
                    <w:right w:val="none" w:sz="0" w:space="0" w:color="auto"/>
                  </w:divBdr>
                </w:div>
                <w:div w:id="1228150403">
                  <w:marLeft w:val="0"/>
                  <w:marRight w:val="0"/>
                  <w:marTop w:val="0"/>
                  <w:marBottom w:val="0"/>
                  <w:divBdr>
                    <w:top w:val="none" w:sz="0" w:space="0" w:color="auto"/>
                    <w:left w:val="none" w:sz="0" w:space="0" w:color="auto"/>
                    <w:bottom w:val="none" w:sz="0" w:space="0" w:color="auto"/>
                    <w:right w:val="none" w:sz="0" w:space="0" w:color="auto"/>
                  </w:divBdr>
                </w:div>
                <w:div w:id="562257838">
                  <w:marLeft w:val="0"/>
                  <w:marRight w:val="0"/>
                  <w:marTop w:val="0"/>
                  <w:marBottom w:val="0"/>
                  <w:divBdr>
                    <w:top w:val="none" w:sz="0" w:space="0" w:color="auto"/>
                    <w:left w:val="none" w:sz="0" w:space="0" w:color="auto"/>
                    <w:bottom w:val="none" w:sz="0" w:space="0" w:color="auto"/>
                    <w:right w:val="none" w:sz="0" w:space="0" w:color="auto"/>
                  </w:divBdr>
                </w:div>
                <w:div w:id="732701180">
                  <w:marLeft w:val="0"/>
                  <w:marRight w:val="0"/>
                  <w:marTop w:val="0"/>
                  <w:marBottom w:val="0"/>
                  <w:divBdr>
                    <w:top w:val="none" w:sz="0" w:space="0" w:color="auto"/>
                    <w:left w:val="none" w:sz="0" w:space="0" w:color="auto"/>
                    <w:bottom w:val="none" w:sz="0" w:space="0" w:color="auto"/>
                    <w:right w:val="none" w:sz="0" w:space="0" w:color="auto"/>
                  </w:divBdr>
                </w:div>
                <w:div w:id="1139155564">
                  <w:marLeft w:val="0"/>
                  <w:marRight w:val="0"/>
                  <w:marTop w:val="0"/>
                  <w:marBottom w:val="0"/>
                  <w:divBdr>
                    <w:top w:val="none" w:sz="0" w:space="0" w:color="auto"/>
                    <w:left w:val="none" w:sz="0" w:space="0" w:color="auto"/>
                    <w:bottom w:val="none" w:sz="0" w:space="0" w:color="auto"/>
                    <w:right w:val="none" w:sz="0" w:space="0" w:color="auto"/>
                  </w:divBdr>
                </w:div>
                <w:div w:id="476994196">
                  <w:marLeft w:val="0"/>
                  <w:marRight w:val="0"/>
                  <w:marTop w:val="0"/>
                  <w:marBottom w:val="0"/>
                  <w:divBdr>
                    <w:top w:val="none" w:sz="0" w:space="0" w:color="auto"/>
                    <w:left w:val="none" w:sz="0" w:space="0" w:color="auto"/>
                    <w:bottom w:val="none" w:sz="0" w:space="0" w:color="auto"/>
                    <w:right w:val="none" w:sz="0" w:space="0" w:color="auto"/>
                  </w:divBdr>
                </w:div>
                <w:div w:id="173082186">
                  <w:marLeft w:val="0"/>
                  <w:marRight w:val="0"/>
                  <w:marTop w:val="0"/>
                  <w:marBottom w:val="0"/>
                  <w:divBdr>
                    <w:top w:val="none" w:sz="0" w:space="0" w:color="auto"/>
                    <w:left w:val="none" w:sz="0" w:space="0" w:color="auto"/>
                    <w:bottom w:val="none" w:sz="0" w:space="0" w:color="auto"/>
                    <w:right w:val="none" w:sz="0" w:space="0" w:color="auto"/>
                  </w:divBdr>
                </w:div>
                <w:div w:id="1472554403">
                  <w:marLeft w:val="0"/>
                  <w:marRight w:val="0"/>
                  <w:marTop w:val="0"/>
                  <w:marBottom w:val="0"/>
                  <w:divBdr>
                    <w:top w:val="none" w:sz="0" w:space="0" w:color="auto"/>
                    <w:left w:val="none" w:sz="0" w:space="0" w:color="auto"/>
                    <w:bottom w:val="none" w:sz="0" w:space="0" w:color="auto"/>
                    <w:right w:val="none" w:sz="0" w:space="0" w:color="auto"/>
                  </w:divBdr>
                </w:div>
                <w:div w:id="1235892778">
                  <w:marLeft w:val="0"/>
                  <w:marRight w:val="0"/>
                  <w:marTop w:val="0"/>
                  <w:marBottom w:val="0"/>
                  <w:divBdr>
                    <w:top w:val="none" w:sz="0" w:space="0" w:color="auto"/>
                    <w:left w:val="none" w:sz="0" w:space="0" w:color="auto"/>
                    <w:bottom w:val="none" w:sz="0" w:space="0" w:color="auto"/>
                    <w:right w:val="none" w:sz="0" w:space="0" w:color="auto"/>
                  </w:divBdr>
                </w:div>
                <w:div w:id="1731267689">
                  <w:marLeft w:val="0"/>
                  <w:marRight w:val="0"/>
                  <w:marTop w:val="0"/>
                  <w:marBottom w:val="0"/>
                  <w:divBdr>
                    <w:top w:val="none" w:sz="0" w:space="0" w:color="auto"/>
                    <w:left w:val="none" w:sz="0" w:space="0" w:color="auto"/>
                    <w:bottom w:val="none" w:sz="0" w:space="0" w:color="auto"/>
                    <w:right w:val="none" w:sz="0" w:space="0" w:color="auto"/>
                  </w:divBdr>
                </w:div>
                <w:div w:id="668797466">
                  <w:marLeft w:val="0"/>
                  <w:marRight w:val="0"/>
                  <w:marTop w:val="0"/>
                  <w:marBottom w:val="0"/>
                  <w:divBdr>
                    <w:top w:val="none" w:sz="0" w:space="0" w:color="auto"/>
                    <w:left w:val="none" w:sz="0" w:space="0" w:color="auto"/>
                    <w:bottom w:val="none" w:sz="0" w:space="0" w:color="auto"/>
                    <w:right w:val="none" w:sz="0" w:space="0" w:color="auto"/>
                  </w:divBdr>
                </w:div>
                <w:div w:id="354237584">
                  <w:marLeft w:val="0"/>
                  <w:marRight w:val="0"/>
                  <w:marTop w:val="0"/>
                  <w:marBottom w:val="0"/>
                  <w:divBdr>
                    <w:top w:val="none" w:sz="0" w:space="0" w:color="auto"/>
                    <w:left w:val="none" w:sz="0" w:space="0" w:color="auto"/>
                    <w:bottom w:val="none" w:sz="0" w:space="0" w:color="auto"/>
                    <w:right w:val="none" w:sz="0" w:space="0" w:color="auto"/>
                  </w:divBdr>
                </w:div>
                <w:div w:id="211308930">
                  <w:marLeft w:val="0"/>
                  <w:marRight w:val="0"/>
                  <w:marTop w:val="0"/>
                  <w:marBottom w:val="0"/>
                  <w:divBdr>
                    <w:top w:val="none" w:sz="0" w:space="0" w:color="auto"/>
                    <w:left w:val="none" w:sz="0" w:space="0" w:color="auto"/>
                    <w:bottom w:val="none" w:sz="0" w:space="0" w:color="auto"/>
                    <w:right w:val="none" w:sz="0" w:space="0" w:color="auto"/>
                  </w:divBdr>
                </w:div>
                <w:div w:id="381248497">
                  <w:marLeft w:val="0"/>
                  <w:marRight w:val="0"/>
                  <w:marTop w:val="0"/>
                  <w:marBottom w:val="0"/>
                  <w:divBdr>
                    <w:top w:val="none" w:sz="0" w:space="0" w:color="auto"/>
                    <w:left w:val="none" w:sz="0" w:space="0" w:color="auto"/>
                    <w:bottom w:val="none" w:sz="0" w:space="0" w:color="auto"/>
                    <w:right w:val="none" w:sz="0" w:space="0" w:color="auto"/>
                  </w:divBdr>
                </w:div>
                <w:div w:id="1241059570">
                  <w:marLeft w:val="0"/>
                  <w:marRight w:val="0"/>
                  <w:marTop w:val="0"/>
                  <w:marBottom w:val="0"/>
                  <w:divBdr>
                    <w:top w:val="none" w:sz="0" w:space="0" w:color="auto"/>
                    <w:left w:val="none" w:sz="0" w:space="0" w:color="auto"/>
                    <w:bottom w:val="none" w:sz="0" w:space="0" w:color="auto"/>
                    <w:right w:val="none" w:sz="0" w:space="0" w:color="auto"/>
                  </w:divBdr>
                </w:div>
                <w:div w:id="520315156">
                  <w:marLeft w:val="0"/>
                  <w:marRight w:val="0"/>
                  <w:marTop w:val="0"/>
                  <w:marBottom w:val="0"/>
                  <w:divBdr>
                    <w:top w:val="none" w:sz="0" w:space="0" w:color="auto"/>
                    <w:left w:val="none" w:sz="0" w:space="0" w:color="auto"/>
                    <w:bottom w:val="none" w:sz="0" w:space="0" w:color="auto"/>
                    <w:right w:val="none" w:sz="0" w:space="0" w:color="auto"/>
                  </w:divBdr>
                </w:div>
                <w:div w:id="1616525021">
                  <w:marLeft w:val="0"/>
                  <w:marRight w:val="0"/>
                  <w:marTop w:val="0"/>
                  <w:marBottom w:val="0"/>
                  <w:divBdr>
                    <w:top w:val="none" w:sz="0" w:space="0" w:color="auto"/>
                    <w:left w:val="none" w:sz="0" w:space="0" w:color="auto"/>
                    <w:bottom w:val="none" w:sz="0" w:space="0" w:color="auto"/>
                    <w:right w:val="none" w:sz="0" w:space="0" w:color="auto"/>
                  </w:divBdr>
                </w:div>
                <w:div w:id="1253509160">
                  <w:marLeft w:val="0"/>
                  <w:marRight w:val="0"/>
                  <w:marTop w:val="0"/>
                  <w:marBottom w:val="0"/>
                  <w:divBdr>
                    <w:top w:val="none" w:sz="0" w:space="0" w:color="auto"/>
                    <w:left w:val="none" w:sz="0" w:space="0" w:color="auto"/>
                    <w:bottom w:val="none" w:sz="0" w:space="0" w:color="auto"/>
                    <w:right w:val="none" w:sz="0" w:space="0" w:color="auto"/>
                  </w:divBdr>
                </w:div>
                <w:div w:id="2045860311">
                  <w:marLeft w:val="0"/>
                  <w:marRight w:val="0"/>
                  <w:marTop w:val="0"/>
                  <w:marBottom w:val="0"/>
                  <w:divBdr>
                    <w:top w:val="none" w:sz="0" w:space="0" w:color="auto"/>
                    <w:left w:val="none" w:sz="0" w:space="0" w:color="auto"/>
                    <w:bottom w:val="none" w:sz="0" w:space="0" w:color="auto"/>
                    <w:right w:val="none" w:sz="0" w:space="0" w:color="auto"/>
                  </w:divBdr>
                </w:div>
                <w:div w:id="863132729">
                  <w:marLeft w:val="0"/>
                  <w:marRight w:val="0"/>
                  <w:marTop w:val="0"/>
                  <w:marBottom w:val="0"/>
                  <w:divBdr>
                    <w:top w:val="none" w:sz="0" w:space="0" w:color="auto"/>
                    <w:left w:val="none" w:sz="0" w:space="0" w:color="auto"/>
                    <w:bottom w:val="none" w:sz="0" w:space="0" w:color="auto"/>
                    <w:right w:val="none" w:sz="0" w:space="0" w:color="auto"/>
                  </w:divBdr>
                </w:div>
              </w:divsChild>
            </w:div>
            <w:div w:id="1360928744">
              <w:marLeft w:val="0"/>
              <w:marRight w:val="0"/>
              <w:marTop w:val="0"/>
              <w:marBottom w:val="0"/>
              <w:divBdr>
                <w:top w:val="none" w:sz="0" w:space="0" w:color="auto"/>
                <w:left w:val="none" w:sz="0" w:space="0" w:color="auto"/>
                <w:bottom w:val="none" w:sz="0" w:space="0" w:color="auto"/>
                <w:right w:val="none" w:sz="0" w:space="0" w:color="auto"/>
              </w:divBdr>
            </w:div>
            <w:div w:id="187178548">
              <w:marLeft w:val="0"/>
              <w:marRight w:val="0"/>
              <w:marTop w:val="0"/>
              <w:marBottom w:val="0"/>
              <w:divBdr>
                <w:top w:val="none" w:sz="0" w:space="0" w:color="auto"/>
                <w:left w:val="none" w:sz="0" w:space="0" w:color="auto"/>
                <w:bottom w:val="none" w:sz="0" w:space="0" w:color="auto"/>
                <w:right w:val="none" w:sz="0" w:space="0" w:color="auto"/>
              </w:divBdr>
            </w:div>
            <w:div w:id="1074666753">
              <w:marLeft w:val="0"/>
              <w:marRight w:val="0"/>
              <w:marTop w:val="0"/>
              <w:marBottom w:val="0"/>
              <w:divBdr>
                <w:top w:val="none" w:sz="0" w:space="0" w:color="auto"/>
                <w:left w:val="none" w:sz="0" w:space="0" w:color="auto"/>
                <w:bottom w:val="none" w:sz="0" w:space="0" w:color="auto"/>
                <w:right w:val="none" w:sz="0" w:space="0" w:color="auto"/>
              </w:divBdr>
            </w:div>
            <w:div w:id="1073356506">
              <w:marLeft w:val="0"/>
              <w:marRight w:val="0"/>
              <w:marTop w:val="0"/>
              <w:marBottom w:val="0"/>
              <w:divBdr>
                <w:top w:val="none" w:sz="0" w:space="0" w:color="auto"/>
                <w:left w:val="none" w:sz="0" w:space="0" w:color="auto"/>
                <w:bottom w:val="none" w:sz="0" w:space="0" w:color="auto"/>
                <w:right w:val="none" w:sz="0" w:space="0" w:color="auto"/>
              </w:divBdr>
            </w:div>
            <w:div w:id="796073099">
              <w:marLeft w:val="0"/>
              <w:marRight w:val="0"/>
              <w:marTop w:val="0"/>
              <w:marBottom w:val="0"/>
              <w:divBdr>
                <w:top w:val="none" w:sz="0" w:space="0" w:color="auto"/>
                <w:left w:val="none" w:sz="0" w:space="0" w:color="auto"/>
                <w:bottom w:val="none" w:sz="0" w:space="0" w:color="auto"/>
                <w:right w:val="none" w:sz="0" w:space="0" w:color="auto"/>
              </w:divBdr>
            </w:div>
            <w:div w:id="2136631094">
              <w:marLeft w:val="0"/>
              <w:marRight w:val="0"/>
              <w:marTop w:val="0"/>
              <w:marBottom w:val="0"/>
              <w:divBdr>
                <w:top w:val="none" w:sz="0" w:space="0" w:color="auto"/>
                <w:left w:val="none" w:sz="0" w:space="0" w:color="auto"/>
                <w:bottom w:val="none" w:sz="0" w:space="0" w:color="auto"/>
                <w:right w:val="none" w:sz="0" w:space="0" w:color="auto"/>
              </w:divBdr>
            </w:div>
            <w:div w:id="398983638">
              <w:marLeft w:val="0"/>
              <w:marRight w:val="0"/>
              <w:marTop w:val="0"/>
              <w:marBottom w:val="0"/>
              <w:divBdr>
                <w:top w:val="none" w:sz="0" w:space="0" w:color="auto"/>
                <w:left w:val="none" w:sz="0" w:space="0" w:color="auto"/>
                <w:bottom w:val="none" w:sz="0" w:space="0" w:color="auto"/>
                <w:right w:val="none" w:sz="0" w:space="0" w:color="auto"/>
              </w:divBdr>
            </w:div>
            <w:div w:id="1878740082">
              <w:marLeft w:val="0"/>
              <w:marRight w:val="0"/>
              <w:marTop w:val="0"/>
              <w:marBottom w:val="0"/>
              <w:divBdr>
                <w:top w:val="none" w:sz="0" w:space="0" w:color="auto"/>
                <w:left w:val="none" w:sz="0" w:space="0" w:color="auto"/>
                <w:bottom w:val="none" w:sz="0" w:space="0" w:color="auto"/>
                <w:right w:val="none" w:sz="0" w:space="0" w:color="auto"/>
              </w:divBdr>
            </w:div>
            <w:div w:id="1479764183">
              <w:marLeft w:val="0"/>
              <w:marRight w:val="0"/>
              <w:marTop w:val="0"/>
              <w:marBottom w:val="0"/>
              <w:divBdr>
                <w:top w:val="none" w:sz="0" w:space="0" w:color="auto"/>
                <w:left w:val="none" w:sz="0" w:space="0" w:color="auto"/>
                <w:bottom w:val="none" w:sz="0" w:space="0" w:color="auto"/>
                <w:right w:val="none" w:sz="0" w:space="0" w:color="auto"/>
              </w:divBdr>
            </w:div>
            <w:div w:id="459812313">
              <w:marLeft w:val="0"/>
              <w:marRight w:val="0"/>
              <w:marTop w:val="0"/>
              <w:marBottom w:val="0"/>
              <w:divBdr>
                <w:top w:val="none" w:sz="0" w:space="0" w:color="auto"/>
                <w:left w:val="none" w:sz="0" w:space="0" w:color="auto"/>
                <w:bottom w:val="none" w:sz="0" w:space="0" w:color="auto"/>
                <w:right w:val="none" w:sz="0" w:space="0" w:color="auto"/>
              </w:divBdr>
            </w:div>
            <w:div w:id="92212959">
              <w:marLeft w:val="0"/>
              <w:marRight w:val="0"/>
              <w:marTop w:val="0"/>
              <w:marBottom w:val="0"/>
              <w:divBdr>
                <w:top w:val="none" w:sz="0" w:space="0" w:color="auto"/>
                <w:left w:val="none" w:sz="0" w:space="0" w:color="auto"/>
                <w:bottom w:val="none" w:sz="0" w:space="0" w:color="auto"/>
                <w:right w:val="none" w:sz="0" w:space="0" w:color="auto"/>
              </w:divBdr>
            </w:div>
            <w:div w:id="2086371184">
              <w:marLeft w:val="0"/>
              <w:marRight w:val="0"/>
              <w:marTop w:val="0"/>
              <w:marBottom w:val="0"/>
              <w:divBdr>
                <w:top w:val="none" w:sz="0" w:space="0" w:color="auto"/>
                <w:left w:val="none" w:sz="0" w:space="0" w:color="auto"/>
                <w:bottom w:val="none" w:sz="0" w:space="0" w:color="auto"/>
                <w:right w:val="none" w:sz="0" w:space="0" w:color="auto"/>
              </w:divBdr>
            </w:div>
            <w:div w:id="671302727">
              <w:marLeft w:val="0"/>
              <w:marRight w:val="0"/>
              <w:marTop w:val="0"/>
              <w:marBottom w:val="0"/>
              <w:divBdr>
                <w:top w:val="none" w:sz="0" w:space="0" w:color="auto"/>
                <w:left w:val="none" w:sz="0" w:space="0" w:color="auto"/>
                <w:bottom w:val="none" w:sz="0" w:space="0" w:color="auto"/>
                <w:right w:val="none" w:sz="0" w:space="0" w:color="auto"/>
              </w:divBdr>
            </w:div>
            <w:div w:id="1932666830">
              <w:marLeft w:val="0"/>
              <w:marRight w:val="0"/>
              <w:marTop w:val="0"/>
              <w:marBottom w:val="0"/>
              <w:divBdr>
                <w:top w:val="none" w:sz="0" w:space="0" w:color="auto"/>
                <w:left w:val="none" w:sz="0" w:space="0" w:color="auto"/>
                <w:bottom w:val="none" w:sz="0" w:space="0" w:color="auto"/>
                <w:right w:val="none" w:sz="0" w:space="0" w:color="auto"/>
              </w:divBdr>
            </w:div>
            <w:div w:id="411241421">
              <w:marLeft w:val="0"/>
              <w:marRight w:val="0"/>
              <w:marTop w:val="0"/>
              <w:marBottom w:val="0"/>
              <w:divBdr>
                <w:top w:val="none" w:sz="0" w:space="0" w:color="auto"/>
                <w:left w:val="none" w:sz="0" w:space="0" w:color="auto"/>
                <w:bottom w:val="none" w:sz="0" w:space="0" w:color="auto"/>
                <w:right w:val="none" w:sz="0" w:space="0" w:color="auto"/>
              </w:divBdr>
            </w:div>
            <w:div w:id="1239024367">
              <w:marLeft w:val="0"/>
              <w:marRight w:val="0"/>
              <w:marTop w:val="0"/>
              <w:marBottom w:val="0"/>
              <w:divBdr>
                <w:top w:val="none" w:sz="0" w:space="0" w:color="auto"/>
                <w:left w:val="none" w:sz="0" w:space="0" w:color="auto"/>
                <w:bottom w:val="none" w:sz="0" w:space="0" w:color="auto"/>
                <w:right w:val="none" w:sz="0" w:space="0" w:color="auto"/>
              </w:divBdr>
            </w:div>
            <w:div w:id="517697518">
              <w:marLeft w:val="0"/>
              <w:marRight w:val="0"/>
              <w:marTop w:val="0"/>
              <w:marBottom w:val="0"/>
              <w:divBdr>
                <w:top w:val="none" w:sz="0" w:space="0" w:color="auto"/>
                <w:left w:val="none" w:sz="0" w:space="0" w:color="auto"/>
                <w:bottom w:val="none" w:sz="0" w:space="0" w:color="auto"/>
                <w:right w:val="none" w:sz="0" w:space="0" w:color="auto"/>
              </w:divBdr>
            </w:div>
            <w:div w:id="834222372">
              <w:marLeft w:val="0"/>
              <w:marRight w:val="0"/>
              <w:marTop w:val="0"/>
              <w:marBottom w:val="0"/>
              <w:divBdr>
                <w:top w:val="none" w:sz="0" w:space="0" w:color="auto"/>
                <w:left w:val="none" w:sz="0" w:space="0" w:color="auto"/>
                <w:bottom w:val="none" w:sz="0" w:space="0" w:color="auto"/>
                <w:right w:val="none" w:sz="0" w:space="0" w:color="auto"/>
              </w:divBdr>
            </w:div>
            <w:div w:id="949356861">
              <w:marLeft w:val="0"/>
              <w:marRight w:val="0"/>
              <w:marTop w:val="0"/>
              <w:marBottom w:val="0"/>
              <w:divBdr>
                <w:top w:val="none" w:sz="0" w:space="0" w:color="auto"/>
                <w:left w:val="none" w:sz="0" w:space="0" w:color="auto"/>
                <w:bottom w:val="none" w:sz="0" w:space="0" w:color="auto"/>
                <w:right w:val="none" w:sz="0" w:space="0" w:color="auto"/>
              </w:divBdr>
            </w:div>
            <w:div w:id="1887326465">
              <w:marLeft w:val="0"/>
              <w:marRight w:val="0"/>
              <w:marTop w:val="0"/>
              <w:marBottom w:val="0"/>
              <w:divBdr>
                <w:top w:val="none" w:sz="0" w:space="0" w:color="auto"/>
                <w:left w:val="none" w:sz="0" w:space="0" w:color="auto"/>
                <w:bottom w:val="none" w:sz="0" w:space="0" w:color="auto"/>
                <w:right w:val="none" w:sz="0" w:space="0" w:color="auto"/>
              </w:divBdr>
            </w:div>
            <w:div w:id="897396604">
              <w:marLeft w:val="0"/>
              <w:marRight w:val="0"/>
              <w:marTop w:val="0"/>
              <w:marBottom w:val="0"/>
              <w:divBdr>
                <w:top w:val="none" w:sz="0" w:space="0" w:color="auto"/>
                <w:left w:val="none" w:sz="0" w:space="0" w:color="auto"/>
                <w:bottom w:val="none" w:sz="0" w:space="0" w:color="auto"/>
                <w:right w:val="none" w:sz="0" w:space="0" w:color="auto"/>
              </w:divBdr>
            </w:div>
            <w:div w:id="967704981">
              <w:marLeft w:val="0"/>
              <w:marRight w:val="0"/>
              <w:marTop w:val="0"/>
              <w:marBottom w:val="0"/>
              <w:divBdr>
                <w:top w:val="none" w:sz="0" w:space="0" w:color="auto"/>
                <w:left w:val="none" w:sz="0" w:space="0" w:color="auto"/>
                <w:bottom w:val="none" w:sz="0" w:space="0" w:color="auto"/>
                <w:right w:val="none" w:sz="0" w:space="0" w:color="auto"/>
              </w:divBdr>
            </w:div>
            <w:div w:id="874851525">
              <w:marLeft w:val="0"/>
              <w:marRight w:val="0"/>
              <w:marTop w:val="0"/>
              <w:marBottom w:val="0"/>
              <w:divBdr>
                <w:top w:val="none" w:sz="0" w:space="0" w:color="auto"/>
                <w:left w:val="none" w:sz="0" w:space="0" w:color="auto"/>
                <w:bottom w:val="none" w:sz="0" w:space="0" w:color="auto"/>
                <w:right w:val="none" w:sz="0" w:space="0" w:color="auto"/>
              </w:divBdr>
            </w:div>
            <w:div w:id="235481640">
              <w:marLeft w:val="0"/>
              <w:marRight w:val="0"/>
              <w:marTop w:val="0"/>
              <w:marBottom w:val="0"/>
              <w:divBdr>
                <w:top w:val="none" w:sz="0" w:space="0" w:color="auto"/>
                <w:left w:val="none" w:sz="0" w:space="0" w:color="auto"/>
                <w:bottom w:val="none" w:sz="0" w:space="0" w:color="auto"/>
                <w:right w:val="none" w:sz="0" w:space="0" w:color="auto"/>
              </w:divBdr>
            </w:div>
            <w:div w:id="1461530806">
              <w:marLeft w:val="0"/>
              <w:marRight w:val="0"/>
              <w:marTop w:val="0"/>
              <w:marBottom w:val="0"/>
              <w:divBdr>
                <w:top w:val="none" w:sz="0" w:space="0" w:color="auto"/>
                <w:left w:val="none" w:sz="0" w:space="0" w:color="auto"/>
                <w:bottom w:val="none" w:sz="0" w:space="0" w:color="auto"/>
                <w:right w:val="none" w:sz="0" w:space="0" w:color="auto"/>
              </w:divBdr>
            </w:div>
            <w:div w:id="994138752">
              <w:marLeft w:val="0"/>
              <w:marRight w:val="0"/>
              <w:marTop w:val="0"/>
              <w:marBottom w:val="0"/>
              <w:divBdr>
                <w:top w:val="none" w:sz="0" w:space="0" w:color="auto"/>
                <w:left w:val="none" w:sz="0" w:space="0" w:color="auto"/>
                <w:bottom w:val="none" w:sz="0" w:space="0" w:color="auto"/>
                <w:right w:val="none" w:sz="0" w:space="0" w:color="auto"/>
              </w:divBdr>
            </w:div>
            <w:div w:id="69618061">
              <w:marLeft w:val="0"/>
              <w:marRight w:val="0"/>
              <w:marTop w:val="0"/>
              <w:marBottom w:val="0"/>
              <w:divBdr>
                <w:top w:val="none" w:sz="0" w:space="0" w:color="auto"/>
                <w:left w:val="none" w:sz="0" w:space="0" w:color="auto"/>
                <w:bottom w:val="none" w:sz="0" w:space="0" w:color="auto"/>
                <w:right w:val="none" w:sz="0" w:space="0" w:color="auto"/>
              </w:divBdr>
            </w:div>
            <w:div w:id="889801793">
              <w:marLeft w:val="0"/>
              <w:marRight w:val="0"/>
              <w:marTop w:val="0"/>
              <w:marBottom w:val="0"/>
              <w:divBdr>
                <w:top w:val="none" w:sz="0" w:space="0" w:color="auto"/>
                <w:left w:val="none" w:sz="0" w:space="0" w:color="auto"/>
                <w:bottom w:val="none" w:sz="0" w:space="0" w:color="auto"/>
                <w:right w:val="none" w:sz="0" w:space="0" w:color="auto"/>
              </w:divBdr>
            </w:div>
            <w:div w:id="2117745883">
              <w:marLeft w:val="0"/>
              <w:marRight w:val="0"/>
              <w:marTop w:val="0"/>
              <w:marBottom w:val="0"/>
              <w:divBdr>
                <w:top w:val="none" w:sz="0" w:space="0" w:color="auto"/>
                <w:left w:val="none" w:sz="0" w:space="0" w:color="auto"/>
                <w:bottom w:val="none" w:sz="0" w:space="0" w:color="auto"/>
                <w:right w:val="none" w:sz="0" w:space="0" w:color="auto"/>
              </w:divBdr>
            </w:div>
            <w:div w:id="1161233215">
              <w:marLeft w:val="0"/>
              <w:marRight w:val="0"/>
              <w:marTop w:val="0"/>
              <w:marBottom w:val="0"/>
              <w:divBdr>
                <w:top w:val="none" w:sz="0" w:space="0" w:color="auto"/>
                <w:left w:val="none" w:sz="0" w:space="0" w:color="auto"/>
                <w:bottom w:val="none" w:sz="0" w:space="0" w:color="auto"/>
                <w:right w:val="none" w:sz="0" w:space="0" w:color="auto"/>
              </w:divBdr>
            </w:div>
            <w:div w:id="65885725">
              <w:marLeft w:val="0"/>
              <w:marRight w:val="0"/>
              <w:marTop w:val="0"/>
              <w:marBottom w:val="0"/>
              <w:divBdr>
                <w:top w:val="none" w:sz="0" w:space="0" w:color="auto"/>
                <w:left w:val="none" w:sz="0" w:space="0" w:color="auto"/>
                <w:bottom w:val="none" w:sz="0" w:space="0" w:color="auto"/>
                <w:right w:val="none" w:sz="0" w:space="0" w:color="auto"/>
              </w:divBdr>
            </w:div>
            <w:div w:id="897278231">
              <w:marLeft w:val="0"/>
              <w:marRight w:val="0"/>
              <w:marTop w:val="0"/>
              <w:marBottom w:val="0"/>
              <w:divBdr>
                <w:top w:val="none" w:sz="0" w:space="0" w:color="auto"/>
                <w:left w:val="none" w:sz="0" w:space="0" w:color="auto"/>
                <w:bottom w:val="none" w:sz="0" w:space="0" w:color="auto"/>
                <w:right w:val="none" w:sz="0" w:space="0" w:color="auto"/>
              </w:divBdr>
            </w:div>
            <w:div w:id="1283878429">
              <w:marLeft w:val="0"/>
              <w:marRight w:val="0"/>
              <w:marTop w:val="0"/>
              <w:marBottom w:val="0"/>
              <w:divBdr>
                <w:top w:val="none" w:sz="0" w:space="0" w:color="auto"/>
                <w:left w:val="none" w:sz="0" w:space="0" w:color="auto"/>
                <w:bottom w:val="none" w:sz="0" w:space="0" w:color="auto"/>
                <w:right w:val="none" w:sz="0" w:space="0" w:color="auto"/>
              </w:divBdr>
            </w:div>
            <w:div w:id="2061902558">
              <w:marLeft w:val="0"/>
              <w:marRight w:val="0"/>
              <w:marTop w:val="0"/>
              <w:marBottom w:val="0"/>
              <w:divBdr>
                <w:top w:val="none" w:sz="0" w:space="0" w:color="auto"/>
                <w:left w:val="none" w:sz="0" w:space="0" w:color="auto"/>
                <w:bottom w:val="none" w:sz="0" w:space="0" w:color="auto"/>
                <w:right w:val="none" w:sz="0" w:space="0" w:color="auto"/>
              </w:divBdr>
            </w:div>
            <w:div w:id="856040941">
              <w:marLeft w:val="0"/>
              <w:marRight w:val="0"/>
              <w:marTop w:val="0"/>
              <w:marBottom w:val="0"/>
              <w:divBdr>
                <w:top w:val="none" w:sz="0" w:space="0" w:color="auto"/>
                <w:left w:val="none" w:sz="0" w:space="0" w:color="auto"/>
                <w:bottom w:val="none" w:sz="0" w:space="0" w:color="auto"/>
                <w:right w:val="none" w:sz="0" w:space="0" w:color="auto"/>
              </w:divBdr>
            </w:div>
            <w:div w:id="272783189">
              <w:marLeft w:val="0"/>
              <w:marRight w:val="0"/>
              <w:marTop w:val="0"/>
              <w:marBottom w:val="0"/>
              <w:divBdr>
                <w:top w:val="none" w:sz="0" w:space="0" w:color="auto"/>
                <w:left w:val="none" w:sz="0" w:space="0" w:color="auto"/>
                <w:bottom w:val="none" w:sz="0" w:space="0" w:color="auto"/>
                <w:right w:val="none" w:sz="0" w:space="0" w:color="auto"/>
              </w:divBdr>
            </w:div>
            <w:div w:id="206334274">
              <w:marLeft w:val="0"/>
              <w:marRight w:val="0"/>
              <w:marTop w:val="0"/>
              <w:marBottom w:val="0"/>
              <w:divBdr>
                <w:top w:val="none" w:sz="0" w:space="0" w:color="auto"/>
                <w:left w:val="none" w:sz="0" w:space="0" w:color="auto"/>
                <w:bottom w:val="none" w:sz="0" w:space="0" w:color="auto"/>
                <w:right w:val="none" w:sz="0" w:space="0" w:color="auto"/>
              </w:divBdr>
            </w:div>
            <w:div w:id="503057568">
              <w:marLeft w:val="0"/>
              <w:marRight w:val="0"/>
              <w:marTop w:val="0"/>
              <w:marBottom w:val="0"/>
              <w:divBdr>
                <w:top w:val="none" w:sz="0" w:space="0" w:color="auto"/>
                <w:left w:val="none" w:sz="0" w:space="0" w:color="auto"/>
                <w:bottom w:val="none" w:sz="0" w:space="0" w:color="auto"/>
                <w:right w:val="none" w:sz="0" w:space="0" w:color="auto"/>
              </w:divBdr>
            </w:div>
            <w:div w:id="1455827466">
              <w:marLeft w:val="0"/>
              <w:marRight w:val="0"/>
              <w:marTop w:val="0"/>
              <w:marBottom w:val="0"/>
              <w:divBdr>
                <w:top w:val="none" w:sz="0" w:space="0" w:color="auto"/>
                <w:left w:val="none" w:sz="0" w:space="0" w:color="auto"/>
                <w:bottom w:val="none" w:sz="0" w:space="0" w:color="auto"/>
                <w:right w:val="none" w:sz="0" w:space="0" w:color="auto"/>
              </w:divBdr>
            </w:div>
            <w:div w:id="1521427893">
              <w:marLeft w:val="0"/>
              <w:marRight w:val="0"/>
              <w:marTop w:val="0"/>
              <w:marBottom w:val="0"/>
              <w:divBdr>
                <w:top w:val="none" w:sz="0" w:space="0" w:color="auto"/>
                <w:left w:val="none" w:sz="0" w:space="0" w:color="auto"/>
                <w:bottom w:val="none" w:sz="0" w:space="0" w:color="auto"/>
                <w:right w:val="none" w:sz="0" w:space="0" w:color="auto"/>
              </w:divBdr>
            </w:div>
            <w:div w:id="525141742">
              <w:marLeft w:val="0"/>
              <w:marRight w:val="0"/>
              <w:marTop w:val="0"/>
              <w:marBottom w:val="0"/>
              <w:divBdr>
                <w:top w:val="none" w:sz="0" w:space="0" w:color="auto"/>
                <w:left w:val="none" w:sz="0" w:space="0" w:color="auto"/>
                <w:bottom w:val="none" w:sz="0" w:space="0" w:color="auto"/>
                <w:right w:val="none" w:sz="0" w:space="0" w:color="auto"/>
              </w:divBdr>
            </w:div>
            <w:div w:id="1701974827">
              <w:marLeft w:val="0"/>
              <w:marRight w:val="0"/>
              <w:marTop w:val="0"/>
              <w:marBottom w:val="0"/>
              <w:divBdr>
                <w:top w:val="none" w:sz="0" w:space="0" w:color="auto"/>
                <w:left w:val="none" w:sz="0" w:space="0" w:color="auto"/>
                <w:bottom w:val="none" w:sz="0" w:space="0" w:color="auto"/>
                <w:right w:val="none" w:sz="0" w:space="0" w:color="auto"/>
              </w:divBdr>
            </w:div>
            <w:div w:id="1899315451">
              <w:marLeft w:val="0"/>
              <w:marRight w:val="0"/>
              <w:marTop w:val="0"/>
              <w:marBottom w:val="0"/>
              <w:divBdr>
                <w:top w:val="none" w:sz="0" w:space="0" w:color="auto"/>
                <w:left w:val="none" w:sz="0" w:space="0" w:color="auto"/>
                <w:bottom w:val="none" w:sz="0" w:space="0" w:color="auto"/>
                <w:right w:val="none" w:sz="0" w:space="0" w:color="auto"/>
              </w:divBdr>
            </w:div>
            <w:div w:id="1972633708">
              <w:marLeft w:val="0"/>
              <w:marRight w:val="0"/>
              <w:marTop w:val="0"/>
              <w:marBottom w:val="0"/>
              <w:divBdr>
                <w:top w:val="none" w:sz="0" w:space="0" w:color="auto"/>
                <w:left w:val="none" w:sz="0" w:space="0" w:color="auto"/>
                <w:bottom w:val="none" w:sz="0" w:space="0" w:color="auto"/>
                <w:right w:val="none" w:sz="0" w:space="0" w:color="auto"/>
              </w:divBdr>
            </w:div>
            <w:div w:id="816997834">
              <w:marLeft w:val="0"/>
              <w:marRight w:val="0"/>
              <w:marTop w:val="0"/>
              <w:marBottom w:val="0"/>
              <w:divBdr>
                <w:top w:val="none" w:sz="0" w:space="0" w:color="auto"/>
                <w:left w:val="none" w:sz="0" w:space="0" w:color="auto"/>
                <w:bottom w:val="none" w:sz="0" w:space="0" w:color="auto"/>
                <w:right w:val="none" w:sz="0" w:space="0" w:color="auto"/>
              </w:divBdr>
            </w:div>
            <w:div w:id="636885288">
              <w:marLeft w:val="0"/>
              <w:marRight w:val="0"/>
              <w:marTop w:val="0"/>
              <w:marBottom w:val="0"/>
              <w:divBdr>
                <w:top w:val="none" w:sz="0" w:space="0" w:color="auto"/>
                <w:left w:val="none" w:sz="0" w:space="0" w:color="auto"/>
                <w:bottom w:val="none" w:sz="0" w:space="0" w:color="auto"/>
                <w:right w:val="none" w:sz="0" w:space="0" w:color="auto"/>
              </w:divBdr>
            </w:div>
            <w:div w:id="409742420">
              <w:marLeft w:val="0"/>
              <w:marRight w:val="0"/>
              <w:marTop w:val="0"/>
              <w:marBottom w:val="0"/>
              <w:divBdr>
                <w:top w:val="none" w:sz="0" w:space="0" w:color="auto"/>
                <w:left w:val="none" w:sz="0" w:space="0" w:color="auto"/>
                <w:bottom w:val="none" w:sz="0" w:space="0" w:color="auto"/>
                <w:right w:val="none" w:sz="0" w:space="0" w:color="auto"/>
              </w:divBdr>
            </w:div>
            <w:div w:id="952860471">
              <w:marLeft w:val="0"/>
              <w:marRight w:val="0"/>
              <w:marTop w:val="0"/>
              <w:marBottom w:val="0"/>
              <w:divBdr>
                <w:top w:val="none" w:sz="0" w:space="0" w:color="auto"/>
                <w:left w:val="none" w:sz="0" w:space="0" w:color="auto"/>
                <w:bottom w:val="none" w:sz="0" w:space="0" w:color="auto"/>
                <w:right w:val="none" w:sz="0" w:space="0" w:color="auto"/>
              </w:divBdr>
            </w:div>
            <w:div w:id="186868542">
              <w:marLeft w:val="0"/>
              <w:marRight w:val="0"/>
              <w:marTop w:val="0"/>
              <w:marBottom w:val="0"/>
              <w:divBdr>
                <w:top w:val="none" w:sz="0" w:space="0" w:color="auto"/>
                <w:left w:val="none" w:sz="0" w:space="0" w:color="auto"/>
                <w:bottom w:val="none" w:sz="0" w:space="0" w:color="auto"/>
                <w:right w:val="none" w:sz="0" w:space="0" w:color="auto"/>
              </w:divBdr>
            </w:div>
            <w:div w:id="1693336672">
              <w:marLeft w:val="0"/>
              <w:marRight w:val="0"/>
              <w:marTop w:val="0"/>
              <w:marBottom w:val="0"/>
              <w:divBdr>
                <w:top w:val="none" w:sz="0" w:space="0" w:color="auto"/>
                <w:left w:val="none" w:sz="0" w:space="0" w:color="auto"/>
                <w:bottom w:val="none" w:sz="0" w:space="0" w:color="auto"/>
                <w:right w:val="none" w:sz="0" w:space="0" w:color="auto"/>
              </w:divBdr>
            </w:div>
            <w:div w:id="1098452101">
              <w:marLeft w:val="0"/>
              <w:marRight w:val="0"/>
              <w:marTop w:val="0"/>
              <w:marBottom w:val="0"/>
              <w:divBdr>
                <w:top w:val="none" w:sz="0" w:space="0" w:color="auto"/>
                <w:left w:val="none" w:sz="0" w:space="0" w:color="auto"/>
                <w:bottom w:val="none" w:sz="0" w:space="0" w:color="auto"/>
                <w:right w:val="none" w:sz="0" w:space="0" w:color="auto"/>
              </w:divBdr>
            </w:div>
            <w:div w:id="1220484631">
              <w:marLeft w:val="0"/>
              <w:marRight w:val="0"/>
              <w:marTop w:val="0"/>
              <w:marBottom w:val="0"/>
              <w:divBdr>
                <w:top w:val="none" w:sz="0" w:space="0" w:color="auto"/>
                <w:left w:val="none" w:sz="0" w:space="0" w:color="auto"/>
                <w:bottom w:val="none" w:sz="0" w:space="0" w:color="auto"/>
                <w:right w:val="none" w:sz="0" w:space="0" w:color="auto"/>
              </w:divBdr>
            </w:div>
            <w:div w:id="1564023877">
              <w:marLeft w:val="0"/>
              <w:marRight w:val="0"/>
              <w:marTop w:val="0"/>
              <w:marBottom w:val="0"/>
              <w:divBdr>
                <w:top w:val="none" w:sz="0" w:space="0" w:color="auto"/>
                <w:left w:val="none" w:sz="0" w:space="0" w:color="auto"/>
                <w:bottom w:val="none" w:sz="0" w:space="0" w:color="auto"/>
                <w:right w:val="none" w:sz="0" w:space="0" w:color="auto"/>
              </w:divBdr>
            </w:div>
            <w:div w:id="98373485">
              <w:marLeft w:val="0"/>
              <w:marRight w:val="0"/>
              <w:marTop w:val="0"/>
              <w:marBottom w:val="0"/>
              <w:divBdr>
                <w:top w:val="none" w:sz="0" w:space="0" w:color="auto"/>
                <w:left w:val="none" w:sz="0" w:space="0" w:color="auto"/>
                <w:bottom w:val="none" w:sz="0" w:space="0" w:color="auto"/>
                <w:right w:val="none" w:sz="0" w:space="0" w:color="auto"/>
              </w:divBdr>
            </w:div>
            <w:div w:id="1487623454">
              <w:marLeft w:val="0"/>
              <w:marRight w:val="0"/>
              <w:marTop w:val="0"/>
              <w:marBottom w:val="0"/>
              <w:divBdr>
                <w:top w:val="none" w:sz="0" w:space="0" w:color="auto"/>
                <w:left w:val="none" w:sz="0" w:space="0" w:color="auto"/>
                <w:bottom w:val="none" w:sz="0" w:space="0" w:color="auto"/>
                <w:right w:val="none" w:sz="0" w:space="0" w:color="auto"/>
              </w:divBdr>
            </w:div>
            <w:div w:id="65498897">
              <w:marLeft w:val="0"/>
              <w:marRight w:val="0"/>
              <w:marTop w:val="0"/>
              <w:marBottom w:val="0"/>
              <w:divBdr>
                <w:top w:val="none" w:sz="0" w:space="0" w:color="auto"/>
                <w:left w:val="none" w:sz="0" w:space="0" w:color="auto"/>
                <w:bottom w:val="none" w:sz="0" w:space="0" w:color="auto"/>
                <w:right w:val="none" w:sz="0" w:space="0" w:color="auto"/>
              </w:divBdr>
            </w:div>
            <w:div w:id="133182502">
              <w:marLeft w:val="0"/>
              <w:marRight w:val="0"/>
              <w:marTop w:val="0"/>
              <w:marBottom w:val="0"/>
              <w:divBdr>
                <w:top w:val="none" w:sz="0" w:space="0" w:color="auto"/>
                <w:left w:val="none" w:sz="0" w:space="0" w:color="auto"/>
                <w:bottom w:val="none" w:sz="0" w:space="0" w:color="auto"/>
                <w:right w:val="none" w:sz="0" w:space="0" w:color="auto"/>
              </w:divBdr>
            </w:div>
            <w:div w:id="957032249">
              <w:marLeft w:val="0"/>
              <w:marRight w:val="0"/>
              <w:marTop w:val="0"/>
              <w:marBottom w:val="0"/>
              <w:divBdr>
                <w:top w:val="none" w:sz="0" w:space="0" w:color="auto"/>
                <w:left w:val="none" w:sz="0" w:space="0" w:color="auto"/>
                <w:bottom w:val="none" w:sz="0" w:space="0" w:color="auto"/>
                <w:right w:val="none" w:sz="0" w:space="0" w:color="auto"/>
              </w:divBdr>
            </w:div>
            <w:div w:id="929658513">
              <w:marLeft w:val="0"/>
              <w:marRight w:val="0"/>
              <w:marTop w:val="0"/>
              <w:marBottom w:val="0"/>
              <w:divBdr>
                <w:top w:val="none" w:sz="0" w:space="0" w:color="auto"/>
                <w:left w:val="none" w:sz="0" w:space="0" w:color="auto"/>
                <w:bottom w:val="none" w:sz="0" w:space="0" w:color="auto"/>
                <w:right w:val="none" w:sz="0" w:space="0" w:color="auto"/>
              </w:divBdr>
            </w:div>
            <w:div w:id="1083451189">
              <w:marLeft w:val="0"/>
              <w:marRight w:val="0"/>
              <w:marTop w:val="0"/>
              <w:marBottom w:val="0"/>
              <w:divBdr>
                <w:top w:val="none" w:sz="0" w:space="0" w:color="auto"/>
                <w:left w:val="none" w:sz="0" w:space="0" w:color="auto"/>
                <w:bottom w:val="none" w:sz="0" w:space="0" w:color="auto"/>
                <w:right w:val="none" w:sz="0" w:space="0" w:color="auto"/>
              </w:divBdr>
            </w:div>
            <w:div w:id="829098304">
              <w:marLeft w:val="0"/>
              <w:marRight w:val="0"/>
              <w:marTop w:val="0"/>
              <w:marBottom w:val="0"/>
              <w:divBdr>
                <w:top w:val="none" w:sz="0" w:space="0" w:color="auto"/>
                <w:left w:val="none" w:sz="0" w:space="0" w:color="auto"/>
                <w:bottom w:val="none" w:sz="0" w:space="0" w:color="auto"/>
                <w:right w:val="none" w:sz="0" w:space="0" w:color="auto"/>
              </w:divBdr>
            </w:div>
            <w:div w:id="1498422183">
              <w:marLeft w:val="0"/>
              <w:marRight w:val="0"/>
              <w:marTop w:val="0"/>
              <w:marBottom w:val="0"/>
              <w:divBdr>
                <w:top w:val="none" w:sz="0" w:space="0" w:color="auto"/>
                <w:left w:val="none" w:sz="0" w:space="0" w:color="auto"/>
                <w:bottom w:val="none" w:sz="0" w:space="0" w:color="auto"/>
                <w:right w:val="none" w:sz="0" w:space="0" w:color="auto"/>
              </w:divBdr>
            </w:div>
            <w:div w:id="1479296572">
              <w:marLeft w:val="0"/>
              <w:marRight w:val="0"/>
              <w:marTop w:val="0"/>
              <w:marBottom w:val="0"/>
              <w:divBdr>
                <w:top w:val="none" w:sz="0" w:space="0" w:color="auto"/>
                <w:left w:val="none" w:sz="0" w:space="0" w:color="auto"/>
                <w:bottom w:val="none" w:sz="0" w:space="0" w:color="auto"/>
                <w:right w:val="none" w:sz="0" w:space="0" w:color="auto"/>
              </w:divBdr>
            </w:div>
            <w:div w:id="2049138369">
              <w:marLeft w:val="0"/>
              <w:marRight w:val="0"/>
              <w:marTop w:val="0"/>
              <w:marBottom w:val="0"/>
              <w:divBdr>
                <w:top w:val="none" w:sz="0" w:space="0" w:color="auto"/>
                <w:left w:val="none" w:sz="0" w:space="0" w:color="auto"/>
                <w:bottom w:val="none" w:sz="0" w:space="0" w:color="auto"/>
                <w:right w:val="none" w:sz="0" w:space="0" w:color="auto"/>
              </w:divBdr>
            </w:div>
            <w:div w:id="1132600055">
              <w:marLeft w:val="0"/>
              <w:marRight w:val="0"/>
              <w:marTop w:val="0"/>
              <w:marBottom w:val="0"/>
              <w:divBdr>
                <w:top w:val="none" w:sz="0" w:space="0" w:color="auto"/>
                <w:left w:val="none" w:sz="0" w:space="0" w:color="auto"/>
                <w:bottom w:val="none" w:sz="0" w:space="0" w:color="auto"/>
                <w:right w:val="none" w:sz="0" w:space="0" w:color="auto"/>
              </w:divBdr>
            </w:div>
            <w:div w:id="2019771946">
              <w:marLeft w:val="0"/>
              <w:marRight w:val="0"/>
              <w:marTop w:val="0"/>
              <w:marBottom w:val="0"/>
              <w:divBdr>
                <w:top w:val="none" w:sz="0" w:space="0" w:color="auto"/>
                <w:left w:val="none" w:sz="0" w:space="0" w:color="auto"/>
                <w:bottom w:val="none" w:sz="0" w:space="0" w:color="auto"/>
                <w:right w:val="none" w:sz="0" w:space="0" w:color="auto"/>
              </w:divBdr>
            </w:div>
            <w:div w:id="1383864906">
              <w:marLeft w:val="0"/>
              <w:marRight w:val="0"/>
              <w:marTop w:val="0"/>
              <w:marBottom w:val="0"/>
              <w:divBdr>
                <w:top w:val="none" w:sz="0" w:space="0" w:color="auto"/>
                <w:left w:val="none" w:sz="0" w:space="0" w:color="auto"/>
                <w:bottom w:val="none" w:sz="0" w:space="0" w:color="auto"/>
                <w:right w:val="none" w:sz="0" w:space="0" w:color="auto"/>
              </w:divBdr>
            </w:div>
            <w:div w:id="734356572">
              <w:marLeft w:val="0"/>
              <w:marRight w:val="0"/>
              <w:marTop w:val="0"/>
              <w:marBottom w:val="0"/>
              <w:divBdr>
                <w:top w:val="none" w:sz="0" w:space="0" w:color="auto"/>
                <w:left w:val="none" w:sz="0" w:space="0" w:color="auto"/>
                <w:bottom w:val="none" w:sz="0" w:space="0" w:color="auto"/>
                <w:right w:val="none" w:sz="0" w:space="0" w:color="auto"/>
              </w:divBdr>
            </w:div>
            <w:div w:id="1181159775">
              <w:marLeft w:val="0"/>
              <w:marRight w:val="0"/>
              <w:marTop w:val="0"/>
              <w:marBottom w:val="0"/>
              <w:divBdr>
                <w:top w:val="none" w:sz="0" w:space="0" w:color="auto"/>
                <w:left w:val="none" w:sz="0" w:space="0" w:color="auto"/>
                <w:bottom w:val="none" w:sz="0" w:space="0" w:color="auto"/>
                <w:right w:val="none" w:sz="0" w:space="0" w:color="auto"/>
              </w:divBdr>
            </w:div>
            <w:div w:id="136531829">
              <w:marLeft w:val="0"/>
              <w:marRight w:val="0"/>
              <w:marTop w:val="0"/>
              <w:marBottom w:val="0"/>
              <w:divBdr>
                <w:top w:val="none" w:sz="0" w:space="0" w:color="auto"/>
                <w:left w:val="none" w:sz="0" w:space="0" w:color="auto"/>
                <w:bottom w:val="none" w:sz="0" w:space="0" w:color="auto"/>
                <w:right w:val="none" w:sz="0" w:space="0" w:color="auto"/>
              </w:divBdr>
            </w:div>
            <w:div w:id="1427113466">
              <w:marLeft w:val="0"/>
              <w:marRight w:val="0"/>
              <w:marTop w:val="0"/>
              <w:marBottom w:val="0"/>
              <w:divBdr>
                <w:top w:val="none" w:sz="0" w:space="0" w:color="auto"/>
                <w:left w:val="none" w:sz="0" w:space="0" w:color="auto"/>
                <w:bottom w:val="none" w:sz="0" w:space="0" w:color="auto"/>
                <w:right w:val="none" w:sz="0" w:space="0" w:color="auto"/>
              </w:divBdr>
            </w:div>
            <w:div w:id="1220088525">
              <w:marLeft w:val="0"/>
              <w:marRight w:val="0"/>
              <w:marTop w:val="0"/>
              <w:marBottom w:val="0"/>
              <w:divBdr>
                <w:top w:val="none" w:sz="0" w:space="0" w:color="auto"/>
                <w:left w:val="none" w:sz="0" w:space="0" w:color="auto"/>
                <w:bottom w:val="none" w:sz="0" w:space="0" w:color="auto"/>
                <w:right w:val="none" w:sz="0" w:space="0" w:color="auto"/>
              </w:divBdr>
            </w:div>
            <w:div w:id="1029332025">
              <w:marLeft w:val="0"/>
              <w:marRight w:val="0"/>
              <w:marTop w:val="0"/>
              <w:marBottom w:val="0"/>
              <w:divBdr>
                <w:top w:val="none" w:sz="0" w:space="0" w:color="auto"/>
                <w:left w:val="none" w:sz="0" w:space="0" w:color="auto"/>
                <w:bottom w:val="none" w:sz="0" w:space="0" w:color="auto"/>
                <w:right w:val="none" w:sz="0" w:space="0" w:color="auto"/>
              </w:divBdr>
            </w:div>
            <w:div w:id="409932683">
              <w:marLeft w:val="0"/>
              <w:marRight w:val="0"/>
              <w:marTop w:val="0"/>
              <w:marBottom w:val="0"/>
              <w:divBdr>
                <w:top w:val="none" w:sz="0" w:space="0" w:color="auto"/>
                <w:left w:val="none" w:sz="0" w:space="0" w:color="auto"/>
                <w:bottom w:val="none" w:sz="0" w:space="0" w:color="auto"/>
                <w:right w:val="none" w:sz="0" w:space="0" w:color="auto"/>
              </w:divBdr>
            </w:div>
            <w:div w:id="1310132740">
              <w:marLeft w:val="0"/>
              <w:marRight w:val="0"/>
              <w:marTop w:val="0"/>
              <w:marBottom w:val="0"/>
              <w:divBdr>
                <w:top w:val="none" w:sz="0" w:space="0" w:color="auto"/>
                <w:left w:val="none" w:sz="0" w:space="0" w:color="auto"/>
                <w:bottom w:val="none" w:sz="0" w:space="0" w:color="auto"/>
                <w:right w:val="none" w:sz="0" w:space="0" w:color="auto"/>
              </w:divBdr>
            </w:div>
            <w:div w:id="1229653832">
              <w:marLeft w:val="0"/>
              <w:marRight w:val="0"/>
              <w:marTop w:val="0"/>
              <w:marBottom w:val="0"/>
              <w:divBdr>
                <w:top w:val="none" w:sz="0" w:space="0" w:color="auto"/>
                <w:left w:val="none" w:sz="0" w:space="0" w:color="auto"/>
                <w:bottom w:val="none" w:sz="0" w:space="0" w:color="auto"/>
                <w:right w:val="none" w:sz="0" w:space="0" w:color="auto"/>
              </w:divBdr>
            </w:div>
            <w:div w:id="1747414809">
              <w:marLeft w:val="0"/>
              <w:marRight w:val="0"/>
              <w:marTop w:val="0"/>
              <w:marBottom w:val="0"/>
              <w:divBdr>
                <w:top w:val="none" w:sz="0" w:space="0" w:color="auto"/>
                <w:left w:val="none" w:sz="0" w:space="0" w:color="auto"/>
                <w:bottom w:val="none" w:sz="0" w:space="0" w:color="auto"/>
                <w:right w:val="none" w:sz="0" w:space="0" w:color="auto"/>
              </w:divBdr>
            </w:div>
            <w:div w:id="1259799522">
              <w:marLeft w:val="0"/>
              <w:marRight w:val="0"/>
              <w:marTop w:val="0"/>
              <w:marBottom w:val="0"/>
              <w:divBdr>
                <w:top w:val="none" w:sz="0" w:space="0" w:color="auto"/>
                <w:left w:val="none" w:sz="0" w:space="0" w:color="auto"/>
                <w:bottom w:val="none" w:sz="0" w:space="0" w:color="auto"/>
                <w:right w:val="none" w:sz="0" w:space="0" w:color="auto"/>
              </w:divBdr>
            </w:div>
            <w:div w:id="83841127">
              <w:marLeft w:val="0"/>
              <w:marRight w:val="0"/>
              <w:marTop w:val="0"/>
              <w:marBottom w:val="0"/>
              <w:divBdr>
                <w:top w:val="none" w:sz="0" w:space="0" w:color="auto"/>
                <w:left w:val="none" w:sz="0" w:space="0" w:color="auto"/>
                <w:bottom w:val="none" w:sz="0" w:space="0" w:color="auto"/>
                <w:right w:val="none" w:sz="0" w:space="0" w:color="auto"/>
              </w:divBdr>
            </w:div>
            <w:div w:id="410856711">
              <w:marLeft w:val="0"/>
              <w:marRight w:val="0"/>
              <w:marTop w:val="0"/>
              <w:marBottom w:val="0"/>
              <w:divBdr>
                <w:top w:val="none" w:sz="0" w:space="0" w:color="auto"/>
                <w:left w:val="none" w:sz="0" w:space="0" w:color="auto"/>
                <w:bottom w:val="none" w:sz="0" w:space="0" w:color="auto"/>
                <w:right w:val="none" w:sz="0" w:space="0" w:color="auto"/>
              </w:divBdr>
            </w:div>
            <w:div w:id="1798521232">
              <w:marLeft w:val="0"/>
              <w:marRight w:val="0"/>
              <w:marTop w:val="0"/>
              <w:marBottom w:val="0"/>
              <w:divBdr>
                <w:top w:val="none" w:sz="0" w:space="0" w:color="auto"/>
                <w:left w:val="none" w:sz="0" w:space="0" w:color="auto"/>
                <w:bottom w:val="none" w:sz="0" w:space="0" w:color="auto"/>
                <w:right w:val="none" w:sz="0" w:space="0" w:color="auto"/>
              </w:divBdr>
            </w:div>
            <w:div w:id="1403527126">
              <w:marLeft w:val="0"/>
              <w:marRight w:val="0"/>
              <w:marTop w:val="0"/>
              <w:marBottom w:val="0"/>
              <w:divBdr>
                <w:top w:val="none" w:sz="0" w:space="0" w:color="auto"/>
                <w:left w:val="none" w:sz="0" w:space="0" w:color="auto"/>
                <w:bottom w:val="none" w:sz="0" w:space="0" w:color="auto"/>
                <w:right w:val="none" w:sz="0" w:space="0" w:color="auto"/>
              </w:divBdr>
            </w:div>
            <w:div w:id="1544830715">
              <w:marLeft w:val="0"/>
              <w:marRight w:val="0"/>
              <w:marTop w:val="0"/>
              <w:marBottom w:val="0"/>
              <w:divBdr>
                <w:top w:val="none" w:sz="0" w:space="0" w:color="auto"/>
                <w:left w:val="none" w:sz="0" w:space="0" w:color="auto"/>
                <w:bottom w:val="none" w:sz="0" w:space="0" w:color="auto"/>
                <w:right w:val="none" w:sz="0" w:space="0" w:color="auto"/>
              </w:divBdr>
            </w:div>
            <w:div w:id="1309095608">
              <w:marLeft w:val="0"/>
              <w:marRight w:val="0"/>
              <w:marTop w:val="0"/>
              <w:marBottom w:val="0"/>
              <w:divBdr>
                <w:top w:val="none" w:sz="0" w:space="0" w:color="auto"/>
                <w:left w:val="none" w:sz="0" w:space="0" w:color="auto"/>
                <w:bottom w:val="none" w:sz="0" w:space="0" w:color="auto"/>
                <w:right w:val="none" w:sz="0" w:space="0" w:color="auto"/>
              </w:divBdr>
            </w:div>
            <w:div w:id="1172715721">
              <w:marLeft w:val="0"/>
              <w:marRight w:val="0"/>
              <w:marTop w:val="0"/>
              <w:marBottom w:val="0"/>
              <w:divBdr>
                <w:top w:val="none" w:sz="0" w:space="0" w:color="auto"/>
                <w:left w:val="none" w:sz="0" w:space="0" w:color="auto"/>
                <w:bottom w:val="none" w:sz="0" w:space="0" w:color="auto"/>
                <w:right w:val="none" w:sz="0" w:space="0" w:color="auto"/>
              </w:divBdr>
            </w:div>
            <w:div w:id="182675074">
              <w:marLeft w:val="0"/>
              <w:marRight w:val="0"/>
              <w:marTop w:val="0"/>
              <w:marBottom w:val="0"/>
              <w:divBdr>
                <w:top w:val="none" w:sz="0" w:space="0" w:color="auto"/>
                <w:left w:val="none" w:sz="0" w:space="0" w:color="auto"/>
                <w:bottom w:val="none" w:sz="0" w:space="0" w:color="auto"/>
                <w:right w:val="none" w:sz="0" w:space="0" w:color="auto"/>
              </w:divBdr>
            </w:div>
            <w:div w:id="965114877">
              <w:marLeft w:val="0"/>
              <w:marRight w:val="0"/>
              <w:marTop w:val="0"/>
              <w:marBottom w:val="0"/>
              <w:divBdr>
                <w:top w:val="none" w:sz="0" w:space="0" w:color="auto"/>
                <w:left w:val="none" w:sz="0" w:space="0" w:color="auto"/>
                <w:bottom w:val="none" w:sz="0" w:space="0" w:color="auto"/>
                <w:right w:val="none" w:sz="0" w:space="0" w:color="auto"/>
              </w:divBdr>
            </w:div>
            <w:div w:id="954094132">
              <w:marLeft w:val="0"/>
              <w:marRight w:val="0"/>
              <w:marTop w:val="0"/>
              <w:marBottom w:val="0"/>
              <w:divBdr>
                <w:top w:val="none" w:sz="0" w:space="0" w:color="auto"/>
                <w:left w:val="none" w:sz="0" w:space="0" w:color="auto"/>
                <w:bottom w:val="none" w:sz="0" w:space="0" w:color="auto"/>
                <w:right w:val="none" w:sz="0" w:space="0" w:color="auto"/>
              </w:divBdr>
            </w:div>
            <w:div w:id="1171487399">
              <w:marLeft w:val="0"/>
              <w:marRight w:val="0"/>
              <w:marTop w:val="0"/>
              <w:marBottom w:val="0"/>
              <w:divBdr>
                <w:top w:val="none" w:sz="0" w:space="0" w:color="auto"/>
                <w:left w:val="none" w:sz="0" w:space="0" w:color="auto"/>
                <w:bottom w:val="none" w:sz="0" w:space="0" w:color="auto"/>
                <w:right w:val="none" w:sz="0" w:space="0" w:color="auto"/>
              </w:divBdr>
            </w:div>
            <w:div w:id="151022605">
              <w:marLeft w:val="0"/>
              <w:marRight w:val="0"/>
              <w:marTop w:val="0"/>
              <w:marBottom w:val="0"/>
              <w:divBdr>
                <w:top w:val="none" w:sz="0" w:space="0" w:color="auto"/>
                <w:left w:val="none" w:sz="0" w:space="0" w:color="auto"/>
                <w:bottom w:val="none" w:sz="0" w:space="0" w:color="auto"/>
                <w:right w:val="none" w:sz="0" w:space="0" w:color="auto"/>
              </w:divBdr>
            </w:div>
            <w:div w:id="1704551413">
              <w:marLeft w:val="0"/>
              <w:marRight w:val="0"/>
              <w:marTop w:val="0"/>
              <w:marBottom w:val="0"/>
              <w:divBdr>
                <w:top w:val="none" w:sz="0" w:space="0" w:color="auto"/>
                <w:left w:val="none" w:sz="0" w:space="0" w:color="auto"/>
                <w:bottom w:val="none" w:sz="0" w:space="0" w:color="auto"/>
                <w:right w:val="none" w:sz="0" w:space="0" w:color="auto"/>
              </w:divBdr>
            </w:div>
            <w:div w:id="1270428476">
              <w:marLeft w:val="0"/>
              <w:marRight w:val="0"/>
              <w:marTop w:val="0"/>
              <w:marBottom w:val="0"/>
              <w:divBdr>
                <w:top w:val="none" w:sz="0" w:space="0" w:color="auto"/>
                <w:left w:val="none" w:sz="0" w:space="0" w:color="auto"/>
                <w:bottom w:val="none" w:sz="0" w:space="0" w:color="auto"/>
                <w:right w:val="none" w:sz="0" w:space="0" w:color="auto"/>
              </w:divBdr>
            </w:div>
            <w:div w:id="176776302">
              <w:marLeft w:val="0"/>
              <w:marRight w:val="0"/>
              <w:marTop w:val="0"/>
              <w:marBottom w:val="0"/>
              <w:divBdr>
                <w:top w:val="none" w:sz="0" w:space="0" w:color="auto"/>
                <w:left w:val="none" w:sz="0" w:space="0" w:color="auto"/>
                <w:bottom w:val="none" w:sz="0" w:space="0" w:color="auto"/>
                <w:right w:val="none" w:sz="0" w:space="0" w:color="auto"/>
              </w:divBdr>
            </w:div>
            <w:div w:id="1857191591">
              <w:marLeft w:val="0"/>
              <w:marRight w:val="0"/>
              <w:marTop w:val="0"/>
              <w:marBottom w:val="0"/>
              <w:divBdr>
                <w:top w:val="none" w:sz="0" w:space="0" w:color="auto"/>
                <w:left w:val="none" w:sz="0" w:space="0" w:color="auto"/>
                <w:bottom w:val="none" w:sz="0" w:space="0" w:color="auto"/>
                <w:right w:val="none" w:sz="0" w:space="0" w:color="auto"/>
              </w:divBdr>
            </w:div>
            <w:div w:id="44835680">
              <w:marLeft w:val="0"/>
              <w:marRight w:val="0"/>
              <w:marTop w:val="0"/>
              <w:marBottom w:val="0"/>
              <w:divBdr>
                <w:top w:val="none" w:sz="0" w:space="0" w:color="auto"/>
                <w:left w:val="none" w:sz="0" w:space="0" w:color="auto"/>
                <w:bottom w:val="none" w:sz="0" w:space="0" w:color="auto"/>
                <w:right w:val="none" w:sz="0" w:space="0" w:color="auto"/>
              </w:divBdr>
            </w:div>
            <w:div w:id="979770919">
              <w:marLeft w:val="0"/>
              <w:marRight w:val="0"/>
              <w:marTop w:val="0"/>
              <w:marBottom w:val="0"/>
              <w:divBdr>
                <w:top w:val="none" w:sz="0" w:space="0" w:color="auto"/>
                <w:left w:val="none" w:sz="0" w:space="0" w:color="auto"/>
                <w:bottom w:val="none" w:sz="0" w:space="0" w:color="auto"/>
                <w:right w:val="none" w:sz="0" w:space="0" w:color="auto"/>
              </w:divBdr>
            </w:div>
            <w:div w:id="1597521506">
              <w:marLeft w:val="0"/>
              <w:marRight w:val="0"/>
              <w:marTop w:val="0"/>
              <w:marBottom w:val="0"/>
              <w:divBdr>
                <w:top w:val="none" w:sz="0" w:space="0" w:color="auto"/>
                <w:left w:val="none" w:sz="0" w:space="0" w:color="auto"/>
                <w:bottom w:val="none" w:sz="0" w:space="0" w:color="auto"/>
                <w:right w:val="none" w:sz="0" w:space="0" w:color="auto"/>
              </w:divBdr>
            </w:div>
            <w:div w:id="1375695159">
              <w:marLeft w:val="0"/>
              <w:marRight w:val="0"/>
              <w:marTop w:val="0"/>
              <w:marBottom w:val="0"/>
              <w:divBdr>
                <w:top w:val="none" w:sz="0" w:space="0" w:color="auto"/>
                <w:left w:val="none" w:sz="0" w:space="0" w:color="auto"/>
                <w:bottom w:val="none" w:sz="0" w:space="0" w:color="auto"/>
                <w:right w:val="none" w:sz="0" w:space="0" w:color="auto"/>
              </w:divBdr>
            </w:div>
            <w:div w:id="2096050125">
              <w:marLeft w:val="0"/>
              <w:marRight w:val="0"/>
              <w:marTop w:val="0"/>
              <w:marBottom w:val="0"/>
              <w:divBdr>
                <w:top w:val="none" w:sz="0" w:space="0" w:color="auto"/>
                <w:left w:val="none" w:sz="0" w:space="0" w:color="auto"/>
                <w:bottom w:val="none" w:sz="0" w:space="0" w:color="auto"/>
                <w:right w:val="none" w:sz="0" w:space="0" w:color="auto"/>
              </w:divBdr>
            </w:div>
            <w:div w:id="1936549369">
              <w:marLeft w:val="0"/>
              <w:marRight w:val="0"/>
              <w:marTop w:val="0"/>
              <w:marBottom w:val="0"/>
              <w:divBdr>
                <w:top w:val="none" w:sz="0" w:space="0" w:color="auto"/>
                <w:left w:val="none" w:sz="0" w:space="0" w:color="auto"/>
                <w:bottom w:val="none" w:sz="0" w:space="0" w:color="auto"/>
                <w:right w:val="none" w:sz="0" w:space="0" w:color="auto"/>
              </w:divBdr>
            </w:div>
            <w:div w:id="681708299">
              <w:marLeft w:val="0"/>
              <w:marRight w:val="0"/>
              <w:marTop w:val="0"/>
              <w:marBottom w:val="0"/>
              <w:divBdr>
                <w:top w:val="none" w:sz="0" w:space="0" w:color="auto"/>
                <w:left w:val="none" w:sz="0" w:space="0" w:color="auto"/>
                <w:bottom w:val="none" w:sz="0" w:space="0" w:color="auto"/>
                <w:right w:val="none" w:sz="0" w:space="0" w:color="auto"/>
              </w:divBdr>
            </w:div>
            <w:div w:id="516162158">
              <w:marLeft w:val="0"/>
              <w:marRight w:val="0"/>
              <w:marTop w:val="0"/>
              <w:marBottom w:val="0"/>
              <w:divBdr>
                <w:top w:val="none" w:sz="0" w:space="0" w:color="auto"/>
                <w:left w:val="none" w:sz="0" w:space="0" w:color="auto"/>
                <w:bottom w:val="none" w:sz="0" w:space="0" w:color="auto"/>
                <w:right w:val="none" w:sz="0" w:space="0" w:color="auto"/>
              </w:divBdr>
            </w:div>
            <w:div w:id="1233854052">
              <w:marLeft w:val="0"/>
              <w:marRight w:val="0"/>
              <w:marTop w:val="0"/>
              <w:marBottom w:val="0"/>
              <w:divBdr>
                <w:top w:val="none" w:sz="0" w:space="0" w:color="auto"/>
                <w:left w:val="none" w:sz="0" w:space="0" w:color="auto"/>
                <w:bottom w:val="none" w:sz="0" w:space="0" w:color="auto"/>
                <w:right w:val="none" w:sz="0" w:space="0" w:color="auto"/>
              </w:divBdr>
            </w:div>
            <w:div w:id="1996183937">
              <w:marLeft w:val="0"/>
              <w:marRight w:val="0"/>
              <w:marTop w:val="0"/>
              <w:marBottom w:val="0"/>
              <w:divBdr>
                <w:top w:val="none" w:sz="0" w:space="0" w:color="auto"/>
                <w:left w:val="none" w:sz="0" w:space="0" w:color="auto"/>
                <w:bottom w:val="none" w:sz="0" w:space="0" w:color="auto"/>
                <w:right w:val="none" w:sz="0" w:space="0" w:color="auto"/>
              </w:divBdr>
            </w:div>
            <w:div w:id="1247307441">
              <w:marLeft w:val="0"/>
              <w:marRight w:val="0"/>
              <w:marTop w:val="0"/>
              <w:marBottom w:val="0"/>
              <w:divBdr>
                <w:top w:val="none" w:sz="0" w:space="0" w:color="auto"/>
                <w:left w:val="none" w:sz="0" w:space="0" w:color="auto"/>
                <w:bottom w:val="none" w:sz="0" w:space="0" w:color="auto"/>
                <w:right w:val="none" w:sz="0" w:space="0" w:color="auto"/>
              </w:divBdr>
            </w:div>
            <w:div w:id="720175476">
              <w:marLeft w:val="0"/>
              <w:marRight w:val="0"/>
              <w:marTop w:val="0"/>
              <w:marBottom w:val="0"/>
              <w:divBdr>
                <w:top w:val="none" w:sz="0" w:space="0" w:color="auto"/>
                <w:left w:val="none" w:sz="0" w:space="0" w:color="auto"/>
                <w:bottom w:val="none" w:sz="0" w:space="0" w:color="auto"/>
                <w:right w:val="none" w:sz="0" w:space="0" w:color="auto"/>
              </w:divBdr>
            </w:div>
            <w:div w:id="1167015388">
              <w:marLeft w:val="0"/>
              <w:marRight w:val="0"/>
              <w:marTop w:val="0"/>
              <w:marBottom w:val="0"/>
              <w:divBdr>
                <w:top w:val="none" w:sz="0" w:space="0" w:color="auto"/>
                <w:left w:val="none" w:sz="0" w:space="0" w:color="auto"/>
                <w:bottom w:val="none" w:sz="0" w:space="0" w:color="auto"/>
                <w:right w:val="none" w:sz="0" w:space="0" w:color="auto"/>
              </w:divBdr>
            </w:div>
            <w:div w:id="1139224123">
              <w:marLeft w:val="0"/>
              <w:marRight w:val="0"/>
              <w:marTop w:val="0"/>
              <w:marBottom w:val="0"/>
              <w:divBdr>
                <w:top w:val="none" w:sz="0" w:space="0" w:color="auto"/>
                <w:left w:val="none" w:sz="0" w:space="0" w:color="auto"/>
                <w:bottom w:val="none" w:sz="0" w:space="0" w:color="auto"/>
                <w:right w:val="none" w:sz="0" w:space="0" w:color="auto"/>
              </w:divBdr>
            </w:div>
            <w:div w:id="425611282">
              <w:marLeft w:val="0"/>
              <w:marRight w:val="0"/>
              <w:marTop w:val="0"/>
              <w:marBottom w:val="0"/>
              <w:divBdr>
                <w:top w:val="none" w:sz="0" w:space="0" w:color="auto"/>
                <w:left w:val="none" w:sz="0" w:space="0" w:color="auto"/>
                <w:bottom w:val="none" w:sz="0" w:space="0" w:color="auto"/>
                <w:right w:val="none" w:sz="0" w:space="0" w:color="auto"/>
              </w:divBdr>
            </w:div>
            <w:div w:id="1342119173">
              <w:marLeft w:val="0"/>
              <w:marRight w:val="0"/>
              <w:marTop w:val="0"/>
              <w:marBottom w:val="0"/>
              <w:divBdr>
                <w:top w:val="none" w:sz="0" w:space="0" w:color="auto"/>
                <w:left w:val="none" w:sz="0" w:space="0" w:color="auto"/>
                <w:bottom w:val="none" w:sz="0" w:space="0" w:color="auto"/>
                <w:right w:val="none" w:sz="0" w:space="0" w:color="auto"/>
              </w:divBdr>
            </w:div>
            <w:div w:id="1422482788">
              <w:marLeft w:val="0"/>
              <w:marRight w:val="0"/>
              <w:marTop w:val="0"/>
              <w:marBottom w:val="0"/>
              <w:divBdr>
                <w:top w:val="none" w:sz="0" w:space="0" w:color="auto"/>
                <w:left w:val="none" w:sz="0" w:space="0" w:color="auto"/>
                <w:bottom w:val="none" w:sz="0" w:space="0" w:color="auto"/>
                <w:right w:val="none" w:sz="0" w:space="0" w:color="auto"/>
              </w:divBdr>
            </w:div>
            <w:div w:id="2033064407">
              <w:marLeft w:val="0"/>
              <w:marRight w:val="0"/>
              <w:marTop w:val="0"/>
              <w:marBottom w:val="0"/>
              <w:divBdr>
                <w:top w:val="none" w:sz="0" w:space="0" w:color="auto"/>
                <w:left w:val="none" w:sz="0" w:space="0" w:color="auto"/>
                <w:bottom w:val="none" w:sz="0" w:space="0" w:color="auto"/>
                <w:right w:val="none" w:sz="0" w:space="0" w:color="auto"/>
              </w:divBdr>
            </w:div>
            <w:div w:id="1570727281">
              <w:marLeft w:val="0"/>
              <w:marRight w:val="0"/>
              <w:marTop w:val="0"/>
              <w:marBottom w:val="0"/>
              <w:divBdr>
                <w:top w:val="none" w:sz="0" w:space="0" w:color="auto"/>
                <w:left w:val="none" w:sz="0" w:space="0" w:color="auto"/>
                <w:bottom w:val="none" w:sz="0" w:space="0" w:color="auto"/>
                <w:right w:val="none" w:sz="0" w:space="0" w:color="auto"/>
              </w:divBdr>
            </w:div>
            <w:div w:id="1197041158">
              <w:marLeft w:val="0"/>
              <w:marRight w:val="0"/>
              <w:marTop w:val="0"/>
              <w:marBottom w:val="0"/>
              <w:divBdr>
                <w:top w:val="none" w:sz="0" w:space="0" w:color="auto"/>
                <w:left w:val="none" w:sz="0" w:space="0" w:color="auto"/>
                <w:bottom w:val="none" w:sz="0" w:space="0" w:color="auto"/>
                <w:right w:val="none" w:sz="0" w:space="0" w:color="auto"/>
              </w:divBdr>
            </w:div>
            <w:div w:id="412623410">
              <w:marLeft w:val="0"/>
              <w:marRight w:val="0"/>
              <w:marTop w:val="0"/>
              <w:marBottom w:val="0"/>
              <w:divBdr>
                <w:top w:val="none" w:sz="0" w:space="0" w:color="auto"/>
                <w:left w:val="none" w:sz="0" w:space="0" w:color="auto"/>
                <w:bottom w:val="none" w:sz="0" w:space="0" w:color="auto"/>
                <w:right w:val="none" w:sz="0" w:space="0" w:color="auto"/>
              </w:divBdr>
            </w:div>
            <w:div w:id="1479541795">
              <w:marLeft w:val="0"/>
              <w:marRight w:val="0"/>
              <w:marTop w:val="0"/>
              <w:marBottom w:val="0"/>
              <w:divBdr>
                <w:top w:val="none" w:sz="0" w:space="0" w:color="auto"/>
                <w:left w:val="none" w:sz="0" w:space="0" w:color="auto"/>
                <w:bottom w:val="none" w:sz="0" w:space="0" w:color="auto"/>
                <w:right w:val="none" w:sz="0" w:space="0" w:color="auto"/>
              </w:divBdr>
            </w:div>
            <w:div w:id="1247302733">
              <w:marLeft w:val="0"/>
              <w:marRight w:val="0"/>
              <w:marTop w:val="0"/>
              <w:marBottom w:val="0"/>
              <w:divBdr>
                <w:top w:val="none" w:sz="0" w:space="0" w:color="auto"/>
                <w:left w:val="none" w:sz="0" w:space="0" w:color="auto"/>
                <w:bottom w:val="none" w:sz="0" w:space="0" w:color="auto"/>
                <w:right w:val="none" w:sz="0" w:space="0" w:color="auto"/>
              </w:divBdr>
            </w:div>
            <w:div w:id="1053390276">
              <w:marLeft w:val="0"/>
              <w:marRight w:val="0"/>
              <w:marTop w:val="0"/>
              <w:marBottom w:val="0"/>
              <w:divBdr>
                <w:top w:val="none" w:sz="0" w:space="0" w:color="auto"/>
                <w:left w:val="none" w:sz="0" w:space="0" w:color="auto"/>
                <w:bottom w:val="none" w:sz="0" w:space="0" w:color="auto"/>
                <w:right w:val="none" w:sz="0" w:space="0" w:color="auto"/>
              </w:divBdr>
            </w:div>
            <w:div w:id="34358261">
              <w:marLeft w:val="0"/>
              <w:marRight w:val="0"/>
              <w:marTop w:val="0"/>
              <w:marBottom w:val="0"/>
              <w:divBdr>
                <w:top w:val="none" w:sz="0" w:space="0" w:color="auto"/>
                <w:left w:val="none" w:sz="0" w:space="0" w:color="auto"/>
                <w:bottom w:val="none" w:sz="0" w:space="0" w:color="auto"/>
                <w:right w:val="none" w:sz="0" w:space="0" w:color="auto"/>
              </w:divBdr>
            </w:div>
            <w:div w:id="561989263">
              <w:marLeft w:val="0"/>
              <w:marRight w:val="0"/>
              <w:marTop w:val="0"/>
              <w:marBottom w:val="0"/>
              <w:divBdr>
                <w:top w:val="none" w:sz="0" w:space="0" w:color="auto"/>
                <w:left w:val="none" w:sz="0" w:space="0" w:color="auto"/>
                <w:bottom w:val="none" w:sz="0" w:space="0" w:color="auto"/>
                <w:right w:val="none" w:sz="0" w:space="0" w:color="auto"/>
              </w:divBdr>
            </w:div>
            <w:div w:id="2094466663">
              <w:marLeft w:val="0"/>
              <w:marRight w:val="0"/>
              <w:marTop w:val="0"/>
              <w:marBottom w:val="0"/>
              <w:divBdr>
                <w:top w:val="none" w:sz="0" w:space="0" w:color="auto"/>
                <w:left w:val="none" w:sz="0" w:space="0" w:color="auto"/>
                <w:bottom w:val="none" w:sz="0" w:space="0" w:color="auto"/>
                <w:right w:val="none" w:sz="0" w:space="0" w:color="auto"/>
              </w:divBdr>
            </w:div>
            <w:div w:id="776292751">
              <w:marLeft w:val="0"/>
              <w:marRight w:val="0"/>
              <w:marTop w:val="0"/>
              <w:marBottom w:val="0"/>
              <w:divBdr>
                <w:top w:val="none" w:sz="0" w:space="0" w:color="auto"/>
                <w:left w:val="none" w:sz="0" w:space="0" w:color="auto"/>
                <w:bottom w:val="none" w:sz="0" w:space="0" w:color="auto"/>
                <w:right w:val="none" w:sz="0" w:space="0" w:color="auto"/>
              </w:divBdr>
            </w:div>
            <w:div w:id="30305184">
              <w:marLeft w:val="0"/>
              <w:marRight w:val="0"/>
              <w:marTop w:val="0"/>
              <w:marBottom w:val="0"/>
              <w:divBdr>
                <w:top w:val="none" w:sz="0" w:space="0" w:color="auto"/>
                <w:left w:val="none" w:sz="0" w:space="0" w:color="auto"/>
                <w:bottom w:val="none" w:sz="0" w:space="0" w:color="auto"/>
                <w:right w:val="none" w:sz="0" w:space="0" w:color="auto"/>
              </w:divBdr>
            </w:div>
            <w:div w:id="1940797059">
              <w:marLeft w:val="0"/>
              <w:marRight w:val="0"/>
              <w:marTop w:val="0"/>
              <w:marBottom w:val="0"/>
              <w:divBdr>
                <w:top w:val="none" w:sz="0" w:space="0" w:color="auto"/>
                <w:left w:val="none" w:sz="0" w:space="0" w:color="auto"/>
                <w:bottom w:val="none" w:sz="0" w:space="0" w:color="auto"/>
                <w:right w:val="none" w:sz="0" w:space="0" w:color="auto"/>
              </w:divBdr>
            </w:div>
            <w:div w:id="1178620014">
              <w:marLeft w:val="0"/>
              <w:marRight w:val="0"/>
              <w:marTop w:val="0"/>
              <w:marBottom w:val="0"/>
              <w:divBdr>
                <w:top w:val="none" w:sz="0" w:space="0" w:color="auto"/>
                <w:left w:val="none" w:sz="0" w:space="0" w:color="auto"/>
                <w:bottom w:val="none" w:sz="0" w:space="0" w:color="auto"/>
                <w:right w:val="none" w:sz="0" w:space="0" w:color="auto"/>
              </w:divBdr>
            </w:div>
            <w:div w:id="907420813">
              <w:marLeft w:val="0"/>
              <w:marRight w:val="0"/>
              <w:marTop w:val="0"/>
              <w:marBottom w:val="0"/>
              <w:divBdr>
                <w:top w:val="none" w:sz="0" w:space="0" w:color="auto"/>
                <w:left w:val="none" w:sz="0" w:space="0" w:color="auto"/>
                <w:bottom w:val="none" w:sz="0" w:space="0" w:color="auto"/>
                <w:right w:val="none" w:sz="0" w:space="0" w:color="auto"/>
              </w:divBdr>
            </w:div>
            <w:div w:id="1076052841">
              <w:marLeft w:val="0"/>
              <w:marRight w:val="0"/>
              <w:marTop w:val="0"/>
              <w:marBottom w:val="0"/>
              <w:divBdr>
                <w:top w:val="none" w:sz="0" w:space="0" w:color="auto"/>
                <w:left w:val="none" w:sz="0" w:space="0" w:color="auto"/>
                <w:bottom w:val="none" w:sz="0" w:space="0" w:color="auto"/>
                <w:right w:val="none" w:sz="0" w:space="0" w:color="auto"/>
              </w:divBdr>
            </w:div>
            <w:div w:id="502090252">
              <w:marLeft w:val="0"/>
              <w:marRight w:val="0"/>
              <w:marTop w:val="0"/>
              <w:marBottom w:val="0"/>
              <w:divBdr>
                <w:top w:val="none" w:sz="0" w:space="0" w:color="auto"/>
                <w:left w:val="none" w:sz="0" w:space="0" w:color="auto"/>
                <w:bottom w:val="none" w:sz="0" w:space="0" w:color="auto"/>
                <w:right w:val="none" w:sz="0" w:space="0" w:color="auto"/>
              </w:divBdr>
            </w:div>
            <w:div w:id="1462111135">
              <w:marLeft w:val="0"/>
              <w:marRight w:val="0"/>
              <w:marTop w:val="0"/>
              <w:marBottom w:val="0"/>
              <w:divBdr>
                <w:top w:val="none" w:sz="0" w:space="0" w:color="auto"/>
                <w:left w:val="none" w:sz="0" w:space="0" w:color="auto"/>
                <w:bottom w:val="none" w:sz="0" w:space="0" w:color="auto"/>
                <w:right w:val="none" w:sz="0" w:space="0" w:color="auto"/>
              </w:divBdr>
            </w:div>
            <w:div w:id="1796098251">
              <w:marLeft w:val="0"/>
              <w:marRight w:val="0"/>
              <w:marTop w:val="0"/>
              <w:marBottom w:val="0"/>
              <w:divBdr>
                <w:top w:val="none" w:sz="0" w:space="0" w:color="auto"/>
                <w:left w:val="none" w:sz="0" w:space="0" w:color="auto"/>
                <w:bottom w:val="none" w:sz="0" w:space="0" w:color="auto"/>
                <w:right w:val="none" w:sz="0" w:space="0" w:color="auto"/>
              </w:divBdr>
            </w:div>
            <w:div w:id="625232878">
              <w:marLeft w:val="0"/>
              <w:marRight w:val="0"/>
              <w:marTop w:val="0"/>
              <w:marBottom w:val="0"/>
              <w:divBdr>
                <w:top w:val="none" w:sz="0" w:space="0" w:color="auto"/>
                <w:left w:val="none" w:sz="0" w:space="0" w:color="auto"/>
                <w:bottom w:val="none" w:sz="0" w:space="0" w:color="auto"/>
                <w:right w:val="none" w:sz="0" w:space="0" w:color="auto"/>
              </w:divBdr>
            </w:div>
            <w:div w:id="2132165428">
              <w:marLeft w:val="0"/>
              <w:marRight w:val="0"/>
              <w:marTop w:val="0"/>
              <w:marBottom w:val="0"/>
              <w:divBdr>
                <w:top w:val="none" w:sz="0" w:space="0" w:color="auto"/>
                <w:left w:val="none" w:sz="0" w:space="0" w:color="auto"/>
                <w:bottom w:val="none" w:sz="0" w:space="0" w:color="auto"/>
                <w:right w:val="none" w:sz="0" w:space="0" w:color="auto"/>
              </w:divBdr>
            </w:div>
            <w:div w:id="828517258">
              <w:marLeft w:val="0"/>
              <w:marRight w:val="0"/>
              <w:marTop w:val="0"/>
              <w:marBottom w:val="0"/>
              <w:divBdr>
                <w:top w:val="none" w:sz="0" w:space="0" w:color="auto"/>
                <w:left w:val="none" w:sz="0" w:space="0" w:color="auto"/>
                <w:bottom w:val="none" w:sz="0" w:space="0" w:color="auto"/>
                <w:right w:val="none" w:sz="0" w:space="0" w:color="auto"/>
              </w:divBdr>
            </w:div>
            <w:div w:id="1708140946">
              <w:marLeft w:val="0"/>
              <w:marRight w:val="0"/>
              <w:marTop w:val="0"/>
              <w:marBottom w:val="0"/>
              <w:divBdr>
                <w:top w:val="none" w:sz="0" w:space="0" w:color="auto"/>
                <w:left w:val="none" w:sz="0" w:space="0" w:color="auto"/>
                <w:bottom w:val="none" w:sz="0" w:space="0" w:color="auto"/>
                <w:right w:val="none" w:sz="0" w:space="0" w:color="auto"/>
              </w:divBdr>
            </w:div>
            <w:div w:id="1496535429">
              <w:marLeft w:val="0"/>
              <w:marRight w:val="0"/>
              <w:marTop w:val="0"/>
              <w:marBottom w:val="0"/>
              <w:divBdr>
                <w:top w:val="none" w:sz="0" w:space="0" w:color="auto"/>
                <w:left w:val="none" w:sz="0" w:space="0" w:color="auto"/>
                <w:bottom w:val="none" w:sz="0" w:space="0" w:color="auto"/>
                <w:right w:val="none" w:sz="0" w:space="0" w:color="auto"/>
              </w:divBdr>
            </w:div>
            <w:div w:id="1909612837">
              <w:marLeft w:val="0"/>
              <w:marRight w:val="0"/>
              <w:marTop w:val="0"/>
              <w:marBottom w:val="0"/>
              <w:divBdr>
                <w:top w:val="none" w:sz="0" w:space="0" w:color="auto"/>
                <w:left w:val="none" w:sz="0" w:space="0" w:color="auto"/>
                <w:bottom w:val="none" w:sz="0" w:space="0" w:color="auto"/>
                <w:right w:val="none" w:sz="0" w:space="0" w:color="auto"/>
              </w:divBdr>
            </w:div>
            <w:div w:id="1672873677">
              <w:marLeft w:val="0"/>
              <w:marRight w:val="0"/>
              <w:marTop w:val="0"/>
              <w:marBottom w:val="0"/>
              <w:divBdr>
                <w:top w:val="none" w:sz="0" w:space="0" w:color="auto"/>
                <w:left w:val="none" w:sz="0" w:space="0" w:color="auto"/>
                <w:bottom w:val="none" w:sz="0" w:space="0" w:color="auto"/>
                <w:right w:val="none" w:sz="0" w:space="0" w:color="auto"/>
              </w:divBdr>
            </w:div>
            <w:div w:id="2082290434">
              <w:marLeft w:val="0"/>
              <w:marRight w:val="0"/>
              <w:marTop w:val="0"/>
              <w:marBottom w:val="0"/>
              <w:divBdr>
                <w:top w:val="none" w:sz="0" w:space="0" w:color="auto"/>
                <w:left w:val="none" w:sz="0" w:space="0" w:color="auto"/>
                <w:bottom w:val="none" w:sz="0" w:space="0" w:color="auto"/>
                <w:right w:val="none" w:sz="0" w:space="0" w:color="auto"/>
              </w:divBdr>
            </w:div>
            <w:div w:id="1580015266">
              <w:marLeft w:val="0"/>
              <w:marRight w:val="0"/>
              <w:marTop w:val="0"/>
              <w:marBottom w:val="0"/>
              <w:divBdr>
                <w:top w:val="none" w:sz="0" w:space="0" w:color="auto"/>
                <w:left w:val="none" w:sz="0" w:space="0" w:color="auto"/>
                <w:bottom w:val="none" w:sz="0" w:space="0" w:color="auto"/>
                <w:right w:val="none" w:sz="0" w:space="0" w:color="auto"/>
              </w:divBdr>
            </w:div>
            <w:div w:id="995499274">
              <w:marLeft w:val="0"/>
              <w:marRight w:val="0"/>
              <w:marTop w:val="0"/>
              <w:marBottom w:val="0"/>
              <w:divBdr>
                <w:top w:val="none" w:sz="0" w:space="0" w:color="auto"/>
                <w:left w:val="none" w:sz="0" w:space="0" w:color="auto"/>
                <w:bottom w:val="none" w:sz="0" w:space="0" w:color="auto"/>
                <w:right w:val="none" w:sz="0" w:space="0" w:color="auto"/>
              </w:divBdr>
            </w:div>
            <w:div w:id="110638320">
              <w:marLeft w:val="0"/>
              <w:marRight w:val="0"/>
              <w:marTop w:val="0"/>
              <w:marBottom w:val="0"/>
              <w:divBdr>
                <w:top w:val="none" w:sz="0" w:space="0" w:color="auto"/>
                <w:left w:val="none" w:sz="0" w:space="0" w:color="auto"/>
                <w:bottom w:val="none" w:sz="0" w:space="0" w:color="auto"/>
                <w:right w:val="none" w:sz="0" w:space="0" w:color="auto"/>
              </w:divBdr>
            </w:div>
            <w:div w:id="1629895301">
              <w:marLeft w:val="0"/>
              <w:marRight w:val="0"/>
              <w:marTop w:val="0"/>
              <w:marBottom w:val="0"/>
              <w:divBdr>
                <w:top w:val="none" w:sz="0" w:space="0" w:color="auto"/>
                <w:left w:val="none" w:sz="0" w:space="0" w:color="auto"/>
                <w:bottom w:val="none" w:sz="0" w:space="0" w:color="auto"/>
                <w:right w:val="none" w:sz="0" w:space="0" w:color="auto"/>
              </w:divBdr>
            </w:div>
            <w:div w:id="344675320">
              <w:marLeft w:val="0"/>
              <w:marRight w:val="0"/>
              <w:marTop w:val="0"/>
              <w:marBottom w:val="0"/>
              <w:divBdr>
                <w:top w:val="none" w:sz="0" w:space="0" w:color="auto"/>
                <w:left w:val="none" w:sz="0" w:space="0" w:color="auto"/>
                <w:bottom w:val="none" w:sz="0" w:space="0" w:color="auto"/>
                <w:right w:val="none" w:sz="0" w:space="0" w:color="auto"/>
              </w:divBdr>
            </w:div>
            <w:div w:id="1793742246">
              <w:marLeft w:val="0"/>
              <w:marRight w:val="0"/>
              <w:marTop w:val="0"/>
              <w:marBottom w:val="0"/>
              <w:divBdr>
                <w:top w:val="none" w:sz="0" w:space="0" w:color="auto"/>
                <w:left w:val="none" w:sz="0" w:space="0" w:color="auto"/>
                <w:bottom w:val="none" w:sz="0" w:space="0" w:color="auto"/>
                <w:right w:val="none" w:sz="0" w:space="0" w:color="auto"/>
              </w:divBdr>
            </w:div>
            <w:div w:id="1401557901">
              <w:marLeft w:val="0"/>
              <w:marRight w:val="0"/>
              <w:marTop w:val="0"/>
              <w:marBottom w:val="0"/>
              <w:divBdr>
                <w:top w:val="none" w:sz="0" w:space="0" w:color="auto"/>
                <w:left w:val="none" w:sz="0" w:space="0" w:color="auto"/>
                <w:bottom w:val="none" w:sz="0" w:space="0" w:color="auto"/>
                <w:right w:val="none" w:sz="0" w:space="0" w:color="auto"/>
              </w:divBdr>
            </w:div>
            <w:div w:id="329914796">
              <w:marLeft w:val="0"/>
              <w:marRight w:val="0"/>
              <w:marTop w:val="0"/>
              <w:marBottom w:val="0"/>
              <w:divBdr>
                <w:top w:val="none" w:sz="0" w:space="0" w:color="auto"/>
                <w:left w:val="none" w:sz="0" w:space="0" w:color="auto"/>
                <w:bottom w:val="none" w:sz="0" w:space="0" w:color="auto"/>
                <w:right w:val="none" w:sz="0" w:space="0" w:color="auto"/>
              </w:divBdr>
            </w:div>
            <w:div w:id="2050762683">
              <w:marLeft w:val="0"/>
              <w:marRight w:val="0"/>
              <w:marTop w:val="0"/>
              <w:marBottom w:val="0"/>
              <w:divBdr>
                <w:top w:val="none" w:sz="0" w:space="0" w:color="auto"/>
                <w:left w:val="none" w:sz="0" w:space="0" w:color="auto"/>
                <w:bottom w:val="none" w:sz="0" w:space="0" w:color="auto"/>
                <w:right w:val="none" w:sz="0" w:space="0" w:color="auto"/>
              </w:divBdr>
            </w:div>
            <w:div w:id="1182234165">
              <w:marLeft w:val="0"/>
              <w:marRight w:val="0"/>
              <w:marTop w:val="0"/>
              <w:marBottom w:val="0"/>
              <w:divBdr>
                <w:top w:val="none" w:sz="0" w:space="0" w:color="auto"/>
                <w:left w:val="none" w:sz="0" w:space="0" w:color="auto"/>
                <w:bottom w:val="none" w:sz="0" w:space="0" w:color="auto"/>
                <w:right w:val="none" w:sz="0" w:space="0" w:color="auto"/>
              </w:divBdr>
            </w:div>
            <w:div w:id="2020086023">
              <w:marLeft w:val="0"/>
              <w:marRight w:val="0"/>
              <w:marTop w:val="0"/>
              <w:marBottom w:val="0"/>
              <w:divBdr>
                <w:top w:val="none" w:sz="0" w:space="0" w:color="auto"/>
                <w:left w:val="none" w:sz="0" w:space="0" w:color="auto"/>
                <w:bottom w:val="none" w:sz="0" w:space="0" w:color="auto"/>
                <w:right w:val="none" w:sz="0" w:space="0" w:color="auto"/>
              </w:divBdr>
            </w:div>
            <w:div w:id="950672816">
              <w:marLeft w:val="0"/>
              <w:marRight w:val="0"/>
              <w:marTop w:val="0"/>
              <w:marBottom w:val="0"/>
              <w:divBdr>
                <w:top w:val="none" w:sz="0" w:space="0" w:color="auto"/>
                <w:left w:val="none" w:sz="0" w:space="0" w:color="auto"/>
                <w:bottom w:val="none" w:sz="0" w:space="0" w:color="auto"/>
                <w:right w:val="none" w:sz="0" w:space="0" w:color="auto"/>
              </w:divBdr>
            </w:div>
            <w:div w:id="86389554">
              <w:marLeft w:val="0"/>
              <w:marRight w:val="0"/>
              <w:marTop w:val="0"/>
              <w:marBottom w:val="0"/>
              <w:divBdr>
                <w:top w:val="none" w:sz="0" w:space="0" w:color="auto"/>
                <w:left w:val="none" w:sz="0" w:space="0" w:color="auto"/>
                <w:bottom w:val="none" w:sz="0" w:space="0" w:color="auto"/>
                <w:right w:val="none" w:sz="0" w:space="0" w:color="auto"/>
              </w:divBdr>
            </w:div>
            <w:div w:id="239409337">
              <w:marLeft w:val="0"/>
              <w:marRight w:val="0"/>
              <w:marTop w:val="0"/>
              <w:marBottom w:val="0"/>
              <w:divBdr>
                <w:top w:val="none" w:sz="0" w:space="0" w:color="auto"/>
                <w:left w:val="none" w:sz="0" w:space="0" w:color="auto"/>
                <w:bottom w:val="none" w:sz="0" w:space="0" w:color="auto"/>
                <w:right w:val="none" w:sz="0" w:space="0" w:color="auto"/>
              </w:divBdr>
            </w:div>
            <w:div w:id="1927227055">
              <w:marLeft w:val="0"/>
              <w:marRight w:val="0"/>
              <w:marTop w:val="0"/>
              <w:marBottom w:val="0"/>
              <w:divBdr>
                <w:top w:val="none" w:sz="0" w:space="0" w:color="auto"/>
                <w:left w:val="none" w:sz="0" w:space="0" w:color="auto"/>
                <w:bottom w:val="none" w:sz="0" w:space="0" w:color="auto"/>
                <w:right w:val="none" w:sz="0" w:space="0" w:color="auto"/>
              </w:divBdr>
            </w:div>
            <w:div w:id="194123084">
              <w:marLeft w:val="0"/>
              <w:marRight w:val="0"/>
              <w:marTop w:val="0"/>
              <w:marBottom w:val="0"/>
              <w:divBdr>
                <w:top w:val="none" w:sz="0" w:space="0" w:color="auto"/>
                <w:left w:val="none" w:sz="0" w:space="0" w:color="auto"/>
                <w:bottom w:val="none" w:sz="0" w:space="0" w:color="auto"/>
                <w:right w:val="none" w:sz="0" w:space="0" w:color="auto"/>
              </w:divBdr>
            </w:div>
            <w:div w:id="375544324">
              <w:marLeft w:val="0"/>
              <w:marRight w:val="0"/>
              <w:marTop w:val="0"/>
              <w:marBottom w:val="0"/>
              <w:divBdr>
                <w:top w:val="none" w:sz="0" w:space="0" w:color="auto"/>
                <w:left w:val="none" w:sz="0" w:space="0" w:color="auto"/>
                <w:bottom w:val="none" w:sz="0" w:space="0" w:color="auto"/>
                <w:right w:val="none" w:sz="0" w:space="0" w:color="auto"/>
              </w:divBdr>
            </w:div>
            <w:div w:id="1925921057">
              <w:marLeft w:val="0"/>
              <w:marRight w:val="0"/>
              <w:marTop w:val="0"/>
              <w:marBottom w:val="0"/>
              <w:divBdr>
                <w:top w:val="none" w:sz="0" w:space="0" w:color="auto"/>
                <w:left w:val="none" w:sz="0" w:space="0" w:color="auto"/>
                <w:bottom w:val="none" w:sz="0" w:space="0" w:color="auto"/>
                <w:right w:val="none" w:sz="0" w:space="0" w:color="auto"/>
              </w:divBdr>
            </w:div>
            <w:div w:id="1350719841">
              <w:marLeft w:val="0"/>
              <w:marRight w:val="0"/>
              <w:marTop w:val="0"/>
              <w:marBottom w:val="0"/>
              <w:divBdr>
                <w:top w:val="none" w:sz="0" w:space="0" w:color="auto"/>
                <w:left w:val="none" w:sz="0" w:space="0" w:color="auto"/>
                <w:bottom w:val="none" w:sz="0" w:space="0" w:color="auto"/>
                <w:right w:val="none" w:sz="0" w:space="0" w:color="auto"/>
              </w:divBdr>
            </w:div>
            <w:div w:id="1859200423">
              <w:marLeft w:val="0"/>
              <w:marRight w:val="0"/>
              <w:marTop w:val="0"/>
              <w:marBottom w:val="0"/>
              <w:divBdr>
                <w:top w:val="none" w:sz="0" w:space="0" w:color="auto"/>
                <w:left w:val="none" w:sz="0" w:space="0" w:color="auto"/>
                <w:bottom w:val="none" w:sz="0" w:space="0" w:color="auto"/>
                <w:right w:val="none" w:sz="0" w:space="0" w:color="auto"/>
              </w:divBdr>
            </w:div>
            <w:div w:id="479082034">
              <w:marLeft w:val="0"/>
              <w:marRight w:val="0"/>
              <w:marTop w:val="0"/>
              <w:marBottom w:val="0"/>
              <w:divBdr>
                <w:top w:val="none" w:sz="0" w:space="0" w:color="auto"/>
                <w:left w:val="none" w:sz="0" w:space="0" w:color="auto"/>
                <w:bottom w:val="none" w:sz="0" w:space="0" w:color="auto"/>
                <w:right w:val="none" w:sz="0" w:space="0" w:color="auto"/>
              </w:divBdr>
            </w:div>
            <w:div w:id="782766093">
              <w:marLeft w:val="0"/>
              <w:marRight w:val="0"/>
              <w:marTop w:val="0"/>
              <w:marBottom w:val="0"/>
              <w:divBdr>
                <w:top w:val="none" w:sz="0" w:space="0" w:color="auto"/>
                <w:left w:val="none" w:sz="0" w:space="0" w:color="auto"/>
                <w:bottom w:val="none" w:sz="0" w:space="0" w:color="auto"/>
                <w:right w:val="none" w:sz="0" w:space="0" w:color="auto"/>
              </w:divBdr>
            </w:div>
            <w:div w:id="1064985600">
              <w:marLeft w:val="0"/>
              <w:marRight w:val="0"/>
              <w:marTop w:val="0"/>
              <w:marBottom w:val="0"/>
              <w:divBdr>
                <w:top w:val="none" w:sz="0" w:space="0" w:color="auto"/>
                <w:left w:val="none" w:sz="0" w:space="0" w:color="auto"/>
                <w:bottom w:val="none" w:sz="0" w:space="0" w:color="auto"/>
                <w:right w:val="none" w:sz="0" w:space="0" w:color="auto"/>
              </w:divBdr>
            </w:div>
            <w:div w:id="101389956">
              <w:marLeft w:val="0"/>
              <w:marRight w:val="0"/>
              <w:marTop w:val="0"/>
              <w:marBottom w:val="0"/>
              <w:divBdr>
                <w:top w:val="none" w:sz="0" w:space="0" w:color="auto"/>
                <w:left w:val="none" w:sz="0" w:space="0" w:color="auto"/>
                <w:bottom w:val="none" w:sz="0" w:space="0" w:color="auto"/>
                <w:right w:val="none" w:sz="0" w:space="0" w:color="auto"/>
              </w:divBdr>
            </w:div>
            <w:div w:id="1549339897">
              <w:marLeft w:val="0"/>
              <w:marRight w:val="0"/>
              <w:marTop w:val="0"/>
              <w:marBottom w:val="0"/>
              <w:divBdr>
                <w:top w:val="none" w:sz="0" w:space="0" w:color="auto"/>
                <w:left w:val="none" w:sz="0" w:space="0" w:color="auto"/>
                <w:bottom w:val="none" w:sz="0" w:space="0" w:color="auto"/>
                <w:right w:val="none" w:sz="0" w:space="0" w:color="auto"/>
              </w:divBdr>
            </w:div>
            <w:div w:id="1108425569">
              <w:marLeft w:val="0"/>
              <w:marRight w:val="0"/>
              <w:marTop w:val="0"/>
              <w:marBottom w:val="0"/>
              <w:divBdr>
                <w:top w:val="none" w:sz="0" w:space="0" w:color="auto"/>
                <w:left w:val="none" w:sz="0" w:space="0" w:color="auto"/>
                <w:bottom w:val="none" w:sz="0" w:space="0" w:color="auto"/>
                <w:right w:val="none" w:sz="0" w:space="0" w:color="auto"/>
              </w:divBdr>
            </w:div>
            <w:div w:id="396635">
              <w:marLeft w:val="0"/>
              <w:marRight w:val="0"/>
              <w:marTop w:val="0"/>
              <w:marBottom w:val="0"/>
              <w:divBdr>
                <w:top w:val="none" w:sz="0" w:space="0" w:color="auto"/>
                <w:left w:val="none" w:sz="0" w:space="0" w:color="auto"/>
                <w:bottom w:val="none" w:sz="0" w:space="0" w:color="auto"/>
                <w:right w:val="none" w:sz="0" w:space="0" w:color="auto"/>
              </w:divBdr>
            </w:div>
            <w:div w:id="1468166487">
              <w:marLeft w:val="0"/>
              <w:marRight w:val="0"/>
              <w:marTop w:val="0"/>
              <w:marBottom w:val="0"/>
              <w:divBdr>
                <w:top w:val="none" w:sz="0" w:space="0" w:color="auto"/>
                <w:left w:val="none" w:sz="0" w:space="0" w:color="auto"/>
                <w:bottom w:val="none" w:sz="0" w:space="0" w:color="auto"/>
                <w:right w:val="none" w:sz="0" w:space="0" w:color="auto"/>
              </w:divBdr>
            </w:div>
            <w:div w:id="1049375011">
              <w:marLeft w:val="0"/>
              <w:marRight w:val="0"/>
              <w:marTop w:val="0"/>
              <w:marBottom w:val="0"/>
              <w:divBdr>
                <w:top w:val="none" w:sz="0" w:space="0" w:color="auto"/>
                <w:left w:val="none" w:sz="0" w:space="0" w:color="auto"/>
                <w:bottom w:val="none" w:sz="0" w:space="0" w:color="auto"/>
                <w:right w:val="none" w:sz="0" w:space="0" w:color="auto"/>
              </w:divBdr>
            </w:div>
            <w:div w:id="810170865">
              <w:marLeft w:val="0"/>
              <w:marRight w:val="0"/>
              <w:marTop w:val="0"/>
              <w:marBottom w:val="0"/>
              <w:divBdr>
                <w:top w:val="none" w:sz="0" w:space="0" w:color="auto"/>
                <w:left w:val="none" w:sz="0" w:space="0" w:color="auto"/>
                <w:bottom w:val="none" w:sz="0" w:space="0" w:color="auto"/>
                <w:right w:val="none" w:sz="0" w:space="0" w:color="auto"/>
              </w:divBdr>
            </w:div>
            <w:div w:id="1633559979">
              <w:marLeft w:val="0"/>
              <w:marRight w:val="0"/>
              <w:marTop w:val="0"/>
              <w:marBottom w:val="0"/>
              <w:divBdr>
                <w:top w:val="none" w:sz="0" w:space="0" w:color="auto"/>
                <w:left w:val="none" w:sz="0" w:space="0" w:color="auto"/>
                <w:bottom w:val="none" w:sz="0" w:space="0" w:color="auto"/>
                <w:right w:val="none" w:sz="0" w:space="0" w:color="auto"/>
              </w:divBdr>
            </w:div>
            <w:div w:id="618533554">
              <w:marLeft w:val="0"/>
              <w:marRight w:val="0"/>
              <w:marTop w:val="0"/>
              <w:marBottom w:val="0"/>
              <w:divBdr>
                <w:top w:val="none" w:sz="0" w:space="0" w:color="auto"/>
                <w:left w:val="none" w:sz="0" w:space="0" w:color="auto"/>
                <w:bottom w:val="none" w:sz="0" w:space="0" w:color="auto"/>
                <w:right w:val="none" w:sz="0" w:space="0" w:color="auto"/>
              </w:divBdr>
            </w:div>
            <w:div w:id="1019963181">
              <w:marLeft w:val="0"/>
              <w:marRight w:val="0"/>
              <w:marTop w:val="0"/>
              <w:marBottom w:val="0"/>
              <w:divBdr>
                <w:top w:val="none" w:sz="0" w:space="0" w:color="auto"/>
                <w:left w:val="none" w:sz="0" w:space="0" w:color="auto"/>
                <w:bottom w:val="none" w:sz="0" w:space="0" w:color="auto"/>
                <w:right w:val="none" w:sz="0" w:space="0" w:color="auto"/>
              </w:divBdr>
            </w:div>
            <w:div w:id="1470509652">
              <w:marLeft w:val="0"/>
              <w:marRight w:val="0"/>
              <w:marTop w:val="0"/>
              <w:marBottom w:val="0"/>
              <w:divBdr>
                <w:top w:val="none" w:sz="0" w:space="0" w:color="auto"/>
                <w:left w:val="none" w:sz="0" w:space="0" w:color="auto"/>
                <w:bottom w:val="none" w:sz="0" w:space="0" w:color="auto"/>
                <w:right w:val="none" w:sz="0" w:space="0" w:color="auto"/>
              </w:divBdr>
            </w:div>
            <w:div w:id="1391002980">
              <w:marLeft w:val="0"/>
              <w:marRight w:val="0"/>
              <w:marTop w:val="0"/>
              <w:marBottom w:val="0"/>
              <w:divBdr>
                <w:top w:val="none" w:sz="0" w:space="0" w:color="auto"/>
                <w:left w:val="none" w:sz="0" w:space="0" w:color="auto"/>
                <w:bottom w:val="none" w:sz="0" w:space="0" w:color="auto"/>
                <w:right w:val="none" w:sz="0" w:space="0" w:color="auto"/>
              </w:divBdr>
            </w:div>
            <w:div w:id="1672445235">
              <w:marLeft w:val="0"/>
              <w:marRight w:val="0"/>
              <w:marTop w:val="0"/>
              <w:marBottom w:val="0"/>
              <w:divBdr>
                <w:top w:val="none" w:sz="0" w:space="0" w:color="auto"/>
                <w:left w:val="none" w:sz="0" w:space="0" w:color="auto"/>
                <w:bottom w:val="none" w:sz="0" w:space="0" w:color="auto"/>
                <w:right w:val="none" w:sz="0" w:space="0" w:color="auto"/>
              </w:divBdr>
            </w:div>
            <w:div w:id="1101561132">
              <w:marLeft w:val="0"/>
              <w:marRight w:val="0"/>
              <w:marTop w:val="0"/>
              <w:marBottom w:val="0"/>
              <w:divBdr>
                <w:top w:val="none" w:sz="0" w:space="0" w:color="auto"/>
                <w:left w:val="none" w:sz="0" w:space="0" w:color="auto"/>
                <w:bottom w:val="none" w:sz="0" w:space="0" w:color="auto"/>
                <w:right w:val="none" w:sz="0" w:space="0" w:color="auto"/>
              </w:divBdr>
            </w:div>
            <w:div w:id="479424521">
              <w:marLeft w:val="0"/>
              <w:marRight w:val="0"/>
              <w:marTop w:val="0"/>
              <w:marBottom w:val="0"/>
              <w:divBdr>
                <w:top w:val="none" w:sz="0" w:space="0" w:color="auto"/>
                <w:left w:val="none" w:sz="0" w:space="0" w:color="auto"/>
                <w:bottom w:val="none" w:sz="0" w:space="0" w:color="auto"/>
                <w:right w:val="none" w:sz="0" w:space="0" w:color="auto"/>
              </w:divBdr>
            </w:div>
            <w:div w:id="635187338">
              <w:marLeft w:val="0"/>
              <w:marRight w:val="0"/>
              <w:marTop w:val="0"/>
              <w:marBottom w:val="0"/>
              <w:divBdr>
                <w:top w:val="none" w:sz="0" w:space="0" w:color="auto"/>
                <w:left w:val="none" w:sz="0" w:space="0" w:color="auto"/>
                <w:bottom w:val="none" w:sz="0" w:space="0" w:color="auto"/>
                <w:right w:val="none" w:sz="0" w:space="0" w:color="auto"/>
              </w:divBdr>
            </w:div>
            <w:div w:id="1082410398">
              <w:marLeft w:val="0"/>
              <w:marRight w:val="0"/>
              <w:marTop w:val="0"/>
              <w:marBottom w:val="0"/>
              <w:divBdr>
                <w:top w:val="none" w:sz="0" w:space="0" w:color="auto"/>
                <w:left w:val="none" w:sz="0" w:space="0" w:color="auto"/>
                <w:bottom w:val="none" w:sz="0" w:space="0" w:color="auto"/>
                <w:right w:val="none" w:sz="0" w:space="0" w:color="auto"/>
              </w:divBdr>
            </w:div>
            <w:div w:id="1814323615">
              <w:marLeft w:val="0"/>
              <w:marRight w:val="0"/>
              <w:marTop w:val="0"/>
              <w:marBottom w:val="0"/>
              <w:divBdr>
                <w:top w:val="none" w:sz="0" w:space="0" w:color="auto"/>
                <w:left w:val="none" w:sz="0" w:space="0" w:color="auto"/>
                <w:bottom w:val="none" w:sz="0" w:space="0" w:color="auto"/>
                <w:right w:val="none" w:sz="0" w:space="0" w:color="auto"/>
              </w:divBdr>
            </w:div>
            <w:div w:id="679353887">
              <w:marLeft w:val="0"/>
              <w:marRight w:val="0"/>
              <w:marTop w:val="0"/>
              <w:marBottom w:val="0"/>
              <w:divBdr>
                <w:top w:val="none" w:sz="0" w:space="0" w:color="auto"/>
                <w:left w:val="none" w:sz="0" w:space="0" w:color="auto"/>
                <w:bottom w:val="none" w:sz="0" w:space="0" w:color="auto"/>
                <w:right w:val="none" w:sz="0" w:space="0" w:color="auto"/>
              </w:divBdr>
            </w:div>
            <w:div w:id="688262985">
              <w:marLeft w:val="0"/>
              <w:marRight w:val="0"/>
              <w:marTop w:val="0"/>
              <w:marBottom w:val="0"/>
              <w:divBdr>
                <w:top w:val="none" w:sz="0" w:space="0" w:color="auto"/>
                <w:left w:val="none" w:sz="0" w:space="0" w:color="auto"/>
                <w:bottom w:val="none" w:sz="0" w:space="0" w:color="auto"/>
                <w:right w:val="none" w:sz="0" w:space="0" w:color="auto"/>
              </w:divBdr>
            </w:div>
            <w:div w:id="1592549383">
              <w:marLeft w:val="0"/>
              <w:marRight w:val="0"/>
              <w:marTop w:val="0"/>
              <w:marBottom w:val="0"/>
              <w:divBdr>
                <w:top w:val="none" w:sz="0" w:space="0" w:color="auto"/>
                <w:left w:val="none" w:sz="0" w:space="0" w:color="auto"/>
                <w:bottom w:val="none" w:sz="0" w:space="0" w:color="auto"/>
                <w:right w:val="none" w:sz="0" w:space="0" w:color="auto"/>
              </w:divBdr>
            </w:div>
            <w:div w:id="572468317">
              <w:marLeft w:val="0"/>
              <w:marRight w:val="0"/>
              <w:marTop w:val="0"/>
              <w:marBottom w:val="0"/>
              <w:divBdr>
                <w:top w:val="none" w:sz="0" w:space="0" w:color="auto"/>
                <w:left w:val="none" w:sz="0" w:space="0" w:color="auto"/>
                <w:bottom w:val="none" w:sz="0" w:space="0" w:color="auto"/>
                <w:right w:val="none" w:sz="0" w:space="0" w:color="auto"/>
              </w:divBdr>
            </w:div>
            <w:div w:id="318387085">
              <w:marLeft w:val="0"/>
              <w:marRight w:val="0"/>
              <w:marTop w:val="0"/>
              <w:marBottom w:val="0"/>
              <w:divBdr>
                <w:top w:val="none" w:sz="0" w:space="0" w:color="auto"/>
                <w:left w:val="none" w:sz="0" w:space="0" w:color="auto"/>
                <w:bottom w:val="none" w:sz="0" w:space="0" w:color="auto"/>
                <w:right w:val="none" w:sz="0" w:space="0" w:color="auto"/>
              </w:divBdr>
            </w:div>
            <w:div w:id="905997539">
              <w:marLeft w:val="0"/>
              <w:marRight w:val="0"/>
              <w:marTop w:val="0"/>
              <w:marBottom w:val="0"/>
              <w:divBdr>
                <w:top w:val="none" w:sz="0" w:space="0" w:color="auto"/>
                <w:left w:val="none" w:sz="0" w:space="0" w:color="auto"/>
                <w:bottom w:val="none" w:sz="0" w:space="0" w:color="auto"/>
                <w:right w:val="none" w:sz="0" w:space="0" w:color="auto"/>
              </w:divBdr>
            </w:div>
            <w:div w:id="1833107664">
              <w:marLeft w:val="0"/>
              <w:marRight w:val="0"/>
              <w:marTop w:val="0"/>
              <w:marBottom w:val="0"/>
              <w:divBdr>
                <w:top w:val="none" w:sz="0" w:space="0" w:color="auto"/>
                <w:left w:val="none" w:sz="0" w:space="0" w:color="auto"/>
                <w:bottom w:val="none" w:sz="0" w:space="0" w:color="auto"/>
                <w:right w:val="none" w:sz="0" w:space="0" w:color="auto"/>
              </w:divBdr>
            </w:div>
            <w:div w:id="816579195">
              <w:marLeft w:val="0"/>
              <w:marRight w:val="0"/>
              <w:marTop w:val="0"/>
              <w:marBottom w:val="0"/>
              <w:divBdr>
                <w:top w:val="none" w:sz="0" w:space="0" w:color="auto"/>
                <w:left w:val="none" w:sz="0" w:space="0" w:color="auto"/>
                <w:bottom w:val="none" w:sz="0" w:space="0" w:color="auto"/>
                <w:right w:val="none" w:sz="0" w:space="0" w:color="auto"/>
              </w:divBdr>
            </w:div>
            <w:div w:id="702944096">
              <w:marLeft w:val="0"/>
              <w:marRight w:val="0"/>
              <w:marTop w:val="0"/>
              <w:marBottom w:val="0"/>
              <w:divBdr>
                <w:top w:val="none" w:sz="0" w:space="0" w:color="auto"/>
                <w:left w:val="none" w:sz="0" w:space="0" w:color="auto"/>
                <w:bottom w:val="none" w:sz="0" w:space="0" w:color="auto"/>
                <w:right w:val="none" w:sz="0" w:space="0" w:color="auto"/>
              </w:divBdr>
            </w:div>
            <w:div w:id="1151992320">
              <w:marLeft w:val="0"/>
              <w:marRight w:val="0"/>
              <w:marTop w:val="0"/>
              <w:marBottom w:val="0"/>
              <w:divBdr>
                <w:top w:val="none" w:sz="0" w:space="0" w:color="auto"/>
                <w:left w:val="none" w:sz="0" w:space="0" w:color="auto"/>
                <w:bottom w:val="none" w:sz="0" w:space="0" w:color="auto"/>
                <w:right w:val="none" w:sz="0" w:space="0" w:color="auto"/>
              </w:divBdr>
            </w:div>
            <w:div w:id="1409230279">
              <w:marLeft w:val="0"/>
              <w:marRight w:val="0"/>
              <w:marTop w:val="0"/>
              <w:marBottom w:val="0"/>
              <w:divBdr>
                <w:top w:val="none" w:sz="0" w:space="0" w:color="auto"/>
                <w:left w:val="none" w:sz="0" w:space="0" w:color="auto"/>
                <w:bottom w:val="none" w:sz="0" w:space="0" w:color="auto"/>
                <w:right w:val="none" w:sz="0" w:space="0" w:color="auto"/>
              </w:divBdr>
            </w:div>
            <w:div w:id="1729524836">
              <w:marLeft w:val="0"/>
              <w:marRight w:val="0"/>
              <w:marTop w:val="0"/>
              <w:marBottom w:val="0"/>
              <w:divBdr>
                <w:top w:val="none" w:sz="0" w:space="0" w:color="auto"/>
                <w:left w:val="none" w:sz="0" w:space="0" w:color="auto"/>
                <w:bottom w:val="none" w:sz="0" w:space="0" w:color="auto"/>
                <w:right w:val="none" w:sz="0" w:space="0" w:color="auto"/>
              </w:divBdr>
            </w:div>
            <w:div w:id="1182818364">
              <w:marLeft w:val="0"/>
              <w:marRight w:val="0"/>
              <w:marTop w:val="0"/>
              <w:marBottom w:val="0"/>
              <w:divBdr>
                <w:top w:val="none" w:sz="0" w:space="0" w:color="auto"/>
                <w:left w:val="none" w:sz="0" w:space="0" w:color="auto"/>
                <w:bottom w:val="none" w:sz="0" w:space="0" w:color="auto"/>
                <w:right w:val="none" w:sz="0" w:space="0" w:color="auto"/>
              </w:divBdr>
            </w:div>
            <w:div w:id="281616119">
              <w:marLeft w:val="0"/>
              <w:marRight w:val="0"/>
              <w:marTop w:val="0"/>
              <w:marBottom w:val="0"/>
              <w:divBdr>
                <w:top w:val="none" w:sz="0" w:space="0" w:color="auto"/>
                <w:left w:val="none" w:sz="0" w:space="0" w:color="auto"/>
                <w:bottom w:val="none" w:sz="0" w:space="0" w:color="auto"/>
                <w:right w:val="none" w:sz="0" w:space="0" w:color="auto"/>
              </w:divBdr>
            </w:div>
            <w:div w:id="2001427214">
              <w:marLeft w:val="0"/>
              <w:marRight w:val="0"/>
              <w:marTop w:val="0"/>
              <w:marBottom w:val="0"/>
              <w:divBdr>
                <w:top w:val="none" w:sz="0" w:space="0" w:color="auto"/>
                <w:left w:val="none" w:sz="0" w:space="0" w:color="auto"/>
                <w:bottom w:val="none" w:sz="0" w:space="0" w:color="auto"/>
                <w:right w:val="none" w:sz="0" w:space="0" w:color="auto"/>
              </w:divBdr>
            </w:div>
            <w:div w:id="1043482508">
              <w:marLeft w:val="0"/>
              <w:marRight w:val="0"/>
              <w:marTop w:val="0"/>
              <w:marBottom w:val="0"/>
              <w:divBdr>
                <w:top w:val="none" w:sz="0" w:space="0" w:color="auto"/>
                <w:left w:val="none" w:sz="0" w:space="0" w:color="auto"/>
                <w:bottom w:val="none" w:sz="0" w:space="0" w:color="auto"/>
                <w:right w:val="none" w:sz="0" w:space="0" w:color="auto"/>
              </w:divBdr>
            </w:div>
            <w:div w:id="1904028173">
              <w:marLeft w:val="0"/>
              <w:marRight w:val="0"/>
              <w:marTop w:val="0"/>
              <w:marBottom w:val="0"/>
              <w:divBdr>
                <w:top w:val="none" w:sz="0" w:space="0" w:color="auto"/>
                <w:left w:val="none" w:sz="0" w:space="0" w:color="auto"/>
                <w:bottom w:val="none" w:sz="0" w:space="0" w:color="auto"/>
                <w:right w:val="none" w:sz="0" w:space="0" w:color="auto"/>
              </w:divBdr>
            </w:div>
            <w:div w:id="1539661588">
              <w:marLeft w:val="0"/>
              <w:marRight w:val="0"/>
              <w:marTop w:val="0"/>
              <w:marBottom w:val="0"/>
              <w:divBdr>
                <w:top w:val="none" w:sz="0" w:space="0" w:color="auto"/>
                <w:left w:val="none" w:sz="0" w:space="0" w:color="auto"/>
                <w:bottom w:val="none" w:sz="0" w:space="0" w:color="auto"/>
                <w:right w:val="none" w:sz="0" w:space="0" w:color="auto"/>
              </w:divBdr>
            </w:div>
            <w:div w:id="778765591">
              <w:marLeft w:val="0"/>
              <w:marRight w:val="0"/>
              <w:marTop w:val="0"/>
              <w:marBottom w:val="0"/>
              <w:divBdr>
                <w:top w:val="none" w:sz="0" w:space="0" w:color="auto"/>
                <w:left w:val="none" w:sz="0" w:space="0" w:color="auto"/>
                <w:bottom w:val="none" w:sz="0" w:space="0" w:color="auto"/>
                <w:right w:val="none" w:sz="0" w:space="0" w:color="auto"/>
              </w:divBdr>
            </w:div>
            <w:div w:id="1270551531">
              <w:marLeft w:val="0"/>
              <w:marRight w:val="0"/>
              <w:marTop w:val="0"/>
              <w:marBottom w:val="0"/>
              <w:divBdr>
                <w:top w:val="none" w:sz="0" w:space="0" w:color="auto"/>
                <w:left w:val="none" w:sz="0" w:space="0" w:color="auto"/>
                <w:bottom w:val="none" w:sz="0" w:space="0" w:color="auto"/>
                <w:right w:val="none" w:sz="0" w:space="0" w:color="auto"/>
              </w:divBdr>
            </w:div>
            <w:div w:id="487132402">
              <w:marLeft w:val="0"/>
              <w:marRight w:val="0"/>
              <w:marTop w:val="0"/>
              <w:marBottom w:val="0"/>
              <w:divBdr>
                <w:top w:val="none" w:sz="0" w:space="0" w:color="auto"/>
                <w:left w:val="none" w:sz="0" w:space="0" w:color="auto"/>
                <w:bottom w:val="none" w:sz="0" w:space="0" w:color="auto"/>
                <w:right w:val="none" w:sz="0" w:space="0" w:color="auto"/>
              </w:divBdr>
            </w:div>
            <w:div w:id="646786498">
              <w:marLeft w:val="0"/>
              <w:marRight w:val="0"/>
              <w:marTop w:val="0"/>
              <w:marBottom w:val="0"/>
              <w:divBdr>
                <w:top w:val="none" w:sz="0" w:space="0" w:color="auto"/>
                <w:left w:val="none" w:sz="0" w:space="0" w:color="auto"/>
                <w:bottom w:val="none" w:sz="0" w:space="0" w:color="auto"/>
                <w:right w:val="none" w:sz="0" w:space="0" w:color="auto"/>
              </w:divBdr>
            </w:div>
            <w:div w:id="1978876284">
              <w:marLeft w:val="0"/>
              <w:marRight w:val="0"/>
              <w:marTop w:val="0"/>
              <w:marBottom w:val="0"/>
              <w:divBdr>
                <w:top w:val="none" w:sz="0" w:space="0" w:color="auto"/>
                <w:left w:val="none" w:sz="0" w:space="0" w:color="auto"/>
                <w:bottom w:val="none" w:sz="0" w:space="0" w:color="auto"/>
                <w:right w:val="none" w:sz="0" w:space="0" w:color="auto"/>
              </w:divBdr>
            </w:div>
            <w:div w:id="1502893455">
              <w:marLeft w:val="0"/>
              <w:marRight w:val="0"/>
              <w:marTop w:val="0"/>
              <w:marBottom w:val="0"/>
              <w:divBdr>
                <w:top w:val="none" w:sz="0" w:space="0" w:color="auto"/>
                <w:left w:val="none" w:sz="0" w:space="0" w:color="auto"/>
                <w:bottom w:val="none" w:sz="0" w:space="0" w:color="auto"/>
                <w:right w:val="none" w:sz="0" w:space="0" w:color="auto"/>
              </w:divBdr>
            </w:div>
            <w:div w:id="2132239269">
              <w:marLeft w:val="0"/>
              <w:marRight w:val="0"/>
              <w:marTop w:val="0"/>
              <w:marBottom w:val="0"/>
              <w:divBdr>
                <w:top w:val="none" w:sz="0" w:space="0" w:color="auto"/>
                <w:left w:val="none" w:sz="0" w:space="0" w:color="auto"/>
                <w:bottom w:val="none" w:sz="0" w:space="0" w:color="auto"/>
                <w:right w:val="none" w:sz="0" w:space="0" w:color="auto"/>
              </w:divBdr>
            </w:div>
            <w:div w:id="1538008655">
              <w:marLeft w:val="0"/>
              <w:marRight w:val="0"/>
              <w:marTop w:val="0"/>
              <w:marBottom w:val="0"/>
              <w:divBdr>
                <w:top w:val="none" w:sz="0" w:space="0" w:color="auto"/>
                <w:left w:val="none" w:sz="0" w:space="0" w:color="auto"/>
                <w:bottom w:val="none" w:sz="0" w:space="0" w:color="auto"/>
                <w:right w:val="none" w:sz="0" w:space="0" w:color="auto"/>
              </w:divBdr>
            </w:div>
            <w:div w:id="778909828">
              <w:marLeft w:val="0"/>
              <w:marRight w:val="0"/>
              <w:marTop w:val="0"/>
              <w:marBottom w:val="0"/>
              <w:divBdr>
                <w:top w:val="none" w:sz="0" w:space="0" w:color="auto"/>
                <w:left w:val="none" w:sz="0" w:space="0" w:color="auto"/>
                <w:bottom w:val="none" w:sz="0" w:space="0" w:color="auto"/>
                <w:right w:val="none" w:sz="0" w:space="0" w:color="auto"/>
              </w:divBdr>
            </w:div>
            <w:div w:id="892233967">
              <w:marLeft w:val="0"/>
              <w:marRight w:val="0"/>
              <w:marTop w:val="0"/>
              <w:marBottom w:val="0"/>
              <w:divBdr>
                <w:top w:val="none" w:sz="0" w:space="0" w:color="auto"/>
                <w:left w:val="none" w:sz="0" w:space="0" w:color="auto"/>
                <w:bottom w:val="none" w:sz="0" w:space="0" w:color="auto"/>
                <w:right w:val="none" w:sz="0" w:space="0" w:color="auto"/>
              </w:divBdr>
            </w:div>
            <w:div w:id="1040546209">
              <w:marLeft w:val="0"/>
              <w:marRight w:val="0"/>
              <w:marTop w:val="0"/>
              <w:marBottom w:val="0"/>
              <w:divBdr>
                <w:top w:val="none" w:sz="0" w:space="0" w:color="auto"/>
                <w:left w:val="none" w:sz="0" w:space="0" w:color="auto"/>
                <w:bottom w:val="none" w:sz="0" w:space="0" w:color="auto"/>
                <w:right w:val="none" w:sz="0" w:space="0" w:color="auto"/>
              </w:divBdr>
            </w:div>
            <w:div w:id="1354190688">
              <w:marLeft w:val="0"/>
              <w:marRight w:val="0"/>
              <w:marTop w:val="0"/>
              <w:marBottom w:val="0"/>
              <w:divBdr>
                <w:top w:val="none" w:sz="0" w:space="0" w:color="auto"/>
                <w:left w:val="none" w:sz="0" w:space="0" w:color="auto"/>
                <w:bottom w:val="none" w:sz="0" w:space="0" w:color="auto"/>
                <w:right w:val="none" w:sz="0" w:space="0" w:color="auto"/>
              </w:divBdr>
            </w:div>
            <w:div w:id="1192300657">
              <w:marLeft w:val="0"/>
              <w:marRight w:val="0"/>
              <w:marTop w:val="0"/>
              <w:marBottom w:val="0"/>
              <w:divBdr>
                <w:top w:val="none" w:sz="0" w:space="0" w:color="auto"/>
                <w:left w:val="none" w:sz="0" w:space="0" w:color="auto"/>
                <w:bottom w:val="none" w:sz="0" w:space="0" w:color="auto"/>
                <w:right w:val="none" w:sz="0" w:space="0" w:color="auto"/>
              </w:divBdr>
            </w:div>
            <w:div w:id="1471091217">
              <w:marLeft w:val="0"/>
              <w:marRight w:val="0"/>
              <w:marTop w:val="0"/>
              <w:marBottom w:val="0"/>
              <w:divBdr>
                <w:top w:val="none" w:sz="0" w:space="0" w:color="auto"/>
                <w:left w:val="none" w:sz="0" w:space="0" w:color="auto"/>
                <w:bottom w:val="none" w:sz="0" w:space="0" w:color="auto"/>
                <w:right w:val="none" w:sz="0" w:space="0" w:color="auto"/>
              </w:divBdr>
            </w:div>
            <w:div w:id="716055138">
              <w:marLeft w:val="0"/>
              <w:marRight w:val="0"/>
              <w:marTop w:val="0"/>
              <w:marBottom w:val="0"/>
              <w:divBdr>
                <w:top w:val="none" w:sz="0" w:space="0" w:color="auto"/>
                <w:left w:val="none" w:sz="0" w:space="0" w:color="auto"/>
                <w:bottom w:val="none" w:sz="0" w:space="0" w:color="auto"/>
                <w:right w:val="none" w:sz="0" w:space="0" w:color="auto"/>
              </w:divBdr>
            </w:div>
            <w:div w:id="776413762">
              <w:marLeft w:val="0"/>
              <w:marRight w:val="0"/>
              <w:marTop w:val="0"/>
              <w:marBottom w:val="0"/>
              <w:divBdr>
                <w:top w:val="none" w:sz="0" w:space="0" w:color="auto"/>
                <w:left w:val="none" w:sz="0" w:space="0" w:color="auto"/>
                <w:bottom w:val="none" w:sz="0" w:space="0" w:color="auto"/>
                <w:right w:val="none" w:sz="0" w:space="0" w:color="auto"/>
              </w:divBdr>
            </w:div>
            <w:div w:id="1231188477">
              <w:marLeft w:val="0"/>
              <w:marRight w:val="0"/>
              <w:marTop w:val="0"/>
              <w:marBottom w:val="0"/>
              <w:divBdr>
                <w:top w:val="none" w:sz="0" w:space="0" w:color="auto"/>
                <w:left w:val="none" w:sz="0" w:space="0" w:color="auto"/>
                <w:bottom w:val="none" w:sz="0" w:space="0" w:color="auto"/>
                <w:right w:val="none" w:sz="0" w:space="0" w:color="auto"/>
              </w:divBdr>
            </w:div>
            <w:div w:id="497186791">
              <w:marLeft w:val="0"/>
              <w:marRight w:val="0"/>
              <w:marTop w:val="0"/>
              <w:marBottom w:val="0"/>
              <w:divBdr>
                <w:top w:val="none" w:sz="0" w:space="0" w:color="auto"/>
                <w:left w:val="none" w:sz="0" w:space="0" w:color="auto"/>
                <w:bottom w:val="none" w:sz="0" w:space="0" w:color="auto"/>
                <w:right w:val="none" w:sz="0" w:space="0" w:color="auto"/>
              </w:divBdr>
            </w:div>
            <w:div w:id="2028560870">
              <w:marLeft w:val="0"/>
              <w:marRight w:val="0"/>
              <w:marTop w:val="0"/>
              <w:marBottom w:val="0"/>
              <w:divBdr>
                <w:top w:val="none" w:sz="0" w:space="0" w:color="auto"/>
                <w:left w:val="none" w:sz="0" w:space="0" w:color="auto"/>
                <w:bottom w:val="none" w:sz="0" w:space="0" w:color="auto"/>
                <w:right w:val="none" w:sz="0" w:space="0" w:color="auto"/>
              </w:divBdr>
            </w:div>
            <w:div w:id="1519466332">
              <w:marLeft w:val="0"/>
              <w:marRight w:val="0"/>
              <w:marTop w:val="0"/>
              <w:marBottom w:val="0"/>
              <w:divBdr>
                <w:top w:val="none" w:sz="0" w:space="0" w:color="auto"/>
                <w:left w:val="none" w:sz="0" w:space="0" w:color="auto"/>
                <w:bottom w:val="none" w:sz="0" w:space="0" w:color="auto"/>
                <w:right w:val="none" w:sz="0" w:space="0" w:color="auto"/>
              </w:divBdr>
            </w:div>
            <w:div w:id="1490366046">
              <w:marLeft w:val="0"/>
              <w:marRight w:val="0"/>
              <w:marTop w:val="0"/>
              <w:marBottom w:val="0"/>
              <w:divBdr>
                <w:top w:val="none" w:sz="0" w:space="0" w:color="auto"/>
                <w:left w:val="none" w:sz="0" w:space="0" w:color="auto"/>
                <w:bottom w:val="none" w:sz="0" w:space="0" w:color="auto"/>
                <w:right w:val="none" w:sz="0" w:space="0" w:color="auto"/>
              </w:divBdr>
            </w:div>
            <w:div w:id="1665816794">
              <w:marLeft w:val="0"/>
              <w:marRight w:val="0"/>
              <w:marTop w:val="0"/>
              <w:marBottom w:val="0"/>
              <w:divBdr>
                <w:top w:val="none" w:sz="0" w:space="0" w:color="auto"/>
                <w:left w:val="none" w:sz="0" w:space="0" w:color="auto"/>
                <w:bottom w:val="none" w:sz="0" w:space="0" w:color="auto"/>
                <w:right w:val="none" w:sz="0" w:space="0" w:color="auto"/>
              </w:divBdr>
            </w:div>
            <w:div w:id="1159036320">
              <w:marLeft w:val="0"/>
              <w:marRight w:val="0"/>
              <w:marTop w:val="0"/>
              <w:marBottom w:val="0"/>
              <w:divBdr>
                <w:top w:val="none" w:sz="0" w:space="0" w:color="auto"/>
                <w:left w:val="none" w:sz="0" w:space="0" w:color="auto"/>
                <w:bottom w:val="none" w:sz="0" w:space="0" w:color="auto"/>
                <w:right w:val="none" w:sz="0" w:space="0" w:color="auto"/>
              </w:divBdr>
            </w:div>
            <w:div w:id="544608308">
              <w:marLeft w:val="0"/>
              <w:marRight w:val="0"/>
              <w:marTop w:val="0"/>
              <w:marBottom w:val="0"/>
              <w:divBdr>
                <w:top w:val="none" w:sz="0" w:space="0" w:color="auto"/>
                <w:left w:val="none" w:sz="0" w:space="0" w:color="auto"/>
                <w:bottom w:val="none" w:sz="0" w:space="0" w:color="auto"/>
                <w:right w:val="none" w:sz="0" w:space="0" w:color="auto"/>
              </w:divBdr>
            </w:div>
            <w:div w:id="473714674">
              <w:marLeft w:val="0"/>
              <w:marRight w:val="0"/>
              <w:marTop w:val="0"/>
              <w:marBottom w:val="0"/>
              <w:divBdr>
                <w:top w:val="none" w:sz="0" w:space="0" w:color="auto"/>
                <w:left w:val="none" w:sz="0" w:space="0" w:color="auto"/>
                <w:bottom w:val="none" w:sz="0" w:space="0" w:color="auto"/>
                <w:right w:val="none" w:sz="0" w:space="0" w:color="auto"/>
              </w:divBdr>
            </w:div>
            <w:div w:id="631984026">
              <w:marLeft w:val="0"/>
              <w:marRight w:val="0"/>
              <w:marTop w:val="0"/>
              <w:marBottom w:val="0"/>
              <w:divBdr>
                <w:top w:val="none" w:sz="0" w:space="0" w:color="auto"/>
                <w:left w:val="none" w:sz="0" w:space="0" w:color="auto"/>
                <w:bottom w:val="none" w:sz="0" w:space="0" w:color="auto"/>
                <w:right w:val="none" w:sz="0" w:space="0" w:color="auto"/>
              </w:divBdr>
            </w:div>
            <w:div w:id="1948733815">
              <w:marLeft w:val="0"/>
              <w:marRight w:val="0"/>
              <w:marTop w:val="0"/>
              <w:marBottom w:val="0"/>
              <w:divBdr>
                <w:top w:val="none" w:sz="0" w:space="0" w:color="auto"/>
                <w:left w:val="none" w:sz="0" w:space="0" w:color="auto"/>
                <w:bottom w:val="none" w:sz="0" w:space="0" w:color="auto"/>
                <w:right w:val="none" w:sz="0" w:space="0" w:color="auto"/>
              </w:divBdr>
            </w:div>
            <w:div w:id="1366175090">
              <w:marLeft w:val="0"/>
              <w:marRight w:val="0"/>
              <w:marTop w:val="0"/>
              <w:marBottom w:val="0"/>
              <w:divBdr>
                <w:top w:val="none" w:sz="0" w:space="0" w:color="auto"/>
                <w:left w:val="none" w:sz="0" w:space="0" w:color="auto"/>
                <w:bottom w:val="none" w:sz="0" w:space="0" w:color="auto"/>
                <w:right w:val="none" w:sz="0" w:space="0" w:color="auto"/>
              </w:divBdr>
            </w:div>
            <w:div w:id="267205375">
              <w:marLeft w:val="0"/>
              <w:marRight w:val="0"/>
              <w:marTop w:val="0"/>
              <w:marBottom w:val="0"/>
              <w:divBdr>
                <w:top w:val="none" w:sz="0" w:space="0" w:color="auto"/>
                <w:left w:val="none" w:sz="0" w:space="0" w:color="auto"/>
                <w:bottom w:val="none" w:sz="0" w:space="0" w:color="auto"/>
                <w:right w:val="none" w:sz="0" w:space="0" w:color="auto"/>
              </w:divBdr>
            </w:div>
            <w:div w:id="1337072999">
              <w:marLeft w:val="0"/>
              <w:marRight w:val="0"/>
              <w:marTop w:val="0"/>
              <w:marBottom w:val="0"/>
              <w:divBdr>
                <w:top w:val="none" w:sz="0" w:space="0" w:color="auto"/>
                <w:left w:val="none" w:sz="0" w:space="0" w:color="auto"/>
                <w:bottom w:val="none" w:sz="0" w:space="0" w:color="auto"/>
                <w:right w:val="none" w:sz="0" w:space="0" w:color="auto"/>
              </w:divBdr>
            </w:div>
            <w:div w:id="292059725">
              <w:marLeft w:val="0"/>
              <w:marRight w:val="0"/>
              <w:marTop w:val="0"/>
              <w:marBottom w:val="0"/>
              <w:divBdr>
                <w:top w:val="none" w:sz="0" w:space="0" w:color="auto"/>
                <w:left w:val="none" w:sz="0" w:space="0" w:color="auto"/>
                <w:bottom w:val="none" w:sz="0" w:space="0" w:color="auto"/>
                <w:right w:val="none" w:sz="0" w:space="0" w:color="auto"/>
              </w:divBdr>
            </w:div>
            <w:div w:id="272522707">
              <w:marLeft w:val="0"/>
              <w:marRight w:val="0"/>
              <w:marTop w:val="0"/>
              <w:marBottom w:val="0"/>
              <w:divBdr>
                <w:top w:val="none" w:sz="0" w:space="0" w:color="auto"/>
                <w:left w:val="none" w:sz="0" w:space="0" w:color="auto"/>
                <w:bottom w:val="none" w:sz="0" w:space="0" w:color="auto"/>
                <w:right w:val="none" w:sz="0" w:space="0" w:color="auto"/>
              </w:divBdr>
            </w:div>
            <w:div w:id="384179215">
              <w:marLeft w:val="0"/>
              <w:marRight w:val="0"/>
              <w:marTop w:val="0"/>
              <w:marBottom w:val="0"/>
              <w:divBdr>
                <w:top w:val="none" w:sz="0" w:space="0" w:color="auto"/>
                <w:left w:val="none" w:sz="0" w:space="0" w:color="auto"/>
                <w:bottom w:val="none" w:sz="0" w:space="0" w:color="auto"/>
                <w:right w:val="none" w:sz="0" w:space="0" w:color="auto"/>
              </w:divBdr>
            </w:div>
            <w:div w:id="1984120208">
              <w:marLeft w:val="0"/>
              <w:marRight w:val="0"/>
              <w:marTop w:val="0"/>
              <w:marBottom w:val="0"/>
              <w:divBdr>
                <w:top w:val="none" w:sz="0" w:space="0" w:color="auto"/>
                <w:left w:val="none" w:sz="0" w:space="0" w:color="auto"/>
                <w:bottom w:val="none" w:sz="0" w:space="0" w:color="auto"/>
                <w:right w:val="none" w:sz="0" w:space="0" w:color="auto"/>
              </w:divBdr>
            </w:div>
            <w:div w:id="1223515859">
              <w:marLeft w:val="0"/>
              <w:marRight w:val="0"/>
              <w:marTop w:val="0"/>
              <w:marBottom w:val="0"/>
              <w:divBdr>
                <w:top w:val="none" w:sz="0" w:space="0" w:color="auto"/>
                <w:left w:val="none" w:sz="0" w:space="0" w:color="auto"/>
                <w:bottom w:val="none" w:sz="0" w:space="0" w:color="auto"/>
                <w:right w:val="none" w:sz="0" w:space="0" w:color="auto"/>
              </w:divBdr>
            </w:div>
            <w:div w:id="1873227454">
              <w:marLeft w:val="0"/>
              <w:marRight w:val="0"/>
              <w:marTop w:val="0"/>
              <w:marBottom w:val="0"/>
              <w:divBdr>
                <w:top w:val="none" w:sz="0" w:space="0" w:color="auto"/>
                <w:left w:val="none" w:sz="0" w:space="0" w:color="auto"/>
                <w:bottom w:val="none" w:sz="0" w:space="0" w:color="auto"/>
                <w:right w:val="none" w:sz="0" w:space="0" w:color="auto"/>
              </w:divBdr>
            </w:div>
            <w:div w:id="1090540383">
              <w:marLeft w:val="0"/>
              <w:marRight w:val="0"/>
              <w:marTop w:val="0"/>
              <w:marBottom w:val="0"/>
              <w:divBdr>
                <w:top w:val="none" w:sz="0" w:space="0" w:color="auto"/>
                <w:left w:val="none" w:sz="0" w:space="0" w:color="auto"/>
                <w:bottom w:val="none" w:sz="0" w:space="0" w:color="auto"/>
                <w:right w:val="none" w:sz="0" w:space="0" w:color="auto"/>
              </w:divBdr>
            </w:div>
            <w:div w:id="214509758">
              <w:marLeft w:val="0"/>
              <w:marRight w:val="0"/>
              <w:marTop w:val="0"/>
              <w:marBottom w:val="0"/>
              <w:divBdr>
                <w:top w:val="none" w:sz="0" w:space="0" w:color="auto"/>
                <w:left w:val="none" w:sz="0" w:space="0" w:color="auto"/>
                <w:bottom w:val="none" w:sz="0" w:space="0" w:color="auto"/>
                <w:right w:val="none" w:sz="0" w:space="0" w:color="auto"/>
              </w:divBdr>
            </w:div>
            <w:div w:id="261112010">
              <w:marLeft w:val="0"/>
              <w:marRight w:val="0"/>
              <w:marTop w:val="0"/>
              <w:marBottom w:val="0"/>
              <w:divBdr>
                <w:top w:val="none" w:sz="0" w:space="0" w:color="auto"/>
                <w:left w:val="none" w:sz="0" w:space="0" w:color="auto"/>
                <w:bottom w:val="none" w:sz="0" w:space="0" w:color="auto"/>
                <w:right w:val="none" w:sz="0" w:space="0" w:color="auto"/>
              </w:divBdr>
            </w:div>
            <w:div w:id="291247818">
              <w:marLeft w:val="0"/>
              <w:marRight w:val="0"/>
              <w:marTop w:val="0"/>
              <w:marBottom w:val="0"/>
              <w:divBdr>
                <w:top w:val="none" w:sz="0" w:space="0" w:color="auto"/>
                <w:left w:val="none" w:sz="0" w:space="0" w:color="auto"/>
                <w:bottom w:val="none" w:sz="0" w:space="0" w:color="auto"/>
                <w:right w:val="none" w:sz="0" w:space="0" w:color="auto"/>
              </w:divBdr>
            </w:div>
            <w:div w:id="1416708655">
              <w:marLeft w:val="0"/>
              <w:marRight w:val="0"/>
              <w:marTop w:val="0"/>
              <w:marBottom w:val="0"/>
              <w:divBdr>
                <w:top w:val="none" w:sz="0" w:space="0" w:color="auto"/>
                <w:left w:val="none" w:sz="0" w:space="0" w:color="auto"/>
                <w:bottom w:val="none" w:sz="0" w:space="0" w:color="auto"/>
                <w:right w:val="none" w:sz="0" w:space="0" w:color="auto"/>
              </w:divBdr>
            </w:div>
            <w:div w:id="452552710">
              <w:marLeft w:val="0"/>
              <w:marRight w:val="0"/>
              <w:marTop w:val="0"/>
              <w:marBottom w:val="0"/>
              <w:divBdr>
                <w:top w:val="none" w:sz="0" w:space="0" w:color="auto"/>
                <w:left w:val="none" w:sz="0" w:space="0" w:color="auto"/>
                <w:bottom w:val="none" w:sz="0" w:space="0" w:color="auto"/>
                <w:right w:val="none" w:sz="0" w:space="0" w:color="auto"/>
              </w:divBdr>
            </w:div>
            <w:div w:id="1214121270">
              <w:marLeft w:val="0"/>
              <w:marRight w:val="0"/>
              <w:marTop w:val="0"/>
              <w:marBottom w:val="0"/>
              <w:divBdr>
                <w:top w:val="none" w:sz="0" w:space="0" w:color="auto"/>
                <w:left w:val="none" w:sz="0" w:space="0" w:color="auto"/>
                <w:bottom w:val="none" w:sz="0" w:space="0" w:color="auto"/>
                <w:right w:val="none" w:sz="0" w:space="0" w:color="auto"/>
              </w:divBdr>
            </w:div>
            <w:div w:id="1615477207">
              <w:marLeft w:val="0"/>
              <w:marRight w:val="0"/>
              <w:marTop w:val="0"/>
              <w:marBottom w:val="0"/>
              <w:divBdr>
                <w:top w:val="none" w:sz="0" w:space="0" w:color="auto"/>
                <w:left w:val="none" w:sz="0" w:space="0" w:color="auto"/>
                <w:bottom w:val="none" w:sz="0" w:space="0" w:color="auto"/>
                <w:right w:val="none" w:sz="0" w:space="0" w:color="auto"/>
              </w:divBdr>
            </w:div>
            <w:div w:id="77020797">
              <w:marLeft w:val="0"/>
              <w:marRight w:val="0"/>
              <w:marTop w:val="0"/>
              <w:marBottom w:val="0"/>
              <w:divBdr>
                <w:top w:val="none" w:sz="0" w:space="0" w:color="auto"/>
                <w:left w:val="none" w:sz="0" w:space="0" w:color="auto"/>
                <w:bottom w:val="none" w:sz="0" w:space="0" w:color="auto"/>
                <w:right w:val="none" w:sz="0" w:space="0" w:color="auto"/>
              </w:divBdr>
            </w:div>
            <w:div w:id="1738163210">
              <w:marLeft w:val="0"/>
              <w:marRight w:val="0"/>
              <w:marTop w:val="0"/>
              <w:marBottom w:val="0"/>
              <w:divBdr>
                <w:top w:val="none" w:sz="0" w:space="0" w:color="auto"/>
                <w:left w:val="none" w:sz="0" w:space="0" w:color="auto"/>
                <w:bottom w:val="none" w:sz="0" w:space="0" w:color="auto"/>
                <w:right w:val="none" w:sz="0" w:space="0" w:color="auto"/>
              </w:divBdr>
            </w:div>
            <w:div w:id="1598513815">
              <w:marLeft w:val="0"/>
              <w:marRight w:val="0"/>
              <w:marTop w:val="0"/>
              <w:marBottom w:val="0"/>
              <w:divBdr>
                <w:top w:val="none" w:sz="0" w:space="0" w:color="auto"/>
                <w:left w:val="none" w:sz="0" w:space="0" w:color="auto"/>
                <w:bottom w:val="none" w:sz="0" w:space="0" w:color="auto"/>
                <w:right w:val="none" w:sz="0" w:space="0" w:color="auto"/>
              </w:divBdr>
            </w:div>
            <w:div w:id="1512986918">
              <w:marLeft w:val="0"/>
              <w:marRight w:val="0"/>
              <w:marTop w:val="0"/>
              <w:marBottom w:val="0"/>
              <w:divBdr>
                <w:top w:val="none" w:sz="0" w:space="0" w:color="auto"/>
                <w:left w:val="none" w:sz="0" w:space="0" w:color="auto"/>
                <w:bottom w:val="none" w:sz="0" w:space="0" w:color="auto"/>
                <w:right w:val="none" w:sz="0" w:space="0" w:color="auto"/>
              </w:divBdr>
            </w:div>
            <w:div w:id="794449823">
              <w:marLeft w:val="0"/>
              <w:marRight w:val="0"/>
              <w:marTop w:val="0"/>
              <w:marBottom w:val="0"/>
              <w:divBdr>
                <w:top w:val="none" w:sz="0" w:space="0" w:color="auto"/>
                <w:left w:val="none" w:sz="0" w:space="0" w:color="auto"/>
                <w:bottom w:val="none" w:sz="0" w:space="0" w:color="auto"/>
                <w:right w:val="none" w:sz="0" w:space="0" w:color="auto"/>
              </w:divBdr>
            </w:div>
            <w:div w:id="23100622">
              <w:marLeft w:val="0"/>
              <w:marRight w:val="0"/>
              <w:marTop w:val="0"/>
              <w:marBottom w:val="0"/>
              <w:divBdr>
                <w:top w:val="none" w:sz="0" w:space="0" w:color="auto"/>
                <w:left w:val="none" w:sz="0" w:space="0" w:color="auto"/>
                <w:bottom w:val="none" w:sz="0" w:space="0" w:color="auto"/>
                <w:right w:val="none" w:sz="0" w:space="0" w:color="auto"/>
              </w:divBdr>
            </w:div>
            <w:div w:id="413094024">
              <w:marLeft w:val="0"/>
              <w:marRight w:val="0"/>
              <w:marTop w:val="0"/>
              <w:marBottom w:val="0"/>
              <w:divBdr>
                <w:top w:val="none" w:sz="0" w:space="0" w:color="auto"/>
                <w:left w:val="none" w:sz="0" w:space="0" w:color="auto"/>
                <w:bottom w:val="none" w:sz="0" w:space="0" w:color="auto"/>
                <w:right w:val="none" w:sz="0" w:space="0" w:color="auto"/>
              </w:divBdr>
            </w:div>
            <w:div w:id="149637494">
              <w:marLeft w:val="0"/>
              <w:marRight w:val="0"/>
              <w:marTop w:val="0"/>
              <w:marBottom w:val="0"/>
              <w:divBdr>
                <w:top w:val="none" w:sz="0" w:space="0" w:color="auto"/>
                <w:left w:val="none" w:sz="0" w:space="0" w:color="auto"/>
                <w:bottom w:val="none" w:sz="0" w:space="0" w:color="auto"/>
                <w:right w:val="none" w:sz="0" w:space="0" w:color="auto"/>
              </w:divBdr>
            </w:div>
            <w:div w:id="1686251033">
              <w:marLeft w:val="0"/>
              <w:marRight w:val="0"/>
              <w:marTop w:val="0"/>
              <w:marBottom w:val="0"/>
              <w:divBdr>
                <w:top w:val="none" w:sz="0" w:space="0" w:color="auto"/>
                <w:left w:val="none" w:sz="0" w:space="0" w:color="auto"/>
                <w:bottom w:val="none" w:sz="0" w:space="0" w:color="auto"/>
                <w:right w:val="none" w:sz="0" w:space="0" w:color="auto"/>
              </w:divBdr>
            </w:div>
            <w:div w:id="654259123">
              <w:marLeft w:val="0"/>
              <w:marRight w:val="0"/>
              <w:marTop w:val="0"/>
              <w:marBottom w:val="0"/>
              <w:divBdr>
                <w:top w:val="none" w:sz="0" w:space="0" w:color="auto"/>
                <w:left w:val="none" w:sz="0" w:space="0" w:color="auto"/>
                <w:bottom w:val="none" w:sz="0" w:space="0" w:color="auto"/>
                <w:right w:val="none" w:sz="0" w:space="0" w:color="auto"/>
              </w:divBdr>
            </w:div>
            <w:div w:id="43407465">
              <w:marLeft w:val="0"/>
              <w:marRight w:val="0"/>
              <w:marTop w:val="0"/>
              <w:marBottom w:val="0"/>
              <w:divBdr>
                <w:top w:val="none" w:sz="0" w:space="0" w:color="auto"/>
                <w:left w:val="none" w:sz="0" w:space="0" w:color="auto"/>
                <w:bottom w:val="none" w:sz="0" w:space="0" w:color="auto"/>
                <w:right w:val="none" w:sz="0" w:space="0" w:color="auto"/>
              </w:divBdr>
            </w:div>
            <w:div w:id="1230266734">
              <w:marLeft w:val="0"/>
              <w:marRight w:val="0"/>
              <w:marTop w:val="0"/>
              <w:marBottom w:val="0"/>
              <w:divBdr>
                <w:top w:val="none" w:sz="0" w:space="0" w:color="auto"/>
                <w:left w:val="none" w:sz="0" w:space="0" w:color="auto"/>
                <w:bottom w:val="none" w:sz="0" w:space="0" w:color="auto"/>
                <w:right w:val="none" w:sz="0" w:space="0" w:color="auto"/>
              </w:divBdr>
            </w:div>
            <w:div w:id="1470123040">
              <w:marLeft w:val="0"/>
              <w:marRight w:val="0"/>
              <w:marTop w:val="0"/>
              <w:marBottom w:val="0"/>
              <w:divBdr>
                <w:top w:val="none" w:sz="0" w:space="0" w:color="auto"/>
                <w:left w:val="none" w:sz="0" w:space="0" w:color="auto"/>
                <w:bottom w:val="none" w:sz="0" w:space="0" w:color="auto"/>
                <w:right w:val="none" w:sz="0" w:space="0" w:color="auto"/>
              </w:divBdr>
            </w:div>
            <w:div w:id="405107366">
              <w:marLeft w:val="0"/>
              <w:marRight w:val="0"/>
              <w:marTop w:val="0"/>
              <w:marBottom w:val="0"/>
              <w:divBdr>
                <w:top w:val="none" w:sz="0" w:space="0" w:color="auto"/>
                <w:left w:val="none" w:sz="0" w:space="0" w:color="auto"/>
                <w:bottom w:val="none" w:sz="0" w:space="0" w:color="auto"/>
                <w:right w:val="none" w:sz="0" w:space="0" w:color="auto"/>
              </w:divBdr>
            </w:div>
            <w:div w:id="1787772792">
              <w:marLeft w:val="0"/>
              <w:marRight w:val="0"/>
              <w:marTop w:val="0"/>
              <w:marBottom w:val="0"/>
              <w:divBdr>
                <w:top w:val="none" w:sz="0" w:space="0" w:color="auto"/>
                <w:left w:val="none" w:sz="0" w:space="0" w:color="auto"/>
                <w:bottom w:val="none" w:sz="0" w:space="0" w:color="auto"/>
                <w:right w:val="none" w:sz="0" w:space="0" w:color="auto"/>
              </w:divBdr>
            </w:div>
            <w:div w:id="200174019">
              <w:marLeft w:val="0"/>
              <w:marRight w:val="0"/>
              <w:marTop w:val="0"/>
              <w:marBottom w:val="0"/>
              <w:divBdr>
                <w:top w:val="none" w:sz="0" w:space="0" w:color="auto"/>
                <w:left w:val="none" w:sz="0" w:space="0" w:color="auto"/>
                <w:bottom w:val="none" w:sz="0" w:space="0" w:color="auto"/>
                <w:right w:val="none" w:sz="0" w:space="0" w:color="auto"/>
              </w:divBdr>
            </w:div>
            <w:div w:id="1981762118">
              <w:marLeft w:val="0"/>
              <w:marRight w:val="0"/>
              <w:marTop w:val="0"/>
              <w:marBottom w:val="0"/>
              <w:divBdr>
                <w:top w:val="none" w:sz="0" w:space="0" w:color="auto"/>
                <w:left w:val="none" w:sz="0" w:space="0" w:color="auto"/>
                <w:bottom w:val="none" w:sz="0" w:space="0" w:color="auto"/>
                <w:right w:val="none" w:sz="0" w:space="0" w:color="auto"/>
              </w:divBdr>
            </w:div>
            <w:div w:id="223180681">
              <w:marLeft w:val="0"/>
              <w:marRight w:val="0"/>
              <w:marTop w:val="0"/>
              <w:marBottom w:val="0"/>
              <w:divBdr>
                <w:top w:val="none" w:sz="0" w:space="0" w:color="auto"/>
                <w:left w:val="none" w:sz="0" w:space="0" w:color="auto"/>
                <w:bottom w:val="none" w:sz="0" w:space="0" w:color="auto"/>
                <w:right w:val="none" w:sz="0" w:space="0" w:color="auto"/>
              </w:divBdr>
            </w:div>
            <w:div w:id="1811894845">
              <w:marLeft w:val="0"/>
              <w:marRight w:val="0"/>
              <w:marTop w:val="0"/>
              <w:marBottom w:val="0"/>
              <w:divBdr>
                <w:top w:val="none" w:sz="0" w:space="0" w:color="auto"/>
                <w:left w:val="none" w:sz="0" w:space="0" w:color="auto"/>
                <w:bottom w:val="none" w:sz="0" w:space="0" w:color="auto"/>
                <w:right w:val="none" w:sz="0" w:space="0" w:color="auto"/>
              </w:divBdr>
            </w:div>
            <w:div w:id="133134999">
              <w:marLeft w:val="0"/>
              <w:marRight w:val="0"/>
              <w:marTop w:val="0"/>
              <w:marBottom w:val="0"/>
              <w:divBdr>
                <w:top w:val="none" w:sz="0" w:space="0" w:color="auto"/>
                <w:left w:val="none" w:sz="0" w:space="0" w:color="auto"/>
                <w:bottom w:val="none" w:sz="0" w:space="0" w:color="auto"/>
                <w:right w:val="none" w:sz="0" w:space="0" w:color="auto"/>
              </w:divBdr>
            </w:div>
            <w:div w:id="456069300">
              <w:marLeft w:val="0"/>
              <w:marRight w:val="0"/>
              <w:marTop w:val="0"/>
              <w:marBottom w:val="0"/>
              <w:divBdr>
                <w:top w:val="none" w:sz="0" w:space="0" w:color="auto"/>
                <w:left w:val="none" w:sz="0" w:space="0" w:color="auto"/>
                <w:bottom w:val="none" w:sz="0" w:space="0" w:color="auto"/>
                <w:right w:val="none" w:sz="0" w:space="0" w:color="auto"/>
              </w:divBdr>
            </w:div>
            <w:div w:id="1662150405">
              <w:marLeft w:val="0"/>
              <w:marRight w:val="0"/>
              <w:marTop w:val="0"/>
              <w:marBottom w:val="0"/>
              <w:divBdr>
                <w:top w:val="none" w:sz="0" w:space="0" w:color="auto"/>
                <w:left w:val="none" w:sz="0" w:space="0" w:color="auto"/>
                <w:bottom w:val="none" w:sz="0" w:space="0" w:color="auto"/>
                <w:right w:val="none" w:sz="0" w:space="0" w:color="auto"/>
              </w:divBdr>
            </w:div>
            <w:div w:id="1341540262">
              <w:marLeft w:val="0"/>
              <w:marRight w:val="0"/>
              <w:marTop w:val="0"/>
              <w:marBottom w:val="0"/>
              <w:divBdr>
                <w:top w:val="none" w:sz="0" w:space="0" w:color="auto"/>
                <w:left w:val="none" w:sz="0" w:space="0" w:color="auto"/>
                <w:bottom w:val="none" w:sz="0" w:space="0" w:color="auto"/>
                <w:right w:val="none" w:sz="0" w:space="0" w:color="auto"/>
              </w:divBdr>
            </w:div>
            <w:div w:id="1499421720">
              <w:marLeft w:val="0"/>
              <w:marRight w:val="0"/>
              <w:marTop w:val="0"/>
              <w:marBottom w:val="0"/>
              <w:divBdr>
                <w:top w:val="none" w:sz="0" w:space="0" w:color="auto"/>
                <w:left w:val="none" w:sz="0" w:space="0" w:color="auto"/>
                <w:bottom w:val="none" w:sz="0" w:space="0" w:color="auto"/>
                <w:right w:val="none" w:sz="0" w:space="0" w:color="auto"/>
              </w:divBdr>
            </w:div>
            <w:div w:id="664430439">
              <w:marLeft w:val="0"/>
              <w:marRight w:val="0"/>
              <w:marTop w:val="0"/>
              <w:marBottom w:val="0"/>
              <w:divBdr>
                <w:top w:val="none" w:sz="0" w:space="0" w:color="auto"/>
                <w:left w:val="none" w:sz="0" w:space="0" w:color="auto"/>
                <w:bottom w:val="none" w:sz="0" w:space="0" w:color="auto"/>
                <w:right w:val="none" w:sz="0" w:space="0" w:color="auto"/>
              </w:divBdr>
            </w:div>
            <w:div w:id="1979801983">
              <w:marLeft w:val="0"/>
              <w:marRight w:val="0"/>
              <w:marTop w:val="0"/>
              <w:marBottom w:val="0"/>
              <w:divBdr>
                <w:top w:val="none" w:sz="0" w:space="0" w:color="auto"/>
                <w:left w:val="none" w:sz="0" w:space="0" w:color="auto"/>
                <w:bottom w:val="none" w:sz="0" w:space="0" w:color="auto"/>
                <w:right w:val="none" w:sz="0" w:space="0" w:color="auto"/>
              </w:divBdr>
            </w:div>
            <w:div w:id="1969820048">
              <w:marLeft w:val="0"/>
              <w:marRight w:val="0"/>
              <w:marTop w:val="0"/>
              <w:marBottom w:val="0"/>
              <w:divBdr>
                <w:top w:val="none" w:sz="0" w:space="0" w:color="auto"/>
                <w:left w:val="none" w:sz="0" w:space="0" w:color="auto"/>
                <w:bottom w:val="none" w:sz="0" w:space="0" w:color="auto"/>
                <w:right w:val="none" w:sz="0" w:space="0" w:color="auto"/>
              </w:divBdr>
            </w:div>
            <w:div w:id="1356074593">
              <w:marLeft w:val="0"/>
              <w:marRight w:val="0"/>
              <w:marTop w:val="0"/>
              <w:marBottom w:val="0"/>
              <w:divBdr>
                <w:top w:val="none" w:sz="0" w:space="0" w:color="auto"/>
                <w:left w:val="none" w:sz="0" w:space="0" w:color="auto"/>
                <w:bottom w:val="none" w:sz="0" w:space="0" w:color="auto"/>
                <w:right w:val="none" w:sz="0" w:space="0" w:color="auto"/>
              </w:divBdr>
            </w:div>
            <w:div w:id="729036375">
              <w:marLeft w:val="0"/>
              <w:marRight w:val="0"/>
              <w:marTop w:val="0"/>
              <w:marBottom w:val="0"/>
              <w:divBdr>
                <w:top w:val="none" w:sz="0" w:space="0" w:color="auto"/>
                <w:left w:val="none" w:sz="0" w:space="0" w:color="auto"/>
                <w:bottom w:val="none" w:sz="0" w:space="0" w:color="auto"/>
                <w:right w:val="none" w:sz="0" w:space="0" w:color="auto"/>
              </w:divBdr>
            </w:div>
            <w:div w:id="1129007129">
              <w:marLeft w:val="0"/>
              <w:marRight w:val="0"/>
              <w:marTop w:val="0"/>
              <w:marBottom w:val="0"/>
              <w:divBdr>
                <w:top w:val="none" w:sz="0" w:space="0" w:color="auto"/>
                <w:left w:val="none" w:sz="0" w:space="0" w:color="auto"/>
                <w:bottom w:val="none" w:sz="0" w:space="0" w:color="auto"/>
                <w:right w:val="none" w:sz="0" w:space="0" w:color="auto"/>
              </w:divBdr>
            </w:div>
            <w:div w:id="138618135">
              <w:marLeft w:val="0"/>
              <w:marRight w:val="0"/>
              <w:marTop w:val="0"/>
              <w:marBottom w:val="0"/>
              <w:divBdr>
                <w:top w:val="none" w:sz="0" w:space="0" w:color="auto"/>
                <w:left w:val="none" w:sz="0" w:space="0" w:color="auto"/>
                <w:bottom w:val="none" w:sz="0" w:space="0" w:color="auto"/>
                <w:right w:val="none" w:sz="0" w:space="0" w:color="auto"/>
              </w:divBdr>
            </w:div>
            <w:div w:id="108361824">
              <w:marLeft w:val="0"/>
              <w:marRight w:val="0"/>
              <w:marTop w:val="0"/>
              <w:marBottom w:val="0"/>
              <w:divBdr>
                <w:top w:val="none" w:sz="0" w:space="0" w:color="auto"/>
                <w:left w:val="none" w:sz="0" w:space="0" w:color="auto"/>
                <w:bottom w:val="none" w:sz="0" w:space="0" w:color="auto"/>
                <w:right w:val="none" w:sz="0" w:space="0" w:color="auto"/>
              </w:divBdr>
            </w:div>
            <w:div w:id="425732998">
              <w:marLeft w:val="0"/>
              <w:marRight w:val="0"/>
              <w:marTop w:val="0"/>
              <w:marBottom w:val="0"/>
              <w:divBdr>
                <w:top w:val="none" w:sz="0" w:space="0" w:color="auto"/>
                <w:left w:val="none" w:sz="0" w:space="0" w:color="auto"/>
                <w:bottom w:val="none" w:sz="0" w:space="0" w:color="auto"/>
                <w:right w:val="none" w:sz="0" w:space="0" w:color="auto"/>
              </w:divBdr>
            </w:div>
            <w:div w:id="1129475348">
              <w:marLeft w:val="0"/>
              <w:marRight w:val="0"/>
              <w:marTop w:val="0"/>
              <w:marBottom w:val="0"/>
              <w:divBdr>
                <w:top w:val="none" w:sz="0" w:space="0" w:color="auto"/>
                <w:left w:val="none" w:sz="0" w:space="0" w:color="auto"/>
                <w:bottom w:val="none" w:sz="0" w:space="0" w:color="auto"/>
                <w:right w:val="none" w:sz="0" w:space="0" w:color="auto"/>
              </w:divBdr>
            </w:div>
            <w:div w:id="1121461046">
              <w:marLeft w:val="0"/>
              <w:marRight w:val="0"/>
              <w:marTop w:val="0"/>
              <w:marBottom w:val="0"/>
              <w:divBdr>
                <w:top w:val="none" w:sz="0" w:space="0" w:color="auto"/>
                <w:left w:val="none" w:sz="0" w:space="0" w:color="auto"/>
                <w:bottom w:val="none" w:sz="0" w:space="0" w:color="auto"/>
                <w:right w:val="none" w:sz="0" w:space="0" w:color="auto"/>
              </w:divBdr>
            </w:div>
            <w:div w:id="1619218521">
              <w:marLeft w:val="0"/>
              <w:marRight w:val="0"/>
              <w:marTop w:val="0"/>
              <w:marBottom w:val="0"/>
              <w:divBdr>
                <w:top w:val="none" w:sz="0" w:space="0" w:color="auto"/>
                <w:left w:val="none" w:sz="0" w:space="0" w:color="auto"/>
                <w:bottom w:val="none" w:sz="0" w:space="0" w:color="auto"/>
                <w:right w:val="none" w:sz="0" w:space="0" w:color="auto"/>
              </w:divBdr>
            </w:div>
            <w:div w:id="1941907172">
              <w:marLeft w:val="0"/>
              <w:marRight w:val="0"/>
              <w:marTop w:val="0"/>
              <w:marBottom w:val="0"/>
              <w:divBdr>
                <w:top w:val="none" w:sz="0" w:space="0" w:color="auto"/>
                <w:left w:val="none" w:sz="0" w:space="0" w:color="auto"/>
                <w:bottom w:val="none" w:sz="0" w:space="0" w:color="auto"/>
                <w:right w:val="none" w:sz="0" w:space="0" w:color="auto"/>
              </w:divBdr>
            </w:div>
            <w:div w:id="174196583">
              <w:marLeft w:val="0"/>
              <w:marRight w:val="0"/>
              <w:marTop w:val="0"/>
              <w:marBottom w:val="0"/>
              <w:divBdr>
                <w:top w:val="none" w:sz="0" w:space="0" w:color="auto"/>
                <w:left w:val="none" w:sz="0" w:space="0" w:color="auto"/>
                <w:bottom w:val="none" w:sz="0" w:space="0" w:color="auto"/>
                <w:right w:val="none" w:sz="0" w:space="0" w:color="auto"/>
              </w:divBdr>
            </w:div>
            <w:div w:id="2059670065">
              <w:marLeft w:val="0"/>
              <w:marRight w:val="0"/>
              <w:marTop w:val="0"/>
              <w:marBottom w:val="0"/>
              <w:divBdr>
                <w:top w:val="none" w:sz="0" w:space="0" w:color="auto"/>
                <w:left w:val="none" w:sz="0" w:space="0" w:color="auto"/>
                <w:bottom w:val="none" w:sz="0" w:space="0" w:color="auto"/>
                <w:right w:val="none" w:sz="0" w:space="0" w:color="auto"/>
              </w:divBdr>
            </w:div>
            <w:div w:id="24601284">
              <w:marLeft w:val="0"/>
              <w:marRight w:val="0"/>
              <w:marTop w:val="0"/>
              <w:marBottom w:val="0"/>
              <w:divBdr>
                <w:top w:val="none" w:sz="0" w:space="0" w:color="auto"/>
                <w:left w:val="none" w:sz="0" w:space="0" w:color="auto"/>
                <w:bottom w:val="none" w:sz="0" w:space="0" w:color="auto"/>
                <w:right w:val="none" w:sz="0" w:space="0" w:color="auto"/>
              </w:divBdr>
            </w:div>
            <w:div w:id="819729730">
              <w:marLeft w:val="0"/>
              <w:marRight w:val="0"/>
              <w:marTop w:val="0"/>
              <w:marBottom w:val="0"/>
              <w:divBdr>
                <w:top w:val="none" w:sz="0" w:space="0" w:color="auto"/>
                <w:left w:val="none" w:sz="0" w:space="0" w:color="auto"/>
                <w:bottom w:val="none" w:sz="0" w:space="0" w:color="auto"/>
                <w:right w:val="none" w:sz="0" w:space="0" w:color="auto"/>
              </w:divBdr>
            </w:div>
            <w:div w:id="293605071">
              <w:marLeft w:val="0"/>
              <w:marRight w:val="0"/>
              <w:marTop w:val="0"/>
              <w:marBottom w:val="0"/>
              <w:divBdr>
                <w:top w:val="none" w:sz="0" w:space="0" w:color="auto"/>
                <w:left w:val="none" w:sz="0" w:space="0" w:color="auto"/>
                <w:bottom w:val="none" w:sz="0" w:space="0" w:color="auto"/>
                <w:right w:val="none" w:sz="0" w:space="0" w:color="auto"/>
              </w:divBdr>
            </w:div>
            <w:div w:id="828445659">
              <w:marLeft w:val="0"/>
              <w:marRight w:val="0"/>
              <w:marTop w:val="0"/>
              <w:marBottom w:val="0"/>
              <w:divBdr>
                <w:top w:val="none" w:sz="0" w:space="0" w:color="auto"/>
                <w:left w:val="none" w:sz="0" w:space="0" w:color="auto"/>
                <w:bottom w:val="none" w:sz="0" w:space="0" w:color="auto"/>
                <w:right w:val="none" w:sz="0" w:space="0" w:color="auto"/>
              </w:divBdr>
            </w:div>
            <w:div w:id="1080180780">
              <w:marLeft w:val="0"/>
              <w:marRight w:val="0"/>
              <w:marTop w:val="0"/>
              <w:marBottom w:val="0"/>
              <w:divBdr>
                <w:top w:val="none" w:sz="0" w:space="0" w:color="auto"/>
                <w:left w:val="none" w:sz="0" w:space="0" w:color="auto"/>
                <w:bottom w:val="none" w:sz="0" w:space="0" w:color="auto"/>
                <w:right w:val="none" w:sz="0" w:space="0" w:color="auto"/>
              </w:divBdr>
            </w:div>
            <w:div w:id="58486240">
              <w:marLeft w:val="0"/>
              <w:marRight w:val="0"/>
              <w:marTop w:val="0"/>
              <w:marBottom w:val="0"/>
              <w:divBdr>
                <w:top w:val="none" w:sz="0" w:space="0" w:color="auto"/>
                <w:left w:val="none" w:sz="0" w:space="0" w:color="auto"/>
                <w:bottom w:val="none" w:sz="0" w:space="0" w:color="auto"/>
                <w:right w:val="none" w:sz="0" w:space="0" w:color="auto"/>
              </w:divBdr>
            </w:div>
            <w:div w:id="1375153184">
              <w:marLeft w:val="0"/>
              <w:marRight w:val="0"/>
              <w:marTop w:val="0"/>
              <w:marBottom w:val="0"/>
              <w:divBdr>
                <w:top w:val="none" w:sz="0" w:space="0" w:color="auto"/>
                <w:left w:val="none" w:sz="0" w:space="0" w:color="auto"/>
                <w:bottom w:val="none" w:sz="0" w:space="0" w:color="auto"/>
                <w:right w:val="none" w:sz="0" w:space="0" w:color="auto"/>
              </w:divBdr>
            </w:div>
            <w:div w:id="1711883344">
              <w:marLeft w:val="0"/>
              <w:marRight w:val="0"/>
              <w:marTop w:val="0"/>
              <w:marBottom w:val="0"/>
              <w:divBdr>
                <w:top w:val="none" w:sz="0" w:space="0" w:color="auto"/>
                <w:left w:val="none" w:sz="0" w:space="0" w:color="auto"/>
                <w:bottom w:val="none" w:sz="0" w:space="0" w:color="auto"/>
                <w:right w:val="none" w:sz="0" w:space="0" w:color="auto"/>
              </w:divBdr>
            </w:div>
            <w:div w:id="1542593394">
              <w:marLeft w:val="0"/>
              <w:marRight w:val="0"/>
              <w:marTop w:val="0"/>
              <w:marBottom w:val="0"/>
              <w:divBdr>
                <w:top w:val="none" w:sz="0" w:space="0" w:color="auto"/>
                <w:left w:val="none" w:sz="0" w:space="0" w:color="auto"/>
                <w:bottom w:val="none" w:sz="0" w:space="0" w:color="auto"/>
                <w:right w:val="none" w:sz="0" w:space="0" w:color="auto"/>
              </w:divBdr>
            </w:div>
            <w:div w:id="2127238373">
              <w:marLeft w:val="0"/>
              <w:marRight w:val="0"/>
              <w:marTop w:val="0"/>
              <w:marBottom w:val="0"/>
              <w:divBdr>
                <w:top w:val="none" w:sz="0" w:space="0" w:color="auto"/>
                <w:left w:val="none" w:sz="0" w:space="0" w:color="auto"/>
                <w:bottom w:val="none" w:sz="0" w:space="0" w:color="auto"/>
                <w:right w:val="none" w:sz="0" w:space="0" w:color="auto"/>
              </w:divBdr>
            </w:div>
            <w:div w:id="722679163">
              <w:marLeft w:val="0"/>
              <w:marRight w:val="0"/>
              <w:marTop w:val="0"/>
              <w:marBottom w:val="0"/>
              <w:divBdr>
                <w:top w:val="none" w:sz="0" w:space="0" w:color="auto"/>
                <w:left w:val="none" w:sz="0" w:space="0" w:color="auto"/>
                <w:bottom w:val="none" w:sz="0" w:space="0" w:color="auto"/>
                <w:right w:val="none" w:sz="0" w:space="0" w:color="auto"/>
              </w:divBdr>
            </w:div>
            <w:div w:id="1125925199">
              <w:marLeft w:val="0"/>
              <w:marRight w:val="0"/>
              <w:marTop w:val="0"/>
              <w:marBottom w:val="0"/>
              <w:divBdr>
                <w:top w:val="none" w:sz="0" w:space="0" w:color="auto"/>
                <w:left w:val="none" w:sz="0" w:space="0" w:color="auto"/>
                <w:bottom w:val="none" w:sz="0" w:space="0" w:color="auto"/>
                <w:right w:val="none" w:sz="0" w:space="0" w:color="auto"/>
              </w:divBdr>
            </w:div>
            <w:div w:id="535195816">
              <w:marLeft w:val="0"/>
              <w:marRight w:val="0"/>
              <w:marTop w:val="0"/>
              <w:marBottom w:val="0"/>
              <w:divBdr>
                <w:top w:val="none" w:sz="0" w:space="0" w:color="auto"/>
                <w:left w:val="none" w:sz="0" w:space="0" w:color="auto"/>
                <w:bottom w:val="none" w:sz="0" w:space="0" w:color="auto"/>
                <w:right w:val="none" w:sz="0" w:space="0" w:color="auto"/>
              </w:divBdr>
            </w:div>
            <w:div w:id="2031565072">
              <w:marLeft w:val="0"/>
              <w:marRight w:val="0"/>
              <w:marTop w:val="0"/>
              <w:marBottom w:val="0"/>
              <w:divBdr>
                <w:top w:val="none" w:sz="0" w:space="0" w:color="auto"/>
                <w:left w:val="none" w:sz="0" w:space="0" w:color="auto"/>
                <w:bottom w:val="none" w:sz="0" w:space="0" w:color="auto"/>
                <w:right w:val="none" w:sz="0" w:space="0" w:color="auto"/>
              </w:divBdr>
            </w:div>
            <w:div w:id="1127161642">
              <w:marLeft w:val="0"/>
              <w:marRight w:val="0"/>
              <w:marTop w:val="0"/>
              <w:marBottom w:val="0"/>
              <w:divBdr>
                <w:top w:val="none" w:sz="0" w:space="0" w:color="auto"/>
                <w:left w:val="none" w:sz="0" w:space="0" w:color="auto"/>
                <w:bottom w:val="none" w:sz="0" w:space="0" w:color="auto"/>
                <w:right w:val="none" w:sz="0" w:space="0" w:color="auto"/>
              </w:divBdr>
            </w:div>
            <w:div w:id="652755298">
              <w:marLeft w:val="0"/>
              <w:marRight w:val="0"/>
              <w:marTop w:val="0"/>
              <w:marBottom w:val="0"/>
              <w:divBdr>
                <w:top w:val="none" w:sz="0" w:space="0" w:color="auto"/>
                <w:left w:val="none" w:sz="0" w:space="0" w:color="auto"/>
                <w:bottom w:val="none" w:sz="0" w:space="0" w:color="auto"/>
                <w:right w:val="none" w:sz="0" w:space="0" w:color="auto"/>
              </w:divBdr>
            </w:div>
            <w:div w:id="2027169120">
              <w:marLeft w:val="0"/>
              <w:marRight w:val="0"/>
              <w:marTop w:val="0"/>
              <w:marBottom w:val="0"/>
              <w:divBdr>
                <w:top w:val="none" w:sz="0" w:space="0" w:color="auto"/>
                <w:left w:val="none" w:sz="0" w:space="0" w:color="auto"/>
                <w:bottom w:val="none" w:sz="0" w:space="0" w:color="auto"/>
                <w:right w:val="none" w:sz="0" w:space="0" w:color="auto"/>
              </w:divBdr>
            </w:div>
            <w:div w:id="1457487267">
              <w:marLeft w:val="0"/>
              <w:marRight w:val="0"/>
              <w:marTop w:val="0"/>
              <w:marBottom w:val="0"/>
              <w:divBdr>
                <w:top w:val="none" w:sz="0" w:space="0" w:color="auto"/>
                <w:left w:val="none" w:sz="0" w:space="0" w:color="auto"/>
                <w:bottom w:val="none" w:sz="0" w:space="0" w:color="auto"/>
                <w:right w:val="none" w:sz="0" w:space="0" w:color="auto"/>
              </w:divBdr>
            </w:div>
            <w:div w:id="2029990988">
              <w:marLeft w:val="0"/>
              <w:marRight w:val="0"/>
              <w:marTop w:val="0"/>
              <w:marBottom w:val="0"/>
              <w:divBdr>
                <w:top w:val="none" w:sz="0" w:space="0" w:color="auto"/>
                <w:left w:val="none" w:sz="0" w:space="0" w:color="auto"/>
                <w:bottom w:val="none" w:sz="0" w:space="0" w:color="auto"/>
                <w:right w:val="none" w:sz="0" w:space="0" w:color="auto"/>
              </w:divBdr>
            </w:div>
            <w:div w:id="1501849725">
              <w:marLeft w:val="0"/>
              <w:marRight w:val="0"/>
              <w:marTop w:val="0"/>
              <w:marBottom w:val="0"/>
              <w:divBdr>
                <w:top w:val="none" w:sz="0" w:space="0" w:color="auto"/>
                <w:left w:val="none" w:sz="0" w:space="0" w:color="auto"/>
                <w:bottom w:val="none" w:sz="0" w:space="0" w:color="auto"/>
                <w:right w:val="none" w:sz="0" w:space="0" w:color="auto"/>
              </w:divBdr>
            </w:div>
            <w:div w:id="663244495">
              <w:marLeft w:val="0"/>
              <w:marRight w:val="0"/>
              <w:marTop w:val="0"/>
              <w:marBottom w:val="0"/>
              <w:divBdr>
                <w:top w:val="none" w:sz="0" w:space="0" w:color="auto"/>
                <w:left w:val="none" w:sz="0" w:space="0" w:color="auto"/>
                <w:bottom w:val="none" w:sz="0" w:space="0" w:color="auto"/>
                <w:right w:val="none" w:sz="0" w:space="0" w:color="auto"/>
              </w:divBdr>
            </w:div>
            <w:div w:id="2036151895">
              <w:marLeft w:val="0"/>
              <w:marRight w:val="0"/>
              <w:marTop w:val="0"/>
              <w:marBottom w:val="0"/>
              <w:divBdr>
                <w:top w:val="none" w:sz="0" w:space="0" w:color="auto"/>
                <w:left w:val="none" w:sz="0" w:space="0" w:color="auto"/>
                <w:bottom w:val="none" w:sz="0" w:space="0" w:color="auto"/>
                <w:right w:val="none" w:sz="0" w:space="0" w:color="auto"/>
              </w:divBdr>
            </w:div>
            <w:div w:id="1306466506">
              <w:marLeft w:val="0"/>
              <w:marRight w:val="0"/>
              <w:marTop w:val="0"/>
              <w:marBottom w:val="0"/>
              <w:divBdr>
                <w:top w:val="none" w:sz="0" w:space="0" w:color="auto"/>
                <w:left w:val="none" w:sz="0" w:space="0" w:color="auto"/>
                <w:bottom w:val="none" w:sz="0" w:space="0" w:color="auto"/>
                <w:right w:val="none" w:sz="0" w:space="0" w:color="auto"/>
              </w:divBdr>
            </w:div>
            <w:div w:id="167184772">
              <w:marLeft w:val="0"/>
              <w:marRight w:val="0"/>
              <w:marTop w:val="0"/>
              <w:marBottom w:val="0"/>
              <w:divBdr>
                <w:top w:val="none" w:sz="0" w:space="0" w:color="auto"/>
                <w:left w:val="none" w:sz="0" w:space="0" w:color="auto"/>
                <w:bottom w:val="none" w:sz="0" w:space="0" w:color="auto"/>
                <w:right w:val="none" w:sz="0" w:space="0" w:color="auto"/>
              </w:divBdr>
            </w:div>
            <w:div w:id="189686750">
              <w:marLeft w:val="0"/>
              <w:marRight w:val="0"/>
              <w:marTop w:val="0"/>
              <w:marBottom w:val="0"/>
              <w:divBdr>
                <w:top w:val="none" w:sz="0" w:space="0" w:color="auto"/>
                <w:left w:val="none" w:sz="0" w:space="0" w:color="auto"/>
                <w:bottom w:val="none" w:sz="0" w:space="0" w:color="auto"/>
                <w:right w:val="none" w:sz="0" w:space="0" w:color="auto"/>
              </w:divBdr>
            </w:div>
            <w:div w:id="1682388902">
              <w:marLeft w:val="0"/>
              <w:marRight w:val="0"/>
              <w:marTop w:val="0"/>
              <w:marBottom w:val="0"/>
              <w:divBdr>
                <w:top w:val="none" w:sz="0" w:space="0" w:color="auto"/>
                <w:left w:val="none" w:sz="0" w:space="0" w:color="auto"/>
                <w:bottom w:val="none" w:sz="0" w:space="0" w:color="auto"/>
                <w:right w:val="none" w:sz="0" w:space="0" w:color="auto"/>
              </w:divBdr>
            </w:div>
            <w:div w:id="2080398587">
              <w:marLeft w:val="0"/>
              <w:marRight w:val="0"/>
              <w:marTop w:val="0"/>
              <w:marBottom w:val="0"/>
              <w:divBdr>
                <w:top w:val="none" w:sz="0" w:space="0" w:color="auto"/>
                <w:left w:val="none" w:sz="0" w:space="0" w:color="auto"/>
                <w:bottom w:val="none" w:sz="0" w:space="0" w:color="auto"/>
                <w:right w:val="none" w:sz="0" w:space="0" w:color="auto"/>
              </w:divBdr>
            </w:div>
            <w:div w:id="1009017357">
              <w:marLeft w:val="0"/>
              <w:marRight w:val="0"/>
              <w:marTop w:val="0"/>
              <w:marBottom w:val="0"/>
              <w:divBdr>
                <w:top w:val="none" w:sz="0" w:space="0" w:color="auto"/>
                <w:left w:val="none" w:sz="0" w:space="0" w:color="auto"/>
                <w:bottom w:val="none" w:sz="0" w:space="0" w:color="auto"/>
                <w:right w:val="none" w:sz="0" w:space="0" w:color="auto"/>
              </w:divBdr>
            </w:div>
            <w:div w:id="1011685499">
              <w:marLeft w:val="0"/>
              <w:marRight w:val="0"/>
              <w:marTop w:val="0"/>
              <w:marBottom w:val="0"/>
              <w:divBdr>
                <w:top w:val="none" w:sz="0" w:space="0" w:color="auto"/>
                <w:left w:val="none" w:sz="0" w:space="0" w:color="auto"/>
                <w:bottom w:val="none" w:sz="0" w:space="0" w:color="auto"/>
                <w:right w:val="none" w:sz="0" w:space="0" w:color="auto"/>
              </w:divBdr>
            </w:div>
            <w:div w:id="769662091">
              <w:marLeft w:val="0"/>
              <w:marRight w:val="0"/>
              <w:marTop w:val="0"/>
              <w:marBottom w:val="0"/>
              <w:divBdr>
                <w:top w:val="none" w:sz="0" w:space="0" w:color="auto"/>
                <w:left w:val="none" w:sz="0" w:space="0" w:color="auto"/>
                <w:bottom w:val="none" w:sz="0" w:space="0" w:color="auto"/>
                <w:right w:val="none" w:sz="0" w:space="0" w:color="auto"/>
              </w:divBdr>
            </w:div>
            <w:div w:id="483425240">
              <w:marLeft w:val="0"/>
              <w:marRight w:val="0"/>
              <w:marTop w:val="0"/>
              <w:marBottom w:val="0"/>
              <w:divBdr>
                <w:top w:val="none" w:sz="0" w:space="0" w:color="auto"/>
                <w:left w:val="none" w:sz="0" w:space="0" w:color="auto"/>
                <w:bottom w:val="none" w:sz="0" w:space="0" w:color="auto"/>
                <w:right w:val="none" w:sz="0" w:space="0" w:color="auto"/>
              </w:divBdr>
            </w:div>
            <w:div w:id="824661550">
              <w:marLeft w:val="0"/>
              <w:marRight w:val="0"/>
              <w:marTop w:val="0"/>
              <w:marBottom w:val="0"/>
              <w:divBdr>
                <w:top w:val="none" w:sz="0" w:space="0" w:color="auto"/>
                <w:left w:val="none" w:sz="0" w:space="0" w:color="auto"/>
                <w:bottom w:val="none" w:sz="0" w:space="0" w:color="auto"/>
                <w:right w:val="none" w:sz="0" w:space="0" w:color="auto"/>
              </w:divBdr>
            </w:div>
            <w:div w:id="1149057783">
              <w:marLeft w:val="0"/>
              <w:marRight w:val="0"/>
              <w:marTop w:val="0"/>
              <w:marBottom w:val="0"/>
              <w:divBdr>
                <w:top w:val="none" w:sz="0" w:space="0" w:color="auto"/>
                <w:left w:val="none" w:sz="0" w:space="0" w:color="auto"/>
                <w:bottom w:val="none" w:sz="0" w:space="0" w:color="auto"/>
                <w:right w:val="none" w:sz="0" w:space="0" w:color="auto"/>
              </w:divBdr>
            </w:div>
            <w:div w:id="1070493743">
              <w:marLeft w:val="0"/>
              <w:marRight w:val="0"/>
              <w:marTop w:val="0"/>
              <w:marBottom w:val="0"/>
              <w:divBdr>
                <w:top w:val="none" w:sz="0" w:space="0" w:color="auto"/>
                <w:left w:val="none" w:sz="0" w:space="0" w:color="auto"/>
                <w:bottom w:val="none" w:sz="0" w:space="0" w:color="auto"/>
                <w:right w:val="none" w:sz="0" w:space="0" w:color="auto"/>
              </w:divBdr>
            </w:div>
            <w:div w:id="1729110750">
              <w:marLeft w:val="0"/>
              <w:marRight w:val="0"/>
              <w:marTop w:val="0"/>
              <w:marBottom w:val="0"/>
              <w:divBdr>
                <w:top w:val="none" w:sz="0" w:space="0" w:color="auto"/>
                <w:left w:val="none" w:sz="0" w:space="0" w:color="auto"/>
                <w:bottom w:val="none" w:sz="0" w:space="0" w:color="auto"/>
                <w:right w:val="none" w:sz="0" w:space="0" w:color="auto"/>
              </w:divBdr>
            </w:div>
            <w:div w:id="870262124">
              <w:marLeft w:val="0"/>
              <w:marRight w:val="0"/>
              <w:marTop w:val="0"/>
              <w:marBottom w:val="0"/>
              <w:divBdr>
                <w:top w:val="none" w:sz="0" w:space="0" w:color="auto"/>
                <w:left w:val="none" w:sz="0" w:space="0" w:color="auto"/>
                <w:bottom w:val="none" w:sz="0" w:space="0" w:color="auto"/>
                <w:right w:val="none" w:sz="0" w:space="0" w:color="auto"/>
              </w:divBdr>
            </w:div>
            <w:div w:id="883251656">
              <w:marLeft w:val="0"/>
              <w:marRight w:val="0"/>
              <w:marTop w:val="0"/>
              <w:marBottom w:val="0"/>
              <w:divBdr>
                <w:top w:val="none" w:sz="0" w:space="0" w:color="auto"/>
                <w:left w:val="none" w:sz="0" w:space="0" w:color="auto"/>
                <w:bottom w:val="none" w:sz="0" w:space="0" w:color="auto"/>
                <w:right w:val="none" w:sz="0" w:space="0" w:color="auto"/>
              </w:divBdr>
            </w:div>
            <w:div w:id="1888371400">
              <w:marLeft w:val="0"/>
              <w:marRight w:val="0"/>
              <w:marTop w:val="0"/>
              <w:marBottom w:val="0"/>
              <w:divBdr>
                <w:top w:val="none" w:sz="0" w:space="0" w:color="auto"/>
                <w:left w:val="none" w:sz="0" w:space="0" w:color="auto"/>
                <w:bottom w:val="none" w:sz="0" w:space="0" w:color="auto"/>
                <w:right w:val="none" w:sz="0" w:space="0" w:color="auto"/>
              </w:divBdr>
            </w:div>
            <w:div w:id="2086025813">
              <w:marLeft w:val="0"/>
              <w:marRight w:val="0"/>
              <w:marTop w:val="0"/>
              <w:marBottom w:val="0"/>
              <w:divBdr>
                <w:top w:val="none" w:sz="0" w:space="0" w:color="auto"/>
                <w:left w:val="none" w:sz="0" w:space="0" w:color="auto"/>
                <w:bottom w:val="none" w:sz="0" w:space="0" w:color="auto"/>
                <w:right w:val="none" w:sz="0" w:space="0" w:color="auto"/>
              </w:divBdr>
            </w:div>
            <w:div w:id="1907573237">
              <w:marLeft w:val="0"/>
              <w:marRight w:val="0"/>
              <w:marTop w:val="0"/>
              <w:marBottom w:val="0"/>
              <w:divBdr>
                <w:top w:val="none" w:sz="0" w:space="0" w:color="auto"/>
                <w:left w:val="none" w:sz="0" w:space="0" w:color="auto"/>
                <w:bottom w:val="none" w:sz="0" w:space="0" w:color="auto"/>
                <w:right w:val="none" w:sz="0" w:space="0" w:color="auto"/>
              </w:divBdr>
            </w:div>
            <w:div w:id="2132937068">
              <w:marLeft w:val="0"/>
              <w:marRight w:val="0"/>
              <w:marTop w:val="0"/>
              <w:marBottom w:val="0"/>
              <w:divBdr>
                <w:top w:val="none" w:sz="0" w:space="0" w:color="auto"/>
                <w:left w:val="none" w:sz="0" w:space="0" w:color="auto"/>
                <w:bottom w:val="none" w:sz="0" w:space="0" w:color="auto"/>
                <w:right w:val="none" w:sz="0" w:space="0" w:color="auto"/>
              </w:divBdr>
            </w:div>
            <w:div w:id="12416041">
              <w:marLeft w:val="0"/>
              <w:marRight w:val="0"/>
              <w:marTop w:val="0"/>
              <w:marBottom w:val="0"/>
              <w:divBdr>
                <w:top w:val="none" w:sz="0" w:space="0" w:color="auto"/>
                <w:left w:val="none" w:sz="0" w:space="0" w:color="auto"/>
                <w:bottom w:val="none" w:sz="0" w:space="0" w:color="auto"/>
                <w:right w:val="none" w:sz="0" w:space="0" w:color="auto"/>
              </w:divBdr>
            </w:div>
            <w:div w:id="1631210480">
              <w:marLeft w:val="0"/>
              <w:marRight w:val="0"/>
              <w:marTop w:val="0"/>
              <w:marBottom w:val="0"/>
              <w:divBdr>
                <w:top w:val="none" w:sz="0" w:space="0" w:color="auto"/>
                <w:left w:val="none" w:sz="0" w:space="0" w:color="auto"/>
                <w:bottom w:val="none" w:sz="0" w:space="0" w:color="auto"/>
                <w:right w:val="none" w:sz="0" w:space="0" w:color="auto"/>
              </w:divBdr>
            </w:div>
            <w:div w:id="1166553963">
              <w:marLeft w:val="0"/>
              <w:marRight w:val="0"/>
              <w:marTop w:val="0"/>
              <w:marBottom w:val="0"/>
              <w:divBdr>
                <w:top w:val="none" w:sz="0" w:space="0" w:color="auto"/>
                <w:left w:val="none" w:sz="0" w:space="0" w:color="auto"/>
                <w:bottom w:val="none" w:sz="0" w:space="0" w:color="auto"/>
                <w:right w:val="none" w:sz="0" w:space="0" w:color="auto"/>
              </w:divBdr>
            </w:div>
            <w:div w:id="937560456">
              <w:marLeft w:val="0"/>
              <w:marRight w:val="0"/>
              <w:marTop w:val="0"/>
              <w:marBottom w:val="0"/>
              <w:divBdr>
                <w:top w:val="none" w:sz="0" w:space="0" w:color="auto"/>
                <w:left w:val="none" w:sz="0" w:space="0" w:color="auto"/>
                <w:bottom w:val="none" w:sz="0" w:space="0" w:color="auto"/>
                <w:right w:val="none" w:sz="0" w:space="0" w:color="auto"/>
              </w:divBdr>
            </w:div>
            <w:div w:id="566309100">
              <w:marLeft w:val="0"/>
              <w:marRight w:val="0"/>
              <w:marTop w:val="0"/>
              <w:marBottom w:val="0"/>
              <w:divBdr>
                <w:top w:val="none" w:sz="0" w:space="0" w:color="auto"/>
                <w:left w:val="none" w:sz="0" w:space="0" w:color="auto"/>
                <w:bottom w:val="none" w:sz="0" w:space="0" w:color="auto"/>
                <w:right w:val="none" w:sz="0" w:space="0" w:color="auto"/>
              </w:divBdr>
            </w:div>
            <w:div w:id="1694962972">
              <w:marLeft w:val="0"/>
              <w:marRight w:val="0"/>
              <w:marTop w:val="0"/>
              <w:marBottom w:val="0"/>
              <w:divBdr>
                <w:top w:val="none" w:sz="0" w:space="0" w:color="auto"/>
                <w:left w:val="none" w:sz="0" w:space="0" w:color="auto"/>
                <w:bottom w:val="none" w:sz="0" w:space="0" w:color="auto"/>
                <w:right w:val="none" w:sz="0" w:space="0" w:color="auto"/>
              </w:divBdr>
            </w:div>
            <w:div w:id="1316835276">
              <w:marLeft w:val="0"/>
              <w:marRight w:val="0"/>
              <w:marTop w:val="0"/>
              <w:marBottom w:val="0"/>
              <w:divBdr>
                <w:top w:val="none" w:sz="0" w:space="0" w:color="auto"/>
                <w:left w:val="none" w:sz="0" w:space="0" w:color="auto"/>
                <w:bottom w:val="none" w:sz="0" w:space="0" w:color="auto"/>
                <w:right w:val="none" w:sz="0" w:space="0" w:color="auto"/>
              </w:divBdr>
            </w:div>
            <w:div w:id="1377706725">
              <w:marLeft w:val="0"/>
              <w:marRight w:val="0"/>
              <w:marTop w:val="0"/>
              <w:marBottom w:val="0"/>
              <w:divBdr>
                <w:top w:val="none" w:sz="0" w:space="0" w:color="auto"/>
                <w:left w:val="none" w:sz="0" w:space="0" w:color="auto"/>
                <w:bottom w:val="none" w:sz="0" w:space="0" w:color="auto"/>
                <w:right w:val="none" w:sz="0" w:space="0" w:color="auto"/>
              </w:divBdr>
            </w:div>
            <w:div w:id="1248615349">
              <w:marLeft w:val="0"/>
              <w:marRight w:val="0"/>
              <w:marTop w:val="0"/>
              <w:marBottom w:val="0"/>
              <w:divBdr>
                <w:top w:val="none" w:sz="0" w:space="0" w:color="auto"/>
                <w:left w:val="none" w:sz="0" w:space="0" w:color="auto"/>
                <w:bottom w:val="none" w:sz="0" w:space="0" w:color="auto"/>
                <w:right w:val="none" w:sz="0" w:space="0" w:color="auto"/>
              </w:divBdr>
            </w:div>
            <w:div w:id="1102645744">
              <w:marLeft w:val="0"/>
              <w:marRight w:val="0"/>
              <w:marTop w:val="0"/>
              <w:marBottom w:val="0"/>
              <w:divBdr>
                <w:top w:val="none" w:sz="0" w:space="0" w:color="auto"/>
                <w:left w:val="none" w:sz="0" w:space="0" w:color="auto"/>
                <w:bottom w:val="none" w:sz="0" w:space="0" w:color="auto"/>
                <w:right w:val="none" w:sz="0" w:space="0" w:color="auto"/>
              </w:divBdr>
            </w:div>
            <w:div w:id="1117288254">
              <w:marLeft w:val="0"/>
              <w:marRight w:val="0"/>
              <w:marTop w:val="0"/>
              <w:marBottom w:val="0"/>
              <w:divBdr>
                <w:top w:val="none" w:sz="0" w:space="0" w:color="auto"/>
                <w:left w:val="none" w:sz="0" w:space="0" w:color="auto"/>
                <w:bottom w:val="none" w:sz="0" w:space="0" w:color="auto"/>
                <w:right w:val="none" w:sz="0" w:space="0" w:color="auto"/>
              </w:divBdr>
            </w:div>
            <w:div w:id="1131822960">
              <w:marLeft w:val="0"/>
              <w:marRight w:val="0"/>
              <w:marTop w:val="0"/>
              <w:marBottom w:val="0"/>
              <w:divBdr>
                <w:top w:val="none" w:sz="0" w:space="0" w:color="auto"/>
                <w:left w:val="none" w:sz="0" w:space="0" w:color="auto"/>
                <w:bottom w:val="none" w:sz="0" w:space="0" w:color="auto"/>
                <w:right w:val="none" w:sz="0" w:space="0" w:color="auto"/>
              </w:divBdr>
            </w:div>
            <w:div w:id="1026255142">
              <w:marLeft w:val="0"/>
              <w:marRight w:val="0"/>
              <w:marTop w:val="0"/>
              <w:marBottom w:val="0"/>
              <w:divBdr>
                <w:top w:val="none" w:sz="0" w:space="0" w:color="auto"/>
                <w:left w:val="none" w:sz="0" w:space="0" w:color="auto"/>
                <w:bottom w:val="none" w:sz="0" w:space="0" w:color="auto"/>
                <w:right w:val="none" w:sz="0" w:space="0" w:color="auto"/>
              </w:divBdr>
            </w:div>
            <w:div w:id="1981185745">
              <w:marLeft w:val="0"/>
              <w:marRight w:val="0"/>
              <w:marTop w:val="0"/>
              <w:marBottom w:val="0"/>
              <w:divBdr>
                <w:top w:val="none" w:sz="0" w:space="0" w:color="auto"/>
                <w:left w:val="none" w:sz="0" w:space="0" w:color="auto"/>
                <w:bottom w:val="none" w:sz="0" w:space="0" w:color="auto"/>
                <w:right w:val="none" w:sz="0" w:space="0" w:color="auto"/>
              </w:divBdr>
            </w:div>
            <w:div w:id="1264264504">
              <w:marLeft w:val="0"/>
              <w:marRight w:val="0"/>
              <w:marTop w:val="0"/>
              <w:marBottom w:val="0"/>
              <w:divBdr>
                <w:top w:val="none" w:sz="0" w:space="0" w:color="auto"/>
                <w:left w:val="none" w:sz="0" w:space="0" w:color="auto"/>
                <w:bottom w:val="none" w:sz="0" w:space="0" w:color="auto"/>
                <w:right w:val="none" w:sz="0" w:space="0" w:color="auto"/>
              </w:divBdr>
            </w:div>
            <w:div w:id="1481384912">
              <w:marLeft w:val="0"/>
              <w:marRight w:val="0"/>
              <w:marTop w:val="0"/>
              <w:marBottom w:val="0"/>
              <w:divBdr>
                <w:top w:val="none" w:sz="0" w:space="0" w:color="auto"/>
                <w:left w:val="none" w:sz="0" w:space="0" w:color="auto"/>
                <w:bottom w:val="none" w:sz="0" w:space="0" w:color="auto"/>
                <w:right w:val="none" w:sz="0" w:space="0" w:color="auto"/>
              </w:divBdr>
            </w:div>
            <w:div w:id="2024672127">
              <w:marLeft w:val="0"/>
              <w:marRight w:val="0"/>
              <w:marTop w:val="0"/>
              <w:marBottom w:val="0"/>
              <w:divBdr>
                <w:top w:val="none" w:sz="0" w:space="0" w:color="auto"/>
                <w:left w:val="none" w:sz="0" w:space="0" w:color="auto"/>
                <w:bottom w:val="none" w:sz="0" w:space="0" w:color="auto"/>
                <w:right w:val="none" w:sz="0" w:space="0" w:color="auto"/>
              </w:divBdr>
            </w:div>
            <w:div w:id="448090025">
              <w:marLeft w:val="0"/>
              <w:marRight w:val="0"/>
              <w:marTop w:val="0"/>
              <w:marBottom w:val="0"/>
              <w:divBdr>
                <w:top w:val="none" w:sz="0" w:space="0" w:color="auto"/>
                <w:left w:val="none" w:sz="0" w:space="0" w:color="auto"/>
                <w:bottom w:val="none" w:sz="0" w:space="0" w:color="auto"/>
                <w:right w:val="none" w:sz="0" w:space="0" w:color="auto"/>
              </w:divBdr>
            </w:div>
            <w:div w:id="770704130">
              <w:marLeft w:val="0"/>
              <w:marRight w:val="0"/>
              <w:marTop w:val="0"/>
              <w:marBottom w:val="0"/>
              <w:divBdr>
                <w:top w:val="none" w:sz="0" w:space="0" w:color="auto"/>
                <w:left w:val="none" w:sz="0" w:space="0" w:color="auto"/>
                <w:bottom w:val="none" w:sz="0" w:space="0" w:color="auto"/>
                <w:right w:val="none" w:sz="0" w:space="0" w:color="auto"/>
              </w:divBdr>
            </w:div>
            <w:div w:id="1844080105">
              <w:marLeft w:val="0"/>
              <w:marRight w:val="0"/>
              <w:marTop w:val="0"/>
              <w:marBottom w:val="0"/>
              <w:divBdr>
                <w:top w:val="none" w:sz="0" w:space="0" w:color="auto"/>
                <w:left w:val="none" w:sz="0" w:space="0" w:color="auto"/>
                <w:bottom w:val="none" w:sz="0" w:space="0" w:color="auto"/>
                <w:right w:val="none" w:sz="0" w:space="0" w:color="auto"/>
              </w:divBdr>
            </w:div>
            <w:div w:id="1052657651">
              <w:marLeft w:val="0"/>
              <w:marRight w:val="0"/>
              <w:marTop w:val="0"/>
              <w:marBottom w:val="0"/>
              <w:divBdr>
                <w:top w:val="none" w:sz="0" w:space="0" w:color="auto"/>
                <w:left w:val="none" w:sz="0" w:space="0" w:color="auto"/>
                <w:bottom w:val="none" w:sz="0" w:space="0" w:color="auto"/>
                <w:right w:val="none" w:sz="0" w:space="0" w:color="auto"/>
              </w:divBdr>
              <w:divsChild>
                <w:div w:id="770275571">
                  <w:marLeft w:val="0"/>
                  <w:marRight w:val="0"/>
                  <w:marTop w:val="0"/>
                  <w:marBottom w:val="0"/>
                  <w:divBdr>
                    <w:top w:val="none" w:sz="0" w:space="0" w:color="auto"/>
                    <w:left w:val="none" w:sz="0" w:space="0" w:color="auto"/>
                    <w:bottom w:val="none" w:sz="0" w:space="0" w:color="auto"/>
                    <w:right w:val="none" w:sz="0" w:space="0" w:color="auto"/>
                  </w:divBdr>
                </w:div>
                <w:div w:id="768889894">
                  <w:marLeft w:val="0"/>
                  <w:marRight w:val="0"/>
                  <w:marTop w:val="0"/>
                  <w:marBottom w:val="0"/>
                  <w:divBdr>
                    <w:top w:val="none" w:sz="0" w:space="0" w:color="auto"/>
                    <w:left w:val="none" w:sz="0" w:space="0" w:color="auto"/>
                    <w:bottom w:val="none" w:sz="0" w:space="0" w:color="auto"/>
                    <w:right w:val="none" w:sz="0" w:space="0" w:color="auto"/>
                  </w:divBdr>
                </w:div>
                <w:div w:id="1141072724">
                  <w:marLeft w:val="0"/>
                  <w:marRight w:val="0"/>
                  <w:marTop w:val="0"/>
                  <w:marBottom w:val="0"/>
                  <w:divBdr>
                    <w:top w:val="none" w:sz="0" w:space="0" w:color="auto"/>
                    <w:left w:val="none" w:sz="0" w:space="0" w:color="auto"/>
                    <w:bottom w:val="none" w:sz="0" w:space="0" w:color="auto"/>
                    <w:right w:val="none" w:sz="0" w:space="0" w:color="auto"/>
                  </w:divBdr>
                </w:div>
                <w:div w:id="563027420">
                  <w:marLeft w:val="0"/>
                  <w:marRight w:val="0"/>
                  <w:marTop w:val="0"/>
                  <w:marBottom w:val="0"/>
                  <w:divBdr>
                    <w:top w:val="none" w:sz="0" w:space="0" w:color="auto"/>
                    <w:left w:val="none" w:sz="0" w:space="0" w:color="auto"/>
                    <w:bottom w:val="none" w:sz="0" w:space="0" w:color="auto"/>
                    <w:right w:val="none" w:sz="0" w:space="0" w:color="auto"/>
                  </w:divBdr>
                </w:div>
                <w:div w:id="51008125">
                  <w:marLeft w:val="0"/>
                  <w:marRight w:val="0"/>
                  <w:marTop w:val="0"/>
                  <w:marBottom w:val="0"/>
                  <w:divBdr>
                    <w:top w:val="none" w:sz="0" w:space="0" w:color="auto"/>
                    <w:left w:val="none" w:sz="0" w:space="0" w:color="auto"/>
                    <w:bottom w:val="none" w:sz="0" w:space="0" w:color="auto"/>
                    <w:right w:val="none" w:sz="0" w:space="0" w:color="auto"/>
                  </w:divBdr>
                </w:div>
                <w:div w:id="731268594">
                  <w:marLeft w:val="0"/>
                  <w:marRight w:val="0"/>
                  <w:marTop w:val="0"/>
                  <w:marBottom w:val="0"/>
                  <w:divBdr>
                    <w:top w:val="none" w:sz="0" w:space="0" w:color="auto"/>
                    <w:left w:val="none" w:sz="0" w:space="0" w:color="auto"/>
                    <w:bottom w:val="none" w:sz="0" w:space="0" w:color="auto"/>
                    <w:right w:val="none" w:sz="0" w:space="0" w:color="auto"/>
                  </w:divBdr>
                </w:div>
                <w:div w:id="1981423075">
                  <w:marLeft w:val="0"/>
                  <w:marRight w:val="0"/>
                  <w:marTop w:val="0"/>
                  <w:marBottom w:val="0"/>
                  <w:divBdr>
                    <w:top w:val="none" w:sz="0" w:space="0" w:color="auto"/>
                    <w:left w:val="none" w:sz="0" w:space="0" w:color="auto"/>
                    <w:bottom w:val="none" w:sz="0" w:space="0" w:color="auto"/>
                    <w:right w:val="none" w:sz="0" w:space="0" w:color="auto"/>
                  </w:divBdr>
                </w:div>
                <w:div w:id="661854266">
                  <w:marLeft w:val="0"/>
                  <w:marRight w:val="0"/>
                  <w:marTop w:val="0"/>
                  <w:marBottom w:val="0"/>
                  <w:divBdr>
                    <w:top w:val="none" w:sz="0" w:space="0" w:color="auto"/>
                    <w:left w:val="none" w:sz="0" w:space="0" w:color="auto"/>
                    <w:bottom w:val="none" w:sz="0" w:space="0" w:color="auto"/>
                    <w:right w:val="none" w:sz="0" w:space="0" w:color="auto"/>
                  </w:divBdr>
                </w:div>
                <w:div w:id="1767338828">
                  <w:marLeft w:val="0"/>
                  <w:marRight w:val="0"/>
                  <w:marTop w:val="0"/>
                  <w:marBottom w:val="0"/>
                  <w:divBdr>
                    <w:top w:val="none" w:sz="0" w:space="0" w:color="auto"/>
                    <w:left w:val="none" w:sz="0" w:space="0" w:color="auto"/>
                    <w:bottom w:val="none" w:sz="0" w:space="0" w:color="auto"/>
                    <w:right w:val="none" w:sz="0" w:space="0" w:color="auto"/>
                  </w:divBdr>
                </w:div>
                <w:div w:id="1434597154">
                  <w:marLeft w:val="0"/>
                  <w:marRight w:val="0"/>
                  <w:marTop w:val="0"/>
                  <w:marBottom w:val="0"/>
                  <w:divBdr>
                    <w:top w:val="none" w:sz="0" w:space="0" w:color="auto"/>
                    <w:left w:val="none" w:sz="0" w:space="0" w:color="auto"/>
                    <w:bottom w:val="none" w:sz="0" w:space="0" w:color="auto"/>
                    <w:right w:val="none" w:sz="0" w:space="0" w:color="auto"/>
                  </w:divBdr>
                </w:div>
                <w:div w:id="1021274549">
                  <w:marLeft w:val="0"/>
                  <w:marRight w:val="0"/>
                  <w:marTop w:val="0"/>
                  <w:marBottom w:val="0"/>
                  <w:divBdr>
                    <w:top w:val="none" w:sz="0" w:space="0" w:color="auto"/>
                    <w:left w:val="none" w:sz="0" w:space="0" w:color="auto"/>
                    <w:bottom w:val="none" w:sz="0" w:space="0" w:color="auto"/>
                    <w:right w:val="none" w:sz="0" w:space="0" w:color="auto"/>
                  </w:divBdr>
                </w:div>
                <w:div w:id="1985309598">
                  <w:marLeft w:val="0"/>
                  <w:marRight w:val="0"/>
                  <w:marTop w:val="0"/>
                  <w:marBottom w:val="0"/>
                  <w:divBdr>
                    <w:top w:val="none" w:sz="0" w:space="0" w:color="auto"/>
                    <w:left w:val="none" w:sz="0" w:space="0" w:color="auto"/>
                    <w:bottom w:val="none" w:sz="0" w:space="0" w:color="auto"/>
                    <w:right w:val="none" w:sz="0" w:space="0" w:color="auto"/>
                  </w:divBdr>
                </w:div>
                <w:div w:id="827480992">
                  <w:marLeft w:val="0"/>
                  <w:marRight w:val="0"/>
                  <w:marTop w:val="0"/>
                  <w:marBottom w:val="0"/>
                  <w:divBdr>
                    <w:top w:val="none" w:sz="0" w:space="0" w:color="auto"/>
                    <w:left w:val="none" w:sz="0" w:space="0" w:color="auto"/>
                    <w:bottom w:val="none" w:sz="0" w:space="0" w:color="auto"/>
                    <w:right w:val="none" w:sz="0" w:space="0" w:color="auto"/>
                  </w:divBdr>
                </w:div>
                <w:div w:id="1020736393">
                  <w:marLeft w:val="0"/>
                  <w:marRight w:val="0"/>
                  <w:marTop w:val="0"/>
                  <w:marBottom w:val="0"/>
                  <w:divBdr>
                    <w:top w:val="none" w:sz="0" w:space="0" w:color="auto"/>
                    <w:left w:val="none" w:sz="0" w:space="0" w:color="auto"/>
                    <w:bottom w:val="none" w:sz="0" w:space="0" w:color="auto"/>
                    <w:right w:val="none" w:sz="0" w:space="0" w:color="auto"/>
                  </w:divBdr>
                </w:div>
                <w:div w:id="950360625">
                  <w:marLeft w:val="0"/>
                  <w:marRight w:val="0"/>
                  <w:marTop w:val="0"/>
                  <w:marBottom w:val="0"/>
                  <w:divBdr>
                    <w:top w:val="none" w:sz="0" w:space="0" w:color="auto"/>
                    <w:left w:val="none" w:sz="0" w:space="0" w:color="auto"/>
                    <w:bottom w:val="none" w:sz="0" w:space="0" w:color="auto"/>
                    <w:right w:val="none" w:sz="0" w:space="0" w:color="auto"/>
                  </w:divBdr>
                </w:div>
                <w:div w:id="490876149">
                  <w:marLeft w:val="0"/>
                  <w:marRight w:val="0"/>
                  <w:marTop w:val="0"/>
                  <w:marBottom w:val="0"/>
                  <w:divBdr>
                    <w:top w:val="none" w:sz="0" w:space="0" w:color="auto"/>
                    <w:left w:val="none" w:sz="0" w:space="0" w:color="auto"/>
                    <w:bottom w:val="none" w:sz="0" w:space="0" w:color="auto"/>
                    <w:right w:val="none" w:sz="0" w:space="0" w:color="auto"/>
                  </w:divBdr>
                </w:div>
                <w:div w:id="930628672">
                  <w:marLeft w:val="0"/>
                  <w:marRight w:val="0"/>
                  <w:marTop w:val="0"/>
                  <w:marBottom w:val="0"/>
                  <w:divBdr>
                    <w:top w:val="none" w:sz="0" w:space="0" w:color="auto"/>
                    <w:left w:val="none" w:sz="0" w:space="0" w:color="auto"/>
                    <w:bottom w:val="none" w:sz="0" w:space="0" w:color="auto"/>
                    <w:right w:val="none" w:sz="0" w:space="0" w:color="auto"/>
                  </w:divBdr>
                </w:div>
                <w:div w:id="1662198799">
                  <w:marLeft w:val="0"/>
                  <w:marRight w:val="0"/>
                  <w:marTop w:val="0"/>
                  <w:marBottom w:val="0"/>
                  <w:divBdr>
                    <w:top w:val="none" w:sz="0" w:space="0" w:color="auto"/>
                    <w:left w:val="none" w:sz="0" w:space="0" w:color="auto"/>
                    <w:bottom w:val="none" w:sz="0" w:space="0" w:color="auto"/>
                    <w:right w:val="none" w:sz="0" w:space="0" w:color="auto"/>
                  </w:divBdr>
                </w:div>
                <w:div w:id="1429618878">
                  <w:marLeft w:val="0"/>
                  <w:marRight w:val="0"/>
                  <w:marTop w:val="0"/>
                  <w:marBottom w:val="0"/>
                  <w:divBdr>
                    <w:top w:val="none" w:sz="0" w:space="0" w:color="auto"/>
                    <w:left w:val="none" w:sz="0" w:space="0" w:color="auto"/>
                    <w:bottom w:val="none" w:sz="0" w:space="0" w:color="auto"/>
                    <w:right w:val="none" w:sz="0" w:space="0" w:color="auto"/>
                  </w:divBdr>
                </w:div>
                <w:div w:id="1445029941">
                  <w:marLeft w:val="0"/>
                  <w:marRight w:val="0"/>
                  <w:marTop w:val="0"/>
                  <w:marBottom w:val="0"/>
                  <w:divBdr>
                    <w:top w:val="none" w:sz="0" w:space="0" w:color="auto"/>
                    <w:left w:val="none" w:sz="0" w:space="0" w:color="auto"/>
                    <w:bottom w:val="none" w:sz="0" w:space="0" w:color="auto"/>
                    <w:right w:val="none" w:sz="0" w:space="0" w:color="auto"/>
                  </w:divBdr>
                </w:div>
                <w:div w:id="1769614085">
                  <w:marLeft w:val="0"/>
                  <w:marRight w:val="0"/>
                  <w:marTop w:val="0"/>
                  <w:marBottom w:val="0"/>
                  <w:divBdr>
                    <w:top w:val="none" w:sz="0" w:space="0" w:color="auto"/>
                    <w:left w:val="none" w:sz="0" w:space="0" w:color="auto"/>
                    <w:bottom w:val="none" w:sz="0" w:space="0" w:color="auto"/>
                    <w:right w:val="none" w:sz="0" w:space="0" w:color="auto"/>
                  </w:divBdr>
                </w:div>
                <w:div w:id="2066709127">
                  <w:marLeft w:val="0"/>
                  <w:marRight w:val="0"/>
                  <w:marTop w:val="0"/>
                  <w:marBottom w:val="0"/>
                  <w:divBdr>
                    <w:top w:val="none" w:sz="0" w:space="0" w:color="auto"/>
                    <w:left w:val="none" w:sz="0" w:space="0" w:color="auto"/>
                    <w:bottom w:val="none" w:sz="0" w:space="0" w:color="auto"/>
                    <w:right w:val="none" w:sz="0" w:space="0" w:color="auto"/>
                  </w:divBdr>
                </w:div>
                <w:div w:id="1248348436">
                  <w:marLeft w:val="0"/>
                  <w:marRight w:val="0"/>
                  <w:marTop w:val="0"/>
                  <w:marBottom w:val="0"/>
                  <w:divBdr>
                    <w:top w:val="none" w:sz="0" w:space="0" w:color="auto"/>
                    <w:left w:val="none" w:sz="0" w:space="0" w:color="auto"/>
                    <w:bottom w:val="none" w:sz="0" w:space="0" w:color="auto"/>
                    <w:right w:val="none" w:sz="0" w:space="0" w:color="auto"/>
                  </w:divBdr>
                </w:div>
                <w:div w:id="705374404">
                  <w:marLeft w:val="0"/>
                  <w:marRight w:val="0"/>
                  <w:marTop w:val="0"/>
                  <w:marBottom w:val="0"/>
                  <w:divBdr>
                    <w:top w:val="none" w:sz="0" w:space="0" w:color="auto"/>
                    <w:left w:val="none" w:sz="0" w:space="0" w:color="auto"/>
                    <w:bottom w:val="none" w:sz="0" w:space="0" w:color="auto"/>
                    <w:right w:val="none" w:sz="0" w:space="0" w:color="auto"/>
                  </w:divBdr>
                </w:div>
                <w:div w:id="1997147044">
                  <w:marLeft w:val="0"/>
                  <w:marRight w:val="0"/>
                  <w:marTop w:val="0"/>
                  <w:marBottom w:val="0"/>
                  <w:divBdr>
                    <w:top w:val="none" w:sz="0" w:space="0" w:color="auto"/>
                    <w:left w:val="none" w:sz="0" w:space="0" w:color="auto"/>
                    <w:bottom w:val="none" w:sz="0" w:space="0" w:color="auto"/>
                    <w:right w:val="none" w:sz="0" w:space="0" w:color="auto"/>
                  </w:divBdr>
                </w:div>
                <w:div w:id="535696450">
                  <w:marLeft w:val="0"/>
                  <w:marRight w:val="0"/>
                  <w:marTop w:val="0"/>
                  <w:marBottom w:val="0"/>
                  <w:divBdr>
                    <w:top w:val="none" w:sz="0" w:space="0" w:color="auto"/>
                    <w:left w:val="none" w:sz="0" w:space="0" w:color="auto"/>
                    <w:bottom w:val="none" w:sz="0" w:space="0" w:color="auto"/>
                    <w:right w:val="none" w:sz="0" w:space="0" w:color="auto"/>
                  </w:divBdr>
                </w:div>
                <w:div w:id="1060133223">
                  <w:marLeft w:val="0"/>
                  <w:marRight w:val="0"/>
                  <w:marTop w:val="0"/>
                  <w:marBottom w:val="0"/>
                  <w:divBdr>
                    <w:top w:val="none" w:sz="0" w:space="0" w:color="auto"/>
                    <w:left w:val="none" w:sz="0" w:space="0" w:color="auto"/>
                    <w:bottom w:val="none" w:sz="0" w:space="0" w:color="auto"/>
                    <w:right w:val="none" w:sz="0" w:space="0" w:color="auto"/>
                  </w:divBdr>
                </w:div>
                <w:div w:id="1524781584">
                  <w:marLeft w:val="0"/>
                  <w:marRight w:val="0"/>
                  <w:marTop w:val="0"/>
                  <w:marBottom w:val="0"/>
                  <w:divBdr>
                    <w:top w:val="none" w:sz="0" w:space="0" w:color="auto"/>
                    <w:left w:val="none" w:sz="0" w:space="0" w:color="auto"/>
                    <w:bottom w:val="none" w:sz="0" w:space="0" w:color="auto"/>
                    <w:right w:val="none" w:sz="0" w:space="0" w:color="auto"/>
                  </w:divBdr>
                </w:div>
                <w:div w:id="1533150221">
                  <w:marLeft w:val="0"/>
                  <w:marRight w:val="0"/>
                  <w:marTop w:val="0"/>
                  <w:marBottom w:val="0"/>
                  <w:divBdr>
                    <w:top w:val="none" w:sz="0" w:space="0" w:color="auto"/>
                    <w:left w:val="none" w:sz="0" w:space="0" w:color="auto"/>
                    <w:bottom w:val="none" w:sz="0" w:space="0" w:color="auto"/>
                    <w:right w:val="none" w:sz="0" w:space="0" w:color="auto"/>
                  </w:divBdr>
                </w:div>
                <w:div w:id="1836873480">
                  <w:marLeft w:val="0"/>
                  <w:marRight w:val="0"/>
                  <w:marTop w:val="0"/>
                  <w:marBottom w:val="0"/>
                  <w:divBdr>
                    <w:top w:val="none" w:sz="0" w:space="0" w:color="auto"/>
                    <w:left w:val="none" w:sz="0" w:space="0" w:color="auto"/>
                    <w:bottom w:val="none" w:sz="0" w:space="0" w:color="auto"/>
                    <w:right w:val="none" w:sz="0" w:space="0" w:color="auto"/>
                  </w:divBdr>
                </w:div>
                <w:div w:id="224879231">
                  <w:marLeft w:val="0"/>
                  <w:marRight w:val="0"/>
                  <w:marTop w:val="0"/>
                  <w:marBottom w:val="0"/>
                  <w:divBdr>
                    <w:top w:val="none" w:sz="0" w:space="0" w:color="auto"/>
                    <w:left w:val="none" w:sz="0" w:space="0" w:color="auto"/>
                    <w:bottom w:val="none" w:sz="0" w:space="0" w:color="auto"/>
                    <w:right w:val="none" w:sz="0" w:space="0" w:color="auto"/>
                  </w:divBdr>
                </w:div>
                <w:div w:id="1370493583">
                  <w:marLeft w:val="0"/>
                  <w:marRight w:val="0"/>
                  <w:marTop w:val="0"/>
                  <w:marBottom w:val="0"/>
                  <w:divBdr>
                    <w:top w:val="none" w:sz="0" w:space="0" w:color="auto"/>
                    <w:left w:val="none" w:sz="0" w:space="0" w:color="auto"/>
                    <w:bottom w:val="none" w:sz="0" w:space="0" w:color="auto"/>
                    <w:right w:val="none" w:sz="0" w:space="0" w:color="auto"/>
                  </w:divBdr>
                </w:div>
                <w:div w:id="2015185883">
                  <w:marLeft w:val="0"/>
                  <w:marRight w:val="0"/>
                  <w:marTop w:val="0"/>
                  <w:marBottom w:val="0"/>
                  <w:divBdr>
                    <w:top w:val="none" w:sz="0" w:space="0" w:color="auto"/>
                    <w:left w:val="none" w:sz="0" w:space="0" w:color="auto"/>
                    <w:bottom w:val="none" w:sz="0" w:space="0" w:color="auto"/>
                    <w:right w:val="none" w:sz="0" w:space="0" w:color="auto"/>
                  </w:divBdr>
                </w:div>
                <w:div w:id="810175537">
                  <w:marLeft w:val="0"/>
                  <w:marRight w:val="0"/>
                  <w:marTop w:val="0"/>
                  <w:marBottom w:val="0"/>
                  <w:divBdr>
                    <w:top w:val="none" w:sz="0" w:space="0" w:color="auto"/>
                    <w:left w:val="none" w:sz="0" w:space="0" w:color="auto"/>
                    <w:bottom w:val="none" w:sz="0" w:space="0" w:color="auto"/>
                    <w:right w:val="none" w:sz="0" w:space="0" w:color="auto"/>
                  </w:divBdr>
                </w:div>
                <w:div w:id="229387444">
                  <w:marLeft w:val="0"/>
                  <w:marRight w:val="0"/>
                  <w:marTop w:val="0"/>
                  <w:marBottom w:val="0"/>
                  <w:divBdr>
                    <w:top w:val="none" w:sz="0" w:space="0" w:color="auto"/>
                    <w:left w:val="none" w:sz="0" w:space="0" w:color="auto"/>
                    <w:bottom w:val="none" w:sz="0" w:space="0" w:color="auto"/>
                    <w:right w:val="none" w:sz="0" w:space="0" w:color="auto"/>
                  </w:divBdr>
                </w:div>
                <w:div w:id="144592043">
                  <w:marLeft w:val="0"/>
                  <w:marRight w:val="0"/>
                  <w:marTop w:val="0"/>
                  <w:marBottom w:val="0"/>
                  <w:divBdr>
                    <w:top w:val="none" w:sz="0" w:space="0" w:color="auto"/>
                    <w:left w:val="none" w:sz="0" w:space="0" w:color="auto"/>
                    <w:bottom w:val="none" w:sz="0" w:space="0" w:color="auto"/>
                    <w:right w:val="none" w:sz="0" w:space="0" w:color="auto"/>
                  </w:divBdr>
                </w:div>
                <w:div w:id="1470126954">
                  <w:marLeft w:val="0"/>
                  <w:marRight w:val="0"/>
                  <w:marTop w:val="0"/>
                  <w:marBottom w:val="0"/>
                  <w:divBdr>
                    <w:top w:val="none" w:sz="0" w:space="0" w:color="auto"/>
                    <w:left w:val="none" w:sz="0" w:space="0" w:color="auto"/>
                    <w:bottom w:val="none" w:sz="0" w:space="0" w:color="auto"/>
                    <w:right w:val="none" w:sz="0" w:space="0" w:color="auto"/>
                  </w:divBdr>
                </w:div>
                <w:div w:id="662440562">
                  <w:marLeft w:val="0"/>
                  <w:marRight w:val="0"/>
                  <w:marTop w:val="0"/>
                  <w:marBottom w:val="0"/>
                  <w:divBdr>
                    <w:top w:val="none" w:sz="0" w:space="0" w:color="auto"/>
                    <w:left w:val="none" w:sz="0" w:space="0" w:color="auto"/>
                    <w:bottom w:val="none" w:sz="0" w:space="0" w:color="auto"/>
                    <w:right w:val="none" w:sz="0" w:space="0" w:color="auto"/>
                  </w:divBdr>
                </w:div>
                <w:div w:id="866719093">
                  <w:marLeft w:val="0"/>
                  <w:marRight w:val="0"/>
                  <w:marTop w:val="0"/>
                  <w:marBottom w:val="0"/>
                  <w:divBdr>
                    <w:top w:val="none" w:sz="0" w:space="0" w:color="auto"/>
                    <w:left w:val="none" w:sz="0" w:space="0" w:color="auto"/>
                    <w:bottom w:val="none" w:sz="0" w:space="0" w:color="auto"/>
                    <w:right w:val="none" w:sz="0" w:space="0" w:color="auto"/>
                  </w:divBdr>
                </w:div>
                <w:div w:id="1228420148">
                  <w:marLeft w:val="0"/>
                  <w:marRight w:val="0"/>
                  <w:marTop w:val="0"/>
                  <w:marBottom w:val="0"/>
                  <w:divBdr>
                    <w:top w:val="none" w:sz="0" w:space="0" w:color="auto"/>
                    <w:left w:val="none" w:sz="0" w:space="0" w:color="auto"/>
                    <w:bottom w:val="none" w:sz="0" w:space="0" w:color="auto"/>
                    <w:right w:val="none" w:sz="0" w:space="0" w:color="auto"/>
                  </w:divBdr>
                </w:div>
                <w:div w:id="1319962336">
                  <w:marLeft w:val="0"/>
                  <w:marRight w:val="0"/>
                  <w:marTop w:val="0"/>
                  <w:marBottom w:val="0"/>
                  <w:divBdr>
                    <w:top w:val="none" w:sz="0" w:space="0" w:color="auto"/>
                    <w:left w:val="none" w:sz="0" w:space="0" w:color="auto"/>
                    <w:bottom w:val="none" w:sz="0" w:space="0" w:color="auto"/>
                    <w:right w:val="none" w:sz="0" w:space="0" w:color="auto"/>
                  </w:divBdr>
                </w:div>
                <w:div w:id="946237194">
                  <w:marLeft w:val="0"/>
                  <w:marRight w:val="0"/>
                  <w:marTop w:val="0"/>
                  <w:marBottom w:val="0"/>
                  <w:divBdr>
                    <w:top w:val="none" w:sz="0" w:space="0" w:color="auto"/>
                    <w:left w:val="none" w:sz="0" w:space="0" w:color="auto"/>
                    <w:bottom w:val="none" w:sz="0" w:space="0" w:color="auto"/>
                    <w:right w:val="none" w:sz="0" w:space="0" w:color="auto"/>
                  </w:divBdr>
                </w:div>
                <w:div w:id="2140369591">
                  <w:marLeft w:val="0"/>
                  <w:marRight w:val="0"/>
                  <w:marTop w:val="0"/>
                  <w:marBottom w:val="0"/>
                  <w:divBdr>
                    <w:top w:val="none" w:sz="0" w:space="0" w:color="auto"/>
                    <w:left w:val="none" w:sz="0" w:space="0" w:color="auto"/>
                    <w:bottom w:val="none" w:sz="0" w:space="0" w:color="auto"/>
                    <w:right w:val="none" w:sz="0" w:space="0" w:color="auto"/>
                  </w:divBdr>
                </w:div>
                <w:div w:id="2077314447">
                  <w:marLeft w:val="0"/>
                  <w:marRight w:val="0"/>
                  <w:marTop w:val="0"/>
                  <w:marBottom w:val="0"/>
                  <w:divBdr>
                    <w:top w:val="none" w:sz="0" w:space="0" w:color="auto"/>
                    <w:left w:val="none" w:sz="0" w:space="0" w:color="auto"/>
                    <w:bottom w:val="none" w:sz="0" w:space="0" w:color="auto"/>
                    <w:right w:val="none" w:sz="0" w:space="0" w:color="auto"/>
                  </w:divBdr>
                </w:div>
                <w:div w:id="411125324">
                  <w:marLeft w:val="0"/>
                  <w:marRight w:val="0"/>
                  <w:marTop w:val="0"/>
                  <w:marBottom w:val="0"/>
                  <w:divBdr>
                    <w:top w:val="none" w:sz="0" w:space="0" w:color="auto"/>
                    <w:left w:val="none" w:sz="0" w:space="0" w:color="auto"/>
                    <w:bottom w:val="none" w:sz="0" w:space="0" w:color="auto"/>
                    <w:right w:val="none" w:sz="0" w:space="0" w:color="auto"/>
                  </w:divBdr>
                </w:div>
                <w:div w:id="21053443">
                  <w:marLeft w:val="0"/>
                  <w:marRight w:val="0"/>
                  <w:marTop w:val="0"/>
                  <w:marBottom w:val="0"/>
                  <w:divBdr>
                    <w:top w:val="none" w:sz="0" w:space="0" w:color="auto"/>
                    <w:left w:val="none" w:sz="0" w:space="0" w:color="auto"/>
                    <w:bottom w:val="none" w:sz="0" w:space="0" w:color="auto"/>
                    <w:right w:val="none" w:sz="0" w:space="0" w:color="auto"/>
                  </w:divBdr>
                </w:div>
                <w:div w:id="1439641723">
                  <w:marLeft w:val="0"/>
                  <w:marRight w:val="0"/>
                  <w:marTop w:val="0"/>
                  <w:marBottom w:val="0"/>
                  <w:divBdr>
                    <w:top w:val="none" w:sz="0" w:space="0" w:color="auto"/>
                    <w:left w:val="none" w:sz="0" w:space="0" w:color="auto"/>
                    <w:bottom w:val="none" w:sz="0" w:space="0" w:color="auto"/>
                    <w:right w:val="none" w:sz="0" w:space="0" w:color="auto"/>
                  </w:divBdr>
                </w:div>
                <w:div w:id="1819608071">
                  <w:marLeft w:val="0"/>
                  <w:marRight w:val="0"/>
                  <w:marTop w:val="0"/>
                  <w:marBottom w:val="0"/>
                  <w:divBdr>
                    <w:top w:val="none" w:sz="0" w:space="0" w:color="auto"/>
                    <w:left w:val="none" w:sz="0" w:space="0" w:color="auto"/>
                    <w:bottom w:val="none" w:sz="0" w:space="0" w:color="auto"/>
                    <w:right w:val="none" w:sz="0" w:space="0" w:color="auto"/>
                  </w:divBdr>
                </w:div>
                <w:div w:id="466164665">
                  <w:marLeft w:val="0"/>
                  <w:marRight w:val="0"/>
                  <w:marTop w:val="0"/>
                  <w:marBottom w:val="0"/>
                  <w:divBdr>
                    <w:top w:val="none" w:sz="0" w:space="0" w:color="auto"/>
                    <w:left w:val="none" w:sz="0" w:space="0" w:color="auto"/>
                    <w:bottom w:val="none" w:sz="0" w:space="0" w:color="auto"/>
                    <w:right w:val="none" w:sz="0" w:space="0" w:color="auto"/>
                  </w:divBdr>
                </w:div>
                <w:div w:id="720137042">
                  <w:marLeft w:val="0"/>
                  <w:marRight w:val="0"/>
                  <w:marTop w:val="0"/>
                  <w:marBottom w:val="0"/>
                  <w:divBdr>
                    <w:top w:val="none" w:sz="0" w:space="0" w:color="auto"/>
                    <w:left w:val="none" w:sz="0" w:space="0" w:color="auto"/>
                    <w:bottom w:val="none" w:sz="0" w:space="0" w:color="auto"/>
                    <w:right w:val="none" w:sz="0" w:space="0" w:color="auto"/>
                  </w:divBdr>
                </w:div>
                <w:div w:id="1637757390">
                  <w:marLeft w:val="0"/>
                  <w:marRight w:val="0"/>
                  <w:marTop w:val="0"/>
                  <w:marBottom w:val="0"/>
                  <w:divBdr>
                    <w:top w:val="none" w:sz="0" w:space="0" w:color="auto"/>
                    <w:left w:val="none" w:sz="0" w:space="0" w:color="auto"/>
                    <w:bottom w:val="none" w:sz="0" w:space="0" w:color="auto"/>
                    <w:right w:val="none" w:sz="0" w:space="0" w:color="auto"/>
                  </w:divBdr>
                </w:div>
                <w:div w:id="1096098412">
                  <w:marLeft w:val="0"/>
                  <w:marRight w:val="0"/>
                  <w:marTop w:val="0"/>
                  <w:marBottom w:val="0"/>
                  <w:divBdr>
                    <w:top w:val="none" w:sz="0" w:space="0" w:color="auto"/>
                    <w:left w:val="none" w:sz="0" w:space="0" w:color="auto"/>
                    <w:bottom w:val="none" w:sz="0" w:space="0" w:color="auto"/>
                    <w:right w:val="none" w:sz="0" w:space="0" w:color="auto"/>
                  </w:divBdr>
                </w:div>
                <w:div w:id="323356326">
                  <w:marLeft w:val="0"/>
                  <w:marRight w:val="0"/>
                  <w:marTop w:val="0"/>
                  <w:marBottom w:val="0"/>
                  <w:divBdr>
                    <w:top w:val="none" w:sz="0" w:space="0" w:color="auto"/>
                    <w:left w:val="none" w:sz="0" w:space="0" w:color="auto"/>
                    <w:bottom w:val="none" w:sz="0" w:space="0" w:color="auto"/>
                    <w:right w:val="none" w:sz="0" w:space="0" w:color="auto"/>
                  </w:divBdr>
                </w:div>
                <w:div w:id="291600197">
                  <w:marLeft w:val="0"/>
                  <w:marRight w:val="0"/>
                  <w:marTop w:val="0"/>
                  <w:marBottom w:val="0"/>
                  <w:divBdr>
                    <w:top w:val="none" w:sz="0" w:space="0" w:color="auto"/>
                    <w:left w:val="none" w:sz="0" w:space="0" w:color="auto"/>
                    <w:bottom w:val="none" w:sz="0" w:space="0" w:color="auto"/>
                    <w:right w:val="none" w:sz="0" w:space="0" w:color="auto"/>
                  </w:divBdr>
                </w:div>
                <w:div w:id="878125811">
                  <w:marLeft w:val="0"/>
                  <w:marRight w:val="0"/>
                  <w:marTop w:val="0"/>
                  <w:marBottom w:val="0"/>
                  <w:divBdr>
                    <w:top w:val="none" w:sz="0" w:space="0" w:color="auto"/>
                    <w:left w:val="none" w:sz="0" w:space="0" w:color="auto"/>
                    <w:bottom w:val="none" w:sz="0" w:space="0" w:color="auto"/>
                    <w:right w:val="none" w:sz="0" w:space="0" w:color="auto"/>
                  </w:divBdr>
                </w:div>
                <w:div w:id="1560434886">
                  <w:marLeft w:val="0"/>
                  <w:marRight w:val="0"/>
                  <w:marTop w:val="0"/>
                  <w:marBottom w:val="0"/>
                  <w:divBdr>
                    <w:top w:val="none" w:sz="0" w:space="0" w:color="auto"/>
                    <w:left w:val="none" w:sz="0" w:space="0" w:color="auto"/>
                    <w:bottom w:val="none" w:sz="0" w:space="0" w:color="auto"/>
                    <w:right w:val="none" w:sz="0" w:space="0" w:color="auto"/>
                  </w:divBdr>
                </w:div>
                <w:div w:id="1493981231">
                  <w:marLeft w:val="0"/>
                  <w:marRight w:val="0"/>
                  <w:marTop w:val="0"/>
                  <w:marBottom w:val="0"/>
                  <w:divBdr>
                    <w:top w:val="none" w:sz="0" w:space="0" w:color="auto"/>
                    <w:left w:val="none" w:sz="0" w:space="0" w:color="auto"/>
                    <w:bottom w:val="none" w:sz="0" w:space="0" w:color="auto"/>
                    <w:right w:val="none" w:sz="0" w:space="0" w:color="auto"/>
                  </w:divBdr>
                </w:div>
                <w:div w:id="615796332">
                  <w:marLeft w:val="0"/>
                  <w:marRight w:val="0"/>
                  <w:marTop w:val="0"/>
                  <w:marBottom w:val="0"/>
                  <w:divBdr>
                    <w:top w:val="none" w:sz="0" w:space="0" w:color="auto"/>
                    <w:left w:val="none" w:sz="0" w:space="0" w:color="auto"/>
                    <w:bottom w:val="none" w:sz="0" w:space="0" w:color="auto"/>
                    <w:right w:val="none" w:sz="0" w:space="0" w:color="auto"/>
                  </w:divBdr>
                </w:div>
                <w:div w:id="833111096">
                  <w:marLeft w:val="0"/>
                  <w:marRight w:val="0"/>
                  <w:marTop w:val="0"/>
                  <w:marBottom w:val="0"/>
                  <w:divBdr>
                    <w:top w:val="none" w:sz="0" w:space="0" w:color="auto"/>
                    <w:left w:val="none" w:sz="0" w:space="0" w:color="auto"/>
                    <w:bottom w:val="none" w:sz="0" w:space="0" w:color="auto"/>
                    <w:right w:val="none" w:sz="0" w:space="0" w:color="auto"/>
                  </w:divBdr>
                </w:div>
                <w:div w:id="775952535">
                  <w:marLeft w:val="0"/>
                  <w:marRight w:val="0"/>
                  <w:marTop w:val="0"/>
                  <w:marBottom w:val="0"/>
                  <w:divBdr>
                    <w:top w:val="none" w:sz="0" w:space="0" w:color="auto"/>
                    <w:left w:val="none" w:sz="0" w:space="0" w:color="auto"/>
                    <w:bottom w:val="none" w:sz="0" w:space="0" w:color="auto"/>
                    <w:right w:val="none" w:sz="0" w:space="0" w:color="auto"/>
                  </w:divBdr>
                </w:div>
                <w:div w:id="1430465605">
                  <w:marLeft w:val="0"/>
                  <w:marRight w:val="0"/>
                  <w:marTop w:val="0"/>
                  <w:marBottom w:val="0"/>
                  <w:divBdr>
                    <w:top w:val="none" w:sz="0" w:space="0" w:color="auto"/>
                    <w:left w:val="none" w:sz="0" w:space="0" w:color="auto"/>
                    <w:bottom w:val="none" w:sz="0" w:space="0" w:color="auto"/>
                    <w:right w:val="none" w:sz="0" w:space="0" w:color="auto"/>
                  </w:divBdr>
                </w:div>
                <w:div w:id="1665207807">
                  <w:marLeft w:val="0"/>
                  <w:marRight w:val="0"/>
                  <w:marTop w:val="0"/>
                  <w:marBottom w:val="0"/>
                  <w:divBdr>
                    <w:top w:val="none" w:sz="0" w:space="0" w:color="auto"/>
                    <w:left w:val="none" w:sz="0" w:space="0" w:color="auto"/>
                    <w:bottom w:val="none" w:sz="0" w:space="0" w:color="auto"/>
                    <w:right w:val="none" w:sz="0" w:space="0" w:color="auto"/>
                  </w:divBdr>
                </w:div>
                <w:div w:id="132019593">
                  <w:marLeft w:val="0"/>
                  <w:marRight w:val="0"/>
                  <w:marTop w:val="0"/>
                  <w:marBottom w:val="0"/>
                  <w:divBdr>
                    <w:top w:val="none" w:sz="0" w:space="0" w:color="auto"/>
                    <w:left w:val="none" w:sz="0" w:space="0" w:color="auto"/>
                    <w:bottom w:val="none" w:sz="0" w:space="0" w:color="auto"/>
                    <w:right w:val="none" w:sz="0" w:space="0" w:color="auto"/>
                  </w:divBdr>
                </w:div>
                <w:div w:id="709719747">
                  <w:marLeft w:val="0"/>
                  <w:marRight w:val="0"/>
                  <w:marTop w:val="0"/>
                  <w:marBottom w:val="0"/>
                  <w:divBdr>
                    <w:top w:val="none" w:sz="0" w:space="0" w:color="auto"/>
                    <w:left w:val="none" w:sz="0" w:space="0" w:color="auto"/>
                    <w:bottom w:val="none" w:sz="0" w:space="0" w:color="auto"/>
                    <w:right w:val="none" w:sz="0" w:space="0" w:color="auto"/>
                  </w:divBdr>
                </w:div>
                <w:div w:id="904027290">
                  <w:marLeft w:val="0"/>
                  <w:marRight w:val="0"/>
                  <w:marTop w:val="0"/>
                  <w:marBottom w:val="0"/>
                  <w:divBdr>
                    <w:top w:val="none" w:sz="0" w:space="0" w:color="auto"/>
                    <w:left w:val="none" w:sz="0" w:space="0" w:color="auto"/>
                    <w:bottom w:val="none" w:sz="0" w:space="0" w:color="auto"/>
                    <w:right w:val="none" w:sz="0" w:space="0" w:color="auto"/>
                  </w:divBdr>
                </w:div>
                <w:div w:id="595329310">
                  <w:marLeft w:val="0"/>
                  <w:marRight w:val="0"/>
                  <w:marTop w:val="0"/>
                  <w:marBottom w:val="0"/>
                  <w:divBdr>
                    <w:top w:val="none" w:sz="0" w:space="0" w:color="auto"/>
                    <w:left w:val="none" w:sz="0" w:space="0" w:color="auto"/>
                    <w:bottom w:val="none" w:sz="0" w:space="0" w:color="auto"/>
                    <w:right w:val="none" w:sz="0" w:space="0" w:color="auto"/>
                  </w:divBdr>
                </w:div>
                <w:div w:id="1660576211">
                  <w:marLeft w:val="0"/>
                  <w:marRight w:val="0"/>
                  <w:marTop w:val="0"/>
                  <w:marBottom w:val="0"/>
                  <w:divBdr>
                    <w:top w:val="none" w:sz="0" w:space="0" w:color="auto"/>
                    <w:left w:val="none" w:sz="0" w:space="0" w:color="auto"/>
                    <w:bottom w:val="none" w:sz="0" w:space="0" w:color="auto"/>
                    <w:right w:val="none" w:sz="0" w:space="0" w:color="auto"/>
                  </w:divBdr>
                </w:div>
                <w:div w:id="213738826">
                  <w:marLeft w:val="0"/>
                  <w:marRight w:val="0"/>
                  <w:marTop w:val="0"/>
                  <w:marBottom w:val="0"/>
                  <w:divBdr>
                    <w:top w:val="none" w:sz="0" w:space="0" w:color="auto"/>
                    <w:left w:val="none" w:sz="0" w:space="0" w:color="auto"/>
                    <w:bottom w:val="none" w:sz="0" w:space="0" w:color="auto"/>
                    <w:right w:val="none" w:sz="0" w:space="0" w:color="auto"/>
                  </w:divBdr>
                </w:div>
                <w:div w:id="1680698593">
                  <w:marLeft w:val="0"/>
                  <w:marRight w:val="0"/>
                  <w:marTop w:val="0"/>
                  <w:marBottom w:val="0"/>
                  <w:divBdr>
                    <w:top w:val="none" w:sz="0" w:space="0" w:color="auto"/>
                    <w:left w:val="none" w:sz="0" w:space="0" w:color="auto"/>
                    <w:bottom w:val="none" w:sz="0" w:space="0" w:color="auto"/>
                    <w:right w:val="none" w:sz="0" w:space="0" w:color="auto"/>
                  </w:divBdr>
                </w:div>
                <w:div w:id="660158593">
                  <w:marLeft w:val="0"/>
                  <w:marRight w:val="0"/>
                  <w:marTop w:val="0"/>
                  <w:marBottom w:val="0"/>
                  <w:divBdr>
                    <w:top w:val="none" w:sz="0" w:space="0" w:color="auto"/>
                    <w:left w:val="none" w:sz="0" w:space="0" w:color="auto"/>
                    <w:bottom w:val="none" w:sz="0" w:space="0" w:color="auto"/>
                    <w:right w:val="none" w:sz="0" w:space="0" w:color="auto"/>
                  </w:divBdr>
                </w:div>
                <w:div w:id="894661351">
                  <w:marLeft w:val="0"/>
                  <w:marRight w:val="0"/>
                  <w:marTop w:val="0"/>
                  <w:marBottom w:val="0"/>
                  <w:divBdr>
                    <w:top w:val="none" w:sz="0" w:space="0" w:color="auto"/>
                    <w:left w:val="none" w:sz="0" w:space="0" w:color="auto"/>
                    <w:bottom w:val="none" w:sz="0" w:space="0" w:color="auto"/>
                    <w:right w:val="none" w:sz="0" w:space="0" w:color="auto"/>
                  </w:divBdr>
                </w:div>
                <w:div w:id="913857771">
                  <w:marLeft w:val="0"/>
                  <w:marRight w:val="0"/>
                  <w:marTop w:val="0"/>
                  <w:marBottom w:val="0"/>
                  <w:divBdr>
                    <w:top w:val="none" w:sz="0" w:space="0" w:color="auto"/>
                    <w:left w:val="none" w:sz="0" w:space="0" w:color="auto"/>
                    <w:bottom w:val="none" w:sz="0" w:space="0" w:color="auto"/>
                    <w:right w:val="none" w:sz="0" w:space="0" w:color="auto"/>
                  </w:divBdr>
                </w:div>
                <w:div w:id="1051925975">
                  <w:marLeft w:val="0"/>
                  <w:marRight w:val="0"/>
                  <w:marTop w:val="0"/>
                  <w:marBottom w:val="0"/>
                  <w:divBdr>
                    <w:top w:val="none" w:sz="0" w:space="0" w:color="auto"/>
                    <w:left w:val="none" w:sz="0" w:space="0" w:color="auto"/>
                    <w:bottom w:val="none" w:sz="0" w:space="0" w:color="auto"/>
                    <w:right w:val="none" w:sz="0" w:space="0" w:color="auto"/>
                  </w:divBdr>
                </w:div>
                <w:div w:id="1104157324">
                  <w:marLeft w:val="0"/>
                  <w:marRight w:val="0"/>
                  <w:marTop w:val="0"/>
                  <w:marBottom w:val="0"/>
                  <w:divBdr>
                    <w:top w:val="none" w:sz="0" w:space="0" w:color="auto"/>
                    <w:left w:val="none" w:sz="0" w:space="0" w:color="auto"/>
                    <w:bottom w:val="none" w:sz="0" w:space="0" w:color="auto"/>
                    <w:right w:val="none" w:sz="0" w:space="0" w:color="auto"/>
                  </w:divBdr>
                </w:div>
                <w:div w:id="215553907">
                  <w:marLeft w:val="0"/>
                  <w:marRight w:val="0"/>
                  <w:marTop w:val="0"/>
                  <w:marBottom w:val="0"/>
                  <w:divBdr>
                    <w:top w:val="none" w:sz="0" w:space="0" w:color="auto"/>
                    <w:left w:val="none" w:sz="0" w:space="0" w:color="auto"/>
                    <w:bottom w:val="none" w:sz="0" w:space="0" w:color="auto"/>
                    <w:right w:val="none" w:sz="0" w:space="0" w:color="auto"/>
                  </w:divBdr>
                </w:div>
                <w:div w:id="410935573">
                  <w:marLeft w:val="0"/>
                  <w:marRight w:val="0"/>
                  <w:marTop w:val="0"/>
                  <w:marBottom w:val="0"/>
                  <w:divBdr>
                    <w:top w:val="none" w:sz="0" w:space="0" w:color="auto"/>
                    <w:left w:val="none" w:sz="0" w:space="0" w:color="auto"/>
                    <w:bottom w:val="none" w:sz="0" w:space="0" w:color="auto"/>
                    <w:right w:val="none" w:sz="0" w:space="0" w:color="auto"/>
                  </w:divBdr>
                </w:div>
                <w:div w:id="1981298006">
                  <w:marLeft w:val="0"/>
                  <w:marRight w:val="0"/>
                  <w:marTop w:val="0"/>
                  <w:marBottom w:val="0"/>
                  <w:divBdr>
                    <w:top w:val="none" w:sz="0" w:space="0" w:color="auto"/>
                    <w:left w:val="none" w:sz="0" w:space="0" w:color="auto"/>
                    <w:bottom w:val="none" w:sz="0" w:space="0" w:color="auto"/>
                    <w:right w:val="none" w:sz="0" w:space="0" w:color="auto"/>
                  </w:divBdr>
                </w:div>
                <w:div w:id="1075124542">
                  <w:marLeft w:val="0"/>
                  <w:marRight w:val="0"/>
                  <w:marTop w:val="0"/>
                  <w:marBottom w:val="0"/>
                  <w:divBdr>
                    <w:top w:val="none" w:sz="0" w:space="0" w:color="auto"/>
                    <w:left w:val="none" w:sz="0" w:space="0" w:color="auto"/>
                    <w:bottom w:val="none" w:sz="0" w:space="0" w:color="auto"/>
                    <w:right w:val="none" w:sz="0" w:space="0" w:color="auto"/>
                  </w:divBdr>
                </w:div>
                <w:div w:id="1803308233">
                  <w:marLeft w:val="0"/>
                  <w:marRight w:val="0"/>
                  <w:marTop w:val="0"/>
                  <w:marBottom w:val="0"/>
                  <w:divBdr>
                    <w:top w:val="none" w:sz="0" w:space="0" w:color="auto"/>
                    <w:left w:val="none" w:sz="0" w:space="0" w:color="auto"/>
                    <w:bottom w:val="none" w:sz="0" w:space="0" w:color="auto"/>
                    <w:right w:val="none" w:sz="0" w:space="0" w:color="auto"/>
                  </w:divBdr>
                </w:div>
                <w:div w:id="1352221068">
                  <w:marLeft w:val="0"/>
                  <w:marRight w:val="0"/>
                  <w:marTop w:val="0"/>
                  <w:marBottom w:val="0"/>
                  <w:divBdr>
                    <w:top w:val="none" w:sz="0" w:space="0" w:color="auto"/>
                    <w:left w:val="none" w:sz="0" w:space="0" w:color="auto"/>
                    <w:bottom w:val="none" w:sz="0" w:space="0" w:color="auto"/>
                    <w:right w:val="none" w:sz="0" w:space="0" w:color="auto"/>
                  </w:divBdr>
                </w:div>
                <w:div w:id="784278587">
                  <w:marLeft w:val="0"/>
                  <w:marRight w:val="0"/>
                  <w:marTop w:val="0"/>
                  <w:marBottom w:val="0"/>
                  <w:divBdr>
                    <w:top w:val="none" w:sz="0" w:space="0" w:color="auto"/>
                    <w:left w:val="none" w:sz="0" w:space="0" w:color="auto"/>
                    <w:bottom w:val="none" w:sz="0" w:space="0" w:color="auto"/>
                    <w:right w:val="none" w:sz="0" w:space="0" w:color="auto"/>
                  </w:divBdr>
                </w:div>
                <w:div w:id="72549260">
                  <w:marLeft w:val="0"/>
                  <w:marRight w:val="0"/>
                  <w:marTop w:val="0"/>
                  <w:marBottom w:val="0"/>
                  <w:divBdr>
                    <w:top w:val="none" w:sz="0" w:space="0" w:color="auto"/>
                    <w:left w:val="none" w:sz="0" w:space="0" w:color="auto"/>
                    <w:bottom w:val="none" w:sz="0" w:space="0" w:color="auto"/>
                    <w:right w:val="none" w:sz="0" w:space="0" w:color="auto"/>
                  </w:divBdr>
                </w:div>
                <w:div w:id="362750511">
                  <w:marLeft w:val="0"/>
                  <w:marRight w:val="0"/>
                  <w:marTop w:val="0"/>
                  <w:marBottom w:val="0"/>
                  <w:divBdr>
                    <w:top w:val="none" w:sz="0" w:space="0" w:color="auto"/>
                    <w:left w:val="none" w:sz="0" w:space="0" w:color="auto"/>
                    <w:bottom w:val="none" w:sz="0" w:space="0" w:color="auto"/>
                    <w:right w:val="none" w:sz="0" w:space="0" w:color="auto"/>
                  </w:divBdr>
                </w:div>
                <w:div w:id="1776555599">
                  <w:marLeft w:val="0"/>
                  <w:marRight w:val="0"/>
                  <w:marTop w:val="0"/>
                  <w:marBottom w:val="0"/>
                  <w:divBdr>
                    <w:top w:val="none" w:sz="0" w:space="0" w:color="auto"/>
                    <w:left w:val="none" w:sz="0" w:space="0" w:color="auto"/>
                    <w:bottom w:val="none" w:sz="0" w:space="0" w:color="auto"/>
                    <w:right w:val="none" w:sz="0" w:space="0" w:color="auto"/>
                  </w:divBdr>
                </w:div>
                <w:div w:id="1890415747">
                  <w:marLeft w:val="0"/>
                  <w:marRight w:val="0"/>
                  <w:marTop w:val="0"/>
                  <w:marBottom w:val="0"/>
                  <w:divBdr>
                    <w:top w:val="none" w:sz="0" w:space="0" w:color="auto"/>
                    <w:left w:val="none" w:sz="0" w:space="0" w:color="auto"/>
                    <w:bottom w:val="none" w:sz="0" w:space="0" w:color="auto"/>
                    <w:right w:val="none" w:sz="0" w:space="0" w:color="auto"/>
                  </w:divBdr>
                </w:div>
                <w:div w:id="1991252792">
                  <w:marLeft w:val="0"/>
                  <w:marRight w:val="0"/>
                  <w:marTop w:val="0"/>
                  <w:marBottom w:val="0"/>
                  <w:divBdr>
                    <w:top w:val="none" w:sz="0" w:space="0" w:color="auto"/>
                    <w:left w:val="none" w:sz="0" w:space="0" w:color="auto"/>
                    <w:bottom w:val="none" w:sz="0" w:space="0" w:color="auto"/>
                    <w:right w:val="none" w:sz="0" w:space="0" w:color="auto"/>
                  </w:divBdr>
                </w:div>
                <w:div w:id="1067995756">
                  <w:marLeft w:val="0"/>
                  <w:marRight w:val="0"/>
                  <w:marTop w:val="0"/>
                  <w:marBottom w:val="0"/>
                  <w:divBdr>
                    <w:top w:val="none" w:sz="0" w:space="0" w:color="auto"/>
                    <w:left w:val="none" w:sz="0" w:space="0" w:color="auto"/>
                    <w:bottom w:val="none" w:sz="0" w:space="0" w:color="auto"/>
                    <w:right w:val="none" w:sz="0" w:space="0" w:color="auto"/>
                  </w:divBdr>
                </w:div>
                <w:div w:id="677073664">
                  <w:marLeft w:val="0"/>
                  <w:marRight w:val="0"/>
                  <w:marTop w:val="0"/>
                  <w:marBottom w:val="0"/>
                  <w:divBdr>
                    <w:top w:val="none" w:sz="0" w:space="0" w:color="auto"/>
                    <w:left w:val="none" w:sz="0" w:space="0" w:color="auto"/>
                    <w:bottom w:val="none" w:sz="0" w:space="0" w:color="auto"/>
                    <w:right w:val="none" w:sz="0" w:space="0" w:color="auto"/>
                  </w:divBdr>
                </w:div>
                <w:div w:id="1184637745">
                  <w:marLeft w:val="0"/>
                  <w:marRight w:val="0"/>
                  <w:marTop w:val="0"/>
                  <w:marBottom w:val="0"/>
                  <w:divBdr>
                    <w:top w:val="none" w:sz="0" w:space="0" w:color="auto"/>
                    <w:left w:val="none" w:sz="0" w:space="0" w:color="auto"/>
                    <w:bottom w:val="none" w:sz="0" w:space="0" w:color="auto"/>
                    <w:right w:val="none" w:sz="0" w:space="0" w:color="auto"/>
                  </w:divBdr>
                </w:div>
                <w:div w:id="567497651">
                  <w:marLeft w:val="0"/>
                  <w:marRight w:val="0"/>
                  <w:marTop w:val="0"/>
                  <w:marBottom w:val="0"/>
                  <w:divBdr>
                    <w:top w:val="none" w:sz="0" w:space="0" w:color="auto"/>
                    <w:left w:val="none" w:sz="0" w:space="0" w:color="auto"/>
                    <w:bottom w:val="none" w:sz="0" w:space="0" w:color="auto"/>
                    <w:right w:val="none" w:sz="0" w:space="0" w:color="auto"/>
                  </w:divBdr>
                </w:div>
                <w:div w:id="339896297">
                  <w:marLeft w:val="0"/>
                  <w:marRight w:val="0"/>
                  <w:marTop w:val="0"/>
                  <w:marBottom w:val="0"/>
                  <w:divBdr>
                    <w:top w:val="none" w:sz="0" w:space="0" w:color="auto"/>
                    <w:left w:val="none" w:sz="0" w:space="0" w:color="auto"/>
                    <w:bottom w:val="none" w:sz="0" w:space="0" w:color="auto"/>
                    <w:right w:val="none" w:sz="0" w:space="0" w:color="auto"/>
                  </w:divBdr>
                </w:div>
                <w:div w:id="1834368827">
                  <w:marLeft w:val="0"/>
                  <w:marRight w:val="0"/>
                  <w:marTop w:val="0"/>
                  <w:marBottom w:val="0"/>
                  <w:divBdr>
                    <w:top w:val="none" w:sz="0" w:space="0" w:color="auto"/>
                    <w:left w:val="none" w:sz="0" w:space="0" w:color="auto"/>
                    <w:bottom w:val="none" w:sz="0" w:space="0" w:color="auto"/>
                    <w:right w:val="none" w:sz="0" w:space="0" w:color="auto"/>
                  </w:divBdr>
                </w:div>
                <w:div w:id="1705712019">
                  <w:marLeft w:val="0"/>
                  <w:marRight w:val="0"/>
                  <w:marTop w:val="0"/>
                  <w:marBottom w:val="0"/>
                  <w:divBdr>
                    <w:top w:val="none" w:sz="0" w:space="0" w:color="auto"/>
                    <w:left w:val="none" w:sz="0" w:space="0" w:color="auto"/>
                    <w:bottom w:val="none" w:sz="0" w:space="0" w:color="auto"/>
                    <w:right w:val="none" w:sz="0" w:space="0" w:color="auto"/>
                  </w:divBdr>
                </w:div>
                <w:div w:id="783377985">
                  <w:marLeft w:val="0"/>
                  <w:marRight w:val="0"/>
                  <w:marTop w:val="0"/>
                  <w:marBottom w:val="0"/>
                  <w:divBdr>
                    <w:top w:val="none" w:sz="0" w:space="0" w:color="auto"/>
                    <w:left w:val="none" w:sz="0" w:space="0" w:color="auto"/>
                    <w:bottom w:val="none" w:sz="0" w:space="0" w:color="auto"/>
                    <w:right w:val="none" w:sz="0" w:space="0" w:color="auto"/>
                  </w:divBdr>
                </w:div>
                <w:div w:id="1786653360">
                  <w:marLeft w:val="0"/>
                  <w:marRight w:val="0"/>
                  <w:marTop w:val="0"/>
                  <w:marBottom w:val="0"/>
                  <w:divBdr>
                    <w:top w:val="none" w:sz="0" w:space="0" w:color="auto"/>
                    <w:left w:val="none" w:sz="0" w:space="0" w:color="auto"/>
                    <w:bottom w:val="none" w:sz="0" w:space="0" w:color="auto"/>
                    <w:right w:val="none" w:sz="0" w:space="0" w:color="auto"/>
                  </w:divBdr>
                </w:div>
                <w:div w:id="806974708">
                  <w:marLeft w:val="0"/>
                  <w:marRight w:val="0"/>
                  <w:marTop w:val="0"/>
                  <w:marBottom w:val="0"/>
                  <w:divBdr>
                    <w:top w:val="none" w:sz="0" w:space="0" w:color="auto"/>
                    <w:left w:val="none" w:sz="0" w:space="0" w:color="auto"/>
                    <w:bottom w:val="none" w:sz="0" w:space="0" w:color="auto"/>
                    <w:right w:val="none" w:sz="0" w:space="0" w:color="auto"/>
                  </w:divBdr>
                </w:div>
                <w:div w:id="1800873354">
                  <w:marLeft w:val="0"/>
                  <w:marRight w:val="0"/>
                  <w:marTop w:val="0"/>
                  <w:marBottom w:val="0"/>
                  <w:divBdr>
                    <w:top w:val="none" w:sz="0" w:space="0" w:color="auto"/>
                    <w:left w:val="none" w:sz="0" w:space="0" w:color="auto"/>
                    <w:bottom w:val="none" w:sz="0" w:space="0" w:color="auto"/>
                    <w:right w:val="none" w:sz="0" w:space="0" w:color="auto"/>
                  </w:divBdr>
                </w:div>
                <w:div w:id="650447256">
                  <w:marLeft w:val="0"/>
                  <w:marRight w:val="0"/>
                  <w:marTop w:val="0"/>
                  <w:marBottom w:val="0"/>
                  <w:divBdr>
                    <w:top w:val="none" w:sz="0" w:space="0" w:color="auto"/>
                    <w:left w:val="none" w:sz="0" w:space="0" w:color="auto"/>
                    <w:bottom w:val="none" w:sz="0" w:space="0" w:color="auto"/>
                    <w:right w:val="none" w:sz="0" w:space="0" w:color="auto"/>
                  </w:divBdr>
                </w:div>
                <w:div w:id="398787516">
                  <w:marLeft w:val="0"/>
                  <w:marRight w:val="0"/>
                  <w:marTop w:val="0"/>
                  <w:marBottom w:val="0"/>
                  <w:divBdr>
                    <w:top w:val="none" w:sz="0" w:space="0" w:color="auto"/>
                    <w:left w:val="none" w:sz="0" w:space="0" w:color="auto"/>
                    <w:bottom w:val="none" w:sz="0" w:space="0" w:color="auto"/>
                    <w:right w:val="none" w:sz="0" w:space="0" w:color="auto"/>
                  </w:divBdr>
                </w:div>
                <w:div w:id="1420130282">
                  <w:marLeft w:val="0"/>
                  <w:marRight w:val="0"/>
                  <w:marTop w:val="0"/>
                  <w:marBottom w:val="0"/>
                  <w:divBdr>
                    <w:top w:val="none" w:sz="0" w:space="0" w:color="auto"/>
                    <w:left w:val="none" w:sz="0" w:space="0" w:color="auto"/>
                    <w:bottom w:val="none" w:sz="0" w:space="0" w:color="auto"/>
                    <w:right w:val="none" w:sz="0" w:space="0" w:color="auto"/>
                  </w:divBdr>
                </w:div>
                <w:div w:id="1789472179">
                  <w:marLeft w:val="0"/>
                  <w:marRight w:val="0"/>
                  <w:marTop w:val="0"/>
                  <w:marBottom w:val="0"/>
                  <w:divBdr>
                    <w:top w:val="none" w:sz="0" w:space="0" w:color="auto"/>
                    <w:left w:val="none" w:sz="0" w:space="0" w:color="auto"/>
                    <w:bottom w:val="none" w:sz="0" w:space="0" w:color="auto"/>
                    <w:right w:val="none" w:sz="0" w:space="0" w:color="auto"/>
                  </w:divBdr>
                </w:div>
                <w:div w:id="1024936142">
                  <w:marLeft w:val="0"/>
                  <w:marRight w:val="0"/>
                  <w:marTop w:val="0"/>
                  <w:marBottom w:val="0"/>
                  <w:divBdr>
                    <w:top w:val="none" w:sz="0" w:space="0" w:color="auto"/>
                    <w:left w:val="none" w:sz="0" w:space="0" w:color="auto"/>
                    <w:bottom w:val="none" w:sz="0" w:space="0" w:color="auto"/>
                    <w:right w:val="none" w:sz="0" w:space="0" w:color="auto"/>
                  </w:divBdr>
                </w:div>
                <w:div w:id="909654670">
                  <w:marLeft w:val="0"/>
                  <w:marRight w:val="0"/>
                  <w:marTop w:val="0"/>
                  <w:marBottom w:val="0"/>
                  <w:divBdr>
                    <w:top w:val="none" w:sz="0" w:space="0" w:color="auto"/>
                    <w:left w:val="none" w:sz="0" w:space="0" w:color="auto"/>
                    <w:bottom w:val="none" w:sz="0" w:space="0" w:color="auto"/>
                    <w:right w:val="none" w:sz="0" w:space="0" w:color="auto"/>
                  </w:divBdr>
                </w:div>
                <w:div w:id="1712455818">
                  <w:marLeft w:val="0"/>
                  <w:marRight w:val="0"/>
                  <w:marTop w:val="0"/>
                  <w:marBottom w:val="0"/>
                  <w:divBdr>
                    <w:top w:val="none" w:sz="0" w:space="0" w:color="auto"/>
                    <w:left w:val="none" w:sz="0" w:space="0" w:color="auto"/>
                    <w:bottom w:val="none" w:sz="0" w:space="0" w:color="auto"/>
                    <w:right w:val="none" w:sz="0" w:space="0" w:color="auto"/>
                  </w:divBdr>
                </w:div>
                <w:div w:id="624197352">
                  <w:marLeft w:val="0"/>
                  <w:marRight w:val="0"/>
                  <w:marTop w:val="0"/>
                  <w:marBottom w:val="0"/>
                  <w:divBdr>
                    <w:top w:val="none" w:sz="0" w:space="0" w:color="auto"/>
                    <w:left w:val="none" w:sz="0" w:space="0" w:color="auto"/>
                    <w:bottom w:val="none" w:sz="0" w:space="0" w:color="auto"/>
                    <w:right w:val="none" w:sz="0" w:space="0" w:color="auto"/>
                  </w:divBdr>
                </w:div>
                <w:div w:id="1001273808">
                  <w:marLeft w:val="0"/>
                  <w:marRight w:val="0"/>
                  <w:marTop w:val="0"/>
                  <w:marBottom w:val="0"/>
                  <w:divBdr>
                    <w:top w:val="none" w:sz="0" w:space="0" w:color="auto"/>
                    <w:left w:val="none" w:sz="0" w:space="0" w:color="auto"/>
                    <w:bottom w:val="none" w:sz="0" w:space="0" w:color="auto"/>
                    <w:right w:val="none" w:sz="0" w:space="0" w:color="auto"/>
                  </w:divBdr>
                </w:div>
                <w:div w:id="1814366515">
                  <w:marLeft w:val="0"/>
                  <w:marRight w:val="0"/>
                  <w:marTop w:val="0"/>
                  <w:marBottom w:val="0"/>
                  <w:divBdr>
                    <w:top w:val="none" w:sz="0" w:space="0" w:color="auto"/>
                    <w:left w:val="none" w:sz="0" w:space="0" w:color="auto"/>
                    <w:bottom w:val="none" w:sz="0" w:space="0" w:color="auto"/>
                    <w:right w:val="none" w:sz="0" w:space="0" w:color="auto"/>
                  </w:divBdr>
                </w:div>
                <w:div w:id="1862473882">
                  <w:marLeft w:val="0"/>
                  <w:marRight w:val="0"/>
                  <w:marTop w:val="0"/>
                  <w:marBottom w:val="0"/>
                  <w:divBdr>
                    <w:top w:val="none" w:sz="0" w:space="0" w:color="auto"/>
                    <w:left w:val="none" w:sz="0" w:space="0" w:color="auto"/>
                    <w:bottom w:val="none" w:sz="0" w:space="0" w:color="auto"/>
                    <w:right w:val="none" w:sz="0" w:space="0" w:color="auto"/>
                  </w:divBdr>
                </w:div>
                <w:div w:id="1462654204">
                  <w:marLeft w:val="0"/>
                  <w:marRight w:val="0"/>
                  <w:marTop w:val="0"/>
                  <w:marBottom w:val="0"/>
                  <w:divBdr>
                    <w:top w:val="none" w:sz="0" w:space="0" w:color="auto"/>
                    <w:left w:val="none" w:sz="0" w:space="0" w:color="auto"/>
                    <w:bottom w:val="none" w:sz="0" w:space="0" w:color="auto"/>
                    <w:right w:val="none" w:sz="0" w:space="0" w:color="auto"/>
                  </w:divBdr>
                </w:div>
                <w:div w:id="2007050652">
                  <w:marLeft w:val="0"/>
                  <w:marRight w:val="0"/>
                  <w:marTop w:val="0"/>
                  <w:marBottom w:val="0"/>
                  <w:divBdr>
                    <w:top w:val="none" w:sz="0" w:space="0" w:color="auto"/>
                    <w:left w:val="none" w:sz="0" w:space="0" w:color="auto"/>
                    <w:bottom w:val="none" w:sz="0" w:space="0" w:color="auto"/>
                    <w:right w:val="none" w:sz="0" w:space="0" w:color="auto"/>
                  </w:divBdr>
                </w:div>
                <w:div w:id="1819809679">
                  <w:marLeft w:val="0"/>
                  <w:marRight w:val="0"/>
                  <w:marTop w:val="0"/>
                  <w:marBottom w:val="0"/>
                  <w:divBdr>
                    <w:top w:val="none" w:sz="0" w:space="0" w:color="auto"/>
                    <w:left w:val="none" w:sz="0" w:space="0" w:color="auto"/>
                    <w:bottom w:val="none" w:sz="0" w:space="0" w:color="auto"/>
                    <w:right w:val="none" w:sz="0" w:space="0" w:color="auto"/>
                  </w:divBdr>
                </w:div>
                <w:div w:id="1641954393">
                  <w:marLeft w:val="0"/>
                  <w:marRight w:val="0"/>
                  <w:marTop w:val="0"/>
                  <w:marBottom w:val="0"/>
                  <w:divBdr>
                    <w:top w:val="none" w:sz="0" w:space="0" w:color="auto"/>
                    <w:left w:val="none" w:sz="0" w:space="0" w:color="auto"/>
                    <w:bottom w:val="none" w:sz="0" w:space="0" w:color="auto"/>
                    <w:right w:val="none" w:sz="0" w:space="0" w:color="auto"/>
                  </w:divBdr>
                </w:div>
                <w:div w:id="761071633">
                  <w:marLeft w:val="0"/>
                  <w:marRight w:val="0"/>
                  <w:marTop w:val="0"/>
                  <w:marBottom w:val="0"/>
                  <w:divBdr>
                    <w:top w:val="none" w:sz="0" w:space="0" w:color="auto"/>
                    <w:left w:val="none" w:sz="0" w:space="0" w:color="auto"/>
                    <w:bottom w:val="none" w:sz="0" w:space="0" w:color="auto"/>
                    <w:right w:val="none" w:sz="0" w:space="0" w:color="auto"/>
                  </w:divBdr>
                </w:div>
                <w:div w:id="280958577">
                  <w:marLeft w:val="0"/>
                  <w:marRight w:val="0"/>
                  <w:marTop w:val="0"/>
                  <w:marBottom w:val="0"/>
                  <w:divBdr>
                    <w:top w:val="none" w:sz="0" w:space="0" w:color="auto"/>
                    <w:left w:val="none" w:sz="0" w:space="0" w:color="auto"/>
                    <w:bottom w:val="none" w:sz="0" w:space="0" w:color="auto"/>
                    <w:right w:val="none" w:sz="0" w:space="0" w:color="auto"/>
                  </w:divBdr>
                </w:div>
                <w:div w:id="239291825">
                  <w:marLeft w:val="0"/>
                  <w:marRight w:val="0"/>
                  <w:marTop w:val="0"/>
                  <w:marBottom w:val="0"/>
                  <w:divBdr>
                    <w:top w:val="none" w:sz="0" w:space="0" w:color="auto"/>
                    <w:left w:val="none" w:sz="0" w:space="0" w:color="auto"/>
                    <w:bottom w:val="none" w:sz="0" w:space="0" w:color="auto"/>
                    <w:right w:val="none" w:sz="0" w:space="0" w:color="auto"/>
                  </w:divBdr>
                </w:div>
                <w:div w:id="535316165">
                  <w:marLeft w:val="0"/>
                  <w:marRight w:val="0"/>
                  <w:marTop w:val="0"/>
                  <w:marBottom w:val="0"/>
                  <w:divBdr>
                    <w:top w:val="none" w:sz="0" w:space="0" w:color="auto"/>
                    <w:left w:val="none" w:sz="0" w:space="0" w:color="auto"/>
                    <w:bottom w:val="none" w:sz="0" w:space="0" w:color="auto"/>
                    <w:right w:val="none" w:sz="0" w:space="0" w:color="auto"/>
                  </w:divBdr>
                </w:div>
                <w:div w:id="2140493919">
                  <w:marLeft w:val="0"/>
                  <w:marRight w:val="0"/>
                  <w:marTop w:val="0"/>
                  <w:marBottom w:val="0"/>
                  <w:divBdr>
                    <w:top w:val="none" w:sz="0" w:space="0" w:color="auto"/>
                    <w:left w:val="none" w:sz="0" w:space="0" w:color="auto"/>
                    <w:bottom w:val="none" w:sz="0" w:space="0" w:color="auto"/>
                    <w:right w:val="none" w:sz="0" w:space="0" w:color="auto"/>
                  </w:divBdr>
                </w:div>
                <w:div w:id="1695693916">
                  <w:marLeft w:val="0"/>
                  <w:marRight w:val="0"/>
                  <w:marTop w:val="0"/>
                  <w:marBottom w:val="0"/>
                  <w:divBdr>
                    <w:top w:val="none" w:sz="0" w:space="0" w:color="auto"/>
                    <w:left w:val="none" w:sz="0" w:space="0" w:color="auto"/>
                    <w:bottom w:val="none" w:sz="0" w:space="0" w:color="auto"/>
                    <w:right w:val="none" w:sz="0" w:space="0" w:color="auto"/>
                  </w:divBdr>
                </w:div>
                <w:div w:id="815530369">
                  <w:marLeft w:val="0"/>
                  <w:marRight w:val="0"/>
                  <w:marTop w:val="0"/>
                  <w:marBottom w:val="0"/>
                  <w:divBdr>
                    <w:top w:val="none" w:sz="0" w:space="0" w:color="auto"/>
                    <w:left w:val="none" w:sz="0" w:space="0" w:color="auto"/>
                    <w:bottom w:val="none" w:sz="0" w:space="0" w:color="auto"/>
                    <w:right w:val="none" w:sz="0" w:space="0" w:color="auto"/>
                  </w:divBdr>
                </w:div>
                <w:div w:id="951285229">
                  <w:marLeft w:val="0"/>
                  <w:marRight w:val="0"/>
                  <w:marTop w:val="0"/>
                  <w:marBottom w:val="0"/>
                  <w:divBdr>
                    <w:top w:val="none" w:sz="0" w:space="0" w:color="auto"/>
                    <w:left w:val="none" w:sz="0" w:space="0" w:color="auto"/>
                    <w:bottom w:val="none" w:sz="0" w:space="0" w:color="auto"/>
                    <w:right w:val="none" w:sz="0" w:space="0" w:color="auto"/>
                  </w:divBdr>
                </w:div>
                <w:div w:id="852066298">
                  <w:marLeft w:val="0"/>
                  <w:marRight w:val="0"/>
                  <w:marTop w:val="0"/>
                  <w:marBottom w:val="0"/>
                  <w:divBdr>
                    <w:top w:val="none" w:sz="0" w:space="0" w:color="auto"/>
                    <w:left w:val="none" w:sz="0" w:space="0" w:color="auto"/>
                    <w:bottom w:val="none" w:sz="0" w:space="0" w:color="auto"/>
                    <w:right w:val="none" w:sz="0" w:space="0" w:color="auto"/>
                  </w:divBdr>
                </w:div>
                <w:div w:id="1053849835">
                  <w:marLeft w:val="0"/>
                  <w:marRight w:val="0"/>
                  <w:marTop w:val="0"/>
                  <w:marBottom w:val="0"/>
                  <w:divBdr>
                    <w:top w:val="none" w:sz="0" w:space="0" w:color="auto"/>
                    <w:left w:val="none" w:sz="0" w:space="0" w:color="auto"/>
                    <w:bottom w:val="none" w:sz="0" w:space="0" w:color="auto"/>
                    <w:right w:val="none" w:sz="0" w:space="0" w:color="auto"/>
                  </w:divBdr>
                </w:div>
                <w:div w:id="1841460601">
                  <w:marLeft w:val="0"/>
                  <w:marRight w:val="0"/>
                  <w:marTop w:val="0"/>
                  <w:marBottom w:val="0"/>
                  <w:divBdr>
                    <w:top w:val="none" w:sz="0" w:space="0" w:color="auto"/>
                    <w:left w:val="none" w:sz="0" w:space="0" w:color="auto"/>
                    <w:bottom w:val="none" w:sz="0" w:space="0" w:color="auto"/>
                    <w:right w:val="none" w:sz="0" w:space="0" w:color="auto"/>
                  </w:divBdr>
                </w:div>
                <w:div w:id="1121608227">
                  <w:marLeft w:val="0"/>
                  <w:marRight w:val="0"/>
                  <w:marTop w:val="0"/>
                  <w:marBottom w:val="0"/>
                  <w:divBdr>
                    <w:top w:val="none" w:sz="0" w:space="0" w:color="auto"/>
                    <w:left w:val="none" w:sz="0" w:space="0" w:color="auto"/>
                    <w:bottom w:val="none" w:sz="0" w:space="0" w:color="auto"/>
                    <w:right w:val="none" w:sz="0" w:space="0" w:color="auto"/>
                  </w:divBdr>
                </w:div>
                <w:div w:id="1848328491">
                  <w:marLeft w:val="0"/>
                  <w:marRight w:val="0"/>
                  <w:marTop w:val="0"/>
                  <w:marBottom w:val="0"/>
                  <w:divBdr>
                    <w:top w:val="none" w:sz="0" w:space="0" w:color="auto"/>
                    <w:left w:val="none" w:sz="0" w:space="0" w:color="auto"/>
                    <w:bottom w:val="none" w:sz="0" w:space="0" w:color="auto"/>
                    <w:right w:val="none" w:sz="0" w:space="0" w:color="auto"/>
                  </w:divBdr>
                </w:div>
                <w:div w:id="877593402">
                  <w:marLeft w:val="0"/>
                  <w:marRight w:val="0"/>
                  <w:marTop w:val="0"/>
                  <w:marBottom w:val="0"/>
                  <w:divBdr>
                    <w:top w:val="none" w:sz="0" w:space="0" w:color="auto"/>
                    <w:left w:val="none" w:sz="0" w:space="0" w:color="auto"/>
                    <w:bottom w:val="none" w:sz="0" w:space="0" w:color="auto"/>
                    <w:right w:val="none" w:sz="0" w:space="0" w:color="auto"/>
                  </w:divBdr>
                </w:div>
                <w:div w:id="1297177396">
                  <w:marLeft w:val="0"/>
                  <w:marRight w:val="0"/>
                  <w:marTop w:val="0"/>
                  <w:marBottom w:val="0"/>
                  <w:divBdr>
                    <w:top w:val="none" w:sz="0" w:space="0" w:color="auto"/>
                    <w:left w:val="none" w:sz="0" w:space="0" w:color="auto"/>
                    <w:bottom w:val="none" w:sz="0" w:space="0" w:color="auto"/>
                    <w:right w:val="none" w:sz="0" w:space="0" w:color="auto"/>
                  </w:divBdr>
                </w:div>
                <w:div w:id="1969168314">
                  <w:marLeft w:val="0"/>
                  <w:marRight w:val="0"/>
                  <w:marTop w:val="0"/>
                  <w:marBottom w:val="0"/>
                  <w:divBdr>
                    <w:top w:val="none" w:sz="0" w:space="0" w:color="auto"/>
                    <w:left w:val="none" w:sz="0" w:space="0" w:color="auto"/>
                    <w:bottom w:val="none" w:sz="0" w:space="0" w:color="auto"/>
                    <w:right w:val="none" w:sz="0" w:space="0" w:color="auto"/>
                  </w:divBdr>
                </w:div>
                <w:div w:id="664893093">
                  <w:marLeft w:val="0"/>
                  <w:marRight w:val="0"/>
                  <w:marTop w:val="0"/>
                  <w:marBottom w:val="0"/>
                  <w:divBdr>
                    <w:top w:val="none" w:sz="0" w:space="0" w:color="auto"/>
                    <w:left w:val="none" w:sz="0" w:space="0" w:color="auto"/>
                    <w:bottom w:val="none" w:sz="0" w:space="0" w:color="auto"/>
                    <w:right w:val="none" w:sz="0" w:space="0" w:color="auto"/>
                  </w:divBdr>
                </w:div>
                <w:div w:id="1332875441">
                  <w:marLeft w:val="0"/>
                  <w:marRight w:val="0"/>
                  <w:marTop w:val="0"/>
                  <w:marBottom w:val="0"/>
                  <w:divBdr>
                    <w:top w:val="none" w:sz="0" w:space="0" w:color="auto"/>
                    <w:left w:val="none" w:sz="0" w:space="0" w:color="auto"/>
                    <w:bottom w:val="none" w:sz="0" w:space="0" w:color="auto"/>
                    <w:right w:val="none" w:sz="0" w:space="0" w:color="auto"/>
                  </w:divBdr>
                </w:div>
                <w:div w:id="1694767376">
                  <w:marLeft w:val="0"/>
                  <w:marRight w:val="0"/>
                  <w:marTop w:val="0"/>
                  <w:marBottom w:val="0"/>
                  <w:divBdr>
                    <w:top w:val="none" w:sz="0" w:space="0" w:color="auto"/>
                    <w:left w:val="none" w:sz="0" w:space="0" w:color="auto"/>
                    <w:bottom w:val="none" w:sz="0" w:space="0" w:color="auto"/>
                    <w:right w:val="none" w:sz="0" w:space="0" w:color="auto"/>
                  </w:divBdr>
                </w:div>
                <w:div w:id="2103261438">
                  <w:marLeft w:val="0"/>
                  <w:marRight w:val="0"/>
                  <w:marTop w:val="0"/>
                  <w:marBottom w:val="0"/>
                  <w:divBdr>
                    <w:top w:val="none" w:sz="0" w:space="0" w:color="auto"/>
                    <w:left w:val="none" w:sz="0" w:space="0" w:color="auto"/>
                    <w:bottom w:val="none" w:sz="0" w:space="0" w:color="auto"/>
                    <w:right w:val="none" w:sz="0" w:space="0" w:color="auto"/>
                  </w:divBdr>
                </w:div>
                <w:div w:id="100227133">
                  <w:marLeft w:val="0"/>
                  <w:marRight w:val="0"/>
                  <w:marTop w:val="0"/>
                  <w:marBottom w:val="0"/>
                  <w:divBdr>
                    <w:top w:val="none" w:sz="0" w:space="0" w:color="auto"/>
                    <w:left w:val="none" w:sz="0" w:space="0" w:color="auto"/>
                    <w:bottom w:val="none" w:sz="0" w:space="0" w:color="auto"/>
                    <w:right w:val="none" w:sz="0" w:space="0" w:color="auto"/>
                  </w:divBdr>
                </w:div>
                <w:div w:id="855735212">
                  <w:marLeft w:val="0"/>
                  <w:marRight w:val="0"/>
                  <w:marTop w:val="0"/>
                  <w:marBottom w:val="0"/>
                  <w:divBdr>
                    <w:top w:val="none" w:sz="0" w:space="0" w:color="auto"/>
                    <w:left w:val="none" w:sz="0" w:space="0" w:color="auto"/>
                    <w:bottom w:val="none" w:sz="0" w:space="0" w:color="auto"/>
                    <w:right w:val="none" w:sz="0" w:space="0" w:color="auto"/>
                  </w:divBdr>
                </w:div>
                <w:div w:id="730232215">
                  <w:marLeft w:val="0"/>
                  <w:marRight w:val="0"/>
                  <w:marTop w:val="0"/>
                  <w:marBottom w:val="0"/>
                  <w:divBdr>
                    <w:top w:val="none" w:sz="0" w:space="0" w:color="auto"/>
                    <w:left w:val="none" w:sz="0" w:space="0" w:color="auto"/>
                    <w:bottom w:val="none" w:sz="0" w:space="0" w:color="auto"/>
                    <w:right w:val="none" w:sz="0" w:space="0" w:color="auto"/>
                  </w:divBdr>
                </w:div>
                <w:div w:id="1159032863">
                  <w:marLeft w:val="0"/>
                  <w:marRight w:val="0"/>
                  <w:marTop w:val="0"/>
                  <w:marBottom w:val="0"/>
                  <w:divBdr>
                    <w:top w:val="none" w:sz="0" w:space="0" w:color="auto"/>
                    <w:left w:val="none" w:sz="0" w:space="0" w:color="auto"/>
                    <w:bottom w:val="none" w:sz="0" w:space="0" w:color="auto"/>
                    <w:right w:val="none" w:sz="0" w:space="0" w:color="auto"/>
                  </w:divBdr>
                </w:div>
                <w:div w:id="1955090452">
                  <w:marLeft w:val="0"/>
                  <w:marRight w:val="0"/>
                  <w:marTop w:val="0"/>
                  <w:marBottom w:val="0"/>
                  <w:divBdr>
                    <w:top w:val="none" w:sz="0" w:space="0" w:color="auto"/>
                    <w:left w:val="none" w:sz="0" w:space="0" w:color="auto"/>
                    <w:bottom w:val="none" w:sz="0" w:space="0" w:color="auto"/>
                    <w:right w:val="none" w:sz="0" w:space="0" w:color="auto"/>
                  </w:divBdr>
                </w:div>
                <w:div w:id="1045180175">
                  <w:marLeft w:val="0"/>
                  <w:marRight w:val="0"/>
                  <w:marTop w:val="0"/>
                  <w:marBottom w:val="0"/>
                  <w:divBdr>
                    <w:top w:val="none" w:sz="0" w:space="0" w:color="auto"/>
                    <w:left w:val="none" w:sz="0" w:space="0" w:color="auto"/>
                    <w:bottom w:val="none" w:sz="0" w:space="0" w:color="auto"/>
                    <w:right w:val="none" w:sz="0" w:space="0" w:color="auto"/>
                  </w:divBdr>
                </w:div>
                <w:div w:id="1669286285">
                  <w:marLeft w:val="0"/>
                  <w:marRight w:val="0"/>
                  <w:marTop w:val="0"/>
                  <w:marBottom w:val="0"/>
                  <w:divBdr>
                    <w:top w:val="none" w:sz="0" w:space="0" w:color="auto"/>
                    <w:left w:val="none" w:sz="0" w:space="0" w:color="auto"/>
                    <w:bottom w:val="none" w:sz="0" w:space="0" w:color="auto"/>
                    <w:right w:val="none" w:sz="0" w:space="0" w:color="auto"/>
                  </w:divBdr>
                </w:div>
                <w:div w:id="1098908837">
                  <w:marLeft w:val="0"/>
                  <w:marRight w:val="0"/>
                  <w:marTop w:val="0"/>
                  <w:marBottom w:val="0"/>
                  <w:divBdr>
                    <w:top w:val="none" w:sz="0" w:space="0" w:color="auto"/>
                    <w:left w:val="none" w:sz="0" w:space="0" w:color="auto"/>
                    <w:bottom w:val="none" w:sz="0" w:space="0" w:color="auto"/>
                    <w:right w:val="none" w:sz="0" w:space="0" w:color="auto"/>
                  </w:divBdr>
                </w:div>
                <w:div w:id="678387129">
                  <w:marLeft w:val="0"/>
                  <w:marRight w:val="0"/>
                  <w:marTop w:val="0"/>
                  <w:marBottom w:val="0"/>
                  <w:divBdr>
                    <w:top w:val="none" w:sz="0" w:space="0" w:color="auto"/>
                    <w:left w:val="none" w:sz="0" w:space="0" w:color="auto"/>
                    <w:bottom w:val="none" w:sz="0" w:space="0" w:color="auto"/>
                    <w:right w:val="none" w:sz="0" w:space="0" w:color="auto"/>
                  </w:divBdr>
                </w:div>
                <w:div w:id="772943331">
                  <w:marLeft w:val="0"/>
                  <w:marRight w:val="0"/>
                  <w:marTop w:val="0"/>
                  <w:marBottom w:val="0"/>
                  <w:divBdr>
                    <w:top w:val="none" w:sz="0" w:space="0" w:color="auto"/>
                    <w:left w:val="none" w:sz="0" w:space="0" w:color="auto"/>
                    <w:bottom w:val="none" w:sz="0" w:space="0" w:color="auto"/>
                    <w:right w:val="none" w:sz="0" w:space="0" w:color="auto"/>
                  </w:divBdr>
                </w:div>
                <w:div w:id="1716854438">
                  <w:marLeft w:val="0"/>
                  <w:marRight w:val="0"/>
                  <w:marTop w:val="0"/>
                  <w:marBottom w:val="0"/>
                  <w:divBdr>
                    <w:top w:val="none" w:sz="0" w:space="0" w:color="auto"/>
                    <w:left w:val="none" w:sz="0" w:space="0" w:color="auto"/>
                    <w:bottom w:val="none" w:sz="0" w:space="0" w:color="auto"/>
                    <w:right w:val="none" w:sz="0" w:space="0" w:color="auto"/>
                  </w:divBdr>
                </w:div>
                <w:div w:id="1516964257">
                  <w:marLeft w:val="0"/>
                  <w:marRight w:val="0"/>
                  <w:marTop w:val="0"/>
                  <w:marBottom w:val="0"/>
                  <w:divBdr>
                    <w:top w:val="none" w:sz="0" w:space="0" w:color="auto"/>
                    <w:left w:val="none" w:sz="0" w:space="0" w:color="auto"/>
                    <w:bottom w:val="none" w:sz="0" w:space="0" w:color="auto"/>
                    <w:right w:val="none" w:sz="0" w:space="0" w:color="auto"/>
                  </w:divBdr>
                </w:div>
                <w:div w:id="1933934463">
                  <w:marLeft w:val="0"/>
                  <w:marRight w:val="0"/>
                  <w:marTop w:val="0"/>
                  <w:marBottom w:val="0"/>
                  <w:divBdr>
                    <w:top w:val="none" w:sz="0" w:space="0" w:color="auto"/>
                    <w:left w:val="none" w:sz="0" w:space="0" w:color="auto"/>
                    <w:bottom w:val="none" w:sz="0" w:space="0" w:color="auto"/>
                    <w:right w:val="none" w:sz="0" w:space="0" w:color="auto"/>
                  </w:divBdr>
                </w:div>
                <w:div w:id="1436556775">
                  <w:marLeft w:val="0"/>
                  <w:marRight w:val="0"/>
                  <w:marTop w:val="0"/>
                  <w:marBottom w:val="0"/>
                  <w:divBdr>
                    <w:top w:val="none" w:sz="0" w:space="0" w:color="auto"/>
                    <w:left w:val="none" w:sz="0" w:space="0" w:color="auto"/>
                    <w:bottom w:val="none" w:sz="0" w:space="0" w:color="auto"/>
                    <w:right w:val="none" w:sz="0" w:space="0" w:color="auto"/>
                  </w:divBdr>
                </w:div>
                <w:div w:id="1230533344">
                  <w:marLeft w:val="0"/>
                  <w:marRight w:val="0"/>
                  <w:marTop w:val="0"/>
                  <w:marBottom w:val="0"/>
                  <w:divBdr>
                    <w:top w:val="none" w:sz="0" w:space="0" w:color="auto"/>
                    <w:left w:val="none" w:sz="0" w:space="0" w:color="auto"/>
                    <w:bottom w:val="none" w:sz="0" w:space="0" w:color="auto"/>
                    <w:right w:val="none" w:sz="0" w:space="0" w:color="auto"/>
                  </w:divBdr>
                </w:div>
                <w:div w:id="370150209">
                  <w:marLeft w:val="0"/>
                  <w:marRight w:val="0"/>
                  <w:marTop w:val="0"/>
                  <w:marBottom w:val="0"/>
                  <w:divBdr>
                    <w:top w:val="none" w:sz="0" w:space="0" w:color="auto"/>
                    <w:left w:val="none" w:sz="0" w:space="0" w:color="auto"/>
                    <w:bottom w:val="none" w:sz="0" w:space="0" w:color="auto"/>
                    <w:right w:val="none" w:sz="0" w:space="0" w:color="auto"/>
                  </w:divBdr>
                </w:div>
                <w:div w:id="1437215085">
                  <w:marLeft w:val="0"/>
                  <w:marRight w:val="0"/>
                  <w:marTop w:val="0"/>
                  <w:marBottom w:val="0"/>
                  <w:divBdr>
                    <w:top w:val="none" w:sz="0" w:space="0" w:color="auto"/>
                    <w:left w:val="none" w:sz="0" w:space="0" w:color="auto"/>
                    <w:bottom w:val="none" w:sz="0" w:space="0" w:color="auto"/>
                    <w:right w:val="none" w:sz="0" w:space="0" w:color="auto"/>
                  </w:divBdr>
                </w:div>
                <w:div w:id="1517426190">
                  <w:marLeft w:val="0"/>
                  <w:marRight w:val="0"/>
                  <w:marTop w:val="0"/>
                  <w:marBottom w:val="0"/>
                  <w:divBdr>
                    <w:top w:val="none" w:sz="0" w:space="0" w:color="auto"/>
                    <w:left w:val="none" w:sz="0" w:space="0" w:color="auto"/>
                    <w:bottom w:val="none" w:sz="0" w:space="0" w:color="auto"/>
                    <w:right w:val="none" w:sz="0" w:space="0" w:color="auto"/>
                  </w:divBdr>
                </w:div>
                <w:div w:id="612369446">
                  <w:marLeft w:val="0"/>
                  <w:marRight w:val="0"/>
                  <w:marTop w:val="0"/>
                  <w:marBottom w:val="0"/>
                  <w:divBdr>
                    <w:top w:val="none" w:sz="0" w:space="0" w:color="auto"/>
                    <w:left w:val="none" w:sz="0" w:space="0" w:color="auto"/>
                    <w:bottom w:val="none" w:sz="0" w:space="0" w:color="auto"/>
                    <w:right w:val="none" w:sz="0" w:space="0" w:color="auto"/>
                  </w:divBdr>
                </w:div>
                <w:div w:id="1056510865">
                  <w:marLeft w:val="0"/>
                  <w:marRight w:val="0"/>
                  <w:marTop w:val="0"/>
                  <w:marBottom w:val="0"/>
                  <w:divBdr>
                    <w:top w:val="none" w:sz="0" w:space="0" w:color="auto"/>
                    <w:left w:val="none" w:sz="0" w:space="0" w:color="auto"/>
                    <w:bottom w:val="none" w:sz="0" w:space="0" w:color="auto"/>
                    <w:right w:val="none" w:sz="0" w:space="0" w:color="auto"/>
                  </w:divBdr>
                </w:div>
                <w:div w:id="623199824">
                  <w:marLeft w:val="0"/>
                  <w:marRight w:val="0"/>
                  <w:marTop w:val="0"/>
                  <w:marBottom w:val="0"/>
                  <w:divBdr>
                    <w:top w:val="none" w:sz="0" w:space="0" w:color="auto"/>
                    <w:left w:val="none" w:sz="0" w:space="0" w:color="auto"/>
                    <w:bottom w:val="none" w:sz="0" w:space="0" w:color="auto"/>
                    <w:right w:val="none" w:sz="0" w:space="0" w:color="auto"/>
                  </w:divBdr>
                </w:div>
                <w:div w:id="401871219">
                  <w:marLeft w:val="0"/>
                  <w:marRight w:val="0"/>
                  <w:marTop w:val="0"/>
                  <w:marBottom w:val="0"/>
                  <w:divBdr>
                    <w:top w:val="none" w:sz="0" w:space="0" w:color="auto"/>
                    <w:left w:val="none" w:sz="0" w:space="0" w:color="auto"/>
                    <w:bottom w:val="none" w:sz="0" w:space="0" w:color="auto"/>
                    <w:right w:val="none" w:sz="0" w:space="0" w:color="auto"/>
                  </w:divBdr>
                </w:div>
                <w:div w:id="1814788610">
                  <w:marLeft w:val="0"/>
                  <w:marRight w:val="0"/>
                  <w:marTop w:val="0"/>
                  <w:marBottom w:val="0"/>
                  <w:divBdr>
                    <w:top w:val="none" w:sz="0" w:space="0" w:color="auto"/>
                    <w:left w:val="none" w:sz="0" w:space="0" w:color="auto"/>
                    <w:bottom w:val="none" w:sz="0" w:space="0" w:color="auto"/>
                    <w:right w:val="none" w:sz="0" w:space="0" w:color="auto"/>
                  </w:divBdr>
                </w:div>
                <w:div w:id="1208570381">
                  <w:marLeft w:val="0"/>
                  <w:marRight w:val="0"/>
                  <w:marTop w:val="0"/>
                  <w:marBottom w:val="0"/>
                  <w:divBdr>
                    <w:top w:val="none" w:sz="0" w:space="0" w:color="auto"/>
                    <w:left w:val="none" w:sz="0" w:space="0" w:color="auto"/>
                    <w:bottom w:val="none" w:sz="0" w:space="0" w:color="auto"/>
                    <w:right w:val="none" w:sz="0" w:space="0" w:color="auto"/>
                  </w:divBdr>
                </w:div>
                <w:div w:id="1834758231">
                  <w:marLeft w:val="0"/>
                  <w:marRight w:val="0"/>
                  <w:marTop w:val="0"/>
                  <w:marBottom w:val="0"/>
                  <w:divBdr>
                    <w:top w:val="none" w:sz="0" w:space="0" w:color="auto"/>
                    <w:left w:val="none" w:sz="0" w:space="0" w:color="auto"/>
                    <w:bottom w:val="none" w:sz="0" w:space="0" w:color="auto"/>
                    <w:right w:val="none" w:sz="0" w:space="0" w:color="auto"/>
                  </w:divBdr>
                </w:div>
                <w:div w:id="249507277">
                  <w:marLeft w:val="0"/>
                  <w:marRight w:val="0"/>
                  <w:marTop w:val="0"/>
                  <w:marBottom w:val="0"/>
                  <w:divBdr>
                    <w:top w:val="none" w:sz="0" w:space="0" w:color="auto"/>
                    <w:left w:val="none" w:sz="0" w:space="0" w:color="auto"/>
                    <w:bottom w:val="none" w:sz="0" w:space="0" w:color="auto"/>
                    <w:right w:val="none" w:sz="0" w:space="0" w:color="auto"/>
                  </w:divBdr>
                </w:div>
                <w:div w:id="755900195">
                  <w:marLeft w:val="0"/>
                  <w:marRight w:val="0"/>
                  <w:marTop w:val="0"/>
                  <w:marBottom w:val="0"/>
                  <w:divBdr>
                    <w:top w:val="none" w:sz="0" w:space="0" w:color="auto"/>
                    <w:left w:val="none" w:sz="0" w:space="0" w:color="auto"/>
                    <w:bottom w:val="none" w:sz="0" w:space="0" w:color="auto"/>
                    <w:right w:val="none" w:sz="0" w:space="0" w:color="auto"/>
                  </w:divBdr>
                </w:div>
                <w:div w:id="365257923">
                  <w:marLeft w:val="0"/>
                  <w:marRight w:val="0"/>
                  <w:marTop w:val="0"/>
                  <w:marBottom w:val="0"/>
                  <w:divBdr>
                    <w:top w:val="none" w:sz="0" w:space="0" w:color="auto"/>
                    <w:left w:val="none" w:sz="0" w:space="0" w:color="auto"/>
                    <w:bottom w:val="none" w:sz="0" w:space="0" w:color="auto"/>
                    <w:right w:val="none" w:sz="0" w:space="0" w:color="auto"/>
                  </w:divBdr>
                </w:div>
                <w:div w:id="533688214">
                  <w:marLeft w:val="0"/>
                  <w:marRight w:val="0"/>
                  <w:marTop w:val="0"/>
                  <w:marBottom w:val="0"/>
                  <w:divBdr>
                    <w:top w:val="none" w:sz="0" w:space="0" w:color="auto"/>
                    <w:left w:val="none" w:sz="0" w:space="0" w:color="auto"/>
                    <w:bottom w:val="none" w:sz="0" w:space="0" w:color="auto"/>
                    <w:right w:val="none" w:sz="0" w:space="0" w:color="auto"/>
                  </w:divBdr>
                </w:div>
                <w:div w:id="2006275344">
                  <w:marLeft w:val="0"/>
                  <w:marRight w:val="0"/>
                  <w:marTop w:val="0"/>
                  <w:marBottom w:val="0"/>
                  <w:divBdr>
                    <w:top w:val="none" w:sz="0" w:space="0" w:color="auto"/>
                    <w:left w:val="none" w:sz="0" w:space="0" w:color="auto"/>
                    <w:bottom w:val="none" w:sz="0" w:space="0" w:color="auto"/>
                    <w:right w:val="none" w:sz="0" w:space="0" w:color="auto"/>
                  </w:divBdr>
                </w:div>
                <w:div w:id="2029134102">
                  <w:marLeft w:val="0"/>
                  <w:marRight w:val="0"/>
                  <w:marTop w:val="0"/>
                  <w:marBottom w:val="0"/>
                  <w:divBdr>
                    <w:top w:val="none" w:sz="0" w:space="0" w:color="auto"/>
                    <w:left w:val="none" w:sz="0" w:space="0" w:color="auto"/>
                    <w:bottom w:val="none" w:sz="0" w:space="0" w:color="auto"/>
                    <w:right w:val="none" w:sz="0" w:space="0" w:color="auto"/>
                  </w:divBdr>
                </w:div>
                <w:div w:id="1557084316">
                  <w:marLeft w:val="0"/>
                  <w:marRight w:val="0"/>
                  <w:marTop w:val="0"/>
                  <w:marBottom w:val="0"/>
                  <w:divBdr>
                    <w:top w:val="none" w:sz="0" w:space="0" w:color="auto"/>
                    <w:left w:val="none" w:sz="0" w:space="0" w:color="auto"/>
                    <w:bottom w:val="none" w:sz="0" w:space="0" w:color="auto"/>
                    <w:right w:val="none" w:sz="0" w:space="0" w:color="auto"/>
                  </w:divBdr>
                </w:div>
                <w:div w:id="1186093324">
                  <w:marLeft w:val="0"/>
                  <w:marRight w:val="0"/>
                  <w:marTop w:val="0"/>
                  <w:marBottom w:val="0"/>
                  <w:divBdr>
                    <w:top w:val="none" w:sz="0" w:space="0" w:color="auto"/>
                    <w:left w:val="none" w:sz="0" w:space="0" w:color="auto"/>
                    <w:bottom w:val="none" w:sz="0" w:space="0" w:color="auto"/>
                    <w:right w:val="none" w:sz="0" w:space="0" w:color="auto"/>
                  </w:divBdr>
                </w:div>
                <w:div w:id="1314408813">
                  <w:marLeft w:val="0"/>
                  <w:marRight w:val="0"/>
                  <w:marTop w:val="0"/>
                  <w:marBottom w:val="0"/>
                  <w:divBdr>
                    <w:top w:val="none" w:sz="0" w:space="0" w:color="auto"/>
                    <w:left w:val="none" w:sz="0" w:space="0" w:color="auto"/>
                    <w:bottom w:val="none" w:sz="0" w:space="0" w:color="auto"/>
                    <w:right w:val="none" w:sz="0" w:space="0" w:color="auto"/>
                  </w:divBdr>
                </w:div>
                <w:div w:id="1813206343">
                  <w:marLeft w:val="0"/>
                  <w:marRight w:val="0"/>
                  <w:marTop w:val="0"/>
                  <w:marBottom w:val="0"/>
                  <w:divBdr>
                    <w:top w:val="none" w:sz="0" w:space="0" w:color="auto"/>
                    <w:left w:val="none" w:sz="0" w:space="0" w:color="auto"/>
                    <w:bottom w:val="none" w:sz="0" w:space="0" w:color="auto"/>
                    <w:right w:val="none" w:sz="0" w:space="0" w:color="auto"/>
                  </w:divBdr>
                </w:div>
                <w:div w:id="597372969">
                  <w:marLeft w:val="0"/>
                  <w:marRight w:val="0"/>
                  <w:marTop w:val="0"/>
                  <w:marBottom w:val="0"/>
                  <w:divBdr>
                    <w:top w:val="none" w:sz="0" w:space="0" w:color="auto"/>
                    <w:left w:val="none" w:sz="0" w:space="0" w:color="auto"/>
                    <w:bottom w:val="none" w:sz="0" w:space="0" w:color="auto"/>
                    <w:right w:val="none" w:sz="0" w:space="0" w:color="auto"/>
                  </w:divBdr>
                </w:div>
                <w:div w:id="1041595045">
                  <w:marLeft w:val="0"/>
                  <w:marRight w:val="0"/>
                  <w:marTop w:val="0"/>
                  <w:marBottom w:val="0"/>
                  <w:divBdr>
                    <w:top w:val="none" w:sz="0" w:space="0" w:color="auto"/>
                    <w:left w:val="none" w:sz="0" w:space="0" w:color="auto"/>
                    <w:bottom w:val="none" w:sz="0" w:space="0" w:color="auto"/>
                    <w:right w:val="none" w:sz="0" w:space="0" w:color="auto"/>
                  </w:divBdr>
                </w:div>
                <w:div w:id="749280504">
                  <w:marLeft w:val="0"/>
                  <w:marRight w:val="0"/>
                  <w:marTop w:val="0"/>
                  <w:marBottom w:val="0"/>
                  <w:divBdr>
                    <w:top w:val="none" w:sz="0" w:space="0" w:color="auto"/>
                    <w:left w:val="none" w:sz="0" w:space="0" w:color="auto"/>
                    <w:bottom w:val="none" w:sz="0" w:space="0" w:color="auto"/>
                    <w:right w:val="none" w:sz="0" w:space="0" w:color="auto"/>
                  </w:divBdr>
                </w:div>
                <w:div w:id="1847282660">
                  <w:marLeft w:val="0"/>
                  <w:marRight w:val="0"/>
                  <w:marTop w:val="0"/>
                  <w:marBottom w:val="0"/>
                  <w:divBdr>
                    <w:top w:val="none" w:sz="0" w:space="0" w:color="auto"/>
                    <w:left w:val="none" w:sz="0" w:space="0" w:color="auto"/>
                    <w:bottom w:val="none" w:sz="0" w:space="0" w:color="auto"/>
                    <w:right w:val="none" w:sz="0" w:space="0" w:color="auto"/>
                  </w:divBdr>
                </w:div>
                <w:div w:id="368998114">
                  <w:marLeft w:val="0"/>
                  <w:marRight w:val="0"/>
                  <w:marTop w:val="0"/>
                  <w:marBottom w:val="0"/>
                  <w:divBdr>
                    <w:top w:val="none" w:sz="0" w:space="0" w:color="auto"/>
                    <w:left w:val="none" w:sz="0" w:space="0" w:color="auto"/>
                    <w:bottom w:val="none" w:sz="0" w:space="0" w:color="auto"/>
                    <w:right w:val="none" w:sz="0" w:space="0" w:color="auto"/>
                  </w:divBdr>
                </w:div>
                <w:div w:id="2017228068">
                  <w:marLeft w:val="0"/>
                  <w:marRight w:val="0"/>
                  <w:marTop w:val="0"/>
                  <w:marBottom w:val="0"/>
                  <w:divBdr>
                    <w:top w:val="none" w:sz="0" w:space="0" w:color="auto"/>
                    <w:left w:val="none" w:sz="0" w:space="0" w:color="auto"/>
                    <w:bottom w:val="none" w:sz="0" w:space="0" w:color="auto"/>
                    <w:right w:val="none" w:sz="0" w:space="0" w:color="auto"/>
                  </w:divBdr>
                </w:div>
                <w:div w:id="396174444">
                  <w:marLeft w:val="0"/>
                  <w:marRight w:val="0"/>
                  <w:marTop w:val="0"/>
                  <w:marBottom w:val="0"/>
                  <w:divBdr>
                    <w:top w:val="none" w:sz="0" w:space="0" w:color="auto"/>
                    <w:left w:val="none" w:sz="0" w:space="0" w:color="auto"/>
                    <w:bottom w:val="none" w:sz="0" w:space="0" w:color="auto"/>
                    <w:right w:val="none" w:sz="0" w:space="0" w:color="auto"/>
                  </w:divBdr>
                </w:div>
                <w:div w:id="1269309721">
                  <w:marLeft w:val="0"/>
                  <w:marRight w:val="0"/>
                  <w:marTop w:val="0"/>
                  <w:marBottom w:val="0"/>
                  <w:divBdr>
                    <w:top w:val="none" w:sz="0" w:space="0" w:color="auto"/>
                    <w:left w:val="none" w:sz="0" w:space="0" w:color="auto"/>
                    <w:bottom w:val="none" w:sz="0" w:space="0" w:color="auto"/>
                    <w:right w:val="none" w:sz="0" w:space="0" w:color="auto"/>
                  </w:divBdr>
                </w:div>
                <w:div w:id="1036471060">
                  <w:marLeft w:val="0"/>
                  <w:marRight w:val="0"/>
                  <w:marTop w:val="0"/>
                  <w:marBottom w:val="0"/>
                  <w:divBdr>
                    <w:top w:val="none" w:sz="0" w:space="0" w:color="auto"/>
                    <w:left w:val="none" w:sz="0" w:space="0" w:color="auto"/>
                    <w:bottom w:val="none" w:sz="0" w:space="0" w:color="auto"/>
                    <w:right w:val="none" w:sz="0" w:space="0" w:color="auto"/>
                  </w:divBdr>
                </w:div>
                <w:div w:id="1531184257">
                  <w:marLeft w:val="0"/>
                  <w:marRight w:val="0"/>
                  <w:marTop w:val="0"/>
                  <w:marBottom w:val="0"/>
                  <w:divBdr>
                    <w:top w:val="none" w:sz="0" w:space="0" w:color="auto"/>
                    <w:left w:val="none" w:sz="0" w:space="0" w:color="auto"/>
                    <w:bottom w:val="none" w:sz="0" w:space="0" w:color="auto"/>
                    <w:right w:val="none" w:sz="0" w:space="0" w:color="auto"/>
                  </w:divBdr>
                </w:div>
                <w:div w:id="1411002389">
                  <w:marLeft w:val="0"/>
                  <w:marRight w:val="0"/>
                  <w:marTop w:val="0"/>
                  <w:marBottom w:val="0"/>
                  <w:divBdr>
                    <w:top w:val="none" w:sz="0" w:space="0" w:color="auto"/>
                    <w:left w:val="none" w:sz="0" w:space="0" w:color="auto"/>
                    <w:bottom w:val="none" w:sz="0" w:space="0" w:color="auto"/>
                    <w:right w:val="none" w:sz="0" w:space="0" w:color="auto"/>
                  </w:divBdr>
                </w:div>
                <w:div w:id="1045719829">
                  <w:marLeft w:val="0"/>
                  <w:marRight w:val="0"/>
                  <w:marTop w:val="0"/>
                  <w:marBottom w:val="0"/>
                  <w:divBdr>
                    <w:top w:val="none" w:sz="0" w:space="0" w:color="auto"/>
                    <w:left w:val="none" w:sz="0" w:space="0" w:color="auto"/>
                    <w:bottom w:val="none" w:sz="0" w:space="0" w:color="auto"/>
                    <w:right w:val="none" w:sz="0" w:space="0" w:color="auto"/>
                  </w:divBdr>
                </w:div>
                <w:div w:id="719742252">
                  <w:marLeft w:val="0"/>
                  <w:marRight w:val="0"/>
                  <w:marTop w:val="0"/>
                  <w:marBottom w:val="0"/>
                  <w:divBdr>
                    <w:top w:val="none" w:sz="0" w:space="0" w:color="auto"/>
                    <w:left w:val="none" w:sz="0" w:space="0" w:color="auto"/>
                    <w:bottom w:val="none" w:sz="0" w:space="0" w:color="auto"/>
                    <w:right w:val="none" w:sz="0" w:space="0" w:color="auto"/>
                  </w:divBdr>
                </w:div>
                <w:div w:id="1796672765">
                  <w:marLeft w:val="0"/>
                  <w:marRight w:val="0"/>
                  <w:marTop w:val="0"/>
                  <w:marBottom w:val="0"/>
                  <w:divBdr>
                    <w:top w:val="none" w:sz="0" w:space="0" w:color="auto"/>
                    <w:left w:val="none" w:sz="0" w:space="0" w:color="auto"/>
                    <w:bottom w:val="none" w:sz="0" w:space="0" w:color="auto"/>
                    <w:right w:val="none" w:sz="0" w:space="0" w:color="auto"/>
                  </w:divBdr>
                </w:div>
                <w:div w:id="1063256429">
                  <w:marLeft w:val="0"/>
                  <w:marRight w:val="0"/>
                  <w:marTop w:val="0"/>
                  <w:marBottom w:val="0"/>
                  <w:divBdr>
                    <w:top w:val="none" w:sz="0" w:space="0" w:color="auto"/>
                    <w:left w:val="none" w:sz="0" w:space="0" w:color="auto"/>
                    <w:bottom w:val="none" w:sz="0" w:space="0" w:color="auto"/>
                    <w:right w:val="none" w:sz="0" w:space="0" w:color="auto"/>
                  </w:divBdr>
                </w:div>
                <w:div w:id="1308121268">
                  <w:marLeft w:val="0"/>
                  <w:marRight w:val="0"/>
                  <w:marTop w:val="0"/>
                  <w:marBottom w:val="0"/>
                  <w:divBdr>
                    <w:top w:val="none" w:sz="0" w:space="0" w:color="auto"/>
                    <w:left w:val="none" w:sz="0" w:space="0" w:color="auto"/>
                    <w:bottom w:val="none" w:sz="0" w:space="0" w:color="auto"/>
                    <w:right w:val="none" w:sz="0" w:space="0" w:color="auto"/>
                  </w:divBdr>
                </w:div>
                <w:div w:id="457340728">
                  <w:marLeft w:val="0"/>
                  <w:marRight w:val="0"/>
                  <w:marTop w:val="0"/>
                  <w:marBottom w:val="0"/>
                  <w:divBdr>
                    <w:top w:val="none" w:sz="0" w:space="0" w:color="auto"/>
                    <w:left w:val="none" w:sz="0" w:space="0" w:color="auto"/>
                    <w:bottom w:val="none" w:sz="0" w:space="0" w:color="auto"/>
                    <w:right w:val="none" w:sz="0" w:space="0" w:color="auto"/>
                  </w:divBdr>
                </w:div>
                <w:div w:id="1098330299">
                  <w:marLeft w:val="0"/>
                  <w:marRight w:val="0"/>
                  <w:marTop w:val="0"/>
                  <w:marBottom w:val="0"/>
                  <w:divBdr>
                    <w:top w:val="none" w:sz="0" w:space="0" w:color="auto"/>
                    <w:left w:val="none" w:sz="0" w:space="0" w:color="auto"/>
                    <w:bottom w:val="none" w:sz="0" w:space="0" w:color="auto"/>
                    <w:right w:val="none" w:sz="0" w:space="0" w:color="auto"/>
                  </w:divBdr>
                </w:div>
                <w:div w:id="182938967">
                  <w:marLeft w:val="0"/>
                  <w:marRight w:val="0"/>
                  <w:marTop w:val="0"/>
                  <w:marBottom w:val="0"/>
                  <w:divBdr>
                    <w:top w:val="none" w:sz="0" w:space="0" w:color="auto"/>
                    <w:left w:val="none" w:sz="0" w:space="0" w:color="auto"/>
                    <w:bottom w:val="none" w:sz="0" w:space="0" w:color="auto"/>
                    <w:right w:val="none" w:sz="0" w:space="0" w:color="auto"/>
                  </w:divBdr>
                </w:div>
                <w:div w:id="1540170199">
                  <w:marLeft w:val="0"/>
                  <w:marRight w:val="0"/>
                  <w:marTop w:val="0"/>
                  <w:marBottom w:val="0"/>
                  <w:divBdr>
                    <w:top w:val="none" w:sz="0" w:space="0" w:color="auto"/>
                    <w:left w:val="none" w:sz="0" w:space="0" w:color="auto"/>
                    <w:bottom w:val="none" w:sz="0" w:space="0" w:color="auto"/>
                    <w:right w:val="none" w:sz="0" w:space="0" w:color="auto"/>
                  </w:divBdr>
                </w:div>
                <w:div w:id="1108816160">
                  <w:marLeft w:val="0"/>
                  <w:marRight w:val="0"/>
                  <w:marTop w:val="0"/>
                  <w:marBottom w:val="0"/>
                  <w:divBdr>
                    <w:top w:val="none" w:sz="0" w:space="0" w:color="auto"/>
                    <w:left w:val="none" w:sz="0" w:space="0" w:color="auto"/>
                    <w:bottom w:val="none" w:sz="0" w:space="0" w:color="auto"/>
                    <w:right w:val="none" w:sz="0" w:space="0" w:color="auto"/>
                  </w:divBdr>
                </w:div>
                <w:div w:id="976375617">
                  <w:marLeft w:val="0"/>
                  <w:marRight w:val="0"/>
                  <w:marTop w:val="0"/>
                  <w:marBottom w:val="0"/>
                  <w:divBdr>
                    <w:top w:val="none" w:sz="0" w:space="0" w:color="auto"/>
                    <w:left w:val="none" w:sz="0" w:space="0" w:color="auto"/>
                    <w:bottom w:val="none" w:sz="0" w:space="0" w:color="auto"/>
                    <w:right w:val="none" w:sz="0" w:space="0" w:color="auto"/>
                  </w:divBdr>
                </w:div>
                <w:div w:id="311713059">
                  <w:marLeft w:val="0"/>
                  <w:marRight w:val="0"/>
                  <w:marTop w:val="0"/>
                  <w:marBottom w:val="0"/>
                  <w:divBdr>
                    <w:top w:val="none" w:sz="0" w:space="0" w:color="auto"/>
                    <w:left w:val="none" w:sz="0" w:space="0" w:color="auto"/>
                    <w:bottom w:val="none" w:sz="0" w:space="0" w:color="auto"/>
                    <w:right w:val="none" w:sz="0" w:space="0" w:color="auto"/>
                  </w:divBdr>
                </w:div>
                <w:div w:id="430009132">
                  <w:marLeft w:val="0"/>
                  <w:marRight w:val="0"/>
                  <w:marTop w:val="0"/>
                  <w:marBottom w:val="0"/>
                  <w:divBdr>
                    <w:top w:val="none" w:sz="0" w:space="0" w:color="auto"/>
                    <w:left w:val="none" w:sz="0" w:space="0" w:color="auto"/>
                    <w:bottom w:val="none" w:sz="0" w:space="0" w:color="auto"/>
                    <w:right w:val="none" w:sz="0" w:space="0" w:color="auto"/>
                  </w:divBdr>
                </w:div>
                <w:div w:id="233512229">
                  <w:marLeft w:val="0"/>
                  <w:marRight w:val="0"/>
                  <w:marTop w:val="0"/>
                  <w:marBottom w:val="0"/>
                  <w:divBdr>
                    <w:top w:val="none" w:sz="0" w:space="0" w:color="auto"/>
                    <w:left w:val="none" w:sz="0" w:space="0" w:color="auto"/>
                    <w:bottom w:val="none" w:sz="0" w:space="0" w:color="auto"/>
                    <w:right w:val="none" w:sz="0" w:space="0" w:color="auto"/>
                  </w:divBdr>
                </w:div>
                <w:div w:id="886986762">
                  <w:marLeft w:val="0"/>
                  <w:marRight w:val="0"/>
                  <w:marTop w:val="0"/>
                  <w:marBottom w:val="0"/>
                  <w:divBdr>
                    <w:top w:val="none" w:sz="0" w:space="0" w:color="auto"/>
                    <w:left w:val="none" w:sz="0" w:space="0" w:color="auto"/>
                    <w:bottom w:val="none" w:sz="0" w:space="0" w:color="auto"/>
                    <w:right w:val="none" w:sz="0" w:space="0" w:color="auto"/>
                  </w:divBdr>
                </w:div>
                <w:div w:id="540747137">
                  <w:marLeft w:val="0"/>
                  <w:marRight w:val="0"/>
                  <w:marTop w:val="0"/>
                  <w:marBottom w:val="0"/>
                  <w:divBdr>
                    <w:top w:val="none" w:sz="0" w:space="0" w:color="auto"/>
                    <w:left w:val="none" w:sz="0" w:space="0" w:color="auto"/>
                    <w:bottom w:val="none" w:sz="0" w:space="0" w:color="auto"/>
                    <w:right w:val="none" w:sz="0" w:space="0" w:color="auto"/>
                  </w:divBdr>
                </w:div>
                <w:div w:id="1227185608">
                  <w:marLeft w:val="0"/>
                  <w:marRight w:val="0"/>
                  <w:marTop w:val="0"/>
                  <w:marBottom w:val="0"/>
                  <w:divBdr>
                    <w:top w:val="none" w:sz="0" w:space="0" w:color="auto"/>
                    <w:left w:val="none" w:sz="0" w:space="0" w:color="auto"/>
                    <w:bottom w:val="none" w:sz="0" w:space="0" w:color="auto"/>
                    <w:right w:val="none" w:sz="0" w:space="0" w:color="auto"/>
                  </w:divBdr>
                </w:div>
                <w:div w:id="1656255280">
                  <w:marLeft w:val="0"/>
                  <w:marRight w:val="0"/>
                  <w:marTop w:val="0"/>
                  <w:marBottom w:val="0"/>
                  <w:divBdr>
                    <w:top w:val="none" w:sz="0" w:space="0" w:color="auto"/>
                    <w:left w:val="none" w:sz="0" w:space="0" w:color="auto"/>
                    <w:bottom w:val="none" w:sz="0" w:space="0" w:color="auto"/>
                    <w:right w:val="none" w:sz="0" w:space="0" w:color="auto"/>
                  </w:divBdr>
                </w:div>
                <w:div w:id="477040614">
                  <w:marLeft w:val="0"/>
                  <w:marRight w:val="0"/>
                  <w:marTop w:val="0"/>
                  <w:marBottom w:val="0"/>
                  <w:divBdr>
                    <w:top w:val="none" w:sz="0" w:space="0" w:color="auto"/>
                    <w:left w:val="none" w:sz="0" w:space="0" w:color="auto"/>
                    <w:bottom w:val="none" w:sz="0" w:space="0" w:color="auto"/>
                    <w:right w:val="none" w:sz="0" w:space="0" w:color="auto"/>
                  </w:divBdr>
                </w:div>
                <w:div w:id="78600071">
                  <w:marLeft w:val="0"/>
                  <w:marRight w:val="0"/>
                  <w:marTop w:val="0"/>
                  <w:marBottom w:val="0"/>
                  <w:divBdr>
                    <w:top w:val="none" w:sz="0" w:space="0" w:color="auto"/>
                    <w:left w:val="none" w:sz="0" w:space="0" w:color="auto"/>
                    <w:bottom w:val="none" w:sz="0" w:space="0" w:color="auto"/>
                    <w:right w:val="none" w:sz="0" w:space="0" w:color="auto"/>
                  </w:divBdr>
                </w:div>
                <w:div w:id="8798919">
                  <w:marLeft w:val="0"/>
                  <w:marRight w:val="0"/>
                  <w:marTop w:val="0"/>
                  <w:marBottom w:val="0"/>
                  <w:divBdr>
                    <w:top w:val="none" w:sz="0" w:space="0" w:color="auto"/>
                    <w:left w:val="none" w:sz="0" w:space="0" w:color="auto"/>
                    <w:bottom w:val="none" w:sz="0" w:space="0" w:color="auto"/>
                    <w:right w:val="none" w:sz="0" w:space="0" w:color="auto"/>
                  </w:divBdr>
                </w:div>
                <w:div w:id="1701206048">
                  <w:marLeft w:val="0"/>
                  <w:marRight w:val="0"/>
                  <w:marTop w:val="0"/>
                  <w:marBottom w:val="0"/>
                  <w:divBdr>
                    <w:top w:val="none" w:sz="0" w:space="0" w:color="auto"/>
                    <w:left w:val="none" w:sz="0" w:space="0" w:color="auto"/>
                    <w:bottom w:val="none" w:sz="0" w:space="0" w:color="auto"/>
                    <w:right w:val="none" w:sz="0" w:space="0" w:color="auto"/>
                  </w:divBdr>
                </w:div>
                <w:div w:id="1468015664">
                  <w:marLeft w:val="0"/>
                  <w:marRight w:val="0"/>
                  <w:marTop w:val="0"/>
                  <w:marBottom w:val="0"/>
                  <w:divBdr>
                    <w:top w:val="none" w:sz="0" w:space="0" w:color="auto"/>
                    <w:left w:val="none" w:sz="0" w:space="0" w:color="auto"/>
                    <w:bottom w:val="none" w:sz="0" w:space="0" w:color="auto"/>
                    <w:right w:val="none" w:sz="0" w:space="0" w:color="auto"/>
                  </w:divBdr>
                </w:div>
                <w:div w:id="1717316944">
                  <w:marLeft w:val="0"/>
                  <w:marRight w:val="0"/>
                  <w:marTop w:val="0"/>
                  <w:marBottom w:val="0"/>
                  <w:divBdr>
                    <w:top w:val="none" w:sz="0" w:space="0" w:color="auto"/>
                    <w:left w:val="none" w:sz="0" w:space="0" w:color="auto"/>
                    <w:bottom w:val="none" w:sz="0" w:space="0" w:color="auto"/>
                    <w:right w:val="none" w:sz="0" w:space="0" w:color="auto"/>
                  </w:divBdr>
                </w:div>
                <w:div w:id="2087264030">
                  <w:marLeft w:val="0"/>
                  <w:marRight w:val="0"/>
                  <w:marTop w:val="0"/>
                  <w:marBottom w:val="0"/>
                  <w:divBdr>
                    <w:top w:val="none" w:sz="0" w:space="0" w:color="auto"/>
                    <w:left w:val="none" w:sz="0" w:space="0" w:color="auto"/>
                    <w:bottom w:val="none" w:sz="0" w:space="0" w:color="auto"/>
                    <w:right w:val="none" w:sz="0" w:space="0" w:color="auto"/>
                  </w:divBdr>
                </w:div>
                <w:div w:id="1294561228">
                  <w:marLeft w:val="0"/>
                  <w:marRight w:val="0"/>
                  <w:marTop w:val="0"/>
                  <w:marBottom w:val="0"/>
                  <w:divBdr>
                    <w:top w:val="none" w:sz="0" w:space="0" w:color="auto"/>
                    <w:left w:val="none" w:sz="0" w:space="0" w:color="auto"/>
                    <w:bottom w:val="none" w:sz="0" w:space="0" w:color="auto"/>
                    <w:right w:val="none" w:sz="0" w:space="0" w:color="auto"/>
                  </w:divBdr>
                </w:div>
                <w:div w:id="400447303">
                  <w:marLeft w:val="0"/>
                  <w:marRight w:val="0"/>
                  <w:marTop w:val="0"/>
                  <w:marBottom w:val="0"/>
                  <w:divBdr>
                    <w:top w:val="none" w:sz="0" w:space="0" w:color="auto"/>
                    <w:left w:val="none" w:sz="0" w:space="0" w:color="auto"/>
                    <w:bottom w:val="none" w:sz="0" w:space="0" w:color="auto"/>
                    <w:right w:val="none" w:sz="0" w:space="0" w:color="auto"/>
                  </w:divBdr>
                </w:div>
                <w:div w:id="1514881621">
                  <w:marLeft w:val="0"/>
                  <w:marRight w:val="0"/>
                  <w:marTop w:val="0"/>
                  <w:marBottom w:val="0"/>
                  <w:divBdr>
                    <w:top w:val="none" w:sz="0" w:space="0" w:color="auto"/>
                    <w:left w:val="none" w:sz="0" w:space="0" w:color="auto"/>
                    <w:bottom w:val="none" w:sz="0" w:space="0" w:color="auto"/>
                    <w:right w:val="none" w:sz="0" w:space="0" w:color="auto"/>
                  </w:divBdr>
                </w:div>
                <w:div w:id="1681662472">
                  <w:marLeft w:val="0"/>
                  <w:marRight w:val="0"/>
                  <w:marTop w:val="0"/>
                  <w:marBottom w:val="0"/>
                  <w:divBdr>
                    <w:top w:val="none" w:sz="0" w:space="0" w:color="auto"/>
                    <w:left w:val="none" w:sz="0" w:space="0" w:color="auto"/>
                    <w:bottom w:val="none" w:sz="0" w:space="0" w:color="auto"/>
                    <w:right w:val="none" w:sz="0" w:space="0" w:color="auto"/>
                  </w:divBdr>
                </w:div>
                <w:div w:id="561604896">
                  <w:marLeft w:val="0"/>
                  <w:marRight w:val="0"/>
                  <w:marTop w:val="0"/>
                  <w:marBottom w:val="0"/>
                  <w:divBdr>
                    <w:top w:val="none" w:sz="0" w:space="0" w:color="auto"/>
                    <w:left w:val="none" w:sz="0" w:space="0" w:color="auto"/>
                    <w:bottom w:val="none" w:sz="0" w:space="0" w:color="auto"/>
                    <w:right w:val="none" w:sz="0" w:space="0" w:color="auto"/>
                  </w:divBdr>
                </w:div>
                <w:div w:id="208952803">
                  <w:marLeft w:val="0"/>
                  <w:marRight w:val="0"/>
                  <w:marTop w:val="0"/>
                  <w:marBottom w:val="0"/>
                  <w:divBdr>
                    <w:top w:val="none" w:sz="0" w:space="0" w:color="auto"/>
                    <w:left w:val="none" w:sz="0" w:space="0" w:color="auto"/>
                    <w:bottom w:val="none" w:sz="0" w:space="0" w:color="auto"/>
                    <w:right w:val="none" w:sz="0" w:space="0" w:color="auto"/>
                  </w:divBdr>
                </w:div>
                <w:div w:id="1787888346">
                  <w:marLeft w:val="0"/>
                  <w:marRight w:val="0"/>
                  <w:marTop w:val="0"/>
                  <w:marBottom w:val="0"/>
                  <w:divBdr>
                    <w:top w:val="none" w:sz="0" w:space="0" w:color="auto"/>
                    <w:left w:val="none" w:sz="0" w:space="0" w:color="auto"/>
                    <w:bottom w:val="none" w:sz="0" w:space="0" w:color="auto"/>
                    <w:right w:val="none" w:sz="0" w:space="0" w:color="auto"/>
                  </w:divBdr>
                </w:div>
                <w:div w:id="1765496617">
                  <w:marLeft w:val="0"/>
                  <w:marRight w:val="0"/>
                  <w:marTop w:val="0"/>
                  <w:marBottom w:val="0"/>
                  <w:divBdr>
                    <w:top w:val="none" w:sz="0" w:space="0" w:color="auto"/>
                    <w:left w:val="none" w:sz="0" w:space="0" w:color="auto"/>
                    <w:bottom w:val="none" w:sz="0" w:space="0" w:color="auto"/>
                    <w:right w:val="none" w:sz="0" w:space="0" w:color="auto"/>
                  </w:divBdr>
                </w:div>
                <w:div w:id="1485509164">
                  <w:marLeft w:val="0"/>
                  <w:marRight w:val="0"/>
                  <w:marTop w:val="0"/>
                  <w:marBottom w:val="0"/>
                  <w:divBdr>
                    <w:top w:val="none" w:sz="0" w:space="0" w:color="auto"/>
                    <w:left w:val="none" w:sz="0" w:space="0" w:color="auto"/>
                    <w:bottom w:val="none" w:sz="0" w:space="0" w:color="auto"/>
                    <w:right w:val="none" w:sz="0" w:space="0" w:color="auto"/>
                  </w:divBdr>
                </w:div>
                <w:div w:id="497769148">
                  <w:marLeft w:val="0"/>
                  <w:marRight w:val="0"/>
                  <w:marTop w:val="0"/>
                  <w:marBottom w:val="0"/>
                  <w:divBdr>
                    <w:top w:val="none" w:sz="0" w:space="0" w:color="auto"/>
                    <w:left w:val="none" w:sz="0" w:space="0" w:color="auto"/>
                    <w:bottom w:val="none" w:sz="0" w:space="0" w:color="auto"/>
                    <w:right w:val="none" w:sz="0" w:space="0" w:color="auto"/>
                  </w:divBdr>
                </w:div>
                <w:div w:id="2093815918">
                  <w:marLeft w:val="0"/>
                  <w:marRight w:val="0"/>
                  <w:marTop w:val="0"/>
                  <w:marBottom w:val="0"/>
                  <w:divBdr>
                    <w:top w:val="none" w:sz="0" w:space="0" w:color="auto"/>
                    <w:left w:val="none" w:sz="0" w:space="0" w:color="auto"/>
                    <w:bottom w:val="none" w:sz="0" w:space="0" w:color="auto"/>
                    <w:right w:val="none" w:sz="0" w:space="0" w:color="auto"/>
                  </w:divBdr>
                </w:div>
                <w:div w:id="1179346475">
                  <w:marLeft w:val="0"/>
                  <w:marRight w:val="0"/>
                  <w:marTop w:val="0"/>
                  <w:marBottom w:val="0"/>
                  <w:divBdr>
                    <w:top w:val="none" w:sz="0" w:space="0" w:color="auto"/>
                    <w:left w:val="none" w:sz="0" w:space="0" w:color="auto"/>
                    <w:bottom w:val="none" w:sz="0" w:space="0" w:color="auto"/>
                    <w:right w:val="none" w:sz="0" w:space="0" w:color="auto"/>
                  </w:divBdr>
                </w:div>
                <w:div w:id="833880155">
                  <w:marLeft w:val="0"/>
                  <w:marRight w:val="0"/>
                  <w:marTop w:val="0"/>
                  <w:marBottom w:val="0"/>
                  <w:divBdr>
                    <w:top w:val="none" w:sz="0" w:space="0" w:color="auto"/>
                    <w:left w:val="none" w:sz="0" w:space="0" w:color="auto"/>
                    <w:bottom w:val="none" w:sz="0" w:space="0" w:color="auto"/>
                    <w:right w:val="none" w:sz="0" w:space="0" w:color="auto"/>
                  </w:divBdr>
                </w:div>
                <w:div w:id="722565317">
                  <w:marLeft w:val="0"/>
                  <w:marRight w:val="0"/>
                  <w:marTop w:val="0"/>
                  <w:marBottom w:val="0"/>
                  <w:divBdr>
                    <w:top w:val="none" w:sz="0" w:space="0" w:color="auto"/>
                    <w:left w:val="none" w:sz="0" w:space="0" w:color="auto"/>
                    <w:bottom w:val="none" w:sz="0" w:space="0" w:color="auto"/>
                    <w:right w:val="none" w:sz="0" w:space="0" w:color="auto"/>
                  </w:divBdr>
                </w:div>
                <w:div w:id="992371517">
                  <w:marLeft w:val="0"/>
                  <w:marRight w:val="0"/>
                  <w:marTop w:val="0"/>
                  <w:marBottom w:val="0"/>
                  <w:divBdr>
                    <w:top w:val="none" w:sz="0" w:space="0" w:color="auto"/>
                    <w:left w:val="none" w:sz="0" w:space="0" w:color="auto"/>
                    <w:bottom w:val="none" w:sz="0" w:space="0" w:color="auto"/>
                    <w:right w:val="none" w:sz="0" w:space="0" w:color="auto"/>
                  </w:divBdr>
                </w:div>
                <w:div w:id="1325427535">
                  <w:marLeft w:val="0"/>
                  <w:marRight w:val="0"/>
                  <w:marTop w:val="0"/>
                  <w:marBottom w:val="0"/>
                  <w:divBdr>
                    <w:top w:val="none" w:sz="0" w:space="0" w:color="auto"/>
                    <w:left w:val="none" w:sz="0" w:space="0" w:color="auto"/>
                    <w:bottom w:val="none" w:sz="0" w:space="0" w:color="auto"/>
                    <w:right w:val="none" w:sz="0" w:space="0" w:color="auto"/>
                  </w:divBdr>
                </w:div>
                <w:div w:id="1679848858">
                  <w:marLeft w:val="0"/>
                  <w:marRight w:val="0"/>
                  <w:marTop w:val="0"/>
                  <w:marBottom w:val="0"/>
                  <w:divBdr>
                    <w:top w:val="none" w:sz="0" w:space="0" w:color="auto"/>
                    <w:left w:val="none" w:sz="0" w:space="0" w:color="auto"/>
                    <w:bottom w:val="none" w:sz="0" w:space="0" w:color="auto"/>
                    <w:right w:val="none" w:sz="0" w:space="0" w:color="auto"/>
                  </w:divBdr>
                </w:div>
                <w:div w:id="902135039">
                  <w:marLeft w:val="0"/>
                  <w:marRight w:val="0"/>
                  <w:marTop w:val="0"/>
                  <w:marBottom w:val="0"/>
                  <w:divBdr>
                    <w:top w:val="none" w:sz="0" w:space="0" w:color="auto"/>
                    <w:left w:val="none" w:sz="0" w:space="0" w:color="auto"/>
                    <w:bottom w:val="none" w:sz="0" w:space="0" w:color="auto"/>
                    <w:right w:val="none" w:sz="0" w:space="0" w:color="auto"/>
                  </w:divBdr>
                </w:div>
                <w:div w:id="1562449107">
                  <w:marLeft w:val="0"/>
                  <w:marRight w:val="0"/>
                  <w:marTop w:val="0"/>
                  <w:marBottom w:val="0"/>
                  <w:divBdr>
                    <w:top w:val="none" w:sz="0" w:space="0" w:color="auto"/>
                    <w:left w:val="none" w:sz="0" w:space="0" w:color="auto"/>
                    <w:bottom w:val="none" w:sz="0" w:space="0" w:color="auto"/>
                    <w:right w:val="none" w:sz="0" w:space="0" w:color="auto"/>
                  </w:divBdr>
                </w:div>
                <w:div w:id="1935818223">
                  <w:marLeft w:val="0"/>
                  <w:marRight w:val="0"/>
                  <w:marTop w:val="0"/>
                  <w:marBottom w:val="0"/>
                  <w:divBdr>
                    <w:top w:val="none" w:sz="0" w:space="0" w:color="auto"/>
                    <w:left w:val="none" w:sz="0" w:space="0" w:color="auto"/>
                    <w:bottom w:val="none" w:sz="0" w:space="0" w:color="auto"/>
                    <w:right w:val="none" w:sz="0" w:space="0" w:color="auto"/>
                  </w:divBdr>
                </w:div>
                <w:div w:id="559485348">
                  <w:marLeft w:val="0"/>
                  <w:marRight w:val="0"/>
                  <w:marTop w:val="0"/>
                  <w:marBottom w:val="0"/>
                  <w:divBdr>
                    <w:top w:val="none" w:sz="0" w:space="0" w:color="auto"/>
                    <w:left w:val="none" w:sz="0" w:space="0" w:color="auto"/>
                    <w:bottom w:val="none" w:sz="0" w:space="0" w:color="auto"/>
                    <w:right w:val="none" w:sz="0" w:space="0" w:color="auto"/>
                  </w:divBdr>
                </w:div>
                <w:div w:id="1005402008">
                  <w:marLeft w:val="0"/>
                  <w:marRight w:val="0"/>
                  <w:marTop w:val="0"/>
                  <w:marBottom w:val="0"/>
                  <w:divBdr>
                    <w:top w:val="none" w:sz="0" w:space="0" w:color="auto"/>
                    <w:left w:val="none" w:sz="0" w:space="0" w:color="auto"/>
                    <w:bottom w:val="none" w:sz="0" w:space="0" w:color="auto"/>
                    <w:right w:val="none" w:sz="0" w:space="0" w:color="auto"/>
                  </w:divBdr>
                </w:div>
                <w:div w:id="1517234951">
                  <w:marLeft w:val="0"/>
                  <w:marRight w:val="0"/>
                  <w:marTop w:val="0"/>
                  <w:marBottom w:val="0"/>
                  <w:divBdr>
                    <w:top w:val="none" w:sz="0" w:space="0" w:color="auto"/>
                    <w:left w:val="none" w:sz="0" w:space="0" w:color="auto"/>
                    <w:bottom w:val="none" w:sz="0" w:space="0" w:color="auto"/>
                    <w:right w:val="none" w:sz="0" w:space="0" w:color="auto"/>
                  </w:divBdr>
                </w:div>
                <w:div w:id="1024552112">
                  <w:marLeft w:val="0"/>
                  <w:marRight w:val="0"/>
                  <w:marTop w:val="0"/>
                  <w:marBottom w:val="0"/>
                  <w:divBdr>
                    <w:top w:val="none" w:sz="0" w:space="0" w:color="auto"/>
                    <w:left w:val="none" w:sz="0" w:space="0" w:color="auto"/>
                    <w:bottom w:val="none" w:sz="0" w:space="0" w:color="auto"/>
                    <w:right w:val="none" w:sz="0" w:space="0" w:color="auto"/>
                  </w:divBdr>
                </w:div>
                <w:div w:id="1266769265">
                  <w:marLeft w:val="0"/>
                  <w:marRight w:val="0"/>
                  <w:marTop w:val="0"/>
                  <w:marBottom w:val="0"/>
                  <w:divBdr>
                    <w:top w:val="none" w:sz="0" w:space="0" w:color="auto"/>
                    <w:left w:val="none" w:sz="0" w:space="0" w:color="auto"/>
                    <w:bottom w:val="none" w:sz="0" w:space="0" w:color="auto"/>
                    <w:right w:val="none" w:sz="0" w:space="0" w:color="auto"/>
                  </w:divBdr>
                </w:div>
                <w:div w:id="1292787502">
                  <w:marLeft w:val="0"/>
                  <w:marRight w:val="0"/>
                  <w:marTop w:val="0"/>
                  <w:marBottom w:val="0"/>
                  <w:divBdr>
                    <w:top w:val="none" w:sz="0" w:space="0" w:color="auto"/>
                    <w:left w:val="none" w:sz="0" w:space="0" w:color="auto"/>
                    <w:bottom w:val="none" w:sz="0" w:space="0" w:color="auto"/>
                    <w:right w:val="none" w:sz="0" w:space="0" w:color="auto"/>
                  </w:divBdr>
                </w:div>
                <w:div w:id="417749402">
                  <w:marLeft w:val="0"/>
                  <w:marRight w:val="0"/>
                  <w:marTop w:val="0"/>
                  <w:marBottom w:val="0"/>
                  <w:divBdr>
                    <w:top w:val="none" w:sz="0" w:space="0" w:color="auto"/>
                    <w:left w:val="none" w:sz="0" w:space="0" w:color="auto"/>
                    <w:bottom w:val="none" w:sz="0" w:space="0" w:color="auto"/>
                    <w:right w:val="none" w:sz="0" w:space="0" w:color="auto"/>
                  </w:divBdr>
                </w:div>
                <w:div w:id="2116509880">
                  <w:marLeft w:val="0"/>
                  <w:marRight w:val="0"/>
                  <w:marTop w:val="0"/>
                  <w:marBottom w:val="0"/>
                  <w:divBdr>
                    <w:top w:val="none" w:sz="0" w:space="0" w:color="auto"/>
                    <w:left w:val="none" w:sz="0" w:space="0" w:color="auto"/>
                    <w:bottom w:val="none" w:sz="0" w:space="0" w:color="auto"/>
                    <w:right w:val="none" w:sz="0" w:space="0" w:color="auto"/>
                  </w:divBdr>
                </w:div>
                <w:div w:id="104233803">
                  <w:marLeft w:val="0"/>
                  <w:marRight w:val="0"/>
                  <w:marTop w:val="0"/>
                  <w:marBottom w:val="0"/>
                  <w:divBdr>
                    <w:top w:val="none" w:sz="0" w:space="0" w:color="auto"/>
                    <w:left w:val="none" w:sz="0" w:space="0" w:color="auto"/>
                    <w:bottom w:val="none" w:sz="0" w:space="0" w:color="auto"/>
                    <w:right w:val="none" w:sz="0" w:space="0" w:color="auto"/>
                  </w:divBdr>
                </w:div>
                <w:div w:id="732313065">
                  <w:marLeft w:val="0"/>
                  <w:marRight w:val="0"/>
                  <w:marTop w:val="0"/>
                  <w:marBottom w:val="0"/>
                  <w:divBdr>
                    <w:top w:val="none" w:sz="0" w:space="0" w:color="auto"/>
                    <w:left w:val="none" w:sz="0" w:space="0" w:color="auto"/>
                    <w:bottom w:val="none" w:sz="0" w:space="0" w:color="auto"/>
                    <w:right w:val="none" w:sz="0" w:space="0" w:color="auto"/>
                  </w:divBdr>
                </w:div>
                <w:div w:id="871383288">
                  <w:marLeft w:val="0"/>
                  <w:marRight w:val="0"/>
                  <w:marTop w:val="0"/>
                  <w:marBottom w:val="0"/>
                  <w:divBdr>
                    <w:top w:val="none" w:sz="0" w:space="0" w:color="auto"/>
                    <w:left w:val="none" w:sz="0" w:space="0" w:color="auto"/>
                    <w:bottom w:val="none" w:sz="0" w:space="0" w:color="auto"/>
                    <w:right w:val="none" w:sz="0" w:space="0" w:color="auto"/>
                  </w:divBdr>
                </w:div>
                <w:div w:id="362941789">
                  <w:marLeft w:val="0"/>
                  <w:marRight w:val="0"/>
                  <w:marTop w:val="0"/>
                  <w:marBottom w:val="0"/>
                  <w:divBdr>
                    <w:top w:val="none" w:sz="0" w:space="0" w:color="auto"/>
                    <w:left w:val="none" w:sz="0" w:space="0" w:color="auto"/>
                    <w:bottom w:val="none" w:sz="0" w:space="0" w:color="auto"/>
                    <w:right w:val="none" w:sz="0" w:space="0" w:color="auto"/>
                  </w:divBdr>
                </w:div>
                <w:div w:id="1035735990">
                  <w:marLeft w:val="0"/>
                  <w:marRight w:val="0"/>
                  <w:marTop w:val="0"/>
                  <w:marBottom w:val="0"/>
                  <w:divBdr>
                    <w:top w:val="none" w:sz="0" w:space="0" w:color="auto"/>
                    <w:left w:val="none" w:sz="0" w:space="0" w:color="auto"/>
                    <w:bottom w:val="none" w:sz="0" w:space="0" w:color="auto"/>
                    <w:right w:val="none" w:sz="0" w:space="0" w:color="auto"/>
                  </w:divBdr>
                </w:div>
                <w:div w:id="1147361458">
                  <w:marLeft w:val="0"/>
                  <w:marRight w:val="0"/>
                  <w:marTop w:val="0"/>
                  <w:marBottom w:val="0"/>
                  <w:divBdr>
                    <w:top w:val="none" w:sz="0" w:space="0" w:color="auto"/>
                    <w:left w:val="none" w:sz="0" w:space="0" w:color="auto"/>
                    <w:bottom w:val="none" w:sz="0" w:space="0" w:color="auto"/>
                    <w:right w:val="none" w:sz="0" w:space="0" w:color="auto"/>
                  </w:divBdr>
                </w:div>
                <w:div w:id="1504051553">
                  <w:marLeft w:val="0"/>
                  <w:marRight w:val="0"/>
                  <w:marTop w:val="0"/>
                  <w:marBottom w:val="0"/>
                  <w:divBdr>
                    <w:top w:val="none" w:sz="0" w:space="0" w:color="auto"/>
                    <w:left w:val="none" w:sz="0" w:space="0" w:color="auto"/>
                    <w:bottom w:val="none" w:sz="0" w:space="0" w:color="auto"/>
                    <w:right w:val="none" w:sz="0" w:space="0" w:color="auto"/>
                  </w:divBdr>
                </w:div>
                <w:div w:id="2104295872">
                  <w:marLeft w:val="0"/>
                  <w:marRight w:val="0"/>
                  <w:marTop w:val="0"/>
                  <w:marBottom w:val="0"/>
                  <w:divBdr>
                    <w:top w:val="none" w:sz="0" w:space="0" w:color="auto"/>
                    <w:left w:val="none" w:sz="0" w:space="0" w:color="auto"/>
                    <w:bottom w:val="none" w:sz="0" w:space="0" w:color="auto"/>
                    <w:right w:val="none" w:sz="0" w:space="0" w:color="auto"/>
                  </w:divBdr>
                </w:div>
                <w:div w:id="1000158488">
                  <w:marLeft w:val="0"/>
                  <w:marRight w:val="0"/>
                  <w:marTop w:val="0"/>
                  <w:marBottom w:val="0"/>
                  <w:divBdr>
                    <w:top w:val="none" w:sz="0" w:space="0" w:color="auto"/>
                    <w:left w:val="none" w:sz="0" w:space="0" w:color="auto"/>
                    <w:bottom w:val="none" w:sz="0" w:space="0" w:color="auto"/>
                    <w:right w:val="none" w:sz="0" w:space="0" w:color="auto"/>
                  </w:divBdr>
                </w:div>
                <w:div w:id="1991326085">
                  <w:marLeft w:val="0"/>
                  <w:marRight w:val="0"/>
                  <w:marTop w:val="0"/>
                  <w:marBottom w:val="0"/>
                  <w:divBdr>
                    <w:top w:val="none" w:sz="0" w:space="0" w:color="auto"/>
                    <w:left w:val="none" w:sz="0" w:space="0" w:color="auto"/>
                    <w:bottom w:val="none" w:sz="0" w:space="0" w:color="auto"/>
                    <w:right w:val="none" w:sz="0" w:space="0" w:color="auto"/>
                  </w:divBdr>
                </w:div>
                <w:div w:id="841093594">
                  <w:marLeft w:val="0"/>
                  <w:marRight w:val="0"/>
                  <w:marTop w:val="0"/>
                  <w:marBottom w:val="0"/>
                  <w:divBdr>
                    <w:top w:val="none" w:sz="0" w:space="0" w:color="auto"/>
                    <w:left w:val="none" w:sz="0" w:space="0" w:color="auto"/>
                    <w:bottom w:val="none" w:sz="0" w:space="0" w:color="auto"/>
                    <w:right w:val="none" w:sz="0" w:space="0" w:color="auto"/>
                  </w:divBdr>
                </w:div>
                <w:div w:id="1657032533">
                  <w:marLeft w:val="0"/>
                  <w:marRight w:val="0"/>
                  <w:marTop w:val="0"/>
                  <w:marBottom w:val="0"/>
                  <w:divBdr>
                    <w:top w:val="none" w:sz="0" w:space="0" w:color="auto"/>
                    <w:left w:val="none" w:sz="0" w:space="0" w:color="auto"/>
                    <w:bottom w:val="none" w:sz="0" w:space="0" w:color="auto"/>
                    <w:right w:val="none" w:sz="0" w:space="0" w:color="auto"/>
                  </w:divBdr>
                </w:div>
                <w:div w:id="298649902">
                  <w:marLeft w:val="0"/>
                  <w:marRight w:val="0"/>
                  <w:marTop w:val="0"/>
                  <w:marBottom w:val="0"/>
                  <w:divBdr>
                    <w:top w:val="none" w:sz="0" w:space="0" w:color="auto"/>
                    <w:left w:val="none" w:sz="0" w:space="0" w:color="auto"/>
                    <w:bottom w:val="none" w:sz="0" w:space="0" w:color="auto"/>
                    <w:right w:val="none" w:sz="0" w:space="0" w:color="auto"/>
                  </w:divBdr>
                </w:div>
                <w:div w:id="637300463">
                  <w:marLeft w:val="0"/>
                  <w:marRight w:val="0"/>
                  <w:marTop w:val="0"/>
                  <w:marBottom w:val="0"/>
                  <w:divBdr>
                    <w:top w:val="none" w:sz="0" w:space="0" w:color="auto"/>
                    <w:left w:val="none" w:sz="0" w:space="0" w:color="auto"/>
                    <w:bottom w:val="none" w:sz="0" w:space="0" w:color="auto"/>
                    <w:right w:val="none" w:sz="0" w:space="0" w:color="auto"/>
                  </w:divBdr>
                </w:div>
                <w:div w:id="1687168802">
                  <w:marLeft w:val="0"/>
                  <w:marRight w:val="0"/>
                  <w:marTop w:val="0"/>
                  <w:marBottom w:val="0"/>
                  <w:divBdr>
                    <w:top w:val="none" w:sz="0" w:space="0" w:color="auto"/>
                    <w:left w:val="none" w:sz="0" w:space="0" w:color="auto"/>
                    <w:bottom w:val="none" w:sz="0" w:space="0" w:color="auto"/>
                    <w:right w:val="none" w:sz="0" w:space="0" w:color="auto"/>
                  </w:divBdr>
                </w:div>
                <w:div w:id="1596018428">
                  <w:marLeft w:val="0"/>
                  <w:marRight w:val="0"/>
                  <w:marTop w:val="0"/>
                  <w:marBottom w:val="0"/>
                  <w:divBdr>
                    <w:top w:val="none" w:sz="0" w:space="0" w:color="auto"/>
                    <w:left w:val="none" w:sz="0" w:space="0" w:color="auto"/>
                    <w:bottom w:val="none" w:sz="0" w:space="0" w:color="auto"/>
                    <w:right w:val="none" w:sz="0" w:space="0" w:color="auto"/>
                  </w:divBdr>
                </w:div>
                <w:div w:id="1120997034">
                  <w:marLeft w:val="0"/>
                  <w:marRight w:val="0"/>
                  <w:marTop w:val="0"/>
                  <w:marBottom w:val="0"/>
                  <w:divBdr>
                    <w:top w:val="none" w:sz="0" w:space="0" w:color="auto"/>
                    <w:left w:val="none" w:sz="0" w:space="0" w:color="auto"/>
                    <w:bottom w:val="none" w:sz="0" w:space="0" w:color="auto"/>
                    <w:right w:val="none" w:sz="0" w:space="0" w:color="auto"/>
                  </w:divBdr>
                </w:div>
                <w:div w:id="447508326">
                  <w:marLeft w:val="0"/>
                  <w:marRight w:val="0"/>
                  <w:marTop w:val="0"/>
                  <w:marBottom w:val="0"/>
                  <w:divBdr>
                    <w:top w:val="none" w:sz="0" w:space="0" w:color="auto"/>
                    <w:left w:val="none" w:sz="0" w:space="0" w:color="auto"/>
                    <w:bottom w:val="none" w:sz="0" w:space="0" w:color="auto"/>
                    <w:right w:val="none" w:sz="0" w:space="0" w:color="auto"/>
                  </w:divBdr>
                </w:div>
                <w:div w:id="1291864053">
                  <w:marLeft w:val="0"/>
                  <w:marRight w:val="0"/>
                  <w:marTop w:val="0"/>
                  <w:marBottom w:val="0"/>
                  <w:divBdr>
                    <w:top w:val="none" w:sz="0" w:space="0" w:color="auto"/>
                    <w:left w:val="none" w:sz="0" w:space="0" w:color="auto"/>
                    <w:bottom w:val="none" w:sz="0" w:space="0" w:color="auto"/>
                    <w:right w:val="none" w:sz="0" w:space="0" w:color="auto"/>
                  </w:divBdr>
                </w:div>
                <w:div w:id="454522449">
                  <w:marLeft w:val="0"/>
                  <w:marRight w:val="0"/>
                  <w:marTop w:val="0"/>
                  <w:marBottom w:val="0"/>
                  <w:divBdr>
                    <w:top w:val="none" w:sz="0" w:space="0" w:color="auto"/>
                    <w:left w:val="none" w:sz="0" w:space="0" w:color="auto"/>
                    <w:bottom w:val="none" w:sz="0" w:space="0" w:color="auto"/>
                    <w:right w:val="none" w:sz="0" w:space="0" w:color="auto"/>
                  </w:divBdr>
                </w:div>
                <w:div w:id="637221094">
                  <w:marLeft w:val="0"/>
                  <w:marRight w:val="0"/>
                  <w:marTop w:val="0"/>
                  <w:marBottom w:val="0"/>
                  <w:divBdr>
                    <w:top w:val="none" w:sz="0" w:space="0" w:color="auto"/>
                    <w:left w:val="none" w:sz="0" w:space="0" w:color="auto"/>
                    <w:bottom w:val="none" w:sz="0" w:space="0" w:color="auto"/>
                    <w:right w:val="none" w:sz="0" w:space="0" w:color="auto"/>
                  </w:divBdr>
                </w:div>
                <w:div w:id="1747679824">
                  <w:marLeft w:val="0"/>
                  <w:marRight w:val="0"/>
                  <w:marTop w:val="0"/>
                  <w:marBottom w:val="0"/>
                  <w:divBdr>
                    <w:top w:val="none" w:sz="0" w:space="0" w:color="auto"/>
                    <w:left w:val="none" w:sz="0" w:space="0" w:color="auto"/>
                    <w:bottom w:val="none" w:sz="0" w:space="0" w:color="auto"/>
                    <w:right w:val="none" w:sz="0" w:space="0" w:color="auto"/>
                  </w:divBdr>
                </w:div>
                <w:div w:id="1822380912">
                  <w:marLeft w:val="0"/>
                  <w:marRight w:val="0"/>
                  <w:marTop w:val="0"/>
                  <w:marBottom w:val="0"/>
                  <w:divBdr>
                    <w:top w:val="none" w:sz="0" w:space="0" w:color="auto"/>
                    <w:left w:val="none" w:sz="0" w:space="0" w:color="auto"/>
                    <w:bottom w:val="none" w:sz="0" w:space="0" w:color="auto"/>
                    <w:right w:val="none" w:sz="0" w:space="0" w:color="auto"/>
                  </w:divBdr>
                </w:div>
                <w:div w:id="547717015">
                  <w:marLeft w:val="0"/>
                  <w:marRight w:val="0"/>
                  <w:marTop w:val="0"/>
                  <w:marBottom w:val="0"/>
                  <w:divBdr>
                    <w:top w:val="none" w:sz="0" w:space="0" w:color="auto"/>
                    <w:left w:val="none" w:sz="0" w:space="0" w:color="auto"/>
                    <w:bottom w:val="none" w:sz="0" w:space="0" w:color="auto"/>
                    <w:right w:val="none" w:sz="0" w:space="0" w:color="auto"/>
                  </w:divBdr>
                </w:div>
                <w:div w:id="1755861066">
                  <w:marLeft w:val="0"/>
                  <w:marRight w:val="0"/>
                  <w:marTop w:val="0"/>
                  <w:marBottom w:val="0"/>
                  <w:divBdr>
                    <w:top w:val="none" w:sz="0" w:space="0" w:color="auto"/>
                    <w:left w:val="none" w:sz="0" w:space="0" w:color="auto"/>
                    <w:bottom w:val="none" w:sz="0" w:space="0" w:color="auto"/>
                    <w:right w:val="none" w:sz="0" w:space="0" w:color="auto"/>
                  </w:divBdr>
                </w:div>
                <w:div w:id="1035429117">
                  <w:marLeft w:val="0"/>
                  <w:marRight w:val="0"/>
                  <w:marTop w:val="0"/>
                  <w:marBottom w:val="0"/>
                  <w:divBdr>
                    <w:top w:val="none" w:sz="0" w:space="0" w:color="auto"/>
                    <w:left w:val="none" w:sz="0" w:space="0" w:color="auto"/>
                    <w:bottom w:val="none" w:sz="0" w:space="0" w:color="auto"/>
                    <w:right w:val="none" w:sz="0" w:space="0" w:color="auto"/>
                  </w:divBdr>
                </w:div>
                <w:div w:id="1944651415">
                  <w:marLeft w:val="0"/>
                  <w:marRight w:val="0"/>
                  <w:marTop w:val="0"/>
                  <w:marBottom w:val="0"/>
                  <w:divBdr>
                    <w:top w:val="none" w:sz="0" w:space="0" w:color="auto"/>
                    <w:left w:val="none" w:sz="0" w:space="0" w:color="auto"/>
                    <w:bottom w:val="none" w:sz="0" w:space="0" w:color="auto"/>
                    <w:right w:val="none" w:sz="0" w:space="0" w:color="auto"/>
                  </w:divBdr>
                </w:div>
                <w:div w:id="1449541484">
                  <w:marLeft w:val="0"/>
                  <w:marRight w:val="0"/>
                  <w:marTop w:val="0"/>
                  <w:marBottom w:val="0"/>
                  <w:divBdr>
                    <w:top w:val="none" w:sz="0" w:space="0" w:color="auto"/>
                    <w:left w:val="none" w:sz="0" w:space="0" w:color="auto"/>
                    <w:bottom w:val="none" w:sz="0" w:space="0" w:color="auto"/>
                    <w:right w:val="none" w:sz="0" w:space="0" w:color="auto"/>
                  </w:divBdr>
                </w:div>
                <w:div w:id="543834841">
                  <w:marLeft w:val="0"/>
                  <w:marRight w:val="0"/>
                  <w:marTop w:val="0"/>
                  <w:marBottom w:val="0"/>
                  <w:divBdr>
                    <w:top w:val="none" w:sz="0" w:space="0" w:color="auto"/>
                    <w:left w:val="none" w:sz="0" w:space="0" w:color="auto"/>
                    <w:bottom w:val="none" w:sz="0" w:space="0" w:color="auto"/>
                    <w:right w:val="none" w:sz="0" w:space="0" w:color="auto"/>
                  </w:divBdr>
                </w:div>
                <w:div w:id="170291835">
                  <w:marLeft w:val="0"/>
                  <w:marRight w:val="0"/>
                  <w:marTop w:val="0"/>
                  <w:marBottom w:val="0"/>
                  <w:divBdr>
                    <w:top w:val="none" w:sz="0" w:space="0" w:color="auto"/>
                    <w:left w:val="none" w:sz="0" w:space="0" w:color="auto"/>
                    <w:bottom w:val="none" w:sz="0" w:space="0" w:color="auto"/>
                    <w:right w:val="none" w:sz="0" w:space="0" w:color="auto"/>
                  </w:divBdr>
                </w:div>
                <w:div w:id="1947350190">
                  <w:marLeft w:val="0"/>
                  <w:marRight w:val="0"/>
                  <w:marTop w:val="0"/>
                  <w:marBottom w:val="0"/>
                  <w:divBdr>
                    <w:top w:val="none" w:sz="0" w:space="0" w:color="auto"/>
                    <w:left w:val="none" w:sz="0" w:space="0" w:color="auto"/>
                    <w:bottom w:val="none" w:sz="0" w:space="0" w:color="auto"/>
                    <w:right w:val="none" w:sz="0" w:space="0" w:color="auto"/>
                  </w:divBdr>
                </w:div>
                <w:div w:id="408773676">
                  <w:marLeft w:val="0"/>
                  <w:marRight w:val="0"/>
                  <w:marTop w:val="0"/>
                  <w:marBottom w:val="0"/>
                  <w:divBdr>
                    <w:top w:val="none" w:sz="0" w:space="0" w:color="auto"/>
                    <w:left w:val="none" w:sz="0" w:space="0" w:color="auto"/>
                    <w:bottom w:val="none" w:sz="0" w:space="0" w:color="auto"/>
                    <w:right w:val="none" w:sz="0" w:space="0" w:color="auto"/>
                  </w:divBdr>
                </w:div>
                <w:div w:id="187761014">
                  <w:marLeft w:val="0"/>
                  <w:marRight w:val="0"/>
                  <w:marTop w:val="0"/>
                  <w:marBottom w:val="0"/>
                  <w:divBdr>
                    <w:top w:val="none" w:sz="0" w:space="0" w:color="auto"/>
                    <w:left w:val="none" w:sz="0" w:space="0" w:color="auto"/>
                    <w:bottom w:val="none" w:sz="0" w:space="0" w:color="auto"/>
                    <w:right w:val="none" w:sz="0" w:space="0" w:color="auto"/>
                  </w:divBdr>
                </w:div>
                <w:div w:id="139152220">
                  <w:marLeft w:val="0"/>
                  <w:marRight w:val="0"/>
                  <w:marTop w:val="0"/>
                  <w:marBottom w:val="0"/>
                  <w:divBdr>
                    <w:top w:val="none" w:sz="0" w:space="0" w:color="auto"/>
                    <w:left w:val="none" w:sz="0" w:space="0" w:color="auto"/>
                    <w:bottom w:val="none" w:sz="0" w:space="0" w:color="auto"/>
                    <w:right w:val="none" w:sz="0" w:space="0" w:color="auto"/>
                  </w:divBdr>
                </w:div>
                <w:div w:id="864368727">
                  <w:marLeft w:val="0"/>
                  <w:marRight w:val="0"/>
                  <w:marTop w:val="0"/>
                  <w:marBottom w:val="0"/>
                  <w:divBdr>
                    <w:top w:val="none" w:sz="0" w:space="0" w:color="auto"/>
                    <w:left w:val="none" w:sz="0" w:space="0" w:color="auto"/>
                    <w:bottom w:val="none" w:sz="0" w:space="0" w:color="auto"/>
                    <w:right w:val="none" w:sz="0" w:space="0" w:color="auto"/>
                  </w:divBdr>
                </w:div>
                <w:div w:id="2083797696">
                  <w:marLeft w:val="0"/>
                  <w:marRight w:val="0"/>
                  <w:marTop w:val="0"/>
                  <w:marBottom w:val="0"/>
                  <w:divBdr>
                    <w:top w:val="none" w:sz="0" w:space="0" w:color="auto"/>
                    <w:left w:val="none" w:sz="0" w:space="0" w:color="auto"/>
                    <w:bottom w:val="none" w:sz="0" w:space="0" w:color="auto"/>
                    <w:right w:val="none" w:sz="0" w:space="0" w:color="auto"/>
                  </w:divBdr>
                </w:div>
                <w:div w:id="1959800953">
                  <w:marLeft w:val="0"/>
                  <w:marRight w:val="0"/>
                  <w:marTop w:val="0"/>
                  <w:marBottom w:val="0"/>
                  <w:divBdr>
                    <w:top w:val="none" w:sz="0" w:space="0" w:color="auto"/>
                    <w:left w:val="none" w:sz="0" w:space="0" w:color="auto"/>
                    <w:bottom w:val="none" w:sz="0" w:space="0" w:color="auto"/>
                    <w:right w:val="none" w:sz="0" w:space="0" w:color="auto"/>
                  </w:divBdr>
                </w:div>
                <w:div w:id="486282378">
                  <w:marLeft w:val="0"/>
                  <w:marRight w:val="0"/>
                  <w:marTop w:val="0"/>
                  <w:marBottom w:val="0"/>
                  <w:divBdr>
                    <w:top w:val="none" w:sz="0" w:space="0" w:color="auto"/>
                    <w:left w:val="none" w:sz="0" w:space="0" w:color="auto"/>
                    <w:bottom w:val="none" w:sz="0" w:space="0" w:color="auto"/>
                    <w:right w:val="none" w:sz="0" w:space="0" w:color="auto"/>
                  </w:divBdr>
                </w:div>
                <w:div w:id="27072030">
                  <w:marLeft w:val="0"/>
                  <w:marRight w:val="0"/>
                  <w:marTop w:val="0"/>
                  <w:marBottom w:val="0"/>
                  <w:divBdr>
                    <w:top w:val="none" w:sz="0" w:space="0" w:color="auto"/>
                    <w:left w:val="none" w:sz="0" w:space="0" w:color="auto"/>
                    <w:bottom w:val="none" w:sz="0" w:space="0" w:color="auto"/>
                    <w:right w:val="none" w:sz="0" w:space="0" w:color="auto"/>
                  </w:divBdr>
                </w:div>
                <w:div w:id="2050373820">
                  <w:marLeft w:val="0"/>
                  <w:marRight w:val="0"/>
                  <w:marTop w:val="0"/>
                  <w:marBottom w:val="0"/>
                  <w:divBdr>
                    <w:top w:val="none" w:sz="0" w:space="0" w:color="auto"/>
                    <w:left w:val="none" w:sz="0" w:space="0" w:color="auto"/>
                    <w:bottom w:val="none" w:sz="0" w:space="0" w:color="auto"/>
                    <w:right w:val="none" w:sz="0" w:space="0" w:color="auto"/>
                  </w:divBdr>
                </w:div>
                <w:div w:id="730276747">
                  <w:marLeft w:val="0"/>
                  <w:marRight w:val="0"/>
                  <w:marTop w:val="0"/>
                  <w:marBottom w:val="0"/>
                  <w:divBdr>
                    <w:top w:val="none" w:sz="0" w:space="0" w:color="auto"/>
                    <w:left w:val="none" w:sz="0" w:space="0" w:color="auto"/>
                    <w:bottom w:val="none" w:sz="0" w:space="0" w:color="auto"/>
                    <w:right w:val="none" w:sz="0" w:space="0" w:color="auto"/>
                  </w:divBdr>
                </w:div>
                <w:div w:id="723716822">
                  <w:marLeft w:val="0"/>
                  <w:marRight w:val="0"/>
                  <w:marTop w:val="0"/>
                  <w:marBottom w:val="0"/>
                  <w:divBdr>
                    <w:top w:val="none" w:sz="0" w:space="0" w:color="auto"/>
                    <w:left w:val="none" w:sz="0" w:space="0" w:color="auto"/>
                    <w:bottom w:val="none" w:sz="0" w:space="0" w:color="auto"/>
                    <w:right w:val="none" w:sz="0" w:space="0" w:color="auto"/>
                  </w:divBdr>
                </w:div>
                <w:div w:id="1164472341">
                  <w:marLeft w:val="0"/>
                  <w:marRight w:val="0"/>
                  <w:marTop w:val="0"/>
                  <w:marBottom w:val="0"/>
                  <w:divBdr>
                    <w:top w:val="none" w:sz="0" w:space="0" w:color="auto"/>
                    <w:left w:val="none" w:sz="0" w:space="0" w:color="auto"/>
                    <w:bottom w:val="none" w:sz="0" w:space="0" w:color="auto"/>
                    <w:right w:val="none" w:sz="0" w:space="0" w:color="auto"/>
                  </w:divBdr>
                </w:div>
                <w:div w:id="289169966">
                  <w:marLeft w:val="0"/>
                  <w:marRight w:val="0"/>
                  <w:marTop w:val="0"/>
                  <w:marBottom w:val="0"/>
                  <w:divBdr>
                    <w:top w:val="none" w:sz="0" w:space="0" w:color="auto"/>
                    <w:left w:val="none" w:sz="0" w:space="0" w:color="auto"/>
                    <w:bottom w:val="none" w:sz="0" w:space="0" w:color="auto"/>
                    <w:right w:val="none" w:sz="0" w:space="0" w:color="auto"/>
                  </w:divBdr>
                </w:div>
                <w:div w:id="685408185">
                  <w:marLeft w:val="0"/>
                  <w:marRight w:val="0"/>
                  <w:marTop w:val="0"/>
                  <w:marBottom w:val="0"/>
                  <w:divBdr>
                    <w:top w:val="none" w:sz="0" w:space="0" w:color="auto"/>
                    <w:left w:val="none" w:sz="0" w:space="0" w:color="auto"/>
                    <w:bottom w:val="none" w:sz="0" w:space="0" w:color="auto"/>
                    <w:right w:val="none" w:sz="0" w:space="0" w:color="auto"/>
                  </w:divBdr>
                </w:div>
                <w:div w:id="169881916">
                  <w:marLeft w:val="0"/>
                  <w:marRight w:val="0"/>
                  <w:marTop w:val="0"/>
                  <w:marBottom w:val="0"/>
                  <w:divBdr>
                    <w:top w:val="none" w:sz="0" w:space="0" w:color="auto"/>
                    <w:left w:val="none" w:sz="0" w:space="0" w:color="auto"/>
                    <w:bottom w:val="none" w:sz="0" w:space="0" w:color="auto"/>
                    <w:right w:val="none" w:sz="0" w:space="0" w:color="auto"/>
                  </w:divBdr>
                </w:div>
                <w:div w:id="1454977109">
                  <w:marLeft w:val="0"/>
                  <w:marRight w:val="0"/>
                  <w:marTop w:val="0"/>
                  <w:marBottom w:val="0"/>
                  <w:divBdr>
                    <w:top w:val="none" w:sz="0" w:space="0" w:color="auto"/>
                    <w:left w:val="none" w:sz="0" w:space="0" w:color="auto"/>
                    <w:bottom w:val="none" w:sz="0" w:space="0" w:color="auto"/>
                    <w:right w:val="none" w:sz="0" w:space="0" w:color="auto"/>
                  </w:divBdr>
                </w:div>
                <w:div w:id="845487413">
                  <w:marLeft w:val="0"/>
                  <w:marRight w:val="0"/>
                  <w:marTop w:val="0"/>
                  <w:marBottom w:val="0"/>
                  <w:divBdr>
                    <w:top w:val="none" w:sz="0" w:space="0" w:color="auto"/>
                    <w:left w:val="none" w:sz="0" w:space="0" w:color="auto"/>
                    <w:bottom w:val="none" w:sz="0" w:space="0" w:color="auto"/>
                    <w:right w:val="none" w:sz="0" w:space="0" w:color="auto"/>
                  </w:divBdr>
                </w:div>
                <w:div w:id="32198046">
                  <w:marLeft w:val="0"/>
                  <w:marRight w:val="0"/>
                  <w:marTop w:val="0"/>
                  <w:marBottom w:val="0"/>
                  <w:divBdr>
                    <w:top w:val="none" w:sz="0" w:space="0" w:color="auto"/>
                    <w:left w:val="none" w:sz="0" w:space="0" w:color="auto"/>
                    <w:bottom w:val="none" w:sz="0" w:space="0" w:color="auto"/>
                    <w:right w:val="none" w:sz="0" w:space="0" w:color="auto"/>
                  </w:divBdr>
                </w:div>
                <w:div w:id="1094210361">
                  <w:marLeft w:val="0"/>
                  <w:marRight w:val="0"/>
                  <w:marTop w:val="0"/>
                  <w:marBottom w:val="0"/>
                  <w:divBdr>
                    <w:top w:val="none" w:sz="0" w:space="0" w:color="auto"/>
                    <w:left w:val="none" w:sz="0" w:space="0" w:color="auto"/>
                    <w:bottom w:val="none" w:sz="0" w:space="0" w:color="auto"/>
                    <w:right w:val="none" w:sz="0" w:space="0" w:color="auto"/>
                  </w:divBdr>
                </w:div>
                <w:div w:id="1573925414">
                  <w:marLeft w:val="0"/>
                  <w:marRight w:val="0"/>
                  <w:marTop w:val="0"/>
                  <w:marBottom w:val="0"/>
                  <w:divBdr>
                    <w:top w:val="none" w:sz="0" w:space="0" w:color="auto"/>
                    <w:left w:val="none" w:sz="0" w:space="0" w:color="auto"/>
                    <w:bottom w:val="none" w:sz="0" w:space="0" w:color="auto"/>
                    <w:right w:val="none" w:sz="0" w:space="0" w:color="auto"/>
                  </w:divBdr>
                </w:div>
                <w:div w:id="1745301026">
                  <w:marLeft w:val="0"/>
                  <w:marRight w:val="0"/>
                  <w:marTop w:val="0"/>
                  <w:marBottom w:val="0"/>
                  <w:divBdr>
                    <w:top w:val="none" w:sz="0" w:space="0" w:color="auto"/>
                    <w:left w:val="none" w:sz="0" w:space="0" w:color="auto"/>
                    <w:bottom w:val="none" w:sz="0" w:space="0" w:color="auto"/>
                    <w:right w:val="none" w:sz="0" w:space="0" w:color="auto"/>
                  </w:divBdr>
                </w:div>
                <w:div w:id="1560676347">
                  <w:marLeft w:val="0"/>
                  <w:marRight w:val="0"/>
                  <w:marTop w:val="0"/>
                  <w:marBottom w:val="0"/>
                  <w:divBdr>
                    <w:top w:val="none" w:sz="0" w:space="0" w:color="auto"/>
                    <w:left w:val="none" w:sz="0" w:space="0" w:color="auto"/>
                    <w:bottom w:val="none" w:sz="0" w:space="0" w:color="auto"/>
                    <w:right w:val="none" w:sz="0" w:space="0" w:color="auto"/>
                  </w:divBdr>
                </w:div>
                <w:div w:id="654261113">
                  <w:marLeft w:val="0"/>
                  <w:marRight w:val="0"/>
                  <w:marTop w:val="0"/>
                  <w:marBottom w:val="0"/>
                  <w:divBdr>
                    <w:top w:val="none" w:sz="0" w:space="0" w:color="auto"/>
                    <w:left w:val="none" w:sz="0" w:space="0" w:color="auto"/>
                    <w:bottom w:val="none" w:sz="0" w:space="0" w:color="auto"/>
                    <w:right w:val="none" w:sz="0" w:space="0" w:color="auto"/>
                  </w:divBdr>
                </w:div>
                <w:div w:id="791705119">
                  <w:marLeft w:val="0"/>
                  <w:marRight w:val="0"/>
                  <w:marTop w:val="0"/>
                  <w:marBottom w:val="0"/>
                  <w:divBdr>
                    <w:top w:val="none" w:sz="0" w:space="0" w:color="auto"/>
                    <w:left w:val="none" w:sz="0" w:space="0" w:color="auto"/>
                    <w:bottom w:val="none" w:sz="0" w:space="0" w:color="auto"/>
                    <w:right w:val="none" w:sz="0" w:space="0" w:color="auto"/>
                  </w:divBdr>
                </w:div>
                <w:div w:id="1077702079">
                  <w:marLeft w:val="0"/>
                  <w:marRight w:val="0"/>
                  <w:marTop w:val="0"/>
                  <w:marBottom w:val="0"/>
                  <w:divBdr>
                    <w:top w:val="none" w:sz="0" w:space="0" w:color="auto"/>
                    <w:left w:val="none" w:sz="0" w:space="0" w:color="auto"/>
                    <w:bottom w:val="none" w:sz="0" w:space="0" w:color="auto"/>
                    <w:right w:val="none" w:sz="0" w:space="0" w:color="auto"/>
                  </w:divBdr>
                </w:div>
                <w:div w:id="1483229202">
                  <w:marLeft w:val="0"/>
                  <w:marRight w:val="0"/>
                  <w:marTop w:val="0"/>
                  <w:marBottom w:val="0"/>
                  <w:divBdr>
                    <w:top w:val="none" w:sz="0" w:space="0" w:color="auto"/>
                    <w:left w:val="none" w:sz="0" w:space="0" w:color="auto"/>
                    <w:bottom w:val="none" w:sz="0" w:space="0" w:color="auto"/>
                    <w:right w:val="none" w:sz="0" w:space="0" w:color="auto"/>
                  </w:divBdr>
                </w:div>
                <w:div w:id="1887176879">
                  <w:marLeft w:val="0"/>
                  <w:marRight w:val="0"/>
                  <w:marTop w:val="0"/>
                  <w:marBottom w:val="0"/>
                  <w:divBdr>
                    <w:top w:val="none" w:sz="0" w:space="0" w:color="auto"/>
                    <w:left w:val="none" w:sz="0" w:space="0" w:color="auto"/>
                    <w:bottom w:val="none" w:sz="0" w:space="0" w:color="auto"/>
                    <w:right w:val="none" w:sz="0" w:space="0" w:color="auto"/>
                  </w:divBdr>
                </w:div>
                <w:div w:id="558783386">
                  <w:marLeft w:val="0"/>
                  <w:marRight w:val="0"/>
                  <w:marTop w:val="0"/>
                  <w:marBottom w:val="0"/>
                  <w:divBdr>
                    <w:top w:val="none" w:sz="0" w:space="0" w:color="auto"/>
                    <w:left w:val="none" w:sz="0" w:space="0" w:color="auto"/>
                    <w:bottom w:val="none" w:sz="0" w:space="0" w:color="auto"/>
                    <w:right w:val="none" w:sz="0" w:space="0" w:color="auto"/>
                  </w:divBdr>
                </w:div>
                <w:div w:id="1432358772">
                  <w:marLeft w:val="0"/>
                  <w:marRight w:val="0"/>
                  <w:marTop w:val="0"/>
                  <w:marBottom w:val="0"/>
                  <w:divBdr>
                    <w:top w:val="none" w:sz="0" w:space="0" w:color="auto"/>
                    <w:left w:val="none" w:sz="0" w:space="0" w:color="auto"/>
                    <w:bottom w:val="none" w:sz="0" w:space="0" w:color="auto"/>
                    <w:right w:val="none" w:sz="0" w:space="0" w:color="auto"/>
                  </w:divBdr>
                </w:div>
                <w:div w:id="1462383641">
                  <w:marLeft w:val="0"/>
                  <w:marRight w:val="0"/>
                  <w:marTop w:val="0"/>
                  <w:marBottom w:val="0"/>
                  <w:divBdr>
                    <w:top w:val="none" w:sz="0" w:space="0" w:color="auto"/>
                    <w:left w:val="none" w:sz="0" w:space="0" w:color="auto"/>
                    <w:bottom w:val="none" w:sz="0" w:space="0" w:color="auto"/>
                    <w:right w:val="none" w:sz="0" w:space="0" w:color="auto"/>
                  </w:divBdr>
                </w:div>
                <w:div w:id="739861962">
                  <w:marLeft w:val="0"/>
                  <w:marRight w:val="0"/>
                  <w:marTop w:val="0"/>
                  <w:marBottom w:val="0"/>
                  <w:divBdr>
                    <w:top w:val="none" w:sz="0" w:space="0" w:color="auto"/>
                    <w:left w:val="none" w:sz="0" w:space="0" w:color="auto"/>
                    <w:bottom w:val="none" w:sz="0" w:space="0" w:color="auto"/>
                    <w:right w:val="none" w:sz="0" w:space="0" w:color="auto"/>
                  </w:divBdr>
                </w:div>
                <w:div w:id="504126472">
                  <w:marLeft w:val="0"/>
                  <w:marRight w:val="0"/>
                  <w:marTop w:val="0"/>
                  <w:marBottom w:val="0"/>
                  <w:divBdr>
                    <w:top w:val="none" w:sz="0" w:space="0" w:color="auto"/>
                    <w:left w:val="none" w:sz="0" w:space="0" w:color="auto"/>
                    <w:bottom w:val="none" w:sz="0" w:space="0" w:color="auto"/>
                    <w:right w:val="none" w:sz="0" w:space="0" w:color="auto"/>
                  </w:divBdr>
                </w:div>
                <w:div w:id="950553609">
                  <w:marLeft w:val="0"/>
                  <w:marRight w:val="0"/>
                  <w:marTop w:val="0"/>
                  <w:marBottom w:val="0"/>
                  <w:divBdr>
                    <w:top w:val="none" w:sz="0" w:space="0" w:color="auto"/>
                    <w:left w:val="none" w:sz="0" w:space="0" w:color="auto"/>
                    <w:bottom w:val="none" w:sz="0" w:space="0" w:color="auto"/>
                    <w:right w:val="none" w:sz="0" w:space="0" w:color="auto"/>
                  </w:divBdr>
                </w:div>
                <w:div w:id="525946315">
                  <w:marLeft w:val="0"/>
                  <w:marRight w:val="0"/>
                  <w:marTop w:val="0"/>
                  <w:marBottom w:val="0"/>
                  <w:divBdr>
                    <w:top w:val="none" w:sz="0" w:space="0" w:color="auto"/>
                    <w:left w:val="none" w:sz="0" w:space="0" w:color="auto"/>
                    <w:bottom w:val="none" w:sz="0" w:space="0" w:color="auto"/>
                    <w:right w:val="none" w:sz="0" w:space="0" w:color="auto"/>
                  </w:divBdr>
                </w:div>
                <w:div w:id="199710805">
                  <w:marLeft w:val="0"/>
                  <w:marRight w:val="0"/>
                  <w:marTop w:val="0"/>
                  <w:marBottom w:val="0"/>
                  <w:divBdr>
                    <w:top w:val="none" w:sz="0" w:space="0" w:color="auto"/>
                    <w:left w:val="none" w:sz="0" w:space="0" w:color="auto"/>
                    <w:bottom w:val="none" w:sz="0" w:space="0" w:color="auto"/>
                    <w:right w:val="none" w:sz="0" w:space="0" w:color="auto"/>
                  </w:divBdr>
                </w:div>
                <w:div w:id="1210534370">
                  <w:marLeft w:val="0"/>
                  <w:marRight w:val="0"/>
                  <w:marTop w:val="0"/>
                  <w:marBottom w:val="0"/>
                  <w:divBdr>
                    <w:top w:val="none" w:sz="0" w:space="0" w:color="auto"/>
                    <w:left w:val="none" w:sz="0" w:space="0" w:color="auto"/>
                    <w:bottom w:val="none" w:sz="0" w:space="0" w:color="auto"/>
                    <w:right w:val="none" w:sz="0" w:space="0" w:color="auto"/>
                  </w:divBdr>
                </w:div>
                <w:div w:id="110632547">
                  <w:marLeft w:val="0"/>
                  <w:marRight w:val="0"/>
                  <w:marTop w:val="0"/>
                  <w:marBottom w:val="0"/>
                  <w:divBdr>
                    <w:top w:val="none" w:sz="0" w:space="0" w:color="auto"/>
                    <w:left w:val="none" w:sz="0" w:space="0" w:color="auto"/>
                    <w:bottom w:val="none" w:sz="0" w:space="0" w:color="auto"/>
                    <w:right w:val="none" w:sz="0" w:space="0" w:color="auto"/>
                  </w:divBdr>
                </w:div>
                <w:div w:id="1525364447">
                  <w:marLeft w:val="0"/>
                  <w:marRight w:val="0"/>
                  <w:marTop w:val="0"/>
                  <w:marBottom w:val="0"/>
                  <w:divBdr>
                    <w:top w:val="none" w:sz="0" w:space="0" w:color="auto"/>
                    <w:left w:val="none" w:sz="0" w:space="0" w:color="auto"/>
                    <w:bottom w:val="none" w:sz="0" w:space="0" w:color="auto"/>
                    <w:right w:val="none" w:sz="0" w:space="0" w:color="auto"/>
                  </w:divBdr>
                </w:div>
                <w:div w:id="491607752">
                  <w:marLeft w:val="0"/>
                  <w:marRight w:val="0"/>
                  <w:marTop w:val="0"/>
                  <w:marBottom w:val="0"/>
                  <w:divBdr>
                    <w:top w:val="none" w:sz="0" w:space="0" w:color="auto"/>
                    <w:left w:val="none" w:sz="0" w:space="0" w:color="auto"/>
                    <w:bottom w:val="none" w:sz="0" w:space="0" w:color="auto"/>
                    <w:right w:val="none" w:sz="0" w:space="0" w:color="auto"/>
                  </w:divBdr>
                </w:div>
                <w:div w:id="1356031534">
                  <w:marLeft w:val="0"/>
                  <w:marRight w:val="0"/>
                  <w:marTop w:val="0"/>
                  <w:marBottom w:val="0"/>
                  <w:divBdr>
                    <w:top w:val="none" w:sz="0" w:space="0" w:color="auto"/>
                    <w:left w:val="none" w:sz="0" w:space="0" w:color="auto"/>
                    <w:bottom w:val="none" w:sz="0" w:space="0" w:color="auto"/>
                    <w:right w:val="none" w:sz="0" w:space="0" w:color="auto"/>
                  </w:divBdr>
                </w:div>
                <w:div w:id="653413768">
                  <w:marLeft w:val="0"/>
                  <w:marRight w:val="0"/>
                  <w:marTop w:val="0"/>
                  <w:marBottom w:val="0"/>
                  <w:divBdr>
                    <w:top w:val="none" w:sz="0" w:space="0" w:color="auto"/>
                    <w:left w:val="none" w:sz="0" w:space="0" w:color="auto"/>
                    <w:bottom w:val="none" w:sz="0" w:space="0" w:color="auto"/>
                    <w:right w:val="none" w:sz="0" w:space="0" w:color="auto"/>
                  </w:divBdr>
                </w:div>
                <w:div w:id="1749110537">
                  <w:marLeft w:val="0"/>
                  <w:marRight w:val="0"/>
                  <w:marTop w:val="0"/>
                  <w:marBottom w:val="0"/>
                  <w:divBdr>
                    <w:top w:val="none" w:sz="0" w:space="0" w:color="auto"/>
                    <w:left w:val="none" w:sz="0" w:space="0" w:color="auto"/>
                    <w:bottom w:val="none" w:sz="0" w:space="0" w:color="auto"/>
                    <w:right w:val="none" w:sz="0" w:space="0" w:color="auto"/>
                  </w:divBdr>
                </w:div>
                <w:div w:id="750271317">
                  <w:marLeft w:val="0"/>
                  <w:marRight w:val="0"/>
                  <w:marTop w:val="0"/>
                  <w:marBottom w:val="0"/>
                  <w:divBdr>
                    <w:top w:val="none" w:sz="0" w:space="0" w:color="auto"/>
                    <w:left w:val="none" w:sz="0" w:space="0" w:color="auto"/>
                    <w:bottom w:val="none" w:sz="0" w:space="0" w:color="auto"/>
                    <w:right w:val="none" w:sz="0" w:space="0" w:color="auto"/>
                  </w:divBdr>
                </w:div>
                <w:div w:id="1191797109">
                  <w:marLeft w:val="0"/>
                  <w:marRight w:val="0"/>
                  <w:marTop w:val="0"/>
                  <w:marBottom w:val="0"/>
                  <w:divBdr>
                    <w:top w:val="none" w:sz="0" w:space="0" w:color="auto"/>
                    <w:left w:val="none" w:sz="0" w:space="0" w:color="auto"/>
                    <w:bottom w:val="none" w:sz="0" w:space="0" w:color="auto"/>
                    <w:right w:val="none" w:sz="0" w:space="0" w:color="auto"/>
                  </w:divBdr>
                </w:div>
                <w:div w:id="2086492796">
                  <w:marLeft w:val="0"/>
                  <w:marRight w:val="0"/>
                  <w:marTop w:val="0"/>
                  <w:marBottom w:val="0"/>
                  <w:divBdr>
                    <w:top w:val="none" w:sz="0" w:space="0" w:color="auto"/>
                    <w:left w:val="none" w:sz="0" w:space="0" w:color="auto"/>
                    <w:bottom w:val="none" w:sz="0" w:space="0" w:color="auto"/>
                    <w:right w:val="none" w:sz="0" w:space="0" w:color="auto"/>
                  </w:divBdr>
                </w:div>
                <w:div w:id="1780024834">
                  <w:marLeft w:val="0"/>
                  <w:marRight w:val="0"/>
                  <w:marTop w:val="0"/>
                  <w:marBottom w:val="0"/>
                  <w:divBdr>
                    <w:top w:val="none" w:sz="0" w:space="0" w:color="auto"/>
                    <w:left w:val="none" w:sz="0" w:space="0" w:color="auto"/>
                    <w:bottom w:val="none" w:sz="0" w:space="0" w:color="auto"/>
                    <w:right w:val="none" w:sz="0" w:space="0" w:color="auto"/>
                  </w:divBdr>
                </w:div>
                <w:div w:id="2120560309">
                  <w:marLeft w:val="0"/>
                  <w:marRight w:val="0"/>
                  <w:marTop w:val="0"/>
                  <w:marBottom w:val="0"/>
                  <w:divBdr>
                    <w:top w:val="none" w:sz="0" w:space="0" w:color="auto"/>
                    <w:left w:val="none" w:sz="0" w:space="0" w:color="auto"/>
                    <w:bottom w:val="none" w:sz="0" w:space="0" w:color="auto"/>
                    <w:right w:val="none" w:sz="0" w:space="0" w:color="auto"/>
                  </w:divBdr>
                </w:div>
                <w:div w:id="1723753466">
                  <w:marLeft w:val="0"/>
                  <w:marRight w:val="0"/>
                  <w:marTop w:val="0"/>
                  <w:marBottom w:val="0"/>
                  <w:divBdr>
                    <w:top w:val="none" w:sz="0" w:space="0" w:color="auto"/>
                    <w:left w:val="none" w:sz="0" w:space="0" w:color="auto"/>
                    <w:bottom w:val="none" w:sz="0" w:space="0" w:color="auto"/>
                    <w:right w:val="none" w:sz="0" w:space="0" w:color="auto"/>
                  </w:divBdr>
                </w:div>
                <w:div w:id="27724304">
                  <w:marLeft w:val="0"/>
                  <w:marRight w:val="0"/>
                  <w:marTop w:val="0"/>
                  <w:marBottom w:val="0"/>
                  <w:divBdr>
                    <w:top w:val="none" w:sz="0" w:space="0" w:color="auto"/>
                    <w:left w:val="none" w:sz="0" w:space="0" w:color="auto"/>
                    <w:bottom w:val="none" w:sz="0" w:space="0" w:color="auto"/>
                    <w:right w:val="none" w:sz="0" w:space="0" w:color="auto"/>
                  </w:divBdr>
                </w:div>
                <w:div w:id="257908889">
                  <w:marLeft w:val="0"/>
                  <w:marRight w:val="0"/>
                  <w:marTop w:val="0"/>
                  <w:marBottom w:val="0"/>
                  <w:divBdr>
                    <w:top w:val="none" w:sz="0" w:space="0" w:color="auto"/>
                    <w:left w:val="none" w:sz="0" w:space="0" w:color="auto"/>
                    <w:bottom w:val="none" w:sz="0" w:space="0" w:color="auto"/>
                    <w:right w:val="none" w:sz="0" w:space="0" w:color="auto"/>
                  </w:divBdr>
                </w:div>
                <w:div w:id="1680153985">
                  <w:marLeft w:val="0"/>
                  <w:marRight w:val="0"/>
                  <w:marTop w:val="0"/>
                  <w:marBottom w:val="0"/>
                  <w:divBdr>
                    <w:top w:val="none" w:sz="0" w:space="0" w:color="auto"/>
                    <w:left w:val="none" w:sz="0" w:space="0" w:color="auto"/>
                    <w:bottom w:val="none" w:sz="0" w:space="0" w:color="auto"/>
                    <w:right w:val="none" w:sz="0" w:space="0" w:color="auto"/>
                  </w:divBdr>
                </w:div>
                <w:div w:id="1718970886">
                  <w:marLeft w:val="0"/>
                  <w:marRight w:val="0"/>
                  <w:marTop w:val="0"/>
                  <w:marBottom w:val="0"/>
                  <w:divBdr>
                    <w:top w:val="none" w:sz="0" w:space="0" w:color="auto"/>
                    <w:left w:val="none" w:sz="0" w:space="0" w:color="auto"/>
                    <w:bottom w:val="none" w:sz="0" w:space="0" w:color="auto"/>
                    <w:right w:val="none" w:sz="0" w:space="0" w:color="auto"/>
                  </w:divBdr>
                </w:div>
                <w:div w:id="472598312">
                  <w:marLeft w:val="0"/>
                  <w:marRight w:val="0"/>
                  <w:marTop w:val="0"/>
                  <w:marBottom w:val="0"/>
                  <w:divBdr>
                    <w:top w:val="none" w:sz="0" w:space="0" w:color="auto"/>
                    <w:left w:val="none" w:sz="0" w:space="0" w:color="auto"/>
                    <w:bottom w:val="none" w:sz="0" w:space="0" w:color="auto"/>
                    <w:right w:val="none" w:sz="0" w:space="0" w:color="auto"/>
                  </w:divBdr>
                </w:div>
                <w:div w:id="1820724702">
                  <w:marLeft w:val="0"/>
                  <w:marRight w:val="0"/>
                  <w:marTop w:val="0"/>
                  <w:marBottom w:val="0"/>
                  <w:divBdr>
                    <w:top w:val="none" w:sz="0" w:space="0" w:color="auto"/>
                    <w:left w:val="none" w:sz="0" w:space="0" w:color="auto"/>
                    <w:bottom w:val="none" w:sz="0" w:space="0" w:color="auto"/>
                    <w:right w:val="none" w:sz="0" w:space="0" w:color="auto"/>
                  </w:divBdr>
                </w:div>
                <w:div w:id="336231033">
                  <w:marLeft w:val="0"/>
                  <w:marRight w:val="0"/>
                  <w:marTop w:val="0"/>
                  <w:marBottom w:val="0"/>
                  <w:divBdr>
                    <w:top w:val="none" w:sz="0" w:space="0" w:color="auto"/>
                    <w:left w:val="none" w:sz="0" w:space="0" w:color="auto"/>
                    <w:bottom w:val="none" w:sz="0" w:space="0" w:color="auto"/>
                    <w:right w:val="none" w:sz="0" w:space="0" w:color="auto"/>
                  </w:divBdr>
                </w:div>
                <w:div w:id="235677108">
                  <w:marLeft w:val="0"/>
                  <w:marRight w:val="0"/>
                  <w:marTop w:val="0"/>
                  <w:marBottom w:val="0"/>
                  <w:divBdr>
                    <w:top w:val="none" w:sz="0" w:space="0" w:color="auto"/>
                    <w:left w:val="none" w:sz="0" w:space="0" w:color="auto"/>
                    <w:bottom w:val="none" w:sz="0" w:space="0" w:color="auto"/>
                    <w:right w:val="none" w:sz="0" w:space="0" w:color="auto"/>
                  </w:divBdr>
                </w:div>
                <w:div w:id="2010402361">
                  <w:marLeft w:val="0"/>
                  <w:marRight w:val="0"/>
                  <w:marTop w:val="0"/>
                  <w:marBottom w:val="0"/>
                  <w:divBdr>
                    <w:top w:val="none" w:sz="0" w:space="0" w:color="auto"/>
                    <w:left w:val="none" w:sz="0" w:space="0" w:color="auto"/>
                    <w:bottom w:val="none" w:sz="0" w:space="0" w:color="auto"/>
                    <w:right w:val="none" w:sz="0" w:space="0" w:color="auto"/>
                  </w:divBdr>
                </w:div>
                <w:div w:id="1934632550">
                  <w:marLeft w:val="0"/>
                  <w:marRight w:val="0"/>
                  <w:marTop w:val="0"/>
                  <w:marBottom w:val="0"/>
                  <w:divBdr>
                    <w:top w:val="none" w:sz="0" w:space="0" w:color="auto"/>
                    <w:left w:val="none" w:sz="0" w:space="0" w:color="auto"/>
                    <w:bottom w:val="none" w:sz="0" w:space="0" w:color="auto"/>
                    <w:right w:val="none" w:sz="0" w:space="0" w:color="auto"/>
                  </w:divBdr>
                </w:div>
                <w:div w:id="845511766">
                  <w:marLeft w:val="0"/>
                  <w:marRight w:val="0"/>
                  <w:marTop w:val="0"/>
                  <w:marBottom w:val="0"/>
                  <w:divBdr>
                    <w:top w:val="none" w:sz="0" w:space="0" w:color="auto"/>
                    <w:left w:val="none" w:sz="0" w:space="0" w:color="auto"/>
                    <w:bottom w:val="none" w:sz="0" w:space="0" w:color="auto"/>
                    <w:right w:val="none" w:sz="0" w:space="0" w:color="auto"/>
                  </w:divBdr>
                </w:div>
                <w:div w:id="470440336">
                  <w:marLeft w:val="0"/>
                  <w:marRight w:val="0"/>
                  <w:marTop w:val="0"/>
                  <w:marBottom w:val="0"/>
                  <w:divBdr>
                    <w:top w:val="none" w:sz="0" w:space="0" w:color="auto"/>
                    <w:left w:val="none" w:sz="0" w:space="0" w:color="auto"/>
                    <w:bottom w:val="none" w:sz="0" w:space="0" w:color="auto"/>
                    <w:right w:val="none" w:sz="0" w:space="0" w:color="auto"/>
                  </w:divBdr>
                </w:div>
                <w:div w:id="2102876212">
                  <w:marLeft w:val="0"/>
                  <w:marRight w:val="0"/>
                  <w:marTop w:val="0"/>
                  <w:marBottom w:val="0"/>
                  <w:divBdr>
                    <w:top w:val="none" w:sz="0" w:space="0" w:color="auto"/>
                    <w:left w:val="none" w:sz="0" w:space="0" w:color="auto"/>
                    <w:bottom w:val="none" w:sz="0" w:space="0" w:color="auto"/>
                    <w:right w:val="none" w:sz="0" w:space="0" w:color="auto"/>
                  </w:divBdr>
                </w:div>
                <w:div w:id="1558975817">
                  <w:marLeft w:val="0"/>
                  <w:marRight w:val="0"/>
                  <w:marTop w:val="0"/>
                  <w:marBottom w:val="0"/>
                  <w:divBdr>
                    <w:top w:val="none" w:sz="0" w:space="0" w:color="auto"/>
                    <w:left w:val="none" w:sz="0" w:space="0" w:color="auto"/>
                    <w:bottom w:val="none" w:sz="0" w:space="0" w:color="auto"/>
                    <w:right w:val="none" w:sz="0" w:space="0" w:color="auto"/>
                  </w:divBdr>
                </w:div>
                <w:div w:id="693456194">
                  <w:marLeft w:val="0"/>
                  <w:marRight w:val="0"/>
                  <w:marTop w:val="0"/>
                  <w:marBottom w:val="0"/>
                  <w:divBdr>
                    <w:top w:val="none" w:sz="0" w:space="0" w:color="auto"/>
                    <w:left w:val="none" w:sz="0" w:space="0" w:color="auto"/>
                    <w:bottom w:val="none" w:sz="0" w:space="0" w:color="auto"/>
                    <w:right w:val="none" w:sz="0" w:space="0" w:color="auto"/>
                  </w:divBdr>
                </w:div>
                <w:div w:id="174076718">
                  <w:marLeft w:val="0"/>
                  <w:marRight w:val="0"/>
                  <w:marTop w:val="0"/>
                  <w:marBottom w:val="0"/>
                  <w:divBdr>
                    <w:top w:val="none" w:sz="0" w:space="0" w:color="auto"/>
                    <w:left w:val="none" w:sz="0" w:space="0" w:color="auto"/>
                    <w:bottom w:val="none" w:sz="0" w:space="0" w:color="auto"/>
                    <w:right w:val="none" w:sz="0" w:space="0" w:color="auto"/>
                  </w:divBdr>
                </w:div>
                <w:div w:id="272134452">
                  <w:marLeft w:val="0"/>
                  <w:marRight w:val="0"/>
                  <w:marTop w:val="0"/>
                  <w:marBottom w:val="0"/>
                  <w:divBdr>
                    <w:top w:val="none" w:sz="0" w:space="0" w:color="auto"/>
                    <w:left w:val="none" w:sz="0" w:space="0" w:color="auto"/>
                    <w:bottom w:val="none" w:sz="0" w:space="0" w:color="auto"/>
                    <w:right w:val="none" w:sz="0" w:space="0" w:color="auto"/>
                  </w:divBdr>
                </w:div>
                <w:div w:id="235943095">
                  <w:marLeft w:val="0"/>
                  <w:marRight w:val="0"/>
                  <w:marTop w:val="0"/>
                  <w:marBottom w:val="0"/>
                  <w:divBdr>
                    <w:top w:val="none" w:sz="0" w:space="0" w:color="auto"/>
                    <w:left w:val="none" w:sz="0" w:space="0" w:color="auto"/>
                    <w:bottom w:val="none" w:sz="0" w:space="0" w:color="auto"/>
                    <w:right w:val="none" w:sz="0" w:space="0" w:color="auto"/>
                  </w:divBdr>
                </w:div>
                <w:div w:id="1601066861">
                  <w:marLeft w:val="0"/>
                  <w:marRight w:val="0"/>
                  <w:marTop w:val="0"/>
                  <w:marBottom w:val="0"/>
                  <w:divBdr>
                    <w:top w:val="none" w:sz="0" w:space="0" w:color="auto"/>
                    <w:left w:val="none" w:sz="0" w:space="0" w:color="auto"/>
                    <w:bottom w:val="none" w:sz="0" w:space="0" w:color="auto"/>
                    <w:right w:val="none" w:sz="0" w:space="0" w:color="auto"/>
                  </w:divBdr>
                </w:div>
                <w:div w:id="265116847">
                  <w:marLeft w:val="0"/>
                  <w:marRight w:val="0"/>
                  <w:marTop w:val="0"/>
                  <w:marBottom w:val="0"/>
                  <w:divBdr>
                    <w:top w:val="none" w:sz="0" w:space="0" w:color="auto"/>
                    <w:left w:val="none" w:sz="0" w:space="0" w:color="auto"/>
                    <w:bottom w:val="none" w:sz="0" w:space="0" w:color="auto"/>
                    <w:right w:val="none" w:sz="0" w:space="0" w:color="auto"/>
                  </w:divBdr>
                </w:div>
                <w:div w:id="928385770">
                  <w:marLeft w:val="0"/>
                  <w:marRight w:val="0"/>
                  <w:marTop w:val="0"/>
                  <w:marBottom w:val="0"/>
                  <w:divBdr>
                    <w:top w:val="none" w:sz="0" w:space="0" w:color="auto"/>
                    <w:left w:val="none" w:sz="0" w:space="0" w:color="auto"/>
                    <w:bottom w:val="none" w:sz="0" w:space="0" w:color="auto"/>
                    <w:right w:val="none" w:sz="0" w:space="0" w:color="auto"/>
                  </w:divBdr>
                </w:div>
                <w:div w:id="1220744269">
                  <w:marLeft w:val="0"/>
                  <w:marRight w:val="0"/>
                  <w:marTop w:val="0"/>
                  <w:marBottom w:val="0"/>
                  <w:divBdr>
                    <w:top w:val="none" w:sz="0" w:space="0" w:color="auto"/>
                    <w:left w:val="none" w:sz="0" w:space="0" w:color="auto"/>
                    <w:bottom w:val="none" w:sz="0" w:space="0" w:color="auto"/>
                    <w:right w:val="none" w:sz="0" w:space="0" w:color="auto"/>
                  </w:divBdr>
                </w:div>
                <w:div w:id="1336767683">
                  <w:marLeft w:val="0"/>
                  <w:marRight w:val="0"/>
                  <w:marTop w:val="0"/>
                  <w:marBottom w:val="0"/>
                  <w:divBdr>
                    <w:top w:val="none" w:sz="0" w:space="0" w:color="auto"/>
                    <w:left w:val="none" w:sz="0" w:space="0" w:color="auto"/>
                    <w:bottom w:val="none" w:sz="0" w:space="0" w:color="auto"/>
                    <w:right w:val="none" w:sz="0" w:space="0" w:color="auto"/>
                  </w:divBdr>
                </w:div>
                <w:div w:id="2087414040">
                  <w:marLeft w:val="0"/>
                  <w:marRight w:val="0"/>
                  <w:marTop w:val="0"/>
                  <w:marBottom w:val="0"/>
                  <w:divBdr>
                    <w:top w:val="none" w:sz="0" w:space="0" w:color="auto"/>
                    <w:left w:val="none" w:sz="0" w:space="0" w:color="auto"/>
                    <w:bottom w:val="none" w:sz="0" w:space="0" w:color="auto"/>
                    <w:right w:val="none" w:sz="0" w:space="0" w:color="auto"/>
                  </w:divBdr>
                </w:div>
                <w:div w:id="1802723385">
                  <w:marLeft w:val="0"/>
                  <w:marRight w:val="0"/>
                  <w:marTop w:val="0"/>
                  <w:marBottom w:val="0"/>
                  <w:divBdr>
                    <w:top w:val="none" w:sz="0" w:space="0" w:color="auto"/>
                    <w:left w:val="none" w:sz="0" w:space="0" w:color="auto"/>
                    <w:bottom w:val="none" w:sz="0" w:space="0" w:color="auto"/>
                    <w:right w:val="none" w:sz="0" w:space="0" w:color="auto"/>
                  </w:divBdr>
                </w:div>
                <w:div w:id="415710846">
                  <w:marLeft w:val="0"/>
                  <w:marRight w:val="0"/>
                  <w:marTop w:val="0"/>
                  <w:marBottom w:val="0"/>
                  <w:divBdr>
                    <w:top w:val="none" w:sz="0" w:space="0" w:color="auto"/>
                    <w:left w:val="none" w:sz="0" w:space="0" w:color="auto"/>
                    <w:bottom w:val="none" w:sz="0" w:space="0" w:color="auto"/>
                    <w:right w:val="none" w:sz="0" w:space="0" w:color="auto"/>
                  </w:divBdr>
                </w:div>
                <w:div w:id="1944023451">
                  <w:marLeft w:val="0"/>
                  <w:marRight w:val="0"/>
                  <w:marTop w:val="0"/>
                  <w:marBottom w:val="0"/>
                  <w:divBdr>
                    <w:top w:val="none" w:sz="0" w:space="0" w:color="auto"/>
                    <w:left w:val="none" w:sz="0" w:space="0" w:color="auto"/>
                    <w:bottom w:val="none" w:sz="0" w:space="0" w:color="auto"/>
                    <w:right w:val="none" w:sz="0" w:space="0" w:color="auto"/>
                  </w:divBdr>
                </w:div>
                <w:div w:id="36055113">
                  <w:marLeft w:val="0"/>
                  <w:marRight w:val="0"/>
                  <w:marTop w:val="0"/>
                  <w:marBottom w:val="0"/>
                  <w:divBdr>
                    <w:top w:val="none" w:sz="0" w:space="0" w:color="auto"/>
                    <w:left w:val="none" w:sz="0" w:space="0" w:color="auto"/>
                    <w:bottom w:val="none" w:sz="0" w:space="0" w:color="auto"/>
                    <w:right w:val="none" w:sz="0" w:space="0" w:color="auto"/>
                  </w:divBdr>
                </w:div>
                <w:div w:id="2127771753">
                  <w:marLeft w:val="0"/>
                  <w:marRight w:val="0"/>
                  <w:marTop w:val="0"/>
                  <w:marBottom w:val="0"/>
                  <w:divBdr>
                    <w:top w:val="none" w:sz="0" w:space="0" w:color="auto"/>
                    <w:left w:val="none" w:sz="0" w:space="0" w:color="auto"/>
                    <w:bottom w:val="none" w:sz="0" w:space="0" w:color="auto"/>
                    <w:right w:val="none" w:sz="0" w:space="0" w:color="auto"/>
                  </w:divBdr>
                </w:div>
                <w:div w:id="494223409">
                  <w:marLeft w:val="0"/>
                  <w:marRight w:val="0"/>
                  <w:marTop w:val="0"/>
                  <w:marBottom w:val="0"/>
                  <w:divBdr>
                    <w:top w:val="none" w:sz="0" w:space="0" w:color="auto"/>
                    <w:left w:val="none" w:sz="0" w:space="0" w:color="auto"/>
                    <w:bottom w:val="none" w:sz="0" w:space="0" w:color="auto"/>
                    <w:right w:val="none" w:sz="0" w:space="0" w:color="auto"/>
                  </w:divBdr>
                </w:div>
                <w:div w:id="836462541">
                  <w:marLeft w:val="0"/>
                  <w:marRight w:val="0"/>
                  <w:marTop w:val="0"/>
                  <w:marBottom w:val="0"/>
                  <w:divBdr>
                    <w:top w:val="none" w:sz="0" w:space="0" w:color="auto"/>
                    <w:left w:val="none" w:sz="0" w:space="0" w:color="auto"/>
                    <w:bottom w:val="none" w:sz="0" w:space="0" w:color="auto"/>
                    <w:right w:val="none" w:sz="0" w:space="0" w:color="auto"/>
                  </w:divBdr>
                </w:div>
                <w:div w:id="993292653">
                  <w:marLeft w:val="0"/>
                  <w:marRight w:val="0"/>
                  <w:marTop w:val="0"/>
                  <w:marBottom w:val="0"/>
                  <w:divBdr>
                    <w:top w:val="none" w:sz="0" w:space="0" w:color="auto"/>
                    <w:left w:val="none" w:sz="0" w:space="0" w:color="auto"/>
                    <w:bottom w:val="none" w:sz="0" w:space="0" w:color="auto"/>
                    <w:right w:val="none" w:sz="0" w:space="0" w:color="auto"/>
                  </w:divBdr>
                </w:div>
                <w:div w:id="235554175">
                  <w:marLeft w:val="0"/>
                  <w:marRight w:val="0"/>
                  <w:marTop w:val="0"/>
                  <w:marBottom w:val="0"/>
                  <w:divBdr>
                    <w:top w:val="none" w:sz="0" w:space="0" w:color="auto"/>
                    <w:left w:val="none" w:sz="0" w:space="0" w:color="auto"/>
                    <w:bottom w:val="none" w:sz="0" w:space="0" w:color="auto"/>
                    <w:right w:val="none" w:sz="0" w:space="0" w:color="auto"/>
                  </w:divBdr>
                </w:div>
                <w:div w:id="972364351">
                  <w:marLeft w:val="0"/>
                  <w:marRight w:val="0"/>
                  <w:marTop w:val="0"/>
                  <w:marBottom w:val="0"/>
                  <w:divBdr>
                    <w:top w:val="none" w:sz="0" w:space="0" w:color="auto"/>
                    <w:left w:val="none" w:sz="0" w:space="0" w:color="auto"/>
                    <w:bottom w:val="none" w:sz="0" w:space="0" w:color="auto"/>
                    <w:right w:val="none" w:sz="0" w:space="0" w:color="auto"/>
                  </w:divBdr>
                </w:div>
                <w:div w:id="1681271632">
                  <w:marLeft w:val="0"/>
                  <w:marRight w:val="0"/>
                  <w:marTop w:val="0"/>
                  <w:marBottom w:val="0"/>
                  <w:divBdr>
                    <w:top w:val="none" w:sz="0" w:space="0" w:color="auto"/>
                    <w:left w:val="none" w:sz="0" w:space="0" w:color="auto"/>
                    <w:bottom w:val="none" w:sz="0" w:space="0" w:color="auto"/>
                    <w:right w:val="none" w:sz="0" w:space="0" w:color="auto"/>
                  </w:divBdr>
                </w:div>
                <w:div w:id="920987990">
                  <w:marLeft w:val="0"/>
                  <w:marRight w:val="0"/>
                  <w:marTop w:val="0"/>
                  <w:marBottom w:val="0"/>
                  <w:divBdr>
                    <w:top w:val="none" w:sz="0" w:space="0" w:color="auto"/>
                    <w:left w:val="none" w:sz="0" w:space="0" w:color="auto"/>
                    <w:bottom w:val="none" w:sz="0" w:space="0" w:color="auto"/>
                    <w:right w:val="none" w:sz="0" w:space="0" w:color="auto"/>
                  </w:divBdr>
                </w:div>
                <w:div w:id="1823236443">
                  <w:marLeft w:val="0"/>
                  <w:marRight w:val="0"/>
                  <w:marTop w:val="0"/>
                  <w:marBottom w:val="0"/>
                  <w:divBdr>
                    <w:top w:val="none" w:sz="0" w:space="0" w:color="auto"/>
                    <w:left w:val="none" w:sz="0" w:space="0" w:color="auto"/>
                    <w:bottom w:val="none" w:sz="0" w:space="0" w:color="auto"/>
                    <w:right w:val="none" w:sz="0" w:space="0" w:color="auto"/>
                  </w:divBdr>
                </w:div>
                <w:div w:id="285963170">
                  <w:marLeft w:val="0"/>
                  <w:marRight w:val="0"/>
                  <w:marTop w:val="0"/>
                  <w:marBottom w:val="0"/>
                  <w:divBdr>
                    <w:top w:val="none" w:sz="0" w:space="0" w:color="auto"/>
                    <w:left w:val="none" w:sz="0" w:space="0" w:color="auto"/>
                    <w:bottom w:val="none" w:sz="0" w:space="0" w:color="auto"/>
                    <w:right w:val="none" w:sz="0" w:space="0" w:color="auto"/>
                  </w:divBdr>
                </w:div>
                <w:div w:id="1103108230">
                  <w:marLeft w:val="0"/>
                  <w:marRight w:val="0"/>
                  <w:marTop w:val="0"/>
                  <w:marBottom w:val="0"/>
                  <w:divBdr>
                    <w:top w:val="none" w:sz="0" w:space="0" w:color="auto"/>
                    <w:left w:val="none" w:sz="0" w:space="0" w:color="auto"/>
                    <w:bottom w:val="none" w:sz="0" w:space="0" w:color="auto"/>
                    <w:right w:val="none" w:sz="0" w:space="0" w:color="auto"/>
                  </w:divBdr>
                </w:div>
                <w:div w:id="1646739515">
                  <w:marLeft w:val="0"/>
                  <w:marRight w:val="0"/>
                  <w:marTop w:val="0"/>
                  <w:marBottom w:val="0"/>
                  <w:divBdr>
                    <w:top w:val="none" w:sz="0" w:space="0" w:color="auto"/>
                    <w:left w:val="none" w:sz="0" w:space="0" w:color="auto"/>
                    <w:bottom w:val="none" w:sz="0" w:space="0" w:color="auto"/>
                    <w:right w:val="none" w:sz="0" w:space="0" w:color="auto"/>
                  </w:divBdr>
                </w:div>
                <w:div w:id="630793857">
                  <w:marLeft w:val="0"/>
                  <w:marRight w:val="0"/>
                  <w:marTop w:val="0"/>
                  <w:marBottom w:val="0"/>
                  <w:divBdr>
                    <w:top w:val="none" w:sz="0" w:space="0" w:color="auto"/>
                    <w:left w:val="none" w:sz="0" w:space="0" w:color="auto"/>
                    <w:bottom w:val="none" w:sz="0" w:space="0" w:color="auto"/>
                    <w:right w:val="none" w:sz="0" w:space="0" w:color="auto"/>
                  </w:divBdr>
                </w:div>
                <w:div w:id="1056507616">
                  <w:marLeft w:val="0"/>
                  <w:marRight w:val="0"/>
                  <w:marTop w:val="0"/>
                  <w:marBottom w:val="0"/>
                  <w:divBdr>
                    <w:top w:val="none" w:sz="0" w:space="0" w:color="auto"/>
                    <w:left w:val="none" w:sz="0" w:space="0" w:color="auto"/>
                    <w:bottom w:val="none" w:sz="0" w:space="0" w:color="auto"/>
                    <w:right w:val="none" w:sz="0" w:space="0" w:color="auto"/>
                  </w:divBdr>
                </w:div>
                <w:div w:id="1537506183">
                  <w:marLeft w:val="0"/>
                  <w:marRight w:val="0"/>
                  <w:marTop w:val="0"/>
                  <w:marBottom w:val="0"/>
                  <w:divBdr>
                    <w:top w:val="none" w:sz="0" w:space="0" w:color="auto"/>
                    <w:left w:val="none" w:sz="0" w:space="0" w:color="auto"/>
                    <w:bottom w:val="none" w:sz="0" w:space="0" w:color="auto"/>
                    <w:right w:val="none" w:sz="0" w:space="0" w:color="auto"/>
                  </w:divBdr>
                </w:div>
                <w:div w:id="676466586">
                  <w:marLeft w:val="0"/>
                  <w:marRight w:val="0"/>
                  <w:marTop w:val="0"/>
                  <w:marBottom w:val="0"/>
                  <w:divBdr>
                    <w:top w:val="none" w:sz="0" w:space="0" w:color="auto"/>
                    <w:left w:val="none" w:sz="0" w:space="0" w:color="auto"/>
                    <w:bottom w:val="none" w:sz="0" w:space="0" w:color="auto"/>
                    <w:right w:val="none" w:sz="0" w:space="0" w:color="auto"/>
                  </w:divBdr>
                </w:div>
                <w:div w:id="344291086">
                  <w:marLeft w:val="0"/>
                  <w:marRight w:val="0"/>
                  <w:marTop w:val="0"/>
                  <w:marBottom w:val="0"/>
                  <w:divBdr>
                    <w:top w:val="none" w:sz="0" w:space="0" w:color="auto"/>
                    <w:left w:val="none" w:sz="0" w:space="0" w:color="auto"/>
                    <w:bottom w:val="none" w:sz="0" w:space="0" w:color="auto"/>
                    <w:right w:val="none" w:sz="0" w:space="0" w:color="auto"/>
                  </w:divBdr>
                </w:div>
                <w:div w:id="68574929">
                  <w:marLeft w:val="0"/>
                  <w:marRight w:val="0"/>
                  <w:marTop w:val="0"/>
                  <w:marBottom w:val="0"/>
                  <w:divBdr>
                    <w:top w:val="none" w:sz="0" w:space="0" w:color="auto"/>
                    <w:left w:val="none" w:sz="0" w:space="0" w:color="auto"/>
                    <w:bottom w:val="none" w:sz="0" w:space="0" w:color="auto"/>
                    <w:right w:val="none" w:sz="0" w:space="0" w:color="auto"/>
                  </w:divBdr>
                </w:div>
                <w:div w:id="193005407">
                  <w:marLeft w:val="0"/>
                  <w:marRight w:val="0"/>
                  <w:marTop w:val="0"/>
                  <w:marBottom w:val="0"/>
                  <w:divBdr>
                    <w:top w:val="none" w:sz="0" w:space="0" w:color="auto"/>
                    <w:left w:val="none" w:sz="0" w:space="0" w:color="auto"/>
                    <w:bottom w:val="none" w:sz="0" w:space="0" w:color="auto"/>
                    <w:right w:val="none" w:sz="0" w:space="0" w:color="auto"/>
                  </w:divBdr>
                </w:div>
                <w:div w:id="1632051410">
                  <w:marLeft w:val="0"/>
                  <w:marRight w:val="0"/>
                  <w:marTop w:val="0"/>
                  <w:marBottom w:val="0"/>
                  <w:divBdr>
                    <w:top w:val="none" w:sz="0" w:space="0" w:color="auto"/>
                    <w:left w:val="none" w:sz="0" w:space="0" w:color="auto"/>
                    <w:bottom w:val="none" w:sz="0" w:space="0" w:color="auto"/>
                    <w:right w:val="none" w:sz="0" w:space="0" w:color="auto"/>
                  </w:divBdr>
                </w:div>
                <w:div w:id="975061125">
                  <w:marLeft w:val="0"/>
                  <w:marRight w:val="0"/>
                  <w:marTop w:val="0"/>
                  <w:marBottom w:val="0"/>
                  <w:divBdr>
                    <w:top w:val="none" w:sz="0" w:space="0" w:color="auto"/>
                    <w:left w:val="none" w:sz="0" w:space="0" w:color="auto"/>
                    <w:bottom w:val="none" w:sz="0" w:space="0" w:color="auto"/>
                    <w:right w:val="none" w:sz="0" w:space="0" w:color="auto"/>
                  </w:divBdr>
                </w:div>
                <w:div w:id="1366296260">
                  <w:marLeft w:val="0"/>
                  <w:marRight w:val="0"/>
                  <w:marTop w:val="0"/>
                  <w:marBottom w:val="0"/>
                  <w:divBdr>
                    <w:top w:val="none" w:sz="0" w:space="0" w:color="auto"/>
                    <w:left w:val="none" w:sz="0" w:space="0" w:color="auto"/>
                    <w:bottom w:val="none" w:sz="0" w:space="0" w:color="auto"/>
                    <w:right w:val="none" w:sz="0" w:space="0" w:color="auto"/>
                  </w:divBdr>
                </w:div>
                <w:div w:id="128866656">
                  <w:marLeft w:val="0"/>
                  <w:marRight w:val="0"/>
                  <w:marTop w:val="0"/>
                  <w:marBottom w:val="0"/>
                  <w:divBdr>
                    <w:top w:val="none" w:sz="0" w:space="0" w:color="auto"/>
                    <w:left w:val="none" w:sz="0" w:space="0" w:color="auto"/>
                    <w:bottom w:val="none" w:sz="0" w:space="0" w:color="auto"/>
                    <w:right w:val="none" w:sz="0" w:space="0" w:color="auto"/>
                  </w:divBdr>
                </w:div>
                <w:div w:id="1306278237">
                  <w:marLeft w:val="0"/>
                  <w:marRight w:val="0"/>
                  <w:marTop w:val="0"/>
                  <w:marBottom w:val="0"/>
                  <w:divBdr>
                    <w:top w:val="none" w:sz="0" w:space="0" w:color="auto"/>
                    <w:left w:val="none" w:sz="0" w:space="0" w:color="auto"/>
                    <w:bottom w:val="none" w:sz="0" w:space="0" w:color="auto"/>
                    <w:right w:val="none" w:sz="0" w:space="0" w:color="auto"/>
                  </w:divBdr>
                </w:div>
                <w:div w:id="788860084">
                  <w:marLeft w:val="0"/>
                  <w:marRight w:val="0"/>
                  <w:marTop w:val="0"/>
                  <w:marBottom w:val="0"/>
                  <w:divBdr>
                    <w:top w:val="none" w:sz="0" w:space="0" w:color="auto"/>
                    <w:left w:val="none" w:sz="0" w:space="0" w:color="auto"/>
                    <w:bottom w:val="none" w:sz="0" w:space="0" w:color="auto"/>
                    <w:right w:val="none" w:sz="0" w:space="0" w:color="auto"/>
                  </w:divBdr>
                </w:div>
                <w:div w:id="1732192162">
                  <w:marLeft w:val="0"/>
                  <w:marRight w:val="0"/>
                  <w:marTop w:val="0"/>
                  <w:marBottom w:val="0"/>
                  <w:divBdr>
                    <w:top w:val="none" w:sz="0" w:space="0" w:color="auto"/>
                    <w:left w:val="none" w:sz="0" w:space="0" w:color="auto"/>
                    <w:bottom w:val="none" w:sz="0" w:space="0" w:color="auto"/>
                    <w:right w:val="none" w:sz="0" w:space="0" w:color="auto"/>
                  </w:divBdr>
                </w:div>
                <w:div w:id="403069446">
                  <w:marLeft w:val="0"/>
                  <w:marRight w:val="0"/>
                  <w:marTop w:val="0"/>
                  <w:marBottom w:val="0"/>
                  <w:divBdr>
                    <w:top w:val="none" w:sz="0" w:space="0" w:color="auto"/>
                    <w:left w:val="none" w:sz="0" w:space="0" w:color="auto"/>
                    <w:bottom w:val="none" w:sz="0" w:space="0" w:color="auto"/>
                    <w:right w:val="none" w:sz="0" w:space="0" w:color="auto"/>
                  </w:divBdr>
                </w:div>
                <w:div w:id="765422014">
                  <w:marLeft w:val="0"/>
                  <w:marRight w:val="0"/>
                  <w:marTop w:val="0"/>
                  <w:marBottom w:val="0"/>
                  <w:divBdr>
                    <w:top w:val="none" w:sz="0" w:space="0" w:color="auto"/>
                    <w:left w:val="none" w:sz="0" w:space="0" w:color="auto"/>
                    <w:bottom w:val="none" w:sz="0" w:space="0" w:color="auto"/>
                    <w:right w:val="none" w:sz="0" w:space="0" w:color="auto"/>
                  </w:divBdr>
                </w:div>
                <w:div w:id="951477417">
                  <w:marLeft w:val="0"/>
                  <w:marRight w:val="0"/>
                  <w:marTop w:val="0"/>
                  <w:marBottom w:val="0"/>
                  <w:divBdr>
                    <w:top w:val="none" w:sz="0" w:space="0" w:color="auto"/>
                    <w:left w:val="none" w:sz="0" w:space="0" w:color="auto"/>
                    <w:bottom w:val="none" w:sz="0" w:space="0" w:color="auto"/>
                    <w:right w:val="none" w:sz="0" w:space="0" w:color="auto"/>
                  </w:divBdr>
                </w:div>
                <w:div w:id="1306932839">
                  <w:marLeft w:val="0"/>
                  <w:marRight w:val="0"/>
                  <w:marTop w:val="0"/>
                  <w:marBottom w:val="0"/>
                  <w:divBdr>
                    <w:top w:val="none" w:sz="0" w:space="0" w:color="auto"/>
                    <w:left w:val="none" w:sz="0" w:space="0" w:color="auto"/>
                    <w:bottom w:val="none" w:sz="0" w:space="0" w:color="auto"/>
                    <w:right w:val="none" w:sz="0" w:space="0" w:color="auto"/>
                  </w:divBdr>
                </w:div>
                <w:div w:id="643003451">
                  <w:marLeft w:val="0"/>
                  <w:marRight w:val="0"/>
                  <w:marTop w:val="0"/>
                  <w:marBottom w:val="0"/>
                  <w:divBdr>
                    <w:top w:val="none" w:sz="0" w:space="0" w:color="auto"/>
                    <w:left w:val="none" w:sz="0" w:space="0" w:color="auto"/>
                    <w:bottom w:val="none" w:sz="0" w:space="0" w:color="auto"/>
                    <w:right w:val="none" w:sz="0" w:space="0" w:color="auto"/>
                  </w:divBdr>
                </w:div>
                <w:div w:id="758990177">
                  <w:marLeft w:val="0"/>
                  <w:marRight w:val="0"/>
                  <w:marTop w:val="0"/>
                  <w:marBottom w:val="0"/>
                  <w:divBdr>
                    <w:top w:val="none" w:sz="0" w:space="0" w:color="auto"/>
                    <w:left w:val="none" w:sz="0" w:space="0" w:color="auto"/>
                    <w:bottom w:val="none" w:sz="0" w:space="0" w:color="auto"/>
                    <w:right w:val="none" w:sz="0" w:space="0" w:color="auto"/>
                  </w:divBdr>
                </w:div>
                <w:div w:id="915214057">
                  <w:marLeft w:val="0"/>
                  <w:marRight w:val="0"/>
                  <w:marTop w:val="0"/>
                  <w:marBottom w:val="0"/>
                  <w:divBdr>
                    <w:top w:val="none" w:sz="0" w:space="0" w:color="auto"/>
                    <w:left w:val="none" w:sz="0" w:space="0" w:color="auto"/>
                    <w:bottom w:val="none" w:sz="0" w:space="0" w:color="auto"/>
                    <w:right w:val="none" w:sz="0" w:space="0" w:color="auto"/>
                  </w:divBdr>
                </w:div>
                <w:div w:id="383061949">
                  <w:marLeft w:val="0"/>
                  <w:marRight w:val="0"/>
                  <w:marTop w:val="0"/>
                  <w:marBottom w:val="0"/>
                  <w:divBdr>
                    <w:top w:val="none" w:sz="0" w:space="0" w:color="auto"/>
                    <w:left w:val="none" w:sz="0" w:space="0" w:color="auto"/>
                    <w:bottom w:val="none" w:sz="0" w:space="0" w:color="auto"/>
                    <w:right w:val="none" w:sz="0" w:space="0" w:color="auto"/>
                  </w:divBdr>
                </w:div>
                <w:div w:id="1521624307">
                  <w:marLeft w:val="0"/>
                  <w:marRight w:val="0"/>
                  <w:marTop w:val="0"/>
                  <w:marBottom w:val="0"/>
                  <w:divBdr>
                    <w:top w:val="none" w:sz="0" w:space="0" w:color="auto"/>
                    <w:left w:val="none" w:sz="0" w:space="0" w:color="auto"/>
                    <w:bottom w:val="none" w:sz="0" w:space="0" w:color="auto"/>
                    <w:right w:val="none" w:sz="0" w:space="0" w:color="auto"/>
                  </w:divBdr>
                </w:div>
                <w:div w:id="2138328739">
                  <w:marLeft w:val="0"/>
                  <w:marRight w:val="0"/>
                  <w:marTop w:val="0"/>
                  <w:marBottom w:val="0"/>
                  <w:divBdr>
                    <w:top w:val="none" w:sz="0" w:space="0" w:color="auto"/>
                    <w:left w:val="none" w:sz="0" w:space="0" w:color="auto"/>
                    <w:bottom w:val="none" w:sz="0" w:space="0" w:color="auto"/>
                    <w:right w:val="none" w:sz="0" w:space="0" w:color="auto"/>
                  </w:divBdr>
                </w:div>
                <w:div w:id="1511484947">
                  <w:marLeft w:val="0"/>
                  <w:marRight w:val="0"/>
                  <w:marTop w:val="0"/>
                  <w:marBottom w:val="0"/>
                  <w:divBdr>
                    <w:top w:val="none" w:sz="0" w:space="0" w:color="auto"/>
                    <w:left w:val="none" w:sz="0" w:space="0" w:color="auto"/>
                    <w:bottom w:val="none" w:sz="0" w:space="0" w:color="auto"/>
                    <w:right w:val="none" w:sz="0" w:space="0" w:color="auto"/>
                  </w:divBdr>
                </w:div>
                <w:div w:id="17630945">
                  <w:marLeft w:val="0"/>
                  <w:marRight w:val="0"/>
                  <w:marTop w:val="0"/>
                  <w:marBottom w:val="0"/>
                  <w:divBdr>
                    <w:top w:val="none" w:sz="0" w:space="0" w:color="auto"/>
                    <w:left w:val="none" w:sz="0" w:space="0" w:color="auto"/>
                    <w:bottom w:val="none" w:sz="0" w:space="0" w:color="auto"/>
                    <w:right w:val="none" w:sz="0" w:space="0" w:color="auto"/>
                  </w:divBdr>
                </w:div>
                <w:div w:id="1702707994">
                  <w:marLeft w:val="0"/>
                  <w:marRight w:val="0"/>
                  <w:marTop w:val="0"/>
                  <w:marBottom w:val="0"/>
                  <w:divBdr>
                    <w:top w:val="none" w:sz="0" w:space="0" w:color="auto"/>
                    <w:left w:val="none" w:sz="0" w:space="0" w:color="auto"/>
                    <w:bottom w:val="none" w:sz="0" w:space="0" w:color="auto"/>
                    <w:right w:val="none" w:sz="0" w:space="0" w:color="auto"/>
                  </w:divBdr>
                </w:div>
                <w:div w:id="1359038995">
                  <w:marLeft w:val="0"/>
                  <w:marRight w:val="0"/>
                  <w:marTop w:val="0"/>
                  <w:marBottom w:val="0"/>
                  <w:divBdr>
                    <w:top w:val="none" w:sz="0" w:space="0" w:color="auto"/>
                    <w:left w:val="none" w:sz="0" w:space="0" w:color="auto"/>
                    <w:bottom w:val="none" w:sz="0" w:space="0" w:color="auto"/>
                    <w:right w:val="none" w:sz="0" w:space="0" w:color="auto"/>
                  </w:divBdr>
                </w:div>
                <w:div w:id="1504854033">
                  <w:marLeft w:val="0"/>
                  <w:marRight w:val="0"/>
                  <w:marTop w:val="0"/>
                  <w:marBottom w:val="0"/>
                  <w:divBdr>
                    <w:top w:val="none" w:sz="0" w:space="0" w:color="auto"/>
                    <w:left w:val="none" w:sz="0" w:space="0" w:color="auto"/>
                    <w:bottom w:val="none" w:sz="0" w:space="0" w:color="auto"/>
                    <w:right w:val="none" w:sz="0" w:space="0" w:color="auto"/>
                  </w:divBdr>
                </w:div>
                <w:div w:id="1985236953">
                  <w:marLeft w:val="0"/>
                  <w:marRight w:val="0"/>
                  <w:marTop w:val="0"/>
                  <w:marBottom w:val="0"/>
                  <w:divBdr>
                    <w:top w:val="none" w:sz="0" w:space="0" w:color="auto"/>
                    <w:left w:val="none" w:sz="0" w:space="0" w:color="auto"/>
                    <w:bottom w:val="none" w:sz="0" w:space="0" w:color="auto"/>
                    <w:right w:val="none" w:sz="0" w:space="0" w:color="auto"/>
                  </w:divBdr>
                </w:div>
                <w:div w:id="1163932922">
                  <w:marLeft w:val="0"/>
                  <w:marRight w:val="0"/>
                  <w:marTop w:val="0"/>
                  <w:marBottom w:val="0"/>
                  <w:divBdr>
                    <w:top w:val="none" w:sz="0" w:space="0" w:color="auto"/>
                    <w:left w:val="none" w:sz="0" w:space="0" w:color="auto"/>
                    <w:bottom w:val="none" w:sz="0" w:space="0" w:color="auto"/>
                    <w:right w:val="none" w:sz="0" w:space="0" w:color="auto"/>
                  </w:divBdr>
                </w:div>
                <w:div w:id="1747606459">
                  <w:marLeft w:val="0"/>
                  <w:marRight w:val="0"/>
                  <w:marTop w:val="0"/>
                  <w:marBottom w:val="0"/>
                  <w:divBdr>
                    <w:top w:val="none" w:sz="0" w:space="0" w:color="auto"/>
                    <w:left w:val="none" w:sz="0" w:space="0" w:color="auto"/>
                    <w:bottom w:val="none" w:sz="0" w:space="0" w:color="auto"/>
                    <w:right w:val="none" w:sz="0" w:space="0" w:color="auto"/>
                  </w:divBdr>
                </w:div>
                <w:div w:id="860900788">
                  <w:marLeft w:val="0"/>
                  <w:marRight w:val="0"/>
                  <w:marTop w:val="0"/>
                  <w:marBottom w:val="0"/>
                  <w:divBdr>
                    <w:top w:val="none" w:sz="0" w:space="0" w:color="auto"/>
                    <w:left w:val="none" w:sz="0" w:space="0" w:color="auto"/>
                    <w:bottom w:val="none" w:sz="0" w:space="0" w:color="auto"/>
                    <w:right w:val="none" w:sz="0" w:space="0" w:color="auto"/>
                  </w:divBdr>
                </w:div>
                <w:div w:id="44527600">
                  <w:marLeft w:val="0"/>
                  <w:marRight w:val="0"/>
                  <w:marTop w:val="0"/>
                  <w:marBottom w:val="0"/>
                  <w:divBdr>
                    <w:top w:val="none" w:sz="0" w:space="0" w:color="auto"/>
                    <w:left w:val="none" w:sz="0" w:space="0" w:color="auto"/>
                    <w:bottom w:val="none" w:sz="0" w:space="0" w:color="auto"/>
                    <w:right w:val="none" w:sz="0" w:space="0" w:color="auto"/>
                  </w:divBdr>
                </w:div>
                <w:div w:id="1957325406">
                  <w:marLeft w:val="0"/>
                  <w:marRight w:val="0"/>
                  <w:marTop w:val="0"/>
                  <w:marBottom w:val="0"/>
                  <w:divBdr>
                    <w:top w:val="none" w:sz="0" w:space="0" w:color="auto"/>
                    <w:left w:val="none" w:sz="0" w:space="0" w:color="auto"/>
                    <w:bottom w:val="none" w:sz="0" w:space="0" w:color="auto"/>
                    <w:right w:val="none" w:sz="0" w:space="0" w:color="auto"/>
                  </w:divBdr>
                </w:div>
                <w:div w:id="1352876526">
                  <w:marLeft w:val="0"/>
                  <w:marRight w:val="0"/>
                  <w:marTop w:val="0"/>
                  <w:marBottom w:val="0"/>
                  <w:divBdr>
                    <w:top w:val="none" w:sz="0" w:space="0" w:color="auto"/>
                    <w:left w:val="none" w:sz="0" w:space="0" w:color="auto"/>
                    <w:bottom w:val="none" w:sz="0" w:space="0" w:color="auto"/>
                    <w:right w:val="none" w:sz="0" w:space="0" w:color="auto"/>
                  </w:divBdr>
                </w:div>
                <w:div w:id="1419523410">
                  <w:marLeft w:val="0"/>
                  <w:marRight w:val="0"/>
                  <w:marTop w:val="0"/>
                  <w:marBottom w:val="0"/>
                  <w:divBdr>
                    <w:top w:val="none" w:sz="0" w:space="0" w:color="auto"/>
                    <w:left w:val="none" w:sz="0" w:space="0" w:color="auto"/>
                    <w:bottom w:val="none" w:sz="0" w:space="0" w:color="auto"/>
                    <w:right w:val="none" w:sz="0" w:space="0" w:color="auto"/>
                  </w:divBdr>
                </w:div>
                <w:div w:id="486021044">
                  <w:marLeft w:val="0"/>
                  <w:marRight w:val="0"/>
                  <w:marTop w:val="0"/>
                  <w:marBottom w:val="0"/>
                  <w:divBdr>
                    <w:top w:val="none" w:sz="0" w:space="0" w:color="auto"/>
                    <w:left w:val="none" w:sz="0" w:space="0" w:color="auto"/>
                    <w:bottom w:val="none" w:sz="0" w:space="0" w:color="auto"/>
                    <w:right w:val="none" w:sz="0" w:space="0" w:color="auto"/>
                  </w:divBdr>
                </w:div>
                <w:div w:id="1942640408">
                  <w:marLeft w:val="0"/>
                  <w:marRight w:val="0"/>
                  <w:marTop w:val="0"/>
                  <w:marBottom w:val="0"/>
                  <w:divBdr>
                    <w:top w:val="none" w:sz="0" w:space="0" w:color="auto"/>
                    <w:left w:val="none" w:sz="0" w:space="0" w:color="auto"/>
                    <w:bottom w:val="none" w:sz="0" w:space="0" w:color="auto"/>
                    <w:right w:val="none" w:sz="0" w:space="0" w:color="auto"/>
                  </w:divBdr>
                </w:div>
                <w:div w:id="1119301140">
                  <w:marLeft w:val="0"/>
                  <w:marRight w:val="0"/>
                  <w:marTop w:val="0"/>
                  <w:marBottom w:val="0"/>
                  <w:divBdr>
                    <w:top w:val="none" w:sz="0" w:space="0" w:color="auto"/>
                    <w:left w:val="none" w:sz="0" w:space="0" w:color="auto"/>
                    <w:bottom w:val="none" w:sz="0" w:space="0" w:color="auto"/>
                    <w:right w:val="none" w:sz="0" w:space="0" w:color="auto"/>
                  </w:divBdr>
                </w:div>
                <w:div w:id="1366904290">
                  <w:marLeft w:val="0"/>
                  <w:marRight w:val="0"/>
                  <w:marTop w:val="0"/>
                  <w:marBottom w:val="0"/>
                  <w:divBdr>
                    <w:top w:val="none" w:sz="0" w:space="0" w:color="auto"/>
                    <w:left w:val="none" w:sz="0" w:space="0" w:color="auto"/>
                    <w:bottom w:val="none" w:sz="0" w:space="0" w:color="auto"/>
                    <w:right w:val="none" w:sz="0" w:space="0" w:color="auto"/>
                  </w:divBdr>
                </w:div>
                <w:div w:id="1821269963">
                  <w:marLeft w:val="0"/>
                  <w:marRight w:val="0"/>
                  <w:marTop w:val="0"/>
                  <w:marBottom w:val="0"/>
                  <w:divBdr>
                    <w:top w:val="none" w:sz="0" w:space="0" w:color="auto"/>
                    <w:left w:val="none" w:sz="0" w:space="0" w:color="auto"/>
                    <w:bottom w:val="none" w:sz="0" w:space="0" w:color="auto"/>
                    <w:right w:val="none" w:sz="0" w:space="0" w:color="auto"/>
                  </w:divBdr>
                </w:div>
                <w:div w:id="507142353">
                  <w:marLeft w:val="0"/>
                  <w:marRight w:val="0"/>
                  <w:marTop w:val="0"/>
                  <w:marBottom w:val="0"/>
                  <w:divBdr>
                    <w:top w:val="none" w:sz="0" w:space="0" w:color="auto"/>
                    <w:left w:val="none" w:sz="0" w:space="0" w:color="auto"/>
                    <w:bottom w:val="none" w:sz="0" w:space="0" w:color="auto"/>
                    <w:right w:val="none" w:sz="0" w:space="0" w:color="auto"/>
                  </w:divBdr>
                </w:div>
                <w:div w:id="1649482452">
                  <w:marLeft w:val="0"/>
                  <w:marRight w:val="0"/>
                  <w:marTop w:val="0"/>
                  <w:marBottom w:val="0"/>
                  <w:divBdr>
                    <w:top w:val="none" w:sz="0" w:space="0" w:color="auto"/>
                    <w:left w:val="none" w:sz="0" w:space="0" w:color="auto"/>
                    <w:bottom w:val="none" w:sz="0" w:space="0" w:color="auto"/>
                    <w:right w:val="none" w:sz="0" w:space="0" w:color="auto"/>
                  </w:divBdr>
                </w:div>
                <w:div w:id="904023375">
                  <w:marLeft w:val="0"/>
                  <w:marRight w:val="0"/>
                  <w:marTop w:val="0"/>
                  <w:marBottom w:val="0"/>
                  <w:divBdr>
                    <w:top w:val="none" w:sz="0" w:space="0" w:color="auto"/>
                    <w:left w:val="none" w:sz="0" w:space="0" w:color="auto"/>
                    <w:bottom w:val="none" w:sz="0" w:space="0" w:color="auto"/>
                    <w:right w:val="none" w:sz="0" w:space="0" w:color="auto"/>
                  </w:divBdr>
                </w:div>
                <w:div w:id="1988656641">
                  <w:marLeft w:val="0"/>
                  <w:marRight w:val="0"/>
                  <w:marTop w:val="0"/>
                  <w:marBottom w:val="0"/>
                  <w:divBdr>
                    <w:top w:val="none" w:sz="0" w:space="0" w:color="auto"/>
                    <w:left w:val="none" w:sz="0" w:space="0" w:color="auto"/>
                    <w:bottom w:val="none" w:sz="0" w:space="0" w:color="auto"/>
                    <w:right w:val="none" w:sz="0" w:space="0" w:color="auto"/>
                  </w:divBdr>
                </w:div>
                <w:div w:id="550192396">
                  <w:marLeft w:val="0"/>
                  <w:marRight w:val="0"/>
                  <w:marTop w:val="0"/>
                  <w:marBottom w:val="0"/>
                  <w:divBdr>
                    <w:top w:val="none" w:sz="0" w:space="0" w:color="auto"/>
                    <w:left w:val="none" w:sz="0" w:space="0" w:color="auto"/>
                    <w:bottom w:val="none" w:sz="0" w:space="0" w:color="auto"/>
                    <w:right w:val="none" w:sz="0" w:space="0" w:color="auto"/>
                  </w:divBdr>
                </w:div>
                <w:div w:id="169100386">
                  <w:marLeft w:val="0"/>
                  <w:marRight w:val="0"/>
                  <w:marTop w:val="0"/>
                  <w:marBottom w:val="0"/>
                  <w:divBdr>
                    <w:top w:val="none" w:sz="0" w:space="0" w:color="auto"/>
                    <w:left w:val="none" w:sz="0" w:space="0" w:color="auto"/>
                    <w:bottom w:val="none" w:sz="0" w:space="0" w:color="auto"/>
                    <w:right w:val="none" w:sz="0" w:space="0" w:color="auto"/>
                  </w:divBdr>
                </w:div>
                <w:div w:id="1930576578">
                  <w:marLeft w:val="0"/>
                  <w:marRight w:val="0"/>
                  <w:marTop w:val="0"/>
                  <w:marBottom w:val="0"/>
                  <w:divBdr>
                    <w:top w:val="none" w:sz="0" w:space="0" w:color="auto"/>
                    <w:left w:val="none" w:sz="0" w:space="0" w:color="auto"/>
                    <w:bottom w:val="none" w:sz="0" w:space="0" w:color="auto"/>
                    <w:right w:val="none" w:sz="0" w:space="0" w:color="auto"/>
                  </w:divBdr>
                </w:div>
                <w:div w:id="654651382">
                  <w:marLeft w:val="0"/>
                  <w:marRight w:val="0"/>
                  <w:marTop w:val="0"/>
                  <w:marBottom w:val="0"/>
                  <w:divBdr>
                    <w:top w:val="none" w:sz="0" w:space="0" w:color="auto"/>
                    <w:left w:val="none" w:sz="0" w:space="0" w:color="auto"/>
                    <w:bottom w:val="none" w:sz="0" w:space="0" w:color="auto"/>
                    <w:right w:val="none" w:sz="0" w:space="0" w:color="auto"/>
                  </w:divBdr>
                </w:div>
                <w:div w:id="2080588939">
                  <w:marLeft w:val="0"/>
                  <w:marRight w:val="0"/>
                  <w:marTop w:val="0"/>
                  <w:marBottom w:val="0"/>
                  <w:divBdr>
                    <w:top w:val="none" w:sz="0" w:space="0" w:color="auto"/>
                    <w:left w:val="none" w:sz="0" w:space="0" w:color="auto"/>
                    <w:bottom w:val="none" w:sz="0" w:space="0" w:color="auto"/>
                    <w:right w:val="none" w:sz="0" w:space="0" w:color="auto"/>
                  </w:divBdr>
                </w:div>
                <w:div w:id="776952462">
                  <w:marLeft w:val="0"/>
                  <w:marRight w:val="0"/>
                  <w:marTop w:val="0"/>
                  <w:marBottom w:val="0"/>
                  <w:divBdr>
                    <w:top w:val="none" w:sz="0" w:space="0" w:color="auto"/>
                    <w:left w:val="none" w:sz="0" w:space="0" w:color="auto"/>
                    <w:bottom w:val="none" w:sz="0" w:space="0" w:color="auto"/>
                    <w:right w:val="none" w:sz="0" w:space="0" w:color="auto"/>
                  </w:divBdr>
                </w:div>
                <w:div w:id="481387421">
                  <w:marLeft w:val="0"/>
                  <w:marRight w:val="0"/>
                  <w:marTop w:val="0"/>
                  <w:marBottom w:val="0"/>
                  <w:divBdr>
                    <w:top w:val="none" w:sz="0" w:space="0" w:color="auto"/>
                    <w:left w:val="none" w:sz="0" w:space="0" w:color="auto"/>
                    <w:bottom w:val="none" w:sz="0" w:space="0" w:color="auto"/>
                    <w:right w:val="none" w:sz="0" w:space="0" w:color="auto"/>
                  </w:divBdr>
                </w:div>
                <w:div w:id="651835285">
                  <w:marLeft w:val="0"/>
                  <w:marRight w:val="0"/>
                  <w:marTop w:val="0"/>
                  <w:marBottom w:val="0"/>
                  <w:divBdr>
                    <w:top w:val="none" w:sz="0" w:space="0" w:color="auto"/>
                    <w:left w:val="none" w:sz="0" w:space="0" w:color="auto"/>
                    <w:bottom w:val="none" w:sz="0" w:space="0" w:color="auto"/>
                    <w:right w:val="none" w:sz="0" w:space="0" w:color="auto"/>
                  </w:divBdr>
                </w:div>
                <w:div w:id="1855725357">
                  <w:marLeft w:val="0"/>
                  <w:marRight w:val="0"/>
                  <w:marTop w:val="0"/>
                  <w:marBottom w:val="0"/>
                  <w:divBdr>
                    <w:top w:val="none" w:sz="0" w:space="0" w:color="auto"/>
                    <w:left w:val="none" w:sz="0" w:space="0" w:color="auto"/>
                    <w:bottom w:val="none" w:sz="0" w:space="0" w:color="auto"/>
                    <w:right w:val="none" w:sz="0" w:space="0" w:color="auto"/>
                  </w:divBdr>
                </w:div>
                <w:div w:id="179899734">
                  <w:marLeft w:val="0"/>
                  <w:marRight w:val="0"/>
                  <w:marTop w:val="0"/>
                  <w:marBottom w:val="0"/>
                  <w:divBdr>
                    <w:top w:val="none" w:sz="0" w:space="0" w:color="auto"/>
                    <w:left w:val="none" w:sz="0" w:space="0" w:color="auto"/>
                    <w:bottom w:val="none" w:sz="0" w:space="0" w:color="auto"/>
                    <w:right w:val="none" w:sz="0" w:space="0" w:color="auto"/>
                  </w:divBdr>
                </w:div>
                <w:div w:id="736780519">
                  <w:marLeft w:val="0"/>
                  <w:marRight w:val="0"/>
                  <w:marTop w:val="0"/>
                  <w:marBottom w:val="0"/>
                  <w:divBdr>
                    <w:top w:val="none" w:sz="0" w:space="0" w:color="auto"/>
                    <w:left w:val="none" w:sz="0" w:space="0" w:color="auto"/>
                    <w:bottom w:val="none" w:sz="0" w:space="0" w:color="auto"/>
                    <w:right w:val="none" w:sz="0" w:space="0" w:color="auto"/>
                  </w:divBdr>
                </w:div>
                <w:div w:id="550461848">
                  <w:marLeft w:val="0"/>
                  <w:marRight w:val="0"/>
                  <w:marTop w:val="0"/>
                  <w:marBottom w:val="0"/>
                  <w:divBdr>
                    <w:top w:val="none" w:sz="0" w:space="0" w:color="auto"/>
                    <w:left w:val="none" w:sz="0" w:space="0" w:color="auto"/>
                    <w:bottom w:val="none" w:sz="0" w:space="0" w:color="auto"/>
                    <w:right w:val="none" w:sz="0" w:space="0" w:color="auto"/>
                  </w:divBdr>
                </w:div>
                <w:div w:id="872153300">
                  <w:marLeft w:val="0"/>
                  <w:marRight w:val="0"/>
                  <w:marTop w:val="0"/>
                  <w:marBottom w:val="0"/>
                  <w:divBdr>
                    <w:top w:val="none" w:sz="0" w:space="0" w:color="auto"/>
                    <w:left w:val="none" w:sz="0" w:space="0" w:color="auto"/>
                    <w:bottom w:val="none" w:sz="0" w:space="0" w:color="auto"/>
                    <w:right w:val="none" w:sz="0" w:space="0" w:color="auto"/>
                  </w:divBdr>
                </w:div>
                <w:div w:id="1408725171">
                  <w:marLeft w:val="0"/>
                  <w:marRight w:val="0"/>
                  <w:marTop w:val="0"/>
                  <w:marBottom w:val="0"/>
                  <w:divBdr>
                    <w:top w:val="none" w:sz="0" w:space="0" w:color="auto"/>
                    <w:left w:val="none" w:sz="0" w:space="0" w:color="auto"/>
                    <w:bottom w:val="none" w:sz="0" w:space="0" w:color="auto"/>
                    <w:right w:val="none" w:sz="0" w:space="0" w:color="auto"/>
                  </w:divBdr>
                </w:div>
                <w:div w:id="1029338395">
                  <w:marLeft w:val="0"/>
                  <w:marRight w:val="0"/>
                  <w:marTop w:val="0"/>
                  <w:marBottom w:val="0"/>
                  <w:divBdr>
                    <w:top w:val="none" w:sz="0" w:space="0" w:color="auto"/>
                    <w:left w:val="none" w:sz="0" w:space="0" w:color="auto"/>
                    <w:bottom w:val="none" w:sz="0" w:space="0" w:color="auto"/>
                    <w:right w:val="none" w:sz="0" w:space="0" w:color="auto"/>
                  </w:divBdr>
                </w:div>
                <w:div w:id="1031804160">
                  <w:marLeft w:val="0"/>
                  <w:marRight w:val="0"/>
                  <w:marTop w:val="0"/>
                  <w:marBottom w:val="0"/>
                  <w:divBdr>
                    <w:top w:val="none" w:sz="0" w:space="0" w:color="auto"/>
                    <w:left w:val="none" w:sz="0" w:space="0" w:color="auto"/>
                    <w:bottom w:val="none" w:sz="0" w:space="0" w:color="auto"/>
                    <w:right w:val="none" w:sz="0" w:space="0" w:color="auto"/>
                  </w:divBdr>
                </w:div>
                <w:div w:id="476262300">
                  <w:marLeft w:val="0"/>
                  <w:marRight w:val="0"/>
                  <w:marTop w:val="0"/>
                  <w:marBottom w:val="0"/>
                  <w:divBdr>
                    <w:top w:val="none" w:sz="0" w:space="0" w:color="auto"/>
                    <w:left w:val="none" w:sz="0" w:space="0" w:color="auto"/>
                    <w:bottom w:val="none" w:sz="0" w:space="0" w:color="auto"/>
                    <w:right w:val="none" w:sz="0" w:space="0" w:color="auto"/>
                  </w:divBdr>
                </w:div>
                <w:div w:id="452485209">
                  <w:marLeft w:val="0"/>
                  <w:marRight w:val="0"/>
                  <w:marTop w:val="0"/>
                  <w:marBottom w:val="0"/>
                  <w:divBdr>
                    <w:top w:val="none" w:sz="0" w:space="0" w:color="auto"/>
                    <w:left w:val="none" w:sz="0" w:space="0" w:color="auto"/>
                    <w:bottom w:val="none" w:sz="0" w:space="0" w:color="auto"/>
                    <w:right w:val="none" w:sz="0" w:space="0" w:color="auto"/>
                  </w:divBdr>
                </w:div>
                <w:div w:id="1454668716">
                  <w:marLeft w:val="0"/>
                  <w:marRight w:val="0"/>
                  <w:marTop w:val="0"/>
                  <w:marBottom w:val="0"/>
                  <w:divBdr>
                    <w:top w:val="none" w:sz="0" w:space="0" w:color="auto"/>
                    <w:left w:val="none" w:sz="0" w:space="0" w:color="auto"/>
                    <w:bottom w:val="none" w:sz="0" w:space="0" w:color="auto"/>
                    <w:right w:val="none" w:sz="0" w:space="0" w:color="auto"/>
                  </w:divBdr>
                </w:div>
                <w:div w:id="327101122">
                  <w:marLeft w:val="0"/>
                  <w:marRight w:val="0"/>
                  <w:marTop w:val="0"/>
                  <w:marBottom w:val="0"/>
                  <w:divBdr>
                    <w:top w:val="none" w:sz="0" w:space="0" w:color="auto"/>
                    <w:left w:val="none" w:sz="0" w:space="0" w:color="auto"/>
                    <w:bottom w:val="none" w:sz="0" w:space="0" w:color="auto"/>
                    <w:right w:val="none" w:sz="0" w:space="0" w:color="auto"/>
                  </w:divBdr>
                </w:div>
                <w:div w:id="1689604597">
                  <w:marLeft w:val="0"/>
                  <w:marRight w:val="0"/>
                  <w:marTop w:val="0"/>
                  <w:marBottom w:val="0"/>
                  <w:divBdr>
                    <w:top w:val="none" w:sz="0" w:space="0" w:color="auto"/>
                    <w:left w:val="none" w:sz="0" w:space="0" w:color="auto"/>
                    <w:bottom w:val="none" w:sz="0" w:space="0" w:color="auto"/>
                    <w:right w:val="none" w:sz="0" w:space="0" w:color="auto"/>
                  </w:divBdr>
                </w:div>
                <w:div w:id="1201748971">
                  <w:marLeft w:val="0"/>
                  <w:marRight w:val="0"/>
                  <w:marTop w:val="0"/>
                  <w:marBottom w:val="0"/>
                  <w:divBdr>
                    <w:top w:val="none" w:sz="0" w:space="0" w:color="auto"/>
                    <w:left w:val="none" w:sz="0" w:space="0" w:color="auto"/>
                    <w:bottom w:val="none" w:sz="0" w:space="0" w:color="auto"/>
                    <w:right w:val="none" w:sz="0" w:space="0" w:color="auto"/>
                  </w:divBdr>
                </w:div>
                <w:div w:id="1114640687">
                  <w:marLeft w:val="0"/>
                  <w:marRight w:val="0"/>
                  <w:marTop w:val="0"/>
                  <w:marBottom w:val="0"/>
                  <w:divBdr>
                    <w:top w:val="none" w:sz="0" w:space="0" w:color="auto"/>
                    <w:left w:val="none" w:sz="0" w:space="0" w:color="auto"/>
                    <w:bottom w:val="none" w:sz="0" w:space="0" w:color="auto"/>
                    <w:right w:val="none" w:sz="0" w:space="0" w:color="auto"/>
                  </w:divBdr>
                </w:div>
                <w:div w:id="1178693690">
                  <w:marLeft w:val="0"/>
                  <w:marRight w:val="0"/>
                  <w:marTop w:val="0"/>
                  <w:marBottom w:val="0"/>
                  <w:divBdr>
                    <w:top w:val="none" w:sz="0" w:space="0" w:color="auto"/>
                    <w:left w:val="none" w:sz="0" w:space="0" w:color="auto"/>
                    <w:bottom w:val="none" w:sz="0" w:space="0" w:color="auto"/>
                    <w:right w:val="none" w:sz="0" w:space="0" w:color="auto"/>
                  </w:divBdr>
                </w:div>
                <w:div w:id="432017474">
                  <w:marLeft w:val="0"/>
                  <w:marRight w:val="0"/>
                  <w:marTop w:val="0"/>
                  <w:marBottom w:val="0"/>
                  <w:divBdr>
                    <w:top w:val="none" w:sz="0" w:space="0" w:color="auto"/>
                    <w:left w:val="none" w:sz="0" w:space="0" w:color="auto"/>
                    <w:bottom w:val="none" w:sz="0" w:space="0" w:color="auto"/>
                    <w:right w:val="none" w:sz="0" w:space="0" w:color="auto"/>
                  </w:divBdr>
                </w:div>
                <w:div w:id="922762616">
                  <w:marLeft w:val="0"/>
                  <w:marRight w:val="0"/>
                  <w:marTop w:val="0"/>
                  <w:marBottom w:val="0"/>
                  <w:divBdr>
                    <w:top w:val="none" w:sz="0" w:space="0" w:color="auto"/>
                    <w:left w:val="none" w:sz="0" w:space="0" w:color="auto"/>
                    <w:bottom w:val="none" w:sz="0" w:space="0" w:color="auto"/>
                    <w:right w:val="none" w:sz="0" w:space="0" w:color="auto"/>
                  </w:divBdr>
                </w:div>
                <w:div w:id="785657116">
                  <w:marLeft w:val="0"/>
                  <w:marRight w:val="0"/>
                  <w:marTop w:val="0"/>
                  <w:marBottom w:val="0"/>
                  <w:divBdr>
                    <w:top w:val="none" w:sz="0" w:space="0" w:color="auto"/>
                    <w:left w:val="none" w:sz="0" w:space="0" w:color="auto"/>
                    <w:bottom w:val="none" w:sz="0" w:space="0" w:color="auto"/>
                    <w:right w:val="none" w:sz="0" w:space="0" w:color="auto"/>
                  </w:divBdr>
                </w:div>
                <w:div w:id="551775692">
                  <w:marLeft w:val="0"/>
                  <w:marRight w:val="0"/>
                  <w:marTop w:val="0"/>
                  <w:marBottom w:val="0"/>
                  <w:divBdr>
                    <w:top w:val="none" w:sz="0" w:space="0" w:color="auto"/>
                    <w:left w:val="none" w:sz="0" w:space="0" w:color="auto"/>
                    <w:bottom w:val="none" w:sz="0" w:space="0" w:color="auto"/>
                    <w:right w:val="none" w:sz="0" w:space="0" w:color="auto"/>
                  </w:divBdr>
                </w:div>
                <w:div w:id="1090349935">
                  <w:marLeft w:val="0"/>
                  <w:marRight w:val="0"/>
                  <w:marTop w:val="0"/>
                  <w:marBottom w:val="0"/>
                  <w:divBdr>
                    <w:top w:val="none" w:sz="0" w:space="0" w:color="auto"/>
                    <w:left w:val="none" w:sz="0" w:space="0" w:color="auto"/>
                    <w:bottom w:val="none" w:sz="0" w:space="0" w:color="auto"/>
                    <w:right w:val="none" w:sz="0" w:space="0" w:color="auto"/>
                  </w:divBdr>
                </w:div>
                <w:div w:id="781535802">
                  <w:marLeft w:val="0"/>
                  <w:marRight w:val="0"/>
                  <w:marTop w:val="0"/>
                  <w:marBottom w:val="0"/>
                  <w:divBdr>
                    <w:top w:val="none" w:sz="0" w:space="0" w:color="auto"/>
                    <w:left w:val="none" w:sz="0" w:space="0" w:color="auto"/>
                    <w:bottom w:val="none" w:sz="0" w:space="0" w:color="auto"/>
                    <w:right w:val="none" w:sz="0" w:space="0" w:color="auto"/>
                  </w:divBdr>
                </w:div>
                <w:div w:id="907303789">
                  <w:marLeft w:val="0"/>
                  <w:marRight w:val="0"/>
                  <w:marTop w:val="0"/>
                  <w:marBottom w:val="0"/>
                  <w:divBdr>
                    <w:top w:val="none" w:sz="0" w:space="0" w:color="auto"/>
                    <w:left w:val="none" w:sz="0" w:space="0" w:color="auto"/>
                    <w:bottom w:val="none" w:sz="0" w:space="0" w:color="auto"/>
                    <w:right w:val="none" w:sz="0" w:space="0" w:color="auto"/>
                  </w:divBdr>
                </w:div>
                <w:div w:id="2016569579">
                  <w:marLeft w:val="0"/>
                  <w:marRight w:val="0"/>
                  <w:marTop w:val="0"/>
                  <w:marBottom w:val="0"/>
                  <w:divBdr>
                    <w:top w:val="none" w:sz="0" w:space="0" w:color="auto"/>
                    <w:left w:val="none" w:sz="0" w:space="0" w:color="auto"/>
                    <w:bottom w:val="none" w:sz="0" w:space="0" w:color="auto"/>
                    <w:right w:val="none" w:sz="0" w:space="0" w:color="auto"/>
                  </w:divBdr>
                </w:div>
                <w:div w:id="881332281">
                  <w:marLeft w:val="0"/>
                  <w:marRight w:val="0"/>
                  <w:marTop w:val="0"/>
                  <w:marBottom w:val="0"/>
                  <w:divBdr>
                    <w:top w:val="none" w:sz="0" w:space="0" w:color="auto"/>
                    <w:left w:val="none" w:sz="0" w:space="0" w:color="auto"/>
                    <w:bottom w:val="none" w:sz="0" w:space="0" w:color="auto"/>
                    <w:right w:val="none" w:sz="0" w:space="0" w:color="auto"/>
                  </w:divBdr>
                </w:div>
                <w:div w:id="1918467761">
                  <w:marLeft w:val="0"/>
                  <w:marRight w:val="0"/>
                  <w:marTop w:val="0"/>
                  <w:marBottom w:val="0"/>
                  <w:divBdr>
                    <w:top w:val="none" w:sz="0" w:space="0" w:color="auto"/>
                    <w:left w:val="none" w:sz="0" w:space="0" w:color="auto"/>
                    <w:bottom w:val="none" w:sz="0" w:space="0" w:color="auto"/>
                    <w:right w:val="none" w:sz="0" w:space="0" w:color="auto"/>
                  </w:divBdr>
                </w:div>
                <w:div w:id="2099522487">
                  <w:marLeft w:val="0"/>
                  <w:marRight w:val="0"/>
                  <w:marTop w:val="0"/>
                  <w:marBottom w:val="0"/>
                  <w:divBdr>
                    <w:top w:val="none" w:sz="0" w:space="0" w:color="auto"/>
                    <w:left w:val="none" w:sz="0" w:space="0" w:color="auto"/>
                    <w:bottom w:val="none" w:sz="0" w:space="0" w:color="auto"/>
                    <w:right w:val="none" w:sz="0" w:space="0" w:color="auto"/>
                  </w:divBdr>
                </w:div>
                <w:div w:id="334655854">
                  <w:marLeft w:val="0"/>
                  <w:marRight w:val="0"/>
                  <w:marTop w:val="0"/>
                  <w:marBottom w:val="0"/>
                  <w:divBdr>
                    <w:top w:val="none" w:sz="0" w:space="0" w:color="auto"/>
                    <w:left w:val="none" w:sz="0" w:space="0" w:color="auto"/>
                    <w:bottom w:val="none" w:sz="0" w:space="0" w:color="auto"/>
                    <w:right w:val="none" w:sz="0" w:space="0" w:color="auto"/>
                  </w:divBdr>
                </w:div>
                <w:div w:id="889266689">
                  <w:marLeft w:val="0"/>
                  <w:marRight w:val="0"/>
                  <w:marTop w:val="0"/>
                  <w:marBottom w:val="0"/>
                  <w:divBdr>
                    <w:top w:val="none" w:sz="0" w:space="0" w:color="auto"/>
                    <w:left w:val="none" w:sz="0" w:space="0" w:color="auto"/>
                    <w:bottom w:val="none" w:sz="0" w:space="0" w:color="auto"/>
                    <w:right w:val="none" w:sz="0" w:space="0" w:color="auto"/>
                  </w:divBdr>
                </w:div>
                <w:div w:id="49574580">
                  <w:marLeft w:val="0"/>
                  <w:marRight w:val="0"/>
                  <w:marTop w:val="0"/>
                  <w:marBottom w:val="0"/>
                  <w:divBdr>
                    <w:top w:val="none" w:sz="0" w:space="0" w:color="auto"/>
                    <w:left w:val="none" w:sz="0" w:space="0" w:color="auto"/>
                    <w:bottom w:val="none" w:sz="0" w:space="0" w:color="auto"/>
                    <w:right w:val="none" w:sz="0" w:space="0" w:color="auto"/>
                  </w:divBdr>
                </w:div>
                <w:div w:id="350379092">
                  <w:marLeft w:val="0"/>
                  <w:marRight w:val="0"/>
                  <w:marTop w:val="0"/>
                  <w:marBottom w:val="0"/>
                  <w:divBdr>
                    <w:top w:val="none" w:sz="0" w:space="0" w:color="auto"/>
                    <w:left w:val="none" w:sz="0" w:space="0" w:color="auto"/>
                    <w:bottom w:val="none" w:sz="0" w:space="0" w:color="auto"/>
                    <w:right w:val="none" w:sz="0" w:space="0" w:color="auto"/>
                  </w:divBdr>
                </w:div>
                <w:div w:id="870729531">
                  <w:marLeft w:val="0"/>
                  <w:marRight w:val="0"/>
                  <w:marTop w:val="0"/>
                  <w:marBottom w:val="0"/>
                  <w:divBdr>
                    <w:top w:val="none" w:sz="0" w:space="0" w:color="auto"/>
                    <w:left w:val="none" w:sz="0" w:space="0" w:color="auto"/>
                    <w:bottom w:val="none" w:sz="0" w:space="0" w:color="auto"/>
                    <w:right w:val="none" w:sz="0" w:space="0" w:color="auto"/>
                  </w:divBdr>
                </w:div>
                <w:div w:id="1301762604">
                  <w:marLeft w:val="0"/>
                  <w:marRight w:val="0"/>
                  <w:marTop w:val="0"/>
                  <w:marBottom w:val="0"/>
                  <w:divBdr>
                    <w:top w:val="none" w:sz="0" w:space="0" w:color="auto"/>
                    <w:left w:val="none" w:sz="0" w:space="0" w:color="auto"/>
                    <w:bottom w:val="none" w:sz="0" w:space="0" w:color="auto"/>
                    <w:right w:val="none" w:sz="0" w:space="0" w:color="auto"/>
                  </w:divBdr>
                </w:div>
                <w:div w:id="41948467">
                  <w:marLeft w:val="0"/>
                  <w:marRight w:val="0"/>
                  <w:marTop w:val="0"/>
                  <w:marBottom w:val="0"/>
                  <w:divBdr>
                    <w:top w:val="none" w:sz="0" w:space="0" w:color="auto"/>
                    <w:left w:val="none" w:sz="0" w:space="0" w:color="auto"/>
                    <w:bottom w:val="none" w:sz="0" w:space="0" w:color="auto"/>
                    <w:right w:val="none" w:sz="0" w:space="0" w:color="auto"/>
                  </w:divBdr>
                </w:div>
                <w:div w:id="1637223648">
                  <w:marLeft w:val="0"/>
                  <w:marRight w:val="0"/>
                  <w:marTop w:val="0"/>
                  <w:marBottom w:val="0"/>
                  <w:divBdr>
                    <w:top w:val="none" w:sz="0" w:space="0" w:color="auto"/>
                    <w:left w:val="none" w:sz="0" w:space="0" w:color="auto"/>
                    <w:bottom w:val="none" w:sz="0" w:space="0" w:color="auto"/>
                    <w:right w:val="none" w:sz="0" w:space="0" w:color="auto"/>
                  </w:divBdr>
                </w:div>
                <w:div w:id="1900439623">
                  <w:marLeft w:val="0"/>
                  <w:marRight w:val="0"/>
                  <w:marTop w:val="0"/>
                  <w:marBottom w:val="0"/>
                  <w:divBdr>
                    <w:top w:val="none" w:sz="0" w:space="0" w:color="auto"/>
                    <w:left w:val="none" w:sz="0" w:space="0" w:color="auto"/>
                    <w:bottom w:val="none" w:sz="0" w:space="0" w:color="auto"/>
                    <w:right w:val="none" w:sz="0" w:space="0" w:color="auto"/>
                  </w:divBdr>
                </w:div>
                <w:div w:id="167454352">
                  <w:marLeft w:val="0"/>
                  <w:marRight w:val="0"/>
                  <w:marTop w:val="0"/>
                  <w:marBottom w:val="0"/>
                  <w:divBdr>
                    <w:top w:val="none" w:sz="0" w:space="0" w:color="auto"/>
                    <w:left w:val="none" w:sz="0" w:space="0" w:color="auto"/>
                    <w:bottom w:val="none" w:sz="0" w:space="0" w:color="auto"/>
                    <w:right w:val="none" w:sz="0" w:space="0" w:color="auto"/>
                  </w:divBdr>
                </w:div>
                <w:div w:id="1961109201">
                  <w:marLeft w:val="0"/>
                  <w:marRight w:val="0"/>
                  <w:marTop w:val="0"/>
                  <w:marBottom w:val="0"/>
                  <w:divBdr>
                    <w:top w:val="none" w:sz="0" w:space="0" w:color="auto"/>
                    <w:left w:val="none" w:sz="0" w:space="0" w:color="auto"/>
                    <w:bottom w:val="none" w:sz="0" w:space="0" w:color="auto"/>
                    <w:right w:val="none" w:sz="0" w:space="0" w:color="auto"/>
                  </w:divBdr>
                </w:div>
                <w:div w:id="542252586">
                  <w:marLeft w:val="0"/>
                  <w:marRight w:val="0"/>
                  <w:marTop w:val="0"/>
                  <w:marBottom w:val="0"/>
                  <w:divBdr>
                    <w:top w:val="none" w:sz="0" w:space="0" w:color="auto"/>
                    <w:left w:val="none" w:sz="0" w:space="0" w:color="auto"/>
                    <w:bottom w:val="none" w:sz="0" w:space="0" w:color="auto"/>
                    <w:right w:val="none" w:sz="0" w:space="0" w:color="auto"/>
                  </w:divBdr>
                </w:div>
                <w:div w:id="1386754487">
                  <w:marLeft w:val="0"/>
                  <w:marRight w:val="0"/>
                  <w:marTop w:val="0"/>
                  <w:marBottom w:val="0"/>
                  <w:divBdr>
                    <w:top w:val="none" w:sz="0" w:space="0" w:color="auto"/>
                    <w:left w:val="none" w:sz="0" w:space="0" w:color="auto"/>
                    <w:bottom w:val="none" w:sz="0" w:space="0" w:color="auto"/>
                    <w:right w:val="none" w:sz="0" w:space="0" w:color="auto"/>
                  </w:divBdr>
                </w:div>
                <w:div w:id="1223367925">
                  <w:marLeft w:val="0"/>
                  <w:marRight w:val="0"/>
                  <w:marTop w:val="0"/>
                  <w:marBottom w:val="0"/>
                  <w:divBdr>
                    <w:top w:val="none" w:sz="0" w:space="0" w:color="auto"/>
                    <w:left w:val="none" w:sz="0" w:space="0" w:color="auto"/>
                    <w:bottom w:val="none" w:sz="0" w:space="0" w:color="auto"/>
                    <w:right w:val="none" w:sz="0" w:space="0" w:color="auto"/>
                  </w:divBdr>
                </w:div>
                <w:div w:id="1756440980">
                  <w:marLeft w:val="0"/>
                  <w:marRight w:val="0"/>
                  <w:marTop w:val="0"/>
                  <w:marBottom w:val="0"/>
                  <w:divBdr>
                    <w:top w:val="none" w:sz="0" w:space="0" w:color="auto"/>
                    <w:left w:val="none" w:sz="0" w:space="0" w:color="auto"/>
                    <w:bottom w:val="none" w:sz="0" w:space="0" w:color="auto"/>
                    <w:right w:val="none" w:sz="0" w:space="0" w:color="auto"/>
                  </w:divBdr>
                </w:div>
                <w:div w:id="731083343">
                  <w:marLeft w:val="0"/>
                  <w:marRight w:val="0"/>
                  <w:marTop w:val="0"/>
                  <w:marBottom w:val="0"/>
                  <w:divBdr>
                    <w:top w:val="none" w:sz="0" w:space="0" w:color="auto"/>
                    <w:left w:val="none" w:sz="0" w:space="0" w:color="auto"/>
                    <w:bottom w:val="none" w:sz="0" w:space="0" w:color="auto"/>
                    <w:right w:val="none" w:sz="0" w:space="0" w:color="auto"/>
                  </w:divBdr>
                </w:div>
                <w:div w:id="1948584068">
                  <w:marLeft w:val="0"/>
                  <w:marRight w:val="0"/>
                  <w:marTop w:val="0"/>
                  <w:marBottom w:val="0"/>
                  <w:divBdr>
                    <w:top w:val="none" w:sz="0" w:space="0" w:color="auto"/>
                    <w:left w:val="none" w:sz="0" w:space="0" w:color="auto"/>
                    <w:bottom w:val="none" w:sz="0" w:space="0" w:color="auto"/>
                    <w:right w:val="none" w:sz="0" w:space="0" w:color="auto"/>
                  </w:divBdr>
                </w:div>
                <w:div w:id="764040550">
                  <w:marLeft w:val="0"/>
                  <w:marRight w:val="0"/>
                  <w:marTop w:val="0"/>
                  <w:marBottom w:val="0"/>
                  <w:divBdr>
                    <w:top w:val="none" w:sz="0" w:space="0" w:color="auto"/>
                    <w:left w:val="none" w:sz="0" w:space="0" w:color="auto"/>
                    <w:bottom w:val="none" w:sz="0" w:space="0" w:color="auto"/>
                    <w:right w:val="none" w:sz="0" w:space="0" w:color="auto"/>
                  </w:divBdr>
                </w:div>
                <w:div w:id="992879831">
                  <w:marLeft w:val="0"/>
                  <w:marRight w:val="0"/>
                  <w:marTop w:val="0"/>
                  <w:marBottom w:val="0"/>
                  <w:divBdr>
                    <w:top w:val="none" w:sz="0" w:space="0" w:color="auto"/>
                    <w:left w:val="none" w:sz="0" w:space="0" w:color="auto"/>
                    <w:bottom w:val="none" w:sz="0" w:space="0" w:color="auto"/>
                    <w:right w:val="none" w:sz="0" w:space="0" w:color="auto"/>
                  </w:divBdr>
                </w:div>
                <w:div w:id="1688099998">
                  <w:marLeft w:val="0"/>
                  <w:marRight w:val="0"/>
                  <w:marTop w:val="0"/>
                  <w:marBottom w:val="0"/>
                  <w:divBdr>
                    <w:top w:val="none" w:sz="0" w:space="0" w:color="auto"/>
                    <w:left w:val="none" w:sz="0" w:space="0" w:color="auto"/>
                    <w:bottom w:val="none" w:sz="0" w:space="0" w:color="auto"/>
                    <w:right w:val="none" w:sz="0" w:space="0" w:color="auto"/>
                  </w:divBdr>
                </w:div>
                <w:div w:id="1119840995">
                  <w:marLeft w:val="0"/>
                  <w:marRight w:val="0"/>
                  <w:marTop w:val="0"/>
                  <w:marBottom w:val="0"/>
                  <w:divBdr>
                    <w:top w:val="none" w:sz="0" w:space="0" w:color="auto"/>
                    <w:left w:val="none" w:sz="0" w:space="0" w:color="auto"/>
                    <w:bottom w:val="none" w:sz="0" w:space="0" w:color="auto"/>
                    <w:right w:val="none" w:sz="0" w:space="0" w:color="auto"/>
                  </w:divBdr>
                </w:div>
                <w:div w:id="897058137">
                  <w:marLeft w:val="0"/>
                  <w:marRight w:val="0"/>
                  <w:marTop w:val="0"/>
                  <w:marBottom w:val="0"/>
                  <w:divBdr>
                    <w:top w:val="none" w:sz="0" w:space="0" w:color="auto"/>
                    <w:left w:val="none" w:sz="0" w:space="0" w:color="auto"/>
                    <w:bottom w:val="none" w:sz="0" w:space="0" w:color="auto"/>
                    <w:right w:val="none" w:sz="0" w:space="0" w:color="auto"/>
                  </w:divBdr>
                </w:div>
                <w:div w:id="742264866">
                  <w:marLeft w:val="0"/>
                  <w:marRight w:val="0"/>
                  <w:marTop w:val="0"/>
                  <w:marBottom w:val="0"/>
                  <w:divBdr>
                    <w:top w:val="none" w:sz="0" w:space="0" w:color="auto"/>
                    <w:left w:val="none" w:sz="0" w:space="0" w:color="auto"/>
                    <w:bottom w:val="none" w:sz="0" w:space="0" w:color="auto"/>
                    <w:right w:val="none" w:sz="0" w:space="0" w:color="auto"/>
                  </w:divBdr>
                </w:div>
                <w:div w:id="2098089338">
                  <w:marLeft w:val="0"/>
                  <w:marRight w:val="0"/>
                  <w:marTop w:val="0"/>
                  <w:marBottom w:val="0"/>
                  <w:divBdr>
                    <w:top w:val="none" w:sz="0" w:space="0" w:color="auto"/>
                    <w:left w:val="none" w:sz="0" w:space="0" w:color="auto"/>
                    <w:bottom w:val="none" w:sz="0" w:space="0" w:color="auto"/>
                    <w:right w:val="none" w:sz="0" w:space="0" w:color="auto"/>
                  </w:divBdr>
                </w:div>
                <w:div w:id="1746220178">
                  <w:marLeft w:val="0"/>
                  <w:marRight w:val="0"/>
                  <w:marTop w:val="0"/>
                  <w:marBottom w:val="0"/>
                  <w:divBdr>
                    <w:top w:val="none" w:sz="0" w:space="0" w:color="auto"/>
                    <w:left w:val="none" w:sz="0" w:space="0" w:color="auto"/>
                    <w:bottom w:val="none" w:sz="0" w:space="0" w:color="auto"/>
                    <w:right w:val="none" w:sz="0" w:space="0" w:color="auto"/>
                  </w:divBdr>
                </w:div>
                <w:div w:id="1518303709">
                  <w:marLeft w:val="0"/>
                  <w:marRight w:val="0"/>
                  <w:marTop w:val="0"/>
                  <w:marBottom w:val="0"/>
                  <w:divBdr>
                    <w:top w:val="none" w:sz="0" w:space="0" w:color="auto"/>
                    <w:left w:val="none" w:sz="0" w:space="0" w:color="auto"/>
                    <w:bottom w:val="none" w:sz="0" w:space="0" w:color="auto"/>
                    <w:right w:val="none" w:sz="0" w:space="0" w:color="auto"/>
                  </w:divBdr>
                </w:div>
                <w:div w:id="834034895">
                  <w:marLeft w:val="0"/>
                  <w:marRight w:val="0"/>
                  <w:marTop w:val="0"/>
                  <w:marBottom w:val="0"/>
                  <w:divBdr>
                    <w:top w:val="none" w:sz="0" w:space="0" w:color="auto"/>
                    <w:left w:val="none" w:sz="0" w:space="0" w:color="auto"/>
                    <w:bottom w:val="none" w:sz="0" w:space="0" w:color="auto"/>
                    <w:right w:val="none" w:sz="0" w:space="0" w:color="auto"/>
                  </w:divBdr>
                </w:div>
                <w:div w:id="530344247">
                  <w:marLeft w:val="0"/>
                  <w:marRight w:val="0"/>
                  <w:marTop w:val="0"/>
                  <w:marBottom w:val="0"/>
                  <w:divBdr>
                    <w:top w:val="none" w:sz="0" w:space="0" w:color="auto"/>
                    <w:left w:val="none" w:sz="0" w:space="0" w:color="auto"/>
                    <w:bottom w:val="none" w:sz="0" w:space="0" w:color="auto"/>
                    <w:right w:val="none" w:sz="0" w:space="0" w:color="auto"/>
                  </w:divBdr>
                </w:div>
                <w:div w:id="2142264758">
                  <w:marLeft w:val="0"/>
                  <w:marRight w:val="0"/>
                  <w:marTop w:val="0"/>
                  <w:marBottom w:val="0"/>
                  <w:divBdr>
                    <w:top w:val="none" w:sz="0" w:space="0" w:color="auto"/>
                    <w:left w:val="none" w:sz="0" w:space="0" w:color="auto"/>
                    <w:bottom w:val="none" w:sz="0" w:space="0" w:color="auto"/>
                    <w:right w:val="none" w:sz="0" w:space="0" w:color="auto"/>
                  </w:divBdr>
                </w:div>
                <w:div w:id="738940089">
                  <w:marLeft w:val="0"/>
                  <w:marRight w:val="0"/>
                  <w:marTop w:val="0"/>
                  <w:marBottom w:val="0"/>
                  <w:divBdr>
                    <w:top w:val="none" w:sz="0" w:space="0" w:color="auto"/>
                    <w:left w:val="none" w:sz="0" w:space="0" w:color="auto"/>
                    <w:bottom w:val="none" w:sz="0" w:space="0" w:color="auto"/>
                    <w:right w:val="none" w:sz="0" w:space="0" w:color="auto"/>
                  </w:divBdr>
                </w:div>
                <w:div w:id="1364788818">
                  <w:marLeft w:val="0"/>
                  <w:marRight w:val="0"/>
                  <w:marTop w:val="0"/>
                  <w:marBottom w:val="0"/>
                  <w:divBdr>
                    <w:top w:val="none" w:sz="0" w:space="0" w:color="auto"/>
                    <w:left w:val="none" w:sz="0" w:space="0" w:color="auto"/>
                    <w:bottom w:val="none" w:sz="0" w:space="0" w:color="auto"/>
                    <w:right w:val="none" w:sz="0" w:space="0" w:color="auto"/>
                  </w:divBdr>
                </w:div>
                <w:div w:id="59795182">
                  <w:marLeft w:val="0"/>
                  <w:marRight w:val="0"/>
                  <w:marTop w:val="0"/>
                  <w:marBottom w:val="0"/>
                  <w:divBdr>
                    <w:top w:val="none" w:sz="0" w:space="0" w:color="auto"/>
                    <w:left w:val="none" w:sz="0" w:space="0" w:color="auto"/>
                    <w:bottom w:val="none" w:sz="0" w:space="0" w:color="auto"/>
                    <w:right w:val="none" w:sz="0" w:space="0" w:color="auto"/>
                  </w:divBdr>
                </w:div>
                <w:div w:id="1893541011">
                  <w:marLeft w:val="0"/>
                  <w:marRight w:val="0"/>
                  <w:marTop w:val="0"/>
                  <w:marBottom w:val="0"/>
                  <w:divBdr>
                    <w:top w:val="none" w:sz="0" w:space="0" w:color="auto"/>
                    <w:left w:val="none" w:sz="0" w:space="0" w:color="auto"/>
                    <w:bottom w:val="none" w:sz="0" w:space="0" w:color="auto"/>
                    <w:right w:val="none" w:sz="0" w:space="0" w:color="auto"/>
                  </w:divBdr>
                </w:div>
                <w:div w:id="796992213">
                  <w:marLeft w:val="0"/>
                  <w:marRight w:val="0"/>
                  <w:marTop w:val="0"/>
                  <w:marBottom w:val="0"/>
                  <w:divBdr>
                    <w:top w:val="none" w:sz="0" w:space="0" w:color="auto"/>
                    <w:left w:val="none" w:sz="0" w:space="0" w:color="auto"/>
                    <w:bottom w:val="none" w:sz="0" w:space="0" w:color="auto"/>
                    <w:right w:val="none" w:sz="0" w:space="0" w:color="auto"/>
                  </w:divBdr>
                </w:div>
                <w:div w:id="1760981049">
                  <w:marLeft w:val="0"/>
                  <w:marRight w:val="0"/>
                  <w:marTop w:val="0"/>
                  <w:marBottom w:val="0"/>
                  <w:divBdr>
                    <w:top w:val="none" w:sz="0" w:space="0" w:color="auto"/>
                    <w:left w:val="none" w:sz="0" w:space="0" w:color="auto"/>
                    <w:bottom w:val="none" w:sz="0" w:space="0" w:color="auto"/>
                    <w:right w:val="none" w:sz="0" w:space="0" w:color="auto"/>
                  </w:divBdr>
                </w:div>
                <w:div w:id="1527718849">
                  <w:marLeft w:val="0"/>
                  <w:marRight w:val="0"/>
                  <w:marTop w:val="0"/>
                  <w:marBottom w:val="0"/>
                  <w:divBdr>
                    <w:top w:val="none" w:sz="0" w:space="0" w:color="auto"/>
                    <w:left w:val="none" w:sz="0" w:space="0" w:color="auto"/>
                    <w:bottom w:val="none" w:sz="0" w:space="0" w:color="auto"/>
                    <w:right w:val="none" w:sz="0" w:space="0" w:color="auto"/>
                  </w:divBdr>
                </w:div>
                <w:div w:id="924918119">
                  <w:marLeft w:val="0"/>
                  <w:marRight w:val="0"/>
                  <w:marTop w:val="0"/>
                  <w:marBottom w:val="0"/>
                  <w:divBdr>
                    <w:top w:val="none" w:sz="0" w:space="0" w:color="auto"/>
                    <w:left w:val="none" w:sz="0" w:space="0" w:color="auto"/>
                    <w:bottom w:val="none" w:sz="0" w:space="0" w:color="auto"/>
                    <w:right w:val="none" w:sz="0" w:space="0" w:color="auto"/>
                  </w:divBdr>
                </w:div>
                <w:div w:id="198861591">
                  <w:marLeft w:val="0"/>
                  <w:marRight w:val="0"/>
                  <w:marTop w:val="0"/>
                  <w:marBottom w:val="0"/>
                  <w:divBdr>
                    <w:top w:val="none" w:sz="0" w:space="0" w:color="auto"/>
                    <w:left w:val="none" w:sz="0" w:space="0" w:color="auto"/>
                    <w:bottom w:val="none" w:sz="0" w:space="0" w:color="auto"/>
                    <w:right w:val="none" w:sz="0" w:space="0" w:color="auto"/>
                  </w:divBdr>
                </w:div>
                <w:div w:id="446125227">
                  <w:marLeft w:val="0"/>
                  <w:marRight w:val="0"/>
                  <w:marTop w:val="0"/>
                  <w:marBottom w:val="0"/>
                  <w:divBdr>
                    <w:top w:val="none" w:sz="0" w:space="0" w:color="auto"/>
                    <w:left w:val="none" w:sz="0" w:space="0" w:color="auto"/>
                    <w:bottom w:val="none" w:sz="0" w:space="0" w:color="auto"/>
                    <w:right w:val="none" w:sz="0" w:space="0" w:color="auto"/>
                  </w:divBdr>
                </w:div>
                <w:div w:id="1424378309">
                  <w:marLeft w:val="0"/>
                  <w:marRight w:val="0"/>
                  <w:marTop w:val="0"/>
                  <w:marBottom w:val="0"/>
                  <w:divBdr>
                    <w:top w:val="none" w:sz="0" w:space="0" w:color="auto"/>
                    <w:left w:val="none" w:sz="0" w:space="0" w:color="auto"/>
                    <w:bottom w:val="none" w:sz="0" w:space="0" w:color="auto"/>
                    <w:right w:val="none" w:sz="0" w:space="0" w:color="auto"/>
                  </w:divBdr>
                </w:div>
                <w:div w:id="438064150">
                  <w:marLeft w:val="0"/>
                  <w:marRight w:val="0"/>
                  <w:marTop w:val="0"/>
                  <w:marBottom w:val="0"/>
                  <w:divBdr>
                    <w:top w:val="none" w:sz="0" w:space="0" w:color="auto"/>
                    <w:left w:val="none" w:sz="0" w:space="0" w:color="auto"/>
                    <w:bottom w:val="none" w:sz="0" w:space="0" w:color="auto"/>
                    <w:right w:val="none" w:sz="0" w:space="0" w:color="auto"/>
                  </w:divBdr>
                </w:div>
                <w:div w:id="22557757">
                  <w:marLeft w:val="0"/>
                  <w:marRight w:val="0"/>
                  <w:marTop w:val="0"/>
                  <w:marBottom w:val="0"/>
                  <w:divBdr>
                    <w:top w:val="none" w:sz="0" w:space="0" w:color="auto"/>
                    <w:left w:val="none" w:sz="0" w:space="0" w:color="auto"/>
                    <w:bottom w:val="none" w:sz="0" w:space="0" w:color="auto"/>
                    <w:right w:val="none" w:sz="0" w:space="0" w:color="auto"/>
                  </w:divBdr>
                </w:div>
                <w:div w:id="739258055">
                  <w:marLeft w:val="0"/>
                  <w:marRight w:val="0"/>
                  <w:marTop w:val="0"/>
                  <w:marBottom w:val="0"/>
                  <w:divBdr>
                    <w:top w:val="none" w:sz="0" w:space="0" w:color="auto"/>
                    <w:left w:val="none" w:sz="0" w:space="0" w:color="auto"/>
                    <w:bottom w:val="none" w:sz="0" w:space="0" w:color="auto"/>
                    <w:right w:val="none" w:sz="0" w:space="0" w:color="auto"/>
                  </w:divBdr>
                </w:div>
                <w:div w:id="549002133">
                  <w:marLeft w:val="0"/>
                  <w:marRight w:val="0"/>
                  <w:marTop w:val="0"/>
                  <w:marBottom w:val="0"/>
                  <w:divBdr>
                    <w:top w:val="none" w:sz="0" w:space="0" w:color="auto"/>
                    <w:left w:val="none" w:sz="0" w:space="0" w:color="auto"/>
                    <w:bottom w:val="none" w:sz="0" w:space="0" w:color="auto"/>
                    <w:right w:val="none" w:sz="0" w:space="0" w:color="auto"/>
                  </w:divBdr>
                </w:div>
                <w:div w:id="672562046">
                  <w:marLeft w:val="0"/>
                  <w:marRight w:val="0"/>
                  <w:marTop w:val="0"/>
                  <w:marBottom w:val="0"/>
                  <w:divBdr>
                    <w:top w:val="none" w:sz="0" w:space="0" w:color="auto"/>
                    <w:left w:val="none" w:sz="0" w:space="0" w:color="auto"/>
                    <w:bottom w:val="none" w:sz="0" w:space="0" w:color="auto"/>
                    <w:right w:val="none" w:sz="0" w:space="0" w:color="auto"/>
                  </w:divBdr>
                </w:div>
                <w:div w:id="715811133">
                  <w:marLeft w:val="0"/>
                  <w:marRight w:val="0"/>
                  <w:marTop w:val="0"/>
                  <w:marBottom w:val="0"/>
                  <w:divBdr>
                    <w:top w:val="none" w:sz="0" w:space="0" w:color="auto"/>
                    <w:left w:val="none" w:sz="0" w:space="0" w:color="auto"/>
                    <w:bottom w:val="none" w:sz="0" w:space="0" w:color="auto"/>
                    <w:right w:val="none" w:sz="0" w:space="0" w:color="auto"/>
                  </w:divBdr>
                </w:div>
                <w:div w:id="1901281177">
                  <w:marLeft w:val="0"/>
                  <w:marRight w:val="0"/>
                  <w:marTop w:val="0"/>
                  <w:marBottom w:val="0"/>
                  <w:divBdr>
                    <w:top w:val="none" w:sz="0" w:space="0" w:color="auto"/>
                    <w:left w:val="none" w:sz="0" w:space="0" w:color="auto"/>
                    <w:bottom w:val="none" w:sz="0" w:space="0" w:color="auto"/>
                    <w:right w:val="none" w:sz="0" w:space="0" w:color="auto"/>
                  </w:divBdr>
                </w:div>
                <w:div w:id="1515680408">
                  <w:marLeft w:val="0"/>
                  <w:marRight w:val="0"/>
                  <w:marTop w:val="0"/>
                  <w:marBottom w:val="0"/>
                  <w:divBdr>
                    <w:top w:val="none" w:sz="0" w:space="0" w:color="auto"/>
                    <w:left w:val="none" w:sz="0" w:space="0" w:color="auto"/>
                    <w:bottom w:val="none" w:sz="0" w:space="0" w:color="auto"/>
                    <w:right w:val="none" w:sz="0" w:space="0" w:color="auto"/>
                  </w:divBdr>
                </w:div>
                <w:div w:id="1818297774">
                  <w:marLeft w:val="0"/>
                  <w:marRight w:val="0"/>
                  <w:marTop w:val="0"/>
                  <w:marBottom w:val="0"/>
                  <w:divBdr>
                    <w:top w:val="none" w:sz="0" w:space="0" w:color="auto"/>
                    <w:left w:val="none" w:sz="0" w:space="0" w:color="auto"/>
                    <w:bottom w:val="none" w:sz="0" w:space="0" w:color="auto"/>
                    <w:right w:val="none" w:sz="0" w:space="0" w:color="auto"/>
                  </w:divBdr>
                </w:div>
                <w:div w:id="1812937947">
                  <w:marLeft w:val="0"/>
                  <w:marRight w:val="0"/>
                  <w:marTop w:val="0"/>
                  <w:marBottom w:val="0"/>
                  <w:divBdr>
                    <w:top w:val="none" w:sz="0" w:space="0" w:color="auto"/>
                    <w:left w:val="none" w:sz="0" w:space="0" w:color="auto"/>
                    <w:bottom w:val="none" w:sz="0" w:space="0" w:color="auto"/>
                    <w:right w:val="none" w:sz="0" w:space="0" w:color="auto"/>
                  </w:divBdr>
                </w:div>
                <w:div w:id="1033532270">
                  <w:marLeft w:val="0"/>
                  <w:marRight w:val="0"/>
                  <w:marTop w:val="0"/>
                  <w:marBottom w:val="0"/>
                  <w:divBdr>
                    <w:top w:val="none" w:sz="0" w:space="0" w:color="auto"/>
                    <w:left w:val="none" w:sz="0" w:space="0" w:color="auto"/>
                    <w:bottom w:val="none" w:sz="0" w:space="0" w:color="auto"/>
                    <w:right w:val="none" w:sz="0" w:space="0" w:color="auto"/>
                  </w:divBdr>
                </w:div>
                <w:div w:id="1935360758">
                  <w:marLeft w:val="0"/>
                  <w:marRight w:val="0"/>
                  <w:marTop w:val="0"/>
                  <w:marBottom w:val="0"/>
                  <w:divBdr>
                    <w:top w:val="none" w:sz="0" w:space="0" w:color="auto"/>
                    <w:left w:val="none" w:sz="0" w:space="0" w:color="auto"/>
                    <w:bottom w:val="none" w:sz="0" w:space="0" w:color="auto"/>
                    <w:right w:val="none" w:sz="0" w:space="0" w:color="auto"/>
                  </w:divBdr>
                </w:div>
                <w:div w:id="1753576406">
                  <w:marLeft w:val="0"/>
                  <w:marRight w:val="0"/>
                  <w:marTop w:val="0"/>
                  <w:marBottom w:val="0"/>
                  <w:divBdr>
                    <w:top w:val="none" w:sz="0" w:space="0" w:color="auto"/>
                    <w:left w:val="none" w:sz="0" w:space="0" w:color="auto"/>
                    <w:bottom w:val="none" w:sz="0" w:space="0" w:color="auto"/>
                    <w:right w:val="none" w:sz="0" w:space="0" w:color="auto"/>
                  </w:divBdr>
                </w:div>
                <w:div w:id="106782216">
                  <w:marLeft w:val="0"/>
                  <w:marRight w:val="0"/>
                  <w:marTop w:val="0"/>
                  <w:marBottom w:val="0"/>
                  <w:divBdr>
                    <w:top w:val="none" w:sz="0" w:space="0" w:color="auto"/>
                    <w:left w:val="none" w:sz="0" w:space="0" w:color="auto"/>
                    <w:bottom w:val="none" w:sz="0" w:space="0" w:color="auto"/>
                    <w:right w:val="none" w:sz="0" w:space="0" w:color="auto"/>
                  </w:divBdr>
                </w:div>
                <w:div w:id="1982690360">
                  <w:marLeft w:val="0"/>
                  <w:marRight w:val="0"/>
                  <w:marTop w:val="0"/>
                  <w:marBottom w:val="0"/>
                  <w:divBdr>
                    <w:top w:val="none" w:sz="0" w:space="0" w:color="auto"/>
                    <w:left w:val="none" w:sz="0" w:space="0" w:color="auto"/>
                    <w:bottom w:val="none" w:sz="0" w:space="0" w:color="auto"/>
                    <w:right w:val="none" w:sz="0" w:space="0" w:color="auto"/>
                  </w:divBdr>
                </w:div>
                <w:div w:id="681467665">
                  <w:marLeft w:val="0"/>
                  <w:marRight w:val="0"/>
                  <w:marTop w:val="0"/>
                  <w:marBottom w:val="0"/>
                  <w:divBdr>
                    <w:top w:val="none" w:sz="0" w:space="0" w:color="auto"/>
                    <w:left w:val="none" w:sz="0" w:space="0" w:color="auto"/>
                    <w:bottom w:val="none" w:sz="0" w:space="0" w:color="auto"/>
                    <w:right w:val="none" w:sz="0" w:space="0" w:color="auto"/>
                  </w:divBdr>
                </w:div>
                <w:div w:id="1062213501">
                  <w:marLeft w:val="0"/>
                  <w:marRight w:val="0"/>
                  <w:marTop w:val="0"/>
                  <w:marBottom w:val="0"/>
                  <w:divBdr>
                    <w:top w:val="none" w:sz="0" w:space="0" w:color="auto"/>
                    <w:left w:val="none" w:sz="0" w:space="0" w:color="auto"/>
                    <w:bottom w:val="none" w:sz="0" w:space="0" w:color="auto"/>
                    <w:right w:val="none" w:sz="0" w:space="0" w:color="auto"/>
                  </w:divBdr>
                </w:div>
                <w:div w:id="693729000">
                  <w:marLeft w:val="0"/>
                  <w:marRight w:val="0"/>
                  <w:marTop w:val="0"/>
                  <w:marBottom w:val="0"/>
                  <w:divBdr>
                    <w:top w:val="none" w:sz="0" w:space="0" w:color="auto"/>
                    <w:left w:val="none" w:sz="0" w:space="0" w:color="auto"/>
                    <w:bottom w:val="none" w:sz="0" w:space="0" w:color="auto"/>
                    <w:right w:val="none" w:sz="0" w:space="0" w:color="auto"/>
                  </w:divBdr>
                </w:div>
                <w:div w:id="1136335863">
                  <w:marLeft w:val="0"/>
                  <w:marRight w:val="0"/>
                  <w:marTop w:val="0"/>
                  <w:marBottom w:val="0"/>
                  <w:divBdr>
                    <w:top w:val="none" w:sz="0" w:space="0" w:color="auto"/>
                    <w:left w:val="none" w:sz="0" w:space="0" w:color="auto"/>
                    <w:bottom w:val="none" w:sz="0" w:space="0" w:color="auto"/>
                    <w:right w:val="none" w:sz="0" w:space="0" w:color="auto"/>
                  </w:divBdr>
                </w:div>
                <w:div w:id="1641494219">
                  <w:marLeft w:val="0"/>
                  <w:marRight w:val="0"/>
                  <w:marTop w:val="0"/>
                  <w:marBottom w:val="0"/>
                  <w:divBdr>
                    <w:top w:val="none" w:sz="0" w:space="0" w:color="auto"/>
                    <w:left w:val="none" w:sz="0" w:space="0" w:color="auto"/>
                    <w:bottom w:val="none" w:sz="0" w:space="0" w:color="auto"/>
                    <w:right w:val="none" w:sz="0" w:space="0" w:color="auto"/>
                  </w:divBdr>
                </w:div>
                <w:div w:id="531920145">
                  <w:marLeft w:val="0"/>
                  <w:marRight w:val="0"/>
                  <w:marTop w:val="0"/>
                  <w:marBottom w:val="0"/>
                  <w:divBdr>
                    <w:top w:val="none" w:sz="0" w:space="0" w:color="auto"/>
                    <w:left w:val="none" w:sz="0" w:space="0" w:color="auto"/>
                    <w:bottom w:val="none" w:sz="0" w:space="0" w:color="auto"/>
                    <w:right w:val="none" w:sz="0" w:space="0" w:color="auto"/>
                  </w:divBdr>
                </w:div>
                <w:div w:id="901982770">
                  <w:marLeft w:val="0"/>
                  <w:marRight w:val="0"/>
                  <w:marTop w:val="0"/>
                  <w:marBottom w:val="0"/>
                  <w:divBdr>
                    <w:top w:val="none" w:sz="0" w:space="0" w:color="auto"/>
                    <w:left w:val="none" w:sz="0" w:space="0" w:color="auto"/>
                    <w:bottom w:val="none" w:sz="0" w:space="0" w:color="auto"/>
                    <w:right w:val="none" w:sz="0" w:space="0" w:color="auto"/>
                  </w:divBdr>
                </w:div>
                <w:div w:id="1662931289">
                  <w:marLeft w:val="0"/>
                  <w:marRight w:val="0"/>
                  <w:marTop w:val="0"/>
                  <w:marBottom w:val="0"/>
                  <w:divBdr>
                    <w:top w:val="none" w:sz="0" w:space="0" w:color="auto"/>
                    <w:left w:val="none" w:sz="0" w:space="0" w:color="auto"/>
                    <w:bottom w:val="none" w:sz="0" w:space="0" w:color="auto"/>
                    <w:right w:val="none" w:sz="0" w:space="0" w:color="auto"/>
                  </w:divBdr>
                </w:div>
                <w:div w:id="1359505707">
                  <w:marLeft w:val="0"/>
                  <w:marRight w:val="0"/>
                  <w:marTop w:val="0"/>
                  <w:marBottom w:val="0"/>
                  <w:divBdr>
                    <w:top w:val="none" w:sz="0" w:space="0" w:color="auto"/>
                    <w:left w:val="none" w:sz="0" w:space="0" w:color="auto"/>
                    <w:bottom w:val="none" w:sz="0" w:space="0" w:color="auto"/>
                    <w:right w:val="none" w:sz="0" w:space="0" w:color="auto"/>
                  </w:divBdr>
                </w:div>
                <w:div w:id="1065492051">
                  <w:marLeft w:val="0"/>
                  <w:marRight w:val="0"/>
                  <w:marTop w:val="0"/>
                  <w:marBottom w:val="0"/>
                  <w:divBdr>
                    <w:top w:val="none" w:sz="0" w:space="0" w:color="auto"/>
                    <w:left w:val="none" w:sz="0" w:space="0" w:color="auto"/>
                    <w:bottom w:val="none" w:sz="0" w:space="0" w:color="auto"/>
                    <w:right w:val="none" w:sz="0" w:space="0" w:color="auto"/>
                  </w:divBdr>
                </w:div>
                <w:div w:id="1638993202">
                  <w:marLeft w:val="0"/>
                  <w:marRight w:val="0"/>
                  <w:marTop w:val="0"/>
                  <w:marBottom w:val="0"/>
                  <w:divBdr>
                    <w:top w:val="none" w:sz="0" w:space="0" w:color="auto"/>
                    <w:left w:val="none" w:sz="0" w:space="0" w:color="auto"/>
                    <w:bottom w:val="none" w:sz="0" w:space="0" w:color="auto"/>
                    <w:right w:val="none" w:sz="0" w:space="0" w:color="auto"/>
                  </w:divBdr>
                </w:div>
                <w:div w:id="933823287">
                  <w:marLeft w:val="0"/>
                  <w:marRight w:val="0"/>
                  <w:marTop w:val="0"/>
                  <w:marBottom w:val="0"/>
                  <w:divBdr>
                    <w:top w:val="none" w:sz="0" w:space="0" w:color="auto"/>
                    <w:left w:val="none" w:sz="0" w:space="0" w:color="auto"/>
                    <w:bottom w:val="none" w:sz="0" w:space="0" w:color="auto"/>
                    <w:right w:val="none" w:sz="0" w:space="0" w:color="auto"/>
                  </w:divBdr>
                </w:div>
                <w:div w:id="1489977150">
                  <w:marLeft w:val="0"/>
                  <w:marRight w:val="0"/>
                  <w:marTop w:val="0"/>
                  <w:marBottom w:val="0"/>
                  <w:divBdr>
                    <w:top w:val="none" w:sz="0" w:space="0" w:color="auto"/>
                    <w:left w:val="none" w:sz="0" w:space="0" w:color="auto"/>
                    <w:bottom w:val="none" w:sz="0" w:space="0" w:color="auto"/>
                    <w:right w:val="none" w:sz="0" w:space="0" w:color="auto"/>
                  </w:divBdr>
                </w:div>
                <w:div w:id="1395004453">
                  <w:marLeft w:val="0"/>
                  <w:marRight w:val="0"/>
                  <w:marTop w:val="0"/>
                  <w:marBottom w:val="0"/>
                  <w:divBdr>
                    <w:top w:val="none" w:sz="0" w:space="0" w:color="auto"/>
                    <w:left w:val="none" w:sz="0" w:space="0" w:color="auto"/>
                    <w:bottom w:val="none" w:sz="0" w:space="0" w:color="auto"/>
                    <w:right w:val="none" w:sz="0" w:space="0" w:color="auto"/>
                  </w:divBdr>
                </w:div>
                <w:div w:id="1555433441">
                  <w:marLeft w:val="0"/>
                  <w:marRight w:val="0"/>
                  <w:marTop w:val="0"/>
                  <w:marBottom w:val="0"/>
                  <w:divBdr>
                    <w:top w:val="none" w:sz="0" w:space="0" w:color="auto"/>
                    <w:left w:val="none" w:sz="0" w:space="0" w:color="auto"/>
                    <w:bottom w:val="none" w:sz="0" w:space="0" w:color="auto"/>
                    <w:right w:val="none" w:sz="0" w:space="0" w:color="auto"/>
                  </w:divBdr>
                </w:div>
                <w:div w:id="1433746016">
                  <w:marLeft w:val="0"/>
                  <w:marRight w:val="0"/>
                  <w:marTop w:val="0"/>
                  <w:marBottom w:val="0"/>
                  <w:divBdr>
                    <w:top w:val="none" w:sz="0" w:space="0" w:color="auto"/>
                    <w:left w:val="none" w:sz="0" w:space="0" w:color="auto"/>
                    <w:bottom w:val="none" w:sz="0" w:space="0" w:color="auto"/>
                    <w:right w:val="none" w:sz="0" w:space="0" w:color="auto"/>
                  </w:divBdr>
                </w:div>
                <w:div w:id="260380891">
                  <w:marLeft w:val="0"/>
                  <w:marRight w:val="0"/>
                  <w:marTop w:val="0"/>
                  <w:marBottom w:val="0"/>
                  <w:divBdr>
                    <w:top w:val="none" w:sz="0" w:space="0" w:color="auto"/>
                    <w:left w:val="none" w:sz="0" w:space="0" w:color="auto"/>
                    <w:bottom w:val="none" w:sz="0" w:space="0" w:color="auto"/>
                    <w:right w:val="none" w:sz="0" w:space="0" w:color="auto"/>
                  </w:divBdr>
                </w:div>
                <w:div w:id="507793908">
                  <w:marLeft w:val="0"/>
                  <w:marRight w:val="0"/>
                  <w:marTop w:val="0"/>
                  <w:marBottom w:val="0"/>
                  <w:divBdr>
                    <w:top w:val="none" w:sz="0" w:space="0" w:color="auto"/>
                    <w:left w:val="none" w:sz="0" w:space="0" w:color="auto"/>
                    <w:bottom w:val="none" w:sz="0" w:space="0" w:color="auto"/>
                    <w:right w:val="none" w:sz="0" w:space="0" w:color="auto"/>
                  </w:divBdr>
                </w:div>
                <w:div w:id="369574280">
                  <w:marLeft w:val="0"/>
                  <w:marRight w:val="0"/>
                  <w:marTop w:val="0"/>
                  <w:marBottom w:val="0"/>
                  <w:divBdr>
                    <w:top w:val="none" w:sz="0" w:space="0" w:color="auto"/>
                    <w:left w:val="none" w:sz="0" w:space="0" w:color="auto"/>
                    <w:bottom w:val="none" w:sz="0" w:space="0" w:color="auto"/>
                    <w:right w:val="none" w:sz="0" w:space="0" w:color="auto"/>
                  </w:divBdr>
                </w:div>
                <w:div w:id="417287977">
                  <w:marLeft w:val="0"/>
                  <w:marRight w:val="0"/>
                  <w:marTop w:val="0"/>
                  <w:marBottom w:val="0"/>
                  <w:divBdr>
                    <w:top w:val="none" w:sz="0" w:space="0" w:color="auto"/>
                    <w:left w:val="none" w:sz="0" w:space="0" w:color="auto"/>
                    <w:bottom w:val="none" w:sz="0" w:space="0" w:color="auto"/>
                    <w:right w:val="none" w:sz="0" w:space="0" w:color="auto"/>
                  </w:divBdr>
                </w:div>
                <w:div w:id="1923836656">
                  <w:marLeft w:val="0"/>
                  <w:marRight w:val="0"/>
                  <w:marTop w:val="0"/>
                  <w:marBottom w:val="0"/>
                  <w:divBdr>
                    <w:top w:val="none" w:sz="0" w:space="0" w:color="auto"/>
                    <w:left w:val="none" w:sz="0" w:space="0" w:color="auto"/>
                    <w:bottom w:val="none" w:sz="0" w:space="0" w:color="auto"/>
                    <w:right w:val="none" w:sz="0" w:space="0" w:color="auto"/>
                  </w:divBdr>
                </w:div>
                <w:div w:id="352195310">
                  <w:marLeft w:val="0"/>
                  <w:marRight w:val="0"/>
                  <w:marTop w:val="0"/>
                  <w:marBottom w:val="0"/>
                  <w:divBdr>
                    <w:top w:val="none" w:sz="0" w:space="0" w:color="auto"/>
                    <w:left w:val="none" w:sz="0" w:space="0" w:color="auto"/>
                    <w:bottom w:val="none" w:sz="0" w:space="0" w:color="auto"/>
                    <w:right w:val="none" w:sz="0" w:space="0" w:color="auto"/>
                  </w:divBdr>
                </w:div>
                <w:div w:id="944076947">
                  <w:marLeft w:val="0"/>
                  <w:marRight w:val="0"/>
                  <w:marTop w:val="0"/>
                  <w:marBottom w:val="0"/>
                  <w:divBdr>
                    <w:top w:val="none" w:sz="0" w:space="0" w:color="auto"/>
                    <w:left w:val="none" w:sz="0" w:space="0" w:color="auto"/>
                    <w:bottom w:val="none" w:sz="0" w:space="0" w:color="auto"/>
                    <w:right w:val="none" w:sz="0" w:space="0" w:color="auto"/>
                  </w:divBdr>
                </w:div>
                <w:div w:id="1508180458">
                  <w:marLeft w:val="0"/>
                  <w:marRight w:val="0"/>
                  <w:marTop w:val="0"/>
                  <w:marBottom w:val="0"/>
                  <w:divBdr>
                    <w:top w:val="none" w:sz="0" w:space="0" w:color="auto"/>
                    <w:left w:val="none" w:sz="0" w:space="0" w:color="auto"/>
                    <w:bottom w:val="none" w:sz="0" w:space="0" w:color="auto"/>
                    <w:right w:val="none" w:sz="0" w:space="0" w:color="auto"/>
                  </w:divBdr>
                </w:div>
                <w:div w:id="2004622829">
                  <w:marLeft w:val="0"/>
                  <w:marRight w:val="0"/>
                  <w:marTop w:val="0"/>
                  <w:marBottom w:val="0"/>
                  <w:divBdr>
                    <w:top w:val="none" w:sz="0" w:space="0" w:color="auto"/>
                    <w:left w:val="none" w:sz="0" w:space="0" w:color="auto"/>
                    <w:bottom w:val="none" w:sz="0" w:space="0" w:color="auto"/>
                    <w:right w:val="none" w:sz="0" w:space="0" w:color="auto"/>
                  </w:divBdr>
                </w:div>
                <w:div w:id="483086839">
                  <w:marLeft w:val="0"/>
                  <w:marRight w:val="0"/>
                  <w:marTop w:val="0"/>
                  <w:marBottom w:val="0"/>
                  <w:divBdr>
                    <w:top w:val="none" w:sz="0" w:space="0" w:color="auto"/>
                    <w:left w:val="none" w:sz="0" w:space="0" w:color="auto"/>
                    <w:bottom w:val="none" w:sz="0" w:space="0" w:color="auto"/>
                    <w:right w:val="none" w:sz="0" w:space="0" w:color="auto"/>
                  </w:divBdr>
                </w:div>
                <w:div w:id="312834642">
                  <w:marLeft w:val="0"/>
                  <w:marRight w:val="0"/>
                  <w:marTop w:val="0"/>
                  <w:marBottom w:val="0"/>
                  <w:divBdr>
                    <w:top w:val="none" w:sz="0" w:space="0" w:color="auto"/>
                    <w:left w:val="none" w:sz="0" w:space="0" w:color="auto"/>
                    <w:bottom w:val="none" w:sz="0" w:space="0" w:color="auto"/>
                    <w:right w:val="none" w:sz="0" w:space="0" w:color="auto"/>
                  </w:divBdr>
                </w:div>
                <w:div w:id="958343174">
                  <w:marLeft w:val="0"/>
                  <w:marRight w:val="0"/>
                  <w:marTop w:val="0"/>
                  <w:marBottom w:val="0"/>
                  <w:divBdr>
                    <w:top w:val="none" w:sz="0" w:space="0" w:color="auto"/>
                    <w:left w:val="none" w:sz="0" w:space="0" w:color="auto"/>
                    <w:bottom w:val="none" w:sz="0" w:space="0" w:color="auto"/>
                    <w:right w:val="none" w:sz="0" w:space="0" w:color="auto"/>
                  </w:divBdr>
                </w:div>
                <w:div w:id="1884247559">
                  <w:marLeft w:val="0"/>
                  <w:marRight w:val="0"/>
                  <w:marTop w:val="0"/>
                  <w:marBottom w:val="0"/>
                  <w:divBdr>
                    <w:top w:val="none" w:sz="0" w:space="0" w:color="auto"/>
                    <w:left w:val="none" w:sz="0" w:space="0" w:color="auto"/>
                    <w:bottom w:val="none" w:sz="0" w:space="0" w:color="auto"/>
                    <w:right w:val="none" w:sz="0" w:space="0" w:color="auto"/>
                  </w:divBdr>
                </w:div>
                <w:div w:id="1856265385">
                  <w:marLeft w:val="0"/>
                  <w:marRight w:val="0"/>
                  <w:marTop w:val="0"/>
                  <w:marBottom w:val="0"/>
                  <w:divBdr>
                    <w:top w:val="none" w:sz="0" w:space="0" w:color="auto"/>
                    <w:left w:val="none" w:sz="0" w:space="0" w:color="auto"/>
                    <w:bottom w:val="none" w:sz="0" w:space="0" w:color="auto"/>
                    <w:right w:val="none" w:sz="0" w:space="0" w:color="auto"/>
                  </w:divBdr>
                </w:div>
                <w:div w:id="1798452212">
                  <w:marLeft w:val="0"/>
                  <w:marRight w:val="0"/>
                  <w:marTop w:val="0"/>
                  <w:marBottom w:val="0"/>
                  <w:divBdr>
                    <w:top w:val="none" w:sz="0" w:space="0" w:color="auto"/>
                    <w:left w:val="none" w:sz="0" w:space="0" w:color="auto"/>
                    <w:bottom w:val="none" w:sz="0" w:space="0" w:color="auto"/>
                    <w:right w:val="none" w:sz="0" w:space="0" w:color="auto"/>
                  </w:divBdr>
                </w:div>
                <w:div w:id="1080299516">
                  <w:marLeft w:val="0"/>
                  <w:marRight w:val="0"/>
                  <w:marTop w:val="0"/>
                  <w:marBottom w:val="0"/>
                  <w:divBdr>
                    <w:top w:val="none" w:sz="0" w:space="0" w:color="auto"/>
                    <w:left w:val="none" w:sz="0" w:space="0" w:color="auto"/>
                    <w:bottom w:val="none" w:sz="0" w:space="0" w:color="auto"/>
                    <w:right w:val="none" w:sz="0" w:space="0" w:color="auto"/>
                  </w:divBdr>
                </w:div>
                <w:div w:id="1369331104">
                  <w:marLeft w:val="0"/>
                  <w:marRight w:val="0"/>
                  <w:marTop w:val="0"/>
                  <w:marBottom w:val="0"/>
                  <w:divBdr>
                    <w:top w:val="none" w:sz="0" w:space="0" w:color="auto"/>
                    <w:left w:val="none" w:sz="0" w:space="0" w:color="auto"/>
                    <w:bottom w:val="none" w:sz="0" w:space="0" w:color="auto"/>
                    <w:right w:val="none" w:sz="0" w:space="0" w:color="auto"/>
                  </w:divBdr>
                </w:div>
                <w:div w:id="18745616">
                  <w:marLeft w:val="0"/>
                  <w:marRight w:val="0"/>
                  <w:marTop w:val="0"/>
                  <w:marBottom w:val="0"/>
                  <w:divBdr>
                    <w:top w:val="none" w:sz="0" w:space="0" w:color="auto"/>
                    <w:left w:val="none" w:sz="0" w:space="0" w:color="auto"/>
                    <w:bottom w:val="none" w:sz="0" w:space="0" w:color="auto"/>
                    <w:right w:val="none" w:sz="0" w:space="0" w:color="auto"/>
                  </w:divBdr>
                </w:div>
                <w:div w:id="1033767705">
                  <w:marLeft w:val="0"/>
                  <w:marRight w:val="0"/>
                  <w:marTop w:val="0"/>
                  <w:marBottom w:val="0"/>
                  <w:divBdr>
                    <w:top w:val="none" w:sz="0" w:space="0" w:color="auto"/>
                    <w:left w:val="none" w:sz="0" w:space="0" w:color="auto"/>
                    <w:bottom w:val="none" w:sz="0" w:space="0" w:color="auto"/>
                    <w:right w:val="none" w:sz="0" w:space="0" w:color="auto"/>
                  </w:divBdr>
                </w:div>
                <w:div w:id="1064182556">
                  <w:marLeft w:val="0"/>
                  <w:marRight w:val="0"/>
                  <w:marTop w:val="0"/>
                  <w:marBottom w:val="0"/>
                  <w:divBdr>
                    <w:top w:val="none" w:sz="0" w:space="0" w:color="auto"/>
                    <w:left w:val="none" w:sz="0" w:space="0" w:color="auto"/>
                    <w:bottom w:val="none" w:sz="0" w:space="0" w:color="auto"/>
                    <w:right w:val="none" w:sz="0" w:space="0" w:color="auto"/>
                  </w:divBdr>
                </w:div>
                <w:div w:id="1856648803">
                  <w:marLeft w:val="0"/>
                  <w:marRight w:val="0"/>
                  <w:marTop w:val="0"/>
                  <w:marBottom w:val="0"/>
                  <w:divBdr>
                    <w:top w:val="none" w:sz="0" w:space="0" w:color="auto"/>
                    <w:left w:val="none" w:sz="0" w:space="0" w:color="auto"/>
                    <w:bottom w:val="none" w:sz="0" w:space="0" w:color="auto"/>
                    <w:right w:val="none" w:sz="0" w:space="0" w:color="auto"/>
                  </w:divBdr>
                </w:div>
                <w:div w:id="120267198">
                  <w:marLeft w:val="0"/>
                  <w:marRight w:val="0"/>
                  <w:marTop w:val="0"/>
                  <w:marBottom w:val="0"/>
                  <w:divBdr>
                    <w:top w:val="none" w:sz="0" w:space="0" w:color="auto"/>
                    <w:left w:val="none" w:sz="0" w:space="0" w:color="auto"/>
                    <w:bottom w:val="none" w:sz="0" w:space="0" w:color="auto"/>
                    <w:right w:val="none" w:sz="0" w:space="0" w:color="auto"/>
                  </w:divBdr>
                </w:div>
                <w:div w:id="83378057">
                  <w:marLeft w:val="0"/>
                  <w:marRight w:val="0"/>
                  <w:marTop w:val="0"/>
                  <w:marBottom w:val="0"/>
                  <w:divBdr>
                    <w:top w:val="none" w:sz="0" w:space="0" w:color="auto"/>
                    <w:left w:val="none" w:sz="0" w:space="0" w:color="auto"/>
                    <w:bottom w:val="none" w:sz="0" w:space="0" w:color="auto"/>
                    <w:right w:val="none" w:sz="0" w:space="0" w:color="auto"/>
                  </w:divBdr>
                </w:div>
                <w:div w:id="55708189">
                  <w:marLeft w:val="0"/>
                  <w:marRight w:val="0"/>
                  <w:marTop w:val="0"/>
                  <w:marBottom w:val="0"/>
                  <w:divBdr>
                    <w:top w:val="none" w:sz="0" w:space="0" w:color="auto"/>
                    <w:left w:val="none" w:sz="0" w:space="0" w:color="auto"/>
                    <w:bottom w:val="none" w:sz="0" w:space="0" w:color="auto"/>
                    <w:right w:val="none" w:sz="0" w:space="0" w:color="auto"/>
                  </w:divBdr>
                </w:div>
                <w:div w:id="1935359565">
                  <w:marLeft w:val="0"/>
                  <w:marRight w:val="0"/>
                  <w:marTop w:val="0"/>
                  <w:marBottom w:val="0"/>
                  <w:divBdr>
                    <w:top w:val="none" w:sz="0" w:space="0" w:color="auto"/>
                    <w:left w:val="none" w:sz="0" w:space="0" w:color="auto"/>
                    <w:bottom w:val="none" w:sz="0" w:space="0" w:color="auto"/>
                    <w:right w:val="none" w:sz="0" w:space="0" w:color="auto"/>
                  </w:divBdr>
                </w:div>
                <w:div w:id="899752473">
                  <w:marLeft w:val="0"/>
                  <w:marRight w:val="0"/>
                  <w:marTop w:val="0"/>
                  <w:marBottom w:val="0"/>
                  <w:divBdr>
                    <w:top w:val="none" w:sz="0" w:space="0" w:color="auto"/>
                    <w:left w:val="none" w:sz="0" w:space="0" w:color="auto"/>
                    <w:bottom w:val="none" w:sz="0" w:space="0" w:color="auto"/>
                    <w:right w:val="none" w:sz="0" w:space="0" w:color="auto"/>
                  </w:divBdr>
                </w:div>
                <w:div w:id="453671389">
                  <w:marLeft w:val="0"/>
                  <w:marRight w:val="0"/>
                  <w:marTop w:val="0"/>
                  <w:marBottom w:val="0"/>
                  <w:divBdr>
                    <w:top w:val="none" w:sz="0" w:space="0" w:color="auto"/>
                    <w:left w:val="none" w:sz="0" w:space="0" w:color="auto"/>
                    <w:bottom w:val="none" w:sz="0" w:space="0" w:color="auto"/>
                    <w:right w:val="none" w:sz="0" w:space="0" w:color="auto"/>
                  </w:divBdr>
                </w:div>
                <w:div w:id="1375077526">
                  <w:marLeft w:val="0"/>
                  <w:marRight w:val="0"/>
                  <w:marTop w:val="0"/>
                  <w:marBottom w:val="0"/>
                  <w:divBdr>
                    <w:top w:val="none" w:sz="0" w:space="0" w:color="auto"/>
                    <w:left w:val="none" w:sz="0" w:space="0" w:color="auto"/>
                    <w:bottom w:val="none" w:sz="0" w:space="0" w:color="auto"/>
                    <w:right w:val="none" w:sz="0" w:space="0" w:color="auto"/>
                  </w:divBdr>
                </w:div>
                <w:div w:id="1750031346">
                  <w:marLeft w:val="0"/>
                  <w:marRight w:val="0"/>
                  <w:marTop w:val="0"/>
                  <w:marBottom w:val="0"/>
                  <w:divBdr>
                    <w:top w:val="none" w:sz="0" w:space="0" w:color="auto"/>
                    <w:left w:val="none" w:sz="0" w:space="0" w:color="auto"/>
                    <w:bottom w:val="none" w:sz="0" w:space="0" w:color="auto"/>
                    <w:right w:val="none" w:sz="0" w:space="0" w:color="auto"/>
                  </w:divBdr>
                </w:div>
                <w:div w:id="1823964984">
                  <w:marLeft w:val="0"/>
                  <w:marRight w:val="0"/>
                  <w:marTop w:val="0"/>
                  <w:marBottom w:val="0"/>
                  <w:divBdr>
                    <w:top w:val="none" w:sz="0" w:space="0" w:color="auto"/>
                    <w:left w:val="none" w:sz="0" w:space="0" w:color="auto"/>
                    <w:bottom w:val="none" w:sz="0" w:space="0" w:color="auto"/>
                    <w:right w:val="none" w:sz="0" w:space="0" w:color="auto"/>
                  </w:divBdr>
                </w:div>
                <w:div w:id="654845654">
                  <w:marLeft w:val="0"/>
                  <w:marRight w:val="0"/>
                  <w:marTop w:val="0"/>
                  <w:marBottom w:val="0"/>
                  <w:divBdr>
                    <w:top w:val="none" w:sz="0" w:space="0" w:color="auto"/>
                    <w:left w:val="none" w:sz="0" w:space="0" w:color="auto"/>
                    <w:bottom w:val="none" w:sz="0" w:space="0" w:color="auto"/>
                    <w:right w:val="none" w:sz="0" w:space="0" w:color="auto"/>
                  </w:divBdr>
                </w:div>
                <w:div w:id="100953534">
                  <w:marLeft w:val="0"/>
                  <w:marRight w:val="0"/>
                  <w:marTop w:val="0"/>
                  <w:marBottom w:val="0"/>
                  <w:divBdr>
                    <w:top w:val="none" w:sz="0" w:space="0" w:color="auto"/>
                    <w:left w:val="none" w:sz="0" w:space="0" w:color="auto"/>
                    <w:bottom w:val="none" w:sz="0" w:space="0" w:color="auto"/>
                    <w:right w:val="none" w:sz="0" w:space="0" w:color="auto"/>
                  </w:divBdr>
                </w:div>
                <w:div w:id="722559887">
                  <w:marLeft w:val="0"/>
                  <w:marRight w:val="0"/>
                  <w:marTop w:val="0"/>
                  <w:marBottom w:val="0"/>
                  <w:divBdr>
                    <w:top w:val="none" w:sz="0" w:space="0" w:color="auto"/>
                    <w:left w:val="none" w:sz="0" w:space="0" w:color="auto"/>
                    <w:bottom w:val="none" w:sz="0" w:space="0" w:color="auto"/>
                    <w:right w:val="none" w:sz="0" w:space="0" w:color="auto"/>
                  </w:divBdr>
                </w:div>
                <w:div w:id="2037853816">
                  <w:marLeft w:val="0"/>
                  <w:marRight w:val="0"/>
                  <w:marTop w:val="0"/>
                  <w:marBottom w:val="0"/>
                  <w:divBdr>
                    <w:top w:val="none" w:sz="0" w:space="0" w:color="auto"/>
                    <w:left w:val="none" w:sz="0" w:space="0" w:color="auto"/>
                    <w:bottom w:val="none" w:sz="0" w:space="0" w:color="auto"/>
                    <w:right w:val="none" w:sz="0" w:space="0" w:color="auto"/>
                  </w:divBdr>
                </w:div>
                <w:div w:id="1308516337">
                  <w:marLeft w:val="0"/>
                  <w:marRight w:val="0"/>
                  <w:marTop w:val="0"/>
                  <w:marBottom w:val="0"/>
                  <w:divBdr>
                    <w:top w:val="none" w:sz="0" w:space="0" w:color="auto"/>
                    <w:left w:val="none" w:sz="0" w:space="0" w:color="auto"/>
                    <w:bottom w:val="none" w:sz="0" w:space="0" w:color="auto"/>
                    <w:right w:val="none" w:sz="0" w:space="0" w:color="auto"/>
                  </w:divBdr>
                </w:div>
                <w:div w:id="1136491911">
                  <w:marLeft w:val="0"/>
                  <w:marRight w:val="0"/>
                  <w:marTop w:val="0"/>
                  <w:marBottom w:val="0"/>
                  <w:divBdr>
                    <w:top w:val="none" w:sz="0" w:space="0" w:color="auto"/>
                    <w:left w:val="none" w:sz="0" w:space="0" w:color="auto"/>
                    <w:bottom w:val="none" w:sz="0" w:space="0" w:color="auto"/>
                    <w:right w:val="none" w:sz="0" w:space="0" w:color="auto"/>
                  </w:divBdr>
                </w:div>
                <w:div w:id="1257009650">
                  <w:marLeft w:val="0"/>
                  <w:marRight w:val="0"/>
                  <w:marTop w:val="0"/>
                  <w:marBottom w:val="0"/>
                  <w:divBdr>
                    <w:top w:val="none" w:sz="0" w:space="0" w:color="auto"/>
                    <w:left w:val="none" w:sz="0" w:space="0" w:color="auto"/>
                    <w:bottom w:val="none" w:sz="0" w:space="0" w:color="auto"/>
                    <w:right w:val="none" w:sz="0" w:space="0" w:color="auto"/>
                  </w:divBdr>
                </w:div>
                <w:div w:id="2137789950">
                  <w:marLeft w:val="0"/>
                  <w:marRight w:val="0"/>
                  <w:marTop w:val="0"/>
                  <w:marBottom w:val="0"/>
                  <w:divBdr>
                    <w:top w:val="none" w:sz="0" w:space="0" w:color="auto"/>
                    <w:left w:val="none" w:sz="0" w:space="0" w:color="auto"/>
                    <w:bottom w:val="none" w:sz="0" w:space="0" w:color="auto"/>
                    <w:right w:val="none" w:sz="0" w:space="0" w:color="auto"/>
                  </w:divBdr>
                </w:div>
                <w:div w:id="1263538946">
                  <w:marLeft w:val="0"/>
                  <w:marRight w:val="0"/>
                  <w:marTop w:val="0"/>
                  <w:marBottom w:val="0"/>
                  <w:divBdr>
                    <w:top w:val="none" w:sz="0" w:space="0" w:color="auto"/>
                    <w:left w:val="none" w:sz="0" w:space="0" w:color="auto"/>
                    <w:bottom w:val="none" w:sz="0" w:space="0" w:color="auto"/>
                    <w:right w:val="none" w:sz="0" w:space="0" w:color="auto"/>
                  </w:divBdr>
                </w:div>
                <w:div w:id="1290084519">
                  <w:marLeft w:val="0"/>
                  <w:marRight w:val="0"/>
                  <w:marTop w:val="0"/>
                  <w:marBottom w:val="0"/>
                  <w:divBdr>
                    <w:top w:val="none" w:sz="0" w:space="0" w:color="auto"/>
                    <w:left w:val="none" w:sz="0" w:space="0" w:color="auto"/>
                    <w:bottom w:val="none" w:sz="0" w:space="0" w:color="auto"/>
                    <w:right w:val="none" w:sz="0" w:space="0" w:color="auto"/>
                  </w:divBdr>
                </w:div>
                <w:div w:id="1227643611">
                  <w:marLeft w:val="0"/>
                  <w:marRight w:val="0"/>
                  <w:marTop w:val="0"/>
                  <w:marBottom w:val="0"/>
                  <w:divBdr>
                    <w:top w:val="none" w:sz="0" w:space="0" w:color="auto"/>
                    <w:left w:val="none" w:sz="0" w:space="0" w:color="auto"/>
                    <w:bottom w:val="none" w:sz="0" w:space="0" w:color="auto"/>
                    <w:right w:val="none" w:sz="0" w:space="0" w:color="auto"/>
                  </w:divBdr>
                </w:div>
                <w:div w:id="736974284">
                  <w:marLeft w:val="0"/>
                  <w:marRight w:val="0"/>
                  <w:marTop w:val="0"/>
                  <w:marBottom w:val="0"/>
                  <w:divBdr>
                    <w:top w:val="none" w:sz="0" w:space="0" w:color="auto"/>
                    <w:left w:val="none" w:sz="0" w:space="0" w:color="auto"/>
                    <w:bottom w:val="none" w:sz="0" w:space="0" w:color="auto"/>
                    <w:right w:val="none" w:sz="0" w:space="0" w:color="auto"/>
                  </w:divBdr>
                </w:div>
                <w:div w:id="160896197">
                  <w:marLeft w:val="0"/>
                  <w:marRight w:val="0"/>
                  <w:marTop w:val="0"/>
                  <w:marBottom w:val="0"/>
                  <w:divBdr>
                    <w:top w:val="none" w:sz="0" w:space="0" w:color="auto"/>
                    <w:left w:val="none" w:sz="0" w:space="0" w:color="auto"/>
                    <w:bottom w:val="none" w:sz="0" w:space="0" w:color="auto"/>
                    <w:right w:val="none" w:sz="0" w:space="0" w:color="auto"/>
                  </w:divBdr>
                </w:div>
                <w:div w:id="1774087103">
                  <w:marLeft w:val="0"/>
                  <w:marRight w:val="0"/>
                  <w:marTop w:val="0"/>
                  <w:marBottom w:val="0"/>
                  <w:divBdr>
                    <w:top w:val="none" w:sz="0" w:space="0" w:color="auto"/>
                    <w:left w:val="none" w:sz="0" w:space="0" w:color="auto"/>
                    <w:bottom w:val="none" w:sz="0" w:space="0" w:color="auto"/>
                    <w:right w:val="none" w:sz="0" w:space="0" w:color="auto"/>
                  </w:divBdr>
                </w:div>
                <w:div w:id="798255721">
                  <w:marLeft w:val="0"/>
                  <w:marRight w:val="0"/>
                  <w:marTop w:val="0"/>
                  <w:marBottom w:val="0"/>
                  <w:divBdr>
                    <w:top w:val="none" w:sz="0" w:space="0" w:color="auto"/>
                    <w:left w:val="none" w:sz="0" w:space="0" w:color="auto"/>
                    <w:bottom w:val="none" w:sz="0" w:space="0" w:color="auto"/>
                    <w:right w:val="none" w:sz="0" w:space="0" w:color="auto"/>
                  </w:divBdr>
                </w:div>
                <w:div w:id="1827895102">
                  <w:marLeft w:val="0"/>
                  <w:marRight w:val="0"/>
                  <w:marTop w:val="0"/>
                  <w:marBottom w:val="0"/>
                  <w:divBdr>
                    <w:top w:val="none" w:sz="0" w:space="0" w:color="auto"/>
                    <w:left w:val="none" w:sz="0" w:space="0" w:color="auto"/>
                    <w:bottom w:val="none" w:sz="0" w:space="0" w:color="auto"/>
                    <w:right w:val="none" w:sz="0" w:space="0" w:color="auto"/>
                  </w:divBdr>
                </w:div>
                <w:div w:id="838613671">
                  <w:marLeft w:val="0"/>
                  <w:marRight w:val="0"/>
                  <w:marTop w:val="0"/>
                  <w:marBottom w:val="0"/>
                  <w:divBdr>
                    <w:top w:val="none" w:sz="0" w:space="0" w:color="auto"/>
                    <w:left w:val="none" w:sz="0" w:space="0" w:color="auto"/>
                    <w:bottom w:val="none" w:sz="0" w:space="0" w:color="auto"/>
                    <w:right w:val="none" w:sz="0" w:space="0" w:color="auto"/>
                  </w:divBdr>
                </w:div>
                <w:div w:id="1140995196">
                  <w:marLeft w:val="0"/>
                  <w:marRight w:val="0"/>
                  <w:marTop w:val="0"/>
                  <w:marBottom w:val="0"/>
                  <w:divBdr>
                    <w:top w:val="none" w:sz="0" w:space="0" w:color="auto"/>
                    <w:left w:val="none" w:sz="0" w:space="0" w:color="auto"/>
                    <w:bottom w:val="none" w:sz="0" w:space="0" w:color="auto"/>
                    <w:right w:val="none" w:sz="0" w:space="0" w:color="auto"/>
                  </w:divBdr>
                </w:div>
                <w:div w:id="2147308044">
                  <w:marLeft w:val="0"/>
                  <w:marRight w:val="0"/>
                  <w:marTop w:val="0"/>
                  <w:marBottom w:val="0"/>
                  <w:divBdr>
                    <w:top w:val="none" w:sz="0" w:space="0" w:color="auto"/>
                    <w:left w:val="none" w:sz="0" w:space="0" w:color="auto"/>
                    <w:bottom w:val="none" w:sz="0" w:space="0" w:color="auto"/>
                    <w:right w:val="none" w:sz="0" w:space="0" w:color="auto"/>
                  </w:divBdr>
                </w:div>
                <w:div w:id="1001615688">
                  <w:marLeft w:val="0"/>
                  <w:marRight w:val="0"/>
                  <w:marTop w:val="0"/>
                  <w:marBottom w:val="0"/>
                  <w:divBdr>
                    <w:top w:val="none" w:sz="0" w:space="0" w:color="auto"/>
                    <w:left w:val="none" w:sz="0" w:space="0" w:color="auto"/>
                    <w:bottom w:val="none" w:sz="0" w:space="0" w:color="auto"/>
                    <w:right w:val="none" w:sz="0" w:space="0" w:color="auto"/>
                  </w:divBdr>
                </w:div>
                <w:div w:id="2033266147">
                  <w:marLeft w:val="0"/>
                  <w:marRight w:val="0"/>
                  <w:marTop w:val="0"/>
                  <w:marBottom w:val="0"/>
                  <w:divBdr>
                    <w:top w:val="none" w:sz="0" w:space="0" w:color="auto"/>
                    <w:left w:val="none" w:sz="0" w:space="0" w:color="auto"/>
                    <w:bottom w:val="none" w:sz="0" w:space="0" w:color="auto"/>
                    <w:right w:val="none" w:sz="0" w:space="0" w:color="auto"/>
                  </w:divBdr>
                </w:div>
                <w:div w:id="1946305341">
                  <w:marLeft w:val="0"/>
                  <w:marRight w:val="0"/>
                  <w:marTop w:val="0"/>
                  <w:marBottom w:val="0"/>
                  <w:divBdr>
                    <w:top w:val="none" w:sz="0" w:space="0" w:color="auto"/>
                    <w:left w:val="none" w:sz="0" w:space="0" w:color="auto"/>
                    <w:bottom w:val="none" w:sz="0" w:space="0" w:color="auto"/>
                    <w:right w:val="none" w:sz="0" w:space="0" w:color="auto"/>
                  </w:divBdr>
                </w:div>
                <w:div w:id="640496740">
                  <w:marLeft w:val="0"/>
                  <w:marRight w:val="0"/>
                  <w:marTop w:val="0"/>
                  <w:marBottom w:val="0"/>
                  <w:divBdr>
                    <w:top w:val="none" w:sz="0" w:space="0" w:color="auto"/>
                    <w:left w:val="none" w:sz="0" w:space="0" w:color="auto"/>
                    <w:bottom w:val="none" w:sz="0" w:space="0" w:color="auto"/>
                    <w:right w:val="none" w:sz="0" w:space="0" w:color="auto"/>
                  </w:divBdr>
                </w:div>
                <w:div w:id="1996184149">
                  <w:marLeft w:val="0"/>
                  <w:marRight w:val="0"/>
                  <w:marTop w:val="0"/>
                  <w:marBottom w:val="0"/>
                  <w:divBdr>
                    <w:top w:val="none" w:sz="0" w:space="0" w:color="auto"/>
                    <w:left w:val="none" w:sz="0" w:space="0" w:color="auto"/>
                    <w:bottom w:val="none" w:sz="0" w:space="0" w:color="auto"/>
                    <w:right w:val="none" w:sz="0" w:space="0" w:color="auto"/>
                  </w:divBdr>
                </w:div>
                <w:div w:id="18506154">
                  <w:marLeft w:val="0"/>
                  <w:marRight w:val="0"/>
                  <w:marTop w:val="0"/>
                  <w:marBottom w:val="0"/>
                  <w:divBdr>
                    <w:top w:val="none" w:sz="0" w:space="0" w:color="auto"/>
                    <w:left w:val="none" w:sz="0" w:space="0" w:color="auto"/>
                    <w:bottom w:val="none" w:sz="0" w:space="0" w:color="auto"/>
                    <w:right w:val="none" w:sz="0" w:space="0" w:color="auto"/>
                  </w:divBdr>
                </w:div>
                <w:div w:id="1806728681">
                  <w:marLeft w:val="0"/>
                  <w:marRight w:val="0"/>
                  <w:marTop w:val="0"/>
                  <w:marBottom w:val="0"/>
                  <w:divBdr>
                    <w:top w:val="none" w:sz="0" w:space="0" w:color="auto"/>
                    <w:left w:val="none" w:sz="0" w:space="0" w:color="auto"/>
                    <w:bottom w:val="none" w:sz="0" w:space="0" w:color="auto"/>
                    <w:right w:val="none" w:sz="0" w:space="0" w:color="auto"/>
                  </w:divBdr>
                </w:div>
                <w:div w:id="78135493">
                  <w:marLeft w:val="0"/>
                  <w:marRight w:val="0"/>
                  <w:marTop w:val="0"/>
                  <w:marBottom w:val="0"/>
                  <w:divBdr>
                    <w:top w:val="none" w:sz="0" w:space="0" w:color="auto"/>
                    <w:left w:val="none" w:sz="0" w:space="0" w:color="auto"/>
                    <w:bottom w:val="none" w:sz="0" w:space="0" w:color="auto"/>
                    <w:right w:val="none" w:sz="0" w:space="0" w:color="auto"/>
                  </w:divBdr>
                </w:div>
                <w:div w:id="1689521718">
                  <w:marLeft w:val="0"/>
                  <w:marRight w:val="0"/>
                  <w:marTop w:val="0"/>
                  <w:marBottom w:val="0"/>
                  <w:divBdr>
                    <w:top w:val="none" w:sz="0" w:space="0" w:color="auto"/>
                    <w:left w:val="none" w:sz="0" w:space="0" w:color="auto"/>
                    <w:bottom w:val="none" w:sz="0" w:space="0" w:color="auto"/>
                    <w:right w:val="none" w:sz="0" w:space="0" w:color="auto"/>
                  </w:divBdr>
                </w:div>
                <w:div w:id="1153176561">
                  <w:marLeft w:val="0"/>
                  <w:marRight w:val="0"/>
                  <w:marTop w:val="0"/>
                  <w:marBottom w:val="0"/>
                  <w:divBdr>
                    <w:top w:val="none" w:sz="0" w:space="0" w:color="auto"/>
                    <w:left w:val="none" w:sz="0" w:space="0" w:color="auto"/>
                    <w:bottom w:val="none" w:sz="0" w:space="0" w:color="auto"/>
                    <w:right w:val="none" w:sz="0" w:space="0" w:color="auto"/>
                  </w:divBdr>
                </w:div>
                <w:div w:id="342706124">
                  <w:marLeft w:val="0"/>
                  <w:marRight w:val="0"/>
                  <w:marTop w:val="0"/>
                  <w:marBottom w:val="0"/>
                  <w:divBdr>
                    <w:top w:val="none" w:sz="0" w:space="0" w:color="auto"/>
                    <w:left w:val="none" w:sz="0" w:space="0" w:color="auto"/>
                    <w:bottom w:val="none" w:sz="0" w:space="0" w:color="auto"/>
                    <w:right w:val="none" w:sz="0" w:space="0" w:color="auto"/>
                  </w:divBdr>
                </w:div>
                <w:div w:id="1822190008">
                  <w:marLeft w:val="0"/>
                  <w:marRight w:val="0"/>
                  <w:marTop w:val="0"/>
                  <w:marBottom w:val="0"/>
                  <w:divBdr>
                    <w:top w:val="none" w:sz="0" w:space="0" w:color="auto"/>
                    <w:left w:val="none" w:sz="0" w:space="0" w:color="auto"/>
                    <w:bottom w:val="none" w:sz="0" w:space="0" w:color="auto"/>
                    <w:right w:val="none" w:sz="0" w:space="0" w:color="auto"/>
                  </w:divBdr>
                </w:div>
                <w:div w:id="1877616406">
                  <w:marLeft w:val="0"/>
                  <w:marRight w:val="0"/>
                  <w:marTop w:val="0"/>
                  <w:marBottom w:val="0"/>
                  <w:divBdr>
                    <w:top w:val="none" w:sz="0" w:space="0" w:color="auto"/>
                    <w:left w:val="none" w:sz="0" w:space="0" w:color="auto"/>
                    <w:bottom w:val="none" w:sz="0" w:space="0" w:color="auto"/>
                    <w:right w:val="none" w:sz="0" w:space="0" w:color="auto"/>
                  </w:divBdr>
                </w:div>
                <w:div w:id="72824962">
                  <w:marLeft w:val="0"/>
                  <w:marRight w:val="0"/>
                  <w:marTop w:val="0"/>
                  <w:marBottom w:val="0"/>
                  <w:divBdr>
                    <w:top w:val="none" w:sz="0" w:space="0" w:color="auto"/>
                    <w:left w:val="none" w:sz="0" w:space="0" w:color="auto"/>
                    <w:bottom w:val="none" w:sz="0" w:space="0" w:color="auto"/>
                    <w:right w:val="none" w:sz="0" w:space="0" w:color="auto"/>
                  </w:divBdr>
                </w:div>
                <w:div w:id="1831677124">
                  <w:marLeft w:val="0"/>
                  <w:marRight w:val="0"/>
                  <w:marTop w:val="0"/>
                  <w:marBottom w:val="0"/>
                  <w:divBdr>
                    <w:top w:val="none" w:sz="0" w:space="0" w:color="auto"/>
                    <w:left w:val="none" w:sz="0" w:space="0" w:color="auto"/>
                    <w:bottom w:val="none" w:sz="0" w:space="0" w:color="auto"/>
                    <w:right w:val="none" w:sz="0" w:space="0" w:color="auto"/>
                  </w:divBdr>
                </w:div>
                <w:div w:id="1641301677">
                  <w:marLeft w:val="0"/>
                  <w:marRight w:val="0"/>
                  <w:marTop w:val="0"/>
                  <w:marBottom w:val="0"/>
                  <w:divBdr>
                    <w:top w:val="none" w:sz="0" w:space="0" w:color="auto"/>
                    <w:left w:val="none" w:sz="0" w:space="0" w:color="auto"/>
                    <w:bottom w:val="none" w:sz="0" w:space="0" w:color="auto"/>
                    <w:right w:val="none" w:sz="0" w:space="0" w:color="auto"/>
                  </w:divBdr>
                </w:div>
                <w:div w:id="133182766">
                  <w:marLeft w:val="0"/>
                  <w:marRight w:val="0"/>
                  <w:marTop w:val="0"/>
                  <w:marBottom w:val="0"/>
                  <w:divBdr>
                    <w:top w:val="none" w:sz="0" w:space="0" w:color="auto"/>
                    <w:left w:val="none" w:sz="0" w:space="0" w:color="auto"/>
                    <w:bottom w:val="none" w:sz="0" w:space="0" w:color="auto"/>
                    <w:right w:val="none" w:sz="0" w:space="0" w:color="auto"/>
                  </w:divBdr>
                </w:div>
                <w:div w:id="1176186042">
                  <w:marLeft w:val="0"/>
                  <w:marRight w:val="0"/>
                  <w:marTop w:val="0"/>
                  <w:marBottom w:val="0"/>
                  <w:divBdr>
                    <w:top w:val="none" w:sz="0" w:space="0" w:color="auto"/>
                    <w:left w:val="none" w:sz="0" w:space="0" w:color="auto"/>
                    <w:bottom w:val="none" w:sz="0" w:space="0" w:color="auto"/>
                    <w:right w:val="none" w:sz="0" w:space="0" w:color="auto"/>
                  </w:divBdr>
                </w:div>
                <w:div w:id="1589464196">
                  <w:marLeft w:val="0"/>
                  <w:marRight w:val="0"/>
                  <w:marTop w:val="0"/>
                  <w:marBottom w:val="0"/>
                  <w:divBdr>
                    <w:top w:val="none" w:sz="0" w:space="0" w:color="auto"/>
                    <w:left w:val="none" w:sz="0" w:space="0" w:color="auto"/>
                    <w:bottom w:val="none" w:sz="0" w:space="0" w:color="auto"/>
                    <w:right w:val="none" w:sz="0" w:space="0" w:color="auto"/>
                  </w:divBdr>
                </w:div>
                <w:div w:id="332416434">
                  <w:marLeft w:val="0"/>
                  <w:marRight w:val="0"/>
                  <w:marTop w:val="0"/>
                  <w:marBottom w:val="0"/>
                  <w:divBdr>
                    <w:top w:val="none" w:sz="0" w:space="0" w:color="auto"/>
                    <w:left w:val="none" w:sz="0" w:space="0" w:color="auto"/>
                    <w:bottom w:val="none" w:sz="0" w:space="0" w:color="auto"/>
                    <w:right w:val="none" w:sz="0" w:space="0" w:color="auto"/>
                  </w:divBdr>
                </w:div>
                <w:div w:id="1264613737">
                  <w:marLeft w:val="0"/>
                  <w:marRight w:val="0"/>
                  <w:marTop w:val="0"/>
                  <w:marBottom w:val="0"/>
                  <w:divBdr>
                    <w:top w:val="none" w:sz="0" w:space="0" w:color="auto"/>
                    <w:left w:val="none" w:sz="0" w:space="0" w:color="auto"/>
                    <w:bottom w:val="none" w:sz="0" w:space="0" w:color="auto"/>
                    <w:right w:val="none" w:sz="0" w:space="0" w:color="auto"/>
                  </w:divBdr>
                </w:div>
                <w:div w:id="1545754465">
                  <w:marLeft w:val="0"/>
                  <w:marRight w:val="0"/>
                  <w:marTop w:val="0"/>
                  <w:marBottom w:val="0"/>
                  <w:divBdr>
                    <w:top w:val="none" w:sz="0" w:space="0" w:color="auto"/>
                    <w:left w:val="none" w:sz="0" w:space="0" w:color="auto"/>
                    <w:bottom w:val="none" w:sz="0" w:space="0" w:color="auto"/>
                    <w:right w:val="none" w:sz="0" w:space="0" w:color="auto"/>
                  </w:divBdr>
                </w:div>
                <w:div w:id="1083599441">
                  <w:marLeft w:val="0"/>
                  <w:marRight w:val="0"/>
                  <w:marTop w:val="0"/>
                  <w:marBottom w:val="0"/>
                  <w:divBdr>
                    <w:top w:val="none" w:sz="0" w:space="0" w:color="auto"/>
                    <w:left w:val="none" w:sz="0" w:space="0" w:color="auto"/>
                    <w:bottom w:val="none" w:sz="0" w:space="0" w:color="auto"/>
                    <w:right w:val="none" w:sz="0" w:space="0" w:color="auto"/>
                  </w:divBdr>
                </w:div>
                <w:div w:id="1578981957">
                  <w:marLeft w:val="0"/>
                  <w:marRight w:val="0"/>
                  <w:marTop w:val="0"/>
                  <w:marBottom w:val="0"/>
                  <w:divBdr>
                    <w:top w:val="none" w:sz="0" w:space="0" w:color="auto"/>
                    <w:left w:val="none" w:sz="0" w:space="0" w:color="auto"/>
                    <w:bottom w:val="none" w:sz="0" w:space="0" w:color="auto"/>
                    <w:right w:val="none" w:sz="0" w:space="0" w:color="auto"/>
                  </w:divBdr>
                </w:div>
                <w:div w:id="896283809">
                  <w:marLeft w:val="0"/>
                  <w:marRight w:val="0"/>
                  <w:marTop w:val="0"/>
                  <w:marBottom w:val="0"/>
                  <w:divBdr>
                    <w:top w:val="none" w:sz="0" w:space="0" w:color="auto"/>
                    <w:left w:val="none" w:sz="0" w:space="0" w:color="auto"/>
                    <w:bottom w:val="none" w:sz="0" w:space="0" w:color="auto"/>
                    <w:right w:val="none" w:sz="0" w:space="0" w:color="auto"/>
                  </w:divBdr>
                </w:div>
                <w:div w:id="669722049">
                  <w:marLeft w:val="0"/>
                  <w:marRight w:val="0"/>
                  <w:marTop w:val="0"/>
                  <w:marBottom w:val="0"/>
                  <w:divBdr>
                    <w:top w:val="none" w:sz="0" w:space="0" w:color="auto"/>
                    <w:left w:val="none" w:sz="0" w:space="0" w:color="auto"/>
                    <w:bottom w:val="none" w:sz="0" w:space="0" w:color="auto"/>
                    <w:right w:val="none" w:sz="0" w:space="0" w:color="auto"/>
                  </w:divBdr>
                </w:div>
                <w:div w:id="1960183039">
                  <w:marLeft w:val="0"/>
                  <w:marRight w:val="0"/>
                  <w:marTop w:val="0"/>
                  <w:marBottom w:val="0"/>
                  <w:divBdr>
                    <w:top w:val="none" w:sz="0" w:space="0" w:color="auto"/>
                    <w:left w:val="none" w:sz="0" w:space="0" w:color="auto"/>
                    <w:bottom w:val="none" w:sz="0" w:space="0" w:color="auto"/>
                    <w:right w:val="none" w:sz="0" w:space="0" w:color="auto"/>
                  </w:divBdr>
                </w:div>
                <w:div w:id="1128739683">
                  <w:marLeft w:val="0"/>
                  <w:marRight w:val="0"/>
                  <w:marTop w:val="0"/>
                  <w:marBottom w:val="0"/>
                  <w:divBdr>
                    <w:top w:val="none" w:sz="0" w:space="0" w:color="auto"/>
                    <w:left w:val="none" w:sz="0" w:space="0" w:color="auto"/>
                    <w:bottom w:val="none" w:sz="0" w:space="0" w:color="auto"/>
                    <w:right w:val="none" w:sz="0" w:space="0" w:color="auto"/>
                  </w:divBdr>
                </w:div>
                <w:div w:id="1995986496">
                  <w:marLeft w:val="0"/>
                  <w:marRight w:val="0"/>
                  <w:marTop w:val="0"/>
                  <w:marBottom w:val="0"/>
                  <w:divBdr>
                    <w:top w:val="none" w:sz="0" w:space="0" w:color="auto"/>
                    <w:left w:val="none" w:sz="0" w:space="0" w:color="auto"/>
                    <w:bottom w:val="none" w:sz="0" w:space="0" w:color="auto"/>
                    <w:right w:val="none" w:sz="0" w:space="0" w:color="auto"/>
                  </w:divBdr>
                </w:div>
                <w:div w:id="2128742268">
                  <w:marLeft w:val="0"/>
                  <w:marRight w:val="0"/>
                  <w:marTop w:val="0"/>
                  <w:marBottom w:val="0"/>
                  <w:divBdr>
                    <w:top w:val="none" w:sz="0" w:space="0" w:color="auto"/>
                    <w:left w:val="none" w:sz="0" w:space="0" w:color="auto"/>
                    <w:bottom w:val="none" w:sz="0" w:space="0" w:color="auto"/>
                    <w:right w:val="none" w:sz="0" w:space="0" w:color="auto"/>
                  </w:divBdr>
                </w:div>
                <w:div w:id="488324254">
                  <w:marLeft w:val="0"/>
                  <w:marRight w:val="0"/>
                  <w:marTop w:val="0"/>
                  <w:marBottom w:val="0"/>
                  <w:divBdr>
                    <w:top w:val="none" w:sz="0" w:space="0" w:color="auto"/>
                    <w:left w:val="none" w:sz="0" w:space="0" w:color="auto"/>
                    <w:bottom w:val="none" w:sz="0" w:space="0" w:color="auto"/>
                    <w:right w:val="none" w:sz="0" w:space="0" w:color="auto"/>
                  </w:divBdr>
                </w:div>
                <w:div w:id="169947887">
                  <w:marLeft w:val="0"/>
                  <w:marRight w:val="0"/>
                  <w:marTop w:val="0"/>
                  <w:marBottom w:val="0"/>
                  <w:divBdr>
                    <w:top w:val="none" w:sz="0" w:space="0" w:color="auto"/>
                    <w:left w:val="none" w:sz="0" w:space="0" w:color="auto"/>
                    <w:bottom w:val="none" w:sz="0" w:space="0" w:color="auto"/>
                    <w:right w:val="none" w:sz="0" w:space="0" w:color="auto"/>
                  </w:divBdr>
                </w:div>
                <w:div w:id="217211928">
                  <w:marLeft w:val="0"/>
                  <w:marRight w:val="0"/>
                  <w:marTop w:val="0"/>
                  <w:marBottom w:val="0"/>
                  <w:divBdr>
                    <w:top w:val="none" w:sz="0" w:space="0" w:color="auto"/>
                    <w:left w:val="none" w:sz="0" w:space="0" w:color="auto"/>
                    <w:bottom w:val="none" w:sz="0" w:space="0" w:color="auto"/>
                    <w:right w:val="none" w:sz="0" w:space="0" w:color="auto"/>
                  </w:divBdr>
                </w:div>
                <w:div w:id="379863621">
                  <w:marLeft w:val="0"/>
                  <w:marRight w:val="0"/>
                  <w:marTop w:val="0"/>
                  <w:marBottom w:val="0"/>
                  <w:divBdr>
                    <w:top w:val="none" w:sz="0" w:space="0" w:color="auto"/>
                    <w:left w:val="none" w:sz="0" w:space="0" w:color="auto"/>
                    <w:bottom w:val="none" w:sz="0" w:space="0" w:color="auto"/>
                    <w:right w:val="none" w:sz="0" w:space="0" w:color="auto"/>
                  </w:divBdr>
                </w:div>
                <w:div w:id="1508247051">
                  <w:marLeft w:val="0"/>
                  <w:marRight w:val="0"/>
                  <w:marTop w:val="0"/>
                  <w:marBottom w:val="0"/>
                  <w:divBdr>
                    <w:top w:val="none" w:sz="0" w:space="0" w:color="auto"/>
                    <w:left w:val="none" w:sz="0" w:space="0" w:color="auto"/>
                    <w:bottom w:val="none" w:sz="0" w:space="0" w:color="auto"/>
                    <w:right w:val="none" w:sz="0" w:space="0" w:color="auto"/>
                  </w:divBdr>
                </w:div>
                <w:div w:id="1725058444">
                  <w:marLeft w:val="0"/>
                  <w:marRight w:val="0"/>
                  <w:marTop w:val="0"/>
                  <w:marBottom w:val="0"/>
                  <w:divBdr>
                    <w:top w:val="none" w:sz="0" w:space="0" w:color="auto"/>
                    <w:left w:val="none" w:sz="0" w:space="0" w:color="auto"/>
                    <w:bottom w:val="none" w:sz="0" w:space="0" w:color="auto"/>
                    <w:right w:val="none" w:sz="0" w:space="0" w:color="auto"/>
                  </w:divBdr>
                </w:div>
                <w:div w:id="134376189">
                  <w:marLeft w:val="0"/>
                  <w:marRight w:val="0"/>
                  <w:marTop w:val="0"/>
                  <w:marBottom w:val="0"/>
                  <w:divBdr>
                    <w:top w:val="none" w:sz="0" w:space="0" w:color="auto"/>
                    <w:left w:val="none" w:sz="0" w:space="0" w:color="auto"/>
                    <w:bottom w:val="none" w:sz="0" w:space="0" w:color="auto"/>
                    <w:right w:val="none" w:sz="0" w:space="0" w:color="auto"/>
                  </w:divBdr>
                </w:div>
                <w:div w:id="259874651">
                  <w:marLeft w:val="0"/>
                  <w:marRight w:val="0"/>
                  <w:marTop w:val="0"/>
                  <w:marBottom w:val="0"/>
                  <w:divBdr>
                    <w:top w:val="none" w:sz="0" w:space="0" w:color="auto"/>
                    <w:left w:val="none" w:sz="0" w:space="0" w:color="auto"/>
                    <w:bottom w:val="none" w:sz="0" w:space="0" w:color="auto"/>
                    <w:right w:val="none" w:sz="0" w:space="0" w:color="auto"/>
                  </w:divBdr>
                </w:div>
                <w:div w:id="1433621598">
                  <w:marLeft w:val="0"/>
                  <w:marRight w:val="0"/>
                  <w:marTop w:val="0"/>
                  <w:marBottom w:val="0"/>
                  <w:divBdr>
                    <w:top w:val="none" w:sz="0" w:space="0" w:color="auto"/>
                    <w:left w:val="none" w:sz="0" w:space="0" w:color="auto"/>
                    <w:bottom w:val="none" w:sz="0" w:space="0" w:color="auto"/>
                    <w:right w:val="none" w:sz="0" w:space="0" w:color="auto"/>
                  </w:divBdr>
                </w:div>
                <w:div w:id="857962281">
                  <w:marLeft w:val="0"/>
                  <w:marRight w:val="0"/>
                  <w:marTop w:val="0"/>
                  <w:marBottom w:val="0"/>
                  <w:divBdr>
                    <w:top w:val="none" w:sz="0" w:space="0" w:color="auto"/>
                    <w:left w:val="none" w:sz="0" w:space="0" w:color="auto"/>
                    <w:bottom w:val="none" w:sz="0" w:space="0" w:color="auto"/>
                    <w:right w:val="none" w:sz="0" w:space="0" w:color="auto"/>
                  </w:divBdr>
                </w:div>
                <w:div w:id="272901685">
                  <w:marLeft w:val="0"/>
                  <w:marRight w:val="0"/>
                  <w:marTop w:val="0"/>
                  <w:marBottom w:val="0"/>
                  <w:divBdr>
                    <w:top w:val="none" w:sz="0" w:space="0" w:color="auto"/>
                    <w:left w:val="none" w:sz="0" w:space="0" w:color="auto"/>
                    <w:bottom w:val="none" w:sz="0" w:space="0" w:color="auto"/>
                    <w:right w:val="none" w:sz="0" w:space="0" w:color="auto"/>
                  </w:divBdr>
                </w:div>
                <w:div w:id="1537620940">
                  <w:marLeft w:val="0"/>
                  <w:marRight w:val="0"/>
                  <w:marTop w:val="0"/>
                  <w:marBottom w:val="0"/>
                  <w:divBdr>
                    <w:top w:val="none" w:sz="0" w:space="0" w:color="auto"/>
                    <w:left w:val="none" w:sz="0" w:space="0" w:color="auto"/>
                    <w:bottom w:val="none" w:sz="0" w:space="0" w:color="auto"/>
                    <w:right w:val="none" w:sz="0" w:space="0" w:color="auto"/>
                  </w:divBdr>
                </w:div>
                <w:div w:id="325130278">
                  <w:marLeft w:val="0"/>
                  <w:marRight w:val="0"/>
                  <w:marTop w:val="0"/>
                  <w:marBottom w:val="0"/>
                  <w:divBdr>
                    <w:top w:val="none" w:sz="0" w:space="0" w:color="auto"/>
                    <w:left w:val="none" w:sz="0" w:space="0" w:color="auto"/>
                    <w:bottom w:val="none" w:sz="0" w:space="0" w:color="auto"/>
                    <w:right w:val="none" w:sz="0" w:space="0" w:color="auto"/>
                  </w:divBdr>
                </w:div>
                <w:div w:id="47193228">
                  <w:marLeft w:val="0"/>
                  <w:marRight w:val="0"/>
                  <w:marTop w:val="0"/>
                  <w:marBottom w:val="0"/>
                  <w:divBdr>
                    <w:top w:val="none" w:sz="0" w:space="0" w:color="auto"/>
                    <w:left w:val="none" w:sz="0" w:space="0" w:color="auto"/>
                    <w:bottom w:val="none" w:sz="0" w:space="0" w:color="auto"/>
                    <w:right w:val="none" w:sz="0" w:space="0" w:color="auto"/>
                  </w:divBdr>
                </w:div>
                <w:div w:id="897672159">
                  <w:marLeft w:val="0"/>
                  <w:marRight w:val="0"/>
                  <w:marTop w:val="0"/>
                  <w:marBottom w:val="0"/>
                  <w:divBdr>
                    <w:top w:val="none" w:sz="0" w:space="0" w:color="auto"/>
                    <w:left w:val="none" w:sz="0" w:space="0" w:color="auto"/>
                    <w:bottom w:val="none" w:sz="0" w:space="0" w:color="auto"/>
                    <w:right w:val="none" w:sz="0" w:space="0" w:color="auto"/>
                  </w:divBdr>
                </w:div>
                <w:div w:id="302269862">
                  <w:marLeft w:val="0"/>
                  <w:marRight w:val="0"/>
                  <w:marTop w:val="0"/>
                  <w:marBottom w:val="0"/>
                  <w:divBdr>
                    <w:top w:val="none" w:sz="0" w:space="0" w:color="auto"/>
                    <w:left w:val="none" w:sz="0" w:space="0" w:color="auto"/>
                    <w:bottom w:val="none" w:sz="0" w:space="0" w:color="auto"/>
                    <w:right w:val="none" w:sz="0" w:space="0" w:color="auto"/>
                  </w:divBdr>
                </w:div>
                <w:div w:id="401954824">
                  <w:marLeft w:val="0"/>
                  <w:marRight w:val="0"/>
                  <w:marTop w:val="0"/>
                  <w:marBottom w:val="0"/>
                  <w:divBdr>
                    <w:top w:val="none" w:sz="0" w:space="0" w:color="auto"/>
                    <w:left w:val="none" w:sz="0" w:space="0" w:color="auto"/>
                    <w:bottom w:val="none" w:sz="0" w:space="0" w:color="auto"/>
                    <w:right w:val="none" w:sz="0" w:space="0" w:color="auto"/>
                  </w:divBdr>
                </w:div>
                <w:div w:id="1478182405">
                  <w:marLeft w:val="0"/>
                  <w:marRight w:val="0"/>
                  <w:marTop w:val="0"/>
                  <w:marBottom w:val="0"/>
                  <w:divBdr>
                    <w:top w:val="none" w:sz="0" w:space="0" w:color="auto"/>
                    <w:left w:val="none" w:sz="0" w:space="0" w:color="auto"/>
                    <w:bottom w:val="none" w:sz="0" w:space="0" w:color="auto"/>
                    <w:right w:val="none" w:sz="0" w:space="0" w:color="auto"/>
                  </w:divBdr>
                </w:div>
                <w:div w:id="982344336">
                  <w:marLeft w:val="0"/>
                  <w:marRight w:val="0"/>
                  <w:marTop w:val="0"/>
                  <w:marBottom w:val="0"/>
                  <w:divBdr>
                    <w:top w:val="none" w:sz="0" w:space="0" w:color="auto"/>
                    <w:left w:val="none" w:sz="0" w:space="0" w:color="auto"/>
                    <w:bottom w:val="none" w:sz="0" w:space="0" w:color="auto"/>
                    <w:right w:val="none" w:sz="0" w:space="0" w:color="auto"/>
                  </w:divBdr>
                </w:div>
                <w:div w:id="1213346268">
                  <w:marLeft w:val="0"/>
                  <w:marRight w:val="0"/>
                  <w:marTop w:val="0"/>
                  <w:marBottom w:val="0"/>
                  <w:divBdr>
                    <w:top w:val="none" w:sz="0" w:space="0" w:color="auto"/>
                    <w:left w:val="none" w:sz="0" w:space="0" w:color="auto"/>
                    <w:bottom w:val="none" w:sz="0" w:space="0" w:color="auto"/>
                    <w:right w:val="none" w:sz="0" w:space="0" w:color="auto"/>
                  </w:divBdr>
                </w:div>
                <w:div w:id="1634599088">
                  <w:marLeft w:val="0"/>
                  <w:marRight w:val="0"/>
                  <w:marTop w:val="0"/>
                  <w:marBottom w:val="0"/>
                  <w:divBdr>
                    <w:top w:val="none" w:sz="0" w:space="0" w:color="auto"/>
                    <w:left w:val="none" w:sz="0" w:space="0" w:color="auto"/>
                    <w:bottom w:val="none" w:sz="0" w:space="0" w:color="auto"/>
                    <w:right w:val="none" w:sz="0" w:space="0" w:color="auto"/>
                  </w:divBdr>
                </w:div>
                <w:div w:id="1938903301">
                  <w:marLeft w:val="0"/>
                  <w:marRight w:val="0"/>
                  <w:marTop w:val="0"/>
                  <w:marBottom w:val="0"/>
                  <w:divBdr>
                    <w:top w:val="none" w:sz="0" w:space="0" w:color="auto"/>
                    <w:left w:val="none" w:sz="0" w:space="0" w:color="auto"/>
                    <w:bottom w:val="none" w:sz="0" w:space="0" w:color="auto"/>
                    <w:right w:val="none" w:sz="0" w:space="0" w:color="auto"/>
                  </w:divBdr>
                </w:div>
                <w:div w:id="1463888628">
                  <w:marLeft w:val="0"/>
                  <w:marRight w:val="0"/>
                  <w:marTop w:val="0"/>
                  <w:marBottom w:val="0"/>
                  <w:divBdr>
                    <w:top w:val="none" w:sz="0" w:space="0" w:color="auto"/>
                    <w:left w:val="none" w:sz="0" w:space="0" w:color="auto"/>
                    <w:bottom w:val="none" w:sz="0" w:space="0" w:color="auto"/>
                    <w:right w:val="none" w:sz="0" w:space="0" w:color="auto"/>
                  </w:divBdr>
                </w:div>
                <w:div w:id="1634213839">
                  <w:marLeft w:val="0"/>
                  <w:marRight w:val="0"/>
                  <w:marTop w:val="0"/>
                  <w:marBottom w:val="0"/>
                  <w:divBdr>
                    <w:top w:val="none" w:sz="0" w:space="0" w:color="auto"/>
                    <w:left w:val="none" w:sz="0" w:space="0" w:color="auto"/>
                    <w:bottom w:val="none" w:sz="0" w:space="0" w:color="auto"/>
                    <w:right w:val="none" w:sz="0" w:space="0" w:color="auto"/>
                  </w:divBdr>
                </w:div>
                <w:div w:id="1420297733">
                  <w:marLeft w:val="0"/>
                  <w:marRight w:val="0"/>
                  <w:marTop w:val="0"/>
                  <w:marBottom w:val="0"/>
                  <w:divBdr>
                    <w:top w:val="none" w:sz="0" w:space="0" w:color="auto"/>
                    <w:left w:val="none" w:sz="0" w:space="0" w:color="auto"/>
                    <w:bottom w:val="none" w:sz="0" w:space="0" w:color="auto"/>
                    <w:right w:val="none" w:sz="0" w:space="0" w:color="auto"/>
                  </w:divBdr>
                </w:div>
                <w:div w:id="1700742858">
                  <w:marLeft w:val="0"/>
                  <w:marRight w:val="0"/>
                  <w:marTop w:val="0"/>
                  <w:marBottom w:val="0"/>
                  <w:divBdr>
                    <w:top w:val="none" w:sz="0" w:space="0" w:color="auto"/>
                    <w:left w:val="none" w:sz="0" w:space="0" w:color="auto"/>
                    <w:bottom w:val="none" w:sz="0" w:space="0" w:color="auto"/>
                    <w:right w:val="none" w:sz="0" w:space="0" w:color="auto"/>
                  </w:divBdr>
                </w:div>
                <w:div w:id="1594313875">
                  <w:marLeft w:val="0"/>
                  <w:marRight w:val="0"/>
                  <w:marTop w:val="0"/>
                  <w:marBottom w:val="0"/>
                  <w:divBdr>
                    <w:top w:val="none" w:sz="0" w:space="0" w:color="auto"/>
                    <w:left w:val="none" w:sz="0" w:space="0" w:color="auto"/>
                    <w:bottom w:val="none" w:sz="0" w:space="0" w:color="auto"/>
                    <w:right w:val="none" w:sz="0" w:space="0" w:color="auto"/>
                  </w:divBdr>
                </w:div>
                <w:div w:id="1244611249">
                  <w:marLeft w:val="0"/>
                  <w:marRight w:val="0"/>
                  <w:marTop w:val="0"/>
                  <w:marBottom w:val="0"/>
                  <w:divBdr>
                    <w:top w:val="none" w:sz="0" w:space="0" w:color="auto"/>
                    <w:left w:val="none" w:sz="0" w:space="0" w:color="auto"/>
                    <w:bottom w:val="none" w:sz="0" w:space="0" w:color="auto"/>
                    <w:right w:val="none" w:sz="0" w:space="0" w:color="auto"/>
                  </w:divBdr>
                </w:div>
                <w:div w:id="339163216">
                  <w:marLeft w:val="0"/>
                  <w:marRight w:val="0"/>
                  <w:marTop w:val="0"/>
                  <w:marBottom w:val="0"/>
                  <w:divBdr>
                    <w:top w:val="none" w:sz="0" w:space="0" w:color="auto"/>
                    <w:left w:val="none" w:sz="0" w:space="0" w:color="auto"/>
                    <w:bottom w:val="none" w:sz="0" w:space="0" w:color="auto"/>
                    <w:right w:val="none" w:sz="0" w:space="0" w:color="auto"/>
                  </w:divBdr>
                </w:div>
                <w:div w:id="1577744458">
                  <w:marLeft w:val="0"/>
                  <w:marRight w:val="0"/>
                  <w:marTop w:val="0"/>
                  <w:marBottom w:val="0"/>
                  <w:divBdr>
                    <w:top w:val="none" w:sz="0" w:space="0" w:color="auto"/>
                    <w:left w:val="none" w:sz="0" w:space="0" w:color="auto"/>
                    <w:bottom w:val="none" w:sz="0" w:space="0" w:color="auto"/>
                    <w:right w:val="none" w:sz="0" w:space="0" w:color="auto"/>
                  </w:divBdr>
                </w:div>
                <w:div w:id="1749686714">
                  <w:marLeft w:val="0"/>
                  <w:marRight w:val="0"/>
                  <w:marTop w:val="0"/>
                  <w:marBottom w:val="0"/>
                  <w:divBdr>
                    <w:top w:val="none" w:sz="0" w:space="0" w:color="auto"/>
                    <w:left w:val="none" w:sz="0" w:space="0" w:color="auto"/>
                    <w:bottom w:val="none" w:sz="0" w:space="0" w:color="auto"/>
                    <w:right w:val="none" w:sz="0" w:space="0" w:color="auto"/>
                  </w:divBdr>
                </w:div>
                <w:div w:id="83890448">
                  <w:marLeft w:val="0"/>
                  <w:marRight w:val="0"/>
                  <w:marTop w:val="0"/>
                  <w:marBottom w:val="0"/>
                  <w:divBdr>
                    <w:top w:val="none" w:sz="0" w:space="0" w:color="auto"/>
                    <w:left w:val="none" w:sz="0" w:space="0" w:color="auto"/>
                    <w:bottom w:val="none" w:sz="0" w:space="0" w:color="auto"/>
                    <w:right w:val="none" w:sz="0" w:space="0" w:color="auto"/>
                  </w:divBdr>
                </w:div>
                <w:div w:id="321544400">
                  <w:marLeft w:val="0"/>
                  <w:marRight w:val="0"/>
                  <w:marTop w:val="0"/>
                  <w:marBottom w:val="0"/>
                  <w:divBdr>
                    <w:top w:val="none" w:sz="0" w:space="0" w:color="auto"/>
                    <w:left w:val="none" w:sz="0" w:space="0" w:color="auto"/>
                    <w:bottom w:val="none" w:sz="0" w:space="0" w:color="auto"/>
                    <w:right w:val="none" w:sz="0" w:space="0" w:color="auto"/>
                  </w:divBdr>
                </w:div>
                <w:div w:id="672492361">
                  <w:marLeft w:val="0"/>
                  <w:marRight w:val="0"/>
                  <w:marTop w:val="0"/>
                  <w:marBottom w:val="0"/>
                  <w:divBdr>
                    <w:top w:val="none" w:sz="0" w:space="0" w:color="auto"/>
                    <w:left w:val="none" w:sz="0" w:space="0" w:color="auto"/>
                    <w:bottom w:val="none" w:sz="0" w:space="0" w:color="auto"/>
                    <w:right w:val="none" w:sz="0" w:space="0" w:color="auto"/>
                  </w:divBdr>
                </w:div>
                <w:div w:id="1760055639">
                  <w:marLeft w:val="0"/>
                  <w:marRight w:val="0"/>
                  <w:marTop w:val="0"/>
                  <w:marBottom w:val="0"/>
                  <w:divBdr>
                    <w:top w:val="none" w:sz="0" w:space="0" w:color="auto"/>
                    <w:left w:val="none" w:sz="0" w:space="0" w:color="auto"/>
                    <w:bottom w:val="none" w:sz="0" w:space="0" w:color="auto"/>
                    <w:right w:val="none" w:sz="0" w:space="0" w:color="auto"/>
                  </w:divBdr>
                </w:div>
                <w:div w:id="696810428">
                  <w:marLeft w:val="0"/>
                  <w:marRight w:val="0"/>
                  <w:marTop w:val="0"/>
                  <w:marBottom w:val="0"/>
                  <w:divBdr>
                    <w:top w:val="none" w:sz="0" w:space="0" w:color="auto"/>
                    <w:left w:val="none" w:sz="0" w:space="0" w:color="auto"/>
                    <w:bottom w:val="none" w:sz="0" w:space="0" w:color="auto"/>
                    <w:right w:val="none" w:sz="0" w:space="0" w:color="auto"/>
                  </w:divBdr>
                </w:div>
                <w:div w:id="13269072">
                  <w:marLeft w:val="0"/>
                  <w:marRight w:val="0"/>
                  <w:marTop w:val="0"/>
                  <w:marBottom w:val="0"/>
                  <w:divBdr>
                    <w:top w:val="none" w:sz="0" w:space="0" w:color="auto"/>
                    <w:left w:val="none" w:sz="0" w:space="0" w:color="auto"/>
                    <w:bottom w:val="none" w:sz="0" w:space="0" w:color="auto"/>
                    <w:right w:val="none" w:sz="0" w:space="0" w:color="auto"/>
                  </w:divBdr>
                </w:div>
                <w:div w:id="1340040735">
                  <w:marLeft w:val="0"/>
                  <w:marRight w:val="0"/>
                  <w:marTop w:val="0"/>
                  <w:marBottom w:val="0"/>
                  <w:divBdr>
                    <w:top w:val="none" w:sz="0" w:space="0" w:color="auto"/>
                    <w:left w:val="none" w:sz="0" w:space="0" w:color="auto"/>
                    <w:bottom w:val="none" w:sz="0" w:space="0" w:color="auto"/>
                    <w:right w:val="none" w:sz="0" w:space="0" w:color="auto"/>
                  </w:divBdr>
                </w:div>
                <w:div w:id="1258365736">
                  <w:marLeft w:val="0"/>
                  <w:marRight w:val="0"/>
                  <w:marTop w:val="0"/>
                  <w:marBottom w:val="0"/>
                  <w:divBdr>
                    <w:top w:val="none" w:sz="0" w:space="0" w:color="auto"/>
                    <w:left w:val="none" w:sz="0" w:space="0" w:color="auto"/>
                    <w:bottom w:val="none" w:sz="0" w:space="0" w:color="auto"/>
                    <w:right w:val="none" w:sz="0" w:space="0" w:color="auto"/>
                  </w:divBdr>
                </w:div>
                <w:div w:id="1411653375">
                  <w:marLeft w:val="0"/>
                  <w:marRight w:val="0"/>
                  <w:marTop w:val="0"/>
                  <w:marBottom w:val="0"/>
                  <w:divBdr>
                    <w:top w:val="none" w:sz="0" w:space="0" w:color="auto"/>
                    <w:left w:val="none" w:sz="0" w:space="0" w:color="auto"/>
                    <w:bottom w:val="none" w:sz="0" w:space="0" w:color="auto"/>
                    <w:right w:val="none" w:sz="0" w:space="0" w:color="auto"/>
                  </w:divBdr>
                </w:div>
                <w:div w:id="868185836">
                  <w:marLeft w:val="0"/>
                  <w:marRight w:val="0"/>
                  <w:marTop w:val="0"/>
                  <w:marBottom w:val="0"/>
                  <w:divBdr>
                    <w:top w:val="none" w:sz="0" w:space="0" w:color="auto"/>
                    <w:left w:val="none" w:sz="0" w:space="0" w:color="auto"/>
                    <w:bottom w:val="none" w:sz="0" w:space="0" w:color="auto"/>
                    <w:right w:val="none" w:sz="0" w:space="0" w:color="auto"/>
                  </w:divBdr>
                </w:div>
                <w:div w:id="1688172798">
                  <w:marLeft w:val="0"/>
                  <w:marRight w:val="0"/>
                  <w:marTop w:val="0"/>
                  <w:marBottom w:val="0"/>
                  <w:divBdr>
                    <w:top w:val="none" w:sz="0" w:space="0" w:color="auto"/>
                    <w:left w:val="none" w:sz="0" w:space="0" w:color="auto"/>
                    <w:bottom w:val="none" w:sz="0" w:space="0" w:color="auto"/>
                    <w:right w:val="none" w:sz="0" w:space="0" w:color="auto"/>
                  </w:divBdr>
                </w:div>
                <w:div w:id="1177622441">
                  <w:marLeft w:val="0"/>
                  <w:marRight w:val="0"/>
                  <w:marTop w:val="0"/>
                  <w:marBottom w:val="0"/>
                  <w:divBdr>
                    <w:top w:val="none" w:sz="0" w:space="0" w:color="auto"/>
                    <w:left w:val="none" w:sz="0" w:space="0" w:color="auto"/>
                    <w:bottom w:val="none" w:sz="0" w:space="0" w:color="auto"/>
                    <w:right w:val="none" w:sz="0" w:space="0" w:color="auto"/>
                  </w:divBdr>
                </w:div>
                <w:div w:id="840898863">
                  <w:marLeft w:val="0"/>
                  <w:marRight w:val="0"/>
                  <w:marTop w:val="0"/>
                  <w:marBottom w:val="0"/>
                  <w:divBdr>
                    <w:top w:val="none" w:sz="0" w:space="0" w:color="auto"/>
                    <w:left w:val="none" w:sz="0" w:space="0" w:color="auto"/>
                    <w:bottom w:val="none" w:sz="0" w:space="0" w:color="auto"/>
                    <w:right w:val="none" w:sz="0" w:space="0" w:color="auto"/>
                  </w:divBdr>
                </w:div>
                <w:div w:id="1022245458">
                  <w:marLeft w:val="0"/>
                  <w:marRight w:val="0"/>
                  <w:marTop w:val="0"/>
                  <w:marBottom w:val="0"/>
                  <w:divBdr>
                    <w:top w:val="none" w:sz="0" w:space="0" w:color="auto"/>
                    <w:left w:val="none" w:sz="0" w:space="0" w:color="auto"/>
                    <w:bottom w:val="none" w:sz="0" w:space="0" w:color="auto"/>
                    <w:right w:val="none" w:sz="0" w:space="0" w:color="auto"/>
                  </w:divBdr>
                </w:div>
                <w:div w:id="1827741242">
                  <w:marLeft w:val="0"/>
                  <w:marRight w:val="0"/>
                  <w:marTop w:val="0"/>
                  <w:marBottom w:val="0"/>
                  <w:divBdr>
                    <w:top w:val="none" w:sz="0" w:space="0" w:color="auto"/>
                    <w:left w:val="none" w:sz="0" w:space="0" w:color="auto"/>
                    <w:bottom w:val="none" w:sz="0" w:space="0" w:color="auto"/>
                    <w:right w:val="none" w:sz="0" w:space="0" w:color="auto"/>
                  </w:divBdr>
                </w:div>
                <w:div w:id="543099147">
                  <w:marLeft w:val="0"/>
                  <w:marRight w:val="0"/>
                  <w:marTop w:val="0"/>
                  <w:marBottom w:val="0"/>
                  <w:divBdr>
                    <w:top w:val="none" w:sz="0" w:space="0" w:color="auto"/>
                    <w:left w:val="none" w:sz="0" w:space="0" w:color="auto"/>
                    <w:bottom w:val="none" w:sz="0" w:space="0" w:color="auto"/>
                    <w:right w:val="none" w:sz="0" w:space="0" w:color="auto"/>
                  </w:divBdr>
                </w:div>
                <w:div w:id="1926567855">
                  <w:marLeft w:val="0"/>
                  <w:marRight w:val="0"/>
                  <w:marTop w:val="0"/>
                  <w:marBottom w:val="0"/>
                  <w:divBdr>
                    <w:top w:val="none" w:sz="0" w:space="0" w:color="auto"/>
                    <w:left w:val="none" w:sz="0" w:space="0" w:color="auto"/>
                    <w:bottom w:val="none" w:sz="0" w:space="0" w:color="auto"/>
                    <w:right w:val="none" w:sz="0" w:space="0" w:color="auto"/>
                  </w:divBdr>
                </w:div>
                <w:div w:id="488642487">
                  <w:marLeft w:val="0"/>
                  <w:marRight w:val="0"/>
                  <w:marTop w:val="0"/>
                  <w:marBottom w:val="0"/>
                  <w:divBdr>
                    <w:top w:val="none" w:sz="0" w:space="0" w:color="auto"/>
                    <w:left w:val="none" w:sz="0" w:space="0" w:color="auto"/>
                    <w:bottom w:val="none" w:sz="0" w:space="0" w:color="auto"/>
                    <w:right w:val="none" w:sz="0" w:space="0" w:color="auto"/>
                  </w:divBdr>
                </w:div>
                <w:div w:id="1733656357">
                  <w:marLeft w:val="0"/>
                  <w:marRight w:val="0"/>
                  <w:marTop w:val="0"/>
                  <w:marBottom w:val="0"/>
                  <w:divBdr>
                    <w:top w:val="none" w:sz="0" w:space="0" w:color="auto"/>
                    <w:left w:val="none" w:sz="0" w:space="0" w:color="auto"/>
                    <w:bottom w:val="none" w:sz="0" w:space="0" w:color="auto"/>
                    <w:right w:val="none" w:sz="0" w:space="0" w:color="auto"/>
                  </w:divBdr>
                </w:div>
                <w:div w:id="1493909275">
                  <w:marLeft w:val="0"/>
                  <w:marRight w:val="0"/>
                  <w:marTop w:val="0"/>
                  <w:marBottom w:val="0"/>
                  <w:divBdr>
                    <w:top w:val="none" w:sz="0" w:space="0" w:color="auto"/>
                    <w:left w:val="none" w:sz="0" w:space="0" w:color="auto"/>
                    <w:bottom w:val="none" w:sz="0" w:space="0" w:color="auto"/>
                    <w:right w:val="none" w:sz="0" w:space="0" w:color="auto"/>
                  </w:divBdr>
                </w:div>
                <w:div w:id="215971532">
                  <w:marLeft w:val="0"/>
                  <w:marRight w:val="0"/>
                  <w:marTop w:val="0"/>
                  <w:marBottom w:val="0"/>
                  <w:divBdr>
                    <w:top w:val="none" w:sz="0" w:space="0" w:color="auto"/>
                    <w:left w:val="none" w:sz="0" w:space="0" w:color="auto"/>
                    <w:bottom w:val="none" w:sz="0" w:space="0" w:color="auto"/>
                    <w:right w:val="none" w:sz="0" w:space="0" w:color="auto"/>
                  </w:divBdr>
                </w:div>
                <w:div w:id="549268669">
                  <w:marLeft w:val="0"/>
                  <w:marRight w:val="0"/>
                  <w:marTop w:val="0"/>
                  <w:marBottom w:val="0"/>
                  <w:divBdr>
                    <w:top w:val="none" w:sz="0" w:space="0" w:color="auto"/>
                    <w:left w:val="none" w:sz="0" w:space="0" w:color="auto"/>
                    <w:bottom w:val="none" w:sz="0" w:space="0" w:color="auto"/>
                    <w:right w:val="none" w:sz="0" w:space="0" w:color="auto"/>
                  </w:divBdr>
                </w:div>
                <w:div w:id="1898199827">
                  <w:marLeft w:val="0"/>
                  <w:marRight w:val="0"/>
                  <w:marTop w:val="0"/>
                  <w:marBottom w:val="0"/>
                  <w:divBdr>
                    <w:top w:val="none" w:sz="0" w:space="0" w:color="auto"/>
                    <w:left w:val="none" w:sz="0" w:space="0" w:color="auto"/>
                    <w:bottom w:val="none" w:sz="0" w:space="0" w:color="auto"/>
                    <w:right w:val="none" w:sz="0" w:space="0" w:color="auto"/>
                  </w:divBdr>
                </w:div>
                <w:div w:id="1549219625">
                  <w:marLeft w:val="0"/>
                  <w:marRight w:val="0"/>
                  <w:marTop w:val="0"/>
                  <w:marBottom w:val="0"/>
                  <w:divBdr>
                    <w:top w:val="none" w:sz="0" w:space="0" w:color="auto"/>
                    <w:left w:val="none" w:sz="0" w:space="0" w:color="auto"/>
                    <w:bottom w:val="none" w:sz="0" w:space="0" w:color="auto"/>
                    <w:right w:val="none" w:sz="0" w:space="0" w:color="auto"/>
                  </w:divBdr>
                </w:div>
                <w:div w:id="821972271">
                  <w:marLeft w:val="0"/>
                  <w:marRight w:val="0"/>
                  <w:marTop w:val="0"/>
                  <w:marBottom w:val="0"/>
                  <w:divBdr>
                    <w:top w:val="none" w:sz="0" w:space="0" w:color="auto"/>
                    <w:left w:val="none" w:sz="0" w:space="0" w:color="auto"/>
                    <w:bottom w:val="none" w:sz="0" w:space="0" w:color="auto"/>
                    <w:right w:val="none" w:sz="0" w:space="0" w:color="auto"/>
                  </w:divBdr>
                </w:div>
                <w:div w:id="332803175">
                  <w:marLeft w:val="0"/>
                  <w:marRight w:val="0"/>
                  <w:marTop w:val="0"/>
                  <w:marBottom w:val="0"/>
                  <w:divBdr>
                    <w:top w:val="none" w:sz="0" w:space="0" w:color="auto"/>
                    <w:left w:val="none" w:sz="0" w:space="0" w:color="auto"/>
                    <w:bottom w:val="none" w:sz="0" w:space="0" w:color="auto"/>
                    <w:right w:val="none" w:sz="0" w:space="0" w:color="auto"/>
                  </w:divBdr>
                </w:div>
                <w:div w:id="32661321">
                  <w:marLeft w:val="0"/>
                  <w:marRight w:val="0"/>
                  <w:marTop w:val="0"/>
                  <w:marBottom w:val="0"/>
                  <w:divBdr>
                    <w:top w:val="none" w:sz="0" w:space="0" w:color="auto"/>
                    <w:left w:val="none" w:sz="0" w:space="0" w:color="auto"/>
                    <w:bottom w:val="none" w:sz="0" w:space="0" w:color="auto"/>
                    <w:right w:val="none" w:sz="0" w:space="0" w:color="auto"/>
                  </w:divBdr>
                </w:div>
                <w:div w:id="711880070">
                  <w:marLeft w:val="0"/>
                  <w:marRight w:val="0"/>
                  <w:marTop w:val="0"/>
                  <w:marBottom w:val="0"/>
                  <w:divBdr>
                    <w:top w:val="none" w:sz="0" w:space="0" w:color="auto"/>
                    <w:left w:val="none" w:sz="0" w:space="0" w:color="auto"/>
                    <w:bottom w:val="none" w:sz="0" w:space="0" w:color="auto"/>
                    <w:right w:val="none" w:sz="0" w:space="0" w:color="auto"/>
                  </w:divBdr>
                </w:div>
                <w:div w:id="1690791280">
                  <w:marLeft w:val="0"/>
                  <w:marRight w:val="0"/>
                  <w:marTop w:val="0"/>
                  <w:marBottom w:val="0"/>
                  <w:divBdr>
                    <w:top w:val="none" w:sz="0" w:space="0" w:color="auto"/>
                    <w:left w:val="none" w:sz="0" w:space="0" w:color="auto"/>
                    <w:bottom w:val="none" w:sz="0" w:space="0" w:color="auto"/>
                    <w:right w:val="none" w:sz="0" w:space="0" w:color="auto"/>
                  </w:divBdr>
                </w:div>
                <w:div w:id="336663211">
                  <w:marLeft w:val="0"/>
                  <w:marRight w:val="0"/>
                  <w:marTop w:val="0"/>
                  <w:marBottom w:val="0"/>
                  <w:divBdr>
                    <w:top w:val="none" w:sz="0" w:space="0" w:color="auto"/>
                    <w:left w:val="none" w:sz="0" w:space="0" w:color="auto"/>
                    <w:bottom w:val="none" w:sz="0" w:space="0" w:color="auto"/>
                    <w:right w:val="none" w:sz="0" w:space="0" w:color="auto"/>
                  </w:divBdr>
                </w:div>
                <w:div w:id="722867671">
                  <w:marLeft w:val="0"/>
                  <w:marRight w:val="0"/>
                  <w:marTop w:val="0"/>
                  <w:marBottom w:val="0"/>
                  <w:divBdr>
                    <w:top w:val="none" w:sz="0" w:space="0" w:color="auto"/>
                    <w:left w:val="none" w:sz="0" w:space="0" w:color="auto"/>
                    <w:bottom w:val="none" w:sz="0" w:space="0" w:color="auto"/>
                    <w:right w:val="none" w:sz="0" w:space="0" w:color="auto"/>
                  </w:divBdr>
                </w:div>
                <w:div w:id="1771075440">
                  <w:marLeft w:val="0"/>
                  <w:marRight w:val="0"/>
                  <w:marTop w:val="0"/>
                  <w:marBottom w:val="0"/>
                  <w:divBdr>
                    <w:top w:val="none" w:sz="0" w:space="0" w:color="auto"/>
                    <w:left w:val="none" w:sz="0" w:space="0" w:color="auto"/>
                    <w:bottom w:val="none" w:sz="0" w:space="0" w:color="auto"/>
                    <w:right w:val="none" w:sz="0" w:space="0" w:color="auto"/>
                  </w:divBdr>
                </w:div>
                <w:div w:id="714622348">
                  <w:marLeft w:val="0"/>
                  <w:marRight w:val="0"/>
                  <w:marTop w:val="0"/>
                  <w:marBottom w:val="0"/>
                  <w:divBdr>
                    <w:top w:val="none" w:sz="0" w:space="0" w:color="auto"/>
                    <w:left w:val="none" w:sz="0" w:space="0" w:color="auto"/>
                    <w:bottom w:val="none" w:sz="0" w:space="0" w:color="auto"/>
                    <w:right w:val="none" w:sz="0" w:space="0" w:color="auto"/>
                  </w:divBdr>
                </w:div>
                <w:div w:id="553321321">
                  <w:marLeft w:val="0"/>
                  <w:marRight w:val="0"/>
                  <w:marTop w:val="0"/>
                  <w:marBottom w:val="0"/>
                  <w:divBdr>
                    <w:top w:val="none" w:sz="0" w:space="0" w:color="auto"/>
                    <w:left w:val="none" w:sz="0" w:space="0" w:color="auto"/>
                    <w:bottom w:val="none" w:sz="0" w:space="0" w:color="auto"/>
                    <w:right w:val="none" w:sz="0" w:space="0" w:color="auto"/>
                  </w:divBdr>
                </w:div>
                <w:div w:id="1434473149">
                  <w:marLeft w:val="0"/>
                  <w:marRight w:val="0"/>
                  <w:marTop w:val="0"/>
                  <w:marBottom w:val="0"/>
                  <w:divBdr>
                    <w:top w:val="none" w:sz="0" w:space="0" w:color="auto"/>
                    <w:left w:val="none" w:sz="0" w:space="0" w:color="auto"/>
                    <w:bottom w:val="none" w:sz="0" w:space="0" w:color="auto"/>
                    <w:right w:val="none" w:sz="0" w:space="0" w:color="auto"/>
                  </w:divBdr>
                </w:div>
                <w:div w:id="884565651">
                  <w:marLeft w:val="0"/>
                  <w:marRight w:val="0"/>
                  <w:marTop w:val="0"/>
                  <w:marBottom w:val="0"/>
                  <w:divBdr>
                    <w:top w:val="none" w:sz="0" w:space="0" w:color="auto"/>
                    <w:left w:val="none" w:sz="0" w:space="0" w:color="auto"/>
                    <w:bottom w:val="none" w:sz="0" w:space="0" w:color="auto"/>
                    <w:right w:val="none" w:sz="0" w:space="0" w:color="auto"/>
                  </w:divBdr>
                </w:div>
                <w:div w:id="838927613">
                  <w:marLeft w:val="0"/>
                  <w:marRight w:val="0"/>
                  <w:marTop w:val="0"/>
                  <w:marBottom w:val="0"/>
                  <w:divBdr>
                    <w:top w:val="none" w:sz="0" w:space="0" w:color="auto"/>
                    <w:left w:val="none" w:sz="0" w:space="0" w:color="auto"/>
                    <w:bottom w:val="none" w:sz="0" w:space="0" w:color="auto"/>
                    <w:right w:val="none" w:sz="0" w:space="0" w:color="auto"/>
                  </w:divBdr>
                </w:div>
                <w:div w:id="1461221084">
                  <w:marLeft w:val="0"/>
                  <w:marRight w:val="0"/>
                  <w:marTop w:val="0"/>
                  <w:marBottom w:val="0"/>
                  <w:divBdr>
                    <w:top w:val="none" w:sz="0" w:space="0" w:color="auto"/>
                    <w:left w:val="none" w:sz="0" w:space="0" w:color="auto"/>
                    <w:bottom w:val="none" w:sz="0" w:space="0" w:color="auto"/>
                    <w:right w:val="none" w:sz="0" w:space="0" w:color="auto"/>
                  </w:divBdr>
                </w:div>
                <w:div w:id="271405672">
                  <w:marLeft w:val="0"/>
                  <w:marRight w:val="0"/>
                  <w:marTop w:val="0"/>
                  <w:marBottom w:val="0"/>
                  <w:divBdr>
                    <w:top w:val="none" w:sz="0" w:space="0" w:color="auto"/>
                    <w:left w:val="none" w:sz="0" w:space="0" w:color="auto"/>
                    <w:bottom w:val="none" w:sz="0" w:space="0" w:color="auto"/>
                    <w:right w:val="none" w:sz="0" w:space="0" w:color="auto"/>
                  </w:divBdr>
                </w:div>
                <w:div w:id="1991404227">
                  <w:marLeft w:val="0"/>
                  <w:marRight w:val="0"/>
                  <w:marTop w:val="0"/>
                  <w:marBottom w:val="0"/>
                  <w:divBdr>
                    <w:top w:val="none" w:sz="0" w:space="0" w:color="auto"/>
                    <w:left w:val="none" w:sz="0" w:space="0" w:color="auto"/>
                    <w:bottom w:val="none" w:sz="0" w:space="0" w:color="auto"/>
                    <w:right w:val="none" w:sz="0" w:space="0" w:color="auto"/>
                  </w:divBdr>
                </w:div>
                <w:div w:id="1737242029">
                  <w:marLeft w:val="0"/>
                  <w:marRight w:val="0"/>
                  <w:marTop w:val="0"/>
                  <w:marBottom w:val="0"/>
                  <w:divBdr>
                    <w:top w:val="none" w:sz="0" w:space="0" w:color="auto"/>
                    <w:left w:val="none" w:sz="0" w:space="0" w:color="auto"/>
                    <w:bottom w:val="none" w:sz="0" w:space="0" w:color="auto"/>
                    <w:right w:val="none" w:sz="0" w:space="0" w:color="auto"/>
                  </w:divBdr>
                </w:div>
                <w:div w:id="894855777">
                  <w:marLeft w:val="0"/>
                  <w:marRight w:val="0"/>
                  <w:marTop w:val="0"/>
                  <w:marBottom w:val="0"/>
                  <w:divBdr>
                    <w:top w:val="none" w:sz="0" w:space="0" w:color="auto"/>
                    <w:left w:val="none" w:sz="0" w:space="0" w:color="auto"/>
                    <w:bottom w:val="none" w:sz="0" w:space="0" w:color="auto"/>
                    <w:right w:val="none" w:sz="0" w:space="0" w:color="auto"/>
                  </w:divBdr>
                </w:div>
                <w:div w:id="615915166">
                  <w:marLeft w:val="0"/>
                  <w:marRight w:val="0"/>
                  <w:marTop w:val="0"/>
                  <w:marBottom w:val="0"/>
                  <w:divBdr>
                    <w:top w:val="none" w:sz="0" w:space="0" w:color="auto"/>
                    <w:left w:val="none" w:sz="0" w:space="0" w:color="auto"/>
                    <w:bottom w:val="none" w:sz="0" w:space="0" w:color="auto"/>
                    <w:right w:val="none" w:sz="0" w:space="0" w:color="auto"/>
                  </w:divBdr>
                </w:div>
                <w:div w:id="328942200">
                  <w:marLeft w:val="0"/>
                  <w:marRight w:val="0"/>
                  <w:marTop w:val="0"/>
                  <w:marBottom w:val="0"/>
                  <w:divBdr>
                    <w:top w:val="none" w:sz="0" w:space="0" w:color="auto"/>
                    <w:left w:val="none" w:sz="0" w:space="0" w:color="auto"/>
                    <w:bottom w:val="none" w:sz="0" w:space="0" w:color="auto"/>
                    <w:right w:val="none" w:sz="0" w:space="0" w:color="auto"/>
                  </w:divBdr>
                </w:div>
                <w:div w:id="522330553">
                  <w:marLeft w:val="0"/>
                  <w:marRight w:val="0"/>
                  <w:marTop w:val="0"/>
                  <w:marBottom w:val="0"/>
                  <w:divBdr>
                    <w:top w:val="none" w:sz="0" w:space="0" w:color="auto"/>
                    <w:left w:val="none" w:sz="0" w:space="0" w:color="auto"/>
                    <w:bottom w:val="none" w:sz="0" w:space="0" w:color="auto"/>
                    <w:right w:val="none" w:sz="0" w:space="0" w:color="auto"/>
                  </w:divBdr>
                </w:div>
                <w:div w:id="1168404101">
                  <w:marLeft w:val="0"/>
                  <w:marRight w:val="0"/>
                  <w:marTop w:val="0"/>
                  <w:marBottom w:val="0"/>
                  <w:divBdr>
                    <w:top w:val="none" w:sz="0" w:space="0" w:color="auto"/>
                    <w:left w:val="none" w:sz="0" w:space="0" w:color="auto"/>
                    <w:bottom w:val="none" w:sz="0" w:space="0" w:color="auto"/>
                    <w:right w:val="none" w:sz="0" w:space="0" w:color="auto"/>
                  </w:divBdr>
                </w:div>
                <w:div w:id="62264017">
                  <w:marLeft w:val="0"/>
                  <w:marRight w:val="0"/>
                  <w:marTop w:val="0"/>
                  <w:marBottom w:val="0"/>
                  <w:divBdr>
                    <w:top w:val="none" w:sz="0" w:space="0" w:color="auto"/>
                    <w:left w:val="none" w:sz="0" w:space="0" w:color="auto"/>
                    <w:bottom w:val="none" w:sz="0" w:space="0" w:color="auto"/>
                    <w:right w:val="none" w:sz="0" w:space="0" w:color="auto"/>
                  </w:divBdr>
                </w:div>
                <w:div w:id="1582527394">
                  <w:marLeft w:val="0"/>
                  <w:marRight w:val="0"/>
                  <w:marTop w:val="0"/>
                  <w:marBottom w:val="0"/>
                  <w:divBdr>
                    <w:top w:val="none" w:sz="0" w:space="0" w:color="auto"/>
                    <w:left w:val="none" w:sz="0" w:space="0" w:color="auto"/>
                    <w:bottom w:val="none" w:sz="0" w:space="0" w:color="auto"/>
                    <w:right w:val="none" w:sz="0" w:space="0" w:color="auto"/>
                  </w:divBdr>
                </w:div>
                <w:div w:id="1172381334">
                  <w:marLeft w:val="0"/>
                  <w:marRight w:val="0"/>
                  <w:marTop w:val="0"/>
                  <w:marBottom w:val="0"/>
                  <w:divBdr>
                    <w:top w:val="none" w:sz="0" w:space="0" w:color="auto"/>
                    <w:left w:val="none" w:sz="0" w:space="0" w:color="auto"/>
                    <w:bottom w:val="none" w:sz="0" w:space="0" w:color="auto"/>
                    <w:right w:val="none" w:sz="0" w:space="0" w:color="auto"/>
                  </w:divBdr>
                </w:div>
                <w:div w:id="1853762834">
                  <w:marLeft w:val="0"/>
                  <w:marRight w:val="0"/>
                  <w:marTop w:val="0"/>
                  <w:marBottom w:val="0"/>
                  <w:divBdr>
                    <w:top w:val="none" w:sz="0" w:space="0" w:color="auto"/>
                    <w:left w:val="none" w:sz="0" w:space="0" w:color="auto"/>
                    <w:bottom w:val="none" w:sz="0" w:space="0" w:color="auto"/>
                    <w:right w:val="none" w:sz="0" w:space="0" w:color="auto"/>
                  </w:divBdr>
                </w:div>
                <w:div w:id="755323118">
                  <w:marLeft w:val="0"/>
                  <w:marRight w:val="0"/>
                  <w:marTop w:val="0"/>
                  <w:marBottom w:val="0"/>
                  <w:divBdr>
                    <w:top w:val="none" w:sz="0" w:space="0" w:color="auto"/>
                    <w:left w:val="none" w:sz="0" w:space="0" w:color="auto"/>
                    <w:bottom w:val="none" w:sz="0" w:space="0" w:color="auto"/>
                    <w:right w:val="none" w:sz="0" w:space="0" w:color="auto"/>
                  </w:divBdr>
                </w:div>
                <w:div w:id="1799489636">
                  <w:marLeft w:val="0"/>
                  <w:marRight w:val="0"/>
                  <w:marTop w:val="0"/>
                  <w:marBottom w:val="0"/>
                  <w:divBdr>
                    <w:top w:val="none" w:sz="0" w:space="0" w:color="auto"/>
                    <w:left w:val="none" w:sz="0" w:space="0" w:color="auto"/>
                    <w:bottom w:val="none" w:sz="0" w:space="0" w:color="auto"/>
                    <w:right w:val="none" w:sz="0" w:space="0" w:color="auto"/>
                  </w:divBdr>
                </w:div>
                <w:div w:id="1552037766">
                  <w:marLeft w:val="0"/>
                  <w:marRight w:val="0"/>
                  <w:marTop w:val="0"/>
                  <w:marBottom w:val="0"/>
                  <w:divBdr>
                    <w:top w:val="none" w:sz="0" w:space="0" w:color="auto"/>
                    <w:left w:val="none" w:sz="0" w:space="0" w:color="auto"/>
                    <w:bottom w:val="none" w:sz="0" w:space="0" w:color="auto"/>
                    <w:right w:val="none" w:sz="0" w:space="0" w:color="auto"/>
                  </w:divBdr>
                </w:div>
                <w:div w:id="509367334">
                  <w:marLeft w:val="0"/>
                  <w:marRight w:val="0"/>
                  <w:marTop w:val="0"/>
                  <w:marBottom w:val="0"/>
                  <w:divBdr>
                    <w:top w:val="none" w:sz="0" w:space="0" w:color="auto"/>
                    <w:left w:val="none" w:sz="0" w:space="0" w:color="auto"/>
                    <w:bottom w:val="none" w:sz="0" w:space="0" w:color="auto"/>
                    <w:right w:val="none" w:sz="0" w:space="0" w:color="auto"/>
                  </w:divBdr>
                </w:div>
                <w:div w:id="1777822909">
                  <w:marLeft w:val="0"/>
                  <w:marRight w:val="0"/>
                  <w:marTop w:val="0"/>
                  <w:marBottom w:val="0"/>
                  <w:divBdr>
                    <w:top w:val="none" w:sz="0" w:space="0" w:color="auto"/>
                    <w:left w:val="none" w:sz="0" w:space="0" w:color="auto"/>
                    <w:bottom w:val="none" w:sz="0" w:space="0" w:color="auto"/>
                    <w:right w:val="none" w:sz="0" w:space="0" w:color="auto"/>
                  </w:divBdr>
                </w:div>
                <w:div w:id="746270234">
                  <w:marLeft w:val="0"/>
                  <w:marRight w:val="0"/>
                  <w:marTop w:val="0"/>
                  <w:marBottom w:val="0"/>
                  <w:divBdr>
                    <w:top w:val="none" w:sz="0" w:space="0" w:color="auto"/>
                    <w:left w:val="none" w:sz="0" w:space="0" w:color="auto"/>
                    <w:bottom w:val="none" w:sz="0" w:space="0" w:color="auto"/>
                    <w:right w:val="none" w:sz="0" w:space="0" w:color="auto"/>
                  </w:divBdr>
                </w:div>
                <w:div w:id="796067425">
                  <w:marLeft w:val="0"/>
                  <w:marRight w:val="0"/>
                  <w:marTop w:val="0"/>
                  <w:marBottom w:val="0"/>
                  <w:divBdr>
                    <w:top w:val="none" w:sz="0" w:space="0" w:color="auto"/>
                    <w:left w:val="none" w:sz="0" w:space="0" w:color="auto"/>
                    <w:bottom w:val="none" w:sz="0" w:space="0" w:color="auto"/>
                    <w:right w:val="none" w:sz="0" w:space="0" w:color="auto"/>
                  </w:divBdr>
                </w:div>
                <w:div w:id="1315454950">
                  <w:marLeft w:val="0"/>
                  <w:marRight w:val="0"/>
                  <w:marTop w:val="0"/>
                  <w:marBottom w:val="0"/>
                  <w:divBdr>
                    <w:top w:val="none" w:sz="0" w:space="0" w:color="auto"/>
                    <w:left w:val="none" w:sz="0" w:space="0" w:color="auto"/>
                    <w:bottom w:val="none" w:sz="0" w:space="0" w:color="auto"/>
                    <w:right w:val="none" w:sz="0" w:space="0" w:color="auto"/>
                  </w:divBdr>
                </w:div>
                <w:div w:id="24914524">
                  <w:marLeft w:val="0"/>
                  <w:marRight w:val="0"/>
                  <w:marTop w:val="0"/>
                  <w:marBottom w:val="0"/>
                  <w:divBdr>
                    <w:top w:val="none" w:sz="0" w:space="0" w:color="auto"/>
                    <w:left w:val="none" w:sz="0" w:space="0" w:color="auto"/>
                    <w:bottom w:val="none" w:sz="0" w:space="0" w:color="auto"/>
                    <w:right w:val="none" w:sz="0" w:space="0" w:color="auto"/>
                  </w:divBdr>
                </w:div>
                <w:div w:id="593708928">
                  <w:marLeft w:val="0"/>
                  <w:marRight w:val="0"/>
                  <w:marTop w:val="0"/>
                  <w:marBottom w:val="0"/>
                  <w:divBdr>
                    <w:top w:val="none" w:sz="0" w:space="0" w:color="auto"/>
                    <w:left w:val="none" w:sz="0" w:space="0" w:color="auto"/>
                    <w:bottom w:val="none" w:sz="0" w:space="0" w:color="auto"/>
                    <w:right w:val="none" w:sz="0" w:space="0" w:color="auto"/>
                  </w:divBdr>
                </w:div>
                <w:div w:id="282080798">
                  <w:marLeft w:val="0"/>
                  <w:marRight w:val="0"/>
                  <w:marTop w:val="0"/>
                  <w:marBottom w:val="0"/>
                  <w:divBdr>
                    <w:top w:val="none" w:sz="0" w:space="0" w:color="auto"/>
                    <w:left w:val="none" w:sz="0" w:space="0" w:color="auto"/>
                    <w:bottom w:val="none" w:sz="0" w:space="0" w:color="auto"/>
                    <w:right w:val="none" w:sz="0" w:space="0" w:color="auto"/>
                  </w:divBdr>
                </w:div>
                <w:div w:id="880943173">
                  <w:marLeft w:val="0"/>
                  <w:marRight w:val="0"/>
                  <w:marTop w:val="0"/>
                  <w:marBottom w:val="0"/>
                  <w:divBdr>
                    <w:top w:val="none" w:sz="0" w:space="0" w:color="auto"/>
                    <w:left w:val="none" w:sz="0" w:space="0" w:color="auto"/>
                    <w:bottom w:val="none" w:sz="0" w:space="0" w:color="auto"/>
                    <w:right w:val="none" w:sz="0" w:space="0" w:color="auto"/>
                  </w:divBdr>
                </w:div>
                <w:div w:id="307441659">
                  <w:marLeft w:val="0"/>
                  <w:marRight w:val="0"/>
                  <w:marTop w:val="0"/>
                  <w:marBottom w:val="0"/>
                  <w:divBdr>
                    <w:top w:val="none" w:sz="0" w:space="0" w:color="auto"/>
                    <w:left w:val="none" w:sz="0" w:space="0" w:color="auto"/>
                    <w:bottom w:val="none" w:sz="0" w:space="0" w:color="auto"/>
                    <w:right w:val="none" w:sz="0" w:space="0" w:color="auto"/>
                  </w:divBdr>
                </w:div>
                <w:div w:id="1378242453">
                  <w:marLeft w:val="0"/>
                  <w:marRight w:val="0"/>
                  <w:marTop w:val="0"/>
                  <w:marBottom w:val="0"/>
                  <w:divBdr>
                    <w:top w:val="none" w:sz="0" w:space="0" w:color="auto"/>
                    <w:left w:val="none" w:sz="0" w:space="0" w:color="auto"/>
                    <w:bottom w:val="none" w:sz="0" w:space="0" w:color="auto"/>
                    <w:right w:val="none" w:sz="0" w:space="0" w:color="auto"/>
                  </w:divBdr>
                </w:div>
                <w:div w:id="604928016">
                  <w:marLeft w:val="0"/>
                  <w:marRight w:val="0"/>
                  <w:marTop w:val="0"/>
                  <w:marBottom w:val="0"/>
                  <w:divBdr>
                    <w:top w:val="none" w:sz="0" w:space="0" w:color="auto"/>
                    <w:left w:val="none" w:sz="0" w:space="0" w:color="auto"/>
                    <w:bottom w:val="none" w:sz="0" w:space="0" w:color="auto"/>
                    <w:right w:val="none" w:sz="0" w:space="0" w:color="auto"/>
                  </w:divBdr>
                </w:div>
                <w:div w:id="886180422">
                  <w:marLeft w:val="0"/>
                  <w:marRight w:val="0"/>
                  <w:marTop w:val="0"/>
                  <w:marBottom w:val="0"/>
                  <w:divBdr>
                    <w:top w:val="none" w:sz="0" w:space="0" w:color="auto"/>
                    <w:left w:val="none" w:sz="0" w:space="0" w:color="auto"/>
                    <w:bottom w:val="none" w:sz="0" w:space="0" w:color="auto"/>
                    <w:right w:val="none" w:sz="0" w:space="0" w:color="auto"/>
                  </w:divBdr>
                </w:div>
                <w:div w:id="538903249">
                  <w:marLeft w:val="0"/>
                  <w:marRight w:val="0"/>
                  <w:marTop w:val="0"/>
                  <w:marBottom w:val="0"/>
                  <w:divBdr>
                    <w:top w:val="none" w:sz="0" w:space="0" w:color="auto"/>
                    <w:left w:val="none" w:sz="0" w:space="0" w:color="auto"/>
                    <w:bottom w:val="none" w:sz="0" w:space="0" w:color="auto"/>
                    <w:right w:val="none" w:sz="0" w:space="0" w:color="auto"/>
                  </w:divBdr>
                </w:div>
                <w:div w:id="462046390">
                  <w:marLeft w:val="0"/>
                  <w:marRight w:val="0"/>
                  <w:marTop w:val="0"/>
                  <w:marBottom w:val="0"/>
                  <w:divBdr>
                    <w:top w:val="none" w:sz="0" w:space="0" w:color="auto"/>
                    <w:left w:val="none" w:sz="0" w:space="0" w:color="auto"/>
                    <w:bottom w:val="none" w:sz="0" w:space="0" w:color="auto"/>
                    <w:right w:val="none" w:sz="0" w:space="0" w:color="auto"/>
                  </w:divBdr>
                </w:div>
                <w:div w:id="161354075">
                  <w:marLeft w:val="0"/>
                  <w:marRight w:val="0"/>
                  <w:marTop w:val="0"/>
                  <w:marBottom w:val="0"/>
                  <w:divBdr>
                    <w:top w:val="none" w:sz="0" w:space="0" w:color="auto"/>
                    <w:left w:val="none" w:sz="0" w:space="0" w:color="auto"/>
                    <w:bottom w:val="none" w:sz="0" w:space="0" w:color="auto"/>
                    <w:right w:val="none" w:sz="0" w:space="0" w:color="auto"/>
                  </w:divBdr>
                </w:div>
                <w:div w:id="1768187242">
                  <w:marLeft w:val="0"/>
                  <w:marRight w:val="0"/>
                  <w:marTop w:val="0"/>
                  <w:marBottom w:val="0"/>
                  <w:divBdr>
                    <w:top w:val="none" w:sz="0" w:space="0" w:color="auto"/>
                    <w:left w:val="none" w:sz="0" w:space="0" w:color="auto"/>
                    <w:bottom w:val="none" w:sz="0" w:space="0" w:color="auto"/>
                    <w:right w:val="none" w:sz="0" w:space="0" w:color="auto"/>
                  </w:divBdr>
                </w:div>
                <w:div w:id="1234507849">
                  <w:marLeft w:val="0"/>
                  <w:marRight w:val="0"/>
                  <w:marTop w:val="0"/>
                  <w:marBottom w:val="0"/>
                  <w:divBdr>
                    <w:top w:val="none" w:sz="0" w:space="0" w:color="auto"/>
                    <w:left w:val="none" w:sz="0" w:space="0" w:color="auto"/>
                    <w:bottom w:val="none" w:sz="0" w:space="0" w:color="auto"/>
                    <w:right w:val="none" w:sz="0" w:space="0" w:color="auto"/>
                  </w:divBdr>
                </w:div>
                <w:div w:id="1006716203">
                  <w:marLeft w:val="0"/>
                  <w:marRight w:val="0"/>
                  <w:marTop w:val="0"/>
                  <w:marBottom w:val="0"/>
                  <w:divBdr>
                    <w:top w:val="none" w:sz="0" w:space="0" w:color="auto"/>
                    <w:left w:val="none" w:sz="0" w:space="0" w:color="auto"/>
                    <w:bottom w:val="none" w:sz="0" w:space="0" w:color="auto"/>
                    <w:right w:val="none" w:sz="0" w:space="0" w:color="auto"/>
                  </w:divBdr>
                </w:div>
                <w:div w:id="727799318">
                  <w:marLeft w:val="0"/>
                  <w:marRight w:val="0"/>
                  <w:marTop w:val="0"/>
                  <w:marBottom w:val="0"/>
                  <w:divBdr>
                    <w:top w:val="none" w:sz="0" w:space="0" w:color="auto"/>
                    <w:left w:val="none" w:sz="0" w:space="0" w:color="auto"/>
                    <w:bottom w:val="none" w:sz="0" w:space="0" w:color="auto"/>
                    <w:right w:val="none" w:sz="0" w:space="0" w:color="auto"/>
                  </w:divBdr>
                </w:div>
                <w:div w:id="621226941">
                  <w:marLeft w:val="0"/>
                  <w:marRight w:val="0"/>
                  <w:marTop w:val="0"/>
                  <w:marBottom w:val="0"/>
                  <w:divBdr>
                    <w:top w:val="none" w:sz="0" w:space="0" w:color="auto"/>
                    <w:left w:val="none" w:sz="0" w:space="0" w:color="auto"/>
                    <w:bottom w:val="none" w:sz="0" w:space="0" w:color="auto"/>
                    <w:right w:val="none" w:sz="0" w:space="0" w:color="auto"/>
                  </w:divBdr>
                </w:div>
                <w:div w:id="313335797">
                  <w:marLeft w:val="0"/>
                  <w:marRight w:val="0"/>
                  <w:marTop w:val="0"/>
                  <w:marBottom w:val="0"/>
                  <w:divBdr>
                    <w:top w:val="none" w:sz="0" w:space="0" w:color="auto"/>
                    <w:left w:val="none" w:sz="0" w:space="0" w:color="auto"/>
                    <w:bottom w:val="none" w:sz="0" w:space="0" w:color="auto"/>
                    <w:right w:val="none" w:sz="0" w:space="0" w:color="auto"/>
                  </w:divBdr>
                </w:div>
                <w:div w:id="118687979">
                  <w:marLeft w:val="0"/>
                  <w:marRight w:val="0"/>
                  <w:marTop w:val="0"/>
                  <w:marBottom w:val="0"/>
                  <w:divBdr>
                    <w:top w:val="none" w:sz="0" w:space="0" w:color="auto"/>
                    <w:left w:val="none" w:sz="0" w:space="0" w:color="auto"/>
                    <w:bottom w:val="none" w:sz="0" w:space="0" w:color="auto"/>
                    <w:right w:val="none" w:sz="0" w:space="0" w:color="auto"/>
                  </w:divBdr>
                </w:div>
                <w:div w:id="659506770">
                  <w:marLeft w:val="0"/>
                  <w:marRight w:val="0"/>
                  <w:marTop w:val="0"/>
                  <w:marBottom w:val="0"/>
                  <w:divBdr>
                    <w:top w:val="none" w:sz="0" w:space="0" w:color="auto"/>
                    <w:left w:val="none" w:sz="0" w:space="0" w:color="auto"/>
                    <w:bottom w:val="none" w:sz="0" w:space="0" w:color="auto"/>
                    <w:right w:val="none" w:sz="0" w:space="0" w:color="auto"/>
                  </w:divBdr>
                </w:div>
                <w:div w:id="1253127600">
                  <w:marLeft w:val="0"/>
                  <w:marRight w:val="0"/>
                  <w:marTop w:val="0"/>
                  <w:marBottom w:val="0"/>
                  <w:divBdr>
                    <w:top w:val="none" w:sz="0" w:space="0" w:color="auto"/>
                    <w:left w:val="none" w:sz="0" w:space="0" w:color="auto"/>
                    <w:bottom w:val="none" w:sz="0" w:space="0" w:color="auto"/>
                    <w:right w:val="none" w:sz="0" w:space="0" w:color="auto"/>
                  </w:divBdr>
                </w:div>
                <w:div w:id="1183011943">
                  <w:marLeft w:val="0"/>
                  <w:marRight w:val="0"/>
                  <w:marTop w:val="0"/>
                  <w:marBottom w:val="0"/>
                  <w:divBdr>
                    <w:top w:val="none" w:sz="0" w:space="0" w:color="auto"/>
                    <w:left w:val="none" w:sz="0" w:space="0" w:color="auto"/>
                    <w:bottom w:val="none" w:sz="0" w:space="0" w:color="auto"/>
                    <w:right w:val="none" w:sz="0" w:space="0" w:color="auto"/>
                  </w:divBdr>
                </w:div>
                <w:div w:id="340934704">
                  <w:marLeft w:val="0"/>
                  <w:marRight w:val="0"/>
                  <w:marTop w:val="0"/>
                  <w:marBottom w:val="0"/>
                  <w:divBdr>
                    <w:top w:val="none" w:sz="0" w:space="0" w:color="auto"/>
                    <w:left w:val="none" w:sz="0" w:space="0" w:color="auto"/>
                    <w:bottom w:val="none" w:sz="0" w:space="0" w:color="auto"/>
                    <w:right w:val="none" w:sz="0" w:space="0" w:color="auto"/>
                  </w:divBdr>
                </w:div>
                <w:div w:id="223301198">
                  <w:marLeft w:val="0"/>
                  <w:marRight w:val="0"/>
                  <w:marTop w:val="0"/>
                  <w:marBottom w:val="0"/>
                  <w:divBdr>
                    <w:top w:val="none" w:sz="0" w:space="0" w:color="auto"/>
                    <w:left w:val="none" w:sz="0" w:space="0" w:color="auto"/>
                    <w:bottom w:val="none" w:sz="0" w:space="0" w:color="auto"/>
                    <w:right w:val="none" w:sz="0" w:space="0" w:color="auto"/>
                  </w:divBdr>
                </w:div>
                <w:div w:id="755900041">
                  <w:marLeft w:val="0"/>
                  <w:marRight w:val="0"/>
                  <w:marTop w:val="0"/>
                  <w:marBottom w:val="0"/>
                  <w:divBdr>
                    <w:top w:val="none" w:sz="0" w:space="0" w:color="auto"/>
                    <w:left w:val="none" w:sz="0" w:space="0" w:color="auto"/>
                    <w:bottom w:val="none" w:sz="0" w:space="0" w:color="auto"/>
                    <w:right w:val="none" w:sz="0" w:space="0" w:color="auto"/>
                  </w:divBdr>
                </w:div>
                <w:div w:id="7757383">
                  <w:marLeft w:val="0"/>
                  <w:marRight w:val="0"/>
                  <w:marTop w:val="0"/>
                  <w:marBottom w:val="0"/>
                  <w:divBdr>
                    <w:top w:val="none" w:sz="0" w:space="0" w:color="auto"/>
                    <w:left w:val="none" w:sz="0" w:space="0" w:color="auto"/>
                    <w:bottom w:val="none" w:sz="0" w:space="0" w:color="auto"/>
                    <w:right w:val="none" w:sz="0" w:space="0" w:color="auto"/>
                  </w:divBdr>
                </w:div>
                <w:div w:id="2063019609">
                  <w:marLeft w:val="0"/>
                  <w:marRight w:val="0"/>
                  <w:marTop w:val="0"/>
                  <w:marBottom w:val="0"/>
                  <w:divBdr>
                    <w:top w:val="none" w:sz="0" w:space="0" w:color="auto"/>
                    <w:left w:val="none" w:sz="0" w:space="0" w:color="auto"/>
                    <w:bottom w:val="none" w:sz="0" w:space="0" w:color="auto"/>
                    <w:right w:val="none" w:sz="0" w:space="0" w:color="auto"/>
                  </w:divBdr>
                </w:div>
                <w:div w:id="388069534">
                  <w:marLeft w:val="0"/>
                  <w:marRight w:val="0"/>
                  <w:marTop w:val="0"/>
                  <w:marBottom w:val="0"/>
                  <w:divBdr>
                    <w:top w:val="none" w:sz="0" w:space="0" w:color="auto"/>
                    <w:left w:val="none" w:sz="0" w:space="0" w:color="auto"/>
                    <w:bottom w:val="none" w:sz="0" w:space="0" w:color="auto"/>
                    <w:right w:val="none" w:sz="0" w:space="0" w:color="auto"/>
                  </w:divBdr>
                </w:div>
                <w:div w:id="2090081206">
                  <w:marLeft w:val="0"/>
                  <w:marRight w:val="0"/>
                  <w:marTop w:val="0"/>
                  <w:marBottom w:val="0"/>
                  <w:divBdr>
                    <w:top w:val="none" w:sz="0" w:space="0" w:color="auto"/>
                    <w:left w:val="none" w:sz="0" w:space="0" w:color="auto"/>
                    <w:bottom w:val="none" w:sz="0" w:space="0" w:color="auto"/>
                    <w:right w:val="none" w:sz="0" w:space="0" w:color="auto"/>
                  </w:divBdr>
                </w:div>
                <w:div w:id="345600908">
                  <w:marLeft w:val="0"/>
                  <w:marRight w:val="0"/>
                  <w:marTop w:val="0"/>
                  <w:marBottom w:val="0"/>
                  <w:divBdr>
                    <w:top w:val="none" w:sz="0" w:space="0" w:color="auto"/>
                    <w:left w:val="none" w:sz="0" w:space="0" w:color="auto"/>
                    <w:bottom w:val="none" w:sz="0" w:space="0" w:color="auto"/>
                    <w:right w:val="none" w:sz="0" w:space="0" w:color="auto"/>
                  </w:divBdr>
                </w:div>
                <w:div w:id="2000843046">
                  <w:marLeft w:val="0"/>
                  <w:marRight w:val="0"/>
                  <w:marTop w:val="0"/>
                  <w:marBottom w:val="0"/>
                  <w:divBdr>
                    <w:top w:val="none" w:sz="0" w:space="0" w:color="auto"/>
                    <w:left w:val="none" w:sz="0" w:space="0" w:color="auto"/>
                    <w:bottom w:val="none" w:sz="0" w:space="0" w:color="auto"/>
                    <w:right w:val="none" w:sz="0" w:space="0" w:color="auto"/>
                  </w:divBdr>
                </w:div>
                <w:div w:id="2018924631">
                  <w:marLeft w:val="0"/>
                  <w:marRight w:val="0"/>
                  <w:marTop w:val="0"/>
                  <w:marBottom w:val="0"/>
                  <w:divBdr>
                    <w:top w:val="none" w:sz="0" w:space="0" w:color="auto"/>
                    <w:left w:val="none" w:sz="0" w:space="0" w:color="auto"/>
                    <w:bottom w:val="none" w:sz="0" w:space="0" w:color="auto"/>
                    <w:right w:val="none" w:sz="0" w:space="0" w:color="auto"/>
                  </w:divBdr>
                </w:div>
                <w:div w:id="609556383">
                  <w:marLeft w:val="0"/>
                  <w:marRight w:val="0"/>
                  <w:marTop w:val="0"/>
                  <w:marBottom w:val="0"/>
                  <w:divBdr>
                    <w:top w:val="none" w:sz="0" w:space="0" w:color="auto"/>
                    <w:left w:val="none" w:sz="0" w:space="0" w:color="auto"/>
                    <w:bottom w:val="none" w:sz="0" w:space="0" w:color="auto"/>
                    <w:right w:val="none" w:sz="0" w:space="0" w:color="auto"/>
                  </w:divBdr>
                </w:div>
                <w:div w:id="959266184">
                  <w:marLeft w:val="0"/>
                  <w:marRight w:val="0"/>
                  <w:marTop w:val="0"/>
                  <w:marBottom w:val="0"/>
                  <w:divBdr>
                    <w:top w:val="none" w:sz="0" w:space="0" w:color="auto"/>
                    <w:left w:val="none" w:sz="0" w:space="0" w:color="auto"/>
                    <w:bottom w:val="none" w:sz="0" w:space="0" w:color="auto"/>
                    <w:right w:val="none" w:sz="0" w:space="0" w:color="auto"/>
                  </w:divBdr>
                </w:div>
                <w:div w:id="471605621">
                  <w:marLeft w:val="0"/>
                  <w:marRight w:val="0"/>
                  <w:marTop w:val="0"/>
                  <w:marBottom w:val="0"/>
                  <w:divBdr>
                    <w:top w:val="none" w:sz="0" w:space="0" w:color="auto"/>
                    <w:left w:val="none" w:sz="0" w:space="0" w:color="auto"/>
                    <w:bottom w:val="none" w:sz="0" w:space="0" w:color="auto"/>
                    <w:right w:val="none" w:sz="0" w:space="0" w:color="auto"/>
                  </w:divBdr>
                </w:div>
                <w:div w:id="616638097">
                  <w:marLeft w:val="0"/>
                  <w:marRight w:val="0"/>
                  <w:marTop w:val="0"/>
                  <w:marBottom w:val="0"/>
                  <w:divBdr>
                    <w:top w:val="none" w:sz="0" w:space="0" w:color="auto"/>
                    <w:left w:val="none" w:sz="0" w:space="0" w:color="auto"/>
                    <w:bottom w:val="none" w:sz="0" w:space="0" w:color="auto"/>
                    <w:right w:val="none" w:sz="0" w:space="0" w:color="auto"/>
                  </w:divBdr>
                </w:div>
                <w:div w:id="216403615">
                  <w:marLeft w:val="0"/>
                  <w:marRight w:val="0"/>
                  <w:marTop w:val="0"/>
                  <w:marBottom w:val="0"/>
                  <w:divBdr>
                    <w:top w:val="none" w:sz="0" w:space="0" w:color="auto"/>
                    <w:left w:val="none" w:sz="0" w:space="0" w:color="auto"/>
                    <w:bottom w:val="none" w:sz="0" w:space="0" w:color="auto"/>
                    <w:right w:val="none" w:sz="0" w:space="0" w:color="auto"/>
                  </w:divBdr>
                </w:div>
                <w:div w:id="1835028939">
                  <w:marLeft w:val="0"/>
                  <w:marRight w:val="0"/>
                  <w:marTop w:val="0"/>
                  <w:marBottom w:val="0"/>
                  <w:divBdr>
                    <w:top w:val="none" w:sz="0" w:space="0" w:color="auto"/>
                    <w:left w:val="none" w:sz="0" w:space="0" w:color="auto"/>
                    <w:bottom w:val="none" w:sz="0" w:space="0" w:color="auto"/>
                    <w:right w:val="none" w:sz="0" w:space="0" w:color="auto"/>
                  </w:divBdr>
                </w:div>
                <w:div w:id="2062555801">
                  <w:marLeft w:val="0"/>
                  <w:marRight w:val="0"/>
                  <w:marTop w:val="0"/>
                  <w:marBottom w:val="0"/>
                  <w:divBdr>
                    <w:top w:val="none" w:sz="0" w:space="0" w:color="auto"/>
                    <w:left w:val="none" w:sz="0" w:space="0" w:color="auto"/>
                    <w:bottom w:val="none" w:sz="0" w:space="0" w:color="auto"/>
                    <w:right w:val="none" w:sz="0" w:space="0" w:color="auto"/>
                  </w:divBdr>
                </w:div>
                <w:div w:id="2088109096">
                  <w:marLeft w:val="0"/>
                  <w:marRight w:val="0"/>
                  <w:marTop w:val="0"/>
                  <w:marBottom w:val="0"/>
                  <w:divBdr>
                    <w:top w:val="none" w:sz="0" w:space="0" w:color="auto"/>
                    <w:left w:val="none" w:sz="0" w:space="0" w:color="auto"/>
                    <w:bottom w:val="none" w:sz="0" w:space="0" w:color="auto"/>
                    <w:right w:val="none" w:sz="0" w:space="0" w:color="auto"/>
                  </w:divBdr>
                </w:div>
                <w:div w:id="1903443915">
                  <w:marLeft w:val="0"/>
                  <w:marRight w:val="0"/>
                  <w:marTop w:val="0"/>
                  <w:marBottom w:val="0"/>
                  <w:divBdr>
                    <w:top w:val="none" w:sz="0" w:space="0" w:color="auto"/>
                    <w:left w:val="none" w:sz="0" w:space="0" w:color="auto"/>
                    <w:bottom w:val="none" w:sz="0" w:space="0" w:color="auto"/>
                    <w:right w:val="none" w:sz="0" w:space="0" w:color="auto"/>
                  </w:divBdr>
                </w:div>
                <w:div w:id="1835141334">
                  <w:marLeft w:val="0"/>
                  <w:marRight w:val="0"/>
                  <w:marTop w:val="0"/>
                  <w:marBottom w:val="0"/>
                  <w:divBdr>
                    <w:top w:val="none" w:sz="0" w:space="0" w:color="auto"/>
                    <w:left w:val="none" w:sz="0" w:space="0" w:color="auto"/>
                    <w:bottom w:val="none" w:sz="0" w:space="0" w:color="auto"/>
                    <w:right w:val="none" w:sz="0" w:space="0" w:color="auto"/>
                  </w:divBdr>
                </w:div>
                <w:div w:id="333537613">
                  <w:marLeft w:val="0"/>
                  <w:marRight w:val="0"/>
                  <w:marTop w:val="0"/>
                  <w:marBottom w:val="0"/>
                  <w:divBdr>
                    <w:top w:val="none" w:sz="0" w:space="0" w:color="auto"/>
                    <w:left w:val="none" w:sz="0" w:space="0" w:color="auto"/>
                    <w:bottom w:val="none" w:sz="0" w:space="0" w:color="auto"/>
                    <w:right w:val="none" w:sz="0" w:space="0" w:color="auto"/>
                  </w:divBdr>
                </w:div>
                <w:div w:id="2106610702">
                  <w:marLeft w:val="0"/>
                  <w:marRight w:val="0"/>
                  <w:marTop w:val="0"/>
                  <w:marBottom w:val="0"/>
                  <w:divBdr>
                    <w:top w:val="none" w:sz="0" w:space="0" w:color="auto"/>
                    <w:left w:val="none" w:sz="0" w:space="0" w:color="auto"/>
                    <w:bottom w:val="none" w:sz="0" w:space="0" w:color="auto"/>
                    <w:right w:val="none" w:sz="0" w:space="0" w:color="auto"/>
                  </w:divBdr>
                </w:div>
                <w:div w:id="1205798061">
                  <w:marLeft w:val="0"/>
                  <w:marRight w:val="0"/>
                  <w:marTop w:val="0"/>
                  <w:marBottom w:val="0"/>
                  <w:divBdr>
                    <w:top w:val="none" w:sz="0" w:space="0" w:color="auto"/>
                    <w:left w:val="none" w:sz="0" w:space="0" w:color="auto"/>
                    <w:bottom w:val="none" w:sz="0" w:space="0" w:color="auto"/>
                    <w:right w:val="none" w:sz="0" w:space="0" w:color="auto"/>
                  </w:divBdr>
                </w:div>
                <w:div w:id="1745059498">
                  <w:marLeft w:val="0"/>
                  <w:marRight w:val="0"/>
                  <w:marTop w:val="0"/>
                  <w:marBottom w:val="0"/>
                  <w:divBdr>
                    <w:top w:val="none" w:sz="0" w:space="0" w:color="auto"/>
                    <w:left w:val="none" w:sz="0" w:space="0" w:color="auto"/>
                    <w:bottom w:val="none" w:sz="0" w:space="0" w:color="auto"/>
                    <w:right w:val="none" w:sz="0" w:space="0" w:color="auto"/>
                  </w:divBdr>
                </w:div>
                <w:div w:id="1576159587">
                  <w:marLeft w:val="0"/>
                  <w:marRight w:val="0"/>
                  <w:marTop w:val="0"/>
                  <w:marBottom w:val="0"/>
                  <w:divBdr>
                    <w:top w:val="none" w:sz="0" w:space="0" w:color="auto"/>
                    <w:left w:val="none" w:sz="0" w:space="0" w:color="auto"/>
                    <w:bottom w:val="none" w:sz="0" w:space="0" w:color="auto"/>
                    <w:right w:val="none" w:sz="0" w:space="0" w:color="auto"/>
                  </w:divBdr>
                </w:div>
                <w:div w:id="2066947853">
                  <w:marLeft w:val="0"/>
                  <w:marRight w:val="0"/>
                  <w:marTop w:val="0"/>
                  <w:marBottom w:val="0"/>
                  <w:divBdr>
                    <w:top w:val="none" w:sz="0" w:space="0" w:color="auto"/>
                    <w:left w:val="none" w:sz="0" w:space="0" w:color="auto"/>
                    <w:bottom w:val="none" w:sz="0" w:space="0" w:color="auto"/>
                    <w:right w:val="none" w:sz="0" w:space="0" w:color="auto"/>
                  </w:divBdr>
                </w:div>
                <w:div w:id="1458907969">
                  <w:marLeft w:val="0"/>
                  <w:marRight w:val="0"/>
                  <w:marTop w:val="0"/>
                  <w:marBottom w:val="0"/>
                  <w:divBdr>
                    <w:top w:val="none" w:sz="0" w:space="0" w:color="auto"/>
                    <w:left w:val="none" w:sz="0" w:space="0" w:color="auto"/>
                    <w:bottom w:val="none" w:sz="0" w:space="0" w:color="auto"/>
                    <w:right w:val="none" w:sz="0" w:space="0" w:color="auto"/>
                  </w:divBdr>
                </w:div>
                <w:div w:id="1935892799">
                  <w:marLeft w:val="0"/>
                  <w:marRight w:val="0"/>
                  <w:marTop w:val="0"/>
                  <w:marBottom w:val="0"/>
                  <w:divBdr>
                    <w:top w:val="none" w:sz="0" w:space="0" w:color="auto"/>
                    <w:left w:val="none" w:sz="0" w:space="0" w:color="auto"/>
                    <w:bottom w:val="none" w:sz="0" w:space="0" w:color="auto"/>
                    <w:right w:val="none" w:sz="0" w:space="0" w:color="auto"/>
                  </w:divBdr>
                </w:div>
                <w:div w:id="1366952166">
                  <w:marLeft w:val="0"/>
                  <w:marRight w:val="0"/>
                  <w:marTop w:val="0"/>
                  <w:marBottom w:val="0"/>
                  <w:divBdr>
                    <w:top w:val="none" w:sz="0" w:space="0" w:color="auto"/>
                    <w:left w:val="none" w:sz="0" w:space="0" w:color="auto"/>
                    <w:bottom w:val="none" w:sz="0" w:space="0" w:color="auto"/>
                    <w:right w:val="none" w:sz="0" w:space="0" w:color="auto"/>
                  </w:divBdr>
                </w:div>
                <w:div w:id="2085177555">
                  <w:marLeft w:val="0"/>
                  <w:marRight w:val="0"/>
                  <w:marTop w:val="0"/>
                  <w:marBottom w:val="0"/>
                  <w:divBdr>
                    <w:top w:val="none" w:sz="0" w:space="0" w:color="auto"/>
                    <w:left w:val="none" w:sz="0" w:space="0" w:color="auto"/>
                    <w:bottom w:val="none" w:sz="0" w:space="0" w:color="auto"/>
                    <w:right w:val="none" w:sz="0" w:space="0" w:color="auto"/>
                  </w:divBdr>
                </w:div>
                <w:div w:id="1619139420">
                  <w:marLeft w:val="0"/>
                  <w:marRight w:val="0"/>
                  <w:marTop w:val="0"/>
                  <w:marBottom w:val="0"/>
                  <w:divBdr>
                    <w:top w:val="none" w:sz="0" w:space="0" w:color="auto"/>
                    <w:left w:val="none" w:sz="0" w:space="0" w:color="auto"/>
                    <w:bottom w:val="none" w:sz="0" w:space="0" w:color="auto"/>
                    <w:right w:val="none" w:sz="0" w:space="0" w:color="auto"/>
                  </w:divBdr>
                </w:div>
                <w:div w:id="605576475">
                  <w:marLeft w:val="0"/>
                  <w:marRight w:val="0"/>
                  <w:marTop w:val="0"/>
                  <w:marBottom w:val="0"/>
                  <w:divBdr>
                    <w:top w:val="none" w:sz="0" w:space="0" w:color="auto"/>
                    <w:left w:val="none" w:sz="0" w:space="0" w:color="auto"/>
                    <w:bottom w:val="none" w:sz="0" w:space="0" w:color="auto"/>
                    <w:right w:val="none" w:sz="0" w:space="0" w:color="auto"/>
                  </w:divBdr>
                </w:div>
                <w:div w:id="1970865390">
                  <w:marLeft w:val="0"/>
                  <w:marRight w:val="0"/>
                  <w:marTop w:val="0"/>
                  <w:marBottom w:val="0"/>
                  <w:divBdr>
                    <w:top w:val="none" w:sz="0" w:space="0" w:color="auto"/>
                    <w:left w:val="none" w:sz="0" w:space="0" w:color="auto"/>
                    <w:bottom w:val="none" w:sz="0" w:space="0" w:color="auto"/>
                    <w:right w:val="none" w:sz="0" w:space="0" w:color="auto"/>
                  </w:divBdr>
                </w:div>
                <w:div w:id="428696745">
                  <w:marLeft w:val="0"/>
                  <w:marRight w:val="0"/>
                  <w:marTop w:val="0"/>
                  <w:marBottom w:val="0"/>
                  <w:divBdr>
                    <w:top w:val="none" w:sz="0" w:space="0" w:color="auto"/>
                    <w:left w:val="none" w:sz="0" w:space="0" w:color="auto"/>
                    <w:bottom w:val="none" w:sz="0" w:space="0" w:color="auto"/>
                    <w:right w:val="none" w:sz="0" w:space="0" w:color="auto"/>
                  </w:divBdr>
                </w:div>
                <w:div w:id="1329866468">
                  <w:marLeft w:val="0"/>
                  <w:marRight w:val="0"/>
                  <w:marTop w:val="0"/>
                  <w:marBottom w:val="0"/>
                  <w:divBdr>
                    <w:top w:val="none" w:sz="0" w:space="0" w:color="auto"/>
                    <w:left w:val="none" w:sz="0" w:space="0" w:color="auto"/>
                    <w:bottom w:val="none" w:sz="0" w:space="0" w:color="auto"/>
                    <w:right w:val="none" w:sz="0" w:space="0" w:color="auto"/>
                  </w:divBdr>
                </w:div>
                <w:div w:id="2056536603">
                  <w:marLeft w:val="0"/>
                  <w:marRight w:val="0"/>
                  <w:marTop w:val="0"/>
                  <w:marBottom w:val="0"/>
                  <w:divBdr>
                    <w:top w:val="none" w:sz="0" w:space="0" w:color="auto"/>
                    <w:left w:val="none" w:sz="0" w:space="0" w:color="auto"/>
                    <w:bottom w:val="none" w:sz="0" w:space="0" w:color="auto"/>
                    <w:right w:val="none" w:sz="0" w:space="0" w:color="auto"/>
                  </w:divBdr>
                </w:div>
                <w:div w:id="626473752">
                  <w:marLeft w:val="0"/>
                  <w:marRight w:val="0"/>
                  <w:marTop w:val="0"/>
                  <w:marBottom w:val="0"/>
                  <w:divBdr>
                    <w:top w:val="none" w:sz="0" w:space="0" w:color="auto"/>
                    <w:left w:val="none" w:sz="0" w:space="0" w:color="auto"/>
                    <w:bottom w:val="none" w:sz="0" w:space="0" w:color="auto"/>
                    <w:right w:val="none" w:sz="0" w:space="0" w:color="auto"/>
                  </w:divBdr>
                </w:div>
                <w:div w:id="397939776">
                  <w:marLeft w:val="0"/>
                  <w:marRight w:val="0"/>
                  <w:marTop w:val="0"/>
                  <w:marBottom w:val="0"/>
                  <w:divBdr>
                    <w:top w:val="none" w:sz="0" w:space="0" w:color="auto"/>
                    <w:left w:val="none" w:sz="0" w:space="0" w:color="auto"/>
                    <w:bottom w:val="none" w:sz="0" w:space="0" w:color="auto"/>
                    <w:right w:val="none" w:sz="0" w:space="0" w:color="auto"/>
                  </w:divBdr>
                </w:div>
                <w:div w:id="1465198879">
                  <w:marLeft w:val="0"/>
                  <w:marRight w:val="0"/>
                  <w:marTop w:val="0"/>
                  <w:marBottom w:val="0"/>
                  <w:divBdr>
                    <w:top w:val="none" w:sz="0" w:space="0" w:color="auto"/>
                    <w:left w:val="none" w:sz="0" w:space="0" w:color="auto"/>
                    <w:bottom w:val="none" w:sz="0" w:space="0" w:color="auto"/>
                    <w:right w:val="none" w:sz="0" w:space="0" w:color="auto"/>
                  </w:divBdr>
                </w:div>
                <w:div w:id="539514328">
                  <w:marLeft w:val="0"/>
                  <w:marRight w:val="0"/>
                  <w:marTop w:val="0"/>
                  <w:marBottom w:val="0"/>
                  <w:divBdr>
                    <w:top w:val="none" w:sz="0" w:space="0" w:color="auto"/>
                    <w:left w:val="none" w:sz="0" w:space="0" w:color="auto"/>
                    <w:bottom w:val="none" w:sz="0" w:space="0" w:color="auto"/>
                    <w:right w:val="none" w:sz="0" w:space="0" w:color="auto"/>
                  </w:divBdr>
                </w:div>
                <w:div w:id="1779333077">
                  <w:marLeft w:val="0"/>
                  <w:marRight w:val="0"/>
                  <w:marTop w:val="0"/>
                  <w:marBottom w:val="0"/>
                  <w:divBdr>
                    <w:top w:val="none" w:sz="0" w:space="0" w:color="auto"/>
                    <w:left w:val="none" w:sz="0" w:space="0" w:color="auto"/>
                    <w:bottom w:val="none" w:sz="0" w:space="0" w:color="auto"/>
                    <w:right w:val="none" w:sz="0" w:space="0" w:color="auto"/>
                  </w:divBdr>
                </w:div>
                <w:div w:id="1659963871">
                  <w:marLeft w:val="0"/>
                  <w:marRight w:val="0"/>
                  <w:marTop w:val="0"/>
                  <w:marBottom w:val="0"/>
                  <w:divBdr>
                    <w:top w:val="none" w:sz="0" w:space="0" w:color="auto"/>
                    <w:left w:val="none" w:sz="0" w:space="0" w:color="auto"/>
                    <w:bottom w:val="none" w:sz="0" w:space="0" w:color="auto"/>
                    <w:right w:val="none" w:sz="0" w:space="0" w:color="auto"/>
                  </w:divBdr>
                </w:div>
                <w:div w:id="1299649864">
                  <w:marLeft w:val="0"/>
                  <w:marRight w:val="0"/>
                  <w:marTop w:val="0"/>
                  <w:marBottom w:val="0"/>
                  <w:divBdr>
                    <w:top w:val="none" w:sz="0" w:space="0" w:color="auto"/>
                    <w:left w:val="none" w:sz="0" w:space="0" w:color="auto"/>
                    <w:bottom w:val="none" w:sz="0" w:space="0" w:color="auto"/>
                    <w:right w:val="none" w:sz="0" w:space="0" w:color="auto"/>
                  </w:divBdr>
                </w:div>
                <w:div w:id="1943414461">
                  <w:marLeft w:val="0"/>
                  <w:marRight w:val="0"/>
                  <w:marTop w:val="0"/>
                  <w:marBottom w:val="0"/>
                  <w:divBdr>
                    <w:top w:val="none" w:sz="0" w:space="0" w:color="auto"/>
                    <w:left w:val="none" w:sz="0" w:space="0" w:color="auto"/>
                    <w:bottom w:val="none" w:sz="0" w:space="0" w:color="auto"/>
                    <w:right w:val="none" w:sz="0" w:space="0" w:color="auto"/>
                  </w:divBdr>
                </w:div>
                <w:div w:id="874195089">
                  <w:marLeft w:val="0"/>
                  <w:marRight w:val="0"/>
                  <w:marTop w:val="0"/>
                  <w:marBottom w:val="0"/>
                  <w:divBdr>
                    <w:top w:val="none" w:sz="0" w:space="0" w:color="auto"/>
                    <w:left w:val="none" w:sz="0" w:space="0" w:color="auto"/>
                    <w:bottom w:val="none" w:sz="0" w:space="0" w:color="auto"/>
                    <w:right w:val="none" w:sz="0" w:space="0" w:color="auto"/>
                  </w:divBdr>
                </w:div>
                <w:div w:id="1275871323">
                  <w:marLeft w:val="0"/>
                  <w:marRight w:val="0"/>
                  <w:marTop w:val="0"/>
                  <w:marBottom w:val="0"/>
                  <w:divBdr>
                    <w:top w:val="none" w:sz="0" w:space="0" w:color="auto"/>
                    <w:left w:val="none" w:sz="0" w:space="0" w:color="auto"/>
                    <w:bottom w:val="none" w:sz="0" w:space="0" w:color="auto"/>
                    <w:right w:val="none" w:sz="0" w:space="0" w:color="auto"/>
                  </w:divBdr>
                </w:div>
                <w:div w:id="113522285">
                  <w:marLeft w:val="0"/>
                  <w:marRight w:val="0"/>
                  <w:marTop w:val="0"/>
                  <w:marBottom w:val="0"/>
                  <w:divBdr>
                    <w:top w:val="none" w:sz="0" w:space="0" w:color="auto"/>
                    <w:left w:val="none" w:sz="0" w:space="0" w:color="auto"/>
                    <w:bottom w:val="none" w:sz="0" w:space="0" w:color="auto"/>
                    <w:right w:val="none" w:sz="0" w:space="0" w:color="auto"/>
                  </w:divBdr>
                </w:div>
                <w:div w:id="515775177">
                  <w:marLeft w:val="0"/>
                  <w:marRight w:val="0"/>
                  <w:marTop w:val="0"/>
                  <w:marBottom w:val="0"/>
                  <w:divBdr>
                    <w:top w:val="none" w:sz="0" w:space="0" w:color="auto"/>
                    <w:left w:val="none" w:sz="0" w:space="0" w:color="auto"/>
                    <w:bottom w:val="none" w:sz="0" w:space="0" w:color="auto"/>
                    <w:right w:val="none" w:sz="0" w:space="0" w:color="auto"/>
                  </w:divBdr>
                </w:div>
                <w:div w:id="765420038">
                  <w:marLeft w:val="0"/>
                  <w:marRight w:val="0"/>
                  <w:marTop w:val="0"/>
                  <w:marBottom w:val="0"/>
                  <w:divBdr>
                    <w:top w:val="none" w:sz="0" w:space="0" w:color="auto"/>
                    <w:left w:val="none" w:sz="0" w:space="0" w:color="auto"/>
                    <w:bottom w:val="none" w:sz="0" w:space="0" w:color="auto"/>
                    <w:right w:val="none" w:sz="0" w:space="0" w:color="auto"/>
                  </w:divBdr>
                </w:div>
                <w:div w:id="433327345">
                  <w:marLeft w:val="0"/>
                  <w:marRight w:val="0"/>
                  <w:marTop w:val="0"/>
                  <w:marBottom w:val="0"/>
                  <w:divBdr>
                    <w:top w:val="none" w:sz="0" w:space="0" w:color="auto"/>
                    <w:left w:val="none" w:sz="0" w:space="0" w:color="auto"/>
                    <w:bottom w:val="none" w:sz="0" w:space="0" w:color="auto"/>
                    <w:right w:val="none" w:sz="0" w:space="0" w:color="auto"/>
                  </w:divBdr>
                </w:div>
                <w:div w:id="133917298">
                  <w:marLeft w:val="0"/>
                  <w:marRight w:val="0"/>
                  <w:marTop w:val="0"/>
                  <w:marBottom w:val="0"/>
                  <w:divBdr>
                    <w:top w:val="none" w:sz="0" w:space="0" w:color="auto"/>
                    <w:left w:val="none" w:sz="0" w:space="0" w:color="auto"/>
                    <w:bottom w:val="none" w:sz="0" w:space="0" w:color="auto"/>
                    <w:right w:val="none" w:sz="0" w:space="0" w:color="auto"/>
                  </w:divBdr>
                </w:div>
                <w:div w:id="1354696503">
                  <w:marLeft w:val="0"/>
                  <w:marRight w:val="0"/>
                  <w:marTop w:val="0"/>
                  <w:marBottom w:val="0"/>
                  <w:divBdr>
                    <w:top w:val="none" w:sz="0" w:space="0" w:color="auto"/>
                    <w:left w:val="none" w:sz="0" w:space="0" w:color="auto"/>
                    <w:bottom w:val="none" w:sz="0" w:space="0" w:color="auto"/>
                    <w:right w:val="none" w:sz="0" w:space="0" w:color="auto"/>
                  </w:divBdr>
                </w:div>
                <w:div w:id="1654218176">
                  <w:marLeft w:val="0"/>
                  <w:marRight w:val="0"/>
                  <w:marTop w:val="0"/>
                  <w:marBottom w:val="0"/>
                  <w:divBdr>
                    <w:top w:val="none" w:sz="0" w:space="0" w:color="auto"/>
                    <w:left w:val="none" w:sz="0" w:space="0" w:color="auto"/>
                    <w:bottom w:val="none" w:sz="0" w:space="0" w:color="auto"/>
                    <w:right w:val="none" w:sz="0" w:space="0" w:color="auto"/>
                  </w:divBdr>
                </w:div>
                <w:div w:id="793594944">
                  <w:marLeft w:val="0"/>
                  <w:marRight w:val="0"/>
                  <w:marTop w:val="0"/>
                  <w:marBottom w:val="0"/>
                  <w:divBdr>
                    <w:top w:val="none" w:sz="0" w:space="0" w:color="auto"/>
                    <w:left w:val="none" w:sz="0" w:space="0" w:color="auto"/>
                    <w:bottom w:val="none" w:sz="0" w:space="0" w:color="auto"/>
                    <w:right w:val="none" w:sz="0" w:space="0" w:color="auto"/>
                  </w:divBdr>
                </w:div>
                <w:div w:id="1314531457">
                  <w:marLeft w:val="0"/>
                  <w:marRight w:val="0"/>
                  <w:marTop w:val="0"/>
                  <w:marBottom w:val="0"/>
                  <w:divBdr>
                    <w:top w:val="none" w:sz="0" w:space="0" w:color="auto"/>
                    <w:left w:val="none" w:sz="0" w:space="0" w:color="auto"/>
                    <w:bottom w:val="none" w:sz="0" w:space="0" w:color="auto"/>
                    <w:right w:val="none" w:sz="0" w:space="0" w:color="auto"/>
                  </w:divBdr>
                </w:div>
                <w:div w:id="1871067677">
                  <w:marLeft w:val="0"/>
                  <w:marRight w:val="0"/>
                  <w:marTop w:val="0"/>
                  <w:marBottom w:val="0"/>
                  <w:divBdr>
                    <w:top w:val="none" w:sz="0" w:space="0" w:color="auto"/>
                    <w:left w:val="none" w:sz="0" w:space="0" w:color="auto"/>
                    <w:bottom w:val="none" w:sz="0" w:space="0" w:color="auto"/>
                    <w:right w:val="none" w:sz="0" w:space="0" w:color="auto"/>
                  </w:divBdr>
                </w:div>
                <w:div w:id="1957373356">
                  <w:marLeft w:val="0"/>
                  <w:marRight w:val="0"/>
                  <w:marTop w:val="0"/>
                  <w:marBottom w:val="0"/>
                  <w:divBdr>
                    <w:top w:val="none" w:sz="0" w:space="0" w:color="auto"/>
                    <w:left w:val="none" w:sz="0" w:space="0" w:color="auto"/>
                    <w:bottom w:val="none" w:sz="0" w:space="0" w:color="auto"/>
                    <w:right w:val="none" w:sz="0" w:space="0" w:color="auto"/>
                  </w:divBdr>
                </w:div>
                <w:div w:id="1530533857">
                  <w:marLeft w:val="0"/>
                  <w:marRight w:val="0"/>
                  <w:marTop w:val="0"/>
                  <w:marBottom w:val="0"/>
                  <w:divBdr>
                    <w:top w:val="none" w:sz="0" w:space="0" w:color="auto"/>
                    <w:left w:val="none" w:sz="0" w:space="0" w:color="auto"/>
                    <w:bottom w:val="none" w:sz="0" w:space="0" w:color="auto"/>
                    <w:right w:val="none" w:sz="0" w:space="0" w:color="auto"/>
                  </w:divBdr>
                </w:div>
                <w:div w:id="471990776">
                  <w:marLeft w:val="0"/>
                  <w:marRight w:val="0"/>
                  <w:marTop w:val="0"/>
                  <w:marBottom w:val="0"/>
                  <w:divBdr>
                    <w:top w:val="none" w:sz="0" w:space="0" w:color="auto"/>
                    <w:left w:val="none" w:sz="0" w:space="0" w:color="auto"/>
                    <w:bottom w:val="none" w:sz="0" w:space="0" w:color="auto"/>
                    <w:right w:val="none" w:sz="0" w:space="0" w:color="auto"/>
                  </w:divBdr>
                </w:div>
                <w:div w:id="126556988">
                  <w:marLeft w:val="0"/>
                  <w:marRight w:val="0"/>
                  <w:marTop w:val="0"/>
                  <w:marBottom w:val="0"/>
                  <w:divBdr>
                    <w:top w:val="none" w:sz="0" w:space="0" w:color="auto"/>
                    <w:left w:val="none" w:sz="0" w:space="0" w:color="auto"/>
                    <w:bottom w:val="none" w:sz="0" w:space="0" w:color="auto"/>
                    <w:right w:val="none" w:sz="0" w:space="0" w:color="auto"/>
                  </w:divBdr>
                </w:div>
                <w:div w:id="1530101558">
                  <w:marLeft w:val="0"/>
                  <w:marRight w:val="0"/>
                  <w:marTop w:val="0"/>
                  <w:marBottom w:val="0"/>
                  <w:divBdr>
                    <w:top w:val="none" w:sz="0" w:space="0" w:color="auto"/>
                    <w:left w:val="none" w:sz="0" w:space="0" w:color="auto"/>
                    <w:bottom w:val="none" w:sz="0" w:space="0" w:color="auto"/>
                    <w:right w:val="none" w:sz="0" w:space="0" w:color="auto"/>
                  </w:divBdr>
                </w:div>
                <w:div w:id="1896238742">
                  <w:marLeft w:val="0"/>
                  <w:marRight w:val="0"/>
                  <w:marTop w:val="0"/>
                  <w:marBottom w:val="0"/>
                  <w:divBdr>
                    <w:top w:val="none" w:sz="0" w:space="0" w:color="auto"/>
                    <w:left w:val="none" w:sz="0" w:space="0" w:color="auto"/>
                    <w:bottom w:val="none" w:sz="0" w:space="0" w:color="auto"/>
                    <w:right w:val="none" w:sz="0" w:space="0" w:color="auto"/>
                  </w:divBdr>
                </w:div>
                <w:div w:id="1770274538">
                  <w:marLeft w:val="0"/>
                  <w:marRight w:val="0"/>
                  <w:marTop w:val="0"/>
                  <w:marBottom w:val="0"/>
                  <w:divBdr>
                    <w:top w:val="none" w:sz="0" w:space="0" w:color="auto"/>
                    <w:left w:val="none" w:sz="0" w:space="0" w:color="auto"/>
                    <w:bottom w:val="none" w:sz="0" w:space="0" w:color="auto"/>
                    <w:right w:val="none" w:sz="0" w:space="0" w:color="auto"/>
                  </w:divBdr>
                </w:div>
                <w:div w:id="797338229">
                  <w:marLeft w:val="0"/>
                  <w:marRight w:val="0"/>
                  <w:marTop w:val="0"/>
                  <w:marBottom w:val="0"/>
                  <w:divBdr>
                    <w:top w:val="none" w:sz="0" w:space="0" w:color="auto"/>
                    <w:left w:val="none" w:sz="0" w:space="0" w:color="auto"/>
                    <w:bottom w:val="none" w:sz="0" w:space="0" w:color="auto"/>
                    <w:right w:val="none" w:sz="0" w:space="0" w:color="auto"/>
                  </w:divBdr>
                </w:div>
                <w:div w:id="1110397707">
                  <w:marLeft w:val="0"/>
                  <w:marRight w:val="0"/>
                  <w:marTop w:val="0"/>
                  <w:marBottom w:val="0"/>
                  <w:divBdr>
                    <w:top w:val="none" w:sz="0" w:space="0" w:color="auto"/>
                    <w:left w:val="none" w:sz="0" w:space="0" w:color="auto"/>
                    <w:bottom w:val="none" w:sz="0" w:space="0" w:color="auto"/>
                    <w:right w:val="none" w:sz="0" w:space="0" w:color="auto"/>
                  </w:divBdr>
                </w:div>
                <w:div w:id="1747071112">
                  <w:marLeft w:val="0"/>
                  <w:marRight w:val="0"/>
                  <w:marTop w:val="0"/>
                  <w:marBottom w:val="0"/>
                  <w:divBdr>
                    <w:top w:val="none" w:sz="0" w:space="0" w:color="auto"/>
                    <w:left w:val="none" w:sz="0" w:space="0" w:color="auto"/>
                    <w:bottom w:val="none" w:sz="0" w:space="0" w:color="auto"/>
                    <w:right w:val="none" w:sz="0" w:space="0" w:color="auto"/>
                  </w:divBdr>
                </w:div>
                <w:div w:id="1498227644">
                  <w:marLeft w:val="0"/>
                  <w:marRight w:val="0"/>
                  <w:marTop w:val="0"/>
                  <w:marBottom w:val="0"/>
                  <w:divBdr>
                    <w:top w:val="none" w:sz="0" w:space="0" w:color="auto"/>
                    <w:left w:val="none" w:sz="0" w:space="0" w:color="auto"/>
                    <w:bottom w:val="none" w:sz="0" w:space="0" w:color="auto"/>
                    <w:right w:val="none" w:sz="0" w:space="0" w:color="auto"/>
                  </w:divBdr>
                </w:div>
                <w:div w:id="2130850379">
                  <w:marLeft w:val="0"/>
                  <w:marRight w:val="0"/>
                  <w:marTop w:val="0"/>
                  <w:marBottom w:val="0"/>
                  <w:divBdr>
                    <w:top w:val="none" w:sz="0" w:space="0" w:color="auto"/>
                    <w:left w:val="none" w:sz="0" w:space="0" w:color="auto"/>
                    <w:bottom w:val="none" w:sz="0" w:space="0" w:color="auto"/>
                    <w:right w:val="none" w:sz="0" w:space="0" w:color="auto"/>
                  </w:divBdr>
                </w:div>
                <w:div w:id="2116358933">
                  <w:marLeft w:val="0"/>
                  <w:marRight w:val="0"/>
                  <w:marTop w:val="0"/>
                  <w:marBottom w:val="0"/>
                  <w:divBdr>
                    <w:top w:val="none" w:sz="0" w:space="0" w:color="auto"/>
                    <w:left w:val="none" w:sz="0" w:space="0" w:color="auto"/>
                    <w:bottom w:val="none" w:sz="0" w:space="0" w:color="auto"/>
                    <w:right w:val="none" w:sz="0" w:space="0" w:color="auto"/>
                  </w:divBdr>
                </w:div>
                <w:div w:id="736317299">
                  <w:marLeft w:val="0"/>
                  <w:marRight w:val="0"/>
                  <w:marTop w:val="0"/>
                  <w:marBottom w:val="0"/>
                  <w:divBdr>
                    <w:top w:val="none" w:sz="0" w:space="0" w:color="auto"/>
                    <w:left w:val="none" w:sz="0" w:space="0" w:color="auto"/>
                    <w:bottom w:val="none" w:sz="0" w:space="0" w:color="auto"/>
                    <w:right w:val="none" w:sz="0" w:space="0" w:color="auto"/>
                  </w:divBdr>
                </w:div>
                <w:div w:id="135336990">
                  <w:marLeft w:val="0"/>
                  <w:marRight w:val="0"/>
                  <w:marTop w:val="0"/>
                  <w:marBottom w:val="0"/>
                  <w:divBdr>
                    <w:top w:val="none" w:sz="0" w:space="0" w:color="auto"/>
                    <w:left w:val="none" w:sz="0" w:space="0" w:color="auto"/>
                    <w:bottom w:val="none" w:sz="0" w:space="0" w:color="auto"/>
                    <w:right w:val="none" w:sz="0" w:space="0" w:color="auto"/>
                  </w:divBdr>
                </w:div>
                <w:div w:id="1297369306">
                  <w:marLeft w:val="0"/>
                  <w:marRight w:val="0"/>
                  <w:marTop w:val="0"/>
                  <w:marBottom w:val="0"/>
                  <w:divBdr>
                    <w:top w:val="none" w:sz="0" w:space="0" w:color="auto"/>
                    <w:left w:val="none" w:sz="0" w:space="0" w:color="auto"/>
                    <w:bottom w:val="none" w:sz="0" w:space="0" w:color="auto"/>
                    <w:right w:val="none" w:sz="0" w:space="0" w:color="auto"/>
                  </w:divBdr>
                </w:div>
                <w:div w:id="1759714000">
                  <w:marLeft w:val="0"/>
                  <w:marRight w:val="0"/>
                  <w:marTop w:val="0"/>
                  <w:marBottom w:val="0"/>
                  <w:divBdr>
                    <w:top w:val="none" w:sz="0" w:space="0" w:color="auto"/>
                    <w:left w:val="none" w:sz="0" w:space="0" w:color="auto"/>
                    <w:bottom w:val="none" w:sz="0" w:space="0" w:color="auto"/>
                    <w:right w:val="none" w:sz="0" w:space="0" w:color="auto"/>
                  </w:divBdr>
                </w:div>
                <w:div w:id="705637063">
                  <w:marLeft w:val="0"/>
                  <w:marRight w:val="0"/>
                  <w:marTop w:val="0"/>
                  <w:marBottom w:val="0"/>
                  <w:divBdr>
                    <w:top w:val="none" w:sz="0" w:space="0" w:color="auto"/>
                    <w:left w:val="none" w:sz="0" w:space="0" w:color="auto"/>
                    <w:bottom w:val="none" w:sz="0" w:space="0" w:color="auto"/>
                    <w:right w:val="none" w:sz="0" w:space="0" w:color="auto"/>
                  </w:divBdr>
                </w:div>
                <w:div w:id="812985713">
                  <w:marLeft w:val="0"/>
                  <w:marRight w:val="0"/>
                  <w:marTop w:val="0"/>
                  <w:marBottom w:val="0"/>
                  <w:divBdr>
                    <w:top w:val="none" w:sz="0" w:space="0" w:color="auto"/>
                    <w:left w:val="none" w:sz="0" w:space="0" w:color="auto"/>
                    <w:bottom w:val="none" w:sz="0" w:space="0" w:color="auto"/>
                    <w:right w:val="none" w:sz="0" w:space="0" w:color="auto"/>
                  </w:divBdr>
                </w:div>
                <w:div w:id="1848905338">
                  <w:marLeft w:val="0"/>
                  <w:marRight w:val="0"/>
                  <w:marTop w:val="0"/>
                  <w:marBottom w:val="0"/>
                  <w:divBdr>
                    <w:top w:val="none" w:sz="0" w:space="0" w:color="auto"/>
                    <w:left w:val="none" w:sz="0" w:space="0" w:color="auto"/>
                    <w:bottom w:val="none" w:sz="0" w:space="0" w:color="auto"/>
                    <w:right w:val="none" w:sz="0" w:space="0" w:color="auto"/>
                  </w:divBdr>
                </w:div>
                <w:div w:id="1753429590">
                  <w:marLeft w:val="0"/>
                  <w:marRight w:val="0"/>
                  <w:marTop w:val="0"/>
                  <w:marBottom w:val="0"/>
                  <w:divBdr>
                    <w:top w:val="none" w:sz="0" w:space="0" w:color="auto"/>
                    <w:left w:val="none" w:sz="0" w:space="0" w:color="auto"/>
                    <w:bottom w:val="none" w:sz="0" w:space="0" w:color="auto"/>
                    <w:right w:val="none" w:sz="0" w:space="0" w:color="auto"/>
                  </w:divBdr>
                </w:div>
                <w:div w:id="328483755">
                  <w:marLeft w:val="0"/>
                  <w:marRight w:val="0"/>
                  <w:marTop w:val="0"/>
                  <w:marBottom w:val="0"/>
                  <w:divBdr>
                    <w:top w:val="none" w:sz="0" w:space="0" w:color="auto"/>
                    <w:left w:val="none" w:sz="0" w:space="0" w:color="auto"/>
                    <w:bottom w:val="none" w:sz="0" w:space="0" w:color="auto"/>
                    <w:right w:val="none" w:sz="0" w:space="0" w:color="auto"/>
                  </w:divBdr>
                </w:div>
                <w:div w:id="411270169">
                  <w:marLeft w:val="0"/>
                  <w:marRight w:val="0"/>
                  <w:marTop w:val="0"/>
                  <w:marBottom w:val="0"/>
                  <w:divBdr>
                    <w:top w:val="none" w:sz="0" w:space="0" w:color="auto"/>
                    <w:left w:val="none" w:sz="0" w:space="0" w:color="auto"/>
                    <w:bottom w:val="none" w:sz="0" w:space="0" w:color="auto"/>
                    <w:right w:val="none" w:sz="0" w:space="0" w:color="auto"/>
                  </w:divBdr>
                </w:div>
                <w:div w:id="2026855822">
                  <w:marLeft w:val="0"/>
                  <w:marRight w:val="0"/>
                  <w:marTop w:val="0"/>
                  <w:marBottom w:val="0"/>
                  <w:divBdr>
                    <w:top w:val="none" w:sz="0" w:space="0" w:color="auto"/>
                    <w:left w:val="none" w:sz="0" w:space="0" w:color="auto"/>
                    <w:bottom w:val="none" w:sz="0" w:space="0" w:color="auto"/>
                    <w:right w:val="none" w:sz="0" w:space="0" w:color="auto"/>
                  </w:divBdr>
                </w:div>
                <w:div w:id="861551598">
                  <w:marLeft w:val="0"/>
                  <w:marRight w:val="0"/>
                  <w:marTop w:val="0"/>
                  <w:marBottom w:val="0"/>
                  <w:divBdr>
                    <w:top w:val="none" w:sz="0" w:space="0" w:color="auto"/>
                    <w:left w:val="none" w:sz="0" w:space="0" w:color="auto"/>
                    <w:bottom w:val="none" w:sz="0" w:space="0" w:color="auto"/>
                    <w:right w:val="none" w:sz="0" w:space="0" w:color="auto"/>
                  </w:divBdr>
                </w:div>
                <w:div w:id="693773858">
                  <w:marLeft w:val="0"/>
                  <w:marRight w:val="0"/>
                  <w:marTop w:val="0"/>
                  <w:marBottom w:val="0"/>
                  <w:divBdr>
                    <w:top w:val="none" w:sz="0" w:space="0" w:color="auto"/>
                    <w:left w:val="none" w:sz="0" w:space="0" w:color="auto"/>
                    <w:bottom w:val="none" w:sz="0" w:space="0" w:color="auto"/>
                    <w:right w:val="none" w:sz="0" w:space="0" w:color="auto"/>
                  </w:divBdr>
                </w:div>
                <w:div w:id="2119135135">
                  <w:marLeft w:val="0"/>
                  <w:marRight w:val="0"/>
                  <w:marTop w:val="0"/>
                  <w:marBottom w:val="0"/>
                  <w:divBdr>
                    <w:top w:val="none" w:sz="0" w:space="0" w:color="auto"/>
                    <w:left w:val="none" w:sz="0" w:space="0" w:color="auto"/>
                    <w:bottom w:val="none" w:sz="0" w:space="0" w:color="auto"/>
                    <w:right w:val="none" w:sz="0" w:space="0" w:color="auto"/>
                  </w:divBdr>
                </w:div>
                <w:div w:id="1643004187">
                  <w:marLeft w:val="0"/>
                  <w:marRight w:val="0"/>
                  <w:marTop w:val="0"/>
                  <w:marBottom w:val="0"/>
                  <w:divBdr>
                    <w:top w:val="none" w:sz="0" w:space="0" w:color="auto"/>
                    <w:left w:val="none" w:sz="0" w:space="0" w:color="auto"/>
                    <w:bottom w:val="none" w:sz="0" w:space="0" w:color="auto"/>
                    <w:right w:val="none" w:sz="0" w:space="0" w:color="auto"/>
                  </w:divBdr>
                </w:div>
                <w:div w:id="1243681972">
                  <w:marLeft w:val="0"/>
                  <w:marRight w:val="0"/>
                  <w:marTop w:val="0"/>
                  <w:marBottom w:val="0"/>
                  <w:divBdr>
                    <w:top w:val="none" w:sz="0" w:space="0" w:color="auto"/>
                    <w:left w:val="none" w:sz="0" w:space="0" w:color="auto"/>
                    <w:bottom w:val="none" w:sz="0" w:space="0" w:color="auto"/>
                    <w:right w:val="none" w:sz="0" w:space="0" w:color="auto"/>
                  </w:divBdr>
                </w:div>
                <w:div w:id="1046753306">
                  <w:marLeft w:val="0"/>
                  <w:marRight w:val="0"/>
                  <w:marTop w:val="0"/>
                  <w:marBottom w:val="0"/>
                  <w:divBdr>
                    <w:top w:val="none" w:sz="0" w:space="0" w:color="auto"/>
                    <w:left w:val="none" w:sz="0" w:space="0" w:color="auto"/>
                    <w:bottom w:val="none" w:sz="0" w:space="0" w:color="auto"/>
                    <w:right w:val="none" w:sz="0" w:space="0" w:color="auto"/>
                  </w:divBdr>
                </w:div>
                <w:div w:id="1763918292">
                  <w:marLeft w:val="0"/>
                  <w:marRight w:val="0"/>
                  <w:marTop w:val="0"/>
                  <w:marBottom w:val="0"/>
                  <w:divBdr>
                    <w:top w:val="none" w:sz="0" w:space="0" w:color="auto"/>
                    <w:left w:val="none" w:sz="0" w:space="0" w:color="auto"/>
                    <w:bottom w:val="none" w:sz="0" w:space="0" w:color="auto"/>
                    <w:right w:val="none" w:sz="0" w:space="0" w:color="auto"/>
                  </w:divBdr>
                </w:div>
                <w:div w:id="269826977">
                  <w:marLeft w:val="0"/>
                  <w:marRight w:val="0"/>
                  <w:marTop w:val="0"/>
                  <w:marBottom w:val="0"/>
                  <w:divBdr>
                    <w:top w:val="none" w:sz="0" w:space="0" w:color="auto"/>
                    <w:left w:val="none" w:sz="0" w:space="0" w:color="auto"/>
                    <w:bottom w:val="none" w:sz="0" w:space="0" w:color="auto"/>
                    <w:right w:val="none" w:sz="0" w:space="0" w:color="auto"/>
                  </w:divBdr>
                </w:div>
                <w:div w:id="977758037">
                  <w:marLeft w:val="0"/>
                  <w:marRight w:val="0"/>
                  <w:marTop w:val="0"/>
                  <w:marBottom w:val="0"/>
                  <w:divBdr>
                    <w:top w:val="none" w:sz="0" w:space="0" w:color="auto"/>
                    <w:left w:val="none" w:sz="0" w:space="0" w:color="auto"/>
                    <w:bottom w:val="none" w:sz="0" w:space="0" w:color="auto"/>
                    <w:right w:val="none" w:sz="0" w:space="0" w:color="auto"/>
                  </w:divBdr>
                </w:div>
                <w:div w:id="1245728003">
                  <w:marLeft w:val="0"/>
                  <w:marRight w:val="0"/>
                  <w:marTop w:val="0"/>
                  <w:marBottom w:val="0"/>
                  <w:divBdr>
                    <w:top w:val="none" w:sz="0" w:space="0" w:color="auto"/>
                    <w:left w:val="none" w:sz="0" w:space="0" w:color="auto"/>
                    <w:bottom w:val="none" w:sz="0" w:space="0" w:color="auto"/>
                    <w:right w:val="none" w:sz="0" w:space="0" w:color="auto"/>
                  </w:divBdr>
                </w:div>
                <w:div w:id="69080960">
                  <w:marLeft w:val="0"/>
                  <w:marRight w:val="0"/>
                  <w:marTop w:val="0"/>
                  <w:marBottom w:val="0"/>
                  <w:divBdr>
                    <w:top w:val="none" w:sz="0" w:space="0" w:color="auto"/>
                    <w:left w:val="none" w:sz="0" w:space="0" w:color="auto"/>
                    <w:bottom w:val="none" w:sz="0" w:space="0" w:color="auto"/>
                    <w:right w:val="none" w:sz="0" w:space="0" w:color="auto"/>
                  </w:divBdr>
                </w:div>
                <w:div w:id="116796319">
                  <w:marLeft w:val="0"/>
                  <w:marRight w:val="0"/>
                  <w:marTop w:val="0"/>
                  <w:marBottom w:val="0"/>
                  <w:divBdr>
                    <w:top w:val="none" w:sz="0" w:space="0" w:color="auto"/>
                    <w:left w:val="none" w:sz="0" w:space="0" w:color="auto"/>
                    <w:bottom w:val="none" w:sz="0" w:space="0" w:color="auto"/>
                    <w:right w:val="none" w:sz="0" w:space="0" w:color="auto"/>
                  </w:divBdr>
                </w:div>
                <w:div w:id="18313350">
                  <w:marLeft w:val="0"/>
                  <w:marRight w:val="0"/>
                  <w:marTop w:val="0"/>
                  <w:marBottom w:val="0"/>
                  <w:divBdr>
                    <w:top w:val="none" w:sz="0" w:space="0" w:color="auto"/>
                    <w:left w:val="none" w:sz="0" w:space="0" w:color="auto"/>
                    <w:bottom w:val="none" w:sz="0" w:space="0" w:color="auto"/>
                    <w:right w:val="none" w:sz="0" w:space="0" w:color="auto"/>
                  </w:divBdr>
                </w:div>
                <w:div w:id="1946692880">
                  <w:marLeft w:val="0"/>
                  <w:marRight w:val="0"/>
                  <w:marTop w:val="0"/>
                  <w:marBottom w:val="0"/>
                  <w:divBdr>
                    <w:top w:val="none" w:sz="0" w:space="0" w:color="auto"/>
                    <w:left w:val="none" w:sz="0" w:space="0" w:color="auto"/>
                    <w:bottom w:val="none" w:sz="0" w:space="0" w:color="auto"/>
                    <w:right w:val="none" w:sz="0" w:space="0" w:color="auto"/>
                  </w:divBdr>
                </w:div>
                <w:div w:id="1106117944">
                  <w:marLeft w:val="0"/>
                  <w:marRight w:val="0"/>
                  <w:marTop w:val="0"/>
                  <w:marBottom w:val="0"/>
                  <w:divBdr>
                    <w:top w:val="none" w:sz="0" w:space="0" w:color="auto"/>
                    <w:left w:val="none" w:sz="0" w:space="0" w:color="auto"/>
                    <w:bottom w:val="none" w:sz="0" w:space="0" w:color="auto"/>
                    <w:right w:val="none" w:sz="0" w:space="0" w:color="auto"/>
                  </w:divBdr>
                </w:div>
                <w:div w:id="1332417252">
                  <w:marLeft w:val="0"/>
                  <w:marRight w:val="0"/>
                  <w:marTop w:val="0"/>
                  <w:marBottom w:val="0"/>
                  <w:divBdr>
                    <w:top w:val="none" w:sz="0" w:space="0" w:color="auto"/>
                    <w:left w:val="none" w:sz="0" w:space="0" w:color="auto"/>
                    <w:bottom w:val="none" w:sz="0" w:space="0" w:color="auto"/>
                    <w:right w:val="none" w:sz="0" w:space="0" w:color="auto"/>
                  </w:divBdr>
                </w:div>
                <w:div w:id="1284505941">
                  <w:marLeft w:val="0"/>
                  <w:marRight w:val="0"/>
                  <w:marTop w:val="0"/>
                  <w:marBottom w:val="0"/>
                  <w:divBdr>
                    <w:top w:val="none" w:sz="0" w:space="0" w:color="auto"/>
                    <w:left w:val="none" w:sz="0" w:space="0" w:color="auto"/>
                    <w:bottom w:val="none" w:sz="0" w:space="0" w:color="auto"/>
                    <w:right w:val="none" w:sz="0" w:space="0" w:color="auto"/>
                  </w:divBdr>
                </w:div>
                <w:div w:id="762410307">
                  <w:marLeft w:val="0"/>
                  <w:marRight w:val="0"/>
                  <w:marTop w:val="0"/>
                  <w:marBottom w:val="0"/>
                  <w:divBdr>
                    <w:top w:val="none" w:sz="0" w:space="0" w:color="auto"/>
                    <w:left w:val="none" w:sz="0" w:space="0" w:color="auto"/>
                    <w:bottom w:val="none" w:sz="0" w:space="0" w:color="auto"/>
                    <w:right w:val="none" w:sz="0" w:space="0" w:color="auto"/>
                  </w:divBdr>
                </w:div>
                <w:div w:id="984359490">
                  <w:marLeft w:val="0"/>
                  <w:marRight w:val="0"/>
                  <w:marTop w:val="0"/>
                  <w:marBottom w:val="0"/>
                  <w:divBdr>
                    <w:top w:val="none" w:sz="0" w:space="0" w:color="auto"/>
                    <w:left w:val="none" w:sz="0" w:space="0" w:color="auto"/>
                    <w:bottom w:val="none" w:sz="0" w:space="0" w:color="auto"/>
                    <w:right w:val="none" w:sz="0" w:space="0" w:color="auto"/>
                  </w:divBdr>
                </w:div>
                <w:div w:id="1626158077">
                  <w:marLeft w:val="0"/>
                  <w:marRight w:val="0"/>
                  <w:marTop w:val="0"/>
                  <w:marBottom w:val="0"/>
                  <w:divBdr>
                    <w:top w:val="none" w:sz="0" w:space="0" w:color="auto"/>
                    <w:left w:val="none" w:sz="0" w:space="0" w:color="auto"/>
                    <w:bottom w:val="none" w:sz="0" w:space="0" w:color="auto"/>
                    <w:right w:val="none" w:sz="0" w:space="0" w:color="auto"/>
                  </w:divBdr>
                </w:div>
                <w:div w:id="2121602787">
                  <w:marLeft w:val="0"/>
                  <w:marRight w:val="0"/>
                  <w:marTop w:val="0"/>
                  <w:marBottom w:val="0"/>
                  <w:divBdr>
                    <w:top w:val="none" w:sz="0" w:space="0" w:color="auto"/>
                    <w:left w:val="none" w:sz="0" w:space="0" w:color="auto"/>
                    <w:bottom w:val="none" w:sz="0" w:space="0" w:color="auto"/>
                    <w:right w:val="none" w:sz="0" w:space="0" w:color="auto"/>
                  </w:divBdr>
                </w:div>
                <w:div w:id="150370279">
                  <w:marLeft w:val="0"/>
                  <w:marRight w:val="0"/>
                  <w:marTop w:val="0"/>
                  <w:marBottom w:val="0"/>
                  <w:divBdr>
                    <w:top w:val="none" w:sz="0" w:space="0" w:color="auto"/>
                    <w:left w:val="none" w:sz="0" w:space="0" w:color="auto"/>
                    <w:bottom w:val="none" w:sz="0" w:space="0" w:color="auto"/>
                    <w:right w:val="none" w:sz="0" w:space="0" w:color="auto"/>
                  </w:divBdr>
                </w:div>
                <w:div w:id="115832912">
                  <w:marLeft w:val="0"/>
                  <w:marRight w:val="0"/>
                  <w:marTop w:val="0"/>
                  <w:marBottom w:val="0"/>
                  <w:divBdr>
                    <w:top w:val="none" w:sz="0" w:space="0" w:color="auto"/>
                    <w:left w:val="none" w:sz="0" w:space="0" w:color="auto"/>
                    <w:bottom w:val="none" w:sz="0" w:space="0" w:color="auto"/>
                    <w:right w:val="none" w:sz="0" w:space="0" w:color="auto"/>
                  </w:divBdr>
                </w:div>
                <w:div w:id="1086154026">
                  <w:marLeft w:val="0"/>
                  <w:marRight w:val="0"/>
                  <w:marTop w:val="0"/>
                  <w:marBottom w:val="0"/>
                  <w:divBdr>
                    <w:top w:val="none" w:sz="0" w:space="0" w:color="auto"/>
                    <w:left w:val="none" w:sz="0" w:space="0" w:color="auto"/>
                    <w:bottom w:val="none" w:sz="0" w:space="0" w:color="auto"/>
                    <w:right w:val="none" w:sz="0" w:space="0" w:color="auto"/>
                  </w:divBdr>
                </w:div>
                <w:div w:id="331496586">
                  <w:marLeft w:val="0"/>
                  <w:marRight w:val="0"/>
                  <w:marTop w:val="0"/>
                  <w:marBottom w:val="0"/>
                  <w:divBdr>
                    <w:top w:val="none" w:sz="0" w:space="0" w:color="auto"/>
                    <w:left w:val="none" w:sz="0" w:space="0" w:color="auto"/>
                    <w:bottom w:val="none" w:sz="0" w:space="0" w:color="auto"/>
                    <w:right w:val="none" w:sz="0" w:space="0" w:color="auto"/>
                  </w:divBdr>
                </w:div>
                <w:div w:id="270091728">
                  <w:marLeft w:val="0"/>
                  <w:marRight w:val="0"/>
                  <w:marTop w:val="0"/>
                  <w:marBottom w:val="0"/>
                  <w:divBdr>
                    <w:top w:val="none" w:sz="0" w:space="0" w:color="auto"/>
                    <w:left w:val="none" w:sz="0" w:space="0" w:color="auto"/>
                    <w:bottom w:val="none" w:sz="0" w:space="0" w:color="auto"/>
                    <w:right w:val="none" w:sz="0" w:space="0" w:color="auto"/>
                  </w:divBdr>
                </w:div>
                <w:div w:id="1784152440">
                  <w:marLeft w:val="0"/>
                  <w:marRight w:val="0"/>
                  <w:marTop w:val="0"/>
                  <w:marBottom w:val="0"/>
                  <w:divBdr>
                    <w:top w:val="none" w:sz="0" w:space="0" w:color="auto"/>
                    <w:left w:val="none" w:sz="0" w:space="0" w:color="auto"/>
                    <w:bottom w:val="none" w:sz="0" w:space="0" w:color="auto"/>
                    <w:right w:val="none" w:sz="0" w:space="0" w:color="auto"/>
                  </w:divBdr>
                </w:div>
                <w:div w:id="1766799575">
                  <w:marLeft w:val="0"/>
                  <w:marRight w:val="0"/>
                  <w:marTop w:val="0"/>
                  <w:marBottom w:val="0"/>
                  <w:divBdr>
                    <w:top w:val="none" w:sz="0" w:space="0" w:color="auto"/>
                    <w:left w:val="none" w:sz="0" w:space="0" w:color="auto"/>
                    <w:bottom w:val="none" w:sz="0" w:space="0" w:color="auto"/>
                    <w:right w:val="none" w:sz="0" w:space="0" w:color="auto"/>
                  </w:divBdr>
                </w:div>
                <w:div w:id="1005741711">
                  <w:marLeft w:val="0"/>
                  <w:marRight w:val="0"/>
                  <w:marTop w:val="0"/>
                  <w:marBottom w:val="0"/>
                  <w:divBdr>
                    <w:top w:val="none" w:sz="0" w:space="0" w:color="auto"/>
                    <w:left w:val="none" w:sz="0" w:space="0" w:color="auto"/>
                    <w:bottom w:val="none" w:sz="0" w:space="0" w:color="auto"/>
                    <w:right w:val="none" w:sz="0" w:space="0" w:color="auto"/>
                  </w:divBdr>
                </w:div>
                <w:div w:id="500706128">
                  <w:marLeft w:val="0"/>
                  <w:marRight w:val="0"/>
                  <w:marTop w:val="0"/>
                  <w:marBottom w:val="0"/>
                  <w:divBdr>
                    <w:top w:val="none" w:sz="0" w:space="0" w:color="auto"/>
                    <w:left w:val="none" w:sz="0" w:space="0" w:color="auto"/>
                    <w:bottom w:val="none" w:sz="0" w:space="0" w:color="auto"/>
                    <w:right w:val="none" w:sz="0" w:space="0" w:color="auto"/>
                  </w:divBdr>
                </w:div>
                <w:div w:id="656768285">
                  <w:marLeft w:val="0"/>
                  <w:marRight w:val="0"/>
                  <w:marTop w:val="0"/>
                  <w:marBottom w:val="0"/>
                  <w:divBdr>
                    <w:top w:val="none" w:sz="0" w:space="0" w:color="auto"/>
                    <w:left w:val="none" w:sz="0" w:space="0" w:color="auto"/>
                    <w:bottom w:val="none" w:sz="0" w:space="0" w:color="auto"/>
                    <w:right w:val="none" w:sz="0" w:space="0" w:color="auto"/>
                  </w:divBdr>
                </w:div>
                <w:div w:id="1565606297">
                  <w:marLeft w:val="0"/>
                  <w:marRight w:val="0"/>
                  <w:marTop w:val="0"/>
                  <w:marBottom w:val="0"/>
                  <w:divBdr>
                    <w:top w:val="none" w:sz="0" w:space="0" w:color="auto"/>
                    <w:left w:val="none" w:sz="0" w:space="0" w:color="auto"/>
                    <w:bottom w:val="none" w:sz="0" w:space="0" w:color="auto"/>
                    <w:right w:val="none" w:sz="0" w:space="0" w:color="auto"/>
                  </w:divBdr>
                </w:div>
                <w:div w:id="944777031">
                  <w:marLeft w:val="0"/>
                  <w:marRight w:val="0"/>
                  <w:marTop w:val="0"/>
                  <w:marBottom w:val="0"/>
                  <w:divBdr>
                    <w:top w:val="none" w:sz="0" w:space="0" w:color="auto"/>
                    <w:left w:val="none" w:sz="0" w:space="0" w:color="auto"/>
                    <w:bottom w:val="none" w:sz="0" w:space="0" w:color="auto"/>
                    <w:right w:val="none" w:sz="0" w:space="0" w:color="auto"/>
                  </w:divBdr>
                </w:div>
                <w:div w:id="1644694713">
                  <w:marLeft w:val="0"/>
                  <w:marRight w:val="0"/>
                  <w:marTop w:val="0"/>
                  <w:marBottom w:val="0"/>
                  <w:divBdr>
                    <w:top w:val="none" w:sz="0" w:space="0" w:color="auto"/>
                    <w:left w:val="none" w:sz="0" w:space="0" w:color="auto"/>
                    <w:bottom w:val="none" w:sz="0" w:space="0" w:color="auto"/>
                    <w:right w:val="none" w:sz="0" w:space="0" w:color="auto"/>
                  </w:divBdr>
                </w:div>
                <w:div w:id="857501131">
                  <w:marLeft w:val="0"/>
                  <w:marRight w:val="0"/>
                  <w:marTop w:val="0"/>
                  <w:marBottom w:val="0"/>
                  <w:divBdr>
                    <w:top w:val="none" w:sz="0" w:space="0" w:color="auto"/>
                    <w:left w:val="none" w:sz="0" w:space="0" w:color="auto"/>
                    <w:bottom w:val="none" w:sz="0" w:space="0" w:color="auto"/>
                    <w:right w:val="none" w:sz="0" w:space="0" w:color="auto"/>
                  </w:divBdr>
                </w:div>
                <w:div w:id="765688124">
                  <w:marLeft w:val="0"/>
                  <w:marRight w:val="0"/>
                  <w:marTop w:val="0"/>
                  <w:marBottom w:val="0"/>
                  <w:divBdr>
                    <w:top w:val="none" w:sz="0" w:space="0" w:color="auto"/>
                    <w:left w:val="none" w:sz="0" w:space="0" w:color="auto"/>
                    <w:bottom w:val="none" w:sz="0" w:space="0" w:color="auto"/>
                    <w:right w:val="none" w:sz="0" w:space="0" w:color="auto"/>
                  </w:divBdr>
                </w:div>
                <w:div w:id="205722544">
                  <w:marLeft w:val="0"/>
                  <w:marRight w:val="0"/>
                  <w:marTop w:val="0"/>
                  <w:marBottom w:val="0"/>
                  <w:divBdr>
                    <w:top w:val="none" w:sz="0" w:space="0" w:color="auto"/>
                    <w:left w:val="none" w:sz="0" w:space="0" w:color="auto"/>
                    <w:bottom w:val="none" w:sz="0" w:space="0" w:color="auto"/>
                    <w:right w:val="none" w:sz="0" w:space="0" w:color="auto"/>
                  </w:divBdr>
                </w:div>
                <w:div w:id="1431127097">
                  <w:marLeft w:val="0"/>
                  <w:marRight w:val="0"/>
                  <w:marTop w:val="0"/>
                  <w:marBottom w:val="0"/>
                  <w:divBdr>
                    <w:top w:val="none" w:sz="0" w:space="0" w:color="auto"/>
                    <w:left w:val="none" w:sz="0" w:space="0" w:color="auto"/>
                    <w:bottom w:val="none" w:sz="0" w:space="0" w:color="auto"/>
                    <w:right w:val="none" w:sz="0" w:space="0" w:color="auto"/>
                  </w:divBdr>
                </w:div>
                <w:div w:id="1809742126">
                  <w:marLeft w:val="0"/>
                  <w:marRight w:val="0"/>
                  <w:marTop w:val="0"/>
                  <w:marBottom w:val="0"/>
                  <w:divBdr>
                    <w:top w:val="none" w:sz="0" w:space="0" w:color="auto"/>
                    <w:left w:val="none" w:sz="0" w:space="0" w:color="auto"/>
                    <w:bottom w:val="none" w:sz="0" w:space="0" w:color="auto"/>
                    <w:right w:val="none" w:sz="0" w:space="0" w:color="auto"/>
                  </w:divBdr>
                </w:div>
                <w:div w:id="224947907">
                  <w:marLeft w:val="0"/>
                  <w:marRight w:val="0"/>
                  <w:marTop w:val="0"/>
                  <w:marBottom w:val="0"/>
                  <w:divBdr>
                    <w:top w:val="none" w:sz="0" w:space="0" w:color="auto"/>
                    <w:left w:val="none" w:sz="0" w:space="0" w:color="auto"/>
                    <w:bottom w:val="none" w:sz="0" w:space="0" w:color="auto"/>
                    <w:right w:val="none" w:sz="0" w:space="0" w:color="auto"/>
                  </w:divBdr>
                </w:div>
                <w:div w:id="1295596490">
                  <w:marLeft w:val="0"/>
                  <w:marRight w:val="0"/>
                  <w:marTop w:val="0"/>
                  <w:marBottom w:val="0"/>
                  <w:divBdr>
                    <w:top w:val="none" w:sz="0" w:space="0" w:color="auto"/>
                    <w:left w:val="none" w:sz="0" w:space="0" w:color="auto"/>
                    <w:bottom w:val="none" w:sz="0" w:space="0" w:color="auto"/>
                    <w:right w:val="none" w:sz="0" w:space="0" w:color="auto"/>
                  </w:divBdr>
                </w:div>
                <w:div w:id="1434545509">
                  <w:marLeft w:val="0"/>
                  <w:marRight w:val="0"/>
                  <w:marTop w:val="0"/>
                  <w:marBottom w:val="0"/>
                  <w:divBdr>
                    <w:top w:val="none" w:sz="0" w:space="0" w:color="auto"/>
                    <w:left w:val="none" w:sz="0" w:space="0" w:color="auto"/>
                    <w:bottom w:val="none" w:sz="0" w:space="0" w:color="auto"/>
                    <w:right w:val="none" w:sz="0" w:space="0" w:color="auto"/>
                  </w:divBdr>
                </w:div>
                <w:div w:id="1944149914">
                  <w:marLeft w:val="0"/>
                  <w:marRight w:val="0"/>
                  <w:marTop w:val="0"/>
                  <w:marBottom w:val="0"/>
                  <w:divBdr>
                    <w:top w:val="none" w:sz="0" w:space="0" w:color="auto"/>
                    <w:left w:val="none" w:sz="0" w:space="0" w:color="auto"/>
                    <w:bottom w:val="none" w:sz="0" w:space="0" w:color="auto"/>
                    <w:right w:val="none" w:sz="0" w:space="0" w:color="auto"/>
                  </w:divBdr>
                </w:div>
                <w:div w:id="1255670309">
                  <w:marLeft w:val="0"/>
                  <w:marRight w:val="0"/>
                  <w:marTop w:val="0"/>
                  <w:marBottom w:val="0"/>
                  <w:divBdr>
                    <w:top w:val="none" w:sz="0" w:space="0" w:color="auto"/>
                    <w:left w:val="none" w:sz="0" w:space="0" w:color="auto"/>
                    <w:bottom w:val="none" w:sz="0" w:space="0" w:color="auto"/>
                    <w:right w:val="none" w:sz="0" w:space="0" w:color="auto"/>
                  </w:divBdr>
                </w:div>
                <w:div w:id="1502308200">
                  <w:marLeft w:val="0"/>
                  <w:marRight w:val="0"/>
                  <w:marTop w:val="0"/>
                  <w:marBottom w:val="0"/>
                  <w:divBdr>
                    <w:top w:val="none" w:sz="0" w:space="0" w:color="auto"/>
                    <w:left w:val="none" w:sz="0" w:space="0" w:color="auto"/>
                    <w:bottom w:val="none" w:sz="0" w:space="0" w:color="auto"/>
                    <w:right w:val="none" w:sz="0" w:space="0" w:color="auto"/>
                  </w:divBdr>
                </w:div>
                <w:div w:id="685864439">
                  <w:marLeft w:val="0"/>
                  <w:marRight w:val="0"/>
                  <w:marTop w:val="0"/>
                  <w:marBottom w:val="0"/>
                  <w:divBdr>
                    <w:top w:val="none" w:sz="0" w:space="0" w:color="auto"/>
                    <w:left w:val="none" w:sz="0" w:space="0" w:color="auto"/>
                    <w:bottom w:val="none" w:sz="0" w:space="0" w:color="auto"/>
                    <w:right w:val="none" w:sz="0" w:space="0" w:color="auto"/>
                  </w:divBdr>
                </w:div>
                <w:div w:id="977761327">
                  <w:marLeft w:val="0"/>
                  <w:marRight w:val="0"/>
                  <w:marTop w:val="0"/>
                  <w:marBottom w:val="0"/>
                  <w:divBdr>
                    <w:top w:val="none" w:sz="0" w:space="0" w:color="auto"/>
                    <w:left w:val="none" w:sz="0" w:space="0" w:color="auto"/>
                    <w:bottom w:val="none" w:sz="0" w:space="0" w:color="auto"/>
                    <w:right w:val="none" w:sz="0" w:space="0" w:color="auto"/>
                  </w:divBdr>
                </w:div>
                <w:div w:id="1547067552">
                  <w:marLeft w:val="0"/>
                  <w:marRight w:val="0"/>
                  <w:marTop w:val="0"/>
                  <w:marBottom w:val="0"/>
                  <w:divBdr>
                    <w:top w:val="none" w:sz="0" w:space="0" w:color="auto"/>
                    <w:left w:val="none" w:sz="0" w:space="0" w:color="auto"/>
                    <w:bottom w:val="none" w:sz="0" w:space="0" w:color="auto"/>
                    <w:right w:val="none" w:sz="0" w:space="0" w:color="auto"/>
                  </w:divBdr>
                </w:div>
                <w:div w:id="1909614245">
                  <w:marLeft w:val="0"/>
                  <w:marRight w:val="0"/>
                  <w:marTop w:val="0"/>
                  <w:marBottom w:val="0"/>
                  <w:divBdr>
                    <w:top w:val="none" w:sz="0" w:space="0" w:color="auto"/>
                    <w:left w:val="none" w:sz="0" w:space="0" w:color="auto"/>
                    <w:bottom w:val="none" w:sz="0" w:space="0" w:color="auto"/>
                    <w:right w:val="none" w:sz="0" w:space="0" w:color="auto"/>
                  </w:divBdr>
                </w:div>
                <w:div w:id="1792549799">
                  <w:marLeft w:val="0"/>
                  <w:marRight w:val="0"/>
                  <w:marTop w:val="0"/>
                  <w:marBottom w:val="0"/>
                  <w:divBdr>
                    <w:top w:val="none" w:sz="0" w:space="0" w:color="auto"/>
                    <w:left w:val="none" w:sz="0" w:space="0" w:color="auto"/>
                    <w:bottom w:val="none" w:sz="0" w:space="0" w:color="auto"/>
                    <w:right w:val="none" w:sz="0" w:space="0" w:color="auto"/>
                  </w:divBdr>
                </w:div>
                <w:div w:id="1042249858">
                  <w:marLeft w:val="0"/>
                  <w:marRight w:val="0"/>
                  <w:marTop w:val="0"/>
                  <w:marBottom w:val="0"/>
                  <w:divBdr>
                    <w:top w:val="none" w:sz="0" w:space="0" w:color="auto"/>
                    <w:left w:val="none" w:sz="0" w:space="0" w:color="auto"/>
                    <w:bottom w:val="none" w:sz="0" w:space="0" w:color="auto"/>
                    <w:right w:val="none" w:sz="0" w:space="0" w:color="auto"/>
                  </w:divBdr>
                </w:div>
                <w:div w:id="877232122">
                  <w:marLeft w:val="0"/>
                  <w:marRight w:val="0"/>
                  <w:marTop w:val="0"/>
                  <w:marBottom w:val="0"/>
                  <w:divBdr>
                    <w:top w:val="none" w:sz="0" w:space="0" w:color="auto"/>
                    <w:left w:val="none" w:sz="0" w:space="0" w:color="auto"/>
                    <w:bottom w:val="none" w:sz="0" w:space="0" w:color="auto"/>
                    <w:right w:val="none" w:sz="0" w:space="0" w:color="auto"/>
                  </w:divBdr>
                </w:div>
                <w:div w:id="1237207238">
                  <w:marLeft w:val="0"/>
                  <w:marRight w:val="0"/>
                  <w:marTop w:val="0"/>
                  <w:marBottom w:val="0"/>
                  <w:divBdr>
                    <w:top w:val="none" w:sz="0" w:space="0" w:color="auto"/>
                    <w:left w:val="none" w:sz="0" w:space="0" w:color="auto"/>
                    <w:bottom w:val="none" w:sz="0" w:space="0" w:color="auto"/>
                    <w:right w:val="none" w:sz="0" w:space="0" w:color="auto"/>
                  </w:divBdr>
                </w:div>
                <w:div w:id="1764643973">
                  <w:marLeft w:val="0"/>
                  <w:marRight w:val="0"/>
                  <w:marTop w:val="0"/>
                  <w:marBottom w:val="0"/>
                  <w:divBdr>
                    <w:top w:val="none" w:sz="0" w:space="0" w:color="auto"/>
                    <w:left w:val="none" w:sz="0" w:space="0" w:color="auto"/>
                    <w:bottom w:val="none" w:sz="0" w:space="0" w:color="auto"/>
                    <w:right w:val="none" w:sz="0" w:space="0" w:color="auto"/>
                  </w:divBdr>
                </w:div>
                <w:div w:id="26221250">
                  <w:marLeft w:val="0"/>
                  <w:marRight w:val="0"/>
                  <w:marTop w:val="0"/>
                  <w:marBottom w:val="0"/>
                  <w:divBdr>
                    <w:top w:val="none" w:sz="0" w:space="0" w:color="auto"/>
                    <w:left w:val="none" w:sz="0" w:space="0" w:color="auto"/>
                    <w:bottom w:val="none" w:sz="0" w:space="0" w:color="auto"/>
                    <w:right w:val="none" w:sz="0" w:space="0" w:color="auto"/>
                  </w:divBdr>
                </w:div>
                <w:div w:id="398985307">
                  <w:marLeft w:val="0"/>
                  <w:marRight w:val="0"/>
                  <w:marTop w:val="0"/>
                  <w:marBottom w:val="0"/>
                  <w:divBdr>
                    <w:top w:val="none" w:sz="0" w:space="0" w:color="auto"/>
                    <w:left w:val="none" w:sz="0" w:space="0" w:color="auto"/>
                    <w:bottom w:val="none" w:sz="0" w:space="0" w:color="auto"/>
                    <w:right w:val="none" w:sz="0" w:space="0" w:color="auto"/>
                  </w:divBdr>
                </w:div>
                <w:div w:id="496195709">
                  <w:marLeft w:val="0"/>
                  <w:marRight w:val="0"/>
                  <w:marTop w:val="0"/>
                  <w:marBottom w:val="0"/>
                  <w:divBdr>
                    <w:top w:val="none" w:sz="0" w:space="0" w:color="auto"/>
                    <w:left w:val="none" w:sz="0" w:space="0" w:color="auto"/>
                    <w:bottom w:val="none" w:sz="0" w:space="0" w:color="auto"/>
                    <w:right w:val="none" w:sz="0" w:space="0" w:color="auto"/>
                  </w:divBdr>
                </w:div>
                <w:div w:id="1524785041">
                  <w:marLeft w:val="0"/>
                  <w:marRight w:val="0"/>
                  <w:marTop w:val="0"/>
                  <w:marBottom w:val="0"/>
                  <w:divBdr>
                    <w:top w:val="none" w:sz="0" w:space="0" w:color="auto"/>
                    <w:left w:val="none" w:sz="0" w:space="0" w:color="auto"/>
                    <w:bottom w:val="none" w:sz="0" w:space="0" w:color="auto"/>
                    <w:right w:val="none" w:sz="0" w:space="0" w:color="auto"/>
                  </w:divBdr>
                </w:div>
                <w:div w:id="1666779437">
                  <w:marLeft w:val="0"/>
                  <w:marRight w:val="0"/>
                  <w:marTop w:val="0"/>
                  <w:marBottom w:val="0"/>
                  <w:divBdr>
                    <w:top w:val="none" w:sz="0" w:space="0" w:color="auto"/>
                    <w:left w:val="none" w:sz="0" w:space="0" w:color="auto"/>
                    <w:bottom w:val="none" w:sz="0" w:space="0" w:color="auto"/>
                    <w:right w:val="none" w:sz="0" w:space="0" w:color="auto"/>
                  </w:divBdr>
                </w:div>
                <w:div w:id="127866831">
                  <w:marLeft w:val="0"/>
                  <w:marRight w:val="0"/>
                  <w:marTop w:val="0"/>
                  <w:marBottom w:val="0"/>
                  <w:divBdr>
                    <w:top w:val="none" w:sz="0" w:space="0" w:color="auto"/>
                    <w:left w:val="none" w:sz="0" w:space="0" w:color="auto"/>
                    <w:bottom w:val="none" w:sz="0" w:space="0" w:color="auto"/>
                    <w:right w:val="none" w:sz="0" w:space="0" w:color="auto"/>
                  </w:divBdr>
                </w:div>
                <w:div w:id="1773043161">
                  <w:marLeft w:val="0"/>
                  <w:marRight w:val="0"/>
                  <w:marTop w:val="0"/>
                  <w:marBottom w:val="0"/>
                  <w:divBdr>
                    <w:top w:val="none" w:sz="0" w:space="0" w:color="auto"/>
                    <w:left w:val="none" w:sz="0" w:space="0" w:color="auto"/>
                    <w:bottom w:val="none" w:sz="0" w:space="0" w:color="auto"/>
                    <w:right w:val="none" w:sz="0" w:space="0" w:color="auto"/>
                  </w:divBdr>
                </w:div>
                <w:div w:id="775709254">
                  <w:marLeft w:val="0"/>
                  <w:marRight w:val="0"/>
                  <w:marTop w:val="0"/>
                  <w:marBottom w:val="0"/>
                  <w:divBdr>
                    <w:top w:val="none" w:sz="0" w:space="0" w:color="auto"/>
                    <w:left w:val="none" w:sz="0" w:space="0" w:color="auto"/>
                    <w:bottom w:val="none" w:sz="0" w:space="0" w:color="auto"/>
                    <w:right w:val="none" w:sz="0" w:space="0" w:color="auto"/>
                  </w:divBdr>
                </w:div>
                <w:div w:id="1021931312">
                  <w:marLeft w:val="0"/>
                  <w:marRight w:val="0"/>
                  <w:marTop w:val="0"/>
                  <w:marBottom w:val="0"/>
                  <w:divBdr>
                    <w:top w:val="none" w:sz="0" w:space="0" w:color="auto"/>
                    <w:left w:val="none" w:sz="0" w:space="0" w:color="auto"/>
                    <w:bottom w:val="none" w:sz="0" w:space="0" w:color="auto"/>
                    <w:right w:val="none" w:sz="0" w:space="0" w:color="auto"/>
                  </w:divBdr>
                </w:div>
                <w:div w:id="852231763">
                  <w:marLeft w:val="0"/>
                  <w:marRight w:val="0"/>
                  <w:marTop w:val="0"/>
                  <w:marBottom w:val="0"/>
                  <w:divBdr>
                    <w:top w:val="none" w:sz="0" w:space="0" w:color="auto"/>
                    <w:left w:val="none" w:sz="0" w:space="0" w:color="auto"/>
                    <w:bottom w:val="none" w:sz="0" w:space="0" w:color="auto"/>
                    <w:right w:val="none" w:sz="0" w:space="0" w:color="auto"/>
                  </w:divBdr>
                </w:div>
                <w:div w:id="490604943">
                  <w:marLeft w:val="0"/>
                  <w:marRight w:val="0"/>
                  <w:marTop w:val="0"/>
                  <w:marBottom w:val="0"/>
                  <w:divBdr>
                    <w:top w:val="none" w:sz="0" w:space="0" w:color="auto"/>
                    <w:left w:val="none" w:sz="0" w:space="0" w:color="auto"/>
                    <w:bottom w:val="none" w:sz="0" w:space="0" w:color="auto"/>
                    <w:right w:val="none" w:sz="0" w:space="0" w:color="auto"/>
                  </w:divBdr>
                </w:div>
                <w:div w:id="792676355">
                  <w:marLeft w:val="0"/>
                  <w:marRight w:val="0"/>
                  <w:marTop w:val="0"/>
                  <w:marBottom w:val="0"/>
                  <w:divBdr>
                    <w:top w:val="none" w:sz="0" w:space="0" w:color="auto"/>
                    <w:left w:val="none" w:sz="0" w:space="0" w:color="auto"/>
                    <w:bottom w:val="none" w:sz="0" w:space="0" w:color="auto"/>
                    <w:right w:val="none" w:sz="0" w:space="0" w:color="auto"/>
                  </w:divBdr>
                </w:div>
                <w:div w:id="1166361549">
                  <w:marLeft w:val="0"/>
                  <w:marRight w:val="0"/>
                  <w:marTop w:val="0"/>
                  <w:marBottom w:val="0"/>
                  <w:divBdr>
                    <w:top w:val="none" w:sz="0" w:space="0" w:color="auto"/>
                    <w:left w:val="none" w:sz="0" w:space="0" w:color="auto"/>
                    <w:bottom w:val="none" w:sz="0" w:space="0" w:color="auto"/>
                    <w:right w:val="none" w:sz="0" w:space="0" w:color="auto"/>
                  </w:divBdr>
                </w:div>
                <w:div w:id="797182314">
                  <w:marLeft w:val="0"/>
                  <w:marRight w:val="0"/>
                  <w:marTop w:val="0"/>
                  <w:marBottom w:val="0"/>
                  <w:divBdr>
                    <w:top w:val="none" w:sz="0" w:space="0" w:color="auto"/>
                    <w:left w:val="none" w:sz="0" w:space="0" w:color="auto"/>
                    <w:bottom w:val="none" w:sz="0" w:space="0" w:color="auto"/>
                    <w:right w:val="none" w:sz="0" w:space="0" w:color="auto"/>
                  </w:divBdr>
                </w:div>
                <w:div w:id="661395044">
                  <w:marLeft w:val="0"/>
                  <w:marRight w:val="0"/>
                  <w:marTop w:val="0"/>
                  <w:marBottom w:val="0"/>
                  <w:divBdr>
                    <w:top w:val="none" w:sz="0" w:space="0" w:color="auto"/>
                    <w:left w:val="none" w:sz="0" w:space="0" w:color="auto"/>
                    <w:bottom w:val="none" w:sz="0" w:space="0" w:color="auto"/>
                    <w:right w:val="none" w:sz="0" w:space="0" w:color="auto"/>
                  </w:divBdr>
                </w:div>
                <w:div w:id="189996435">
                  <w:marLeft w:val="0"/>
                  <w:marRight w:val="0"/>
                  <w:marTop w:val="0"/>
                  <w:marBottom w:val="0"/>
                  <w:divBdr>
                    <w:top w:val="none" w:sz="0" w:space="0" w:color="auto"/>
                    <w:left w:val="none" w:sz="0" w:space="0" w:color="auto"/>
                    <w:bottom w:val="none" w:sz="0" w:space="0" w:color="auto"/>
                    <w:right w:val="none" w:sz="0" w:space="0" w:color="auto"/>
                  </w:divBdr>
                </w:div>
                <w:div w:id="296762757">
                  <w:marLeft w:val="0"/>
                  <w:marRight w:val="0"/>
                  <w:marTop w:val="0"/>
                  <w:marBottom w:val="0"/>
                  <w:divBdr>
                    <w:top w:val="none" w:sz="0" w:space="0" w:color="auto"/>
                    <w:left w:val="none" w:sz="0" w:space="0" w:color="auto"/>
                    <w:bottom w:val="none" w:sz="0" w:space="0" w:color="auto"/>
                    <w:right w:val="none" w:sz="0" w:space="0" w:color="auto"/>
                  </w:divBdr>
                </w:div>
                <w:div w:id="802695893">
                  <w:marLeft w:val="0"/>
                  <w:marRight w:val="0"/>
                  <w:marTop w:val="0"/>
                  <w:marBottom w:val="0"/>
                  <w:divBdr>
                    <w:top w:val="none" w:sz="0" w:space="0" w:color="auto"/>
                    <w:left w:val="none" w:sz="0" w:space="0" w:color="auto"/>
                    <w:bottom w:val="none" w:sz="0" w:space="0" w:color="auto"/>
                    <w:right w:val="none" w:sz="0" w:space="0" w:color="auto"/>
                  </w:divBdr>
                </w:div>
                <w:div w:id="968706814">
                  <w:marLeft w:val="0"/>
                  <w:marRight w:val="0"/>
                  <w:marTop w:val="0"/>
                  <w:marBottom w:val="0"/>
                  <w:divBdr>
                    <w:top w:val="none" w:sz="0" w:space="0" w:color="auto"/>
                    <w:left w:val="none" w:sz="0" w:space="0" w:color="auto"/>
                    <w:bottom w:val="none" w:sz="0" w:space="0" w:color="auto"/>
                    <w:right w:val="none" w:sz="0" w:space="0" w:color="auto"/>
                  </w:divBdr>
                </w:div>
                <w:div w:id="477037817">
                  <w:marLeft w:val="0"/>
                  <w:marRight w:val="0"/>
                  <w:marTop w:val="0"/>
                  <w:marBottom w:val="0"/>
                  <w:divBdr>
                    <w:top w:val="none" w:sz="0" w:space="0" w:color="auto"/>
                    <w:left w:val="none" w:sz="0" w:space="0" w:color="auto"/>
                    <w:bottom w:val="none" w:sz="0" w:space="0" w:color="auto"/>
                    <w:right w:val="none" w:sz="0" w:space="0" w:color="auto"/>
                  </w:divBdr>
                </w:div>
                <w:div w:id="1020816505">
                  <w:marLeft w:val="0"/>
                  <w:marRight w:val="0"/>
                  <w:marTop w:val="0"/>
                  <w:marBottom w:val="0"/>
                  <w:divBdr>
                    <w:top w:val="none" w:sz="0" w:space="0" w:color="auto"/>
                    <w:left w:val="none" w:sz="0" w:space="0" w:color="auto"/>
                    <w:bottom w:val="none" w:sz="0" w:space="0" w:color="auto"/>
                    <w:right w:val="none" w:sz="0" w:space="0" w:color="auto"/>
                  </w:divBdr>
                </w:div>
                <w:div w:id="2009365003">
                  <w:marLeft w:val="0"/>
                  <w:marRight w:val="0"/>
                  <w:marTop w:val="0"/>
                  <w:marBottom w:val="0"/>
                  <w:divBdr>
                    <w:top w:val="none" w:sz="0" w:space="0" w:color="auto"/>
                    <w:left w:val="none" w:sz="0" w:space="0" w:color="auto"/>
                    <w:bottom w:val="none" w:sz="0" w:space="0" w:color="auto"/>
                    <w:right w:val="none" w:sz="0" w:space="0" w:color="auto"/>
                  </w:divBdr>
                </w:div>
                <w:div w:id="808284344">
                  <w:marLeft w:val="0"/>
                  <w:marRight w:val="0"/>
                  <w:marTop w:val="0"/>
                  <w:marBottom w:val="0"/>
                  <w:divBdr>
                    <w:top w:val="none" w:sz="0" w:space="0" w:color="auto"/>
                    <w:left w:val="none" w:sz="0" w:space="0" w:color="auto"/>
                    <w:bottom w:val="none" w:sz="0" w:space="0" w:color="auto"/>
                    <w:right w:val="none" w:sz="0" w:space="0" w:color="auto"/>
                  </w:divBdr>
                </w:div>
                <w:div w:id="1637681251">
                  <w:marLeft w:val="0"/>
                  <w:marRight w:val="0"/>
                  <w:marTop w:val="0"/>
                  <w:marBottom w:val="0"/>
                  <w:divBdr>
                    <w:top w:val="none" w:sz="0" w:space="0" w:color="auto"/>
                    <w:left w:val="none" w:sz="0" w:space="0" w:color="auto"/>
                    <w:bottom w:val="none" w:sz="0" w:space="0" w:color="auto"/>
                    <w:right w:val="none" w:sz="0" w:space="0" w:color="auto"/>
                  </w:divBdr>
                </w:div>
                <w:div w:id="1321424146">
                  <w:marLeft w:val="0"/>
                  <w:marRight w:val="0"/>
                  <w:marTop w:val="0"/>
                  <w:marBottom w:val="0"/>
                  <w:divBdr>
                    <w:top w:val="none" w:sz="0" w:space="0" w:color="auto"/>
                    <w:left w:val="none" w:sz="0" w:space="0" w:color="auto"/>
                    <w:bottom w:val="none" w:sz="0" w:space="0" w:color="auto"/>
                    <w:right w:val="none" w:sz="0" w:space="0" w:color="auto"/>
                  </w:divBdr>
                </w:div>
                <w:div w:id="802774822">
                  <w:marLeft w:val="0"/>
                  <w:marRight w:val="0"/>
                  <w:marTop w:val="0"/>
                  <w:marBottom w:val="0"/>
                  <w:divBdr>
                    <w:top w:val="none" w:sz="0" w:space="0" w:color="auto"/>
                    <w:left w:val="none" w:sz="0" w:space="0" w:color="auto"/>
                    <w:bottom w:val="none" w:sz="0" w:space="0" w:color="auto"/>
                    <w:right w:val="none" w:sz="0" w:space="0" w:color="auto"/>
                  </w:divBdr>
                </w:div>
                <w:div w:id="1485076365">
                  <w:marLeft w:val="0"/>
                  <w:marRight w:val="0"/>
                  <w:marTop w:val="0"/>
                  <w:marBottom w:val="0"/>
                  <w:divBdr>
                    <w:top w:val="none" w:sz="0" w:space="0" w:color="auto"/>
                    <w:left w:val="none" w:sz="0" w:space="0" w:color="auto"/>
                    <w:bottom w:val="none" w:sz="0" w:space="0" w:color="auto"/>
                    <w:right w:val="none" w:sz="0" w:space="0" w:color="auto"/>
                  </w:divBdr>
                </w:div>
                <w:div w:id="446852783">
                  <w:marLeft w:val="0"/>
                  <w:marRight w:val="0"/>
                  <w:marTop w:val="0"/>
                  <w:marBottom w:val="0"/>
                  <w:divBdr>
                    <w:top w:val="none" w:sz="0" w:space="0" w:color="auto"/>
                    <w:left w:val="none" w:sz="0" w:space="0" w:color="auto"/>
                    <w:bottom w:val="none" w:sz="0" w:space="0" w:color="auto"/>
                    <w:right w:val="none" w:sz="0" w:space="0" w:color="auto"/>
                  </w:divBdr>
                </w:div>
                <w:div w:id="1620914203">
                  <w:marLeft w:val="0"/>
                  <w:marRight w:val="0"/>
                  <w:marTop w:val="0"/>
                  <w:marBottom w:val="0"/>
                  <w:divBdr>
                    <w:top w:val="none" w:sz="0" w:space="0" w:color="auto"/>
                    <w:left w:val="none" w:sz="0" w:space="0" w:color="auto"/>
                    <w:bottom w:val="none" w:sz="0" w:space="0" w:color="auto"/>
                    <w:right w:val="none" w:sz="0" w:space="0" w:color="auto"/>
                  </w:divBdr>
                </w:div>
                <w:div w:id="87704004">
                  <w:marLeft w:val="0"/>
                  <w:marRight w:val="0"/>
                  <w:marTop w:val="0"/>
                  <w:marBottom w:val="0"/>
                  <w:divBdr>
                    <w:top w:val="none" w:sz="0" w:space="0" w:color="auto"/>
                    <w:left w:val="none" w:sz="0" w:space="0" w:color="auto"/>
                    <w:bottom w:val="none" w:sz="0" w:space="0" w:color="auto"/>
                    <w:right w:val="none" w:sz="0" w:space="0" w:color="auto"/>
                  </w:divBdr>
                </w:div>
                <w:div w:id="539440578">
                  <w:marLeft w:val="0"/>
                  <w:marRight w:val="0"/>
                  <w:marTop w:val="0"/>
                  <w:marBottom w:val="0"/>
                  <w:divBdr>
                    <w:top w:val="none" w:sz="0" w:space="0" w:color="auto"/>
                    <w:left w:val="none" w:sz="0" w:space="0" w:color="auto"/>
                    <w:bottom w:val="none" w:sz="0" w:space="0" w:color="auto"/>
                    <w:right w:val="none" w:sz="0" w:space="0" w:color="auto"/>
                  </w:divBdr>
                </w:div>
                <w:div w:id="1929340986">
                  <w:marLeft w:val="0"/>
                  <w:marRight w:val="0"/>
                  <w:marTop w:val="0"/>
                  <w:marBottom w:val="0"/>
                  <w:divBdr>
                    <w:top w:val="none" w:sz="0" w:space="0" w:color="auto"/>
                    <w:left w:val="none" w:sz="0" w:space="0" w:color="auto"/>
                    <w:bottom w:val="none" w:sz="0" w:space="0" w:color="auto"/>
                    <w:right w:val="none" w:sz="0" w:space="0" w:color="auto"/>
                  </w:divBdr>
                </w:div>
                <w:div w:id="785009352">
                  <w:marLeft w:val="0"/>
                  <w:marRight w:val="0"/>
                  <w:marTop w:val="0"/>
                  <w:marBottom w:val="0"/>
                  <w:divBdr>
                    <w:top w:val="none" w:sz="0" w:space="0" w:color="auto"/>
                    <w:left w:val="none" w:sz="0" w:space="0" w:color="auto"/>
                    <w:bottom w:val="none" w:sz="0" w:space="0" w:color="auto"/>
                    <w:right w:val="none" w:sz="0" w:space="0" w:color="auto"/>
                  </w:divBdr>
                </w:div>
                <w:div w:id="2063359523">
                  <w:marLeft w:val="0"/>
                  <w:marRight w:val="0"/>
                  <w:marTop w:val="0"/>
                  <w:marBottom w:val="0"/>
                  <w:divBdr>
                    <w:top w:val="none" w:sz="0" w:space="0" w:color="auto"/>
                    <w:left w:val="none" w:sz="0" w:space="0" w:color="auto"/>
                    <w:bottom w:val="none" w:sz="0" w:space="0" w:color="auto"/>
                    <w:right w:val="none" w:sz="0" w:space="0" w:color="auto"/>
                  </w:divBdr>
                </w:div>
                <w:div w:id="1979021932">
                  <w:marLeft w:val="0"/>
                  <w:marRight w:val="0"/>
                  <w:marTop w:val="0"/>
                  <w:marBottom w:val="0"/>
                  <w:divBdr>
                    <w:top w:val="none" w:sz="0" w:space="0" w:color="auto"/>
                    <w:left w:val="none" w:sz="0" w:space="0" w:color="auto"/>
                    <w:bottom w:val="none" w:sz="0" w:space="0" w:color="auto"/>
                    <w:right w:val="none" w:sz="0" w:space="0" w:color="auto"/>
                  </w:divBdr>
                </w:div>
                <w:div w:id="677849591">
                  <w:marLeft w:val="0"/>
                  <w:marRight w:val="0"/>
                  <w:marTop w:val="0"/>
                  <w:marBottom w:val="0"/>
                  <w:divBdr>
                    <w:top w:val="none" w:sz="0" w:space="0" w:color="auto"/>
                    <w:left w:val="none" w:sz="0" w:space="0" w:color="auto"/>
                    <w:bottom w:val="none" w:sz="0" w:space="0" w:color="auto"/>
                    <w:right w:val="none" w:sz="0" w:space="0" w:color="auto"/>
                  </w:divBdr>
                </w:div>
                <w:div w:id="1901088413">
                  <w:marLeft w:val="0"/>
                  <w:marRight w:val="0"/>
                  <w:marTop w:val="0"/>
                  <w:marBottom w:val="0"/>
                  <w:divBdr>
                    <w:top w:val="none" w:sz="0" w:space="0" w:color="auto"/>
                    <w:left w:val="none" w:sz="0" w:space="0" w:color="auto"/>
                    <w:bottom w:val="none" w:sz="0" w:space="0" w:color="auto"/>
                    <w:right w:val="none" w:sz="0" w:space="0" w:color="auto"/>
                  </w:divBdr>
                </w:div>
                <w:div w:id="109589408">
                  <w:marLeft w:val="0"/>
                  <w:marRight w:val="0"/>
                  <w:marTop w:val="0"/>
                  <w:marBottom w:val="0"/>
                  <w:divBdr>
                    <w:top w:val="none" w:sz="0" w:space="0" w:color="auto"/>
                    <w:left w:val="none" w:sz="0" w:space="0" w:color="auto"/>
                    <w:bottom w:val="none" w:sz="0" w:space="0" w:color="auto"/>
                    <w:right w:val="none" w:sz="0" w:space="0" w:color="auto"/>
                  </w:divBdr>
                </w:div>
                <w:div w:id="614096323">
                  <w:marLeft w:val="0"/>
                  <w:marRight w:val="0"/>
                  <w:marTop w:val="0"/>
                  <w:marBottom w:val="0"/>
                  <w:divBdr>
                    <w:top w:val="none" w:sz="0" w:space="0" w:color="auto"/>
                    <w:left w:val="none" w:sz="0" w:space="0" w:color="auto"/>
                    <w:bottom w:val="none" w:sz="0" w:space="0" w:color="auto"/>
                    <w:right w:val="none" w:sz="0" w:space="0" w:color="auto"/>
                  </w:divBdr>
                </w:div>
                <w:div w:id="444034772">
                  <w:marLeft w:val="0"/>
                  <w:marRight w:val="0"/>
                  <w:marTop w:val="0"/>
                  <w:marBottom w:val="0"/>
                  <w:divBdr>
                    <w:top w:val="none" w:sz="0" w:space="0" w:color="auto"/>
                    <w:left w:val="none" w:sz="0" w:space="0" w:color="auto"/>
                    <w:bottom w:val="none" w:sz="0" w:space="0" w:color="auto"/>
                    <w:right w:val="none" w:sz="0" w:space="0" w:color="auto"/>
                  </w:divBdr>
                </w:div>
                <w:div w:id="1534925089">
                  <w:marLeft w:val="0"/>
                  <w:marRight w:val="0"/>
                  <w:marTop w:val="0"/>
                  <w:marBottom w:val="0"/>
                  <w:divBdr>
                    <w:top w:val="none" w:sz="0" w:space="0" w:color="auto"/>
                    <w:left w:val="none" w:sz="0" w:space="0" w:color="auto"/>
                    <w:bottom w:val="none" w:sz="0" w:space="0" w:color="auto"/>
                    <w:right w:val="none" w:sz="0" w:space="0" w:color="auto"/>
                  </w:divBdr>
                </w:div>
                <w:div w:id="318198040">
                  <w:marLeft w:val="0"/>
                  <w:marRight w:val="0"/>
                  <w:marTop w:val="0"/>
                  <w:marBottom w:val="0"/>
                  <w:divBdr>
                    <w:top w:val="none" w:sz="0" w:space="0" w:color="auto"/>
                    <w:left w:val="none" w:sz="0" w:space="0" w:color="auto"/>
                    <w:bottom w:val="none" w:sz="0" w:space="0" w:color="auto"/>
                    <w:right w:val="none" w:sz="0" w:space="0" w:color="auto"/>
                  </w:divBdr>
                </w:div>
                <w:div w:id="897321571">
                  <w:marLeft w:val="0"/>
                  <w:marRight w:val="0"/>
                  <w:marTop w:val="0"/>
                  <w:marBottom w:val="0"/>
                  <w:divBdr>
                    <w:top w:val="none" w:sz="0" w:space="0" w:color="auto"/>
                    <w:left w:val="none" w:sz="0" w:space="0" w:color="auto"/>
                    <w:bottom w:val="none" w:sz="0" w:space="0" w:color="auto"/>
                    <w:right w:val="none" w:sz="0" w:space="0" w:color="auto"/>
                  </w:divBdr>
                </w:div>
                <w:div w:id="2078358946">
                  <w:marLeft w:val="0"/>
                  <w:marRight w:val="0"/>
                  <w:marTop w:val="0"/>
                  <w:marBottom w:val="0"/>
                  <w:divBdr>
                    <w:top w:val="none" w:sz="0" w:space="0" w:color="auto"/>
                    <w:left w:val="none" w:sz="0" w:space="0" w:color="auto"/>
                    <w:bottom w:val="none" w:sz="0" w:space="0" w:color="auto"/>
                    <w:right w:val="none" w:sz="0" w:space="0" w:color="auto"/>
                  </w:divBdr>
                </w:div>
                <w:div w:id="2083023307">
                  <w:marLeft w:val="0"/>
                  <w:marRight w:val="0"/>
                  <w:marTop w:val="0"/>
                  <w:marBottom w:val="0"/>
                  <w:divBdr>
                    <w:top w:val="none" w:sz="0" w:space="0" w:color="auto"/>
                    <w:left w:val="none" w:sz="0" w:space="0" w:color="auto"/>
                    <w:bottom w:val="none" w:sz="0" w:space="0" w:color="auto"/>
                    <w:right w:val="none" w:sz="0" w:space="0" w:color="auto"/>
                  </w:divBdr>
                </w:div>
                <w:div w:id="1009068299">
                  <w:marLeft w:val="0"/>
                  <w:marRight w:val="0"/>
                  <w:marTop w:val="0"/>
                  <w:marBottom w:val="0"/>
                  <w:divBdr>
                    <w:top w:val="none" w:sz="0" w:space="0" w:color="auto"/>
                    <w:left w:val="none" w:sz="0" w:space="0" w:color="auto"/>
                    <w:bottom w:val="none" w:sz="0" w:space="0" w:color="auto"/>
                    <w:right w:val="none" w:sz="0" w:space="0" w:color="auto"/>
                  </w:divBdr>
                </w:div>
                <w:div w:id="553470221">
                  <w:marLeft w:val="0"/>
                  <w:marRight w:val="0"/>
                  <w:marTop w:val="0"/>
                  <w:marBottom w:val="0"/>
                  <w:divBdr>
                    <w:top w:val="none" w:sz="0" w:space="0" w:color="auto"/>
                    <w:left w:val="none" w:sz="0" w:space="0" w:color="auto"/>
                    <w:bottom w:val="none" w:sz="0" w:space="0" w:color="auto"/>
                    <w:right w:val="none" w:sz="0" w:space="0" w:color="auto"/>
                  </w:divBdr>
                </w:div>
                <w:div w:id="252592484">
                  <w:marLeft w:val="0"/>
                  <w:marRight w:val="0"/>
                  <w:marTop w:val="0"/>
                  <w:marBottom w:val="0"/>
                  <w:divBdr>
                    <w:top w:val="none" w:sz="0" w:space="0" w:color="auto"/>
                    <w:left w:val="none" w:sz="0" w:space="0" w:color="auto"/>
                    <w:bottom w:val="none" w:sz="0" w:space="0" w:color="auto"/>
                    <w:right w:val="none" w:sz="0" w:space="0" w:color="auto"/>
                  </w:divBdr>
                </w:div>
                <w:div w:id="929703445">
                  <w:marLeft w:val="0"/>
                  <w:marRight w:val="0"/>
                  <w:marTop w:val="0"/>
                  <w:marBottom w:val="0"/>
                  <w:divBdr>
                    <w:top w:val="none" w:sz="0" w:space="0" w:color="auto"/>
                    <w:left w:val="none" w:sz="0" w:space="0" w:color="auto"/>
                    <w:bottom w:val="none" w:sz="0" w:space="0" w:color="auto"/>
                    <w:right w:val="none" w:sz="0" w:space="0" w:color="auto"/>
                  </w:divBdr>
                </w:div>
                <w:div w:id="63796036">
                  <w:marLeft w:val="0"/>
                  <w:marRight w:val="0"/>
                  <w:marTop w:val="0"/>
                  <w:marBottom w:val="0"/>
                  <w:divBdr>
                    <w:top w:val="none" w:sz="0" w:space="0" w:color="auto"/>
                    <w:left w:val="none" w:sz="0" w:space="0" w:color="auto"/>
                    <w:bottom w:val="none" w:sz="0" w:space="0" w:color="auto"/>
                    <w:right w:val="none" w:sz="0" w:space="0" w:color="auto"/>
                  </w:divBdr>
                </w:div>
                <w:div w:id="389614261">
                  <w:marLeft w:val="0"/>
                  <w:marRight w:val="0"/>
                  <w:marTop w:val="0"/>
                  <w:marBottom w:val="0"/>
                  <w:divBdr>
                    <w:top w:val="none" w:sz="0" w:space="0" w:color="auto"/>
                    <w:left w:val="none" w:sz="0" w:space="0" w:color="auto"/>
                    <w:bottom w:val="none" w:sz="0" w:space="0" w:color="auto"/>
                    <w:right w:val="none" w:sz="0" w:space="0" w:color="auto"/>
                  </w:divBdr>
                </w:div>
                <w:div w:id="1155992765">
                  <w:marLeft w:val="0"/>
                  <w:marRight w:val="0"/>
                  <w:marTop w:val="0"/>
                  <w:marBottom w:val="0"/>
                  <w:divBdr>
                    <w:top w:val="none" w:sz="0" w:space="0" w:color="auto"/>
                    <w:left w:val="none" w:sz="0" w:space="0" w:color="auto"/>
                    <w:bottom w:val="none" w:sz="0" w:space="0" w:color="auto"/>
                    <w:right w:val="none" w:sz="0" w:space="0" w:color="auto"/>
                  </w:divBdr>
                </w:div>
                <w:div w:id="865873006">
                  <w:marLeft w:val="0"/>
                  <w:marRight w:val="0"/>
                  <w:marTop w:val="0"/>
                  <w:marBottom w:val="0"/>
                  <w:divBdr>
                    <w:top w:val="none" w:sz="0" w:space="0" w:color="auto"/>
                    <w:left w:val="none" w:sz="0" w:space="0" w:color="auto"/>
                    <w:bottom w:val="none" w:sz="0" w:space="0" w:color="auto"/>
                    <w:right w:val="none" w:sz="0" w:space="0" w:color="auto"/>
                  </w:divBdr>
                </w:div>
                <w:div w:id="346565679">
                  <w:marLeft w:val="0"/>
                  <w:marRight w:val="0"/>
                  <w:marTop w:val="0"/>
                  <w:marBottom w:val="0"/>
                  <w:divBdr>
                    <w:top w:val="none" w:sz="0" w:space="0" w:color="auto"/>
                    <w:left w:val="none" w:sz="0" w:space="0" w:color="auto"/>
                    <w:bottom w:val="none" w:sz="0" w:space="0" w:color="auto"/>
                    <w:right w:val="none" w:sz="0" w:space="0" w:color="auto"/>
                  </w:divBdr>
                </w:div>
                <w:div w:id="507838632">
                  <w:marLeft w:val="0"/>
                  <w:marRight w:val="0"/>
                  <w:marTop w:val="0"/>
                  <w:marBottom w:val="0"/>
                  <w:divBdr>
                    <w:top w:val="none" w:sz="0" w:space="0" w:color="auto"/>
                    <w:left w:val="none" w:sz="0" w:space="0" w:color="auto"/>
                    <w:bottom w:val="none" w:sz="0" w:space="0" w:color="auto"/>
                    <w:right w:val="none" w:sz="0" w:space="0" w:color="auto"/>
                  </w:divBdr>
                </w:div>
                <w:div w:id="869077010">
                  <w:marLeft w:val="0"/>
                  <w:marRight w:val="0"/>
                  <w:marTop w:val="0"/>
                  <w:marBottom w:val="0"/>
                  <w:divBdr>
                    <w:top w:val="none" w:sz="0" w:space="0" w:color="auto"/>
                    <w:left w:val="none" w:sz="0" w:space="0" w:color="auto"/>
                    <w:bottom w:val="none" w:sz="0" w:space="0" w:color="auto"/>
                    <w:right w:val="none" w:sz="0" w:space="0" w:color="auto"/>
                  </w:divBdr>
                </w:div>
                <w:div w:id="140197833">
                  <w:marLeft w:val="0"/>
                  <w:marRight w:val="0"/>
                  <w:marTop w:val="0"/>
                  <w:marBottom w:val="0"/>
                  <w:divBdr>
                    <w:top w:val="none" w:sz="0" w:space="0" w:color="auto"/>
                    <w:left w:val="none" w:sz="0" w:space="0" w:color="auto"/>
                    <w:bottom w:val="none" w:sz="0" w:space="0" w:color="auto"/>
                    <w:right w:val="none" w:sz="0" w:space="0" w:color="auto"/>
                  </w:divBdr>
                </w:div>
                <w:div w:id="427043330">
                  <w:marLeft w:val="0"/>
                  <w:marRight w:val="0"/>
                  <w:marTop w:val="0"/>
                  <w:marBottom w:val="0"/>
                  <w:divBdr>
                    <w:top w:val="none" w:sz="0" w:space="0" w:color="auto"/>
                    <w:left w:val="none" w:sz="0" w:space="0" w:color="auto"/>
                    <w:bottom w:val="none" w:sz="0" w:space="0" w:color="auto"/>
                    <w:right w:val="none" w:sz="0" w:space="0" w:color="auto"/>
                  </w:divBdr>
                </w:div>
                <w:div w:id="701130189">
                  <w:marLeft w:val="0"/>
                  <w:marRight w:val="0"/>
                  <w:marTop w:val="0"/>
                  <w:marBottom w:val="0"/>
                  <w:divBdr>
                    <w:top w:val="none" w:sz="0" w:space="0" w:color="auto"/>
                    <w:left w:val="none" w:sz="0" w:space="0" w:color="auto"/>
                    <w:bottom w:val="none" w:sz="0" w:space="0" w:color="auto"/>
                    <w:right w:val="none" w:sz="0" w:space="0" w:color="auto"/>
                  </w:divBdr>
                </w:div>
                <w:div w:id="544760350">
                  <w:marLeft w:val="0"/>
                  <w:marRight w:val="0"/>
                  <w:marTop w:val="0"/>
                  <w:marBottom w:val="0"/>
                  <w:divBdr>
                    <w:top w:val="none" w:sz="0" w:space="0" w:color="auto"/>
                    <w:left w:val="none" w:sz="0" w:space="0" w:color="auto"/>
                    <w:bottom w:val="none" w:sz="0" w:space="0" w:color="auto"/>
                    <w:right w:val="none" w:sz="0" w:space="0" w:color="auto"/>
                  </w:divBdr>
                </w:div>
                <w:div w:id="1120228089">
                  <w:marLeft w:val="0"/>
                  <w:marRight w:val="0"/>
                  <w:marTop w:val="0"/>
                  <w:marBottom w:val="0"/>
                  <w:divBdr>
                    <w:top w:val="none" w:sz="0" w:space="0" w:color="auto"/>
                    <w:left w:val="none" w:sz="0" w:space="0" w:color="auto"/>
                    <w:bottom w:val="none" w:sz="0" w:space="0" w:color="auto"/>
                    <w:right w:val="none" w:sz="0" w:space="0" w:color="auto"/>
                  </w:divBdr>
                </w:div>
                <w:div w:id="834105422">
                  <w:marLeft w:val="0"/>
                  <w:marRight w:val="0"/>
                  <w:marTop w:val="0"/>
                  <w:marBottom w:val="0"/>
                  <w:divBdr>
                    <w:top w:val="none" w:sz="0" w:space="0" w:color="auto"/>
                    <w:left w:val="none" w:sz="0" w:space="0" w:color="auto"/>
                    <w:bottom w:val="none" w:sz="0" w:space="0" w:color="auto"/>
                    <w:right w:val="none" w:sz="0" w:space="0" w:color="auto"/>
                  </w:divBdr>
                </w:div>
                <w:div w:id="118694122">
                  <w:marLeft w:val="0"/>
                  <w:marRight w:val="0"/>
                  <w:marTop w:val="0"/>
                  <w:marBottom w:val="0"/>
                  <w:divBdr>
                    <w:top w:val="none" w:sz="0" w:space="0" w:color="auto"/>
                    <w:left w:val="none" w:sz="0" w:space="0" w:color="auto"/>
                    <w:bottom w:val="none" w:sz="0" w:space="0" w:color="auto"/>
                    <w:right w:val="none" w:sz="0" w:space="0" w:color="auto"/>
                  </w:divBdr>
                </w:div>
                <w:div w:id="1055466668">
                  <w:marLeft w:val="0"/>
                  <w:marRight w:val="0"/>
                  <w:marTop w:val="0"/>
                  <w:marBottom w:val="0"/>
                  <w:divBdr>
                    <w:top w:val="none" w:sz="0" w:space="0" w:color="auto"/>
                    <w:left w:val="none" w:sz="0" w:space="0" w:color="auto"/>
                    <w:bottom w:val="none" w:sz="0" w:space="0" w:color="auto"/>
                    <w:right w:val="none" w:sz="0" w:space="0" w:color="auto"/>
                  </w:divBdr>
                </w:div>
                <w:div w:id="2013293599">
                  <w:marLeft w:val="0"/>
                  <w:marRight w:val="0"/>
                  <w:marTop w:val="0"/>
                  <w:marBottom w:val="0"/>
                  <w:divBdr>
                    <w:top w:val="none" w:sz="0" w:space="0" w:color="auto"/>
                    <w:left w:val="none" w:sz="0" w:space="0" w:color="auto"/>
                    <w:bottom w:val="none" w:sz="0" w:space="0" w:color="auto"/>
                    <w:right w:val="none" w:sz="0" w:space="0" w:color="auto"/>
                  </w:divBdr>
                </w:div>
                <w:div w:id="303122424">
                  <w:marLeft w:val="0"/>
                  <w:marRight w:val="0"/>
                  <w:marTop w:val="0"/>
                  <w:marBottom w:val="0"/>
                  <w:divBdr>
                    <w:top w:val="none" w:sz="0" w:space="0" w:color="auto"/>
                    <w:left w:val="none" w:sz="0" w:space="0" w:color="auto"/>
                    <w:bottom w:val="none" w:sz="0" w:space="0" w:color="auto"/>
                    <w:right w:val="none" w:sz="0" w:space="0" w:color="auto"/>
                  </w:divBdr>
                </w:div>
                <w:div w:id="124130793">
                  <w:marLeft w:val="0"/>
                  <w:marRight w:val="0"/>
                  <w:marTop w:val="0"/>
                  <w:marBottom w:val="0"/>
                  <w:divBdr>
                    <w:top w:val="none" w:sz="0" w:space="0" w:color="auto"/>
                    <w:left w:val="none" w:sz="0" w:space="0" w:color="auto"/>
                    <w:bottom w:val="none" w:sz="0" w:space="0" w:color="auto"/>
                    <w:right w:val="none" w:sz="0" w:space="0" w:color="auto"/>
                  </w:divBdr>
                </w:div>
                <w:div w:id="485436317">
                  <w:marLeft w:val="0"/>
                  <w:marRight w:val="0"/>
                  <w:marTop w:val="0"/>
                  <w:marBottom w:val="0"/>
                  <w:divBdr>
                    <w:top w:val="none" w:sz="0" w:space="0" w:color="auto"/>
                    <w:left w:val="none" w:sz="0" w:space="0" w:color="auto"/>
                    <w:bottom w:val="none" w:sz="0" w:space="0" w:color="auto"/>
                    <w:right w:val="none" w:sz="0" w:space="0" w:color="auto"/>
                  </w:divBdr>
                </w:div>
                <w:div w:id="1164053060">
                  <w:marLeft w:val="0"/>
                  <w:marRight w:val="0"/>
                  <w:marTop w:val="0"/>
                  <w:marBottom w:val="0"/>
                  <w:divBdr>
                    <w:top w:val="none" w:sz="0" w:space="0" w:color="auto"/>
                    <w:left w:val="none" w:sz="0" w:space="0" w:color="auto"/>
                    <w:bottom w:val="none" w:sz="0" w:space="0" w:color="auto"/>
                    <w:right w:val="none" w:sz="0" w:space="0" w:color="auto"/>
                  </w:divBdr>
                </w:div>
                <w:div w:id="1709916985">
                  <w:marLeft w:val="0"/>
                  <w:marRight w:val="0"/>
                  <w:marTop w:val="0"/>
                  <w:marBottom w:val="0"/>
                  <w:divBdr>
                    <w:top w:val="none" w:sz="0" w:space="0" w:color="auto"/>
                    <w:left w:val="none" w:sz="0" w:space="0" w:color="auto"/>
                    <w:bottom w:val="none" w:sz="0" w:space="0" w:color="auto"/>
                    <w:right w:val="none" w:sz="0" w:space="0" w:color="auto"/>
                  </w:divBdr>
                </w:div>
                <w:div w:id="1909027876">
                  <w:marLeft w:val="0"/>
                  <w:marRight w:val="0"/>
                  <w:marTop w:val="0"/>
                  <w:marBottom w:val="0"/>
                  <w:divBdr>
                    <w:top w:val="none" w:sz="0" w:space="0" w:color="auto"/>
                    <w:left w:val="none" w:sz="0" w:space="0" w:color="auto"/>
                    <w:bottom w:val="none" w:sz="0" w:space="0" w:color="auto"/>
                    <w:right w:val="none" w:sz="0" w:space="0" w:color="auto"/>
                  </w:divBdr>
                </w:div>
                <w:div w:id="786897140">
                  <w:marLeft w:val="0"/>
                  <w:marRight w:val="0"/>
                  <w:marTop w:val="0"/>
                  <w:marBottom w:val="0"/>
                  <w:divBdr>
                    <w:top w:val="none" w:sz="0" w:space="0" w:color="auto"/>
                    <w:left w:val="none" w:sz="0" w:space="0" w:color="auto"/>
                    <w:bottom w:val="none" w:sz="0" w:space="0" w:color="auto"/>
                    <w:right w:val="none" w:sz="0" w:space="0" w:color="auto"/>
                  </w:divBdr>
                </w:div>
                <w:div w:id="1305160194">
                  <w:marLeft w:val="0"/>
                  <w:marRight w:val="0"/>
                  <w:marTop w:val="0"/>
                  <w:marBottom w:val="0"/>
                  <w:divBdr>
                    <w:top w:val="none" w:sz="0" w:space="0" w:color="auto"/>
                    <w:left w:val="none" w:sz="0" w:space="0" w:color="auto"/>
                    <w:bottom w:val="none" w:sz="0" w:space="0" w:color="auto"/>
                    <w:right w:val="none" w:sz="0" w:space="0" w:color="auto"/>
                  </w:divBdr>
                </w:div>
                <w:div w:id="551893152">
                  <w:marLeft w:val="0"/>
                  <w:marRight w:val="0"/>
                  <w:marTop w:val="0"/>
                  <w:marBottom w:val="0"/>
                  <w:divBdr>
                    <w:top w:val="none" w:sz="0" w:space="0" w:color="auto"/>
                    <w:left w:val="none" w:sz="0" w:space="0" w:color="auto"/>
                    <w:bottom w:val="none" w:sz="0" w:space="0" w:color="auto"/>
                    <w:right w:val="none" w:sz="0" w:space="0" w:color="auto"/>
                  </w:divBdr>
                </w:div>
                <w:div w:id="2091846907">
                  <w:marLeft w:val="0"/>
                  <w:marRight w:val="0"/>
                  <w:marTop w:val="0"/>
                  <w:marBottom w:val="0"/>
                  <w:divBdr>
                    <w:top w:val="none" w:sz="0" w:space="0" w:color="auto"/>
                    <w:left w:val="none" w:sz="0" w:space="0" w:color="auto"/>
                    <w:bottom w:val="none" w:sz="0" w:space="0" w:color="auto"/>
                    <w:right w:val="none" w:sz="0" w:space="0" w:color="auto"/>
                  </w:divBdr>
                </w:div>
                <w:div w:id="365759526">
                  <w:marLeft w:val="0"/>
                  <w:marRight w:val="0"/>
                  <w:marTop w:val="0"/>
                  <w:marBottom w:val="0"/>
                  <w:divBdr>
                    <w:top w:val="none" w:sz="0" w:space="0" w:color="auto"/>
                    <w:left w:val="none" w:sz="0" w:space="0" w:color="auto"/>
                    <w:bottom w:val="none" w:sz="0" w:space="0" w:color="auto"/>
                    <w:right w:val="none" w:sz="0" w:space="0" w:color="auto"/>
                  </w:divBdr>
                </w:div>
                <w:div w:id="476872452">
                  <w:marLeft w:val="0"/>
                  <w:marRight w:val="0"/>
                  <w:marTop w:val="0"/>
                  <w:marBottom w:val="0"/>
                  <w:divBdr>
                    <w:top w:val="none" w:sz="0" w:space="0" w:color="auto"/>
                    <w:left w:val="none" w:sz="0" w:space="0" w:color="auto"/>
                    <w:bottom w:val="none" w:sz="0" w:space="0" w:color="auto"/>
                    <w:right w:val="none" w:sz="0" w:space="0" w:color="auto"/>
                  </w:divBdr>
                </w:div>
                <w:div w:id="1508640885">
                  <w:marLeft w:val="0"/>
                  <w:marRight w:val="0"/>
                  <w:marTop w:val="0"/>
                  <w:marBottom w:val="0"/>
                  <w:divBdr>
                    <w:top w:val="none" w:sz="0" w:space="0" w:color="auto"/>
                    <w:left w:val="none" w:sz="0" w:space="0" w:color="auto"/>
                    <w:bottom w:val="none" w:sz="0" w:space="0" w:color="auto"/>
                    <w:right w:val="none" w:sz="0" w:space="0" w:color="auto"/>
                  </w:divBdr>
                </w:div>
                <w:div w:id="1911620008">
                  <w:marLeft w:val="0"/>
                  <w:marRight w:val="0"/>
                  <w:marTop w:val="0"/>
                  <w:marBottom w:val="0"/>
                  <w:divBdr>
                    <w:top w:val="none" w:sz="0" w:space="0" w:color="auto"/>
                    <w:left w:val="none" w:sz="0" w:space="0" w:color="auto"/>
                    <w:bottom w:val="none" w:sz="0" w:space="0" w:color="auto"/>
                    <w:right w:val="none" w:sz="0" w:space="0" w:color="auto"/>
                  </w:divBdr>
                </w:div>
                <w:div w:id="66925798">
                  <w:marLeft w:val="0"/>
                  <w:marRight w:val="0"/>
                  <w:marTop w:val="0"/>
                  <w:marBottom w:val="0"/>
                  <w:divBdr>
                    <w:top w:val="none" w:sz="0" w:space="0" w:color="auto"/>
                    <w:left w:val="none" w:sz="0" w:space="0" w:color="auto"/>
                    <w:bottom w:val="none" w:sz="0" w:space="0" w:color="auto"/>
                    <w:right w:val="none" w:sz="0" w:space="0" w:color="auto"/>
                  </w:divBdr>
                </w:div>
                <w:div w:id="1747342659">
                  <w:marLeft w:val="0"/>
                  <w:marRight w:val="0"/>
                  <w:marTop w:val="0"/>
                  <w:marBottom w:val="0"/>
                  <w:divBdr>
                    <w:top w:val="none" w:sz="0" w:space="0" w:color="auto"/>
                    <w:left w:val="none" w:sz="0" w:space="0" w:color="auto"/>
                    <w:bottom w:val="none" w:sz="0" w:space="0" w:color="auto"/>
                    <w:right w:val="none" w:sz="0" w:space="0" w:color="auto"/>
                  </w:divBdr>
                </w:div>
                <w:div w:id="111478269">
                  <w:marLeft w:val="0"/>
                  <w:marRight w:val="0"/>
                  <w:marTop w:val="0"/>
                  <w:marBottom w:val="0"/>
                  <w:divBdr>
                    <w:top w:val="none" w:sz="0" w:space="0" w:color="auto"/>
                    <w:left w:val="none" w:sz="0" w:space="0" w:color="auto"/>
                    <w:bottom w:val="none" w:sz="0" w:space="0" w:color="auto"/>
                    <w:right w:val="none" w:sz="0" w:space="0" w:color="auto"/>
                  </w:divBdr>
                </w:div>
                <w:div w:id="1064644180">
                  <w:marLeft w:val="0"/>
                  <w:marRight w:val="0"/>
                  <w:marTop w:val="0"/>
                  <w:marBottom w:val="0"/>
                  <w:divBdr>
                    <w:top w:val="none" w:sz="0" w:space="0" w:color="auto"/>
                    <w:left w:val="none" w:sz="0" w:space="0" w:color="auto"/>
                    <w:bottom w:val="none" w:sz="0" w:space="0" w:color="auto"/>
                    <w:right w:val="none" w:sz="0" w:space="0" w:color="auto"/>
                  </w:divBdr>
                </w:div>
                <w:div w:id="1838839862">
                  <w:marLeft w:val="0"/>
                  <w:marRight w:val="0"/>
                  <w:marTop w:val="0"/>
                  <w:marBottom w:val="0"/>
                  <w:divBdr>
                    <w:top w:val="none" w:sz="0" w:space="0" w:color="auto"/>
                    <w:left w:val="none" w:sz="0" w:space="0" w:color="auto"/>
                    <w:bottom w:val="none" w:sz="0" w:space="0" w:color="auto"/>
                    <w:right w:val="none" w:sz="0" w:space="0" w:color="auto"/>
                  </w:divBdr>
                </w:div>
                <w:div w:id="1513842124">
                  <w:marLeft w:val="0"/>
                  <w:marRight w:val="0"/>
                  <w:marTop w:val="0"/>
                  <w:marBottom w:val="0"/>
                  <w:divBdr>
                    <w:top w:val="none" w:sz="0" w:space="0" w:color="auto"/>
                    <w:left w:val="none" w:sz="0" w:space="0" w:color="auto"/>
                    <w:bottom w:val="none" w:sz="0" w:space="0" w:color="auto"/>
                    <w:right w:val="none" w:sz="0" w:space="0" w:color="auto"/>
                  </w:divBdr>
                </w:div>
                <w:div w:id="1939605014">
                  <w:marLeft w:val="0"/>
                  <w:marRight w:val="0"/>
                  <w:marTop w:val="0"/>
                  <w:marBottom w:val="0"/>
                  <w:divBdr>
                    <w:top w:val="none" w:sz="0" w:space="0" w:color="auto"/>
                    <w:left w:val="none" w:sz="0" w:space="0" w:color="auto"/>
                    <w:bottom w:val="none" w:sz="0" w:space="0" w:color="auto"/>
                    <w:right w:val="none" w:sz="0" w:space="0" w:color="auto"/>
                  </w:divBdr>
                </w:div>
                <w:div w:id="42171568">
                  <w:marLeft w:val="0"/>
                  <w:marRight w:val="0"/>
                  <w:marTop w:val="0"/>
                  <w:marBottom w:val="0"/>
                  <w:divBdr>
                    <w:top w:val="none" w:sz="0" w:space="0" w:color="auto"/>
                    <w:left w:val="none" w:sz="0" w:space="0" w:color="auto"/>
                    <w:bottom w:val="none" w:sz="0" w:space="0" w:color="auto"/>
                    <w:right w:val="none" w:sz="0" w:space="0" w:color="auto"/>
                  </w:divBdr>
                </w:div>
                <w:div w:id="414937077">
                  <w:marLeft w:val="0"/>
                  <w:marRight w:val="0"/>
                  <w:marTop w:val="0"/>
                  <w:marBottom w:val="0"/>
                  <w:divBdr>
                    <w:top w:val="none" w:sz="0" w:space="0" w:color="auto"/>
                    <w:left w:val="none" w:sz="0" w:space="0" w:color="auto"/>
                    <w:bottom w:val="none" w:sz="0" w:space="0" w:color="auto"/>
                    <w:right w:val="none" w:sz="0" w:space="0" w:color="auto"/>
                  </w:divBdr>
                </w:div>
                <w:div w:id="588469772">
                  <w:marLeft w:val="0"/>
                  <w:marRight w:val="0"/>
                  <w:marTop w:val="0"/>
                  <w:marBottom w:val="0"/>
                  <w:divBdr>
                    <w:top w:val="none" w:sz="0" w:space="0" w:color="auto"/>
                    <w:left w:val="none" w:sz="0" w:space="0" w:color="auto"/>
                    <w:bottom w:val="none" w:sz="0" w:space="0" w:color="auto"/>
                    <w:right w:val="none" w:sz="0" w:space="0" w:color="auto"/>
                  </w:divBdr>
                </w:div>
                <w:div w:id="871654328">
                  <w:marLeft w:val="0"/>
                  <w:marRight w:val="0"/>
                  <w:marTop w:val="0"/>
                  <w:marBottom w:val="0"/>
                  <w:divBdr>
                    <w:top w:val="none" w:sz="0" w:space="0" w:color="auto"/>
                    <w:left w:val="none" w:sz="0" w:space="0" w:color="auto"/>
                    <w:bottom w:val="none" w:sz="0" w:space="0" w:color="auto"/>
                    <w:right w:val="none" w:sz="0" w:space="0" w:color="auto"/>
                  </w:divBdr>
                </w:div>
                <w:div w:id="1038237630">
                  <w:marLeft w:val="0"/>
                  <w:marRight w:val="0"/>
                  <w:marTop w:val="0"/>
                  <w:marBottom w:val="0"/>
                  <w:divBdr>
                    <w:top w:val="none" w:sz="0" w:space="0" w:color="auto"/>
                    <w:left w:val="none" w:sz="0" w:space="0" w:color="auto"/>
                    <w:bottom w:val="none" w:sz="0" w:space="0" w:color="auto"/>
                    <w:right w:val="none" w:sz="0" w:space="0" w:color="auto"/>
                  </w:divBdr>
                </w:div>
                <w:div w:id="1974866557">
                  <w:marLeft w:val="0"/>
                  <w:marRight w:val="0"/>
                  <w:marTop w:val="0"/>
                  <w:marBottom w:val="0"/>
                  <w:divBdr>
                    <w:top w:val="none" w:sz="0" w:space="0" w:color="auto"/>
                    <w:left w:val="none" w:sz="0" w:space="0" w:color="auto"/>
                    <w:bottom w:val="none" w:sz="0" w:space="0" w:color="auto"/>
                    <w:right w:val="none" w:sz="0" w:space="0" w:color="auto"/>
                  </w:divBdr>
                </w:div>
                <w:div w:id="1255550076">
                  <w:marLeft w:val="0"/>
                  <w:marRight w:val="0"/>
                  <w:marTop w:val="0"/>
                  <w:marBottom w:val="0"/>
                  <w:divBdr>
                    <w:top w:val="none" w:sz="0" w:space="0" w:color="auto"/>
                    <w:left w:val="none" w:sz="0" w:space="0" w:color="auto"/>
                    <w:bottom w:val="none" w:sz="0" w:space="0" w:color="auto"/>
                    <w:right w:val="none" w:sz="0" w:space="0" w:color="auto"/>
                  </w:divBdr>
                </w:div>
                <w:div w:id="506289919">
                  <w:marLeft w:val="0"/>
                  <w:marRight w:val="0"/>
                  <w:marTop w:val="0"/>
                  <w:marBottom w:val="0"/>
                  <w:divBdr>
                    <w:top w:val="none" w:sz="0" w:space="0" w:color="auto"/>
                    <w:left w:val="none" w:sz="0" w:space="0" w:color="auto"/>
                    <w:bottom w:val="none" w:sz="0" w:space="0" w:color="auto"/>
                    <w:right w:val="none" w:sz="0" w:space="0" w:color="auto"/>
                  </w:divBdr>
                </w:div>
                <w:div w:id="271476028">
                  <w:marLeft w:val="0"/>
                  <w:marRight w:val="0"/>
                  <w:marTop w:val="0"/>
                  <w:marBottom w:val="0"/>
                  <w:divBdr>
                    <w:top w:val="none" w:sz="0" w:space="0" w:color="auto"/>
                    <w:left w:val="none" w:sz="0" w:space="0" w:color="auto"/>
                    <w:bottom w:val="none" w:sz="0" w:space="0" w:color="auto"/>
                    <w:right w:val="none" w:sz="0" w:space="0" w:color="auto"/>
                  </w:divBdr>
                </w:div>
                <w:div w:id="1500272761">
                  <w:marLeft w:val="0"/>
                  <w:marRight w:val="0"/>
                  <w:marTop w:val="0"/>
                  <w:marBottom w:val="0"/>
                  <w:divBdr>
                    <w:top w:val="none" w:sz="0" w:space="0" w:color="auto"/>
                    <w:left w:val="none" w:sz="0" w:space="0" w:color="auto"/>
                    <w:bottom w:val="none" w:sz="0" w:space="0" w:color="auto"/>
                    <w:right w:val="none" w:sz="0" w:space="0" w:color="auto"/>
                  </w:divBdr>
                </w:div>
                <w:div w:id="887111014">
                  <w:marLeft w:val="0"/>
                  <w:marRight w:val="0"/>
                  <w:marTop w:val="0"/>
                  <w:marBottom w:val="0"/>
                  <w:divBdr>
                    <w:top w:val="none" w:sz="0" w:space="0" w:color="auto"/>
                    <w:left w:val="none" w:sz="0" w:space="0" w:color="auto"/>
                    <w:bottom w:val="none" w:sz="0" w:space="0" w:color="auto"/>
                    <w:right w:val="none" w:sz="0" w:space="0" w:color="auto"/>
                  </w:divBdr>
                </w:div>
                <w:div w:id="2060519649">
                  <w:marLeft w:val="0"/>
                  <w:marRight w:val="0"/>
                  <w:marTop w:val="0"/>
                  <w:marBottom w:val="0"/>
                  <w:divBdr>
                    <w:top w:val="none" w:sz="0" w:space="0" w:color="auto"/>
                    <w:left w:val="none" w:sz="0" w:space="0" w:color="auto"/>
                    <w:bottom w:val="none" w:sz="0" w:space="0" w:color="auto"/>
                    <w:right w:val="none" w:sz="0" w:space="0" w:color="auto"/>
                  </w:divBdr>
                </w:div>
                <w:div w:id="598879148">
                  <w:marLeft w:val="0"/>
                  <w:marRight w:val="0"/>
                  <w:marTop w:val="0"/>
                  <w:marBottom w:val="0"/>
                  <w:divBdr>
                    <w:top w:val="none" w:sz="0" w:space="0" w:color="auto"/>
                    <w:left w:val="none" w:sz="0" w:space="0" w:color="auto"/>
                    <w:bottom w:val="none" w:sz="0" w:space="0" w:color="auto"/>
                    <w:right w:val="none" w:sz="0" w:space="0" w:color="auto"/>
                  </w:divBdr>
                </w:div>
                <w:div w:id="121273297">
                  <w:marLeft w:val="0"/>
                  <w:marRight w:val="0"/>
                  <w:marTop w:val="0"/>
                  <w:marBottom w:val="0"/>
                  <w:divBdr>
                    <w:top w:val="none" w:sz="0" w:space="0" w:color="auto"/>
                    <w:left w:val="none" w:sz="0" w:space="0" w:color="auto"/>
                    <w:bottom w:val="none" w:sz="0" w:space="0" w:color="auto"/>
                    <w:right w:val="none" w:sz="0" w:space="0" w:color="auto"/>
                  </w:divBdr>
                </w:div>
                <w:div w:id="843856694">
                  <w:marLeft w:val="0"/>
                  <w:marRight w:val="0"/>
                  <w:marTop w:val="0"/>
                  <w:marBottom w:val="0"/>
                  <w:divBdr>
                    <w:top w:val="none" w:sz="0" w:space="0" w:color="auto"/>
                    <w:left w:val="none" w:sz="0" w:space="0" w:color="auto"/>
                    <w:bottom w:val="none" w:sz="0" w:space="0" w:color="auto"/>
                    <w:right w:val="none" w:sz="0" w:space="0" w:color="auto"/>
                  </w:divBdr>
                </w:div>
                <w:div w:id="848831301">
                  <w:marLeft w:val="0"/>
                  <w:marRight w:val="0"/>
                  <w:marTop w:val="0"/>
                  <w:marBottom w:val="0"/>
                  <w:divBdr>
                    <w:top w:val="none" w:sz="0" w:space="0" w:color="auto"/>
                    <w:left w:val="none" w:sz="0" w:space="0" w:color="auto"/>
                    <w:bottom w:val="none" w:sz="0" w:space="0" w:color="auto"/>
                    <w:right w:val="none" w:sz="0" w:space="0" w:color="auto"/>
                  </w:divBdr>
                </w:div>
                <w:div w:id="667489662">
                  <w:marLeft w:val="0"/>
                  <w:marRight w:val="0"/>
                  <w:marTop w:val="0"/>
                  <w:marBottom w:val="0"/>
                  <w:divBdr>
                    <w:top w:val="none" w:sz="0" w:space="0" w:color="auto"/>
                    <w:left w:val="none" w:sz="0" w:space="0" w:color="auto"/>
                    <w:bottom w:val="none" w:sz="0" w:space="0" w:color="auto"/>
                    <w:right w:val="none" w:sz="0" w:space="0" w:color="auto"/>
                  </w:divBdr>
                </w:div>
                <w:div w:id="419135309">
                  <w:marLeft w:val="0"/>
                  <w:marRight w:val="0"/>
                  <w:marTop w:val="0"/>
                  <w:marBottom w:val="0"/>
                  <w:divBdr>
                    <w:top w:val="none" w:sz="0" w:space="0" w:color="auto"/>
                    <w:left w:val="none" w:sz="0" w:space="0" w:color="auto"/>
                    <w:bottom w:val="none" w:sz="0" w:space="0" w:color="auto"/>
                    <w:right w:val="none" w:sz="0" w:space="0" w:color="auto"/>
                  </w:divBdr>
                </w:div>
                <w:div w:id="1719426528">
                  <w:marLeft w:val="0"/>
                  <w:marRight w:val="0"/>
                  <w:marTop w:val="0"/>
                  <w:marBottom w:val="0"/>
                  <w:divBdr>
                    <w:top w:val="none" w:sz="0" w:space="0" w:color="auto"/>
                    <w:left w:val="none" w:sz="0" w:space="0" w:color="auto"/>
                    <w:bottom w:val="none" w:sz="0" w:space="0" w:color="auto"/>
                    <w:right w:val="none" w:sz="0" w:space="0" w:color="auto"/>
                  </w:divBdr>
                </w:div>
                <w:div w:id="2128740597">
                  <w:marLeft w:val="0"/>
                  <w:marRight w:val="0"/>
                  <w:marTop w:val="0"/>
                  <w:marBottom w:val="0"/>
                  <w:divBdr>
                    <w:top w:val="none" w:sz="0" w:space="0" w:color="auto"/>
                    <w:left w:val="none" w:sz="0" w:space="0" w:color="auto"/>
                    <w:bottom w:val="none" w:sz="0" w:space="0" w:color="auto"/>
                    <w:right w:val="none" w:sz="0" w:space="0" w:color="auto"/>
                  </w:divBdr>
                </w:div>
                <w:div w:id="824861268">
                  <w:marLeft w:val="0"/>
                  <w:marRight w:val="0"/>
                  <w:marTop w:val="0"/>
                  <w:marBottom w:val="0"/>
                  <w:divBdr>
                    <w:top w:val="none" w:sz="0" w:space="0" w:color="auto"/>
                    <w:left w:val="none" w:sz="0" w:space="0" w:color="auto"/>
                    <w:bottom w:val="none" w:sz="0" w:space="0" w:color="auto"/>
                    <w:right w:val="none" w:sz="0" w:space="0" w:color="auto"/>
                  </w:divBdr>
                </w:div>
                <w:div w:id="1350136732">
                  <w:marLeft w:val="0"/>
                  <w:marRight w:val="0"/>
                  <w:marTop w:val="0"/>
                  <w:marBottom w:val="0"/>
                  <w:divBdr>
                    <w:top w:val="none" w:sz="0" w:space="0" w:color="auto"/>
                    <w:left w:val="none" w:sz="0" w:space="0" w:color="auto"/>
                    <w:bottom w:val="none" w:sz="0" w:space="0" w:color="auto"/>
                    <w:right w:val="none" w:sz="0" w:space="0" w:color="auto"/>
                  </w:divBdr>
                </w:div>
                <w:div w:id="1659073343">
                  <w:marLeft w:val="0"/>
                  <w:marRight w:val="0"/>
                  <w:marTop w:val="0"/>
                  <w:marBottom w:val="0"/>
                  <w:divBdr>
                    <w:top w:val="none" w:sz="0" w:space="0" w:color="auto"/>
                    <w:left w:val="none" w:sz="0" w:space="0" w:color="auto"/>
                    <w:bottom w:val="none" w:sz="0" w:space="0" w:color="auto"/>
                    <w:right w:val="none" w:sz="0" w:space="0" w:color="auto"/>
                  </w:divBdr>
                </w:div>
                <w:div w:id="1340162029">
                  <w:marLeft w:val="0"/>
                  <w:marRight w:val="0"/>
                  <w:marTop w:val="0"/>
                  <w:marBottom w:val="0"/>
                  <w:divBdr>
                    <w:top w:val="none" w:sz="0" w:space="0" w:color="auto"/>
                    <w:left w:val="none" w:sz="0" w:space="0" w:color="auto"/>
                    <w:bottom w:val="none" w:sz="0" w:space="0" w:color="auto"/>
                    <w:right w:val="none" w:sz="0" w:space="0" w:color="auto"/>
                  </w:divBdr>
                </w:div>
                <w:div w:id="246161469">
                  <w:marLeft w:val="0"/>
                  <w:marRight w:val="0"/>
                  <w:marTop w:val="0"/>
                  <w:marBottom w:val="0"/>
                  <w:divBdr>
                    <w:top w:val="none" w:sz="0" w:space="0" w:color="auto"/>
                    <w:left w:val="none" w:sz="0" w:space="0" w:color="auto"/>
                    <w:bottom w:val="none" w:sz="0" w:space="0" w:color="auto"/>
                    <w:right w:val="none" w:sz="0" w:space="0" w:color="auto"/>
                  </w:divBdr>
                </w:div>
                <w:div w:id="1510867430">
                  <w:marLeft w:val="0"/>
                  <w:marRight w:val="0"/>
                  <w:marTop w:val="0"/>
                  <w:marBottom w:val="0"/>
                  <w:divBdr>
                    <w:top w:val="none" w:sz="0" w:space="0" w:color="auto"/>
                    <w:left w:val="none" w:sz="0" w:space="0" w:color="auto"/>
                    <w:bottom w:val="none" w:sz="0" w:space="0" w:color="auto"/>
                    <w:right w:val="none" w:sz="0" w:space="0" w:color="auto"/>
                  </w:divBdr>
                </w:div>
                <w:div w:id="1262761194">
                  <w:marLeft w:val="0"/>
                  <w:marRight w:val="0"/>
                  <w:marTop w:val="0"/>
                  <w:marBottom w:val="0"/>
                  <w:divBdr>
                    <w:top w:val="none" w:sz="0" w:space="0" w:color="auto"/>
                    <w:left w:val="none" w:sz="0" w:space="0" w:color="auto"/>
                    <w:bottom w:val="none" w:sz="0" w:space="0" w:color="auto"/>
                    <w:right w:val="none" w:sz="0" w:space="0" w:color="auto"/>
                  </w:divBdr>
                </w:div>
                <w:div w:id="124933446">
                  <w:marLeft w:val="0"/>
                  <w:marRight w:val="0"/>
                  <w:marTop w:val="0"/>
                  <w:marBottom w:val="0"/>
                  <w:divBdr>
                    <w:top w:val="none" w:sz="0" w:space="0" w:color="auto"/>
                    <w:left w:val="none" w:sz="0" w:space="0" w:color="auto"/>
                    <w:bottom w:val="none" w:sz="0" w:space="0" w:color="auto"/>
                    <w:right w:val="none" w:sz="0" w:space="0" w:color="auto"/>
                  </w:divBdr>
                </w:div>
                <w:div w:id="1890919330">
                  <w:marLeft w:val="0"/>
                  <w:marRight w:val="0"/>
                  <w:marTop w:val="0"/>
                  <w:marBottom w:val="0"/>
                  <w:divBdr>
                    <w:top w:val="none" w:sz="0" w:space="0" w:color="auto"/>
                    <w:left w:val="none" w:sz="0" w:space="0" w:color="auto"/>
                    <w:bottom w:val="none" w:sz="0" w:space="0" w:color="auto"/>
                    <w:right w:val="none" w:sz="0" w:space="0" w:color="auto"/>
                  </w:divBdr>
                </w:div>
                <w:div w:id="348027497">
                  <w:marLeft w:val="0"/>
                  <w:marRight w:val="0"/>
                  <w:marTop w:val="0"/>
                  <w:marBottom w:val="0"/>
                  <w:divBdr>
                    <w:top w:val="none" w:sz="0" w:space="0" w:color="auto"/>
                    <w:left w:val="none" w:sz="0" w:space="0" w:color="auto"/>
                    <w:bottom w:val="none" w:sz="0" w:space="0" w:color="auto"/>
                    <w:right w:val="none" w:sz="0" w:space="0" w:color="auto"/>
                  </w:divBdr>
                </w:div>
                <w:div w:id="853962384">
                  <w:marLeft w:val="0"/>
                  <w:marRight w:val="0"/>
                  <w:marTop w:val="0"/>
                  <w:marBottom w:val="0"/>
                  <w:divBdr>
                    <w:top w:val="none" w:sz="0" w:space="0" w:color="auto"/>
                    <w:left w:val="none" w:sz="0" w:space="0" w:color="auto"/>
                    <w:bottom w:val="none" w:sz="0" w:space="0" w:color="auto"/>
                    <w:right w:val="none" w:sz="0" w:space="0" w:color="auto"/>
                  </w:divBdr>
                </w:div>
                <w:div w:id="1105075302">
                  <w:marLeft w:val="0"/>
                  <w:marRight w:val="0"/>
                  <w:marTop w:val="0"/>
                  <w:marBottom w:val="0"/>
                  <w:divBdr>
                    <w:top w:val="none" w:sz="0" w:space="0" w:color="auto"/>
                    <w:left w:val="none" w:sz="0" w:space="0" w:color="auto"/>
                    <w:bottom w:val="none" w:sz="0" w:space="0" w:color="auto"/>
                    <w:right w:val="none" w:sz="0" w:space="0" w:color="auto"/>
                  </w:divBdr>
                </w:div>
                <w:div w:id="2079084745">
                  <w:marLeft w:val="0"/>
                  <w:marRight w:val="0"/>
                  <w:marTop w:val="0"/>
                  <w:marBottom w:val="0"/>
                  <w:divBdr>
                    <w:top w:val="none" w:sz="0" w:space="0" w:color="auto"/>
                    <w:left w:val="none" w:sz="0" w:space="0" w:color="auto"/>
                    <w:bottom w:val="none" w:sz="0" w:space="0" w:color="auto"/>
                    <w:right w:val="none" w:sz="0" w:space="0" w:color="auto"/>
                  </w:divBdr>
                </w:div>
                <w:div w:id="1635867986">
                  <w:marLeft w:val="0"/>
                  <w:marRight w:val="0"/>
                  <w:marTop w:val="0"/>
                  <w:marBottom w:val="0"/>
                  <w:divBdr>
                    <w:top w:val="none" w:sz="0" w:space="0" w:color="auto"/>
                    <w:left w:val="none" w:sz="0" w:space="0" w:color="auto"/>
                    <w:bottom w:val="none" w:sz="0" w:space="0" w:color="auto"/>
                    <w:right w:val="none" w:sz="0" w:space="0" w:color="auto"/>
                  </w:divBdr>
                </w:div>
                <w:div w:id="1051615782">
                  <w:marLeft w:val="0"/>
                  <w:marRight w:val="0"/>
                  <w:marTop w:val="0"/>
                  <w:marBottom w:val="0"/>
                  <w:divBdr>
                    <w:top w:val="none" w:sz="0" w:space="0" w:color="auto"/>
                    <w:left w:val="none" w:sz="0" w:space="0" w:color="auto"/>
                    <w:bottom w:val="none" w:sz="0" w:space="0" w:color="auto"/>
                    <w:right w:val="none" w:sz="0" w:space="0" w:color="auto"/>
                  </w:divBdr>
                </w:div>
                <w:div w:id="1585649224">
                  <w:marLeft w:val="0"/>
                  <w:marRight w:val="0"/>
                  <w:marTop w:val="0"/>
                  <w:marBottom w:val="0"/>
                  <w:divBdr>
                    <w:top w:val="none" w:sz="0" w:space="0" w:color="auto"/>
                    <w:left w:val="none" w:sz="0" w:space="0" w:color="auto"/>
                    <w:bottom w:val="none" w:sz="0" w:space="0" w:color="auto"/>
                    <w:right w:val="none" w:sz="0" w:space="0" w:color="auto"/>
                  </w:divBdr>
                </w:div>
                <w:div w:id="1513488600">
                  <w:marLeft w:val="0"/>
                  <w:marRight w:val="0"/>
                  <w:marTop w:val="0"/>
                  <w:marBottom w:val="0"/>
                  <w:divBdr>
                    <w:top w:val="none" w:sz="0" w:space="0" w:color="auto"/>
                    <w:left w:val="none" w:sz="0" w:space="0" w:color="auto"/>
                    <w:bottom w:val="none" w:sz="0" w:space="0" w:color="auto"/>
                    <w:right w:val="none" w:sz="0" w:space="0" w:color="auto"/>
                  </w:divBdr>
                </w:div>
                <w:div w:id="1917978304">
                  <w:marLeft w:val="0"/>
                  <w:marRight w:val="0"/>
                  <w:marTop w:val="0"/>
                  <w:marBottom w:val="0"/>
                  <w:divBdr>
                    <w:top w:val="none" w:sz="0" w:space="0" w:color="auto"/>
                    <w:left w:val="none" w:sz="0" w:space="0" w:color="auto"/>
                    <w:bottom w:val="none" w:sz="0" w:space="0" w:color="auto"/>
                    <w:right w:val="none" w:sz="0" w:space="0" w:color="auto"/>
                  </w:divBdr>
                </w:div>
                <w:div w:id="1981840676">
                  <w:marLeft w:val="0"/>
                  <w:marRight w:val="0"/>
                  <w:marTop w:val="0"/>
                  <w:marBottom w:val="0"/>
                  <w:divBdr>
                    <w:top w:val="none" w:sz="0" w:space="0" w:color="auto"/>
                    <w:left w:val="none" w:sz="0" w:space="0" w:color="auto"/>
                    <w:bottom w:val="none" w:sz="0" w:space="0" w:color="auto"/>
                    <w:right w:val="none" w:sz="0" w:space="0" w:color="auto"/>
                  </w:divBdr>
                </w:div>
                <w:div w:id="217933124">
                  <w:marLeft w:val="0"/>
                  <w:marRight w:val="0"/>
                  <w:marTop w:val="0"/>
                  <w:marBottom w:val="0"/>
                  <w:divBdr>
                    <w:top w:val="none" w:sz="0" w:space="0" w:color="auto"/>
                    <w:left w:val="none" w:sz="0" w:space="0" w:color="auto"/>
                    <w:bottom w:val="none" w:sz="0" w:space="0" w:color="auto"/>
                    <w:right w:val="none" w:sz="0" w:space="0" w:color="auto"/>
                  </w:divBdr>
                </w:div>
                <w:div w:id="127355371">
                  <w:marLeft w:val="0"/>
                  <w:marRight w:val="0"/>
                  <w:marTop w:val="0"/>
                  <w:marBottom w:val="0"/>
                  <w:divBdr>
                    <w:top w:val="none" w:sz="0" w:space="0" w:color="auto"/>
                    <w:left w:val="none" w:sz="0" w:space="0" w:color="auto"/>
                    <w:bottom w:val="none" w:sz="0" w:space="0" w:color="auto"/>
                    <w:right w:val="none" w:sz="0" w:space="0" w:color="auto"/>
                  </w:divBdr>
                </w:div>
                <w:div w:id="1589773575">
                  <w:marLeft w:val="0"/>
                  <w:marRight w:val="0"/>
                  <w:marTop w:val="0"/>
                  <w:marBottom w:val="0"/>
                  <w:divBdr>
                    <w:top w:val="none" w:sz="0" w:space="0" w:color="auto"/>
                    <w:left w:val="none" w:sz="0" w:space="0" w:color="auto"/>
                    <w:bottom w:val="none" w:sz="0" w:space="0" w:color="auto"/>
                    <w:right w:val="none" w:sz="0" w:space="0" w:color="auto"/>
                  </w:divBdr>
                </w:div>
                <w:div w:id="1599486054">
                  <w:marLeft w:val="0"/>
                  <w:marRight w:val="0"/>
                  <w:marTop w:val="0"/>
                  <w:marBottom w:val="0"/>
                  <w:divBdr>
                    <w:top w:val="none" w:sz="0" w:space="0" w:color="auto"/>
                    <w:left w:val="none" w:sz="0" w:space="0" w:color="auto"/>
                    <w:bottom w:val="none" w:sz="0" w:space="0" w:color="auto"/>
                    <w:right w:val="none" w:sz="0" w:space="0" w:color="auto"/>
                  </w:divBdr>
                </w:div>
                <w:div w:id="715161296">
                  <w:marLeft w:val="0"/>
                  <w:marRight w:val="0"/>
                  <w:marTop w:val="0"/>
                  <w:marBottom w:val="0"/>
                  <w:divBdr>
                    <w:top w:val="none" w:sz="0" w:space="0" w:color="auto"/>
                    <w:left w:val="none" w:sz="0" w:space="0" w:color="auto"/>
                    <w:bottom w:val="none" w:sz="0" w:space="0" w:color="auto"/>
                    <w:right w:val="none" w:sz="0" w:space="0" w:color="auto"/>
                  </w:divBdr>
                </w:div>
                <w:div w:id="554974810">
                  <w:marLeft w:val="0"/>
                  <w:marRight w:val="0"/>
                  <w:marTop w:val="0"/>
                  <w:marBottom w:val="0"/>
                  <w:divBdr>
                    <w:top w:val="none" w:sz="0" w:space="0" w:color="auto"/>
                    <w:left w:val="none" w:sz="0" w:space="0" w:color="auto"/>
                    <w:bottom w:val="none" w:sz="0" w:space="0" w:color="auto"/>
                    <w:right w:val="none" w:sz="0" w:space="0" w:color="auto"/>
                  </w:divBdr>
                </w:div>
                <w:div w:id="494414181">
                  <w:marLeft w:val="0"/>
                  <w:marRight w:val="0"/>
                  <w:marTop w:val="0"/>
                  <w:marBottom w:val="0"/>
                  <w:divBdr>
                    <w:top w:val="none" w:sz="0" w:space="0" w:color="auto"/>
                    <w:left w:val="none" w:sz="0" w:space="0" w:color="auto"/>
                    <w:bottom w:val="none" w:sz="0" w:space="0" w:color="auto"/>
                    <w:right w:val="none" w:sz="0" w:space="0" w:color="auto"/>
                  </w:divBdr>
                </w:div>
                <w:div w:id="483013778">
                  <w:marLeft w:val="0"/>
                  <w:marRight w:val="0"/>
                  <w:marTop w:val="0"/>
                  <w:marBottom w:val="0"/>
                  <w:divBdr>
                    <w:top w:val="none" w:sz="0" w:space="0" w:color="auto"/>
                    <w:left w:val="none" w:sz="0" w:space="0" w:color="auto"/>
                    <w:bottom w:val="none" w:sz="0" w:space="0" w:color="auto"/>
                    <w:right w:val="none" w:sz="0" w:space="0" w:color="auto"/>
                  </w:divBdr>
                </w:div>
                <w:div w:id="1675759715">
                  <w:marLeft w:val="0"/>
                  <w:marRight w:val="0"/>
                  <w:marTop w:val="0"/>
                  <w:marBottom w:val="0"/>
                  <w:divBdr>
                    <w:top w:val="none" w:sz="0" w:space="0" w:color="auto"/>
                    <w:left w:val="none" w:sz="0" w:space="0" w:color="auto"/>
                    <w:bottom w:val="none" w:sz="0" w:space="0" w:color="auto"/>
                    <w:right w:val="none" w:sz="0" w:space="0" w:color="auto"/>
                  </w:divBdr>
                </w:div>
                <w:div w:id="991788547">
                  <w:marLeft w:val="0"/>
                  <w:marRight w:val="0"/>
                  <w:marTop w:val="0"/>
                  <w:marBottom w:val="0"/>
                  <w:divBdr>
                    <w:top w:val="none" w:sz="0" w:space="0" w:color="auto"/>
                    <w:left w:val="none" w:sz="0" w:space="0" w:color="auto"/>
                    <w:bottom w:val="none" w:sz="0" w:space="0" w:color="auto"/>
                    <w:right w:val="none" w:sz="0" w:space="0" w:color="auto"/>
                  </w:divBdr>
                </w:div>
                <w:div w:id="1883208361">
                  <w:marLeft w:val="0"/>
                  <w:marRight w:val="0"/>
                  <w:marTop w:val="0"/>
                  <w:marBottom w:val="0"/>
                  <w:divBdr>
                    <w:top w:val="none" w:sz="0" w:space="0" w:color="auto"/>
                    <w:left w:val="none" w:sz="0" w:space="0" w:color="auto"/>
                    <w:bottom w:val="none" w:sz="0" w:space="0" w:color="auto"/>
                    <w:right w:val="none" w:sz="0" w:space="0" w:color="auto"/>
                  </w:divBdr>
                </w:div>
                <w:div w:id="1325888393">
                  <w:marLeft w:val="0"/>
                  <w:marRight w:val="0"/>
                  <w:marTop w:val="0"/>
                  <w:marBottom w:val="0"/>
                  <w:divBdr>
                    <w:top w:val="none" w:sz="0" w:space="0" w:color="auto"/>
                    <w:left w:val="none" w:sz="0" w:space="0" w:color="auto"/>
                    <w:bottom w:val="none" w:sz="0" w:space="0" w:color="auto"/>
                    <w:right w:val="none" w:sz="0" w:space="0" w:color="auto"/>
                  </w:divBdr>
                </w:div>
                <w:div w:id="175195549">
                  <w:marLeft w:val="0"/>
                  <w:marRight w:val="0"/>
                  <w:marTop w:val="0"/>
                  <w:marBottom w:val="0"/>
                  <w:divBdr>
                    <w:top w:val="none" w:sz="0" w:space="0" w:color="auto"/>
                    <w:left w:val="none" w:sz="0" w:space="0" w:color="auto"/>
                    <w:bottom w:val="none" w:sz="0" w:space="0" w:color="auto"/>
                    <w:right w:val="none" w:sz="0" w:space="0" w:color="auto"/>
                  </w:divBdr>
                </w:div>
                <w:div w:id="1052538893">
                  <w:marLeft w:val="0"/>
                  <w:marRight w:val="0"/>
                  <w:marTop w:val="0"/>
                  <w:marBottom w:val="0"/>
                  <w:divBdr>
                    <w:top w:val="none" w:sz="0" w:space="0" w:color="auto"/>
                    <w:left w:val="none" w:sz="0" w:space="0" w:color="auto"/>
                    <w:bottom w:val="none" w:sz="0" w:space="0" w:color="auto"/>
                    <w:right w:val="none" w:sz="0" w:space="0" w:color="auto"/>
                  </w:divBdr>
                </w:div>
                <w:div w:id="1211958085">
                  <w:marLeft w:val="0"/>
                  <w:marRight w:val="0"/>
                  <w:marTop w:val="0"/>
                  <w:marBottom w:val="0"/>
                  <w:divBdr>
                    <w:top w:val="none" w:sz="0" w:space="0" w:color="auto"/>
                    <w:left w:val="none" w:sz="0" w:space="0" w:color="auto"/>
                    <w:bottom w:val="none" w:sz="0" w:space="0" w:color="auto"/>
                    <w:right w:val="none" w:sz="0" w:space="0" w:color="auto"/>
                  </w:divBdr>
                </w:div>
                <w:div w:id="4209022">
                  <w:marLeft w:val="0"/>
                  <w:marRight w:val="0"/>
                  <w:marTop w:val="0"/>
                  <w:marBottom w:val="0"/>
                  <w:divBdr>
                    <w:top w:val="none" w:sz="0" w:space="0" w:color="auto"/>
                    <w:left w:val="none" w:sz="0" w:space="0" w:color="auto"/>
                    <w:bottom w:val="none" w:sz="0" w:space="0" w:color="auto"/>
                    <w:right w:val="none" w:sz="0" w:space="0" w:color="auto"/>
                  </w:divBdr>
                </w:div>
                <w:div w:id="786778532">
                  <w:marLeft w:val="0"/>
                  <w:marRight w:val="0"/>
                  <w:marTop w:val="0"/>
                  <w:marBottom w:val="0"/>
                  <w:divBdr>
                    <w:top w:val="none" w:sz="0" w:space="0" w:color="auto"/>
                    <w:left w:val="none" w:sz="0" w:space="0" w:color="auto"/>
                    <w:bottom w:val="none" w:sz="0" w:space="0" w:color="auto"/>
                    <w:right w:val="none" w:sz="0" w:space="0" w:color="auto"/>
                  </w:divBdr>
                </w:div>
                <w:div w:id="945576364">
                  <w:marLeft w:val="0"/>
                  <w:marRight w:val="0"/>
                  <w:marTop w:val="0"/>
                  <w:marBottom w:val="0"/>
                  <w:divBdr>
                    <w:top w:val="none" w:sz="0" w:space="0" w:color="auto"/>
                    <w:left w:val="none" w:sz="0" w:space="0" w:color="auto"/>
                    <w:bottom w:val="none" w:sz="0" w:space="0" w:color="auto"/>
                    <w:right w:val="none" w:sz="0" w:space="0" w:color="auto"/>
                  </w:divBdr>
                </w:div>
                <w:div w:id="1232697719">
                  <w:marLeft w:val="0"/>
                  <w:marRight w:val="0"/>
                  <w:marTop w:val="0"/>
                  <w:marBottom w:val="0"/>
                  <w:divBdr>
                    <w:top w:val="none" w:sz="0" w:space="0" w:color="auto"/>
                    <w:left w:val="none" w:sz="0" w:space="0" w:color="auto"/>
                    <w:bottom w:val="none" w:sz="0" w:space="0" w:color="auto"/>
                    <w:right w:val="none" w:sz="0" w:space="0" w:color="auto"/>
                  </w:divBdr>
                </w:div>
                <w:div w:id="2096515858">
                  <w:marLeft w:val="0"/>
                  <w:marRight w:val="0"/>
                  <w:marTop w:val="0"/>
                  <w:marBottom w:val="0"/>
                  <w:divBdr>
                    <w:top w:val="none" w:sz="0" w:space="0" w:color="auto"/>
                    <w:left w:val="none" w:sz="0" w:space="0" w:color="auto"/>
                    <w:bottom w:val="none" w:sz="0" w:space="0" w:color="auto"/>
                    <w:right w:val="none" w:sz="0" w:space="0" w:color="auto"/>
                  </w:divBdr>
                </w:div>
                <w:div w:id="420687442">
                  <w:marLeft w:val="0"/>
                  <w:marRight w:val="0"/>
                  <w:marTop w:val="0"/>
                  <w:marBottom w:val="0"/>
                  <w:divBdr>
                    <w:top w:val="none" w:sz="0" w:space="0" w:color="auto"/>
                    <w:left w:val="none" w:sz="0" w:space="0" w:color="auto"/>
                    <w:bottom w:val="none" w:sz="0" w:space="0" w:color="auto"/>
                    <w:right w:val="none" w:sz="0" w:space="0" w:color="auto"/>
                  </w:divBdr>
                </w:div>
                <w:div w:id="547258297">
                  <w:marLeft w:val="0"/>
                  <w:marRight w:val="0"/>
                  <w:marTop w:val="0"/>
                  <w:marBottom w:val="0"/>
                  <w:divBdr>
                    <w:top w:val="none" w:sz="0" w:space="0" w:color="auto"/>
                    <w:left w:val="none" w:sz="0" w:space="0" w:color="auto"/>
                    <w:bottom w:val="none" w:sz="0" w:space="0" w:color="auto"/>
                    <w:right w:val="none" w:sz="0" w:space="0" w:color="auto"/>
                  </w:divBdr>
                </w:div>
                <w:div w:id="2044943614">
                  <w:marLeft w:val="0"/>
                  <w:marRight w:val="0"/>
                  <w:marTop w:val="0"/>
                  <w:marBottom w:val="0"/>
                  <w:divBdr>
                    <w:top w:val="none" w:sz="0" w:space="0" w:color="auto"/>
                    <w:left w:val="none" w:sz="0" w:space="0" w:color="auto"/>
                    <w:bottom w:val="none" w:sz="0" w:space="0" w:color="auto"/>
                    <w:right w:val="none" w:sz="0" w:space="0" w:color="auto"/>
                  </w:divBdr>
                </w:div>
                <w:div w:id="235284258">
                  <w:marLeft w:val="0"/>
                  <w:marRight w:val="0"/>
                  <w:marTop w:val="0"/>
                  <w:marBottom w:val="0"/>
                  <w:divBdr>
                    <w:top w:val="none" w:sz="0" w:space="0" w:color="auto"/>
                    <w:left w:val="none" w:sz="0" w:space="0" w:color="auto"/>
                    <w:bottom w:val="none" w:sz="0" w:space="0" w:color="auto"/>
                    <w:right w:val="none" w:sz="0" w:space="0" w:color="auto"/>
                  </w:divBdr>
                </w:div>
                <w:div w:id="1257052076">
                  <w:marLeft w:val="0"/>
                  <w:marRight w:val="0"/>
                  <w:marTop w:val="0"/>
                  <w:marBottom w:val="0"/>
                  <w:divBdr>
                    <w:top w:val="none" w:sz="0" w:space="0" w:color="auto"/>
                    <w:left w:val="none" w:sz="0" w:space="0" w:color="auto"/>
                    <w:bottom w:val="none" w:sz="0" w:space="0" w:color="auto"/>
                    <w:right w:val="none" w:sz="0" w:space="0" w:color="auto"/>
                  </w:divBdr>
                </w:div>
                <w:div w:id="1119951082">
                  <w:marLeft w:val="0"/>
                  <w:marRight w:val="0"/>
                  <w:marTop w:val="0"/>
                  <w:marBottom w:val="0"/>
                  <w:divBdr>
                    <w:top w:val="none" w:sz="0" w:space="0" w:color="auto"/>
                    <w:left w:val="none" w:sz="0" w:space="0" w:color="auto"/>
                    <w:bottom w:val="none" w:sz="0" w:space="0" w:color="auto"/>
                    <w:right w:val="none" w:sz="0" w:space="0" w:color="auto"/>
                  </w:divBdr>
                </w:div>
                <w:div w:id="1202324680">
                  <w:marLeft w:val="0"/>
                  <w:marRight w:val="0"/>
                  <w:marTop w:val="0"/>
                  <w:marBottom w:val="0"/>
                  <w:divBdr>
                    <w:top w:val="none" w:sz="0" w:space="0" w:color="auto"/>
                    <w:left w:val="none" w:sz="0" w:space="0" w:color="auto"/>
                    <w:bottom w:val="none" w:sz="0" w:space="0" w:color="auto"/>
                    <w:right w:val="none" w:sz="0" w:space="0" w:color="auto"/>
                  </w:divBdr>
                </w:div>
                <w:div w:id="1928810679">
                  <w:marLeft w:val="0"/>
                  <w:marRight w:val="0"/>
                  <w:marTop w:val="0"/>
                  <w:marBottom w:val="0"/>
                  <w:divBdr>
                    <w:top w:val="none" w:sz="0" w:space="0" w:color="auto"/>
                    <w:left w:val="none" w:sz="0" w:space="0" w:color="auto"/>
                    <w:bottom w:val="none" w:sz="0" w:space="0" w:color="auto"/>
                    <w:right w:val="none" w:sz="0" w:space="0" w:color="auto"/>
                  </w:divBdr>
                </w:div>
                <w:div w:id="659692616">
                  <w:marLeft w:val="0"/>
                  <w:marRight w:val="0"/>
                  <w:marTop w:val="0"/>
                  <w:marBottom w:val="0"/>
                  <w:divBdr>
                    <w:top w:val="none" w:sz="0" w:space="0" w:color="auto"/>
                    <w:left w:val="none" w:sz="0" w:space="0" w:color="auto"/>
                    <w:bottom w:val="none" w:sz="0" w:space="0" w:color="auto"/>
                    <w:right w:val="none" w:sz="0" w:space="0" w:color="auto"/>
                  </w:divBdr>
                </w:div>
                <w:div w:id="340201096">
                  <w:marLeft w:val="0"/>
                  <w:marRight w:val="0"/>
                  <w:marTop w:val="0"/>
                  <w:marBottom w:val="0"/>
                  <w:divBdr>
                    <w:top w:val="none" w:sz="0" w:space="0" w:color="auto"/>
                    <w:left w:val="none" w:sz="0" w:space="0" w:color="auto"/>
                    <w:bottom w:val="none" w:sz="0" w:space="0" w:color="auto"/>
                    <w:right w:val="none" w:sz="0" w:space="0" w:color="auto"/>
                  </w:divBdr>
                </w:div>
                <w:div w:id="119617402">
                  <w:marLeft w:val="0"/>
                  <w:marRight w:val="0"/>
                  <w:marTop w:val="0"/>
                  <w:marBottom w:val="0"/>
                  <w:divBdr>
                    <w:top w:val="none" w:sz="0" w:space="0" w:color="auto"/>
                    <w:left w:val="none" w:sz="0" w:space="0" w:color="auto"/>
                    <w:bottom w:val="none" w:sz="0" w:space="0" w:color="auto"/>
                    <w:right w:val="none" w:sz="0" w:space="0" w:color="auto"/>
                  </w:divBdr>
                </w:div>
                <w:div w:id="1316106841">
                  <w:marLeft w:val="0"/>
                  <w:marRight w:val="0"/>
                  <w:marTop w:val="0"/>
                  <w:marBottom w:val="0"/>
                  <w:divBdr>
                    <w:top w:val="none" w:sz="0" w:space="0" w:color="auto"/>
                    <w:left w:val="none" w:sz="0" w:space="0" w:color="auto"/>
                    <w:bottom w:val="none" w:sz="0" w:space="0" w:color="auto"/>
                    <w:right w:val="none" w:sz="0" w:space="0" w:color="auto"/>
                  </w:divBdr>
                </w:div>
                <w:div w:id="634065458">
                  <w:marLeft w:val="0"/>
                  <w:marRight w:val="0"/>
                  <w:marTop w:val="0"/>
                  <w:marBottom w:val="0"/>
                  <w:divBdr>
                    <w:top w:val="none" w:sz="0" w:space="0" w:color="auto"/>
                    <w:left w:val="none" w:sz="0" w:space="0" w:color="auto"/>
                    <w:bottom w:val="none" w:sz="0" w:space="0" w:color="auto"/>
                    <w:right w:val="none" w:sz="0" w:space="0" w:color="auto"/>
                  </w:divBdr>
                </w:div>
                <w:div w:id="42297123">
                  <w:marLeft w:val="0"/>
                  <w:marRight w:val="0"/>
                  <w:marTop w:val="0"/>
                  <w:marBottom w:val="0"/>
                  <w:divBdr>
                    <w:top w:val="none" w:sz="0" w:space="0" w:color="auto"/>
                    <w:left w:val="none" w:sz="0" w:space="0" w:color="auto"/>
                    <w:bottom w:val="none" w:sz="0" w:space="0" w:color="auto"/>
                    <w:right w:val="none" w:sz="0" w:space="0" w:color="auto"/>
                  </w:divBdr>
                </w:div>
                <w:div w:id="1047100726">
                  <w:marLeft w:val="0"/>
                  <w:marRight w:val="0"/>
                  <w:marTop w:val="0"/>
                  <w:marBottom w:val="0"/>
                  <w:divBdr>
                    <w:top w:val="none" w:sz="0" w:space="0" w:color="auto"/>
                    <w:left w:val="none" w:sz="0" w:space="0" w:color="auto"/>
                    <w:bottom w:val="none" w:sz="0" w:space="0" w:color="auto"/>
                    <w:right w:val="none" w:sz="0" w:space="0" w:color="auto"/>
                  </w:divBdr>
                </w:div>
                <w:div w:id="758062713">
                  <w:marLeft w:val="0"/>
                  <w:marRight w:val="0"/>
                  <w:marTop w:val="0"/>
                  <w:marBottom w:val="0"/>
                  <w:divBdr>
                    <w:top w:val="none" w:sz="0" w:space="0" w:color="auto"/>
                    <w:left w:val="none" w:sz="0" w:space="0" w:color="auto"/>
                    <w:bottom w:val="none" w:sz="0" w:space="0" w:color="auto"/>
                    <w:right w:val="none" w:sz="0" w:space="0" w:color="auto"/>
                  </w:divBdr>
                </w:div>
                <w:div w:id="403575357">
                  <w:marLeft w:val="0"/>
                  <w:marRight w:val="0"/>
                  <w:marTop w:val="0"/>
                  <w:marBottom w:val="0"/>
                  <w:divBdr>
                    <w:top w:val="none" w:sz="0" w:space="0" w:color="auto"/>
                    <w:left w:val="none" w:sz="0" w:space="0" w:color="auto"/>
                    <w:bottom w:val="none" w:sz="0" w:space="0" w:color="auto"/>
                    <w:right w:val="none" w:sz="0" w:space="0" w:color="auto"/>
                  </w:divBdr>
                </w:div>
                <w:div w:id="722824574">
                  <w:marLeft w:val="0"/>
                  <w:marRight w:val="0"/>
                  <w:marTop w:val="0"/>
                  <w:marBottom w:val="0"/>
                  <w:divBdr>
                    <w:top w:val="none" w:sz="0" w:space="0" w:color="auto"/>
                    <w:left w:val="none" w:sz="0" w:space="0" w:color="auto"/>
                    <w:bottom w:val="none" w:sz="0" w:space="0" w:color="auto"/>
                    <w:right w:val="none" w:sz="0" w:space="0" w:color="auto"/>
                  </w:divBdr>
                </w:div>
                <w:div w:id="345719185">
                  <w:marLeft w:val="0"/>
                  <w:marRight w:val="0"/>
                  <w:marTop w:val="0"/>
                  <w:marBottom w:val="0"/>
                  <w:divBdr>
                    <w:top w:val="none" w:sz="0" w:space="0" w:color="auto"/>
                    <w:left w:val="none" w:sz="0" w:space="0" w:color="auto"/>
                    <w:bottom w:val="none" w:sz="0" w:space="0" w:color="auto"/>
                    <w:right w:val="none" w:sz="0" w:space="0" w:color="auto"/>
                  </w:divBdr>
                </w:div>
                <w:div w:id="60519271">
                  <w:marLeft w:val="0"/>
                  <w:marRight w:val="0"/>
                  <w:marTop w:val="0"/>
                  <w:marBottom w:val="0"/>
                  <w:divBdr>
                    <w:top w:val="none" w:sz="0" w:space="0" w:color="auto"/>
                    <w:left w:val="none" w:sz="0" w:space="0" w:color="auto"/>
                    <w:bottom w:val="none" w:sz="0" w:space="0" w:color="auto"/>
                    <w:right w:val="none" w:sz="0" w:space="0" w:color="auto"/>
                  </w:divBdr>
                </w:div>
                <w:div w:id="1942839663">
                  <w:marLeft w:val="0"/>
                  <w:marRight w:val="0"/>
                  <w:marTop w:val="0"/>
                  <w:marBottom w:val="0"/>
                  <w:divBdr>
                    <w:top w:val="none" w:sz="0" w:space="0" w:color="auto"/>
                    <w:left w:val="none" w:sz="0" w:space="0" w:color="auto"/>
                    <w:bottom w:val="none" w:sz="0" w:space="0" w:color="auto"/>
                    <w:right w:val="none" w:sz="0" w:space="0" w:color="auto"/>
                  </w:divBdr>
                </w:div>
                <w:div w:id="2068987181">
                  <w:marLeft w:val="0"/>
                  <w:marRight w:val="0"/>
                  <w:marTop w:val="0"/>
                  <w:marBottom w:val="0"/>
                  <w:divBdr>
                    <w:top w:val="none" w:sz="0" w:space="0" w:color="auto"/>
                    <w:left w:val="none" w:sz="0" w:space="0" w:color="auto"/>
                    <w:bottom w:val="none" w:sz="0" w:space="0" w:color="auto"/>
                    <w:right w:val="none" w:sz="0" w:space="0" w:color="auto"/>
                  </w:divBdr>
                </w:div>
                <w:div w:id="80299763">
                  <w:marLeft w:val="0"/>
                  <w:marRight w:val="0"/>
                  <w:marTop w:val="0"/>
                  <w:marBottom w:val="0"/>
                  <w:divBdr>
                    <w:top w:val="none" w:sz="0" w:space="0" w:color="auto"/>
                    <w:left w:val="none" w:sz="0" w:space="0" w:color="auto"/>
                    <w:bottom w:val="none" w:sz="0" w:space="0" w:color="auto"/>
                    <w:right w:val="none" w:sz="0" w:space="0" w:color="auto"/>
                  </w:divBdr>
                </w:div>
                <w:div w:id="51538671">
                  <w:marLeft w:val="0"/>
                  <w:marRight w:val="0"/>
                  <w:marTop w:val="0"/>
                  <w:marBottom w:val="0"/>
                  <w:divBdr>
                    <w:top w:val="none" w:sz="0" w:space="0" w:color="auto"/>
                    <w:left w:val="none" w:sz="0" w:space="0" w:color="auto"/>
                    <w:bottom w:val="none" w:sz="0" w:space="0" w:color="auto"/>
                    <w:right w:val="none" w:sz="0" w:space="0" w:color="auto"/>
                  </w:divBdr>
                </w:div>
                <w:div w:id="221186021">
                  <w:marLeft w:val="0"/>
                  <w:marRight w:val="0"/>
                  <w:marTop w:val="0"/>
                  <w:marBottom w:val="0"/>
                  <w:divBdr>
                    <w:top w:val="none" w:sz="0" w:space="0" w:color="auto"/>
                    <w:left w:val="none" w:sz="0" w:space="0" w:color="auto"/>
                    <w:bottom w:val="none" w:sz="0" w:space="0" w:color="auto"/>
                    <w:right w:val="none" w:sz="0" w:space="0" w:color="auto"/>
                  </w:divBdr>
                </w:div>
                <w:div w:id="2010791801">
                  <w:marLeft w:val="0"/>
                  <w:marRight w:val="0"/>
                  <w:marTop w:val="0"/>
                  <w:marBottom w:val="0"/>
                  <w:divBdr>
                    <w:top w:val="none" w:sz="0" w:space="0" w:color="auto"/>
                    <w:left w:val="none" w:sz="0" w:space="0" w:color="auto"/>
                    <w:bottom w:val="none" w:sz="0" w:space="0" w:color="auto"/>
                    <w:right w:val="none" w:sz="0" w:space="0" w:color="auto"/>
                  </w:divBdr>
                </w:div>
                <w:div w:id="815607620">
                  <w:marLeft w:val="0"/>
                  <w:marRight w:val="0"/>
                  <w:marTop w:val="0"/>
                  <w:marBottom w:val="0"/>
                  <w:divBdr>
                    <w:top w:val="none" w:sz="0" w:space="0" w:color="auto"/>
                    <w:left w:val="none" w:sz="0" w:space="0" w:color="auto"/>
                    <w:bottom w:val="none" w:sz="0" w:space="0" w:color="auto"/>
                    <w:right w:val="none" w:sz="0" w:space="0" w:color="auto"/>
                  </w:divBdr>
                </w:div>
                <w:div w:id="1328364669">
                  <w:marLeft w:val="0"/>
                  <w:marRight w:val="0"/>
                  <w:marTop w:val="0"/>
                  <w:marBottom w:val="0"/>
                  <w:divBdr>
                    <w:top w:val="none" w:sz="0" w:space="0" w:color="auto"/>
                    <w:left w:val="none" w:sz="0" w:space="0" w:color="auto"/>
                    <w:bottom w:val="none" w:sz="0" w:space="0" w:color="auto"/>
                    <w:right w:val="none" w:sz="0" w:space="0" w:color="auto"/>
                  </w:divBdr>
                </w:div>
                <w:div w:id="557937889">
                  <w:marLeft w:val="0"/>
                  <w:marRight w:val="0"/>
                  <w:marTop w:val="0"/>
                  <w:marBottom w:val="0"/>
                  <w:divBdr>
                    <w:top w:val="none" w:sz="0" w:space="0" w:color="auto"/>
                    <w:left w:val="none" w:sz="0" w:space="0" w:color="auto"/>
                    <w:bottom w:val="none" w:sz="0" w:space="0" w:color="auto"/>
                    <w:right w:val="none" w:sz="0" w:space="0" w:color="auto"/>
                  </w:divBdr>
                </w:div>
                <w:div w:id="193620422">
                  <w:marLeft w:val="0"/>
                  <w:marRight w:val="0"/>
                  <w:marTop w:val="0"/>
                  <w:marBottom w:val="0"/>
                  <w:divBdr>
                    <w:top w:val="none" w:sz="0" w:space="0" w:color="auto"/>
                    <w:left w:val="none" w:sz="0" w:space="0" w:color="auto"/>
                    <w:bottom w:val="none" w:sz="0" w:space="0" w:color="auto"/>
                    <w:right w:val="none" w:sz="0" w:space="0" w:color="auto"/>
                  </w:divBdr>
                </w:div>
                <w:div w:id="2046324694">
                  <w:marLeft w:val="0"/>
                  <w:marRight w:val="0"/>
                  <w:marTop w:val="0"/>
                  <w:marBottom w:val="0"/>
                  <w:divBdr>
                    <w:top w:val="none" w:sz="0" w:space="0" w:color="auto"/>
                    <w:left w:val="none" w:sz="0" w:space="0" w:color="auto"/>
                    <w:bottom w:val="none" w:sz="0" w:space="0" w:color="auto"/>
                    <w:right w:val="none" w:sz="0" w:space="0" w:color="auto"/>
                  </w:divBdr>
                </w:div>
                <w:div w:id="178661785">
                  <w:marLeft w:val="0"/>
                  <w:marRight w:val="0"/>
                  <w:marTop w:val="0"/>
                  <w:marBottom w:val="0"/>
                  <w:divBdr>
                    <w:top w:val="none" w:sz="0" w:space="0" w:color="auto"/>
                    <w:left w:val="none" w:sz="0" w:space="0" w:color="auto"/>
                    <w:bottom w:val="none" w:sz="0" w:space="0" w:color="auto"/>
                    <w:right w:val="none" w:sz="0" w:space="0" w:color="auto"/>
                  </w:divBdr>
                </w:div>
                <w:div w:id="1853062900">
                  <w:marLeft w:val="0"/>
                  <w:marRight w:val="0"/>
                  <w:marTop w:val="0"/>
                  <w:marBottom w:val="0"/>
                  <w:divBdr>
                    <w:top w:val="none" w:sz="0" w:space="0" w:color="auto"/>
                    <w:left w:val="none" w:sz="0" w:space="0" w:color="auto"/>
                    <w:bottom w:val="none" w:sz="0" w:space="0" w:color="auto"/>
                    <w:right w:val="none" w:sz="0" w:space="0" w:color="auto"/>
                  </w:divBdr>
                </w:div>
                <w:div w:id="2067996569">
                  <w:marLeft w:val="0"/>
                  <w:marRight w:val="0"/>
                  <w:marTop w:val="0"/>
                  <w:marBottom w:val="0"/>
                  <w:divBdr>
                    <w:top w:val="none" w:sz="0" w:space="0" w:color="auto"/>
                    <w:left w:val="none" w:sz="0" w:space="0" w:color="auto"/>
                    <w:bottom w:val="none" w:sz="0" w:space="0" w:color="auto"/>
                    <w:right w:val="none" w:sz="0" w:space="0" w:color="auto"/>
                  </w:divBdr>
                </w:div>
                <w:div w:id="1134372011">
                  <w:marLeft w:val="0"/>
                  <w:marRight w:val="0"/>
                  <w:marTop w:val="0"/>
                  <w:marBottom w:val="0"/>
                  <w:divBdr>
                    <w:top w:val="none" w:sz="0" w:space="0" w:color="auto"/>
                    <w:left w:val="none" w:sz="0" w:space="0" w:color="auto"/>
                    <w:bottom w:val="none" w:sz="0" w:space="0" w:color="auto"/>
                    <w:right w:val="none" w:sz="0" w:space="0" w:color="auto"/>
                  </w:divBdr>
                </w:div>
                <w:div w:id="923145461">
                  <w:marLeft w:val="0"/>
                  <w:marRight w:val="0"/>
                  <w:marTop w:val="0"/>
                  <w:marBottom w:val="0"/>
                  <w:divBdr>
                    <w:top w:val="none" w:sz="0" w:space="0" w:color="auto"/>
                    <w:left w:val="none" w:sz="0" w:space="0" w:color="auto"/>
                    <w:bottom w:val="none" w:sz="0" w:space="0" w:color="auto"/>
                    <w:right w:val="none" w:sz="0" w:space="0" w:color="auto"/>
                  </w:divBdr>
                </w:div>
                <w:div w:id="114832841">
                  <w:marLeft w:val="0"/>
                  <w:marRight w:val="0"/>
                  <w:marTop w:val="0"/>
                  <w:marBottom w:val="0"/>
                  <w:divBdr>
                    <w:top w:val="none" w:sz="0" w:space="0" w:color="auto"/>
                    <w:left w:val="none" w:sz="0" w:space="0" w:color="auto"/>
                    <w:bottom w:val="none" w:sz="0" w:space="0" w:color="auto"/>
                    <w:right w:val="none" w:sz="0" w:space="0" w:color="auto"/>
                  </w:divBdr>
                </w:div>
                <w:div w:id="1901819115">
                  <w:marLeft w:val="0"/>
                  <w:marRight w:val="0"/>
                  <w:marTop w:val="0"/>
                  <w:marBottom w:val="0"/>
                  <w:divBdr>
                    <w:top w:val="none" w:sz="0" w:space="0" w:color="auto"/>
                    <w:left w:val="none" w:sz="0" w:space="0" w:color="auto"/>
                    <w:bottom w:val="none" w:sz="0" w:space="0" w:color="auto"/>
                    <w:right w:val="none" w:sz="0" w:space="0" w:color="auto"/>
                  </w:divBdr>
                </w:div>
                <w:div w:id="342636282">
                  <w:marLeft w:val="0"/>
                  <w:marRight w:val="0"/>
                  <w:marTop w:val="0"/>
                  <w:marBottom w:val="0"/>
                  <w:divBdr>
                    <w:top w:val="none" w:sz="0" w:space="0" w:color="auto"/>
                    <w:left w:val="none" w:sz="0" w:space="0" w:color="auto"/>
                    <w:bottom w:val="none" w:sz="0" w:space="0" w:color="auto"/>
                    <w:right w:val="none" w:sz="0" w:space="0" w:color="auto"/>
                  </w:divBdr>
                </w:div>
                <w:div w:id="892159923">
                  <w:marLeft w:val="0"/>
                  <w:marRight w:val="0"/>
                  <w:marTop w:val="0"/>
                  <w:marBottom w:val="0"/>
                  <w:divBdr>
                    <w:top w:val="none" w:sz="0" w:space="0" w:color="auto"/>
                    <w:left w:val="none" w:sz="0" w:space="0" w:color="auto"/>
                    <w:bottom w:val="none" w:sz="0" w:space="0" w:color="auto"/>
                    <w:right w:val="none" w:sz="0" w:space="0" w:color="auto"/>
                  </w:divBdr>
                </w:div>
                <w:div w:id="827671883">
                  <w:marLeft w:val="0"/>
                  <w:marRight w:val="0"/>
                  <w:marTop w:val="0"/>
                  <w:marBottom w:val="0"/>
                  <w:divBdr>
                    <w:top w:val="none" w:sz="0" w:space="0" w:color="auto"/>
                    <w:left w:val="none" w:sz="0" w:space="0" w:color="auto"/>
                    <w:bottom w:val="none" w:sz="0" w:space="0" w:color="auto"/>
                    <w:right w:val="none" w:sz="0" w:space="0" w:color="auto"/>
                  </w:divBdr>
                </w:div>
                <w:div w:id="1560941898">
                  <w:marLeft w:val="0"/>
                  <w:marRight w:val="0"/>
                  <w:marTop w:val="0"/>
                  <w:marBottom w:val="0"/>
                  <w:divBdr>
                    <w:top w:val="none" w:sz="0" w:space="0" w:color="auto"/>
                    <w:left w:val="none" w:sz="0" w:space="0" w:color="auto"/>
                    <w:bottom w:val="none" w:sz="0" w:space="0" w:color="auto"/>
                    <w:right w:val="none" w:sz="0" w:space="0" w:color="auto"/>
                  </w:divBdr>
                </w:div>
                <w:div w:id="863254665">
                  <w:marLeft w:val="0"/>
                  <w:marRight w:val="0"/>
                  <w:marTop w:val="0"/>
                  <w:marBottom w:val="0"/>
                  <w:divBdr>
                    <w:top w:val="none" w:sz="0" w:space="0" w:color="auto"/>
                    <w:left w:val="none" w:sz="0" w:space="0" w:color="auto"/>
                    <w:bottom w:val="none" w:sz="0" w:space="0" w:color="auto"/>
                    <w:right w:val="none" w:sz="0" w:space="0" w:color="auto"/>
                  </w:divBdr>
                </w:div>
                <w:div w:id="189228429">
                  <w:marLeft w:val="0"/>
                  <w:marRight w:val="0"/>
                  <w:marTop w:val="0"/>
                  <w:marBottom w:val="0"/>
                  <w:divBdr>
                    <w:top w:val="none" w:sz="0" w:space="0" w:color="auto"/>
                    <w:left w:val="none" w:sz="0" w:space="0" w:color="auto"/>
                    <w:bottom w:val="none" w:sz="0" w:space="0" w:color="auto"/>
                    <w:right w:val="none" w:sz="0" w:space="0" w:color="auto"/>
                  </w:divBdr>
                </w:div>
                <w:div w:id="2047636659">
                  <w:marLeft w:val="0"/>
                  <w:marRight w:val="0"/>
                  <w:marTop w:val="0"/>
                  <w:marBottom w:val="0"/>
                  <w:divBdr>
                    <w:top w:val="none" w:sz="0" w:space="0" w:color="auto"/>
                    <w:left w:val="none" w:sz="0" w:space="0" w:color="auto"/>
                    <w:bottom w:val="none" w:sz="0" w:space="0" w:color="auto"/>
                    <w:right w:val="none" w:sz="0" w:space="0" w:color="auto"/>
                  </w:divBdr>
                </w:div>
                <w:div w:id="828178448">
                  <w:marLeft w:val="0"/>
                  <w:marRight w:val="0"/>
                  <w:marTop w:val="0"/>
                  <w:marBottom w:val="0"/>
                  <w:divBdr>
                    <w:top w:val="none" w:sz="0" w:space="0" w:color="auto"/>
                    <w:left w:val="none" w:sz="0" w:space="0" w:color="auto"/>
                    <w:bottom w:val="none" w:sz="0" w:space="0" w:color="auto"/>
                    <w:right w:val="none" w:sz="0" w:space="0" w:color="auto"/>
                  </w:divBdr>
                </w:div>
                <w:div w:id="2037582590">
                  <w:marLeft w:val="0"/>
                  <w:marRight w:val="0"/>
                  <w:marTop w:val="0"/>
                  <w:marBottom w:val="0"/>
                  <w:divBdr>
                    <w:top w:val="none" w:sz="0" w:space="0" w:color="auto"/>
                    <w:left w:val="none" w:sz="0" w:space="0" w:color="auto"/>
                    <w:bottom w:val="none" w:sz="0" w:space="0" w:color="auto"/>
                    <w:right w:val="none" w:sz="0" w:space="0" w:color="auto"/>
                  </w:divBdr>
                </w:div>
                <w:div w:id="869419295">
                  <w:marLeft w:val="0"/>
                  <w:marRight w:val="0"/>
                  <w:marTop w:val="0"/>
                  <w:marBottom w:val="0"/>
                  <w:divBdr>
                    <w:top w:val="none" w:sz="0" w:space="0" w:color="auto"/>
                    <w:left w:val="none" w:sz="0" w:space="0" w:color="auto"/>
                    <w:bottom w:val="none" w:sz="0" w:space="0" w:color="auto"/>
                    <w:right w:val="none" w:sz="0" w:space="0" w:color="auto"/>
                  </w:divBdr>
                </w:div>
                <w:div w:id="1183130625">
                  <w:marLeft w:val="0"/>
                  <w:marRight w:val="0"/>
                  <w:marTop w:val="0"/>
                  <w:marBottom w:val="0"/>
                  <w:divBdr>
                    <w:top w:val="none" w:sz="0" w:space="0" w:color="auto"/>
                    <w:left w:val="none" w:sz="0" w:space="0" w:color="auto"/>
                    <w:bottom w:val="none" w:sz="0" w:space="0" w:color="auto"/>
                    <w:right w:val="none" w:sz="0" w:space="0" w:color="auto"/>
                  </w:divBdr>
                </w:div>
                <w:div w:id="1125393830">
                  <w:marLeft w:val="0"/>
                  <w:marRight w:val="0"/>
                  <w:marTop w:val="0"/>
                  <w:marBottom w:val="0"/>
                  <w:divBdr>
                    <w:top w:val="none" w:sz="0" w:space="0" w:color="auto"/>
                    <w:left w:val="none" w:sz="0" w:space="0" w:color="auto"/>
                    <w:bottom w:val="none" w:sz="0" w:space="0" w:color="auto"/>
                    <w:right w:val="none" w:sz="0" w:space="0" w:color="auto"/>
                  </w:divBdr>
                </w:div>
                <w:div w:id="1869634251">
                  <w:marLeft w:val="0"/>
                  <w:marRight w:val="0"/>
                  <w:marTop w:val="0"/>
                  <w:marBottom w:val="0"/>
                  <w:divBdr>
                    <w:top w:val="none" w:sz="0" w:space="0" w:color="auto"/>
                    <w:left w:val="none" w:sz="0" w:space="0" w:color="auto"/>
                    <w:bottom w:val="none" w:sz="0" w:space="0" w:color="auto"/>
                    <w:right w:val="none" w:sz="0" w:space="0" w:color="auto"/>
                  </w:divBdr>
                </w:div>
                <w:div w:id="908079515">
                  <w:marLeft w:val="0"/>
                  <w:marRight w:val="0"/>
                  <w:marTop w:val="0"/>
                  <w:marBottom w:val="0"/>
                  <w:divBdr>
                    <w:top w:val="none" w:sz="0" w:space="0" w:color="auto"/>
                    <w:left w:val="none" w:sz="0" w:space="0" w:color="auto"/>
                    <w:bottom w:val="none" w:sz="0" w:space="0" w:color="auto"/>
                    <w:right w:val="none" w:sz="0" w:space="0" w:color="auto"/>
                  </w:divBdr>
                </w:div>
                <w:div w:id="365526477">
                  <w:marLeft w:val="0"/>
                  <w:marRight w:val="0"/>
                  <w:marTop w:val="0"/>
                  <w:marBottom w:val="0"/>
                  <w:divBdr>
                    <w:top w:val="none" w:sz="0" w:space="0" w:color="auto"/>
                    <w:left w:val="none" w:sz="0" w:space="0" w:color="auto"/>
                    <w:bottom w:val="none" w:sz="0" w:space="0" w:color="auto"/>
                    <w:right w:val="none" w:sz="0" w:space="0" w:color="auto"/>
                  </w:divBdr>
                </w:div>
                <w:div w:id="1195076304">
                  <w:marLeft w:val="0"/>
                  <w:marRight w:val="0"/>
                  <w:marTop w:val="0"/>
                  <w:marBottom w:val="0"/>
                  <w:divBdr>
                    <w:top w:val="none" w:sz="0" w:space="0" w:color="auto"/>
                    <w:left w:val="none" w:sz="0" w:space="0" w:color="auto"/>
                    <w:bottom w:val="none" w:sz="0" w:space="0" w:color="auto"/>
                    <w:right w:val="none" w:sz="0" w:space="0" w:color="auto"/>
                  </w:divBdr>
                </w:div>
                <w:div w:id="1617566372">
                  <w:marLeft w:val="0"/>
                  <w:marRight w:val="0"/>
                  <w:marTop w:val="0"/>
                  <w:marBottom w:val="0"/>
                  <w:divBdr>
                    <w:top w:val="none" w:sz="0" w:space="0" w:color="auto"/>
                    <w:left w:val="none" w:sz="0" w:space="0" w:color="auto"/>
                    <w:bottom w:val="none" w:sz="0" w:space="0" w:color="auto"/>
                    <w:right w:val="none" w:sz="0" w:space="0" w:color="auto"/>
                  </w:divBdr>
                </w:div>
                <w:div w:id="226192480">
                  <w:marLeft w:val="0"/>
                  <w:marRight w:val="0"/>
                  <w:marTop w:val="0"/>
                  <w:marBottom w:val="0"/>
                  <w:divBdr>
                    <w:top w:val="none" w:sz="0" w:space="0" w:color="auto"/>
                    <w:left w:val="none" w:sz="0" w:space="0" w:color="auto"/>
                    <w:bottom w:val="none" w:sz="0" w:space="0" w:color="auto"/>
                    <w:right w:val="none" w:sz="0" w:space="0" w:color="auto"/>
                  </w:divBdr>
                </w:div>
                <w:div w:id="1096289094">
                  <w:marLeft w:val="0"/>
                  <w:marRight w:val="0"/>
                  <w:marTop w:val="0"/>
                  <w:marBottom w:val="0"/>
                  <w:divBdr>
                    <w:top w:val="none" w:sz="0" w:space="0" w:color="auto"/>
                    <w:left w:val="none" w:sz="0" w:space="0" w:color="auto"/>
                    <w:bottom w:val="none" w:sz="0" w:space="0" w:color="auto"/>
                    <w:right w:val="none" w:sz="0" w:space="0" w:color="auto"/>
                  </w:divBdr>
                </w:div>
                <w:div w:id="224489195">
                  <w:marLeft w:val="0"/>
                  <w:marRight w:val="0"/>
                  <w:marTop w:val="0"/>
                  <w:marBottom w:val="0"/>
                  <w:divBdr>
                    <w:top w:val="none" w:sz="0" w:space="0" w:color="auto"/>
                    <w:left w:val="none" w:sz="0" w:space="0" w:color="auto"/>
                    <w:bottom w:val="none" w:sz="0" w:space="0" w:color="auto"/>
                    <w:right w:val="none" w:sz="0" w:space="0" w:color="auto"/>
                  </w:divBdr>
                </w:div>
                <w:div w:id="1452238353">
                  <w:marLeft w:val="0"/>
                  <w:marRight w:val="0"/>
                  <w:marTop w:val="0"/>
                  <w:marBottom w:val="0"/>
                  <w:divBdr>
                    <w:top w:val="none" w:sz="0" w:space="0" w:color="auto"/>
                    <w:left w:val="none" w:sz="0" w:space="0" w:color="auto"/>
                    <w:bottom w:val="none" w:sz="0" w:space="0" w:color="auto"/>
                    <w:right w:val="none" w:sz="0" w:space="0" w:color="auto"/>
                  </w:divBdr>
                </w:div>
                <w:div w:id="1351839127">
                  <w:marLeft w:val="0"/>
                  <w:marRight w:val="0"/>
                  <w:marTop w:val="0"/>
                  <w:marBottom w:val="0"/>
                  <w:divBdr>
                    <w:top w:val="none" w:sz="0" w:space="0" w:color="auto"/>
                    <w:left w:val="none" w:sz="0" w:space="0" w:color="auto"/>
                    <w:bottom w:val="none" w:sz="0" w:space="0" w:color="auto"/>
                    <w:right w:val="none" w:sz="0" w:space="0" w:color="auto"/>
                  </w:divBdr>
                </w:div>
                <w:div w:id="1349865260">
                  <w:marLeft w:val="0"/>
                  <w:marRight w:val="0"/>
                  <w:marTop w:val="0"/>
                  <w:marBottom w:val="0"/>
                  <w:divBdr>
                    <w:top w:val="none" w:sz="0" w:space="0" w:color="auto"/>
                    <w:left w:val="none" w:sz="0" w:space="0" w:color="auto"/>
                    <w:bottom w:val="none" w:sz="0" w:space="0" w:color="auto"/>
                    <w:right w:val="none" w:sz="0" w:space="0" w:color="auto"/>
                  </w:divBdr>
                </w:div>
                <w:div w:id="1489203021">
                  <w:marLeft w:val="0"/>
                  <w:marRight w:val="0"/>
                  <w:marTop w:val="0"/>
                  <w:marBottom w:val="0"/>
                  <w:divBdr>
                    <w:top w:val="none" w:sz="0" w:space="0" w:color="auto"/>
                    <w:left w:val="none" w:sz="0" w:space="0" w:color="auto"/>
                    <w:bottom w:val="none" w:sz="0" w:space="0" w:color="auto"/>
                    <w:right w:val="none" w:sz="0" w:space="0" w:color="auto"/>
                  </w:divBdr>
                </w:div>
                <w:div w:id="2063019392">
                  <w:marLeft w:val="0"/>
                  <w:marRight w:val="0"/>
                  <w:marTop w:val="0"/>
                  <w:marBottom w:val="0"/>
                  <w:divBdr>
                    <w:top w:val="none" w:sz="0" w:space="0" w:color="auto"/>
                    <w:left w:val="none" w:sz="0" w:space="0" w:color="auto"/>
                    <w:bottom w:val="none" w:sz="0" w:space="0" w:color="auto"/>
                    <w:right w:val="none" w:sz="0" w:space="0" w:color="auto"/>
                  </w:divBdr>
                </w:div>
                <w:div w:id="632174163">
                  <w:marLeft w:val="0"/>
                  <w:marRight w:val="0"/>
                  <w:marTop w:val="0"/>
                  <w:marBottom w:val="0"/>
                  <w:divBdr>
                    <w:top w:val="none" w:sz="0" w:space="0" w:color="auto"/>
                    <w:left w:val="none" w:sz="0" w:space="0" w:color="auto"/>
                    <w:bottom w:val="none" w:sz="0" w:space="0" w:color="auto"/>
                    <w:right w:val="none" w:sz="0" w:space="0" w:color="auto"/>
                  </w:divBdr>
                </w:div>
                <w:div w:id="403643247">
                  <w:marLeft w:val="0"/>
                  <w:marRight w:val="0"/>
                  <w:marTop w:val="0"/>
                  <w:marBottom w:val="0"/>
                  <w:divBdr>
                    <w:top w:val="none" w:sz="0" w:space="0" w:color="auto"/>
                    <w:left w:val="none" w:sz="0" w:space="0" w:color="auto"/>
                    <w:bottom w:val="none" w:sz="0" w:space="0" w:color="auto"/>
                    <w:right w:val="none" w:sz="0" w:space="0" w:color="auto"/>
                  </w:divBdr>
                </w:div>
                <w:div w:id="113909072">
                  <w:marLeft w:val="0"/>
                  <w:marRight w:val="0"/>
                  <w:marTop w:val="0"/>
                  <w:marBottom w:val="0"/>
                  <w:divBdr>
                    <w:top w:val="none" w:sz="0" w:space="0" w:color="auto"/>
                    <w:left w:val="none" w:sz="0" w:space="0" w:color="auto"/>
                    <w:bottom w:val="none" w:sz="0" w:space="0" w:color="auto"/>
                    <w:right w:val="none" w:sz="0" w:space="0" w:color="auto"/>
                  </w:divBdr>
                </w:div>
                <w:div w:id="630671497">
                  <w:marLeft w:val="0"/>
                  <w:marRight w:val="0"/>
                  <w:marTop w:val="0"/>
                  <w:marBottom w:val="0"/>
                  <w:divBdr>
                    <w:top w:val="none" w:sz="0" w:space="0" w:color="auto"/>
                    <w:left w:val="none" w:sz="0" w:space="0" w:color="auto"/>
                    <w:bottom w:val="none" w:sz="0" w:space="0" w:color="auto"/>
                    <w:right w:val="none" w:sz="0" w:space="0" w:color="auto"/>
                  </w:divBdr>
                </w:div>
                <w:div w:id="1338382508">
                  <w:marLeft w:val="0"/>
                  <w:marRight w:val="0"/>
                  <w:marTop w:val="0"/>
                  <w:marBottom w:val="0"/>
                  <w:divBdr>
                    <w:top w:val="none" w:sz="0" w:space="0" w:color="auto"/>
                    <w:left w:val="none" w:sz="0" w:space="0" w:color="auto"/>
                    <w:bottom w:val="none" w:sz="0" w:space="0" w:color="auto"/>
                    <w:right w:val="none" w:sz="0" w:space="0" w:color="auto"/>
                  </w:divBdr>
                </w:div>
                <w:div w:id="537812894">
                  <w:marLeft w:val="0"/>
                  <w:marRight w:val="0"/>
                  <w:marTop w:val="0"/>
                  <w:marBottom w:val="0"/>
                  <w:divBdr>
                    <w:top w:val="none" w:sz="0" w:space="0" w:color="auto"/>
                    <w:left w:val="none" w:sz="0" w:space="0" w:color="auto"/>
                    <w:bottom w:val="none" w:sz="0" w:space="0" w:color="auto"/>
                    <w:right w:val="none" w:sz="0" w:space="0" w:color="auto"/>
                  </w:divBdr>
                </w:div>
                <w:div w:id="1690570110">
                  <w:marLeft w:val="0"/>
                  <w:marRight w:val="0"/>
                  <w:marTop w:val="0"/>
                  <w:marBottom w:val="0"/>
                  <w:divBdr>
                    <w:top w:val="none" w:sz="0" w:space="0" w:color="auto"/>
                    <w:left w:val="none" w:sz="0" w:space="0" w:color="auto"/>
                    <w:bottom w:val="none" w:sz="0" w:space="0" w:color="auto"/>
                    <w:right w:val="none" w:sz="0" w:space="0" w:color="auto"/>
                  </w:divBdr>
                </w:div>
                <w:div w:id="640501306">
                  <w:marLeft w:val="0"/>
                  <w:marRight w:val="0"/>
                  <w:marTop w:val="0"/>
                  <w:marBottom w:val="0"/>
                  <w:divBdr>
                    <w:top w:val="none" w:sz="0" w:space="0" w:color="auto"/>
                    <w:left w:val="none" w:sz="0" w:space="0" w:color="auto"/>
                    <w:bottom w:val="none" w:sz="0" w:space="0" w:color="auto"/>
                    <w:right w:val="none" w:sz="0" w:space="0" w:color="auto"/>
                  </w:divBdr>
                </w:div>
                <w:div w:id="1176575303">
                  <w:marLeft w:val="0"/>
                  <w:marRight w:val="0"/>
                  <w:marTop w:val="0"/>
                  <w:marBottom w:val="0"/>
                  <w:divBdr>
                    <w:top w:val="none" w:sz="0" w:space="0" w:color="auto"/>
                    <w:left w:val="none" w:sz="0" w:space="0" w:color="auto"/>
                    <w:bottom w:val="none" w:sz="0" w:space="0" w:color="auto"/>
                    <w:right w:val="none" w:sz="0" w:space="0" w:color="auto"/>
                  </w:divBdr>
                </w:div>
                <w:div w:id="1117061422">
                  <w:marLeft w:val="0"/>
                  <w:marRight w:val="0"/>
                  <w:marTop w:val="0"/>
                  <w:marBottom w:val="0"/>
                  <w:divBdr>
                    <w:top w:val="none" w:sz="0" w:space="0" w:color="auto"/>
                    <w:left w:val="none" w:sz="0" w:space="0" w:color="auto"/>
                    <w:bottom w:val="none" w:sz="0" w:space="0" w:color="auto"/>
                    <w:right w:val="none" w:sz="0" w:space="0" w:color="auto"/>
                  </w:divBdr>
                </w:div>
                <w:div w:id="1362365491">
                  <w:marLeft w:val="0"/>
                  <w:marRight w:val="0"/>
                  <w:marTop w:val="0"/>
                  <w:marBottom w:val="0"/>
                  <w:divBdr>
                    <w:top w:val="none" w:sz="0" w:space="0" w:color="auto"/>
                    <w:left w:val="none" w:sz="0" w:space="0" w:color="auto"/>
                    <w:bottom w:val="none" w:sz="0" w:space="0" w:color="auto"/>
                    <w:right w:val="none" w:sz="0" w:space="0" w:color="auto"/>
                  </w:divBdr>
                </w:div>
                <w:div w:id="2131901046">
                  <w:marLeft w:val="0"/>
                  <w:marRight w:val="0"/>
                  <w:marTop w:val="0"/>
                  <w:marBottom w:val="0"/>
                  <w:divBdr>
                    <w:top w:val="none" w:sz="0" w:space="0" w:color="auto"/>
                    <w:left w:val="none" w:sz="0" w:space="0" w:color="auto"/>
                    <w:bottom w:val="none" w:sz="0" w:space="0" w:color="auto"/>
                    <w:right w:val="none" w:sz="0" w:space="0" w:color="auto"/>
                  </w:divBdr>
                </w:div>
                <w:div w:id="1688873204">
                  <w:marLeft w:val="0"/>
                  <w:marRight w:val="0"/>
                  <w:marTop w:val="0"/>
                  <w:marBottom w:val="0"/>
                  <w:divBdr>
                    <w:top w:val="none" w:sz="0" w:space="0" w:color="auto"/>
                    <w:left w:val="none" w:sz="0" w:space="0" w:color="auto"/>
                    <w:bottom w:val="none" w:sz="0" w:space="0" w:color="auto"/>
                    <w:right w:val="none" w:sz="0" w:space="0" w:color="auto"/>
                  </w:divBdr>
                </w:div>
                <w:div w:id="528375697">
                  <w:marLeft w:val="0"/>
                  <w:marRight w:val="0"/>
                  <w:marTop w:val="0"/>
                  <w:marBottom w:val="0"/>
                  <w:divBdr>
                    <w:top w:val="none" w:sz="0" w:space="0" w:color="auto"/>
                    <w:left w:val="none" w:sz="0" w:space="0" w:color="auto"/>
                    <w:bottom w:val="none" w:sz="0" w:space="0" w:color="auto"/>
                    <w:right w:val="none" w:sz="0" w:space="0" w:color="auto"/>
                  </w:divBdr>
                </w:div>
                <w:div w:id="1685786238">
                  <w:marLeft w:val="0"/>
                  <w:marRight w:val="0"/>
                  <w:marTop w:val="0"/>
                  <w:marBottom w:val="0"/>
                  <w:divBdr>
                    <w:top w:val="none" w:sz="0" w:space="0" w:color="auto"/>
                    <w:left w:val="none" w:sz="0" w:space="0" w:color="auto"/>
                    <w:bottom w:val="none" w:sz="0" w:space="0" w:color="auto"/>
                    <w:right w:val="none" w:sz="0" w:space="0" w:color="auto"/>
                  </w:divBdr>
                </w:div>
                <w:div w:id="90129450">
                  <w:marLeft w:val="0"/>
                  <w:marRight w:val="0"/>
                  <w:marTop w:val="0"/>
                  <w:marBottom w:val="0"/>
                  <w:divBdr>
                    <w:top w:val="none" w:sz="0" w:space="0" w:color="auto"/>
                    <w:left w:val="none" w:sz="0" w:space="0" w:color="auto"/>
                    <w:bottom w:val="none" w:sz="0" w:space="0" w:color="auto"/>
                    <w:right w:val="none" w:sz="0" w:space="0" w:color="auto"/>
                  </w:divBdr>
                </w:div>
                <w:div w:id="569385694">
                  <w:marLeft w:val="0"/>
                  <w:marRight w:val="0"/>
                  <w:marTop w:val="0"/>
                  <w:marBottom w:val="0"/>
                  <w:divBdr>
                    <w:top w:val="none" w:sz="0" w:space="0" w:color="auto"/>
                    <w:left w:val="none" w:sz="0" w:space="0" w:color="auto"/>
                    <w:bottom w:val="none" w:sz="0" w:space="0" w:color="auto"/>
                    <w:right w:val="none" w:sz="0" w:space="0" w:color="auto"/>
                  </w:divBdr>
                </w:div>
                <w:div w:id="1039358774">
                  <w:marLeft w:val="0"/>
                  <w:marRight w:val="0"/>
                  <w:marTop w:val="0"/>
                  <w:marBottom w:val="0"/>
                  <w:divBdr>
                    <w:top w:val="none" w:sz="0" w:space="0" w:color="auto"/>
                    <w:left w:val="none" w:sz="0" w:space="0" w:color="auto"/>
                    <w:bottom w:val="none" w:sz="0" w:space="0" w:color="auto"/>
                    <w:right w:val="none" w:sz="0" w:space="0" w:color="auto"/>
                  </w:divBdr>
                </w:div>
                <w:div w:id="1558976417">
                  <w:marLeft w:val="0"/>
                  <w:marRight w:val="0"/>
                  <w:marTop w:val="0"/>
                  <w:marBottom w:val="0"/>
                  <w:divBdr>
                    <w:top w:val="none" w:sz="0" w:space="0" w:color="auto"/>
                    <w:left w:val="none" w:sz="0" w:space="0" w:color="auto"/>
                    <w:bottom w:val="none" w:sz="0" w:space="0" w:color="auto"/>
                    <w:right w:val="none" w:sz="0" w:space="0" w:color="auto"/>
                  </w:divBdr>
                </w:div>
                <w:div w:id="253323923">
                  <w:marLeft w:val="0"/>
                  <w:marRight w:val="0"/>
                  <w:marTop w:val="0"/>
                  <w:marBottom w:val="0"/>
                  <w:divBdr>
                    <w:top w:val="none" w:sz="0" w:space="0" w:color="auto"/>
                    <w:left w:val="none" w:sz="0" w:space="0" w:color="auto"/>
                    <w:bottom w:val="none" w:sz="0" w:space="0" w:color="auto"/>
                    <w:right w:val="none" w:sz="0" w:space="0" w:color="auto"/>
                  </w:divBdr>
                </w:div>
                <w:div w:id="1132334573">
                  <w:marLeft w:val="0"/>
                  <w:marRight w:val="0"/>
                  <w:marTop w:val="0"/>
                  <w:marBottom w:val="0"/>
                  <w:divBdr>
                    <w:top w:val="none" w:sz="0" w:space="0" w:color="auto"/>
                    <w:left w:val="none" w:sz="0" w:space="0" w:color="auto"/>
                    <w:bottom w:val="none" w:sz="0" w:space="0" w:color="auto"/>
                    <w:right w:val="none" w:sz="0" w:space="0" w:color="auto"/>
                  </w:divBdr>
                </w:div>
                <w:div w:id="1150708886">
                  <w:marLeft w:val="0"/>
                  <w:marRight w:val="0"/>
                  <w:marTop w:val="0"/>
                  <w:marBottom w:val="0"/>
                  <w:divBdr>
                    <w:top w:val="none" w:sz="0" w:space="0" w:color="auto"/>
                    <w:left w:val="none" w:sz="0" w:space="0" w:color="auto"/>
                    <w:bottom w:val="none" w:sz="0" w:space="0" w:color="auto"/>
                    <w:right w:val="none" w:sz="0" w:space="0" w:color="auto"/>
                  </w:divBdr>
                </w:div>
                <w:div w:id="1896231277">
                  <w:marLeft w:val="0"/>
                  <w:marRight w:val="0"/>
                  <w:marTop w:val="0"/>
                  <w:marBottom w:val="0"/>
                  <w:divBdr>
                    <w:top w:val="none" w:sz="0" w:space="0" w:color="auto"/>
                    <w:left w:val="none" w:sz="0" w:space="0" w:color="auto"/>
                    <w:bottom w:val="none" w:sz="0" w:space="0" w:color="auto"/>
                    <w:right w:val="none" w:sz="0" w:space="0" w:color="auto"/>
                  </w:divBdr>
                </w:div>
                <w:div w:id="1023627518">
                  <w:marLeft w:val="0"/>
                  <w:marRight w:val="0"/>
                  <w:marTop w:val="0"/>
                  <w:marBottom w:val="0"/>
                  <w:divBdr>
                    <w:top w:val="none" w:sz="0" w:space="0" w:color="auto"/>
                    <w:left w:val="none" w:sz="0" w:space="0" w:color="auto"/>
                    <w:bottom w:val="none" w:sz="0" w:space="0" w:color="auto"/>
                    <w:right w:val="none" w:sz="0" w:space="0" w:color="auto"/>
                  </w:divBdr>
                </w:div>
                <w:div w:id="1340816398">
                  <w:marLeft w:val="0"/>
                  <w:marRight w:val="0"/>
                  <w:marTop w:val="0"/>
                  <w:marBottom w:val="0"/>
                  <w:divBdr>
                    <w:top w:val="none" w:sz="0" w:space="0" w:color="auto"/>
                    <w:left w:val="none" w:sz="0" w:space="0" w:color="auto"/>
                    <w:bottom w:val="none" w:sz="0" w:space="0" w:color="auto"/>
                    <w:right w:val="none" w:sz="0" w:space="0" w:color="auto"/>
                  </w:divBdr>
                </w:div>
                <w:div w:id="135879040">
                  <w:marLeft w:val="0"/>
                  <w:marRight w:val="0"/>
                  <w:marTop w:val="0"/>
                  <w:marBottom w:val="0"/>
                  <w:divBdr>
                    <w:top w:val="none" w:sz="0" w:space="0" w:color="auto"/>
                    <w:left w:val="none" w:sz="0" w:space="0" w:color="auto"/>
                    <w:bottom w:val="none" w:sz="0" w:space="0" w:color="auto"/>
                    <w:right w:val="none" w:sz="0" w:space="0" w:color="auto"/>
                  </w:divBdr>
                </w:div>
                <w:div w:id="662515403">
                  <w:marLeft w:val="0"/>
                  <w:marRight w:val="0"/>
                  <w:marTop w:val="0"/>
                  <w:marBottom w:val="0"/>
                  <w:divBdr>
                    <w:top w:val="none" w:sz="0" w:space="0" w:color="auto"/>
                    <w:left w:val="none" w:sz="0" w:space="0" w:color="auto"/>
                    <w:bottom w:val="none" w:sz="0" w:space="0" w:color="auto"/>
                    <w:right w:val="none" w:sz="0" w:space="0" w:color="auto"/>
                  </w:divBdr>
                </w:div>
                <w:div w:id="695695623">
                  <w:marLeft w:val="0"/>
                  <w:marRight w:val="0"/>
                  <w:marTop w:val="0"/>
                  <w:marBottom w:val="0"/>
                  <w:divBdr>
                    <w:top w:val="none" w:sz="0" w:space="0" w:color="auto"/>
                    <w:left w:val="none" w:sz="0" w:space="0" w:color="auto"/>
                    <w:bottom w:val="none" w:sz="0" w:space="0" w:color="auto"/>
                    <w:right w:val="none" w:sz="0" w:space="0" w:color="auto"/>
                  </w:divBdr>
                </w:div>
                <w:div w:id="933635048">
                  <w:marLeft w:val="0"/>
                  <w:marRight w:val="0"/>
                  <w:marTop w:val="0"/>
                  <w:marBottom w:val="0"/>
                  <w:divBdr>
                    <w:top w:val="none" w:sz="0" w:space="0" w:color="auto"/>
                    <w:left w:val="none" w:sz="0" w:space="0" w:color="auto"/>
                    <w:bottom w:val="none" w:sz="0" w:space="0" w:color="auto"/>
                    <w:right w:val="none" w:sz="0" w:space="0" w:color="auto"/>
                  </w:divBdr>
                </w:div>
                <w:div w:id="258955841">
                  <w:marLeft w:val="0"/>
                  <w:marRight w:val="0"/>
                  <w:marTop w:val="0"/>
                  <w:marBottom w:val="0"/>
                  <w:divBdr>
                    <w:top w:val="none" w:sz="0" w:space="0" w:color="auto"/>
                    <w:left w:val="none" w:sz="0" w:space="0" w:color="auto"/>
                    <w:bottom w:val="none" w:sz="0" w:space="0" w:color="auto"/>
                    <w:right w:val="none" w:sz="0" w:space="0" w:color="auto"/>
                  </w:divBdr>
                </w:div>
                <w:div w:id="475807075">
                  <w:marLeft w:val="0"/>
                  <w:marRight w:val="0"/>
                  <w:marTop w:val="0"/>
                  <w:marBottom w:val="0"/>
                  <w:divBdr>
                    <w:top w:val="none" w:sz="0" w:space="0" w:color="auto"/>
                    <w:left w:val="none" w:sz="0" w:space="0" w:color="auto"/>
                    <w:bottom w:val="none" w:sz="0" w:space="0" w:color="auto"/>
                    <w:right w:val="none" w:sz="0" w:space="0" w:color="auto"/>
                  </w:divBdr>
                </w:div>
                <w:div w:id="570510264">
                  <w:marLeft w:val="0"/>
                  <w:marRight w:val="0"/>
                  <w:marTop w:val="0"/>
                  <w:marBottom w:val="0"/>
                  <w:divBdr>
                    <w:top w:val="none" w:sz="0" w:space="0" w:color="auto"/>
                    <w:left w:val="none" w:sz="0" w:space="0" w:color="auto"/>
                    <w:bottom w:val="none" w:sz="0" w:space="0" w:color="auto"/>
                    <w:right w:val="none" w:sz="0" w:space="0" w:color="auto"/>
                  </w:divBdr>
                </w:div>
                <w:div w:id="1765225112">
                  <w:marLeft w:val="0"/>
                  <w:marRight w:val="0"/>
                  <w:marTop w:val="0"/>
                  <w:marBottom w:val="0"/>
                  <w:divBdr>
                    <w:top w:val="none" w:sz="0" w:space="0" w:color="auto"/>
                    <w:left w:val="none" w:sz="0" w:space="0" w:color="auto"/>
                    <w:bottom w:val="none" w:sz="0" w:space="0" w:color="auto"/>
                    <w:right w:val="none" w:sz="0" w:space="0" w:color="auto"/>
                  </w:divBdr>
                </w:div>
                <w:div w:id="212695801">
                  <w:marLeft w:val="0"/>
                  <w:marRight w:val="0"/>
                  <w:marTop w:val="0"/>
                  <w:marBottom w:val="0"/>
                  <w:divBdr>
                    <w:top w:val="none" w:sz="0" w:space="0" w:color="auto"/>
                    <w:left w:val="none" w:sz="0" w:space="0" w:color="auto"/>
                    <w:bottom w:val="none" w:sz="0" w:space="0" w:color="auto"/>
                    <w:right w:val="none" w:sz="0" w:space="0" w:color="auto"/>
                  </w:divBdr>
                </w:div>
                <w:div w:id="1479951819">
                  <w:marLeft w:val="0"/>
                  <w:marRight w:val="0"/>
                  <w:marTop w:val="0"/>
                  <w:marBottom w:val="0"/>
                  <w:divBdr>
                    <w:top w:val="none" w:sz="0" w:space="0" w:color="auto"/>
                    <w:left w:val="none" w:sz="0" w:space="0" w:color="auto"/>
                    <w:bottom w:val="none" w:sz="0" w:space="0" w:color="auto"/>
                    <w:right w:val="none" w:sz="0" w:space="0" w:color="auto"/>
                  </w:divBdr>
                </w:div>
                <w:div w:id="311376584">
                  <w:marLeft w:val="0"/>
                  <w:marRight w:val="0"/>
                  <w:marTop w:val="0"/>
                  <w:marBottom w:val="0"/>
                  <w:divBdr>
                    <w:top w:val="none" w:sz="0" w:space="0" w:color="auto"/>
                    <w:left w:val="none" w:sz="0" w:space="0" w:color="auto"/>
                    <w:bottom w:val="none" w:sz="0" w:space="0" w:color="auto"/>
                    <w:right w:val="none" w:sz="0" w:space="0" w:color="auto"/>
                  </w:divBdr>
                </w:div>
                <w:div w:id="315912401">
                  <w:marLeft w:val="0"/>
                  <w:marRight w:val="0"/>
                  <w:marTop w:val="0"/>
                  <w:marBottom w:val="0"/>
                  <w:divBdr>
                    <w:top w:val="none" w:sz="0" w:space="0" w:color="auto"/>
                    <w:left w:val="none" w:sz="0" w:space="0" w:color="auto"/>
                    <w:bottom w:val="none" w:sz="0" w:space="0" w:color="auto"/>
                    <w:right w:val="none" w:sz="0" w:space="0" w:color="auto"/>
                  </w:divBdr>
                </w:div>
                <w:div w:id="434398149">
                  <w:marLeft w:val="0"/>
                  <w:marRight w:val="0"/>
                  <w:marTop w:val="0"/>
                  <w:marBottom w:val="0"/>
                  <w:divBdr>
                    <w:top w:val="none" w:sz="0" w:space="0" w:color="auto"/>
                    <w:left w:val="none" w:sz="0" w:space="0" w:color="auto"/>
                    <w:bottom w:val="none" w:sz="0" w:space="0" w:color="auto"/>
                    <w:right w:val="none" w:sz="0" w:space="0" w:color="auto"/>
                  </w:divBdr>
                </w:div>
                <w:div w:id="637345841">
                  <w:marLeft w:val="0"/>
                  <w:marRight w:val="0"/>
                  <w:marTop w:val="0"/>
                  <w:marBottom w:val="0"/>
                  <w:divBdr>
                    <w:top w:val="none" w:sz="0" w:space="0" w:color="auto"/>
                    <w:left w:val="none" w:sz="0" w:space="0" w:color="auto"/>
                    <w:bottom w:val="none" w:sz="0" w:space="0" w:color="auto"/>
                    <w:right w:val="none" w:sz="0" w:space="0" w:color="auto"/>
                  </w:divBdr>
                </w:div>
                <w:div w:id="252664048">
                  <w:marLeft w:val="0"/>
                  <w:marRight w:val="0"/>
                  <w:marTop w:val="0"/>
                  <w:marBottom w:val="0"/>
                  <w:divBdr>
                    <w:top w:val="none" w:sz="0" w:space="0" w:color="auto"/>
                    <w:left w:val="none" w:sz="0" w:space="0" w:color="auto"/>
                    <w:bottom w:val="none" w:sz="0" w:space="0" w:color="auto"/>
                    <w:right w:val="none" w:sz="0" w:space="0" w:color="auto"/>
                  </w:divBdr>
                </w:div>
                <w:div w:id="116880613">
                  <w:marLeft w:val="0"/>
                  <w:marRight w:val="0"/>
                  <w:marTop w:val="0"/>
                  <w:marBottom w:val="0"/>
                  <w:divBdr>
                    <w:top w:val="none" w:sz="0" w:space="0" w:color="auto"/>
                    <w:left w:val="none" w:sz="0" w:space="0" w:color="auto"/>
                    <w:bottom w:val="none" w:sz="0" w:space="0" w:color="auto"/>
                    <w:right w:val="none" w:sz="0" w:space="0" w:color="auto"/>
                  </w:divBdr>
                </w:div>
                <w:div w:id="798376871">
                  <w:marLeft w:val="0"/>
                  <w:marRight w:val="0"/>
                  <w:marTop w:val="0"/>
                  <w:marBottom w:val="0"/>
                  <w:divBdr>
                    <w:top w:val="none" w:sz="0" w:space="0" w:color="auto"/>
                    <w:left w:val="none" w:sz="0" w:space="0" w:color="auto"/>
                    <w:bottom w:val="none" w:sz="0" w:space="0" w:color="auto"/>
                    <w:right w:val="none" w:sz="0" w:space="0" w:color="auto"/>
                  </w:divBdr>
                </w:div>
                <w:div w:id="123475871">
                  <w:marLeft w:val="0"/>
                  <w:marRight w:val="0"/>
                  <w:marTop w:val="0"/>
                  <w:marBottom w:val="0"/>
                  <w:divBdr>
                    <w:top w:val="none" w:sz="0" w:space="0" w:color="auto"/>
                    <w:left w:val="none" w:sz="0" w:space="0" w:color="auto"/>
                    <w:bottom w:val="none" w:sz="0" w:space="0" w:color="auto"/>
                    <w:right w:val="none" w:sz="0" w:space="0" w:color="auto"/>
                  </w:divBdr>
                </w:div>
                <w:div w:id="1174688409">
                  <w:marLeft w:val="0"/>
                  <w:marRight w:val="0"/>
                  <w:marTop w:val="0"/>
                  <w:marBottom w:val="0"/>
                  <w:divBdr>
                    <w:top w:val="none" w:sz="0" w:space="0" w:color="auto"/>
                    <w:left w:val="none" w:sz="0" w:space="0" w:color="auto"/>
                    <w:bottom w:val="none" w:sz="0" w:space="0" w:color="auto"/>
                    <w:right w:val="none" w:sz="0" w:space="0" w:color="auto"/>
                  </w:divBdr>
                </w:div>
                <w:div w:id="1380860516">
                  <w:marLeft w:val="0"/>
                  <w:marRight w:val="0"/>
                  <w:marTop w:val="0"/>
                  <w:marBottom w:val="0"/>
                  <w:divBdr>
                    <w:top w:val="none" w:sz="0" w:space="0" w:color="auto"/>
                    <w:left w:val="none" w:sz="0" w:space="0" w:color="auto"/>
                    <w:bottom w:val="none" w:sz="0" w:space="0" w:color="auto"/>
                    <w:right w:val="none" w:sz="0" w:space="0" w:color="auto"/>
                  </w:divBdr>
                </w:div>
                <w:div w:id="418140334">
                  <w:marLeft w:val="0"/>
                  <w:marRight w:val="0"/>
                  <w:marTop w:val="0"/>
                  <w:marBottom w:val="0"/>
                  <w:divBdr>
                    <w:top w:val="none" w:sz="0" w:space="0" w:color="auto"/>
                    <w:left w:val="none" w:sz="0" w:space="0" w:color="auto"/>
                    <w:bottom w:val="none" w:sz="0" w:space="0" w:color="auto"/>
                    <w:right w:val="none" w:sz="0" w:space="0" w:color="auto"/>
                  </w:divBdr>
                </w:div>
                <w:div w:id="823161470">
                  <w:marLeft w:val="0"/>
                  <w:marRight w:val="0"/>
                  <w:marTop w:val="0"/>
                  <w:marBottom w:val="0"/>
                  <w:divBdr>
                    <w:top w:val="none" w:sz="0" w:space="0" w:color="auto"/>
                    <w:left w:val="none" w:sz="0" w:space="0" w:color="auto"/>
                    <w:bottom w:val="none" w:sz="0" w:space="0" w:color="auto"/>
                    <w:right w:val="none" w:sz="0" w:space="0" w:color="auto"/>
                  </w:divBdr>
                </w:div>
                <w:div w:id="1871801909">
                  <w:marLeft w:val="0"/>
                  <w:marRight w:val="0"/>
                  <w:marTop w:val="0"/>
                  <w:marBottom w:val="0"/>
                  <w:divBdr>
                    <w:top w:val="none" w:sz="0" w:space="0" w:color="auto"/>
                    <w:left w:val="none" w:sz="0" w:space="0" w:color="auto"/>
                    <w:bottom w:val="none" w:sz="0" w:space="0" w:color="auto"/>
                    <w:right w:val="none" w:sz="0" w:space="0" w:color="auto"/>
                  </w:divBdr>
                </w:div>
                <w:div w:id="414741094">
                  <w:marLeft w:val="0"/>
                  <w:marRight w:val="0"/>
                  <w:marTop w:val="0"/>
                  <w:marBottom w:val="0"/>
                  <w:divBdr>
                    <w:top w:val="none" w:sz="0" w:space="0" w:color="auto"/>
                    <w:left w:val="none" w:sz="0" w:space="0" w:color="auto"/>
                    <w:bottom w:val="none" w:sz="0" w:space="0" w:color="auto"/>
                    <w:right w:val="none" w:sz="0" w:space="0" w:color="auto"/>
                  </w:divBdr>
                </w:div>
                <w:div w:id="1818376714">
                  <w:marLeft w:val="0"/>
                  <w:marRight w:val="0"/>
                  <w:marTop w:val="0"/>
                  <w:marBottom w:val="0"/>
                  <w:divBdr>
                    <w:top w:val="none" w:sz="0" w:space="0" w:color="auto"/>
                    <w:left w:val="none" w:sz="0" w:space="0" w:color="auto"/>
                    <w:bottom w:val="none" w:sz="0" w:space="0" w:color="auto"/>
                    <w:right w:val="none" w:sz="0" w:space="0" w:color="auto"/>
                  </w:divBdr>
                </w:div>
                <w:div w:id="580262324">
                  <w:marLeft w:val="0"/>
                  <w:marRight w:val="0"/>
                  <w:marTop w:val="0"/>
                  <w:marBottom w:val="0"/>
                  <w:divBdr>
                    <w:top w:val="none" w:sz="0" w:space="0" w:color="auto"/>
                    <w:left w:val="none" w:sz="0" w:space="0" w:color="auto"/>
                    <w:bottom w:val="none" w:sz="0" w:space="0" w:color="auto"/>
                    <w:right w:val="none" w:sz="0" w:space="0" w:color="auto"/>
                  </w:divBdr>
                </w:div>
                <w:div w:id="318118077">
                  <w:marLeft w:val="0"/>
                  <w:marRight w:val="0"/>
                  <w:marTop w:val="0"/>
                  <w:marBottom w:val="0"/>
                  <w:divBdr>
                    <w:top w:val="none" w:sz="0" w:space="0" w:color="auto"/>
                    <w:left w:val="none" w:sz="0" w:space="0" w:color="auto"/>
                    <w:bottom w:val="none" w:sz="0" w:space="0" w:color="auto"/>
                    <w:right w:val="none" w:sz="0" w:space="0" w:color="auto"/>
                  </w:divBdr>
                </w:div>
                <w:div w:id="286278681">
                  <w:marLeft w:val="0"/>
                  <w:marRight w:val="0"/>
                  <w:marTop w:val="0"/>
                  <w:marBottom w:val="0"/>
                  <w:divBdr>
                    <w:top w:val="none" w:sz="0" w:space="0" w:color="auto"/>
                    <w:left w:val="none" w:sz="0" w:space="0" w:color="auto"/>
                    <w:bottom w:val="none" w:sz="0" w:space="0" w:color="auto"/>
                    <w:right w:val="none" w:sz="0" w:space="0" w:color="auto"/>
                  </w:divBdr>
                </w:div>
                <w:div w:id="59333222">
                  <w:marLeft w:val="0"/>
                  <w:marRight w:val="0"/>
                  <w:marTop w:val="0"/>
                  <w:marBottom w:val="0"/>
                  <w:divBdr>
                    <w:top w:val="none" w:sz="0" w:space="0" w:color="auto"/>
                    <w:left w:val="none" w:sz="0" w:space="0" w:color="auto"/>
                    <w:bottom w:val="none" w:sz="0" w:space="0" w:color="auto"/>
                    <w:right w:val="none" w:sz="0" w:space="0" w:color="auto"/>
                  </w:divBdr>
                </w:div>
                <w:div w:id="385299878">
                  <w:marLeft w:val="0"/>
                  <w:marRight w:val="0"/>
                  <w:marTop w:val="0"/>
                  <w:marBottom w:val="0"/>
                  <w:divBdr>
                    <w:top w:val="none" w:sz="0" w:space="0" w:color="auto"/>
                    <w:left w:val="none" w:sz="0" w:space="0" w:color="auto"/>
                    <w:bottom w:val="none" w:sz="0" w:space="0" w:color="auto"/>
                    <w:right w:val="none" w:sz="0" w:space="0" w:color="auto"/>
                  </w:divBdr>
                </w:div>
                <w:div w:id="867837357">
                  <w:marLeft w:val="0"/>
                  <w:marRight w:val="0"/>
                  <w:marTop w:val="0"/>
                  <w:marBottom w:val="0"/>
                  <w:divBdr>
                    <w:top w:val="none" w:sz="0" w:space="0" w:color="auto"/>
                    <w:left w:val="none" w:sz="0" w:space="0" w:color="auto"/>
                    <w:bottom w:val="none" w:sz="0" w:space="0" w:color="auto"/>
                    <w:right w:val="none" w:sz="0" w:space="0" w:color="auto"/>
                  </w:divBdr>
                </w:div>
                <w:div w:id="1683624235">
                  <w:marLeft w:val="0"/>
                  <w:marRight w:val="0"/>
                  <w:marTop w:val="0"/>
                  <w:marBottom w:val="0"/>
                  <w:divBdr>
                    <w:top w:val="none" w:sz="0" w:space="0" w:color="auto"/>
                    <w:left w:val="none" w:sz="0" w:space="0" w:color="auto"/>
                    <w:bottom w:val="none" w:sz="0" w:space="0" w:color="auto"/>
                    <w:right w:val="none" w:sz="0" w:space="0" w:color="auto"/>
                  </w:divBdr>
                </w:div>
                <w:div w:id="429938196">
                  <w:marLeft w:val="0"/>
                  <w:marRight w:val="0"/>
                  <w:marTop w:val="0"/>
                  <w:marBottom w:val="0"/>
                  <w:divBdr>
                    <w:top w:val="none" w:sz="0" w:space="0" w:color="auto"/>
                    <w:left w:val="none" w:sz="0" w:space="0" w:color="auto"/>
                    <w:bottom w:val="none" w:sz="0" w:space="0" w:color="auto"/>
                    <w:right w:val="none" w:sz="0" w:space="0" w:color="auto"/>
                  </w:divBdr>
                </w:div>
                <w:div w:id="1451586007">
                  <w:marLeft w:val="0"/>
                  <w:marRight w:val="0"/>
                  <w:marTop w:val="0"/>
                  <w:marBottom w:val="0"/>
                  <w:divBdr>
                    <w:top w:val="none" w:sz="0" w:space="0" w:color="auto"/>
                    <w:left w:val="none" w:sz="0" w:space="0" w:color="auto"/>
                    <w:bottom w:val="none" w:sz="0" w:space="0" w:color="auto"/>
                    <w:right w:val="none" w:sz="0" w:space="0" w:color="auto"/>
                  </w:divBdr>
                </w:div>
                <w:div w:id="2037805770">
                  <w:marLeft w:val="0"/>
                  <w:marRight w:val="0"/>
                  <w:marTop w:val="0"/>
                  <w:marBottom w:val="0"/>
                  <w:divBdr>
                    <w:top w:val="none" w:sz="0" w:space="0" w:color="auto"/>
                    <w:left w:val="none" w:sz="0" w:space="0" w:color="auto"/>
                    <w:bottom w:val="none" w:sz="0" w:space="0" w:color="auto"/>
                    <w:right w:val="none" w:sz="0" w:space="0" w:color="auto"/>
                  </w:divBdr>
                </w:div>
                <w:div w:id="1269198044">
                  <w:marLeft w:val="0"/>
                  <w:marRight w:val="0"/>
                  <w:marTop w:val="0"/>
                  <w:marBottom w:val="0"/>
                  <w:divBdr>
                    <w:top w:val="none" w:sz="0" w:space="0" w:color="auto"/>
                    <w:left w:val="none" w:sz="0" w:space="0" w:color="auto"/>
                    <w:bottom w:val="none" w:sz="0" w:space="0" w:color="auto"/>
                    <w:right w:val="none" w:sz="0" w:space="0" w:color="auto"/>
                  </w:divBdr>
                </w:div>
                <w:div w:id="1522084440">
                  <w:marLeft w:val="0"/>
                  <w:marRight w:val="0"/>
                  <w:marTop w:val="0"/>
                  <w:marBottom w:val="0"/>
                  <w:divBdr>
                    <w:top w:val="none" w:sz="0" w:space="0" w:color="auto"/>
                    <w:left w:val="none" w:sz="0" w:space="0" w:color="auto"/>
                    <w:bottom w:val="none" w:sz="0" w:space="0" w:color="auto"/>
                    <w:right w:val="none" w:sz="0" w:space="0" w:color="auto"/>
                  </w:divBdr>
                </w:div>
                <w:div w:id="263732617">
                  <w:marLeft w:val="0"/>
                  <w:marRight w:val="0"/>
                  <w:marTop w:val="0"/>
                  <w:marBottom w:val="0"/>
                  <w:divBdr>
                    <w:top w:val="none" w:sz="0" w:space="0" w:color="auto"/>
                    <w:left w:val="none" w:sz="0" w:space="0" w:color="auto"/>
                    <w:bottom w:val="none" w:sz="0" w:space="0" w:color="auto"/>
                    <w:right w:val="none" w:sz="0" w:space="0" w:color="auto"/>
                  </w:divBdr>
                </w:div>
                <w:div w:id="1456439207">
                  <w:marLeft w:val="0"/>
                  <w:marRight w:val="0"/>
                  <w:marTop w:val="0"/>
                  <w:marBottom w:val="0"/>
                  <w:divBdr>
                    <w:top w:val="none" w:sz="0" w:space="0" w:color="auto"/>
                    <w:left w:val="none" w:sz="0" w:space="0" w:color="auto"/>
                    <w:bottom w:val="none" w:sz="0" w:space="0" w:color="auto"/>
                    <w:right w:val="none" w:sz="0" w:space="0" w:color="auto"/>
                  </w:divBdr>
                </w:div>
                <w:div w:id="1320377876">
                  <w:marLeft w:val="0"/>
                  <w:marRight w:val="0"/>
                  <w:marTop w:val="0"/>
                  <w:marBottom w:val="0"/>
                  <w:divBdr>
                    <w:top w:val="none" w:sz="0" w:space="0" w:color="auto"/>
                    <w:left w:val="none" w:sz="0" w:space="0" w:color="auto"/>
                    <w:bottom w:val="none" w:sz="0" w:space="0" w:color="auto"/>
                    <w:right w:val="none" w:sz="0" w:space="0" w:color="auto"/>
                  </w:divBdr>
                </w:div>
                <w:div w:id="1497724839">
                  <w:marLeft w:val="0"/>
                  <w:marRight w:val="0"/>
                  <w:marTop w:val="0"/>
                  <w:marBottom w:val="0"/>
                  <w:divBdr>
                    <w:top w:val="none" w:sz="0" w:space="0" w:color="auto"/>
                    <w:left w:val="none" w:sz="0" w:space="0" w:color="auto"/>
                    <w:bottom w:val="none" w:sz="0" w:space="0" w:color="auto"/>
                    <w:right w:val="none" w:sz="0" w:space="0" w:color="auto"/>
                  </w:divBdr>
                </w:div>
                <w:div w:id="1810436672">
                  <w:marLeft w:val="0"/>
                  <w:marRight w:val="0"/>
                  <w:marTop w:val="0"/>
                  <w:marBottom w:val="0"/>
                  <w:divBdr>
                    <w:top w:val="none" w:sz="0" w:space="0" w:color="auto"/>
                    <w:left w:val="none" w:sz="0" w:space="0" w:color="auto"/>
                    <w:bottom w:val="none" w:sz="0" w:space="0" w:color="auto"/>
                    <w:right w:val="none" w:sz="0" w:space="0" w:color="auto"/>
                  </w:divBdr>
                </w:div>
                <w:div w:id="717313640">
                  <w:marLeft w:val="0"/>
                  <w:marRight w:val="0"/>
                  <w:marTop w:val="0"/>
                  <w:marBottom w:val="0"/>
                  <w:divBdr>
                    <w:top w:val="none" w:sz="0" w:space="0" w:color="auto"/>
                    <w:left w:val="none" w:sz="0" w:space="0" w:color="auto"/>
                    <w:bottom w:val="none" w:sz="0" w:space="0" w:color="auto"/>
                    <w:right w:val="none" w:sz="0" w:space="0" w:color="auto"/>
                  </w:divBdr>
                </w:div>
                <w:div w:id="1980382547">
                  <w:marLeft w:val="0"/>
                  <w:marRight w:val="0"/>
                  <w:marTop w:val="0"/>
                  <w:marBottom w:val="0"/>
                  <w:divBdr>
                    <w:top w:val="none" w:sz="0" w:space="0" w:color="auto"/>
                    <w:left w:val="none" w:sz="0" w:space="0" w:color="auto"/>
                    <w:bottom w:val="none" w:sz="0" w:space="0" w:color="auto"/>
                    <w:right w:val="none" w:sz="0" w:space="0" w:color="auto"/>
                  </w:divBdr>
                </w:div>
                <w:div w:id="755637930">
                  <w:marLeft w:val="0"/>
                  <w:marRight w:val="0"/>
                  <w:marTop w:val="0"/>
                  <w:marBottom w:val="0"/>
                  <w:divBdr>
                    <w:top w:val="none" w:sz="0" w:space="0" w:color="auto"/>
                    <w:left w:val="none" w:sz="0" w:space="0" w:color="auto"/>
                    <w:bottom w:val="none" w:sz="0" w:space="0" w:color="auto"/>
                    <w:right w:val="none" w:sz="0" w:space="0" w:color="auto"/>
                  </w:divBdr>
                </w:div>
                <w:div w:id="1838033398">
                  <w:marLeft w:val="0"/>
                  <w:marRight w:val="0"/>
                  <w:marTop w:val="0"/>
                  <w:marBottom w:val="0"/>
                  <w:divBdr>
                    <w:top w:val="none" w:sz="0" w:space="0" w:color="auto"/>
                    <w:left w:val="none" w:sz="0" w:space="0" w:color="auto"/>
                    <w:bottom w:val="none" w:sz="0" w:space="0" w:color="auto"/>
                    <w:right w:val="none" w:sz="0" w:space="0" w:color="auto"/>
                  </w:divBdr>
                </w:div>
                <w:div w:id="1619288202">
                  <w:marLeft w:val="0"/>
                  <w:marRight w:val="0"/>
                  <w:marTop w:val="0"/>
                  <w:marBottom w:val="0"/>
                  <w:divBdr>
                    <w:top w:val="none" w:sz="0" w:space="0" w:color="auto"/>
                    <w:left w:val="none" w:sz="0" w:space="0" w:color="auto"/>
                    <w:bottom w:val="none" w:sz="0" w:space="0" w:color="auto"/>
                    <w:right w:val="none" w:sz="0" w:space="0" w:color="auto"/>
                  </w:divBdr>
                </w:div>
                <w:div w:id="1057586646">
                  <w:marLeft w:val="0"/>
                  <w:marRight w:val="0"/>
                  <w:marTop w:val="0"/>
                  <w:marBottom w:val="0"/>
                  <w:divBdr>
                    <w:top w:val="none" w:sz="0" w:space="0" w:color="auto"/>
                    <w:left w:val="none" w:sz="0" w:space="0" w:color="auto"/>
                    <w:bottom w:val="none" w:sz="0" w:space="0" w:color="auto"/>
                    <w:right w:val="none" w:sz="0" w:space="0" w:color="auto"/>
                  </w:divBdr>
                </w:div>
                <w:div w:id="630867181">
                  <w:marLeft w:val="0"/>
                  <w:marRight w:val="0"/>
                  <w:marTop w:val="0"/>
                  <w:marBottom w:val="0"/>
                  <w:divBdr>
                    <w:top w:val="none" w:sz="0" w:space="0" w:color="auto"/>
                    <w:left w:val="none" w:sz="0" w:space="0" w:color="auto"/>
                    <w:bottom w:val="none" w:sz="0" w:space="0" w:color="auto"/>
                    <w:right w:val="none" w:sz="0" w:space="0" w:color="auto"/>
                  </w:divBdr>
                </w:div>
                <w:div w:id="1619294896">
                  <w:marLeft w:val="0"/>
                  <w:marRight w:val="0"/>
                  <w:marTop w:val="0"/>
                  <w:marBottom w:val="0"/>
                  <w:divBdr>
                    <w:top w:val="none" w:sz="0" w:space="0" w:color="auto"/>
                    <w:left w:val="none" w:sz="0" w:space="0" w:color="auto"/>
                    <w:bottom w:val="none" w:sz="0" w:space="0" w:color="auto"/>
                    <w:right w:val="none" w:sz="0" w:space="0" w:color="auto"/>
                  </w:divBdr>
                </w:div>
                <w:div w:id="1533961548">
                  <w:marLeft w:val="0"/>
                  <w:marRight w:val="0"/>
                  <w:marTop w:val="0"/>
                  <w:marBottom w:val="0"/>
                  <w:divBdr>
                    <w:top w:val="none" w:sz="0" w:space="0" w:color="auto"/>
                    <w:left w:val="none" w:sz="0" w:space="0" w:color="auto"/>
                    <w:bottom w:val="none" w:sz="0" w:space="0" w:color="auto"/>
                    <w:right w:val="none" w:sz="0" w:space="0" w:color="auto"/>
                  </w:divBdr>
                </w:div>
                <w:div w:id="887034242">
                  <w:marLeft w:val="0"/>
                  <w:marRight w:val="0"/>
                  <w:marTop w:val="0"/>
                  <w:marBottom w:val="0"/>
                  <w:divBdr>
                    <w:top w:val="none" w:sz="0" w:space="0" w:color="auto"/>
                    <w:left w:val="none" w:sz="0" w:space="0" w:color="auto"/>
                    <w:bottom w:val="none" w:sz="0" w:space="0" w:color="auto"/>
                    <w:right w:val="none" w:sz="0" w:space="0" w:color="auto"/>
                  </w:divBdr>
                </w:div>
                <w:div w:id="797603103">
                  <w:marLeft w:val="0"/>
                  <w:marRight w:val="0"/>
                  <w:marTop w:val="0"/>
                  <w:marBottom w:val="0"/>
                  <w:divBdr>
                    <w:top w:val="none" w:sz="0" w:space="0" w:color="auto"/>
                    <w:left w:val="none" w:sz="0" w:space="0" w:color="auto"/>
                    <w:bottom w:val="none" w:sz="0" w:space="0" w:color="auto"/>
                    <w:right w:val="none" w:sz="0" w:space="0" w:color="auto"/>
                  </w:divBdr>
                </w:div>
                <w:div w:id="1623537660">
                  <w:marLeft w:val="0"/>
                  <w:marRight w:val="0"/>
                  <w:marTop w:val="0"/>
                  <w:marBottom w:val="0"/>
                  <w:divBdr>
                    <w:top w:val="none" w:sz="0" w:space="0" w:color="auto"/>
                    <w:left w:val="none" w:sz="0" w:space="0" w:color="auto"/>
                    <w:bottom w:val="none" w:sz="0" w:space="0" w:color="auto"/>
                    <w:right w:val="none" w:sz="0" w:space="0" w:color="auto"/>
                  </w:divBdr>
                </w:div>
                <w:div w:id="1700815299">
                  <w:marLeft w:val="0"/>
                  <w:marRight w:val="0"/>
                  <w:marTop w:val="0"/>
                  <w:marBottom w:val="0"/>
                  <w:divBdr>
                    <w:top w:val="none" w:sz="0" w:space="0" w:color="auto"/>
                    <w:left w:val="none" w:sz="0" w:space="0" w:color="auto"/>
                    <w:bottom w:val="none" w:sz="0" w:space="0" w:color="auto"/>
                    <w:right w:val="none" w:sz="0" w:space="0" w:color="auto"/>
                  </w:divBdr>
                </w:div>
                <w:div w:id="653295025">
                  <w:marLeft w:val="0"/>
                  <w:marRight w:val="0"/>
                  <w:marTop w:val="0"/>
                  <w:marBottom w:val="0"/>
                  <w:divBdr>
                    <w:top w:val="none" w:sz="0" w:space="0" w:color="auto"/>
                    <w:left w:val="none" w:sz="0" w:space="0" w:color="auto"/>
                    <w:bottom w:val="none" w:sz="0" w:space="0" w:color="auto"/>
                    <w:right w:val="none" w:sz="0" w:space="0" w:color="auto"/>
                  </w:divBdr>
                </w:div>
                <w:div w:id="588850205">
                  <w:marLeft w:val="0"/>
                  <w:marRight w:val="0"/>
                  <w:marTop w:val="0"/>
                  <w:marBottom w:val="0"/>
                  <w:divBdr>
                    <w:top w:val="none" w:sz="0" w:space="0" w:color="auto"/>
                    <w:left w:val="none" w:sz="0" w:space="0" w:color="auto"/>
                    <w:bottom w:val="none" w:sz="0" w:space="0" w:color="auto"/>
                    <w:right w:val="none" w:sz="0" w:space="0" w:color="auto"/>
                  </w:divBdr>
                </w:div>
                <w:div w:id="258677926">
                  <w:marLeft w:val="0"/>
                  <w:marRight w:val="0"/>
                  <w:marTop w:val="0"/>
                  <w:marBottom w:val="0"/>
                  <w:divBdr>
                    <w:top w:val="none" w:sz="0" w:space="0" w:color="auto"/>
                    <w:left w:val="none" w:sz="0" w:space="0" w:color="auto"/>
                    <w:bottom w:val="none" w:sz="0" w:space="0" w:color="auto"/>
                    <w:right w:val="none" w:sz="0" w:space="0" w:color="auto"/>
                  </w:divBdr>
                </w:div>
                <w:div w:id="569925806">
                  <w:marLeft w:val="0"/>
                  <w:marRight w:val="0"/>
                  <w:marTop w:val="0"/>
                  <w:marBottom w:val="0"/>
                  <w:divBdr>
                    <w:top w:val="none" w:sz="0" w:space="0" w:color="auto"/>
                    <w:left w:val="none" w:sz="0" w:space="0" w:color="auto"/>
                    <w:bottom w:val="none" w:sz="0" w:space="0" w:color="auto"/>
                    <w:right w:val="none" w:sz="0" w:space="0" w:color="auto"/>
                  </w:divBdr>
                </w:div>
                <w:div w:id="407582927">
                  <w:marLeft w:val="0"/>
                  <w:marRight w:val="0"/>
                  <w:marTop w:val="0"/>
                  <w:marBottom w:val="0"/>
                  <w:divBdr>
                    <w:top w:val="none" w:sz="0" w:space="0" w:color="auto"/>
                    <w:left w:val="none" w:sz="0" w:space="0" w:color="auto"/>
                    <w:bottom w:val="none" w:sz="0" w:space="0" w:color="auto"/>
                    <w:right w:val="none" w:sz="0" w:space="0" w:color="auto"/>
                  </w:divBdr>
                </w:div>
                <w:div w:id="2055536722">
                  <w:marLeft w:val="0"/>
                  <w:marRight w:val="0"/>
                  <w:marTop w:val="0"/>
                  <w:marBottom w:val="0"/>
                  <w:divBdr>
                    <w:top w:val="none" w:sz="0" w:space="0" w:color="auto"/>
                    <w:left w:val="none" w:sz="0" w:space="0" w:color="auto"/>
                    <w:bottom w:val="none" w:sz="0" w:space="0" w:color="auto"/>
                    <w:right w:val="none" w:sz="0" w:space="0" w:color="auto"/>
                  </w:divBdr>
                </w:div>
                <w:div w:id="1384210721">
                  <w:marLeft w:val="0"/>
                  <w:marRight w:val="0"/>
                  <w:marTop w:val="0"/>
                  <w:marBottom w:val="0"/>
                  <w:divBdr>
                    <w:top w:val="none" w:sz="0" w:space="0" w:color="auto"/>
                    <w:left w:val="none" w:sz="0" w:space="0" w:color="auto"/>
                    <w:bottom w:val="none" w:sz="0" w:space="0" w:color="auto"/>
                    <w:right w:val="none" w:sz="0" w:space="0" w:color="auto"/>
                  </w:divBdr>
                </w:div>
                <w:div w:id="1673676262">
                  <w:marLeft w:val="0"/>
                  <w:marRight w:val="0"/>
                  <w:marTop w:val="0"/>
                  <w:marBottom w:val="0"/>
                  <w:divBdr>
                    <w:top w:val="none" w:sz="0" w:space="0" w:color="auto"/>
                    <w:left w:val="none" w:sz="0" w:space="0" w:color="auto"/>
                    <w:bottom w:val="none" w:sz="0" w:space="0" w:color="auto"/>
                    <w:right w:val="none" w:sz="0" w:space="0" w:color="auto"/>
                  </w:divBdr>
                </w:div>
                <w:div w:id="538324015">
                  <w:marLeft w:val="0"/>
                  <w:marRight w:val="0"/>
                  <w:marTop w:val="0"/>
                  <w:marBottom w:val="0"/>
                  <w:divBdr>
                    <w:top w:val="none" w:sz="0" w:space="0" w:color="auto"/>
                    <w:left w:val="none" w:sz="0" w:space="0" w:color="auto"/>
                    <w:bottom w:val="none" w:sz="0" w:space="0" w:color="auto"/>
                    <w:right w:val="none" w:sz="0" w:space="0" w:color="auto"/>
                  </w:divBdr>
                </w:div>
                <w:div w:id="291715564">
                  <w:marLeft w:val="0"/>
                  <w:marRight w:val="0"/>
                  <w:marTop w:val="0"/>
                  <w:marBottom w:val="0"/>
                  <w:divBdr>
                    <w:top w:val="none" w:sz="0" w:space="0" w:color="auto"/>
                    <w:left w:val="none" w:sz="0" w:space="0" w:color="auto"/>
                    <w:bottom w:val="none" w:sz="0" w:space="0" w:color="auto"/>
                    <w:right w:val="none" w:sz="0" w:space="0" w:color="auto"/>
                  </w:divBdr>
                </w:div>
                <w:div w:id="444619766">
                  <w:marLeft w:val="0"/>
                  <w:marRight w:val="0"/>
                  <w:marTop w:val="0"/>
                  <w:marBottom w:val="0"/>
                  <w:divBdr>
                    <w:top w:val="none" w:sz="0" w:space="0" w:color="auto"/>
                    <w:left w:val="none" w:sz="0" w:space="0" w:color="auto"/>
                    <w:bottom w:val="none" w:sz="0" w:space="0" w:color="auto"/>
                    <w:right w:val="none" w:sz="0" w:space="0" w:color="auto"/>
                  </w:divBdr>
                </w:div>
                <w:div w:id="377708560">
                  <w:marLeft w:val="0"/>
                  <w:marRight w:val="0"/>
                  <w:marTop w:val="0"/>
                  <w:marBottom w:val="0"/>
                  <w:divBdr>
                    <w:top w:val="none" w:sz="0" w:space="0" w:color="auto"/>
                    <w:left w:val="none" w:sz="0" w:space="0" w:color="auto"/>
                    <w:bottom w:val="none" w:sz="0" w:space="0" w:color="auto"/>
                    <w:right w:val="none" w:sz="0" w:space="0" w:color="auto"/>
                  </w:divBdr>
                </w:div>
                <w:div w:id="1903903990">
                  <w:marLeft w:val="0"/>
                  <w:marRight w:val="0"/>
                  <w:marTop w:val="0"/>
                  <w:marBottom w:val="0"/>
                  <w:divBdr>
                    <w:top w:val="none" w:sz="0" w:space="0" w:color="auto"/>
                    <w:left w:val="none" w:sz="0" w:space="0" w:color="auto"/>
                    <w:bottom w:val="none" w:sz="0" w:space="0" w:color="auto"/>
                    <w:right w:val="none" w:sz="0" w:space="0" w:color="auto"/>
                  </w:divBdr>
                </w:div>
                <w:div w:id="519320785">
                  <w:marLeft w:val="0"/>
                  <w:marRight w:val="0"/>
                  <w:marTop w:val="0"/>
                  <w:marBottom w:val="0"/>
                  <w:divBdr>
                    <w:top w:val="none" w:sz="0" w:space="0" w:color="auto"/>
                    <w:left w:val="none" w:sz="0" w:space="0" w:color="auto"/>
                    <w:bottom w:val="none" w:sz="0" w:space="0" w:color="auto"/>
                    <w:right w:val="none" w:sz="0" w:space="0" w:color="auto"/>
                  </w:divBdr>
                </w:div>
                <w:div w:id="1061517068">
                  <w:marLeft w:val="0"/>
                  <w:marRight w:val="0"/>
                  <w:marTop w:val="0"/>
                  <w:marBottom w:val="0"/>
                  <w:divBdr>
                    <w:top w:val="none" w:sz="0" w:space="0" w:color="auto"/>
                    <w:left w:val="none" w:sz="0" w:space="0" w:color="auto"/>
                    <w:bottom w:val="none" w:sz="0" w:space="0" w:color="auto"/>
                    <w:right w:val="none" w:sz="0" w:space="0" w:color="auto"/>
                  </w:divBdr>
                </w:div>
                <w:div w:id="1074813471">
                  <w:marLeft w:val="0"/>
                  <w:marRight w:val="0"/>
                  <w:marTop w:val="0"/>
                  <w:marBottom w:val="0"/>
                  <w:divBdr>
                    <w:top w:val="none" w:sz="0" w:space="0" w:color="auto"/>
                    <w:left w:val="none" w:sz="0" w:space="0" w:color="auto"/>
                    <w:bottom w:val="none" w:sz="0" w:space="0" w:color="auto"/>
                    <w:right w:val="none" w:sz="0" w:space="0" w:color="auto"/>
                  </w:divBdr>
                </w:div>
                <w:div w:id="1883248836">
                  <w:marLeft w:val="0"/>
                  <w:marRight w:val="0"/>
                  <w:marTop w:val="0"/>
                  <w:marBottom w:val="0"/>
                  <w:divBdr>
                    <w:top w:val="none" w:sz="0" w:space="0" w:color="auto"/>
                    <w:left w:val="none" w:sz="0" w:space="0" w:color="auto"/>
                    <w:bottom w:val="none" w:sz="0" w:space="0" w:color="auto"/>
                    <w:right w:val="none" w:sz="0" w:space="0" w:color="auto"/>
                  </w:divBdr>
                </w:div>
                <w:div w:id="915819304">
                  <w:marLeft w:val="0"/>
                  <w:marRight w:val="0"/>
                  <w:marTop w:val="0"/>
                  <w:marBottom w:val="0"/>
                  <w:divBdr>
                    <w:top w:val="none" w:sz="0" w:space="0" w:color="auto"/>
                    <w:left w:val="none" w:sz="0" w:space="0" w:color="auto"/>
                    <w:bottom w:val="none" w:sz="0" w:space="0" w:color="auto"/>
                    <w:right w:val="none" w:sz="0" w:space="0" w:color="auto"/>
                  </w:divBdr>
                </w:div>
                <w:div w:id="1274827723">
                  <w:marLeft w:val="0"/>
                  <w:marRight w:val="0"/>
                  <w:marTop w:val="0"/>
                  <w:marBottom w:val="0"/>
                  <w:divBdr>
                    <w:top w:val="none" w:sz="0" w:space="0" w:color="auto"/>
                    <w:left w:val="none" w:sz="0" w:space="0" w:color="auto"/>
                    <w:bottom w:val="none" w:sz="0" w:space="0" w:color="auto"/>
                    <w:right w:val="none" w:sz="0" w:space="0" w:color="auto"/>
                  </w:divBdr>
                </w:div>
                <w:div w:id="1096170958">
                  <w:marLeft w:val="0"/>
                  <w:marRight w:val="0"/>
                  <w:marTop w:val="0"/>
                  <w:marBottom w:val="0"/>
                  <w:divBdr>
                    <w:top w:val="none" w:sz="0" w:space="0" w:color="auto"/>
                    <w:left w:val="none" w:sz="0" w:space="0" w:color="auto"/>
                    <w:bottom w:val="none" w:sz="0" w:space="0" w:color="auto"/>
                    <w:right w:val="none" w:sz="0" w:space="0" w:color="auto"/>
                  </w:divBdr>
                </w:div>
                <w:div w:id="830800614">
                  <w:marLeft w:val="0"/>
                  <w:marRight w:val="0"/>
                  <w:marTop w:val="0"/>
                  <w:marBottom w:val="0"/>
                  <w:divBdr>
                    <w:top w:val="none" w:sz="0" w:space="0" w:color="auto"/>
                    <w:left w:val="none" w:sz="0" w:space="0" w:color="auto"/>
                    <w:bottom w:val="none" w:sz="0" w:space="0" w:color="auto"/>
                    <w:right w:val="none" w:sz="0" w:space="0" w:color="auto"/>
                  </w:divBdr>
                </w:div>
                <w:div w:id="983317449">
                  <w:marLeft w:val="0"/>
                  <w:marRight w:val="0"/>
                  <w:marTop w:val="0"/>
                  <w:marBottom w:val="0"/>
                  <w:divBdr>
                    <w:top w:val="none" w:sz="0" w:space="0" w:color="auto"/>
                    <w:left w:val="none" w:sz="0" w:space="0" w:color="auto"/>
                    <w:bottom w:val="none" w:sz="0" w:space="0" w:color="auto"/>
                    <w:right w:val="none" w:sz="0" w:space="0" w:color="auto"/>
                  </w:divBdr>
                </w:div>
                <w:div w:id="979189232">
                  <w:marLeft w:val="0"/>
                  <w:marRight w:val="0"/>
                  <w:marTop w:val="0"/>
                  <w:marBottom w:val="0"/>
                  <w:divBdr>
                    <w:top w:val="none" w:sz="0" w:space="0" w:color="auto"/>
                    <w:left w:val="none" w:sz="0" w:space="0" w:color="auto"/>
                    <w:bottom w:val="none" w:sz="0" w:space="0" w:color="auto"/>
                    <w:right w:val="none" w:sz="0" w:space="0" w:color="auto"/>
                  </w:divBdr>
                </w:div>
                <w:div w:id="844127283">
                  <w:marLeft w:val="0"/>
                  <w:marRight w:val="0"/>
                  <w:marTop w:val="0"/>
                  <w:marBottom w:val="0"/>
                  <w:divBdr>
                    <w:top w:val="none" w:sz="0" w:space="0" w:color="auto"/>
                    <w:left w:val="none" w:sz="0" w:space="0" w:color="auto"/>
                    <w:bottom w:val="none" w:sz="0" w:space="0" w:color="auto"/>
                    <w:right w:val="none" w:sz="0" w:space="0" w:color="auto"/>
                  </w:divBdr>
                </w:div>
                <w:div w:id="1190291260">
                  <w:marLeft w:val="0"/>
                  <w:marRight w:val="0"/>
                  <w:marTop w:val="0"/>
                  <w:marBottom w:val="0"/>
                  <w:divBdr>
                    <w:top w:val="none" w:sz="0" w:space="0" w:color="auto"/>
                    <w:left w:val="none" w:sz="0" w:space="0" w:color="auto"/>
                    <w:bottom w:val="none" w:sz="0" w:space="0" w:color="auto"/>
                    <w:right w:val="none" w:sz="0" w:space="0" w:color="auto"/>
                  </w:divBdr>
                </w:div>
                <w:div w:id="214388433">
                  <w:marLeft w:val="0"/>
                  <w:marRight w:val="0"/>
                  <w:marTop w:val="0"/>
                  <w:marBottom w:val="0"/>
                  <w:divBdr>
                    <w:top w:val="none" w:sz="0" w:space="0" w:color="auto"/>
                    <w:left w:val="none" w:sz="0" w:space="0" w:color="auto"/>
                    <w:bottom w:val="none" w:sz="0" w:space="0" w:color="auto"/>
                    <w:right w:val="none" w:sz="0" w:space="0" w:color="auto"/>
                  </w:divBdr>
                </w:div>
                <w:div w:id="876744539">
                  <w:marLeft w:val="0"/>
                  <w:marRight w:val="0"/>
                  <w:marTop w:val="0"/>
                  <w:marBottom w:val="0"/>
                  <w:divBdr>
                    <w:top w:val="none" w:sz="0" w:space="0" w:color="auto"/>
                    <w:left w:val="none" w:sz="0" w:space="0" w:color="auto"/>
                    <w:bottom w:val="none" w:sz="0" w:space="0" w:color="auto"/>
                    <w:right w:val="none" w:sz="0" w:space="0" w:color="auto"/>
                  </w:divBdr>
                </w:div>
                <w:div w:id="691228592">
                  <w:marLeft w:val="0"/>
                  <w:marRight w:val="0"/>
                  <w:marTop w:val="0"/>
                  <w:marBottom w:val="0"/>
                  <w:divBdr>
                    <w:top w:val="none" w:sz="0" w:space="0" w:color="auto"/>
                    <w:left w:val="none" w:sz="0" w:space="0" w:color="auto"/>
                    <w:bottom w:val="none" w:sz="0" w:space="0" w:color="auto"/>
                    <w:right w:val="none" w:sz="0" w:space="0" w:color="auto"/>
                  </w:divBdr>
                </w:div>
                <w:div w:id="893079152">
                  <w:marLeft w:val="0"/>
                  <w:marRight w:val="0"/>
                  <w:marTop w:val="0"/>
                  <w:marBottom w:val="0"/>
                  <w:divBdr>
                    <w:top w:val="none" w:sz="0" w:space="0" w:color="auto"/>
                    <w:left w:val="none" w:sz="0" w:space="0" w:color="auto"/>
                    <w:bottom w:val="none" w:sz="0" w:space="0" w:color="auto"/>
                    <w:right w:val="none" w:sz="0" w:space="0" w:color="auto"/>
                  </w:divBdr>
                </w:div>
                <w:div w:id="1309633828">
                  <w:marLeft w:val="0"/>
                  <w:marRight w:val="0"/>
                  <w:marTop w:val="0"/>
                  <w:marBottom w:val="0"/>
                  <w:divBdr>
                    <w:top w:val="none" w:sz="0" w:space="0" w:color="auto"/>
                    <w:left w:val="none" w:sz="0" w:space="0" w:color="auto"/>
                    <w:bottom w:val="none" w:sz="0" w:space="0" w:color="auto"/>
                    <w:right w:val="none" w:sz="0" w:space="0" w:color="auto"/>
                  </w:divBdr>
                </w:div>
                <w:div w:id="506485286">
                  <w:marLeft w:val="0"/>
                  <w:marRight w:val="0"/>
                  <w:marTop w:val="0"/>
                  <w:marBottom w:val="0"/>
                  <w:divBdr>
                    <w:top w:val="none" w:sz="0" w:space="0" w:color="auto"/>
                    <w:left w:val="none" w:sz="0" w:space="0" w:color="auto"/>
                    <w:bottom w:val="none" w:sz="0" w:space="0" w:color="auto"/>
                    <w:right w:val="none" w:sz="0" w:space="0" w:color="auto"/>
                  </w:divBdr>
                </w:div>
                <w:div w:id="167524841">
                  <w:marLeft w:val="0"/>
                  <w:marRight w:val="0"/>
                  <w:marTop w:val="0"/>
                  <w:marBottom w:val="0"/>
                  <w:divBdr>
                    <w:top w:val="none" w:sz="0" w:space="0" w:color="auto"/>
                    <w:left w:val="none" w:sz="0" w:space="0" w:color="auto"/>
                    <w:bottom w:val="none" w:sz="0" w:space="0" w:color="auto"/>
                    <w:right w:val="none" w:sz="0" w:space="0" w:color="auto"/>
                  </w:divBdr>
                </w:div>
                <w:div w:id="1224951370">
                  <w:marLeft w:val="0"/>
                  <w:marRight w:val="0"/>
                  <w:marTop w:val="0"/>
                  <w:marBottom w:val="0"/>
                  <w:divBdr>
                    <w:top w:val="none" w:sz="0" w:space="0" w:color="auto"/>
                    <w:left w:val="none" w:sz="0" w:space="0" w:color="auto"/>
                    <w:bottom w:val="none" w:sz="0" w:space="0" w:color="auto"/>
                    <w:right w:val="none" w:sz="0" w:space="0" w:color="auto"/>
                  </w:divBdr>
                </w:div>
                <w:div w:id="802039899">
                  <w:marLeft w:val="0"/>
                  <w:marRight w:val="0"/>
                  <w:marTop w:val="0"/>
                  <w:marBottom w:val="0"/>
                  <w:divBdr>
                    <w:top w:val="none" w:sz="0" w:space="0" w:color="auto"/>
                    <w:left w:val="none" w:sz="0" w:space="0" w:color="auto"/>
                    <w:bottom w:val="none" w:sz="0" w:space="0" w:color="auto"/>
                    <w:right w:val="none" w:sz="0" w:space="0" w:color="auto"/>
                  </w:divBdr>
                </w:div>
                <w:div w:id="1358383280">
                  <w:marLeft w:val="0"/>
                  <w:marRight w:val="0"/>
                  <w:marTop w:val="0"/>
                  <w:marBottom w:val="0"/>
                  <w:divBdr>
                    <w:top w:val="none" w:sz="0" w:space="0" w:color="auto"/>
                    <w:left w:val="none" w:sz="0" w:space="0" w:color="auto"/>
                    <w:bottom w:val="none" w:sz="0" w:space="0" w:color="auto"/>
                    <w:right w:val="none" w:sz="0" w:space="0" w:color="auto"/>
                  </w:divBdr>
                </w:div>
              </w:divsChild>
            </w:div>
            <w:div w:id="1158502786">
              <w:marLeft w:val="0"/>
              <w:marRight w:val="0"/>
              <w:marTop w:val="0"/>
              <w:marBottom w:val="0"/>
              <w:divBdr>
                <w:top w:val="none" w:sz="0" w:space="0" w:color="auto"/>
                <w:left w:val="none" w:sz="0" w:space="0" w:color="auto"/>
                <w:bottom w:val="none" w:sz="0" w:space="0" w:color="auto"/>
                <w:right w:val="none" w:sz="0" w:space="0" w:color="auto"/>
              </w:divBdr>
            </w:div>
            <w:div w:id="1827940797">
              <w:marLeft w:val="0"/>
              <w:marRight w:val="0"/>
              <w:marTop w:val="0"/>
              <w:marBottom w:val="0"/>
              <w:divBdr>
                <w:top w:val="none" w:sz="0" w:space="0" w:color="auto"/>
                <w:left w:val="none" w:sz="0" w:space="0" w:color="auto"/>
                <w:bottom w:val="none" w:sz="0" w:space="0" w:color="auto"/>
                <w:right w:val="none" w:sz="0" w:space="0" w:color="auto"/>
              </w:divBdr>
            </w:div>
          </w:divsChild>
        </w:div>
        <w:div w:id="1497500429">
          <w:marLeft w:val="0"/>
          <w:marRight w:val="0"/>
          <w:marTop w:val="0"/>
          <w:marBottom w:val="0"/>
          <w:divBdr>
            <w:top w:val="none" w:sz="0" w:space="0" w:color="auto"/>
            <w:left w:val="none" w:sz="0" w:space="0" w:color="auto"/>
            <w:bottom w:val="none" w:sz="0" w:space="0" w:color="auto"/>
            <w:right w:val="none" w:sz="0" w:space="0" w:color="auto"/>
          </w:divBdr>
          <w:divsChild>
            <w:div w:id="98187335">
              <w:marLeft w:val="0"/>
              <w:marRight w:val="0"/>
              <w:marTop w:val="0"/>
              <w:marBottom w:val="0"/>
              <w:divBdr>
                <w:top w:val="none" w:sz="0" w:space="0" w:color="auto"/>
                <w:left w:val="none" w:sz="0" w:space="0" w:color="auto"/>
                <w:bottom w:val="none" w:sz="0" w:space="0" w:color="auto"/>
                <w:right w:val="none" w:sz="0" w:space="0" w:color="auto"/>
              </w:divBdr>
            </w:div>
            <w:div w:id="640961813">
              <w:marLeft w:val="0"/>
              <w:marRight w:val="0"/>
              <w:marTop w:val="0"/>
              <w:marBottom w:val="0"/>
              <w:divBdr>
                <w:top w:val="none" w:sz="0" w:space="0" w:color="auto"/>
                <w:left w:val="none" w:sz="0" w:space="0" w:color="auto"/>
                <w:bottom w:val="none" w:sz="0" w:space="0" w:color="auto"/>
                <w:right w:val="none" w:sz="0" w:space="0" w:color="auto"/>
              </w:divBdr>
            </w:div>
            <w:div w:id="1124156919">
              <w:marLeft w:val="0"/>
              <w:marRight w:val="0"/>
              <w:marTop w:val="0"/>
              <w:marBottom w:val="0"/>
              <w:divBdr>
                <w:top w:val="none" w:sz="0" w:space="0" w:color="auto"/>
                <w:left w:val="none" w:sz="0" w:space="0" w:color="auto"/>
                <w:bottom w:val="none" w:sz="0" w:space="0" w:color="auto"/>
                <w:right w:val="none" w:sz="0" w:space="0" w:color="auto"/>
              </w:divBdr>
            </w:div>
            <w:div w:id="632828280">
              <w:marLeft w:val="0"/>
              <w:marRight w:val="0"/>
              <w:marTop w:val="0"/>
              <w:marBottom w:val="0"/>
              <w:divBdr>
                <w:top w:val="none" w:sz="0" w:space="0" w:color="auto"/>
                <w:left w:val="none" w:sz="0" w:space="0" w:color="auto"/>
                <w:bottom w:val="none" w:sz="0" w:space="0" w:color="auto"/>
                <w:right w:val="none" w:sz="0" w:space="0" w:color="auto"/>
              </w:divBdr>
            </w:div>
            <w:div w:id="1553418101">
              <w:marLeft w:val="0"/>
              <w:marRight w:val="0"/>
              <w:marTop w:val="0"/>
              <w:marBottom w:val="0"/>
              <w:divBdr>
                <w:top w:val="none" w:sz="0" w:space="0" w:color="auto"/>
                <w:left w:val="none" w:sz="0" w:space="0" w:color="auto"/>
                <w:bottom w:val="none" w:sz="0" w:space="0" w:color="auto"/>
                <w:right w:val="none" w:sz="0" w:space="0" w:color="auto"/>
              </w:divBdr>
            </w:div>
            <w:div w:id="1832794707">
              <w:marLeft w:val="0"/>
              <w:marRight w:val="0"/>
              <w:marTop w:val="0"/>
              <w:marBottom w:val="0"/>
              <w:divBdr>
                <w:top w:val="none" w:sz="0" w:space="0" w:color="auto"/>
                <w:left w:val="none" w:sz="0" w:space="0" w:color="auto"/>
                <w:bottom w:val="none" w:sz="0" w:space="0" w:color="auto"/>
                <w:right w:val="none" w:sz="0" w:space="0" w:color="auto"/>
              </w:divBdr>
            </w:div>
            <w:div w:id="640577460">
              <w:marLeft w:val="0"/>
              <w:marRight w:val="0"/>
              <w:marTop w:val="0"/>
              <w:marBottom w:val="0"/>
              <w:divBdr>
                <w:top w:val="none" w:sz="0" w:space="0" w:color="auto"/>
                <w:left w:val="none" w:sz="0" w:space="0" w:color="auto"/>
                <w:bottom w:val="none" w:sz="0" w:space="0" w:color="auto"/>
                <w:right w:val="none" w:sz="0" w:space="0" w:color="auto"/>
              </w:divBdr>
            </w:div>
            <w:div w:id="69666013">
              <w:marLeft w:val="0"/>
              <w:marRight w:val="0"/>
              <w:marTop w:val="0"/>
              <w:marBottom w:val="0"/>
              <w:divBdr>
                <w:top w:val="none" w:sz="0" w:space="0" w:color="auto"/>
                <w:left w:val="none" w:sz="0" w:space="0" w:color="auto"/>
                <w:bottom w:val="none" w:sz="0" w:space="0" w:color="auto"/>
                <w:right w:val="none" w:sz="0" w:space="0" w:color="auto"/>
              </w:divBdr>
            </w:div>
            <w:div w:id="737358242">
              <w:marLeft w:val="0"/>
              <w:marRight w:val="0"/>
              <w:marTop w:val="0"/>
              <w:marBottom w:val="0"/>
              <w:divBdr>
                <w:top w:val="none" w:sz="0" w:space="0" w:color="auto"/>
                <w:left w:val="none" w:sz="0" w:space="0" w:color="auto"/>
                <w:bottom w:val="none" w:sz="0" w:space="0" w:color="auto"/>
                <w:right w:val="none" w:sz="0" w:space="0" w:color="auto"/>
              </w:divBdr>
            </w:div>
            <w:div w:id="540822856">
              <w:marLeft w:val="0"/>
              <w:marRight w:val="0"/>
              <w:marTop w:val="0"/>
              <w:marBottom w:val="0"/>
              <w:divBdr>
                <w:top w:val="none" w:sz="0" w:space="0" w:color="auto"/>
                <w:left w:val="none" w:sz="0" w:space="0" w:color="auto"/>
                <w:bottom w:val="none" w:sz="0" w:space="0" w:color="auto"/>
                <w:right w:val="none" w:sz="0" w:space="0" w:color="auto"/>
              </w:divBdr>
            </w:div>
            <w:div w:id="1857839441">
              <w:marLeft w:val="0"/>
              <w:marRight w:val="0"/>
              <w:marTop w:val="0"/>
              <w:marBottom w:val="0"/>
              <w:divBdr>
                <w:top w:val="none" w:sz="0" w:space="0" w:color="auto"/>
                <w:left w:val="none" w:sz="0" w:space="0" w:color="auto"/>
                <w:bottom w:val="none" w:sz="0" w:space="0" w:color="auto"/>
                <w:right w:val="none" w:sz="0" w:space="0" w:color="auto"/>
              </w:divBdr>
            </w:div>
            <w:div w:id="363872553">
              <w:marLeft w:val="0"/>
              <w:marRight w:val="0"/>
              <w:marTop w:val="0"/>
              <w:marBottom w:val="0"/>
              <w:divBdr>
                <w:top w:val="none" w:sz="0" w:space="0" w:color="auto"/>
                <w:left w:val="none" w:sz="0" w:space="0" w:color="auto"/>
                <w:bottom w:val="none" w:sz="0" w:space="0" w:color="auto"/>
                <w:right w:val="none" w:sz="0" w:space="0" w:color="auto"/>
              </w:divBdr>
            </w:div>
            <w:div w:id="1245190982">
              <w:marLeft w:val="0"/>
              <w:marRight w:val="0"/>
              <w:marTop w:val="0"/>
              <w:marBottom w:val="0"/>
              <w:divBdr>
                <w:top w:val="none" w:sz="0" w:space="0" w:color="auto"/>
                <w:left w:val="none" w:sz="0" w:space="0" w:color="auto"/>
                <w:bottom w:val="none" w:sz="0" w:space="0" w:color="auto"/>
                <w:right w:val="none" w:sz="0" w:space="0" w:color="auto"/>
              </w:divBdr>
            </w:div>
            <w:div w:id="1852141894">
              <w:marLeft w:val="0"/>
              <w:marRight w:val="0"/>
              <w:marTop w:val="0"/>
              <w:marBottom w:val="0"/>
              <w:divBdr>
                <w:top w:val="none" w:sz="0" w:space="0" w:color="auto"/>
                <w:left w:val="none" w:sz="0" w:space="0" w:color="auto"/>
                <w:bottom w:val="none" w:sz="0" w:space="0" w:color="auto"/>
                <w:right w:val="none" w:sz="0" w:space="0" w:color="auto"/>
              </w:divBdr>
            </w:div>
            <w:div w:id="842940648">
              <w:marLeft w:val="0"/>
              <w:marRight w:val="0"/>
              <w:marTop w:val="0"/>
              <w:marBottom w:val="0"/>
              <w:divBdr>
                <w:top w:val="none" w:sz="0" w:space="0" w:color="auto"/>
                <w:left w:val="none" w:sz="0" w:space="0" w:color="auto"/>
                <w:bottom w:val="none" w:sz="0" w:space="0" w:color="auto"/>
                <w:right w:val="none" w:sz="0" w:space="0" w:color="auto"/>
              </w:divBdr>
            </w:div>
            <w:div w:id="247034991">
              <w:marLeft w:val="0"/>
              <w:marRight w:val="0"/>
              <w:marTop w:val="0"/>
              <w:marBottom w:val="0"/>
              <w:divBdr>
                <w:top w:val="none" w:sz="0" w:space="0" w:color="auto"/>
                <w:left w:val="none" w:sz="0" w:space="0" w:color="auto"/>
                <w:bottom w:val="none" w:sz="0" w:space="0" w:color="auto"/>
                <w:right w:val="none" w:sz="0" w:space="0" w:color="auto"/>
              </w:divBdr>
            </w:div>
            <w:div w:id="1770155095">
              <w:marLeft w:val="0"/>
              <w:marRight w:val="0"/>
              <w:marTop w:val="0"/>
              <w:marBottom w:val="0"/>
              <w:divBdr>
                <w:top w:val="none" w:sz="0" w:space="0" w:color="auto"/>
                <w:left w:val="none" w:sz="0" w:space="0" w:color="auto"/>
                <w:bottom w:val="none" w:sz="0" w:space="0" w:color="auto"/>
                <w:right w:val="none" w:sz="0" w:space="0" w:color="auto"/>
              </w:divBdr>
            </w:div>
            <w:div w:id="2109502853">
              <w:marLeft w:val="0"/>
              <w:marRight w:val="0"/>
              <w:marTop w:val="0"/>
              <w:marBottom w:val="0"/>
              <w:divBdr>
                <w:top w:val="none" w:sz="0" w:space="0" w:color="auto"/>
                <w:left w:val="none" w:sz="0" w:space="0" w:color="auto"/>
                <w:bottom w:val="none" w:sz="0" w:space="0" w:color="auto"/>
                <w:right w:val="none" w:sz="0" w:space="0" w:color="auto"/>
              </w:divBdr>
            </w:div>
            <w:div w:id="699819010">
              <w:marLeft w:val="0"/>
              <w:marRight w:val="0"/>
              <w:marTop w:val="0"/>
              <w:marBottom w:val="0"/>
              <w:divBdr>
                <w:top w:val="none" w:sz="0" w:space="0" w:color="auto"/>
                <w:left w:val="none" w:sz="0" w:space="0" w:color="auto"/>
                <w:bottom w:val="none" w:sz="0" w:space="0" w:color="auto"/>
                <w:right w:val="none" w:sz="0" w:space="0" w:color="auto"/>
              </w:divBdr>
            </w:div>
            <w:div w:id="928385526">
              <w:marLeft w:val="0"/>
              <w:marRight w:val="0"/>
              <w:marTop w:val="0"/>
              <w:marBottom w:val="0"/>
              <w:divBdr>
                <w:top w:val="none" w:sz="0" w:space="0" w:color="auto"/>
                <w:left w:val="none" w:sz="0" w:space="0" w:color="auto"/>
                <w:bottom w:val="none" w:sz="0" w:space="0" w:color="auto"/>
                <w:right w:val="none" w:sz="0" w:space="0" w:color="auto"/>
              </w:divBdr>
            </w:div>
            <w:div w:id="672997868">
              <w:marLeft w:val="0"/>
              <w:marRight w:val="0"/>
              <w:marTop w:val="0"/>
              <w:marBottom w:val="0"/>
              <w:divBdr>
                <w:top w:val="none" w:sz="0" w:space="0" w:color="auto"/>
                <w:left w:val="none" w:sz="0" w:space="0" w:color="auto"/>
                <w:bottom w:val="none" w:sz="0" w:space="0" w:color="auto"/>
                <w:right w:val="none" w:sz="0" w:space="0" w:color="auto"/>
              </w:divBdr>
            </w:div>
            <w:div w:id="1552376314">
              <w:marLeft w:val="0"/>
              <w:marRight w:val="0"/>
              <w:marTop w:val="0"/>
              <w:marBottom w:val="0"/>
              <w:divBdr>
                <w:top w:val="none" w:sz="0" w:space="0" w:color="auto"/>
                <w:left w:val="none" w:sz="0" w:space="0" w:color="auto"/>
                <w:bottom w:val="none" w:sz="0" w:space="0" w:color="auto"/>
                <w:right w:val="none" w:sz="0" w:space="0" w:color="auto"/>
              </w:divBdr>
            </w:div>
            <w:div w:id="1380521038">
              <w:marLeft w:val="0"/>
              <w:marRight w:val="0"/>
              <w:marTop w:val="0"/>
              <w:marBottom w:val="0"/>
              <w:divBdr>
                <w:top w:val="none" w:sz="0" w:space="0" w:color="auto"/>
                <w:left w:val="none" w:sz="0" w:space="0" w:color="auto"/>
                <w:bottom w:val="none" w:sz="0" w:space="0" w:color="auto"/>
                <w:right w:val="none" w:sz="0" w:space="0" w:color="auto"/>
              </w:divBdr>
            </w:div>
            <w:div w:id="30033570">
              <w:marLeft w:val="0"/>
              <w:marRight w:val="0"/>
              <w:marTop w:val="0"/>
              <w:marBottom w:val="0"/>
              <w:divBdr>
                <w:top w:val="none" w:sz="0" w:space="0" w:color="auto"/>
                <w:left w:val="none" w:sz="0" w:space="0" w:color="auto"/>
                <w:bottom w:val="none" w:sz="0" w:space="0" w:color="auto"/>
                <w:right w:val="none" w:sz="0" w:space="0" w:color="auto"/>
              </w:divBdr>
            </w:div>
            <w:div w:id="1671059004">
              <w:marLeft w:val="0"/>
              <w:marRight w:val="0"/>
              <w:marTop w:val="0"/>
              <w:marBottom w:val="0"/>
              <w:divBdr>
                <w:top w:val="none" w:sz="0" w:space="0" w:color="auto"/>
                <w:left w:val="none" w:sz="0" w:space="0" w:color="auto"/>
                <w:bottom w:val="none" w:sz="0" w:space="0" w:color="auto"/>
                <w:right w:val="none" w:sz="0" w:space="0" w:color="auto"/>
              </w:divBdr>
            </w:div>
            <w:div w:id="1594127134">
              <w:marLeft w:val="0"/>
              <w:marRight w:val="0"/>
              <w:marTop w:val="0"/>
              <w:marBottom w:val="0"/>
              <w:divBdr>
                <w:top w:val="none" w:sz="0" w:space="0" w:color="auto"/>
                <w:left w:val="none" w:sz="0" w:space="0" w:color="auto"/>
                <w:bottom w:val="none" w:sz="0" w:space="0" w:color="auto"/>
                <w:right w:val="none" w:sz="0" w:space="0" w:color="auto"/>
              </w:divBdr>
            </w:div>
            <w:div w:id="2028407383">
              <w:marLeft w:val="0"/>
              <w:marRight w:val="0"/>
              <w:marTop w:val="0"/>
              <w:marBottom w:val="0"/>
              <w:divBdr>
                <w:top w:val="none" w:sz="0" w:space="0" w:color="auto"/>
                <w:left w:val="none" w:sz="0" w:space="0" w:color="auto"/>
                <w:bottom w:val="none" w:sz="0" w:space="0" w:color="auto"/>
                <w:right w:val="none" w:sz="0" w:space="0" w:color="auto"/>
              </w:divBdr>
            </w:div>
            <w:div w:id="1010765105">
              <w:marLeft w:val="0"/>
              <w:marRight w:val="0"/>
              <w:marTop w:val="0"/>
              <w:marBottom w:val="0"/>
              <w:divBdr>
                <w:top w:val="none" w:sz="0" w:space="0" w:color="auto"/>
                <w:left w:val="none" w:sz="0" w:space="0" w:color="auto"/>
                <w:bottom w:val="none" w:sz="0" w:space="0" w:color="auto"/>
                <w:right w:val="none" w:sz="0" w:space="0" w:color="auto"/>
              </w:divBdr>
            </w:div>
            <w:div w:id="410322528">
              <w:marLeft w:val="0"/>
              <w:marRight w:val="0"/>
              <w:marTop w:val="0"/>
              <w:marBottom w:val="0"/>
              <w:divBdr>
                <w:top w:val="none" w:sz="0" w:space="0" w:color="auto"/>
                <w:left w:val="none" w:sz="0" w:space="0" w:color="auto"/>
                <w:bottom w:val="none" w:sz="0" w:space="0" w:color="auto"/>
                <w:right w:val="none" w:sz="0" w:space="0" w:color="auto"/>
              </w:divBdr>
            </w:div>
            <w:div w:id="417142557">
              <w:marLeft w:val="0"/>
              <w:marRight w:val="0"/>
              <w:marTop w:val="0"/>
              <w:marBottom w:val="0"/>
              <w:divBdr>
                <w:top w:val="none" w:sz="0" w:space="0" w:color="auto"/>
                <w:left w:val="none" w:sz="0" w:space="0" w:color="auto"/>
                <w:bottom w:val="none" w:sz="0" w:space="0" w:color="auto"/>
                <w:right w:val="none" w:sz="0" w:space="0" w:color="auto"/>
              </w:divBdr>
            </w:div>
            <w:div w:id="1170608847">
              <w:marLeft w:val="0"/>
              <w:marRight w:val="0"/>
              <w:marTop w:val="0"/>
              <w:marBottom w:val="0"/>
              <w:divBdr>
                <w:top w:val="none" w:sz="0" w:space="0" w:color="auto"/>
                <w:left w:val="none" w:sz="0" w:space="0" w:color="auto"/>
                <w:bottom w:val="none" w:sz="0" w:space="0" w:color="auto"/>
                <w:right w:val="none" w:sz="0" w:space="0" w:color="auto"/>
              </w:divBdr>
            </w:div>
            <w:div w:id="426728488">
              <w:marLeft w:val="0"/>
              <w:marRight w:val="0"/>
              <w:marTop w:val="0"/>
              <w:marBottom w:val="0"/>
              <w:divBdr>
                <w:top w:val="none" w:sz="0" w:space="0" w:color="auto"/>
                <w:left w:val="none" w:sz="0" w:space="0" w:color="auto"/>
                <w:bottom w:val="none" w:sz="0" w:space="0" w:color="auto"/>
                <w:right w:val="none" w:sz="0" w:space="0" w:color="auto"/>
              </w:divBdr>
            </w:div>
            <w:div w:id="146826181">
              <w:marLeft w:val="0"/>
              <w:marRight w:val="0"/>
              <w:marTop w:val="0"/>
              <w:marBottom w:val="0"/>
              <w:divBdr>
                <w:top w:val="none" w:sz="0" w:space="0" w:color="auto"/>
                <w:left w:val="none" w:sz="0" w:space="0" w:color="auto"/>
                <w:bottom w:val="none" w:sz="0" w:space="0" w:color="auto"/>
                <w:right w:val="none" w:sz="0" w:space="0" w:color="auto"/>
              </w:divBdr>
            </w:div>
            <w:div w:id="310866219">
              <w:marLeft w:val="0"/>
              <w:marRight w:val="0"/>
              <w:marTop w:val="0"/>
              <w:marBottom w:val="0"/>
              <w:divBdr>
                <w:top w:val="none" w:sz="0" w:space="0" w:color="auto"/>
                <w:left w:val="none" w:sz="0" w:space="0" w:color="auto"/>
                <w:bottom w:val="none" w:sz="0" w:space="0" w:color="auto"/>
                <w:right w:val="none" w:sz="0" w:space="0" w:color="auto"/>
              </w:divBdr>
            </w:div>
            <w:div w:id="956176033">
              <w:marLeft w:val="0"/>
              <w:marRight w:val="0"/>
              <w:marTop w:val="0"/>
              <w:marBottom w:val="0"/>
              <w:divBdr>
                <w:top w:val="none" w:sz="0" w:space="0" w:color="auto"/>
                <w:left w:val="none" w:sz="0" w:space="0" w:color="auto"/>
                <w:bottom w:val="none" w:sz="0" w:space="0" w:color="auto"/>
                <w:right w:val="none" w:sz="0" w:space="0" w:color="auto"/>
              </w:divBdr>
            </w:div>
            <w:div w:id="620500439">
              <w:marLeft w:val="0"/>
              <w:marRight w:val="0"/>
              <w:marTop w:val="0"/>
              <w:marBottom w:val="0"/>
              <w:divBdr>
                <w:top w:val="none" w:sz="0" w:space="0" w:color="auto"/>
                <w:left w:val="none" w:sz="0" w:space="0" w:color="auto"/>
                <w:bottom w:val="none" w:sz="0" w:space="0" w:color="auto"/>
                <w:right w:val="none" w:sz="0" w:space="0" w:color="auto"/>
              </w:divBdr>
            </w:div>
            <w:div w:id="2006397323">
              <w:marLeft w:val="0"/>
              <w:marRight w:val="0"/>
              <w:marTop w:val="0"/>
              <w:marBottom w:val="0"/>
              <w:divBdr>
                <w:top w:val="none" w:sz="0" w:space="0" w:color="auto"/>
                <w:left w:val="none" w:sz="0" w:space="0" w:color="auto"/>
                <w:bottom w:val="none" w:sz="0" w:space="0" w:color="auto"/>
                <w:right w:val="none" w:sz="0" w:space="0" w:color="auto"/>
              </w:divBdr>
            </w:div>
            <w:div w:id="661809840">
              <w:marLeft w:val="0"/>
              <w:marRight w:val="0"/>
              <w:marTop w:val="0"/>
              <w:marBottom w:val="0"/>
              <w:divBdr>
                <w:top w:val="none" w:sz="0" w:space="0" w:color="auto"/>
                <w:left w:val="none" w:sz="0" w:space="0" w:color="auto"/>
                <w:bottom w:val="none" w:sz="0" w:space="0" w:color="auto"/>
                <w:right w:val="none" w:sz="0" w:space="0" w:color="auto"/>
              </w:divBdr>
            </w:div>
            <w:div w:id="2099904579">
              <w:marLeft w:val="0"/>
              <w:marRight w:val="0"/>
              <w:marTop w:val="0"/>
              <w:marBottom w:val="0"/>
              <w:divBdr>
                <w:top w:val="none" w:sz="0" w:space="0" w:color="auto"/>
                <w:left w:val="none" w:sz="0" w:space="0" w:color="auto"/>
                <w:bottom w:val="none" w:sz="0" w:space="0" w:color="auto"/>
                <w:right w:val="none" w:sz="0" w:space="0" w:color="auto"/>
              </w:divBdr>
            </w:div>
            <w:div w:id="460418245">
              <w:marLeft w:val="0"/>
              <w:marRight w:val="0"/>
              <w:marTop w:val="0"/>
              <w:marBottom w:val="0"/>
              <w:divBdr>
                <w:top w:val="none" w:sz="0" w:space="0" w:color="auto"/>
                <w:left w:val="none" w:sz="0" w:space="0" w:color="auto"/>
                <w:bottom w:val="none" w:sz="0" w:space="0" w:color="auto"/>
                <w:right w:val="none" w:sz="0" w:space="0" w:color="auto"/>
              </w:divBdr>
            </w:div>
            <w:div w:id="1771320269">
              <w:marLeft w:val="0"/>
              <w:marRight w:val="0"/>
              <w:marTop w:val="0"/>
              <w:marBottom w:val="0"/>
              <w:divBdr>
                <w:top w:val="none" w:sz="0" w:space="0" w:color="auto"/>
                <w:left w:val="none" w:sz="0" w:space="0" w:color="auto"/>
                <w:bottom w:val="none" w:sz="0" w:space="0" w:color="auto"/>
                <w:right w:val="none" w:sz="0" w:space="0" w:color="auto"/>
              </w:divBdr>
            </w:div>
            <w:div w:id="1429957924">
              <w:marLeft w:val="0"/>
              <w:marRight w:val="0"/>
              <w:marTop w:val="0"/>
              <w:marBottom w:val="0"/>
              <w:divBdr>
                <w:top w:val="none" w:sz="0" w:space="0" w:color="auto"/>
                <w:left w:val="none" w:sz="0" w:space="0" w:color="auto"/>
                <w:bottom w:val="none" w:sz="0" w:space="0" w:color="auto"/>
                <w:right w:val="none" w:sz="0" w:space="0" w:color="auto"/>
              </w:divBdr>
            </w:div>
            <w:div w:id="780148424">
              <w:marLeft w:val="0"/>
              <w:marRight w:val="0"/>
              <w:marTop w:val="0"/>
              <w:marBottom w:val="0"/>
              <w:divBdr>
                <w:top w:val="none" w:sz="0" w:space="0" w:color="auto"/>
                <w:left w:val="none" w:sz="0" w:space="0" w:color="auto"/>
                <w:bottom w:val="none" w:sz="0" w:space="0" w:color="auto"/>
                <w:right w:val="none" w:sz="0" w:space="0" w:color="auto"/>
              </w:divBdr>
            </w:div>
            <w:div w:id="1664120090">
              <w:marLeft w:val="0"/>
              <w:marRight w:val="0"/>
              <w:marTop w:val="0"/>
              <w:marBottom w:val="0"/>
              <w:divBdr>
                <w:top w:val="none" w:sz="0" w:space="0" w:color="auto"/>
                <w:left w:val="none" w:sz="0" w:space="0" w:color="auto"/>
                <w:bottom w:val="none" w:sz="0" w:space="0" w:color="auto"/>
                <w:right w:val="none" w:sz="0" w:space="0" w:color="auto"/>
              </w:divBdr>
            </w:div>
            <w:div w:id="262347843">
              <w:marLeft w:val="0"/>
              <w:marRight w:val="0"/>
              <w:marTop w:val="0"/>
              <w:marBottom w:val="0"/>
              <w:divBdr>
                <w:top w:val="none" w:sz="0" w:space="0" w:color="auto"/>
                <w:left w:val="none" w:sz="0" w:space="0" w:color="auto"/>
                <w:bottom w:val="none" w:sz="0" w:space="0" w:color="auto"/>
                <w:right w:val="none" w:sz="0" w:space="0" w:color="auto"/>
              </w:divBdr>
            </w:div>
            <w:div w:id="979573898">
              <w:marLeft w:val="0"/>
              <w:marRight w:val="0"/>
              <w:marTop w:val="0"/>
              <w:marBottom w:val="0"/>
              <w:divBdr>
                <w:top w:val="none" w:sz="0" w:space="0" w:color="auto"/>
                <w:left w:val="none" w:sz="0" w:space="0" w:color="auto"/>
                <w:bottom w:val="none" w:sz="0" w:space="0" w:color="auto"/>
                <w:right w:val="none" w:sz="0" w:space="0" w:color="auto"/>
              </w:divBdr>
            </w:div>
            <w:div w:id="1950503684">
              <w:marLeft w:val="0"/>
              <w:marRight w:val="0"/>
              <w:marTop w:val="0"/>
              <w:marBottom w:val="0"/>
              <w:divBdr>
                <w:top w:val="none" w:sz="0" w:space="0" w:color="auto"/>
                <w:left w:val="none" w:sz="0" w:space="0" w:color="auto"/>
                <w:bottom w:val="none" w:sz="0" w:space="0" w:color="auto"/>
                <w:right w:val="none" w:sz="0" w:space="0" w:color="auto"/>
              </w:divBdr>
            </w:div>
            <w:div w:id="1785922195">
              <w:marLeft w:val="0"/>
              <w:marRight w:val="0"/>
              <w:marTop w:val="0"/>
              <w:marBottom w:val="0"/>
              <w:divBdr>
                <w:top w:val="none" w:sz="0" w:space="0" w:color="auto"/>
                <w:left w:val="none" w:sz="0" w:space="0" w:color="auto"/>
                <w:bottom w:val="none" w:sz="0" w:space="0" w:color="auto"/>
                <w:right w:val="none" w:sz="0" w:space="0" w:color="auto"/>
              </w:divBdr>
            </w:div>
            <w:div w:id="1278634929">
              <w:marLeft w:val="0"/>
              <w:marRight w:val="0"/>
              <w:marTop w:val="0"/>
              <w:marBottom w:val="0"/>
              <w:divBdr>
                <w:top w:val="none" w:sz="0" w:space="0" w:color="auto"/>
                <w:left w:val="none" w:sz="0" w:space="0" w:color="auto"/>
                <w:bottom w:val="none" w:sz="0" w:space="0" w:color="auto"/>
                <w:right w:val="none" w:sz="0" w:space="0" w:color="auto"/>
              </w:divBdr>
            </w:div>
            <w:div w:id="163908689">
              <w:marLeft w:val="0"/>
              <w:marRight w:val="0"/>
              <w:marTop w:val="0"/>
              <w:marBottom w:val="0"/>
              <w:divBdr>
                <w:top w:val="none" w:sz="0" w:space="0" w:color="auto"/>
                <w:left w:val="none" w:sz="0" w:space="0" w:color="auto"/>
                <w:bottom w:val="none" w:sz="0" w:space="0" w:color="auto"/>
                <w:right w:val="none" w:sz="0" w:space="0" w:color="auto"/>
              </w:divBdr>
            </w:div>
            <w:div w:id="2027051275">
              <w:marLeft w:val="0"/>
              <w:marRight w:val="0"/>
              <w:marTop w:val="0"/>
              <w:marBottom w:val="0"/>
              <w:divBdr>
                <w:top w:val="none" w:sz="0" w:space="0" w:color="auto"/>
                <w:left w:val="none" w:sz="0" w:space="0" w:color="auto"/>
                <w:bottom w:val="none" w:sz="0" w:space="0" w:color="auto"/>
                <w:right w:val="none" w:sz="0" w:space="0" w:color="auto"/>
              </w:divBdr>
            </w:div>
            <w:div w:id="278032660">
              <w:marLeft w:val="0"/>
              <w:marRight w:val="0"/>
              <w:marTop w:val="0"/>
              <w:marBottom w:val="0"/>
              <w:divBdr>
                <w:top w:val="none" w:sz="0" w:space="0" w:color="auto"/>
                <w:left w:val="none" w:sz="0" w:space="0" w:color="auto"/>
                <w:bottom w:val="none" w:sz="0" w:space="0" w:color="auto"/>
                <w:right w:val="none" w:sz="0" w:space="0" w:color="auto"/>
              </w:divBdr>
            </w:div>
            <w:div w:id="1009790841">
              <w:marLeft w:val="0"/>
              <w:marRight w:val="0"/>
              <w:marTop w:val="0"/>
              <w:marBottom w:val="0"/>
              <w:divBdr>
                <w:top w:val="none" w:sz="0" w:space="0" w:color="auto"/>
                <w:left w:val="none" w:sz="0" w:space="0" w:color="auto"/>
                <w:bottom w:val="none" w:sz="0" w:space="0" w:color="auto"/>
                <w:right w:val="none" w:sz="0" w:space="0" w:color="auto"/>
              </w:divBdr>
            </w:div>
            <w:div w:id="1397699560">
              <w:marLeft w:val="0"/>
              <w:marRight w:val="0"/>
              <w:marTop w:val="0"/>
              <w:marBottom w:val="0"/>
              <w:divBdr>
                <w:top w:val="none" w:sz="0" w:space="0" w:color="auto"/>
                <w:left w:val="none" w:sz="0" w:space="0" w:color="auto"/>
                <w:bottom w:val="none" w:sz="0" w:space="0" w:color="auto"/>
                <w:right w:val="none" w:sz="0" w:space="0" w:color="auto"/>
              </w:divBdr>
            </w:div>
            <w:div w:id="1427264951">
              <w:marLeft w:val="0"/>
              <w:marRight w:val="0"/>
              <w:marTop w:val="0"/>
              <w:marBottom w:val="0"/>
              <w:divBdr>
                <w:top w:val="none" w:sz="0" w:space="0" w:color="auto"/>
                <w:left w:val="none" w:sz="0" w:space="0" w:color="auto"/>
                <w:bottom w:val="none" w:sz="0" w:space="0" w:color="auto"/>
                <w:right w:val="none" w:sz="0" w:space="0" w:color="auto"/>
              </w:divBdr>
            </w:div>
            <w:div w:id="2011642628">
              <w:marLeft w:val="0"/>
              <w:marRight w:val="0"/>
              <w:marTop w:val="0"/>
              <w:marBottom w:val="0"/>
              <w:divBdr>
                <w:top w:val="none" w:sz="0" w:space="0" w:color="auto"/>
                <w:left w:val="none" w:sz="0" w:space="0" w:color="auto"/>
                <w:bottom w:val="none" w:sz="0" w:space="0" w:color="auto"/>
                <w:right w:val="none" w:sz="0" w:space="0" w:color="auto"/>
              </w:divBdr>
            </w:div>
            <w:div w:id="434640526">
              <w:marLeft w:val="0"/>
              <w:marRight w:val="0"/>
              <w:marTop w:val="0"/>
              <w:marBottom w:val="0"/>
              <w:divBdr>
                <w:top w:val="none" w:sz="0" w:space="0" w:color="auto"/>
                <w:left w:val="none" w:sz="0" w:space="0" w:color="auto"/>
                <w:bottom w:val="none" w:sz="0" w:space="0" w:color="auto"/>
                <w:right w:val="none" w:sz="0" w:space="0" w:color="auto"/>
              </w:divBdr>
            </w:div>
            <w:div w:id="1359741988">
              <w:marLeft w:val="0"/>
              <w:marRight w:val="0"/>
              <w:marTop w:val="0"/>
              <w:marBottom w:val="0"/>
              <w:divBdr>
                <w:top w:val="none" w:sz="0" w:space="0" w:color="auto"/>
                <w:left w:val="none" w:sz="0" w:space="0" w:color="auto"/>
                <w:bottom w:val="none" w:sz="0" w:space="0" w:color="auto"/>
                <w:right w:val="none" w:sz="0" w:space="0" w:color="auto"/>
              </w:divBdr>
            </w:div>
            <w:div w:id="1570379583">
              <w:marLeft w:val="0"/>
              <w:marRight w:val="0"/>
              <w:marTop w:val="0"/>
              <w:marBottom w:val="0"/>
              <w:divBdr>
                <w:top w:val="none" w:sz="0" w:space="0" w:color="auto"/>
                <w:left w:val="none" w:sz="0" w:space="0" w:color="auto"/>
                <w:bottom w:val="none" w:sz="0" w:space="0" w:color="auto"/>
                <w:right w:val="none" w:sz="0" w:space="0" w:color="auto"/>
              </w:divBdr>
            </w:div>
            <w:div w:id="1258439877">
              <w:marLeft w:val="0"/>
              <w:marRight w:val="0"/>
              <w:marTop w:val="0"/>
              <w:marBottom w:val="0"/>
              <w:divBdr>
                <w:top w:val="none" w:sz="0" w:space="0" w:color="auto"/>
                <w:left w:val="none" w:sz="0" w:space="0" w:color="auto"/>
                <w:bottom w:val="none" w:sz="0" w:space="0" w:color="auto"/>
                <w:right w:val="none" w:sz="0" w:space="0" w:color="auto"/>
              </w:divBdr>
            </w:div>
            <w:div w:id="1503273859">
              <w:marLeft w:val="0"/>
              <w:marRight w:val="0"/>
              <w:marTop w:val="0"/>
              <w:marBottom w:val="0"/>
              <w:divBdr>
                <w:top w:val="none" w:sz="0" w:space="0" w:color="auto"/>
                <w:left w:val="none" w:sz="0" w:space="0" w:color="auto"/>
                <w:bottom w:val="none" w:sz="0" w:space="0" w:color="auto"/>
                <w:right w:val="none" w:sz="0" w:space="0" w:color="auto"/>
              </w:divBdr>
            </w:div>
            <w:div w:id="1666516045">
              <w:marLeft w:val="0"/>
              <w:marRight w:val="0"/>
              <w:marTop w:val="0"/>
              <w:marBottom w:val="0"/>
              <w:divBdr>
                <w:top w:val="none" w:sz="0" w:space="0" w:color="auto"/>
                <w:left w:val="none" w:sz="0" w:space="0" w:color="auto"/>
                <w:bottom w:val="none" w:sz="0" w:space="0" w:color="auto"/>
                <w:right w:val="none" w:sz="0" w:space="0" w:color="auto"/>
              </w:divBdr>
            </w:div>
            <w:div w:id="253829864">
              <w:marLeft w:val="0"/>
              <w:marRight w:val="0"/>
              <w:marTop w:val="0"/>
              <w:marBottom w:val="0"/>
              <w:divBdr>
                <w:top w:val="none" w:sz="0" w:space="0" w:color="auto"/>
                <w:left w:val="none" w:sz="0" w:space="0" w:color="auto"/>
                <w:bottom w:val="none" w:sz="0" w:space="0" w:color="auto"/>
                <w:right w:val="none" w:sz="0" w:space="0" w:color="auto"/>
              </w:divBdr>
            </w:div>
            <w:div w:id="1116483609">
              <w:marLeft w:val="0"/>
              <w:marRight w:val="0"/>
              <w:marTop w:val="480"/>
              <w:marBottom w:val="0"/>
              <w:divBdr>
                <w:top w:val="single" w:sz="6" w:space="0" w:color="auto"/>
                <w:left w:val="single" w:sz="6" w:space="0" w:color="auto"/>
                <w:bottom w:val="single" w:sz="6" w:space="0" w:color="auto"/>
                <w:right w:val="single" w:sz="6" w:space="0" w:color="auto"/>
              </w:divBdr>
            </w:div>
            <w:div w:id="948853343">
              <w:marLeft w:val="0"/>
              <w:marRight w:val="0"/>
              <w:marTop w:val="0"/>
              <w:marBottom w:val="0"/>
              <w:divBdr>
                <w:top w:val="none" w:sz="0" w:space="0" w:color="auto"/>
                <w:left w:val="none" w:sz="0" w:space="0" w:color="auto"/>
                <w:bottom w:val="none" w:sz="0" w:space="0" w:color="auto"/>
                <w:right w:val="none" w:sz="0" w:space="0" w:color="auto"/>
              </w:divBdr>
            </w:div>
            <w:div w:id="105152388">
              <w:marLeft w:val="0"/>
              <w:marRight w:val="0"/>
              <w:marTop w:val="0"/>
              <w:marBottom w:val="0"/>
              <w:divBdr>
                <w:top w:val="none" w:sz="0" w:space="0" w:color="auto"/>
                <w:left w:val="none" w:sz="0" w:space="0" w:color="auto"/>
                <w:bottom w:val="none" w:sz="0" w:space="0" w:color="auto"/>
                <w:right w:val="none" w:sz="0" w:space="0" w:color="auto"/>
              </w:divBdr>
            </w:div>
            <w:div w:id="482743390">
              <w:marLeft w:val="0"/>
              <w:marRight w:val="0"/>
              <w:marTop w:val="0"/>
              <w:marBottom w:val="0"/>
              <w:divBdr>
                <w:top w:val="none" w:sz="0" w:space="0" w:color="auto"/>
                <w:left w:val="none" w:sz="0" w:space="0" w:color="auto"/>
                <w:bottom w:val="none" w:sz="0" w:space="0" w:color="auto"/>
                <w:right w:val="none" w:sz="0" w:space="0" w:color="auto"/>
              </w:divBdr>
            </w:div>
            <w:div w:id="1666588389">
              <w:marLeft w:val="0"/>
              <w:marRight w:val="0"/>
              <w:marTop w:val="0"/>
              <w:marBottom w:val="0"/>
              <w:divBdr>
                <w:top w:val="none" w:sz="0" w:space="0" w:color="auto"/>
                <w:left w:val="none" w:sz="0" w:space="0" w:color="auto"/>
                <w:bottom w:val="none" w:sz="0" w:space="0" w:color="auto"/>
                <w:right w:val="none" w:sz="0" w:space="0" w:color="auto"/>
              </w:divBdr>
            </w:div>
            <w:div w:id="1439447158">
              <w:marLeft w:val="0"/>
              <w:marRight w:val="0"/>
              <w:marTop w:val="0"/>
              <w:marBottom w:val="0"/>
              <w:divBdr>
                <w:top w:val="none" w:sz="0" w:space="0" w:color="auto"/>
                <w:left w:val="none" w:sz="0" w:space="0" w:color="auto"/>
                <w:bottom w:val="none" w:sz="0" w:space="0" w:color="auto"/>
                <w:right w:val="none" w:sz="0" w:space="0" w:color="auto"/>
              </w:divBdr>
            </w:div>
            <w:div w:id="684210306">
              <w:marLeft w:val="0"/>
              <w:marRight w:val="0"/>
              <w:marTop w:val="0"/>
              <w:marBottom w:val="0"/>
              <w:divBdr>
                <w:top w:val="none" w:sz="0" w:space="0" w:color="auto"/>
                <w:left w:val="none" w:sz="0" w:space="0" w:color="auto"/>
                <w:bottom w:val="none" w:sz="0" w:space="0" w:color="auto"/>
                <w:right w:val="none" w:sz="0" w:space="0" w:color="auto"/>
              </w:divBdr>
            </w:div>
            <w:div w:id="1604460226">
              <w:marLeft w:val="0"/>
              <w:marRight w:val="0"/>
              <w:marTop w:val="480"/>
              <w:marBottom w:val="0"/>
              <w:divBdr>
                <w:top w:val="single" w:sz="6" w:space="0" w:color="auto"/>
                <w:left w:val="single" w:sz="6" w:space="0" w:color="auto"/>
                <w:bottom w:val="single" w:sz="6" w:space="0" w:color="auto"/>
                <w:right w:val="single" w:sz="6" w:space="0" w:color="auto"/>
              </w:divBdr>
            </w:div>
            <w:div w:id="2083333756">
              <w:marLeft w:val="0"/>
              <w:marRight w:val="0"/>
              <w:marTop w:val="0"/>
              <w:marBottom w:val="0"/>
              <w:divBdr>
                <w:top w:val="none" w:sz="0" w:space="0" w:color="auto"/>
                <w:left w:val="none" w:sz="0" w:space="0" w:color="auto"/>
                <w:bottom w:val="none" w:sz="0" w:space="0" w:color="auto"/>
                <w:right w:val="none" w:sz="0" w:space="0" w:color="auto"/>
              </w:divBdr>
            </w:div>
            <w:div w:id="6446317">
              <w:marLeft w:val="0"/>
              <w:marRight w:val="0"/>
              <w:marTop w:val="0"/>
              <w:marBottom w:val="0"/>
              <w:divBdr>
                <w:top w:val="none" w:sz="0" w:space="0" w:color="auto"/>
                <w:left w:val="none" w:sz="0" w:space="0" w:color="auto"/>
                <w:bottom w:val="none" w:sz="0" w:space="0" w:color="auto"/>
                <w:right w:val="none" w:sz="0" w:space="0" w:color="auto"/>
              </w:divBdr>
            </w:div>
            <w:div w:id="240724336">
              <w:marLeft w:val="0"/>
              <w:marRight w:val="0"/>
              <w:marTop w:val="0"/>
              <w:marBottom w:val="0"/>
              <w:divBdr>
                <w:top w:val="none" w:sz="0" w:space="0" w:color="auto"/>
                <w:left w:val="none" w:sz="0" w:space="0" w:color="auto"/>
                <w:bottom w:val="none" w:sz="0" w:space="0" w:color="auto"/>
                <w:right w:val="none" w:sz="0" w:space="0" w:color="auto"/>
              </w:divBdr>
            </w:div>
            <w:div w:id="1411272153">
              <w:marLeft w:val="0"/>
              <w:marRight w:val="0"/>
              <w:marTop w:val="0"/>
              <w:marBottom w:val="0"/>
              <w:divBdr>
                <w:top w:val="none" w:sz="0" w:space="0" w:color="auto"/>
                <w:left w:val="none" w:sz="0" w:space="0" w:color="auto"/>
                <w:bottom w:val="none" w:sz="0" w:space="0" w:color="auto"/>
                <w:right w:val="none" w:sz="0" w:space="0" w:color="auto"/>
              </w:divBdr>
            </w:div>
            <w:div w:id="503395572">
              <w:marLeft w:val="0"/>
              <w:marRight w:val="0"/>
              <w:marTop w:val="480"/>
              <w:marBottom w:val="0"/>
              <w:divBdr>
                <w:top w:val="single" w:sz="6" w:space="0" w:color="auto"/>
                <w:left w:val="single" w:sz="6" w:space="0" w:color="auto"/>
                <w:bottom w:val="single" w:sz="6" w:space="0" w:color="auto"/>
                <w:right w:val="single" w:sz="6" w:space="0" w:color="auto"/>
              </w:divBdr>
            </w:div>
            <w:div w:id="2072145747">
              <w:marLeft w:val="0"/>
              <w:marRight w:val="0"/>
              <w:marTop w:val="0"/>
              <w:marBottom w:val="0"/>
              <w:divBdr>
                <w:top w:val="none" w:sz="0" w:space="0" w:color="auto"/>
                <w:left w:val="none" w:sz="0" w:space="0" w:color="auto"/>
                <w:bottom w:val="none" w:sz="0" w:space="0" w:color="auto"/>
                <w:right w:val="none" w:sz="0" w:space="0" w:color="auto"/>
              </w:divBdr>
            </w:div>
            <w:div w:id="1541160444">
              <w:marLeft w:val="0"/>
              <w:marRight w:val="0"/>
              <w:marTop w:val="0"/>
              <w:marBottom w:val="0"/>
              <w:divBdr>
                <w:top w:val="none" w:sz="0" w:space="0" w:color="auto"/>
                <w:left w:val="none" w:sz="0" w:space="0" w:color="auto"/>
                <w:bottom w:val="none" w:sz="0" w:space="0" w:color="auto"/>
                <w:right w:val="none" w:sz="0" w:space="0" w:color="auto"/>
              </w:divBdr>
            </w:div>
            <w:div w:id="417097405">
              <w:marLeft w:val="0"/>
              <w:marRight w:val="0"/>
              <w:marTop w:val="0"/>
              <w:marBottom w:val="0"/>
              <w:divBdr>
                <w:top w:val="none" w:sz="0" w:space="0" w:color="auto"/>
                <w:left w:val="none" w:sz="0" w:space="0" w:color="auto"/>
                <w:bottom w:val="none" w:sz="0" w:space="0" w:color="auto"/>
                <w:right w:val="none" w:sz="0" w:space="0" w:color="auto"/>
              </w:divBdr>
            </w:div>
            <w:div w:id="1956670286">
              <w:marLeft w:val="0"/>
              <w:marRight w:val="0"/>
              <w:marTop w:val="0"/>
              <w:marBottom w:val="0"/>
              <w:divBdr>
                <w:top w:val="none" w:sz="0" w:space="0" w:color="auto"/>
                <w:left w:val="none" w:sz="0" w:space="0" w:color="auto"/>
                <w:bottom w:val="none" w:sz="0" w:space="0" w:color="auto"/>
                <w:right w:val="none" w:sz="0" w:space="0" w:color="auto"/>
              </w:divBdr>
            </w:div>
            <w:div w:id="1153837591">
              <w:marLeft w:val="0"/>
              <w:marRight w:val="0"/>
              <w:marTop w:val="0"/>
              <w:marBottom w:val="0"/>
              <w:divBdr>
                <w:top w:val="none" w:sz="0" w:space="0" w:color="auto"/>
                <w:left w:val="none" w:sz="0" w:space="0" w:color="auto"/>
                <w:bottom w:val="none" w:sz="0" w:space="0" w:color="auto"/>
                <w:right w:val="none" w:sz="0" w:space="0" w:color="auto"/>
              </w:divBdr>
            </w:div>
            <w:div w:id="943072183">
              <w:marLeft w:val="0"/>
              <w:marRight w:val="0"/>
              <w:marTop w:val="0"/>
              <w:marBottom w:val="0"/>
              <w:divBdr>
                <w:top w:val="none" w:sz="0" w:space="0" w:color="auto"/>
                <w:left w:val="none" w:sz="0" w:space="0" w:color="auto"/>
                <w:bottom w:val="none" w:sz="0" w:space="0" w:color="auto"/>
                <w:right w:val="none" w:sz="0" w:space="0" w:color="auto"/>
              </w:divBdr>
            </w:div>
            <w:div w:id="773130922">
              <w:marLeft w:val="0"/>
              <w:marRight w:val="0"/>
              <w:marTop w:val="0"/>
              <w:marBottom w:val="0"/>
              <w:divBdr>
                <w:top w:val="none" w:sz="0" w:space="0" w:color="auto"/>
                <w:left w:val="none" w:sz="0" w:space="0" w:color="auto"/>
                <w:bottom w:val="none" w:sz="0" w:space="0" w:color="auto"/>
                <w:right w:val="none" w:sz="0" w:space="0" w:color="auto"/>
              </w:divBdr>
            </w:div>
            <w:div w:id="761876622">
              <w:marLeft w:val="0"/>
              <w:marRight w:val="0"/>
              <w:marTop w:val="0"/>
              <w:marBottom w:val="0"/>
              <w:divBdr>
                <w:top w:val="none" w:sz="0" w:space="0" w:color="auto"/>
                <w:left w:val="none" w:sz="0" w:space="0" w:color="auto"/>
                <w:bottom w:val="none" w:sz="0" w:space="0" w:color="auto"/>
                <w:right w:val="none" w:sz="0" w:space="0" w:color="auto"/>
              </w:divBdr>
            </w:div>
            <w:div w:id="114756864">
              <w:marLeft w:val="0"/>
              <w:marRight w:val="0"/>
              <w:marTop w:val="0"/>
              <w:marBottom w:val="0"/>
              <w:divBdr>
                <w:top w:val="none" w:sz="0" w:space="0" w:color="auto"/>
                <w:left w:val="none" w:sz="0" w:space="0" w:color="auto"/>
                <w:bottom w:val="none" w:sz="0" w:space="0" w:color="auto"/>
                <w:right w:val="none" w:sz="0" w:space="0" w:color="auto"/>
              </w:divBdr>
            </w:div>
            <w:div w:id="1157376147">
              <w:marLeft w:val="0"/>
              <w:marRight w:val="0"/>
              <w:marTop w:val="0"/>
              <w:marBottom w:val="0"/>
              <w:divBdr>
                <w:top w:val="none" w:sz="0" w:space="0" w:color="auto"/>
                <w:left w:val="none" w:sz="0" w:space="0" w:color="auto"/>
                <w:bottom w:val="none" w:sz="0" w:space="0" w:color="auto"/>
                <w:right w:val="none" w:sz="0" w:space="0" w:color="auto"/>
              </w:divBdr>
            </w:div>
            <w:div w:id="656300686">
              <w:marLeft w:val="0"/>
              <w:marRight w:val="0"/>
              <w:marTop w:val="0"/>
              <w:marBottom w:val="0"/>
              <w:divBdr>
                <w:top w:val="none" w:sz="0" w:space="0" w:color="auto"/>
                <w:left w:val="none" w:sz="0" w:space="0" w:color="auto"/>
                <w:bottom w:val="none" w:sz="0" w:space="0" w:color="auto"/>
                <w:right w:val="none" w:sz="0" w:space="0" w:color="auto"/>
              </w:divBdr>
            </w:div>
            <w:div w:id="678124439">
              <w:marLeft w:val="0"/>
              <w:marRight w:val="0"/>
              <w:marTop w:val="480"/>
              <w:marBottom w:val="0"/>
              <w:divBdr>
                <w:top w:val="single" w:sz="6" w:space="0" w:color="auto"/>
                <w:left w:val="single" w:sz="6" w:space="0" w:color="auto"/>
                <w:bottom w:val="single" w:sz="6" w:space="0" w:color="auto"/>
                <w:right w:val="single" w:sz="6" w:space="0" w:color="auto"/>
              </w:divBdr>
            </w:div>
            <w:div w:id="1676877680">
              <w:marLeft w:val="0"/>
              <w:marRight w:val="0"/>
              <w:marTop w:val="0"/>
              <w:marBottom w:val="0"/>
              <w:divBdr>
                <w:top w:val="none" w:sz="0" w:space="0" w:color="auto"/>
                <w:left w:val="none" w:sz="0" w:space="0" w:color="auto"/>
                <w:bottom w:val="none" w:sz="0" w:space="0" w:color="auto"/>
                <w:right w:val="none" w:sz="0" w:space="0" w:color="auto"/>
              </w:divBdr>
            </w:div>
            <w:div w:id="683555295">
              <w:marLeft w:val="0"/>
              <w:marRight w:val="0"/>
              <w:marTop w:val="0"/>
              <w:marBottom w:val="0"/>
              <w:divBdr>
                <w:top w:val="none" w:sz="0" w:space="0" w:color="auto"/>
                <w:left w:val="none" w:sz="0" w:space="0" w:color="auto"/>
                <w:bottom w:val="none" w:sz="0" w:space="0" w:color="auto"/>
                <w:right w:val="none" w:sz="0" w:space="0" w:color="auto"/>
              </w:divBdr>
            </w:div>
            <w:div w:id="966203566">
              <w:marLeft w:val="0"/>
              <w:marRight w:val="0"/>
              <w:marTop w:val="0"/>
              <w:marBottom w:val="0"/>
              <w:divBdr>
                <w:top w:val="none" w:sz="0" w:space="0" w:color="auto"/>
                <w:left w:val="none" w:sz="0" w:space="0" w:color="auto"/>
                <w:bottom w:val="none" w:sz="0" w:space="0" w:color="auto"/>
                <w:right w:val="none" w:sz="0" w:space="0" w:color="auto"/>
              </w:divBdr>
            </w:div>
            <w:div w:id="1328636400">
              <w:marLeft w:val="0"/>
              <w:marRight w:val="0"/>
              <w:marTop w:val="480"/>
              <w:marBottom w:val="0"/>
              <w:divBdr>
                <w:top w:val="single" w:sz="6" w:space="0" w:color="auto"/>
                <w:left w:val="single" w:sz="6" w:space="0" w:color="auto"/>
                <w:bottom w:val="single" w:sz="6" w:space="0" w:color="auto"/>
                <w:right w:val="single" w:sz="6" w:space="0" w:color="auto"/>
              </w:divBdr>
            </w:div>
            <w:div w:id="1498501823">
              <w:marLeft w:val="0"/>
              <w:marRight w:val="0"/>
              <w:marTop w:val="0"/>
              <w:marBottom w:val="0"/>
              <w:divBdr>
                <w:top w:val="none" w:sz="0" w:space="0" w:color="auto"/>
                <w:left w:val="none" w:sz="0" w:space="0" w:color="auto"/>
                <w:bottom w:val="none" w:sz="0" w:space="0" w:color="auto"/>
                <w:right w:val="none" w:sz="0" w:space="0" w:color="auto"/>
              </w:divBdr>
            </w:div>
            <w:div w:id="121660723">
              <w:marLeft w:val="0"/>
              <w:marRight w:val="0"/>
              <w:marTop w:val="0"/>
              <w:marBottom w:val="0"/>
              <w:divBdr>
                <w:top w:val="none" w:sz="0" w:space="0" w:color="auto"/>
                <w:left w:val="none" w:sz="0" w:space="0" w:color="auto"/>
                <w:bottom w:val="none" w:sz="0" w:space="0" w:color="auto"/>
                <w:right w:val="none" w:sz="0" w:space="0" w:color="auto"/>
              </w:divBdr>
            </w:div>
            <w:div w:id="2034258858">
              <w:marLeft w:val="0"/>
              <w:marRight w:val="0"/>
              <w:marTop w:val="0"/>
              <w:marBottom w:val="0"/>
              <w:divBdr>
                <w:top w:val="none" w:sz="0" w:space="0" w:color="auto"/>
                <w:left w:val="none" w:sz="0" w:space="0" w:color="auto"/>
                <w:bottom w:val="none" w:sz="0" w:space="0" w:color="auto"/>
                <w:right w:val="none" w:sz="0" w:space="0" w:color="auto"/>
              </w:divBdr>
            </w:div>
            <w:div w:id="863325068">
              <w:marLeft w:val="0"/>
              <w:marRight w:val="0"/>
              <w:marTop w:val="0"/>
              <w:marBottom w:val="0"/>
              <w:divBdr>
                <w:top w:val="none" w:sz="0" w:space="0" w:color="auto"/>
                <w:left w:val="none" w:sz="0" w:space="0" w:color="auto"/>
                <w:bottom w:val="none" w:sz="0" w:space="0" w:color="auto"/>
                <w:right w:val="none" w:sz="0" w:space="0" w:color="auto"/>
              </w:divBdr>
            </w:div>
            <w:div w:id="1299995534">
              <w:marLeft w:val="0"/>
              <w:marRight w:val="0"/>
              <w:marTop w:val="0"/>
              <w:marBottom w:val="0"/>
              <w:divBdr>
                <w:top w:val="none" w:sz="0" w:space="0" w:color="auto"/>
                <w:left w:val="none" w:sz="0" w:space="0" w:color="auto"/>
                <w:bottom w:val="none" w:sz="0" w:space="0" w:color="auto"/>
                <w:right w:val="none" w:sz="0" w:space="0" w:color="auto"/>
              </w:divBdr>
            </w:div>
            <w:div w:id="215821220">
              <w:marLeft w:val="0"/>
              <w:marRight w:val="0"/>
              <w:marTop w:val="0"/>
              <w:marBottom w:val="0"/>
              <w:divBdr>
                <w:top w:val="none" w:sz="0" w:space="0" w:color="auto"/>
                <w:left w:val="none" w:sz="0" w:space="0" w:color="auto"/>
                <w:bottom w:val="none" w:sz="0" w:space="0" w:color="auto"/>
                <w:right w:val="none" w:sz="0" w:space="0" w:color="auto"/>
              </w:divBdr>
            </w:div>
            <w:div w:id="930430291">
              <w:marLeft w:val="0"/>
              <w:marRight w:val="0"/>
              <w:marTop w:val="480"/>
              <w:marBottom w:val="0"/>
              <w:divBdr>
                <w:top w:val="single" w:sz="6" w:space="0" w:color="auto"/>
                <w:left w:val="single" w:sz="6" w:space="0" w:color="auto"/>
                <w:bottom w:val="single" w:sz="6" w:space="0" w:color="auto"/>
                <w:right w:val="single" w:sz="6" w:space="0" w:color="auto"/>
              </w:divBdr>
            </w:div>
            <w:div w:id="700743077">
              <w:marLeft w:val="0"/>
              <w:marRight w:val="0"/>
              <w:marTop w:val="0"/>
              <w:marBottom w:val="0"/>
              <w:divBdr>
                <w:top w:val="none" w:sz="0" w:space="0" w:color="auto"/>
                <w:left w:val="none" w:sz="0" w:space="0" w:color="auto"/>
                <w:bottom w:val="none" w:sz="0" w:space="0" w:color="auto"/>
                <w:right w:val="none" w:sz="0" w:space="0" w:color="auto"/>
              </w:divBdr>
            </w:div>
            <w:div w:id="1429352921">
              <w:marLeft w:val="0"/>
              <w:marRight w:val="0"/>
              <w:marTop w:val="0"/>
              <w:marBottom w:val="0"/>
              <w:divBdr>
                <w:top w:val="none" w:sz="0" w:space="0" w:color="auto"/>
                <w:left w:val="none" w:sz="0" w:space="0" w:color="auto"/>
                <w:bottom w:val="none" w:sz="0" w:space="0" w:color="auto"/>
                <w:right w:val="none" w:sz="0" w:space="0" w:color="auto"/>
              </w:divBdr>
            </w:div>
            <w:div w:id="1793212737">
              <w:marLeft w:val="0"/>
              <w:marRight w:val="0"/>
              <w:marTop w:val="0"/>
              <w:marBottom w:val="0"/>
              <w:divBdr>
                <w:top w:val="none" w:sz="0" w:space="0" w:color="auto"/>
                <w:left w:val="none" w:sz="0" w:space="0" w:color="auto"/>
                <w:bottom w:val="none" w:sz="0" w:space="0" w:color="auto"/>
                <w:right w:val="none" w:sz="0" w:space="0" w:color="auto"/>
              </w:divBdr>
            </w:div>
            <w:div w:id="1680307412">
              <w:marLeft w:val="0"/>
              <w:marRight w:val="0"/>
              <w:marTop w:val="0"/>
              <w:marBottom w:val="0"/>
              <w:divBdr>
                <w:top w:val="none" w:sz="0" w:space="0" w:color="auto"/>
                <w:left w:val="none" w:sz="0" w:space="0" w:color="auto"/>
                <w:bottom w:val="none" w:sz="0" w:space="0" w:color="auto"/>
                <w:right w:val="none" w:sz="0" w:space="0" w:color="auto"/>
              </w:divBdr>
            </w:div>
            <w:div w:id="195579340">
              <w:marLeft w:val="0"/>
              <w:marRight w:val="0"/>
              <w:marTop w:val="0"/>
              <w:marBottom w:val="0"/>
              <w:divBdr>
                <w:top w:val="none" w:sz="0" w:space="0" w:color="auto"/>
                <w:left w:val="none" w:sz="0" w:space="0" w:color="auto"/>
                <w:bottom w:val="none" w:sz="0" w:space="0" w:color="auto"/>
                <w:right w:val="none" w:sz="0" w:space="0" w:color="auto"/>
              </w:divBdr>
            </w:div>
            <w:div w:id="931163807">
              <w:marLeft w:val="0"/>
              <w:marRight w:val="0"/>
              <w:marTop w:val="0"/>
              <w:marBottom w:val="0"/>
              <w:divBdr>
                <w:top w:val="none" w:sz="0" w:space="0" w:color="auto"/>
                <w:left w:val="none" w:sz="0" w:space="0" w:color="auto"/>
                <w:bottom w:val="none" w:sz="0" w:space="0" w:color="auto"/>
                <w:right w:val="none" w:sz="0" w:space="0" w:color="auto"/>
              </w:divBdr>
            </w:div>
            <w:div w:id="1628193686">
              <w:marLeft w:val="0"/>
              <w:marRight w:val="0"/>
              <w:marTop w:val="480"/>
              <w:marBottom w:val="0"/>
              <w:divBdr>
                <w:top w:val="single" w:sz="6" w:space="0" w:color="auto"/>
                <w:left w:val="single" w:sz="6" w:space="0" w:color="auto"/>
                <w:bottom w:val="single" w:sz="6" w:space="0" w:color="auto"/>
                <w:right w:val="single" w:sz="6" w:space="0" w:color="auto"/>
              </w:divBdr>
            </w:div>
            <w:div w:id="1624923812">
              <w:marLeft w:val="0"/>
              <w:marRight w:val="0"/>
              <w:marTop w:val="0"/>
              <w:marBottom w:val="0"/>
              <w:divBdr>
                <w:top w:val="none" w:sz="0" w:space="0" w:color="auto"/>
                <w:left w:val="none" w:sz="0" w:space="0" w:color="auto"/>
                <w:bottom w:val="none" w:sz="0" w:space="0" w:color="auto"/>
                <w:right w:val="none" w:sz="0" w:space="0" w:color="auto"/>
              </w:divBdr>
            </w:div>
            <w:div w:id="1487092057">
              <w:marLeft w:val="0"/>
              <w:marRight w:val="0"/>
              <w:marTop w:val="0"/>
              <w:marBottom w:val="0"/>
              <w:divBdr>
                <w:top w:val="none" w:sz="0" w:space="0" w:color="auto"/>
                <w:left w:val="none" w:sz="0" w:space="0" w:color="auto"/>
                <w:bottom w:val="none" w:sz="0" w:space="0" w:color="auto"/>
                <w:right w:val="none" w:sz="0" w:space="0" w:color="auto"/>
              </w:divBdr>
            </w:div>
            <w:div w:id="675152651">
              <w:marLeft w:val="0"/>
              <w:marRight w:val="0"/>
              <w:marTop w:val="480"/>
              <w:marBottom w:val="0"/>
              <w:divBdr>
                <w:top w:val="single" w:sz="6" w:space="0" w:color="auto"/>
                <w:left w:val="single" w:sz="6" w:space="0" w:color="auto"/>
                <w:bottom w:val="single" w:sz="6" w:space="0" w:color="auto"/>
                <w:right w:val="single" w:sz="6" w:space="0" w:color="auto"/>
              </w:divBdr>
            </w:div>
            <w:div w:id="1282953689">
              <w:marLeft w:val="0"/>
              <w:marRight w:val="0"/>
              <w:marTop w:val="0"/>
              <w:marBottom w:val="0"/>
              <w:divBdr>
                <w:top w:val="none" w:sz="0" w:space="0" w:color="auto"/>
                <w:left w:val="none" w:sz="0" w:space="0" w:color="auto"/>
                <w:bottom w:val="none" w:sz="0" w:space="0" w:color="auto"/>
                <w:right w:val="none" w:sz="0" w:space="0" w:color="auto"/>
              </w:divBdr>
            </w:div>
            <w:div w:id="495465371">
              <w:marLeft w:val="0"/>
              <w:marRight w:val="0"/>
              <w:marTop w:val="0"/>
              <w:marBottom w:val="0"/>
              <w:divBdr>
                <w:top w:val="none" w:sz="0" w:space="0" w:color="auto"/>
                <w:left w:val="none" w:sz="0" w:space="0" w:color="auto"/>
                <w:bottom w:val="none" w:sz="0" w:space="0" w:color="auto"/>
                <w:right w:val="none" w:sz="0" w:space="0" w:color="auto"/>
              </w:divBdr>
            </w:div>
            <w:div w:id="1610351805">
              <w:marLeft w:val="0"/>
              <w:marRight w:val="0"/>
              <w:marTop w:val="480"/>
              <w:marBottom w:val="0"/>
              <w:divBdr>
                <w:top w:val="single" w:sz="6" w:space="0" w:color="auto"/>
                <w:left w:val="single" w:sz="6" w:space="0" w:color="auto"/>
                <w:bottom w:val="single" w:sz="6" w:space="0" w:color="auto"/>
                <w:right w:val="single" w:sz="6" w:space="0" w:color="auto"/>
              </w:divBdr>
            </w:div>
            <w:div w:id="1515876527">
              <w:marLeft w:val="0"/>
              <w:marRight w:val="0"/>
              <w:marTop w:val="0"/>
              <w:marBottom w:val="0"/>
              <w:divBdr>
                <w:top w:val="none" w:sz="0" w:space="0" w:color="auto"/>
                <w:left w:val="none" w:sz="0" w:space="0" w:color="auto"/>
                <w:bottom w:val="none" w:sz="0" w:space="0" w:color="auto"/>
                <w:right w:val="none" w:sz="0" w:space="0" w:color="auto"/>
              </w:divBdr>
            </w:div>
            <w:div w:id="4334584">
              <w:marLeft w:val="0"/>
              <w:marRight w:val="0"/>
              <w:marTop w:val="0"/>
              <w:marBottom w:val="0"/>
              <w:divBdr>
                <w:top w:val="none" w:sz="0" w:space="0" w:color="auto"/>
                <w:left w:val="none" w:sz="0" w:space="0" w:color="auto"/>
                <w:bottom w:val="none" w:sz="0" w:space="0" w:color="auto"/>
                <w:right w:val="none" w:sz="0" w:space="0" w:color="auto"/>
              </w:divBdr>
            </w:div>
            <w:div w:id="1834293474">
              <w:marLeft w:val="0"/>
              <w:marRight w:val="0"/>
              <w:marTop w:val="0"/>
              <w:marBottom w:val="0"/>
              <w:divBdr>
                <w:top w:val="none" w:sz="0" w:space="0" w:color="auto"/>
                <w:left w:val="none" w:sz="0" w:space="0" w:color="auto"/>
                <w:bottom w:val="none" w:sz="0" w:space="0" w:color="auto"/>
                <w:right w:val="none" w:sz="0" w:space="0" w:color="auto"/>
              </w:divBdr>
            </w:div>
            <w:div w:id="805850774">
              <w:marLeft w:val="0"/>
              <w:marRight w:val="0"/>
              <w:marTop w:val="480"/>
              <w:marBottom w:val="0"/>
              <w:divBdr>
                <w:top w:val="single" w:sz="6" w:space="0" w:color="auto"/>
                <w:left w:val="single" w:sz="6" w:space="0" w:color="auto"/>
                <w:bottom w:val="single" w:sz="6" w:space="0" w:color="auto"/>
                <w:right w:val="single" w:sz="6" w:space="0" w:color="auto"/>
              </w:divBdr>
            </w:div>
            <w:div w:id="1788353689">
              <w:marLeft w:val="0"/>
              <w:marRight w:val="0"/>
              <w:marTop w:val="0"/>
              <w:marBottom w:val="0"/>
              <w:divBdr>
                <w:top w:val="none" w:sz="0" w:space="0" w:color="auto"/>
                <w:left w:val="none" w:sz="0" w:space="0" w:color="auto"/>
                <w:bottom w:val="none" w:sz="0" w:space="0" w:color="auto"/>
                <w:right w:val="none" w:sz="0" w:space="0" w:color="auto"/>
              </w:divBdr>
            </w:div>
            <w:div w:id="880093650">
              <w:marLeft w:val="0"/>
              <w:marRight w:val="0"/>
              <w:marTop w:val="0"/>
              <w:marBottom w:val="0"/>
              <w:divBdr>
                <w:top w:val="none" w:sz="0" w:space="0" w:color="auto"/>
                <w:left w:val="none" w:sz="0" w:space="0" w:color="auto"/>
                <w:bottom w:val="none" w:sz="0" w:space="0" w:color="auto"/>
                <w:right w:val="none" w:sz="0" w:space="0" w:color="auto"/>
              </w:divBdr>
            </w:div>
            <w:div w:id="2013138808">
              <w:marLeft w:val="0"/>
              <w:marRight w:val="0"/>
              <w:marTop w:val="0"/>
              <w:marBottom w:val="0"/>
              <w:divBdr>
                <w:top w:val="none" w:sz="0" w:space="0" w:color="auto"/>
                <w:left w:val="none" w:sz="0" w:space="0" w:color="auto"/>
                <w:bottom w:val="none" w:sz="0" w:space="0" w:color="auto"/>
                <w:right w:val="none" w:sz="0" w:space="0" w:color="auto"/>
              </w:divBdr>
            </w:div>
            <w:div w:id="1907257668">
              <w:marLeft w:val="0"/>
              <w:marRight w:val="0"/>
              <w:marTop w:val="0"/>
              <w:marBottom w:val="0"/>
              <w:divBdr>
                <w:top w:val="none" w:sz="0" w:space="0" w:color="auto"/>
                <w:left w:val="none" w:sz="0" w:space="0" w:color="auto"/>
                <w:bottom w:val="none" w:sz="0" w:space="0" w:color="auto"/>
                <w:right w:val="none" w:sz="0" w:space="0" w:color="auto"/>
              </w:divBdr>
            </w:div>
            <w:div w:id="1916552273">
              <w:marLeft w:val="0"/>
              <w:marRight w:val="0"/>
              <w:marTop w:val="0"/>
              <w:marBottom w:val="0"/>
              <w:divBdr>
                <w:top w:val="none" w:sz="0" w:space="0" w:color="auto"/>
                <w:left w:val="none" w:sz="0" w:space="0" w:color="auto"/>
                <w:bottom w:val="none" w:sz="0" w:space="0" w:color="auto"/>
                <w:right w:val="none" w:sz="0" w:space="0" w:color="auto"/>
              </w:divBdr>
            </w:div>
            <w:div w:id="1920674469">
              <w:marLeft w:val="0"/>
              <w:marRight w:val="0"/>
              <w:marTop w:val="0"/>
              <w:marBottom w:val="0"/>
              <w:divBdr>
                <w:top w:val="none" w:sz="0" w:space="0" w:color="auto"/>
                <w:left w:val="none" w:sz="0" w:space="0" w:color="auto"/>
                <w:bottom w:val="none" w:sz="0" w:space="0" w:color="auto"/>
                <w:right w:val="none" w:sz="0" w:space="0" w:color="auto"/>
              </w:divBdr>
            </w:div>
            <w:div w:id="10189059">
              <w:marLeft w:val="0"/>
              <w:marRight w:val="0"/>
              <w:marTop w:val="0"/>
              <w:marBottom w:val="0"/>
              <w:divBdr>
                <w:top w:val="none" w:sz="0" w:space="0" w:color="auto"/>
                <w:left w:val="none" w:sz="0" w:space="0" w:color="auto"/>
                <w:bottom w:val="none" w:sz="0" w:space="0" w:color="auto"/>
                <w:right w:val="none" w:sz="0" w:space="0" w:color="auto"/>
              </w:divBdr>
            </w:div>
            <w:div w:id="173687679">
              <w:marLeft w:val="0"/>
              <w:marRight w:val="0"/>
              <w:marTop w:val="0"/>
              <w:marBottom w:val="0"/>
              <w:divBdr>
                <w:top w:val="none" w:sz="0" w:space="0" w:color="auto"/>
                <w:left w:val="none" w:sz="0" w:space="0" w:color="auto"/>
                <w:bottom w:val="none" w:sz="0" w:space="0" w:color="auto"/>
                <w:right w:val="none" w:sz="0" w:space="0" w:color="auto"/>
              </w:divBdr>
            </w:div>
            <w:div w:id="84112362">
              <w:marLeft w:val="0"/>
              <w:marRight w:val="0"/>
              <w:marTop w:val="0"/>
              <w:marBottom w:val="0"/>
              <w:divBdr>
                <w:top w:val="none" w:sz="0" w:space="0" w:color="auto"/>
                <w:left w:val="none" w:sz="0" w:space="0" w:color="auto"/>
                <w:bottom w:val="none" w:sz="0" w:space="0" w:color="auto"/>
                <w:right w:val="none" w:sz="0" w:space="0" w:color="auto"/>
              </w:divBdr>
            </w:div>
            <w:div w:id="1975452742">
              <w:marLeft w:val="0"/>
              <w:marRight w:val="0"/>
              <w:marTop w:val="0"/>
              <w:marBottom w:val="0"/>
              <w:divBdr>
                <w:top w:val="none" w:sz="0" w:space="0" w:color="auto"/>
                <w:left w:val="none" w:sz="0" w:space="0" w:color="auto"/>
                <w:bottom w:val="none" w:sz="0" w:space="0" w:color="auto"/>
                <w:right w:val="none" w:sz="0" w:space="0" w:color="auto"/>
              </w:divBdr>
            </w:div>
            <w:div w:id="33191338">
              <w:marLeft w:val="0"/>
              <w:marRight w:val="0"/>
              <w:marTop w:val="0"/>
              <w:marBottom w:val="0"/>
              <w:divBdr>
                <w:top w:val="none" w:sz="0" w:space="0" w:color="auto"/>
                <w:left w:val="none" w:sz="0" w:space="0" w:color="auto"/>
                <w:bottom w:val="none" w:sz="0" w:space="0" w:color="auto"/>
                <w:right w:val="none" w:sz="0" w:space="0" w:color="auto"/>
              </w:divBdr>
            </w:div>
            <w:div w:id="371459701">
              <w:marLeft w:val="0"/>
              <w:marRight w:val="0"/>
              <w:marTop w:val="0"/>
              <w:marBottom w:val="0"/>
              <w:divBdr>
                <w:top w:val="none" w:sz="0" w:space="0" w:color="auto"/>
                <w:left w:val="none" w:sz="0" w:space="0" w:color="auto"/>
                <w:bottom w:val="none" w:sz="0" w:space="0" w:color="auto"/>
                <w:right w:val="none" w:sz="0" w:space="0" w:color="auto"/>
              </w:divBdr>
            </w:div>
            <w:div w:id="1283540517">
              <w:marLeft w:val="0"/>
              <w:marRight w:val="0"/>
              <w:marTop w:val="0"/>
              <w:marBottom w:val="0"/>
              <w:divBdr>
                <w:top w:val="none" w:sz="0" w:space="0" w:color="auto"/>
                <w:left w:val="none" w:sz="0" w:space="0" w:color="auto"/>
                <w:bottom w:val="none" w:sz="0" w:space="0" w:color="auto"/>
                <w:right w:val="none" w:sz="0" w:space="0" w:color="auto"/>
              </w:divBdr>
            </w:div>
            <w:div w:id="234363569">
              <w:marLeft w:val="0"/>
              <w:marRight w:val="0"/>
              <w:marTop w:val="0"/>
              <w:marBottom w:val="0"/>
              <w:divBdr>
                <w:top w:val="none" w:sz="0" w:space="0" w:color="auto"/>
                <w:left w:val="none" w:sz="0" w:space="0" w:color="auto"/>
                <w:bottom w:val="none" w:sz="0" w:space="0" w:color="auto"/>
                <w:right w:val="none" w:sz="0" w:space="0" w:color="auto"/>
              </w:divBdr>
            </w:div>
            <w:div w:id="77335210">
              <w:marLeft w:val="0"/>
              <w:marRight w:val="0"/>
              <w:marTop w:val="0"/>
              <w:marBottom w:val="0"/>
              <w:divBdr>
                <w:top w:val="none" w:sz="0" w:space="0" w:color="auto"/>
                <w:left w:val="none" w:sz="0" w:space="0" w:color="auto"/>
                <w:bottom w:val="none" w:sz="0" w:space="0" w:color="auto"/>
                <w:right w:val="none" w:sz="0" w:space="0" w:color="auto"/>
              </w:divBdr>
            </w:div>
            <w:div w:id="875779349">
              <w:marLeft w:val="0"/>
              <w:marRight w:val="0"/>
              <w:marTop w:val="0"/>
              <w:marBottom w:val="0"/>
              <w:divBdr>
                <w:top w:val="none" w:sz="0" w:space="0" w:color="auto"/>
                <w:left w:val="none" w:sz="0" w:space="0" w:color="auto"/>
                <w:bottom w:val="none" w:sz="0" w:space="0" w:color="auto"/>
                <w:right w:val="none" w:sz="0" w:space="0" w:color="auto"/>
              </w:divBdr>
            </w:div>
            <w:div w:id="388386830">
              <w:marLeft w:val="0"/>
              <w:marRight w:val="0"/>
              <w:marTop w:val="0"/>
              <w:marBottom w:val="0"/>
              <w:divBdr>
                <w:top w:val="none" w:sz="0" w:space="0" w:color="auto"/>
                <w:left w:val="none" w:sz="0" w:space="0" w:color="auto"/>
                <w:bottom w:val="none" w:sz="0" w:space="0" w:color="auto"/>
                <w:right w:val="none" w:sz="0" w:space="0" w:color="auto"/>
              </w:divBdr>
            </w:div>
            <w:div w:id="1279950583">
              <w:marLeft w:val="0"/>
              <w:marRight w:val="0"/>
              <w:marTop w:val="0"/>
              <w:marBottom w:val="0"/>
              <w:divBdr>
                <w:top w:val="none" w:sz="0" w:space="0" w:color="auto"/>
                <w:left w:val="none" w:sz="0" w:space="0" w:color="auto"/>
                <w:bottom w:val="none" w:sz="0" w:space="0" w:color="auto"/>
                <w:right w:val="none" w:sz="0" w:space="0" w:color="auto"/>
              </w:divBdr>
            </w:div>
            <w:div w:id="1774208732">
              <w:marLeft w:val="0"/>
              <w:marRight w:val="0"/>
              <w:marTop w:val="0"/>
              <w:marBottom w:val="0"/>
              <w:divBdr>
                <w:top w:val="none" w:sz="0" w:space="0" w:color="auto"/>
                <w:left w:val="none" w:sz="0" w:space="0" w:color="auto"/>
                <w:bottom w:val="none" w:sz="0" w:space="0" w:color="auto"/>
                <w:right w:val="none" w:sz="0" w:space="0" w:color="auto"/>
              </w:divBdr>
            </w:div>
            <w:div w:id="2064215366">
              <w:marLeft w:val="0"/>
              <w:marRight w:val="0"/>
              <w:marTop w:val="0"/>
              <w:marBottom w:val="0"/>
              <w:divBdr>
                <w:top w:val="none" w:sz="0" w:space="0" w:color="auto"/>
                <w:left w:val="none" w:sz="0" w:space="0" w:color="auto"/>
                <w:bottom w:val="none" w:sz="0" w:space="0" w:color="auto"/>
                <w:right w:val="none" w:sz="0" w:space="0" w:color="auto"/>
              </w:divBdr>
            </w:div>
            <w:div w:id="780950846">
              <w:marLeft w:val="0"/>
              <w:marRight w:val="0"/>
              <w:marTop w:val="0"/>
              <w:marBottom w:val="0"/>
              <w:divBdr>
                <w:top w:val="none" w:sz="0" w:space="0" w:color="auto"/>
                <w:left w:val="none" w:sz="0" w:space="0" w:color="auto"/>
                <w:bottom w:val="none" w:sz="0" w:space="0" w:color="auto"/>
                <w:right w:val="none" w:sz="0" w:space="0" w:color="auto"/>
              </w:divBdr>
            </w:div>
            <w:div w:id="656422496">
              <w:marLeft w:val="0"/>
              <w:marRight w:val="0"/>
              <w:marTop w:val="0"/>
              <w:marBottom w:val="0"/>
              <w:divBdr>
                <w:top w:val="none" w:sz="0" w:space="0" w:color="auto"/>
                <w:left w:val="none" w:sz="0" w:space="0" w:color="auto"/>
                <w:bottom w:val="none" w:sz="0" w:space="0" w:color="auto"/>
                <w:right w:val="none" w:sz="0" w:space="0" w:color="auto"/>
              </w:divBdr>
            </w:div>
            <w:div w:id="667900099">
              <w:marLeft w:val="0"/>
              <w:marRight w:val="0"/>
              <w:marTop w:val="0"/>
              <w:marBottom w:val="0"/>
              <w:divBdr>
                <w:top w:val="none" w:sz="0" w:space="0" w:color="auto"/>
                <w:left w:val="none" w:sz="0" w:space="0" w:color="auto"/>
                <w:bottom w:val="none" w:sz="0" w:space="0" w:color="auto"/>
                <w:right w:val="none" w:sz="0" w:space="0" w:color="auto"/>
              </w:divBdr>
            </w:div>
            <w:div w:id="1371146617">
              <w:marLeft w:val="0"/>
              <w:marRight w:val="0"/>
              <w:marTop w:val="0"/>
              <w:marBottom w:val="0"/>
              <w:divBdr>
                <w:top w:val="none" w:sz="0" w:space="0" w:color="auto"/>
                <w:left w:val="none" w:sz="0" w:space="0" w:color="auto"/>
                <w:bottom w:val="none" w:sz="0" w:space="0" w:color="auto"/>
                <w:right w:val="none" w:sz="0" w:space="0" w:color="auto"/>
              </w:divBdr>
            </w:div>
            <w:div w:id="2070306130">
              <w:marLeft w:val="0"/>
              <w:marRight w:val="0"/>
              <w:marTop w:val="0"/>
              <w:marBottom w:val="0"/>
              <w:divBdr>
                <w:top w:val="none" w:sz="0" w:space="0" w:color="auto"/>
                <w:left w:val="none" w:sz="0" w:space="0" w:color="auto"/>
                <w:bottom w:val="none" w:sz="0" w:space="0" w:color="auto"/>
                <w:right w:val="none" w:sz="0" w:space="0" w:color="auto"/>
              </w:divBdr>
            </w:div>
            <w:div w:id="629364230">
              <w:marLeft w:val="0"/>
              <w:marRight w:val="0"/>
              <w:marTop w:val="0"/>
              <w:marBottom w:val="0"/>
              <w:divBdr>
                <w:top w:val="none" w:sz="0" w:space="0" w:color="auto"/>
                <w:left w:val="none" w:sz="0" w:space="0" w:color="auto"/>
                <w:bottom w:val="none" w:sz="0" w:space="0" w:color="auto"/>
                <w:right w:val="none" w:sz="0" w:space="0" w:color="auto"/>
              </w:divBdr>
            </w:div>
            <w:div w:id="1297640163">
              <w:marLeft w:val="0"/>
              <w:marRight w:val="0"/>
              <w:marTop w:val="0"/>
              <w:marBottom w:val="0"/>
              <w:divBdr>
                <w:top w:val="none" w:sz="0" w:space="0" w:color="auto"/>
                <w:left w:val="none" w:sz="0" w:space="0" w:color="auto"/>
                <w:bottom w:val="none" w:sz="0" w:space="0" w:color="auto"/>
                <w:right w:val="none" w:sz="0" w:space="0" w:color="auto"/>
              </w:divBdr>
            </w:div>
            <w:div w:id="783110345">
              <w:marLeft w:val="0"/>
              <w:marRight w:val="0"/>
              <w:marTop w:val="0"/>
              <w:marBottom w:val="0"/>
              <w:divBdr>
                <w:top w:val="none" w:sz="0" w:space="0" w:color="auto"/>
                <w:left w:val="none" w:sz="0" w:space="0" w:color="auto"/>
                <w:bottom w:val="none" w:sz="0" w:space="0" w:color="auto"/>
                <w:right w:val="none" w:sz="0" w:space="0" w:color="auto"/>
              </w:divBdr>
            </w:div>
            <w:div w:id="1329672143">
              <w:marLeft w:val="0"/>
              <w:marRight w:val="0"/>
              <w:marTop w:val="0"/>
              <w:marBottom w:val="0"/>
              <w:divBdr>
                <w:top w:val="none" w:sz="0" w:space="0" w:color="auto"/>
                <w:left w:val="none" w:sz="0" w:space="0" w:color="auto"/>
                <w:bottom w:val="none" w:sz="0" w:space="0" w:color="auto"/>
                <w:right w:val="none" w:sz="0" w:space="0" w:color="auto"/>
              </w:divBdr>
            </w:div>
            <w:div w:id="837884468">
              <w:marLeft w:val="0"/>
              <w:marRight w:val="0"/>
              <w:marTop w:val="0"/>
              <w:marBottom w:val="0"/>
              <w:divBdr>
                <w:top w:val="none" w:sz="0" w:space="0" w:color="auto"/>
                <w:left w:val="none" w:sz="0" w:space="0" w:color="auto"/>
                <w:bottom w:val="none" w:sz="0" w:space="0" w:color="auto"/>
                <w:right w:val="none" w:sz="0" w:space="0" w:color="auto"/>
              </w:divBdr>
            </w:div>
            <w:div w:id="1487892558">
              <w:marLeft w:val="0"/>
              <w:marRight w:val="0"/>
              <w:marTop w:val="0"/>
              <w:marBottom w:val="0"/>
              <w:divBdr>
                <w:top w:val="none" w:sz="0" w:space="0" w:color="auto"/>
                <w:left w:val="none" w:sz="0" w:space="0" w:color="auto"/>
                <w:bottom w:val="none" w:sz="0" w:space="0" w:color="auto"/>
                <w:right w:val="none" w:sz="0" w:space="0" w:color="auto"/>
              </w:divBdr>
            </w:div>
            <w:div w:id="2033649253">
              <w:marLeft w:val="0"/>
              <w:marRight w:val="0"/>
              <w:marTop w:val="0"/>
              <w:marBottom w:val="0"/>
              <w:divBdr>
                <w:top w:val="none" w:sz="0" w:space="0" w:color="auto"/>
                <w:left w:val="none" w:sz="0" w:space="0" w:color="auto"/>
                <w:bottom w:val="none" w:sz="0" w:space="0" w:color="auto"/>
                <w:right w:val="none" w:sz="0" w:space="0" w:color="auto"/>
              </w:divBdr>
            </w:div>
            <w:div w:id="1393189333">
              <w:marLeft w:val="0"/>
              <w:marRight w:val="0"/>
              <w:marTop w:val="0"/>
              <w:marBottom w:val="0"/>
              <w:divBdr>
                <w:top w:val="none" w:sz="0" w:space="0" w:color="auto"/>
                <w:left w:val="none" w:sz="0" w:space="0" w:color="auto"/>
                <w:bottom w:val="none" w:sz="0" w:space="0" w:color="auto"/>
                <w:right w:val="none" w:sz="0" w:space="0" w:color="auto"/>
              </w:divBdr>
            </w:div>
            <w:div w:id="1363507446">
              <w:marLeft w:val="0"/>
              <w:marRight w:val="0"/>
              <w:marTop w:val="0"/>
              <w:marBottom w:val="0"/>
              <w:divBdr>
                <w:top w:val="none" w:sz="0" w:space="0" w:color="auto"/>
                <w:left w:val="none" w:sz="0" w:space="0" w:color="auto"/>
                <w:bottom w:val="none" w:sz="0" w:space="0" w:color="auto"/>
                <w:right w:val="none" w:sz="0" w:space="0" w:color="auto"/>
              </w:divBdr>
            </w:div>
            <w:div w:id="274604053">
              <w:marLeft w:val="0"/>
              <w:marRight w:val="0"/>
              <w:marTop w:val="0"/>
              <w:marBottom w:val="0"/>
              <w:divBdr>
                <w:top w:val="none" w:sz="0" w:space="0" w:color="auto"/>
                <w:left w:val="none" w:sz="0" w:space="0" w:color="auto"/>
                <w:bottom w:val="none" w:sz="0" w:space="0" w:color="auto"/>
                <w:right w:val="none" w:sz="0" w:space="0" w:color="auto"/>
              </w:divBdr>
            </w:div>
            <w:div w:id="1725986913">
              <w:marLeft w:val="0"/>
              <w:marRight w:val="0"/>
              <w:marTop w:val="0"/>
              <w:marBottom w:val="0"/>
              <w:divBdr>
                <w:top w:val="none" w:sz="0" w:space="0" w:color="auto"/>
                <w:left w:val="none" w:sz="0" w:space="0" w:color="auto"/>
                <w:bottom w:val="none" w:sz="0" w:space="0" w:color="auto"/>
                <w:right w:val="none" w:sz="0" w:space="0" w:color="auto"/>
              </w:divBdr>
            </w:div>
            <w:div w:id="1025596904">
              <w:marLeft w:val="0"/>
              <w:marRight w:val="0"/>
              <w:marTop w:val="0"/>
              <w:marBottom w:val="0"/>
              <w:divBdr>
                <w:top w:val="none" w:sz="0" w:space="0" w:color="auto"/>
                <w:left w:val="none" w:sz="0" w:space="0" w:color="auto"/>
                <w:bottom w:val="none" w:sz="0" w:space="0" w:color="auto"/>
                <w:right w:val="none" w:sz="0" w:space="0" w:color="auto"/>
              </w:divBdr>
            </w:div>
            <w:div w:id="744373614">
              <w:marLeft w:val="0"/>
              <w:marRight w:val="0"/>
              <w:marTop w:val="0"/>
              <w:marBottom w:val="0"/>
              <w:divBdr>
                <w:top w:val="none" w:sz="0" w:space="0" w:color="auto"/>
                <w:left w:val="none" w:sz="0" w:space="0" w:color="auto"/>
                <w:bottom w:val="none" w:sz="0" w:space="0" w:color="auto"/>
                <w:right w:val="none" w:sz="0" w:space="0" w:color="auto"/>
              </w:divBdr>
            </w:div>
            <w:div w:id="1108935784">
              <w:marLeft w:val="0"/>
              <w:marRight w:val="0"/>
              <w:marTop w:val="0"/>
              <w:marBottom w:val="0"/>
              <w:divBdr>
                <w:top w:val="none" w:sz="0" w:space="0" w:color="auto"/>
                <w:left w:val="none" w:sz="0" w:space="0" w:color="auto"/>
                <w:bottom w:val="none" w:sz="0" w:space="0" w:color="auto"/>
                <w:right w:val="none" w:sz="0" w:space="0" w:color="auto"/>
              </w:divBdr>
            </w:div>
            <w:div w:id="382751669">
              <w:marLeft w:val="0"/>
              <w:marRight w:val="0"/>
              <w:marTop w:val="0"/>
              <w:marBottom w:val="0"/>
              <w:divBdr>
                <w:top w:val="none" w:sz="0" w:space="0" w:color="auto"/>
                <w:left w:val="none" w:sz="0" w:space="0" w:color="auto"/>
                <w:bottom w:val="none" w:sz="0" w:space="0" w:color="auto"/>
                <w:right w:val="none" w:sz="0" w:space="0" w:color="auto"/>
              </w:divBdr>
            </w:div>
            <w:div w:id="1741243800">
              <w:marLeft w:val="0"/>
              <w:marRight w:val="0"/>
              <w:marTop w:val="0"/>
              <w:marBottom w:val="0"/>
              <w:divBdr>
                <w:top w:val="none" w:sz="0" w:space="0" w:color="auto"/>
                <w:left w:val="none" w:sz="0" w:space="0" w:color="auto"/>
                <w:bottom w:val="none" w:sz="0" w:space="0" w:color="auto"/>
                <w:right w:val="none" w:sz="0" w:space="0" w:color="auto"/>
              </w:divBdr>
            </w:div>
            <w:div w:id="1950430099">
              <w:marLeft w:val="0"/>
              <w:marRight w:val="0"/>
              <w:marTop w:val="0"/>
              <w:marBottom w:val="0"/>
              <w:divBdr>
                <w:top w:val="none" w:sz="0" w:space="0" w:color="auto"/>
                <w:left w:val="none" w:sz="0" w:space="0" w:color="auto"/>
                <w:bottom w:val="none" w:sz="0" w:space="0" w:color="auto"/>
                <w:right w:val="none" w:sz="0" w:space="0" w:color="auto"/>
              </w:divBdr>
            </w:div>
            <w:div w:id="899172776">
              <w:marLeft w:val="0"/>
              <w:marRight w:val="0"/>
              <w:marTop w:val="0"/>
              <w:marBottom w:val="0"/>
              <w:divBdr>
                <w:top w:val="none" w:sz="0" w:space="0" w:color="auto"/>
                <w:left w:val="none" w:sz="0" w:space="0" w:color="auto"/>
                <w:bottom w:val="none" w:sz="0" w:space="0" w:color="auto"/>
                <w:right w:val="none" w:sz="0" w:space="0" w:color="auto"/>
              </w:divBdr>
            </w:div>
            <w:div w:id="1449159292">
              <w:marLeft w:val="0"/>
              <w:marRight w:val="0"/>
              <w:marTop w:val="0"/>
              <w:marBottom w:val="0"/>
              <w:divBdr>
                <w:top w:val="none" w:sz="0" w:space="0" w:color="auto"/>
                <w:left w:val="none" w:sz="0" w:space="0" w:color="auto"/>
                <w:bottom w:val="none" w:sz="0" w:space="0" w:color="auto"/>
                <w:right w:val="none" w:sz="0" w:space="0" w:color="auto"/>
              </w:divBdr>
            </w:div>
            <w:div w:id="760221792">
              <w:marLeft w:val="0"/>
              <w:marRight w:val="0"/>
              <w:marTop w:val="0"/>
              <w:marBottom w:val="0"/>
              <w:divBdr>
                <w:top w:val="none" w:sz="0" w:space="0" w:color="auto"/>
                <w:left w:val="none" w:sz="0" w:space="0" w:color="auto"/>
                <w:bottom w:val="none" w:sz="0" w:space="0" w:color="auto"/>
                <w:right w:val="none" w:sz="0" w:space="0" w:color="auto"/>
              </w:divBdr>
            </w:div>
            <w:div w:id="1179076446">
              <w:marLeft w:val="0"/>
              <w:marRight w:val="0"/>
              <w:marTop w:val="0"/>
              <w:marBottom w:val="0"/>
              <w:divBdr>
                <w:top w:val="none" w:sz="0" w:space="0" w:color="auto"/>
                <w:left w:val="none" w:sz="0" w:space="0" w:color="auto"/>
                <w:bottom w:val="none" w:sz="0" w:space="0" w:color="auto"/>
                <w:right w:val="none" w:sz="0" w:space="0" w:color="auto"/>
              </w:divBdr>
            </w:div>
            <w:div w:id="2031107487">
              <w:marLeft w:val="0"/>
              <w:marRight w:val="0"/>
              <w:marTop w:val="0"/>
              <w:marBottom w:val="0"/>
              <w:divBdr>
                <w:top w:val="none" w:sz="0" w:space="0" w:color="auto"/>
                <w:left w:val="none" w:sz="0" w:space="0" w:color="auto"/>
                <w:bottom w:val="none" w:sz="0" w:space="0" w:color="auto"/>
                <w:right w:val="none" w:sz="0" w:space="0" w:color="auto"/>
              </w:divBdr>
            </w:div>
            <w:div w:id="469438836">
              <w:marLeft w:val="0"/>
              <w:marRight w:val="0"/>
              <w:marTop w:val="0"/>
              <w:marBottom w:val="0"/>
              <w:divBdr>
                <w:top w:val="none" w:sz="0" w:space="0" w:color="auto"/>
                <w:left w:val="none" w:sz="0" w:space="0" w:color="auto"/>
                <w:bottom w:val="none" w:sz="0" w:space="0" w:color="auto"/>
                <w:right w:val="none" w:sz="0" w:space="0" w:color="auto"/>
              </w:divBdr>
            </w:div>
            <w:div w:id="718239148">
              <w:marLeft w:val="0"/>
              <w:marRight w:val="0"/>
              <w:marTop w:val="0"/>
              <w:marBottom w:val="0"/>
              <w:divBdr>
                <w:top w:val="none" w:sz="0" w:space="0" w:color="auto"/>
                <w:left w:val="none" w:sz="0" w:space="0" w:color="auto"/>
                <w:bottom w:val="none" w:sz="0" w:space="0" w:color="auto"/>
                <w:right w:val="none" w:sz="0" w:space="0" w:color="auto"/>
              </w:divBdr>
            </w:div>
            <w:div w:id="1834447246">
              <w:marLeft w:val="0"/>
              <w:marRight w:val="0"/>
              <w:marTop w:val="0"/>
              <w:marBottom w:val="0"/>
              <w:divBdr>
                <w:top w:val="none" w:sz="0" w:space="0" w:color="auto"/>
                <w:left w:val="none" w:sz="0" w:space="0" w:color="auto"/>
                <w:bottom w:val="none" w:sz="0" w:space="0" w:color="auto"/>
                <w:right w:val="none" w:sz="0" w:space="0" w:color="auto"/>
              </w:divBdr>
            </w:div>
            <w:div w:id="1985619253">
              <w:marLeft w:val="0"/>
              <w:marRight w:val="0"/>
              <w:marTop w:val="0"/>
              <w:marBottom w:val="0"/>
              <w:divBdr>
                <w:top w:val="none" w:sz="0" w:space="0" w:color="auto"/>
                <w:left w:val="none" w:sz="0" w:space="0" w:color="auto"/>
                <w:bottom w:val="none" w:sz="0" w:space="0" w:color="auto"/>
                <w:right w:val="none" w:sz="0" w:space="0" w:color="auto"/>
              </w:divBdr>
            </w:div>
            <w:div w:id="1775245213">
              <w:marLeft w:val="0"/>
              <w:marRight w:val="0"/>
              <w:marTop w:val="0"/>
              <w:marBottom w:val="0"/>
              <w:divBdr>
                <w:top w:val="none" w:sz="0" w:space="0" w:color="auto"/>
                <w:left w:val="none" w:sz="0" w:space="0" w:color="auto"/>
                <w:bottom w:val="none" w:sz="0" w:space="0" w:color="auto"/>
                <w:right w:val="none" w:sz="0" w:space="0" w:color="auto"/>
              </w:divBdr>
            </w:div>
            <w:div w:id="1680162194">
              <w:marLeft w:val="0"/>
              <w:marRight w:val="0"/>
              <w:marTop w:val="0"/>
              <w:marBottom w:val="0"/>
              <w:divBdr>
                <w:top w:val="none" w:sz="0" w:space="0" w:color="auto"/>
                <w:left w:val="none" w:sz="0" w:space="0" w:color="auto"/>
                <w:bottom w:val="none" w:sz="0" w:space="0" w:color="auto"/>
                <w:right w:val="none" w:sz="0" w:space="0" w:color="auto"/>
              </w:divBdr>
            </w:div>
            <w:div w:id="509680999">
              <w:marLeft w:val="0"/>
              <w:marRight w:val="0"/>
              <w:marTop w:val="0"/>
              <w:marBottom w:val="0"/>
              <w:divBdr>
                <w:top w:val="none" w:sz="0" w:space="0" w:color="auto"/>
                <w:left w:val="none" w:sz="0" w:space="0" w:color="auto"/>
                <w:bottom w:val="none" w:sz="0" w:space="0" w:color="auto"/>
                <w:right w:val="none" w:sz="0" w:space="0" w:color="auto"/>
              </w:divBdr>
            </w:div>
            <w:div w:id="13190385">
              <w:marLeft w:val="0"/>
              <w:marRight w:val="0"/>
              <w:marTop w:val="0"/>
              <w:marBottom w:val="0"/>
              <w:divBdr>
                <w:top w:val="none" w:sz="0" w:space="0" w:color="auto"/>
                <w:left w:val="none" w:sz="0" w:space="0" w:color="auto"/>
                <w:bottom w:val="none" w:sz="0" w:space="0" w:color="auto"/>
                <w:right w:val="none" w:sz="0" w:space="0" w:color="auto"/>
              </w:divBdr>
            </w:div>
            <w:div w:id="1699311923">
              <w:marLeft w:val="0"/>
              <w:marRight w:val="0"/>
              <w:marTop w:val="0"/>
              <w:marBottom w:val="0"/>
              <w:divBdr>
                <w:top w:val="none" w:sz="0" w:space="0" w:color="auto"/>
                <w:left w:val="none" w:sz="0" w:space="0" w:color="auto"/>
                <w:bottom w:val="none" w:sz="0" w:space="0" w:color="auto"/>
                <w:right w:val="none" w:sz="0" w:space="0" w:color="auto"/>
              </w:divBdr>
            </w:div>
            <w:div w:id="1335641941">
              <w:marLeft w:val="0"/>
              <w:marRight w:val="0"/>
              <w:marTop w:val="0"/>
              <w:marBottom w:val="0"/>
              <w:divBdr>
                <w:top w:val="none" w:sz="0" w:space="0" w:color="auto"/>
                <w:left w:val="none" w:sz="0" w:space="0" w:color="auto"/>
                <w:bottom w:val="none" w:sz="0" w:space="0" w:color="auto"/>
                <w:right w:val="none" w:sz="0" w:space="0" w:color="auto"/>
              </w:divBdr>
            </w:div>
            <w:div w:id="752623142">
              <w:marLeft w:val="0"/>
              <w:marRight w:val="0"/>
              <w:marTop w:val="0"/>
              <w:marBottom w:val="0"/>
              <w:divBdr>
                <w:top w:val="none" w:sz="0" w:space="0" w:color="auto"/>
                <w:left w:val="none" w:sz="0" w:space="0" w:color="auto"/>
                <w:bottom w:val="none" w:sz="0" w:space="0" w:color="auto"/>
                <w:right w:val="none" w:sz="0" w:space="0" w:color="auto"/>
              </w:divBdr>
            </w:div>
            <w:div w:id="901480047">
              <w:marLeft w:val="0"/>
              <w:marRight w:val="0"/>
              <w:marTop w:val="0"/>
              <w:marBottom w:val="0"/>
              <w:divBdr>
                <w:top w:val="none" w:sz="0" w:space="0" w:color="auto"/>
                <w:left w:val="none" w:sz="0" w:space="0" w:color="auto"/>
                <w:bottom w:val="none" w:sz="0" w:space="0" w:color="auto"/>
                <w:right w:val="none" w:sz="0" w:space="0" w:color="auto"/>
              </w:divBdr>
            </w:div>
            <w:div w:id="298153359">
              <w:marLeft w:val="0"/>
              <w:marRight w:val="0"/>
              <w:marTop w:val="0"/>
              <w:marBottom w:val="0"/>
              <w:divBdr>
                <w:top w:val="none" w:sz="0" w:space="0" w:color="auto"/>
                <w:left w:val="none" w:sz="0" w:space="0" w:color="auto"/>
                <w:bottom w:val="none" w:sz="0" w:space="0" w:color="auto"/>
                <w:right w:val="none" w:sz="0" w:space="0" w:color="auto"/>
              </w:divBdr>
            </w:div>
            <w:div w:id="585194109">
              <w:marLeft w:val="0"/>
              <w:marRight w:val="0"/>
              <w:marTop w:val="0"/>
              <w:marBottom w:val="0"/>
              <w:divBdr>
                <w:top w:val="none" w:sz="0" w:space="0" w:color="auto"/>
                <w:left w:val="none" w:sz="0" w:space="0" w:color="auto"/>
                <w:bottom w:val="none" w:sz="0" w:space="0" w:color="auto"/>
                <w:right w:val="none" w:sz="0" w:space="0" w:color="auto"/>
              </w:divBdr>
            </w:div>
            <w:div w:id="346686647">
              <w:marLeft w:val="0"/>
              <w:marRight w:val="0"/>
              <w:marTop w:val="0"/>
              <w:marBottom w:val="0"/>
              <w:divBdr>
                <w:top w:val="none" w:sz="0" w:space="0" w:color="auto"/>
                <w:left w:val="none" w:sz="0" w:space="0" w:color="auto"/>
                <w:bottom w:val="none" w:sz="0" w:space="0" w:color="auto"/>
                <w:right w:val="none" w:sz="0" w:space="0" w:color="auto"/>
              </w:divBdr>
            </w:div>
            <w:div w:id="1913614018">
              <w:marLeft w:val="0"/>
              <w:marRight w:val="0"/>
              <w:marTop w:val="0"/>
              <w:marBottom w:val="0"/>
              <w:divBdr>
                <w:top w:val="none" w:sz="0" w:space="0" w:color="auto"/>
                <w:left w:val="none" w:sz="0" w:space="0" w:color="auto"/>
                <w:bottom w:val="none" w:sz="0" w:space="0" w:color="auto"/>
                <w:right w:val="none" w:sz="0" w:space="0" w:color="auto"/>
              </w:divBdr>
            </w:div>
            <w:div w:id="676689450">
              <w:marLeft w:val="0"/>
              <w:marRight w:val="0"/>
              <w:marTop w:val="0"/>
              <w:marBottom w:val="0"/>
              <w:divBdr>
                <w:top w:val="none" w:sz="0" w:space="0" w:color="auto"/>
                <w:left w:val="none" w:sz="0" w:space="0" w:color="auto"/>
                <w:bottom w:val="none" w:sz="0" w:space="0" w:color="auto"/>
                <w:right w:val="none" w:sz="0" w:space="0" w:color="auto"/>
              </w:divBdr>
            </w:div>
            <w:div w:id="1235163775">
              <w:marLeft w:val="0"/>
              <w:marRight w:val="0"/>
              <w:marTop w:val="0"/>
              <w:marBottom w:val="0"/>
              <w:divBdr>
                <w:top w:val="none" w:sz="0" w:space="0" w:color="auto"/>
                <w:left w:val="none" w:sz="0" w:space="0" w:color="auto"/>
                <w:bottom w:val="none" w:sz="0" w:space="0" w:color="auto"/>
                <w:right w:val="none" w:sz="0" w:space="0" w:color="auto"/>
              </w:divBdr>
            </w:div>
            <w:div w:id="448428379">
              <w:marLeft w:val="0"/>
              <w:marRight w:val="0"/>
              <w:marTop w:val="0"/>
              <w:marBottom w:val="0"/>
              <w:divBdr>
                <w:top w:val="none" w:sz="0" w:space="0" w:color="auto"/>
                <w:left w:val="none" w:sz="0" w:space="0" w:color="auto"/>
                <w:bottom w:val="none" w:sz="0" w:space="0" w:color="auto"/>
                <w:right w:val="none" w:sz="0" w:space="0" w:color="auto"/>
              </w:divBdr>
            </w:div>
            <w:div w:id="1310207091">
              <w:marLeft w:val="0"/>
              <w:marRight w:val="0"/>
              <w:marTop w:val="0"/>
              <w:marBottom w:val="0"/>
              <w:divBdr>
                <w:top w:val="none" w:sz="0" w:space="0" w:color="auto"/>
                <w:left w:val="none" w:sz="0" w:space="0" w:color="auto"/>
                <w:bottom w:val="none" w:sz="0" w:space="0" w:color="auto"/>
                <w:right w:val="none" w:sz="0" w:space="0" w:color="auto"/>
              </w:divBdr>
            </w:div>
            <w:div w:id="1229993529">
              <w:marLeft w:val="0"/>
              <w:marRight w:val="0"/>
              <w:marTop w:val="0"/>
              <w:marBottom w:val="0"/>
              <w:divBdr>
                <w:top w:val="none" w:sz="0" w:space="0" w:color="auto"/>
                <w:left w:val="none" w:sz="0" w:space="0" w:color="auto"/>
                <w:bottom w:val="none" w:sz="0" w:space="0" w:color="auto"/>
                <w:right w:val="none" w:sz="0" w:space="0" w:color="auto"/>
              </w:divBdr>
            </w:div>
            <w:div w:id="900410879">
              <w:marLeft w:val="0"/>
              <w:marRight w:val="0"/>
              <w:marTop w:val="0"/>
              <w:marBottom w:val="0"/>
              <w:divBdr>
                <w:top w:val="none" w:sz="0" w:space="0" w:color="auto"/>
                <w:left w:val="none" w:sz="0" w:space="0" w:color="auto"/>
                <w:bottom w:val="none" w:sz="0" w:space="0" w:color="auto"/>
                <w:right w:val="none" w:sz="0" w:space="0" w:color="auto"/>
              </w:divBdr>
            </w:div>
            <w:div w:id="337318775">
              <w:marLeft w:val="0"/>
              <w:marRight w:val="0"/>
              <w:marTop w:val="0"/>
              <w:marBottom w:val="0"/>
              <w:divBdr>
                <w:top w:val="none" w:sz="0" w:space="0" w:color="auto"/>
                <w:left w:val="none" w:sz="0" w:space="0" w:color="auto"/>
                <w:bottom w:val="none" w:sz="0" w:space="0" w:color="auto"/>
                <w:right w:val="none" w:sz="0" w:space="0" w:color="auto"/>
              </w:divBdr>
            </w:div>
            <w:div w:id="1393430072">
              <w:marLeft w:val="0"/>
              <w:marRight w:val="0"/>
              <w:marTop w:val="0"/>
              <w:marBottom w:val="0"/>
              <w:divBdr>
                <w:top w:val="none" w:sz="0" w:space="0" w:color="auto"/>
                <w:left w:val="none" w:sz="0" w:space="0" w:color="auto"/>
                <w:bottom w:val="none" w:sz="0" w:space="0" w:color="auto"/>
                <w:right w:val="none" w:sz="0" w:space="0" w:color="auto"/>
              </w:divBdr>
            </w:div>
            <w:div w:id="176577472">
              <w:marLeft w:val="0"/>
              <w:marRight w:val="0"/>
              <w:marTop w:val="0"/>
              <w:marBottom w:val="0"/>
              <w:divBdr>
                <w:top w:val="none" w:sz="0" w:space="0" w:color="auto"/>
                <w:left w:val="none" w:sz="0" w:space="0" w:color="auto"/>
                <w:bottom w:val="none" w:sz="0" w:space="0" w:color="auto"/>
                <w:right w:val="none" w:sz="0" w:space="0" w:color="auto"/>
              </w:divBdr>
            </w:div>
            <w:div w:id="2024940588">
              <w:marLeft w:val="0"/>
              <w:marRight w:val="0"/>
              <w:marTop w:val="0"/>
              <w:marBottom w:val="0"/>
              <w:divBdr>
                <w:top w:val="none" w:sz="0" w:space="0" w:color="auto"/>
                <w:left w:val="none" w:sz="0" w:space="0" w:color="auto"/>
                <w:bottom w:val="none" w:sz="0" w:space="0" w:color="auto"/>
                <w:right w:val="none" w:sz="0" w:space="0" w:color="auto"/>
              </w:divBdr>
            </w:div>
            <w:div w:id="1073703149">
              <w:marLeft w:val="0"/>
              <w:marRight w:val="0"/>
              <w:marTop w:val="0"/>
              <w:marBottom w:val="0"/>
              <w:divBdr>
                <w:top w:val="none" w:sz="0" w:space="0" w:color="auto"/>
                <w:left w:val="none" w:sz="0" w:space="0" w:color="auto"/>
                <w:bottom w:val="none" w:sz="0" w:space="0" w:color="auto"/>
                <w:right w:val="none" w:sz="0" w:space="0" w:color="auto"/>
              </w:divBdr>
            </w:div>
            <w:div w:id="2056198526">
              <w:marLeft w:val="0"/>
              <w:marRight w:val="0"/>
              <w:marTop w:val="0"/>
              <w:marBottom w:val="0"/>
              <w:divBdr>
                <w:top w:val="none" w:sz="0" w:space="0" w:color="auto"/>
                <w:left w:val="none" w:sz="0" w:space="0" w:color="auto"/>
                <w:bottom w:val="none" w:sz="0" w:space="0" w:color="auto"/>
                <w:right w:val="none" w:sz="0" w:space="0" w:color="auto"/>
              </w:divBdr>
            </w:div>
            <w:div w:id="350912121">
              <w:marLeft w:val="0"/>
              <w:marRight w:val="0"/>
              <w:marTop w:val="0"/>
              <w:marBottom w:val="0"/>
              <w:divBdr>
                <w:top w:val="none" w:sz="0" w:space="0" w:color="auto"/>
                <w:left w:val="none" w:sz="0" w:space="0" w:color="auto"/>
                <w:bottom w:val="none" w:sz="0" w:space="0" w:color="auto"/>
                <w:right w:val="none" w:sz="0" w:space="0" w:color="auto"/>
              </w:divBdr>
            </w:div>
            <w:div w:id="180511083">
              <w:marLeft w:val="0"/>
              <w:marRight w:val="0"/>
              <w:marTop w:val="0"/>
              <w:marBottom w:val="0"/>
              <w:divBdr>
                <w:top w:val="none" w:sz="0" w:space="0" w:color="auto"/>
                <w:left w:val="none" w:sz="0" w:space="0" w:color="auto"/>
                <w:bottom w:val="none" w:sz="0" w:space="0" w:color="auto"/>
                <w:right w:val="none" w:sz="0" w:space="0" w:color="auto"/>
              </w:divBdr>
            </w:div>
            <w:div w:id="2065904618">
              <w:marLeft w:val="0"/>
              <w:marRight w:val="0"/>
              <w:marTop w:val="0"/>
              <w:marBottom w:val="0"/>
              <w:divBdr>
                <w:top w:val="none" w:sz="0" w:space="0" w:color="auto"/>
                <w:left w:val="none" w:sz="0" w:space="0" w:color="auto"/>
                <w:bottom w:val="none" w:sz="0" w:space="0" w:color="auto"/>
                <w:right w:val="none" w:sz="0" w:space="0" w:color="auto"/>
              </w:divBdr>
            </w:div>
            <w:div w:id="787089077">
              <w:marLeft w:val="0"/>
              <w:marRight w:val="0"/>
              <w:marTop w:val="0"/>
              <w:marBottom w:val="0"/>
              <w:divBdr>
                <w:top w:val="none" w:sz="0" w:space="0" w:color="auto"/>
                <w:left w:val="none" w:sz="0" w:space="0" w:color="auto"/>
                <w:bottom w:val="none" w:sz="0" w:space="0" w:color="auto"/>
                <w:right w:val="none" w:sz="0" w:space="0" w:color="auto"/>
              </w:divBdr>
            </w:div>
            <w:div w:id="1272473746">
              <w:marLeft w:val="0"/>
              <w:marRight w:val="0"/>
              <w:marTop w:val="0"/>
              <w:marBottom w:val="0"/>
              <w:divBdr>
                <w:top w:val="none" w:sz="0" w:space="0" w:color="auto"/>
                <w:left w:val="none" w:sz="0" w:space="0" w:color="auto"/>
                <w:bottom w:val="none" w:sz="0" w:space="0" w:color="auto"/>
                <w:right w:val="none" w:sz="0" w:space="0" w:color="auto"/>
              </w:divBdr>
            </w:div>
            <w:div w:id="1612278384">
              <w:marLeft w:val="0"/>
              <w:marRight w:val="0"/>
              <w:marTop w:val="0"/>
              <w:marBottom w:val="0"/>
              <w:divBdr>
                <w:top w:val="none" w:sz="0" w:space="0" w:color="auto"/>
                <w:left w:val="none" w:sz="0" w:space="0" w:color="auto"/>
                <w:bottom w:val="none" w:sz="0" w:space="0" w:color="auto"/>
                <w:right w:val="none" w:sz="0" w:space="0" w:color="auto"/>
              </w:divBdr>
            </w:div>
            <w:div w:id="2062821595">
              <w:marLeft w:val="0"/>
              <w:marRight w:val="0"/>
              <w:marTop w:val="0"/>
              <w:marBottom w:val="0"/>
              <w:divBdr>
                <w:top w:val="none" w:sz="0" w:space="0" w:color="auto"/>
                <w:left w:val="none" w:sz="0" w:space="0" w:color="auto"/>
                <w:bottom w:val="none" w:sz="0" w:space="0" w:color="auto"/>
                <w:right w:val="none" w:sz="0" w:space="0" w:color="auto"/>
              </w:divBdr>
            </w:div>
            <w:div w:id="1982299674">
              <w:marLeft w:val="0"/>
              <w:marRight w:val="0"/>
              <w:marTop w:val="0"/>
              <w:marBottom w:val="0"/>
              <w:divBdr>
                <w:top w:val="none" w:sz="0" w:space="0" w:color="auto"/>
                <w:left w:val="none" w:sz="0" w:space="0" w:color="auto"/>
                <w:bottom w:val="none" w:sz="0" w:space="0" w:color="auto"/>
                <w:right w:val="none" w:sz="0" w:space="0" w:color="auto"/>
              </w:divBdr>
            </w:div>
            <w:div w:id="1713843325">
              <w:marLeft w:val="0"/>
              <w:marRight w:val="0"/>
              <w:marTop w:val="0"/>
              <w:marBottom w:val="0"/>
              <w:divBdr>
                <w:top w:val="none" w:sz="0" w:space="0" w:color="auto"/>
                <w:left w:val="none" w:sz="0" w:space="0" w:color="auto"/>
                <w:bottom w:val="none" w:sz="0" w:space="0" w:color="auto"/>
                <w:right w:val="none" w:sz="0" w:space="0" w:color="auto"/>
              </w:divBdr>
            </w:div>
            <w:div w:id="1190608353">
              <w:marLeft w:val="0"/>
              <w:marRight w:val="0"/>
              <w:marTop w:val="0"/>
              <w:marBottom w:val="0"/>
              <w:divBdr>
                <w:top w:val="none" w:sz="0" w:space="0" w:color="auto"/>
                <w:left w:val="none" w:sz="0" w:space="0" w:color="auto"/>
                <w:bottom w:val="none" w:sz="0" w:space="0" w:color="auto"/>
                <w:right w:val="none" w:sz="0" w:space="0" w:color="auto"/>
              </w:divBdr>
            </w:div>
            <w:div w:id="1840727396">
              <w:marLeft w:val="0"/>
              <w:marRight w:val="0"/>
              <w:marTop w:val="0"/>
              <w:marBottom w:val="0"/>
              <w:divBdr>
                <w:top w:val="none" w:sz="0" w:space="0" w:color="auto"/>
                <w:left w:val="none" w:sz="0" w:space="0" w:color="auto"/>
                <w:bottom w:val="none" w:sz="0" w:space="0" w:color="auto"/>
                <w:right w:val="none" w:sz="0" w:space="0" w:color="auto"/>
              </w:divBdr>
            </w:div>
            <w:div w:id="735780210">
              <w:marLeft w:val="0"/>
              <w:marRight w:val="0"/>
              <w:marTop w:val="0"/>
              <w:marBottom w:val="0"/>
              <w:divBdr>
                <w:top w:val="none" w:sz="0" w:space="0" w:color="auto"/>
                <w:left w:val="none" w:sz="0" w:space="0" w:color="auto"/>
                <w:bottom w:val="none" w:sz="0" w:space="0" w:color="auto"/>
                <w:right w:val="none" w:sz="0" w:space="0" w:color="auto"/>
              </w:divBdr>
            </w:div>
            <w:div w:id="754669298">
              <w:marLeft w:val="0"/>
              <w:marRight w:val="0"/>
              <w:marTop w:val="0"/>
              <w:marBottom w:val="0"/>
              <w:divBdr>
                <w:top w:val="none" w:sz="0" w:space="0" w:color="auto"/>
                <w:left w:val="none" w:sz="0" w:space="0" w:color="auto"/>
                <w:bottom w:val="none" w:sz="0" w:space="0" w:color="auto"/>
                <w:right w:val="none" w:sz="0" w:space="0" w:color="auto"/>
              </w:divBdr>
            </w:div>
            <w:div w:id="538858226">
              <w:marLeft w:val="0"/>
              <w:marRight w:val="0"/>
              <w:marTop w:val="0"/>
              <w:marBottom w:val="0"/>
              <w:divBdr>
                <w:top w:val="none" w:sz="0" w:space="0" w:color="auto"/>
                <w:left w:val="none" w:sz="0" w:space="0" w:color="auto"/>
                <w:bottom w:val="none" w:sz="0" w:space="0" w:color="auto"/>
                <w:right w:val="none" w:sz="0" w:space="0" w:color="auto"/>
              </w:divBdr>
            </w:div>
            <w:div w:id="758063565">
              <w:marLeft w:val="0"/>
              <w:marRight w:val="0"/>
              <w:marTop w:val="0"/>
              <w:marBottom w:val="0"/>
              <w:divBdr>
                <w:top w:val="none" w:sz="0" w:space="0" w:color="auto"/>
                <w:left w:val="none" w:sz="0" w:space="0" w:color="auto"/>
                <w:bottom w:val="none" w:sz="0" w:space="0" w:color="auto"/>
                <w:right w:val="none" w:sz="0" w:space="0" w:color="auto"/>
              </w:divBdr>
            </w:div>
          </w:divsChild>
        </w:div>
        <w:div w:id="1560751392">
          <w:marLeft w:val="0"/>
          <w:marRight w:val="0"/>
          <w:marTop w:val="0"/>
          <w:marBottom w:val="0"/>
          <w:divBdr>
            <w:top w:val="none" w:sz="0" w:space="0" w:color="auto"/>
            <w:left w:val="none" w:sz="0" w:space="0" w:color="auto"/>
            <w:bottom w:val="none" w:sz="0" w:space="0" w:color="auto"/>
            <w:right w:val="none" w:sz="0" w:space="0" w:color="auto"/>
          </w:divBdr>
          <w:divsChild>
            <w:div w:id="93207303">
              <w:marLeft w:val="0"/>
              <w:marRight w:val="0"/>
              <w:marTop w:val="0"/>
              <w:marBottom w:val="0"/>
              <w:divBdr>
                <w:top w:val="none" w:sz="0" w:space="0" w:color="auto"/>
                <w:left w:val="none" w:sz="0" w:space="0" w:color="auto"/>
                <w:bottom w:val="none" w:sz="0" w:space="0" w:color="auto"/>
                <w:right w:val="none" w:sz="0" w:space="0" w:color="auto"/>
              </w:divBdr>
            </w:div>
            <w:div w:id="166486829">
              <w:marLeft w:val="0"/>
              <w:marRight w:val="0"/>
              <w:marTop w:val="0"/>
              <w:marBottom w:val="0"/>
              <w:divBdr>
                <w:top w:val="none" w:sz="0" w:space="0" w:color="auto"/>
                <w:left w:val="none" w:sz="0" w:space="0" w:color="auto"/>
                <w:bottom w:val="none" w:sz="0" w:space="0" w:color="auto"/>
                <w:right w:val="none" w:sz="0" w:space="0" w:color="auto"/>
              </w:divBdr>
            </w:div>
            <w:div w:id="1708798599">
              <w:marLeft w:val="0"/>
              <w:marRight w:val="0"/>
              <w:marTop w:val="0"/>
              <w:marBottom w:val="0"/>
              <w:divBdr>
                <w:top w:val="none" w:sz="0" w:space="0" w:color="auto"/>
                <w:left w:val="none" w:sz="0" w:space="0" w:color="auto"/>
                <w:bottom w:val="none" w:sz="0" w:space="0" w:color="auto"/>
                <w:right w:val="none" w:sz="0" w:space="0" w:color="auto"/>
              </w:divBdr>
            </w:div>
            <w:div w:id="20520664">
              <w:marLeft w:val="0"/>
              <w:marRight w:val="0"/>
              <w:marTop w:val="0"/>
              <w:marBottom w:val="0"/>
              <w:divBdr>
                <w:top w:val="none" w:sz="0" w:space="0" w:color="auto"/>
                <w:left w:val="none" w:sz="0" w:space="0" w:color="auto"/>
                <w:bottom w:val="none" w:sz="0" w:space="0" w:color="auto"/>
                <w:right w:val="none" w:sz="0" w:space="0" w:color="auto"/>
              </w:divBdr>
            </w:div>
            <w:div w:id="1304311929">
              <w:marLeft w:val="0"/>
              <w:marRight w:val="0"/>
              <w:marTop w:val="0"/>
              <w:marBottom w:val="0"/>
              <w:divBdr>
                <w:top w:val="none" w:sz="0" w:space="0" w:color="auto"/>
                <w:left w:val="none" w:sz="0" w:space="0" w:color="auto"/>
                <w:bottom w:val="none" w:sz="0" w:space="0" w:color="auto"/>
                <w:right w:val="none" w:sz="0" w:space="0" w:color="auto"/>
              </w:divBdr>
            </w:div>
            <w:div w:id="4941970">
              <w:marLeft w:val="0"/>
              <w:marRight w:val="0"/>
              <w:marTop w:val="0"/>
              <w:marBottom w:val="0"/>
              <w:divBdr>
                <w:top w:val="none" w:sz="0" w:space="0" w:color="auto"/>
                <w:left w:val="none" w:sz="0" w:space="0" w:color="auto"/>
                <w:bottom w:val="none" w:sz="0" w:space="0" w:color="auto"/>
                <w:right w:val="none" w:sz="0" w:space="0" w:color="auto"/>
              </w:divBdr>
            </w:div>
            <w:div w:id="1115834219">
              <w:marLeft w:val="0"/>
              <w:marRight w:val="0"/>
              <w:marTop w:val="0"/>
              <w:marBottom w:val="0"/>
              <w:divBdr>
                <w:top w:val="none" w:sz="0" w:space="0" w:color="auto"/>
                <w:left w:val="none" w:sz="0" w:space="0" w:color="auto"/>
                <w:bottom w:val="none" w:sz="0" w:space="0" w:color="auto"/>
                <w:right w:val="none" w:sz="0" w:space="0" w:color="auto"/>
              </w:divBdr>
            </w:div>
            <w:div w:id="1919706716">
              <w:marLeft w:val="0"/>
              <w:marRight w:val="0"/>
              <w:marTop w:val="0"/>
              <w:marBottom w:val="0"/>
              <w:divBdr>
                <w:top w:val="none" w:sz="0" w:space="0" w:color="auto"/>
                <w:left w:val="none" w:sz="0" w:space="0" w:color="auto"/>
                <w:bottom w:val="none" w:sz="0" w:space="0" w:color="auto"/>
                <w:right w:val="none" w:sz="0" w:space="0" w:color="auto"/>
              </w:divBdr>
            </w:div>
            <w:div w:id="90400650">
              <w:marLeft w:val="0"/>
              <w:marRight w:val="0"/>
              <w:marTop w:val="0"/>
              <w:marBottom w:val="0"/>
              <w:divBdr>
                <w:top w:val="none" w:sz="0" w:space="0" w:color="auto"/>
                <w:left w:val="none" w:sz="0" w:space="0" w:color="auto"/>
                <w:bottom w:val="none" w:sz="0" w:space="0" w:color="auto"/>
                <w:right w:val="none" w:sz="0" w:space="0" w:color="auto"/>
              </w:divBdr>
            </w:div>
            <w:div w:id="814565547">
              <w:marLeft w:val="0"/>
              <w:marRight w:val="0"/>
              <w:marTop w:val="0"/>
              <w:marBottom w:val="0"/>
              <w:divBdr>
                <w:top w:val="none" w:sz="0" w:space="0" w:color="auto"/>
                <w:left w:val="none" w:sz="0" w:space="0" w:color="auto"/>
                <w:bottom w:val="none" w:sz="0" w:space="0" w:color="auto"/>
                <w:right w:val="none" w:sz="0" w:space="0" w:color="auto"/>
              </w:divBdr>
            </w:div>
            <w:div w:id="1992632490">
              <w:marLeft w:val="0"/>
              <w:marRight w:val="0"/>
              <w:marTop w:val="0"/>
              <w:marBottom w:val="0"/>
              <w:divBdr>
                <w:top w:val="none" w:sz="0" w:space="0" w:color="auto"/>
                <w:left w:val="none" w:sz="0" w:space="0" w:color="auto"/>
                <w:bottom w:val="none" w:sz="0" w:space="0" w:color="auto"/>
                <w:right w:val="none" w:sz="0" w:space="0" w:color="auto"/>
              </w:divBdr>
            </w:div>
            <w:div w:id="581530383">
              <w:marLeft w:val="0"/>
              <w:marRight w:val="0"/>
              <w:marTop w:val="0"/>
              <w:marBottom w:val="0"/>
              <w:divBdr>
                <w:top w:val="none" w:sz="0" w:space="0" w:color="auto"/>
                <w:left w:val="none" w:sz="0" w:space="0" w:color="auto"/>
                <w:bottom w:val="none" w:sz="0" w:space="0" w:color="auto"/>
                <w:right w:val="none" w:sz="0" w:space="0" w:color="auto"/>
              </w:divBdr>
            </w:div>
            <w:div w:id="983312779">
              <w:marLeft w:val="0"/>
              <w:marRight w:val="0"/>
              <w:marTop w:val="0"/>
              <w:marBottom w:val="0"/>
              <w:divBdr>
                <w:top w:val="none" w:sz="0" w:space="0" w:color="auto"/>
                <w:left w:val="none" w:sz="0" w:space="0" w:color="auto"/>
                <w:bottom w:val="none" w:sz="0" w:space="0" w:color="auto"/>
                <w:right w:val="none" w:sz="0" w:space="0" w:color="auto"/>
              </w:divBdr>
            </w:div>
            <w:div w:id="1362822355">
              <w:marLeft w:val="0"/>
              <w:marRight w:val="0"/>
              <w:marTop w:val="0"/>
              <w:marBottom w:val="0"/>
              <w:divBdr>
                <w:top w:val="none" w:sz="0" w:space="0" w:color="auto"/>
                <w:left w:val="none" w:sz="0" w:space="0" w:color="auto"/>
                <w:bottom w:val="none" w:sz="0" w:space="0" w:color="auto"/>
                <w:right w:val="none" w:sz="0" w:space="0" w:color="auto"/>
              </w:divBdr>
            </w:div>
            <w:div w:id="559484959">
              <w:marLeft w:val="0"/>
              <w:marRight w:val="0"/>
              <w:marTop w:val="0"/>
              <w:marBottom w:val="0"/>
              <w:divBdr>
                <w:top w:val="none" w:sz="0" w:space="0" w:color="auto"/>
                <w:left w:val="none" w:sz="0" w:space="0" w:color="auto"/>
                <w:bottom w:val="none" w:sz="0" w:space="0" w:color="auto"/>
                <w:right w:val="none" w:sz="0" w:space="0" w:color="auto"/>
              </w:divBdr>
            </w:div>
            <w:div w:id="2127114047">
              <w:marLeft w:val="0"/>
              <w:marRight w:val="0"/>
              <w:marTop w:val="0"/>
              <w:marBottom w:val="0"/>
              <w:divBdr>
                <w:top w:val="none" w:sz="0" w:space="0" w:color="auto"/>
                <w:left w:val="none" w:sz="0" w:space="0" w:color="auto"/>
                <w:bottom w:val="none" w:sz="0" w:space="0" w:color="auto"/>
                <w:right w:val="none" w:sz="0" w:space="0" w:color="auto"/>
              </w:divBdr>
            </w:div>
            <w:div w:id="458767787">
              <w:marLeft w:val="0"/>
              <w:marRight w:val="0"/>
              <w:marTop w:val="0"/>
              <w:marBottom w:val="0"/>
              <w:divBdr>
                <w:top w:val="none" w:sz="0" w:space="0" w:color="auto"/>
                <w:left w:val="none" w:sz="0" w:space="0" w:color="auto"/>
                <w:bottom w:val="none" w:sz="0" w:space="0" w:color="auto"/>
                <w:right w:val="none" w:sz="0" w:space="0" w:color="auto"/>
              </w:divBdr>
            </w:div>
            <w:div w:id="1953825754">
              <w:marLeft w:val="0"/>
              <w:marRight w:val="0"/>
              <w:marTop w:val="0"/>
              <w:marBottom w:val="0"/>
              <w:divBdr>
                <w:top w:val="none" w:sz="0" w:space="0" w:color="auto"/>
                <w:left w:val="none" w:sz="0" w:space="0" w:color="auto"/>
                <w:bottom w:val="none" w:sz="0" w:space="0" w:color="auto"/>
                <w:right w:val="none" w:sz="0" w:space="0" w:color="auto"/>
              </w:divBdr>
            </w:div>
            <w:div w:id="1226913199">
              <w:marLeft w:val="0"/>
              <w:marRight w:val="0"/>
              <w:marTop w:val="0"/>
              <w:marBottom w:val="0"/>
              <w:divBdr>
                <w:top w:val="none" w:sz="0" w:space="0" w:color="auto"/>
                <w:left w:val="none" w:sz="0" w:space="0" w:color="auto"/>
                <w:bottom w:val="none" w:sz="0" w:space="0" w:color="auto"/>
                <w:right w:val="none" w:sz="0" w:space="0" w:color="auto"/>
              </w:divBdr>
            </w:div>
            <w:div w:id="288825855">
              <w:marLeft w:val="0"/>
              <w:marRight w:val="0"/>
              <w:marTop w:val="0"/>
              <w:marBottom w:val="0"/>
              <w:divBdr>
                <w:top w:val="none" w:sz="0" w:space="0" w:color="auto"/>
                <w:left w:val="none" w:sz="0" w:space="0" w:color="auto"/>
                <w:bottom w:val="none" w:sz="0" w:space="0" w:color="auto"/>
                <w:right w:val="none" w:sz="0" w:space="0" w:color="auto"/>
              </w:divBdr>
            </w:div>
            <w:div w:id="1161430011">
              <w:marLeft w:val="0"/>
              <w:marRight w:val="0"/>
              <w:marTop w:val="0"/>
              <w:marBottom w:val="0"/>
              <w:divBdr>
                <w:top w:val="none" w:sz="0" w:space="0" w:color="auto"/>
                <w:left w:val="none" w:sz="0" w:space="0" w:color="auto"/>
                <w:bottom w:val="none" w:sz="0" w:space="0" w:color="auto"/>
                <w:right w:val="none" w:sz="0" w:space="0" w:color="auto"/>
              </w:divBdr>
            </w:div>
            <w:div w:id="1152482335">
              <w:marLeft w:val="0"/>
              <w:marRight w:val="0"/>
              <w:marTop w:val="0"/>
              <w:marBottom w:val="0"/>
              <w:divBdr>
                <w:top w:val="none" w:sz="0" w:space="0" w:color="auto"/>
                <w:left w:val="none" w:sz="0" w:space="0" w:color="auto"/>
                <w:bottom w:val="none" w:sz="0" w:space="0" w:color="auto"/>
                <w:right w:val="none" w:sz="0" w:space="0" w:color="auto"/>
              </w:divBdr>
            </w:div>
            <w:div w:id="1653482078">
              <w:marLeft w:val="0"/>
              <w:marRight w:val="0"/>
              <w:marTop w:val="0"/>
              <w:marBottom w:val="0"/>
              <w:divBdr>
                <w:top w:val="none" w:sz="0" w:space="0" w:color="auto"/>
                <w:left w:val="none" w:sz="0" w:space="0" w:color="auto"/>
                <w:bottom w:val="none" w:sz="0" w:space="0" w:color="auto"/>
                <w:right w:val="none" w:sz="0" w:space="0" w:color="auto"/>
              </w:divBdr>
            </w:div>
            <w:div w:id="251162730">
              <w:marLeft w:val="0"/>
              <w:marRight w:val="0"/>
              <w:marTop w:val="0"/>
              <w:marBottom w:val="0"/>
              <w:divBdr>
                <w:top w:val="none" w:sz="0" w:space="0" w:color="auto"/>
                <w:left w:val="none" w:sz="0" w:space="0" w:color="auto"/>
                <w:bottom w:val="none" w:sz="0" w:space="0" w:color="auto"/>
                <w:right w:val="none" w:sz="0" w:space="0" w:color="auto"/>
              </w:divBdr>
            </w:div>
            <w:div w:id="890111896">
              <w:marLeft w:val="0"/>
              <w:marRight w:val="0"/>
              <w:marTop w:val="0"/>
              <w:marBottom w:val="0"/>
              <w:divBdr>
                <w:top w:val="none" w:sz="0" w:space="0" w:color="auto"/>
                <w:left w:val="none" w:sz="0" w:space="0" w:color="auto"/>
                <w:bottom w:val="none" w:sz="0" w:space="0" w:color="auto"/>
                <w:right w:val="none" w:sz="0" w:space="0" w:color="auto"/>
              </w:divBdr>
            </w:div>
            <w:div w:id="1493717200">
              <w:marLeft w:val="0"/>
              <w:marRight w:val="0"/>
              <w:marTop w:val="0"/>
              <w:marBottom w:val="0"/>
              <w:divBdr>
                <w:top w:val="none" w:sz="0" w:space="0" w:color="auto"/>
                <w:left w:val="none" w:sz="0" w:space="0" w:color="auto"/>
                <w:bottom w:val="none" w:sz="0" w:space="0" w:color="auto"/>
                <w:right w:val="none" w:sz="0" w:space="0" w:color="auto"/>
              </w:divBdr>
            </w:div>
            <w:div w:id="1811240255">
              <w:marLeft w:val="0"/>
              <w:marRight w:val="0"/>
              <w:marTop w:val="0"/>
              <w:marBottom w:val="0"/>
              <w:divBdr>
                <w:top w:val="none" w:sz="0" w:space="0" w:color="auto"/>
                <w:left w:val="none" w:sz="0" w:space="0" w:color="auto"/>
                <w:bottom w:val="none" w:sz="0" w:space="0" w:color="auto"/>
                <w:right w:val="none" w:sz="0" w:space="0" w:color="auto"/>
              </w:divBdr>
            </w:div>
            <w:div w:id="15548522">
              <w:marLeft w:val="0"/>
              <w:marRight w:val="0"/>
              <w:marTop w:val="0"/>
              <w:marBottom w:val="0"/>
              <w:divBdr>
                <w:top w:val="none" w:sz="0" w:space="0" w:color="auto"/>
                <w:left w:val="none" w:sz="0" w:space="0" w:color="auto"/>
                <w:bottom w:val="none" w:sz="0" w:space="0" w:color="auto"/>
                <w:right w:val="none" w:sz="0" w:space="0" w:color="auto"/>
              </w:divBdr>
            </w:div>
            <w:div w:id="1160273206">
              <w:marLeft w:val="0"/>
              <w:marRight w:val="0"/>
              <w:marTop w:val="0"/>
              <w:marBottom w:val="0"/>
              <w:divBdr>
                <w:top w:val="none" w:sz="0" w:space="0" w:color="auto"/>
                <w:left w:val="none" w:sz="0" w:space="0" w:color="auto"/>
                <w:bottom w:val="none" w:sz="0" w:space="0" w:color="auto"/>
                <w:right w:val="none" w:sz="0" w:space="0" w:color="auto"/>
              </w:divBdr>
            </w:div>
            <w:div w:id="2119131818">
              <w:marLeft w:val="0"/>
              <w:marRight w:val="0"/>
              <w:marTop w:val="0"/>
              <w:marBottom w:val="0"/>
              <w:divBdr>
                <w:top w:val="none" w:sz="0" w:space="0" w:color="auto"/>
                <w:left w:val="none" w:sz="0" w:space="0" w:color="auto"/>
                <w:bottom w:val="none" w:sz="0" w:space="0" w:color="auto"/>
                <w:right w:val="none" w:sz="0" w:space="0" w:color="auto"/>
              </w:divBdr>
            </w:div>
            <w:div w:id="646477958">
              <w:marLeft w:val="0"/>
              <w:marRight w:val="0"/>
              <w:marTop w:val="0"/>
              <w:marBottom w:val="0"/>
              <w:divBdr>
                <w:top w:val="none" w:sz="0" w:space="0" w:color="auto"/>
                <w:left w:val="none" w:sz="0" w:space="0" w:color="auto"/>
                <w:bottom w:val="none" w:sz="0" w:space="0" w:color="auto"/>
                <w:right w:val="none" w:sz="0" w:space="0" w:color="auto"/>
              </w:divBdr>
            </w:div>
            <w:div w:id="1476488429">
              <w:marLeft w:val="0"/>
              <w:marRight w:val="0"/>
              <w:marTop w:val="0"/>
              <w:marBottom w:val="0"/>
              <w:divBdr>
                <w:top w:val="none" w:sz="0" w:space="0" w:color="auto"/>
                <w:left w:val="none" w:sz="0" w:space="0" w:color="auto"/>
                <w:bottom w:val="none" w:sz="0" w:space="0" w:color="auto"/>
                <w:right w:val="none" w:sz="0" w:space="0" w:color="auto"/>
              </w:divBdr>
            </w:div>
          </w:divsChild>
        </w:div>
        <w:div w:id="838811077">
          <w:marLeft w:val="0"/>
          <w:marRight w:val="0"/>
          <w:marTop w:val="0"/>
          <w:marBottom w:val="0"/>
          <w:divBdr>
            <w:top w:val="none" w:sz="0" w:space="0" w:color="auto"/>
            <w:left w:val="none" w:sz="0" w:space="0" w:color="auto"/>
            <w:bottom w:val="none" w:sz="0" w:space="0" w:color="auto"/>
            <w:right w:val="none" w:sz="0" w:space="0" w:color="auto"/>
          </w:divBdr>
          <w:divsChild>
            <w:div w:id="1107386671">
              <w:marLeft w:val="0"/>
              <w:marRight w:val="0"/>
              <w:marTop w:val="0"/>
              <w:marBottom w:val="0"/>
              <w:divBdr>
                <w:top w:val="none" w:sz="0" w:space="0" w:color="auto"/>
                <w:left w:val="none" w:sz="0" w:space="0" w:color="auto"/>
                <w:bottom w:val="none" w:sz="0" w:space="0" w:color="auto"/>
                <w:right w:val="none" w:sz="0" w:space="0" w:color="auto"/>
              </w:divBdr>
            </w:div>
            <w:div w:id="1885216583">
              <w:marLeft w:val="0"/>
              <w:marRight w:val="0"/>
              <w:marTop w:val="0"/>
              <w:marBottom w:val="0"/>
              <w:divBdr>
                <w:top w:val="none" w:sz="0" w:space="0" w:color="auto"/>
                <w:left w:val="none" w:sz="0" w:space="0" w:color="auto"/>
                <w:bottom w:val="none" w:sz="0" w:space="0" w:color="auto"/>
                <w:right w:val="none" w:sz="0" w:space="0" w:color="auto"/>
              </w:divBdr>
            </w:div>
            <w:div w:id="1902137695">
              <w:marLeft w:val="0"/>
              <w:marRight w:val="0"/>
              <w:marTop w:val="0"/>
              <w:marBottom w:val="0"/>
              <w:divBdr>
                <w:top w:val="none" w:sz="0" w:space="0" w:color="auto"/>
                <w:left w:val="none" w:sz="0" w:space="0" w:color="auto"/>
                <w:bottom w:val="none" w:sz="0" w:space="0" w:color="auto"/>
                <w:right w:val="none" w:sz="0" w:space="0" w:color="auto"/>
              </w:divBdr>
            </w:div>
            <w:div w:id="982806880">
              <w:marLeft w:val="0"/>
              <w:marRight w:val="0"/>
              <w:marTop w:val="0"/>
              <w:marBottom w:val="0"/>
              <w:divBdr>
                <w:top w:val="none" w:sz="0" w:space="0" w:color="auto"/>
                <w:left w:val="none" w:sz="0" w:space="0" w:color="auto"/>
                <w:bottom w:val="none" w:sz="0" w:space="0" w:color="auto"/>
                <w:right w:val="none" w:sz="0" w:space="0" w:color="auto"/>
              </w:divBdr>
            </w:div>
            <w:div w:id="339040224">
              <w:marLeft w:val="0"/>
              <w:marRight w:val="0"/>
              <w:marTop w:val="0"/>
              <w:marBottom w:val="0"/>
              <w:divBdr>
                <w:top w:val="none" w:sz="0" w:space="0" w:color="auto"/>
                <w:left w:val="none" w:sz="0" w:space="0" w:color="auto"/>
                <w:bottom w:val="none" w:sz="0" w:space="0" w:color="auto"/>
                <w:right w:val="none" w:sz="0" w:space="0" w:color="auto"/>
              </w:divBdr>
            </w:div>
            <w:div w:id="1235430235">
              <w:marLeft w:val="0"/>
              <w:marRight w:val="0"/>
              <w:marTop w:val="0"/>
              <w:marBottom w:val="0"/>
              <w:divBdr>
                <w:top w:val="none" w:sz="0" w:space="0" w:color="auto"/>
                <w:left w:val="none" w:sz="0" w:space="0" w:color="auto"/>
                <w:bottom w:val="none" w:sz="0" w:space="0" w:color="auto"/>
                <w:right w:val="none" w:sz="0" w:space="0" w:color="auto"/>
              </w:divBdr>
            </w:div>
            <w:div w:id="1704162712">
              <w:marLeft w:val="0"/>
              <w:marRight w:val="0"/>
              <w:marTop w:val="0"/>
              <w:marBottom w:val="0"/>
              <w:divBdr>
                <w:top w:val="none" w:sz="0" w:space="0" w:color="auto"/>
                <w:left w:val="none" w:sz="0" w:space="0" w:color="auto"/>
                <w:bottom w:val="none" w:sz="0" w:space="0" w:color="auto"/>
                <w:right w:val="none" w:sz="0" w:space="0" w:color="auto"/>
              </w:divBdr>
            </w:div>
            <w:div w:id="1967852849">
              <w:marLeft w:val="0"/>
              <w:marRight w:val="0"/>
              <w:marTop w:val="0"/>
              <w:marBottom w:val="0"/>
              <w:divBdr>
                <w:top w:val="none" w:sz="0" w:space="0" w:color="auto"/>
                <w:left w:val="none" w:sz="0" w:space="0" w:color="auto"/>
                <w:bottom w:val="none" w:sz="0" w:space="0" w:color="auto"/>
                <w:right w:val="none" w:sz="0" w:space="0" w:color="auto"/>
              </w:divBdr>
            </w:div>
            <w:div w:id="678234302">
              <w:marLeft w:val="0"/>
              <w:marRight w:val="0"/>
              <w:marTop w:val="0"/>
              <w:marBottom w:val="0"/>
              <w:divBdr>
                <w:top w:val="none" w:sz="0" w:space="0" w:color="auto"/>
                <w:left w:val="none" w:sz="0" w:space="0" w:color="auto"/>
                <w:bottom w:val="none" w:sz="0" w:space="0" w:color="auto"/>
                <w:right w:val="none" w:sz="0" w:space="0" w:color="auto"/>
              </w:divBdr>
            </w:div>
            <w:div w:id="1815632900">
              <w:marLeft w:val="0"/>
              <w:marRight w:val="0"/>
              <w:marTop w:val="0"/>
              <w:marBottom w:val="0"/>
              <w:divBdr>
                <w:top w:val="none" w:sz="0" w:space="0" w:color="auto"/>
                <w:left w:val="none" w:sz="0" w:space="0" w:color="auto"/>
                <w:bottom w:val="none" w:sz="0" w:space="0" w:color="auto"/>
                <w:right w:val="none" w:sz="0" w:space="0" w:color="auto"/>
              </w:divBdr>
            </w:div>
            <w:div w:id="1002317950">
              <w:marLeft w:val="0"/>
              <w:marRight w:val="0"/>
              <w:marTop w:val="0"/>
              <w:marBottom w:val="0"/>
              <w:divBdr>
                <w:top w:val="none" w:sz="0" w:space="0" w:color="auto"/>
                <w:left w:val="none" w:sz="0" w:space="0" w:color="auto"/>
                <w:bottom w:val="none" w:sz="0" w:space="0" w:color="auto"/>
                <w:right w:val="none" w:sz="0" w:space="0" w:color="auto"/>
              </w:divBdr>
            </w:div>
            <w:div w:id="122190953">
              <w:marLeft w:val="0"/>
              <w:marRight w:val="0"/>
              <w:marTop w:val="0"/>
              <w:marBottom w:val="0"/>
              <w:divBdr>
                <w:top w:val="none" w:sz="0" w:space="0" w:color="auto"/>
                <w:left w:val="none" w:sz="0" w:space="0" w:color="auto"/>
                <w:bottom w:val="none" w:sz="0" w:space="0" w:color="auto"/>
                <w:right w:val="none" w:sz="0" w:space="0" w:color="auto"/>
              </w:divBdr>
            </w:div>
            <w:div w:id="2090688842">
              <w:marLeft w:val="0"/>
              <w:marRight w:val="0"/>
              <w:marTop w:val="0"/>
              <w:marBottom w:val="0"/>
              <w:divBdr>
                <w:top w:val="none" w:sz="0" w:space="0" w:color="auto"/>
                <w:left w:val="none" w:sz="0" w:space="0" w:color="auto"/>
                <w:bottom w:val="none" w:sz="0" w:space="0" w:color="auto"/>
                <w:right w:val="none" w:sz="0" w:space="0" w:color="auto"/>
              </w:divBdr>
            </w:div>
            <w:div w:id="2027095142">
              <w:marLeft w:val="0"/>
              <w:marRight w:val="0"/>
              <w:marTop w:val="0"/>
              <w:marBottom w:val="0"/>
              <w:divBdr>
                <w:top w:val="none" w:sz="0" w:space="0" w:color="auto"/>
                <w:left w:val="none" w:sz="0" w:space="0" w:color="auto"/>
                <w:bottom w:val="none" w:sz="0" w:space="0" w:color="auto"/>
                <w:right w:val="none" w:sz="0" w:space="0" w:color="auto"/>
              </w:divBdr>
            </w:div>
            <w:div w:id="906647429">
              <w:marLeft w:val="0"/>
              <w:marRight w:val="0"/>
              <w:marTop w:val="0"/>
              <w:marBottom w:val="0"/>
              <w:divBdr>
                <w:top w:val="none" w:sz="0" w:space="0" w:color="auto"/>
                <w:left w:val="none" w:sz="0" w:space="0" w:color="auto"/>
                <w:bottom w:val="none" w:sz="0" w:space="0" w:color="auto"/>
                <w:right w:val="none" w:sz="0" w:space="0" w:color="auto"/>
              </w:divBdr>
            </w:div>
            <w:div w:id="694230189">
              <w:marLeft w:val="0"/>
              <w:marRight w:val="0"/>
              <w:marTop w:val="0"/>
              <w:marBottom w:val="0"/>
              <w:divBdr>
                <w:top w:val="none" w:sz="0" w:space="0" w:color="auto"/>
                <w:left w:val="none" w:sz="0" w:space="0" w:color="auto"/>
                <w:bottom w:val="none" w:sz="0" w:space="0" w:color="auto"/>
                <w:right w:val="none" w:sz="0" w:space="0" w:color="auto"/>
              </w:divBdr>
            </w:div>
            <w:div w:id="573785711">
              <w:marLeft w:val="0"/>
              <w:marRight w:val="0"/>
              <w:marTop w:val="0"/>
              <w:marBottom w:val="0"/>
              <w:divBdr>
                <w:top w:val="none" w:sz="0" w:space="0" w:color="auto"/>
                <w:left w:val="none" w:sz="0" w:space="0" w:color="auto"/>
                <w:bottom w:val="none" w:sz="0" w:space="0" w:color="auto"/>
                <w:right w:val="none" w:sz="0" w:space="0" w:color="auto"/>
              </w:divBdr>
            </w:div>
            <w:div w:id="778910129">
              <w:marLeft w:val="0"/>
              <w:marRight w:val="0"/>
              <w:marTop w:val="0"/>
              <w:marBottom w:val="0"/>
              <w:divBdr>
                <w:top w:val="none" w:sz="0" w:space="0" w:color="auto"/>
                <w:left w:val="none" w:sz="0" w:space="0" w:color="auto"/>
                <w:bottom w:val="none" w:sz="0" w:space="0" w:color="auto"/>
                <w:right w:val="none" w:sz="0" w:space="0" w:color="auto"/>
              </w:divBdr>
            </w:div>
            <w:div w:id="1129393446">
              <w:marLeft w:val="0"/>
              <w:marRight w:val="0"/>
              <w:marTop w:val="0"/>
              <w:marBottom w:val="0"/>
              <w:divBdr>
                <w:top w:val="none" w:sz="0" w:space="0" w:color="auto"/>
                <w:left w:val="none" w:sz="0" w:space="0" w:color="auto"/>
                <w:bottom w:val="none" w:sz="0" w:space="0" w:color="auto"/>
                <w:right w:val="none" w:sz="0" w:space="0" w:color="auto"/>
              </w:divBdr>
            </w:div>
            <w:div w:id="521240026">
              <w:marLeft w:val="0"/>
              <w:marRight w:val="0"/>
              <w:marTop w:val="0"/>
              <w:marBottom w:val="0"/>
              <w:divBdr>
                <w:top w:val="none" w:sz="0" w:space="0" w:color="auto"/>
                <w:left w:val="none" w:sz="0" w:space="0" w:color="auto"/>
                <w:bottom w:val="none" w:sz="0" w:space="0" w:color="auto"/>
                <w:right w:val="none" w:sz="0" w:space="0" w:color="auto"/>
              </w:divBdr>
            </w:div>
            <w:div w:id="1281567436">
              <w:marLeft w:val="0"/>
              <w:marRight w:val="0"/>
              <w:marTop w:val="0"/>
              <w:marBottom w:val="0"/>
              <w:divBdr>
                <w:top w:val="none" w:sz="0" w:space="0" w:color="auto"/>
                <w:left w:val="none" w:sz="0" w:space="0" w:color="auto"/>
                <w:bottom w:val="none" w:sz="0" w:space="0" w:color="auto"/>
                <w:right w:val="none" w:sz="0" w:space="0" w:color="auto"/>
              </w:divBdr>
            </w:div>
            <w:div w:id="1445463939">
              <w:marLeft w:val="0"/>
              <w:marRight w:val="0"/>
              <w:marTop w:val="0"/>
              <w:marBottom w:val="0"/>
              <w:divBdr>
                <w:top w:val="none" w:sz="0" w:space="0" w:color="auto"/>
                <w:left w:val="none" w:sz="0" w:space="0" w:color="auto"/>
                <w:bottom w:val="none" w:sz="0" w:space="0" w:color="auto"/>
                <w:right w:val="none" w:sz="0" w:space="0" w:color="auto"/>
              </w:divBdr>
            </w:div>
            <w:div w:id="994341541">
              <w:marLeft w:val="0"/>
              <w:marRight w:val="0"/>
              <w:marTop w:val="0"/>
              <w:marBottom w:val="0"/>
              <w:divBdr>
                <w:top w:val="none" w:sz="0" w:space="0" w:color="auto"/>
                <w:left w:val="none" w:sz="0" w:space="0" w:color="auto"/>
                <w:bottom w:val="none" w:sz="0" w:space="0" w:color="auto"/>
                <w:right w:val="none" w:sz="0" w:space="0" w:color="auto"/>
              </w:divBdr>
            </w:div>
            <w:div w:id="1009452714">
              <w:marLeft w:val="0"/>
              <w:marRight w:val="0"/>
              <w:marTop w:val="0"/>
              <w:marBottom w:val="0"/>
              <w:divBdr>
                <w:top w:val="none" w:sz="0" w:space="0" w:color="auto"/>
                <w:left w:val="none" w:sz="0" w:space="0" w:color="auto"/>
                <w:bottom w:val="none" w:sz="0" w:space="0" w:color="auto"/>
                <w:right w:val="none" w:sz="0" w:space="0" w:color="auto"/>
              </w:divBdr>
            </w:div>
            <w:div w:id="518396309">
              <w:marLeft w:val="0"/>
              <w:marRight w:val="0"/>
              <w:marTop w:val="0"/>
              <w:marBottom w:val="0"/>
              <w:divBdr>
                <w:top w:val="none" w:sz="0" w:space="0" w:color="auto"/>
                <w:left w:val="none" w:sz="0" w:space="0" w:color="auto"/>
                <w:bottom w:val="none" w:sz="0" w:space="0" w:color="auto"/>
                <w:right w:val="none" w:sz="0" w:space="0" w:color="auto"/>
              </w:divBdr>
            </w:div>
            <w:div w:id="1785880390">
              <w:marLeft w:val="0"/>
              <w:marRight w:val="0"/>
              <w:marTop w:val="0"/>
              <w:marBottom w:val="0"/>
              <w:divBdr>
                <w:top w:val="none" w:sz="0" w:space="0" w:color="auto"/>
                <w:left w:val="none" w:sz="0" w:space="0" w:color="auto"/>
                <w:bottom w:val="none" w:sz="0" w:space="0" w:color="auto"/>
                <w:right w:val="none" w:sz="0" w:space="0" w:color="auto"/>
              </w:divBdr>
            </w:div>
            <w:div w:id="672730716">
              <w:marLeft w:val="0"/>
              <w:marRight w:val="0"/>
              <w:marTop w:val="0"/>
              <w:marBottom w:val="0"/>
              <w:divBdr>
                <w:top w:val="none" w:sz="0" w:space="0" w:color="auto"/>
                <w:left w:val="none" w:sz="0" w:space="0" w:color="auto"/>
                <w:bottom w:val="none" w:sz="0" w:space="0" w:color="auto"/>
                <w:right w:val="none" w:sz="0" w:space="0" w:color="auto"/>
              </w:divBdr>
            </w:div>
            <w:div w:id="1593465258">
              <w:marLeft w:val="0"/>
              <w:marRight w:val="0"/>
              <w:marTop w:val="0"/>
              <w:marBottom w:val="0"/>
              <w:divBdr>
                <w:top w:val="none" w:sz="0" w:space="0" w:color="auto"/>
                <w:left w:val="none" w:sz="0" w:space="0" w:color="auto"/>
                <w:bottom w:val="none" w:sz="0" w:space="0" w:color="auto"/>
                <w:right w:val="none" w:sz="0" w:space="0" w:color="auto"/>
              </w:divBdr>
            </w:div>
            <w:div w:id="1613317331">
              <w:marLeft w:val="0"/>
              <w:marRight w:val="0"/>
              <w:marTop w:val="0"/>
              <w:marBottom w:val="0"/>
              <w:divBdr>
                <w:top w:val="none" w:sz="0" w:space="0" w:color="auto"/>
                <w:left w:val="none" w:sz="0" w:space="0" w:color="auto"/>
                <w:bottom w:val="none" w:sz="0" w:space="0" w:color="auto"/>
                <w:right w:val="none" w:sz="0" w:space="0" w:color="auto"/>
              </w:divBdr>
            </w:div>
            <w:div w:id="2025203957">
              <w:marLeft w:val="0"/>
              <w:marRight w:val="0"/>
              <w:marTop w:val="0"/>
              <w:marBottom w:val="0"/>
              <w:divBdr>
                <w:top w:val="none" w:sz="0" w:space="0" w:color="auto"/>
                <w:left w:val="none" w:sz="0" w:space="0" w:color="auto"/>
                <w:bottom w:val="none" w:sz="0" w:space="0" w:color="auto"/>
                <w:right w:val="none" w:sz="0" w:space="0" w:color="auto"/>
              </w:divBdr>
            </w:div>
            <w:div w:id="1178152395">
              <w:marLeft w:val="0"/>
              <w:marRight w:val="0"/>
              <w:marTop w:val="0"/>
              <w:marBottom w:val="0"/>
              <w:divBdr>
                <w:top w:val="none" w:sz="0" w:space="0" w:color="auto"/>
                <w:left w:val="none" w:sz="0" w:space="0" w:color="auto"/>
                <w:bottom w:val="none" w:sz="0" w:space="0" w:color="auto"/>
                <w:right w:val="none" w:sz="0" w:space="0" w:color="auto"/>
              </w:divBdr>
            </w:div>
            <w:div w:id="1491172424">
              <w:marLeft w:val="0"/>
              <w:marRight w:val="0"/>
              <w:marTop w:val="0"/>
              <w:marBottom w:val="0"/>
              <w:divBdr>
                <w:top w:val="none" w:sz="0" w:space="0" w:color="auto"/>
                <w:left w:val="none" w:sz="0" w:space="0" w:color="auto"/>
                <w:bottom w:val="none" w:sz="0" w:space="0" w:color="auto"/>
                <w:right w:val="none" w:sz="0" w:space="0" w:color="auto"/>
              </w:divBdr>
            </w:div>
            <w:div w:id="2139835239">
              <w:marLeft w:val="0"/>
              <w:marRight w:val="0"/>
              <w:marTop w:val="0"/>
              <w:marBottom w:val="0"/>
              <w:divBdr>
                <w:top w:val="none" w:sz="0" w:space="0" w:color="auto"/>
                <w:left w:val="none" w:sz="0" w:space="0" w:color="auto"/>
                <w:bottom w:val="none" w:sz="0" w:space="0" w:color="auto"/>
                <w:right w:val="none" w:sz="0" w:space="0" w:color="auto"/>
              </w:divBdr>
            </w:div>
            <w:div w:id="1008869391">
              <w:marLeft w:val="0"/>
              <w:marRight w:val="0"/>
              <w:marTop w:val="0"/>
              <w:marBottom w:val="0"/>
              <w:divBdr>
                <w:top w:val="none" w:sz="0" w:space="0" w:color="auto"/>
                <w:left w:val="none" w:sz="0" w:space="0" w:color="auto"/>
                <w:bottom w:val="none" w:sz="0" w:space="0" w:color="auto"/>
                <w:right w:val="none" w:sz="0" w:space="0" w:color="auto"/>
              </w:divBdr>
            </w:div>
            <w:div w:id="1856727236">
              <w:marLeft w:val="0"/>
              <w:marRight w:val="0"/>
              <w:marTop w:val="0"/>
              <w:marBottom w:val="0"/>
              <w:divBdr>
                <w:top w:val="none" w:sz="0" w:space="0" w:color="auto"/>
                <w:left w:val="none" w:sz="0" w:space="0" w:color="auto"/>
                <w:bottom w:val="none" w:sz="0" w:space="0" w:color="auto"/>
                <w:right w:val="none" w:sz="0" w:space="0" w:color="auto"/>
              </w:divBdr>
            </w:div>
            <w:div w:id="1048142185">
              <w:marLeft w:val="0"/>
              <w:marRight w:val="0"/>
              <w:marTop w:val="0"/>
              <w:marBottom w:val="0"/>
              <w:divBdr>
                <w:top w:val="none" w:sz="0" w:space="0" w:color="auto"/>
                <w:left w:val="none" w:sz="0" w:space="0" w:color="auto"/>
                <w:bottom w:val="none" w:sz="0" w:space="0" w:color="auto"/>
                <w:right w:val="none" w:sz="0" w:space="0" w:color="auto"/>
              </w:divBdr>
            </w:div>
            <w:div w:id="666053097">
              <w:marLeft w:val="0"/>
              <w:marRight w:val="0"/>
              <w:marTop w:val="0"/>
              <w:marBottom w:val="0"/>
              <w:divBdr>
                <w:top w:val="none" w:sz="0" w:space="0" w:color="auto"/>
                <w:left w:val="none" w:sz="0" w:space="0" w:color="auto"/>
                <w:bottom w:val="none" w:sz="0" w:space="0" w:color="auto"/>
                <w:right w:val="none" w:sz="0" w:space="0" w:color="auto"/>
              </w:divBdr>
            </w:div>
            <w:div w:id="1925727013">
              <w:marLeft w:val="0"/>
              <w:marRight w:val="0"/>
              <w:marTop w:val="0"/>
              <w:marBottom w:val="0"/>
              <w:divBdr>
                <w:top w:val="none" w:sz="0" w:space="0" w:color="auto"/>
                <w:left w:val="none" w:sz="0" w:space="0" w:color="auto"/>
                <w:bottom w:val="none" w:sz="0" w:space="0" w:color="auto"/>
                <w:right w:val="none" w:sz="0" w:space="0" w:color="auto"/>
              </w:divBdr>
            </w:div>
            <w:div w:id="1898471461">
              <w:marLeft w:val="0"/>
              <w:marRight w:val="0"/>
              <w:marTop w:val="0"/>
              <w:marBottom w:val="0"/>
              <w:divBdr>
                <w:top w:val="none" w:sz="0" w:space="0" w:color="auto"/>
                <w:left w:val="none" w:sz="0" w:space="0" w:color="auto"/>
                <w:bottom w:val="none" w:sz="0" w:space="0" w:color="auto"/>
                <w:right w:val="none" w:sz="0" w:space="0" w:color="auto"/>
              </w:divBdr>
            </w:div>
            <w:div w:id="248085043">
              <w:marLeft w:val="0"/>
              <w:marRight w:val="0"/>
              <w:marTop w:val="0"/>
              <w:marBottom w:val="0"/>
              <w:divBdr>
                <w:top w:val="none" w:sz="0" w:space="0" w:color="auto"/>
                <w:left w:val="none" w:sz="0" w:space="0" w:color="auto"/>
                <w:bottom w:val="none" w:sz="0" w:space="0" w:color="auto"/>
                <w:right w:val="none" w:sz="0" w:space="0" w:color="auto"/>
              </w:divBdr>
            </w:div>
            <w:div w:id="571234780">
              <w:marLeft w:val="0"/>
              <w:marRight w:val="0"/>
              <w:marTop w:val="0"/>
              <w:marBottom w:val="0"/>
              <w:divBdr>
                <w:top w:val="none" w:sz="0" w:space="0" w:color="auto"/>
                <w:left w:val="none" w:sz="0" w:space="0" w:color="auto"/>
                <w:bottom w:val="none" w:sz="0" w:space="0" w:color="auto"/>
                <w:right w:val="none" w:sz="0" w:space="0" w:color="auto"/>
              </w:divBdr>
            </w:div>
            <w:div w:id="2044817449">
              <w:marLeft w:val="0"/>
              <w:marRight w:val="0"/>
              <w:marTop w:val="0"/>
              <w:marBottom w:val="0"/>
              <w:divBdr>
                <w:top w:val="none" w:sz="0" w:space="0" w:color="auto"/>
                <w:left w:val="none" w:sz="0" w:space="0" w:color="auto"/>
                <w:bottom w:val="none" w:sz="0" w:space="0" w:color="auto"/>
                <w:right w:val="none" w:sz="0" w:space="0" w:color="auto"/>
              </w:divBdr>
            </w:div>
            <w:div w:id="186910689">
              <w:marLeft w:val="0"/>
              <w:marRight w:val="0"/>
              <w:marTop w:val="0"/>
              <w:marBottom w:val="0"/>
              <w:divBdr>
                <w:top w:val="none" w:sz="0" w:space="0" w:color="auto"/>
                <w:left w:val="none" w:sz="0" w:space="0" w:color="auto"/>
                <w:bottom w:val="none" w:sz="0" w:space="0" w:color="auto"/>
                <w:right w:val="none" w:sz="0" w:space="0" w:color="auto"/>
              </w:divBdr>
            </w:div>
            <w:div w:id="1148791655">
              <w:marLeft w:val="0"/>
              <w:marRight w:val="0"/>
              <w:marTop w:val="0"/>
              <w:marBottom w:val="0"/>
              <w:divBdr>
                <w:top w:val="none" w:sz="0" w:space="0" w:color="auto"/>
                <w:left w:val="none" w:sz="0" w:space="0" w:color="auto"/>
                <w:bottom w:val="none" w:sz="0" w:space="0" w:color="auto"/>
                <w:right w:val="none" w:sz="0" w:space="0" w:color="auto"/>
              </w:divBdr>
            </w:div>
            <w:div w:id="558173919">
              <w:marLeft w:val="0"/>
              <w:marRight w:val="0"/>
              <w:marTop w:val="0"/>
              <w:marBottom w:val="0"/>
              <w:divBdr>
                <w:top w:val="none" w:sz="0" w:space="0" w:color="auto"/>
                <w:left w:val="none" w:sz="0" w:space="0" w:color="auto"/>
                <w:bottom w:val="none" w:sz="0" w:space="0" w:color="auto"/>
                <w:right w:val="none" w:sz="0" w:space="0" w:color="auto"/>
              </w:divBdr>
            </w:div>
            <w:div w:id="99762902">
              <w:marLeft w:val="0"/>
              <w:marRight w:val="0"/>
              <w:marTop w:val="0"/>
              <w:marBottom w:val="0"/>
              <w:divBdr>
                <w:top w:val="none" w:sz="0" w:space="0" w:color="auto"/>
                <w:left w:val="none" w:sz="0" w:space="0" w:color="auto"/>
                <w:bottom w:val="none" w:sz="0" w:space="0" w:color="auto"/>
                <w:right w:val="none" w:sz="0" w:space="0" w:color="auto"/>
              </w:divBdr>
            </w:div>
            <w:div w:id="956060618">
              <w:marLeft w:val="0"/>
              <w:marRight w:val="0"/>
              <w:marTop w:val="0"/>
              <w:marBottom w:val="0"/>
              <w:divBdr>
                <w:top w:val="none" w:sz="0" w:space="0" w:color="auto"/>
                <w:left w:val="none" w:sz="0" w:space="0" w:color="auto"/>
                <w:bottom w:val="none" w:sz="0" w:space="0" w:color="auto"/>
                <w:right w:val="none" w:sz="0" w:space="0" w:color="auto"/>
              </w:divBdr>
            </w:div>
            <w:div w:id="262616698">
              <w:marLeft w:val="0"/>
              <w:marRight w:val="0"/>
              <w:marTop w:val="0"/>
              <w:marBottom w:val="0"/>
              <w:divBdr>
                <w:top w:val="none" w:sz="0" w:space="0" w:color="auto"/>
                <w:left w:val="none" w:sz="0" w:space="0" w:color="auto"/>
                <w:bottom w:val="none" w:sz="0" w:space="0" w:color="auto"/>
                <w:right w:val="none" w:sz="0" w:space="0" w:color="auto"/>
              </w:divBdr>
            </w:div>
            <w:div w:id="167721498">
              <w:marLeft w:val="0"/>
              <w:marRight w:val="0"/>
              <w:marTop w:val="0"/>
              <w:marBottom w:val="0"/>
              <w:divBdr>
                <w:top w:val="none" w:sz="0" w:space="0" w:color="auto"/>
                <w:left w:val="none" w:sz="0" w:space="0" w:color="auto"/>
                <w:bottom w:val="none" w:sz="0" w:space="0" w:color="auto"/>
                <w:right w:val="none" w:sz="0" w:space="0" w:color="auto"/>
              </w:divBdr>
            </w:div>
            <w:div w:id="565723178">
              <w:marLeft w:val="0"/>
              <w:marRight w:val="0"/>
              <w:marTop w:val="0"/>
              <w:marBottom w:val="0"/>
              <w:divBdr>
                <w:top w:val="none" w:sz="0" w:space="0" w:color="auto"/>
                <w:left w:val="none" w:sz="0" w:space="0" w:color="auto"/>
                <w:bottom w:val="none" w:sz="0" w:space="0" w:color="auto"/>
                <w:right w:val="none" w:sz="0" w:space="0" w:color="auto"/>
              </w:divBdr>
            </w:div>
            <w:div w:id="370614382">
              <w:marLeft w:val="0"/>
              <w:marRight w:val="0"/>
              <w:marTop w:val="0"/>
              <w:marBottom w:val="0"/>
              <w:divBdr>
                <w:top w:val="none" w:sz="0" w:space="0" w:color="auto"/>
                <w:left w:val="none" w:sz="0" w:space="0" w:color="auto"/>
                <w:bottom w:val="none" w:sz="0" w:space="0" w:color="auto"/>
                <w:right w:val="none" w:sz="0" w:space="0" w:color="auto"/>
              </w:divBdr>
            </w:div>
            <w:div w:id="842235295">
              <w:marLeft w:val="0"/>
              <w:marRight w:val="0"/>
              <w:marTop w:val="0"/>
              <w:marBottom w:val="0"/>
              <w:divBdr>
                <w:top w:val="none" w:sz="0" w:space="0" w:color="auto"/>
                <w:left w:val="none" w:sz="0" w:space="0" w:color="auto"/>
                <w:bottom w:val="none" w:sz="0" w:space="0" w:color="auto"/>
                <w:right w:val="none" w:sz="0" w:space="0" w:color="auto"/>
              </w:divBdr>
            </w:div>
            <w:div w:id="1963799502">
              <w:marLeft w:val="0"/>
              <w:marRight w:val="0"/>
              <w:marTop w:val="0"/>
              <w:marBottom w:val="0"/>
              <w:divBdr>
                <w:top w:val="none" w:sz="0" w:space="0" w:color="auto"/>
                <w:left w:val="none" w:sz="0" w:space="0" w:color="auto"/>
                <w:bottom w:val="none" w:sz="0" w:space="0" w:color="auto"/>
                <w:right w:val="none" w:sz="0" w:space="0" w:color="auto"/>
              </w:divBdr>
            </w:div>
            <w:div w:id="173763010">
              <w:marLeft w:val="0"/>
              <w:marRight w:val="0"/>
              <w:marTop w:val="0"/>
              <w:marBottom w:val="0"/>
              <w:divBdr>
                <w:top w:val="none" w:sz="0" w:space="0" w:color="auto"/>
                <w:left w:val="none" w:sz="0" w:space="0" w:color="auto"/>
                <w:bottom w:val="none" w:sz="0" w:space="0" w:color="auto"/>
                <w:right w:val="none" w:sz="0" w:space="0" w:color="auto"/>
              </w:divBdr>
            </w:div>
            <w:div w:id="1620142935">
              <w:marLeft w:val="0"/>
              <w:marRight w:val="0"/>
              <w:marTop w:val="0"/>
              <w:marBottom w:val="0"/>
              <w:divBdr>
                <w:top w:val="none" w:sz="0" w:space="0" w:color="auto"/>
                <w:left w:val="none" w:sz="0" w:space="0" w:color="auto"/>
                <w:bottom w:val="none" w:sz="0" w:space="0" w:color="auto"/>
                <w:right w:val="none" w:sz="0" w:space="0" w:color="auto"/>
              </w:divBdr>
            </w:div>
            <w:div w:id="526986135">
              <w:marLeft w:val="0"/>
              <w:marRight w:val="0"/>
              <w:marTop w:val="0"/>
              <w:marBottom w:val="0"/>
              <w:divBdr>
                <w:top w:val="none" w:sz="0" w:space="0" w:color="auto"/>
                <w:left w:val="none" w:sz="0" w:space="0" w:color="auto"/>
                <w:bottom w:val="none" w:sz="0" w:space="0" w:color="auto"/>
                <w:right w:val="none" w:sz="0" w:space="0" w:color="auto"/>
              </w:divBdr>
            </w:div>
            <w:div w:id="1611206353">
              <w:marLeft w:val="0"/>
              <w:marRight w:val="0"/>
              <w:marTop w:val="0"/>
              <w:marBottom w:val="0"/>
              <w:divBdr>
                <w:top w:val="none" w:sz="0" w:space="0" w:color="auto"/>
                <w:left w:val="none" w:sz="0" w:space="0" w:color="auto"/>
                <w:bottom w:val="none" w:sz="0" w:space="0" w:color="auto"/>
                <w:right w:val="none" w:sz="0" w:space="0" w:color="auto"/>
              </w:divBdr>
            </w:div>
            <w:div w:id="1794639601">
              <w:marLeft w:val="0"/>
              <w:marRight w:val="0"/>
              <w:marTop w:val="0"/>
              <w:marBottom w:val="0"/>
              <w:divBdr>
                <w:top w:val="none" w:sz="0" w:space="0" w:color="auto"/>
                <w:left w:val="none" w:sz="0" w:space="0" w:color="auto"/>
                <w:bottom w:val="none" w:sz="0" w:space="0" w:color="auto"/>
                <w:right w:val="none" w:sz="0" w:space="0" w:color="auto"/>
              </w:divBdr>
            </w:div>
            <w:div w:id="1132402294">
              <w:marLeft w:val="0"/>
              <w:marRight w:val="0"/>
              <w:marTop w:val="0"/>
              <w:marBottom w:val="0"/>
              <w:divBdr>
                <w:top w:val="none" w:sz="0" w:space="0" w:color="auto"/>
                <w:left w:val="none" w:sz="0" w:space="0" w:color="auto"/>
                <w:bottom w:val="none" w:sz="0" w:space="0" w:color="auto"/>
                <w:right w:val="none" w:sz="0" w:space="0" w:color="auto"/>
              </w:divBdr>
            </w:div>
            <w:div w:id="1116944443">
              <w:marLeft w:val="0"/>
              <w:marRight w:val="0"/>
              <w:marTop w:val="0"/>
              <w:marBottom w:val="0"/>
              <w:divBdr>
                <w:top w:val="none" w:sz="0" w:space="0" w:color="auto"/>
                <w:left w:val="none" w:sz="0" w:space="0" w:color="auto"/>
                <w:bottom w:val="none" w:sz="0" w:space="0" w:color="auto"/>
                <w:right w:val="none" w:sz="0" w:space="0" w:color="auto"/>
              </w:divBdr>
            </w:div>
            <w:div w:id="1426415804">
              <w:marLeft w:val="0"/>
              <w:marRight w:val="0"/>
              <w:marTop w:val="0"/>
              <w:marBottom w:val="0"/>
              <w:divBdr>
                <w:top w:val="none" w:sz="0" w:space="0" w:color="auto"/>
                <w:left w:val="none" w:sz="0" w:space="0" w:color="auto"/>
                <w:bottom w:val="none" w:sz="0" w:space="0" w:color="auto"/>
                <w:right w:val="none" w:sz="0" w:space="0" w:color="auto"/>
              </w:divBdr>
            </w:div>
            <w:div w:id="946352182">
              <w:marLeft w:val="0"/>
              <w:marRight w:val="0"/>
              <w:marTop w:val="0"/>
              <w:marBottom w:val="0"/>
              <w:divBdr>
                <w:top w:val="none" w:sz="0" w:space="0" w:color="auto"/>
                <w:left w:val="none" w:sz="0" w:space="0" w:color="auto"/>
                <w:bottom w:val="none" w:sz="0" w:space="0" w:color="auto"/>
                <w:right w:val="none" w:sz="0" w:space="0" w:color="auto"/>
              </w:divBdr>
            </w:div>
            <w:div w:id="369065514">
              <w:marLeft w:val="0"/>
              <w:marRight w:val="0"/>
              <w:marTop w:val="0"/>
              <w:marBottom w:val="0"/>
              <w:divBdr>
                <w:top w:val="none" w:sz="0" w:space="0" w:color="auto"/>
                <w:left w:val="none" w:sz="0" w:space="0" w:color="auto"/>
                <w:bottom w:val="none" w:sz="0" w:space="0" w:color="auto"/>
                <w:right w:val="none" w:sz="0" w:space="0" w:color="auto"/>
              </w:divBdr>
            </w:div>
            <w:div w:id="888343267">
              <w:marLeft w:val="0"/>
              <w:marRight w:val="0"/>
              <w:marTop w:val="0"/>
              <w:marBottom w:val="0"/>
              <w:divBdr>
                <w:top w:val="none" w:sz="0" w:space="0" w:color="auto"/>
                <w:left w:val="none" w:sz="0" w:space="0" w:color="auto"/>
                <w:bottom w:val="none" w:sz="0" w:space="0" w:color="auto"/>
                <w:right w:val="none" w:sz="0" w:space="0" w:color="auto"/>
              </w:divBdr>
            </w:div>
            <w:div w:id="1068070081">
              <w:marLeft w:val="0"/>
              <w:marRight w:val="0"/>
              <w:marTop w:val="0"/>
              <w:marBottom w:val="0"/>
              <w:divBdr>
                <w:top w:val="none" w:sz="0" w:space="0" w:color="auto"/>
                <w:left w:val="none" w:sz="0" w:space="0" w:color="auto"/>
                <w:bottom w:val="none" w:sz="0" w:space="0" w:color="auto"/>
                <w:right w:val="none" w:sz="0" w:space="0" w:color="auto"/>
              </w:divBdr>
            </w:div>
            <w:div w:id="1204904021">
              <w:marLeft w:val="0"/>
              <w:marRight w:val="0"/>
              <w:marTop w:val="0"/>
              <w:marBottom w:val="0"/>
              <w:divBdr>
                <w:top w:val="none" w:sz="0" w:space="0" w:color="auto"/>
                <w:left w:val="none" w:sz="0" w:space="0" w:color="auto"/>
                <w:bottom w:val="none" w:sz="0" w:space="0" w:color="auto"/>
                <w:right w:val="none" w:sz="0" w:space="0" w:color="auto"/>
              </w:divBdr>
            </w:div>
            <w:div w:id="1097335972">
              <w:marLeft w:val="0"/>
              <w:marRight w:val="0"/>
              <w:marTop w:val="0"/>
              <w:marBottom w:val="0"/>
              <w:divBdr>
                <w:top w:val="none" w:sz="0" w:space="0" w:color="auto"/>
                <w:left w:val="none" w:sz="0" w:space="0" w:color="auto"/>
                <w:bottom w:val="none" w:sz="0" w:space="0" w:color="auto"/>
                <w:right w:val="none" w:sz="0" w:space="0" w:color="auto"/>
              </w:divBdr>
            </w:div>
            <w:div w:id="585723755">
              <w:marLeft w:val="0"/>
              <w:marRight w:val="0"/>
              <w:marTop w:val="0"/>
              <w:marBottom w:val="0"/>
              <w:divBdr>
                <w:top w:val="none" w:sz="0" w:space="0" w:color="auto"/>
                <w:left w:val="none" w:sz="0" w:space="0" w:color="auto"/>
                <w:bottom w:val="none" w:sz="0" w:space="0" w:color="auto"/>
                <w:right w:val="none" w:sz="0" w:space="0" w:color="auto"/>
              </w:divBdr>
            </w:div>
            <w:div w:id="175119589">
              <w:marLeft w:val="0"/>
              <w:marRight w:val="0"/>
              <w:marTop w:val="0"/>
              <w:marBottom w:val="0"/>
              <w:divBdr>
                <w:top w:val="none" w:sz="0" w:space="0" w:color="auto"/>
                <w:left w:val="none" w:sz="0" w:space="0" w:color="auto"/>
                <w:bottom w:val="none" w:sz="0" w:space="0" w:color="auto"/>
                <w:right w:val="none" w:sz="0" w:space="0" w:color="auto"/>
              </w:divBdr>
            </w:div>
            <w:div w:id="486484907">
              <w:marLeft w:val="0"/>
              <w:marRight w:val="0"/>
              <w:marTop w:val="0"/>
              <w:marBottom w:val="0"/>
              <w:divBdr>
                <w:top w:val="none" w:sz="0" w:space="0" w:color="auto"/>
                <w:left w:val="none" w:sz="0" w:space="0" w:color="auto"/>
                <w:bottom w:val="none" w:sz="0" w:space="0" w:color="auto"/>
                <w:right w:val="none" w:sz="0" w:space="0" w:color="auto"/>
              </w:divBdr>
            </w:div>
            <w:div w:id="1598321387">
              <w:marLeft w:val="0"/>
              <w:marRight w:val="0"/>
              <w:marTop w:val="0"/>
              <w:marBottom w:val="0"/>
              <w:divBdr>
                <w:top w:val="none" w:sz="0" w:space="0" w:color="auto"/>
                <w:left w:val="none" w:sz="0" w:space="0" w:color="auto"/>
                <w:bottom w:val="none" w:sz="0" w:space="0" w:color="auto"/>
                <w:right w:val="none" w:sz="0" w:space="0" w:color="auto"/>
              </w:divBdr>
            </w:div>
            <w:div w:id="1118527003">
              <w:marLeft w:val="0"/>
              <w:marRight w:val="0"/>
              <w:marTop w:val="0"/>
              <w:marBottom w:val="0"/>
              <w:divBdr>
                <w:top w:val="none" w:sz="0" w:space="0" w:color="auto"/>
                <w:left w:val="none" w:sz="0" w:space="0" w:color="auto"/>
                <w:bottom w:val="none" w:sz="0" w:space="0" w:color="auto"/>
                <w:right w:val="none" w:sz="0" w:space="0" w:color="auto"/>
              </w:divBdr>
            </w:div>
            <w:div w:id="1630670716">
              <w:marLeft w:val="0"/>
              <w:marRight w:val="0"/>
              <w:marTop w:val="0"/>
              <w:marBottom w:val="0"/>
              <w:divBdr>
                <w:top w:val="none" w:sz="0" w:space="0" w:color="auto"/>
                <w:left w:val="none" w:sz="0" w:space="0" w:color="auto"/>
                <w:bottom w:val="none" w:sz="0" w:space="0" w:color="auto"/>
                <w:right w:val="none" w:sz="0" w:space="0" w:color="auto"/>
              </w:divBdr>
            </w:div>
            <w:div w:id="350495781">
              <w:marLeft w:val="0"/>
              <w:marRight w:val="0"/>
              <w:marTop w:val="0"/>
              <w:marBottom w:val="0"/>
              <w:divBdr>
                <w:top w:val="none" w:sz="0" w:space="0" w:color="auto"/>
                <w:left w:val="none" w:sz="0" w:space="0" w:color="auto"/>
                <w:bottom w:val="none" w:sz="0" w:space="0" w:color="auto"/>
                <w:right w:val="none" w:sz="0" w:space="0" w:color="auto"/>
              </w:divBdr>
            </w:div>
            <w:div w:id="821190713">
              <w:marLeft w:val="0"/>
              <w:marRight w:val="0"/>
              <w:marTop w:val="0"/>
              <w:marBottom w:val="0"/>
              <w:divBdr>
                <w:top w:val="none" w:sz="0" w:space="0" w:color="auto"/>
                <w:left w:val="none" w:sz="0" w:space="0" w:color="auto"/>
                <w:bottom w:val="none" w:sz="0" w:space="0" w:color="auto"/>
                <w:right w:val="none" w:sz="0" w:space="0" w:color="auto"/>
              </w:divBdr>
            </w:div>
            <w:div w:id="2111463426">
              <w:marLeft w:val="0"/>
              <w:marRight w:val="0"/>
              <w:marTop w:val="0"/>
              <w:marBottom w:val="0"/>
              <w:divBdr>
                <w:top w:val="none" w:sz="0" w:space="0" w:color="auto"/>
                <w:left w:val="none" w:sz="0" w:space="0" w:color="auto"/>
                <w:bottom w:val="none" w:sz="0" w:space="0" w:color="auto"/>
                <w:right w:val="none" w:sz="0" w:space="0" w:color="auto"/>
              </w:divBdr>
            </w:div>
            <w:div w:id="1338385982">
              <w:marLeft w:val="0"/>
              <w:marRight w:val="0"/>
              <w:marTop w:val="0"/>
              <w:marBottom w:val="0"/>
              <w:divBdr>
                <w:top w:val="none" w:sz="0" w:space="0" w:color="auto"/>
                <w:left w:val="none" w:sz="0" w:space="0" w:color="auto"/>
                <w:bottom w:val="none" w:sz="0" w:space="0" w:color="auto"/>
                <w:right w:val="none" w:sz="0" w:space="0" w:color="auto"/>
              </w:divBdr>
            </w:div>
            <w:div w:id="549344255">
              <w:marLeft w:val="0"/>
              <w:marRight w:val="0"/>
              <w:marTop w:val="0"/>
              <w:marBottom w:val="0"/>
              <w:divBdr>
                <w:top w:val="none" w:sz="0" w:space="0" w:color="auto"/>
                <w:left w:val="none" w:sz="0" w:space="0" w:color="auto"/>
                <w:bottom w:val="none" w:sz="0" w:space="0" w:color="auto"/>
                <w:right w:val="none" w:sz="0" w:space="0" w:color="auto"/>
              </w:divBdr>
            </w:div>
            <w:div w:id="1992633907">
              <w:marLeft w:val="0"/>
              <w:marRight w:val="0"/>
              <w:marTop w:val="0"/>
              <w:marBottom w:val="0"/>
              <w:divBdr>
                <w:top w:val="none" w:sz="0" w:space="0" w:color="auto"/>
                <w:left w:val="none" w:sz="0" w:space="0" w:color="auto"/>
                <w:bottom w:val="none" w:sz="0" w:space="0" w:color="auto"/>
                <w:right w:val="none" w:sz="0" w:space="0" w:color="auto"/>
              </w:divBdr>
            </w:div>
            <w:div w:id="1609507627">
              <w:marLeft w:val="0"/>
              <w:marRight w:val="0"/>
              <w:marTop w:val="0"/>
              <w:marBottom w:val="0"/>
              <w:divBdr>
                <w:top w:val="none" w:sz="0" w:space="0" w:color="auto"/>
                <w:left w:val="none" w:sz="0" w:space="0" w:color="auto"/>
                <w:bottom w:val="none" w:sz="0" w:space="0" w:color="auto"/>
                <w:right w:val="none" w:sz="0" w:space="0" w:color="auto"/>
              </w:divBdr>
            </w:div>
            <w:div w:id="1135415869">
              <w:marLeft w:val="0"/>
              <w:marRight w:val="0"/>
              <w:marTop w:val="0"/>
              <w:marBottom w:val="0"/>
              <w:divBdr>
                <w:top w:val="none" w:sz="0" w:space="0" w:color="auto"/>
                <w:left w:val="none" w:sz="0" w:space="0" w:color="auto"/>
                <w:bottom w:val="none" w:sz="0" w:space="0" w:color="auto"/>
                <w:right w:val="none" w:sz="0" w:space="0" w:color="auto"/>
              </w:divBdr>
            </w:div>
            <w:div w:id="795215404">
              <w:marLeft w:val="0"/>
              <w:marRight w:val="0"/>
              <w:marTop w:val="0"/>
              <w:marBottom w:val="0"/>
              <w:divBdr>
                <w:top w:val="none" w:sz="0" w:space="0" w:color="auto"/>
                <w:left w:val="none" w:sz="0" w:space="0" w:color="auto"/>
                <w:bottom w:val="none" w:sz="0" w:space="0" w:color="auto"/>
                <w:right w:val="none" w:sz="0" w:space="0" w:color="auto"/>
              </w:divBdr>
            </w:div>
            <w:div w:id="1507012906">
              <w:marLeft w:val="0"/>
              <w:marRight w:val="0"/>
              <w:marTop w:val="0"/>
              <w:marBottom w:val="0"/>
              <w:divBdr>
                <w:top w:val="none" w:sz="0" w:space="0" w:color="auto"/>
                <w:left w:val="none" w:sz="0" w:space="0" w:color="auto"/>
                <w:bottom w:val="none" w:sz="0" w:space="0" w:color="auto"/>
                <w:right w:val="none" w:sz="0" w:space="0" w:color="auto"/>
              </w:divBdr>
            </w:div>
            <w:div w:id="538933276">
              <w:marLeft w:val="0"/>
              <w:marRight w:val="0"/>
              <w:marTop w:val="0"/>
              <w:marBottom w:val="0"/>
              <w:divBdr>
                <w:top w:val="none" w:sz="0" w:space="0" w:color="auto"/>
                <w:left w:val="none" w:sz="0" w:space="0" w:color="auto"/>
                <w:bottom w:val="none" w:sz="0" w:space="0" w:color="auto"/>
                <w:right w:val="none" w:sz="0" w:space="0" w:color="auto"/>
              </w:divBdr>
            </w:div>
            <w:div w:id="2104374566">
              <w:marLeft w:val="0"/>
              <w:marRight w:val="0"/>
              <w:marTop w:val="0"/>
              <w:marBottom w:val="0"/>
              <w:divBdr>
                <w:top w:val="none" w:sz="0" w:space="0" w:color="auto"/>
                <w:left w:val="none" w:sz="0" w:space="0" w:color="auto"/>
                <w:bottom w:val="none" w:sz="0" w:space="0" w:color="auto"/>
                <w:right w:val="none" w:sz="0" w:space="0" w:color="auto"/>
              </w:divBdr>
            </w:div>
            <w:div w:id="219286952">
              <w:marLeft w:val="0"/>
              <w:marRight w:val="0"/>
              <w:marTop w:val="0"/>
              <w:marBottom w:val="0"/>
              <w:divBdr>
                <w:top w:val="none" w:sz="0" w:space="0" w:color="auto"/>
                <w:left w:val="none" w:sz="0" w:space="0" w:color="auto"/>
                <w:bottom w:val="none" w:sz="0" w:space="0" w:color="auto"/>
                <w:right w:val="none" w:sz="0" w:space="0" w:color="auto"/>
              </w:divBdr>
            </w:div>
            <w:div w:id="2146239465">
              <w:marLeft w:val="0"/>
              <w:marRight w:val="0"/>
              <w:marTop w:val="0"/>
              <w:marBottom w:val="0"/>
              <w:divBdr>
                <w:top w:val="none" w:sz="0" w:space="0" w:color="auto"/>
                <w:left w:val="none" w:sz="0" w:space="0" w:color="auto"/>
                <w:bottom w:val="none" w:sz="0" w:space="0" w:color="auto"/>
                <w:right w:val="none" w:sz="0" w:space="0" w:color="auto"/>
              </w:divBdr>
            </w:div>
            <w:div w:id="2016760886">
              <w:marLeft w:val="0"/>
              <w:marRight w:val="0"/>
              <w:marTop w:val="0"/>
              <w:marBottom w:val="0"/>
              <w:divBdr>
                <w:top w:val="none" w:sz="0" w:space="0" w:color="auto"/>
                <w:left w:val="none" w:sz="0" w:space="0" w:color="auto"/>
                <w:bottom w:val="none" w:sz="0" w:space="0" w:color="auto"/>
                <w:right w:val="none" w:sz="0" w:space="0" w:color="auto"/>
              </w:divBdr>
            </w:div>
            <w:div w:id="904142966">
              <w:marLeft w:val="0"/>
              <w:marRight w:val="0"/>
              <w:marTop w:val="0"/>
              <w:marBottom w:val="0"/>
              <w:divBdr>
                <w:top w:val="none" w:sz="0" w:space="0" w:color="auto"/>
                <w:left w:val="none" w:sz="0" w:space="0" w:color="auto"/>
                <w:bottom w:val="none" w:sz="0" w:space="0" w:color="auto"/>
                <w:right w:val="none" w:sz="0" w:space="0" w:color="auto"/>
              </w:divBdr>
            </w:div>
            <w:div w:id="1413355122">
              <w:marLeft w:val="0"/>
              <w:marRight w:val="0"/>
              <w:marTop w:val="0"/>
              <w:marBottom w:val="0"/>
              <w:divBdr>
                <w:top w:val="none" w:sz="0" w:space="0" w:color="auto"/>
                <w:left w:val="none" w:sz="0" w:space="0" w:color="auto"/>
                <w:bottom w:val="none" w:sz="0" w:space="0" w:color="auto"/>
                <w:right w:val="none" w:sz="0" w:space="0" w:color="auto"/>
              </w:divBdr>
            </w:div>
            <w:div w:id="388311285">
              <w:marLeft w:val="0"/>
              <w:marRight w:val="0"/>
              <w:marTop w:val="0"/>
              <w:marBottom w:val="0"/>
              <w:divBdr>
                <w:top w:val="none" w:sz="0" w:space="0" w:color="auto"/>
                <w:left w:val="none" w:sz="0" w:space="0" w:color="auto"/>
                <w:bottom w:val="none" w:sz="0" w:space="0" w:color="auto"/>
                <w:right w:val="none" w:sz="0" w:space="0" w:color="auto"/>
              </w:divBdr>
            </w:div>
            <w:div w:id="1529684039">
              <w:marLeft w:val="0"/>
              <w:marRight w:val="0"/>
              <w:marTop w:val="0"/>
              <w:marBottom w:val="0"/>
              <w:divBdr>
                <w:top w:val="none" w:sz="0" w:space="0" w:color="auto"/>
                <w:left w:val="none" w:sz="0" w:space="0" w:color="auto"/>
                <w:bottom w:val="none" w:sz="0" w:space="0" w:color="auto"/>
                <w:right w:val="none" w:sz="0" w:space="0" w:color="auto"/>
              </w:divBdr>
            </w:div>
            <w:div w:id="1261765930">
              <w:marLeft w:val="0"/>
              <w:marRight w:val="0"/>
              <w:marTop w:val="0"/>
              <w:marBottom w:val="0"/>
              <w:divBdr>
                <w:top w:val="none" w:sz="0" w:space="0" w:color="auto"/>
                <w:left w:val="none" w:sz="0" w:space="0" w:color="auto"/>
                <w:bottom w:val="none" w:sz="0" w:space="0" w:color="auto"/>
                <w:right w:val="none" w:sz="0" w:space="0" w:color="auto"/>
              </w:divBdr>
            </w:div>
            <w:div w:id="341130562">
              <w:marLeft w:val="0"/>
              <w:marRight w:val="0"/>
              <w:marTop w:val="0"/>
              <w:marBottom w:val="0"/>
              <w:divBdr>
                <w:top w:val="none" w:sz="0" w:space="0" w:color="auto"/>
                <w:left w:val="none" w:sz="0" w:space="0" w:color="auto"/>
                <w:bottom w:val="none" w:sz="0" w:space="0" w:color="auto"/>
                <w:right w:val="none" w:sz="0" w:space="0" w:color="auto"/>
              </w:divBdr>
            </w:div>
            <w:div w:id="623578613">
              <w:marLeft w:val="0"/>
              <w:marRight w:val="0"/>
              <w:marTop w:val="0"/>
              <w:marBottom w:val="0"/>
              <w:divBdr>
                <w:top w:val="none" w:sz="0" w:space="0" w:color="auto"/>
                <w:left w:val="none" w:sz="0" w:space="0" w:color="auto"/>
                <w:bottom w:val="none" w:sz="0" w:space="0" w:color="auto"/>
                <w:right w:val="none" w:sz="0" w:space="0" w:color="auto"/>
              </w:divBdr>
            </w:div>
            <w:div w:id="1888032306">
              <w:marLeft w:val="0"/>
              <w:marRight w:val="0"/>
              <w:marTop w:val="0"/>
              <w:marBottom w:val="0"/>
              <w:divBdr>
                <w:top w:val="none" w:sz="0" w:space="0" w:color="auto"/>
                <w:left w:val="none" w:sz="0" w:space="0" w:color="auto"/>
                <w:bottom w:val="none" w:sz="0" w:space="0" w:color="auto"/>
                <w:right w:val="none" w:sz="0" w:space="0" w:color="auto"/>
              </w:divBdr>
            </w:div>
            <w:div w:id="462698352">
              <w:marLeft w:val="0"/>
              <w:marRight w:val="0"/>
              <w:marTop w:val="0"/>
              <w:marBottom w:val="0"/>
              <w:divBdr>
                <w:top w:val="none" w:sz="0" w:space="0" w:color="auto"/>
                <w:left w:val="none" w:sz="0" w:space="0" w:color="auto"/>
                <w:bottom w:val="none" w:sz="0" w:space="0" w:color="auto"/>
                <w:right w:val="none" w:sz="0" w:space="0" w:color="auto"/>
              </w:divBdr>
            </w:div>
            <w:div w:id="1430736660">
              <w:marLeft w:val="0"/>
              <w:marRight w:val="0"/>
              <w:marTop w:val="0"/>
              <w:marBottom w:val="0"/>
              <w:divBdr>
                <w:top w:val="none" w:sz="0" w:space="0" w:color="auto"/>
                <w:left w:val="none" w:sz="0" w:space="0" w:color="auto"/>
                <w:bottom w:val="none" w:sz="0" w:space="0" w:color="auto"/>
                <w:right w:val="none" w:sz="0" w:space="0" w:color="auto"/>
              </w:divBdr>
            </w:div>
            <w:div w:id="1360400579">
              <w:marLeft w:val="0"/>
              <w:marRight w:val="0"/>
              <w:marTop w:val="0"/>
              <w:marBottom w:val="0"/>
              <w:divBdr>
                <w:top w:val="none" w:sz="0" w:space="0" w:color="auto"/>
                <w:left w:val="none" w:sz="0" w:space="0" w:color="auto"/>
                <w:bottom w:val="none" w:sz="0" w:space="0" w:color="auto"/>
                <w:right w:val="none" w:sz="0" w:space="0" w:color="auto"/>
              </w:divBdr>
            </w:div>
            <w:div w:id="148833383">
              <w:marLeft w:val="0"/>
              <w:marRight w:val="0"/>
              <w:marTop w:val="0"/>
              <w:marBottom w:val="0"/>
              <w:divBdr>
                <w:top w:val="none" w:sz="0" w:space="0" w:color="auto"/>
                <w:left w:val="none" w:sz="0" w:space="0" w:color="auto"/>
                <w:bottom w:val="none" w:sz="0" w:space="0" w:color="auto"/>
                <w:right w:val="none" w:sz="0" w:space="0" w:color="auto"/>
              </w:divBdr>
            </w:div>
            <w:div w:id="1521553891">
              <w:marLeft w:val="0"/>
              <w:marRight w:val="0"/>
              <w:marTop w:val="0"/>
              <w:marBottom w:val="0"/>
              <w:divBdr>
                <w:top w:val="none" w:sz="0" w:space="0" w:color="auto"/>
                <w:left w:val="none" w:sz="0" w:space="0" w:color="auto"/>
                <w:bottom w:val="none" w:sz="0" w:space="0" w:color="auto"/>
                <w:right w:val="none" w:sz="0" w:space="0" w:color="auto"/>
              </w:divBdr>
            </w:div>
            <w:div w:id="1084493266">
              <w:marLeft w:val="0"/>
              <w:marRight w:val="0"/>
              <w:marTop w:val="0"/>
              <w:marBottom w:val="0"/>
              <w:divBdr>
                <w:top w:val="none" w:sz="0" w:space="0" w:color="auto"/>
                <w:left w:val="none" w:sz="0" w:space="0" w:color="auto"/>
                <w:bottom w:val="none" w:sz="0" w:space="0" w:color="auto"/>
                <w:right w:val="none" w:sz="0" w:space="0" w:color="auto"/>
              </w:divBdr>
            </w:div>
            <w:div w:id="949513286">
              <w:marLeft w:val="0"/>
              <w:marRight w:val="0"/>
              <w:marTop w:val="0"/>
              <w:marBottom w:val="0"/>
              <w:divBdr>
                <w:top w:val="none" w:sz="0" w:space="0" w:color="auto"/>
                <w:left w:val="none" w:sz="0" w:space="0" w:color="auto"/>
                <w:bottom w:val="none" w:sz="0" w:space="0" w:color="auto"/>
                <w:right w:val="none" w:sz="0" w:space="0" w:color="auto"/>
              </w:divBdr>
            </w:div>
            <w:div w:id="1590697663">
              <w:marLeft w:val="0"/>
              <w:marRight w:val="0"/>
              <w:marTop w:val="0"/>
              <w:marBottom w:val="0"/>
              <w:divBdr>
                <w:top w:val="none" w:sz="0" w:space="0" w:color="auto"/>
                <w:left w:val="none" w:sz="0" w:space="0" w:color="auto"/>
                <w:bottom w:val="none" w:sz="0" w:space="0" w:color="auto"/>
                <w:right w:val="none" w:sz="0" w:space="0" w:color="auto"/>
              </w:divBdr>
            </w:div>
            <w:div w:id="447701348">
              <w:marLeft w:val="0"/>
              <w:marRight w:val="0"/>
              <w:marTop w:val="0"/>
              <w:marBottom w:val="0"/>
              <w:divBdr>
                <w:top w:val="none" w:sz="0" w:space="0" w:color="auto"/>
                <w:left w:val="none" w:sz="0" w:space="0" w:color="auto"/>
                <w:bottom w:val="none" w:sz="0" w:space="0" w:color="auto"/>
                <w:right w:val="none" w:sz="0" w:space="0" w:color="auto"/>
              </w:divBdr>
            </w:div>
            <w:div w:id="1849825446">
              <w:marLeft w:val="0"/>
              <w:marRight w:val="0"/>
              <w:marTop w:val="0"/>
              <w:marBottom w:val="0"/>
              <w:divBdr>
                <w:top w:val="none" w:sz="0" w:space="0" w:color="auto"/>
                <w:left w:val="none" w:sz="0" w:space="0" w:color="auto"/>
                <w:bottom w:val="none" w:sz="0" w:space="0" w:color="auto"/>
                <w:right w:val="none" w:sz="0" w:space="0" w:color="auto"/>
              </w:divBdr>
            </w:div>
            <w:div w:id="807672958">
              <w:marLeft w:val="0"/>
              <w:marRight w:val="0"/>
              <w:marTop w:val="0"/>
              <w:marBottom w:val="0"/>
              <w:divBdr>
                <w:top w:val="none" w:sz="0" w:space="0" w:color="auto"/>
                <w:left w:val="none" w:sz="0" w:space="0" w:color="auto"/>
                <w:bottom w:val="none" w:sz="0" w:space="0" w:color="auto"/>
                <w:right w:val="none" w:sz="0" w:space="0" w:color="auto"/>
              </w:divBdr>
            </w:div>
            <w:div w:id="273752112">
              <w:marLeft w:val="0"/>
              <w:marRight w:val="0"/>
              <w:marTop w:val="0"/>
              <w:marBottom w:val="0"/>
              <w:divBdr>
                <w:top w:val="none" w:sz="0" w:space="0" w:color="auto"/>
                <w:left w:val="none" w:sz="0" w:space="0" w:color="auto"/>
                <w:bottom w:val="none" w:sz="0" w:space="0" w:color="auto"/>
                <w:right w:val="none" w:sz="0" w:space="0" w:color="auto"/>
              </w:divBdr>
            </w:div>
            <w:div w:id="1633900348">
              <w:marLeft w:val="0"/>
              <w:marRight w:val="0"/>
              <w:marTop w:val="0"/>
              <w:marBottom w:val="0"/>
              <w:divBdr>
                <w:top w:val="none" w:sz="0" w:space="0" w:color="auto"/>
                <w:left w:val="none" w:sz="0" w:space="0" w:color="auto"/>
                <w:bottom w:val="none" w:sz="0" w:space="0" w:color="auto"/>
                <w:right w:val="none" w:sz="0" w:space="0" w:color="auto"/>
              </w:divBdr>
            </w:div>
            <w:div w:id="732849741">
              <w:marLeft w:val="0"/>
              <w:marRight w:val="0"/>
              <w:marTop w:val="0"/>
              <w:marBottom w:val="0"/>
              <w:divBdr>
                <w:top w:val="none" w:sz="0" w:space="0" w:color="auto"/>
                <w:left w:val="none" w:sz="0" w:space="0" w:color="auto"/>
                <w:bottom w:val="none" w:sz="0" w:space="0" w:color="auto"/>
                <w:right w:val="none" w:sz="0" w:space="0" w:color="auto"/>
              </w:divBdr>
            </w:div>
            <w:div w:id="883371367">
              <w:marLeft w:val="0"/>
              <w:marRight w:val="0"/>
              <w:marTop w:val="0"/>
              <w:marBottom w:val="0"/>
              <w:divBdr>
                <w:top w:val="none" w:sz="0" w:space="0" w:color="auto"/>
                <w:left w:val="none" w:sz="0" w:space="0" w:color="auto"/>
                <w:bottom w:val="none" w:sz="0" w:space="0" w:color="auto"/>
                <w:right w:val="none" w:sz="0" w:space="0" w:color="auto"/>
              </w:divBdr>
            </w:div>
            <w:div w:id="1885870877">
              <w:marLeft w:val="0"/>
              <w:marRight w:val="0"/>
              <w:marTop w:val="0"/>
              <w:marBottom w:val="0"/>
              <w:divBdr>
                <w:top w:val="none" w:sz="0" w:space="0" w:color="auto"/>
                <w:left w:val="none" w:sz="0" w:space="0" w:color="auto"/>
                <w:bottom w:val="none" w:sz="0" w:space="0" w:color="auto"/>
                <w:right w:val="none" w:sz="0" w:space="0" w:color="auto"/>
              </w:divBdr>
            </w:div>
            <w:div w:id="791636353">
              <w:marLeft w:val="0"/>
              <w:marRight w:val="0"/>
              <w:marTop w:val="0"/>
              <w:marBottom w:val="0"/>
              <w:divBdr>
                <w:top w:val="none" w:sz="0" w:space="0" w:color="auto"/>
                <w:left w:val="none" w:sz="0" w:space="0" w:color="auto"/>
                <w:bottom w:val="none" w:sz="0" w:space="0" w:color="auto"/>
                <w:right w:val="none" w:sz="0" w:space="0" w:color="auto"/>
              </w:divBdr>
            </w:div>
            <w:div w:id="321929583">
              <w:marLeft w:val="0"/>
              <w:marRight w:val="0"/>
              <w:marTop w:val="0"/>
              <w:marBottom w:val="0"/>
              <w:divBdr>
                <w:top w:val="none" w:sz="0" w:space="0" w:color="auto"/>
                <w:left w:val="none" w:sz="0" w:space="0" w:color="auto"/>
                <w:bottom w:val="none" w:sz="0" w:space="0" w:color="auto"/>
                <w:right w:val="none" w:sz="0" w:space="0" w:color="auto"/>
              </w:divBdr>
            </w:div>
            <w:div w:id="1596865302">
              <w:marLeft w:val="0"/>
              <w:marRight w:val="0"/>
              <w:marTop w:val="0"/>
              <w:marBottom w:val="0"/>
              <w:divBdr>
                <w:top w:val="none" w:sz="0" w:space="0" w:color="auto"/>
                <w:left w:val="none" w:sz="0" w:space="0" w:color="auto"/>
                <w:bottom w:val="none" w:sz="0" w:space="0" w:color="auto"/>
                <w:right w:val="none" w:sz="0" w:space="0" w:color="auto"/>
              </w:divBdr>
            </w:div>
            <w:div w:id="1510826877">
              <w:marLeft w:val="0"/>
              <w:marRight w:val="0"/>
              <w:marTop w:val="0"/>
              <w:marBottom w:val="0"/>
              <w:divBdr>
                <w:top w:val="none" w:sz="0" w:space="0" w:color="auto"/>
                <w:left w:val="none" w:sz="0" w:space="0" w:color="auto"/>
                <w:bottom w:val="none" w:sz="0" w:space="0" w:color="auto"/>
                <w:right w:val="none" w:sz="0" w:space="0" w:color="auto"/>
              </w:divBdr>
            </w:div>
            <w:div w:id="1225414100">
              <w:marLeft w:val="0"/>
              <w:marRight w:val="0"/>
              <w:marTop w:val="0"/>
              <w:marBottom w:val="0"/>
              <w:divBdr>
                <w:top w:val="none" w:sz="0" w:space="0" w:color="auto"/>
                <w:left w:val="none" w:sz="0" w:space="0" w:color="auto"/>
                <w:bottom w:val="none" w:sz="0" w:space="0" w:color="auto"/>
                <w:right w:val="none" w:sz="0" w:space="0" w:color="auto"/>
              </w:divBdr>
            </w:div>
            <w:div w:id="1415661776">
              <w:marLeft w:val="0"/>
              <w:marRight w:val="0"/>
              <w:marTop w:val="0"/>
              <w:marBottom w:val="0"/>
              <w:divBdr>
                <w:top w:val="none" w:sz="0" w:space="0" w:color="auto"/>
                <w:left w:val="none" w:sz="0" w:space="0" w:color="auto"/>
                <w:bottom w:val="none" w:sz="0" w:space="0" w:color="auto"/>
                <w:right w:val="none" w:sz="0" w:space="0" w:color="auto"/>
              </w:divBdr>
            </w:div>
            <w:div w:id="1906379349">
              <w:marLeft w:val="0"/>
              <w:marRight w:val="0"/>
              <w:marTop w:val="0"/>
              <w:marBottom w:val="0"/>
              <w:divBdr>
                <w:top w:val="none" w:sz="0" w:space="0" w:color="auto"/>
                <w:left w:val="none" w:sz="0" w:space="0" w:color="auto"/>
                <w:bottom w:val="none" w:sz="0" w:space="0" w:color="auto"/>
                <w:right w:val="none" w:sz="0" w:space="0" w:color="auto"/>
              </w:divBdr>
            </w:div>
            <w:div w:id="1520706076">
              <w:marLeft w:val="0"/>
              <w:marRight w:val="0"/>
              <w:marTop w:val="0"/>
              <w:marBottom w:val="0"/>
              <w:divBdr>
                <w:top w:val="none" w:sz="0" w:space="0" w:color="auto"/>
                <w:left w:val="none" w:sz="0" w:space="0" w:color="auto"/>
                <w:bottom w:val="none" w:sz="0" w:space="0" w:color="auto"/>
                <w:right w:val="none" w:sz="0" w:space="0" w:color="auto"/>
              </w:divBdr>
            </w:div>
            <w:div w:id="265044972">
              <w:marLeft w:val="0"/>
              <w:marRight w:val="0"/>
              <w:marTop w:val="0"/>
              <w:marBottom w:val="0"/>
              <w:divBdr>
                <w:top w:val="none" w:sz="0" w:space="0" w:color="auto"/>
                <w:left w:val="none" w:sz="0" w:space="0" w:color="auto"/>
                <w:bottom w:val="none" w:sz="0" w:space="0" w:color="auto"/>
                <w:right w:val="none" w:sz="0" w:space="0" w:color="auto"/>
              </w:divBdr>
            </w:div>
            <w:div w:id="1369331884">
              <w:marLeft w:val="0"/>
              <w:marRight w:val="0"/>
              <w:marTop w:val="0"/>
              <w:marBottom w:val="0"/>
              <w:divBdr>
                <w:top w:val="none" w:sz="0" w:space="0" w:color="auto"/>
                <w:left w:val="none" w:sz="0" w:space="0" w:color="auto"/>
                <w:bottom w:val="none" w:sz="0" w:space="0" w:color="auto"/>
                <w:right w:val="none" w:sz="0" w:space="0" w:color="auto"/>
              </w:divBdr>
            </w:div>
            <w:div w:id="1847280563">
              <w:marLeft w:val="0"/>
              <w:marRight w:val="0"/>
              <w:marTop w:val="0"/>
              <w:marBottom w:val="0"/>
              <w:divBdr>
                <w:top w:val="none" w:sz="0" w:space="0" w:color="auto"/>
                <w:left w:val="none" w:sz="0" w:space="0" w:color="auto"/>
                <w:bottom w:val="none" w:sz="0" w:space="0" w:color="auto"/>
                <w:right w:val="none" w:sz="0" w:space="0" w:color="auto"/>
              </w:divBdr>
            </w:div>
            <w:div w:id="1496148071">
              <w:marLeft w:val="0"/>
              <w:marRight w:val="0"/>
              <w:marTop w:val="0"/>
              <w:marBottom w:val="0"/>
              <w:divBdr>
                <w:top w:val="none" w:sz="0" w:space="0" w:color="auto"/>
                <w:left w:val="none" w:sz="0" w:space="0" w:color="auto"/>
                <w:bottom w:val="none" w:sz="0" w:space="0" w:color="auto"/>
                <w:right w:val="none" w:sz="0" w:space="0" w:color="auto"/>
              </w:divBdr>
            </w:div>
            <w:div w:id="1549144128">
              <w:marLeft w:val="0"/>
              <w:marRight w:val="0"/>
              <w:marTop w:val="0"/>
              <w:marBottom w:val="0"/>
              <w:divBdr>
                <w:top w:val="none" w:sz="0" w:space="0" w:color="auto"/>
                <w:left w:val="none" w:sz="0" w:space="0" w:color="auto"/>
                <w:bottom w:val="none" w:sz="0" w:space="0" w:color="auto"/>
                <w:right w:val="none" w:sz="0" w:space="0" w:color="auto"/>
              </w:divBdr>
            </w:div>
            <w:div w:id="1729763867">
              <w:marLeft w:val="0"/>
              <w:marRight w:val="0"/>
              <w:marTop w:val="0"/>
              <w:marBottom w:val="0"/>
              <w:divBdr>
                <w:top w:val="none" w:sz="0" w:space="0" w:color="auto"/>
                <w:left w:val="none" w:sz="0" w:space="0" w:color="auto"/>
                <w:bottom w:val="none" w:sz="0" w:space="0" w:color="auto"/>
                <w:right w:val="none" w:sz="0" w:space="0" w:color="auto"/>
              </w:divBdr>
            </w:div>
            <w:div w:id="173344263">
              <w:marLeft w:val="0"/>
              <w:marRight w:val="0"/>
              <w:marTop w:val="0"/>
              <w:marBottom w:val="0"/>
              <w:divBdr>
                <w:top w:val="none" w:sz="0" w:space="0" w:color="auto"/>
                <w:left w:val="none" w:sz="0" w:space="0" w:color="auto"/>
                <w:bottom w:val="none" w:sz="0" w:space="0" w:color="auto"/>
                <w:right w:val="none" w:sz="0" w:space="0" w:color="auto"/>
              </w:divBdr>
            </w:div>
            <w:div w:id="1304192044">
              <w:marLeft w:val="0"/>
              <w:marRight w:val="0"/>
              <w:marTop w:val="0"/>
              <w:marBottom w:val="0"/>
              <w:divBdr>
                <w:top w:val="none" w:sz="0" w:space="0" w:color="auto"/>
                <w:left w:val="none" w:sz="0" w:space="0" w:color="auto"/>
                <w:bottom w:val="none" w:sz="0" w:space="0" w:color="auto"/>
                <w:right w:val="none" w:sz="0" w:space="0" w:color="auto"/>
              </w:divBdr>
            </w:div>
            <w:div w:id="249118912">
              <w:marLeft w:val="0"/>
              <w:marRight w:val="0"/>
              <w:marTop w:val="0"/>
              <w:marBottom w:val="0"/>
              <w:divBdr>
                <w:top w:val="none" w:sz="0" w:space="0" w:color="auto"/>
                <w:left w:val="none" w:sz="0" w:space="0" w:color="auto"/>
                <w:bottom w:val="none" w:sz="0" w:space="0" w:color="auto"/>
                <w:right w:val="none" w:sz="0" w:space="0" w:color="auto"/>
              </w:divBdr>
            </w:div>
            <w:div w:id="796919561">
              <w:marLeft w:val="0"/>
              <w:marRight w:val="0"/>
              <w:marTop w:val="0"/>
              <w:marBottom w:val="0"/>
              <w:divBdr>
                <w:top w:val="none" w:sz="0" w:space="0" w:color="auto"/>
                <w:left w:val="none" w:sz="0" w:space="0" w:color="auto"/>
                <w:bottom w:val="none" w:sz="0" w:space="0" w:color="auto"/>
                <w:right w:val="none" w:sz="0" w:space="0" w:color="auto"/>
              </w:divBdr>
            </w:div>
            <w:div w:id="1995141447">
              <w:marLeft w:val="0"/>
              <w:marRight w:val="0"/>
              <w:marTop w:val="0"/>
              <w:marBottom w:val="0"/>
              <w:divBdr>
                <w:top w:val="none" w:sz="0" w:space="0" w:color="auto"/>
                <w:left w:val="none" w:sz="0" w:space="0" w:color="auto"/>
                <w:bottom w:val="none" w:sz="0" w:space="0" w:color="auto"/>
                <w:right w:val="none" w:sz="0" w:space="0" w:color="auto"/>
              </w:divBdr>
            </w:div>
            <w:div w:id="1311595715">
              <w:marLeft w:val="0"/>
              <w:marRight w:val="0"/>
              <w:marTop w:val="0"/>
              <w:marBottom w:val="0"/>
              <w:divBdr>
                <w:top w:val="none" w:sz="0" w:space="0" w:color="auto"/>
                <w:left w:val="none" w:sz="0" w:space="0" w:color="auto"/>
                <w:bottom w:val="none" w:sz="0" w:space="0" w:color="auto"/>
                <w:right w:val="none" w:sz="0" w:space="0" w:color="auto"/>
              </w:divBdr>
            </w:div>
            <w:div w:id="1492065667">
              <w:marLeft w:val="0"/>
              <w:marRight w:val="0"/>
              <w:marTop w:val="0"/>
              <w:marBottom w:val="0"/>
              <w:divBdr>
                <w:top w:val="none" w:sz="0" w:space="0" w:color="auto"/>
                <w:left w:val="none" w:sz="0" w:space="0" w:color="auto"/>
                <w:bottom w:val="none" w:sz="0" w:space="0" w:color="auto"/>
                <w:right w:val="none" w:sz="0" w:space="0" w:color="auto"/>
              </w:divBdr>
            </w:div>
            <w:div w:id="710687431">
              <w:marLeft w:val="0"/>
              <w:marRight w:val="0"/>
              <w:marTop w:val="0"/>
              <w:marBottom w:val="0"/>
              <w:divBdr>
                <w:top w:val="none" w:sz="0" w:space="0" w:color="auto"/>
                <w:left w:val="none" w:sz="0" w:space="0" w:color="auto"/>
                <w:bottom w:val="none" w:sz="0" w:space="0" w:color="auto"/>
                <w:right w:val="none" w:sz="0" w:space="0" w:color="auto"/>
              </w:divBdr>
            </w:div>
            <w:div w:id="262883146">
              <w:marLeft w:val="0"/>
              <w:marRight w:val="0"/>
              <w:marTop w:val="0"/>
              <w:marBottom w:val="0"/>
              <w:divBdr>
                <w:top w:val="none" w:sz="0" w:space="0" w:color="auto"/>
                <w:left w:val="none" w:sz="0" w:space="0" w:color="auto"/>
                <w:bottom w:val="none" w:sz="0" w:space="0" w:color="auto"/>
                <w:right w:val="none" w:sz="0" w:space="0" w:color="auto"/>
              </w:divBdr>
            </w:div>
            <w:div w:id="1885825905">
              <w:marLeft w:val="0"/>
              <w:marRight w:val="0"/>
              <w:marTop w:val="0"/>
              <w:marBottom w:val="0"/>
              <w:divBdr>
                <w:top w:val="none" w:sz="0" w:space="0" w:color="auto"/>
                <w:left w:val="none" w:sz="0" w:space="0" w:color="auto"/>
                <w:bottom w:val="none" w:sz="0" w:space="0" w:color="auto"/>
                <w:right w:val="none" w:sz="0" w:space="0" w:color="auto"/>
              </w:divBdr>
            </w:div>
            <w:div w:id="1941835299">
              <w:marLeft w:val="0"/>
              <w:marRight w:val="0"/>
              <w:marTop w:val="0"/>
              <w:marBottom w:val="0"/>
              <w:divBdr>
                <w:top w:val="none" w:sz="0" w:space="0" w:color="auto"/>
                <w:left w:val="none" w:sz="0" w:space="0" w:color="auto"/>
                <w:bottom w:val="none" w:sz="0" w:space="0" w:color="auto"/>
                <w:right w:val="none" w:sz="0" w:space="0" w:color="auto"/>
              </w:divBdr>
            </w:div>
            <w:div w:id="1363239781">
              <w:marLeft w:val="0"/>
              <w:marRight w:val="0"/>
              <w:marTop w:val="0"/>
              <w:marBottom w:val="0"/>
              <w:divBdr>
                <w:top w:val="none" w:sz="0" w:space="0" w:color="auto"/>
                <w:left w:val="none" w:sz="0" w:space="0" w:color="auto"/>
                <w:bottom w:val="none" w:sz="0" w:space="0" w:color="auto"/>
                <w:right w:val="none" w:sz="0" w:space="0" w:color="auto"/>
              </w:divBdr>
            </w:div>
            <w:div w:id="1222447749">
              <w:marLeft w:val="0"/>
              <w:marRight w:val="0"/>
              <w:marTop w:val="0"/>
              <w:marBottom w:val="0"/>
              <w:divBdr>
                <w:top w:val="none" w:sz="0" w:space="0" w:color="auto"/>
                <w:left w:val="none" w:sz="0" w:space="0" w:color="auto"/>
                <w:bottom w:val="none" w:sz="0" w:space="0" w:color="auto"/>
                <w:right w:val="none" w:sz="0" w:space="0" w:color="auto"/>
              </w:divBdr>
            </w:div>
            <w:div w:id="355928394">
              <w:marLeft w:val="0"/>
              <w:marRight w:val="0"/>
              <w:marTop w:val="0"/>
              <w:marBottom w:val="0"/>
              <w:divBdr>
                <w:top w:val="none" w:sz="0" w:space="0" w:color="auto"/>
                <w:left w:val="none" w:sz="0" w:space="0" w:color="auto"/>
                <w:bottom w:val="none" w:sz="0" w:space="0" w:color="auto"/>
                <w:right w:val="none" w:sz="0" w:space="0" w:color="auto"/>
              </w:divBdr>
            </w:div>
            <w:div w:id="1693263209">
              <w:marLeft w:val="0"/>
              <w:marRight w:val="0"/>
              <w:marTop w:val="0"/>
              <w:marBottom w:val="0"/>
              <w:divBdr>
                <w:top w:val="none" w:sz="0" w:space="0" w:color="auto"/>
                <w:left w:val="none" w:sz="0" w:space="0" w:color="auto"/>
                <w:bottom w:val="none" w:sz="0" w:space="0" w:color="auto"/>
                <w:right w:val="none" w:sz="0" w:space="0" w:color="auto"/>
              </w:divBdr>
            </w:div>
            <w:div w:id="1172599323">
              <w:marLeft w:val="0"/>
              <w:marRight w:val="0"/>
              <w:marTop w:val="0"/>
              <w:marBottom w:val="0"/>
              <w:divBdr>
                <w:top w:val="none" w:sz="0" w:space="0" w:color="auto"/>
                <w:left w:val="none" w:sz="0" w:space="0" w:color="auto"/>
                <w:bottom w:val="none" w:sz="0" w:space="0" w:color="auto"/>
                <w:right w:val="none" w:sz="0" w:space="0" w:color="auto"/>
              </w:divBdr>
            </w:div>
            <w:div w:id="427703910">
              <w:marLeft w:val="0"/>
              <w:marRight w:val="0"/>
              <w:marTop w:val="0"/>
              <w:marBottom w:val="0"/>
              <w:divBdr>
                <w:top w:val="none" w:sz="0" w:space="0" w:color="auto"/>
                <w:left w:val="none" w:sz="0" w:space="0" w:color="auto"/>
                <w:bottom w:val="none" w:sz="0" w:space="0" w:color="auto"/>
                <w:right w:val="none" w:sz="0" w:space="0" w:color="auto"/>
              </w:divBdr>
            </w:div>
            <w:div w:id="2042703625">
              <w:marLeft w:val="0"/>
              <w:marRight w:val="0"/>
              <w:marTop w:val="0"/>
              <w:marBottom w:val="0"/>
              <w:divBdr>
                <w:top w:val="none" w:sz="0" w:space="0" w:color="auto"/>
                <w:left w:val="none" w:sz="0" w:space="0" w:color="auto"/>
                <w:bottom w:val="none" w:sz="0" w:space="0" w:color="auto"/>
                <w:right w:val="none" w:sz="0" w:space="0" w:color="auto"/>
              </w:divBdr>
            </w:div>
            <w:div w:id="355664192">
              <w:marLeft w:val="0"/>
              <w:marRight w:val="0"/>
              <w:marTop w:val="0"/>
              <w:marBottom w:val="0"/>
              <w:divBdr>
                <w:top w:val="none" w:sz="0" w:space="0" w:color="auto"/>
                <w:left w:val="none" w:sz="0" w:space="0" w:color="auto"/>
                <w:bottom w:val="none" w:sz="0" w:space="0" w:color="auto"/>
                <w:right w:val="none" w:sz="0" w:space="0" w:color="auto"/>
              </w:divBdr>
            </w:div>
            <w:div w:id="51778464">
              <w:marLeft w:val="0"/>
              <w:marRight w:val="0"/>
              <w:marTop w:val="0"/>
              <w:marBottom w:val="0"/>
              <w:divBdr>
                <w:top w:val="none" w:sz="0" w:space="0" w:color="auto"/>
                <w:left w:val="none" w:sz="0" w:space="0" w:color="auto"/>
                <w:bottom w:val="none" w:sz="0" w:space="0" w:color="auto"/>
                <w:right w:val="none" w:sz="0" w:space="0" w:color="auto"/>
              </w:divBdr>
            </w:div>
            <w:div w:id="1812482220">
              <w:marLeft w:val="0"/>
              <w:marRight w:val="0"/>
              <w:marTop w:val="0"/>
              <w:marBottom w:val="0"/>
              <w:divBdr>
                <w:top w:val="none" w:sz="0" w:space="0" w:color="auto"/>
                <w:left w:val="none" w:sz="0" w:space="0" w:color="auto"/>
                <w:bottom w:val="none" w:sz="0" w:space="0" w:color="auto"/>
                <w:right w:val="none" w:sz="0" w:space="0" w:color="auto"/>
              </w:divBdr>
            </w:div>
            <w:div w:id="193807388">
              <w:marLeft w:val="0"/>
              <w:marRight w:val="0"/>
              <w:marTop w:val="0"/>
              <w:marBottom w:val="0"/>
              <w:divBdr>
                <w:top w:val="none" w:sz="0" w:space="0" w:color="auto"/>
                <w:left w:val="none" w:sz="0" w:space="0" w:color="auto"/>
                <w:bottom w:val="none" w:sz="0" w:space="0" w:color="auto"/>
                <w:right w:val="none" w:sz="0" w:space="0" w:color="auto"/>
              </w:divBdr>
            </w:div>
            <w:div w:id="2072536735">
              <w:marLeft w:val="0"/>
              <w:marRight w:val="0"/>
              <w:marTop w:val="0"/>
              <w:marBottom w:val="0"/>
              <w:divBdr>
                <w:top w:val="none" w:sz="0" w:space="0" w:color="auto"/>
                <w:left w:val="none" w:sz="0" w:space="0" w:color="auto"/>
                <w:bottom w:val="none" w:sz="0" w:space="0" w:color="auto"/>
                <w:right w:val="none" w:sz="0" w:space="0" w:color="auto"/>
              </w:divBdr>
            </w:div>
            <w:div w:id="413824379">
              <w:marLeft w:val="0"/>
              <w:marRight w:val="0"/>
              <w:marTop w:val="0"/>
              <w:marBottom w:val="0"/>
              <w:divBdr>
                <w:top w:val="none" w:sz="0" w:space="0" w:color="auto"/>
                <w:left w:val="none" w:sz="0" w:space="0" w:color="auto"/>
                <w:bottom w:val="none" w:sz="0" w:space="0" w:color="auto"/>
                <w:right w:val="none" w:sz="0" w:space="0" w:color="auto"/>
              </w:divBdr>
            </w:div>
            <w:div w:id="139157091">
              <w:marLeft w:val="0"/>
              <w:marRight w:val="0"/>
              <w:marTop w:val="0"/>
              <w:marBottom w:val="0"/>
              <w:divBdr>
                <w:top w:val="none" w:sz="0" w:space="0" w:color="auto"/>
                <w:left w:val="none" w:sz="0" w:space="0" w:color="auto"/>
                <w:bottom w:val="none" w:sz="0" w:space="0" w:color="auto"/>
                <w:right w:val="none" w:sz="0" w:space="0" w:color="auto"/>
              </w:divBdr>
            </w:div>
            <w:div w:id="551189614">
              <w:marLeft w:val="0"/>
              <w:marRight w:val="0"/>
              <w:marTop w:val="0"/>
              <w:marBottom w:val="0"/>
              <w:divBdr>
                <w:top w:val="none" w:sz="0" w:space="0" w:color="auto"/>
                <w:left w:val="none" w:sz="0" w:space="0" w:color="auto"/>
                <w:bottom w:val="none" w:sz="0" w:space="0" w:color="auto"/>
                <w:right w:val="none" w:sz="0" w:space="0" w:color="auto"/>
              </w:divBdr>
            </w:div>
            <w:div w:id="1188173664">
              <w:marLeft w:val="0"/>
              <w:marRight w:val="0"/>
              <w:marTop w:val="0"/>
              <w:marBottom w:val="0"/>
              <w:divBdr>
                <w:top w:val="none" w:sz="0" w:space="0" w:color="auto"/>
                <w:left w:val="none" w:sz="0" w:space="0" w:color="auto"/>
                <w:bottom w:val="none" w:sz="0" w:space="0" w:color="auto"/>
                <w:right w:val="none" w:sz="0" w:space="0" w:color="auto"/>
              </w:divBdr>
            </w:div>
            <w:div w:id="1201015028">
              <w:marLeft w:val="0"/>
              <w:marRight w:val="0"/>
              <w:marTop w:val="0"/>
              <w:marBottom w:val="0"/>
              <w:divBdr>
                <w:top w:val="none" w:sz="0" w:space="0" w:color="auto"/>
                <w:left w:val="none" w:sz="0" w:space="0" w:color="auto"/>
                <w:bottom w:val="none" w:sz="0" w:space="0" w:color="auto"/>
                <w:right w:val="none" w:sz="0" w:space="0" w:color="auto"/>
              </w:divBdr>
            </w:div>
            <w:div w:id="1906989639">
              <w:marLeft w:val="0"/>
              <w:marRight w:val="0"/>
              <w:marTop w:val="0"/>
              <w:marBottom w:val="0"/>
              <w:divBdr>
                <w:top w:val="none" w:sz="0" w:space="0" w:color="auto"/>
                <w:left w:val="none" w:sz="0" w:space="0" w:color="auto"/>
                <w:bottom w:val="none" w:sz="0" w:space="0" w:color="auto"/>
                <w:right w:val="none" w:sz="0" w:space="0" w:color="auto"/>
              </w:divBdr>
            </w:div>
            <w:div w:id="127011589">
              <w:marLeft w:val="0"/>
              <w:marRight w:val="0"/>
              <w:marTop w:val="0"/>
              <w:marBottom w:val="0"/>
              <w:divBdr>
                <w:top w:val="none" w:sz="0" w:space="0" w:color="auto"/>
                <w:left w:val="none" w:sz="0" w:space="0" w:color="auto"/>
                <w:bottom w:val="none" w:sz="0" w:space="0" w:color="auto"/>
                <w:right w:val="none" w:sz="0" w:space="0" w:color="auto"/>
              </w:divBdr>
            </w:div>
            <w:div w:id="1247298421">
              <w:marLeft w:val="0"/>
              <w:marRight w:val="0"/>
              <w:marTop w:val="0"/>
              <w:marBottom w:val="0"/>
              <w:divBdr>
                <w:top w:val="none" w:sz="0" w:space="0" w:color="auto"/>
                <w:left w:val="none" w:sz="0" w:space="0" w:color="auto"/>
                <w:bottom w:val="none" w:sz="0" w:space="0" w:color="auto"/>
                <w:right w:val="none" w:sz="0" w:space="0" w:color="auto"/>
              </w:divBdr>
            </w:div>
            <w:div w:id="203838016">
              <w:marLeft w:val="0"/>
              <w:marRight w:val="0"/>
              <w:marTop w:val="0"/>
              <w:marBottom w:val="0"/>
              <w:divBdr>
                <w:top w:val="none" w:sz="0" w:space="0" w:color="auto"/>
                <w:left w:val="none" w:sz="0" w:space="0" w:color="auto"/>
                <w:bottom w:val="none" w:sz="0" w:space="0" w:color="auto"/>
                <w:right w:val="none" w:sz="0" w:space="0" w:color="auto"/>
              </w:divBdr>
            </w:div>
            <w:div w:id="174465576">
              <w:marLeft w:val="0"/>
              <w:marRight w:val="0"/>
              <w:marTop w:val="0"/>
              <w:marBottom w:val="0"/>
              <w:divBdr>
                <w:top w:val="none" w:sz="0" w:space="0" w:color="auto"/>
                <w:left w:val="none" w:sz="0" w:space="0" w:color="auto"/>
                <w:bottom w:val="none" w:sz="0" w:space="0" w:color="auto"/>
                <w:right w:val="none" w:sz="0" w:space="0" w:color="auto"/>
              </w:divBdr>
            </w:div>
            <w:div w:id="1606883060">
              <w:marLeft w:val="0"/>
              <w:marRight w:val="0"/>
              <w:marTop w:val="0"/>
              <w:marBottom w:val="0"/>
              <w:divBdr>
                <w:top w:val="none" w:sz="0" w:space="0" w:color="auto"/>
                <w:left w:val="none" w:sz="0" w:space="0" w:color="auto"/>
                <w:bottom w:val="none" w:sz="0" w:space="0" w:color="auto"/>
                <w:right w:val="none" w:sz="0" w:space="0" w:color="auto"/>
              </w:divBdr>
            </w:div>
            <w:div w:id="488406814">
              <w:marLeft w:val="0"/>
              <w:marRight w:val="0"/>
              <w:marTop w:val="0"/>
              <w:marBottom w:val="0"/>
              <w:divBdr>
                <w:top w:val="none" w:sz="0" w:space="0" w:color="auto"/>
                <w:left w:val="none" w:sz="0" w:space="0" w:color="auto"/>
                <w:bottom w:val="none" w:sz="0" w:space="0" w:color="auto"/>
                <w:right w:val="none" w:sz="0" w:space="0" w:color="auto"/>
              </w:divBdr>
            </w:div>
            <w:div w:id="1636368953">
              <w:marLeft w:val="0"/>
              <w:marRight w:val="0"/>
              <w:marTop w:val="0"/>
              <w:marBottom w:val="0"/>
              <w:divBdr>
                <w:top w:val="none" w:sz="0" w:space="0" w:color="auto"/>
                <w:left w:val="none" w:sz="0" w:space="0" w:color="auto"/>
                <w:bottom w:val="none" w:sz="0" w:space="0" w:color="auto"/>
                <w:right w:val="none" w:sz="0" w:space="0" w:color="auto"/>
              </w:divBdr>
            </w:div>
            <w:div w:id="1537810978">
              <w:marLeft w:val="0"/>
              <w:marRight w:val="0"/>
              <w:marTop w:val="0"/>
              <w:marBottom w:val="0"/>
              <w:divBdr>
                <w:top w:val="none" w:sz="0" w:space="0" w:color="auto"/>
                <w:left w:val="none" w:sz="0" w:space="0" w:color="auto"/>
                <w:bottom w:val="none" w:sz="0" w:space="0" w:color="auto"/>
                <w:right w:val="none" w:sz="0" w:space="0" w:color="auto"/>
              </w:divBdr>
            </w:div>
            <w:div w:id="325477238">
              <w:marLeft w:val="0"/>
              <w:marRight w:val="0"/>
              <w:marTop w:val="0"/>
              <w:marBottom w:val="0"/>
              <w:divBdr>
                <w:top w:val="none" w:sz="0" w:space="0" w:color="auto"/>
                <w:left w:val="none" w:sz="0" w:space="0" w:color="auto"/>
                <w:bottom w:val="none" w:sz="0" w:space="0" w:color="auto"/>
                <w:right w:val="none" w:sz="0" w:space="0" w:color="auto"/>
              </w:divBdr>
            </w:div>
            <w:div w:id="1162626986">
              <w:marLeft w:val="0"/>
              <w:marRight w:val="0"/>
              <w:marTop w:val="0"/>
              <w:marBottom w:val="0"/>
              <w:divBdr>
                <w:top w:val="none" w:sz="0" w:space="0" w:color="auto"/>
                <w:left w:val="none" w:sz="0" w:space="0" w:color="auto"/>
                <w:bottom w:val="none" w:sz="0" w:space="0" w:color="auto"/>
                <w:right w:val="none" w:sz="0" w:space="0" w:color="auto"/>
              </w:divBdr>
            </w:div>
            <w:div w:id="1608927970">
              <w:marLeft w:val="0"/>
              <w:marRight w:val="0"/>
              <w:marTop w:val="0"/>
              <w:marBottom w:val="0"/>
              <w:divBdr>
                <w:top w:val="none" w:sz="0" w:space="0" w:color="auto"/>
                <w:left w:val="none" w:sz="0" w:space="0" w:color="auto"/>
                <w:bottom w:val="none" w:sz="0" w:space="0" w:color="auto"/>
                <w:right w:val="none" w:sz="0" w:space="0" w:color="auto"/>
              </w:divBdr>
            </w:div>
            <w:div w:id="1540817670">
              <w:marLeft w:val="0"/>
              <w:marRight w:val="0"/>
              <w:marTop w:val="0"/>
              <w:marBottom w:val="0"/>
              <w:divBdr>
                <w:top w:val="none" w:sz="0" w:space="0" w:color="auto"/>
                <w:left w:val="none" w:sz="0" w:space="0" w:color="auto"/>
                <w:bottom w:val="none" w:sz="0" w:space="0" w:color="auto"/>
                <w:right w:val="none" w:sz="0" w:space="0" w:color="auto"/>
              </w:divBdr>
            </w:div>
            <w:div w:id="154882038">
              <w:marLeft w:val="0"/>
              <w:marRight w:val="0"/>
              <w:marTop w:val="0"/>
              <w:marBottom w:val="0"/>
              <w:divBdr>
                <w:top w:val="none" w:sz="0" w:space="0" w:color="auto"/>
                <w:left w:val="none" w:sz="0" w:space="0" w:color="auto"/>
                <w:bottom w:val="none" w:sz="0" w:space="0" w:color="auto"/>
                <w:right w:val="none" w:sz="0" w:space="0" w:color="auto"/>
              </w:divBdr>
            </w:div>
            <w:div w:id="943147661">
              <w:marLeft w:val="0"/>
              <w:marRight w:val="0"/>
              <w:marTop w:val="0"/>
              <w:marBottom w:val="0"/>
              <w:divBdr>
                <w:top w:val="none" w:sz="0" w:space="0" w:color="auto"/>
                <w:left w:val="none" w:sz="0" w:space="0" w:color="auto"/>
                <w:bottom w:val="none" w:sz="0" w:space="0" w:color="auto"/>
                <w:right w:val="none" w:sz="0" w:space="0" w:color="auto"/>
              </w:divBdr>
            </w:div>
            <w:div w:id="584875866">
              <w:marLeft w:val="0"/>
              <w:marRight w:val="0"/>
              <w:marTop w:val="0"/>
              <w:marBottom w:val="0"/>
              <w:divBdr>
                <w:top w:val="none" w:sz="0" w:space="0" w:color="auto"/>
                <w:left w:val="none" w:sz="0" w:space="0" w:color="auto"/>
                <w:bottom w:val="none" w:sz="0" w:space="0" w:color="auto"/>
                <w:right w:val="none" w:sz="0" w:space="0" w:color="auto"/>
              </w:divBdr>
            </w:div>
            <w:div w:id="1045065078">
              <w:marLeft w:val="0"/>
              <w:marRight w:val="0"/>
              <w:marTop w:val="0"/>
              <w:marBottom w:val="0"/>
              <w:divBdr>
                <w:top w:val="none" w:sz="0" w:space="0" w:color="auto"/>
                <w:left w:val="none" w:sz="0" w:space="0" w:color="auto"/>
                <w:bottom w:val="none" w:sz="0" w:space="0" w:color="auto"/>
                <w:right w:val="none" w:sz="0" w:space="0" w:color="auto"/>
              </w:divBdr>
            </w:div>
            <w:div w:id="1725063068">
              <w:marLeft w:val="0"/>
              <w:marRight w:val="0"/>
              <w:marTop w:val="0"/>
              <w:marBottom w:val="0"/>
              <w:divBdr>
                <w:top w:val="none" w:sz="0" w:space="0" w:color="auto"/>
                <w:left w:val="none" w:sz="0" w:space="0" w:color="auto"/>
                <w:bottom w:val="none" w:sz="0" w:space="0" w:color="auto"/>
                <w:right w:val="none" w:sz="0" w:space="0" w:color="auto"/>
              </w:divBdr>
            </w:div>
            <w:div w:id="408188861">
              <w:marLeft w:val="0"/>
              <w:marRight w:val="0"/>
              <w:marTop w:val="0"/>
              <w:marBottom w:val="0"/>
              <w:divBdr>
                <w:top w:val="none" w:sz="0" w:space="0" w:color="auto"/>
                <w:left w:val="none" w:sz="0" w:space="0" w:color="auto"/>
                <w:bottom w:val="none" w:sz="0" w:space="0" w:color="auto"/>
                <w:right w:val="none" w:sz="0" w:space="0" w:color="auto"/>
              </w:divBdr>
            </w:div>
            <w:div w:id="1134061804">
              <w:marLeft w:val="0"/>
              <w:marRight w:val="0"/>
              <w:marTop w:val="0"/>
              <w:marBottom w:val="0"/>
              <w:divBdr>
                <w:top w:val="none" w:sz="0" w:space="0" w:color="auto"/>
                <w:left w:val="none" w:sz="0" w:space="0" w:color="auto"/>
                <w:bottom w:val="none" w:sz="0" w:space="0" w:color="auto"/>
                <w:right w:val="none" w:sz="0" w:space="0" w:color="auto"/>
              </w:divBdr>
            </w:div>
            <w:div w:id="1437091358">
              <w:marLeft w:val="0"/>
              <w:marRight w:val="0"/>
              <w:marTop w:val="0"/>
              <w:marBottom w:val="0"/>
              <w:divBdr>
                <w:top w:val="none" w:sz="0" w:space="0" w:color="auto"/>
                <w:left w:val="none" w:sz="0" w:space="0" w:color="auto"/>
                <w:bottom w:val="none" w:sz="0" w:space="0" w:color="auto"/>
                <w:right w:val="none" w:sz="0" w:space="0" w:color="auto"/>
              </w:divBdr>
            </w:div>
            <w:div w:id="415594150">
              <w:marLeft w:val="0"/>
              <w:marRight w:val="0"/>
              <w:marTop w:val="0"/>
              <w:marBottom w:val="0"/>
              <w:divBdr>
                <w:top w:val="none" w:sz="0" w:space="0" w:color="auto"/>
                <w:left w:val="none" w:sz="0" w:space="0" w:color="auto"/>
                <w:bottom w:val="none" w:sz="0" w:space="0" w:color="auto"/>
                <w:right w:val="none" w:sz="0" w:space="0" w:color="auto"/>
              </w:divBdr>
            </w:div>
            <w:div w:id="1499689597">
              <w:marLeft w:val="0"/>
              <w:marRight w:val="0"/>
              <w:marTop w:val="0"/>
              <w:marBottom w:val="0"/>
              <w:divBdr>
                <w:top w:val="none" w:sz="0" w:space="0" w:color="auto"/>
                <w:left w:val="none" w:sz="0" w:space="0" w:color="auto"/>
                <w:bottom w:val="none" w:sz="0" w:space="0" w:color="auto"/>
                <w:right w:val="none" w:sz="0" w:space="0" w:color="auto"/>
              </w:divBdr>
            </w:div>
            <w:div w:id="1357923669">
              <w:marLeft w:val="0"/>
              <w:marRight w:val="0"/>
              <w:marTop w:val="0"/>
              <w:marBottom w:val="0"/>
              <w:divBdr>
                <w:top w:val="none" w:sz="0" w:space="0" w:color="auto"/>
                <w:left w:val="none" w:sz="0" w:space="0" w:color="auto"/>
                <w:bottom w:val="none" w:sz="0" w:space="0" w:color="auto"/>
                <w:right w:val="none" w:sz="0" w:space="0" w:color="auto"/>
              </w:divBdr>
            </w:div>
            <w:div w:id="1703286620">
              <w:marLeft w:val="0"/>
              <w:marRight w:val="0"/>
              <w:marTop w:val="0"/>
              <w:marBottom w:val="0"/>
              <w:divBdr>
                <w:top w:val="none" w:sz="0" w:space="0" w:color="auto"/>
                <w:left w:val="none" w:sz="0" w:space="0" w:color="auto"/>
                <w:bottom w:val="none" w:sz="0" w:space="0" w:color="auto"/>
                <w:right w:val="none" w:sz="0" w:space="0" w:color="auto"/>
              </w:divBdr>
            </w:div>
            <w:div w:id="967080423">
              <w:marLeft w:val="0"/>
              <w:marRight w:val="0"/>
              <w:marTop w:val="0"/>
              <w:marBottom w:val="0"/>
              <w:divBdr>
                <w:top w:val="none" w:sz="0" w:space="0" w:color="auto"/>
                <w:left w:val="none" w:sz="0" w:space="0" w:color="auto"/>
                <w:bottom w:val="none" w:sz="0" w:space="0" w:color="auto"/>
                <w:right w:val="none" w:sz="0" w:space="0" w:color="auto"/>
              </w:divBdr>
            </w:div>
            <w:div w:id="1348288230">
              <w:marLeft w:val="0"/>
              <w:marRight w:val="0"/>
              <w:marTop w:val="0"/>
              <w:marBottom w:val="0"/>
              <w:divBdr>
                <w:top w:val="none" w:sz="0" w:space="0" w:color="auto"/>
                <w:left w:val="none" w:sz="0" w:space="0" w:color="auto"/>
                <w:bottom w:val="none" w:sz="0" w:space="0" w:color="auto"/>
                <w:right w:val="none" w:sz="0" w:space="0" w:color="auto"/>
              </w:divBdr>
            </w:div>
            <w:div w:id="237252809">
              <w:marLeft w:val="0"/>
              <w:marRight w:val="0"/>
              <w:marTop w:val="0"/>
              <w:marBottom w:val="0"/>
              <w:divBdr>
                <w:top w:val="none" w:sz="0" w:space="0" w:color="auto"/>
                <w:left w:val="none" w:sz="0" w:space="0" w:color="auto"/>
                <w:bottom w:val="none" w:sz="0" w:space="0" w:color="auto"/>
                <w:right w:val="none" w:sz="0" w:space="0" w:color="auto"/>
              </w:divBdr>
            </w:div>
            <w:div w:id="692926531">
              <w:marLeft w:val="0"/>
              <w:marRight w:val="0"/>
              <w:marTop w:val="0"/>
              <w:marBottom w:val="0"/>
              <w:divBdr>
                <w:top w:val="none" w:sz="0" w:space="0" w:color="auto"/>
                <w:left w:val="none" w:sz="0" w:space="0" w:color="auto"/>
                <w:bottom w:val="none" w:sz="0" w:space="0" w:color="auto"/>
                <w:right w:val="none" w:sz="0" w:space="0" w:color="auto"/>
              </w:divBdr>
            </w:div>
            <w:div w:id="2057702366">
              <w:marLeft w:val="0"/>
              <w:marRight w:val="0"/>
              <w:marTop w:val="0"/>
              <w:marBottom w:val="0"/>
              <w:divBdr>
                <w:top w:val="none" w:sz="0" w:space="0" w:color="auto"/>
                <w:left w:val="none" w:sz="0" w:space="0" w:color="auto"/>
                <w:bottom w:val="none" w:sz="0" w:space="0" w:color="auto"/>
                <w:right w:val="none" w:sz="0" w:space="0" w:color="auto"/>
              </w:divBdr>
            </w:div>
            <w:div w:id="1314681811">
              <w:marLeft w:val="0"/>
              <w:marRight w:val="0"/>
              <w:marTop w:val="0"/>
              <w:marBottom w:val="0"/>
              <w:divBdr>
                <w:top w:val="none" w:sz="0" w:space="0" w:color="auto"/>
                <w:left w:val="none" w:sz="0" w:space="0" w:color="auto"/>
                <w:bottom w:val="none" w:sz="0" w:space="0" w:color="auto"/>
                <w:right w:val="none" w:sz="0" w:space="0" w:color="auto"/>
              </w:divBdr>
            </w:div>
            <w:div w:id="411394583">
              <w:marLeft w:val="0"/>
              <w:marRight w:val="0"/>
              <w:marTop w:val="0"/>
              <w:marBottom w:val="0"/>
              <w:divBdr>
                <w:top w:val="none" w:sz="0" w:space="0" w:color="auto"/>
                <w:left w:val="none" w:sz="0" w:space="0" w:color="auto"/>
                <w:bottom w:val="none" w:sz="0" w:space="0" w:color="auto"/>
                <w:right w:val="none" w:sz="0" w:space="0" w:color="auto"/>
              </w:divBdr>
            </w:div>
            <w:div w:id="820385451">
              <w:marLeft w:val="0"/>
              <w:marRight w:val="0"/>
              <w:marTop w:val="0"/>
              <w:marBottom w:val="0"/>
              <w:divBdr>
                <w:top w:val="none" w:sz="0" w:space="0" w:color="auto"/>
                <w:left w:val="none" w:sz="0" w:space="0" w:color="auto"/>
                <w:bottom w:val="none" w:sz="0" w:space="0" w:color="auto"/>
                <w:right w:val="none" w:sz="0" w:space="0" w:color="auto"/>
              </w:divBdr>
            </w:div>
            <w:div w:id="1066344526">
              <w:marLeft w:val="0"/>
              <w:marRight w:val="0"/>
              <w:marTop w:val="0"/>
              <w:marBottom w:val="0"/>
              <w:divBdr>
                <w:top w:val="none" w:sz="0" w:space="0" w:color="auto"/>
                <w:left w:val="none" w:sz="0" w:space="0" w:color="auto"/>
                <w:bottom w:val="none" w:sz="0" w:space="0" w:color="auto"/>
                <w:right w:val="none" w:sz="0" w:space="0" w:color="auto"/>
              </w:divBdr>
            </w:div>
            <w:div w:id="1564952554">
              <w:marLeft w:val="0"/>
              <w:marRight w:val="0"/>
              <w:marTop w:val="0"/>
              <w:marBottom w:val="0"/>
              <w:divBdr>
                <w:top w:val="none" w:sz="0" w:space="0" w:color="auto"/>
                <w:left w:val="none" w:sz="0" w:space="0" w:color="auto"/>
                <w:bottom w:val="none" w:sz="0" w:space="0" w:color="auto"/>
                <w:right w:val="none" w:sz="0" w:space="0" w:color="auto"/>
              </w:divBdr>
            </w:div>
            <w:div w:id="2094163321">
              <w:marLeft w:val="0"/>
              <w:marRight w:val="0"/>
              <w:marTop w:val="0"/>
              <w:marBottom w:val="0"/>
              <w:divBdr>
                <w:top w:val="none" w:sz="0" w:space="0" w:color="auto"/>
                <w:left w:val="none" w:sz="0" w:space="0" w:color="auto"/>
                <w:bottom w:val="none" w:sz="0" w:space="0" w:color="auto"/>
                <w:right w:val="none" w:sz="0" w:space="0" w:color="auto"/>
              </w:divBdr>
            </w:div>
            <w:div w:id="13114687">
              <w:marLeft w:val="0"/>
              <w:marRight w:val="0"/>
              <w:marTop w:val="0"/>
              <w:marBottom w:val="0"/>
              <w:divBdr>
                <w:top w:val="none" w:sz="0" w:space="0" w:color="auto"/>
                <w:left w:val="none" w:sz="0" w:space="0" w:color="auto"/>
                <w:bottom w:val="none" w:sz="0" w:space="0" w:color="auto"/>
                <w:right w:val="none" w:sz="0" w:space="0" w:color="auto"/>
              </w:divBdr>
            </w:div>
            <w:div w:id="61801454">
              <w:marLeft w:val="0"/>
              <w:marRight w:val="0"/>
              <w:marTop w:val="0"/>
              <w:marBottom w:val="0"/>
              <w:divBdr>
                <w:top w:val="none" w:sz="0" w:space="0" w:color="auto"/>
                <w:left w:val="none" w:sz="0" w:space="0" w:color="auto"/>
                <w:bottom w:val="none" w:sz="0" w:space="0" w:color="auto"/>
                <w:right w:val="none" w:sz="0" w:space="0" w:color="auto"/>
              </w:divBdr>
            </w:div>
            <w:div w:id="1253204398">
              <w:marLeft w:val="0"/>
              <w:marRight w:val="0"/>
              <w:marTop w:val="0"/>
              <w:marBottom w:val="0"/>
              <w:divBdr>
                <w:top w:val="none" w:sz="0" w:space="0" w:color="auto"/>
                <w:left w:val="none" w:sz="0" w:space="0" w:color="auto"/>
                <w:bottom w:val="none" w:sz="0" w:space="0" w:color="auto"/>
                <w:right w:val="none" w:sz="0" w:space="0" w:color="auto"/>
              </w:divBdr>
            </w:div>
            <w:div w:id="2071145392">
              <w:marLeft w:val="0"/>
              <w:marRight w:val="0"/>
              <w:marTop w:val="0"/>
              <w:marBottom w:val="0"/>
              <w:divBdr>
                <w:top w:val="none" w:sz="0" w:space="0" w:color="auto"/>
                <w:left w:val="none" w:sz="0" w:space="0" w:color="auto"/>
                <w:bottom w:val="none" w:sz="0" w:space="0" w:color="auto"/>
                <w:right w:val="none" w:sz="0" w:space="0" w:color="auto"/>
              </w:divBdr>
            </w:div>
            <w:div w:id="603269231">
              <w:marLeft w:val="0"/>
              <w:marRight w:val="0"/>
              <w:marTop w:val="0"/>
              <w:marBottom w:val="0"/>
              <w:divBdr>
                <w:top w:val="none" w:sz="0" w:space="0" w:color="auto"/>
                <w:left w:val="none" w:sz="0" w:space="0" w:color="auto"/>
                <w:bottom w:val="none" w:sz="0" w:space="0" w:color="auto"/>
                <w:right w:val="none" w:sz="0" w:space="0" w:color="auto"/>
              </w:divBdr>
            </w:div>
            <w:div w:id="1138838458">
              <w:marLeft w:val="0"/>
              <w:marRight w:val="0"/>
              <w:marTop w:val="0"/>
              <w:marBottom w:val="0"/>
              <w:divBdr>
                <w:top w:val="none" w:sz="0" w:space="0" w:color="auto"/>
                <w:left w:val="none" w:sz="0" w:space="0" w:color="auto"/>
                <w:bottom w:val="none" w:sz="0" w:space="0" w:color="auto"/>
                <w:right w:val="none" w:sz="0" w:space="0" w:color="auto"/>
              </w:divBdr>
            </w:div>
            <w:div w:id="1219054275">
              <w:marLeft w:val="0"/>
              <w:marRight w:val="0"/>
              <w:marTop w:val="0"/>
              <w:marBottom w:val="0"/>
              <w:divBdr>
                <w:top w:val="none" w:sz="0" w:space="0" w:color="auto"/>
                <w:left w:val="none" w:sz="0" w:space="0" w:color="auto"/>
                <w:bottom w:val="none" w:sz="0" w:space="0" w:color="auto"/>
                <w:right w:val="none" w:sz="0" w:space="0" w:color="auto"/>
              </w:divBdr>
            </w:div>
            <w:div w:id="1018116760">
              <w:marLeft w:val="0"/>
              <w:marRight w:val="0"/>
              <w:marTop w:val="0"/>
              <w:marBottom w:val="0"/>
              <w:divBdr>
                <w:top w:val="none" w:sz="0" w:space="0" w:color="auto"/>
                <w:left w:val="none" w:sz="0" w:space="0" w:color="auto"/>
                <w:bottom w:val="none" w:sz="0" w:space="0" w:color="auto"/>
                <w:right w:val="none" w:sz="0" w:space="0" w:color="auto"/>
              </w:divBdr>
            </w:div>
            <w:div w:id="1750302136">
              <w:marLeft w:val="0"/>
              <w:marRight w:val="0"/>
              <w:marTop w:val="0"/>
              <w:marBottom w:val="0"/>
              <w:divBdr>
                <w:top w:val="none" w:sz="0" w:space="0" w:color="auto"/>
                <w:left w:val="none" w:sz="0" w:space="0" w:color="auto"/>
                <w:bottom w:val="none" w:sz="0" w:space="0" w:color="auto"/>
                <w:right w:val="none" w:sz="0" w:space="0" w:color="auto"/>
              </w:divBdr>
            </w:div>
            <w:div w:id="573123852">
              <w:marLeft w:val="0"/>
              <w:marRight w:val="0"/>
              <w:marTop w:val="0"/>
              <w:marBottom w:val="0"/>
              <w:divBdr>
                <w:top w:val="none" w:sz="0" w:space="0" w:color="auto"/>
                <w:left w:val="none" w:sz="0" w:space="0" w:color="auto"/>
                <w:bottom w:val="none" w:sz="0" w:space="0" w:color="auto"/>
                <w:right w:val="none" w:sz="0" w:space="0" w:color="auto"/>
              </w:divBdr>
            </w:div>
            <w:div w:id="1230726005">
              <w:marLeft w:val="0"/>
              <w:marRight w:val="0"/>
              <w:marTop w:val="0"/>
              <w:marBottom w:val="0"/>
              <w:divBdr>
                <w:top w:val="none" w:sz="0" w:space="0" w:color="auto"/>
                <w:left w:val="none" w:sz="0" w:space="0" w:color="auto"/>
                <w:bottom w:val="none" w:sz="0" w:space="0" w:color="auto"/>
                <w:right w:val="none" w:sz="0" w:space="0" w:color="auto"/>
              </w:divBdr>
            </w:div>
            <w:div w:id="447554978">
              <w:marLeft w:val="0"/>
              <w:marRight w:val="0"/>
              <w:marTop w:val="0"/>
              <w:marBottom w:val="0"/>
              <w:divBdr>
                <w:top w:val="none" w:sz="0" w:space="0" w:color="auto"/>
                <w:left w:val="none" w:sz="0" w:space="0" w:color="auto"/>
                <w:bottom w:val="none" w:sz="0" w:space="0" w:color="auto"/>
                <w:right w:val="none" w:sz="0" w:space="0" w:color="auto"/>
              </w:divBdr>
            </w:div>
            <w:div w:id="1560940622">
              <w:marLeft w:val="0"/>
              <w:marRight w:val="0"/>
              <w:marTop w:val="0"/>
              <w:marBottom w:val="0"/>
              <w:divBdr>
                <w:top w:val="none" w:sz="0" w:space="0" w:color="auto"/>
                <w:left w:val="none" w:sz="0" w:space="0" w:color="auto"/>
                <w:bottom w:val="none" w:sz="0" w:space="0" w:color="auto"/>
                <w:right w:val="none" w:sz="0" w:space="0" w:color="auto"/>
              </w:divBdr>
            </w:div>
            <w:div w:id="152183205">
              <w:marLeft w:val="0"/>
              <w:marRight w:val="0"/>
              <w:marTop w:val="0"/>
              <w:marBottom w:val="0"/>
              <w:divBdr>
                <w:top w:val="none" w:sz="0" w:space="0" w:color="auto"/>
                <w:left w:val="none" w:sz="0" w:space="0" w:color="auto"/>
                <w:bottom w:val="none" w:sz="0" w:space="0" w:color="auto"/>
                <w:right w:val="none" w:sz="0" w:space="0" w:color="auto"/>
              </w:divBdr>
            </w:div>
            <w:div w:id="1216352356">
              <w:marLeft w:val="0"/>
              <w:marRight w:val="0"/>
              <w:marTop w:val="0"/>
              <w:marBottom w:val="0"/>
              <w:divBdr>
                <w:top w:val="none" w:sz="0" w:space="0" w:color="auto"/>
                <w:left w:val="none" w:sz="0" w:space="0" w:color="auto"/>
                <w:bottom w:val="none" w:sz="0" w:space="0" w:color="auto"/>
                <w:right w:val="none" w:sz="0" w:space="0" w:color="auto"/>
              </w:divBdr>
            </w:div>
            <w:div w:id="1585719007">
              <w:marLeft w:val="0"/>
              <w:marRight w:val="0"/>
              <w:marTop w:val="0"/>
              <w:marBottom w:val="0"/>
              <w:divBdr>
                <w:top w:val="none" w:sz="0" w:space="0" w:color="auto"/>
                <w:left w:val="none" w:sz="0" w:space="0" w:color="auto"/>
                <w:bottom w:val="none" w:sz="0" w:space="0" w:color="auto"/>
                <w:right w:val="none" w:sz="0" w:space="0" w:color="auto"/>
              </w:divBdr>
            </w:div>
            <w:div w:id="1202748919">
              <w:marLeft w:val="0"/>
              <w:marRight w:val="0"/>
              <w:marTop w:val="0"/>
              <w:marBottom w:val="0"/>
              <w:divBdr>
                <w:top w:val="none" w:sz="0" w:space="0" w:color="auto"/>
                <w:left w:val="none" w:sz="0" w:space="0" w:color="auto"/>
                <w:bottom w:val="none" w:sz="0" w:space="0" w:color="auto"/>
                <w:right w:val="none" w:sz="0" w:space="0" w:color="auto"/>
              </w:divBdr>
            </w:div>
            <w:div w:id="724254504">
              <w:marLeft w:val="0"/>
              <w:marRight w:val="0"/>
              <w:marTop w:val="0"/>
              <w:marBottom w:val="0"/>
              <w:divBdr>
                <w:top w:val="none" w:sz="0" w:space="0" w:color="auto"/>
                <w:left w:val="none" w:sz="0" w:space="0" w:color="auto"/>
                <w:bottom w:val="none" w:sz="0" w:space="0" w:color="auto"/>
                <w:right w:val="none" w:sz="0" w:space="0" w:color="auto"/>
              </w:divBdr>
            </w:div>
            <w:div w:id="1813523651">
              <w:marLeft w:val="0"/>
              <w:marRight w:val="0"/>
              <w:marTop w:val="0"/>
              <w:marBottom w:val="0"/>
              <w:divBdr>
                <w:top w:val="none" w:sz="0" w:space="0" w:color="auto"/>
                <w:left w:val="none" w:sz="0" w:space="0" w:color="auto"/>
                <w:bottom w:val="none" w:sz="0" w:space="0" w:color="auto"/>
                <w:right w:val="none" w:sz="0" w:space="0" w:color="auto"/>
              </w:divBdr>
            </w:div>
            <w:div w:id="967053475">
              <w:marLeft w:val="0"/>
              <w:marRight w:val="0"/>
              <w:marTop w:val="0"/>
              <w:marBottom w:val="0"/>
              <w:divBdr>
                <w:top w:val="none" w:sz="0" w:space="0" w:color="auto"/>
                <w:left w:val="none" w:sz="0" w:space="0" w:color="auto"/>
                <w:bottom w:val="none" w:sz="0" w:space="0" w:color="auto"/>
                <w:right w:val="none" w:sz="0" w:space="0" w:color="auto"/>
              </w:divBdr>
            </w:div>
            <w:div w:id="1228104002">
              <w:marLeft w:val="0"/>
              <w:marRight w:val="0"/>
              <w:marTop w:val="0"/>
              <w:marBottom w:val="0"/>
              <w:divBdr>
                <w:top w:val="none" w:sz="0" w:space="0" w:color="auto"/>
                <w:left w:val="none" w:sz="0" w:space="0" w:color="auto"/>
                <w:bottom w:val="none" w:sz="0" w:space="0" w:color="auto"/>
                <w:right w:val="none" w:sz="0" w:space="0" w:color="auto"/>
              </w:divBdr>
            </w:div>
            <w:div w:id="998381721">
              <w:marLeft w:val="0"/>
              <w:marRight w:val="0"/>
              <w:marTop w:val="0"/>
              <w:marBottom w:val="0"/>
              <w:divBdr>
                <w:top w:val="none" w:sz="0" w:space="0" w:color="auto"/>
                <w:left w:val="none" w:sz="0" w:space="0" w:color="auto"/>
                <w:bottom w:val="none" w:sz="0" w:space="0" w:color="auto"/>
                <w:right w:val="none" w:sz="0" w:space="0" w:color="auto"/>
              </w:divBdr>
            </w:div>
            <w:div w:id="795442428">
              <w:marLeft w:val="0"/>
              <w:marRight w:val="0"/>
              <w:marTop w:val="0"/>
              <w:marBottom w:val="0"/>
              <w:divBdr>
                <w:top w:val="none" w:sz="0" w:space="0" w:color="auto"/>
                <w:left w:val="none" w:sz="0" w:space="0" w:color="auto"/>
                <w:bottom w:val="none" w:sz="0" w:space="0" w:color="auto"/>
                <w:right w:val="none" w:sz="0" w:space="0" w:color="auto"/>
              </w:divBdr>
            </w:div>
            <w:div w:id="79068289">
              <w:marLeft w:val="0"/>
              <w:marRight w:val="0"/>
              <w:marTop w:val="0"/>
              <w:marBottom w:val="0"/>
              <w:divBdr>
                <w:top w:val="none" w:sz="0" w:space="0" w:color="auto"/>
                <w:left w:val="none" w:sz="0" w:space="0" w:color="auto"/>
                <w:bottom w:val="none" w:sz="0" w:space="0" w:color="auto"/>
                <w:right w:val="none" w:sz="0" w:space="0" w:color="auto"/>
              </w:divBdr>
            </w:div>
            <w:div w:id="133987988">
              <w:marLeft w:val="0"/>
              <w:marRight w:val="0"/>
              <w:marTop w:val="0"/>
              <w:marBottom w:val="0"/>
              <w:divBdr>
                <w:top w:val="none" w:sz="0" w:space="0" w:color="auto"/>
                <w:left w:val="none" w:sz="0" w:space="0" w:color="auto"/>
                <w:bottom w:val="none" w:sz="0" w:space="0" w:color="auto"/>
                <w:right w:val="none" w:sz="0" w:space="0" w:color="auto"/>
              </w:divBdr>
            </w:div>
            <w:div w:id="389116149">
              <w:marLeft w:val="0"/>
              <w:marRight w:val="0"/>
              <w:marTop w:val="0"/>
              <w:marBottom w:val="0"/>
              <w:divBdr>
                <w:top w:val="none" w:sz="0" w:space="0" w:color="auto"/>
                <w:left w:val="none" w:sz="0" w:space="0" w:color="auto"/>
                <w:bottom w:val="none" w:sz="0" w:space="0" w:color="auto"/>
                <w:right w:val="none" w:sz="0" w:space="0" w:color="auto"/>
              </w:divBdr>
            </w:div>
            <w:div w:id="114950839">
              <w:marLeft w:val="0"/>
              <w:marRight w:val="0"/>
              <w:marTop w:val="0"/>
              <w:marBottom w:val="0"/>
              <w:divBdr>
                <w:top w:val="none" w:sz="0" w:space="0" w:color="auto"/>
                <w:left w:val="none" w:sz="0" w:space="0" w:color="auto"/>
                <w:bottom w:val="none" w:sz="0" w:space="0" w:color="auto"/>
                <w:right w:val="none" w:sz="0" w:space="0" w:color="auto"/>
              </w:divBdr>
            </w:div>
            <w:div w:id="819619639">
              <w:marLeft w:val="0"/>
              <w:marRight w:val="0"/>
              <w:marTop w:val="0"/>
              <w:marBottom w:val="0"/>
              <w:divBdr>
                <w:top w:val="none" w:sz="0" w:space="0" w:color="auto"/>
                <w:left w:val="none" w:sz="0" w:space="0" w:color="auto"/>
                <w:bottom w:val="none" w:sz="0" w:space="0" w:color="auto"/>
                <w:right w:val="none" w:sz="0" w:space="0" w:color="auto"/>
              </w:divBdr>
            </w:div>
            <w:div w:id="1163667441">
              <w:marLeft w:val="0"/>
              <w:marRight w:val="0"/>
              <w:marTop w:val="0"/>
              <w:marBottom w:val="0"/>
              <w:divBdr>
                <w:top w:val="none" w:sz="0" w:space="0" w:color="auto"/>
                <w:left w:val="none" w:sz="0" w:space="0" w:color="auto"/>
                <w:bottom w:val="none" w:sz="0" w:space="0" w:color="auto"/>
                <w:right w:val="none" w:sz="0" w:space="0" w:color="auto"/>
              </w:divBdr>
            </w:div>
            <w:div w:id="1351685399">
              <w:marLeft w:val="0"/>
              <w:marRight w:val="0"/>
              <w:marTop w:val="0"/>
              <w:marBottom w:val="0"/>
              <w:divBdr>
                <w:top w:val="none" w:sz="0" w:space="0" w:color="auto"/>
                <w:left w:val="none" w:sz="0" w:space="0" w:color="auto"/>
                <w:bottom w:val="none" w:sz="0" w:space="0" w:color="auto"/>
                <w:right w:val="none" w:sz="0" w:space="0" w:color="auto"/>
              </w:divBdr>
            </w:div>
            <w:div w:id="783118103">
              <w:marLeft w:val="0"/>
              <w:marRight w:val="0"/>
              <w:marTop w:val="0"/>
              <w:marBottom w:val="0"/>
              <w:divBdr>
                <w:top w:val="none" w:sz="0" w:space="0" w:color="auto"/>
                <w:left w:val="none" w:sz="0" w:space="0" w:color="auto"/>
                <w:bottom w:val="none" w:sz="0" w:space="0" w:color="auto"/>
                <w:right w:val="none" w:sz="0" w:space="0" w:color="auto"/>
              </w:divBdr>
            </w:div>
            <w:div w:id="2136025575">
              <w:marLeft w:val="0"/>
              <w:marRight w:val="0"/>
              <w:marTop w:val="0"/>
              <w:marBottom w:val="0"/>
              <w:divBdr>
                <w:top w:val="none" w:sz="0" w:space="0" w:color="auto"/>
                <w:left w:val="none" w:sz="0" w:space="0" w:color="auto"/>
                <w:bottom w:val="none" w:sz="0" w:space="0" w:color="auto"/>
                <w:right w:val="none" w:sz="0" w:space="0" w:color="auto"/>
              </w:divBdr>
            </w:div>
            <w:div w:id="376441081">
              <w:marLeft w:val="0"/>
              <w:marRight w:val="0"/>
              <w:marTop w:val="0"/>
              <w:marBottom w:val="0"/>
              <w:divBdr>
                <w:top w:val="none" w:sz="0" w:space="0" w:color="auto"/>
                <w:left w:val="none" w:sz="0" w:space="0" w:color="auto"/>
                <w:bottom w:val="none" w:sz="0" w:space="0" w:color="auto"/>
                <w:right w:val="none" w:sz="0" w:space="0" w:color="auto"/>
              </w:divBdr>
            </w:div>
            <w:div w:id="1283029968">
              <w:marLeft w:val="0"/>
              <w:marRight w:val="0"/>
              <w:marTop w:val="0"/>
              <w:marBottom w:val="0"/>
              <w:divBdr>
                <w:top w:val="none" w:sz="0" w:space="0" w:color="auto"/>
                <w:left w:val="none" w:sz="0" w:space="0" w:color="auto"/>
                <w:bottom w:val="none" w:sz="0" w:space="0" w:color="auto"/>
                <w:right w:val="none" w:sz="0" w:space="0" w:color="auto"/>
              </w:divBdr>
            </w:div>
            <w:div w:id="189031299">
              <w:marLeft w:val="0"/>
              <w:marRight w:val="0"/>
              <w:marTop w:val="0"/>
              <w:marBottom w:val="0"/>
              <w:divBdr>
                <w:top w:val="none" w:sz="0" w:space="0" w:color="auto"/>
                <w:left w:val="none" w:sz="0" w:space="0" w:color="auto"/>
                <w:bottom w:val="none" w:sz="0" w:space="0" w:color="auto"/>
                <w:right w:val="none" w:sz="0" w:space="0" w:color="auto"/>
              </w:divBdr>
            </w:div>
            <w:div w:id="903183707">
              <w:marLeft w:val="0"/>
              <w:marRight w:val="0"/>
              <w:marTop w:val="0"/>
              <w:marBottom w:val="0"/>
              <w:divBdr>
                <w:top w:val="none" w:sz="0" w:space="0" w:color="auto"/>
                <w:left w:val="none" w:sz="0" w:space="0" w:color="auto"/>
                <w:bottom w:val="none" w:sz="0" w:space="0" w:color="auto"/>
                <w:right w:val="none" w:sz="0" w:space="0" w:color="auto"/>
              </w:divBdr>
            </w:div>
            <w:div w:id="1156992797">
              <w:marLeft w:val="0"/>
              <w:marRight w:val="0"/>
              <w:marTop w:val="0"/>
              <w:marBottom w:val="0"/>
              <w:divBdr>
                <w:top w:val="none" w:sz="0" w:space="0" w:color="auto"/>
                <w:left w:val="none" w:sz="0" w:space="0" w:color="auto"/>
                <w:bottom w:val="none" w:sz="0" w:space="0" w:color="auto"/>
                <w:right w:val="none" w:sz="0" w:space="0" w:color="auto"/>
              </w:divBdr>
            </w:div>
            <w:div w:id="403645635">
              <w:marLeft w:val="0"/>
              <w:marRight w:val="0"/>
              <w:marTop w:val="0"/>
              <w:marBottom w:val="0"/>
              <w:divBdr>
                <w:top w:val="none" w:sz="0" w:space="0" w:color="auto"/>
                <w:left w:val="none" w:sz="0" w:space="0" w:color="auto"/>
                <w:bottom w:val="none" w:sz="0" w:space="0" w:color="auto"/>
                <w:right w:val="none" w:sz="0" w:space="0" w:color="auto"/>
              </w:divBdr>
            </w:div>
            <w:div w:id="1673988983">
              <w:marLeft w:val="0"/>
              <w:marRight w:val="0"/>
              <w:marTop w:val="0"/>
              <w:marBottom w:val="0"/>
              <w:divBdr>
                <w:top w:val="none" w:sz="0" w:space="0" w:color="auto"/>
                <w:left w:val="none" w:sz="0" w:space="0" w:color="auto"/>
                <w:bottom w:val="none" w:sz="0" w:space="0" w:color="auto"/>
                <w:right w:val="none" w:sz="0" w:space="0" w:color="auto"/>
              </w:divBdr>
            </w:div>
            <w:div w:id="1352683840">
              <w:marLeft w:val="0"/>
              <w:marRight w:val="0"/>
              <w:marTop w:val="0"/>
              <w:marBottom w:val="0"/>
              <w:divBdr>
                <w:top w:val="none" w:sz="0" w:space="0" w:color="auto"/>
                <w:left w:val="none" w:sz="0" w:space="0" w:color="auto"/>
                <w:bottom w:val="none" w:sz="0" w:space="0" w:color="auto"/>
                <w:right w:val="none" w:sz="0" w:space="0" w:color="auto"/>
              </w:divBdr>
            </w:div>
            <w:div w:id="438961641">
              <w:marLeft w:val="0"/>
              <w:marRight w:val="0"/>
              <w:marTop w:val="0"/>
              <w:marBottom w:val="0"/>
              <w:divBdr>
                <w:top w:val="none" w:sz="0" w:space="0" w:color="auto"/>
                <w:left w:val="none" w:sz="0" w:space="0" w:color="auto"/>
                <w:bottom w:val="none" w:sz="0" w:space="0" w:color="auto"/>
                <w:right w:val="none" w:sz="0" w:space="0" w:color="auto"/>
              </w:divBdr>
            </w:div>
            <w:div w:id="1209957238">
              <w:marLeft w:val="0"/>
              <w:marRight w:val="0"/>
              <w:marTop w:val="0"/>
              <w:marBottom w:val="0"/>
              <w:divBdr>
                <w:top w:val="none" w:sz="0" w:space="0" w:color="auto"/>
                <w:left w:val="none" w:sz="0" w:space="0" w:color="auto"/>
                <w:bottom w:val="none" w:sz="0" w:space="0" w:color="auto"/>
                <w:right w:val="none" w:sz="0" w:space="0" w:color="auto"/>
              </w:divBdr>
            </w:div>
            <w:div w:id="244657614">
              <w:marLeft w:val="0"/>
              <w:marRight w:val="0"/>
              <w:marTop w:val="0"/>
              <w:marBottom w:val="0"/>
              <w:divBdr>
                <w:top w:val="none" w:sz="0" w:space="0" w:color="auto"/>
                <w:left w:val="none" w:sz="0" w:space="0" w:color="auto"/>
                <w:bottom w:val="none" w:sz="0" w:space="0" w:color="auto"/>
                <w:right w:val="none" w:sz="0" w:space="0" w:color="auto"/>
              </w:divBdr>
            </w:div>
            <w:div w:id="1577275733">
              <w:marLeft w:val="0"/>
              <w:marRight w:val="0"/>
              <w:marTop w:val="0"/>
              <w:marBottom w:val="0"/>
              <w:divBdr>
                <w:top w:val="none" w:sz="0" w:space="0" w:color="auto"/>
                <w:left w:val="none" w:sz="0" w:space="0" w:color="auto"/>
                <w:bottom w:val="none" w:sz="0" w:space="0" w:color="auto"/>
                <w:right w:val="none" w:sz="0" w:space="0" w:color="auto"/>
              </w:divBdr>
            </w:div>
            <w:div w:id="1342900884">
              <w:marLeft w:val="0"/>
              <w:marRight w:val="0"/>
              <w:marTop w:val="0"/>
              <w:marBottom w:val="0"/>
              <w:divBdr>
                <w:top w:val="none" w:sz="0" w:space="0" w:color="auto"/>
                <w:left w:val="none" w:sz="0" w:space="0" w:color="auto"/>
                <w:bottom w:val="none" w:sz="0" w:space="0" w:color="auto"/>
                <w:right w:val="none" w:sz="0" w:space="0" w:color="auto"/>
              </w:divBdr>
            </w:div>
            <w:div w:id="1755206574">
              <w:marLeft w:val="0"/>
              <w:marRight w:val="0"/>
              <w:marTop w:val="0"/>
              <w:marBottom w:val="0"/>
              <w:divBdr>
                <w:top w:val="none" w:sz="0" w:space="0" w:color="auto"/>
                <w:left w:val="none" w:sz="0" w:space="0" w:color="auto"/>
                <w:bottom w:val="none" w:sz="0" w:space="0" w:color="auto"/>
                <w:right w:val="none" w:sz="0" w:space="0" w:color="auto"/>
              </w:divBdr>
            </w:div>
            <w:div w:id="1719041446">
              <w:marLeft w:val="0"/>
              <w:marRight w:val="0"/>
              <w:marTop w:val="0"/>
              <w:marBottom w:val="0"/>
              <w:divBdr>
                <w:top w:val="none" w:sz="0" w:space="0" w:color="auto"/>
                <w:left w:val="none" w:sz="0" w:space="0" w:color="auto"/>
                <w:bottom w:val="none" w:sz="0" w:space="0" w:color="auto"/>
                <w:right w:val="none" w:sz="0" w:space="0" w:color="auto"/>
              </w:divBdr>
            </w:div>
            <w:div w:id="1833527928">
              <w:marLeft w:val="0"/>
              <w:marRight w:val="0"/>
              <w:marTop w:val="0"/>
              <w:marBottom w:val="0"/>
              <w:divBdr>
                <w:top w:val="none" w:sz="0" w:space="0" w:color="auto"/>
                <w:left w:val="none" w:sz="0" w:space="0" w:color="auto"/>
                <w:bottom w:val="none" w:sz="0" w:space="0" w:color="auto"/>
                <w:right w:val="none" w:sz="0" w:space="0" w:color="auto"/>
              </w:divBdr>
            </w:div>
            <w:div w:id="714885874">
              <w:marLeft w:val="0"/>
              <w:marRight w:val="0"/>
              <w:marTop w:val="0"/>
              <w:marBottom w:val="0"/>
              <w:divBdr>
                <w:top w:val="none" w:sz="0" w:space="0" w:color="auto"/>
                <w:left w:val="none" w:sz="0" w:space="0" w:color="auto"/>
                <w:bottom w:val="none" w:sz="0" w:space="0" w:color="auto"/>
                <w:right w:val="none" w:sz="0" w:space="0" w:color="auto"/>
              </w:divBdr>
            </w:div>
            <w:div w:id="1196389551">
              <w:marLeft w:val="0"/>
              <w:marRight w:val="0"/>
              <w:marTop w:val="0"/>
              <w:marBottom w:val="0"/>
              <w:divBdr>
                <w:top w:val="none" w:sz="0" w:space="0" w:color="auto"/>
                <w:left w:val="none" w:sz="0" w:space="0" w:color="auto"/>
                <w:bottom w:val="none" w:sz="0" w:space="0" w:color="auto"/>
                <w:right w:val="none" w:sz="0" w:space="0" w:color="auto"/>
              </w:divBdr>
            </w:div>
            <w:div w:id="410321669">
              <w:marLeft w:val="0"/>
              <w:marRight w:val="0"/>
              <w:marTop w:val="0"/>
              <w:marBottom w:val="0"/>
              <w:divBdr>
                <w:top w:val="none" w:sz="0" w:space="0" w:color="auto"/>
                <w:left w:val="none" w:sz="0" w:space="0" w:color="auto"/>
                <w:bottom w:val="none" w:sz="0" w:space="0" w:color="auto"/>
                <w:right w:val="none" w:sz="0" w:space="0" w:color="auto"/>
              </w:divBdr>
            </w:div>
            <w:div w:id="1396663107">
              <w:marLeft w:val="0"/>
              <w:marRight w:val="0"/>
              <w:marTop w:val="0"/>
              <w:marBottom w:val="0"/>
              <w:divBdr>
                <w:top w:val="none" w:sz="0" w:space="0" w:color="auto"/>
                <w:left w:val="none" w:sz="0" w:space="0" w:color="auto"/>
                <w:bottom w:val="none" w:sz="0" w:space="0" w:color="auto"/>
                <w:right w:val="none" w:sz="0" w:space="0" w:color="auto"/>
              </w:divBdr>
            </w:div>
            <w:div w:id="567037313">
              <w:marLeft w:val="0"/>
              <w:marRight w:val="0"/>
              <w:marTop w:val="0"/>
              <w:marBottom w:val="0"/>
              <w:divBdr>
                <w:top w:val="none" w:sz="0" w:space="0" w:color="auto"/>
                <w:left w:val="none" w:sz="0" w:space="0" w:color="auto"/>
                <w:bottom w:val="none" w:sz="0" w:space="0" w:color="auto"/>
                <w:right w:val="none" w:sz="0" w:space="0" w:color="auto"/>
              </w:divBdr>
            </w:div>
            <w:div w:id="1917931312">
              <w:marLeft w:val="0"/>
              <w:marRight w:val="0"/>
              <w:marTop w:val="0"/>
              <w:marBottom w:val="0"/>
              <w:divBdr>
                <w:top w:val="none" w:sz="0" w:space="0" w:color="auto"/>
                <w:left w:val="none" w:sz="0" w:space="0" w:color="auto"/>
                <w:bottom w:val="none" w:sz="0" w:space="0" w:color="auto"/>
                <w:right w:val="none" w:sz="0" w:space="0" w:color="auto"/>
              </w:divBdr>
            </w:div>
            <w:div w:id="88308424">
              <w:marLeft w:val="0"/>
              <w:marRight w:val="0"/>
              <w:marTop w:val="0"/>
              <w:marBottom w:val="0"/>
              <w:divBdr>
                <w:top w:val="none" w:sz="0" w:space="0" w:color="auto"/>
                <w:left w:val="none" w:sz="0" w:space="0" w:color="auto"/>
                <w:bottom w:val="none" w:sz="0" w:space="0" w:color="auto"/>
                <w:right w:val="none" w:sz="0" w:space="0" w:color="auto"/>
              </w:divBdr>
            </w:div>
            <w:div w:id="134370950">
              <w:marLeft w:val="0"/>
              <w:marRight w:val="0"/>
              <w:marTop w:val="0"/>
              <w:marBottom w:val="0"/>
              <w:divBdr>
                <w:top w:val="none" w:sz="0" w:space="0" w:color="auto"/>
                <w:left w:val="none" w:sz="0" w:space="0" w:color="auto"/>
                <w:bottom w:val="none" w:sz="0" w:space="0" w:color="auto"/>
                <w:right w:val="none" w:sz="0" w:space="0" w:color="auto"/>
              </w:divBdr>
            </w:div>
            <w:div w:id="76249180">
              <w:marLeft w:val="0"/>
              <w:marRight w:val="0"/>
              <w:marTop w:val="0"/>
              <w:marBottom w:val="0"/>
              <w:divBdr>
                <w:top w:val="none" w:sz="0" w:space="0" w:color="auto"/>
                <w:left w:val="none" w:sz="0" w:space="0" w:color="auto"/>
                <w:bottom w:val="none" w:sz="0" w:space="0" w:color="auto"/>
                <w:right w:val="none" w:sz="0" w:space="0" w:color="auto"/>
              </w:divBdr>
            </w:div>
            <w:div w:id="94521812">
              <w:marLeft w:val="0"/>
              <w:marRight w:val="0"/>
              <w:marTop w:val="0"/>
              <w:marBottom w:val="0"/>
              <w:divBdr>
                <w:top w:val="none" w:sz="0" w:space="0" w:color="auto"/>
                <w:left w:val="none" w:sz="0" w:space="0" w:color="auto"/>
                <w:bottom w:val="none" w:sz="0" w:space="0" w:color="auto"/>
                <w:right w:val="none" w:sz="0" w:space="0" w:color="auto"/>
              </w:divBdr>
            </w:div>
            <w:div w:id="1855146760">
              <w:marLeft w:val="0"/>
              <w:marRight w:val="0"/>
              <w:marTop w:val="0"/>
              <w:marBottom w:val="0"/>
              <w:divBdr>
                <w:top w:val="none" w:sz="0" w:space="0" w:color="auto"/>
                <w:left w:val="none" w:sz="0" w:space="0" w:color="auto"/>
                <w:bottom w:val="none" w:sz="0" w:space="0" w:color="auto"/>
                <w:right w:val="none" w:sz="0" w:space="0" w:color="auto"/>
              </w:divBdr>
            </w:div>
            <w:div w:id="146436266">
              <w:marLeft w:val="0"/>
              <w:marRight w:val="0"/>
              <w:marTop w:val="0"/>
              <w:marBottom w:val="0"/>
              <w:divBdr>
                <w:top w:val="none" w:sz="0" w:space="0" w:color="auto"/>
                <w:left w:val="none" w:sz="0" w:space="0" w:color="auto"/>
                <w:bottom w:val="none" w:sz="0" w:space="0" w:color="auto"/>
                <w:right w:val="none" w:sz="0" w:space="0" w:color="auto"/>
              </w:divBdr>
            </w:div>
            <w:div w:id="1465847142">
              <w:marLeft w:val="0"/>
              <w:marRight w:val="0"/>
              <w:marTop w:val="0"/>
              <w:marBottom w:val="0"/>
              <w:divBdr>
                <w:top w:val="none" w:sz="0" w:space="0" w:color="auto"/>
                <w:left w:val="none" w:sz="0" w:space="0" w:color="auto"/>
                <w:bottom w:val="none" w:sz="0" w:space="0" w:color="auto"/>
                <w:right w:val="none" w:sz="0" w:space="0" w:color="auto"/>
              </w:divBdr>
            </w:div>
            <w:div w:id="151141694">
              <w:marLeft w:val="0"/>
              <w:marRight w:val="0"/>
              <w:marTop w:val="0"/>
              <w:marBottom w:val="0"/>
              <w:divBdr>
                <w:top w:val="none" w:sz="0" w:space="0" w:color="auto"/>
                <w:left w:val="none" w:sz="0" w:space="0" w:color="auto"/>
                <w:bottom w:val="none" w:sz="0" w:space="0" w:color="auto"/>
                <w:right w:val="none" w:sz="0" w:space="0" w:color="auto"/>
              </w:divBdr>
            </w:div>
            <w:div w:id="400905615">
              <w:marLeft w:val="0"/>
              <w:marRight w:val="0"/>
              <w:marTop w:val="0"/>
              <w:marBottom w:val="0"/>
              <w:divBdr>
                <w:top w:val="none" w:sz="0" w:space="0" w:color="auto"/>
                <w:left w:val="none" w:sz="0" w:space="0" w:color="auto"/>
                <w:bottom w:val="none" w:sz="0" w:space="0" w:color="auto"/>
                <w:right w:val="none" w:sz="0" w:space="0" w:color="auto"/>
              </w:divBdr>
            </w:div>
            <w:div w:id="29190227">
              <w:marLeft w:val="0"/>
              <w:marRight w:val="0"/>
              <w:marTop w:val="0"/>
              <w:marBottom w:val="0"/>
              <w:divBdr>
                <w:top w:val="none" w:sz="0" w:space="0" w:color="auto"/>
                <w:left w:val="none" w:sz="0" w:space="0" w:color="auto"/>
                <w:bottom w:val="none" w:sz="0" w:space="0" w:color="auto"/>
                <w:right w:val="none" w:sz="0" w:space="0" w:color="auto"/>
              </w:divBdr>
            </w:div>
            <w:div w:id="1416441758">
              <w:marLeft w:val="0"/>
              <w:marRight w:val="0"/>
              <w:marTop w:val="0"/>
              <w:marBottom w:val="0"/>
              <w:divBdr>
                <w:top w:val="none" w:sz="0" w:space="0" w:color="auto"/>
                <w:left w:val="none" w:sz="0" w:space="0" w:color="auto"/>
                <w:bottom w:val="none" w:sz="0" w:space="0" w:color="auto"/>
                <w:right w:val="none" w:sz="0" w:space="0" w:color="auto"/>
              </w:divBdr>
            </w:div>
            <w:div w:id="1655328008">
              <w:marLeft w:val="0"/>
              <w:marRight w:val="0"/>
              <w:marTop w:val="0"/>
              <w:marBottom w:val="0"/>
              <w:divBdr>
                <w:top w:val="none" w:sz="0" w:space="0" w:color="auto"/>
                <w:left w:val="none" w:sz="0" w:space="0" w:color="auto"/>
                <w:bottom w:val="none" w:sz="0" w:space="0" w:color="auto"/>
                <w:right w:val="none" w:sz="0" w:space="0" w:color="auto"/>
              </w:divBdr>
            </w:div>
            <w:div w:id="1569923805">
              <w:marLeft w:val="0"/>
              <w:marRight w:val="0"/>
              <w:marTop w:val="0"/>
              <w:marBottom w:val="0"/>
              <w:divBdr>
                <w:top w:val="none" w:sz="0" w:space="0" w:color="auto"/>
                <w:left w:val="none" w:sz="0" w:space="0" w:color="auto"/>
                <w:bottom w:val="none" w:sz="0" w:space="0" w:color="auto"/>
                <w:right w:val="none" w:sz="0" w:space="0" w:color="auto"/>
              </w:divBdr>
            </w:div>
            <w:div w:id="71512880">
              <w:marLeft w:val="0"/>
              <w:marRight w:val="0"/>
              <w:marTop w:val="0"/>
              <w:marBottom w:val="0"/>
              <w:divBdr>
                <w:top w:val="none" w:sz="0" w:space="0" w:color="auto"/>
                <w:left w:val="none" w:sz="0" w:space="0" w:color="auto"/>
                <w:bottom w:val="none" w:sz="0" w:space="0" w:color="auto"/>
                <w:right w:val="none" w:sz="0" w:space="0" w:color="auto"/>
              </w:divBdr>
            </w:div>
            <w:div w:id="1283684461">
              <w:marLeft w:val="0"/>
              <w:marRight w:val="0"/>
              <w:marTop w:val="0"/>
              <w:marBottom w:val="0"/>
              <w:divBdr>
                <w:top w:val="none" w:sz="0" w:space="0" w:color="auto"/>
                <w:left w:val="none" w:sz="0" w:space="0" w:color="auto"/>
                <w:bottom w:val="none" w:sz="0" w:space="0" w:color="auto"/>
                <w:right w:val="none" w:sz="0" w:space="0" w:color="auto"/>
              </w:divBdr>
            </w:div>
            <w:div w:id="344867966">
              <w:marLeft w:val="0"/>
              <w:marRight w:val="0"/>
              <w:marTop w:val="0"/>
              <w:marBottom w:val="0"/>
              <w:divBdr>
                <w:top w:val="none" w:sz="0" w:space="0" w:color="auto"/>
                <w:left w:val="none" w:sz="0" w:space="0" w:color="auto"/>
                <w:bottom w:val="none" w:sz="0" w:space="0" w:color="auto"/>
                <w:right w:val="none" w:sz="0" w:space="0" w:color="auto"/>
              </w:divBdr>
            </w:div>
            <w:div w:id="617183518">
              <w:marLeft w:val="0"/>
              <w:marRight w:val="0"/>
              <w:marTop w:val="0"/>
              <w:marBottom w:val="0"/>
              <w:divBdr>
                <w:top w:val="none" w:sz="0" w:space="0" w:color="auto"/>
                <w:left w:val="none" w:sz="0" w:space="0" w:color="auto"/>
                <w:bottom w:val="none" w:sz="0" w:space="0" w:color="auto"/>
                <w:right w:val="none" w:sz="0" w:space="0" w:color="auto"/>
              </w:divBdr>
            </w:div>
            <w:div w:id="616759636">
              <w:marLeft w:val="0"/>
              <w:marRight w:val="0"/>
              <w:marTop w:val="0"/>
              <w:marBottom w:val="0"/>
              <w:divBdr>
                <w:top w:val="none" w:sz="0" w:space="0" w:color="auto"/>
                <w:left w:val="none" w:sz="0" w:space="0" w:color="auto"/>
                <w:bottom w:val="none" w:sz="0" w:space="0" w:color="auto"/>
                <w:right w:val="none" w:sz="0" w:space="0" w:color="auto"/>
              </w:divBdr>
            </w:div>
            <w:div w:id="10228014">
              <w:marLeft w:val="0"/>
              <w:marRight w:val="0"/>
              <w:marTop w:val="0"/>
              <w:marBottom w:val="0"/>
              <w:divBdr>
                <w:top w:val="none" w:sz="0" w:space="0" w:color="auto"/>
                <w:left w:val="none" w:sz="0" w:space="0" w:color="auto"/>
                <w:bottom w:val="none" w:sz="0" w:space="0" w:color="auto"/>
                <w:right w:val="none" w:sz="0" w:space="0" w:color="auto"/>
              </w:divBdr>
            </w:div>
            <w:div w:id="270747797">
              <w:marLeft w:val="0"/>
              <w:marRight w:val="0"/>
              <w:marTop w:val="0"/>
              <w:marBottom w:val="0"/>
              <w:divBdr>
                <w:top w:val="none" w:sz="0" w:space="0" w:color="auto"/>
                <w:left w:val="none" w:sz="0" w:space="0" w:color="auto"/>
                <w:bottom w:val="none" w:sz="0" w:space="0" w:color="auto"/>
                <w:right w:val="none" w:sz="0" w:space="0" w:color="auto"/>
              </w:divBdr>
            </w:div>
            <w:div w:id="335958355">
              <w:marLeft w:val="0"/>
              <w:marRight w:val="0"/>
              <w:marTop w:val="0"/>
              <w:marBottom w:val="0"/>
              <w:divBdr>
                <w:top w:val="none" w:sz="0" w:space="0" w:color="auto"/>
                <w:left w:val="none" w:sz="0" w:space="0" w:color="auto"/>
                <w:bottom w:val="none" w:sz="0" w:space="0" w:color="auto"/>
                <w:right w:val="none" w:sz="0" w:space="0" w:color="auto"/>
              </w:divBdr>
            </w:div>
            <w:div w:id="181673376">
              <w:marLeft w:val="0"/>
              <w:marRight w:val="0"/>
              <w:marTop w:val="0"/>
              <w:marBottom w:val="0"/>
              <w:divBdr>
                <w:top w:val="none" w:sz="0" w:space="0" w:color="auto"/>
                <w:left w:val="none" w:sz="0" w:space="0" w:color="auto"/>
                <w:bottom w:val="none" w:sz="0" w:space="0" w:color="auto"/>
                <w:right w:val="none" w:sz="0" w:space="0" w:color="auto"/>
              </w:divBdr>
            </w:div>
            <w:div w:id="234246371">
              <w:marLeft w:val="0"/>
              <w:marRight w:val="0"/>
              <w:marTop w:val="0"/>
              <w:marBottom w:val="0"/>
              <w:divBdr>
                <w:top w:val="none" w:sz="0" w:space="0" w:color="auto"/>
                <w:left w:val="none" w:sz="0" w:space="0" w:color="auto"/>
                <w:bottom w:val="none" w:sz="0" w:space="0" w:color="auto"/>
                <w:right w:val="none" w:sz="0" w:space="0" w:color="auto"/>
              </w:divBdr>
            </w:div>
            <w:div w:id="992560588">
              <w:marLeft w:val="0"/>
              <w:marRight w:val="0"/>
              <w:marTop w:val="0"/>
              <w:marBottom w:val="0"/>
              <w:divBdr>
                <w:top w:val="none" w:sz="0" w:space="0" w:color="auto"/>
                <w:left w:val="none" w:sz="0" w:space="0" w:color="auto"/>
                <w:bottom w:val="none" w:sz="0" w:space="0" w:color="auto"/>
                <w:right w:val="none" w:sz="0" w:space="0" w:color="auto"/>
              </w:divBdr>
            </w:div>
            <w:div w:id="812913863">
              <w:marLeft w:val="0"/>
              <w:marRight w:val="0"/>
              <w:marTop w:val="0"/>
              <w:marBottom w:val="0"/>
              <w:divBdr>
                <w:top w:val="none" w:sz="0" w:space="0" w:color="auto"/>
                <w:left w:val="none" w:sz="0" w:space="0" w:color="auto"/>
                <w:bottom w:val="none" w:sz="0" w:space="0" w:color="auto"/>
                <w:right w:val="none" w:sz="0" w:space="0" w:color="auto"/>
              </w:divBdr>
            </w:div>
            <w:div w:id="409162787">
              <w:marLeft w:val="0"/>
              <w:marRight w:val="0"/>
              <w:marTop w:val="0"/>
              <w:marBottom w:val="0"/>
              <w:divBdr>
                <w:top w:val="none" w:sz="0" w:space="0" w:color="auto"/>
                <w:left w:val="none" w:sz="0" w:space="0" w:color="auto"/>
                <w:bottom w:val="none" w:sz="0" w:space="0" w:color="auto"/>
                <w:right w:val="none" w:sz="0" w:space="0" w:color="auto"/>
              </w:divBdr>
            </w:div>
            <w:div w:id="1448813755">
              <w:marLeft w:val="0"/>
              <w:marRight w:val="0"/>
              <w:marTop w:val="0"/>
              <w:marBottom w:val="0"/>
              <w:divBdr>
                <w:top w:val="none" w:sz="0" w:space="0" w:color="auto"/>
                <w:left w:val="none" w:sz="0" w:space="0" w:color="auto"/>
                <w:bottom w:val="none" w:sz="0" w:space="0" w:color="auto"/>
                <w:right w:val="none" w:sz="0" w:space="0" w:color="auto"/>
              </w:divBdr>
            </w:div>
            <w:div w:id="566113946">
              <w:marLeft w:val="0"/>
              <w:marRight w:val="0"/>
              <w:marTop w:val="0"/>
              <w:marBottom w:val="0"/>
              <w:divBdr>
                <w:top w:val="none" w:sz="0" w:space="0" w:color="auto"/>
                <w:left w:val="none" w:sz="0" w:space="0" w:color="auto"/>
                <w:bottom w:val="none" w:sz="0" w:space="0" w:color="auto"/>
                <w:right w:val="none" w:sz="0" w:space="0" w:color="auto"/>
              </w:divBdr>
            </w:div>
            <w:div w:id="923298084">
              <w:marLeft w:val="0"/>
              <w:marRight w:val="0"/>
              <w:marTop w:val="0"/>
              <w:marBottom w:val="0"/>
              <w:divBdr>
                <w:top w:val="none" w:sz="0" w:space="0" w:color="auto"/>
                <w:left w:val="none" w:sz="0" w:space="0" w:color="auto"/>
                <w:bottom w:val="none" w:sz="0" w:space="0" w:color="auto"/>
                <w:right w:val="none" w:sz="0" w:space="0" w:color="auto"/>
              </w:divBdr>
            </w:div>
            <w:div w:id="903835078">
              <w:marLeft w:val="0"/>
              <w:marRight w:val="0"/>
              <w:marTop w:val="0"/>
              <w:marBottom w:val="0"/>
              <w:divBdr>
                <w:top w:val="none" w:sz="0" w:space="0" w:color="auto"/>
                <w:left w:val="none" w:sz="0" w:space="0" w:color="auto"/>
                <w:bottom w:val="none" w:sz="0" w:space="0" w:color="auto"/>
                <w:right w:val="none" w:sz="0" w:space="0" w:color="auto"/>
              </w:divBdr>
            </w:div>
            <w:div w:id="1613632546">
              <w:marLeft w:val="0"/>
              <w:marRight w:val="0"/>
              <w:marTop w:val="0"/>
              <w:marBottom w:val="0"/>
              <w:divBdr>
                <w:top w:val="none" w:sz="0" w:space="0" w:color="auto"/>
                <w:left w:val="none" w:sz="0" w:space="0" w:color="auto"/>
                <w:bottom w:val="none" w:sz="0" w:space="0" w:color="auto"/>
                <w:right w:val="none" w:sz="0" w:space="0" w:color="auto"/>
              </w:divBdr>
            </w:div>
            <w:div w:id="1830174626">
              <w:marLeft w:val="0"/>
              <w:marRight w:val="0"/>
              <w:marTop w:val="0"/>
              <w:marBottom w:val="0"/>
              <w:divBdr>
                <w:top w:val="none" w:sz="0" w:space="0" w:color="auto"/>
                <w:left w:val="none" w:sz="0" w:space="0" w:color="auto"/>
                <w:bottom w:val="none" w:sz="0" w:space="0" w:color="auto"/>
                <w:right w:val="none" w:sz="0" w:space="0" w:color="auto"/>
              </w:divBdr>
            </w:div>
            <w:div w:id="982545707">
              <w:marLeft w:val="0"/>
              <w:marRight w:val="0"/>
              <w:marTop w:val="0"/>
              <w:marBottom w:val="0"/>
              <w:divBdr>
                <w:top w:val="none" w:sz="0" w:space="0" w:color="auto"/>
                <w:left w:val="none" w:sz="0" w:space="0" w:color="auto"/>
                <w:bottom w:val="none" w:sz="0" w:space="0" w:color="auto"/>
                <w:right w:val="none" w:sz="0" w:space="0" w:color="auto"/>
              </w:divBdr>
            </w:div>
            <w:div w:id="384915949">
              <w:marLeft w:val="0"/>
              <w:marRight w:val="0"/>
              <w:marTop w:val="0"/>
              <w:marBottom w:val="0"/>
              <w:divBdr>
                <w:top w:val="none" w:sz="0" w:space="0" w:color="auto"/>
                <w:left w:val="none" w:sz="0" w:space="0" w:color="auto"/>
                <w:bottom w:val="none" w:sz="0" w:space="0" w:color="auto"/>
                <w:right w:val="none" w:sz="0" w:space="0" w:color="auto"/>
              </w:divBdr>
            </w:div>
            <w:div w:id="2101099641">
              <w:marLeft w:val="0"/>
              <w:marRight w:val="0"/>
              <w:marTop w:val="0"/>
              <w:marBottom w:val="0"/>
              <w:divBdr>
                <w:top w:val="none" w:sz="0" w:space="0" w:color="auto"/>
                <w:left w:val="none" w:sz="0" w:space="0" w:color="auto"/>
                <w:bottom w:val="none" w:sz="0" w:space="0" w:color="auto"/>
                <w:right w:val="none" w:sz="0" w:space="0" w:color="auto"/>
              </w:divBdr>
            </w:div>
            <w:div w:id="431165810">
              <w:marLeft w:val="0"/>
              <w:marRight w:val="0"/>
              <w:marTop w:val="0"/>
              <w:marBottom w:val="0"/>
              <w:divBdr>
                <w:top w:val="none" w:sz="0" w:space="0" w:color="auto"/>
                <w:left w:val="none" w:sz="0" w:space="0" w:color="auto"/>
                <w:bottom w:val="none" w:sz="0" w:space="0" w:color="auto"/>
                <w:right w:val="none" w:sz="0" w:space="0" w:color="auto"/>
              </w:divBdr>
            </w:div>
            <w:div w:id="1271015653">
              <w:marLeft w:val="0"/>
              <w:marRight w:val="0"/>
              <w:marTop w:val="0"/>
              <w:marBottom w:val="0"/>
              <w:divBdr>
                <w:top w:val="none" w:sz="0" w:space="0" w:color="auto"/>
                <w:left w:val="none" w:sz="0" w:space="0" w:color="auto"/>
                <w:bottom w:val="none" w:sz="0" w:space="0" w:color="auto"/>
                <w:right w:val="none" w:sz="0" w:space="0" w:color="auto"/>
              </w:divBdr>
            </w:div>
            <w:div w:id="1521357898">
              <w:marLeft w:val="0"/>
              <w:marRight w:val="0"/>
              <w:marTop w:val="0"/>
              <w:marBottom w:val="0"/>
              <w:divBdr>
                <w:top w:val="none" w:sz="0" w:space="0" w:color="auto"/>
                <w:left w:val="none" w:sz="0" w:space="0" w:color="auto"/>
                <w:bottom w:val="none" w:sz="0" w:space="0" w:color="auto"/>
                <w:right w:val="none" w:sz="0" w:space="0" w:color="auto"/>
              </w:divBdr>
            </w:div>
            <w:div w:id="1615282826">
              <w:marLeft w:val="0"/>
              <w:marRight w:val="0"/>
              <w:marTop w:val="0"/>
              <w:marBottom w:val="0"/>
              <w:divBdr>
                <w:top w:val="none" w:sz="0" w:space="0" w:color="auto"/>
                <w:left w:val="none" w:sz="0" w:space="0" w:color="auto"/>
                <w:bottom w:val="none" w:sz="0" w:space="0" w:color="auto"/>
                <w:right w:val="none" w:sz="0" w:space="0" w:color="auto"/>
              </w:divBdr>
            </w:div>
            <w:div w:id="1078793193">
              <w:marLeft w:val="0"/>
              <w:marRight w:val="0"/>
              <w:marTop w:val="0"/>
              <w:marBottom w:val="0"/>
              <w:divBdr>
                <w:top w:val="none" w:sz="0" w:space="0" w:color="auto"/>
                <w:left w:val="none" w:sz="0" w:space="0" w:color="auto"/>
                <w:bottom w:val="none" w:sz="0" w:space="0" w:color="auto"/>
                <w:right w:val="none" w:sz="0" w:space="0" w:color="auto"/>
              </w:divBdr>
            </w:div>
            <w:div w:id="1847943569">
              <w:marLeft w:val="0"/>
              <w:marRight w:val="0"/>
              <w:marTop w:val="0"/>
              <w:marBottom w:val="0"/>
              <w:divBdr>
                <w:top w:val="none" w:sz="0" w:space="0" w:color="auto"/>
                <w:left w:val="none" w:sz="0" w:space="0" w:color="auto"/>
                <w:bottom w:val="none" w:sz="0" w:space="0" w:color="auto"/>
                <w:right w:val="none" w:sz="0" w:space="0" w:color="auto"/>
              </w:divBdr>
            </w:div>
            <w:div w:id="739446661">
              <w:marLeft w:val="0"/>
              <w:marRight w:val="0"/>
              <w:marTop w:val="0"/>
              <w:marBottom w:val="0"/>
              <w:divBdr>
                <w:top w:val="none" w:sz="0" w:space="0" w:color="auto"/>
                <w:left w:val="none" w:sz="0" w:space="0" w:color="auto"/>
                <w:bottom w:val="none" w:sz="0" w:space="0" w:color="auto"/>
                <w:right w:val="none" w:sz="0" w:space="0" w:color="auto"/>
              </w:divBdr>
            </w:div>
            <w:div w:id="1577545116">
              <w:marLeft w:val="0"/>
              <w:marRight w:val="0"/>
              <w:marTop w:val="0"/>
              <w:marBottom w:val="0"/>
              <w:divBdr>
                <w:top w:val="none" w:sz="0" w:space="0" w:color="auto"/>
                <w:left w:val="none" w:sz="0" w:space="0" w:color="auto"/>
                <w:bottom w:val="none" w:sz="0" w:space="0" w:color="auto"/>
                <w:right w:val="none" w:sz="0" w:space="0" w:color="auto"/>
              </w:divBdr>
            </w:div>
            <w:div w:id="816217480">
              <w:marLeft w:val="0"/>
              <w:marRight w:val="0"/>
              <w:marTop w:val="0"/>
              <w:marBottom w:val="0"/>
              <w:divBdr>
                <w:top w:val="none" w:sz="0" w:space="0" w:color="auto"/>
                <w:left w:val="none" w:sz="0" w:space="0" w:color="auto"/>
                <w:bottom w:val="none" w:sz="0" w:space="0" w:color="auto"/>
                <w:right w:val="none" w:sz="0" w:space="0" w:color="auto"/>
              </w:divBdr>
            </w:div>
            <w:div w:id="1801801268">
              <w:marLeft w:val="0"/>
              <w:marRight w:val="0"/>
              <w:marTop w:val="0"/>
              <w:marBottom w:val="0"/>
              <w:divBdr>
                <w:top w:val="none" w:sz="0" w:space="0" w:color="auto"/>
                <w:left w:val="none" w:sz="0" w:space="0" w:color="auto"/>
                <w:bottom w:val="none" w:sz="0" w:space="0" w:color="auto"/>
                <w:right w:val="none" w:sz="0" w:space="0" w:color="auto"/>
              </w:divBdr>
            </w:div>
            <w:div w:id="1327585992">
              <w:marLeft w:val="0"/>
              <w:marRight w:val="0"/>
              <w:marTop w:val="0"/>
              <w:marBottom w:val="0"/>
              <w:divBdr>
                <w:top w:val="none" w:sz="0" w:space="0" w:color="auto"/>
                <w:left w:val="none" w:sz="0" w:space="0" w:color="auto"/>
                <w:bottom w:val="none" w:sz="0" w:space="0" w:color="auto"/>
                <w:right w:val="none" w:sz="0" w:space="0" w:color="auto"/>
              </w:divBdr>
            </w:div>
            <w:div w:id="1375815102">
              <w:marLeft w:val="0"/>
              <w:marRight w:val="0"/>
              <w:marTop w:val="0"/>
              <w:marBottom w:val="0"/>
              <w:divBdr>
                <w:top w:val="none" w:sz="0" w:space="0" w:color="auto"/>
                <w:left w:val="none" w:sz="0" w:space="0" w:color="auto"/>
                <w:bottom w:val="none" w:sz="0" w:space="0" w:color="auto"/>
                <w:right w:val="none" w:sz="0" w:space="0" w:color="auto"/>
              </w:divBdr>
            </w:div>
            <w:div w:id="818498701">
              <w:marLeft w:val="0"/>
              <w:marRight w:val="0"/>
              <w:marTop w:val="0"/>
              <w:marBottom w:val="0"/>
              <w:divBdr>
                <w:top w:val="none" w:sz="0" w:space="0" w:color="auto"/>
                <w:left w:val="none" w:sz="0" w:space="0" w:color="auto"/>
                <w:bottom w:val="none" w:sz="0" w:space="0" w:color="auto"/>
                <w:right w:val="none" w:sz="0" w:space="0" w:color="auto"/>
              </w:divBdr>
            </w:div>
            <w:div w:id="1498691987">
              <w:marLeft w:val="0"/>
              <w:marRight w:val="0"/>
              <w:marTop w:val="0"/>
              <w:marBottom w:val="0"/>
              <w:divBdr>
                <w:top w:val="none" w:sz="0" w:space="0" w:color="auto"/>
                <w:left w:val="none" w:sz="0" w:space="0" w:color="auto"/>
                <w:bottom w:val="none" w:sz="0" w:space="0" w:color="auto"/>
                <w:right w:val="none" w:sz="0" w:space="0" w:color="auto"/>
              </w:divBdr>
            </w:div>
            <w:div w:id="1177115828">
              <w:marLeft w:val="0"/>
              <w:marRight w:val="0"/>
              <w:marTop w:val="0"/>
              <w:marBottom w:val="0"/>
              <w:divBdr>
                <w:top w:val="none" w:sz="0" w:space="0" w:color="auto"/>
                <w:left w:val="none" w:sz="0" w:space="0" w:color="auto"/>
                <w:bottom w:val="none" w:sz="0" w:space="0" w:color="auto"/>
                <w:right w:val="none" w:sz="0" w:space="0" w:color="auto"/>
              </w:divBdr>
            </w:div>
            <w:div w:id="323045477">
              <w:marLeft w:val="0"/>
              <w:marRight w:val="0"/>
              <w:marTop w:val="0"/>
              <w:marBottom w:val="0"/>
              <w:divBdr>
                <w:top w:val="none" w:sz="0" w:space="0" w:color="auto"/>
                <w:left w:val="none" w:sz="0" w:space="0" w:color="auto"/>
                <w:bottom w:val="none" w:sz="0" w:space="0" w:color="auto"/>
                <w:right w:val="none" w:sz="0" w:space="0" w:color="auto"/>
              </w:divBdr>
            </w:div>
            <w:div w:id="1434473850">
              <w:marLeft w:val="0"/>
              <w:marRight w:val="0"/>
              <w:marTop w:val="0"/>
              <w:marBottom w:val="0"/>
              <w:divBdr>
                <w:top w:val="none" w:sz="0" w:space="0" w:color="auto"/>
                <w:left w:val="none" w:sz="0" w:space="0" w:color="auto"/>
                <w:bottom w:val="none" w:sz="0" w:space="0" w:color="auto"/>
                <w:right w:val="none" w:sz="0" w:space="0" w:color="auto"/>
              </w:divBdr>
            </w:div>
            <w:div w:id="1063483995">
              <w:marLeft w:val="0"/>
              <w:marRight w:val="0"/>
              <w:marTop w:val="0"/>
              <w:marBottom w:val="0"/>
              <w:divBdr>
                <w:top w:val="none" w:sz="0" w:space="0" w:color="auto"/>
                <w:left w:val="none" w:sz="0" w:space="0" w:color="auto"/>
                <w:bottom w:val="none" w:sz="0" w:space="0" w:color="auto"/>
                <w:right w:val="none" w:sz="0" w:space="0" w:color="auto"/>
              </w:divBdr>
            </w:div>
            <w:div w:id="597104644">
              <w:marLeft w:val="0"/>
              <w:marRight w:val="0"/>
              <w:marTop w:val="0"/>
              <w:marBottom w:val="0"/>
              <w:divBdr>
                <w:top w:val="none" w:sz="0" w:space="0" w:color="auto"/>
                <w:left w:val="none" w:sz="0" w:space="0" w:color="auto"/>
                <w:bottom w:val="none" w:sz="0" w:space="0" w:color="auto"/>
                <w:right w:val="none" w:sz="0" w:space="0" w:color="auto"/>
              </w:divBdr>
            </w:div>
            <w:div w:id="1437406805">
              <w:marLeft w:val="0"/>
              <w:marRight w:val="0"/>
              <w:marTop w:val="0"/>
              <w:marBottom w:val="0"/>
              <w:divBdr>
                <w:top w:val="none" w:sz="0" w:space="0" w:color="auto"/>
                <w:left w:val="none" w:sz="0" w:space="0" w:color="auto"/>
                <w:bottom w:val="none" w:sz="0" w:space="0" w:color="auto"/>
                <w:right w:val="none" w:sz="0" w:space="0" w:color="auto"/>
              </w:divBdr>
            </w:div>
            <w:div w:id="1062214377">
              <w:marLeft w:val="0"/>
              <w:marRight w:val="0"/>
              <w:marTop w:val="0"/>
              <w:marBottom w:val="0"/>
              <w:divBdr>
                <w:top w:val="none" w:sz="0" w:space="0" w:color="auto"/>
                <w:left w:val="none" w:sz="0" w:space="0" w:color="auto"/>
                <w:bottom w:val="none" w:sz="0" w:space="0" w:color="auto"/>
                <w:right w:val="none" w:sz="0" w:space="0" w:color="auto"/>
              </w:divBdr>
            </w:div>
            <w:div w:id="1731466287">
              <w:marLeft w:val="0"/>
              <w:marRight w:val="0"/>
              <w:marTop w:val="0"/>
              <w:marBottom w:val="0"/>
              <w:divBdr>
                <w:top w:val="none" w:sz="0" w:space="0" w:color="auto"/>
                <w:left w:val="none" w:sz="0" w:space="0" w:color="auto"/>
                <w:bottom w:val="none" w:sz="0" w:space="0" w:color="auto"/>
                <w:right w:val="none" w:sz="0" w:space="0" w:color="auto"/>
              </w:divBdr>
            </w:div>
            <w:div w:id="1371686817">
              <w:marLeft w:val="0"/>
              <w:marRight w:val="0"/>
              <w:marTop w:val="0"/>
              <w:marBottom w:val="0"/>
              <w:divBdr>
                <w:top w:val="none" w:sz="0" w:space="0" w:color="auto"/>
                <w:left w:val="none" w:sz="0" w:space="0" w:color="auto"/>
                <w:bottom w:val="none" w:sz="0" w:space="0" w:color="auto"/>
                <w:right w:val="none" w:sz="0" w:space="0" w:color="auto"/>
              </w:divBdr>
            </w:div>
            <w:div w:id="1816796741">
              <w:marLeft w:val="0"/>
              <w:marRight w:val="0"/>
              <w:marTop w:val="0"/>
              <w:marBottom w:val="0"/>
              <w:divBdr>
                <w:top w:val="none" w:sz="0" w:space="0" w:color="auto"/>
                <w:left w:val="none" w:sz="0" w:space="0" w:color="auto"/>
                <w:bottom w:val="none" w:sz="0" w:space="0" w:color="auto"/>
                <w:right w:val="none" w:sz="0" w:space="0" w:color="auto"/>
              </w:divBdr>
              <w:divsChild>
                <w:div w:id="2075348315">
                  <w:marLeft w:val="0"/>
                  <w:marRight w:val="0"/>
                  <w:marTop w:val="0"/>
                  <w:marBottom w:val="0"/>
                  <w:divBdr>
                    <w:top w:val="none" w:sz="0" w:space="0" w:color="auto"/>
                    <w:left w:val="none" w:sz="0" w:space="0" w:color="auto"/>
                    <w:bottom w:val="none" w:sz="0" w:space="0" w:color="auto"/>
                    <w:right w:val="none" w:sz="0" w:space="0" w:color="auto"/>
                  </w:divBdr>
                </w:div>
                <w:div w:id="1055082870">
                  <w:marLeft w:val="0"/>
                  <w:marRight w:val="0"/>
                  <w:marTop w:val="0"/>
                  <w:marBottom w:val="0"/>
                  <w:divBdr>
                    <w:top w:val="none" w:sz="0" w:space="0" w:color="auto"/>
                    <w:left w:val="none" w:sz="0" w:space="0" w:color="auto"/>
                    <w:bottom w:val="none" w:sz="0" w:space="0" w:color="auto"/>
                    <w:right w:val="none" w:sz="0" w:space="0" w:color="auto"/>
                  </w:divBdr>
                </w:div>
                <w:div w:id="1509977810">
                  <w:marLeft w:val="0"/>
                  <w:marRight w:val="0"/>
                  <w:marTop w:val="0"/>
                  <w:marBottom w:val="0"/>
                  <w:divBdr>
                    <w:top w:val="none" w:sz="0" w:space="0" w:color="auto"/>
                    <w:left w:val="none" w:sz="0" w:space="0" w:color="auto"/>
                    <w:bottom w:val="none" w:sz="0" w:space="0" w:color="auto"/>
                    <w:right w:val="none" w:sz="0" w:space="0" w:color="auto"/>
                  </w:divBdr>
                </w:div>
                <w:div w:id="121194473">
                  <w:marLeft w:val="0"/>
                  <w:marRight w:val="0"/>
                  <w:marTop w:val="0"/>
                  <w:marBottom w:val="0"/>
                  <w:divBdr>
                    <w:top w:val="none" w:sz="0" w:space="0" w:color="auto"/>
                    <w:left w:val="none" w:sz="0" w:space="0" w:color="auto"/>
                    <w:bottom w:val="none" w:sz="0" w:space="0" w:color="auto"/>
                    <w:right w:val="none" w:sz="0" w:space="0" w:color="auto"/>
                  </w:divBdr>
                </w:div>
                <w:div w:id="1553955711">
                  <w:marLeft w:val="0"/>
                  <w:marRight w:val="0"/>
                  <w:marTop w:val="0"/>
                  <w:marBottom w:val="0"/>
                  <w:divBdr>
                    <w:top w:val="none" w:sz="0" w:space="0" w:color="auto"/>
                    <w:left w:val="none" w:sz="0" w:space="0" w:color="auto"/>
                    <w:bottom w:val="none" w:sz="0" w:space="0" w:color="auto"/>
                    <w:right w:val="none" w:sz="0" w:space="0" w:color="auto"/>
                  </w:divBdr>
                </w:div>
                <w:div w:id="1413359519">
                  <w:marLeft w:val="0"/>
                  <w:marRight w:val="0"/>
                  <w:marTop w:val="0"/>
                  <w:marBottom w:val="0"/>
                  <w:divBdr>
                    <w:top w:val="none" w:sz="0" w:space="0" w:color="auto"/>
                    <w:left w:val="none" w:sz="0" w:space="0" w:color="auto"/>
                    <w:bottom w:val="none" w:sz="0" w:space="0" w:color="auto"/>
                    <w:right w:val="none" w:sz="0" w:space="0" w:color="auto"/>
                  </w:divBdr>
                </w:div>
                <w:div w:id="480272120">
                  <w:marLeft w:val="0"/>
                  <w:marRight w:val="0"/>
                  <w:marTop w:val="0"/>
                  <w:marBottom w:val="0"/>
                  <w:divBdr>
                    <w:top w:val="none" w:sz="0" w:space="0" w:color="auto"/>
                    <w:left w:val="none" w:sz="0" w:space="0" w:color="auto"/>
                    <w:bottom w:val="none" w:sz="0" w:space="0" w:color="auto"/>
                    <w:right w:val="none" w:sz="0" w:space="0" w:color="auto"/>
                  </w:divBdr>
                </w:div>
                <w:div w:id="1913857600">
                  <w:marLeft w:val="0"/>
                  <w:marRight w:val="0"/>
                  <w:marTop w:val="0"/>
                  <w:marBottom w:val="0"/>
                  <w:divBdr>
                    <w:top w:val="none" w:sz="0" w:space="0" w:color="auto"/>
                    <w:left w:val="none" w:sz="0" w:space="0" w:color="auto"/>
                    <w:bottom w:val="none" w:sz="0" w:space="0" w:color="auto"/>
                    <w:right w:val="none" w:sz="0" w:space="0" w:color="auto"/>
                  </w:divBdr>
                </w:div>
                <w:div w:id="2036272617">
                  <w:marLeft w:val="0"/>
                  <w:marRight w:val="0"/>
                  <w:marTop w:val="0"/>
                  <w:marBottom w:val="0"/>
                  <w:divBdr>
                    <w:top w:val="none" w:sz="0" w:space="0" w:color="auto"/>
                    <w:left w:val="none" w:sz="0" w:space="0" w:color="auto"/>
                    <w:bottom w:val="none" w:sz="0" w:space="0" w:color="auto"/>
                    <w:right w:val="none" w:sz="0" w:space="0" w:color="auto"/>
                  </w:divBdr>
                </w:div>
                <w:div w:id="787044696">
                  <w:marLeft w:val="0"/>
                  <w:marRight w:val="0"/>
                  <w:marTop w:val="0"/>
                  <w:marBottom w:val="0"/>
                  <w:divBdr>
                    <w:top w:val="none" w:sz="0" w:space="0" w:color="auto"/>
                    <w:left w:val="none" w:sz="0" w:space="0" w:color="auto"/>
                    <w:bottom w:val="none" w:sz="0" w:space="0" w:color="auto"/>
                    <w:right w:val="none" w:sz="0" w:space="0" w:color="auto"/>
                  </w:divBdr>
                </w:div>
                <w:div w:id="875696482">
                  <w:marLeft w:val="0"/>
                  <w:marRight w:val="0"/>
                  <w:marTop w:val="0"/>
                  <w:marBottom w:val="0"/>
                  <w:divBdr>
                    <w:top w:val="none" w:sz="0" w:space="0" w:color="auto"/>
                    <w:left w:val="none" w:sz="0" w:space="0" w:color="auto"/>
                    <w:bottom w:val="none" w:sz="0" w:space="0" w:color="auto"/>
                    <w:right w:val="none" w:sz="0" w:space="0" w:color="auto"/>
                  </w:divBdr>
                </w:div>
                <w:div w:id="1485900301">
                  <w:marLeft w:val="0"/>
                  <w:marRight w:val="0"/>
                  <w:marTop w:val="0"/>
                  <w:marBottom w:val="0"/>
                  <w:divBdr>
                    <w:top w:val="none" w:sz="0" w:space="0" w:color="auto"/>
                    <w:left w:val="none" w:sz="0" w:space="0" w:color="auto"/>
                    <w:bottom w:val="none" w:sz="0" w:space="0" w:color="auto"/>
                    <w:right w:val="none" w:sz="0" w:space="0" w:color="auto"/>
                  </w:divBdr>
                </w:div>
                <w:div w:id="395785430">
                  <w:marLeft w:val="0"/>
                  <w:marRight w:val="0"/>
                  <w:marTop w:val="0"/>
                  <w:marBottom w:val="0"/>
                  <w:divBdr>
                    <w:top w:val="none" w:sz="0" w:space="0" w:color="auto"/>
                    <w:left w:val="none" w:sz="0" w:space="0" w:color="auto"/>
                    <w:bottom w:val="none" w:sz="0" w:space="0" w:color="auto"/>
                    <w:right w:val="none" w:sz="0" w:space="0" w:color="auto"/>
                  </w:divBdr>
                </w:div>
                <w:div w:id="58604178">
                  <w:marLeft w:val="0"/>
                  <w:marRight w:val="0"/>
                  <w:marTop w:val="0"/>
                  <w:marBottom w:val="0"/>
                  <w:divBdr>
                    <w:top w:val="none" w:sz="0" w:space="0" w:color="auto"/>
                    <w:left w:val="none" w:sz="0" w:space="0" w:color="auto"/>
                    <w:bottom w:val="none" w:sz="0" w:space="0" w:color="auto"/>
                    <w:right w:val="none" w:sz="0" w:space="0" w:color="auto"/>
                  </w:divBdr>
                </w:div>
                <w:div w:id="483281278">
                  <w:marLeft w:val="0"/>
                  <w:marRight w:val="0"/>
                  <w:marTop w:val="0"/>
                  <w:marBottom w:val="0"/>
                  <w:divBdr>
                    <w:top w:val="none" w:sz="0" w:space="0" w:color="auto"/>
                    <w:left w:val="none" w:sz="0" w:space="0" w:color="auto"/>
                    <w:bottom w:val="none" w:sz="0" w:space="0" w:color="auto"/>
                    <w:right w:val="none" w:sz="0" w:space="0" w:color="auto"/>
                  </w:divBdr>
                </w:div>
                <w:div w:id="311562523">
                  <w:marLeft w:val="0"/>
                  <w:marRight w:val="0"/>
                  <w:marTop w:val="0"/>
                  <w:marBottom w:val="0"/>
                  <w:divBdr>
                    <w:top w:val="none" w:sz="0" w:space="0" w:color="auto"/>
                    <w:left w:val="none" w:sz="0" w:space="0" w:color="auto"/>
                    <w:bottom w:val="none" w:sz="0" w:space="0" w:color="auto"/>
                    <w:right w:val="none" w:sz="0" w:space="0" w:color="auto"/>
                  </w:divBdr>
                </w:div>
                <w:div w:id="1262301389">
                  <w:marLeft w:val="0"/>
                  <w:marRight w:val="0"/>
                  <w:marTop w:val="0"/>
                  <w:marBottom w:val="0"/>
                  <w:divBdr>
                    <w:top w:val="none" w:sz="0" w:space="0" w:color="auto"/>
                    <w:left w:val="none" w:sz="0" w:space="0" w:color="auto"/>
                    <w:bottom w:val="none" w:sz="0" w:space="0" w:color="auto"/>
                    <w:right w:val="none" w:sz="0" w:space="0" w:color="auto"/>
                  </w:divBdr>
                </w:div>
                <w:div w:id="1363477922">
                  <w:marLeft w:val="0"/>
                  <w:marRight w:val="0"/>
                  <w:marTop w:val="0"/>
                  <w:marBottom w:val="0"/>
                  <w:divBdr>
                    <w:top w:val="none" w:sz="0" w:space="0" w:color="auto"/>
                    <w:left w:val="none" w:sz="0" w:space="0" w:color="auto"/>
                    <w:bottom w:val="none" w:sz="0" w:space="0" w:color="auto"/>
                    <w:right w:val="none" w:sz="0" w:space="0" w:color="auto"/>
                  </w:divBdr>
                </w:div>
                <w:div w:id="598147918">
                  <w:marLeft w:val="0"/>
                  <w:marRight w:val="0"/>
                  <w:marTop w:val="0"/>
                  <w:marBottom w:val="0"/>
                  <w:divBdr>
                    <w:top w:val="none" w:sz="0" w:space="0" w:color="auto"/>
                    <w:left w:val="none" w:sz="0" w:space="0" w:color="auto"/>
                    <w:bottom w:val="none" w:sz="0" w:space="0" w:color="auto"/>
                    <w:right w:val="none" w:sz="0" w:space="0" w:color="auto"/>
                  </w:divBdr>
                </w:div>
                <w:div w:id="1156800543">
                  <w:marLeft w:val="0"/>
                  <w:marRight w:val="0"/>
                  <w:marTop w:val="0"/>
                  <w:marBottom w:val="0"/>
                  <w:divBdr>
                    <w:top w:val="none" w:sz="0" w:space="0" w:color="auto"/>
                    <w:left w:val="none" w:sz="0" w:space="0" w:color="auto"/>
                    <w:bottom w:val="none" w:sz="0" w:space="0" w:color="auto"/>
                    <w:right w:val="none" w:sz="0" w:space="0" w:color="auto"/>
                  </w:divBdr>
                </w:div>
                <w:div w:id="521669334">
                  <w:marLeft w:val="0"/>
                  <w:marRight w:val="0"/>
                  <w:marTop w:val="0"/>
                  <w:marBottom w:val="0"/>
                  <w:divBdr>
                    <w:top w:val="none" w:sz="0" w:space="0" w:color="auto"/>
                    <w:left w:val="none" w:sz="0" w:space="0" w:color="auto"/>
                    <w:bottom w:val="none" w:sz="0" w:space="0" w:color="auto"/>
                    <w:right w:val="none" w:sz="0" w:space="0" w:color="auto"/>
                  </w:divBdr>
                </w:div>
                <w:div w:id="1061639810">
                  <w:marLeft w:val="0"/>
                  <w:marRight w:val="0"/>
                  <w:marTop w:val="0"/>
                  <w:marBottom w:val="0"/>
                  <w:divBdr>
                    <w:top w:val="none" w:sz="0" w:space="0" w:color="auto"/>
                    <w:left w:val="none" w:sz="0" w:space="0" w:color="auto"/>
                    <w:bottom w:val="none" w:sz="0" w:space="0" w:color="auto"/>
                    <w:right w:val="none" w:sz="0" w:space="0" w:color="auto"/>
                  </w:divBdr>
                </w:div>
                <w:div w:id="1427994949">
                  <w:marLeft w:val="0"/>
                  <w:marRight w:val="0"/>
                  <w:marTop w:val="0"/>
                  <w:marBottom w:val="0"/>
                  <w:divBdr>
                    <w:top w:val="none" w:sz="0" w:space="0" w:color="auto"/>
                    <w:left w:val="none" w:sz="0" w:space="0" w:color="auto"/>
                    <w:bottom w:val="none" w:sz="0" w:space="0" w:color="auto"/>
                    <w:right w:val="none" w:sz="0" w:space="0" w:color="auto"/>
                  </w:divBdr>
                </w:div>
                <w:div w:id="2035298920">
                  <w:marLeft w:val="0"/>
                  <w:marRight w:val="0"/>
                  <w:marTop w:val="0"/>
                  <w:marBottom w:val="0"/>
                  <w:divBdr>
                    <w:top w:val="none" w:sz="0" w:space="0" w:color="auto"/>
                    <w:left w:val="none" w:sz="0" w:space="0" w:color="auto"/>
                    <w:bottom w:val="none" w:sz="0" w:space="0" w:color="auto"/>
                    <w:right w:val="none" w:sz="0" w:space="0" w:color="auto"/>
                  </w:divBdr>
                </w:div>
                <w:div w:id="1443068977">
                  <w:marLeft w:val="0"/>
                  <w:marRight w:val="0"/>
                  <w:marTop w:val="0"/>
                  <w:marBottom w:val="0"/>
                  <w:divBdr>
                    <w:top w:val="none" w:sz="0" w:space="0" w:color="auto"/>
                    <w:left w:val="none" w:sz="0" w:space="0" w:color="auto"/>
                    <w:bottom w:val="none" w:sz="0" w:space="0" w:color="auto"/>
                    <w:right w:val="none" w:sz="0" w:space="0" w:color="auto"/>
                  </w:divBdr>
                </w:div>
                <w:div w:id="192614517">
                  <w:marLeft w:val="0"/>
                  <w:marRight w:val="0"/>
                  <w:marTop w:val="0"/>
                  <w:marBottom w:val="0"/>
                  <w:divBdr>
                    <w:top w:val="none" w:sz="0" w:space="0" w:color="auto"/>
                    <w:left w:val="none" w:sz="0" w:space="0" w:color="auto"/>
                    <w:bottom w:val="none" w:sz="0" w:space="0" w:color="auto"/>
                    <w:right w:val="none" w:sz="0" w:space="0" w:color="auto"/>
                  </w:divBdr>
                </w:div>
                <w:div w:id="1856773168">
                  <w:marLeft w:val="0"/>
                  <w:marRight w:val="0"/>
                  <w:marTop w:val="0"/>
                  <w:marBottom w:val="0"/>
                  <w:divBdr>
                    <w:top w:val="none" w:sz="0" w:space="0" w:color="auto"/>
                    <w:left w:val="none" w:sz="0" w:space="0" w:color="auto"/>
                    <w:bottom w:val="none" w:sz="0" w:space="0" w:color="auto"/>
                    <w:right w:val="none" w:sz="0" w:space="0" w:color="auto"/>
                  </w:divBdr>
                </w:div>
                <w:div w:id="1952739897">
                  <w:marLeft w:val="0"/>
                  <w:marRight w:val="0"/>
                  <w:marTop w:val="0"/>
                  <w:marBottom w:val="0"/>
                  <w:divBdr>
                    <w:top w:val="none" w:sz="0" w:space="0" w:color="auto"/>
                    <w:left w:val="none" w:sz="0" w:space="0" w:color="auto"/>
                    <w:bottom w:val="none" w:sz="0" w:space="0" w:color="auto"/>
                    <w:right w:val="none" w:sz="0" w:space="0" w:color="auto"/>
                  </w:divBdr>
                </w:div>
                <w:div w:id="402409655">
                  <w:marLeft w:val="0"/>
                  <w:marRight w:val="0"/>
                  <w:marTop w:val="0"/>
                  <w:marBottom w:val="0"/>
                  <w:divBdr>
                    <w:top w:val="none" w:sz="0" w:space="0" w:color="auto"/>
                    <w:left w:val="none" w:sz="0" w:space="0" w:color="auto"/>
                    <w:bottom w:val="none" w:sz="0" w:space="0" w:color="auto"/>
                    <w:right w:val="none" w:sz="0" w:space="0" w:color="auto"/>
                  </w:divBdr>
                </w:div>
                <w:div w:id="789008144">
                  <w:marLeft w:val="0"/>
                  <w:marRight w:val="0"/>
                  <w:marTop w:val="0"/>
                  <w:marBottom w:val="0"/>
                  <w:divBdr>
                    <w:top w:val="none" w:sz="0" w:space="0" w:color="auto"/>
                    <w:left w:val="none" w:sz="0" w:space="0" w:color="auto"/>
                    <w:bottom w:val="none" w:sz="0" w:space="0" w:color="auto"/>
                    <w:right w:val="none" w:sz="0" w:space="0" w:color="auto"/>
                  </w:divBdr>
                </w:div>
                <w:div w:id="1172793863">
                  <w:marLeft w:val="0"/>
                  <w:marRight w:val="0"/>
                  <w:marTop w:val="0"/>
                  <w:marBottom w:val="0"/>
                  <w:divBdr>
                    <w:top w:val="none" w:sz="0" w:space="0" w:color="auto"/>
                    <w:left w:val="none" w:sz="0" w:space="0" w:color="auto"/>
                    <w:bottom w:val="none" w:sz="0" w:space="0" w:color="auto"/>
                    <w:right w:val="none" w:sz="0" w:space="0" w:color="auto"/>
                  </w:divBdr>
                </w:div>
                <w:div w:id="954673939">
                  <w:marLeft w:val="0"/>
                  <w:marRight w:val="0"/>
                  <w:marTop w:val="0"/>
                  <w:marBottom w:val="0"/>
                  <w:divBdr>
                    <w:top w:val="none" w:sz="0" w:space="0" w:color="auto"/>
                    <w:left w:val="none" w:sz="0" w:space="0" w:color="auto"/>
                    <w:bottom w:val="none" w:sz="0" w:space="0" w:color="auto"/>
                    <w:right w:val="none" w:sz="0" w:space="0" w:color="auto"/>
                  </w:divBdr>
                </w:div>
                <w:div w:id="245696255">
                  <w:marLeft w:val="0"/>
                  <w:marRight w:val="0"/>
                  <w:marTop w:val="0"/>
                  <w:marBottom w:val="0"/>
                  <w:divBdr>
                    <w:top w:val="none" w:sz="0" w:space="0" w:color="auto"/>
                    <w:left w:val="none" w:sz="0" w:space="0" w:color="auto"/>
                    <w:bottom w:val="none" w:sz="0" w:space="0" w:color="auto"/>
                    <w:right w:val="none" w:sz="0" w:space="0" w:color="auto"/>
                  </w:divBdr>
                </w:div>
                <w:div w:id="1820922170">
                  <w:marLeft w:val="0"/>
                  <w:marRight w:val="0"/>
                  <w:marTop w:val="0"/>
                  <w:marBottom w:val="0"/>
                  <w:divBdr>
                    <w:top w:val="none" w:sz="0" w:space="0" w:color="auto"/>
                    <w:left w:val="none" w:sz="0" w:space="0" w:color="auto"/>
                    <w:bottom w:val="none" w:sz="0" w:space="0" w:color="auto"/>
                    <w:right w:val="none" w:sz="0" w:space="0" w:color="auto"/>
                  </w:divBdr>
                </w:div>
                <w:div w:id="2048141514">
                  <w:marLeft w:val="0"/>
                  <w:marRight w:val="0"/>
                  <w:marTop w:val="0"/>
                  <w:marBottom w:val="0"/>
                  <w:divBdr>
                    <w:top w:val="none" w:sz="0" w:space="0" w:color="auto"/>
                    <w:left w:val="none" w:sz="0" w:space="0" w:color="auto"/>
                    <w:bottom w:val="none" w:sz="0" w:space="0" w:color="auto"/>
                    <w:right w:val="none" w:sz="0" w:space="0" w:color="auto"/>
                  </w:divBdr>
                </w:div>
                <w:div w:id="1606187553">
                  <w:marLeft w:val="0"/>
                  <w:marRight w:val="0"/>
                  <w:marTop w:val="0"/>
                  <w:marBottom w:val="0"/>
                  <w:divBdr>
                    <w:top w:val="none" w:sz="0" w:space="0" w:color="auto"/>
                    <w:left w:val="none" w:sz="0" w:space="0" w:color="auto"/>
                    <w:bottom w:val="none" w:sz="0" w:space="0" w:color="auto"/>
                    <w:right w:val="none" w:sz="0" w:space="0" w:color="auto"/>
                  </w:divBdr>
                </w:div>
                <w:div w:id="2080126538">
                  <w:marLeft w:val="0"/>
                  <w:marRight w:val="0"/>
                  <w:marTop w:val="0"/>
                  <w:marBottom w:val="0"/>
                  <w:divBdr>
                    <w:top w:val="none" w:sz="0" w:space="0" w:color="auto"/>
                    <w:left w:val="none" w:sz="0" w:space="0" w:color="auto"/>
                    <w:bottom w:val="none" w:sz="0" w:space="0" w:color="auto"/>
                    <w:right w:val="none" w:sz="0" w:space="0" w:color="auto"/>
                  </w:divBdr>
                </w:div>
                <w:div w:id="1603026437">
                  <w:marLeft w:val="0"/>
                  <w:marRight w:val="0"/>
                  <w:marTop w:val="0"/>
                  <w:marBottom w:val="0"/>
                  <w:divBdr>
                    <w:top w:val="none" w:sz="0" w:space="0" w:color="auto"/>
                    <w:left w:val="none" w:sz="0" w:space="0" w:color="auto"/>
                    <w:bottom w:val="none" w:sz="0" w:space="0" w:color="auto"/>
                    <w:right w:val="none" w:sz="0" w:space="0" w:color="auto"/>
                  </w:divBdr>
                </w:div>
                <w:div w:id="1876045227">
                  <w:marLeft w:val="0"/>
                  <w:marRight w:val="0"/>
                  <w:marTop w:val="0"/>
                  <w:marBottom w:val="0"/>
                  <w:divBdr>
                    <w:top w:val="none" w:sz="0" w:space="0" w:color="auto"/>
                    <w:left w:val="none" w:sz="0" w:space="0" w:color="auto"/>
                    <w:bottom w:val="none" w:sz="0" w:space="0" w:color="auto"/>
                    <w:right w:val="none" w:sz="0" w:space="0" w:color="auto"/>
                  </w:divBdr>
                </w:div>
                <w:div w:id="527378670">
                  <w:marLeft w:val="0"/>
                  <w:marRight w:val="0"/>
                  <w:marTop w:val="0"/>
                  <w:marBottom w:val="0"/>
                  <w:divBdr>
                    <w:top w:val="none" w:sz="0" w:space="0" w:color="auto"/>
                    <w:left w:val="none" w:sz="0" w:space="0" w:color="auto"/>
                    <w:bottom w:val="none" w:sz="0" w:space="0" w:color="auto"/>
                    <w:right w:val="none" w:sz="0" w:space="0" w:color="auto"/>
                  </w:divBdr>
                </w:div>
                <w:div w:id="1457289377">
                  <w:marLeft w:val="0"/>
                  <w:marRight w:val="0"/>
                  <w:marTop w:val="0"/>
                  <w:marBottom w:val="0"/>
                  <w:divBdr>
                    <w:top w:val="none" w:sz="0" w:space="0" w:color="auto"/>
                    <w:left w:val="none" w:sz="0" w:space="0" w:color="auto"/>
                    <w:bottom w:val="none" w:sz="0" w:space="0" w:color="auto"/>
                    <w:right w:val="none" w:sz="0" w:space="0" w:color="auto"/>
                  </w:divBdr>
                </w:div>
                <w:div w:id="1898206247">
                  <w:marLeft w:val="0"/>
                  <w:marRight w:val="0"/>
                  <w:marTop w:val="0"/>
                  <w:marBottom w:val="0"/>
                  <w:divBdr>
                    <w:top w:val="none" w:sz="0" w:space="0" w:color="auto"/>
                    <w:left w:val="none" w:sz="0" w:space="0" w:color="auto"/>
                    <w:bottom w:val="none" w:sz="0" w:space="0" w:color="auto"/>
                    <w:right w:val="none" w:sz="0" w:space="0" w:color="auto"/>
                  </w:divBdr>
                </w:div>
                <w:div w:id="1887641886">
                  <w:marLeft w:val="0"/>
                  <w:marRight w:val="0"/>
                  <w:marTop w:val="0"/>
                  <w:marBottom w:val="0"/>
                  <w:divBdr>
                    <w:top w:val="none" w:sz="0" w:space="0" w:color="auto"/>
                    <w:left w:val="none" w:sz="0" w:space="0" w:color="auto"/>
                    <w:bottom w:val="none" w:sz="0" w:space="0" w:color="auto"/>
                    <w:right w:val="none" w:sz="0" w:space="0" w:color="auto"/>
                  </w:divBdr>
                </w:div>
                <w:div w:id="247231452">
                  <w:marLeft w:val="0"/>
                  <w:marRight w:val="0"/>
                  <w:marTop w:val="0"/>
                  <w:marBottom w:val="0"/>
                  <w:divBdr>
                    <w:top w:val="none" w:sz="0" w:space="0" w:color="auto"/>
                    <w:left w:val="none" w:sz="0" w:space="0" w:color="auto"/>
                    <w:bottom w:val="none" w:sz="0" w:space="0" w:color="auto"/>
                    <w:right w:val="none" w:sz="0" w:space="0" w:color="auto"/>
                  </w:divBdr>
                </w:div>
                <w:div w:id="2068141078">
                  <w:marLeft w:val="0"/>
                  <w:marRight w:val="0"/>
                  <w:marTop w:val="0"/>
                  <w:marBottom w:val="0"/>
                  <w:divBdr>
                    <w:top w:val="none" w:sz="0" w:space="0" w:color="auto"/>
                    <w:left w:val="none" w:sz="0" w:space="0" w:color="auto"/>
                    <w:bottom w:val="none" w:sz="0" w:space="0" w:color="auto"/>
                    <w:right w:val="none" w:sz="0" w:space="0" w:color="auto"/>
                  </w:divBdr>
                </w:div>
                <w:div w:id="1915505970">
                  <w:marLeft w:val="0"/>
                  <w:marRight w:val="0"/>
                  <w:marTop w:val="0"/>
                  <w:marBottom w:val="0"/>
                  <w:divBdr>
                    <w:top w:val="none" w:sz="0" w:space="0" w:color="auto"/>
                    <w:left w:val="none" w:sz="0" w:space="0" w:color="auto"/>
                    <w:bottom w:val="none" w:sz="0" w:space="0" w:color="auto"/>
                    <w:right w:val="none" w:sz="0" w:space="0" w:color="auto"/>
                  </w:divBdr>
                </w:div>
                <w:div w:id="147744332">
                  <w:marLeft w:val="0"/>
                  <w:marRight w:val="0"/>
                  <w:marTop w:val="0"/>
                  <w:marBottom w:val="0"/>
                  <w:divBdr>
                    <w:top w:val="none" w:sz="0" w:space="0" w:color="auto"/>
                    <w:left w:val="none" w:sz="0" w:space="0" w:color="auto"/>
                    <w:bottom w:val="none" w:sz="0" w:space="0" w:color="auto"/>
                    <w:right w:val="none" w:sz="0" w:space="0" w:color="auto"/>
                  </w:divBdr>
                </w:div>
                <w:div w:id="429356940">
                  <w:marLeft w:val="0"/>
                  <w:marRight w:val="0"/>
                  <w:marTop w:val="0"/>
                  <w:marBottom w:val="0"/>
                  <w:divBdr>
                    <w:top w:val="none" w:sz="0" w:space="0" w:color="auto"/>
                    <w:left w:val="none" w:sz="0" w:space="0" w:color="auto"/>
                    <w:bottom w:val="none" w:sz="0" w:space="0" w:color="auto"/>
                    <w:right w:val="none" w:sz="0" w:space="0" w:color="auto"/>
                  </w:divBdr>
                </w:div>
                <w:div w:id="1730572071">
                  <w:marLeft w:val="0"/>
                  <w:marRight w:val="0"/>
                  <w:marTop w:val="0"/>
                  <w:marBottom w:val="0"/>
                  <w:divBdr>
                    <w:top w:val="none" w:sz="0" w:space="0" w:color="auto"/>
                    <w:left w:val="none" w:sz="0" w:space="0" w:color="auto"/>
                    <w:bottom w:val="none" w:sz="0" w:space="0" w:color="auto"/>
                    <w:right w:val="none" w:sz="0" w:space="0" w:color="auto"/>
                  </w:divBdr>
                </w:div>
                <w:div w:id="1521627987">
                  <w:marLeft w:val="0"/>
                  <w:marRight w:val="0"/>
                  <w:marTop w:val="0"/>
                  <w:marBottom w:val="0"/>
                  <w:divBdr>
                    <w:top w:val="none" w:sz="0" w:space="0" w:color="auto"/>
                    <w:left w:val="none" w:sz="0" w:space="0" w:color="auto"/>
                    <w:bottom w:val="none" w:sz="0" w:space="0" w:color="auto"/>
                    <w:right w:val="none" w:sz="0" w:space="0" w:color="auto"/>
                  </w:divBdr>
                </w:div>
                <w:div w:id="291978749">
                  <w:marLeft w:val="0"/>
                  <w:marRight w:val="0"/>
                  <w:marTop w:val="0"/>
                  <w:marBottom w:val="0"/>
                  <w:divBdr>
                    <w:top w:val="none" w:sz="0" w:space="0" w:color="auto"/>
                    <w:left w:val="none" w:sz="0" w:space="0" w:color="auto"/>
                    <w:bottom w:val="none" w:sz="0" w:space="0" w:color="auto"/>
                    <w:right w:val="none" w:sz="0" w:space="0" w:color="auto"/>
                  </w:divBdr>
                </w:div>
                <w:div w:id="947155000">
                  <w:marLeft w:val="0"/>
                  <w:marRight w:val="0"/>
                  <w:marTop w:val="0"/>
                  <w:marBottom w:val="0"/>
                  <w:divBdr>
                    <w:top w:val="none" w:sz="0" w:space="0" w:color="auto"/>
                    <w:left w:val="none" w:sz="0" w:space="0" w:color="auto"/>
                    <w:bottom w:val="none" w:sz="0" w:space="0" w:color="auto"/>
                    <w:right w:val="none" w:sz="0" w:space="0" w:color="auto"/>
                  </w:divBdr>
                </w:div>
                <w:div w:id="955021314">
                  <w:marLeft w:val="0"/>
                  <w:marRight w:val="0"/>
                  <w:marTop w:val="0"/>
                  <w:marBottom w:val="0"/>
                  <w:divBdr>
                    <w:top w:val="none" w:sz="0" w:space="0" w:color="auto"/>
                    <w:left w:val="none" w:sz="0" w:space="0" w:color="auto"/>
                    <w:bottom w:val="none" w:sz="0" w:space="0" w:color="auto"/>
                    <w:right w:val="none" w:sz="0" w:space="0" w:color="auto"/>
                  </w:divBdr>
                </w:div>
                <w:div w:id="492531683">
                  <w:marLeft w:val="0"/>
                  <w:marRight w:val="0"/>
                  <w:marTop w:val="0"/>
                  <w:marBottom w:val="0"/>
                  <w:divBdr>
                    <w:top w:val="none" w:sz="0" w:space="0" w:color="auto"/>
                    <w:left w:val="none" w:sz="0" w:space="0" w:color="auto"/>
                    <w:bottom w:val="none" w:sz="0" w:space="0" w:color="auto"/>
                    <w:right w:val="none" w:sz="0" w:space="0" w:color="auto"/>
                  </w:divBdr>
                </w:div>
                <w:div w:id="203179972">
                  <w:marLeft w:val="0"/>
                  <w:marRight w:val="0"/>
                  <w:marTop w:val="0"/>
                  <w:marBottom w:val="0"/>
                  <w:divBdr>
                    <w:top w:val="none" w:sz="0" w:space="0" w:color="auto"/>
                    <w:left w:val="none" w:sz="0" w:space="0" w:color="auto"/>
                    <w:bottom w:val="none" w:sz="0" w:space="0" w:color="auto"/>
                    <w:right w:val="none" w:sz="0" w:space="0" w:color="auto"/>
                  </w:divBdr>
                </w:div>
                <w:div w:id="1253858190">
                  <w:marLeft w:val="0"/>
                  <w:marRight w:val="0"/>
                  <w:marTop w:val="0"/>
                  <w:marBottom w:val="0"/>
                  <w:divBdr>
                    <w:top w:val="none" w:sz="0" w:space="0" w:color="auto"/>
                    <w:left w:val="none" w:sz="0" w:space="0" w:color="auto"/>
                    <w:bottom w:val="none" w:sz="0" w:space="0" w:color="auto"/>
                    <w:right w:val="none" w:sz="0" w:space="0" w:color="auto"/>
                  </w:divBdr>
                </w:div>
                <w:div w:id="1846944326">
                  <w:marLeft w:val="0"/>
                  <w:marRight w:val="0"/>
                  <w:marTop w:val="0"/>
                  <w:marBottom w:val="0"/>
                  <w:divBdr>
                    <w:top w:val="none" w:sz="0" w:space="0" w:color="auto"/>
                    <w:left w:val="none" w:sz="0" w:space="0" w:color="auto"/>
                    <w:bottom w:val="none" w:sz="0" w:space="0" w:color="auto"/>
                    <w:right w:val="none" w:sz="0" w:space="0" w:color="auto"/>
                  </w:divBdr>
                </w:div>
                <w:div w:id="1472016159">
                  <w:marLeft w:val="0"/>
                  <w:marRight w:val="0"/>
                  <w:marTop w:val="0"/>
                  <w:marBottom w:val="0"/>
                  <w:divBdr>
                    <w:top w:val="none" w:sz="0" w:space="0" w:color="auto"/>
                    <w:left w:val="none" w:sz="0" w:space="0" w:color="auto"/>
                    <w:bottom w:val="none" w:sz="0" w:space="0" w:color="auto"/>
                    <w:right w:val="none" w:sz="0" w:space="0" w:color="auto"/>
                  </w:divBdr>
                </w:div>
                <w:div w:id="1107309548">
                  <w:marLeft w:val="0"/>
                  <w:marRight w:val="0"/>
                  <w:marTop w:val="0"/>
                  <w:marBottom w:val="0"/>
                  <w:divBdr>
                    <w:top w:val="none" w:sz="0" w:space="0" w:color="auto"/>
                    <w:left w:val="none" w:sz="0" w:space="0" w:color="auto"/>
                    <w:bottom w:val="none" w:sz="0" w:space="0" w:color="auto"/>
                    <w:right w:val="none" w:sz="0" w:space="0" w:color="auto"/>
                  </w:divBdr>
                </w:div>
                <w:div w:id="51200885">
                  <w:marLeft w:val="0"/>
                  <w:marRight w:val="0"/>
                  <w:marTop w:val="0"/>
                  <w:marBottom w:val="0"/>
                  <w:divBdr>
                    <w:top w:val="none" w:sz="0" w:space="0" w:color="auto"/>
                    <w:left w:val="none" w:sz="0" w:space="0" w:color="auto"/>
                    <w:bottom w:val="none" w:sz="0" w:space="0" w:color="auto"/>
                    <w:right w:val="none" w:sz="0" w:space="0" w:color="auto"/>
                  </w:divBdr>
                </w:div>
                <w:div w:id="101851896">
                  <w:marLeft w:val="0"/>
                  <w:marRight w:val="0"/>
                  <w:marTop w:val="0"/>
                  <w:marBottom w:val="0"/>
                  <w:divBdr>
                    <w:top w:val="none" w:sz="0" w:space="0" w:color="auto"/>
                    <w:left w:val="none" w:sz="0" w:space="0" w:color="auto"/>
                    <w:bottom w:val="none" w:sz="0" w:space="0" w:color="auto"/>
                    <w:right w:val="none" w:sz="0" w:space="0" w:color="auto"/>
                  </w:divBdr>
                </w:div>
                <w:div w:id="166527788">
                  <w:marLeft w:val="0"/>
                  <w:marRight w:val="0"/>
                  <w:marTop w:val="0"/>
                  <w:marBottom w:val="0"/>
                  <w:divBdr>
                    <w:top w:val="none" w:sz="0" w:space="0" w:color="auto"/>
                    <w:left w:val="none" w:sz="0" w:space="0" w:color="auto"/>
                    <w:bottom w:val="none" w:sz="0" w:space="0" w:color="auto"/>
                    <w:right w:val="none" w:sz="0" w:space="0" w:color="auto"/>
                  </w:divBdr>
                </w:div>
                <w:div w:id="887297317">
                  <w:marLeft w:val="0"/>
                  <w:marRight w:val="0"/>
                  <w:marTop w:val="0"/>
                  <w:marBottom w:val="0"/>
                  <w:divBdr>
                    <w:top w:val="none" w:sz="0" w:space="0" w:color="auto"/>
                    <w:left w:val="none" w:sz="0" w:space="0" w:color="auto"/>
                    <w:bottom w:val="none" w:sz="0" w:space="0" w:color="auto"/>
                    <w:right w:val="none" w:sz="0" w:space="0" w:color="auto"/>
                  </w:divBdr>
                </w:div>
                <w:div w:id="1027833392">
                  <w:marLeft w:val="0"/>
                  <w:marRight w:val="0"/>
                  <w:marTop w:val="0"/>
                  <w:marBottom w:val="0"/>
                  <w:divBdr>
                    <w:top w:val="none" w:sz="0" w:space="0" w:color="auto"/>
                    <w:left w:val="none" w:sz="0" w:space="0" w:color="auto"/>
                    <w:bottom w:val="none" w:sz="0" w:space="0" w:color="auto"/>
                    <w:right w:val="none" w:sz="0" w:space="0" w:color="auto"/>
                  </w:divBdr>
                </w:div>
                <w:div w:id="692534803">
                  <w:marLeft w:val="0"/>
                  <w:marRight w:val="0"/>
                  <w:marTop w:val="0"/>
                  <w:marBottom w:val="0"/>
                  <w:divBdr>
                    <w:top w:val="none" w:sz="0" w:space="0" w:color="auto"/>
                    <w:left w:val="none" w:sz="0" w:space="0" w:color="auto"/>
                    <w:bottom w:val="none" w:sz="0" w:space="0" w:color="auto"/>
                    <w:right w:val="none" w:sz="0" w:space="0" w:color="auto"/>
                  </w:divBdr>
                </w:div>
                <w:div w:id="205069786">
                  <w:marLeft w:val="0"/>
                  <w:marRight w:val="0"/>
                  <w:marTop w:val="0"/>
                  <w:marBottom w:val="0"/>
                  <w:divBdr>
                    <w:top w:val="none" w:sz="0" w:space="0" w:color="auto"/>
                    <w:left w:val="none" w:sz="0" w:space="0" w:color="auto"/>
                    <w:bottom w:val="none" w:sz="0" w:space="0" w:color="auto"/>
                    <w:right w:val="none" w:sz="0" w:space="0" w:color="auto"/>
                  </w:divBdr>
                </w:div>
                <w:div w:id="1003778240">
                  <w:marLeft w:val="0"/>
                  <w:marRight w:val="0"/>
                  <w:marTop w:val="0"/>
                  <w:marBottom w:val="0"/>
                  <w:divBdr>
                    <w:top w:val="none" w:sz="0" w:space="0" w:color="auto"/>
                    <w:left w:val="none" w:sz="0" w:space="0" w:color="auto"/>
                    <w:bottom w:val="none" w:sz="0" w:space="0" w:color="auto"/>
                    <w:right w:val="none" w:sz="0" w:space="0" w:color="auto"/>
                  </w:divBdr>
                </w:div>
                <w:div w:id="536091573">
                  <w:marLeft w:val="0"/>
                  <w:marRight w:val="0"/>
                  <w:marTop w:val="0"/>
                  <w:marBottom w:val="0"/>
                  <w:divBdr>
                    <w:top w:val="none" w:sz="0" w:space="0" w:color="auto"/>
                    <w:left w:val="none" w:sz="0" w:space="0" w:color="auto"/>
                    <w:bottom w:val="none" w:sz="0" w:space="0" w:color="auto"/>
                    <w:right w:val="none" w:sz="0" w:space="0" w:color="auto"/>
                  </w:divBdr>
                </w:div>
                <w:div w:id="2039961140">
                  <w:marLeft w:val="0"/>
                  <w:marRight w:val="0"/>
                  <w:marTop w:val="0"/>
                  <w:marBottom w:val="0"/>
                  <w:divBdr>
                    <w:top w:val="none" w:sz="0" w:space="0" w:color="auto"/>
                    <w:left w:val="none" w:sz="0" w:space="0" w:color="auto"/>
                    <w:bottom w:val="none" w:sz="0" w:space="0" w:color="auto"/>
                    <w:right w:val="none" w:sz="0" w:space="0" w:color="auto"/>
                  </w:divBdr>
                </w:div>
                <w:div w:id="710039466">
                  <w:marLeft w:val="0"/>
                  <w:marRight w:val="0"/>
                  <w:marTop w:val="0"/>
                  <w:marBottom w:val="0"/>
                  <w:divBdr>
                    <w:top w:val="none" w:sz="0" w:space="0" w:color="auto"/>
                    <w:left w:val="none" w:sz="0" w:space="0" w:color="auto"/>
                    <w:bottom w:val="none" w:sz="0" w:space="0" w:color="auto"/>
                    <w:right w:val="none" w:sz="0" w:space="0" w:color="auto"/>
                  </w:divBdr>
                </w:div>
                <w:div w:id="876625777">
                  <w:marLeft w:val="0"/>
                  <w:marRight w:val="0"/>
                  <w:marTop w:val="0"/>
                  <w:marBottom w:val="0"/>
                  <w:divBdr>
                    <w:top w:val="none" w:sz="0" w:space="0" w:color="auto"/>
                    <w:left w:val="none" w:sz="0" w:space="0" w:color="auto"/>
                    <w:bottom w:val="none" w:sz="0" w:space="0" w:color="auto"/>
                    <w:right w:val="none" w:sz="0" w:space="0" w:color="auto"/>
                  </w:divBdr>
                </w:div>
                <w:div w:id="2026785926">
                  <w:marLeft w:val="0"/>
                  <w:marRight w:val="0"/>
                  <w:marTop w:val="0"/>
                  <w:marBottom w:val="0"/>
                  <w:divBdr>
                    <w:top w:val="none" w:sz="0" w:space="0" w:color="auto"/>
                    <w:left w:val="none" w:sz="0" w:space="0" w:color="auto"/>
                    <w:bottom w:val="none" w:sz="0" w:space="0" w:color="auto"/>
                    <w:right w:val="none" w:sz="0" w:space="0" w:color="auto"/>
                  </w:divBdr>
                </w:div>
                <w:div w:id="1040664579">
                  <w:marLeft w:val="0"/>
                  <w:marRight w:val="0"/>
                  <w:marTop w:val="0"/>
                  <w:marBottom w:val="0"/>
                  <w:divBdr>
                    <w:top w:val="none" w:sz="0" w:space="0" w:color="auto"/>
                    <w:left w:val="none" w:sz="0" w:space="0" w:color="auto"/>
                    <w:bottom w:val="none" w:sz="0" w:space="0" w:color="auto"/>
                    <w:right w:val="none" w:sz="0" w:space="0" w:color="auto"/>
                  </w:divBdr>
                </w:div>
                <w:div w:id="725422316">
                  <w:marLeft w:val="0"/>
                  <w:marRight w:val="0"/>
                  <w:marTop w:val="0"/>
                  <w:marBottom w:val="0"/>
                  <w:divBdr>
                    <w:top w:val="none" w:sz="0" w:space="0" w:color="auto"/>
                    <w:left w:val="none" w:sz="0" w:space="0" w:color="auto"/>
                    <w:bottom w:val="none" w:sz="0" w:space="0" w:color="auto"/>
                    <w:right w:val="none" w:sz="0" w:space="0" w:color="auto"/>
                  </w:divBdr>
                </w:div>
                <w:div w:id="1114443079">
                  <w:marLeft w:val="0"/>
                  <w:marRight w:val="0"/>
                  <w:marTop w:val="0"/>
                  <w:marBottom w:val="0"/>
                  <w:divBdr>
                    <w:top w:val="none" w:sz="0" w:space="0" w:color="auto"/>
                    <w:left w:val="none" w:sz="0" w:space="0" w:color="auto"/>
                    <w:bottom w:val="none" w:sz="0" w:space="0" w:color="auto"/>
                    <w:right w:val="none" w:sz="0" w:space="0" w:color="auto"/>
                  </w:divBdr>
                </w:div>
                <w:div w:id="1994675963">
                  <w:marLeft w:val="0"/>
                  <w:marRight w:val="0"/>
                  <w:marTop w:val="0"/>
                  <w:marBottom w:val="0"/>
                  <w:divBdr>
                    <w:top w:val="none" w:sz="0" w:space="0" w:color="auto"/>
                    <w:left w:val="none" w:sz="0" w:space="0" w:color="auto"/>
                    <w:bottom w:val="none" w:sz="0" w:space="0" w:color="auto"/>
                    <w:right w:val="none" w:sz="0" w:space="0" w:color="auto"/>
                  </w:divBdr>
                </w:div>
                <w:div w:id="2116553755">
                  <w:marLeft w:val="0"/>
                  <w:marRight w:val="0"/>
                  <w:marTop w:val="0"/>
                  <w:marBottom w:val="0"/>
                  <w:divBdr>
                    <w:top w:val="none" w:sz="0" w:space="0" w:color="auto"/>
                    <w:left w:val="none" w:sz="0" w:space="0" w:color="auto"/>
                    <w:bottom w:val="none" w:sz="0" w:space="0" w:color="auto"/>
                    <w:right w:val="none" w:sz="0" w:space="0" w:color="auto"/>
                  </w:divBdr>
                </w:div>
                <w:div w:id="2061049876">
                  <w:marLeft w:val="0"/>
                  <w:marRight w:val="0"/>
                  <w:marTop w:val="0"/>
                  <w:marBottom w:val="0"/>
                  <w:divBdr>
                    <w:top w:val="none" w:sz="0" w:space="0" w:color="auto"/>
                    <w:left w:val="none" w:sz="0" w:space="0" w:color="auto"/>
                    <w:bottom w:val="none" w:sz="0" w:space="0" w:color="auto"/>
                    <w:right w:val="none" w:sz="0" w:space="0" w:color="auto"/>
                  </w:divBdr>
                </w:div>
                <w:div w:id="689373563">
                  <w:marLeft w:val="0"/>
                  <w:marRight w:val="0"/>
                  <w:marTop w:val="0"/>
                  <w:marBottom w:val="0"/>
                  <w:divBdr>
                    <w:top w:val="none" w:sz="0" w:space="0" w:color="auto"/>
                    <w:left w:val="none" w:sz="0" w:space="0" w:color="auto"/>
                    <w:bottom w:val="none" w:sz="0" w:space="0" w:color="auto"/>
                    <w:right w:val="none" w:sz="0" w:space="0" w:color="auto"/>
                  </w:divBdr>
                </w:div>
                <w:div w:id="1127697318">
                  <w:marLeft w:val="0"/>
                  <w:marRight w:val="0"/>
                  <w:marTop w:val="0"/>
                  <w:marBottom w:val="0"/>
                  <w:divBdr>
                    <w:top w:val="none" w:sz="0" w:space="0" w:color="auto"/>
                    <w:left w:val="none" w:sz="0" w:space="0" w:color="auto"/>
                    <w:bottom w:val="none" w:sz="0" w:space="0" w:color="auto"/>
                    <w:right w:val="none" w:sz="0" w:space="0" w:color="auto"/>
                  </w:divBdr>
                </w:div>
                <w:div w:id="1040663517">
                  <w:marLeft w:val="0"/>
                  <w:marRight w:val="0"/>
                  <w:marTop w:val="0"/>
                  <w:marBottom w:val="0"/>
                  <w:divBdr>
                    <w:top w:val="none" w:sz="0" w:space="0" w:color="auto"/>
                    <w:left w:val="none" w:sz="0" w:space="0" w:color="auto"/>
                    <w:bottom w:val="none" w:sz="0" w:space="0" w:color="auto"/>
                    <w:right w:val="none" w:sz="0" w:space="0" w:color="auto"/>
                  </w:divBdr>
                </w:div>
                <w:div w:id="306474443">
                  <w:marLeft w:val="0"/>
                  <w:marRight w:val="0"/>
                  <w:marTop w:val="0"/>
                  <w:marBottom w:val="0"/>
                  <w:divBdr>
                    <w:top w:val="none" w:sz="0" w:space="0" w:color="auto"/>
                    <w:left w:val="none" w:sz="0" w:space="0" w:color="auto"/>
                    <w:bottom w:val="none" w:sz="0" w:space="0" w:color="auto"/>
                    <w:right w:val="none" w:sz="0" w:space="0" w:color="auto"/>
                  </w:divBdr>
                </w:div>
                <w:div w:id="864634024">
                  <w:marLeft w:val="0"/>
                  <w:marRight w:val="0"/>
                  <w:marTop w:val="0"/>
                  <w:marBottom w:val="0"/>
                  <w:divBdr>
                    <w:top w:val="none" w:sz="0" w:space="0" w:color="auto"/>
                    <w:left w:val="none" w:sz="0" w:space="0" w:color="auto"/>
                    <w:bottom w:val="none" w:sz="0" w:space="0" w:color="auto"/>
                    <w:right w:val="none" w:sz="0" w:space="0" w:color="auto"/>
                  </w:divBdr>
                </w:div>
                <w:div w:id="144132305">
                  <w:marLeft w:val="0"/>
                  <w:marRight w:val="0"/>
                  <w:marTop w:val="0"/>
                  <w:marBottom w:val="0"/>
                  <w:divBdr>
                    <w:top w:val="none" w:sz="0" w:space="0" w:color="auto"/>
                    <w:left w:val="none" w:sz="0" w:space="0" w:color="auto"/>
                    <w:bottom w:val="none" w:sz="0" w:space="0" w:color="auto"/>
                    <w:right w:val="none" w:sz="0" w:space="0" w:color="auto"/>
                  </w:divBdr>
                </w:div>
                <w:div w:id="635187453">
                  <w:marLeft w:val="0"/>
                  <w:marRight w:val="0"/>
                  <w:marTop w:val="0"/>
                  <w:marBottom w:val="0"/>
                  <w:divBdr>
                    <w:top w:val="none" w:sz="0" w:space="0" w:color="auto"/>
                    <w:left w:val="none" w:sz="0" w:space="0" w:color="auto"/>
                    <w:bottom w:val="none" w:sz="0" w:space="0" w:color="auto"/>
                    <w:right w:val="none" w:sz="0" w:space="0" w:color="auto"/>
                  </w:divBdr>
                </w:div>
                <w:div w:id="1776099625">
                  <w:marLeft w:val="0"/>
                  <w:marRight w:val="0"/>
                  <w:marTop w:val="0"/>
                  <w:marBottom w:val="0"/>
                  <w:divBdr>
                    <w:top w:val="none" w:sz="0" w:space="0" w:color="auto"/>
                    <w:left w:val="none" w:sz="0" w:space="0" w:color="auto"/>
                    <w:bottom w:val="none" w:sz="0" w:space="0" w:color="auto"/>
                    <w:right w:val="none" w:sz="0" w:space="0" w:color="auto"/>
                  </w:divBdr>
                </w:div>
                <w:div w:id="883523054">
                  <w:marLeft w:val="0"/>
                  <w:marRight w:val="0"/>
                  <w:marTop w:val="0"/>
                  <w:marBottom w:val="0"/>
                  <w:divBdr>
                    <w:top w:val="none" w:sz="0" w:space="0" w:color="auto"/>
                    <w:left w:val="none" w:sz="0" w:space="0" w:color="auto"/>
                    <w:bottom w:val="none" w:sz="0" w:space="0" w:color="auto"/>
                    <w:right w:val="none" w:sz="0" w:space="0" w:color="auto"/>
                  </w:divBdr>
                </w:div>
                <w:div w:id="1338576164">
                  <w:marLeft w:val="0"/>
                  <w:marRight w:val="0"/>
                  <w:marTop w:val="0"/>
                  <w:marBottom w:val="0"/>
                  <w:divBdr>
                    <w:top w:val="none" w:sz="0" w:space="0" w:color="auto"/>
                    <w:left w:val="none" w:sz="0" w:space="0" w:color="auto"/>
                    <w:bottom w:val="none" w:sz="0" w:space="0" w:color="auto"/>
                    <w:right w:val="none" w:sz="0" w:space="0" w:color="auto"/>
                  </w:divBdr>
                </w:div>
                <w:div w:id="487090285">
                  <w:marLeft w:val="0"/>
                  <w:marRight w:val="0"/>
                  <w:marTop w:val="0"/>
                  <w:marBottom w:val="0"/>
                  <w:divBdr>
                    <w:top w:val="none" w:sz="0" w:space="0" w:color="auto"/>
                    <w:left w:val="none" w:sz="0" w:space="0" w:color="auto"/>
                    <w:bottom w:val="none" w:sz="0" w:space="0" w:color="auto"/>
                    <w:right w:val="none" w:sz="0" w:space="0" w:color="auto"/>
                  </w:divBdr>
                </w:div>
                <w:div w:id="1295478835">
                  <w:marLeft w:val="0"/>
                  <w:marRight w:val="0"/>
                  <w:marTop w:val="0"/>
                  <w:marBottom w:val="0"/>
                  <w:divBdr>
                    <w:top w:val="none" w:sz="0" w:space="0" w:color="auto"/>
                    <w:left w:val="none" w:sz="0" w:space="0" w:color="auto"/>
                    <w:bottom w:val="none" w:sz="0" w:space="0" w:color="auto"/>
                    <w:right w:val="none" w:sz="0" w:space="0" w:color="auto"/>
                  </w:divBdr>
                </w:div>
                <w:div w:id="2042590267">
                  <w:marLeft w:val="0"/>
                  <w:marRight w:val="0"/>
                  <w:marTop w:val="0"/>
                  <w:marBottom w:val="0"/>
                  <w:divBdr>
                    <w:top w:val="none" w:sz="0" w:space="0" w:color="auto"/>
                    <w:left w:val="none" w:sz="0" w:space="0" w:color="auto"/>
                    <w:bottom w:val="none" w:sz="0" w:space="0" w:color="auto"/>
                    <w:right w:val="none" w:sz="0" w:space="0" w:color="auto"/>
                  </w:divBdr>
                </w:div>
                <w:div w:id="941954388">
                  <w:marLeft w:val="0"/>
                  <w:marRight w:val="0"/>
                  <w:marTop w:val="0"/>
                  <w:marBottom w:val="0"/>
                  <w:divBdr>
                    <w:top w:val="none" w:sz="0" w:space="0" w:color="auto"/>
                    <w:left w:val="none" w:sz="0" w:space="0" w:color="auto"/>
                    <w:bottom w:val="none" w:sz="0" w:space="0" w:color="auto"/>
                    <w:right w:val="none" w:sz="0" w:space="0" w:color="auto"/>
                  </w:divBdr>
                </w:div>
                <w:div w:id="860166608">
                  <w:marLeft w:val="0"/>
                  <w:marRight w:val="0"/>
                  <w:marTop w:val="0"/>
                  <w:marBottom w:val="0"/>
                  <w:divBdr>
                    <w:top w:val="none" w:sz="0" w:space="0" w:color="auto"/>
                    <w:left w:val="none" w:sz="0" w:space="0" w:color="auto"/>
                    <w:bottom w:val="none" w:sz="0" w:space="0" w:color="auto"/>
                    <w:right w:val="none" w:sz="0" w:space="0" w:color="auto"/>
                  </w:divBdr>
                </w:div>
                <w:div w:id="1177497792">
                  <w:marLeft w:val="0"/>
                  <w:marRight w:val="0"/>
                  <w:marTop w:val="0"/>
                  <w:marBottom w:val="0"/>
                  <w:divBdr>
                    <w:top w:val="none" w:sz="0" w:space="0" w:color="auto"/>
                    <w:left w:val="none" w:sz="0" w:space="0" w:color="auto"/>
                    <w:bottom w:val="none" w:sz="0" w:space="0" w:color="auto"/>
                    <w:right w:val="none" w:sz="0" w:space="0" w:color="auto"/>
                  </w:divBdr>
                </w:div>
                <w:div w:id="1040473000">
                  <w:marLeft w:val="0"/>
                  <w:marRight w:val="0"/>
                  <w:marTop w:val="0"/>
                  <w:marBottom w:val="0"/>
                  <w:divBdr>
                    <w:top w:val="none" w:sz="0" w:space="0" w:color="auto"/>
                    <w:left w:val="none" w:sz="0" w:space="0" w:color="auto"/>
                    <w:bottom w:val="none" w:sz="0" w:space="0" w:color="auto"/>
                    <w:right w:val="none" w:sz="0" w:space="0" w:color="auto"/>
                  </w:divBdr>
                </w:div>
                <w:div w:id="1819880928">
                  <w:marLeft w:val="0"/>
                  <w:marRight w:val="0"/>
                  <w:marTop w:val="0"/>
                  <w:marBottom w:val="0"/>
                  <w:divBdr>
                    <w:top w:val="none" w:sz="0" w:space="0" w:color="auto"/>
                    <w:left w:val="none" w:sz="0" w:space="0" w:color="auto"/>
                    <w:bottom w:val="none" w:sz="0" w:space="0" w:color="auto"/>
                    <w:right w:val="none" w:sz="0" w:space="0" w:color="auto"/>
                  </w:divBdr>
                </w:div>
                <w:div w:id="1954633520">
                  <w:marLeft w:val="0"/>
                  <w:marRight w:val="0"/>
                  <w:marTop w:val="0"/>
                  <w:marBottom w:val="0"/>
                  <w:divBdr>
                    <w:top w:val="none" w:sz="0" w:space="0" w:color="auto"/>
                    <w:left w:val="none" w:sz="0" w:space="0" w:color="auto"/>
                    <w:bottom w:val="none" w:sz="0" w:space="0" w:color="auto"/>
                    <w:right w:val="none" w:sz="0" w:space="0" w:color="auto"/>
                  </w:divBdr>
                </w:div>
                <w:div w:id="1799182059">
                  <w:marLeft w:val="0"/>
                  <w:marRight w:val="0"/>
                  <w:marTop w:val="0"/>
                  <w:marBottom w:val="0"/>
                  <w:divBdr>
                    <w:top w:val="none" w:sz="0" w:space="0" w:color="auto"/>
                    <w:left w:val="none" w:sz="0" w:space="0" w:color="auto"/>
                    <w:bottom w:val="none" w:sz="0" w:space="0" w:color="auto"/>
                    <w:right w:val="none" w:sz="0" w:space="0" w:color="auto"/>
                  </w:divBdr>
                </w:div>
                <w:div w:id="343750768">
                  <w:marLeft w:val="0"/>
                  <w:marRight w:val="0"/>
                  <w:marTop w:val="0"/>
                  <w:marBottom w:val="0"/>
                  <w:divBdr>
                    <w:top w:val="none" w:sz="0" w:space="0" w:color="auto"/>
                    <w:left w:val="none" w:sz="0" w:space="0" w:color="auto"/>
                    <w:bottom w:val="none" w:sz="0" w:space="0" w:color="auto"/>
                    <w:right w:val="none" w:sz="0" w:space="0" w:color="auto"/>
                  </w:divBdr>
                </w:div>
                <w:div w:id="1004170409">
                  <w:marLeft w:val="0"/>
                  <w:marRight w:val="0"/>
                  <w:marTop w:val="0"/>
                  <w:marBottom w:val="0"/>
                  <w:divBdr>
                    <w:top w:val="none" w:sz="0" w:space="0" w:color="auto"/>
                    <w:left w:val="none" w:sz="0" w:space="0" w:color="auto"/>
                    <w:bottom w:val="none" w:sz="0" w:space="0" w:color="auto"/>
                    <w:right w:val="none" w:sz="0" w:space="0" w:color="auto"/>
                  </w:divBdr>
                </w:div>
                <w:div w:id="915360854">
                  <w:marLeft w:val="0"/>
                  <w:marRight w:val="0"/>
                  <w:marTop w:val="0"/>
                  <w:marBottom w:val="0"/>
                  <w:divBdr>
                    <w:top w:val="none" w:sz="0" w:space="0" w:color="auto"/>
                    <w:left w:val="none" w:sz="0" w:space="0" w:color="auto"/>
                    <w:bottom w:val="none" w:sz="0" w:space="0" w:color="auto"/>
                    <w:right w:val="none" w:sz="0" w:space="0" w:color="auto"/>
                  </w:divBdr>
                </w:div>
                <w:div w:id="197818974">
                  <w:marLeft w:val="0"/>
                  <w:marRight w:val="0"/>
                  <w:marTop w:val="0"/>
                  <w:marBottom w:val="0"/>
                  <w:divBdr>
                    <w:top w:val="none" w:sz="0" w:space="0" w:color="auto"/>
                    <w:left w:val="none" w:sz="0" w:space="0" w:color="auto"/>
                    <w:bottom w:val="none" w:sz="0" w:space="0" w:color="auto"/>
                    <w:right w:val="none" w:sz="0" w:space="0" w:color="auto"/>
                  </w:divBdr>
                </w:div>
                <w:div w:id="148063016">
                  <w:marLeft w:val="0"/>
                  <w:marRight w:val="0"/>
                  <w:marTop w:val="0"/>
                  <w:marBottom w:val="0"/>
                  <w:divBdr>
                    <w:top w:val="none" w:sz="0" w:space="0" w:color="auto"/>
                    <w:left w:val="none" w:sz="0" w:space="0" w:color="auto"/>
                    <w:bottom w:val="none" w:sz="0" w:space="0" w:color="auto"/>
                    <w:right w:val="none" w:sz="0" w:space="0" w:color="auto"/>
                  </w:divBdr>
                </w:div>
                <w:div w:id="1598901528">
                  <w:marLeft w:val="0"/>
                  <w:marRight w:val="0"/>
                  <w:marTop w:val="0"/>
                  <w:marBottom w:val="0"/>
                  <w:divBdr>
                    <w:top w:val="none" w:sz="0" w:space="0" w:color="auto"/>
                    <w:left w:val="none" w:sz="0" w:space="0" w:color="auto"/>
                    <w:bottom w:val="none" w:sz="0" w:space="0" w:color="auto"/>
                    <w:right w:val="none" w:sz="0" w:space="0" w:color="auto"/>
                  </w:divBdr>
                </w:div>
                <w:div w:id="991329610">
                  <w:marLeft w:val="0"/>
                  <w:marRight w:val="0"/>
                  <w:marTop w:val="0"/>
                  <w:marBottom w:val="0"/>
                  <w:divBdr>
                    <w:top w:val="none" w:sz="0" w:space="0" w:color="auto"/>
                    <w:left w:val="none" w:sz="0" w:space="0" w:color="auto"/>
                    <w:bottom w:val="none" w:sz="0" w:space="0" w:color="auto"/>
                    <w:right w:val="none" w:sz="0" w:space="0" w:color="auto"/>
                  </w:divBdr>
                </w:div>
                <w:div w:id="740954815">
                  <w:marLeft w:val="0"/>
                  <w:marRight w:val="0"/>
                  <w:marTop w:val="0"/>
                  <w:marBottom w:val="0"/>
                  <w:divBdr>
                    <w:top w:val="none" w:sz="0" w:space="0" w:color="auto"/>
                    <w:left w:val="none" w:sz="0" w:space="0" w:color="auto"/>
                    <w:bottom w:val="none" w:sz="0" w:space="0" w:color="auto"/>
                    <w:right w:val="none" w:sz="0" w:space="0" w:color="auto"/>
                  </w:divBdr>
                </w:div>
                <w:div w:id="629435751">
                  <w:marLeft w:val="0"/>
                  <w:marRight w:val="0"/>
                  <w:marTop w:val="0"/>
                  <w:marBottom w:val="0"/>
                  <w:divBdr>
                    <w:top w:val="none" w:sz="0" w:space="0" w:color="auto"/>
                    <w:left w:val="none" w:sz="0" w:space="0" w:color="auto"/>
                    <w:bottom w:val="none" w:sz="0" w:space="0" w:color="auto"/>
                    <w:right w:val="none" w:sz="0" w:space="0" w:color="auto"/>
                  </w:divBdr>
                </w:div>
                <w:div w:id="642735861">
                  <w:marLeft w:val="0"/>
                  <w:marRight w:val="0"/>
                  <w:marTop w:val="0"/>
                  <w:marBottom w:val="0"/>
                  <w:divBdr>
                    <w:top w:val="none" w:sz="0" w:space="0" w:color="auto"/>
                    <w:left w:val="none" w:sz="0" w:space="0" w:color="auto"/>
                    <w:bottom w:val="none" w:sz="0" w:space="0" w:color="auto"/>
                    <w:right w:val="none" w:sz="0" w:space="0" w:color="auto"/>
                  </w:divBdr>
                </w:div>
                <w:div w:id="1875923820">
                  <w:marLeft w:val="0"/>
                  <w:marRight w:val="0"/>
                  <w:marTop w:val="0"/>
                  <w:marBottom w:val="0"/>
                  <w:divBdr>
                    <w:top w:val="none" w:sz="0" w:space="0" w:color="auto"/>
                    <w:left w:val="none" w:sz="0" w:space="0" w:color="auto"/>
                    <w:bottom w:val="none" w:sz="0" w:space="0" w:color="auto"/>
                    <w:right w:val="none" w:sz="0" w:space="0" w:color="auto"/>
                  </w:divBdr>
                </w:div>
                <w:div w:id="1892233784">
                  <w:marLeft w:val="0"/>
                  <w:marRight w:val="0"/>
                  <w:marTop w:val="0"/>
                  <w:marBottom w:val="0"/>
                  <w:divBdr>
                    <w:top w:val="none" w:sz="0" w:space="0" w:color="auto"/>
                    <w:left w:val="none" w:sz="0" w:space="0" w:color="auto"/>
                    <w:bottom w:val="none" w:sz="0" w:space="0" w:color="auto"/>
                    <w:right w:val="none" w:sz="0" w:space="0" w:color="auto"/>
                  </w:divBdr>
                </w:div>
                <w:div w:id="722946625">
                  <w:marLeft w:val="0"/>
                  <w:marRight w:val="0"/>
                  <w:marTop w:val="0"/>
                  <w:marBottom w:val="0"/>
                  <w:divBdr>
                    <w:top w:val="none" w:sz="0" w:space="0" w:color="auto"/>
                    <w:left w:val="none" w:sz="0" w:space="0" w:color="auto"/>
                    <w:bottom w:val="none" w:sz="0" w:space="0" w:color="auto"/>
                    <w:right w:val="none" w:sz="0" w:space="0" w:color="auto"/>
                  </w:divBdr>
                </w:div>
                <w:div w:id="783426050">
                  <w:marLeft w:val="0"/>
                  <w:marRight w:val="0"/>
                  <w:marTop w:val="0"/>
                  <w:marBottom w:val="0"/>
                  <w:divBdr>
                    <w:top w:val="none" w:sz="0" w:space="0" w:color="auto"/>
                    <w:left w:val="none" w:sz="0" w:space="0" w:color="auto"/>
                    <w:bottom w:val="none" w:sz="0" w:space="0" w:color="auto"/>
                    <w:right w:val="none" w:sz="0" w:space="0" w:color="auto"/>
                  </w:divBdr>
                </w:div>
                <w:div w:id="897398489">
                  <w:marLeft w:val="0"/>
                  <w:marRight w:val="0"/>
                  <w:marTop w:val="0"/>
                  <w:marBottom w:val="0"/>
                  <w:divBdr>
                    <w:top w:val="none" w:sz="0" w:space="0" w:color="auto"/>
                    <w:left w:val="none" w:sz="0" w:space="0" w:color="auto"/>
                    <w:bottom w:val="none" w:sz="0" w:space="0" w:color="auto"/>
                    <w:right w:val="none" w:sz="0" w:space="0" w:color="auto"/>
                  </w:divBdr>
                </w:div>
                <w:div w:id="1155334782">
                  <w:marLeft w:val="0"/>
                  <w:marRight w:val="0"/>
                  <w:marTop w:val="0"/>
                  <w:marBottom w:val="0"/>
                  <w:divBdr>
                    <w:top w:val="none" w:sz="0" w:space="0" w:color="auto"/>
                    <w:left w:val="none" w:sz="0" w:space="0" w:color="auto"/>
                    <w:bottom w:val="none" w:sz="0" w:space="0" w:color="auto"/>
                    <w:right w:val="none" w:sz="0" w:space="0" w:color="auto"/>
                  </w:divBdr>
                </w:div>
                <w:div w:id="313220379">
                  <w:marLeft w:val="0"/>
                  <w:marRight w:val="0"/>
                  <w:marTop w:val="0"/>
                  <w:marBottom w:val="0"/>
                  <w:divBdr>
                    <w:top w:val="none" w:sz="0" w:space="0" w:color="auto"/>
                    <w:left w:val="none" w:sz="0" w:space="0" w:color="auto"/>
                    <w:bottom w:val="none" w:sz="0" w:space="0" w:color="auto"/>
                    <w:right w:val="none" w:sz="0" w:space="0" w:color="auto"/>
                  </w:divBdr>
                </w:div>
                <w:div w:id="1779325250">
                  <w:marLeft w:val="0"/>
                  <w:marRight w:val="0"/>
                  <w:marTop w:val="0"/>
                  <w:marBottom w:val="0"/>
                  <w:divBdr>
                    <w:top w:val="none" w:sz="0" w:space="0" w:color="auto"/>
                    <w:left w:val="none" w:sz="0" w:space="0" w:color="auto"/>
                    <w:bottom w:val="none" w:sz="0" w:space="0" w:color="auto"/>
                    <w:right w:val="none" w:sz="0" w:space="0" w:color="auto"/>
                  </w:divBdr>
                </w:div>
                <w:div w:id="1240359728">
                  <w:marLeft w:val="0"/>
                  <w:marRight w:val="0"/>
                  <w:marTop w:val="0"/>
                  <w:marBottom w:val="0"/>
                  <w:divBdr>
                    <w:top w:val="none" w:sz="0" w:space="0" w:color="auto"/>
                    <w:left w:val="none" w:sz="0" w:space="0" w:color="auto"/>
                    <w:bottom w:val="none" w:sz="0" w:space="0" w:color="auto"/>
                    <w:right w:val="none" w:sz="0" w:space="0" w:color="auto"/>
                  </w:divBdr>
                </w:div>
                <w:div w:id="1020005969">
                  <w:marLeft w:val="0"/>
                  <w:marRight w:val="0"/>
                  <w:marTop w:val="0"/>
                  <w:marBottom w:val="0"/>
                  <w:divBdr>
                    <w:top w:val="none" w:sz="0" w:space="0" w:color="auto"/>
                    <w:left w:val="none" w:sz="0" w:space="0" w:color="auto"/>
                    <w:bottom w:val="none" w:sz="0" w:space="0" w:color="auto"/>
                    <w:right w:val="none" w:sz="0" w:space="0" w:color="auto"/>
                  </w:divBdr>
                </w:div>
                <w:div w:id="1202354843">
                  <w:marLeft w:val="0"/>
                  <w:marRight w:val="0"/>
                  <w:marTop w:val="0"/>
                  <w:marBottom w:val="0"/>
                  <w:divBdr>
                    <w:top w:val="none" w:sz="0" w:space="0" w:color="auto"/>
                    <w:left w:val="none" w:sz="0" w:space="0" w:color="auto"/>
                    <w:bottom w:val="none" w:sz="0" w:space="0" w:color="auto"/>
                    <w:right w:val="none" w:sz="0" w:space="0" w:color="auto"/>
                  </w:divBdr>
                </w:div>
                <w:div w:id="1173108295">
                  <w:marLeft w:val="0"/>
                  <w:marRight w:val="0"/>
                  <w:marTop w:val="0"/>
                  <w:marBottom w:val="0"/>
                  <w:divBdr>
                    <w:top w:val="none" w:sz="0" w:space="0" w:color="auto"/>
                    <w:left w:val="none" w:sz="0" w:space="0" w:color="auto"/>
                    <w:bottom w:val="none" w:sz="0" w:space="0" w:color="auto"/>
                    <w:right w:val="none" w:sz="0" w:space="0" w:color="auto"/>
                  </w:divBdr>
                </w:div>
                <w:div w:id="1749881803">
                  <w:marLeft w:val="0"/>
                  <w:marRight w:val="0"/>
                  <w:marTop w:val="0"/>
                  <w:marBottom w:val="0"/>
                  <w:divBdr>
                    <w:top w:val="none" w:sz="0" w:space="0" w:color="auto"/>
                    <w:left w:val="none" w:sz="0" w:space="0" w:color="auto"/>
                    <w:bottom w:val="none" w:sz="0" w:space="0" w:color="auto"/>
                    <w:right w:val="none" w:sz="0" w:space="0" w:color="auto"/>
                  </w:divBdr>
                </w:div>
                <w:div w:id="1938099664">
                  <w:marLeft w:val="0"/>
                  <w:marRight w:val="0"/>
                  <w:marTop w:val="0"/>
                  <w:marBottom w:val="0"/>
                  <w:divBdr>
                    <w:top w:val="none" w:sz="0" w:space="0" w:color="auto"/>
                    <w:left w:val="none" w:sz="0" w:space="0" w:color="auto"/>
                    <w:bottom w:val="none" w:sz="0" w:space="0" w:color="auto"/>
                    <w:right w:val="none" w:sz="0" w:space="0" w:color="auto"/>
                  </w:divBdr>
                </w:div>
                <w:div w:id="1909420893">
                  <w:marLeft w:val="0"/>
                  <w:marRight w:val="0"/>
                  <w:marTop w:val="0"/>
                  <w:marBottom w:val="0"/>
                  <w:divBdr>
                    <w:top w:val="none" w:sz="0" w:space="0" w:color="auto"/>
                    <w:left w:val="none" w:sz="0" w:space="0" w:color="auto"/>
                    <w:bottom w:val="none" w:sz="0" w:space="0" w:color="auto"/>
                    <w:right w:val="none" w:sz="0" w:space="0" w:color="auto"/>
                  </w:divBdr>
                </w:div>
                <w:div w:id="1453938648">
                  <w:marLeft w:val="0"/>
                  <w:marRight w:val="0"/>
                  <w:marTop w:val="0"/>
                  <w:marBottom w:val="0"/>
                  <w:divBdr>
                    <w:top w:val="none" w:sz="0" w:space="0" w:color="auto"/>
                    <w:left w:val="none" w:sz="0" w:space="0" w:color="auto"/>
                    <w:bottom w:val="none" w:sz="0" w:space="0" w:color="auto"/>
                    <w:right w:val="none" w:sz="0" w:space="0" w:color="auto"/>
                  </w:divBdr>
                </w:div>
                <w:div w:id="702290017">
                  <w:marLeft w:val="0"/>
                  <w:marRight w:val="0"/>
                  <w:marTop w:val="0"/>
                  <w:marBottom w:val="0"/>
                  <w:divBdr>
                    <w:top w:val="none" w:sz="0" w:space="0" w:color="auto"/>
                    <w:left w:val="none" w:sz="0" w:space="0" w:color="auto"/>
                    <w:bottom w:val="none" w:sz="0" w:space="0" w:color="auto"/>
                    <w:right w:val="none" w:sz="0" w:space="0" w:color="auto"/>
                  </w:divBdr>
                </w:div>
                <w:div w:id="1334335711">
                  <w:marLeft w:val="0"/>
                  <w:marRight w:val="0"/>
                  <w:marTop w:val="0"/>
                  <w:marBottom w:val="0"/>
                  <w:divBdr>
                    <w:top w:val="none" w:sz="0" w:space="0" w:color="auto"/>
                    <w:left w:val="none" w:sz="0" w:space="0" w:color="auto"/>
                    <w:bottom w:val="none" w:sz="0" w:space="0" w:color="auto"/>
                    <w:right w:val="none" w:sz="0" w:space="0" w:color="auto"/>
                  </w:divBdr>
                </w:div>
                <w:div w:id="112483872">
                  <w:marLeft w:val="0"/>
                  <w:marRight w:val="0"/>
                  <w:marTop w:val="0"/>
                  <w:marBottom w:val="0"/>
                  <w:divBdr>
                    <w:top w:val="none" w:sz="0" w:space="0" w:color="auto"/>
                    <w:left w:val="none" w:sz="0" w:space="0" w:color="auto"/>
                    <w:bottom w:val="none" w:sz="0" w:space="0" w:color="auto"/>
                    <w:right w:val="none" w:sz="0" w:space="0" w:color="auto"/>
                  </w:divBdr>
                </w:div>
                <w:div w:id="592783961">
                  <w:marLeft w:val="0"/>
                  <w:marRight w:val="0"/>
                  <w:marTop w:val="0"/>
                  <w:marBottom w:val="0"/>
                  <w:divBdr>
                    <w:top w:val="none" w:sz="0" w:space="0" w:color="auto"/>
                    <w:left w:val="none" w:sz="0" w:space="0" w:color="auto"/>
                    <w:bottom w:val="none" w:sz="0" w:space="0" w:color="auto"/>
                    <w:right w:val="none" w:sz="0" w:space="0" w:color="auto"/>
                  </w:divBdr>
                </w:div>
                <w:div w:id="528374902">
                  <w:marLeft w:val="0"/>
                  <w:marRight w:val="0"/>
                  <w:marTop w:val="0"/>
                  <w:marBottom w:val="0"/>
                  <w:divBdr>
                    <w:top w:val="none" w:sz="0" w:space="0" w:color="auto"/>
                    <w:left w:val="none" w:sz="0" w:space="0" w:color="auto"/>
                    <w:bottom w:val="none" w:sz="0" w:space="0" w:color="auto"/>
                    <w:right w:val="none" w:sz="0" w:space="0" w:color="auto"/>
                  </w:divBdr>
                </w:div>
                <w:div w:id="1366366161">
                  <w:marLeft w:val="0"/>
                  <w:marRight w:val="0"/>
                  <w:marTop w:val="0"/>
                  <w:marBottom w:val="0"/>
                  <w:divBdr>
                    <w:top w:val="none" w:sz="0" w:space="0" w:color="auto"/>
                    <w:left w:val="none" w:sz="0" w:space="0" w:color="auto"/>
                    <w:bottom w:val="none" w:sz="0" w:space="0" w:color="auto"/>
                    <w:right w:val="none" w:sz="0" w:space="0" w:color="auto"/>
                  </w:divBdr>
                </w:div>
                <w:div w:id="1306004224">
                  <w:marLeft w:val="0"/>
                  <w:marRight w:val="0"/>
                  <w:marTop w:val="0"/>
                  <w:marBottom w:val="0"/>
                  <w:divBdr>
                    <w:top w:val="none" w:sz="0" w:space="0" w:color="auto"/>
                    <w:left w:val="none" w:sz="0" w:space="0" w:color="auto"/>
                    <w:bottom w:val="none" w:sz="0" w:space="0" w:color="auto"/>
                    <w:right w:val="none" w:sz="0" w:space="0" w:color="auto"/>
                  </w:divBdr>
                </w:div>
                <w:div w:id="2064210629">
                  <w:marLeft w:val="0"/>
                  <w:marRight w:val="0"/>
                  <w:marTop w:val="0"/>
                  <w:marBottom w:val="0"/>
                  <w:divBdr>
                    <w:top w:val="none" w:sz="0" w:space="0" w:color="auto"/>
                    <w:left w:val="none" w:sz="0" w:space="0" w:color="auto"/>
                    <w:bottom w:val="none" w:sz="0" w:space="0" w:color="auto"/>
                    <w:right w:val="none" w:sz="0" w:space="0" w:color="auto"/>
                  </w:divBdr>
                </w:div>
                <w:div w:id="1640843070">
                  <w:marLeft w:val="0"/>
                  <w:marRight w:val="0"/>
                  <w:marTop w:val="0"/>
                  <w:marBottom w:val="0"/>
                  <w:divBdr>
                    <w:top w:val="none" w:sz="0" w:space="0" w:color="auto"/>
                    <w:left w:val="none" w:sz="0" w:space="0" w:color="auto"/>
                    <w:bottom w:val="none" w:sz="0" w:space="0" w:color="auto"/>
                    <w:right w:val="none" w:sz="0" w:space="0" w:color="auto"/>
                  </w:divBdr>
                </w:div>
                <w:div w:id="626544442">
                  <w:marLeft w:val="0"/>
                  <w:marRight w:val="0"/>
                  <w:marTop w:val="0"/>
                  <w:marBottom w:val="0"/>
                  <w:divBdr>
                    <w:top w:val="none" w:sz="0" w:space="0" w:color="auto"/>
                    <w:left w:val="none" w:sz="0" w:space="0" w:color="auto"/>
                    <w:bottom w:val="none" w:sz="0" w:space="0" w:color="auto"/>
                    <w:right w:val="none" w:sz="0" w:space="0" w:color="auto"/>
                  </w:divBdr>
                </w:div>
                <w:div w:id="136649834">
                  <w:marLeft w:val="0"/>
                  <w:marRight w:val="0"/>
                  <w:marTop w:val="0"/>
                  <w:marBottom w:val="0"/>
                  <w:divBdr>
                    <w:top w:val="none" w:sz="0" w:space="0" w:color="auto"/>
                    <w:left w:val="none" w:sz="0" w:space="0" w:color="auto"/>
                    <w:bottom w:val="none" w:sz="0" w:space="0" w:color="auto"/>
                    <w:right w:val="none" w:sz="0" w:space="0" w:color="auto"/>
                  </w:divBdr>
                </w:div>
                <w:div w:id="656883890">
                  <w:marLeft w:val="0"/>
                  <w:marRight w:val="0"/>
                  <w:marTop w:val="0"/>
                  <w:marBottom w:val="0"/>
                  <w:divBdr>
                    <w:top w:val="none" w:sz="0" w:space="0" w:color="auto"/>
                    <w:left w:val="none" w:sz="0" w:space="0" w:color="auto"/>
                    <w:bottom w:val="none" w:sz="0" w:space="0" w:color="auto"/>
                    <w:right w:val="none" w:sz="0" w:space="0" w:color="auto"/>
                  </w:divBdr>
                </w:div>
                <w:div w:id="145436436">
                  <w:marLeft w:val="0"/>
                  <w:marRight w:val="0"/>
                  <w:marTop w:val="0"/>
                  <w:marBottom w:val="0"/>
                  <w:divBdr>
                    <w:top w:val="none" w:sz="0" w:space="0" w:color="auto"/>
                    <w:left w:val="none" w:sz="0" w:space="0" w:color="auto"/>
                    <w:bottom w:val="none" w:sz="0" w:space="0" w:color="auto"/>
                    <w:right w:val="none" w:sz="0" w:space="0" w:color="auto"/>
                  </w:divBdr>
                </w:div>
                <w:div w:id="396248376">
                  <w:marLeft w:val="0"/>
                  <w:marRight w:val="0"/>
                  <w:marTop w:val="0"/>
                  <w:marBottom w:val="0"/>
                  <w:divBdr>
                    <w:top w:val="none" w:sz="0" w:space="0" w:color="auto"/>
                    <w:left w:val="none" w:sz="0" w:space="0" w:color="auto"/>
                    <w:bottom w:val="none" w:sz="0" w:space="0" w:color="auto"/>
                    <w:right w:val="none" w:sz="0" w:space="0" w:color="auto"/>
                  </w:divBdr>
                </w:div>
                <w:div w:id="434328679">
                  <w:marLeft w:val="0"/>
                  <w:marRight w:val="0"/>
                  <w:marTop w:val="0"/>
                  <w:marBottom w:val="0"/>
                  <w:divBdr>
                    <w:top w:val="none" w:sz="0" w:space="0" w:color="auto"/>
                    <w:left w:val="none" w:sz="0" w:space="0" w:color="auto"/>
                    <w:bottom w:val="none" w:sz="0" w:space="0" w:color="auto"/>
                    <w:right w:val="none" w:sz="0" w:space="0" w:color="auto"/>
                  </w:divBdr>
                </w:div>
                <w:div w:id="248931876">
                  <w:marLeft w:val="0"/>
                  <w:marRight w:val="0"/>
                  <w:marTop w:val="0"/>
                  <w:marBottom w:val="0"/>
                  <w:divBdr>
                    <w:top w:val="none" w:sz="0" w:space="0" w:color="auto"/>
                    <w:left w:val="none" w:sz="0" w:space="0" w:color="auto"/>
                    <w:bottom w:val="none" w:sz="0" w:space="0" w:color="auto"/>
                    <w:right w:val="none" w:sz="0" w:space="0" w:color="auto"/>
                  </w:divBdr>
                </w:div>
                <w:div w:id="577442501">
                  <w:marLeft w:val="0"/>
                  <w:marRight w:val="0"/>
                  <w:marTop w:val="0"/>
                  <w:marBottom w:val="0"/>
                  <w:divBdr>
                    <w:top w:val="none" w:sz="0" w:space="0" w:color="auto"/>
                    <w:left w:val="none" w:sz="0" w:space="0" w:color="auto"/>
                    <w:bottom w:val="none" w:sz="0" w:space="0" w:color="auto"/>
                    <w:right w:val="none" w:sz="0" w:space="0" w:color="auto"/>
                  </w:divBdr>
                </w:div>
                <w:div w:id="300111029">
                  <w:marLeft w:val="0"/>
                  <w:marRight w:val="0"/>
                  <w:marTop w:val="0"/>
                  <w:marBottom w:val="0"/>
                  <w:divBdr>
                    <w:top w:val="none" w:sz="0" w:space="0" w:color="auto"/>
                    <w:left w:val="none" w:sz="0" w:space="0" w:color="auto"/>
                    <w:bottom w:val="none" w:sz="0" w:space="0" w:color="auto"/>
                    <w:right w:val="none" w:sz="0" w:space="0" w:color="auto"/>
                  </w:divBdr>
                </w:div>
                <w:div w:id="906106845">
                  <w:marLeft w:val="0"/>
                  <w:marRight w:val="0"/>
                  <w:marTop w:val="0"/>
                  <w:marBottom w:val="0"/>
                  <w:divBdr>
                    <w:top w:val="none" w:sz="0" w:space="0" w:color="auto"/>
                    <w:left w:val="none" w:sz="0" w:space="0" w:color="auto"/>
                    <w:bottom w:val="none" w:sz="0" w:space="0" w:color="auto"/>
                    <w:right w:val="none" w:sz="0" w:space="0" w:color="auto"/>
                  </w:divBdr>
                </w:div>
                <w:div w:id="174268305">
                  <w:marLeft w:val="0"/>
                  <w:marRight w:val="0"/>
                  <w:marTop w:val="0"/>
                  <w:marBottom w:val="0"/>
                  <w:divBdr>
                    <w:top w:val="none" w:sz="0" w:space="0" w:color="auto"/>
                    <w:left w:val="none" w:sz="0" w:space="0" w:color="auto"/>
                    <w:bottom w:val="none" w:sz="0" w:space="0" w:color="auto"/>
                    <w:right w:val="none" w:sz="0" w:space="0" w:color="auto"/>
                  </w:divBdr>
                </w:div>
                <w:div w:id="355811680">
                  <w:marLeft w:val="0"/>
                  <w:marRight w:val="0"/>
                  <w:marTop w:val="0"/>
                  <w:marBottom w:val="0"/>
                  <w:divBdr>
                    <w:top w:val="none" w:sz="0" w:space="0" w:color="auto"/>
                    <w:left w:val="none" w:sz="0" w:space="0" w:color="auto"/>
                    <w:bottom w:val="none" w:sz="0" w:space="0" w:color="auto"/>
                    <w:right w:val="none" w:sz="0" w:space="0" w:color="auto"/>
                  </w:divBdr>
                </w:div>
                <w:div w:id="665134698">
                  <w:marLeft w:val="0"/>
                  <w:marRight w:val="0"/>
                  <w:marTop w:val="0"/>
                  <w:marBottom w:val="0"/>
                  <w:divBdr>
                    <w:top w:val="none" w:sz="0" w:space="0" w:color="auto"/>
                    <w:left w:val="none" w:sz="0" w:space="0" w:color="auto"/>
                    <w:bottom w:val="none" w:sz="0" w:space="0" w:color="auto"/>
                    <w:right w:val="none" w:sz="0" w:space="0" w:color="auto"/>
                  </w:divBdr>
                </w:div>
                <w:div w:id="1456483964">
                  <w:marLeft w:val="0"/>
                  <w:marRight w:val="0"/>
                  <w:marTop w:val="0"/>
                  <w:marBottom w:val="0"/>
                  <w:divBdr>
                    <w:top w:val="none" w:sz="0" w:space="0" w:color="auto"/>
                    <w:left w:val="none" w:sz="0" w:space="0" w:color="auto"/>
                    <w:bottom w:val="none" w:sz="0" w:space="0" w:color="auto"/>
                    <w:right w:val="none" w:sz="0" w:space="0" w:color="auto"/>
                  </w:divBdr>
                </w:div>
                <w:div w:id="1800757128">
                  <w:marLeft w:val="0"/>
                  <w:marRight w:val="0"/>
                  <w:marTop w:val="0"/>
                  <w:marBottom w:val="0"/>
                  <w:divBdr>
                    <w:top w:val="none" w:sz="0" w:space="0" w:color="auto"/>
                    <w:left w:val="none" w:sz="0" w:space="0" w:color="auto"/>
                    <w:bottom w:val="none" w:sz="0" w:space="0" w:color="auto"/>
                    <w:right w:val="none" w:sz="0" w:space="0" w:color="auto"/>
                  </w:divBdr>
                </w:div>
                <w:div w:id="442921994">
                  <w:marLeft w:val="0"/>
                  <w:marRight w:val="0"/>
                  <w:marTop w:val="0"/>
                  <w:marBottom w:val="0"/>
                  <w:divBdr>
                    <w:top w:val="none" w:sz="0" w:space="0" w:color="auto"/>
                    <w:left w:val="none" w:sz="0" w:space="0" w:color="auto"/>
                    <w:bottom w:val="none" w:sz="0" w:space="0" w:color="auto"/>
                    <w:right w:val="none" w:sz="0" w:space="0" w:color="auto"/>
                  </w:divBdr>
                </w:div>
                <w:div w:id="1422531511">
                  <w:marLeft w:val="0"/>
                  <w:marRight w:val="0"/>
                  <w:marTop w:val="0"/>
                  <w:marBottom w:val="0"/>
                  <w:divBdr>
                    <w:top w:val="none" w:sz="0" w:space="0" w:color="auto"/>
                    <w:left w:val="none" w:sz="0" w:space="0" w:color="auto"/>
                    <w:bottom w:val="none" w:sz="0" w:space="0" w:color="auto"/>
                    <w:right w:val="none" w:sz="0" w:space="0" w:color="auto"/>
                  </w:divBdr>
                </w:div>
                <w:div w:id="1431466303">
                  <w:marLeft w:val="0"/>
                  <w:marRight w:val="0"/>
                  <w:marTop w:val="0"/>
                  <w:marBottom w:val="0"/>
                  <w:divBdr>
                    <w:top w:val="none" w:sz="0" w:space="0" w:color="auto"/>
                    <w:left w:val="none" w:sz="0" w:space="0" w:color="auto"/>
                    <w:bottom w:val="none" w:sz="0" w:space="0" w:color="auto"/>
                    <w:right w:val="none" w:sz="0" w:space="0" w:color="auto"/>
                  </w:divBdr>
                </w:div>
                <w:div w:id="478574146">
                  <w:marLeft w:val="0"/>
                  <w:marRight w:val="0"/>
                  <w:marTop w:val="0"/>
                  <w:marBottom w:val="0"/>
                  <w:divBdr>
                    <w:top w:val="none" w:sz="0" w:space="0" w:color="auto"/>
                    <w:left w:val="none" w:sz="0" w:space="0" w:color="auto"/>
                    <w:bottom w:val="none" w:sz="0" w:space="0" w:color="auto"/>
                    <w:right w:val="none" w:sz="0" w:space="0" w:color="auto"/>
                  </w:divBdr>
                </w:div>
                <w:div w:id="1612976036">
                  <w:marLeft w:val="0"/>
                  <w:marRight w:val="0"/>
                  <w:marTop w:val="0"/>
                  <w:marBottom w:val="0"/>
                  <w:divBdr>
                    <w:top w:val="none" w:sz="0" w:space="0" w:color="auto"/>
                    <w:left w:val="none" w:sz="0" w:space="0" w:color="auto"/>
                    <w:bottom w:val="none" w:sz="0" w:space="0" w:color="auto"/>
                    <w:right w:val="none" w:sz="0" w:space="0" w:color="auto"/>
                  </w:divBdr>
                </w:div>
                <w:div w:id="231237762">
                  <w:marLeft w:val="0"/>
                  <w:marRight w:val="0"/>
                  <w:marTop w:val="0"/>
                  <w:marBottom w:val="0"/>
                  <w:divBdr>
                    <w:top w:val="none" w:sz="0" w:space="0" w:color="auto"/>
                    <w:left w:val="none" w:sz="0" w:space="0" w:color="auto"/>
                    <w:bottom w:val="none" w:sz="0" w:space="0" w:color="auto"/>
                    <w:right w:val="none" w:sz="0" w:space="0" w:color="auto"/>
                  </w:divBdr>
                </w:div>
                <w:div w:id="1754935331">
                  <w:marLeft w:val="0"/>
                  <w:marRight w:val="0"/>
                  <w:marTop w:val="0"/>
                  <w:marBottom w:val="0"/>
                  <w:divBdr>
                    <w:top w:val="none" w:sz="0" w:space="0" w:color="auto"/>
                    <w:left w:val="none" w:sz="0" w:space="0" w:color="auto"/>
                    <w:bottom w:val="none" w:sz="0" w:space="0" w:color="auto"/>
                    <w:right w:val="none" w:sz="0" w:space="0" w:color="auto"/>
                  </w:divBdr>
                </w:div>
                <w:div w:id="1309214261">
                  <w:marLeft w:val="0"/>
                  <w:marRight w:val="0"/>
                  <w:marTop w:val="0"/>
                  <w:marBottom w:val="0"/>
                  <w:divBdr>
                    <w:top w:val="none" w:sz="0" w:space="0" w:color="auto"/>
                    <w:left w:val="none" w:sz="0" w:space="0" w:color="auto"/>
                    <w:bottom w:val="none" w:sz="0" w:space="0" w:color="auto"/>
                    <w:right w:val="none" w:sz="0" w:space="0" w:color="auto"/>
                  </w:divBdr>
                </w:div>
                <w:div w:id="997882788">
                  <w:marLeft w:val="0"/>
                  <w:marRight w:val="0"/>
                  <w:marTop w:val="0"/>
                  <w:marBottom w:val="0"/>
                  <w:divBdr>
                    <w:top w:val="none" w:sz="0" w:space="0" w:color="auto"/>
                    <w:left w:val="none" w:sz="0" w:space="0" w:color="auto"/>
                    <w:bottom w:val="none" w:sz="0" w:space="0" w:color="auto"/>
                    <w:right w:val="none" w:sz="0" w:space="0" w:color="auto"/>
                  </w:divBdr>
                </w:div>
                <w:div w:id="1784765424">
                  <w:marLeft w:val="0"/>
                  <w:marRight w:val="0"/>
                  <w:marTop w:val="0"/>
                  <w:marBottom w:val="0"/>
                  <w:divBdr>
                    <w:top w:val="none" w:sz="0" w:space="0" w:color="auto"/>
                    <w:left w:val="none" w:sz="0" w:space="0" w:color="auto"/>
                    <w:bottom w:val="none" w:sz="0" w:space="0" w:color="auto"/>
                    <w:right w:val="none" w:sz="0" w:space="0" w:color="auto"/>
                  </w:divBdr>
                </w:div>
                <w:div w:id="992678837">
                  <w:marLeft w:val="0"/>
                  <w:marRight w:val="0"/>
                  <w:marTop w:val="0"/>
                  <w:marBottom w:val="0"/>
                  <w:divBdr>
                    <w:top w:val="none" w:sz="0" w:space="0" w:color="auto"/>
                    <w:left w:val="none" w:sz="0" w:space="0" w:color="auto"/>
                    <w:bottom w:val="none" w:sz="0" w:space="0" w:color="auto"/>
                    <w:right w:val="none" w:sz="0" w:space="0" w:color="auto"/>
                  </w:divBdr>
                </w:div>
                <w:div w:id="566913406">
                  <w:marLeft w:val="0"/>
                  <w:marRight w:val="0"/>
                  <w:marTop w:val="0"/>
                  <w:marBottom w:val="0"/>
                  <w:divBdr>
                    <w:top w:val="none" w:sz="0" w:space="0" w:color="auto"/>
                    <w:left w:val="none" w:sz="0" w:space="0" w:color="auto"/>
                    <w:bottom w:val="none" w:sz="0" w:space="0" w:color="auto"/>
                    <w:right w:val="none" w:sz="0" w:space="0" w:color="auto"/>
                  </w:divBdr>
                </w:div>
                <w:div w:id="792217258">
                  <w:marLeft w:val="0"/>
                  <w:marRight w:val="0"/>
                  <w:marTop w:val="0"/>
                  <w:marBottom w:val="0"/>
                  <w:divBdr>
                    <w:top w:val="none" w:sz="0" w:space="0" w:color="auto"/>
                    <w:left w:val="none" w:sz="0" w:space="0" w:color="auto"/>
                    <w:bottom w:val="none" w:sz="0" w:space="0" w:color="auto"/>
                    <w:right w:val="none" w:sz="0" w:space="0" w:color="auto"/>
                  </w:divBdr>
                </w:div>
                <w:div w:id="13846883">
                  <w:marLeft w:val="0"/>
                  <w:marRight w:val="0"/>
                  <w:marTop w:val="0"/>
                  <w:marBottom w:val="0"/>
                  <w:divBdr>
                    <w:top w:val="none" w:sz="0" w:space="0" w:color="auto"/>
                    <w:left w:val="none" w:sz="0" w:space="0" w:color="auto"/>
                    <w:bottom w:val="none" w:sz="0" w:space="0" w:color="auto"/>
                    <w:right w:val="none" w:sz="0" w:space="0" w:color="auto"/>
                  </w:divBdr>
                </w:div>
                <w:div w:id="1714695086">
                  <w:marLeft w:val="0"/>
                  <w:marRight w:val="0"/>
                  <w:marTop w:val="0"/>
                  <w:marBottom w:val="0"/>
                  <w:divBdr>
                    <w:top w:val="none" w:sz="0" w:space="0" w:color="auto"/>
                    <w:left w:val="none" w:sz="0" w:space="0" w:color="auto"/>
                    <w:bottom w:val="none" w:sz="0" w:space="0" w:color="auto"/>
                    <w:right w:val="none" w:sz="0" w:space="0" w:color="auto"/>
                  </w:divBdr>
                </w:div>
                <w:div w:id="1041395255">
                  <w:marLeft w:val="0"/>
                  <w:marRight w:val="0"/>
                  <w:marTop w:val="0"/>
                  <w:marBottom w:val="0"/>
                  <w:divBdr>
                    <w:top w:val="none" w:sz="0" w:space="0" w:color="auto"/>
                    <w:left w:val="none" w:sz="0" w:space="0" w:color="auto"/>
                    <w:bottom w:val="none" w:sz="0" w:space="0" w:color="auto"/>
                    <w:right w:val="none" w:sz="0" w:space="0" w:color="auto"/>
                  </w:divBdr>
                </w:div>
                <w:div w:id="1686713750">
                  <w:marLeft w:val="0"/>
                  <w:marRight w:val="0"/>
                  <w:marTop w:val="0"/>
                  <w:marBottom w:val="0"/>
                  <w:divBdr>
                    <w:top w:val="none" w:sz="0" w:space="0" w:color="auto"/>
                    <w:left w:val="none" w:sz="0" w:space="0" w:color="auto"/>
                    <w:bottom w:val="none" w:sz="0" w:space="0" w:color="auto"/>
                    <w:right w:val="none" w:sz="0" w:space="0" w:color="auto"/>
                  </w:divBdr>
                </w:div>
                <w:div w:id="1249266956">
                  <w:marLeft w:val="0"/>
                  <w:marRight w:val="0"/>
                  <w:marTop w:val="0"/>
                  <w:marBottom w:val="0"/>
                  <w:divBdr>
                    <w:top w:val="none" w:sz="0" w:space="0" w:color="auto"/>
                    <w:left w:val="none" w:sz="0" w:space="0" w:color="auto"/>
                    <w:bottom w:val="none" w:sz="0" w:space="0" w:color="auto"/>
                    <w:right w:val="none" w:sz="0" w:space="0" w:color="auto"/>
                  </w:divBdr>
                </w:div>
                <w:div w:id="1778871616">
                  <w:marLeft w:val="0"/>
                  <w:marRight w:val="0"/>
                  <w:marTop w:val="0"/>
                  <w:marBottom w:val="0"/>
                  <w:divBdr>
                    <w:top w:val="none" w:sz="0" w:space="0" w:color="auto"/>
                    <w:left w:val="none" w:sz="0" w:space="0" w:color="auto"/>
                    <w:bottom w:val="none" w:sz="0" w:space="0" w:color="auto"/>
                    <w:right w:val="none" w:sz="0" w:space="0" w:color="auto"/>
                  </w:divBdr>
                </w:div>
                <w:div w:id="1613048423">
                  <w:marLeft w:val="0"/>
                  <w:marRight w:val="0"/>
                  <w:marTop w:val="0"/>
                  <w:marBottom w:val="0"/>
                  <w:divBdr>
                    <w:top w:val="none" w:sz="0" w:space="0" w:color="auto"/>
                    <w:left w:val="none" w:sz="0" w:space="0" w:color="auto"/>
                    <w:bottom w:val="none" w:sz="0" w:space="0" w:color="auto"/>
                    <w:right w:val="none" w:sz="0" w:space="0" w:color="auto"/>
                  </w:divBdr>
                </w:div>
                <w:div w:id="1419209954">
                  <w:marLeft w:val="0"/>
                  <w:marRight w:val="0"/>
                  <w:marTop w:val="0"/>
                  <w:marBottom w:val="0"/>
                  <w:divBdr>
                    <w:top w:val="none" w:sz="0" w:space="0" w:color="auto"/>
                    <w:left w:val="none" w:sz="0" w:space="0" w:color="auto"/>
                    <w:bottom w:val="none" w:sz="0" w:space="0" w:color="auto"/>
                    <w:right w:val="none" w:sz="0" w:space="0" w:color="auto"/>
                  </w:divBdr>
                </w:div>
                <w:div w:id="808128249">
                  <w:marLeft w:val="0"/>
                  <w:marRight w:val="0"/>
                  <w:marTop w:val="0"/>
                  <w:marBottom w:val="0"/>
                  <w:divBdr>
                    <w:top w:val="none" w:sz="0" w:space="0" w:color="auto"/>
                    <w:left w:val="none" w:sz="0" w:space="0" w:color="auto"/>
                    <w:bottom w:val="none" w:sz="0" w:space="0" w:color="auto"/>
                    <w:right w:val="none" w:sz="0" w:space="0" w:color="auto"/>
                  </w:divBdr>
                </w:div>
                <w:div w:id="1873153233">
                  <w:marLeft w:val="0"/>
                  <w:marRight w:val="0"/>
                  <w:marTop w:val="0"/>
                  <w:marBottom w:val="0"/>
                  <w:divBdr>
                    <w:top w:val="none" w:sz="0" w:space="0" w:color="auto"/>
                    <w:left w:val="none" w:sz="0" w:space="0" w:color="auto"/>
                    <w:bottom w:val="none" w:sz="0" w:space="0" w:color="auto"/>
                    <w:right w:val="none" w:sz="0" w:space="0" w:color="auto"/>
                  </w:divBdr>
                </w:div>
                <w:div w:id="695541809">
                  <w:marLeft w:val="0"/>
                  <w:marRight w:val="0"/>
                  <w:marTop w:val="0"/>
                  <w:marBottom w:val="0"/>
                  <w:divBdr>
                    <w:top w:val="none" w:sz="0" w:space="0" w:color="auto"/>
                    <w:left w:val="none" w:sz="0" w:space="0" w:color="auto"/>
                    <w:bottom w:val="none" w:sz="0" w:space="0" w:color="auto"/>
                    <w:right w:val="none" w:sz="0" w:space="0" w:color="auto"/>
                  </w:divBdr>
                </w:div>
                <w:div w:id="2049060783">
                  <w:marLeft w:val="0"/>
                  <w:marRight w:val="0"/>
                  <w:marTop w:val="0"/>
                  <w:marBottom w:val="0"/>
                  <w:divBdr>
                    <w:top w:val="none" w:sz="0" w:space="0" w:color="auto"/>
                    <w:left w:val="none" w:sz="0" w:space="0" w:color="auto"/>
                    <w:bottom w:val="none" w:sz="0" w:space="0" w:color="auto"/>
                    <w:right w:val="none" w:sz="0" w:space="0" w:color="auto"/>
                  </w:divBdr>
                </w:div>
                <w:div w:id="1937320857">
                  <w:marLeft w:val="0"/>
                  <w:marRight w:val="0"/>
                  <w:marTop w:val="0"/>
                  <w:marBottom w:val="0"/>
                  <w:divBdr>
                    <w:top w:val="none" w:sz="0" w:space="0" w:color="auto"/>
                    <w:left w:val="none" w:sz="0" w:space="0" w:color="auto"/>
                    <w:bottom w:val="none" w:sz="0" w:space="0" w:color="auto"/>
                    <w:right w:val="none" w:sz="0" w:space="0" w:color="auto"/>
                  </w:divBdr>
                </w:div>
                <w:div w:id="592781552">
                  <w:marLeft w:val="0"/>
                  <w:marRight w:val="0"/>
                  <w:marTop w:val="0"/>
                  <w:marBottom w:val="0"/>
                  <w:divBdr>
                    <w:top w:val="none" w:sz="0" w:space="0" w:color="auto"/>
                    <w:left w:val="none" w:sz="0" w:space="0" w:color="auto"/>
                    <w:bottom w:val="none" w:sz="0" w:space="0" w:color="auto"/>
                    <w:right w:val="none" w:sz="0" w:space="0" w:color="auto"/>
                  </w:divBdr>
                </w:div>
                <w:div w:id="600602937">
                  <w:marLeft w:val="0"/>
                  <w:marRight w:val="0"/>
                  <w:marTop w:val="0"/>
                  <w:marBottom w:val="0"/>
                  <w:divBdr>
                    <w:top w:val="none" w:sz="0" w:space="0" w:color="auto"/>
                    <w:left w:val="none" w:sz="0" w:space="0" w:color="auto"/>
                    <w:bottom w:val="none" w:sz="0" w:space="0" w:color="auto"/>
                    <w:right w:val="none" w:sz="0" w:space="0" w:color="auto"/>
                  </w:divBdr>
                </w:div>
                <w:div w:id="1040864216">
                  <w:marLeft w:val="0"/>
                  <w:marRight w:val="0"/>
                  <w:marTop w:val="0"/>
                  <w:marBottom w:val="0"/>
                  <w:divBdr>
                    <w:top w:val="none" w:sz="0" w:space="0" w:color="auto"/>
                    <w:left w:val="none" w:sz="0" w:space="0" w:color="auto"/>
                    <w:bottom w:val="none" w:sz="0" w:space="0" w:color="auto"/>
                    <w:right w:val="none" w:sz="0" w:space="0" w:color="auto"/>
                  </w:divBdr>
                </w:div>
                <w:div w:id="623923785">
                  <w:marLeft w:val="0"/>
                  <w:marRight w:val="0"/>
                  <w:marTop w:val="0"/>
                  <w:marBottom w:val="0"/>
                  <w:divBdr>
                    <w:top w:val="none" w:sz="0" w:space="0" w:color="auto"/>
                    <w:left w:val="none" w:sz="0" w:space="0" w:color="auto"/>
                    <w:bottom w:val="none" w:sz="0" w:space="0" w:color="auto"/>
                    <w:right w:val="none" w:sz="0" w:space="0" w:color="auto"/>
                  </w:divBdr>
                </w:div>
                <w:div w:id="1588613395">
                  <w:marLeft w:val="0"/>
                  <w:marRight w:val="0"/>
                  <w:marTop w:val="0"/>
                  <w:marBottom w:val="0"/>
                  <w:divBdr>
                    <w:top w:val="none" w:sz="0" w:space="0" w:color="auto"/>
                    <w:left w:val="none" w:sz="0" w:space="0" w:color="auto"/>
                    <w:bottom w:val="none" w:sz="0" w:space="0" w:color="auto"/>
                    <w:right w:val="none" w:sz="0" w:space="0" w:color="auto"/>
                  </w:divBdr>
                </w:div>
                <w:div w:id="1530946191">
                  <w:marLeft w:val="0"/>
                  <w:marRight w:val="0"/>
                  <w:marTop w:val="0"/>
                  <w:marBottom w:val="0"/>
                  <w:divBdr>
                    <w:top w:val="none" w:sz="0" w:space="0" w:color="auto"/>
                    <w:left w:val="none" w:sz="0" w:space="0" w:color="auto"/>
                    <w:bottom w:val="none" w:sz="0" w:space="0" w:color="auto"/>
                    <w:right w:val="none" w:sz="0" w:space="0" w:color="auto"/>
                  </w:divBdr>
                </w:div>
                <w:div w:id="1034233314">
                  <w:marLeft w:val="0"/>
                  <w:marRight w:val="0"/>
                  <w:marTop w:val="0"/>
                  <w:marBottom w:val="0"/>
                  <w:divBdr>
                    <w:top w:val="none" w:sz="0" w:space="0" w:color="auto"/>
                    <w:left w:val="none" w:sz="0" w:space="0" w:color="auto"/>
                    <w:bottom w:val="none" w:sz="0" w:space="0" w:color="auto"/>
                    <w:right w:val="none" w:sz="0" w:space="0" w:color="auto"/>
                  </w:divBdr>
                </w:div>
                <w:div w:id="1896156138">
                  <w:marLeft w:val="0"/>
                  <w:marRight w:val="0"/>
                  <w:marTop w:val="0"/>
                  <w:marBottom w:val="0"/>
                  <w:divBdr>
                    <w:top w:val="none" w:sz="0" w:space="0" w:color="auto"/>
                    <w:left w:val="none" w:sz="0" w:space="0" w:color="auto"/>
                    <w:bottom w:val="none" w:sz="0" w:space="0" w:color="auto"/>
                    <w:right w:val="none" w:sz="0" w:space="0" w:color="auto"/>
                  </w:divBdr>
                </w:div>
                <w:div w:id="604191953">
                  <w:marLeft w:val="0"/>
                  <w:marRight w:val="0"/>
                  <w:marTop w:val="0"/>
                  <w:marBottom w:val="0"/>
                  <w:divBdr>
                    <w:top w:val="none" w:sz="0" w:space="0" w:color="auto"/>
                    <w:left w:val="none" w:sz="0" w:space="0" w:color="auto"/>
                    <w:bottom w:val="none" w:sz="0" w:space="0" w:color="auto"/>
                    <w:right w:val="none" w:sz="0" w:space="0" w:color="auto"/>
                  </w:divBdr>
                </w:div>
                <w:div w:id="864706542">
                  <w:marLeft w:val="0"/>
                  <w:marRight w:val="0"/>
                  <w:marTop w:val="0"/>
                  <w:marBottom w:val="0"/>
                  <w:divBdr>
                    <w:top w:val="none" w:sz="0" w:space="0" w:color="auto"/>
                    <w:left w:val="none" w:sz="0" w:space="0" w:color="auto"/>
                    <w:bottom w:val="none" w:sz="0" w:space="0" w:color="auto"/>
                    <w:right w:val="none" w:sz="0" w:space="0" w:color="auto"/>
                  </w:divBdr>
                </w:div>
                <w:div w:id="1209997559">
                  <w:marLeft w:val="0"/>
                  <w:marRight w:val="0"/>
                  <w:marTop w:val="0"/>
                  <w:marBottom w:val="0"/>
                  <w:divBdr>
                    <w:top w:val="none" w:sz="0" w:space="0" w:color="auto"/>
                    <w:left w:val="none" w:sz="0" w:space="0" w:color="auto"/>
                    <w:bottom w:val="none" w:sz="0" w:space="0" w:color="auto"/>
                    <w:right w:val="none" w:sz="0" w:space="0" w:color="auto"/>
                  </w:divBdr>
                </w:div>
                <w:div w:id="988434454">
                  <w:marLeft w:val="0"/>
                  <w:marRight w:val="0"/>
                  <w:marTop w:val="0"/>
                  <w:marBottom w:val="0"/>
                  <w:divBdr>
                    <w:top w:val="none" w:sz="0" w:space="0" w:color="auto"/>
                    <w:left w:val="none" w:sz="0" w:space="0" w:color="auto"/>
                    <w:bottom w:val="none" w:sz="0" w:space="0" w:color="auto"/>
                    <w:right w:val="none" w:sz="0" w:space="0" w:color="auto"/>
                  </w:divBdr>
                </w:div>
                <w:div w:id="2030836947">
                  <w:marLeft w:val="0"/>
                  <w:marRight w:val="0"/>
                  <w:marTop w:val="0"/>
                  <w:marBottom w:val="0"/>
                  <w:divBdr>
                    <w:top w:val="none" w:sz="0" w:space="0" w:color="auto"/>
                    <w:left w:val="none" w:sz="0" w:space="0" w:color="auto"/>
                    <w:bottom w:val="none" w:sz="0" w:space="0" w:color="auto"/>
                    <w:right w:val="none" w:sz="0" w:space="0" w:color="auto"/>
                  </w:divBdr>
                </w:div>
                <w:div w:id="1725059645">
                  <w:marLeft w:val="0"/>
                  <w:marRight w:val="0"/>
                  <w:marTop w:val="0"/>
                  <w:marBottom w:val="0"/>
                  <w:divBdr>
                    <w:top w:val="none" w:sz="0" w:space="0" w:color="auto"/>
                    <w:left w:val="none" w:sz="0" w:space="0" w:color="auto"/>
                    <w:bottom w:val="none" w:sz="0" w:space="0" w:color="auto"/>
                    <w:right w:val="none" w:sz="0" w:space="0" w:color="auto"/>
                  </w:divBdr>
                </w:div>
                <w:div w:id="333605294">
                  <w:marLeft w:val="0"/>
                  <w:marRight w:val="0"/>
                  <w:marTop w:val="0"/>
                  <w:marBottom w:val="0"/>
                  <w:divBdr>
                    <w:top w:val="none" w:sz="0" w:space="0" w:color="auto"/>
                    <w:left w:val="none" w:sz="0" w:space="0" w:color="auto"/>
                    <w:bottom w:val="none" w:sz="0" w:space="0" w:color="auto"/>
                    <w:right w:val="none" w:sz="0" w:space="0" w:color="auto"/>
                  </w:divBdr>
                </w:div>
                <w:div w:id="1406562540">
                  <w:marLeft w:val="0"/>
                  <w:marRight w:val="0"/>
                  <w:marTop w:val="0"/>
                  <w:marBottom w:val="0"/>
                  <w:divBdr>
                    <w:top w:val="none" w:sz="0" w:space="0" w:color="auto"/>
                    <w:left w:val="none" w:sz="0" w:space="0" w:color="auto"/>
                    <w:bottom w:val="none" w:sz="0" w:space="0" w:color="auto"/>
                    <w:right w:val="none" w:sz="0" w:space="0" w:color="auto"/>
                  </w:divBdr>
                </w:div>
                <w:div w:id="1058095953">
                  <w:marLeft w:val="0"/>
                  <w:marRight w:val="0"/>
                  <w:marTop w:val="0"/>
                  <w:marBottom w:val="0"/>
                  <w:divBdr>
                    <w:top w:val="none" w:sz="0" w:space="0" w:color="auto"/>
                    <w:left w:val="none" w:sz="0" w:space="0" w:color="auto"/>
                    <w:bottom w:val="none" w:sz="0" w:space="0" w:color="auto"/>
                    <w:right w:val="none" w:sz="0" w:space="0" w:color="auto"/>
                  </w:divBdr>
                </w:div>
                <w:div w:id="178399115">
                  <w:marLeft w:val="0"/>
                  <w:marRight w:val="0"/>
                  <w:marTop w:val="0"/>
                  <w:marBottom w:val="0"/>
                  <w:divBdr>
                    <w:top w:val="none" w:sz="0" w:space="0" w:color="auto"/>
                    <w:left w:val="none" w:sz="0" w:space="0" w:color="auto"/>
                    <w:bottom w:val="none" w:sz="0" w:space="0" w:color="auto"/>
                    <w:right w:val="none" w:sz="0" w:space="0" w:color="auto"/>
                  </w:divBdr>
                </w:div>
                <w:div w:id="604508205">
                  <w:marLeft w:val="0"/>
                  <w:marRight w:val="0"/>
                  <w:marTop w:val="0"/>
                  <w:marBottom w:val="0"/>
                  <w:divBdr>
                    <w:top w:val="none" w:sz="0" w:space="0" w:color="auto"/>
                    <w:left w:val="none" w:sz="0" w:space="0" w:color="auto"/>
                    <w:bottom w:val="none" w:sz="0" w:space="0" w:color="auto"/>
                    <w:right w:val="none" w:sz="0" w:space="0" w:color="auto"/>
                  </w:divBdr>
                </w:div>
                <w:div w:id="335378782">
                  <w:marLeft w:val="0"/>
                  <w:marRight w:val="0"/>
                  <w:marTop w:val="0"/>
                  <w:marBottom w:val="0"/>
                  <w:divBdr>
                    <w:top w:val="none" w:sz="0" w:space="0" w:color="auto"/>
                    <w:left w:val="none" w:sz="0" w:space="0" w:color="auto"/>
                    <w:bottom w:val="none" w:sz="0" w:space="0" w:color="auto"/>
                    <w:right w:val="none" w:sz="0" w:space="0" w:color="auto"/>
                  </w:divBdr>
                </w:div>
                <w:div w:id="1004472597">
                  <w:marLeft w:val="0"/>
                  <w:marRight w:val="0"/>
                  <w:marTop w:val="0"/>
                  <w:marBottom w:val="0"/>
                  <w:divBdr>
                    <w:top w:val="none" w:sz="0" w:space="0" w:color="auto"/>
                    <w:left w:val="none" w:sz="0" w:space="0" w:color="auto"/>
                    <w:bottom w:val="none" w:sz="0" w:space="0" w:color="auto"/>
                    <w:right w:val="none" w:sz="0" w:space="0" w:color="auto"/>
                  </w:divBdr>
                </w:div>
                <w:div w:id="105395248">
                  <w:marLeft w:val="0"/>
                  <w:marRight w:val="0"/>
                  <w:marTop w:val="0"/>
                  <w:marBottom w:val="0"/>
                  <w:divBdr>
                    <w:top w:val="none" w:sz="0" w:space="0" w:color="auto"/>
                    <w:left w:val="none" w:sz="0" w:space="0" w:color="auto"/>
                    <w:bottom w:val="none" w:sz="0" w:space="0" w:color="auto"/>
                    <w:right w:val="none" w:sz="0" w:space="0" w:color="auto"/>
                  </w:divBdr>
                </w:div>
                <w:div w:id="781803516">
                  <w:marLeft w:val="0"/>
                  <w:marRight w:val="0"/>
                  <w:marTop w:val="0"/>
                  <w:marBottom w:val="0"/>
                  <w:divBdr>
                    <w:top w:val="none" w:sz="0" w:space="0" w:color="auto"/>
                    <w:left w:val="none" w:sz="0" w:space="0" w:color="auto"/>
                    <w:bottom w:val="none" w:sz="0" w:space="0" w:color="auto"/>
                    <w:right w:val="none" w:sz="0" w:space="0" w:color="auto"/>
                  </w:divBdr>
                </w:div>
                <w:div w:id="1553149130">
                  <w:marLeft w:val="0"/>
                  <w:marRight w:val="0"/>
                  <w:marTop w:val="0"/>
                  <w:marBottom w:val="0"/>
                  <w:divBdr>
                    <w:top w:val="none" w:sz="0" w:space="0" w:color="auto"/>
                    <w:left w:val="none" w:sz="0" w:space="0" w:color="auto"/>
                    <w:bottom w:val="none" w:sz="0" w:space="0" w:color="auto"/>
                    <w:right w:val="none" w:sz="0" w:space="0" w:color="auto"/>
                  </w:divBdr>
                </w:div>
                <w:div w:id="1552687042">
                  <w:marLeft w:val="0"/>
                  <w:marRight w:val="0"/>
                  <w:marTop w:val="0"/>
                  <w:marBottom w:val="0"/>
                  <w:divBdr>
                    <w:top w:val="none" w:sz="0" w:space="0" w:color="auto"/>
                    <w:left w:val="none" w:sz="0" w:space="0" w:color="auto"/>
                    <w:bottom w:val="none" w:sz="0" w:space="0" w:color="auto"/>
                    <w:right w:val="none" w:sz="0" w:space="0" w:color="auto"/>
                  </w:divBdr>
                </w:div>
                <w:div w:id="1946495498">
                  <w:marLeft w:val="0"/>
                  <w:marRight w:val="0"/>
                  <w:marTop w:val="0"/>
                  <w:marBottom w:val="0"/>
                  <w:divBdr>
                    <w:top w:val="none" w:sz="0" w:space="0" w:color="auto"/>
                    <w:left w:val="none" w:sz="0" w:space="0" w:color="auto"/>
                    <w:bottom w:val="none" w:sz="0" w:space="0" w:color="auto"/>
                    <w:right w:val="none" w:sz="0" w:space="0" w:color="auto"/>
                  </w:divBdr>
                </w:div>
                <w:div w:id="1719472980">
                  <w:marLeft w:val="0"/>
                  <w:marRight w:val="0"/>
                  <w:marTop w:val="0"/>
                  <w:marBottom w:val="0"/>
                  <w:divBdr>
                    <w:top w:val="none" w:sz="0" w:space="0" w:color="auto"/>
                    <w:left w:val="none" w:sz="0" w:space="0" w:color="auto"/>
                    <w:bottom w:val="none" w:sz="0" w:space="0" w:color="auto"/>
                    <w:right w:val="none" w:sz="0" w:space="0" w:color="auto"/>
                  </w:divBdr>
                </w:div>
                <w:div w:id="94255616">
                  <w:marLeft w:val="0"/>
                  <w:marRight w:val="0"/>
                  <w:marTop w:val="0"/>
                  <w:marBottom w:val="0"/>
                  <w:divBdr>
                    <w:top w:val="none" w:sz="0" w:space="0" w:color="auto"/>
                    <w:left w:val="none" w:sz="0" w:space="0" w:color="auto"/>
                    <w:bottom w:val="none" w:sz="0" w:space="0" w:color="auto"/>
                    <w:right w:val="none" w:sz="0" w:space="0" w:color="auto"/>
                  </w:divBdr>
                </w:div>
                <w:div w:id="724717394">
                  <w:marLeft w:val="0"/>
                  <w:marRight w:val="0"/>
                  <w:marTop w:val="0"/>
                  <w:marBottom w:val="0"/>
                  <w:divBdr>
                    <w:top w:val="none" w:sz="0" w:space="0" w:color="auto"/>
                    <w:left w:val="none" w:sz="0" w:space="0" w:color="auto"/>
                    <w:bottom w:val="none" w:sz="0" w:space="0" w:color="auto"/>
                    <w:right w:val="none" w:sz="0" w:space="0" w:color="auto"/>
                  </w:divBdr>
                </w:div>
                <w:div w:id="510066938">
                  <w:marLeft w:val="0"/>
                  <w:marRight w:val="0"/>
                  <w:marTop w:val="0"/>
                  <w:marBottom w:val="0"/>
                  <w:divBdr>
                    <w:top w:val="none" w:sz="0" w:space="0" w:color="auto"/>
                    <w:left w:val="none" w:sz="0" w:space="0" w:color="auto"/>
                    <w:bottom w:val="none" w:sz="0" w:space="0" w:color="auto"/>
                    <w:right w:val="none" w:sz="0" w:space="0" w:color="auto"/>
                  </w:divBdr>
                </w:div>
                <w:div w:id="105539510">
                  <w:marLeft w:val="0"/>
                  <w:marRight w:val="0"/>
                  <w:marTop w:val="0"/>
                  <w:marBottom w:val="0"/>
                  <w:divBdr>
                    <w:top w:val="none" w:sz="0" w:space="0" w:color="auto"/>
                    <w:left w:val="none" w:sz="0" w:space="0" w:color="auto"/>
                    <w:bottom w:val="none" w:sz="0" w:space="0" w:color="auto"/>
                    <w:right w:val="none" w:sz="0" w:space="0" w:color="auto"/>
                  </w:divBdr>
                </w:div>
                <w:div w:id="1335182737">
                  <w:marLeft w:val="0"/>
                  <w:marRight w:val="0"/>
                  <w:marTop w:val="0"/>
                  <w:marBottom w:val="0"/>
                  <w:divBdr>
                    <w:top w:val="none" w:sz="0" w:space="0" w:color="auto"/>
                    <w:left w:val="none" w:sz="0" w:space="0" w:color="auto"/>
                    <w:bottom w:val="none" w:sz="0" w:space="0" w:color="auto"/>
                    <w:right w:val="none" w:sz="0" w:space="0" w:color="auto"/>
                  </w:divBdr>
                </w:div>
                <w:div w:id="1487745755">
                  <w:marLeft w:val="0"/>
                  <w:marRight w:val="0"/>
                  <w:marTop w:val="0"/>
                  <w:marBottom w:val="0"/>
                  <w:divBdr>
                    <w:top w:val="none" w:sz="0" w:space="0" w:color="auto"/>
                    <w:left w:val="none" w:sz="0" w:space="0" w:color="auto"/>
                    <w:bottom w:val="none" w:sz="0" w:space="0" w:color="auto"/>
                    <w:right w:val="none" w:sz="0" w:space="0" w:color="auto"/>
                  </w:divBdr>
                </w:div>
                <w:div w:id="202668610">
                  <w:marLeft w:val="0"/>
                  <w:marRight w:val="0"/>
                  <w:marTop w:val="0"/>
                  <w:marBottom w:val="0"/>
                  <w:divBdr>
                    <w:top w:val="none" w:sz="0" w:space="0" w:color="auto"/>
                    <w:left w:val="none" w:sz="0" w:space="0" w:color="auto"/>
                    <w:bottom w:val="none" w:sz="0" w:space="0" w:color="auto"/>
                    <w:right w:val="none" w:sz="0" w:space="0" w:color="auto"/>
                  </w:divBdr>
                </w:div>
                <w:div w:id="1661083150">
                  <w:marLeft w:val="0"/>
                  <w:marRight w:val="0"/>
                  <w:marTop w:val="0"/>
                  <w:marBottom w:val="0"/>
                  <w:divBdr>
                    <w:top w:val="none" w:sz="0" w:space="0" w:color="auto"/>
                    <w:left w:val="none" w:sz="0" w:space="0" w:color="auto"/>
                    <w:bottom w:val="none" w:sz="0" w:space="0" w:color="auto"/>
                    <w:right w:val="none" w:sz="0" w:space="0" w:color="auto"/>
                  </w:divBdr>
                </w:div>
                <w:div w:id="123079583">
                  <w:marLeft w:val="0"/>
                  <w:marRight w:val="0"/>
                  <w:marTop w:val="0"/>
                  <w:marBottom w:val="0"/>
                  <w:divBdr>
                    <w:top w:val="none" w:sz="0" w:space="0" w:color="auto"/>
                    <w:left w:val="none" w:sz="0" w:space="0" w:color="auto"/>
                    <w:bottom w:val="none" w:sz="0" w:space="0" w:color="auto"/>
                    <w:right w:val="none" w:sz="0" w:space="0" w:color="auto"/>
                  </w:divBdr>
                </w:div>
                <w:div w:id="1423137832">
                  <w:marLeft w:val="0"/>
                  <w:marRight w:val="0"/>
                  <w:marTop w:val="0"/>
                  <w:marBottom w:val="0"/>
                  <w:divBdr>
                    <w:top w:val="none" w:sz="0" w:space="0" w:color="auto"/>
                    <w:left w:val="none" w:sz="0" w:space="0" w:color="auto"/>
                    <w:bottom w:val="none" w:sz="0" w:space="0" w:color="auto"/>
                    <w:right w:val="none" w:sz="0" w:space="0" w:color="auto"/>
                  </w:divBdr>
                </w:div>
                <w:div w:id="2118674402">
                  <w:marLeft w:val="0"/>
                  <w:marRight w:val="0"/>
                  <w:marTop w:val="0"/>
                  <w:marBottom w:val="0"/>
                  <w:divBdr>
                    <w:top w:val="none" w:sz="0" w:space="0" w:color="auto"/>
                    <w:left w:val="none" w:sz="0" w:space="0" w:color="auto"/>
                    <w:bottom w:val="none" w:sz="0" w:space="0" w:color="auto"/>
                    <w:right w:val="none" w:sz="0" w:space="0" w:color="auto"/>
                  </w:divBdr>
                </w:div>
                <w:div w:id="1611546808">
                  <w:marLeft w:val="0"/>
                  <w:marRight w:val="0"/>
                  <w:marTop w:val="0"/>
                  <w:marBottom w:val="0"/>
                  <w:divBdr>
                    <w:top w:val="none" w:sz="0" w:space="0" w:color="auto"/>
                    <w:left w:val="none" w:sz="0" w:space="0" w:color="auto"/>
                    <w:bottom w:val="none" w:sz="0" w:space="0" w:color="auto"/>
                    <w:right w:val="none" w:sz="0" w:space="0" w:color="auto"/>
                  </w:divBdr>
                </w:div>
                <w:div w:id="1796172941">
                  <w:marLeft w:val="0"/>
                  <w:marRight w:val="0"/>
                  <w:marTop w:val="0"/>
                  <w:marBottom w:val="0"/>
                  <w:divBdr>
                    <w:top w:val="none" w:sz="0" w:space="0" w:color="auto"/>
                    <w:left w:val="none" w:sz="0" w:space="0" w:color="auto"/>
                    <w:bottom w:val="none" w:sz="0" w:space="0" w:color="auto"/>
                    <w:right w:val="none" w:sz="0" w:space="0" w:color="auto"/>
                  </w:divBdr>
                </w:div>
                <w:div w:id="1946116478">
                  <w:marLeft w:val="0"/>
                  <w:marRight w:val="0"/>
                  <w:marTop w:val="0"/>
                  <w:marBottom w:val="0"/>
                  <w:divBdr>
                    <w:top w:val="none" w:sz="0" w:space="0" w:color="auto"/>
                    <w:left w:val="none" w:sz="0" w:space="0" w:color="auto"/>
                    <w:bottom w:val="none" w:sz="0" w:space="0" w:color="auto"/>
                    <w:right w:val="none" w:sz="0" w:space="0" w:color="auto"/>
                  </w:divBdr>
                </w:div>
                <w:div w:id="1164711031">
                  <w:marLeft w:val="0"/>
                  <w:marRight w:val="0"/>
                  <w:marTop w:val="0"/>
                  <w:marBottom w:val="0"/>
                  <w:divBdr>
                    <w:top w:val="none" w:sz="0" w:space="0" w:color="auto"/>
                    <w:left w:val="none" w:sz="0" w:space="0" w:color="auto"/>
                    <w:bottom w:val="none" w:sz="0" w:space="0" w:color="auto"/>
                    <w:right w:val="none" w:sz="0" w:space="0" w:color="auto"/>
                  </w:divBdr>
                </w:div>
                <w:div w:id="594096091">
                  <w:marLeft w:val="0"/>
                  <w:marRight w:val="0"/>
                  <w:marTop w:val="0"/>
                  <w:marBottom w:val="0"/>
                  <w:divBdr>
                    <w:top w:val="none" w:sz="0" w:space="0" w:color="auto"/>
                    <w:left w:val="none" w:sz="0" w:space="0" w:color="auto"/>
                    <w:bottom w:val="none" w:sz="0" w:space="0" w:color="auto"/>
                    <w:right w:val="none" w:sz="0" w:space="0" w:color="auto"/>
                  </w:divBdr>
                </w:div>
                <w:div w:id="1769111301">
                  <w:marLeft w:val="0"/>
                  <w:marRight w:val="0"/>
                  <w:marTop w:val="0"/>
                  <w:marBottom w:val="0"/>
                  <w:divBdr>
                    <w:top w:val="none" w:sz="0" w:space="0" w:color="auto"/>
                    <w:left w:val="none" w:sz="0" w:space="0" w:color="auto"/>
                    <w:bottom w:val="none" w:sz="0" w:space="0" w:color="auto"/>
                    <w:right w:val="none" w:sz="0" w:space="0" w:color="auto"/>
                  </w:divBdr>
                </w:div>
                <w:div w:id="312178926">
                  <w:marLeft w:val="0"/>
                  <w:marRight w:val="0"/>
                  <w:marTop w:val="0"/>
                  <w:marBottom w:val="0"/>
                  <w:divBdr>
                    <w:top w:val="none" w:sz="0" w:space="0" w:color="auto"/>
                    <w:left w:val="none" w:sz="0" w:space="0" w:color="auto"/>
                    <w:bottom w:val="none" w:sz="0" w:space="0" w:color="auto"/>
                    <w:right w:val="none" w:sz="0" w:space="0" w:color="auto"/>
                  </w:divBdr>
                </w:div>
                <w:div w:id="1828549343">
                  <w:marLeft w:val="0"/>
                  <w:marRight w:val="0"/>
                  <w:marTop w:val="0"/>
                  <w:marBottom w:val="0"/>
                  <w:divBdr>
                    <w:top w:val="none" w:sz="0" w:space="0" w:color="auto"/>
                    <w:left w:val="none" w:sz="0" w:space="0" w:color="auto"/>
                    <w:bottom w:val="none" w:sz="0" w:space="0" w:color="auto"/>
                    <w:right w:val="none" w:sz="0" w:space="0" w:color="auto"/>
                  </w:divBdr>
                </w:div>
                <w:div w:id="2104568692">
                  <w:marLeft w:val="0"/>
                  <w:marRight w:val="0"/>
                  <w:marTop w:val="0"/>
                  <w:marBottom w:val="0"/>
                  <w:divBdr>
                    <w:top w:val="none" w:sz="0" w:space="0" w:color="auto"/>
                    <w:left w:val="none" w:sz="0" w:space="0" w:color="auto"/>
                    <w:bottom w:val="none" w:sz="0" w:space="0" w:color="auto"/>
                    <w:right w:val="none" w:sz="0" w:space="0" w:color="auto"/>
                  </w:divBdr>
                </w:div>
                <w:div w:id="179438658">
                  <w:marLeft w:val="0"/>
                  <w:marRight w:val="0"/>
                  <w:marTop w:val="0"/>
                  <w:marBottom w:val="0"/>
                  <w:divBdr>
                    <w:top w:val="none" w:sz="0" w:space="0" w:color="auto"/>
                    <w:left w:val="none" w:sz="0" w:space="0" w:color="auto"/>
                    <w:bottom w:val="none" w:sz="0" w:space="0" w:color="auto"/>
                    <w:right w:val="none" w:sz="0" w:space="0" w:color="auto"/>
                  </w:divBdr>
                </w:div>
                <w:div w:id="1383872021">
                  <w:marLeft w:val="0"/>
                  <w:marRight w:val="0"/>
                  <w:marTop w:val="0"/>
                  <w:marBottom w:val="0"/>
                  <w:divBdr>
                    <w:top w:val="none" w:sz="0" w:space="0" w:color="auto"/>
                    <w:left w:val="none" w:sz="0" w:space="0" w:color="auto"/>
                    <w:bottom w:val="none" w:sz="0" w:space="0" w:color="auto"/>
                    <w:right w:val="none" w:sz="0" w:space="0" w:color="auto"/>
                  </w:divBdr>
                </w:div>
                <w:div w:id="1544125451">
                  <w:marLeft w:val="0"/>
                  <w:marRight w:val="0"/>
                  <w:marTop w:val="0"/>
                  <w:marBottom w:val="0"/>
                  <w:divBdr>
                    <w:top w:val="none" w:sz="0" w:space="0" w:color="auto"/>
                    <w:left w:val="none" w:sz="0" w:space="0" w:color="auto"/>
                    <w:bottom w:val="none" w:sz="0" w:space="0" w:color="auto"/>
                    <w:right w:val="none" w:sz="0" w:space="0" w:color="auto"/>
                  </w:divBdr>
                </w:div>
                <w:div w:id="1527131100">
                  <w:marLeft w:val="0"/>
                  <w:marRight w:val="0"/>
                  <w:marTop w:val="0"/>
                  <w:marBottom w:val="0"/>
                  <w:divBdr>
                    <w:top w:val="none" w:sz="0" w:space="0" w:color="auto"/>
                    <w:left w:val="none" w:sz="0" w:space="0" w:color="auto"/>
                    <w:bottom w:val="none" w:sz="0" w:space="0" w:color="auto"/>
                    <w:right w:val="none" w:sz="0" w:space="0" w:color="auto"/>
                  </w:divBdr>
                </w:div>
                <w:div w:id="844058827">
                  <w:marLeft w:val="0"/>
                  <w:marRight w:val="0"/>
                  <w:marTop w:val="0"/>
                  <w:marBottom w:val="0"/>
                  <w:divBdr>
                    <w:top w:val="none" w:sz="0" w:space="0" w:color="auto"/>
                    <w:left w:val="none" w:sz="0" w:space="0" w:color="auto"/>
                    <w:bottom w:val="none" w:sz="0" w:space="0" w:color="auto"/>
                    <w:right w:val="none" w:sz="0" w:space="0" w:color="auto"/>
                  </w:divBdr>
                </w:div>
                <w:div w:id="489174824">
                  <w:marLeft w:val="0"/>
                  <w:marRight w:val="0"/>
                  <w:marTop w:val="0"/>
                  <w:marBottom w:val="0"/>
                  <w:divBdr>
                    <w:top w:val="none" w:sz="0" w:space="0" w:color="auto"/>
                    <w:left w:val="none" w:sz="0" w:space="0" w:color="auto"/>
                    <w:bottom w:val="none" w:sz="0" w:space="0" w:color="auto"/>
                    <w:right w:val="none" w:sz="0" w:space="0" w:color="auto"/>
                  </w:divBdr>
                </w:div>
                <w:div w:id="275715656">
                  <w:marLeft w:val="0"/>
                  <w:marRight w:val="0"/>
                  <w:marTop w:val="0"/>
                  <w:marBottom w:val="0"/>
                  <w:divBdr>
                    <w:top w:val="none" w:sz="0" w:space="0" w:color="auto"/>
                    <w:left w:val="none" w:sz="0" w:space="0" w:color="auto"/>
                    <w:bottom w:val="none" w:sz="0" w:space="0" w:color="auto"/>
                    <w:right w:val="none" w:sz="0" w:space="0" w:color="auto"/>
                  </w:divBdr>
                </w:div>
                <w:div w:id="1724983369">
                  <w:marLeft w:val="0"/>
                  <w:marRight w:val="0"/>
                  <w:marTop w:val="0"/>
                  <w:marBottom w:val="0"/>
                  <w:divBdr>
                    <w:top w:val="none" w:sz="0" w:space="0" w:color="auto"/>
                    <w:left w:val="none" w:sz="0" w:space="0" w:color="auto"/>
                    <w:bottom w:val="none" w:sz="0" w:space="0" w:color="auto"/>
                    <w:right w:val="none" w:sz="0" w:space="0" w:color="auto"/>
                  </w:divBdr>
                </w:div>
                <w:div w:id="2076586978">
                  <w:marLeft w:val="0"/>
                  <w:marRight w:val="0"/>
                  <w:marTop w:val="0"/>
                  <w:marBottom w:val="0"/>
                  <w:divBdr>
                    <w:top w:val="none" w:sz="0" w:space="0" w:color="auto"/>
                    <w:left w:val="none" w:sz="0" w:space="0" w:color="auto"/>
                    <w:bottom w:val="none" w:sz="0" w:space="0" w:color="auto"/>
                    <w:right w:val="none" w:sz="0" w:space="0" w:color="auto"/>
                  </w:divBdr>
                </w:div>
                <w:div w:id="2128307554">
                  <w:marLeft w:val="0"/>
                  <w:marRight w:val="0"/>
                  <w:marTop w:val="0"/>
                  <w:marBottom w:val="0"/>
                  <w:divBdr>
                    <w:top w:val="none" w:sz="0" w:space="0" w:color="auto"/>
                    <w:left w:val="none" w:sz="0" w:space="0" w:color="auto"/>
                    <w:bottom w:val="none" w:sz="0" w:space="0" w:color="auto"/>
                    <w:right w:val="none" w:sz="0" w:space="0" w:color="auto"/>
                  </w:divBdr>
                </w:div>
                <w:div w:id="158078040">
                  <w:marLeft w:val="0"/>
                  <w:marRight w:val="0"/>
                  <w:marTop w:val="0"/>
                  <w:marBottom w:val="0"/>
                  <w:divBdr>
                    <w:top w:val="none" w:sz="0" w:space="0" w:color="auto"/>
                    <w:left w:val="none" w:sz="0" w:space="0" w:color="auto"/>
                    <w:bottom w:val="none" w:sz="0" w:space="0" w:color="auto"/>
                    <w:right w:val="none" w:sz="0" w:space="0" w:color="auto"/>
                  </w:divBdr>
                </w:div>
                <w:div w:id="92215971">
                  <w:marLeft w:val="0"/>
                  <w:marRight w:val="0"/>
                  <w:marTop w:val="0"/>
                  <w:marBottom w:val="0"/>
                  <w:divBdr>
                    <w:top w:val="none" w:sz="0" w:space="0" w:color="auto"/>
                    <w:left w:val="none" w:sz="0" w:space="0" w:color="auto"/>
                    <w:bottom w:val="none" w:sz="0" w:space="0" w:color="auto"/>
                    <w:right w:val="none" w:sz="0" w:space="0" w:color="auto"/>
                  </w:divBdr>
                </w:div>
                <w:div w:id="2121754927">
                  <w:marLeft w:val="0"/>
                  <w:marRight w:val="0"/>
                  <w:marTop w:val="0"/>
                  <w:marBottom w:val="0"/>
                  <w:divBdr>
                    <w:top w:val="none" w:sz="0" w:space="0" w:color="auto"/>
                    <w:left w:val="none" w:sz="0" w:space="0" w:color="auto"/>
                    <w:bottom w:val="none" w:sz="0" w:space="0" w:color="auto"/>
                    <w:right w:val="none" w:sz="0" w:space="0" w:color="auto"/>
                  </w:divBdr>
                </w:div>
                <w:div w:id="1181700584">
                  <w:marLeft w:val="0"/>
                  <w:marRight w:val="0"/>
                  <w:marTop w:val="0"/>
                  <w:marBottom w:val="0"/>
                  <w:divBdr>
                    <w:top w:val="none" w:sz="0" w:space="0" w:color="auto"/>
                    <w:left w:val="none" w:sz="0" w:space="0" w:color="auto"/>
                    <w:bottom w:val="none" w:sz="0" w:space="0" w:color="auto"/>
                    <w:right w:val="none" w:sz="0" w:space="0" w:color="auto"/>
                  </w:divBdr>
                </w:div>
                <w:div w:id="1473477421">
                  <w:marLeft w:val="0"/>
                  <w:marRight w:val="0"/>
                  <w:marTop w:val="0"/>
                  <w:marBottom w:val="0"/>
                  <w:divBdr>
                    <w:top w:val="none" w:sz="0" w:space="0" w:color="auto"/>
                    <w:left w:val="none" w:sz="0" w:space="0" w:color="auto"/>
                    <w:bottom w:val="none" w:sz="0" w:space="0" w:color="auto"/>
                    <w:right w:val="none" w:sz="0" w:space="0" w:color="auto"/>
                  </w:divBdr>
                </w:div>
                <w:div w:id="304165566">
                  <w:marLeft w:val="0"/>
                  <w:marRight w:val="0"/>
                  <w:marTop w:val="0"/>
                  <w:marBottom w:val="0"/>
                  <w:divBdr>
                    <w:top w:val="none" w:sz="0" w:space="0" w:color="auto"/>
                    <w:left w:val="none" w:sz="0" w:space="0" w:color="auto"/>
                    <w:bottom w:val="none" w:sz="0" w:space="0" w:color="auto"/>
                    <w:right w:val="none" w:sz="0" w:space="0" w:color="auto"/>
                  </w:divBdr>
                </w:div>
                <w:div w:id="985083113">
                  <w:marLeft w:val="0"/>
                  <w:marRight w:val="0"/>
                  <w:marTop w:val="0"/>
                  <w:marBottom w:val="0"/>
                  <w:divBdr>
                    <w:top w:val="none" w:sz="0" w:space="0" w:color="auto"/>
                    <w:left w:val="none" w:sz="0" w:space="0" w:color="auto"/>
                    <w:bottom w:val="none" w:sz="0" w:space="0" w:color="auto"/>
                    <w:right w:val="none" w:sz="0" w:space="0" w:color="auto"/>
                  </w:divBdr>
                </w:div>
                <w:div w:id="171265446">
                  <w:marLeft w:val="0"/>
                  <w:marRight w:val="0"/>
                  <w:marTop w:val="0"/>
                  <w:marBottom w:val="0"/>
                  <w:divBdr>
                    <w:top w:val="none" w:sz="0" w:space="0" w:color="auto"/>
                    <w:left w:val="none" w:sz="0" w:space="0" w:color="auto"/>
                    <w:bottom w:val="none" w:sz="0" w:space="0" w:color="auto"/>
                    <w:right w:val="none" w:sz="0" w:space="0" w:color="auto"/>
                  </w:divBdr>
                </w:div>
                <w:div w:id="2038264229">
                  <w:marLeft w:val="0"/>
                  <w:marRight w:val="0"/>
                  <w:marTop w:val="0"/>
                  <w:marBottom w:val="0"/>
                  <w:divBdr>
                    <w:top w:val="none" w:sz="0" w:space="0" w:color="auto"/>
                    <w:left w:val="none" w:sz="0" w:space="0" w:color="auto"/>
                    <w:bottom w:val="none" w:sz="0" w:space="0" w:color="auto"/>
                    <w:right w:val="none" w:sz="0" w:space="0" w:color="auto"/>
                  </w:divBdr>
                </w:div>
                <w:div w:id="2005669258">
                  <w:marLeft w:val="0"/>
                  <w:marRight w:val="0"/>
                  <w:marTop w:val="0"/>
                  <w:marBottom w:val="0"/>
                  <w:divBdr>
                    <w:top w:val="none" w:sz="0" w:space="0" w:color="auto"/>
                    <w:left w:val="none" w:sz="0" w:space="0" w:color="auto"/>
                    <w:bottom w:val="none" w:sz="0" w:space="0" w:color="auto"/>
                    <w:right w:val="none" w:sz="0" w:space="0" w:color="auto"/>
                  </w:divBdr>
                </w:div>
                <w:div w:id="1609846228">
                  <w:marLeft w:val="0"/>
                  <w:marRight w:val="0"/>
                  <w:marTop w:val="0"/>
                  <w:marBottom w:val="0"/>
                  <w:divBdr>
                    <w:top w:val="none" w:sz="0" w:space="0" w:color="auto"/>
                    <w:left w:val="none" w:sz="0" w:space="0" w:color="auto"/>
                    <w:bottom w:val="none" w:sz="0" w:space="0" w:color="auto"/>
                    <w:right w:val="none" w:sz="0" w:space="0" w:color="auto"/>
                  </w:divBdr>
                </w:div>
                <w:div w:id="1393693992">
                  <w:marLeft w:val="0"/>
                  <w:marRight w:val="0"/>
                  <w:marTop w:val="0"/>
                  <w:marBottom w:val="0"/>
                  <w:divBdr>
                    <w:top w:val="none" w:sz="0" w:space="0" w:color="auto"/>
                    <w:left w:val="none" w:sz="0" w:space="0" w:color="auto"/>
                    <w:bottom w:val="none" w:sz="0" w:space="0" w:color="auto"/>
                    <w:right w:val="none" w:sz="0" w:space="0" w:color="auto"/>
                  </w:divBdr>
                </w:div>
                <w:div w:id="693573797">
                  <w:marLeft w:val="0"/>
                  <w:marRight w:val="0"/>
                  <w:marTop w:val="0"/>
                  <w:marBottom w:val="0"/>
                  <w:divBdr>
                    <w:top w:val="none" w:sz="0" w:space="0" w:color="auto"/>
                    <w:left w:val="none" w:sz="0" w:space="0" w:color="auto"/>
                    <w:bottom w:val="none" w:sz="0" w:space="0" w:color="auto"/>
                    <w:right w:val="none" w:sz="0" w:space="0" w:color="auto"/>
                  </w:divBdr>
                </w:div>
                <w:div w:id="1871069894">
                  <w:marLeft w:val="0"/>
                  <w:marRight w:val="0"/>
                  <w:marTop w:val="0"/>
                  <w:marBottom w:val="0"/>
                  <w:divBdr>
                    <w:top w:val="none" w:sz="0" w:space="0" w:color="auto"/>
                    <w:left w:val="none" w:sz="0" w:space="0" w:color="auto"/>
                    <w:bottom w:val="none" w:sz="0" w:space="0" w:color="auto"/>
                    <w:right w:val="none" w:sz="0" w:space="0" w:color="auto"/>
                  </w:divBdr>
                </w:div>
                <w:div w:id="1180388077">
                  <w:marLeft w:val="0"/>
                  <w:marRight w:val="0"/>
                  <w:marTop w:val="0"/>
                  <w:marBottom w:val="0"/>
                  <w:divBdr>
                    <w:top w:val="none" w:sz="0" w:space="0" w:color="auto"/>
                    <w:left w:val="none" w:sz="0" w:space="0" w:color="auto"/>
                    <w:bottom w:val="none" w:sz="0" w:space="0" w:color="auto"/>
                    <w:right w:val="none" w:sz="0" w:space="0" w:color="auto"/>
                  </w:divBdr>
                </w:div>
                <w:div w:id="184560146">
                  <w:marLeft w:val="0"/>
                  <w:marRight w:val="0"/>
                  <w:marTop w:val="0"/>
                  <w:marBottom w:val="0"/>
                  <w:divBdr>
                    <w:top w:val="none" w:sz="0" w:space="0" w:color="auto"/>
                    <w:left w:val="none" w:sz="0" w:space="0" w:color="auto"/>
                    <w:bottom w:val="none" w:sz="0" w:space="0" w:color="auto"/>
                    <w:right w:val="none" w:sz="0" w:space="0" w:color="auto"/>
                  </w:divBdr>
                </w:div>
                <w:div w:id="56899379">
                  <w:marLeft w:val="0"/>
                  <w:marRight w:val="0"/>
                  <w:marTop w:val="0"/>
                  <w:marBottom w:val="0"/>
                  <w:divBdr>
                    <w:top w:val="none" w:sz="0" w:space="0" w:color="auto"/>
                    <w:left w:val="none" w:sz="0" w:space="0" w:color="auto"/>
                    <w:bottom w:val="none" w:sz="0" w:space="0" w:color="auto"/>
                    <w:right w:val="none" w:sz="0" w:space="0" w:color="auto"/>
                  </w:divBdr>
                </w:div>
                <w:div w:id="982320531">
                  <w:marLeft w:val="0"/>
                  <w:marRight w:val="0"/>
                  <w:marTop w:val="0"/>
                  <w:marBottom w:val="0"/>
                  <w:divBdr>
                    <w:top w:val="none" w:sz="0" w:space="0" w:color="auto"/>
                    <w:left w:val="none" w:sz="0" w:space="0" w:color="auto"/>
                    <w:bottom w:val="none" w:sz="0" w:space="0" w:color="auto"/>
                    <w:right w:val="none" w:sz="0" w:space="0" w:color="auto"/>
                  </w:divBdr>
                </w:div>
                <w:div w:id="1587347968">
                  <w:marLeft w:val="0"/>
                  <w:marRight w:val="0"/>
                  <w:marTop w:val="0"/>
                  <w:marBottom w:val="0"/>
                  <w:divBdr>
                    <w:top w:val="none" w:sz="0" w:space="0" w:color="auto"/>
                    <w:left w:val="none" w:sz="0" w:space="0" w:color="auto"/>
                    <w:bottom w:val="none" w:sz="0" w:space="0" w:color="auto"/>
                    <w:right w:val="none" w:sz="0" w:space="0" w:color="auto"/>
                  </w:divBdr>
                </w:div>
                <w:div w:id="907111566">
                  <w:marLeft w:val="0"/>
                  <w:marRight w:val="0"/>
                  <w:marTop w:val="0"/>
                  <w:marBottom w:val="0"/>
                  <w:divBdr>
                    <w:top w:val="none" w:sz="0" w:space="0" w:color="auto"/>
                    <w:left w:val="none" w:sz="0" w:space="0" w:color="auto"/>
                    <w:bottom w:val="none" w:sz="0" w:space="0" w:color="auto"/>
                    <w:right w:val="none" w:sz="0" w:space="0" w:color="auto"/>
                  </w:divBdr>
                </w:div>
                <w:div w:id="635180171">
                  <w:marLeft w:val="0"/>
                  <w:marRight w:val="0"/>
                  <w:marTop w:val="0"/>
                  <w:marBottom w:val="0"/>
                  <w:divBdr>
                    <w:top w:val="none" w:sz="0" w:space="0" w:color="auto"/>
                    <w:left w:val="none" w:sz="0" w:space="0" w:color="auto"/>
                    <w:bottom w:val="none" w:sz="0" w:space="0" w:color="auto"/>
                    <w:right w:val="none" w:sz="0" w:space="0" w:color="auto"/>
                  </w:divBdr>
                </w:div>
                <w:div w:id="625159365">
                  <w:marLeft w:val="0"/>
                  <w:marRight w:val="0"/>
                  <w:marTop w:val="0"/>
                  <w:marBottom w:val="0"/>
                  <w:divBdr>
                    <w:top w:val="none" w:sz="0" w:space="0" w:color="auto"/>
                    <w:left w:val="none" w:sz="0" w:space="0" w:color="auto"/>
                    <w:bottom w:val="none" w:sz="0" w:space="0" w:color="auto"/>
                    <w:right w:val="none" w:sz="0" w:space="0" w:color="auto"/>
                  </w:divBdr>
                </w:div>
                <w:div w:id="606158756">
                  <w:marLeft w:val="0"/>
                  <w:marRight w:val="0"/>
                  <w:marTop w:val="0"/>
                  <w:marBottom w:val="0"/>
                  <w:divBdr>
                    <w:top w:val="none" w:sz="0" w:space="0" w:color="auto"/>
                    <w:left w:val="none" w:sz="0" w:space="0" w:color="auto"/>
                    <w:bottom w:val="none" w:sz="0" w:space="0" w:color="auto"/>
                    <w:right w:val="none" w:sz="0" w:space="0" w:color="auto"/>
                  </w:divBdr>
                </w:div>
                <w:div w:id="2135635064">
                  <w:marLeft w:val="0"/>
                  <w:marRight w:val="0"/>
                  <w:marTop w:val="0"/>
                  <w:marBottom w:val="0"/>
                  <w:divBdr>
                    <w:top w:val="none" w:sz="0" w:space="0" w:color="auto"/>
                    <w:left w:val="none" w:sz="0" w:space="0" w:color="auto"/>
                    <w:bottom w:val="none" w:sz="0" w:space="0" w:color="auto"/>
                    <w:right w:val="none" w:sz="0" w:space="0" w:color="auto"/>
                  </w:divBdr>
                </w:div>
                <w:div w:id="2049641820">
                  <w:marLeft w:val="0"/>
                  <w:marRight w:val="0"/>
                  <w:marTop w:val="0"/>
                  <w:marBottom w:val="0"/>
                  <w:divBdr>
                    <w:top w:val="none" w:sz="0" w:space="0" w:color="auto"/>
                    <w:left w:val="none" w:sz="0" w:space="0" w:color="auto"/>
                    <w:bottom w:val="none" w:sz="0" w:space="0" w:color="auto"/>
                    <w:right w:val="none" w:sz="0" w:space="0" w:color="auto"/>
                  </w:divBdr>
                </w:div>
                <w:div w:id="387464189">
                  <w:marLeft w:val="0"/>
                  <w:marRight w:val="0"/>
                  <w:marTop w:val="0"/>
                  <w:marBottom w:val="0"/>
                  <w:divBdr>
                    <w:top w:val="none" w:sz="0" w:space="0" w:color="auto"/>
                    <w:left w:val="none" w:sz="0" w:space="0" w:color="auto"/>
                    <w:bottom w:val="none" w:sz="0" w:space="0" w:color="auto"/>
                    <w:right w:val="none" w:sz="0" w:space="0" w:color="auto"/>
                  </w:divBdr>
                </w:div>
                <w:div w:id="1706561307">
                  <w:marLeft w:val="0"/>
                  <w:marRight w:val="0"/>
                  <w:marTop w:val="0"/>
                  <w:marBottom w:val="0"/>
                  <w:divBdr>
                    <w:top w:val="none" w:sz="0" w:space="0" w:color="auto"/>
                    <w:left w:val="none" w:sz="0" w:space="0" w:color="auto"/>
                    <w:bottom w:val="none" w:sz="0" w:space="0" w:color="auto"/>
                    <w:right w:val="none" w:sz="0" w:space="0" w:color="auto"/>
                  </w:divBdr>
                </w:div>
                <w:div w:id="223224777">
                  <w:marLeft w:val="0"/>
                  <w:marRight w:val="0"/>
                  <w:marTop w:val="0"/>
                  <w:marBottom w:val="0"/>
                  <w:divBdr>
                    <w:top w:val="none" w:sz="0" w:space="0" w:color="auto"/>
                    <w:left w:val="none" w:sz="0" w:space="0" w:color="auto"/>
                    <w:bottom w:val="none" w:sz="0" w:space="0" w:color="auto"/>
                    <w:right w:val="none" w:sz="0" w:space="0" w:color="auto"/>
                  </w:divBdr>
                </w:div>
                <w:div w:id="1606812212">
                  <w:marLeft w:val="0"/>
                  <w:marRight w:val="0"/>
                  <w:marTop w:val="0"/>
                  <w:marBottom w:val="0"/>
                  <w:divBdr>
                    <w:top w:val="none" w:sz="0" w:space="0" w:color="auto"/>
                    <w:left w:val="none" w:sz="0" w:space="0" w:color="auto"/>
                    <w:bottom w:val="none" w:sz="0" w:space="0" w:color="auto"/>
                    <w:right w:val="none" w:sz="0" w:space="0" w:color="auto"/>
                  </w:divBdr>
                </w:div>
                <w:div w:id="240258861">
                  <w:marLeft w:val="0"/>
                  <w:marRight w:val="0"/>
                  <w:marTop w:val="0"/>
                  <w:marBottom w:val="0"/>
                  <w:divBdr>
                    <w:top w:val="none" w:sz="0" w:space="0" w:color="auto"/>
                    <w:left w:val="none" w:sz="0" w:space="0" w:color="auto"/>
                    <w:bottom w:val="none" w:sz="0" w:space="0" w:color="auto"/>
                    <w:right w:val="none" w:sz="0" w:space="0" w:color="auto"/>
                  </w:divBdr>
                </w:div>
                <w:div w:id="742990846">
                  <w:marLeft w:val="0"/>
                  <w:marRight w:val="0"/>
                  <w:marTop w:val="0"/>
                  <w:marBottom w:val="0"/>
                  <w:divBdr>
                    <w:top w:val="none" w:sz="0" w:space="0" w:color="auto"/>
                    <w:left w:val="none" w:sz="0" w:space="0" w:color="auto"/>
                    <w:bottom w:val="none" w:sz="0" w:space="0" w:color="auto"/>
                    <w:right w:val="none" w:sz="0" w:space="0" w:color="auto"/>
                  </w:divBdr>
                </w:div>
                <w:div w:id="1402868537">
                  <w:marLeft w:val="0"/>
                  <w:marRight w:val="0"/>
                  <w:marTop w:val="0"/>
                  <w:marBottom w:val="0"/>
                  <w:divBdr>
                    <w:top w:val="none" w:sz="0" w:space="0" w:color="auto"/>
                    <w:left w:val="none" w:sz="0" w:space="0" w:color="auto"/>
                    <w:bottom w:val="none" w:sz="0" w:space="0" w:color="auto"/>
                    <w:right w:val="none" w:sz="0" w:space="0" w:color="auto"/>
                  </w:divBdr>
                </w:div>
                <w:div w:id="214511818">
                  <w:marLeft w:val="0"/>
                  <w:marRight w:val="0"/>
                  <w:marTop w:val="0"/>
                  <w:marBottom w:val="0"/>
                  <w:divBdr>
                    <w:top w:val="none" w:sz="0" w:space="0" w:color="auto"/>
                    <w:left w:val="none" w:sz="0" w:space="0" w:color="auto"/>
                    <w:bottom w:val="none" w:sz="0" w:space="0" w:color="auto"/>
                    <w:right w:val="none" w:sz="0" w:space="0" w:color="auto"/>
                  </w:divBdr>
                </w:div>
                <w:div w:id="1158839781">
                  <w:marLeft w:val="0"/>
                  <w:marRight w:val="0"/>
                  <w:marTop w:val="0"/>
                  <w:marBottom w:val="0"/>
                  <w:divBdr>
                    <w:top w:val="none" w:sz="0" w:space="0" w:color="auto"/>
                    <w:left w:val="none" w:sz="0" w:space="0" w:color="auto"/>
                    <w:bottom w:val="none" w:sz="0" w:space="0" w:color="auto"/>
                    <w:right w:val="none" w:sz="0" w:space="0" w:color="auto"/>
                  </w:divBdr>
                </w:div>
                <w:div w:id="1590848362">
                  <w:marLeft w:val="0"/>
                  <w:marRight w:val="0"/>
                  <w:marTop w:val="0"/>
                  <w:marBottom w:val="0"/>
                  <w:divBdr>
                    <w:top w:val="none" w:sz="0" w:space="0" w:color="auto"/>
                    <w:left w:val="none" w:sz="0" w:space="0" w:color="auto"/>
                    <w:bottom w:val="none" w:sz="0" w:space="0" w:color="auto"/>
                    <w:right w:val="none" w:sz="0" w:space="0" w:color="auto"/>
                  </w:divBdr>
                </w:div>
                <w:div w:id="1613628134">
                  <w:marLeft w:val="0"/>
                  <w:marRight w:val="0"/>
                  <w:marTop w:val="0"/>
                  <w:marBottom w:val="0"/>
                  <w:divBdr>
                    <w:top w:val="none" w:sz="0" w:space="0" w:color="auto"/>
                    <w:left w:val="none" w:sz="0" w:space="0" w:color="auto"/>
                    <w:bottom w:val="none" w:sz="0" w:space="0" w:color="auto"/>
                    <w:right w:val="none" w:sz="0" w:space="0" w:color="auto"/>
                  </w:divBdr>
                </w:div>
                <w:div w:id="1066344608">
                  <w:marLeft w:val="0"/>
                  <w:marRight w:val="0"/>
                  <w:marTop w:val="0"/>
                  <w:marBottom w:val="0"/>
                  <w:divBdr>
                    <w:top w:val="none" w:sz="0" w:space="0" w:color="auto"/>
                    <w:left w:val="none" w:sz="0" w:space="0" w:color="auto"/>
                    <w:bottom w:val="none" w:sz="0" w:space="0" w:color="auto"/>
                    <w:right w:val="none" w:sz="0" w:space="0" w:color="auto"/>
                  </w:divBdr>
                </w:div>
                <w:div w:id="1017346799">
                  <w:marLeft w:val="0"/>
                  <w:marRight w:val="0"/>
                  <w:marTop w:val="0"/>
                  <w:marBottom w:val="0"/>
                  <w:divBdr>
                    <w:top w:val="none" w:sz="0" w:space="0" w:color="auto"/>
                    <w:left w:val="none" w:sz="0" w:space="0" w:color="auto"/>
                    <w:bottom w:val="none" w:sz="0" w:space="0" w:color="auto"/>
                    <w:right w:val="none" w:sz="0" w:space="0" w:color="auto"/>
                  </w:divBdr>
                </w:div>
                <w:div w:id="1502769725">
                  <w:marLeft w:val="0"/>
                  <w:marRight w:val="0"/>
                  <w:marTop w:val="0"/>
                  <w:marBottom w:val="0"/>
                  <w:divBdr>
                    <w:top w:val="none" w:sz="0" w:space="0" w:color="auto"/>
                    <w:left w:val="none" w:sz="0" w:space="0" w:color="auto"/>
                    <w:bottom w:val="none" w:sz="0" w:space="0" w:color="auto"/>
                    <w:right w:val="none" w:sz="0" w:space="0" w:color="auto"/>
                  </w:divBdr>
                </w:div>
                <w:div w:id="733234400">
                  <w:marLeft w:val="0"/>
                  <w:marRight w:val="0"/>
                  <w:marTop w:val="0"/>
                  <w:marBottom w:val="0"/>
                  <w:divBdr>
                    <w:top w:val="none" w:sz="0" w:space="0" w:color="auto"/>
                    <w:left w:val="none" w:sz="0" w:space="0" w:color="auto"/>
                    <w:bottom w:val="none" w:sz="0" w:space="0" w:color="auto"/>
                    <w:right w:val="none" w:sz="0" w:space="0" w:color="auto"/>
                  </w:divBdr>
                </w:div>
                <w:div w:id="1629623649">
                  <w:marLeft w:val="0"/>
                  <w:marRight w:val="0"/>
                  <w:marTop w:val="0"/>
                  <w:marBottom w:val="0"/>
                  <w:divBdr>
                    <w:top w:val="none" w:sz="0" w:space="0" w:color="auto"/>
                    <w:left w:val="none" w:sz="0" w:space="0" w:color="auto"/>
                    <w:bottom w:val="none" w:sz="0" w:space="0" w:color="auto"/>
                    <w:right w:val="none" w:sz="0" w:space="0" w:color="auto"/>
                  </w:divBdr>
                </w:div>
                <w:div w:id="949511899">
                  <w:marLeft w:val="0"/>
                  <w:marRight w:val="0"/>
                  <w:marTop w:val="0"/>
                  <w:marBottom w:val="0"/>
                  <w:divBdr>
                    <w:top w:val="none" w:sz="0" w:space="0" w:color="auto"/>
                    <w:left w:val="none" w:sz="0" w:space="0" w:color="auto"/>
                    <w:bottom w:val="none" w:sz="0" w:space="0" w:color="auto"/>
                    <w:right w:val="none" w:sz="0" w:space="0" w:color="auto"/>
                  </w:divBdr>
                </w:div>
                <w:div w:id="2035569423">
                  <w:marLeft w:val="0"/>
                  <w:marRight w:val="0"/>
                  <w:marTop w:val="0"/>
                  <w:marBottom w:val="0"/>
                  <w:divBdr>
                    <w:top w:val="none" w:sz="0" w:space="0" w:color="auto"/>
                    <w:left w:val="none" w:sz="0" w:space="0" w:color="auto"/>
                    <w:bottom w:val="none" w:sz="0" w:space="0" w:color="auto"/>
                    <w:right w:val="none" w:sz="0" w:space="0" w:color="auto"/>
                  </w:divBdr>
                </w:div>
                <w:div w:id="258489548">
                  <w:marLeft w:val="0"/>
                  <w:marRight w:val="0"/>
                  <w:marTop w:val="0"/>
                  <w:marBottom w:val="0"/>
                  <w:divBdr>
                    <w:top w:val="none" w:sz="0" w:space="0" w:color="auto"/>
                    <w:left w:val="none" w:sz="0" w:space="0" w:color="auto"/>
                    <w:bottom w:val="none" w:sz="0" w:space="0" w:color="auto"/>
                    <w:right w:val="none" w:sz="0" w:space="0" w:color="auto"/>
                  </w:divBdr>
                </w:div>
                <w:div w:id="11611483">
                  <w:marLeft w:val="0"/>
                  <w:marRight w:val="0"/>
                  <w:marTop w:val="0"/>
                  <w:marBottom w:val="0"/>
                  <w:divBdr>
                    <w:top w:val="none" w:sz="0" w:space="0" w:color="auto"/>
                    <w:left w:val="none" w:sz="0" w:space="0" w:color="auto"/>
                    <w:bottom w:val="none" w:sz="0" w:space="0" w:color="auto"/>
                    <w:right w:val="none" w:sz="0" w:space="0" w:color="auto"/>
                  </w:divBdr>
                </w:div>
                <w:div w:id="615406324">
                  <w:marLeft w:val="0"/>
                  <w:marRight w:val="0"/>
                  <w:marTop w:val="0"/>
                  <w:marBottom w:val="0"/>
                  <w:divBdr>
                    <w:top w:val="none" w:sz="0" w:space="0" w:color="auto"/>
                    <w:left w:val="none" w:sz="0" w:space="0" w:color="auto"/>
                    <w:bottom w:val="none" w:sz="0" w:space="0" w:color="auto"/>
                    <w:right w:val="none" w:sz="0" w:space="0" w:color="auto"/>
                  </w:divBdr>
                </w:div>
                <w:div w:id="1693603762">
                  <w:marLeft w:val="0"/>
                  <w:marRight w:val="0"/>
                  <w:marTop w:val="0"/>
                  <w:marBottom w:val="0"/>
                  <w:divBdr>
                    <w:top w:val="none" w:sz="0" w:space="0" w:color="auto"/>
                    <w:left w:val="none" w:sz="0" w:space="0" w:color="auto"/>
                    <w:bottom w:val="none" w:sz="0" w:space="0" w:color="auto"/>
                    <w:right w:val="none" w:sz="0" w:space="0" w:color="auto"/>
                  </w:divBdr>
                </w:div>
                <w:div w:id="1881093965">
                  <w:marLeft w:val="0"/>
                  <w:marRight w:val="0"/>
                  <w:marTop w:val="0"/>
                  <w:marBottom w:val="0"/>
                  <w:divBdr>
                    <w:top w:val="none" w:sz="0" w:space="0" w:color="auto"/>
                    <w:left w:val="none" w:sz="0" w:space="0" w:color="auto"/>
                    <w:bottom w:val="none" w:sz="0" w:space="0" w:color="auto"/>
                    <w:right w:val="none" w:sz="0" w:space="0" w:color="auto"/>
                  </w:divBdr>
                </w:div>
                <w:div w:id="732312910">
                  <w:marLeft w:val="0"/>
                  <w:marRight w:val="0"/>
                  <w:marTop w:val="0"/>
                  <w:marBottom w:val="0"/>
                  <w:divBdr>
                    <w:top w:val="none" w:sz="0" w:space="0" w:color="auto"/>
                    <w:left w:val="none" w:sz="0" w:space="0" w:color="auto"/>
                    <w:bottom w:val="none" w:sz="0" w:space="0" w:color="auto"/>
                    <w:right w:val="none" w:sz="0" w:space="0" w:color="auto"/>
                  </w:divBdr>
                </w:div>
                <w:div w:id="103773618">
                  <w:marLeft w:val="0"/>
                  <w:marRight w:val="0"/>
                  <w:marTop w:val="0"/>
                  <w:marBottom w:val="0"/>
                  <w:divBdr>
                    <w:top w:val="none" w:sz="0" w:space="0" w:color="auto"/>
                    <w:left w:val="none" w:sz="0" w:space="0" w:color="auto"/>
                    <w:bottom w:val="none" w:sz="0" w:space="0" w:color="auto"/>
                    <w:right w:val="none" w:sz="0" w:space="0" w:color="auto"/>
                  </w:divBdr>
                </w:div>
                <w:div w:id="1691643479">
                  <w:marLeft w:val="0"/>
                  <w:marRight w:val="0"/>
                  <w:marTop w:val="0"/>
                  <w:marBottom w:val="0"/>
                  <w:divBdr>
                    <w:top w:val="none" w:sz="0" w:space="0" w:color="auto"/>
                    <w:left w:val="none" w:sz="0" w:space="0" w:color="auto"/>
                    <w:bottom w:val="none" w:sz="0" w:space="0" w:color="auto"/>
                    <w:right w:val="none" w:sz="0" w:space="0" w:color="auto"/>
                  </w:divBdr>
                </w:div>
                <w:div w:id="770904573">
                  <w:marLeft w:val="0"/>
                  <w:marRight w:val="0"/>
                  <w:marTop w:val="0"/>
                  <w:marBottom w:val="0"/>
                  <w:divBdr>
                    <w:top w:val="none" w:sz="0" w:space="0" w:color="auto"/>
                    <w:left w:val="none" w:sz="0" w:space="0" w:color="auto"/>
                    <w:bottom w:val="none" w:sz="0" w:space="0" w:color="auto"/>
                    <w:right w:val="none" w:sz="0" w:space="0" w:color="auto"/>
                  </w:divBdr>
                </w:div>
                <w:div w:id="338459997">
                  <w:marLeft w:val="0"/>
                  <w:marRight w:val="0"/>
                  <w:marTop w:val="0"/>
                  <w:marBottom w:val="0"/>
                  <w:divBdr>
                    <w:top w:val="none" w:sz="0" w:space="0" w:color="auto"/>
                    <w:left w:val="none" w:sz="0" w:space="0" w:color="auto"/>
                    <w:bottom w:val="none" w:sz="0" w:space="0" w:color="auto"/>
                    <w:right w:val="none" w:sz="0" w:space="0" w:color="auto"/>
                  </w:divBdr>
                </w:div>
                <w:div w:id="370879709">
                  <w:marLeft w:val="0"/>
                  <w:marRight w:val="0"/>
                  <w:marTop w:val="0"/>
                  <w:marBottom w:val="0"/>
                  <w:divBdr>
                    <w:top w:val="none" w:sz="0" w:space="0" w:color="auto"/>
                    <w:left w:val="none" w:sz="0" w:space="0" w:color="auto"/>
                    <w:bottom w:val="none" w:sz="0" w:space="0" w:color="auto"/>
                    <w:right w:val="none" w:sz="0" w:space="0" w:color="auto"/>
                  </w:divBdr>
                </w:div>
                <w:div w:id="876046126">
                  <w:marLeft w:val="0"/>
                  <w:marRight w:val="0"/>
                  <w:marTop w:val="0"/>
                  <w:marBottom w:val="0"/>
                  <w:divBdr>
                    <w:top w:val="none" w:sz="0" w:space="0" w:color="auto"/>
                    <w:left w:val="none" w:sz="0" w:space="0" w:color="auto"/>
                    <w:bottom w:val="none" w:sz="0" w:space="0" w:color="auto"/>
                    <w:right w:val="none" w:sz="0" w:space="0" w:color="auto"/>
                  </w:divBdr>
                </w:div>
                <w:div w:id="95564312">
                  <w:marLeft w:val="0"/>
                  <w:marRight w:val="0"/>
                  <w:marTop w:val="0"/>
                  <w:marBottom w:val="0"/>
                  <w:divBdr>
                    <w:top w:val="none" w:sz="0" w:space="0" w:color="auto"/>
                    <w:left w:val="none" w:sz="0" w:space="0" w:color="auto"/>
                    <w:bottom w:val="none" w:sz="0" w:space="0" w:color="auto"/>
                    <w:right w:val="none" w:sz="0" w:space="0" w:color="auto"/>
                  </w:divBdr>
                </w:div>
                <w:div w:id="1642881357">
                  <w:marLeft w:val="0"/>
                  <w:marRight w:val="0"/>
                  <w:marTop w:val="0"/>
                  <w:marBottom w:val="0"/>
                  <w:divBdr>
                    <w:top w:val="none" w:sz="0" w:space="0" w:color="auto"/>
                    <w:left w:val="none" w:sz="0" w:space="0" w:color="auto"/>
                    <w:bottom w:val="none" w:sz="0" w:space="0" w:color="auto"/>
                    <w:right w:val="none" w:sz="0" w:space="0" w:color="auto"/>
                  </w:divBdr>
                </w:div>
              </w:divsChild>
            </w:div>
            <w:div w:id="1561284137">
              <w:marLeft w:val="0"/>
              <w:marRight w:val="0"/>
              <w:marTop w:val="0"/>
              <w:marBottom w:val="0"/>
              <w:divBdr>
                <w:top w:val="none" w:sz="0" w:space="0" w:color="auto"/>
                <w:left w:val="none" w:sz="0" w:space="0" w:color="auto"/>
                <w:bottom w:val="none" w:sz="0" w:space="0" w:color="auto"/>
                <w:right w:val="none" w:sz="0" w:space="0" w:color="auto"/>
              </w:divBdr>
            </w:div>
            <w:div w:id="245575774">
              <w:marLeft w:val="0"/>
              <w:marRight w:val="0"/>
              <w:marTop w:val="0"/>
              <w:marBottom w:val="0"/>
              <w:divBdr>
                <w:top w:val="none" w:sz="0" w:space="0" w:color="auto"/>
                <w:left w:val="none" w:sz="0" w:space="0" w:color="auto"/>
                <w:bottom w:val="none" w:sz="0" w:space="0" w:color="auto"/>
                <w:right w:val="none" w:sz="0" w:space="0" w:color="auto"/>
              </w:divBdr>
            </w:div>
            <w:div w:id="161699897">
              <w:marLeft w:val="0"/>
              <w:marRight w:val="0"/>
              <w:marTop w:val="0"/>
              <w:marBottom w:val="0"/>
              <w:divBdr>
                <w:top w:val="none" w:sz="0" w:space="0" w:color="auto"/>
                <w:left w:val="none" w:sz="0" w:space="0" w:color="auto"/>
                <w:bottom w:val="none" w:sz="0" w:space="0" w:color="auto"/>
                <w:right w:val="none" w:sz="0" w:space="0" w:color="auto"/>
              </w:divBdr>
            </w:div>
            <w:div w:id="707493658">
              <w:marLeft w:val="0"/>
              <w:marRight w:val="0"/>
              <w:marTop w:val="0"/>
              <w:marBottom w:val="0"/>
              <w:divBdr>
                <w:top w:val="none" w:sz="0" w:space="0" w:color="auto"/>
                <w:left w:val="none" w:sz="0" w:space="0" w:color="auto"/>
                <w:bottom w:val="none" w:sz="0" w:space="0" w:color="auto"/>
                <w:right w:val="none" w:sz="0" w:space="0" w:color="auto"/>
              </w:divBdr>
            </w:div>
            <w:div w:id="1043942939">
              <w:marLeft w:val="0"/>
              <w:marRight w:val="0"/>
              <w:marTop w:val="0"/>
              <w:marBottom w:val="0"/>
              <w:divBdr>
                <w:top w:val="none" w:sz="0" w:space="0" w:color="auto"/>
                <w:left w:val="none" w:sz="0" w:space="0" w:color="auto"/>
                <w:bottom w:val="none" w:sz="0" w:space="0" w:color="auto"/>
                <w:right w:val="none" w:sz="0" w:space="0" w:color="auto"/>
              </w:divBdr>
            </w:div>
            <w:div w:id="145437363">
              <w:marLeft w:val="0"/>
              <w:marRight w:val="0"/>
              <w:marTop w:val="0"/>
              <w:marBottom w:val="0"/>
              <w:divBdr>
                <w:top w:val="none" w:sz="0" w:space="0" w:color="auto"/>
                <w:left w:val="none" w:sz="0" w:space="0" w:color="auto"/>
                <w:bottom w:val="none" w:sz="0" w:space="0" w:color="auto"/>
                <w:right w:val="none" w:sz="0" w:space="0" w:color="auto"/>
              </w:divBdr>
            </w:div>
            <w:div w:id="310912107">
              <w:marLeft w:val="0"/>
              <w:marRight w:val="0"/>
              <w:marTop w:val="0"/>
              <w:marBottom w:val="0"/>
              <w:divBdr>
                <w:top w:val="none" w:sz="0" w:space="0" w:color="auto"/>
                <w:left w:val="none" w:sz="0" w:space="0" w:color="auto"/>
                <w:bottom w:val="none" w:sz="0" w:space="0" w:color="auto"/>
                <w:right w:val="none" w:sz="0" w:space="0" w:color="auto"/>
              </w:divBdr>
            </w:div>
            <w:div w:id="650713918">
              <w:marLeft w:val="0"/>
              <w:marRight w:val="0"/>
              <w:marTop w:val="0"/>
              <w:marBottom w:val="0"/>
              <w:divBdr>
                <w:top w:val="none" w:sz="0" w:space="0" w:color="auto"/>
                <w:left w:val="none" w:sz="0" w:space="0" w:color="auto"/>
                <w:bottom w:val="none" w:sz="0" w:space="0" w:color="auto"/>
                <w:right w:val="none" w:sz="0" w:space="0" w:color="auto"/>
              </w:divBdr>
            </w:div>
            <w:div w:id="764112558">
              <w:marLeft w:val="0"/>
              <w:marRight w:val="0"/>
              <w:marTop w:val="0"/>
              <w:marBottom w:val="0"/>
              <w:divBdr>
                <w:top w:val="none" w:sz="0" w:space="0" w:color="auto"/>
                <w:left w:val="none" w:sz="0" w:space="0" w:color="auto"/>
                <w:bottom w:val="none" w:sz="0" w:space="0" w:color="auto"/>
                <w:right w:val="none" w:sz="0" w:space="0" w:color="auto"/>
              </w:divBdr>
            </w:div>
            <w:div w:id="971204271">
              <w:marLeft w:val="0"/>
              <w:marRight w:val="0"/>
              <w:marTop w:val="0"/>
              <w:marBottom w:val="0"/>
              <w:divBdr>
                <w:top w:val="none" w:sz="0" w:space="0" w:color="auto"/>
                <w:left w:val="none" w:sz="0" w:space="0" w:color="auto"/>
                <w:bottom w:val="none" w:sz="0" w:space="0" w:color="auto"/>
                <w:right w:val="none" w:sz="0" w:space="0" w:color="auto"/>
              </w:divBdr>
            </w:div>
            <w:div w:id="1854756751">
              <w:marLeft w:val="0"/>
              <w:marRight w:val="0"/>
              <w:marTop w:val="0"/>
              <w:marBottom w:val="0"/>
              <w:divBdr>
                <w:top w:val="none" w:sz="0" w:space="0" w:color="auto"/>
                <w:left w:val="none" w:sz="0" w:space="0" w:color="auto"/>
                <w:bottom w:val="none" w:sz="0" w:space="0" w:color="auto"/>
                <w:right w:val="none" w:sz="0" w:space="0" w:color="auto"/>
              </w:divBdr>
            </w:div>
            <w:div w:id="987904384">
              <w:marLeft w:val="0"/>
              <w:marRight w:val="0"/>
              <w:marTop w:val="0"/>
              <w:marBottom w:val="0"/>
              <w:divBdr>
                <w:top w:val="none" w:sz="0" w:space="0" w:color="auto"/>
                <w:left w:val="none" w:sz="0" w:space="0" w:color="auto"/>
                <w:bottom w:val="none" w:sz="0" w:space="0" w:color="auto"/>
                <w:right w:val="none" w:sz="0" w:space="0" w:color="auto"/>
              </w:divBdr>
            </w:div>
            <w:div w:id="231234261">
              <w:marLeft w:val="0"/>
              <w:marRight w:val="0"/>
              <w:marTop w:val="0"/>
              <w:marBottom w:val="0"/>
              <w:divBdr>
                <w:top w:val="none" w:sz="0" w:space="0" w:color="auto"/>
                <w:left w:val="none" w:sz="0" w:space="0" w:color="auto"/>
                <w:bottom w:val="none" w:sz="0" w:space="0" w:color="auto"/>
                <w:right w:val="none" w:sz="0" w:space="0" w:color="auto"/>
              </w:divBdr>
            </w:div>
            <w:div w:id="831914758">
              <w:marLeft w:val="0"/>
              <w:marRight w:val="0"/>
              <w:marTop w:val="0"/>
              <w:marBottom w:val="0"/>
              <w:divBdr>
                <w:top w:val="none" w:sz="0" w:space="0" w:color="auto"/>
                <w:left w:val="none" w:sz="0" w:space="0" w:color="auto"/>
                <w:bottom w:val="none" w:sz="0" w:space="0" w:color="auto"/>
                <w:right w:val="none" w:sz="0" w:space="0" w:color="auto"/>
              </w:divBdr>
            </w:div>
            <w:div w:id="2132632071">
              <w:marLeft w:val="0"/>
              <w:marRight w:val="0"/>
              <w:marTop w:val="0"/>
              <w:marBottom w:val="0"/>
              <w:divBdr>
                <w:top w:val="none" w:sz="0" w:space="0" w:color="auto"/>
                <w:left w:val="none" w:sz="0" w:space="0" w:color="auto"/>
                <w:bottom w:val="none" w:sz="0" w:space="0" w:color="auto"/>
                <w:right w:val="none" w:sz="0" w:space="0" w:color="auto"/>
              </w:divBdr>
            </w:div>
            <w:div w:id="1337616606">
              <w:marLeft w:val="0"/>
              <w:marRight w:val="0"/>
              <w:marTop w:val="0"/>
              <w:marBottom w:val="0"/>
              <w:divBdr>
                <w:top w:val="none" w:sz="0" w:space="0" w:color="auto"/>
                <w:left w:val="none" w:sz="0" w:space="0" w:color="auto"/>
                <w:bottom w:val="none" w:sz="0" w:space="0" w:color="auto"/>
                <w:right w:val="none" w:sz="0" w:space="0" w:color="auto"/>
              </w:divBdr>
            </w:div>
            <w:div w:id="1017543698">
              <w:marLeft w:val="0"/>
              <w:marRight w:val="0"/>
              <w:marTop w:val="0"/>
              <w:marBottom w:val="0"/>
              <w:divBdr>
                <w:top w:val="none" w:sz="0" w:space="0" w:color="auto"/>
                <w:left w:val="none" w:sz="0" w:space="0" w:color="auto"/>
                <w:bottom w:val="none" w:sz="0" w:space="0" w:color="auto"/>
                <w:right w:val="none" w:sz="0" w:space="0" w:color="auto"/>
              </w:divBdr>
            </w:div>
            <w:div w:id="1971669657">
              <w:marLeft w:val="0"/>
              <w:marRight w:val="0"/>
              <w:marTop w:val="0"/>
              <w:marBottom w:val="0"/>
              <w:divBdr>
                <w:top w:val="none" w:sz="0" w:space="0" w:color="auto"/>
                <w:left w:val="none" w:sz="0" w:space="0" w:color="auto"/>
                <w:bottom w:val="none" w:sz="0" w:space="0" w:color="auto"/>
                <w:right w:val="none" w:sz="0" w:space="0" w:color="auto"/>
              </w:divBdr>
            </w:div>
            <w:div w:id="1535996328">
              <w:marLeft w:val="0"/>
              <w:marRight w:val="0"/>
              <w:marTop w:val="0"/>
              <w:marBottom w:val="0"/>
              <w:divBdr>
                <w:top w:val="none" w:sz="0" w:space="0" w:color="auto"/>
                <w:left w:val="none" w:sz="0" w:space="0" w:color="auto"/>
                <w:bottom w:val="none" w:sz="0" w:space="0" w:color="auto"/>
                <w:right w:val="none" w:sz="0" w:space="0" w:color="auto"/>
              </w:divBdr>
            </w:div>
            <w:div w:id="1880389163">
              <w:marLeft w:val="0"/>
              <w:marRight w:val="0"/>
              <w:marTop w:val="0"/>
              <w:marBottom w:val="0"/>
              <w:divBdr>
                <w:top w:val="none" w:sz="0" w:space="0" w:color="auto"/>
                <w:left w:val="none" w:sz="0" w:space="0" w:color="auto"/>
                <w:bottom w:val="none" w:sz="0" w:space="0" w:color="auto"/>
                <w:right w:val="none" w:sz="0" w:space="0" w:color="auto"/>
              </w:divBdr>
            </w:div>
            <w:div w:id="148400750">
              <w:marLeft w:val="0"/>
              <w:marRight w:val="0"/>
              <w:marTop w:val="0"/>
              <w:marBottom w:val="0"/>
              <w:divBdr>
                <w:top w:val="none" w:sz="0" w:space="0" w:color="auto"/>
                <w:left w:val="none" w:sz="0" w:space="0" w:color="auto"/>
                <w:bottom w:val="none" w:sz="0" w:space="0" w:color="auto"/>
                <w:right w:val="none" w:sz="0" w:space="0" w:color="auto"/>
              </w:divBdr>
            </w:div>
            <w:div w:id="499733125">
              <w:marLeft w:val="0"/>
              <w:marRight w:val="0"/>
              <w:marTop w:val="0"/>
              <w:marBottom w:val="0"/>
              <w:divBdr>
                <w:top w:val="none" w:sz="0" w:space="0" w:color="auto"/>
                <w:left w:val="none" w:sz="0" w:space="0" w:color="auto"/>
                <w:bottom w:val="none" w:sz="0" w:space="0" w:color="auto"/>
                <w:right w:val="none" w:sz="0" w:space="0" w:color="auto"/>
              </w:divBdr>
            </w:div>
            <w:div w:id="1640918184">
              <w:marLeft w:val="0"/>
              <w:marRight w:val="0"/>
              <w:marTop w:val="0"/>
              <w:marBottom w:val="0"/>
              <w:divBdr>
                <w:top w:val="none" w:sz="0" w:space="0" w:color="auto"/>
                <w:left w:val="none" w:sz="0" w:space="0" w:color="auto"/>
                <w:bottom w:val="none" w:sz="0" w:space="0" w:color="auto"/>
                <w:right w:val="none" w:sz="0" w:space="0" w:color="auto"/>
              </w:divBdr>
            </w:div>
            <w:div w:id="255134287">
              <w:marLeft w:val="0"/>
              <w:marRight w:val="0"/>
              <w:marTop w:val="0"/>
              <w:marBottom w:val="0"/>
              <w:divBdr>
                <w:top w:val="none" w:sz="0" w:space="0" w:color="auto"/>
                <w:left w:val="none" w:sz="0" w:space="0" w:color="auto"/>
                <w:bottom w:val="none" w:sz="0" w:space="0" w:color="auto"/>
                <w:right w:val="none" w:sz="0" w:space="0" w:color="auto"/>
              </w:divBdr>
            </w:div>
            <w:div w:id="79564336">
              <w:marLeft w:val="0"/>
              <w:marRight w:val="0"/>
              <w:marTop w:val="0"/>
              <w:marBottom w:val="0"/>
              <w:divBdr>
                <w:top w:val="none" w:sz="0" w:space="0" w:color="auto"/>
                <w:left w:val="none" w:sz="0" w:space="0" w:color="auto"/>
                <w:bottom w:val="none" w:sz="0" w:space="0" w:color="auto"/>
                <w:right w:val="none" w:sz="0" w:space="0" w:color="auto"/>
              </w:divBdr>
            </w:div>
            <w:div w:id="1161198874">
              <w:marLeft w:val="0"/>
              <w:marRight w:val="0"/>
              <w:marTop w:val="0"/>
              <w:marBottom w:val="0"/>
              <w:divBdr>
                <w:top w:val="none" w:sz="0" w:space="0" w:color="auto"/>
                <w:left w:val="none" w:sz="0" w:space="0" w:color="auto"/>
                <w:bottom w:val="none" w:sz="0" w:space="0" w:color="auto"/>
                <w:right w:val="none" w:sz="0" w:space="0" w:color="auto"/>
              </w:divBdr>
            </w:div>
            <w:div w:id="97872823">
              <w:marLeft w:val="0"/>
              <w:marRight w:val="0"/>
              <w:marTop w:val="0"/>
              <w:marBottom w:val="0"/>
              <w:divBdr>
                <w:top w:val="none" w:sz="0" w:space="0" w:color="auto"/>
                <w:left w:val="none" w:sz="0" w:space="0" w:color="auto"/>
                <w:bottom w:val="none" w:sz="0" w:space="0" w:color="auto"/>
                <w:right w:val="none" w:sz="0" w:space="0" w:color="auto"/>
              </w:divBdr>
            </w:div>
            <w:div w:id="2013413951">
              <w:marLeft w:val="0"/>
              <w:marRight w:val="0"/>
              <w:marTop w:val="0"/>
              <w:marBottom w:val="0"/>
              <w:divBdr>
                <w:top w:val="none" w:sz="0" w:space="0" w:color="auto"/>
                <w:left w:val="none" w:sz="0" w:space="0" w:color="auto"/>
                <w:bottom w:val="none" w:sz="0" w:space="0" w:color="auto"/>
                <w:right w:val="none" w:sz="0" w:space="0" w:color="auto"/>
              </w:divBdr>
            </w:div>
            <w:div w:id="192884409">
              <w:marLeft w:val="0"/>
              <w:marRight w:val="0"/>
              <w:marTop w:val="0"/>
              <w:marBottom w:val="0"/>
              <w:divBdr>
                <w:top w:val="none" w:sz="0" w:space="0" w:color="auto"/>
                <w:left w:val="none" w:sz="0" w:space="0" w:color="auto"/>
                <w:bottom w:val="none" w:sz="0" w:space="0" w:color="auto"/>
                <w:right w:val="none" w:sz="0" w:space="0" w:color="auto"/>
              </w:divBdr>
            </w:div>
            <w:div w:id="144783937">
              <w:marLeft w:val="0"/>
              <w:marRight w:val="0"/>
              <w:marTop w:val="0"/>
              <w:marBottom w:val="0"/>
              <w:divBdr>
                <w:top w:val="none" w:sz="0" w:space="0" w:color="auto"/>
                <w:left w:val="none" w:sz="0" w:space="0" w:color="auto"/>
                <w:bottom w:val="none" w:sz="0" w:space="0" w:color="auto"/>
                <w:right w:val="none" w:sz="0" w:space="0" w:color="auto"/>
              </w:divBdr>
            </w:div>
            <w:div w:id="1841578171">
              <w:marLeft w:val="0"/>
              <w:marRight w:val="0"/>
              <w:marTop w:val="0"/>
              <w:marBottom w:val="0"/>
              <w:divBdr>
                <w:top w:val="none" w:sz="0" w:space="0" w:color="auto"/>
                <w:left w:val="none" w:sz="0" w:space="0" w:color="auto"/>
                <w:bottom w:val="none" w:sz="0" w:space="0" w:color="auto"/>
                <w:right w:val="none" w:sz="0" w:space="0" w:color="auto"/>
              </w:divBdr>
            </w:div>
            <w:div w:id="1386759602">
              <w:marLeft w:val="0"/>
              <w:marRight w:val="0"/>
              <w:marTop w:val="0"/>
              <w:marBottom w:val="0"/>
              <w:divBdr>
                <w:top w:val="none" w:sz="0" w:space="0" w:color="auto"/>
                <w:left w:val="none" w:sz="0" w:space="0" w:color="auto"/>
                <w:bottom w:val="none" w:sz="0" w:space="0" w:color="auto"/>
                <w:right w:val="none" w:sz="0" w:space="0" w:color="auto"/>
              </w:divBdr>
            </w:div>
            <w:div w:id="1643806368">
              <w:marLeft w:val="0"/>
              <w:marRight w:val="0"/>
              <w:marTop w:val="0"/>
              <w:marBottom w:val="0"/>
              <w:divBdr>
                <w:top w:val="none" w:sz="0" w:space="0" w:color="auto"/>
                <w:left w:val="none" w:sz="0" w:space="0" w:color="auto"/>
                <w:bottom w:val="none" w:sz="0" w:space="0" w:color="auto"/>
                <w:right w:val="none" w:sz="0" w:space="0" w:color="auto"/>
              </w:divBdr>
            </w:div>
            <w:div w:id="2095585408">
              <w:marLeft w:val="0"/>
              <w:marRight w:val="0"/>
              <w:marTop w:val="0"/>
              <w:marBottom w:val="0"/>
              <w:divBdr>
                <w:top w:val="none" w:sz="0" w:space="0" w:color="auto"/>
                <w:left w:val="none" w:sz="0" w:space="0" w:color="auto"/>
                <w:bottom w:val="none" w:sz="0" w:space="0" w:color="auto"/>
                <w:right w:val="none" w:sz="0" w:space="0" w:color="auto"/>
              </w:divBdr>
            </w:div>
            <w:div w:id="97724154">
              <w:marLeft w:val="0"/>
              <w:marRight w:val="0"/>
              <w:marTop w:val="0"/>
              <w:marBottom w:val="0"/>
              <w:divBdr>
                <w:top w:val="none" w:sz="0" w:space="0" w:color="auto"/>
                <w:left w:val="none" w:sz="0" w:space="0" w:color="auto"/>
                <w:bottom w:val="none" w:sz="0" w:space="0" w:color="auto"/>
                <w:right w:val="none" w:sz="0" w:space="0" w:color="auto"/>
              </w:divBdr>
            </w:div>
            <w:div w:id="1352292537">
              <w:marLeft w:val="0"/>
              <w:marRight w:val="0"/>
              <w:marTop w:val="0"/>
              <w:marBottom w:val="0"/>
              <w:divBdr>
                <w:top w:val="none" w:sz="0" w:space="0" w:color="auto"/>
                <w:left w:val="none" w:sz="0" w:space="0" w:color="auto"/>
                <w:bottom w:val="none" w:sz="0" w:space="0" w:color="auto"/>
                <w:right w:val="none" w:sz="0" w:space="0" w:color="auto"/>
              </w:divBdr>
            </w:div>
            <w:div w:id="1679037721">
              <w:marLeft w:val="0"/>
              <w:marRight w:val="0"/>
              <w:marTop w:val="0"/>
              <w:marBottom w:val="0"/>
              <w:divBdr>
                <w:top w:val="none" w:sz="0" w:space="0" w:color="auto"/>
                <w:left w:val="none" w:sz="0" w:space="0" w:color="auto"/>
                <w:bottom w:val="none" w:sz="0" w:space="0" w:color="auto"/>
                <w:right w:val="none" w:sz="0" w:space="0" w:color="auto"/>
              </w:divBdr>
            </w:div>
            <w:div w:id="1904019827">
              <w:marLeft w:val="0"/>
              <w:marRight w:val="0"/>
              <w:marTop w:val="0"/>
              <w:marBottom w:val="0"/>
              <w:divBdr>
                <w:top w:val="none" w:sz="0" w:space="0" w:color="auto"/>
                <w:left w:val="none" w:sz="0" w:space="0" w:color="auto"/>
                <w:bottom w:val="none" w:sz="0" w:space="0" w:color="auto"/>
                <w:right w:val="none" w:sz="0" w:space="0" w:color="auto"/>
              </w:divBdr>
            </w:div>
            <w:div w:id="2058428517">
              <w:marLeft w:val="0"/>
              <w:marRight w:val="0"/>
              <w:marTop w:val="0"/>
              <w:marBottom w:val="0"/>
              <w:divBdr>
                <w:top w:val="none" w:sz="0" w:space="0" w:color="auto"/>
                <w:left w:val="none" w:sz="0" w:space="0" w:color="auto"/>
                <w:bottom w:val="none" w:sz="0" w:space="0" w:color="auto"/>
                <w:right w:val="none" w:sz="0" w:space="0" w:color="auto"/>
              </w:divBdr>
            </w:div>
            <w:div w:id="1382629309">
              <w:marLeft w:val="0"/>
              <w:marRight w:val="0"/>
              <w:marTop w:val="0"/>
              <w:marBottom w:val="0"/>
              <w:divBdr>
                <w:top w:val="none" w:sz="0" w:space="0" w:color="auto"/>
                <w:left w:val="none" w:sz="0" w:space="0" w:color="auto"/>
                <w:bottom w:val="none" w:sz="0" w:space="0" w:color="auto"/>
                <w:right w:val="none" w:sz="0" w:space="0" w:color="auto"/>
              </w:divBdr>
            </w:div>
            <w:div w:id="1580017823">
              <w:marLeft w:val="0"/>
              <w:marRight w:val="0"/>
              <w:marTop w:val="0"/>
              <w:marBottom w:val="0"/>
              <w:divBdr>
                <w:top w:val="none" w:sz="0" w:space="0" w:color="auto"/>
                <w:left w:val="none" w:sz="0" w:space="0" w:color="auto"/>
                <w:bottom w:val="none" w:sz="0" w:space="0" w:color="auto"/>
                <w:right w:val="none" w:sz="0" w:space="0" w:color="auto"/>
              </w:divBdr>
            </w:div>
            <w:div w:id="1994796101">
              <w:marLeft w:val="0"/>
              <w:marRight w:val="0"/>
              <w:marTop w:val="0"/>
              <w:marBottom w:val="0"/>
              <w:divBdr>
                <w:top w:val="none" w:sz="0" w:space="0" w:color="auto"/>
                <w:left w:val="none" w:sz="0" w:space="0" w:color="auto"/>
                <w:bottom w:val="none" w:sz="0" w:space="0" w:color="auto"/>
                <w:right w:val="none" w:sz="0" w:space="0" w:color="auto"/>
              </w:divBdr>
            </w:div>
            <w:div w:id="1497763093">
              <w:marLeft w:val="0"/>
              <w:marRight w:val="0"/>
              <w:marTop w:val="0"/>
              <w:marBottom w:val="0"/>
              <w:divBdr>
                <w:top w:val="none" w:sz="0" w:space="0" w:color="auto"/>
                <w:left w:val="none" w:sz="0" w:space="0" w:color="auto"/>
                <w:bottom w:val="none" w:sz="0" w:space="0" w:color="auto"/>
                <w:right w:val="none" w:sz="0" w:space="0" w:color="auto"/>
              </w:divBdr>
            </w:div>
            <w:div w:id="1463577811">
              <w:marLeft w:val="0"/>
              <w:marRight w:val="0"/>
              <w:marTop w:val="0"/>
              <w:marBottom w:val="0"/>
              <w:divBdr>
                <w:top w:val="none" w:sz="0" w:space="0" w:color="auto"/>
                <w:left w:val="none" w:sz="0" w:space="0" w:color="auto"/>
                <w:bottom w:val="none" w:sz="0" w:space="0" w:color="auto"/>
                <w:right w:val="none" w:sz="0" w:space="0" w:color="auto"/>
              </w:divBdr>
            </w:div>
            <w:div w:id="230194072">
              <w:marLeft w:val="0"/>
              <w:marRight w:val="0"/>
              <w:marTop w:val="0"/>
              <w:marBottom w:val="0"/>
              <w:divBdr>
                <w:top w:val="none" w:sz="0" w:space="0" w:color="auto"/>
                <w:left w:val="none" w:sz="0" w:space="0" w:color="auto"/>
                <w:bottom w:val="none" w:sz="0" w:space="0" w:color="auto"/>
                <w:right w:val="none" w:sz="0" w:space="0" w:color="auto"/>
              </w:divBdr>
            </w:div>
            <w:div w:id="780496697">
              <w:marLeft w:val="0"/>
              <w:marRight w:val="0"/>
              <w:marTop w:val="0"/>
              <w:marBottom w:val="0"/>
              <w:divBdr>
                <w:top w:val="none" w:sz="0" w:space="0" w:color="auto"/>
                <w:left w:val="none" w:sz="0" w:space="0" w:color="auto"/>
                <w:bottom w:val="none" w:sz="0" w:space="0" w:color="auto"/>
                <w:right w:val="none" w:sz="0" w:space="0" w:color="auto"/>
              </w:divBdr>
            </w:div>
            <w:div w:id="414205559">
              <w:marLeft w:val="0"/>
              <w:marRight w:val="0"/>
              <w:marTop w:val="0"/>
              <w:marBottom w:val="0"/>
              <w:divBdr>
                <w:top w:val="none" w:sz="0" w:space="0" w:color="auto"/>
                <w:left w:val="none" w:sz="0" w:space="0" w:color="auto"/>
                <w:bottom w:val="none" w:sz="0" w:space="0" w:color="auto"/>
                <w:right w:val="none" w:sz="0" w:space="0" w:color="auto"/>
              </w:divBdr>
            </w:div>
            <w:div w:id="1309171377">
              <w:marLeft w:val="0"/>
              <w:marRight w:val="0"/>
              <w:marTop w:val="0"/>
              <w:marBottom w:val="0"/>
              <w:divBdr>
                <w:top w:val="none" w:sz="0" w:space="0" w:color="auto"/>
                <w:left w:val="none" w:sz="0" w:space="0" w:color="auto"/>
                <w:bottom w:val="none" w:sz="0" w:space="0" w:color="auto"/>
                <w:right w:val="none" w:sz="0" w:space="0" w:color="auto"/>
              </w:divBdr>
            </w:div>
            <w:div w:id="1670594782">
              <w:marLeft w:val="0"/>
              <w:marRight w:val="0"/>
              <w:marTop w:val="0"/>
              <w:marBottom w:val="0"/>
              <w:divBdr>
                <w:top w:val="none" w:sz="0" w:space="0" w:color="auto"/>
                <w:left w:val="none" w:sz="0" w:space="0" w:color="auto"/>
                <w:bottom w:val="none" w:sz="0" w:space="0" w:color="auto"/>
                <w:right w:val="none" w:sz="0" w:space="0" w:color="auto"/>
              </w:divBdr>
            </w:div>
            <w:div w:id="466438325">
              <w:marLeft w:val="0"/>
              <w:marRight w:val="0"/>
              <w:marTop w:val="0"/>
              <w:marBottom w:val="0"/>
              <w:divBdr>
                <w:top w:val="none" w:sz="0" w:space="0" w:color="auto"/>
                <w:left w:val="none" w:sz="0" w:space="0" w:color="auto"/>
                <w:bottom w:val="none" w:sz="0" w:space="0" w:color="auto"/>
                <w:right w:val="none" w:sz="0" w:space="0" w:color="auto"/>
              </w:divBdr>
            </w:div>
            <w:div w:id="2020112944">
              <w:marLeft w:val="0"/>
              <w:marRight w:val="0"/>
              <w:marTop w:val="0"/>
              <w:marBottom w:val="0"/>
              <w:divBdr>
                <w:top w:val="none" w:sz="0" w:space="0" w:color="auto"/>
                <w:left w:val="none" w:sz="0" w:space="0" w:color="auto"/>
                <w:bottom w:val="none" w:sz="0" w:space="0" w:color="auto"/>
                <w:right w:val="none" w:sz="0" w:space="0" w:color="auto"/>
              </w:divBdr>
            </w:div>
            <w:div w:id="841775828">
              <w:marLeft w:val="0"/>
              <w:marRight w:val="0"/>
              <w:marTop w:val="0"/>
              <w:marBottom w:val="0"/>
              <w:divBdr>
                <w:top w:val="none" w:sz="0" w:space="0" w:color="auto"/>
                <w:left w:val="none" w:sz="0" w:space="0" w:color="auto"/>
                <w:bottom w:val="none" w:sz="0" w:space="0" w:color="auto"/>
                <w:right w:val="none" w:sz="0" w:space="0" w:color="auto"/>
              </w:divBdr>
            </w:div>
            <w:div w:id="1150361930">
              <w:marLeft w:val="0"/>
              <w:marRight w:val="0"/>
              <w:marTop w:val="0"/>
              <w:marBottom w:val="0"/>
              <w:divBdr>
                <w:top w:val="none" w:sz="0" w:space="0" w:color="auto"/>
                <w:left w:val="none" w:sz="0" w:space="0" w:color="auto"/>
                <w:bottom w:val="none" w:sz="0" w:space="0" w:color="auto"/>
                <w:right w:val="none" w:sz="0" w:space="0" w:color="auto"/>
              </w:divBdr>
            </w:div>
            <w:div w:id="700209201">
              <w:marLeft w:val="0"/>
              <w:marRight w:val="0"/>
              <w:marTop w:val="0"/>
              <w:marBottom w:val="0"/>
              <w:divBdr>
                <w:top w:val="none" w:sz="0" w:space="0" w:color="auto"/>
                <w:left w:val="none" w:sz="0" w:space="0" w:color="auto"/>
                <w:bottom w:val="none" w:sz="0" w:space="0" w:color="auto"/>
                <w:right w:val="none" w:sz="0" w:space="0" w:color="auto"/>
              </w:divBdr>
            </w:div>
            <w:div w:id="1834488130">
              <w:marLeft w:val="0"/>
              <w:marRight w:val="0"/>
              <w:marTop w:val="0"/>
              <w:marBottom w:val="0"/>
              <w:divBdr>
                <w:top w:val="none" w:sz="0" w:space="0" w:color="auto"/>
                <w:left w:val="none" w:sz="0" w:space="0" w:color="auto"/>
                <w:bottom w:val="none" w:sz="0" w:space="0" w:color="auto"/>
                <w:right w:val="none" w:sz="0" w:space="0" w:color="auto"/>
              </w:divBdr>
            </w:div>
            <w:div w:id="267346863">
              <w:marLeft w:val="0"/>
              <w:marRight w:val="0"/>
              <w:marTop w:val="0"/>
              <w:marBottom w:val="0"/>
              <w:divBdr>
                <w:top w:val="none" w:sz="0" w:space="0" w:color="auto"/>
                <w:left w:val="none" w:sz="0" w:space="0" w:color="auto"/>
                <w:bottom w:val="none" w:sz="0" w:space="0" w:color="auto"/>
                <w:right w:val="none" w:sz="0" w:space="0" w:color="auto"/>
              </w:divBdr>
            </w:div>
            <w:div w:id="1432706058">
              <w:marLeft w:val="0"/>
              <w:marRight w:val="0"/>
              <w:marTop w:val="0"/>
              <w:marBottom w:val="0"/>
              <w:divBdr>
                <w:top w:val="none" w:sz="0" w:space="0" w:color="auto"/>
                <w:left w:val="none" w:sz="0" w:space="0" w:color="auto"/>
                <w:bottom w:val="none" w:sz="0" w:space="0" w:color="auto"/>
                <w:right w:val="none" w:sz="0" w:space="0" w:color="auto"/>
              </w:divBdr>
            </w:div>
            <w:div w:id="363599238">
              <w:marLeft w:val="0"/>
              <w:marRight w:val="0"/>
              <w:marTop w:val="0"/>
              <w:marBottom w:val="0"/>
              <w:divBdr>
                <w:top w:val="none" w:sz="0" w:space="0" w:color="auto"/>
                <w:left w:val="none" w:sz="0" w:space="0" w:color="auto"/>
                <w:bottom w:val="none" w:sz="0" w:space="0" w:color="auto"/>
                <w:right w:val="none" w:sz="0" w:space="0" w:color="auto"/>
              </w:divBdr>
            </w:div>
            <w:div w:id="1428113099">
              <w:marLeft w:val="0"/>
              <w:marRight w:val="0"/>
              <w:marTop w:val="0"/>
              <w:marBottom w:val="0"/>
              <w:divBdr>
                <w:top w:val="none" w:sz="0" w:space="0" w:color="auto"/>
                <w:left w:val="none" w:sz="0" w:space="0" w:color="auto"/>
                <w:bottom w:val="none" w:sz="0" w:space="0" w:color="auto"/>
                <w:right w:val="none" w:sz="0" w:space="0" w:color="auto"/>
              </w:divBdr>
            </w:div>
            <w:div w:id="1739285912">
              <w:marLeft w:val="0"/>
              <w:marRight w:val="0"/>
              <w:marTop w:val="0"/>
              <w:marBottom w:val="0"/>
              <w:divBdr>
                <w:top w:val="none" w:sz="0" w:space="0" w:color="auto"/>
                <w:left w:val="none" w:sz="0" w:space="0" w:color="auto"/>
                <w:bottom w:val="none" w:sz="0" w:space="0" w:color="auto"/>
                <w:right w:val="none" w:sz="0" w:space="0" w:color="auto"/>
              </w:divBdr>
            </w:div>
            <w:div w:id="535433710">
              <w:marLeft w:val="0"/>
              <w:marRight w:val="0"/>
              <w:marTop w:val="0"/>
              <w:marBottom w:val="0"/>
              <w:divBdr>
                <w:top w:val="none" w:sz="0" w:space="0" w:color="auto"/>
                <w:left w:val="none" w:sz="0" w:space="0" w:color="auto"/>
                <w:bottom w:val="none" w:sz="0" w:space="0" w:color="auto"/>
                <w:right w:val="none" w:sz="0" w:space="0" w:color="auto"/>
              </w:divBdr>
            </w:div>
            <w:div w:id="1436705439">
              <w:marLeft w:val="0"/>
              <w:marRight w:val="0"/>
              <w:marTop w:val="0"/>
              <w:marBottom w:val="0"/>
              <w:divBdr>
                <w:top w:val="none" w:sz="0" w:space="0" w:color="auto"/>
                <w:left w:val="none" w:sz="0" w:space="0" w:color="auto"/>
                <w:bottom w:val="none" w:sz="0" w:space="0" w:color="auto"/>
                <w:right w:val="none" w:sz="0" w:space="0" w:color="auto"/>
              </w:divBdr>
            </w:div>
            <w:div w:id="449781640">
              <w:marLeft w:val="0"/>
              <w:marRight w:val="0"/>
              <w:marTop w:val="0"/>
              <w:marBottom w:val="0"/>
              <w:divBdr>
                <w:top w:val="none" w:sz="0" w:space="0" w:color="auto"/>
                <w:left w:val="none" w:sz="0" w:space="0" w:color="auto"/>
                <w:bottom w:val="none" w:sz="0" w:space="0" w:color="auto"/>
                <w:right w:val="none" w:sz="0" w:space="0" w:color="auto"/>
              </w:divBdr>
            </w:div>
            <w:div w:id="1132097779">
              <w:marLeft w:val="0"/>
              <w:marRight w:val="0"/>
              <w:marTop w:val="0"/>
              <w:marBottom w:val="0"/>
              <w:divBdr>
                <w:top w:val="none" w:sz="0" w:space="0" w:color="auto"/>
                <w:left w:val="none" w:sz="0" w:space="0" w:color="auto"/>
                <w:bottom w:val="none" w:sz="0" w:space="0" w:color="auto"/>
                <w:right w:val="none" w:sz="0" w:space="0" w:color="auto"/>
              </w:divBdr>
            </w:div>
            <w:div w:id="1286039352">
              <w:marLeft w:val="0"/>
              <w:marRight w:val="0"/>
              <w:marTop w:val="0"/>
              <w:marBottom w:val="0"/>
              <w:divBdr>
                <w:top w:val="none" w:sz="0" w:space="0" w:color="auto"/>
                <w:left w:val="none" w:sz="0" w:space="0" w:color="auto"/>
                <w:bottom w:val="none" w:sz="0" w:space="0" w:color="auto"/>
                <w:right w:val="none" w:sz="0" w:space="0" w:color="auto"/>
              </w:divBdr>
            </w:div>
            <w:div w:id="1835144131">
              <w:marLeft w:val="0"/>
              <w:marRight w:val="0"/>
              <w:marTop w:val="0"/>
              <w:marBottom w:val="0"/>
              <w:divBdr>
                <w:top w:val="none" w:sz="0" w:space="0" w:color="auto"/>
                <w:left w:val="none" w:sz="0" w:space="0" w:color="auto"/>
                <w:bottom w:val="none" w:sz="0" w:space="0" w:color="auto"/>
                <w:right w:val="none" w:sz="0" w:space="0" w:color="auto"/>
              </w:divBdr>
            </w:div>
            <w:div w:id="625698090">
              <w:marLeft w:val="0"/>
              <w:marRight w:val="0"/>
              <w:marTop w:val="0"/>
              <w:marBottom w:val="0"/>
              <w:divBdr>
                <w:top w:val="none" w:sz="0" w:space="0" w:color="auto"/>
                <w:left w:val="none" w:sz="0" w:space="0" w:color="auto"/>
                <w:bottom w:val="none" w:sz="0" w:space="0" w:color="auto"/>
                <w:right w:val="none" w:sz="0" w:space="0" w:color="auto"/>
              </w:divBdr>
            </w:div>
            <w:div w:id="640227888">
              <w:marLeft w:val="0"/>
              <w:marRight w:val="0"/>
              <w:marTop w:val="0"/>
              <w:marBottom w:val="0"/>
              <w:divBdr>
                <w:top w:val="none" w:sz="0" w:space="0" w:color="auto"/>
                <w:left w:val="none" w:sz="0" w:space="0" w:color="auto"/>
                <w:bottom w:val="none" w:sz="0" w:space="0" w:color="auto"/>
                <w:right w:val="none" w:sz="0" w:space="0" w:color="auto"/>
              </w:divBdr>
            </w:div>
            <w:div w:id="776750543">
              <w:marLeft w:val="0"/>
              <w:marRight w:val="0"/>
              <w:marTop w:val="0"/>
              <w:marBottom w:val="0"/>
              <w:divBdr>
                <w:top w:val="none" w:sz="0" w:space="0" w:color="auto"/>
                <w:left w:val="none" w:sz="0" w:space="0" w:color="auto"/>
                <w:bottom w:val="none" w:sz="0" w:space="0" w:color="auto"/>
                <w:right w:val="none" w:sz="0" w:space="0" w:color="auto"/>
              </w:divBdr>
            </w:div>
            <w:div w:id="563679747">
              <w:marLeft w:val="0"/>
              <w:marRight w:val="0"/>
              <w:marTop w:val="0"/>
              <w:marBottom w:val="0"/>
              <w:divBdr>
                <w:top w:val="none" w:sz="0" w:space="0" w:color="auto"/>
                <w:left w:val="none" w:sz="0" w:space="0" w:color="auto"/>
                <w:bottom w:val="none" w:sz="0" w:space="0" w:color="auto"/>
                <w:right w:val="none" w:sz="0" w:space="0" w:color="auto"/>
              </w:divBdr>
            </w:div>
            <w:div w:id="2146467334">
              <w:marLeft w:val="0"/>
              <w:marRight w:val="0"/>
              <w:marTop w:val="0"/>
              <w:marBottom w:val="0"/>
              <w:divBdr>
                <w:top w:val="none" w:sz="0" w:space="0" w:color="auto"/>
                <w:left w:val="none" w:sz="0" w:space="0" w:color="auto"/>
                <w:bottom w:val="none" w:sz="0" w:space="0" w:color="auto"/>
                <w:right w:val="none" w:sz="0" w:space="0" w:color="auto"/>
              </w:divBdr>
            </w:div>
            <w:div w:id="1584417754">
              <w:marLeft w:val="0"/>
              <w:marRight w:val="0"/>
              <w:marTop w:val="0"/>
              <w:marBottom w:val="0"/>
              <w:divBdr>
                <w:top w:val="none" w:sz="0" w:space="0" w:color="auto"/>
                <w:left w:val="none" w:sz="0" w:space="0" w:color="auto"/>
                <w:bottom w:val="none" w:sz="0" w:space="0" w:color="auto"/>
                <w:right w:val="none" w:sz="0" w:space="0" w:color="auto"/>
              </w:divBdr>
            </w:div>
            <w:div w:id="88351277">
              <w:marLeft w:val="0"/>
              <w:marRight w:val="0"/>
              <w:marTop w:val="0"/>
              <w:marBottom w:val="0"/>
              <w:divBdr>
                <w:top w:val="none" w:sz="0" w:space="0" w:color="auto"/>
                <w:left w:val="none" w:sz="0" w:space="0" w:color="auto"/>
                <w:bottom w:val="none" w:sz="0" w:space="0" w:color="auto"/>
                <w:right w:val="none" w:sz="0" w:space="0" w:color="auto"/>
              </w:divBdr>
            </w:div>
            <w:div w:id="452986864">
              <w:marLeft w:val="0"/>
              <w:marRight w:val="0"/>
              <w:marTop w:val="0"/>
              <w:marBottom w:val="0"/>
              <w:divBdr>
                <w:top w:val="none" w:sz="0" w:space="0" w:color="auto"/>
                <w:left w:val="none" w:sz="0" w:space="0" w:color="auto"/>
                <w:bottom w:val="none" w:sz="0" w:space="0" w:color="auto"/>
                <w:right w:val="none" w:sz="0" w:space="0" w:color="auto"/>
              </w:divBdr>
            </w:div>
            <w:div w:id="2129548253">
              <w:marLeft w:val="0"/>
              <w:marRight w:val="0"/>
              <w:marTop w:val="0"/>
              <w:marBottom w:val="0"/>
              <w:divBdr>
                <w:top w:val="none" w:sz="0" w:space="0" w:color="auto"/>
                <w:left w:val="none" w:sz="0" w:space="0" w:color="auto"/>
                <w:bottom w:val="none" w:sz="0" w:space="0" w:color="auto"/>
                <w:right w:val="none" w:sz="0" w:space="0" w:color="auto"/>
              </w:divBdr>
            </w:div>
            <w:div w:id="1925333915">
              <w:marLeft w:val="0"/>
              <w:marRight w:val="0"/>
              <w:marTop w:val="0"/>
              <w:marBottom w:val="0"/>
              <w:divBdr>
                <w:top w:val="none" w:sz="0" w:space="0" w:color="auto"/>
                <w:left w:val="none" w:sz="0" w:space="0" w:color="auto"/>
                <w:bottom w:val="none" w:sz="0" w:space="0" w:color="auto"/>
                <w:right w:val="none" w:sz="0" w:space="0" w:color="auto"/>
              </w:divBdr>
            </w:div>
            <w:div w:id="477724397">
              <w:marLeft w:val="0"/>
              <w:marRight w:val="0"/>
              <w:marTop w:val="0"/>
              <w:marBottom w:val="0"/>
              <w:divBdr>
                <w:top w:val="none" w:sz="0" w:space="0" w:color="auto"/>
                <w:left w:val="none" w:sz="0" w:space="0" w:color="auto"/>
                <w:bottom w:val="none" w:sz="0" w:space="0" w:color="auto"/>
                <w:right w:val="none" w:sz="0" w:space="0" w:color="auto"/>
              </w:divBdr>
            </w:div>
            <w:div w:id="31930341">
              <w:marLeft w:val="0"/>
              <w:marRight w:val="0"/>
              <w:marTop w:val="0"/>
              <w:marBottom w:val="0"/>
              <w:divBdr>
                <w:top w:val="none" w:sz="0" w:space="0" w:color="auto"/>
                <w:left w:val="none" w:sz="0" w:space="0" w:color="auto"/>
                <w:bottom w:val="none" w:sz="0" w:space="0" w:color="auto"/>
                <w:right w:val="none" w:sz="0" w:space="0" w:color="auto"/>
              </w:divBdr>
            </w:div>
            <w:div w:id="1915627313">
              <w:marLeft w:val="0"/>
              <w:marRight w:val="0"/>
              <w:marTop w:val="0"/>
              <w:marBottom w:val="0"/>
              <w:divBdr>
                <w:top w:val="none" w:sz="0" w:space="0" w:color="auto"/>
                <w:left w:val="none" w:sz="0" w:space="0" w:color="auto"/>
                <w:bottom w:val="none" w:sz="0" w:space="0" w:color="auto"/>
                <w:right w:val="none" w:sz="0" w:space="0" w:color="auto"/>
              </w:divBdr>
            </w:div>
            <w:div w:id="196506970">
              <w:marLeft w:val="0"/>
              <w:marRight w:val="0"/>
              <w:marTop w:val="0"/>
              <w:marBottom w:val="0"/>
              <w:divBdr>
                <w:top w:val="none" w:sz="0" w:space="0" w:color="auto"/>
                <w:left w:val="none" w:sz="0" w:space="0" w:color="auto"/>
                <w:bottom w:val="none" w:sz="0" w:space="0" w:color="auto"/>
                <w:right w:val="none" w:sz="0" w:space="0" w:color="auto"/>
              </w:divBdr>
            </w:div>
            <w:div w:id="532307525">
              <w:marLeft w:val="0"/>
              <w:marRight w:val="0"/>
              <w:marTop w:val="0"/>
              <w:marBottom w:val="0"/>
              <w:divBdr>
                <w:top w:val="none" w:sz="0" w:space="0" w:color="auto"/>
                <w:left w:val="none" w:sz="0" w:space="0" w:color="auto"/>
                <w:bottom w:val="none" w:sz="0" w:space="0" w:color="auto"/>
                <w:right w:val="none" w:sz="0" w:space="0" w:color="auto"/>
              </w:divBdr>
            </w:div>
            <w:div w:id="752511731">
              <w:marLeft w:val="0"/>
              <w:marRight w:val="0"/>
              <w:marTop w:val="0"/>
              <w:marBottom w:val="0"/>
              <w:divBdr>
                <w:top w:val="none" w:sz="0" w:space="0" w:color="auto"/>
                <w:left w:val="none" w:sz="0" w:space="0" w:color="auto"/>
                <w:bottom w:val="none" w:sz="0" w:space="0" w:color="auto"/>
                <w:right w:val="none" w:sz="0" w:space="0" w:color="auto"/>
              </w:divBdr>
            </w:div>
            <w:div w:id="170221588">
              <w:marLeft w:val="0"/>
              <w:marRight w:val="0"/>
              <w:marTop w:val="0"/>
              <w:marBottom w:val="0"/>
              <w:divBdr>
                <w:top w:val="none" w:sz="0" w:space="0" w:color="auto"/>
                <w:left w:val="none" w:sz="0" w:space="0" w:color="auto"/>
                <w:bottom w:val="none" w:sz="0" w:space="0" w:color="auto"/>
                <w:right w:val="none" w:sz="0" w:space="0" w:color="auto"/>
              </w:divBdr>
            </w:div>
            <w:div w:id="1414935978">
              <w:marLeft w:val="0"/>
              <w:marRight w:val="0"/>
              <w:marTop w:val="0"/>
              <w:marBottom w:val="0"/>
              <w:divBdr>
                <w:top w:val="none" w:sz="0" w:space="0" w:color="auto"/>
                <w:left w:val="none" w:sz="0" w:space="0" w:color="auto"/>
                <w:bottom w:val="none" w:sz="0" w:space="0" w:color="auto"/>
                <w:right w:val="none" w:sz="0" w:space="0" w:color="auto"/>
              </w:divBdr>
              <w:divsChild>
                <w:div w:id="377433122">
                  <w:marLeft w:val="0"/>
                  <w:marRight w:val="0"/>
                  <w:marTop w:val="0"/>
                  <w:marBottom w:val="0"/>
                  <w:divBdr>
                    <w:top w:val="none" w:sz="0" w:space="0" w:color="auto"/>
                    <w:left w:val="none" w:sz="0" w:space="0" w:color="auto"/>
                    <w:bottom w:val="none" w:sz="0" w:space="0" w:color="auto"/>
                    <w:right w:val="none" w:sz="0" w:space="0" w:color="auto"/>
                  </w:divBdr>
                </w:div>
                <w:div w:id="740714088">
                  <w:marLeft w:val="0"/>
                  <w:marRight w:val="0"/>
                  <w:marTop w:val="0"/>
                  <w:marBottom w:val="0"/>
                  <w:divBdr>
                    <w:top w:val="none" w:sz="0" w:space="0" w:color="auto"/>
                    <w:left w:val="none" w:sz="0" w:space="0" w:color="auto"/>
                    <w:bottom w:val="none" w:sz="0" w:space="0" w:color="auto"/>
                    <w:right w:val="none" w:sz="0" w:space="0" w:color="auto"/>
                  </w:divBdr>
                </w:div>
                <w:div w:id="997802851">
                  <w:marLeft w:val="0"/>
                  <w:marRight w:val="0"/>
                  <w:marTop w:val="0"/>
                  <w:marBottom w:val="0"/>
                  <w:divBdr>
                    <w:top w:val="none" w:sz="0" w:space="0" w:color="auto"/>
                    <w:left w:val="none" w:sz="0" w:space="0" w:color="auto"/>
                    <w:bottom w:val="none" w:sz="0" w:space="0" w:color="auto"/>
                    <w:right w:val="none" w:sz="0" w:space="0" w:color="auto"/>
                  </w:divBdr>
                </w:div>
                <w:div w:id="913471375">
                  <w:marLeft w:val="0"/>
                  <w:marRight w:val="0"/>
                  <w:marTop w:val="0"/>
                  <w:marBottom w:val="0"/>
                  <w:divBdr>
                    <w:top w:val="none" w:sz="0" w:space="0" w:color="auto"/>
                    <w:left w:val="none" w:sz="0" w:space="0" w:color="auto"/>
                    <w:bottom w:val="none" w:sz="0" w:space="0" w:color="auto"/>
                    <w:right w:val="none" w:sz="0" w:space="0" w:color="auto"/>
                  </w:divBdr>
                </w:div>
                <w:div w:id="1569344373">
                  <w:marLeft w:val="0"/>
                  <w:marRight w:val="0"/>
                  <w:marTop w:val="0"/>
                  <w:marBottom w:val="0"/>
                  <w:divBdr>
                    <w:top w:val="none" w:sz="0" w:space="0" w:color="auto"/>
                    <w:left w:val="none" w:sz="0" w:space="0" w:color="auto"/>
                    <w:bottom w:val="none" w:sz="0" w:space="0" w:color="auto"/>
                    <w:right w:val="none" w:sz="0" w:space="0" w:color="auto"/>
                  </w:divBdr>
                </w:div>
                <w:div w:id="1398817226">
                  <w:marLeft w:val="0"/>
                  <w:marRight w:val="0"/>
                  <w:marTop w:val="0"/>
                  <w:marBottom w:val="0"/>
                  <w:divBdr>
                    <w:top w:val="none" w:sz="0" w:space="0" w:color="auto"/>
                    <w:left w:val="none" w:sz="0" w:space="0" w:color="auto"/>
                    <w:bottom w:val="none" w:sz="0" w:space="0" w:color="auto"/>
                    <w:right w:val="none" w:sz="0" w:space="0" w:color="auto"/>
                  </w:divBdr>
                </w:div>
                <w:div w:id="58021346">
                  <w:marLeft w:val="0"/>
                  <w:marRight w:val="0"/>
                  <w:marTop w:val="0"/>
                  <w:marBottom w:val="0"/>
                  <w:divBdr>
                    <w:top w:val="none" w:sz="0" w:space="0" w:color="auto"/>
                    <w:left w:val="none" w:sz="0" w:space="0" w:color="auto"/>
                    <w:bottom w:val="none" w:sz="0" w:space="0" w:color="auto"/>
                    <w:right w:val="none" w:sz="0" w:space="0" w:color="auto"/>
                  </w:divBdr>
                </w:div>
                <w:div w:id="1688485670">
                  <w:marLeft w:val="0"/>
                  <w:marRight w:val="0"/>
                  <w:marTop w:val="0"/>
                  <w:marBottom w:val="0"/>
                  <w:divBdr>
                    <w:top w:val="none" w:sz="0" w:space="0" w:color="auto"/>
                    <w:left w:val="none" w:sz="0" w:space="0" w:color="auto"/>
                    <w:bottom w:val="none" w:sz="0" w:space="0" w:color="auto"/>
                    <w:right w:val="none" w:sz="0" w:space="0" w:color="auto"/>
                  </w:divBdr>
                </w:div>
                <w:div w:id="621151640">
                  <w:marLeft w:val="0"/>
                  <w:marRight w:val="0"/>
                  <w:marTop w:val="0"/>
                  <w:marBottom w:val="0"/>
                  <w:divBdr>
                    <w:top w:val="none" w:sz="0" w:space="0" w:color="auto"/>
                    <w:left w:val="none" w:sz="0" w:space="0" w:color="auto"/>
                    <w:bottom w:val="none" w:sz="0" w:space="0" w:color="auto"/>
                    <w:right w:val="none" w:sz="0" w:space="0" w:color="auto"/>
                  </w:divBdr>
                </w:div>
                <w:div w:id="732511062">
                  <w:marLeft w:val="0"/>
                  <w:marRight w:val="0"/>
                  <w:marTop w:val="0"/>
                  <w:marBottom w:val="0"/>
                  <w:divBdr>
                    <w:top w:val="none" w:sz="0" w:space="0" w:color="auto"/>
                    <w:left w:val="none" w:sz="0" w:space="0" w:color="auto"/>
                    <w:bottom w:val="none" w:sz="0" w:space="0" w:color="auto"/>
                    <w:right w:val="none" w:sz="0" w:space="0" w:color="auto"/>
                  </w:divBdr>
                </w:div>
                <w:div w:id="2098748519">
                  <w:marLeft w:val="0"/>
                  <w:marRight w:val="0"/>
                  <w:marTop w:val="0"/>
                  <w:marBottom w:val="0"/>
                  <w:divBdr>
                    <w:top w:val="none" w:sz="0" w:space="0" w:color="auto"/>
                    <w:left w:val="none" w:sz="0" w:space="0" w:color="auto"/>
                    <w:bottom w:val="none" w:sz="0" w:space="0" w:color="auto"/>
                    <w:right w:val="none" w:sz="0" w:space="0" w:color="auto"/>
                  </w:divBdr>
                </w:div>
                <w:div w:id="145054949">
                  <w:marLeft w:val="0"/>
                  <w:marRight w:val="0"/>
                  <w:marTop w:val="0"/>
                  <w:marBottom w:val="0"/>
                  <w:divBdr>
                    <w:top w:val="none" w:sz="0" w:space="0" w:color="auto"/>
                    <w:left w:val="none" w:sz="0" w:space="0" w:color="auto"/>
                    <w:bottom w:val="none" w:sz="0" w:space="0" w:color="auto"/>
                    <w:right w:val="none" w:sz="0" w:space="0" w:color="auto"/>
                  </w:divBdr>
                </w:div>
                <w:div w:id="1558542305">
                  <w:marLeft w:val="0"/>
                  <w:marRight w:val="0"/>
                  <w:marTop w:val="0"/>
                  <w:marBottom w:val="0"/>
                  <w:divBdr>
                    <w:top w:val="none" w:sz="0" w:space="0" w:color="auto"/>
                    <w:left w:val="none" w:sz="0" w:space="0" w:color="auto"/>
                    <w:bottom w:val="none" w:sz="0" w:space="0" w:color="auto"/>
                    <w:right w:val="none" w:sz="0" w:space="0" w:color="auto"/>
                  </w:divBdr>
                </w:div>
                <w:div w:id="410930825">
                  <w:marLeft w:val="0"/>
                  <w:marRight w:val="0"/>
                  <w:marTop w:val="0"/>
                  <w:marBottom w:val="0"/>
                  <w:divBdr>
                    <w:top w:val="none" w:sz="0" w:space="0" w:color="auto"/>
                    <w:left w:val="none" w:sz="0" w:space="0" w:color="auto"/>
                    <w:bottom w:val="none" w:sz="0" w:space="0" w:color="auto"/>
                    <w:right w:val="none" w:sz="0" w:space="0" w:color="auto"/>
                  </w:divBdr>
                </w:div>
                <w:div w:id="1852721558">
                  <w:marLeft w:val="0"/>
                  <w:marRight w:val="0"/>
                  <w:marTop w:val="0"/>
                  <w:marBottom w:val="0"/>
                  <w:divBdr>
                    <w:top w:val="none" w:sz="0" w:space="0" w:color="auto"/>
                    <w:left w:val="none" w:sz="0" w:space="0" w:color="auto"/>
                    <w:bottom w:val="none" w:sz="0" w:space="0" w:color="auto"/>
                    <w:right w:val="none" w:sz="0" w:space="0" w:color="auto"/>
                  </w:divBdr>
                </w:div>
                <w:div w:id="226577661">
                  <w:marLeft w:val="0"/>
                  <w:marRight w:val="0"/>
                  <w:marTop w:val="0"/>
                  <w:marBottom w:val="0"/>
                  <w:divBdr>
                    <w:top w:val="none" w:sz="0" w:space="0" w:color="auto"/>
                    <w:left w:val="none" w:sz="0" w:space="0" w:color="auto"/>
                    <w:bottom w:val="none" w:sz="0" w:space="0" w:color="auto"/>
                    <w:right w:val="none" w:sz="0" w:space="0" w:color="auto"/>
                  </w:divBdr>
                </w:div>
                <w:div w:id="303433649">
                  <w:marLeft w:val="0"/>
                  <w:marRight w:val="0"/>
                  <w:marTop w:val="0"/>
                  <w:marBottom w:val="0"/>
                  <w:divBdr>
                    <w:top w:val="none" w:sz="0" w:space="0" w:color="auto"/>
                    <w:left w:val="none" w:sz="0" w:space="0" w:color="auto"/>
                    <w:bottom w:val="none" w:sz="0" w:space="0" w:color="auto"/>
                    <w:right w:val="none" w:sz="0" w:space="0" w:color="auto"/>
                  </w:divBdr>
                </w:div>
                <w:div w:id="219052443">
                  <w:marLeft w:val="0"/>
                  <w:marRight w:val="0"/>
                  <w:marTop w:val="0"/>
                  <w:marBottom w:val="0"/>
                  <w:divBdr>
                    <w:top w:val="none" w:sz="0" w:space="0" w:color="auto"/>
                    <w:left w:val="none" w:sz="0" w:space="0" w:color="auto"/>
                    <w:bottom w:val="none" w:sz="0" w:space="0" w:color="auto"/>
                    <w:right w:val="none" w:sz="0" w:space="0" w:color="auto"/>
                  </w:divBdr>
                </w:div>
                <w:div w:id="1554073036">
                  <w:marLeft w:val="0"/>
                  <w:marRight w:val="0"/>
                  <w:marTop w:val="0"/>
                  <w:marBottom w:val="0"/>
                  <w:divBdr>
                    <w:top w:val="none" w:sz="0" w:space="0" w:color="auto"/>
                    <w:left w:val="none" w:sz="0" w:space="0" w:color="auto"/>
                    <w:bottom w:val="none" w:sz="0" w:space="0" w:color="auto"/>
                    <w:right w:val="none" w:sz="0" w:space="0" w:color="auto"/>
                  </w:divBdr>
                </w:div>
                <w:div w:id="1217736087">
                  <w:marLeft w:val="0"/>
                  <w:marRight w:val="0"/>
                  <w:marTop w:val="0"/>
                  <w:marBottom w:val="0"/>
                  <w:divBdr>
                    <w:top w:val="none" w:sz="0" w:space="0" w:color="auto"/>
                    <w:left w:val="none" w:sz="0" w:space="0" w:color="auto"/>
                    <w:bottom w:val="none" w:sz="0" w:space="0" w:color="auto"/>
                    <w:right w:val="none" w:sz="0" w:space="0" w:color="auto"/>
                  </w:divBdr>
                </w:div>
                <w:div w:id="527108022">
                  <w:marLeft w:val="0"/>
                  <w:marRight w:val="0"/>
                  <w:marTop w:val="0"/>
                  <w:marBottom w:val="0"/>
                  <w:divBdr>
                    <w:top w:val="none" w:sz="0" w:space="0" w:color="auto"/>
                    <w:left w:val="none" w:sz="0" w:space="0" w:color="auto"/>
                    <w:bottom w:val="none" w:sz="0" w:space="0" w:color="auto"/>
                    <w:right w:val="none" w:sz="0" w:space="0" w:color="auto"/>
                  </w:divBdr>
                </w:div>
                <w:div w:id="1724136469">
                  <w:marLeft w:val="0"/>
                  <w:marRight w:val="0"/>
                  <w:marTop w:val="0"/>
                  <w:marBottom w:val="0"/>
                  <w:divBdr>
                    <w:top w:val="none" w:sz="0" w:space="0" w:color="auto"/>
                    <w:left w:val="none" w:sz="0" w:space="0" w:color="auto"/>
                    <w:bottom w:val="none" w:sz="0" w:space="0" w:color="auto"/>
                    <w:right w:val="none" w:sz="0" w:space="0" w:color="auto"/>
                  </w:divBdr>
                </w:div>
                <w:div w:id="507211327">
                  <w:marLeft w:val="0"/>
                  <w:marRight w:val="0"/>
                  <w:marTop w:val="0"/>
                  <w:marBottom w:val="0"/>
                  <w:divBdr>
                    <w:top w:val="none" w:sz="0" w:space="0" w:color="auto"/>
                    <w:left w:val="none" w:sz="0" w:space="0" w:color="auto"/>
                    <w:bottom w:val="none" w:sz="0" w:space="0" w:color="auto"/>
                    <w:right w:val="none" w:sz="0" w:space="0" w:color="auto"/>
                  </w:divBdr>
                </w:div>
                <w:div w:id="426198849">
                  <w:marLeft w:val="0"/>
                  <w:marRight w:val="0"/>
                  <w:marTop w:val="0"/>
                  <w:marBottom w:val="0"/>
                  <w:divBdr>
                    <w:top w:val="none" w:sz="0" w:space="0" w:color="auto"/>
                    <w:left w:val="none" w:sz="0" w:space="0" w:color="auto"/>
                    <w:bottom w:val="none" w:sz="0" w:space="0" w:color="auto"/>
                    <w:right w:val="none" w:sz="0" w:space="0" w:color="auto"/>
                  </w:divBdr>
                </w:div>
                <w:div w:id="852231176">
                  <w:marLeft w:val="0"/>
                  <w:marRight w:val="0"/>
                  <w:marTop w:val="0"/>
                  <w:marBottom w:val="0"/>
                  <w:divBdr>
                    <w:top w:val="none" w:sz="0" w:space="0" w:color="auto"/>
                    <w:left w:val="none" w:sz="0" w:space="0" w:color="auto"/>
                    <w:bottom w:val="none" w:sz="0" w:space="0" w:color="auto"/>
                    <w:right w:val="none" w:sz="0" w:space="0" w:color="auto"/>
                  </w:divBdr>
                </w:div>
                <w:div w:id="600260524">
                  <w:marLeft w:val="0"/>
                  <w:marRight w:val="0"/>
                  <w:marTop w:val="0"/>
                  <w:marBottom w:val="0"/>
                  <w:divBdr>
                    <w:top w:val="none" w:sz="0" w:space="0" w:color="auto"/>
                    <w:left w:val="none" w:sz="0" w:space="0" w:color="auto"/>
                    <w:bottom w:val="none" w:sz="0" w:space="0" w:color="auto"/>
                    <w:right w:val="none" w:sz="0" w:space="0" w:color="auto"/>
                  </w:divBdr>
                </w:div>
                <w:div w:id="1341661147">
                  <w:marLeft w:val="0"/>
                  <w:marRight w:val="0"/>
                  <w:marTop w:val="0"/>
                  <w:marBottom w:val="0"/>
                  <w:divBdr>
                    <w:top w:val="none" w:sz="0" w:space="0" w:color="auto"/>
                    <w:left w:val="none" w:sz="0" w:space="0" w:color="auto"/>
                    <w:bottom w:val="none" w:sz="0" w:space="0" w:color="auto"/>
                    <w:right w:val="none" w:sz="0" w:space="0" w:color="auto"/>
                  </w:divBdr>
                </w:div>
                <w:div w:id="453137992">
                  <w:marLeft w:val="0"/>
                  <w:marRight w:val="0"/>
                  <w:marTop w:val="0"/>
                  <w:marBottom w:val="0"/>
                  <w:divBdr>
                    <w:top w:val="none" w:sz="0" w:space="0" w:color="auto"/>
                    <w:left w:val="none" w:sz="0" w:space="0" w:color="auto"/>
                    <w:bottom w:val="none" w:sz="0" w:space="0" w:color="auto"/>
                    <w:right w:val="none" w:sz="0" w:space="0" w:color="auto"/>
                  </w:divBdr>
                </w:div>
                <w:div w:id="892932832">
                  <w:marLeft w:val="0"/>
                  <w:marRight w:val="0"/>
                  <w:marTop w:val="0"/>
                  <w:marBottom w:val="0"/>
                  <w:divBdr>
                    <w:top w:val="none" w:sz="0" w:space="0" w:color="auto"/>
                    <w:left w:val="none" w:sz="0" w:space="0" w:color="auto"/>
                    <w:bottom w:val="none" w:sz="0" w:space="0" w:color="auto"/>
                    <w:right w:val="none" w:sz="0" w:space="0" w:color="auto"/>
                  </w:divBdr>
                </w:div>
                <w:div w:id="567300845">
                  <w:marLeft w:val="0"/>
                  <w:marRight w:val="0"/>
                  <w:marTop w:val="0"/>
                  <w:marBottom w:val="0"/>
                  <w:divBdr>
                    <w:top w:val="none" w:sz="0" w:space="0" w:color="auto"/>
                    <w:left w:val="none" w:sz="0" w:space="0" w:color="auto"/>
                    <w:bottom w:val="none" w:sz="0" w:space="0" w:color="auto"/>
                    <w:right w:val="none" w:sz="0" w:space="0" w:color="auto"/>
                  </w:divBdr>
                </w:div>
                <w:div w:id="1684429717">
                  <w:marLeft w:val="0"/>
                  <w:marRight w:val="0"/>
                  <w:marTop w:val="0"/>
                  <w:marBottom w:val="0"/>
                  <w:divBdr>
                    <w:top w:val="none" w:sz="0" w:space="0" w:color="auto"/>
                    <w:left w:val="none" w:sz="0" w:space="0" w:color="auto"/>
                    <w:bottom w:val="none" w:sz="0" w:space="0" w:color="auto"/>
                    <w:right w:val="none" w:sz="0" w:space="0" w:color="auto"/>
                  </w:divBdr>
                </w:div>
                <w:div w:id="260341746">
                  <w:marLeft w:val="0"/>
                  <w:marRight w:val="0"/>
                  <w:marTop w:val="0"/>
                  <w:marBottom w:val="0"/>
                  <w:divBdr>
                    <w:top w:val="none" w:sz="0" w:space="0" w:color="auto"/>
                    <w:left w:val="none" w:sz="0" w:space="0" w:color="auto"/>
                    <w:bottom w:val="none" w:sz="0" w:space="0" w:color="auto"/>
                    <w:right w:val="none" w:sz="0" w:space="0" w:color="auto"/>
                  </w:divBdr>
                </w:div>
                <w:div w:id="118962637">
                  <w:marLeft w:val="0"/>
                  <w:marRight w:val="0"/>
                  <w:marTop w:val="0"/>
                  <w:marBottom w:val="0"/>
                  <w:divBdr>
                    <w:top w:val="none" w:sz="0" w:space="0" w:color="auto"/>
                    <w:left w:val="none" w:sz="0" w:space="0" w:color="auto"/>
                    <w:bottom w:val="none" w:sz="0" w:space="0" w:color="auto"/>
                    <w:right w:val="none" w:sz="0" w:space="0" w:color="auto"/>
                  </w:divBdr>
                </w:div>
                <w:div w:id="2116750830">
                  <w:marLeft w:val="0"/>
                  <w:marRight w:val="0"/>
                  <w:marTop w:val="0"/>
                  <w:marBottom w:val="0"/>
                  <w:divBdr>
                    <w:top w:val="none" w:sz="0" w:space="0" w:color="auto"/>
                    <w:left w:val="none" w:sz="0" w:space="0" w:color="auto"/>
                    <w:bottom w:val="none" w:sz="0" w:space="0" w:color="auto"/>
                    <w:right w:val="none" w:sz="0" w:space="0" w:color="auto"/>
                  </w:divBdr>
                </w:div>
                <w:div w:id="1598250717">
                  <w:marLeft w:val="0"/>
                  <w:marRight w:val="0"/>
                  <w:marTop w:val="0"/>
                  <w:marBottom w:val="0"/>
                  <w:divBdr>
                    <w:top w:val="none" w:sz="0" w:space="0" w:color="auto"/>
                    <w:left w:val="none" w:sz="0" w:space="0" w:color="auto"/>
                    <w:bottom w:val="none" w:sz="0" w:space="0" w:color="auto"/>
                    <w:right w:val="none" w:sz="0" w:space="0" w:color="auto"/>
                  </w:divBdr>
                </w:div>
                <w:div w:id="1840467338">
                  <w:marLeft w:val="0"/>
                  <w:marRight w:val="0"/>
                  <w:marTop w:val="0"/>
                  <w:marBottom w:val="0"/>
                  <w:divBdr>
                    <w:top w:val="none" w:sz="0" w:space="0" w:color="auto"/>
                    <w:left w:val="none" w:sz="0" w:space="0" w:color="auto"/>
                    <w:bottom w:val="none" w:sz="0" w:space="0" w:color="auto"/>
                    <w:right w:val="none" w:sz="0" w:space="0" w:color="auto"/>
                  </w:divBdr>
                </w:div>
                <w:div w:id="1083333392">
                  <w:marLeft w:val="0"/>
                  <w:marRight w:val="0"/>
                  <w:marTop w:val="0"/>
                  <w:marBottom w:val="0"/>
                  <w:divBdr>
                    <w:top w:val="none" w:sz="0" w:space="0" w:color="auto"/>
                    <w:left w:val="none" w:sz="0" w:space="0" w:color="auto"/>
                    <w:bottom w:val="none" w:sz="0" w:space="0" w:color="auto"/>
                    <w:right w:val="none" w:sz="0" w:space="0" w:color="auto"/>
                  </w:divBdr>
                </w:div>
                <w:div w:id="623578004">
                  <w:marLeft w:val="0"/>
                  <w:marRight w:val="0"/>
                  <w:marTop w:val="0"/>
                  <w:marBottom w:val="0"/>
                  <w:divBdr>
                    <w:top w:val="none" w:sz="0" w:space="0" w:color="auto"/>
                    <w:left w:val="none" w:sz="0" w:space="0" w:color="auto"/>
                    <w:bottom w:val="none" w:sz="0" w:space="0" w:color="auto"/>
                    <w:right w:val="none" w:sz="0" w:space="0" w:color="auto"/>
                  </w:divBdr>
                </w:div>
                <w:div w:id="985276694">
                  <w:marLeft w:val="0"/>
                  <w:marRight w:val="0"/>
                  <w:marTop w:val="0"/>
                  <w:marBottom w:val="0"/>
                  <w:divBdr>
                    <w:top w:val="none" w:sz="0" w:space="0" w:color="auto"/>
                    <w:left w:val="none" w:sz="0" w:space="0" w:color="auto"/>
                    <w:bottom w:val="none" w:sz="0" w:space="0" w:color="auto"/>
                    <w:right w:val="none" w:sz="0" w:space="0" w:color="auto"/>
                  </w:divBdr>
                </w:div>
                <w:div w:id="1358199127">
                  <w:marLeft w:val="0"/>
                  <w:marRight w:val="0"/>
                  <w:marTop w:val="0"/>
                  <w:marBottom w:val="0"/>
                  <w:divBdr>
                    <w:top w:val="none" w:sz="0" w:space="0" w:color="auto"/>
                    <w:left w:val="none" w:sz="0" w:space="0" w:color="auto"/>
                    <w:bottom w:val="none" w:sz="0" w:space="0" w:color="auto"/>
                    <w:right w:val="none" w:sz="0" w:space="0" w:color="auto"/>
                  </w:divBdr>
                </w:div>
                <w:div w:id="770466258">
                  <w:marLeft w:val="0"/>
                  <w:marRight w:val="0"/>
                  <w:marTop w:val="0"/>
                  <w:marBottom w:val="0"/>
                  <w:divBdr>
                    <w:top w:val="none" w:sz="0" w:space="0" w:color="auto"/>
                    <w:left w:val="none" w:sz="0" w:space="0" w:color="auto"/>
                    <w:bottom w:val="none" w:sz="0" w:space="0" w:color="auto"/>
                    <w:right w:val="none" w:sz="0" w:space="0" w:color="auto"/>
                  </w:divBdr>
                </w:div>
                <w:div w:id="1301501441">
                  <w:marLeft w:val="0"/>
                  <w:marRight w:val="0"/>
                  <w:marTop w:val="0"/>
                  <w:marBottom w:val="0"/>
                  <w:divBdr>
                    <w:top w:val="none" w:sz="0" w:space="0" w:color="auto"/>
                    <w:left w:val="none" w:sz="0" w:space="0" w:color="auto"/>
                    <w:bottom w:val="none" w:sz="0" w:space="0" w:color="auto"/>
                    <w:right w:val="none" w:sz="0" w:space="0" w:color="auto"/>
                  </w:divBdr>
                </w:div>
                <w:div w:id="381634203">
                  <w:marLeft w:val="0"/>
                  <w:marRight w:val="0"/>
                  <w:marTop w:val="0"/>
                  <w:marBottom w:val="0"/>
                  <w:divBdr>
                    <w:top w:val="none" w:sz="0" w:space="0" w:color="auto"/>
                    <w:left w:val="none" w:sz="0" w:space="0" w:color="auto"/>
                    <w:bottom w:val="none" w:sz="0" w:space="0" w:color="auto"/>
                    <w:right w:val="none" w:sz="0" w:space="0" w:color="auto"/>
                  </w:divBdr>
                </w:div>
                <w:div w:id="1117484096">
                  <w:marLeft w:val="0"/>
                  <w:marRight w:val="0"/>
                  <w:marTop w:val="0"/>
                  <w:marBottom w:val="0"/>
                  <w:divBdr>
                    <w:top w:val="none" w:sz="0" w:space="0" w:color="auto"/>
                    <w:left w:val="none" w:sz="0" w:space="0" w:color="auto"/>
                    <w:bottom w:val="none" w:sz="0" w:space="0" w:color="auto"/>
                    <w:right w:val="none" w:sz="0" w:space="0" w:color="auto"/>
                  </w:divBdr>
                </w:div>
                <w:div w:id="1573466652">
                  <w:marLeft w:val="0"/>
                  <w:marRight w:val="0"/>
                  <w:marTop w:val="0"/>
                  <w:marBottom w:val="0"/>
                  <w:divBdr>
                    <w:top w:val="none" w:sz="0" w:space="0" w:color="auto"/>
                    <w:left w:val="none" w:sz="0" w:space="0" w:color="auto"/>
                    <w:bottom w:val="none" w:sz="0" w:space="0" w:color="auto"/>
                    <w:right w:val="none" w:sz="0" w:space="0" w:color="auto"/>
                  </w:divBdr>
                </w:div>
                <w:div w:id="87313401">
                  <w:marLeft w:val="0"/>
                  <w:marRight w:val="0"/>
                  <w:marTop w:val="0"/>
                  <w:marBottom w:val="0"/>
                  <w:divBdr>
                    <w:top w:val="none" w:sz="0" w:space="0" w:color="auto"/>
                    <w:left w:val="none" w:sz="0" w:space="0" w:color="auto"/>
                    <w:bottom w:val="none" w:sz="0" w:space="0" w:color="auto"/>
                    <w:right w:val="none" w:sz="0" w:space="0" w:color="auto"/>
                  </w:divBdr>
                </w:div>
                <w:div w:id="683823032">
                  <w:marLeft w:val="0"/>
                  <w:marRight w:val="0"/>
                  <w:marTop w:val="0"/>
                  <w:marBottom w:val="0"/>
                  <w:divBdr>
                    <w:top w:val="none" w:sz="0" w:space="0" w:color="auto"/>
                    <w:left w:val="none" w:sz="0" w:space="0" w:color="auto"/>
                    <w:bottom w:val="none" w:sz="0" w:space="0" w:color="auto"/>
                    <w:right w:val="none" w:sz="0" w:space="0" w:color="auto"/>
                  </w:divBdr>
                </w:div>
                <w:div w:id="1661229633">
                  <w:marLeft w:val="0"/>
                  <w:marRight w:val="0"/>
                  <w:marTop w:val="0"/>
                  <w:marBottom w:val="0"/>
                  <w:divBdr>
                    <w:top w:val="none" w:sz="0" w:space="0" w:color="auto"/>
                    <w:left w:val="none" w:sz="0" w:space="0" w:color="auto"/>
                    <w:bottom w:val="none" w:sz="0" w:space="0" w:color="auto"/>
                    <w:right w:val="none" w:sz="0" w:space="0" w:color="auto"/>
                  </w:divBdr>
                </w:div>
                <w:div w:id="448622622">
                  <w:marLeft w:val="0"/>
                  <w:marRight w:val="0"/>
                  <w:marTop w:val="0"/>
                  <w:marBottom w:val="0"/>
                  <w:divBdr>
                    <w:top w:val="none" w:sz="0" w:space="0" w:color="auto"/>
                    <w:left w:val="none" w:sz="0" w:space="0" w:color="auto"/>
                    <w:bottom w:val="none" w:sz="0" w:space="0" w:color="auto"/>
                    <w:right w:val="none" w:sz="0" w:space="0" w:color="auto"/>
                  </w:divBdr>
                </w:div>
                <w:div w:id="1420174295">
                  <w:marLeft w:val="0"/>
                  <w:marRight w:val="0"/>
                  <w:marTop w:val="0"/>
                  <w:marBottom w:val="0"/>
                  <w:divBdr>
                    <w:top w:val="none" w:sz="0" w:space="0" w:color="auto"/>
                    <w:left w:val="none" w:sz="0" w:space="0" w:color="auto"/>
                    <w:bottom w:val="none" w:sz="0" w:space="0" w:color="auto"/>
                    <w:right w:val="none" w:sz="0" w:space="0" w:color="auto"/>
                  </w:divBdr>
                </w:div>
                <w:div w:id="232080699">
                  <w:marLeft w:val="0"/>
                  <w:marRight w:val="0"/>
                  <w:marTop w:val="0"/>
                  <w:marBottom w:val="0"/>
                  <w:divBdr>
                    <w:top w:val="none" w:sz="0" w:space="0" w:color="auto"/>
                    <w:left w:val="none" w:sz="0" w:space="0" w:color="auto"/>
                    <w:bottom w:val="none" w:sz="0" w:space="0" w:color="auto"/>
                    <w:right w:val="none" w:sz="0" w:space="0" w:color="auto"/>
                  </w:divBdr>
                </w:div>
                <w:div w:id="261374999">
                  <w:marLeft w:val="0"/>
                  <w:marRight w:val="0"/>
                  <w:marTop w:val="0"/>
                  <w:marBottom w:val="0"/>
                  <w:divBdr>
                    <w:top w:val="none" w:sz="0" w:space="0" w:color="auto"/>
                    <w:left w:val="none" w:sz="0" w:space="0" w:color="auto"/>
                    <w:bottom w:val="none" w:sz="0" w:space="0" w:color="auto"/>
                    <w:right w:val="none" w:sz="0" w:space="0" w:color="auto"/>
                  </w:divBdr>
                </w:div>
                <w:div w:id="1376660579">
                  <w:marLeft w:val="0"/>
                  <w:marRight w:val="0"/>
                  <w:marTop w:val="0"/>
                  <w:marBottom w:val="0"/>
                  <w:divBdr>
                    <w:top w:val="none" w:sz="0" w:space="0" w:color="auto"/>
                    <w:left w:val="none" w:sz="0" w:space="0" w:color="auto"/>
                    <w:bottom w:val="none" w:sz="0" w:space="0" w:color="auto"/>
                    <w:right w:val="none" w:sz="0" w:space="0" w:color="auto"/>
                  </w:divBdr>
                </w:div>
                <w:div w:id="1806391561">
                  <w:marLeft w:val="0"/>
                  <w:marRight w:val="0"/>
                  <w:marTop w:val="0"/>
                  <w:marBottom w:val="0"/>
                  <w:divBdr>
                    <w:top w:val="none" w:sz="0" w:space="0" w:color="auto"/>
                    <w:left w:val="none" w:sz="0" w:space="0" w:color="auto"/>
                    <w:bottom w:val="none" w:sz="0" w:space="0" w:color="auto"/>
                    <w:right w:val="none" w:sz="0" w:space="0" w:color="auto"/>
                  </w:divBdr>
                </w:div>
                <w:div w:id="1634141273">
                  <w:marLeft w:val="0"/>
                  <w:marRight w:val="0"/>
                  <w:marTop w:val="0"/>
                  <w:marBottom w:val="0"/>
                  <w:divBdr>
                    <w:top w:val="none" w:sz="0" w:space="0" w:color="auto"/>
                    <w:left w:val="none" w:sz="0" w:space="0" w:color="auto"/>
                    <w:bottom w:val="none" w:sz="0" w:space="0" w:color="auto"/>
                    <w:right w:val="none" w:sz="0" w:space="0" w:color="auto"/>
                  </w:divBdr>
                </w:div>
                <w:div w:id="1129935823">
                  <w:marLeft w:val="0"/>
                  <w:marRight w:val="0"/>
                  <w:marTop w:val="0"/>
                  <w:marBottom w:val="0"/>
                  <w:divBdr>
                    <w:top w:val="none" w:sz="0" w:space="0" w:color="auto"/>
                    <w:left w:val="none" w:sz="0" w:space="0" w:color="auto"/>
                    <w:bottom w:val="none" w:sz="0" w:space="0" w:color="auto"/>
                    <w:right w:val="none" w:sz="0" w:space="0" w:color="auto"/>
                  </w:divBdr>
                </w:div>
                <w:div w:id="1736272682">
                  <w:marLeft w:val="0"/>
                  <w:marRight w:val="0"/>
                  <w:marTop w:val="0"/>
                  <w:marBottom w:val="0"/>
                  <w:divBdr>
                    <w:top w:val="none" w:sz="0" w:space="0" w:color="auto"/>
                    <w:left w:val="none" w:sz="0" w:space="0" w:color="auto"/>
                    <w:bottom w:val="none" w:sz="0" w:space="0" w:color="auto"/>
                    <w:right w:val="none" w:sz="0" w:space="0" w:color="auto"/>
                  </w:divBdr>
                </w:div>
                <w:div w:id="1131362721">
                  <w:marLeft w:val="0"/>
                  <w:marRight w:val="0"/>
                  <w:marTop w:val="0"/>
                  <w:marBottom w:val="0"/>
                  <w:divBdr>
                    <w:top w:val="none" w:sz="0" w:space="0" w:color="auto"/>
                    <w:left w:val="none" w:sz="0" w:space="0" w:color="auto"/>
                    <w:bottom w:val="none" w:sz="0" w:space="0" w:color="auto"/>
                    <w:right w:val="none" w:sz="0" w:space="0" w:color="auto"/>
                  </w:divBdr>
                </w:div>
                <w:div w:id="1913851136">
                  <w:marLeft w:val="0"/>
                  <w:marRight w:val="0"/>
                  <w:marTop w:val="0"/>
                  <w:marBottom w:val="0"/>
                  <w:divBdr>
                    <w:top w:val="none" w:sz="0" w:space="0" w:color="auto"/>
                    <w:left w:val="none" w:sz="0" w:space="0" w:color="auto"/>
                    <w:bottom w:val="none" w:sz="0" w:space="0" w:color="auto"/>
                    <w:right w:val="none" w:sz="0" w:space="0" w:color="auto"/>
                  </w:divBdr>
                </w:div>
                <w:div w:id="962886003">
                  <w:marLeft w:val="0"/>
                  <w:marRight w:val="0"/>
                  <w:marTop w:val="0"/>
                  <w:marBottom w:val="0"/>
                  <w:divBdr>
                    <w:top w:val="none" w:sz="0" w:space="0" w:color="auto"/>
                    <w:left w:val="none" w:sz="0" w:space="0" w:color="auto"/>
                    <w:bottom w:val="none" w:sz="0" w:space="0" w:color="auto"/>
                    <w:right w:val="none" w:sz="0" w:space="0" w:color="auto"/>
                  </w:divBdr>
                </w:div>
                <w:div w:id="1435052758">
                  <w:marLeft w:val="0"/>
                  <w:marRight w:val="0"/>
                  <w:marTop w:val="0"/>
                  <w:marBottom w:val="0"/>
                  <w:divBdr>
                    <w:top w:val="none" w:sz="0" w:space="0" w:color="auto"/>
                    <w:left w:val="none" w:sz="0" w:space="0" w:color="auto"/>
                    <w:bottom w:val="none" w:sz="0" w:space="0" w:color="auto"/>
                    <w:right w:val="none" w:sz="0" w:space="0" w:color="auto"/>
                  </w:divBdr>
                </w:div>
                <w:div w:id="2025672580">
                  <w:marLeft w:val="0"/>
                  <w:marRight w:val="0"/>
                  <w:marTop w:val="0"/>
                  <w:marBottom w:val="0"/>
                  <w:divBdr>
                    <w:top w:val="none" w:sz="0" w:space="0" w:color="auto"/>
                    <w:left w:val="none" w:sz="0" w:space="0" w:color="auto"/>
                    <w:bottom w:val="none" w:sz="0" w:space="0" w:color="auto"/>
                    <w:right w:val="none" w:sz="0" w:space="0" w:color="auto"/>
                  </w:divBdr>
                </w:div>
                <w:div w:id="712341568">
                  <w:marLeft w:val="0"/>
                  <w:marRight w:val="0"/>
                  <w:marTop w:val="0"/>
                  <w:marBottom w:val="0"/>
                  <w:divBdr>
                    <w:top w:val="none" w:sz="0" w:space="0" w:color="auto"/>
                    <w:left w:val="none" w:sz="0" w:space="0" w:color="auto"/>
                    <w:bottom w:val="none" w:sz="0" w:space="0" w:color="auto"/>
                    <w:right w:val="none" w:sz="0" w:space="0" w:color="auto"/>
                  </w:divBdr>
                </w:div>
                <w:div w:id="1703557485">
                  <w:marLeft w:val="0"/>
                  <w:marRight w:val="0"/>
                  <w:marTop w:val="0"/>
                  <w:marBottom w:val="0"/>
                  <w:divBdr>
                    <w:top w:val="none" w:sz="0" w:space="0" w:color="auto"/>
                    <w:left w:val="none" w:sz="0" w:space="0" w:color="auto"/>
                    <w:bottom w:val="none" w:sz="0" w:space="0" w:color="auto"/>
                    <w:right w:val="none" w:sz="0" w:space="0" w:color="auto"/>
                  </w:divBdr>
                </w:div>
                <w:div w:id="890649933">
                  <w:marLeft w:val="0"/>
                  <w:marRight w:val="0"/>
                  <w:marTop w:val="0"/>
                  <w:marBottom w:val="0"/>
                  <w:divBdr>
                    <w:top w:val="none" w:sz="0" w:space="0" w:color="auto"/>
                    <w:left w:val="none" w:sz="0" w:space="0" w:color="auto"/>
                    <w:bottom w:val="none" w:sz="0" w:space="0" w:color="auto"/>
                    <w:right w:val="none" w:sz="0" w:space="0" w:color="auto"/>
                  </w:divBdr>
                </w:div>
                <w:div w:id="1082482824">
                  <w:marLeft w:val="0"/>
                  <w:marRight w:val="0"/>
                  <w:marTop w:val="0"/>
                  <w:marBottom w:val="0"/>
                  <w:divBdr>
                    <w:top w:val="none" w:sz="0" w:space="0" w:color="auto"/>
                    <w:left w:val="none" w:sz="0" w:space="0" w:color="auto"/>
                    <w:bottom w:val="none" w:sz="0" w:space="0" w:color="auto"/>
                    <w:right w:val="none" w:sz="0" w:space="0" w:color="auto"/>
                  </w:divBdr>
                </w:div>
                <w:div w:id="1687245762">
                  <w:marLeft w:val="0"/>
                  <w:marRight w:val="0"/>
                  <w:marTop w:val="0"/>
                  <w:marBottom w:val="0"/>
                  <w:divBdr>
                    <w:top w:val="none" w:sz="0" w:space="0" w:color="auto"/>
                    <w:left w:val="none" w:sz="0" w:space="0" w:color="auto"/>
                    <w:bottom w:val="none" w:sz="0" w:space="0" w:color="auto"/>
                    <w:right w:val="none" w:sz="0" w:space="0" w:color="auto"/>
                  </w:divBdr>
                </w:div>
                <w:div w:id="1534269773">
                  <w:marLeft w:val="0"/>
                  <w:marRight w:val="0"/>
                  <w:marTop w:val="0"/>
                  <w:marBottom w:val="0"/>
                  <w:divBdr>
                    <w:top w:val="none" w:sz="0" w:space="0" w:color="auto"/>
                    <w:left w:val="none" w:sz="0" w:space="0" w:color="auto"/>
                    <w:bottom w:val="none" w:sz="0" w:space="0" w:color="auto"/>
                    <w:right w:val="none" w:sz="0" w:space="0" w:color="auto"/>
                  </w:divBdr>
                </w:div>
                <w:div w:id="464010990">
                  <w:marLeft w:val="0"/>
                  <w:marRight w:val="0"/>
                  <w:marTop w:val="0"/>
                  <w:marBottom w:val="0"/>
                  <w:divBdr>
                    <w:top w:val="none" w:sz="0" w:space="0" w:color="auto"/>
                    <w:left w:val="none" w:sz="0" w:space="0" w:color="auto"/>
                    <w:bottom w:val="none" w:sz="0" w:space="0" w:color="auto"/>
                    <w:right w:val="none" w:sz="0" w:space="0" w:color="auto"/>
                  </w:divBdr>
                </w:div>
                <w:div w:id="1159155522">
                  <w:marLeft w:val="0"/>
                  <w:marRight w:val="0"/>
                  <w:marTop w:val="0"/>
                  <w:marBottom w:val="0"/>
                  <w:divBdr>
                    <w:top w:val="none" w:sz="0" w:space="0" w:color="auto"/>
                    <w:left w:val="none" w:sz="0" w:space="0" w:color="auto"/>
                    <w:bottom w:val="none" w:sz="0" w:space="0" w:color="auto"/>
                    <w:right w:val="none" w:sz="0" w:space="0" w:color="auto"/>
                  </w:divBdr>
                </w:div>
                <w:div w:id="727531888">
                  <w:marLeft w:val="0"/>
                  <w:marRight w:val="0"/>
                  <w:marTop w:val="0"/>
                  <w:marBottom w:val="0"/>
                  <w:divBdr>
                    <w:top w:val="none" w:sz="0" w:space="0" w:color="auto"/>
                    <w:left w:val="none" w:sz="0" w:space="0" w:color="auto"/>
                    <w:bottom w:val="none" w:sz="0" w:space="0" w:color="auto"/>
                    <w:right w:val="none" w:sz="0" w:space="0" w:color="auto"/>
                  </w:divBdr>
                </w:div>
                <w:div w:id="1982226335">
                  <w:marLeft w:val="0"/>
                  <w:marRight w:val="0"/>
                  <w:marTop w:val="0"/>
                  <w:marBottom w:val="0"/>
                  <w:divBdr>
                    <w:top w:val="none" w:sz="0" w:space="0" w:color="auto"/>
                    <w:left w:val="none" w:sz="0" w:space="0" w:color="auto"/>
                    <w:bottom w:val="none" w:sz="0" w:space="0" w:color="auto"/>
                    <w:right w:val="none" w:sz="0" w:space="0" w:color="auto"/>
                  </w:divBdr>
                </w:div>
                <w:div w:id="1772436628">
                  <w:marLeft w:val="0"/>
                  <w:marRight w:val="0"/>
                  <w:marTop w:val="0"/>
                  <w:marBottom w:val="0"/>
                  <w:divBdr>
                    <w:top w:val="none" w:sz="0" w:space="0" w:color="auto"/>
                    <w:left w:val="none" w:sz="0" w:space="0" w:color="auto"/>
                    <w:bottom w:val="none" w:sz="0" w:space="0" w:color="auto"/>
                    <w:right w:val="none" w:sz="0" w:space="0" w:color="auto"/>
                  </w:divBdr>
                </w:div>
                <w:div w:id="139003442">
                  <w:marLeft w:val="0"/>
                  <w:marRight w:val="0"/>
                  <w:marTop w:val="0"/>
                  <w:marBottom w:val="0"/>
                  <w:divBdr>
                    <w:top w:val="none" w:sz="0" w:space="0" w:color="auto"/>
                    <w:left w:val="none" w:sz="0" w:space="0" w:color="auto"/>
                    <w:bottom w:val="none" w:sz="0" w:space="0" w:color="auto"/>
                    <w:right w:val="none" w:sz="0" w:space="0" w:color="auto"/>
                  </w:divBdr>
                </w:div>
                <w:div w:id="884490950">
                  <w:marLeft w:val="0"/>
                  <w:marRight w:val="0"/>
                  <w:marTop w:val="0"/>
                  <w:marBottom w:val="0"/>
                  <w:divBdr>
                    <w:top w:val="none" w:sz="0" w:space="0" w:color="auto"/>
                    <w:left w:val="none" w:sz="0" w:space="0" w:color="auto"/>
                    <w:bottom w:val="none" w:sz="0" w:space="0" w:color="auto"/>
                    <w:right w:val="none" w:sz="0" w:space="0" w:color="auto"/>
                  </w:divBdr>
                </w:div>
                <w:div w:id="1412896334">
                  <w:marLeft w:val="0"/>
                  <w:marRight w:val="0"/>
                  <w:marTop w:val="0"/>
                  <w:marBottom w:val="0"/>
                  <w:divBdr>
                    <w:top w:val="none" w:sz="0" w:space="0" w:color="auto"/>
                    <w:left w:val="none" w:sz="0" w:space="0" w:color="auto"/>
                    <w:bottom w:val="none" w:sz="0" w:space="0" w:color="auto"/>
                    <w:right w:val="none" w:sz="0" w:space="0" w:color="auto"/>
                  </w:divBdr>
                </w:div>
                <w:div w:id="899901752">
                  <w:marLeft w:val="0"/>
                  <w:marRight w:val="0"/>
                  <w:marTop w:val="0"/>
                  <w:marBottom w:val="0"/>
                  <w:divBdr>
                    <w:top w:val="none" w:sz="0" w:space="0" w:color="auto"/>
                    <w:left w:val="none" w:sz="0" w:space="0" w:color="auto"/>
                    <w:bottom w:val="none" w:sz="0" w:space="0" w:color="auto"/>
                    <w:right w:val="none" w:sz="0" w:space="0" w:color="auto"/>
                  </w:divBdr>
                </w:div>
                <w:div w:id="1130247765">
                  <w:marLeft w:val="0"/>
                  <w:marRight w:val="0"/>
                  <w:marTop w:val="0"/>
                  <w:marBottom w:val="0"/>
                  <w:divBdr>
                    <w:top w:val="none" w:sz="0" w:space="0" w:color="auto"/>
                    <w:left w:val="none" w:sz="0" w:space="0" w:color="auto"/>
                    <w:bottom w:val="none" w:sz="0" w:space="0" w:color="auto"/>
                    <w:right w:val="none" w:sz="0" w:space="0" w:color="auto"/>
                  </w:divBdr>
                </w:div>
                <w:div w:id="1895116889">
                  <w:marLeft w:val="0"/>
                  <w:marRight w:val="0"/>
                  <w:marTop w:val="0"/>
                  <w:marBottom w:val="0"/>
                  <w:divBdr>
                    <w:top w:val="none" w:sz="0" w:space="0" w:color="auto"/>
                    <w:left w:val="none" w:sz="0" w:space="0" w:color="auto"/>
                    <w:bottom w:val="none" w:sz="0" w:space="0" w:color="auto"/>
                    <w:right w:val="none" w:sz="0" w:space="0" w:color="auto"/>
                  </w:divBdr>
                </w:div>
                <w:div w:id="1776710757">
                  <w:marLeft w:val="0"/>
                  <w:marRight w:val="0"/>
                  <w:marTop w:val="0"/>
                  <w:marBottom w:val="0"/>
                  <w:divBdr>
                    <w:top w:val="none" w:sz="0" w:space="0" w:color="auto"/>
                    <w:left w:val="none" w:sz="0" w:space="0" w:color="auto"/>
                    <w:bottom w:val="none" w:sz="0" w:space="0" w:color="auto"/>
                    <w:right w:val="none" w:sz="0" w:space="0" w:color="auto"/>
                  </w:divBdr>
                </w:div>
                <w:div w:id="1773739342">
                  <w:marLeft w:val="0"/>
                  <w:marRight w:val="0"/>
                  <w:marTop w:val="0"/>
                  <w:marBottom w:val="0"/>
                  <w:divBdr>
                    <w:top w:val="none" w:sz="0" w:space="0" w:color="auto"/>
                    <w:left w:val="none" w:sz="0" w:space="0" w:color="auto"/>
                    <w:bottom w:val="none" w:sz="0" w:space="0" w:color="auto"/>
                    <w:right w:val="none" w:sz="0" w:space="0" w:color="auto"/>
                  </w:divBdr>
                </w:div>
                <w:div w:id="1115176466">
                  <w:marLeft w:val="0"/>
                  <w:marRight w:val="0"/>
                  <w:marTop w:val="0"/>
                  <w:marBottom w:val="0"/>
                  <w:divBdr>
                    <w:top w:val="none" w:sz="0" w:space="0" w:color="auto"/>
                    <w:left w:val="none" w:sz="0" w:space="0" w:color="auto"/>
                    <w:bottom w:val="none" w:sz="0" w:space="0" w:color="auto"/>
                    <w:right w:val="none" w:sz="0" w:space="0" w:color="auto"/>
                  </w:divBdr>
                </w:div>
                <w:div w:id="1135098647">
                  <w:marLeft w:val="0"/>
                  <w:marRight w:val="0"/>
                  <w:marTop w:val="0"/>
                  <w:marBottom w:val="0"/>
                  <w:divBdr>
                    <w:top w:val="none" w:sz="0" w:space="0" w:color="auto"/>
                    <w:left w:val="none" w:sz="0" w:space="0" w:color="auto"/>
                    <w:bottom w:val="none" w:sz="0" w:space="0" w:color="auto"/>
                    <w:right w:val="none" w:sz="0" w:space="0" w:color="auto"/>
                  </w:divBdr>
                </w:div>
                <w:div w:id="140926173">
                  <w:marLeft w:val="0"/>
                  <w:marRight w:val="0"/>
                  <w:marTop w:val="0"/>
                  <w:marBottom w:val="0"/>
                  <w:divBdr>
                    <w:top w:val="none" w:sz="0" w:space="0" w:color="auto"/>
                    <w:left w:val="none" w:sz="0" w:space="0" w:color="auto"/>
                    <w:bottom w:val="none" w:sz="0" w:space="0" w:color="auto"/>
                    <w:right w:val="none" w:sz="0" w:space="0" w:color="auto"/>
                  </w:divBdr>
                </w:div>
                <w:div w:id="901985702">
                  <w:marLeft w:val="0"/>
                  <w:marRight w:val="0"/>
                  <w:marTop w:val="0"/>
                  <w:marBottom w:val="0"/>
                  <w:divBdr>
                    <w:top w:val="none" w:sz="0" w:space="0" w:color="auto"/>
                    <w:left w:val="none" w:sz="0" w:space="0" w:color="auto"/>
                    <w:bottom w:val="none" w:sz="0" w:space="0" w:color="auto"/>
                    <w:right w:val="none" w:sz="0" w:space="0" w:color="auto"/>
                  </w:divBdr>
                </w:div>
                <w:div w:id="661081299">
                  <w:marLeft w:val="0"/>
                  <w:marRight w:val="0"/>
                  <w:marTop w:val="0"/>
                  <w:marBottom w:val="0"/>
                  <w:divBdr>
                    <w:top w:val="none" w:sz="0" w:space="0" w:color="auto"/>
                    <w:left w:val="none" w:sz="0" w:space="0" w:color="auto"/>
                    <w:bottom w:val="none" w:sz="0" w:space="0" w:color="auto"/>
                    <w:right w:val="none" w:sz="0" w:space="0" w:color="auto"/>
                  </w:divBdr>
                </w:div>
                <w:div w:id="1229270680">
                  <w:marLeft w:val="0"/>
                  <w:marRight w:val="0"/>
                  <w:marTop w:val="0"/>
                  <w:marBottom w:val="0"/>
                  <w:divBdr>
                    <w:top w:val="none" w:sz="0" w:space="0" w:color="auto"/>
                    <w:left w:val="none" w:sz="0" w:space="0" w:color="auto"/>
                    <w:bottom w:val="none" w:sz="0" w:space="0" w:color="auto"/>
                    <w:right w:val="none" w:sz="0" w:space="0" w:color="auto"/>
                  </w:divBdr>
                </w:div>
                <w:div w:id="140120750">
                  <w:marLeft w:val="0"/>
                  <w:marRight w:val="0"/>
                  <w:marTop w:val="0"/>
                  <w:marBottom w:val="0"/>
                  <w:divBdr>
                    <w:top w:val="none" w:sz="0" w:space="0" w:color="auto"/>
                    <w:left w:val="none" w:sz="0" w:space="0" w:color="auto"/>
                    <w:bottom w:val="none" w:sz="0" w:space="0" w:color="auto"/>
                    <w:right w:val="none" w:sz="0" w:space="0" w:color="auto"/>
                  </w:divBdr>
                </w:div>
                <w:div w:id="665209656">
                  <w:marLeft w:val="0"/>
                  <w:marRight w:val="0"/>
                  <w:marTop w:val="0"/>
                  <w:marBottom w:val="0"/>
                  <w:divBdr>
                    <w:top w:val="none" w:sz="0" w:space="0" w:color="auto"/>
                    <w:left w:val="none" w:sz="0" w:space="0" w:color="auto"/>
                    <w:bottom w:val="none" w:sz="0" w:space="0" w:color="auto"/>
                    <w:right w:val="none" w:sz="0" w:space="0" w:color="auto"/>
                  </w:divBdr>
                </w:div>
                <w:div w:id="877818616">
                  <w:marLeft w:val="0"/>
                  <w:marRight w:val="0"/>
                  <w:marTop w:val="0"/>
                  <w:marBottom w:val="0"/>
                  <w:divBdr>
                    <w:top w:val="none" w:sz="0" w:space="0" w:color="auto"/>
                    <w:left w:val="none" w:sz="0" w:space="0" w:color="auto"/>
                    <w:bottom w:val="none" w:sz="0" w:space="0" w:color="auto"/>
                    <w:right w:val="none" w:sz="0" w:space="0" w:color="auto"/>
                  </w:divBdr>
                </w:div>
                <w:div w:id="748696172">
                  <w:marLeft w:val="0"/>
                  <w:marRight w:val="0"/>
                  <w:marTop w:val="0"/>
                  <w:marBottom w:val="0"/>
                  <w:divBdr>
                    <w:top w:val="none" w:sz="0" w:space="0" w:color="auto"/>
                    <w:left w:val="none" w:sz="0" w:space="0" w:color="auto"/>
                    <w:bottom w:val="none" w:sz="0" w:space="0" w:color="auto"/>
                    <w:right w:val="none" w:sz="0" w:space="0" w:color="auto"/>
                  </w:divBdr>
                </w:div>
                <w:div w:id="1957130710">
                  <w:marLeft w:val="0"/>
                  <w:marRight w:val="0"/>
                  <w:marTop w:val="0"/>
                  <w:marBottom w:val="0"/>
                  <w:divBdr>
                    <w:top w:val="none" w:sz="0" w:space="0" w:color="auto"/>
                    <w:left w:val="none" w:sz="0" w:space="0" w:color="auto"/>
                    <w:bottom w:val="none" w:sz="0" w:space="0" w:color="auto"/>
                    <w:right w:val="none" w:sz="0" w:space="0" w:color="auto"/>
                  </w:divBdr>
                </w:div>
                <w:div w:id="1297377197">
                  <w:marLeft w:val="0"/>
                  <w:marRight w:val="0"/>
                  <w:marTop w:val="0"/>
                  <w:marBottom w:val="0"/>
                  <w:divBdr>
                    <w:top w:val="none" w:sz="0" w:space="0" w:color="auto"/>
                    <w:left w:val="none" w:sz="0" w:space="0" w:color="auto"/>
                    <w:bottom w:val="none" w:sz="0" w:space="0" w:color="auto"/>
                    <w:right w:val="none" w:sz="0" w:space="0" w:color="auto"/>
                  </w:divBdr>
                </w:div>
                <w:div w:id="1870488766">
                  <w:marLeft w:val="0"/>
                  <w:marRight w:val="0"/>
                  <w:marTop w:val="0"/>
                  <w:marBottom w:val="0"/>
                  <w:divBdr>
                    <w:top w:val="none" w:sz="0" w:space="0" w:color="auto"/>
                    <w:left w:val="none" w:sz="0" w:space="0" w:color="auto"/>
                    <w:bottom w:val="none" w:sz="0" w:space="0" w:color="auto"/>
                    <w:right w:val="none" w:sz="0" w:space="0" w:color="auto"/>
                  </w:divBdr>
                </w:div>
                <w:div w:id="2141535966">
                  <w:marLeft w:val="0"/>
                  <w:marRight w:val="0"/>
                  <w:marTop w:val="0"/>
                  <w:marBottom w:val="0"/>
                  <w:divBdr>
                    <w:top w:val="none" w:sz="0" w:space="0" w:color="auto"/>
                    <w:left w:val="none" w:sz="0" w:space="0" w:color="auto"/>
                    <w:bottom w:val="none" w:sz="0" w:space="0" w:color="auto"/>
                    <w:right w:val="none" w:sz="0" w:space="0" w:color="auto"/>
                  </w:divBdr>
                </w:div>
                <w:div w:id="1878859171">
                  <w:marLeft w:val="0"/>
                  <w:marRight w:val="0"/>
                  <w:marTop w:val="0"/>
                  <w:marBottom w:val="0"/>
                  <w:divBdr>
                    <w:top w:val="none" w:sz="0" w:space="0" w:color="auto"/>
                    <w:left w:val="none" w:sz="0" w:space="0" w:color="auto"/>
                    <w:bottom w:val="none" w:sz="0" w:space="0" w:color="auto"/>
                    <w:right w:val="none" w:sz="0" w:space="0" w:color="auto"/>
                  </w:divBdr>
                </w:div>
                <w:div w:id="422528711">
                  <w:marLeft w:val="0"/>
                  <w:marRight w:val="0"/>
                  <w:marTop w:val="0"/>
                  <w:marBottom w:val="0"/>
                  <w:divBdr>
                    <w:top w:val="none" w:sz="0" w:space="0" w:color="auto"/>
                    <w:left w:val="none" w:sz="0" w:space="0" w:color="auto"/>
                    <w:bottom w:val="none" w:sz="0" w:space="0" w:color="auto"/>
                    <w:right w:val="none" w:sz="0" w:space="0" w:color="auto"/>
                  </w:divBdr>
                </w:div>
                <w:div w:id="1529949202">
                  <w:marLeft w:val="0"/>
                  <w:marRight w:val="0"/>
                  <w:marTop w:val="0"/>
                  <w:marBottom w:val="0"/>
                  <w:divBdr>
                    <w:top w:val="none" w:sz="0" w:space="0" w:color="auto"/>
                    <w:left w:val="none" w:sz="0" w:space="0" w:color="auto"/>
                    <w:bottom w:val="none" w:sz="0" w:space="0" w:color="auto"/>
                    <w:right w:val="none" w:sz="0" w:space="0" w:color="auto"/>
                  </w:divBdr>
                </w:div>
                <w:div w:id="1412971290">
                  <w:marLeft w:val="0"/>
                  <w:marRight w:val="0"/>
                  <w:marTop w:val="0"/>
                  <w:marBottom w:val="0"/>
                  <w:divBdr>
                    <w:top w:val="none" w:sz="0" w:space="0" w:color="auto"/>
                    <w:left w:val="none" w:sz="0" w:space="0" w:color="auto"/>
                    <w:bottom w:val="none" w:sz="0" w:space="0" w:color="auto"/>
                    <w:right w:val="none" w:sz="0" w:space="0" w:color="auto"/>
                  </w:divBdr>
                </w:div>
                <w:div w:id="1660307316">
                  <w:marLeft w:val="0"/>
                  <w:marRight w:val="0"/>
                  <w:marTop w:val="0"/>
                  <w:marBottom w:val="0"/>
                  <w:divBdr>
                    <w:top w:val="none" w:sz="0" w:space="0" w:color="auto"/>
                    <w:left w:val="none" w:sz="0" w:space="0" w:color="auto"/>
                    <w:bottom w:val="none" w:sz="0" w:space="0" w:color="auto"/>
                    <w:right w:val="none" w:sz="0" w:space="0" w:color="auto"/>
                  </w:divBdr>
                </w:div>
                <w:div w:id="1015377726">
                  <w:marLeft w:val="0"/>
                  <w:marRight w:val="0"/>
                  <w:marTop w:val="0"/>
                  <w:marBottom w:val="0"/>
                  <w:divBdr>
                    <w:top w:val="none" w:sz="0" w:space="0" w:color="auto"/>
                    <w:left w:val="none" w:sz="0" w:space="0" w:color="auto"/>
                    <w:bottom w:val="none" w:sz="0" w:space="0" w:color="auto"/>
                    <w:right w:val="none" w:sz="0" w:space="0" w:color="auto"/>
                  </w:divBdr>
                </w:div>
                <w:div w:id="1092437191">
                  <w:marLeft w:val="0"/>
                  <w:marRight w:val="0"/>
                  <w:marTop w:val="0"/>
                  <w:marBottom w:val="0"/>
                  <w:divBdr>
                    <w:top w:val="none" w:sz="0" w:space="0" w:color="auto"/>
                    <w:left w:val="none" w:sz="0" w:space="0" w:color="auto"/>
                    <w:bottom w:val="none" w:sz="0" w:space="0" w:color="auto"/>
                    <w:right w:val="none" w:sz="0" w:space="0" w:color="auto"/>
                  </w:divBdr>
                </w:div>
                <w:div w:id="874267703">
                  <w:marLeft w:val="0"/>
                  <w:marRight w:val="0"/>
                  <w:marTop w:val="0"/>
                  <w:marBottom w:val="0"/>
                  <w:divBdr>
                    <w:top w:val="none" w:sz="0" w:space="0" w:color="auto"/>
                    <w:left w:val="none" w:sz="0" w:space="0" w:color="auto"/>
                    <w:bottom w:val="none" w:sz="0" w:space="0" w:color="auto"/>
                    <w:right w:val="none" w:sz="0" w:space="0" w:color="auto"/>
                  </w:divBdr>
                </w:div>
                <w:div w:id="509412787">
                  <w:marLeft w:val="0"/>
                  <w:marRight w:val="0"/>
                  <w:marTop w:val="0"/>
                  <w:marBottom w:val="0"/>
                  <w:divBdr>
                    <w:top w:val="none" w:sz="0" w:space="0" w:color="auto"/>
                    <w:left w:val="none" w:sz="0" w:space="0" w:color="auto"/>
                    <w:bottom w:val="none" w:sz="0" w:space="0" w:color="auto"/>
                    <w:right w:val="none" w:sz="0" w:space="0" w:color="auto"/>
                  </w:divBdr>
                </w:div>
                <w:div w:id="773791724">
                  <w:marLeft w:val="0"/>
                  <w:marRight w:val="0"/>
                  <w:marTop w:val="0"/>
                  <w:marBottom w:val="0"/>
                  <w:divBdr>
                    <w:top w:val="none" w:sz="0" w:space="0" w:color="auto"/>
                    <w:left w:val="none" w:sz="0" w:space="0" w:color="auto"/>
                    <w:bottom w:val="none" w:sz="0" w:space="0" w:color="auto"/>
                    <w:right w:val="none" w:sz="0" w:space="0" w:color="auto"/>
                  </w:divBdr>
                </w:div>
                <w:div w:id="1106925175">
                  <w:marLeft w:val="0"/>
                  <w:marRight w:val="0"/>
                  <w:marTop w:val="0"/>
                  <w:marBottom w:val="0"/>
                  <w:divBdr>
                    <w:top w:val="none" w:sz="0" w:space="0" w:color="auto"/>
                    <w:left w:val="none" w:sz="0" w:space="0" w:color="auto"/>
                    <w:bottom w:val="none" w:sz="0" w:space="0" w:color="auto"/>
                    <w:right w:val="none" w:sz="0" w:space="0" w:color="auto"/>
                  </w:divBdr>
                </w:div>
                <w:div w:id="618074449">
                  <w:marLeft w:val="0"/>
                  <w:marRight w:val="0"/>
                  <w:marTop w:val="0"/>
                  <w:marBottom w:val="0"/>
                  <w:divBdr>
                    <w:top w:val="none" w:sz="0" w:space="0" w:color="auto"/>
                    <w:left w:val="none" w:sz="0" w:space="0" w:color="auto"/>
                    <w:bottom w:val="none" w:sz="0" w:space="0" w:color="auto"/>
                    <w:right w:val="none" w:sz="0" w:space="0" w:color="auto"/>
                  </w:divBdr>
                </w:div>
                <w:div w:id="1688369447">
                  <w:marLeft w:val="0"/>
                  <w:marRight w:val="0"/>
                  <w:marTop w:val="0"/>
                  <w:marBottom w:val="0"/>
                  <w:divBdr>
                    <w:top w:val="none" w:sz="0" w:space="0" w:color="auto"/>
                    <w:left w:val="none" w:sz="0" w:space="0" w:color="auto"/>
                    <w:bottom w:val="none" w:sz="0" w:space="0" w:color="auto"/>
                    <w:right w:val="none" w:sz="0" w:space="0" w:color="auto"/>
                  </w:divBdr>
                </w:div>
                <w:div w:id="23144314">
                  <w:marLeft w:val="0"/>
                  <w:marRight w:val="0"/>
                  <w:marTop w:val="0"/>
                  <w:marBottom w:val="0"/>
                  <w:divBdr>
                    <w:top w:val="none" w:sz="0" w:space="0" w:color="auto"/>
                    <w:left w:val="none" w:sz="0" w:space="0" w:color="auto"/>
                    <w:bottom w:val="none" w:sz="0" w:space="0" w:color="auto"/>
                    <w:right w:val="none" w:sz="0" w:space="0" w:color="auto"/>
                  </w:divBdr>
                </w:div>
                <w:div w:id="5526692">
                  <w:marLeft w:val="0"/>
                  <w:marRight w:val="0"/>
                  <w:marTop w:val="0"/>
                  <w:marBottom w:val="0"/>
                  <w:divBdr>
                    <w:top w:val="none" w:sz="0" w:space="0" w:color="auto"/>
                    <w:left w:val="none" w:sz="0" w:space="0" w:color="auto"/>
                    <w:bottom w:val="none" w:sz="0" w:space="0" w:color="auto"/>
                    <w:right w:val="none" w:sz="0" w:space="0" w:color="auto"/>
                  </w:divBdr>
                </w:div>
                <w:div w:id="1272780826">
                  <w:marLeft w:val="0"/>
                  <w:marRight w:val="0"/>
                  <w:marTop w:val="0"/>
                  <w:marBottom w:val="0"/>
                  <w:divBdr>
                    <w:top w:val="none" w:sz="0" w:space="0" w:color="auto"/>
                    <w:left w:val="none" w:sz="0" w:space="0" w:color="auto"/>
                    <w:bottom w:val="none" w:sz="0" w:space="0" w:color="auto"/>
                    <w:right w:val="none" w:sz="0" w:space="0" w:color="auto"/>
                  </w:divBdr>
                </w:div>
                <w:div w:id="785318295">
                  <w:marLeft w:val="0"/>
                  <w:marRight w:val="0"/>
                  <w:marTop w:val="0"/>
                  <w:marBottom w:val="0"/>
                  <w:divBdr>
                    <w:top w:val="none" w:sz="0" w:space="0" w:color="auto"/>
                    <w:left w:val="none" w:sz="0" w:space="0" w:color="auto"/>
                    <w:bottom w:val="none" w:sz="0" w:space="0" w:color="auto"/>
                    <w:right w:val="none" w:sz="0" w:space="0" w:color="auto"/>
                  </w:divBdr>
                </w:div>
                <w:div w:id="2006282228">
                  <w:marLeft w:val="0"/>
                  <w:marRight w:val="0"/>
                  <w:marTop w:val="0"/>
                  <w:marBottom w:val="0"/>
                  <w:divBdr>
                    <w:top w:val="none" w:sz="0" w:space="0" w:color="auto"/>
                    <w:left w:val="none" w:sz="0" w:space="0" w:color="auto"/>
                    <w:bottom w:val="none" w:sz="0" w:space="0" w:color="auto"/>
                    <w:right w:val="none" w:sz="0" w:space="0" w:color="auto"/>
                  </w:divBdr>
                </w:div>
                <w:div w:id="421881405">
                  <w:marLeft w:val="0"/>
                  <w:marRight w:val="0"/>
                  <w:marTop w:val="0"/>
                  <w:marBottom w:val="0"/>
                  <w:divBdr>
                    <w:top w:val="none" w:sz="0" w:space="0" w:color="auto"/>
                    <w:left w:val="none" w:sz="0" w:space="0" w:color="auto"/>
                    <w:bottom w:val="none" w:sz="0" w:space="0" w:color="auto"/>
                    <w:right w:val="none" w:sz="0" w:space="0" w:color="auto"/>
                  </w:divBdr>
                </w:div>
                <w:div w:id="1616904640">
                  <w:marLeft w:val="0"/>
                  <w:marRight w:val="0"/>
                  <w:marTop w:val="0"/>
                  <w:marBottom w:val="0"/>
                  <w:divBdr>
                    <w:top w:val="none" w:sz="0" w:space="0" w:color="auto"/>
                    <w:left w:val="none" w:sz="0" w:space="0" w:color="auto"/>
                    <w:bottom w:val="none" w:sz="0" w:space="0" w:color="auto"/>
                    <w:right w:val="none" w:sz="0" w:space="0" w:color="auto"/>
                  </w:divBdr>
                </w:div>
                <w:div w:id="807163194">
                  <w:marLeft w:val="0"/>
                  <w:marRight w:val="0"/>
                  <w:marTop w:val="0"/>
                  <w:marBottom w:val="0"/>
                  <w:divBdr>
                    <w:top w:val="none" w:sz="0" w:space="0" w:color="auto"/>
                    <w:left w:val="none" w:sz="0" w:space="0" w:color="auto"/>
                    <w:bottom w:val="none" w:sz="0" w:space="0" w:color="auto"/>
                    <w:right w:val="none" w:sz="0" w:space="0" w:color="auto"/>
                  </w:divBdr>
                </w:div>
                <w:div w:id="931669796">
                  <w:marLeft w:val="0"/>
                  <w:marRight w:val="0"/>
                  <w:marTop w:val="0"/>
                  <w:marBottom w:val="0"/>
                  <w:divBdr>
                    <w:top w:val="none" w:sz="0" w:space="0" w:color="auto"/>
                    <w:left w:val="none" w:sz="0" w:space="0" w:color="auto"/>
                    <w:bottom w:val="none" w:sz="0" w:space="0" w:color="auto"/>
                    <w:right w:val="none" w:sz="0" w:space="0" w:color="auto"/>
                  </w:divBdr>
                </w:div>
                <w:div w:id="845829382">
                  <w:marLeft w:val="0"/>
                  <w:marRight w:val="0"/>
                  <w:marTop w:val="0"/>
                  <w:marBottom w:val="0"/>
                  <w:divBdr>
                    <w:top w:val="none" w:sz="0" w:space="0" w:color="auto"/>
                    <w:left w:val="none" w:sz="0" w:space="0" w:color="auto"/>
                    <w:bottom w:val="none" w:sz="0" w:space="0" w:color="auto"/>
                    <w:right w:val="none" w:sz="0" w:space="0" w:color="auto"/>
                  </w:divBdr>
                </w:div>
                <w:div w:id="1542548111">
                  <w:marLeft w:val="0"/>
                  <w:marRight w:val="0"/>
                  <w:marTop w:val="0"/>
                  <w:marBottom w:val="0"/>
                  <w:divBdr>
                    <w:top w:val="none" w:sz="0" w:space="0" w:color="auto"/>
                    <w:left w:val="none" w:sz="0" w:space="0" w:color="auto"/>
                    <w:bottom w:val="none" w:sz="0" w:space="0" w:color="auto"/>
                    <w:right w:val="none" w:sz="0" w:space="0" w:color="auto"/>
                  </w:divBdr>
                </w:div>
                <w:div w:id="115413922">
                  <w:marLeft w:val="0"/>
                  <w:marRight w:val="0"/>
                  <w:marTop w:val="0"/>
                  <w:marBottom w:val="0"/>
                  <w:divBdr>
                    <w:top w:val="none" w:sz="0" w:space="0" w:color="auto"/>
                    <w:left w:val="none" w:sz="0" w:space="0" w:color="auto"/>
                    <w:bottom w:val="none" w:sz="0" w:space="0" w:color="auto"/>
                    <w:right w:val="none" w:sz="0" w:space="0" w:color="auto"/>
                  </w:divBdr>
                </w:div>
                <w:div w:id="862786694">
                  <w:marLeft w:val="0"/>
                  <w:marRight w:val="0"/>
                  <w:marTop w:val="0"/>
                  <w:marBottom w:val="0"/>
                  <w:divBdr>
                    <w:top w:val="none" w:sz="0" w:space="0" w:color="auto"/>
                    <w:left w:val="none" w:sz="0" w:space="0" w:color="auto"/>
                    <w:bottom w:val="none" w:sz="0" w:space="0" w:color="auto"/>
                    <w:right w:val="none" w:sz="0" w:space="0" w:color="auto"/>
                  </w:divBdr>
                </w:div>
                <w:div w:id="1514300393">
                  <w:marLeft w:val="0"/>
                  <w:marRight w:val="0"/>
                  <w:marTop w:val="0"/>
                  <w:marBottom w:val="0"/>
                  <w:divBdr>
                    <w:top w:val="none" w:sz="0" w:space="0" w:color="auto"/>
                    <w:left w:val="none" w:sz="0" w:space="0" w:color="auto"/>
                    <w:bottom w:val="none" w:sz="0" w:space="0" w:color="auto"/>
                    <w:right w:val="none" w:sz="0" w:space="0" w:color="auto"/>
                  </w:divBdr>
                </w:div>
                <w:div w:id="1956281030">
                  <w:marLeft w:val="0"/>
                  <w:marRight w:val="0"/>
                  <w:marTop w:val="0"/>
                  <w:marBottom w:val="0"/>
                  <w:divBdr>
                    <w:top w:val="none" w:sz="0" w:space="0" w:color="auto"/>
                    <w:left w:val="none" w:sz="0" w:space="0" w:color="auto"/>
                    <w:bottom w:val="none" w:sz="0" w:space="0" w:color="auto"/>
                    <w:right w:val="none" w:sz="0" w:space="0" w:color="auto"/>
                  </w:divBdr>
                </w:div>
                <w:div w:id="474176551">
                  <w:marLeft w:val="0"/>
                  <w:marRight w:val="0"/>
                  <w:marTop w:val="0"/>
                  <w:marBottom w:val="0"/>
                  <w:divBdr>
                    <w:top w:val="none" w:sz="0" w:space="0" w:color="auto"/>
                    <w:left w:val="none" w:sz="0" w:space="0" w:color="auto"/>
                    <w:bottom w:val="none" w:sz="0" w:space="0" w:color="auto"/>
                    <w:right w:val="none" w:sz="0" w:space="0" w:color="auto"/>
                  </w:divBdr>
                </w:div>
                <w:div w:id="1464226869">
                  <w:marLeft w:val="0"/>
                  <w:marRight w:val="0"/>
                  <w:marTop w:val="0"/>
                  <w:marBottom w:val="0"/>
                  <w:divBdr>
                    <w:top w:val="none" w:sz="0" w:space="0" w:color="auto"/>
                    <w:left w:val="none" w:sz="0" w:space="0" w:color="auto"/>
                    <w:bottom w:val="none" w:sz="0" w:space="0" w:color="auto"/>
                    <w:right w:val="none" w:sz="0" w:space="0" w:color="auto"/>
                  </w:divBdr>
                </w:div>
                <w:div w:id="556598530">
                  <w:marLeft w:val="0"/>
                  <w:marRight w:val="0"/>
                  <w:marTop w:val="0"/>
                  <w:marBottom w:val="0"/>
                  <w:divBdr>
                    <w:top w:val="none" w:sz="0" w:space="0" w:color="auto"/>
                    <w:left w:val="none" w:sz="0" w:space="0" w:color="auto"/>
                    <w:bottom w:val="none" w:sz="0" w:space="0" w:color="auto"/>
                    <w:right w:val="none" w:sz="0" w:space="0" w:color="auto"/>
                  </w:divBdr>
                </w:div>
                <w:div w:id="513110174">
                  <w:marLeft w:val="0"/>
                  <w:marRight w:val="0"/>
                  <w:marTop w:val="0"/>
                  <w:marBottom w:val="0"/>
                  <w:divBdr>
                    <w:top w:val="none" w:sz="0" w:space="0" w:color="auto"/>
                    <w:left w:val="none" w:sz="0" w:space="0" w:color="auto"/>
                    <w:bottom w:val="none" w:sz="0" w:space="0" w:color="auto"/>
                    <w:right w:val="none" w:sz="0" w:space="0" w:color="auto"/>
                  </w:divBdr>
                </w:div>
                <w:div w:id="2038772985">
                  <w:marLeft w:val="0"/>
                  <w:marRight w:val="0"/>
                  <w:marTop w:val="0"/>
                  <w:marBottom w:val="0"/>
                  <w:divBdr>
                    <w:top w:val="none" w:sz="0" w:space="0" w:color="auto"/>
                    <w:left w:val="none" w:sz="0" w:space="0" w:color="auto"/>
                    <w:bottom w:val="none" w:sz="0" w:space="0" w:color="auto"/>
                    <w:right w:val="none" w:sz="0" w:space="0" w:color="auto"/>
                  </w:divBdr>
                </w:div>
                <w:div w:id="1403672602">
                  <w:marLeft w:val="0"/>
                  <w:marRight w:val="0"/>
                  <w:marTop w:val="0"/>
                  <w:marBottom w:val="0"/>
                  <w:divBdr>
                    <w:top w:val="none" w:sz="0" w:space="0" w:color="auto"/>
                    <w:left w:val="none" w:sz="0" w:space="0" w:color="auto"/>
                    <w:bottom w:val="none" w:sz="0" w:space="0" w:color="auto"/>
                    <w:right w:val="none" w:sz="0" w:space="0" w:color="auto"/>
                  </w:divBdr>
                </w:div>
                <w:div w:id="119229587">
                  <w:marLeft w:val="0"/>
                  <w:marRight w:val="0"/>
                  <w:marTop w:val="0"/>
                  <w:marBottom w:val="0"/>
                  <w:divBdr>
                    <w:top w:val="none" w:sz="0" w:space="0" w:color="auto"/>
                    <w:left w:val="none" w:sz="0" w:space="0" w:color="auto"/>
                    <w:bottom w:val="none" w:sz="0" w:space="0" w:color="auto"/>
                    <w:right w:val="none" w:sz="0" w:space="0" w:color="auto"/>
                  </w:divBdr>
                </w:div>
                <w:div w:id="1329937926">
                  <w:marLeft w:val="0"/>
                  <w:marRight w:val="0"/>
                  <w:marTop w:val="0"/>
                  <w:marBottom w:val="0"/>
                  <w:divBdr>
                    <w:top w:val="none" w:sz="0" w:space="0" w:color="auto"/>
                    <w:left w:val="none" w:sz="0" w:space="0" w:color="auto"/>
                    <w:bottom w:val="none" w:sz="0" w:space="0" w:color="auto"/>
                    <w:right w:val="none" w:sz="0" w:space="0" w:color="auto"/>
                  </w:divBdr>
                </w:div>
                <w:div w:id="174417273">
                  <w:marLeft w:val="0"/>
                  <w:marRight w:val="0"/>
                  <w:marTop w:val="0"/>
                  <w:marBottom w:val="0"/>
                  <w:divBdr>
                    <w:top w:val="none" w:sz="0" w:space="0" w:color="auto"/>
                    <w:left w:val="none" w:sz="0" w:space="0" w:color="auto"/>
                    <w:bottom w:val="none" w:sz="0" w:space="0" w:color="auto"/>
                    <w:right w:val="none" w:sz="0" w:space="0" w:color="auto"/>
                  </w:divBdr>
                </w:div>
                <w:div w:id="1876969243">
                  <w:marLeft w:val="0"/>
                  <w:marRight w:val="0"/>
                  <w:marTop w:val="0"/>
                  <w:marBottom w:val="0"/>
                  <w:divBdr>
                    <w:top w:val="none" w:sz="0" w:space="0" w:color="auto"/>
                    <w:left w:val="none" w:sz="0" w:space="0" w:color="auto"/>
                    <w:bottom w:val="none" w:sz="0" w:space="0" w:color="auto"/>
                    <w:right w:val="none" w:sz="0" w:space="0" w:color="auto"/>
                  </w:divBdr>
                </w:div>
                <w:div w:id="1821531393">
                  <w:marLeft w:val="0"/>
                  <w:marRight w:val="0"/>
                  <w:marTop w:val="0"/>
                  <w:marBottom w:val="0"/>
                  <w:divBdr>
                    <w:top w:val="none" w:sz="0" w:space="0" w:color="auto"/>
                    <w:left w:val="none" w:sz="0" w:space="0" w:color="auto"/>
                    <w:bottom w:val="none" w:sz="0" w:space="0" w:color="auto"/>
                    <w:right w:val="none" w:sz="0" w:space="0" w:color="auto"/>
                  </w:divBdr>
                </w:div>
                <w:div w:id="142356936">
                  <w:marLeft w:val="0"/>
                  <w:marRight w:val="0"/>
                  <w:marTop w:val="0"/>
                  <w:marBottom w:val="0"/>
                  <w:divBdr>
                    <w:top w:val="none" w:sz="0" w:space="0" w:color="auto"/>
                    <w:left w:val="none" w:sz="0" w:space="0" w:color="auto"/>
                    <w:bottom w:val="none" w:sz="0" w:space="0" w:color="auto"/>
                    <w:right w:val="none" w:sz="0" w:space="0" w:color="auto"/>
                  </w:divBdr>
                </w:div>
                <w:div w:id="1364401913">
                  <w:marLeft w:val="0"/>
                  <w:marRight w:val="0"/>
                  <w:marTop w:val="0"/>
                  <w:marBottom w:val="0"/>
                  <w:divBdr>
                    <w:top w:val="none" w:sz="0" w:space="0" w:color="auto"/>
                    <w:left w:val="none" w:sz="0" w:space="0" w:color="auto"/>
                    <w:bottom w:val="none" w:sz="0" w:space="0" w:color="auto"/>
                    <w:right w:val="none" w:sz="0" w:space="0" w:color="auto"/>
                  </w:divBdr>
                </w:div>
                <w:div w:id="1424180081">
                  <w:marLeft w:val="0"/>
                  <w:marRight w:val="0"/>
                  <w:marTop w:val="0"/>
                  <w:marBottom w:val="0"/>
                  <w:divBdr>
                    <w:top w:val="none" w:sz="0" w:space="0" w:color="auto"/>
                    <w:left w:val="none" w:sz="0" w:space="0" w:color="auto"/>
                    <w:bottom w:val="none" w:sz="0" w:space="0" w:color="auto"/>
                    <w:right w:val="none" w:sz="0" w:space="0" w:color="auto"/>
                  </w:divBdr>
                </w:div>
                <w:div w:id="1751657625">
                  <w:marLeft w:val="0"/>
                  <w:marRight w:val="0"/>
                  <w:marTop w:val="0"/>
                  <w:marBottom w:val="0"/>
                  <w:divBdr>
                    <w:top w:val="none" w:sz="0" w:space="0" w:color="auto"/>
                    <w:left w:val="none" w:sz="0" w:space="0" w:color="auto"/>
                    <w:bottom w:val="none" w:sz="0" w:space="0" w:color="auto"/>
                    <w:right w:val="none" w:sz="0" w:space="0" w:color="auto"/>
                  </w:divBdr>
                </w:div>
                <w:div w:id="1853640723">
                  <w:marLeft w:val="0"/>
                  <w:marRight w:val="0"/>
                  <w:marTop w:val="0"/>
                  <w:marBottom w:val="0"/>
                  <w:divBdr>
                    <w:top w:val="none" w:sz="0" w:space="0" w:color="auto"/>
                    <w:left w:val="none" w:sz="0" w:space="0" w:color="auto"/>
                    <w:bottom w:val="none" w:sz="0" w:space="0" w:color="auto"/>
                    <w:right w:val="none" w:sz="0" w:space="0" w:color="auto"/>
                  </w:divBdr>
                </w:div>
                <w:div w:id="463818551">
                  <w:marLeft w:val="0"/>
                  <w:marRight w:val="0"/>
                  <w:marTop w:val="0"/>
                  <w:marBottom w:val="0"/>
                  <w:divBdr>
                    <w:top w:val="none" w:sz="0" w:space="0" w:color="auto"/>
                    <w:left w:val="none" w:sz="0" w:space="0" w:color="auto"/>
                    <w:bottom w:val="none" w:sz="0" w:space="0" w:color="auto"/>
                    <w:right w:val="none" w:sz="0" w:space="0" w:color="auto"/>
                  </w:divBdr>
                </w:div>
                <w:div w:id="527842285">
                  <w:marLeft w:val="0"/>
                  <w:marRight w:val="0"/>
                  <w:marTop w:val="0"/>
                  <w:marBottom w:val="0"/>
                  <w:divBdr>
                    <w:top w:val="none" w:sz="0" w:space="0" w:color="auto"/>
                    <w:left w:val="none" w:sz="0" w:space="0" w:color="auto"/>
                    <w:bottom w:val="none" w:sz="0" w:space="0" w:color="auto"/>
                    <w:right w:val="none" w:sz="0" w:space="0" w:color="auto"/>
                  </w:divBdr>
                </w:div>
                <w:div w:id="332077115">
                  <w:marLeft w:val="0"/>
                  <w:marRight w:val="0"/>
                  <w:marTop w:val="0"/>
                  <w:marBottom w:val="0"/>
                  <w:divBdr>
                    <w:top w:val="none" w:sz="0" w:space="0" w:color="auto"/>
                    <w:left w:val="none" w:sz="0" w:space="0" w:color="auto"/>
                    <w:bottom w:val="none" w:sz="0" w:space="0" w:color="auto"/>
                    <w:right w:val="none" w:sz="0" w:space="0" w:color="auto"/>
                  </w:divBdr>
                </w:div>
                <w:div w:id="803159998">
                  <w:marLeft w:val="0"/>
                  <w:marRight w:val="0"/>
                  <w:marTop w:val="0"/>
                  <w:marBottom w:val="0"/>
                  <w:divBdr>
                    <w:top w:val="none" w:sz="0" w:space="0" w:color="auto"/>
                    <w:left w:val="none" w:sz="0" w:space="0" w:color="auto"/>
                    <w:bottom w:val="none" w:sz="0" w:space="0" w:color="auto"/>
                    <w:right w:val="none" w:sz="0" w:space="0" w:color="auto"/>
                  </w:divBdr>
                </w:div>
                <w:div w:id="1981617094">
                  <w:marLeft w:val="0"/>
                  <w:marRight w:val="0"/>
                  <w:marTop w:val="0"/>
                  <w:marBottom w:val="0"/>
                  <w:divBdr>
                    <w:top w:val="none" w:sz="0" w:space="0" w:color="auto"/>
                    <w:left w:val="none" w:sz="0" w:space="0" w:color="auto"/>
                    <w:bottom w:val="none" w:sz="0" w:space="0" w:color="auto"/>
                    <w:right w:val="none" w:sz="0" w:space="0" w:color="auto"/>
                  </w:divBdr>
                </w:div>
                <w:div w:id="275867063">
                  <w:marLeft w:val="0"/>
                  <w:marRight w:val="0"/>
                  <w:marTop w:val="0"/>
                  <w:marBottom w:val="0"/>
                  <w:divBdr>
                    <w:top w:val="none" w:sz="0" w:space="0" w:color="auto"/>
                    <w:left w:val="none" w:sz="0" w:space="0" w:color="auto"/>
                    <w:bottom w:val="none" w:sz="0" w:space="0" w:color="auto"/>
                    <w:right w:val="none" w:sz="0" w:space="0" w:color="auto"/>
                  </w:divBdr>
                </w:div>
                <w:div w:id="1313219391">
                  <w:marLeft w:val="0"/>
                  <w:marRight w:val="0"/>
                  <w:marTop w:val="0"/>
                  <w:marBottom w:val="0"/>
                  <w:divBdr>
                    <w:top w:val="none" w:sz="0" w:space="0" w:color="auto"/>
                    <w:left w:val="none" w:sz="0" w:space="0" w:color="auto"/>
                    <w:bottom w:val="none" w:sz="0" w:space="0" w:color="auto"/>
                    <w:right w:val="none" w:sz="0" w:space="0" w:color="auto"/>
                  </w:divBdr>
                </w:div>
                <w:div w:id="864975444">
                  <w:marLeft w:val="0"/>
                  <w:marRight w:val="0"/>
                  <w:marTop w:val="0"/>
                  <w:marBottom w:val="0"/>
                  <w:divBdr>
                    <w:top w:val="none" w:sz="0" w:space="0" w:color="auto"/>
                    <w:left w:val="none" w:sz="0" w:space="0" w:color="auto"/>
                    <w:bottom w:val="none" w:sz="0" w:space="0" w:color="auto"/>
                    <w:right w:val="none" w:sz="0" w:space="0" w:color="auto"/>
                  </w:divBdr>
                </w:div>
                <w:div w:id="594899592">
                  <w:marLeft w:val="0"/>
                  <w:marRight w:val="0"/>
                  <w:marTop w:val="0"/>
                  <w:marBottom w:val="0"/>
                  <w:divBdr>
                    <w:top w:val="none" w:sz="0" w:space="0" w:color="auto"/>
                    <w:left w:val="none" w:sz="0" w:space="0" w:color="auto"/>
                    <w:bottom w:val="none" w:sz="0" w:space="0" w:color="auto"/>
                    <w:right w:val="none" w:sz="0" w:space="0" w:color="auto"/>
                  </w:divBdr>
                </w:div>
                <w:div w:id="1885363752">
                  <w:marLeft w:val="0"/>
                  <w:marRight w:val="0"/>
                  <w:marTop w:val="0"/>
                  <w:marBottom w:val="0"/>
                  <w:divBdr>
                    <w:top w:val="none" w:sz="0" w:space="0" w:color="auto"/>
                    <w:left w:val="none" w:sz="0" w:space="0" w:color="auto"/>
                    <w:bottom w:val="none" w:sz="0" w:space="0" w:color="auto"/>
                    <w:right w:val="none" w:sz="0" w:space="0" w:color="auto"/>
                  </w:divBdr>
                </w:div>
                <w:div w:id="1076897837">
                  <w:marLeft w:val="0"/>
                  <w:marRight w:val="0"/>
                  <w:marTop w:val="0"/>
                  <w:marBottom w:val="0"/>
                  <w:divBdr>
                    <w:top w:val="none" w:sz="0" w:space="0" w:color="auto"/>
                    <w:left w:val="none" w:sz="0" w:space="0" w:color="auto"/>
                    <w:bottom w:val="none" w:sz="0" w:space="0" w:color="auto"/>
                    <w:right w:val="none" w:sz="0" w:space="0" w:color="auto"/>
                  </w:divBdr>
                </w:div>
                <w:div w:id="1207986789">
                  <w:marLeft w:val="0"/>
                  <w:marRight w:val="0"/>
                  <w:marTop w:val="0"/>
                  <w:marBottom w:val="0"/>
                  <w:divBdr>
                    <w:top w:val="none" w:sz="0" w:space="0" w:color="auto"/>
                    <w:left w:val="none" w:sz="0" w:space="0" w:color="auto"/>
                    <w:bottom w:val="none" w:sz="0" w:space="0" w:color="auto"/>
                    <w:right w:val="none" w:sz="0" w:space="0" w:color="auto"/>
                  </w:divBdr>
                </w:div>
                <w:div w:id="1400327181">
                  <w:marLeft w:val="0"/>
                  <w:marRight w:val="0"/>
                  <w:marTop w:val="0"/>
                  <w:marBottom w:val="0"/>
                  <w:divBdr>
                    <w:top w:val="none" w:sz="0" w:space="0" w:color="auto"/>
                    <w:left w:val="none" w:sz="0" w:space="0" w:color="auto"/>
                    <w:bottom w:val="none" w:sz="0" w:space="0" w:color="auto"/>
                    <w:right w:val="none" w:sz="0" w:space="0" w:color="auto"/>
                  </w:divBdr>
                </w:div>
                <w:div w:id="500312074">
                  <w:marLeft w:val="0"/>
                  <w:marRight w:val="0"/>
                  <w:marTop w:val="0"/>
                  <w:marBottom w:val="0"/>
                  <w:divBdr>
                    <w:top w:val="none" w:sz="0" w:space="0" w:color="auto"/>
                    <w:left w:val="none" w:sz="0" w:space="0" w:color="auto"/>
                    <w:bottom w:val="none" w:sz="0" w:space="0" w:color="auto"/>
                    <w:right w:val="none" w:sz="0" w:space="0" w:color="auto"/>
                  </w:divBdr>
                </w:div>
                <w:div w:id="184294241">
                  <w:marLeft w:val="0"/>
                  <w:marRight w:val="0"/>
                  <w:marTop w:val="0"/>
                  <w:marBottom w:val="0"/>
                  <w:divBdr>
                    <w:top w:val="none" w:sz="0" w:space="0" w:color="auto"/>
                    <w:left w:val="none" w:sz="0" w:space="0" w:color="auto"/>
                    <w:bottom w:val="none" w:sz="0" w:space="0" w:color="auto"/>
                    <w:right w:val="none" w:sz="0" w:space="0" w:color="auto"/>
                  </w:divBdr>
                </w:div>
                <w:div w:id="1626306456">
                  <w:marLeft w:val="0"/>
                  <w:marRight w:val="0"/>
                  <w:marTop w:val="0"/>
                  <w:marBottom w:val="0"/>
                  <w:divBdr>
                    <w:top w:val="none" w:sz="0" w:space="0" w:color="auto"/>
                    <w:left w:val="none" w:sz="0" w:space="0" w:color="auto"/>
                    <w:bottom w:val="none" w:sz="0" w:space="0" w:color="auto"/>
                    <w:right w:val="none" w:sz="0" w:space="0" w:color="auto"/>
                  </w:divBdr>
                </w:div>
                <w:div w:id="714963226">
                  <w:marLeft w:val="0"/>
                  <w:marRight w:val="0"/>
                  <w:marTop w:val="0"/>
                  <w:marBottom w:val="0"/>
                  <w:divBdr>
                    <w:top w:val="none" w:sz="0" w:space="0" w:color="auto"/>
                    <w:left w:val="none" w:sz="0" w:space="0" w:color="auto"/>
                    <w:bottom w:val="none" w:sz="0" w:space="0" w:color="auto"/>
                    <w:right w:val="none" w:sz="0" w:space="0" w:color="auto"/>
                  </w:divBdr>
                </w:div>
                <w:div w:id="253369836">
                  <w:marLeft w:val="0"/>
                  <w:marRight w:val="0"/>
                  <w:marTop w:val="0"/>
                  <w:marBottom w:val="0"/>
                  <w:divBdr>
                    <w:top w:val="none" w:sz="0" w:space="0" w:color="auto"/>
                    <w:left w:val="none" w:sz="0" w:space="0" w:color="auto"/>
                    <w:bottom w:val="none" w:sz="0" w:space="0" w:color="auto"/>
                    <w:right w:val="none" w:sz="0" w:space="0" w:color="auto"/>
                  </w:divBdr>
                </w:div>
                <w:div w:id="2132554076">
                  <w:marLeft w:val="0"/>
                  <w:marRight w:val="0"/>
                  <w:marTop w:val="0"/>
                  <w:marBottom w:val="0"/>
                  <w:divBdr>
                    <w:top w:val="none" w:sz="0" w:space="0" w:color="auto"/>
                    <w:left w:val="none" w:sz="0" w:space="0" w:color="auto"/>
                    <w:bottom w:val="none" w:sz="0" w:space="0" w:color="auto"/>
                    <w:right w:val="none" w:sz="0" w:space="0" w:color="auto"/>
                  </w:divBdr>
                </w:div>
                <w:div w:id="581647803">
                  <w:marLeft w:val="0"/>
                  <w:marRight w:val="0"/>
                  <w:marTop w:val="0"/>
                  <w:marBottom w:val="0"/>
                  <w:divBdr>
                    <w:top w:val="none" w:sz="0" w:space="0" w:color="auto"/>
                    <w:left w:val="none" w:sz="0" w:space="0" w:color="auto"/>
                    <w:bottom w:val="none" w:sz="0" w:space="0" w:color="auto"/>
                    <w:right w:val="none" w:sz="0" w:space="0" w:color="auto"/>
                  </w:divBdr>
                </w:div>
                <w:div w:id="958299753">
                  <w:marLeft w:val="0"/>
                  <w:marRight w:val="0"/>
                  <w:marTop w:val="0"/>
                  <w:marBottom w:val="0"/>
                  <w:divBdr>
                    <w:top w:val="none" w:sz="0" w:space="0" w:color="auto"/>
                    <w:left w:val="none" w:sz="0" w:space="0" w:color="auto"/>
                    <w:bottom w:val="none" w:sz="0" w:space="0" w:color="auto"/>
                    <w:right w:val="none" w:sz="0" w:space="0" w:color="auto"/>
                  </w:divBdr>
                </w:div>
                <w:div w:id="699164289">
                  <w:marLeft w:val="0"/>
                  <w:marRight w:val="0"/>
                  <w:marTop w:val="0"/>
                  <w:marBottom w:val="0"/>
                  <w:divBdr>
                    <w:top w:val="none" w:sz="0" w:space="0" w:color="auto"/>
                    <w:left w:val="none" w:sz="0" w:space="0" w:color="auto"/>
                    <w:bottom w:val="none" w:sz="0" w:space="0" w:color="auto"/>
                    <w:right w:val="none" w:sz="0" w:space="0" w:color="auto"/>
                  </w:divBdr>
                </w:div>
                <w:div w:id="26681019">
                  <w:marLeft w:val="0"/>
                  <w:marRight w:val="0"/>
                  <w:marTop w:val="0"/>
                  <w:marBottom w:val="0"/>
                  <w:divBdr>
                    <w:top w:val="none" w:sz="0" w:space="0" w:color="auto"/>
                    <w:left w:val="none" w:sz="0" w:space="0" w:color="auto"/>
                    <w:bottom w:val="none" w:sz="0" w:space="0" w:color="auto"/>
                    <w:right w:val="none" w:sz="0" w:space="0" w:color="auto"/>
                  </w:divBdr>
                </w:div>
                <w:div w:id="158473594">
                  <w:marLeft w:val="0"/>
                  <w:marRight w:val="0"/>
                  <w:marTop w:val="0"/>
                  <w:marBottom w:val="0"/>
                  <w:divBdr>
                    <w:top w:val="none" w:sz="0" w:space="0" w:color="auto"/>
                    <w:left w:val="none" w:sz="0" w:space="0" w:color="auto"/>
                    <w:bottom w:val="none" w:sz="0" w:space="0" w:color="auto"/>
                    <w:right w:val="none" w:sz="0" w:space="0" w:color="auto"/>
                  </w:divBdr>
                </w:div>
                <w:div w:id="1886093057">
                  <w:marLeft w:val="0"/>
                  <w:marRight w:val="0"/>
                  <w:marTop w:val="0"/>
                  <w:marBottom w:val="0"/>
                  <w:divBdr>
                    <w:top w:val="none" w:sz="0" w:space="0" w:color="auto"/>
                    <w:left w:val="none" w:sz="0" w:space="0" w:color="auto"/>
                    <w:bottom w:val="none" w:sz="0" w:space="0" w:color="auto"/>
                    <w:right w:val="none" w:sz="0" w:space="0" w:color="auto"/>
                  </w:divBdr>
                </w:div>
                <w:div w:id="168445320">
                  <w:marLeft w:val="0"/>
                  <w:marRight w:val="0"/>
                  <w:marTop w:val="0"/>
                  <w:marBottom w:val="0"/>
                  <w:divBdr>
                    <w:top w:val="none" w:sz="0" w:space="0" w:color="auto"/>
                    <w:left w:val="none" w:sz="0" w:space="0" w:color="auto"/>
                    <w:bottom w:val="none" w:sz="0" w:space="0" w:color="auto"/>
                    <w:right w:val="none" w:sz="0" w:space="0" w:color="auto"/>
                  </w:divBdr>
                </w:div>
                <w:div w:id="501285361">
                  <w:marLeft w:val="0"/>
                  <w:marRight w:val="0"/>
                  <w:marTop w:val="0"/>
                  <w:marBottom w:val="0"/>
                  <w:divBdr>
                    <w:top w:val="none" w:sz="0" w:space="0" w:color="auto"/>
                    <w:left w:val="none" w:sz="0" w:space="0" w:color="auto"/>
                    <w:bottom w:val="none" w:sz="0" w:space="0" w:color="auto"/>
                    <w:right w:val="none" w:sz="0" w:space="0" w:color="auto"/>
                  </w:divBdr>
                </w:div>
                <w:div w:id="321927734">
                  <w:marLeft w:val="0"/>
                  <w:marRight w:val="0"/>
                  <w:marTop w:val="0"/>
                  <w:marBottom w:val="0"/>
                  <w:divBdr>
                    <w:top w:val="none" w:sz="0" w:space="0" w:color="auto"/>
                    <w:left w:val="none" w:sz="0" w:space="0" w:color="auto"/>
                    <w:bottom w:val="none" w:sz="0" w:space="0" w:color="auto"/>
                    <w:right w:val="none" w:sz="0" w:space="0" w:color="auto"/>
                  </w:divBdr>
                </w:div>
                <w:div w:id="1055852014">
                  <w:marLeft w:val="0"/>
                  <w:marRight w:val="0"/>
                  <w:marTop w:val="0"/>
                  <w:marBottom w:val="0"/>
                  <w:divBdr>
                    <w:top w:val="none" w:sz="0" w:space="0" w:color="auto"/>
                    <w:left w:val="none" w:sz="0" w:space="0" w:color="auto"/>
                    <w:bottom w:val="none" w:sz="0" w:space="0" w:color="auto"/>
                    <w:right w:val="none" w:sz="0" w:space="0" w:color="auto"/>
                  </w:divBdr>
                </w:div>
                <w:div w:id="198592245">
                  <w:marLeft w:val="0"/>
                  <w:marRight w:val="0"/>
                  <w:marTop w:val="0"/>
                  <w:marBottom w:val="0"/>
                  <w:divBdr>
                    <w:top w:val="none" w:sz="0" w:space="0" w:color="auto"/>
                    <w:left w:val="none" w:sz="0" w:space="0" w:color="auto"/>
                    <w:bottom w:val="none" w:sz="0" w:space="0" w:color="auto"/>
                    <w:right w:val="none" w:sz="0" w:space="0" w:color="auto"/>
                  </w:divBdr>
                </w:div>
                <w:div w:id="1419516972">
                  <w:marLeft w:val="0"/>
                  <w:marRight w:val="0"/>
                  <w:marTop w:val="0"/>
                  <w:marBottom w:val="0"/>
                  <w:divBdr>
                    <w:top w:val="none" w:sz="0" w:space="0" w:color="auto"/>
                    <w:left w:val="none" w:sz="0" w:space="0" w:color="auto"/>
                    <w:bottom w:val="none" w:sz="0" w:space="0" w:color="auto"/>
                    <w:right w:val="none" w:sz="0" w:space="0" w:color="auto"/>
                  </w:divBdr>
                </w:div>
                <w:div w:id="1527206693">
                  <w:marLeft w:val="0"/>
                  <w:marRight w:val="0"/>
                  <w:marTop w:val="0"/>
                  <w:marBottom w:val="0"/>
                  <w:divBdr>
                    <w:top w:val="none" w:sz="0" w:space="0" w:color="auto"/>
                    <w:left w:val="none" w:sz="0" w:space="0" w:color="auto"/>
                    <w:bottom w:val="none" w:sz="0" w:space="0" w:color="auto"/>
                    <w:right w:val="none" w:sz="0" w:space="0" w:color="auto"/>
                  </w:divBdr>
                </w:div>
                <w:div w:id="1106731130">
                  <w:marLeft w:val="0"/>
                  <w:marRight w:val="0"/>
                  <w:marTop w:val="0"/>
                  <w:marBottom w:val="0"/>
                  <w:divBdr>
                    <w:top w:val="none" w:sz="0" w:space="0" w:color="auto"/>
                    <w:left w:val="none" w:sz="0" w:space="0" w:color="auto"/>
                    <w:bottom w:val="none" w:sz="0" w:space="0" w:color="auto"/>
                    <w:right w:val="none" w:sz="0" w:space="0" w:color="auto"/>
                  </w:divBdr>
                </w:div>
                <w:div w:id="1531842691">
                  <w:marLeft w:val="0"/>
                  <w:marRight w:val="0"/>
                  <w:marTop w:val="0"/>
                  <w:marBottom w:val="0"/>
                  <w:divBdr>
                    <w:top w:val="none" w:sz="0" w:space="0" w:color="auto"/>
                    <w:left w:val="none" w:sz="0" w:space="0" w:color="auto"/>
                    <w:bottom w:val="none" w:sz="0" w:space="0" w:color="auto"/>
                    <w:right w:val="none" w:sz="0" w:space="0" w:color="auto"/>
                  </w:divBdr>
                </w:div>
                <w:div w:id="214899825">
                  <w:marLeft w:val="0"/>
                  <w:marRight w:val="0"/>
                  <w:marTop w:val="0"/>
                  <w:marBottom w:val="0"/>
                  <w:divBdr>
                    <w:top w:val="none" w:sz="0" w:space="0" w:color="auto"/>
                    <w:left w:val="none" w:sz="0" w:space="0" w:color="auto"/>
                    <w:bottom w:val="none" w:sz="0" w:space="0" w:color="auto"/>
                    <w:right w:val="none" w:sz="0" w:space="0" w:color="auto"/>
                  </w:divBdr>
                </w:div>
                <w:div w:id="712535818">
                  <w:marLeft w:val="0"/>
                  <w:marRight w:val="0"/>
                  <w:marTop w:val="0"/>
                  <w:marBottom w:val="0"/>
                  <w:divBdr>
                    <w:top w:val="none" w:sz="0" w:space="0" w:color="auto"/>
                    <w:left w:val="none" w:sz="0" w:space="0" w:color="auto"/>
                    <w:bottom w:val="none" w:sz="0" w:space="0" w:color="auto"/>
                    <w:right w:val="none" w:sz="0" w:space="0" w:color="auto"/>
                  </w:divBdr>
                </w:div>
                <w:div w:id="1916935876">
                  <w:marLeft w:val="0"/>
                  <w:marRight w:val="0"/>
                  <w:marTop w:val="0"/>
                  <w:marBottom w:val="0"/>
                  <w:divBdr>
                    <w:top w:val="none" w:sz="0" w:space="0" w:color="auto"/>
                    <w:left w:val="none" w:sz="0" w:space="0" w:color="auto"/>
                    <w:bottom w:val="none" w:sz="0" w:space="0" w:color="auto"/>
                    <w:right w:val="none" w:sz="0" w:space="0" w:color="auto"/>
                  </w:divBdr>
                </w:div>
                <w:div w:id="1167553791">
                  <w:marLeft w:val="0"/>
                  <w:marRight w:val="0"/>
                  <w:marTop w:val="0"/>
                  <w:marBottom w:val="0"/>
                  <w:divBdr>
                    <w:top w:val="none" w:sz="0" w:space="0" w:color="auto"/>
                    <w:left w:val="none" w:sz="0" w:space="0" w:color="auto"/>
                    <w:bottom w:val="none" w:sz="0" w:space="0" w:color="auto"/>
                    <w:right w:val="none" w:sz="0" w:space="0" w:color="auto"/>
                  </w:divBdr>
                </w:div>
                <w:div w:id="279530801">
                  <w:marLeft w:val="0"/>
                  <w:marRight w:val="0"/>
                  <w:marTop w:val="0"/>
                  <w:marBottom w:val="0"/>
                  <w:divBdr>
                    <w:top w:val="none" w:sz="0" w:space="0" w:color="auto"/>
                    <w:left w:val="none" w:sz="0" w:space="0" w:color="auto"/>
                    <w:bottom w:val="none" w:sz="0" w:space="0" w:color="auto"/>
                    <w:right w:val="none" w:sz="0" w:space="0" w:color="auto"/>
                  </w:divBdr>
                </w:div>
                <w:div w:id="1778525632">
                  <w:marLeft w:val="0"/>
                  <w:marRight w:val="0"/>
                  <w:marTop w:val="0"/>
                  <w:marBottom w:val="0"/>
                  <w:divBdr>
                    <w:top w:val="none" w:sz="0" w:space="0" w:color="auto"/>
                    <w:left w:val="none" w:sz="0" w:space="0" w:color="auto"/>
                    <w:bottom w:val="none" w:sz="0" w:space="0" w:color="auto"/>
                    <w:right w:val="none" w:sz="0" w:space="0" w:color="auto"/>
                  </w:divBdr>
                </w:div>
                <w:div w:id="1185365031">
                  <w:marLeft w:val="0"/>
                  <w:marRight w:val="0"/>
                  <w:marTop w:val="0"/>
                  <w:marBottom w:val="0"/>
                  <w:divBdr>
                    <w:top w:val="none" w:sz="0" w:space="0" w:color="auto"/>
                    <w:left w:val="none" w:sz="0" w:space="0" w:color="auto"/>
                    <w:bottom w:val="none" w:sz="0" w:space="0" w:color="auto"/>
                    <w:right w:val="none" w:sz="0" w:space="0" w:color="auto"/>
                  </w:divBdr>
                </w:div>
                <w:div w:id="725572958">
                  <w:marLeft w:val="0"/>
                  <w:marRight w:val="0"/>
                  <w:marTop w:val="0"/>
                  <w:marBottom w:val="0"/>
                  <w:divBdr>
                    <w:top w:val="none" w:sz="0" w:space="0" w:color="auto"/>
                    <w:left w:val="none" w:sz="0" w:space="0" w:color="auto"/>
                    <w:bottom w:val="none" w:sz="0" w:space="0" w:color="auto"/>
                    <w:right w:val="none" w:sz="0" w:space="0" w:color="auto"/>
                  </w:divBdr>
                </w:div>
                <w:div w:id="2039163217">
                  <w:marLeft w:val="0"/>
                  <w:marRight w:val="0"/>
                  <w:marTop w:val="0"/>
                  <w:marBottom w:val="0"/>
                  <w:divBdr>
                    <w:top w:val="none" w:sz="0" w:space="0" w:color="auto"/>
                    <w:left w:val="none" w:sz="0" w:space="0" w:color="auto"/>
                    <w:bottom w:val="none" w:sz="0" w:space="0" w:color="auto"/>
                    <w:right w:val="none" w:sz="0" w:space="0" w:color="auto"/>
                  </w:divBdr>
                </w:div>
                <w:div w:id="505756348">
                  <w:marLeft w:val="0"/>
                  <w:marRight w:val="0"/>
                  <w:marTop w:val="0"/>
                  <w:marBottom w:val="0"/>
                  <w:divBdr>
                    <w:top w:val="none" w:sz="0" w:space="0" w:color="auto"/>
                    <w:left w:val="none" w:sz="0" w:space="0" w:color="auto"/>
                    <w:bottom w:val="none" w:sz="0" w:space="0" w:color="auto"/>
                    <w:right w:val="none" w:sz="0" w:space="0" w:color="auto"/>
                  </w:divBdr>
                </w:div>
                <w:div w:id="1187520030">
                  <w:marLeft w:val="0"/>
                  <w:marRight w:val="0"/>
                  <w:marTop w:val="0"/>
                  <w:marBottom w:val="0"/>
                  <w:divBdr>
                    <w:top w:val="none" w:sz="0" w:space="0" w:color="auto"/>
                    <w:left w:val="none" w:sz="0" w:space="0" w:color="auto"/>
                    <w:bottom w:val="none" w:sz="0" w:space="0" w:color="auto"/>
                    <w:right w:val="none" w:sz="0" w:space="0" w:color="auto"/>
                  </w:divBdr>
                </w:div>
                <w:div w:id="1979528897">
                  <w:marLeft w:val="0"/>
                  <w:marRight w:val="0"/>
                  <w:marTop w:val="0"/>
                  <w:marBottom w:val="0"/>
                  <w:divBdr>
                    <w:top w:val="none" w:sz="0" w:space="0" w:color="auto"/>
                    <w:left w:val="none" w:sz="0" w:space="0" w:color="auto"/>
                    <w:bottom w:val="none" w:sz="0" w:space="0" w:color="auto"/>
                    <w:right w:val="none" w:sz="0" w:space="0" w:color="auto"/>
                  </w:divBdr>
                </w:div>
                <w:div w:id="755829816">
                  <w:marLeft w:val="0"/>
                  <w:marRight w:val="0"/>
                  <w:marTop w:val="0"/>
                  <w:marBottom w:val="0"/>
                  <w:divBdr>
                    <w:top w:val="none" w:sz="0" w:space="0" w:color="auto"/>
                    <w:left w:val="none" w:sz="0" w:space="0" w:color="auto"/>
                    <w:bottom w:val="none" w:sz="0" w:space="0" w:color="auto"/>
                    <w:right w:val="none" w:sz="0" w:space="0" w:color="auto"/>
                  </w:divBdr>
                </w:div>
                <w:div w:id="982201437">
                  <w:marLeft w:val="0"/>
                  <w:marRight w:val="0"/>
                  <w:marTop w:val="0"/>
                  <w:marBottom w:val="0"/>
                  <w:divBdr>
                    <w:top w:val="none" w:sz="0" w:space="0" w:color="auto"/>
                    <w:left w:val="none" w:sz="0" w:space="0" w:color="auto"/>
                    <w:bottom w:val="none" w:sz="0" w:space="0" w:color="auto"/>
                    <w:right w:val="none" w:sz="0" w:space="0" w:color="auto"/>
                  </w:divBdr>
                </w:div>
                <w:div w:id="1664622129">
                  <w:marLeft w:val="0"/>
                  <w:marRight w:val="0"/>
                  <w:marTop w:val="0"/>
                  <w:marBottom w:val="0"/>
                  <w:divBdr>
                    <w:top w:val="none" w:sz="0" w:space="0" w:color="auto"/>
                    <w:left w:val="none" w:sz="0" w:space="0" w:color="auto"/>
                    <w:bottom w:val="none" w:sz="0" w:space="0" w:color="auto"/>
                    <w:right w:val="none" w:sz="0" w:space="0" w:color="auto"/>
                  </w:divBdr>
                </w:div>
                <w:div w:id="1125392975">
                  <w:marLeft w:val="0"/>
                  <w:marRight w:val="0"/>
                  <w:marTop w:val="0"/>
                  <w:marBottom w:val="0"/>
                  <w:divBdr>
                    <w:top w:val="none" w:sz="0" w:space="0" w:color="auto"/>
                    <w:left w:val="none" w:sz="0" w:space="0" w:color="auto"/>
                    <w:bottom w:val="none" w:sz="0" w:space="0" w:color="auto"/>
                    <w:right w:val="none" w:sz="0" w:space="0" w:color="auto"/>
                  </w:divBdr>
                </w:div>
                <w:div w:id="856775403">
                  <w:marLeft w:val="0"/>
                  <w:marRight w:val="0"/>
                  <w:marTop w:val="0"/>
                  <w:marBottom w:val="0"/>
                  <w:divBdr>
                    <w:top w:val="none" w:sz="0" w:space="0" w:color="auto"/>
                    <w:left w:val="none" w:sz="0" w:space="0" w:color="auto"/>
                    <w:bottom w:val="none" w:sz="0" w:space="0" w:color="auto"/>
                    <w:right w:val="none" w:sz="0" w:space="0" w:color="auto"/>
                  </w:divBdr>
                </w:div>
                <w:div w:id="181363302">
                  <w:marLeft w:val="0"/>
                  <w:marRight w:val="0"/>
                  <w:marTop w:val="0"/>
                  <w:marBottom w:val="0"/>
                  <w:divBdr>
                    <w:top w:val="none" w:sz="0" w:space="0" w:color="auto"/>
                    <w:left w:val="none" w:sz="0" w:space="0" w:color="auto"/>
                    <w:bottom w:val="none" w:sz="0" w:space="0" w:color="auto"/>
                    <w:right w:val="none" w:sz="0" w:space="0" w:color="auto"/>
                  </w:divBdr>
                </w:div>
                <w:div w:id="2060394516">
                  <w:marLeft w:val="0"/>
                  <w:marRight w:val="0"/>
                  <w:marTop w:val="0"/>
                  <w:marBottom w:val="0"/>
                  <w:divBdr>
                    <w:top w:val="none" w:sz="0" w:space="0" w:color="auto"/>
                    <w:left w:val="none" w:sz="0" w:space="0" w:color="auto"/>
                    <w:bottom w:val="none" w:sz="0" w:space="0" w:color="auto"/>
                    <w:right w:val="none" w:sz="0" w:space="0" w:color="auto"/>
                  </w:divBdr>
                </w:div>
                <w:div w:id="843934392">
                  <w:marLeft w:val="0"/>
                  <w:marRight w:val="0"/>
                  <w:marTop w:val="0"/>
                  <w:marBottom w:val="0"/>
                  <w:divBdr>
                    <w:top w:val="none" w:sz="0" w:space="0" w:color="auto"/>
                    <w:left w:val="none" w:sz="0" w:space="0" w:color="auto"/>
                    <w:bottom w:val="none" w:sz="0" w:space="0" w:color="auto"/>
                    <w:right w:val="none" w:sz="0" w:space="0" w:color="auto"/>
                  </w:divBdr>
                </w:div>
                <w:div w:id="873808171">
                  <w:marLeft w:val="0"/>
                  <w:marRight w:val="0"/>
                  <w:marTop w:val="0"/>
                  <w:marBottom w:val="0"/>
                  <w:divBdr>
                    <w:top w:val="none" w:sz="0" w:space="0" w:color="auto"/>
                    <w:left w:val="none" w:sz="0" w:space="0" w:color="auto"/>
                    <w:bottom w:val="none" w:sz="0" w:space="0" w:color="auto"/>
                    <w:right w:val="none" w:sz="0" w:space="0" w:color="auto"/>
                  </w:divBdr>
                </w:div>
                <w:div w:id="579559811">
                  <w:marLeft w:val="0"/>
                  <w:marRight w:val="0"/>
                  <w:marTop w:val="0"/>
                  <w:marBottom w:val="0"/>
                  <w:divBdr>
                    <w:top w:val="none" w:sz="0" w:space="0" w:color="auto"/>
                    <w:left w:val="none" w:sz="0" w:space="0" w:color="auto"/>
                    <w:bottom w:val="none" w:sz="0" w:space="0" w:color="auto"/>
                    <w:right w:val="none" w:sz="0" w:space="0" w:color="auto"/>
                  </w:divBdr>
                </w:div>
                <w:div w:id="2025327326">
                  <w:marLeft w:val="0"/>
                  <w:marRight w:val="0"/>
                  <w:marTop w:val="0"/>
                  <w:marBottom w:val="0"/>
                  <w:divBdr>
                    <w:top w:val="none" w:sz="0" w:space="0" w:color="auto"/>
                    <w:left w:val="none" w:sz="0" w:space="0" w:color="auto"/>
                    <w:bottom w:val="none" w:sz="0" w:space="0" w:color="auto"/>
                    <w:right w:val="none" w:sz="0" w:space="0" w:color="auto"/>
                  </w:divBdr>
                </w:div>
                <w:div w:id="1593317197">
                  <w:marLeft w:val="0"/>
                  <w:marRight w:val="0"/>
                  <w:marTop w:val="0"/>
                  <w:marBottom w:val="0"/>
                  <w:divBdr>
                    <w:top w:val="none" w:sz="0" w:space="0" w:color="auto"/>
                    <w:left w:val="none" w:sz="0" w:space="0" w:color="auto"/>
                    <w:bottom w:val="none" w:sz="0" w:space="0" w:color="auto"/>
                    <w:right w:val="none" w:sz="0" w:space="0" w:color="auto"/>
                  </w:divBdr>
                </w:div>
                <w:div w:id="1794251737">
                  <w:marLeft w:val="0"/>
                  <w:marRight w:val="0"/>
                  <w:marTop w:val="0"/>
                  <w:marBottom w:val="0"/>
                  <w:divBdr>
                    <w:top w:val="none" w:sz="0" w:space="0" w:color="auto"/>
                    <w:left w:val="none" w:sz="0" w:space="0" w:color="auto"/>
                    <w:bottom w:val="none" w:sz="0" w:space="0" w:color="auto"/>
                    <w:right w:val="none" w:sz="0" w:space="0" w:color="auto"/>
                  </w:divBdr>
                </w:div>
                <w:div w:id="1978946477">
                  <w:marLeft w:val="0"/>
                  <w:marRight w:val="0"/>
                  <w:marTop w:val="0"/>
                  <w:marBottom w:val="0"/>
                  <w:divBdr>
                    <w:top w:val="none" w:sz="0" w:space="0" w:color="auto"/>
                    <w:left w:val="none" w:sz="0" w:space="0" w:color="auto"/>
                    <w:bottom w:val="none" w:sz="0" w:space="0" w:color="auto"/>
                    <w:right w:val="none" w:sz="0" w:space="0" w:color="auto"/>
                  </w:divBdr>
                </w:div>
                <w:div w:id="984623797">
                  <w:marLeft w:val="0"/>
                  <w:marRight w:val="0"/>
                  <w:marTop w:val="0"/>
                  <w:marBottom w:val="0"/>
                  <w:divBdr>
                    <w:top w:val="none" w:sz="0" w:space="0" w:color="auto"/>
                    <w:left w:val="none" w:sz="0" w:space="0" w:color="auto"/>
                    <w:bottom w:val="none" w:sz="0" w:space="0" w:color="auto"/>
                    <w:right w:val="none" w:sz="0" w:space="0" w:color="auto"/>
                  </w:divBdr>
                </w:div>
                <w:div w:id="89203197">
                  <w:marLeft w:val="0"/>
                  <w:marRight w:val="0"/>
                  <w:marTop w:val="0"/>
                  <w:marBottom w:val="0"/>
                  <w:divBdr>
                    <w:top w:val="none" w:sz="0" w:space="0" w:color="auto"/>
                    <w:left w:val="none" w:sz="0" w:space="0" w:color="auto"/>
                    <w:bottom w:val="none" w:sz="0" w:space="0" w:color="auto"/>
                    <w:right w:val="none" w:sz="0" w:space="0" w:color="auto"/>
                  </w:divBdr>
                </w:div>
                <w:div w:id="1914077047">
                  <w:marLeft w:val="0"/>
                  <w:marRight w:val="0"/>
                  <w:marTop w:val="0"/>
                  <w:marBottom w:val="0"/>
                  <w:divBdr>
                    <w:top w:val="none" w:sz="0" w:space="0" w:color="auto"/>
                    <w:left w:val="none" w:sz="0" w:space="0" w:color="auto"/>
                    <w:bottom w:val="none" w:sz="0" w:space="0" w:color="auto"/>
                    <w:right w:val="none" w:sz="0" w:space="0" w:color="auto"/>
                  </w:divBdr>
                </w:div>
                <w:div w:id="625434084">
                  <w:marLeft w:val="0"/>
                  <w:marRight w:val="0"/>
                  <w:marTop w:val="0"/>
                  <w:marBottom w:val="0"/>
                  <w:divBdr>
                    <w:top w:val="none" w:sz="0" w:space="0" w:color="auto"/>
                    <w:left w:val="none" w:sz="0" w:space="0" w:color="auto"/>
                    <w:bottom w:val="none" w:sz="0" w:space="0" w:color="auto"/>
                    <w:right w:val="none" w:sz="0" w:space="0" w:color="auto"/>
                  </w:divBdr>
                </w:div>
                <w:div w:id="173108076">
                  <w:marLeft w:val="0"/>
                  <w:marRight w:val="0"/>
                  <w:marTop w:val="0"/>
                  <w:marBottom w:val="0"/>
                  <w:divBdr>
                    <w:top w:val="none" w:sz="0" w:space="0" w:color="auto"/>
                    <w:left w:val="none" w:sz="0" w:space="0" w:color="auto"/>
                    <w:bottom w:val="none" w:sz="0" w:space="0" w:color="auto"/>
                    <w:right w:val="none" w:sz="0" w:space="0" w:color="auto"/>
                  </w:divBdr>
                </w:div>
                <w:div w:id="826440847">
                  <w:marLeft w:val="0"/>
                  <w:marRight w:val="0"/>
                  <w:marTop w:val="0"/>
                  <w:marBottom w:val="0"/>
                  <w:divBdr>
                    <w:top w:val="none" w:sz="0" w:space="0" w:color="auto"/>
                    <w:left w:val="none" w:sz="0" w:space="0" w:color="auto"/>
                    <w:bottom w:val="none" w:sz="0" w:space="0" w:color="auto"/>
                    <w:right w:val="none" w:sz="0" w:space="0" w:color="auto"/>
                  </w:divBdr>
                </w:div>
                <w:div w:id="704911638">
                  <w:marLeft w:val="0"/>
                  <w:marRight w:val="0"/>
                  <w:marTop w:val="0"/>
                  <w:marBottom w:val="0"/>
                  <w:divBdr>
                    <w:top w:val="none" w:sz="0" w:space="0" w:color="auto"/>
                    <w:left w:val="none" w:sz="0" w:space="0" w:color="auto"/>
                    <w:bottom w:val="none" w:sz="0" w:space="0" w:color="auto"/>
                    <w:right w:val="none" w:sz="0" w:space="0" w:color="auto"/>
                  </w:divBdr>
                </w:div>
                <w:div w:id="1970236261">
                  <w:marLeft w:val="0"/>
                  <w:marRight w:val="0"/>
                  <w:marTop w:val="0"/>
                  <w:marBottom w:val="0"/>
                  <w:divBdr>
                    <w:top w:val="none" w:sz="0" w:space="0" w:color="auto"/>
                    <w:left w:val="none" w:sz="0" w:space="0" w:color="auto"/>
                    <w:bottom w:val="none" w:sz="0" w:space="0" w:color="auto"/>
                    <w:right w:val="none" w:sz="0" w:space="0" w:color="auto"/>
                  </w:divBdr>
                </w:div>
                <w:div w:id="544293157">
                  <w:marLeft w:val="0"/>
                  <w:marRight w:val="0"/>
                  <w:marTop w:val="0"/>
                  <w:marBottom w:val="0"/>
                  <w:divBdr>
                    <w:top w:val="none" w:sz="0" w:space="0" w:color="auto"/>
                    <w:left w:val="none" w:sz="0" w:space="0" w:color="auto"/>
                    <w:bottom w:val="none" w:sz="0" w:space="0" w:color="auto"/>
                    <w:right w:val="none" w:sz="0" w:space="0" w:color="auto"/>
                  </w:divBdr>
                </w:div>
                <w:div w:id="1009328359">
                  <w:marLeft w:val="0"/>
                  <w:marRight w:val="0"/>
                  <w:marTop w:val="0"/>
                  <w:marBottom w:val="0"/>
                  <w:divBdr>
                    <w:top w:val="none" w:sz="0" w:space="0" w:color="auto"/>
                    <w:left w:val="none" w:sz="0" w:space="0" w:color="auto"/>
                    <w:bottom w:val="none" w:sz="0" w:space="0" w:color="auto"/>
                    <w:right w:val="none" w:sz="0" w:space="0" w:color="auto"/>
                  </w:divBdr>
                </w:div>
                <w:div w:id="1645890035">
                  <w:marLeft w:val="0"/>
                  <w:marRight w:val="0"/>
                  <w:marTop w:val="0"/>
                  <w:marBottom w:val="0"/>
                  <w:divBdr>
                    <w:top w:val="none" w:sz="0" w:space="0" w:color="auto"/>
                    <w:left w:val="none" w:sz="0" w:space="0" w:color="auto"/>
                    <w:bottom w:val="none" w:sz="0" w:space="0" w:color="auto"/>
                    <w:right w:val="none" w:sz="0" w:space="0" w:color="auto"/>
                  </w:divBdr>
                </w:div>
                <w:div w:id="2144303789">
                  <w:marLeft w:val="0"/>
                  <w:marRight w:val="0"/>
                  <w:marTop w:val="0"/>
                  <w:marBottom w:val="0"/>
                  <w:divBdr>
                    <w:top w:val="none" w:sz="0" w:space="0" w:color="auto"/>
                    <w:left w:val="none" w:sz="0" w:space="0" w:color="auto"/>
                    <w:bottom w:val="none" w:sz="0" w:space="0" w:color="auto"/>
                    <w:right w:val="none" w:sz="0" w:space="0" w:color="auto"/>
                  </w:divBdr>
                </w:div>
                <w:div w:id="1894072308">
                  <w:marLeft w:val="0"/>
                  <w:marRight w:val="0"/>
                  <w:marTop w:val="0"/>
                  <w:marBottom w:val="0"/>
                  <w:divBdr>
                    <w:top w:val="none" w:sz="0" w:space="0" w:color="auto"/>
                    <w:left w:val="none" w:sz="0" w:space="0" w:color="auto"/>
                    <w:bottom w:val="none" w:sz="0" w:space="0" w:color="auto"/>
                    <w:right w:val="none" w:sz="0" w:space="0" w:color="auto"/>
                  </w:divBdr>
                </w:div>
                <w:div w:id="292834877">
                  <w:marLeft w:val="0"/>
                  <w:marRight w:val="0"/>
                  <w:marTop w:val="0"/>
                  <w:marBottom w:val="0"/>
                  <w:divBdr>
                    <w:top w:val="none" w:sz="0" w:space="0" w:color="auto"/>
                    <w:left w:val="none" w:sz="0" w:space="0" w:color="auto"/>
                    <w:bottom w:val="none" w:sz="0" w:space="0" w:color="auto"/>
                    <w:right w:val="none" w:sz="0" w:space="0" w:color="auto"/>
                  </w:divBdr>
                </w:div>
                <w:div w:id="170797908">
                  <w:marLeft w:val="0"/>
                  <w:marRight w:val="0"/>
                  <w:marTop w:val="0"/>
                  <w:marBottom w:val="0"/>
                  <w:divBdr>
                    <w:top w:val="none" w:sz="0" w:space="0" w:color="auto"/>
                    <w:left w:val="none" w:sz="0" w:space="0" w:color="auto"/>
                    <w:bottom w:val="none" w:sz="0" w:space="0" w:color="auto"/>
                    <w:right w:val="none" w:sz="0" w:space="0" w:color="auto"/>
                  </w:divBdr>
                </w:div>
                <w:div w:id="1443837530">
                  <w:marLeft w:val="0"/>
                  <w:marRight w:val="0"/>
                  <w:marTop w:val="0"/>
                  <w:marBottom w:val="0"/>
                  <w:divBdr>
                    <w:top w:val="none" w:sz="0" w:space="0" w:color="auto"/>
                    <w:left w:val="none" w:sz="0" w:space="0" w:color="auto"/>
                    <w:bottom w:val="none" w:sz="0" w:space="0" w:color="auto"/>
                    <w:right w:val="none" w:sz="0" w:space="0" w:color="auto"/>
                  </w:divBdr>
                </w:div>
                <w:div w:id="914820325">
                  <w:marLeft w:val="0"/>
                  <w:marRight w:val="0"/>
                  <w:marTop w:val="0"/>
                  <w:marBottom w:val="0"/>
                  <w:divBdr>
                    <w:top w:val="none" w:sz="0" w:space="0" w:color="auto"/>
                    <w:left w:val="none" w:sz="0" w:space="0" w:color="auto"/>
                    <w:bottom w:val="none" w:sz="0" w:space="0" w:color="auto"/>
                    <w:right w:val="none" w:sz="0" w:space="0" w:color="auto"/>
                  </w:divBdr>
                </w:div>
                <w:div w:id="921139814">
                  <w:marLeft w:val="0"/>
                  <w:marRight w:val="0"/>
                  <w:marTop w:val="0"/>
                  <w:marBottom w:val="0"/>
                  <w:divBdr>
                    <w:top w:val="none" w:sz="0" w:space="0" w:color="auto"/>
                    <w:left w:val="none" w:sz="0" w:space="0" w:color="auto"/>
                    <w:bottom w:val="none" w:sz="0" w:space="0" w:color="auto"/>
                    <w:right w:val="none" w:sz="0" w:space="0" w:color="auto"/>
                  </w:divBdr>
                </w:div>
                <w:div w:id="1365907918">
                  <w:marLeft w:val="0"/>
                  <w:marRight w:val="0"/>
                  <w:marTop w:val="0"/>
                  <w:marBottom w:val="0"/>
                  <w:divBdr>
                    <w:top w:val="none" w:sz="0" w:space="0" w:color="auto"/>
                    <w:left w:val="none" w:sz="0" w:space="0" w:color="auto"/>
                    <w:bottom w:val="none" w:sz="0" w:space="0" w:color="auto"/>
                    <w:right w:val="none" w:sz="0" w:space="0" w:color="auto"/>
                  </w:divBdr>
                </w:div>
                <w:div w:id="123812431">
                  <w:marLeft w:val="0"/>
                  <w:marRight w:val="0"/>
                  <w:marTop w:val="0"/>
                  <w:marBottom w:val="0"/>
                  <w:divBdr>
                    <w:top w:val="none" w:sz="0" w:space="0" w:color="auto"/>
                    <w:left w:val="none" w:sz="0" w:space="0" w:color="auto"/>
                    <w:bottom w:val="none" w:sz="0" w:space="0" w:color="auto"/>
                    <w:right w:val="none" w:sz="0" w:space="0" w:color="auto"/>
                  </w:divBdr>
                </w:div>
                <w:div w:id="291373903">
                  <w:marLeft w:val="0"/>
                  <w:marRight w:val="0"/>
                  <w:marTop w:val="0"/>
                  <w:marBottom w:val="0"/>
                  <w:divBdr>
                    <w:top w:val="none" w:sz="0" w:space="0" w:color="auto"/>
                    <w:left w:val="none" w:sz="0" w:space="0" w:color="auto"/>
                    <w:bottom w:val="none" w:sz="0" w:space="0" w:color="auto"/>
                    <w:right w:val="none" w:sz="0" w:space="0" w:color="auto"/>
                  </w:divBdr>
                </w:div>
                <w:div w:id="2132437537">
                  <w:marLeft w:val="0"/>
                  <w:marRight w:val="0"/>
                  <w:marTop w:val="0"/>
                  <w:marBottom w:val="0"/>
                  <w:divBdr>
                    <w:top w:val="none" w:sz="0" w:space="0" w:color="auto"/>
                    <w:left w:val="none" w:sz="0" w:space="0" w:color="auto"/>
                    <w:bottom w:val="none" w:sz="0" w:space="0" w:color="auto"/>
                    <w:right w:val="none" w:sz="0" w:space="0" w:color="auto"/>
                  </w:divBdr>
                </w:div>
                <w:div w:id="264194354">
                  <w:marLeft w:val="0"/>
                  <w:marRight w:val="0"/>
                  <w:marTop w:val="0"/>
                  <w:marBottom w:val="0"/>
                  <w:divBdr>
                    <w:top w:val="none" w:sz="0" w:space="0" w:color="auto"/>
                    <w:left w:val="none" w:sz="0" w:space="0" w:color="auto"/>
                    <w:bottom w:val="none" w:sz="0" w:space="0" w:color="auto"/>
                    <w:right w:val="none" w:sz="0" w:space="0" w:color="auto"/>
                  </w:divBdr>
                </w:div>
                <w:div w:id="319579182">
                  <w:marLeft w:val="0"/>
                  <w:marRight w:val="0"/>
                  <w:marTop w:val="0"/>
                  <w:marBottom w:val="0"/>
                  <w:divBdr>
                    <w:top w:val="none" w:sz="0" w:space="0" w:color="auto"/>
                    <w:left w:val="none" w:sz="0" w:space="0" w:color="auto"/>
                    <w:bottom w:val="none" w:sz="0" w:space="0" w:color="auto"/>
                    <w:right w:val="none" w:sz="0" w:space="0" w:color="auto"/>
                  </w:divBdr>
                </w:div>
                <w:div w:id="1890457204">
                  <w:marLeft w:val="0"/>
                  <w:marRight w:val="0"/>
                  <w:marTop w:val="0"/>
                  <w:marBottom w:val="0"/>
                  <w:divBdr>
                    <w:top w:val="none" w:sz="0" w:space="0" w:color="auto"/>
                    <w:left w:val="none" w:sz="0" w:space="0" w:color="auto"/>
                    <w:bottom w:val="none" w:sz="0" w:space="0" w:color="auto"/>
                    <w:right w:val="none" w:sz="0" w:space="0" w:color="auto"/>
                  </w:divBdr>
                </w:div>
                <w:div w:id="1932544357">
                  <w:marLeft w:val="0"/>
                  <w:marRight w:val="0"/>
                  <w:marTop w:val="0"/>
                  <w:marBottom w:val="0"/>
                  <w:divBdr>
                    <w:top w:val="none" w:sz="0" w:space="0" w:color="auto"/>
                    <w:left w:val="none" w:sz="0" w:space="0" w:color="auto"/>
                    <w:bottom w:val="none" w:sz="0" w:space="0" w:color="auto"/>
                    <w:right w:val="none" w:sz="0" w:space="0" w:color="auto"/>
                  </w:divBdr>
                </w:div>
                <w:div w:id="960111831">
                  <w:marLeft w:val="0"/>
                  <w:marRight w:val="0"/>
                  <w:marTop w:val="0"/>
                  <w:marBottom w:val="0"/>
                  <w:divBdr>
                    <w:top w:val="none" w:sz="0" w:space="0" w:color="auto"/>
                    <w:left w:val="none" w:sz="0" w:space="0" w:color="auto"/>
                    <w:bottom w:val="none" w:sz="0" w:space="0" w:color="auto"/>
                    <w:right w:val="none" w:sz="0" w:space="0" w:color="auto"/>
                  </w:divBdr>
                </w:div>
                <w:div w:id="1750227524">
                  <w:marLeft w:val="0"/>
                  <w:marRight w:val="0"/>
                  <w:marTop w:val="0"/>
                  <w:marBottom w:val="0"/>
                  <w:divBdr>
                    <w:top w:val="none" w:sz="0" w:space="0" w:color="auto"/>
                    <w:left w:val="none" w:sz="0" w:space="0" w:color="auto"/>
                    <w:bottom w:val="none" w:sz="0" w:space="0" w:color="auto"/>
                    <w:right w:val="none" w:sz="0" w:space="0" w:color="auto"/>
                  </w:divBdr>
                </w:div>
                <w:div w:id="266356886">
                  <w:marLeft w:val="0"/>
                  <w:marRight w:val="0"/>
                  <w:marTop w:val="0"/>
                  <w:marBottom w:val="0"/>
                  <w:divBdr>
                    <w:top w:val="none" w:sz="0" w:space="0" w:color="auto"/>
                    <w:left w:val="none" w:sz="0" w:space="0" w:color="auto"/>
                    <w:bottom w:val="none" w:sz="0" w:space="0" w:color="auto"/>
                    <w:right w:val="none" w:sz="0" w:space="0" w:color="auto"/>
                  </w:divBdr>
                </w:div>
                <w:div w:id="948045639">
                  <w:marLeft w:val="0"/>
                  <w:marRight w:val="0"/>
                  <w:marTop w:val="0"/>
                  <w:marBottom w:val="0"/>
                  <w:divBdr>
                    <w:top w:val="none" w:sz="0" w:space="0" w:color="auto"/>
                    <w:left w:val="none" w:sz="0" w:space="0" w:color="auto"/>
                    <w:bottom w:val="none" w:sz="0" w:space="0" w:color="auto"/>
                    <w:right w:val="none" w:sz="0" w:space="0" w:color="auto"/>
                  </w:divBdr>
                </w:div>
                <w:div w:id="1268469600">
                  <w:marLeft w:val="0"/>
                  <w:marRight w:val="0"/>
                  <w:marTop w:val="0"/>
                  <w:marBottom w:val="0"/>
                  <w:divBdr>
                    <w:top w:val="none" w:sz="0" w:space="0" w:color="auto"/>
                    <w:left w:val="none" w:sz="0" w:space="0" w:color="auto"/>
                    <w:bottom w:val="none" w:sz="0" w:space="0" w:color="auto"/>
                    <w:right w:val="none" w:sz="0" w:space="0" w:color="auto"/>
                  </w:divBdr>
                </w:div>
                <w:div w:id="842554595">
                  <w:marLeft w:val="0"/>
                  <w:marRight w:val="0"/>
                  <w:marTop w:val="0"/>
                  <w:marBottom w:val="0"/>
                  <w:divBdr>
                    <w:top w:val="none" w:sz="0" w:space="0" w:color="auto"/>
                    <w:left w:val="none" w:sz="0" w:space="0" w:color="auto"/>
                    <w:bottom w:val="none" w:sz="0" w:space="0" w:color="auto"/>
                    <w:right w:val="none" w:sz="0" w:space="0" w:color="auto"/>
                  </w:divBdr>
                </w:div>
                <w:div w:id="348726387">
                  <w:marLeft w:val="0"/>
                  <w:marRight w:val="0"/>
                  <w:marTop w:val="0"/>
                  <w:marBottom w:val="0"/>
                  <w:divBdr>
                    <w:top w:val="none" w:sz="0" w:space="0" w:color="auto"/>
                    <w:left w:val="none" w:sz="0" w:space="0" w:color="auto"/>
                    <w:bottom w:val="none" w:sz="0" w:space="0" w:color="auto"/>
                    <w:right w:val="none" w:sz="0" w:space="0" w:color="auto"/>
                  </w:divBdr>
                </w:div>
                <w:div w:id="1856111745">
                  <w:marLeft w:val="0"/>
                  <w:marRight w:val="0"/>
                  <w:marTop w:val="0"/>
                  <w:marBottom w:val="0"/>
                  <w:divBdr>
                    <w:top w:val="none" w:sz="0" w:space="0" w:color="auto"/>
                    <w:left w:val="none" w:sz="0" w:space="0" w:color="auto"/>
                    <w:bottom w:val="none" w:sz="0" w:space="0" w:color="auto"/>
                    <w:right w:val="none" w:sz="0" w:space="0" w:color="auto"/>
                  </w:divBdr>
                </w:div>
                <w:div w:id="1185093741">
                  <w:marLeft w:val="0"/>
                  <w:marRight w:val="0"/>
                  <w:marTop w:val="0"/>
                  <w:marBottom w:val="0"/>
                  <w:divBdr>
                    <w:top w:val="none" w:sz="0" w:space="0" w:color="auto"/>
                    <w:left w:val="none" w:sz="0" w:space="0" w:color="auto"/>
                    <w:bottom w:val="none" w:sz="0" w:space="0" w:color="auto"/>
                    <w:right w:val="none" w:sz="0" w:space="0" w:color="auto"/>
                  </w:divBdr>
                </w:div>
                <w:div w:id="624584163">
                  <w:marLeft w:val="0"/>
                  <w:marRight w:val="0"/>
                  <w:marTop w:val="0"/>
                  <w:marBottom w:val="0"/>
                  <w:divBdr>
                    <w:top w:val="none" w:sz="0" w:space="0" w:color="auto"/>
                    <w:left w:val="none" w:sz="0" w:space="0" w:color="auto"/>
                    <w:bottom w:val="none" w:sz="0" w:space="0" w:color="auto"/>
                    <w:right w:val="none" w:sz="0" w:space="0" w:color="auto"/>
                  </w:divBdr>
                </w:div>
                <w:div w:id="1351253895">
                  <w:marLeft w:val="0"/>
                  <w:marRight w:val="0"/>
                  <w:marTop w:val="0"/>
                  <w:marBottom w:val="0"/>
                  <w:divBdr>
                    <w:top w:val="none" w:sz="0" w:space="0" w:color="auto"/>
                    <w:left w:val="none" w:sz="0" w:space="0" w:color="auto"/>
                    <w:bottom w:val="none" w:sz="0" w:space="0" w:color="auto"/>
                    <w:right w:val="none" w:sz="0" w:space="0" w:color="auto"/>
                  </w:divBdr>
                </w:div>
                <w:div w:id="226309097">
                  <w:marLeft w:val="0"/>
                  <w:marRight w:val="0"/>
                  <w:marTop w:val="0"/>
                  <w:marBottom w:val="0"/>
                  <w:divBdr>
                    <w:top w:val="none" w:sz="0" w:space="0" w:color="auto"/>
                    <w:left w:val="none" w:sz="0" w:space="0" w:color="auto"/>
                    <w:bottom w:val="none" w:sz="0" w:space="0" w:color="auto"/>
                    <w:right w:val="none" w:sz="0" w:space="0" w:color="auto"/>
                  </w:divBdr>
                </w:div>
                <w:div w:id="407121198">
                  <w:marLeft w:val="0"/>
                  <w:marRight w:val="0"/>
                  <w:marTop w:val="0"/>
                  <w:marBottom w:val="0"/>
                  <w:divBdr>
                    <w:top w:val="none" w:sz="0" w:space="0" w:color="auto"/>
                    <w:left w:val="none" w:sz="0" w:space="0" w:color="auto"/>
                    <w:bottom w:val="none" w:sz="0" w:space="0" w:color="auto"/>
                    <w:right w:val="none" w:sz="0" w:space="0" w:color="auto"/>
                  </w:divBdr>
                </w:div>
                <w:div w:id="1634555301">
                  <w:marLeft w:val="0"/>
                  <w:marRight w:val="0"/>
                  <w:marTop w:val="0"/>
                  <w:marBottom w:val="0"/>
                  <w:divBdr>
                    <w:top w:val="none" w:sz="0" w:space="0" w:color="auto"/>
                    <w:left w:val="none" w:sz="0" w:space="0" w:color="auto"/>
                    <w:bottom w:val="none" w:sz="0" w:space="0" w:color="auto"/>
                    <w:right w:val="none" w:sz="0" w:space="0" w:color="auto"/>
                  </w:divBdr>
                </w:div>
                <w:div w:id="1022165398">
                  <w:marLeft w:val="0"/>
                  <w:marRight w:val="0"/>
                  <w:marTop w:val="0"/>
                  <w:marBottom w:val="0"/>
                  <w:divBdr>
                    <w:top w:val="none" w:sz="0" w:space="0" w:color="auto"/>
                    <w:left w:val="none" w:sz="0" w:space="0" w:color="auto"/>
                    <w:bottom w:val="none" w:sz="0" w:space="0" w:color="auto"/>
                    <w:right w:val="none" w:sz="0" w:space="0" w:color="auto"/>
                  </w:divBdr>
                </w:div>
                <w:div w:id="1494833890">
                  <w:marLeft w:val="0"/>
                  <w:marRight w:val="0"/>
                  <w:marTop w:val="0"/>
                  <w:marBottom w:val="0"/>
                  <w:divBdr>
                    <w:top w:val="none" w:sz="0" w:space="0" w:color="auto"/>
                    <w:left w:val="none" w:sz="0" w:space="0" w:color="auto"/>
                    <w:bottom w:val="none" w:sz="0" w:space="0" w:color="auto"/>
                    <w:right w:val="none" w:sz="0" w:space="0" w:color="auto"/>
                  </w:divBdr>
                </w:div>
                <w:div w:id="661546391">
                  <w:marLeft w:val="0"/>
                  <w:marRight w:val="0"/>
                  <w:marTop w:val="0"/>
                  <w:marBottom w:val="0"/>
                  <w:divBdr>
                    <w:top w:val="none" w:sz="0" w:space="0" w:color="auto"/>
                    <w:left w:val="none" w:sz="0" w:space="0" w:color="auto"/>
                    <w:bottom w:val="none" w:sz="0" w:space="0" w:color="auto"/>
                    <w:right w:val="none" w:sz="0" w:space="0" w:color="auto"/>
                  </w:divBdr>
                </w:div>
                <w:div w:id="88741656">
                  <w:marLeft w:val="0"/>
                  <w:marRight w:val="0"/>
                  <w:marTop w:val="0"/>
                  <w:marBottom w:val="0"/>
                  <w:divBdr>
                    <w:top w:val="none" w:sz="0" w:space="0" w:color="auto"/>
                    <w:left w:val="none" w:sz="0" w:space="0" w:color="auto"/>
                    <w:bottom w:val="none" w:sz="0" w:space="0" w:color="auto"/>
                    <w:right w:val="none" w:sz="0" w:space="0" w:color="auto"/>
                  </w:divBdr>
                </w:div>
                <w:div w:id="2101176337">
                  <w:marLeft w:val="0"/>
                  <w:marRight w:val="0"/>
                  <w:marTop w:val="0"/>
                  <w:marBottom w:val="0"/>
                  <w:divBdr>
                    <w:top w:val="none" w:sz="0" w:space="0" w:color="auto"/>
                    <w:left w:val="none" w:sz="0" w:space="0" w:color="auto"/>
                    <w:bottom w:val="none" w:sz="0" w:space="0" w:color="auto"/>
                    <w:right w:val="none" w:sz="0" w:space="0" w:color="auto"/>
                  </w:divBdr>
                </w:div>
                <w:div w:id="2031369553">
                  <w:marLeft w:val="0"/>
                  <w:marRight w:val="0"/>
                  <w:marTop w:val="0"/>
                  <w:marBottom w:val="0"/>
                  <w:divBdr>
                    <w:top w:val="none" w:sz="0" w:space="0" w:color="auto"/>
                    <w:left w:val="none" w:sz="0" w:space="0" w:color="auto"/>
                    <w:bottom w:val="none" w:sz="0" w:space="0" w:color="auto"/>
                    <w:right w:val="none" w:sz="0" w:space="0" w:color="auto"/>
                  </w:divBdr>
                </w:div>
                <w:div w:id="1467704201">
                  <w:marLeft w:val="0"/>
                  <w:marRight w:val="0"/>
                  <w:marTop w:val="0"/>
                  <w:marBottom w:val="0"/>
                  <w:divBdr>
                    <w:top w:val="none" w:sz="0" w:space="0" w:color="auto"/>
                    <w:left w:val="none" w:sz="0" w:space="0" w:color="auto"/>
                    <w:bottom w:val="none" w:sz="0" w:space="0" w:color="auto"/>
                    <w:right w:val="none" w:sz="0" w:space="0" w:color="auto"/>
                  </w:divBdr>
                </w:div>
                <w:div w:id="586497853">
                  <w:marLeft w:val="0"/>
                  <w:marRight w:val="0"/>
                  <w:marTop w:val="0"/>
                  <w:marBottom w:val="0"/>
                  <w:divBdr>
                    <w:top w:val="none" w:sz="0" w:space="0" w:color="auto"/>
                    <w:left w:val="none" w:sz="0" w:space="0" w:color="auto"/>
                    <w:bottom w:val="none" w:sz="0" w:space="0" w:color="auto"/>
                    <w:right w:val="none" w:sz="0" w:space="0" w:color="auto"/>
                  </w:divBdr>
                </w:div>
                <w:div w:id="507519981">
                  <w:marLeft w:val="0"/>
                  <w:marRight w:val="0"/>
                  <w:marTop w:val="0"/>
                  <w:marBottom w:val="0"/>
                  <w:divBdr>
                    <w:top w:val="none" w:sz="0" w:space="0" w:color="auto"/>
                    <w:left w:val="none" w:sz="0" w:space="0" w:color="auto"/>
                    <w:bottom w:val="none" w:sz="0" w:space="0" w:color="auto"/>
                    <w:right w:val="none" w:sz="0" w:space="0" w:color="auto"/>
                  </w:divBdr>
                </w:div>
                <w:div w:id="1605574880">
                  <w:marLeft w:val="0"/>
                  <w:marRight w:val="0"/>
                  <w:marTop w:val="0"/>
                  <w:marBottom w:val="0"/>
                  <w:divBdr>
                    <w:top w:val="none" w:sz="0" w:space="0" w:color="auto"/>
                    <w:left w:val="none" w:sz="0" w:space="0" w:color="auto"/>
                    <w:bottom w:val="none" w:sz="0" w:space="0" w:color="auto"/>
                    <w:right w:val="none" w:sz="0" w:space="0" w:color="auto"/>
                  </w:divBdr>
                </w:div>
                <w:div w:id="1381174422">
                  <w:marLeft w:val="0"/>
                  <w:marRight w:val="0"/>
                  <w:marTop w:val="0"/>
                  <w:marBottom w:val="0"/>
                  <w:divBdr>
                    <w:top w:val="none" w:sz="0" w:space="0" w:color="auto"/>
                    <w:left w:val="none" w:sz="0" w:space="0" w:color="auto"/>
                    <w:bottom w:val="none" w:sz="0" w:space="0" w:color="auto"/>
                    <w:right w:val="none" w:sz="0" w:space="0" w:color="auto"/>
                  </w:divBdr>
                </w:div>
                <w:div w:id="1498308690">
                  <w:marLeft w:val="0"/>
                  <w:marRight w:val="0"/>
                  <w:marTop w:val="0"/>
                  <w:marBottom w:val="0"/>
                  <w:divBdr>
                    <w:top w:val="none" w:sz="0" w:space="0" w:color="auto"/>
                    <w:left w:val="none" w:sz="0" w:space="0" w:color="auto"/>
                    <w:bottom w:val="none" w:sz="0" w:space="0" w:color="auto"/>
                    <w:right w:val="none" w:sz="0" w:space="0" w:color="auto"/>
                  </w:divBdr>
                </w:div>
              </w:divsChild>
            </w:div>
            <w:div w:id="1502231339">
              <w:marLeft w:val="0"/>
              <w:marRight w:val="0"/>
              <w:marTop w:val="0"/>
              <w:marBottom w:val="0"/>
              <w:divBdr>
                <w:top w:val="none" w:sz="0" w:space="0" w:color="auto"/>
                <w:left w:val="none" w:sz="0" w:space="0" w:color="auto"/>
                <w:bottom w:val="none" w:sz="0" w:space="0" w:color="auto"/>
                <w:right w:val="none" w:sz="0" w:space="0" w:color="auto"/>
              </w:divBdr>
            </w:div>
            <w:div w:id="2064059287">
              <w:marLeft w:val="0"/>
              <w:marRight w:val="0"/>
              <w:marTop w:val="0"/>
              <w:marBottom w:val="0"/>
              <w:divBdr>
                <w:top w:val="none" w:sz="0" w:space="0" w:color="auto"/>
                <w:left w:val="none" w:sz="0" w:space="0" w:color="auto"/>
                <w:bottom w:val="none" w:sz="0" w:space="0" w:color="auto"/>
                <w:right w:val="none" w:sz="0" w:space="0" w:color="auto"/>
              </w:divBdr>
            </w:div>
          </w:divsChild>
        </w:div>
        <w:div w:id="2085175868">
          <w:marLeft w:val="0"/>
          <w:marRight w:val="0"/>
          <w:marTop w:val="0"/>
          <w:marBottom w:val="0"/>
          <w:divBdr>
            <w:top w:val="none" w:sz="0" w:space="0" w:color="auto"/>
            <w:left w:val="none" w:sz="0" w:space="0" w:color="auto"/>
            <w:bottom w:val="none" w:sz="0" w:space="0" w:color="auto"/>
            <w:right w:val="none" w:sz="0" w:space="0" w:color="auto"/>
          </w:divBdr>
          <w:divsChild>
            <w:div w:id="1048332556">
              <w:marLeft w:val="0"/>
              <w:marRight w:val="0"/>
              <w:marTop w:val="0"/>
              <w:marBottom w:val="0"/>
              <w:divBdr>
                <w:top w:val="none" w:sz="0" w:space="0" w:color="auto"/>
                <w:left w:val="none" w:sz="0" w:space="0" w:color="auto"/>
                <w:bottom w:val="none" w:sz="0" w:space="0" w:color="auto"/>
                <w:right w:val="none" w:sz="0" w:space="0" w:color="auto"/>
              </w:divBdr>
            </w:div>
            <w:div w:id="1881166049">
              <w:marLeft w:val="0"/>
              <w:marRight w:val="0"/>
              <w:marTop w:val="0"/>
              <w:marBottom w:val="0"/>
              <w:divBdr>
                <w:top w:val="none" w:sz="0" w:space="0" w:color="auto"/>
                <w:left w:val="none" w:sz="0" w:space="0" w:color="auto"/>
                <w:bottom w:val="none" w:sz="0" w:space="0" w:color="auto"/>
                <w:right w:val="none" w:sz="0" w:space="0" w:color="auto"/>
              </w:divBdr>
            </w:div>
            <w:div w:id="2025865844">
              <w:marLeft w:val="0"/>
              <w:marRight w:val="0"/>
              <w:marTop w:val="0"/>
              <w:marBottom w:val="0"/>
              <w:divBdr>
                <w:top w:val="none" w:sz="0" w:space="0" w:color="auto"/>
                <w:left w:val="none" w:sz="0" w:space="0" w:color="auto"/>
                <w:bottom w:val="none" w:sz="0" w:space="0" w:color="auto"/>
                <w:right w:val="none" w:sz="0" w:space="0" w:color="auto"/>
              </w:divBdr>
            </w:div>
            <w:div w:id="15353177">
              <w:marLeft w:val="0"/>
              <w:marRight w:val="0"/>
              <w:marTop w:val="0"/>
              <w:marBottom w:val="0"/>
              <w:divBdr>
                <w:top w:val="none" w:sz="0" w:space="0" w:color="auto"/>
                <w:left w:val="none" w:sz="0" w:space="0" w:color="auto"/>
                <w:bottom w:val="none" w:sz="0" w:space="0" w:color="auto"/>
                <w:right w:val="none" w:sz="0" w:space="0" w:color="auto"/>
              </w:divBdr>
            </w:div>
            <w:div w:id="344208282">
              <w:marLeft w:val="0"/>
              <w:marRight w:val="0"/>
              <w:marTop w:val="0"/>
              <w:marBottom w:val="0"/>
              <w:divBdr>
                <w:top w:val="none" w:sz="0" w:space="0" w:color="auto"/>
                <w:left w:val="none" w:sz="0" w:space="0" w:color="auto"/>
                <w:bottom w:val="none" w:sz="0" w:space="0" w:color="auto"/>
                <w:right w:val="none" w:sz="0" w:space="0" w:color="auto"/>
              </w:divBdr>
            </w:div>
            <w:div w:id="758257064">
              <w:marLeft w:val="0"/>
              <w:marRight w:val="0"/>
              <w:marTop w:val="0"/>
              <w:marBottom w:val="0"/>
              <w:divBdr>
                <w:top w:val="none" w:sz="0" w:space="0" w:color="auto"/>
                <w:left w:val="none" w:sz="0" w:space="0" w:color="auto"/>
                <w:bottom w:val="none" w:sz="0" w:space="0" w:color="auto"/>
                <w:right w:val="none" w:sz="0" w:space="0" w:color="auto"/>
              </w:divBdr>
            </w:div>
            <w:div w:id="1480270024">
              <w:marLeft w:val="0"/>
              <w:marRight w:val="0"/>
              <w:marTop w:val="0"/>
              <w:marBottom w:val="0"/>
              <w:divBdr>
                <w:top w:val="none" w:sz="0" w:space="0" w:color="auto"/>
                <w:left w:val="none" w:sz="0" w:space="0" w:color="auto"/>
                <w:bottom w:val="none" w:sz="0" w:space="0" w:color="auto"/>
                <w:right w:val="none" w:sz="0" w:space="0" w:color="auto"/>
              </w:divBdr>
            </w:div>
            <w:div w:id="699429466">
              <w:marLeft w:val="0"/>
              <w:marRight w:val="0"/>
              <w:marTop w:val="0"/>
              <w:marBottom w:val="0"/>
              <w:divBdr>
                <w:top w:val="none" w:sz="0" w:space="0" w:color="auto"/>
                <w:left w:val="none" w:sz="0" w:space="0" w:color="auto"/>
                <w:bottom w:val="none" w:sz="0" w:space="0" w:color="auto"/>
                <w:right w:val="none" w:sz="0" w:space="0" w:color="auto"/>
              </w:divBdr>
            </w:div>
            <w:div w:id="247887070">
              <w:marLeft w:val="0"/>
              <w:marRight w:val="0"/>
              <w:marTop w:val="0"/>
              <w:marBottom w:val="0"/>
              <w:divBdr>
                <w:top w:val="none" w:sz="0" w:space="0" w:color="auto"/>
                <w:left w:val="none" w:sz="0" w:space="0" w:color="auto"/>
                <w:bottom w:val="none" w:sz="0" w:space="0" w:color="auto"/>
                <w:right w:val="none" w:sz="0" w:space="0" w:color="auto"/>
              </w:divBdr>
            </w:div>
            <w:div w:id="364135051">
              <w:marLeft w:val="0"/>
              <w:marRight w:val="0"/>
              <w:marTop w:val="0"/>
              <w:marBottom w:val="0"/>
              <w:divBdr>
                <w:top w:val="none" w:sz="0" w:space="0" w:color="auto"/>
                <w:left w:val="none" w:sz="0" w:space="0" w:color="auto"/>
                <w:bottom w:val="none" w:sz="0" w:space="0" w:color="auto"/>
                <w:right w:val="none" w:sz="0" w:space="0" w:color="auto"/>
              </w:divBdr>
            </w:div>
            <w:div w:id="1472552723">
              <w:marLeft w:val="0"/>
              <w:marRight w:val="0"/>
              <w:marTop w:val="0"/>
              <w:marBottom w:val="0"/>
              <w:divBdr>
                <w:top w:val="none" w:sz="0" w:space="0" w:color="auto"/>
                <w:left w:val="none" w:sz="0" w:space="0" w:color="auto"/>
                <w:bottom w:val="none" w:sz="0" w:space="0" w:color="auto"/>
                <w:right w:val="none" w:sz="0" w:space="0" w:color="auto"/>
              </w:divBdr>
            </w:div>
            <w:div w:id="2090424252">
              <w:marLeft w:val="0"/>
              <w:marRight w:val="0"/>
              <w:marTop w:val="0"/>
              <w:marBottom w:val="0"/>
              <w:divBdr>
                <w:top w:val="none" w:sz="0" w:space="0" w:color="auto"/>
                <w:left w:val="none" w:sz="0" w:space="0" w:color="auto"/>
                <w:bottom w:val="none" w:sz="0" w:space="0" w:color="auto"/>
                <w:right w:val="none" w:sz="0" w:space="0" w:color="auto"/>
              </w:divBdr>
            </w:div>
            <w:div w:id="1910966708">
              <w:marLeft w:val="0"/>
              <w:marRight w:val="0"/>
              <w:marTop w:val="0"/>
              <w:marBottom w:val="0"/>
              <w:divBdr>
                <w:top w:val="none" w:sz="0" w:space="0" w:color="auto"/>
                <w:left w:val="none" w:sz="0" w:space="0" w:color="auto"/>
                <w:bottom w:val="none" w:sz="0" w:space="0" w:color="auto"/>
                <w:right w:val="none" w:sz="0" w:space="0" w:color="auto"/>
              </w:divBdr>
            </w:div>
            <w:div w:id="954874730">
              <w:marLeft w:val="0"/>
              <w:marRight w:val="0"/>
              <w:marTop w:val="0"/>
              <w:marBottom w:val="0"/>
              <w:divBdr>
                <w:top w:val="none" w:sz="0" w:space="0" w:color="auto"/>
                <w:left w:val="none" w:sz="0" w:space="0" w:color="auto"/>
                <w:bottom w:val="none" w:sz="0" w:space="0" w:color="auto"/>
                <w:right w:val="none" w:sz="0" w:space="0" w:color="auto"/>
              </w:divBdr>
            </w:div>
            <w:div w:id="1490095390">
              <w:marLeft w:val="0"/>
              <w:marRight w:val="0"/>
              <w:marTop w:val="0"/>
              <w:marBottom w:val="0"/>
              <w:divBdr>
                <w:top w:val="none" w:sz="0" w:space="0" w:color="auto"/>
                <w:left w:val="none" w:sz="0" w:space="0" w:color="auto"/>
                <w:bottom w:val="none" w:sz="0" w:space="0" w:color="auto"/>
                <w:right w:val="none" w:sz="0" w:space="0" w:color="auto"/>
              </w:divBdr>
            </w:div>
            <w:div w:id="1222521450">
              <w:marLeft w:val="0"/>
              <w:marRight w:val="0"/>
              <w:marTop w:val="0"/>
              <w:marBottom w:val="0"/>
              <w:divBdr>
                <w:top w:val="none" w:sz="0" w:space="0" w:color="auto"/>
                <w:left w:val="none" w:sz="0" w:space="0" w:color="auto"/>
                <w:bottom w:val="none" w:sz="0" w:space="0" w:color="auto"/>
                <w:right w:val="none" w:sz="0" w:space="0" w:color="auto"/>
              </w:divBdr>
            </w:div>
            <w:div w:id="653995210">
              <w:marLeft w:val="0"/>
              <w:marRight w:val="0"/>
              <w:marTop w:val="0"/>
              <w:marBottom w:val="0"/>
              <w:divBdr>
                <w:top w:val="none" w:sz="0" w:space="0" w:color="auto"/>
                <w:left w:val="none" w:sz="0" w:space="0" w:color="auto"/>
                <w:bottom w:val="none" w:sz="0" w:space="0" w:color="auto"/>
                <w:right w:val="none" w:sz="0" w:space="0" w:color="auto"/>
              </w:divBdr>
            </w:div>
            <w:div w:id="1277634566">
              <w:marLeft w:val="0"/>
              <w:marRight w:val="0"/>
              <w:marTop w:val="0"/>
              <w:marBottom w:val="0"/>
              <w:divBdr>
                <w:top w:val="none" w:sz="0" w:space="0" w:color="auto"/>
                <w:left w:val="none" w:sz="0" w:space="0" w:color="auto"/>
                <w:bottom w:val="none" w:sz="0" w:space="0" w:color="auto"/>
                <w:right w:val="none" w:sz="0" w:space="0" w:color="auto"/>
              </w:divBdr>
            </w:div>
            <w:div w:id="1945378263">
              <w:marLeft w:val="0"/>
              <w:marRight w:val="0"/>
              <w:marTop w:val="0"/>
              <w:marBottom w:val="0"/>
              <w:divBdr>
                <w:top w:val="none" w:sz="0" w:space="0" w:color="auto"/>
                <w:left w:val="none" w:sz="0" w:space="0" w:color="auto"/>
                <w:bottom w:val="none" w:sz="0" w:space="0" w:color="auto"/>
                <w:right w:val="none" w:sz="0" w:space="0" w:color="auto"/>
              </w:divBdr>
            </w:div>
            <w:div w:id="1493369154">
              <w:marLeft w:val="0"/>
              <w:marRight w:val="0"/>
              <w:marTop w:val="0"/>
              <w:marBottom w:val="0"/>
              <w:divBdr>
                <w:top w:val="none" w:sz="0" w:space="0" w:color="auto"/>
                <w:left w:val="none" w:sz="0" w:space="0" w:color="auto"/>
                <w:bottom w:val="none" w:sz="0" w:space="0" w:color="auto"/>
                <w:right w:val="none" w:sz="0" w:space="0" w:color="auto"/>
              </w:divBdr>
            </w:div>
            <w:div w:id="1018890415">
              <w:marLeft w:val="0"/>
              <w:marRight w:val="0"/>
              <w:marTop w:val="0"/>
              <w:marBottom w:val="0"/>
              <w:divBdr>
                <w:top w:val="none" w:sz="0" w:space="0" w:color="auto"/>
                <w:left w:val="none" w:sz="0" w:space="0" w:color="auto"/>
                <w:bottom w:val="none" w:sz="0" w:space="0" w:color="auto"/>
                <w:right w:val="none" w:sz="0" w:space="0" w:color="auto"/>
              </w:divBdr>
            </w:div>
            <w:div w:id="560944670">
              <w:marLeft w:val="0"/>
              <w:marRight w:val="0"/>
              <w:marTop w:val="0"/>
              <w:marBottom w:val="0"/>
              <w:divBdr>
                <w:top w:val="none" w:sz="0" w:space="0" w:color="auto"/>
                <w:left w:val="none" w:sz="0" w:space="0" w:color="auto"/>
                <w:bottom w:val="none" w:sz="0" w:space="0" w:color="auto"/>
                <w:right w:val="none" w:sz="0" w:space="0" w:color="auto"/>
              </w:divBdr>
            </w:div>
            <w:div w:id="1406756032">
              <w:marLeft w:val="0"/>
              <w:marRight w:val="0"/>
              <w:marTop w:val="0"/>
              <w:marBottom w:val="0"/>
              <w:divBdr>
                <w:top w:val="none" w:sz="0" w:space="0" w:color="auto"/>
                <w:left w:val="none" w:sz="0" w:space="0" w:color="auto"/>
                <w:bottom w:val="none" w:sz="0" w:space="0" w:color="auto"/>
                <w:right w:val="none" w:sz="0" w:space="0" w:color="auto"/>
              </w:divBdr>
            </w:div>
            <w:div w:id="1007561068">
              <w:marLeft w:val="0"/>
              <w:marRight w:val="0"/>
              <w:marTop w:val="0"/>
              <w:marBottom w:val="0"/>
              <w:divBdr>
                <w:top w:val="none" w:sz="0" w:space="0" w:color="auto"/>
                <w:left w:val="none" w:sz="0" w:space="0" w:color="auto"/>
                <w:bottom w:val="none" w:sz="0" w:space="0" w:color="auto"/>
                <w:right w:val="none" w:sz="0" w:space="0" w:color="auto"/>
              </w:divBdr>
            </w:div>
            <w:div w:id="765660440">
              <w:marLeft w:val="0"/>
              <w:marRight w:val="0"/>
              <w:marTop w:val="0"/>
              <w:marBottom w:val="0"/>
              <w:divBdr>
                <w:top w:val="none" w:sz="0" w:space="0" w:color="auto"/>
                <w:left w:val="none" w:sz="0" w:space="0" w:color="auto"/>
                <w:bottom w:val="none" w:sz="0" w:space="0" w:color="auto"/>
                <w:right w:val="none" w:sz="0" w:space="0" w:color="auto"/>
              </w:divBdr>
            </w:div>
            <w:div w:id="1268847839">
              <w:marLeft w:val="0"/>
              <w:marRight w:val="0"/>
              <w:marTop w:val="0"/>
              <w:marBottom w:val="0"/>
              <w:divBdr>
                <w:top w:val="none" w:sz="0" w:space="0" w:color="auto"/>
                <w:left w:val="none" w:sz="0" w:space="0" w:color="auto"/>
                <w:bottom w:val="none" w:sz="0" w:space="0" w:color="auto"/>
                <w:right w:val="none" w:sz="0" w:space="0" w:color="auto"/>
              </w:divBdr>
            </w:div>
            <w:div w:id="1015619632">
              <w:marLeft w:val="0"/>
              <w:marRight w:val="0"/>
              <w:marTop w:val="0"/>
              <w:marBottom w:val="0"/>
              <w:divBdr>
                <w:top w:val="none" w:sz="0" w:space="0" w:color="auto"/>
                <w:left w:val="none" w:sz="0" w:space="0" w:color="auto"/>
                <w:bottom w:val="none" w:sz="0" w:space="0" w:color="auto"/>
                <w:right w:val="none" w:sz="0" w:space="0" w:color="auto"/>
              </w:divBdr>
            </w:div>
            <w:div w:id="1909262001">
              <w:marLeft w:val="0"/>
              <w:marRight w:val="0"/>
              <w:marTop w:val="0"/>
              <w:marBottom w:val="0"/>
              <w:divBdr>
                <w:top w:val="none" w:sz="0" w:space="0" w:color="auto"/>
                <w:left w:val="none" w:sz="0" w:space="0" w:color="auto"/>
                <w:bottom w:val="none" w:sz="0" w:space="0" w:color="auto"/>
                <w:right w:val="none" w:sz="0" w:space="0" w:color="auto"/>
              </w:divBdr>
            </w:div>
            <w:div w:id="1277836801">
              <w:marLeft w:val="0"/>
              <w:marRight w:val="0"/>
              <w:marTop w:val="0"/>
              <w:marBottom w:val="0"/>
              <w:divBdr>
                <w:top w:val="none" w:sz="0" w:space="0" w:color="auto"/>
                <w:left w:val="none" w:sz="0" w:space="0" w:color="auto"/>
                <w:bottom w:val="none" w:sz="0" w:space="0" w:color="auto"/>
                <w:right w:val="none" w:sz="0" w:space="0" w:color="auto"/>
              </w:divBdr>
            </w:div>
            <w:div w:id="1416436404">
              <w:marLeft w:val="0"/>
              <w:marRight w:val="0"/>
              <w:marTop w:val="0"/>
              <w:marBottom w:val="0"/>
              <w:divBdr>
                <w:top w:val="none" w:sz="0" w:space="0" w:color="auto"/>
                <w:left w:val="none" w:sz="0" w:space="0" w:color="auto"/>
                <w:bottom w:val="none" w:sz="0" w:space="0" w:color="auto"/>
                <w:right w:val="none" w:sz="0" w:space="0" w:color="auto"/>
              </w:divBdr>
            </w:div>
            <w:div w:id="1843857771">
              <w:marLeft w:val="0"/>
              <w:marRight w:val="0"/>
              <w:marTop w:val="0"/>
              <w:marBottom w:val="0"/>
              <w:divBdr>
                <w:top w:val="none" w:sz="0" w:space="0" w:color="auto"/>
                <w:left w:val="none" w:sz="0" w:space="0" w:color="auto"/>
                <w:bottom w:val="none" w:sz="0" w:space="0" w:color="auto"/>
                <w:right w:val="none" w:sz="0" w:space="0" w:color="auto"/>
              </w:divBdr>
            </w:div>
            <w:div w:id="1323124049">
              <w:marLeft w:val="0"/>
              <w:marRight w:val="0"/>
              <w:marTop w:val="0"/>
              <w:marBottom w:val="0"/>
              <w:divBdr>
                <w:top w:val="none" w:sz="0" w:space="0" w:color="auto"/>
                <w:left w:val="none" w:sz="0" w:space="0" w:color="auto"/>
                <w:bottom w:val="none" w:sz="0" w:space="0" w:color="auto"/>
                <w:right w:val="none" w:sz="0" w:space="0" w:color="auto"/>
              </w:divBdr>
            </w:div>
            <w:div w:id="1525749851">
              <w:marLeft w:val="0"/>
              <w:marRight w:val="0"/>
              <w:marTop w:val="0"/>
              <w:marBottom w:val="0"/>
              <w:divBdr>
                <w:top w:val="none" w:sz="0" w:space="0" w:color="auto"/>
                <w:left w:val="none" w:sz="0" w:space="0" w:color="auto"/>
                <w:bottom w:val="none" w:sz="0" w:space="0" w:color="auto"/>
                <w:right w:val="none" w:sz="0" w:space="0" w:color="auto"/>
              </w:divBdr>
            </w:div>
            <w:div w:id="1664968269">
              <w:marLeft w:val="0"/>
              <w:marRight w:val="0"/>
              <w:marTop w:val="0"/>
              <w:marBottom w:val="0"/>
              <w:divBdr>
                <w:top w:val="none" w:sz="0" w:space="0" w:color="auto"/>
                <w:left w:val="none" w:sz="0" w:space="0" w:color="auto"/>
                <w:bottom w:val="none" w:sz="0" w:space="0" w:color="auto"/>
                <w:right w:val="none" w:sz="0" w:space="0" w:color="auto"/>
              </w:divBdr>
            </w:div>
            <w:div w:id="1005741386">
              <w:marLeft w:val="0"/>
              <w:marRight w:val="0"/>
              <w:marTop w:val="0"/>
              <w:marBottom w:val="0"/>
              <w:divBdr>
                <w:top w:val="none" w:sz="0" w:space="0" w:color="auto"/>
                <w:left w:val="none" w:sz="0" w:space="0" w:color="auto"/>
                <w:bottom w:val="none" w:sz="0" w:space="0" w:color="auto"/>
                <w:right w:val="none" w:sz="0" w:space="0" w:color="auto"/>
              </w:divBdr>
            </w:div>
            <w:div w:id="2071729998">
              <w:marLeft w:val="0"/>
              <w:marRight w:val="0"/>
              <w:marTop w:val="0"/>
              <w:marBottom w:val="0"/>
              <w:divBdr>
                <w:top w:val="none" w:sz="0" w:space="0" w:color="auto"/>
                <w:left w:val="none" w:sz="0" w:space="0" w:color="auto"/>
                <w:bottom w:val="none" w:sz="0" w:space="0" w:color="auto"/>
                <w:right w:val="none" w:sz="0" w:space="0" w:color="auto"/>
              </w:divBdr>
            </w:div>
            <w:div w:id="131482115">
              <w:marLeft w:val="0"/>
              <w:marRight w:val="0"/>
              <w:marTop w:val="0"/>
              <w:marBottom w:val="0"/>
              <w:divBdr>
                <w:top w:val="none" w:sz="0" w:space="0" w:color="auto"/>
                <w:left w:val="none" w:sz="0" w:space="0" w:color="auto"/>
                <w:bottom w:val="none" w:sz="0" w:space="0" w:color="auto"/>
                <w:right w:val="none" w:sz="0" w:space="0" w:color="auto"/>
              </w:divBdr>
            </w:div>
            <w:div w:id="2066828464">
              <w:marLeft w:val="0"/>
              <w:marRight w:val="0"/>
              <w:marTop w:val="0"/>
              <w:marBottom w:val="0"/>
              <w:divBdr>
                <w:top w:val="none" w:sz="0" w:space="0" w:color="auto"/>
                <w:left w:val="none" w:sz="0" w:space="0" w:color="auto"/>
                <w:bottom w:val="none" w:sz="0" w:space="0" w:color="auto"/>
                <w:right w:val="none" w:sz="0" w:space="0" w:color="auto"/>
              </w:divBdr>
            </w:div>
            <w:div w:id="134764629">
              <w:marLeft w:val="0"/>
              <w:marRight w:val="0"/>
              <w:marTop w:val="0"/>
              <w:marBottom w:val="0"/>
              <w:divBdr>
                <w:top w:val="none" w:sz="0" w:space="0" w:color="auto"/>
                <w:left w:val="none" w:sz="0" w:space="0" w:color="auto"/>
                <w:bottom w:val="none" w:sz="0" w:space="0" w:color="auto"/>
                <w:right w:val="none" w:sz="0" w:space="0" w:color="auto"/>
              </w:divBdr>
            </w:div>
            <w:div w:id="1278171895">
              <w:marLeft w:val="0"/>
              <w:marRight w:val="0"/>
              <w:marTop w:val="0"/>
              <w:marBottom w:val="0"/>
              <w:divBdr>
                <w:top w:val="none" w:sz="0" w:space="0" w:color="auto"/>
                <w:left w:val="none" w:sz="0" w:space="0" w:color="auto"/>
                <w:bottom w:val="none" w:sz="0" w:space="0" w:color="auto"/>
                <w:right w:val="none" w:sz="0" w:space="0" w:color="auto"/>
              </w:divBdr>
            </w:div>
            <w:div w:id="1660771064">
              <w:marLeft w:val="0"/>
              <w:marRight w:val="0"/>
              <w:marTop w:val="0"/>
              <w:marBottom w:val="0"/>
              <w:divBdr>
                <w:top w:val="none" w:sz="0" w:space="0" w:color="auto"/>
                <w:left w:val="none" w:sz="0" w:space="0" w:color="auto"/>
                <w:bottom w:val="none" w:sz="0" w:space="0" w:color="auto"/>
                <w:right w:val="none" w:sz="0" w:space="0" w:color="auto"/>
              </w:divBdr>
            </w:div>
            <w:div w:id="204610949">
              <w:marLeft w:val="0"/>
              <w:marRight w:val="0"/>
              <w:marTop w:val="0"/>
              <w:marBottom w:val="0"/>
              <w:divBdr>
                <w:top w:val="none" w:sz="0" w:space="0" w:color="auto"/>
                <w:left w:val="none" w:sz="0" w:space="0" w:color="auto"/>
                <w:bottom w:val="none" w:sz="0" w:space="0" w:color="auto"/>
                <w:right w:val="none" w:sz="0" w:space="0" w:color="auto"/>
              </w:divBdr>
            </w:div>
            <w:div w:id="89856215">
              <w:marLeft w:val="0"/>
              <w:marRight w:val="0"/>
              <w:marTop w:val="0"/>
              <w:marBottom w:val="0"/>
              <w:divBdr>
                <w:top w:val="none" w:sz="0" w:space="0" w:color="auto"/>
                <w:left w:val="none" w:sz="0" w:space="0" w:color="auto"/>
                <w:bottom w:val="none" w:sz="0" w:space="0" w:color="auto"/>
                <w:right w:val="none" w:sz="0" w:space="0" w:color="auto"/>
              </w:divBdr>
            </w:div>
            <w:div w:id="1990597325">
              <w:marLeft w:val="0"/>
              <w:marRight w:val="0"/>
              <w:marTop w:val="0"/>
              <w:marBottom w:val="0"/>
              <w:divBdr>
                <w:top w:val="none" w:sz="0" w:space="0" w:color="auto"/>
                <w:left w:val="none" w:sz="0" w:space="0" w:color="auto"/>
                <w:bottom w:val="none" w:sz="0" w:space="0" w:color="auto"/>
                <w:right w:val="none" w:sz="0" w:space="0" w:color="auto"/>
              </w:divBdr>
            </w:div>
            <w:div w:id="1098060868">
              <w:marLeft w:val="0"/>
              <w:marRight w:val="0"/>
              <w:marTop w:val="0"/>
              <w:marBottom w:val="0"/>
              <w:divBdr>
                <w:top w:val="none" w:sz="0" w:space="0" w:color="auto"/>
                <w:left w:val="none" w:sz="0" w:space="0" w:color="auto"/>
                <w:bottom w:val="none" w:sz="0" w:space="0" w:color="auto"/>
                <w:right w:val="none" w:sz="0" w:space="0" w:color="auto"/>
              </w:divBdr>
            </w:div>
            <w:div w:id="178468323">
              <w:marLeft w:val="0"/>
              <w:marRight w:val="0"/>
              <w:marTop w:val="0"/>
              <w:marBottom w:val="0"/>
              <w:divBdr>
                <w:top w:val="none" w:sz="0" w:space="0" w:color="auto"/>
                <w:left w:val="none" w:sz="0" w:space="0" w:color="auto"/>
                <w:bottom w:val="none" w:sz="0" w:space="0" w:color="auto"/>
                <w:right w:val="none" w:sz="0" w:space="0" w:color="auto"/>
              </w:divBdr>
            </w:div>
            <w:div w:id="1872717594">
              <w:marLeft w:val="0"/>
              <w:marRight w:val="0"/>
              <w:marTop w:val="0"/>
              <w:marBottom w:val="0"/>
              <w:divBdr>
                <w:top w:val="none" w:sz="0" w:space="0" w:color="auto"/>
                <w:left w:val="none" w:sz="0" w:space="0" w:color="auto"/>
                <w:bottom w:val="none" w:sz="0" w:space="0" w:color="auto"/>
                <w:right w:val="none" w:sz="0" w:space="0" w:color="auto"/>
              </w:divBdr>
            </w:div>
            <w:div w:id="2132504680">
              <w:marLeft w:val="0"/>
              <w:marRight w:val="0"/>
              <w:marTop w:val="0"/>
              <w:marBottom w:val="0"/>
              <w:divBdr>
                <w:top w:val="none" w:sz="0" w:space="0" w:color="auto"/>
                <w:left w:val="none" w:sz="0" w:space="0" w:color="auto"/>
                <w:bottom w:val="none" w:sz="0" w:space="0" w:color="auto"/>
                <w:right w:val="none" w:sz="0" w:space="0" w:color="auto"/>
              </w:divBdr>
            </w:div>
            <w:div w:id="1548713269">
              <w:marLeft w:val="0"/>
              <w:marRight w:val="0"/>
              <w:marTop w:val="0"/>
              <w:marBottom w:val="0"/>
              <w:divBdr>
                <w:top w:val="none" w:sz="0" w:space="0" w:color="auto"/>
                <w:left w:val="none" w:sz="0" w:space="0" w:color="auto"/>
                <w:bottom w:val="none" w:sz="0" w:space="0" w:color="auto"/>
                <w:right w:val="none" w:sz="0" w:space="0" w:color="auto"/>
              </w:divBdr>
            </w:div>
            <w:div w:id="399989010">
              <w:marLeft w:val="0"/>
              <w:marRight w:val="0"/>
              <w:marTop w:val="0"/>
              <w:marBottom w:val="0"/>
              <w:divBdr>
                <w:top w:val="none" w:sz="0" w:space="0" w:color="auto"/>
                <w:left w:val="none" w:sz="0" w:space="0" w:color="auto"/>
                <w:bottom w:val="none" w:sz="0" w:space="0" w:color="auto"/>
                <w:right w:val="none" w:sz="0" w:space="0" w:color="auto"/>
              </w:divBdr>
            </w:div>
            <w:div w:id="762461404">
              <w:marLeft w:val="0"/>
              <w:marRight w:val="0"/>
              <w:marTop w:val="0"/>
              <w:marBottom w:val="0"/>
              <w:divBdr>
                <w:top w:val="none" w:sz="0" w:space="0" w:color="auto"/>
                <w:left w:val="none" w:sz="0" w:space="0" w:color="auto"/>
                <w:bottom w:val="none" w:sz="0" w:space="0" w:color="auto"/>
                <w:right w:val="none" w:sz="0" w:space="0" w:color="auto"/>
              </w:divBdr>
            </w:div>
            <w:div w:id="1840778019">
              <w:marLeft w:val="0"/>
              <w:marRight w:val="0"/>
              <w:marTop w:val="0"/>
              <w:marBottom w:val="0"/>
              <w:divBdr>
                <w:top w:val="none" w:sz="0" w:space="0" w:color="auto"/>
                <w:left w:val="none" w:sz="0" w:space="0" w:color="auto"/>
                <w:bottom w:val="none" w:sz="0" w:space="0" w:color="auto"/>
                <w:right w:val="none" w:sz="0" w:space="0" w:color="auto"/>
              </w:divBdr>
            </w:div>
            <w:div w:id="1029261501">
              <w:marLeft w:val="0"/>
              <w:marRight w:val="0"/>
              <w:marTop w:val="0"/>
              <w:marBottom w:val="0"/>
              <w:divBdr>
                <w:top w:val="none" w:sz="0" w:space="0" w:color="auto"/>
                <w:left w:val="none" w:sz="0" w:space="0" w:color="auto"/>
                <w:bottom w:val="none" w:sz="0" w:space="0" w:color="auto"/>
                <w:right w:val="none" w:sz="0" w:space="0" w:color="auto"/>
              </w:divBdr>
            </w:div>
            <w:div w:id="549876876">
              <w:marLeft w:val="0"/>
              <w:marRight w:val="0"/>
              <w:marTop w:val="0"/>
              <w:marBottom w:val="0"/>
              <w:divBdr>
                <w:top w:val="none" w:sz="0" w:space="0" w:color="auto"/>
                <w:left w:val="none" w:sz="0" w:space="0" w:color="auto"/>
                <w:bottom w:val="none" w:sz="0" w:space="0" w:color="auto"/>
                <w:right w:val="none" w:sz="0" w:space="0" w:color="auto"/>
              </w:divBdr>
            </w:div>
            <w:div w:id="1443725100">
              <w:marLeft w:val="0"/>
              <w:marRight w:val="0"/>
              <w:marTop w:val="0"/>
              <w:marBottom w:val="0"/>
              <w:divBdr>
                <w:top w:val="none" w:sz="0" w:space="0" w:color="auto"/>
                <w:left w:val="none" w:sz="0" w:space="0" w:color="auto"/>
                <w:bottom w:val="none" w:sz="0" w:space="0" w:color="auto"/>
                <w:right w:val="none" w:sz="0" w:space="0" w:color="auto"/>
              </w:divBdr>
            </w:div>
            <w:div w:id="1913393884">
              <w:marLeft w:val="0"/>
              <w:marRight w:val="0"/>
              <w:marTop w:val="0"/>
              <w:marBottom w:val="0"/>
              <w:divBdr>
                <w:top w:val="none" w:sz="0" w:space="0" w:color="auto"/>
                <w:left w:val="none" w:sz="0" w:space="0" w:color="auto"/>
                <w:bottom w:val="none" w:sz="0" w:space="0" w:color="auto"/>
                <w:right w:val="none" w:sz="0" w:space="0" w:color="auto"/>
              </w:divBdr>
            </w:div>
            <w:div w:id="2106727846">
              <w:marLeft w:val="0"/>
              <w:marRight w:val="0"/>
              <w:marTop w:val="0"/>
              <w:marBottom w:val="0"/>
              <w:divBdr>
                <w:top w:val="none" w:sz="0" w:space="0" w:color="auto"/>
                <w:left w:val="none" w:sz="0" w:space="0" w:color="auto"/>
                <w:bottom w:val="none" w:sz="0" w:space="0" w:color="auto"/>
                <w:right w:val="none" w:sz="0" w:space="0" w:color="auto"/>
              </w:divBdr>
            </w:div>
            <w:div w:id="1798722110">
              <w:marLeft w:val="0"/>
              <w:marRight w:val="0"/>
              <w:marTop w:val="0"/>
              <w:marBottom w:val="0"/>
              <w:divBdr>
                <w:top w:val="none" w:sz="0" w:space="0" w:color="auto"/>
                <w:left w:val="none" w:sz="0" w:space="0" w:color="auto"/>
                <w:bottom w:val="none" w:sz="0" w:space="0" w:color="auto"/>
                <w:right w:val="none" w:sz="0" w:space="0" w:color="auto"/>
              </w:divBdr>
            </w:div>
            <w:div w:id="1080978475">
              <w:marLeft w:val="0"/>
              <w:marRight w:val="0"/>
              <w:marTop w:val="0"/>
              <w:marBottom w:val="0"/>
              <w:divBdr>
                <w:top w:val="none" w:sz="0" w:space="0" w:color="auto"/>
                <w:left w:val="none" w:sz="0" w:space="0" w:color="auto"/>
                <w:bottom w:val="none" w:sz="0" w:space="0" w:color="auto"/>
                <w:right w:val="none" w:sz="0" w:space="0" w:color="auto"/>
              </w:divBdr>
            </w:div>
            <w:div w:id="1213542491">
              <w:marLeft w:val="0"/>
              <w:marRight w:val="0"/>
              <w:marTop w:val="0"/>
              <w:marBottom w:val="0"/>
              <w:divBdr>
                <w:top w:val="none" w:sz="0" w:space="0" w:color="auto"/>
                <w:left w:val="none" w:sz="0" w:space="0" w:color="auto"/>
                <w:bottom w:val="none" w:sz="0" w:space="0" w:color="auto"/>
                <w:right w:val="none" w:sz="0" w:space="0" w:color="auto"/>
              </w:divBdr>
            </w:div>
            <w:div w:id="996228494">
              <w:marLeft w:val="0"/>
              <w:marRight w:val="0"/>
              <w:marTop w:val="0"/>
              <w:marBottom w:val="0"/>
              <w:divBdr>
                <w:top w:val="none" w:sz="0" w:space="0" w:color="auto"/>
                <w:left w:val="none" w:sz="0" w:space="0" w:color="auto"/>
                <w:bottom w:val="none" w:sz="0" w:space="0" w:color="auto"/>
                <w:right w:val="none" w:sz="0" w:space="0" w:color="auto"/>
              </w:divBdr>
            </w:div>
            <w:div w:id="439880644">
              <w:marLeft w:val="0"/>
              <w:marRight w:val="0"/>
              <w:marTop w:val="0"/>
              <w:marBottom w:val="0"/>
              <w:divBdr>
                <w:top w:val="none" w:sz="0" w:space="0" w:color="auto"/>
                <w:left w:val="none" w:sz="0" w:space="0" w:color="auto"/>
                <w:bottom w:val="none" w:sz="0" w:space="0" w:color="auto"/>
                <w:right w:val="none" w:sz="0" w:space="0" w:color="auto"/>
              </w:divBdr>
            </w:div>
            <w:div w:id="1976908328">
              <w:marLeft w:val="0"/>
              <w:marRight w:val="0"/>
              <w:marTop w:val="0"/>
              <w:marBottom w:val="0"/>
              <w:divBdr>
                <w:top w:val="none" w:sz="0" w:space="0" w:color="auto"/>
                <w:left w:val="none" w:sz="0" w:space="0" w:color="auto"/>
                <w:bottom w:val="none" w:sz="0" w:space="0" w:color="auto"/>
                <w:right w:val="none" w:sz="0" w:space="0" w:color="auto"/>
              </w:divBdr>
            </w:div>
            <w:div w:id="523638780">
              <w:marLeft w:val="0"/>
              <w:marRight w:val="0"/>
              <w:marTop w:val="0"/>
              <w:marBottom w:val="0"/>
              <w:divBdr>
                <w:top w:val="none" w:sz="0" w:space="0" w:color="auto"/>
                <w:left w:val="none" w:sz="0" w:space="0" w:color="auto"/>
                <w:bottom w:val="none" w:sz="0" w:space="0" w:color="auto"/>
                <w:right w:val="none" w:sz="0" w:space="0" w:color="auto"/>
              </w:divBdr>
            </w:div>
            <w:div w:id="513344775">
              <w:marLeft w:val="0"/>
              <w:marRight w:val="0"/>
              <w:marTop w:val="0"/>
              <w:marBottom w:val="0"/>
              <w:divBdr>
                <w:top w:val="none" w:sz="0" w:space="0" w:color="auto"/>
                <w:left w:val="none" w:sz="0" w:space="0" w:color="auto"/>
                <w:bottom w:val="none" w:sz="0" w:space="0" w:color="auto"/>
                <w:right w:val="none" w:sz="0" w:space="0" w:color="auto"/>
              </w:divBdr>
            </w:div>
            <w:div w:id="1659571286">
              <w:marLeft w:val="0"/>
              <w:marRight w:val="0"/>
              <w:marTop w:val="0"/>
              <w:marBottom w:val="0"/>
              <w:divBdr>
                <w:top w:val="none" w:sz="0" w:space="0" w:color="auto"/>
                <w:left w:val="none" w:sz="0" w:space="0" w:color="auto"/>
                <w:bottom w:val="none" w:sz="0" w:space="0" w:color="auto"/>
                <w:right w:val="none" w:sz="0" w:space="0" w:color="auto"/>
              </w:divBdr>
            </w:div>
            <w:div w:id="1016151125">
              <w:marLeft w:val="0"/>
              <w:marRight w:val="0"/>
              <w:marTop w:val="0"/>
              <w:marBottom w:val="0"/>
              <w:divBdr>
                <w:top w:val="none" w:sz="0" w:space="0" w:color="auto"/>
                <w:left w:val="none" w:sz="0" w:space="0" w:color="auto"/>
                <w:bottom w:val="none" w:sz="0" w:space="0" w:color="auto"/>
                <w:right w:val="none" w:sz="0" w:space="0" w:color="auto"/>
              </w:divBdr>
            </w:div>
            <w:div w:id="274752886">
              <w:marLeft w:val="0"/>
              <w:marRight w:val="0"/>
              <w:marTop w:val="0"/>
              <w:marBottom w:val="0"/>
              <w:divBdr>
                <w:top w:val="none" w:sz="0" w:space="0" w:color="auto"/>
                <w:left w:val="none" w:sz="0" w:space="0" w:color="auto"/>
                <w:bottom w:val="none" w:sz="0" w:space="0" w:color="auto"/>
                <w:right w:val="none" w:sz="0" w:space="0" w:color="auto"/>
              </w:divBdr>
            </w:div>
            <w:div w:id="1989164977">
              <w:marLeft w:val="0"/>
              <w:marRight w:val="0"/>
              <w:marTop w:val="0"/>
              <w:marBottom w:val="0"/>
              <w:divBdr>
                <w:top w:val="none" w:sz="0" w:space="0" w:color="auto"/>
                <w:left w:val="none" w:sz="0" w:space="0" w:color="auto"/>
                <w:bottom w:val="none" w:sz="0" w:space="0" w:color="auto"/>
                <w:right w:val="none" w:sz="0" w:space="0" w:color="auto"/>
              </w:divBdr>
            </w:div>
            <w:div w:id="1952348907">
              <w:marLeft w:val="0"/>
              <w:marRight w:val="0"/>
              <w:marTop w:val="0"/>
              <w:marBottom w:val="0"/>
              <w:divBdr>
                <w:top w:val="none" w:sz="0" w:space="0" w:color="auto"/>
                <w:left w:val="none" w:sz="0" w:space="0" w:color="auto"/>
                <w:bottom w:val="none" w:sz="0" w:space="0" w:color="auto"/>
                <w:right w:val="none" w:sz="0" w:space="0" w:color="auto"/>
              </w:divBdr>
            </w:div>
            <w:div w:id="732435762">
              <w:marLeft w:val="0"/>
              <w:marRight w:val="0"/>
              <w:marTop w:val="0"/>
              <w:marBottom w:val="0"/>
              <w:divBdr>
                <w:top w:val="none" w:sz="0" w:space="0" w:color="auto"/>
                <w:left w:val="none" w:sz="0" w:space="0" w:color="auto"/>
                <w:bottom w:val="none" w:sz="0" w:space="0" w:color="auto"/>
                <w:right w:val="none" w:sz="0" w:space="0" w:color="auto"/>
              </w:divBdr>
            </w:div>
            <w:div w:id="973559355">
              <w:marLeft w:val="0"/>
              <w:marRight w:val="0"/>
              <w:marTop w:val="0"/>
              <w:marBottom w:val="0"/>
              <w:divBdr>
                <w:top w:val="none" w:sz="0" w:space="0" w:color="auto"/>
                <w:left w:val="none" w:sz="0" w:space="0" w:color="auto"/>
                <w:bottom w:val="none" w:sz="0" w:space="0" w:color="auto"/>
                <w:right w:val="none" w:sz="0" w:space="0" w:color="auto"/>
              </w:divBdr>
            </w:div>
            <w:div w:id="1004671365">
              <w:marLeft w:val="0"/>
              <w:marRight w:val="0"/>
              <w:marTop w:val="0"/>
              <w:marBottom w:val="0"/>
              <w:divBdr>
                <w:top w:val="none" w:sz="0" w:space="0" w:color="auto"/>
                <w:left w:val="none" w:sz="0" w:space="0" w:color="auto"/>
                <w:bottom w:val="none" w:sz="0" w:space="0" w:color="auto"/>
                <w:right w:val="none" w:sz="0" w:space="0" w:color="auto"/>
              </w:divBdr>
            </w:div>
            <w:div w:id="379521437">
              <w:marLeft w:val="0"/>
              <w:marRight w:val="0"/>
              <w:marTop w:val="0"/>
              <w:marBottom w:val="0"/>
              <w:divBdr>
                <w:top w:val="none" w:sz="0" w:space="0" w:color="auto"/>
                <w:left w:val="none" w:sz="0" w:space="0" w:color="auto"/>
                <w:bottom w:val="none" w:sz="0" w:space="0" w:color="auto"/>
                <w:right w:val="none" w:sz="0" w:space="0" w:color="auto"/>
              </w:divBdr>
            </w:div>
            <w:div w:id="1154180764">
              <w:marLeft w:val="0"/>
              <w:marRight w:val="0"/>
              <w:marTop w:val="0"/>
              <w:marBottom w:val="0"/>
              <w:divBdr>
                <w:top w:val="none" w:sz="0" w:space="0" w:color="auto"/>
                <w:left w:val="none" w:sz="0" w:space="0" w:color="auto"/>
                <w:bottom w:val="none" w:sz="0" w:space="0" w:color="auto"/>
                <w:right w:val="none" w:sz="0" w:space="0" w:color="auto"/>
              </w:divBdr>
            </w:div>
            <w:div w:id="503933702">
              <w:marLeft w:val="0"/>
              <w:marRight w:val="0"/>
              <w:marTop w:val="0"/>
              <w:marBottom w:val="0"/>
              <w:divBdr>
                <w:top w:val="none" w:sz="0" w:space="0" w:color="auto"/>
                <w:left w:val="none" w:sz="0" w:space="0" w:color="auto"/>
                <w:bottom w:val="none" w:sz="0" w:space="0" w:color="auto"/>
                <w:right w:val="none" w:sz="0" w:space="0" w:color="auto"/>
              </w:divBdr>
            </w:div>
            <w:div w:id="2136168627">
              <w:marLeft w:val="0"/>
              <w:marRight w:val="0"/>
              <w:marTop w:val="0"/>
              <w:marBottom w:val="0"/>
              <w:divBdr>
                <w:top w:val="none" w:sz="0" w:space="0" w:color="auto"/>
                <w:left w:val="none" w:sz="0" w:space="0" w:color="auto"/>
                <w:bottom w:val="none" w:sz="0" w:space="0" w:color="auto"/>
                <w:right w:val="none" w:sz="0" w:space="0" w:color="auto"/>
              </w:divBdr>
            </w:div>
            <w:div w:id="2132894999">
              <w:marLeft w:val="0"/>
              <w:marRight w:val="0"/>
              <w:marTop w:val="0"/>
              <w:marBottom w:val="0"/>
              <w:divBdr>
                <w:top w:val="none" w:sz="0" w:space="0" w:color="auto"/>
                <w:left w:val="none" w:sz="0" w:space="0" w:color="auto"/>
                <w:bottom w:val="none" w:sz="0" w:space="0" w:color="auto"/>
                <w:right w:val="none" w:sz="0" w:space="0" w:color="auto"/>
              </w:divBdr>
            </w:div>
            <w:div w:id="994263046">
              <w:marLeft w:val="0"/>
              <w:marRight w:val="0"/>
              <w:marTop w:val="0"/>
              <w:marBottom w:val="0"/>
              <w:divBdr>
                <w:top w:val="none" w:sz="0" w:space="0" w:color="auto"/>
                <w:left w:val="none" w:sz="0" w:space="0" w:color="auto"/>
                <w:bottom w:val="none" w:sz="0" w:space="0" w:color="auto"/>
                <w:right w:val="none" w:sz="0" w:space="0" w:color="auto"/>
              </w:divBdr>
            </w:div>
            <w:div w:id="1143305943">
              <w:marLeft w:val="0"/>
              <w:marRight w:val="0"/>
              <w:marTop w:val="0"/>
              <w:marBottom w:val="0"/>
              <w:divBdr>
                <w:top w:val="none" w:sz="0" w:space="0" w:color="auto"/>
                <w:left w:val="none" w:sz="0" w:space="0" w:color="auto"/>
                <w:bottom w:val="none" w:sz="0" w:space="0" w:color="auto"/>
                <w:right w:val="none" w:sz="0" w:space="0" w:color="auto"/>
              </w:divBdr>
            </w:div>
            <w:div w:id="1143229081">
              <w:marLeft w:val="0"/>
              <w:marRight w:val="0"/>
              <w:marTop w:val="0"/>
              <w:marBottom w:val="0"/>
              <w:divBdr>
                <w:top w:val="none" w:sz="0" w:space="0" w:color="auto"/>
                <w:left w:val="none" w:sz="0" w:space="0" w:color="auto"/>
                <w:bottom w:val="none" w:sz="0" w:space="0" w:color="auto"/>
                <w:right w:val="none" w:sz="0" w:space="0" w:color="auto"/>
              </w:divBdr>
            </w:div>
            <w:div w:id="1637756772">
              <w:marLeft w:val="0"/>
              <w:marRight w:val="0"/>
              <w:marTop w:val="0"/>
              <w:marBottom w:val="0"/>
              <w:divBdr>
                <w:top w:val="none" w:sz="0" w:space="0" w:color="auto"/>
                <w:left w:val="none" w:sz="0" w:space="0" w:color="auto"/>
                <w:bottom w:val="none" w:sz="0" w:space="0" w:color="auto"/>
                <w:right w:val="none" w:sz="0" w:space="0" w:color="auto"/>
              </w:divBdr>
            </w:div>
            <w:div w:id="677579245">
              <w:marLeft w:val="0"/>
              <w:marRight w:val="0"/>
              <w:marTop w:val="0"/>
              <w:marBottom w:val="0"/>
              <w:divBdr>
                <w:top w:val="none" w:sz="0" w:space="0" w:color="auto"/>
                <w:left w:val="none" w:sz="0" w:space="0" w:color="auto"/>
                <w:bottom w:val="none" w:sz="0" w:space="0" w:color="auto"/>
                <w:right w:val="none" w:sz="0" w:space="0" w:color="auto"/>
              </w:divBdr>
            </w:div>
            <w:div w:id="1348559133">
              <w:marLeft w:val="0"/>
              <w:marRight w:val="0"/>
              <w:marTop w:val="0"/>
              <w:marBottom w:val="0"/>
              <w:divBdr>
                <w:top w:val="none" w:sz="0" w:space="0" w:color="auto"/>
                <w:left w:val="none" w:sz="0" w:space="0" w:color="auto"/>
                <w:bottom w:val="none" w:sz="0" w:space="0" w:color="auto"/>
                <w:right w:val="none" w:sz="0" w:space="0" w:color="auto"/>
              </w:divBdr>
            </w:div>
            <w:div w:id="804471383">
              <w:marLeft w:val="0"/>
              <w:marRight w:val="0"/>
              <w:marTop w:val="0"/>
              <w:marBottom w:val="0"/>
              <w:divBdr>
                <w:top w:val="none" w:sz="0" w:space="0" w:color="auto"/>
                <w:left w:val="none" w:sz="0" w:space="0" w:color="auto"/>
                <w:bottom w:val="none" w:sz="0" w:space="0" w:color="auto"/>
                <w:right w:val="none" w:sz="0" w:space="0" w:color="auto"/>
              </w:divBdr>
            </w:div>
            <w:div w:id="472450229">
              <w:marLeft w:val="0"/>
              <w:marRight w:val="0"/>
              <w:marTop w:val="0"/>
              <w:marBottom w:val="0"/>
              <w:divBdr>
                <w:top w:val="none" w:sz="0" w:space="0" w:color="auto"/>
                <w:left w:val="none" w:sz="0" w:space="0" w:color="auto"/>
                <w:bottom w:val="none" w:sz="0" w:space="0" w:color="auto"/>
                <w:right w:val="none" w:sz="0" w:space="0" w:color="auto"/>
              </w:divBdr>
            </w:div>
            <w:div w:id="807630978">
              <w:marLeft w:val="0"/>
              <w:marRight w:val="0"/>
              <w:marTop w:val="0"/>
              <w:marBottom w:val="0"/>
              <w:divBdr>
                <w:top w:val="none" w:sz="0" w:space="0" w:color="auto"/>
                <w:left w:val="none" w:sz="0" w:space="0" w:color="auto"/>
                <w:bottom w:val="none" w:sz="0" w:space="0" w:color="auto"/>
                <w:right w:val="none" w:sz="0" w:space="0" w:color="auto"/>
              </w:divBdr>
            </w:div>
            <w:div w:id="206643022">
              <w:marLeft w:val="0"/>
              <w:marRight w:val="0"/>
              <w:marTop w:val="0"/>
              <w:marBottom w:val="0"/>
              <w:divBdr>
                <w:top w:val="none" w:sz="0" w:space="0" w:color="auto"/>
                <w:left w:val="none" w:sz="0" w:space="0" w:color="auto"/>
                <w:bottom w:val="none" w:sz="0" w:space="0" w:color="auto"/>
                <w:right w:val="none" w:sz="0" w:space="0" w:color="auto"/>
              </w:divBdr>
            </w:div>
            <w:div w:id="1966891846">
              <w:marLeft w:val="0"/>
              <w:marRight w:val="0"/>
              <w:marTop w:val="0"/>
              <w:marBottom w:val="0"/>
              <w:divBdr>
                <w:top w:val="none" w:sz="0" w:space="0" w:color="auto"/>
                <w:left w:val="none" w:sz="0" w:space="0" w:color="auto"/>
                <w:bottom w:val="none" w:sz="0" w:space="0" w:color="auto"/>
                <w:right w:val="none" w:sz="0" w:space="0" w:color="auto"/>
              </w:divBdr>
            </w:div>
            <w:div w:id="335773006">
              <w:marLeft w:val="0"/>
              <w:marRight w:val="0"/>
              <w:marTop w:val="0"/>
              <w:marBottom w:val="0"/>
              <w:divBdr>
                <w:top w:val="none" w:sz="0" w:space="0" w:color="auto"/>
                <w:left w:val="none" w:sz="0" w:space="0" w:color="auto"/>
                <w:bottom w:val="none" w:sz="0" w:space="0" w:color="auto"/>
                <w:right w:val="none" w:sz="0" w:space="0" w:color="auto"/>
              </w:divBdr>
            </w:div>
            <w:div w:id="1050230717">
              <w:marLeft w:val="0"/>
              <w:marRight w:val="0"/>
              <w:marTop w:val="0"/>
              <w:marBottom w:val="0"/>
              <w:divBdr>
                <w:top w:val="none" w:sz="0" w:space="0" w:color="auto"/>
                <w:left w:val="none" w:sz="0" w:space="0" w:color="auto"/>
                <w:bottom w:val="none" w:sz="0" w:space="0" w:color="auto"/>
                <w:right w:val="none" w:sz="0" w:space="0" w:color="auto"/>
              </w:divBdr>
            </w:div>
            <w:div w:id="1451970218">
              <w:marLeft w:val="0"/>
              <w:marRight w:val="0"/>
              <w:marTop w:val="0"/>
              <w:marBottom w:val="0"/>
              <w:divBdr>
                <w:top w:val="none" w:sz="0" w:space="0" w:color="auto"/>
                <w:left w:val="none" w:sz="0" w:space="0" w:color="auto"/>
                <w:bottom w:val="none" w:sz="0" w:space="0" w:color="auto"/>
                <w:right w:val="none" w:sz="0" w:space="0" w:color="auto"/>
              </w:divBdr>
            </w:div>
            <w:div w:id="1686907249">
              <w:marLeft w:val="0"/>
              <w:marRight w:val="0"/>
              <w:marTop w:val="0"/>
              <w:marBottom w:val="0"/>
              <w:divBdr>
                <w:top w:val="none" w:sz="0" w:space="0" w:color="auto"/>
                <w:left w:val="none" w:sz="0" w:space="0" w:color="auto"/>
                <w:bottom w:val="none" w:sz="0" w:space="0" w:color="auto"/>
                <w:right w:val="none" w:sz="0" w:space="0" w:color="auto"/>
              </w:divBdr>
            </w:div>
            <w:div w:id="1799570819">
              <w:marLeft w:val="0"/>
              <w:marRight w:val="0"/>
              <w:marTop w:val="0"/>
              <w:marBottom w:val="0"/>
              <w:divBdr>
                <w:top w:val="none" w:sz="0" w:space="0" w:color="auto"/>
                <w:left w:val="none" w:sz="0" w:space="0" w:color="auto"/>
                <w:bottom w:val="none" w:sz="0" w:space="0" w:color="auto"/>
                <w:right w:val="none" w:sz="0" w:space="0" w:color="auto"/>
              </w:divBdr>
            </w:div>
            <w:div w:id="1599481758">
              <w:marLeft w:val="0"/>
              <w:marRight w:val="0"/>
              <w:marTop w:val="0"/>
              <w:marBottom w:val="0"/>
              <w:divBdr>
                <w:top w:val="none" w:sz="0" w:space="0" w:color="auto"/>
                <w:left w:val="none" w:sz="0" w:space="0" w:color="auto"/>
                <w:bottom w:val="none" w:sz="0" w:space="0" w:color="auto"/>
                <w:right w:val="none" w:sz="0" w:space="0" w:color="auto"/>
              </w:divBdr>
            </w:div>
            <w:div w:id="1859541662">
              <w:marLeft w:val="0"/>
              <w:marRight w:val="0"/>
              <w:marTop w:val="0"/>
              <w:marBottom w:val="0"/>
              <w:divBdr>
                <w:top w:val="none" w:sz="0" w:space="0" w:color="auto"/>
                <w:left w:val="none" w:sz="0" w:space="0" w:color="auto"/>
                <w:bottom w:val="none" w:sz="0" w:space="0" w:color="auto"/>
                <w:right w:val="none" w:sz="0" w:space="0" w:color="auto"/>
              </w:divBdr>
            </w:div>
            <w:div w:id="2055424404">
              <w:marLeft w:val="0"/>
              <w:marRight w:val="0"/>
              <w:marTop w:val="0"/>
              <w:marBottom w:val="0"/>
              <w:divBdr>
                <w:top w:val="none" w:sz="0" w:space="0" w:color="auto"/>
                <w:left w:val="none" w:sz="0" w:space="0" w:color="auto"/>
                <w:bottom w:val="none" w:sz="0" w:space="0" w:color="auto"/>
                <w:right w:val="none" w:sz="0" w:space="0" w:color="auto"/>
              </w:divBdr>
            </w:div>
            <w:div w:id="1527712041">
              <w:marLeft w:val="0"/>
              <w:marRight w:val="0"/>
              <w:marTop w:val="0"/>
              <w:marBottom w:val="0"/>
              <w:divBdr>
                <w:top w:val="none" w:sz="0" w:space="0" w:color="auto"/>
                <w:left w:val="none" w:sz="0" w:space="0" w:color="auto"/>
                <w:bottom w:val="none" w:sz="0" w:space="0" w:color="auto"/>
                <w:right w:val="none" w:sz="0" w:space="0" w:color="auto"/>
              </w:divBdr>
            </w:div>
            <w:div w:id="1950042180">
              <w:marLeft w:val="0"/>
              <w:marRight w:val="0"/>
              <w:marTop w:val="0"/>
              <w:marBottom w:val="0"/>
              <w:divBdr>
                <w:top w:val="none" w:sz="0" w:space="0" w:color="auto"/>
                <w:left w:val="none" w:sz="0" w:space="0" w:color="auto"/>
                <w:bottom w:val="none" w:sz="0" w:space="0" w:color="auto"/>
                <w:right w:val="none" w:sz="0" w:space="0" w:color="auto"/>
              </w:divBdr>
            </w:div>
            <w:div w:id="2043088330">
              <w:marLeft w:val="0"/>
              <w:marRight w:val="0"/>
              <w:marTop w:val="0"/>
              <w:marBottom w:val="0"/>
              <w:divBdr>
                <w:top w:val="none" w:sz="0" w:space="0" w:color="auto"/>
                <w:left w:val="none" w:sz="0" w:space="0" w:color="auto"/>
                <w:bottom w:val="none" w:sz="0" w:space="0" w:color="auto"/>
                <w:right w:val="none" w:sz="0" w:space="0" w:color="auto"/>
              </w:divBdr>
            </w:div>
            <w:div w:id="2042239883">
              <w:marLeft w:val="0"/>
              <w:marRight w:val="0"/>
              <w:marTop w:val="0"/>
              <w:marBottom w:val="0"/>
              <w:divBdr>
                <w:top w:val="none" w:sz="0" w:space="0" w:color="auto"/>
                <w:left w:val="none" w:sz="0" w:space="0" w:color="auto"/>
                <w:bottom w:val="none" w:sz="0" w:space="0" w:color="auto"/>
                <w:right w:val="none" w:sz="0" w:space="0" w:color="auto"/>
              </w:divBdr>
            </w:div>
            <w:div w:id="1075585881">
              <w:marLeft w:val="0"/>
              <w:marRight w:val="0"/>
              <w:marTop w:val="0"/>
              <w:marBottom w:val="0"/>
              <w:divBdr>
                <w:top w:val="none" w:sz="0" w:space="0" w:color="auto"/>
                <w:left w:val="none" w:sz="0" w:space="0" w:color="auto"/>
                <w:bottom w:val="none" w:sz="0" w:space="0" w:color="auto"/>
                <w:right w:val="none" w:sz="0" w:space="0" w:color="auto"/>
              </w:divBdr>
            </w:div>
            <w:div w:id="818615892">
              <w:marLeft w:val="0"/>
              <w:marRight w:val="0"/>
              <w:marTop w:val="0"/>
              <w:marBottom w:val="0"/>
              <w:divBdr>
                <w:top w:val="none" w:sz="0" w:space="0" w:color="auto"/>
                <w:left w:val="none" w:sz="0" w:space="0" w:color="auto"/>
                <w:bottom w:val="none" w:sz="0" w:space="0" w:color="auto"/>
                <w:right w:val="none" w:sz="0" w:space="0" w:color="auto"/>
              </w:divBdr>
            </w:div>
            <w:div w:id="718436976">
              <w:marLeft w:val="0"/>
              <w:marRight w:val="0"/>
              <w:marTop w:val="0"/>
              <w:marBottom w:val="0"/>
              <w:divBdr>
                <w:top w:val="none" w:sz="0" w:space="0" w:color="auto"/>
                <w:left w:val="none" w:sz="0" w:space="0" w:color="auto"/>
                <w:bottom w:val="none" w:sz="0" w:space="0" w:color="auto"/>
                <w:right w:val="none" w:sz="0" w:space="0" w:color="auto"/>
              </w:divBdr>
            </w:div>
            <w:div w:id="1241405585">
              <w:marLeft w:val="0"/>
              <w:marRight w:val="0"/>
              <w:marTop w:val="0"/>
              <w:marBottom w:val="0"/>
              <w:divBdr>
                <w:top w:val="none" w:sz="0" w:space="0" w:color="auto"/>
                <w:left w:val="none" w:sz="0" w:space="0" w:color="auto"/>
                <w:bottom w:val="none" w:sz="0" w:space="0" w:color="auto"/>
                <w:right w:val="none" w:sz="0" w:space="0" w:color="auto"/>
              </w:divBdr>
            </w:div>
            <w:div w:id="1154024347">
              <w:marLeft w:val="0"/>
              <w:marRight w:val="0"/>
              <w:marTop w:val="0"/>
              <w:marBottom w:val="0"/>
              <w:divBdr>
                <w:top w:val="none" w:sz="0" w:space="0" w:color="auto"/>
                <w:left w:val="none" w:sz="0" w:space="0" w:color="auto"/>
                <w:bottom w:val="none" w:sz="0" w:space="0" w:color="auto"/>
                <w:right w:val="none" w:sz="0" w:space="0" w:color="auto"/>
              </w:divBdr>
            </w:div>
            <w:div w:id="1703551189">
              <w:marLeft w:val="0"/>
              <w:marRight w:val="0"/>
              <w:marTop w:val="0"/>
              <w:marBottom w:val="0"/>
              <w:divBdr>
                <w:top w:val="none" w:sz="0" w:space="0" w:color="auto"/>
                <w:left w:val="none" w:sz="0" w:space="0" w:color="auto"/>
                <w:bottom w:val="none" w:sz="0" w:space="0" w:color="auto"/>
                <w:right w:val="none" w:sz="0" w:space="0" w:color="auto"/>
              </w:divBdr>
            </w:div>
            <w:div w:id="378864476">
              <w:marLeft w:val="0"/>
              <w:marRight w:val="0"/>
              <w:marTop w:val="0"/>
              <w:marBottom w:val="0"/>
              <w:divBdr>
                <w:top w:val="none" w:sz="0" w:space="0" w:color="auto"/>
                <w:left w:val="none" w:sz="0" w:space="0" w:color="auto"/>
                <w:bottom w:val="none" w:sz="0" w:space="0" w:color="auto"/>
                <w:right w:val="none" w:sz="0" w:space="0" w:color="auto"/>
              </w:divBdr>
            </w:div>
            <w:div w:id="1976836339">
              <w:marLeft w:val="0"/>
              <w:marRight w:val="0"/>
              <w:marTop w:val="0"/>
              <w:marBottom w:val="0"/>
              <w:divBdr>
                <w:top w:val="none" w:sz="0" w:space="0" w:color="auto"/>
                <w:left w:val="none" w:sz="0" w:space="0" w:color="auto"/>
                <w:bottom w:val="none" w:sz="0" w:space="0" w:color="auto"/>
                <w:right w:val="none" w:sz="0" w:space="0" w:color="auto"/>
              </w:divBdr>
            </w:div>
            <w:div w:id="257520812">
              <w:marLeft w:val="0"/>
              <w:marRight w:val="0"/>
              <w:marTop w:val="0"/>
              <w:marBottom w:val="0"/>
              <w:divBdr>
                <w:top w:val="none" w:sz="0" w:space="0" w:color="auto"/>
                <w:left w:val="none" w:sz="0" w:space="0" w:color="auto"/>
                <w:bottom w:val="none" w:sz="0" w:space="0" w:color="auto"/>
                <w:right w:val="none" w:sz="0" w:space="0" w:color="auto"/>
              </w:divBdr>
            </w:div>
            <w:div w:id="289554818">
              <w:marLeft w:val="0"/>
              <w:marRight w:val="0"/>
              <w:marTop w:val="0"/>
              <w:marBottom w:val="0"/>
              <w:divBdr>
                <w:top w:val="none" w:sz="0" w:space="0" w:color="auto"/>
                <w:left w:val="none" w:sz="0" w:space="0" w:color="auto"/>
                <w:bottom w:val="none" w:sz="0" w:space="0" w:color="auto"/>
                <w:right w:val="none" w:sz="0" w:space="0" w:color="auto"/>
              </w:divBdr>
            </w:div>
            <w:div w:id="818306167">
              <w:marLeft w:val="0"/>
              <w:marRight w:val="0"/>
              <w:marTop w:val="0"/>
              <w:marBottom w:val="0"/>
              <w:divBdr>
                <w:top w:val="none" w:sz="0" w:space="0" w:color="auto"/>
                <w:left w:val="none" w:sz="0" w:space="0" w:color="auto"/>
                <w:bottom w:val="none" w:sz="0" w:space="0" w:color="auto"/>
                <w:right w:val="none" w:sz="0" w:space="0" w:color="auto"/>
              </w:divBdr>
            </w:div>
            <w:div w:id="1814833268">
              <w:marLeft w:val="0"/>
              <w:marRight w:val="0"/>
              <w:marTop w:val="0"/>
              <w:marBottom w:val="0"/>
              <w:divBdr>
                <w:top w:val="none" w:sz="0" w:space="0" w:color="auto"/>
                <w:left w:val="none" w:sz="0" w:space="0" w:color="auto"/>
                <w:bottom w:val="none" w:sz="0" w:space="0" w:color="auto"/>
                <w:right w:val="none" w:sz="0" w:space="0" w:color="auto"/>
              </w:divBdr>
            </w:div>
            <w:div w:id="1948610531">
              <w:marLeft w:val="0"/>
              <w:marRight w:val="0"/>
              <w:marTop w:val="0"/>
              <w:marBottom w:val="0"/>
              <w:divBdr>
                <w:top w:val="none" w:sz="0" w:space="0" w:color="auto"/>
                <w:left w:val="none" w:sz="0" w:space="0" w:color="auto"/>
                <w:bottom w:val="none" w:sz="0" w:space="0" w:color="auto"/>
                <w:right w:val="none" w:sz="0" w:space="0" w:color="auto"/>
              </w:divBdr>
            </w:div>
            <w:div w:id="207496465">
              <w:marLeft w:val="0"/>
              <w:marRight w:val="0"/>
              <w:marTop w:val="0"/>
              <w:marBottom w:val="0"/>
              <w:divBdr>
                <w:top w:val="none" w:sz="0" w:space="0" w:color="auto"/>
                <w:left w:val="none" w:sz="0" w:space="0" w:color="auto"/>
                <w:bottom w:val="none" w:sz="0" w:space="0" w:color="auto"/>
                <w:right w:val="none" w:sz="0" w:space="0" w:color="auto"/>
              </w:divBdr>
            </w:div>
            <w:div w:id="343629567">
              <w:marLeft w:val="0"/>
              <w:marRight w:val="0"/>
              <w:marTop w:val="0"/>
              <w:marBottom w:val="0"/>
              <w:divBdr>
                <w:top w:val="none" w:sz="0" w:space="0" w:color="auto"/>
                <w:left w:val="none" w:sz="0" w:space="0" w:color="auto"/>
                <w:bottom w:val="none" w:sz="0" w:space="0" w:color="auto"/>
                <w:right w:val="none" w:sz="0" w:space="0" w:color="auto"/>
              </w:divBdr>
            </w:div>
            <w:div w:id="2130735677">
              <w:marLeft w:val="0"/>
              <w:marRight w:val="0"/>
              <w:marTop w:val="0"/>
              <w:marBottom w:val="0"/>
              <w:divBdr>
                <w:top w:val="none" w:sz="0" w:space="0" w:color="auto"/>
                <w:left w:val="none" w:sz="0" w:space="0" w:color="auto"/>
                <w:bottom w:val="none" w:sz="0" w:space="0" w:color="auto"/>
                <w:right w:val="none" w:sz="0" w:space="0" w:color="auto"/>
              </w:divBdr>
            </w:div>
            <w:div w:id="740718145">
              <w:marLeft w:val="0"/>
              <w:marRight w:val="0"/>
              <w:marTop w:val="0"/>
              <w:marBottom w:val="0"/>
              <w:divBdr>
                <w:top w:val="none" w:sz="0" w:space="0" w:color="auto"/>
                <w:left w:val="none" w:sz="0" w:space="0" w:color="auto"/>
                <w:bottom w:val="none" w:sz="0" w:space="0" w:color="auto"/>
                <w:right w:val="none" w:sz="0" w:space="0" w:color="auto"/>
              </w:divBdr>
            </w:div>
            <w:div w:id="995689041">
              <w:marLeft w:val="0"/>
              <w:marRight w:val="0"/>
              <w:marTop w:val="0"/>
              <w:marBottom w:val="0"/>
              <w:divBdr>
                <w:top w:val="none" w:sz="0" w:space="0" w:color="auto"/>
                <w:left w:val="none" w:sz="0" w:space="0" w:color="auto"/>
                <w:bottom w:val="none" w:sz="0" w:space="0" w:color="auto"/>
                <w:right w:val="none" w:sz="0" w:space="0" w:color="auto"/>
              </w:divBdr>
            </w:div>
            <w:div w:id="1534273265">
              <w:marLeft w:val="0"/>
              <w:marRight w:val="0"/>
              <w:marTop w:val="0"/>
              <w:marBottom w:val="0"/>
              <w:divBdr>
                <w:top w:val="none" w:sz="0" w:space="0" w:color="auto"/>
                <w:left w:val="none" w:sz="0" w:space="0" w:color="auto"/>
                <w:bottom w:val="none" w:sz="0" w:space="0" w:color="auto"/>
                <w:right w:val="none" w:sz="0" w:space="0" w:color="auto"/>
              </w:divBdr>
            </w:div>
            <w:div w:id="2051958242">
              <w:marLeft w:val="0"/>
              <w:marRight w:val="0"/>
              <w:marTop w:val="0"/>
              <w:marBottom w:val="0"/>
              <w:divBdr>
                <w:top w:val="none" w:sz="0" w:space="0" w:color="auto"/>
                <w:left w:val="none" w:sz="0" w:space="0" w:color="auto"/>
                <w:bottom w:val="none" w:sz="0" w:space="0" w:color="auto"/>
                <w:right w:val="none" w:sz="0" w:space="0" w:color="auto"/>
              </w:divBdr>
            </w:div>
            <w:div w:id="890262800">
              <w:marLeft w:val="0"/>
              <w:marRight w:val="0"/>
              <w:marTop w:val="0"/>
              <w:marBottom w:val="0"/>
              <w:divBdr>
                <w:top w:val="none" w:sz="0" w:space="0" w:color="auto"/>
                <w:left w:val="none" w:sz="0" w:space="0" w:color="auto"/>
                <w:bottom w:val="none" w:sz="0" w:space="0" w:color="auto"/>
                <w:right w:val="none" w:sz="0" w:space="0" w:color="auto"/>
              </w:divBdr>
            </w:div>
            <w:div w:id="1670282229">
              <w:marLeft w:val="0"/>
              <w:marRight w:val="0"/>
              <w:marTop w:val="0"/>
              <w:marBottom w:val="0"/>
              <w:divBdr>
                <w:top w:val="none" w:sz="0" w:space="0" w:color="auto"/>
                <w:left w:val="none" w:sz="0" w:space="0" w:color="auto"/>
                <w:bottom w:val="none" w:sz="0" w:space="0" w:color="auto"/>
                <w:right w:val="none" w:sz="0" w:space="0" w:color="auto"/>
              </w:divBdr>
            </w:div>
            <w:div w:id="315497136">
              <w:marLeft w:val="0"/>
              <w:marRight w:val="0"/>
              <w:marTop w:val="0"/>
              <w:marBottom w:val="0"/>
              <w:divBdr>
                <w:top w:val="none" w:sz="0" w:space="0" w:color="auto"/>
                <w:left w:val="none" w:sz="0" w:space="0" w:color="auto"/>
                <w:bottom w:val="none" w:sz="0" w:space="0" w:color="auto"/>
                <w:right w:val="none" w:sz="0" w:space="0" w:color="auto"/>
              </w:divBdr>
            </w:div>
            <w:div w:id="1934362279">
              <w:marLeft w:val="0"/>
              <w:marRight w:val="0"/>
              <w:marTop w:val="0"/>
              <w:marBottom w:val="0"/>
              <w:divBdr>
                <w:top w:val="none" w:sz="0" w:space="0" w:color="auto"/>
                <w:left w:val="none" w:sz="0" w:space="0" w:color="auto"/>
                <w:bottom w:val="none" w:sz="0" w:space="0" w:color="auto"/>
                <w:right w:val="none" w:sz="0" w:space="0" w:color="auto"/>
              </w:divBdr>
            </w:div>
            <w:div w:id="1228885036">
              <w:marLeft w:val="0"/>
              <w:marRight w:val="0"/>
              <w:marTop w:val="0"/>
              <w:marBottom w:val="0"/>
              <w:divBdr>
                <w:top w:val="none" w:sz="0" w:space="0" w:color="auto"/>
                <w:left w:val="none" w:sz="0" w:space="0" w:color="auto"/>
                <w:bottom w:val="none" w:sz="0" w:space="0" w:color="auto"/>
                <w:right w:val="none" w:sz="0" w:space="0" w:color="auto"/>
              </w:divBdr>
            </w:div>
            <w:div w:id="1436709083">
              <w:marLeft w:val="0"/>
              <w:marRight w:val="0"/>
              <w:marTop w:val="0"/>
              <w:marBottom w:val="0"/>
              <w:divBdr>
                <w:top w:val="none" w:sz="0" w:space="0" w:color="auto"/>
                <w:left w:val="none" w:sz="0" w:space="0" w:color="auto"/>
                <w:bottom w:val="none" w:sz="0" w:space="0" w:color="auto"/>
                <w:right w:val="none" w:sz="0" w:space="0" w:color="auto"/>
              </w:divBdr>
            </w:div>
            <w:div w:id="698317783">
              <w:marLeft w:val="0"/>
              <w:marRight w:val="0"/>
              <w:marTop w:val="0"/>
              <w:marBottom w:val="0"/>
              <w:divBdr>
                <w:top w:val="none" w:sz="0" w:space="0" w:color="auto"/>
                <w:left w:val="none" w:sz="0" w:space="0" w:color="auto"/>
                <w:bottom w:val="none" w:sz="0" w:space="0" w:color="auto"/>
                <w:right w:val="none" w:sz="0" w:space="0" w:color="auto"/>
              </w:divBdr>
            </w:div>
            <w:div w:id="211187233">
              <w:marLeft w:val="0"/>
              <w:marRight w:val="0"/>
              <w:marTop w:val="0"/>
              <w:marBottom w:val="0"/>
              <w:divBdr>
                <w:top w:val="none" w:sz="0" w:space="0" w:color="auto"/>
                <w:left w:val="none" w:sz="0" w:space="0" w:color="auto"/>
                <w:bottom w:val="none" w:sz="0" w:space="0" w:color="auto"/>
                <w:right w:val="none" w:sz="0" w:space="0" w:color="auto"/>
              </w:divBdr>
            </w:div>
            <w:div w:id="210774405">
              <w:marLeft w:val="0"/>
              <w:marRight w:val="0"/>
              <w:marTop w:val="0"/>
              <w:marBottom w:val="0"/>
              <w:divBdr>
                <w:top w:val="none" w:sz="0" w:space="0" w:color="auto"/>
                <w:left w:val="none" w:sz="0" w:space="0" w:color="auto"/>
                <w:bottom w:val="none" w:sz="0" w:space="0" w:color="auto"/>
                <w:right w:val="none" w:sz="0" w:space="0" w:color="auto"/>
              </w:divBdr>
            </w:div>
            <w:div w:id="1458990916">
              <w:marLeft w:val="0"/>
              <w:marRight w:val="0"/>
              <w:marTop w:val="0"/>
              <w:marBottom w:val="0"/>
              <w:divBdr>
                <w:top w:val="none" w:sz="0" w:space="0" w:color="auto"/>
                <w:left w:val="none" w:sz="0" w:space="0" w:color="auto"/>
                <w:bottom w:val="none" w:sz="0" w:space="0" w:color="auto"/>
                <w:right w:val="none" w:sz="0" w:space="0" w:color="auto"/>
              </w:divBdr>
            </w:div>
            <w:div w:id="737438630">
              <w:marLeft w:val="0"/>
              <w:marRight w:val="0"/>
              <w:marTop w:val="0"/>
              <w:marBottom w:val="0"/>
              <w:divBdr>
                <w:top w:val="none" w:sz="0" w:space="0" w:color="auto"/>
                <w:left w:val="none" w:sz="0" w:space="0" w:color="auto"/>
                <w:bottom w:val="none" w:sz="0" w:space="0" w:color="auto"/>
                <w:right w:val="none" w:sz="0" w:space="0" w:color="auto"/>
              </w:divBdr>
            </w:div>
            <w:div w:id="1430203158">
              <w:marLeft w:val="0"/>
              <w:marRight w:val="0"/>
              <w:marTop w:val="0"/>
              <w:marBottom w:val="0"/>
              <w:divBdr>
                <w:top w:val="none" w:sz="0" w:space="0" w:color="auto"/>
                <w:left w:val="none" w:sz="0" w:space="0" w:color="auto"/>
                <w:bottom w:val="none" w:sz="0" w:space="0" w:color="auto"/>
                <w:right w:val="none" w:sz="0" w:space="0" w:color="auto"/>
              </w:divBdr>
            </w:div>
            <w:div w:id="129829380">
              <w:marLeft w:val="0"/>
              <w:marRight w:val="0"/>
              <w:marTop w:val="0"/>
              <w:marBottom w:val="0"/>
              <w:divBdr>
                <w:top w:val="none" w:sz="0" w:space="0" w:color="auto"/>
                <w:left w:val="none" w:sz="0" w:space="0" w:color="auto"/>
                <w:bottom w:val="none" w:sz="0" w:space="0" w:color="auto"/>
                <w:right w:val="none" w:sz="0" w:space="0" w:color="auto"/>
              </w:divBdr>
            </w:div>
            <w:div w:id="1372339526">
              <w:marLeft w:val="0"/>
              <w:marRight w:val="0"/>
              <w:marTop w:val="0"/>
              <w:marBottom w:val="0"/>
              <w:divBdr>
                <w:top w:val="none" w:sz="0" w:space="0" w:color="auto"/>
                <w:left w:val="none" w:sz="0" w:space="0" w:color="auto"/>
                <w:bottom w:val="none" w:sz="0" w:space="0" w:color="auto"/>
                <w:right w:val="none" w:sz="0" w:space="0" w:color="auto"/>
              </w:divBdr>
            </w:div>
            <w:div w:id="926383701">
              <w:marLeft w:val="0"/>
              <w:marRight w:val="0"/>
              <w:marTop w:val="0"/>
              <w:marBottom w:val="0"/>
              <w:divBdr>
                <w:top w:val="none" w:sz="0" w:space="0" w:color="auto"/>
                <w:left w:val="none" w:sz="0" w:space="0" w:color="auto"/>
                <w:bottom w:val="none" w:sz="0" w:space="0" w:color="auto"/>
                <w:right w:val="none" w:sz="0" w:space="0" w:color="auto"/>
              </w:divBdr>
            </w:div>
            <w:div w:id="663245493">
              <w:marLeft w:val="0"/>
              <w:marRight w:val="0"/>
              <w:marTop w:val="0"/>
              <w:marBottom w:val="0"/>
              <w:divBdr>
                <w:top w:val="none" w:sz="0" w:space="0" w:color="auto"/>
                <w:left w:val="none" w:sz="0" w:space="0" w:color="auto"/>
                <w:bottom w:val="none" w:sz="0" w:space="0" w:color="auto"/>
                <w:right w:val="none" w:sz="0" w:space="0" w:color="auto"/>
              </w:divBdr>
            </w:div>
            <w:div w:id="431633438">
              <w:marLeft w:val="0"/>
              <w:marRight w:val="0"/>
              <w:marTop w:val="0"/>
              <w:marBottom w:val="0"/>
              <w:divBdr>
                <w:top w:val="none" w:sz="0" w:space="0" w:color="auto"/>
                <w:left w:val="none" w:sz="0" w:space="0" w:color="auto"/>
                <w:bottom w:val="none" w:sz="0" w:space="0" w:color="auto"/>
                <w:right w:val="none" w:sz="0" w:space="0" w:color="auto"/>
              </w:divBdr>
            </w:div>
            <w:div w:id="1897429258">
              <w:marLeft w:val="0"/>
              <w:marRight w:val="0"/>
              <w:marTop w:val="0"/>
              <w:marBottom w:val="0"/>
              <w:divBdr>
                <w:top w:val="none" w:sz="0" w:space="0" w:color="auto"/>
                <w:left w:val="none" w:sz="0" w:space="0" w:color="auto"/>
                <w:bottom w:val="none" w:sz="0" w:space="0" w:color="auto"/>
                <w:right w:val="none" w:sz="0" w:space="0" w:color="auto"/>
              </w:divBdr>
            </w:div>
            <w:div w:id="396242615">
              <w:marLeft w:val="0"/>
              <w:marRight w:val="0"/>
              <w:marTop w:val="0"/>
              <w:marBottom w:val="0"/>
              <w:divBdr>
                <w:top w:val="none" w:sz="0" w:space="0" w:color="auto"/>
                <w:left w:val="none" w:sz="0" w:space="0" w:color="auto"/>
                <w:bottom w:val="none" w:sz="0" w:space="0" w:color="auto"/>
                <w:right w:val="none" w:sz="0" w:space="0" w:color="auto"/>
              </w:divBdr>
            </w:div>
            <w:div w:id="1102989854">
              <w:marLeft w:val="0"/>
              <w:marRight w:val="0"/>
              <w:marTop w:val="0"/>
              <w:marBottom w:val="0"/>
              <w:divBdr>
                <w:top w:val="none" w:sz="0" w:space="0" w:color="auto"/>
                <w:left w:val="none" w:sz="0" w:space="0" w:color="auto"/>
                <w:bottom w:val="none" w:sz="0" w:space="0" w:color="auto"/>
                <w:right w:val="none" w:sz="0" w:space="0" w:color="auto"/>
              </w:divBdr>
            </w:div>
            <w:div w:id="246228020">
              <w:marLeft w:val="0"/>
              <w:marRight w:val="0"/>
              <w:marTop w:val="0"/>
              <w:marBottom w:val="0"/>
              <w:divBdr>
                <w:top w:val="none" w:sz="0" w:space="0" w:color="auto"/>
                <w:left w:val="none" w:sz="0" w:space="0" w:color="auto"/>
                <w:bottom w:val="none" w:sz="0" w:space="0" w:color="auto"/>
                <w:right w:val="none" w:sz="0" w:space="0" w:color="auto"/>
              </w:divBdr>
            </w:div>
            <w:div w:id="80226568">
              <w:marLeft w:val="0"/>
              <w:marRight w:val="0"/>
              <w:marTop w:val="0"/>
              <w:marBottom w:val="0"/>
              <w:divBdr>
                <w:top w:val="none" w:sz="0" w:space="0" w:color="auto"/>
                <w:left w:val="none" w:sz="0" w:space="0" w:color="auto"/>
                <w:bottom w:val="none" w:sz="0" w:space="0" w:color="auto"/>
                <w:right w:val="none" w:sz="0" w:space="0" w:color="auto"/>
              </w:divBdr>
            </w:div>
            <w:div w:id="598491682">
              <w:marLeft w:val="0"/>
              <w:marRight w:val="0"/>
              <w:marTop w:val="0"/>
              <w:marBottom w:val="0"/>
              <w:divBdr>
                <w:top w:val="none" w:sz="0" w:space="0" w:color="auto"/>
                <w:left w:val="none" w:sz="0" w:space="0" w:color="auto"/>
                <w:bottom w:val="none" w:sz="0" w:space="0" w:color="auto"/>
                <w:right w:val="none" w:sz="0" w:space="0" w:color="auto"/>
              </w:divBdr>
            </w:div>
            <w:div w:id="1042286828">
              <w:marLeft w:val="0"/>
              <w:marRight w:val="0"/>
              <w:marTop w:val="0"/>
              <w:marBottom w:val="0"/>
              <w:divBdr>
                <w:top w:val="none" w:sz="0" w:space="0" w:color="auto"/>
                <w:left w:val="none" w:sz="0" w:space="0" w:color="auto"/>
                <w:bottom w:val="none" w:sz="0" w:space="0" w:color="auto"/>
                <w:right w:val="none" w:sz="0" w:space="0" w:color="auto"/>
              </w:divBdr>
            </w:div>
            <w:div w:id="1611552320">
              <w:marLeft w:val="0"/>
              <w:marRight w:val="0"/>
              <w:marTop w:val="0"/>
              <w:marBottom w:val="0"/>
              <w:divBdr>
                <w:top w:val="none" w:sz="0" w:space="0" w:color="auto"/>
                <w:left w:val="none" w:sz="0" w:space="0" w:color="auto"/>
                <w:bottom w:val="none" w:sz="0" w:space="0" w:color="auto"/>
                <w:right w:val="none" w:sz="0" w:space="0" w:color="auto"/>
              </w:divBdr>
            </w:div>
            <w:div w:id="1738935787">
              <w:marLeft w:val="0"/>
              <w:marRight w:val="0"/>
              <w:marTop w:val="0"/>
              <w:marBottom w:val="0"/>
              <w:divBdr>
                <w:top w:val="none" w:sz="0" w:space="0" w:color="auto"/>
                <w:left w:val="none" w:sz="0" w:space="0" w:color="auto"/>
                <w:bottom w:val="none" w:sz="0" w:space="0" w:color="auto"/>
                <w:right w:val="none" w:sz="0" w:space="0" w:color="auto"/>
              </w:divBdr>
            </w:div>
            <w:div w:id="215749164">
              <w:marLeft w:val="0"/>
              <w:marRight w:val="0"/>
              <w:marTop w:val="0"/>
              <w:marBottom w:val="0"/>
              <w:divBdr>
                <w:top w:val="none" w:sz="0" w:space="0" w:color="auto"/>
                <w:left w:val="none" w:sz="0" w:space="0" w:color="auto"/>
                <w:bottom w:val="none" w:sz="0" w:space="0" w:color="auto"/>
                <w:right w:val="none" w:sz="0" w:space="0" w:color="auto"/>
              </w:divBdr>
            </w:div>
            <w:div w:id="855313728">
              <w:marLeft w:val="0"/>
              <w:marRight w:val="0"/>
              <w:marTop w:val="0"/>
              <w:marBottom w:val="0"/>
              <w:divBdr>
                <w:top w:val="none" w:sz="0" w:space="0" w:color="auto"/>
                <w:left w:val="none" w:sz="0" w:space="0" w:color="auto"/>
                <w:bottom w:val="none" w:sz="0" w:space="0" w:color="auto"/>
                <w:right w:val="none" w:sz="0" w:space="0" w:color="auto"/>
              </w:divBdr>
            </w:div>
            <w:div w:id="1809474968">
              <w:marLeft w:val="0"/>
              <w:marRight w:val="0"/>
              <w:marTop w:val="0"/>
              <w:marBottom w:val="0"/>
              <w:divBdr>
                <w:top w:val="none" w:sz="0" w:space="0" w:color="auto"/>
                <w:left w:val="none" w:sz="0" w:space="0" w:color="auto"/>
                <w:bottom w:val="none" w:sz="0" w:space="0" w:color="auto"/>
                <w:right w:val="none" w:sz="0" w:space="0" w:color="auto"/>
              </w:divBdr>
            </w:div>
            <w:div w:id="791435938">
              <w:marLeft w:val="0"/>
              <w:marRight w:val="0"/>
              <w:marTop w:val="0"/>
              <w:marBottom w:val="0"/>
              <w:divBdr>
                <w:top w:val="none" w:sz="0" w:space="0" w:color="auto"/>
                <w:left w:val="none" w:sz="0" w:space="0" w:color="auto"/>
                <w:bottom w:val="none" w:sz="0" w:space="0" w:color="auto"/>
                <w:right w:val="none" w:sz="0" w:space="0" w:color="auto"/>
              </w:divBdr>
            </w:div>
            <w:div w:id="270624263">
              <w:marLeft w:val="0"/>
              <w:marRight w:val="0"/>
              <w:marTop w:val="0"/>
              <w:marBottom w:val="0"/>
              <w:divBdr>
                <w:top w:val="none" w:sz="0" w:space="0" w:color="auto"/>
                <w:left w:val="none" w:sz="0" w:space="0" w:color="auto"/>
                <w:bottom w:val="none" w:sz="0" w:space="0" w:color="auto"/>
                <w:right w:val="none" w:sz="0" w:space="0" w:color="auto"/>
              </w:divBdr>
            </w:div>
            <w:div w:id="1072851094">
              <w:marLeft w:val="0"/>
              <w:marRight w:val="0"/>
              <w:marTop w:val="0"/>
              <w:marBottom w:val="0"/>
              <w:divBdr>
                <w:top w:val="none" w:sz="0" w:space="0" w:color="auto"/>
                <w:left w:val="none" w:sz="0" w:space="0" w:color="auto"/>
                <w:bottom w:val="none" w:sz="0" w:space="0" w:color="auto"/>
                <w:right w:val="none" w:sz="0" w:space="0" w:color="auto"/>
              </w:divBdr>
            </w:div>
            <w:div w:id="1883201934">
              <w:marLeft w:val="0"/>
              <w:marRight w:val="0"/>
              <w:marTop w:val="0"/>
              <w:marBottom w:val="0"/>
              <w:divBdr>
                <w:top w:val="none" w:sz="0" w:space="0" w:color="auto"/>
                <w:left w:val="none" w:sz="0" w:space="0" w:color="auto"/>
                <w:bottom w:val="none" w:sz="0" w:space="0" w:color="auto"/>
                <w:right w:val="none" w:sz="0" w:space="0" w:color="auto"/>
              </w:divBdr>
            </w:div>
            <w:div w:id="598221919">
              <w:marLeft w:val="0"/>
              <w:marRight w:val="0"/>
              <w:marTop w:val="0"/>
              <w:marBottom w:val="0"/>
              <w:divBdr>
                <w:top w:val="none" w:sz="0" w:space="0" w:color="auto"/>
                <w:left w:val="none" w:sz="0" w:space="0" w:color="auto"/>
                <w:bottom w:val="none" w:sz="0" w:space="0" w:color="auto"/>
                <w:right w:val="none" w:sz="0" w:space="0" w:color="auto"/>
              </w:divBdr>
            </w:div>
            <w:div w:id="1731223819">
              <w:marLeft w:val="0"/>
              <w:marRight w:val="0"/>
              <w:marTop w:val="0"/>
              <w:marBottom w:val="0"/>
              <w:divBdr>
                <w:top w:val="none" w:sz="0" w:space="0" w:color="auto"/>
                <w:left w:val="none" w:sz="0" w:space="0" w:color="auto"/>
                <w:bottom w:val="none" w:sz="0" w:space="0" w:color="auto"/>
                <w:right w:val="none" w:sz="0" w:space="0" w:color="auto"/>
              </w:divBdr>
            </w:div>
            <w:div w:id="358510823">
              <w:marLeft w:val="0"/>
              <w:marRight w:val="0"/>
              <w:marTop w:val="0"/>
              <w:marBottom w:val="0"/>
              <w:divBdr>
                <w:top w:val="none" w:sz="0" w:space="0" w:color="auto"/>
                <w:left w:val="none" w:sz="0" w:space="0" w:color="auto"/>
                <w:bottom w:val="none" w:sz="0" w:space="0" w:color="auto"/>
                <w:right w:val="none" w:sz="0" w:space="0" w:color="auto"/>
              </w:divBdr>
            </w:div>
            <w:div w:id="2108189184">
              <w:marLeft w:val="0"/>
              <w:marRight w:val="0"/>
              <w:marTop w:val="0"/>
              <w:marBottom w:val="0"/>
              <w:divBdr>
                <w:top w:val="none" w:sz="0" w:space="0" w:color="auto"/>
                <w:left w:val="none" w:sz="0" w:space="0" w:color="auto"/>
                <w:bottom w:val="none" w:sz="0" w:space="0" w:color="auto"/>
                <w:right w:val="none" w:sz="0" w:space="0" w:color="auto"/>
              </w:divBdr>
            </w:div>
            <w:div w:id="764811860">
              <w:marLeft w:val="0"/>
              <w:marRight w:val="0"/>
              <w:marTop w:val="0"/>
              <w:marBottom w:val="0"/>
              <w:divBdr>
                <w:top w:val="none" w:sz="0" w:space="0" w:color="auto"/>
                <w:left w:val="none" w:sz="0" w:space="0" w:color="auto"/>
                <w:bottom w:val="none" w:sz="0" w:space="0" w:color="auto"/>
                <w:right w:val="none" w:sz="0" w:space="0" w:color="auto"/>
              </w:divBdr>
            </w:div>
            <w:div w:id="438909632">
              <w:marLeft w:val="0"/>
              <w:marRight w:val="0"/>
              <w:marTop w:val="0"/>
              <w:marBottom w:val="0"/>
              <w:divBdr>
                <w:top w:val="none" w:sz="0" w:space="0" w:color="auto"/>
                <w:left w:val="none" w:sz="0" w:space="0" w:color="auto"/>
                <w:bottom w:val="none" w:sz="0" w:space="0" w:color="auto"/>
                <w:right w:val="none" w:sz="0" w:space="0" w:color="auto"/>
              </w:divBdr>
            </w:div>
            <w:div w:id="44641656">
              <w:marLeft w:val="0"/>
              <w:marRight w:val="0"/>
              <w:marTop w:val="0"/>
              <w:marBottom w:val="0"/>
              <w:divBdr>
                <w:top w:val="none" w:sz="0" w:space="0" w:color="auto"/>
                <w:left w:val="none" w:sz="0" w:space="0" w:color="auto"/>
                <w:bottom w:val="none" w:sz="0" w:space="0" w:color="auto"/>
                <w:right w:val="none" w:sz="0" w:space="0" w:color="auto"/>
              </w:divBdr>
            </w:div>
            <w:div w:id="1612974237">
              <w:marLeft w:val="0"/>
              <w:marRight w:val="0"/>
              <w:marTop w:val="0"/>
              <w:marBottom w:val="0"/>
              <w:divBdr>
                <w:top w:val="none" w:sz="0" w:space="0" w:color="auto"/>
                <w:left w:val="none" w:sz="0" w:space="0" w:color="auto"/>
                <w:bottom w:val="none" w:sz="0" w:space="0" w:color="auto"/>
                <w:right w:val="none" w:sz="0" w:space="0" w:color="auto"/>
              </w:divBdr>
            </w:div>
            <w:div w:id="77020940">
              <w:marLeft w:val="0"/>
              <w:marRight w:val="0"/>
              <w:marTop w:val="0"/>
              <w:marBottom w:val="0"/>
              <w:divBdr>
                <w:top w:val="none" w:sz="0" w:space="0" w:color="auto"/>
                <w:left w:val="none" w:sz="0" w:space="0" w:color="auto"/>
                <w:bottom w:val="none" w:sz="0" w:space="0" w:color="auto"/>
                <w:right w:val="none" w:sz="0" w:space="0" w:color="auto"/>
              </w:divBdr>
            </w:div>
            <w:div w:id="1108155430">
              <w:marLeft w:val="0"/>
              <w:marRight w:val="0"/>
              <w:marTop w:val="0"/>
              <w:marBottom w:val="0"/>
              <w:divBdr>
                <w:top w:val="none" w:sz="0" w:space="0" w:color="auto"/>
                <w:left w:val="none" w:sz="0" w:space="0" w:color="auto"/>
                <w:bottom w:val="none" w:sz="0" w:space="0" w:color="auto"/>
                <w:right w:val="none" w:sz="0" w:space="0" w:color="auto"/>
              </w:divBdr>
            </w:div>
            <w:div w:id="1674408343">
              <w:marLeft w:val="0"/>
              <w:marRight w:val="0"/>
              <w:marTop w:val="0"/>
              <w:marBottom w:val="0"/>
              <w:divBdr>
                <w:top w:val="none" w:sz="0" w:space="0" w:color="auto"/>
                <w:left w:val="none" w:sz="0" w:space="0" w:color="auto"/>
                <w:bottom w:val="none" w:sz="0" w:space="0" w:color="auto"/>
                <w:right w:val="none" w:sz="0" w:space="0" w:color="auto"/>
              </w:divBdr>
            </w:div>
            <w:div w:id="1766880695">
              <w:marLeft w:val="0"/>
              <w:marRight w:val="0"/>
              <w:marTop w:val="0"/>
              <w:marBottom w:val="0"/>
              <w:divBdr>
                <w:top w:val="none" w:sz="0" w:space="0" w:color="auto"/>
                <w:left w:val="none" w:sz="0" w:space="0" w:color="auto"/>
                <w:bottom w:val="none" w:sz="0" w:space="0" w:color="auto"/>
                <w:right w:val="none" w:sz="0" w:space="0" w:color="auto"/>
              </w:divBdr>
            </w:div>
            <w:div w:id="680281160">
              <w:marLeft w:val="0"/>
              <w:marRight w:val="0"/>
              <w:marTop w:val="0"/>
              <w:marBottom w:val="0"/>
              <w:divBdr>
                <w:top w:val="none" w:sz="0" w:space="0" w:color="auto"/>
                <w:left w:val="none" w:sz="0" w:space="0" w:color="auto"/>
                <w:bottom w:val="none" w:sz="0" w:space="0" w:color="auto"/>
                <w:right w:val="none" w:sz="0" w:space="0" w:color="auto"/>
              </w:divBdr>
            </w:div>
            <w:div w:id="264923611">
              <w:marLeft w:val="0"/>
              <w:marRight w:val="0"/>
              <w:marTop w:val="0"/>
              <w:marBottom w:val="0"/>
              <w:divBdr>
                <w:top w:val="none" w:sz="0" w:space="0" w:color="auto"/>
                <w:left w:val="none" w:sz="0" w:space="0" w:color="auto"/>
                <w:bottom w:val="none" w:sz="0" w:space="0" w:color="auto"/>
                <w:right w:val="none" w:sz="0" w:space="0" w:color="auto"/>
              </w:divBdr>
            </w:div>
            <w:div w:id="683945153">
              <w:marLeft w:val="0"/>
              <w:marRight w:val="0"/>
              <w:marTop w:val="0"/>
              <w:marBottom w:val="0"/>
              <w:divBdr>
                <w:top w:val="none" w:sz="0" w:space="0" w:color="auto"/>
                <w:left w:val="none" w:sz="0" w:space="0" w:color="auto"/>
                <w:bottom w:val="none" w:sz="0" w:space="0" w:color="auto"/>
                <w:right w:val="none" w:sz="0" w:space="0" w:color="auto"/>
              </w:divBdr>
            </w:div>
            <w:div w:id="1798643593">
              <w:marLeft w:val="0"/>
              <w:marRight w:val="0"/>
              <w:marTop w:val="0"/>
              <w:marBottom w:val="0"/>
              <w:divBdr>
                <w:top w:val="none" w:sz="0" w:space="0" w:color="auto"/>
                <w:left w:val="none" w:sz="0" w:space="0" w:color="auto"/>
                <w:bottom w:val="none" w:sz="0" w:space="0" w:color="auto"/>
                <w:right w:val="none" w:sz="0" w:space="0" w:color="auto"/>
              </w:divBdr>
            </w:div>
            <w:div w:id="1654917815">
              <w:marLeft w:val="0"/>
              <w:marRight w:val="0"/>
              <w:marTop w:val="0"/>
              <w:marBottom w:val="0"/>
              <w:divBdr>
                <w:top w:val="none" w:sz="0" w:space="0" w:color="auto"/>
                <w:left w:val="none" w:sz="0" w:space="0" w:color="auto"/>
                <w:bottom w:val="none" w:sz="0" w:space="0" w:color="auto"/>
                <w:right w:val="none" w:sz="0" w:space="0" w:color="auto"/>
              </w:divBdr>
            </w:div>
            <w:div w:id="278341523">
              <w:marLeft w:val="0"/>
              <w:marRight w:val="0"/>
              <w:marTop w:val="0"/>
              <w:marBottom w:val="0"/>
              <w:divBdr>
                <w:top w:val="none" w:sz="0" w:space="0" w:color="auto"/>
                <w:left w:val="none" w:sz="0" w:space="0" w:color="auto"/>
                <w:bottom w:val="none" w:sz="0" w:space="0" w:color="auto"/>
                <w:right w:val="none" w:sz="0" w:space="0" w:color="auto"/>
              </w:divBdr>
            </w:div>
            <w:div w:id="879973197">
              <w:marLeft w:val="0"/>
              <w:marRight w:val="0"/>
              <w:marTop w:val="0"/>
              <w:marBottom w:val="0"/>
              <w:divBdr>
                <w:top w:val="none" w:sz="0" w:space="0" w:color="auto"/>
                <w:left w:val="none" w:sz="0" w:space="0" w:color="auto"/>
                <w:bottom w:val="none" w:sz="0" w:space="0" w:color="auto"/>
                <w:right w:val="none" w:sz="0" w:space="0" w:color="auto"/>
              </w:divBdr>
            </w:div>
            <w:div w:id="1183938657">
              <w:marLeft w:val="0"/>
              <w:marRight w:val="0"/>
              <w:marTop w:val="0"/>
              <w:marBottom w:val="0"/>
              <w:divBdr>
                <w:top w:val="none" w:sz="0" w:space="0" w:color="auto"/>
                <w:left w:val="none" w:sz="0" w:space="0" w:color="auto"/>
                <w:bottom w:val="none" w:sz="0" w:space="0" w:color="auto"/>
                <w:right w:val="none" w:sz="0" w:space="0" w:color="auto"/>
              </w:divBdr>
            </w:div>
            <w:div w:id="1307122592">
              <w:marLeft w:val="0"/>
              <w:marRight w:val="0"/>
              <w:marTop w:val="0"/>
              <w:marBottom w:val="0"/>
              <w:divBdr>
                <w:top w:val="none" w:sz="0" w:space="0" w:color="auto"/>
                <w:left w:val="none" w:sz="0" w:space="0" w:color="auto"/>
                <w:bottom w:val="none" w:sz="0" w:space="0" w:color="auto"/>
                <w:right w:val="none" w:sz="0" w:space="0" w:color="auto"/>
              </w:divBdr>
            </w:div>
            <w:div w:id="1742866827">
              <w:marLeft w:val="0"/>
              <w:marRight w:val="0"/>
              <w:marTop w:val="0"/>
              <w:marBottom w:val="0"/>
              <w:divBdr>
                <w:top w:val="none" w:sz="0" w:space="0" w:color="auto"/>
                <w:left w:val="none" w:sz="0" w:space="0" w:color="auto"/>
                <w:bottom w:val="none" w:sz="0" w:space="0" w:color="auto"/>
                <w:right w:val="none" w:sz="0" w:space="0" w:color="auto"/>
              </w:divBdr>
            </w:div>
            <w:div w:id="776097453">
              <w:marLeft w:val="0"/>
              <w:marRight w:val="0"/>
              <w:marTop w:val="0"/>
              <w:marBottom w:val="0"/>
              <w:divBdr>
                <w:top w:val="none" w:sz="0" w:space="0" w:color="auto"/>
                <w:left w:val="none" w:sz="0" w:space="0" w:color="auto"/>
                <w:bottom w:val="none" w:sz="0" w:space="0" w:color="auto"/>
                <w:right w:val="none" w:sz="0" w:space="0" w:color="auto"/>
              </w:divBdr>
            </w:div>
            <w:div w:id="1534347543">
              <w:marLeft w:val="0"/>
              <w:marRight w:val="0"/>
              <w:marTop w:val="0"/>
              <w:marBottom w:val="0"/>
              <w:divBdr>
                <w:top w:val="none" w:sz="0" w:space="0" w:color="auto"/>
                <w:left w:val="none" w:sz="0" w:space="0" w:color="auto"/>
                <w:bottom w:val="none" w:sz="0" w:space="0" w:color="auto"/>
                <w:right w:val="none" w:sz="0" w:space="0" w:color="auto"/>
              </w:divBdr>
            </w:div>
            <w:div w:id="129323612">
              <w:marLeft w:val="0"/>
              <w:marRight w:val="0"/>
              <w:marTop w:val="0"/>
              <w:marBottom w:val="0"/>
              <w:divBdr>
                <w:top w:val="none" w:sz="0" w:space="0" w:color="auto"/>
                <w:left w:val="none" w:sz="0" w:space="0" w:color="auto"/>
                <w:bottom w:val="none" w:sz="0" w:space="0" w:color="auto"/>
                <w:right w:val="none" w:sz="0" w:space="0" w:color="auto"/>
              </w:divBdr>
            </w:div>
            <w:div w:id="569971147">
              <w:marLeft w:val="0"/>
              <w:marRight w:val="0"/>
              <w:marTop w:val="0"/>
              <w:marBottom w:val="0"/>
              <w:divBdr>
                <w:top w:val="none" w:sz="0" w:space="0" w:color="auto"/>
                <w:left w:val="none" w:sz="0" w:space="0" w:color="auto"/>
                <w:bottom w:val="none" w:sz="0" w:space="0" w:color="auto"/>
                <w:right w:val="none" w:sz="0" w:space="0" w:color="auto"/>
              </w:divBdr>
            </w:div>
            <w:div w:id="750200206">
              <w:marLeft w:val="0"/>
              <w:marRight w:val="0"/>
              <w:marTop w:val="0"/>
              <w:marBottom w:val="0"/>
              <w:divBdr>
                <w:top w:val="none" w:sz="0" w:space="0" w:color="auto"/>
                <w:left w:val="none" w:sz="0" w:space="0" w:color="auto"/>
                <w:bottom w:val="none" w:sz="0" w:space="0" w:color="auto"/>
                <w:right w:val="none" w:sz="0" w:space="0" w:color="auto"/>
              </w:divBdr>
            </w:div>
            <w:div w:id="1362393942">
              <w:marLeft w:val="0"/>
              <w:marRight w:val="0"/>
              <w:marTop w:val="0"/>
              <w:marBottom w:val="0"/>
              <w:divBdr>
                <w:top w:val="none" w:sz="0" w:space="0" w:color="auto"/>
                <w:left w:val="none" w:sz="0" w:space="0" w:color="auto"/>
                <w:bottom w:val="none" w:sz="0" w:space="0" w:color="auto"/>
                <w:right w:val="none" w:sz="0" w:space="0" w:color="auto"/>
              </w:divBdr>
            </w:div>
            <w:div w:id="1059475004">
              <w:marLeft w:val="0"/>
              <w:marRight w:val="0"/>
              <w:marTop w:val="0"/>
              <w:marBottom w:val="0"/>
              <w:divBdr>
                <w:top w:val="none" w:sz="0" w:space="0" w:color="auto"/>
                <w:left w:val="none" w:sz="0" w:space="0" w:color="auto"/>
                <w:bottom w:val="none" w:sz="0" w:space="0" w:color="auto"/>
                <w:right w:val="none" w:sz="0" w:space="0" w:color="auto"/>
              </w:divBdr>
            </w:div>
            <w:div w:id="1761222491">
              <w:marLeft w:val="0"/>
              <w:marRight w:val="0"/>
              <w:marTop w:val="0"/>
              <w:marBottom w:val="0"/>
              <w:divBdr>
                <w:top w:val="none" w:sz="0" w:space="0" w:color="auto"/>
                <w:left w:val="none" w:sz="0" w:space="0" w:color="auto"/>
                <w:bottom w:val="none" w:sz="0" w:space="0" w:color="auto"/>
                <w:right w:val="none" w:sz="0" w:space="0" w:color="auto"/>
              </w:divBdr>
            </w:div>
            <w:div w:id="1704405539">
              <w:marLeft w:val="0"/>
              <w:marRight w:val="0"/>
              <w:marTop w:val="0"/>
              <w:marBottom w:val="0"/>
              <w:divBdr>
                <w:top w:val="none" w:sz="0" w:space="0" w:color="auto"/>
                <w:left w:val="none" w:sz="0" w:space="0" w:color="auto"/>
                <w:bottom w:val="none" w:sz="0" w:space="0" w:color="auto"/>
                <w:right w:val="none" w:sz="0" w:space="0" w:color="auto"/>
              </w:divBdr>
            </w:div>
            <w:div w:id="382214026">
              <w:marLeft w:val="0"/>
              <w:marRight w:val="0"/>
              <w:marTop w:val="0"/>
              <w:marBottom w:val="0"/>
              <w:divBdr>
                <w:top w:val="none" w:sz="0" w:space="0" w:color="auto"/>
                <w:left w:val="none" w:sz="0" w:space="0" w:color="auto"/>
                <w:bottom w:val="none" w:sz="0" w:space="0" w:color="auto"/>
                <w:right w:val="none" w:sz="0" w:space="0" w:color="auto"/>
              </w:divBdr>
            </w:div>
            <w:div w:id="2020807997">
              <w:marLeft w:val="0"/>
              <w:marRight w:val="0"/>
              <w:marTop w:val="0"/>
              <w:marBottom w:val="0"/>
              <w:divBdr>
                <w:top w:val="none" w:sz="0" w:space="0" w:color="auto"/>
                <w:left w:val="none" w:sz="0" w:space="0" w:color="auto"/>
                <w:bottom w:val="none" w:sz="0" w:space="0" w:color="auto"/>
                <w:right w:val="none" w:sz="0" w:space="0" w:color="auto"/>
              </w:divBdr>
            </w:div>
            <w:div w:id="1284725901">
              <w:marLeft w:val="0"/>
              <w:marRight w:val="0"/>
              <w:marTop w:val="0"/>
              <w:marBottom w:val="0"/>
              <w:divBdr>
                <w:top w:val="none" w:sz="0" w:space="0" w:color="auto"/>
                <w:left w:val="none" w:sz="0" w:space="0" w:color="auto"/>
                <w:bottom w:val="none" w:sz="0" w:space="0" w:color="auto"/>
                <w:right w:val="none" w:sz="0" w:space="0" w:color="auto"/>
              </w:divBdr>
            </w:div>
            <w:div w:id="892623665">
              <w:marLeft w:val="0"/>
              <w:marRight w:val="0"/>
              <w:marTop w:val="0"/>
              <w:marBottom w:val="0"/>
              <w:divBdr>
                <w:top w:val="none" w:sz="0" w:space="0" w:color="auto"/>
                <w:left w:val="none" w:sz="0" w:space="0" w:color="auto"/>
                <w:bottom w:val="none" w:sz="0" w:space="0" w:color="auto"/>
                <w:right w:val="none" w:sz="0" w:space="0" w:color="auto"/>
              </w:divBdr>
            </w:div>
            <w:div w:id="331955844">
              <w:marLeft w:val="0"/>
              <w:marRight w:val="0"/>
              <w:marTop w:val="0"/>
              <w:marBottom w:val="0"/>
              <w:divBdr>
                <w:top w:val="none" w:sz="0" w:space="0" w:color="auto"/>
                <w:left w:val="none" w:sz="0" w:space="0" w:color="auto"/>
                <w:bottom w:val="none" w:sz="0" w:space="0" w:color="auto"/>
                <w:right w:val="none" w:sz="0" w:space="0" w:color="auto"/>
              </w:divBdr>
            </w:div>
            <w:div w:id="1918395786">
              <w:marLeft w:val="0"/>
              <w:marRight w:val="0"/>
              <w:marTop w:val="0"/>
              <w:marBottom w:val="0"/>
              <w:divBdr>
                <w:top w:val="none" w:sz="0" w:space="0" w:color="auto"/>
                <w:left w:val="none" w:sz="0" w:space="0" w:color="auto"/>
                <w:bottom w:val="none" w:sz="0" w:space="0" w:color="auto"/>
                <w:right w:val="none" w:sz="0" w:space="0" w:color="auto"/>
              </w:divBdr>
            </w:div>
            <w:div w:id="111636455">
              <w:marLeft w:val="0"/>
              <w:marRight w:val="0"/>
              <w:marTop w:val="0"/>
              <w:marBottom w:val="0"/>
              <w:divBdr>
                <w:top w:val="none" w:sz="0" w:space="0" w:color="auto"/>
                <w:left w:val="none" w:sz="0" w:space="0" w:color="auto"/>
                <w:bottom w:val="none" w:sz="0" w:space="0" w:color="auto"/>
                <w:right w:val="none" w:sz="0" w:space="0" w:color="auto"/>
              </w:divBdr>
            </w:div>
            <w:div w:id="386031655">
              <w:marLeft w:val="0"/>
              <w:marRight w:val="0"/>
              <w:marTop w:val="0"/>
              <w:marBottom w:val="0"/>
              <w:divBdr>
                <w:top w:val="none" w:sz="0" w:space="0" w:color="auto"/>
                <w:left w:val="none" w:sz="0" w:space="0" w:color="auto"/>
                <w:bottom w:val="none" w:sz="0" w:space="0" w:color="auto"/>
                <w:right w:val="none" w:sz="0" w:space="0" w:color="auto"/>
              </w:divBdr>
            </w:div>
            <w:div w:id="1318147440">
              <w:marLeft w:val="0"/>
              <w:marRight w:val="0"/>
              <w:marTop w:val="0"/>
              <w:marBottom w:val="0"/>
              <w:divBdr>
                <w:top w:val="none" w:sz="0" w:space="0" w:color="auto"/>
                <w:left w:val="none" w:sz="0" w:space="0" w:color="auto"/>
                <w:bottom w:val="none" w:sz="0" w:space="0" w:color="auto"/>
                <w:right w:val="none" w:sz="0" w:space="0" w:color="auto"/>
              </w:divBdr>
            </w:div>
            <w:div w:id="1006253018">
              <w:marLeft w:val="0"/>
              <w:marRight w:val="0"/>
              <w:marTop w:val="0"/>
              <w:marBottom w:val="0"/>
              <w:divBdr>
                <w:top w:val="none" w:sz="0" w:space="0" w:color="auto"/>
                <w:left w:val="none" w:sz="0" w:space="0" w:color="auto"/>
                <w:bottom w:val="none" w:sz="0" w:space="0" w:color="auto"/>
                <w:right w:val="none" w:sz="0" w:space="0" w:color="auto"/>
              </w:divBdr>
            </w:div>
            <w:div w:id="1200511463">
              <w:marLeft w:val="0"/>
              <w:marRight w:val="0"/>
              <w:marTop w:val="0"/>
              <w:marBottom w:val="0"/>
              <w:divBdr>
                <w:top w:val="none" w:sz="0" w:space="0" w:color="auto"/>
                <w:left w:val="none" w:sz="0" w:space="0" w:color="auto"/>
                <w:bottom w:val="none" w:sz="0" w:space="0" w:color="auto"/>
                <w:right w:val="none" w:sz="0" w:space="0" w:color="auto"/>
              </w:divBdr>
            </w:div>
            <w:div w:id="409012480">
              <w:marLeft w:val="0"/>
              <w:marRight w:val="0"/>
              <w:marTop w:val="0"/>
              <w:marBottom w:val="0"/>
              <w:divBdr>
                <w:top w:val="none" w:sz="0" w:space="0" w:color="auto"/>
                <w:left w:val="none" w:sz="0" w:space="0" w:color="auto"/>
                <w:bottom w:val="none" w:sz="0" w:space="0" w:color="auto"/>
                <w:right w:val="none" w:sz="0" w:space="0" w:color="auto"/>
              </w:divBdr>
            </w:div>
            <w:div w:id="1256675140">
              <w:marLeft w:val="0"/>
              <w:marRight w:val="0"/>
              <w:marTop w:val="0"/>
              <w:marBottom w:val="0"/>
              <w:divBdr>
                <w:top w:val="none" w:sz="0" w:space="0" w:color="auto"/>
                <w:left w:val="none" w:sz="0" w:space="0" w:color="auto"/>
                <w:bottom w:val="none" w:sz="0" w:space="0" w:color="auto"/>
                <w:right w:val="none" w:sz="0" w:space="0" w:color="auto"/>
              </w:divBdr>
            </w:div>
            <w:div w:id="1604025752">
              <w:marLeft w:val="0"/>
              <w:marRight w:val="0"/>
              <w:marTop w:val="0"/>
              <w:marBottom w:val="0"/>
              <w:divBdr>
                <w:top w:val="none" w:sz="0" w:space="0" w:color="auto"/>
                <w:left w:val="none" w:sz="0" w:space="0" w:color="auto"/>
                <w:bottom w:val="none" w:sz="0" w:space="0" w:color="auto"/>
                <w:right w:val="none" w:sz="0" w:space="0" w:color="auto"/>
              </w:divBdr>
            </w:div>
            <w:div w:id="1670793524">
              <w:marLeft w:val="0"/>
              <w:marRight w:val="0"/>
              <w:marTop w:val="0"/>
              <w:marBottom w:val="0"/>
              <w:divBdr>
                <w:top w:val="none" w:sz="0" w:space="0" w:color="auto"/>
                <w:left w:val="none" w:sz="0" w:space="0" w:color="auto"/>
                <w:bottom w:val="none" w:sz="0" w:space="0" w:color="auto"/>
                <w:right w:val="none" w:sz="0" w:space="0" w:color="auto"/>
              </w:divBdr>
            </w:div>
            <w:div w:id="2075858932">
              <w:marLeft w:val="0"/>
              <w:marRight w:val="0"/>
              <w:marTop w:val="0"/>
              <w:marBottom w:val="0"/>
              <w:divBdr>
                <w:top w:val="none" w:sz="0" w:space="0" w:color="auto"/>
                <w:left w:val="none" w:sz="0" w:space="0" w:color="auto"/>
                <w:bottom w:val="none" w:sz="0" w:space="0" w:color="auto"/>
                <w:right w:val="none" w:sz="0" w:space="0" w:color="auto"/>
              </w:divBdr>
            </w:div>
            <w:div w:id="2048675053">
              <w:marLeft w:val="0"/>
              <w:marRight w:val="0"/>
              <w:marTop w:val="0"/>
              <w:marBottom w:val="0"/>
              <w:divBdr>
                <w:top w:val="none" w:sz="0" w:space="0" w:color="auto"/>
                <w:left w:val="none" w:sz="0" w:space="0" w:color="auto"/>
                <w:bottom w:val="none" w:sz="0" w:space="0" w:color="auto"/>
                <w:right w:val="none" w:sz="0" w:space="0" w:color="auto"/>
              </w:divBdr>
            </w:div>
            <w:div w:id="1145198287">
              <w:marLeft w:val="0"/>
              <w:marRight w:val="0"/>
              <w:marTop w:val="0"/>
              <w:marBottom w:val="0"/>
              <w:divBdr>
                <w:top w:val="none" w:sz="0" w:space="0" w:color="auto"/>
                <w:left w:val="none" w:sz="0" w:space="0" w:color="auto"/>
                <w:bottom w:val="none" w:sz="0" w:space="0" w:color="auto"/>
                <w:right w:val="none" w:sz="0" w:space="0" w:color="auto"/>
              </w:divBdr>
            </w:div>
            <w:div w:id="1569609683">
              <w:marLeft w:val="0"/>
              <w:marRight w:val="0"/>
              <w:marTop w:val="0"/>
              <w:marBottom w:val="0"/>
              <w:divBdr>
                <w:top w:val="none" w:sz="0" w:space="0" w:color="auto"/>
                <w:left w:val="none" w:sz="0" w:space="0" w:color="auto"/>
                <w:bottom w:val="none" w:sz="0" w:space="0" w:color="auto"/>
                <w:right w:val="none" w:sz="0" w:space="0" w:color="auto"/>
              </w:divBdr>
            </w:div>
            <w:div w:id="1808431255">
              <w:marLeft w:val="0"/>
              <w:marRight w:val="0"/>
              <w:marTop w:val="0"/>
              <w:marBottom w:val="0"/>
              <w:divBdr>
                <w:top w:val="none" w:sz="0" w:space="0" w:color="auto"/>
                <w:left w:val="none" w:sz="0" w:space="0" w:color="auto"/>
                <w:bottom w:val="none" w:sz="0" w:space="0" w:color="auto"/>
                <w:right w:val="none" w:sz="0" w:space="0" w:color="auto"/>
              </w:divBdr>
            </w:div>
            <w:div w:id="1992635537">
              <w:marLeft w:val="0"/>
              <w:marRight w:val="0"/>
              <w:marTop w:val="0"/>
              <w:marBottom w:val="0"/>
              <w:divBdr>
                <w:top w:val="none" w:sz="0" w:space="0" w:color="auto"/>
                <w:left w:val="none" w:sz="0" w:space="0" w:color="auto"/>
                <w:bottom w:val="none" w:sz="0" w:space="0" w:color="auto"/>
                <w:right w:val="none" w:sz="0" w:space="0" w:color="auto"/>
              </w:divBdr>
            </w:div>
            <w:div w:id="761071668">
              <w:marLeft w:val="0"/>
              <w:marRight w:val="0"/>
              <w:marTop w:val="0"/>
              <w:marBottom w:val="0"/>
              <w:divBdr>
                <w:top w:val="none" w:sz="0" w:space="0" w:color="auto"/>
                <w:left w:val="none" w:sz="0" w:space="0" w:color="auto"/>
                <w:bottom w:val="none" w:sz="0" w:space="0" w:color="auto"/>
                <w:right w:val="none" w:sz="0" w:space="0" w:color="auto"/>
              </w:divBdr>
            </w:div>
            <w:div w:id="1147934518">
              <w:marLeft w:val="0"/>
              <w:marRight w:val="0"/>
              <w:marTop w:val="0"/>
              <w:marBottom w:val="0"/>
              <w:divBdr>
                <w:top w:val="none" w:sz="0" w:space="0" w:color="auto"/>
                <w:left w:val="none" w:sz="0" w:space="0" w:color="auto"/>
                <w:bottom w:val="none" w:sz="0" w:space="0" w:color="auto"/>
                <w:right w:val="none" w:sz="0" w:space="0" w:color="auto"/>
              </w:divBdr>
            </w:div>
            <w:div w:id="2049835824">
              <w:marLeft w:val="0"/>
              <w:marRight w:val="0"/>
              <w:marTop w:val="0"/>
              <w:marBottom w:val="0"/>
              <w:divBdr>
                <w:top w:val="none" w:sz="0" w:space="0" w:color="auto"/>
                <w:left w:val="none" w:sz="0" w:space="0" w:color="auto"/>
                <w:bottom w:val="none" w:sz="0" w:space="0" w:color="auto"/>
                <w:right w:val="none" w:sz="0" w:space="0" w:color="auto"/>
              </w:divBdr>
            </w:div>
            <w:div w:id="1591768574">
              <w:marLeft w:val="0"/>
              <w:marRight w:val="0"/>
              <w:marTop w:val="0"/>
              <w:marBottom w:val="0"/>
              <w:divBdr>
                <w:top w:val="none" w:sz="0" w:space="0" w:color="auto"/>
                <w:left w:val="none" w:sz="0" w:space="0" w:color="auto"/>
                <w:bottom w:val="none" w:sz="0" w:space="0" w:color="auto"/>
                <w:right w:val="none" w:sz="0" w:space="0" w:color="auto"/>
              </w:divBdr>
            </w:div>
            <w:div w:id="1009454958">
              <w:marLeft w:val="0"/>
              <w:marRight w:val="0"/>
              <w:marTop w:val="0"/>
              <w:marBottom w:val="0"/>
              <w:divBdr>
                <w:top w:val="none" w:sz="0" w:space="0" w:color="auto"/>
                <w:left w:val="none" w:sz="0" w:space="0" w:color="auto"/>
                <w:bottom w:val="none" w:sz="0" w:space="0" w:color="auto"/>
                <w:right w:val="none" w:sz="0" w:space="0" w:color="auto"/>
              </w:divBdr>
            </w:div>
            <w:div w:id="95442865">
              <w:marLeft w:val="0"/>
              <w:marRight w:val="0"/>
              <w:marTop w:val="0"/>
              <w:marBottom w:val="0"/>
              <w:divBdr>
                <w:top w:val="none" w:sz="0" w:space="0" w:color="auto"/>
                <w:left w:val="none" w:sz="0" w:space="0" w:color="auto"/>
                <w:bottom w:val="none" w:sz="0" w:space="0" w:color="auto"/>
                <w:right w:val="none" w:sz="0" w:space="0" w:color="auto"/>
              </w:divBdr>
            </w:div>
            <w:div w:id="940529628">
              <w:marLeft w:val="0"/>
              <w:marRight w:val="0"/>
              <w:marTop w:val="0"/>
              <w:marBottom w:val="0"/>
              <w:divBdr>
                <w:top w:val="none" w:sz="0" w:space="0" w:color="auto"/>
                <w:left w:val="none" w:sz="0" w:space="0" w:color="auto"/>
                <w:bottom w:val="none" w:sz="0" w:space="0" w:color="auto"/>
                <w:right w:val="none" w:sz="0" w:space="0" w:color="auto"/>
              </w:divBdr>
            </w:div>
            <w:div w:id="1206214311">
              <w:marLeft w:val="0"/>
              <w:marRight w:val="0"/>
              <w:marTop w:val="0"/>
              <w:marBottom w:val="0"/>
              <w:divBdr>
                <w:top w:val="none" w:sz="0" w:space="0" w:color="auto"/>
                <w:left w:val="none" w:sz="0" w:space="0" w:color="auto"/>
                <w:bottom w:val="none" w:sz="0" w:space="0" w:color="auto"/>
                <w:right w:val="none" w:sz="0" w:space="0" w:color="auto"/>
              </w:divBdr>
            </w:div>
            <w:div w:id="1048650843">
              <w:marLeft w:val="0"/>
              <w:marRight w:val="0"/>
              <w:marTop w:val="0"/>
              <w:marBottom w:val="0"/>
              <w:divBdr>
                <w:top w:val="none" w:sz="0" w:space="0" w:color="auto"/>
                <w:left w:val="none" w:sz="0" w:space="0" w:color="auto"/>
                <w:bottom w:val="none" w:sz="0" w:space="0" w:color="auto"/>
                <w:right w:val="none" w:sz="0" w:space="0" w:color="auto"/>
              </w:divBdr>
            </w:div>
            <w:div w:id="1069570578">
              <w:marLeft w:val="0"/>
              <w:marRight w:val="0"/>
              <w:marTop w:val="0"/>
              <w:marBottom w:val="0"/>
              <w:divBdr>
                <w:top w:val="none" w:sz="0" w:space="0" w:color="auto"/>
                <w:left w:val="none" w:sz="0" w:space="0" w:color="auto"/>
                <w:bottom w:val="none" w:sz="0" w:space="0" w:color="auto"/>
                <w:right w:val="none" w:sz="0" w:space="0" w:color="auto"/>
              </w:divBdr>
            </w:div>
          </w:divsChild>
        </w:div>
        <w:div w:id="1192107370">
          <w:marLeft w:val="0"/>
          <w:marRight w:val="0"/>
          <w:marTop w:val="0"/>
          <w:marBottom w:val="0"/>
          <w:divBdr>
            <w:top w:val="none" w:sz="0" w:space="0" w:color="auto"/>
            <w:left w:val="none" w:sz="0" w:space="0" w:color="auto"/>
            <w:bottom w:val="none" w:sz="0" w:space="0" w:color="auto"/>
            <w:right w:val="none" w:sz="0" w:space="0" w:color="auto"/>
          </w:divBdr>
          <w:divsChild>
            <w:div w:id="162015272">
              <w:marLeft w:val="0"/>
              <w:marRight w:val="0"/>
              <w:marTop w:val="0"/>
              <w:marBottom w:val="0"/>
              <w:divBdr>
                <w:top w:val="none" w:sz="0" w:space="0" w:color="auto"/>
                <w:left w:val="none" w:sz="0" w:space="0" w:color="auto"/>
                <w:bottom w:val="none" w:sz="0" w:space="0" w:color="auto"/>
                <w:right w:val="none" w:sz="0" w:space="0" w:color="auto"/>
              </w:divBdr>
            </w:div>
            <w:div w:id="667515781">
              <w:marLeft w:val="0"/>
              <w:marRight w:val="0"/>
              <w:marTop w:val="0"/>
              <w:marBottom w:val="0"/>
              <w:divBdr>
                <w:top w:val="none" w:sz="0" w:space="0" w:color="auto"/>
                <w:left w:val="none" w:sz="0" w:space="0" w:color="auto"/>
                <w:bottom w:val="none" w:sz="0" w:space="0" w:color="auto"/>
                <w:right w:val="none" w:sz="0" w:space="0" w:color="auto"/>
              </w:divBdr>
            </w:div>
            <w:div w:id="927813534">
              <w:marLeft w:val="0"/>
              <w:marRight w:val="0"/>
              <w:marTop w:val="0"/>
              <w:marBottom w:val="0"/>
              <w:divBdr>
                <w:top w:val="none" w:sz="0" w:space="0" w:color="auto"/>
                <w:left w:val="none" w:sz="0" w:space="0" w:color="auto"/>
                <w:bottom w:val="none" w:sz="0" w:space="0" w:color="auto"/>
                <w:right w:val="none" w:sz="0" w:space="0" w:color="auto"/>
              </w:divBdr>
            </w:div>
            <w:div w:id="1857841604">
              <w:marLeft w:val="0"/>
              <w:marRight w:val="0"/>
              <w:marTop w:val="0"/>
              <w:marBottom w:val="0"/>
              <w:divBdr>
                <w:top w:val="none" w:sz="0" w:space="0" w:color="auto"/>
                <w:left w:val="none" w:sz="0" w:space="0" w:color="auto"/>
                <w:bottom w:val="none" w:sz="0" w:space="0" w:color="auto"/>
                <w:right w:val="none" w:sz="0" w:space="0" w:color="auto"/>
              </w:divBdr>
            </w:div>
            <w:div w:id="430514939">
              <w:marLeft w:val="0"/>
              <w:marRight w:val="0"/>
              <w:marTop w:val="0"/>
              <w:marBottom w:val="0"/>
              <w:divBdr>
                <w:top w:val="none" w:sz="0" w:space="0" w:color="auto"/>
                <w:left w:val="none" w:sz="0" w:space="0" w:color="auto"/>
                <w:bottom w:val="none" w:sz="0" w:space="0" w:color="auto"/>
                <w:right w:val="none" w:sz="0" w:space="0" w:color="auto"/>
              </w:divBdr>
            </w:div>
            <w:div w:id="28770843">
              <w:marLeft w:val="0"/>
              <w:marRight w:val="0"/>
              <w:marTop w:val="0"/>
              <w:marBottom w:val="0"/>
              <w:divBdr>
                <w:top w:val="none" w:sz="0" w:space="0" w:color="auto"/>
                <w:left w:val="none" w:sz="0" w:space="0" w:color="auto"/>
                <w:bottom w:val="none" w:sz="0" w:space="0" w:color="auto"/>
                <w:right w:val="none" w:sz="0" w:space="0" w:color="auto"/>
              </w:divBdr>
            </w:div>
            <w:div w:id="992101855">
              <w:marLeft w:val="0"/>
              <w:marRight w:val="0"/>
              <w:marTop w:val="0"/>
              <w:marBottom w:val="0"/>
              <w:divBdr>
                <w:top w:val="none" w:sz="0" w:space="0" w:color="auto"/>
                <w:left w:val="none" w:sz="0" w:space="0" w:color="auto"/>
                <w:bottom w:val="none" w:sz="0" w:space="0" w:color="auto"/>
                <w:right w:val="none" w:sz="0" w:space="0" w:color="auto"/>
              </w:divBdr>
            </w:div>
            <w:div w:id="399599880">
              <w:marLeft w:val="0"/>
              <w:marRight w:val="0"/>
              <w:marTop w:val="0"/>
              <w:marBottom w:val="0"/>
              <w:divBdr>
                <w:top w:val="none" w:sz="0" w:space="0" w:color="auto"/>
                <w:left w:val="none" w:sz="0" w:space="0" w:color="auto"/>
                <w:bottom w:val="none" w:sz="0" w:space="0" w:color="auto"/>
                <w:right w:val="none" w:sz="0" w:space="0" w:color="auto"/>
              </w:divBdr>
            </w:div>
            <w:div w:id="1853686722">
              <w:marLeft w:val="0"/>
              <w:marRight w:val="0"/>
              <w:marTop w:val="0"/>
              <w:marBottom w:val="0"/>
              <w:divBdr>
                <w:top w:val="none" w:sz="0" w:space="0" w:color="auto"/>
                <w:left w:val="none" w:sz="0" w:space="0" w:color="auto"/>
                <w:bottom w:val="none" w:sz="0" w:space="0" w:color="auto"/>
                <w:right w:val="none" w:sz="0" w:space="0" w:color="auto"/>
              </w:divBdr>
            </w:div>
            <w:div w:id="691952117">
              <w:marLeft w:val="0"/>
              <w:marRight w:val="0"/>
              <w:marTop w:val="0"/>
              <w:marBottom w:val="0"/>
              <w:divBdr>
                <w:top w:val="none" w:sz="0" w:space="0" w:color="auto"/>
                <w:left w:val="none" w:sz="0" w:space="0" w:color="auto"/>
                <w:bottom w:val="none" w:sz="0" w:space="0" w:color="auto"/>
                <w:right w:val="none" w:sz="0" w:space="0" w:color="auto"/>
              </w:divBdr>
            </w:div>
            <w:div w:id="814837645">
              <w:marLeft w:val="0"/>
              <w:marRight w:val="0"/>
              <w:marTop w:val="0"/>
              <w:marBottom w:val="0"/>
              <w:divBdr>
                <w:top w:val="none" w:sz="0" w:space="0" w:color="auto"/>
                <w:left w:val="none" w:sz="0" w:space="0" w:color="auto"/>
                <w:bottom w:val="none" w:sz="0" w:space="0" w:color="auto"/>
                <w:right w:val="none" w:sz="0" w:space="0" w:color="auto"/>
              </w:divBdr>
            </w:div>
            <w:div w:id="212884399">
              <w:marLeft w:val="0"/>
              <w:marRight w:val="0"/>
              <w:marTop w:val="0"/>
              <w:marBottom w:val="0"/>
              <w:divBdr>
                <w:top w:val="none" w:sz="0" w:space="0" w:color="auto"/>
                <w:left w:val="none" w:sz="0" w:space="0" w:color="auto"/>
                <w:bottom w:val="none" w:sz="0" w:space="0" w:color="auto"/>
                <w:right w:val="none" w:sz="0" w:space="0" w:color="auto"/>
              </w:divBdr>
            </w:div>
            <w:div w:id="1517428984">
              <w:marLeft w:val="0"/>
              <w:marRight w:val="0"/>
              <w:marTop w:val="0"/>
              <w:marBottom w:val="0"/>
              <w:divBdr>
                <w:top w:val="none" w:sz="0" w:space="0" w:color="auto"/>
                <w:left w:val="none" w:sz="0" w:space="0" w:color="auto"/>
                <w:bottom w:val="none" w:sz="0" w:space="0" w:color="auto"/>
                <w:right w:val="none" w:sz="0" w:space="0" w:color="auto"/>
              </w:divBdr>
            </w:div>
            <w:div w:id="1545484908">
              <w:marLeft w:val="0"/>
              <w:marRight w:val="0"/>
              <w:marTop w:val="0"/>
              <w:marBottom w:val="0"/>
              <w:divBdr>
                <w:top w:val="none" w:sz="0" w:space="0" w:color="auto"/>
                <w:left w:val="none" w:sz="0" w:space="0" w:color="auto"/>
                <w:bottom w:val="none" w:sz="0" w:space="0" w:color="auto"/>
                <w:right w:val="none" w:sz="0" w:space="0" w:color="auto"/>
              </w:divBdr>
            </w:div>
            <w:div w:id="1324502678">
              <w:marLeft w:val="0"/>
              <w:marRight w:val="0"/>
              <w:marTop w:val="0"/>
              <w:marBottom w:val="0"/>
              <w:divBdr>
                <w:top w:val="none" w:sz="0" w:space="0" w:color="auto"/>
                <w:left w:val="none" w:sz="0" w:space="0" w:color="auto"/>
                <w:bottom w:val="none" w:sz="0" w:space="0" w:color="auto"/>
                <w:right w:val="none" w:sz="0" w:space="0" w:color="auto"/>
              </w:divBdr>
            </w:div>
            <w:div w:id="1874491554">
              <w:marLeft w:val="0"/>
              <w:marRight w:val="0"/>
              <w:marTop w:val="0"/>
              <w:marBottom w:val="0"/>
              <w:divBdr>
                <w:top w:val="none" w:sz="0" w:space="0" w:color="auto"/>
                <w:left w:val="none" w:sz="0" w:space="0" w:color="auto"/>
                <w:bottom w:val="none" w:sz="0" w:space="0" w:color="auto"/>
                <w:right w:val="none" w:sz="0" w:space="0" w:color="auto"/>
              </w:divBdr>
            </w:div>
            <w:div w:id="66150886">
              <w:marLeft w:val="0"/>
              <w:marRight w:val="0"/>
              <w:marTop w:val="0"/>
              <w:marBottom w:val="0"/>
              <w:divBdr>
                <w:top w:val="none" w:sz="0" w:space="0" w:color="auto"/>
                <w:left w:val="none" w:sz="0" w:space="0" w:color="auto"/>
                <w:bottom w:val="none" w:sz="0" w:space="0" w:color="auto"/>
                <w:right w:val="none" w:sz="0" w:space="0" w:color="auto"/>
              </w:divBdr>
            </w:div>
            <w:div w:id="1806578961">
              <w:marLeft w:val="0"/>
              <w:marRight w:val="0"/>
              <w:marTop w:val="0"/>
              <w:marBottom w:val="0"/>
              <w:divBdr>
                <w:top w:val="none" w:sz="0" w:space="0" w:color="auto"/>
                <w:left w:val="none" w:sz="0" w:space="0" w:color="auto"/>
                <w:bottom w:val="none" w:sz="0" w:space="0" w:color="auto"/>
                <w:right w:val="none" w:sz="0" w:space="0" w:color="auto"/>
              </w:divBdr>
            </w:div>
            <w:div w:id="1728383478">
              <w:marLeft w:val="0"/>
              <w:marRight w:val="0"/>
              <w:marTop w:val="0"/>
              <w:marBottom w:val="0"/>
              <w:divBdr>
                <w:top w:val="none" w:sz="0" w:space="0" w:color="auto"/>
                <w:left w:val="none" w:sz="0" w:space="0" w:color="auto"/>
                <w:bottom w:val="none" w:sz="0" w:space="0" w:color="auto"/>
                <w:right w:val="none" w:sz="0" w:space="0" w:color="auto"/>
              </w:divBdr>
            </w:div>
            <w:div w:id="632567183">
              <w:marLeft w:val="0"/>
              <w:marRight w:val="0"/>
              <w:marTop w:val="0"/>
              <w:marBottom w:val="0"/>
              <w:divBdr>
                <w:top w:val="none" w:sz="0" w:space="0" w:color="auto"/>
                <w:left w:val="none" w:sz="0" w:space="0" w:color="auto"/>
                <w:bottom w:val="none" w:sz="0" w:space="0" w:color="auto"/>
                <w:right w:val="none" w:sz="0" w:space="0" w:color="auto"/>
              </w:divBdr>
            </w:div>
            <w:div w:id="1380206550">
              <w:marLeft w:val="0"/>
              <w:marRight w:val="0"/>
              <w:marTop w:val="0"/>
              <w:marBottom w:val="0"/>
              <w:divBdr>
                <w:top w:val="none" w:sz="0" w:space="0" w:color="auto"/>
                <w:left w:val="none" w:sz="0" w:space="0" w:color="auto"/>
                <w:bottom w:val="none" w:sz="0" w:space="0" w:color="auto"/>
                <w:right w:val="none" w:sz="0" w:space="0" w:color="auto"/>
              </w:divBdr>
            </w:div>
            <w:div w:id="2108570912">
              <w:marLeft w:val="0"/>
              <w:marRight w:val="0"/>
              <w:marTop w:val="0"/>
              <w:marBottom w:val="0"/>
              <w:divBdr>
                <w:top w:val="none" w:sz="0" w:space="0" w:color="auto"/>
                <w:left w:val="none" w:sz="0" w:space="0" w:color="auto"/>
                <w:bottom w:val="none" w:sz="0" w:space="0" w:color="auto"/>
                <w:right w:val="none" w:sz="0" w:space="0" w:color="auto"/>
              </w:divBdr>
            </w:div>
            <w:div w:id="2142962332">
              <w:marLeft w:val="0"/>
              <w:marRight w:val="0"/>
              <w:marTop w:val="0"/>
              <w:marBottom w:val="0"/>
              <w:divBdr>
                <w:top w:val="none" w:sz="0" w:space="0" w:color="auto"/>
                <w:left w:val="none" w:sz="0" w:space="0" w:color="auto"/>
                <w:bottom w:val="none" w:sz="0" w:space="0" w:color="auto"/>
                <w:right w:val="none" w:sz="0" w:space="0" w:color="auto"/>
              </w:divBdr>
            </w:div>
            <w:div w:id="777872344">
              <w:marLeft w:val="0"/>
              <w:marRight w:val="0"/>
              <w:marTop w:val="0"/>
              <w:marBottom w:val="0"/>
              <w:divBdr>
                <w:top w:val="none" w:sz="0" w:space="0" w:color="auto"/>
                <w:left w:val="none" w:sz="0" w:space="0" w:color="auto"/>
                <w:bottom w:val="none" w:sz="0" w:space="0" w:color="auto"/>
                <w:right w:val="none" w:sz="0" w:space="0" w:color="auto"/>
              </w:divBdr>
            </w:div>
            <w:div w:id="1767383332">
              <w:marLeft w:val="0"/>
              <w:marRight w:val="0"/>
              <w:marTop w:val="0"/>
              <w:marBottom w:val="0"/>
              <w:divBdr>
                <w:top w:val="none" w:sz="0" w:space="0" w:color="auto"/>
                <w:left w:val="none" w:sz="0" w:space="0" w:color="auto"/>
                <w:bottom w:val="none" w:sz="0" w:space="0" w:color="auto"/>
                <w:right w:val="none" w:sz="0" w:space="0" w:color="auto"/>
              </w:divBdr>
            </w:div>
            <w:div w:id="1733238295">
              <w:marLeft w:val="0"/>
              <w:marRight w:val="0"/>
              <w:marTop w:val="0"/>
              <w:marBottom w:val="0"/>
              <w:divBdr>
                <w:top w:val="none" w:sz="0" w:space="0" w:color="auto"/>
                <w:left w:val="none" w:sz="0" w:space="0" w:color="auto"/>
                <w:bottom w:val="none" w:sz="0" w:space="0" w:color="auto"/>
                <w:right w:val="none" w:sz="0" w:space="0" w:color="auto"/>
              </w:divBdr>
            </w:div>
            <w:div w:id="2069960598">
              <w:marLeft w:val="0"/>
              <w:marRight w:val="0"/>
              <w:marTop w:val="0"/>
              <w:marBottom w:val="0"/>
              <w:divBdr>
                <w:top w:val="none" w:sz="0" w:space="0" w:color="auto"/>
                <w:left w:val="none" w:sz="0" w:space="0" w:color="auto"/>
                <w:bottom w:val="none" w:sz="0" w:space="0" w:color="auto"/>
                <w:right w:val="none" w:sz="0" w:space="0" w:color="auto"/>
              </w:divBdr>
            </w:div>
            <w:div w:id="1668509787">
              <w:marLeft w:val="0"/>
              <w:marRight w:val="0"/>
              <w:marTop w:val="0"/>
              <w:marBottom w:val="0"/>
              <w:divBdr>
                <w:top w:val="none" w:sz="0" w:space="0" w:color="auto"/>
                <w:left w:val="none" w:sz="0" w:space="0" w:color="auto"/>
                <w:bottom w:val="none" w:sz="0" w:space="0" w:color="auto"/>
                <w:right w:val="none" w:sz="0" w:space="0" w:color="auto"/>
              </w:divBdr>
            </w:div>
            <w:div w:id="1908880356">
              <w:marLeft w:val="0"/>
              <w:marRight w:val="0"/>
              <w:marTop w:val="0"/>
              <w:marBottom w:val="0"/>
              <w:divBdr>
                <w:top w:val="none" w:sz="0" w:space="0" w:color="auto"/>
                <w:left w:val="none" w:sz="0" w:space="0" w:color="auto"/>
                <w:bottom w:val="none" w:sz="0" w:space="0" w:color="auto"/>
                <w:right w:val="none" w:sz="0" w:space="0" w:color="auto"/>
              </w:divBdr>
            </w:div>
            <w:div w:id="1009523680">
              <w:marLeft w:val="0"/>
              <w:marRight w:val="0"/>
              <w:marTop w:val="0"/>
              <w:marBottom w:val="0"/>
              <w:divBdr>
                <w:top w:val="none" w:sz="0" w:space="0" w:color="auto"/>
                <w:left w:val="none" w:sz="0" w:space="0" w:color="auto"/>
                <w:bottom w:val="none" w:sz="0" w:space="0" w:color="auto"/>
                <w:right w:val="none" w:sz="0" w:space="0" w:color="auto"/>
              </w:divBdr>
            </w:div>
            <w:div w:id="1843736169">
              <w:marLeft w:val="0"/>
              <w:marRight w:val="0"/>
              <w:marTop w:val="0"/>
              <w:marBottom w:val="0"/>
              <w:divBdr>
                <w:top w:val="none" w:sz="0" w:space="0" w:color="auto"/>
                <w:left w:val="none" w:sz="0" w:space="0" w:color="auto"/>
                <w:bottom w:val="none" w:sz="0" w:space="0" w:color="auto"/>
                <w:right w:val="none" w:sz="0" w:space="0" w:color="auto"/>
              </w:divBdr>
            </w:div>
            <w:div w:id="2116827217">
              <w:marLeft w:val="0"/>
              <w:marRight w:val="0"/>
              <w:marTop w:val="0"/>
              <w:marBottom w:val="0"/>
              <w:divBdr>
                <w:top w:val="none" w:sz="0" w:space="0" w:color="auto"/>
                <w:left w:val="none" w:sz="0" w:space="0" w:color="auto"/>
                <w:bottom w:val="none" w:sz="0" w:space="0" w:color="auto"/>
                <w:right w:val="none" w:sz="0" w:space="0" w:color="auto"/>
              </w:divBdr>
            </w:div>
            <w:div w:id="19165992">
              <w:marLeft w:val="0"/>
              <w:marRight w:val="0"/>
              <w:marTop w:val="0"/>
              <w:marBottom w:val="0"/>
              <w:divBdr>
                <w:top w:val="none" w:sz="0" w:space="0" w:color="auto"/>
                <w:left w:val="none" w:sz="0" w:space="0" w:color="auto"/>
                <w:bottom w:val="none" w:sz="0" w:space="0" w:color="auto"/>
                <w:right w:val="none" w:sz="0" w:space="0" w:color="auto"/>
              </w:divBdr>
            </w:div>
            <w:div w:id="1625653119">
              <w:marLeft w:val="0"/>
              <w:marRight w:val="0"/>
              <w:marTop w:val="0"/>
              <w:marBottom w:val="0"/>
              <w:divBdr>
                <w:top w:val="none" w:sz="0" w:space="0" w:color="auto"/>
                <w:left w:val="none" w:sz="0" w:space="0" w:color="auto"/>
                <w:bottom w:val="none" w:sz="0" w:space="0" w:color="auto"/>
                <w:right w:val="none" w:sz="0" w:space="0" w:color="auto"/>
              </w:divBdr>
            </w:div>
          </w:divsChild>
        </w:div>
        <w:div w:id="2126659411">
          <w:marLeft w:val="0"/>
          <w:marRight w:val="0"/>
          <w:marTop w:val="0"/>
          <w:marBottom w:val="0"/>
          <w:divBdr>
            <w:top w:val="none" w:sz="0" w:space="0" w:color="auto"/>
            <w:left w:val="none" w:sz="0" w:space="0" w:color="auto"/>
            <w:bottom w:val="none" w:sz="0" w:space="0" w:color="auto"/>
            <w:right w:val="none" w:sz="0" w:space="0" w:color="auto"/>
          </w:divBdr>
          <w:divsChild>
            <w:div w:id="2067798074">
              <w:marLeft w:val="0"/>
              <w:marRight w:val="0"/>
              <w:marTop w:val="0"/>
              <w:marBottom w:val="0"/>
              <w:divBdr>
                <w:top w:val="none" w:sz="0" w:space="0" w:color="auto"/>
                <w:left w:val="none" w:sz="0" w:space="0" w:color="auto"/>
                <w:bottom w:val="none" w:sz="0" w:space="0" w:color="auto"/>
                <w:right w:val="none" w:sz="0" w:space="0" w:color="auto"/>
              </w:divBdr>
            </w:div>
            <w:div w:id="84037609">
              <w:marLeft w:val="0"/>
              <w:marRight w:val="0"/>
              <w:marTop w:val="0"/>
              <w:marBottom w:val="0"/>
              <w:divBdr>
                <w:top w:val="none" w:sz="0" w:space="0" w:color="auto"/>
                <w:left w:val="none" w:sz="0" w:space="0" w:color="auto"/>
                <w:bottom w:val="none" w:sz="0" w:space="0" w:color="auto"/>
                <w:right w:val="none" w:sz="0" w:space="0" w:color="auto"/>
              </w:divBdr>
            </w:div>
            <w:div w:id="1286540589">
              <w:marLeft w:val="0"/>
              <w:marRight w:val="0"/>
              <w:marTop w:val="0"/>
              <w:marBottom w:val="0"/>
              <w:divBdr>
                <w:top w:val="none" w:sz="0" w:space="0" w:color="auto"/>
                <w:left w:val="none" w:sz="0" w:space="0" w:color="auto"/>
                <w:bottom w:val="none" w:sz="0" w:space="0" w:color="auto"/>
                <w:right w:val="none" w:sz="0" w:space="0" w:color="auto"/>
              </w:divBdr>
            </w:div>
            <w:div w:id="250969804">
              <w:marLeft w:val="0"/>
              <w:marRight w:val="0"/>
              <w:marTop w:val="0"/>
              <w:marBottom w:val="0"/>
              <w:divBdr>
                <w:top w:val="none" w:sz="0" w:space="0" w:color="auto"/>
                <w:left w:val="none" w:sz="0" w:space="0" w:color="auto"/>
                <w:bottom w:val="none" w:sz="0" w:space="0" w:color="auto"/>
                <w:right w:val="none" w:sz="0" w:space="0" w:color="auto"/>
              </w:divBdr>
            </w:div>
            <w:div w:id="68701545">
              <w:marLeft w:val="0"/>
              <w:marRight w:val="0"/>
              <w:marTop w:val="0"/>
              <w:marBottom w:val="0"/>
              <w:divBdr>
                <w:top w:val="none" w:sz="0" w:space="0" w:color="auto"/>
                <w:left w:val="none" w:sz="0" w:space="0" w:color="auto"/>
                <w:bottom w:val="none" w:sz="0" w:space="0" w:color="auto"/>
                <w:right w:val="none" w:sz="0" w:space="0" w:color="auto"/>
              </w:divBdr>
            </w:div>
            <w:div w:id="1171677147">
              <w:marLeft w:val="0"/>
              <w:marRight w:val="0"/>
              <w:marTop w:val="0"/>
              <w:marBottom w:val="0"/>
              <w:divBdr>
                <w:top w:val="none" w:sz="0" w:space="0" w:color="auto"/>
                <w:left w:val="none" w:sz="0" w:space="0" w:color="auto"/>
                <w:bottom w:val="none" w:sz="0" w:space="0" w:color="auto"/>
                <w:right w:val="none" w:sz="0" w:space="0" w:color="auto"/>
              </w:divBdr>
            </w:div>
            <w:div w:id="75708921">
              <w:marLeft w:val="0"/>
              <w:marRight w:val="0"/>
              <w:marTop w:val="0"/>
              <w:marBottom w:val="0"/>
              <w:divBdr>
                <w:top w:val="none" w:sz="0" w:space="0" w:color="auto"/>
                <w:left w:val="none" w:sz="0" w:space="0" w:color="auto"/>
                <w:bottom w:val="none" w:sz="0" w:space="0" w:color="auto"/>
                <w:right w:val="none" w:sz="0" w:space="0" w:color="auto"/>
              </w:divBdr>
            </w:div>
            <w:div w:id="717242250">
              <w:marLeft w:val="0"/>
              <w:marRight w:val="0"/>
              <w:marTop w:val="0"/>
              <w:marBottom w:val="0"/>
              <w:divBdr>
                <w:top w:val="none" w:sz="0" w:space="0" w:color="auto"/>
                <w:left w:val="none" w:sz="0" w:space="0" w:color="auto"/>
                <w:bottom w:val="none" w:sz="0" w:space="0" w:color="auto"/>
                <w:right w:val="none" w:sz="0" w:space="0" w:color="auto"/>
              </w:divBdr>
            </w:div>
            <w:div w:id="989165869">
              <w:marLeft w:val="0"/>
              <w:marRight w:val="0"/>
              <w:marTop w:val="0"/>
              <w:marBottom w:val="0"/>
              <w:divBdr>
                <w:top w:val="none" w:sz="0" w:space="0" w:color="auto"/>
                <w:left w:val="none" w:sz="0" w:space="0" w:color="auto"/>
                <w:bottom w:val="none" w:sz="0" w:space="0" w:color="auto"/>
                <w:right w:val="none" w:sz="0" w:space="0" w:color="auto"/>
              </w:divBdr>
            </w:div>
            <w:div w:id="1523321163">
              <w:marLeft w:val="0"/>
              <w:marRight w:val="0"/>
              <w:marTop w:val="0"/>
              <w:marBottom w:val="0"/>
              <w:divBdr>
                <w:top w:val="none" w:sz="0" w:space="0" w:color="auto"/>
                <w:left w:val="none" w:sz="0" w:space="0" w:color="auto"/>
                <w:bottom w:val="none" w:sz="0" w:space="0" w:color="auto"/>
                <w:right w:val="none" w:sz="0" w:space="0" w:color="auto"/>
              </w:divBdr>
            </w:div>
            <w:div w:id="191460893">
              <w:marLeft w:val="0"/>
              <w:marRight w:val="0"/>
              <w:marTop w:val="0"/>
              <w:marBottom w:val="0"/>
              <w:divBdr>
                <w:top w:val="none" w:sz="0" w:space="0" w:color="auto"/>
                <w:left w:val="none" w:sz="0" w:space="0" w:color="auto"/>
                <w:bottom w:val="none" w:sz="0" w:space="0" w:color="auto"/>
                <w:right w:val="none" w:sz="0" w:space="0" w:color="auto"/>
              </w:divBdr>
            </w:div>
            <w:div w:id="1455248118">
              <w:marLeft w:val="0"/>
              <w:marRight w:val="0"/>
              <w:marTop w:val="0"/>
              <w:marBottom w:val="0"/>
              <w:divBdr>
                <w:top w:val="none" w:sz="0" w:space="0" w:color="auto"/>
                <w:left w:val="none" w:sz="0" w:space="0" w:color="auto"/>
                <w:bottom w:val="none" w:sz="0" w:space="0" w:color="auto"/>
                <w:right w:val="none" w:sz="0" w:space="0" w:color="auto"/>
              </w:divBdr>
            </w:div>
            <w:div w:id="1522355819">
              <w:marLeft w:val="0"/>
              <w:marRight w:val="0"/>
              <w:marTop w:val="0"/>
              <w:marBottom w:val="0"/>
              <w:divBdr>
                <w:top w:val="none" w:sz="0" w:space="0" w:color="auto"/>
                <w:left w:val="none" w:sz="0" w:space="0" w:color="auto"/>
                <w:bottom w:val="none" w:sz="0" w:space="0" w:color="auto"/>
                <w:right w:val="none" w:sz="0" w:space="0" w:color="auto"/>
              </w:divBdr>
            </w:div>
            <w:div w:id="277421507">
              <w:marLeft w:val="0"/>
              <w:marRight w:val="0"/>
              <w:marTop w:val="0"/>
              <w:marBottom w:val="0"/>
              <w:divBdr>
                <w:top w:val="none" w:sz="0" w:space="0" w:color="auto"/>
                <w:left w:val="none" w:sz="0" w:space="0" w:color="auto"/>
                <w:bottom w:val="none" w:sz="0" w:space="0" w:color="auto"/>
                <w:right w:val="none" w:sz="0" w:space="0" w:color="auto"/>
              </w:divBdr>
            </w:div>
            <w:div w:id="1409767300">
              <w:marLeft w:val="0"/>
              <w:marRight w:val="0"/>
              <w:marTop w:val="0"/>
              <w:marBottom w:val="0"/>
              <w:divBdr>
                <w:top w:val="none" w:sz="0" w:space="0" w:color="auto"/>
                <w:left w:val="none" w:sz="0" w:space="0" w:color="auto"/>
                <w:bottom w:val="none" w:sz="0" w:space="0" w:color="auto"/>
                <w:right w:val="none" w:sz="0" w:space="0" w:color="auto"/>
              </w:divBdr>
            </w:div>
            <w:div w:id="317342399">
              <w:marLeft w:val="0"/>
              <w:marRight w:val="0"/>
              <w:marTop w:val="0"/>
              <w:marBottom w:val="0"/>
              <w:divBdr>
                <w:top w:val="none" w:sz="0" w:space="0" w:color="auto"/>
                <w:left w:val="none" w:sz="0" w:space="0" w:color="auto"/>
                <w:bottom w:val="none" w:sz="0" w:space="0" w:color="auto"/>
                <w:right w:val="none" w:sz="0" w:space="0" w:color="auto"/>
              </w:divBdr>
            </w:div>
            <w:div w:id="985354638">
              <w:marLeft w:val="0"/>
              <w:marRight w:val="0"/>
              <w:marTop w:val="0"/>
              <w:marBottom w:val="0"/>
              <w:divBdr>
                <w:top w:val="none" w:sz="0" w:space="0" w:color="auto"/>
                <w:left w:val="none" w:sz="0" w:space="0" w:color="auto"/>
                <w:bottom w:val="none" w:sz="0" w:space="0" w:color="auto"/>
                <w:right w:val="none" w:sz="0" w:space="0" w:color="auto"/>
              </w:divBdr>
            </w:div>
            <w:div w:id="1197111710">
              <w:marLeft w:val="0"/>
              <w:marRight w:val="0"/>
              <w:marTop w:val="0"/>
              <w:marBottom w:val="0"/>
              <w:divBdr>
                <w:top w:val="none" w:sz="0" w:space="0" w:color="auto"/>
                <w:left w:val="none" w:sz="0" w:space="0" w:color="auto"/>
                <w:bottom w:val="none" w:sz="0" w:space="0" w:color="auto"/>
                <w:right w:val="none" w:sz="0" w:space="0" w:color="auto"/>
              </w:divBdr>
            </w:div>
            <w:div w:id="1220676425">
              <w:marLeft w:val="0"/>
              <w:marRight w:val="0"/>
              <w:marTop w:val="0"/>
              <w:marBottom w:val="0"/>
              <w:divBdr>
                <w:top w:val="none" w:sz="0" w:space="0" w:color="auto"/>
                <w:left w:val="none" w:sz="0" w:space="0" w:color="auto"/>
                <w:bottom w:val="none" w:sz="0" w:space="0" w:color="auto"/>
                <w:right w:val="none" w:sz="0" w:space="0" w:color="auto"/>
              </w:divBdr>
            </w:div>
            <w:div w:id="218133730">
              <w:marLeft w:val="0"/>
              <w:marRight w:val="0"/>
              <w:marTop w:val="0"/>
              <w:marBottom w:val="0"/>
              <w:divBdr>
                <w:top w:val="none" w:sz="0" w:space="0" w:color="auto"/>
                <w:left w:val="none" w:sz="0" w:space="0" w:color="auto"/>
                <w:bottom w:val="none" w:sz="0" w:space="0" w:color="auto"/>
                <w:right w:val="none" w:sz="0" w:space="0" w:color="auto"/>
              </w:divBdr>
            </w:div>
            <w:div w:id="934167372">
              <w:marLeft w:val="0"/>
              <w:marRight w:val="0"/>
              <w:marTop w:val="0"/>
              <w:marBottom w:val="0"/>
              <w:divBdr>
                <w:top w:val="none" w:sz="0" w:space="0" w:color="auto"/>
                <w:left w:val="none" w:sz="0" w:space="0" w:color="auto"/>
                <w:bottom w:val="none" w:sz="0" w:space="0" w:color="auto"/>
                <w:right w:val="none" w:sz="0" w:space="0" w:color="auto"/>
              </w:divBdr>
            </w:div>
            <w:div w:id="1490092107">
              <w:marLeft w:val="0"/>
              <w:marRight w:val="0"/>
              <w:marTop w:val="0"/>
              <w:marBottom w:val="0"/>
              <w:divBdr>
                <w:top w:val="none" w:sz="0" w:space="0" w:color="auto"/>
                <w:left w:val="none" w:sz="0" w:space="0" w:color="auto"/>
                <w:bottom w:val="none" w:sz="0" w:space="0" w:color="auto"/>
                <w:right w:val="none" w:sz="0" w:space="0" w:color="auto"/>
              </w:divBdr>
            </w:div>
            <w:div w:id="1098218058">
              <w:marLeft w:val="0"/>
              <w:marRight w:val="0"/>
              <w:marTop w:val="0"/>
              <w:marBottom w:val="0"/>
              <w:divBdr>
                <w:top w:val="none" w:sz="0" w:space="0" w:color="auto"/>
                <w:left w:val="none" w:sz="0" w:space="0" w:color="auto"/>
                <w:bottom w:val="none" w:sz="0" w:space="0" w:color="auto"/>
                <w:right w:val="none" w:sz="0" w:space="0" w:color="auto"/>
              </w:divBdr>
            </w:div>
            <w:div w:id="249389371">
              <w:marLeft w:val="0"/>
              <w:marRight w:val="0"/>
              <w:marTop w:val="0"/>
              <w:marBottom w:val="0"/>
              <w:divBdr>
                <w:top w:val="none" w:sz="0" w:space="0" w:color="auto"/>
                <w:left w:val="none" w:sz="0" w:space="0" w:color="auto"/>
                <w:bottom w:val="none" w:sz="0" w:space="0" w:color="auto"/>
                <w:right w:val="none" w:sz="0" w:space="0" w:color="auto"/>
              </w:divBdr>
            </w:div>
            <w:div w:id="1181773890">
              <w:marLeft w:val="0"/>
              <w:marRight w:val="0"/>
              <w:marTop w:val="0"/>
              <w:marBottom w:val="0"/>
              <w:divBdr>
                <w:top w:val="none" w:sz="0" w:space="0" w:color="auto"/>
                <w:left w:val="none" w:sz="0" w:space="0" w:color="auto"/>
                <w:bottom w:val="none" w:sz="0" w:space="0" w:color="auto"/>
                <w:right w:val="none" w:sz="0" w:space="0" w:color="auto"/>
              </w:divBdr>
            </w:div>
            <w:div w:id="735057847">
              <w:marLeft w:val="0"/>
              <w:marRight w:val="0"/>
              <w:marTop w:val="0"/>
              <w:marBottom w:val="0"/>
              <w:divBdr>
                <w:top w:val="none" w:sz="0" w:space="0" w:color="auto"/>
                <w:left w:val="none" w:sz="0" w:space="0" w:color="auto"/>
                <w:bottom w:val="none" w:sz="0" w:space="0" w:color="auto"/>
                <w:right w:val="none" w:sz="0" w:space="0" w:color="auto"/>
              </w:divBdr>
            </w:div>
            <w:div w:id="1156218847">
              <w:marLeft w:val="0"/>
              <w:marRight w:val="0"/>
              <w:marTop w:val="0"/>
              <w:marBottom w:val="0"/>
              <w:divBdr>
                <w:top w:val="none" w:sz="0" w:space="0" w:color="auto"/>
                <w:left w:val="none" w:sz="0" w:space="0" w:color="auto"/>
                <w:bottom w:val="none" w:sz="0" w:space="0" w:color="auto"/>
                <w:right w:val="none" w:sz="0" w:space="0" w:color="auto"/>
              </w:divBdr>
            </w:div>
            <w:div w:id="1205676440">
              <w:marLeft w:val="0"/>
              <w:marRight w:val="0"/>
              <w:marTop w:val="0"/>
              <w:marBottom w:val="0"/>
              <w:divBdr>
                <w:top w:val="none" w:sz="0" w:space="0" w:color="auto"/>
                <w:left w:val="none" w:sz="0" w:space="0" w:color="auto"/>
                <w:bottom w:val="none" w:sz="0" w:space="0" w:color="auto"/>
                <w:right w:val="none" w:sz="0" w:space="0" w:color="auto"/>
              </w:divBdr>
            </w:div>
            <w:div w:id="770012083">
              <w:marLeft w:val="0"/>
              <w:marRight w:val="0"/>
              <w:marTop w:val="0"/>
              <w:marBottom w:val="0"/>
              <w:divBdr>
                <w:top w:val="none" w:sz="0" w:space="0" w:color="auto"/>
                <w:left w:val="none" w:sz="0" w:space="0" w:color="auto"/>
                <w:bottom w:val="none" w:sz="0" w:space="0" w:color="auto"/>
                <w:right w:val="none" w:sz="0" w:space="0" w:color="auto"/>
              </w:divBdr>
            </w:div>
            <w:div w:id="1027752992">
              <w:marLeft w:val="0"/>
              <w:marRight w:val="0"/>
              <w:marTop w:val="0"/>
              <w:marBottom w:val="0"/>
              <w:divBdr>
                <w:top w:val="none" w:sz="0" w:space="0" w:color="auto"/>
                <w:left w:val="none" w:sz="0" w:space="0" w:color="auto"/>
                <w:bottom w:val="none" w:sz="0" w:space="0" w:color="auto"/>
                <w:right w:val="none" w:sz="0" w:space="0" w:color="auto"/>
              </w:divBdr>
            </w:div>
            <w:div w:id="762535229">
              <w:marLeft w:val="0"/>
              <w:marRight w:val="0"/>
              <w:marTop w:val="0"/>
              <w:marBottom w:val="0"/>
              <w:divBdr>
                <w:top w:val="none" w:sz="0" w:space="0" w:color="auto"/>
                <w:left w:val="none" w:sz="0" w:space="0" w:color="auto"/>
                <w:bottom w:val="none" w:sz="0" w:space="0" w:color="auto"/>
                <w:right w:val="none" w:sz="0" w:space="0" w:color="auto"/>
              </w:divBdr>
            </w:div>
            <w:div w:id="498934962">
              <w:marLeft w:val="0"/>
              <w:marRight w:val="0"/>
              <w:marTop w:val="0"/>
              <w:marBottom w:val="0"/>
              <w:divBdr>
                <w:top w:val="none" w:sz="0" w:space="0" w:color="auto"/>
                <w:left w:val="none" w:sz="0" w:space="0" w:color="auto"/>
                <w:bottom w:val="none" w:sz="0" w:space="0" w:color="auto"/>
                <w:right w:val="none" w:sz="0" w:space="0" w:color="auto"/>
              </w:divBdr>
            </w:div>
            <w:div w:id="1190413578">
              <w:marLeft w:val="0"/>
              <w:marRight w:val="0"/>
              <w:marTop w:val="0"/>
              <w:marBottom w:val="0"/>
              <w:divBdr>
                <w:top w:val="none" w:sz="0" w:space="0" w:color="auto"/>
                <w:left w:val="none" w:sz="0" w:space="0" w:color="auto"/>
                <w:bottom w:val="none" w:sz="0" w:space="0" w:color="auto"/>
                <w:right w:val="none" w:sz="0" w:space="0" w:color="auto"/>
              </w:divBdr>
            </w:div>
            <w:div w:id="702442986">
              <w:marLeft w:val="0"/>
              <w:marRight w:val="0"/>
              <w:marTop w:val="0"/>
              <w:marBottom w:val="0"/>
              <w:divBdr>
                <w:top w:val="none" w:sz="0" w:space="0" w:color="auto"/>
                <w:left w:val="none" w:sz="0" w:space="0" w:color="auto"/>
                <w:bottom w:val="none" w:sz="0" w:space="0" w:color="auto"/>
                <w:right w:val="none" w:sz="0" w:space="0" w:color="auto"/>
              </w:divBdr>
            </w:div>
            <w:div w:id="1622834385">
              <w:marLeft w:val="0"/>
              <w:marRight w:val="0"/>
              <w:marTop w:val="0"/>
              <w:marBottom w:val="0"/>
              <w:divBdr>
                <w:top w:val="none" w:sz="0" w:space="0" w:color="auto"/>
                <w:left w:val="none" w:sz="0" w:space="0" w:color="auto"/>
                <w:bottom w:val="none" w:sz="0" w:space="0" w:color="auto"/>
                <w:right w:val="none" w:sz="0" w:space="0" w:color="auto"/>
              </w:divBdr>
            </w:div>
            <w:div w:id="2013602934">
              <w:marLeft w:val="0"/>
              <w:marRight w:val="0"/>
              <w:marTop w:val="0"/>
              <w:marBottom w:val="0"/>
              <w:divBdr>
                <w:top w:val="none" w:sz="0" w:space="0" w:color="auto"/>
                <w:left w:val="none" w:sz="0" w:space="0" w:color="auto"/>
                <w:bottom w:val="none" w:sz="0" w:space="0" w:color="auto"/>
                <w:right w:val="none" w:sz="0" w:space="0" w:color="auto"/>
              </w:divBdr>
            </w:div>
            <w:div w:id="1495875272">
              <w:marLeft w:val="0"/>
              <w:marRight w:val="0"/>
              <w:marTop w:val="0"/>
              <w:marBottom w:val="0"/>
              <w:divBdr>
                <w:top w:val="none" w:sz="0" w:space="0" w:color="auto"/>
                <w:left w:val="none" w:sz="0" w:space="0" w:color="auto"/>
                <w:bottom w:val="none" w:sz="0" w:space="0" w:color="auto"/>
                <w:right w:val="none" w:sz="0" w:space="0" w:color="auto"/>
              </w:divBdr>
            </w:div>
            <w:div w:id="426734235">
              <w:marLeft w:val="0"/>
              <w:marRight w:val="0"/>
              <w:marTop w:val="0"/>
              <w:marBottom w:val="0"/>
              <w:divBdr>
                <w:top w:val="none" w:sz="0" w:space="0" w:color="auto"/>
                <w:left w:val="none" w:sz="0" w:space="0" w:color="auto"/>
                <w:bottom w:val="none" w:sz="0" w:space="0" w:color="auto"/>
                <w:right w:val="none" w:sz="0" w:space="0" w:color="auto"/>
              </w:divBdr>
            </w:div>
            <w:div w:id="1534271686">
              <w:marLeft w:val="0"/>
              <w:marRight w:val="0"/>
              <w:marTop w:val="0"/>
              <w:marBottom w:val="0"/>
              <w:divBdr>
                <w:top w:val="none" w:sz="0" w:space="0" w:color="auto"/>
                <w:left w:val="none" w:sz="0" w:space="0" w:color="auto"/>
                <w:bottom w:val="none" w:sz="0" w:space="0" w:color="auto"/>
                <w:right w:val="none" w:sz="0" w:space="0" w:color="auto"/>
              </w:divBdr>
            </w:div>
            <w:div w:id="1617524241">
              <w:marLeft w:val="0"/>
              <w:marRight w:val="0"/>
              <w:marTop w:val="0"/>
              <w:marBottom w:val="0"/>
              <w:divBdr>
                <w:top w:val="none" w:sz="0" w:space="0" w:color="auto"/>
                <w:left w:val="none" w:sz="0" w:space="0" w:color="auto"/>
                <w:bottom w:val="none" w:sz="0" w:space="0" w:color="auto"/>
                <w:right w:val="none" w:sz="0" w:space="0" w:color="auto"/>
              </w:divBdr>
            </w:div>
            <w:div w:id="430931620">
              <w:marLeft w:val="0"/>
              <w:marRight w:val="0"/>
              <w:marTop w:val="0"/>
              <w:marBottom w:val="0"/>
              <w:divBdr>
                <w:top w:val="none" w:sz="0" w:space="0" w:color="auto"/>
                <w:left w:val="none" w:sz="0" w:space="0" w:color="auto"/>
                <w:bottom w:val="none" w:sz="0" w:space="0" w:color="auto"/>
                <w:right w:val="none" w:sz="0" w:space="0" w:color="auto"/>
              </w:divBdr>
            </w:div>
            <w:div w:id="1959795342">
              <w:marLeft w:val="0"/>
              <w:marRight w:val="0"/>
              <w:marTop w:val="0"/>
              <w:marBottom w:val="0"/>
              <w:divBdr>
                <w:top w:val="none" w:sz="0" w:space="0" w:color="auto"/>
                <w:left w:val="none" w:sz="0" w:space="0" w:color="auto"/>
                <w:bottom w:val="none" w:sz="0" w:space="0" w:color="auto"/>
                <w:right w:val="none" w:sz="0" w:space="0" w:color="auto"/>
              </w:divBdr>
            </w:div>
            <w:div w:id="1072242328">
              <w:marLeft w:val="0"/>
              <w:marRight w:val="0"/>
              <w:marTop w:val="0"/>
              <w:marBottom w:val="0"/>
              <w:divBdr>
                <w:top w:val="none" w:sz="0" w:space="0" w:color="auto"/>
                <w:left w:val="none" w:sz="0" w:space="0" w:color="auto"/>
                <w:bottom w:val="none" w:sz="0" w:space="0" w:color="auto"/>
                <w:right w:val="none" w:sz="0" w:space="0" w:color="auto"/>
              </w:divBdr>
            </w:div>
            <w:div w:id="1096051706">
              <w:marLeft w:val="0"/>
              <w:marRight w:val="0"/>
              <w:marTop w:val="0"/>
              <w:marBottom w:val="0"/>
              <w:divBdr>
                <w:top w:val="none" w:sz="0" w:space="0" w:color="auto"/>
                <w:left w:val="none" w:sz="0" w:space="0" w:color="auto"/>
                <w:bottom w:val="none" w:sz="0" w:space="0" w:color="auto"/>
                <w:right w:val="none" w:sz="0" w:space="0" w:color="auto"/>
              </w:divBdr>
            </w:div>
            <w:div w:id="153762237">
              <w:marLeft w:val="0"/>
              <w:marRight w:val="0"/>
              <w:marTop w:val="0"/>
              <w:marBottom w:val="0"/>
              <w:divBdr>
                <w:top w:val="none" w:sz="0" w:space="0" w:color="auto"/>
                <w:left w:val="none" w:sz="0" w:space="0" w:color="auto"/>
                <w:bottom w:val="none" w:sz="0" w:space="0" w:color="auto"/>
                <w:right w:val="none" w:sz="0" w:space="0" w:color="auto"/>
              </w:divBdr>
            </w:div>
            <w:div w:id="581790959">
              <w:marLeft w:val="0"/>
              <w:marRight w:val="0"/>
              <w:marTop w:val="0"/>
              <w:marBottom w:val="0"/>
              <w:divBdr>
                <w:top w:val="none" w:sz="0" w:space="0" w:color="auto"/>
                <w:left w:val="none" w:sz="0" w:space="0" w:color="auto"/>
                <w:bottom w:val="none" w:sz="0" w:space="0" w:color="auto"/>
                <w:right w:val="none" w:sz="0" w:space="0" w:color="auto"/>
              </w:divBdr>
            </w:div>
            <w:div w:id="1167935909">
              <w:marLeft w:val="0"/>
              <w:marRight w:val="0"/>
              <w:marTop w:val="0"/>
              <w:marBottom w:val="0"/>
              <w:divBdr>
                <w:top w:val="none" w:sz="0" w:space="0" w:color="auto"/>
                <w:left w:val="none" w:sz="0" w:space="0" w:color="auto"/>
                <w:bottom w:val="none" w:sz="0" w:space="0" w:color="auto"/>
                <w:right w:val="none" w:sz="0" w:space="0" w:color="auto"/>
              </w:divBdr>
            </w:div>
            <w:div w:id="1812595679">
              <w:marLeft w:val="0"/>
              <w:marRight w:val="0"/>
              <w:marTop w:val="0"/>
              <w:marBottom w:val="0"/>
              <w:divBdr>
                <w:top w:val="none" w:sz="0" w:space="0" w:color="auto"/>
                <w:left w:val="none" w:sz="0" w:space="0" w:color="auto"/>
                <w:bottom w:val="none" w:sz="0" w:space="0" w:color="auto"/>
                <w:right w:val="none" w:sz="0" w:space="0" w:color="auto"/>
              </w:divBdr>
            </w:div>
            <w:div w:id="2060011806">
              <w:marLeft w:val="0"/>
              <w:marRight w:val="0"/>
              <w:marTop w:val="0"/>
              <w:marBottom w:val="0"/>
              <w:divBdr>
                <w:top w:val="none" w:sz="0" w:space="0" w:color="auto"/>
                <w:left w:val="none" w:sz="0" w:space="0" w:color="auto"/>
                <w:bottom w:val="none" w:sz="0" w:space="0" w:color="auto"/>
                <w:right w:val="none" w:sz="0" w:space="0" w:color="auto"/>
              </w:divBdr>
            </w:div>
            <w:div w:id="342368079">
              <w:marLeft w:val="0"/>
              <w:marRight w:val="0"/>
              <w:marTop w:val="0"/>
              <w:marBottom w:val="0"/>
              <w:divBdr>
                <w:top w:val="none" w:sz="0" w:space="0" w:color="auto"/>
                <w:left w:val="none" w:sz="0" w:space="0" w:color="auto"/>
                <w:bottom w:val="none" w:sz="0" w:space="0" w:color="auto"/>
                <w:right w:val="none" w:sz="0" w:space="0" w:color="auto"/>
              </w:divBdr>
            </w:div>
            <w:div w:id="990013776">
              <w:marLeft w:val="0"/>
              <w:marRight w:val="0"/>
              <w:marTop w:val="0"/>
              <w:marBottom w:val="0"/>
              <w:divBdr>
                <w:top w:val="none" w:sz="0" w:space="0" w:color="auto"/>
                <w:left w:val="none" w:sz="0" w:space="0" w:color="auto"/>
                <w:bottom w:val="none" w:sz="0" w:space="0" w:color="auto"/>
                <w:right w:val="none" w:sz="0" w:space="0" w:color="auto"/>
              </w:divBdr>
            </w:div>
            <w:div w:id="1337001569">
              <w:marLeft w:val="0"/>
              <w:marRight w:val="0"/>
              <w:marTop w:val="0"/>
              <w:marBottom w:val="0"/>
              <w:divBdr>
                <w:top w:val="none" w:sz="0" w:space="0" w:color="auto"/>
                <w:left w:val="none" w:sz="0" w:space="0" w:color="auto"/>
                <w:bottom w:val="none" w:sz="0" w:space="0" w:color="auto"/>
                <w:right w:val="none" w:sz="0" w:space="0" w:color="auto"/>
              </w:divBdr>
            </w:div>
            <w:div w:id="1398818350">
              <w:marLeft w:val="0"/>
              <w:marRight w:val="0"/>
              <w:marTop w:val="0"/>
              <w:marBottom w:val="0"/>
              <w:divBdr>
                <w:top w:val="none" w:sz="0" w:space="0" w:color="auto"/>
                <w:left w:val="none" w:sz="0" w:space="0" w:color="auto"/>
                <w:bottom w:val="none" w:sz="0" w:space="0" w:color="auto"/>
                <w:right w:val="none" w:sz="0" w:space="0" w:color="auto"/>
              </w:divBdr>
            </w:div>
            <w:div w:id="41558893">
              <w:marLeft w:val="0"/>
              <w:marRight w:val="0"/>
              <w:marTop w:val="0"/>
              <w:marBottom w:val="0"/>
              <w:divBdr>
                <w:top w:val="none" w:sz="0" w:space="0" w:color="auto"/>
                <w:left w:val="none" w:sz="0" w:space="0" w:color="auto"/>
                <w:bottom w:val="none" w:sz="0" w:space="0" w:color="auto"/>
                <w:right w:val="none" w:sz="0" w:space="0" w:color="auto"/>
              </w:divBdr>
            </w:div>
            <w:div w:id="270867699">
              <w:marLeft w:val="0"/>
              <w:marRight w:val="0"/>
              <w:marTop w:val="0"/>
              <w:marBottom w:val="0"/>
              <w:divBdr>
                <w:top w:val="none" w:sz="0" w:space="0" w:color="auto"/>
                <w:left w:val="none" w:sz="0" w:space="0" w:color="auto"/>
                <w:bottom w:val="none" w:sz="0" w:space="0" w:color="auto"/>
                <w:right w:val="none" w:sz="0" w:space="0" w:color="auto"/>
              </w:divBdr>
            </w:div>
            <w:div w:id="850920218">
              <w:marLeft w:val="0"/>
              <w:marRight w:val="0"/>
              <w:marTop w:val="0"/>
              <w:marBottom w:val="0"/>
              <w:divBdr>
                <w:top w:val="none" w:sz="0" w:space="0" w:color="auto"/>
                <w:left w:val="none" w:sz="0" w:space="0" w:color="auto"/>
                <w:bottom w:val="none" w:sz="0" w:space="0" w:color="auto"/>
                <w:right w:val="none" w:sz="0" w:space="0" w:color="auto"/>
              </w:divBdr>
            </w:div>
            <w:div w:id="290981779">
              <w:marLeft w:val="0"/>
              <w:marRight w:val="0"/>
              <w:marTop w:val="0"/>
              <w:marBottom w:val="0"/>
              <w:divBdr>
                <w:top w:val="none" w:sz="0" w:space="0" w:color="auto"/>
                <w:left w:val="none" w:sz="0" w:space="0" w:color="auto"/>
                <w:bottom w:val="none" w:sz="0" w:space="0" w:color="auto"/>
                <w:right w:val="none" w:sz="0" w:space="0" w:color="auto"/>
              </w:divBdr>
            </w:div>
            <w:div w:id="589239359">
              <w:marLeft w:val="0"/>
              <w:marRight w:val="0"/>
              <w:marTop w:val="0"/>
              <w:marBottom w:val="0"/>
              <w:divBdr>
                <w:top w:val="none" w:sz="0" w:space="0" w:color="auto"/>
                <w:left w:val="none" w:sz="0" w:space="0" w:color="auto"/>
                <w:bottom w:val="none" w:sz="0" w:space="0" w:color="auto"/>
                <w:right w:val="none" w:sz="0" w:space="0" w:color="auto"/>
              </w:divBdr>
            </w:div>
            <w:div w:id="902714973">
              <w:marLeft w:val="0"/>
              <w:marRight w:val="0"/>
              <w:marTop w:val="0"/>
              <w:marBottom w:val="0"/>
              <w:divBdr>
                <w:top w:val="none" w:sz="0" w:space="0" w:color="auto"/>
                <w:left w:val="none" w:sz="0" w:space="0" w:color="auto"/>
                <w:bottom w:val="none" w:sz="0" w:space="0" w:color="auto"/>
                <w:right w:val="none" w:sz="0" w:space="0" w:color="auto"/>
              </w:divBdr>
            </w:div>
            <w:div w:id="1083768970">
              <w:marLeft w:val="0"/>
              <w:marRight w:val="0"/>
              <w:marTop w:val="0"/>
              <w:marBottom w:val="0"/>
              <w:divBdr>
                <w:top w:val="none" w:sz="0" w:space="0" w:color="auto"/>
                <w:left w:val="none" w:sz="0" w:space="0" w:color="auto"/>
                <w:bottom w:val="none" w:sz="0" w:space="0" w:color="auto"/>
                <w:right w:val="none" w:sz="0" w:space="0" w:color="auto"/>
              </w:divBdr>
            </w:div>
            <w:div w:id="887839498">
              <w:marLeft w:val="0"/>
              <w:marRight w:val="0"/>
              <w:marTop w:val="0"/>
              <w:marBottom w:val="0"/>
              <w:divBdr>
                <w:top w:val="none" w:sz="0" w:space="0" w:color="auto"/>
                <w:left w:val="none" w:sz="0" w:space="0" w:color="auto"/>
                <w:bottom w:val="none" w:sz="0" w:space="0" w:color="auto"/>
                <w:right w:val="none" w:sz="0" w:space="0" w:color="auto"/>
              </w:divBdr>
            </w:div>
            <w:div w:id="975452896">
              <w:marLeft w:val="0"/>
              <w:marRight w:val="0"/>
              <w:marTop w:val="0"/>
              <w:marBottom w:val="0"/>
              <w:divBdr>
                <w:top w:val="none" w:sz="0" w:space="0" w:color="auto"/>
                <w:left w:val="none" w:sz="0" w:space="0" w:color="auto"/>
                <w:bottom w:val="none" w:sz="0" w:space="0" w:color="auto"/>
                <w:right w:val="none" w:sz="0" w:space="0" w:color="auto"/>
              </w:divBdr>
            </w:div>
            <w:div w:id="1191456571">
              <w:marLeft w:val="0"/>
              <w:marRight w:val="0"/>
              <w:marTop w:val="0"/>
              <w:marBottom w:val="0"/>
              <w:divBdr>
                <w:top w:val="none" w:sz="0" w:space="0" w:color="auto"/>
                <w:left w:val="none" w:sz="0" w:space="0" w:color="auto"/>
                <w:bottom w:val="none" w:sz="0" w:space="0" w:color="auto"/>
                <w:right w:val="none" w:sz="0" w:space="0" w:color="auto"/>
              </w:divBdr>
            </w:div>
            <w:div w:id="93215465">
              <w:marLeft w:val="0"/>
              <w:marRight w:val="0"/>
              <w:marTop w:val="0"/>
              <w:marBottom w:val="0"/>
              <w:divBdr>
                <w:top w:val="none" w:sz="0" w:space="0" w:color="auto"/>
                <w:left w:val="none" w:sz="0" w:space="0" w:color="auto"/>
                <w:bottom w:val="none" w:sz="0" w:space="0" w:color="auto"/>
                <w:right w:val="none" w:sz="0" w:space="0" w:color="auto"/>
              </w:divBdr>
            </w:div>
            <w:div w:id="1274167616">
              <w:marLeft w:val="0"/>
              <w:marRight w:val="0"/>
              <w:marTop w:val="0"/>
              <w:marBottom w:val="0"/>
              <w:divBdr>
                <w:top w:val="none" w:sz="0" w:space="0" w:color="auto"/>
                <w:left w:val="none" w:sz="0" w:space="0" w:color="auto"/>
                <w:bottom w:val="none" w:sz="0" w:space="0" w:color="auto"/>
                <w:right w:val="none" w:sz="0" w:space="0" w:color="auto"/>
              </w:divBdr>
            </w:div>
            <w:div w:id="1308316429">
              <w:marLeft w:val="0"/>
              <w:marRight w:val="0"/>
              <w:marTop w:val="0"/>
              <w:marBottom w:val="0"/>
              <w:divBdr>
                <w:top w:val="none" w:sz="0" w:space="0" w:color="auto"/>
                <w:left w:val="none" w:sz="0" w:space="0" w:color="auto"/>
                <w:bottom w:val="none" w:sz="0" w:space="0" w:color="auto"/>
                <w:right w:val="none" w:sz="0" w:space="0" w:color="auto"/>
              </w:divBdr>
            </w:div>
            <w:div w:id="710230248">
              <w:marLeft w:val="0"/>
              <w:marRight w:val="0"/>
              <w:marTop w:val="0"/>
              <w:marBottom w:val="0"/>
              <w:divBdr>
                <w:top w:val="none" w:sz="0" w:space="0" w:color="auto"/>
                <w:left w:val="none" w:sz="0" w:space="0" w:color="auto"/>
                <w:bottom w:val="none" w:sz="0" w:space="0" w:color="auto"/>
                <w:right w:val="none" w:sz="0" w:space="0" w:color="auto"/>
              </w:divBdr>
            </w:div>
            <w:div w:id="811866660">
              <w:marLeft w:val="0"/>
              <w:marRight w:val="0"/>
              <w:marTop w:val="0"/>
              <w:marBottom w:val="0"/>
              <w:divBdr>
                <w:top w:val="none" w:sz="0" w:space="0" w:color="auto"/>
                <w:left w:val="none" w:sz="0" w:space="0" w:color="auto"/>
                <w:bottom w:val="none" w:sz="0" w:space="0" w:color="auto"/>
                <w:right w:val="none" w:sz="0" w:space="0" w:color="auto"/>
              </w:divBdr>
            </w:div>
            <w:div w:id="1977224903">
              <w:marLeft w:val="0"/>
              <w:marRight w:val="0"/>
              <w:marTop w:val="0"/>
              <w:marBottom w:val="0"/>
              <w:divBdr>
                <w:top w:val="none" w:sz="0" w:space="0" w:color="auto"/>
                <w:left w:val="none" w:sz="0" w:space="0" w:color="auto"/>
                <w:bottom w:val="none" w:sz="0" w:space="0" w:color="auto"/>
                <w:right w:val="none" w:sz="0" w:space="0" w:color="auto"/>
              </w:divBdr>
            </w:div>
            <w:div w:id="69693900">
              <w:marLeft w:val="0"/>
              <w:marRight w:val="0"/>
              <w:marTop w:val="0"/>
              <w:marBottom w:val="0"/>
              <w:divBdr>
                <w:top w:val="none" w:sz="0" w:space="0" w:color="auto"/>
                <w:left w:val="none" w:sz="0" w:space="0" w:color="auto"/>
                <w:bottom w:val="none" w:sz="0" w:space="0" w:color="auto"/>
                <w:right w:val="none" w:sz="0" w:space="0" w:color="auto"/>
              </w:divBdr>
            </w:div>
            <w:div w:id="1526551636">
              <w:marLeft w:val="0"/>
              <w:marRight w:val="0"/>
              <w:marTop w:val="0"/>
              <w:marBottom w:val="0"/>
              <w:divBdr>
                <w:top w:val="none" w:sz="0" w:space="0" w:color="auto"/>
                <w:left w:val="none" w:sz="0" w:space="0" w:color="auto"/>
                <w:bottom w:val="none" w:sz="0" w:space="0" w:color="auto"/>
                <w:right w:val="none" w:sz="0" w:space="0" w:color="auto"/>
              </w:divBdr>
            </w:div>
            <w:div w:id="755327605">
              <w:marLeft w:val="0"/>
              <w:marRight w:val="0"/>
              <w:marTop w:val="0"/>
              <w:marBottom w:val="0"/>
              <w:divBdr>
                <w:top w:val="none" w:sz="0" w:space="0" w:color="auto"/>
                <w:left w:val="none" w:sz="0" w:space="0" w:color="auto"/>
                <w:bottom w:val="none" w:sz="0" w:space="0" w:color="auto"/>
                <w:right w:val="none" w:sz="0" w:space="0" w:color="auto"/>
              </w:divBdr>
            </w:div>
            <w:div w:id="948703265">
              <w:marLeft w:val="0"/>
              <w:marRight w:val="0"/>
              <w:marTop w:val="0"/>
              <w:marBottom w:val="0"/>
              <w:divBdr>
                <w:top w:val="none" w:sz="0" w:space="0" w:color="auto"/>
                <w:left w:val="none" w:sz="0" w:space="0" w:color="auto"/>
                <w:bottom w:val="none" w:sz="0" w:space="0" w:color="auto"/>
                <w:right w:val="none" w:sz="0" w:space="0" w:color="auto"/>
              </w:divBdr>
            </w:div>
            <w:div w:id="1190484097">
              <w:marLeft w:val="0"/>
              <w:marRight w:val="0"/>
              <w:marTop w:val="0"/>
              <w:marBottom w:val="0"/>
              <w:divBdr>
                <w:top w:val="none" w:sz="0" w:space="0" w:color="auto"/>
                <w:left w:val="none" w:sz="0" w:space="0" w:color="auto"/>
                <w:bottom w:val="none" w:sz="0" w:space="0" w:color="auto"/>
                <w:right w:val="none" w:sz="0" w:space="0" w:color="auto"/>
              </w:divBdr>
            </w:div>
            <w:div w:id="1704359185">
              <w:marLeft w:val="0"/>
              <w:marRight w:val="0"/>
              <w:marTop w:val="0"/>
              <w:marBottom w:val="0"/>
              <w:divBdr>
                <w:top w:val="none" w:sz="0" w:space="0" w:color="auto"/>
                <w:left w:val="none" w:sz="0" w:space="0" w:color="auto"/>
                <w:bottom w:val="none" w:sz="0" w:space="0" w:color="auto"/>
                <w:right w:val="none" w:sz="0" w:space="0" w:color="auto"/>
              </w:divBdr>
            </w:div>
            <w:div w:id="892348263">
              <w:marLeft w:val="0"/>
              <w:marRight w:val="0"/>
              <w:marTop w:val="0"/>
              <w:marBottom w:val="0"/>
              <w:divBdr>
                <w:top w:val="none" w:sz="0" w:space="0" w:color="auto"/>
                <w:left w:val="none" w:sz="0" w:space="0" w:color="auto"/>
                <w:bottom w:val="none" w:sz="0" w:space="0" w:color="auto"/>
                <w:right w:val="none" w:sz="0" w:space="0" w:color="auto"/>
              </w:divBdr>
            </w:div>
            <w:div w:id="555698144">
              <w:marLeft w:val="0"/>
              <w:marRight w:val="0"/>
              <w:marTop w:val="0"/>
              <w:marBottom w:val="0"/>
              <w:divBdr>
                <w:top w:val="none" w:sz="0" w:space="0" w:color="auto"/>
                <w:left w:val="none" w:sz="0" w:space="0" w:color="auto"/>
                <w:bottom w:val="none" w:sz="0" w:space="0" w:color="auto"/>
                <w:right w:val="none" w:sz="0" w:space="0" w:color="auto"/>
              </w:divBdr>
            </w:div>
            <w:div w:id="160047027">
              <w:marLeft w:val="0"/>
              <w:marRight w:val="0"/>
              <w:marTop w:val="0"/>
              <w:marBottom w:val="0"/>
              <w:divBdr>
                <w:top w:val="none" w:sz="0" w:space="0" w:color="auto"/>
                <w:left w:val="none" w:sz="0" w:space="0" w:color="auto"/>
                <w:bottom w:val="none" w:sz="0" w:space="0" w:color="auto"/>
                <w:right w:val="none" w:sz="0" w:space="0" w:color="auto"/>
              </w:divBdr>
            </w:div>
            <w:div w:id="668605935">
              <w:marLeft w:val="0"/>
              <w:marRight w:val="0"/>
              <w:marTop w:val="0"/>
              <w:marBottom w:val="0"/>
              <w:divBdr>
                <w:top w:val="none" w:sz="0" w:space="0" w:color="auto"/>
                <w:left w:val="none" w:sz="0" w:space="0" w:color="auto"/>
                <w:bottom w:val="none" w:sz="0" w:space="0" w:color="auto"/>
                <w:right w:val="none" w:sz="0" w:space="0" w:color="auto"/>
              </w:divBdr>
            </w:div>
            <w:div w:id="1657223386">
              <w:marLeft w:val="0"/>
              <w:marRight w:val="0"/>
              <w:marTop w:val="0"/>
              <w:marBottom w:val="0"/>
              <w:divBdr>
                <w:top w:val="none" w:sz="0" w:space="0" w:color="auto"/>
                <w:left w:val="none" w:sz="0" w:space="0" w:color="auto"/>
                <w:bottom w:val="none" w:sz="0" w:space="0" w:color="auto"/>
                <w:right w:val="none" w:sz="0" w:space="0" w:color="auto"/>
              </w:divBdr>
            </w:div>
            <w:div w:id="376663972">
              <w:marLeft w:val="0"/>
              <w:marRight w:val="0"/>
              <w:marTop w:val="0"/>
              <w:marBottom w:val="0"/>
              <w:divBdr>
                <w:top w:val="none" w:sz="0" w:space="0" w:color="auto"/>
                <w:left w:val="none" w:sz="0" w:space="0" w:color="auto"/>
                <w:bottom w:val="none" w:sz="0" w:space="0" w:color="auto"/>
                <w:right w:val="none" w:sz="0" w:space="0" w:color="auto"/>
              </w:divBdr>
            </w:div>
            <w:div w:id="103354755">
              <w:marLeft w:val="0"/>
              <w:marRight w:val="0"/>
              <w:marTop w:val="0"/>
              <w:marBottom w:val="0"/>
              <w:divBdr>
                <w:top w:val="none" w:sz="0" w:space="0" w:color="auto"/>
                <w:left w:val="none" w:sz="0" w:space="0" w:color="auto"/>
                <w:bottom w:val="none" w:sz="0" w:space="0" w:color="auto"/>
                <w:right w:val="none" w:sz="0" w:space="0" w:color="auto"/>
              </w:divBdr>
            </w:div>
            <w:div w:id="1278833067">
              <w:marLeft w:val="0"/>
              <w:marRight w:val="0"/>
              <w:marTop w:val="0"/>
              <w:marBottom w:val="0"/>
              <w:divBdr>
                <w:top w:val="none" w:sz="0" w:space="0" w:color="auto"/>
                <w:left w:val="none" w:sz="0" w:space="0" w:color="auto"/>
                <w:bottom w:val="none" w:sz="0" w:space="0" w:color="auto"/>
                <w:right w:val="none" w:sz="0" w:space="0" w:color="auto"/>
              </w:divBdr>
            </w:div>
            <w:div w:id="1244954402">
              <w:marLeft w:val="0"/>
              <w:marRight w:val="0"/>
              <w:marTop w:val="0"/>
              <w:marBottom w:val="0"/>
              <w:divBdr>
                <w:top w:val="none" w:sz="0" w:space="0" w:color="auto"/>
                <w:left w:val="none" w:sz="0" w:space="0" w:color="auto"/>
                <w:bottom w:val="none" w:sz="0" w:space="0" w:color="auto"/>
                <w:right w:val="none" w:sz="0" w:space="0" w:color="auto"/>
              </w:divBdr>
            </w:div>
            <w:div w:id="1763064186">
              <w:marLeft w:val="0"/>
              <w:marRight w:val="0"/>
              <w:marTop w:val="0"/>
              <w:marBottom w:val="0"/>
              <w:divBdr>
                <w:top w:val="none" w:sz="0" w:space="0" w:color="auto"/>
                <w:left w:val="none" w:sz="0" w:space="0" w:color="auto"/>
                <w:bottom w:val="none" w:sz="0" w:space="0" w:color="auto"/>
                <w:right w:val="none" w:sz="0" w:space="0" w:color="auto"/>
              </w:divBdr>
            </w:div>
            <w:div w:id="253632326">
              <w:marLeft w:val="0"/>
              <w:marRight w:val="0"/>
              <w:marTop w:val="0"/>
              <w:marBottom w:val="0"/>
              <w:divBdr>
                <w:top w:val="none" w:sz="0" w:space="0" w:color="auto"/>
                <w:left w:val="none" w:sz="0" w:space="0" w:color="auto"/>
                <w:bottom w:val="none" w:sz="0" w:space="0" w:color="auto"/>
                <w:right w:val="none" w:sz="0" w:space="0" w:color="auto"/>
              </w:divBdr>
            </w:div>
            <w:div w:id="1403680780">
              <w:marLeft w:val="0"/>
              <w:marRight w:val="0"/>
              <w:marTop w:val="0"/>
              <w:marBottom w:val="0"/>
              <w:divBdr>
                <w:top w:val="none" w:sz="0" w:space="0" w:color="auto"/>
                <w:left w:val="none" w:sz="0" w:space="0" w:color="auto"/>
                <w:bottom w:val="none" w:sz="0" w:space="0" w:color="auto"/>
                <w:right w:val="none" w:sz="0" w:space="0" w:color="auto"/>
              </w:divBdr>
            </w:div>
            <w:div w:id="308242611">
              <w:marLeft w:val="0"/>
              <w:marRight w:val="0"/>
              <w:marTop w:val="0"/>
              <w:marBottom w:val="0"/>
              <w:divBdr>
                <w:top w:val="none" w:sz="0" w:space="0" w:color="auto"/>
                <w:left w:val="none" w:sz="0" w:space="0" w:color="auto"/>
                <w:bottom w:val="none" w:sz="0" w:space="0" w:color="auto"/>
                <w:right w:val="none" w:sz="0" w:space="0" w:color="auto"/>
              </w:divBdr>
            </w:div>
            <w:div w:id="866139137">
              <w:marLeft w:val="0"/>
              <w:marRight w:val="0"/>
              <w:marTop w:val="0"/>
              <w:marBottom w:val="0"/>
              <w:divBdr>
                <w:top w:val="none" w:sz="0" w:space="0" w:color="auto"/>
                <w:left w:val="none" w:sz="0" w:space="0" w:color="auto"/>
                <w:bottom w:val="none" w:sz="0" w:space="0" w:color="auto"/>
                <w:right w:val="none" w:sz="0" w:space="0" w:color="auto"/>
              </w:divBdr>
            </w:div>
            <w:div w:id="373627026">
              <w:marLeft w:val="0"/>
              <w:marRight w:val="0"/>
              <w:marTop w:val="0"/>
              <w:marBottom w:val="0"/>
              <w:divBdr>
                <w:top w:val="none" w:sz="0" w:space="0" w:color="auto"/>
                <w:left w:val="none" w:sz="0" w:space="0" w:color="auto"/>
                <w:bottom w:val="none" w:sz="0" w:space="0" w:color="auto"/>
                <w:right w:val="none" w:sz="0" w:space="0" w:color="auto"/>
              </w:divBdr>
            </w:div>
            <w:div w:id="768694446">
              <w:marLeft w:val="0"/>
              <w:marRight w:val="0"/>
              <w:marTop w:val="0"/>
              <w:marBottom w:val="0"/>
              <w:divBdr>
                <w:top w:val="none" w:sz="0" w:space="0" w:color="auto"/>
                <w:left w:val="none" w:sz="0" w:space="0" w:color="auto"/>
                <w:bottom w:val="none" w:sz="0" w:space="0" w:color="auto"/>
                <w:right w:val="none" w:sz="0" w:space="0" w:color="auto"/>
              </w:divBdr>
            </w:div>
            <w:div w:id="863860837">
              <w:marLeft w:val="0"/>
              <w:marRight w:val="0"/>
              <w:marTop w:val="0"/>
              <w:marBottom w:val="0"/>
              <w:divBdr>
                <w:top w:val="none" w:sz="0" w:space="0" w:color="auto"/>
                <w:left w:val="none" w:sz="0" w:space="0" w:color="auto"/>
                <w:bottom w:val="none" w:sz="0" w:space="0" w:color="auto"/>
                <w:right w:val="none" w:sz="0" w:space="0" w:color="auto"/>
              </w:divBdr>
            </w:div>
            <w:div w:id="1796216365">
              <w:marLeft w:val="0"/>
              <w:marRight w:val="0"/>
              <w:marTop w:val="0"/>
              <w:marBottom w:val="0"/>
              <w:divBdr>
                <w:top w:val="none" w:sz="0" w:space="0" w:color="auto"/>
                <w:left w:val="none" w:sz="0" w:space="0" w:color="auto"/>
                <w:bottom w:val="none" w:sz="0" w:space="0" w:color="auto"/>
                <w:right w:val="none" w:sz="0" w:space="0" w:color="auto"/>
              </w:divBdr>
            </w:div>
            <w:div w:id="1345589432">
              <w:marLeft w:val="0"/>
              <w:marRight w:val="0"/>
              <w:marTop w:val="0"/>
              <w:marBottom w:val="0"/>
              <w:divBdr>
                <w:top w:val="none" w:sz="0" w:space="0" w:color="auto"/>
                <w:left w:val="none" w:sz="0" w:space="0" w:color="auto"/>
                <w:bottom w:val="none" w:sz="0" w:space="0" w:color="auto"/>
                <w:right w:val="none" w:sz="0" w:space="0" w:color="auto"/>
              </w:divBdr>
            </w:div>
            <w:div w:id="1591816153">
              <w:marLeft w:val="0"/>
              <w:marRight w:val="0"/>
              <w:marTop w:val="0"/>
              <w:marBottom w:val="0"/>
              <w:divBdr>
                <w:top w:val="none" w:sz="0" w:space="0" w:color="auto"/>
                <w:left w:val="none" w:sz="0" w:space="0" w:color="auto"/>
                <w:bottom w:val="none" w:sz="0" w:space="0" w:color="auto"/>
                <w:right w:val="none" w:sz="0" w:space="0" w:color="auto"/>
              </w:divBdr>
            </w:div>
            <w:div w:id="717555460">
              <w:marLeft w:val="0"/>
              <w:marRight w:val="0"/>
              <w:marTop w:val="0"/>
              <w:marBottom w:val="0"/>
              <w:divBdr>
                <w:top w:val="none" w:sz="0" w:space="0" w:color="auto"/>
                <w:left w:val="none" w:sz="0" w:space="0" w:color="auto"/>
                <w:bottom w:val="none" w:sz="0" w:space="0" w:color="auto"/>
                <w:right w:val="none" w:sz="0" w:space="0" w:color="auto"/>
              </w:divBdr>
            </w:div>
            <w:div w:id="980186346">
              <w:marLeft w:val="0"/>
              <w:marRight w:val="0"/>
              <w:marTop w:val="0"/>
              <w:marBottom w:val="0"/>
              <w:divBdr>
                <w:top w:val="none" w:sz="0" w:space="0" w:color="auto"/>
                <w:left w:val="none" w:sz="0" w:space="0" w:color="auto"/>
                <w:bottom w:val="none" w:sz="0" w:space="0" w:color="auto"/>
                <w:right w:val="none" w:sz="0" w:space="0" w:color="auto"/>
              </w:divBdr>
            </w:div>
            <w:div w:id="1841654167">
              <w:marLeft w:val="0"/>
              <w:marRight w:val="0"/>
              <w:marTop w:val="0"/>
              <w:marBottom w:val="0"/>
              <w:divBdr>
                <w:top w:val="none" w:sz="0" w:space="0" w:color="auto"/>
                <w:left w:val="none" w:sz="0" w:space="0" w:color="auto"/>
                <w:bottom w:val="none" w:sz="0" w:space="0" w:color="auto"/>
                <w:right w:val="none" w:sz="0" w:space="0" w:color="auto"/>
              </w:divBdr>
            </w:div>
            <w:div w:id="1647934806">
              <w:marLeft w:val="0"/>
              <w:marRight w:val="0"/>
              <w:marTop w:val="0"/>
              <w:marBottom w:val="0"/>
              <w:divBdr>
                <w:top w:val="none" w:sz="0" w:space="0" w:color="auto"/>
                <w:left w:val="none" w:sz="0" w:space="0" w:color="auto"/>
                <w:bottom w:val="none" w:sz="0" w:space="0" w:color="auto"/>
                <w:right w:val="none" w:sz="0" w:space="0" w:color="auto"/>
              </w:divBdr>
            </w:div>
            <w:div w:id="24336658">
              <w:marLeft w:val="0"/>
              <w:marRight w:val="0"/>
              <w:marTop w:val="0"/>
              <w:marBottom w:val="0"/>
              <w:divBdr>
                <w:top w:val="none" w:sz="0" w:space="0" w:color="auto"/>
                <w:left w:val="none" w:sz="0" w:space="0" w:color="auto"/>
                <w:bottom w:val="none" w:sz="0" w:space="0" w:color="auto"/>
                <w:right w:val="none" w:sz="0" w:space="0" w:color="auto"/>
              </w:divBdr>
            </w:div>
            <w:div w:id="530728386">
              <w:marLeft w:val="0"/>
              <w:marRight w:val="0"/>
              <w:marTop w:val="0"/>
              <w:marBottom w:val="0"/>
              <w:divBdr>
                <w:top w:val="none" w:sz="0" w:space="0" w:color="auto"/>
                <w:left w:val="none" w:sz="0" w:space="0" w:color="auto"/>
                <w:bottom w:val="none" w:sz="0" w:space="0" w:color="auto"/>
                <w:right w:val="none" w:sz="0" w:space="0" w:color="auto"/>
              </w:divBdr>
            </w:div>
            <w:div w:id="1134525434">
              <w:marLeft w:val="0"/>
              <w:marRight w:val="0"/>
              <w:marTop w:val="0"/>
              <w:marBottom w:val="0"/>
              <w:divBdr>
                <w:top w:val="none" w:sz="0" w:space="0" w:color="auto"/>
                <w:left w:val="none" w:sz="0" w:space="0" w:color="auto"/>
                <w:bottom w:val="none" w:sz="0" w:space="0" w:color="auto"/>
                <w:right w:val="none" w:sz="0" w:space="0" w:color="auto"/>
              </w:divBdr>
            </w:div>
            <w:div w:id="1074205373">
              <w:marLeft w:val="0"/>
              <w:marRight w:val="0"/>
              <w:marTop w:val="0"/>
              <w:marBottom w:val="0"/>
              <w:divBdr>
                <w:top w:val="none" w:sz="0" w:space="0" w:color="auto"/>
                <w:left w:val="none" w:sz="0" w:space="0" w:color="auto"/>
                <w:bottom w:val="none" w:sz="0" w:space="0" w:color="auto"/>
                <w:right w:val="none" w:sz="0" w:space="0" w:color="auto"/>
              </w:divBdr>
            </w:div>
            <w:div w:id="1839150537">
              <w:marLeft w:val="0"/>
              <w:marRight w:val="0"/>
              <w:marTop w:val="0"/>
              <w:marBottom w:val="0"/>
              <w:divBdr>
                <w:top w:val="none" w:sz="0" w:space="0" w:color="auto"/>
                <w:left w:val="none" w:sz="0" w:space="0" w:color="auto"/>
                <w:bottom w:val="none" w:sz="0" w:space="0" w:color="auto"/>
                <w:right w:val="none" w:sz="0" w:space="0" w:color="auto"/>
              </w:divBdr>
            </w:div>
            <w:div w:id="23752997">
              <w:marLeft w:val="0"/>
              <w:marRight w:val="0"/>
              <w:marTop w:val="0"/>
              <w:marBottom w:val="0"/>
              <w:divBdr>
                <w:top w:val="none" w:sz="0" w:space="0" w:color="auto"/>
                <w:left w:val="none" w:sz="0" w:space="0" w:color="auto"/>
                <w:bottom w:val="none" w:sz="0" w:space="0" w:color="auto"/>
                <w:right w:val="none" w:sz="0" w:space="0" w:color="auto"/>
              </w:divBdr>
            </w:div>
            <w:div w:id="1237285424">
              <w:marLeft w:val="0"/>
              <w:marRight w:val="0"/>
              <w:marTop w:val="0"/>
              <w:marBottom w:val="0"/>
              <w:divBdr>
                <w:top w:val="none" w:sz="0" w:space="0" w:color="auto"/>
                <w:left w:val="none" w:sz="0" w:space="0" w:color="auto"/>
                <w:bottom w:val="none" w:sz="0" w:space="0" w:color="auto"/>
                <w:right w:val="none" w:sz="0" w:space="0" w:color="auto"/>
              </w:divBdr>
            </w:div>
            <w:div w:id="1006790201">
              <w:marLeft w:val="0"/>
              <w:marRight w:val="0"/>
              <w:marTop w:val="0"/>
              <w:marBottom w:val="0"/>
              <w:divBdr>
                <w:top w:val="none" w:sz="0" w:space="0" w:color="auto"/>
                <w:left w:val="none" w:sz="0" w:space="0" w:color="auto"/>
                <w:bottom w:val="none" w:sz="0" w:space="0" w:color="auto"/>
                <w:right w:val="none" w:sz="0" w:space="0" w:color="auto"/>
              </w:divBdr>
            </w:div>
            <w:div w:id="1268738232">
              <w:marLeft w:val="0"/>
              <w:marRight w:val="0"/>
              <w:marTop w:val="0"/>
              <w:marBottom w:val="0"/>
              <w:divBdr>
                <w:top w:val="none" w:sz="0" w:space="0" w:color="auto"/>
                <w:left w:val="none" w:sz="0" w:space="0" w:color="auto"/>
                <w:bottom w:val="none" w:sz="0" w:space="0" w:color="auto"/>
                <w:right w:val="none" w:sz="0" w:space="0" w:color="auto"/>
              </w:divBdr>
            </w:div>
            <w:div w:id="1966429590">
              <w:marLeft w:val="0"/>
              <w:marRight w:val="0"/>
              <w:marTop w:val="0"/>
              <w:marBottom w:val="0"/>
              <w:divBdr>
                <w:top w:val="none" w:sz="0" w:space="0" w:color="auto"/>
                <w:left w:val="none" w:sz="0" w:space="0" w:color="auto"/>
                <w:bottom w:val="none" w:sz="0" w:space="0" w:color="auto"/>
                <w:right w:val="none" w:sz="0" w:space="0" w:color="auto"/>
              </w:divBdr>
            </w:div>
            <w:div w:id="1995840149">
              <w:marLeft w:val="0"/>
              <w:marRight w:val="0"/>
              <w:marTop w:val="0"/>
              <w:marBottom w:val="0"/>
              <w:divBdr>
                <w:top w:val="none" w:sz="0" w:space="0" w:color="auto"/>
                <w:left w:val="none" w:sz="0" w:space="0" w:color="auto"/>
                <w:bottom w:val="none" w:sz="0" w:space="0" w:color="auto"/>
                <w:right w:val="none" w:sz="0" w:space="0" w:color="auto"/>
              </w:divBdr>
            </w:div>
            <w:div w:id="1221480592">
              <w:marLeft w:val="0"/>
              <w:marRight w:val="0"/>
              <w:marTop w:val="0"/>
              <w:marBottom w:val="0"/>
              <w:divBdr>
                <w:top w:val="none" w:sz="0" w:space="0" w:color="auto"/>
                <w:left w:val="none" w:sz="0" w:space="0" w:color="auto"/>
                <w:bottom w:val="none" w:sz="0" w:space="0" w:color="auto"/>
                <w:right w:val="none" w:sz="0" w:space="0" w:color="auto"/>
              </w:divBdr>
            </w:div>
            <w:div w:id="885216884">
              <w:marLeft w:val="0"/>
              <w:marRight w:val="0"/>
              <w:marTop w:val="0"/>
              <w:marBottom w:val="0"/>
              <w:divBdr>
                <w:top w:val="none" w:sz="0" w:space="0" w:color="auto"/>
                <w:left w:val="none" w:sz="0" w:space="0" w:color="auto"/>
                <w:bottom w:val="none" w:sz="0" w:space="0" w:color="auto"/>
                <w:right w:val="none" w:sz="0" w:space="0" w:color="auto"/>
              </w:divBdr>
            </w:div>
            <w:div w:id="1211264982">
              <w:marLeft w:val="0"/>
              <w:marRight w:val="0"/>
              <w:marTop w:val="0"/>
              <w:marBottom w:val="0"/>
              <w:divBdr>
                <w:top w:val="none" w:sz="0" w:space="0" w:color="auto"/>
                <w:left w:val="none" w:sz="0" w:space="0" w:color="auto"/>
                <w:bottom w:val="none" w:sz="0" w:space="0" w:color="auto"/>
                <w:right w:val="none" w:sz="0" w:space="0" w:color="auto"/>
              </w:divBdr>
            </w:div>
            <w:div w:id="110366936">
              <w:marLeft w:val="0"/>
              <w:marRight w:val="0"/>
              <w:marTop w:val="0"/>
              <w:marBottom w:val="0"/>
              <w:divBdr>
                <w:top w:val="none" w:sz="0" w:space="0" w:color="auto"/>
                <w:left w:val="none" w:sz="0" w:space="0" w:color="auto"/>
                <w:bottom w:val="none" w:sz="0" w:space="0" w:color="auto"/>
                <w:right w:val="none" w:sz="0" w:space="0" w:color="auto"/>
              </w:divBdr>
            </w:div>
            <w:div w:id="1000693270">
              <w:marLeft w:val="0"/>
              <w:marRight w:val="0"/>
              <w:marTop w:val="0"/>
              <w:marBottom w:val="0"/>
              <w:divBdr>
                <w:top w:val="none" w:sz="0" w:space="0" w:color="auto"/>
                <w:left w:val="none" w:sz="0" w:space="0" w:color="auto"/>
                <w:bottom w:val="none" w:sz="0" w:space="0" w:color="auto"/>
                <w:right w:val="none" w:sz="0" w:space="0" w:color="auto"/>
              </w:divBdr>
            </w:div>
            <w:div w:id="572275464">
              <w:marLeft w:val="0"/>
              <w:marRight w:val="0"/>
              <w:marTop w:val="0"/>
              <w:marBottom w:val="0"/>
              <w:divBdr>
                <w:top w:val="none" w:sz="0" w:space="0" w:color="auto"/>
                <w:left w:val="none" w:sz="0" w:space="0" w:color="auto"/>
                <w:bottom w:val="none" w:sz="0" w:space="0" w:color="auto"/>
                <w:right w:val="none" w:sz="0" w:space="0" w:color="auto"/>
              </w:divBdr>
            </w:div>
            <w:div w:id="735593246">
              <w:marLeft w:val="0"/>
              <w:marRight w:val="0"/>
              <w:marTop w:val="0"/>
              <w:marBottom w:val="0"/>
              <w:divBdr>
                <w:top w:val="none" w:sz="0" w:space="0" w:color="auto"/>
                <w:left w:val="none" w:sz="0" w:space="0" w:color="auto"/>
                <w:bottom w:val="none" w:sz="0" w:space="0" w:color="auto"/>
                <w:right w:val="none" w:sz="0" w:space="0" w:color="auto"/>
              </w:divBdr>
            </w:div>
            <w:div w:id="1995836088">
              <w:marLeft w:val="0"/>
              <w:marRight w:val="0"/>
              <w:marTop w:val="0"/>
              <w:marBottom w:val="0"/>
              <w:divBdr>
                <w:top w:val="none" w:sz="0" w:space="0" w:color="auto"/>
                <w:left w:val="none" w:sz="0" w:space="0" w:color="auto"/>
                <w:bottom w:val="none" w:sz="0" w:space="0" w:color="auto"/>
                <w:right w:val="none" w:sz="0" w:space="0" w:color="auto"/>
              </w:divBdr>
            </w:div>
            <w:div w:id="1068841522">
              <w:marLeft w:val="0"/>
              <w:marRight w:val="0"/>
              <w:marTop w:val="0"/>
              <w:marBottom w:val="0"/>
              <w:divBdr>
                <w:top w:val="none" w:sz="0" w:space="0" w:color="auto"/>
                <w:left w:val="none" w:sz="0" w:space="0" w:color="auto"/>
                <w:bottom w:val="none" w:sz="0" w:space="0" w:color="auto"/>
                <w:right w:val="none" w:sz="0" w:space="0" w:color="auto"/>
              </w:divBdr>
            </w:div>
            <w:div w:id="795874315">
              <w:marLeft w:val="0"/>
              <w:marRight w:val="0"/>
              <w:marTop w:val="0"/>
              <w:marBottom w:val="0"/>
              <w:divBdr>
                <w:top w:val="none" w:sz="0" w:space="0" w:color="auto"/>
                <w:left w:val="none" w:sz="0" w:space="0" w:color="auto"/>
                <w:bottom w:val="none" w:sz="0" w:space="0" w:color="auto"/>
                <w:right w:val="none" w:sz="0" w:space="0" w:color="auto"/>
              </w:divBdr>
            </w:div>
            <w:div w:id="1906143261">
              <w:marLeft w:val="0"/>
              <w:marRight w:val="0"/>
              <w:marTop w:val="0"/>
              <w:marBottom w:val="0"/>
              <w:divBdr>
                <w:top w:val="none" w:sz="0" w:space="0" w:color="auto"/>
                <w:left w:val="none" w:sz="0" w:space="0" w:color="auto"/>
                <w:bottom w:val="none" w:sz="0" w:space="0" w:color="auto"/>
                <w:right w:val="none" w:sz="0" w:space="0" w:color="auto"/>
              </w:divBdr>
            </w:div>
            <w:div w:id="766850531">
              <w:marLeft w:val="0"/>
              <w:marRight w:val="0"/>
              <w:marTop w:val="0"/>
              <w:marBottom w:val="0"/>
              <w:divBdr>
                <w:top w:val="none" w:sz="0" w:space="0" w:color="auto"/>
                <w:left w:val="none" w:sz="0" w:space="0" w:color="auto"/>
                <w:bottom w:val="none" w:sz="0" w:space="0" w:color="auto"/>
                <w:right w:val="none" w:sz="0" w:space="0" w:color="auto"/>
              </w:divBdr>
            </w:div>
            <w:div w:id="1314140827">
              <w:marLeft w:val="0"/>
              <w:marRight w:val="0"/>
              <w:marTop w:val="0"/>
              <w:marBottom w:val="0"/>
              <w:divBdr>
                <w:top w:val="none" w:sz="0" w:space="0" w:color="auto"/>
                <w:left w:val="none" w:sz="0" w:space="0" w:color="auto"/>
                <w:bottom w:val="none" w:sz="0" w:space="0" w:color="auto"/>
                <w:right w:val="none" w:sz="0" w:space="0" w:color="auto"/>
              </w:divBdr>
            </w:div>
            <w:div w:id="1837914864">
              <w:marLeft w:val="0"/>
              <w:marRight w:val="0"/>
              <w:marTop w:val="0"/>
              <w:marBottom w:val="0"/>
              <w:divBdr>
                <w:top w:val="none" w:sz="0" w:space="0" w:color="auto"/>
                <w:left w:val="none" w:sz="0" w:space="0" w:color="auto"/>
                <w:bottom w:val="none" w:sz="0" w:space="0" w:color="auto"/>
                <w:right w:val="none" w:sz="0" w:space="0" w:color="auto"/>
              </w:divBdr>
            </w:div>
            <w:div w:id="1495954436">
              <w:marLeft w:val="0"/>
              <w:marRight w:val="0"/>
              <w:marTop w:val="0"/>
              <w:marBottom w:val="0"/>
              <w:divBdr>
                <w:top w:val="none" w:sz="0" w:space="0" w:color="auto"/>
                <w:left w:val="none" w:sz="0" w:space="0" w:color="auto"/>
                <w:bottom w:val="none" w:sz="0" w:space="0" w:color="auto"/>
                <w:right w:val="none" w:sz="0" w:space="0" w:color="auto"/>
              </w:divBdr>
            </w:div>
            <w:div w:id="2066949220">
              <w:marLeft w:val="0"/>
              <w:marRight w:val="0"/>
              <w:marTop w:val="0"/>
              <w:marBottom w:val="0"/>
              <w:divBdr>
                <w:top w:val="none" w:sz="0" w:space="0" w:color="auto"/>
                <w:left w:val="none" w:sz="0" w:space="0" w:color="auto"/>
                <w:bottom w:val="none" w:sz="0" w:space="0" w:color="auto"/>
                <w:right w:val="none" w:sz="0" w:space="0" w:color="auto"/>
              </w:divBdr>
            </w:div>
            <w:div w:id="503596730">
              <w:marLeft w:val="0"/>
              <w:marRight w:val="0"/>
              <w:marTop w:val="0"/>
              <w:marBottom w:val="0"/>
              <w:divBdr>
                <w:top w:val="none" w:sz="0" w:space="0" w:color="auto"/>
                <w:left w:val="none" w:sz="0" w:space="0" w:color="auto"/>
                <w:bottom w:val="none" w:sz="0" w:space="0" w:color="auto"/>
                <w:right w:val="none" w:sz="0" w:space="0" w:color="auto"/>
              </w:divBdr>
            </w:div>
            <w:div w:id="1757282823">
              <w:marLeft w:val="0"/>
              <w:marRight w:val="0"/>
              <w:marTop w:val="0"/>
              <w:marBottom w:val="0"/>
              <w:divBdr>
                <w:top w:val="none" w:sz="0" w:space="0" w:color="auto"/>
                <w:left w:val="none" w:sz="0" w:space="0" w:color="auto"/>
                <w:bottom w:val="none" w:sz="0" w:space="0" w:color="auto"/>
                <w:right w:val="none" w:sz="0" w:space="0" w:color="auto"/>
              </w:divBdr>
            </w:div>
            <w:div w:id="1572617245">
              <w:marLeft w:val="0"/>
              <w:marRight w:val="0"/>
              <w:marTop w:val="0"/>
              <w:marBottom w:val="0"/>
              <w:divBdr>
                <w:top w:val="none" w:sz="0" w:space="0" w:color="auto"/>
                <w:left w:val="none" w:sz="0" w:space="0" w:color="auto"/>
                <w:bottom w:val="none" w:sz="0" w:space="0" w:color="auto"/>
                <w:right w:val="none" w:sz="0" w:space="0" w:color="auto"/>
              </w:divBdr>
            </w:div>
            <w:div w:id="1180778780">
              <w:marLeft w:val="0"/>
              <w:marRight w:val="0"/>
              <w:marTop w:val="0"/>
              <w:marBottom w:val="0"/>
              <w:divBdr>
                <w:top w:val="none" w:sz="0" w:space="0" w:color="auto"/>
                <w:left w:val="none" w:sz="0" w:space="0" w:color="auto"/>
                <w:bottom w:val="none" w:sz="0" w:space="0" w:color="auto"/>
                <w:right w:val="none" w:sz="0" w:space="0" w:color="auto"/>
              </w:divBdr>
            </w:div>
            <w:div w:id="1541089988">
              <w:marLeft w:val="0"/>
              <w:marRight w:val="0"/>
              <w:marTop w:val="0"/>
              <w:marBottom w:val="0"/>
              <w:divBdr>
                <w:top w:val="none" w:sz="0" w:space="0" w:color="auto"/>
                <w:left w:val="none" w:sz="0" w:space="0" w:color="auto"/>
                <w:bottom w:val="none" w:sz="0" w:space="0" w:color="auto"/>
                <w:right w:val="none" w:sz="0" w:space="0" w:color="auto"/>
              </w:divBdr>
            </w:div>
            <w:div w:id="1060441250">
              <w:marLeft w:val="0"/>
              <w:marRight w:val="0"/>
              <w:marTop w:val="0"/>
              <w:marBottom w:val="0"/>
              <w:divBdr>
                <w:top w:val="none" w:sz="0" w:space="0" w:color="auto"/>
                <w:left w:val="none" w:sz="0" w:space="0" w:color="auto"/>
                <w:bottom w:val="none" w:sz="0" w:space="0" w:color="auto"/>
                <w:right w:val="none" w:sz="0" w:space="0" w:color="auto"/>
              </w:divBdr>
            </w:div>
            <w:div w:id="759180158">
              <w:marLeft w:val="0"/>
              <w:marRight w:val="0"/>
              <w:marTop w:val="0"/>
              <w:marBottom w:val="0"/>
              <w:divBdr>
                <w:top w:val="none" w:sz="0" w:space="0" w:color="auto"/>
                <w:left w:val="none" w:sz="0" w:space="0" w:color="auto"/>
                <w:bottom w:val="none" w:sz="0" w:space="0" w:color="auto"/>
                <w:right w:val="none" w:sz="0" w:space="0" w:color="auto"/>
              </w:divBdr>
            </w:div>
            <w:div w:id="439494738">
              <w:marLeft w:val="0"/>
              <w:marRight w:val="0"/>
              <w:marTop w:val="0"/>
              <w:marBottom w:val="0"/>
              <w:divBdr>
                <w:top w:val="none" w:sz="0" w:space="0" w:color="auto"/>
                <w:left w:val="none" w:sz="0" w:space="0" w:color="auto"/>
                <w:bottom w:val="none" w:sz="0" w:space="0" w:color="auto"/>
                <w:right w:val="none" w:sz="0" w:space="0" w:color="auto"/>
              </w:divBdr>
            </w:div>
            <w:div w:id="1612592430">
              <w:marLeft w:val="0"/>
              <w:marRight w:val="0"/>
              <w:marTop w:val="0"/>
              <w:marBottom w:val="0"/>
              <w:divBdr>
                <w:top w:val="none" w:sz="0" w:space="0" w:color="auto"/>
                <w:left w:val="none" w:sz="0" w:space="0" w:color="auto"/>
                <w:bottom w:val="none" w:sz="0" w:space="0" w:color="auto"/>
                <w:right w:val="none" w:sz="0" w:space="0" w:color="auto"/>
              </w:divBdr>
            </w:div>
            <w:div w:id="149297979">
              <w:marLeft w:val="0"/>
              <w:marRight w:val="0"/>
              <w:marTop w:val="0"/>
              <w:marBottom w:val="0"/>
              <w:divBdr>
                <w:top w:val="none" w:sz="0" w:space="0" w:color="auto"/>
                <w:left w:val="none" w:sz="0" w:space="0" w:color="auto"/>
                <w:bottom w:val="none" w:sz="0" w:space="0" w:color="auto"/>
                <w:right w:val="none" w:sz="0" w:space="0" w:color="auto"/>
              </w:divBdr>
              <w:divsChild>
                <w:div w:id="1015574580">
                  <w:marLeft w:val="0"/>
                  <w:marRight w:val="0"/>
                  <w:marTop w:val="0"/>
                  <w:marBottom w:val="0"/>
                  <w:divBdr>
                    <w:top w:val="none" w:sz="0" w:space="0" w:color="auto"/>
                    <w:left w:val="none" w:sz="0" w:space="0" w:color="auto"/>
                    <w:bottom w:val="none" w:sz="0" w:space="0" w:color="auto"/>
                    <w:right w:val="none" w:sz="0" w:space="0" w:color="auto"/>
                  </w:divBdr>
                </w:div>
                <w:div w:id="498499012">
                  <w:marLeft w:val="0"/>
                  <w:marRight w:val="0"/>
                  <w:marTop w:val="0"/>
                  <w:marBottom w:val="0"/>
                  <w:divBdr>
                    <w:top w:val="none" w:sz="0" w:space="0" w:color="auto"/>
                    <w:left w:val="none" w:sz="0" w:space="0" w:color="auto"/>
                    <w:bottom w:val="none" w:sz="0" w:space="0" w:color="auto"/>
                    <w:right w:val="none" w:sz="0" w:space="0" w:color="auto"/>
                  </w:divBdr>
                </w:div>
                <w:div w:id="2052220682">
                  <w:marLeft w:val="0"/>
                  <w:marRight w:val="0"/>
                  <w:marTop w:val="0"/>
                  <w:marBottom w:val="0"/>
                  <w:divBdr>
                    <w:top w:val="none" w:sz="0" w:space="0" w:color="auto"/>
                    <w:left w:val="none" w:sz="0" w:space="0" w:color="auto"/>
                    <w:bottom w:val="none" w:sz="0" w:space="0" w:color="auto"/>
                    <w:right w:val="none" w:sz="0" w:space="0" w:color="auto"/>
                  </w:divBdr>
                </w:div>
                <w:div w:id="138814606">
                  <w:marLeft w:val="0"/>
                  <w:marRight w:val="0"/>
                  <w:marTop w:val="0"/>
                  <w:marBottom w:val="0"/>
                  <w:divBdr>
                    <w:top w:val="none" w:sz="0" w:space="0" w:color="auto"/>
                    <w:left w:val="none" w:sz="0" w:space="0" w:color="auto"/>
                    <w:bottom w:val="none" w:sz="0" w:space="0" w:color="auto"/>
                    <w:right w:val="none" w:sz="0" w:space="0" w:color="auto"/>
                  </w:divBdr>
                </w:div>
                <w:div w:id="1768307122">
                  <w:marLeft w:val="0"/>
                  <w:marRight w:val="0"/>
                  <w:marTop w:val="0"/>
                  <w:marBottom w:val="0"/>
                  <w:divBdr>
                    <w:top w:val="none" w:sz="0" w:space="0" w:color="auto"/>
                    <w:left w:val="none" w:sz="0" w:space="0" w:color="auto"/>
                    <w:bottom w:val="none" w:sz="0" w:space="0" w:color="auto"/>
                    <w:right w:val="none" w:sz="0" w:space="0" w:color="auto"/>
                  </w:divBdr>
                </w:div>
                <w:div w:id="1818760632">
                  <w:marLeft w:val="0"/>
                  <w:marRight w:val="0"/>
                  <w:marTop w:val="0"/>
                  <w:marBottom w:val="0"/>
                  <w:divBdr>
                    <w:top w:val="none" w:sz="0" w:space="0" w:color="auto"/>
                    <w:left w:val="none" w:sz="0" w:space="0" w:color="auto"/>
                    <w:bottom w:val="none" w:sz="0" w:space="0" w:color="auto"/>
                    <w:right w:val="none" w:sz="0" w:space="0" w:color="auto"/>
                  </w:divBdr>
                </w:div>
                <w:div w:id="875582672">
                  <w:marLeft w:val="0"/>
                  <w:marRight w:val="0"/>
                  <w:marTop w:val="0"/>
                  <w:marBottom w:val="0"/>
                  <w:divBdr>
                    <w:top w:val="none" w:sz="0" w:space="0" w:color="auto"/>
                    <w:left w:val="none" w:sz="0" w:space="0" w:color="auto"/>
                    <w:bottom w:val="none" w:sz="0" w:space="0" w:color="auto"/>
                    <w:right w:val="none" w:sz="0" w:space="0" w:color="auto"/>
                  </w:divBdr>
                </w:div>
                <w:div w:id="1643386134">
                  <w:marLeft w:val="0"/>
                  <w:marRight w:val="0"/>
                  <w:marTop w:val="0"/>
                  <w:marBottom w:val="0"/>
                  <w:divBdr>
                    <w:top w:val="none" w:sz="0" w:space="0" w:color="auto"/>
                    <w:left w:val="none" w:sz="0" w:space="0" w:color="auto"/>
                    <w:bottom w:val="none" w:sz="0" w:space="0" w:color="auto"/>
                    <w:right w:val="none" w:sz="0" w:space="0" w:color="auto"/>
                  </w:divBdr>
                </w:div>
                <w:div w:id="1988590243">
                  <w:marLeft w:val="0"/>
                  <w:marRight w:val="0"/>
                  <w:marTop w:val="0"/>
                  <w:marBottom w:val="0"/>
                  <w:divBdr>
                    <w:top w:val="none" w:sz="0" w:space="0" w:color="auto"/>
                    <w:left w:val="none" w:sz="0" w:space="0" w:color="auto"/>
                    <w:bottom w:val="none" w:sz="0" w:space="0" w:color="auto"/>
                    <w:right w:val="none" w:sz="0" w:space="0" w:color="auto"/>
                  </w:divBdr>
                </w:div>
              </w:divsChild>
            </w:div>
            <w:div w:id="949318234">
              <w:marLeft w:val="0"/>
              <w:marRight w:val="0"/>
              <w:marTop w:val="0"/>
              <w:marBottom w:val="0"/>
              <w:divBdr>
                <w:top w:val="none" w:sz="0" w:space="0" w:color="auto"/>
                <w:left w:val="none" w:sz="0" w:space="0" w:color="auto"/>
                <w:bottom w:val="none" w:sz="0" w:space="0" w:color="auto"/>
                <w:right w:val="none" w:sz="0" w:space="0" w:color="auto"/>
              </w:divBdr>
            </w:div>
            <w:div w:id="6058470">
              <w:marLeft w:val="0"/>
              <w:marRight w:val="0"/>
              <w:marTop w:val="0"/>
              <w:marBottom w:val="0"/>
              <w:divBdr>
                <w:top w:val="none" w:sz="0" w:space="0" w:color="auto"/>
                <w:left w:val="none" w:sz="0" w:space="0" w:color="auto"/>
                <w:bottom w:val="none" w:sz="0" w:space="0" w:color="auto"/>
                <w:right w:val="none" w:sz="0" w:space="0" w:color="auto"/>
              </w:divBdr>
            </w:div>
            <w:div w:id="683019748">
              <w:marLeft w:val="0"/>
              <w:marRight w:val="0"/>
              <w:marTop w:val="0"/>
              <w:marBottom w:val="0"/>
              <w:divBdr>
                <w:top w:val="none" w:sz="0" w:space="0" w:color="auto"/>
                <w:left w:val="none" w:sz="0" w:space="0" w:color="auto"/>
                <w:bottom w:val="none" w:sz="0" w:space="0" w:color="auto"/>
                <w:right w:val="none" w:sz="0" w:space="0" w:color="auto"/>
              </w:divBdr>
            </w:div>
            <w:div w:id="1708292699">
              <w:marLeft w:val="0"/>
              <w:marRight w:val="0"/>
              <w:marTop w:val="0"/>
              <w:marBottom w:val="0"/>
              <w:divBdr>
                <w:top w:val="none" w:sz="0" w:space="0" w:color="auto"/>
                <w:left w:val="none" w:sz="0" w:space="0" w:color="auto"/>
                <w:bottom w:val="none" w:sz="0" w:space="0" w:color="auto"/>
                <w:right w:val="none" w:sz="0" w:space="0" w:color="auto"/>
              </w:divBdr>
            </w:div>
            <w:div w:id="796410405">
              <w:marLeft w:val="0"/>
              <w:marRight w:val="0"/>
              <w:marTop w:val="0"/>
              <w:marBottom w:val="0"/>
              <w:divBdr>
                <w:top w:val="none" w:sz="0" w:space="0" w:color="auto"/>
                <w:left w:val="none" w:sz="0" w:space="0" w:color="auto"/>
                <w:bottom w:val="none" w:sz="0" w:space="0" w:color="auto"/>
                <w:right w:val="none" w:sz="0" w:space="0" w:color="auto"/>
              </w:divBdr>
            </w:div>
            <w:div w:id="767653418">
              <w:marLeft w:val="0"/>
              <w:marRight w:val="0"/>
              <w:marTop w:val="0"/>
              <w:marBottom w:val="0"/>
              <w:divBdr>
                <w:top w:val="none" w:sz="0" w:space="0" w:color="auto"/>
                <w:left w:val="none" w:sz="0" w:space="0" w:color="auto"/>
                <w:bottom w:val="none" w:sz="0" w:space="0" w:color="auto"/>
                <w:right w:val="none" w:sz="0" w:space="0" w:color="auto"/>
              </w:divBdr>
            </w:div>
            <w:div w:id="1463881396">
              <w:marLeft w:val="0"/>
              <w:marRight w:val="0"/>
              <w:marTop w:val="0"/>
              <w:marBottom w:val="0"/>
              <w:divBdr>
                <w:top w:val="none" w:sz="0" w:space="0" w:color="auto"/>
                <w:left w:val="none" w:sz="0" w:space="0" w:color="auto"/>
                <w:bottom w:val="none" w:sz="0" w:space="0" w:color="auto"/>
                <w:right w:val="none" w:sz="0" w:space="0" w:color="auto"/>
              </w:divBdr>
            </w:div>
            <w:div w:id="515189852">
              <w:marLeft w:val="0"/>
              <w:marRight w:val="0"/>
              <w:marTop w:val="0"/>
              <w:marBottom w:val="0"/>
              <w:divBdr>
                <w:top w:val="none" w:sz="0" w:space="0" w:color="auto"/>
                <w:left w:val="none" w:sz="0" w:space="0" w:color="auto"/>
                <w:bottom w:val="none" w:sz="0" w:space="0" w:color="auto"/>
                <w:right w:val="none" w:sz="0" w:space="0" w:color="auto"/>
              </w:divBdr>
            </w:div>
            <w:div w:id="1687977237">
              <w:marLeft w:val="0"/>
              <w:marRight w:val="0"/>
              <w:marTop w:val="0"/>
              <w:marBottom w:val="0"/>
              <w:divBdr>
                <w:top w:val="none" w:sz="0" w:space="0" w:color="auto"/>
                <w:left w:val="none" w:sz="0" w:space="0" w:color="auto"/>
                <w:bottom w:val="none" w:sz="0" w:space="0" w:color="auto"/>
                <w:right w:val="none" w:sz="0" w:space="0" w:color="auto"/>
              </w:divBdr>
            </w:div>
            <w:div w:id="1096947991">
              <w:marLeft w:val="0"/>
              <w:marRight w:val="0"/>
              <w:marTop w:val="0"/>
              <w:marBottom w:val="0"/>
              <w:divBdr>
                <w:top w:val="none" w:sz="0" w:space="0" w:color="auto"/>
                <w:left w:val="none" w:sz="0" w:space="0" w:color="auto"/>
                <w:bottom w:val="none" w:sz="0" w:space="0" w:color="auto"/>
                <w:right w:val="none" w:sz="0" w:space="0" w:color="auto"/>
              </w:divBdr>
            </w:div>
            <w:div w:id="367874680">
              <w:marLeft w:val="0"/>
              <w:marRight w:val="0"/>
              <w:marTop w:val="0"/>
              <w:marBottom w:val="0"/>
              <w:divBdr>
                <w:top w:val="none" w:sz="0" w:space="0" w:color="auto"/>
                <w:left w:val="none" w:sz="0" w:space="0" w:color="auto"/>
                <w:bottom w:val="none" w:sz="0" w:space="0" w:color="auto"/>
                <w:right w:val="none" w:sz="0" w:space="0" w:color="auto"/>
              </w:divBdr>
            </w:div>
            <w:div w:id="1922981384">
              <w:marLeft w:val="0"/>
              <w:marRight w:val="0"/>
              <w:marTop w:val="0"/>
              <w:marBottom w:val="0"/>
              <w:divBdr>
                <w:top w:val="none" w:sz="0" w:space="0" w:color="auto"/>
                <w:left w:val="none" w:sz="0" w:space="0" w:color="auto"/>
                <w:bottom w:val="none" w:sz="0" w:space="0" w:color="auto"/>
                <w:right w:val="none" w:sz="0" w:space="0" w:color="auto"/>
              </w:divBdr>
            </w:div>
            <w:div w:id="2088647339">
              <w:marLeft w:val="0"/>
              <w:marRight w:val="0"/>
              <w:marTop w:val="0"/>
              <w:marBottom w:val="0"/>
              <w:divBdr>
                <w:top w:val="none" w:sz="0" w:space="0" w:color="auto"/>
                <w:left w:val="none" w:sz="0" w:space="0" w:color="auto"/>
                <w:bottom w:val="none" w:sz="0" w:space="0" w:color="auto"/>
                <w:right w:val="none" w:sz="0" w:space="0" w:color="auto"/>
              </w:divBdr>
            </w:div>
            <w:div w:id="1018386425">
              <w:marLeft w:val="0"/>
              <w:marRight w:val="0"/>
              <w:marTop w:val="0"/>
              <w:marBottom w:val="0"/>
              <w:divBdr>
                <w:top w:val="none" w:sz="0" w:space="0" w:color="auto"/>
                <w:left w:val="none" w:sz="0" w:space="0" w:color="auto"/>
                <w:bottom w:val="none" w:sz="0" w:space="0" w:color="auto"/>
                <w:right w:val="none" w:sz="0" w:space="0" w:color="auto"/>
              </w:divBdr>
            </w:div>
            <w:div w:id="2121563892">
              <w:marLeft w:val="0"/>
              <w:marRight w:val="0"/>
              <w:marTop w:val="0"/>
              <w:marBottom w:val="0"/>
              <w:divBdr>
                <w:top w:val="none" w:sz="0" w:space="0" w:color="auto"/>
                <w:left w:val="none" w:sz="0" w:space="0" w:color="auto"/>
                <w:bottom w:val="none" w:sz="0" w:space="0" w:color="auto"/>
                <w:right w:val="none" w:sz="0" w:space="0" w:color="auto"/>
              </w:divBdr>
            </w:div>
            <w:div w:id="195241639">
              <w:marLeft w:val="0"/>
              <w:marRight w:val="0"/>
              <w:marTop w:val="0"/>
              <w:marBottom w:val="0"/>
              <w:divBdr>
                <w:top w:val="none" w:sz="0" w:space="0" w:color="auto"/>
                <w:left w:val="none" w:sz="0" w:space="0" w:color="auto"/>
                <w:bottom w:val="none" w:sz="0" w:space="0" w:color="auto"/>
                <w:right w:val="none" w:sz="0" w:space="0" w:color="auto"/>
              </w:divBdr>
            </w:div>
            <w:div w:id="1642727964">
              <w:marLeft w:val="0"/>
              <w:marRight w:val="0"/>
              <w:marTop w:val="0"/>
              <w:marBottom w:val="0"/>
              <w:divBdr>
                <w:top w:val="none" w:sz="0" w:space="0" w:color="auto"/>
                <w:left w:val="none" w:sz="0" w:space="0" w:color="auto"/>
                <w:bottom w:val="none" w:sz="0" w:space="0" w:color="auto"/>
                <w:right w:val="none" w:sz="0" w:space="0" w:color="auto"/>
              </w:divBdr>
            </w:div>
            <w:div w:id="1491671380">
              <w:marLeft w:val="0"/>
              <w:marRight w:val="0"/>
              <w:marTop w:val="0"/>
              <w:marBottom w:val="0"/>
              <w:divBdr>
                <w:top w:val="none" w:sz="0" w:space="0" w:color="auto"/>
                <w:left w:val="none" w:sz="0" w:space="0" w:color="auto"/>
                <w:bottom w:val="none" w:sz="0" w:space="0" w:color="auto"/>
                <w:right w:val="none" w:sz="0" w:space="0" w:color="auto"/>
              </w:divBdr>
            </w:div>
            <w:div w:id="945697252">
              <w:marLeft w:val="0"/>
              <w:marRight w:val="0"/>
              <w:marTop w:val="0"/>
              <w:marBottom w:val="0"/>
              <w:divBdr>
                <w:top w:val="none" w:sz="0" w:space="0" w:color="auto"/>
                <w:left w:val="none" w:sz="0" w:space="0" w:color="auto"/>
                <w:bottom w:val="none" w:sz="0" w:space="0" w:color="auto"/>
                <w:right w:val="none" w:sz="0" w:space="0" w:color="auto"/>
              </w:divBdr>
            </w:div>
            <w:div w:id="252471176">
              <w:marLeft w:val="0"/>
              <w:marRight w:val="0"/>
              <w:marTop w:val="0"/>
              <w:marBottom w:val="0"/>
              <w:divBdr>
                <w:top w:val="none" w:sz="0" w:space="0" w:color="auto"/>
                <w:left w:val="none" w:sz="0" w:space="0" w:color="auto"/>
                <w:bottom w:val="none" w:sz="0" w:space="0" w:color="auto"/>
                <w:right w:val="none" w:sz="0" w:space="0" w:color="auto"/>
              </w:divBdr>
            </w:div>
            <w:div w:id="1799303400">
              <w:marLeft w:val="0"/>
              <w:marRight w:val="0"/>
              <w:marTop w:val="0"/>
              <w:marBottom w:val="0"/>
              <w:divBdr>
                <w:top w:val="none" w:sz="0" w:space="0" w:color="auto"/>
                <w:left w:val="none" w:sz="0" w:space="0" w:color="auto"/>
                <w:bottom w:val="none" w:sz="0" w:space="0" w:color="auto"/>
                <w:right w:val="none" w:sz="0" w:space="0" w:color="auto"/>
              </w:divBdr>
            </w:div>
            <w:div w:id="1250122283">
              <w:marLeft w:val="0"/>
              <w:marRight w:val="0"/>
              <w:marTop w:val="0"/>
              <w:marBottom w:val="0"/>
              <w:divBdr>
                <w:top w:val="none" w:sz="0" w:space="0" w:color="auto"/>
                <w:left w:val="none" w:sz="0" w:space="0" w:color="auto"/>
                <w:bottom w:val="none" w:sz="0" w:space="0" w:color="auto"/>
                <w:right w:val="none" w:sz="0" w:space="0" w:color="auto"/>
              </w:divBdr>
            </w:div>
            <w:div w:id="1091895710">
              <w:marLeft w:val="0"/>
              <w:marRight w:val="0"/>
              <w:marTop w:val="0"/>
              <w:marBottom w:val="0"/>
              <w:divBdr>
                <w:top w:val="none" w:sz="0" w:space="0" w:color="auto"/>
                <w:left w:val="none" w:sz="0" w:space="0" w:color="auto"/>
                <w:bottom w:val="none" w:sz="0" w:space="0" w:color="auto"/>
                <w:right w:val="none" w:sz="0" w:space="0" w:color="auto"/>
              </w:divBdr>
            </w:div>
            <w:div w:id="21369001">
              <w:marLeft w:val="0"/>
              <w:marRight w:val="0"/>
              <w:marTop w:val="0"/>
              <w:marBottom w:val="0"/>
              <w:divBdr>
                <w:top w:val="none" w:sz="0" w:space="0" w:color="auto"/>
                <w:left w:val="none" w:sz="0" w:space="0" w:color="auto"/>
                <w:bottom w:val="none" w:sz="0" w:space="0" w:color="auto"/>
                <w:right w:val="none" w:sz="0" w:space="0" w:color="auto"/>
              </w:divBdr>
            </w:div>
            <w:div w:id="779035747">
              <w:marLeft w:val="0"/>
              <w:marRight w:val="0"/>
              <w:marTop w:val="0"/>
              <w:marBottom w:val="0"/>
              <w:divBdr>
                <w:top w:val="none" w:sz="0" w:space="0" w:color="auto"/>
                <w:left w:val="none" w:sz="0" w:space="0" w:color="auto"/>
                <w:bottom w:val="none" w:sz="0" w:space="0" w:color="auto"/>
                <w:right w:val="none" w:sz="0" w:space="0" w:color="auto"/>
              </w:divBdr>
            </w:div>
            <w:div w:id="74666011">
              <w:marLeft w:val="0"/>
              <w:marRight w:val="0"/>
              <w:marTop w:val="0"/>
              <w:marBottom w:val="0"/>
              <w:divBdr>
                <w:top w:val="none" w:sz="0" w:space="0" w:color="auto"/>
                <w:left w:val="none" w:sz="0" w:space="0" w:color="auto"/>
                <w:bottom w:val="none" w:sz="0" w:space="0" w:color="auto"/>
                <w:right w:val="none" w:sz="0" w:space="0" w:color="auto"/>
              </w:divBdr>
            </w:div>
            <w:div w:id="1294992104">
              <w:marLeft w:val="0"/>
              <w:marRight w:val="0"/>
              <w:marTop w:val="0"/>
              <w:marBottom w:val="0"/>
              <w:divBdr>
                <w:top w:val="none" w:sz="0" w:space="0" w:color="auto"/>
                <w:left w:val="none" w:sz="0" w:space="0" w:color="auto"/>
                <w:bottom w:val="none" w:sz="0" w:space="0" w:color="auto"/>
                <w:right w:val="none" w:sz="0" w:space="0" w:color="auto"/>
              </w:divBdr>
            </w:div>
            <w:div w:id="2088307372">
              <w:marLeft w:val="0"/>
              <w:marRight w:val="0"/>
              <w:marTop w:val="0"/>
              <w:marBottom w:val="0"/>
              <w:divBdr>
                <w:top w:val="none" w:sz="0" w:space="0" w:color="auto"/>
                <w:left w:val="none" w:sz="0" w:space="0" w:color="auto"/>
                <w:bottom w:val="none" w:sz="0" w:space="0" w:color="auto"/>
                <w:right w:val="none" w:sz="0" w:space="0" w:color="auto"/>
              </w:divBdr>
            </w:div>
            <w:div w:id="99187882">
              <w:marLeft w:val="0"/>
              <w:marRight w:val="0"/>
              <w:marTop w:val="0"/>
              <w:marBottom w:val="0"/>
              <w:divBdr>
                <w:top w:val="none" w:sz="0" w:space="0" w:color="auto"/>
                <w:left w:val="none" w:sz="0" w:space="0" w:color="auto"/>
                <w:bottom w:val="none" w:sz="0" w:space="0" w:color="auto"/>
                <w:right w:val="none" w:sz="0" w:space="0" w:color="auto"/>
              </w:divBdr>
            </w:div>
            <w:div w:id="871841969">
              <w:marLeft w:val="0"/>
              <w:marRight w:val="0"/>
              <w:marTop w:val="0"/>
              <w:marBottom w:val="0"/>
              <w:divBdr>
                <w:top w:val="none" w:sz="0" w:space="0" w:color="auto"/>
                <w:left w:val="none" w:sz="0" w:space="0" w:color="auto"/>
                <w:bottom w:val="none" w:sz="0" w:space="0" w:color="auto"/>
                <w:right w:val="none" w:sz="0" w:space="0" w:color="auto"/>
              </w:divBdr>
            </w:div>
            <w:div w:id="1550461668">
              <w:marLeft w:val="0"/>
              <w:marRight w:val="0"/>
              <w:marTop w:val="0"/>
              <w:marBottom w:val="0"/>
              <w:divBdr>
                <w:top w:val="none" w:sz="0" w:space="0" w:color="auto"/>
                <w:left w:val="none" w:sz="0" w:space="0" w:color="auto"/>
                <w:bottom w:val="none" w:sz="0" w:space="0" w:color="auto"/>
                <w:right w:val="none" w:sz="0" w:space="0" w:color="auto"/>
              </w:divBdr>
            </w:div>
            <w:div w:id="265120844">
              <w:marLeft w:val="0"/>
              <w:marRight w:val="0"/>
              <w:marTop w:val="0"/>
              <w:marBottom w:val="0"/>
              <w:divBdr>
                <w:top w:val="none" w:sz="0" w:space="0" w:color="auto"/>
                <w:left w:val="none" w:sz="0" w:space="0" w:color="auto"/>
                <w:bottom w:val="none" w:sz="0" w:space="0" w:color="auto"/>
                <w:right w:val="none" w:sz="0" w:space="0" w:color="auto"/>
              </w:divBdr>
            </w:div>
            <w:div w:id="1125655071">
              <w:marLeft w:val="0"/>
              <w:marRight w:val="0"/>
              <w:marTop w:val="0"/>
              <w:marBottom w:val="0"/>
              <w:divBdr>
                <w:top w:val="none" w:sz="0" w:space="0" w:color="auto"/>
                <w:left w:val="none" w:sz="0" w:space="0" w:color="auto"/>
                <w:bottom w:val="none" w:sz="0" w:space="0" w:color="auto"/>
                <w:right w:val="none" w:sz="0" w:space="0" w:color="auto"/>
              </w:divBdr>
            </w:div>
            <w:div w:id="128255114">
              <w:marLeft w:val="0"/>
              <w:marRight w:val="0"/>
              <w:marTop w:val="0"/>
              <w:marBottom w:val="0"/>
              <w:divBdr>
                <w:top w:val="none" w:sz="0" w:space="0" w:color="auto"/>
                <w:left w:val="none" w:sz="0" w:space="0" w:color="auto"/>
                <w:bottom w:val="none" w:sz="0" w:space="0" w:color="auto"/>
                <w:right w:val="none" w:sz="0" w:space="0" w:color="auto"/>
              </w:divBdr>
            </w:div>
            <w:div w:id="785275389">
              <w:marLeft w:val="0"/>
              <w:marRight w:val="0"/>
              <w:marTop w:val="0"/>
              <w:marBottom w:val="0"/>
              <w:divBdr>
                <w:top w:val="none" w:sz="0" w:space="0" w:color="auto"/>
                <w:left w:val="none" w:sz="0" w:space="0" w:color="auto"/>
                <w:bottom w:val="none" w:sz="0" w:space="0" w:color="auto"/>
                <w:right w:val="none" w:sz="0" w:space="0" w:color="auto"/>
              </w:divBdr>
            </w:div>
            <w:div w:id="1497956808">
              <w:marLeft w:val="0"/>
              <w:marRight w:val="0"/>
              <w:marTop w:val="0"/>
              <w:marBottom w:val="0"/>
              <w:divBdr>
                <w:top w:val="none" w:sz="0" w:space="0" w:color="auto"/>
                <w:left w:val="none" w:sz="0" w:space="0" w:color="auto"/>
                <w:bottom w:val="none" w:sz="0" w:space="0" w:color="auto"/>
                <w:right w:val="none" w:sz="0" w:space="0" w:color="auto"/>
              </w:divBdr>
            </w:div>
            <w:div w:id="1466699528">
              <w:marLeft w:val="0"/>
              <w:marRight w:val="0"/>
              <w:marTop w:val="0"/>
              <w:marBottom w:val="0"/>
              <w:divBdr>
                <w:top w:val="none" w:sz="0" w:space="0" w:color="auto"/>
                <w:left w:val="none" w:sz="0" w:space="0" w:color="auto"/>
                <w:bottom w:val="none" w:sz="0" w:space="0" w:color="auto"/>
                <w:right w:val="none" w:sz="0" w:space="0" w:color="auto"/>
              </w:divBdr>
            </w:div>
            <w:div w:id="753471683">
              <w:marLeft w:val="0"/>
              <w:marRight w:val="0"/>
              <w:marTop w:val="0"/>
              <w:marBottom w:val="0"/>
              <w:divBdr>
                <w:top w:val="none" w:sz="0" w:space="0" w:color="auto"/>
                <w:left w:val="none" w:sz="0" w:space="0" w:color="auto"/>
                <w:bottom w:val="none" w:sz="0" w:space="0" w:color="auto"/>
                <w:right w:val="none" w:sz="0" w:space="0" w:color="auto"/>
              </w:divBdr>
            </w:div>
            <w:div w:id="275870953">
              <w:marLeft w:val="0"/>
              <w:marRight w:val="0"/>
              <w:marTop w:val="0"/>
              <w:marBottom w:val="0"/>
              <w:divBdr>
                <w:top w:val="none" w:sz="0" w:space="0" w:color="auto"/>
                <w:left w:val="none" w:sz="0" w:space="0" w:color="auto"/>
                <w:bottom w:val="none" w:sz="0" w:space="0" w:color="auto"/>
                <w:right w:val="none" w:sz="0" w:space="0" w:color="auto"/>
              </w:divBdr>
            </w:div>
            <w:div w:id="1109665167">
              <w:marLeft w:val="0"/>
              <w:marRight w:val="0"/>
              <w:marTop w:val="0"/>
              <w:marBottom w:val="0"/>
              <w:divBdr>
                <w:top w:val="none" w:sz="0" w:space="0" w:color="auto"/>
                <w:left w:val="none" w:sz="0" w:space="0" w:color="auto"/>
                <w:bottom w:val="none" w:sz="0" w:space="0" w:color="auto"/>
                <w:right w:val="none" w:sz="0" w:space="0" w:color="auto"/>
              </w:divBdr>
            </w:div>
            <w:div w:id="1809010129">
              <w:marLeft w:val="0"/>
              <w:marRight w:val="0"/>
              <w:marTop w:val="0"/>
              <w:marBottom w:val="0"/>
              <w:divBdr>
                <w:top w:val="none" w:sz="0" w:space="0" w:color="auto"/>
                <w:left w:val="none" w:sz="0" w:space="0" w:color="auto"/>
                <w:bottom w:val="none" w:sz="0" w:space="0" w:color="auto"/>
                <w:right w:val="none" w:sz="0" w:space="0" w:color="auto"/>
              </w:divBdr>
            </w:div>
            <w:div w:id="1862237038">
              <w:marLeft w:val="0"/>
              <w:marRight w:val="0"/>
              <w:marTop w:val="0"/>
              <w:marBottom w:val="0"/>
              <w:divBdr>
                <w:top w:val="none" w:sz="0" w:space="0" w:color="auto"/>
                <w:left w:val="none" w:sz="0" w:space="0" w:color="auto"/>
                <w:bottom w:val="none" w:sz="0" w:space="0" w:color="auto"/>
                <w:right w:val="none" w:sz="0" w:space="0" w:color="auto"/>
              </w:divBdr>
            </w:div>
            <w:div w:id="1793473712">
              <w:marLeft w:val="0"/>
              <w:marRight w:val="0"/>
              <w:marTop w:val="0"/>
              <w:marBottom w:val="0"/>
              <w:divBdr>
                <w:top w:val="none" w:sz="0" w:space="0" w:color="auto"/>
                <w:left w:val="none" w:sz="0" w:space="0" w:color="auto"/>
                <w:bottom w:val="none" w:sz="0" w:space="0" w:color="auto"/>
                <w:right w:val="none" w:sz="0" w:space="0" w:color="auto"/>
              </w:divBdr>
            </w:div>
            <w:div w:id="1021123976">
              <w:marLeft w:val="0"/>
              <w:marRight w:val="0"/>
              <w:marTop w:val="0"/>
              <w:marBottom w:val="0"/>
              <w:divBdr>
                <w:top w:val="none" w:sz="0" w:space="0" w:color="auto"/>
                <w:left w:val="none" w:sz="0" w:space="0" w:color="auto"/>
                <w:bottom w:val="none" w:sz="0" w:space="0" w:color="auto"/>
                <w:right w:val="none" w:sz="0" w:space="0" w:color="auto"/>
              </w:divBdr>
            </w:div>
            <w:div w:id="2112967160">
              <w:marLeft w:val="0"/>
              <w:marRight w:val="0"/>
              <w:marTop w:val="0"/>
              <w:marBottom w:val="0"/>
              <w:divBdr>
                <w:top w:val="none" w:sz="0" w:space="0" w:color="auto"/>
                <w:left w:val="none" w:sz="0" w:space="0" w:color="auto"/>
                <w:bottom w:val="none" w:sz="0" w:space="0" w:color="auto"/>
                <w:right w:val="none" w:sz="0" w:space="0" w:color="auto"/>
              </w:divBdr>
            </w:div>
            <w:div w:id="1164129722">
              <w:marLeft w:val="0"/>
              <w:marRight w:val="0"/>
              <w:marTop w:val="0"/>
              <w:marBottom w:val="0"/>
              <w:divBdr>
                <w:top w:val="none" w:sz="0" w:space="0" w:color="auto"/>
                <w:left w:val="none" w:sz="0" w:space="0" w:color="auto"/>
                <w:bottom w:val="none" w:sz="0" w:space="0" w:color="auto"/>
                <w:right w:val="none" w:sz="0" w:space="0" w:color="auto"/>
              </w:divBdr>
            </w:div>
            <w:div w:id="1021711973">
              <w:marLeft w:val="0"/>
              <w:marRight w:val="0"/>
              <w:marTop w:val="0"/>
              <w:marBottom w:val="0"/>
              <w:divBdr>
                <w:top w:val="none" w:sz="0" w:space="0" w:color="auto"/>
                <w:left w:val="none" w:sz="0" w:space="0" w:color="auto"/>
                <w:bottom w:val="none" w:sz="0" w:space="0" w:color="auto"/>
                <w:right w:val="none" w:sz="0" w:space="0" w:color="auto"/>
              </w:divBdr>
            </w:div>
            <w:div w:id="649872891">
              <w:marLeft w:val="0"/>
              <w:marRight w:val="0"/>
              <w:marTop w:val="0"/>
              <w:marBottom w:val="0"/>
              <w:divBdr>
                <w:top w:val="none" w:sz="0" w:space="0" w:color="auto"/>
                <w:left w:val="none" w:sz="0" w:space="0" w:color="auto"/>
                <w:bottom w:val="none" w:sz="0" w:space="0" w:color="auto"/>
                <w:right w:val="none" w:sz="0" w:space="0" w:color="auto"/>
              </w:divBdr>
            </w:div>
            <w:div w:id="1439451362">
              <w:marLeft w:val="0"/>
              <w:marRight w:val="0"/>
              <w:marTop w:val="0"/>
              <w:marBottom w:val="0"/>
              <w:divBdr>
                <w:top w:val="none" w:sz="0" w:space="0" w:color="auto"/>
                <w:left w:val="none" w:sz="0" w:space="0" w:color="auto"/>
                <w:bottom w:val="none" w:sz="0" w:space="0" w:color="auto"/>
                <w:right w:val="none" w:sz="0" w:space="0" w:color="auto"/>
              </w:divBdr>
            </w:div>
            <w:div w:id="826437021">
              <w:marLeft w:val="0"/>
              <w:marRight w:val="0"/>
              <w:marTop w:val="0"/>
              <w:marBottom w:val="0"/>
              <w:divBdr>
                <w:top w:val="none" w:sz="0" w:space="0" w:color="auto"/>
                <w:left w:val="none" w:sz="0" w:space="0" w:color="auto"/>
                <w:bottom w:val="none" w:sz="0" w:space="0" w:color="auto"/>
                <w:right w:val="none" w:sz="0" w:space="0" w:color="auto"/>
              </w:divBdr>
            </w:div>
            <w:div w:id="1520964943">
              <w:marLeft w:val="0"/>
              <w:marRight w:val="0"/>
              <w:marTop w:val="0"/>
              <w:marBottom w:val="0"/>
              <w:divBdr>
                <w:top w:val="none" w:sz="0" w:space="0" w:color="auto"/>
                <w:left w:val="none" w:sz="0" w:space="0" w:color="auto"/>
                <w:bottom w:val="none" w:sz="0" w:space="0" w:color="auto"/>
                <w:right w:val="none" w:sz="0" w:space="0" w:color="auto"/>
              </w:divBdr>
            </w:div>
            <w:div w:id="85538367">
              <w:marLeft w:val="0"/>
              <w:marRight w:val="0"/>
              <w:marTop w:val="0"/>
              <w:marBottom w:val="0"/>
              <w:divBdr>
                <w:top w:val="none" w:sz="0" w:space="0" w:color="auto"/>
                <w:left w:val="none" w:sz="0" w:space="0" w:color="auto"/>
                <w:bottom w:val="none" w:sz="0" w:space="0" w:color="auto"/>
                <w:right w:val="none" w:sz="0" w:space="0" w:color="auto"/>
              </w:divBdr>
            </w:div>
            <w:div w:id="923338001">
              <w:marLeft w:val="0"/>
              <w:marRight w:val="0"/>
              <w:marTop w:val="0"/>
              <w:marBottom w:val="0"/>
              <w:divBdr>
                <w:top w:val="none" w:sz="0" w:space="0" w:color="auto"/>
                <w:left w:val="none" w:sz="0" w:space="0" w:color="auto"/>
                <w:bottom w:val="none" w:sz="0" w:space="0" w:color="auto"/>
                <w:right w:val="none" w:sz="0" w:space="0" w:color="auto"/>
              </w:divBdr>
            </w:div>
            <w:div w:id="2015186634">
              <w:marLeft w:val="0"/>
              <w:marRight w:val="0"/>
              <w:marTop w:val="0"/>
              <w:marBottom w:val="0"/>
              <w:divBdr>
                <w:top w:val="none" w:sz="0" w:space="0" w:color="auto"/>
                <w:left w:val="none" w:sz="0" w:space="0" w:color="auto"/>
                <w:bottom w:val="none" w:sz="0" w:space="0" w:color="auto"/>
                <w:right w:val="none" w:sz="0" w:space="0" w:color="auto"/>
              </w:divBdr>
            </w:div>
            <w:div w:id="924922020">
              <w:marLeft w:val="0"/>
              <w:marRight w:val="0"/>
              <w:marTop w:val="0"/>
              <w:marBottom w:val="0"/>
              <w:divBdr>
                <w:top w:val="none" w:sz="0" w:space="0" w:color="auto"/>
                <w:left w:val="none" w:sz="0" w:space="0" w:color="auto"/>
                <w:bottom w:val="none" w:sz="0" w:space="0" w:color="auto"/>
                <w:right w:val="none" w:sz="0" w:space="0" w:color="auto"/>
              </w:divBdr>
            </w:div>
            <w:div w:id="230047915">
              <w:marLeft w:val="0"/>
              <w:marRight w:val="0"/>
              <w:marTop w:val="0"/>
              <w:marBottom w:val="0"/>
              <w:divBdr>
                <w:top w:val="none" w:sz="0" w:space="0" w:color="auto"/>
                <w:left w:val="none" w:sz="0" w:space="0" w:color="auto"/>
                <w:bottom w:val="none" w:sz="0" w:space="0" w:color="auto"/>
                <w:right w:val="none" w:sz="0" w:space="0" w:color="auto"/>
              </w:divBdr>
            </w:div>
            <w:div w:id="2012640636">
              <w:marLeft w:val="0"/>
              <w:marRight w:val="0"/>
              <w:marTop w:val="0"/>
              <w:marBottom w:val="0"/>
              <w:divBdr>
                <w:top w:val="none" w:sz="0" w:space="0" w:color="auto"/>
                <w:left w:val="none" w:sz="0" w:space="0" w:color="auto"/>
                <w:bottom w:val="none" w:sz="0" w:space="0" w:color="auto"/>
                <w:right w:val="none" w:sz="0" w:space="0" w:color="auto"/>
              </w:divBdr>
            </w:div>
            <w:div w:id="1408384031">
              <w:marLeft w:val="0"/>
              <w:marRight w:val="0"/>
              <w:marTop w:val="0"/>
              <w:marBottom w:val="0"/>
              <w:divBdr>
                <w:top w:val="none" w:sz="0" w:space="0" w:color="auto"/>
                <w:left w:val="none" w:sz="0" w:space="0" w:color="auto"/>
                <w:bottom w:val="none" w:sz="0" w:space="0" w:color="auto"/>
                <w:right w:val="none" w:sz="0" w:space="0" w:color="auto"/>
              </w:divBdr>
            </w:div>
            <w:div w:id="2078821810">
              <w:marLeft w:val="0"/>
              <w:marRight w:val="0"/>
              <w:marTop w:val="0"/>
              <w:marBottom w:val="0"/>
              <w:divBdr>
                <w:top w:val="none" w:sz="0" w:space="0" w:color="auto"/>
                <w:left w:val="none" w:sz="0" w:space="0" w:color="auto"/>
                <w:bottom w:val="none" w:sz="0" w:space="0" w:color="auto"/>
                <w:right w:val="none" w:sz="0" w:space="0" w:color="auto"/>
              </w:divBdr>
            </w:div>
            <w:div w:id="1129056891">
              <w:marLeft w:val="0"/>
              <w:marRight w:val="0"/>
              <w:marTop w:val="0"/>
              <w:marBottom w:val="0"/>
              <w:divBdr>
                <w:top w:val="none" w:sz="0" w:space="0" w:color="auto"/>
                <w:left w:val="none" w:sz="0" w:space="0" w:color="auto"/>
                <w:bottom w:val="none" w:sz="0" w:space="0" w:color="auto"/>
                <w:right w:val="none" w:sz="0" w:space="0" w:color="auto"/>
              </w:divBdr>
            </w:div>
            <w:div w:id="156847720">
              <w:marLeft w:val="0"/>
              <w:marRight w:val="0"/>
              <w:marTop w:val="0"/>
              <w:marBottom w:val="0"/>
              <w:divBdr>
                <w:top w:val="none" w:sz="0" w:space="0" w:color="auto"/>
                <w:left w:val="none" w:sz="0" w:space="0" w:color="auto"/>
                <w:bottom w:val="none" w:sz="0" w:space="0" w:color="auto"/>
                <w:right w:val="none" w:sz="0" w:space="0" w:color="auto"/>
              </w:divBdr>
            </w:div>
            <w:div w:id="94524983">
              <w:marLeft w:val="0"/>
              <w:marRight w:val="0"/>
              <w:marTop w:val="0"/>
              <w:marBottom w:val="0"/>
              <w:divBdr>
                <w:top w:val="none" w:sz="0" w:space="0" w:color="auto"/>
                <w:left w:val="none" w:sz="0" w:space="0" w:color="auto"/>
                <w:bottom w:val="none" w:sz="0" w:space="0" w:color="auto"/>
                <w:right w:val="none" w:sz="0" w:space="0" w:color="auto"/>
              </w:divBdr>
            </w:div>
            <w:div w:id="485905240">
              <w:marLeft w:val="0"/>
              <w:marRight w:val="0"/>
              <w:marTop w:val="0"/>
              <w:marBottom w:val="0"/>
              <w:divBdr>
                <w:top w:val="none" w:sz="0" w:space="0" w:color="auto"/>
                <w:left w:val="none" w:sz="0" w:space="0" w:color="auto"/>
                <w:bottom w:val="none" w:sz="0" w:space="0" w:color="auto"/>
                <w:right w:val="none" w:sz="0" w:space="0" w:color="auto"/>
              </w:divBdr>
            </w:div>
            <w:div w:id="49110224">
              <w:marLeft w:val="0"/>
              <w:marRight w:val="0"/>
              <w:marTop w:val="0"/>
              <w:marBottom w:val="0"/>
              <w:divBdr>
                <w:top w:val="none" w:sz="0" w:space="0" w:color="auto"/>
                <w:left w:val="none" w:sz="0" w:space="0" w:color="auto"/>
                <w:bottom w:val="none" w:sz="0" w:space="0" w:color="auto"/>
                <w:right w:val="none" w:sz="0" w:space="0" w:color="auto"/>
              </w:divBdr>
            </w:div>
            <w:div w:id="907227777">
              <w:marLeft w:val="0"/>
              <w:marRight w:val="0"/>
              <w:marTop w:val="0"/>
              <w:marBottom w:val="0"/>
              <w:divBdr>
                <w:top w:val="none" w:sz="0" w:space="0" w:color="auto"/>
                <w:left w:val="none" w:sz="0" w:space="0" w:color="auto"/>
                <w:bottom w:val="none" w:sz="0" w:space="0" w:color="auto"/>
                <w:right w:val="none" w:sz="0" w:space="0" w:color="auto"/>
              </w:divBdr>
            </w:div>
            <w:div w:id="117143872">
              <w:marLeft w:val="0"/>
              <w:marRight w:val="0"/>
              <w:marTop w:val="0"/>
              <w:marBottom w:val="0"/>
              <w:divBdr>
                <w:top w:val="none" w:sz="0" w:space="0" w:color="auto"/>
                <w:left w:val="none" w:sz="0" w:space="0" w:color="auto"/>
                <w:bottom w:val="none" w:sz="0" w:space="0" w:color="auto"/>
                <w:right w:val="none" w:sz="0" w:space="0" w:color="auto"/>
              </w:divBdr>
            </w:div>
            <w:div w:id="679700395">
              <w:marLeft w:val="0"/>
              <w:marRight w:val="0"/>
              <w:marTop w:val="0"/>
              <w:marBottom w:val="0"/>
              <w:divBdr>
                <w:top w:val="none" w:sz="0" w:space="0" w:color="auto"/>
                <w:left w:val="none" w:sz="0" w:space="0" w:color="auto"/>
                <w:bottom w:val="none" w:sz="0" w:space="0" w:color="auto"/>
                <w:right w:val="none" w:sz="0" w:space="0" w:color="auto"/>
              </w:divBdr>
            </w:div>
            <w:div w:id="707334803">
              <w:marLeft w:val="0"/>
              <w:marRight w:val="0"/>
              <w:marTop w:val="0"/>
              <w:marBottom w:val="0"/>
              <w:divBdr>
                <w:top w:val="none" w:sz="0" w:space="0" w:color="auto"/>
                <w:left w:val="none" w:sz="0" w:space="0" w:color="auto"/>
                <w:bottom w:val="none" w:sz="0" w:space="0" w:color="auto"/>
                <w:right w:val="none" w:sz="0" w:space="0" w:color="auto"/>
              </w:divBdr>
            </w:div>
            <w:div w:id="262156873">
              <w:marLeft w:val="0"/>
              <w:marRight w:val="0"/>
              <w:marTop w:val="0"/>
              <w:marBottom w:val="0"/>
              <w:divBdr>
                <w:top w:val="none" w:sz="0" w:space="0" w:color="auto"/>
                <w:left w:val="none" w:sz="0" w:space="0" w:color="auto"/>
                <w:bottom w:val="none" w:sz="0" w:space="0" w:color="auto"/>
                <w:right w:val="none" w:sz="0" w:space="0" w:color="auto"/>
              </w:divBdr>
            </w:div>
            <w:div w:id="859319382">
              <w:marLeft w:val="0"/>
              <w:marRight w:val="0"/>
              <w:marTop w:val="0"/>
              <w:marBottom w:val="0"/>
              <w:divBdr>
                <w:top w:val="none" w:sz="0" w:space="0" w:color="auto"/>
                <w:left w:val="none" w:sz="0" w:space="0" w:color="auto"/>
                <w:bottom w:val="none" w:sz="0" w:space="0" w:color="auto"/>
                <w:right w:val="none" w:sz="0" w:space="0" w:color="auto"/>
              </w:divBdr>
            </w:div>
            <w:div w:id="2103212264">
              <w:marLeft w:val="0"/>
              <w:marRight w:val="0"/>
              <w:marTop w:val="0"/>
              <w:marBottom w:val="0"/>
              <w:divBdr>
                <w:top w:val="none" w:sz="0" w:space="0" w:color="auto"/>
                <w:left w:val="none" w:sz="0" w:space="0" w:color="auto"/>
                <w:bottom w:val="none" w:sz="0" w:space="0" w:color="auto"/>
                <w:right w:val="none" w:sz="0" w:space="0" w:color="auto"/>
              </w:divBdr>
            </w:div>
            <w:div w:id="258367062">
              <w:marLeft w:val="0"/>
              <w:marRight w:val="0"/>
              <w:marTop w:val="0"/>
              <w:marBottom w:val="0"/>
              <w:divBdr>
                <w:top w:val="none" w:sz="0" w:space="0" w:color="auto"/>
                <w:left w:val="none" w:sz="0" w:space="0" w:color="auto"/>
                <w:bottom w:val="none" w:sz="0" w:space="0" w:color="auto"/>
                <w:right w:val="none" w:sz="0" w:space="0" w:color="auto"/>
              </w:divBdr>
            </w:div>
            <w:div w:id="564265475">
              <w:marLeft w:val="0"/>
              <w:marRight w:val="0"/>
              <w:marTop w:val="0"/>
              <w:marBottom w:val="0"/>
              <w:divBdr>
                <w:top w:val="none" w:sz="0" w:space="0" w:color="auto"/>
                <w:left w:val="none" w:sz="0" w:space="0" w:color="auto"/>
                <w:bottom w:val="none" w:sz="0" w:space="0" w:color="auto"/>
                <w:right w:val="none" w:sz="0" w:space="0" w:color="auto"/>
              </w:divBdr>
            </w:div>
            <w:div w:id="606082806">
              <w:marLeft w:val="0"/>
              <w:marRight w:val="0"/>
              <w:marTop w:val="0"/>
              <w:marBottom w:val="0"/>
              <w:divBdr>
                <w:top w:val="none" w:sz="0" w:space="0" w:color="auto"/>
                <w:left w:val="none" w:sz="0" w:space="0" w:color="auto"/>
                <w:bottom w:val="none" w:sz="0" w:space="0" w:color="auto"/>
                <w:right w:val="none" w:sz="0" w:space="0" w:color="auto"/>
              </w:divBdr>
            </w:div>
            <w:div w:id="1595477955">
              <w:marLeft w:val="0"/>
              <w:marRight w:val="0"/>
              <w:marTop w:val="0"/>
              <w:marBottom w:val="0"/>
              <w:divBdr>
                <w:top w:val="none" w:sz="0" w:space="0" w:color="auto"/>
                <w:left w:val="none" w:sz="0" w:space="0" w:color="auto"/>
                <w:bottom w:val="none" w:sz="0" w:space="0" w:color="auto"/>
                <w:right w:val="none" w:sz="0" w:space="0" w:color="auto"/>
              </w:divBdr>
            </w:div>
            <w:div w:id="724137561">
              <w:marLeft w:val="0"/>
              <w:marRight w:val="0"/>
              <w:marTop w:val="0"/>
              <w:marBottom w:val="0"/>
              <w:divBdr>
                <w:top w:val="none" w:sz="0" w:space="0" w:color="auto"/>
                <w:left w:val="none" w:sz="0" w:space="0" w:color="auto"/>
                <w:bottom w:val="none" w:sz="0" w:space="0" w:color="auto"/>
                <w:right w:val="none" w:sz="0" w:space="0" w:color="auto"/>
              </w:divBdr>
            </w:div>
            <w:div w:id="1911385885">
              <w:marLeft w:val="0"/>
              <w:marRight w:val="0"/>
              <w:marTop w:val="0"/>
              <w:marBottom w:val="0"/>
              <w:divBdr>
                <w:top w:val="none" w:sz="0" w:space="0" w:color="auto"/>
                <w:left w:val="none" w:sz="0" w:space="0" w:color="auto"/>
                <w:bottom w:val="none" w:sz="0" w:space="0" w:color="auto"/>
                <w:right w:val="none" w:sz="0" w:space="0" w:color="auto"/>
              </w:divBdr>
            </w:div>
            <w:div w:id="1102991725">
              <w:marLeft w:val="0"/>
              <w:marRight w:val="0"/>
              <w:marTop w:val="0"/>
              <w:marBottom w:val="0"/>
              <w:divBdr>
                <w:top w:val="none" w:sz="0" w:space="0" w:color="auto"/>
                <w:left w:val="none" w:sz="0" w:space="0" w:color="auto"/>
                <w:bottom w:val="none" w:sz="0" w:space="0" w:color="auto"/>
                <w:right w:val="none" w:sz="0" w:space="0" w:color="auto"/>
              </w:divBdr>
            </w:div>
            <w:div w:id="1340621756">
              <w:marLeft w:val="0"/>
              <w:marRight w:val="0"/>
              <w:marTop w:val="0"/>
              <w:marBottom w:val="0"/>
              <w:divBdr>
                <w:top w:val="none" w:sz="0" w:space="0" w:color="auto"/>
                <w:left w:val="none" w:sz="0" w:space="0" w:color="auto"/>
                <w:bottom w:val="none" w:sz="0" w:space="0" w:color="auto"/>
                <w:right w:val="none" w:sz="0" w:space="0" w:color="auto"/>
              </w:divBdr>
            </w:div>
            <w:div w:id="391198432">
              <w:marLeft w:val="0"/>
              <w:marRight w:val="0"/>
              <w:marTop w:val="0"/>
              <w:marBottom w:val="0"/>
              <w:divBdr>
                <w:top w:val="none" w:sz="0" w:space="0" w:color="auto"/>
                <w:left w:val="none" w:sz="0" w:space="0" w:color="auto"/>
                <w:bottom w:val="none" w:sz="0" w:space="0" w:color="auto"/>
                <w:right w:val="none" w:sz="0" w:space="0" w:color="auto"/>
              </w:divBdr>
            </w:div>
            <w:div w:id="1381704098">
              <w:marLeft w:val="0"/>
              <w:marRight w:val="0"/>
              <w:marTop w:val="0"/>
              <w:marBottom w:val="0"/>
              <w:divBdr>
                <w:top w:val="none" w:sz="0" w:space="0" w:color="auto"/>
                <w:left w:val="none" w:sz="0" w:space="0" w:color="auto"/>
                <w:bottom w:val="none" w:sz="0" w:space="0" w:color="auto"/>
                <w:right w:val="none" w:sz="0" w:space="0" w:color="auto"/>
              </w:divBdr>
            </w:div>
            <w:div w:id="1314867337">
              <w:marLeft w:val="0"/>
              <w:marRight w:val="0"/>
              <w:marTop w:val="0"/>
              <w:marBottom w:val="0"/>
              <w:divBdr>
                <w:top w:val="none" w:sz="0" w:space="0" w:color="auto"/>
                <w:left w:val="none" w:sz="0" w:space="0" w:color="auto"/>
                <w:bottom w:val="none" w:sz="0" w:space="0" w:color="auto"/>
                <w:right w:val="none" w:sz="0" w:space="0" w:color="auto"/>
              </w:divBdr>
            </w:div>
            <w:div w:id="1536120278">
              <w:marLeft w:val="0"/>
              <w:marRight w:val="0"/>
              <w:marTop w:val="0"/>
              <w:marBottom w:val="0"/>
              <w:divBdr>
                <w:top w:val="none" w:sz="0" w:space="0" w:color="auto"/>
                <w:left w:val="none" w:sz="0" w:space="0" w:color="auto"/>
                <w:bottom w:val="none" w:sz="0" w:space="0" w:color="auto"/>
                <w:right w:val="none" w:sz="0" w:space="0" w:color="auto"/>
              </w:divBdr>
            </w:div>
            <w:div w:id="434642194">
              <w:marLeft w:val="0"/>
              <w:marRight w:val="0"/>
              <w:marTop w:val="0"/>
              <w:marBottom w:val="0"/>
              <w:divBdr>
                <w:top w:val="none" w:sz="0" w:space="0" w:color="auto"/>
                <w:left w:val="none" w:sz="0" w:space="0" w:color="auto"/>
                <w:bottom w:val="none" w:sz="0" w:space="0" w:color="auto"/>
                <w:right w:val="none" w:sz="0" w:space="0" w:color="auto"/>
              </w:divBdr>
            </w:div>
            <w:div w:id="1191144487">
              <w:marLeft w:val="0"/>
              <w:marRight w:val="0"/>
              <w:marTop w:val="0"/>
              <w:marBottom w:val="0"/>
              <w:divBdr>
                <w:top w:val="none" w:sz="0" w:space="0" w:color="auto"/>
                <w:left w:val="none" w:sz="0" w:space="0" w:color="auto"/>
                <w:bottom w:val="none" w:sz="0" w:space="0" w:color="auto"/>
                <w:right w:val="none" w:sz="0" w:space="0" w:color="auto"/>
              </w:divBdr>
            </w:div>
            <w:div w:id="1217282805">
              <w:marLeft w:val="0"/>
              <w:marRight w:val="0"/>
              <w:marTop w:val="0"/>
              <w:marBottom w:val="0"/>
              <w:divBdr>
                <w:top w:val="none" w:sz="0" w:space="0" w:color="auto"/>
                <w:left w:val="none" w:sz="0" w:space="0" w:color="auto"/>
                <w:bottom w:val="none" w:sz="0" w:space="0" w:color="auto"/>
                <w:right w:val="none" w:sz="0" w:space="0" w:color="auto"/>
              </w:divBdr>
            </w:div>
            <w:div w:id="1210917739">
              <w:marLeft w:val="0"/>
              <w:marRight w:val="0"/>
              <w:marTop w:val="0"/>
              <w:marBottom w:val="0"/>
              <w:divBdr>
                <w:top w:val="none" w:sz="0" w:space="0" w:color="auto"/>
                <w:left w:val="none" w:sz="0" w:space="0" w:color="auto"/>
                <w:bottom w:val="none" w:sz="0" w:space="0" w:color="auto"/>
                <w:right w:val="none" w:sz="0" w:space="0" w:color="auto"/>
              </w:divBdr>
            </w:div>
            <w:div w:id="1603026379">
              <w:marLeft w:val="0"/>
              <w:marRight w:val="0"/>
              <w:marTop w:val="0"/>
              <w:marBottom w:val="0"/>
              <w:divBdr>
                <w:top w:val="none" w:sz="0" w:space="0" w:color="auto"/>
                <w:left w:val="none" w:sz="0" w:space="0" w:color="auto"/>
                <w:bottom w:val="none" w:sz="0" w:space="0" w:color="auto"/>
                <w:right w:val="none" w:sz="0" w:space="0" w:color="auto"/>
              </w:divBdr>
            </w:div>
            <w:div w:id="962736848">
              <w:marLeft w:val="0"/>
              <w:marRight w:val="0"/>
              <w:marTop w:val="0"/>
              <w:marBottom w:val="0"/>
              <w:divBdr>
                <w:top w:val="none" w:sz="0" w:space="0" w:color="auto"/>
                <w:left w:val="none" w:sz="0" w:space="0" w:color="auto"/>
                <w:bottom w:val="none" w:sz="0" w:space="0" w:color="auto"/>
                <w:right w:val="none" w:sz="0" w:space="0" w:color="auto"/>
              </w:divBdr>
            </w:div>
            <w:div w:id="2110422910">
              <w:marLeft w:val="0"/>
              <w:marRight w:val="0"/>
              <w:marTop w:val="0"/>
              <w:marBottom w:val="0"/>
              <w:divBdr>
                <w:top w:val="none" w:sz="0" w:space="0" w:color="auto"/>
                <w:left w:val="none" w:sz="0" w:space="0" w:color="auto"/>
                <w:bottom w:val="none" w:sz="0" w:space="0" w:color="auto"/>
                <w:right w:val="none" w:sz="0" w:space="0" w:color="auto"/>
              </w:divBdr>
            </w:div>
            <w:div w:id="1031684555">
              <w:marLeft w:val="0"/>
              <w:marRight w:val="0"/>
              <w:marTop w:val="0"/>
              <w:marBottom w:val="0"/>
              <w:divBdr>
                <w:top w:val="none" w:sz="0" w:space="0" w:color="auto"/>
                <w:left w:val="none" w:sz="0" w:space="0" w:color="auto"/>
                <w:bottom w:val="none" w:sz="0" w:space="0" w:color="auto"/>
                <w:right w:val="none" w:sz="0" w:space="0" w:color="auto"/>
              </w:divBdr>
            </w:div>
            <w:div w:id="871041484">
              <w:marLeft w:val="0"/>
              <w:marRight w:val="0"/>
              <w:marTop w:val="0"/>
              <w:marBottom w:val="0"/>
              <w:divBdr>
                <w:top w:val="none" w:sz="0" w:space="0" w:color="auto"/>
                <w:left w:val="none" w:sz="0" w:space="0" w:color="auto"/>
                <w:bottom w:val="none" w:sz="0" w:space="0" w:color="auto"/>
                <w:right w:val="none" w:sz="0" w:space="0" w:color="auto"/>
              </w:divBdr>
            </w:div>
            <w:div w:id="1515459058">
              <w:marLeft w:val="0"/>
              <w:marRight w:val="0"/>
              <w:marTop w:val="0"/>
              <w:marBottom w:val="0"/>
              <w:divBdr>
                <w:top w:val="none" w:sz="0" w:space="0" w:color="auto"/>
                <w:left w:val="none" w:sz="0" w:space="0" w:color="auto"/>
                <w:bottom w:val="none" w:sz="0" w:space="0" w:color="auto"/>
                <w:right w:val="none" w:sz="0" w:space="0" w:color="auto"/>
              </w:divBdr>
            </w:div>
            <w:div w:id="6832080">
              <w:marLeft w:val="0"/>
              <w:marRight w:val="0"/>
              <w:marTop w:val="0"/>
              <w:marBottom w:val="0"/>
              <w:divBdr>
                <w:top w:val="none" w:sz="0" w:space="0" w:color="auto"/>
                <w:left w:val="none" w:sz="0" w:space="0" w:color="auto"/>
                <w:bottom w:val="none" w:sz="0" w:space="0" w:color="auto"/>
                <w:right w:val="none" w:sz="0" w:space="0" w:color="auto"/>
              </w:divBdr>
            </w:div>
            <w:div w:id="559170411">
              <w:marLeft w:val="0"/>
              <w:marRight w:val="0"/>
              <w:marTop w:val="0"/>
              <w:marBottom w:val="0"/>
              <w:divBdr>
                <w:top w:val="none" w:sz="0" w:space="0" w:color="auto"/>
                <w:left w:val="none" w:sz="0" w:space="0" w:color="auto"/>
                <w:bottom w:val="none" w:sz="0" w:space="0" w:color="auto"/>
                <w:right w:val="none" w:sz="0" w:space="0" w:color="auto"/>
              </w:divBdr>
            </w:div>
            <w:div w:id="2024865875">
              <w:marLeft w:val="0"/>
              <w:marRight w:val="0"/>
              <w:marTop w:val="0"/>
              <w:marBottom w:val="0"/>
              <w:divBdr>
                <w:top w:val="none" w:sz="0" w:space="0" w:color="auto"/>
                <w:left w:val="none" w:sz="0" w:space="0" w:color="auto"/>
                <w:bottom w:val="none" w:sz="0" w:space="0" w:color="auto"/>
                <w:right w:val="none" w:sz="0" w:space="0" w:color="auto"/>
              </w:divBdr>
            </w:div>
            <w:div w:id="1748569478">
              <w:marLeft w:val="0"/>
              <w:marRight w:val="0"/>
              <w:marTop w:val="0"/>
              <w:marBottom w:val="0"/>
              <w:divBdr>
                <w:top w:val="none" w:sz="0" w:space="0" w:color="auto"/>
                <w:left w:val="none" w:sz="0" w:space="0" w:color="auto"/>
                <w:bottom w:val="none" w:sz="0" w:space="0" w:color="auto"/>
                <w:right w:val="none" w:sz="0" w:space="0" w:color="auto"/>
              </w:divBdr>
            </w:div>
            <w:div w:id="1256278923">
              <w:marLeft w:val="0"/>
              <w:marRight w:val="0"/>
              <w:marTop w:val="0"/>
              <w:marBottom w:val="0"/>
              <w:divBdr>
                <w:top w:val="none" w:sz="0" w:space="0" w:color="auto"/>
                <w:left w:val="none" w:sz="0" w:space="0" w:color="auto"/>
                <w:bottom w:val="none" w:sz="0" w:space="0" w:color="auto"/>
                <w:right w:val="none" w:sz="0" w:space="0" w:color="auto"/>
              </w:divBdr>
            </w:div>
            <w:div w:id="874461686">
              <w:marLeft w:val="0"/>
              <w:marRight w:val="0"/>
              <w:marTop w:val="0"/>
              <w:marBottom w:val="0"/>
              <w:divBdr>
                <w:top w:val="none" w:sz="0" w:space="0" w:color="auto"/>
                <w:left w:val="none" w:sz="0" w:space="0" w:color="auto"/>
                <w:bottom w:val="none" w:sz="0" w:space="0" w:color="auto"/>
                <w:right w:val="none" w:sz="0" w:space="0" w:color="auto"/>
              </w:divBdr>
            </w:div>
            <w:div w:id="693463853">
              <w:marLeft w:val="0"/>
              <w:marRight w:val="0"/>
              <w:marTop w:val="0"/>
              <w:marBottom w:val="0"/>
              <w:divBdr>
                <w:top w:val="none" w:sz="0" w:space="0" w:color="auto"/>
                <w:left w:val="none" w:sz="0" w:space="0" w:color="auto"/>
                <w:bottom w:val="none" w:sz="0" w:space="0" w:color="auto"/>
                <w:right w:val="none" w:sz="0" w:space="0" w:color="auto"/>
              </w:divBdr>
            </w:div>
            <w:div w:id="896823426">
              <w:marLeft w:val="0"/>
              <w:marRight w:val="0"/>
              <w:marTop w:val="0"/>
              <w:marBottom w:val="0"/>
              <w:divBdr>
                <w:top w:val="none" w:sz="0" w:space="0" w:color="auto"/>
                <w:left w:val="none" w:sz="0" w:space="0" w:color="auto"/>
                <w:bottom w:val="none" w:sz="0" w:space="0" w:color="auto"/>
                <w:right w:val="none" w:sz="0" w:space="0" w:color="auto"/>
              </w:divBdr>
            </w:div>
            <w:div w:id="1500659013">
              <w:marLeft w:val="0"/>
              <w:marRight w:val="0"/>
              <w:marTop w:val="0"/>
              <w:marBottom w:val="0"/>
              <w:divBdr>
                <w:top w:val="none" w:sz="0" w:space="0" w:color="auto"/>
                <w:left w:val="none" w:sz="0" w:space="0" w:color="auto"/>
                <w:bottom w:val="none" w:sz="0" w:space="0" w:color="auto"/>
                <w:right w:val="none" w:sz="0" w:space="0" w:color="auto"/>
              </w:divBdr>
            </w:div>
            <w:div w:id="144862075">
              <w:marLeft w:val="0"/>
              <w:marRight w:val="0"/>
              <w:marTop w:val="0"/>
              <w:marBottom w:val="0"/>
              <w:divBdr>
                <w:top w:val="none" w:sz="0" w:space="0" w:color="auto"/>
                <w:left w:val="none" w:sz="0" w:space="0" w:color="auto"/>
                <w:bottom w:val="none" w:sz="0" w:space="0" w:color="auto"/>
                <w:right w:val="none" w:sz="0" w:space="0" w:color="auto"/>
              </w:divBdr>
            </w:div>
            <w:div w:id="1845243909">
              <w:marLeft w:val="0"/>
              <w:marRight w:val="0"/>
              <w:marTop w:val="0"/>
              <w:marBottom w:val="0"/>
              <w:divBdr>
                <w:top w:val="none" w:sz="0" w:space="0" w:color="auto"/>
                <w:left w:val="none" w:sz="0" w:space="0" w:color="auto"/>
                <w:bottom w:val="none" w:sz="0" w:space="0" w:color="auto"/>
                <w:right w:val="none" w:sz="0" w:space="0" w:color="auto"/>
              </w:divBdr>
            </w:div>
            <w:div w:id="1070469140">
              <w:marLeft w:val="0"/>
              <w:marRight w:val="0"/>
              <w:marTop w:val="0"/>
              <w:marBottom w:val="0"/>
              <w:divBdr>
                <w:top w:val="none" w:sz="0" w:space="0" w:color="auto"/>
                <w:left w:val="none" w:sz="0" w:space="0" w:color="auto"/>
                <w:bottom w:val="none" w:sz="0" w:space="0" w:color="auto"/>
                <w:right w:val="none" w:sz="0" w:space="0" w:color="auto"/>
              </w:divBdr>
            </w:div>
            <w:div w:id="1351492032">
              <w:marLeft w:val="0"/>
              <w:marRight w:val="0"/>
              <w:marTop w:val="0"/>
              <w:marBottom w:val="0"/>
              <w:divBdr>
                <w:top w:val="none" w:sz="0" w:space="0" w:color="auto"/>
                <w:left w:val="none" w:sz="0" w:space="0" w:color="auto"/>
                <w:bottom w:val="none" w:sz="0" w:space="0" w:color="auto"/>
                <w:right w:val="none" w:sz="0" w:space="0" w:color="auto"/>
              </w:divBdr>
            </w:div>
            <w:div w:id="1690987473">
              <w:marLeft w:val="0"/>
              <w:marRight w:val="0"/>
              <w:marTop w:val="0"/>
              <w:marBottom w:val="0"/>
              <w:divBdr>
                <w:top w:val="none" w:sz="0" w:space="0" w:color="auto"/>
                <w:left w:val="none" w:sz="0" w:space="0" w:color="auto"/>
                <w:bottom w:val="none" w:sz="0" w:space="0" w:color="auto"/>
                <w:right w:val="none" w:sz="0" w:space="0" w:color="auto"/>
              </w:divBdr>
            </w:div>
            <w:div w:id="1799447682">
              <w:marLeft w:val="0"/>
              <w:marRight w:val="0"/>
              <w:marTop w:val="0"/>
              <w:marBottom w:val="0"/>
              <w:divBdr>
                <w:top w:val="none" w:sz="0" w:space="0" w:color="auto"/>
                <w:left w:val="none" w:sz="0" w:space="0" w:color="auto"/>
                <w:bottom w:val="none" w:sz="0" w:space="0" w:color="auto"/>
                <w:right w:val="none" w:sz="0" w:space="0" w:color="auto"/>
              </w:divBdr>
            </w:div>
            <w:div w:id="1654988826">
              <w:marLeft w:val="0"/>
              <w:marRight w:val="0"/>
              <w:marTop w:val="0"/>
              <w:marBottom w:val="0"/>
              <w:divBdr>
                <w:top w:val="none" w:sz="0" w:space="0" w:color="auto"/>
                <w:left w:val="none" w:sz="0" w:space="0" w:color="auto"/>
                <w:bottom w:val="none" w:sz="0" w:space="0" w:color="auto"/>
                <w:right w:val="none" w:sz="0" w:space="0" w:color="auto"/>
              </w:divBdr>
            </w:div>
            <w:div w:id="704911097">
              <w:marLeft w:val="0"/>
              <w:marRight w:val="0"/>
              <w:marTop w:val="0"/>
              <w:marBottom w:val="0"/>
              <w:divBdr>
                <w:top w:val="none" w:sz="0" w:space="0" w:color="auto"/>
                <w:left w:val="none" w:sz="0" w:space="0" w:color="auto"/>
                <w:bottom w:val="none" w:sz="0" w:space="0" w:color="auto"/>
                <w:right w:val="none" w:sz="0" w:space="0" w:color="auto"/>
              </w:divBdr>
            </w:div>
            <w:div w:id="1706708859">
              <w:marLeft w:val="0"/>
              <w:marRight w:val="0"/>
              <w:marTop w:val="0"/>
              <w:marBottom w:val="0"/>
              <w:divBdr>
                <w:top w:val="none" w:sz="0" w:space="0" w:color="auto"/>
                <w:left w:val="none" w:sz="0" w:space="0" w:color="auto"/>
                <w:bottom w:val="none" w:sz="0" w:space="0" w:color="auto"/>
                <w:right w:val="none" w:sz="0" w:space="0" w:color="auto"/>
              </w:divBdr>
            </w:div>
            <w:div w:id="1349024014">
              <w:marLeft w:val="0"/>
              <w:marRight w:val="0"/>
              <w:marTop w:val="0"/>
              <w:marBottom w:val="0"/>
              <w:divBdr>
                <w:top w:val="none" w:sz="0" w:space="0" w:color="auto"/>
                <w:left w:val="none" w:sz="0" w:space="0" w:color="auto"/>
                <w:bottom w:val="none" w:sz="0" w:space="0" w:color="auto"/>
                <w:right w:val="none" w:sz="0" w:space="0" w:color="auto"/>
              </w:divBdr>
            </w:div>
            <w:div w:id="993216629">
              <w:marLeft w:val="0"/>
              <w:marRight w:val="0"/>
              <w:marTop w:val="0"/>
              <w:marBottom w:val="0"/>
              <w:divBdr>
                <w:top w:val="none" w:sz="0" w:space="0" w:color="auto"/>
                <w:left w:val="none" w:sz="0" w:space="0" w:color="auto"/>
                <w:bottom w:val="none" w:sz="0" w:space="0" w:color="auto"/>
                <w:right w:val="none" w:sz="0" w:space="0" w:color="auto"/>
              </w:divBdr>
            </w:div>
            <w:div w:id="1072239997">
              <w:marLeft w:val="0"/>
              <w:marRight w:val="0"/>
              <w:marTop w:val="0"/>
              <w:marBottom w:val="0"/>
              <w:divBdr>
                <w:top w:val="none" w:sz="0" w:space="0" w:color="auto"/>
                <w:left w:val="none" w:sz="0" w:space="0" w:color="auto"/>
                <w:bottom w:val="none" w:sz="0" w:space="0" w:color="auto"/>
                <w:right w:val="none" w:sz="0" w:space="0" w:color="auto"/>
              </w:divBdr>
            </w:div>
            <w:div w:id="2110083129">
              <w:marLeft w:val="0"/>
              <w:marRight w:val="0"/>
              <w:marTop w:val="0"/>
              <w:marBottom w:val="0"/>
              <w:divBdr>
                <w:top w:val="none" w:sz="0" w:space="0" w:color="auto"/>
                <w:left w:val="none" w:sz="0" w:space="0" w:color="auto"/>
                <w:bottom w:val="none" w:sz="0" w:space="0" w:color="auto"/>
                <w:right w:val="none" w:sz="0" w:space="0" w:color="auto"/>
              </w:divBdr>
            </w:div>
            <w:div w:id="952596885">
              <w:marLeft w:val="0"/>
              <w:marRight w:val="0"/>
              <w:marTop w:val="0"/>
              <w:marBottom w:val="0"/>
              <w:divBdr>
                <w:top w:val="none" w:sz="0" w:space="0" w:color="auto"/>
                <w:left w:val="none" w:sz="0" w:space="0" w:color="auto"/>
                <w:bottom w:val="none" w:sz="0" w:space="0" w:color="auto"/>
                <w:right w:val="none" w:sz="0" w:space="0" w:color="auto"/>
              </w:divBdr>
            </w:div>
            <w:div w:id="59795099">
              <w:marLeft w:val="0"/>
              <w:marRight w:val="0"/>
              <w:marTop w:val="0"/>
              <w:marBottom w:val="0"/>
              <w:divBdr>
                <w:top w:val="none" w:sz="0" w:space="0" w:color="auto"/>
                <w:left w:val="none" w:sz="0" w:space="0" w:color="auto"/>
                <w:bottom w:val="none" w:sz="0" w:space="0" w:color="auto"/>
                <w:right w:val="none" w:sz="0" w:space="0" w:color="auto"/>
              </w:divBdr>
            </w:div>
            <w:div w:id="1677342632">
              <w:marLeft w:val="0"/>
              <w:marRight w:val="0"/>
              <w:marTop w:val="0"/>
              <w:marBottom w:val="0"/>
              <w:divBdr>
                <w:top w:val="none" w:sz="0" w:space="0" w:color="auto"/>
                <w:left w:val="none" w:sz="0" w:space="0" w:color="auto"/>
                <w:bottom w:val="none" w:sz="0" w:space="0" w:color="auto"/>
                <w:right w:val="none" w:sz="0" w:space="0" w:color="auto"/>
              </w:divBdr>
            </w:div>
            <w:div w:id="1399327965">
              <w:marLeft w:val="0"/>
              <w:marRight w:val="0"/>
              <w:marTop w:val="0"/>
              <w:marBottom w:val="0"/>
              <w:divBdr>
                <w:top w:val="none" w:sz="0" w:space="0" w:color="auto"/>
                <w:left w:val="none" w:sz="0" w:space="0" w:color="auto"/>
                <w:bottom w:val="none" w:sz="0" w:space="0" w:color="auto"/>
                <w:right w:val="none" w:sz="0" w:space="0" w:color="auto"/>
              </w:divBdr>
            </w:div>
            <w:div w:id="144010549">
              <w:marLeft w:val="0"/>
              <w:marRight w:val="0"/>
              <w:marTop w:val="0"/>
              <w:marBottom w:val="0"/>
              <w:divBdr>
                <w:top w:val="none" w:sz="0" w:space="0" w:color="auto"/>
                <w:left w:val="none" w:sz="0" w:space="0" w:color="auto"/>
                <w:bottom w:val="none" w:sz="0" w:space="0" w:color="auto"/>
                <w:right w:val="none" w:sz="0" w:space="0" w:color="auto"/>
              </w:divBdr>
            </w:div>
            <w:div w:id="704061734">
              <w:marLeft w:val="0"/>
              <w:marRight w:val="0"/>
              <w:marTop w:val="0"/>
              <w:marBottom w:val="0"/>
              <w:divBdr>
                <w:top w:val="none" w:sz="0" w:space="0" w:color="auto"/>
                <w:left w:val="none" w:sz="0" w:space="0" w:color="auto"/>
                <w:bottom w:val="none" w:sz="0" w:space="0" w:color="auto"/>
                <w:right w:val="none" w:sz="0" w:space="0" w:color="auto"/>
              </w:divBdr>
            </w:div>
            <w:div w:id="1273904522">
              <w:marLeft w:val="0"/>
              <w:marRight w:val="0"/>
              <w:marTop w:val="0"/>
              <w:marBottom w:val="0"/>
              <w:divBdr>
                <w:top w:val="none" w:sz="0" w:space="0" w:color="auto"/>
                <w:left w:val="none" w:sz="0" w:space="0" w:color="auto"/>
                <w:bottom w:val="none" w:sz="0" w:space="0" w:color="auto"/>
                <w:right w:val="none" w:sz="0" w:space="0" w:color="auto"/>
              </w:divBdr>
            </w:div>
            <w:div w:id="2024162286">
              <w:marLeft w:val="0"/>
              <w:marRight w:val="0"/>
              <w:marTop w:val="0"/>
              <w:marBottom w:val="0"/>
              <w:divBdr>
                <w:top w:val="none" w:sz="0" w:space="0" w:color="auto"/>
                <w:left w:val="none" w:sz="0" w:space="0" w:color="auto"/>
                <w:bottom w:val="none" w:sz="0" w:space="0" w:color="auto"/>
                <w:right w:val="none" w:sz="0" w:space="0" w:color="auto"/>
              </w:divBdr>
            </w:div>
            <w:div w:id="658656180">
              <w:marLeft w:val="0"/>
              <w:marRight w:val="0"/>
              <w:marTop w:val="0"/>
              <w:marBottom w:val="0"/>
              <w:divBdr>
                <w:top w:val="none" w:sz="0" w:space="0" w:color="auto"/>
                <w:left w:val="none" w:sz="0" w:space="0" w:color="auto"/>
                <w:bottom w:val="none" w:sz="0" w:space="0" w:color="auto"/>
                <w:right w:val="none" w:sz="0" w:space="0" w:color="auto"/>
              </w:divBdr>
            </w:div>
            <w:div w:id="1325694904">
              <w:marLeft w:val="0"/>
              <w:marRight w:val="0"/>
              <w:marTop w:val="0"/>
              <w:marBottom w:val="0"/>
              <w:divBdr>
                <w:top w:val="none" w:sz="0" w:space="0" w:color="auto"/>
                <w:left w:val="none" w:sz="0" w:space="0" w:color="auto"/>
                <w:bottom w:val="none" w:sz="0" w:space="0" w:color="auto"/>
                <w:right w:val="none" w:sz="0" w:space="0" w:color="auto"/>
              </w:divBdr>
            </w:div>
            <w:div w:id="1888756654">
              <w:marLeft w:val="0"/>
              <w:marRight w:val="0"/>
              <w:marTop w:val="0"/>
              <w:marBottom w:val="0"/>
              <w:divBdr>
                <w:top w:val="none" w:sz="0" w:space="0" w:color="auto"/>
                <w:left w:val="none" w:sz="0" w:space="0" w:color="auto"/>
                <w:bottom w:val="none" w:sz="0" w:space="0" w:color="auto"/>
                <w:right w:val="none" w:sz="0" w:space="0" w:color="auto"/>
              </w:divBdr>
            </w:div>
            <w:div w:id="1465075835">
              <w:marLeft w:val="0"/>
              <w:marRight w:val="0"/>
              <w:marTop w:val="0"/>
              <w:marBottom w:val="0"/>
              <w:divBdr>
                <w:top w:val="none" w:sz="0" w:space="0" w:color="auto"/>
                <w:left w:val="none" w:sz="0" w:space="0" w:color="auto"/>
                <w:bottom w:val="none" w:sz="0" w:space="0" w:color="auto"/>
                <w:right w:val="none" w:sz="0" w:space="0" w:color="auto"/>
              </w:divBdr>
            </w:div>
            <w:div w:id="784159791">
              <w:marLeft w:val="0"/>
              <w:marRight w:val="0"/>
              <w:marTop w:val="0"/>
              <w:marBottom w:val="0"/>
              <w:divBdr>
                <w:top w:val="none" w:sz="0" w:space="0" w:color="auto"/>
                <w:left w:val="none" w:sz="0" w:space="0" w:color="auto"/>
                <w:bottom w:val="none" w:sz="0" w:space="0" w:color="auto"/>
                <w:right w:val="none" w:sz="0" w:space="0" w:color="auto"/>
              </w:divBdr>
            </w:div>
            <w:div w:id="1041631342">
              <w:marLeft w:val="0"/>
              <w:marRight w:val="0"/>
              <w:marTop w:val="0"/>
              <w:marBottom w:val="0"/>
              <w:divBdr>
                <w:top w:val="none" w:sz="0" w:space="0" w:color="auto"/>
                <w:left w:val="none" w:sz="0" w:space="0" w:color="auto"/>
                <w:bottom w:val="none" w:sz="0" w:space="0" w:color="auto"/>
                <w:right w:val="none" w:sz="0" w:space="0" w:color="auto"/>
              </w:divBdr>
            </w:div>
            <w:div w:id="1837838749">
              <w:marLeft w:val="0"/>
              <w:marRight w:val="0"/>
              <w:marTop w:val="0"/>
              <w:marBottom w:val="0"/>
              <w:divBdr>
                <w:top w:val="none" w:sz="0" w:space="0" w:color="auto"/>
                <w:left w:val="none" w:sz="0" w:space="0" w:color="auto"/>
                <w:bottom w:val="none" w:sz="0" w:space="0" w:color="auto"/>
                <w:right w:val="none" w:sz="0" w:space="0" w:color="auto"/>
              </w:divBdr>
            </w:div>
            <w:div w:id="1970699585">
              <w:marLeft w:val="0"/>
              <w:marRight w:val="0"/>
              <w:marTop w:val="0"/>
              <w:marBottom w:val="0"/>
              <w:divBdr>
                <w:top w:val="none" w:sz="0" w:space="0" w:color="auto"/>
                <w:left w:val="none" w:sz="0" w:space="0" w:color="auto"/>
                <w:bottom w:val="none" w:sz="0" w:space="0" w:color="auto"/>
                <w:right w:val="none" w:sz="0" w:space="0" w:color="auto"/>
              </w:divBdr>
            </w:div>
            <w:div w:id="1117017812">
              <w:marLeft w:val="0"/>
              <w:marRight w:val="0"/>
              <w:marTop w:val="0"/>
              <w:marBottom w:val="0"/>
              <w:divBdr>
                <w:top w:val="none" w:sz="0" w:space="0" w:color="auto"/>
                <w:left w:val="none" w:sz="0" w:space="0" w:color="auto"/>
                <w:bottom w:val="none" w:sz="0" w:space="0" w:color="auto"/>
                <w:right w:val="none" w:sz="0" w:space="0" w:color="auto"/>
              </w:divBdr>
            </w:div>
            <w:div w:id="394940320">
              <w:marLeft w:val="0"/>
              <w:marRight w:val="0"/>
              <w:marTop w:val="0"/>
              <w:marBottom w:val="0"/>
              <w:divBdr>
                <w:top w:val="none" w:sz="0" w:space="0" w:color="auto"/>
                <w:left w:val="none" w:sz="0" w:space="0" w:color="auto"/>
                <w:bottom w:val="none" w:sz="0" w:space="0" w:color="auto"/>
                <w:right w:val="none" w:sz="0" w:space="0" w:color="auto"/>
              </w:divBdr>
            </w:div>
            <w:div w:id="1160390018">
              <w:marLeft w:val="0"/>
              <w:marRight w:val="0"/>
              <w:marTop w:val="0"/>
              <w:marBottom w:val="0"/>
              <w:divBdr>
                <w:top w:val="none" w:sz="0" w:space="0" w:color="auto"/>
                <w:left w:val="none" w:sz="0" w:space="0" w:color="auto"/>
                <w:bottom w:val="none" w:sz="0" w:space="0" w:color="auto"/>
                <w:right w:val="none" w:sz="0" w:space="0" w:color="auto"/>
              </w:divBdr>
            </w:div>
            <w:div w:id="219681614">
              <w:marLeft w:val="0"/>
              <w:marRight w:val="0"/>
              <w:marTop w:val="0"/>
              <w:marBottom w:val="0"/>
              <w:divBdr>
                <w:top w:val="none" w:sz="0" w:space="0" w:color="auto"/>
                <w:left w:val="none" w:sz="0" w:space="0" w:color="auto"/>
                <w:bottom w:val="none" w:sz="0" w:space="0" w:color="auto"/>
                <w:right w:val="none" w:sz="0" w:space="0" w:color="auto"/>
              </w:divBdr>
            </w:div>
            <w:div w:id="521742372">
              <w:marLeft w:val="0"/>
              <w:marRight w:val="0"/>
              <w:marTop w:val="0"/>
              <w:marBottom w:val="0"/>
              <w:divBdr>
                <w:top w:val="none" w:sz="0" w:space="0" w:color="auto"/>
                <w:left w:val="none" w:sz="0" w:space="0" w:color="auto"/>
                <w:bottom w:val="none" w:sz="0" w:space="0" w:color="auto"/>
                <w:right w:val="none" w:sz="0" w:space="0" w:color="auto"/>
              </w:divBdr>
            </w:div>
            <w:div w:id="1934701387">
              <w:marLeft w:val="0"/>
              <w:marRight w:val="0"/>
              <w:marTop w:val="0"/>
              <w:marBottom w:val="0"/>
              <w:divBdr>
                <w:top w:val="none" w:sz="0" w:space="0" w:color="auto"/>
                <w:left w:val="none" w:sz="0" w:space="0" w:color="auto"/>
                <w:bottom w:val="none" w:sz="0" w:space="0" w:color="auto"/>
                <w:right w:val="none" w:sz="0" w:space="0" w:color="auto"/>
              </w:divBdr>
            </w:div>
            <w:div w:id="1456945465">
              <w:marLeft w:val="0"/>
              <w:marRight w:val="0"/>
              <w:marTop w:val="0"/>
              <w:marBottom w:val="0"/>
              <w:divBdr>
                <w:top w:val="none" w:sz="0" w:space="0" w:color="auto"/>
                <w:left w:val="none" w:sz="0" w:space="0" w:color="auto"/>
                <w:bottom w:val="none" w:sz="0" w:space="0" w:color="auto"/>
                <w:right w:val="none" w:sz="0" w:space="0" w:color="auto"/>
              </w:divBdr>
            </w:div>
            <w:div w:id="1741512648">
              <w:marLeft w:val="0"/>
              <w:marRight w:val="0"/>
              <w:marTop w:val="0"/>
              <w:marBottom w:val="0"/>
              <w:divBdr>
                <w:top w:val="none" w:sz="0" w:space="0" w:color="auto"/>
                <w:left w:val="none" w:sz="0" w:space="0" w:color="auto"/>
                <w:bottom w:val="none" w:sz="0" w:space="0" w:color="auto"/>
                <w:right w:val="none" w:sz="0" w:space="0" w:color="auto"/>
              </w:divBdr>
            </w:div>
            <w:div w:id="714427592">
              <w:marLeft w:val="0"/>
              <w:marRight w:val="0"/>
              <w:marTop w:val="0"/>
              <w:marBottom w:val="0"/>
              <w:divBdr>
                <w:top w:val="none" w:sz="0" w:space="0" w:color="auto"/>
                <w:left w:val="none" w:sz="0" w:space="0" w:color="auto"/>
                <w:bottom w:val="none" w:sz="0" w:space="0" w:color="auto"/>
                <w:right w:val="none" w:sz="0" w:space="0" w:color="auto"/>
              </w:divBdr>
            </w:div>
            <w:div w:id="643897752">
              <w:marLeft w:val="0"/>
              <w:marRight w:val="0"/>
              <w:marTop w:val="0"/>
              <w:marBottom w:val="0"/>
              <w:divBdr>
                <w:top w:val="none" w:sz="0" w:space="0" w:color="auto"/>
                <w:left w:val="none" w:sz="0" w:space="0" w:color="auto"/>
                <w:bottom w:val="none" w:sz="0" w:space="0" w:color="auto"/>
                <w:right w:val="none" w:sz="0" w:space="0" w:color="auto"/>
              </w:divBdr>
            </w:div>
            <w:div w:id="1692949886">
              <w:marLeft w:val="0"/>
              <w:marRight w:val="0"/>
              <w:marTop w:val="0"/>
              <w:marBottom w:val="0"/>
              <w:divBdr>
                <w:top w:val="none" w:sz="0" w:space="0" w:color="auto"/>
                <w:left w:val="none" w:sz="0" w:space="0" w:color="auto"/>
                <w:bottom w:val="none" w:sz="0" w:space="0" w:color="auto"/>
                <w:right w:val="none" w:sz="0" w:space="0" w:color="auto"/>
              </w:divBdr>
            </w:div>
            <w:div w:id="1409569449">
              <w:marLeft w:val="0"/>
              <w:marRight w:val="0"/>
              <w:marTop w:val="0"/>
              <w:marBottom w:val="0"/>
              <w:divBdr>
                <w:top w:val="none" w:sz="0" w:space="0" w:color="auto"/>
                <w:left w:val="none" w:sz="0" w:space="0" w:color="auto"/>
                <w:bottom w:val="none" w:sz="0" w:space="0" w:color="auto"/>
                <w:right w:val="none" w:sz="0" w:space="0" w:color="auto"/>
              </w:divBdr>
            </w:div>
            <w:div w:id="1201238526">
              <w:marLeft w:val="0"/>
              <w:marRight w:val="0"/>
              <w:marTop w:val="0"/>
              <w:marBottom w:val="0"/>
              <w:divBdr>
                <w:top w:val="none" w:sz="0" w:space="0" w:color="auto"/>
                <w:left w:val="none" w:sz="0" w:space="0" w:color="auto"/>
                <w:bottom w:val="none" w:sz="0" w:space="0" w:color="auto"/>
                <w:right w:val="none" w:sz="0" w:space="0" w:color="auto"/>
              </w:divBdr>
            </w:div>
            <w:div w:id="1177311195">
              <w:marLeft w:val="0"/>
              <w:marRight w:val="0"/>
              <w:marTop w:val="0"/>
              <w:marBottom w:val="0"/>
              <w:divBdr>
                <w:top w:val="none" w:sz="0" w:space="0" w:color="auto"/>
                <w:left w:val="none" w:sz="0" w:space="0" w:color="auto"/>
                <w:bottom w:val="none" w:sz="0" w:space="0" w:color="auto"/>
                <w:right w:val="none" w:sz="0" w:space="0" w:color="auto"/>
              </w:divBdr>
            </w:div>
            <w:div w:id="445122338">
              <w:marLeft w:val="0"/>
              <w:marRight w:val="0"/>
              <w:marTop w:val="0"/>
              <w:marBottom w:val="0"/>
              <w:divBdr>
                <w:top w:val="none" w:sz="0" w:space="0" w:color="auto"/>
                <w:left w:val="none" w:sz="0" w:space="0" w:color="auto"/>
                <w:bottom w:val="none" w:sz="0" w:space="0" w:color="auto"/>
                <w:right w:val="none" w:sz="0" w:space="0" w:color="auto"/>
              </w:divBdr>
            </w:div>
            <w:div w:id="986666301">
              <w:marLeft w:val="0"/>
              <w:marRight w:val="0"/>
              <w:marTop w:val="0"/>
              <w:marBottom w:val="0"/>
              <w:divBdr>
                <w:top w:val="none" w:sz="0" w:space="0" w:color="auto"/>
                <w:left w:val="none" w:sz="0" w:space="0" w:color="auto"/>
                <w:bottom w:val="none" w:sz="0" w:space="0" w:color="auto"/>
                <w:right w:val="none" w:sz="0" w:space="0" w:color="auto"/>
              </w:divBdr>
            </w:div>
            <w:div w:id="430593686">
              <w:marLeft w:val="0"/>
              <w:marRight w:val="0"/>
              <w:marTop w:val="0"/>
              <w:marBottom w:val="0"/>
              <w:divBdr>
                <w:top w:val="none" w:sz="0" w:space="0" w:color="auto"/>
                <w:left w:val="none" w:sz="0" w:space="0" w:color="auto"/>
                <w:bottom w:val="none" w:sz="0" w:space="0" w:color="auto"/>
                <w:right w:val="none" w:sz="0" w:space="0" w:color="auto"/>
              </w:divBdr>
            </w:div>
            <w:div w:id="1396050761">
              <w:marLeft w:val="0"/>
              <w:marRight w:val="0"/>
              <w:marTop w:val="0"/>
              <w:marBottom w:val="0"/>
              <w:divBdr>
                <w:top w:val="none" w:sz="0" w:space="0" w:color="auto"/>
                <w:left w:val="none" w:sz="0" w:space="0" w:color="auto"/>
                <w:bottom w:val="none" w:sz="0" w:space="0" w:color="auto"/>
                <w:right w:val="none" w:sz="0" w:space="0" w:color="auto"/>
              </w:divBdr>
            </w:div>
            <w:div w:id="1980572453">
              <w:marLeft w:val="0"/>
              <w:marRight w:val="0"/>
              <w:marTop w:val="0"/>
              <w:marBottom w:val="0"/>
              <w:divBdr>
                <w:top w:val="none" w:sz="0" w:space="0" w:color="auto"/>
                <w:left w:val="none" w:sz="0" w:space="0" w:color="auto"/>
                <w:bottom w:val="none" w:sz="0" w:space="0" w:color="auto"/>
                <w:right w:val="none" w:sz="0" w:space="0" w:color="auto"/>
              </w:divBdr>
            </w:div>
            <w:div w:id="1504200048">
              <w:marLeft w:val="0"/>
              <w:marRight w:val="0"/>
              <w:marTop w:val="0"/>
              <w:marBottom w:val="0"/>
              <w:divBdr>
                <w:top w:val="none" w:sz="0" w:space="0" w:color="auto"/>
                <w:left w:val="none" w:sz="0" w:space="0" w:color="auto"/>
                <w:bottom w:val="none" w:sz="0" w:space="0" w:color="auto"/>
                <w:right w:val="none" w:sz="0" w:space="0" w:color="auto"/>
              </w:divBdr>
            </w:div>
            <w:div w:id="116459919">
              <w:marLeft w:val="0"/>
              <w:marRight w:val="0"/>
              <w:marTop w:val="0"/>
              <w:marBottom w:val="0"/>
              <w:divBdr>
                <w:top w:val="none" w:sz="0" w:space="0" w:color="auto"/>
                <w:left w:val="none" w:sz="0" w:space="0" w:color="auto"/>
                <w:bottom w:val="none" w:sz="0" w:space="0" w:color="auto"/>
                <w:right w:val="none" w:sz="0" w:space="0" w:color="auto"/>
              </w:divBdr>
            </w:div>
            <w:div w:id="923760036">
              <w:marLeft w:val="0"/>
              <w:marRight w:val="0"/>
              <w:marTop w:val="0"/>
              <w:marBottom w:val="0"/>
              <w:divBdr>
                <w:top w:val="none" w:sz="0" w:space="0" w:color="auto"/>
                <w:left w:val="none" w:sz="0" w:space="0" w:color="auto"/>
                <w:bottom w:val="none" w:sz="0" w:space="0" w:color="auto"/>
                <w:right w:val="none" w:sz="0" w:space="0" w:color="auto"/>
              </w:divBdr>
            </w:div>
            <w:div w:id="919633539">
              <w:marLeft w:val="0"/>
              <w:marRight w:val="0"/>
              <w:marTop w:val="0"/>
              <w:marBottom w:val="0"/>
              <w:divBdr>
                <w:top w:val="none" w:sz="0" w:space="0" w:color="auto"/>
                <w:left w:val="none" w:sz="0" w:space="0" w:color="auto"/>
                <w:bottom w:val="none" w:sz="0" w:space="0" w:color="auto"/>
                <w:right w:val="none" w:sz="0" w:space="0" w:color="auto"/>
              </w:divBdr>
            </w:div>
            <w:div w:id="264768854">
              <w:marLeft w:val="0"/>
              <w:marRight w:val="0"/>
              <w:marTop w:val="0"/>
              <w:marBottom w:val="0"/>
              <w:divBdr>
                <w:top w:val="none" w:sz="0" w:space="0" w:color="auto"/>
                <w:left w:val="none" w:sz="0" w:space="0" w:color="auto"/>
                <w:bottom w:val="none" w:sz="0" w:space="0" w:color="auto"/>
                <w:right w:val="none" w:sz="0" w:space="0" w:color="auto"/>
              </w:divBdr>
            </w:div>
            <w:div w:id="407657667">
              <w:marLeft w:val="0"/>
              <w:marRight w:val="0"/>
              <w:marTop w:val="0"/>
              <w:marBottom w:val="0"/>
              <w:divBdr>
                <w:top w:val="none" w:sz="0" w:space="0" w:color="auto"/>
                <w:left w:val="none" w:sz="0" w:space="0" w:color="auto"/>
                <w:bottom w:val="none" w:sz="0" w:space="0" w:color="auto"/>
                <w:right w:val="none" w:sz="0" w:space="0" w:color="auto"/>
              </w:divBdr>
            </w:div>
            <w:div w:id="1262647116">
              <w:marLeft w:val="0"/>
              <w:marRight w:val="0"/>
              <w:marTop w:val="0"/>
              <w:marBottom w:val="0"/>
              <w:divBdr>
                <w:top w:val="none" w:sz="0" w:space="0" w:color="auto"/>
                <w:left w:val="none" w:sz="0" w:space="0" w:color="auto"/>
                <w:bottom w:val="none" w:sz="0" w:space="0" w:color="auto"/>
                <w:right w:val="none" w:sz="0" w:space="0" w:color="auto"/>
              </w:divBdr>
            </w:div>
            <w:div w:id="488443115">
              <w:marLeft w:val="0"/>
              <w:marRight w:val="0"/>
              <w:marTop w:val="0"/>
              <w:marBottom w:val="0"/>
              <w:divBdr>
                <w:top w:val="none" w:sz="0" w:space="0" w:color="auto"/>
                <w:left w:val="none" w:sz="0" w:space="0" w:color="auto"/>
                <w:bottom w:val="none" w:sz="0" w:space="0" w:color="auto"/>
                <w:right w:val="none" w:sz="0" w:space="0" w:color="auto"/>
              </w:divBdr>
            </w:div>
            <w:div w:id="605582709">
              <w:marLeft w:val="0"/>
              <w:marRight w:val="0"/>
              <w:marTop w:val="0"/>
              <w:marBottom w:val="0"/>
              <w:divBdr>
                <w:top w:val="none" w:sz="0" w:space="0" w:color="auto"/>
                <w:left w:val="none" w:sz="0" w:space="0" w:color="auto"/>
                <w:bottom w:val="none" w:sz="0" w:space="0" w:color="auto"/>
                <w:right w:val="none" w:sz="0" w:space="0" w:color="auto"/>
              </w:divBdr>
            </w:div>
            <w:div w:id="750934419">
              <w:marLeft w:val="0"/>
              <w:marRight w:val="0"/>
              <w:marTop w:val="0"/>
              <w:marBottom w:val="0"/>
              <w:divBdr>
                <w:top w:val="none" w:sz="0" w:space="0" w:color="auto"/>
                <w:left w:val="none" w:sz="0" w:space="0" w:color="auto"/>
                <w:bottom w:val="none" w:sz="0" w:space="0" w:color="auto"/>
                <w:right w:val="none" w:sz="0" w:space="0" w:color="auto"/>
              </w:divBdr>
            </w:div>
            <w:div w:id="1834178322">
              <w:marLeft w:val="0"/>
              <w:marRight w:val="0"/>
              <w:marTop w:val="0"/>
              <w:marBottom w:val="0"/>
              <w:divBdr>
                <w:top w:val="none" w:sz="0" w:space="0" w:color="auto"/>
                <w:left w:val="none" w:sz="0" w:space="0" w:color="auto"/>
                <w:bottom w:val="none" w:sz="0" w:space="0" w:color="auto"/>
                <w:right w:val="none" w:sz="0" w:space="0" w:color="auto"/>
              </w:divBdr>
            </w:div>
            <w:div w:id="2047562492">
              <w:marLeft w:val="0"/>
              <w:marRight w:val="0"/>
              <w:marTop w:val="0"/>
              <w:marBottom w:val="0"/>
              <w:divBdr>
                <w:top w:val="none" w:sz="0" w:space="0" w:color="auto"/>
                <w:left w:val="none" w:sz="0" w:space="0" w:color="auto"/>
                <w:bottom w:val="none" w:sz="0" w:space="0" w:color="auto"/>
                <w:right w:val="none" w:sz="0" w:space="0" w:color="auto"/>
              </w:divBdr>
            </w:div>
            <w:div w:id="834999132">
              <w:marLeft w:val="0"/>
              <w:marRight w:val="0"/>
              <w:marTop w:val="0"/>
              <w:marBottom w:val="0"/>
              <w:divBdr>
                <w:top w:val="none" w:sz="0" w:space="0" w:color="auto"/>
                <w:left w:val="none" w:sz="0" w:space="0" w:color="auto"/>
                <w:bottom w:val="none" w:sz="0" w:space="0" w:color="auto"/>
                <w:right w:val="none" w:sz="0" w:space="0" w:color="auto"/>
              </w:divBdr>
            </w:div>
            <w:div w:id="801461967">
              <w:marLeft w:val="0"/>
              <w:marRight w:val="0"/>
              <w:marTop w:val="0"/>
              <w:marBottom w:val="0"/>
              <w:divBdr>
                <w:top w:val="none" w:sz="0" w:space="0" w:color="auto"/>
                <w:left w:val="none" w:sz="0" w:space="0" w:color="auto"/>
                <w:bottom w:val="none" w:sz="0" w:space="0" w:color="auto"/>
                <w:right w:val="none" w:sz="0" w:space="0" w:color="auto"/>
              </w:divBdr>
            </w:div>
            <w:div w:id="1927615068">
              <w:marLeft w:val="0"/>
              <w:marRight w:val="0"/>
              <w:marTop w:val="0"/>
              <w:marBottom w:val="0"/>
              <w:divBdr>
                <w:top w:val="none" w:sz="0" w:space="0" w:color="auto"/>
                <w:left w:val="none" w:sz="0" w:space="0" w:color="auto"/>
                <w:bottom w:val="none" w:sz="0" w:space="0" w:color="auto"/>
                <w:right w:val="none" w:sz="0" w:space="0" w:color="auto"/>
              </w:divBdr>
            </w:div>
            <w:div w:id="1546334715">
              <w:marLeft w:val="0"/>
              <w:marRight w:val="0"/>
              <w:marTop w:val="0"/>
              <w:marBottom w:val="0"/>
              <w:divBdr>
                <w:top w:val="none" w:sz="0" w:space="0" w:color="auto"/>
                <w:left w:val="none" w:sz="0" w:space="0" w:color="auto"/>
                <w:bottom w:val="none" w:sz="0" w:space="0" w:color="auto"/>
                <w:right w:val="none" w:sz="0" w:space="0" w:color="auto"/>
              </w:divBdr>
            </w:div>
            <w:div w:id="119105556">
              <w:marLeft w:val="0"/>
              <w:marRight w:val="0"/>
              <w:marTop w:val="0"/>
              <w:marBottom w:val="0"/>
              <w:divBdr>
                <w:top w:val="none" w:sz="0" w:space="0" w:color="auto"/>
                <w:left w:val="none" w:sz="0" w:space="0" w:color="auto"/>
                <w:bottom w:val="none" w:sz="0" w:space="0" w:color="auto"/>
                <w:right w:val="none" w:sz="0" w:space="0" w:color="auto"/>
              </w:divBdr>
            </w:div>
            <w:div w:id="1604730841">
              <w:marLeft w:val="0"/>
              <w:marRight w:val="0"/>
              <w:marTop w:val="0"/>
              <w:marBottom w:val="0"/>
              <w:divBdr>
                <w:top w:val="none" w:sz="0" w:space="0" w:color="auto"/>
                <w:left w:val="none" w:sz="0" w:space="0" w:color="auto"/>
                <w:bottom w:val="none" w:sz="0" w:space="0" w:color="auto"/>
                <w:right w:val="none" w:sz="0" w:space="0" w:color="auto"/>
              </w:divBdr>
            </w:div>
            <w:div w:id="61952466">
              <w:marLeft w:val="0"/>
              <w:marRight w:val="0"/>
              <w:marTop w:val="0"/>
              <w:marBottom w:val="0"/>
              <w:divBdr>
                <w:top w:val="none" w:sz="0" w:space="0" w:color="auto"/>
                <w:left w:val="none" w:sz="0" w:space="0" w:color="auto"/>
                <w:bottom w:val="none" w:sz="0" w:space="0" w:color="auto"/>
                <w:right w:val="none" w:sz="0" w:space="0" w:color="auto"/>
              </w:divBdr>
            </w:div>
            <w:div w:id="286275405">
              <w:marLeft w:val="0"/>
              <w:marRight w:val="0"/>
              <w:marTop w:val="0"/>
              <w:marBottom w:val="0"/>
              <w:divBdr>
                <w:top w:val="none" w:sz="0" w:space="0" w:color="auto"/>
                <w:left w:val="none" w:sz="0" w:space="0" w:color="auto"/>
                <w:bottom w:val="none" w:sz="0" w:space="0" w:color="auto"/>
                <w:right w:val="none" w:sz="0" w:space="0" w:color="auto"/>
              </w:divBdr>
            </w:div>
            <w:div w:id="667443359">
              <w:marLeft w:val="0"/>
              <w:marRight w:val="0"/>
              <w:marTop w:val="0"/>
              <w:marBottom w:val="0"/>
              <w:divBdr>
                <w:top w:val="none" w:sz="0" w:space="0" w:color="auto"/>
                <w:left w:val="none" w:sz="0" w:space="0" w:color="auto"/>
                <w:bottom w:val="none" w:sz="0" w:space="0" w:color="auto"/>
                <w:right w:val="none" w:sz="0" w:space="0" w:color="auto"/>
              </w:divBdr>
            </w:div>
            <w:div w:id="1328898307">
              <w:marLeft w:val="0"/>
              <w:marRight w:val="0"/>
              <w:marTop w:val="0"/>
              <w:marBottom w:val="0"/>
              <w:divBdr>
                <w:top w:val="none" w:sz="0" w:space="0" w:color="auto"/>
                <w:left w:val="none" w:sz="0" w:space="0" w:color="auto"/>
                <w:bottom w:val="none" w:sz="0" w:space="0" w:color="auto"/>
                <w:right w:val="none" w:sz="0" w:space="0" w:color="auto"/>
              </w:divBdr>
            </w:div>
            <w:div w:id="1434865739">
              <w:marLeft w:val="0"/>
              <w:marRight w:val="0"/>
              <w:marTop w:val="0"/>
              <w:marBottom w:val="0"/>
              <w:divBdr>
                <w:top w:val="none" w:sz="0" w:space="0" w:color="auto"/>
                <w:left w:val="none" w:sz="0" w:space="0" w:color="auto"/>
                <w:bottom w:val="none" w:sz="0" w:space="0" w:color="auto"/>
                <w:right w:val="none" w:sz="0" w:space="0" w:color="auto"/>
              </w:divBdr>
            </w:div>
            <w:div w:id="1947692365">
              <w:marLeft w:val="0"/>
              <w:marRight w:val="0"/>
              <w:marTop w:val="0"/>
              <w:marBottom w:val="0"/>
              <w:divBdr>
                <w:top w:val="none" w:sz="0" w:space="0" w:color="auto"/>
                <w:left w:val="none" w:sz="0" w:space="0" w:color="auto"/>
                <w:bottom w:val="none" w:sz="0" w:space="0" w:color="auto"/>
                <w:right w:val="none" w:sz="0" w:space="0" w:color="auto"/>
              </w:divBdr>
            </w:div>
            <w:div w:id="1129518233">
              <w:marLeft w:val="0"/>
              <w:marRight w:val="0"/>
              <w:marTop w:val="0"/>
              <w:marBottom w:val="0"/>
              <w:divBdr>
                <w:top w:val="none" w:sz="0" w:space="0" w:color="auto"/>
                <w:left w:val="none" w:sz="0" w:space="0" w:color="auto"/>
                <w:bottom w:val="none" w:sz="0" w:space="0" w:color="auto"/>
                <w:right w:val="none" w:sz="0" w:space="0" w:color="auto"/>
              </w:divBdr>
            </w:div>
            <w:div w:id="1073432080">
              <w:marLeft w:val="0"/>
              <w:marRight w:val="0"/>
              <w:marTop w:val="0"/>
              <w:marBottom w:val="0"/>
              <w:divBdr>
                <w:top w:val="none" w:sz="0" w:space="0" w:color="auto"/>
                <w:left w:val="none" w:sz="0" w:space="0" w:color="auto"/>
                <w:bottom w:val="none" w:sz="0" w:space="0" w:color="auto"/>
                <w:right w:val="none" w:sz="0" w:space="0" w:color="auto"/>
              </w:divBdr>
            </w:div>
            <w:div w:id="1737581164">
              <w:marLeft w:val="0"/>
              <w:marRight w:val="0"/>
              <w:marTop w:val="0"/>
              <w:marBottom w:val="0"/>
              <w:divBdr>
                <w:top w:val="none" w:sz="0" w:space="0" w:color="auto"/>
                <w:left w:val="none" w:sz="0" w:space="0" w:color="auto"/>
                <w:bottom w:val="none" w:sz="0" w:space="0" w:color="auto"/>
                <w:right w:val="none" w:sz="0" w:space="0" w:color="auto"/>
              </w:divBdr>
            </w:div>
            <w:div w:id="2088574819">
              <w:marLeft w:val="0"/>
              <w:marRight w:val="0"/>
              <w:marTop w:val="0"/>
              <w:marBottom w:val="0"/>
              <w:divBdr>
                <w:top w:val="none" w:sz="0" w:space="0" w:color="auto"/>
                <w:left w:val="none" w:sz="0" w:space="0" w:color="auto"/>
                <w:bottom w:val="none" w:sz="0" w:space="0" w:color="auto"/>
                <w:right w:val="none" w:sz="0" w:space="0" w:color="auto"/>
              </w:divBdr>
            </w:div>
            <w:div w:id="698746361">
              <w:marLeft w:val="0"/>
              <w:marRight w:val="0"/>
              <w:marTop w:val="0"/>
              <w:marBottom w:val="0"/>
              <w:divBdr>
                <w:top w:val="none" w:sz="0" w:space="0" w:color="auto"/>
                <w:left w:val="none" w:sz="0" w:space="0" w:color="auto"/>
                <w:bottom w:val="none" w:sz="0" w:space="0" w:color="auto"/>
                <w:right w:val="none" w:sz="0" w:space="0" w:color="auto"/>
              </w:divBdr>
            </w:div>
            <w:div w:id="668944221">
              <w:marLeft w:val="0"/>
              <w:marRight w:val="0"/>
              <w:marTop w:val="0"/>
              <w:marBottom w:val="0"/>
              <w:divBdr>
                <w:top w:val="none" w:sz="0" w:space="0" w:color="auto"/>
                <w:left w:val="none" w:sz="0" w:space="0" w:color="auto"/>
                <w:bottom w:val="none" w:sz="0" w:space="0" w:color="auto"/>
                <w:right w:val="none" w:sz="0" w:space="0" w:color="auto"/>
              </w:divBdr>
            </w:div>
            <w:div w:id="1789349295">
              <w:marLeft w:val="0"/>
              <w:marRight w:val="0"/>
              <w:marTop w:val="0"/>
              <w:marBottom w:val="0"/>
              <w:divBdr>
                <w:top w:val="none" w:sz="0" w:space="0" w:color="auto"/>
                <w:left w:val="none" w:sz="0" w:space="0" w:color="auto"/>
                <w:bottom w:val="none" w:sz="0" w:space="0" w:color="auto"/>
                <w:right w:val="none" w:sz="0" w:space="0" w:color="auto"/>
              </w:divBdr>
            </w:div>
            <w:div w:id="1396121946">
              <w:marLeft w:val="0"/>
              <w:marRight w:val="0"/>
              <w:marTop w:val="0"/>
              <w:marBottom w:val="0"/>
              <w:divBdr>
                <w:top w:val="none" w:sz="0" w:space="0" w:color="auto"/>
                <w:left w:val="none" w:sz="0" w:space="0" w:color="auto"/>
                <w:bottom w:val="none" w:sz="0" w:space="0" w:color="auto"/>
                <w:right w:val="none" w:sz="0" w:space="0" w:color="auto"/>
              </w:divBdr>
            </w:div>
            <w:div w:id="486022248">
              <w:marLeft w:val="0"/>
              <w:marRight w:val="0"/>
              <w:marTop w:val="0"/>
              <w:marBottom w:val="0"/>
              <w:divBdr>
                <w:top w:val="none" w:sz="0" w:space="0" w:color="auto"/>
                <w:left w:val="none" w:sz="0" w:space="0" w:color="auto"/>
                <w:bottom w:val="none" w:sz="0" w:space="0" w:color="auto"/>
                <w:right w:val="none" w:sz="0" w:space="0" w:color="auto"/>
              </w:divBdr>
            </w:div>
            <w:div w:id="1683777654">
              <w:marLeft w:val="0"/>
              <w:marRight w:val="0"/>
              <w:marTop w:val="0"/>
              <w:marBottom w:val="0"/>
              <w:divBdr>
                <w:top w:val="none" w:sz="0" w:space="0" w:color="auto"/>
                <w:left w:val="none" w:sz="0" w:space="0" w:color="auto"/>
                <w:bottom w:val="none" w:sz="0" w:space="0" w:color="auto"/>
                <w:right w:val="none" w:sz="0" w:space="0" w:color="auto"/>
              </w:divBdr>
            </w:div>
            <w:div w:id="275411485">
              <w:marLeft w:val="0"/>
              <w:marRight w:val="0"/>
              <w:marTop w:val="0"/>
              <w:marBottom w:val="0"/>
              <w:divBdr>
                <w:top w:val="none" w:sz="0" w:space="0" w:color="auto"/>
                <w:left w:val="none" w:sz="0" w:space="0" w:color="auto"/>
                <w:bottom w:val="none" w:sz="0" w:space="0" w:color="auto"/>
                <w:right w:val="none" w:sz="0" w:space="0" w:color="auto"/>
              </w:divBdr>
            </w:div>
            <w:div w:id="2037537286">
              <w:marLeft w:val="0"/>
              <w:marRight w:val="0"/>
              <w:marTop w:val="0"/>
              <w:marBottom w:val="0"/>
              <w:divBdr>
                <w:top w:val="none" w:sz="0" w:space="0" w:color="auto"/>
                <w:left w:val="none" w:sz="0" w:space="0" w:color="auto"/>
                <w:bottom w:val="none" w:sz="0" w:space="0" w:color="auto"/>
                <w:right w:val="none" w:sz="0" w:space="0" w:color="auto"/>
              </w:divBdr>
            </w:div>
            <w:div w:id="1148980515">
              <w:marLeft w:val="0"/>
              <w:marRight w:val="0"/>
              <w:marTop w:val="0"/>
              <w:marBottom w:val="0"/>
              <w:divBdr>
                <w:top w:val="none" w:sz="0" w:space="0" w:color="auto"/>
                <w:left w:val="none" w:sz="0" w:space="0" w:color="auto"/>
                <w:bottom w:val="none" w:sz="0" w:space="0" w:color="auto"/>
                <w:right w:val="none" w:sz="0" w:space="0" w:color="auto"/>
              </w:divBdr>
            </w:div>
            <w:div w:id="343869419">
              <w:marLeft w:val="0"/>
              <w:marRight w:val="0"/>
              <w:marTop w:val="0"/>
              <w:marBottom w:val="0"/>
              <w:divBdr>
                <w:top w:val="none" w:sz="0" w:space="0" w:color="auto"/>
                <w:left w:val="none" w:sz="0" w:space="0" w:color="auto"/>
                <w:bottom w:val="none" w:sz="0" w:space="0" w:color="auto"/>
                <w:right w:val="none" w:sz="0" w:space="0" w:color="auto"/>
              </w:divBdr>
            </w:div>
            <w:div w:id="1100373430">
              <w:marLeft w:val="0"/>
              <w:marRight w:val="0"/>
              <w:marTop w:val="0"/>
              <w:marBottom w:val="0"/>
              <w:divBdr>
                <w:top w:val="none" w:sz="0" w:space="0" w:color="auto"/>
                <w:left w:val="none" w:sz="0" w:space="0" w:color="auto"/>
                <w:bottom w:val="none" w:sz="0" w:space="0" w:color="auto"/>
                <w:right w:val="none" w:sz="0" w:space="0" w:color="auto"/>
              </w:divBdr>
            </w:div>
            <w:div w:id="1102141800">
              <w:marLeft w:val="0"/>
              <w:marRight w:val="0"/>
              <w:marTop w:val="0"/>
              <w:marBottom w:val="0"/>
              <w:divBdr>
                <w:top w:val="none" w:sz="0" w:space="0" w:color="auto"/>
                <w:left w:val="none" w:sz="0" w:space="0" w:color="auto"/>
                <w:bottom w:val="none" w:sz="0" w:space="0" w:color="auto"/>
                <w:right w:val="none" w:sz="0" w:space="0" w:color="auto"/>
              </w:divBdr>
            </w:div>
            <w:div w:id="2053385434">
              <w:marLeft w:val="0"/>
              <w:marRight w:val="0"/>
              <w:marTop w:val="0"/>
              <w:marBottom w:val="0"/>
              <w:divBdr>
                <w:top w:val="none" w:sz="0" w:space="0" w:color="auto"/>
                <w:left w:val="none" w:sz="0" w:space="0" w:color="auto"/>
                <w:bottom w:val="none" w:sz="0" w:space="0" w:color="auto"/>
                <w:right w:val="none" w:sz="0" w:space="0" w:color="auto"/>
              </w:divBdr>
            </w:div>
            <w:div w:id="1122652139">
              <w:marLeft w:val="0"/>
              <w:marRight w:val="0"/>
              <w:marTop w:val="0"/>
              <w:marBottom w:val="0"/>
              <w:divBdr>
                <w:top w:val="none" w:sz="0" w:space="0" w:color="auto"/>
                <w:left w:val="none" w:sz="0" w:space="0" w:color="auto"/>
                <w:bottom w:val="none" w:sz="0" w:space="0" w:color="auto"/>
                <w:right w:val="none" w:sz="0" w:space="0" w:color="auto"/>
              </w:divBdr>
            </w:div>
            <w:div w:id="145248201">
              <w:marLeft w:val="0"/>
              <w:marRight w:val="0"/>
              <w:marTop w:val="0"/>
              <w:marBottom w:val="0"/>
              <w:divBdr>
                <w:top w:val="none" w:sz="0" w:space="0" w:color="auto"/>
                <w:left w:val="none" w:sz="0" w:space="0" w:color="auto"/>
                <w:bottom w:val="none" w:sz="0" w:space="0" w:color="auto"/>
                <w:right w:val="none" w:sz="0" w:space="0" w:color="auto"/>
              </w:divBdr>
            </w:div>
            <w:div w:id="2030837848">
              <w:marLeft w:val="0"/>
              <w:marRight w:val="0"/>
              <w:marTop w:val="0"/>
              <w:marBottom w:val="0"/>
              <w:divBdr>
                <w:top w:val="none" w:sz="0" w:space="0" w:color="auto"/>
                <w:left w:val="none" w:sz="0" w:space="0" w:color="auto"/>
                <w:bottom w:val="none" w:sz="0" w:space="0" w:color="auto"/>
                <w:right w:val="none" w:sz="0" w:space="0" w:color="auto"/>
              </w:divBdr>
            </w:div>
            <w:div w:id="1573346971">
              <w:marLeft w:val="0"/>
              <w:marRight w:val="0"/>
              <w:marTop w:val="0"/>
              <w:marBottom w:val="0"/>
              <w:divBdr>
                <w:top w:val="none" w:sz="0" w:space="0" w:color="auto"/>
                <w:left w:val="none" w:sz="0" w:space="0" w:color="auto"/>
                <w:bottom w:val="none" w:sz="0" w:space="0" w:color="auto"/>
                <w:right w:val="none" w:sz="0" w:space="0" w:color="auto"/>
              </w:divBdr>
            </w:div>
            <w:div w:id="196041250">
              <w:marLeft w:val="0"/>
              <w:marRight w:val="0"/>
              <w:marTop w:val="0"/>
              <w:marBottom w:val="0"/>
              <w:divBdr>
                <w:top w:val="none" w:sz="0" w:space="0" w:color="auto"/>
                <w:left w:val="none" w:sz="0" w:space="0" w:color="auto"/>
                <w:bottom w:val="none" w:sz="0" w:space="0" w:color="auto"/>
                <w:right w:val="none" w:sz="0" w:space="0" w:color="auto"/>
              </w:divBdr>
            </w:div>
            <w:div w:id="2110201490">
              <w:marLeft w:val="0"/>
              <w:marRight w:val="0"/>
              <w:marTop w:val="0"/>
              <w:marBottom w:val="0"/>
              <w:divBdr>
                <w:top w:val="none" w:sz="0" w:space="0" w:color="auto"/>
                <w:left w:val="none" w:sz="0" w:space="0" w:color="auto"/>
                <w:bottom w:val="none" w:sz="0" w:space="0" w:color="auto"/>
                <w:right w:val="none" w:sz="0" w:space="0" w:color="auto"/>
              </w:divBdr>
            </w:div>
            <w:div w:id="1743794162">
              <w:marLeft w:val="0"/>
              <w:marRight w:val="0"/>
              <w:marTop w:val="0"/>
              <w:marBottom w:val="0"/>
              <w:divBdr>
                <w:top w:val="none" w:sz="0" w:space="0" w:color="auto"/>
                <w:left w:val="none" w:sz="0" w:space="0" w:color="auto"/>
                <w:bottom w:val="none" w:sz="0" w:space="0" w:color="auto"/>
                <w:right w:val="none" w:sz="0" w:space="0" w:color="auto"/>
              </w:divBdr>
            </w:div>
            <w:div w:id="1922566215">
              <w:marLeft w:val="0"/>
              <w:marRight w:val="0"/>
              <w:marTop w:val="0"/>
              <w:marBottom w:val="0"/>
              <w:divBdr>
                <w:top w:val="none" w:sz="0" w:space="0" w:color="auto"/>
                <w:left w:val="none" w:sz="0" w:space="0" w:color="auto"/>
                <w:bottom w:val="none" w:sz="0" w:space="0" w:color="auto"/>
                <w:right w:val="none" w:sz="0" w:space="0" w:color="auto"/>
              </w:divBdr>
            </w:div>
            <w:div w:id="186918212">
              <w:marLeft w:val="0"/>
              <w:marRight w:val="0"/>
              <w:marTop w:val="0"/>
              <w:marBottom w:val="0"/>
              <w:divBdr>
                <w:top w:val="none" w:sz="0" w:space="0" w:color="auto"/>
                <w:left w:val="none" w:sz="0" w:space="0" w:color="auto"/>
                <w:bottom w:val="none" w:sz="0" w:space="0" w:color="auto"/>
                <w:right w:val="none" w:sz="0" w:space="0" w:color="auto"/>
              </w:divBdr>
            </w:div>
            <w:div w:id="797799248">
              <w:marLeft w:val="0"/>
              <w:marRight w:val="0"/>
              <w:marTop w:val="0"/>
              <w:marBottom w:val="0"/>
              <w:divBdr>
                <w:top w:val="none" w:sz="0" w:space="0" w:color="auto"/>
                <w:left w:val="none" w:sz="0" w:space="0" w:color="auto"/>
                <w:bottom w:val="none" w:sz="0" w:space="0" w:color="auto"/>
                <w:right w:val="none" w:sz="0" w:space="0" w:color="auto"/>
              </w:divBdr>
            </w:div>
            <w:div w:id="1985357201">
              <w:marLeft w:val="0"/>
              <w:marRight w:val="0"/>
              <w:marTop w:val="0"/>
              <w:marBottom w:val="0"/>
              <w:divBdr>
                <w:top w:val="none" w:sz="0" w:space="0" w:color="auto"/>
                <w:left w:val="none" w:sz="0" w:space="0" w:color="auto"/>
                <w:bottom w:val="none" w:sz="0" w:space="0" w:color="auto"/>
                <w:right w:val="none" w:sz="0" w:space="0" w:color="auto"/>
              </w:divBdr>
            </w:div>
            <w:div w:id="1041396122">
              <w:marLeft w:val="0"/>
              <w:marRight w:val="0"/>
              <w:marTop w:val="0"/>
              <w:marBottom w:val="0"/>
              <w:divBdr>
                <w:top w:val="none" w:sz="0" w:space="0" w:color="auto"/>
                <w:left w:val="none" w:sz="0" w:space="0" w:color="auto"/>
                <w:bottom w:val="none" w:sz="0" w:space="0" w:color="auto"/>
                <w:right w:val="none" w:sz="0" w:space="0" w:color="auto"/>
              </w:divBdr>
            </w:div>
            <w:div w:id="1372221776">
              <w:marLeft w:val="0"/>
              <w:marRight w:val="0"/>
              <w:marTop w:val="0"/>
              <w:marBottom w:val="0"/>
              <w:divBdr>
                <w:top w:val="none" w:sz="0" w:space="0" w:color="auto"/>
                <w:left w:val="none" w:sz="0" w:space="0" w:color="auto"/>
                <w:bottom w:val="none" w:sz="0" w:space="0" w:color="auto"/>
                <w:right w:val="none" w:sz="0" w:space="0" w:color="auto"/>
              </w:divBdr>
            </w:div>
            <w:div w:id="571820530">
              <w:marLeft w:val="0"/>
              <w:marRight w:val="0"/>
              <w:marTop w:val="0"/>
              <w:marBottom w:val="0"/>
              <w:divBdr>
                <w:top w:val="none" w:sz="0" w:space="0" w:color="auto"/>
                <w:left w:val="none" w:sz="0" w:space="0" w:color="auto"/>
                <w:bottom w:val="none" w:sz="0" w:space="0" w:color="auto"/>
                <w:right w:val="none" w:sz="0" w:space="0" w:color="auto"/>
              </w:divBdr>
            </w:div>
            <w:div w:id="1827473380">
              <w:marLeft w:val="0"/>
              <w:marRight w:val="0"/>
              <w:marTop w:val="0"/>
              <w:marBottom w:val="0"/>
              <w:divBdr>
                <w:top w:val="none" w:sz="0" w:space="0" w:color="auto"/>
                <w:left w:val="none" w:sz="0" w:space="0" w:color="auto"/>
                <w:bottom w:val="none" w:sz="0" w:space="0" w:color="auto"/>
                <w:right w:val="none" w:sz="0" w:space="0" w:color="auto"/>
              </w:divBdr>
            </w:div>
            <w:div w:id="901058647">
              <w:marLeft w:val="0"/>
              <w:marRight w:val="0"/>
              <w:marTop w:val="0"/>
              <w:marBottom w:val="0"/>
              <w:divBdr>
                <w:top w:val="none" w:sz="0" w:space="0" w:color="auto"/>
                <w:left w:val="none" w:sz="0" w:space="0" w:color="auto"/>
                <w:bottom w:val="none" w:sz="0" w:space="0" w:color="auto"/>
                <w:right w:val="none" w:sz="0" w:space="0" w:color="auto"/>
              </w:divBdr>
            </w:div>
            <w:div w:id="1611162128">
              <w:marLeft w:val="0"/>
              <w:marRight w:val="0"/>
              <w:marTop w:val="0"/>
              <w:marBottom w:val="0"/>
              <w:divBdr>
                <w:top w:val="none" w:sz="0" w:space="0" w:color="auto"/>
                <w:left w:val="none" w:sz="0" w:space="0" w:color="auto"/>
                <w:bottom w:val="none" w:sz="0" w:space="0" w:color="auto"/>
                <w:right w:val="none" w:sz="0" w:space="0" w:color="auto"/>
              </w:divBdr>
            </w:div>
            <w:div w:id="466048280">
              <w:marLeft w:val="0"/>
              <w:marRight w:val="0"/>
              <w:marTop w:val="0"/>
              <w:marBottom w:val="0"/>
              <w:divBdr>
                <w:top w:val="none" w:sz="0" w:space="0" w:color="auto"/>
                <w:left w:val="none" w:sz="0" w:space="0" w:color="auto"/>
                <w:bottom w:val="none" w:sz="0" w:space="0" w:color="auto"/>
                <w:right w:val="none" w:sz="0" w:space="0" w:color="auto"/>
              </w:divBdr>
            </w:div>
            <w:div w:id="262498084">
              <w:marLeft w:val="0"/>
              <w:marRight w:val="0"/>
              <w:marTop w:val="0"/>
              <w:marBottom w:val="0"/>
              <w:divBdr>
                <w:top w:val="none" w:sz="0" w:space="0" w:color="auto"/>
                <w:left w:val="none" w:sz="0" w:space="0" w:color="auto"/>
                <w:bottom w:val="none" w:sz="0" w:space="0" w:color="auto"/>
                <w:right w:val="none" w:sz="0" w:space="0" w:color="auto"/>
              </w:divBdr>
            </w:div>
            <w:div w:id="111443882">
              <w:marLeft w:val="0"/>
              <w:marRight w:val="0"/>
              <w:marTop w:val="0"/>
              <w:marBottom w:val="0"/>
              <w:divBdr>
                <w:top w:val="none" w:sz="0" w:space="0" w:color="auto"/>
                <w:left w:val="none" w:sz="0" w:space="0" w:color="auto"/>
                <w:bottom w:val="none" w:sz="0" w:space="0" w:color="auto"/>
                <w:right w:val="none" w:sz="0" w:space="0" w:color="auto"/>
              </w:divBdr>
            </w:div>
            <w:div w:id="1323393599">
              <w:marLeft w:val="0"/>
              <w:marRight w:val="0"/>
              <w:marTop w:val="0"/>
              <w:marBottom w:val="0"/>
              <w:divBdr>
                <w:top w:val="none" w:sz="0" w:space="0" w:color="auto"/>
                <w:left w:val="none" w:sz="0" w:space="0" w:color="auto"/>
                <w:bottom w:val="none" w:sz="0" w:space="0" w:color="auto"/>
                <w:right w:val="none" w:sz="0" w:space="0" w:color="auto"/>
              </w:divBdr>
            </w:div>
            <w:div w:id="507670599">
              <w:marLeft w:val="0"/>
              <w:marRight w:val="0"/>
              <w:marTop w:val="0"/>
              <w:marBottom w:val="0"/>
              <w:divBdr>
                <w:top w:val="none" w:sz="0" w:space="0" w:color="auto"/>
                <w:left w:val="none" w:sz="0" w:space="0" w:color="auto"/>
                <w:bottom w:val="none" w:sz="0" w:space="0" w:color="auto"/>
                <w:right w:val="none" w:sz="0" w:space="0" w:color="auto"/>
              </w:divBdr>
            </w:div>
            <w:div w:id="1884366165">
              <w:marLeft w:val="0"/>
              <w:marRight w:val="0"/>
              <w:marTop w:val="0"/>
              <w:marBottom w:val="0"/>
              <w:divBdr>
                <w:top w:val="none" w:sz="0" w:space="0" w:color="auto"/>
                <w:left w:val="none" w:sz="0" w:space="0" w:color="auto"/>
                <w:bottom w:val="none" w:sz="0" w:space="0" w:color="auto"/>
                <w:right w:val="none" w:sz="0" w:space="0" w:color="auto"/>
              </w:divBdr>
            </w:div>
            <w:div w:id="1107432085">
              <w:marLeft w:val="0"/>
              <w:marRight w:val="0"/>
              <w:marTop w:val="0"/>
              <w:marBottom w:val="0"/>
              <w:divBdr>
                <w:top w:val="none" w:sz="0" w:space="0" w:color="auto"/>
                <w:left w:val="none" w:sz="0" w:space="0" w:color="auto"/>
                <w:bottom w:val="none" w:sz="0" w:space="0" w:color="auto"/>
                <w:right w:val="none" w:sz="0" w:space="0" w:color="auto"/>
              </w:divBdr>
            </w:div>
            <w:div w:id="1956256327">
              <w:marLeft w:val="0"/>
              <w:marRight w:val="0"/>
              <w:marTop w:val="0"/>
              <w:marBottom w:val="0"/>
              <w:divBdr>
                <w:top w:val="none" w:sz="0" w:space="0" w:color="auto"/>
                <w:left w:val="none" w:sz="0" w:space="0" w:color="auto"/>
                <w:bottom w:val="none" w:sz="0" w:space="0" w:color="auto"/>
                <w:right w:val="none" w:sz="0" w:space="0" w:color="auto"/>
              </w:divBdr>
            </w:div>
            <w:div w:id="833839342">
              <w:marLeft w:val="0"/>
              <w:marRight w:val="0"/>
              <w:marTop w:val="0"/>
              <w:marBottom w:val="0"/>
              <w:divBdr>
                <w:top w:val="none" w:sz="0" w:space="0" w:color="auto"/>
                <w:left w:val="none" w:sz="0" w:space="0" w:color="auto"/>
                <w:bottom w:val="none" w:sz="0" w:space="0" w:color="auto"/>
                <w:right w:val="none" w:sz="0" w:space="0" w:color="auto"/>
              </w:divBdr>
            </w:div>
            <w:div w:id="897594794">
              <w:marLeft w:val="0"/>
              <w:marRight w:val="0"/>
              <w:marTop w:val="0"/>
              <w:marBottom w:val="0"/>
              <w:divBdr>
                <w:top w:val="none" w:sz="0" w:space="0" w:color="auto"/>
                <w:left w:val="none" w:sz="0" w:space="0" w:color="auto"/>
                <w:bottom w:val="none" w:sz="0" w:space="0" w:color="auto"/>
                <w:right w:val="none" w:sz="0" w:space="0" w:color="auto"/>
              </w:divBdr>
            </w:div>
            <w:div w:id="1069184860">
              <w:marLeft w:val="0"/>
              <w:marRight w:val="0"/>
              <w:marTop w:val="0"/>
              <w:marBottom w:val="0"/>
              <w:divBdr>
                <w:top w:val="none" w:sz="0" w:space="0" w:color="auto"/>
                <w:left w:val="none" w:sz="0" w:space="0" w:color="auto"/>
                <w:bottom w:val="none" w:sz="0" w:space="0" w:color="auto"/>
                <w:right w:val="none" w:sz="0" w:space="0" w:color="auto"/>
              </w:divBdr>
            </w:div>
            <w:div w:id="853881906">
              <w:marLeft w:val="0"/>
              <w:marRight w:val="0"/>
              <w:marTop w:val="0"/>
              <w:marBottom w:val="0"/>
              <w:divBdr>
                <w:top w:val="none" w:sz="0" w:space="0" w:color="auto"/>
                <w:left w:val="none" w:sz="0" w:space="0" w:color="auto"/>
                <w:bottom w:val="none" w:sz="0" w:space="0" w:color="auto"/>
                <w:right w:val="none" w:sz="0" w:space="0" w:color="auto"/>
              </w:divBdr>
            </w:div>
            <w:div w:id="189339134">
              <w:marLeft w:val="0"/>
              <w:marRight w:val="0"/>
              <w:marTop w:val="0"/>
              <w:marBottom w:val="0"/>
              <w:divBdr>
                <w:top w:val="none" w:sz="0" w:space="0" w:color="auto"/>
                <w:left w:val="none" w:sz="0" w:space="0" w:color="auto"/>
                <w:bottom w:val="none" w:sz="0" w:space="0" w:color="auto"/>
                <w:right w:val="none" w:sz="0" w:space="0" w:color="auto"/>
              </w:divBdr>
            </w:div>
            <w:div w:id="1241135541">
              <w:marLeft w:val="0"/>
              <w:marRight w:val="0"/>
              <w:marTop w:val="0"/>
              <w:marBottom w:val="0"/>
              <w:divBdr>
                <w:top w:val="none" w:sz="0" w:space="0" w:color="auto"/>
                <w:left w:val="none" w:sz="0" w:space="0" w:color="auto"/>
                <w:bottom w:val="none" w:sz="0" w:space="0" w:color="auto"/>
                <w:right w:val="none" w:sz="0" w:space="0" w:color="auto"/>
              </w:divBdr>
            </w:div>
            <w:div w:id="1871718070">
              <w:marLeft w:val="0"/>
              <w:marRight w:val="0"/>
              <w:marTop w:val="0"/>
              <w:marBottom w:val="0"/>
              <w:divBdr>
                <w:top w:val="none" w:sz="0" w:space="0" w:color="auto"/>
                <w:left w:val="none" w:sz="0" w:space="0" w:color="auto"/>
                <w:bottom w:val="none" w:sz="0" w:space="0" w:color="auto"/>
                <w:right w:val="none" w:sz="0" w:space="0" w:color="auto"/>
              </w:divBdr>
            </w:div>
            <w:div w:id="382218576">
              <w:marLeft w:val="0"/>
              <w:marRight w:val="0"/>
              <w:marTop w:val="0"/>
              <w:marBottom w:val="0"/>
              <w:divBdr>
                <w:top w:val="none" w:sz="0" w:space="0" w:color="auto"/>
                <w:left w:val="none" w:sz="0" w:space="0" w:color="auto"/>
                <w:bottom w:val="none" w:sz="0" w:space="0" w:color="auto"/>
                <w:right w:val="none" w:sz="0" w:space="0" w:color="auto"/>
              </w:divBdr>
            </w:div>
            <w:div w:id="1425878230">
              <w:marLeft w:val="0"/>
              <w:marRight w:val="0"/>
              <w:marTop w:val="0"/>
              <w:marBottom w:val="0"/>
              <w:divBdr>
                <w:top w:val="none" w:sz="0" w:space="0" w:color="auto"/>
                <w:left w:val="none" w:sz="0" w:space="0" w:color="auto"/>
                <w:bottom w:val="none" w:sz="0" w:space="0" w:color="auto"/>
                <w:right w:val="none" w:sz="0" w:space="0" w:color="auto"/>
              </w:divBdr>
            </w:div>
            <w:div w:id="463935626">
              <w:marLeft w:val="0"/>
              <w:marRight w:val="0"/>
              <w:marTop w:val="0"/>
              <w:marBottom w:val="0"/>
              <w:divBdr>
                <w:top w:val="none" w:sz="0" w:space="0" w:color="auto"/>
                <w:left w:val="none" w:sz="0" w:space="0" w:color="auto"/>
                <w:bottom w:val="none" w:sz="0" w:space="0" w:color="auto"/>
                <w:right w:val="none" w:sz="0" w:space="0" w:color="auto"/>
              </w:divBdr>
            </w:div>
            <w:div w:id="1890266059">
              <w:marLeft w:val="0"/>
              <w:marRight w:val="0"/>
              <w:marTop w:val="0"/>
              <w:marBottom w:val="0"/>
              <w:divBdr>
                <w:top w:val="none" w:sz="0" w:space="0" w:color="auto"/>
                <w:left w:val="none" w:sz="0" w:space="0" w:color="auto"/>
                <w:bottom w:val="none" w:sz="0" w:space="0" w:color="auto"/>
                <w:right w:val="none" w:sz="0" w:space="0" w:color="auto"/>
              </w:divBdr>
            </w:div>
            <w:div w:id="289014679">
              <w:marLeft w:val="0"/>
              <w:marRight w:val="0"/>
              <w:marTop w:val="0"/>
              <w:marBottom w:val="0"/>
              <w:divBdr>
                <w:top w:val="none" w:sz="0" w:space="0" w:color="auto"/>
                <w:left w:val="none" w:sz="0" w:space="0" w:color="auto"/>
                <w:bottom w:val="none" w:sz="0" w:space="0" w:color="auto"/>
                <w:right w:val="none" w:sz="0" w:space="0" w:color="auto"/>
              </w:divBdr>
            </w:div>
            <w:div w:id="897474587">
              <w:marLeft w:val="0"/>
              <w:marRight w:val="0"/>
              <w:marTop w:val="0"/>
              <w:marBottom w:val="0"/>
              <w:divBdr>
                <w:top w:val="none" w:sz="0" w:space="0" w:color="auto"/>
                <w:left w:val="none" w:sz="0" w:space="0" w:color="auto"/>
                <w:bottom w:val="none" w:sz="0" w:space="0" w:color="auto"/>
                <w:right w:val="none" w:sz="0" w:space="0" w:color="auto"/>
              </w:divBdr>
            </w:div>
            <w:div w:id="478809901">
              <w:marLeft w:val="0"/>
              <w:marRight w:val="0"/>
              <w:marTop w:val="0"/>
              <w:marBottom w:val="0"/>
              <w:divBdr>
                <w:top w:val="none" w:sz="0" w:space="0" w:color="auto"/>
                <w:left w:val="none" w:sz="0" w:space="0" w:color="auto"/>
                <w:bottom w:val="none" w:sz="0" w:space="0" w:color="auto"/>
                <w:right w:val="none" w:sz="0" w:space="0" w:color="auto"/>
              </w:divBdr>
            </w:div>
            <w:div w:id="1069032816">
              <w:marLeft w:val="0"/>
              <w:marRight w:val="0"/>
              <w:marTop w:val="0"/>
              <w:marBottom w:val="0"/>
              <w:divBdr>
                <w:top w:val="none" w:sz="0" w:space="0" w:color="auto"/>
                <w:left w:val="none" w:sz="0" w:space="0" w:color="auto"/>
                <w:bottom w:val="none" w:sz="0" w:space="0" w:color="auto"/>
                <w:right w:val="none" w:sz="0" w:space="0" w:color="auto"/>
              </w:divBdr>
            </w:div>
            <w:div w:id="1112363314">
              <w:marLeft w:val="0"/>
              <w:marRight w:val="0"/>
              <w:marTop w:val="0"/>
              <w:marBottom w:val="0"/>
              <w:divBdr>
                <w:top w:val="none" w:sz="0" w:space="0" w:color="auto"/>
                <w:left w:val="none" w:sz="0" w:space="0" w:color="auto"/>
                <w:bottom w:val="none" w:sz="0" w:space="0" w:color="auto"/>
                <w:right w:val="none" w:sz="0" w:space="0" w:color="auto"/>
              </w:divBdr>
            </w:div>
            <w:div w:id="138691959">
              <w:marLeft w:val="0"/>
              <w:marRight w:val="0"/>
              <w:marTop w:val="0"/>
              <w:marBottom w:val="0"/>
              <w:divBdr>
                <w:top w:val="none" w:sz="0" w:space="0" w:color="auto"/>
                <w:left w:val="none" w:sz="0" w:space="0" w:color="auto"/>
                <w:bottom w:val="none" w:sz="0" w:space="0" w:color="auto"/>
                <w:right w:val="none" w:sz="0" w:space="0" w:color="auto"/>
              </w:divBdr>
            </w:div>
            <w:div w:id="290790415">
              <w:marLeft w:val="0"/>
              <w:marRight w:val="0"/>
              <w:marTop w:val="0"/>
              <w:marBottom w:val="0"/>
              <w:divBdr>
                <w:top w:val="none" w:sz="0" w:space="0" w:color="auto"/>
                <w:left w:val="none" w:sz="0" w:space="0" w:color="auto"/>
                <w:bottom w:val="none" w:sz="0" w:space="0" w:color="auto"/>
                <w:right w:val="none" w:sz="0" w:space="0" w:color="auto"/>
              </w:divBdr>
            </w:div>
            <w:div w:id="81723767">
              <w:marLeft w:val="0"/>
              <w:marRight w:val="0"/>
              <w:marTop w:val="0"/>
              <w:marBottom w:val="0"/>
              <w:divBdr>
                <w:top w:val="none" w:sz="0" w:space="0" w:color="auto"/>
                <w:left w:val="none" w:sz="0" w:space="0" w:color="auto"/>
                <w:bottom w:val="none" w:sz="0" w:space="0" w:color="auto"/>
                <w:right w:val="none" w:sz="0" w:space="0" w:color="auto"/>
              </w:divBdr>
            </w:div>
            <w:div w:id="826674006">
              <w:marLeft w:val="0"/>
              <w:marRight w:val="0"/>
              <w:marTop w:val="0"/>
              <w:marBottom w:val="0"/>
              <w:divBdr>
                <w:top w:val="none" w:sz="0" w:space="0" w:color="auto"/>
                <w:left w:val="none" w:sz="0" w:space="0" w:color="auto"/>
                <w:bottom w:val="none" w:sz="0" w:space="0" w:color="auto"/>
                <w:right w:val="none" w:sz="0" w:space="0" w:color="auto"/>
              </w:divBdr>
            </w:div>
            <w:div w:id="1649087472">
              <w:marLeft w:val="0"/>
              <w:marRight w:val="0"/>
              <w:marTop w:val="0"/>
              <w:marBottom w:val="0"/>
              <w:divBdr>
                <w:top w:val="none" w:sz="0" w:space="0" w:color="auto"/>
                <w:left w:val="none" w:sz="0" w:space="0" w:color="auto"/>
                <w:bottom w:val="none" w:sz="0" w:space="0" w:color="auto"/>
                <w:right w:val="none" w:sz="0" w:space="0" w:color="auto"/>
              </w:divBdr>
            </w:div>
            <w:div w:id="1927180103">
              <w:marLeft w:val="0"/>
              <w:marRight w:val="0"/>
              <w:marTop w:val="0"/>
              <w:marBottom w:val="0"/>
              <w:divBdr>
                <w:top w:val="none" w:sz="0" w:space="0" w:color="auto"/>
                <w:left w:val="none" w:sz="0" w:space="0" w:color="auto"/>
                <w:bottom w:val="none" w:sz="0" w:space="0" w:color="auto"/>
                <w:right w:val="none" w:sz="0" w:space="0" w:color="auto"/>
              </w:divBdr>
              <w:divsChild>
                <w:div w:id="1545868762">
                  <w:marLeft w:val="0"/>
                  <w:marRight w:val="0"/>
                  <w:marTop w:val="0"/>
                  <w:marBottom w:val="0"/>
                  <w:divBdr>
                    <w:top w:val="none" w:sz="0" w:space="0" w:color="auto"/>
                    <w:left w:val="none" w:sz="0" w:space="0" w:color="auto"/>
                    <w:bottom w:val="none" w:sz="0" w:space="0" w:color="auto"/>
                    <w:right w:val="none" w:sz="0" w:space="0" w:color="auto"/>
                  </w:divBdr>
                </w:div>
                <w:div w:id="1442454151">
                  <w:marLeft w:val="0"/>
                  <w:marRight w:val="0"/>
                  <w:marTop w:val="0"/>
                  <w:marBottom w:val="0"/>
                  <w:divBdr>
                    <w:top w:val="none" w:sz="0" w:space="0" w:color="auto"/>
                    <w:left w:val="none" w:sz="0" w:space="0" w:color="auto"/>
                    <w:bottom w:val="none" w:sz="0" w:space="0" w:color="auto"/>
                    <w:right w:val="none" w:sz="0" w:space="0" w:color="auto"/>
                  </w:divBdr>
                </w:div>
                <w:div w:id="1260331696">
                  <w:marLeft w:val="0"/>
                  <w:marRight w:val="0"/>
                  <w:marTop w:val="0"/>
                  <w:marBottom w:val="0"/>
                  <w:divBdr>
                    <w:top w:val="none" w:sz="0" w:space="0" w:color="auto"/>
                    <w:left w:val="none" w:sz="0" w:space="0" w:color="auto"/>
                    <w:bottom w:val="none" w:sz="0" w:space="0" w:color="auto"/>
                    <w:right w:val="none" w:sz="0" w:space="0" w:color="auto"/>
                  </w:divBdr>
                </w:div>
                <w:div w:id="1264918643">
                  <w:marLeft w:val="0"/>
                  <w:marRight w:val="0"/>
                  <w:marTop w:val="0"/>
                  <w:marBottom w:val="0"/>
                  <w:divBdr>
                    <w:top w:val="none" w:sz="0" w:space="0" w:color="auto"/>
                    <w:left w:val="none" w:sz="0" w:space="0" w:color="auto"/>
                    <w:bottom w:val="none" w:sz="0" w:space="0" w:color="auto"/>
                    <w:right w:val="none" w:sz="0" w:space="0" w:color="auto"/>
                  </w:divBdr>
                </w:div>
                <w:div w:id="2106725508">
                  <w:marLeft w:val="0"/>
                  <w:marRight w:val="0"/>
                  <w:marTop w:val="0"/>
                  <w:marBottom w:val="0"/>
                  <w:divBdr>
                    <w:top w:val="none" w:sz="0" w:space="0" w:color="auto"/>
                    <w:left w:val="none" w:sz="0" w:space="0" w:color="auto"/>
                    <w:bottom w:val="none" w:sz="0" w:space="0" w:color="auto"/>
                    <w:right w:val="none" w:sz="0" w:space="0" w:color="auto"/>
                  </w:divBdr>
                </w:div>
                <w:div w:id="195045563">
                  <w:marLeft w:val="0"/>
                  <w:marRight w:val="0"/>
                  <w:marTop w:val="0"/>
                  <w:marBottom w:val="0"/>
                  <w:divBdr>
                    <w:top w:val="none" w:sz="0" w:space="0" w:color="auto"/>
                    <w:left w:val="none" w:sz="0" w:space="0" w:color="auto"/>
                    <w:bottom w:val="none" w:sz="0" w:space="0" w:color="auto"/>
                    <w:right w:val="none" w:sz="0" w:space="0" w:color="auto"/>
                  </w:divBdr>
                </w:div>
                <w:div w:id="487601038">
                  <w:marLeft w:val="0"/>
                  <w:marRight w:val="0"/>
                  <w:marTop w:val="0"/>
                  <w:marBottom w:val="0"/>
                  <w:divBdr>
                    <w:top w:val="none" w:sz="0" w:space="0" w:color="auto"/>
                    <w:left w:val="none" w:sz="0" w:space="0" w:color="auto"/>
                    <w:bottom w:val="none" w:sz="0" w:space="0" w:color="auto"/>
                    <w:right w:val="none" w:sz="0" w:space="0" w:color="auto"/>
                  </w:divBdr>
                </w:div>
                <w:div w:id="1595167638">
                  <w:marLeft w:val="0"/>
                  <w:marRight w:val="0"/>
                  <w:marTop w:val="0"/>
                  <w:marBottom w:val="0"/>
                  <w:divBdr>
                    <w:top w:val="none" w:sz="0" w:space="0" w:color="auto"/>
                    <w:left w:val="none" w:sz="0" w:space="0" w:color="auto"/>
                    <w:bottom w:val="none" w:sz="0" w:space="0" w:color="auto"/>
                    <w:right w:val="none" w:sz="0" w:space="0" w:color="auto"/>
                  </w:divBdr>
                </w:div>
                <w:div w:id="1361008112">
                  <w:marLeft w:val="0"/>
                  <w:marRight w:val="0"/>
                  <w:marTop w:val="0"/>
                  <w:marBottom w:val="0"/>
                  <w:divBdr>
                    <w:top w:val="none" w:sz="0" w:space="0" w:color="auto"/>
                    <w:left w:val="none" w:sz="0" w:space="0" w:color="auto"/>
                    <w:bottom w:val="none" w:sz="0" w:space="0" w:color="auto"/>
                    <w:right w:val="none" w:sz="0" w:space="0" w:color="auto"/>
                  </w:divBdr>
                </w:div>
                <w:div w:id="1928035263">
                  <w:marLeft w:val="0"/>
                  <w:marRight w:val="0"/>
                  <w:marTop w:val="0"/>
                  <w:marBottom w:val="0"/>
                  <w:divBdr>
                    <w:top w:val="none" w:sz="0" w:space="0" w:color="auto"/>
                    <w:left w:val="none" w:sz="0" w:space="0" w:color="auto"/>
                    <w:bottom w:val="none" w:sz="0" w:space="0" w:color="auto"/>
                    <w:right w:val="none" w:sz="0" w:space="0" w:color="auto"/>
                  </w:divBdr>
                </w:div>
                <w:div w:id="133372451">
                  <w:marLeft w:val="0"/>
                  <w:marRight w:val="0"/>
                  <w:marTop w:val="0"/>
                  <w:marBottom w:val="0"/>
                  <w:divBdr>
                    <w:top w:val="none" w:sz="0" w:space="0" w:color="auto"/>
                    <w:left w:val="none" w:sz="0" w:space="0" w:color="auto"/>
                    <w:bottom w:val="none" w:sz="0" w:space="0" w:color="auto"/>
                    <w:right w:val="none" w:sz="0" w:space="0" w:color="auto"/>
                  </w:divBdr>
                </w:div>
                <w:div w:id="899442758">
                  <w:marLeft w:val="0"/>
                  <w:marRight w:val="0"/>
                  <w:marTop w:val="0"/>
                  <w:marBottom w:val="0"/>
                  <w:divBdr>
                    <w:top w:val="none" w:sz="0" w:space="0" w:color="auto"/>
                    <w:left w:val="none" w:sz="0" w:space="0" w:color="auto"/>
                    <w:bottom w:val="none" w:sz="0" w:space="0" w:color="auto"/>
                    <w:right w:val="none" w:sz="0" w:space="0" w:color="auto"/>
                  </w:divBdr>
                </w:div>
                <w:div w:id="2020083887">
                  <w:marLeft w:val="0"/>
                  <w:marRight w:val="0"/>
                  <w:marTop w:val="0"/>
                  <w:marBottom w:val="0"/>
                  <w:divBdr>
                    <w:top w:val="none" w:sz="0" w:space="0" w:color="auto"/>
                    <w:left w:val="none" w:sz="0" w:space="0" w:color="auto"/>
                    <w:bottom w:val="none" w:sz="0" w:space="0" w:color="auto"/>
                    <w:right w:val="none" w:sz="0" w:space="0" w:color="auto"/>
                  </w:divBdr>
                </w:div>
                <w:div w:id="948776510">
                  <w:marLeft w:val="0"/>
                  <w:marRight w:val="0"/>
                  <w:marTop w:val="0"/>
                  <w:marBottom w:val="0"/>
                  <w:divBdr>
                    <w:top w:val="none" w:sz="0" w:space="0" w:color="auto"/>
                    <w:left w:val="none" w:sz="0" w:space="0" w:color="auto"/>
                    <w:bottom w:val="none" w:sz="0" w:space="0" w:color="auto"/>
                    <w:right w:val="none" w:sz="0" w:space="0" w:color="auto"/>
                  </w:divBdr>
                </w:div>
                <w:div w:id="564030897">
                  <w:marLeft w:val="0"/>
                  <w:marRight w:val="0"/>
                  <w:marTop w:val="0"/>
                  <w:marBottom w:val="0"/>
                  <w:divBdr>
                    <w:top w:val="none" w:sz="0" w:space="0" w:color="auto"/>
                    <w:left w:val="none" w:sz="0" w:space="0" w:color="auto"/>
                    <w:bottom w:val="none" w:sz="0" w:space="0" w:color="auto"/>
                    <w:right w:val="none" w:sz="0" w:space="0" w:color="auto"/>
                  </w:divBdr>
                </w:div>
                <w:div w:id="938761238">
                  <w:marLeft w:val="0"/>
                  <w:marRight w:val="0"/>
                  <w:marTop w:val="0"/>
                  <w:marBottom w:val="0"/>
                  <w:divBdr>
                    <w:top w:val="none" w:sz="0" w:space="0" w:color="auto"/>
                    <w:left w:val="none" w:sz="0" w:space="0" w:color="auto"/>
                    <w:bottom w:val="none" w:sz="0" w:space="0" w:color="auto"/>
                    <w:right w:val="none" w:sz="0" w:space="0" w:color="auto"/>
                  </w:divBdr>
                </w:div>
                <w:div w:id="1375159941">
                  <w:marLeft w:val="0"/>
                  <w:marRight w:val="0"/>
                  <w:marTop w:val="0"/>
                  <w:marBottom w:val="0"/>
                  <w:divBdr>
                    <w:top w:val="none" w:sz="0" w:space="0" w:color="auto"/>
                    <w:left w:val="none" w:sz="0" w:space="0" w:color="auto"/>
                    <w:bottom w:val="none" w:sz="0" w:space="0" w:color="auto"/>
                    <w:right w:val="none" w:sz="0" w:space="0" w:color="auto"/>
                  </w:divBdr>
                </w:div>
                <w:div w:id="157574750">
                  <w:marLeft w:val="0"/>
                  <w:marRight w:val="0"/>
                  <w:marTop w:val="0"/>
                  <w:marBottom w:val="0"/>
                  <w:divBdr>
                    <w:top w:val="none" w:sz="0" w:space="0" w:color="auto"/>
                    <w:left w:val="none" w:sz="0" w:space="0" w:color="auto"/>
                    <w:bottom w:val="none" w:sz="0" w:space="0" w:color="auto"/>
                    <w:right w:val="none" w:sz="0" w:space="0" w:color="auto"/>
                  </w:divBdr>
                </w:div>
                <w:div w:id="1250844854">
                  <w:marLeft w:val="0"/>
                  <w:marRight w:val="0"/>
                  <w:marTop w:val="0"/>
                  <w:marBottom w:val="0"/>
                  <w:divBdr>
                    <w:top w:val="none" w:sz="0" w:space="0" w:color="auto"/>
                    <w:left w:val="none" w:sz="0" w:space="0" w:color="auto"/>
                    <w:bottom w:val="none" w:sz="0" w:space="0" w:color="auto"/>
                    <w:right w:val="none" w:sz="0" w:space="0" w:color="auto"/>
                  </w:divBdr>
                </w:div>
                <w:div w:id="1419205910">
                  <w:marLeft w:val="0"/>
                  <w:marRight w:val="0"/>
                  <w:marTop w:val="0"/>
                  <w:marBottom w:val="0"/>
                  <w:divBdr>
                    <w:top w:val="none" w:sz="0" w:space="0" w:color="auto"/>
                    <w:left w:val="none" w:sz="0" w:space="0" w:color="auto"/>
                    <w:bottom w:val="none" w:sz="0" w:space="0" w:color="auto"/>
                    <w:right w:val="none" w:sz="0" w:space="0" w:color="auto"/>
                  </w:divBdr>
                </w:div>
                <w:div w:id="822967455">
                  <w:marLeft w:val="0"/>
                  <w:marRight w:val="0"/>
                  <w:marTop w:val="0"/>
                  <w:marBottom w:val="0"/>
                  <w:divBdr>
                    <w:top w:val="none" w:sz="0" w:space="0" w:color="auto"/>
                    <w:left w:val="none" w:sz="0" w:space="0" w:color="auto"/>
                    <w:bottom w:val="none" w:sz="0" w:space="0" w:color="auto"/>
                    <w:right w:val="none" w:sz="0" w:space="0" w:color="auto"/>
                  </w:divBdr>
                </w:div>
                <w:div w:id="497424718">
                  <w:marLeft w:val="0"/>
                  <w:marRight w:val="0"/>
                  <w:marTop w:val="0"/>
                  <w:marBottom w:val="0"/>
                  <w:divBdr>
                    <w:top w:val="none" w:sz="0" w:space="0" w:color="auto"/>
                    <w:left w:val="none" w:sz="0" w:space="0" w:color="auto"/>
                    <w:bottom w:val="none" w:sz="0" w:space="0" w:color="auto"/>
                    <w:right w:val="none" w:sz="0" w:space="0" w:color="auto"/>
                  </w:divBdr>
                </w:div>
                <w:div w:id="1693721089">
                  <w:marLeft w:val="0"/>
                  <w:marRight w:val="0"/>
                  <w:marTop w:val="0"/>
                  <w:marBottom w:val="0"/>
                  <w:divBdr>
                    <w:top w:val="none" w:sz="0" w:space="0" w:color="auto"/>
                    <w:left w:val="none" w:sz="0" w:space="0" w:color="auto"/>
                    <w:bottom w:val="none" w:sz="0" w:space="0" w:color="auto"/>
                    <w:right w:val="none" w:sz="0" w:space="0" w:color="auto"/>
                  </w:divBdr>
                </w:div>
                <w:div w:id="463475356">
                  <w:marLeft w:val="0"/>
                  <w:marRight w:val="0"/>
                  <w:marTop w:val="0"/>
                  <w:marBottom w:val="0"/>
                  <w:divBdr>
                    <w:top w:val="none" w:sz="0" w:space="0" w:color="auto"/>
                    <w:left w:val="none" w:sz="0" w:space="0" w:color="auto"/>
                    <w:bottom w:val="none" w:sz="0" w:space="0" w:color="auto"/>
                    <w:right w:val="none" w:sz="0" w:space="0" w:color="auto"/>
                  </w:divBdr>
                </w:div>
                <w:div w:id="2047176535">
                  <w:marLeft w:val="0"/>
                  <w:marRight w:val="0"/>
                  <w:marTop w:val="0"/>
                  <w:marBottom w:val="0"/>
                  <w:divBdr>
                    <w:top w:val="none" w:sz="0" w:space="0" w:color="auto"/>
                    <w:left w:val="none" w:sz="0" w:space="0" w:color="auto"/>
                    <w:bottom w:val="none" w:sz="0" w:space="0" w:color="auto"/>
                    <w:right w:val="none" w:sz="0" w:space="0" w:color="auto"/>
                  </w:divBdr>
                </w:div>
                <w:div w:id="393554800">
                  <w:marLeft w:val="0"/>
                  <w:marRight w:val="0"/>
                  <w:marTop w:val="0"/>
                  <w:marBottom w:val="0"/>
                  <w:divBdr>
                    <w:top w:val="none" w:sz="0" w:space="0" w:color="auto"/>
                    <w:left w:val="none" w:sz="0" w:space="0" w:color="auto"/>
                    <w:bottom w:val="none" w:sz="0" w:space="0" w:color="auto"/>
                    <w:right w:val="none" w:sz="0" w:space="0" w:color="auto"/>
                  </w:divBdr>
                </w:div>
                <w:div w:id="56243319">
                  <w:marLeft w:val="0"/>
                  <w:marRight w:val="0"/>
                  <w:marTop w:val="0"/>
                  <w:marBottom w:val="0"/>
                  <w:divBdr>
                    <w:top w:val="none" w:sz="0" w:space="0" w:color="auto"/>
                    <w:left w:val="none" w:sz="0" w:space="0" w:color="auto"/>
                    <w:bottom w:val="none" w:sz="0" w:space="0" w:color="auto"/>
                    <w:right w:val="none" w:sz="0" w:space="0" w:color="auto"/>
                  </w:divBdr>
                </w:div>
                <w:div w:id="1574391553">
                  <w:marLeft w:val="0"/>
                  <w:marRight w:val="0"/>
                  <w:marTop w:val="0"/>
                  <w:marBottom w:val="0"/>
                  <w:divBdr>
                    <w:top w:val="none" w:sz="0" w:space="0" w:color="auto"/>
                    <w:left w:val="none" w:sz="0" w:space="0" w:color="auto"/>
                    <w:bottom w:val="none" w:sz="0" w:space="0" w:color="auto"/>
                    <w:right w:val="none" w:sz="0" w:space="0" w:color="auto"/>
                  </w:divBdr>
                </w:div>
                <w:div w:id="88546366">
                  <w:marLeft w:val="0"/>
                  <w:marRight w:val="0"/>
                  <w:marTop w:val="0"/>
                  <w:marBottom w:val="0"/>
                  <w:divBdr>
                    <w:top w:val="none" w:sz="0" w:space="0" w:color="auto"/>
                    <w:left w:val="none" w:sz="0" w:space="0" w:color="auto"/>
                    <w:bottom w:val="none" w:sz="0" w:space="0" w:color="auto"/>
                    <w:right w:val="none" w:sz="0" w:space="0" w:color="auto"/>
                  </w:divBdr>
                </w:div>
                <w:div w:id="1997175794">
                  <w:marLeft w:val="0"/>
                  <w:marRight w:val="0"/>
                  <w:marTop w:val="0"/>
                  <w:marBottom w:val="0"/>
                  <w:divBdr>
                    <w:top w:val="none" w:sz="0" w:space="0" w:color="auto"/>
                    <w:left w:val="none" w:sz="0" w:space="0" w:color="auto"/>
                    <w:bottom w:val="none" w:sz="0" w:space="0" w:color="auto"/>
                    <w:right w:val="none" w:sz="0" w:space="0" w:color="auto"/>
                  </w:divBdr>
                </w:div>
                <w:div w:id="686442562">
                  <w:marLeft w:val="0"/>
                  <w:marRight w:val="0"/>
                  <w:marTop w:val="0"/>
                  <w:marBottom w:val="0"/>
                  <w:divBdr>
                    <w:top w:val="none" w:sz="0" w:space="0" w:color="auto"/>
                    <w:left w:val="none" w:sz="0" w:space="0" w:color="auto"/>
                    <w:bottom w:val="none" w:sz="0" w:space="0" w:color="auto"/>
                    <w:right w:val="none" w:sz="0" w:space="0" w:color="auto"/>
                  </w:divBdr>
                </w:div>
                <w:div w:id="534200060">
                  <w:marLeft w:val="0"/>
                  <w:marRight w:val="0"/>
                  <w:marTop w:val="0"/>
                  <w:marBottom w:val="0"/>
                  <w:divBdr>
                    <w:top w:val="none" w:sz="0" w:space="0" w:color="auto"/>
                    <w:left w:val="none" w:sz="0" w:space="0" w:color="auto"/>
                    <w:bottom w:val="none" w:sz="0" w:space="0" w:color="auto"/>
                    <w:right w:val="none" w:sz="0" w:space="0" w:color="auto"/>
                  </w:divBdr>
                </w:div>
                <w:div w:id="1998073631">
                  <w:marLeft w:val="0"/>
                  <w:marRight w:val="0"/>
                  <w:marTop w:val="0"/>
                  <w:marBottom w:val="0"/>
                  <w:divBdr>
                    <w:top w:val="none" w:sz="0" w:space="0" w:color="auto"/>
                    <w:left w:val="none" w:sz="0" w:space="0" w:color="auto"/>
                    <w:bottom w:val="none" w:sz="0" w:space="0" w:color="auto"/>
                    <w:right w:val="none" w:sz="0" w:space="0" w:color="auto"/>
                  </w:divBdr>
                </w:div>
                <w:div w:id="1239941299">
                  <w:marLeft w:val="0"/>
                  <w:marRight w:val="0"/>
                  <w:marTop w:val="0"/>
                  <w:marBottom w:val="0"/>
                  <w:divBdr>
                    <w:top w:val="none" w:sz="0" w:space="0" w:color="auto"/>
                    <w:left w:val="none" w:sz="0" w:space="0" w:color="auto"/>
                    <w:bottom w:val="none" w:sz="0" w:space="0" w:color="auto"/>
                    <w:right w:val="none" w:sz="0" w:space="0" w:color="auto"/>
                  </w:divBdr>
                </w:div>
                <w:div w:id="1707296124">
                  <w:marLeft w:val="0"/>
                  <w:marRight w:val="0"/>
                  <w:marTop w:val="0"/>
                  <w:marBottom w:val="0"/>
                  <w:divBdr>
                    <w:top w:val="none" w:sz="0" w:space="0" w:color="auto"/>
                    <w:left w:val="none" w:sz="0" w:space="0" w:color="auto"/>
                    <w:bottom w:val="none" w:sz="0" w:space="0" w:color="auto"/>
                    <w:right w:val="none" w:sz="0" w:space="0" w:color="auto"/>
                  </w:divBdr>
                </w:div>
                <w:div w:id="1317874179">
                  <w:marLeft w:val="0"/>
                  <w:marRight w:val="0"/>
                  <w:marTop w:val="0"/>
                  <w:marBottom w:val="0"/>
                  <w:divBdr>
                    <w:top w:val="none" w:sz="0" w:space="0" w:color="auto"/>
                    <w:left w:val="none" w:sz="0" w:space="0" w:color="auto"/>
                    <w:bottom w:val="none" w:sz="0" w:space="0" w:color="auto"/>
                    <w:right w:val="none" w:sz="0" w:space="0" w:color="auto"/>
                  </w:divBdr>
                </w:div>
                <w:div w:id="1242831245">
                  <w:marLeft w:val="0"/>
                  <w:marRight w:val="0"/>
                  <w:marTop w:val="0"/>
                  <w:marBottom w:val="0"/>
                  <w:divBdr>
                    <w:top w:val="none" w:sz="0" w:space="0" w:color="auto"/>
                    <w:left w:val="none" w:sz="0" w:space="0" w:color="auto"/>
                    <w:bottom w:val="none" w:sz="0" w:space="0" w:color="auto"/>
                    <w:right w:val="none" w:sz="0" w:space="0" w:color="auto"/>
                  </w:divBdr>
                </w:div>
                <w:div w:id="988555342">
                  <w:marLeft w:val="0"/>
                  <w:marRight w:val="0"/>
                  <w:marTop w:val="0"/>
                  <w:marBottom w:val="0"/>
                  <w:divBdr>
                    <w:top w:val="none" w:sz="0" w:space="0" w:color="auto"/>
                    <w:left w:val="none" w:sz="0" w:space="0" w:color="auto"/>
                    <w:bottom w:val="none" w:sz="0" w:space="0" w:color="auto"/>
                    <w:right w:val="none" w:sz="0" w:space="0" w:color="auto"/>
                  </w:divBdr>
                </w:div>
                <w:div w:id="1112556386">
                  <w:marLeft w:val="0"/>
                  <w:marRight w:val="0"/>
                  <w:marTop w:val="0"/>
                  <w:marBottom w:val="0"/>
                  <w:divBdr>
                    <w:top w:val="none" w:sz="0" w:space="0" w:color="auto"/>
                    <w:left w:val="none" w:sz="0" w:space="0" w:color="auto"/>
                    <w:bottom w:val="none" w:sz="0" w:space="0" w:color="auto"/>
                    <w:right w:val="none" w:sz="0" w:space="0" w:color="auto"/>
                  </w:divBdr>
                </w:div>
                <w:div w:id="305085640">
                  <w:marLeft w:val="0"/>
                  <w:marRight w:val="0"/>
                  <w:marTop w:val="0"/>
                  <w:marBottom w:val="0"/>
                  <w:divBdr>
                    <w:top w:val="none" w:sz="0" w:space="0" w:color="auto"/>
                    <w:left w:val="none" w:sz="0" w:space="0" w:color="auto"/>
                    <w:bottom w:val="none" w:sz="0" w:space="0" w:color="auto"/>
                    <w:right w:val="none" w:sz="0" w:space="0" w:color="auto"/>
                  </w:divBdr>
                </w:div>
                <w:div w:id="1354646322">
                  <w:marLeft w:val="0"/>
                  <w:marRight w:val="0"/>
                  <w:marTop w:val="0"/>
                  <w:marBottom w:val="0"/>
                  <w:divBdr>
                    <w:top w:val="none" w:sz="0" w:space="0" w:color="auto"/>
                    <w:left w:val="none" w:sz="0" w:space="0" w:color="auto"/>
                    <w:bottom w:val="none" w:sz="0" w:space="0" w:color="auto"/>
                    <w:right w:val="none" w:sz="0" w:space="0" w:color="auto"/>
                  </w:divBdr>
                </w:div>
                <w:div w:id="1802650164">
                  <w:marLeft w:val="0"/>
                  <w:marRight w:val="0"/>
                  <w:marTop w:val="0"/>
                  <w:marBottom w:val="0"/>
                  <w:divBdr>
                    <w:top w:val="none" w:sz="0" w:space="0" w:color="auto"/>
                    <w:left w:val="none" w:sz="0" w:space="0" w:color="auto"/>
                    <w:bottom w:val="none" w:sz="0" w:space="0" w:color="auto"/>
                    <w:right w:val="none" w:sz="0" w:space="0" w:color="auto"/>
                  </w:divBdr>
                </w:div>
                <w:div w:id="1542281212">
                  <w:marLeft w:val="0"/>
                  <w:marRight w:val="0"/>
                  <w:marTop w:val="0"/>
                  <w:marBottom w:val="0"/>
                  <w:divBdr>
                    <w:top w:val="none" w:sz="0" w:space="0" w:color="auto"/>
                    <w:left w:val="none" w:sz="0" w:space="0" w:color="auto"/>
                    <w:bottom w:val="none" w:sz="0" w:space="0" w:color="auto"/>
                    <w:right w:val="none" w:sz="0" w:space="0" w:color="auto"/>
                  </w:divBdr>
                </w:div>
                <w:div w:id="1913805504">
                  <w:marLeft w:val="0"/>
                  <w:marRight w:val="0"/>
                  <w:marTop w:val="0"/>
                  <w:marBottom w:val="0"/>
                  <w:divBdr>
                    <w:top w:val="none" w:sz="0" w:space="0" w:color="auto"/>
                    <w:left w:val="none" w:sz="0" w:space="0" w:color="auto"/>
                    <w:bottom w:val="none" w:sz="0" w:space="0" w:color="auto"/>
                    <w:right w:val="none" w:sz="0" w:space="0" w:color="auto"/>
                  </w:divBdr>
                </w:div>
                <w:div w:id="652568160">
                  <w:marLeft w:val="0"/>
                  <w:marRight w:val="0"/>
                  <w:marTop w:val="0"/>
                  <w:marBottom w:val="0"/>
                  <w:divBdr>
                    <w:top w:val="none" w:sz="0" w:space="0" w:color="auto"/>
                    <w:left w:val="none" w:sz="0" w:space="0" w:color="auto"/>
                    <w:bottom w:val="none" w:sz="0" w:space="0" w:color="auto"/>
                    <w:right w:val="none" w:sz="0" w:space="0" w:color="auto"/>
                  </w:divBdr>
                </w:div>
                <w:div w:id="269168155">
                  <w:marLeft w:val="0"/>
                  <w:marRight w:val="0"/>
                  <w:marTop w:val="0"/>
                  <w:marBottom w:val="0"/>
                  <w:divBdr>
                    <w:top w:val="none" w:sz="0" w:space="0" w:color="auto"/>
                    <w:left w:val="none" w:sz="0" w:space="0" w:color="auto"/>
                    <w:bottom w:val="none" w:sz="0" w:space="0" w:color="auto"/>
                    <w:right w:val="none" w:sz="0" w:space="0" w:color="auto"/>
                  </w:divBdr>
                </w:div>
                <w:div w:id="1465468952">
                  <w:marLeft w:val="0"/>
                  <w:marRight w:val="0"/>
                  <w:marTop w:val="0"/>
                  <w:marBottom w:val="0"/>
                  <w:divBdr>
                    <w:top w:val="none" w:sz="0" w:space="0" w:color="auto"/>
                    <w:left w:val="none" w:sz="0" w:space="0" w:color="auto"/>
                    <w:bottom w:val="none" w:sz="0" w:space="0" w:color="auto"/>
                    <w:right w:val="none" w:sz="0" w:space="0" w:color="auto"/>
                  </w:divBdr>
                </w:div>
                <w:div w:id="1414626393">
                  <w:marLeft w:val="0"/>
                  <w:marRight w:val="0"/>
                  <w:marTop w:val="0"/>
                  <w:marBottom w:val="0"/>
                  <w:divBdr>
                    <w:top w:val="none" w:sz="0" w:space="0" w:color="auto"/>
                    <w:left w:val="none" w:sz="0" w:space="0" w:color="auto"/>
                    <w:bottom w:val="none" w:sz="0" w:space="0" w:color="auto"/>
                    <w:right w:val="none" w:sz="0" w:space="0" w:color="auto"/>
                  </w:divBdr>
                </w:div>
                <w:div w:id="250941786">
                  <w:marLeft w:val="0"/>
                  <w:marRight w:val="0"/>
                  <w:marTop w:val="0"/>
                  <w:marBottom w:val="0"/>
                  <w:divBdr>
                    <w:top w:val="none" w:sz="0" w:space="0" w:color="auto"/>
                    <w:left w:val="none" w:sz="0" w:space="0" w:color="auto"/>
                    <w:bottom w:val="none" w:sz="0" w:space="0" w:color="auto"/>
                    <w:right w:val="none" w:sz="0" w:space="0" w:color="auto"/>
                  </w:divBdr>
                </w:div>
                <w:div w:id="833031032">
                  <w:marLeft w:val="0"/>
                  <w:marRight w:val="0"/>
                  <w:marTop w:val="0"/>
                  <w:marBottom w:val="0"/>
                  <w:divBdr>
                    <w:top w:val="none" w:sz="0" w:space="0" w:color="auto"/>
                    <w:left w:val="none" w:sz="0" w:space="0" w:color="auto"/>
                    <w:bottom w:val="none" w:sz="0" w:space="0" w:color="auto"/>
                    <w:right w:val="none" w:sz="0" w:space="0" w:color="auto"/>
                  </w:divBdr>
                </w:div>
                <w:div w:id="1937514574">
                  <w:marLeft w:val="0"/>
                  <w:marRight w:val="0"/>
                  <w:marTop w:val="0"/>
                  <w:marBottom w:val="0"/>
                  <w:divBdr>
                    <w:top w:val="none" w:sz="0" w:space="0" w:color="auto"/>
                    <w:left w:val="none" w:sz="0" w:space="0" w:color="auto"/>
                    <w:bottom w:val="none" w:sz="0" w:space="0" w:color="auto"/>
                    <w:right w:val="none" w:sz="0" w:space="0" w:color="auto"/>
                  </w:divBdr>
                </w:div>
                <w:div w:id="1456021254">
                  <w:marLeft w:val="0"/>
                  <w:marRight w:val="0"/>
                  <w:marTop w:val="0"/>
                  <w:marBottom w:val="0"/>
                  <w:divBdr>
                    <w:top w:val="none" w:sz="0" w:space="0" w:color="auto"/>
                    <w:left w:val="none" w:sz="0" w:space="0" w:color="auto"/>
                    <w:bottom w:val="none" w:sz="0" w:space="0" w:color="auto"/>
                    <w:right w:val="none" w:sz="0" w:space="0" w:color="auto"/>
                  </w:divBdr>
                </w:div>
                <w:div w:id="668287078">
                  <w:marLeft w:val="0"/>
                  <w:marRight w:val="0"/>
                  <w:marTop w:val="0"/>
                  <w:marBottom w:val="0"/>
                  <w:divBdr>
                    <w:top w:val="none" w:sz="0" w:space="0" w:color="auto"/>
                    <w:left w:val="none" w:sz="0" w:space="0" w:color="auto"/>
                    <w:bottom w:val="none" w:sz="0" w:space="0" w:color="auto"/>
                    <w:right w:val="none" w:sz="0" w:space="0" w:color="auto"/>
                  </w:divBdr>
                </w:div>
                <w:div w:id="718556927">
                  <w:marLeft w:val="0"/>
                  <w:marRight w:val="0"/>
                  <w:marTop w:val="0"/>
                  <w:marBottom w:val="0"/>
                  <w:divBdr>
                    <w:top w:val="none" w:sz="0" w:space="0" w:color="auto"/>
                    <w:left w:val="none" w:sz="0" w:space="0" w:color="auto"/>
                    <w:bottom w:val="none" w:sz="0" w:space="0" w:color="auto"/>
                    <w:right w:val="none" w:sz="0" w:space="0" w:color="auto"/>
                  </w:divBdr>
                </w:div>
                <w:div w:id="764612994">
                  <w:marLeft w:val="0"/>
                  <w:marRight w:val="0"/>
                  <w:marTop w:val="0"/>
                  <w:marBottom w:val="0"/>
                  <w:divBdr>
                    <w:top w:val="none" w:sz="0" w:space="0" w:color="auto"/>
                    <w:left w:val="none" w:sz="0" w:space="0" w:color="auto"/>
                    <w:bottom w:val="none" w:sz="0" w:space="0" w:color="auto"/>
                    <w:right w:val="none" w:sz="0" w:space="0" w:color="auto"/>
                  </w:divBdr>
                </w:div>
                <w:div w:id="675427932">
                  <w:marLeft w:val="0"/>
                  <w:marRight w:val="0"/>
                  <w:marTop w:val="0"/>
                  <w:marBottom w:val="0"/>
                  <w:divBdr>
                    <w:top w:val="none" w:sz="0" w:space="0" w:color="auto"/>
                    <w:left w:val="none" w:sz="0" w:space="0" w:color="auto"/>
                    <w:bottom w:val="none" w:sz="0" w:space="0" w:color="auto"/>
                    <w:right w:val="none" w:sz="0" w:space="0" w:color="auto"/>
                  </w:divBdr>
                </w:div>
                <w:div w:id="1991324771">
                  <w:marLeft w:val="0"/>
                  <w:marRight w:val="0"/>
                  <w:marTop w:val="0"/>
                  <w:marBottom w:val="0"/>
                  <w:divBdr>
                    <w:top w:val="none" w:sz="0" w:space="0" w:color="auto"/>
                    <w:left w:val="none" w:sz="0" w:space="0" w:color="auto"/>
                    <w:bottom w:val="none" w:sz="0" w:space="0" w:color="auto"/>
                    <w:right w:val="none" w:sz="0" w:space="0" w:color="auto"/>
                  </w:divBdr>
                </w:div>
                <w:div w:id="1476876714">
                  <w:marLeft w:val="0"/>
                  <w:marRight w:val="0"/>
                  <w:marTop w:val="0"/>
                  <w:marBottom w:val="0"/>
                  <w:divBdr>
                    <w:top w:val="none" w:sz="0" w:space="0" w:color="auto"/>
                    <w:left w:val="none" w:sz="0" w:space="0" w:color="auto"/>
                    <w:bottom w:val="none" w:sz="0" w:space="0" w:color="auto"/>
                    <w:right w:val="none" w:sz="0" w:space="0" w:color="auto"/>
                  </w:divBdr>
                </w:div>
                <w:div w:id="1941060275">
                  <w:marLeft w:val="0"/>
                  <w:marRight w:val="0"/>
                  <w:marTop w:val="0"/>
                  <w:marBottom w:val="0"/>
                  <w:divBdr>
                    <w:top w:val="none" w:sz="0" w:space="0" w:color="auto"/>
                    <w:left w:val="none" w:sz="0" w:space="0" w:color="auto"/>
                    <w:bottom w:val="none" w:sz="0" w:space="0" w:color="auto"/>
                    <w:right w:val="none" w:sz="0" w:space="0" w:color="auto"/>
                  </w:divBdr>
                </w:div>
                <w:div w:id="2077820750">
                  <w:marLeft w:val="0"/>
                  <w:marRight w:val="0"/>
                  <w:marTop w:val="0"/>
                  <w:marBottom w:val="0"/>
                  <w:divBdr>
                    <w:top w:val="none" w:sz="0" w:space="0" w:color="auto"/>
                    <w:left w:val="none" w:sz="0" w:space="0" w:color="auto"/>
                    <w:bottom w:val="none" w:sz="0" w:space="0" w:color="auto"/>
                    <w:right w:val="none" w:sz="0" w:space="0" w:color="auto"/>
                  </w:divBdr>
                </w:div>
                <w:div w:id="1338188813">
                  <w:marLeft w:val="0"/>
                  <w:marRight w:val="0"/>
                  <w:marTop w:val="0"/>
                  <w:marBottom w:val="0"/>
                  <w:divBdr>
                    <w:top w:val="none" w:sz="0" w:space="0" w:color="auto"/>
                    <w:left w:val="none" w:sz="0" w:space="0" w:color="auto"/>
                    <w:bottom w:val="none" w:sz="0" w:space="0" w:color="auto"/>
                    <w:right w:val="none" w:sz="0" w:space="0" w:color="auto"/>
                  </w:divBdr>
                </w:div>
                <w:div w:id="302121170">
                  <w:marLeft w:val="0"/>
                  <w:marRight w:val="0"/>
                  <w:marTop w:val="0"/>
                  <w:marBottom w:val="0"/>
                  <w:divBdr>
                    <w:top w:val="none" w:sz="0" w:space="0" w:color="auto"/>
                    <w:left w:val="none" w:sz="0" w:space="0" w:color="auto"/>
                    <w:bottom w:val="none" w:sz="0" w:space="0" w:color="auto"/>
                    <w:right w:val="none" w:sz="0" w:space="0" w:color="auto"/>
                  </w:divBdr>
                </w:div>
                <w:div w:id="197817181">
                  <w:marLeft w:val="0"/>
                  <w:marRight w:val="0"/>
                  <w:marTop w:val="0"/>
                  <w:marBottom w:val="0"/>
                  <w:divBdr>
                    <w:top w:val="none" w:sz="0" w:space="0" w:color="auto"/>
                    <w:left w:val="none" w:sz="0" w:space="0" w:color="auto"/>
                    <w:bottom w:val="none" w:sz="0" w:space="0" w:color="auto"/>
                    <w:right w:val="none" w:sz="0" w:space="0" w:color="auto"/>
                  </w:divBdr>
                </w:div>
                <w:div w:id="1736590730">
                  <w:marLeft w:val="0"/>
                  <w:marRight w:val="0"/>
                  <w:marTop w:val="0"/>
                  <w:marBottom w:val="0"/>
                  <w:divBdr>
                    <w:top w:val="none" w:sz="0" w:space="0" w:color="auto"/>
                    <w:left w:val="none" w:sz="0" w:space="0" w:color="auto"/>
                    <w:bottom w:val="none" w:sz="0" w:space="0" w:color="auto"/>
                    <w:right w:val="none" w:sz="0" w:space="0" w:color="auto"/>
                  </w:divBdr>
                </w:div>
                <w:div w:id="1694845316">
                  <w:marLeft w:val="0"/>
                  <w:marRight w:val="0"/>
                  <w:marTop w:val="0"/>
                  <w:marBottom w:val="0"/>
                  <w:divBdr>
                    <w:top w:val="none" w:sz="0" w:space="0" w:color="auto"/>
                    <w:left w:val="none" w:sz="0" w:space="0" w:color="auto"/>
                    <w:bottom w:val="none" w:sz="0" w:space="0" w:color="auto"/>
                    <w:right w:val="none" w:sz="0" w:space="0" w:color="auto"/>
                  </w:divBdr>
                </w:div>
                <w:div w:id="1618218713">
                  <w:marLeft w:val="0"/>
                  <w:marRight w:val="0"/>
                  <w:marTop w:val="0"/>
                  <w:marBottom w:val="0"/>
                  <w:divBdr>
                    <w:top w:val="none" w:sz="0" w:space="0" w:color="auto"/>
                    <w:left w:val="none" w:sz="0" w:space="0" w:color="auto"/>
                    <w:bottom w:val="none" w:sz="0" w:space="0" w:color="auto"/>
                    <w:right w:val="none" w:sz="0" w:space="0" w:color="auto"/>
                  </w:divBdr>
                </w:div>
                <w:div w:id="487478580">
                  <w:marLeft w:val="0"/>
                  <w:marRight w:val="0"/>
                  <w:marTop w:val="0"/>
                  <w:marBottom w:val="0"/>
                  <w:divBdr>
                    <w:top w:val="none" w:sz="0" w:space="0" w:color="auto"/>
                    <w:left w:val="none" w:sz="0" w:space="0" w:color="auto"/>
                    <w:bottom w:val="none" w:sz="0" w:space="0" w:color="auto"/>
                    <w:right w:val="none" w:sz="0" w:space="0" w:color="auto"/>
                  </w:divBdr>
                </w:div>
                <w:div w:id="1403403416">
                  <w:marLeft w:val="0"/>
                  <w:marRight w:val="0"/>
                  <w:marTop w:val="0"/>
                  <w:marBottom w:val="0"/>
                  <w:divBdr>
                    <w:top w:val="none" w:sz="0" w:space="0" w:color="auto"/>
                    <w:left w:val="none" w:sz="0" w:space="0" w:color="auto"/>
                    <w:bottom w:val="none" w:sz="0" w:space="0" w:color="auto"/>
                    <w:right w:val="none" w:sz="0" w:space="0" w:color="auto"/>
                  </w:divBdr>
                </w:div>
                <w:div w:id="708453021">
                  <w:marLeft w:val="0"/>
                  <w:marRight w:val="0"/>
                  <w:marTop w:val="0"/>
                  <w:marBottom w:val="0"/>
                  <w:divBdr>
                    <w:top w:val="none" w:sz="0" w:space="0" w:color="auto"/>
                    <w:left w:val="none" w:sz="0" w:space="0" w:color="auto"/>
                    <w:bottom w:val="none" w:sz="0" w:space="0" w:color="auto"/>
                    <w:right w:val="none" w:sz="0" w:space="0" w:color="auto"/>
                  </w:divBdr>
                </w:div>
                <w:div w:id="2063165280">
                  <w:marLeft w:val="0"/>
                  <w:marRight w:val="0"/>
                  <w:marTop w:val="0"/>
                  <w:marBottom w:val="0"/>
                  <w:divBdr>
                    <w:top w:val="none" w:sz="0" w:space="0" w:color="auto"/>
                    <w:left w:val="none" w:sz="0" w:space="0" w:color="auto"/>
                    <w:bottom w:val="none" w:sz="0" w:space="0" w:color="auto"/>
                    <w:right w:val="none" w:sz="0" w:space="0" w:color="auto"/>
                  </w:divBdr>
                </w:div>
                <w:div w:id="1929464144">
                  <w:marLeft w:val="0"/>
                  <w:marRight w:val="0"/>
                  <w:marTop w:val="0"/>
                  <w:marBottom w:val="0"/>
                  <w:divBdr>
                    <w:top w:val="none" w:sz="0" w:space="0" w:color="auto"/>
                    <w:left w:val="none" w:sz="0" w:space="0" w:color="auto"/>
                    <w:bottom w:val="none" w:sz="0" w:space="0" w:color="auto"/>
                    <w:right w:val="none" w:sz="0" w:space="0" w:color="auto"/>
                  </w:divBdr>
                </w:div>
                <w:div w:id="408044509">
                  <w:marLeft w:val="0"/>
                  <w:marRight w:val="0"/>
                  <w:marTop w:val="0"/>
                  <w:marBottom w:val="0"/>
                  <w:divBdr>
                    <w:top w:val="none" w:sz="0" w:space="0" w:color="auto"/>
                    <w:left w:val="none" w:sz="0" w:space="0" w:color="auto"/>
                    <w:bottom w:val="none" w:sz="0" w:space="0" w:color="auto"/>
                    <w:right w:val="none" w:sz="0" w:space="0" w:color="auto"/>
                  </w:divBdr>
                </w:div>
                <w:div w:id="51076485">
                  <w:marLeft w:val="0"/>
                  <w:marRight w:val="0"/>
                  <w:marTop w:val="0"/>
                  <w:marBottom w:val="0"/>
                  <w:divBdr>
                    <w:top w:val="none" w:sz="0" w:space="0" w:color="auto"/>
                    <w:left w:val="none" w:sz="0" w:space="0" w:color="auto"/>
                    <w:bottom w:val="none" w:sz="0" w:space="0" w:color="auto"/>
                    <w:right w:val="none" w:sz="0" w:space="0" w:color="auto"/>
                  </w:divBdr>
                </w:div>
                <w:div w:id="1818573530">
                  <w:marLeft w:val="0"/>
                  <w:marRight w:val="0"/>
                  <w:marTop w:val="0"/>
                  <w:marBottom w:val="0"/>
                  <w:divBdr>
                    <w:top w:val="none" w:sz="0" w:space="0" w:color="auto"/>
                    <w:left w:val="none" w:sz="0" w:space="0" w:color="auto"/>
                    <w:bottom w:val="none" w:sz="0" w:space="0" w:color="auto"/>
                    <w:right w:val="none" w:sz="0" w:space="0" w:color="auto"/>
                  </w:divBdr>
                </w:div>
                <w:div w:id="1458991397">
                  <w:marLeft w:val="0"/>
                  <w:marRight w:val="0"/>
                  <w:marTop w:val="0"/>
                  <w:marBottom w:val="0"/>
                  <w:divBdr>
                    <w:top w:val="none" w:sz="0" w:space="0" w:color="auto"/>
                    <w:left w:val="none" w:sz="0" w:space="0" w:color="auto"/>
                    <w:bottom w:val="none" w:sz="0" w:space="0" w:color="auto"/>
                    <w:right w:val="none" w:sz="0" w:space="0" w:color="auto"/>
                  </w:divBdr>
                </w:div>
                <w:div w:id="910965083">
                  <w:marLeft w:val="0"/>
                  <w:marRight w:val="0"/>
                  <w:marTop w:val="0"/>
                  <w:marBottom w:val="0"/>
                  <w:divBdr>
                    <w:top w:val="none" w:sz="0" w:space="0" w:color="auto"/>
                    <w:left w:val="none" w:sz="0" w:space="0" w:color="auto"/>
                    <w:bottom w:val="none" w:sz="0" w:space="0" w:color="auto"/>
                    <w:right w:val="none" w:sz="0" w:space="0" w:color="auto"/>
                  </w:divBdr>
                </w:div>
                <w:div w:id="1968126413">
                  <w:marLeft w:val="0"/>
                  <w:marRight w:val="0"/>
                  <w:marTop w:val="0"/>
                  <w:marBottom w:val="0"/>
                  <w:divBdr>
                    <w:top w:val="none" w:sz="0" w:space="0" w:color="auto"/>
                    <w:left w:val="none" w:sz="0" w:space="0" w:color="auto"/>
                    <w:bottom w:val="none" w:sz="0" w:space="0" w:color="auto"/>
                    <w:right w:val="none" w:sz="0" w:space="0" w:color="auto"/>
                  </w:divBdr>
                </w:div>
                <w:div w:id="18119162">
                  <w:marLeft w:val="0"/>
                  <w:marRight w:val="0"/>
                  <w:marTop w:val="0"/>
                  <w:marBottom w:val="0"/>
                  <w:divBdr>
                    <w:top w:val="none" w:sz="0" w:space="0" w:color="auto"/>
                    <w:left w:val="none" w:sz="0" w:space="0" w:color="auto"/>
                    <w:bottom w:val="none" w:sz="0" w:space="0" w:color="auto"/>
                    <w:right w:val="none" w:sz="0" w:space="0" w:color="auto"/>
                  </w:divBdr>
                </w:div>
                <w:div w:id="109013063">
                  <w:marLeft w:val="0"/>
                  <w:marRight w:val="0"/>
                  <w:marTop w:val="0"/>
                  <w:marBottom w:val="0"/>
                  <w:divBdr>
                    <w:top w:val="none" w:sz="0" w:space="0" w:color="auto"/>
                    <w:left w:val="none" w:sz="0" w:space="0" w:color="auto"/>
                    <w:bottom w:val="none" w:sz="0" w:space="0" w:color="auto"/>
                    <w:right w:val="none" w:sz="0" w:space="0" w:color="auto"/>
                  </w:divBdr>
                </w:div>
                <w:div w:id="2143185372">
                  <w:marLeft w:val="0"/>
                  <w:marRight w:val="0"/>
                  <w:marTop w:val="0"/>
                  <w:marBottom w:val="0"/>
                  <w:divBdr>
                    <w:top w:val="none" w:sz="0" w:space="0" w:color="auto"/>
                    <w:left w:val="none" w:sz="0" w:space="0" w:color="auto"/>
                    <w:bottom w:val="none" w:sz="0" w:space="0" w:color="auto"/>
                    <w:right w:val="none" w:sz="0" w:space="0" w:color="auto"/>
                  </w:divBdr>
                </w:div>
                <w:div w:id="1300963641">
                  <w:marLeft w:val="0"/>
                  <w:marRight w:val="0"/>
                  <w:marTop w:val="0"/>
                  <w:marBottom w:val="0"/>
                  <w:divBdr>
                    <w:top w:val="none" w:sz="0" w:space="0" w:color="auto"/>
                    <w:left w:val="none" w:sz="0" w:space="0" w:color="auto"/>
                    <w:bottom w:val="none" w:sz="0" w:space="0" w:color="auto"/>
                    <w:right w:val="none" w:sz="0" w:space="0" w:color="auto"/>
                  </w:divBdr>
                </w:div>
                <w:div w:id="658309142">
                  <w:marLeft w:val="0"/>
                  <w:marRight w:val="0"/>
                  <w:marTop w:val="0"/>
                  <w:marBottom w:val="0"/>
                  <w:divBdr>
                    <w:top w:val="none" w:sz="0" w:space="0" w:color="auto"/>
                    <w:left w:val="none" w:sz="0" w:space="0" w:color="auto"/>
                    <w:bottom w:val="none" w:sz="0" w:space="0" w:color="auto"/>
                    <w:right w:val="none" w:sz="0" w:space="0" w:color="auto"/>
                  </w:divBdr>
                </w:div>
                <w:div w:id="1511289491">
                  <w:marLeft w:val="0"/>
                  <w:marRight w:val="0"/>
                  <w:marTop w:val="0"/>
                  <w:marBottom w:val="0"/>
                  <w:divBdr>
                    <w:top w:val="none" w:sz="0" w:space="0" w:color="auto"/>
                    <w:left w:val="none" w:sz="0" w:space="0" w:color="auto"/>
                    <w:bottom w:val="none" w:sz="0" w:space="0" w:color="auto"/>
                    <w:right w:val="none" w:sz="0" w:space="0" w:color="auto"/>
                  </w:divBdr>
                </w:div>
                <w:div w:id="189684594">
                  <w:marLeft w:val="0"/>
                  <w:marRight w:val="0"/>
                  <w:marTop w:val="0"/>
                  <w:marBottom w:val="0"/>
                  <w:divBdr>
                    <w:top w:val="none" w:sz="0" w:space="0" w:color="auto"/>
                    <w:left w:val="none" w:sz="0" w:space="0" w:color="auto"/>
                    <w:bottom w:val="none" w:sz="0" w:space="0" w:color="auto"/>
                    <w:right w:val="none" w:sz="0" w:space="0" w:color="auto"/>
                  </w:divBdr>
                </w:div>
                <w:div w:id="928537439">
                  <w:marLeft w:val="0"/>
                  <w:marRight w:val="0"/>
                  <w:marTop w:val="0"/>
                  <w:marBottom w:val="0"/>
                  <w:divBdr>
                    <w:top w:val="none" w:sz="0" w:space="0" w:color="auto"/>
                    <w:left w:val="none" w:sz="0" w:space="0" w:color="auto"/>
                    <w:bottom w:val="none" w:sz="0" w:space="0" w:color="auto"/>
                    <w:right w:val="none" w:sz="0" w:space="0" w:color="auto"/>
                  </w:divBdr>
                </w:div>
                <w:div w:id="2120634487">
                  <w:marLeft w:val="0"/>
                  <w:marRight w:val="0"/>
                  <w:marTop w:val="0"/>
                  <w:marBottom w:val="0"/>
                  <w:divBdr>
                    <w:top w:val="none" w:sz="0" w:space="0" w:color="auto"/>
                    <w:left w:val="none" w:sz="0" w:space="0" w:color="auto"/>
                    <w:bottom w:val="none" w:sz="0" w:space="0" w:color="auto"/>
                    <w:right w:val="none" w:sz="0" w:space="0" w:color="auto"/>
                  </w:divBdr>
                </w:div>
                <w:div w:id="158274245">
                  <w:marLeft w:val="0"/>
                  <w:marRight w:val="0"/>
                  <w:marTop w:val="0"/>
                  <w:marBottom w:val="0"/>
                  <w:divBdr>
                    <w:top w:val="none" w:sz="0" w:space="0" w:color="auto"/>
                    <w:left w:val="none" w:sz="0" w:space="0" w:color="auto"/>
                    <w:bottom w:val="none" w:sz="0" w:space="0" w:color="auto"/>
                    <w:right w:val="none" w:sz="0" w:space="0" w:color="auto"/>
                  </w:divBdr>
                </w:div>
                <w:div w:id="630207007">
                  <w:marLeft w:val="0"/>
                  <w:marRight w:val="0"/>
                  <w:marTop w:val="0"/>
                  <w:marBottom w:val="0"/>
                  <w:divBdr>
                    <w:top w:val="none" w:sz="0" w:space="0" w:color="auto"/>
                    <w:left w:val="none" w:sz="0" w:space="0" w:color="auto"/>
                    <w:bottom w:val="none" w:sz="0" w:space="0" w:color="auto"/>
                    <w:right w:val="none" w:sz="0" w:space="0" w:color="auto"/>
                  </w:divBdr>
                </w:div>
                <w:div w:id="1784767501">
                  <w:marLeft w:val="0"/>
                  <w:marRight w:val="0"/>
                  <w:marTop w:val="0"/>
                  <w:marBottom w:val="0"/>
                  <w:divBdr>
                    <w:top w:val="none" w:sz="0" w:space="0" w:color="auto"/>
                    <w:left w:val="none" w:sz="0" w:space="0" w:color="auto"/>
                    <w:bottom w:val="none" w:sz="0" w:space="0" w:color="auto"/>
                    <w:right w:val="none" w:sz="0" w:space="0" w:color="auto"/>
                  </w:divBdr>
                </w:div>
                <w:div w:id="1635328481">
                  <w:marLeft w:val="0"/>
                  <w:marRight w:val="0"/>
                  <w:marTop w:val="0"/>
                  <w:marBottom w:val="0"/>
                  <w:divBdr>
                    <w:top w:val="none" w:sz="0" w:space="0" w:color="auto"/>
                    <w:left w:val="none" w:sz="0" w:space="0" w:color="auto"/>
                    <w:bottom w:val="none" w:sz="0" w:space="0" w:color="auto"/>
                    <w:right w:val="none" w:sz="0" w:space="0" w:color="auto"/>
                  </w:divBdr>
                </w:div>
                <w:div w:id="1319728763">
                  <w:marLeft w:val="0"/>
                  <w:marRight w:val="0"/>
                  <w:marTop w:val="0"/>
                  <w:marBottom w:val="0"/>
                  <w:divBdr>
                    <w:top w:val="none" w:sz="0" w:space="0" w:color="auto"/>
                    <w:left w:val="none" w:sz="0" w:space="0" w:color="auto"/>
                    <w:bottom w:val="none" w:sz="0" w:space="0" w:color="auto"/>
                    <w:right w:val="none" w:sz="0" w:space="0" w:color="auto"/>
                  </w:divBdr>
                </w:div>
                <w:div w:id="1852529079">
                  <w:marLeft w:val="0"/>
                  <w:marRight w:val="0"/>
                  <w:marTop w:val="0"/>
                  <w:marBottom w:val="0"/>
                  <w:divBdr>
                    <w:top w:val="none" w:sz="0" w:space="0" w:color="auto"/>
                    <w:left w:val="none" w:sz="0" w:space="0" w:color="auto"/>
                    <w:bottom w:val="none" w:sz="0" w:space="0" w:color="auto"/>
                    <w:right w:val="none" w:sz="0" w:space="0" w:color="auto"/>
                  </w:divBdr>
                </w:div>
                <w:div w:id="1755124710">
                  <w:marLeft w:val="0"/>
                  <w:marRight w:val="0"/>
                  <w:marTop w:val="0"/>
                  <w:marBottom w:val="0"/>
                  <w:divBdr>
                    <w:top w:val="none" w:sz="0" w:space="0" w:color="auto"/>
                    <w:left w:val="none" w:sz="0" w:space="0" w:color="auto"/>
                    <w:bottom w:val="none" w:sz="0" w:space="0" w:color="auto"/>
                    <w:right w:val="none" w:sz="0" w:space="0" w:color="auto"/>
                  </w:divBdr>
                </w:div>
                <w:div w:id="2026125192">
                  <w:marLeft w:val="0"/>
                  <w:marRight w:val="0"/>
                  <w:marTop w:val="0"/>
                  <w:marBottom w:val="0"/>
                  <w:divBdr>
                    <w:top w:val="none" w:sz="0" w:space="0" w:color="auto"/>
                    <w:left w:val="none" w:sz="0" w:space="0" w:color="auto"/>
                    <w:bottom w:val="none" w:sz="0" w:space="0" w:color="auto"/>
                    <w:right w:val="none" w:sz="0" w:space="0" w:color="auto"/>
                  </w:divBdr>
                </w:div>
                <w:div w:id="1698237416">
                  <w:marLeft w:val="0"/>
                  <w:marRight w:val="0"/>
                  <w:marTop w:val="0"/>
                  <w:marBottom w:val="0"/>
                  <w:divBdr>
                    <w:top w:val="none" w:sz="0" w:space="0" w:color="auto"/>
                    <w:left w:val="none" w:sz="0" w:space="0" w:color="auto"/>
                    <w:bottom w:val="none" w:sz="0" w:space="0" w:color="auto"/>
                    <w:right w:val="none" w:sz="0" w:space="0" w:color="auto"/>
                  </w:divBdr>
                </w:div>
                <w:div w:id="1047100206">
                  <w:marLeft w:val="0"/>
                  <w:marRight w:val="0"/>
                  <w:marTop w:val="0"/>
                  <w:marBottom w:val="0"/>
                  <w:divBdr>
                    <w:top w:val="none" w:sz="0" w:space="0" w:color="auto"/>
                    <w:left w:val="none" w:sz="0" w:space="0" w:color="auto"/>
                    <w:bottom w:val="none" w:sz="0" w:space="0" w:color="auto"/>
                    <w:right w:val="none" w:sz="0" w:space="0" w:color="auto"/>
                  </w:divBdr>
                </w:div>
                <w:div w:id="1329939261">
                  <w:marLeft w:val="0"/>
                  <w:marRight w:val="0"/>
                  <w:marTop w:val="0"/>
                  <w:marBottom w:val="0"/>
                  <w:divBdr>
                    <w:top w:val="none" w:sz="0" w:space="0" w:color="auto"/>
                    <w:left w:val="none" w:sz="0" w:space="0" w:color="auto"/>
                    <w:bottom w:val="none" w:sz="0" w:space="0" w:color="auto"/>
                    <w:right w:val="none" w:sz="0" w:space="0" w:color="auto"/>
                  </w:divBdr>
                </w:div>
                <w:div w:id="388724679">
                  <w:marLeft w:val="0"/>
                  <w:marRight w:val="0"/>
                  <w:marTop w:val="0"/>
                  <w:marBottom w:val="0"/>
                  <w:divBdr>
                    <w:top w:val="none" w:sz="0" w:space="0" w:color="auto"/>
                    <w:left w:val="none" w:sz="0" w:space="0" w:color="auto"/>
                    <w:bottom w:val="none" w:sz="0" w:space="0" w:color="auto"/>
                    <w:right w:val="none" w:sz="0" w:space="0" w:color="auto"/>
                  </w:divBdr>
                </w:div>
                <w:div w:id="1091509451">
                  <w:marLeft w:val="0"/>
                  <w:marRight w:val="0"/>
                  <w:marTop w:val="0"/>
                  <w:marBottom w:val="0"/>
                  <w:divBdr>
                    <w:top w:val="none" w:sz="0" w:space="0" w:color="auto"/>
                    <w:left w:val="none" w:sz="0" w:space="0" w:color="auto"/>
                    <w:bottom w:val="none" w:sz="0" w:space="0" w:color="auto"/>
                    <w:right w:val="none" w:sz="0" w:space="0" w:color="auto"/>
                  </w:divBdr>
                </w:div>
                <w:div w:id="812066387">
                  <w:marLeft w:val="0"/>
                  <w:marRight w:val="0"/>
                  <w:marTop w:val="0"/>
                  <w:marBottom w:val="0"/>
                  <w:divBdr>
                    <w:top w:val="none" w:sz="0" w:space="0" w:color="auto"/>
                    <w:left w:val="none" w:sz="0" w:space="0" w:color="auto"/>
                    <w:bottom w:val="none" w:sz="0" w:space="0" w:color="auto"/>
                    <w:right w:val="none" w:sz="0" w:space="0" w:color="auto"/>
                  </w:divBdr>
                </w:div>
                <w:div w:id="1367758001">
                  <w:marLeft w:val="0"/>
                  <w:marRight w:val="0"/>
                  <w:marTop w:val="0"/>
                  <w:marBottom w:val="0"/>
                  <w:divBdr>
                    <w:top w:val="none" w:sz="0" w:space="0" w:color="auto"/>
                    <w:left w:val="none" w:sz="0" w:space="0" w:color="auto"/>
                    <w:bottom w:val="none" w:sz="0" w:space="0" w:color="auto"/>
                    <w:right w:val="none" w:sz="0" w:space="0" w:color="auto"/>
                  </w:divBdr>
                </w:div>
                <w:div w:id="804852401">
                  <w:marLeft w:val="0"/>
                  <w:marRight w:val="0"/>
                  <w:marTop w:val="0"/>
                  <w:marBottom w:val="0"/>
                  <w:divBdr>
                    <w:top w:val="none" w:sz="0" w:space="0" w:color="auto"/>
                    <w:left w:val="none" w:sz="0" w:space="0" w:color="auto"/>
                    <w:bottom w:val="none" w:sz="0" w:space="0" w:color="auto"/>
                    <w:right w:val="none" w:sz="0" w:space="0" w:color="auto"/>
                  </w:divBdr>
                </w:div>
                <w:div w:id="308092715">
                  <w:marLeft w:val="0"/>
                  <w:marRight w:val="0"/>
                  <w:marTop w:val="0"/>
                  <w:marBottom w:val="0"/>
                  <w:divBdr>
                    <w:top w:val="none" w:sz="0" w:space="0" w:color="auto"/>
                    <w:left w:val="none" w:sz="0" w:space="0" w:color="auto"/>
                    <w:bottom w:val="none" w:sz="0" w:space="0" w:color="auto"/>
                    <w:right w:val="none" w:sz="0" w:space="0" w:color="auto"/>
                  </w:divBdr>
                </w:div>
                <w:div w:id="1153258850">
                  <w:marLeft w:val="0"/>
                  <w:marRight w:val="0"/>
                  <w:marTop w:val="0"/>
                  <w:marBottom w:val="0"/>
                  <w:divBdr>
                    <w:top w:val="none" w:sz="0" w:space="0" w:color="auto"/>
                    <w:left w:val="none" w:sz="0" w:space="0" w:color="auto"/>
                    <w:bottom w:val="none" w:sz="0" w:space="0" w:color="auto"/>
                    <w:right w:val="none" w:sz="0" w:space="0" w:color="auto"/>
                  </w:divBdr>
                </w:div>
                <w:div w:id="1037387171">
                  <w:marLeft w:val="0"/>
                  <w:marRight w:val="0"/>
                  <w:marTop w:val="0"/>
                  <w:marBottom w:val="0"/>
                  <w:divBdr>
                    <w:top w:val="none" w:sz="0" w:space="0" w:color="auto"/>
                    <w:left w:val="none" w:sz="0" w:space="0" w:color="auto"/>
                    <w:bottom w:val="none" w:sz="0" w:space="0" w:color="auto"/>
                    <w:right w:val="none" w:sz="0" w:space="0" w:color="auto"/>
                  </w:divBdr>
                </w:div>
                <w:div w:id="235019736">
                  <w:marLeft w:val="0"/>
                  <w:marRight w:val="0"/>
                  <w:marTop w:val="0"/>
                  <w:marBottom w:val="0"/>
                  <w:divBdr>
                    <w:top w:val="none" w:sz="0" w:space="0" w:color="auto"/>
                    <w:left w:val="none" w:sz="0" w:space="0" w:color="auto"/>
                    <w:bottom w:val="none" w:sz="0" w:space="0" w:color="auto"/>
                    <w:right w:val="none" w:sz="0" w:space="0" w:color="auto"/>
                  </w:divBdr>
                </w:div>
                <w:div w:id="115413725">
                  <w:marLeft w:val="0"/>
                  <w:marRight w:val="0"/>
                  <w:marTop w:val="0"/>
                  <w:marBottom w:val="0"/>
                  <w:divBdr>
                    <w:top w:val="none" w:sz="0" w:space="0" w:color="auto"/>
                    <w:left w:val="none" w:sz="0" w:space="0" w:color="auto"/>
                    <w:bottom w:val="none" w:sz="0" w:space="0" w:color="auto"/>
                    <w:right w:val="none" w:sz="0" w:space="0" w:color="auto"/>
                  </w:divBdr>
                </w:div>
                <w:div w:id="1106462846">
                  <w:marLeft w:val="0"/>
                  <w:marRight w:val="0"/>
                  <w:marTop w:val="0"/>
                  <w:marBottom w:val="0"/>
                  <w:divBdr>
                    <w:top w:val="none" w:sz="0" w:space="0" w:color="auto"/>
                    <w:left w:val="none" w:sz="0" w:space="0" w:color="auto"/>
                    <w:bottom w:val="none" w:sz="0" w:space="0" w:color="auto"/>
                    <w:right w:val="none" w:sz="0" w:space="0" w:color="auto"/>
                  </w:divBdr>
                </w:div>
                <w:div w:id="456409414">
                  <w:marLeft w:val="0"/>
                  <w:marRight w:val="0"/>
                  <w:marTop w:val="0"/>
                  <w:marBottom w:val="0"/>
                  <w:divBdr>
                    <w:top w:val="none" w:sz="0" w:space="0" w:color="auto"/>
                    <w:left w:val="none" w:sz="0" w:space="0" w:color="auto"/>
                    <w:bottom w:val="none" w:sz="0" w:space="0" w:color="auto"/>
                    <w:right w:val="none" w:sz="0" w:space="0" w:color="auto"/>
                  </w:divBdr>
                </w:div>
                <w:div w:id="935551928">
                  <w:marLeft w:val="0"/>
                  <w:marRight w:val="0"/>
                  <w:marTop w:val="0"/>
                  <w:marBottom w:val="0"/>
                  <w:divBdr>
                    <w:top w:val="none" w:sz="0" w:space="0" w:color="auto"/>
                    <w:left w:val="none" w:sz="0" w:space="0" w:color="auto"/>
                    <w:bottom w:val="none" w:sz="0" w:space="0" w:color="auto"/>
                    <w:right w:val="none" w:sz="0" w:space="0" w:color="auto"/>
                  </w:divBdr>
                </w:div>
                <w:div w:id="824588471">
                  <w:marLeft w:val="0"/>
                  <w:marRight w:val="0"/>
                  <w:marTop w:val="0"/>
                  <w:marBottom w:val="0"/>
                  <w:divBdr>
                    <w:top w:val="none" w:sz="0" w:space="0" w:color="auto"/>
                    <w:left w:val="none" w:sz="0" w:space="0" w:color="auto"/>
                    <w:bottom w:val="none" w:sz="0" w:space="0" w:color="auto"/>
                    <w:right w:val="none" w:sz="0" w:space="0" w:color="auto"/>
                  </w:divBdr>
                </w:div>
                <w:div w:id="1700623588">
                  <w:marLeft w:val="0"/>
                  <w:marRight w:val="0"/>
                  <w:marTop w:val="0"/>
                  <w:marBottom w:val="0"/>
                  <w:divBdr>
                    <w:top w:val="none" w:sz="0" w:space="0" w:color="auto"/>
                    <w:left w:val="none" w:sz="0" w:space="0" w:color="auto"/>
                    <w:bottom w:val="none" w:sz="0" w:space="0" w:color="auto"/>
                    <w:right w:val="none" w:sz="0" w:space="0" w:color="auto"/>
                  </w:divBdr>
                </w:div>
                <w:div w:id="1943567126">
                  <w:marLeft w:val="0"/>
                  <w:marRight w:val="0"/>
                  <w:marTop w:val="0"/>
                  <w:marBottom w:val="0"/>
                  <w:divBdr>
                    <w:top w:val="none" w:sz="0" w:space="0" w:color="auto"/>
                    <w:left w:val="none" w:sz="0" w:space="0" w:color="auto"/>
                    <w:bottom w:val="none" w:sz="0" w:space="0" w:color="auto"/>
                    <w:right w:val="none" w:sz="0" w:space="0" w:color="auto"/>
                  </w:divBdr>
                </w:div>
                <w:div w:id="909584790">
                  <w:marLeft w:val="0"/>
                  <w:marRight w:val="0"/>
                  <w:marTop w:val="0"/>
                  <w:marBottom w:val="0"/>
                  <w:divBdr>
                    <w:top w:val="none" w:sz="0" w:space="0" w:color="auto"/>
                    <w:left w:val="none" w:sz="0" w:space="0" w:color="auto"/>
                    <w:bottom w:val="none" w:sz="0" w:space="0" w:color="auto"/>
                    <w:right w:val="none" w:sz="0" w:space="0" w:color="auto"/>
                  </w:divBdr>
                </w:div>
                <w:div w:id="1760640244">
                  <w:marLeft w:val="0"/>
                  <w:marRight w:val="0"/>
                  <w:marTop w:val="0"/>
                  <w:marBottom w:val="0"/>
                  <w:divBdr>
                    <w:top w:val="none" w:sz="0" w:space="0" w:color="auto"/>
                    <w:left w:val="none" w:sz="0" w:space="0" w:color="auto"/>
                    <w:bottom w:val="none" w:sz="0" w:space="0" w:color="auto"/>
                    <w:right w:val="none" w:sz="0" w:space="0" w:color="auto"/>
                  </w:divBdr>
                </w:div>
                <w:div w:id="1916351846">
                  <w:marLeft w:val="0"/>
                  <w:marRight w:val="0"/>
                  <w:marTop w:val="0"/>
                  <w:marBottom w:val="0"/>
                  <w:divBdr>
                    <w:top w:val="none" w:sz="0" w:space="0" w:color="auto"/>
                    <w:left w:val="none" w:sz="0" w:space="0" w:color="auto"/>
                    <w:bottom w:val="none" w:sz="0" w:space="0" w:color="auto"/>
                    <w:right w:val="none" w:sz="0" w:space="0" w:color="auto"/>
                  </w:divBdr>
                </w:div>
                <w:div w:id="421611240">
                  <w:marLeft w:val="0"/>
                  <w:marRight w:val="0"/>
                  <w:marTop w:val="0"/>
                  <w:marBottom w:val="0"/>
                  <w:divBdr>
                    <w:top w:val="none" w:sz="0" w:space="0" w:color="auto"/>
                    <w:left w:val="none" w:sz="0" w:space="0" w:color="auto"/>
                    <w:bottom w:val="none" w:sz="0" w:space="0" w:color="auto"/>
                    <w:right w:val="none" w:sz="0" w:space="0" w:color="auto"/>
                  </w:divBdr>
                </w:div>
                <w:div w:id="1204564826">
                  <w:marLeft w:val="0"/>
                  <w:marRight w:val="0"/>
                  <w:marTop w:val="0"/>
                  <w:marBottom w:val="0"/>
                  <w:divBdr>
                    <w:top w:val="none" w:sz="0" w:space="0" w:color="auto"/>
                    <w:left w:val="none" w:sz="0" w:space="0" w:color="auto"/>
                    <w:bottom w:val="none" w:sz="0" w:space="0" w:color="auto"/>
                    <w:right w:val="none" w:sz="0" w:space="0" w:color="auto"/>
                  </w:divBdr>
                </w:div>
                <w:div w:id="152306682">
                  <w:marLeft w:val="0"/>
                  <w:marRight w:val="0"/>
                  <w:marTop w:val="0"/>
                  <w:marBottom w:val="0"/>
                  <w:divBdr>
                    <w:top w:val="none" w:sz="0" w:space="0" w:color="auto"/>
                    <w:left w:val="none" w:sz="0" w:space="0" w:color="auto"/>
                    <w:bottom w:val="none" w:sz="0" w:space="0" w:color="auto"/>
                    <w:right w:val="none" w:sz="0" w:space="0" w:color="auto"/>
                  </w:divBdr>
                </w:div>
                <w:div w:id="402222616">
                  <w:marLeft w:val="0"/>
                  <w:marRight w:val="0"/>
                  <w:marTop w:val="0"/>
                  <w:marBottom w:val="0"/>
                  <w:divBdr>
                    <w:top w:val="none" w:sz="0" w:space="0" w:color="auto"/>
                    <w:left w:val="none" w:sz="0" w:space="0" w:color="auto"/>
                    <w:bottom w:val="none" w:sz="0" w:space="0" w:color="auto"/>
                    <w:right w:val="none" w:sz="0" w:space="0" w:color="auto"/>
                  </w:divBdr>
                </w:div>
                <w:div w:id="1175416329">
                  <w:marLeft w:val="0"/>
                  <w:marRight w:val="0"/>
                  <w:marTop w:val="0"/>
                  <w:marBottom w:val="0"/>
                  <w:divBdr>
                    <w:top w:val="none" w:sz="0" w:space="0" w:color="auto"/>
                    <w:left w:val="none" w:sz="0" w:space="0" w:color="auto"/>
                    <w:bottom w:val="none" w:sz="0" w:space="0" w:color="auto"/>
                    <w:right w:val="none" w:sz="0" w:space="0" w:color="auto"/>
                  </w:divBdr>
                </w:div>
                <w:div w:id="1955093623">
                  <w:marLeft w:val="0"/>
                  <w:marRight w:val="0"/>
                  <w:marTop w:val="0"/>
                  <w:marBottom w:val="0"/>
                  <w:divBdr>
                    <w:top w:val="none" w:sz="0" w:space="0" w:color="auto"/>
                    <w:left w:val="none" w:sz="0" w:space="0" w:color="auto"/>
                    <w:bottom w:val="none" w:sz="0" w:space="0" w:color="auto"/>
                    <w:right w:val="none" w:sz="0" w:space="0" w:color="auto"/>
                  </w:divBdr>
                </w:div>
                <w:div w:id="1732773139">
                  <w:marLeft w:val="0"/>
                  <w:marRight w:val="0"/>
                  <w:marTop w:val="0"/>
                  <w:marBottom w:val="0"/>
                  <w:divBdr>
                    <w:top w:val="none" w:sz="0" w:space="0" w:color="auto"/>
                    <w:left w:val="none" w:sz="0" w:space="0" w:color="auto"/>
                    <w:bottom w:val="none" w:sz="0" w:space="0" w:color="auto"/>
                    <w:right w:val="none" w:sz="0" w:space="0" w:color="auto"/>
                  </w:divBdr>
                </w:div>
                <w:div w:id="726614401">
                  <w:marLeft w:val="0"/>
                  <w:marRight w:val="0"/>
                  <w:marTop w:val="0"/>
                  <w:marBottom w:val="0"/>
                  <w:divBdr>
                    <w:top w:val="none" w:sz="0" w:space="0" w:color="auto"/>
                    <w:left w:val="none" w:sz="0" w:space="0" w:color="auto"/>
                    <w:bottom w:val="none" w:sz="0" w:space="0" w:color="auto"/>
                    <w:right w:val="none" w:sz="0" w:space="0" w:color="auto"/>
                  </w:divBdr>
                </w:div>
                <w:div w:id="106392334">
                  <w:marLeft w:val="0"/>
                  <w:marRight w:val="0"/>
                  <w:marTop w:val="0"/>
                  <w:marBottom w:val="0"/>
                  <w:divBdr>
                    <w:top w:val="none" w:sz="0" w:space="0" w:color="auto"/>
                    <w:left w:val="none" w:sz="0" w:space="0" w:color="auto"/>
                    <w:bottom w:val="none" w:sz="0" w:space="0" w:color="auto"/>
                    <w:right w:val="none" w:sz="0" w:space="0" w:color="auto"/>
                  </w:divBdr>
                </w:div>
                <w:div w:id="556092267">
                  <w:marLeft w:val="0"/>
                  <w:marRight w:val="0"/>
                  <w:marTop w:val="0"/>
                  <w:marBottom w:val="0"/>
                  <w:divBdr>
                    <w:top w:val="none" w:sz="0" w:space="0" w:color="auto"/>
                    <w:left w:val="none" w:sz="0" w:space="0" w:color="auto"/>
                    <w:bottom w:val="none" w:sz="0" w:space="0" w:color="auto"/>
                    <w:right w:val="none" w:sz="0" w:space="0" w:color="auto"/>
                  </w:divBdr>
                </w:div>
                <w:div w:id="1754621336">
                  <w:marLeft w:val="0"/>
                  <w:marRight w:val="0"/>
                  <w:marTop w:val="0"/>
                  <w:marBottom w:val="0"/>
                  <w:divBdr>
                    <w:top w:val="none" w:sz="0" w:space="0" w:color="auto"/>
                    <w:left w:val="none" w:sz="0" w:space="0" w:color="auto"/>
                    <w:bottom w:val="none" w:sz="0" w:space="0" w:color="auto"/>
                    <w:right w:val="none" w:sz="0" w:space="0" w:color="auto"/>
                  </w:divBdr>
                </w:div>
                <w:div w:id="601569857">
                  <w:marLeft w:val="0"/>
                  <w:marRight w:val="0"/>
                  <w:marTop w:val="0"/>
                  <w:marBottom w:val="0"/>
                  <w:divBdr>
                    <w:top w:val="none" w:sz="0" w:space="0" w:color="auto"/>
                    <w:left w:val="none" w:sz="0" w:space="0" w:color="auto"/>
                    <w:bottom w:val="none" w:sz="0" w:space="0" w:color="auto"/>
                    <w:right w:val="none" w:sz="0" w:space="0" w:color="auto"/>
                  </w:divBdr>
                </w:div>
                <w:div w:id="1559707618">
                  <w:marLeft w:val="0"/>
                  <w:marRight w:val="0"/>
                  <w:marTop w:val="0"/>
                  <w:marBottom w:val="0"/>
                  <w:divBdr>
                    <w:top w:val="none" w:sz="0" w:space="0" w:color="auto"/>
                    <w:left w:val="none" w:sz="0" w:space="0" w:color="auto"/>
                    <w:bottom w:val="none" w:sz="0" w:space="0" w:color="auto"/>
                    <w:right w:val="none" w:sz="0" w:space="0" w:color="auto"/>
                  </w:divBdr>
                </w:div>
                <w:div w:id="1329988986">
                  <w:marLeft w:val="0"/>
                  <w:marRight w:val="0"/>
                  <w:marTop w:val="0"/>
                  <w:marBottom w:val="0"/>
                  <w:divBdr>
                    <w:top w:val="none" w:sz="0" w:space="0" w:color="auto"/>
                    <w:left w:val="none" w:sz="0" w:space="0" w:color="auto"/>
                    <w:bottom w:val="none" w:sz="0" w:space="0" w:color="auto"/>
                    <w:right w:val="none" w:sz="0" w:space="0" w:color="auto"/>
                  </w:divBdr>
                </w:div>
                <w:div w:id="708183706">
                  <w:marLeft w:val="0"/>
                  <w:marRight w:val="0"/>
                  <w:marTop w:val="0"/>
                  <w:marBottom w:val="0"/>
                  <w:divBdr>
                    <w:top w:val="none" w:sz="0" w:space="0" w:color="auto"/>
                    <w:left w:val="none" w:sz="0" w:space="0" w:color="auto"/>
                    <w:bottom w:val="none" w:sz="0" w:space="0" w:color="auto"/>
                    <w:right w:val="none" w:sz="0" w:space="0" w:color="auto"/>
                  </w:divBdr>
                </w:div>
                <w:div w:id="1556819790">
                  <w:marLeft w:val="0"/>
                  <w:marRight w:val="0"/>
                  <w:marTop w:val="0"/>
                  <w:marBottom w:val="0"/>
                  <w:divBdr>
                    <w:top w:val="none" w:sz="0" w:space="0" w:color="auto"/>
                    <w:left w:val="none" w:sz="0" w:space="0" w:color="auto"/>
                    <w:bottom w:val="none" w:sz="0" w:space="0" w:color="auto"/>
                    <w:right w:val="none" w:sz="0" w:space="0" w:color="auto"/>
                  </w:divBdr>
                </w:div>
                <w:div w:id="1755545499">
                  <w:marLeft w:val="0"/>
                  <w:marRight w:val="0"/>
                  <w:marTop w:val="0"/>
                  <w:marBottom w:val="0"/>
                  <w:divBdr>
                    <w:top w:val="none" w:sz="0" w:space="0" w:color="auto"/>
                    <w:left w:val="none" w:sz="0" w:space="0" w:color="auto"/>
                    <w:bottom w:val="none" w:sz="0" w:space="0" w:color="auto"/>
                    <w:right w:val="none" w:sz="0" w:space="0" w:color="auto"/>
                  </w:divBdr>
                </w:div>
                <w:div w:id="416438126">
                  <w:marLeft w:val="0"/>
                  <w:marRight w:val="0"/>
                  <w:marTop w:val="0"/>
                  <w:marBottom w:val="0"/>
                  <w:divBdr>
                    <w:top w:val="none" w:sz="0" w:space="0" w:color="auto"/>
                    <w:left w:val="none" w:sz="0" w:space="0" w:color="auto"/>
                    <w:bottom w:val="none" w:sz="0" w:space="0" w:color="auto"/>
                    <w:right w:val="none" w:sz="0" w:space="0" w:color="auto"/>
                  </w:divBdr>
                </w:div>
                <w:div w:id="950631051">
                  <w:marLeft w:val="0"/>
                  <w:marRight w:val="0"/>
                  <w:marTop w:val="0"/>
                  <w:marBottom w:val="0"/>
                  <w:divBdr>
                    <w:top w:val="none" w:sz="0" w:space="0" w:color="auto"/>
                    <w:left w:val="none" w:sz="0" w:space="0" w:color="auto"/>
                    <w:bottom w:val="none" w:sz="0" w:space="0" w:color="auto"/>
                    <w:right w:val="none" w:sz="0" w:space="0" w:color="auto"/>
                  </w:divBdr>
                </w:div>
                <w:div w:id="1260486435">
                  <w:marLeft w:val="0"/>
                  <w:marRight w:val="0"/>
                  <w:marTop w:val="0"/>
                  <w:marBottom w:val="0"/>
                  <w:divBdr>
                    <w:top w:val="none" w:sz="0" w:space="0" w:color="auto"/>
                    <w:left w:val="none" w:sz="0" w:space="0" w:color="auto"/>
                    <w:bottom w:val="none" w:sz="0" w:space="0" w:color="auto"/>
                    <w:right w:val="none" w:sz="0" w:space="0" w:color="auto"/>
                  </w:divBdr>
                </w:div>
                <w:div w:id="474956327">
                  <w:marLeft w:val="0"/>
                  <w:marRight w:val="0"/>
                  <w:marTop w:val="0"/>
                  <w:marBottom w:val="0"/>
                  <w:divBdr>
                    <w:top w:val="none" w:sz="0" w:space="0" w:color="auto"/>
                    <w:left w:val="none" w:sz="0" w:space="0" w:color="auto"/>
                    <w:bottom w:val="none" w:sz="0" w:space="0" w:color="auto"/>
                    <w:right w:val="none" w:sz="0" w:space="0" w:color="auto"/>
                  </w:divBdr>
                </w:div>
                <w:div w:id="1631864355">
                  <w:marLeft w:val="0"/>
                  <w:marRight w:val="0"/>
                  <w:marTop w:val="0"/>
                  <w:marBottom w:val="0"/>
                  <w:divBdr>
                    <w:top w:val="none" w:sz="0" w:space="0" w:color="auto"/>
                    <w:left w:val="none" w:sz="0" w:space="0" w:color="auto"/>
                    <w:bottom w:val="none" w:sz="0" w:space="0" w:color="auto"/>
                    <w:right w:val="none" w:sz="0" w:space="0" w:color="auto"/>
                  </w:divBdr>
                </w:div>
                <w:div w:id="1218084528">
                  <w:marLeft w:val="0"/>
                  <w:marRight w:val="0"/>
                  <w:marTop w:val="0"/>
                  <w:marBottom w:val="0"/>
                  <w:divBdr>
                    <w:top w:val="none" w:sz="0" w:space="0" w:color="auto"/>
                    <w:left w:val="none" w:sz="0" w:space="0" w:color="auto"/>
                    <w:bottom w:val="none" w:sz="0" w:space="0" w:color="auto"/>
                    <w:right w:val="none" w:sz="0" w:space="0" w:color="auto"/>
                  </w:divBdr>
                </w:div>
                <w:div w:id="1630277565">
                  <w:marLeft w:val="0"/>
                  <w:marRight w:val="0"/>
                  <w:marTop w:val="0"/>
                  <w:marBottom w:val="0"/>
                  <w:divBdr>
                    <w:top w:val="none" w:sz="0" w:space="0" w:color="auto"/>
                    <w:left w:val="none" w:sz="0" w:space="0" w:color="auto"/>
                    <w:bottom w:val="none" w:sz="0" w:space="0" w:color="auto"/>
                    <w:right w:val="none" w:sz="0" w:space="0" w:color="auto"/>
                  </w:divBdr>
                </w:div>
                <w:div w:id="1517452789">
                  <w:marLeft w:val="0"/>
                  <w:marRight w:val="0"/>
                  <w:marTop w:val="0"/>
                  <w:marBottom w:val="0"/>
                  <w:divBdr>
                    <w:top w:val="none" w:sz="0" w:space="0" w:color="auto"/>
                    <w:left w:val="none" w:sz="0" w:space="0" w:color="auto"/>
                    <w:bottom w:val="none" w:sz="0" w:space="0" w:color="auto"/>
                    <w:right w:val="none" w:sz="0" w:space="0" w:color="auto"/>
                  </w:divBdr>
                </w:div>
                <w:div w:id="1310862803">
                  <w:marLeft w:val="0"/>
                  <w:marRight w:val="0"/>
                  <w:marTop w:val="0"/>
                  <w:marBottom w:val="0"/>
                  <w:divBdr>
                    <w:top w:val="none" w:sz="0" w:space="0" w:color="auto"/>
                    <w:left w:val="none" w:sz="0" w:space="0" w:color="auto"/>
                    <w:bottom w:val="none" w:sz="0" w:space="0" w:color="auto"/>
                    <w:right w:val="none" w:sz="0" w:space="0" w:color="auto"/>
                  </w:divBdr>
                </w:div>
                <w:div w:id="48696231">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898466457">
                  <w:marLeft w:val="0"/>
                  <w:marRight w:val="0"/>
                  <w:marTop w:val="0"/>
                  <w:marBottom w:val="0"/>
                  <w:divBdr>
                    <w:top w:val="none" w:sz="0" w:space="0" w:color="auto"/>
                    <w:left w:val="none" w:sz="0" w:space="0" w:color="auto"/>
                    <w:bottom w:val="none" w:sz="0" w:space="0" w:color="auto"/>
                    <w:right w:val="none" w:sz="0" w:space="0" w:color="auto"/>
                  </w:divBdr>
                </w:div>
                <w:div w:id="692153309">
                  <w:marLeft w:val="0"/>
                  <w:marRight w:val="0"/>
                  <w:marTop w:val="0"/>
                  <w:marBottom w:val="0"/>
                  <w:divBdr>
                    <w:top w:val="none" w:sz="0" w:space="0" w:color="auto"/>
                    <w:left w:val="none" w:sz="0" w:space="0" w:color="auto"/>
                    <w:bottom w:val="none" w:sz="0" w:space="0" w:color="auto"/>
                    <w:right w:val="none" w:sz="0" w:space="0" w:color="auto"/>
                  </w:divBdr>
                </w:div>
                <w:div w:id="364478255">
                  <w:marLeft w:val="0"/>
                  <w:marRight w:val="0"/>
                  <w:marTop w:val="0"/>
                  <w:marBottom w:val="0"/>
                  <w:divBdr>
                    <w:top w:val="none" w:sz="0" w:space="0" w:color="auto"/>
                    <w:left w:val="none" w:sz="0" w:space="0" w:color="auto"/>
                    <w:bottom w:val="none" w:sz="0" w:space="0" w:color="auto"/>
                    <w:right w:val="none" w:sz="0" w:space="0" w:color="auto"/>
                  </w:divBdr>
                </w:div>
                <w:div w:id="1778594269">
                  <w:marLeft w:val="0"/>
                  <w:marRight w:val="0"/>
                  <w:marTop w:val="0"/>
                  <w:marBottom w:val="0"/>
                  <w:divBdr>
                    <w:top w:val="none" w:sz="0" w:space="0" w:color="auto"/>
                    <w:left w:val="none" w:sz="0" w:space="0" w:color="auto"/>
                    <w:bottom w:val="none" w:sz="0" w:space="0" w:color="auto"/>
                    <w:right w:val="none" w:sz="0" w:space="0" w:color="auto"/>
                  </w:divBdr>
                </w:div>
                <w:div w:id="149181308">
                  <w:marLeft w:val="0"/>
                  <w:marRight w:val="0"/>
                  <w:marTop w:val="0"/>
                  <w:marBottom w:val="0"/>
                  <w:divBdr>
                    <w:top w:val="none" w:sz="0" w:space="0" w:color="auto"/>
                    <w:left w:val="none" w:sz="0" w:space="0" w:color="auto"/>
                    <w:bottom w:val="none" w:sz="0" w:space="0" w:color="auto"/>
                    <w:right w:val="none" w:sz="0" w:space="0" w:color="auto"/>
                  </w:divBdr>
                </w:div>
                <w:div w:id="1297174594">
                  <w:marLeft w:val="0"/>
                  <w:marRight w:val="0"/>
                  <w:marTop w:val="0"/>
                  <w:marBottom w:val="0"/>
                  <w:divBdr>
                    <w:top w:val="none" w:sz="0" w:space="0" w:color="auto"/>
                    <w:left w:val="none" w:sz="0" w:space="0" w:color="auto"/>
                    <w:bottom w:val="none" w:sz="0" w:space="0" w:color="auto"/>
                    <w:right w:val="none" w:sz="0" w:space="0" w:color="auto"/>
                  </w:divBdr>
                </w:div>
                <w:div w:id="101001140">
                  <w:marLeft w:val="0"/>
                  <w:marRight w:val="0"/>
                  <w:marTop w:val="0"/>
                  <w:marBottom w:val="0"/>
                  <w:divBdr>
                    <w:top w:val="none" w:sz="0" w:space="0" w:color="auto"/>
                    <w:left w:val="none" w:sz="0" w:space="0" w:color="auto"/>
                    <w:bottom w:val="none" w:sz="0" w:space="0" w:color="auto"/>
                    <w:right w:val="none" w:sz="0" w:space="0" w:color="auto"/>
                  </w:divBdr>
                </w:div>
                <w:div w:id="739865084">
                  <w:marLeft w:val="0"/>
                  <w:marRight w:val="0"/>
                  <w:marTop w:val="0"/>
                  <w:marBottom w:val="0"/>
                  <w:divBdr>
                    <w:top w:val="none" w:sz="0" w:space="0" w:color="auto"/>
                    <w:left w:val="none" w:sz="0" w:space="0" w:color="auto"/>
                    <w:bottom w:val="none" w:sz="0" w:space="0" w:color="auto"/>
                    <w:right w:val="none" w:sz="0" w:space="0" w:color="auto"/>
                  </w:divBdr>
                </w:div>
                <w:div w:id="2039119117">
                  <w:marLeft w:val="0"/>
                  <w:marRight w:val="0"/>
                  <w:marTop w:val="0"/>
                  <w:marBottom w:val="0"/>
                  <w:divBdr>
                    <w:top w:val="none" w:sz="0" w:space="0" w:color="auto"/>
                    <w:left w:val="none" w:sz="0" w:space="0" w:color="auto"/>
                    <w:bottom w:val="none" w:sz="0" w:space="0" w:color="auto"/>
                    <w:right w:val="none" w:sz="0" w:space="0" w:color="auto"/>
                  </w:divBdr>
                </w:div>
                <w:div w:id="59328519">
                  <w:marLeft w:val="0"/>
                  <w:marRight w:val="0"/>
                  <w:marTop w:val="0"/>
                  <w:marBottom w:val="0"/>
                  <w:divBdr>
                    <w:top w:val="none" w:sz="0" w:space="0" w:color="auto"/>
                    <w:left w:val="none" w:sz="0" w:space="0" w:color="auto"/>
                    <w:bottom w:val="none" w:sz="0" w:space="0" w:color="auto"/>
                    <w:right w:val="none" w:sz="0" w:space="0" w:color="auto"/>
                  </w:divBdr>
                </w:div>
                <w:div w:id="1430083186">
                  <w:marLeft w:val="0"/>
                  <w:marRight w:val="0"/>
                  <w:marTop w:val="0"/>
                  <w:marBottom w:val="0"/>
                  <w:divBdr>
                    <w:top w:val="none" w:sz="0" w:space="0" w:color="auto"/>
                    <w:left w:val="none" w:sz="0" w:space="0" w:color="auto"/>
                    <w:bottom w:val="none" w:sz="0" w:space="0" w:color="auto"/>
                    <w:right w:val="none" w:sz="0" w:space="0" w:color="auto"/>
                  </w:divBdr>
                </w:div>
                <w:div w:id="2004164933">
                  <w:marLeft w:val="0"/>
                  <w:marRight w:val="0"/>
                  <w:marTop w:val="0"/>
                  <w:marBottom w:val="0"/>
                  <w:divBdr>
                    <w:top w:val="none" w:sz="0" w:space="0" w:color="auto"/>
                    <w:left w:val="none" w:sz="0" w:space="0" w:color="auto"/>
                    <w:bottom w:val="none" w:sz="0" w:space="0" w:color="auto"/>
                    <w:right w:val="none" w:sz="0" w:space="0" w:color="auto"/>
                  </w:divBdr>
                </w:div>
                <w:div w:id="2021858855">
                  <w:marLeft w:val="0"/>
                  <w:marRight w:val="0"/>
                  <w:marTop w:val="0"/>
                  <w:marBottom w:val="0"/>
                  <w:divBdr>
                    <w:top w:val="none" w:sz="0" w:space="0" w:color="auto"/>
                    <w:left w:val="none" w:sz="0" w:space="0" w:color="auto"/>
                    <w:bottom w:val="none" w:sz="0" w:space="0" w:color="auto"/>
                    <w:right w:val="none" w:sz="0" w:space="0" w:color="auto"/>
                  </w:divBdr>
                </w:div>
                <w:div w:id="1359552185">
                  <w:marLeft w:val="0"/>
                  <w:marRight w:val="0"/>
                  <w:marTop w:val="0"/>
                  <w:marBottom w:val="0"/>
                  <w:divBdr>
                    <w:top w:val="none" w:sz="0" w:space="0" w:color="auto"/>
                    <w:left w:val="none" w:sz="0" w:space="0" w:color="auto"/>
                    <w:bottom w:val="none" w:sz="0" w:space="0" w:color="auto"/>
                    <w:right w:val="none" w:sz="0" w:space="0" w:color="auto"/>
                  </w:divBdr>
                </w:div>
                <w:div w:id="855459759">
                  <w:marLeft w:val="0"/>
                  <w:marRight w:val="0"/>
                  <w:marTop w:val="0"/>
                  <w:marBottom w:val="0"/>
                  <w:divBdr>
                    <w:top w:val="none" w:sz="0" w:space="0" w:color="auto"/>
                    <w:left w:val="none" w:sz="0" w:space="0" w:color="auto"/>
                    <w:bottom w:val="none" w:sz="0" w:space="0" w:color="auto"/>
                    <w:right w:val="none" w:sz="0" w:space="0" w:color="auto"/>
                  </w:divBdr>
                </w:div>
                <w:div w:id="741560962">
                  <w:marLeft w:val="0"/>
                  <w:marRight w:val="0"/>
                  <w:marTop w:val="0"/>
                  <w:marBottom w:val="0"/>
                  <w:divBdr>
                    <w:top w:val="none" w:sz="0" w:space="0" w:color="auto"/>
                    <w:left w:val="none" w:sz="0" w:space="0" w:color="auto"/>
                    <w:bottom w:val="none" w:sz="0" w:space="0" w:color="auto"/>
                    <w:right w:val="none" w:sz="0" w:space="0" w:color="auto"/>
                  </w:divBdr>
                </w:div>
                <w:div w:id="1681078462">
                  <w:marLeft w:val="0"/>
                  <w:marRight w:val="0"/>
                  <w:marTop w:val="0"/>
                  <w:marBottom w:val="0"/>
                  <w:divBdr>
                    <w:top w:val="none" w:sz="0" w:space="0" w:color="auto"/>
                    <w:left w:val="none" w:sz="0" w:space="0" w:color="auto"/>
                    <w:bottom w:val="none" w:sz="0" w:space="0" w:color="auto"/>
                    <w:right w:val="none" w:sz="0" w:space="0" w:color="auto"/>
                  </w:divBdr>
                </w:div>
                <w:div w:id="2000696540">
                  <w:marLeft w:val="0"/>
                  <w:marRight w:val="0"/>
                  <w:marTop w:val="0"/>
                  <w:marBottom w:val="0"/>
                  <w:divBdr>
                    <w:top w:val="none" w:sz="0" w:space="0" w:color="auto"/>
                    <w:left w:val="none" w:sz="0" w:space="0" w:color="auto"/>
                    <w:bottom w:val="none" w:sz="0" w:space="0" w:color="auto"/>
                    <w:right w:val="none" w:sz="0" w:space="0" w:color="auto"/>
                  </w:divBdr>
                </w:div>
                <w:div w:id="55008415">
                  <w:marLeft w:val="0"/>
                  <w:marRight w:val="0"/>
                  <w:marTop w:val="0"/>
                  <w:marBottom w:val="0"/>
                  <w:divBdr>
                    <w:top w:val="none" w:sz="0" w:space="0" w:color="auto"/>
                    <w:left w:val="none" w:sz="0" w:space="0" w:color="auto"/>
                    <w:bottom w:val="none" w:sz="0" w:space="0" w:color="auto"/>
                    <w:right w:val="none" w:sz="0" w:space="0" w:color="auto"/>
                  </w:divBdr>
                </w:div>
                <w:div w:id="1473791287">
                  <w:marLeft w:val="0"/>
                  <w:marRight w:val="0"/>
                  <w:marTop w:val="0"/>
                  <w:marBottom w:val="0"/>
                  <w:divBdr>
                    <w:top w:val="none" w:sz="0" w:space="0" w:color="auto"/>
                    <w:left w:val="none" w:sz="0" w:space="0" w:color="auto"/>
                    <w:bottom w:val="none" w:sz="0" w:space="0" w:color="auto"/>
                    <w:right w:val="none" w:sz="0" w:space="0" w:color="auto"/>
                  </w:divBdr>
                </w:div>
                <w:div w:id="2112361358">
                  <w:marLeft w:val="0"/>
                  <w:marRight w:val="0"/>
                  <w:marTop w:val="0"/>
                  <w:marBottom w:val="0"/>
                  <w:divBdr>
                    <w:top w:val="none" w:sz="0" w:space="0" w:color="auto"/>
                    <w:left w:val="none" w:sz="0" w:space="0" w:color="auto"/>
                    <w:bottom w:val="none" w:sz="0" w:space="0" w:color="auto"/>
                    <w:right w:val="none" w:sz="0" w:space="0" w:color="auto"/>
                  </w:divBdr>
                </w:div>
                <w:div w:id="906769782">
                  <w:marLeft w:val="0"/>
                  <w:marRight w:val="0"/>
                  <w:marTop w:val="0"/>
                  <w:marBottom w:val="0"/>
                  <w:divBdr>
                    <w:top w:val="none" w:sz="0" w:space="0" w:color="auto"/>
                    <w:left w:val="none" w:sz="0" w:space="0" w:color="auto"/>
                    <w:bottom w:val="none" w:sz="0" w:space="0" w:color="auto"/>
                    <w:right w:val="none" w:sz="0" w:space="0" w:color="auto"/>
                  </w:divBdr>
                </w:div>
                <w:div w:id="226647740">
                  <w:marLeft w:val="0"/>
                  <w:marRight w:val="0"/>
                  <w:marTop w:val="0"/>
                  <w:marBottom w:val="0"/>
                  <w:divBdr>
                    <w:top w:val="none" w:sz="0" w:space="0" w:color="auto"/>
                    <w:left w:val="none" w:sz="0" w:space="0" w:color="auto"/>
                    <w:bottom w:val="none" w:sz="0" w:space="0" w:color="auto"/>
                    <w:right w:val="none" w:sz="0" w:space="0" w:color="auto"/>
                  </w:divBdr>
                </w:div>
                <w:div w:id="1887571087">
                  <w:marLeft w:val="0"/>
                  <w:marRight w:val="0"/>
                  <w:marTop w:val="0"/>
                  <w:marBottom w:val="0"/>
                  <w:divBdr>
                    <w:top w:val="none" w:sz="0" w:space="0" w:color="auto"/>
                    <w:left w:val="none" w:sz="0" w:space="0" w:color="auto"/>
                    <w:bottom w:val="none" w:sz="0" w:space="0" w:color="auto"/>
                    <w:right w:val="none" w:sz="0" w:space="0" w:color="auto"/>
                  </w:divBdr>
                </w:div>
                <w:div w:id="1289437403">
                  <w:marLeft w:val="0"/>
                  <w:marRight w:val="0"/>
                  <w:marTop w:val="0"/>
                  <w:marBottom w:val="0"/>
                  <w:divBdr>
                    <w:top w:val="none" w:sz="0" w:space="0" w:color="auto"/>
                    <w:left w:val="none" w:sz="0" w:space="0" w:color="auto"/>
                    <w:bottom w:val="none" w:sz="0" w:space="0" w:color="auto"/>
                    <w:right w:val="none" w:sz="0" w:space="0" w:color="auto"/>
                  </w:divBdr>
                </w:div>
                <w:div w:id="1044017738">
                  <w:marLeft w:val="0"/>
                  <w:marRight w:val="0"/>
                  <w:marTop w:val="0"/>
                  <w:marBottom w:val="0"/>
                  <w:divBdr>
                    <w:top w:val="none" w:sz="0" w:space="0" w:color="auto"/>
                    <w:left w:val="none" w:sz="0" w:space="0" w:color="auto"/>
                    <w:bottom w:val="none" w:sz="0" w:space="0" w:color="auto"/>
                    <w:right w:val="none" w:sz="0" w:space="0" w:color="auto"/>
                  </w:divBdr>
                </w:div>
                <w:div w:id="904073323">
                  <w:marLeft w:val="0"/>
                  <w:marRight w:val="0"/>
                  <w:marTop w:val="0"/>
                  <w:marBottom w:val="0"/>
                  <w:divBdr>
                    <w:top w:val="none" w:sz="0" w:space="0" w:color="auto"/>
                    <w:left w:val="none" w:sz="0" w:space="0" w:color="auto"/>
                    <w:bottom w:val="none" w:sz="0" w:space="0" w:color="auto"/>
                    <w:right w:val="none" w:sz="0" w:space="0" w:color="auto"/>
                  </w:divBdr>
                </w:div>
                <w:div w:id="1587693755">
                  <w:marLeft w:val="0"/>
                  <w:marRight w:val="0"/>
                  <w:marTop w:val="0"/>
                  <w:marBottom w:val="0"/>
                  <w:divBdr>
                    <w:top w:val="none" w:sz="0" w:space="0" w:color="auto"/>
                    <w:left w:val="none" w:sz="0" w:space="0" w:color="auto"/>
                    <w:bottom w:val="none" w:sz="0" w:space="0" w:color="auto"/>
                    <w:right w:val="none" w:sz="0" w:space="0" w:color="auto"/>
                  </w:divBdr>
                </w:div>
                <w:div w:id="1221669332">
                  <w:marLeft w:val="0"/>
                  <w:marRight w:val="0"/>
                  <w:marTop w:val="0"/>
                  <w:marBottom w:val="0"/>
                  <w:divBdr>
                    <w:top w:val="none" w:sz="0" w:space="0" w:color="auto"/>
                    <w:left w:val="none" w:sz="0" w:space="0" w:color="auto"/>
                    <w:bottom w:val="none" w:sz="0" w:space="0" w:color="auto"/>
                    <w:right w:val="none" w:sz="0" w:space="0" w:color="auto"/>
                  </w:divBdr>
                </w:div>
                <w:div w:id="696588147">
                  <w:marLeft w:val="0"/>
                  <w:marRight w:val="0"/>
                  <w:marTop w:val="0"/>
                  <w:marBottom w:val="0"/>
                  <w:divBdr>
                    <w:top w:val="none" w:sz="0" w:space="0" w:color="auto"/>
                    <w:left w:val="none" w:sz="0" w:space="0" w:color="auto"/>
                    <w:bottom w:val="none" w:sz="0" w:space="0" w:color="auto"/>
                    <w:right w:val="none" w:sz="0" w:space="0" w:color="auto"/>
                  </w:divBdr>
                </w:div>
                <w:div w:id="895943047">
                  <w:marLeft w:val="0"/>
                  <w:marRight w:val="0"/>
                  <w:marTop w:val="0"/>
                  <w:marBottom w:val="0"/>
                  <w:divBdr>
                    <w:top w:val="none" w:sz="0" w:space="0" w:color="auto"/>
                    <w:left w:val="none" w:sz="0" w:space="0" w:color="auto"/>
                    <w:bottom w:val="none" w:sz="0" w:space="0" w:color="auto"/>
                    <w:right w:val="none" w:sz="0" w:space="0" w:color="auto"/>
                  </w:divBdr>
                </w:div>
                <w:div w:id="709187831">
                  <w:marLeft w:val="0"/>
                  <w:marRight w:val="0"/>
                  <w:marTop w:val="0"/>
                  <w:marBottom w:val="0"/>
                  <w:divBdr>
                    <w:top w:val="none" w:sz="0" w:space="0" w:color="auto"/>
                    <w:left w:val="none" w:sz="0" w:space="0" w:color="auto"/>
                    <w:bottom w:val="none" w:sz="0" w:space="0" w:color="auto"/>
                    <w:right w:val="none" w:sz="0" w:space="0" w:color="auto"/>
                  </w:divBdr>
                </w:div>
                <w:div w:id="770515079">
                  <w:marLeft w:val="0"/>
                  <w:marRight w:val="0"/>
                  <w:marTop w:val="0"/>
                  <w:marBottom w:val="0"/>
                  <w:divBdr>
                    <w:top w:val="none" w:sz="0" w:space="0" w:color="auto"/>
                    <w:left w:val="none" w:sz="0" w:space="0" w:color="auto"/>
                    <w:bottom w:val="none" w:sz="0" w:space="0" w:color="auto"/>
                    <w:right w:val="none" w:sz="0" w:space="0" w:color="auto"/>
                  </w:divBdr>
                </w:div>
                <w:div w:id="1956325134">
                  <w:marLeft w:val="0"/>
                  <w:marRight w:val="0"/>
                  <w:marTop w:val="0"/>
                  <w:marBottom w:val="0"/>
                  <w:divBdr>
                    <w:top w:val="none" w:sz="0" w:space="0" w:color="auto"/>
                    <w:left w:val="none" w:sz="0" w:space="0" w:color="auto"/>
                    <w:bottom w:val="none" w:sz="0" w:space="0" w:color="auto"/>
                    <w:right w:val="none" w:sz="0" w:space="0" w:color="auto"/>
                  </w:divBdr>
                </w:div>
                <w:div w:id="1217200992">
                  <w:marLeft w:val="0"/>
                  <w:marRight w:val="0"/>
                  <w:marTop w:val="0"/>
                  <w:marBottom w:val="0"/>
                  <w:divBdr>
                    <w:top w:val="none" w:sz="0" w:space="0" w:color="auto"/>
                    <w:left w:val="none" w:sz="0" w:space="0" w:color="auto"/>
                    <w:bottom w:val="none" w:sz="0" w:space="0" w:color="auto"/>
                    <w:right w:val="none" w:sz="0" w:space="0" w:color="auto"/>
                  </w:divBdr>
                </w:div>
                <w:div w:id="298582188">
                  <w:marLeft w:val="0"/>
                  <w:marRight w:val="0"/>
                  <w:marTop w:val="0"/>
                  <w:marBottom w:val="0"/>
                  <w:divBdr>
                    <w:top w:val="none" w:sz="0" w:space="0" w:color="auto"/>
                    <w:left w:val="none" w:sz="0" w:space="0" w:color="auto"/>
                    <w:bottom w:val="none" w:sz="0" w:space="0" w:color="auto"/>
                    <w:right w:val="none" w:sz="0" w:space="0" w:color="auto"/>
                  </w:divBdr>
                </w:div>
                <w:div w:id="1090928467">
                  <w:marLeft w:val="0"/>
                  <w:marRight w:val="0"/>
                  <w:marTop w:val="0"/>
                  <w:marBottom w:val="0"/>
                  <w:divBdr>
                    <w:top w:val="none" w:sz="0" w:space="0" w:color="auto"/>
                    <w:left w:val="none" w:sz="0" w:space="0" w:color="auto"/>
                    <w:bottom w:val="none" w:sz="0" w:space="0" w:color="auto"/>
                    <w:right w:val="none" w:sz="0" w:space="0" w:color="auto"/>
                  </w:divBdr>
                </w:div>
                <w:div w:id="1902280266">
                  <w:marLeft w:val="0"/>
                  <w:marRight w:val="0"/>
                  <w:marTop w:val="0"/>
                  <w:marBottom w:val="0"/>
                  <w:divBdr>
                    <w:top w:val="none" w:sz="0" w:space="0" w:color="auto"/>
                    <w:left w:val="none" w:sz="0" w:space="0" w:color="auto"/>
                    <w:bottom w:val="none" w:sz="0" w:space="0" w:color="auto"/>
                    <w:right w:val="none" w:sz="0" w:space="0" w:color="auto"/>
                  </w:divBdr>
                </w:div>
                <w:div w:id="2037458055">
                  <w:marLeft w:val="0"/>
                  <w:marRight w:val="0"/>
                  <w:marTop w:val="0"/>
                  <w:marBottom w:val="0"/>
                  <w:divBdr>
                    <w:top w:val="none" w:sz="0" w:space="0" w:color="auto"/>
                    <w:left w:val="none" w:sz="0" w:space="0" w:color="auto"/>
                    <w:bottom w:val="none" w:sz="0" w:space="0" w:color="auto"/>
                    <w:right w:val="none" w:sz="0" w:space="0" w:color="auto"/>
                  </w:divBdr>
                </w:div>
                <w:div w:id="1422871781">
                  <w:marLeft w:val="0"/>
                  <w:marRight w:val="0"/>
                  <w:marTop w:val="0"/>
                  <w:marBottom w:val="0"/>
                  <w:divBdr>
                    <w:top w:val="none" w:sz="0" w:space="0" w:color="auto"/>
                    <w:left w:val="none" w:sz="0" w:space="0" w:color="auto"/>
                    <w:bottom w:val="none" w:sz="0" w:space="0" w:color="auto"/>
                    <w:right w:val="none" w:sz="0" w:space="0" w:color="auto"/>
                  </w:divBdr>
                </w:div>
                <w:div w:id="448865840">
                  <w:marLeft w:val="0"/>
                  <w:marRight w:val="0"/>
                  <w:marTop w:val="0"/>
                  <w:marBottom w:val="0"/>
                  <w:divBdr>
                    <w:top w:val="none" w:sz="0" w:space="0" w:color="auto"/>
                    <w:left w:val="none" w:sz="0" w:space="0" w:color="auto"/>
                    <w:bottom w:val="none" w:sz="0" w:space="0" w:color="auto"/>
                    <w:right w:val="none" w:sz="0" w:space="0" w:color="auto"/>
                  </w:divBdr>
                </w:div>
                <w:div w:id="184057523">
                  <w:marLeft w:val="0"/>
                  <w:marRight w:val="0"/>
                  <w:marTop w:val="0"/>
                  <w:marBottom w:val="0"/>
                  <w:divBdr>
                    <w:top w:val="none" w:sz="0" w:space="0" w:color="auto"/>
                    <w:left w:val="none" w:sz="0" w:space="0" w:color="auto"/>
                    <w:bottom w:val="none" w:sz="0" w:space="0" w:color="auto"/>
                    <w:right w:val="none" w:sz="0" w:space="0" w:color="auto"/>
                  </w:divBdr>
                </w:div>
                <w:div w:id="991107449">
                  <w:marLeft w:val="0"/>
                  <w:marRight w:val="0"/>
                  <w:marTop w:val="0"/>
                  <w:marBottom w:val="0"/>
                  <w:divBdr>
                    <w:top w:val="none" w:sz="0" w:space="0" w:color="auto"/>
                    <w:left w:val="none" w:sz="0" w:space="0" w:color="auto"/>
                    <w:bottom w:val="none" w:sz="0" w:space="0" w:color="auto"/>
                    <w:right w:val="none" w:sz="0" w:space="0" w:color="auto"/>
                  </w:divBdr>
                </w:div>
                <w:div w:id="1313145888">
                  <w:marLeft w:val="0"/>
                  <w:marRight w:val="0"/>
                  <w:marTop w:val="0"/>
                  <w:marBottom w:val="0"/>
                  <w:divBdr>
                    <w:top w:val="none" w:sz="0" w:space="0" w:color="auto"/>
                    <w:left w:val="none" w:sz="0" w:space="0" w:color="auto"/>
                    <w:bottom w:val="none" w:sz="0" w:space="0" w:color="auto"/>
                    <w:right w:val="none" w:sz="0" w:space="0" w:color="auto"/>
                  </w:divBdr>
                </w:div>
                <w:div w:id="1402562282">
                  <w:marLeft w:val="0"/>
                  <w:marRight w:val="0"/>
                  <w:marTop w:val="0"/>
                  <w:marBottom w:val="0"/>
                  <w:divBdr>
                    <w:top w:val="none" w:sz="0" w:space="0" w:color="auto"/>
                    <w:left w:val="none" w:sz="0" w:space="0" w:color="auto"/>
                    <w:bottom w:val="none" w:sz="0" w:space="0" w:color="auto"/>
                    <w:right w:val="none" w:sz="0" w:space="0" w:color="auto"/>
                  </w:divBdr>
                </w:div>
                <w:div w:id="1298493091">
                  <w:marLeft w:val="0"/>
                  <w:marRight w:val="0"/>
                  <w:marTop w:val="0"/>
                  <w:marBottom w:val="0"/>
                  <w:divBdr>
                    <w:top w:val="none" w:sz="0" w:space="0" w:color="auto"/>
                    <w:left w:val="none" w:sz="0" w:space="0" w:color="auto"/>
                    <w:bottom w:val="none" w:sz="0" w:space="0" w:color="auto"/>
                    <w:right w:val="none" w:sz="0" w:space="0" w:color="auto"/>
                  </w:divBdr>
                </w:div>
                <w:div w:id="737705">
                  <w:marLeft w:val="0"/>
                  <w:marRight w:val="0"/>
                  <w:marTop w:val="0"/>
                  <w:marBottom w:val="0"/>
                  <w:divBdr>
                    <w:top w:val="none" w:sz="0" w:space="0" w:color="auto"/>
                    <w:left w:val="none" w:sz="0" w:space="0" w:color="auto"/>
                    <w:bottom w:val="none" w:sz="0" w:space="0" w:color="auto"/>
                    <w:right w:val="none" w:sz="0" w:space="0" w:color="auto"/>
                  </w:divBdr>
                </w:div>
                <w:div w:id="2102874471">
                  <w:marLeft w:val="0"/>
                  <w:marRight w:val="0"/>
                  <w:marTop w:val="0"/>
                  <w:marBottom w:val="0"/>
                  <w:divBdr>
                    <w:top w:val="none" w:sz="0" w:space="0" w:color="auto"/>
                    <w:left w:val="none" w:sz="0" w:space="0" w:color="auto"/>
                    <w:bottom w:val="none" w:sz="0" w:space="0" w:color="auto"/>
                    <w:right w:val="none" w:sz="0" w:space="0" w:color="auto"/>
                  </w:divBdr>
                </w:div>
                <w:div w:id="57827307">
                  <w:marLeft w:val="0"/>
                  <w:marRight w:val="0"/>
                  <w:marTop w:val="0"/>
                  <w:marBottom w:val="0"/>
                  <w:divBdr>
                    <w:top w:val="none" w:sz="0" w:space="0" w:color="auto"/>
                    <w:left w:val="none" w:sz="0" w:space="0" w:color="auto"/>
                    <w:bottom w:val="none" w:sz="0" w:space="0" w:color="auto"/>
                    <w:right w:val="none" w:sz="0" w:space="0" w:color="auto"/>
                  </w:divBdr>
                </w:div>
                <w:div w:id="1826316374">
                  <w:marLeft w:val="0"/>
                  <w:marRight w:val="0"/>
                  <w:marTop w:val="0"/>
                  <w:marBottom w:val="0"/>
                  <w:divBdr>
                    <w:top w:val="none" w:sz="0" w:space="0" w:color="auto"/>
                    <w:left w:val="none" w:sz="0" w:space="0" w:color="auto"/>
                    <w:bottom w:val="none" w:sz="0" w:space="0" w:color="auto"/>
                    <w:right w:val="none" w:sz="0" w:space="0" w:color="auto"/>
                  </w:divBdr>
                </w:div>
                <w:div w:id="1974292804">
                  <w:marLeft w:val="0"/>
                  <w:marRight w:val="0"/>
                  <w:marTop w:val="0"/>
                  <w:marBottom w:val="0"/>
                  <w:divBdr>
                    <w:top w:val="none" w:sz="0" w:space="0" w:color="auto"/>
                    <w:left w:val="none" w:sz="0" w:space="0" w:color="auto"/>
                    <w:bottom w:val="none" w:sz="0" w:space="0" w:color="auto"/>
                    <w:right w:val="none" w:sz="0" w:space="0" w:color="auto"/>
                  </w:divBdr>
                </w:div>
                <w:div w:id="983700754">
                  <w:marLeft w:val="0"/>
                  <w:marRight w:val="0"/>
                  <w:marTop w:val="0"/>
                  <w:marBottom w:val="0"/>
                  <w:divBdr>
                    <w:top w:val="none" w:sz="0" w:space="0" w:color="auto"/>
                    <w:left w:val="none" w:sz="0" w:space="0" w:color="auto"/>
                    <w:bottom w:val="none" w:sz="0" w:space="0" w:color="auto"/>
                    <w:right w:val="none" w:sz="0" w:space="0" w:color="auto"/>
                  </w:divBdr>
                </w:div>
                <w:div w:id="1801873343">
                  <w:marLeft w:val="0"/>
                  <w:marRight w:val="0"/>
                  <w:marTop w:val="0"/>
                  <w:marBottom w:val="0"/>
                  <w:divBdr>
                    <w:top w:val="none" w:sz="0" w:space="0" w:color="auto"/>
                    <w:left w:val="none" w:sz="0" w:space="0" w:color="auto"/>
                    <w:bottom w:val="none" w:sz="0" w:space="0" w:color="auto"/>
                    <w:right w:val="none" w:sz="0" w:space="0" w:color="auto"/>
                  </w:divBdr>
                </w:div>
                <w:div w:id="533227082">
                  <w:marLeft w:val="0"/>
                  <w:marRight w:val="0"/>
                  <w:marTop w:val="0"/>
                  <w:marBottom w:val="0"/>
                  <w:divBdr>
                    <w:top w:val="none" w:sz="0" w:space="0" w:color="auto"/>
                    <w:left w:val="none" w:sz="0" w:space="0" w:color="auto"/>
                    <w:bottom w:val="none" w:sz="0" w:space="0" w:color="auto"/>
                    <w:right w:val="none" w:sz="0" w:space="0" w:color="auto"/>
                  </w:divBdr>
                </w:div>
                <w:div w:id="1492797402">
                  <w:marLeft w:val="0"/>
                  <w:marRight w:val="0"/>
                  <w:marTop w:val="0"/>
                  <w:marBottom w:val="0"/>
                  <w:divBdr>
                    <w:top w:val="none" w:sz="0" w:space="0" w:color="auto"/>
                    <w:left w:val="none" w:sz="0" w:space="0" w:color="auto"/>
                    <w:bottom w:val="none" w:sz="0" w:space="0" w:color="auto"/>
                    <w:right w:val="none" w:sz="0" w:space="0" w:color="auto"/>
                  </w:divBdr>
                </w:div>
                <w:div w:id="108089180">
                  <w:marLeft w:val="0"/>
                  <w:marRight w:val="0"/>
                  <w:marTop w:val="0"/>
                  <w:marBottom w:val="0"/>
                  <w:divBdr>
                    <w:top w:val="none" w:sz="0" w:space="0" w:color="auto"/>
                    <w:left w:val="none" w:sz="0" w:space="0" w:color="auto"/>
                    <w:bottom w:val="none" w:sz="0" w:space="0" w:color="auto"/>
                    <w:right w:val="none" w:sz="0" w:space="0" w:color="auto"/>
                  </w:divBdr>
                </w:div>
                <w:div w:id="181164048">
                  <w:marLeft w:val="0"/>
                  <w:marRight w:val="0"/>
                  <w:marTop w:val="0"/>
                  <w:marBottom w:val="0"/>
                  <w:divBdr>
                    <w:top w:val="none" w:sz="0" w:space="0" w:color="auto"/>
                    <w:left w:val="none" w:sz="0" w:space="0" w:color="auto"/>
                    <w:bottom w:val="none" w:sz="0" w:space="0" w:color="auto"/>
                    <w:right w:val="none" w:sz="0" w:space="0" w:color="auto"/>
                  </w:divBdr>
                </w:div>
                <w:div w:id="1910000139">
                  <w:marLeft w:val="0"/>
                  <w:marRight w:val="0"/>
                  <w:marTop w:val="0"/>
                  <w:marBottom w:val="0"/>
                  <w:divBdr>
                    <w:top w:val="none" w:sz="0" w:space="0" w:color="auto"/>
                    <w:left w:val="none" w:sz="0" w:space="0" w:color="auto"/>
                    <w:bottom w:val="none" w:sz="0" w:space="0" w:color="auto"/>
                    <w:right w:val="none" w:sz="0" w:space="0" w:color="auto"/>
                  </w:divBdr>
                </w:div>
                <w:div w:id="387535050">
                  <w:marLeft w:val="0"/>
                  <w:marRight w:val="0"/>
                  <w:marTop w:val="0"/>
                  <w:marBottom w:val="0"/>
                  <w:divBdr>
                    <w:top w:val="none" w:sz="0" w:space="0" w:color="auto"/>
                    <w:left w:val="none" w:sz="0" w:space="0" w:color="auto"/>
                    <w:bottom w:val="none" w:sz="0" w:space="0" w:color="auto"/>
                    <w:right w:val="none" w:sz="0" w:space="0" w:color="auto"/>
                  </w:divBdr>
                </w:div>
                <w:div w:id="2007399922">
                  <w:marLeft w:val="0"/>
                  <w:marRight w:val="0"/>
                  <w:marTop w:val="0"/>
                  <w:marBottom w:val="0"/>
                  <w:divBdr>
                    <w:top w:val="none" w:sz="0" w:space="0" w:color="auto"/>
                    <w:left w:val="none" w:sz="0" w:space="0" w:color="auto"/>
                    <w:bottom w:val="none" w:sz="0" w:space="0" w:color="auto"/>
                    <w:right w:val="none" w:sz="0" w:space="0" w:color="auto"/>
                  </w:divBdr>
                </w:div>
                <w:div w:id="1354457595">
                  <w:marLeft w:val="0"/>
                  <w:marRight w:val="0"/>
                  <w:marTop w:val="0"/>
                  <w:marBottom w:val="0"/>
                  <w:divBdr>
                    <w:top w:val="none" w:sz="0" w:space="0" w:color="auto"/>
                    <w:left w:val="none" w:sz="0" w:space="0" w:color="auto"/>
                    <w:bottom w:val="none" w:sz="0" w:space="0" w:color="auto"/>
                    <w:right w:val="none" w:sz="0" w:space="0" w:color="auto"/>
                  </w:divBdr>
                </w:div>
                <w:div w:id="1822195293">
                  <w:marLeft w:val="0"/>
                  <w:marRight w:val="0"/>
                  <w:marTop w:val="0"/>
                  <w:marBottom w:val="0"/>
                  <w:divBdr>
                    <w:top w:val="none" w:sz="0" w:space="0" w:color="auto"/>
                    <w:left w:val="none" w:sz="0" w:space="0" w:color="auto"/>
                    <w:bottom w:val="none" w:sz="0" w:space="0" w:color="auto"/>
                    <w:right w:val="none" w:sz="0" w:space="0" w:color="auto"/>
                  </w:divBdr>
                </w:div>
                <w:div w:id="1393043794">
                  <w:marLeft w:val="0"/>
                  <w:marRight w:val="0"/>
                  <w:marTop w:val="0"/>
                  <w:marBottom w:val="0"/>
                  <w:divBdr>
                    <w:top w:val="none" w:sz="0" w:space="0" w:color="auto"/>
                    <w:left w:val="none" w:sz="0" w:space="0" w:color="auto"/>
                    <w:bottom w:val="none" w:sz="0" w:space="0" w:color="auto"/>
                    <w:right w:val="none" w:sz="0" w:space="0" w:color="auto"/>
                  </w:divBdr>
                </w:div>
                <w:div w:id="915674940">
                  <w:marLeft w:val="0"/>
                  <w:marRight w:val="0"/>
                  <w:marTop w:val="0"/>
                  <w:marBottom w:val="0"/>
                  <w:divBdr>
                    <w:top w:val="none" w:sz="0" w:space="0" w:color="auto"/>
                    <w:left w:val="none" w:sz="0" w:space="0" w:color="auto"/>
                    <w:bottom w:val="none" w:sz="0" w:space="0" w:color="auto"/>
                    <w:right w:val="none" w:sz="0" w:space="0" w:color="auto"/>
                  </w:divBdr>
                </w:div>
                <w:div w:id="1745638183">
                  <w:marLeft w:val="0"/>
                  <w:marRight w:val="0"/>
                  <w:marTop w:val="0"/>
                  <w:marBottom w:val="0"/>
                  <w:divBdr>
                    <w:top w:val="none" w:sz="0" w:space="0" w:color="auto"/>
                    <w:left w:val="none" w:sz="0" w:space="0" w:color="auto"/>
                    <w:bottom w:val="none" w:sz="0" w:space="0" w:color="auto"/>
                    <w:right w:val="none" w:sz="0" w:space="0" w:color="auto"/>
                  </w:divBdr>
                </w:div>
                <w:div w:id="672605196">
                  <w:marLeft w:val="0"/>
                  <w:marRight w:val="0"/>
                  <w:marTop w:val="0"/>
                  <w:marBottom w:val="0"/>
                  <w:divBdr>
                    <w:top w:val="none" w:sz="0" w:space="0" w:color="auto"/>
                    <w:left w:val="none" w:sz="0" w:space="0" w:color="auto"/>
                    <w:bottom w:val="none" w:sz="0" w:space="0" w:color="auto"/>
                    <w:right w:val="none" w:sz="0" w:space="0" w:color="auto"/>
                  </w:divBdr>
                </w:div>
                <w:div w:id="1954441589">
                  <w:marLeft w:val="0"/>
                  <w:marRight w:val="0"/>
                  <w:marTop w:val="0"/>
                  <w:marBottom w:val="0"/>
                  <w:divBdr>
                    <w:top w:val="none" w:sz="0" w:space="0" w:color="auto"/>
                    <w:left w:val="none" w:sz="0" w:space="0" w:color="auto"/>
                    <w:bottom w:val="none" w:sz="0" w:space="0" w:color="auto"/>
                    <w:right w:val="none" w:sz="0" w:space="0" w:color="auto"/>
                  </w:divBdr>
                </w:div>
                <w:div w:id="1672678109">
                  <w:marLeft w:val="0"/>
                  <w:marRight w:val="0"/>
                  <w:marTop w:val="0"/>
                  <w:marBottom w:val="0"/>
                  <w:divBdr>
                    <w:top w:val="none" w:sz="0" w:space="0" w:color="auto"/>
                    <w:left w:val="none" w:sz="0" w:space="0" w:color="auto"/>
                    <w:bottom w:val="none" w:sz="0" w:space="0" w:color="auto"/>
                    <w:right w:val="none" w:sz="0" w:space="0" w:color="auto"/>
                  </w:divBdr>
                </w:div>
                <w:div w:id="1031303347">
                  <w:marLeft w:val="0"/>
                  <w:marRight w:val="0"/>
                  <w:marTop w:val="0"/>
                  <w:marBottom w:val="0"/>
                  <w:divBdr>
                    <w:top w:val="none" w:sz="0" w:space="0" w:color="auto"/>
                    <w:left w:val="none" w:sz="0" w:space="0" w:color="auto"/>
                    <w:bottom w:val="none" w:sz="0" w:space="0" w:color="auto"/>
                    <w:right w:val="none" w:sz="0" w:space="0" w:color="auto"/>
                  </w:divBdr>
                </w:div>
                <w:div w:id="740174673">
                  <w:marLeft w:val="0"/>
                  <w:marRight w:val="0"/>
                  <w:marTop w:val="0"/>
                  <w:marBottom w:val="0"/>
                  <w:divBdr>
                    <w:top w:val="none" w:sz="0" w:space="0" w:color="auto"/>
                    <w:left w:val="none" w:sz="0" w:space="0" w:color="auto"/>
                    <w:bottom w:val="none" w:sz="0" w:space="0" w:color="auto"/>
                    <w:right w:val="none" w:sz="0" w:space="0" w:color="auto"/>
                  </w:divBdr>
                </w:div>
                <w:div w:id="1680620411">
                  <w:marLeft w:val="0"/>
                  <w:marRight w:val="0"/>
                  <w:marTop w:val="0"/>
                  <w:marBottom w:val="0"/>
                  <w:divBdr>
                    <w:top w:val="none" w:sz="0" w:space="0" w:color="auto"/>
                    <w:left w:val="none" w:sz="0" w:space="0" w:color="auto"/>
                    <w:bottom w:val="none" w:sz="0" w:space="0" w:color="auto"/>
                    <w:right w:val="none" w:sz="0" w:space="0" w:color="auto"/>
                  </w:divBdr>
                </w:div>
                <w:div w:id="1879009653">
                  <w:marLeft w:val="0"/>
                  <w:marRight w:val="0"/>
                  <w:marTop w:val="0"/>
                  <w:marBottom w:val="0"/>
                  <w:divBdr>
                    <w:top w:val="none" w:sz="0" w:space="0" w:color="auto"/>
                    <w:left w:val="none" w:sz="0" w:space="0" w:color="auto"/>
                    <w:bottom w:val="none" w:sz="0" w:space="0" w:color="auto"/>
                    <w:right w:val="none" w:sz="0" w:space="0" w:color="auto"/>
                  </w:divBdr>
                </w:div>
                <w:div w:id="1342970140">
                  <w:marLeft w:val="0"/>
                  <w:marRight w:val="0"/>
                  <w:marTop w:val="0"/>
                  <w:marBottom w:val="0"/>
                  <w:divBdr>
                    <w:top w:val="none" w:sz="0" w:space="0" w:color="auto"/>
                    <w:left w:val="none" w:sz="0" w:space="0" w:color="auto"/>
                    <w:bottom w:val="none" w:sz="0" w:space="0" w:color="auto"/>
                    <w:right w:val="none" w:sz="0" w:space="0" w:color="auto"/>
                  </w:divBdr>
                </w:div>
                <w:div w:id="1575553283">
                  <w:marLeft w:val="0"/>
                  <w:marRight w:val="0"/>
                  <w:marTop w:val="0"/>
                  <w:marBottom w:val="0"/>
                  <w:divBdr>
                    <w:top w:val="none" w:sz="0" w:space="0" w:color="auto"/>
                    <w:left w:val="none" w:sz="0" w:space="0" w:color="auto"/>
                    <w:bottom w:val="none" w:sz="0" w:space="0" w:color="auto"/>
                    <w:right w:val="none" w:sz="0" w:space="0" w:color="auto"/>
                  </w:divBdr>
                </w:div>
                <w:div w:id="1065371862">
                  <w:marLeft w:val="0"/>
                  <w:marRight w:val="0"/>
                  <w:marTop w:val="0"/>
                  <w:marBottom w:val="0"/>
                  <w:divBdr>
                    <w:top w:val="none" w:sz="0" w:space="0" w:color="auto"/>
                    <w:left w:val="none" w:sz="0" w:space="0" w:color="auto"/>
                    <w:bottom w:val="none" w:sz="0" w:space="0" w:color="auto"/>
                    <w:right w:val="none" w:sz="0" w:space="0" w:color="auto"/>
                  </w:divBdr>
                </w:div>
                <w:div w:id="1676570942">
                  <w:marLeft w:val="0"/>
                  <w:marRight w:val="0"/>
                  <w:marTop w:val="0"/>
                  <w:marBottom w:val="0"/>
                  <w:divBdr>
                    <w:top w:val="none" w:sz="0" w:space="0" w:color="auto"/>
                    <w:left w:val="none" w:sz="0" w:space="0" w:color="auto"/>
                    <w:bottom w:val="none" w:sz="0" w:space="0" w:color="auto"/>
                    <w:right w:val="none" w:sz="0" w:space="0" w:color="auto"/>
                  </w:divBdr>
                </w:div>
                <w:div w:id="102041496">
                  <w:marLeft w:val="0"/>
                  <w:marRight w:val="0"/>
                  <w:marTop w:val="0"/>
                  <w:marBottom w:val="0"/>
                  <w:divBdr>
                    <w:top w:val="none" w:sz="0" w:space="0" w:color="auto"/>
                    <w:left w:val="none" w:sz="0" w:space="0" w:color="auto"/>
                    <w:bottom w:val="none" w:sz="0" w:space="0" w:color="auto"/>
                    <w:right w:val="none" w:sz="0" w:space="0" w:color="auto"/>
                  </w:divBdr>
                </w:div>
                <w:div w:id="1267931712">
                  <w:marLeft w:val="0"/>
                  <w:marRight w:val="0"/>
                  <w:marTop w:val="0"/>
                  <w:marBottom w:val="0"/>
                  <w:divBdr>
                    <w:top w:val="none" w:sz="0" w:space="0" w:color="auto"/>
                    <w:left w:val="none" w:sz="0" w:space="0" w:color="auto"/>
                    <w:bottom w:val="none" w:sz="0" w:space="0" w:color="auto"/>
                    <w:right w:val="none" w:sz="0" w:space="0" w:color="auto"/>
                  </w:divBdr>
                </w:div>
                <w:div w:id="524170934">
                  <w:marLeft w:val="0"/>
                  <w:marRight w:val="0"/>
                  <w:marTop w:val="0"/>
                  <w:marBottom w:val="0"/>
                  <w:divBdr>
                    <w:top w:val="none" w:sz="0" w:space="0" w:color="auto"/>
                    <w:left w:val="none" w:sz="0" w:space="0" w:color="auto"/>
                    <w:bottom w:val="none" w:sz="0" w:space="0" w:color="auto"/>
                    <w:right w:val="none" w:sz="0" w:space="0" w:color="auto"/>
                  </w:divBdr>
                </w:div>
                <w:div w:id="157044960">
                  <w:marLeft w:val="0"/>
                  <w:marRight w:val="0"/>
                  <w:marTop w:val="0"/>
                  <w:marBottom w:val="0"/>
                  <w:divBdr>
                    <w:top w:val="none" w:sz="0" w:space="0" w:color="auto"/>
                    <w:left w:val="none" w:sz="0" w:space="0" w:color="auto"/>
                    <w:bottom w:val="none" w:sz="0" w:space="0" w:color="auto"/>
                    <w:right w:val="none" w:sz="0" w:space="0" w:color="auto"/>
                  </w:divBdr>
                </w:div>
                <w:div w:id="1395547985">
                  <w:marLeft w:val="0"/>
                  <w:marRight w:val="0"/>
                  <w:marTop w:val="0"/>
                  <w:marBottom w:val="0"/>
                  <w:divBdr>
                    <w:top w:val="none" w:sz="0" w:space="0" w:color="auto"/>
                    <w:left w:val="none" w:sz="0" w:space="0" w:color="auto"/>
                    <w:bottom w:val="none" w:sz="0" w:space="0" w:color="auto"/>
                    <w:right w:val="none" w:sz="0" w:space="0" w:color="auto"/>
                  </w:divBdr>
                </w:div>
                <w:div w:id="950936804">
                  <w:marLeft w:val="0"/>
                  <w:marRight w:val="0"/>
                  <w:marTop w:val="0"/>
                  <w:marBottom w:val="0"/>
                  <w:divBdr>
                    <w:top w:val="none" w:sz="0" w:space="0" w:color="auto"/>
                    <w:left w:val="none" w:sz="0" w:space="0" w:color="auto"/>
                    <w:bottom w:val="none" w:sz="0" w:space="0" w:color="auto"/>
                    <w:right w:val="none" w:sz="0" w:space="0" w:color="auto"/>
                  </w:divBdr>
                </w:div>
                <w:div w:id="1219129574">
                  <w:marLeft w:val="0"/>
                  <w:marRight w:val="0"/>
                  <w:marTop w:val="0"/>
                  <w:marBottom w:val="0"/>
                  <w:divBdr>
                    <w:top w:val="none" w:sz="0" w:space="0" w:color="auto"/>
                    <w:left w:val="none" w:sz="0" w:space="0" w:color="auto"/>
                    <w:bottom w:val="none" w:sz="0" w:space="0" w:color="auto"/>
                    <w:right w:val="none" w:sz="0" w:space="0" w:color="auto"/>
                  </w:divBdr>
                </w:div>
                <w:div w:id="1668051150">
                  <w:marLeft w:val="0"/>
                  <w:marRight w:val="0"/>
                  <w:marTop w:val="0"/>
                  <w:marBottom w:val="0"/>
                  <w:divBdr>
                    <w:top w:val="none" w:sz="0" w:space="0" w:color="auto"/>
                    <w:left w:val="none" w:sz="0" w:space="0" w:color="auto"/>
                    <w:bottom w:val="none" w:sz="0" w:space="0" w:color="auto"/>
                    <w:right w:val="none" w:sz="0" w:space="0" w:color="auto"/>
                  </w:divBdr>
                </w:div>
                <w:div w:id="872183275">
                  <w:marLeft w:val="0"/>
                  <w:marRight w:val="0"/>
                  <w:marTop w:val="0"/>
                  <w:marBottom w:val="0"/>
                  <w:divBdr>
                    <w:top w:val="none" w:sz="0" w:space="0" w:color="auto"/>
                    <w:left w:val="none" w:sz="0" w:space="0" w:color="auto"/>
                    <w:bottom w:val="none" w:sz="0" w:space="0" w:color="auto"/>
                    <w:right w:val="none" w:sz="0" w:space="0" w:color="auto"/>
                  </w:divBdr>
                </w:div>
                <w:div w:id="1918398224">
                  <w:marLeft w:val="0"/>
                  <w:marRight w:val="0"/>
                  <w:marTop w:val="0"/>
                  <w:marBottom w:val="0"/>
                  <w:divBdr>
                    <w:top w:val="none" w:sz="0" w:space="0" w:color="auto"/>
                    <w:left w:val="none" w:sz="0" w:space="0" w:color="auto"/>
                    <w:bottom w:val="none" w:sz="0" w:space="0" w:color="auto"/>
                    <w:right w:val="none" w:sz="0" w:space="0" w:color="auto"/>
                  </w:divBdr>
                </w:div>
                <w:div w:id="1502307065">
                  <w:marLeft w:val="0"/>
                  <w:marRight w:val="0"/>
                  <w:marTop w:val="0"/>
                  <w:marBottom w:val="0"/>
                  <w:divBdr>
                    <w:top w:val="none" w:sz="0" w:space="0" w:color="auto"/>
                    <w:left w:val="none" w:sz="0" w:space="0" w:color="auto"/>
                    <w:bottom w:val="none" w:sz="0" w:space="0" w:color="auto"/>
                    <w:right w:val="none" w:sz="0" w:space="0" w:color="auto"/>
                  </w:divBdr>
                </w:div>
                <w:div w:id="187064874">
                  <w:marLeft w:val="0"/>
                  <w:marRight w:val="0"/>
                  <w:marTop w:val="0"/>
                  <w:marBottom w:val="0"/>
                  <w:divBdr>
                    <w:top w:val="none" w:sz="0" w:space="0" w:color="auto"/>
                    <w:left w:val="none" w:sz="0" w:space="0" w:color="auto"/>
                    <w:bottom w:val="none" w:sz="0" w:space="0" w:color="auto"/>
                    <w:right w:val="none" w:sz="0" w:space="0" w:color="auto"/>
                  </w:divBdr>
                </w:div>
                <w:div w:id="2086295742">
                  <w:marLeft w:val="0"/>
                  <w:marRight w:val="0"/>
                  <w:marTop w:val="0"/>
                  <w:marBottom w:val="0"/>
                  <w:divBdr>
                    <w:top w:val="none" w:sz="0" w:space="0" w:color="auto"/>
                    <w:left w:val="none" w:sz="0" w:space="0" w:color="auto"/>
                    <w:bottom w:val="none" w:sz="0" w:space="0" w:color="auto"/>
                    <w:right w:val="none" w:sz="0" w:space="0" w:color="auto"/>
                  </w:divBdr>
                </w:div>
                <w:div w:id="226261804">
                  <w:marLeft w:val="0"/>
                  <w:marRight w:val="0"/>
                  <w:marTop w:val="0"/>
                  <w:marBottom w:val="0"/>
                  <w:divBdr>
                    <w:top w:val="none" w:sz="0" w:space="0" w:color="auto"/>
                    <w:left w:val="none" w:sz="0" w:space="0" w:color="auto"/>
                    <w:bottom w:val="none" w:sz="0" w:space="0" w:color="auto"/>
                    <w:right w:val="none" w:sz="0" w:space="0" w:color="auto"/>
                  </w:divBdr>
                </w:div>
                <w:div w:id="2105034133">
                  <w:marLeft w:val="0"/>
                  <w:marRight w:val="0"/>
                  <w:marTop w:val="0"/>
                  <w:marBottom w:val="0"/>
                  <w:divBdr>
                    <w:top w:val="none" w:sz="0" w:space="0" w:color="auto"/>
                    <w:left w:val="none" w:sz="0" w:space="0" w:color="auto"/>
                    <w:bottom w:val="none" w:sz="0" w:space="0" w:color="auto"/>
                    <w:right w:val="none" w:sz="0" w:space="0" w:color="auto"/>
                  </w:divBdr>
                </w:div>
                <w:div w:id="1861818334">
                  <w:marLeft w:val="0"/>
                  <w:marRight w:val="0"/>
                  <w:marTop w:val="0"/>
                  <w:marBottom w:val="0"/>
                  <w:divBdr>
                    <w:top w:val="none" w:sz="0" w:space="0" w:color="auto"/>
                    <w:left w:val="none" w:sz="0" w:space="0" w:color="auto"/>
                    <w:bottom w:val="none" w:sz="0" w:space="0" w:color="auto"/>
                    <w:right w:val="none" w:sz="0" w:space="0" w:color="auto"/>
                  </w:divBdr>
                </w:div>
                <w:div w:id="937523823">
                  <w:marLeft w:val="0"/>
                  <w:marRight w:val="0"/>
                  <w:marTop w:val="0"/>
                  <w:marBottom w:val="0"/>
                  <w:divBdr>
                    <w:top w:val="none" w:sz="0" w:space="0" w:color="auto"/>
                    <w:left w:val="none" w:sz="0" w:space="0" w:color="auto"/>
                    <w:bottom w:val="none" w:sz="0" w:space="0" w:color="auto"/>
                    <w:right w:val="none" w:sz="0" w:space="0" w:color="auto"/>
                  </w:divBdr>
                </w:div>
                <w:div w:id="433523046">
                  <w:marLeft w:val="0"/>
                  <w:marRight w:val="0"/>
                  <w:marTop w:val="0"/>
                  <w:marBottom w:val="0"/>
                  <w:divBdr>
                    <w:top w:val="none" w:sz="0" w:space="0" w:color="auto"/>
                    <w:left w:val="none" w:sz="0" w:space="0" w:color="auto"/>
                    <w:bottom w:val="none" w:sz="0" w:space="0" w:color="auto"/>
                    <w:right w:val="none" w:sz="0" w:space="0" w:color="auto"/>
                  </w:divBdr>
                </w:div>
                <w:div w:id="320282592">
                  <w:marLeft w:val="0"/>
                  <w:marRight w:val="0"/>
                  <w:marTop w:val="0"/>
                  <w:marBottom w:val="0"/>
                  <w:divBdr>
                    <w:top w:val="none" w:sz="0" w:space="0" w:color="auto"/>
                    <w:left w:val="none" w:sz="0" w:space="0" w:color="auto"/>
                    <w:bottom w:val="none" w:sz="0" w:space="0" w:color="auto"/>
                    <w:right w:val="none" w:sz="0" w:space="0" w:color="auto"/>
                  </w:divBdr>
                </w:div>
                <w:div w:id="1703171214">
                  <w:marLeft w:val="0"/>
                  <w:marRight w:val="0"/>
                  <w:marTop w:val="0"/>
                  <w:marBottom w:val="0"/>
                  <w:divBdr>
                    <w:top w:val="none" w:sz="0" w:space="0" w:color="auto"/>
                    <w:left w:val="none" w:sz="0" w:space="0" w:color="auto"/>
                    <w:bottom w:val="none" w:sz="0" w:space="0" w:color="auto"/>
                    <w:right w:val="none" w:sz="0" w:space="0" w:color="auto"/>
                  </w:divBdr>
                </w:div>
                <w:div w:id="1518425386">
                  <w:marLeft w:val="0"/>
                  <w:marRight w:val="0"/>
                  <w:marTop w:val="0"/>
                  <w:marBottom w:val="0"/>
                  <w:divBdr>
                    <w:top w:val="none" w:sz="0" w:space="0" w:color="auto"/>
                    <w:left w:val="none" w:sz="0" w:space="0" w:color="auto"/>
                    <w:bottom w:val="none" w:sz="0" w:space="0" w:color="auto"/>
                    <w:right w:val="none" w:sz="0" w:space="0" w:color="auto"/>
                  </w:divBdr>
                </w:div>
                <w:div w:id="1275793535">
                  <w:marLeft w:val="0"/>
                  <w:marRight w:val="0"/>
                  <w:marTop w:val="0"/>
                  <w:marBottom w:val="0"/>
                  <w:divBdr>
                    <w:top w:val="none" w:sz="0" w:space="0" w:color="auto"/>
                    <w:left w:val="none" w:sz="0" w:space="0" w:color="auto"/>
                    <w:bottom w:val="none" w:sz="0" w:space="0" w:color="auto"/>
                    <w:right w:val="none" w:sz="0" w:space="0" w:color="auto"/>
                  </w:divBdr>
                </w:div>
                <w:div w:id="1943295745">
                  <w:marLeft w:val="0"/>
                  <w:marRight w:val="0"/>
                  <w:marTop w:val="0"/>
                  <w:marBottom w:val="0"/>
                  <w:divBdr>
                    <w:top w:val="none" w:sz="0" w:space="0" w:color="auto"/>
                    <w:left w:val="none" w:sz="0" w:space="0" w:color="auto"/>
                    <w:bottom w:val="none" w:sz="0" w:space="0" w:color="auto"/>
                    <w:right w:val="none" w:sz="0" w:space="0" w:color="auto"/>
                  </w:divBdr>
                </w:div>
                <w:div w:id="1401055090">
                  <w:marLeft w:val="0"/>
                  <w:marRight w:val="0"/>
                  <w:marTop w:val="0"/>
                  <w:marBottom w:val="0"/>
                  <w:divBdr>
                    <w:top w:val="none" w:sz="0" w:space="0" w:color="auto"/>
                    <w:left w:val="none" w:sz="0" w:space="0" w:color="auto"/>
                    <w:bottom w:val="none" w:sz="0" w:space="0" w:color="auto"/>
                    <w:right w:val="none" w:sz="0" w:space="0" w:color="auto"/>
                  </w:divBdr>
                </w:div>
                <w:div w:id="451100010">
                  <w:marLeft w:val="0"/>
                  <w:marRight w:val="0"/>
                  <w:marTop w:val="0"/>
                  <w:marBottom w:val="0"/>
                  <w:divBdr>
                    <w:top w:val="none" w:sz="0" w:space="0" w:color="auto"/>
                    <w:left w:val="none" w:sz="0" w:space="0" w:color="auto"/>
                    <w:bottom w:val="none" w:sz="0" w:space="0" w:color="auto"/>
                    <w:right w:val="none" w:sz="0" w:space="0" w:color="auto"/>
                  </w:divBdr>
                </w:div>
                <w:div w:id="540822898">
                  <w:marLeft w:val="0"/>
                  <w:marRight w:val="0"/>
                  <w:marTop w:val="0"/>
                  <w:marBottom w:val="0"/>
                  <w:divBdr>
                    <w:top w:val="none" w:sz="0" w:space="0" w:color="auto"/>
                    <w:left w:val="none" w:sz="0" w:space="0" w:color="auto"/>
                    <w:bottom w:val="none" w:sz="0" w:space="0" w:color="auto"/>
                    <w:right w:val="none" w:sz="0" w:space="0" w:color="auto"/>
                  </w:divBdr>
                </w:div>
                <w:div w:id="1064135107">
                  <w:marLeft w:val="0"/>
                  <w:marRight w:val="0"/>
                  <w:marTop w:val="0"/>
                  <w:marBottom w:val="0"/>
                  <w:divBdr>
                    <w:top w:val="none" w:sz="0" w:space="0" w:color="auto"/>
                    <w:left w:val="none" w:sz="0" w:space="0" w:color="auto"/>
                    <w:bottom w:val="none" w:sz="0" w:space="0" w:color="auto"/>
                    <w:right w:val="none" w:sz="0" w:space="0" w:color="auto"/>
                  </w:divBdr>
                </w:div>
                <w:div w:id="88157295">
                  <w:marLeft w:val="0"/>
                  <w:marRight w:val="0"/>
                  <w:marTop w:val="0"/>
                  <w:marBottom w:val="0"/>
                  <w:divBdr>
                    <w:top w:val="none" w:sz="0" w:space="0" w:color="auto"/>
                    <w:left w:val="none" w:sz="0" w:space="0" w:color="auto"/>
                    <w:bottom w:val="none" w:sz="0" w:space="0" w:color="auto"/>
                    <w:right w:val="none" w:sz="0" w:space="0" w:color="auto"/>
                  </w:divBdr>
                </w:div>
                <w:div w:id="777915815">
                  <w:marLeft w:val="0"/>
                  <w:marRight w:val="0"/>
                  <w:marTop w:val="0"/>
                  <w:marBottom w:val="0"/>
                  <w:divBdr>
                    <w:top w:val="none" w:sz="0" w:space="0" w:color="auto"/>
                    <w:left w:val="none" w:sz="0" w:space="0" w:color="auto"/>
                    <w:bottom w:val="none" w:sz="0" w:space="0" w:color="auto"/>
                    <w:right w:val="none" w:sz="0" w:space="0" w:color="auto"/>
                  </w:divBdr>
                </w:div>
                <w:div w:id="1192261864">
                  <w:marLeft w:val="0"/>
                  <w:marRight w:val="0"/>
                  <w:marTop w:val="0"/>
                  <w:marBottom w:val="0"/>
                  <w:divBdr>
                    <w:top w:val="none" w:sz="0" w:space="0" w:color="auto"/>
                    <w:left w:val="none" w:sz="0" w:space="0" w:color="auto"/>
                    <w:bottom w:val="none" w:sz="0" w:space="0" w:color="auto"/>
                    <w:right w:val="none" w:sz="0" w:space="0" w:color="auto"/>
                  </w:divBdr>
                </w:div>
                <w:div w:id="44261396">
                  <w:marLeft w:val="0"/>
                  <w:marRight w:val="0"/>
                  <w:marTop w:val="0"/>
                  <w:marBottom w:val="0"/>
                  <w:divBdr>
                    <w:top w:val="none" w:sz="0" w:space="0" w:color="auto"/>
                    <w:left w:val="none" w:sz="0" w:space="0" w:color="auto"/>
                    <w:bottom w:val="none" w:sz="0" w:space="0" w:color="auto"/>
                    <w:right w:val="none" w:sz="0" w:space="0" w:color="auto"/>
                  </w:divBdr>
                </w:div>
                <w:div w:id="220871392">
                  <w:marLeft w:val="0"/>
                  <w:marRight w:val="0"/>
                  <w:marTop w:val="0"/>
                  <w:marBottom w:val="0"/>
                  <w:divBdr>
                    <w:top w:val="none" w:sz="0" w:space="0" w:color="auto"/>
                    <w:left w:val="none" w:sz="0" w:space="0" w:color="auto"/>
                    <w:bottom w:val="none" w:sz="0" w:space="0" w:color="auto"/>
                    <w:right w:val="none" w:sz="0" w:space="0" w:color="auto"/>
                  </w:divBdr>
                </w:div>
                <w:div w:id="989477054">
                  <w:marLeft w:val="0"/>
                  <w:marRight w:val="0"/>
                  <w:marTop w:val="0"/>
                  <w:marBottom w:val="0"/>
                  <w:divBdr>
                    <w:top w:val="none" w:sz="0" w:space="0" w:color="auto"/>
                    <w:left w:val="none" w:sz="0" w:space="0" w:color="auto"/>
                    <w:bottom w:val="none" w:sz="0" w:space="0" w:color="auto"/>
                    <w:right w:val="none" w:sz="0" w:space="0" w:color="auto"/>
                  </w:divBdr>
                </w:div>
                <w:div w:id="1798795994">
                  <w:marLeft w:val="0"/>
                  <w:marRight w:val="0"/>
                  <w:marTop w:val="0"/>
                  <w:marBottom w:val="0"/>
                  <w:divBdr>
                    <w:top w:val="none" w:sz="0" w:space="0" w:color="auto"/>
                    <w:left w:val="none" w:sz="0" w:space="0" w:color="auto"/>
                    <w:bottom w:val="none" w:sz="0" w:space="0" w:color="auto"/>
                    <w:right w:val="none" w:sz="0" w:space="0" w:color="auto"/>
                  </w:divBdr>
                </w:div>
                <w:div w:id="1250503649">
                  <w:marLeft w:val="0"/>
                  <w:marRight w:val="0"/>
                  <w:marTop w:val="0"/>
                  <w:marBottom w:val="0"/>
                  <w:divBdr>
                    <w:top w:val="none" w:sz="0" w:space="0" w:color="auto"/>
                    <w:left w:val="none" w:sz="0" w:space="0" w:color="auto"/>
                    <w:bottom w:val="none" w:sz="0" w:space="0" w:color="auto"/>
                    <w:right w:val="none" w:sz="0" w:space="0" w:color="auto"/>
                  </w:divBdr>
                </w:div>
                <w:div w:id="1527675178">
                  <w:marLeft w:val="0"/>
                  <w:marRight w:val="0"/>
                  <w:marTop w:val="0"/>
                  <w:marBottom w:val="0"/>
                  <w:divBdr>
                    <w:top w:val="none" w:sz="0" w:space="0" w:color="auto"/>
                    <w:left w:val="none" w:sz="0" w:space="0" w:color="auto"/>
                    <w:bottom w:val="none" w:sz="0" w:space="0" w:color="auto"/>
                    <w:right w:val="none" w:sz="0" w:space="0" w:color="auto"/>
                  </w:divBdr>
                </w:div>
                <w:div w:id="1596129583">
                  <w:marLeft w:val="0"/>
                  <w:marRight w:val="0"/>
                  <w:marTop w:val="0"/>
                  <w:marBottom w:val="0"/>
                  <w:divBdr>
                    <w:top w:val="none" w:sz="0" w:space="0" w:color="auto"/>
                    <w:left w:val="none" w:sz="0" w:space="0" w:color="auto"/>
                    <w:bottom w:val="none" w:sz="0" w:space="0" w:color="auto"/>
                    <w:right w:val="none" w:sz="0" w:space="0" w:color="auto"/>
                  </w:divBdr>
                </w:div>
                <w:div w:id="2118719882">
                  <w:marLeft w:val="0"/>
                  <w:marRight w:val="0"/>
                  <w:marTop w:val="0"/>
                  <w:marBottom w:val="0"/>
                  <w:divBdr>
                    <w:top w:val="none" w:sz="0" w:space="0" w:color="auto"/>
                    <w:left w:val="none" w:sz="0" w:space="0" w:color="auto"/>
                    <w:bottom w:val="none" w:sz="0" w:space="0" w:color="auto"/>
                    <w:right w:val="none" w:sz="0" w:space="0" w:color="auto"/>
                  </w:divBdr>
                </w:div>
                <w:div w:id="1585336113">
                  <w:marLeft w:val="0"/>
                  <w:marRight w:val="0"/>
                  <w:marTop w:val="0"/>
                  <w:marBottom w:val="0"/>
                  <w:divBdr>
                    <w:top w:val="none" w:sz="0" w:space="0" w:color="auto"/>
                    <w:left w:val="none" w:sz="0" w:space="0" w:color="auto"/>
                    <w:bottom w:val="none" w:sz="0" w:space="0" w:color="auto"/>
                    <w:right w:val="none" w:sz="0" w:space="0" w:color="auto"/>
                  </w:divBdr>
                </w:div>
                <w:div w:id="482619763">
                  <w:marLeft w:val="0"/>
                  <w:marRight w:val="0"/>
                  <w:marTop w:val="0"/>
                  <w:marBottom w:val="0"/>
                  <w:divBdr>
                    <w:top w:val="none" w:sz="0" w:space="0" w:color="auto"/>
                    <w:left w:val="none" w:sz="0" w:space="0" w:color="auto"/>
                    <w:bottom w:val="none" w:sz="0" w:space="0" w:color="auto"/>
                    <w:right w:val="none" w:sz="0" w:space="0" w:color="auto"/>
                  </w:divBdr>
                </w:div>
                <w:div w:id="616717835">
                  <w:marLeft w:val="0"/>
                  <w:marRight w:val="0"/>
                  <w:marTop w:val="0"/>
                  <w:marBottom w:val="0"/>
                  <w:divBdr>
                    <w:top w:val="none" w:sz="0" w:space="0" w:color="auto"/>
                    <w:left w:val="none" w:sz="0" w:space="0" w:color="auto"/>
                    <w:bottom w:val="none" w:sz="0" w:space="0" w:color="auto"/>
                    <w:right w:val="none" w:sz="0" w:space="0" w:color="auto"/>
                  </w:divBdr>
                </w:div>
                <w:div w:id="2078240754">
                  <w:marLeft w:val="0"/>
                  <w:marRight w:val="0"/>
                  <w:marTop w:val="0"/>
                  <w:marBottom w:val="0"/>
                  <w:divBdr>
                    <w:top w:val="none" w:sz="0" w:space="0" w:color="auto"/>
                    <w:left w:val="none" w:sz="0" w:space="0" w:color="auto"/>
                    <w:bottom w:val="none" w:sz="0" w:space="0" w:color="auto"/>
                    <w:right w:val="none" w:sz="0" w:space="0" w:color="auto"/>
                  </w:divBdr>
                </w:div>
                <w:div w:id="1116674445">
                  <w:marLeft w:val="0"/>
                  <w:marRight w:val="0"/>
                  <w:marTop w:val="0"/>
                  <w:marBottom w:val="0"/>
                  <w:divBdr>
                    <w:top w:val="none" w:sz="0" w:space="0" w:color="auto"/>
                    <w:left w:val="none" w:sz="0" w:space="0" w:color="auto"/>
                    <w:bottom w:val="none" w:sz="0" w:space="0" w:color="auto"/>
                    <w:right w:val="none" w:sz="0" w:space="0" w:color="auto"/>
                  </w:divBdr>
                </w:div>
                <w:div w:id="1408845096">
                  <w:marLeft w:val="0"/>
                  <w:marRight w:val="0"/>
                  <w:marTop w:val="0"/>
                  <w:marBottom w:val="0"/>
                  <w:divBdr>
                    <w:top w:val="none" w:sz="0" w:space="0" w:color="auto"/>
                    <w:left w:val="none" w:sz="0" w:space="0" w:color="auto"/>
                    <w:bottom w:val="none" w:sz="0" w:space="0" w:color="auto"/>
                    <w:right w:val="none" w:sz="0" w:space="0" w:color="auto"/>
                  </w:divBdr>
                </w:div>
                <w:div w:id="905141554">
                  <w:marLeft w:val="0"/>
                  <w:marRight w:val="0"/>
                  <w:marTop w:val="0"/>
                  <w:marBottom w:val="0"/>
                  <w:divBdr>
                    <w:top w:val="none" w:sz="0" w:space="0" w:color="auto"/>
                    <w:left w:val="none" w:sz="0" w:space="0" w:color="auto"/>
                    <w:bottom w:val="none" w:sz="0" w:space="0" w:color="auto"/>
                    <w:right w:val="none" w:sz="0" w:space="0" w:color="auto"/>
                  </w:divBdr>
                </w:div>
                <w:div w:id="1848908082">
                  <w:marLeft w:val="0"/>
                  <w:marRight w:val="0"/>
                  <w:marTop w:val="0"/>
                  <w:marBottom w:val="0"/>
                  <w:divBdr>
                    <w:top w:val="none" w:sz="0" w:space="0" w:color="auto"/>
                    <w:left w:val="none" w:sz="0" w:space="0" w:color="auto"/>
                    <w:bottom w:val="none" w:sz="0" w:space="0" w:color="auto"/>
                    <w:right w:val="none" w:sz="0" w:space="0" w:color="auto"/>
                  </w:divBdr>
                </w:div>
                <w:div w:id="712536950">
                  <w:marLeft w:val="0"/>
                  <w:marRight w:val="0"/>
                  <w:marTop w:val="0"/>
                  <w:marBottom w:val="0"/>
                  <w:divBdr>
                    <w:top w:val="none" w:sz="0" w:space="0" w:color="auto"/>
                    <w:left w:val="none" w:sz="0" w:space="0" w:color="auto"/>
                    <w:bottom w:val="none" w:sz="0" w:space="0" w:color="auto"/>
                    <w:right w:val="none" w:sz="0" w:space="0" w:color="auto"/>
                  </w:divBdr>
                </w:div>
                <w:div w:id="532184796">
                  <w:marLeft w:val="0"/>
                  <w:marRight w:val="0"/>
                  <w:marTop w:val="0"/>
                  <w:marBottom w:val="0"/>
                  <w:divBdr>
                    <w:top w:val="none" w:sz="0" w:space="0" w:color="auto"/>
                    <w:left w:val="none" w:sz="0" w:space="0" w:color="auto"/>
                    <w:bottom w:val="none" w:sz="0" w:space="0" w:color="auto"/>
                    <w:right w:val="none" w:sz="0" w:space="0" w:color="auto"/>
                  </w:divBdr>
                </w:div>
                <w:div w:id="1935816622">
                  <w:marLeft w:val="0"/>
                  <w:marRight w:val="0"/>
                  <w:marTop w:val="0"/>
                  <w:marBottom w:val="0"/>
                  <w:divBdr>
                    <w:top w:val="none" w:sz="0" w:space="0" w:color="auto"/>
                    <w:left w:val="none" w:sz="0" w:space="0" w:color="auto"/>
                    <w:bottom w:val="none" w:sz="0" w:space="0" w:color="auto"/>
                    <w:right w:val="none" w:sz="0" w:space="0" w:color="auto"/>
                  </w:divBdr>
                </w:div>
                <w:div w:id="739400139">
                  <w:marLeft w:val="0"/>
                  <w:marRight w:val="0"/>
                  <w:marTop w:val="0"/>
                  <w:marBottom w:val="0"/>
                  <w:divBdr>
                    <w:top w:val="none" w:sz="0" w:space="0" w:color="auto"/>
                    <w:left w:val="none" w:sz="0" w:space="0" w:color="auto"/>
                    <w:bottom w:val="none" w:sz="0" w:space="0" w:color="auto"/>
                    <w:right w:val="none" w:sz="0" w:space="0" w:color="auto"/>
                  </w:divBdr>
                </w:div>
                <w:div w:id="1471360817">
                  <w:marLeft w:val="0"/>
                  <w:marRight w:val="0"/>
                  <w:marTop w:val="0"/>
                  <w:marBottom w:val="0"/>
                  <w:divBdr>
                    <w:top w:val="none" w:sz="0" w:space="0" w:color="auto"/>
                    <w:left w:val="none" w:sz="0" w:space="0" w:color="auto"/>
                    <w:bottom w:val="none" w:sz="0" w:space="0" w:color="auto"/>
                    <w:right w:val="none" w:sz="0" w:space="0" w:color="auto"/>
                  </w:divBdr>
                </w:div>
                <w:div w:id="237911825">
                  <w:marLeft w:val="0"/>
                  <w:marRight w:val="0"/>
                  <w:marTop w:val="0"/>
                  <w:marBottom w:val="0"/>
                  <w:divBdr>
                    <w:top w:val="none" w:sz="0" w:space="0" w:color="auto"/>
                    <w:left w:val="none" w:sz="0" w:space="0" w:color="auto"/>
                    <w:bottom w:val="none" w:sz="0" w:space="0" w:color="auto"/>
                    <w:right w:val="none" w:sz="0" w:space="0" w:color="auto"/>
                  </w:divBdr>
                </w:div>
                <w:div w:id="449932067">
                  <w:marLeft w:val="0"/>
                  <w:marRight w:val="0"/>
                  <w:marTop w:val="0"/>
                  <w:marBottom w:val="0"/>
                  <w:divBdr>
                    <w:top w:val="none" w:sz="0" w:space="0" w:color="auto"/>
                    <w:left w:val="none" w:sz="0" w:space="0" w:color="auto"/>
                    <w:bottom w:val="none" w:sz="0" w:space="0" w:color="auto"/>
                    <w:right w:val="none" w:sz="0" w:space="0" w:color="auto"/>
                  </w:divBdr>
                </w:div>
                <w:div w:id="961116120">
                  <w:marLeft w:val="0"/>
                  <w:marRight w:val="0"/>
                  <w:marTop w:val="0"/>
                  <w:marBottom w:val="0"/>
                  <w:divBdr>
                    <w:top w:val="none" w:sz="0" w:space="0" w:color="auto"/>
                    <w:left w:val="none" w:sz="0" w:space="0" w:color="auto"/>
                    <w:bottom w:val="none" w:sz="0" w:space="0" w:color="auto"/>
                    <w:right w:val="none" w:sz="0" w:space="0" w:color="auto"/>
                  </w:divBdr>
                </w:div>
                <w:div w:id="1247230060">
                  <w:marLeft w:val="0"/>
                  <w:marRight w:val="0"/>
                  <w:marTop w:val="0"/>
                  <w:marBottom w:val="0"/>
                  <w:divBdr>
                    <w:top w:val="none" w:sz="0" w:space="0" w:color="auto"/>
                    <w:left w:val="none" w:sz="0" w:space="0" w:color="auto"/>
                    <w:bottom w:val="none" w:sz="0" w:space="0" w:color="auto"/>
                    <w:right w:val="none" w:sz="0" w:space="0" w:color="auto"/>
                  </w:divBdr>
                </w:div>
                <w:div w:id="632836075">
                  <w:marLeft w:val="0"/>
                  <w:marRight w:val="0"/>
                  <w:marTop w:val="0"/>
                  <w:marBottom w:val="0"/>
                  <w:divBdr>
                    <w:top w:val="none" w:sz="0" w:space="0" w:color="auto"/>
                    <w:left w:val="none" w:sz="0" w:space="0" w:color="auto"/>
                    <w:bottom w:val="none" w:sz="0" w:space="0" w:color="auto"/>
                    <w:right w:val="none" w:sz="0" w:space="0" w:color="auto"/>
                  </w:divBdr>
                </w:div>
                <w:div w:id="15274534">
                  <w:marLeft w:val="0"/>
                  <w:marRight w:val="0"/>
                  <w:marTop w:val="0"/>
                  <w:marBottom w:val="0"/>
                  <w:divBdr>
                    <w:top w:val="none" w:sz="0" w:space="0" w:color="auto"/>
                    <w:left w:val="none" w:sz="0" w:space="0" w:color="auto"/>
                    <w:bottom w:val="none" w:sz="0" w:space="0" w:color="auto"/>
                    <w:right w:val="none" w:sz="0" w:space="0" w:color="auto"/>
                  </w:divBdr>
                </w:div>
                <w:div w:id="1426413460">
                  <w:marLeft w:val="0"/>
                  <w:marRight w:val="0"/>
                  <w:marTop w:val="0"/>
                  <w:marBottom w:val="0"/>
                  <w:divBdr>
                    <w:top w:val="none" w:sz="0" w:space="0" w:color="auto"/>
                    <w:left w:val="none" w:sz="0" w:space="0" w:color="auto"/>
                    <w:bottom w:val="none" w:sz="0" w:space="0" w:color="auto"/>
                    <w:right w:val="none" w:sz="0" w:space="0" w:color="auto"/>
                  </w:divBdr>
                </w:div>
                <w:div w:id="1516191454">
                  <w:marLeft w:val="0"/>
                  <w:marRight w:val="0"/>
                  <w:marTop w:val="0"/>
                  <w:marBottom w:val="0"/>
                  <w:divBdr>
                    <w:top w:val="none" w:sz="0" w:space="0" w:color="auto"/>
                    <w:left w:val="none" w:sz="0" w:space="0" w:color="auto"/>
                    <w:bottom w:val="none" w:sz="0" w:space="0" w:color="auto"/>
                    <w:right w:val="none" w:sz="0" w:space="0" w:color="auto"/>
                  </w:divBdr>
                </w:div>
                <w:div w:id="1736004157">
                  <w:marLeft w:val="0"/>
                  <w:marRight w:val="0"/>
                  <w:marTop w:val="0"/>
                  <w:marBottom w:val="0"/>
                  <w:divBdr>
                    <w:top w:val="none" w:sz="0" w:space="0" w:color="auto"/>
                    <w:left w:val="none" w:sz="0" w:space="0" w:color="auto"/>
                    <w:bottom w:val="none" w:sz="0" w:space="0" w:color="auto"/>
                    <w:right w:val="none" w:sz="0" w:space="0" w:color="auto"/>
                  </w:divBdr>
                </w:div>
                <w:div w:id="306400005">
                  <w:marLeft w:val="0"/>
                  <w:marRight w:val="0"/>
                  <w:marTop w:val="0"/>
                  <w:marBottom w:val="0"/>
                  <w:divBdr>
                    <w:top w:val="none" w:sz="0" w:space="0" w:color="auto"/>
                    <w:left w:val="none" w:sz="0" w:space="0" w:color="auto"/>
                    <w:bottom w:val="none" w:sz="0" w:space="0" w:color="auto"/>
                    <w:right w:val="none" w:sz="0" w:space="0" w:color="auto"/>
                  </w:divBdr>
                </w:div>
                <w:div w:id="507134836">
                  <w:marLeft w:val="0"/>
                  <w:marRight w:val="0"/>
                  <w:marTop w:val="0"/>
                  <w:marBottom w:val="0"/>
                  <w:divBdr>
                    <w:top w:val="none" w:sz="0" w:space="0" w:color="auto"/>
                    <w:left w:val="none" w:sz="0" w:space="0" w:color="auto"/>
                    <w:bottom w:val="none" w:sz="0" w:space="0" w:color="auto"/>
                    <w:right w:val="none" w:sz="0" w:space="0" w:color="auto"/>
                  </w:divBdr>
                </w:div>
                <w:div w:id="1571580814">
                  <w:marLeft w:val="0"/>
                  <w:marRight w:val="0"/>
                  <w:marTop w:val="0"/>
                  <w:marBottom w:val="0"/>
                  <w:divBdr>
                    <w:top w:val="none" w:sz="0" w:space="0" w:color="auto"/>
                    <w:left w:val="none" w:sz="0" w:space="0" w:color="auto"/>
                    <w:bottom w:val="none" w:sz="0" w:space="0" w:color="auto"/>
                    <w:right w:val="none" w:sz="0" w:space="0" w:color="auto"/>
                  </w:divBdr>
                </w:div>
                <w:div w:id="1147473998">
                  <w:marLeft w:val="0"/>
                  <w:marRight w:val="0"/>
                  <w:marTop w:val="0"/>
                  <w:marBottom w:val="0"/>
                  <w:divBdr>
                    <w:top w:val="none" w:sz="0" w:space="0" w:color="auto"/>
                    <w:left w:val="none" w:sz="0" w:space="0" w:color="auto"/>
                    <w:bottom w:val="none" w:sz="0" w:space="0" w:color="auto"/>
                    <w:right w:val="none" w:sz="0" w:space="0" w:color="auto"/>
                  </w:divBdr>
                </w:div>
                <w:div w:id="337659784">
                  <w:marLeft w:val="0"/>
                  <w:marRight w:val="0"/>
                  <w:marTop w:val="0"/>
                  <w:marBottom w:val="0"/>
                  <w:divBdr>
                    <w:top w:val="none" w:sz="0" w:space="0" w:color="auto"/>
                    <w:left w:val="none" w:sz="0" w:space="0" w:color="auto"/>
                    <w:bottom w:val="none" w:sz="0" w:space="0" w:color="auto"/>
                    <w:right w:val="none" w:sz="0" w:space="0" w:color="auto"/>
                  </w:divBdr>
                </w:div>
                <w:div w:id="918832579">
                  <w:marLeft w:val="0"/>
                  <w:marRight w:val="0"/>
                  <w:marTop w:val="0"/>
                  <w:marBottom w:val="0"/>
                  <w:divBdr>
                    <w:top w:val="none" w:sz="0" w:space="0" w:color="auto"/>
                    <w:left w:val="none" w:sz="0" w:space="0" w:color="auto"/>
                    <w:bottom w:val="none" w:sz="0" w:space="0" w:color="auto"/>
                    <w:right w:val="none" w:sz="0" w:space="0" w:color="auto"/>
                  </w:divBdr>
                </w:div>
                <w:div w:id="1768842443">
                  <w:marLeft w:val="0"/>
                  <w:marRight w:val="0"/>
                  <w:marTop w:val="0"/>
                  <w:marBottom w:val="0"/>
                  <w:divBdr>
                    <w:top w:val="none" w:sz="0" w:space="0" w:color="auto"/>
                    <w:left w:val="none" w:sz="0" w:space="0" w:color="auto"/>
                    <w:bottom w:val="none" w:sz="0" w:space="0" w:color="auto"/>
                    <w:right w:val="none" w:sz="0" w:space="0" w:color="auto"/>
                  </w:divBdr>
                </w:div>
                <w:div w:id="1714110336">
                  <w:marLeft w:val="0"/>
                  <w:marRight w:val="0"/>
                  <w:marTop w:val="0"/>
                  <w:marBottom w:val="0"/>
                  <w:divBdr>
                    <w:top w:val="none" w:sz="0" w:space="0" w:color="auto"/>
                    <w:left w:val="none" w:sz="0" w:space="0" w:color="auto"/>
                    <w:bottom w:val="none" w:sz="0" w:space="0" w:color="auto"/>
                    <w:right w:val="none" w:sz="0" w:space="0" w:color="auto"/>
                  </w:divBdr>
                </w:div>
                <w:div w:id="1042484073">
                  <w:marLeft w:val="0"/>
                  <w:marRight w:val="0"/>
                  <w:marTop w:val="0"/>
                  <w:marBottom w:val="0"/>
                  <w:divBdr>
                    <w:top w:val="none" w:sz="0" w:space="0" w:color="auto"/>
                    <w:left w:val="none" w:sz="0" w:space="0" w:color="auto"/>
                    <w:bottom w:val="none" w:sz="0" w:space="0" w:color="auto"/>
                    <w:right w:val="none" w:sz="0" w:space="0" w:color="auto"/>
                  </w:divBdr>
                </w:div>
                <w:div w:id="1345282008">
                  <w:marLeft w:val="0"/>
                  <w:marRight w:val="0"/>
                  <w:marTop w:val="0"/>
                  <w:marBottom w:val="0"/>
                  <w:divBdr>
                    <w:top w:val="none" w:sz="0" w:space="0" w:color="auto"/>
                    <w:left w:val="none" w:sz="0" w:space="0" w:color="auto"/>
                    <w:bottom w:val="none" w:sz="0" w:space="0" w:color="auto"/>
                    <w:right w:val="none" w:sz="0" w:space="0" w:color="auto"/>
                  </w:divBdr>
                </w:div>
                <w:div w:id="210387563">
                  <w:marLeft w:val="0"/>
                  <w:marRight w:val="0"/>
                  <w:marTop w:val="0"/>
                  <w:marBottom w:val="0"/>
                  <w:divBdr>
                    <w:top w:val="none" w:sz="0" w:space="0" w:color="auto"/>
                    <w:left w:val="none" w:sz="0" w:space="0" w:color="auto"/>
                    <w:bottom w:val="none" w:sz="0" w:space="0" w:color="auto"/>
                    <w:right w:val="none" w:sz="0" w:space="0" w:color="auto"/>
                  </w:divBdr>
                </w:div>
                <w:div w:id="576549090">
                  <w:marLeft w:val="0"/>
                  <w:marRight w:val="0"/>
                  <w:marTop w:val="0"/>
                  <w:marBottom w:val="0"/>
                  <w:divBdr>
                    <w:top w:val="none" w:sz="0" w:space="0" w:color="auto"/>
                    <w:left w:val="none" w:sz="0" w:space="0" w:color="auto"/>
                    <w:bottom w:val="none" w:sz="0" w:space="0" w:color="auto"/>
                    <w:right w:val="none" w:sz="0" w:space="0" w:color="auto"/>
                  </w:divBdr>
                </w:div>
                <w:div w:id="1005205943">
                  <w:marLeft w:val="0"/>
                  <w:marRight w:val="0"/>
                  <w:marTop w:val="0"/>
                  <w:marBottom w:val="0"/>
                  <w:divBdr>
                    <w:top w:val="none" w:sz="0" w:space="0" w:color="auto"/>
                    <w:left w:val="none" w:sz="0" w:space="0" w:color="auto"/>
                    <w:bottom w:val="none" w:sz="0" w:space="0" w:color="auto"/>
                    <w:right w:val="none" w:sz="0" w:space="0" w:color="auto"/>
                  </w:divBdr>
                </w:div>
                <w:div w:id="953556586">
                  <w:marLeft w:val="0"/>
                  <w:marRight w:val="0"/>
                  <w:marTop w:val="0"/>
                  <w:marBottom w:val="0"/>
                  <w:divBdr>
                    <w:top w:val="none" w:sz="0" w:space="0" w:color="auto"/>
                    <w:left w:val="none" w:sz="0" w:space="0" w:color="auto"/>
                    <w:bottom w:val="none" w:sz="0" w:space="0" w:color="auto"/>
                    <w:right w:val="none" w:sz="0" w:space="0" w:color="auto"/>
                  </w:divBdr>
                </w:div>
                <w:div w:id="1269196263">
                  <w:marLeft w:val="0"/>
                  <w:marRight w:val="0"/>
                  <w:marTop w:val="0"/>
                  <w:marBottom w:val="0"/>
                  <w:divBdr>
                    <w:top w:val="none" w:sz="0" w:space="0" w:color="auto"/>
                    <w:left w:val="none" w:sz="0" w:space="0" w:color="auto"/>
                    <w:bottom w:val="none" w:sz="0" w:space="0" w:color="auto"/>
                    <w:right w:val="none" w:sz="0" w:space="0" w:color="auto"/>
                  </w:divBdr>
                </w:div>
                <w:div w:id="2000425471">
                  <w:marLeft w:val="0"/>
                  <w:marRight w:val="0"/>
                  <w:marTop w:val="0"/>
                  <w:marBottom w:val="0"/>
                  <w:divBdr>
                    <w:top w:val="none" w:sz="0" w:space="0" w:color="auto"/>
                    <w:left w:val="none" w:sz="0" w:space="0" w:color="auto"/>
                    <w:bottom w:val="none" w:sz="0" w:space="0" w:color="auto"/>
                    <w:right w:val="none" w:sz="0" w:space="0" w:color="auto"/>
                  </w:divBdr>
                </w:div>
                <w:div w:id="2100716135">
                  <w:marLeft w:val="0"/>
                  <w:marRight w:val="0"/>
                  <w:marTop w:val="0"/>
                  <w:marBottom w:val="0"/>
                  <w:divBdr>
                    <w:top w:val="none" w:sz="0" w:space="0" w:color="auto"/>
                    <w:left w:val="none" w:sz="0" w:space="0" w:color="auto"/>
                    <w:bottom w:val="none" w:sz="0" w:space="0" w:color="auto"/>
                    <w:right w:val="none" w:sz="0" w:space="0" w:color="auto"/>
                  </w:divBdr>
                </w:div>
                <w:div w:id="680474270">
                  <w:marLeft w:val="0"/>
                  <w:marRight w:val="0"/>
                  <w:marTop w:val="0"/>
                  <w:marBottom w:val="0"/>
                  <w:divBdr>
                    <w:top w:val="none" w:sz="0" w:space="0" w:color="auto"/>
                    <w:left w:val="none" w:sz="0" w:space="0" w:color="auto"/>
                    <w:bottom w:val="none" w:sz="0" w:space="0" w:color="auto"/>
                    <w:right w:val="none" w:sz="0" w:space="0" w:color="auto"/>
                  </w:divBdr>
                </w:div>
                <w:div w:id="1592200865">
                  <w:marLeft w:val="0"/>
                  <w:marRight w:val="0"/>
                  <w:marTop w:val="0"/>
                  <w:marBottom w:val="0"/>
                  <w:divBdr>
                    <w:top w:val="none" w:sz="0" w:space="0" w:color="auto"/>
                    <w:left w:val="none" w:sz="0" w:space="0" w:color="auto"/>
                    <w:bottom w:val="none" w:sz="0" w:space="0" w:color="auto"/>
                    <w:right w:val="none" w:sz="0" w:space="0" w:color="auto"/>
                  </w:divBdr>
                </w:div>
                <w:div w:id="1265965049">
                  <w:marLeft w:val="0"/>
                  <w:marRight w:val="0"/>
                  <w:marTop w:val="0"/>
                  <w:marBottom w:val="0"/>
                  <w:divBdr>
                    <w:top w:val="none" w:sz="0" w:space="0" w:color="auto"/>
                    <w:left w:val="none" w:sz="0" w:space="0" w:color="auto"/>
                    <w:bottom w:val="none" w:sz="0" w:space="0" w:color="auto"/>
                    <w:right w:val="none" w:sz="0" w:space="0" w:color="auto"/>
                  </w:divBdr>
                </w:div>
                <w:div w:id="1237125627">
                  <w:marLeft w:val="0"/>
                  <w:marRight w:val="0"/>
                  <w:marTop w:val="0"/>
                  <w:marBottom w:val="0"/>
                  <w:divBdr>
                    <w:top w:val="none" w:sz="0" w:space="0" w:color="auto"/>
                    <w:left w:val="none" w:sz="0" w:space="0" w:color="auto"/>
                    <w:bottom w:val="none" w:sz="0" w:space="0" w:color="auto"/>
                    <w:right w:val="none" w:sz="0" w:space="0" w:color="auto"/>
                  </w:divBdr>
                </w:div>
                <w:div w:id="1726374732">
                  <w:marLeft w:val="0"/>
                  <w:marRight w:val="0"/>
                  <w:marTop w:val="0"/>
                  <w:marBottom w:val="0"/>
                  <w:divBdr>
                    <w:top w:val="none" w:sz="0" w:space="0" w:color="auto"/>
                    <w:left w:val="none" w:sz="0" w:space="0" w:color="auto"/>
                    <w:bottom w:val="none" w:sz="0" w:space="0" w:color="auto"/>
                    <w:right w:val="none" w:sz="0" w:space="0" w:color="auto"/>
                  </w:divBdr>
                </w:div>
                <w:div w:id="1879705347">
                  <w:marLeft w:val="0"/>
                  <w:marRight w:val="0"/>
                  <w:marTop w:val="0"/>
                  <w:marBottom w:val="0"/>
                  <w:divBdr>
                    <w:top w:val="none" w:sz="0" w:space="0" w:color="auto"/>
                    <w:left w:val="none" w:sz="0" w:space="0" w:color="auto"/>
                    <w:bottom w:val="none" w:sz="0" w:space="0" w:color="auto"/>
                    <w:right w:val="none" w:sz="0" w:space="0" w:color="auto"/>
                  </w:divBdr>
                </w:div>
                <w:div w:id="7298336">
                  <w:marLeft w:val="0"/>
                  <w:marRight w:val="0"/>
                  <w:marTop w:val="0"/>
                  <w:marBottom w:val="0"/>
                  <w:divBdr>
                    <w:top w:val="none" w:sz="0" w:space="0" w:color="auto"/>
                    <w:left w:val="none" w:sz="0" w:space="0" w:color="auto"/>
                    <w:bottom w:val="none" w:sz="0" w:space="0" w:color="auto"/>
                    <w:right w:val="none" w:sz="0" w:space="0" w:color="auto"/>
                  </w:divBdr>
                </w:div>
                <w:div w:id="1189024491">
                  <w:marLeft w:val="0"/>
                  <w:marRight w:val="0"/>
                  <w:marTop w:val="0"/>
                  <w:marBottom w:val="0"/>
                  <w:divBdr>
                    <w:top w:val="none" w:sz="0" w:space="0" w:color="auto"/>
                    <w:left w:val="none" w:sz="0" w:space="0" w:color="auto"/>
                    <w:bottom w:val="none" w:sz="0" w:space="0" w:color="auto"/>
                    <w:right w:val="none" w:sz="0" w:space="0" w:color="auto"/>
                  </w:divBdr>
                </w:div>
                <w:div w:id="1266889898">
                  <w:marLeft w:val="0"/>
                  <w:marRight w:val="0"/>
                  <w:marTop w:val="0"/>
                  <w:marBottom w:val="0"/>
                  <w:divBdr>
                    <w:top w:val="none" w:sz="0" w:space="0" w:color="auto"/>
                    <w:left w:val="none" w:sz="0" w:space="0" w:color="auto"/>
                    <w:bottom w:val="none" w:sz="0" w:space="0" w:color="auto"/>
                    <w:right w:val="none" w:sz="0" w:space="0" w:color="auto"/>
                  </w:divBdr>
                </w:div>
                <w:div w:id="44108858">
                  <w:marLeft w:val="0"/>
                  <w:marRight w:val="0"/>
                  <w:marTop w:val="0"/>
                  <w:marBottom w:val="0"/>
                  <w:divBdr>
                    <w:top w:val="none" w:sz="0" w:space="0" w:color="auto"/>
                    <w:left w:val="none" w:sz="0" w:space="0" w:color="auto"/>
                    <w:bottom w:val="none" w:sz="0" w:space="0" w:color="auto"/>
                    <w:right w:val="none" w:sz="0" w:space="0" w:color="auto"/>
                  </w:divBdr>
                </w:div>
                <w:div w:id="393091491">
                  <w:marLeft w:val="0"/>
                  <w:marRight w:val="0"/>
                  <w:marTop w:val="0"/>
                  <w:marBottom w:val="0"/>
                  <w:divBdr>
                    <w:top w:val="none" w:sz="0" w:space="0" w:color="auto"/>
                    <w:left w:val="none" w:sz="0" w:space="0" w:color="auto"/>
                    <w:bottom w:val="none" w:sz="0" w:space="0" w:color="auto"/>
                    <w:right w:val="none" w:sz="0" w:space="0" w:color="auto"/>
                  </w:divBdr>
                </w:div>
                <w:div w:id="473565330">
                  <w:marLeft w:val="0"/>
                  <w:marRight w:val="0"/>
                  <w:marTop w:val="0"/>
                  <w:marBottom w:val="0"/>
                  <w:divBdr>
                    <w:top w:val="none" w:sz="0" w:space="0" w:color="auto"/>
                    <w:left w:val="none" w:sz="0" w:space="0" w:color="auto"/>
                    <w:bottom w:val="none" w:sz="0" w:space="0" w:color="auto"/>
                    <w:right w:val="none" w:sz="0" w:space="0" w:color="auto"/>
                  </w:divBdr>
                </w:div>
                <w:div w:id="1470055945">
                  <w:marLeft w:val="0"/>
                  <w:marRight w:val="0"/>
                  <w:marTop w:val="0"/>
                  <w:marBottom w:val="0"/>
                  <w:divBdr>
                    <w:top w:val="none" w:sz="0" w:space="0" w:color="auto"/>
                    <w:left w:val="none" w:sz="0" w:space="0" w:color="auto"/>
                    <w:bottom w:val="none" w:sz="0" w:space="0" w:color="auto"/>
                    <w:right w:val="none" w:sz="0" w:space="0" w:color="auto"/>
                  </w:divBdr>
                </w:div>
                <w:div w:id="1789738707">
                  <w:marLeft w:val="0"/>
                  <w:marRight w:val="0"/>
                  <w:marTop w:val="0"/>
                  <w:marBottom w:val="0"/>
                  <w:divBdr>
                    <w:top w:val="none" w:sz="0" w:space="0" w:color="auto"/>
                    <w:left w:val="none" w:sz="0" w:space="0" w:color="auto"/>
                    <w:bottom w:val="none" w:sz="0" w:space="0" w:color="auto"/>
                    <w:right w:val="none" w:sz="0" w:space="0" w:color="auto"/>
                  </w:divBdr>
                </w:div>
                <w:div w:id="1038314584">
                  <w:marLeft w:val="0"/>
                  <w:marRight w:val="0"/>
                  <w:marTop w:val="0"/>
                  <w:marBottom w:val="0"/>
                  <w:divBdr>
                    <w:top w:val="none" w:sz="0" w:space="0" w:color="auto"/>
                    <w:left w:val="none" w:sz="0" w:space="0" w:color="auto"/>
                    <w:bottom w:val="none" w:sz="0" w:space="0" w:color="auto"/>
                    <w:right w:val="none" w:sz="0" w:space="0" w:color="auto"/>
                  </w:divBdr>
                </w:div>
                <w:div w:id="94443988">
                  <w:marLeft w:val="0"/>
                  <w:marRight w:val="0"/>
                  <w:marTop w:val="0"/>
                  <w:marBottom w:val="0"/>
                  <w:divBdr>
                    <w:top w:val="none" w:sz="0" w:space="0" w:color="auto"/>
                    <w:left w:val="none" w:sz="0" w:space="0" w:color="auto"/>
                    <w:bottom w:val="none" w:sz="0" w:space="0" w:color="auto"/>
                    <w:right w:val="none" w:sz="0" w:space="0" w:color="auto"/>
                  </w:divBdr>
                </w:div>
                <w:div w:id="1703287130">
                  <w:marLeft w:val="0"/>
                  <w:marRight w:val="0"/>
                  <w:marTop w:val="0"/>
                  <w:marBottom w:val="0"/>
                  <w:divBdr>
                    <w:top w:val="none" w:sz="0" w:space="0" w:color="auto"/>
                    <w:left w:val="none" w:sz="0" w:space="0" w:color="auto"/>
                    <w:bottom w:val="none" w:sz="0" w:space="0" w:color="auto"/>
                    <w:right w:val="none" w:sz="0" w:space="0" w:color="auto"/>
                  </w:divBdr>
                </w:div>
                <w:div w:id="381178941">
                  <w:marLeft w:val="0"/>
                  <w:marRight w:val="0"/>
                  <w:marTop w:val="0"/>
                  <w:marBottom w:val="0"/>
                  <w:divBdr>
                    <w:top w:val="none" w:sz="0" w:space="0" w:color="auto"/>
                    <w:left w:val="none" w:sz="0" w:space="0" w:color="auto"/>
                    <w:bottom w:val="none" w:sz="0" w:space="0" w:color="auto"/>
                    <w:right w:val="none" w:sz="0" w:space="0" w:color="auto"/>
                  </w:divBdr>
                </w:div>
                <w:div w:id="1166435423">
                  <w:marLeft w:val="0"/>
                  <w:marRight w:val="0"/>
                  <w:marTop w:val="0"/>
                  <w:marBottom w:val="0"/>
                  <w:divBdr>
                    <w:top w:val="none" w:sz="0" w:space="0" w:color="auto"/>
                    <w:left w:val="none" w:sz="0" w:space="0" w:color="auto"/>
                    <w:bottom w:val="none" w:sz="0" w:space="0" w:color="auto"/>
                    <w:right w:val="none" w:sz="0" w:space="0" w:color="auto"/>
                  </w:divBdr>
                </w:div>
                <w:div w:id="952907391">
                  <w:marLeft w:val="0"/>
                  <w:marRight w:val="0"/>
                  <w:marTop w:val="0"/>
                  <w:marBottom w:val="0"/>
                  <w:divBdr>
                    <w:top w:val="none" w:sz="0" w:space="0" w:color="auto"/>
                    <w:left w:val="none" w:sz="0" w:space="0" w:color="auto"/>
                    <w:bottom w:val="none" w:sz="0" w:space="0" w:color="auto"/>
                    <w:right w:val="none" w:sz="0" w:space="0" w:color="auto"/>
                  </w:divBdr>
                </w:div>
                <w:div w:id="833688652">
                  <w:marLeft w:val="0"/>
                  <w:marRight w:val="0"/>
                  <w:marTop w:val="0"/>
                  <w:marBottom w:val="0"/>
                  <w:divBdr>
                    <w:top w:val="none" w:sz="0" w:space="0" w:color="auto"/>
                    <w:left w:val="none" w:sz="0" w:space="0" w:color="auto"/>
                    <w:bottom w:val="none" w:sz="0" w:space="0" w:color="auto"/>
                    <w:right w:val="none" w:sz="0" w:space="0" w:color="auto"/>
                  </w:divBdr>
                </w:div>
                <w:div w:id="831409884">
                  <w:marLeft w:val="0"/>
                  <w:marRight w:val="0"/>
                  <w:marTop w:val="0"/>
                  <w:marBottom w:val="0"/>
                  <w:divBdr>
                    <w:top w:val="none" w:sz="0" w:space="0" w:color="auto"/>
                    <w:left w:val="none" w:sz="0" w:space="0" w:color="auto"/>
                    <w:bottom w:val="none" w:sz="0" w:space="0" w:color="auto"/>
                    <w:right w:val="none" w:sz="0" w:space="0" w:color="auto"/>
                  </w:divBdr>
                </w:div>
                <w:div w:id="1578713643">
                  <w:marLeft w:val="0"/>
                  <w:marRight w:val="0"/>
                  <w:marTop w:val="0"/>
                  <w:marBottom w:val="0"/>
                  <w:divBdr>
                    <w:top w:val="none" w:sz="0" w:space="0" w:color="auto"/>
                    <w:left w:val="none" w:sz="0" w:space="0" w:color="auto"/>
                    <w:bottom w:val="none" w:sz="0" w:space="0" w:color="auto"/>
                    <w:right w:val="none" w:sz="0" w:space="0" w:color="auto"/>
                  </w:divBdr>
                </w:div>
                <w:div w:id="71902893">
                  <w:marLeft w:val="0"/>
                  <w:marRight w:val="0"/>
                  <w:marTop w:val="0"/>
                  <w:marBottom w:val="0"/>
                  <w:divBdr>
                    <w:top w:val="none" w:sz="0" w:space="0" w:color="auto"/>
                    <w:left w:val="none" w:sz="0" w:space="0" w:color="auto"/>
                    <w:bottom w:val="none" w:sz="0" w:space="0" w:color="auto"/>
                    <w:right w:val="none" w:sz="0" w:space="0" w:color="auto"/>
                  </w:divBdr>
                </w:div>
                <w:div w:id="998116578">
                  <w:marLeft w:val="0"/>
                  <w:marRight w:val="0"/>
                  <w:marTop w:val="0"/>
                  <w:marBottom w:val="0"/>
                  <w:divBdr>
                    <w:top w:val="none" w:sz="0" w:space="0" w:color="auto"/>
                    <w:left w:val="none" w:sz="0" w:space="0" w:color="auto"/>
                    <w:bottom w:val="none" w:sz="0" w:space="0" w:color="auto"/>
                    <w:right w:val="none" w:sz="0" w:space="0" w:color="auto"/>
                  </w:divBdr>
                </w:div>
                <w:div w:id="1093208472">
                  <w:marLeft w:val="0"/>
                  <w:marRight w:val="0"/>
                  <w:marTop w:val="0"/>
                  <w:marBottom w:val="0"/>
                  <w:divBdr>
                    <w:top w:val="none" w:sz="0" w:space="0" w:color="auto"/>
                    <w:left w:val="none" w:sz="0" w:space="0" w:color="auto"/>
                    <w:bottom w:val="none" w:sz="0" w:space="0" w:color="auto"/>
                    <w:right w:val="none" w:sz="0" w:space="0" w:color="auto"/>
                  </w:divBdr>
                </w:div>
                <w:div w:id="416290571">
                  <w:marLeft w:val="0"/>
                  <w:marRight w:val="0"/>
                  <w:marTop w:val="0"/>
                  <w:marBottom w:val="0"/>
                  <w:divBdr>
                    <w:top w:val="none" w:sz="0" w:space="0" w:color="auto"/>
                    <w:left w:val="none" w:sz="0" w:space="0" w:color="auto"/>
                    <w:bottom w:val="none" w:sz="0" w:space="0" w:color="auto"/>
                    <w:right w:val="none" w:sz="0" w:space="0" w:color="auto"/>
                  </w:divBdr>
                </w:div>
                <w:div w:id="179316561">
                  <w:marLeft w:val="0"/>
                  <w:marRight w:val="0"/>
                  <w:marTop w:val="0"/>
                  <w:marBottom w:val="0"/>
                  <w:divBdr>
                    <w:top w:val="none" w:sz="0" w:space="0" w:color="auto"/>
                    <w:left w:val="none" w:sz="0" w:space="0" w:color="auto"/>
                    <w:bottom w:val="none" w:sz="0" w:space="0" w:color="auto"/>
                    <w:right w:val="none" w:sz="0" w:space="0" w:color="auto"/>
                  </w:divBdr>
                </w:div>
                <w:div w:id="1348946139">
                  <w:marLeft w:val="0"/>
                  <w:marRight w:val="0"/>
                  <w:marTop w:val="0"/>
                  <w:marBottom w:val="0"/>
                  <w:divBdr>
                    <w:top w:val="none" w:sz="0" w:space="0" w:color="auto"/>
                    <w:left w:val="none" w:sz="0" w:space="0" w:color="auto"/>
                    <w:bottom w:val="none" w:sz="0" w:space="0" w:color="auto"/>
                    <w:right w:val="none" w:sz="0" w:space="0" w:color="auto"/>
                  </w:divBdr>
                </w:div>
                <w:div w:id="548342940">
                  <w:marLeft w:val="0"/>
                  <w:marRight w:val="0"/>
                  <w:marTop w:val="0"/>
                  <w:marBottom w:val="0"/>
                  <w:divBdr>
                    <w:top w:val="none" w:sz="0" w:space="0" w:color="auto"/>
                    <w:left w:val="none" w:sz="0" w:space="0" w:color="auto"/>
                    <w:bottom w:val="none" w:sz="0" w:space="0" w:color="auto"/>
                    <w:right w:val="none" w:sz="0" w:space="0" w:color="auto"/>
                  </w:divBdr>
                </w:div>
                <w:div w:id="1379889825">
                  <w:marLeft w:val="0"/>
                  <w:marRight w:val="0"/>
                  <w:marTop w:val="0"/>
                  <w:marBottom w:val="0"/>
                  <w:divBdr>
                    <w:top w:val="none" w:sz="0" w:space="0" w:color="auto"/>
                    <w:left w:val="none" w:sz="0" w:space="0" w:color="auto"/>
                    <w:bottom w:val="none" w:sz="0" w:space="0" w:color="auto"/>
                    <w:right w:val="none" w:sz="0" w:space="0" w:color="auto"/>
                  </w:divBdr>
                </w:div>
                <w:div w:id="817961615">
                  <w:marLeft w:val="0"/>
                  <w:marRight w:val="0"/>
                  <w:marTop w:val="0"/>
                  <w:marBottom w:val="0"/>
                  <w:divBdr>
                    <w:top w:val="none" w:sz="0" w:space="0" w:color="auto"/>
                    <w:left w:val="none" w:sz="0" w:space="0" w:color="auto"/>
                    <w:bottom w:val="none" w:sz="0" w:space="0" w:color="auto"/>
                    <w:right w:val="none" w:sz="0" w:space="0" w:color="auto"/>
                  </w:divBdr>
                </w:div>
                <w:div w:id="1782259607">
                  <w:marLeft w:val="0"/>
                  <w:marRight w:val="0"/>
                  <w:marTop w:val="0"/>
                  <w:marBottom w:val="0"/>
                  <w:divBdr>
                    <w:top w:val="none" w:sz="0" w:space="0" w:color="auto"/>
                    <w:left w:val="none" w:sz="0" w:space="0" w:color="auto"/>
                    <w:bottom w:val="none" w:sz="0" w:space="0" w:color="auto"/>
                    <w:right w:val="none" w:sz="0" w:space="0" w:color="auto"/>
                  </w:divBdr>
                </w:div>
                <w:div w:id="2126800647">
                  <w:marLeft w:val="0"/>
                  <w:marRight w:val="0"/>
                  <w:marTop w:val="0"/>
                  <w:marBottom w:val="0"/>
                  <w:divBdr>
                    <w:top w:val="none" w:sz="0" w:space="0" w:color="auto"/>
                    <w:left w:val="none" w:sz="0" w:space="0" w:color="auto"/>
                    <w:bottom w:val="none" w:sz="0" w:space="0" w:color="auto"/>
                    <w:right w:val="none" w:sz="0" w:space="0" w:color="auto"/>
                  </w:divBdr>
                </w:div>
                <w:div w:id="555943404">
                  <w:marLeft w:val="0"/>
                  <w:marRight w:val="0"/>
                  <w:marTop w:val="0"/>
                  <w:marBottom w:val="0"/>
                  <w:divBdr>
                    <w:top w:val="none" w:sz="0" w:space="0" w:color="auto"/>
                    <w:left w:val="none" w:sz="0" w:space="0" w:color="auto"/>
                    <w:bottom w:val="none" w:sz="0" w:space="0" w:color="auto"/>
                    <w:right w:val="none" w:sz="0" w:space="0" w:color="auto"/>
                  </w:divBdr>
                </w:div>
                <w:div w:id="987394784">
                  <w:marLeft w:val="0"/>
                  <w:marRight w:val="0"/>
                  <w:marTop w:val="0"/>
                  <w:marBottom w:val="0"/>
                  <w:divBdr>
                    <w:top w:val="none" w:sz="0" w:space="0" w:color="auto"/>
                    <w:left w:val="none" w:sz="0" w:space="0" w:color="auto"/>
                    <w:bottom w:val="none" w:sz="0" w:space="0" w:color="auto"/>
                    <w:right w:val="none" w:sz="0" w:space="0" w:color="auto"/>
                  </w:divBdr>
                </w:div>
                <w:div w:id="791244873">
                  <w:marLeft w:val="0"/>
                  <w:marRight w:val="0"/>
                  <w:marTop w:val="0"/>
                  <w:marBottom w:val="0"/>
                  <w:divBdr>
                    <w:top w:val="none" w:sz="0" w:space="0" w:color="auto"/>
                    <w:left w:val="none" w:sz="0" w:space="0" w:color="auto"/>
                    <w:bottom w:val="none" w:sz="0" w:space="0" w:color="auto"/>
                    <w:right w:val="none" w:sz="0" w:space="0" w:color="auto"/>
                  </w:divBdr>
                </w:div>
                <w:div w:id="1508252001">
                  <w:marLeft w:val="0"/>
                  <w:marRight w:val="0"/>
                  <w:marTop w:val="0"/>
                  <w:marBottom w:val="0"/>
                  <w:divBdr>
                    <w:top w:val="none" w:sz="0" w:space="0" w:color="auto"/>
                    <w:left w:val="none" w:sz="0" w:space="0" w:color="auto"/>
                    <w:bottom w:val="none" w:sz="0" w:space="0" w:color="auto"/>
                    <w:right w:val="none" w:sz="0" w:space="0" w:color="auto"/>
                  </w:divBdr>
                </w:div>
                <w:div w:id="556667506">
                  <w:marLeft w:val="0"/>
                  <w:marRight w:val="0"/>
                  <w:marTop w:val="0"/>
                  <w:marBottom w:val="0"/>
                  <w:divBdr>
                    <w:top w:val="none" w:sz="0" w:space="0" w:color="auto"/>
                    <w:left w:val="none" w:sz="0" w:space="0" w:color="auto"/>
                    <w:bottom w:val="none" w:sz="0" w:space="0" w:color="auto"/>
                    <w:right w:val="none" w:sz="0" w:space="0" w:color="auto"/>
                  </w:divBdr>
                </w:div>
                <w:div w:id="726951277">
                  <w:marLeft w:val="0"/>
                  <w:marRight w:val="0"/>
                  <w:marTop w:val="0"/>
                  <w:marBottom w:val="0"/>
                  <w:divBdr>
                    <w:top w:val="none" w:sz="0" w:space="0" w:color="auto"/>
                    <w:left w:val="none" w:sz="0" w:space="0" w:color="auto"/>
                    <w:bottom w:val="none" w:sz="0" w:space="0" w:color="auto"/>
                    <w:right w:val="none" w:sz="0" w:space="0" w:color="auto"/>
                  </w:divBdr>
                </w:div>
                <w:div w:id="1067193943">
                  <w:marLeft w:val="0"/>
                  <w:marRight w:val="0"/>
                  <w:marTop w:val="0"/>
                  <w:marBottom w:val="0"/>
                  <w:divBdr>
                    <w:top w:val="none" w:sz="0" w:space="0" w:color="auto"/>
                    <w:left w:val="none" w:sz="0" w:space="0" w:color="auto"/>
                    <w:bottom w:val="none" w:sz="0" w:space="0" w:color="auto"/>
                    <w:right w:val="none" w:sz="0" w:space="0" w:color="auto"/>
                  </w:divBdr>
                </w:div>
                <w:div w:id="164132322">
                  <w:marLeft w:val="0"/>
                  <w:marRight w:val="0"/>
                  <w:marTop w:val="0"/>
                  <w:marBottom w:val="0"/>
                  <w:divBdr>
                    <w:top w:val="none" w:sz="0" w:space="0" w:color="auto"/>
                    <w:left w:val="none" w:sz="0" w:space="0" w:color="auto"/>
                    <w:bottom w:val="none" w:sz="0" w:space="0" w:color="auto"/>
                    <w:right w:val="none" w:sz="0" w:space="0" w:color="auto"/>
                  </w:divBdr>
                </w:div>
                <w:div w:id="425342552">
                  <w:marLeft w:val="0"/>
                  <w:marRight w:val="0"/>
                  <w:marTop w:val="0"/>
                  <w:marBottom w:val="0"/>
                  <w:divBdr>
                    <w:top w:val="none" w:sz="0" w:space="0" w:color="auto"/>
                    <w:left w:val="none" w:sz="0" w:space="0" w:color="auto"/>
                    <w:bottom w:val="none" w:sz="0" w:space="0" w:color="auto"/>
                    <w:right w:val="none" w:sz="0" w:space="0" w:color="auto"/>
                  </w:divBdr>
                </w:div>
                <w:div w:id="1621645011">
                  <w:marLeft w:val="0"/>
                  <w:marRight w:val="0"/>
                  <w:marTop w:val="0"/>
                  <w:marBottom w:val="0"/>
                  <w:divBdr>
                    <w:top w:val="none" w:sz="0" w:space="0" w:color="auto"/>
                    <w:left w:val="none" w:sz="0" w:space="0" w:color="auto"/>
                    <w:bottom w:val="none" w:sz="0" w:space="0" w:color="auto"/>
                    <w:right w:val="none" w:sz="0" w:space="0" w:color="auto"/>
                  </w:divBdr>
                </w:div>
                <w:div w:id="176695365">
                  <w:marLeft w:val="0"/>
                  <w:marRight w:val="0"/>
                  <w:marTop w:val="0"/>
                  <w:marBottom w:val="0"/>
                  <w:divBdr>
                    <w:top w:val="none" w:sz="0" w:space="0" w:color="auto"/>
                    <w:left w:val="none" w:sz="0" w:space="0" w:color="auto"/>
                    <w:bottom w:val="none" w:sz="0" w:space="0" w:color="auto"/>
                    <w:right w:val="none" w:sz="0" w:space="0" w:color="auto"/>
                  </w:divBdr>
                </w:div>
                <w:div w:id="61493637">
                  <w:marLeft w:val="0"/>
                  <w:marRight w:val="0"/>
                  <w:marTop w:val="0"/>
                  <w:marBottom w:val="0"/>
                  <w:divBdr>
                    <w:top w:val="none" w:sz="0" w:space="0" w:color="auto"/>
                    <w:left w:val="none" w:sz="0" w:space="0" w:color="auto"/>
                    <w:bottom w:val="none" w:sz="0" w:space="0" w:color="auto"/>
                    <w:right w:val="none" w:sz="0" w:space="0" w:color="auto"/>
                  </w:divBdr>
                </w:div>
                <w:div w:id="1798334753">
                  <w:marLeft w:val="0"/>
                  <w:marRight w:val="0"/>
                  <w:marTop w:val="0"/>
                  <w:marBottom w:val="0"/>
                  <w:divBdr>
                    <w:top w:val="none" w:sz="0" w:space="0" w:color="auto"/>
                    <w:left w:val="none" w:sz="0" w:space="0" w:color="auto"/>
                    <w:bottom w:val="none" w:sz="0" w:space="0" w:color="auto"/>
                    <w:right w:val="none" w:sz="0" w:space="0" w:color="auto"/>
                  </w:divBdr>
                </w:div>
                <w:div w:id="1169717570">
                  <w:marLeft w:val="0"/>
                  <w:marRight w:val="0"/>
                  <w:marTop w:val="0"/>
                  <w:marBottom w:val="0"/>
                  <w:divBdr>
                    <w:top w:val="none" w:sz="0" w:space="0" w:color="auto"/>
                    <w:left w:val="none" w:sz="0" w:space="0" w:color="auto"/>
                    <w:bottom w:val="none" w:sz="0" w:space="0" w:color="auto"/>
                    <w:right w:val="none" w:sz="0" w:space="0" w:color="auto"/>
                  </w:divBdr>
                </w:div>
                <w:div w:id="392822996">
                  <w:marLeft w:val="0"/>
                  <w:marRight w:val="0"/>
                  <w:marTop w:val="0"/>
                  <w:marBottom w:val="0"/>
                  <w:divBdr>
                    <w:top w:val="none" w:sz="0" w:space="0" w:color="auto"/>
                    <w:left w:val="none" w:sz="0" w:space="0" w:color="auto"/>
                    <w:bottom w:val="none" w:sz="0" w:space="0" w:color="auto"/>
                    <w:right w:val="none" w:sz="0" w:space="0" w:color="auto"/>
                  </w:divBdr>
                </w:div>
                <w:div w:id="1135373439">
                  <w:marLeft w:val="0"/>
                  <w:marRight w:val="0"/>
                  <w:marTop w:val="0"/>
                  <w:marBottom w:val="0"/>
                  <w:divBdr>
                    <w:top w:val="none" w:sz="0" w:space="0" w:color="auto"/>
                    <w:left w:val="none" w:sz="0" w:space="0" w:color="auto"/>
                    <w:bottom w:val="none" w:sz="0" w:space="0" w:color="auto"/>
                    <w:right w:val="none" w:sz="0" w:space="0" w:color="auto"/>
                  </w:divBdr>
                </w:div>
                <w:div w:id="1539047792">
                  <w:marLeft w:val="0"/>
                  <w:marRight w:val="0"/>
                  <w:marTop w:val="0"/>
                  <w:marBottom w:val="0"/>
                  <w:divBdr>
                    <w:top w:val="none" w:sz="0" w:space="0" w:color="auto"/>
                    <w:left w:val="none" w:sz="0" w:space="0" w:color="auto"/>
                    <w:bottom w:val="none" w:sz="0" w:space="0" w:color="auto"/>
                    <w:right w:val="none" w:sz="0" w:space="0" w:color="auto"/>
                  </w:divBdr>
                </w:div>
                <w:div w:id="735008325">
                  <w:marLeft w:val="0"/>
                  <w:marRight w:val="0"/>
                  <w:marTop w:val="0"/>
                  <w:marBottom w:val="0"/>
                  <w:divBdr>
                    <w:top w:val="none" w:sz="0" w:space="0" w:color="auto"/>
                    <w:left w:val="none" w:sz="0" w:space="0" w:color="auto"/>
                    <w:bottom w:val="none" w:sz="0" w:space="0" w:color="auto"/>
                    <w:right w:val="none" w:sz="0" w:space="0" w:color="auto"/>
                  </w:divBdr>
                </w:div>
                <w:div w:id="1183780432">
                  <w:marLeft w:val="0"/>
                  <w:marRight w:val="0"/>
                  <w:marTop w:val="0"/>
                  <w:marBottom w:val="0"/>
                  <w:divBdr>
                    <w:top w:val="none" w:sz="0" w:space="0" w:color="auto"/>
                    <w:left w:val="none" w:sz="0" w:space="0" w:color="auto"/>
                    <w:bottom w:val="none" w:sz="0" w:space="0" w:color="auto"/>
                    <w:right w:val="none" w:sz="0" w:space="0" w:color="auto"/>
                  </w:divBdr>
                </w:div>
                <w:div w:id="714620272">
                  <w:marLeft w:val="0"/>
                  <w:marRight w:val="0"/>
                  <w:marTop w:val="0"/>
                  <w:marBottom w:val="0"/>
                  <w:divBdr>
                    <w:top w:val="none" w:sz="0" w:space="0" w:color="auto"/>
                    <w:left w:val="none" w:sz="0" w:space="0" w:color="auto"/>
                    <w:bottom w:val="none" w:sz="0" w:space="0" w:color="auto"/>
                    <w:right w:val="none" w:sz="0" w:space="0" w:color="auto"/>
                  </w:divBdr>
                </w:div>
                <w:div w:id="440418992">
                  <w:marLeft w:val="0"/>
                  <w:marRight w:val="0"/>
                  <w:marTop w:val="0"/>
                  <w:marBottom w:val="0"/>
                  <w:divBdr>
                    <w:top w:val="none" w:sz="0" w:space="0" w:color="auto"/>
                    <w:left w:val="none" w:sz="0" w:space="0" w:color="auto"/>
                    <w:bottom w:val="none" w:sz="0" w:space="0" w:color="auto"/>
                    <w:right w:val="none" w:sz="0" w:space="0" w:color="auto"/>
                  </w:divBdr>
                </w:div>
                <w:div w:id="1658918014">
                  <w:marLeft w:val="0"/>
                  <w:marRight w:val="0"/>
                  <w:marTop w:val="0"/>
                  <w:marBottom w:val="0"/>
                  <w:divBdr>
                    <w:top w:val="none" w:sz="0" w:space="0" w:color="auto"/>
                    <w:left w:val="none" w:sz="0" w:space="0" w:color="auto"/>
                    <w:bottom w:val="none" w:sz="0" w:space="0" w:color="auto"/>
                    <w:right w:val="none" w:sz="0" w:space="0" w:color="auto"/>
                  </w:divBdr>
                </w:div>
                <w:div w:id="952978292">
                  <w:marLeft w:val="0"/>
                  <w:marRight w:val="0"/>
                  <w:marTop w:val="0"/>
                  <w:marBottom w:val="0"/>
                  <w:divBdr>
                    <w:top w:val="none" w:sz="0" w:space="0" w:color="auto"/>
                    <w:left w:val="none" w:sz="0" w:space="0" w:color="auto"/>
                    <w:bottom w:val="none" w:sz="0" w:space="0" w:color="auto"/>
                    <w:right w:val="none" w:sz="0" w:space="0" w:color="auto"/>
                  </w:divBdr>
                </w:div>
                <w:div w:id="1248347438">
                  <w:marLeft w:val="0"/>
                  <w:marRight w:val="0"/>
                  <w:marTop w:val="0"/>
                  <w:marBottom w:val="0"/>
                  <w:divBdr>
                    <w:top w:val="none" w:sz="0" w:space="0" w:color="auto"/>
                    <w:left w:val="none" w:sz="0" w:space="0" w:color="auto"/>
                    <w:bottom w:val="none" w:sz="0" w:space="0" w:color="auto"/>
                    <w:right w:val="none" w:sz="0" w:space="0" w:color="auto"/>
                  </w:divBdr>
                </w:div>
                <w:div w:id="410389750">
                  <w:marLeft w:val="0"/>
                  <w:marRight w:val="0"/>
                  <w:marTop w:val="0"/>
                  <w:marBottom w:val="0"/>
                  <w:divBdr>
                    <w:top w:val="none" w:sz="0" w:space="0" w:color="auto"/>
                    <w:left w:val="none" w:sz="0" w:space="0" w:color="auto"/>
                    <w:bottom w:val="none" w:sz="0" w:space="0" w:color="auto"/>
                    <w:right w:val="none" w:sz="0" w:space="0" w:color="auto"/>
                  </w:divBdr>
                </w:div>
              </w:divsChild>
            </w:div>
            <w:div w:id="641886619">
              <w:marLeft w:val="0"/>
              <w:marRight w:val="0"/>
              <w:marTop w:val="0"/>
              <w:marBottom w:val="0"/>
              <w:divBdr>
                <w:top w:val="none" w:sz="0" w:space="0" w:color="auto"/>
                <w:left w:val="none" w:sz="0" w:space="0" w:color="auto"/>
                <w:bottom w:val="none" w:sz="0" w:space="0" w:color="auto"/>
                <w:right w:val="none" w:sz="0" w:space="0" w:color="auto"/>
              </w:divBdr>
            </w:div>
            <w:div w:id="82916963">
              <w:marLeft w:val="0"/>
              <w:marRight w:val="0"/>
              <w:marTop w:val="0"/>
              <w:marBottom w:val="0"/>
              <w:divBdr>
                <w:top w:val="none" w:sz="0" w:space="0" w:color="auto"/>
                <w:left w:val="none" w:sz="0" w:space="0" w:color="auto"/>
                <w:bottom w:val="none" w:sz="0" w:space="0" w:color="auto"/>
                <w:right w:val="none" w:sz="0" w:space="0" w:color="auto"/>
              </w:divBdr>
            </w:div>
          </w:divsChild>
        </w:div>
        <w:div w:id="1409841140">
          <w:marLeft w:val="0"/>
          <w:marRight w:val="0"/>
          <w:marTop w:val="0"/>
          <w:marBottom w:val="0"/>
          <w:divBdr>
            <w:top w:val="none" w:sz="0" w:space="0" w:color="auto"/>
            <w:left w:val="none" w:sz="0" w:space="0" w:color="auto"/>
            <w:bottom w:val="none" w:sz="0" w:space="0" w:color="auto"/>
            <w:right w:val="none" w:sz="0" w:space="0" w:color="auto"/>
          </w:divBdr>
          <w:divsChild>
            <w:div w:id="1636638324">
              <w:marLeft w:val="0"/>
              <w:marRight w:val="0"/>
              <w:marTop w:val="0"/>
              <w:marBottom w:val="0"/>
              <w:divBdr>
                <w:top w:val="none" w:sz="0" w:space="0" w:color="auto"/>
                <w:left w:val="none" w:sz="0" w:space="0" w:color="auto"/>
                <w:bottom w:val="none" w:sz="0" w:space="0" w:color="auto"/>
                <w:right w:val="none" w:sz="0" w:space="0" w:color="auto"/>
              </w:divBdr>
            </w:div>
            <w:div w:id="1624842069">
              <w:marLeft w:val="0"/>
              <w:marRight w:val="0"/>
              <w:marTop w:val="0"/>
              <w:marBottom w:val="0"/>
              <w:divBdr>
                <w:top w:val="none" w:sz="0" w:space="0" w:color="auto"/>
                <w:left w:val="none" w:sz="0" w:space="0" w:color="auto"/>
                <w:bottom w:val="none" w:sz="0" w:space="0" w:color="auto"/>
                <w:right w:val="none" w:sz="0" w:space="0" w:color="auto"/>
              </w:divBdr>
            </w:div>
            <w:div w:id="480848543">
              <w:marLeft w:val="0"/>
              <w:marRight w:val="0"/>
              <w:marTop w:val="0"/>
              <w:marBottom w:val="0"/>
              <w:divBdr>
                <w:top w:val="none" w:sz="0" w:space="0" w:color="auto"/>
                <w:left w:val="none" w:sz="0" w:space="0" w:color="auto"/>
                <w:bottom w:val="none" w:sz="0" w:space="0" w:color="auto"/>
                <w:right w:val="none" w:sz="0" w:space="0" w:color="auto"/>
              </w:divBdr>
            </w:div>
            <w:div w:id="992106787">
              <w:marLeft w:val="0"/>
              <w:marRight w:val="0"/>
              <w:marTop w:val="0"/>
              <w:marBottom w:val="0"/>
              <w:divBdr>
                <w:top w:val="none" w:sz="0" w:space="0" w:color="auto"/>
                <w:left w:val="none" w:sz="0" w:space="0" w:color="auto"/>
                <w:bottom w:val="none" w:sz="0" w:space="0" w:color="auto"/>
                <w:right w:val="none" w:sz="0" w:space="0" w:color="auto"/>
              </w:divBdr>
            </w:div>
            <w:div w:id="669213564">
              <w:marLeft w:val="0"/>
              <w:marRight w:val="0"/>
              <w:marTop w:val="0"/>
              <w:marBottom w:val="0"/>
              <w:divBdr>
                <w:top w:val="none" w:sz="0" w:space="0" w:color="auto"/>
                <w:left w:val="none" w:sz="0" w:space="0" w:color="auto"/>
                <w:bottom w:val="none" w:sz="0" w:space="0" w:color="auto"/>
                <w:right w:val="none" w:sz="0" w:space="0" w:color="auto"/>
              </w:divBdr>
            </w:div>
            <w:div w:id="956571147">
              <w:marLeft w:val="0"/>
              <w:marRight w:val="0"/>
              <w:marTop w:val="0"/>
              <w:marBottom w:val="0"/>
              <w:divBdr>
                <w:top w:val="none" w:sz="0" w:space="0" w:color="auto"/>
                <w:left w:val="none" w:sz="0" w:space="0" w:color="auto"/>
                <w:bottom w:val="none" w:sz="0" w:space="0" w:color="auto"/>
                <w:right w:val="none" w:sz="0" w:space="0" w:color="auto"/>
              </w:divBdr>
            </w:div>
            <w:div w:id="242304216">
              <w:marLeft w:val="0"/>
              <w:marRight w:val="0"/>
              <w:marTop w:val="0"/>
              <w:marBottom w:val="0"/>
              <w:divBdr>
                <w:top w:val="none" w:sz="0" w:space="0" w:color="auto"/>
                <w:left w:val="none" w:sz="0" w:space="0" w:color="auto"/>
                <w:bottom w:val="none" w:sz="0" w:space="0" w:color="auto"/>
                <w:right w:val="none" w:sz="0" w:space="0" w:color="auto"/>
              </w:divBdr>
            </w:div>
            <w:div w:id="766460292">
              <w:marLeft w:val="0"/>
              <w:marRight w:val="0"/>
              <w:marTop w:val="0"/>
              <w:marBottom w:val="0"/>
              <w:divBdr>
                <w:top w:val="none" w:sz="0" w:space="0" w:color="auto"/>
                <w:left w:val="none" w:sz="0" w:space="0" w:color="auto"/>
                <w:bottom w:val="none" w:sz="0" w:space="0" w:color="auto"/>
                <w:right w:val="none" w:sz="0" w:space="0" w:color="auto"/>
              </w:divBdr>
            </w:div>
            <w:div w:id="2132163178">
              <w:marLeft w:val="0"/>
              <w:marRight w:val="0"/>
              <w:marTop w:val="0"/>
              <w:marBottom w:val="0"/>
              <w:divBdr>
                <w:top w:val="none" w:sz="0" w:space="0" w:color="auto"/>
                <w:left w:val="none" w:sz="0" w:space="0" w:color="auto"/>
                <w:bottom w:val="none" w:sz="0" w:space="0" w:color="auto"/>
                <w:right w:val="none" w:sz="0" w:space="0" w:color="auto"/>
              </w:divBdr>
            </w:div>
            <w:div w:id="2115977403">
              <w:marLeft w:val="0"/>
              <w:marRight w:val="0"/>
              <w:marTop w:val="0"/>
              <w:marBottom w:val="0"/>
              <w:divBdr>
                <w:top w:val="none" w:sz="0" w:space="0" w:color="auto"/>
                <w:left w:val="none" w:sz="0" w:space="0" w:color="auto"/>
                <w:bottom w:val="none" w:sz="0" w:space="0" w:color="auto"/>
                <w:right w:val="none" w:sz="0" w:space="0" w:color="auto"/>
              </w:divBdr>
            </w:div>
            <w:div w:id="1516190338">
              <w:marLeft w:val="0"/>
              <w:marRight w:val="0"/>
              <w:marTop w:val="0"/>
              <w:marBottom w:val="0"/>
              <w:divBdr>
                <w:top w:val="none" w:sz="0" w:space="0" w:color="auto"/>
                <w:left w:val="none" w:sz="0" w:space="0" w:color="auto"/>
                <w:bottom w:val="none" w:sz="0" w:space="0" w:color="auto"/>
                <w:right w:val="none" w:sz="0" w:space="0" w:color="auto"/>
              </w:divBdr>
            </w:div>
            <w:div w:id="689143442">
              <w:marLeft w:val="0"/>
              <w:marRight w:val="0"/>
              <w:marTop w:val="0"/>
              <w:marBottom w:val="0"/>
              <w:divBdr>
                <w:top w:val="none" w:sz="0" w:space="0" w:color="auto"/>
                <w:left w:val="none" w:sz="0" w:space="0" w:color="auto"/>
                <w:bottom w:val="none" w:sz="0" w:space="0" w:color="auto"/>
                <w:right w:val="none" w:sz="0" w:space="0" w:color="auto"/>
              </w:divBdr>
            </w:div>
            <w:div w:id="1152138574">
              <w:marLeft w:val="0"/>
              <w:marRight w:val="0"/>
              <w:marTop w:val="0"/>
              <w:marBottom w:val="0"/>
              <w:divBdr>
                <w:top w:val="none" w:sz="0" w:space="0" w:color="auto"/>
                <w:left w:val="none" w:sz="0" w:space="0" w:color="auto"/>
                <w:bottom w:val="none" w:sz="0" w:space="0" w:color="auto"/>
                <w:right w:val="none" w:sz="0" w:space="0" w:color="auto"/>
              </w:divBdr>
            </w:div>
            <w:div w:id="1914587946">
              <w:marLeft w:val="0"/>
              <w:marRight w:val="0"/>
              <w:marTop w:val="0"/>
              <w:marBottom w:val="0"/>
              <w:divBdr>
                <w:top w:val="none" w:sz="0" w:space="0" w:color="auto"/>
                <w:left w:val="none" w:sz="0" w:space="0" w:color="auto"/>
                <w:bottom w:val="none" w:sz="0" w:space="0" w:color="auto"/>
                <w:right w:val="none" w:sz="0" w:space="0" w:color="auto"/>
              </w:divBdr>
            </w:div>
            <w:div w:id="842859152">
              <w:marLeft w:val="0"/>
              <w:marRight w:val="0"/>
              <w:marTop w:val="0"/>
              <w:marBottom w:val="0"/>
              <w:divBdr>
                <w:top w:val="none" w:sz="0" w:space="0" w:color="auto"/>
                <w:left w:val="none" w:sz="0" w:space="0" w:color="auto"/>
                <w:bottom w:val="none" w:sz="0" w:space="0" w:color="auto"/>
                <w:right w:val="none" w:sz="0" w:space="0" w:color="auto"/>
              </w:divBdr>
            </w:div>
            <w:div w:id="1238587762">
              <w:marLeft w:val="0"/>
              <w:marRight w:val="0"/>
              <w:marTop w:val="0"/>
              <w:marBottom w:val="0"/>
              <w:divBdr>
                <w:top w:val="none" w:sz="0" w:space="0" w:color="auto"/>
                <w:left w:val="none" w:sz="0" w:space="0" w:color="auto"/>
                <w:bottom w:val="none" w:sz="0" w:space="0" w:color="auto"/>
                <w:right w:val="none" w:sz="0" w:space="0" w:color="auto"/>
              </w:divBdr>
            </w:div>
            <w:div w:id="475146552">
              <w:marLeft w:val="0"/>
              <w:marRight w:val="0"/>
              <w:marTop w:val="0"/>
              <w:marBottom w:val="0"/>
              <w:divBdr>
                <w:top w:val="none" w:sz="0" w:space="0" w:color="auto"/>
                <w:left w:val="none" w:sz="0" w:space="0" w:color="auto"/>
                <w:bottom w:val="none" w:sz="0" w:space="0" w:color="auto"/>
                <w:right w:val="none" w:sz="0" w:space="0" w:color="auto"/>
              </w:divBdr>
            </w:div>
            <w:div w:id="1422026354">
              <w:marLeft w:val="0"/>
              <w:marRight w:val="0"/>
              <w:marTop w:val="0"/>
              <w:marBottom w:val="0"/>
              <w:divBdr>
                <w:top w:val="none" w:sz="0" w:space="0" w:color="auto"/>
                <w:left w:val="none" w:sz="0" w:space="0" w:color="auto"/>
                <w:bottom w:val="none" w:sz="0" w:space="0" w:color="auto"/>
                <w:right w:val="none" w:sz="0" w:space="0" w:color="auto"/>
              </w:divBdr>
            </w:div>
            <w:div w:id="1058437888">
              <w:marLeft w:val="0"/>
              <w:marRight w:val="0"/>
              <w:marTop w:val="0"/>
              <w:marBottom w:val="0"/>
              <w:divBdr>
                <w:top w:val="none" w:sz="0" w:space="0" w:color="auto"/>
                <w:left w:val="none" w:sz="0" w:space="0" w:color="auto"/>
                <w:bottom w:val="none" w:sz="0" w:space="0" w:color="auto"/>
                <w:right w:val="none" w:sz="0" w:space="0" w:color="auto"/>
              </w:divBdr>
            </w:div>
            <w:div w:id="1468821126">
              <w:marLeft w:val="0"/>
              <w:marRight w:val="0"/>
              <w:marTop w:val="0"/>
              <w:marBottom w:val="0"/>
              <w:divBdr>
                <w:top w:val="none" w:sz="0" w:space="0" w:color="auto"/>
                <w:left w:val="none" w:sz="0" w:space="0" w:color="auto"/>
                <w:bottom w:val="none" w:sz="0" w:space="0" w:color="auto"/>
                <w:right w:val="none" w:sz="0" w:space="0" w:color="auto"/>
              </w:divBdr>
            </w:div>
            <w:div w:id="1052927948">
              <w:marLeft w:val="0"/>
              <w:marRight w:val="0"/>
              <w:marTop w:val="0"/>
              <w:marBottom w:val="0"/>
              <w:divBdr>
                <w:top w:val="none" w:sz="0" w:space="0" w:color="auto"/>
                <w:left w:val="none" w:sz="0" w:space="0" w:color="auto"/>
                <w:bottom w:val="none" w:sz="0" w:space="0" w:color="auto"/>
                <w:right w:val="none" w:sz="0" w:space="0" w:color="auto"/>
              </w:divBdr>
            </w:div>
            <w:div w:id="685134904">
              <w:marLeft w:val="0"/>
              <w:marRight w:val="0"/>
              <w:marTop w:val="0"/>
              <w:marBottom w:val="0"/>
              <w:divBdr>
                <w:top w:val="none" w:sz="0" w:space="0" w:color="auto"/>
                <w:left w:val="none" w:sz="0" w:space="0" w:color="auto"/>
                <w:bottom w:val="none" w:sz="0" w:space="0" w:color="auto"/>
                <w:right w:val="none" w:sz="0" w:space="0" w:color="auto"/>
              </w:divBdr>
            </w:div>
            <w:div w:id="89157285">
              <w:marLeft w:val="0"/>
              <w:marRight w:val="0"/>
              <w:marTop w:val="0"/>
              <w:marBottom w:val="0"/>
              <w:divBdr>
                <w:top w:val="none" w:sz="0" w:space="0" w:color="auto"/>
                <w:left w:val="none" w:sz="0" w:space="0" w:color="auto"/>
                <w:bottom w:val="none" w:sz="0" w:space="0" w:color="auto"/>
                <w:right w:val="none" w:sz="0" w:space="0" w:color="auto"/>
              </w:divBdr>
            </w:div>
            <w:div w:id="1757049643">
              <w:marLeft w:val="0"/>
              <w:marRight w:val="0"/>
              <w:marTop w:val="0"/>
              <w:marBottom w:val="0"/>
              <w:divBdr>
                <w:top w:val="none" w:sz="0" w:space="0" w:color="auto"/>
                <w:left w:val="none" w:sz="0" w:space="0" w:color="auto"/>
                <w:bottom w:val="none" w:sz="0" w:space="0" w:color="auto"/>
                <w:right w:val="none" w:sz="0" w:space="0" w:color="auto"/>
              </w:divBdr>
            </w:div>
            <w:div w:id="1904364928">
              <w:marLeft w:val="0"/>
              <w:marRight w:val="0"/>
              <w:marTop w:val="0"/>
              <w:marBottom w:val="0"/>
              <w:divBdr>
                <w:top w:val="none" w:sz="0" w:space="0" w:color="auto"/>
                <w:left w:val="none" w:sz="0" w:space="0" w:color="auto"/>
                <w:bottom w:val="none" w:sz="0" w:space="0" w:color="auto"/>
                <w:right w:val="none" w:sz="0" w:space="0" w:color="auto"/>
              </w:divBdr>
            </w:div>
            <w:div w:id="914822527">
              <w:marLeft w:val="0"/>
              <w:marRight w:val="0"/>
              <w:marTop w:val="0"/>
              <w:marBottom w:val="0"/>
              <w:divBdr>
                <w:top w:val="none" w:sz="0" w:space="0" w:color="auto"/>
                <w:left w:val="none" w:sz="0" w:space="0" w:color="auto"/>
                <w:bottom w:val="none" w:sz="0" w:space="0" w:color="auto"/>
                <w:right w:val="none" w:sz="0" w:space="0" w:color="auto"/>
              </w:divBdr>
            </w:div>
            <w:div w:id="644360374">
              <w:marLeft w:val="0"/>
              <w:marRight w:val="0"/>
              <w:marTop w:val="0"/>
              <w:marBottom w:val="0"/>
              <w:divBdr>
                <w:top w:val="none" w:sz="0" w:space="0" w:color="auto"/>
                <w:left w:val="none" w:sz="0" w:space="0" w:color="auto"/>
                <w:bottom w:val="none" w:sz="0" w:space="0" w:color="auto"/>
                <w:right w:val="none" w:sz="0" w:space="0" w:color="auto"/>
              </w:divBdr>
            </w:div>
            <w:div w:id="1743137200">
              <w:marLeft w:val="0"/>
              <w:marRight w:val="0"/>
              <w:marTop w:val="0"/>
              <w:marBottom w:val="0"/>
              <w:divBdr>
                <w:top w:val="none" w:sz="0" w:space="0" w:color="auto"/>
                <w:left w:val="none" w:sz="0" w:space="0" w:color="auto"/>
                <w:bottom w:val="none" w:sz="0" w:space="0" w:color="auto"/>
                <w:right w:val="none" w:sz="0" w:space="0" w:color="auto"/>
              </w:divBdr>
            </w:div>
            <w:div w:id="1338847504">
              <w:marLeft w:val="0"/>
              <w:marRight w:val="0"/>
              <w:marTop w:val="0"/>
              <w:marBottom w:val="0"/>
              <w:divBdr>
                <w:top w:val="none" w:sz="0" w:space="0" w:color="auto"/>
                <w:left w:val="none" w:sz="0" w:space="0" w:color="auto"/>
                <w:bottom w:val="none" w:sz="0" w:space="0" w:color="auto"/>
                <w:right w:val="none" w:sz="0" w:space="0" w:color="auto"/>
              </w:divBdr>
            </w:div>
            <w:div w:id="1289314333">
              <w:marLeft w:val="0"/>
              <w:marRight w:val="0"/>
              <w:marTop w:val="0"/>
              <w:marBottom w:val="0"/>
              <w:divBdr>
                <w:top w:val="none" w:sz="0" w:space="0" w:color="auto"/>
                <w:left w:val="none" w:sz="0" w:space="0" w:color="auto"/>
                <w:bottom w:val="none" w:sz="0" w:space="0" w:color="auto"/>
                <w:right w:val="none" w:sz="0" w:space="0" w:color="auto"/>
              </w:divBdr>
            </w:div>
            <w:div w:id="1557745062">
              <w:marLeft w:val="0"/>
              <w:marRight w:val="0"/>
              <w:marTop w:val="0"/>
              <w:marBottom w:val="0"/>
              <w:divBdr>
                <w:top w:val="none" w:sz="0" w:space="0" w:color="auto"/>
                <w:left w:val="none" w:sz="0" w:space="0" w:color="auto"/>
                <w:bottom w:val="none" w:sz="0" w:space="0" w:color="auto"/>
                <w:right w:val="none" w:sz="0" w:space="0" w:color="auto"/>
              </w:divBdr>
            </w:div>
            <w:div w:id="170877185">
              <w:marLeft w:val="0"/>
              <w:marRight w:val="0"/>
              <w:marTop w:val="0"/>
              <w:marBottom w:val="0"/>
              <w:divBdr>
                <w:top w:val="none" w:sz="0" w:space="0" w:color="auto"/>
                <w:left w:val="none" w:sz="0" w:space="0" w:color="auto"/>
                <w:bottom w:val="none" w:sz="0" w:space="0" w:color="auto"/>
                <w:right w:val="none" w:sz="0" w:space="0" w:color="auto"/>
              </w:divBdr>
            </w:div>
            <w:div w:id="379936222">
              <w:marLeft w:val="0"/>
              <w:marRight w:val="0"/>
              <w:marTop w:val="0"/>
              <w:marBottom w:val="0"/>
              <w:divBdr>
                <w:top w:val="none" w:sz="0" w:space="0" w:color="auto"/>
                <w:left w:val="none" w:sz="0" w:space="0" w:color="auto"/>
                <w:bottom w:val="none" w:sz="0" w:space="0" w:color="auto"/>
                <w:right w:val="none" w:sz="0" w:space="0" w:color="auto"/>
              </w:divBdr>
            </w:div>
            <w:div w:id="1020396111">
              <w:marLeft w:val="0"/>
              <w:marRight w:val="0"/>
              <w:marTop w:val="0"/>
              <w:marBottom w:val="0"/>
              <w:divBdr>
                <w:top w:val="none" w:sz="0" w:space="0" w:color="auto"/>
                <w:left w:val="none" w:sz="0" w:space="0" w:color="auto"/>
                <w:bottom w:val="none" w:sz="0" w:space="0" w:color="auto"/>
                <w:right w:val="none" w:sz="0" w:space="0" w:color="auto"/>
              </w:divBdr>
            </w:div>
            <w:div w:id="693921198">
              <w:marLeft w:val="0"/>
              <w:marRight w:val="0"/>
              <w:marTop w:val="0"/>
              <w:marBottom w:val="0"/>
              <w:divBdr>
                <w:top w:val="none" w:sz="0" w:space="0" w:color="auto"/>
                <w:left w:val="none" w:sz="0" w:space="0" w:color="auto"/>
                <w:bottom w:val="none" w:sz="0" w:space="0" w:color="auto"/>
                <w:right w:val="none" w:sz="0" w:space="0" w:color="auto"/>
              </w:divBdr>
            </w:div>
            <w:div w:id="1535730933">
              <w:marLeft w:val="0"/>
              <w:marRight w:val="0"/>
              <w:marTop w:val="0"/>
              <w:marBottom w:val="0"/>
              <w:divBdr>
                <w:top w:val="none" w:sz="0" w:space="0" w:color="auto"/>
                <w:left w:val="none" w:sz="0" w:space="0" w:color="auto"/>
                <w:bottom w:val="none" w:sz="0" w:space="0" w:color="auto"/>
                <w:right w:val="none" w:sz="0" w:space="0" w:color="auto"/>
              </w:divBdr>
            </w:div>
            <w:div w:id="983781683">
              <w:marLeft w:val="0"/>
              <w:marRight w:val="0"/>
              <w:marTop w:val="0"/>
              <w:marBottom w:val="0"/>
              <w:divBdr>
                <w:top w:val="none" w:sz="0" w:space="0" w:color="auto"/>
                <w:left w:val="none" w:sz="0" w:space="0" w:color="auto"/>
                <w:bottom w:val="none" w:sz="0" w:space="0" w:color="auto"/>
                <w:right w:val="none" w:sz="0" w:space="0" w:color="auto"/>
              </w:divBdr>
            </w:div>
            <w:div w:id="906842800">
              <w:marLeft w:val="0"/>
              <w:marRight w:val="0"/>
              <w:marTop w:val="0"/>
              <w:marBottom w:val="0"/>
              <w:divBdr>
                <w:top w:val="none" w:sz="0" w:space="0" w:color="auto"/>
                <w:left w:val="none" w:sz="0" w:space="0" w:color="auto"/>
                <w:bottom w:val="none" w:sz="0" w:space="0" w:color="auto"/>
                <w:right w:val="none" w:sz="0" w:space="0" w:color="auto"/>
              </w:divBdr>
            </w:div>
            <w:div w:id="1445996096">
              <w:marLeft w:val="0"/>
              <w:marRight w:val="0"/>
              <w:marTop w:val="0"/>
              <w:marBottom w:val="0"/>
              <w:divBdr>
                <w:top w:val="none" w:sz="0" w:space="0" w:color="auto"/>
                <w:left w:val="none" w:sz="0" w:space="0" w:color="auto"/>
                <w:bottom w:val="none" w:sz="0" w:space="0" w:color="auto"/>
                <w:right w:val="none" w:sz="0" w:space="0" w:color="auto"/>
              </w:divBdr>
            </w:div>
            <w:div w:id="1947498596">
              <w:marLeft w:val="0"/>
              <w:marRight w:val="0"/>
              <w:marTop w:val="0"/>
              <w:marBottom w:val="0"/>
              <w:divBdr>
                <w:top w:val="none" w:sz="0" w:space="0" w:color="auto"/>
                <w:left w:val="none" w:sz="0" w:space="0" w:color="auto"/>
                <w:bottom w:val="none" w:sz="0" w:space="0" w:color="auto"/>
                <w:right w:val="none" w:sz="0" w:space="0" w:color="auto"/>
              </w:divBdr>
            </w:div>
            <w:div w:id="965038815">
              <w:marLeft w:val="0"/>
              <w:marRight w:val="0"/>
              <w:marTop w:val="0"/>
              <w:marBottom w:val="0"/>
              <w:divBdr>
                <w:top w:val="none" w:sz="0" w:space="0" w:color="auto"/>
                <w:left w:val="none" w:sz="0" w:space="0" w:color="auto"/>
                <w:bottom w:val="none" w:sz="0" w:space="0" w:color="auto"/>
                <w:right w:val="none" w:sz="0" w:space="0" w:color="auto"/>
              </w:divBdr>
            </w:div>
            <w:div w:id="1508444055">
              <w:marLeft w:val="0"/>
              <w:marRight w:val="0"/>
              <w:marTop w:val="0"/>
              <w:marBottom w:val="0"/>
              <w:divBdr>
                <w:top w:val="none" w:sz="0" w:space="0" w:color="auto"/>
                <w:left w:val="none" w:sz="0" w:space="0" w:color="auto"/>
                <w:bottom w:val="none" w:sz="0" w:space="0" w:color="auto"/>
                <w:right w:val="none" w:sz="0" w:space="0" w:color="auto"/>
              </w:divBdr>
            </w:div>
            <w:div w:id="1018310368">
              <w:marLeft w:val="0"/>
              <w:marRight w:val="0"/>
              <w:marTop w:val="0"/>
              <w:marBottom w:val="0"/>
              <w:divBdr>
                <w:top w:val="none" w:sz="0" w:space="0" w:color="auto"/>
                <w:left w:val="none" w:sz="0" w:space="0" w:color="auto"/>
                <w:bottom w:val="none" w:sz="0" w:space="0" w:color="auto"/>
                <w:right w:val="none" w:sz="0" w:space="0" w:color="auto"/>
              </w:divBdr>
            </w:div>
            <w:div w:id="1823503017">
              <w:marLeft w:val="0"/>
              <w:marRight w:val="0"/>
              <w:marTop w:val="0"/>
              <w:marBottom w:val="0"/>
              <w:divBdr>
                <w:top w:val="none" w:sz="0" w:space="0" w:color="auto"/>
                <w:left w:val="none" w:sz="0" w:space="0" w:color="auto"/>
                <w:bottom w:val="none" w:sz="0" w:space="0" w:color="auto"/>
                <w:right w:val="none" w:sz="0" w:space="0" w:color="auto"/>
              </w:divBdr>
            </w:div>
            <w:div w:id="1878617718">
              <w:marLeft w:val="0"/>
              <w:marRight w:val="0"/>
              <w:marTop w:val="0"/>
              <w:marBottom w:val="0"/>
              <w:divBdr>
                <w:top w:val="none" w:sz="0" w:space="0" w:color="auto"/>
                <w:left w:val="none" w:sz="0" w:space="0" w:color="auto"/>
                <w:bottom w:val="none" w:sz="0" w:space="0" w:color="auto"/>
                <w:right w:val="none" w:sz="0" w:space="0" w:color="auto"/>
              </w:divBdr>
            </w:div>
            <w:div w:id="1256356323">
              <w:marLeft w:val="0"/>
              <w:marRight w:val="0"/>
              <w:marTop w:val="0"/>
              <w:marBottom w:val="0"/>
              <w:divBdr>
                <w:top w:val="none" w:sz="0" w:space="0" w:color="auto"/>
                <w:left w:val="none" w:sz="0" w:space="0" w:color="auto"/>
                <w:bottom w:val="none" w:sz="0" w:space="0" w:color="auto"/>
                <w:right w:val="none" w:sz="0" w:space="0" w:color="auto"/>
              </w:divBdr>
            </w:div>
            <w:div w:id="898592811">
              <w:marLeft w:val="0"/>
              <w:marRight w:val="0"/>
              <w:marTop w:val="0"/>
              <w:marBottom w:val="0"/>
              <w:divBdr>
                <w:top w:val="none" w:sz="0" w:space="0" w:color="auto"/>
                <w:left w:val="none" w:sz="0" w:space="0" w:color="auto"/>
                <w:bottom w:val="none" w:sz="0" w:space="0" w:color="auto"/>
                <w:right w:val="none" w:sz="0" w:space="0" w:color="auto"/>
              </w:divBdr>
            </w:div>
            <w:div w:id="1228222940">
              <w:marLeft w:val="0"/>
              <w:marRight w:val="0"/>
              <w:marTop w:val="0"/>
              <w:marBottom w:val="0"/>
              <w:divBdr>
                <w:top w:val="none" w:sz="0" w:space="0" w:color="auto"/>
                <w:left w:val="none" w:sz="0" w:space="0" w:color="auto"/>
                <w:bottom w:val="none" w:sz="0" w:space="0" w:color="auto"/>
                <w:right w:val="none" w:sz="0" w:space="0" w:color="auto"/>
              </w:divBdr>
            </w:div>
            <w:div w:id="1323656743">
              <w:marLeft w:val="0"/>
              <w:marRight w:val="0"/>
              <w:marTop w:val="0"/>
              <w:marBottom w:val="0"/>
              <w:divBdr>
                <w:top w:val="none" w:sz="0" w:space="0" w:color="auto"/>
                <w:left w:val="none" w:sz="0" w:space="0" w:color="auto"/>
                <w:bottom w:val="none" w:sz="0" w:space="0" w:color="auto"/>
                <w:right w:val="none" w:sz="0" w:space="0" w:color="auto"/>
              </w:divBdr>
            </w:div>
            <w:div w:id="453989546">
              <w:marLeft w:val="0"/>
              <w:marRight w:val="0"/>
              <w:marTop w:val="0"/>
              <w:marBottom w:val="0"/>
              <w:divBdr>
                <w:top w:val="none" w:sz="0" w:space="0" w:color="auto"/>
                <w:left w:val="none" w:sz="0" w:space="0" w:color="auto"/>
                <w:bottom w:val="none" w:sz="0" w:space="0" w:color="auto"/>
                <w:right w:val="none" w:sz="0" w:space="0" w:color="auto"/>
              </w:divBdr>
            </w:div>
            <w:div w:id="793866792">
              <w:marLeft w:val="0"/>
              <w:marRight w:val="0"/>
              <w:marTop w:val="480"/>
              <w:marBottom w:val="0"/>
              <w:divBdr>
                <w:top w:val="single" w:sz="6" w:space="0" w:color="auto"/>
                <w:left w:val="single" w:sz="6" w:space="0" w:color="auto"/>
                <w:bottom w:val="single" w:sz="6" w:space="0" w:color="auto"/>
                <w:right w:val="single" w:sz="6" w:space="0" w:color="auto"/>
              </w:divBdr>
            </w:div>
            <w:div w:id="113184889">
              <w:marLeft w:val="0"/>
              <w:marRight w:val="0"/>
              <w:marTop w:val="0"/>
              <w:marBottom w:val="0"/>
              <w:divBdr>
                <w:top w:val="none" w:sz="0" w:space="0" w:color="auto"/>
                <w:left w:val="none" w:sz="0" w:space="0" w:color="auto"/>
                <w:bottom w:val="none" w:sz="0" w:space="0" w:color="auto"/>
                <w:right w:val="none" w:sz="0" w:space="0" w:color="auto"/>
              </w:divBdr>
            </w:div>
            <w:div w:id="2127847566">
              <w:marLeft w:val="0"/>
              <w:marRight w:val="0"/>
              <w:marTop w:val="0"/>
              <w:marBottom w:val="0"/>
              <w:divBdr>
                <w:top w:val="none" w:sz="0" w:space="0" w:color="auto"/>
                <w:left w:val="none" w:sz="0" w:space="0" w:color="auto"/>
                <w:bottom w:val="none" w:sz="0" w:space="0" w:color="auto"/>
                <w:right w:val="none" w:sz="0" w:space="0" w:color="auto"/>
              </w:divBdr>
            </w:div>
            <w:div w:id="1098256553">
              <w:marLeft w:val="0"/>
              <w:marRight w:val="0"/>
              <w:marTop w:val="0"/>
              <w:marBottom w:val="0"/>
              <w:divBdr>
                <w:top w:val="none" w:sz="0" w:space="0" w:color="auto"/>
                <w:left w:val="none" w:sz="0" w:space="0" w:color="auto"/>
                <w:bottom w:val="none" w:sz="0" w:space="0" w:color="auto"/>
                <w:right w:val="none" w:sz="0" w:space="0" w:color="auto"/>
              </w:divBdr>
            </w:div>
            <w:div w:id="731998184">
              <w:marLeft w:val="0"/>
              <w:marRight w:val="0"/>
              <w:marTop w:val="0"/>
              <w:marBottom w:val="0"/>
              <w:divBdr>
                <w:top w:val="none" w:sz="0" w:space="0" w:color="auto"/>
                <w:left w:val="none" w:sz="0" w:space="0" w:color="auto"/>
                <w:bottom w:val="none" w:sz="0" w:space="0" w:color="auto"/>
                <w:right w:val="none" w:sz="0" w:space="0" w:color="auto"/>
              </w:divBdr>
            </w:div>
            <w:div w:id="1331323881">
              <w:marLeft w:val="0"/>
              <w:marRight w:val="0"/>
              <w:marTop w:val="0"/>
              <w:marBottom w:val="0"/>
              <w:divBdr>
                <w:top w:val="none" w:sz="0" w:space="0" w:color="auto"/>
                <w:left w:val="none" w:sz="0" w:space="0" w:color="auto"/>
                <w:bottom w:val="none" w:sz="0" w:space="0" w:color="auto"/>
                <w:right w:val="none" w:sz="0" w:space="0" w:color="auto"/>
              </w:divBdr>
            </w:div>
            <w:div w:id="154805936">
              <w:marLeft w:val="0"/>
              <w:marRight w:val="0"/>
              <w:marTop w:val="0"/>
              <w:marBottom w:val="0"/>
              <w:divBdr>
                <w:top w:val="none" w:sz="0" w:space="0" w:color="auto"/>
                <w:left w:val="none" w:sz="0" w:space="0" w:color="auto"/>
                <w:bottom w:val="none" w:sz="0" w:space="0" w:color="auto"/>
                <w:right w:val="none" w:sz="0" w:space="0" w:color="auto"/>
              </w:divBdr>
            </w:div>
            <w:div w:id="1320770196">
              <w:marLeft w:val="0"/>
              <w:marRight w:val="0"/>
              <w:marTop w:val="0"/>
              <w:marBottom w:val="0"/>
              <w:divBdr>
                <w:top w:val="none" w:sz="0" w:space="0" w:color="auto"/>
                <w:left w:val="none" w:sz="0" w:space="0" w:color="auto"/>
                <w:bottom w:val="none" w:sz="0" w:space="0" w:color="auto"/>
                <w:right w:val="none" w:sz="0" w:space="0" w:color="auto"/>
              </w:divBdr>
            </w:div>
            <w:div w:id="2013987161">
              <w:marLeft w:val="0"/>
              <w:marRight w:val="0"/>
              <w:marTop w:val="0"/>
              <w:marBottom w:val="0"/>
              <w:divBdr>
                <w:top w:val="none" w:sz="0" w:space="0" w:color="auto"/>
                <w:left w:val="none" w:sz="0" w:space="0" w:color="auto"/>
                <w:bottom w:val="none" w:sz="0" w:space="0" w:color="auto"/>
                <w:right w:val="none" w:sz="0" w:space="0" w:color="auto"/>
              </w:divBdr>
            </w:div>
            <w:div w:id="836530276">
              <w:marLeft w:val="0"/>
              <w:marRight w:val="0"/>
              <w:marTop w:val="0"/>
              <w:marBottom w:val="0"/>
              <w:divBdr>
                <w:top w:val="none" w:sz="0" w:space="0" w:color="auto"/>
                <w:left w:val="none" w:sz="0" w:space="0" w:color="auto"/>
                <w:bottom w:val="none" w:sz="0" w:space="0" w:color="auto"/>
                <w:right w:val="none" w:sz="0" w:space="0" w:color="auto"/>
              </w:divBdr>
            </w:div>
            <w:div w:id="1578441856">
              <w:marLeft w:val="0"/>
              <w:marRight w:val="0"/>
              <w:marTop w:val="0"/>
              <w:marBottom w:val="0"/>
              <w:divBdr>
                <w:top w:val="none" w:sz="0" w:space="0" w:color="auto"/>
                <w:left w:val="none" w:sz="0" w:space="0" w:color="auto"/>
                <w:bottom w:val="none" w:sz="0" w:space="0" w:color="auto"/>
                <w:right w:val="none" w:sz="0" w:space="0" w:color="auto"/>
              </w:divBdr>
            </w:div>
            <w:div w:id="1502086560">
              <w:marLeft w:val="0"/>
              <w:marRight w:val="0"/>
              <w:marTop w:val="0"/>
              <w:marBottom w:val="0"/>
              <w:divBdr>
                <w:top w:val="none" w:sz="0" w:space="0" w:color="auto"/>
                <w:left w:val="none" w:sz="0" w:space="0" w:color="auto"/>
                <w:bottom w:val="none" w:sz="0" w:space="0" w:color="auto"/>
                <w:right w:val="none" w:sz="0" w:space="0" w:color="auto"/>
              </w:divBdr>
            </w:div>
            <w:div w:id="1524441887">
              <w:marLeft w:val="0"/>
              <w:marRight w:val="0"/>
              <w:marTop w:val="0"/>
              <w:marBottom w:val="0"/>
              <w:divBdr>
                <w:top w:val="none" w:sz="0" w:space="0" w:color="auto"/>
                <w:left w:val="none" w:sz="0" w:space="0" w:color="auto"/>
                <w:bottom w:val="none" w:sz="0" w:space="0" w:color="auto"/>
                <w:right w:val="none" w:sz="0" w:space="0" w:color="auto"/>
              </w:divBdr>
            </w:div>
            <w:div w:id="2137134679">
              <w:marLeft w:val="0"/>
              <w:marRight w:val="0"/>
              <w:marTop w:val="0"/>
              <w:marBottom w:val="0"/>
              <w:divBdr>
                <w:top w:val="none" w:sz="0" w:space="0" w:color="auto"/>
                <w:left w:val="none" w:sz="0" w:space="0" w:color="auto"/>
                <w:bottom w:val="none" w:sz="0" w:space="0" w:color="auto"/>
                <w:right w:val="none" w:sz="0" w:space="0" w:color="auto"/>
              </w:divBdr>
            </w:div>
            <w:div w:id="99418361">
              <w:marLeft w:val="0"/>
              <w:marRight w:val="0"/>
              <w:marTop w:val="0"/>
              <w:marBottom w:val="0"/>
              <w:divBdr>
                <w:top w:val="none" w:sz="0" w:space="0" w:color="auto"/>
                <w:left w:val="none" w:sz="0" w:space="0" w:color="auto"/>
                <w:bottom w:val="none" w:sz="0" w:space="0" w:color="auto"/>
                <w:right w:val="none" w:sz="0" w:space="0" w:color="auto"/>
              </w:divBdr>
            </w:div>
            <w:div w:id="1514996517">
              <w:marLeft w:val="0"/>
              <w:marRight w:val="0"/>
              <w:marTop w:val="0"/>
              <w:marBottom w:val="0"/>
              <w:divBdr>
                <w:top w:val="none" w:sz="0" w:space="0" w:color="auto"/>
                <w:left w:val="none" w:sz="0" w:space="0" w:color="auto"/>
                <w:bottom w:val="none" w:sz="0" w:space="0" w:color="auto"/>
                <w:right w:val="none" w:sz="0" w:space="0" w:color="auto"/>
              </w:divBdr>
            </w:div>
            <w:div w:id="637301997">
              <w:marLeft w:val="0"/>
              <w:marRight w:val="0"/>
              <w:marTop w:val="0"/>
              <w:marBottom w:val="0"/>
              <w:divBdr>
                <w:top w:val="none" w:sz="0" w:space="0" w:color="auto"/>
                <w:left w:val="none" w:sz="0" w:space="0" w:color="auto"/>
                <w:bottom w:val="none" w:sz="0" w:space="0" w:color="auto"/>
                <w:right w:val="none" w:sz="0" w:space="0" w:color="auto"/>
              </w:divBdr>
            </w:div>
            <w:div w:id="1350641130">
              <w:marLeft w:val="0"/>
              <w:marRight w:val="0"/>
              <w:marTop w:val="0"/>
              <w:marBottom w:val="0"/>
              <w:divBdr>
                <w:top w:val="none" w:sz="0" w:space="0" w:color="auto"/>
                <w:left w:val="none" w:sz="0" w:space="0" w:color="auto"/>
                <w:bottom w:val="none" w:sz="0" w:space="0" w:color="auto"/>
                <w:right w:val="none" w:sz="0" w:space="0" w:color="auto"/>
              </w:divBdr>
            </w:div>
            <w:div w:id="150023054">
              <w:marLeft w:val="0"/>
              <w:marRight w:val="0"/>
              <w:marTop w:val="0"/>
              <w:marBottom w:val="0"/>
              <w:divBdr>
                <w:top w:val="none" w:sz="0" w:space="0" w:color="auto"/>
                <w:left w:val="none" w:sz="0" w:space="0" w:color="auto"/>
                <w:bottom w:val="none" w:sz="0" w:space="0" w:color="auto"/>
                <w:right w:val="none" w:sz="0" w:space="0" w:color="auto"/>
              </w:divBdr>
            </w:div>
            <w:div w:id="2091846794">
              <w:marLeft w:val="0"/>
              <w:marRight w:val="0"/>
              <w:marTop w:val="0"/>
              <w:marBottom w:val="0"/>
              <w:divBdr>
                <w:top w:val="none" w:sz="0" w:space="0" w:color="auto"/>
                <w:left w:val="none" w:sz="0" w:space="0" w:color="auto"/>
                <w:bottom w:val="none" w:sz="0" w:space="0" w:color="auto"/>
                <w:right w:val="none" w:sz="0" w:space="0" w:color="auto"/>
              </w:divBdr>
            </w:div>
            <w:div w:id="510685476">
              <w:marLeft w:val="0"/>
              <w:marRight w:val="0"/>
              <w:marTop w:val="0"/>
              <w:marBottom w:val="0"/>
              <w:divBdr>
                <w:top w:val="none" w:sz="0" w:space="0" w:color="auto"/>
                <w:left w:val="none" w:sz="0" w:space="0" w:color="auto"/>
                <w:bottom w:val="none" w:sz="0" w:space="0" w:color="auto"/>
                <w:right w:val="none" w:sz="0" w:space="0" w:color="auto"/>
              </w:divBdr>
            </w:div>
            <w:div w:id="789129174">
              <w:marLeft w:val="0"/>
              <w:marRight w:val="0"/>
              <w:marTop w:val="0"/>
              <w:marBottom w:val="0"/>
              <w:divBdr>
                <w:top w:val="none" w:sz="0" w:space="0" w:color="auto"/>
                <w:left w:val="none" w:sz="0" w:space="0" w:color="auto"/>
                <w:bottom w:val="none" w:sz="0" w:space="0" w:color="auto"/>
                <w:right w:val="none" w:sz="0" w:space="0" w:color="auto"/>
              </w:divBdr>
            </w:div>
            <w:div w:id="1158184081">
              <w:marLeft w:val="0"/>
              <w:marRight w:val="0"/>
              <w:marTop w:val="0"/>
              <w:marBottom w:val="0"/>
              <w:divBdr>
                <w:top w:val="none" w:sz="0" w:space="0" w:color="auto"/>
                <w:left w:val="none" w:sz="0" w:space="0" w:color="auto"/>
                <w:bottom w:val="none" w:sz="0" w:space="0" w:color="auto"/>
                <w:right w:val="none" w:sz="0" w:space="0" w:color="auto"/>
              </w:divBdr>
            </w:div>
            <w:div w:id="1871989161">
              <w:marLeft w:val="0"/>
              <w:marRight w:val="0"/>
              <w:marTop w:val="0"/>
              <w:marBottom w:val="0"/>
              <w:divBdr>
                <w:top w:val="none" w:sz="0" w:space="0" w:color="auto"/>
                <w:left w:val="none" w:sz="0" w:space="0" w:color="auto"/>
                <w:bottom w:val="none" w:sz="0" w:space="0" w:color="auto"/>
                <w:right w:val="none" w:sz="0" w:space="0" w:color="auto"/>
              </w:divBdr>
            </w:div>
            <w:div w:id="1966348034">
              <w:marLeft w:val="0"/>
              <w:marRight w:val="0"/>
              <w:marTop w:val="0"/>
              <w:marBottom w:val="0"/>
              <w:divBdr>
                <w:top w:val="none" w:sz="0" w:space="0" w:color="auto"/>
                <w:left w:val="none" w:sz="0" w:space="0" w:color="auto"/>
                <w:bottom w:val="none" w:sz="0" w:space="0" w:color="auto"/>
                <w:right w:val="none" w:sz="0" w:space="0" w:color="auto"/>
              </w:divBdr>
            </w:div>
            <w:div w:id="639264683">
              <w:marLeft w:val="0"/>
              <w:marRight w:val="0"/>
              <w:marTop w:val="0"/>
              <w:marBottom w:val="0"/>
              <w:divBdr>
                <w:top w:val="none" w:sz="0" w:space="0" w:color="auto"/>
                <w:left w:val="none" w:sz="0" w:space="0" w:color="auto"/>
                <w:bottom w:val="none" w:sz="0" w:space="0" w:color="auto"/>
                <w:right w:val="none" w:sz="0" w:space="0" w:color="auto"/>
              </w:divBdr>
            </w:div>
            <w:div w:id="648096818">
              <w:marLeft w:val="0"/>
              <w:marRight w:val="0"/>
              <w:marTop w:val="0"/>
              <w:marBottom w:val="0"/>
              <w:divBdr>
                <w:top w:val="none" w:sz="0" w:space="0" w:color="auto"/>
                <w:left w:val="none" w:sz="0" w:space="0" w:color="auto"/>
                <w:bottom w:val="none" w:sz="0" w:space="0" w:color="auto"/>
                <w:right w:val="none" w:sz="0" w:space="0" w:color="auto"/>
              </w:divBdr>
            </w:div>
            <w:div w:id="267272192">
              <w:marLeft w:val="0"/>
              <w:marRight w:val="0"/>
              <w:marTop w:val="0"/>
              <w:marBottom w:val="0"/>
              <w:divBdr>
                <w:top w:val="none" w:sz="0" w:space="0" w:color="auto"/>
                <w:left w:val="none" w:sz="0" w:space="0" w:color="auto"/>
                <w:bottom w:val="none" w:sz="0" w:space="0" w:color="auto"/>
                <w:right w:val="none" w:sz="0" w:space="0" w:color="auto"/>
              </w:divBdr>
            </w:div>
            <w:div w:id="1558199250">
              <w:marLeft w:val="0"/>
              <w:marRight w:val="0"/>
              <w:marTop w:val="0"/>
              <w:marBottom w:val="0"/>
              <w:divBdr>
                <w:top w:val="none" w:sz="0" w:space="0" w:color="auto"/>
                <w:left w:val="none" w:sz="0" w:space="0" w:color="auto"/>
                <w:bottom w:val="none" w:sz="0" w:space="0" w:color="auto"/>
                <w:right w:val="none" w:sz="0" w:space="0" w:color="auto"/>
              </w:divBdr>
            </w:div>
            <w:div w:id="187647383">
              <w:marLeft w:val="0"/>
              <w:marRight w:val="0"/>
              <w:marTop w:val="0"/>
              <w:marBottom w:val="0"/>
              <w:divBdr>
                <w:top w:val="none" w:sz="0" w:space="0" w:color="auto"/>
                <w:left w:val="none" w:sz="0" w:space="0" w:color="auto"/>
                <w:bottom w:val="none" w:sz="0" w:space="0" w:color="auto"/>
                <w:right w:val="none" w:sz="0" w:space="0" w:color="auto"/>
              </w:divBdr>
            </w:div>
            <w:div w:id="1611207386">
              <w:marLeft w:val="0"/>
              <w:marRight w:val="0"/>
              <w:marTop w:val="0"/>
              <w:marBottom w:val="0"/>
              <w:divBdr>
                <w:top w:val="none" w:sz="0" w:space="0" w:color="auto"/>
                <w:left w:val="none" w:sz="0" w:space="0" w:color="auto"/>
                <w:bottom w:val="none" w:sz="0" w:space="0" w:color="auto"/>
                <w:right w:val="none" w:sz="0" w:space="0" w:color="auto"/>
              </w:divBdr>
            </w:div>
            <w:div w:id="928276824">
              <w:marLeft w:val="0"/>
              <w:marRight w:val="0"/>
              <w:marTop w:val="0"/>
              <w:marBottom w:val="0"/>
              <w:divBdr>
                <w:top w:val="none" w:sz="0" w:space="0" w:color="auto"/>
                <w:left w:val="none" w:sz="0" w:space="0" w:color="auto"/>
                <w:bottom w:val="none" w:sz="0" w:space="0" w:color="auto"/>
                <w:right w:val="none" w:sz="0" w:space="0" w:color="auto"/>
              </w:divBdr>
            </w:div>
            <w:div w:id="46102130">
              <w:marLeft w:val="0"/>
              <w:marRight w:val="0"/>
              <w:marTop w:val="0"/>
              <w:marBottom w:val="0"/>
              <w:divBdr>
                <w:top w:val="none" w:sz="0" w:space="0" w:color="auto"/>
                <w:left w:val="none" w:sz="0" w:space="0" w:color="auto"/>
                <w:bottom w:val="none" w:sz="0" w:space="0" w:color="auto"/>
                <w:right w:val="none" w:sz="0" w:space="0" w:color="auto"/>
              </w:divBdr>
            </w:div>
            <w:div w:id="800075235">
              <w:marLeft w:val="0"/>
              <w:marRight w:val="0"/>
              <w:marTop w:val="0"/>
              <w:marBottom w:val="0"/>
              <w:divBdr>
                <w:top w:val="none" w:sz="0" w:space="0" w:color="auto"/>
                <w:left w:val="none" w:sz="0" w:space="0" w:color="auto"/>
                <w:bottom w:val="none" w:sz="0" w:space="0" w:color="auto"/>
                <w:right w:val="none" w:sz="0" w:space="0" w:color="auto"/>
              </w:divBdr>
            </w:div>
            <w:div w:id="1814323266">
              <w:marLeft w:val="0"/>
              <w:marRight w:val="0"/>
              <w:marTop w:val="0"/>
              <w:marBottom w:val="0"/>
              <w:divBdr>
                <w:top w:val="none" w:sz="0" w:space="0" w:color="auto"/>
                <w:left w:val="none" w:sz="0" w:space="0" w:color="auto"/>
                <w:bottom w:val="none" w:sz="0" w:space="0" w:color="auto"/>
                <w:right w:val="none" w:sz="0" w:space="0" w:color="auto"/>
              </w:divBdr>
            </w:div>
            <w:div w:id="1475563108">
              <w:marLeft w:val="0"/>
              <w:marRight w:val="0"/>
              <w:marTop w:val="0"/>
              <w:marBottom w:val="0"/>
              <w:divBdr>
                <w:top w:val="none" w:sz="0" w:space="0" w:color="auto"/>
                <w:left w:val="none" w:sz="0" w:space="0" w:color="auto"/>
                <w:bottom w:val="none" w:sz="0" w:space="0" w:color="auto"/>
                <w:right w:val="none" w:sz="0" w:space="0" w:color="auto"/>
              </w:divBdr>
            </w:div>
            <w:div w:id="37634216">
              <w:marLeft w:val="0"/>
              <w:marRight w:val="0"/>
              <w:marTop w:val="0"/>
              <w:marBottom w:val="0"/>
              <w:divBdr>
                <w:top w:val="none" w:sz="0" w:space="0" w:color="auto"/>
                <w:left w:val="none" w:sz="0" w:space="0" w:color="auto"/>
                <w:bottom w:val="none" w:sz="0" w:space="0" w:color="auto"/>
                <w:right w:val="none" w:sz="0" w:space="0" w:color="auto"/>
              </w:divBdr>
            </w:div>
            <w:div w:id="28455174">
              <w:marLeft w:val="0"/>
              <w:marRight w:val="0"/>
              <w:marTop w:val="0"/>
              <w:marBottom w:val="0"/>
              <w:divBdr>
                <w:top w:val="none" w:sz="0" w:space="0" w:color="auto"/>
                <w:left w:val="none" w:sz="0" w:space="0" w:color="auto"/>
                <w:bottom w:val="none" w:sz="0" w:space="0" w:color="auto"/>
                <w:right w:val="none" w:sz="0" w:space="0" w:color="auto"/>
              </w:divBdr>
            </w:div>
          </w:divsChild>
        </w:div>
        <w:div w:id="2097820372">
          <w:marLeft w:val="0"/>
          <w:marRight w:val="0"/>
          <w:marTop w:val="0"/>
          <w:marBottom w:val="0"/>
          <w:divBdr>
            <w:top w:val="none" w:sz="0" w:space="0" w:color="auto"/>
            <w:left w:val="none" w:sz="0" w:space="0" w:color="auto"/>
            <w:bottom w:val="none" w:sz="0" w:space="0" w:color="auto"/>
            <w:right w:val="none" w:sz="0" w:space="0" w:color="auto"/>
          </w:divBdr>
          <w:divsChild>
            <w:div w:id="67844920">
              <w:marLeft w:val="0"/>
              <w:marRight w:val="0"/>
              <w:marTop w:val="0"/>
              <w:marBottom w:val="0"/>
              <w:divBdr>
                <w:top w:val="none" w:sz="0" w:space="0" w:color="auto"/>
                <w:left w:val="none" w:sz="0" w:space="0" w:color="auto"/>
                <w:bottom w:val="none" w:sz="0" w:space="0" w:color="auto"/>
                <w:right w:val="none" w:sz="0" w:space="0" w:color="auto"/>
              </w:divBdr>
            </w:div>
            <w:div w:id="1824226859">
              <w:marLeft w:val="0"/>
              <w:marRight w:val="0"/>
              <w:marTop w:val="0"/>
              <w:marBottom w:val="0"/>
              <w:divBdr>
                <w:top w:val="none" w:sz="0" w:space="0" w:color="auto"/>
                <w:left w:val="none" w:sz="0" w:space="0" w:color="auto"/>
                <w:bottom w:val="none" w:sz="0" w:space="0" w:color="auto"/>
                <w:right w:val="none" w:sz="0" w:space="0" w:color="auto"/>
              </w:divBdr>
            </w:div>
            <w:div w:id="1560046083">
              <w:marLeft w:val="0"/>
              <w:marRight w:val="0"/>
              <w:marTop w:val="0"/>
              <w:marBottom w:val="0"/>
              <w:divBdr>
                <w:top w:val="none" w:sz="0" w:space="0" w:color="auto"/>
                <w:left w:val="none" w:sz="0" w:space="0" w:color="auto"/>
                <w:bottom w:val="none" w:sz="0" w:space="0" w:color="auto"/>
                <w:right w:val="none" w:sz="0" w:space="0" w:color="auto"/>
              </w:divBdr>
            </w:div>
            <w:div w:id="317198592">
              <w:marLeft w:val="0"/>
              <w:marRight w:val="0"/>
              <w:marTop w:val="0"/>
              <w:marBottom w:val="0"/>
              <w:divBdr>
                <w:top w:val="none" w:sz="0" w:space="0" w:color="auto"/>
                <w:left w:val="none" w:sz="0" w:space="0" w:color="auto"/>
                <w:bottom w:val="none" w:sz="0" w:space="0" w:color="auto"/>
                <w:right w:val="none" w:sz="0" w:space="0" w:color="auto"/>
              </w:divBdr>
            </w:div>
            <w:div w:id="853882411">
              <w:marLeft w:val="0"/>
              <w:marRight w:val="0"/>
              <w:marTop w:val="0"/>
              <w:marBottom w:val="0"/>
              <w:divBdr>
                <w:top w:val="none" w:sz="0" w:space="0" w:color="auto"/>
                <w:left w:val="none" w:sz="0" w:space="0" w:color="auto"/>
                <w:bottom w:val="none" w:sz="0" w:space="0" w:color="auto"/>
                <w:right w:val="none" w:sz="0" w:space="0" w:color="auto"/>
              </w:divBdr>
            </w:div>
            <w:div w:id="421293924">
              <w:marLeft w:val="0"/>
              <w:marRight w:val="0"/>
              <w:marTop w:val="0"/>
              <w:marBottom w:val="0"/>
              <w:divBdr>
                <w:top w:val="none" w:sz="0" w:space="0" w:color="auto"/>
                <w:left w:val="none" w:sz="0" w:space="0" w:color="auto"/>
                <w:bottom w:val="none" w:sz="0" w:space="0" w:color="auto"/>
                <w:right w:val="none" w:sz="0" w:space="0" w:color="auto"/>
              </w:divBdr>
            </w:div>
            <w:div w:id="1926526534">
              <w:marLeft w:val="0"/>
              <w:marRight w:val="0"/>
              <w:marTop w:val="0"/>
              <w:marBottom w:val="0"/>
              <w:divBdr>
                <w:top w:val="none" w:sz="0" w:space="0" w:color="auto"/>
                <w:left w:val="none" w:sz="0" w:space="0" w:color="auto"/>
                <w:bottom w:val="none" w:sz="0" w:space="0" w:color="auto"/>
                <w:right w:val="none" w:sz="0" w:space="0" w:color="auto"/>
              </w:divBdr>
            </w:div>
          </w:divsChild>
        </w:div>
        <w:div w:id="295836114">
          <w:marLeft w:val="0"/>
          <w:marRight w:val="0"/>
          <w:marTop w:val="0"/>
          <w:marBottom w:val="0"/>
          <w:divBdr>
            <w:top w:val="none" w:sz="0" w:space="0" w:color="auto"/>
            <w:left w:val="none" w:sz="0" w:space="0" w:color="auto"/>
            <w:bottom w:val="none" w:sz="0" w:space="0" w:color="auto"/>
            <w:right w:val="none" w:sz="0" w:space="0" w:color="auto"/>
          </w:divBdr>
          <w:divsChild>
            <w:div w:id="198472219">
              <w:marLeft w:val="0"/>
              <w:marRight w:val="0"/>
              <w:marTop w:val="0"/>
              <w:marBottom w:val="0"/>
              <w:divBdr>
                <w:top w:val="none" w:sz="0" w:space="0" w:color="auto"/>
                <w:left w:val="none" w:sz="0" w:space="0" w:color="auto"/>
                <w:bottom w:val="none" w:sz="0" w:space="0" w:color="auto"/>
                <w:right w:val="none" w:sz="0" w:space="0" w:color="auto"/>
              </w:divBdr>
            </w:div>
            <w:div w:id="818497733">
              <w:marLeft w:val="0"/>
              <w:marRight w:val="0"/>
              <w:marTop w:val="0"/>
              <w:marBottom w:val="0"/>
              <w:divBdr>
                <w:top w:val="none" w:sz="0" w:space="0" w:color="auto"/>
                <w:left w:val="none" w:sz="0" w:space="0" w:color="auto"/>
                <w:bottom w:val="none" w:sz="0" w:space="0" w:color="auto"/>
                <w:right w:val="none" w:sz="0" w:space="0" w:color="auto"/>
              </w:divBdr>
            </w:div>
            <w:div w:id="1168250220">
              <w:marLeft w:val="0"/>
              <w:marRight w:val="0"/>
              <w:marTop w:val="0"/>
              <w:marBottom w:val="0"/>
              <w:divBdr>
                <w:top w:val="none" w:sz="0" w:space="0" w:color="auto"/>
                <w:left w:val="none" w:sz="0" w:space="0" w:color="auto"/>
                <w:bottom w:val="none" w:sz="0" w:space="0" w:color="auto"/>
                <w:right w:val="none" w:sz="0" w:space="0" w:color="auto"/>
              </w:divBdr>
            </w:div>
            <w:div w:id="1861162194">
              <w:marLeft w:val="0"/>
              <w:marRight w:val="0"/>
              <w:marTop w:val="0"/>
              <w:marBottom w:val="0"/>
              <w:divBdr>
                <w:top w:val="none" w:sz="0" w:space="0" w:color="auto"/>
                <w:left w:val="none" w:sz="0" w:space="0" w:color="auto"/>
                <w:bottom w:val="none" w:sz="0" w:space="0" w:color="auto"/>
                <w:right w:val="none" w:sz="0" w:space="0" w:color="auto"/>
              </w:divBdr>
            </w:div>
            <w:div w:id="1057431238">
              <w:marLeft w:val="0"/>
              <w:marRight w:val="0"/>
              <w:marTop w:val="0"/>
              <w:marBottom w:val="0"/>
              <w:divBdr>
                <w:top w:val="none" w:sz="0" w:space="0" w:color="auto"/>
                <w:left w:val="none" w:sz="0" w:space="0" w:color="auto"/>
                <w:bottom w:val="none" w:sz="0" w:space="0" w:color="auto"/>
                <w:right w:val="none" w:sz="0" w:space="0" w:color="auto"/>
              </w:divBdr>
            </w:div>
            <w:div w:id="786697117">
              <w:marLeft w:val="0"/>
              <w:marRight w:val="0"/>
              <w:marTop w:val="0"/>
              <w:marBottom w:val="0"/>
              <w:divBdr>
                <w:top w:val="none" w:sz="0" w:space="0" w:color="auto"/>
                <w:left w:val="none" w:sz="0" w:space="0" w:color="auto"/>
                <w:bottom w:val="none" w:sz="0" w:space="0" w:color="auto"/>
                <w:right w:val="none" w:sz="0" w:space="0" w:color="auto"/>
              </w:divBdr>
            </w:div>
            <w:div w:id="164634078">
              <w:marLeft w:val="0"/>
              <w:marRight w:val="0"/>
              <w:marTop w:val="0"/>
              <w:marBottom w:val="0"/>
              <w:divBdr>
                <w:top w:val="none" w:sz="0" w:space="0" w:color="auto"/>
                <w:left w:val="none" w:sz="0" w:space="0" w:color="auto"/>
                <w:bottom w:val="none" w:sz="0" w:space="0" w:color="auto"/>
                <w:right w:val="none" w:sz="0" w:space="0" w:color="auto"/>
              </w:divBdr>
            </w:div>
            <w:div w:id="1448768006">
              <w:marLeft w:val="0"/>
              <w:marRight w:val="0"/>
              <w:marTop w:val="0"/>
              <w:marBottom w:val="0"/>
              <w:divBdr>
                <w:top w:val="none" w:sz="0" w:space="0" w:color="auto"/>
                <w:left w:val="none" w:sz="0" w:space="0" w:color="auto"/>
                <w:bottom w:val="none" w:sz="0" w:space="0" w:color="auto"/>
                <w:right w:val="none" w:sz="0" w:space="0" w:color="auto"/>
              </w:divBdr>
            </w:div>
            <w:div w:id="2018188590">
              <w:marLeft w:val="0"/>
              <w:marRight w:val="0"/>
              <w:marTop w:val="0"/>
              <w:marBottom w:val="0"/>
              <w:divBdr>
                <w:top w:val="none" w:sz="0" w:space="0" w:color="auto"/>
                <w:left w:val="none" w:sz="0" w:space="0" w:color="auto"/>
                <w:bottom w:val="none" w:sz="0" w:space="0" w:color="auto"/>
                <w:right w:val="none" w:sz="0" w:space="0" w:color="auto"/>
              </w:divBdr>
            </w:div>
            <w:div w:id="2046951523">
              <w:marLeft w:val="0"/>
              <w:marRight w:val="0"/>
              <w:marTop w:val="0"/>
              <w:marBottom w:val="0"/>
              <w:divBdr>
                <w:top w:val="none" w:sz="0" w:space="0" w:color="auto"/>
                <w:left w:val="none" w:sz="0" w:space="0" w:color="auto"/>
                <w:bottom w:val="none" w:sz="0" w:space="0" w:color="auto"/>
                <w:right w:val="none" w:sz="0" w:space="0" w:color="auto"/>
              </w:divBdr>
            </w:div>
            <w:div w:id="1426535661">
              <w:marLeft w:val="0"/>
              <w:marRight w:val="0"/>
              <w:marTop w:val="0"/>
              <w:marBottom w:val="0"/>
              <w:divBdr>
                <w:top w:val="none" w:sz="0" w:space="0" w:color="auto"/>
                <w:left w:val="none" w:sz="0" w:space="0" w:color="auto"/>
                <w:bottom w:val="none" w:sz="0" w:space="0" w:color="auto"/>
                <w:right w:val="none" w:sz="0" w:space="0" w:color="auto"/>
              </w:divBdr>
            </w:div>
            <w:div w:id="2119641975">
              <w:marLeft w:val="0"/>
              <w:marRight w:val="0"/>
              <w:marTop w:val="0"/>
              <w:marBottom w:val="0"/>
              <w:divBdr>
                <w:top w:val="none" w:sz="0" w:space="0" w:color="auto"/>
                <w:left w:val="none" w:sz="0" w:space="0" w:color="auto"/>
                <w:bottom w:val="none" w:sz="0" w:space="0" w:color="auto"/>
                <w:right w:val="none" w:sz="0" w:space="0" w:color="auto"/>
              </w:divBdr>
            </w:div>
            <w:div w:id="29452368">
              <w:marLeft w:val="0"/>
              <w:marRight w:val="0"/>
              <w:marTop w:val="0"/>
              <w:marBottom w:val="0"/>
              <w:divBdr>
                <w:top w:val="none" w:sz="0" w:space="0" w:color="auto"/>
                <w:left w:val="none" w:sz="0" w:space="0" w:color="auto"/>
                <w:bottom w:val="none" w:sz="0" w:space="0" w:color="auto"/>
                <w:right w:val="none" w:sz="0" w:space="0" w:color="auto"/>
              </w:divBdr>
            </w:div>
            <w:div w:id="1965113175">
              <w:marLeft w:val="0"/>
              <w:marRight w:val="0"/>
              <w:marTop w:val="0"/>
              <w:marBottom w:val="0"/>
              <w:divBdr>
                <w:top w:val="none" w:sz="0" w:space="0" w:color="auto"/>
                <w:left w:val="none" w:sz="0" w:space="0" w:color="auto"/>
                <w:bottom w:val="none" w:sz="0" w:space="0" w:color="auto"/>
                <w:right w:val="none" w:sz="0" w:space="0" w:color="auto"/>
              </w:divBdr>
            </w:div>
            <w:div w:id="372854956">
              <w:marLeft w:val="0"/>
              <w:marRight w:val="0"/>
              <w:marTop w:val="0"/>
              <w:marBottom w:val="0"/>
              <w:divBdr>
                <w:top w:val="none" w:sz="0" w:space="0" w:color="auto"/>
                <w:left w:val="none" w:sz="0" w:space="0" w:color="auto"/>
                <w:bottom w:val="none" w:sz="0" w:space="0" w:color="auto"/>
                <w:right w:val="none" w:sz="0" w:space="0" w:color="auto"/>
              </w:divBdr>
            </w:div>
            <w:div w:id="1811825560">
              <w:marLeft w:val="0"/>
              <w:marRight w:val="0"/>
              <w:marTop w:val="0"/>
              <w:marBottom w:val="0"/>
              <w:divBdr>
                <w:top w:val="none" w:sz="0" w:space="0" w:color="auto"/>
                <w:left w:val="none" w:sz="0" w:space="0" w:color="auto"/>
                <w:bottom w:val="none" w:sz="0" w:space="0" w:color="auto"/>
                <w:right w:val="none" w:sz="0" w:space="0" w:color="auto"/>
              </w:divBdr>
            </w:div>
            <w:div w:id="1265573148">
              <w:marLeft w:val="0"/>
              <w:marRight w:val="0"/>
              <w:marTop w:val="0"/>
              <w:marBottom w:val="0"/>
              <w:divBdr>
                <w:top w:val="none" w:sz="0" w:space="0" w:color="auto"/>
                <w:left w:val="none" w:sz="0" w:space="0" w:color="auto"/>
                <w:bottom w:val="none" w:sz="0" w:space="0" w:color="auto"/>
                <w:right w:val="none" w:sz="0" w:space="0" w:color="auto"/>
              </w:divBdr>
            </w:div>
            <w:div w:id="971592814">
              <w:marLeft w:val="0"/>
              <w:marRight w:val="0"/>
              <w:marTop w:val="0"/>
              <w:marBottom w:val="0"/>
              <w:divBdr>
                <w:top w:val="none" w:sz="0" w:space="0" w:color="auto"/>
                <w:left w:val="none" w:sz="0" w:space="0" w:color="auto"/>
                <w:bottom w:val="none" w:sz="0" w:space="0" w:color="auto"/>
                <w:right w:val="none" w:sz="0" w:space="0" w:color="auto"/>
              </w:divBdr>
            </w:div>
            <w:div w:id="594170222">
              <w:marLeft w:val="0"/>
              <w:marRight w:val="0"/>
              <w:marTop w:val="0"/>
              <w:marBottom w:val="0"/>
              <w:divBdr>
                <w:top w:val="none" w:sz="0" w:space="0" w:color="auto"/>
                <w:left w:val="none" w:sz="0" w:space="0" w:color="auto"/>
                <w:bottom w:val="none" w:sz="0" w:space="0" w:color="auto"/>
                <w:right w:val="none" w:sz="0" w:space="0" w:color="auto"/>
              </w:divBdr>
            </w:div>
            <w:div w:id="194734598">
              <w:marLeft w:val="0"/>
              <w:marRight w:val="0"/>
              <w:marTop w:val="0"/>
              <w:marBottom w:val="0"/>
              <w:divBdr>
                <w:top w:val="none" w:sz="0" w:space="0" w:color="auto"/>
                <w:left w:val="none" w:sz="0" w:space="0" w:color="auto"/>
                <w:bottom w:val="none" w:sz="0" w:space="0" w:color="auto"/>
                <w:right w:val="none" w:sz="0" w:space="0" w:color="auto"/>
              </w:divBdr>
            </w:div>
            <w:div w:id="410205042">
              <w:marLeft w:val="0"/>
              <w:marRight w:val="0"/>
              <w:marTop w:val="0"/>
              <w:marBottom w:val="0"/>
              <w:divBdr>
                <w:top w:val="none" w:sz="0" w:space="0" w:color="auto"/>
                <w:left w:val="none" w:sz="0" w:space="0" w:color="auto"/>
                <w:bottom w:val="none" w:sz="0" w:space="0" w:color="auto"/>
                <w:right w:val="none" w:sz="0" w:space="0" w:color="auto"/>
              </w:divBdr>
            </w:div>
            <w:div w:id="566770446">
              <w:marLeft w:val="0"/>
              <w:marRight w:val="0"/>
              <w:marTop w:val="0"/>
              <w:marBottom w:val="0"/>
              <w:divBdr>
                <w:top w:val="none" w:sz="0" w:space="0" w:color="auto"/>
                <w:left w:val="none" w:sz="0" w:space="0" w:color="auto"/>
                <w:bottom w:val="none" w:sz="0" w:space="0" w:color="auto"/>
                <w:right w:val="none" w:sz="0" w:space="0" w:color="auto"/>
              </w:divBdr>
              <w:divsChild>
                <w:div w:id="527184032">
                  <w:marLeft w:val="0"/>
                  <w:marRight w:val="0"/>
                  <w:marTop w:val="0"/>
                  <w:marBottom w:val="0"/>
                  <w:divBdr>
                    <w:top w:val="none" w:sz="0" w:space="0" w:color="auto"/>
                    <w:left w:val="none" w:sz="0" w:space="0" w:color="auto"/>
                    <w:bottom w:val="none" w:sz="0" w:space="0" w:color="auto"/>
                    <w:right w:val="none" w:sz="0" w:space="0" w:color="auto"/>
                  </w:divBdr>
                </w:div>
                <w:div w:id="2079087256">
                  <w:marLeft w:val="0"/>
                  <w:marRight w:val="0"/>
                  <w:marTop w:val="0"/>
                  <w:marBottom w:val="0"/>
                  <w:divBdr>
                    <w:top w:val="none" w:sz="0" w:space="0" w:color="auto"/>
                    <w:left w:val="none" w:sz="0" w:space="0" w:color="auto"/>
                    <w:bottom w:val="none" w:sz="0" w:space="0" w:color="auto"/>
                    <w:right w:val="none" w:sz="0" w:space="0" w:color="auto"/>
                  </w:divBdr>
                </w:div>
                <w:div w:id="153374078">
                  <w:marLeft w:val="0"/>
                  <w:marRight w:val="0"/>
                  <w:marTop w:val="0"/>
                  <w:marBottom w:val="0"/>
                  <w:divBdr>
                    <w:top w:val="none" w:sz="0" w:space="0" w:color="auto"/>
                    <w:left w:val="none" w:sz="0" w:space="0" w:color="auto"/>
                    <w:bottom w:val="none" w:sz="0" w:space="0" w:color="auto"/>
                    <w:right w:val="none" w:sz="0" w:space="0" w:color="auto"/>
                  </w:divBdr>
                </w:div>
                <w:div w:id="213589412">
                  <w:marLeft w:val="0"/>
                  <w:marRight w:val="0"/>
                  <w:marTop w:val="0"/>
                  <w:marBottom w:val="0"/>
                  <w:divBdr>
                    <w:top w:val="none" w:sz="0" w:space="0" w:color="auto"/>
                    <w:left w:val="none" w:sz="0" w:space="0" w:color="auto"/>
                    <w:bottom w:val="none" w:sz="0" w:space="0" w:color="auto"/>
                    <w:right w:val="none" w:sz="0" w:space="0" w:color="auto"/>
                  </w:divBdr>
                </w:div>
              </w:divsChild>
            </w:div>
            <w:div w:id="270943786">
              <w:marLeft w:val="0"/>
              <w:marRight w:val="0"/>
              <w:marTop w:val="0"/>
              <w:marBottom w:val="0"/>
              <w:divBdr>
                <w:top w:val="none" w:sz="0" w:space="0" w:color="auto"/>
                <w:left w:val="none" w:sz="0" w:space="0" w:color="auto"/>
                <w:bottom w:val="none" w:sz="0" w:space="0" w:color="auto"/>
                <w:right w:val="none" w:sz="0" w:space="0" w:color="auto"/>
              </w:divBdr>
            </w:div>
            <w:div w:id="1457944024">
              <w:marLeft w:val="0"/>
              <w:marRight w:val="0"/>
              <w:marTop w:val="0"/>
              <w:marBottom w:val="0"/>
              <w:divBdr>
                <w:top w:val="none" w:sz="0" w:space="0" w:color="auto"/>
                <w:left w:val="none" w:sz="0" w:space="0" w:color="auto"/>
                <w:bottom w:val="none" w:sz="0" w:space="0" w:color="auto"/>
                <w:right w:val="none" w:sz="0" w:space="0" w:color="auto"/>
              </w:divBdr>
            </w:div>
          </w:divsChild>
        </w:div>
        <w:div w:id="1556351641">
          <w:marLeft w:val="0"/>
          <w:marRight w:val="0"/>
          <w:marTop w:val="0"/>
          <w:marBottom w:val="0"/>
          <w:divBdr>
            <w:top w:val="none" w:sz="0" w:space="0" w:color="auto"/>
            <w:left w:val="none" w:sz="0" w:space="0" w:color="auto"/>
            <w:bottom w:val="none" w:sz="0" w:space="0" w:color="auto"/>
            <w:right w:val="none" w:sz="0" w:space="0" w:color="auto"/>
          </w:divBdr>
          <w:divsChild>
            <w:div w:id="778254249">
              <w:marLeft w:val="0"/>
              <w:marRight w:val="0"/>
              <w:marTop w:val="0"/>
              <w:marBottom w:val="0"/>
              <w:divBdr>
                <w:top w:val="none" w:sz="0" w:space="0" w:color="auto"/>
                <w:left w:val="none" w:sz="0" w:space="0" w:color="auto"/>
                <w:bottom w:val="none" w:sz="0" w:space="0" w:color="auto"/>
                <w:right w:val="none" w:sz="0" w:space="0" w:color="auto"/>
              </w:divBdr>
            </w:div>
            <w:div w:id="1703554282">
              <w:marLeft w:val="0"/>
              <w:marRight w:val="0"/>
              <w:marTop w:val="0"/>
              <w:marBottom w:val="0"/>
              <w:divBdr>
                <w:top w:val="none" w:sz="0" w:space="0" w:color="auto"/>
                <w:left w:val="none" w:sz="0" w:space="0" w:color="auto"/>
                <w:bottom w:val="none" w:sz="0" w:space="0" w:color="auto"/>
                <w:right w:val="none" w:sz="0" w:space="0" w:color="auto"/>
              </w:divBdr>
            </w:div>
            <w:div w:id="640384764">
              <w:marLeft w:val="0"/>
              <w:marRight w:val="0"/>
              <w:marTop w:val="0"/>
              <w:marBottom w:val="0"/>
              <w:divBdr>
                <w:top w:val="none" w:sz="0" w:space="0" w:color="auto"/>
                <w:left w:val="none" w:sz="0" w:space="0" w:color="auto"/>
                <w:bottom w:val="none" w:sz="0" w:space="0" w:color="auto"/>
                <w:right w:val="none" w:sz="0" w:space="0" w:color="auto"/>
              </w:divBdr>
            </w:div>
            <w:div w:id="1087535446">
              <w:marLeft w:val="0"/>
              <w:marRight w:val="0"/>
              <w:marTop w:val="0"/>
              <w:marBottom w:val="0"/>
              <w:divBdr>
                <w:top w:val="none" w:sz="0" w:space="0" w:color="auto"/>
                <w:left w:val="none" w:sz="0" w:space="0" w:color="auto"/>
                <w:bottom w:val="none" w:sz="0" w:space="0" w:color="auto"/>
                <w:right w:val="none" w:sz="0" w:space="0" w:color="auto"/>
              </w:divBdr>
            </w:div>
            <w:div w:id="245501934">
              <w:marLeft w:val="0"/>
              <w:marRight w:val="0"/>
              <w:marTop w:val="0"/>
              <w:marBottom w:val="0"/>
              <w:divBdr>
                <w:top w:val="none" w:sz="0" w:space="0" w:color="auto"/>
                <w:left w:val="none" w:sz="0" w:space="0" w:color="auto"/>
                <w:bottom w:val="none" w:sz="0" w:space="0" w:color="auto"/>
                <w:right w:val="none" w:sz="0" w:space="0" w:color="auto"/>
              </w:divBdr>
            </w:div>
            <w:div w:id="894195965">
              <w:marLeft w:val="0"/>
              <w:marRight w:val="0"/>
              <w:marTop w:val="0"/>
              <w:marBottom w:val="0"/>
              <w:divBdr>
                <w:top w:val="none" w:sz="0" w:space="0" w:color="auto"/>
                <w:left w:val="none" w:sz="0" w:space="0" w:color="auto"/>
                <w:bottom w:val="none" w:sz="0" w:space="0" w:color="auto"/>
                <w:right w:val="none" w:sz="0" w:space="0" w:color="auto"/>
              </w:divBdr>
            </w:div>
            <w:div w:id="8528817">
              <w:marLeft w:val="0"/>
              <w:marRight w:val="0"/>
              <w:marTop w:val="0"/>
              <w:marBottom w:val="0"/>
              <w:divBdr>
                <w:top w:val="none" w:sz="0" w:space="0" w:color="auto"/>
                <w:left w:val="none" w:sz="0" w:space="0" w:color="auto"/>
                <w:bottom w:val="none" w:sz="0" w:space="0" w:color="auto"/>
                <w:right w:val="none" w:sz="0" w:space="0" w:color="auto"/>
              </w:divBdr>
            </w:div>
            <w:div w:id="1276715055">
              <w:marLeft w:val="0"/>
              <w:marRight w:val="0"/>
              <w:marTop w:val="0"/>
              <w:marBottom w:val="0"/>
              <w:divBdr>
                <w:top w:val="none" w:sz="0" w:space="0" w:color="auto"/>
                <w:left w:val="none" w:sz="0" w:space="0" w:color="auto"/>
                <w:bottom w:val="none" w:sz="0" w:space="0" w:color="auto"/>
                <w:right w:val="none" w:sz="0" w:space="0" w:color="auto"/>
              </w:divBdr>
            </w:div>
            <w:div w:id="1072385285">
              <w:marLeft w:val="0"/>
              <w:marRight w:val="0"/>
              <w:marTop w:val="0"/>
              <w:marBottom w:val="0"/>
              <w:divBdr>
                <w:top w:val="none" w:sz="0" w:space="0" w:color="auto"/>
                <w:left w:val="none" w:sz="0" w:space="0" w:color="auto"/>
                <w:bottom w:val="none" w:sz="0" w:space="0" w:color="auto"/>
                <w:right w:val="none" w:sz="0" w:space="0" w:color="auto"/>
              </w:divBdr>
            </w:div>
            <w:div w:id="1428111544">
              <w:marLeft w:val="0"/>
              <w:marRight w:val="0"/>
              <w:marTop w:val="0"/>
              <w:marBottom w:val="0"/>
              <w:divBdr>
                <w:top w:val="none" w:sz="0" w:space="0" w:color="auto"/>
                <w:left w:val="none" w:sz="0" w:space="0" w:color="auto"/>
                <w:bottom w:val="none" w:sz="0" w:space="0" w:color="auto"/>
                <w:right w:val="none" w:sz="0" w:space="0" w:color="auto"/>
              </w:divBdr>
            </w:div>
            <w:div w:id="1702323203">
              <w:marLeft w:val="0"/>
              <w:marRight w:val="0"/>
              <w:marTop w:val="0"/>
              <w:marBottom w:val="0"/>
              <w:divBdr>
                <w:top w:val="none" w:sz="0" w:space="0" w:color="auto"/>
                <w:left w:val="none" w:sz="0" w:space="0" w:color="auto"/>
                <w:bottom w:val="none" w:sz="0" w:space="0" w:color="auto"/>
                <w:right w:val="none" w:sz="0" w:space="0" w:color="auto"/>
              </w:divBdr>
            </w:div>
            <w:div w:id="2086299414">
              <w:marLeft w:val="0"/>
              <w:marRight w:val="0"/>
              <w:marTop w:val="0"/>
              <w:marBottom w:val="0"/>
              <w:divBdr>
                <w:top w:val="none" w:sz="0" w:space="0" w:color="auto"/>
                <w:left w:val="none" w:sz="0" w:space="0" w:color="auto"/>
                <w:bottom w:val="none" w:sz="0" w:space="0" w:color="auto"/>
                <w:right w:val="none" w:sz="0" w:space="0" w:color="auto"/>
              </w:divBdr>
            </w:div>
          </w:divsChild>
        </w:div>
        <w:div w:id="85814112">
          <w:marLeft w:val="0"/>
          <w:marRight w:val="0"/>
          <w:marTop w:val="0"/>
          <w:marBottom w:val="0"/>
          <w:divBdr>
            <w:top w:val="none" w:sz="0" w:space="0" w:color="auto"/>
            <w:left w:val="none" w:sz="0" w:space="0" w:color="auto"/>
            <w:bottom w:val="none" w:sz="0" w:space="0" w:color="auto"/>
            <w:right w:val="none" w:sz="0" w:space="0" w:color="auto"/>
          </w:divBdr>
          <w:divsChild>
            <w:div w:id="631980365">
              <w:marLeft w:val="0"/>
              <w:marRight w:val="0"/>
              <w:marTop w:val="0"/>
              <w:marBottom w:val="0"/>
              <w:divBdr>
                <w:top w:val="none" w:sz="0" w:space="0" w:color="auto"/>
                <w:left w:val="none" w:sz="0" w:space="0" w:color="auto"/>
                <w:bottom w:val="none" w:sz="0" w:space="0" w:color="auto"/>
                <w:right w:val="none" w:sz="0" w:space="0" w:color="auto"/>
              </w:divBdr>
            </w:div>
            <w:div w:id="1044792514">
              <w:marLeft w:val="0"/>
              <w:marRight w:val="0"/>
              <w:marTop w:val="0"/>
              <w:marBottom w:val="0"/>
              <w:divBdr>
                <w:top w:val="none" w:sz="0" w:space="0" w:color="auto"/>
                <w:left w:val="none" w:sz="0" w:space="0" w:color="auto"/>
                <w:bottom w:val="none" w:sz="0" w:space="0" w:color="auto"/>
                <w:right w:val="none" w:sz="0" w:space="0" w:color="auto"/>
              </w:divBdr>
            </w:div>
            <w:div w:id="1698118569">
              <w:marLeft w:val="0"/>
              <w:marRight w:val="0"/>
              <w:marTop w:val="0"/>
              <w:marBottom w:val="0"/>
              <w:divBdr>
                <w:top w:val="none" w:sz="0" w:space="0" w:color="auto"/>
                <w:left w:val="none" w:sz="0" w:space="0" w:color="auto"/>
                <w:bottom w:val="none" w:sz="0" w:space="0" w:color="auto"/>
                <w:right w:val="none" w:sz="0" w:space="0" w:color="auto"/>
              </w:divBdr>
            </w:div>
            <w:div w:id="1593706225">
              <w:marLeft w:val="0"/>
              <w:marRight w:val="0"/>
              <w:marTop w:val="0"/>
              <w:marBottom w:val="0"/>
              <w:divBdr>
                <w:top w:val="none" w:sz="0" w:space="0" w:color="auto"/>
                <w:left w:val="none" w:sz="0" w:space="0" w:color="auto"/>
                <w:bottom w:val="none" w:sz="0" w:space="0" w:color="auto"/>
                <w:right w:val="none" w:sz="0" w:space="0" w:color="auto"/>
              </w:divBdr>
            </w:div>
            <w:div w:id="1371566303">
              <w:marLeft w:val="0"/>
              <w:marRight w:val="0"/>
              <w:marTop w:val="0"/>
              <w:marBottom w:val="0"/>
              <w:divBdr>
                <w:top w:val="none" w:sz="0" w:space="0" w:color="auto"/>
                <w:left w:val="none" w:sz="0" w:space="0" w:color="auto"/>
                <w:bottom w:val="none" w:sz="0" w:space="0" w:color="auto"/>
                <w:right w:val="none" w:sz="0" w:space="0" w:color="auto"/>
              </w:divBdr>
            </w:div>
            <w:div w:id="841357940">
              <w:marLeft w:val="0"/>
              <w:marRight w:val="0"/>
              <w:marTop w:val="0"/>
              <w:marBottom w:val="0"/>
              <w:divBdr>
                <w:top w:val="none" w:sz="0" w:space="0" w:color="auto"/>
                <w:left w:val="none" w:sz="0" w:space="0" w:color="auto"/>
                <w:bottom w:val="none" w:sz="0" w:space="0" w:color="auto"/>
                <w:right w:val="none" w:sz="0" w:space="0" w:color="auto"/>
              </w:divBdr>
            </w:div>
            <w:div w:id="1678145178">
              <w:marLeft w:val="0"/>
              <w:marRight w:val="0"/>
              <w:marTop w:val="0"/>
              <w:marBottom w:val="0"/>
              <w:divBdr>
                <w:top w:val="none" w:sz="0" w:space="0" w:color="auto"/>
                <w:left w:val="none" w:sz="0" w:space="0" w:color="auto"/>
                <w:bottom w:val="none" w:sz="0" w:space="0" w:color="auto"/>
                <w:right w:val="none" w:sz="0" w:space="0" w:color="auto"/>
              </w:divBdr>
            </w:div>
            <w:div w:id="286935621">
              <w:marLeft w:val="0"/>
              <w:marRight w:val="0"/>
              <w:marTop w:val="0"/>
              <w:marBottom w:val="0"/>
              <w:divBdr>
                <w:top w:val="none" w:sz="0" w:space="0" w:color="auto"/>
                <w:left w:val="none" w:sz="0" w:space="0" w:color="auto"/>
                <w:bottom w:val="none" w:sz="0" w:space="0" w:color="auto"/>
                <w:right w:val="none" w:sz="0" w:space="0" w:color="auto"/>
              </w:divBdr>
            </w:div>
            <w:div w:id="1683315207">
              <w:marLeft w:val="0"/>
              <w:marRight w:val="0"/>
              <w:marTop w:val="0"/>
              <w:marBottom w:val="0"/>
              <w:divBdr>
                <w:top w:val="none" w:sz="0" w:space="0" w:color="auto"/>
                <w:left w:val="none" w:sz="0" w:space="0" w:color="auto"/>
                <w:bottom w:val="none" w:sz="0" w:space="0" w:color="auto"/>
                <w:right w:val="none" w:sz="0" w:space="0" w:color="auto"/>
              </w:divBdr>
            </w:div>
            <w:div w:id="1861770965">
              <w:marLeft w:val="0"/>
              <w:marRight w:val="0"/>
              <w:marTop w:val="0"/>
              <w:marBottom w:val="0"/>
              <w:divBdr>
                <w:top w:val="none" w:sz="0" w:space="0" w:color="auto"/>
                <w:left w:val="none" w:sz="0" w:space="0" w:color="auto"/>
                <w:bottom w:val="none" w:sz="0" w:space="0" w:color="auto"/>
                <w:right w:val="none" w:sz="0" w:space="0" w:color="auto"/>
              </w:divBdr>
            </w:div>
            <w:div w:id="1218934230">
              <w:marLeft w:val="0"/>
              <w:marRight w:val="0"/>
              <w:marTop w:val="0"/>
              <w:marBottom w:val="0"/>
              <w:divBdr>
                <w:top w:val="none" w:sz="0" w:space="0" w:color="auto"/>
                <w:left w:val="none" w:sz="0" w:space="0" w:color="auto"/>
                <w:bottom w:val="none" w:sz="0" w:space="0" w:color="auto"/>
                <w:right w:val="none" w:sz="0" w:space="0" w:color="auto"/>
              </w:divBdr>
            </w:div>
            <w:div w:id="968902657">
              <w:marLeft w:val="0"/>
              <w:marRight w:val="0"/>
              <w:marTop w:val="0"/>
              <w:marBottom w:val="0"/>
              <w:divBdr>
                <w:top w:val="none" w:sz="0" w:space="0" w:color="auto"/>
                <w:left w:val="none" w:sz="0" w:space="0" w:color="auto"/>
                <w:bottom w:val="none" w:sz="0" w:space="0" w:color="auto"/>
                <w:right w:val="none" w:sz="0" w:space="0" w:color="auto"/>
              </w:divBdr>
            </w:div>
            <w:div w:id="1660889947">
              <w:marLeft w:val="0"/>
              <w:marRight w:val="0"/>
              <w:marTop w:val="0"/>
              <w:marBottom w:val="0"/>
              <w:divBdr>
                <w:top w:val="none" w:sz="0" w:space="0" w:color="auto"/>
                <w:left w:val="none" w:sz="0" w:space="0" w:color="auto"/>
                <w:bottom w:val="none" w:sz="0" w:space="0" w:color="auto"/>
                <w:right w:val="none" w:sz="0" w:space="0" w:color="auto"/>
              </w:divBdr>
            </w:div>
            <w:div w:id="1197691582">
              <w:marLeft w:val="0"/>
              <w:marRight w:val="0"/>
              <w:marTop w:val="0"/>
              <w:marBottom w:val="0"/>
              <w:divBdr>
                <w:top w:val="none" w:sz="0" w:space="0" w:color="auto"/>
                <w:left w:val="none" w:sz="0" w:space="0" w:color="auto"/>
                <w:bottom w:val="none" w:sz="0" w:space="0" w:color="auto"/>
                <w:right w:val="none" w:sz="0" w:space="0" w:color="auto"/>
              </w:divBdr>
            </w:div>
            <w:div w:id="1884100176">
              <w:marLeft w:val="0"/>
              <w:marRight w:val="0"/>
              <w:marTop w:val="0"/>
              <w:marBottom w:val="0"/>
              <w:divBdr>
                <w:top w:val="none" w:sz="0" w:space="0" w:color="auto"/>
                <w:left w:val="none" w:sz="0" w:space="0" w:color="auto"/>
                <w:bottom w:val="none" w:sz="0" w:space="0" w:color="auto"/>
                <w:right w:val="none" w:sz="0" w:space="0" w:color="auto"/>
              </w:divBdr>
            </w:div>
            <w:div w:id="85465990">
              <w:marLeft w:val="0"/>
              <w:marRight w:val="0"/>
              <w:marTop w:val="0"/>
              <w:marBottom w:val="0"/>
              <w:divBdr>
                <w:top w:val="none" w:sz="0" w:space="0" w:color="auto"/>
                <w:left w:val="none" w:sz="0" w:space="0" w:color="auto"/>
                <w:bottom w:val="none" w:sz="0" w:space="0" w:color="auto"/>
                <w:right w:val="none" w:sz="0" w:space="0" w:color="auto"/>
              </w:divBdr>
            </w:div>
            <w:div w:id="1965697603">
              <w:marLeft w:val="0"/>
              <w:marRight w:val="0"/>
              <w:marTop w:val="0"/>
              <w:marBottom w:val="0"/>
              <w:divBdr>
                <w:top w:val="none" w:sz="0" w:space="0" w:color="auto"/>
                <w:left w:val="none" w:sz="0" w:space="0" w:color="auto"/>
                <w:bottom w:val="none" w:sz="0" w:space="0" w:color="auto"/>
                <w:right w:val="none" w:sz="0" w:space="0" w:color="auto"/>
              </w:divBdr>
            </w:div>
            <w:div w:id="1936018730">
              <w:marLeft w:val="0"/>
              <w:marRight w:val="0"/>
              <w:marTop w:val="0"/>
              <w:marBottom w:val="0"/>
              <w:divBdr>
                <w:top w:val="none" w:sz="0" w:space="0" w:color="auto"/>
                <w:left w:val="none" w:sz="0" w:space="0" w:color="auto"/>
                <w:bottom w:val="none" w:sz="0" w:space="0" w:color="auto"/>
                <w:right w:val="none" w:sz="0" w:space="0" w:color="auto"/>
              </w:divBdr>
            </w:div>
            <w:div w:id="1515919048">
              <w:marLeft w:val="0"/>
              <w:marRight w:val="0"/>
              <w:marTop w:val="0"/>
              <w:marBottom w:val="0"/>
              <w:divBdr>
                <w:top w:val="none" w:sz="0" w:space="0" w:color="auto"/>
                <w:left w:val="none" w:sz="0" w:space="0" w:color="auto"/>
                <w:bottom w:val="none" w:sz="0" w:space="0" w:color="auto"/>
                <w:right w:val="none" w:sz="0" w:space="0" w:color="auto"/>
              </w:divBdr>
            </w:div>
            <w:div w:id="2080907592">
              <w:marLeft w:val="0"/>
              <w:marRight w:val="0"/>
              <w:marTop w:val="0"/>
              <w:marBottom w:val="0"/>
              <w:divBdr>
                <w:top w:val="none" w:sz="0" w:space="0" w:color="auto"/>
                <w:left w:val="none" w:sz="0" w:space="0" w:color="auto"/>
                <w:bottom w:val="none" w:sz="0" w:space="0" w:color="auto"/>
                <w:right w:val="none" w:sz="0" w:space="0" w:color="auto"/>
              </w:divBdr>
            </w:div>
            <w:div w:id="1455757881">
              <w:marLeft w:val="0"/>
              <w:marRight w:val="0"/>
              <w:marTop w:val="0"/>
              <w:marBottom w:val="0"/>
              <w:divBdr>
                <w:top w:val="none" w:sz="0" w:space="0" w:color="auto"/>
                <w:left w:val="none" w:sz="0" w:space="0" w:color="auto"/>
                <w:bottom w:val="none" w:sz="0" w:space="0" w:color="auto"/>
                <w:right w:val="none" w:sz="0" w:space="0" w:color="auto"/>
              </w:divBdr>
            </w:div>
            <w:div w:id="492182377">
              <w:marLeft w:val="0"/>
              <w:marRight w:val="0"/>
              <w:marTop w:val="0"/>
              <w:marBottom w:val="0"/>
              <w:divBdr>
                <w:top w:val="none" w:sz="0" w:space="0" w:color="auto"/>
                <w:left w:val="none" w:sz="0" w:space="0" w:color="auto"/>
                <w:bottom w:val="none" w:sz="0" w:space="0" w:color="auto"/>
                <w:right w:val="none" w:sz="0" w:space="0" w:color="auto"/>
              </w:divBdr>
            </w:div>
            <w:div w:id="149449470">
              <w:marLeft w:val="0"/>
              <w:marRight w:val="0"/>
              <w:marTop w:val="0"/>
              <w:marBottom w:val="0"/>
              <w:divBdr>
                <w:top w:val="none" w:sz="0" w:space="0" w:color="auto"/>
                <w:left w:val="none" w:sz="0" w:space="0" w:color="auto"/>
                <w:bottom w:val="none" w:sz="0" w:space="0" w:color="auto"/>
                <w:right w:val="none" w:sz="0" w:space="0" w:color="auto"/>
              </w:divBdr>
            </w:div>
            <w:div w:id="1095900602">
              <w:marLeft w:val="0"/>
              <w:marRight w:val="0"/>
              <w:marTop w:val="0"/>
              <w:marBottom w:val="0"/>
              <w:divBdr>
                <w:top w:val="none" w:sz="0" w:space="0" w:color="auto"/>
                <w:left w:val="none" w:sz="0" w:space="0" w:color="auto"/>
                <w:bottom w:val="none" w:sz="0" w:space="0" w:color="auto"/>
                <w:right w:val="none" w:sz="0" w:space="0" w:color="auto"/>
              </w:divBdr>
            </w:div>
            <w:div w:id="2039890314">
              <w:marLeft w:val="0"/>
              <w:marRight w:val="0"/>
              <w:marTop w:val="0"/>
              <w:marBottom w:val="0"/>
              <w:divBdr>
                <w:top w:val="none" w:sz="0" w:space="0" w:color="auto"/>
                <w:left w:val="none" w:sz="0" w:space="0" w:color="auto"/>
                <w:bottom w:val="none" w:sz="0" w:space="0" w:color="auto"/>
                <w:right w:val="none" w:sz="0" w:space="0" w:color="auto"/>
              </w:divBdr>
            </w:div>
            <w:div w:id="1775782664">
              <w:marLeft w:val="0"/>
              <w:marRight w:val="0"/>
              <w:marTop w:val="0"/>
              <w:marBottom w:val="0"/>
              <w:divBdr>
                <w:top w:val="none" w:sz="0" w:space="0" w:color="auto"/>
                <w:left w:val="none" w:sz="0" w:space="0" w:color="auto"/>
                <w:bottom w:val="none" w:sz="0" w:space="0" w:color="auto"/>
                <w:right w:val="none" w:sz="0" w:space="0" w:color="auto"/>
              </w:divBdr>
            </w:div>
            <w:div w:id="122577141">
              <w:marLeft w:val="0"/>
              <w:marRight w:val="0"/>
              <w:marTop w:val="0"/>
              <w:marBottom w:val="0"/>
              <w:divBdr>
                <w:top w:val="none" w:sz="0" w:space="0" w:color="auto"/>
                <w:left w:val="none" w:sz="0" w:space="0" w:color="auto"/>
                <w:bottom w:val="none" w:sz="0" w:space="0" w:color="auto"/>
                <w:right w:val="none" w:sz="0" w:space="0" w:color="auto"/>
              </w:divBdr>
            </w:div>
            <w:div w:id="777025741">
              <w:marLeft w:val="0"/>
              <w:marRight w:val="0"/>
              <w:marTop w:val="0"/>
              <w:marBottom w:val="0"/>
              <w:divBdr>
                <w:top w:val="none" w:sz="0" w:space="0" w:color="auto"/>
                <w:left w:val="none" w:sz="0" w:space="0" w:color="auto"/>
                <w:bottom w:val="none" w:sz="0" w:space="0" w:color="auto"/>
                <w:right w:val="none" w:sz="0" w:space="0" w:color="auto"/>
              </w:divBdr>
            </w:div>
            <w:div w:id="1929921505">
              <w:marLeft w:val="0"/>
              <w:marRight w:val="0"/>
              <w:marTop w:val="0"/>
              <w:marBottom w:val="0"/>
              <w:divBdr>
                <w:top w:val="none" w:sz="0" w:space="0" w:color="auto"/>
                <w:left w:val="none" w:sz="0" w:space="0" w:color="auto"/>
                <w:bottom w:val="none" w:sz="0" w:space="0" w:color="auto"/>
                <w:right w:val="none" w:sz="0" w:space="0" w:color="auto"/>
              </w:divBdr>
            </w:div>
            <w:div w:id="629744415">
              <w:marLeft w:val="0"/>
              <w:marRight w:val="0"/>
              <w:marTop w:val="0"/>
              <w:marBottom w:val="0"/>
              <w:divBdr>
                <w:top w:val="none" w:sz="0" w:space="0" w:color="auto"/>
                <w:left w:val="none" w:sz="0" w:space="0" w:color="auto"/>
                <w:bottom w:val="none" w:sz="0" w:space="0" w:color="auto"/>
                <w:right w:val="none" w:sz="0" w:space="0" w:color="auto"/>
              </w:divBdr>
            </w:div>
            <w:div w:id="1540512747">
              <w:marLeft w:val="0"/>
              <w:marRight w:val="0"/>
              <w:marTop w:val="0"/>
              <w:marBottom w:val="0"/>
              <w:divBdr>
                <w:top w:val="none" w:sz="0" w:space="0" w:color="auto"/>
                <w:left w:val="none" w:sz="0" w:space="0" w:color="auto"/>
                <w:bottom w:val="none" w:sz="0" w:space="0" w:color="auto"/>
                <w:right w:val="none" w:sz="0" w:space="0" w:color="auto"/>
              </w:divBdr>
            </w:div>
            <w:div w:id="1684241408">
              <w:marLeft w:val="0"/>
              <w:marRight w:val="0"/>
              <w:marTop w:val="0"/>
              <w:marBottom w:val="0"/>
              <w:divBdr>
                <w:top w:val="none" w:sz="0" w:space="0" w:color="auto"/>
                <w:left w:val="none" w:sz="0" w:space="0" w:color="auto"/>
                <w:bottom w:val="none" w:sz="0" w:space="0" w:color="auto"/>
                <w:right w:val="none" w:sz="0" w:space="0" w:color="auto"/>
              </w:divBdr>
            </w:div>
            <w:div w:id="885947136">
              <w:marLeft w:val="0"/>
              <w:marRight w:val="0"/>
              <w:marTop w:val="0"/>
              <w:marBottom w:val="0"/>
              <w:divBdr>
                <w:top w:val="none" w:sz="0" w:space="0" w:color="auto"/>
                <w:left w:val="none" w:sz="0" w:space="0" w:color="auto"/>
                <w:bottom w:val="none" w:sz="0" w:space="0" w:color="auto"/>
                <w:right w:val="none" w:sz="0" w:space="0" w:color="auto"/>
              </w:divBdr>
            </w:div>
            <w:div w:id="1289820829">
              <w:marLeft w:val="0"/>
              <w:marRight w:val="0"/>
              <w:marTop w:val="0"/>
              <w:marBottom w:val="0"/>
              <w:divBdr>
                <w:top w:val="none" w:sz="0" w:space="0" w:color="auto"/>
                <w:left w:val="none" w:sz="0" w:space="0" w:color="auto"/>
                <w:bottom w:val="none" w:sz="0" w:space="0" w:color="auto"/>
                <w:right w:val="none" w:sz="0" w:space="0" w:color="auto"/>
              </w:divBdr>
            </w:div>
            <w:div w:id="431048303">
              <w:marLeft w:val="0"/>
              <w:marRight w:val="0"/>
              <w:marTop w:val="0"/>
              <w:marBottom w:val="0"/>
              <w:divBdr>
                <w:top w:val="none" w:sz="0" w:space="0" w:color="auto"/>
                <w:left w:val="none" w:sz="0" w:space="0" w:color="auto"/>
                <w:bottom w:val="none" w:sz="0" w:space="0" w:color="auto"/>
                <w:right w:val="none" w:sz="0" w:space="0" w:color="auto"/>
              </w:divBdr>
            </w:div>
            <w:div w:id="541750770">
              <w:marLeft w:val="0"/>
              <w:marRight w:val="0"/>
              <w:marTop w:val="0"/>
              <w:marBottom w:val="0"/>
              <w:divBdr>
                <w:top w:val="none" w:sz="0" w:space="0" w:color="auto"/>
                <w:left w:val="none" w:sz="0" w:space="0" w:color="auto"/>
                <w:bottom w:val="none" w:sz="0" w:space="0" w:color="auto"/>
                <w:right w:val="none" w:sz="0" w:space="0" w:color="auto"/>
              </w:divBdr>
            </w:div>
            <w:div w:id="2087653769">
              <w:marLeft w:val="0"/>
              <w:marRight w:val="0"/>
              <w:marTop w:val="0"/>
              <w:marBottom w:val="0"/>
              <w:divBdr>
                <w:top w:val="none" w:sz="0" w:space="0" w:color="auto"/>
                <w:left w:val="none" w:sz="0" w:space="0" w:color="auto"/>
                <w:bottom w:val="none" w:sz="0" w:space="0" w:color="auto"/>
                <w:right w:val="none" w:sz="0" w:space="0" w:color="auto"/>
              </w:divBdr>
            </w:div>
            <w:div w:id="977496106">
              <w:marLeft w:val="0"/>
              <w:marRight w:val="0"/>
              <w:marTop w:val="0"/>
              <w:marBottom w:val="0"/>
              <w:divBdr>
                <w:top w:val="none" w:sz="0" w:space="0" w:color="auto"/>
                <w:left w:val="none" w:sz="0" w:space="0" w:color="auto"/>
                <w:bottom w:val="none" w:sz="0" w:space="0" w:color="auto"/>
                <w:right w:val="none" w:sz="0" w:space="0" w:color="auto"/>
              </w:divBdr>
            </w:div>
            <w:div w:id="1218779837">
              <w:marLeft w:val="0"/>
              <w:marRight w:val="0"/>
              <w:marTop w:val="0"/>
              <w:marBottom w:val="0"/>
              <w:divBdr>
                <w:top w:val="none" w:sz="0" w:space="0" w:color="auto"/>
                <w:left w:val="none" w:sz="0" w:space="0" w:color="auto"/>
                <w:bottom w:val="none" w:sz="0" w:space="0" w:color="auto"/>
                <w:right w:val="none" w:sz="0" w:space="0" w:color="auto"/>
              </w:divBdr>
            </w:div>
            <w:div w:id="1518274005">
              <w:marLeft w:val="0"/>
              <w:marRight w:val="0"/>
              <w:marTop w:val="0"/>
              <w:marBottom w:val="0"/>
              <w:divBdr>
                <w:top w:val="none" w:sz="0" w:space="0" w:color="auto"/>
                <w:left w:val="none" w:sz="0" w:space="0" w:color="auto"/>
                <w:bottom w:val="none" w:sz="0" w:space="0" w:color="auto"/>
                <w:right w:val="none" w:sz="0" w:space="0" w:color="auto"/>
              </w:divBdr>
            </w:div>
            <w:div w:id="1227451804">
              <w:marLeft w:val="0"/>
              <w:marRight w:val="0"/>
              <w:marTop w:val="0"/>
              <w:marBottom w:val="0"/>
              <w:divBdr>
                <w:top w:val="none" w:sz="0" w:space="0" w:color="auto"/>
                <w:left w:val="none" w:sz="0" w:space="0" w:color="auto"/>
                <w:bottom w:val="none" w:sz="0" w:space="0" w:color="auto"/>
                <w:right w:val="none" w:sz="0" w:space="0" w:color="auto"/>
              </w:divBdr>
            </w:div>
            <w:div w:id="730075002">
              <w:marLeft w:val="0"/>
              <w:marRight w:val="0"/>
              <w:marTop w:val="0"/>
              <w:marBottom w:val="0"/>
              <w:divBdr>
                <w:top w:val="none" w:sz="0" w:space="0" w:color="auto"/>
                <w:left w:val="none" w:sz="0" w:space="0" w:color="auto"/>
                <w:bottom w:val="none" w:sz="0" w:space="0" w:color="auto"/>
                <w:right w:val="none" w:sz="0" w:space="0" w:color="auto"/>
              </w:divBdr>
            </w:div>
            <w:div w:id="1014261935">
              <w:marLeft w:val="0"/>
              <w:marRight w:val="0"/>
              <w:marTop w:val="0"/>
              <w:marBottom w:val="0"/>
              <w:divBdr>
                <w:top w:val="none" w:sz="0" w:space="0" w:color="auto"/>
                <w:left w:val="none" w:sz="0" w:space="0" w:color="auto"/>
                <w:bottom w:val="none" w:sz="0" w:space="0" w:color="auto"/>
                <w:right w:val="none" w:sz="0" w:space="0" w:color="auto"/>
              </w:divBdr>
            </w:div>
            <w:div w:id="994992400">
              <w:marLeft w:val="0"/>
              <w:marRight w:val="0"/>
              <w:marTop w:val="0"/>
              <w:marBottom w:val="0"/>
              <w:divBdr>
                <w:top w:val="none" w:sz="0" w:space="0" w:color="auto"/>
                <w:left w:val="none" w:sz="0" w:space="0" w:color="auto"/>
                <w:bottom w:val="none" w:sz="0" w:space="0" w:color="auto"/>
                <w:right w:val="none" w:sz="0" w:space="0" w:color="auto"/>
              </w:divBdr>
            </w:div>
            <w:div w:id="1218400829">
              <w:marLeft w:val="0"/>
              <w:marRight w:val="0"/>
              <w:marTop w:val="0"/>
              <w:marBottom w:val="0"/>
              <w:divBdr>
                <w:top w:val="none" w:sz="0" w:space="0" w:color="auto"/>
                <w:left w:val="none" w:sz="0" w:space="0" w:color="auto"/>
                <w:bottom w:val="none" w:sz="0" w:space="0" w:color="auto"/>
                <w:right w:val="none" w:sz="0" w:space="0" w:color="auto"/>
              </w:divBdr>
            </w:div>
            <w:div w:id="2091585161">
              <w:marLeft w:val="0"/>
              <w:marRight w:val="0"/>
              <w:marTop w:val="0"/>
              <w:marBottom w:val="0"/>
              <w:divBdr>
                <w:top w:val="none" w:sz="0" w:space="0" w:color="auto"/>
                <w:left w:val="none" w:sz="0" w:space="0" w:color="auto"/>
                <w:bottom w:val="none" w:sz="0" w:space="0" w:color="auto"/>
                <w:right w:val="none" w:sz="0" w:space="0" w:color="auto"/>
              </w:divBdr>
            </w:div>
            <w:div w:id="598173290">
              <w:marLeft w:val="0"/>
              <w:marRight w:val="0"/>
              <w:marTop w:val="0"/>
              <w:marBottom w:val="0"/>
              <w:divBdr>
                <w:top w:val="none" w:sz="0" w:space="0" w:color="auto"/>
                <w:left w:val="none" w:sz="0" w:space="0" w:color="auto"/>
                <w:bottom w:val="none" w:sz="0" w:space="0" w:color="auto"/>
                <w:right w:val="none" w:sz="0" w:space="0" w:color="auto"/>
              </w:divBdr>
            </w:div>
            <w:div w:id="622007530">
              <w:marLeft w:val="0"/>
              <w:marRight w:val="0"/>
              <w:marTop w:val="0"/>
              <w:marBottom w:val="0"/>
              <w:divBdr>
                <w:top w:val="none" w:sz="0" w:space="0" w:color="auto"/>
                <w:left w:val="none" w:sz="0" w:space="0" w:color="auto"/>
                <w:bottom w:val="none" w:sz="0" w:space="0" w:color="auto"/>
                <w:right w:val="none" w:sz="0" w:space="0" w:color="auto"/>
              </w:divBdr>
            </w:div>
            <w:div w:id="1560558050">
              <w:marLeft w:val="0"/>
              <w:marRight w:val="0"/>
              <w:marTop w:val="0"/>
              <w:marBottom w:val="0"/>
              <w:divBdr>
                <w:top w:val="none" w:sz="0" w:space="0" w:color="auto"/>
                <w:left w:val="none" w:sz="0" w:space="0" w:color="auto"/>
                <w:bottom w:val="none" w:sz="0" w:space="0" w:color="auto"/>
                <w:right w:val="none" w:sz="0" w:space="0" w:color="auto"/>
              </w:divBdr>
            </w:div>
            <w:div w:id="853769207">
              <w:marLeft w:val="0"/>
              <w:marRight w:val="0"/>
              <w:marTop w:val="0"/>
              <w:marBottom w:val="0"/>
              <w:divBdr>
                <w:top w:val="none" w:sz="0" w:space="0" w:color="auto"/>
                <w:left w:val="none" w:sz="0" w:space="0" w:color="auto"/>
                <w:bottom w:val="none" w:sz="0" w:space="0" w:color="auto"/>
                <w:right w:val="none" w:sz="0" w:space="0" w:color="auto"/>
              </w:divBdr>
            </w:div>
            <w:div w:id="1425109936">
              <w:marLeft w:val="0"/>
              <w:marRight w:val="0"/>
              <w:marTop w:val="0"/>
              <w:marBottom w:val="0"/>
              <w:divBdr>
                <w:top w:val="none" w:sz="0" w:space="0" w:color="auto"/>
                <w:left w:val="none" w:sz="0" w:space="0" w:color="auto"/>
                <w:bottom w:val="none" w:sz="0" w:space="0" w:color="auto"/>
                <w:right w:val="none" w:sz="0" w:space="0" w:color="auto"/>
              </w:divBdr>
            </w:div>
            <w:div w:id="1676804129">
              <w:marLeft w:val="0"/>
              <w:marRight w:val="0"/>
              <w:marTop w:val="0"/>
              <w:marBottom w:val="0"/>
              <w:divBdr>
                <w:top w:val="none" w:sz="0" w:space="0" w:color="auto"/>
                <w:left w:val="none" w:sz="0" w:space="0" w:color="auto"/>
                <w:bottom w:val="none" w:sz="0" w:space="0" w:color="auto"/>
                <w:right w:val="none" w:sz="0" w:space="0" w:color="auto"/>
              </w:divBdr>
            </w:div>
            <w:div w:id="1892686992">
              <w:marLeft w:val="0"/>
              <w:marRight w:val="0"/>
              <w:marTop w:val="0"/>
              <w:marBottom w:val="0"/>
              <w:divBdr>
                <w:top w:val="none" w:sz="0" w:space="0" w:color="auto"/>
                <w:left w:val="none" w:sz="0" w:space="0" w:color="auto"/>
                <w:bottom w:val="none" w:sz="0" w:space="0" w:color="auto"/>
                <w:right w:val="none" w:sz="0" w:space="0" w:color="auto"/>
              </w:divBdr>
            </w:div>
            <w:div w:id="1579552668">
              <w:marLeft w:val="0"/>
              <w:marRight w:val="0"/>
              <w:marTop w:val="0"/>
              <w:marBottom w:val="0"/>
              <w:divBdr>
                <w:top w:val="none" w:sz="0" w:space="0" w:color="auto"/>
                <w:left w:val="none" w:sz="0" w:space="0" w:color="auto"/>
                <w:bottom w:val="none" w:sz="0" w:space="0" w:color="auto"/>
                <w:right w:val="none" w:sz="0" w:space="0" w:color="auto"/>
              </w:divBdr>
            </w:div>
            <w:div w:id="1493714419">
              <w:marLeft w:val="0"/>
              <w:marRight w:val="0"/>
              <w:marTop w:val="0"/>
              <w:marBottom w:val="0"/>
              <w:divBdr>
                <w:top w:val="none" w:sz="0" w:space="0" w:color="auto"/>
                <w:left w:val="none" w:sz="0" w:space="0" w:color="auto"/>
                <w:bottom w:val="none" w:sz="0" w:space="0" w:color="auto"/>
                <w:right w:val="none" w:sz="0" w:space="0" w:color="auto"/>
              </w:divBdr>
            </w:div>
            <w:div w:id="368528086">
              <w:marLeft w:val="0"/>
              <w:marRight w:val="0"/>
              <w:marTop w:val="0"/>
              <w:marBottom w:val="0"/>
              <w:divBdr>
                <w:top w:val="none" w:sz="0" w:space="0" w:color="auto"/>
                <w:left w:val="none" w:sz="0" w:space="0" w:color="auto"/>
                <w:bottom w:val="none" w:sz="0" w:space="0" w:color="auto"/>
                <w:right w:val="none" w:sz="0" w:space="0" w:color="auto"/>
              </w:divBdr>
            </w:div>
            <w:div w:id="172955767">
              <w:marLeft w:val="0"/>
              <w:marRight w:val="0"/>
              <w:marTop w:val="0"/>
              <w:marBottom w:val="0"/>
              <w:divBdr>
                <w:top w:val="none" w:sz="0" w:space="0" w:color="auto"/>
                <w:left w:val="none" w:sz="0" w:space="0" w:color="auto"/>
                <w:bottom w:val="none" w:sz="0" w:space="0" w:color="auto"/>
                <w:right w:val="none" w:sz="0" w:space="0" w:color="auto"/>
              </w:divBdr>
            </w:div>
            <w:div w:id="574978911">
              <w:marLeft w:val="0"/>
              <w:marRight w:val="0"/>
              <w:marTop w:val="0"/>
              <w:marBottom w:val="0"/>
              <w:divBdr>
                <w:top w:val="none" w:sz="0" w:space="0" w:color="auto"/>
                <w:left w:val="none" w:sz="0" w:space="0" w:color="auto"/>
                <w:bottom w:val="none" w:sz="0" w:space="0" w:color="auto"/>
                <w:right w:val="none" w:sz="0" w:space="0" w:color="auto"/>
              </w:divBdr>
            </w:div>
            <w:div w:id="459957967">
              <w:marLeft w:val="0"/>
              <w:marRight w:val="0"/>
              <w:marTop w:val="0"/>
              <w:marBottom w:val="0"/>
              <w:divBdr>
                <w:top w:val="none" w:sz="0" w:space="0" w:color="auto"/>
                <w:left w:val="none" w:sz="0" w:space="0" w:color="auto"/>
                <w:bottom w:val="none" w:sz="0" w:space="0" w:color="auto"/>
                <w:right w:val="none" w:sz="0" w:space="0" w:color="auto"/>
              </w:divBdr>
            </w:div>
            <w:div w:id="1142190709">
              <w:marLeft w:val="0"/>
              <w:marRight w:val="0"/>
              <w:marTop w:val="0"/>
              <w:marBottom w:val="0"/>
              <w:divBdr>
                <w:top w:val="none" w:sz="0" w:space="0" w:color="auto"/>
                <w:left w:val="none" w:sz="0" w:space="0" w:color="auto"/>
                <w:bottom w:val="none" w:sz="0" w:space="0" w:color="auto"/>
                <w:right w:val="none" w:sz="0" w:space="0" w:color="auto"/>
              </w:divBdr>
            </w:div>
            <w:div w:id="710038358">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453404385">
              <w:marLeft w:val="0"/>
              <w:marRight w:val="0"/>
              <w:marTop w:val="0"/>
              <w:marBottom w:val="0"/>
              <w:divBdr>
                <w:top w:val="none" w:sz="0" w:space="0" w:color="auto"/>
                <w:left w:val="none" w:sz="0" w:space="0" w:color="auto"/>
                <w:bottom w:val="none" w:sz="0" w:space="0" w:color="auto"/>
                <w:right w:val="none" w:sz="0" w:space="0" w:color="auto"/>
              </w:divBdr>
            </w:div>
            <w:div w:id="1887837310">
              <w:marLeft w:val="0"/>
              <w:marRight w:val="0"/>
              <w:marTop w:val="0"/>
              <w:marBottom w:val="0"/>
              <w:divBdr>
                <w:top w:val="none" w:sz="0" w:space="0" w:color="auto"/>
                <w:left w:val="none" w:sz="0" w:space="0" w:color="auto"/>
                <w:bottom w:val="none" w:sz="0" w:space="0" w:color="auto"/>
                <w:right w:val="none" w:sz="0" w:space="0" w:color="auto"/>
              </w:divBdr>
            </w:div>
            <w:div w:id="810369507">
              <w:marLeft w:val="0"/>
              <w:marRight w:val="0"/>
              <w:marTop w:val="0"/>
              <w:marBottom w:val="0"/>
              <w:divBdr>
                <w:top w:val="none" w:sz="0" w:space="0" w:color="auto"/>
                <w:left w:val="none" w:sz="0" w:space="0" w:color="auto"/>
                <w:bottom w:val="none" w:sz="0" w:space="0" w:color="auto"/>
                <w:right w:val="none" w:sz="0" w:space="0" w:color="auto"/>
              </w:divBdr>
            </w:div>
            <w:div w:id="1201475802">
              <w:marLeft w:val="0"/>
              <w:marRight w:val="0"/>
              <w:marTop w:val="0"/>
              <w:marBottom w:val="0"/>
              <w:divBdr>
                <w:top w:val="none" w:sz="0" w:space="0" w:color="auto"/>
                <w:left w:val="none" w:sz="0" w:space="0" w:color="auto"/>
                <w:bottom w:val="none" w:sz="0" w:space="0" w:color="auto"/>
                <w:right w:val="none" w:sz="0" w:space="0" w:color="auto"/>
              </w:divBdr>
            </w:div>
            <w:div w:id="19943111">
              <w:marLeft w:val="0"/>
              <w:marRight w:val="0"/>
              <w:marTop w:val="0"/>
              <w:marBottom w:val="0"/>
              <w:divBdr>
                <w:top w:val="none" w:sz="0" w:space="0" w:color="auto"/>
                <w:left w:val="none" w:sz="0" w:space="0" w:color="auto"/>
                <w:bottom w:val="none" w:sz="0" w:space="0" w:color="auto"/>
                <w:right w:val="none" w:sz="0" w:space="0" w:color="auto"/>
              </w:divBdr>
            </w:div>
            <w:div w:id="1468275192">
              <w:marLeft w:val="0"/>
              <w:marRight w:val="0"/>
              <w:marTop w:val="0"/>
              <w:marBottom w:val="0"/>
              <w:divBdr>
                <w:top w:val="none" w:sz="0" w:space="0" w:color="auto"/>
                <w:left w:val="none" w:sz="0" w:space="0" w:color="auto"/>
                <w:bottom w:val="none" w:sz="0" w:space="0" w:color="auto"/>
                <w:right w:val="none" w:sz="0" w:space="0" w:color="auto"/>
              </w:divBdr>
            </w:div>
            <w:div w:id="1422027092">
              <w:marLeft w:val="0"/>
              <w:marRight w:val="0"/>
              <w:marTop w:val="0"/>
              <w:marBottom w:val="0"/>
              <w:divBdr>
                <w:top w:val="none" w:sz="0" w:space="0" w:color="auto"/>
                <w:left w:val="none" w:sz="0" w:space="0" w:color="auto"/>
                <w:bottom w:val="none" w:sz="0" w:space="0" w:color="auto"/>
                <w:right w:val="none" w:sz="0" w:space="0" w:color="auto"/>
              </w:divBdr>
            </w:div>
            <w:div w:id="1371800442">
              <w:marLeft w:val="0"/>
              <w:marRight w:val="0"/>
              <w:marTop w:val="0"/>
              <w:marBottom w:val="0"/>
              <w:divBdr>
                <w:top w:val="none" w:sz="0" w:space="0" w:color="auto"/>
                <w:left w:val="none" w:sz="0" w:space="0" w:color="auto"/>
                <w:bottom w:val="none" w:sz="0" w:space="0" w:color="auto"/>
                <w:right w:val="none" w:sz="0" w:space="0" w:color="auto"/>
              </w:divBdr>
            </w:div>
            <w:div w:id="2031300636">
              <w:marLeft w:val="0"/>
              <w:marRight w:val="0"/>
              <w:marTop w:val="0"/>
              <w:marBottom w:val="0"/>
              <w:divBdr>
                <w:top w:val="none" w:sz="0" w:space="0" w:color="auto"/>
                <w:left w:val="none" w:sz="0" w:space="0" w:color="auto"/>
                <w:bottom w:val="none" w:sz="0" w:space="0" w:color="auto"/>
                <w:right w:val="none" w:sz="0" w:space="0" w:color="auto"/>
              </w:divBdr>
            </w:div>
            <w:div w:id="748427642">
              <w:marLeft w:val="0"/>
              <w:marRight w:val="0"/>
              <w:marTop w:val="0"/>
              <w:marBottom w:val="0"/>
              <w:divBdr>
                <w:top w:val="none" w:sz="0" w:space="0" w:color="auto"/>
                <w:left w:val="none" w:sz="0" w:space="0" w:color="auto"/>
                <w:bottom w:val="none" w:sz="0" w:space="0" w:color="auto"/>
                <w:right w:val="none" w:sz="0" w:space="0" w:color="auto"/>
              </w:divBdr>
            </w:div>
            <w:div w:id="1699162675">
              <w:marLeft w:val="0"/>
              <w:marRight w:val="0"/>
              <w:marTop w:val="0"/>
              <w:marBottom w:val="0"/>
              <w:divBdr>
                <w:top w:val="none" w:sz="0" w:space="0" w:color="auto"/>
                <w:left w:val="none" w:sz="0" w:space="0" w:color="auto"/>
                <w:bottom w:val="none" w:sz="0" w:space="0" w:color="auto"/>
                <w:right w:val="none" w:sz="0" w:space="0" w:color="auto"/>
              </w:divBdr>
            </w:div>
            <w:div w:id="124590980">
              <w:marLeft w:val="0"/>
              <w:marRight w:val="0"/>
              <w:marTop w:val="0"/>
              <w:marBottom w:val="0"/>
              <w:divBdr>
                <w:top w:val="none" w:sz="0" w:space="0" w:color="auto"/>
                <w:left w:val="none" w:sz="0" w:space="0" w:color="auto"/>
                <w:bottom w:val="none" w:sz="0" w:space="0" w:color="auto"/>
                <w:right w:val="none" w:sz="0" w:space="0" w:color="auto"/>
              </w:divBdr>
            </w:div>
            <w:div w:id="590622594">
              <w:marLeft w:val="0"/>
              <w:marRight w:val="0"/>
              <w:marTop w:val="0"/>
              <w:marBottom w:val="0"/>
              <w:divBdr>
                <w:top w:val="none" w:sz="0" w:space="0" w:color="auto"/>
                <w:left w:val="none" w:sz="0" w:space="0" w:color="auto"/>
                <w:bottom w:val="none" w:sz="0" w:space="0" w:color="auto"/>
                <w:right w:val="none" w:sz="0" w:space="0" w:color="auto"/>
              </w:divBdr>
            </w:div>
            <w:div w:id="418253235">
              <w:marLeft w:val="0"/>
              <w:marRight w:val="0"/>
              <w:marTop w:val="0"/>
              <w:marBottom w:val="0"/>
              <w:divBdr>
                <w:top w:val="none" w:sz="0" w:space="0" w:color="auto"/>
                <w:left w:val="none" w:sz="0" w:space="0" w:color="auto"/>
                <w:bottom w:val="none" w:sz="0" w:space="0" w:color="auto"/>
                <w:right w:val="none" w:sz="0" w:space="0" w:color="auto"/>
              </w:divBdr>
            </w:div>
            <w:div w:id="280959698">
              <w:marLeft w:val="0"/>
              <w:marRight w:val="0"/>
              <w:marTop w:val="0"/>
              <w:marBottom w:val="0"/>
              <w:divBdr>
                <w:top w:val="none" w:sz="0" w:space="0" w:color="auto"/>
                <w:left w:val="none" w:sz="0" w:space="0" w:color="auto"/>
                <w:bottom w:val="none" w:sz="0" w:space="0" w:color="auto"/>
                <w:right w:val="none" w:sz="0" w:space="0" w:color="auto"/>
              </w:divBdr>
            </w:div>
            <w:div w:id="185217764">
              <w:marLeft w:val="0"/>
              <w:marRight w:val="0"/>
              <w:marTop w:val="0"/>
              <w:marBottom w:val="0"/>
              <w:divBdr>
                <w:top w:val="none" w:sz="0" w:space="0" w:color="auto"/>
                <w:left w:val="none" w:sz="0" w:space="0" w:color="auto"/>
                <w:bottom w:val="none" w:sz="0" w:space="0" w:color="auto"/>
                <w:right w:val="none" w:sz="0" w:space="0" w:color="auto"/>
              </w:divBdr>
            </w:div>
            <w:div w:id="1556239124">
              <w:marLeft w:val="0"/>
              <w:marRight w:val="0"/>
              <w:marTop w:val="0"/>
              <w:marBottom w:val="0"/>
              <w:divBdr>
                <w:top w:val="none" w:sz="0" w:space="0" w:color="auto"/>
                <w:left w:val="none" w:sz="0" w:space="0" w:color="auto"/>
                <w:bottom w:val="none" w:sz="0" w:space="0" w:color="auto"/>
                <w:right w:val="none" w:sz="0" w:space="0" w:color="auto"/>
              </w:divBdr>
            </w:div>
            <w:div w:id="948270658">
              <w:marLeft w:val="0"/>
              <w:marRight w:val="0"/>
              <w:marTop w:val="0"/>
              <w:marBottom w:val="0"/>
              <w:divBdr>
                <w:top w:val="none" w:sz="0" w:space="0" w:color="auto"/>
                <w:left w:val="none" w:sz="0" w:space="0" w:color="auto"/>
                <w:bottom w:val="none" w:sz="0" w:space="0" w:color="auto"/>
                <w:right w:val="none" w:sz="0" w:space="0" w:color="auto"/>
              </w:divBdr>
            </w:div>
            <w:div w:id="1795177638">
              <w:marLeft w:val="0"/>
              <w:marRight w:val="0"/>
              <w:marTop w:val="0"/>
              <w:marBottom w:val="0"/>
              <w:divBdr>
                <w:top w:val="none" w:sz="0" w:space="0" w:color="auto"/>
                <w:left w:val="none" w:sz="0" w:space="0" w:color="auto"/>
                <w:bottom w:val="none" w:sz="0" w:space="0" w:color="auto"/>
                <w:right w:val="none" w:sz="0" w:space="0" w:color="auto"/>
              </w:divBdr>
            </w:div>
            <w:div w:id="1346202318">
              <w:marLeft w:val="0"/>
              <w:marRight w:val="0"/>
              <w:marTop w:val="0"/>
              <w:marBottom w:val="0"/>
              <w:divBdr>
                <w:top w:val="none" w:sz="0" w:space="0" w:color="auto"/>
                <w:left w:val="none" w:sz="0" w:space="0" w:color="auto"/>
                <w:bottom w:val="none" w:sz="0" w:space="0" w:color="auto"/>
                <w:right w:val="none" w:sz="0" w:space="0" w:color="auto"/>
              </w:divBdr>
            </w:div>
            <w:div w:id="2051415910">
              <w:marLeft w:val="0"/>
              <w:marRight w:val="0"/>
              <w:marTop w:val="0"/>
              <w:marBottom w:val="0"/>
              <w:divBdr>
                <w:top w:val="none" w:sz="0" w:space="0" w:color="auto"/>
                <w:left w:val="none" w:sz="0" w:space="0" w:color="auto"/>
                <w:bottom w:val="none" w:sz="0" w:space="0" w:color="auto"/>
                <w:right w:val="none" w:sz="0" w:space="0" w:color="auto"/>
              </w:divBdr>
            </w:div>
            <w:div w:id="217474781">
              <w:marLeft w:val="0"/>
              <w:marRight w:val="0"/>
              <w:marTop w:val="0"/>
              <w:marBottom w:val="0"/>
              <w:divBdr>
                <w:top w:val="none" w:sz="0" w:space="0" w:color="auto"/>
                <w:left w:val="none" w:sz="0" w:space="0" w:color="auto"/>
                <w:bottom w:val="none" w:sz="0" w:space="0" w:color="auto"/>
                <w:right w:val="none" w:sz="0" w:space="0" w:color="auto"/>
              </w:divBdr>
            </w:div>
            <w:div w:id="1273783089">
              <w:marLeft w:val="0"/>
              <w:marRight w:val="0"/>
              <w:marTop w:val="0"/>
              <w:marBottom w:val="0"/>
              <w:divBdr>
                <w:top w:val="none" w:sz="0" w:space="0" w:color="auto"/>
                <w:left w:val="none" w:sz="0" w:space="0" w:color="auto"/>
                <w:bottom w:val="none" w:sz="0" w:space="0" w:color="auto"/>
                <w:right w:val="none" w:sz="0" w:space="0" w:color="auto"/>
              </w:divBdr>
            </w:div>
            <w:div w:id="1995600444">
              <w:marLeft w:val="0"/>
              <w:marRight w:val="0"/>
              <w:marTop w:val="0"/>
              <w:marBottom w:val="0"/>
              <w:divBdr>
                <w:top w:val="none" w:sz="0" w:space="0" w:color="auto"/>
                <w:left w:val="none" w:sz="0" w:space="0" w:color="auto"/>
                <w:bottom w:val="none" w:sz="0" w:space="0" w:color="auto"/>
                <w:right w:val="none" w:sz="0" w:space="0" w:color="auto"/>
              </w:divBdr>
            </w:div>
            <w:div w:id="324404690">
              <w:marLeft w:val="0"/>
              <w:marRight w:val="0"/>
              <w:marTop w:val="0"/>
              <w:marBottom w:val="0"/>
              <w:divBdr>
                <w:top w:val="none" w:sz="0" w:space="0" w:color="auto"/>
                <w:left w:val="none" w:sz="0" w:space="0" w:color="auto"/>
                <w:bottom w:val="none" w:sz="0" w:space="0" w:color="auto"/>
                <w:right w:val="none" w:sz="0" w:space="0" w:color="auto"/>
              </w:divBdr>
            </w:div>
            <w:div w:id="1183737668">
              <w:marLeft w:val="0"/>
              <w:marRight w:val="0"/>
              <w:marTop w:val="0"/>
              <w:marBottom w:val="0"/>
              <w:divBdr>
                <w:top w:val="none" w:sz="0" w:space="0" w:color="auto"/>
                <w:left w:val="none" w:sz="0" w:space="0" w:color="auto"/>
                <w:bottom w:val="none" w:sz="0" w:space="0" w:color="auto"/>
                <w:right w:val="none" w:sz="0" w:space="0" w:color="auto"/>
              </w:divBdr>
            </w:div>
            <w:div w:id="876160999">
              <w:marLeft w:val="0"/>
              <w:marRight w:val="0"/>
              <w:marTop w:val="0"/>
              <w:marBottom w:val="0"/>
              <w:divBdr>
                <w:top w:val="none" w:sz="0" w:space="0" w:color="auto"/>
                <w:left w:val="none" w:sz="0" w:space="0" w:color="auto"/>
                <w:bottom w:val="none" w:sz="0" w:space="0" w:color="auto"/>
                <w:right w:val="none" w:sz="0" w:space="0" w:color="auto"/>
              </w:divBdr>
            </w:div>
            <w:div w:id="1726447499">
              <w:marLeft w:val="0"/>
              <w:marRight w:val="0"/>
              <w:marTop w:val="0"/>
              <w:marBottom w:val="0"/>
              <w:divBdr>
                <w:top w:val="none" w:sz="0" w:space="0" w:color="auto"/>
                <w:left w:val="none" w:sz="0" w:space="0" w:color="auto"/>
                <w:bottom w:val="none" w:sz="0" w:space="0" w:color="auto"/>
                <w:right w:val="none" w:sz="0" w:space="0" w:color="auto"/>
              </w:divBdr>
            </w:div>
            <w:div w:id="935401762">
              <w:marLeft w:val="0"/>
              <w:marRight w:val="0"/>
              <w:marTop w:val="0"/>
              <w:marBottom w:val="0"/>
              <w:divBdr>
                <w:top w:val="none" w:sz="0" w:space="0" w:color="auto"/>
                <w:left w:val="none" w:sz="0" w:space="0" w:color="auto"/>
                <w:bottom w:val="none" w:sz="0" w:space="0" w:color="auto"/>
                <w:right w:val="none" w:sz="0" w:space="0" w:color="auto"/>
              </w:divBdr>
            </w:div>
            <w:div w:id="795832902">
              <w:marLeft w:val="0"/>
              <w:marRight w:val="0"/>
              <w:marTop w:val="0"/>
              <w:marBottom w:val="0"/>
              <w:divBdr>
                <w:top w:val="none" w:sz="0" w:space="0" w:color="auto"/>
                <w:left w:val="none" w:sz="0" w:space="0" w:color="auto"/>
                <w:bottom w:val="none" w:sz="0" w:space="0" w:color="auto"/>
                <w:right w:val="none" w:sz="0" w:space="0" w:color="auto"/>
              </w:divBdr>
            </w:div>
            <w:div w:id="218443461">
              <w:marLeft w:val="0"/>
              <w:marRight w:val="0"/>
              <w:marTop w:val="0"/>
              <w:marBottom w:val="0"/>
              <w:divBdr>
                <w:top w:val="none" w:sz="0" w:space="0" w:color="auto"/>
                <w:left w:val="none" w:sz="0" w:space="0" w:color="auto"/>
                <w:bottom w:val="none" w:sz="0" w:space="0" w:color="auto"/>
                <w:right w:val="none" w:sz="0" w:space="0" w:color="auto"/>
              </w:divBdr>
            </w:div>
            <w:div w:id="1480267029">
              <w:marLeft w:val="0"/>
              <w:marRight w:val="0"/>
              <w:marTop w:val="0"/>
              <w:marBottom w:val="0"/>
              <w:divBdr>
                <w:top w:val="none" w:sz="0" w:space="0" w:color="auto"/>
                <w:left w:val="none" w:sz="0" w:space="0" w:color="auto"/>
                <w:bottom w:val="none" w:sz="0" w:space="0" w:color="auto"/>
                <w:right w:val="none" w:sz="0" w:space="0" w:color="auto"/>
              </w:divBdr>
            </w:div>
            <w:div w:id="1629311864">
              <w:marLeft w:val="0"/>
              <w:marRight w:val="0"/>
              <w:marTop w:val="0"/>
              <w:marBottom w:val="0"/>
              <w:divBdr>
                <w:top w:val="none" w:sz="0" w:space="0" w:color="auto"/>
                <w:left w:val="none" w:sz="0" w:space="0" w:color="auto"/>
                <w:bottom w:val="none" w:sz="0" w:space="0" w:color="auto"/>
                <w:right w:val="none" w:sz="0" w:space="0" w:color="auto"/>
              </w:divBdr>
            </w:div>
            <w:div w:id="1155029417">
              <w:marLeft w:val="0"/>
              <w:marRight w:val="0"/>
              <w:marTop w:val="0"/>
              <w:marBottom w:val="0"/>
              <w:divBdr>
                <w:top w:val="none" w:sz="0" w:space="0" w:color="auto"/>
                <w:left w:val="none" w:sz="0" w:space="0" w:color="auto"/>
                <w:bottom w:val="none" w:sz="0" w:space="0" w:color="auto"/>
                <w:right w:val="none" w:sz="0" w:space="0" w:color="auto"/>
              </w:divBdr>
            </w:div>
            <w:div w:id="1287586910">
              <w:marLeft w:val="0"/>
              <w:marRight w:val="0"/>
              <w:marTop w:val="0"/>
              <w:marBottom w:val="0"/>
              <w:divBdr>
                <w:top w:val="none" w:sz="0" w:space="0" w:color="auto"/>
                <w:left w:val="none" w:sz="0" w:space="0" w:color="auto"/>
                <w:bottom w:val="none" w:sz="0" w:space="0" w:color="auto"/>
                <w:right w:val="none" w:sz="0" w:space="0" w:color="auto"/>
              </w:divBdr>
            </w:div>
            <w:div w:id="190732136">
              <w:marLeft w:val="0"/>
              <w:marRight w:val="0"/>
              <w:marTop w:val="0"/>
              <w:marBottom w:val="0"/>
              <w:divBdr>
                <w:top w:val="none" w:sz="0" w:space="0" w:color="auto"/>
                <w:left w:val="none" w:sz="0" w:space="0" w:color="auto"/>
                <w:bottom w:val="none" w:sz="0" w:space="0" w:color="auto"/>
                <w:right w:val="none" w:sz="0" w:space="0" w:color="auto"/>
              </w:divBdr>
            </w:div>
            <w:div w:id="1259946648">
              <w:marLeft w:val="0"/>
              <w:marRight w:val="0"/>
              <w:marTop w:val="0"/>
              <w:marBottom w:val="0"/>
              <w:divBdr>
                <w:top w:val="none" w:sz="0" w:space="0" w:color="auto"/>
                <w:left w:val="none" w:sz="0" w:space="0" w:color="auto"/>
                <w:bottom w:val="none" w:sz="0" w:space="0" w:color="auto"/>
                <w:right w:val="none" w:sz="0" w:space="0" w:color="auto"/>
              </w:divBdr>
            </w:div>
            <w:div w:id="1618491449">
              <w:marLeft w:val="0"/>
              <w:marRight w:val="0"/>
              <w:marTop w:val="0"/>
              <w:marBottom w:val="0"/>
              <w:divBdr>
                <w:top w:val="none" w:sz="0" w:space="0" w:color="auto"/>
                <w:left w:val="none" w:sz="0" w:space="0" w:color="auto"/>
                <w:bottom w:val="none" w:sz="0" w:space="0" w:color="auto"/>
                <w:right w:val="none" w:sz="0" w:space="0" w:color="auto"/>
              </w:divBdr>
            </w:div>
            <w:div w:id="2008439429">
              <w:marLeft w:val="0"/>
              <w:marRight w:val="0"/>
              <w:marTop w:val="0"/>
              <w:marBottom w:val="0"/>
              <w:divBdr>
                <w:top w:val="none" w:sz="0" w:space="0" w:color="auto"/>
                <w:left w:val="none" w:sz="0" w:space="0" w:color="auto"/>
                <w:bottom w:val="none" w:sz="0" w:space="0" w:color="auto"/>
                <w:right w:val="none" w:sz="0" w:space="0" w:color="auto"/>
              </w:divBdr>
            </w:div>
            <w:div w:id="1011027356">
              <w:marLeft w:val="0"/>
              <w:marRight w:val="0"/>
              <w:marTop w:val="0"/>
              <w:marBottom w:val="0"/>
              <w:divBdr>
                <w:top w:val="none" w:sz="0" w:space="0" w:color="auto"/>
                <w:left w:val="none" w:sz="0" w:space="0" w:color="auto"/>
                <w:bottom w:val="none" w:sz="0" w:space="0" w:color="auto"/>
                <w:right w:val="none" w:sz="0" w:space="0" w:color="auto"/>
              </w:divBdr>
            </w:div>
            <w:div w:id="942683995">
              <w:marLeft w:val="0"/>
              <w:marRight w:val="0"/>
              <w:marTop w:val="0"/>
              <w:marBottom w:val="0"/>
              <w:divBdr>
                <w:top w:val="none" w:sz="0" w:space="0" w:color="auto"/>
                <w:left w:val="none" w:sz="0" w:space="0" w:color="auto"/>
                <w:bottom w:val="none" w:sz="0" w:space="0" w:color="auto"/>
                <w:right w:val="none" w:sz="0" w:space="0" w:color="auto"/>
              </w:divBdr>
            </w:div>
            <w:div w:id="672495251">
              <w:marLeft w:val="0"/>
              <w:marRight w:val="0"/>
              <w:marTop w:val="0"/>
              <w:marBottom w:val="0"/>
              <w:divBdr>
                <w:top w:val="none" w:sz="0" w:space="0" w:color="auto"/>
                <w:left w:val="none" w:sz="0" w:space="0" w:color="auto"/>
                <w:bottom w:val="none" w:sz="0" w:space="0" w:color="auto"/>
                <w:right w:val="none" w:sz="0" w:space="0" w:color="auto"/>
              </w:divBdr>
            </w:div>
            <w:div w:id="433329848">
              <w:marLeft w:val="0"/>
              <w:marRight w:val="0"/>
              <w:marTop w:val="0"/>
              <w:marBottom w:val="0"/>
              <w:divBdr>
                <w:top w:val="none" w:sz="0" w:space="0" w:color="auto"/>
                <w:left w:val="none" w:sz="0" w:space="0" w:color="auto"/>
                <w:bottom w:val="none" w:sz="0" w:space="0" w:color="auto"/>
                <w:right w:val="none" w:sz="0" w:space="0" w:color="auto"/>
              </w:divBdr>
            </w:div>
            <w:div w:id="275403596">
              <w:marLeft w:val="0"/>
              <w:marRight w:val="0"/>
              <w:marTop w:val="0"/>
              <w:marBottom w:val="0"/>
              <w:divBdr>
                <w:top w:val="none" w:sz="0" w:space="0" w:color="auto"/>
                <w:left w:val="none" w:sz="0" w:space="0" w:color="auto"/>
                <w:bottom w:val="none" w:sz="0" w:space="0" w:color="auto"/>
                <w:right w:val="none" w:sz="0" w:space="0" w:color="auto"/>
              </w:divBdr>
            </w:div>
            <w:div w:id="700546330">
              <w:marLeft w:val="0"/>
              <w:marRight w:val="0"/>
              <w:marTop w:val="0"/>
              <w:marBottom w:val="0"/>
              <w:divBdr>
                <w:top w:val="none" w:sz="0" w:space="0" w:color="auto"/>
                <w:left w:val="none" w:sz="0" w:space="0" w:color="auto"/>
                <w:bottom w:val="none" w:sz="0" w:space="0" w:color="auto"/>
                <w:right w:val="none" w:sz="0" w:space="0" w:color="auto"/>
              </w:divBdr>
            </w:div>
            <w:div w:id="1855268631">
              <w:marLeft w:val="0"/>
              <w:marRight w:val="0"/>
              <w:marTop w:val="0"/>
              <w:marBottom w:val="0"/>
              <w:divBdr>
                <w:top w:val="none" w:sz="0" w:space="0" w:color="auto"/>
                <w:left w:val="none" w:sz="0" w:space="0" w:color="auto"/>
                <w:bottom w:val="none" w:sz="0" w:space="0" w:color="auto"/>
                <w:right w:val="none" w:sz="0" w:space="0" w:color="auto"/>
              </w:divBdr>
            </w:div>
            <w:div w:id="1124277119">
              <w:marLeft w:val="0"/>
              <w:marRight w:val="0"/>
              <w:marTop w:val="0"/>
              <w:marBottom w:val="0"/>
              <w:divBdr>
                <w:top w:val="none" w:sz="0" w:space="0" w:color="auto"/>
                <w:left w:val="none" w:sz="0" w:space="0" w:color="auto"/>
                <w:bottom w:val="none" w:sz="0" w:space="0" w:color="auto"/>
                <w:right w:val="none" w:sz="0" w:space="0" w:color="auto"/>
              </w:divBdr>
            </w:div>
            <w:div w:id="1651905213">
              <w:marLeft w:val="0"/>
              <w:marRight w:val="0"/>
              <w:marTop w:val="0"/>
              <w:marBottom w:val="0"/>
              <w:divBdr>
                <w:top w:val="none" w:sz="0" w:space="0" w:color="auto"/>
                <w:left w:val="none" w:sz="0" w:space="0" w:color="auto"/>
                <w:bottom w:val="none" w:sz="0" w:space="0" w:color="auto"/>
                <w:right w:val="none" w:sz="0" w:space="0" w:color="auto"/>
              </w:divBdr>
            </w:div>
            <w:div w:id="1759671782">
              <w:marLeft w:val="0"/>
              <w:marRight w:val="0"/>
              <w:marTop w:val="0"/>
              <w:marBottom w:val="0"/>
              <w:divBdr>
                <w:top w:val="none" w:sz="0" w:space="0" w:color="auto"/>
                <w:left w:val="none" w:sz="0" w:space="0" w:color="auto"/>
                <w:bottom w:val="none" w:sz="0" w:space="0" w:color="auto"/>
                <w:right w:val="none" w:sz="0" w:space="0" w:color="auto"/>
              </w:divBdr>
            </w:div>
            <w:div w:id="404842576">
              <w:marLeft w:val="0"/>
              <w:marRight w:val="0"/>
              <w:marTop w:val="0"/>
              <w:marBottom w:val="0"/>
              <w:divBdr>
                <w:top w:val="none" w:sz="0" w:space="0" w:color="auto"/>
                <w:left w:val="none" w:sz="0" w:space="0" w:color="auto"/>
                <w:bottom w:val="none" w:sz="0" w:space="0" w:color="auto"/>
                <w:right w:val="none" w:sz="0" w:space="0" w:color="auto"/>
              </w:divBdr>
            </w:div>
            <w:div w:id="1659841579">
              <w:marLeft w:val="0"/>
              <w:marRight w:val="0"/>
              <w:marTop w:val="0"/>
              <w:marBottom w:val="0"/>
              <w:divBdr>
                <w:top w:val="none" w:sz="0" w:space="0" w:color="auto"/>
                <w:left w:val="none" w:sz="0" w:space="0" w:color="auto"/>
                <w:bottom w:val="none" w:sz="0" w:space="0" w:color="auto"/>
                <w:right w:val="none" w:sz="0" w:space="0" w:color="auto"/>
              </w:divBdr>
            </w:div>
            <w:div w:id="2033219154">
              <w:marLeft w:val="0"/>
              <w:marRight w:val="0"/>
              <w:marTop w:val="0"/>
              <w:marBottom w:val="0"/>
              <w:divBdr>
                <w:top w:val="none" w:sz="0" w:space="0" w:color="auto"/>
                <w:left w:val="none" w:sz="0" w:space="0" w:color="auto"/>
                <w:bottom w:val="none" w:sz="0" w:space="0" w:color="auto"/>
                <w:right w:val="none" w:sz="0" w:space="0" w:color="auto"/>
              </w:divBdr>
            </w:div>
            <w:div w:id="1575892757">
              <w:marLeft w:val="0"/>
              <w:marRight w:val="0"/>
              <w:marTop w:val="0"/>
              <w:marBottom w:val="0"/>
              <w:divBdr>
                <w:top w:val="none" w:sz="0" w:space="0" w:color="auto"/>
                <w:left w:val="none" w:sz="0" w:space="0" w:color="auto"/>
                <w:bottom w:val="none" w:sz="0" w:space="0" w:color="auto"/>
                <w:right w:val="none" w:sz="0" w:space="0" w:color="auto"/>
              </w:divBdr>
            </w:div>
            <w:div w:id="1168785835">
              <w:marLeft w:val="0"/>
              <w:marRight w:val="0"/>
              <w:marTop w:val="0"/>
              <w:marBottom w:val="0"/>
              <w:divBdr>
                <w:top w:val="none" w:sz="0" w:space="0" w:color="auto"/>
                <w:left w:val="none" w:sz="0" w:space="0" w:color="auto"/>
                <w:bottom w:val="none" w:sz="0" w:space="0" w:color="auto"/>
                <w:right w:val="none" w:sz="0" w:space="0" w:color="auto"/>
              </w:divBdr>
            </w:div>
            <w:div w:id="782576784">
              <w:marLeft w:val="0"/>
              <w:marRight w:val="0"/>
              <w:marTop w:val="0"/>
              <w:marBottom w:val="0"/>
              <w:divBdr>
                <w:top w:val="none" w:sz="0" w:space="0" w:color="auto"/>
                <w:left w:val="none" w:sz="0" w:space="0" w:color="auto"/>
                <w:bottom w:val="none" w:sz="0" w:space="0" w:color="auto"/>
                <w:right w:val="none" w:sz="0" w:space="0" w:color="auto"/>
              </w:divBdr>
              <w:divsChild>
                <w:div w:id="1537426355">
                  <w:marLeft w:val="0"/>
                  <w:marRight w:val="0"/>
                  <w:marTop w:val="0"/>
                  <w:marBottom w:val="0"/>
                  <w:divBdr>
                    <w:top w:val="none" w:sz="0" w:space="0" w:color="auto"/>
                    <w:left w:val="none" w:sz="0" w:space="0" w:color="auto"/>
                    <w:bottom w:val="none" w:sz="0" w:space="0" w:color="auto"/>
                    <w:right w:val="none" w:sz="0" w:space="0" w:color="auto"/>
                  </w:divBdr>
                </w:div>
                <w:div w:id="1017927064">
                  <w:marLeft w:val="0"/>
                  <w:marRight w:val="0"/>
                  <w:marTop w:val="0"/>
                  <w:marBottom w:val="0"/>
                  <w:divBdr>
                    <w:top w:val="none" w:sz="0" w:space="0" w:color="auto"/>
                    <w:left w:val="none" w:sz="0" w:space="0" w:color="auto"/>
                    <w:bottom w:val="none" w:sz="0" w:space="0" w:color="auto"/>
                    <w:right w:val="none" w:sz="0" w:space="0" w:color="auto"/>
                  </w:divBdr>
                </w:div>
                <w:div w:id="1146245567">
                  <w:marLeft w:val="0"/>
                  <w:marRight w:val="0"/>
                  <w:marTop w:val="0"/>
                  <w:marBottom w:val="0"/>
                  <w:divBdr>
                    <w:top w:val="none" w:sz="0" w:space="0" w:color="auto"/>
                    <w:left w:val="none" w:sz="0" w:space="0" w:color="auto"/>
                    <w:bottom w:val="none" w:sz="0" w:space="0" w:color="auto"/>
                    <w:right w:val="none" w:sz="0" w:space="0" w:color="auto"/>
                  </w:divBdr>
                </w:div>
                <w:div w:id="909274337">
                  <w:marLeft w:val="0"/>
                  <w:marRight w:val="0"/>
                  <w:marTop w:val="0"/>
                  <w:marBottom w:val="0"/>
                  <w:divBdr>
                    <w:top w:val="none" w:sz="0" w:space="0" w:color="auto"/>
                    <w:left w:val="none" w:sz="0" w:space="0" w:color="auto"/>
                    <w:bottom w:val="none" w:sz="0" w:space="0" w:color="auto"/>
                    <w:right w:val="none" w:sz="0" w:space="0" w:color="auto"/>
                  </w:divBdr>
                </w:div>
                <w:div w:id="739213218">
                  <w:marLeft w:val="0"/>
                  <w:marRight w:val="0"/>
                  <w:marTop w:val="0"/>
                  <w:marBottom w:val="0"/>
                  <w:divBdr>
                    <w:top w:val="none" w:sz="0" w:space="0" w:color="auto"/>
                    <w:left w:val="none" w:sz="0" w:space="0" w:color="auto"/>
                    <w:bottom w:val="none" w:sz="0" w:space="0" w:color="auto"/>
                    <w:right w:val="none" w:sz="0" w:space="0" w:color="auto"/>
                  </w:divBdr>
                </w:div>
                <w:div w:id="85426155">
                  <w:marLeft w:val="0"/>
                  <w:marRight w:val="0"/>
                  <w:marTop w:val="0"/>
                  <w:marBottom w:val="0"/>
                  <w:divBdr>
                    <w:top w:val="none" w:sz="0" w:space="0" w:color="auto"/>
                    <w:left w:val="none" w:sz="0" w:space="0" w:color="auto"/>
                    <w:bottom w:val="none" w:sz="0" w:space="0" w:color="auto"/>
                    <w:right w:val="none" w:sz="0" w:space="0" w:color="auto"/>
                  </w:divBdr>
                </w:div>
                <w:div w:id="390731647">
                  <w:marLeft w:val="0"/>
                  <w:marRight w:val="0"/>
                  <w:marTop w:val="0"/>
                  <w:marBottom w:val="0"/>
                  <w:divBdr>
                    <w:top w:val="none" w:sz="0" w:space="0" w:color="auto"/>
                    <w:left w:val="none" w:sz="0" w:space="0" w:color="auto"/>
                    <w:bottom w:val="none" w:sz="0" w:space="0" w:color="auto"/>
                    <w:right w:val="none" w:sz="0" w:space="0" w:color="auto"/>
                  </w:divBdr>
                </w:div>
                <w:div w:id="2042245550">
                  <w:marLeft w:val="0"/>
                  <w:marRight w:val="0"/>
                  <w:marTop w:val="0"/>
                  <w:marBottom w:val="0"/>
                  <w:divBdr>
                    <w:top w:val="none" w:sz="0" w:space="0" w:color="auto"/>
                    <w:left w:val="none" w:sz="0" w:space="0" w:color="auto"/>
                    <w:bottom w:val="none" w:sz="0" w:space="0" w:color="auto"/>
                    <w:right w:val="none" w:sz="0" w:space="0" w:color="auto"/>
                  </w:divBdr>
                </w:div>
                <w:div w:id="147328230">
                  <w:marLeft w:val="0"/>
                  <w:marRight w:val="0"/>
                  <w:marTop w:val="0"/>
                  <w:marBottom w:val="0"/>
                  <w:divBdr>
                    <w:top w:val="none" w:sz="0" w:space="0" w:color="auto"/>
                    <w:left w:val="none" w:sz="0" w:space="0" w:color="auto"/>
                    <w:bottom w:val="none" w:sz="0" w:space="0" w:color="auto"/>
                    <w:right w:val="none" w:sz="0" w:space="0" w:color="auto"/>
                  </w:divBdr>
                </w:div>
                <w:div w:id="1482117568">
                  <w:marLeft w:val="0"/>
                  <w:marRight w:val="0"/>
                  <w:marTop w:val="0"/>
                  <w:marBottom w:val="0"/>
                  <w:divBdr>
                    <w:top w:val="none" w:sz="0" w:space="0" w:color="auto"/>
                    <w:left w:val="none" w:sz="0" w:space="0" w:color="auto"/>
                    <w:bottom w:val="none" w:sz="0" w:space="0" w:color="auto"/>
                    <w:right w:val="none" w:sz="0" w:space="0" w:color="auto"/>
                  </w:divBdr>
                </w:div>
                <w:div w:id="1561012645">
                  <w:marLeft w:val="0"/>
                  <w:marRight w:val="0"/>
                  <w:marTop w:val="0"/>
                  <w:marBottom w:val="0"/>
                  <w:divBdr>
                    <w:top w:val="none" w:sz="0" w:space="0" w:color="auto"/>
                    <w:left w:val="none" w:sz="0" w:space="0" w:color="auto"/>
                    <w:bottom w:val="none" w:sz="0" w:space="0" w:color="auto"/>
                    <w:right w:val="none" w:sz="0" w:space="0" w:color="auto"/>
                  </w:divBdr>
                </w:div>
                <w:div w:id="1042098336">
                  <w:marLeft w:val="0"/>
                  <w:marRight w:val="0"/>
                  <w:marTop w:val="0"/>
                  <w:marBottom w:val="0"/>
                  <w:divBdr>
                    <w:top w:val="none" w:sz="0" w:space="0" w:color="auto"/>
                    <w:left w:val="none" w:sz="0" w:space="0" w:color="auto"/>
                    <w:bottom w:val="none" w:sz="0" w:space="0" w:color="auto"/>
                    <w:right w:val="none" w:sz="0" w:space="0" w:color="auto"/>
                  </w:divBdr>
                </w:div>
                <w:div w:id="535436361">
                  <w:marLeft w:val="0"/>
                  <w:marRight w:val="0"/>
                  <w:marTop w:val="0"/>
                  <w:marBottom w:val="0"/>
                  <w:divBdr>
                    <w:top w:val="none" w:sz="0" w:space="0" w:color="auto"/>
                    <w:left w:val="none" w:sz="0" w:space="0" w:color="auto"/>
                    <w:bottom w:val="none" w:sz="0" w:space="0" w:color="auto"/>
                    <w:right w:val="none" w:sz="0" w:space="0" w:color="auto"/>
                  </w:divBdr>
                </w:div>
                <w:div w:id="871383698">
                  <w:marLeft w:val="0"/>
                  <w:marRight w:val="0"/>
                  <w:marTop w:val="0"/>
                  <w:marBottom w:val="0"/>
                  <w:divBdr>
                    <w:top w:val="none" w:sz="0" w:space="0" w:color="auto"/>
                    <w:left w:val="none" w:sz="0" w:space="0" w:color="auto"/>
                    <w:bottom w:val="none" w:sz="0" w:space="0" w:color="auto"/>
                    <w:right w:val="none" w:sz="0" w:space="0" w:color="auto"/>
                  </w:divBdr>
                </w:div>
                <w:div w:id="1935436034">
                  <w:marLeft w:val="0"/>
                  <w:marRight w:val="0"/>
                  <w:marTop w:val="0"/>
                  <w:marBottom w:val="0"/>
                  <w:divBdr>
                    <w:top w:val="none" w:sz="0" w:space="0" w:color="auto"/>
                    <w:left w:val="none" w:sz="0" w:space="0" w:color="auto"/>
                    <w:bottom w:val="none" w:sz="0" w:space="0" w:color="auto"/>
                    <w:right w:val="none" w:sz="0" w:space="0" w:color="auto"/>
                  </w:divBdr>
                </w:div>
                <w:div w:id="256251364">
                  <w:marLeft w:val="0"/>
                  <w:marRight w:val="0"/>
                  <w:marTop w:val="0"/>
                  <w:marBottom w:val="0"/>
                  <w:divBdr>
                    <w:top w:val="none" w:sz="0" w:space="0" w:color="auto"/>
                    <w:left w:val="none" w:sz="0" w:space="0" w:color="auto"/>
                    <w:bottom w:val="none" w:sz="0" w:space="0" w:color="auto"/>
                    <w:right w:val="none" w:sz="0" w:space="0" w:color="auto"/>
                  </w:divBdr>
                </w:div>
                <w:div w:id="1554465844">
                  <w:marLeft w:val="0"/>
                  <w:marRight w:val="0"/>
                  <w:marTop w:val="0"/>
                  <w:marBottom w:val="0"/>
                  <w:divBdr>
                    <w:top w:val="none" w:sz="0" w:space="0" w:color="auto"/>
                    <w:left w:val="none" w:sz="0" w:space="0" w:color="auto"/>
                    <w:bottom w:val="none" w:sz="0" w:space="0" w:color="auto"/>
                    <w:right w:val="none" w:sz="0" w:space="0" w:color="auto"/>
                  </w:divBdr>
                </w:div>
                <w:div w:id="478503675">
                  <w:marLeft w:val="0"/>
                  <w:marRight w:val="0"/>
                  <w:marTop w:val="0"/>
                  <w:marBottom w:val="0"/>
                  <w:divBdr>
                    <w:top w:val="none" w:sz="0" w:space="0" w:color="auto"/>
                    <w:left w:val="none" w:sz="0" w:space="0" w:color="auto"/>
                    <w:bottom w:val="none" w:sz="0" w:space="0" w:color="auto"/>
                    <w:right w:val="none" w:sz="0" w:space="0" w:color="auto"/>
                  </w:divBdr>
                </w:div>
                <w:div w:id="1639453915">
                  <w:marLeft w:val="0"/>
                  <w:marRight w:val="0"/>
                  <w:marTop w:val="0"/>
                  <w:marBottom w:val="0"/>
                  <w:divBdr>
                    <w:top w:val="none" w:sz="0" w:space="0" w:color="auto"/>
                    <w:left w:val="none" w:sz="0" w:space="0" w:color="auto"/>
                    <w:bottom w:val="none" w:sz="0" w:space="0" w:color="auto"/>
                    <w:right w:val="none" w:sz="0" w:space="0" w:color="auto"/>
                  </w:divBdr>
                </w:div>
                <w:div w:id="577135592">
                  <w:marLeft w:val="0"/>
                  <w:marRight w:val="0"/>
                  <w:marTop w:val="0"/>
                  <w:marBottom w:val="0"/>
                  <w:divBdr>
                    <w:top w:val="none" w:sz="0" w:space="0" w:color="auto"/>
                    <w:left w:val="none" w:sz="0" w:space="0" w:color="auto"/>
                    <w:bottom w:val="none" w:sz="0" w:space="0" w:color="auto"/>
                    <w:right w:val="none" w:sz="0" w:space="0" w:color="auto"/>
                  </w:divBdr>
                </w:div>
                <w:div w:id="1823618207">
                  <w:marLeft w:val="0"/>
                  <w:marRight w:val="0"/>
                  <w:marTop w:val="0"/>
                  <w:marBottom w:val="0"/>
                  <w:divBdr>
                    <w:top w:val="none" w:sz="0" w:space="0" w:color="auto"/>
                    <w:left w:val="none" w:sz="0" w:space="0" w:color="auto"/>
                    <w:bottom w:val="none" w:sz="0" w:space="0" w:color="auto"/>
                    <w:right w:val="none" w:sz="0" w:space="0" w:color="auto"/>
                  </w:divBdr>
                </w:div>
                <w:div w:id="1607693306">
                  <w:marLeft w:val="0"/>
                  <w:marRight w:val="0"/>
                  <w:marTop w:val="0"/>
                  <w:marBottom w:val="0"/>
                  <w:divBdr>
                    <w:top w:val="none" w:sz="0" w:space="0" w:color="auto"/>
                    <w:left w:val="none" w:sz="0" w:space="0" w:color="auto"/>
                    <w:bottom w:val="none" w:sz="0" w:space="0" w:color="auto"/>
                    <w:right w:val="none" w:sz="0" w:space="0" w:color="auto"/>
                  </w:divBdr>
                </w:div>
                <w:div w:id="2028746161">
                  <w:marLeft w:val="0"/>
                  <w:marRight w:val="0"/>
                  <w:marTop w:val="0"/>
                  <w:marBottom w:val="0"/>
                  <w:divBdr>
                    <w:top w:val="none" w:sz="0" w:space="0" w:color="auto"/>
                    <w:left w:val="none" w:sz="0" w:space="0" w:color="auto"/>
                    <w:bottom w:val="none" w:sz="0" w:space="0" w:color="auto"/>
                    <w:right w:val="none" w:sz="0" w:space="0" w:color="auto"/>
                  </w:divBdr>
                </w:div>
                <w:div w:id="1592884679">
                  <w:marLeft w:val="0"/>
                  <w:marRight w:val="0"/>
                  <w:marTop w:val="0"/>
                  <w:marBottom w:val="0"/>
                  <w:divBdr>
                    <w:top w:val="none" w:sz="0" w:space="0" w:color="auto"/>
                    <w:left w:val="none" w:sz="0" w:space="0" w:color="auto"/>
                    <w:bottom w:val="none" w:sz="0" w:space="0" w:color="auto"/>
                    <w:right w:val="none" w:sz="0" w:space="0" w:color="auto"/>
                  </w:divBdr>
                </w:div>
                <w:div w:id="1933855995">
                  <w:marLeft w:val="0"/>
                  <w:marRight w:val="0"/>
                  <w:marTop w:val="0"/>
                  <w:marBottom w:val="0"/>
                  <w:divBdr>
                    <w:top w:val="none" w:sz="0" w:space="0" w:color="auto"/>
                    <w:left w:val="none" w:sz="0" w:space="0" w:color="auto"/>
                    <w:bottom w:val="none" w:sz="0" w:space="0" w:color="auto"/>
                    <w:right w:val="none" w:sz="0" w:space="0" w:color="auto"/>
                  </w:divBdr>
                </w:div>
                <w:div w:id="1557399335">
                  <w:marLeft w:val="0"/>
                  <w:marRight w:val="0"/>
                  <w:marTop w:val="0"/>
                  <w:marBottom w:val="0"/>
                  <w:divBdr>
                    <w:top w:val="none" w:sz="0" w:space="0" w:color="auto"/>
                    <w:left w:val="none" w:sz="0" w:space="0" w:color="auto"/>
                    <w:bottom w:val="none" w:sz="0" w:space="0" w:color="auto"/>
                    <w:right w:val="none" w:sz="0" w:space="0" w:color="auto"/>
                  </w:divBdr>
                </w:div>
                <w:div w:id="1644432368">
                  <w:marLeft w:val="0"/>
                  <w:marRight w:val="0"/>
                  <w:marTop w:val="0"/>
                  <w:marBottom w:val="0"/>
                  <w:divBdr>
                    <w:top w:val="none" w:sz="0" w:space="0" w:color="auto"/>
                    <w:left w:val="none" w:sz="0" w:space="0" w:color="auto"/>
                    <w:bottom w:val="none" w:sz="0" w:space="0" w:color="auto"/>
                    <w:right w:val="none" w:sz="0" w:space="0" w:color="auto"/>
                  </w:divBdr>
                </w:div>
                <w:div w:id="150945456">
                  <w:marLeft w:val="0"/>
                  <w:marRight w:val="0"/>
                  <w:marTop w:val="0"/>
                  <w:marBottom w:val="0"/>
                  <w:divBdr>
                    <w:top w:val="none" w:sz="0" w:space="0" w:color="auto"/>
                    <w:left w:val="none" w:sz="0" w:space="0" w:color="auto"/>
                    <w:bottom w:val="none" w:sz="0" w:space="0" w:color="auto"/>
                    <w:right w:val="none" w:sz="0" w:space="0" w:color="auto"/>
                  </w:divBdr>
                </w:div>
                <w:div w:id="169759019">
                  <w:marLeft w:val="0"/>
                  <w:marRight w:val="0"/>
                  <w:marTop w:val="0"/>
                  <w:marBottom w:val="0"/>
                  <w:divBdr>
                    <w:top w:val="none" w:sz="0" w:space="0" w:color="auto"/>
                    <w:left w:val="none" w:sz="0" w:space="0" w:color="auto"/>
                    <w:bottom w:val="none" w:sz="0" w:space="0" w:color="auto"/>
                    <w:right w:val="none" w:sz="0" w:space="0" w:color="auto"/>
                  </w:divBdr>
                </w:div>
                <w:div w:id="1884949713">
                  <w:marLeft w:val="0"/>
                  <w:marRight w:val="0"/>
                  <w:marTop w:val="0"/>
                  <w:marBottom w:val="0"/>
                  <w:divBdr>
                    <w:top w:val="none" w:sz="0" w:space="0" w:color="auto"/>
                    <w:left w:val="none" w:sz="0" w:space="0" w:color="auto"/>
                    <w:bottom w:val="none" w:sz="0" w:space="0" w:color="auto"/>
                    <w:right w:val="none" w:sz="0" w:space="0" w:color="auto"/>
                  </w:divBdr>
                </w:div>
                <w:div w:id="728921730">
                  <w:marLeft w:val="0"/>
                  <w:marRight w:val="0"/>
                  <w:marTop w:val="0"/>
                  <w:marBottom w:val="0"/>
                  <w:divBdr>
                    <w:top w:val="none" w:sz="0" w:space="0" w:color="auto"/>
                    <w:left w:val="none" w:sz="0" w:space="0" w:color="auto"/>
                    <w:bottom w:val="none" w:sz="0" w:space="0" w:color="auto"/>
                    <w:right w:val="none" w:sz="0" w:space="0" w:color="auto"/>
                  </w:divBdr>
                </w:div>
                <w:div w:id="48456547">
                  <w:marLeft w:val="0"/>
                  <w:marRight w:val="0"/>
                  <w:marTop w:val="0"/>
                  <w:marBottom w:val="0"/>
                  <w:divBdr>
                    <w:top w:val="none" w:sz="0" w:space="0" w:color="auto"/>
                    <w:left w:val="none" w:sz="0" w:space="0" w:color="auto"/>
                    <w:bottom w:val="none" w:sz="0" w:space="0" w:color="auto"/>
                    <w:right w:val="none" w:sz="0" w:space="0" w:color="auto"/>
                  </w:divBdr>
                </w:div>
                <w:div w:id="45876239">
                  <w:marLeft w:val="0"/>
                  <w:marRight w:val="0"/>
                  <w:marTop w:val="0"/>
                  <w:marBottom w:val="0"/>
                  <w:divBdr>
                    <w:top w:val="none" w:sz="0" w:space="0" w:color="auto"/>
                    <w:left w:val="none" w:sz="0" w:space="0" w:color="auto"/>
                    <w:bottom w:val="none" w:sz="0" w:space="0" w:color="auto"/>
                    <w:right w:val="none" w:sz="0" w:space="0" w:color="auto"/>
                  </w:divBdr>
                </w:div>
                <w:div w:id="1090349955">
                  <w:marLeft w:val="0"/>
                  <w:marRight w:val="0"/>
                  <w:marTop w:val="0"/>
                  <w:marBottom w:val="0"/>
                  <w:divBdr>
                    <w:top w:val="none" w:sz="0" w:space="0" w:color="auto"/>
                    <w:left w:val="none" w:sz="0" w:space="0" w:color="auto"/>
                    <w:bottom w:val="none" w:sz="0" w:space="0" w:color="auto"/>
                    <w:right w:val="none" w:sz="0" w:space="0" w:color="auto"/>
                  </w:divBdr>
                </w:div>
                <w:div w:id="422606151">
                  <w:marLeft w:val="0"/>
                  <w:marRight w:val="0"/>
                  <w:marTop w:val="0"/>
                  <w:marBottom w:val="0"/>
                  <w:divBdr>
                    <w:top w:val="none" w:sz="0" w:space="0" w:color="auto"/>
                    <w:left w:val="none" w:sz="0" w:space="0" w:color="auto"/>
                    <w:bottom w:val="none" w:sz="0" w:space="0" w:color="auto"/>
                    <w:right w:val="none" w:sz="0" w:space="0" w:color="auto"/>
                  </w:divBdr>
                </w:div>
                <w:div w:id="1568612703">
                  <w:marLeft w:val="0"/>
                  <w:marRight w:val="0"/>
                  <w:marTop w:val="0"/>
                  <w:marBottom w:val="0"/>
                  <w:divBdr>
                    <w:top w:val="none" w:sz="0" w:space="0" w:color="auto"/>
                    <w:left w:val="none" w:sz="0" w:space="0" w:color="auto"/>
                    <w:bottom w:val="none" w:sz="0" w:space="0" w:color="auto"/>
                    <w:right w:val="none" w:sz="0" w:space="0" w:color="auto"/>
                  </w:divBdr>
                </w:div>
                <w:div w:id="1299799188">
                  <w:marLeft w:val="0"/>
                  <w:marRight w:val="0"/>
                  <w:marTop w:val="0"/>
                  <w:marBottom w:val="0"/>
                  <w:divBdr>
                    <w:top w:val="none" w:sz="0" w:space="0" w:color="auto"/>
                    <w:left w:val="none" w:sz="0" w:space="0" w:color="auto"/>
                    <w:bottom w:val="none" w:sz="0" w:space="0" w:color="auto"/>
                    <w:right w:val="none" w:sz="0" w:space="0" w:color="auto"/>
                  </w:divBdr>
                </w:div>
                <w:div w:id="1326280444">
                  <w:marLeft w:val="0"/>
                  <w:marRight w:val="0"/>
                  <w:marTop w:val="0"/>
                  <w:marBottom w:val="0"/>
                  <w:divBdr>
                    <w:top w:val="none" w:sz="0" w:space="0" w:color="auto"/>
                    <w:left w:val="none" w:sz="0" w:space="0" w:color="auto"/>
                    <w:bottom w:val="none" w:sz="0" w:space="0" w:color="auto"/>
                    <w:right w:val="none" w:sz="0" w:space="0" w:color="auto"/>
                  </w:divBdr>
                </w:div>
                <w:div w:id="1820994552">
                  <w:marLeft w:val="0"/>
                  <w:marRight w:val="0"/>
                  <w:marTop w:val="0"/>
                  <w:marBottom w:val="0"/>
                  <w:divBdr>
                    <w:top w:val="none" w:sz="0" w:space="0" w:color="auto"/>
                    <w:left w:val="none" w:sz="0" w:space="0" w:color="auto"/>
                    <w:bottom w:val="none" w:sz="0" w:space="0" w:color="auto"/>
                    <w:right w:val="none" w:sz="0" w:space="0" w:color="auto"/>
                  </w:divBdr>
                </w:div>
                <w:div w:id="1595280856">
                  <w:marLeft w:val="0"/>
                  <w:marRight w:val="0"/>
                  <w:marTop w:val="0"/>
                  <w:marBottom w:val="0"/>
                  <w:divBdr>
                    <w:top w:val="none" w:sz="0" w:space="0" w:color="auto"/>
                    <w:left w:val="none" w:sz="0" w:space="0" w:color="auto"/>
                    <w:bottom w:val="none" w:sz="0" w:space="0" w:color="auto"/>
                    <w:right w:val="none" w:sz="0" w:space="0" w:color="auto"/>
                  </w:divBdr>
                </w:div>
                <w:div w:id="310913569">
                  <w:marLeft w:val="0"/>
                  <w:marRight w:val="0"/>
                  <w:marTop w:val="0"/>
                  <w:marBottom w:val="0"/>
                  <w:divBdr>
                    <w:top w:val="none" w:sz="0" w:space="0" w:color="auto"/>
                    <w:left w:val="none" w:sz="0" w:space="0" w:color="auto"/>
                    <w:bottom w:val="none" w:sz="0" w:space="0" w:color="auto"/>
                    <w:right w:val="none" w:sz="0" w:space="0" w:color="auto"/>
                  </w:divBdr>
                </w:div>
                <w:div w:id="1283269847">
                  <w:marLeft w:val="0"/>
                  <w:marRight w:val="0"/>
                  <w:marTop w:val="0"/>
                  <w:marBottom w:val="0"/>
                  <w:divBdr>
                    <w:top w:val="none" w:sz="0" w:space="0" w:color="auto"/>
                    <w:left w:val="none" w:sz="0" w:space="0" w:color="auto"/>
                    <w:bottom w:val="none" w:sz="0" w:space="0" w:color="auto"/>
                    <w:right w:val="none" w:sz="0" w:space="0" w:color="auto"/>
                  </w:divBdr>
                </w:div>
                <w:div w:id="1679893178">
                  <w:marLeft w:val="0"/>
                  <w:marRight w:val="0"/>
                  <w:marTop w:val="0"/>
                  <w:marBottom w:val="0"/>
                  <w:divBdr>
                    <w:top w:val="none" w:sz="0" w:space="0" w:color="auto"/>
                    <w:left w:val="none" w:sz="0" w:space="0" w:color="auto"/>
                    <w:bottom w:val="none" w:sz="0" w:space="0" w:color="auto"/>
                    <w:right w:val="none" w:sz="0" w:space="0" w:color="auto"/>
                  </w:divBdr>
                </w:div>
                <w:div w:id="1132597399">
                  <w:marLeft w:val="0"/>
                  <w:marRight w:val="0"/>
                  <w:marTop w:val="0"/>
                  <w:marBottom w:val="0"/>
                  <w:divBdr>
                    <w:top w:val="none" w:sz="0" w:space="0" w:color="auto"/>
                    <w:left w:val="none" w:sz="0" w:space="0" w:color="auto"/>
                    <w:bottom w:val="none" w:sz="0" w:space="0" w:color="auto"/>
                    <w:right w:val="none" w:sz="0" w:space="0" w:color="auto"/>
                  </w:divBdr>
                </w:div>
                <w:div w:id="2095936658">
                  <w:marLeft w:val="0"/>
                  <w:marRight w:val="0"/>
                  <w:marTop w:val="0"/>
                  <w:marBottom w:val="0"/>
                  <w:divBdr>
                    <w:top w:val="none" w:sz="0" w:space="0" w:color="auto"/>
                    <w:left w:val="none" w:sz="0" w:space="0" w:color="auto"/>
                    <w:bottom w:val="none" w:sz="0" w:space="0" w:color="auto"/>
                    <w:right w:val="none" w:sz="0" w:space="0" w:color="auto"/>
                  </w:divBdr>
                </w:div>
                <w:div w:id="700280657">
                  <w:marLeft w:val="0"/>
                  <w:marRight w:val="0"/>
                  <w:marTop w:val="0"/>
                  <w:marBottom w:val="0"/>
                  <w:divBdr>
                    <w:top w:val="none" w:sz="0" w:space="0" w:color="auto"/>
                    <w:left w:val="none" w:sz="0" w:space="0" w:color="auto"/>
                    <w:bottom w:val="none" w:sz="0" w:space="0" w:color="auto"/>
                    <w:right w:val="none" w:sz="0" w:space="0" w:color="auto"/>
                  </w:divBdr>
                </w:div>
                <w:div w:id="690690873">
                  <w:marLeft w:val="0"/>
                  <w:marRight w:val="0"/>
                  <w:marTop w:val="0"/>
                  <w:marBottom w:val="0"/>
                  <w:divBdr>
                    <w:top w:val="none" w:sz="0" w:space="0" w:color="auto"/>
                    <w:left w:val="none" w:sz="0" w:space="0" w:color="auto"/>
                    <w:bottom w:val="none" w:sz="0" w:space="0" w:color="auto"/>
                    <w:right w:val="none" w:sz="0" w:space="0" w:color="auto"/>
                  </w:divBdr>
                </w:div>
                <w:div w:id="2092310702">
                  <w:marLeft w:val="0"/>
                  <w:marRight w:val="0"/>
                  <w:marTop w:val="0"/>
                  <w:marBottom w:val="0"/>
                  <w:divBdr>
                    <w:top w:val="none" w:sz="0" w:space="0" w:color="auto"/>
                    <w:left w:val="none" w:sz="0" w:space="0" w:color="auto"/>
                    <w:bottom w:val="none" w:sz="0" w:space="0" w:color="auto"/>
                    <w:right w:val="none" w:sz="0" w:space="0" w:color="auto"/>
                  </w:divBdr>
                </w:div>
                <w:div w:id="858550024">
                  <w:marLeft w:val="0"/>
                  <w:marRight w:val="0"/>
                  <w:marTop w:val="0"/>
                  <w:marBottom w:val="0"/>
                  <w:divBdr>
                    <w:top w:val="none" w:sz="0" w:space="0" w:color="auto"/>
                    <w:left w:val="none" w:sz="0" w:space="0" w:color="auto"/>
                    <w:bottom w:val="none" w:sz="0" w:space="0" w:color="auto"/>
                    <w:right w:val="none" w:sz="0" w:space="0" w:color="auto"/>
                  </w:divBdr>
                </w:div>
                <w:div w:id="1039433490">
                  <w:marLeft w:val="0"/>
                  <w:marRight w:val="0"/>
                  <w:marTop w:val="0"/>
                  <w:marBottom w:val="0"/>
                  <w:divBdr>
                    <w:top w:val="none" w:sz="0" w:space="0" w:color="auto"/>
                    <w:left w:val="none" w:sz="0" w:space="0" w:color="auto"/>
                    <w:bottom w:val="none" w:sz="0" w:space="0" w:color="auto"/>
                    <w:right w:val="none" w:sz="0" w:space="0" w:color="auto"/>
                  </w:divBdr>
                </w:div>
                <w:div w:id="1981105836">
                  <w:marLeft w:val="0"/>
                  <w:marRight w:val="0"/>
                  <w:marTop w:val="0"/>
                  <w:marBottom w:val="0"/>
                  <w:divBdr>
                    <w:top w:val="none" w:sz="0" w:space="0" w:color="auto"/>
                    <w:left w:val="none" w:sz="0" w:space="0" w:color="auto"/>
                    <w:bottom w:val="none" w:sz="0" w:space="0" w:color="auto"/>
                    <w:right w:val="none" w:sz="0" w:space="0" w:color="auto"/>
                  </w:divBdr>
                </w:div>
                <w:div w:id="1134713793">
                  <w:marLeft w:val="0"/>
                  <w:marRight w:val="0"/>
                  <w:marTop w:val="0"/>
                  <w:marBottom w:val="0"/>
                  <w:divBdr>
                    <w:top w:val="none" w:sz="0" w:space="0" w:color="auto"/>
                    <w:left w:val="none" w:sz="0" w:space="0" w:color="auto"/>
                    <w:bottom w:val="none" w:sz="0" w:space="0" w:color="auto"/>
                    <w:right w:val="none" w:sz="0" w:space="0" w:color="auto"/>
                  </w:divBdr>
                </w:div>
                <w:div w:id="470055224">
                  <w:marLeft w:val="0"/>
                  <w:marRight w:val="0"/>
                  <w:marTop w:val="0"/>
                  <w:marBottom w:val="0"/>
                  <w:divBdr>
                    <w:top w:val="none" w:sz="0" w:space="0" w:color="auto"/>
                    <w:left w:val="none" w:sz="0" w:space="0" w:color="auto"/>
                    <w:bottom w:val="none" w:sz="0" w:space="0" w:color="auto"/>
                    <w:right w:val="none" w:sz="0" w:space="0" w:color="auto"/>
                  </w:divBdr>
                </w:div>
                <w:div w:id="262149927">
                  <w:marLeft w:val="0"/>
                  <w:marRight w:val="0"/>
                  <w:marTop w:val="0"/>
                  <w:marBottom w:val="0"/>
                  <w:divBdr>
                    <w:top w:val="none" w:sz="0" w:space="0" w:color="auto"/>
                    <w:left w:val="none" w:sz="0" w:space="0" w:color="auto"/>
                    <w:bottom w:val="none" w:sz="0" w:space="0" w:color="auto"/>
                    <w:right w:val="none" w:sz="0" w:space="0" w:color="auto"/>
                  </w:divBdr>
                </w:div>
                <w:div w:id="1007248725">
                  <w:marLeft w:val="0"/>
                  <w:marRight w:val="0"/>
                  <w:marTop w:val="0"/>
                  <w:marBottom w:val="0"/>
                  <w:divBdr>
                    <w:top w:val="none" w:sz="0" w:space="0" w:color="auto"/>
                    <w:left w:val="none" w:sz="0" w:space="0" w:color="auto"/>
                    <w:bottom w:val="none" w:sz="0" w:space="0" w:color="auto"/>
                    <w:right w:val="none" w:sz="0" w:space="0" w:color="auto"/>
                  </w:divBdr>
                </w:div>
                <w:div w:id="201865723">
                  <w:marLeft w:val="0"/>
                  <w:marRight w:val="0"/>
                  <w:marTop w:val="0"/>
                  <w:marBottom w:val="0"/>
                  <w:divBdr>
                    <w:top w:val="none" w:sz="0" w:space="0" w:color="auto"/>
                    <w:left w:val="none" w:sz="0" w:space="0" w:color="auto"/>
                    <w:bottom w:val="none" w:sz="0" w:space="0" w:color="auto"/>
                    <w:right w:val="none" w:sz="0" w:space="0" w:color="auto"/>
                  </w:divBdr>
                </w:div>
                <w:div w:id="1721053719">
                  <w:marLeft w:val="0"/>
                  <w:marRight w:val="0"/>
                  <w:marTop w:val="0"/>
                  <w:marBottom w:val="0"/>
                  <w:divBdr>
                    <w:top w:val="none" w:sz="0" w:space="0" w:color="auto"/>
                    <w:left w:val="none" w:sz="0" w:space="0" w:color="auto"/>
                    <w:bottom w:val="none" w:sz="0" w:space="0" w:color="auto"/>
                    <w:right w:val="none" w:sz="0" w:space="0" w:color="auto"/>
                  </w:divBdr>
                </w:div>
                <w:div w:id="754130229">
                  <w:marLeft w:val="0"/>
                  <w:marRight w:val="0"/>
                  <w:marTop w:val="0"/>
                  <w:marBottom w:val="0"/>
                  <w:divBdr>
                    <w:top w:val="none" w:sz="0" w:space="0" w:color="auto"/>
                    <w:left w:val="none" w:sz="0" w:space="0" w:color="auto"/>
                    <w:bottom w:val="none" w:sz="0" w:space="0" w:color="auto"/>
                    <w:right w:val="none" w:sz="0" w:space="0" w:color="auto"/>
                  </w:divBdr>
                </w:div>
                <w:div w:id="179202474">
                  <w:marLeft w:val="0"/>
                  <w:marRight w:val="0"/>
                  <w:marTop w:val="0"/>
                  <w:marBottom w:val="0"/>
                  <w:divBdr>
                    <w:top w:val="none" w:sz="0" w:space="0" w:color="auto"/>
                    <w:left w:val="none" w:sz="0" w:space="0" w:color="auto"/>
                    <w:bottom w:val="none" w:sz="0" w:space="0" w:color="auto"/>
                    <w:right w:val="none" w:sz="0" w:space="0" w:color="auto"/>
                  </w:divBdr>
                </w:div>
                <w:div w:id="1486119089">
                  <w:marLeft w:val="0"/>
                  <w:marRight w:val="0"/>
                  <w:marTop w:val="0"/>
                  <w:marBottom w:val="0"/>
                  <w:divBdr>
                    <w:top w:val="none" w:sz="0" w:space="0" w:color="auto"/>
                    <w:left w:val="none" w:sz="0" w:space="0" w:color="auto"/>
                    <w:bottom w:val="none" w:sz="0" w:space="0" w:color="auto"/>
                    <w:right w:val="none" w:sz="0" w:space="0" w:color="auto"/>
                  </w:divBdr>
                </w:div>
                <w:div w:id="2098475189">
                  <w:marLeft w:val="0"/>
                  <w:marRight w:val="0"/>
                  <w:marTop w:val="0"/>
                  <w:marBottom w:val="0"/>
                  <w:divBdr>
                    <w:top w:val="none" w:sz="0" w:space="0" w:color="auto"/>
                    <w:left w:val="none" w:sz="0" w:space="0" w:color="auto"/>
                    <w:bottom w:val="none" w:sz="0" w:space="0" w:color="auto"/>
                    <w:right w:val="none" w:sz="0" w:space="0" w:color="auto"/>
                  </w:divBdr>
                </w:div>
                <w:div w:id="676004666">
                  <w:marLeft w:val="0"/>
                  <w:marRight w:val="0"/>
                  <w:marTop w:val="0"/>
                  <w:marBottom w:val="0"/>
                  <w:divBdr>
                    <w:top w:val="none" w:sz="0" w:space="0" w:color="auto"/>
                    <w:left w:val="none" w:sz="0" w:space="0" w:color="auto"/>
                    <w:bottom w:val="none" w:sz="0" w:space="0" w:color="auto"/>
                    <w:right w:val="none" w:sz="0" w:space="0" w:color="auto"/>
                  </w:divBdr>
                </w:div>
                <w:div w:id="1409646134">
                  <w:marLeft w:val="0"/>
                  <w:marRight w:val="0"/>
                  <w:marTop w:val="0"/>
                  <w:marBottom w:val="0"/>
                  <w:divBdr>
                    <w:top w:val="none" w:sz="0" w:space="0" w:color="auto"/>
                    <w:left w:val="none" w:sz="0" w:space="0" w:color="auto"/>
                    <w:bottom w:val="none" w:sz="0" w:space="0" w:color="auto"/>
                    <w:right w:val="none" w:sz="0" w:space="0" w:color="auto"/>
                  </w:divBdr>
                </w:div>
                <w:div w:id="134763195">
                  <w:marLeft w:val="0"/>
                  <w:marRight w:val="0"/>
                  <w:marTop w:val="0"/>
                  <w:marBottom w:val="0"/>
                  <w:divBdr>
                    <w:top w:val="none" w:sz="0" w:space="0" w:color="auto"/>
                    <w:left w:val="none" w:sz="0" w:space="0" w:color="auto"/>
                    <w:bottom w:val="none" w:sz="0" w:space="0" w:color="auto"/>
                    <w:right w:val="none" w:sz="0" w:space="0" w:color="auto"/>
                  </w:divBdr>
                </w:div>
                <w:div w:id="1700738554">
                  <w:marLeft w:val="0"/>
                  <w:marRight w:val="0"/>
                  <w:marTop w:val="0"/>
                  <w:marBottom w:val="0"/>
                  <w:divBdr>
                    <w:top w:val="none" w:sz="0" w:space="0" w:color="auto"/>
                    <w:left w:val="none" w:sz="0" w:space="0" w:color="auto"/>
                    <w:bottom w:val="none" w:sz="0" w:space="0" w:color="auto"/>
                    <w:right w:val="none" w:sz="0" w:space="0" w:color="auto"/>
                  </w:divBdr>
                </w:div>
                <w:div w:id="1036348360">
                  <w:marLeft w:val="0"/>
                  <w:marRight w:val="0"/>
                  <w:marTop w:val="0"/>
                  <w:marBottom w:val="0"/>
                  <w:divBdr>
                    <w:top w:val="none" w:sz="0" w:space="0" w:color="auto"/>
                    <w:left w:val="none" w:sz="0" w:space="0" w:color="auto"/>
                    <w:bottom w:val="none" w:sz="0" w:space="0" w:color="auto"/>
                    <w:right w:val="none" w:sz="0" w:space="0" w:color="auto"/>
                  </w:divBdr>
                </w:div>
                <w:div w:id="2102985671">
                  <w:marLeft w:val="0"/>
                  <w:marRight w:val="0"/>
                  <w:marTop w:val="0"/>
                  <w:marBottom w:val="0"/>
                  <w:divBdr>
                    <w:top w:val="none" w:sz="0" w:space="0" w:color="auto"/>
                    <w:left w:val="none" w:sz="0" w:space="0" w:color="auto"/>
                    <w:bottom w:val="none" w:sz="0" w:space="0" w:color="auto"/>
                    <w:right w:val="none" w:sz="0" w:space="0" w:color="auto"/>
                  </w:divBdr>
                </w:div>
                <w:div w:id="1747190282">
                  <w:marLeft w:val="0"/>
                  <w:marRight w:val="0"/>
                  <w:marTop w:val="0"/>
                  <w:marBottom w:val="0"/>
                  <w:divBdr>
                    <w:top w:val="none" w:sz="0" w:space="0" w:color="auto"/>
                    <w:left w:val="none" w:sz="0" w:space="0" w:color="auto"/>
                    <w:bottom w:val="none" w:sz="0" w:space="0" w:color="auto"/>
                    <w:right w:val="none" w:sz="0" w:space="0" w:color="auto"/>
                  </w:divBdr>
                </w:div>
                <w:div w:id="901796278">
                  <w:marLeft w:val="0"/>
                  <w:marRight w:val="0"/>
                  <w:marTop w:val="0"/>
                  <w:marBottom w:val="0"/>
                  <w:divBdr>
                    <w:top w:val="none" w:sz="0" w:space="0" w:color="auto"/>
                    <w:left w:val="none" w:sz="0" w:space="0" w:color="auto"/>
                    <w:bottom w:val="none" w:sz="0" w:space="0" w:color="auto"/>
                    <w:right w:val="none" w:sz="0" w:space="0" w:color="auto"/>
                  </w:divBdr>
                </w:div>
                <w:div w:id="1224028879">
                  <w:marLeft w:val="0"/>
                  <w:marRight w:val="0"/>
                  <w:marTop w:val="0"/>
                  <w:marBottom w:val="0"/>
                  <w:divBdr>
                    <w:top w:val="none" w:sz="0" w:space="0" w:color="auto"/>
                    <w:left w:val="none" w:sz="0" w:space="0" w:color="auto"/>
                    <w:bottom w:val="none" w:sz="0" w:space="0" w:color="auto"/>
                    <w:right w:val="none" w:sz="0" w:space="0" w:color="auto"/>
                  </w:divBdr>
                </w:div>
                <w:div w:id="1350062266">
                  <w:marLeft w:val="0"/>
                  <w:marRight w:val="0"/>
                  <w:marTop w:val="0"/>
                  <w:marBottom w:val="0"/>
                  <w:divBdr>
                    <w:top w:val="none" w:sz="0" w:space="0" w:color="auto"/>
                    <w:left w:val="none" w:sz="0" w:space="0" w:color="auto"/>
                    <w:bottom w:val="none" w:sz="0" w:space="0" w:color="auto"/>
                    <w:right w:val="none" w:sz="0" w:space="0" w:color="auto"/>
                  </w:divBdr>
                </w:div>
                <w:div w:id="377703206">
                  <w:marLeft w:val="0"/>
                  <w:marRight w:val="0"/>
                  <w:marTop w:val="0"/>
                  <w:marBottom w:val="0"/>
                  <w:divBdr>
                    <w:top w:val="none" w:sz="0" w:space="0" w:color="auto"/>
                    <w:left w:val="none" w:sz="0" w:space="0" w:color="auto"/>
                    <w:bottom w:val="none" w:sz="0" w:space="0" w:color="auto"/>
                    <w:right w:val="none" w:sz="0" w:space="0" w:color="auto"/>
                  </w:divBdr>
                </w:div>
                <w:div w:id="240991091">
                  <w:marLeft w:val="0"/>
                  <w:marRight w:val="0"/>
                  <w:marTop w:val="0"/>
                  <w:marBottom w:val="0"/>
                  <w:divBdr>
                    <w:top w:val="none" w:sz="0" w:space="0" w:color="auto"/>
                    <w:left w:val="none" w:sz="0" w:space="0" w:color="auto"/>
                    <w:bottom w:val="none" w:sz="0" w:space="0" w:color="auto"/>
                    <w:right w:val="none" w:sz="0" w:space="0" w:color="auto"/>
                  </w:divBdr>
                </w:div>
                <w:div w:id="1301152836">
                  <w:marLeft w:val="0"/>
                  <w:marRight w:val="0"/>
                  <w:marTop w:val="0"/>
                  <w:marBottom w:val="0"/>
                  <w:divBdr>
                    <w:top w:val="none" w:sz="0" w:space="0" w:color="auto"/>
                    <w:left w:val="none" w:sz="0" w:space="0" w:color="auto"/>
                    <w:bottom w:val="none" w:sz="0" w:space="0" w:color="auto"/>
                    <w:right w:val="none" w:sz="0" w:space="0" w:color="auto"/>
                  </w:divBdr>
                </w:div>
                <w:div w:id="677846878">
                  <w:marLeft w:val="0"/>
                  <w:marRight w:val="0"/>
                  <w:marTop w:val="0"/>
                  <w:marBottom w:val="0"/>
                  <w:divBdr>
                    <w:top w:val="none" w:sz="0" w:space="0" w:color="auto"/>
                    <w:left w:val="none" w:sz="0" w:space="0" w:color="auto"/>
                    <w:bottom w:val="none" w:sz="0" w:space="0" w:color="auto"/>
                    <w:right w:val="none" w:sz="0" w:space="0" w:color="auto"/>
                  </w:divBdr>
                </w:div>
                <w:div w:id="1568221308">
                  <w:marLeft w:val="0"/>
                  <w:marRight w:val="0"/>
                  <w:marTop w:val="0"/>
                  <w:marBottom w:val="0"/>
                  <w:divBdr>
                    <w:top w:val="none" w:sz="0" w:space="0" w:color="auto"/>
                    <w:left w:val="none" w:sz="0" w:space="0" w:color="auto"/>
                    <w:bottom w:val="none" w:sz="0" w:space="0" w:color="auto"/>
                    <w:right w:val="none" w:sz="0" w:space="0" w:color="auto"/>
                  </w:divBdr>
                </w:div>
                <w:div w:id="958803751">
                  <w:marLeft w:val="0"/>
                  <w:marRight w:val="0"/>
                  <w:marTop w:val="0"/>
                  <w:marBottom w:val="0"/>
                  <w:divBdr>
                    <w:top w:val="none" w:sz="0" w:space="0" w:color="auto"/>
                    <w:left w:val="none" w:sz="0" w:space="0" w:color="auto"/>
                    <w:bottom w:val="none" w:sz="0" w:space="0" w:color="auto"/>
                    <w:right w:val="none" w:sz="0" w:space="0" w:color="auto"/>
                  </w:divBdr>
                </w:div>
                <w:div w:id="205456074">
                  <w:marLeft w:val="0"/>
                  <w:marRight w:val="0"/>
                  <w:marTop w:val="0"/>
                  <w:marBottom w:val="0"/>
                  <w:divBdr>
                    <w:top w:val="none" w:sz="0" w:space="0" w:color="auto"/>
                    <w:left w:val="none" w:sz="0" w:space="0" w:color="auto"/>
                    <w:bottom w:val="none" w:sz="0" w:space="0" w:color="auto"/>
                    <w:right w:val="none" w:sz="0" w:space="0" w:color="auto"/>
                  </w:divBdr>
                </w:div>
                <w:div w:id="327051995">
                  <w:marLeft w:val="0"/>
                  <w:marRight w:val="0"/>
                  <w:marTop w:val="0"/>
                  <w:marBottom w:val="0"/>
                  <w:divBdr>
                    <w:top w:val="none" w:sz="0" w:space="0" w:color="auto"/>
                    <w:left w:val="none" w:sz="0" w:space="0" w:color="auto"/>
                    <w:bottom w:val="none" w:sz="0" w:space="0" w:color="auto"/>
                    <w:right w:val="none" w:sz="0" w:space="0" w:color="auto"/>
                  </w:divBdr>
                </w:div>
                <w:div w:id="200637157">
                  <w:marLeft w:val="0"/>
                  <w:marRight w:val="0"/>
                  <w:marTop w:val="0"/>
                  <w:marBottom w:val="0"/>
                  <w:divBdr>
                    <w:top w:val="none" w:sz="0" w:space="0" w:color="auto"/>
                    <w:left w:val="none" w:sz="0" w:space="0" w:color="auto"/>
                    <w:bottom w:val="none" w:sz="0" w:space="0" w:color="auto"/>
                    <w:right w:val="none" w:sz="0" w:space="0" w:color="auto"/>
                  </w:divBdr>
                </w:div>
                <w:div w:id="1094395447">
                  <w:marLeft w:val="0"/>
                  <w:marRight w:val="0"/>
                  <w:marTop w:val="0"/>
                  <w:marBottom w:val="0"/>
                  <w:divBdr>
                    <w:top w:val="none" w:sz="0" w:space="0" w:color="auto"/>
                    <w:left w:val="none" w:sz="0" w:space="0" w:color="auto"/>
                    <w:bottom w:val="none" w:sz="0" w:space="0" w:color="auto"/>
                    <w:right w:val="none" w:sz="0" w:space="0" w:color="auto"/>
                  </w:divBdr>
                </w:div>
                <w:div w:id="705524400">
                  <w:marLeft w:val="0"/>
                  <w:marRight w:val="0"/>
                  <w:marTop w:val="0"/>
                  <w:marBottom w:val="0"/>
                  <w:divBdr>
                    <w:top w:val="none" w:sz="0" w:space="0" w:color="auto"/>
                    <w:left w:val="none" w:sz="0" w:space="0" w:color="auto"/>
                    <w:bottom w:val="none" w:sz="0" w:space="0" w:color="auto"/>
                    <w:right w:val="none" w:sz="0" w:space="0" w:color="auto"/>
                  </w:divBdr>
                </w:div>
                <w:div w:id="1998416897">
                  <w:marLeft w:val="0"/>
                  <w:marRight w:val="0"/>
                  <w:marTop w:val="0"/>
                  <w:marBottom w:val="0"/>
                  <w:divBdr>
                    <w:top w:val="none" w:sz="0" w:space="0" w:color="auto"/>
                    <w:left w:val="none" w:sz="0" w:space="0" w:color="auto"/>
                    <w:bottom w:val="none" w:sz="0" w:space="0" w:color="auto"/>
                    <w:right w:val="none" w:sz="0" w:space="0" w:color="auto"/>
                  </w:divBdr>
                </w:div>
              </w:divsChild>
            </w:div>
            <w:div w:id="384715601">
              <w:marLeft w:val="0"/>
              <w:marRight w:val="0"/>
              <w:marTop w:val="0"/>
              <w:marBottom w:val="0"/>
              <w:divBdr>
                <w:top w:val="none" w:sz="0" w:space="0" w:color="auto"/>
                <w:left w:val="none" w:sz="0" w:space="0" w:color="auto"/>
                <w:bottom w:val="none" w:sz="0" w:space="0" w:color="auto"/>
                <w:right w:val="none" w:sz="0" w:space="0" w:color="auto"/>
              </w:divBdr>
            </w:div>
            <w:div w:id="2068532286">
              <w:marLeft w:val="0"/>
              <w:marRight w:val="0"/>
              <w:marTop w:val="0"/>
              <w:marBottom w:val="0"/>
              <w:divBdr>
                <w:top w:val="none" w:sz="0" w:space="0" w:color="auto"/>
                <w:left w:val="none" w:sz="0" w:space="0" w:color="auto"/>
                <w:bottom w:val="none" w:sz="0" w:space="0" w:color="auto"/>
                <w:right w:val="none" w:sz="0" w:space="0" w:color="auto"/>
              </w:divBdr>
            </w:div>
          </w:divsChild>
        </w:div>
        <w:div w:id="1178231476">
          <w:marLeft w:val="0"/>
          <w:marRight w:val="0"/>
          <w:marTop w:val="0"/>
          <w:marBottom w:val="0"/>
          <w:divBdr>
            <w:top w:val="none" w:sz="0" w:space="0" w:color="auto"/>
            <w:left w:val="none" w:sz="0" w:space="0" w:color="auto"/>
            <w:bottom w:val="none" w:sz="0" w:space="0" w:color="auto"/>
            <w:right w:val="none" w:sz="0" w:space="0" w:color="auto"/>
          </w:divBdr>
          <w:divsChild>
            <w:div w:id="19553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9347">
      <w:bodyDiv w:val="1"/>
      <w:marLeft w:val="0"/>
      <w:marRight w:val="0"/>
      <w:marTop w:val="0"/>
      <w:marBottom w:val="0"/>
      <w:divBdr>
        <w:top w:val="none" w:sz="0" w:space="0" w:color="auto"/>
        <w:left w:val="none" w:sz="0" w:space="0" w:color="auto"/>
        <w:bottom w:val="none" w:sz="0" w:space="0" w:color="auto"/>
        <w:right w:val="none" w:sz="0" w:space="0" w:color="auto"/>
      </w:divBdr>
      <w:divsChild>
        <w:div w:id="797457962">
          <w:marLeft w:val="0"/>
          <w:marRight w:val="0"/>
          <w:marTop w:val="0"/>
          <w:marBottom w:val="0"/>
          <w:divBdr>
            <w:top w:val="none" w:sz="0" w:space="0" w:color="auto"/>
            <w:left w:val="none" w:sz="0" w:space="0" w:color="auto"/>
            <w:bottom w:val="none" w:sz="0" w:space="0" w:color="auto"/>
            <w:right w:val="none" w:sz="0" w:space="0" w:color="auto"/>
          </w:divBdr>
          <w:divsChild>
            <w:div w:id="591455">
              <w:marLeft w:val="0"/>
              <w:marRight w:val="0"/>
              <w:marTop w:val="0"/>
              <w:marBottom w:val="0"/>
              <w:divBdr>
                <w:top w:val="none" w:sz="0" w:space="0" w:color="auto"/>
                <w:left w:val="none" w:sz="0" w:space="0" w:color="auto"/>
                <w:bottom w:val="none" w:sz="0" w:space="0" w:color="auto"/>
                <w:right w:val="none" w:sz="0" w:space="0" w:color="auto"/>
              </w:divBdr>
            </w:div>
            <w:div w:id="3939761">
              <w:marLeft w:val="0"/>
              <w:marRight w:val="0"/>
              <w:marTop w:val="0"/>
              <w:marBottom w:val="0"/>
              <w:divBdr>
                <w:top w:val="none" w:sz="0" w:space="0" w:color="auto"/>
                <w:left w:val="none" w:sz="0" w:space="0" w:color="auto"/>
                <w:bottom w:val="none" w:sz="0" w:space="0" w:color="auto"/>
                <w:right w:val="none" w:sz="0" w:space="0" w:color="auto"/>
              </w:divBdr>
            </w:div>
            <w:div w:id="4603555">
              <w:marLeft w:val="0"/>
              <w:marRight w:val="0"/>
              <w:marTop w:val="0"/>
              <w:marBottom w:val="0"/>
              <w:divBdr>
                <w:top w:val="none" w:sz="0" w:space="0" w:color="auto"/>
                <w:left w:val="none" w:sz="0" w:space="0" w:color="auto"/>
                <w:bottom w:val="none" w:sz="0" w:space="0" w:color="auto"/>
                <w:right w:val="none" w:sz="0" w:space="0" w:color="auto"/>
              </w:divBdr>
            </w:div>
            <w:div w:id="7871311">
              <w:marLeft w:val="0"/>
              <w:marRight w:val="0"/>
              <w:marTop w:val="0"/>
              <w:marBottom w:val="0"/>
              <w:divBdr>
                <w:top w:val="none" w:sz="0" w:space="0" w:color="auto"/>
                <w:left w:val="none" w:sz="0" w:space="0" w:color="auto"/>
                <w:bottom w:val="none" w:sz="0" w:space="0" w:color="auto"/>
                <w:right w:val="none" w:sz="0" w:space="0" w:color="auto"/>
              </w:divBdr>
            </w:div>
            <w:div w:id="18164313">
              <w:marLeft w:val="0"/>
              <w:marRight w:val="0"/>
              <w:marTop w:val="0"/>
              <w:marBottom w:val="0"/>
              <w:divBdr>
                <w:top w:val="none" w:sz="0" w:space="0" w:color="auto"/>
                <w:left w:val="none" w:sz="0" w:space="0" w:color="auto"/>
                <w:bottom w:val="none" w:sz="0" w:space="0" w:color="auto"/>
                <w:right w:val="none" w:sz="0" w:space="0" w:color="auto"/>
              </w:divBdr>
            </w:div>
            <w:div w:id="18707863">
              <w:marLeft w:val="0"/>
              <w:marRight w:val="0"/>
              <w:marTop w:val="0"/>
              <w:marBottom w:val="0"/>
              <w:divBdr>
                <w:top w:val="none" w:sz="0" w:space="0" w:color="auto"/>
                <w:left w:val="none" w:sz="0" w:space="0" w:color="auto"/>
                <w:bottom w:val="none" w:sz="0" w:space="0" w:color="auto"/>
                <w:right w:val="none" w:sz="0" w:space="0" w:color="auto"/>
              </w:divBdr>
            </w:div>
            <w:div w:id="20477357">
              <w:marLeft w:val="0"/>
              <w:marRight w:val="0"/>
              <w:marTop w:val="0"/>
              <w:marBottom w:val="0"/>
              <w:divBdr>
                <w:top w:val="none" w:sz="0" w:space="0" w:color="auto"/>
                <w:left w:val="none" w:sz="0" w:space="0" w:color="auto"/>
                <w:bottom w:val="none" w:sz="0" w:space="0" w:color="auto"/>
                <w:right w:val="none" w:sz="0" w:space="0" w:color="auto"/>
              </w:divBdr>
            </w:div>
            <w:div w:id="20592799">
              <w:marLeft w:val="0"/>
              <w:marRight w:val="0"/>
              <w:marTop w:val="0"/>
              <w:marBottom w:val="0"/>
              <w:divBdr>
                <w:top w:val="none" w:sz="0" w:space="0" w:color="auto"/>
                <w:left w:val="none" w:sz="0" w:space="0" w:color="auto"/>
                <w:bottom w:val="none" w:sz="0" w:space="0" w:color="auto"/>
                <w:right w:val="none" w:sz="0" w:space="0" w:color="auto"/>
              </w:divBdr>
            </w:div>
            <w:div w:id="22442073">
              <w:marLeft w:val="0"/>
              <w:marRight w:val="0"/>
              <w:marTop w:val="0"/>
              <w:marBottom w:val="0"/>
              <w:divBdr>
                <w:top w:val="none" w:sz="0" w:space="0" w:color="auto"/>
                <w:left w:val="none" w:sz="0" w:space="0" w:color="auto"/>
                <w:bottom w:val="none" w:sz="0" w:space="0" w:color="auto"/>
                <w:right w:val="none" w:sz="0" w:space="0" w:color="auto"/>
              </w:divBdr>
            </w:div>
            <w:div w:id="28115862">
              <w:marLeft w:val="0"/>
              <w:marRight w:val="0"/>
              <w:marTop w:val="0"/>
              <w:marBottom w:val="0"/>
              <w:divBdr>
                <w:top w:val="none" w:sz="0" w:space="0" w:color="auto"/>
                <w:left w:val="none" w:sz="0" w:space="0" w:color="auto"/>
                <w:bottom w:val="none" w:sz="0" w:space="0" w:color="auto"/>
                <w:right w:val="none" w:sz="0" w:space="0" w:color="auto"/>
              </w:divBdr>
            </w:div>
            <w:div w:id="29571148">
              <w:marLeft w:val="0"/>
              <w:marRight w:val="0"/>
              <w:marTop w:val="0"/>
              <w:marBottom w:val="0"/>
              <w:divBdr>
                <w:top w:val="none" w:sz="0" w:space="0" w:color="auto"/>
                <w:left w:val="none" w:sz="0" w:space="0" w:color="auto"/>
                <w:bottom w:val="none" w:sz="0" w:space="0" w:color="auto"/>
                <w:right w:val="none" w:sz="0" w:space="0" w:color="auto"/>
              </w:divBdr>
            </w:div>
            <w:div w:id="50740487">
              <w:marLeft w:val="0"/>
              <w:marRight w:val="0"/>
              <w:marTop w:val="0"/>
              <w:marBottom w:val="0"/>
              <w:divBdr>
                <w:top w:val="none" w:sz="0" w:space="0" w:color="auto"/>
                <w:left w:val="none" w:sz="0" w:space="0" w:color="auto"/>
                <w:bottom w:val="none" w:sz="0" w:space="0" w:color="auto"/>
                <w:right w:val="none" w:sz="0" w:space="0" w:color="auto"/>
              </w:divBdr>
            </w:div>
            <w:div w:id="53088884">
              <w:marLeft w:val="0"/>
              <w:marRight w:val="0"/>
              <w:marTop w:val="0"/>
              <w:marBottom w:val="0"/>
              <w:divBdr>
                <w:top w:val="none" w:sz="0" w:space="0" w:color="auto"/>
                <w:left w:val="none" w:sz="0" w:space="0" w:color="auto"/>
                <w:bottom w:val="none" w:sz="0" w:space="0" w:color="auto"/>
                <w:right w:val="none" w:sz="0" w:space="0" w:color="auto"/>
              </w:divBdr>
            </w:div>
            <w:div w:id="60060538">
              <w:marLeft w:val="0"/>
              <w:marRight w:val="0"/>
              <w:marTop w:val="0"/>
              <w:marBottom w:val="0"/>
              <w:divBdr>
                <w:top w:val="none" w:sz="0" w:space="0" w:color="auto"/>
                <w:left w:val="none" w:sz="0" w:space="0" w:color="auto"/>
                <w:bottom w:val="none" w:sz="0" w:space="0" w:color="auto"/>
                <w:right w:val="none" w:sz="0" w:space="0" w:color="auto"/>
              </w:divBdr>
            </w:div>
            <w:div w:id="61299956">
              <w:marLeft w:val="0"/>
              <w:marRight w:val="0"/>
              <w:marTop w:val="0"/>
              <w:marBottom w:val="0"/>
              <w:divBdr>
                <w:top w:val="none" w:sz="0" w:space="0" w:color="auto"/>
                <w:left w:val="none" w:sz="0" w:space="0" w:color="auto"/>
                <w:bottom w:val="none" w:sz="0" w:space="0" w:color="auto"/>
                <w:right w:val="none" w:sz="0" w:space="0" w:color="auto"/>
              </w:divBdr>
            </w:div>
            <w:div w:id="66419779">
              <w:marLeft w:val="0"/>
              <w:marRight w:val="0"/>
              <w:marTop w:val="0"/>
              <w:marBottom w:val="0"/>
              <w:divBdr>
                <w:top w:val="none" w:sz="0" w:space="0" w:color="auto"/>
                <w:left w:val="none" w:sz="0" w:space="0" w:color="auto"/>
                <w:bottom w:val="none" w:sz="0" w:space="0" w:color="auto"/>
                <w:right w:val="none" w:sz="0" w:space="0" w:color="auto"/>
              </w:divBdr>
            </w:div>
            <w:div w:id="73859891">
              <w:marLeft w:val="0"/>
              <w:marRight w:val="0"/>
              <w:marTop w:val="0"/>
              <w:marBottom w:val="0"/>
              <w:divBdr>
                <w:top w:val="none" w:sz="0" w:space="0" w:color="auto"/>
                <w:left w:val="none" w:sz="0" w:space="0" w:color="auto"/>
                <w:bottom w:val="none" w:sz="0" w:space="0" w:color="auto"/>
                <w:right w:val="none" w:sz="0" w:space="0" w:color="auto"/>
              </w:divBdr>
            </w:div>
            <w:div w:id="93869873">
              <w:marLeft w:val="0"/>
              <w:marRight w:val="0"/>
              <w:marTop w:val="0"/>
              <w:marBottom w:val="0"/>
              <w:divBdr>
                <w:top w:val="none" w:sz="0" w:space="0" w:color="auto"/>
                <w:left w:val="none" w:sz="0" w:space="0" w:color="auto"/>
                <w:bottom w:val="none" w:sz="0" w:space="0" w:color="auto"/>
                <w:right w:val="none" w:sz="0" w:space="0" w:color="auto"/>
              </w:divBdr>
            </w:div>
            <w:div w:id="95948356">
              <w:marLeft w:val="0"/>
              <w:marRight w:val="0"/>
              <w:marTop w:val="0"/>
              <w:marBottom w:val="0"/>
              <w:divBdr>
                <w:top w:val="none" w:sz="0" w:space="0" w:color="auto"/>
                <w:left w:val="none" w:sz="0" w:space="0" w:color="auto"/>
                <w:bottom w:val="none" w:sz="0" w:space="0" w:color="auto"/>
                <w:right w:val="none" w:sz="0" w:space="0" w:color="auto"/>
              </w:divBdr>
            </w:div>
            <w:div w:id="101267798">
              <w:marLeft w:val="0"/>
              <w:marRight w:val="0"/>
              <w:marTop w:val="0"/>
              <w:marBottom w:val="0"/>
              <w:divBdr>
                <w:top w:val="none" w:sz="0" w:space="0" w:color="auto"/>
                <w:left w:val="none" w:sz="0" w:space="0" w:color="auto"/>
                <w:bottom w:val="none" w:sz="0" w:space="0" w:color="auto"/>
                <w:right w:val="none" w:sz="0" w:space="0" w:color="auto"/>
              </w:divBdr>
            </w:div>
            <w:div w:id="105195630">
              <w:marLeft w:val="0"/>
              <w:marRight w:val="0"/>
              <w:marTop w:val="0"/>
              <w:marBottom w:val="0"/>
              <w:divBdr>
                <w:top w:val="none" w:sz="0" w:space="0" w:color="auto"/>
                <w:left w:val="none" w:sz="0" w:space="0" w:color="auto"/>
                <w:bottom w:val="none" w:sz="0" w:space="0" w:color="auto"/>
                <w:right w:val="none" w:sz="0" w:space="0" w:color="auto"/>
              </w:divBdr>
            </w:div>
            <w:div w:id="106122748">
              <w:marLeft w:val="0"/>
              <w:marRight w:val="0"/>
              <w:marTop w:val="0"/>
              <w:marBottom w:val="0"/>
              <w:divBdr>
                <w:top w:val="none" w:sz="0" w:space="0" w:color="auto"/>
                <w:left w:val="none" w:sz="0" w:space="0" w:color="auto"/>
                <w:bottom w:val="none" w:sz="0" w:space="0" w:color="auto"/>
                <w:right w:val="none" w:sz="0" w:space="0" w:color="auto"/>
              </w:divBdr>
            </w:div>
            <w:div w:id="107939918">
              <w:marLeft w:val="0"/>
              <w:marRight w:val="0"/>
              <w:marTop w:val="0"/>
              <w:marBottom w:val="0"/>
              <w:divBdr>
                <w:top w:val="none" w:sz="0" w:space="0" w:color="auto"/>
                <w:left w:val="none" w:sz="0" w:space="0" w:color="auto"/>
                <w:bottom w:val="none" w:sz="0" w:space="0" w:color="auto"/>
                <w:right w:val="none" w:sz="0" w:space="0" w:color="auto"/>
              </w:divBdr>
            </w:div>
            <w:div w:id="112093828">
              <w:marLeft w:val="0"/>
              <w:marRight w:val="0"/>
              <w:marTop w:val="0"/>
              <w:marBottom w:val="0"/>
              <w:divBdr>
                <w:top w:val="none" w:sz="0" w:space="0" w:color="auto"/>
                <w:left w:val="none" w:sz="0" w:space="0" w:color="auto"/>
                <w:bottom w:val="none" w:sz="0" w:space="0" w:color="auto"/>
                <w:right w:val="none" w:sz="0" w:space="0" w:color="auto"/>
              </w:divBdr>
            </w:div>
            <w:div w:id="112796390">
              <w:marLeft w:val="0"/>
              <w:marRight w:val="0"/>
              <w:marTop w:val="0"/>
              <w:marBottom w:val="0"/>
              <w:divBdr>
                <w:top w:val="none" w:sz="0" w:space="0" w:color="auto"/>
                <w:left w:val="none" w:sz="0" w:space="0" w:color="auto"/>
                <w:bottom w:val="none" w:sz="0" w:space="0" w:color="auto"/>
                <w:right w:val="none" w:sz="0" w:space="0" w:color="auto"/>
              </w:divBdr>
            </w:div>
            <w:div w:id="118884570">
              <w:marLeft w:val="0"/>
              <w:marRight w:val="0"/>
              <w:marTop w:val="0"/>
              <w:marBottom w:val="0"/>
              <w:divBdr>
                <w:top w:val="none" w:sz="0" w:space="0" w:color="auto"/>
                <w:left w:val="none" w:sz="0" w:space="0" w:color="auto"/>
                <w:bottom w:val="none" w:sz="0" w:space="0" w:color="auto"/>
                <w:right w:val="none" w:sz="0" w:space="0" w:color="auto"/>
              </w:divBdr>
            </w:div>
            <w:div w:id="121850633">
              <w:marLeft w:val="0"/>
              <w:marRight w:val="0"/>
              <w:marTop w:val="0"/>
              <w:marBottom w:val="0"/>
              <w:divBdr>
                <w:top w:val="none" w:sz="0" w:space="0" w:color="auto"/>
                <w:left w:val="none" w:sz="0" w:space="0" w:color="auto"/>
                <w:bottom w:val="none" w:sz="0" w:space="0" w:color="auto"/>
                <w:right w:val="none" w:sz="0" w:space="0" w:color="auto"/>
              </w:divBdr>
            </w:div>
            <w:div w:id="131096911">
              <w:marLeft w:val="0"/>
              <w:marRight w:val="0"/>
              <w:marTop w:val="0"/>
              <w:marBottom w:val="0"/>
              <w:divBdr>
                <w:top w:val="none" w:sz="0" w:space="0" w:color="auto"/>
                <w:left w:val="none" w:sz="0" w:space="0" w:color="auto"/>
                <w:bottom w:val="none" w:sz="0" w:space="0" w:color="auto"/>
                <w:right w:val="none" w:sz="0" w:space="0" w:color="auto"/>
              </w:divBdr>
            </w:div>
            <w:div w:id="132406484">
              <w:marLeft w:val="0"/>
              <w:marRight w:val="0"/>
              <w:marTop w:val="0"/>
              <w:marBottom w:val="0"/>
              <w:divBdr>
                <w:top w:val="none" w:sz="0" w:space="0" w:color="auto"/>
                <w:left w:val="none" w:sz="0" w:space="0" w:color="auto"/>
                <w:bottom w:val="none" w:sz="0" w:space="0" w:color="auto"/>
                <w:right w:val="none" w:sz="0" w:space="0" w:color="auto"/>
              </w:divBdr>
            </w:div>
            <w:div w:id="137265103">
              <w:marLeft w:val="0"/>
              <w:marRight w:val="0"/>
              <w:marTop w:val="0"/>
              <w:marBottom w:val="0"/>
              <w:divBdr>
                <w:top w:val="none" w:sz="0" w:space="0" w:color="auto"/>
                <w:left w:val="none" w:sz="0" w:space="0" w:color="auto"/>
                <w:bottom w:val="none" w:sz="0" w:space="0" w:color="auto"/>
                <w:right w:val="none" w:sz="0" w:space="0" w:color="auto"/>
              </w:divBdr>
            </w:div>
            <w:div w:id="141316168">
              <w:marLeft w:val="0"/>
              <w:marRight w:val="0"/>
              <w:marTop w:val="0"/>
              <w:marBottom w:val="0"/>
              <w:divBdr>
                <w:top w:val="none" w:sz="0" w:space="0" w:color="auto"/>
                <w:left w:val="none" w:sz="0" w:space="0" w:color="auto"/>
                <w:bottom w:val="none" w:sz="0" w:space="0" w:color="auto"/>
                <w:right w:val="none" w:sz="0" w:space="0" w:color="auto"/>
              </w:divBdr>
            </w:div>
            <w:div w:id="148324571">
              <w:marLeft w:val="0"/>
              <w:marRight w:val="0"/>
              <w:marTop w:val="0"/>
              <w:marBottom w:val="0"/>
              <w:divBdr>
                <w:top w:val="none" w:sz="0" w:space="0" w:color="auto"/>
                <w:left w:val="none" w:sz="0" w:space="0" w:color="auto"/>
                <w:bottom w:val="none" w:sz="0" w:space="0" w:color="auto"/>
                <w:right w:val="none" w:sz="0" w:space="0" w:color="auto"/>
              </w:divBdr>
            </w:div>
            <w:div w:id="157690939">
              <w:marLeft w:val="0"/>
              <w:marRight w:val="0"/>
              <w:marTop w:val="0"/>
              <w:marBottom w:val="0"/>
              <w:divBdr>
                <w:top w:val="none" w:sz="0" w:space="0" w:color="auto"/>
                <w:left w:val="none" w:sz="0" w:space="0" w:color="auto"/>
                <w:bottom w:val="none" w:sz="0" w:space="0" w:color="auto"/>
                <w:right w:val="none" w:sz="0" w:space="0" w:color="auto"/>
              </w:divBdr>
            </w:div>
            <w:div w:id="160775317">
              <w:marLeft w:val="0"/>
              <w:marRight w:val="0"/>
              <w:marTop w:val="0"/>
              <w:marBottom w:val="0"/>
              <w:divBdr>
                <w:top w:val="none" w:sz="0" w:space="0" w:color="auto"/>
                <w:left w:val="none" w:sz="0" w:space="0" w:color="auto"/>
                <w:bottom w:val="none" w:sz="0" w:space="0" w:color="auto"/>
                <w:right w:val="none" w:sz="0" w:space="0" w:color="auto"/>
              </w:divBdr>
            </w:div>
            <w:div w:id="180123117">
              <w:marLeft w:val="0"/>
              <w:marRight w:val="0"/>
              <w:marTop w:val="0"/>
              <w:marBottom w:val="0"/>
              <w:divBdr>
                <w:top w:val="none" w:sz="0" w:space="0" w:color="auto"/>
                <w:left w:val="none" w:sz="0" w:space="0" w:color="auto"/>
                <w:bottom w:val="none" w:sz="0" w:space="0" w:color="auto"/>
                <w:right w:val="none" w:sz="0" w:space="0" w:color="auto"/>
              </w:divBdr>
            </w:div>
            <w:div w:id="181937880">
              <w:marLeft w:val="0"/>
              <w:marRight w:val="0"/>
              <w:marTop w:val="0"/>
              <w:marBottom w:val="0"/>
              <w:divBdr>
                <w:top w:val="none" w:sz="0" w:space="0" w:color="auto"/>
                <w:left w:val="none" w:sz="0" w:space="0" w:color="auto"/>
                <w:bottom w:val="none" w:sz="0" w:space="0" w:color="auto"/>
                <w:right w:val="none" w:sz="0" w:space="0" w:color="auto"/>
              </w:divBdr>
            </w:div>
            <w:div w:id="191647830">
              <w:marLeft w:val="0"/>
              <w:marRight w:val="0"/>
              <w:marTop w:val="0"/>
              <w:marBottom w:val="0"/>
              <w:divBdr>
                <w:top w:val="none" w:sz="0" w:space="0" w:color="auto"/>
                <w:left w:val="none" w:sz="0" w:space="0" w:color="auto"/>
                <w:bottom w:val="none" w:sz="0" w:space="0" w:color="auto"/>
                <w:right w:val="none" w:sz="0" w:space="0" w:color="auto"/>
              </w:divBdr>
            </w:div>
            <w:div w:id="208537066">
              <w:marLeft w:val="0"/>
              <w:marRight w:val="0"/>
              <w:marTop w:val="0"/>
              <w:marBottom w:val="0"/>
              <w:divBdr>
                <w:top w:val="none" w:sz="0" w:space="0" w:color="auto"/>
                <w:left w:val="none" w:sz="0" w:space="0" w:color="auto"/>
                <w:bottom w:val="none" w:sz="0" w:space="0" w:color="auto"/>
                <w:right w:val="none" w:sz="0" w:space="0" w:color="auto"/>
              </w:divBdr>
            </w:div>
            <w:div w:id="208760616">
              <w:marLeft w:val="0"/>
              <w:marRight w:val="0"/>
              <w:marTop w:val="0"/>
              <w:marBottom w:val="0"/>
              <w:divBdr>
                <w:top w:val="none" w:sz="0" w:space="0" w:color="auto"/>
                <w:left w:val="none" w:sz="0" w:space="0" w:color="auto"/>
                <w:bottom w:val="none" w:sz="0" w:space="0" w:color="auto"/>
                <w:right w:val="none" w:sz="0" w:space="0" w:color="auto"/>
              </w:divBdr>
            </w:div>
            <w:div w:id="216014754">
              <w:marLeft w:val="0"/>
              <w:marRight w:val="0"/>
              <w:marTop w:val="0"/>
              <w:marBottom w:val="0"/>
              <w:divBdr>
                <w:top w:val="none" w:sz="0" w:space="0" w:color="auto"/>
                <w:left w:val="none" w:sz="0" w:space="0" w:color="auto"/>
                <w:bottom w:val="none" w:sz="0" w:space="0" w:color="auto"/>
                <w:right w:val="none" w:sz="0" w:space="0" w:color="auto"/>
              </w:divBdr>
            </w:div>
            <w:div w:id="223418406">
              <w:marLeft w:val="0"/>
              <w:marRight w:val="0"/>
              <w:marTop w:val="0"/>
              <w:marBottom w:val="0"/>
              <w:divBdr>
                <w:top w:val="none" w:sz="0" w:space="0" w:color="auto"/>
                <w:left w:val="none" w:sz="0" w:space="0" w:color="auto"/>
                <w:bottom w:val="none" w:sz="0" w:space="0" w:color="auto"/>
                <w:right w:val="none" w:sz="0" w:space="0" w:color="auto"/>
              </w:divBdr>
            </w:div>
            <w:div w:id="224075523">
              <w:marLeft w:val="0"/>
              <w:marRight w:val="0"/>
              <w:marTop w:val="0"/>
              <w:marBottom w:val="0"/>
              <w:divBdr>
                <w:top w:val="none" w:sz="0" w:space="0" w:color="auto"/>
                <w:left w:val="none" w:sz="0" w:space="0" w:color="auto"/>
                <w:bottom w:val="none" w:sz="0" w:space="0" w:color="auto"/>
                <w:right w:val="none" w:sz="0" w:space="0" w:color="auto"/>
              </w:divBdr>
            </w:div>
            <w:div w:id="225841591">
              <w:marLeft w:val="0"/>
              <w:marRight w:val="0"/>
              <w:marTop w:val="0"/>
              <w:marBottom w:val="0"/>
              <w:divBdr>
                <w:top w:val="none" w:sz="0" w:space="0" w:color="auto"/>
                <w:left w:val="none" w:sz="0" w:space="0" w:color="auto"/>
                <w:bottom w:val="none" w:sz="0" w:space="0" w:color="auto"/>
                <w:right w:val="none" w:sz="0" w:space="0" w:color="auto"/>
              </w:divBdr>
            </w:div>
            <w:div w:id="236943871">
              <w:marLeft w:val="0"/>
              <w:marRight w:val="0"/>
              <w:marTop w:val="0"/>
              <w:marBottom w:val="0"/>
              <w:divBdr>
                <w:top w:val="none" w:sz="0" w:space="0" w:color="auto"/>
                <w:left w:val="none" w:sz="0" w:space="0" w:color="auto"/>
                <w:bottom w:val="none" w:sz="0" w:space="0" w:color="auto"/>
                <w:right w:val="none" w:sz="0" w:space="0" w:color="auto"/>
              </w:divBdr>
            </w:div>
            <w:div w:id="266274786">
              <w:marLeft w:val="0"/>
              <w:marRight w:val="0"/>
              <w:marTop w:val="0"/>
              <w:marBottom w:val="0"/>
              <w:divBdr>
                <w:top w:val="none" w:sz="0" w:space="0" w:color="auto"/>
                <w:left w:val="none" w:sz="0" w:space="0" w:color="auto"/>
                <w:bottom w:val="none" w:sz="0" w:space="0" w:color="auto"/>
                <w:right w:val="none" w:sz="0" w:space="0" w:color="auto"/>
              </w:divBdr>
            </w:div>
            <w:div w:id="279343448">
              <w:marLeft w:val="0"/>
              <w:marRight w:val="0"/>
              <w:marTop w:val="0"/>
              <w:marBottom w:val="0"/>
              <w:divBdr>
                <w:top w:val="none" w:sz="0" w:space="0" w:color="auto"/>
                <w:left w:val="none" w:sz="0" w:space="0" w:color="auto"/>
                <w:bottom w:val="none" w:sz="0" w:space="0" w:color="auto"/>
                <w:right w:val="none" w:sz="0" w:space="0" w:color="auto"/>
              </w:divBdr>
            </w:div>
            <w:div w:id="280306078">
              <w:marLeft w:val="0"/>
              <w:marRight w:val="0"/>
              <w:marTop w:val="0"/>
              <w:marBottom w:val="0"/>
              <w:divBdr>
                <w:top w:val="none" w:sz="0" w:space="0" w:color="auto"/>
                <w:left w:val="none" w:sz="0" w:space="0" w:color="auto"/>
                <w:bottom w:val="none" w:sz="0" w:space="0" w:color="auto"/>
                <w:right w:val="none" w:sz="0" w:space="0" w:color="auto"/>
              </w:divBdr>
            </w:div>
            <w:div w:id="301884623">
              <w:marLeft w:val="0"/>
              <w:marRight w:val="0"/>
              <w:marTop w:val="0"/>
              <w:marBottom w:val="0"/>
              <w:divBdr>
                <w:top w:val="none" w:sz="0" w:space="0" w:color="auto"/>
                <w:left w:val="none" w:sz="0" w:space="0" w:color="auto"/>
                <w:bottom w:val="none" w:sz="0" w:space="0" w:color="auto"/>
                <w:right w:val="none" w:sz="0" w:space="0" w:color="auto"/>
              </w:divBdr>
            </w:div>
            <w:div w:id="304824885">
              <w:marLeft w:val="0"/>
              <w:marRight w:val="0"/>
              <w:marTop w:val="0"/>
              <w:marBottom w:val="0"/>
              <w:divBdr>
                <w:top w:val="none" w:sz="0" w:space="0" w:color="auto"/>
                <w:left w:val="none" w:sz="0" w:space="0" w:color="auto"/>
                <w:bottom w:val="none" w:sz="0" w:space="0" w:color="auto"/>
                <w:right w:val="none" w:sz="0" w:space="0" w:color="auto"/>
              </w:divBdr>
            </w:div>
            <w:div w:id="315115635">
              <w:marLeft w:val="0"/>
              <w:marRight w:val="0"/>
              <w:marTop w:val="0"/>
              <w:marBottom w:val="0"/>
              <w:divBdr>
                <w:top w:val="none" w:sz="0" w:space="0" w:color="auto"/>
                <w:left w:val="none" w:sz="0" w:space="0" w:color="auto"/>
                <w:bottom w:val="none" w:sz="0" w:space="0" w:color="auto"/>
                <w:right w:val="none" w:sz="0" w:space="0" w:color="auto"/>
              </w:divBdr>
            </w:div>
            <w:div w:id="327564762">
              <w:marLeft w:val="0"/>
              <w:marRight w:val="0"/>
              <w:marTop w:val="0"/>
              <w:marBottom w:val="0"/>
              <w:divBdr>
                <w:top w:val="none" w:sz="0" w:space="0" w:color="auto"/>
                <w:left w:val="none" w:sz="0" w:space="0" w:color="auto"/>
                <w:bottom w:val="none" w:sz="0" w:space="0" w:color="auto"/>
                <w:right w:val="none" w:sz="0" w:space="0" w:color="auto"/>
              </w:divBdr>
            </w:div>
            <w:div w:id="331763965">
              <w:marLeft w:val="0"/>
              <w:marRight w:val="0"/>
              <w:marTop w:val="0"/>
              <w:marBottom w:val="0"/>
              <w:divBdr>
                <w:top w:val="none" w:sz="0" w:space="0" w:color="auto"/>
                <w:left w:val="none" w:sz="0" w:space="0" w:color="auto"/>
                <w:bottom w:val="none" w:sz="0" w:space="0" w:color="auto"/>
                <w:right w:val="none" w:sz="0" w:space="0" w:color="auto"/>
              </w:divBdr>
            </w:div>
            <w:div w:id="342971682">
              <w:marLeft w:val="0"/>
              <w:marRight w:val="0"/>
              <w:marTop w:val="0"/>
              <w:marBottom w:val="0"/>
              <w:divBdr>
                <w:top w:val="none" w:sz="0" w:space="0" w:color="auto"/>
                <w:left w:val="none" w:sz="0" w:space="0" w:color="auto"/>
                <w:bottom w:val="none" w:sz="0" w:space="0" w:color="auto"/>
                <w:right w:val="none" w:sz="0" w:space="0" w:color="auto"/>
              </w:divBdr>
            </w:div>
            <w:div w:id="346520994">
              <w:marLeft w:val="0"/>
              <w:marRight w:val="0"/>
              <w:marTop w:val="0"/>
              <w:marBottom w:val="0"/>
              <w:divBdr>
                <w:top w:val="none" w:sz="0" w:space="0" w:color="auto"/>
                <w:left w:val="none" w:sz="0" w:space="0" w:color="auto"/>
                <w:bottom w:val="none" w:sz="0" w:space="0" w:color="auto"/>
                <w:right w:val="none" w:sz="0" w:space="0" w:color="auto"/>
              </w:divBdr>
            </w:div>
            <w:div w:id="346567298">
              <w:marLeft w:val="0"/>
              <w:marRight w:val="0"/>
              <w:marTop w:val="0"/>
              <w:marBottom w:val="0"/>
              <w:divBdr>
                <w:top w:val="none" w:sz="0" w:space="0" w:color="auto"/>
                <w:left w:val="none" w:sz="0" w:space="0" w:color="auto"/>
                <w:bottom w:val="none" w:sz="0" w:space="0" w:color="auto"/>
                <w:right w:val="none" w:sz="0" w:space="0" w:color="auto"/>
              </w:divBdr>
            </w:div>
            <w:div w:id="350033947">
              <w:marLeft w:val="0"/>
              <w:marRight w:val="0"/>
              <w:marTop w:val="0"/>
              <w:marBottom w:val="0"/>
              <w:divBdr>
                <w:top w:val="none" w:sz="0" w:space="0" w:color="auto"/>
                <w:left w:val="none" w:sz="0" w:space="0" w:color="auto"/>
                <w:bottom w:val="none" w:sz="0" w:space="0" w:color="auto"/>
                <w:right w:val="none" w:sz="0" w:space="0" w:color="auto"/>
              </w:divBdr>
            </w:div>
            <w:div w:id="360400398">
              <w:marLeft w:val="0"/>
              <w:marRight w:val="0"/>
              <w:marTop w:val="0"/>
              <w:marBottom w:val="0"/>
              <w:divBdr>
                <w:top w:val="none" w:sz="0" w:space="0" w:color="auto"/>
                <w:left w:val="none" w:sz="0" w:space="0" w:color="auto"/>
                <w:bottom w:val="none" w:sz="0" w:space="0" w:color="auto"/>
                <w:right w:val="none" w:sz="0" w:space="0" w:color="auto"/>
              </w:divBdr>
            </w:div>
            <w:div w:id="364527037">
              <w:marLeft w:val="0"/>
              <w:marRight w:val="0"/>
              <w:marTop w:val="0"/>
              <w:marBottom w:val="0"/>
              <w:divBdr>
                <w:top w:val="none" w:sz="0" w:space="0" w:color="auto"/>
                <w:left w:val="none" w:sz="0" w:space="0" w:color="auto"/>
                <w:bottom w:val="none" w:sz="0" w:space="0" w:color="auto"/>
                <w:right w:val="none" w:sz="0" w:space="0" w:color="auto"/>
              </w:divBdr>
            </w:div>
            <w:div w:id="369691515">
              <w:marLeft w:val="0"/>
              <w:marRight w:val="0"/>
              <w:marTop w:val="0"/>
              <w:marBottom w:val="0"/>
              <w:divBdr>
                <w:top w:val="none" w:sz="0" w:space="0" w:color="auto"/>
                <w:left w:val="none" w:sz="0" w:space="0" w:color="auto"/>
                <w:bottom w:val="none" w:sz="0" w:space="0" w:color="auto"/>
                <w:right w:val="none" w:sz="0" w:space="0" w:color="auto"/>
              </w:divBdr>
            </w:div>
            <w:div w:id="371030843">
              <w:marLeft w:val="0"/>
              <w:marRight w:val="0"/>
              <w:marTop w:val="0"/>
              <w:marBottom w:val="0"/>
              <w:divBdr>
                <w:top w:val="none" w:sz="0" w:space="0" w:color="auto"/>
                <w:left w:val="none" w:sz="0" w:space="0" w:color="auto"/>
                <w:bottom w:val="none" w:sz="0" w:space="0" w:color="auto"/>
                <w:right w:val="none" w:sz="0" w:space="0" w:color="auto"/>
              </w:divBdr>
            </w:div>
            <w:div w:id="378019850">
              <w:marLeft w:val="0"/>
              <w:marRight w:val="0"/>
              <w:marTop w:val="0"/>
              <w:marBottom w:val="0"/>
              <w:divBdr>
                <w:top w:val="none" w:sz="0" w:space="0" w:color="auto"/>
                <w:left w:val="none" w:sz="0" w:space="0" w:color="auto"/>
                <w:bottom w:val="none" w:sz="0" w:space="0" w:color="auto"/>
                <w:right w:val="none" w:sz="0" w:space="0" w:color="auto"/>
              </w:divBdr>
            </w:div>
            <w:div w:id="384448076">
              <w:marLeft w:val="0"/>
              <w:marRight w:val="0"/>
              <w:marTop w:val="0"/>
              <w:marBottom w:val="0"/>
              <w:divBdr>
                <w:top w:val="none" w:sz="0" w:space="0" w:color="auto"/>
                <w:left w:val="none" w:sz="0" w:space="0" w:color="auto"/>
                <w:bottom w:val="none" w:sz="0" w:space="0" w:color="auto"/>
                <w:right w:val="none" w:sz="0" w:space="0" w:color="auto"/>
              </w:divBdr>
            </w:div>
            <w:div w:id="384959171">
              <w:marLeft w:val="0"/>
              <w:marRight w:val="0"/>
              <w:marTop w:val="0"/>
              <w:marBottom w:val="0"/>
              <w:divBdr>
                <w:top w:val="none" w:sz="0" w:space="0" w:color="auto"/>
                <w:left w:val="none" w:sz="0" w:space="0" w:color="auto"/>
                <w:bottom w:val="none" w:sz="0" w:space="0" w:color="auto"/>
                <w:right w:val="none" w:sz="0" w:space="0" w:color="auto"/>
              </w:divBdr>
            </w:div>
            <w:div w:id="385836761">
              <w:marLeft w:val="0"/>
              <w:marRight w:val="0"/>
              <w:marTop w:val="0"/>
              <w:marBottom w:val="0"/>
              <w:divBdr>
                <w:top w:val="none" w:sz="0" w:space="0" w:color="auto"/>
                <w:left w:val="none" w:sz="0" w:space="0" w:color="auto"/>
                <w:bottom w:val="none" w:sz="0" w:space="0" w:color="auto"/>
                <w:right w:val="none" w:sz="0" w:space="0" w:color="auto"/>
              </w:divBdr>
            </w:div>
            <w:div w:id="389421927">
              <w:marLeft w:val="0"/>
              <w:marRight w:val="0"/>
              <w:marTop w:val="0"/>
              <w:marBottom w:val="0"/>
              <w:divBdr>
                <w:top w:val="none" w:sz="0" w:space="0" w:color="auto"/>
                <w:left w:val="none" w:sz="0" w:space="0" w:color="auto"/>
                <w:bottom w:val="none" w:sz="0" w:space="0" w:color="auto"/>
                <w:right w:val="none" w:sz="0" w:space="0" w:color="auto"/>
              </w:divBdr>
            </w:div>
            <w:div w:id="395201123">
              <w:marLeft w:val="0"/>
              <w:marRight w:val="0"/>
              <w:marTop w:val="0"/>
              <w:marBottom w:val="0"/>
              <w:divBdr>
                <w:top w:val="none" w:sz="0" w:space="0" w:color="auto"/>
                <w:left w:val="none" w:sz="0" w:space="0" w:color="auto"/>
                <w:bottom w:val="none" w:sz="0" w:space="0" w:color="auto"/>
                <w:right w:val="none" w:sz="0" w:space="0" w:color="auto"/>
              </w:divBdr>
            </w:div>
            <w:div w:id="411507790">
              <w:marLeft w:val="0"/>
              <w:marRight w:val="0"/>
              <w:marTop w:val="0"/>
              <w:marBottom w:val="0"/>
              <w:divBdr>
                <w:top w:val="none" w:sz="0" w:space="0" w:color="auto"/>
                <w:left w:val="none" w:sz="0" w:space="0" w:color="auto"/>
                <w:bottom w:val="none" w:sz="0" w:space="0" w:color="auto"/>
                <w:right w:val="none" w:sz="0" w:space="0" w:color="auto"/>
              </w:divBdr>
            </w:div>
            <w:div w:id="412899567">
              <w:marLeft w:val="0"/>
              <w:marRight w:val="0"/>
              <w:marTop w:val="0"/>
              <w:marBottom w:val="0"/>
              <w:divBdr>
                <w:top w:val="none" w:sz="0" w:space="0" w:color="auto"/>
                <w:left w:val="none" w:sz="0" w:space="0" w:color="auto"/>
                <w:bottom w:val="none" w:sz="0" w:space="0" w:color="auto"/>
                <w:right w:val="none" w:sz="0" w:space="0" w:color="auto"/>
              </w:divBdr>
            </w:div>
            <w:div w:id="414519391">
              <w:marLeft w:val="0"/>
              <w:marRight w:val="0"/>
              <w:marTop w:val="0"/>
              <w:marBottom w:val="0"/>
              <w:divBdr>
                <w:top w:val="none" w:sz="0" w:space="0" w:color="auto"/>
                <w:left w:val="none" w:sz="0" w:space="0" w:color="auto"/>
                <w:bottom w:val="none" w:sz="0" w:space="0" w:color="auto"/>
                <w:right w:val="none" w:sz="0" w:space="0" w:color="auto"/>
              </w:divBdr>
            </w:div>
            <w:div w:id="426656476">
              <w:marLeft w:val="0"/>
              <w:marRight w:val="0"/>
              <w:marTop w:val="0"/>
              <w:marBottom w:val="0"/>
              <w:divBdr>
                <w:top w:val="none" w:sz="0" w:space="0" w:color="auto"/>
                <w:left w:val="none" w:sz="0" w:space="0" w:color="auto"/>
                <w:bottom w:val="none" w:sz="0" w:space="0" w:color="auto"/>
                <w:right w:val="none" w:sz="0" w:space="0" w:color="auto"/>
              </w:divBdr>
            </w:div>
            <w:div w:id="430323239">
              <w:marLeft w:val="0"/>
              <w:marRight w:val="0"/>
              <w:marTop w:val="0"/>
              <w:marBottom w:val="0"/>
              <w:divBdr>
                <w:top w:val="none" w:sz="0" w:space="0" w:color="auto"/>
                <w:left w:val="none" w:sz="0" w:space="0" w:color="auto"/>
                <w:bottom w:val="none" w:sz="0" w:space="0" w:color="auto"/>
                <w:right w:val="none" w:sz="0" w:space="0" w:color="auto"/>
              </w:divBdr>
            </w:div>
            <w:div w:id="448667810">
              <w:marLeft w:val="0"/>
              <w:marRight w:val="0"/>
              <w:marTop w:val="0"/>
              <w:marBottom w:val="0"/>
              <w:divBdr>
                <w:top w:val="none" w:sz="0" w:space="0" w:color="auto"/>
                <w:left w:val="none" w:sz="0" w:space="0" w:color="auto"/>
                <w:bottom w:val="none" w:sz="0" w:space="0" w:color="auto"/>
                <w:right w:val="none" w:sz="0" w:space="0" w:color="auto"/>
              </w:divBdr>
            </w:div>
            <w:div w:id="455300249">
              <w:marLeft w:val="0"/>
              <w:marRight w:val="0"/>
              <w:marTop w:val="0"/>
              <w:marBottom w:val="0"/>
              <w:divBdr>
                <w:top w:val="none" w:sz="0" w:space="0" w:color="auto"/>
                <w:left w:val="none" w:sz="0" w:space="0" w:color="auto"/>
                <w:bottom w:val="none" w:sz="0" w:space="0" w:color="auto"/>
                <w:right w:val="none" w:sz="0" w:space="0" w:color="auto"/>
              </w:divBdr>
            </w:div>
            <w:div w:id="459761708">
              <w:marLeft w:val="0"/>
              <w:marRight w:val="0"/>
              <w:marTop w:val="0"/>
              <w:marBottom w:val="0"/>
              <w:divBdr>
                <w:top w:val="none" w:sz="0" w:space="0" w:color="auto"/>
                <w:left w:val="none" w:sz="0" w:space="0" w:color="auto"/>
                <w:bottom w:val="none" w:sz="0" w:space="0" w:color="auto"/>
                <w:right w:val="none" w:sz="0" w:space="0" w:color="auto"/>
              </w:divBdr>
            </w:div>
            <w:div w:id="464198521">
              <w:marLeft w:val="0"/>
              <w:marRight w:val="0"/>
              <w:marTop w:val="0"/>
              <w:marBottom w:val="0"/>
              <w:divBdr>
                <w:top w:val="none" w:sz="0" w:space="0" w:color="auto"/>
                <w:left w:val="none" w:sz="0" w:space="0" w:color="auto"/>
                <w:bottom w:val="none" w:sz="0" w:space="0" w:color="auto"/>
                <w:right w:val="none" w:sz="0" w:space="0" w:color="auto"/>
              </w:divBdr>
            </w:div>
            <w:div w:id="466168696">
              <w:marLeft w:val="0"/>
              <w:marRight w:val="0"/>
              <w:marTop w:val="0"/>
              <w:marBottom w:val="0"/>
              <w:divBdr>
                <w:top w:val="none" w:sz="0" w:space="0" w:color="auto"/>
                <w:left w:val="none" w:sz="0" w:space="0" w:color="auto"/>
                <w:bottom w:val="none" w:sz="0" w:space="0" w:color="auto"/>
                <w:right w:val="none" w:sz="0" w:space="0" w:color="auto"/>
              </w:divBdr>
            </w:div>
            <w:div w:id="476384230">
              <w:marLeft w:val="0"/>
              <w:marRight w:val="0"/>
              <w:marTop w:val="0"/>
              <w:marBottom w:val="0"/>
              <w:divBdr>
                <w:top w:val="none" w:sz="0" w:space="0" w:color="auto"/>
                <w:left w:val="none" w:sz="0" w:space="0" w:color="auto"/>
                <w:bottom w:val="none" w:sz="0" w:space="0" w:color="auto"/>
                <w:right w:val="none" w:sz="0" w:space="0" w:color="auto"/>
              </w:divBdr>
            </w:div>
            <w:div w:id="476848135">
              <w:marLeft w:val="0"/>
              <w:marRight w:val="0"/>
              <w:marTop w:val="0"/>
              <w:marBottom w:val="0"/>
              <w:divBdr>
                <w:top w:val="none" w:sz="0" w:space="0" w:color="auto"/>
                <w:left w:val="none" w:sz="0" w:space="0" w:color="auto"/>
                <w:bottom w:val="none" w:sz="0" w:space="0" w:color="auto"/>
                <w:right w:val="none" w:sz="0" w:space="0" w:color="auto"/>
              </w:divBdr>
            </w:div>
            <w:div w:id="486164187">
              <w:marLeft w:val="0"/>
              <w:marRight w:val="0"/>
              <w:marTop w:val="0"/>
              <w:marBottom w:val="0"/>
              <w:divBdr>
                <w:top w:val="none" w:sz="0" w:space="0" w:color="auto"/>
                <w:left w:val="none" w:sz="0" w:space="0" w:color="auto"/>
                <w:bottom w:val="none" w:sz="0" w:space="0" w:color="auto"/>
                <w:right w:val="none" w:sz="0" w:space="0" w:color="auto"/>
              </w:divBdr>
            </w:div>
            <w:div w:id="489490919">
              <w:marLeft w:val="0"/>
              <w:marRight w:val="0"/>
              <w:marTop w:val="0"/>
              <w:marBottom w:val="0"/>
              <w:divBdr>
                <w:top w:val="none" w:sz="0" w:space="0" w:color="auto"/>
                <w:left w:val="none" w:sz="0" w:space="0" w:color="auto"/>
                <w:bottom w:val="none" w:sz="0" w:space="0" w:color="auto"/>
                <w:right w:val="none" w:sz="0" w:space="0" w:color="auto"/>
              </w:divBdr>
            </w:div>
            <w:div w:id="492600234">
              <w:marLeft w:val="0"/>
              <w:marRight w:val="0"/>
              <w:marTop w:val="0"/>
              <w:marBottom w:val="0"/>
              <w:divBdr>
                <w:top w:val="none" w:sz="0" w:space="0" w:color="auto"/>
                <w:left w:val="none" w:sz="0" w:space="0" w:color="auto"/>
                <w:bottom w:val="none" w:sz="0" w:space="0" w:color="auto"/>
                <w:right w:val="none" w:sz="0" w:space="0" w:color="auto"/>
              </w:divBdr>
            </w:div>
            <w:div w:id="494763375">
              <w:marLeft w:val="0"/>
              <w:marRight w:val="0"/>
              <w:marTop w:val="0"/>
              <w:marBottom w:val="0"/>
              <w:divBdr>
                <w:top w:val="none" w:sz="0" w:space="0" w:color="auto"/>
                <w:left w:val="none" w:sz="0" w:space="0" w:color="auto"/>
                <w:bottom w:val="none" w:sz="0" w:space="0" w:color="auto"/>
                <w:right w:val="none" w:sz="0" w:space="0" w:color="auto"/>
              </w:divBdr>
            </w:div>
            <w:div w:id="499321024">
              <w:marLeft w:val="0"/>
              <w:marRight w:val="0"/>
              <w:marTop w:val="0"/>
              <w:marBottom w:val="0"/>
              <w:divBdr>
                <w:top w:val="none" w:sz="0" w:space="0" w:color="auto"/>
                <w:left w:val="none" w:sz="0" w:space="0" w:color="auto"/>
                <w:bottom w:val="none" w:sz="0" w:space="0" w:color="auto"/>
                <w:right w:val="none" w:sz="0" w:space="0" w:color="auto"/>
              </w:divBdr>
            </w:div>
            <w:div w:id="500780222">
              <w:marLeft w:val="0"/>
              <w:marRight w:val="0"/>
              <w:marTop w:val="0"/>
              <w:marBottom w:val="0"/>
              <w:divBdr>
                <w:top w:val="none" w:sz="0" w:space="0" w:color="auto"/>
                <w:left w:val="none" w:sz="0" w:space="0" w:color="auto"/>
                <w:bottom w:val="none" w:sz="0" w:space="0" w:color="auto"/>
                <w:right w:val="none" w:sz="0" w:space="0" w:color="auto"/>
              </w:divBdr>
            </w:div>
            <w:div w:id="501823433">
              <w:marLeft w:val="0"/>
              <w:marRight w:val="0"/>
              <w:marTop w:val="0"/>
              <w:marBottom w:val="0"/>
              <w:divBdr>
                <w:top w:val="none" w:sz="0" w:space="0" w:color="auto"/>
                <w:left w:val="none" w:sz="0" w:space="0" w:color="auto"/>
                <w:bottom w:val="none" w:sz="0" w:space="0" w:color="auto"/>
                <w:right w:val="none" w:sz="0" w:space="0" w:color="auto"/>
              </w:divBdr>
            </w:div>
            <w:div w:id="505751023">
              <w:marLeft w:val="0"/>
              <w:marRight w:val="0"/>
              <w:marTop w:val="0"/>
              <w:marBottom w:val="0"/>
              <w:divBdr>
                <w:top w:val="none" w:sz="0" w:space="0" w:color="auto"/>
                <w:left w:val="none" w:sz="0" w:space="0" w:color="auto"/>
                <w:bottom w:val="none" w:sz="0" w:space="0" w:color="auto"/>
                <w:right w:val="none" w:sz="0" w:space="0" w:color="auto"/>
              </w:divBdr>
            </w:div>
            <w:div w:id="511578665">
              <w:marLeft w:val="0"/>
              <w:marRight w:val="0"/>
              <w:marTop w:val="0"/>
              <w:marBottom w:val="0"/>
              <w:divBdr>
                <w:top w:val="none" w:sz="0" w:space="0" w:color="auto"/>
                <w:left w:val="none" w:sz="0" w:space="0" w:color="auto"/>
                <w:bottom w:val="none" w:sz="0" w:space="0" w:color="auto"/>
                <w:right w:val="none" w:sz="0" w:space="0" w:color="auto"/>
              </w:divBdr>
            </w:div>
            <w:div w:id="519902085">
              <w:marLeft w:val="0"/>
              <w:marRight w:val="0"/>
              <w:marTop w:val="0"/>
              <w:marBottom w:val="0"/>
              <w:divBdr>
                <w:top w:val="none" w:sz="0" w:space="0" w:color="auto"/>
                <w:left w:val="none" w:sz="0" w:space="0" w:color="auto"/>
                <w:bottom w:val="none" w:sz="0" w:space="0" w:color="auto"/>
                <w:right w:val="none" w:sz="0" w:space="0" w:color="auto"/>
              </w:divBdr>
            </w:div>
            <w:div w:id="522742078">
              <w:marLeft w:val="0"/>
              <w:marRight w:val="0"/>
              <w:marTop w:val="0"/>
              <w:marBottom w:val="0"/>
              <w:divBdr>
                <w:top w:val="none" w:sz="0" w:space="0" w:color="auto"/>
                <w:left w:val="none" w:sz="0" w:space="0" w:color="auto"/>
                <w:bottom w:val="none" w:sz="0" w:space="0" w:color="auto"/>
                <w:right w:val="none" w:sz="0" w:space="0" w:color="auto"/>
              </w:divBdr>
            </w:div>
            <w:div w:id="529226507">
              <w:marLeft w:val="0"/>
              <w:marRight w:val="0"/>
              <w:marTop w:val="0"/>
              <w:marBottom w:val="0"/>
              <w:divBdr>
                <w:top w:val="none" w:sz="0" w:space="0" w:color="auto"/>
                <w:left w:val="none" w:sz="0" w:space="0" w:color="auto"/>
                <w:bottom w:val="none" w:sz="0" w:space="0" w:color="auto"/>
                <w:right w:val="none" w:sz="0" w:space="0" w:color="auto"/>
              </w:divBdr>
            </w:div>
            <w:div w:id="530076045">
              <w:marLeft w:val="0"/>
              <w:marRight w:val="0"/>
              <w:marTop w:val="0"/>
              <w:marBottom w:val="0"/>
              <w:divBdr>
                <w:top w:val="none" w:sz="0" w:space="0" w:color="auto"/>
                <w:left w:val="none" w:sz="0" w:space="0" w:color="auto"/>
                <w:bottom w:val="none" w:sz="0" w:space="0" w:color="auto"/>
                <w:right w:val="none" w:sz="0" w:space="0" w:color="auto"/>
              </w:divBdr>
            </w:div>
            <w:div w:id="537275766">
              <w:marLeft w:val="0"/>
              <w:marRight w:val="0"/>
              <w:marTop w:val="0"/>
              <w:marBottom w:val="0"/>
              <w:divBdr>
                <w:top w:val="none" w:sz="0" w:space="0" w:color="auto"/>
                <w:left w:val="none" w:sz="0" w:space="0" w:color="auto"/>
                <w:bottom w:val="none" w:sz="0" w:space="0" w:color="auto"/>
                <w:right w:val="none" w:sz="0" w:space="0" w:color="auto"/>
              </w:divBdr>
            </w:div>
            <w:div w:id="553615279">
              <w:marLeft w:val="0"/>
              <w:marRight w:val="0"/>
              <w:marTop w:val="0"/>
              <w:marBottom w:val="0"/>
              <w:divBdr>
                <w:top w:val="none" w:sz="0" w:space="0" w:color="auto"/>
                <w:left w:val="none" w:sz="0" w:space="0" w:color="auto"/>
                <w:bottom w:val="none" w:sz="0" w:space="0" w:color="auto"/>
                <w:right w:val="none" w:sz="0" w:space="0" w:color="auto"/>
              </w:divBdr>
            </w:div>
            <w:div w:id="555241765">
              <w:marLeft w:val="0"/>
              <w:marRight w:val="0"/>
              <w:marTop w:val="0"/>
              <w:marBottom w:val="0"/>
              <w:divBdr>
                <w:top w:val="none" w:sz="0" w:space="0" w:color="auto"/>
                <w:left w:val="none" w:sz="0" w:space="0" w:color="auto"/>
                <w:bottom w:val="none" w:sz="0" w:space="0" w:color="auto"/>
                <w:right w:val="none" w:sz="0" w:space="0" w:color="auto"/>
              </w:divBdr>
            </w:div>
            <w:div w:id="556093550">
              <w:marLeft w:val="0"/>
              <w:marRight w:val="0"/>
              <w:marTop w:val="0"/>
              <w:marBottom w:val="0"/>
              <w:divBdr>
                <w:top w:val="none" w:sz="0" w:space="0" w:color="auto"/>
                <w:left w:val="none" w:sz="0" w:space="0" w:color="auto"/>
                <w:bottom w:val="none" w:sz="0" w:space="0" w:color="auto"/>
                <w:right w:val="none" w:sz="0" w:space="0" w:color="auto"/>
              </w:divBdr>
            </w:div>
            <w:div w:id="561335063">
              <w:marLeft w:val="0"/>
              <w:marRight w:val="0"/>
              <w:marTop w:val="0"/>
              <w:marBottom w:val="0"/>
              <w:divBdr>
                <w:top w:val="none" w:sz="0" w:space="0" w:color="auto"/>
                <w:left w:val="none" w:sz="0" w:space="0" w:color="auto"/>
                <w:bottom w:val="none" w:sz="0" w:space="0" w:color="auto"/>
                <w:right w:val="none" w:sz="0" w:space="0" w:color="auto"/>
              </w:divBdr>
            </w:div>
            <w:div w:id="589390073">
              <w:marLeft w:val="0"/>
              <w:marRight w:val="0"/>
              <w:marTop w:val="0"/>
              <w:marBottom w:val="0"/>
              <w:divBdr>
                <w:top w:val="none" w:sz="0" w:space="0" w:color="auto"/>
                <w:left w:val="none" w:sz="0" w:space="0" w:color="auto"/>
                <w:bottom w:val="none" w:sz="0" w:space="0" w:color="auto"/>
                <w:right w:val="none" w:sz="0" w:space="0" w:color="auto"/>
              </w:divBdr>
            </w:div>
            <w:div w:id="590311108">
              <w:marLeft w:val="0"/>
              <w:marRight w:val="0"/>
              <w:marTop w:val="0"/>
              <w:marBottom w:val="0"/>
              <w:divBdr>
                <w:top w:val="none" w:sz="0" w:space="0" w:color="auto"/>
                <w:left w:val="none" w:sz="0" w:space="0" w:color="auto"/>
                <w:bottom w:val="none" w:sz="0" w:space="0" w:color="auto"/>
                <w:right w:val="none" w:sz="0" w:space="0" w:color="auto"/>
              </w:divBdr>
            </w:div>
            <w:div w:id="592595096">
              <w:marLeft w:val="0"/>
              <w:marRight w:val="0"/>
              <w:marTop w:val="0"/>
              <w:marBottom w:val="0"/>
              <w:divBdr>
                <w:top w:val="none" w:sz="0" w:space="0" w:color="auto"/>
                <w:left w:val="none" w:sz="0" w:space="0" w:color="auto"/>
                <w:bottom w:val="none" w:sz="0" w:space="0" w:color="auto"/>
                <w:right w:val="none" w:sz="0" w:space="0" w:color="auto"/>
              </w:divBdr>
            </w:div>
            <w:div w:id="601885659">
              <w:marLeft w:val="0"/>
              <w:marRight w:val="0"/>
              <w:marTop w:val="0"/>
              <w:marBottom w:val="0"/>
              <w:divBdr>
                <w:top w:val="none" w:sz="0" w:space="0" w:color="auto"/>
                <w:left w:val="none" w:sz="0" w:space="0" w:color="auto"/>
                <w:bottom w:val="none" w:sz="0" w:space="0" w:color="auto"/>
                <w:right w:val="none" w:sz="0" w:space="0" w:color="auto"/>
              </w:divBdr>
            </w:div>
            <w:div w:id="602223275">
              <w:marLeft w:val="0"/>
              <w:marRight w:val="0"/>
              <w:marTop w:val="0"/>
              <w:marBottom w:val="0"/>
              <w:divBdr>
                <w:top w:val="none" w:sz="0" w:space="0" w:color="auto"/>
                <w:left w:val="none" w:sz="0" w:space="0" w:color="auto"/>
                <w:bottom w:val="none" w:sz="0" w:space="0" w:color="auto"/>
                <w:right w:val="none" w:sz="0" w:space="0" w:color="auto"/>
              </w:divBdr>
            </w:div>
            <w:div w:id="609778869">
              <w:marLeft w:val="0"/>
              <w:marRight w:val="0"/>
              <w:marTop w:val="0"/>
              <w:marBottom w:val="0"/>
              <w:divBdr>
                <w:top w:val="none" w:sz="0" w:space="0" w:color="auto"/>
                <w:left w:val="none" w:sz="0" w:space="0" w:color="auto"/>
                <w:bottom w:val="none" w:sz="0" w:space="0" w:color="auto"/>
                <w:right w:val="none" w:sz="0" w:space="0" w:color="auto"/>
              </w:divBdr>
            </w:div>
            <w:div w:id="621695981">
              <w:marLeft w:val="0"/>
              <w:marRight w:val="0"/>
              <w:marTop w:val="0"/>
              <w:marBottom w:val="0"/>
              <w:divBdr>
                <w:top w:val="none" w:sz="0" w:space="0" w:color="auto"/>
                <w:left w:val="none" w:sz="0" w:space="0" w:color="auto"/>
                <w:bottom w:val="none" w:sz="0" w:space="0" w:color="auto"/>
                <w:right w:val="none" w:sz="0" w:space="0" w:color="auto"/>
              </w:divBdr>
            </w:div>
            <w:div w:id="622154378">
              <w:marLeft w:val="0"/>
              <w:marRight w:val="0"/>
              <w:marTop w:val="0"/>
              <w:marBottom w:val="0"/>
              <w:divBdr>
                <w:top w:val="none" w:sz="0" w:space="0" w:color="auto"/>
                <w:left w:val="none" w:sz="0" w:space="0" w:color="auto"/>
                <w:bottom w:val="none" w:sz="0" w:space="0" w:color="auto"/>
                <w:right w:val="none" w:sz="0" w:space="0" w:color="auto"/>
              </w:divBdr>
            </w:div>
            <w:div w:id="625551658">
              <w:marLeft w:val="0"/>
              <w:marRight w:val="0"/>
              <w:marTop w:val="0"/>
              <w:marBottom w:val="0"/>
              <w:divBdr>
                <w:top w:val="none" w:sz="0" w:space="0" w:color="auto"/>
                <w:left w:val="none" w:sz="0" w:space="0" w:color="auto"/>
                <w:bottom w:val="none" w:sz="0" w:space="0" w:color="auto"/>
                <w:right w:val="none" w:sz="0" w:space="0" w:color="auto"/>
              </w:divBdr>
            </w:div>
            <w:div w:id="628051763">
              <w:marLeft w:val="0"/>
              <w:marRight w:val="0"/>
              <w:marTop w:val="0"/>
              <w:marBottom w:val="0"/>
              <w:divBdr>
                <w:top w:val="none" w:sz="0" w:space="0" w:color="auto"/>
                <w:left w:val="none" w:sz="0" w:space="0" w:color="auto"/>
                <w:bottom w:val="none" w:sz="0" w:space="0" w:color="auto"/>
                <w:right w:val="none" w:sz="0" w:space="0" w:color="auto"/>
              </w:divBdr>
            </w:div>
            <w:div w:id="641232674">
              <w:marLeft w:val="0"/>
              <w:marRight w:val="0"/>
              <w:marTop w:val="0"/>
              <w:marBottom w:val="0"/>
              <w:divBdr>
                <w:top w:val="none" w:sz="0" w:space="0" w:color="auto"/>
                <w:left w:val="none" w:sz="0" w:space="0" w:color="auto"/>
                <w:bottom w:val="none" w:sz="0" w:space="0" w:color="auto"/>
                <w:right w:val="none" w:sz="0" w:space="0" w:color="auto"/>
              </w:divBdr>
            </w:div>
            <w:div w:id="642198512">
              <w:marLeft w:val="0"/>
              <w:marRight w:val="0"/>
              <w:marTop w:val="0"/>
              <w:marBottom w:val="0"/>
              <w:divBdr>
                <w:top w:val="none" w:sz="0" w:space="0" w:color="auto"/>
                <w:left w:val="none" w:sz="0" w:space="0" w:color="auto"/>
                <w:bottom w:val="none" w:sz="0" w:space="0" w:color="auto"/>
                <w:right w:val="none" w:sz="0" w:space="0" w:color="auto"/>
              </w:divBdr>
            </w:div>
            <w:div w:id="643316795">
              <w:marLeft w:val="0"/>
              <w:marRight w:val="0"/>
              <w:marTop w:val="0"/>
              <w:marBottom w:val="0"/>
              <w:divBdr>
                <w:top w:val="none" w:sz="0" w:space="0" w:color="auto"/>
                <w:left w:val="none" w:sz="0" w:space="0" w:color="auto"/>
                <w:bottom w:val="none" w:sz="0" w:space="0" w:color="auto"/>
                <w:right w:val="none" w:sz="0" w:space="0" w:color="auto"/>
              </w:divBdr>
            </w:div>
            <w:div w:id="645933814">
              <w:marLeft w:val="0"/>
              <w:marRight w:val="0"/>
              <w:marTop w:val="0"/>
              <w:marBottom w:val="0"/>
              <w:divBdr>
                <w:top w:val="none" w:sz="0" w:space="0" w:color="auto"/>
                <w:left w:val="none" w:sz="0" w:space="0" w:color="auto"/>
                <w:bottom w:val="none" w:sz="0" w:space="0" w:color="auto"/>
                <w:right w:val="none" w:sz="0" w:space="0" w:color="auto"/>
              </w:divBdr>
            </w:div>
            <w:div w:id="646935769">
              <w:marLeft w:val="0"/>
              <w:marRight w:val="0"/>
              <w:marTop w:val="0"/>
              <w:marBottom w:val="0"/>
              <w:divBdr>
                <w:top w:val="none" w:sz="0" w:space="0" w:color="auto"/>
                <w:left w:val="none" w:sz="0" w:space="0" w:color="auto"/>
                <w:bottom w:val="none" w:sz="0" w:space="0" w:color="auto"/>
                <w:right w:val="none" w:sz="0" w:space="0" w:color="auto"/>
              </w:divBdr>
            </w:div>
            <w:div w:id="653729412">
              <w:marLeft w:val="0"/>
              <w:marRight w:val="0"/>
              <w:marTop w:val="0"/>
              <w:marBottom w:val="0"/>
              <w:divBdr>
                <w:top w:val="none" w:sz="0" w:space="0" w:color="auto"/>
                <w:left w:val="none" w:sz="0" w:space="0" w:color="auto"/>
                <w:bottom w:val="none" w:sz="0" w:space="0" w:color="auto"/>
                <w:right w:val="none" w:sz="0" w:space="0" w:color="auto"/>
              </w:divBdr>
            </w:div>
            <w:div w:id="655304420">
              <w:marLeft w:val="0"/>
              <w:marRight w:val="0"/>
              <w:marTop w:val="0"/>
              <w:marBottom w:val="0"/>
              <w:divBdr>
                <w:top w:val="none" w:sz="0" w:space="0" w:color="auto"/>
                <w:left w:val="none" w:sz="0" w:space="0" w:color="auto"/>
                <w:bottom w:val="none" w:sz="0" w:space="0" w:color="auto"/>
                <w:right w:val="none" w:sz="0" w:space="0" w:color="auto"/>
              </w:divBdr>
            </w:div>
            <w:div w:id="663626403">
              <w:marLeft w:val="0"/>
              <w:marRight w:val="0"/>
              <w:marTop w:val="0"/>
              <w:marBottom w:val="0"/>
              <w:divBdr>
                <w:top w:val="none" w:sz="0" w:space="0" w:color="auto"/>
                <w:left w:val="none" w:sz="0" w:space="0" w:color="auto"/>
                <w:bottom w:val="none" w:sz="0" w:space="0" w:color="auto"/>
                <w:right w:val="none" w:sz="0" w:space="0" w:color="auto"/>
              </w:divBdr>
            </w:div>
            <w:div w:id="668675592">
              <w:marLeft w:val="0"/>
              <w:marRight w:val="0"/>
              <w:marTop w:val="0"/>
              <w:marBottom w:val="0"/>
              <w:divBdr>
                <w:top w:val="none" w:sz="0" w:space="0" w:color="auto"/>
                <w:left w:val="none" w:sz="0" w:space="0" w:color="auto"/>
                <w:bottom w:val="none" w:sz="0" w:space="0" w:color="auto"/>
                <w:right w:val="none" w:sz="0" w:space="0" w:color="auto"/>
              </w:divBdr>
            </w:div>
            <w:div w:id="673266190">
              <w:marLeft w:val="0"/>
              <w:marRight w:val="0"/>
              <w:marTop w:val="0"/>
              <w:marBottom w:val="0"/>
              <w:divBdr>
                <w:top w:val="none" w:sz="0" w:space="0" w:color="auto"/>
                <w:left w:val="none" w:sz="0" w:space="0" w:color="auto"/>
                <w:bottom w:val="none" w:sz="0" w:space="0" w:color="auto"/>
                <w:right w:val="none" w:sz="0" w:space="0" w:color="auto"/>
              </w:divBdr>
            </w:div>
            <w:div w:id="676493781">
              <w:marLeft w:val="0"/>
              <w:marRight w:val="0"/>
              <w:marTop w:val="0"/>
              <w:marBottom w:val="0"/>
              <w:divBdr>
                <w:top w:val="none" w:sz="0" w:space="0" w:color="auto"/>
                <w:left w:val="none" w:sz="0" w:space="0" w:color="auto"/>
                <w:bottom w:val="none" w:sz="0" w:space="0" w:color="auto"/>
                <w:right w:val="none" w:sz="0" w:space="0" w:color="auto"/>
              </w:divBdr>
            </w:div>
            <w:div w:id="678388165">
              <w:marLeft w:val="0"/>
              <w:marRight w:val="0"/>
              <w:marTop w:val="0"/>
              <w:marBottom w:val="0"/>
              <w:divBdr>
                <w:top w:val="none" w:sz="0" w:space="0" w:color="auto"/>
                <w:left w:val="none" w:sz="0" w:space="0" w:color="auto"/>
                <w:bottom w:val="none" w:sz="0" w:space="0" w:color="auto"/>
                <w:right w:val="none" w:sz="0" w:space="0" w:color="auto"/>
              </w:divBdr>
            </w:div>
            <w:div w:id="700671074">
              <w:marLeft w:val="0"/>
              <w:marRight w:val="0"/>
              <w:marTop w:val="0"/>
              <w:marBottom w:val="0"/>
              <w:divBdr>
                <w:top w:val="none" w:sz="0" w:space="0" w:color="auto"/>
                <w:left w:val="none" w:sz="0" w:space="0" w:color="auto"/>
                <w:bottom w:val="none" w:sz="0" w:space="0" w:color="auto"/>
                <w:right w:val="none" w:sz="0" w:space="0" w:color="auto"/>
              </w:divBdr>
            </w:div>
            <w:div w:id="713425878">
              <w:marLeft w:val="0"/>
              <w:marRight w:val="0"/>
              <w:marTop w:val="0"/>
              <w:marBottom w:val="0"/>
              <w:divBdr>
                <w:top w:val="none" w:sz="0" w:space="0" w:color="auto"/>
                <w:left w:val="none" w:sz="0" w:space="0" w:color="auto"/>
                <w:bottom w:val="none" w:sz="0" w:space="0" w:color="auto"/>
                <w:right w:val="none" w:sz="0" w:space="0" w:color="auto"/>
              </w:divBdr>
            </w:div>
            <w:div w:id="714281220">
              <w:marLeft w:val="0"/>
              <w:marRight w:val="0"/>
              <w:marTop w:val="0"/>
              <w:marBottom w:val="0"/>
              <w:divBdr>
                <w:top w:val="none" w:sz="0" w:space="0" w:color="auto"/>
                <w:left w:val="none" w:sz="0" w:space="0" w:color="auto"/>
                <w:bottom w:val="none" w:sz="0" w:space="0" w:color="auto"/>
                <w:right w:val="none" w:sz="0" w:space="0" w:color="auto"/>
              </w:divBdr>
            </w:div>
            <w:div w:id="718095082">
              <w:marLeft w:val="0"/>
              <w:marRight w:val="0"/>
              <w:marTop w:val="0"/>
              <w:marBottom w:val="0"/>
              <w:divBdr>
                <w:top w:val="none" w:sz="0" w:space="0" w:color="auto"/>
                <w:left w:val="none" w:sz="0" w:space="0" w:color="auto"/>
                <w:bottom w:val="none" w:sz="0" w:space="0" w:color="auto"/>
                <w:right w:val="none" w:sz="0" w:space="0" w:color="auto"/>
              </w:divBdr>
            </w:div>
            <w:div w:id="730690628">
              <w:marLeft w:val="0"/>
              <w:marRight w:val="0"/>
              <w:marTop w:val="0"/>
              <w:marBottom w:val="0"/>
              <w:divBdr>
                <w:top w:val="none" w:sz="0" w:space="0" w:color="auto"/>
                <w:left w:val="none" w:sz="0" w:space="0" w:color="auto"/>
                <w:bottom w:val="none" w:sz="0" w:space="0" w:color="auto"/>
                <w:right w:val="none" w:sz="0" w:space="0" w:color="auto"/>
              </w:divBdr>
              <w:divsChild>
                <w:div w:id="12999388">
                  <w:marLeft w:val="0"/>
                  <w:marRight w:val="0"/>
                  <w:marTop w:val="0"/>
                  <w:marBottom w:val="0"/>
                  <w:divBdr>
                    <w:top w:val="none" w:sz="0" w:space="0" w:color="auto"/>
                    <w:left w:val="none" w:sz="0" w:space="0" w:color="auto"/>
                    <w:bottom w:val="none" w:sz="0" w:space="0" w:color="auto"/>
                    <w:right w:val="none" w:sz="0" w:space="0" w:color="auto"/>
                  </w:divBdr>
                </w:div>
                <w:div w:id="18314802">
                  <w:marLeft w:val="0"/>
                  <w:marRight w:val="0"/>
                  <w:marTop w:val="0"/>
                  <w:marBottom w:val="0"/>
                  <w:divBdr>
                    <w:top w:val="none" w:sz="0" w:space="0" w:color="auto"/>
                    <w:left w:val="none" w:sz="0" w:space="0" w:color="auto"/>
                    <w:bottom w:val="none" w:sz="0" w:space="0" w:color="auto"/>
                    <w:right w:val="none" w:sz="0" w:space="0" w:color="auto"/>
                  </w:divBdr>
                </w:div>
                <w:div w:id="20521262">
                  <w:marLeft w:val="0"/>
                  <w:marRight w:val="0"/>
                  <w:marTop w:val="0"/>
                  <w:marBottom w:val="0"/>
                  <w:divBdr>
                    <w:top w:val="none" w:sz="0" w:space="0" w:color="auto"/>
                    <w:left w:val="none" w:sz="0" w:space="0" w:color="auto"/>
                    <w:bottom w:val="none" w:sz="0" w:space="0" w:color="auto"/>
                    <w:right w:val="none" w:sz="0" w:space="0" w:color="auto"/>
                  </w:divBdr>
                </w:div>
                <w:div w:id="25183881">
                  <w:marLeft w:val="0"/>
                  <w:marRight w:val="0"/>
                  <w:marTop w:val="0"/>
                  <w:marBottom w:val="0"/>
                  <w:divBdr>
                    <w:top w:val="none" w:sz="0" w:space="0" w:color="auto"/>
                    <w:left w:val="none" w:sz="0" w:space="0" w:color="auto"/>
                    <w:bottom w:val="none" w:sz="0" w:space="0" w:color="auto"/>
                    <w:right w:val="none" w:sz="0" w:space="0" w:color="auto"/>
                  </w:divBdr>
                </w:div>
                <w:div w:id="28917518">
                  <w:marLeft w:val="0"/>
                  <w:marRight w:val="0"/>
                  <w:marTop w:val="0"/>
                  <w:marBottom w:val="0"/>
                  <w:divBdr>
                    <w:top w:val="none" w:sz="0" w:space="0" w:color="auto"/>
                    <w:left w:val="none" w:sz="0" w:space="0" w:color="auto"/>
                    <w:bottom w:val="none" w:sz="0" w:space="0" w:color="auto"/>
                    <w:right w:val="none" w:sz="0" w:space="0" w:color="auto"/>
                  </w:divBdr>
                </w:div>
                <w:div w:id="30886897">
                  <w:marLeft w:val="0"/>
                  <w:marRight w:val="0"/>
                  <w:marTop w:val="0"/>
                  <w:marBottom w:val="0"/>
                  <w:divBdr>
                    <w:top w:val="none" w:sz="0" w:space="0" w:color="auto"/>
                    <w:left w:val="none" w:sz="0" w:space="0" w:color="auto"/>
                    <w:bottom w:val="none" w:sz="0" w:space="0" w:color="auto"/>
                    <w:right w:val="none" w:sz="0" w:space="0" w:color="auto"/>
                  </w:divBdr>
                </w:div>
                <w:div w:id="33046973">
                  <w:marLeft w:val="0"/>
                  <w:marRight w:val="0"/>
                  <w:marTop w:val="0"/>
                  <w:marBottom w:val="0"/>
                  <w:divBdr>
                    <w:top w:val="none" w:sz="0" w:space="0" w:color="auto"/>
                    <w:left w:val="none" w:sz="0" w:space="0" w:color="auto"/>
                    <w:bottom w:val="none" w:sz="0" w:space="0" w:color="auto"/>
                    <w:right w:val="none" w:sz="0" w:space="0" w:color="auto"/>
                  </w:divBdr>
                </w:div>
                <w:div w:id="41831613">
                  <w:marLeft w:val="0"/>
                  <w:marRight w:val="0"/>
                  <w:marTop w:val="0"/>
                  <w:marBottom w:val="0"/>
                  <w:divBdr>
                    <w:top w:val="none" w:sz="0" w:space="0" w:color="auto"/>
                    <w:left w:val="none" w:sz="0" w:space="0" w:color="auto"/>
                    <w:bottom w:val="none" w:sz="0" w:space="0" w:color="auto"/>
                    <w:right w:val="none" w:sz="0" w:space="0" w:color="auto"/>
                  </w:divBdr>
                </w:div>
                <w:div w:id="53283899">
                  <w:marLeft w:val="0"/>
                  <w:marRight w:val="0"/>
                  <w:marTop w:val="0"/>
                  <w:marBottom w:val="0"/>
                  <w:divBdr>
                    <w:top w:val="none" w:sz="0" w:space="0" w:color="auto"/>
                    <w:left w:val="none" w:sz="0" w:space="0" w:color="auto"/>
                    <w:bottom w:val="none" w:sz="0" w:space="0" w:color="auto"/>
                    <w:right w:val="none" w:sz="0" w:space="0" w:color="auto"/>
                  </w:divBdr>
                </w:div>
                <w:div w:id="55785806">
                  <w:marLeft w:val="0"/>
                  <w:marRight w:val="0"/>
                  <w:marTop w:val="0"/>
                  <w:marBottom w:val="0"/>
                  <w:divBdr>
                    <w:top w:val="none" w:sz="0" w:space="0" w:color="auto"/>
                    <w:left w:val="none" w:sz="0" w:space="0" w:color="auto"/>
                    <w:bottom w:val="none" w:sz="0" w:space="0" w:color="auto"/>
                    <w:right w:val="none" w:sz="0" w:space="0" w:color="auto"/>
                  </w:divBdr>
                </w:div>
                <w:div w:id="66610414">
                  <w:marLeft w:val="0"/>
                  <w:marRight w:val="0"/>
                  <w:marTop w:val="0"/>
                  <w:marBottom w:val="0"/>
                  <w:divBdr>
                    <w:top w:val="none" w:sz="0" w:space="0" w:color="auto"/>
                    <w:left w:val="none" w:sz="0" w:space="0" w:color="auto"/>
                    <w:bottom w:val="none" w:sz="0" w:space="0" w:color="auto"/>
                    <w:right w:val="none" w:sz="0" w:space="0" w:color="auto"/>
                  </w:divBdr>
                </w:div>
                <w:div w:id="73206231">
                  <w:marLeft w:val="0"/>
                  <w:marRight w:val="0"/>
                  <w:marTop w:val="0"/>
                  <w:marBottom w:val="0"/>
                  <w:divBdr>
                    <w:top w:val="none" w:sz="0" w:space="0" w:color="auto"/>
                    <w:left w:val="none" w:sz="0" w:space="0" w:color="auto"/>
                    <w:bottom w:val="none" w:sz="0" w:space="0" w:color="auto"/>
                    <w:right w:val="none" w:sz="0" w:space="0" w:color="auto"/>
                  </w:divBdr>
                </w:div>
                <w:div w:id="78869932">
                  <w:marLeft w:val="0"/>
                  <w:marRight w:val="0"/>
                  <w:marTop w:val="0"/>
                  <w:marBottom w:val="0"/>
                  <w:divBdr>
                    <w:top w:val="none" w:sz="0" w:space="0" w:color="auto"/>
                    <w:left w:val="none" w:sz="0" w:space="0" w:color="auto"/>
                    <w:bottom w:val="none" w:sz="0" w:space="0" w:color="auto"/>
                    <w:right w:val="none" w:sz="0" w:space="0" w:color="auto"/>
                  </w:divBdr>
                </w:div>
                <w:div w:id="88628726">
                  <w:marLeft w:val="0"/>
                  <w:marRight w:val="0"/>
                  <w:marTop w:val="0"/>
                  <w:marBottom w:val="0"/>
                  <w:divBdr>
                    <w:top w:val="none" w:sz="0" w:space="0" w:color="auto"/>
                    <w:left w:val="none" w:sz="0" w:space="0" w:color="auto"/>
                    <w:bottom w:val="none" w:sz="0" w:space="0" w:color="auto"/>
                    <w:right w:val="none" w:sz="0" w:space="0" w:color="auto"/>
                  </w:divBdr>
                </w:div>
                <w:div w:id="93523142">
                  <w:marLeft w:val="0"/>
                  <w:marRight w:val="0"/>
                  <w:marTop w:val="0"/>
                  <w:marBottom w:val="0"/>
                  <w:divBdr>
                    <w:top w:val="none" w:sz="0" w:space="0" w:color="auto"/>
                    <w:left w:val="none" w:sz="0" w:space="0" w:color="auto"/>
                    <w:bottom w:val="none" w:sz="0" w:space="0" w:color="auto"/>
                    <w:right w:val="none" w:sz="0" w:space="0" w:color="auto"/>
                  </w:divBdr>
                </w:div>
                <w:div w:id="99759462">
                  <w:marLeft w:val="0"/>
                  <w:marRight w:val="0"/>
                  <w:marTop w:val="0"/>
                  <w:marBottom w:val="0"/>
                  <w:divBdr>
                    <w:top w:val="none" w:sz="0" w:space="0" w:color="auto"/>
                    <w:left w:val="none" w:sz="0" w:space="0" w:color="auto"/>
                    <w:bottom w:val="none" w:sz="0" w:space="0" w:color="auto"/>
                    <w:right w:val="none" w:sz="0" w:space="0" w:color="auto"/>
                  </w:divBdr>
                </w:div>
                <w:div w:id="104623468">
                  <w:marLeft w:val="0"/>
                  <w:marRight w:val="0"/>
                  <w:marTop w:val="0"/>
                  <w:marBottom w:val="0"/>
                  <w:divBdr>
                    <w:top w:val="none" w:sz="0" w:space="0" w:color="auto"/>
                    <w:left w:val="none" w:sz="0" w:space="0" w:color="auto"/>
                    <w:bottom w:val="none" w:sz="0" w:space="0" w:color="auto"/>
                    <w:right w:val="none" w:sz="0" w:space="0" w:color="auto"/>
                  </w:divBdr>
                </w:div>
                <w:div w:id="110711143">
                  <w:marLeft w:val="0"/>
                  <w:marRight w:val="0"/>
                  <w:marTop w:val="0"/>
                  <w:marBottom w:val="0"/>
                  <w:divBdr>
                    <w:top w:val="none" w:sz="0" w:space="0" w:color="auto"/>
                    <w:left w:val="none" w:sz="0" w:space="0" w:color="auto"/>
                    <w:bottom w:val="none" w:sz="0" w:space="0" w:color="auto"/>
                    <w:right w:val="none" w:sz="0" w:space="0" w:color="auto"/>
                  </w:divBdr>
                </w:div>
                <w:div w:id="122429565">
                  <w:marLeft w:val="0"/>
                  <w:marRight w:val="0"/>
                  <w:marTop w:val="0"/>
                  <w:marBottom w:val="0"/>
                  <w:divBdr>
                    <w:top w:val="none" w:sz="0" w:space="0" w:color="auto"/>
                    <w:left w:val="none" w:sz="0" w:space="0" w:color="auto"/>
                    <w:bottom w:val="none" w:sz="0" w:space="0" w:color="auto"/>
                    <w:right w:val="none" w:sz="0" w:space="0" w:color="auto"/>
                  </w:divBdr>
                </w:div>
                <w:div w:id="123352263">
                  <w:marLeft w:val="0"/>
                  <w:marRight w:val="0"/>
                  <w:marTop w:val="0"/>
                  <w:marBottom w:val="0"/>
                  <w:divBdr>
                    <w:top w:val="none" w:sz="0" w:space="0" w:color="auto"/>
                    <w:left w:val="none" w:sz="0" w:space="0" w:color="auto"/>
                    <w:bottom w:val="none" w:sz="0" w:space="0" w:color="auto"/>
                    <w:right w:val="none" w:sz="0" w:space="0" w:color="auto"/>
                  </w:divBdr>
                </w:div>
                <w:div w:id="124127452">
                  <w:marLeft w:val="0"/>
                  <w:marRight w:val="0"/>
                  <w:marTop w:val="0"/>
                  <w:marBottom w:val="0"/>
                  <w:divBdr>
                    <w:top w:val="none" w:sz="0" w:space="0" w:color="auto"/>
                    <w:left w:val="none" w:sz="0" w:space="0" w:color="auto"/>
                    <w:bottom w:val="none" w:sz="0" w:space="0" w:color="auto"/>
                    <w:right w:val="none" w:sz="0" w:space="0" w:color="auto"/>
                  </w:divBdr>
                </w:div>
                <w:div w:id="139277263">
                  <w:marLeft w:val="0"/>
                  <w:marRight w:val="0"/>
                  <w:marTop w:val="0"/>
                  <w:marBottom w:val="0"/>
                  <w:divBdr>
                    <w:top w:val="none" w:sz="0" w:space="0" w:color="auto"/>
                    <w:left w:val="none" w:sz="0" w:space="0" w:color="auto"/>
                    <w:bottom w:val="none" w:sz="0" w:space="0" w:color="auto"/>
                    <w:right w:val="none" w:sz="0" w:space="0" w:color="auto"/>
                  </w:divBdr>
                </w:div>
                <w:div w:id="151414371">
                  <w:marLeft w:val="0"/>
                  <w:marRight w:val="0"/>
                  <w:marTop w:val="0"/>
                  <w:marBottom w:val="0"/>
                  <w:divBdr>
                    <w:top w:val="none" w:sz="0" w:space="0" w:color="auto"/>
                    <w:left w:val="none" w:sz="0" w:space="0" w:color="auto"/>
                    <w:bottom w:val="none" w:sz="0" w:space="0" w:color="auto"/>
                    <w:right w:val="none" w:sz="0" w:space="0" w:color="auto"/>
                  </w:divBdr>
                </w:div>
                <w:div w:id="152261603">
                  <w:marLeft w:val="0"/>
                  <w:marRight w:val="0"/>
                  <w:marTop w:val="0"/>
                  <w:marBottom w:val="0"/>
                  <w:divBdr>
                    <w:top w:val="none" w:sz="0" w:space="0" w:color="auto"/>
                    <w:left w:val="none" w:sz="0" w:space="0" w:color="auto"/>
                    <w:bottom w:val="none" w:sz="0" w:space="0" w:color="auto"/>
                    <w:right w:val="none" w:sz="0" w:space="0" w:color="auto"/>
                  </w:divBdr>
                </w:div>
                <w:div w:id="159464614">
                  <w:marLeft w:val="0"/>
                  <w:marRight w:val="0"/>
                  <w:marTop w:val="0"/>
                  <w:marBottom w:val="0"/>
                  <w:divBdr>
                    <w:top w:val="none" w:sz="0" w:space="0" w:color="auto"/>
                    <w:left w:val="none" w:sz="0" w:space="0" w:color="auto"/>
                    <w:bottom w:val="none" w:sz="0" w:space="0" w:color="auto"/>
                    <w:right w:val="none" w:sz="0" w:space="0" w:color="auto"/>
                  </w:divBdr>
                </w:div>
                <w:div w:id="165291688">
                  <w:marLeft w:val="0"/>
                  <w:marRight w:val="0"/>
                  <w:marTop w:val="0"/>
                  <w:marBottom w:val="0"/>
                  <w:divBdr>
                    <w:top w:val="none" w:sz="0" w:space="0" w:color="auto"/>
                    <w:left w:val="none" w:sz="0" w:space="0" w:color="auto"/>
                    <w:bottom w:val="none" w:sz="0" w:space="0" w:color="auto"/>
                    <w:right w:val="none" w:sz="0" w:space="0" w:color="auto"/>
                  </w:divBdr>
                </w:div>
                <w:div w:id="207306094">
                  <w:marLeft w:val="0"/>
                  <w:marRight w:val="0"/>
                  <w:marTop w:val="0"/>
                  <w:marBottom w:val="0"/>
                  <w:divBdr>
                    <w:top w:val="none" w:sz="0" w:space="0" w:color="auto"/>
                    <w:left w:val="none" w:sz="0" w:space="0" w:color="auto"/>
                    <w:bottom w:val="none" w:sz="0" w:space="0" w:color="auto"/>
                    <w:right w:val="none" w:sz="0" w:space="0" w:color="auto"/>
                  </w:divBdr>
                </w:div>
                <w:div w:id="207497680">
                  <w:marLeft w:val="0"/>
                  <w:marRight w:val="0"/>
                  <w:marTop w:val="0"/>
                  <w:marBottom w:val="0"/>
                  <w:divBdr>
                    <w:top w:val="none" w:sz="0" w:space="0" w:color="auto"/>
                    <w:left w:val="none" w:sz="0" w:space="0" w:color="auto"/>
                    <w:bottom w:val="none" w:sz="0" w:space="0" w:color="auto"/>
                    <w:right w:val="none" w:sz="0" w:space="0" w:color="auto"/>
                  </w:divBdr>
                </w:div>
                <w:div w:id="209222196">
                  <w:marLeft w:val="0"/>
                  <w:marRight w:val="0"/>
                  <w:marTop w:val="0"/>
                  <w:marBottom w:val="0"/>
                  <w:divBdr>
                    <w:top w:val="none" w:sz="0" w:space="0" w:color="auto"/>
                    <w:left w:val="none" w:sz="0" w:space="0" w:color="auto"/>
                    <w:bottom w:val="none" w:sz="0" w:space="0" w:color="auto"/>
                    <w:right w:val="none" w:sz="0" w:space="0" w:color="auto"/>
                  </w:divBdr>
                </w:div>
                <w:div w:id="218172419">
                  <w:marLeft w:val="0"/>
                  <w:marRight w:val="0"/>
                  <w:marTop w:val="0"/>
                  <w:marBottom w:val="0"/>
                  <w:divBdr>
                    <w:top w:val="none" w:sz="0" w:space="0" w:color="auto"/>
                    <w:left w:val="none" w:sz="0" w:space="0" w:color="auto"/>
                    <w:bottom w:val="none" w:sz="0" w:space="0" w:color="auto"/>
                    <w:right w:val="none" w:sz="0" w:space="0" w:color="auto"/>
                  </w:divBdr>
                </w:div>
                <w:div w:id="220749605">
                  <w:marLeft w:val="0"/>
                  <w:marRight w:val="0"/>
                  <w:marTop w:val="0"/>
                  <w:marBottom w:val="0"/>
                  <w:divBdr>
                    <w:top w:val="none" w:sz="0" w:space="0" w:color="auto"/>
                    <w:left w:val="none" w:sz="0" w:space="0" w:color="auto"/>
                    <w:bottom w:val="none" w:sz="0" w:space="0" w:color="auto"/>
                    <w:right w:val="none" w:sz="0" w:space="0" w:color="auto"/>
                  </w:divBdr>
                </w:div>
                <w:div w:id="222184704">
                  <w:marLeft w:val="0"/>
                  <w:marRight w:val="0"/>
                  <w:marTop w:val="0"/>
                  <w:marBottom w:val="0"/>
                  <w:divBdr>
                    <w:top w:val="none" w:sz="0" w:space="0" w:color="auto"/>
                    <w:left w:val="none" w:sz="0" w:space="0" w:color="auto"/>
                    <w:bottom w:val="none" w:sz="0" w:space="0" w:color="auto"/>
                    <w:right w:val="none" w:sz="0" w:space="0" w:color="auto"/>
                  </w:divBdr>
                </w:div>
                <w:div w:id="223178118">
                  <w:marLeft w:val="0"/>
                  <w:marRight w:val="0"/>
                  <w:marTop w:val="0"/>
                  <w:marBottom w:val="0"/>
                  <w:divBdr>
                    <w:top w:val="none" w:sz="0" w:space="0" w:color="auto"/>
                    <w:left w:val="none" w:sz="0" w:space="0" w:color="auto"/>
                    <w:bottom w:val="none" w:sz="0" w:space="0" w:color="auto"/>
                    <w:right w:val="none" w:sz="0" w:space="0" w:color="auto"/>
                  </w:divBdr>
                </w:div>
                <w:div w:id="224488851">
                  <w:marLeft w:val="0"/>
                  <w:marRight w:val="0"/>
                  <w:marTop w:val="0"/>
                  <w:marBottom w:val="0"/>
                  <w:divBdr>
                    <w:top w:val="none" w:sz="0" w:space="0" w:color="auto"/>
                    <w:left w:val="none" w:sz="0" w:space="0" w:color="auto"/>
                    <w:bottom w:val="none" w:sz="0" w:space="0" w:color="auto"/>
                    <w:right w:val="none" w:sz="0" w:space="0" w:color="auto"/>
                  </w:divBdr>
                </w:div>
                <w:div w:id="224731014">
                  <w:marLeft w:val="0"/>
                  <w:marRight w:val="0"/>
                  <w:marTop w:val="0"/>
                  <w:marBottom w:val="0"/>
                  <w:divBdr>
                    <w:top w:val="none" w:sz="0" w:space="0" w:color="auto"/>
                    <w:left w:val="none" w:sz="0" w:space="0" w:color="auto"/>
                    <w:bottom w:val="none" w:sz="0" w:space="0" w:color="auto"/>
                    <w:right w:val="none" w:sz="0" w:space="0" w:color="auto"/>
                  </w:divBdr>
                </w:div>
                <w:div w:id="225575173">
                  <w:marLeft w:val="0"/>
                  <w:marRight w:val="0"/>
                  <w:marTop w:val="0"/>
                  <w:marBottom w:val="0"/>
                  <w:divBdr>
                    <w:top w:val="none" w:sz="0" w:space="0" w:color="auto"/>
                    <w:left w:val="none" w:sz="0" w:space="0" w:color="auto"/>
                    <w:bottom w:val="none" w:sz="0" w:space="0" w:color="auto"/>
                    <w:right w:val="none" w:sz="0" w:space="0" w:color="auto"/>
                  </w:divBdr>
                </w:div>
                <w:div w:id="226569813">
                  <w:marLeft w:val="0"/>
                  <w:marRight w:val="0"/>
                  <w:marTop w:val="0"/>
                  <w:marBottom w:val="0"/>
                  <w:divBdr>
                    <w:top w:val="none" w:sz="0" w:space="0" w:color="auto"/>
                    <w:left w:val="none" w:sz="0" w:space="0" w:color="auto"/>
                    <w:bottom w:val="none" w:sz="0" w:space="0" w:color="auto"/>
                    <w:right w:val="none" w:sz="0" w:space="0" w:color="auto"/>
                  </w:divBdr>
                </w:div>
                <w:div w:id="232587365">
                  <w:marLeft w:val="0"/>
                  <w:marRight w:val="0"/>
                  <w:marTop w:val="0"/>
                  <w:marBottom w:val="0"/>
                  <w:divBdr>
                    <w:top w:val="none" w:sz="0" w:space="0" w:color="auto"/>
                    <w:left w:val="none" w:sz="0" w:space="0" w:color="auto"/>
                    <w:bottom w:val="none" w:sz="0" w:space="0" w:color="auto"/>
                    <w:right w:val="none" w:sz="0" w:space="0" w:color="auto"/>
                  </w:divBdr>
                </w:div>
                <w:div w:id="233005066">
                  <w:marLeft w:val="0"/>
                  <w:marRight w:val="0"/>
                  <w:marTop w:val="0"/>
                  <w:marBottom w:val="0"/>
                  <w:divBdr>
                    <w:top w:val="none" w:sz="0" w:space="0" w:color="auto"/>
                    <w:left w:val="none" w:sz="0" w:space="0" w:color="auto"/>
                    <w:bottom w:val="none" w:sz="0" w:space="0" w:color="auto"/>
                    <w:right w:val="none" w:sz="0" w:space="0" w:color="auto"/>
                  </w:divBdr>
                </w:div>
                <w:div w:id="235166782">
                  <w:marLeft w:val="0"/>
                  <w:marRight w:val="0"/>
                  <w:marTop w:val="0"/>
                  <w:marBottom w:val="0"/>
                  <w:divBdr>
                    <w:top w:val="none" w:sz="0" w:space="0" w:color="auto"/>
                    <w:left w:val="none" w:sz="0" w:space="0" w:color="auto"/>
                    <w:bottom w:val="none" w:sz="0" w:space="0" w:color="auto"/>
                    <w:right w:val="none" w:sz="0" w:space="0" w:color="auto"/>
                  </w:divBdr>
                </w:div>
                <w:div w:id="242838940">
                  <w:marLeft w:val="0"/>
                  <w:marRight w:val="0"/>
                  <w:marTop w:val="0"/>
                  <w:marBottom w:val="0"/>
                  <w:divBdr>
                    <w:top w:val="none" w:sz="0" w:space="0" w:color="auto"/>
                    <w:left w:val="none" w:sz="0" w:space="0" w:color="auto"/>
                    <w:bottom w:val="none" w:sz="0" w:space="0" w:color="auto"/>
                    <w:right w:val="none" w:sz="0" w:space="0" w:color="auto"/>
                  </w:divBdr>
                </w:div>
                <w:div w:id="243492315">
                  <w:marLeft w:val="0"/>
                  <w:marRight w:val="0"/>
                  <w:marTop w:val="0"/>
                  <w:marBottom w:val="0"/>
                  <w:divBdr>
                    <w:top w:val="none" w:sz="0" w:space="0" w:color="auto"/>
                    <w:left w:val="none" w:sz="0" w:space="0" w:color="auto"/>
                    <w:bottom w:val="none" w:sz="0" w:space="0" w:color="auto"/>
                    <w:right w:val="none" w:sz="0" w:space="0" w:color="auto"/>
                  </w:divBdr>
                </w:div>
                <w:div w:id="244002661">
                  <w:marLeft w:val="0"/>
                  <w:marRight w:val="0"/>
                  <w:marTop w:val="0"/>
                  <w:marBottom w:val="0"/>
                  <w:divBdr>
                    <w:top w:val="none" w:sz="0" w:space="0" w:color="auto"/>
                    <w:left w:val="none" w:sz="0" w:space="0" w:color="auto"/>
                    <w:bottom w:val="none" w:sz="0" w:space="0" w:color="auto"/>
                    <w:right w:val="none" w:sz="0" w:space="0" w:color="auto"/>
                  </w:divBdr>
                </w:div>
                <w:div w:id="251086856">
                  <w:marLeft w:val="0"/>
                  <w:marRight w:val="0"/>
                  <w:marTop w:val="0"/>
                  <w:marBottom w:val="0"/>
                  <w:divBdr>
                    <w:top w:val="none" w:sz="0" w:space="0" w:color="auto"/>
                    <w:left w:val="none" w:sz="0" w:space="0" w:color="auto"/>
                    <w:bottom w:val="none" w:sz="0" w:space="0" w:color="auto"/>
                    <w:right w:val="none" w:sz="0" w:space="0" w:color="auto"/>
                  </w:divBdr>
                </w:div>
                <w:div w:id="254553875">
                  <w:marLeft w:val="0"/>
                  <w:marRight w:val="0"/>
                  <w:marTop w:val="0"/>
                  <w:marBottom w:val="0"/>
                  <w:divBdr>
                    <w:top w:val="none" w:sz="0" w:space="0" w:color="auto"/>
                    <w:left w:val="none" w:sz="0" w:space="0" w:color="auto"/>
                    <w:bottom w:val="none" w:sz="0" w:space="0" w:color="auto"/>
                    <w:right w:val="none" w:sz="0" w:space="0" w:color="auto"/>
                  </w:divBdr>
                </w:div>
                <w:div w:id="261883302">
                  <w:marLeft w:val="0"/>
                  <w:marRight w:val="0"/>
                  <w:marTop w:val="0"/>
                  <w:marBottom w:val="0"/>
                  <w:divBdr>
                    <w:top w:val="none" w:sz="0" w:space="0" w:color="auto"/>
                    <w:left w:val="none" w:sz="0" w:space="0" w:color="auto"/>
                    <w:bottom w:val="none" w:sz="0" w:space="0" w:color="auto"/>
                    <w:right w:val="none" w:sz="0" w:space="0" w:color="auto"/>
                  </w:divBdr>
                </w:div>
                <w:div w:id="270018596">
                  <w:marLeft w:val="0"/>
                  <w:marRight w:val="0"/>
                  <w:marTop w:val="0"/>
                  <w:marBottom w:val="0"/>
                  <w:divBdr>
                    <w:top w:val="none" w:sz="0" w:space="0" w:color="auto"/>
                    <w:left w:val="none" w:sz="0" w:space="0" w:color="auto"/>
                    <w:bottom w:val="none" w:sz="0" w:space="0" w:color="auto"/>
                    <w:right w:val="none" w:sz="0" w:space="0" w:color="auto"/>
                  </w:divBdr>
                </w:div>
                <w:div w:id="272828074">
                  <w:marLeft w:val="0"/>
                  <w:marRight w:val="0"/>
                  <w:marTop w:val="0"/>
                  <w:marBottom w:val="0"/>
                  <w:divBdr>
                    <w:top w:val="none" w:sz="0" w:space="0" w:color="auto"/>
                    <w:left w:val="none" w:sz="0" w:space="0" w:color="auto"/>
                    <w:bottom w:val="none" w:sz="0" w:space="0" w:color="auto"/>
                    <w:right w:val="none" w:sz="0" w:space="0" w:color="auto"/>
                  </w:divBdr>
                </w:div>
                <w:div w:id="274556727">
                  <w:marLeft w:val="0"/>
                  <w:marRight w:val="0"/>
                  <w:marTop w:val="0"/>
                  <w:marBottom w:val="0"/>
                  <w:divBdr>
                    <w:top w:val="none" w:sz="0" w:space="0" w:color="auto"/>
                    <w:left w:val="none" w:sz="0" w:space="0" w:color="auto"/>
                    <w:bottom w:val="none" w:sz="0" w:space="0" w:color="auto"/>
                    <w:right w:val="none" w:sz="0" w:space="0" w:color="auto"/>
                  </w:divBdr>
                </w:div>
                <w:div w:id="278149231">
                  <w:marLeft w:val="0"/>
                  <w:marRight w:val="0"/>
                  <w:marTop w:val="0"/>
                  <w:marBottom w:val="0"/>
                  <w:divBdr>
                    <w:top w:val="none" w:sz="0" w:space="0" w:color="auto"/>
                    <w:left w:val="none" w:sz="0" w:space="0" w:color="auto"/>
                    <w:bottom w:val="none" w:sz="0" w:space="0" w:color="auto"/>
                    <w:right w:val="none" w:sz="0" w:space="0" w:color="auto"/>
                  </w:divBdr>
                </w:div>
                <w:div w:id="279147467">
                  <w:marLeft w:val="0"/>
                  <w:marRight w:val="0"/>
                  <w:marTop w:val="0"/>
                  <w:marBottom w:val="0"/>
                  <w:divBdr>
                    <w:top w:val="none" w:sz="0" w:space="0" w:color="auto"/>
                    <w:left w:val="none" w:sz="0" w:space="0" w:color="auto"/>
                    <w:bottom w:val="none" w:sz="0" w:space="0" w:color="auto"/>
                    <w:right w:val="none" w:sz="0" w:space="0" w:color="auto"/>
                  </w:divBdr>
                </w:div>
                <w:div w:id="293565606">
                  <w:marLeft w:val="0"/>
                  <w:marRight w:val="0"/>
                  <w:marTop w:val="0"/>
                  <w:marBottom w:val="0"/>
                  <w:divBdr>
                    <w:top w:val="none" w:sz="0" w:space="0" w:color="auto"/>
                    <w:left w:val="none" w:sz="0" w:space="0" w:color="auto"/>
                    <w:bottom w:val="none" w:sz="0" w:space="0" w:color="auto"/>
                    <w:right w:val="none" w:sz="0" w:space="0" w:color="auto"/>
                  </w:divBdr>
                </w:div>
                <w:div w:id="296299038">
                  <w:marLeft w:val="0"/>
                  <w:marRight w:val="0"/>
                  <w:marTop w:val="0"/>
                  <w:marBottom w:val="0"/>
                  <w:divBdr>
                    <w:top w:val="none" w:sz="0" w:space="0" w:color="auto"/>
                    <w:left w:val="none" w:sz="0" w:space="0" w:color="auto"/>
                    <w:bottom w:val="none" w:sz="0" w:space="0" w:color="auto"/>
                    <w:right w:val="none" w:sz="0" w:space="0" w:color="auto"/>
                  </w:divBdr>
                </w:div>
                <w:div w:id="297954052">
                  <w:marLeft w:val="0"/>
                  <w:marRight w:val="0"/>
                  <w:marTop w:val="0"/>
                  <w:marBottom w:val="0"/>
                  <w:divBdr>
                    <w:top w:val="none" w:sz="0" w:space="0" w:color="auto"/>
                    <w:left w:val="none" w:sz="0" w:space="0" w:color="auto"/>
                    <w:bottom w:val="none" w:sz="0" w:space="0" w:color="auto"/>
                    <w:right w:val="none" w:sz="0" w:space="0" w:color="auto"/>
                  </w:divBdr>
                </w:div>
                <w:div w:id="299842102">
                  <w:marLeft w:val="0"/>
                  <w:marRight w:val="0"/>
                  <w:marTop w:val="0"/>
                  <w:marBottom w:val="0"/>
                  <w:divBdr>
                    <w:top w:val="none" w:sz="0" w:space="0" w:color="auto"/>
                    <w:left w:val="none" w:sz="0" w:space="0" w:color="auto"/>
                    <w:bottom w:val="none" w:sz="0" w:space="0" w:color="auto"/>
                    <w:right w:val="none" w:sz="0" w:space="0" w:color="auto"/>
                  </w:divBdr>
                </w:div>
                <w:div w:id="303896922">
                  <w:marLeft w:val="0"/>
                  <w:marRight w:val="0"/>
                  <w:marTop w:val="0"/>
                  <w:marBottom w:val="0"/>
                  <w:divBdr>
                    <w:top w:val="none" w:sz="0" w:space="0" w:color="auto"/>
                    <w:left w:val="none" w:sz="0" w:space="0" w:color="auto"/>
                    <w:bottom w:val="none" w:sz="0" w:space="0" w:color="auto"/>
                    <w:right w:val="none" w:sz="0" w:space="0" w:color="auto"/>
                  </w:divBdr>
                </w:div>
                <w:div w:id="308747945">
                  <w:marLeft w:val="0"/>
                  <w:marRight w:val="0"/>
                  <w:marTop w:val="0"/>
                  <w:marBottom w:val="0"/>
                  <w:divBdr>
                    <w:top w:val="none" w:sz="0" w:space="0" w:color="auto"/>
                    <w:left w:val="none" w:sz="0" w:space="0" w:color="auto"/>
                    <w:bottom w:val="none" w:sz="0" w:space="0" w:color="auto"/>
                    <w:right w:val="none" w:sz="0" w:space="0" w:color="auto"/>
                  </w:divBdr>
                </w:div>
                <w:div w:id="311561525">
                  <w:marLeft w:val="0"/>
                  <w:marRight w:val="0"/>
                  <w:marTop w:val="0"/>
                  <w:marBottom w:val="0"/>
                  <w:divBdr>
                    <w:top w:val="none" w:sz="0" w:space="0" w:color="auto"/>
                    <w:left w:val="none" w:sz="0" w:space="0" w:color="auto"/>
                    <w:bottom w:val="none" w:sz="0" w:space="0" w:color="auto"/>
                    <w:right w:val="none" w:sz="0" w:space="0" w:color="auto"/>
                  </w:divBdr>
                </w:div>
                <w:div w:id="312948700">
                  <w:marLeft w:val="0"/>
                  <w:marRight w:val="0"/>
                  <w:marTop w:val="0"/>
                  <w:marBottom w:val="0"/>
                  <w:divBdr>
                    <w:top w:val="none" w:sz="0" w:space="0" w:color="auto"/>
                    <w:left w:val="none" w:sz="0" w:space="0" w:color="auto"/>
                    <w:bottom w:val="none" w:sz="0" w:space="0" w:color="auto"/>
                    <w:right w:val="none" w:sz="0" w:space="0" w:color="auto"/>
                  </w:divBdr>
                </w:div>
                <w:div w:id="316501117">
                  <w:marLeft w:val="0"/>
                  <w:marRight w:val="0"/>
                  <w:marTop w:val="0"/>
                  <w:marBottom w:val="0"/>
                  <w:divBdr>
                    <w:top w:val="none" w:sz="0" w:space="0" w:color="auto"/>
                    <w:left w:val="none" w:sz="0" w:space="0" w:color="auto"/>
                    <w:bottom w:val="none" w:sz="0" w:space="0" w:color="auto"/>
                    <w:right w:val="none" w:sz="0" w:space="0" w:color="auto"/>
                  </w:divBdr>
                </w:div>
                <w:div w:id="322049190">
                  <w:marLeft w:val="0"/>
                  <w:marRight w:val="0"/>
                  <w:marTop w:val="0"/>
                  <w:marBottom w:val="0"/>
                  <w:divBdr>
                    <w:top w:val="none" w:sz="0" w:space="0" w:color="auto"/>
                    <w:left w:val="none" w:sz="0" w:space="0" w:color="auto"/>
                    <w:bottom w:val="none" w:sz="0" w:space="0" w:color="auto"/>
                    <w:right w:val="none" w:sz="0" w:space="0" w:color="auto"/>
                  </w:divBdr>
                </w:div>
                <w:div w:id="325673648">
                  <w:marLeft w:val="0"/>
                  <w:marRight w:val="0"/>
                  <w:marTop w:val="0"/>
                  <w:marBottom w:val="0"/>
                  <w:divBdr>
                    <w:top w:val="none" w:sz="0" w:space="0" w:color="auto"/>
                    <w:left w:val="none" w:sz="0" w:space="0" w:color="auto"/>
                    <w:bottom w:val="none" w:sz="0" w:space="0" w:color="auto"/>
                    <w:right w:val="none" w:sz="0" w:space="0" w:color="auto"/>
                  </w:divBdr>
                </w:div>
                <w:div w:id="328410672">
                  <w:marLeft w:val="0"/>
                  <w:marRight w:val="0"/>
                  <w:marTop w:val="0"/>
                  <w:marBottom w:val="0"/>
                  <w:divBdr>
                    <w:top w:val="none" w:sz="0" w:space="0" w:color="auto"/>
                    <w:left w:val="none" w:sz="0" w:space="0" w:color="auto"/>
                    <w:bottom w:val="none" w:sz="0" w:space="0" w:color="auto"/>
                    <w:right w:val="none" w:sz="0" w:space="0" w:color="auto"/>
                  </w:divBdr>
                </w:div>
                <w:div w:id="329911184">
                  <w:marLeft w:val="0"/>
                  <w:marRight w:val="0"/>
                  <w:marTop w:val="0"/>
                  <w:marBottom w:val="0"/>
                  <w:divBdr>
                    <w:top w:val="none" w:sz="0" w:space="0" w:color="auto"/>
                    <w:left w:val="none" w:sz="0" w:space="0" w:color="auto"/>
                    <w:bottom w:val="none" w:sz="0" w:space="0" w:color="auto"/>
                    <w:right w:val="none" w:sz="0" w:space="0" w:color="auto"/>
                  </w:divBdr>
                </w:div>
                <w:div w:id="329914416">
                  <w:marLeft w:val="0"/>
                  <w:marRight w:val="0"/>
                  <w:marTop w:val="0"/>
                  <w:marBottom w:val="0"/>
                  <w:divBdr>
                    <w:top w:val="none" w:sz="0" w:space="0" w:color="auto"/>
                    <w:left w:val="none" w:sz="0" w:space="0" w:color="auto"/>
                    <w:bottom w:val="none" w:sz="0" w:space="0" w:color="auto"/>
                    <w:right w:val="none" w:sz="0" w:space="0" w:color="auto"/>
                  </w:divBdr>
                </w:div>
                <w:div w:id="331840198">
                  <w:marLeft w:val="0"/>
                  <w:marRight w:val="0"/>
                  <w:marTop w:val="0"/>
                  <w:marBottom w:val="0"/>
                  <w:divBdr>
                    <w:top w:val="none" w:sz="0" w:space="0" w:color="auto"/>
                    <w:left w:val="none" w:sz="0" w:space="0" w:color="auto"/>
                    <w:bottom w:val="none" w:sz="0" w:space="0" w:color="auto"/>
                    <w:right w:val="none" w:sz="0" w:space="0" w:color="auto"/>
                  </w:divBdr>
                </w:div>
                <w:div w:id="334766602">
                  <w:marLeft w:val="0"/>
                  <w:marRight w:val="0"/>
                  <w:marTop w:val="0"/>
                  <w:marBottom w:val="0"/>
                  <w:divBdr>
                    <w:top w:val="none" w:sz="0" w:space="0" w:color="auto"/>
                    <w:left w:val="none" w:sz="0" w:space="0" w:color="auto"/>
                    <w:bottom w:val="none" w:sz="0" w:space="0" w:color="auto"/>
                    <w:right w:val="none" w:sz="0" w:space="0" w:color="auto"/>
                  </w:divBdr>
                </w:div>
                <w:div w:id="339357023">
                  <w:marLeft w:val="0"/>
                  <w:marRight w:val="0"/>
                  <w:marTop w:val="0"/>
                  <w:marBottom w:val="0"/>
                  <w:divBdr>
                    <w:top w:val="none" w:sz="0" w:space="0" w:color="auto"/>
                    <w:left w:val="none" w:sz="0" w:space="0" w:color="auto"/>
                    <w:bottom w:val="none" w:sz="0" w:space="0" w:color="auto"/>
                    <w:right w:val="none" w:sz="0" w:space="0" w:color="auto"/>
                  </w:divBdr>
                </w:div>
                <w:div w:id="340207321">
                  <w:marLeft w:val="0"/>
                  <w:marRight w:val="0"/>
                  <w:marTop w:val="0"/>
                  <w:marBottom w:val="0"/>
                  <w:divBdr>
                    <w:top w:val="none" w:sz="0" w:space="0" w:color="auto"/>
                    <w:left w:val="none" w:sz="0" w:space="0" w:color="auto"/>
                    <w:bottom w:val="none" w:sz="0" w:space="0" w:color="auto"/>
                    <w:right w:val="none" w:sz="0" w:space="0" w:color="auto"/>
                  </w:divBdr>
                </w:div>
                <w:div w:id="342049656">
                  <w:marLeft w:val="0"/>
                  <w:marRight w:val="0"/>
                  <w:marTop w:val="0"/>
                  <w:marBottom w:val="0"/>
                  <w:divBdr>
                    <w:top w:val="none" w:sz="0" w:space="0" w:color="auto"/>
                    <w:left w:val="none" w:sz="0" w:space="0" w:color="auto"/>
                    <w:bottom w:val="none" w:sz="0" w:space="0" w:color="auto"/>
                    <w:right w:val="none" w:sz="0" w:space="0" w:color="auto"/>
                  </w:divBdr>
                </w:div>
                <w:div w:id="342827825">
                  <w:marLeft w:val="0"/>
                  <w:marRight w:val="0"/>
                  <w:marTop w:val="0"/>
                  <w:marBottom w:val="0"/>
                  <w:divBdr>
                    <w:top w:val="none" w:sz="0" w:space="0" w:color="auto"/>
                    <w:left w:val="none" w:sz="0" w:space="0" w:color="auto"/>
                    <w:bottom w:val="none" w:sz="0" w:space="0" w:color="auto"/>
                    <w:right w:val="none" w:sz="0" w:space="0" w:color="auto"/>
                  </w:divBdr>
                </w:div>
                <w:div w:id="350843261">
                  <w:marLeft w:val="0"/>
                  <w:marRight w:val="0"/>
                  <w:marTop w:val="0"/>
                  <w:marBottom w:val="0"/>
                  <w:divBdr>
                    <w:top w:val="none" w:sz="0" w:space="0" w:color="auto"/>
                    <w:left w:val="none" w:sz="0" w:space="0" w:color="auto"/>
                    <w:bottom w:val="none" w:sz="0" w:space="0" w:color="auto"/>
                    <w:right w:val="none" w:sz="0" w:space="0" w:color="auto"/>
                  </w:divBdr>
                </w:div>
                <w:div w:id="351302441">
                  <w:marLeft w:val="0"/>
                  <w:marRight w:val="0"/>
                  <w:marTop w:val="0"/>
                  <w:marBottom w:val="0"/>
                  <w:divBdr>
                    <w:top w:val="none" w:sz="0" w:space="0" w:color="auto"/>
                    <w:left w:val="none" w:sz="0" w:space="0" w:color="auto"/>
                    <w:bottom w:val="none" w:sz="0" w:space="0" w:color="auto"/>
                    <w:right w:val="none" w:sz="0" w:space="0" w:color="auto"/>
                  </w:divBdr>
                </w:div>
                <w:div w:id="358899905">
                  <w:marLeft w:val="0"/>
                  <w:marRight w:val="0"/>
                  <w:marTop w:val="0"/>
                  <w:marBottom w:val="0"/>
                  <w:divBdr>
                    <w:top w:val="none" w:sz="0" w:space="0" w:color="auto"/>
                    <w:left w:val="none" w:sz="0" w:space="0" w:color="auto"/>
                    <w:bottom w:val="none" w:sz="0" w:space="0" w:color="auto"/>
                    <w:right w:val="none" w:sz="0" w:space="0" w:color="auto"/>
                  </w:divBdr>
                </w:div>
                <w:div w:id="362244356">
                  <w:marLeft w:val="0"/>
                  <w:marRight w:val="0"/>
                  <w:marTop w:val="0"/>
                  <w:marBottom w:val="0"/>
                  <w:divBdr>
                    <w:top w:val="none" w:sz="0" w:space="0" w:color="auto"/>
                    <w:left w:val="none" w:sz="0" w:space="0" w:color="auto"/>
                    <w:bottom w:val="none" w:sz="0" w:space="0" w:color="auto"/>
                    <w:right w:val="none" w:sz="0" w:space="0" w:color="auto"/>
                  </w:divBdr>
                </w:div>
                <w:div w:id="371274156">
                  <w:marLeft w:val="0"/>
                  <w:marRight w:val="0"/>
                  <w:marTop w:val="0"/>
                  <w:marBottom w:val="0"/>
                  <w:divBdr>
                    <w:top w:val="none" w:sz="0" w:space="0" w:color="auto"/>
                    <w:left w:val="none" w:sz="0" w:space="0" w:color="auto"/>
                    <w:bottom w:val="none" w:sz="0" w:space="0" w:color="auto"/>
                    <w:right w:val="none" w:sz="0" w:space="0" w:color="auto"/>
                  </w:divBdr>
                </w:div>
                <w:div w:id="372463339">
                  <w:marLeft w:val="0"/>
                  <w:marRight w:val="0"/>
                  <w:marTop w:val="0"/>
                  <w:marBottom w:val="0"/>
                  <w:divBdr>
                    <w:top w:val="none" w:sz="0" w:space="0" w:color="auto"/>
                    <w:left w:val="none" w:sz="0" w:space="0" w:color="auto"/>
                    <w:bottom w:val="none" w:sz="0" w:space="0" w:color="auto"/>
                    <w:right w:val="none" w:sz="0" w:space="0" w:color="auto"/>
                  </w:divBdr>
                </w:div>
                <w:div w:id="377046682">
                  <w:marLeft w:val="0"/>
                  <w:marRight w:val="0"/>
                  <w:marTop w:val="0"/>
                  <w:marBottom w:val="0"/>
                  <w:divBdr>
                    <w:top w:val="none" w:sz="0" w:space="0" w:color="auto"/>
                    <w:left w:val="none" w:sz="0" w:space="0" w:color="auto"/>
                    <w:bottom w:val="none" w:sz="0" w:space="0" w:color="auto"/>
                    <w:right w:val="none" w:sz="0" w:space="0" w:color="auto"/>
                  </w:divBdr>
                </w:div>
                <w:div w:id="380326150">
                  <w:marLeft w:val="0"/>
                  <w:marRight w:val="0"/>
                  <w:marTop w:val="0"/>
                  <w:marBottom w:val="0"/>
                  <w:divBdr>
                    <w:top w:val="none" w:sz="0" w:space="0" w:color="auto"/>
                    <w:left w:val="none" w:sz="0" w:space="0" w:color="auto"/>
                    <w:bottom w:val="none" w:sz="0" w:space="0" w:color="auto"/>
                    <w:right w:val="none" w:sz="0" w:space="0" w:color="auto"/>
                  </w:divBdr>
                </w:div>
                <w:div w:id="387262318">
                  <w:marLeft w:val="0"/>
                  <w:marRight w:val="0"/>
                  <w:marTop w:val="0"/>
                  <w:marBottom w:val="0"/>
                  <w:divBdr>
                    <w:top w:val="none" w:sz="0" w:space="0" w:color="auto"/>
                    <w:left w:val="none" w:sz="0" w:space="0" w:color="auto"/>
                    <w:bottom w:val="none" w:sz="0" w:space="0" w:color="auto"/>
                    <w:right w:val="none" w:sz="0" w:space="0" w:color="auto"/>
                  </w:divBdr>
                </w:div>
                <w:div w:id="396318818">
                  <w:marLeft w:val="0"/>
                  <w:marRight w:val="0"/>
                  <w:marTop w:val="0"/>
                  <w:marBottom w:val="0"/>
                  <w:divBdr>
                    <w:top w:val="none" w:sz="0" w:space="0" w:color="auto"/>
                    <w:left w:val="none" w:sz="0" w:space="0" w:color="auto"/>
                    <w:bottom w:val="none" w:sz="0" w:space="0" w:color="auto"/>
                    <w:right w:val="none" w:sz="0" w:space="0" w:color="auto"/>
                  </w:divBdr>
                </w:div>
                <w:div w:id="414665341">
                  <w:marLeft w:val="0"/>
                  <w:marRight w:val="0"/>
                  <w:marTop w:val="0"/>
                  <w:marBottom w:val="0"/>
                  <w:divBdr>
                    <w:top w:val="none" w:sz="0" w:space="0" w:color="auto"/>
                    <w:left w:val="none" w:sz="0" w:space="0" w:color="auto"/>
                    <w:bottom w:val="none" w:sz="0" w:space="0" w:color="auto"/>
                    <w:right w:val="none" w:sz="0" w:space="0" w:color="auto"/>
                  </w:divBdr>
                </w:div>
                <w:div w:id="426311976">
                  <w:marLeft w:val="0"/>
                  <w:marRight w:val="0"/>
                  <w:marTop w:val="0"/>
                  <w:marBottom w:val="0"/>
                  <w:divBdr>
                    <w:top w:val="none" w:sz="0" w:space="0" w:color="auto"/>
                    <w:left w:val="none" w:sz="0" w:space="0" w:color="auto"/>
                    <w:bottom w:val="none" w:sz="0" w:space="0" w:color="auto"/>
                    <w:right w:val="none" w:sz="0" w:space="0" w:color="auto"/>
                  </w:divBdr>
                </w:div>
                <w:div w:id="428082535">
                  <w:marLeft w:val="0"/>
                  <w:marRight w:val="0"/>
                  <w:marTop w:val="0"/>
                  <w:marBottom w:val="0"/>
                  <w:divBdr>
                    <w:top w:val="none" w:sz="0" w:space="0" w:color="auto"/>
                    <w:left w:val="none" w:sz="0" w:space="0" w:color="auto"/>
                    <w:bottom w:val="none" w:sz="0" w:space="0" w:color="auto"/>
                    <w:right w:val="none" w:sz="0" w:space="0" w:color="auto"/>
                  </w:divBdr>
                </w:div>
                <w:div w:id="435172289">
                  <w:marLeft w:val="0"/>
                  <w:marRight w:val="0"/>
                  <w:marTop w:val="0"/>
                  <w:marBottom w:val="0"/>
                  <w:divBdr>
                    <w:top w:val="none" w:sz="0" w:space="0" w:color="auto"/>
                    <w:left w:val="none" w:sz="0" w:space="0" w:color="auto"/>
                    <w:bottom w:val="none" w:sz="0" w:space="0" w:color="auto"/>
                    <w:right w:val="none" w:sz="0" w:space="0" w:color="auto"/>
                  </w:divBdr>
                </w:div>
                <w:div w:id="438332052">
                  <w:marLeft w:val="0"/>
                  <w:marRight w:val="0"/>
                  <w:marTop w:val="0"/>
                  <w:marBottom w:val="0"/>
                  <w:divBdr>
                    <w:top w:val="none" w:sz="0" w:space="0" w:color="auto"/>
                    <w:left w:val="none" w:sz="0" w:space="0" w:color="auto"/>
                    <w:bottom w:val="none" w:sz="0" w:space="0" w:color="auto"/>
                    <w:right w:val="none" w:sz="0" w:space="0" w:color="auto"/>
                  </w:divBdr>
                </w:div>
                <w:div w:id="443379015">
                  <w:marLeft w:val="0"/>
                  <w:marRight w:val="0"/>
                  <w:marTop w:val="0"/>
                  <w:marBottom w:val="0"/>
                  <w:divBdr>
                    <w:top w:val="none" w:sz="0" w:space="0" w:color="auto"/>
                    <w:left w:val="none" w:sz="0" w:space="0" w:color="auto"/>
                    <w:bottom w:val="none" w:sz="0" w:space="0" w:color="auto"/>
                    <w:right w:val="none" w:sz="0" w:space="0" w:color="auto"/>
                  </w:divBdr>
                </w:div>
                <w:div w:id="444884252">
                  <w:marLeft w:val="0"/>
                  <w:marRight w:val="0"/>
                  <w:marTop w:val="0"/>
                  <w:marBottom w:val="0"/>
                  <w:divBdr>
                    <w:top w:val="none" w:sz="0" w:space="0" w:color="auto"/>
                    <w:left w:val="none" w:sz="0" w:space="0" w:color="auto"/>
                    <w:bottom w:val="none" w:sz="0" w:space="0" w:color="auto"/>
                    <w:right w:val="none" w:sz="0" w:space="0" w:color="auto"/>
                  </w:divBdr>
                </w:div>
                <w:div w:id="451481848">
                  <w:marLeft w:val="0"/>
                  <w:marRight w:val="0"/>
                  <w:marTop w:val="0"/>
                  <w:marBottom w:val="0"/>
                  <w:divBdr>
                    <w:top w:val="none" w:sz="0" w:space="0" w:color="auto"/>
                    <w:left w:val="none" w:sz="0" w:space="0" w:color="auto"/>
                    <w:bottom w:val="none" w:sz="0" w:space="0" w:color="auto"/>
                    <w:right w:val="none" w:sz="0" w:space="0" w:color="auto"/>
                  </w:divBdr>
                </w:div>
                <w:div w:id="452866421">
                  <w:marLeft w:val="0"/>
                  <w:marRight w:val="0"/>
                  <w:marTop w:val="0"/>
                  <w:marBottom w:val="0"/>
                  <w:divBdr>
                    <w:top w:val="none" w:sz="0" w:space="0" w:color="auto"/>
                    <w:left w:val="none" w:sz="0" w:space="0" w:color="auto"/>
                    <w:bottom w:val="none" w:sz="0" w:space="0" w:color="auto"/>
                    <w:right w:val="none" w:sz="0" w:space="0" w:color="auto"/>
                  </w:divBdr>
                </w:div>
                <w:div w:id="454257918">
                  <w:marLeft w:val="0"/>
                  <w:marRight w:val="0"/>
                  <w:marTop w:val="0"/>
                  <w:marBottom w:val="0"/>
                  <w:divBdr>
                    <w:top w:val="none" w:sz="0" w:space="0" w:color="auto"/>
                    <w:left w:val="none" w:sz="0" w:space="0" w:color="auto"/>
                    <w:bottom w:val="none" w:sz="0" w:space="0" w:color="auto"/>
                    <w:right w:val="none" w:sz="0" w:space="0" w:color="auto"/>
                  </w:divBdr>
                </w:div>
                <w:div w:id="463354603">
                  <w:marLeft w:val="0"/>
                  <w:marRight w:val="0"/>
                  <w:marTop w:val="0"/>
                  <w:marBottom w:val="0"/>
                  <w:divBdr>
                    <w:top w:val="none" w:sz="0" w:space="0" w:color="auto"/>
                    <w:left w:val="none" w:sz="0" w:space="0" w:color="auto"/>
                    <w:bottom w:val="none" w:sz="0" w:space="0" w:color="auto"/>
                    <w:right w:val="none" w:sz="0" w:space="0" w:color="auto"/>
                  </w:divBdr>
                </w:div>
                <w:div w:id="467282940">
                  <w:marLeft w:val="0"/>
                  <w:marRight w:val="0"/>
                  <w:marTop w:val="0"/>
                  <w:marBottom w:val="0"/>
                  <w:divBdr>
                    <w:top w:val="none" w:sz="0" w:space="0" w:color="auto"/>
                    <w:left w:val="none" w:sz="0" w:space="0" w:color="auto"/>
                    <w:bottom w:val="none" w:sz="0" w:space="0" w:color="auto"/>
                    <w:right w:val="none" w:sz="0" w:space="0" w:color="auto"/>
                  </w:divBdr>
                </w:div>
                <w:div w:id="475873527">
                  <w:marLeft w:val="0"/>
                  <w:marRight w:val="0"/>
                  <w:marTop w:val="0"/>
                  <w:marBottom w:val="0"/>
                  <w:divBdr>
                    <w:top w:val="none" w:sz="0" w:space="0" w:color="auto"/>
                    <w:left w:val="none" w:sz="0" w:space="0" w:color="auto"/>
                    <w:bottom w:val="none" w:sz="0" w:space="0" w:color="auto"/>
                    <w:right w:val="none" w:sz="0" w:space="0" w:color="auto"/>
                  </w:divBdr>
                </w:div>
                <w:div w:id="476461966">
                  <w:marLeft w:val="0"/>
                  <w:marRight w:val="0"/>
                  <w:marTop w:val="0"/>
                  <w:marBottom w:val="0"/>
                  <w:divBdr>
                    <w:top w:val="none" w:sz="0" w:space="0" w:color="auto"/>
                    <w:left w:val="none" w:sz="0" w:space="0" w:color="auto"/>
                    <w:bottom w:val="none" w:sz="0" w:space="0" w:color="auto"/>
                    <w:right w:val="none" w:sz="0" w:space="0" w:color="auto"/>
                  </w:divBdr>
                </w:div>
                <w:div w:id="478810130">
                  <w:marLeft w:val="0"/>
                  <w:marRight w:val="0"/>
                  <w:marTop w:val="0"/>
                  <w:marBottom w:val="0"/>
                  <w:divBdr>
                    <w:top w:val="none" w:sz="0" w:space="0" w:color="auto"/>
                    <w:left w:val="none" w:sz="0" w:space="0" w:color="auto"/>
                    <w:bottom w:val="none" w:sz="0" w:space="0" w:color="auto"/>
                    <w:right w:val="none" w:sz="0" w:space="0" w:color="auto"/>
                  </w:divBdr>
                </w:div>
                <w:div w:id="490755144">
                  <w:marLeft w:val="0"/>
                  <w:marRight w:val="0"/>
                  <w:marTop w:val="0"/>
                  <w:marBottom w:val="0"/>
                  <w:divBdr>
                    <w:top w:val="none" w:sz="0" w:space="0" w:color="auto"/>
                    <w:left w:val="none" w:sz="0" w:space="0" w:color="auto"/>
                    <w:bottom w:val="none" w:sz="0" w:space="0" w:color="auto"/>
                    <w:right w:val="none" w:sz="0" w:space="0" w:color="auto"/>
                  </w:divBdr>
                </w:div>
                <w:div w:id="494148850">
                  <w:marLeft w:val="0"/>
                  <w:marRight w:val="0"/>
                  <w:marTop w:val="0"/>
                  <w:marBottom w:val="0"/>
                  <w:divBdr>
                    <w:top w:val="none" w:sz="0" w:space="0" w:color="auto"/>
                    <w:left w:val="none" w:sz="0" w:space="0" w:color="auto"/>
                    <w:bottom w:val="none" w:sz="0" w:space="0" w:color="auto"/>
                    <w:right w:val="none" w:sz="0" w:space="0" w:color="auto"/>
                  </w:divBdr>
                </w:div>
                <w:div w:id="495533394">
                  <w:marLeft w:val="0"/>
                  <w:marRight w:val="0"/>
                  <w:marTop w:val="0"/>
                  <w:marBottom w:val="0"/>
                  <w:divBdr>
                    <w:top w:val="none" w:sz="0" w:space="0" w:color="auto"/>
                    <w:left w:val="none" w:sz="0" w:space="0" w:color="auto"/>
                    <w:bottom w:val="none" w:sz="0" w:space="0" w:color="auto"/>
                    <w:right w:val="none" w:sz="0" w:space="0" w:color="auto"/>
                  </w:divBdr>
                </w:div>
                <w:div w:id="498235979">
                  <w:marLeft w:val="0"/>
                  <w:marRight w:val="0"/>
                  <w:marTop w:val="0"/>
                  <w:marBottom w:val="0"/>
                  <w:divBdr>
                    <w:top w:val="none" w:sz="0" w:space="0" w:color="auto"/>
                    <w:left w:val="none" w:sz="0" w:space="0" w:color="auto"/>
                    <w:bottom w:val="none" w:sz="0" w:space="0" w:color="auto"/>
                    <w:right w:val="none" w:sz="0" w:space="0" w:color="auto"/>
                  </w:divBdr>
                </w:div>
                <w:div w:id="523901915">
                  <w:marLeft w:val="0"/>
                  <w:marRight w:val="0"/>
                  <w:marTop w:val="0"/>
                  <w:marBottom w:val="0"/>
                  <w:divBdr>
                    <w:top w:val="none" w:sz="0" w:space="0" w:color="auto"/>
                    <w:left w:val="none" w:sz="0" w:space="0" w:color="auto"/>
                    <w:bottom w:val="none" w:sz="0" w:space="0" w:color="auto"/>
                    <w:right w:val="none" w:sz="0" w:space="0" w:color="auto"/>
                  </w:divBdr>
                </w:div>
                <w:div w:id="528644330">
                  <w:marLeft w:val="0"/>
                  <w:marRight w:val="0"/>
                  <w:marTop w:val="0"/>
                  <w:marBottom w:val="0"/>
                  <w:divBdr>
                    <w:top w:val="none" w:sz="0" w:space="0" w:color="auto"/>
                    <w:left w:val="none" w:sz="0" w:space="0" w:color="auto"/>
                    <w:bottom w:val="none" w:sz="0" w:space="0" w:color="auto"/>
                    <w:right w:val="none" w:sz="0" w:space="0" w:color="auto"/>
                  </w:divBdr>
                </w:div>
                <w:div w:id="534776270">
                  <w:marLeft w:val="0"/>
                  <w:marRight w:val="0"/>
                  <w:marTop w:val="0"/>
                  <w:marBottom w:val="0"/>
                  <w:divBdr>
                    <w:top w:val="none" w:sz="0" w:space="0" w:color="auto"/>
                    <w:left w:val="none" w:sz="0" w:space="0" w:color="auto"/>
                    <w:bottom w:val="none" w:sz="0" w:space="0" w:color="auto"/>
                    <w:right w:val="none" w:sz="0" w:space="0" w:color="auto"/>
                  </w:divBdr>
                </w:div>
                <w:div w:id="543105764">
                  <w:marLeft w:val="0"/>
                  <w:marRight w:val="0"/>
                  <w:marTop w:val="0"/>
                  <w:marBottom w:val="0"/>
                  <w:divBdr>
                    <w:top w:val="none" w:sz="0" w:space="0" w:color="auto"/>
                    <w:left w:val="none" w:sz="0" w:space="0" w:color="auto"/>
                    <w:bottom w:val="none" w:sz="0" w:space="0" w:color="auto"/>
                    <w:right w:val="none" w:sz="0" w:space="0" w:color="auto"/>
                  </w:divBdr>
                </w:div>
                <w:div w:id="554052263">
                  <w:marLeft w:val="0"/>
                  <w:marRight w:val="0"/>
                  <w:marTop w:val="0"/>
                  <w:marBottom w:val="0"/>
                  <w:divBdr>
                    <w:top w:val="none" w:sz="0" w:space="0" w:color="auto"/>
                    <w:left w:val="none" w:sz="0" w:space="0" w:color="auto"/>
                    <w:bottom w:val="none" w:sz="0" w:space="0" w:color="auto"/>
                    <w:right w:val="none" w:sz="0" w:space="0" w:color="auto"/>
                  </w:divBdr>
                </w:div>
                <w:div w:id="561060392">
                  <w:marLeft w:val="0"/>
                  <w:marRight w:val="0"/>
                  <w:marTop w:val="0"/>
                  <w:marBottom w:val="0"/>
                  <w:divBdr>
                    <w:top w:val="none" w:sz="0" w:space="0" w:color="auto"/>
                    <w:left w:val="none" w:sz="0" w:space="0" w:color="auto"/>
                    <w:bottom w:val="none" w:sz="0" w:space="0" w:color="auto"/>
                    <w:right w:val="none" w:sz="0" w:space="0" w:color="auto"/>
                  </w:divBdr>
                </w:div>
                <w:div w:id="562064806">
                  <w:marLeft w:val="0"/>
                  <w:marRight w:val="0"/>
                  <w:marTop w:val="0"/>
                  <w:marBottom w:val="0"/>
                  <w:divBdr>
                    <w:top w:val="none" w:sz="0" w:space="0" w:color="auto"/>
                    <w:left w:val="none" w:sz="0" w:space="0" w:color="auto"/>
                    <w:bottom w:val="none" w:sz="0" w:space="0" w:color="auto"/>
                    <w:right w:val="none" w:sz="0" w:space="0" w:color="auto"/>
                  </w:divBdr>
                </w:div>
                <w:div w:id="566183435">
                  <w:marLeft w:val="0"/>
                  <w:marRight w:val="0"/>
                  <w:marTop w:val="0"/>
                  <w:marBottom w:val="0"/>
                  <w:divBdr>
                    <w:top w:val="none" w:sz="0" w:space="0" w:color="auto"/>
                    <w:left w:val="none" w:sz="0" w:space="0" w:color="auto"/>
                    <w:bottom w:val="none" w:sz="0" w:space="0" w:color="auto"/>
                    <w:right w:val="none" w:sz="0" w:space="0" w:color="auto"/>
                  </w:divBdr>
                </w:div>
                <w:div w:id="567306036">
                  <w:marLeft w:val="0"/>
                  <w:marRight w:val="0"/>
                  <w:marTop w:val="0"/>
                  <w:marBottom w:val="0"/>
                  <w:divBdr>
                    <w:top w:val="none" w:sz="0" w:space="0" w:color="auto"/>
                    <w:left w:val="none" w:sz="0" w:space="0" w:color="auto"/>
                    <w:bottom w:val="none" w:sz="0" w:space="0" w:color="auto"/>
                    <w:right w:val="none" w:sz="0" w:space="0" w:color="auto"/>
                  </w:divBdr>
                </w:div>
                <w:div w:id="569538198">
                  <w:marLeft w:val="0"/>
                  <w:marRight w:val="0"/>
                  <w:marTop w:val="0"/>
                  <w:marBottom w:val="0"/>
                  <w:divBdr>
                    <w:top w:val="none" w:sz="0" w:space="0" w:color="auto"/>
                    <w:left w:val="none" w:sz="0" w:space="0" w:color="auto"/>
                    <w:bottom w:val="none" w:sz="0" w:space="0" w:color="auto"/>
                    <w:right w:val="none" w:sz="0" w:space="0" w:color="auto"/>
                  </w:divBdr>
                </w:div>
                <w:div w:id="576133650">
                  <w:marLeft w:val="0"/>
                  <w:marRight w:val="0"/>
                  <w:marTop w:val="0"/>
                  <w:marBottom w:val="0"/>
                  <w:divBdr>
                    <w:top w:val="none" w:sz="0" w:space="0" w:color="auto"/>
                    <w:left w:val="none" w:sz="0" w:space="0" w:color="auto"/>
                    <w:bottom w:val="none" w:sz="0" w:space="0" w:color="auto"/>
                    <w:right w:val="none" w:sz="0" w:space="0" w:color="auto"/>
                  </w:divBdr>
                </w:div>
                <w:div w:id="579758770">
                  <w:marLeft w:val="0"/>
                  <w:marRight w:val="0"/>
                  <w:marTop w:val="0"/>
                  <w:marBottom w:val="0"/>
                  <w:divBdr>
                    <w:top w:val="none" w:sz="0" w:space="0" w:color="auto"/>
                    <w:left w:val="none" w:sz="0" w:space="0" w:color="auto"/>
                    <w:bottom w:val="none" w:sz="0" w:space="0" w:color="auto"/>
                    <w:right w:val="none" w:sz="0" w:space="0" w:color="auto"/>
                  </w:divBdr>
                </w:div>
                <w:div w:id="579870431">
                  <w:marLeft w:val="0"/>
                  <w:marRight w:val="0"/>
                  <w:marTop w:val="0"/>
                  <w:marBottom w:val="0"/>
                  <w:divBdr>
                    <w:top w:val="none" w:sz="0" w:space="0" w:color="auto"/>
                    <w:left w:val="none" w:sz="0" w:space="0" w:color="auto"/>
                    <w:bottom w:val="none" w:sz="0" w:space="0" w:color="auto"/>
                    <w:right w:val="none" w:sz="0" w:space="0" w:color="auto"/>
                  </w:divBdr>
                </w:div>
                <w:div w:id="585381980">
                  <w:marLeft w:val="0"/>
                  <w:marRight w:val="0"/>
                  <w:marTop w:val="0"/>
                  <w:marBottom w:val="0"/>
                  <w:divBdr>
                    <w:top w:val="none" w:sz="0" w:space="0" w:color="auto"/>
                    <w:left w:val="none" w:sz="0" w:space="0" w:color="auto"/>
                    <w:bottom w:val="none" w:sz="0" w:space="0" w:color="auto"/>
                    <w:right w:val="none" w:sz="0" w:space="0" w:color="auto"/>
                  </w:divBdr>
                </w:div>
                <w:div w:id="596596067">
                  <w:marLeft w:val="0"/>
                  <w:marRight w:val="0"/>
                  <w:marTop w:val="0"/>
                  <w:marBottom w:val="0"/>
                  <w:divBdr>
                    <w:top w:val="none" w:sz="0" w:space="0" w:color="auto"/>
                    <w:left w:val="none" w:sz="0" w:space="0" w:color="auto"/>
                    <w:bottom w:val="none" w:sz="0" w:space="0" w:color="auto"/>
                    <w:right w:val="none" w:sz="0" w:space="0" w:color="auto"/>
                  </w:divBdr>
                </w:div>
                <w:div w:id="598296588">
                  <w:marLeft w:val="0"/>
                  <w:marRight w:val="0"/>
                  <w:marTop w:val="0"/>
                  <w:marBottom w:val="0"/>
                  <w:divBdr>
                    <w:top w:val="none" w:sz="0" w:space="0" w:color="auto"/>
                    <w:left w:val="none" w:sz="0" w:space="0" w:color="auto"/>
                    <w:bottom w:val="none" w:sz="0" w:space="0" w:color="auto"/>
                    <w:right w:val="none" w:sz="0" w:space="0" w:color="auto"/>
                  </w:divBdr>
                </w:div>
                <w:div w:id="598488387">
                  <w:marLeft w:val="0"/>
                  <w:marRight w:val="0"/>
                  <w:marTop w:val="0"/>
                  <w:marBottom w:val="0"/>
                  <w:divBdr>
                    <w:top w:val="none" w:sz="0" w:space="0" w:color="auto"/>
                    <w:left w:val="none" w:sz="0" w:space="0" w:color="auto"/>
                    <w:bottom w:val="none" w:sz="0" w:space="0" w:color="auto"/>
                    <w:right w:val="none" w:sz="0" w:space="0" w:color="auto"/>
                  </w:divBdr>
                </w:div>
                <w:div w:id="604846825">
                  <w:marLeft w:val="0"/>
                  <w:marRight w:val="0"/>
                  <w:marTop w:val="0"/>
                  <w:marBottom w:val="0"/>
                  <w:divBdr>
                    <w:top w:val="none" w:sz="0" w:space="0" w:color="auto"/>
                    <w:left w:val="none" w:sz="0" w:space="0" w:color="auto"/>
                    <w:bottom w:val="none" w:sz="0" w:space="0" w:color="auto"/>
                    <w:right w:val="none" w:sz="0" w:space="0" w:color="auto"/>
                  </w:divBdr>
                </w:div>
                <w:div w:id="611866366">
                  <w:marLeft w:val="0"/>
                  <w:marRight w:val="0"/>
                  <w:marTop w:val="0"/>
                  <w:marBottom w:val="0"/>
                  <w:divBdr>
                    <w:top w:val="none" w:sz="0" w:space="0" w:color="auto"/>
                    <w:left w:val="none" w:sz="0" w:space="0" w:color="auto"/>
                    <w:bottom w:val="none" w:sz="0" w:space="0" w:color="auto"/>
                    <w:right w:val="none" w:sz="0" w:space="0" w:color="auto"/>
                  </w:divBdr>
                </w:div>
                <w:div w:id="613631490">
                  <w:marLeft w:val="0"/>
                  <w:marRight w:val="0"/>
                  <w:marTop w:val="0"/>
                  <w:marBottom w:val="0"/>
                  <w:divBdr>
                    <w:top w:val="none" w:sz="0" w:space="0" w:color="auto"/>
                    <w:left w:val="none" w:sz="0" w:space="0" w:color="auto"/>
                    <w:bottom w:val="none" w:sz="0" w:space="0" w:color="auto"/>
                    <w:right w:val="none" w:sz="0" w:space="0" w:color="auto"/>
                  </w:divBdr>
                </w:div>
                <w:div w:id="615261504">
                  <w:marLeft w:val="0"/>
                  <w:marRight w:val="0"/>
                  <w:marTop w:val="0"/>
                  <w:marBottom w:val="0"/>
                  <w:divBdr>
                    <w:top w:val="none" w:sz="0" w:space="0" w:color="auto"/>
                    <w:left w:val="none" w:sz="0" w:space="0" w:color="auto"/>
                    <w:bottom w:val="none" w:sz="0" w:space="0" w:color="auto"/>
                    <w:right w:val="none" w:sz="0" w:space="0" w:color="auto"/>
                  </w:divBdr>
                </w:div>
                <w:div w:id="616136677">
                  <w:marLeft w:val="0"/>
                  <w:marRight w:val="0"/>
                  <w:marTop w:val="0"/>
                  <w:marBottom w:val="0"/>
                  <w:divBdr>
                    <w:top w:val="none" w:sz="0" w:space="0" w:color="auto"/>
                    <w:left w:val="none" w:sz="0" w:space="0" w:color="auto"/>
                    <w:bottom w:val="none" w:sz="0" w:space="0" w:color="auto"/>
                    <w:right w:val="none" w:sz="0" w:space="0" w:color="auto"/>
                  </w:divBdr>
                </w:div>
                <w:div w:id="617299493">
                  <w:marLeft w:val="0"/>
                  <w:marRight w:val="0"/>
                  <w:marTop w:val="0"/>
                  <w:marBottom w:val="0"/>
                  <w:divBdr>
                    <w:top w:val="none" w:sz="0" w:space="0" w:color="auto"/>
                    <w:left w:val="none" w:sz="0" w:space="0" w:color="auto"/>
                    <w:bottom w:val="none" w:sz="0" w:space="0" w:color="auto"/>
                    <w:right w:val="none" w:sz="0" w:space="0" w:color="auto"/>
                  </w:divBdr>
                </w:div>
                <w:div w:id="638613601">
                  <w:marLeft w:val="0"/>
                  <w:marRight w:val="0"/>
                  <w:marTop w:val="0"/>
                  <w:marBottom w:val="0"/>
                  <w:divBdr>
                    <w:top w:val="none" w:sz="0" w:space="0" w:color="auto"/>
                    <w:left w:val="none" w:sz="0" w:space="0" w:color="auto"/>
                    <w:bottom w:val="none" w:sz="0" w:space="0" w:color="auto"/>
                    <w:right w:val="none" w:sz="0" w:space="0" w:color="auto"/>
                  </w:divBdr>
                </w:div>
                <w:div w:id="642663218">
                  <w:marLeft w:val="0"/>
                  <w:marRight w:val="0"/>
                  <w:marTop w:val="0"/>
                  <w:marBottom w:val="0"/>
                  <w:divBdr>
                    <w:top w:val="none" w:sz="0" w:space="0" w:color="auto"/>
                    <w:left w:val="none" w:sz="0" w:space="0" w:color="auto"/>
                    <w:bottom w:val="none" w:sz="0" w:space="0" w:color="auto"/>
                    <w:right w:val="none" w:sz="0" w:space="0" w:color="auto"/>
                  </w:divBdr>
                </w:div>
                <w:div w:id="643046070">
                  <w:marLeft w:val="0"/>
                  <w:marRight w:val="0"/>
                  <w:marTop w:val="0"/>
                  <w:marBottom w:val="0"/>
                  <w:divBdr>
                    <w:top w:val="none" w:sz="0" w:space="0" w:color="auto"/>
                    <w:left w:val="none" w:sz="0" w:space="0" w:color="auto"/>
                    <w:bottom w:val="none" w:sz="0" w:space="0" w:color="auto"/>
                    <w:right w:val="none" w:sz="0" w:space="0" w:color="auto"/>
                  </w:divBdr>
                </w:div>
                <w:div w:id="644360446">
                  <w:marLeft w:val="0"/>
                  <w:marRight w:val="0"/>
                  <w:marTop w:val="0"/>
                  <w:marBottom w:val="0"/>
                  <w:divBdr>
                    <w:top w:val="none" w:sz="0" w:space="0" w:color="auto"/>
                    <w:left w:val="none" w:sz="0" w:space="0" w:color="auto"/>
                    <w:bottom w:val="none" w:sz="0" w:space="0" w:color="auto"/>
                    <w:right w:val="none" w:sz="0" w:space="0" w:color="auto"/>
                  </w:divBdr>
                </w:div>
                <w:div w:id="667682980">
                  <w:marLeft w:val="0"/>
                  <w:marRight w:val="0"/>
                  <w:marTop w:val="0"/>
                  <w:marBottom w:val="0"/>
                  <w:divBdr>
                    <w:top w:val="none" w:sz="0" w:space="0" w:color="auto"/>
                    <w:left w:val="none" w:sz="0" w:space="0" w:color="auto"/>
                    <w:bottom w:val="none" w:sz="0" w:space="0" w:color="auto"/>
                    <w:right w:val="none" w:sz="0" w:space="0" w:color="auto"/>
                  </w:divBdr>
                </w:div>
                <w:div w:id="676737005">
                  <w:marLeft w:val="0"/>
                  <w:marRight w:val="0"/>
                  <w:marTop w:val="0"/>
                  <w:marBottom w:val="0"/>
                  <w:divBdr>
                    <w:top w:val="none" w:sz="0" w:space="0" w:color="auto"/>
                    <w:left w:val="none" w:sz="0" w:space="0" w:color="auto"/>
                    <w:bottom w:val="none" w:sz="0" w:space="0" w:color="auto"/>
                    <w:right w:val="none" w:sz="0" w:space="0" w:color="auto"/>
                  </w:divBdr>
                </w:div>
                <w:div w:id="684208738">
                  <w:marLeft w:val="0"/>
                  <w:marRight w:val="0"/>
                  <w:marTop w:val="0"/>
                  <w:marBottom w:val="0"/>
                  <w:divBdr>
                    <w:top w:val="none" w:sz="0" w:space="0" w:color="auto"/>
                    <w:left w:val="none" w:sz="0" w:space="0" w:color="auto"/>
                    <w:bottom w:val="none" w:sz="0" w:space="0" w:color="auto"/>
                    <w:right w:val="none" w:sz="0" w:space="0" w:color="auto"/>
                  </w:divBdr>
                </w:div>
                <w:div w:id="685906863">
                  <w:marLeft w:val="0"/>
                  <w:marRight w:val="0"/>
                  <w:marTop w:val="0"/>
                  <w:marBottom w:val="0"/>
                  <w:divBdr>
                    <w:top w:val="none" w:sz="0" w:space="0" w:color="auto"/>
                    <w:left w:val="none" w:sz="0" w:space="0" w:color="auto"/>
                    <w:bottom w:val="none" w:sz="0" w:space="0" w:color="auto"/>
                    <w:right w:val="none" w:sz="0" w:space="0" w:color="auto"/>
                  </w:divBdr>
                </w:div>
                <w:div w:id="696084884">
                  <w:marLeft w:val="0"/>
                  <w:marRight w:val="0"/>
                  <w:marTop w:val="0"/>
                  <w:marBottom w:val="0"/>
                  <w:divBdr>
                    <w:top w:val="none" w:sz="0" w:space="0" w:color="auto"/>
                    <w:left w:val="none" w:sz="0" w:space="0" w:color="auto"/>
                    <w:bottom w:val="none" w:sz="0" w:space="0" w:color="auto"/>
                    <w:right w:val="none" w:sz="0" w:space="0" w:color="auto"/>
                  </w:divBdr>
                </w:div>
                <w:div w:id="697967925">
                  <w:marLeft w:val="0"/>
                  <w:marRight w:val="0"/>
                  <w:marTop w:val="0"/>
                  <w:marBottom w:val="0"/>
                  <w:divBdr>
                    <w:top w:val="none" w:sz="0" w:space="0" w:color="auto"/>
                    <w:left w:val="none" w:sz="0" w:space="0" w:color="auto"/>
                    <w:bottom w:val="none" w:sz="0" w:space="0" w:color="auto"/>
                    <w:right w:val="none" w:sz="0" w:space="0" w:color="auto"/>
                  </w:divBdr>
                </w:div>
                <w:div w:id="703948735">
                  <w:marLeft w:val="0"/>
                  <w:marRight w:val="0"/>
                  <w:marTop w:val="0"/>
                  <w:marBottom w:val="0"/>
                  <w:divBdr>
                    <w:top w:val="none" w:sz="0" w:space="0" w:color="auto"/>
                    <w:left w:val="none" w:sz="0" w:space="0" w:color="auto"/>
                    <w:bottom w:val="none" w:sz="0" w:space="0" w:color="auto"/>
                    <w:right w:val="none" w:sz="0" w:space="0" w:color="auto"/>
                  </w:divBdr>
                </w:div>
                <w:div w:id="706415550">
                  <w:marLeft w:val="0"/>
                  <w:marRight w:val="0"/>
                  <w:marTop w:val="0"/>
                  <w:marBottom w:val="0"/>
                  <w:divBdr>
                    <w:top w:val="none" w:sz="0" w:space="0" w:color="auto"/>
                    <w:left w:val="none" w:sz="0" w:space="0" w:color="auto"/>
                    <w:bottom w:val="none" w:sz="0" w:space="0" w:color="auto"/>
                    <w:right w:val="none" w:sz="0" w:space="0" w:color="auto"/>
                  </w:divBdr>
                </w:div>
                <w:div w:id="716274366">
                  <w:marLeft w:val="0"/>
                  <w:marRight w:val="0"/>
                  <w:marTop w:val="0"/>
                  <w:marBottom w:val="0"/>
                  <w:divBdr>
                    <w:top w:val="none" w:sz="0" w:space="0" w:color="auto"/>
                    <w:left w:val="none" w:sz="0" w:space="0" w:color="auto"/>
                    <w:bottom w:val="none" w:sz="0" w:space="0" w:color="auto"/>
                    <w:right w:val="none" w:sz="0" w:space="0" w:color="auto"/>
                  </w:divBdr>
                </w:div>
                <w:div w:id="721289772">
                  <w:marLeft w:val="0"/>
                  <w:marRight w:val="0"/>
                  <w:marTop w:val="0"/>
                  <w:marBottom w:val="0"/>
                  <w:divBdr>
                    <w:top w:val="none" w:sz="0" w:space="0" w:color="auto"/>
                    <w:left w:val="none" w:sz="0" w:space="0" w:color="auto"/>
                    <w:bottom w:val="none" w:sz="0" w:space="0" w:color="auto"/>
                    <w:right w:val="none" w:sz="0" w:space="0" w:color="auto"/>
                  </w:divBdr>
                </w:div>
                <w:div w:id="729814575">
                  <w:marLeft w:val="0"/>
                  <w:marRight w:val="0"/>
                  <w:marTop w:val="0"/>
                  <w:marBottom w:val="0"/>
                  <w:divBdr>
                    <w:top w:val="none" w:sz="0" w:space="0" w:color="auto"/>
                    <w:left w:val="none" w:sz="0" w:space="0" w:color="auto"/>
                    <w:bottom w:val="none" w:sz="0" w:space="0" w:color="auto"/>
                    <w:right w:val="none" w:sz="0" w:space="0" w:color="auto"/>
                  </w:divBdr>
                </w:div>
                <w:div w:id="747918296">
                  <w:marLeft w:val="0"/>
                  <w:marRight w:val="0"/>
                  <w:marTop w:val="0"/>
                  <w:marBottom w:val="0"/>
                  <w:divBdr>
                    <w:top w:val="none" w:sz="0" w:space="0" w:color="auto"/>
                    <w:left w:val="none" w:sz="0" w:space="0" w:color="auto"/>
                    <w:bottom w:val="none" w:sz="0" w:space="0" w:color="auto"/>
                    <w:right w:val="none" w:sz="0" w:space="0" w:color="auto"/>
                  </w:divBdr>
                </w:div>
                <w:div w:id="754327473">
                  <w:marLeft w:val="0"/>
                  <w:marRight w:val="0"/>
                  <w:marTop w:val="0"/>
                  <w:marBottom w:val="0"/>
                  <w:divBdr>
                    <w:top w:val="none" w:sz="0" w:space="0" w:color="auto"/>
                    <w:left w:val="none" w:sz="0" w:space="0" w:color="auto"/>
                    <w:bottom w:val="none" w:sz="0" w:space="0" w:color="auto"/>
                    <w:right w:val="none" w:sz="0" w:space="0" w:color="auto"/>
                  </w:divBdr>
                </w:div>
                <w:div w:id="756444004">
                  <w:marLeft w:val="0"/>
                  <w:marRight w:val="0"/>
                  <w:marTop w:val="0"/>
                  <w:marBottom w:val="0"/>
                  <w:divBdr>
                    <w:top w:val="none" w:sz="0" w:space="0" w:color="auto"/>
                    <w:left w:val="none" w:sz="0" w:space="0" w:color="auto"/>
                    <w:bottom w:val="none" w:sz="0" w:space="0" w:color="auto"/>
                    <w:right w:val="none" w:sz="0" w:space="0" w:color="auto"/>
                  </w:divBdr>
                </w:div>
                <w:div w:id="757867841">
                  <w:marLeft w:val="0"/>
                  <w:marRight w:val="0"/>
                  <w:marTop w:val="0"/>
                  <w:marBottom w:val="0"/>
                  <w:divBdr>
                    <w:top w:val="none" w:sz="0" w:space="0" w:color="auto"/>
                    <w:left w:val="none" w:sz="0" w:space="0" w:color="auto"/>
                    <w:bottom w:val="none" w:sz="0" w:space="0" w:color="auto"/>
                    <w:right w:val="none" w:sz="0" w:space="0" w:color="auto"/>
                  </w:divBdr>
                </w:div>
                <w:div w:id="758911675">
                  <w:marLeft w:val="0"/>
                  <w:marRight w:val="0"/>
                  <w:marTop w:val="0"/>
                  <w:marBottom w:val="0"/>
                  <w:divBdr>
                    <w:top w:val="none" w:sz="0" w:space="0" w:color="auto"/>
                    <w:left w:val="none" w:sz="0" w:space="0" w:color="auto"/>
                    <w:bottom w:val="none" w:sz="0" w:space="0" w:color="auto"/>
                    <w:right w:val="none" w:sz="0" w:space="0" w:color="auto"/>
                  </w:divBdr>
                </w:div>
                <w:div w:id="762795876">
                  <w:marLeft w:val="0"/>
                  <w:marRight w:val="0"/>
                  <w:marTop w:val="0"/>
                  <w:marBottom w:val="0"/>
                  <w:divBdr>
                    <w:top w:val="none" w:sz="0" w:space="0" w:color="auto"/>
                    <w:left w:val="none" w:sz="0" w:space="0" w:color="auto"/>
                    <w:bottom w:val="none" w:sz="0" w:space="0" w:color="auto"/>
                    <w:right w:val="none" w:sz="0" w:space="0" w:color="auto"/>
                  </w:divBdr>
                </w:div>
                <w:div w:id="768089332">
                  <w:marLeft w:val="0"/>
                  <w:marRight w:val="0"/>
                  <w:marTop w:val="0"/>
                  <w:marBottom w:val="0"/>
                  <w:divBdr>
                    <w:top w:val="none" w:sz="0" w:space="0" w:color="auto"/>
                    <w:left w:val="none" w:sz="0" w:space="0" w:color="auto"/>
                    <w:bottom w:val="none" w:sz="0" w:space="0" w:color="auto"/>
                    <w:right w:val="none" w:sz="0" w:space="0" w:color="auto"/>
                  </w:divBdr>
                </w:div>
                <w:div w:id="773476504">
                  <w:marLeft w:val="0"/>
                  <w:marRight w:val="0"/>
                  <w:marTop w:val="0"/>
                  <w:marBottom w:val="0"/>
                  <w:divBdr>
                    <w:top w:val="none" w:sz="0" w:space="0" w:color="auto"/>
                    <w:left w:val="none" w:sz="0" w:space="0" w:color="auto"/>
                    <w:bottom w:val="none" w:sz="0" w:space="0" w:color="auto"/>
                    <w:right w:val="none" w:sz="0" w:space="0" w:color="auto"/>
                  </w:divBdr>
                </w:div>
                <w:div w:id="776559973">
                  <w:marLeft w:val="0"/>
                  <w:marRight w:val="0"/>
                  <w:marTop w:val="0"/>
                  <w:marBottom w:val="0"/>
                  <w:divBdr>
                    <w:top w:val="none" w:sz="0" w:space="0" w:color="auto"/>
                    <w:left w:val="none" w:sz="0" w:space="0" w:color="auto"/>
                    <w:bottom w:val="none" w:sz="0" w:space="0" w:color="auto"/>
                    <w:right w:val="none" w:sz="0" w:space="0" w:color="auto"/>
                  </w:divBdr>
                </w:div>
                <w:div w:id="778334034">
                  <w:marLeft w:val="0"/>
                  <w:marRight w:val="0"/>
                  <w:marTop w:val="0"/>
                  <w:marBottom w:val="0"/>
                  <w:divBdr>
                    <w:top w:val="none" w:sz="0" w:space="0" w:color="auto"/>
                    <w:left w:val="none" w:sz="0" w:space="0" w:color="auto"/>
                    <w:bottom w:val="none" w:sz="0" w:space="0" w:color="auto"/>
                    <w:right w:val="none" w:sz="0" w:space="0" w:color="auto"/>
                  </w:divBdr>
                </w:div>
                <w:div w:id="781267559">
                  <w:marLeft w:val="0"/>
                  <w:marRight w:val="0"/>
                  <w:marTop w:val="0"/>
                  <w:marBottom w:val="0"/>
                  <w:divBdr>
                    <w:top w:val="none" w:sz="0" w:space="0" w:color="auto"/>
                    <w:left w:val="none" w:sz="0" w:space="0" w:color="auto"/>
                    <w:bottom w:val="none" w:sz="0" w:space="0" w:color="auto"/>
                    <w:right w:val="none" w:sz="0" w:space="0" w:color="auto"/>
                  </w:divBdr>
                </w:div>
                <w:div w:id="803888899">
                  <w:marLeft w:val="0"/>
                  <w:marRight w:val="0"/>
                  <w:marTop w:val="0"/>
                  <w:marBottom w:val="0"/>
                  <w:divBdr>
                    <w:top w:val="none" w:sz="0" w:space="0" w:color="auto"/>
                    <w:left w:val="none" w:sz="0" w:space="0" w:color="auto"/>
                    <w:bottom w:val="none" w:sz="0" w:space="0" w:color="auto"/>
                    <w:right w:val="none" w:sz="0" w:space="0" w:color="auto"/>
                  </w:divBdr>
                </w:div>
                <w:div w:id="822308920">
                  <w:marLeft w:val="0"/>
                  <w:marRight w:val="0"/>
                  <w:marTop w:val="0"/>
                  <w:marBottom w:val="0"/>
                  <w:divBdr>
                    <w:top w:val="none" w:sz="0" w:space="0" w:color="auto"/>
                    <w:left w:val="none" w:sz="0" w:space="0" w:color="auto"/>
                    <w:bottom w:val="none" w:sz="0" w:space="0" w:color="auto"/>
                    <w:right w:val="none" w:sz="0" w:space="0" w:color="auto"/>
                  </w:divBdr>
                </w:div>
                <w:div w:id="843133385">
                  <w:marLeft w:val="0"/>
                  <w:marRight w:val="0"/>
                  <w:marTop w:val="0"/>
                  <w:marBottom w:val="0"/>
                  <w:divBdr>
                    <w:top w:val="none" w:sz="0" w:space="0" w:color="auto"/>
                    <w:left w:val="none" w:sz="0" w:space="0" w:color="auto"/>
                    <w:bottom w:val="none" w:sz="0" w:space="0" w:color="auto"/>
                    <w:right w:val="none" w:sz="0" w:space="0" w:color="auto"/>
                  </w:divBdr>
                </w:div>
                <w:div w:id="847184560">
                  <w:marLeft w:val="0"/>
                  <w:marRight w:val="0"/>
                  <w:marTop w:val="0"/>
                  <w:marBottom w:val="0"/>
                  <w:divBdr>
                    <w:top w:val="none" w:sz="0" w:space="0" w:color="auto"/>
                    <w:left w:val="none" w:sz="0" w:space="0" w:color="auto"/>
                    <w:bottom w:val="none" w:sz="0" w:space="0" w:color="auto"/>
                    <w:right w:val="none" w:sz="0" w:space="0" w:color="auto"/>
                  </w:divBdr>
                </w:div>
                <w:div w:id="858003767">
                  <w:marLeft w:val="0"/>
                  <w:marRight w:val="0"/>
                  <w:marTop w:val="0"/>
                  <w:marBottom w:val="0"/>
                  <w:divBdr>
                    <w:top w:val="none" w:sz="0" w:space="0" w:color="auto"/>
                    <w:left w:val="none" w:sz="0" w:space="0" w:color="auto"/>
                    <w:bottom w:val="none" w:sz="0" w:space="0" w:color="auto"/>
                    <w:right w:val="none" w:sz="0" w:space="0" w:color="auto"/>
                  </w:divBdr>
                </w:div>
                <w:div w:id="860122534">
                  <w:marLeft w:val="0"/>
                  <w:marRight w:val="0"/>
                  <w:marTop w:val="0"/>
                  <w:marBottom w:val="0"/>
                  <w:divBdr>
                    <w:top w:val="none" w:sz="0" w:space="0" w:color="auto"/>
                    <w:left w:val="none" w:sz="0" w:space="0" w:color="auto"/>
                    <w:bottom w:val="none" w:sz="0" w:space="0" w:color="auto"/>
                    <w:right w:val="none" w:sz="0" w:space="0" w:color="auto"/>
                  </w:divBdr>
                </w:div>
                <w:div w:id="866942368">
                  <w:marLeft w:val="0"/>
                  <w:marRight w:val="0"/>
                  <w:marTop w:val="0"/>
                  <w:marBottom w:val="0"/>
                  <w:divBdr>
                    <w:top w:val="none" w:sz="0" w:space="0" w:color="auto"/>
                    <w:left w:val="none" w:sz="0" w:space="0" w:color="auto"/>
                    <w:bottom w:val="none" w:sz="0" w:space="0" w:color="auto"/>
                    <w:right w:val="none" w:sz="0" w:space="0" w:color="auto"/>
                  </w:divBdr>
                </w:div>
                <w:div w:id="873926431">
                  <w:marLeft w:val="0"/>
                  <w:marRight w:val="0"/>
                  <w:marTop w:val="0"/>
                  <w:marBottom w:val="0"/>
                  <w:divBdr>
                    <w:top w:val="none" w:sz="0" w:space="0" w:color="auto"/>
                    <w:left w:val="none" w:sz="0" w:space="0" w:color="auto"/>
                    <w:bottom w:val="none" w:sz="0" w:space="0" w:color="auto"/>
                    <w:right w:val="none" w:sz="0" w:space="0" w:color="auto"/>
                  </w:divBdr>
                </w:div>
                <w:div w:id="874077305">
                  <w:marLeft w:val="0"/>
                  <w:marRight w:val="0"/>
                  <w:marTop w:val="0"/>
                  <w:marBottom w:val="0"/>
                  <w:divBdr>
                    <w:top w:val="none" w:sz="0" w:space="0" w:color="auto"/>
                    <w:left w:val="none" w:sz="0" w:space="0" w:color="auto"/>
                    <w:bottom w:val="none" w:sz="0" w:space="0" w:color="auto"/>
                    <w:right w:val="none" w:sz="0" w:space="0" w:color="auto"/>
                  </w:divBdr>
                </w:div>
                <w:div w:id="876819116">
                  <w:marLeft w:val="0"/>
                  <w:marRight w:val="0"/>
                  <w:marTop w:val="0"/>
                  <w:marBottom w:val="0"/>
                  <w:divBdr>
                    <w:top w:val="none" w:sz="0" w:space="0" w:color="auto"/>
                    <w:left w:val="none" w:sz="0" w:space="0" w:color="auto"/>
                    <w:bottom w:val="none" w:sz="0" w:space="0" w:color="auto"/>
                    <w:right w:val="none" w:sz="0" w:space="0" w:color="auto"/>
                  </w:divBdr>
                </w:div>
                <w:div w:id="878663278">
                  <w:marLeft w:val="0"/>
                  <w:marRight w:val="0"/>
                  <w:marTop w:val="0"/>
                  <w:marBottom w:val="0"/>
                  <w:divBdr>
                    <w:top w:val="none" w:sz="0" w:space="0" w:color="auto"/>
                    <w:left w:val="none" w:sz="0" w:space="0" w:color="auto"/>
                    <w:bottom w:val="none" w:sz="0" w:space="0" w:color="auto"/>
                    <w:right w:val="none" w:sz="0" w:space="0" w:color="auto"/>
                  </w:divBdr>
                </w:div>
                <w:div w:id="880172859">
                  <w:marLeft w:val="0"/>
                  <w:marRight w:val="0"/>
                  <w:marTop w:val="0"/>
                  <w:marBottom w:val="0"/>
                  <w:divBdr>
                    <w:top w:val="none" w:sz="0" w:space="0" w:color="auto"/>
                    <w:left w:val="none" w:sz="0" w:space="0" w:color="auto"/>
                    <w:bottom w:val="none" w:sz="0" w:space="0" w:color="auto"/>
                    <w:right w:val="none" w:sz="0" w:space="0" w:color="auto"/>
                  </w:divBdr>
                </w:div>
                <w:div w:id="881751405">
                  <w:marLeft w:val="0"/>
                  <w:marRight w:val="0"/>
                  <w:marTop w:val="0"/>
                  <w:marBottom w:val="0"/>
                  <w:divBdr>
                    <w:top w:val="none" w:sz="0" w:space="0" w:color="auto"/>
                    <w:left w:val="none" w:sz="0" w:space="0" w:color="auto"/>
                    <w:bottom w:val="none" w:sz="0" w:space="0" w:color="auto"/>
                    <w:right w:val="none" w:sz="0" w:space="0" w:color="auto"/>
                  </w:divBdr>
                </w:div>
                <w:div w:id="888035884">
                  <w:marLeft w:val="0"/>
                  <w:marRight w:val="0"/>
                  <w:marTop w:val="0"/>
                  <w:marBottom w:val="0"/>
                  <w:divBdr>
                    <w:top w:val="none" w:sz="0" w:space="0" w:color="auto"/>
                    <w:left w:val="none" w:sz="0" w:space="0" w:color="auto"/>
                    <w:bottom w:val="none" w:sz="0" w:space="0" w:color="auto"/>
                    <w:right w:val="none" w:sz="0" w:space="0" w:color="auto"/>
                  </w:divBdr>
                </w:div>
                <w:div w:id="905797202">
                  <w:marLeft w:val="0"/>
                  <w:marRight w:val="0"/>
                  <w:marTop w:val="0"/>
                  <w:marBottom w:val="0"/>
                  <w:divBdr>
                    <w:top w:val="none" w:sz="0" w:space="0" w:color="auto"/>
                    <w:left w:val="none" w:sz="0" w:space="0" w:color="auto"/>
                    <w:bottom w:val="none" w:sz="0" w:space="0" w:color="auto"/>
                    <w:right w:val="none" w:sz="0" w:space="0" w:color="auto"/>
                  </w:divBdr>
                </w:div>
                <w:div w:id="921767211">
                  <w:marLeft w:val="0"/>
                  <w:marRight w:val="0"/>
                  <w:marTop w:val="0"/>
                  <w:marBottom w:val="0"/>
                  <w:divBdr>
                    <w:top w:val="none" w:sz="0" w:space="0" w:color="auto"/>
                    <w:left w:val="none" w:sz="0" w:space="0" w:color="auto"/>
                    <w:bottom w:val="none" w:sz="0" w:space="0" w:color="auto"/>
                    <w:right w:val="none" w:sz="0" w:space="0" w:color="auto"/>
                  </w:divBdr>
                </w:div>
                <w:div w:id="923144122">
                  <w:marLeft w:val="0"/>
                  <w:marRight w:val="0"/>
                  <w:marTop w:val="0"/>
                  <w:marBottom w:val="0"/>
                  <w:divBdr>
                    <w:top w:val="none" w:sz="0" w:space="0" w:color="auto"/>
                    <w:left w:val="none" w:sz="0" w:space="0" w:color="auto"/>
                    <w:bottom w:val="none" w:sz="0" w:space="0" w:color="auto"/>
                    <w:right w:val="none" w:sz="0" w:space="0" w:color="auto"/>
                  </w:divBdr>
                </w:div>
                <w:div w:id="924262861">
                  <w:marLeft w:val="0"/>
                  <w:marRight w:val="0"/>
                  <w:marTop w:val="0"/>
                  <w:marBottom w:val="0"/>
                  <w:divBdr>
                    <w:top w:val="none" w:sz="0" w:space="0" w:color="auto"/>
                    <w:left w:val="none" w:sz="0" w:space="0" w:color="auto"/>
                    <w:bottom w:val="none" w:sz="0" w:space="0" w:color="auto"/>
                    <w:right w:val="none" w:sz="0" w:space="0" w:color="auto"/>
                  </w:divBdr>
                </w:div>
                <w:div w:id="941111809">
                  <w:marLeft w:val="0"/>
                  <w:marRight w:val="0"/>
                  <w:marTop w:val="0"/>
                  <w:marBottom w:val="0"/>
                  <w:divBdr>
                    <w:top w:val="none" w:sz="0" w:space="0" w:color="auto"/>
                    <w:left w:val="none" w:sz="0" w:space="0" w:color="auto"/>
                    <w:bottom w:val="none" w:sz="0" w:space="0" w:color="auto"/>
                    <w:right w:val="none" w:sz="0" w:space="0" w:color="auto"/>
                  </w:divBdr>
                </w:div>
                <w:div w:id="941693659">
                  <w:marLeft w:val="0"/>
                  <w:marRight w:val="0"/>
                  <w:marTop w:val="0"/>
                  <w:marBottom w:val="0"/>
                  <w:divBdr>
                    <w:top w:val="none" w:sz="0" w:space="0" w:color="auto"/>
                    <w:left w:val="none" w:sz="0" w:space="0" w:color="auto"/>
                    <w:bottom w:val="none" w:sz="0" w:space="0" w:color="auto"/>
                    <w:right w:val="none" w:sz="0" w:space="0" w:color="auto"/>
                  </w:divBdr>
                </w:div>
                <w:div w:id="951977925">
                  <w:marLeft w:val="0"/>
                  <w:marRight w:val="0"/>
                  <w:marTop w:val="0"/>
                  <w:marBottom w:val="0"/>
                  <w:divBdr>
                    <w:top w:val="none" w:sz="0" w:space="0" w:color="auto"/>
                    <w:left w:val="none" w:sz="0" w:space="0" w:color="auto"/>
                    <w:bottom w:val="none" w:sz="0" w:space="0" w:color="auto"/>
                    <w:right w:val="none" w:sz="0" w:space="0" w:color="auto"/>
                  </w:divBdr>
                </w:div>
                <w:div w:id="963079692">
                  <w:marLeft w:val="0"/>
                  <w:marRight w:val="0"/>
                  <w:marTop w:val="0"/>
                  <w:marBottom w:val="0"/>
                  <w:divBdr>
                    <w:top w:val="none" w:sz="0" w:space="0" w:color="auto"/>
                    <w:left w:val="none" w:sz="0" w:space="0" w:color="auto"/>
                    <w:bottom w:val="none" w:sz="0" w:space="0" w:color="auto"/>
                    <w:right w:val="none" w:sz="0" w:space="0" w:color="auto"/>
                  </w:divBdr>
                </w:div>
                <w:div w:id="977414195">
                  <w:marLeft w:val="0"/>
                  <w:marRight w:val="0"/>
                  <w:marTop w:val="0"/>
                  <w:marBottom w:val="0"/>
                  <w:divBdr>
                    <w:top w:val="none" w:sz="0" w:space="0" w:color="auto"/>
                    <w:left w:val="none" w:sz="0" w:space="0" w:color="auto"/>
                    <w:bottom w:val="none" w:sz="0" w:space="0" w:color="auto"/>
                    <w:right w:val="none" w:sz="0" w:space="0" w:color="auto"/>
                  </w:divBdr>
                </w:div>
                <w:div w:id="982853055">
                  <w:marLeft w:val="0"/>
                  <w:marRight w:val="0"/>
                  <w:marTop w:val="0"/>
                  <w:marBottom w:val="0"/>
                  <w:divBdr>
                    <w:top w:val="none" w:sz="0" w:space="0" w:color="auto"/>
                    <w:left w:val="none" w:sz="0" w:space="0" w:color="auto"/>
                    <w:bottom w:val="none" w:sz="0" w:space="0" w:color="auto"/>
                    <w:right w:val="none" w:sz="0" w:space="0" w:color="auto"/>
                  </w:divBdr>
                </w:div>
                <w:div w:id="987245145">
                  <w:marLeft w:val="0"/>
                  <w:marRight w:val="0"/>
                  <w:marTop w:val="0"/>
                  <w:marBottom w:val="0"/>
                  <w:divBdr>
                    <w:top w:val="none" w:sz="0" w:space="0" w:color="auto"/>
                    <w:left w:val="none" w:sz="0" w:space="0" w:color="auto"/>
                    <w:bottom w:val="none" w:sz="0" w:space="0" w:color="auto"/>
                    <w:right w:val="none" w:sz="0" w:space="0" w:color="auto"/>
                  </w:divBdr>
                </w:div>
                <w:div w:id="989675084">
                  <w:marLeft w:val="0"/>
                  <w:marRight w:val="0"/>
                  <w:marTop w:val="0"/>
                  <w:marBottom w:val="0"/>
                  <w:divBdr>
                    <w:top w:val="none" w:sz="0" w:space="0" w:color="auto"/>
                    <w:left w:val="none" w:sz="0" w:space="0" w:color="auto"/>
                    <w:bottom w:val="none" w:sz="0" w:space="0" w:color="auto"/>
                    <w:right w:val="none" w:sz="0" w:space="0" w:color="auto"/>
                  </w:divBdr>
                </w:div>
                <w:div w:id="995305924">
                  <w:marLeft w:val="0"/>
                  <w:marRight w:val="0"/>
                  <w:marTop w:val="0"/>
                  <w:marBottom w:val="0"/>
                  <w:divBdr>
                    <w:top w:val="none" w:sz="0" w:space="0" w:color="auto"/>
                    <w:left w:val="none" w:sz="0" w:space="0" w:color="auto"/>
                    <w:bottom w:val="none" w:sz="0" w:space="0" w:color="auto"/>
                    <w:right w:val="none" w:sz="0" w:space="0" w:color="auto"/>
                  </w:divBdr>
                </w:div>
                <w:div w:id="997538215">
                  <w:marLeft w:val="0"/>
                  <w:marRight w:val="0"/>
                  <w:marTop w:val="0"/>
                  <w:marBottom w:val="0"/>
                  <w:divBdr>
                    <w:top w:val="none" w:sz="0" w:space="0" w:color="auto"/>
                    <w:left w:val="none" w:sz="0" w:space="0" w:color="auto"/>
                    <w:bottom w:val="none" w:sz="0" w:space="0" w:color="auto"/>
                    <w:right w:val="none" w:sz="0" w:space="0" w:color="auto"/>
                  </w:divBdr>
                </w:div>
                <w:div w:id="999307155">
                  <w:marLeft w:val="0"/>
                  <w:marRight w:val="0"/>
                  <w:marTop w:val="0"/>
                  <w:marBottom w:val="0"/>
                  <w:divBdr>
                    <w:top w:val="none" w:sz="0" w:space="0" w:color="auto"/>
                    <w:left w:val="none" w:sz="0" w:space="0" w:color="auto"/>
                    <w:bottom w:val="none" w:sz="0" w:space="0" w:color="auto"/>
                    <w:right w:val="none" w:sz="0" w:space="0" w:color="auto"/>
                  </w:divBdr>
                </w:div>
                <w:div w:id="999580100">
                  <w:marLeft w:val="0"/>
                  <w:marRight w:val="0"/>
                  <w:marTop w:val="0"/>
                  <w:marBottom w:val="0"/>
                  <w:divBdr>
                    <w:top w:val="none" w:sz="0" w:space="0" w:color="auto"/>
                    <w:left w:val="none" w:sz="0" w:space="0" w:color="auto"/>
                    <w:bottom w:val="none" w:sz="0" w:space="0" w:color="auto"/>
                    <w:right w:val="none" w:sz="0" w:space="0" w:color="auto"/>
                  </w:divBdr>
                </w:div>
                <w:div w:id="1001852177">
                  <w:marLeft w:val="0"/>
                  <w:marRight w:val="0"/>
                  <w:marTop w:val="0"/>
                  <w:marBottom w:val="0"/>
                  <w:divBdr>
                    <w:top w:val="none" w:sz="0" w:space="0" w:color="auto"/>
                    <w:left w:val="none" w:sz="0" w:space="0" w:color="auto"/>
                    <w:bottom w:val="none" w:sz="0" w:space="0" w:color="auto"/>
                    <w:right w:val="none" w:sz="0" w:space="0" w:color="auto"/>
                  </w:divBdr>
                </w:div>
                <w:div w:id="1010447153">
                  <w:marLeft w:val="0"/>
                  <w:marRight w:val="0"/>
                  <w:marTop w:val="0"/>
                  <w:marBottom w:val="0"/>
                  <w:divBdr>
                    <w:top w:val="none" w:sz="0" w:space="0" w:color="auto"/>
                    <w:left w:val="none" w:sz="0" w:space="0" w:color="auto"/>
                    <w:bottom w:val="none" w:sz="0" w:space="0" w:color="auto"/>
                    <w:right w:val="none" w:sz="0" w:space="0" w:color="auto"/>
                  </w:divBdr>
                </w:div>
                <w:div w:id="1012223705">
                  <w:marLeft w:val="0"/>
                  <w:marRight w:val="0"/>
                  <w:marTop w:val="0"/>
                  <w:marBottom w:val="0"/>
                  <w:divBdr>
                    <w:top w:val="none" w:sz="0" w:space="0" w:color="auto"/>
                    <w:left w:val="none" w:sz="0" w:space="0" w:color="auto"/>
                    <w:bottom w:val="none" w:sz="0" w:space="0" w:color="auto"/>
                    <w:right w:val="none" w:sz="0" w:space="0" w:color="auto"/>
                  </w:divBdr>
                </w:div>
                <w:div w:id="1019041390">
                  <w:marLeft w:val="0"/>
                  <w:marRight w:val="0"/>
                  <w:marTop w:val="0"/>
                  <w:marBottom w:val="0"/>
                  <w:divBdr>
                    <w:top w:val="none" w:sz="0" w:space="0" w:color="auto"/>
                    <w:left w:val="none" w:sz="0" w:space="0" w:color="auto"/>
                    <w:bottom w:val="none" w:sz="0" w:space="0" w:color="auto"/>
                    <w:right w:val="none" w:sz="0" w:space="0" w:color="auto"/>
                  </w:divBdr>
                </w:div>
                <w:div w:id="1019624942">
                  <w:marLeft w:val="0"/>
                  <w:marRight w:val="0"/>
                  <w:marTop w:val="0"/>
                  <w:marBottom w:val="0"/>
                  <w:divBdr>
                    <w:top w:val="none" w:sz="0" w:space="0" w:color="auto"/>
                    <w:left w:val="none" w:sz="0" w:space="0" w:color="auto"/>
                    <w:bottom w:val="none" w:sz="0" w:space="0" w:color="auto"/>
                    <w:right w:val="none" w:sz="0" w:space="0" w:color="auto"/>
                  </w:divBdr>
                </w:div>
                <w:div w:id="1026560648">
                  <w:marLeft w:val="0"/>
                  <w:marRight w:val="0"/>
                  <w:marTop w:val="0"/>
                  <w:marBottom w:val="0"/>
                  <w:divBdr>
                    <w:top w:val="none" w:sz="0" w:space="0" w:color="auto"/>
                    <w:left w:val="none" w:sz="0" w:space="0" w:color="auto"/>
                    <w:bottom w:val="none" w:sz="0" w:space="0" w:color="auto"/>
                    <w:right w:val="none" w:sz="0" w:space="0" w:color="auto"/>
                  </w:divBdr>
                </w:div>
                <w:div w:id="1031690567">
                  <w:marLeft w:val="0"/>
                  <w:marRight w:val="0"/>
                  <w:marTop w:val="0"/>
                  <w:marBottom w:val="0"/>
                  <w:divBdr>
                    <w:top w:val="none" w:sz="0" w:space="0" w:color="auto"/>
                    <w:left w:val="none" w:sz="0" w:space="0" w:color="auto"/>
                    <w:bottom w:val="none" w:sz="0" w:space="0" w:color="auto"/>
                    <w:right w:val="none" w:sz="0" w:space="0" w:color="auto"/>
                  </w:divBdr>
                </w:div>
                <w:div w:id="1036151431">
                  <w:marLeft w:val="0"/>
                  <w:marRight w:val="0"/>
                  <w:marTop w:val="0"/>
                  <w:marBottom w:val="0"/>
                  <w:divBdr>
                    <w:top w:val="none" w:sz="0" w:space="0" w:color="auto"/>
                    <w:left w:val="none" w:sz="0" w:space="0" w:color="auto"/>
                    <w:bottom w:val="none" w:sz="0" w:space="0" w:color="auto"/>
                    <w:right w:val="none" w:sz="0" w:space="0" w:color="auto"/>
                  </w:divBdr>
                </w:div>
                <w:div w:id="1072922161">
                  <w:marLeft w:val="0"/>
                  <w:marRight w:val="0"/>
                  <w:marTop w:val="0"/>
                  <w:marBottom w:val="0"/>
                  <w:divBdr>
                    <w:top w:val="none" w:sz="0" w:space="0" w:color="auto"/>
                    <w:left w:val="none" w:sz="0" w:space="0" w:color="auto"/>
                    <w:bottom w:val="none" w:sz="0" w:space="0" w:color="auto"/>
                    <w:right w:val="none" w:sz="0" w:space="0" w:color="auto"/>
                  </w:divBdr>
                </w:div>
                <w:div w:id="1075855366">
                  <w:marLeft w:val="0"/>
                  <w:marRight w:val="0"/>
                  <w:marTop w:val="0"/>
                  <w:marBottom w:val="0"/>
                  <w:divBdr>
                    <w:top w:val="none" w:sz="0" w:space="0" w:color="auto"/>
                    <w:left w:val="none" w:sz="0" w:space="0" w:color="auto"/>
                    <w:bottom w:val="none" w:sz="0" w:space="0" w:color="auto"/>
                    <w:right w:val="none" w:sz="0" w:space="0" w:color="auto"/>
                  </w:divBdr>
                </w:div>
                <w:div w:id="1079713362">
                  <w:marLeft w:val="0"/>
                  <w:marRight w:val="0"/>
                  <w:marTop w:val="0"/>
                  <w:marBottom w:val="0"/>
                  <w:divBdr>
                    <w:top w:val="none" w:sz="0" w:space="0" w:color="auto"/>
                    <w:left w:val="none" w:sz="0" w:space="0" w:color="auto"/>
                    <w:bottom w:val="none" w:sz="0" w:space="0" w:color="auto"/>
                    <w:right w:val="none" w:sz="0" w:space="0" w:color="auto"/>
                  </w:divBdr>
                </w:div>
                <w:div w:id="1084718808">
                  <w:marLeft w:val="0"/>
                  <w:marRight w:val="0"/>
                  <w:marTop w:val="0"/>
                  <w:marBottom w:val="0"/>
                  <w:divBdr>
                    <w:top w:val="none" w:sz="0" w:space="0" w:color="auto"/>
                    <w:left w:val="none" w:sz="0" w:space="0" w:color="auto"/>
                    <w:bottom w:val="none" w:sz="0" w:space="0" w:color="auto"/>
                    <w:right w:val="none" w:sz="0" w:space="0" w:color="auto"/>
                  </w:divBdr>
                </w:div>
                <w:div w:id="1096488054">
                  <w:marLeft w:val="0"/>
                  <w:marRight w:val="0"/>
                  <w:marTop w:val="0"/>
                  <w:marBottom w:val="0"/>
                  <w:divBdr>
                    <w:top w:val="none" w:sz="0" w:space="0" w:color="auto"/>
                    <w:left w:val="none" w:sz="0" w:space="0" w:color="auto"/>
                    <w:bottom w:val="none" w:sz="0" w:space="0" w:color="auto"/>
                    <w:right w:val="none" w:sz="0" w:space="0" w:color="auto"/>
                  </w:divBdr>
                </w:div>
                <w:div w:id="1108426106">
                  <w:marLeft w:val="0"/>
                  <w:marRight w:val="0"/>
                  <w:marTop w:val="0"/>
                  <w:marBottom w:val="0"/>
                  <w:divBdr>
                    <w:top w:val="none" w:sz="0" w:space="0" w:color="auto"/>
                    <w:left w:val="none" w:sz="0" w:space="0" w:color="auto"/>
                    <w:bottom w:val="none" w:sz="0" w:space="0" w:color="auto"/>
                    <w:right w:val="none" w:sz="0" w:space="0" w:color="auto"/>
                  </w:divBdr>
                </w:div>
                <w:div w:id="1119178162">
                  <w:marLeft w:val="0"/>
                  <w:marRight w:val="0"/>
                  <w:marTop w:val="0"/>
                  <w:marBottom w:val="0"/>
                  <w:divBdr>
                    <w:top w:val="none" w:sz="0" w:space="0" w:color="auto"/>
                    <w:left w:val="none" w:sz="0" w:space="0" w:color="auto"/>
                    <w:bottom w:val="none" w:sz="0" w:space="0" w:color="auto"/>
                    <w:right w:val="none" w:sz="0" w:space="0" w:color="auto"/>
                  </w:divBdr>
                </w:div>
                <w:div w:id="1131366034">
                  <w:marLeft w:val="0"/>
                  <w:marRight w:val="0"/>
                  <w:marTop w:val="0"/>
                  <w:marBottom w:val="0"/>
                  <w:divBdr>
                    <w:top w:val="none" w:sz="0" w:space="0" w:color="auto"/>
                    <w:left w:val="none" w:sz="0" w:space="0" w:color="auto"/>
                    <w:bottom w:val="none" w:sz="0" w:space="0" w:color="auto"/>
                    <w:right w:val="none" w:sz="0" w:space="0" w:color="auto"/>
                  </w:divBdr>
                </w:div>
                <w:div w:id="1141461072">
                  <w:marLeft w:val="0"/>
                  <w:marRight w:val="0"/>
                  <w:marTop w:val="0"/>
                  <w:marBottom w:val="0"/>
                  <w:divBdr>
                    <w:top w:val="none" w:sz="0" w:space="0" w:color="auto"/>
                    <w:left w:val="none" w:sz="0" w:space="0" w:color="auto"/>
                    <w:bottom w:val="none" w:sz="0" w:space="0" w:color="auto"/>
                    <w:right w:val="none" w:sz="0" w:space="0" w:color="auto"/>
                  </w:divBdr>
                </w:div>
                <w:div w:id="1142842851">
                  <w:marLeft w:val="0"/>
                  <w:marRight w:val="0"/>
                  <w:marTop w:val="0"/>
                  <w:marBottom w:val="0"/>
                  <w:divBdr>
                    <w:top w:val="none" w:sz="0" w:space="0" w:color="auto"/>
                    <w:left w:val="none" w:sz="0" w:space="0" w:color="auto"/>
                    <w:bottom w:val="none" w:sz="0" w:space="0" w:color="auto"/>
                    <w:right w:val="none" w:sz="0" w:space="0" w:color="auto"/>
                  </w:divBdr>
                </w:div>
                <w:div w:id="1146359576">
                  <w:marLeft w:val="0"/>
                  <w:marRight w:val="0"/>
                  <w:marTop w:val="0"/>
                  <w:marBottom w:val="0"/>
                  <w:divBdr>
                    <w:top w:val="none" w:sz="0" w:space="0" w:color="auto"/>
                    <w:left w:val="none" w:sz="0" w:space="0" w:color="auto"/>
                    <w:bottom w:val="none" w:sz="0" w:space="0" w:color="auto"/>
                    <w:right w:val="none" w:sz="0" w:space="0" w:color="auto"/>
                  </w:divBdr>
                </w:div>
                <w:div w:id="1147362149">
                  <w:marLeft w:val="0"/>
                  <w:marRight w:val="0"/>
                  <w:marTop w:val="0"/>
                  <w:marBottom w:val="0"/>
                  <w:divBdr>
                    <w:top w:val="none" w:sz="0" w:space="0" w:color="auto"/>
                    <w:left w:val="none" w:sz="0" w:space="0" w:color="auto"/>
                    <w:bottom w:val="none" w:sz="0" w:space="0" w:color="auto"/>
                    <w:right w:val="none" w:sz="0" w:space="0" w:color="auto"/>
                  </w:divBdr>
                </w:div>
                <w:div w:id="1149596227">
                  <w:marLeft w:val="0"/>
                  <w:marRight w:val="0"/>
                  <w:marTop w:val="0"/>
                  <w:marBottom w:val="0"/>
                  <w:divBdr>
                    <w:top w:val="none" w:sz="0" w:space="0" w:color="auto"/>
                    <w:left w:val="none" w:sz="0" w:space="0" w:color="auto"/>
                    <w:bottom w:val="none" w:sz="0" w:space="0" w:color="auto"/>
                    <w:right w:val="none" w:sz="0" w:space="0" w:color="auto"/>
                  </w:divBdr>
                </w:div>
                <w:div w:id="1154294552">
                  <w:marLeft w:val="0"/>
                  <w:marRight w:val="0"/>
                  <w:marTop w:val="0"/>
                  <w:marBottom w:val="0"/>
                  <w:divBdr>
                    <w:top w:val="none" w:sz="0" w:space="0" w:color="auto"/>
                    <w:left w:val="none" w:sz="0" w:space="0" w:color="auto"/>
                    <w:bottom w:val="none" w:sz="0" w:space="0" w:color="auto"/>
                    <w:right w:val="none" w:sz="0" w:space="0" w:color="auto"/>
                  </w:divBdr>
                </w:div>
                <w:div w:id="1155486256">
                  <w:marLeft w:val="0"/>
                  <w:marRight w:val="0"/>
                  <w:marTop w:val="0"/>
                  <w:marBottom w:val="0"/>
                  <w:divBdr>
                    <w:top w:val="none" w:sz="0" w:space="0" w:color="auto"/>
                    <w:left w:val="none" w:sz="0" w:space="0" w:color="auto"/>
                    <w:bottom w:val="none" w:sz="0" w:space="0" w:color="auto"/>
                    <w:right w:val="none" w:sz="0" w:space="0" w:color="auto"/>
                  </w:divBdr>
                </w:div>
                <w:div w:id="1164708924">
                  <w:marLeft w:val="0"/>
                  <w:marRight w:val="0"/>
                  <w:marTop w:val="0"/>
                  <w:marBottom w:val="0"/>
                  <w:divBdr>
                    <w:top w:val="none" w:sz="0" w:space="0" w:color="auto"/>
                    <w:left w:val="none" w:sz="0" w:space="0" w:color="auto"/>
                    <w:bottom w:val="none" w:sz="0" w:space="0" w:color="auto"/>
                    <w:right w:val="none" w:sz="0" w:space="0" w:color="auto"/>
                  </w:divBdr>
                </w:div>
                <w:div w:id="1167475537">
                  <w:marLeft w:val="0"/>
                  <w:marRight w:val="0"/>
                  <w:marTop w:val="0"/>
                  <w:marBottom w:val="0"/>
                  <w:divBdr>
                    <w:top w:val="none" w:sz="0" w:space="0" w:color="auto"/>
                    <w:left w:val="none" w:sz="0" w:space="0" w:color="auto"/>
                    <w:bottom w:val="none" w:sz="0" w:space="0" w:color="auto"/>
                    <w:right w:val="none" w:sz="0" w:space="0" w:color="auto"/>
                  </w:divBdr>
                </w:div>
                <w:div w:id="1169911087">
                  <w:marLeft w:val="0"/>
                  <w:marRight w:val="0"/>
                  <w:marTop w:val="0"/>
                  <w:marBottom w:val="0"/>
                  <w:divBdr>
                    <w:top w:val="none" w:sz="0" w:space="0" w:color="auto"/>
                    <w:left w:val="none" w:sz="0" w:space="0" w:color="auto"/>
                    <w:bottom w:val="none" w:sz="0" w:space="0" w:color="auto"/>
                    <w:right w:val="none" w:sz="0" w:space="0" w:color="auto"/>
                  </w:divBdr>
                </w:div>
                <w:div w:id="1176579290">
                  <w:marLeft w:val="0"/>
                  <w:marRight w:val="0"/>
                  <w:marTop w:val="0"/>
                  <w:marBottom w:val="0"/>
                  <w:divBdr>
                    <w:top w:val="none" w:sz="0" w:space="0" w:color="auto"/>
                    <w:left w:val="none" w:sz="0" w:space="0" w:color="auto"/>
                    <w:bottom w:val="none" w:sz="0" w:space="0" w:color="auto"/>
                    <w:right w:val="none" w:sz="0" w:space="0" w:color="auto"/>
                  </w:divBdr>
                </w:div>
                <w:div w:id="1180510214">
                  <w:marLeft w:val="0"/>
                  <w:marRight w:val="0"/>
                  <w:marTop w:val="0"/>
                  <w:marBottom w:val="0"/>
                  <w:divBdr>
                    <w:top w:val="none" w:sz="0" w:space="0" w:color="auto"/>
                    <w:left w:val="none" w:sz="0" w:space="0" w:color="auto"/>
                    <w:bottom w:val="none" w:sz="0" w:space="0" w:color="auto"/>
                    <w:right w:val="none" w:sz="0" w:space="0" w:color="auto"/>
                  </w:divBdr>
                </w:div>
                <w:div w:id="1199466529">
                  <w:marLeft w:val="0"/>
                  <w:marRight w:val="0"/>
                  <w:marTop w:val="0"/>
                  <w:marBottom w:val="0"/>
                  <w:divBdr>
                    <w:top w:val="none" w:sz="0" w:space="0" w:color="auto"/>
                    <w:left w:val="none" w:sz="0" w:space="0" w:color="auto"/>
                    <w:bottom w:val="none" w:sz="0" w:space="0" w:color="auto"/>
                    <w:right w:val="none" w:sz="0" w:space="0" w:color="auto"/>
                  </w:divBdr>
                </w:div>
                <w:div w:id="1201280854">
                  <w:marLeft w:val="0"/>
                  <w:marRight w:val="0"/>
                  <w:marTop w:val="0"/>
                  <w:marBottom w:val="0"/>
                  <w:divBdr>
                    <w:top w:val="none" w:sz="0" w:space="0" w:color="auto"/>
                    <w:left w:val="none" w:sz="0" w:space="0" w:color="auto"/>
                    <w:bottom w:val="none" w:sz="0" w:space="0" w:color="auto"/>
                    <w:right w:val="none" w:sz="0" w:space="0" w:color="auto"/>
                  </w:divBdr>
                </w:div>
                <w:div w:id="1208564952">
                  <w:marLeft w:val="0"/>
                  <w:marRight w:val="0"/>
                  <w:marTop w:val="0"/>
                  <w:marBottom w:val="0"/>
                  <w:divBdr>
                    <w:top w:val="none" w:sz="0" w:space="0" w:color="auto"/>
                    <w:left w:val="none" w:sz="0" w:space="0" w:color="auto"/>
                    <w:bottom w:val="none" w:sz="0" w:space="0" w:color="auto"/>
                    <w:right w:val="none" w:sz="0" w:space="0" w:color="auto"/>
                  </w:divBdr>
                </w:div>
                <w:div w:id="1212498933">
                  <w:marLeft w:val="0"/>
                  <w:marRight w:val="0"/>
                  <w:marTop w:val="0"/>
                  <w:marBottom w:val="0"/>
                  <w:divBdr>
                    <w:top w:val="none" w:sz="0" w:space="0" w:color="auto"/>
                    <w:left w:val="none" w:sz="0" w:space="0" w:color="auto"/>
                    <w:bottom w:val="none" w:sz="0" w:space="0" w:color="auto"/>
                    <w:right w:val="none" w:sz="0" w:space="0" w:color="auto"/>
                  </w:divBdr>
                </w:div>
                <w:div w:id="1233349530">
                  <w:marLeft w:val="0"/>
                  <w:marRight w:val="0"/>
                  <w:marTop w:val="0"/>
                  <w:marBottom w:val="0"/>
                  <w:divBdr>
                    <w:top w:val="none" w:sz="0" w:space="0" w:color="auto"/>
                    <w:left w:val="none" w:sz="0" w:space="0" w:color="auto"/>
                    <w:bottom w:val="none" w:sz="0" w:space="0" w:color="auto"/>
                    <w:right w:val="none" w:sz="0" w:space="0" w:color="auto"/>
                  </w:divBdr>
                </w:div>
                <w:div w:id="1247691468">
                  <w:marLeft w:val="0"/>
                  <w:marRight w:val="0"/>
                  <w:marTop w:val="0"/>
                  <w:marBottom w:val="0"/>
                  <w:divBdr>
                    <w:top w:val="none" w:sz="0" w:space="0" w:color="auto"/>
                    <w:left w:val="none" w:sz="0" w:space="0" w:color="auto"/>
                    <w:bottom w:val="none" w:sz="0" w:space="0" w:color="auto"/>
                    <w:right w:val="none" w:sz="0" w:space="0" w:color="auto"/>
                  </w:divBdr>
                </w:div>
                <w:div w:id="1248925781">
                  <w:marLeft w:val="0"/>
                  <w:marRight w:val="0"/>
                  <w:marTop w:val="0"/>
                  <w:marBottom w:val="0"/>
                  <w:divBdr>
                    <w:top w:val="none" w:sz="0" w:space="0" w:color="auto"/>
                    <w:left w:val="none" w:sz="0" w:space="0" w:color="auto"/>
                    <w:bottom w:val="none" w:sz="0" w:space="0" w:color="auto"/>
                    <w:right w:val="none" w:sz="0" w:space="0" w:color="auto"/>
                  </w:divBdr>
                </w:div>
                <w:div w:id="1250383279">
                  <w:marLeft w:val="0"/>
                  <w:marRight w:val="0"/>
                  <w:marTop w:val="0"/>
                  <w:marBottom w:val="0"/>
                  <w:divBdr>
                    <w:top w:val="none" w:sz="0" w:space="0" w:color="auto"/>
                    <w:left w:val="none" w:sz="0" w:space="0" w:color="auto"/>
                    <w:bottom w:val="none" w:sz="0" w:space="0" w:color="auto"/>
                    <w:right w:val="none" w:sz="0" w:space="0" w:color="auto"/>
                  </w:divBdr>
                </w:div>
                <w:div w:id="1250968601">
                  <w:marLeft w:val="0"/>
                  <w:marRight w:val="0"/>
                  <w:marTop w:val="0"/>
                  <w:marBottom w:val="0"/>
                  <w:divBdr>
                    <w:top w:val="none" w:sz="0" w:space="0" w:color="auto"/>
                    <w:left w:val="none" w:sz="0" w:space="0" w:color="auto"/>
                    <w:bottom w:val="none" w:sz="0" w:space="0" w:color="auto"/>
                    <w:right w:val="none" w:sz="0" w:space="0" w:color="auto"/>
                  </w:divBdr>
                </w:div>
                <w:div w:id="1255747654">
                  <w:marLeft w:val="0"/>
                  <w:marRight w:val="0"/>
                  <w:marTop w:val="0"/>
                  <w:marBottom w:val="0"/>
                  <w:divBdr>
                    <w:top w:val="none" w:sz="0" w:space="0" w:color="auto"/>
                    <w:left w:val="none" w:sz="0" w:space="0" w:color="auto"/>
                    <w:bottom w:val="none" w:sz="0" w:space="0" w:color="auto"/>
                    <w:right w:val="none" w:sz="0" w:space="0" w:color="auto"/>
                  </w:divBdr>
                </w:div>
                <w:div w:id="1259173778">
                  <w:marLeft w:val="0"/>
                  <w:marRight w:val="0"/>
                  <w:marTop w:val="0"/>
                  <w:marBottom w:val="0"/>
                  <w:divBdr>
                    <w:top w:val="none" w:sz="0" w:space="0" w:color="auto"/>
                    <w:left w:val="none" w:sz="0" w:space="0" w:color="auto"/>
                    <w:bottom w:val="none" w:sz="0" w:space="0" w:color="auto"/>
                    <w:right w:val="none" w:sz="0" w:space="0" w:color="auto"/>
                  </w:divBdr>
                </w:div>
                <w:div w:id="1260286899">
                  <w:marLeft w:val="0"/>
                  <w:marRight w:val="0"/>
                  <w:marTop w:val="0"/>
                  <w:marBottom w:val="0"/>
                  <w:divBdr>
                    <w:top w:val="none" w:sz="0" w:space="0" w:color="auto"/>
                    <w:left w:val="none" w:sz="0" w:space="0" w:color="auto"/>
                    <w:bottom w:val="none" w:sz="0" w:space="0" w:color="auto"/>
                    <w:right w:val="none" w:sz="0" w:space="0" w:color="auto"/>
                  </w:divBdr>
                </w:div>
                <w:div w:id="1266691703">
                  <w:marLeft w:val="0"/>
                  <w:marRight w:val="0"/>
                  <w:marTop w:val="0"/>
                  <w:marBottom w:val="0"/>
                  <w:divBdr>
                    <w:top w:val="none" w:sz="0" w:space="0" w:color="auto"/>
                    <w:left w:val="none" w:sz="0" w:space="0" w:color="auto"/>
                    <w:bottom w:val="none" w:sz="0" w:space="0" w:color="auto"/>
                    <w:right w:val="none" w:sz="0" w:space="0" w:color="auto"/>
                  </w:divBdr>
                </w:div>
                <w:div w:id="1268081519">
                  <w:marLeft w:val="0"/>
                  <w:marRight w:val="0"/>
                  <w:marTop w:val="0"/>
                  <w:marBottom w:val="0"/>
                  <w:divBdr>
                    <w:top w:val="none" w:sz="0" w:space="0" w:color="auto"/>
                    <w:left w:val="none" w:sz="0" w:space="0" w:color="auto"/>
                    <w:bottom w:val="none" w:sz="0" w:space="0" w:color="auto"/>
                    <w:right w:val="none" w:sz="0" w:space="0" w:color="auto"/>
                  </w:divBdr>
                </w:div>
                <w:div w:id="1269390292">
                  <w:marLeft w:val="0"/>
                  <w:marRight w:val="0"/>
                  <w:marTop w:val="0"/>
                  <w:marBottom w:val="0"/>
                  <w:divBdr>
                    <w:top w:val="none" w:sz="0" w:space="0" w:color="auto"/>
                    <w:left w:val="none" w:sz="0" w:space="0" w:color="auto"/>
                    <w:bottom w:val="none" w:sz="0" w:space="0" w:color="auto"/>
                    <w:right w:val="none" w:sz="0" w:space="0" w:color="auto"/>
                  </w:divBdr>
                </w:div>
                <w:div w:id="1299147474">
                  <w:marLeft w:val="0"/>
                  <w:marRight w:val="0"/>
                  <w:marTop w:val="0"/>
                  <w:marBottom w:val="0"/>
                  <w:divBdr>
                    <w:top w:val="none" w:sz="0" w:space="0" w:color="auto"/>
                    <w:left w:val="none" w:sz="0" w:space="0" w:color="auto"/>
                    <w:bottom w:val="none" w:sz="0" w:space="0" w:color="auto"/>
                    <w:right w:val="none" w:sz="0" w:space="0" w:color="auto"/>
                  </w:divBdr>
                </w:div>
                <w:div w:id="1301686305">
                  <w:marLeft w:val="0"/>
                  <w:marRight w:val="0"/>
                  <w:marTop w:val="0"/>
                  <w:marBottom w:val="0"/>
                  <w:divBdr>
                    <w:top w:val="none" w:sz="0" w:space="0" w:color="auto"/>
                    <w:left w:val="none" w:sz="0" w:space="0" w:color="auto"/>
                    <w:bottom w:val="none" w:sz="0" w:space="0" w:color="auto"/>
                    <w:right w:val="none" w:sz="0" w:space="0" w:color="auto"/>
                  </w:divBdr>
                </w:div>
                <w:div w:id="1302005168">
                  <w:marLeft w:val="0"/>
                  <w:marRight w:val="0"/>
                  <w:marTop w:val="0"/>
                  <w:marBottom w:val="0"/>
                  <w:divBdr>
                    <w:top w:val="none" w:sz="0" w:space="0" w:color="auto"/>
                    <w:left w:val="none" w:sz="0" w:space="0" w:color="auto"/>
                    <w:bottom w:val="none" w:sz="0" w:space="0" w:color="auto"/>
                    <w:right w:val="none" w:sz="0" w:space="0" w:color="auto"/>
                  </w:divBdr>
                </w:div>
                <w:div w:id="1320694869">
                  <w:marLeft w:val="0"/>
                  <w:marRight w:val="0"/>
                  <w:marTop w:val="0"/>
                  <w:marBottom w:val="0"/>
                  <w:divBdr>
                    <w:top w:val="none" w:sz="0" w:space="0" w:color="auto"/>
                    <w:left w:val="none" w:sz="0" w:space="0" w:color="auto"/>
                    <w:bottom w:val="none" w:sz="0" w:space="0" w:color="auto"/>
                    <w:right w:val="none" w:sz="0" w:space="0" w:color="auto"/>
                  </w:divBdr>
                </w:div>
                <w:div w:id="1330594871">
                  <w:marLeft w:val="0"/>
                  <w:marRight w:val="0"/>
                  <w:marTop w:val="0"/>
                  <w:marBottom w:val="0"/>
                  <w:divBdr>
                    <w:top w:val="none" w:sz="0" w:space="0" w:color="auto"/>
                    <w:left w:val="none" w:sz="0" w:space="0" w:color="auto"/>
                    <w:bottom w:val="none" w:sz="0" w:space="0" w:color="auto"/>
                    <w:right w:val="none" w:sz="0" w:space="0" w:color="auto"/>
                  </w:divBdr>
                </w:div>
                <w:div w:id="1332367955">
                  <w:marLeft w:val="0"/>
                  <w:marRight w:val="0"/>
                  <w:marTop w:val="0"/>
                  <w:marBottom w:val="0"/>
                  <w:divBdr>
                    <w:top w:val="none" w:sz="0" w:space="0" w:color="auto"/>
                    <w:left w:val="none" w:sz="0" w:space="0" w:color="auto"/>
                    <w:bottom w:val="none" w:sz="0" w:space="0" w:color="auto"/>
                    <w:right w:val="none" w:sz="0" w:space="0" w:color="auto"/>
                  </w:divBdr>
                </w:div>
                <w:div w:id="1339456598">
                  <w:marLeft w:val="0"/>
                  <w:marRight w:val="0"/>
                  <w:marTop w:val="0"/>
                  <w:marBottom w:val="0"/>
                  <w:divBdr>
                    <w:top w:val="none" w:sz="0" w:space="0" w:color="auto"/>
                    <w:left w:val="none" w:sz="0" w:space="0" w:color="auto"/>
                    <w:bottom w:val="none" w:sz="0" w:space="0" w:color="auto"/>
                    <w:right w:val="none" w:sz="0" w:space="0" w:color="auto"/>
                  </w:divBdr>
                </w:div>
                <w:div w:id="1339699898">
                  <w:marLeft w:val="0"/>
                  <w:marRight w:val="0"/>
                  <w:marTop w:val="0"/>
                  <w:marBottom w:val="0"/>
                  <w:divBdr>
                    <w:top w:val="none" w:sz="0" w:space="0" w:color="auto"/>
                    <w:left w:val="none" w:sz="0" w:space="0" w:color="auto"/>
                    <w:bottom w:val="none" w:sz="0" w:space="0" w:color="auto"/>
                    <w:right w:val="none" w:sz="0" w:space="0" w:color="auto"/>
                  </w:divBdr>
                </w:div>
                <w:div w:id="1351838815">
                  <w:marLeft w:val="0"/>
                  <w:marRight w:val="0"/>
                  <w:marTop w:val="0"/>
                  <w:marBottom w:val="0"/>
                  <w:divBdr>
                    <w:top w:val="none" w:sz="0" w:space="0" w:color="auto"/>
                    <w:left w:val="none" w:sz="0" w:space="0" w:color="auto"/>
                    <w:bottom w:val="none" w:sz="0" w:space="0" w:color="auto"/>
                    <w:right w:val="none" w:sz="0" w:space="0" w:color="auto"/>
                  </w:divBdr>
                </w:div>
                <w:div w:id="1354501032">
                  <w:marLeft w:val="0"/>
                  <w:marRight w:val="0"/>
                  <w:marTop w:val="0"/>
                  <w:marBottom w:val="0"/>
                  <w:divBdr>
                    <w:top w:val="none" w:sz="0" w:space="0" w:color="auto"/>
                    <w:left w:val="none" w:sz="0" w:space="0" w:color="auto"/>
                    <w:bottom w:val="none" w:sz="0" w:space="0" w:color="auto"/>
                    <w:right w:val="none" w:sz="0" w:space="0" w:color="auto"/>
                  </w:divBdr>
                </w:div>
                <w:div w:id="1361397607">
                  <w:marLeft w:val="0"/>
                  <w:marRight w:val="0"/>
                  <w:marTop w:val="0"/>
                  <w:marBottom w:val="0"/>
                  <w:divBdr>
                    <w:top w:val="none" w:sz="0" w:space="0" w:color="auto"/>
                    <w:left w:val="none" w:sz="0" w:space="0" w:color="auto"/>
                    <w:bottom w:val="none" w:sz="0" w:space="0" w:color="auto"/>
                    <w:right w:val="none" w:sz="0" w:space="0" w:color="auto"/>
                  </w:divBdr>
                </w:div>
                <w:div w:id="1364861439">
                  <w:marLeft w:val="0"/>
                  <w:marRight w:val="0"/>
                  <w:marTop w:val="0"/>
                  <w:marBottom w:val="0"/>
                  <w:divBdr>
                    <w:top w:val="none" w:sz="0" w:space="0" w:color="auto"/>
                    <w:left w:val="none" w:sz="0" w:space="0" w:color="auto"/>
                    <w:bottom w:val="none" w:sz="0" w:space="0" w:color="auto"/>
                    <w:right w:val="none" w:sz="0" w:space="0" w:color="auto"/>
                  </w:divBdr>
                </w:div>
                <w:div w:id="1367828061">
                  <w:marLeft w:val="0"/>
                  <w:marRight w:val="0"/>
                  <w:marTop w:val="0"/>
                  <w:marBottom w:val="0"/>
                  <w:divBdr>
                    <w:top w:val="none" w:sz="0" w:space="0" w:color="auto"/>
                    <w:left w:val="none" w:sz="0" w:space="0" w:color="auto"/>
                    <w:bottom w:val="none" w:sz="0" w:space="0" w:color="auto"/>
                    <w:right w:val="none" w:sz="0" w:space="0" w:color="auto"/>
                  </w:divBdr>
                </w:div>
                <w:div w:id="1374965801">
                  <w:marLeft w:val="0"/>
                  <w:marRight w:val="0"/>
                  <w:marTop w:val="0"/>
                  <w:marBottom w:val="0"/>
                  <w:divBdr>
                    <w:top w:val="none" w:sz="0" w:space="0" w:color="auto"/>
                    <w:left w:val="none" w:sz="0" w:space="0" w:color="auto"/>
                    <w:bottom w:val="none" w:sz="0" w:space="0" w:color="auto"/>
                    <w:right w:val="none" w:sz="0" w:space="0" w:color="auto"/>
                  </w:divBdr>
                </w:div>
                <w:div w:id="1376662724">
                  <w:marLeft w:val="0"/>
                  <w:marRight w:val="0"/>
                  <w:marTop w:val="0"/>
                  <w:marBottom w:val="0"/>
                  <w:divBdr>
                    <w:top w:val="none" w:sz="0" w:space="0" w:color="auto"/>
                    <w:left w:val="none" w:sz="0" w:space="0" w:color="auto"/>
                    <w:bottom w:val="none" w:sz="0" w:space="0" w:color="auto"/>
                    <w:right w:val="none" w:sz="0" w:space="0" w:color="auto"/>
                  </w:divBdr>
                </w:div>
                <w:div w:id="1386219477">
                  <w:marLeft w:val="0"/>
                  <w:marRight w:val="0"/>
                  <w:marTop w:val="0"/>
                  <w:marBottom w:val="0"/>
                  <w:divBdr>
                    <w:top w:val="none" w:sz="0" w:space="0" w:color="auto"/>
                    <w:left w:val="none" w:sz="0" w:space="0" w:color="auto"/>
                    <w:bottom w:val="none" w:sz="0" w:space="0" w:color="auto"/>
                    <w:right w:val="none" w:sz="0" w:space="0" w:color="auto"/>
                  </w:divBdr>
                </w:div>
                <w:div w:id="1401752592">
                  <w:marLeft w:val="0"/>
                  <w:marRight w:val="0"/>
                  <w:marTop w:val="0"/>
                  <w:marBottom w:val="0"/>
                  <w:divBdr>
                    <w:top w:val="none" w:sz="0" w:space="0" w:color="auto"/>
                    <w:left w:val="none" w:sz="0" w:space="0" w:color="auto"/>
                    <w:bottom w:val="none" w:sz="0" w:space="0" w:color="auto"/>
                    <w:right w:val="none" w:sz="0" w:space="0" w:color="auto"/>
                  </w:divBdr>
                </w:div>
                <w:div w:id="1404643810">
                  <w:marLeft w:val="0"/>
                  <w:marRight w:val="0"/>
                  <w:marTop w:val="0"/>
                  <w:marBottom w:val="0"/>
                  <w:divBdr>
                    <w:top w:val="none" w:sz="0" w:space="0" w:color="auto"/>
                    <w:left w:val="none" w:sz="0" w:space="0" w:color="auto"/>
                    <w:bottom w:val="none" w:sz="0" w:space="0" w:color="auto"/>
                    <w:right w:val="none" w:sz="0" w:space="0" w:color="auto"/>
                  </w:divBdr>
                </w:div>
                <w:div w:id="1410275400">
                  <w:marLeft w:val="0"/>
                  <w:marRight w:val="0"/>
                  <w:marTop w:val="0"/>
                  <w:marBottom w:val="0"/>
                  <w:divBdr>
                    <w:top w:val="none" w:sz="0" w:space="0" w:color="auto"/>
                    <w:left w:val="none" w:sz="0" w:space="0" w:color="auto"/>
                    <w:bottom w:val="none" w:sz="0" w:space="0" w:color="auto"/>
                    <w:right w:val="none" w:sz="0" w:space="0" w:color="auto"/>
                  </w:divBdr>
                </w:div>
                <w:div w:id="1421870362">
                  <w:marLeft w:val="0"/>
                  <w:marRight w:val="0"/>
                  <w:marTop w:val="0"/>
                  <w:marBottom w:val="0"/>
                  <w:divBdr>
                    <w:top w:val="none" w:sz="0" w:space="0" w:color="auto"/>
                    <w:left w:val="none" w:sz="0" w:space="0" w:color="auto"/>
                    <w:bottom w:val="none" w:sz="0" w:space="0" w:color="auto"/>
                    <w:right w:val="none" w:sz="0" w:space="0" w:color="auto"/>
                  </w:divBdr>
                </w:div>
                <w:div w:id="1430927025">
                  <w:marLeft w:val="0"/>
                  <w:marRight w:val="0"/>
                  <w:marTop w:val="0"/>
                  <w:marBottom w:val="0"/>
                  <w:divBdr>
                    <w:top w:val="none" w:sz="0" w:space="0" w:color="auto"/>
                    <w:left w:val="none" w:sz="0" w:space="0" w:color="auto"/>
                    <w:bottom w:val="none" w:sz="0" w:space="0" w:color="auto"/>
                    <w:right w:val="none" w:sz="0" w:space="0" w:color="auto"/>
                  </w:divBdr>
                </w:div>
                <w:div w:id="1432046981">
                  <w:marLeft w:val="0"/>
                  <w:marRight w:val="0"/>
                  <w:marTop w:val="0"/>
                  <w:marBottom w:val="0"/>
                  <w:divBdr>
                    <w:top w:val="none" w:sz="0" w:space="0" w:color="auto"/>
                    <w:left w:val="none" w:sz="0" w:space="0" w:color="auto"/>
                    <w:bottom w:val="none" w:sz="0" w:space="0" w:color="auto"/>
                    <w:right w:val="none" w:sz="0" w:space="0" w:color="auto"/>
                  </w:divBdr>
                </w:div>
                <w:div w:id="1432774488">
                  <w:marLeft w:val="0"/>
                  <w:marRight w:val="0"/>
                  <w:marTop w:val="0"/>
                  <w:marBottom w:val="0"/>
                  <w:divBdr>
                    <w:top w:val="none" w:sz="0" w:space="0" w:color="auto"/>
                    <w:left w:val="none" w:sz="0" w:space="0" w:color="auto"/>
                    <w:bottom w:val="none" w:sz="0" w:space="0" w:color="auto"/>
                    <w:right w:val="none" w:sz="0" w:space="0" w:color="auto"/>
                  </w:divBdr>
                </w:div>
                <w:div w:id="1436092652">
                  <w:marLeft w:val="0"/>
                  <w:marRight w:val="0"/>
                  <w:marTop w:val="0"/>
                  <w:marBottom w:val="0"/>
                  <w:divBdr>
                    <w:top w:val="none" w:sz="0" w:space="0" w:color="auto"/>
                    <w:left w:val="none" w:sz="0" w:space="0" w:color="auto"/>
                    <w:bottom w:val="none" w:sz="0" w:space="0" w:color="auto"/>
                    <w:right w:val="none" w:sz="0" w:space="0" w:color="auto"/>
                  </w:divBdr>
                </w:div>
                <w:div w:id="1451044864">
                  <w:marLeft w:val="0"/>
                  <w:marRight w:val="0"/>
                  <w:marTop w:val="0"/>
                  <w:marBottom w:val="0"/>
                  <w:divBdr>
                    <w:top w:val="none" w:sz="0" w:space="0" w:color="auto"/>
                    <w:left w:val="none" w:sz="0" w:space="0" w:color="auto"/>
                    <w:bottom w:val="none" w:sz="0" w:space="0" w:color="auto"/>
                    <w:right w:val="none" w:sz="0" w:space="0" w:color="auto"/>
                  </w:divBdr>
                </w:div>
                <w:div w:id="1455557922">
                  <w:marLeft w:val="0"/>
                  <w:marRight w:val="0"/>
                  <w:marTop w:val="0"/>
                  <w:marBottom w:val="0"/>
                  <w:divBdr>
                    <w:top w:val="none" w:sz="0" w:space="0" w:color="auto"/>
                    <w:left w:val="none" w:sz="0" w:space="0" w:color="auto"/>
                    <w:bottom w:val="none" w:sz="0" w:space="0" w:color="auto"/>
                    <w:right w:val="none" w:sz="0" w:space="0" w:color="auto"/>
                  </w:divBdr>
                </w:div>
                <w:div w:id="1455563734">
                  <w:marLeft w:val="0"/>
                  <w:marRight w:val="0"/>
                  <w:marTop w:val="0"/>
                  <w:marBottom w:val="0"/>
                  <w:divBdr>
                    <w:top w:val="none" w:sz="0" w:space="0" w:color="auto"/>
                    <w:left w:val="none" w:sz="0" w:space="0" w:color="auto"/>
                    <w:bottom w:val="none" w:sz="0" w:space="0" w:color="auto"/>
                    <w:right w:val="none" w:sz="0" w:space="0" w:color="auto"/>
                  </w:divBdr>
                </w:div>
                <w:div w:id="1462533416">
                  <w:marLeft w:val="0"/>
                  <w:marRight w:val="0"/>
                  <w:marTop w:val="0"/>
                  <w:marBottom w:val="0"/>
                  <w:divBdr>
                    <w:top w:val="none" w:sz="0" w:space="0" w:color="auto"/>
                    <w:left w:val="none" w:sz="0" w:space="0" w:color="auto"/>
                    <w:bottom w:val="none" w:sz="0" w:space="0" w:color="auto"/>
                    <w:right w:val="none" w:sz="0" w:space="0" w:color="auto"/>
                  </w:divBdr>
                </w:div>
                <w:div w:id="1462653920">
                  <w:marLeft w:val="0"/>
                  <w:marRight w:val="0"/>
                  <w:marTop w:val="0"/>
                  <w:marBottom w:val="0"/>
                  <w:divBdr>
                    <w:top w:val="none" w:sz="0" w:space="0" w:color="auto"/>
                    <w:left w:val="none" w:sz="0" w:space="0" w:color="auto"/>
                    <w:bottom w:val="none" w:sz="0" w:space="0" w:color="auto"/>
                    <w:right w:val="none" w:sz="0" w:space="0" w:color="auto"/>
                  </w:divBdr>
                </w:div>
                <w:div w:id="1462721772">
                  <w:marLeft w:val="0"/>
                  <w:marRight w:val="0"/>
                  <w:marTop w:val="0"/>
                  <w:marBottom w:val="0"/>
                  <w:divBdr>
                    <w:top w:val="none" w:sz="0" w:space="0" w:color="auto"/>
                    <w:left w:val="none" w:sz="0" w:space="0" w:color="auto"/>
                    <w:bottom w:val="none" w:sz="0" w:space="0" w:color="auto"/>
                    <w:right w:val="none" w:sz="0" w:space="0" w:color="auto"/>
                  </w:divBdr>
                </w:div>
                <w:div w:id="1476722892">
                  <w:marLeft w:val="0"/>
                  <w:marRight w:val="0"/>
                  <w:marTop w:val="0"/>
                  <w:marBottom w:val="0"/>
                  <w:divBdr>
                    <w:top w:val="none" w:sz="0" w:space="0" w:color="auto"/>
                    <w:left w:val="none" w:sz="0" w:space="0" w:color="auto"/>
                    <w:bottom w:val="none" w:sz="0" w:space="0" w:color="auto"/>
                    <w:right w:val="none" w:sz="0" w:space="0" w:color="auto"/>
                  </w:divBdr>
                </w:div>
                <w:div w:id="1478061323">
                  <w:marLeft w:val="0"/>
                  <w:marRight w:val="0"/>
                  <w:marTop w:val="0"/>
                  <w:marBottom w:val="0"/>
                  <w:divBdr>
                    <w:top w:val="none" w:sz="0" w:space="0" w:color="auto"/>
                    <w:left w:val="none" w:sz="0" w:space="0" w:color="auto"/>
                    <w:bottom w:val="none" w:sz="0" w:space="0" w:color="auto"/>
                    <w:right w:val="none" w:sz="0" w:space="0" w:color="auto"/>
                  </w:divBdr>
                </w:div>
                <w:div w:id="1478380248">
                  <w:marLeft w:val="0"/>
                  <w:marRight w:val="0"/>
                  <w:marTop w:val="0"/>
                  <w:marBottom w:val="0"/>
                  <w:divBdr>
                    <w:top w:val="none" w:sz="0" w:space="0" w:color="auto"/>
                    <w:left w:val="none" w:sz="0" w:space="0" w:color="auto"/>
                    <w:bottom w:val="none" w:sz="0" w:space="0" w:color="auto"/>
                    <w:right w:val="none" w:sz="0" w:space="0" w:color="auto"/>
                  </w:divBdr>
                </w:div>
                <w:div w:id="1485009072">
                  <w:marLeft w:val="0"/>
                  <w:marRight w:val="0"/>
                  <w:marTop w:val="0"/>
                  <w:marBottom w:val="0"/>
                  <w:divBdr>
                    <w:top w:val="none" w:sz="0" w:space="0" w:color="auto"/>
                    <w:left w:val="none" w:sz="0" w:space="0" w:color="auto"/>
                    <w:bottom w:val="none" w:sz="0" w:space="0" w:color="auto"/>
                    <w:right w:val="none" w:sz="0" w:space="0" w:color="auto"/>
                  </w:divBdr>
                </w:div>
                <w:div w:id="1500848174">
                  <w:marLeft w:val="0"/>
                  <w:marRight w:val="0"/>
                  <w:marTop w:val="0"/>
                  <w:marBottom w:val="0"/>
                  <w:divBdr>
                    <w:top w:val="none" w:sz="0" w:space="0" w:color="auto"/>
                    <w:left w:val="none" w:sz="0" w:space="0" w:color="auto"/>
                    <w:bottom w:val="none" w:sz="0" w:space="0" w:color="auto"/>
                    <w:right w:val="none" w:sz="0" w:space="0" w:color="auto"/>
                  </w:divBdr>
                </w:div>
                <w:div w:id="1502889944">
                  <w:marLeft w:val="0"/>
                  <w:marRight w:val="0"/>
                  <w:marTop w:val="0"/>
                  <w:marBottom w:val="0"/>
                  <w:divBdr>
                    <w:top w:val="none" w:sz="0" w:space="0" w:color="auto"/>
                    <w:left w:val="none" w:sz="0" w:space="0" w:color="auto"/>
                    <w:bottom w:val="none" w:sz="0" w:space="0" w:color="auto"/>
                    <w:right w:val="none" w:sz="0" w:space="0" w:color="auto"/>
                  </w:divBdr>
                </w:div>
                <w:div w:id="1518930654">
                  <w:marLeft w:val="0"/>
                  <w:marRight w:val="0"/>
                  <w:marTop w:val="0"/>
                  <w:marBottom w:val="0"/>
                  <w:divBdr>
                    <w:top w:val="none" w:sz="0" w:space="0" w:color="auto"/>
                    <w:left w:val="none" w:sz="0" w:space="0" w:color="auto"/>
                    <w:bottom w:val="none" w:sz="0" w:space="0" w:color="auto"/>
                    <w:right w:val="none" w:sz="0" w:space="0" w:color="auto"/>
                  </w:divBdr>
                </w:div>
                <w:div w:id="1519156059">
                  <w:marLeft w:val="0"/>
                  <w:marRight w:val="0"/>
                  <w:marTop w:val="0"/>
                  <w:marBottom w:val="0"/>
                  <w:divBdr>
                    <w:top w:val="none" w:sz="0" w:space="0" w:color="auto"/>
                    <w:left w:val="none" w:sz="0" w:space="0" w:color="auto"/>
                    <w:bottom w:val="none" w:sz="0" w:space="0" w:color="auto"/>
                    <w:right w:val="none" w:sz="0" w:space="0" w:color="auto"/>
                  </w:divBdr>
                </w:div>
                <w:div w:id="1523282530">
                  <w:marLeft w:val="0"/>
                  <w:marRight w:val="0"/>
                  <w:marTop w:val="0"/>
                  <w:marBottom w:val="0"/>
                  <w:divBdr>
                    <w:top w:val="none" w:sz="0" w:space="0" w:color="auto"/>
                    <w:left w:val="none" w:sz="0" w:space="0" w:color="auto"/>
                    <w:bottom w:val="none" w:sz="0" w:space="0" w:color="auto"/>
                    <w:right w:val="none" w:sz="0" w:space="0" w:color="auto"/>
                  </w:divBdr>
                </w:div>
                <w:div w:id="1526211236">
                  <w:marLeft w:val="0"/>
                  <w:marRight w:val="0"/>
                  <w:marTop w:val="0"/>
                  <w:marBottom w:val="0"/>
                  <w:divBdr>
                    <w:top w:val="none" w:sz="0" w:space="0" w:color="auto"/>
                    <w:left w:val="none" w:sz="0" w:space="0" w:color="auto"/>
                    <w:bottom w:val="none" w:sz="0" w:space="0" w:color="auto"/>
                    <w:right w:val="none" w:sz="0" w:space="0" w:color="auto"/>
                  </w:divBdr>
                </w:div>
                <w:div w:id="1526482289">
                  <w:marLeft w:val="0"/>
                  <w:marRight w:val="0"/>
                  <w:marTop w:val="0"/>
                  <w:marBottom w:val="0"/>
                  <w:divBdr>
                    <w:top w:val="none" w:sz="0" w:space="0" w:color="auto"/>
                    <w:left w:val="none" w:sz="0" w:space="0" w:color="auto"/>
                    <w:bottom w:val="none" w:sz="0" w:space="0" w:color="auto"/>
                    <w:right w:val="none" w:sz="0" w:space="0" w:color="auto"/>
                  </w:divBdr>
                </w:div>
                <w:div w:id="1529175760">
                  <w:marLeft w:val="0"/>
                  <w:marRight w:val="0"/>
                  <w:marTop w:val="0"/>
                  <w:marBottom w:val="0"/>
                  <w:divBdr>
                    <w:top w:val="none" w:sz="0" w:space="0" w:color="auto"/>
                    <w:left w:val="none" w:sz="0" w:space="0" w:color="auto"/>
                    <w:bottom w:val="none" w:sz="0" w:space="0" w:color="auto"/>
                    <w:right w:val="none" w:sz="0" w:space="0" w:color="auto"/>
                  </w:divBdr>
                </w:div>
                <w:div w:id="1532842269">
                  <w:marLeft w:val="0"/>
                  <w:marRight w:val="0"/>
                  <w:marTop w:val="0"/>
                  <w:marBottom w:val="0"/>
                  <w:divBdr>
                    <w:top w:val="none" w:sz="0" w:space="0" w:color="auto"/>
                    <w:left w:val="none" w:sz="0" w:space="0" w:color="auto"/>
                    <w:bottom w:val="none" w:sz="0" w:space="0" w:color="auto"/>
                    <w:right w:val="none" w:sz="0" w:space="0" w:color="auto"/>
                  </w:divBdr>
                </w:div>
                <w:div w:id="1545410597">
                  <w:marLeft w:val="0"/>
                  <w:marRight w:val="0"/>
                  <w:marTop w:val="0"/>
                  <w:marBottom w:val="0"/>
                  <w:divBdr>
                    <w:top w:val="none" w:sz="0" w:space="0" w:color="auto"/>
                    <w:left w:val="none" w:sz="0" w:space="0" w:color="auto"/>
                    <w:bottom w:val="none" w:sz="0" w:space="0" w:color="auto"/>
                    <w:right w:val="none" w:sz="0" w:space="0" w:color="auto"/>
                  </w:divBdr>
                </w:div>
                <w:div w:id="1546409855">
                  <w:marLeft w:val="0"/>
                  <w:marRight w:val="0"/>
                  <w:marTop w:val="0"/>
                  <w:marBottom w:val="0"/>
                  <w:divBdr>
                    <w:top w:val="none" w:sz="0" w:space="0" w:color="auto"/>
                    <w:left w:val="none" w:sz="0" w:space="0" w:color="auto"/>
                    <w:bottom w:val="none" w:sz="0" w:space="0" w:color="auto"/>
                    <w:right w:val="none" w:sz="0" w:space="0" w:color="auto"/>
                  </w:divBdr>
                </w:div>
                <w:div w:id="1557353154">
                  <w:marLeft w:val="0"/>
                  <w:marRight w:val="0"/>
                  <w:marTop w:val="0"/>
                  <w:marBottom w:val="0"/>
                  <w:divBdr>
                    <w:top w:val="none" w:sz="0" w:space="0" w:color="auto"/>
                    <w:left w:val="none" w:sz="0" w:space="0" w:color="auto"/>
                    <w:bottom w:val="none" w:sz="0" w:space="0" w:color="auto"/>
                    <w:right w:val="none" w:sz="0" w:space="0" w:color="auto"/>
                  </w:divBdr>
                </w:div>
                <w:div w:id="1571621057">
                  <w:marLeft w:val="0"/>
                  <w:marRight w:val="0"/>
                  <w:marTop w:val="0"/>
                  <w:marBottom w:val="0"/>
                  <w:divBdr>
                    <w:top w:val="none" w:sz="0" w:space="0" w:color="auto"/>
                    <w:left w:val="none" w:sz="0" w:space="0" w:color="auto"/>
                    <w:bottom w:val="none" w:sz="0" w:space="0" w:color="auto"/>
                    <w:right w:val="none" w:sz="0" w:space="0" w:color="auto"/>
                  </w:divBdr>
                </w:div>
                <w:div w:id="1580939329">
                  <w:marLeft w:val="0"/>
                  <w:marRight w:val="0"/>
                  <w:marTop w:val="0"/>
                  <w:marBottom w:val="0"/>
                  <w:divBdr>
                    <w:top w:val="none" w:sz="0" w:space="0" w:color="auto"/>
                    <w:left w:val="none" w:sz="0" w:space="0" w:color="auto"/>
                    <w:bottom w:val="none" w:sz="0" w:space="0" w:color="auto"/>
                    <w:right w:val="none" w:sz="0" w:space="0" w:color="auto"/>
                  </w:divBdr>
                </w:div>
                <w:div w:id="1583022745">
                  <w:marLeft w:val="0"/>
                  <w:marRight w:val="0"/>
                  <w:marTop w:val="0"/>
                  <w:marBottom w:val="0"/>
                  <w:divBdr>
                    <w:top w:val="none" w:sz="0" w:space="0" w:color="auto"/>
                    <w:left w:val="none" w:sz="0" w:space="0" w:color="auto"/>
                    <w:bottom w:val="none" w:sz="0" w:space="0" w:color="auto"/>
                    <w:right w:val="none" w:sz="0" w:space="0" w:color="auto"/>
                  </w:divBdr>
                </w:div>
                <w:div w:id="1583837821">
                  <w:marLeft w:val="0"/>
                  <w:marRight w:val="0"/>
                  <w:marTop w:val="0"/>
                  <w:marBottom w:val="0"/>
                  <w:divBdr>
                    <w:top w:val="none" w:sz="0" w:space="0" w:color="auto"/>
                    <w:left w:val="none" w:sz="0" w:space="0" w:color="auto"/>
                    <w:bottom w:val="none" w:sz="0" w:space="0" w:color="auto"/>
                    <w:right w:val="none" w:sz="0" w:space="0" w:color="auto"/>
                  </w:divBdr>
                </w:div>
                <w:div w:id="1587111503">
                  <w:marLeft w:val="0"/>
                  <w:marRight w:val="0"/>
                  <w:marTop w:val="0"/>
                  <w:marBottom w:val="0"/>
                  <w:divBdr>
                    <w:top w:val="none" w:sz="0" w:space="0" w:color="auto"/>
                    <w:left w:val="none" w:sz="0" w:space="0" w:color="auto"/>
                    <w:bottom w:val="none" w:sz="0" w:space="0" w:color="auto"/>
                    <w:right w:val="none" w:sz="0" w:space="0" w:color="auto"/>
                  </w:divBdr>
                </w:div>
                <w:div w:id="1599948252">
                  <w:marLeft w:val="0"/>
                  <w:marRight w:val="0"/>
                  <w:marTop w:val="0"/>
                  <w:marBottom w:val="0"/>
                  <w:divBdr>
                    <w:top w:val="none" w:sz="0" w:space="0" w:color="auto"/>
                    <w:left w:val="none" w:sz="0" w:space="0" w:color="auto"/>
                    <w:bottom w:val="none" w:sz="0" w:space="0" w:color="auto"/>
                    <w:right w:val="none" w:sz="0" w:space="0" w:color="auto"/>
                  </w:divBdr>
                </w:div>
                <w:div w:id="1601182841">
                  <w:marLeft w:val="0"/>
                  <w:marRight w:val="0"/>
                  <w:marTop w:val="0"/>
                  <w:marBottom w:val="0"/>
                  <w:divBdr>
                    <w:top w:val="none" w:sz="0" w:space="0" w:color="auto"/>
                    <w:left w:val="none" w:sz="0" w:space="0" w:color="auto"/>
                    <w:bottom w:val="none" w:sz="0" w:space="0" w:color="auto"/>
                    <w:right w:val="none" w:sz="0" w:space="0" w:color="auto"/>
                  </w:divBdr>
                </w:div>
                <w:div w:id="1603338399">
                  <w:marLeft w:val="0"/>
                  <w:marRight w:val="0"/>
                  <w:marTop w:val="0"/>
                  <w:marBottom w:val="0"/>
                  <w:divBdr>
                    <w:top w:val="none" w:sz="0" w:space="0" w:color="auto"/>
                    <w:left w:val="none" w:sz="0" w:space="0" w:color="auto"/>
                    <w:bottom w:val="none" w:sz="0" w:space="0" w:color="auto"/>
                    <w:right w:val="none" w:sz="0" w:space="0" w:color="auto"/>
                  </w:divBdr>
                </w:div>
                <w:div w:id="1609120547">
                  <w:marLeft w:val="0"/>
                  <w:marRight w:val="0"/>
                  <w:marTop w:val="0"/>
                  <w:marBottom w:val="0"/>
                  <w:divBdr>
                    <w:top w:val="none" w:sz="0" w:space="0" w:color="auto"/>
                    <w:left w:val="none" w:sz="0" w:space="0" w:color="auto"/>
                    <w:bottom w:val="none" w:sz="0" w:space="0" w:color="auto"/>
                    <w:right w:val="none" w:sz="0" w:space="0" w:color="auto"/>
                  </w:divBdr>
                </w:div>
                <w:div w:id="1610812469">
                  <w:marLeft w:val="0"/>
                  <w:marRight w:val="0"/>
                  <w:marTop w:val="0"/>
                  <w:marBottom w:val="0"/>
                  <w:divBdr>
                    <w:top w:val="none" w:sz="0" w:space="0" w:color="auto"/>
                    <w:left w:val="none" w:sz="0" w:space="0" w:color="auto"/>
                    <w:bottom w:val="none" w:sz="0" w:space="0" w:color="auto"/>
                    <w:right w:val="none" w:sz="0" w:space="0" w:color="auto"/>
                  </w:divBdr>
                </w:div>
                <w:div w:id="1615289762">
                  <w:marLeft w:val="0"/>
                  <w:marRight w:val="0"/>
                  <w:marTop w:val="0"/>
                  <w:marBottom w:val="0"/>
                  <w:divBdr>
                    <w:top w:val="none" w:sz="0" w:space="0" w:color="auto"/>
                    <w:left w:val="none" w:sz="0" w:space="0" w:color="auto"/>
                    <w:bottom w:val="none" w:sz="0" w:space="0" w:color="auto"/>
                    <w:right w:val="none" w:sz="0" w:space="0" w:color="auto"/>
                  </w:divBdr>
                </w:div>
                <w:div w:id="1620650219">
                  <w:marLeft w:val="0"/>
                  <w:marRight w:val="0"/>
                  <w:marTop w:val="0"/>
                  <w:marBottom w:val="0"/>
                  <w:divBdr>
                    <w:top w:val="none" w:sz="0" w:space="0" w:color="auto"/>
                    <w:left w:val="none" w:sz="0" w:space="0" w:color="auto"/>
                    <w:bottom w:val="none" w:sz="0" w:space="0" w:color="auto"/>
                    <w:right w:val="none" w:sz="0" w:space="0" w:color="auto"/>
                  </w:divBdr>
                </w:div>
                <w:div w:id="1631476748">
                  <w:marLeft w:val="0"/>
                  <w:marRight w:val="0"/>
                  <w:marTop w:val="0"/>
                  <w:marBottom w:val="0"/>
                  <w:divBdr>
                    <w:top w:val="none" w:sz="0" w:space="0" w:color="auto"/>
                    <w:left w:val="none" w:sz="0" w:space="0" w:color="auto"/>
                    <w:bottom w:val="none" w:sz="0" w:space="0" w:color="auto"/>
                    <w:right w:val="none" w:sz="0" w:space="0" w:color="auto"/>
                  </w:divBdr>
                </w:div>
                <w:div w:id="1632906009">
                  <w:marLeft w:val="0"/>
                  <w:marRight w:val="0"/>
                  <w:marTop w:val="0"/>
                  <w:marBottom w:val="0"/>
                  <w:divBdr>
                    <w:top w:val="none" w:sz="0" w:space="0" w:color="auto"/>
                    <w:left w:val="none" w:sz="0" w:space="0" w:color="auto"/>
                    <w:bottom w:val="none" w:sz="0" w:space="0" w:color="auto"/>
                    <w:right w:val="none" w:sz="0" w:space="0" w:color="auto"/>
                  </w:divBdr>
                </w:div>
                <w:div w:id="1637056153">
                  <w:marLeft w:val="0"/>
                  <w:marRight w:val="0"/>
                  <w:marTop w:val="0"/>
                  <w:marBottom w:val="0"/>
                  <w:divBdr>
                    <w:top w:val="none" w:sz="0" w:space="0" w:color="auto"/>
                    <w:left w:val="none" w:sz="0" w:space="0" w:color="auto"/>
                    <w:bottom w:val="none" w:sz="0" w:space="0" w:color="auto"/>
                    <w:right w:val="none" w:sz="0" w:space="0" w:color="auto"/>
                  </w:divBdr>
                </w:div>
                <w:div w:id="1659654864">
                  <w:marLeft w:val="0"/>
                  <w:marRight w:val="0"/>
                  <w:marTop w:val="0"/>
                  <w:marBottom w:val="0"/>
                  <w:divBdr>
                    <w:top w:val="none" w:sz="0" w:space="0" w:color="auto"/>
                    <w:left w:val="none" w:sz="0" w:space="0" w:color="auto"/>
                    <w:bottom w:val="none" w:sz="0" w:space="0" w:color="auto"/>
                    <w:right w:val="none" w:sz="0" w:space="0" w:color="auto"/>
                  </w:divBdr>
                </w:div>
                <w:div w:id="1669091704">
                  <w:marLeft w:val="0"/>
                  <w:marRight w:val="0"/>
                  <w:marTop w:val="0"/>
                  <w:marBottom w:val="0"/>
                  <w:divBdr>
                    <w:top w:val="none" w:sz="0" w:space="0" w:color="auto"/>
                    <w:left w:val="none" w:sz="0" w:space="0" w:color="auto"/>
                    <w:bottom w:val="none" w:sz="0" w:space="0" w:color="auto"/>
                    <w:right w:val="none" w:sz="0" w:space="0" w:color="auto"/>
                  </w:divBdr>
                </w:div>
                <w:div w:id="1669483219">
                  <w:marLeft w:val="0"/>
                  <w:marRight w:val="0"/>
                  <w:marTop w:val="0"/>
                  <w:marBottom w:val="0"/>
                  <w:divBdr>
                    <w:top w:val="none" w:sz="0" w:space="0" w:color="auto"/>
                    <w:left w:val="none" w:sz="0" w:space="0" w:color="auto"/>
                    <w:bottom w:val="none" w:sz="0" w:space="0" w:color="auto"/>
                    <w:right w:val="none" w:sz="0" w:space="0" w:color="auto"/>
                  </w:divBdr>
                </w:div>
                <w:div w:id="1671256487">
                  <w:marLeft w:val="0"/>
                  <w:marRight w:val="0"/>
                  <w:marTop w:val="0"/>
                  <w:marBottom w:val="0"/>
                  <w:divBdr>
                    <w:top w:val="none" w:sz="0" w:space="0" w:color="auto"/>
                    <w:left w:val="none" w:sz="0" w:space="0" w:color="auto"/>
                    <w:bottom w:val="none" w:sz="0" w:space="0" w:color="auto"/>
                    <w:right w:val="none" w:sz="0" w:space="0" w:color="auto"/>
                  </w:divBdr>
                </w:div>
                <w:div w:id="1674799868">
                  <w:marLeft w:val="0"/>
                  <w:marRight w:val="0"/>
                  <w:marTop w:val="0"/>
                  <w:marBottom w:val="0"/>
                  <w:divBdr>
                    <w:top w:val="none" w:sz="0" w:space="0" w:color="auto"/>
                    <w:left w:val="none" w:sz="0" w:space="0" w:color="auto"/>
                    <w:bottom w:val="none" w:sz="0" w:space="0" w:color="auto"/>
                    <w:right w:val="none" w:sz="0" w:space="0" w:color="auto"/>
                  </w:divBdr>
                </w:div>
                <w:div w:id="1680423676">
                  <w:marLeft w:val="0"/>
                  <w:marRight w:val="0"/>
                  <w:marTop w:val="0"/>
                  <w:marBottom w:val="0"/>
                  <w:divBdr>
                    <w:top w:val="none" w:sz="0" w:space="0" w:color="auto"/>
                    <w:left w:val="none" w:sz="0" w:space="0" w:color="auto"/>
                    <w:bottom w:val="none" w:sz="0" w:space="0" w:color="auto"/>
                    <w:right w:val="none" w:sz="0" w:space="0" w:color="auto"/>
                  </w:divBdr>
                </w:div>
                <w:div w:id="1695643707">
                  <w:marLeft w:val="0"/>
                  <w:marRight w:val="0"/>
                  <w:marTop w:val="0"/>
                  <w:marBottom w:val="0"/>
                  <w:divBdr>
                    <w:top w:val="none" w:sz="0" w:space="0" w:color="auto"/>
                    <w:left w:val="none" w:sz="0" w:space="0" w:color="auto"/>
                    <w:bottom w:val="none" w:sz="0" w:space="0" w:color="auto"/>
                    <w:right w:val="none" w:sz="0" w:space="0" w:color="auto"/>
                  </w:divBdr>
                </w:div>
                <w:div w:id="1702243134">
                  <w:marLeft w:val="0"/>
                  <w:marRight w:val="0"/>
                  <w:marTop w:val="0"/>
                  <w:marBottom w:val="0"/>
                  <w:divBdr>
                    <w:top w:val="none" w:sz="0" w:space="0" w:color="auto"/>
                    <w:left w:val="none" w:sz="0" w:space="0" w:color="auto"/>
                    <w:bottom w:val="none" w:sz="0" w:space="0" w:color="auto"/>
                    <w:right w:val="none" w:sz="0" w:space="0" w:color="auto"/>
                  </w:divBdr>
                </w:div>
                <w:div w:id="1704284569">
                  <w:marLeft w:val="0"/>
                  <w:marRight w:val="0"/>
                  <w:marTop w:val="0"/>
                  <w:marBottom w:val="0"/>
                  <w:divBdr>
                    <w:top w:val="none" w:sz="0" w:space="0" w:color="auto"/>
                    <w:left w:val="none" w:sz="0" w:space="0" w:color="auto"/>
                    <w:bottom w:val="none" w:sz="0" w:space="0" w:color="auto"/>
                    <w:right w:val="none" w:sz="0" w:space="0" w:color="auto"/>
                  </w:divBdr>
                </w:div>
                <w:div w:id="1714773395">
                  <w:marLeft w:val="0"/>
                  <w:marRight w:val="0"/>
                  <w:marTop w:val="0"/>
                  <w:marBottom w:val="0"/>
                  <w:divBdr>
                    <w:top w:val="none" w:sz="0" w:space="0" w:color="auto"/>
                    <w:left w:val="none" w:sz="0" w:space="0" w:color="auto"/>
                    <w:bottom w:val="none" w:sz="0" w:space="0" w:color="auto"/>
                    <w:right w:val="none" w:sz="0" w:space="0" w:color="auto"/>
                  </w:divBdr>
                </w:div>
                <w:div w:id="1719551531">
                  <w:marLeft w:val="0"/>
                  <w:marRight w:val="0"/>
                  <w:marTop w:val="0"/>
                  <w:marBottom w:val="0"/>
                  <w:divBdr>
                    <w:top w:val="none" w:sz="0" w:space="0" w:color="auto"/>
                    <w:left w:val="none" w:sz="0" w:space="0" w:color="auto"/>
                    <w:bottom w:val="none" w:sz="0" w:space="0" w:color="auto"/>
                    <w:right w:val="none" w:sz="0" w:space="0" w:color="auto"/>
                  </w:divBdr>
                </w:div>
                <w:div w:id="1732728308">
                  <w:marLeft w:val="0"/>
                  <w:marRight w:val="0"/>
                  <w:marTop w:val="0"/>
                  <w:marBottom w:val="0"/>
                  <w:divBdr>
                    <w:top w:val="none" w:sz="0" w:space="0" w:color="auto"/>
                    <w:left w:val="none" w:sz="0" w:space="0" w:color="auto"/>
                    <w:bottom w:val="none" w:sz="0" w:space="0" w:color="auto"/>
                    <w:right w:val="none" w:sz="0" w:space="0" w:color="auto"/>
                  </w:divBdr>
                </w:div>
                <w:div w:id="1748571322">
                  <w:marLeft w:val="0"/>
                  <w:marRight w:val="0"/>
                  <w:marTop w:val="0"/>
                  <w:marBottom w:val="0"/>
                  <w:divBdr>
                    <w:top w:val="none" w:sz="0" w:space="0" w:color="auto"/>
                    <w:left w:val="none" w:sz="0" w:space="0" w:color="auto"/>
                    <w:bottom w:val="none" w:sz="0" w:space="0" w:color="auto"/>
                    <w:right w:val="none" w:sz="0" w:space="0" w:color="auto"/>
                  </w:divBdr>
                </w:div>
                <w:div w:id="1754470763">
                  <w:marLeft w:val="0"/>
                  <w:marRight w:val="0"/>
                  <w:marTop w:val="0"/>
                  <w:marBottom w:val="0"/>
                  <w:divBdr>
                    <w:top w:val="none" w:sz="0" w:space="0" w:color="auto"/>
                    <w:left w:val="none" w:sz="0" w:space="0" w:color="auto"/>
                    <w:bottom w:val="none" w:sz="0" w:space="0" w:color="auto"/>
                    <w:right w:val="none" w:sz="0" w:space="0" w:color="auto"/>
                  </w:divBdr>
                </w:div>
                <w:div w:id="1769503273">
                  <w:marLeft w:val="0"/>
                  <w:marRight w:val="0"/>
                  <w:marTop w:val="0"/>
                  <w:marBottom w:val="0"/>
                  <w:divBdr>
                    <w:top w:val="none" w:sz="0" w:space="0" w:color="auto"/>
                    <w:left w:val="none" w:sz="0" w:space="0" w:color="auto"/>
                    <w:bottom w:val="none" w:sz="0" w:space="0" w:color="auto"/>
                    <w:right w:val="none" w:sz="0" w:space="0" w:color="auto"/>
                  </w:divBdr>
                </w:div>
                <w:div w:id="1777403509">
                  <w:marLeft w:val="0"/>
                  <w:marRight w:val="0"/>
                  <w:marTop w:val="0"/>
                  <w:marBottom w:val="0"/>
                  <w:divBdr>
                    <w:top w:val="none" w:sz="0" w:space="0" w:color="auto"/>
                    <w:left w:val="none" w:sz="0" w:space="0" w:color="auto"/>
                    <w:bottom w:val="none" w:sz="0" w:space="0" w:color="auto"/>
                    <w:right w:val="none" w:sz="0" w:space="0" w:color="auto"/>
                  </w:divBdr>
                </w:div>
                <w:div w:id="1779761382">
                  <w:marLeft w:val="0"/>
                  <w:marRight w:val="0"/>
                  <w:marTop w:val="0"/>
                  <w:marBottom w:val="0"/>
                  <w:divBdr>
                    <w:top w:val="none" w:sz="0" w:space="0" w:color="auto"/>
                    <w:left w:val="none" w:sz="0" w:space="0" w:color="auto"/>
                    <w:bottom w:val="none" w:sz="0" w:space="0" w:color="auto"/>
                    <w:right w:val="none" w:sz="0" w:space="0" w:color="auto"/>
                  </w:divBdr>
                </w:div>
                <w:div w:id="1782872477">
                  <w:marLeft w:val="0"/>
                  <w:marRight w:val="0"/>
                  <w:marTop w:val="0"/>
                  <w:marBottom w:val="0"/>
                  <w:divBdr>
                    <w:top w:val="none" w:sz="0" w:space="0" w:color="auto"/>
                    <w:left w:val="none" w:sz="0" w:space="0" w:color="auto"/>
                    <w:bottom w:val="none" w:sz="0" w:space="0" w:color="auto"/>
                    <w:right w:val="none" w:sz="0" w:space="0" w:color="auto"/>
                  </w:divBdr>
                </w:div>
                <w:div w:id="1790588987">
                  <w:marLeft w:val="0"/>
                  <w:marRight w:val="0"/>
                  <w:marTop w:val="0"/>
                  <w:marBottom w:val="0"/>
                  <w:divBdr>
                    <w:top w:val="none" w:sz="0" w:space="0" w:color="auto"/>
                    <w:left w:val="none" w:sz="0" w:space="0" w:color="auto"/>
                    <w:bottom w:val="none" w:sz="0" w:space="0" w:color="auto"/>
                    <w:right w:val="none" w:sz="0" w:space="0" w:color="auto"/>
                  </w:divBdr>
                </w:div>
                <w:div w:id="1791239159">
                  <w:marLeft w:val="0"/>
                  <w:marRight w:val="0"/>
                  <w:marTop w:val="0"/>
                  <w:marBottom w:val="0"/>
                  <w:divBdr>
                    <w:top w:val="none" w:sz="0" w:space="0" w:color="auto"/>
                    <w:left w:val="none" w:sz="0" w:space="0" w:color="auto"/>
                    <w:bottom w:val="none" w:sz="0" w:space="0" w:color="auto"/>
                    <w:right w:val="none" w:sz="0" w:space="0" w:color="auto"/>
                  </w:divBdr>
                </w:div>
                <w:div w:id="1791628798">
                  <w:marLeft w:val="0"/>
                  <w:marRight w:val="0"/>
                  <w:marTop w:val="0"/>
                  <w:marBottom w:val="0"/>
                  <w:divBdr>
                    <w:top w:val="none" w:sz="0" w:space="0" w:color="auto"/>
                    <w:left w:val="none" w:sz="0" w:space="0" w:color="auto"/>
                    <w:bottom w:val="none" w:sz="0" w:space="0" w:color="auto"/>
                    <w:right w:val="none" w:sz="0" w:space="0" w:color="auto"/>
                  </w:divBdr>
                </w:div>
                <w:div w:id="1792825178">
                  <w:marLeft w:val="0"/>
                  <w:marRight w:val="0"/>
                  <w:marTop w:val="0"/>
                  <w:marBottom w:val="0"/>
                  <w:divBdr>
                    <w:top w:val="none" w:sz="0" w:space="0" w:color="auto"/>
                    <w:left w:val="none" w:sz="0" w:space="0" w:color="auto"/>
                    <w:bottom w:val="none" w:sz="0" w:space="0" w:color="auto"/>
                    <w:right w:val="none" w:sz="0" w:space="0" w:color="auto"/>
                  </w:divBdr>
                </w:div>
                <w:div w:id="1803617956">
                  <w:marLeft w:val="0"/>
                  <w:marRight w:val="0"/>
                  <w:marTop w:val="0"/>
                  <w:marBottom w:val="0"/>
                  <w:divBdr>
                    <w:top w:val="none" w:sz="0" w:space="0" w:color="auto"/>
                    <w:left w:val="none" w:sz="0" w:space="0" w:color="auto"/>
                    <w:bottom w:val="none" w:sz="0" w:space="0" w:color="auto"/>
                    <w:right w:val="none" w:sz="0" w:space="0" w:color="auto"/>
                  </w:divBdr>
                </w:div>
                <w:div w:id="1807776303">
                  <w:marLeft w:val="0"/>
                  <w:marRight w:val="0"/>
                  <w:marTop w:val="0"/>
                  <w:marBottom w:val="0"/>
                  <w:divBdr>
                    <w:top w:val="none" w:sz="0" w:space="0" w:color="auto"/>
                    <w:left w:val="none" w:sz="0" w:space="0" w:color="auto"/>
                    <w:bottom w:val="none" w:sz="0" w:space="0" w:color="auto"/>
                    <w:right w:val="none" w:sz="0" w:space="0" w:color="auto"/>
                  </w:divBdr>
                </w:div>
                <w:div w:id="1808159777">
                  <w:marLeft w:val="0"/>
                  <w:marRight w:val="0"/>
                  <w:marTop w:val="0"/>
                  <w:marBottom w:val="0"/>
                  <w:divBdr>
                    <w:top w:val="none" w:sz="0" w:space="0" w:color="auto"/>
                    <w:left w:val="none" w:sz="0" w:space="0" w:color="auto"/>
                    <w:bottom w:val="none" w:sz="0" w:space="0" w:color="auto"/>
                    <w:right w:val="none" w:sz="0" w:space="0" w:color="auto"/>
                  </w:divBdr>
                </w:div>
                <w:div w:id="1810123001">
                  <w:marLeft w:val="0"/>
                  <w:marRight w:val="0"/>
                  <w:marTop w:val="0"/>
                  <w:marBottom w:val="0"/>
                  <w:divBdr>
                    <w:top w:val="none" w:sz="0" w:space="0" w:color="auto"/>
                    <w:left w:val="none" w:sz="0" w:space="0" w:color="auto"/>
                    <w:bottom w:val="none" w:sz="0" w:space="0" w:color="auto"/>
                    <w:right w:val="none" w:sz="0" w:space="0" w:color="auto"/>
                  </w:divBdr>
                </w:div>
                <w:div w:id="1813016798">
                  <w:marLeft w:val="0"/>
                  <w:marRight w:val="0"/>
                  <w:marTop w:val="0"/>
                  <w:marBottom w:val="0"/>
                  <w:divBdr>
                    <w:top w:val="none" w:sz="0" w:space="0" w:color="auto"/>
                    <w:left w:val="none" w:sz="0" w:space="0" w:color="auto"/>
                    <w:bottom w:val="none" w:sz="0" w:space="0" w:color="auto"/>
                    <w:right w:val="none" w:sz="0" w:space="0" w:color="auto"/>
                  </w:divBdr>
                </w:div>
                <w:div w:id="1814444797">
                  <w:marLeft w:val="0"/>
                  <w:marRight w:val="0"/>
                  <w:marTop w:val="0"/>
                  <w:marBottom w:val="0"/>
                  <w:divBdr>
                    <w:top w:val="none" w:sz="0" w:space="0" w:color="auto"/>
                    <w:left w:val="none" w:sz="0" w:space="0" w:color="auto"/>
                    <w:bottom w:val="none" w:sz="0" w:space="0" w:color="auto"/>
                    <w:right w:val="none" w:sz="0" w:space="0" w:color="auto"/>
                  </w:divBdr>
                </w:div>
                <w:div w:id="1822574277">
                  <w:marLeft w:val="0"/>
                  <w:marRight w:val="0"/>
                  <w:marTop w:val="0"/>
                  <w:marBottom w:val="0"/>
                  <w:divBdr>
                    <w:top w:val="none" w:sz="0" w:space="0" w:color="auto"/>
                    <w:left w:val="none" w:sz="0" w:space="0" w:color="auto"/>
                    <w:bottom w:val="none" w:sz="0" w:space="0" w:color="auto"/>
                    <w:right w:val="none" w:sz="0" w:space="0" w:color="auto"/>
                  </w:divBdr>
                </w:div>
                <w:div w:id="1837652891">
                  <w:marLeft w:val="0"/>
                  <w:marRight w:val="0"/>
                  <w:marTop w:val="0"/>
                  <w:marBottom w:val="0"/>
                  <w:divBdr>
                    <w:top w:val="none" w:sz="0" w:space="0" w:color="auto"/>
                    <w:left w:val="none" w:sz="0" w:space="0" w:color="auto"/>
                    <w:bottom w:val="none" w:sz="0" w:space="0" w:color="auto"/>
                    <w:right w:val="none" w:sz="0" w:space="0" w:color="auto"/>
                  </w:divBdr>
                </w:div>
                <w:div w:id="1856994221">
                  <w:marLeft w:val="0"/>
                  <w:marRight w:val="0"/>
                  <w:marTop w:val="0"/>
                  <w:marBottom w:val="0"/>
                  <w:divBdr>
                    <w:top w:val="none" w:sz="0" w:space="0" w:color="auto"/>
                    <w:left w:val="none" w:sz="0" w:space="0" w:color="auto"/>
                    <w:bottom w:val="none" w:sz="0" w:space="0" w:color="auto"/>
                    <w:right w:val="none" w:sz="0" w:space="0" w:color="auto"/>
                  </w:divBdr>
                </w:div>
                <w:div w:id="1861434012">
                  <w:marLeft w:val="0"/>
                  <w:marRight w:val="0"/>
                  <w:marTop w:val="0"/>
                  <w:marBottom w:val="0"/>
                  <w:divBdr>
                    <w:top w:val="none" w:sz="0" w:space="0" w:color="auto"/>
                    <w:left w:val="none" w:sz="0" w:space="0" w:color="auto"/>
                    <w:bottom w:val="none" w:sz="0" w:space="0" w:color="auto"/>
                    <w:right w:val="none" w:sz="0" w:space="0" w:color="auto"/>
                  </w:divBdr>
                </w:div>
                <w:div w:id="1863324359">
                  <w:marLeft w:val="0"/>
                  <w:marRight w:val="0"/>
                  <w:marTop w:val="0"/>
                  <w:marBottom w:val="0"/>
                  <w:divBdr>
                    <w:top w:val="none" w:sz="0" w:space="0" w:color="auto"/>
                    <w:left w:val="none" w:sz="0" w:space="0" w:color="auto"/>
                    <w:bottom w:val="none" w:sz="0" w:space="0" w:color="auto"/>
                    <w:right w:val="none" w:sz="0" w:space="0" w:color="auto"/>
                  </w:divBdr>
                </w:div>
                <w:div w:id="1869291163">
                  <w:marLeft w:val="0"/>
                  <w:marRight w:val="0"/>
                  <w:marTop w:val="0"/>
                  <w:marBottom w:val="0"/>
                  <w:divBdr>
                    <w:top w:val="none" w:sz="0" w:space="0" w:color="auto"/>
                    <w:left w:val="none" w:sz="0" w:space="0" w:color="auto"/>
                    <w:bottom w:val="none" w:sz="0" w:space="0" w:color="auto"/>
                    <w:right w:val="none" w:sz="0" w:space="0" w:color="auto"/>
                  </w:divBdr>
                </w:div>
                <w:div w:id="1889994488">
                  <w:marLeft w:val="0"/>
                  <w:marRight w:val="0"/>
                  <w:marTop w:val="0"/>
                  <w:marBottom w:val="0"/>
                  <w:divBdr>
                    <w:top w:val="none" w:sz="0" w:space="0" w:color="auto"/>
                    <w:left w:val="none" w:sz="0" w:space="0" w:color="auto"/>
                    <w:bottom w:val="none" w:sz="0" w:space="0" w:color="auto"/>
                    <w:right w:val="none" w:sz="0" w:space="0" w:color="auto"/>
                  </w:divBdr>
                </w:div>
                <w:div w:id="1915309999">
                  <w:marLeft w:val="0"/>
                  <w:marRight w:val="0"/>
                  <w:marTop w:val="0"/>
                  <w:marBottom w:val="0"/>
                  <w:divBdr>
                    <w:top w:val="none" w:sz="0" w:space="0" w:color="auto"/>
                    <w:left w:val="none" w:sz="0" w:space="0" w:color="auto"/>
                    <w:bottom w:val="none" w:sz="0" w:space="0" w:color="auto"/>
                    <w:right w:val="none" w:sz="0" w:space="0" w:color="auto"/>
                  </w:divBdr>
                </w:div>
                <w:div w:id="1918857071">
                  <w:marLeft w:val="0"/>
                  <w:marRight w:val="0"/>
                  <w:marTop w:val="0"/>
                  <w:marBottom w:val="0"/>
                  <w:divBdr>
                    <w:top w:val="none" w:sz="0" w:space="0" w:color="auto"/>
                    <w:left w:val="none" w:sz="0" w:space="0" w:color="auto"/>
                    <w:bottom w:val="none" w:sz="0" w:space="0" w:color="auto"/>
                    <w:right w:val="none" w:sz="0" w:space="0" w:color="auto"/>
                  </w:divBdr>
                </w:div>
                <w:div w:id="1919249911">
                  <w:marLeft w:val="0"/>
                  <w:marRight w:val="0"/>
                  <w:marTop w:val="0"/>
                  <w:marBottom w:val="0"/>
                  <w:divBdr>
                    <w:top w:val="none" w:sz="0" w:space="0" w:color="auto"/>
                    <w:left w:val="none" w:sz="0" w:space="0" w:color="auto"/>
                    <w:bottom w:val="none" w:sz="0" w:space="0" w:color="auto"/>
                    <w:right w:val="none" w:sz="0" w:space="0" w:color="auto"/>
                  </w:divBdr>
                </w:div>
                <w:div w:id="1923760198">
                  <w:marLeft w:val="0"/>
                  <w:marRight w:val="0"/>
                  <w:marTop w:val="0"/>
                  <w:marBottom w:val="0"/>
                  <w:divBdr>
                    <w:top w:val="none" w:sz="0" w:space="0" w:color="auto"/>
                    <w:left w:val="none" w:sz="0" w:space="0" w:color="auto"/>
                    <w:bottom w:val="none" w:sz="0" w:space="0" w:color="auto"/>
                    <w:right w:val="none" w:sz="0" w:space="0" w:color="auto"/>
                  </w:divBdr>
                </w:div>
                <w:div w:id="1925800877">
                  <w:marLeft w:val="0"/>
                  <w:marRight w:val="0"/>
                  <w:marTop w:val="0"/>
                  <w:marBottom w:val="0"/>
                  <w:divBdr>
                    <w:top w:val="none" w:sz="0" w:space="0" w:color="auto"/>
                    <w:left w:val="none" w:sz="0" w:space="0" w:color="auto"/>
                    <w:bottom w:val="none" w:sz="0" w:space="0" w:color="auto"/>
                    <w:right w:val="none" w:sz="0" w:space="0" w:color="auto"/>
                  </w:divBdr>
                </w:div>
                <w:div w:id="1928148416">
                  <w:marLeft w:val="0"/>
                  <w:marRight w:val="0"/>
                  <w:marTop w:val="0"/>
                  <w:marBottom w:val="0"/>
                  <w:divBdr>
                    <w:top w:val="none" w:sz="0" w:space="0" w:color="auto"/>
                    <w:left w:val="none" w:sz="0" w:space="0" w:color="auto"/>
                    <w:bottom w:val="none" w:sz="0" w:space="0" w:color="auto"/>
                    <w:right w:val="none" w:sz="0" w:space="0" w:color="auto"/>
                  </w:divBdr>
                </w:div>
                <w:div w:id="1933589408">
                  <w:marLeft w:val="0"/>
                  <w:marRight w:val="0"/>
                  <w:marTop w:val="0"/>
                  <w:marBottom w:val="0"/>
                  <w:divBdr>
                    <w:top w:val="none" w:sz="0" w:space="0" w:color="auto"/>
                    <w:left w:val="none" w:sz="0" w:space="0" w:color="auto"/>
                    <w:bottom w:val="none" w:sz="0" w:space="0" w:color="auto"/>
                    <w:right w:val="none" w:sz="0" w:space="0" w:color="auto"/>
                  </w:divBdr>
                </w:div>
                <w:div w:id="1934317012">
                  <w:marLeft w:val="0"/>
                  <w:marRight w:val="0"/>
                  <w:marTop w:val="0"/>
                  <w:marBottom w:val="0"/>
                  <w:divBdr>
                    <w:top w:val="none" w:sz="0" w:space="0" w:color="auto"/>
                    <w:left w:val="none" w:sz="0" w:space="0" w:color="auto"/>
                    <w:bottom w:val="none" w:sz="0" w:space="0" w:color="auto"/>
                    <w:right w:val="none" w:sz="0" w:space="0" w:color="auto"/>
                  </w:divBdr>
                </w:div>
                <w:div w:id="1947500203">
                  <w:marLeft w:val="0"/>
                  <w:marRight w:val="0"/>
                  <w:marTop w:val="0"/>
                  <w:marBottom w:val="0"/>
                  <w:divBdr>
                    <w:top w:val="none" w:sz="0" w:space="0" w:color="auto"/>
                    <w:left w:val="none" w:sz="0" w:space="0" w:color="auto"/>
                    <w:bottom w:val="none" w:sz="0" w:space="0" w:color="auto"/>
                    <w:right w:val="none" w:sz="0" w:space="0" w:color="auto"/>
                  </w:divBdr>
                </w:div>
                <w:div w:id="1952398769">
                  <w:marLeft w:val="0"/>
                  <w:marRight w:val="0"/>
                  <w:marTop w:val="0"/>
                  <w:marBottom w:val="0"/>
                  <w:divBdr>
                    <w:top w:val="none" w:sz="0" w:space="0" w:color="auto"/>
                    <w:left w:val="none" w:sz="0" w:space="0" w:color="auto"/>
                    <w:bottom w:val="none" w:sz="0" w:space="0" w:color="auto"/>
                    <w:right w:val="none" w:sz="0" w:space="0" w:color="auto"/>
                  </w:divBdr>
                </w:div>
                <w:div w:id="1965765313">
                  <w:marLeft w:val="0"/>
                  <w:marRight w:val="0"/>
                  <w:marTop w:val="0"/>
                  <w:marBottom w:val="0"/>
                  <w:divBdr>
                    <w:top w:val="none" w:sz="0" w:space="0" w:color="auto"/>
                    <w:left w:val="none" w:sz="0" w:space="0" w:color="auto"/>
                    <w:bottom w:val="none" w:sz="0" w:space="0" w:color="auto"/>
                    <w:right w:val="none" w:sz="0" w:space="0" w:color="auto"/>
                  </w:divBdr>
                </w:div>
                <w:div w:id="1970014447">
                  <w:marLeft w:val="0"/>
                  <w:marRight w:val="0"/>
                  <w:marTop w:val="0"/>
                  <w:marBottom w:val="0"/>
                  <w:divBdr>
                    <w:top w:val="none" w:sz="0" w:space="0" w:color="auto"/>
                    <w:left w:val="none" w:sz="0" w:space="0" w:color="auto"/>
                    <w:bottom w:val="none" w:sz="0" w:space="0" w:color="auto"/>
                    <w:right w:val="none" w:sz="0" w:space="0" w:color="auto"/>
                  </w:divBdr>
                </w:div>
                <w:div w:id="1975329021">
                  <w:marLeft w:val="0"/>
                  <w:marRight w:val="0"/>
                  <w:marTop w:val="0"/>
                  <w:marBottom w:val="0"/>
                  <w:divBdr>
                    <w:top w:val="none" w:sz="0" w:space="0" w:color="auto"/>
                    <w:left w:val="none" w:sz="0" w:space="0" w:color="auto"/>
                    <w:bottom w:val="none" w:sz="0" w:space="0" w:color="auto"/>
                    <w:right w:val="none" w:sz="0" w:space="0" w:color="auto"/>
                  </w:divBdr>
                </w:div>
                <w:div w:id="1986665204">
                  <w:marLeft w:val="0"/>
                  <w:marRight w:val="0"/>
                  <w:marTop w:val="0"/>
                  <w:marBottom w:val="0"/>
                  <w:divBdr>
                    <w:top w:val="none" w:sz="0" w:space="0" w:color="auto"/>
                    <w:left w:val="none" w:sz="0" w:space="0" w:color="auto"/>
                    <w:bottom w:val="none" w:sz="0" w:space="0" w:color="auto"/>
                    <w:right w:val="none" w:sz="0" w:space="0" w:color="auto"/>
                  </w:divBdr>
                </w:div>
                <w:div w:id="1987388707">
                  <w:marLeft w:val="0"/>
                  <w:marRight w:val="0"/>
                  <w:marTop w:val="0"/>
                  <w:marBottom w:val="0"/>
                  <w:divBdr>
                    <w:top w:val="none" w:sz="0" w:space="0" w:color="auto"/>
                    <w:left w:val="none" w:sz="0" w:space="0" w:color="auto"/>
                    <w:bottom w:val="none" w:sz="0" w:space="0" w:color="auto"/>
                    <w:right w:val="none" w:sz="0" w:space="0" w:color="auto"/>
                  </w:divBdr>
                </w:div>
                <w:div w:id="1993292794">
                  <w:marLeft w:val="0"/>
                  <w:marRight w:val="0"/>
                  <w:marTop w:val="0"/>
                  <w:marBottom w:val="0"/>
                  <w:divBdr>
                    <w:top w:val="none" w:sz="0" w:space="0" w:color="auto"/>
                    <w:left w:val="none" w:sz="0" w:space="0" w:color="auto"/>
                    <w:bottom w:val="none" w:sz="0" w:space="0" w:color="auto"/>
                    <w:right w:val="none" w:sz="0" w:space="0" w:color="auto"/>
                  </w:divBdr>
                </w:div>
                <w:div w:id="1993560827">
                  <w:marLeft w:val="0"/>
                  <w:marRight w:val="0"/>
                  <w:marTop w:val="0"/>
                  <w:marBottom w:val="0"/>
                  <w:divBdr>
                    <w:top w:val="none" w:sz="0" w:space="0" w:color="auto"/>
                    <w:left w:val="none" w:sz="0" w:space="0" w:color="auto"/>
                    <w:bottom w:val="none" w:sz="0" w:space="0" w:color="auto"/>
                    <w:right w:val="none" w:sz="0" w:space="0" w:color="auto"/>
                  </w:divBdr>
                </w:div>
                <w:div w:id="2015642160">
                  <w:marLeft w:val="0"/>
                  <w:marRight w:val="0"/>
                  <w:marTop w:val="0"/>
                  <w:marBottom w:val="0"/>
                  <w:divBdr>
                    <w:top w:val="none" w:sz="0" w:space="0" w:color="auto"/>
                    <w:left w:val="none" w:sz="0" w:space="0" w:color="auto"/>
                    <w:bottom w:val="none" w:sz="0" w:space="0" w:color="auto"/>
                    <w:right w:val="none" w:sz="0" w:space="0" w:color="auto"/>
                  </w:divBdr>
                </w:div>
                <w:div w:id="2019968184">
                  <w:marLeft w:val="0"/>
                  <w:marRight w:val="0"/>
                  <w:marTop w:val="0"/>
                  <w:marBottom w:val="0"/>
                  <w:divBdr>
                    <w:top w:val="none" w:sz="0" w:space="0" w:color="auto"/>
                    <w:left w:val="none" w:sz="0" w:space="0" w:color="auto"/>
                    <w:bottom w:val="none" w:sz="0" w:space="0" w:color="auto"/>
                    <w:right w:val="none" w:sz="0" w:space="0" w:color="auto"/>
                  </w:divBdr>
                </w:div>
                <w:div w:id="2021201097">
                  <w:marLeft w:val="0"/>
                  <w:marRight w:val="0"/>
                  <w:marTop w:val="0"/>
                  <w:marBottom w:val="0"/>
                  <w:divBdr>
                    <w:top w:val="none" w:sz="0" w:space="0" w:color="auto"/>
                    <w:left w:val="none" w:sz="0" w:space="0" w:color="auto"/>
                    <w:bottom w:val="none" w:sz="0" w:space="0" w:color="auto"/>
                    <w:right w:val="none" w:sz="0" w:space="0" w:color="auto"/>
                  </w:divBdr>
                </w:div>
                <w:div w:id="2022468193">
                  <w:marLeft w:val="0"/>
                  <w:marRight w:val="0"/>
                  <w:marTop w:val="0"/>
                  <w:marBottom w:val="0"/>
                  <w:divBdr>
                    <w:top w:val="none" w:sz="0" w:space="0" w:color="auto"/>
                    <w:left w:val="none" w:sz="0" w:space="0" w:color="auto"/>
                    <w:bottom w:val="none" w:sz="0" w:space="0" w:color="auto"/>
                    <w:right w:val="none" w:sz="0" w:space="0" w:color="auto"/>
                  </w:divBdr>
                </w:div>
                <w:div w:id="2024820208">
                  <w:marLeft w:val="0"/>
                  <w:marRight w:val="0"/>
                  <w:marTop w:val="0"/>
                  <w:marBottom w:val="0"/>
                  <w:divBdr>
                    <w:top w:val="none" w:sz="0" w:space="0" w:color="auto"/>
                    <w:left w:val="none" w:sz="0" w:space="0" w:color="auto"/>
                    <w:bottom w:val="none" w:sz="0" w:space="0" w:color="auto"/>
                    <w:right w:val="none" w:sz="0" w:space="0" w:color="auto"/>
                  </w:divBdr>
                </w:div>
                <w:div w:id="2035226590">
                  <w:marLeft w:val="0"/>
                  <w:marRight w:val="0"/>
                  <w:marTop w:val="0"/>
                  <w:marBottom w:val="0"/>
                  <w:divBdr>
                    <w:top w:val="none" w:sz="0" w:space="0" w:color="auto"/>
                    <w:left w:val="none" w:sz="0" w:space="0" w:color="auto"/>
                    <w:bottom w:val="none" w:sz="0" w:space="0" w:color="auto"/>
                    <w:right w:val="none" w:sz="0" w:space="0" w:color="auto"/>
                  </w:divBdr>
                </w:div>
                <w:div w:id="2035693658">
                  <w:marLeft w:val="0"/>
                  <w:marRight w:val="0"/>
                  <w:marTop w:val="0"/>
                  <w:marBottom w:val="0"/>
                  <w:divBdr>
                    <w:top w:val="none" w:sz="0" w:space="0" w:color="auto"/>
                    <w:left w:val="none" w:sz="0" w:space="0" w:color="auto"/>
                    <w:bottom w:val="none" w:sz="0" w:space="0" w:color="auto"/>
                    <w:right w:val="none" w:sz="0" w:space="0" w:color="auto"/>
                  </w:divBdr>
                </w:div>
                <w:div w:id="2037077045">
                  <w:marLeft w:val="0"/>
                  <w:marRight w:val="0"/>
                  <w:marTop w:val="0"/>
                  <w:marBottom w:val="0"/>
                  <w:divBdr>
                    <w:top w:val="none" w:sz="0" w:space="0" w:color="auto"/>
                    <w:left w:val="none" w:sz="0" w:space="0" w:color="auto"/>
                    <w:bottom w:val="none" w:sz="0" w:space="0" w:color="auto"/>
                    <w:right w:val="none" w:sz="0" w:space="0" w:color="auto"/>
                  </w:divBdr>
                </w:div>
                <w:div w:id="2037609394">
                  <w:marLeft w:val="0"/>
                  <w:marRight w:val="0"/>
                  <w:marTop w:val="0"/>
                  <w:marBottom w:val="0"/>
                  <w:divBdr>
                    <w:top w:val="none" w:sz="0" w:space="0" w:color="auto"/>
                    <w:left w:val="none" w:sz="0" w:space="0" w:color="auto"/>
                    <w:bottom w:val="none" w:sz="0" w:space="0" w:color="auto"/>
                    <w:right w:val="none" w:sz="0" w:space="0" w:color="auto"/>
                  </w:divBdr>
                </w:div>
                <w:div w:id="2038197487">
                  <w:marLeft w:val="0"/>
                  <w:marRight w:val="0"/>
                  <w:marTop w:val="0"/>
                  <w:marBottom w:val="0"/>
                  <w:divBdr>
                    <w:top w:val="none" w:sz="0" w:space="0" w:color="auto"/>
                    <w:left w:val="none" w:sz="0" w:space="0" w:color="auto"/>
                    <w:bottom w:val="none" w:sz="0" w:space="0" w:color="auto"/>
                    <w:right w:val="none" w:sz="0" w:space="0" w:color="auto"/>
                  </w:divBdr>
                </w:div>
                <w:div w:id="2041973652">
                  <w:marLeft w:val="0"/>
                  <w:marRight w:val="0"/>
                  <w:marTop w:val="0"/>
                  <w:marBottom w:val="0"/>
                  <w:divBdr>
                    <w:top w:val="none" w:sz="0" w:space="0" w:color="auto"/>
                    <w:left w:val="none" w:sz="0" w:space="0" w:color="auto"/>
                    <w:bottom w:val="none" w:sz="0" w:space="0" w:color="auto"/>
                    <w:right w:val="none" w:sz="0" w:space="0" w:color="auto"/>
                  </w:divBdr>
                </w:div>
                <w:div w:id="2052991699">
                  <w:marLeft w:val="0"/>
                  <w:marRight w:val="0"/>
                  <w:marTop w:val="0"/>
                  <w:marBottom w:val="0"/>
                  <w:divBdr>
                    <w:top w:val="none" w:sz="0" w:space="0" w:color="auto"/>
                    <w:left w:val="none" w:sz="0" w:space="0" w:color="auto"/>
                    <w:bottom w:val="none" w:sz="0" w:space="0" w:color="auto"/>
                    <w:right w:val="none" w:sz="0" w:space="0" w:color="auto"/>
                  </w:divBdr>
                </w:div>
                <w:div w:id="2057242951">
                  <w:marLeft w:val="0"/>
                  <w:marRight w:val="0"/>
                  <w:marTop w:val="0"/>
                  <w:marBottom w:val="0"/>
                  <w:divBdr>
                    <w:top w:val="none" w:sz="0" w:space="0" w:color="auto"/>
                    <w:left w:val="none" w:sz="0" w:space="0" w:color="auto"/>
                    <w:bottom w:val="none" w:sz="0" w:space="0" w:color="auto"/>
                    <w:right w:val="none" w:sz="0" w:space="0" w:color="auto"/>
                  </w:divBdr>
                </w:div>
                <w:div w:id="2058158531">
                  <w:marLeft w:val="0"/>
                  <w:marRight w:val="0"/>
                  <w:marTop w:val="0"/>
                  <w:marBottom w:val="0"/>
                  <w:divBdr>
                    <w:top w:val="none" w:sz="0" w:space="0" w:color="auto"/>
                    <w:left w:val="none" w:sz="0" w:space="0" w:color="auto"/>
                    <w:bottom w:val="none" w:sz="0" w:space="0" w:color="auto"/>
                    <w:right w:val="none" w:sz="0" w:space="0" w:color="auto"/>
                  </w:divBdr>
                </w:div>
                <w:div w:id="2058309936">
                  <w:marLeft w:val="0"/>
                  <w:marRight w:val="0"/>
                  <w:marTop w:val="0"/>
                  <w:marBottom w:val="0"/>
                  <w:divBdr>
                    <w:top w:val="none" w:sz="0" w:space="0" w:color="auto"/>
                    <w:left w:val="none" w:sz="0" w:space="0" w:color="auto"/>
                    <w:bottom w:val="none" w:sz="0" w:space="0" w:color="auto"/>
                    <w:right w:val="none" w:sz="0" w:space="0" w:color="auto"/>
                  </w:divBdr>
                </w:div>
                <w:div w:id="2060398070">
                  <w:marLeft w:val="0"/>
                  <w:marRight w:val="0"/>
                  <w:marTop w:val="0"/>
                  <w:marBottom w:val="0"/>
                  <w:divBdr>
                    <w:top w:val="none" w:sz="0" w:space="0" w:color="auto"/>
                    <w:left w:val="none" w:sz="0" w:space="0" w:color="auto"/>
                    <w:bottom w:val="none" w:sz="0" w:space="0" w:color="auto"/>
                    <w:right w:val="none" w:sz="0" w:space="0" w:color="auto"/>
                  </w:divBdr>
                </w:div>
                <w:div w:id="2061859977">
                  <w:marLeft w:val="0"/>
                  <w:marRight w:val="0"/>
                  <w:marTop w:val="0"/>
                  <w:marBottom w:val="0"/>
                  <w:divBdr>
                    <w:top w:val="none" w:sz="0" w:space="0" w:color="auto"/>
                    <w:left w:val="none" w:sz="0" w:space="0" w:color="auto"/>
                    <w:bottom w:val="none" w:sz="0" w:space="0" w:color="auto"/>
                    <w:right w:val="none" w:sz="0" w:space="0" w:color="auto"/>
                  </w:divBdr>
                </w:div>
                <w:div w:id="2064018338">
                  <w:marLeft w:val="0"/>
                  <w:marRight w:val="0"/>
                  <w:marTop w:val="0"/>
                  <w:marBottom w:val="0"/>
                  <w:divBdr>
                    <w:top w:val="none" w:sz="0" w:space="0" w:color="auto"/>
                    <w:left w:val="none" w:sz="0" w:space="0" w:color="auto"/>
                    <w:bottom w:val="none" w:sz="0" w:space="0" w:color="auto"/>
                    <w:right w:val="none" w:sz="0" w:space="0" w:color="auto"/>
                  </w:divBdr>
                </w:div>
                <w:div w:id="2064479123">
                  <w:marLeft w:val="0"/>
                  <w:marRight w:val="0"/>
                  <w:marTop w:val="0"/>
                  <w:marBottom w:val="0"/>
                  <w:divBdr>
                    <w:top w:val="none" w:sz="0" w:space="0" w:color="auto"/>
                    <w:left w:val="none" w:sz="0" w:space="0" w:color="auto"/>
                    <w:bottom w:val="none" w:sz="0" w:space="0" w:color="auto"/>
                    <w:right w:val="none" w:sz="0" w:space="0" w:color="auto"/>
                  </w:divBdr>
                </w:div>
                <w:div w:id="2093116400">
                  <w:marLeft w:val="0"/>
                  <w:marRight w:val="0"/>
                  <w:marTop w:val="0"/>
                  <w:marBottom w:val="0"/>
                  <w:divBdr>
                    <w:top w:val="none" w:sz="0" w:space="0" w:color="auto"/>
                    <w:left w:val="none" w:sz="0" w:space="0" w:color="auto"/>
                    <w:bottom w:val="none" w:sz="0" w:space="0" w:color="auto"/>
                    <w:right w:val="none" w:sz="0" w:space="0" w:color="auto"/>
                  </w:divBdr>
                </w:div>
                <w:div w:id="2094423704">
                  <w:marLeft w:val="0"/>
                  <w:marRight w:val="0"/>
                  <w:marTop w:val="0"/>
                  <w:marBottom w:val="0"/>
                  <w:divBdr>
                    <w:top w:val="none" w:sz="0" w:space="0" w:color="auto"/>
                    <w:left w:val="none" w:sz="0" w:space="0" w:color="auto"/>
                    <w:bottom w:val="none" w:sz="0" w:space="0" w:color="auto"/>
                    <w:right w:val="none" w:sz="0" w:space="0" w:color="auto"/>
                  </w:divBdr>
                </w:div>
                <w:div w:id="2115439582">
                  <w:marLeft w:val="0"/>
                  <w:marRight w:val="0"/>
                  <w:marTop w:val="0"/>
                  <w:marBottom w:val="0"/>
                  <w:divBdr>
                    <w:top w:val="none" w:sz="0" w:space="0" w:color="auto"/>
                    <w:left w:val="none" w:sz="0" w:space="0" w:color="auto"/>
                    <w:bottom w:val="none" w:sz="0" w:space="0" w:color="auto"/>
                    <w:right w:val="none" w:sz="0" w:space="0" w:color="auto"/>
                  </w:divBdr>
                </w:div>
                <w:div w:id="2127695709">
                  <w:marLeft w:val="0"/>
                  <w:marRight w:val="0"/>
                  <w:marTop w:val="0"/>
                  <w:marBottom w:val="0"/>
                  <w:divBdr>
                    <w:top w:val="none" w:sz="0" w:space="0" w:color="auto"/>
                    <w:left w:val="none" w:sz="0" w:space="0" w:color="auto"/>
                    <w:bottom w:val="none" w:sz="0" w:space="0" w:color="auto"/>
                    <w:right w:val="none" w:sz="0" w:space="0" w:color="auto"/>
                  </w:divBdr>
                </w:div>
                <w:div w:id="2130853870">
                  <w:marLeft w:val="0"/>
                  <w:marRight w:val="0"/>
                  <w:marTop w:val="0"/>
                  <w:marBottom w:val="0"/>
                  <w:divBdr>
                    <w:top w:val="none" w:sz="0" w:space="0" w:color="auto"/>
                    <w:left w:val="none" w:sz="0" w:space="0" w:color="auto"/>
                    <w:bottom w:val="none" w:sz="0" w:space="0" w:color="auto"/>
                    <w:right w:val="none" w:sz="0" w:space="0" w:color="auto"/>
                  </w:divBdr>
                </w:div>
                <w:div w:id="2141799591">
                  <w:marLeft w:val="0"/>
                  <w:marRight w:val="0"/>
                  <w:marTop w:val="0"/>
                  <w:marBottom w:val="0"/>
                  <w:divBdr>
                    <w:top w:val="none" w:sz="0" w:space="0" w:color="auto"/>
                    <w:left w:val="none" w:sz="0" w:space="0" w:color="auto"/>
                    <w:bottom w:val="none" w:sz="0" w:space="0" w:color="auto"/>
                    <w:right w:val="none" w:sz="0" w:space="0" w:color="auto"/>
                  </w:divBdr>
                </w:div>
              </w:divsChild>
            </w:div>
            <w:div w:id="732892919">
              <w:marLeft w:val="0"/>
              <w:marRight w:val="0"/>
              <w:marTop w:val="0"/>
              <w:marBottom w:val="0"/>
              <w:divBdr>
                <w:top w:val="none" w:sz="0" w:space="0" w:color="auto"/>
                <w:left w:val="none" w:sz="0" w:space="0" w:color="auto"/>
                <w:bottom w:val="none" w:sz="0" w:space="0" w:color="auto"/>
                <w:right w:val="none" w:sz="0" w:space="0" w:color="auto"/>
              </w:divBdr>
            </w:div>
            <w:div w:id="743919503">
              <w:marLeft w:val="0"/>
              <w:marRight w:val="0"/>
              <w:marTop w:val="0"/>
              <w:marBottom w:val="0"/>
              <w:divBdr>
                <w:top w:val="none" w:sz="0" w:space="0" w:color="auto"/>
                <w:left w:val="none" w:sz="0" w:space="0" w:color="auto"/>
                <w:bottom w:val="none" w:sz="0" w:space="0" w:color="auto"/>
                <w:right w:val="none" w:sz="0" w:space="0" w:color="auto"/>
              </w:divBdr>
            </w:div>
            <w:div w:id="744952941">
              <w:marLeft w:val="0"/>
              <w:marRight w:val="0"/>
              <w:marTop w:val="0"/>
              <w:marBottom w:val="0"/>
              <w:divBdr>
                <w:top w:val="none" w:sz="0" w:space="0" w:color="auto"/>
                <w:left w:val="none" w:sz="0" w:space="0" w:color="auto"/>
                <w:bottom w:val="none" w:sz="0" w:space="0" w:color="auto"/>
                <w:right w:val="none" w:sz="0" w:space="0" w:color="auto"/>
              </w:divBdr>
            </w:div>
            <w:div w:id="749078043">
              <w:marLeft w:val="0"/>
              <w:marRight w:val="0"/>
              <w:marTop w:val="0"/>
              <w:marBottom w:val="0"/>
              <w:divBdr>
                <w:top w:val="none" w:sz="0" w:space="0" w:color="auto"/>
                <w:left w:val="none" w:sz="0" w:space="0" w:color="auto"/>
                <w:bottom w:val="none" w:sz="0" w:space="0" w:color="auto"/>
                <w:right w:val="none" w:sz="0" w:space="0" w:color="auto"/>
              </w:divBdr>
            </w:div>
            <w:div w:id="751464972">
              <w:marLeft w:val="0"/>
              <w:marRight w:val="0"/>
              <w:marTop w:val="0"/>
              <w:marBottom w:val="0"/>
              <w:divBdr>
                <w:top w:val="none" w:sz="0" w:space="0" w:color="auto"/>
                <w:left w:val="none" w:sz="0" w:space="0" w:color="auto"/>
                <w:bottom w:val="none" w:sz="0" w:space="0" w:color="auto"/>
                <w:right w:val="none" w:sz="0" w:space="0" w:color="auto"/>
              </w:divBdr>
            </w:div>
            <w:div w:id="755707833">
              <w:marLeft w:val="0"/>
              <w:marRight w:val="0"/>
              <w:marTop w:val="0"/>
              <w:marBottom w:val="0"/>
              <w:divBdr>
                <w:top w:val="none" w:sz="0" w:space="0" w:color="auto"/>
                <w:left w:val="none" w:sz="0" w:space="0" w:color="auto"/>
                <w:bottom w:val="none" w:sz="0" w:space="0" w:color="auto"/>
                <w:right w:val="none" w:sz="0" w:space="0" w:color="auto"/>
              </w:divBdr>
            </w:div>
            <w:div w:id="755904957">
              <w:marLeft w:val="0"/>
              <w:marRight w:val="0"/>
              <w:marTop w:val="0"/>
              <w:marBottom w:val="0"/>
              <w:divBdr>
                <w:top w:val="none" w:sz="0" w:space="0" w:color="auto"/>
                <w:left w:val="none" w:sz="0" w:space="0" w:color="auto"/>
                <w:bottom w:val="none" w:sz="0" w:space="0" w:color="auto"/>
                <w:right w:val="none" w:sz="0" w:space="0" w:color="auto"/>
              </w:divBdr>
            </w:div>
            <w:div w:id="761100636">
              <w:marLeft w:val="0"/>
              <w:marRight w:val="0"/>
              <w:marTop w:val="0"/>
              <w:marBottom w:val="0"/>
              <w:divBdr>
                <w:top w:val="none" w:sz="0" w:space="0" w:color="auto"/>
                <w:left w:val="none" w:sz="0" w:space="0" w:color="auto"/>
                <w:bottom w:val="none" w:sz="0" w:space="0" w:color="auto"/>
                <w:right w:val="none" w:sz="0" w:space="0" w:color="auto"/>
              </w:divBdr>
            </w:div>
            <w:div w:id="767777563">
              <w:marLeft w:val="0"/>
              <w:marRight w:val="0"/>
              <w:marTop w:val="0"/>
              <w:marBottom w:val="0"/>
              <w:divBdr>
                <w:top w:val="none" w:sz="0" w:space="0" w:color="auto"/>
                <w:left w:val="none" w:sz="0" w:space="0" w:color="auto"/>
                <w:bottom w:val="none" w:sz="0" w:space="0" w:color="auto"/>
                <w:right w:val="none" w:sz="0" w:space="0" w:color="auto"/>
              </w:divBdr>
            </w:div>
            <w:div w:id="768236870">
              <w:marLeft w:val="0"/>
              <w:marRight w:val="0"/>
              <w:marTop w:val="0"/>
              <w:marBottom w:val="0"/>
              <w:divBdr>
                <w:top w:val="none" w:sz="0" w:space="0" w:color="auto"/>
                <w:left w:val="none" w:sz="0" w:space="0" w:color="auto"/>
                <w:bottom w:val="none" w:sz="0" w:space="0" w:color="auto"/>
                <w:right w:val="none" w:sz="0" w:space="0" w:color="auto"/>
              </w:divBdr>
            </w:div>
            <w:div w:id="769010119">
              <w:marLeft w:val="0"/>
              <w:marRight w:val="0"/>
              <w:marTop w:val="0"/>
              <w:marBottom w:val="0"/>
              <w:divBdr>
                <w:top w:val="none" w:sz="0" w:space="0" w:color="auto"/>
                <w:left w:val="none" w:sz="0" w:space="0" w:color="auto"/>
                <w:bottom w:val="none" w:sz="0" w:space="0" w:color="auto"/>
                <w:right w:val="none" w:sz="0" w:space="0" w:color="auto"/>
              </w:divBdr>
            </w:div>
            <w:div w:id="776481765">
              <w:marLeft w:val="0"/>
              <w:marRight w:val="0"/>
              <w:marTop w:val="0"/>
              <w:marBottom w:val="0"/>
              <w:divBdr>
                <w:top w:val="none" w:sz="0" w:space="0" w:color="auto"/>
                <w:left w:val="none" w:sz="0" w:space="0" w:color="auto"/>
                <w:bottom w:val="none" w:sz="0" w:space="0" w:color="auto"/>
                <w:right w:val="none" w:sz="0" w:space="0" w:color="auto"/>
              </w:divBdr>
            </w:div>
            <w:div w:id="782186740">
              <w:marLeft w:val="0"/>
              <w:marRight w:val="0"/>
              <w:marTop w:val="0"/>
              <w:marBottom w:val="0"/>
              <w:divBdr>
                <w:top w:val="none" w:sz="0" w:space="0" w:color="auto"/>
                <w:left w:val="none" w:sz="0" w:space="0" w:color="auto"/>
                <w:bottom w:val="none" w:sz="0" w:space="0" w:color="auto"/>
                <w:right w:val="none" w:sz="0" w:space="0" w:color="auto"/>
              </w:divBdr>
            </w:div>
            <w:div w:id="793014926">
              <w:marLeft w:val="0"/>
              <w:marRight w:val="0"/>
              <w:marTop w:val="0"/>
              <w:marBottom w:val="0"/>
              <w:divBdr>
                <w:top w:val="none" w:sz="0" w:space="0" w:color="auto"/>
                <w:left w:val="none" w:sz="0" w:space="0" w:color="auto"/>
                <w:bottom w:val="none" w:sz="0" w:space="0" w:color="auto"/>
                <w:right w:val="none" w:sz="0" w:space="0" w:color="auto"/>
              </w:divBdr>
            </w:div>
            <w:div w:id="794720026">
              <w:marLeft w:val="0"/>
              <w:marRight w:val="0"/>
              <w:marTop w:val="0"/>
              <w:marBottom w:val="0"/>
              <w:divBdr>
                <w:top w:val="none" w:sz="0" w:space="0" w:color="auto"/>
                <w:left w:val="none" w:sz="0" w:space="0" w:color="auto"/>
                <w:bottom w:val="none" w:sz="0" w:space="0" w:color="auto"/>
                <w:right w:val="none" w:sz="0" w:space="0" w:color="auto"/>
              </w:divBdr>
            </w:div>
            <w:div w:id="810680617">
              <w:marLeft w:val="0"/>
              <w:marRight w:val="0"/>
              <w:marTop w:val="0"/>
              <w:marBottom w:val="0"/>
              <w:divBdr>
                <w:top w:val="none" w:sz="0" w:space="0" w:color="auto"/>
                <w:left w:val="none" w:sz="0" w:space="0" w:color="auto"/>
                <w:bottom w:val="none" w:sz="0" w:space="0" w:color="auto"/>
                <w:right w:val="none" w:sz="0" w:space="0" w:color="auto"/>
              </w:divBdr>
            </w:div>
            <w:div w:id="815030740">
              <w:marLeft w:val="0"/>
              <w:marRight w:val="0"/>
              <w:marTop w:val="0"/>
              <w:marBottom w:val="0"/>
              <w:divBdr>
                <w:top w:val="none" w:sz="0" w:space="0" w:color="auto"/>
                <w:left w:val="none" w:sz="0" w:space="0" w:color="auto"/>
                <w:bottom w:val="none" w:sz="0" w:space="0" w:color="auto"/>
                <w:right w:val="none" w:sz="0" w:space="0" w:color="auto"/>
              </w:divBdr>
            </w:div>
            <w:div w:id="819230382">
              <w:marLeft w:val="0"/>
              <w:marRight w:val="0"/>
              <w:marTop w:val="0"/>
              <w:marBottom w:val="0"/>
              <w:divBdr>
                <w:top w:val="none" w:sz="0" w:space="0" w:color="auto"/>
                <w:left w:val="none" w:sz="0" w:space="0" w:color="auto"/>
                <w:bottom w:val="none" w:sz="0" w:space="0" w:color="auto"/>
                <w:right w:val="none" w:sz="0" w:space="0" w:color="auto"/>
              </w:divBdr>
            </w:div>
            <w:div w:id="819542072">
              <w:marLeft w:val="0"/>
              <w:marRight w:val="0"/>
              <w:marTop w:val="0"/>
              <w:marBottom w:val="0"/>
              <w:divBdr>
                <w:top w:val="none" w:sz="0" w:space="0" w:color="auto"/>
                <w:left w:val="none" w:sz="0" w:space="0" w:color="auto"/>
                <w:bottom w:val="none" w:sz="0" w:space="0" w:color="auto"/>
                <w:right w:val="none" w:sz="0" w:space="0" w:color="auto"/>
              </w:divBdr>
            </w:div>
            <w:div w:id="830676195">
              <w:marLeft w:val="0"/>
              <w:marRight w:val="0"/>
              <w:marTop w:val="0"/>
              <w:marBottom w:val="0"/>
              <w:divBdr>
                <w:top w:val="none" w:sz="0" w:space="0" w:color="auto"/>
                <w:left w:val="none" w:sz="0" w:space="0" w:color="auto"/>
                <w:bottom w:val="none" w:sz="0" w:space="0" w:color="auto"/>
                <w:right w:val="none" w:sz="0" w:space="0" w:color="auto"/>
              </w:divBdr>
            </w:div>
            <w:div w:id="832717234">
              <w:marLeft w:val="0"/>
              <w:marRight w:val="0"/>
              <w:marTop w:val="0"/>
              <w:marBottom w:val="0"/>
              <w:divBdr>
                <w:top w:val="none" w:sz="0" w:space="0" w:color="auto"/>
                <w:left w:val="none" w:sz="0" w:space="0" w:color="auto"/>
                <w:bottom w:val="none" w:sz="0" w:space="0" w:color="auto"/>
                <w:right w:val="none" w:sz="0" w:space="0" w:color="auto"/>
              </w:divBdr>
            </w:div>
            <w:div w:id="850920500">
              <w:marLeft w:val="0"/>
              <w:marRight w:val="0"/>
              <w:marTop w:val="0"/>
              <w:marBottom w:val="0"/>
              <w:divBdr>
                <w:top w:val="none" w:sz="0" w:space="0" w:color="auto"/>
                <w:left w:val="none" w:sz="0" w:space="0" w:color="auto"/>
                <w:bottom w:val="none" w:sz="0" w:space="0" w:color="auto"/>
                <w:right w:val="none" w:sz="0" w:space="0" w:color="auto"/>
              </w:divBdr>
            </w:div>
            <w:div w:id="860320141">
              <w:marLeft w:val="0"/>
              <w:marRight w:val="0"/>
              <w:marTop w:val="0"/>
              <w:marBottom w:val="0"/>
              <w:divBdr>
                <w:top w:val="none" w:sz="0" w:space="0" w:color="auto"/>
                <w:left w:val="none" w:sz="0" w:space="0" w:color="auto"/>
                <w:bottom w:val="none" w:sz="0" w:space="0" w:color="auto"/>
                <w:right w:val="none" w:sz="0" w:space="0" w:color="auto"/>
              </w:divBdr>
            </w:div>
            <w:div w:id="866140394">
              <w:marLeft w:val="0"/>
              <w:marRight w:val="0"/>
              <w:marTop w:val="0"/>
              <w:marBottom w:val="0"/>
              <w:divBdr>
                <w:top w:val="none" w:sz="0" w:space="0" w:color="auto"/>
                <w:left w:val="none" w:sz="0" w:space="0" w:color="auto"/>
                <w:bottom w:val="none" w:sz="0" w:space="0" w:color="auto"/>
                <w:right w:val="none" w:sz="0" w:space="0" w:color="auto"/>
              </w:divBdr>
            </w:div>
            <w:div w:id="872309937">
              <w:marLeft w:val="0"/>
              <w:marRight w:val="0"/>
              <w:marTop w:val="0"/>
              <w:marBottom w:val="0"/>
              <w:divBdr>
                <w:top w:val="none" w:sz="0" w:space="0" w:color="auto"/>
                <w:left w:val="none" w:sz="0" w:space="0" w:color="auto"/>
                <w:bottom w:val="none" w:sz="0" w:space="0" w:color="auto"/>
                <w:right w:val="none" w:sz="0" w:space="0" w:color="auto"/>
              </w:divBdr>
            </w:div>
            <w:div w:id="874392435">
              <w:marLeft w:val="0"/>
              <w:marRight w:val="0"/>
              <w:marTop w:val="0"/>
              <w:marBottom w:val="0"/>
              <w:divBdr>
                <w:top w:val="none" w:sz="0" w:space="0" w:color="auto"/>
                <w:left w:val="none" w:sz="0" w:space="0" w:color="auto"/>
                <w:bottom w:val="none" w:sz="0" w:space="0" w:color="auto"/>
                <w:right w:val="none" w:sz="0" w:space="0" w:color="auto"/>
              </w:divBdr>
            </w:div>
            <w:div w:id="883061075">
              <w:marLeft w:val="0"/>
              <w:marRight w:val="0"/>
              <w:marTop w:val="0"/>
              <w:marBottom w:val="0"/>
              <w:divBdr>
                <w:top w:val="none" w:sz="0" w:space="0" w:color="auto"/>
                <w:left w:val="none" w:sz="0" w:space="0" w:color="auto"/>
                <w:bottom w:val="none" w:sz="0" w:space="0" w:color="auto"/>
                <w:right w:val="none" w:sz="0" w:space="0" w:color="auto"/>
              </w:divBdr>
            </w:div>
            <w:div w:id="884487433">
              <w:marLeft w:val="0"/>
              <w:marRight w:val="0"/>
              <w:marTop w:val="0"/>
              <w:marBottom w:val="0"/>
              <w:divBdr>
                <w:top w:val="none" w:sz="0" w:space="0" w:color="auto"/>
                <w:left w:val="none" w:sz="0" w:space="0" w:color="auto"/>
                <w:bottom w:val="none" w:sz="0" w:space="0" w:color="auto"/>
                <w:right w:val="none" w:sz="0" w:space="0" w:color="auto"/>
              </w:divBdr>
            </w:div>
            <w:div w:id="884606448">
              <w:marLeft w:val="0"/>
              <w:marRight w:val="0"/>
              <w:marTop w:val="0"/>
              <w:marBottom w:val="0"/>
              <w:divBdr>
                <w:top w:val="none" w:sz="0" w:space="0" w:color="auto"/>
                <w:left w:val="none" w:sz="0" w:space="0" w:color="auto"/>
                <w:bottom w:val="none" w:sz="0" w:space="0" w:color="auto"/>
                <w:right w:val="none" w:sz="0" w:space="0" w:color="auto"/>
              </w:divBdr>
            </w:div>
            <w:div w:id="885607329">
              <w:marLeft w:val="0"/>
              <w:marRight w:val="0"/>
              <w:marTop w:val="0"/>
              <w:marBottom w:val="0"/>
              <w:divBdr>
                <w:top w:val="none" w:sz="0" w:space="0" w:color="auto"/>
                <w:left w:val="none" w:sz="0" w:space="0" w:color="auto"/>
                <w:bottom w:val="none" w:sz="0" w:space="0" w:color="auto"/>
                <w:right w:val="none" w:sz="0" w:space="0" w:color="auto"/>
              </w:divBdr>
            </w:div>
            <w:div w:id="887448007">
              <w:marLeft w:val="0"/>
              <w:marRight w:val="0"/>
              <w:marTop w:val="0"/>
              <w:marBottom w:val="0"/>
              <w:divBdr>
                <w:top w:val="none" w:sz="0" w:space="0" w:color="auto"/>
                <w:left w:val="none" w:sz="0" w:space="0" w:color="auto"/>
                <w:bottom w:val="none" w:sz="0" w:space="0" w:color="auto"/>
                <w:right w:val="none" w:sz="0" w:space="0" w:color="auto"/>
              </w:divBdr>
            </w:div>
            <w:div w:id="889728586">
              <w:marLeft w:val="0"/>
              <w:marRight w:val="0"/>
              <w:marTop w:val="0"/>
              <w:marBottom w:val="0"/>
              <w:divBdr>
                <w:top w:val="none" w:sz="0" w:space="0" w:color="auto"/>
                <w:left w:val="none" w:sz="0" w:space="0" w:color="auto"/>
                <w:bottom w:val="none" w:sz="0" w:space="0" w:color="auto"/>
                <w:right w:val="none" w:sz="0" w:space="0" w:color="auto"/>
              </w:divBdr>
            </w:div>
            <w:div w:id="889731155">
              <w:marLeft w:val="0"/>
              <w:marRight w:val="0"/>
              <w:marTop w:val="0"/>
              <w:marBottom w:val="0"/>
              <w:divBdr>
                <w:top w:val="none" w:sz="0" w:space="0" w:color="auto"/>
                <w:left w:val="none" w:sz="0" w:space="0" w:color="auto"/>
                <w:bottom w:val="none" w:sz="0" w:space="0" w:color="auto"/>
                <w:right w:val="none" w:sz="0" w:space="0" w:color="auto"/>
              </w:divBdr>
            </w:div>
            <w:div w:id="900679900">
              <w:marLeft w:val="0"/>
              <w:marRight w:val="0"/>
              <w:marTop w:val="0"/>
              <w:marBottom w:val="0"/>
              <w:divBdr>
                <w:top w:val="none" w:sz="0" w:space="0" w:color="auto"/>
                <w:left w:val="none" w:sz="0" w:space="0" w:color="auto"/>
                <w:bottom w:val="none" w:sz="0" w:space="0" w:color="auto"/>
                <w:right w:val="none" w:sz="0" w:space="0" w:color="auto"/>
              </w:divBdr>
            </w:div>
            <w:div w:id="905260671">
              <w:marLeft w:val="0"/>
              <w:marRight w:val="0"/>
              <w:marTop w:val="0"/>
              <w:marBottom w:val="0"/>
              <w:divBdr>
                <w:top w:val="none" w:sz="0" w:space="0" w:color="auto"/>
                <w:left w:val="none" w:sz="0" w:space="0" w:color="auto"/>
                <w:bottom w:val="none" w:sz="0" w:space="0" w:color="auto"/>
                <w:right w:val="none" w:sz="0" w:space="0" w:color="auto"/>
              </w:divBdr>
            </w:div>
            <w:div w:id="905337445">
              <w:marLeft w:val="0"/>
              <w:marRight w:val="0"/>
              <w:marTop w:val="0"/>
              <w:marBottom w:val="0"/>
              <w:divBdr>
                <w:top w:val="none" w:sz="0" w:space="0" w:color="auto"/>
                <w:left w:val="none" w:sz="0" w:space="0" w:color="auto"/>
                <w:bottom w:val="none" w:sz="0" w:space="0" w:color="auto"/>
                <w:right w:val="none" w:sz="0" w:space="0" w:color="auto"/>
              </w:divBdr>
            </w:div>
            <w:div w:id="905532475">
              <w:marLeft w:val="0"/>
              <w:marRight w:val="0"/>
              <w:marTop w:val="0"/>
              <w:marBottom w:val="0"/>
              <w:divBdr>
                <w:top w:val="none" w:sz="0" w:space="0" w:color="auto"/>
                <w:left w:val="none" w:sz="0" w:space="0" w:color="auto"/>
                <w:bottom w:val="none" w:sz="0" w:space="0" w:color="auto"/>
                <w:right w:val="none" w:sz="0" w:space="0" w:color="auto"/>
              </w:divBdr>
            </w:div>
            <w:div w:id="911235604">
              <w:marLeft w:val="0"/>
              <w:marRight w:val="0"/>
              <w:marTop w:val="0"/>
              <w:marBottom w:val="0"/>
              <w:divBdr>
                <w:top w:val="none" w:sz="0" w:space="0" w:color="auto"/>
                <w:left w:val="none" w:sz="0" w:space="0" w:color="auto"/>
                <w:bottom w:val="none" w:sz="0" w:space="0" w:color="auto"/>
                <w:right w:val="none" w:sz="0" w:space="0" w:color="auto"/>
              </w:divBdr>
            </w:div>
            <w:div w:id="914900569">
              <w:marLeft w:val="0"/>
              <w:marRight w:val="0"/>
              <w:marTop w:val="0"/>
              <w:marBottom w:val="0"/>
              <w:divBdr>
                <w:top w:val="none" w:sz="0" w:space="0" w:color="auto"/>
                <w:left w:val="none" w:sz="0" w:space="0" w:color="auto"/>
                <w:bottom w:val="none" w:sz="0" w:space="0" w:color="auto"/>
                <w:right w:val="none" w:sz="0" w:space="0" w:color="auto"/>
              </w:divBdr>
            </w:div>
            <w:div w:id="925041974">
              <w:marLeft w:val="0"/>
              <w:marRight w:val="0"/>
              <w:marTop w:val="0"/>
              <w:marBottom w:val="0"/>
              <w:divBdr>
                <w:top w:val="none" w:sz="0" w:space="0" w:color="auto"/>
                <w:left w:val="none" w:sz="0" w:space="0" w:color="auto"/>
                <w:bottom w:val="none" w:sz="0" w:space="0" w:color="auto"/>
                <w:right w:val="none" w:sz="0" w:space="0" w:color="auto"/>
              </w:divBdr>
            </w:div>
            <w:div w:id="925923656">
              <w:marLeft w:val="0"/>
              <w:marRight w:val="0"/>
              <w:marTop w:val="0"/>
              <w:marBottom w:val="0"/>
              <w:divBdr>
                <w:top w:val="none" w:sz="0" w:space="0" w:color="auto"/>
                <w:left w:val="none" w:sz="0" w:space="0" w:color="auto"/>
                <w:bottom w:val="none" w:sz="0" w:space="0" w:color="auto"/>
                <w:right w:val="none" w:sz="0" w:space="0" w:color="auto"/>
              </w:divBdr>
            </w:div>
            <w:div w:id="928200917">
              <w:marLeft w:val="0"/>
              <w:marRight w:val="0"/>
              <w:marTop w:val="0"/>
              <w:marBottom w:val="0"/>
              <w:divBdr>
                <w:top w:val="none" w:sz="0" w:space="0" w:color="auto"/>
                <w:left w:val="none" w:sz="0" w:space="0" w:color="auto"/>
                <w:bottom w:val="none" w:sz="0" w:space="0" w:color="auto"/>
                <w:right w:val="none" w:sz="0" w:space="0" w:color="auto"/>
              </w:divBdr>
            </w:div>
            <w:div w:id="930578423">
              <w:marLeft w:val="0"/>
              <w:marRight w:val="0"/>
              <w:marTop w:val="0"/>
              <w:marBottom w:val="0"/>
              <w:divBdr>
                <w:top w:val="none" w:sz="0" w:space="0" w:color="auto"/>
                <w:left w:val="none" w:sz="0" w:space="0" w:color="auto"/>
                <w:bottom w:val="none" w:sz="0" w:space="0" w:color="auto"/>
                <w:right w:val="none" w:sz="0" w:space="0" w:color="auto"/>
              </w:divBdr>
            </w:div>
            <w:div w:id="938680732">
              <w:marLeft w:val="0"/>
              <w:marRight w:val="0"/>
              <w:marTop w:val="0"/>
              <w:marBottom w:val="0"/>
              <w:divBdr>
                <w:top w:val="none" w:sz="0" w:space="0" w:color="auto"/>
                <w:left w:val="none" w:sz="0" w:space="0" w:color="auto"/>
                <w:bottom w:val="none" w:sz="0" w:space="0" w:color="auto"/>
                <w:right w:val="none" w:sz="0" w:space="0" w:color="auto"/>
              </w:divBdr>
            </w:div>
            <w:div w:id="944267487">
              <w:marLeft w:val="0"/>
              <w:marRight w:val="0"/>
              <w:marTop w:val="0"/>
              <w:marBottom w:val="0"/>
              <w:divBdr>
                <w:top w:val="none" w:sz="0" w:space="0" w:color="auto"/>
                <w:left w:val="none" w:sz="0" w:space="0" w:color="auto"/>
                <w:bottom w:val="none" w:sz="0" w:space="0" w:color="auto"/>
                <w:right w:val="none" w:sz="0" w:space="0" w:color="auto"/>
              </w:divBdr>
            </w:div>
            <w:div w:id="946347144">
              <w:marLeft w:val="0"/>
              <w:marRight w:val="0"/>
              <w:marTop w:val="0"/>
              <w:marBottom w:val="0"/>
              <w:divBdr>
                <w:top w:val="none" w:sz="0" w:space="0" w:color="auto"/>
                <w:left w:val="none" w:sz="0" w:space="0" w:color="auto"/>
                <w:bottom w:val="none" w:sz="0" w:space="0" w:color="auto"/>
                <w:right w:val="none" w:sz="0" w:space="0" w:color="auto"/>
              </w:divBdr>
            </w:div>
            <w:div w:id="952712799">
              <w:marLeft w:val="0"/>
              <w:marRight w:val="0"/>
              <w:marTop w:val="0"/>
              <w:marBottom w:val="0"/>
              <w:divBdr>
                <w:top w:val="none" w:sz="0" w:space="0" w:color="auto"/>
                <w:left w:val="none" w:sz="0" w:space="0" w:color="auto"/>
                <w:bottom w:val="none" w:sz="0" w:space="0" w:color="auto"/>
                <w:right w:val="none" w:sz="0" w:space="0" w:color="auto"/>
              </w:divBdr>
            </w:div>
            <w:div w:id="953370514">
              <w:marLeft w:val="0"/>
              <w:marRight w:val="0"/>
              <w:marTop w:val="0"/>
              <w:marBottom w:val="0"/>
              <w:divBdr>
                <w:top w:val="none" w:sz="0" w:space="0" w:color="auto"/>
                <w:left w:val="none" w:sz="0" w:space="0" w:color="auto"/>
                <w:bottom w:val="none" w:sz="0" w:space="0" w:color="auto"/>
                <w:right w:val="none" w:sz="0" w:space="0" w:color="auto"/>
              </w:divBdr>
            </w:div>
            <w:div w:id="956987618">
              <w:marLeft w:val="0"/>
              <w:marRight w:val="0"/>
              <w:marTop w:val="0"/>
              <w:marBottom w:val="0"/>
              <w:divBdr>
                <w:top w:val="none" w:sz="0" w:space="0" w:color="auto"/>
                <w:left w:val="none" w:sz="0" w:space="0" w:color="auto"/>
                <w:bottom w:val="none" w:sz="0" w:space="0" w:color="auto"/>
                <w:right w:val="none" w:sz="0" w:space="0" w:color="auto"/>
              </w:divBdr>
            </w:div>
            <w:div w:id="959921223">
              <w:marLeft w:val="0"/>
              <w:marRight w:val="0"/>
              <w:marTop w:val="0"/>
              <w:marBottom w:val="0"/>
              <w:divBdr>
                <w:top w:val="none" w:sz="0" w:space="0" w:color="auto"/>
                <w:left w:val="none" w:sz="0" w:space="0" w:color="auto"/>
                <w:bottom w:val="none" w:sz="0" w:space="0" w:color="auto"/>
                <w:right w:val="none" w:sz="0" w:space="0" w:color="auto"/>
              </w:divBdr>
            </w:div>
            <w:div w:id="962734355">
              <w:marLeft w:val="0"/>
              <w:marRight w:val="0"/>
              <w:marTop w:val="0"/>
              <w:marBottom w:val="0"/>
              <w:divBdr>
                <w:top w:val="none" w:sz="0" w:space="0" w:color="auto"/>
                <w:left w:val="none" w:sz="0" w:space="0" w:color="auto"/>
                <w:bottom w:val="none" w:sz="0" w:space="0" w:color="auto"/>
                <w:right w:val="none" w:sz="0" w:space="0" w:color="auto"/>
              </w:divBdr>
            </w:div>
            <w:div w:id="971599318">
              <w:marLeft w:val="0"/>
              <w:marRight w:val="0"/>
              <w:marTop w:val="0"/>
              <w:marBottom w:val="0"/>
              <w:divBdr>
                <w:top w:val="none" w:sz="0" w:space="0" w:color="auto"/>
                <w:left w:val="none" w:sz="0" w:space="0" w:color="auto"/>
                <w:bottom w:val="none" w:sz="0" w:space="0" w:color="auto"/>
                <w:right w:val="none" w:sz="0" w:space="0" w:color="auto"/>
              </w:divBdr>
            </w:div>
            <w:div w:id="972372981">
              <w:marLeft w:val="0"/>
              <w:marRight w:val="0"/>
              <w:marTop w:val="0"/>
              <w:marBottom w:val="0"/>
              <w:divBdr>
                <w:top w:val="none" w:sz="0" w:space="0" w:color="auto"/>
                <w:left w:val="none" w:sz="0" w:space="0" w:color="auto"/>
                <w:bottom w:val="none" w:sz="0" w:space="0" w:color="auto"/>
                <w:right w:val="none" w:sz="0" w:space="0" w:color="auto"/>
              </w:divBdr>
            </w:div>
            <w:div w:id="974601714">
              <w:marLeft w:val="0"/>
              <w:marRight w:val="0"/>
              <w:marTop w:val="0"/>
              <w:marBottom w:val="0"/>
              <w:divBdr>
                <w:top w:val="none" w:sz="0" w:space="0" w:color="auto"/>
                <w:left w:val="none" w:sz="0" w:space="0" w:color="auto"/>
                <w:bottom w:val="none" w:sz="0" w:space="0" w:color="auto"/>
                <w:right w:val="none" w:sz="0" w:space="0" w:color="auto"/>
              </w:divBdr>
            </w:div>
            <w:div w:id="993991899">
              <w:marLeft w:val="0"/>
              <w:marRight w:val="0"/>
              <w:marTop w:val="0"/>
              <w:marBottom w:val="0"/>
              <w:divBdr>
                <w:top w:val="none" w:sz="0" w:space="0" w:color="auto"/>
                <w:left w:val="none" w:sz="0" w:space="0" w:color="auto"/>
                <w:bottom w:val="none" w:sz="0" w:space="0" w:color="auto"/>
                <w:right w:val="none" w:sz="0" w:space="0" w:color="auto"/>
              </w:divBdr>
            </w:div>
            <w:div w:id="996300316">
              <w:marLeft w:val="0"/>
              <w:marRight w:val="0"/>
              <w:marTop w:val="0"/>
              <w:marBottom w:val="0"/>
              <w:divBdr>
                <w:top w:val="none" w:sz="0" w:space="0" w:color="auto"/>
                <w:left w:val="none" w:sz="0" w:space="0" w:color="auto"/>
                <w:bottom w:val="none" w:sz="0" w:space="0" w:color="auto"/>
                <w:right w:val="none" w:sz="0" w:space="0" w:color="auto"/>
              </w:divBdr>
            </w:div>
            <w:div w:id="1019625520">
              <w:marLeft w:val="0"/>
              <w:marRight w:val="0"/>
              <w:marTop w:val="0"/>
              <w:marBottom w:val="0"/>
              <w:divBdr>
                <w:top w:val="none" w:sz="0" w:space="0" w:color="auto"/>
                <w:left w:val="none" w:sz="0" w:space="0" w:color="auto"/>
                <w:bottom w:val="none" w:sz="0" w:space="0" w:color="auto"/>
                <w:right w:val="none" w:sz="0" w:space="0" w:color="auto"/>
              </w:divBdr>
            </w:div>
            <w:div w:id="1038701508">
              <w:marLeft w:val="0"/>
              <w:marRight w:val="0"/>
              <w:marTop w:val="0"/>
              <w:marBottom w:val="0"/>
              <w:divBdr>
                <w:top w:val="none" w:sz="0" w:space="0" w:color="auto"/>
                <w:left w:val="none" w:sz="0" w:space="0" w:color="auto"/>
                <w:bottom w:val="none" w:sz="0" w:space="0" w:color="auto"/>
                <w:right w:val="none" w:sz="0" w:space="0" w:color="auto"/>
              </w:divBdr>
            </w:div>
            <w:div w:id="1040738231">
              <w:marLeft w:val="0"/>
              <w:marRight w:val="0"/>
              <w:marTop w:val="0"/>
              <w:marBottom w:val="0"/>
              <w:divBdr>
                <w:top w:val="none" w:sz="0" w:space="0" w:color="auto"/>
                <w:left w:val="none" w:sz="0" w:space="0" w:color="auto"/>
                <w:bottom w:val="none" w:sz="0" w:space="0" w:color="auto"/>
                <w:right w:val="none" w:sz="0" w:space="0" w:color="auto"/>
              </w:divBdr>
            </w:div>
            <w:div w:id="1042510717">
              <w:marLeft w:val="0"/>
              <w:marRight w:val="0"/>
              <w:marTop w:val="0"/>
              <w:marBottom w:val="0"/>
              <w:divBdr>
                <w:top w:val="none" w:sz="0" w:space="0" w:color="auto"/>
                <w:left w:val="none" w:sz="0" w:space="0" w:color="auto"/>
                <w:bottom w:val="none" w:sz="0" w:space="0" w:color="auto"/>
                <w:right w:val="none" w:sz="0" w:space="0" w:color="auto"/>
              </w:divBdr>
            </w:div>
            <w:div w:id="1043946448">
              <w:marLeft w:val="0"/>
              <w:marRight w:val="0"/>
              <w:marTop w:val="0"/>
              <w:marBottom w:val="0"/>
              <w:divBdr>
                <w:top w:val="none" w:sz="0" w:space="0" w:color="auto"/>
                <w:left w:val="none" w:sz="0" w:space="0" w:color="auto"/>
                <w:bottom w:val="none" w:sz="0" w:space="0" w:color="auto"/>
                <w:right w:val="none" w:sz="0" w:space="0" w:color="auto"/>
              </w:divBdr>
            </w:div>
            <w:div w:id="1045059698">
              <w:marLeft w:val="0"/>
              <w:marRight w:val="0"/>
              <w:marTop w:val="0"/>
              <w:marBottom w:val="0"/>
              <w:divBdr>
                <w:top w:val="none" w:sz="0" w:space="0" w:color="auto"/>
                <w:left w:val="none" w:sz="0" w:space="0" w:color="auto"/>
                <w:bottom w:val="none" w:sz="0" w:space="0" w:color="auto"/>
                <w:right w:val="none" w:sz="0" w:space="0" w:color="auto"/>
              </w:divBdr>
            </w:div>
            <w:div w:id="1051881738">
              <w:marLeft w:val="0"/>
              <w:marRight w:val="0"/>
              <w:marTop w:val="0"/>
              <w:marBottom w:val="0"/>
              <w:divBdr>
                <w:top w:val="none" w:sz="0" w:space="0" w:color="auto"/>
                <w:left w:val="none" w:sz="0" w:space="0" w:color="auto"/>
                <w:bottom w:val="none" w:sz="0" w:space="0" w:color="auto"/>
                <w:right w:val="none" w:sz="0" w:space="0" w:color="auto"/>
              </w:divBdr>
            </w:div>
            <w:div w:id="1053584060">
              <w:marLeft w:val="0"/>
              <w:marRight w:val="0"/>
              <w:marTop w:val="0"/>
              <w:marBottom w:val="0"/>
              <w:divBdr>
                <w:top w:val="none" w:sz="0" w:space="0" w:color="auto"/>
                <w:left w:val="none" w:sz="0" w:space="0" w:color="auto"/>
                <w:bottom w:val="none" w:sz="0" w:space="0" w:color="auto"/>
                <w:right w:val="none" w:sz="0" w:space="0" w:color="auto"/>
              </w:divBdr>
            </w:div>
            <w:div w:id="1063021510">
              <w:marLeft w:val="0"/>
              <w:marRight w:val="0"/>
              <w:marTop w:val="0"/>
              <w:marBottom w:val="0"/>
              <w:divBdr>
                <w:top w:val="none" w:sz="0" w:space="0" w:color="auto"/>
                <w:left w:val="none" w:sz="0" w:space="0" w:color="auto"/>
                <w:bottom w:val="none" w:sz="0" w:space="0" w:color="auto"/>
                <w:right w:val="none" w:sz="0" w:space="0" w:color="auto"/>
              </w:divBdr>
            </w:div>
            <w:div w:id="1085111165">
              <w:marLeft w:val="0"/>
              <w:marRight w:val="0"/>
              <w:marTop w:val="0"/>
              <w:marBottom w:val="0"/>
              <w:divBdr>
                <w:top w:val="none" w:sz="0" w:space="0" w:color="auto"/>
                <w:left w:val="none" w:sz="0" w:space="0" w:color="auto"/>
                <w:bottom w:val="none" w:sz="0" w:space="0" w:color="auto"/>
                <w:right w:val="none" w:sz="0" w:space="0" w:color="auto"/>
              </w:divBdr>
            </w:div>
            <w:div w:id="1103767104">
              <w:marLeft w:val="0"/>
              <w:marRight w:val="0"/>
              <w:marTop w:val="0"/>
              <w:marBottom w:val="0"/>
              <w:divBdr>
                <w:top w:val="none" w:sz="0" w:space="0" w:color="auto"/>
                <w:left w:val="none" w:sz="0" w:space="0" w:color="auto"/>
                <w:bottom w:val="none" w:sz="0" w:space="0" w:color="auto"/>
                <w:right w:val="none" w:sz="0" w:space="0" w:color="auto"/>
              </w:divBdr>
            </w:div>
            <w:div w:id="1104111389">
              <w:marLeft w:val="0"/>
              <w:marRight w:val="0"/>
              <w:marTop w:val="0"/>
              <w:marBottom w:val="0"/>
              <w:divBdr>
                <w:top w:val="none" w:sz="0" w:space="0" w:color="auto"/>
                <w:left w:val="none" w:sz="0" w:space="0" w:color="auto"/>
                <w:bottom w:val="none" w:sz="0" w:space="0" w:color="auto"/>
                <w:right w:val="none" w:sz="0" w:space="0" w:color="auto"/>
              </w:divBdr>
            </w:div>
            <w:div w:id="1117606812">
              <w:marLeft w:val="0"/>
              <w:marRight w:val="0"/>
              <w:marTop w:val="0"/>
              <w:marBottom w:val="0"/>
              <w:divBdr>
                <w:top w:val="none" w:sz="0" w:space="0" w:color="auto"/>
                <w:left w:val="none" w:sz="0" w:space="0" w:color="auto"/>
                <w:bottom w:val="none" w:sz="0" w:space="0" w:color="auto"/>
                <w:right w:val="none" w:sz="0" w:space="0" w:color="auto"/>
              </w:divBdr>
            </w:div>
            <w:div w:id="1122501284">
              <w:marLeft w:val="0"/>
              <w:marRight w:val="0"/>
              <w:marTop w:val="0"/>
              <w:marBottom w:val="0"/>
              <w:divBdr>
                <w:top w:val="none" w:sz="0" w:space="0" w:color="auto"/>
                <w:left w:val="none" w:sz="0" w:space="0" w:color="auto"/>
                <w:bottom w:val="none" w:sz="0" w:space="0" w:color="auto"/>
                <w:right w:val="none" w:sz="0" w:space="0" w:color="auto"/>
              </w:divBdr>
            </w:div>
            <w:div w:id="1125541272">
              <w:marLeft w:val="0"/>
              <w:marRight w:val="0"/>
              <w:marTop w:val="0"/>
              <w:marBottom w:val="0"/>
              <w:divBdr>
                <w:top w:val="none" w:sz="0" w:space="0" w:color="auto"/>
                <w:left w:val="none" w:sz="0" w:space="0" w:color="auto"/>
                <w:bottom w:val="none" w:sz="0" w:space="0" w:color="auto"/>
                <w:right w:val="none" w:sz="0" w:space="0" w:color="auto"/>
              </w:divBdr>
            </w:div>
            <w:div w:id="1132282653">
              <w:marLeft w:val="0"/>
              <w:marRight w:val="0"/>
              <w:marTop w:val="0"/>
              <w:marBottom w:val="0"/>
              <w:divBdr>
                <w:top w:val="none" w:sz="0" w:space="0" w:color="auto"/>
                <w:left w:val="none" w:sz="0" w:space="0" w:color="auto"/>
                <w:bottom w:val="none" w:sz="0" w:space="0" w:color="auto"/>
                <w:right w:val="none" w:sz="0" w:space="0" w:color="auto"/>
              </w:divBdr>
              <w:divsChild>
                <w:div w:id="455948702">
                  <w:marLeft w:val="0"/>
                  <w:marRight w:val="0"/>
                  <w:marTop w:val="0"/>
                  <w:marBottom w:val="0"/>
                  <w:divBdr>
                    <w:top w:val="none" w:sz="0" w:space="0" w:color="auto"/>
                    <w:left w:val="none" w:sz="0" w:space="0" w:color="auto"/>
                    <w:bottom w:val="none" w:sz="0" w:space="0" w:color="auto"/>
                    <w:right w:val="none" w:sz="0" w:space="0" w:color="auto"/>
                  </w:divBdr>
                </w:div>
                <w:div w:id="713386974">
                  <w:marLeft w:val="0"/>
                  <w:marRight w:val="0"/>
                  <w:marTop w:val="0"/>
                  <w:marBottom w:val="0"/>
                  <w:divBdr>
                    <w:top w:val="none" w:sz="0" w:space="0" w:color="auto"/>
                    <w:left w:val="none" w:sz="0" w:space="0" w:color="auto"/>
                    <w:bottom w:val="none" w:sz="0" w:space="0" w:color="auto"/>
                    <w:right w:val="none" w:sz="0" w:space="0" w:color="auto"/>
                  </w:divBdr>
                </w:div>
                <w:div w:id="1098718449">
                  <w:marLeft w:val="0"/>
                  <w:marRight w:val="0"/>
                  <w:marTop w:val="0"/>
                  <w:marBottom w:val="0"/>
                  <w:divBdr>
                    <w:top w:val="none" w:sz="0" w:space="0" w:color="auto"/>
                    <w:left w:val="none" w:sz="0" w:space="0" w:color="auto"/>
                    <w:bottom w:val="none" w:sz="0" w:space="0" w:color="auto"/>
                    <w:right w:val="none" w:sz="0" w:space="0" w:color="auto"/>
                  </w:divBdr>
                </w:div>
                <w:div w:id="1145782384">
                  <w:marLeft w:val="0"/>
                  <w:marRight w:val="0"/>
                  <w:marTop w:val="0"/>
                  <w:marBottom w:val="0"/>
                  <w:divBdr>
                    <w:top w:val="none" w:sz="0" w:space="0" w:color="auto"/>
                    <w:left w:val="none" w:sz="0" w:space="0" w:color="auto"/>
                    <w:bottom w:val="none" w:sz="0" w:space="0" w:color="auto"/>
                    <w:right w:val="none" w:sz="0" w:space="0" w:color="auto"/>
                  </w:divBdr>
                </w:div>
                <w:div w:id="1177620976">
                  <w:marLeft w:val="0"/>
                  <w:marRight w:val="0"/>
                  <w:marTop w:val="0"/>
                  <w:marBottom w:val="0"/>
                  <w:divBdr>
                    <w:top w:val="none" w:sz="0" w:space="0" w:color="auto"/>
                    <w:left w:val="none" w:sz="0" w:space="0" w:color="auto"/>
                    <w:bottom w:val="none" w:sz="0" w:space="0" w:color="auto"/>
                    <w:right w:val="none" w:sz="0" w:space="0" w:color="auto"/>
                  </w:divBdr>
                </w:div>
                <w:div w:id="1215461570">
                  <w:marLeft w:val="0"/>
                  <w:marRight w:val="0"/>
                  <w:marTop w:val="0"/>
                  <w:marBottom w:val="0"/>
                  <w:divBdr>
                    <w:top w:val="none" w:sz="0" w:space="0" w:color="auto"/>
                    <w:left w:val="none" w:sz="0" w:space="0" w:color="auto"/>
                    <w:bottom w:val="none" w:sz="0" w:space="0" w:color="auto"/>
                    <w:right w:val="none" w:sz="0" w:space="0" w:color="auto"/>
                  </w:divBdr>
                </w:div>
                <w:div w:id="1292858176">
                  <w:marLeft w:val="0"/>
                  <w:marRight w:val="0"/>
                  <w:marTop w:val="0"/>
                  <w:marBottom w:val="0"/>
                  <w:divBdr>
                    <w:top w:val="none" w:sz="0" w:space="0" w:color="auto"/>
                    <w:left w:val="none" w:sz="0" w:space="0" w:color="auto"/>
                    <w:bottom w:val="none" w:sz="0" w:space="0" w:color="auto"/>
                    <w:right w:val="none" w:sz="0" w:space="0" w:color="auto"/>
                  </w:divBdr>
                </w:div>
                <w:div w:id="2028559413">
                  <w:marLeft w:val="0"/>
                  <w:marRight w:val="0"/>
                  <w:marTop w:val="0"/>
                  <w:marBottom w:val="0"/>
                  <w:divBdr>
                    <w:top w:val="none" w:sz="0" w:space="0" w:color="auto"/>
                    <w:left w:val="none" w:sz="0" w:space="0" w:color="auto"/>
                    <w:bottom w:val="none" w:sz="0" w:space="0" w:color="auto"/>
                    <w:right w:val="none" w:sz="0" w:space="0" w:color="auto"/>
                  </w:divBdr>
                </w:div>
                <w:div w:id="2038921553">
                  <w:marLeft w:val="0"/>
                  <w:marRight w:val="0"/>
                  <w:marTop w:val="0"/>
                  <w:marBottom w:val="0"/>
                  <w:divBdr>
                    <w:top w:val="none" w:sz="0" w:space="0" w:color="auto"/>
                    <w:left w:val="none" w:sz="0" w:space="0" w:color="auto"/>
                    <w:bottom w:val="none" w:sz="0" w:space="0" w:color="auto"/>
                    <w:right w:val="none" w:sz="0" w:space="0" w:color="auto"/>
                  </w:divBdr>
                </w:div>
              </w:divsChild>
            </w:div>
            <w:div w:id="1133602544">
              <w:marLeft w:val="0"/>
              <w:marRight w:val="0"/>
              <w:marTop w:val="0"/>
              <w:marBottom w:val="0"/>
              <w:divBdr>
                <w:top w:val="none" w:sz="0" w:space="0" w:color="auto"/>
                <w:left w:val="none" w:sz="0" w:space="0" w:color="auto"/>
                <w:bottom w:val="none" w:sz="0" w:space="0" w:color="auto"/>
                <w:right w:val="none" w:sz="0" w:space="0" w:color="auto"/>
              </w:divBdr>
            </w:div>
            <w:div w:id="1134710723">
              <w:marLeft w:val="0"/>
              <w:marRight w:val="0"/>
              <w:marTop w:val="0"/>
              <w:marBottom w:val="0"/>
              <w:divBdr>
                <w:top w:val="none" w:sz="0" w:space="0" w:color="auto"/>
                <w:left w:val="none" w:sz="0" w:space="0" w:color="auto"/>
                <w:bottom w:val="none" w:sz="0" w:space="0" w:color="auto"/>
                <w:right w:val="none" w:sz="0" w:space="0" w:color="auto"/>
              </w:divBdr>
            </w:div>
            <w:div w:id="1137644861">
              <w:marLeft w:val="0"/>
              <w:marRight w:val="0"/>
              <w:marTop w:val="0"/>
              <w:marBottom w:val="0"/>
              <w:divBdr>
                <w:top w:val="none" w:sz="0" w:space="0" w:color="auto"/>
                <w:left w:val="none" w:sz="0" w:space="0" w:color="auto"/>
                <w:bottom w:val="none" w:sz="0" w:space="0" w:color="auto"/>
                <w:right w:val="none" w:sz="0" w:space="0" w:color="auto"/>
              </w:divBdr>
            </w:div>
            <w:div w:id="1139225623">
              <w:marLeft w:val="0"/>
              <w:marRight w:val="0"/>
              <w:marTop w:val="0"/>
              <w:marBottom w:val="0"/>
              <w:divBdr>
                <w:top w:val="none" w:sz="0" w:space="0" w:color="auto"/>
                <w:left w:val="none" w:sz="0" w:space="0" w:color="auto"/>
                <w:bottom w:val="none" w:sz="0" w:space="0" w:color="auto"/>
                <w:right w:val="none" w:sz="0" w:space="0" w:color="auto"/>
              </w:divBdr>
            </w:div>
            <w:div w:id="1141385139">
              <w:marLeft w:val="0"/>
              <w:marRight w:val="0"/>
              <w:marTop w:val="0"/>
              <w:marBottom w:val="0"/>
              <w:divBdr>
                <w:top w:val="none" w:sz="0" w:space="0" w:color="auto"/>
                <w:left w:val="none" w:sz="0" w:space="0" w:color="auto"/>
                <w:bottom w:val="none" w:sz="0" w:space="0" w:color="auto"/>
                <w:right w:val="none" w:sz="0" w:space="0" w:color="auto"/>
              </w:divBdr>
            </w:div>
            <w:div w:id="1143812870">
              <w:marLeft w:val="0"/>
              <w:marRight w:val="0"/>
              <w:marTop w:val="0"/>
              <w:marBottom w:val="0"/>
              <w:divBdr>
                <w:top w:val="none" w:sz="0" w:space="0" w:color="auto"/>
                <w:left w:val="none" w:sz="0" w:space="0" w:color="auto"/>
                <w:bottom w:val="none" w:sz="0" w:space="0" w:color="auto"/>
                <w:right w:val="none" w:sz="0" w:space="0" w:color="auto"/>
              </w:divBdr>
            </w:div>
            <w:div w:id="1147623845">
              <w:marLeft w:val="0"/>
              <w:marRight w:val="0"/>
              <w:marTop w:val="0"/>
              <w:marBottom w:val="0"/>
              <w:divBdr>
                <w:top w:val="none" w:sz="0" w:space="0" w:color="auto"/>
                <w:left w:val="none" w:sz="0" w:space="0" w:color="auto"/>
                <w:bottom w:val="none" w:sz="0" w:space="0" w:color="auto"/>
                <w:right w:val="none" w:sz="0" w:space="0" w:color="auto"/>
              </w:divBdr>
            </w:div>
            <w:div w:id="1149597194">
              <w:marLeft w:val="0"/>
              <w:marRight w:val="0"/>
              <w:marTop w:val="0"/>
              <w:marBottom w:val="0"/>
              <w:divBdr>
                <w:top w:val="none" w:sz="0" w:space="0" w:color="auto"/>
                <w:left w:val="none" w:sz="0" w:space="0" w:color="auto"/>
                <w:bottom w:val="none" w:sz="0" w:space="0" w:color="auto"/>
                <w:right w:val="none" w:sz="0" w:space="0" w:color="auto"/>
              </w:divBdr>
            </w:div>
            <w:div w:id="1155337077">
              <w:marLeft w:val="0"/>
              <w:marRight w:val="0"/>
              <w:marTop w:val="0"/>
              <w:marBottom w:val="0"/>
              <w:divBdr>
                <w:top w:val="none" w:sz="0" w:space="0" w:color="auto"/>
                <w:left w:val="none" w:sz="0" w:space="0" w:color="auto"/>
                <w:bottom w:val="none" w:sz="0" w:space="0" w:color="auto"/>
                <w:right w:val="none" w:sz="0" w:space="0" w:color="auto"/>
              </w:divBdr>
            </w:div>
            <w:div w:id="1156187223">
              <w:marLeft w:val="0"/>
              <w:marRight w:val="0"/>
              <w:marTop w:val="0"/>
              <w:marBottom w:val="0"/>
              <w:divBdr>
                <w:top w:val="none" w:sz="0" w:space="0" w:color="auto"/>
                <w:left w:val="none" w:sz="0" w:space="0" w:color="auto"/>
                <w:bottom w:val="none" w:sz="0" w:space="0" w:color="auto"/>
                <w:right w:val="none" w:sz="0" w:space="0" w:color="auto"/>
              </w:divBdr>
            </w:div>
            <w:div w:id="1157383775">
              <w:marLeft w:val="0"/>
              <w:marRight w:val="0"/>
              <w:marTop w:val="0"/>
              <w:marBottom w:val="0"/>
              <w:divBdr>
                <w:top w:val="none" w:sz="0" w:space="0" w:color="auto"/>
                <w:left w:val="none" w:sz="0" w:space="0" w:color="auto"/>
                <w:bottom w:val="none" w:sz="0" w:space="0" w:color="auto"/>
                <w:right w:val="none" w:sz="0" w:space="0" w:color="auto"/>
              </w:divBdr>
            </w:div>
            <w:div w:id="1161963949">
              <w:marLeft w:val="0"/>
              <w:marRight w:val="0"/>
              <w:marTop w:val="0"/>
              <w:marBottom w:val="0"/>
              <w:divBdr>
                <w:top w:val="none" w:sz="0" w:space="0" w:color="auto"/>
                <w:left w:val="none" w:sz="0" w:space="0" w:color="auto"/>
                <w:bottom w:val="none" w:sz="0" w:space="0" w:color="auto"/>
                <w:right w:val="none" w:sz="0" w:space="0" w:color="auto"/>
              </w:divBdr>
            </w:div>
            <w:div w:id="1185554713">
              <w:marLeft w:val="0"/>
              <w:marRight w:val="0"/>
              <w:marTop w:val="0"/>
              <w:marBottom w:val="0"/>
              <w:divBdr>
                <w:top w:val="none" w:sz="0" w:space="0" w:color="auto"/>
                <w:left w:val="none" w:sz="0" w:space="0" w:color="auto"/>
                <w:bottom w:val="none" w:sz="0" w:space="0" w:color="auto"/>
                <w:right w:val="none" w:sz="0" w:space="0" w:color="auto"/>
              </w:divBdr>
            </w:div>
            <w:div w:id="1187448462">
              <w:marLeft w:val="0"/>
              <w:marRight w:val="0"/>
              <w:marTop w:val="0"/>
              <w:marBottom w:val="0"/>
              <w:divBdr>
                <w:top w:val="none" w:sz="0" w:space="0" w:color="auto"/>
                <w:left w:val="none" w:sz="0" w:space="0" w:color="auto"/>
                <w:bottom w:val="none" w:sz="0" w:space="0" w:color="auto"/>
                <w:right w:val="none" w:sz="0" w:space="0" w:color="auto"/>
              </w:divBdr>
            </w:div>
            <w:div w:id="1188520864">
              <w:marLeft w:val="0"/>
              <w:marRight w:val="0"/>
              <w:marTop w:val="0"/>
              <w:marBottom w:val="0"/>
              <w:divBdr>
                <w:top w:val="none" w:sz="0" w:space="0" w:color="auto"/>
                <w:left w:val="none" w:sz="0" w:space="0" w:color="auto"/>
                <w:bottom w:val="none" w:sz="0" w:space="0" w:color="auto"/>
                <w:right w:val="none" w:sz="0" w:space="0" w:color="auto"/>
              </w:divBdr>
            </w:div>
            <w:div w:id="1190797260">
              <w:marLeft w:val="0"/>
              <w:marRight w:val="0"/>
              <w:marTop w:val="0"/>
              <w:marBottom w:val="0"/>
              <w:divBdr>
                <w:top w:val="none" w:sz="0" w:space="0" w:color="auto"/>
                <w:left w:val="none" w:sz="0" w:space="0" w:color="auto"/>
                <w:bottom w:val="none" w:sz="0" w:space="0" w:color="auto"/>
                <w:right w:val="none" w:sz="0" w:space="0" w:color="auto"/>
              </w:divBdr>
            </w:div>
            <w:div w:id="1200360225">
              <w:marLeft w:val="0"/>
              <w:marRight w:val="0"/>
              <w:marTop w:val="0"/>
              <w:marBottom w:val="0"/>
              <w:divBdr>
                <w:top w:val="none" w:sz="0" w:space="0" w:color="auto"/>
                <w:left w:val="none" w:sz="0" w:space="0" w:color="auto"/>
                <w:bottom w:val="none" w:sz="0" w:space="0" w:color="auto"/>
                <w:right w:val="none" w:sz="0" w:space="0" w:color="auto"/>
              </w:divBdr>
            </w:div>
            <w:div w:id="1205020780">
              <w:marLeft w:val="0"/>
              <w:marRight w:val="0"/>
              <w:marTop w:val="0"/>
              <w:marBottom w:val="0"/>
              <w:divBdr>
                <w:top w:val="none" w:sz="0" w:space="0" w:color="auto"/>
                <w:left w:val="none" w:sz="0" w:space="0" w:color="auto"/>
                <w:bottom w:val="none" w:sz="0" w:space="0" w:color="auto"/>
                <w:right w:val="none" w:sz="0" w:space="0" w:color="auto"/>
              </w:divBdr>
            </w:div>
            <w:div w:id="1210142415">
              <w:marLeft w:val="0"/>
              <w:marRight w:val="0"/>
              <w:marTop w:val="0"/>
              <w:marBottom w:val="0"/>
              <w:divBdr>
                <w:top w:val="none" w:sz="0" w:space="0" w:color="auto"/>
                <w:left w:val="none" w:sz="0" w:space="0" w:color="auto"/>
                <w:bottom w:val="none" w:sz="0" w:space="0" w:color="auto"/>
                <w:right w:val="none" w:sz="0" w:space="0" w:color="auto"/>
              </w:divBdr>
            </w:div>
            <w:div w:id="1217550869">
              <w:marLeft w:val="0"/>
              <w:marRight w:val="0"/>
              <w:marTop w:val="0"/>
              <w:marBottom w:val="0"/>
              <w:divBdr>
                <w:top w:val="none" w:sz="0" w:space="0" w:color="auto"/>
                <w:left w:val="none" w:sz="0" w:space="0" w:color="auto"/>
                <w:bottom w:val="none" w:sz="0" w:space="0" w:color="auto"/>
                <w:right w:val="none" w:sz="0" w:space="0" w:color="auto"/>
              </w:divBdr>
            </w:div>
            <w:div w:id="1223636752">
              <w:marLeft w:val="0"/>
              <w:marRight w:val="0"/>
              <w:marTop w:val="0"/>
              <w:marBottom w:val="0"/>
              <w:divBdr>
                <w:top w:val="none" w:sz="0" w:space="0" w:color="auto"/>
                <w:left w:val="none" w:sz="0" w:space="0" w:color="auto"/>
                <w:bottom w:val="none" w:sz="0" w:space="0" w:color="auto"/>
                <w:right w:val="none" w:sz="0" w:space="0" w:color="auto"/>
              </w:divBdr>
            </w:div>
            <w:div w:id="1225678063">
              <w:marLeft w:val="0"/>
              <w:marRight w:val="0"/>
              <w:marTop w:val="0"/>
              <w:marBottom w:val="0"/>
              <w:divBdr>
                <w:top w:val="none" w:sz="0" w:space="0" w:color="auto"/>
                <w:left w:val="none" w:sz="0" w:space="0" w:color="auto"/>
                <w:bottom w:val="none" w:sz="0" w:space="0" w:color="auto"/>
                <w:right w:val="none" w:sz="0" w:space="0" w:color="auto"/>
              </w:divBdr>
            </w:div>
            <w:div w:id="1234387341">
              <w:marLeft w:val="0"/>
              <w:marRight w:val="0"/>
              <w:marTop w:val="0"/>
              <w:marBottom w:val="0"/>
              <w:divBdr>
                <w:top w:val="none" w:sz="0" w:space="0" w:color="auto"/>
                <w:left w:val="none" w:sz="0" w:space="0" w:color="auto"/>
                <w:bottom w:val="none" w:sz="0" w:space="0" w:color="auto"/>
                <w:right w:val="none" w:sz="0" w:space="0" w:color="auto"/>
              </w:divBdr>
            </w:div>
            <w:div w:id="1238441497">
              <w:marLeft w:val="0"/>
              <w:marRight w:val="0"/>
              <w:marTop w:val="0"/>
              <w:marBottom w:val="0"/>
              <w:divBdr>
                <w:top w:val="none" w:sz="0" w:space="0" w:color="auto"/>
                <w:left w:val="none" w:sz="0" w:space="0" w:color="auto"/>
                <w:bottom w:val="none" w:sz="0" w:space="0" w:color="auto"/>
                <w:right w:val="none" w:sz="0" w:space="0" w:color="auto"/>
              </w:divBdr>
            </w:div>
            <w:div w:id="1241332154">
              <w:marLeft w:val="0"/>
              <w:marRight w:val="0"/>
              <w:marTop w:val="0"/>
              <w:marBottom w:val="0"/>
              <w:divBdr>
                <w:top w:val="none" w:sz="0" w:space="0" w:color="auto"/>
                <w:left w:val="none" w:sz="0" w:space="0" w:color="auto"/>
                <w:bottom w:val="none" w:sz="0" w:space="0" w:color="auto"/>
                <w:right w:val="none" w:sz="0" w:space="0" w:color="auto"/>
              </w:divBdr>
            </w:div>
            <w:div w:id="1243029742">
              <w:marLeft w:val="0"/>
              <w:marRight w:val="0"/>
              <w:marTop w:val="0"/>
              <w:marBottom w:val="0"/>
              <w:divBdr>
                <w:top w:val="none" w:sz="0" w:space="0" w:color="auto"/>
                <w:left w:val="none" w:sz="0" w:space="0" w:color="auto"/>
                <w:bottom w:val="none" w:sz="0" w:space="0" w:color="auto"/>
                <w:right w:val="none" w:sz="0" w:space="0" w:color="auto"/>
              </w:divBdr>
            </w:div>
            <w:div w:id="1251819460">
              <w:marLeft w:val="0"/>
              <w:marRight w:val="0"/>
              <w:marTop w:val="0"/>
              <w:marBottom w:val="0"/>
              <w:divBdr>
                <w:top w:val="none" w:sz="0" w:space="0" w:color="auto"/>
                <w:left w:val="none" w:sz="0" w:space="0" w:color="auto"/>
                <w:bottom w:val="none" w:sz="0" w:space="0" w:color="auto"/>
                <w:right w:val="none" w:sz="0" w:space="0" w:color="auto"/>
              </w:divBdr>
            </w:div>
            <w:div w:id="1259413521">
              <w:marLeft w:val="0"/>
              <w:marRight w:val="0"/>
              <w:marTop w:val="0"/>
              <w:marBottom w:val="0"/>
              <w:divBdr>
                <w:top w:val="none" w:sz="0" w:space="0" w:color="auto"/>
                <w:left w:val="none" w:sz="0" w:space="0" w:color="auto"/>
                <w:bottom w:val="none" w:sz="0" w:space="0" w:color="auto"/>
                <w:right w:val="none" w:sz="0" w:space="0" w:color="auto"/>
              </w:divBdr>
            </w:div>
            <w:div w:id="1269586499">
              <w:marLeft w:val="0"/>
              <w:marRight w:val="0"/>
              <w:marTop w:val="0"/>
              <w:marBottom w:val="0"/>
              <w:divBdr>
                <w:top w:val="none" w:sz="0" w:space="0" w:color="auto"/>
                <w:left w:val="none" w:sz="0" w:space="0" w:color="auto"/>
                <w:bottom w:val="none" w:sz="0" w:space="0" w:color="auto"/>
                <w:right w:val="none" w:sz="0" w:space="0" w:color="auto"/>
              </w:divBdr>
            </w:div>
            <w:div w:id="1272205048">
              <w:marLeft w:val="0"/>
              <w:marRight w:val="0"/>
              <w:marTop w:val="0"/>
              <w:marBottom w:val="0"/>
              <w:divBdr>
                <w:top w:val="none" w:sz="0" w:space="0" w:color="auto"/>
                <w:left w:val="none" w:sz="0" w:space="0" w:color="auto"/>
                <w:bottom w:val="none" w:sz="0" w:space="0" w:color="auto"/>
                <w:right w:val="none" w:sz="0" w:space="0" w:color="auto"/>
              </w:divBdr>
            </w:div>
            <w:div w:id="1274094137">
              <w:marLeft w:val="0"/>
              <w:marRight w:val="0"/>
              <w:marTop w:val="0"/>
              <w:marBottom w:val="0"/>
              <w:divBdr>
                <w:top w:val="none" w:sz="0" w:space="0" w:color="auto"/>
                <w:left w:val="none" w:sz="0" w:space="0" w:color="auto"/>
                <w:bottom w:val="none" w:sz="0" w:space="0" w:color="auto"/>
                <w:right w:val="none" w:sz="0" w:space="0" w:color="auto"/>
              </w:divBdr>
            </w:div>
            <w:div w:id="1277518713">
              <w:marLeft w:val="0"/>
              <w:marRight w:val="0"/>
              <w:marTop w:val="0"/>
              <w:marBottom w:val="0"/>
              <w:divBdr>
                <w:top w:val="none" w:sz="0" w:space="0" w:color="auto"/>
                <w:left w:val="none" w:sz="0" w:space="0" w:color="auto"/>
                <w:bottom w:val="none" w:sz="0" w:space="0" w:color="auto"/>
                <w:right w:val="none" w:sz="0" w:space="0" w:color="auto"/>
              </w:divBdr>
            </w:div>
            <w:div w:id="1279681568">
              <w:marLeft w:val="0"/>
              <w:marRight w:val="0"/>
              <w:marTop w:val="0"/>
              <w:marBottom w:val="0"/>
              <w:divBdr>
                <w:top w:val="none" w:sz="0" w:space="0" w:color="auto"/>
                <w:left w:val="none" w:sz="0" w:space="0" w:color="auto"/>
                <w:bottom w:val="none" w:sz="0" w:space="0" w:color="auto"/>
                <w:right w:val="none" w:sz="0" w:space="0" w:color="auto"/>
              </w:divBdr>
            </w:div>
            <w:div w:id="1284728932">
              <w:marLeft w:val="0"/>
              <w:marRight w:val="0"/>
              <w:marTop w:val="0"/>
              <w:marBottom w:val="0"/>
              <w:divBdr>
                <w:top w:val="none" w:sz="0" w:space="0" w:color="auto"/>
                <w:left w:val="none" w:sz="0" w:space="0" w:color="auto"/>
                <w:bottom w:val="none" w:sz="0" w:space="0" w:color="auto"/>
                <w:right w:val="none" w:sz="0" w:space="0" w:color="auto"/>
              </w:divBdr>
            </w:div>
            <w:div w:id="1287466439">
              <w:marLeft w:val="0"/>
              <w:marRight w:val="0"/>
              <w:marTop w:val="0"/>
              <w:marBottom w:val="0"/>
              <w:divBdr>
                <w:top w:val="none" w:sz="0" w:space="0" w:color="auto"/>
                <w:left w:val="none" w:sz="0" w:space="0" w:color="auto"/>
                <w:bottom w:val="none" w:sz="0" w:space="0" w:color="auto"/>
                <w:right w:val="none" w:sz="0" w:space="0" w:color="auto"/>
              </w:divBdr>
            </w:div>
            <w:div w:id="1293554190">
              <w:marLeft w:val="0"/>
              <w:marRight w:val="0"/>
              <w:marTop w:val="0"/>
              <w:marBottom w:val="0"/>
              <w:divBdr>
                <w:top w:val="none" w:sz="0" w:space="0" w:color="auto"/>
                <w:left w:val="none" w:sz="0" w:space="0" w:color="auto"/>
                <w:bottom w:val="none" w:sz="0" w:space="0" w:color="auto"/>
                <w:right w:val="none" w:sz="0" w:space="0" w:color="auto"/>
              </w:divBdr>
            </w:div>
            <w:div w:id="1297836336">
              <w:marLeft w:val="0"/>
              <w:marRight w:val="0"/>
              <w:marTop w:val="0"/>
              <w:marBottom w:val="0"/>
              <w:divBdr>
                <w:top w:val="none" w:sz="0" w:space="0" w:color="auto"/>
                <w:left w:val="none" w:sz="0" w:space="0" w:color="auto"/>
                <w:bottom w:val="none" w:sz="0" w:space="0" w:color="auto"/>
                <w:right w:val="none" w:sz="0" w:space="0" w:color="auto"/>
              </w:divBdr>
            </w:div>
            <w:div w:id="1306468726">
              <w:marLeft w:val="0"/>
              <w:marRight w:val="0"/>
              <w:marTop w:val="0"/>
              <w:marBottom w:val="0"/>
              <w:divBdr>
                <w:top w:val="none" w:sz="0" w:space="0" w:color="auto"/>
                <w:left w:val="none" w:sz="0" w:space="0" w:color="auto"/>
                <w:bottom w:val="none" w:sz="0" w:space="0" w:color="auto"/>
                <w:right w:val="none" w:sz="0" w:space="0" w:color="auto"/>
              </w:divBdr>
            </w:div>
            <w:div w:id="1313487114">
              <w:marLeft w:val="0"/>
              <w:marRight w:val="0"/>
              <w:marTop w:val="0"/>
              <w:marBottom w:val="0"/>
              <w:divBdr>
                <w:top w:val="none" w:sz="0" w:space="0" w:color="auto"/>
                <w:left w:val="none" w:sz="0" w:space="0" w:color="auto"/>
                <w:bottom w:val="none" w:sz="0" w:space="0" w:color="auto"/>
                <w:right w:val="none" w:sz="0" w:space="0" w:color="auto"/>
              </w:divBdr>
            </w:div>
            <w:div w:id="1317030884">
              <w:marLeft w:val="0"/>
              <w:marRight w:val="0"/>
              <w:marTop w:val="0"/>
              <w:marBottom w:val="0"/>
              <w:divBdr>
                <w:top w:val="none" w:sz="0" w:space="0" w:color="auto"/>
                <w:left w:val="none" w:sz="0" w:space="0" w:color="auto"/>
                <w:bottom w:val="none" w:sz="0" w:space="0" w:color="auto"/>
                <w:right w:val="none" w:sz="0" w:space="0" w:color="auto"/>
              </w:divBdr>
            </w:div>
            <w:div w:id="1320578381">
              <w:marLeft w:val="0"/>
              <w:marRight w:val="0"/>
              <w:marTop w:val="0"/>
              <w:marBottom w:val="0"/>
              <w:divBdr>
                <w:top w:val="none" w:sz="0" w:space="0" w:color="auto"/>
                <w:left w:val="none" w:sz="0" w:space="0" w:color="auto"/>
                <w:bottom w:val="none" w:sz="0" w:space="0" w:color="auto"/>
                <w:right w:val="none" w:sz="0" w:space="0" w:color="auto"/>
              </w:divBdr>
            </w:div>
            <w:div w:id="1325014340">
              <w:marLeft w:val="0"/>
              <w:marRight w:val="0"/>
              <w:marTop w:val="0"/>
              <w:marBottom w:val="0"/>
              <w:divBdr>
                <w:top w:val="none" w:sz="0" w:space="0" w:color="auto"/>
                <w:left w:val="none" w:sz="0" w:space="0" w:color="auto"/>
                <w:bottom w:val="none" w:sz="0" w:space="0" w:color="auto"/>
                <w:right w:val="none" w:sz="0" w:space="0" w:color="auto"/>
              </w:divBdr>
            </w:div>
            <w:div w:id="1336229557">
              <w:marLeft w:val="0"/>
              <w:marRight w:val="0"/>
              <w:marTop w:val="0"/>
              <w:marBottom w:val="0"/>
              <w:divBdr>
                <w:top w:val="none" w:sz="0" w:space="0" w:color="auto"/>
                <w:left w:val="none" w:sz="0" w:space="0" w:color="auto"/>
                <w:bottom w:val="none" w:sz="0" w:space="0" w:color="auto"/>
                <w:right w:val="none" w:sz="0" w:space="0" w:color="auto"/>
              </w:divBdr>
            </w:div>
            <w:div w:id="1341808891">
              <w:marLeft w:val="0"/>
              <w:marRight w:val="0"/>
              <w:marTop w:val="0"/>
              <w:marBottom w:val="0"/>
              <w:divBdr>
                <w:top w:val="none" w:sz="0" w:space="0" w:color="auto"/>
                <w:left w:val="none" w:sz="0" w:space="0" w:color="auto"/>
                <w:bottom w:val="none" w:sz="0" w:space="0" w:color="auto"/>
                <w:right w:val="none" w:sz="0" w:space="0" w:color="auto"/>
              </w:divBdr>
            </w:div>
            <w:div w:id="1341856732">
              <w:marLeft w:val="0"/>
              <w:marRight w:val="0"/>
              <w:marTop w:val="0"/>
              <w:marBottom w:val="0"/>
              <w:divBdr>
                <w:top w:val="none" w:sz="0" w:space="0" w:color="auto"/>
                <w:left w:val="none" w:sz="0" w:space="0" w:color="auto"/>
                <w:bottom w:val="none" w:sz="0" w:space="0" w:color="auto"/>
                <w:right w:val="none" w:sz="0" w:space="0" w:color="auto"/>
              </w:divBdr>
            </w:div>
            <w:div w:id="1343514491">
              <w:marLeft w:val="0"/>
              <w:marRight w:val="0"/>
              <w:marTop w:val="0"/>
              <w:marBottom w:val="0"/>
              <w:divBdr>
                <w:top w:val="none" w:sz="0" w:space="0" w:color="auto"/>
                <w:left w:val="none" w:sz="0" w:space="0" w:color="auto"/>
                <w:bottom w:val="none" w:sz="0" w:space="0" w:color="auto"/>
                <w:right w:val="none" w:sz="0" w:space="0" w:color="auto"/>
              </w:divBdr>
            </w:div>
            <w:div w:id="1346516580">
              <w:marLeft w:val="0"/>
              <w:marRight w:val="0"/>
              <w:marTop w:val="0"/>
              <w:marBottom w:val="0"/>
              <w:divBdr>
                <w:top w:val="none" w:sz="0" w:space="0" w:color="auto"/>
                <w:left w:val="none" w:sz="0" w:space="0" w:color="auto"/>
                <w:bottom w:val="none" w:sz="0" w:space="0" w:color="auto"/>
                <w:right w:val="none" w:sz="0" w:space="0" w:color="auto"/>
              </w:divBdr>
            </w:div>
            <w:div w:id="1358627066">
              <w:marLeft w:val="0"/>
              <w:marRight w:val="0"/>
              <w:marTop w:val="0"/>
              <w:marBottom w:val="0"/>
              <w:divBdr>
                <w:top w:val="none" w:sz="0" w:space="0" w:color="auto"/>
                <w:left w:val="none" w:sz="0" w:space="0" w:color="auto"/>
                <w:bottom w:val="none" w:sz="0" w:space="0" w:color="auto"/>
                <w:right w:val="none" w:sz="0" w:space="0" w:color="auto"/>
              </w:divBdr>
            </w:div>
            <w:div w:id="1362317746">
              <w:marLeft w:val="0"/>
              <w:marRight w:val="0"/>
              <w:marTop w:val="0"/>
              <w:marBottom w:val="0"/>
              <w:divBdr>
                <w:top w:val="none" w:sz="0" w:space="0" w:color="auto"/>
                <w:left w:val="none" w:sz="0" w:space="0" w:color="auto"/>
                <w:bottom w:val="none" w:sz="0" w:space="0" w:color="auto"/>
                <w:right w:val="none" w:sz="0" w:space="0" w:color="auto"/>
              </w:divBdr>
            </w:div>
            <w:div w:id="1368986065">
              <w:marLeft w:val="0"/>
              <w:marRight w:val="0"/>
              <w:marTop w:val="0"/>
              <w:marBottom w:val="0"/>
              <w:divBdr>
                <w:top w:val="none" w:sz="0" w:space="0" w:color="auto"/>
                <w:left w:val="none" w:sz="0" w:space="0" w:color="auto"/>
                <w:bottom w:val="none" w:sz="0" w:space="0" w:color="auto"/>
                <w:right w:val="none" w:sz="0" w:space="0" w:color="auto"/>
              </w:divBdr>
            </w:div>
            <w:div w:id="1380743004">
              <w:marLeft w:val="0"/>
              <w:marRight w:val="0"/>
              <w:marTop w:val="0"/>
              <w:marBottom w:val="0"/>
              <w:divBdr>
                <w:top w:val="none" w:sz="0" w:space="0" w:color="auto"/>
                <w:left w:val="none" w:sz="0" w:space="0" w:color="auto"/>
                <w:bottom w:val="none" w:sz="0" w:space="0" w:color="auto"/>
                <w:right w:val="none" w:sz="0" w:space="0" w:color="auto"/>
              </w:divBdr>
            </w:div>
            <w:div w:id="1385330152">
              <w:marLeft w:val="0"/>
              <w:marRight w:val="0"/>
              <w:marTop w:val="0"/>
              <w:marBottom w:val="0"/>
              <w:divBdr>
                <w:top w:val="none" w:sz="0" w:space="0" w:color="auto"/>
                <w:left w:val="none" w:sz="0" w:space="0" w:color="auto"/>
                <w:bottom w:val="none" w:sz="0" w:space="0" w:color="auto"/>
                <w:right w:val="none" w:sz="0" w:space="0" w:color="auto"/>
              </w:divBdr>
            </w:div>
            <w:div w:id="1385567605">
              <w:marLeft w:val="0"/>
              <w:marRight w:val="0"/>
              <w:marTop w:val="0"/>
              <w:marBottom w:val="0"/>
              <w:divBdr>
                <w:top w:val="none" w:sz="0" w:space="0" w:color="auto"/>
                <w:left w:val="none" w:sz="0" w:space="0" w:color="auto"/>
                <w:bottom w:val="none" w:sz="0" w:space="0" w:color="auto"/>
                <w:right w:val="none" w:sz="0" w:space="0" w:color="auto"/>
              </w:divBdr>
            </w:div>
            <w:div w:id="1385788410">
              <w:marLeft w:val="0"/>
              <w:marRight w:val="0"/>
              <w:marTop w:val="0"/>
              <w:marBottom w:val="0"/>
              <w:divBdr>
                <w:top w:val="none" w:sz="0" w:space="0" w:color="auto"/>
                <w:left w:val="none" w:sz="0" w:space="0" w:color="auto"/>
                <w:bottom w:val="none" w:sz="0" w:space="0" w:color="auto"/>
                <w:right w:val="none" w:sz="0" w:space="0" w:color="auto"/>
              </w:divBdr>
            </w:div>
            <w:div w:id="1386105575">
              <w:marLeft w:val="0"/>
              <w:marRight w:val="0"/>
              <w:marTop w:val="0"/>
              <w:marBottom w:val="0"/>
              <w:divBdr>
                <w:top w:val="none" w:sz="0" w:space="0" w:color="auto"/>
                <w:left w:val="none" w:sz="0" w:space="0" w:color="auto"/>
                <w:bottom w:val="none" w:sz="0" w:space="0" w:color="auto"/>
                <w:right w:val="none" w:sz="0" w:space="0" w:color="auto"/>
              </w:divBdr>
            </w:div>
            <w:div w:id="1387995628">
              <w:marLeft w:val="0"/>
              <w:marRight w:val="0"/>
              <w:marTop w:val="0"/>
              <w:marBottom w:val="0"/>
              <w:divBdr>
                <w:top w:val="none" w:sz="0" w:space="0" w:color="auto"/>
                <w:left w:val="none" w:sz="0" w:space="0" w:color="auto"/>
                <w:bottom w:val="none" w:sz="0" w:space="0" w:color="auto"/>
                <w:right w:val="none" w:sz="0" w:space="0" w:color="auto"/>
              </w:divBdr>
            </w:div>
            <w:div w:id="1394353611">
              <w:marLeft w:val="0"/>
              <w:marRight w:val="0"/>
              <w:marTop w:val="0"/>
              <w:marBottom w:val="0"/>
              <w:divBdr>
                <w:top w:val="none" w:sz="0" w:space="0" w:color="auto"/>
                <w:left w:val="none" w:sz="0" w:space="0" w:color="auto"/>
                <w:bottom w:val="none" w:sz="0" w:space="0" w:color="auto"/>
                <w:right w:val="none" w:sz="0" w:space="0" w:color="auto"/>
              </w:divBdr>
            </w:div>
            <w:div w:id="1396930934">
              <w:marLeft w:val="0"/>
              <w:marRight w:val="0"/>
              <w:marTop w:val="0"/>
              <w:marBottom w:val="0"/>
              <w:divBdr>
                <w:top w:val="none" w:sz="0" w:space="0" w:color="auto"/>
                <w:left w:val="none" w:sz="0" w:space="0" w:color="auto"/>
                <w:bottom w:val="none" w:sz="0" w:space="0" w:color="auto"/>
                <w:right w:val="none" w:sz="0" w:space="0" w:color="auto"/>
              </w:divBdr>
            </w:div>
            <w:div w:id="1398934494">
              <w:marLeft w:val="0"/>
              <w:marRight w:val="0"/>
              <w:marTop w:val="0"/>
              <w:marBottom w:val="0"/>
              <w:divBdr>
                <w:top w:val="none" w:sz="0" w:space="0" w:color="auto"/>
                <w:left w:val="none" w:sz="0" w:space="0" w:color="auto"/>
                <w:bottom w:val="none" w:sz="0" w:space="0" w:color="auto"/>
                <w:right w:val="none" w:sz="0" w:space="0" w:color="auto"/>
              </w:divBdr>
            </w:div>
            <w:div w:id="1410613814">
              <w:marLeft w:val="0"/>
              <w:marRight w:val="0"/>
              <w:marTop w:val="0"/>
              <w:marBottom w:val="0"/>
              <w:divBdr>
                <w:top w:val="none" w:sz="0" w:space="0" w:color="auto"/>
                <w:left w:val="none" w:sz="0" w:space="0" w:color="auto"/>
                <w:bottom w:val="none" w:sz="0" w:space="0" w:color="auto"/>
                <w:right w:val="none" w:sz="0" w:space="0" w:color="auto"/>
              </w:divBdr>
            </w:div>
            <w:div w:id="1420446200">
              <w:marLeft w:val="0"/>
              <w:marRight w:val="0"/>
              <w:marTop w:val="0"/>
              <w:marBottom w:val="0"/>
              <w:divBdr>
                <w:top w:val="none" w:sz="0" w:space="0" w:color="auto"/>
                <w:left w:val="none" w:sz="0" w:space="0" w:color="auto"/>
                <w:bottom w:val="none" w:sz="0" w:space="0" w:color="auto"/>
                <w:right w:val="none" w:sz="0" w:space="0" w:color="auto"/>
              </w:divBdr>
            </w:div>
            <w:div w:id="1442535126">
              <w:marLeft w:val="0"/>
              <w:marRight w:val="0"/>
              <w:marTop w:val="0"/>
              <w:marBottom w:val="0"/>
              <w:divBdr>
                <w:top w:val="none" w:sz="0" w:space="0" w:color="auto"/>
                <w:left w:val="none" w:sz="0" w:space="0" w:color="auto"/>
                <w:bottom w:val="none" w:sz="0" w:space="0" w:color="auto"/>
                <w:right w:val="none" w:sz="0" w:space="0" w:color="auto"/>
              </w:divBdr>
            </w:div>
            <w:div w:id="1445346684">
              <w:marLeft w:val="0"/>
              <w:marRight w:val="0"/>
              <w:marTop w:val="0"/>
              <w:marBottom w:val="0"/>
              <w:divBdr>
                <w:top w:val="none" w:sz="0" w:space="0" w:color="auto"/>
                <w:left w:val="none" w:sz="0" w:space="0" w:color="auto"/>
                <w:bottom w:val="none" w:sz="0" w:space="0" w:color="auto"/>
                <w:right w:val="none" w:sz="0" w:space="0" w:color="auto"/>
              </w:divBdr>
            </w:div>
            <w:div w:id="1453740986">
              <w:marLeft w:val="0"/>
              <w:marRight w:val="0"/>
              <w:marTop w:val="0"/>
              <w:marBottom w:val="0"/>
              <w:divBdr>
                <w:top w:val="none" w:sz="0" w:space="0" w:color="auto"/>
                <w:left w:val="none" w:sz="0" w:space="0" w:color="auto"/>
                <w:bottom w:val="none" w:sz="0" w:space="0" w:color="auto"/>
                <w:right w:val="none" w:sz="0" w:space="0" w:color="auto"/>
              </w:divBdr>
            </w:div>
            <w:div w:id="1456871214">
              <w:marLeft w:val="0"/>
              <w:marRight w:val="0"/>
              <w:marTop w:val="0"/>
              <w:marBottom w:val="0"/>
              <w:divBdr>
                <w:top w:val="none" w:sz="0" w:space="0" w:color="auto"/>
                <w:left w:val="none" w:sz="0" w:space="0" w:color="auto"/>
                <w:bottom w:val="none" w:sz="0" w:space="0" w:color="auto"/>
                <w:right w:val="none" w:sz="0" w:space="0" w:color="auto"/>
              </w:divBdr>
            </w:div>
            <w:div w:id="1460487174">
              <w:marLeft w:val="0"/>
              <w:marRight w:val="0"/>
              <w:marTop w:val="0"/>
              <w:marBottom w:val="0"/>
              <w:divBdr>
                <w:top w:val="none" w:sz="0" w:space="0" w:color="auto"/>
                <w:left w:val="none" w:sz="0" w:space="0" w:color="auto"/>
                <w:bottom w:val="none" w:sz="0" w:space="0" w:color="auto"/>
                <w:right w:val="none" w:sz="0" w:space="0" w:color="auto"/>
              </w:divBdr>
            </w:div>
            <w:div w:id="1460535632">
              <w:marLeft w:val="0"/>
              <w:marRight w:val="0"/>
              <w:marTop w:val="0"/>
              <w:marBottom w:val="0"/>
              <w:divBdr>
                <w:top w:val="none" w:sz="0" w:space="0" w:color="auto"/>
                <w:left w:val="none" w:sz="0" w:space="0" w:color="auto"/>
                <w:bottom w:val="none" w:sz="0" w:space="0" w:color="auto"/>
                <w:right w:val="none" w:sz="0" w:space="0" w:color="auto"/>
              </w:divBdr>
            </w:div>
            <w:div w:id="1462386654">
              <w:marLeft w:val="0"/>
              <w:marRight w:val="0"/>
              <w:marTop w:val="0"/>
              <w:marBottom w:val="0"/>
              <w:divBdr>
                <w:top w:val="none" w:sz="0" w:space="0" w:color="auto"/>
                <w:left w:val="none" w:sz="0" w:space="0" w:color="auto"/>
                <w:bottom w:val="none" w:sz="0" w:space="0" w:color="auto"/>
                <w:right w:val="none" w:sz="0" w:space="0" w:color="auto"/>
              </w:divBdr>
            </w:div>
            <w:div w:id="1463695176">
              <w:marLeft w:val="0"/>
              <w:marRight w:val="0"/>
              <w:marTop w:val="0"/>
              <w:marBottom w:val="0"/>
              <w:divBdr>
                <w:top w:val="none" w:sz="0" w:space="0" w:color="auto"/>
                <w:left w:val="none" w:sz="0" w:space="0" w:color="auto"/>
                <w:bottom w:val="none" w:sz="0" w:space="0" w:color="auto"/>
                <w:right w:val="none" w:sz="0" w:space="0" w:color="auto"/>
              </w:divBdr>
            </w:div>
            <w:div w:id="1464470635">
              <w:marLeft w:val="0"/>
              <w:marRight w:val="0"/>
              <w:marTop w:val="0"/>
              <w:marBottom w:val="0"/>
              <w:divBdr>
                <w:top w:val="none" w:sz="0" w:space="0" w:color="auto"/>
                <w:left w:val="none" w:sz="0" w:space="0" w:color="auto"/>
                <w:bottom w:val="none" w:sz="0" w:space="0" w:color="auto"/>
                <w:right w:val="none" w:sz="0" w:space="0" w:color="auto"/>
              </w:divBdr>
            </w:div>
            <w:div w:id="1474062398">
              <w:marLeft w:val="0"/>
              <w:marRight w:val="0"/>
              <w:marTop w:val="0"/>
              <w:marBottom w:val="0"/>
              <w:divBdr>
                <w:top w:val="none" w:sz="0" w:space="0" w:color="auto"/>
                <w:left w:val="none" w:sz="0" w:space="0" w:color="auto"/>
                <w:bottom w:val="none" w:sz="0" w:space="0" w:color="auto"/>
                <w:right w:val="none" w:sz="0" w:space="0" w:color="auto"/>
              </w:divBdr>
            </w:div>
            <w:div w:id="1489976049">
              <w:marLeft w:val="0"/>
              <w:marRight w:val="0"/>
              <w:marTop w:val="0"/>
              <w:marBottom w:val="0"/>
              <w:divBdr>
                <w:top w:val="none" w:sz="0" w:space="0" w:color="auto"/>
                <w:left w:val="none" w:sz="0" w:space="0" w:color="auto"/>
                <w:bottom w:val="none" w:sz="0" w:space="0" w:color="auto"/>
                <w:right w:val="none" w:sz="0" w:space="0" w:color="auto"/>
              </w:divBdr>
            </w:div>
            <w:div w:id="1490294223">
              <w:marLeft w:val="0"/>
              <w:marRight w:val="0"/>
              <w:marTop w:val="0"/>
              <w:marBottom w:val="0"/>
              <w:divBdr>
                <w:top w:val="none" w:sz="0" w:space="0" w:color="auto"/>
                <w:left w:val="none" w:sz="0" w:space="0" w:color="auto"/>
                <w:bottom w:val="none" w:sz="0" w:space="0" w:color="auto"/>
                <w:right w:val="none" w:sz="0" w:space="0" w:color="auto"/>
              </w:divBdr>
            </w:div>
            <w:div w:id="1493908024">
              <w:marLeft w:val="0"/>
              <w:marRight w:val="0"/>
              <w:marTop w:val="0"/>
              <w:marBottom w:val="0"/>
              <w:divBdr>
                <w:top w:val="none" w:sz="0" w:space="0" w:color="auto"/>
                <w:left w:val="none" w:sz="0" w:space="0" w:color="auto"/>
                <w:bottom w:val="none" w:sz="0" w:space="0" w:color="auto"/>
                <w:right w:val="none" w:sz="0" w:space="0" w:color="auto"/>
              </w:divBdr>
            </w:div>
            <w:div w:id="1496341390">
              <w:marLeft w:val="0"/>
              <w:marRight w:val="0"/>
              <w:marTop w:val="0"/>
              <w:marBottom w:val="0"/>
              <w:divBdr>
                <w:top w:val="none" w:sz="0" w:space="0" w:color="auto"/>
                <w:left w:val="none" w:sz="0" w:space="0" w:color="auto"/>
                <w:bottom w:val="none" w:sz="0" w:space="0" w:color="auto"/>
                <w:right w:val="none" w:sz="0" w:space="0" w:color="auto"/>
              </w:divBdr>
            </w:div>
            <w:div w:id="1502544257">
              <w:marLeft w:val="0"/>
              <w:marRight w:val="0"/>
              <w:marTop w:val="0"/>
              <w:marBottom w:val="0"/>
              <w:divBdr>
                <w:top w:val="none" w:sz="0" w:space="0" w:color="auto"/>
                <w:left w:val="none" w:sz="0" w:space="0" w:color="auto"/>
                <w:bottom w:val="none" w:sz="0" w:space="0" w:color="auto"/>
                <w:right w:val="none" w:sz="0" w:space="0" w:color="auto"/>
              </w:divBdr>
            </w:div>
            <w:div w:id="1506826563">
              <w:marLeft w:val="0"/>
              <w:marRight w:val="0"/>
              <w:marTop w:val="0"/>
              <w:marBottom w:val="0"/>
              <w:divBdr>
                <w:top w:val="none" w:sz="0" w:space="0" w:color="auto"/>
                <w:left w:val="none" w:sz="0" w:space="0" w:color="auto"/>
                <w:bottom w:val="none" w:sz="0" w:space="0" w:color="auto"/>
                <w:right w:val="none" w:sz="0" w:space="0" w:color="auto"/>
              </w:divBdr>
            </w:div>
            <w:div w:id="1508255524">
              <w:marLeft w:val="0"/>
              <w:marRight w:val="0"/>
              <w:marTop w:val="0"/>
              <w:marBottom w:val="0"/>
              <w:divBdr>
                <w:top w:val="none" w:sz="0" w:space="0" w:color="auto"/>
                <w:left w:val="none" w:sz="0" w:space="0" w:color="auto"/>
                <w:bottom w:val="none" w:sz="0" w:space="0" w:color="auto"/>
                <w:right w:val="none" w:sz="0" w:space="0" w:color="auto"/>
              </w:divBdr>
            </w:div>
            <w:div w:id="1514027639">
              <w:marLeft w:val="0"/>
              <w:marRight w:val="0"/>
              <w:marTop w:val="0"/>
              <w:marBottom w:val="0"/>
              <w:divBdr>
                <w:top w:val="none" w:sz="0" w:space="0" w:color="auto"/>
                <w:left w:val="none" w:sz="0" w:space="0" w:color="auto"/>
                <w:bottom w:val="none" w:sz="0" w:space="0" w:color="auto"/>
                <w:right w:val="none" w:sz="0" w:space="0" w:color="auto"/>
              </w:divBdr>
            </w:div>
            <w:div w:id="1519390576">
              <w:marLeft w:val="0"/>
              <w:marRight w:val="0"/>
              <w:marTop w:val="0"/>
              <w:marBottom w:val="0"/>
              <w:divBdr>
                <w:top w:val="none" w:sz="0" w:space="0" w:color="auto"/>
                <w:left w:val="none" w:sz="0" w:space="0" w:color="auto"/>
                <w:bottom w:val="none" w:sz="0" w:space="0" w:color="auto"/>
                <w:right w:val="none" w:sz="0" w:space="0" w:color="auto"/>
              </w:divBdr>
            </w:div>
            <w:div w:id="1523939269">
              <w:marLeft w:val="0"/>
              <w:marRight w:val="0"/>
              <w:marTop w:val="0"/>
              <w:marBottom w:val="0"/>
              <w:divBdr>
                <w:top w:val="none" w:sz="0" w:space="0" w:color="auto"/>
                <w:left w:val="none" w:sz="0" w:space="0" w:color="auto"/>
                <w:bottom w:val="none" w:sz="0" w:space="0" w:color="auto"/>
                <w:right w:val="none" w:sz="0" w:space="0" w:color="auto"/>
              </w:divBdr>
            </w:div>
            <w:div w:id="1532066444">
              <w:marLeft w:val="0"/>
              <w:marRight w:val="0"/>
              <w:marTop w:val="0"/>
              <w:marBottom w:val="0"/>
              <w:divBdr>
                <w:top w:val="none" w:sz="0" w:space="0" w:color="auto"/>
                <w:left w:val="none" w:sz="0" w:space="0" w:color="auto"/>
                <w:bottom w:val="none" w:sz="0" w:space="0" w:color="auto"/>
                <w:right w:val="none" w:sz="0" w:space="0" w:color="auto"/>
              </w:divBdr>
            </w:div>
            <w:div w:id="1535802439">
              <w:marLeft w:val="0"/>
              <w:marRight w:val="0"/>
              <w:marTop w:val="0"/>
              <w:marBottom w:val="0"/>
              <w:divBdr>
                <w:top w:val="none" w:sz="0" w:space="0" w:color="auto"/>
                <w:left w:val="none" w:sz="0" w:space="0" w:color="auto"/>
                <w:bottom w:val="none" w:sz="0" w:space="0" w:color="auto"/>
                <w:right w:val="none" w:sz="0" w:space="0" w:color="auto"/>
              </w:divBdr>
            </w:div>
            <w:div w:id="1548761444">
              <w:marLeft w:val="0"/>
              <w:marRight w:val="0"/>
              <w:marTop w:val="0"/>
              <w:marBottom w:val="0"/>
              <w:divBdr>
                <w:top w:val="none" w:sz="0" w:space="0" w:color="auto"/>
                <w:left w:val="none" w:sz="0" w:space="0" w:color="auto"/>
                <w:bottom w:val="none" w:sz="0" w:space="0" w:color="auto"/>
                <w:right w:val="none" w:sz="0" w:space="0" w:color="auto"/>
              </w:divBdr>
            </w:div>
            <w:div w:id="1550530163">
              <w:marLeft w:val="0"/>
              <w:marRight w:val="0"/>
              <w:marTop w:val="0"/>
              <w:marBottom w:val="0"/>
              <w:divBdr>
                <w:top w:val="none" w:sz="0" w:space="0" w:color="auto"/>
                <w:left w:val="none" w:sz="0" w:space="0" w:color="auto"/>
                <w:bottom w:val="none" w:sz="0" w:space="0" w:color="auto"/>
                <w:right w:val="none" w:sz="0" w:space="0" w:color="auto"/>
              </w:divBdr>
            </w:div>
            <w:div w:id="1553925823">
              <w:marLeft w:val="0"/>
              <w:marRight w:val="0"/>
              <w:marTop w:val="0"/>
              <w:marBottom w:val="0"/>
              <w:divBdr>
                <w:top w:val="none" w:sz="0" w:space="0" w:color="auto"/>
                <w:left w:val="none" w:sz="0" w:space="0" w:color="auto"/>
                <w:bottom w:val="none" w:sz="0" w:space="0" w:color="auto"/>
                <w:right w:val="none" w:sz="0" w:space="0" w:color="auto"/>
              </w:divBdr>
            </w:div>
            <w:div w:id="1556696592">
              <w:marLeft w:val="0"/>
              <w:marRight w:val="0"/>
              <w:marTop w:val="0"/>
              <w:marBottom w:val="0"/>
              <w:divBdr>
                <w:top w:val="none" w:sz="0" w:space="0" w:color="auto"/>
                <w:left w:val="none" w:sz="0" w:space="0" w:color="auto"/>
                <w:bottom w:val="none" w:sz="0" w:space="0" w:color="auto"/>
                <w:right w:val="none" w:sz="0" w:space="0" w:color="auto"/>
              </w:divBdr>
            </w:div>
            <w:div w:id="1574001204">
              <w:marLeft w:val="0"/>
              <w:marRight w:val="0"/>
              <w:marTop w:val="0"/>
              <w:marBottom w:val="0"/>
              <w:divBdr>
                <w:top w:val="none" w:sz="0" w:space="0" w:color="auto"/>
                <w:left w:val="none" w:sz="0" w:space="0" w:color="auto"/>
                <w:bottom w:val="none" w:sz="0" w:space="0" w:color="auto"/>
                <w:right w:val="none" w:sz="0" w:space="0" w:color="auto"/>
              </w:divBdr>
            </w:div>
            <w:div w:id="1574655681">
              <w:marLeft w:val="0"/>
              <w:marRight w:val="0"/>
              <w:marTop w:val="0"/>
              <w:marBottom w:val="0"/>
              <w:divBdr>
                <w:top w:val="none" w:sz="0" w:space="0" w:color="auto"/>
                <w:left w:val="none" w:sz="0" w:space="0" w:color="auto"/>
                <w:bottom w:val="none" w:sz="0" w:space="0" w:color="auto"/>
                <w:right w:val="none" w:sz="0" w:space="0" w:color="auto"/>
              </w:divBdr>
            </w:div>
            <w:div w:id="1583442852">
              <w:marLeft w:val="0"/>
              <w:marRight w:val="0"/>
              <w:marTop w:val="0"/>
              <w:marBottom w:val="0"/>
              <w:divBdr>
                <w:top w:val="none" w:sz="0" w:space="0" w:color="auto"/>
                <w:left w:val="none" w:sz="0" w:space="0" w:color="auto"/>
                <w:bottom w:val="none" w:sz="0" w:space="0" w:color="auto"/>
                <w:right w:val="none" w:sz="0" w:space="0" w:color="auto"/>
              </w:divBdr>
            </w:div>
            <w:div w:id="1588423647">
              <w:marLeft w:val="0"/>
              <w:marRight w:val="0"/>
              <w:marTop w:val="0"/>
              <w:marBottom w:val="0"/>
              <w:divBdr>
                <w:top w:val="none" w:sz="0" w:space="0" w:color="auto"/>
                <w:left w:val="none" w:sz="0" w:space="0" w:color="auto"/>
                <w:bottom w:val="none" w:sz="0" w:space="0" w:color="auto"/>
                <w:right w:val="none" w:sz="0" w:space="0" w:color="auto"/>
              </w:divBdr>
            </w:div>
            <w:div w:id="1588540447">
              <w:marLeft w:val="0"/>
              <w:marRight w:val="0"/>
              <w:marTop w:val="0"/>
              <w:marBottom w:val="0"/>
              <w:divBdr>
                <w:top w:val="none" w:sz="0" w:space="0" w:color="auto"/>
                <w:left w:val="none" w:sz="0" w:space="0" w:color="auto"/>
                <w:bottom w:val="none" w:sz="0" w:space="0" w:color="auto"/>
                <w:right w:val="none" w:sz="0" w:space="0" w:color="auto"/>
              </w:divBdr>
            </w:div>
            <w:div w:id="1589314692">
              <w:marLeft w:val="0"/>
              <w:marRight w:val="0"/>
              <w:marTop w:val="0"/>
              <w:marBottom w:val="0"/>
              <w:divBdr>
                <w:top w:val="none" w:sz="0" w:space="0" w:color="auto"/>
                <w:left w:val="none" w:sz="0" w:space="0" w:color="auto"/>
                <w:bottom w:val="none" w:sz="0" w:space="0" w:color="auto"/>
                <w:right w:val="none" w:sz="0" w:space="0" w:color="auto"/>
              </w:divBdr>
            </w:div>
            <w:div w:id="1597637306">
              <w:marLeft w:val="0"/>
              <w:marRight w:val="0"/>
              <w:marTop w:val="0"/>
              <w:marBottom w:val="0"/>
              <w:divBdr>
                <w:top w:val="none" w:sz="0" w:space="0" w:color="auto"/>
                <w:left w:val="none" w:sz="0" w:space="0" w:color="auto"/>
                <w:bottom w:val="none" w:sz="0" w:space="0" w:color="auto"/>
                <w:right w:val="none" w:sz="0" w:space="0" w:color="auto"/>
              </w:divBdr>
            </w:div>
            <w:div w:id="1597905502">
              <w:marLeft w:val="0"/>
              <w:marRight w:val="0"/>
              <w:marTop w:val="0"/>
              <w:marBottom w:val="0"/>
              <w:divBdr>
                <w:top w:val="none" w:sz="0" w:space="0" w:color="auto"/>
                <w:left w:val="none" w:sz="0" w:space="0" w:color="auto"/>
                <w:bottom w:val="none" w:sz="0" w:space="0" w:color="auto"/>
                <w:right w:val="none" w:sz="0" w:space="0" w:color="auto"/>
              </w:divBdr>
            </w:div>
            <w:div w:id="1598831931">
              <w:marLeft w:val="0"/>
              <w:marRight w:val="0"/>
              <w:marTop w:val="0"/>
              <w:marBottom w:val="0"/>
              <w:divBdr>
                <w:top w:val="none" w:sz="0" w:space="0" w:color="auto"/>
                <w:left w:val="none" w:sz="0" w:space="0" w:color="auto"/>
                <w:bottom w:val="none" w:sz="0" w:space="0" w:color="auto"/>
                <w:right w:val="none" w:sz="0" w:space="0" w:color="auto"/>
              </w:divBdr>
            </w:div>
            <w:div w:id="1610353600">
              <w:marLeft w:val="0"/>
              <w:marRight w:val="0"/>
              <w:marTop w:val="0"/>
              <w:marBottom w:val="0"/>
              <w:divBdr>
                <w:top w:val="none" w:sz="0" w:space="0" w:color="auto"/>
                <w:left w:val="none" w:sz="0" w:space="0" w:color="auto"/>
                <w:bottom w:val="none" w:sz="0" w:space="0" w:color="auto"/>
                <w:right w:val="none" w:sz="0" w:space="0" w:color="auto"/>
              </w:divBdr>
            </w:div>
            <w:div w:id="1611620853">
              <w:marLeft w:val="0"/>
              <w:marRight w:val="0"/>
              <w:marTop w:val="0"/>
              <w:marBottom w:val="0"/>
              <w:divBdr>
                <w:top w:val="none" w:sz="0" w:space="0" w:color="auto"/>
                <w:left w:val="none" w:sz="0" w:space="0" w:color="auto"/>
                <w:bottom w:val="none" w:sz="0" w:space="0" w:color="auto"/>
                <w:right w:val="none" w:sz="0" w:space="0" w:color="auto"/>
              </w:divBdr>
            </w:div>
            <w:div w:id="1620797011">
              <w:marLeft w:val="0"/>
              <w:marRight w:val="0"/>
              <w:marTop w:val="0"/>
              <w:marBottom w:val="0"/>
              <w:divBdr>
                <w:top w:val="none" w:sz="0" w:space="0" w:color="auto"/>
                <w:left w:val="none" w:sz="0" w:space="0" w:color="auto"/>
                <w:bottom w:val="none" w:sz="0" w:space="0" w:color="auto"/>
                <w:right w:val="none" w:sz="0" w:space="0" w:color="auto"/>
              </w:divBdr>
            </w:div>
            <w:div w:id="1622303574">
              <w:marLeft w:val="0"/>
              <w:marRight w:val="0"/>
              <w:marTop w:val="0"/>
              <w:marBottom w:val="0"/>
              <w:divBdr>
                <w:top w:val="none" w:sz="0" w:space="0" w:color="auto"/>
                <w:left w:val="none" w:sz="0" w:space="0" w:color="auto"/>
                <w:bottom w:val="none" w:sz="0" w:space="0" w:color="auto"/>
                <w:right w:val="none" w:sz="0" w:space="0" w:color="auto"/>
              </w:divBdr>
            </w:div>
            <w:div w:id="1626616600">
              <w:marLeft w:val="0"/>
              <w:marRight w:val="0"/>
              <w:marTop w:val="0"/>
              <w:marBottom w:val="0"/>
              <w:divBdr>
                <w:top w:val="none" w:sz="0" w:space="0" w:color="auto"/>
                <w:left w:val="none" w:sz="0" w:space="0" w:color="auto"/>
                <w:bottom w:val="none" w:sz="0" w:space="0" w:color="auto"/>
                <w:right w:val="none" w:sz="0" w:space="0" w:color="auto"/>
              </w:divBdr>
            </w:div>
            <w:div w:id="1644507538">
              <w:marLeft w:val="0"/>
              <w:marRight w:val="0"/>
              <w:marTop w:val="0"/>
              <w:marBottom w:val="0"/>
              <w:divBdr>
                <w:top w:val="none" w:sz="0" w:space="0" w:color="auto"/>
                <w:left w:val="none" w:sz="0" w:space="0" w:color="auto"/>
                <w:bottom w:val="none" w:sz="0" w:space="0" w:color="auto"/>
                <w:right w:val="none" w:sz="0" w:space="0" w:color="auto"/>
              </w:divBdr>
            </w:div>
            <w:div w:id="1646278098">
              <w:marLeft w:val="0"/>
              <w:marRight w:val="0"/>
              <w:marTop w:val="0"/>
              <w:marBottom w:val="0"/>
              <w:divBdr>
                <w:top w:val="none" w:sz="0" w:space="0" w:color="auto"/>
                <w:left w:val="none" w:sz="0" w:space="0" w:color="auto"/>
                <w:bottom w:val="none" w:sz="0" w:space="0" w:color="auto"/>
                <w:right w:val="none" w:sz="0" w:space="0" w:color="auto"/>
              </w:divBdr>
            </w:div>
            <w:div w:id="1652637621">
              <w:marLeft w:val="0"/>
              <w:marRight w:val="0"/>
              <w:marTop w:val="0"/>
              <w:marBottom w:val="0"/>
              <w:divBdr>
                <w:top w:val="none" w:sz="0" w:space="0" w:color="auto"/>
                <w:left w:val="none" w:sz="0" w:space="0" w:color="auto"/>
                <w:bottom w:val="none" w:sz="0" w:space="0" w:color="auto"/>
                <w:right w:val="none" w:sz="0" w:space="0" w:color="auto"/>
              </w:divBdr>
            </w:div>
            <w:div w:id="1654411916">
              <w:marLeft w:val="0"/>
              <w:marRight w:val="0"/>
              <w:marTop w:val="0"/>
              <w:marBottom w:val="0"/>
              <w:divBdr>
                <w:top w:val="none" w:sz="0" w:space="0" w:color="auto"/>
                <w:left w:val="none" w:sz="0" w:space="0" w:color="auto"/>
                <w:bottom w:val="none" w:sz="0" w:space="0" w:color="auto"/>
                <w:right w:val="none" w:sz="0" w:space="0" w:color="auto"/>
              </w:divBdr>
            </w:div>
            <w:div w:id="1654990305">
              <w:marLeft w:val="0"/>
              <w:marRight w:val="0"/>
              <w:marTop w:val="0"/>
              <w:marBottom w:val="0"/>
              <w:divBdr>
                <w:top w:val="none" w:sz="0" w:space="0" w:color="auto"/>
                <w:left w:val="none" w:sz="0" w:space="0" w:color="auto"/>
                <w:bottom w:val="none" w:sz="0" w:space="0" w:color="auto"/>
                <w:right w:val="none" w:sz="0" w:space="0" w:color="auto"/>
              </w:divBdr>
            </w:div>
            <w:div w:id="1655139892">
              <w:marLeft w:val="0"/>
              <w:marRight w:val="0"/>
              <w:marTop w:val="0"/>
              <w:marBottom w:val="0"/>
              <w:divBdr>
                <w:top w:val="none" w:sz="0" w:space="0" w:color="auto"/>
                <w:left w:val="none" w:sz="0" w:space="0" w:color="auto"/>
                <w:bottom w:val="none" w:sz="0" w:space="0" w:color="auto"/>
                <w:right w:val="none" w:sz="0" w:space="0" w:color="auto"/>
              </w:divBdr>
            </w:div>
            <w:div w:id="1668247387">
              <w:marLeft w:val="0"/>
              <w:marRight w:val="0"/>
              <w:marTop w:val="0"/>
              <w:marBottom w:val="0"/>
              <w:divBdr>
                <w:top w:val="none" w:sz="0" w:space="0" w:color="auto"/>
                <w:left w:val="none" w:sz="0" w:space="0" w:color="auto"/>
                <w:bottom w:val="none" w:sz="0" w:space="0" w:color="auto"/>
                <w:right w:val="none" w:sz="0" w:space="0" w:color="auto"/>
              </w:divBdr>
            </w:div>
            <w:div w:id="1687370398">
              <w:marLeft w:val="0"/>
              <w:marRight w:val="0"/>
              <w:marTop w:val="0"/>
              <w:marBottom w:val="0"/>
              <w:divBdr>
                <w:top w:val="none" w:sz="0" w:space="0" w:color="auto"/>
                <w:left w:val="none" w:sz="0" w:space="0" w:color="auto"/>
                <w:bottom w:val="none" w:sz="0" w:space="0" w:color="auto"/>
                <w:right w:val="none" w:sz="0" w:space="0" w:color="auto"/>
              </w:divBdr>
            </w:div>
            <w:div w:id="1688289970">
              <w:marLeft w:val="0"/>
              <w:marRight w:val="0"/>
              <w:marTop w:val="0"/>
              <w:marBottom w:val="0"/>
              <w:divBdr>
                <w:top w:val="none" w:sz="0" w:space="0" w:color="auto"/>
                <w:left w:val="none" w:sz="0" w:space="0" w:color="auto"/>
                <w:bottom w:val="none" w:sz="0" w:space="0" w:color="auto"/>
                <w:right w:val="none" w:sz="0" w:space="0" w:color="auto"/>
              </w:divBdr>
            </w:div>
            <w:div w:id="1689529288">
              <w:marLeft w:val="0"/>
              <w:marRight w:val="0"/>
              <w:marTop w:val="0"/>
              <w:marBottom w:val="0"/>
              <w:divBdr>
                <w:top w:val="none" w:sz="0" w:space="0" w:color="auto"/>
                <w:left w:val="none" w:sz="0" w:space="0" w:color="auto"/>
                <w:bottom w:val="none" w:sz="0" w:space="0" w:color="auto"/>
                <w:right w:val="none" w:sz="0" w:space="0" w:color="auto"/>
              </w:divBdr>
            </w:div>
            <w:div w:id="1690447031">
              <w:marLeft w:val="0"/>
              <w:marRight w:val="0"/>
              <w:marTop w:val="0"/>
              <w:marBottom w:val="0"/>
              <w:divBdr>
                <w:top w:val="none" w:sz="0" w:space="0" w:color="auto"/>
                <w:left w:val="none" w:sz="0" w:space="0" w:color="auto"/>
                <w:bottom w:val="none" w:sz="0" w:space="0" w:color="auto"/>
                <w:right w:val="none" w:sz="0" w:space="0" w:color="auto"/>
              </w:divBdr>
            </w:div>
            <w:div w:id="1691176624">
              <w:marLeft w:val="0"/>
              <w:marRight w:val="0"/>
              <w:marTop w:val="0"/>
              <w:marBottom w:val="0"/>
              <w:divBdr>
                <w:top w:val="none" w:sz="0" w:space="0" w:color="auto"/>
                <w:left w:val="none" w:sz="0" w:space="0" w:color="auto"/>
                <w:bottom w:val="none" w:sz="0" w:space="0" w:color="auto"/>
                <w:right w:val="none" w:sz="0" w:space="0" w:color="auto"/>
              </w:divBdr>
            </w:div>
            <w:div w:id="1695575058">
              <w:marLeft w:val="0"/>
              <w:marRight w:val="0"/>
              <w:marTop w:val="0"/>
              <w:marBottom w:val="0"/>
              <w:divBdr>
                <w:top w:val="none" w:sz="0" w:space="0" w:color="auto"/>
                <w:left w:val="none" w:sz="0" w:space="0" w:color="auto"/>
                <w:bottom w:val="none" w:sz="0" w:space="0" w:color="auto"/>
                <w:right w:val="none" w:sz="0" w:space="0" w:color="auto"/>
              </w:divBdr>
            </w:div>
            <w:div w:id="1704600579">
              <w:marLeft w:val="0"/>
              <w:marRight w:val="0"/>
              <w:marTop w:val="0"/>
              <w:marBottom w:val="0"/>
              <w:divBdr>
                <w:top w:val="none" w:sz="0" w:space="0" w:color="auto"/>
                <w:left w:val="none" w:sz="0" w:space="0" w:color="auto"/>
                <w:bottom w:val="none" w:sz="0" w:space="0" w:color="auto"/>
                <w:right w:val="none" w:sz="0" w:space="0" w:color="auto"/>
              </w:divBdr>
            </w:div>
            <w:div w:id="1720937116">
              <w:marLeft w:val="0"/>
              <w:marRight w:val="0"/>
              <w:marTop w:val="0"/>
              <w:marBottom w:val="0"/>
              <w:divBdr>
                <w:top w:val="none" w:sz="0" w:space="0" w:color="auto"/>
                <w:left w:val="none" w:sz="0" w:space="0" w:color="auto"/>
                <w:bottom w:val="none" w:sz="0" w:space="0" w:color="auto"/>
                <w:right w:val="none" w:sz="0" w:space="0" w:color="auto"/>
              </w:divBdr>
            </w:div>
            <w:div w:id="1727073079">
              <w:marLeft w:val="0"/>
              <w:marRight w:val="0"/>
              <w:marTop w:val="0"/>
              <w:marBottom w:val="0"/>
              <w:divBdr>
                <w:top w:val="none" w:sz="0" w:space="0" w:color="auto"/>
                <w:left w:val="none" w:sz="0" w:space="0" w:color="auto"/>
                <w:bottom w:val="none" w:sz="0" w:space="0" w:color="auto"/>
                <w:right w:val="none" w:sz="0" w:space="0" w:color="auto"/>
              </w:divBdr>
            </w:div>
            <w:div w:id="1733650413">
              <w:marLeft w:val="0"/>
              <w:marRight w:val="0"/>
              <w:marTop w:val="0"/>
              <w:marBottom w:val="0"/>
              <w:divBdr>
                <w:top w:val="none" w:sz="0" w:space="0" w:color="auto"/>
                <w:left w:val="none" w:sz="0" w:space="0" w:color="auto"/>
                <w:bottom w:val="none" w:sz="0" w:space="0" w:color="auto"/>
                <w:right w:val="none" w:sz="0" w:space="0" w:color="auto"/>
              </w:divBdr>
            </w:div>
            <w:div w:id="1735927855">
              <w:marLeft w:val="0"/>
              <w:marRight w:val="0"/>
              <w:marTop w:val="0"/>
              <w:marBottom w:val="0"/>
              <w:divBdr>
                <w:top w:val="none" w:sz="0" w:space="0" w:color="auto"/>
                <w:left w:val="none" w:sz="0" w:space="0" w:color="auto"/>
                <w:bottom w:val="none" w:sz="0" w:space="0" w:color="auto"/>
                <w:right w:val="none" w:sz="0" w:space="0" w:color="auto"/>
              </w:divBdr>
            </w:div>
            <w:div w:id="1737164082">
              <w:marLeft w:val="0"/>
              <w:marRight w:val="0"/>
              <w:marTop w:val="0"/>
              <w:marBottom w:val="0"/>
              <w:divBdr>
                <w:top w:val="none" w:sz="0" w:space="0" w:color="auto"/>
                <w:left w:val="none" w:sz="0" w:space="0" w:color="auto"/>
                <w:bottom w:val="none" w:sz="0" w:space="0" w:color="auto"/>
                <w:right w:val="none" w:sz="0" w:space="0" w:color="auto"/>
              </w:divBdr>
            </w:div>
            <w:div w:id="1754741425">
              <w:marLeft w:val="0"/>
              <w:marRight w:val="0"/>
              <w:marTop w:val="0"/>
              <w:marBottom w:val="0"/>
              <w:divBdr>
                <w:top w:val="none" w:sz="0" w:space="0" w:color="auto"/>
                <w:left w:val="none" w:sz="0" w:space="0" w:color="auto"/>
                <w:bottom w:val="none" w:sz="0" w:space="0" w:color="auto"/>
                <w:right w:val="none" w:sz="0" w:space="0" w:color="auto"/>
              </w:divBdr>
            </w:div>
            <w:div w:id="1755471859">
              <w:marLeft w:val="0"/>
              <w:marRight w:val="0"/>
              <w:marTop w:val="0"/>
              <w:marBottom w:val="0"/>
              <w:divBdr>
                <w:top w:val="none" w:sz="0" w:space="0" w:color="auto"/>
                <w:left w:val="none" w:sz="0" w:space="0" w:color="auto"/>
                <w:bottom w:val="none" w:sz="0" w:space="0" w:color="auto"/>
                <w:right w:val="none" w:sz="0" w:space="0" w:color="auto"/>
              </w:divBdr>
            </w:div>
            <w:div w:id="1756051478">
              <w:marLeft w:val="0"/>
              <w:marRight w:val="0"/>
              <w:marTop w:val="0"/>
              <w:marBottom w:val="0"/>
              <w:divBdr>
                <w:top w:val="none" w:sz="0" w:space="0" w:color="auto"/>
                <w:left w:val="none" w:sz="0" w:space="0" w:color="auto"/>
                <w:bottom w:val="none" w:sz="0" w:space="0" w:color="auto"/>
                <w:right w:val="none" w:sz="0" w:space="0" w:color="auto"/>
              </w:divBdr>
            </w:div>
            <w:div w:id="1767185874">
              <w:marLeft w:val="0"/>
              <w:marRight w:val="0"/>
              <w:marTop w:val="0"/>
              <w:marBottom w:val="0"/>
              <w:divBdr>
                <w:top w:val="none" w:sz="0" w:space="0" w:color="auto"/>
                <w:left w:val="none" w:sz="0" w:space="0" w:color="auto"/>
                <w:bottom w:val="none" w:sz="0" w:space="0" w:color="auto"/>
                <w:right w:val="none" w:sz="0" w:space="0" w:color="auto"/>
              </w:divBdr>
            </w:div>
            <w:div w:id="1768846659">
              <w:marLeft w:val="0"/>
              <w:marRight w:val="0"/>
              <w:marTop w:val="0"/>
              <w:marBottom w:val="0"/>
              <w:divBdr>
                <w:top w:val="none" w:sz="0" w:space="0" w:color="auto"/>
                <w:left w:val="none" w:sz="0" w:space="0" w:color="auto"/>
                <w:bottom w:val="none" w:sz="0" w:space="0" w:color="auto"/>
                <w:right w:val="none" w:sz="0" w:space="0" w:color="auto"/>
              </w:divBdr>
            </w:div>
            <w:div w:id="1776175306">
              <w:marLeft w:val="0"/>
              <w:marRight w:val="0"/>
              <w:marTop w:val="0"/>
              <w:marBottom w:val="0"/>
              <w:divBdr>
                <w:top w:val="none" w:sz="0" w:space="0" w:color="auto"/>
                <w:left w:val="none" w:sz="0" w:space="0" w:color="auto"/>
                <w:bottom w:val="none" w:sz="0" w:space="0" w:color="auto"/>
                <w:right w:val="none" w:sz="0" w:space="0" w:color="auto"/>
              </w:divBdr>
            </w:div>
            <w:div w:id="1776512020">
              <w:marLeft w:val="0"/>
              <w:marRight w:val="0"/>
              <w:marTop w:val="0"/>
              <w:marBottom w:val="0"/>
              <w:divBdr>
                <w:top w:val="none" w:sz="0" w:space="0" w:color="auto"/>
                <w:left w:val="none" w:sz="0" w:space="0" w:color="auto"/>
                <w:bottom w:val="none" w:sz="0" w:space="0" w:color="auto"/>
                <w:right w:val="none" w:sz="0" w:space="0" w:color="auto"/>
              </w:divBdr>
            </w:div>
            <w:div w:id="1787775217">
              <w:marLeft w:val="0"/>
              <w:marRight w:val="0"/>
              <w:marTop w:val="0"/>
              <w:marBottom w:val="0"/>
              <w:divBdr>
                <w:top w:val="none" w:sz="0" w:space="0" w:color="auto"/>
                <w:left w:val="none" w:sz="0" w:space="0" w:color="auto"/>
                <w:bottom w:val="none" w:sz="0" w:space="0" w:color="auto"/>
                <w:right w:val="none" w:sz="0" w:space="0" w:color="auto"/>
              </w:divBdr>
            </w:div>
            <w:div w:id="1799253181">
              <w:marLeft w:val="0"/>
              <w:marRight w:val="0"/>
              <w:marTop w:val="0"/>
              <w:marBottom w:val="0"/>
              <w:divBdr>
                <w:top w:val="none" w:sz="0" w:space="0" w:color="auto"/>
                <w:left w:val="none" w:sz="0" w:space="0" w:color="auto"/>
                <w:bottom w:val="none" w:sz="0" w:space="0" w:color="auto"/>
                <w:right w:val="none" w:sz="0" w:space="0" w:color="auto"/>
              </w:divBdr>
            </w:div>
            <w:div w:id="1800561698">
              <w:marLeft w:val="0"/>
              <w:marRight w:val="0"/>
              <w:marTop w:val="0"/>
              <w:marBottom w:val="0"/>
              <w:divBdr>
                <w:top w:val="none" w:sz="0" w:space="0" w:color="auto"/>
                <w:left w:val="none" w:sz="0" w:space="0" w:color="auto"/>
                <w:bottom w:val="none" w:sz="0" w:space="0" w:color="auto"/>
                <w:right w:val="none" w:sz="0" w:space="0" w:color="auto"/>
              </w:divBdr>
            </w:div>
            <w:div w:id="1828672085">
              <w:marLeft w:val="0"/>
              <w:marRight w:val="0"/>
              <w:marTop w:val="0"/>
              <w:marBottom w:val="0"/>
              <w:divBdr>
                <w:top w:val="none" w:sz="0" w:space="0" w:color="auto"/>
                <w:left w:val="none" w:sz="0" w:space="0" w:color="auto"/>
                <w:bottom w:val="none" w:sz="0" w:space="0" w:color="auto"/>
                <w:right w:val="none" w:sz="0" w:space="0" w:color="auto"/>
              </w:divBdr>
            </w:div>
            <w:div w:id="1831216007">
              <w:marLeft w:val="0"/>
              <w:marRight w:val="0"/>
              <w:marTop w:val="0"/>
              <w:marBottom w:val="0"/>
              <w:divBdr>
                <w:top w:val="none" w:sz="0" w:space="0" w:color="auto"/>
                <w:left w:val="none" w:sz="0" w:space="0" w:color="auto"/>
                <w:bottom w:val="none" w:sz="0" w:space="0" w:color="auto"/>
                <w:right w:val="none" w:sz="0" w:space="0" w:color="auto"/>
              </w:divBdr>
            </w:div>
            <w:div w:id="1842742893">
              <w:marLeft w:val="0"/>
              <w:marRight w:val="0"/>
              <w:marTop w:val="0"/>
              <w:marBottom w:val="0"/>
              <w:divBdr>
                <w:top w:val="none" w:sz="0" w:space="0" w:color="auto"/>
                <w:left w:val="none" w:sz="0" w:space="0" w:color="auto"/>
                <w:bottom w:val="none" w:sz="0" w:space="0" w:color="auto"/>
                <w:right w:val="none" w:sz="0" w:space="0" w:color="auto"/>
              </w:divBdr>
            </w:div>
            <w:div w:id="1850900075">
              <w:marLeft w:val="0"/>
              <w:marRight w:val="0"/>
              <w:marTop w:val="0"/>
              <w:marBottom w:val="0"/>
              <w:divBdr>
                <w:top w:val="none" w:sz="0" w:space="0" w:color="auto"/>
                <w:left w:val="none" w:sz="0" w:space="0" w:color="auto"/>
                <w:bottom w:val="none" w:sz="0" w:space="0" w:color="auto"/>
                <w:right w:val="none" w:sz="0" w:space="0" w:color="auto"/>
              </w:divBdr>
            </w:div>
            <w:div w:id="1853571151">
              <w:marLeft w:val="0"/>
              <w:marRight w:val="0"/>
              <w:marTop w:val="0"/>
              <w:marBottom w:val="0"/>
              <w:divBdr>
                <w:top w:val="none" w:sz="0" w:space="0" w:color="auto"/>
                <w:left w:val="none" w:sz="0" w:space="0" w:color="auto"/>
                <w:bottom w:val="none" w:sz="0" w:space="0" w:color="auto"/>
                <w:right w:val="none" w:sz="0" w:space="0" w:color="auto"/>
              </w:divBdr>
            </w:div>
            <w:div w:id="1858082645">
              <w:marLeft w:val="0"/>
              <w:marRight w:val="0"/>
              <w:marTop w:val="0"/>
              <w:marBottom w:val="0"/>
              <w:divBdr>
                <w:top w:val="none" w:sz="0" w:space="0" w:color="auto"/>
                <w:left w:val="none" w:sz="0" w:space="0" w:color="auto"/>
                <w:bottom w:val="none" w:sz="0" w:space="0" w:color="auto"/>
                <w:right w:val="none" w:sz="0" w:space="0" w:color="auto"/>
              </w:divBdr>
            </w:div>
            <w:div w:id="1864518062">
              <w:marLeft w:val="0"/>
              <w:marRight w:val="0"/>
              <w:marTop w:val="0"/>
              <w:marBottom w:val="0"/>
              <w:divBdr>
                <w:top w:val="none" w:sz="0" w:space="0" w:color="auto"/>
                <w:left w:val="none" w:sz="0" w:space="0" w:color="auto"/>
                <w:bottom w:val="none" w:sz="0" w:space="0" w:color="auto"/>
                <w:right w:val="none" w:sz="0" w:space="0" w:color="auto"/>
              </w:divBdr>
            </w:div>
            <w:div w:id="1871185712">
              <w:marLeft w:val="0"/>
              <w:marRight w:val="0"/>
              <w:marTop w:val="0"/>
              <w:marBottom w:val="0"/>
              <w:divBdr>
                <w:top w:val="none" w:sz="0" w:space="0" w:color="auto"/>
                <w:left w:val="none" w:sz="0" w:space="0" w:color="auto"/>
                <w:bottom w:val="none" w:sz="0" w:space="0" w:color="auto"/>
                <w:right w:val="none" w:sz="0" w:space="0" w:color="auto"/>
              </w:divBdr>
            </w:div>
            <w:div w:id="1879052920">
              <w:marLeft w:val="0"/>
              <w:marRight w:val="0"/>
              <w:marTop w:val="0"/>
              <w:marBottom w:val="0"/>
              <w:divBdr>
                <w:top w:val="none" w:sz="0" w:space="0" w:color="auto"/>
                <w:left w:val="none" w:sz="0" w:space="0" w:color="auto"/>
                <w:bottom w:val="none" w:sz="0" w:space="0" w:color="auto"/>
                <w:right w:val="none" w:sz="0" w:space="0" w:color="auto"/>
              </w:divBdr>
            </w:div>
            <w:div w:id="1891107260">
              <w:marLeft w:val="0"/>
              <w:marRight w:val="0"/>
              <w:marTop w:val="0"/>
              <w:marBottom w:val="0"/>
              <w:divBdr>
                <w:top w:val="none" w:sz="0" w:space="0" w:color="auto"/>
                <w:left w:val="none" w:sz="0" w:space="0" w:color="auto"/>
                <w:bottom w:val="none" w:sz="0" w:space="0" w:color="auto"/>
                <w:right w:val="none" w:sz="0" w:space="0" w:color="auto"/>
              </w:divBdr>
            </w:div>
            <w:div w:id="1901011325">
              <w:marLeft w:val="0"/>
              <w:marRight w:val="0"/>
              <w:marTop w:val="0"/>
              <w:marBottom w:val="0"/>
              <w:divBdr>
                <w:top w:val="none" w:sz="0" w:space="0" w:color="auto"/>
                <w:left w:val="none" w:sz="0" w:space="0" w:color="auto"/>
                <w:bottom w:val="none" w:sz="0" w:space="0" w:color="auto"/>
                <w:right w:val="none" w:sz="0" w:space="0" w:color="auto"/>
              </w:divBdr>
            </w:div>
            <w:div w:id="1901674041">
              <w:marLeft w:val="0"/>
              <w:marRight w:val="0"/>
              <w:marTop w:val="0"/>
              <w:marBottom w:val="0"/>
              <w:divBdr>
                <w:top w:val="none" w:sz="0" w:space="0" w:color="auto"/>
                <w:left w:val="none" w:sz="0" w:space="0" w:color="auto"/>
                <w:bottom w:val="none" w:sz="0" w:space="0" w:color="auto"/>
                <w:right w:val="none" w:sz="0" w:space="0" w:color="auto"/>
              </w:divBdr>
            </w:div>
            <w:div w:id="1906605785">
              <w:marLeft w:val="0"/>
              <w:marRight w:val="0"/>
              <w:marTop w:val="0"/>
              <w:marBottom w:val="0"/>
              <w:divBdr>
                <w:top w:val="none" w:sz="0" w:space="0" w:color="auto"/>
                <w:left w:val="none" w:sz="0" w:space="0" w:color="auto"/>
                <w:bottom w:val="none" w:sz="0" w:space="0" w:color="auto"/>
                <w:right w:val="none" w:sz="0" w:space="0" w:color="auto"/>
              </w:divBdr>
            </w:div>
            <w:div w:id="1913199653">
              <w:marLeft w:val="0"/>
              <w:marRight w:val="0"/>
              <w:marTop w:val="0"/>
              <w:marBottom w:val="0"/>
              <w:divBdr>
                <w:top w:val="none" w:sz="0" w:space="0" w:color="auto"/>
                <w:left w:val="none" w:sz="0" w:space="0" w:color="auto"/>
                <w:bottom w:val="none" w:sz="0" w:space="0" w:color="auto"/>
                <w:right w:val="none" w:sz="0" w:space="0" w:color="auto"/>
              </w:divBdr>
            </w:div>
            <w:div w:id="1923295008">
              <w:marLeft w:val="0"/>
              <w:marRight w:val="0"/>
              <w:marTop w:val="0"/>
              <w:marBottom w:val="0"/>
              <w:divBdr>
                <w:top w:val="none" w:sz="0" w:space="0" w:color="auto"/>
                <w:left w:val="none" w:sz="0" w:space="0" w:color="auto"/>
                <w:bottom w:val="none" w:sz="0" w:space="0" w:color="auto"/>
                <w:right w:val="none" w:sz="0" w:space="0" w:color="auto"/>
              </w:divBdr>
            </w:div>
            <w:div w:id="1924871724">
              <w:marLeft w:val="0"/>
              <w:marRight w:val="0"/>
              <w:marTop w:val="0"/>
              <w:marBottom w:val="0"/>
              <w:divBdr>
                <w:top w:val="none" w:sz="0" w:space="0" w:color="auto"/>
                <w:left w:val="none" w:sz="0" w:space="0" w:color="auto"/>
                <w:bottom w:val="none" w:sz="0" w:space="0" w:color="auto"/>
                <w:right w:val="none" w:sz="0" w:space="0" w:color="auto"/>
              </w:divBdr>
            </w:div>
            <w:div w:id="1929457320">
              <w:marLeft w:val="0"/>
              <w:marRight w:val="0"/>
              <w:marTop w:val="0"/>
              <w:marBottom w:val="0"/>
              <w:divBdr>
                <w:top w:val="none" w:sz="0" w:space="0" w:color="auto"/>
                <w:left w:val="none" w:sz="0" w:space="0" w:color="auto"/>
                <w:bottom w:val="none" w:sz="0" w:space="0" w:color="auto"/>
                <w:right w:val="none" w:sz="0" w:space="0" w:color="auto"/>
              </w:divBdr>
            </w:div>
            <w:div w:id="1929734748">
              <w:marLeft w:val="0"/>
              <w:marRight w:val="0"/>
              <w:marTop w:val="0"/>
              <w:marBottom w:val="0"/>
              <w:divBdr>
                <w:top w:val="none" w:sz="0" w:space="0" w:color="auto"/>
                <w:left w:val="none" w:sz="0" w:space="0" w:color="auto"/>
                <w:bottom w:val="none" w:sz="0" w:space="0" w:color="auto"/>
                <w:right w:val="none" w:sz="0" w:space="0" w:color="auto"/>
              </w:divBdr>
            </w:div>
            <w:div w:id="1930040939">
              <w:marLeft w:val="0"/>
              <w:marRight w:val="0"/>
              <w:marTop w:val="0"/>
              <w:marBottom w:val="0"/>
              <w:divBdr>
                <w:top w:val="none" w:sz="0" w:space="0" w:color="auto"/>
                <w:left w:val="none" w:sz="0" w:space="0" w:color="auto"/>
                <w:bottom w:val="none" w:sz="0" w:space="0" w:color="auto"/>
                <w:right w:val="none" w:sz="0" w:space="0" w:color="auto"/>
              </w:divBdr>
            </w:div>
            <w:div w:id="1935622779">
              <w:marLeft w:val="0"/>
              <w:marRight w:val="0"/>
              <w:marTop w:val="0"/>
              <w:marBottom w:val="0"/>
              <w:divBdr>
                <w:top w:val="none" w:sz="0" w:space="0" w:color="auto"/>
                <w:left w:val="none" w:sz="0" w:space="0" w:color="auto"/>
                <w:bottom w:val="none" w:sz="0" w:space="0" w:color="auto"/>
                <w:right w:val="none" w:sz="0" w:space="0" w:color="auto"/>
              </w:divBdr>
            </w:div>
            <w:div w:id="1936404786">
              <w:marLeft w:val="0"/>
              <w:marRight w:val="0"/>
              <w:marTop w:val="0"/>
              <w:marBottom w:val="0"/>
              <w:divBdr>
                <w:top w:val="none" w:sz="0" w:space="0" w:color="auto"/>
                <w:left w:val="none" w:sz="0" w:space="0" w:color="auto"/>
                <w:bottom w:val="none" w:sz="0" w:space="0" w:color="auto"/>
                <w:right w:val="none" w:sz="0" w:space="0" w:color="auto"/>
              </w:divBdr>
            </w:div>
            <w:div w:id="1940790412">
              <w:marLeft w:val="0"/>
              <w:marRight w:val="0"/>
              <w:marTop w:val="0"/>
              <w:marBottom w:val="0"/>
              <w:divBdr>
                <w:top w:val="none" w:sz="0" w:space="0" w:color="auto"/>
                <w:left w:val="none" w:sz="0" w:space="0" w:color="auto"/>
                <w:bottom w:val="none" w:sz="0" w:space="0" w:color="auto"/>
                <w:right w:val="none" w:sz="0" w:space="0" w:color="auto"/>
              </w:divBdr>
            </w:div>
            <w:div w:id="1941985417">
              <w:marLeft w:val="0"/>
              <w:marRight w:val="0"/>
              <w:marTop w:val="0"/>
              <w:marBottom w:val="0"/>
              <w:divBdr>
                <w:top w:val="none" w:sz="0" w:space="0" w:color="auto"/>
                <w:left w:val="none" w:sz="0" w:space="0" w:color="auto"/>
                <w:bottom w:val="none" w:sz="0" w:space="0" w:color="auto"/>
                <w:right w:val="none" w:sz="0" w:space="0" w:color="auto"/>
              </w:divBdr>
            </w:div>
            <w:div w:id="1945649100">
              <w:marLeft w:val="0"/>
              <w:marRight w:val="0"/>
              <w:marTop w:val="0"/>
              <w:marBottom w:val="0"/>
              <w:divBdr>
                <w:top w:val="none" w:sz="0" w:space="0" w:color="auto"/>
                <w:left w:val="none" w:sz="0" w:space="0" w:color="auto"/>
                <w:bottom w:val="none" w:sz="0" w:space="0" w:color="auto"/>
                <w:right w:val="none" w:sz="0" w:space="0" w:color="auto"/>
              </w:divBdr>
            </w:div>
            <w:div w:id="1946956109">
              <w:marLeft w:val="0"/>
              <w:marRight w:val="0"/>
              <w:marTop w:val="0"/>
              <w:marBottom w:val="0"/>
              <w:divBdr>
                <w:top w:val="none" w:sz="0" w:space="0" w:color="auto"/>
                <w:left w:val="none" w:sz="0" w:space="0" w:color="auto"/>
                <w:bottom w:val="none" w:sz="0" w:space="0" w:color="auto"/>
                <w:right w:val="none" w:sz="0" w:space="0" w:color="auto"/>
              </w:divBdr>
            </w:div>
            <w:div w:id="1954242662">
              <w:marLeft w:val="0"/>
              <w:marRight w:val="0"/>
              <w:marTop w:val="0"/>
              <w:marBottom w:val="0"/>
              <w:divBdr>
                <w:top w:val="none" w:sz="0" w:space="0" w:color="auto"/>
                <w:left w:val="none" w:sz="0" w:space="0" w:color="auto"/>
                <w:bottom w:val="none" w:sz="0" w:space="0" w:color="auto"/>
                <w:right w:val="none" w:sz="0" w:space="0" w:color="auto"/>
              </w:divBdr>
            </w:div>
            <w:div w:id="1957129324">
              <w:marLeft w:val="0"/>
              <w:marRight w:val="0"/>
              <w:marTop w:val="0"/>
              <w:marBottom w:val="0"/>
              <w:divBdr>
                <w:top w:val="none" w:sz="0" w:space="0" w:color="auto"/>
                <w:left w:val="none" w:sz="0" w:space="0" w:color="auto"/>
                <w:bottom w:val="none" w:sz="0" w:space="0" w:color="auto"/>
                <w:right w:val="none" w:sz="0" w:space="0" w:color="auto"/>
              </w:divBdr>
            </w:div>
            <w:div w:id="1957177763">
              <w:marLeft w:val="0"/>
              <w:marRight w:val="0"/>
              <w:marTop w:val="0"/>
              <w:marBottom w:val="0"/>
              <w:divBdr>
                <w:top w:val="none" w:sz="0" w:space="0" w:color="auto"/>
                <w:left w:val="none" w:sz="0" w:space="0" w:color="auto"/>
                <w:bottom w:val="none" w:sz="0" w:space="0" w:color="auto"/>
                <w:right w:val="none" w:sz="0" w:space="0" w:color="auto"/>
              </w:divBdr>
            </w:div>
            <w:div w:id="1962563943">
              <w:marLeft w:val="0"/>
              <w:marRight w:val="0"/>
              <w:marTop w:val="0"/>
              <w:marBottom w:val="0"/>
              <w:divBdr>
                <w:top w:val="none" w:sz="0" w:space="0" w:color="auto"/>
                <w:left w:val="none" w:sz="0" w:space="0" w:color="auto"/>
                <w:bottom w:val="none" w:sz="0" w:space="0" w:color="auto"/>
                <w:right w:val="none" w:sz="0" w:space="0" w:color="auto"/>
              </w:divBdr>
            </w:div>
            <w:div w:id="1969510264">
              <w:marLeft w:val="0"/>
              <w:marRight w:val="0"/>
              <w:marTop w:val="0"/>
              <w:marBottom w:val="0"/>
              <w:divBdr>
                <w:top w:val="none" w:sz="0" w:space="0" w:color="auto"/>
                <w:left w:val="none" w:sz="0" w:space="0" w:color="auto"/>
                <w:bottom w:val="none" w:sz="0" w:space="0" w:color="auto"/>
                <w:right w:val="none" w:sz="0" w:space="0" w:color="auto"/>
              </w:divBdr>
            </w:div>
            <w:div w:id="1983584233">
              <w:marLeft w:val="0"/>
              <w:marRight w:val="0"/>
              <w:marTop w:val="0"/>
              <w:marBottom w:val="0"/>
              <w:divBdr>
                <w:top w:val="none" w:sz="0" w:space="0" w:color="auto"/>
                <w:left w:val="none" w:sz="0" w:space="0" w:color="auto"/>
                <w:bottom w:val="none" w:sz="0" w:space="0" w:color="auto"/>
                <w:right w:val="none" w:sz="0" w:space="0" w:color="auto"/>
              </w:divBdr>
            </w:div>
            <w:div w:id="2004624474">
              <w:marLeft w:val="0"/>
              <w:marRight w:val="0"/>
              <w:marTop w:val="0"/>
              <w:marBottom w:val="0"/>
              <w:divBdr>
                <w:top w:val="none" w:sz="0" w:space="0" w:color="auto"/>
                <w:left w:val="none" w:sz="0" w:space="0" w:color="auto"/>
                <w:bottom w:val="none" w:sz="0" w:space="0" w:color="auto"/>
                <w:right w:val="none" w:sz="0" w:space="0" w:color="auto"/>
              </w:divBdr>
            </w:div>
            <w:div w:id="2029402389">
              <w:marLeft w:val="0"/>
              <w:marRight w:val="0"/>
              <w:marTop w:val="0"/>
              <w:marBottom w:val="0"/>
              <w:divBdr>
                <w:top w:val="none" w:sz="0" w:space="0" w:color="auto"/>
                <w:left w:val="none" w:sz="0" w:space="0" w:color="auto"/>
                <w:bottom w:val="none" w:sz="0" w:space="0" w:color="auto"/>
                <w:right w:val="none" w:sz="0" w:space="0" w:color="auto"/>
              </w:divBdr>
            </w:div>
            <w:div w:id="2034115572">
              <w:marLeft w:val="0"/>
              <w:marRight w:val="0"/>
              <w:marTop w:val="0"/>
              <w:marBottom w:val="0"/>
              <w:divBdr>
                <w:top w:val="none" w:sz="0" w:space="0" w:color="auto"/>
                <w:left w:val="none" w:sz="0" w:space="0" w:color="auto"/>
                <w:bottom w:val="none" w:sz="0" w:space="0" w:color="auto"/>
                <w:right w:val="none" w:sz="0" w:space="0" w:color="auto"/>
              </w:divBdr>
            </w:div>
            <w:div w:id="2051682953">
              <w:marLeft w:val="0"/>
              <w:marRight w:val="0"/>
              <w:marTop w:val="0"/>
              <w:marBottom w:val="0"/>
              <w:divBdr>
                <w:top w:val="none" w:sz="0" w:space="0" w:color="auto"/>
                <w:left w:val="none" w:sz="0" w:space="0" w:color="auto"/>
                <w:bottom w:val="none" w:sz="0" w:space="0" w:color="auto"/>
                <w:right w:val="none" w:sz="0" w:space="0" w:color="auto"/>
              </w:divBdr>
            </w:div>
            <w:div w:id="2051761905">
              <w:marLeft w:val="0"/>
              <w:marRight w:val="0"/>
              <w:marTop w:val="0"/>
              <w:marBottom w:val="0"/>
              <w:divBdr>
                <w:top w:val="none" w:sz="0" w:space="0" w:color="auto"/>
                <w:left w:val="none" w:sz="0" w:space="0" w:color="auto"/>
                <w:bottom w:val="none" w:sz="0" w:space="0" w:color="auto"/>
                <w:right w:val="none" w:sz="0" w:space="0" w:color="auto"/>
              </w:divBdr>
            </w:div>
            <w:div w:id="2062366730">
              <w:marLeft w:val="0"/>
              <w:marRight w:val="0"/>
              <w:marTop w:val="0"/>
              <w:marBottom w:val="0"/>
              <w:divBdr>
                <w:top w:val="none" w:sz="0" w:space="0" w:color="auto"/>
                <w:left w:val="none" w:sz="0" w:space="0" w:color="auto"/>
                <w:bottom w:val="none" w:sz="0" w:space="0" w:color="auto"/>
                <w:right w:val="none" w:sz="0" w:space="0" w:color="auto"/>
              </w:divBdr>
            </w:div>
            <w:div w:id="2064213659">
              <w:marLeft w:val="0"/>
              <w:marRight w:val="0"/>
              <w:marTop w:val="0"/>
              <w:marBottom w:val="0"/>
              <w:divBdr>
                <w:top w:val="none" w:sz="0" w:space="0" w:color="auto"/>
                <w:left w:val="none" w:sz="0" w:space="0" w:color="auto"/>
                <w:bottom w:val="none" w:sz="0" w:space="0" w:color="auto"/>
                <w:right w:val="none" w:sz="0" w:space="0" w:color="auto"/>
              </w:divBdr>
            </w:div>
            <w:div w:id="2066634453">
              <w:marLeft w:val="0"/>
              <w:marRight w:val="0"/>
              <w:marTop w:val="0"/>
              <w:marBottom w:val="0"/>
              <w:divBdr>
                <w:top w:val="none" w:sz="0" w:space="0" w:color="auto"/>
                <w:left w:val="none" w:sz="0" w:space="0" w:color="auto"/>
                <w:bottom w:val="none" w:sz="0" w:space="0" w:color="auto"/>
                <w:right w:val="none" w:sz="0" w:space="0" w:color="auto"/>
              </w:divBdr>
            </w:div>
            <w:div w:id="2071344573">
              <w:marLeft w:val="0"/>
              <w:marRight w:val="0"/>
              <w:marTop w:val="0"/>
              <w:marBottom w:val="0"/>
              <w:divBdr>
                <w:top w:val="none" w:sz="0" w:space="0" w:color="auto"/>
                <w:left w:val="none" w:sz="0" w:space="0" w:color="auto"/>
                <w:bottom w:val="none" w:sz="0" w:space="0" w:color="auto"/>
                <w:right w:val="none" w:sz="0" w:space="0" w:color="auto"/>
              </w:divBdr>
            </w:div>
            <w:div w:id="2071995434">
              <w:marLeft w:val="0"/>
              <w:marRight w:val="0"/>
              <w:marTop w:val="0"/>
              <w:marBottom w:val="0"/>
              <w:divBdr>
                <w:top w:val="none" w:sz="0" w:space="0" w:color="auto"/>
                <w:left w:val="none" w:sz="0" w:space="0" w:color="auto"/>
                <w:bottom w:val="none" w:sz="0" w:space="0" w:color="auto"/>
                <w:right w:val="none" w:sz="0" w:space="0" w:color="auto"/>
              </w:divBdr>
            </w:div>
            <w:div w:id="2074086047">
              <w:marLeft w:val="0"/>
              <w:marRight w:val="0"/>
              <w:marTop w:val="0"/>
              <w:marBottom w:val="0"/>
              <w:divBdr>
                <w:top w:val="none" w:sz="0" w:space="0" w:color="auto"/>
                <w:left w:val="none" w:sz="0" w:space="0" w:color="auto"/>
                <w:bottom w:val="none" w:sz="0" w:space="0" w:color="auto"/>
                <w:right w:val="none" w:sz="0" w:space="0" w:color="auto"/>
              </w:divBdr>
            </w:div>
            <w:div w:id="2078551218">
              <w:marLeft w:val="0"/>
              <w:marRight w:val="0"/>
              <w:marTop w:val="0"/>
              <w:marBottom w:val="0"/>
              <w:divBdr>
                <w:top w:val="none" w:sz="0" w:space="0" w:color="auto"/>
                <w:left w:val="none" w:sz="0" w:space="0" w:color="auto"/>
                <w:bottom w:val="none" w:sz="0" w:space="0" w:color="auto"/>
                <w:right w:val="none" w:sz="0" w:space="0" w:color="auto"/>
              </w:divBdr>
            </w:div>
            <w:div w:id="2078626343">
              <w:marLeft w:val="0"/>
              <w:marRight w:val="0"/>
              <w:marTop w:val="0"/>
              <w:marBottom w:val="0"/>
              <w:divBdr>
                <w:top w:val="none" w:sz="0" w:space="0" w:color="auto"/>
                <w:left w:val="none" w:sz="0" w:space="0" w:color="auto"/>
                <w:bottom w:val="none" w:sz="0" w:space="0" w:color="auto"/>
                <w:right w:val="none" w:sz="0" w:space="0" w:color="auto"/>
              </w:divBdr>
            </w:div>
            <w:div w:id="2091153235">
              <w:marLeft w:val="0"/>
              <w:marRight w:val="0"/>
              <w:marTop w:val="0"/>
              <w:marBottom w:val="0"/>
              <w:divBdr>
                <w:top w:val="none" w:sz="0" w:space="0" w:color="auto"/>
                <w:left w:val="none" w:sz="0" w:space="0" w:color="auto"/>
                <w:bottom w:val="none" w:sz="0" w:space="0" w:color="auto"/>
                <w:right w:val="none" w:sz="0" w:space="0" w:color="auto"/>
              </w:divBdr>
            </w:div>
            <w:div w:id="2091541028">
              <w:marLeft w:val="0"/>
              <w:marRight w:val="0"/>
              <w:marTop w:val="0"/>
              <w:marBottom w:val="0"/>
              <w:divBdr>
                <w:top w:val="none" w:sz="0" w:space="0" w:color="auto"/>
                <w:left w:val="none" w:sz="0" w:space="0" w:color="auto"/>
                <w:bottom w:val="none" w:sz="0" w:space="0" w:color="auto"/>
                <w:right w:val="none" w:sz="0" w:space="0" w:color="auto"/>
              </w:divBdr>
            </w:div>
            <w:div w:id="2092583298">
              <w:marLeft w:val="0"/>
              <w:marRight w:val="0"/>
              <w:marTop w:val="0"/>
              <w:marBottom w:val="0"/>
              <w:divBdr>
                <w:top w:val="none" w:sz="0" w:space="0" w:color="auto"/>
                <w:left w:val="none" w:sz="0" w:space="0" w:color="auto"/>
                <w:bottom w:val="none" w:sz="0" w:space="0" w:color="auto"/>
                <w:right w:val="none" w:sz="0" w:space="0" w:color="auto"/>
              </w:divBdr>
            </w:div>
            <w:div w:id="2101950739">
              <w:marLeft w:val="0"/>
              <w:marRight w:val="0"/>
              <w:marTop w:val="0"/>
              <w:marBottom w:val="0"/>
              <w:divBdr>
                <w:top w:val="none" w:sz="0" w:space="0" w:color="auto"/>
                <w:left w:val="none" w:sz="0" w:space="0" w:color="auto"/>
                <w:bottom w:val="none" w:sz="0" w:space="0" w:color="auto"/>
                <w:right w:val="none" w:sz="0" w:space="0" w:color="auto"/>
              </w:divBdr>
            </w:div>
            <w:div w:id="2121676508">
              <w:marLeft w:val="0"/>
              <w:marRight w:val="0"/>
              <w:marTop w:val="0"/>
              <w:marBottom w:val="0"/>
              <w:divBdr>
                <w:top w:val="none" w:sz="0" w:space="0" w:color="auto"/>
                <w:left w:val="none" w:sz="0" w:space="0" w:color="auto"/>
                <w:bottom w:val="none" w:sz="0" w:space="0" w:color="auto"/>
                <w:right w:val="none" w:sz="0" w:space="0" w:color="auto"/>
              </w:divBdr>
            </w:div>
            <w:div w:id="2127889734">
              <w:marLeft w:val="0"/>
              <w:marRight w:val="0"/>
              <w:marTop w:val="0"/>
              <w:marBottom w:val="0"/>
              <w:divBdr>
                <w:top w:val="none" w:sz="0" w:space="0" w:color="auto"/>
                <w:left w:val="none" w:sz="0" w:space="0" w:color="auto"/>
                <w:bottom w:val="none" w:sz="0" w:space="0" w:color="auto"/>
                <w:right w:val="none" w:sz="0" w:space="0" w:color="auto"/>
              </w:divBdr>
            </w:div>
            <w:div w:id="2141607149">
              <w:marLeft w:val="0"/>
              <w:marRight w:val="0"/>
              <w:marTop w:val="0"/>
              <w:marBottom w:val="0"/>
              <w:divBdr>
                <w:top w:val="none" w:sz="0" w:space="0" w:color="auto"/>
                <w:left w:val="none" w:sz="0" w:space="0" w:color="auto"/>
                <w:bottom w:val="none" w:sz="0" w:space="0" w:color="auto"/>
                <w:right w:val="none" w:sz="0" w:space="0" w:color="auto"/>
              </w:divBdr>
            </w:div>
          </w:divsChild>
        </w:div>
        <w:div w:id="1602879656">
          <w:marLeft w:val="0"/>
          <w:marRight w:val="0"/>
          <w:marTop w:val="0"/>
          <w:marBottom w:val="0"/>
          <w:divBdr>
            <w:top w:val="none" w:sz="0" w:space="0" w:color="auto"/>
            <w:left w:val="none" w:sz="0" w:space="0" w:color="auto"/>
            <w:bottom w:val="none" w:sz="0" w:space="0" w:color="auto"/>
            <w:right w:val="none" w:sz="0" w:space="0" w:color="auto"/>
          </w:divBdr>
          <w:divsChild>
            <w:div w:id="16540389">
              <w:marLeft w:val="0"/>
              <w:marRight w:val="0"/>
              <w:marTop w:val="0"/>
              <w:marBottom w:val="0"/>
              <w:divBdr>
                <w:top w:val="none" w:sz="0" w:space="0" w:color="auto"/>
                <w:left w:val="none" w:sz="0" w:space="0" w:color="auto"/>
                <w:bottom w:val="none" w:sz="0" w:space="0" w:color="auto"/>
                <w:right w:val="none" w:sz="0" w:space="0" w:color="auto"/>
              </w:divBdr>
            </w:div>
            <w:div w:id="169687768">
              <w:marLeft w:val="0"/>
              <w:marRight w:val="0"/>
              <w:marTop w:val="0"/>
              <w:marBottom w:val="0"/>
              <w:divBdr>
                <w:top w:val="none" w:sz="0" w:space="0" w:color="auto"/>
                <w:left w:val="none" w:sz="0" w:space="0" w:color="auto"/>
                <w:bottom w:val="none" w:sz="0" w:space="0" w:color="auto"/>
                <w:right w:val="none" w:sz="0" w:space="0" w:color="auto"/>
              </w:divBdr>
            </w:div>
            <w:div w:id="172259109">
              <w:marLeft w:val="0"/>
              <w:marRight w:val="0"/>
              <w:marTop w:val="0"/>
              <w:marBottom w:val="0"/>
              <w:divBdr>
                <w:top w:val="none" w:sz="0" w:space="0" w:color="auto"/>
                <w:left w:val="none" w:sz="0" w:space="0" w:color="auto"/>
                <w:bottom w:val="none" w:sz="0" w:space="0" w:color="auto"/>
                <w:right w:val="none" w:sz="0" w:space="0" w:color="auto"/>
              </w:divBdr>
            </w:div>
            <w:div w:id="355158743">
              <w:marLeft w:val="0"/>
              <w:marRight w:val="0"/>
              <w:marTop w:val="0"/>
              <w:marBottom w:val="0"/>
              <w:divBdr>
                <w:top w:val="none" w:sz="0" w:space="0" w:color="auto"/>
                <w:left w:val="none" w:sz="0" w:space="0" w:color="auto"/>
                <w:bottom w:val="none" w:sz="0" w:space="0" w:color="auto"/>
                <w:right w:val="none" w:sz="0" w:space="0" w:color="auto"/>
              </w:divBdr>
            </w:div>
            <w:div w:id="371536611">
              <w:marLeft w:val="0"/>
              <w:marRight w:val="0"/>
              <w:marTop w:val="0"/>
              <w:marBottom w:val="0"/>
              <w:divBdr>
                <w:top w:val="none" w:sz="0" w:space="0" w:color="auto"/>
                <w:left w:val="none" w:sz="0" w:space="0" w:color="auto"/>
                <w:bottom w:val="none" w:sz="0" w:space="0" w:color="auto"/>
                <w:right w:val="none" w:sz="0" w:space="0" w:color="auto"/>
              </w:divBdr>
            </w:div>
            <w:div w:id="496919327">
              <w:marLeft w:val="0"/>
              <w:marRight w:val="0"/>
              <w:marTop w:val="0"/>
              <w:marBottom w:val="0"/>
              <w:divBdr>
                <w:top w:val="none" w:sz="0" w:space="0" w:color="auto"/>
                <w:left w:val="none" w:sz="0" w:space="0" w:color="auto"/>
                <w:bottom w:val="none" w:sz="0" w:space="0" w:color="auto"/>
                <w:right w:val="none" w:sz="0" w:space="0" w:color="auto"/>
              </w:divBdr>
            </w:div>
            <w:div w:id="504829016">
              <w:marLeft w:val="0"/>
              <w:marRight w:val="0"/>
              <w:marTop w:val="0"/>
              <w:marBottom w:val="0"/>
              <w:divBdr>
                <w:top w:val="none" w:sz="0" w:space="0" w:color="auto"/>
                <w:left w:val="none" w:sz="0" w:space="0" w:color="auto"/>
                <w:bottom w:val="none" w:sz="0" w:space="0" w:color="auto"/>
                <w:right w:val="none" w:sz="0" w:space="0" w:color="auto"/>
              </w:divBdr>
            </w:div>
            <w:div w:id="571964202">
              <w:marLeft w:val="0"/>
              <w:marRight w:val="0"/>
              <w:marTop w:val="0"/>
              <w:marBottom w:val="0"/>
              <w:divBdr>
                <w:top w:val="none" w:sz="0" w:space="0" w:color="auto"/>
                <w:left w:val="none" w:sz="0" w:space="0" w:color="auto"/>
                <w:bottom w:val="none" w:sz="0" w:space="0" w:color="auto"/>
                <w:right w:val="none" w:sz="0" w:space="0" w:color="auto"/>
              </w:divBdr>
            </w:div>
            <w:div w:id="628584723">
              <w:marLeft w:val="0"/>
              <w:marRight w:val="0"/>
              <w:marTop w:val="0"/>
              <w:marBottom w:val="0"/>
              <w:divBdr>
                <w:top w:val="none" w:sz="0" w:space="0" w:color="auto"/>
                <w:left w:val="none" w:sz="0" w:space="0" w:color="auto"/>
                <w:bottom w:val="none" w:sz="0" w:space="0" w:color="auto"/>
                <w:right w:val="none" w:sz="0" w:space="0" w:color="auto"/>
              </w:divBdr>
            </w:div>
            <w:div w:id="694117108">
              <w:marLeft w:val="0"/>
              <w:marRight w:val="0"/>
              <w:marTop w:val="0"/>
              <w:marBottom w:val="0"/>
              <w:divBdr>
                <w:top w:val="none" w:sz="0" w:space="0" w:color="auto"/>
                <w:left w:val="none" w:sz="0" w:space="0" w:color="auto"/>
                <w:bottom w:val="none" w:sz="0" w:space="0" w:color="auto"/>
                <w:right w:val="none" w:sz="0" w:space="0" w:color="auto"/>
              </w:divBdr>
            </w:div>
            <w:div w:id="805850569">
              <w:marLeft w:val="0"/>
              <w:marRight w:val="0"/>
              <w:marTop w:val="0"/>
              <w:marBottom w:val="0"/>
              <w:divBdr>
                <w:top w:val="none" w:sz="0" w:space="0" w:color="auto"/>
                <w:left w:val="none" w:sz="0" w:space="0" w:color="auto"/>
                <w:bottom w:val="none" w:sz="0" w:space="0" w:color="auto"/>
                <w:right w:val="none" w:sz="0" w:space="0" w:color="auto"/>
              </w:divBdr>
            </w:div>
            <w:div w:id="949624104">
              <w:marLeft w:val="0"/>
              <w:marRight w:val="0"/>
              <w:marTop w:val="0"/>
              <w:marBottom w:val="0"/>
              <w:divBdr>
                <w:top w:val="none" w:sz="0" w:space="0" w:color="auto"/>
                <w:left w:val="none" w:sz="0" w:space="0" w:color="auto"/>
                <w:bottom w:val="none" w:sz="0" w:space="0" w:color="auto"/>
                <w:right w:val="none" w:sz="0" w:space="0" w:color="auto"/>
              </w:divBdr>
            </w:div>
            <w:div w:id="957182508">
              <w:marLeft w:val="0"/>
              <w:marRight w:val="0"/>
              <w:marTop w:val="0"/>
              <w:marBottom w:val="0"/>
              <w:divBdr>
                <w:top w:val="none" w:sz="0" w:space="0" w:color="auto"/>
                <w:left w:val="none" w:sz="0" w:space="0" w:color="auto"/>
                <w:bottom w:val="none" w:sz="0" w:space="0" w:color="auto"/>
                <w:right w:val="none" w:sz="0" w:space="0" w:color="auto"/>
              </w:divBdr>
            </w:div>
            <w:div w:id="957905890">
              <w:marLeft w:val="0"/>
              <w:marRight w:val="0"/>
              <w:marTop w:val="0"/>
              <w:marBottom w:val="0"/>
              <w:divBdr>
                <w:top w:val="none" w:sz="0" w:space="0" w:color="auto"/>
                <w:left w:val="none" w:sz="0" w:space="0" w:color="auto"/>
                <w:bottom w:val="none" w:sz="0" w:space="0" w:color="auto"/>
                <w:right w:val="none" w:sz="0" w:space="0" w:color="auto"/>
              </w:divBdr>
            </w:div>
            <w:div w:id="970332159">
              <w:marLeft w:val="0"/>
              <w:marRight w:val="0"/>
              <w:marTop w:val="0"/>
              <w:marBottom w:val="0"/>
              <w:divBdr>
                <w:top w:val="none" w:sz="0" w:space="0" w:color="auto"/>
                <w:left w:val="none" w:sz="0" w:space="0" w:color="auto"/>
                <w:bottom w:val="none" w:sz="0" w:space="0" w:color="auto"/>
                <w:right w:val="none" w:sz="0" w:space="0" w:color="auto"/>
              </w:divBdr>
            </w:div>
            <w:div w:id="1000087119">
              <w:marLeft w:val="0"/>
              <w:marRight w:val="0"/>
              <w:marTop w:val="0"/>
              <w:marBottom w:val="0"/>
              <w:divBdr>
                <w:top w:val="none" w:sz="0" w:space="0" w:color="auto"/>
                <w:left w:val="none" w:sz="0" w:space="0" w:color="auto"/>
                <w:bottom w:val="none" w:sz="0" w:space="0" w:color="auto"/>
                <w:right w:val="none" w:sz="0" w:space="0" w:color="auto"/>
              </w:divBdr>
            </w:div>
            <w:div w:id="1019239186">
              <w:marLeft w:val="0"/>
              <w:marRight w:val="0"/>
              <w:marTop w:val="0"/>
              <w:marBottom w:val="0"/>
              <w:divBdr>
                <w:top w:val="none" w:sz="0" w:space="0" w:color="auto"/>
                <w:left w:val="none" w:sz="0" w:space="0" w:color="auto"/>
                <w:bottom w:val="none" w:sz="0" w:space="0" w:color="auto"/>
                <w:right w:val="none" w:sz="0" w:space="0" w:color="auto"/>
              </w:divBdr>
            </w:div>
            <w:div w:id="1111972608">
              <w:marLeft w:val="0"/>
              <w:marRight w:val="0"/>
              <w:marTop w:val="0"/>
              <w:marBottom w:val="0"/>
              <w:divBdr>
                <w:top w:val="none" w:sz="0" w:space="0" w:color="auto"/>
                <w:left w:val="none" w:sz="0" w:space="0" w:color="auto"/>
                <w:bottom w:val="none" w:sz="0" w:space="0" w:color="auto"/>
                <w:right w:val="none" w:sz="0" w:space="0" w:color="auto"/>
              </w:divBdr>
            </w:div>
            <w:div w:id="1134907293">
              <w:marLeft w:val="0"/>
              <w:marRight w:val="0"/>
              <w:marTop w:val="0"/>
              <w:marBottom w:val="0"/>
              <w:divBdr>
                <w:top w:val="none" w:sz="0" w:space="0" w:color="auto"/>
                <w:left w:val="none" w:sz="0" w:space="0" w:color="auto"/>
                <w:bottom w:val="none" w:sz="0" w:space="0" w:color="auto"/>
                <w:right w:val="none" w:sz="0" w:space="0" w:color="auto"/>
              </w:divBdr>
            </w:div>
            <w:div w:id="1142960641">
              <w:marLeft w:val="0"/>
              <w:marRight w:val="0"/>
              <w:marTop w:val="0"/>
              <w:marBottom w:val="0"/>
              <w:divBdr>
                <w:top w:val="none" w:sz="0" w:space="0" w:color="auto"/>
                <w:left w:val="none" w:sz="0" w:space="0" w:color="auto"/>
                <w:bottom w:val="none" w:sz="0" w:space="0" w:color="auto"/>
                <w:right w:val="none" w:sz="0" w:space="0" w:color="auto"/>
              </w:divBdr>
            </w:div>
            <w:div w:id="1208689442">
              <w:marLeft w:val="0"/>
              <w:marRight w:val="0"/>
              <w:marTop w:val="0"/>
              <w:marBottom w:val="0"/>
              <w:divBdr>
                <w:top w:val="none" w:sz="0" w:space="0" w:color="auto"/>
                <w:left w:val="none" w:sz="0" w:space="0" w:color="auto"/>
                <w:bottom w:val="none" w:sz="0" w:space="0" w:color="auto"/>
                <w:right w:val="none" w:sz="0" w:space="0" w:color="auto"/>
              </w:divBdr>
            </w:div>
            <w:div w:id="1274630597">
              <w:marLeft w:val="0"/>
              <w:marRight w:val="0"/>
              <w:marTop w:val="0"/>
              <w:marBottom w:val="0"/>
              <w:divBdr>
                <w:top w:val="none" w:sz="0" w:space="0" w:color="auto"/>
                <w:left w:val="none" w:sz="0" w:space="0" w:color="auto"/>
                <w:bottom w:val="none" w:sz="0" w:space="0" w:color="auto"/>
                <w:right w:val="none" w:sz="0" w:space="0" w:color="auto"/>
              </w:divBdr>
            </w:div>
            <w:div w:id="1375620375">
              <w:marLeft w:val="0"/>
              <w:marRight w:val="0"/>
              <w:marTop w:val="0"/>
              <w:marBottom w:val="0"/>
              <w:divBdr>
                <w:top w:val="none" w:sz="0" w:space="0" w:color="auto"/>
                <w:left w:val="none" w:sz="0" w:space="0" w:color="auto"/>
                <w:bottom w:val="none" w:sz="0" w:space="0" w:color="auto"/>
                <w:right w:val="none" w:sz="0" w:space="0" w:color="auto"/>
              </w:divBdr>
            </w:div>
            <w:div w:id="1469787198">
              <w:marLeft w:val="0"/>
              <w:marRight w:val="0"/>
              <w:marTop w:val="0"/>
              <w:marBottom w:val="0"/>
              <w:divBdr>
                <w:top w:val="none" w:sz="0" w:space="0" w:color="auto"/>
                <w:left w:val="none" w:sz="0" w:space="0" w:color="auto"/>
                <w:bottom w:val="none" w:sz="0" w:space="0" w:color="auto"/>
                <w:right w:val="none" w:sz="0" w:space="0" w:color="auto"/>
              </w:divBdr>
            </w:div>
            <w:div w:id="1483738388">
              <w:marLeft w:val="0"/>
              <w:marRight w:val="0"/>
              <w:marTop w:val="0"/>
              <w:marBottom w:val="0"/>
              <w:divBdr>
                <w:top w:val="none" w:sz="0" w:space="0" w:color="auto"/>
                <w:left w:val="none" w:sz="0" w:space="0" w:color="auto"/>
                <w:bottom w:val="none" w:sz="0" w:space="0" w:color="auto"/>
                <w:right w:val="none" w:sz="0" w:space="0" w:color="auto"/>
              </w:divBdr>
            </w:div>
            <w:div w:id="1564441610">
              <w:marLeft w:val="0"/>
              <w:marRight w:val="0"/>
              <w:marTop w:val="0"/>
              <w:marBottom w:val="0"/>
              <w:divBdr>
                <w:top w:val="none" w:sz="0" w:space="0" w:color="auto"/>
                <w:left w:val="none" w:sz="0" w:space="0" w:color="auto"/>
                <w:bottom w:val="none" w:sz="0" w:space="0" w:color="auto"/>
                <w:right w:val="none" w:sz="0" w:space="0" w:color="auto"/>
              </w:divBdr>
            </w:div>
            <w:div w:id="1718118791">
              <w:marLeft w:val="0"/>
              <w:marRight w:val="0"/>
              <w:marTop w:val="0"/>
              <w:marBottom w:val="0"/>
              <w:divBdr>
                <w:top w:val="none" w:sz="0" w:space="0" w:color="auto"/>
                <w:left w:val="none" w:sz="0" w:space="0" w:color="auto"/>
                <w:bottom w:val="none" w:sz="0" w:space="0" w:color="auto"/>
                <w:right w:val="none" w:sz="0" w:space="0" w:color="auto"/>
              </w:divBdr>
            </w:div>
            <w:div w:id="1782526648">
              <w:marLeft w:val="0"/>
              <w:marRight w:val="0"/>
              <w:marTop w:val="0"/>
              <w:marBottom w:val="0"/>
              <w:divBdr>
                <w:top w:val="none" w:sz="0" w:space="0" w:color="auto"/>
                <w:left w:val="none" w:sz="0" w:space="0" w:color="auto"/>
                <w:bottom w:val="none" w:sz="0" w:space="0" w:color="auto"/>
                <w:right w:val="none" w:sz="0" w:space="0" w:color="auto"/>
              </w:divBdr>
            </w:div>
            <w:div w:id="1800146747">
              <w:marLeft w:val="0"/>
              <w:marRight w:val="0"/>
              <w:marTop w:val="0"/>
              <w:marBottom w:val="0"/>
              <w:divBdr>
                <w:top w:val="none" w:sz="0" w:space="0" w:color="auto"/>
                <w:left w:val="none" w:sz="0" w:space="0" w:color="auto"/>
                <w:bottom w:val="none" w:sz="0" w:space="0" w:color="auto"/>
                <w:right w:val="none" w:sz="0" w:space="0" w:color="auto"/>
              </w:divBdr>
            </w:div>
            <w:div w:id="1823816818">
              <w:marLeft w:val="0"/>
              <w:marRight w:val="0"/>
              <w:marTop w:val="0"/>
              <w:marBottom w:val="0"/>
              <w:divBdr>
                <w:top w:val="none" w:sz="0" w:space="0" w:color="auto"/>
                <w:left w:val="none" w:sz="0" w:space="0" w:color="auto"/>
                <w:bottom w:val="none" w:sz="0" w:space="0" w:color="auto"/>
                <w:right w:val="none" w:sz="0" w:space="0" w:color="auto"/>
              </w:divBdr>
            </w:div>
            <w:div w:id="1842811374">
              <w:marLeft w:val="0"/>
              <w:marRight w:val="0"/>
              <w:marTop w:val="0"/>
              <w:marBottom w:val="0"/>
              <w:divBdr>
                <w:top w:val="none" w:sz="0" w:space="0" w:color="auto"/>
                <w:left w:val="none" w:sz="0" w:space="0" w:color="auto"/>
                <w:bottom w:val="none" w:sz="0" w:space="0" w:color="auto"/>
                <w:right w:val="none" w:sz="0" w:space="0" w:color="auto"/>
              </w:divBdr>
            </w:div>
            <w:div w:id="1941836575">
              <w:marLeft w:val="0"/>
              <w:marRight w:val="0"/>
              <w:marTop w:val="0"/>
              <w:marBottom w:val="0"/>
              <w:divBdr>
                <w:top w:val="none" w:sz="0" w:space="0" w:color="auto"/>
                <w:left w:val="none" w:sz="0" w:space="0" w:color="auto"/>
                <w:bottom w:val="none" w:sz="0" w:space="0" w:color="auto"/>
                <w:right w:val="none" w:sz="0" w:space="0" w:color="auto"/>
              </w:divBdr>
            </w:div>
            <w:div w:id="1949237967">
              <w:marLeft w:val="0"/>
              <w:marRight w:val="0"/>
              <w:marTop w:val="0"/>
              <w:marBottom w:val="0"/>
              <w:divBdr>
                <w:top w:val="none" w:sz="0" w:space="0" w:color="auto"/>
                <w:left w:val="none" w:sz="0" w:space="0" w:color="auto"/>
                <w:bottom w:val="none" w:sz="0" w:space="0" w:color="auto"/>
                <w:right w:val="none" w:sz="0" w:space="0" w:color="auto"/>
              </w:divBdr>
            </w:div>
            <w:div w:id="1981035802">
              <w:marLeft w:val="0"/>
              <w:marRight w:val="0"/>
              <w:marTop w:val="0"/>
              <w:marBottom w:val="0"/>
              <w:divBdr>
                <w:top w:val="none" w:sz="0" w:space="0" w:color="auto"/>
                <w:left w:val="none" w:sz="0" w:space="0" w:color="auto"/>
                <w:bottom w:val="none" w:sz="0" w:space="0" w:color="auto"/>
                <w:right w:val="none" w:sz="0" w:space="0" w:color="auto"/>
              </w:divBdr>
            </w:div>
          </w:divsChild>
        </w:div>
        <w:div w:id="1689528224">
          <w:marLeft w:val="0"/>
          <w:marRight w:val="0"/>
          <w:marTop w:val="0"/>
          <w:marBottom w:val="0"/>
          <w:divBdr>
            <w:top w:val="none" w:sz="0" w:space="0" w:color="auto"/>
            <w:left w:val="none" w:sz="0" w:space="0" w:color="auto"/>
            <w:bottom w:val="none" w:sz="0" w:space="0" w:color="auto"/>
            <w:right w:val="none" w:sz="0" w:space="0" w:color="auto"/>
          </w:divBdr>
          <w:divsChild>
            <w:div w:id="22443024">
              <w:marLeft w:val="0"/>
              <w:marRight w:val="0"/>
              <w:marTop w:val="0"/>
              <w:marBottom w:val="0"/>
              <w:divBdr>
                <w:top w:val="none" w:sz="0" w:space="0" w:color="auto"/>
                <w:left w:val="none" w:sz="0" w:space="0" w:color="auto"/>
                <w:bottom w:val="none" w:sz="0" w:space="0" w:color="auto"/>
                <w:right w:val="none" w:sz="0" w:space="0" w:color="auto"/>
              </w:divBdr>
            </w:div>
            <w:div w:id="31224804">
              <w:marLeft w:val="0"/>
              <w:marRight w:val="0"/>
              <w:marTop w:val="0"/>
              <w:marBottom w:val="0"/>
              <w:divBdr>
                <w:top w:val="none" w:sz="0" w:space="0" w:color="auto"/>
                <w:left w:val="none" w:sz="0" w:space="0" w:color="auto"/>
                <w:bottom w:val="none" w:sz="0" w:space="0" w:color="auto"/>
                <w:right w:val="none" w:sz="0" w:space="0" w:color="auto"/>
              </w:divBdr>
            </w:div>
            <w:div w:id="48001996">
              <w:marLeft w:val="0"/>
              <w:marRight w:val="0"/>
              <w:marTop w:val="0"/>
              <w:marBottom w:val="0"/>
              <w:divBdr>
                <w:top w:val="none" w:sz="0" w:space="0" w:color="auto"/>
                <w:left w:val="none" w:sz="0" w:space="0" w:color="auto"/>
                <w:bottom w:val="none" w:sz="0" w:space="0" w:color="auto"/>
                <w:right w:val="none" w:sz="0" w:space="0" w:color="auto"/>
              </w:divBdr>
            </w:div>
            <w:div w:id="48577565">
              <w:marLeft w:val="0"/>
              <w:marRight w:val="0"/>
              <w:marTop w:val="0"/>
              <w:marBottom w:val="0"/>
              <w:divBdr>
                <w:top w:val="none" w:sz="0" w:space="0" w:color="auto"/>
                <w:left w:val="none" w:sz="0" w:space="0" w:color="auto"/>
                <w:bottom w:val="none" w:sz="0" w:space="0" w:color="auto"/>
                <w:right w:val="none" w:sz="0" w:space="0" w:color="auto"/>
              </w:divBdr>
            </w:div>
            <w:div w:id="48581717">
              <w:marLeft w:val="0"/>
              <w:marRight w:val="0"/>
              <w:marTop w:val="0"/>
              <w:marBottom w:val="0"/>
              <w:divBdr>
                <w:top w:val="none" w:sz="0" w:space="0" w:color="auto"/>
                <w:left w:val="none" w:sz="0" w:space="0" w:color="auto"/>
                <w:bottom w:val="none" w:sz="0" w:space="0" w:color="auto"/>
                <w:right w:val="none" w:sz="0" w:space="0" w:color="auto"/>
              </w:divBdr>
            </w:div>
            <w:div w:id="115873206">
              <w:marLeft w:val="0"/>
              <w:marRight w:val="0"/>
              <w:marTop w:val="0"/>
              <w:marBottom w:val="0"/>
              <w:divBdr>
                <w:top w:val="none" w:sz="0" w:space="0" w:color="auto"/>
                <w:left w:val="none" w:sz="0" w:space="0" w:color="auto"/>
                <w:bottom w:val="none" w:sz="0" w:space="0" w:color="auto"/>
                <w:right w:val="none" w:sz="0" w:space="0" w:color="auto"/>
              </w:divBdr>
            </w:div>
            <w:div w:id="119882239">
              <w:marLeft w:val="0"/>
              <w:marRight w:val="0"/>
              <w:marTop w:val="0"/>
              <w:marBottom w:val="0"/>
              <w:divBdr>
                <w:top w:val="none" w:sz="0" w:space="0" w:color="auto"/>
                <w:left w:val="none" w:sz="0" w:space="0" w:color="auto"/>
                <w:bottom w:val="none" w:sz="0" w:space="0" w:color="auto"/>
                <w:right w:val="none" w:sz="0" w:space="0" w:color="auto"/>
              </w:divBdr>
            </w:div>
            <w:div w:id="135876926">
              <w:marLeft w:val="0"/>
              <w:marRight w:val="0"/>
              <w:marTop w:val="0"/>
              <w:marBottom w:val="0"/>
              <w:divBdr>
                <w:top w:val="none" w:sz="0" w:space="0" w:color="auto"/>
                <w:left w:val="none" w:sz="0" w:space="0" w:color="auto"/>
                <w:bottom w:val="none" w:sz="0" w:space="0" w:color="auto"/>
                <w:right w:val="none" w:sz="0" w:space="0" w:color="auto"/>
              </w:divBdr>
            </w:div>
            <w:div w:id="140779852">
              <w:marLeft w:val="0"/>
              <w:marRight w:val="0"/>
              <w:marTop w:val="0"/>
              <w:marBottom w:val="0"/>
              <w:divBdr>
                <w:top w:val="none" w:sz="0" w:space="0" w:color="auto"/>
                <w:left w:val="none" w:sz="0" w:space="0" w:color="auto"/>
                <w:bottom w:val="none" w:sz="0" w:space="0" w:color="auto"/>
                <w:right w:val="none" w:sz="0" w:space="0" w:color="auto"/>
              </w:divBdr>
            </w:div>
            <w:div w:id="153029321">
              <w:marLeft w:val="0"/>
              <w:marRight w:val="0"/>
              <w:marTop w:val="0"/>
              <w:marBottom w:val="0"/>
              <w:divBdr>
                <w:top w:val="none" w:sz="0" w:space="0" w:color="auto"/>
                <w:left w:val="none" w:sz="0" w:space="0" w:color="auto"/>
                <w:bottom w:val="none" w:sz="0" w:space="0" w:color="auto"/>
                <w:right w:val="none" w:sz="0" w:space="0" w:color="auto"/>
              </w:divBdr>
            </w:div>
            <w:div w:id="163516836">
              <w:marLeft w:val="0"/>
              <w:marRight w:val="0"/>
              <w:marTop w:val="0"/>
              <w:marBottom w:val="0"/>
              <w:divBdr>
                <w:top w:val="none" w:sz="0" w:space="0" w:color="auto"/>
                <w:left w:val="none" w:sz="0" w:space="0" w:color="auto"/>
                <w:bottom w:val="none" w:sz="0" w:space="0" w:color="auto"/>
                <w:right w:val="none" w:sz="0" w:space="0" w:color="auto"/>
              </w:divBdr>
            </w:div>
            <w:div w:id="226765586">
              <w:marLeft w:val="0"/>
              <w:marRight w:val="0"/>
              <w:marTop w:val="0"/>
              <w:marBottom w:val="0"/>
              <w:divBdr>
                <w:top w:val="none" w:sz="0" w:space="0" w:color="auto"/>
                <w:left w:val="none" w:sz="0" w:space="0" w:color="auto"/>
                <w:bottom w:val="none" w:sz="0" w:space="0" w:color="auto"/>
                <w:right w:val="none" w:sz="0" w:space="0" w:color="auto"/>
              </w:divBdr>
            </w:div>
            <w:div w:id="233053465">
              <w:marLeft w:val="0"/>
              <w:marRight w:val="0"/>
              <w:marTop w:val="0"/>
              <w:marBottom w:val="0"/>
              <w:divBdr>
                <w:top w:val="none" w:sz="0" w:space="0" w:color="auto"/>
                <w:left w:val="none" w:sz="0" w:space="0" w:color="auto"/>
                <w:bottom w:val="none" w:sz="0" w:space="0" w:color="auto"/>
                <w:right w:val="none" w:sz="0" w:space="0" w:color="auto"/>
              </w:divBdr>
            </w:div>
            <w:div w:id="234315679">
              <w:marLeft w:val="0"/>
              <w:marRight w:val="0"/>
              <w:marTop w:val="0"/>
              <w:marBottom w:val="0"/>
              <w:divBdr>
                <w:top w:val="none" w:sz="0" w:space="0" w:color="auto"/>
                <w:left w:val="none" w:sz="0" w:space="0" w:color="auto"/>
                <w:bottom w:val="none" w:sz="0" w:space="0" w:color="auto"/>
                <w:right w:val="none" w:sz="0" w:space="0" w:color="auto"/>
              </w:divBdr>
            </w:div>
            <w:div w:id="234780546">
              <w:marLeft w:val="0"/>
              <w:marRight w:val="0"/>
              <w:marTop w:val="480"/>
              <w:marBottom w:val="0"/>
              <w:divBdr>
                <w:top w:val="single" w:sz="6" w:space="0" w:color="auto"/>
                <w:left w:val="single" w:sz="6" w:space="0" w:color="auto"/>
                <w:bottom w:val="single" w:sz="6" w:space="0" w:color="auto"/>
                <w:right w:val="single" w:sz="6" w:space="0" w:color="auto"/>
              </w:divBdr>
            </w:div>
            <w:div w:id="243029035">
              <w:marLeft w:val="0"/>
              <w:marRight w:val="0"/>
              <w:marTop w:val="0"/>
              <w:marBottom w:val="0"/>
              <w:divBdr>
                <w:top w:val="none" w:sz="0" w:space="0" w:color="auto"/>
                <w:left w:val="none" w:sz="0" w:space="0" w:color="auto"/>
                <w:bottom w:val="none" w:sz="0" w:space="0" w:color="auto"/>
                <w:right w:val="none" w:sz="0" w:space="0" w:color="auto"/>
              </w:divBdr>
            </w:div>
            <w:div w:id="261425897">
              <w:marLeft w:val="0"/>
              <w:marRight w:val="0"/>
              <w:marTop w:val="0"/>
              <w:marBottom w:val="0"/>
              <w:divBdr>
                <w:top w:val="none" w:sz="0" w:space="0" w:color="auto"/>
                <w:left w:val="none" w:sz="0" w:space="0" w:color="auto"/>
                <w:bottom w:val="none" w:sz="0" w:space="0" w:color="auto"/>
                <w:right w:val="none" w:sz="0" w:space="0" w:color="auto"/>
              </w:divBdr>
            </w:div>
            <w:div w:id="268663014">
              <w:marLeft w:val="0"/>
              <w:marRight w:val="0"/>
              <w:marTop w:val="0"/>
              <w:marBottom w:val="0"/>
              <w:divBdr>
                <w:top w:val="none" w:sz="0" w:space="0" w:color="auto"/>
                <w:left w:val="none" w:sz="0" w:space="0" w:color="auto"/>
                <w:bottom w:val="none" w:sz="0" w:space="0" w:color="auto"/>
                <w:right w:val="none" w:sz="0" w:space="0" w:color="auto"/>
              </w:divBdr>
            </w:div>
            <w:div w:id="271671429">
              <w:marLeft w:val="0"/>
              <w:marRight w:val="0"/>
              <w:marTop w:val="0"/>
              <w:marBottom w:val="0"/>
              <w:divBdr>
                <w:top w:val="none" w:sz="0" w:space="0" w:color="auto"/>
                <w:left w:val="none" w:sz="0" w:space="0" w:color="auto"/>
                <w:bottom w:val="none" w:sz="0" w:space="0" w:color="auto"/>
                <w:right w:val="none" w:sz="0" w:space="0" w:color="auto"/>
              </w:divBdr>
            </w:div>
            <w:div w:id="300887454">
              <w:marLeft w:val="0"/>
              <w:marRight w:val="0"/>
              <w:marTop w:val="0"/>
              <w:marBottom w:val="0"/>
              <w:divBdr>
                <w:top w:val="none" w:sz="0" w:space="0" w:color="auto"/>
                <w:left w:val="none" w:sz="0" w:space="0" w:color="auto"/>
                <w:bottom w:val="none" w:sz="0" w:space="0" w:color="auto"/>
                <w:right w:val="none" w:sz="0" w:space="0" w:color="auto"/>
              </w:divBdr>
            </w:div>
            <w:div w:id="388112691">
              <w:marLeft w:val="0"/>
              <w:marRight w:val="0"/>
              <w:marTop w:val="0"/>
              <w:marBottom w:val="0"/>
              <w:divBdr>
                <w:top w:val="none" w:sz="0" w:space="0" w:color="auto"/>
                <w:left w:val="none" w:sz="0" w:space="0" w:color="auto"/>
                <w:bottom w:val="none" w:sz="0" w:space="0" w:color="auto"/>
                <w:right w:val="none" w:sz="0" w:space="0" w:color="auto"/>
              </w:divBdr>
            </w:div>
            <w:div w:id="410736614">
              <w:marLeft w:val="0"/>
              <w:marRight w:val="0"/>
              <w:marTop w:val="0"/>
              <w:marBottom w:val="0"/>
              <w:divBdr>
                <w:top w:val="none" w:sz="0" w:space="0" w:color="auto"/>
                <w:left w:val="none" w:sz="0" w:space="0" w:color="auto"/>
                <w:bottom w:val="none" w:sz="0" w:space="0" w:color="auto"/>
                <w:right w:val="none" w:sz="0" w:space="0" w:color="auto"/>
              </w:divBdr>
            </w:div>
            <w:div w:id="432359195">
              <w:marLeft w:val="0"/>
              <w:marRight w:val="0"/>
              <w:marTop w:val="0"/>
              <w:marBottom w:val="0"/>
              <w:divBdr>
                <w:top w:val="none" w:sz="0" w:space="0" w:color="auto"/>
                <w:left w:val="none" w:sz="0" w:space="0" w:color="auto"/>
                <w:bottom w:val="none" w:sz="0" w:space="0" w:color="auto"/>
                <w:right w:val="none" w:sz="0" w:space="0" w:color="auto"/>
              </w:divBdr>
            </w:div>
            <w:div w:id="445122178">
              <w:marLeft w:val="0"/>
              <w:marRight w:val="0"/>
              <w:marTop w:val="0"/>
              <w:marBottom w:val="0"/>
              <w:divBdr>
                <w:top w:val="none" w:sz="0" w:space="0" w:color="auto"/>
                <w:left w:val="none" w:sz="0" w:space="0" w:color="auto"/>
                <w:bottom w:val="none" w:sz="0" w:space="0" w:color="auto"/>
                <w:right w:val="none" w:sz="0" w:space="0" w:color="auto"/>
              </w:divBdr>
            </w:div>
            <w:div w:id="462499568">
              <w:marLeft w:val="0"/>
              <w:marRight w:val="0"/>
              <w:marTop w:val="0"/>
              <w:marBottom w:val="0"/>
              <w:divBdr>
                <w:top w:val="none" w:sz="0" w:space="0" w:color="auto"/>
                <w:left w:val="none" w:sz="0" w:space="0" w:color="auto"/>
                <w:bottom w:val="none" w:sz="0" w:space="0" w:color="auto"/>
                <w:right w:val="none" w:sz="0" w:space="0" w:color="auto"/>
              </w:divBdr>
            </w:div>
            <w:div w:id="506363029">
              <w:marLeft w:val="0"/>
              <w:marRight w:val="0"/>
              <w:marTop w:val="0"/>
              <w:marBottom w:val="0"/>
              <w:divBdr>
                <w:top w:val="none" w:sz="0" w:space="0" w:color="auto"/>
                <w:left w:val="none" w:sz="0" w:space="0" w:color="auto"/>
                <w:bottom w:val="none" w:sz="0" w:space="0" w:color="auto"/>
                <w:right w:val="none" w:sz="0" w:space="0" w:color="auto"/>
              </w:divBdr>
            </w:div>
            <w:div w:id="558176801">
              <w:marLeft w:val="0"/>
              <w:marRight w:val="0"/>
              <w:marTop w:val="0"/>
              <w:marBottom w:val="0"/>
              <w:divBdr>
                <w:top w:val="none" w:sz="0" w:space="0" w:color="auto"/>
                <w:left w:val="none" w:sz="0" w:space="0" w:color="auto"/>
                <w:bottom w:val="none" w:sz="0" w:space="0" w:color="auto"/>
                <w:right w:val="none" w:sz="0" w:space="0" w:color="auto"/>
              </w:divBdr>
            </w:div>
            <w:div w:id="667296260">
              <w:marLeft w:val="0"/>
              <w:marRight w:val="0"/>
              <w:marTop w:val="0"/>
              <w:marBottom w:val="0"/>
              <w:divBdr>
                <w:top w:val="none" w:sz="0" w:space="0" w:color="auto"/>
                <w:left w:val="none" w:sz="0" w:space="0" w:color="auto"/>
                <w:bottom w:val="none" w:sz="0" w:space="0" w:color="auto"/>
                <w:right w:val="none" w:sz="0" w:space="0" w:color="auto"/>
              </w:divBdr>
            </w:div>
            <w:div w:id="691807584">
              <w:marLeft w:val="0"/>
              <w:marRight w:val="0"/>
              <w:marTop w:val="0"/>
              <w:marBottom w:val="0"/>
              <w:divBdr>
                <w:top w:val="none" w:sz="0" w:space="0" w:color="auto"/>
                <w:left w:val="none" w:sz="0" w:space="0" w:color="auto"/>
                <w:bottom w:val="none" w:sz="0" w:space="0" w:color="auto"/>
                <w:right w:val="none" w:sz="0" w:space="0" w:color="auto"/>
              </w:divBdr>
            </w:div>
            <w:div w:id="714543900">
              <w:marLeft w:val="0"/>
              <w:marRight w:val="0"/>
              <w:marTop w:val="0"/>
              <w:marBottom w:val="0"/>
              <w:divBdr>
                <w:top w:val="none" w:sz="0" w:space="0" w:color="auto"/>
                <w:left w:val="none" w:sz="0" w:space="0" w:color="auto"/>
                <w:bottom w:val="none" w:sz="0" w:space="0" w:color="auto"/>
                <w:right w:val="none" w:sz="0" w:space="0" w:color="auto"/>
              </w:divBdr>
            </w:div>
            <w:div w:id="739062158">
              <w:marLeft w:val="0"/>
              <w:marRight w:val="0"/>
              <w:marTop w:val="0"/>
              <w:marBottom w:val="0"/>
              <w:divBdr>
                <w:top w:val="none" w:sz="0" w:space="0" w:color="auto"/>
                <w:left w:val="none" w:sz="0" w:space="0" w:color="auto"/>
                <w:bottom w:val="none" w:sz="0" w:space="0" w:color="auto"/>
                <w:right w:val="none" w:sz="0" w:space="0" w:color="auto"/>
              </w:divBdr>
            </w:div>
            <w:div w:id="758209839">
              <w:marLeft w:val="0"/>
              <w:marRight w:val="0"/>
              <w:marTop w:val="0"/>
              <w:marBottom w:val="0"/>
              <w:divBdr>
                <w:top w:val="none" w:sz="0" w:space="0" w:color="auto"/>
                <w:left w:val="none" w:sz="0" w:space="0" w:color="auto"/>
                <w:bottom w:val="none" w:sz="0" w:space="0" w:color="auto"/>
                <w:right w:val="none" w:sz="0" w:space="0" w:color="auto"/>
              </w:divBdr>
            </w:div>
            <w:div w:id="776095626">
              <w:marLeft w:val="0"/>
              <w:marRight w:val="0"/>
              <w:marTop w:val="0"/>
              <w:marBottom w:val="0"/>
              <w:divBdr>
                <w:top w:val="none" w:sz="0" w:space="0" w:color="auto"/>
                <w:left w:val="none" w:sz="0" w:space="0" w:color="auto"/>
                <w:bottom w:val="none" w:sz="0" w:space="0" w:color="auto"/>
                <w:right w:val="none" w:sz="0" w:space="0" w:color="auto"/>
              </w:divBdr>
            </w:div>
            <w:div w:id="807668606">
              <w:marLeft w:val="0"/>
              <w:marRight w:val="0"/>
              <w:marTop w:val="0"/>
              <w:marBottom w:val="0"/>
              <w:divBdr>
                <w:top w:val="none" w:sz="0" w:space="0" w:color="auto"/>
                <w:left w:val="none" w:sz="0" w:space="0" w:color="auto"/>
                <w:bottom w:val="none" w:sz="0" w:space="0" w:color="auto"/>
                <w:right w:val="none" w:sz="0" w:space="0" w:color="auto"/>
              </w:divBdr>
            </w:div>
            <w:div w:id="824052871">
              <w:marLeft w:val="0"/>
              <w:marRight w:val="0"/>
              <w:marTop w:val="0"/>
              <w:marBottom w:val="0"/>
              <w:divBdr>
                <w:top w:val="none" w:sz="0" w:space="0" w:color="auto"/>
                <w:left w:val="none" w:sz="0" w:space="0" w:color="auto"/>
                <w:bottom w:val="none" w:sz="0" w:space="0" w:color="auto"/>
                <w:right w:val="none" w:sz="0" w:space="0" w:color="auto"/>
              </w:divBdr>
            </w:div>
            <w:div w:id="829760368">
              <w:marLeft w:val="0"/>
              <w:marRight w:val="0"/>
              <w:marTop w:val="0"/>
              <w:marBottom w:val="0"/>
              <w:divBdr>
                <w:top w:val="none" w:sz="0" w:space="0" w:color="auto"/>
                <w:left w:val="none" w:sz="0" w:space="0" w:color="auto"/>
                <w:bottom w:val="none" w:sz="0" w:space="0" w:color="auto"/>
                <w:right w:val="none" w:sz="0" w:space="0" w:color="auto"/>
              </w:divBdr>
            </w:div>
            <w:div w:id="842936373">
              <w:marLeft w:val="0"/>
              <w:marRight w:val="0"/>
              <w:marTop w:val="0"/>
              <w:marBottom w:val="0"/>
              <w:divBdr>
                <w:top w:val="none" w:sz="0" w:space="0" w:color="auto"/>
                <w:left w:val="none" w:sz="0" w:space="0" w:color="auto"/>
                <w:bottom w:val="none" w:sz="0" w:space="0" w:color="auto"/>
                <w:right w:val="none" w:sz="0" w:space="0" w:color="auto"/>
              </w:divBdr>
            </w:div>
            <w:div w:id="860706965">
              <w:marLeft w:val="0"/>
              <w:marRight w:val="0"/>
              <w:marTop w:val="0"/>
              <w:marBottom w:val="0"/>
              <w:divBdr>
                <w:top w:val="none" w:sz="0" w:space="0" w:color="auto"/>
                <w:left w:val="none" w:sz="0" w:space="0" w:color="auto"/>
                <w:bottom w:val="none" w:sz="0" w:space="0" w:color="auto"/>
                <w:right w:val="none" w:sz="0" w:space="0" w:color="auto"/>
              </w:divBdr>
            </w:div>
            <w:div w:id="887913620">
              <w:marLeft w:val="0"/>
              <w:marRight w:val="0"/>
              <w:marTop w:val="0"/>
              <w:marBottom w:val="0"/>
              <w:divBdr>
                <w:top w:val="none" w:sz="0" w:space="0" w:color="auto"/>
                <w:left w:val="none" w:sz="0" w:space="0" w:color="auto"/>
                <w:bottom w:val="none" w:sz="0" w:space="0" w:color="auto"/>
                <w:right w:val="none" w:sz="0" w:space="0" w:color="auto"/>
              </w:divBdr>
            </w:div>
            <w:div w:id="889077408">
              <w:marLeft w:val="0"/>
              <w:marRight w:val="0"/>
              <w:marTop w:val="0"/>
              <w:marBottom w:val="0"/>
              <w:divBdr>
                <w:top w:val="none" w:sz="0" w:space="0" w:color="auto"/>
                <w:left w:val="none" w:sz="0" w:space="0" w:color="auto"/>
                <w:bottom w:val="none" w:sz="0" w:space="0" w:color="auto"/>
                <w:right w:val="none" w:sz="0" w:space="0" w:color="auto"/>
              </w:divBdr>
            </w:div>
            <w:div w:id="910585023">
              <w:marLeft w:val="0"/>
              <w:marRight w:val="0"/>
              <w:marTop w:val="0"/>
              <w:marBottom w:val="0"/>
              <w:divBdr>
                <w:top w:val="none" w:sz="0" w:space="0" w:color="auto"/>
                <w:left w:val="none" w:sz="0" w:space="0" w:color="auto"/>
                <w:bottom w:val="none" w:sz="0" w:space="0" w:color="auto"/>
                <w:right w:val="none" w:sz="0" w:space="0" w:color="auto"/>
              </w:divBdr>
            </w:div>
            <w:div w:id="920722326">
              <w:marLeft w:val="0"/>
              <w:marRight w:val="0"/>
              <w:marTop w:val="0"/>
              <w:marBottom w:val="0"/>
              <w:divBdr>
                <w:top w:val="none" w:sz="0" w:space="0" w:color="auto"/>
                <w:left w:val="none" w:sz="0" w:space="0" w:color="auto"/>
                <w:bottom w:val="none" w:sz="0" w:space="0" w:color="auto"/>
                <w:right w:val="none" w:sz="0" w:space="0" w:color="auto"/>
              </w:divBdr>
            </w:div>
            <w:div w:id="953712547">
              <w:marLeft w:val="0"/>
              <w:marRight w:val="0"/>
              <w:marTop w:val="0"/>
              <w:marBottom w:val="0"/>
              <w:divBdr>
                <w:top w:val="none" w:sz="0" w:space="0" w:color="auto"/>
                <w:left w:val="none" w:sz="0" w:space="0" w:color="auto"/>
                <w:bottom w:val="none" w:sz="0" w:space="0" w:color="auto"/>
                <w:right w:val="none" w:sz="0" w:space="0" w:color="auto"/>
              </w:divBdr>
            </w:div>
            <w:div w:id="956982608">
              <w:marLeft w:val="0"/>
              <w:marRight w:val="0"/>
              <w:marTop w:val="0"/>
              <w:marBottom w:val="0"/>
              <w:divBdr>
                <w:top w:val="none" w:sz="0" w:space="0" w:color="auto"/>
                <w:left w:val="none" w:sz="0" w:space="0" w:color="auto"/>
                <w:bottom w:val="none" w:sz="0" w:space="0" w:color="auto"/>
                <w:right w:val="none" w:sz="0" w:space="0" w:color="auto"/>
              </w:divBdr>
            </w:div>
            <w:div w:id="1036202397">
              <w:marLeft w:val="0"/>
              <w:marRight w:val="0"/>
              <w:marTop w:val="0"/>
              <w:marBottom w:val="0"/>
              <w:divBdr>
                <w:top w:val="none" w:sz="0" w:space="0" w:color="auto"/>
                <w:left w:val="none" w:sz="0" w:space="0" w:color="auto"/>
                <w:bottom w:val="none" w:sz="0" w:space="0" w:color="auto"/>
                <w:right w:val="none" w:sz="0" w:space="0" w:color="auto"/>
              </w:divBdr>
            </w:div>
            <w:div w:id="1130123383">
              <w:marLeft w:val="0"/>
              <w:marRight w:val="0"/>
              <w:marTop w:val="0"/>
              <w:marBottom w:val="0"/>
              <w:divBdr>
                <w:top w:val="none" w:sz="0" w:space="0" w:color="auto"/>
                <w:left w:val="none" w:sz="0" w:space="0" w:color="auto"/>
                <w:bottom w:val="none" w:sz="0" w:space="0" w:color="auto"/>
                <w:right w:val="none" w:sz="0" w:space="0" w:color="auto"/>
              </w:divBdr>
            </w:div>
            <w:div w:id="1174107679">
              <w:marLeft w:val="0"/>
              <w:marRight w:val="0"/>
              <w:marTop w:val="0"/>
              <w:marBottom w:val="0"/>
              <w:divBdr>
                <w:top w:val="none" w:sz="0" w:space="0" w:color="auto"/>
                <w:left w:val="none" w:sz="0" w:space="0" w:color="auto"/>
                <w:bottom w:val="none" w:sz="0" w:space="0" w:color="auto"/>
                <w:right w:val="none" w:sz="0" w:space="0" w:color="auto"/>
              </w:divBdr>
            </w:div>
            <w:div w:id="1201556631">
              <w:marLeft w:val="0"/>
              <w:marRight w:val="0"/>
              <w:marTop w:val="0"/>
              <w:marBottom w:val="0"/>
              <w:divBdr>
                <w:top w:val="none" w:sz="0" w:space="0" w:color="auto"/>
                <w:left w:val="none" w:sz="0" w:space="0" w:color="auto"/>
                <w:bottom w:val="none" w:sz="0" w:space="0" w:color="auto"/>
                <w:right w:val="none" w:sz="0" w:space="0" w:color="auto"/>
              </w:divBdr>
            </w:div>
            <w:div w:id="1205946804">
              <w:marLeft w:val="0"/>
              <w:marRight w:val="0"/>
              <w:marTop w:val="0"/>
              <w:marBottom w:val="0"/>
              <w:divBdr>
                <w:top w:val="none" w:sz="0" w:space="0" w:color="auto"/>
                <w:left w:val="none" w:sz="0" w:space="0" w:color="auto"/>
                <w:bottom w:val="none" w:sz="0" w:space="0" w:color="auto"/>
                <w:right w:val="none" w:sz="0" w:space="0" w:color="auto"/>
              </w:divBdr>
            </w:div>
            <w:div w:id="1217207625">
              <w:marLeft w:val="0"/>
              <w:marRight w:val="0"/>
              <w:marTop w:val="0"/>
              <w:marBottom w:val="0"/>
              <w:divBdr>
                <w:top w:val="none" w:sz="0" w:space="0" w:color="auto"/>
                <w:left w:val="none" w:sz="0" w:space="0" w:color="auto"/>
                <w:bottom w:val="none" w:sz="0" w:space="0" w:color="auto"/>
                <w:right w:val="none" w:sz="0" w:space="0" w:color="auto"/>
              </w:divBdr>
            </w:div>
            <w:div w:id="1227298804">
              <w:marLeft w:val="0"/>
              <w:marRight w:val="0"/>
              <w:marTop w:val="0"/>
              <w:marBottom w:val="0"/>
              <w:divBdr>
                <w:top w:val="none" w:sz="0" w:space="0" w:color="auto"/>
                <w:left w:val="none" w:sz="0" w:space="0" w:color="auto"/>
                <w:bottom w:val="none" w:sz="0" w:space="0" w:color="auto"/>
                <w:right w:val="none" w:sz="0" w:space="0" w:color="auto"/>
              </w:divBdr>
            </w:div>
            <w:div w:id="1247424013">
              <w:marLeft w:val="0"/>
              <w:marRight w:val="0"/>
              <w:marTop w:val="0"/>
              <w:marBottom w:val="0"/>
              <w:divBdr>
                <w:top w:val="none" w:sz="0" w:space="0" w:color="auto"/>
                <w:left w:val="none" w:sz="0" w:space="0" w:color="auto"/>
                <w:bottom w:val="none" w:sz="0" w:space="0" w:color="auto"/>
                <w:right w:val="none" w:sz="0" w:space="0" w:color="auto"/>
              </w:divBdr>
            </w:div>
            <w:div w:id="1253507696">
              <w:marLeft w:val="0"/>
              <w:marRight w:val="0"/>
              <w:marTop w:val="0"/>
              <w:marBottom w:val="0"/>
              <w:divBdr>
                <w:top w:val="none" w:sz="0" w:space="0" w:color="auto"/>
                <w:left w:val="none" w:sz="0" w:space="0" w:color="auto"/>
                <w:bottom w:val="none" w:sz="0" w:space="0" w:color="auto"/>
                <w:right w:val="none" w:sz="0" w:space="0" w:color="auto"/>
              </w:divBdr>
            </w:div>
            <w:div w:id="1288007223">
              <w:marLeft w:val="0"/>
              <w:marRight w:val="0"/>
              <w:marTop w:val="0"/>
              <w:marBottom w:val="0"/>
              <w:divBdr>
                <w:top w:val="none" w:sz="0" w:space="0" w:color="auto"/>
                <w:left w:val="none" w:sz="0" w:space="0" w:color="auto"/>
                <w:bottom w:val="none" w:sz="0" w:space="0" w:color="auto"/>
                <w:right w:val="none" w:sz="0" w:space="0" w:color="auto"/>
              </w:divBdr>
            </w:div>
            <w:div w:id="1295062920">
              <w:marLeft w:val="0"/>
              <w:marRight w:val="0"/>
              <w:marTop w:val="0"/>
              <w:marBottom w:val="0"/>
              <w:divBdr>
                <w:top w:val="none" w:sz="0" w:space="0" w:color="auto"/>
                <w:left w:val="none" w:sz="0" w:space="0" w:color="auto"/>
                <w:bottom w:val="none" w:sz="0" w:space="0" w:color="auto"/>
                <w:right w:val="none" w:sz="0" w:space="0" w:color="auto"/>
              </w:divBdr>
            </w:div>
            <w:div w:id="1368408332">
              <w:marLeft w:val="0"/>
              <w:marRight w:val="0"/>
              <w:marTop w:val="0"/>
              <w:marBottom w:val="0"/>
              <w:divBdr>
                <w:top w:val="none" w:sz="0" w:space="0" w:color="auto"/>
                <w:left w:val="none" w:sz="0" w:space="0" w:color="auto"/>
                <w:bottom w:val="none" w:sz="0" w:space="0" w:color="auto"/>
                <w:right w:val="none" w:sz="0" w:space="0" w:color="auto"/>
              </w:divBdr>
            </w:div>
            <w:div w:id="1370494193">
              <w:marLeft w:val="0"/>
              <w:marRight w:val="0"/>
              <w:marTop w:val="0"/>
              <w:marBottom w:val="0"/>
              <w:divBdr>
                <w:top w:val="none" w:sz="0" w:space="0" w:color="auto"/>
                <w:left w:val="none" w:sz="0" w:space="0" w:color="auto"/>
                <w:bottom w:val="none" w:sz="0" w:space="0" w:color="auto"/>
                <w:right w:val="none" w:sz="0" w:space="0" w:color="auto"/>
              </w:divBdr>
            </w:div>
            <w:div w:id="1430617734">
              <w:marLeft w:val="0"/>
              <w:marRight w:val="0"/>
              <w:marTop w:val="0"/>
              <w:marBottom w:val="0"/>
              <w:divBdr>
                <w:top w:val="none" w:sz="0" w:space="0" w:color="auto"/>
                <w:left w:val="none" w:sz="0" w:space="0" w:color="auto"/>
                <w:bottom w:val="none" w:sz="0" w:space="0" w:color="auto"/>
                <w:right w:val="none" w:sz="0" w:space="0" w:color="auto"/>
              </w:divBdr>
            </w:div>
            <w:div w:id="1442527605">
              <w:marLeft w:val="0"/>
              <w:marRight w:val="0"/>
              <w:marTop w:val="0"/>
              <w:marBottom w:val="0"/>
              <w:divBdr>
                <w:top w:val="none" w:sz="0" w:space="0" w:color="auto"/>
                <w:left w:val="none" w:sz="0" w:space="0" w:color="auto"/>
                <w:bottom w:val="none" w:sz="0" w:space="0" w:color="auto"/>
                <w:right w:val="none" w:sz="0" w:space="0" w:color="auto"/>
              </w:divBdr>
            </w:div>
            <w:div w:id="1558467136">
              <w:marLeft w:val="0"/>
              <w:marRight w:val="0"/>
              <w:marTop w:val="0"/>
              <w:marBottom w:val="0"/>
              <w:divBdr>
                <w:top w:val="none" w:sz="0" w:space="0" w:color="auto"/>
                <w:left w:val="none" w:sz="0" w:space="0" w:color="auto"/>
                <w:bottom w:val="none" w:sz="0" w:space="0" w:color="auto"/>
                <w:right w:val="none" w:sz="0" w:space="0" w:color="auto"/>
              </w:divBdr>
            </w:div>
            <w:div w:id="1572815683">
              <w:marLeft w:val="0"/>
              <w:marRight w:val="0"/>
              <w:marTop w:val="0"/>
              <w:marBottom w:val="0"/>
              <w:divBdr>
                <w:top w:val="none" w:sz="0" w:space="0" w:color="auto"/>
                <w:left w:val="none" w:sz="0" w:space="0" w:color="auto"/>
                <w:bottom w:val="none" w:sz="0" w:space="0" w:color="auto"/>
                <w:right w:val="none" w:sz="0" w:space="0" w:color="auto"/>
              </w:divBdr>
            </w:div>
            <w:div w:id="1590701153">
              <w:marLeft w:val="0"/>
              <w:marRight w:val="0"/>
              <w:marTop w:val="0"/>
              <w:marBottom w:val="0"/>
              <w:divBdr>
                <w:top w:val="none" w:sz="0" w:space="0" w:color="auto"/>
                <w:left w:val="none" w:sz="0" w:space="0" w:color="auto"/>
                <w:bottom w:val="none" w:sz="0" w:space="0" w:color="auto"/>
                <w:right w:val="none" w:sz="0" w:space="0" w:color="auto"/>
              </w:divBdr>
            </w:div>
            <w:div w:id="1593659121">
              <w:marLeft w:val="0"/>
              <w:marRight w:val="0"/>
              <w:marTop w:val="0"/>
              <w:marBottom w:val="0"/>
              <w:divBdr>
                <w:top w:val="none" w:sz="0" w:space="0" w:color="auto"/>
                <w:left w:val="none" w:sz="0" w:space="0" w:color="auto"/>
                <w:bottom w:val="none" w:sz="0" w:space="0" w:color="auto"/>
                <w:right w:val="none" w:sz="0" w:space="0" w:color="auto"/>
              </w:divBdr>
            </w:div>
            <w:div w:id="1655990271">
              <w:marLeft w:val="0"/>
              <w:marRight w:val="0"/>
              <w:marTop w:val="0"/>
              <w:marBottom w:val="0"/>
              <w:divBdr>
                <w:top w:val="none" w:sz="0" w:space="0" w:color="auto"/>
                <w:left w:val="none" w:sz="0" w:space="0" w:color="auto"/>
                <w:bottom w:val="none" w:sz="0" w:space="0" w:color="auto"/>
                <w:right w:val="none" w:sz="0" w:space="0" w:color="auto"/>
              </w:divBdr>
            </w:div>
            <w:div w:id="1676882191">
              <w:marLeft w:val="0"/>
              <w:marRight w:val="0"/>
              <w:marTop w:val="0"/>
              <w:marBottom w:val="0"/>
              <w:divBdr>
                <w:top w:val="none" w:sz="0" w:space="0" w:color="auto"/>
                <w:left w:val="none" w:sz="0" w:space="0" w:color="auto"/>
                <w:bottom w:val="none" w:sz="0" w:space="0" w:color="auto"/>
                <w:right w:val="none" w:sz="0" w:space="0" w:color="auto"/>
              </w:divBdr>
            </w:div>
            <w:div w:id="1691371893">
              <w:marLeft w:val="0"/>
              <w:marRight w:val="0"/>
              <w:marTop w:val="0"/>
              <w:marBottom w:val="0"/>
              <w:divBdr>
                <w:top w:val="none" w:sz="0" w:space="0" w:color="auto"/>
                <w:left w:val="none" w:sz="0" w:space="0" w:color="auto"/>
                <w:bottom w:val="none" w:sz="0" w:space="0" w:color="auto"/>
                <w:right w:val="none" w:sz="0" w:space="0" w:color="auto"/>
              </w:divBdr>
            </w:div>
            <w:div w:id="1700931520">
              <w:marLeft w:val="0"/>
              <w:marRight w:val="0"/>
              <w:marTop w:val="0"/>
              <w:marBottom w:val="0"/>
              <w:divBdr>
                <w:top w:val="none" w:sz="0" w:space="0" w:color="auto"/>
                <w:left w:val="none" w:sz="0" w:space="0" w:color="auto"/>
                <w:bottom w:val="none" w:sz="0" w:space="0" w:color="auto"/>
                <w:right w:val="none" w:sz="0" w:space="0" w:color="auto"/>
              </w:divBdr>
            </w:div>
            <w:div w:id="1746605862">
              <w:marLeft w:val="0"/>
              <w:marRight w:val="0"/>
              <w:marTop w:val="0"/>
              <w:marBottom w:val="0"/>
              <w:divBdr>
                <w:top w:val="none" w:sz="0" w:space="0" w:color="auto"/>
                <w:left w:val="none" w:sz="0" w:space="0" w:color="auto"/>
                <w:bottom w:val="none" w:sz="0" w:space="0" w:color="auto"/>
                <w:right w:val="none" w:sz="0" w:space="0" w:color="auto"/>
              </w:divBdr>
            </w:div>
            <w:div w:id="1844930130">
              <w:marLeft w:val="0"/>
              <w:marRight w:val="0"/>
              <w:marTop w:val="0"/>
              <w:marBottom w:val="0"/>
              <w:divBdr>
                <w:top w:val="none" w:sz="0" w:space="0" w:color="auto"/>
                <w:left w:val="none" w:sz="0" w:space="0" w:color="auto"/>
                <w:bottom w:val="none" w:sz="0" w:space="0" w:color="auto"/>
                <w:right w:val="none" w:sz="0" w:space="0" w:color="auto"/>
              </w:divBdr>
            </w:div>
            <w:div w:id="1856648504">
              <w:marLeft w:val="0"/>
              <w:marRight w:val="0"/>
              <w:marTop w:val="0"/>
              <w:marBottom w:val="0"/>
              <w:divBdr>
                <w:top w:val="none" w:sz="0" w:space="0" w:color="auto"/>
                <w:left w:val="none" w:sz="0" w:space="0" w:color="auto"/>
                <w:bottom w:val="none" w:sz="0" w:space="0" w:color="auto"/>
                <w:right w:val="none" w:sz="0" w:space="0" w:color="auto"/>
              </w:divBdr>
            </w:div>
            <w:div w:id="1868982708">
              <w:marLeft w:val="0"/>
              <w:marRight w:val="0"/>
              <w:marTop w:val="0"/>
              <w:marBottom w:val="0"/>
              <w:divBdr>
                <w:top w:val="none" w:sz="0" w:space="0" w:color="auto"/>
                <w:left w:val="none" w:sz="0" w:space="0" w:color="auto"/>
                <w:bottom w:val="none" w:sz="0" w:space="0" w:color="auto"/>
                <w:right w:val="none" w:sz="0" w:space="0" w:color="auto"/>
              </w:divBdr>
            </w:div>
            <w:div w:id="1886913320">
              <w:marLeft w:val="0"/>
              <w:marRight w:val="0"/>
              <w:marTop w:val="0"/>
              <w:marBottom w:val="0"/>
              <w:divBdr>
                <w:top w:val="none" w:sz="0" w:space="0" w:color="auto"/>
                <w:left w:val="none" w:sz="0" w:space="0" w:color="auto"/>
                <w:bottom w:val="none" w:sz="0" w:space="0" w:color="auto"/>
                <w:right w:val="none" w:sz="0" w:space="0" w:color="auto"/>
              </w:divBdr>
            </w:div>
            <w:div w:id="1904216625">
              <w:marLeft w:val="0"/>
              <w:marRight w:val="0"/>
              <w:marTop w:val="0"/>
              <w:marBottom w:val="0"/>
              <w:divBdr>
                <w:top w:val="none" w:sz="0" w:space="0" w:color="auto"/>
                <w:left w:val="none" w:sz="0" w:space="0" w:color="auto"/>
                <w:bottom w:val="none" w:sz="0" w:space="0" w:color="auto"/>
                <w:right w:val="none" w:sz="0" w:space="0" w:color="auto"/>
              </w:divBdr>
            </w:div>
            <w:div w:id="1919974152">
              <w:marLeft w:val="0"/>
              <w:marRight w:val="0"/>
              <w:marTop w:val="0"/>
              <w:marBottom w:val="0"/>
              <w:divBdr>
                <w:top w:val="none" w:sz="0" w:space="0" w:color="auto"/>
                <w:left w:val="none" w:sz="0" w:space="0" w:color="auto"/>
                <w:bottom w:val="none" w:sz="0" w:space="0" w:color="auto"/>
                <w:right w:val="none" w:sz="0" w:space="0" w:color="auto"/>
              </w:divBdr>
            </w:div>
            <w:div w:id="1950355852">
              <w:marLeft w:val="0"/>
              <w:marRight w:val="0"/>
              <w:marTop w:val="0"/>
              <w:marBottom w:val="0"/>
              <w:divBdr>
                <w:top w:val="none" w:sz="0" w:space="0" w:color="auto"/>
                <w:left w:val="none" w:sz="0" w:space="0" w:color="auto"/>
                <w:bottom w:val="none" w:sz="0" w:space="0" w:color="auto"/>
                <w:right w:val="none" w:sz="0" w:space="0" w:color="auto"/>
              </w:divBdr>
            </w:div>
            <w:div w:id="1959484481">
              <w:marLeft w:val="0"/>
              <w:marRight w:val="0"/>
              <w:marTop w:val="0"/>
              <w:marBottom w:val="0"/>
              <w:divBdr>
                <w:top w:val="none" w:sz="0" w:space="0" w:color="auto"/>
                <w:left w:val="none" w:sz="0" w:space="0" w:color="auto"/>
                <w:bottom w:val="none" w:sz="0" w:space="0" w:color="auto"/>
                <w:right w:val="none" w:sz="0" w:space="0" w:color="auto"/>
              </w:divBdr>
            </w:div>
            <w:div w:id="1965234766">
              <w:marLeft w:val="0"/>
              <w:marRight w:val="0"/>
              <w:marTop w:val="0"/>
              <w:marBottom w:val="0"/>
              <w:divBdr>
                <w:top w:val="none" w:sz="0" w:space="0" w:color="auto"/>
                <w:left w:val="none" w:sz="0" w:space="0" w:color="auto"/>
                <w:bottom w:val="none" w:sz="0" w:space="0" w:color="auto"/>
                <w:right w:val="none" w:sz="0" w:space="0" w:color="auto"/>
              </w:divBdr>
            </w:div>
            <w:div w:id="1973318629">
              <w:marLeft w:val="0"/>
              <w:marRight w:val="0"/>
              <w:marTop w:val="0"/>
              <w:marBottom w:val="0"/>
              <w:divBdr>
                <w:top w:val="none" w:sz="0" w:space="0" w:color="auto"/>
                <w:left w:val="none" w:sz="0" w:space="0" w:color="auto"/>
                <w:bottom w:val="none" w:sz="0" w:space="0" w:color="auto"/>
                <w:right w:val="none" w:sz="0" w:space="0" w:color="auto"/>
              </w:divBdr>
            </w:div>
            <w:div w:id="1988437754">
              <w:marLeft w:val="0"/>
              <w:marRight w:val="0"/>
              <w:marTop w:val="0"/>
              <w:marBottom w:val="0"/>
              <w:divBdr>
                <w:top w:val="none" w:sz="0" w:space="0" w:color="auto"/>
                <w:left w:val="none" w:sz="0" w:space="0" w:color="auto"/>
                <w:bottom w:val="none" w:sz="0" w:space="0" w:color="auto"/>
                <w:right w:val="none" w:sz="0" w:space="0" w:color="auto"/>
              </w:divBdr>
            </w:div>
            <w:div w:id="1990818142">
              <w:marLeft w:val="0"/>
              <w:marRight w:val="0"/>
              <w:marTop w:val="0"/>
              <w:marBottom w:val="0"/>
              <w:divBdr>
                <w:top w:val="none" w:sz="0" w:space="0" w:color="auto"/>
                <w:left w:val="none" w:sz="0" w:space="0" w:color="auto"/>
                <w:bottom w:val="none" w:sz="0" w:space="0" w:color="auto"/>
                <w:right w:val="none" w:sz="0" w:space="0" w:color="auto"/>
              </w:divBdr>
            </w:div>
            <w:div w:id="1994142996">
              <w:marLeft w:val="0"/>
              <w:marRight w:val="0"/>
              <w:marTop w:val="0"/>
              <w:marBottom w:val="0"/>
              <w:divBdr>
                <w:top w:val="none" w:sz="0" w:space="0" w:color="auto"/>
                <w:left w:val="none" w:sz="0" w:space="0" w:color="auto"/>
                <w:bottom w:val="none" w:sz="0" w:space="0" w:color="auto"/>
                <w:right w:val="none" w:sz="0" w:space="0" w:color="auto"/>
              </w:divBdr>
            </w:div>
            <w:div w:id="2008745253">
              <w:marLeft w:val="0"/>
              <w:marRight w:val="0"/>
              <w:marTop w:val="0"/>
              <w:marBottom w:val="0"/>
              <w:divBdr>
                <w:top w:val="none" w:sz="0" w:space="0" w:color="auto"/>
                <w:left w:val="none" w:sz="0" w:space="0" w:color="auto"/>
                <w:bottom w:val="none" w:sz="0" w:space="0" w:color="auto"/>
                <w:right w:val="none" w:sz="0" w:space="0" w:color="auto"/>
              </w:divBdr>
            </w:div>
            <w:div w:id="2028870557">
              <w:marLeft w:val="0"/>
              <w:marRight w:val="0"/>
              <w:marTop w:val="0"/>
              <w:marBottom w:val="0"/>
              <w:divBdr>
                <w:top w:val="none" w:sz="0" w:space="0" w:color="auto"/>
                <w:left w:val="none" w:sz="0" w:space="0" w:color="auto"/>
                <w:bottom w:val="none" w:sz="0" w:space="0" w:color="auto"/>
                <w:right w:val="none" w:sz="0" w:space="0" w:color="auto"/>
              </w:divBdr>
            </w:div>
            <w:div w:id="2052457221">
              <w:marLeft w:val="0"/>
              <w:marRight w:val="0"/>
              <w:marTop w:val="0"/>
              <w:marBottom w:val="0"/>
              <w:divBdr>
                <w:top w:val="none" w:sz="0" w:space="0" w:color="auto"/>
                <w:left w:val="none" w:sz="0" w:space="0" w:color="auto"/>
                <w:bottom w:val="none" w:sz="0" w:space="0" w:color="auto"/>
                <w:right w:val="none" w:sz="0" w:space="0" w:color="auto"/>
              </w:divBdr>
            </w:div>
            <w:div w:id="2060744116">
              <w:marLeft w:val="0"/>
              <w:marRight w:val="0"/>
              <w:marTop w:val="0"/>
              <w:marBottom w:val="0"/>
              <w:divBdr>
                <w:top w:val="none" w:sz="0" w:space="0" w:color="auto"/>
                <w:left w:val="none" w:sz="0" w:space="0" w:color="auto"/>
                <w:bottom w:val="none" w:sz="0" w:space="0" w:color="auto"/>
                <w:right w:val="none" w:sz="0" w:space="0" w:color="auto"/>
              </w:divBdr>
            </w:div>
            <w:div w:id="2072188248">
              <w:marLeft w:val="0"/>
              <w:marRight w:val="0"/>
              <w:marTop w:val="0"/>
              <w:marBottom w:val="0"/>
              <w:divBdr>
                <w:top w:val="none" w:sz="0" w:space="0" w:color="auto"/>
                <w:left w:val="none" w:sz="0" w:space="0" w:color="auto"/>
                <w:bottom w:val="none" w:sz="0" w:space="0" w:color="auto"/>
                <w:right w:val="none" w:sz="0" w:space="0" w:color="auto"/>
              </w:divBdr>
            </w:div>
            <w:div w:id="2083795151">
              <w:marLeft w:val="0"/>
              <w:marRight w:val="0"/>
              <w:marTop w:val="0"/>
              <w:marBottom w:val="0"/>
              <w:divBdr>
                <w:top w:val="none" w:sz="0" w:space="0" w:color="auto"/>
                <w:left w:val="none" w:sz="0" w:space="0" w:color="auto"/>
                <w:bottom w:val="none" w:sz="0" w:space="0" w:color="auto"/>
                <w:right w:val="none" w:sz="0" w:space="0" w:color="auto"/>
              </w:divBdr>
            </w:div>
            <w:div w:id="21417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9528">
      <w:bodyDiv w:val="1"/>
      <w:marLeft w:val="0"/>
      <w:marRight w:val="0"/>
      <w:marTop w:val="0"/>
      <w:marBottom w:val="0"/>
      <w:divBdr>
        <w:top w:val="none" w:sz="0" w:space="0" w:color="auto"/>
        <w:left w:val="none" w:sz="0" w:space="0" w:color="auto"/>
        <w:bottom w:val="none" w:sz="0" w:space="0" w:color="auto"/>
        <w:right w:val="none" w:sz="0" w:space="0" w:color="auto"/>
      </w:divBdr>
      <w:divsChild>
        <w:div w:id="85077767">
          <w:marLeft w:val="0"/>
          <w:marRight w:val="0"/>
          <w:marTop w:val="0"/>
          <w:marBottom w:val="0"/>
          <w:divBdr>
            <w:top w:val="none" w:sz="0" w:space="0" w:color="auto"/>
            <w:left w:val="none" w:sz="0" w:space="0" w:color="auto"/>
            <w:bottom w:val="none" w:sz="0" w:space="0" w:color="auto"/>
            <w:right w:val="none" w:sz="0" w:space="0" w:color="auto"/>
          </w:divBdr>
          <w:divsChild>
            <w:div w:id="1275834">
              <w:marLeft w:val="0"/>
              <w:marRight w:val="0"/>
              <w:marTop w:val="0"/>
              <w:marBottom w:val="0"/>
              <w:divBdr>
                <w:top w:val="none" w:sz="0" w:space="0" w:color="auto"/>
                <w:left w:val="none" w:sz="0" w:space="0" w:color="auto"/>
                <w:bottom w:val="none" w:sz="0" w:space="0" w:color="auto"/>
                <w:right w:val="none" w:sz="0" w:space="0" w:color="auto"/>
              </w:divBdr>
            </w:div>
            <w:div w:id="4021107">
              <w:marLeft w:val="0"/>
              <w:marRight w:val="0"/>
              <w:marTop w:val="0"/>
              <w:marBottom w:val="0"/>
              <w:divBdr>
                <w:top w:val="none" w:sz="0" w:space="0" w:color="auto"/>
                <w:left w:val="none" w:sz="0" w:space="0" w:color="auto"/>
                <w:bottom w:val="none" w:sz="0" w:space="0" w:color="auto"/>
                <w:right w:val="none" w:sz="0" w:space="0" w:color="auto"/>
              </w:divBdr>
            </w:div>
            <w:div w:id="21594073">
              <w:marLeft w:val="0"/>
              <w:marRight w:val="0"/>
              <w:marTop w:val="0"/>
              <w:marBottom w:val="0"/>
              <w:divBdr>
                <w:top w:val="none" w:sz="0" w:space="0" w:color="auto"/>
                <w:left w:val="none" w:sz="0" w:space="0" w:color="auto"/>
                <w:bottom w:val="none" w:sz="0" w:space="0" w:color="auto"/>
                <w:right w:val="none" w:sz="0" w:space="0" w:color="auto"/>
              </w:divBdr>
            </w:div>
            <w:div w:id="33501646">
              <w:marLeft w:val="0"/>
              <w:marRight w:val="0"/>
              <w:marTop w:val="0"/>
              <w:marBottom w:val="0"/>
              <w:divBdr>
                <w:top w:val="none" w:sz="0" w:space="0" w:color="auto"/>
                <w:left w:val="none" w:sz="0" w:space="0" w:color="auto"/>
                <w:bottom w:val="none" w:sz="0" w:space="0" w:color="auto"/>
                <w:right w:val="none" w:sz="0" w:space="0" w:color="auto"/>
              </w:divBdr>
            </w:div>
            <w:div w:id="39744480">
              <w:marLeft w:val="0"/>
              <w:marRight w:val="0"/>
              <w:marTop w:val="0"/>
              <w:marBottom w:val="0"/>
              <w:divBdr>
                <w:top w:val="none" w:sz="0" w:space="0" w:color="auto"/>
                <w:left w:val="none" w:sz="0" w:space="0" w:color="auto"/>
                <w:bottom w:val="none" w:sz="0" w:space="0" w:color="auto"/>
                <w:right w:val="none" w:sz="0" w:space="0" w:color="auto"/>
              </w:divBdr>
            </w:div>
            <w:div w:id="47918652">
              <w:marLeft w:val="0"/>
              <w:marRight w:val="0"/>
              <w:marTop w:val="0"/>
              <w:marBottom w:val="0"/>
              <w:divBdr>
                <w:top w:val="none" w:sz="0" w:space="0" w:color="auto"/>
                <w:left w:val="none" w:sz="0" w:space="0" w:color="auto"/>
                <w:bottom w:val="none" w:sz="0" w:space="0" w:color="auto"/>
                <w:right w:val="none" w:sz="0" w:space="0" w:color="auto"/>
              </w:divBdr>
            </w:div>
            <w:div w:id="94987548">
              <w:marLeft w:val="0"/>
              <w:marRight w:val="0"/>
              <w:marTop w:val="0"/>
              <w:marBottom w:val="0"/>
              <w:divBdr>
                <w:top w:val="none" w:sz="0" w:space="0" w:color="auto"/>
                <w:left w:val="none" w:sz="0" w:space="0" w:color="auto"/>
                <w:bottom w:val="none" w:sz="0" w:space="0" w:color="auto"/>
                <w:right w:val="none" w:sz="0" w:space="0" w:color="auto"/>
              </w:divBdr>
            </w:div>
            <w:div w:id="97795066">
              <w:marLeft w:val="0"/>
              <w:marRight w:val="0"/>
              <w:marTop w:val="0"/>
              <w:marBottom w:val="0"/>
              <w:divBdr>
                <w:top w:val="none" w:sz="0" w:space="0" w:color="auto"/>
                <w:left w:val="none" w:sz="0" w:space="0" w:color="auto"/>
                <w:bottom w:val="none" w:sz="0" w:space="0" w:color="auto"/>
                <w:right w:val="none" w:sz="0" w:space="0" w:color="auto"/>
              </w:divBdr>
            </w:div>
            <w:div w:id="125702334">
              <w:marLeft w:val="0"/>
              <w:marRight w:val="0"/>
              <w:marTop w:val="0"/>
              <w:marBottom w:val="0"/>
              <w:divBdr>
                <w:top w:val="none" w:sz="0" w:space="0" w:color="auto"/>
                <w:left w:val="none" w:sz="0" w:space="0" w:color="auto"/>
                <w:bottom w:val="none" w:sz="0" w:space="0" w:color="auto"/>
                <w:right w:val="none" w:sz="0" w:space="0" w:color="auto"/>
              </w:divBdr>
            </w:div>
            <w:div w:id="126170008">
              <w:marLeft w:val="0"/>
              <w:marRight w:val="0"/>
              <w:marTop w:val="0"/>
              <w:marBottom w:val="0"/>
              <w:divBdr>
                <w:top w:val="none" w:sz="0" w:space="0" w:color="auto"/>
                <w:left w:val="none" w:sz="0" w:space="0" w:color="auto"/>
                <w:bottom w:val="none" w:sz="0" w:space="0" w:color="auto"/>
                <w:right w:val="none" w:sz="0" w:space="0" w:color="auto"/>
              </w:divBdr>
            </w:div>
            <w:div w:id="135725115">
              <w:marLeft w:val="0"/>
              <w:marRight w:val="0"/>
              <w:marTop w:val="0"/>
              <w:marBottom w:val="0"/>
              <w:divBdr>
                <w:top w:val="none" w:sz="0" w:space="0" w:color="auto"/>
                <w:left w:val="none" w:sz="0" w:space="0" w:color="auto"/>
                <w:bottom w:val="none" w:sz="0" w:space="0" w:color="auto"/>
                <w:right w:val="none" w:sz="0" w:space="0" w:color="auto"/>
              </w:divBdr>
            </w:div>
            <w:div w:id="154150104">
              <w:marLeft w:val="0"/>
              <w:marRight w:val="0"/>
              <w:marTop w:val="0"/>
              <w:marBottom w:val="0"/>
              <w:divBdr>
                <w:top w:val="none" w:sz="0" w:space="0" w:color="auto"/>
                <w:left w:val="none" w:sz="0" w:space="0" w:color="auto"/>
                <w:bottom w:val="none" w:sz="0" w:space="0" w:color="auto"/>
                <w:right w:val="none" w:sz="0" w:space="0" w:color="auto"/>
              </w:divBdr>
            </w:div>
            <w:div w:id="161507284">
              <w:marLeft w:val="0"/>
              <w:marRight w:val="0"/>
              <w:marTop w:val="0"/>
              <w:marBottom w:val="0"/>
              <w:divBdr>
                <w:top w:val="none" w:sz="0" w:space="0" w:color="auto"/>
                <w:left w:val="none" w:sz="0" w:space="0" w:color="auto"/>
                <w:bottom w:val="none" w:sz="0" w:space="0" w:color="auto"/>
                <w:right w:val="none" w:sz="0" w:space="0" w:color="auto"/>
              </w:divBdr>
            </w:div>
            <w:div w:id="198125496">
              <w:marLeft w:val="0"/>
              <w:marRight w:val="0"/>
              <w:marTop w:val="0"/>
              <w:marBottom w:val="0"/>
              <w:divBdr>
                <w:top w:val="none" w:sz="0" w:space="0" w:color="auto"/>
                <w:left w:val="none" w:sz="0" w:space="0" w:color="auto"/>
                <w:bottom w:val="none" w:sz="0" w:space="0" w:color="auto"/>
                <w:right w:val="none" w:sz="0" w:space="0" w:color="auto"/>
              </w:divBdr>
            </w:div>
            <w:div w:id="198199693">
              <w:marLeft w:val="0"/>
              <w:marRight w:val="0"/>
              <w:marTop w:val="0"/>
              <w:marBottom w:val="0"/>
              <w:divBdr>
                <w:top w:val="none" w:sz="0" w:space="0" w:color="auto"/>
                <w:left w:val="none" w:sz="0" w:space="0" w:color="auto"/>
                <w:bottom w:val="none" w:sz="0" w:space="0" w:color="auto"/>
                <w:right w:val="none" w:sz="0" w:space="0" w:color="auto"/>
              </w:divBdr>
            </w:div>
            <w:div w:id="199364536">
              <w:marLeft w:val="0"/>
              <w:marRight w:val="0"/>
              <w:marTop w:val="0"/>
              <w:marBottom w:val="0"/>
              <w:divBdr>
                <w:top w:val="none" w:sz="0" w:space="0" w:color="auto"/>
                <w:left w:val="none" w:sz="0" w:space="0" w:color="auto"/>
                <w:bottom w:val="none" w:sz="0" w:space="0" w:color="auto"/>
                <w:right w:val="none" w:sz="0" w:space="0" w:color="auto"/>
              </w:divBdr>
            </w:div>
            <w:div w:id="203687411">
              <w:marLeft w:val="0"/>
              <w:marRight w:val="0"/>
              <w:marTop w:val="0"/>
              <w:marBottom w:val="0"/>
              <w:divBdr>
                <w:top w:val="none" w:sz="0" w:space="0" w:color="auto"/>
                <w:left w:val="none" w:sz="0" w:space="0" w:color="auto"/>
                <w:bottom w:val="none" w:sz="0" w:space="0" w:color="auto"/>
                <w:right w:val="none" w:sz="0" w:space="0" w:color="auto"/>
              </w:divBdr>
            </w:div>
            <w:div w:id="207691090">
              <w:marLeft w:val="0"/>
              <w:marRight w:val="0"/>
              <w:marTop w:val="0"/>
              <w:marBottom w:val="0"/>
              <w:divBdr>
                <w:top w:val="none" w:sz="0" w:space="0" w:color="auto"/>
                <w:left w:val="none" w:sz="0" w:space="0" w:color="auto"/>
                <w:bottom w:val="none" w:sz="0" w:space="0" w:color="auto"/>
                <w:right w:val="none" w:sz="0" w:space="0" w:color="auto"/>
              </w:divBdr>
            </w:div>
            <w:div w:id="217478861">
              <w:marLeft w:val="0"/>
              <w:marRight w:val="0"/>
              <w:marTop w:val="0"/>
              <w:marBottom w:val="0"/>
              <w:divBdr>
                <w:top w:val="none" w:sz="0" w:space="0" w:color="auto"/>
                <w:left w:val="none" w:sz="0" w:space="0" w:color="auto"/>
                <w:bottom w:val="none" w:sz="0" w:space="0" w:color="auto"/>
                <w:right w:val="none" w:sz="0" w:space="0" w:color="auto"/>
              </w:divBdr>
            </w:div>
            <w:div w:id="245916421">
              <w:marLeft w:val="0"/>
              <w:marRight w:val="0"/>
              <w:marTop w:val="0"/>
              <w:marBottom w:val="0"/>
              <w:divBdr>
                <w:top w:val="none" w:sz="0" w:space="0" w:color="auto"/>
                <w:left w:val="none" w:sz="0" w:space="0" w:color="auto"/>
                <w:bottom w:val="none" w:sz="0" w:space="0" w:color="auto"/>
                <w:right w:val="none" w:sz="0" w:space="0" w:color="auto"/>
              </w:divBdr>
            </w:div>
            <w:div w:id="250820782">
              <w:marLeft w:val="0"/>
              <w:marRight w:val="0"/>
              <w:marTop w:val="0"/>
              <w:marBottom w:val="0"/>
              <w:divBdr>
                <w:top w:val="none" w:sz="0" w:space="0" w:color="auto"/>
                <w:left w:val="none" w:sz="0" w:space="0" w:color="auto"/>
                <w:bottom w:val="none" w:sz="0" w:space="0" w:color="auto"/>
                <w:right w:val="none" w:sz="0" w:space="0" w:color="auto"/>
              </w:divBdr>
            </w:div>
            <w:div w:id="272128980">
              <w:marLeft w:val="0"/>
              <w:marRight w:val="0"/>
              <w:marTop w:val="0"/>
              <w:marBottom w:val="0"/>
              <w:divBdr>
                <w:top w:val="none" w:sz="0" w:space="0" w:color="auto"/>
                <w:left w:val="none" w:sz="0" w:space="0" w:color="auto"/>
                <w:bottom w:val="none" w:sz="0" w:space="0" w:color="auto"/>
                <w:right w:val="none" w:sz="0" w:space="0" w:color="auto"/>
              </w:divBdr>
            </w:div>
            <w:div w:id="301270406">
              <w:marLeft w:val="0"/>
              <w:marRight w:val="0"/>
              <w:marTop w:val="0"/>
              <w:marBottom w:val="0"/>
              <w:divBdr>
                <w:top w:val="none" w:sz="0" w:space="0" w:color="auto"/>
                <w:left w:val="none" w:sz="0" w:space="0" w:color="auto"/>
                <w:bottom w:val="none" w:sz="0" w:space="0" w:color="auto"/>
                <w:right w:val="none" w:sz="0" w:space="0" w:color="auto"/>
              </w:divBdr>
            </w:div>
            <w:div w:id="310906569">
              <w:marLeft w:val="0"/>
              <w:marRight w:val="0"/>
              <w:marTop w:val="0"/>
              <w:marBottom w:val="0"/>
              <w:divBdr>
                <w:top w:val="none" w:sz="0" w:space="0" w:color="auto"/>
                <w:left w:val="none" w:sz="0" w:space="0" w:color="auto"/>
                <w:bottom w:val="none" w:sz="0" w:space="0" w:color="auto"/>
                <w:right w:val="none" w:sz="0" w:space="0" w:color="auto"/>
              </w:divBdr>
            </w:div>
            <w:div w:id="311562177">
              <w:marLeft w:val="0"/>
              <w:marRight w:val="0"/>
              <w:marTop w:val="0"/>
              <w:marBottom w:val="0"/>
              <w:divBdr>
                <w:top w:val="none" w:sz="0" w:space="0" w:color="auto"/>
                <w:left w:val="none" w:sz="0" w:space="0" w:color="auto"/>
                <w:bottom w:val="none" w:sz="0" w:space="0" w:color="auto"/>
                <w:right w:val="none" w:sz="0" w:space="0" w:color="auto"/>
              </w:divBdr>
            </w:div>
            <w:div w:id="313418434">
              <w:marLeft w:val="0"/>
              <w:marRight w:val="0"/>
              <w:marTop w:val="0"/>
              <w:marBottom w:val="0"/>
              <w:divBdr>
                <w:top w:val="none" w:sz="0" w:space="0" w:color="auto"/>
                <w:left w:val="none" w:sz="0" w:space="0" w:color="auto"/>
                <w:bottom w:val="none" w:sz="0" w:space="0" w:color="auto"/>
                <w:right w:val="none" w:sz="0" w:space="0" w:color="auto"/>
              </w:divBdr>
            </w:div>
            <w:div w:id="315770199">
              <w:marLeft w:val="0"/>
              <w:marRight w:val="0"/>
              <w:marTop w:val="0"/>
              <w:marBottom w:val="0"/>
              <w:divBdr>
                <w:top w:val="none" w:sz="0" w:space="0" w:color="auto"/>
                <w:left w:val="none" w:sz="0" w:space="0" w:color="auto"/>
                <w:bottom w:val="none" w:sz="0" w:space="0" w:color="auto"/>
                <w:right w:val="none" w:sz="0" w:space="0" w:color="auto"/>
              </w:divBdr>
            </w:div>
            <w:div w:id="329213978">
              <w:marLeft w:val="0"/>
              <w:marRight w:val="0"/>
              <w:marTop w:val="0"/>
              <w:marBottom w:val="0"/>
              <w:divBdr>
                <w:top w:val="none" w:sz="0" w:space="0" w:color="auto"/>
                <w:left w:val="none" w:sz="0" w:space="0" w:color="auto"/>
                <w:bottom w:val="none" w:sz="0" w:space="0" w:color="auto"/>
                <w:right w:val="none" w:sz="0" w:space="0" w:color="auto"/>
              </w:divBdr>
            </w:div>
            <w:div w:id="344210878">
              <w:marLeft w:val="0"/>
              <w:marRight w:val="0"/>
              <w:marTop w:val="0"/>
              <w:marBottom w:val="0"/>
              <w:divBdr>
                <w:top w:val="none" w:sz="0" w:space="0" w:color="auto"/>
                <w:left w:val="none" w:sz="0" w:space="0" w:color="auto"/>
                <w:bottom w:val="none" w:sz="0" w:space="0" w:color="auto"/>
                <w:right w:val="none" w:sz="0" w:space="0" w:color="auto"/>
              </w:divBdr>
            </w:div>
            <w:div w:id="350183350">
              <w:marLeft w:val="0"/>
              <w:marRight w:val="0"/>
              <w:marTop w:val="480"/>
              <w:marBottom w:val="0"/>
              <w:divBdr>
                <w:top w:val="single" w:sz="6" w:space="0" w:color="auto"/>
                <w:left w:val="single" w:sz="6" w:space="0" w:color="auto"/>
                <w:bottom w:val="single" w:sz="6" w:space="0" w:color="auto"/>
                <w:right w:val="single" w:sz="6" w:space="0" w:color="auto"/>
              </w:divBdr>
            </w:div>
            <w:div w:id="363752642">
              <w:marLeft w:val="0"/>
              <w:marRight w:val="0"/>
              <w:marTop w:val="0"/>
              <w:marBottom w:val="0"/>
              <w:divBdr>
                <w:top w:val="none" w:sz="0" w:space="0" w:color="auto"/>
                <w:left w:val="none" w:sz="0" w:space="0" w:color="auto"/>
                <w:bottom w:val="none" w:sz="0" w:space="0" w:color="auto"/>
                <w:right w:val="none" w:sz="0" w:space="0" w:color="auto"/>
              </w:divBdr>
            </w:div>
            <w:div w:id="366218328">
              <w:marLeft w:val="0"/>
              <w:marRight w:val="0"/>
              <w:marTop w:val="0"/>
              <w:marBottom w:val="0"/>
              <w:divBdr>
                <w:top w:val="none" w:sz="0" w:space="0" w:color="auto"/>
                <w:left w:val="none" w:sz="0" w:space="0" w:color="auto"/>
                <w:bottom w:val="none" w:sz="0" w:space="0" w:color="auto"/>
                <w:right w:val="none" w:sz="0" w:space="0" w:color="auto"/>
              </w:divBdr>
            </w:div>
            <w:div w:id="377513284">
              <w:marLeft w:val="0"/>
              <w:marRight w:val="0"/>
              <w:marTop w:val="0"/>
              <w:marBottom w:val="0"/>
              <w:divBdr>
                <w:top w:val="none" w:sz="0" w:space="0" w:color="auto"/>
                <w:left w:val="none" w:sz="0" w:space="0" w:color="auto"/>
                <w:bottom w:val="none" w:sz="0" w:space="0" w:color="auto"/>
                <w:right w:val="none" w:sz="0" w:space="0" w:color="auto"/>
              </w:divBdr>
            </w:div>
            <w:div w:id="379978992">
              <w:marLeft w:val="0"/>
              <w:marRight w:val="0"/>
              <w:marTop w:val="0"/>
              <w:marBottom w:val="0"/>
              <w:divBdr>
                <w:top w:val="none" w:sz="0" w:space="0" w:color="auto"/>
                <w:left w:val="none" w:sz="0" w:space="0" w:color="auto"/>
                <w:bottom w:val="none" w:sz="0" w:space="0" w:color="auto"/>
                <w:right w:val="none" w:sz="0" w:space="0" w:color="auto"/>
              </w:divBdr>
            </w:div>
            <w:div w:id="387610597">
              <w:marLeft w:val="0"/>
              <w:marRight w:val="0"/>
              <w:marTop w:val="0"/>
              <w:marBottom w:val="0"/>
              <w:divBdr>
                <w:top w:val="none" w:sz="0" w:space="0" w:color="auto"/>
                <w:left w:val="none" w:sz="0" w:space="0" w:color="auto"/>
                <w:bottom w:val="none" w:sz="0" w:space="0" w:color="auto"/>
                <w:right w:val="none" w:sz="0" w:space="0" w:color="auto"/>
              </w:divBdr>
            </w:div>
            <w:div w:id="390736631">
              <w:marLeft w:val="0"/>
              <w:marRight w:val="0"/>
              <w:marTop w:val="0"/>
              <w:marBottom w:val="0"/>
              <w:divBdr>
                <w:top w:val="none" w:sz="0" w:space="0" w:color="auto"/>
                <w:left w:val="none" w:sz="0" w:space="0" w:color="auto"/>
                <w:bottom w:val="none" w:sz="0" w:space="0" w:color="auto"/>
                <w:right w:val="none" w:sz="0" w:space="0" w:color="auto"/>
              </w:divBdr>
            </w:div>
            <w:div w:id="414130707">
              <w:marLeft w:val="0"/>
              <w:marRight w:val="0"/>
              <w:marTop w:val="0"/>
              <w:marBottom w:val="0"/>
              <w:divBdr>
                <w:top w:val="none" w:sz="0" w:space="0" w:color="auto"/>
                <w:left w:val="none" w:sz="0" w:space="0" w:color="auto"/>
                <w:bottom w:val="none" w:sz="0" w:space="0" w:color="auto"/>
                <w:right w:val="none" w:sz="0" w:space="0" w:color="auto"/>
              </w:divBdr>
            </w:div>
            <w:div w:id="418715007">
              <w:marLeft w:val="0"/>
              <w:marRight w:val="0"/>
              <w:marTop w:val="0"/>
              <w:marBottom w:val="0"/>
              <w:divBdr>
                <w:top w:val="none" w:sz="0" w:space="0" w:color="auto"/>
                <w:left w:val="none" w:sz="0" w:space="0" w:color="auto"/>
                <w:bottom w:val="none" w:sz="0" w:space="0" w:color="auto"/>
                <w:right w:val="none" w:sz="0" w:space="0" w:color="auto"/>
              </w:divBdr>
            </w:div>
            <w:div w:id="432751342">
              <w:marLeft w:val="0"/>
              <w:marRight w:val="0"/>
              <w:marTop w:val="0"/>
              <w:marBottom w:val="0"/>
              <w:divBdr>
                <w:top w:val="none" w:sz="0" w:space="0" w:color="auto"/>
                <w:left w:val="none" w:sz="0" w:space="0" w:color="auto"/>
                <w:bottom w:val="none" w:sz="0" w:space="0" w:color="auto"/>
                <w:right w:val="none" w:sz="0" w:space="0" w:color="auto"/>
              </w:divBdr>
            </w:div>
            <w:div w:id="441999650">
              <w:marLeft w:val="0"/>
              <w:marRight w:val="0"/>
              <w:marTop w:val="0"/>
              <w:marBottom w:val="0"/>
              <w:divBdr>
                <w:top w:val="none" w:sz="0" w:space="0" w:color="auto"/>
                <w:left w:val="none" w:sz="0" w:space="0" w:color="auto"/>
                <w:bottom w:val="none" w:sz="0" w:space="0" w:color="auto"/>
                <w:right w:val="none" w:sz="0" w:space="0" w:color="auto"/>
              </w:divBdr>
            </w:div>
            <w:div w:id="456800356">
              <w:marLeft w:val="0"/>
              <w:marRight w:val="0"/>
              <w:marTop w:val="0"/>
              <w:marBottom w:val="0"/>
              <w:divBdr>
                <w:top w:val="none" w:sz="0" w:space="0" w:color="auto"/>
                <w:left w:val="none" w:sz="0" w:space="0" w:color="auto"/>
                <w:bottom w:val="none" w:sz="0" w:space="0" w:color="auto"/>
                <w:right w:val="none" w:sz="0" w:space="0" w:color="auto"/>
              </w:divBdr>
            </w:div>
            <w:div w:id="463548393">
              <w:marLeft w:val="0"/>
              <w:marRight w:val="0"/>
              <w:marTop w:val="0"/>
              <w:marBottom w:val="0"/>
              <w:divBdr>
                <w:top w:val="none" w:sz="0" w:space="0" w:color="auto"/>
                <w:left w:val="none" w:sz="0" w:space="0" w:color="auto"/>
                <w:bottom w:val="none" w:sz="0" w:space="0" w:color="auto"/>
                <w:right w:val="none" w:sz="0" w:space="0" w:color="auto"/>
              </w:divBdr>
            </w:div>
            <w:div w:id="465126360">
              <w:marLeft w:val="0"/>
              <w:marRight w:val="0"/>
              <w:marTop w:val="0"/>
              <w:marBottom w:val="0"/>
              <w:divBdr>
                <w:top w:val="none" w:sz="0" w:space="0" w:color="auto"/>
                <w:left w:val="none" w:sz="0" w:space="0" w:color="auto"/>
                <w:bottom w:val="none" w:sz="0" w:space="0" w:color="auto"/>
                <w:right w:val="none" w:sz="0" w:space="0" w:color="auto"/>
              </w:divBdr>
            </w:div>
            <w:div w:id="494762726">
              <w:marLeft w:val="0"/>
              <w:marRight w:val="0"/>
              <w:marTop w:val="0"/>
              <w:marBottom w:val="0"/>
              <w:divBdr>
                <w:top w:val="none" w:sz="0" w:space="0" w:color="auto"/>
                <w:left w:val="none" w:sz="0" w:space="0" w:color="auto"/>
                <w:bottom w:val="none" w:sz="0" w:space="0" w:color="auto"/>
                <w:right w:val="none" w:sz="0" w:space="0" w:color="auto"/>
              </w:divBdr>
            </w:div>
            <w:div w:id="496000954">
              <w:marLeft w:val="0"/>
              <w:marRight w:val="0"/>
              <w:marTop w:val="0"/>
              <w:marBottom w:val="0"/>
              <w:divBdr>
                <w:top w:val="none" w:sz="0" w:space="0" w:color="auto"/>
                <w:left w:val="none" w:sz="0" w:space="0" w:color="auto"/>
                <w:bottom w:val="none" w:sz="0" w:space="0" w:color="auto"/>
                <w:right w:val="none" w:sz="0" w:space="0" w:color="auto"/>
              </w:divBdr>
            </w:div>
            <w:div w:id="509874517">
              <w:marLeft w:val="0"/>
              <w:marRight w:val="0"/>
              <w:marTop w:val="0"/>
              <w:marBottom w:val="0"/>
              <w:divBdr>
                <w:top w:val="none" w:sz="0" w:space="0" w:color="auto"/>
                <w:left w:val="none" w:sz="0" w:space="0" w:color="auto"/>
                <w:bottom w:val="none" w:sz="0" w:space="0" w:color="auto"/>
                <w:right w:val="none" w:sz="0" w:space="0" w:color="auto"/>
              </w:divBdr>
            </w:div>
            <w:div w:id="515118373">
              <w:marLeft w:val="0"/>
              <w:marRight w:val="0"/>
              <w:marTop w:val="0"/>
              <w:marBottom w:val="0"/>
              <w:divBdr>
                <w:top w:val="none" w:sz="0" w:space="0" w:color="auto"/>
                <w:left w:val="none" w:sz="0" w:space="0" w:color="auto"/>
                <w:bottom w:val="none" w:sz="0" w:space="0" w:color="auto"/>
                <w:right w:val="none" w:sz="0" w:space="0" w:color="auto"/>
              </w:divBdr>
            </w:div>
            <w:div w:id="531378605">
              <w:marLeft w:val="0"/>
              <w:marRight w:val="0"/>
              <w:marTop w:val="0"/>
              <w:marBottom w:val="0"/>
              <w:divBdr>
                <w:top w:val="none" w:sz="0" w:space="0" w:color="auto"/>
                <w:left w:val="none" w:sz="0" w:space="0" w:color="auto"/>
                <w:bottom w:val="none" w:sz="0" w:space="0" w:color="auto"/>
                <w:right w:val="none" w:sz="0" w:space="0" w:color="auto"/>
              </w:divBdr>
            </w:div>
            <w:div w:id="533688838">
              <w:marLeft w:val="0"/>
              <w:marRight w:val="0"/>
              <w:marTop w:val="480"/>
              <w:marBottom w:val="0"/>
              <w:divBdr>
                <w:top w:val="single" w:sz="6" w:space="0" w:color="auto"/>
                <w:left w:val="single" w:sz="6" w:space="0" w:color="auto"/>
                <w:bottom w:val="single" w:sz="6" w:space="0" w:color="auto"/>
                <w:right w:val="single" w:sz="6" w:space="0" w:color="auto"/>
              </w:divBdr>
            </w:div>
            <w:div w:id="534932167">
              <w:marLeft w:val="0"/>
              <w:marRight w:val="0"/>
              <w:marTop w:val="0"/>
              <w:marBottom w:val="0"/>
              <w:divBdr>
                <w:top w:val="none" w:sz="0" w:space="0" w:color="auto"/>
                <w:left w:val="none" w:sz="0" w:space="0" w:color="auto"/>
                <w:bottom w:val="none" w:sz="0" w:space="0" w:color="auto"/>
                <w:right w:val="none" w:sz="0" w:space="0" w:color="auto"/>
              </w:divBdr>
            </w:div>
            <w:div w:id="536042194">
              <w:marLeft w:val="0"/>
              <w:marRight w:val="0"/>
              <w:marTop w:val="0"/>
              <w:marBottom w:val="0"/>
              <w:divBdr>
                <w:top w:val="none" w:sz="0" w:space="0" w:color="auto"/>
                <w:left w:val="none" w:sz="0" w:space="0" w:color="auto"/>
                <w:bottom w:val="none" w:sz="0" w:space="0" w:color="auto"/>
                <w:right w:val="none" w:sz="0" w:space="0" w:color="auto"/>
              </w:divBdr>
            </w:div>
            <w:div w:id="562642237">
              <w:marLeft w:val="0"/>
              <w:marRight w:val="0"/>
              <w:marTop w:val="0"/>
              <w:marBottom w:val="0"/>
              <w:divBdr>
                <w:top w:val="none" w:sz="0" w:space="0" w:color="auto"/>
                <w:left w:val="none" w:sz="0" w:space="0" w:color="auto"/>
                <w:bottom w:val="none" w:sz="0" w:space="0" w:color="auto"/>
                <w:right w:val="none" w:sz="0" w:space="0" w:color="auto"/>
              </w:divBdr>
            </w:div>
            <w:div w:id="566182413">
              <w:marLeft w:val="0"/>
              <w:marRight w:val="0"/>
              <w:marTop w:val="0"/>
              <w:marBottom w:val="0"/>
              <w:divBdr>
                <w:top w:val="none" w:sz="0" w:space="0" w:color="auto"/>
                <w:left w:val="none" w:sz="0" w:space="0" w:color="auto"/>
                <w:bottom w:val="none" w:sz="0" w:space="0" w:color="auto"/>
                <w:right w:val="none" w:sz="0" w:space="0" w:color="auto"/>
              </w:divBdr>
            </w:div>
            <w:div w:id="567883893">
              <w:marLeft w:val="0"/>
              <w:marRight w:val="0"/>
              <w:marTop w:val="480"/>
              <w:marBottom w:val="0"/>
              <w:divBdr>
                <w:top w:val="single" w:sz="6" w:space="0" w:color="auto"/>
                <w:left w:val="single" w:sz="6" w:space="0" w:color="auto"/>
                <w:bottom w:val="single" w:sz="6" w:space="0" w:color="auto"/>
                <w:right w:val="single" w:sz="6" w:space="0" w:color="auto"/>
              </w:divBdr>
            </w:div>
            <w:div w:id="585773394">
              <w:marLeft w:val="0"/>
              <w:marRight w:val="0"/>
              <w:marTop w:val="0"/>
              <w:marBottom w:val="0"/>
              <w:divBdr>
                <w:top w:val="none" w:sz="0" w:space="0" w:color="auto"/>
                <w:left w:val="none" w:sz="0" w:space="0" w:color="auto"/>
                <w:bottom w:val="none" w:sz="0" w:space="0" w:color="auto"/>
                <w:right w:val="none" w:sz="0" w:space="0" w:color="auto"/>
              </w:divBdr>
            </w:div>
            <w:div w:id="594245264">
              <w:marLeft w:val="0"/>
              <w:marRight w:val="0"/>
              <w:marTop w:val="0"/>
              <w:marBottom w:val="0"/>
              <w:divBdr>
                <w:top w:val="none" w:sz="0" w:space="0" w:color="auto"/>
                <w:left w:val="none" w:sz="0" w:space="0" w:color="auto"/>
                <w:bottom w:val="none" w:sz="0" w:space="0" w:color="auto"/>
                <w:right w:val="none" w:sz="0" w:space="0" w:color="auto"/>
              </w:divBdr>
            </w:div>
            <w:div w:id="625938457">
              <w:marLeft w:val="0"/>
              <w:marRight w:val="0"/>
              <w:marTop w:val="0"/>
              <w:marBottom w:val="0"/>
              <w:divBdr>
                <w:top w:val="none" w:sz="0" w:space="0" w:color="auto"/>
                <w:left w:val="none" w:sz="0" w:space="0" w:color="auto"/>
                <w:bottom w:val="none" w:sz="0" w:space="0" w:color="auto"/>
                <w:right w:val="none" w:sz="0" w:space="0" w:color="auto"/>
              </w:divBdr>
            </w:div>
            <w:div w:id="639842682">
              <w:marLeft w:val="0"/>
              <w:marRight w:val="0"/>
              <w:marTop w:val="0"/>
              <w:marBottom w:val="0"/>
              <w:divBdr>
                <w:top w:val="none" w:sz="0" w:space="0" w:color="auto"/>
                <w:left w:val="none" w:sz="0" w:space="0" w:color="auto"/>
                <w:bottom w:val="none" w:sz="0" w:space="0" w:color="auto"/>
                <w:right w:val="none" w:sz="0" w:space="0" w:color="auto"/>
              </w:divBdr>
            </w:div>
            <w:div w:id="642777198">
              <w:marLeft w:val="0"/>
              <w:marRight w:val="0"/>
              <w:marTop w:val="0"/>
              <w:marBottom w:val="0"/>
              <w:divBdr>
                <w:top w:val="none" w:sz="0" w:space="0" w:color="auto"/>
                <w:left w:val="none" w:sz="0" w:space="0" w:color="auto"/>
                <w:bottom w:val="none" w:sz="0" w:space="0" w:color="auto"/>
                <w:right w:val="none" w:sz="0" w:space="0" w:color="auto"/>
              </w:divBdr>
            </w:div>
            <w:div w:id="645741766">
              <w:marLeft w:val="0"/>
              <w:marRight w:val="0"/>
              <w:marTop w:val="0"/>
              <w:marBottom w:val="0"/>
              <w:divBdr>
                <w:top w:val="none" w:sz="0" w:space="0" w:color="auto"/>
                <w:left w:val="none" w:sz="0" w:space="0" w:color="auto"/>
                <w:bottom w:val="none" w:sz="0" w:space="0" w:color="auto"/>
                <w:right w:val="none" w:sz="0" w:space="0" w:color="auto"/>
              </w:divBdr>
            </w:div>
            <w:div w:id="646521069">
              <w:marLeft w:val="0"/>
              <w:marRight w:val="0"/>
              <w:marTop w:val="0"/>
              <w:marBottom w:val="0"/>
              <w:divBdr>
                <w:top w:val="none" w:sz="0" w:space="0" w:color="auto"/>
                <w:left w:val="none" w:sz="0" w:space="0" w:color="auto"/>
                <w:bottom w:val="none" w:sz="0" w:space="0" w:color="auto"/>
                <w:right w:val="none" w:sz="0" w:space="0" w:color="auto"/>
              </w:divBdr>
            </w:div>
            <w:div w:id="648677250">
              <w:marLeft w:val="0"/>
              <w:marRight w:val="0"/>
              <w:marTop w:val="0"/>
              <w:marBottom w:val="0"/>
              <w:divBdr>
                <w:top w:val="none" w:sz="0" w:space="0" w:color="auto"/>
                <w:left w:val="none" w:sz="0" w:space="0" w:color="auto"/>
                <w:bottom w:val="none" w:sz="0" w:space="0" w:color="auto"/>
                <w:right w:val="none" w:sz="0" w:space="0" w:color="auto"/>
              </w:divBdr>
            </w:div>
            <w:div w:id="671642434">
              <w:marLeft w:val="0"/>
              <w:marRight w:val="0"/>
              <w:marTop w:val="0"/>
              <w:marBottom w:val="0"/>
              <w:divBdr>
                <w:top w:val="none" w:sz="0" w:space="0" w:color="auto"/>
                <w:left w:val="none" w:sz="0" w:space="0" w:color="auto"/>
                <w:bottom w:val="none" w:sz="0" w:space="0" w:color="auto"/>
                <w:right w:val="none" w:sz="0" w:space="0" w:color="auto"/>
              </w:divBdr>
            </w:div>
            <w:div w:id="682559331">
              <w:marLeft w:val="0"/>
              <w:marRight w:val="0"/>
              <w:marTop w:val="0"/>
              <w:marBottom w:val="0"/>
              <w:divBdr>
                <w:top w:val="none" w:sz="0" w:space="0" w:color="auto"/>
                <w:left w:val="none" w:sz="0" w:space="0" w:color="auto"/>
                <w:bottom w:val="none" w:sz="0" w:space="0" w:color="auto"/>
                <w:right w:val="none" w:sz="0" w:space="0" w:color="auto"/>
              </w:divBdr>
            </w:div>
            <w:div w:id="690106602">
              <w:marLeft w:val="0"/>
              <w:marRight w:val="0"/>
              <w:marTop w:val="0"/>
              <w:marBottom w:val="0"/>
              <w:divBdr>
                <w:top w:val="none" w:sz="0" w:space="0" w:color="auto"/>
                <w:left w:val="none" w:sz="0" w:space="0" w:color="auto"/>
                <w:bottom w:val="none" w:sz="0" w:space="0" w:color="auto"/>
                <w:right w:val="none" w:sz="0" w:space="0" w:color="auto"/>
              </w:divBdr>
            </w:div>
            <w:div w:id="707989309">
              <w:marLeft w:val="0"/>
              <w:marRight w:val="0"/>
              <w:marTop w:val="0"/>
              <w:marBottom w:val="0"/>
              <w:divBdr>
                <w:top w:val="none" w:sz="0" w:space="0" w:color="auto"/>
                <w:left w:val="none" w:sz="0" w:space="0" w:color="auto"/>
                <w:bottom w:val="none" w:sz="0" w:space="0" w:color="auto"/>
                <w:right w:val="none" w:sz="0" w:space="0" w:color="auto"/>
              </w:divBdr>
            </w:div>
            <w:div w:id="722410914">
              <w:marLeft w:val="0"/>
              <w:marRight w:val="0"/>
              <w:marTop w:val="0"/>
              <w:marBottom w:val="0"/>
              <w:divBdr>
                <w:top w:val="none" w:sz="0" w:space="0" w:color="auto"/>
                <w:left w:val="none" w:sz="0" w:space="0" w:color="auto"/>
                <w:bottom w:val="none" w:sz="0" w:space="0" w:color="auto"/>
                <w:right w:val="none" w:sz="0" w:space="0" w:color="auto"/>
              </w:divBdr>
            </w:div>
            <w:div w:id="754979043">
              <w:marLeft w:val="0"/>
              <w:marRight w:val="0"/>
              <w:marTop w:val="0"/>
              <w:marBottom w:val="0"/>
              <w:divBdr>
                <w:top w:val="none" w:sz="0" w:space="0" w:color="auto"/>
                <w:left w:val="none" w:sz="0" w:space="0" w:color="auto"/>
                <w:bottom w:val="none" w:sz="0" w:space="0" w:color="auto"/>
                <w:right w:val="none" w:sz="0" w:space="0" w:color="auto"/>
              </w:divBdr>
            </w:div>
            <w:div w:id="792748668">
              <w:marLeft w:val="0"/>
              <w:marRight w:val="0"/>
              <w:marTop w:val="0"/>
              <w:marBottom w:val="0"/>
              <w:divBdr>
                <w:top w:val="none" w:sz="0" w:space="0" w:color="auto"/>
                <w:left w:val="none" w:sz="0" w:space="0" w:color="auto"/>
                <w:bottom w:val="none" w:sz="0" w:space="0" w:color="auto"/>
                <w:right w:val="none" w:sz="0" w:space="0" w:color="auto"/>
              </w:divBdr>
            </w:div>
            <w:div w:id="816068888">
              <w:marLeft w:val="0"/>
              <w:marRight w:val="0"/>
              <w:marTop w:val="0"/>
              <w:marBottom w:val="0"/>
              <w:divBdr>
                <w:top w:val="none" w:sz="0" w:space="0" w:color="auto"/>
                <w:left w:val="none" w:sz="0" w:space="0" w:color="auto"/>
                <w:bottom w:val="none" w:sz="0" w:space="0" w:color="auto"/>
                <w:right w:val="none" w:sz="0" w:space="0" w:color="auto"/>
              </w:divBdr>
            </w:div>
            <w:div w:id="847526148">
              <w:marLeft w:val="0"/>
              <w:marRight w:val="0"/>
              <w:marTop w:val="0"/>
              <w:marBottom w:val="0"/>
              <w:divBdr>
                <w:top w:val="none" w:sz="0" w:space="0" w:color="auto"/>
                <w:left w:val="none" w:sz="0" w:space="0" w:color="auto"/>
                <w:bottom w:val="none" w:sz="0" w:space="0" w:color="auto"/>
                <w:right w:val="none" w:sz="0" w:space="0" w:color="auto"/>
              </w:divBdr>
            </w:div>
            <w:div w:id="847675238">
              <w:marLeft w:val="0"/>
              <w:marRight w:val="0"/>
              <w:marTop w:val="480"/>
              <w:marBottom w:val="0"/>
              <w:divBdr>
                <w:top w:val="single" w:sz="6" w:space="0" w:color="auto"/>
                <w:left w:val="single" w:sz="6" w:space="0" w:color="auto"/>
                <w:bottom w:val="single" w:sz="6" w:space="0" w:color="auto"/>
                <w:right w:val="single" w:sz="6" w:space="0" w:color="auto"/>
              </w:divBdr>
            </w:div>
            <w:div w:id="869300569">
              <w:marLeft w:val="0"/>
              <w:marRight w:val="0"/>
              <w:marTop w:val="0"/>
              <w:marBottom w:val="0"/>
              <w:divBdr>
                <w:top w:val="none" w:sz="0" w:space="0" w:color="auto"/>
                <w:left w:val="none" w:sz="0" w:space="0" w:color="auto"/>
                <w:bottom w:val="none" w:sz="0" w:space="0" w:color="auto"/>
                <w:right w:val="none" w:sz="0" w:space="0" w:color="auto"/>
              </w:divBdr>
            </w:div>
            <w:div w:id="873008697">
              <w:marLeft w:val="0"/>
              <w:marRight w:val="0"/>
              <w:marTop w:val="480"/>
              <w:marBottom w:val="0"/>
              <w:divBdr>
                <w:top w:val="single" w:sz="6" w:space="0" w:color="auto"/>
                <w:left w:val="single" w:sz="6" w:space="0" w:color="auto"/>
                <w:bottom w:val="single" w:sz="6" w:space="0" w:color="auto"/>
                <w:right w:val="single" w:sz="6" w:space="0" w:color="auto"/>
              </w:divBdr>
            </w:div>
            <w:div w:id="875392260">
              <w:marLeft w:val="0"/>
              <w:marRight w:val="0"/>
              <w:marTop w:val="0"/>
              <w:marBottom w:val="0"/>
              <w:divBdr>
                <w:top w:val="none" w:sz="0" w:space="0" w:color="auto"/>
                <w:left w:val="none" w:sz="0" w:space="0" w:color="auto"/>
                <w:bottom w:val="none" w:sz="0" w:space="0" w:color="auto"/>
                <w:right w:val="none" w:sz="0" w:space="0" w:color="auto"/>
              </w:divBdr>
            </w:div>
            <w:div w:id="899250837">
              <w:marLeft w:val="0"/>
              <w:marRight w:val="0"/>
              <w:marTop w:val="0"/>
              <w:marBottom w:val="0"/>
              <w:divBdr>
                <w:top w:val="none" w:sz="0" w:space="0" w:color="auto"/>
                <w:left w:val="none" w:sz="0" w:space="0" w:color="auto"/>
                <w:bottom w:val="none" w:sz="0" w:space="0" w:color="auto"/>
                <w:right w:val="none" w:sz="0" w:space="0" w:color="auto"/>
              </w:divBdr>
            </w:div>
            <w:div w:id="901057570">
              <w:marLeft w:val="0"/>
              <w:marRight w:val="0"/>
              <w:marTop w:val="0"/>
              <w:marBottom w:val="0"/>
              <w:divBdr>
                <w:top w:val="none" w:sz="0" w:space="0" w:color="auto"/>
                <w:left w:val="none" w:sz="0" w:space="0" w:color="auto"/>
                <w:bottom w:val="none" w:sz="0" w:space="0" w:color="auto"/>
                <w:right w:val="none" w:sz="0" w:space="0" w:color="auto"/>
              </w:divBdr>
            </w:div>
            <w:div w:id="915479675">
              <w:marLeft w:val="0"/>
              <w:marRight w:val="0"/>
              <w:marTop w:val="0"/>
              <w:marBottom w:val="0"/>
              <w:divBdr>
                <w:top w:val="none" w:sz="0" w:space="0" w:color="auto"/>
                <w:left w:val="none" w:sz="0" w:space="0" w:color="auto"/>
                <w:bottom w:val="none" w:sz="0" w:space="0" w:color="auto"/>
                <w:right w:val="none" w:sz="0" w:space="0" w:color="auto"/>
              </w:divBdr>
            </w:div>
            <w:div w:id="942692069">
              <w:marLeft w:val="0"/>
              <w:marRight w:val="0"/>
              <w:marTop w:val="0"/>
              <w:marBottom w:val="0"/>
              <w:divBdr>
                <w:top w:val="none" w:sz="0" w:space="0" w:color="auto"/>
                <w:left w:val="none" w:sz="0" w:space="0" w:color="auto"/>
                <w:bottom w:val="none" w:sz="0" w:space="0" w:color="auto"/>
                <w:right w:val="none" w:sz="0" w:space="0" w:color="auto"/>
              </w:divBdr>
            </w:div>
            <w:div w:id="943391094">
              <w:marLeft w:val="0"/>
              <w:marRight w:val="0"/>
              <w:marTop w:val="0"/>
              <w:marBottom w:val="0"/>
              <w:divBdr>
                <w:top w:val="none" w:sz="0" w:space="0" w:color="auto"/>
                <w:left w:val="none" w:sz="0" w:space="0" w:color="auto"/>
                <w:bottom w:val="none" w:sz="0" w:space="0" w:color="auto"/>
                <w:right w:val="none" w:sz="0" w:space="0" w:color="auto"/>
              </w:divBdr>
            </w:div>
            <w:div w:id="949048002">
              <w:marLeft w:val="0"/>
              <w:marRight w:val="0"/>
              <w:marTop w:val="0"/>
              <w:marBottom w:val="0"/>
              <w:divBdr>
                <w:top w:val="none" w:sz="0" w:space="0" w:color="auto"/>
                <w:left w:val="none" w:sz="0" w:space="0" w:color="auto"/>
                <w:bottom w:val="none" w:sz="0" w:space="0" w:color="auto"/>
                <w:right w:val="none" w:sz="0" w:space="0" w:color="auto"/>
              </w:divBdr>
            </w:div>
            <w:div w:id="966350331">
              <w:marLeft w:val="0"/>
              <w:marRight w:val="0"/>
              <w:marTop w:val="0"/>
              <w:marBottom w:val="0"/>
              <w:divBdr>
                <w:top w:val="none" w:sz="0" w:space="0" w:color="auto"/>
                <w:left w:val="none" w:sz="0" w:space="0" w:color="auto"/>
                <w:bottom w:val="none" w:sz="0" w:space="0" w:color="auto"/>
                <w:right w:val="none" w:sz="0" w:space="0" w:color="auto"/>
              </w:divBdr>
            </w:div>
            <w:div w:id="1002198768">
              <w:marLeft w:val="0"/>
              <w:marRight w:val="0"/>
              <w:marTop w:val="480"/>
              <w:marBottom w:val="0"/>
              <w:divBdr>
                <w:top w:val="single" w:sz="6" w:space="0" w:color="auto"/>
                <w:left w:val="single" w:sz="6" w:space="0" w:color="auto"/>
                <w:bottom w:val="single" w:sz="6" w:space="0" w:color="auto"/>
                <w:right w:val="single" w:sz="6" w:space="0" w:color="auto"/>
              </w:divBdr>
            </w:div>
            <w:div w:id="1013188983">
              <w:marLeft w:val="0"/>
              <w:marRight w:val="0"/>
              <w:marTop w:val="0"/>
              <w:marBottom w:val="0"/>
              <w:divBdr>
                <w:top w:val="none" w:sz="0" w:space="0" w:color="auto"/>
                <w:left w:val="none" w:sz="0" w:space="0" w:color="auto"/>
                <w:bottom w:val="none" w:sz="0" w:space="0" w:color="auto"/>
                <w:right w:val="none" w:sz="0" w:space="0" w:color="auto"/>
              </w:divBdr>
            </w:div>
            <w:div w:id="1032456495">
              <w:marLeft w:val="0"/>
              <w:marRight w:val="0"/>
              <w:marTop w:val="0"/>
              <w:marBottom w:val="0"/>
              <w:divBdr>
                <w:top w:val="none" w:sz="0" w:space="0" w:color="auto"/>
                <w:left w:val="none" w:sz="0" w:space="0" w:color="auto"/>
                <w:bottom w:val="none" w:sz="0" w:space="0" w:color="auto"/>
                <w:right w:val="none" w:sz="0" w:space="0" w:color="auto"/>
              </w:divBdr>
            </w:div>
            <w:div w:id="1036388990">
              <w:marLeft w:val="0"/>
              <w:marRight w:val="0"/>
              <w:marTop w:val="0"/>
              <w:marBottom w:val="0"/>
              <w:divBdr>
                <w:top w:val="none" w:sz="0" w:space="0" w:color="auto"/>
                <w:left w:val="none" w:sz="0" w:space="0" w:color="auto"/>
                <w:bottom w:val="none" w:sz="0" w:space="0" w:color="auto"/>
                <w:right w:val="none" w:sz="0" w:space="0" w:color="auto"/>
              </w:divBdr>
            </w:div>
            <w:div w:id="1036808324">
              <w:marLeft w:val="0"/>
              <w:marRight w:val="0"/>
              <w:marTop w:val="0"/>
              <w:marBottom w:val="0"/>
              <w:divBdr>
                <w:top w:val="none" w:sz="0" w:space="0" w:color="auto"/>
                <w:left w:val="none" w:sz="0" w:space="0" w:color="auto"/>
                <w:bottom w:val="none" w:sz="0" w:space="0" w:color="auto"/>
                <w:right w:val="none" w:sz="0" w:space="0" w:color="auto"/>
              </w:divBdr>
            </w:div>
            <w:div w:id="1042561221">
              <w:marLeft w:val="0"/>
              <w:marRight w:val="0"/>
              <w:marTop w:val="0"/>
              <w:marBottom w:val="0"/>
              <w:divBdr>
                <w:top w:val="none" w:sz="0" w:space="0" w:color="auto"/>
                <w:left w:val="none" w:sz="0" w:space="0" w:color="auto"/>
                <w:bottom w:val="none" w:sz="0" w:space="0" w:color="auto"/>
                <w:right w:val="none" w:sz="0" w:space="0" w:color="auto"/>
              </w:divBdr>
            </w:div>
            <w:div w:id="1043867327">
              <w:marLeft w:val="0"/>
              <w:marRight w:val="0"/>
              <w:marTop w:val="0"/>
              <w:marBottom w:val="0"/>
              <w:divBdr>
                <w:top w:val="none" w:sz="0" w:space="0" w:color="auto"/>
                <w:left w:val="none" w:sz="0" w:space="0" w:color="auto"/>
                <w:bottom w:val="none" w:sz="0" w:space="0" w:color="auto"/>
                <w:right w:val="none" w:sz="0" w:space="0" w:color="auto"/>
              </w:divBdr>
            </w:div>
            <w:div w:id="1046103228">
              <w:marLeft w:val="0"/>
              <w:marRight w:val="0"/>
              <w:marTop w:val="0"/>
              <w:marBottom w:val="0"/>
              <w:divBdr>
                <w:top w:val="none" w:sz="0" w:space="0" w:color="auto"/>
                <w:left w:val="none" w:sz="0" w:space="0" w:color="auto"/>
                <w:bottom w:val="none" w:sz="0" w:space="0" w:color="auto"/>
                <w:right w:val="none" w:sz="0" w:space="0" w:color="auto"/>
              </w:divBdr>
            </w:div>
            <w:div w:id="1060059306">
              <w:marLeft w:val="0"/>
              <w:marRight w:val="0"/>
              <w:marTop w:val="0"/>
              <w:marBottom w:val="0"/>
              <w:divBdr>
                <w:top w:val="none" w:sz="0" w:space="0" w:color="auto"/>
                <w:left w:val="none" w:sz="0" w:space="0" w:color="auto"/>
                <w:bottom w:val="none" w:sz="0" w:space="0" w:color="auto"/>
                <w:right w:val="none" w:sz="0" w:space="0" w:color="auto"/>
              </w:divBdr>
            </w:div>
            <w:div w:id="1063141641">
              <w:marLeft w:val="0"/>
              <w:marRight w:val="0"/>
              <w:marTop w:val="0"/>
              <w:marBottom w:val="0"/>
              <w:divBdr>
                <w:top w:val="none" w:sz="0" w:space="0" w:color="auto"/>
                <w:left w:val="none" w:sz="0" w:space="0" w:color="auto"/>
                <w:bottom w:val="none" w:sz="0" w:space="0" w:color="auto"/>
                <w:right w:val="none" w:sz="0" w:space="0" w:color="auto"/>
              </w:divBdr>
            </w:div>
            <w:div w:id="1072240245">
              <w:marLeft w:val="0"/>
              <w:marRight w:val="0"/>
              <w:marTop w:val="0"/>
              <w:marBottom w:val="0"/>
              <w:divBdr>
                <w:top w:val="none" w:sz="0" w:space="0" w:color="auto"/>
                <w:left w:val="none" w:sz="0" w:space="0" w:color="auto"/>
                <w:bottom w:val="none" w:sz="0" w:space="0" w:color="auto"/>
                <w:right w:val="none" w:sz="0" w:space="0" w:color="auto"/>
              </w:divBdr>
            </w:div>
            <w:div w:id="1078400626">
              <w:marLeft w:val="0"/>
              <w:marRight w:val="0"/>
              <w:marTop w:val="0"/>
              <w:marBottom w:val="0"/>
              <w:divBdr>
                <w:top w:val="none" w:sz="0" w:space="0" w:color="auto"/>
                <w:left w:val="none" w:sz="0" w:space="0" w:color="auto"/>
                <w:bottom w:val="none" w:sz="0" w:space="0" w:color="auto"/>
                <w:right w:val="none" w:sz="0" w:space="0" w:color="auto"/>
              </w:divBdr>
            </w:div>
            <w:div w:id="1085570593">
              <w:marLeft w:val="0"/>
              <w:marRight w:val="0"/>
              <w:marTop w:val="0"/>
              <w:marBottom w:val="0"/>
              <w:divBdr>
                <w:top w:val="none" w:sz="0" w:space="0" w:color="auto"/>
                <w:left w:val="none" w:sz="0" w:space="0" w:color="auto"/>
                <w:bottom w:val="none" w:sz="0" w:space="0" w:color="auto"/>
                <w:right w:val="none" w:sz="0" w:space="0" w:color="auto"/>
              </w:divBdr>
            </w:div>
            <w:div w:id="1088774818">
              <w:marLeft w:val="0"/>
              <w:marRight w:val="0"/>
              <w:marTop w:val="0"/>
              <w:marBottom w:val="0"/>
              <w:divBdr>
                <w:top w:val="none" w:sz="0" w:space="0" w:color="auto"/>
                <w:left w:val="none" w:sz="0" w:space="0" w:color="auto"/>
                <w:bottom w:val="none" w:sz="0" w:space="0" w:color="auto"/>
                <w:right w:val="none" w:sz="0" w:space="0" w:color="auto"/>
              </w:divBdr>
            </w:div>
            <w:div w:id="1088844372">
              <w:marLeft w:val="0"/>
              <w:marRight w:val="0"/>
              <w:marTop w:val="0"/>
              <w:marBottom w:val="0"/>
              <w:divBdr>
                <w:top w:val="none" w:sz="0" w:space="0" w:color="auto"/>
                <w:left w:val="none" w:sz="0" w:space="0" w:color="auto"/>
                <w:bottom w:val="none" w:sz="0" w:space="0" w:color="auto"/>
                <w:right w:val="none" w:sz="0" w:space="0" w:color="auto"/>
              </w:divBdr>
            </w:div>
            <w:div w:id="1121530697">
              <w:marLeft w:val="0"/>
              <w:marRight w:val="0"/>
              <w:marTop w:val="480"/>
              <w:marBottom w:val="0"/>
              <w:divBdr>
                <w:top w:val="single" w:sz="6" w:space="0" w:color="auto"/>
                <w:left w:val="single" w:sz="6" w:space="0" w:color="auto"/>
                <w:bottom w:val="single" w:sz="6" w:space="0" w:color="auto"/>
                <w:right w:val="single" w:sz="6" w:space="0" w:color="auto"/>
              </w:divBdr>
            </w:div>
            <w:div w:id="1124884737">
              <w:marLeft w:val="0"/>
              <w:marRight w:val="0"/>
              <w:marTop w:val="0"/>
              <w:marBottom w:val="0"/>
              <w:divBdr>
                <w:top w:val="none" w:sz="0" w:space="0" w:color="auto"/>
                <w:left w:val="none" w:sz="0" w:space="0" w:color="auto"/>
                <w:bottom w:val="none" w:sz="0" w:space="0" w:color="auto"/>
                <w:right w:val="none" w:sz="0" w:space="0" w:color="auto"/>
              </w:divBdr>
            </w:div>
            <w:div w:id="1133527046">
              <w:marLeft w:val="0"/>
              <w:marRight w:val="0"/>
              <w:marTop w:val="0"/>
              <w:marBottom w:val="0"/>
              <w:divBdr>
                <w:top w:val="none" w:sz="0" w:space="0" w:color="auto"/>
                <w:left w:val="none" w:sz="0" w:space="0" w:color="auto"/>
                <w:bottom w:val="none" w:sz="0" w:space="0" w:color="auto"/>
                <w:right w:val="none" w:sz="0" w:space="0" w:color="auto"/>
              </w:divBdr>
            </w:div>
            <w:div w:id="1138913359">
              <w:marLeft w:val="0"/>
              <w:marRight w:val="0"/>
              <w:marTop w:val="0"/>
              <w:marBottom w:val="0"/>
              <w:divBdr>
                <w:top w:val="none" w:sz="0" w:space="0" w:color="auto"/>
                <w:left w:val="none" w:sz="0" w:space="0" w:color="auto"/>
                <w:bottom w:val="none" w:sz="0" w:space="0" w:color="auto"/>
                <w:right w:val="none" w:sz="0" w:space="0" w:color="auto"/>
              </w:divBdr>
            </w:div>
            <w:div w:id="1143963508">
              <w:marLeft w:val="0"/>
              <w:marRight w:val="0"/>
              <w:marTop w:val="0"/>
              <w:marBottom w:val="0"/>
              <w:divBdr>
                <w:top w:val="none" w:sz="0" w:space="0" w:color="auto"/>
                <w:left w:val="none" w:sz="0" w:space="0" w:color="auto"/>
                <w:bottom w:val="none" w:sz="0" w:space="0" w:color="auto"/>
                <w:right w:val="none" w:sz="0" w:space="0" w:color="auto"/>
              </w:divBdr>
            </w:div>
            <w:div w:id="1154490810">
              <w:marLeft w:val="0"/>
              <w:marRight w:val="0"/>
              <w:marTop w:val="0"/>
              <w:marBottom w:val="0"/>
              <w:divBdr>
                <w:top w:val="none" w:sz="0" w:space="0" w:color="auto"/>
                <w:left w:val="none" w:sz="0" w:space="0" w:color="auto"/>
                <w:bottom w:val="none" w:sz="0" w:space="0" w:color="auto"/>
                <w:right w:val="none" w:sz="0" w:space="0" w:color="auto"/>
              </w:divBdr>
            </w:div>
            <w:div w:id="1156384933">
              <w:marLeft w:val="0"/>
              <w:marRight w:val="0"/>
              <w:marTop w:val="0"/>
              <w:marBottom w:val="0"/>
              <w:divBdr>
                <w:top w:val="none" w:sz="0" w:space="0" w:color="auto"/>
                <w:left w:val="none" w:sz="0" w:space="0" w:color="auto"/>
                <w:bottom w:val="none" w:sz="0" w:space="0" w:color="auto"/>
                <w:right w:val="none" w:sz="0" w:space="0" w:color="auto"/>
              </w:divBdr>
            </w:div>
            <w:div w:id="1161390974">
              <w:marLeft w:val="0"/>
              <w:marRight w:val="0"/>
              <w:marTop w:val="0"/>
              <w:marBottom w:val="0"/>
              <w:divBdr>
                <w:top w:val="none" w:sz="0" w:space="0" w:color="auto"/>
                <w:left w:val="none" w:sz="0" w:space="0" w:color="auto"/>
                <w:bottom w:val="none" w:sz="0" w:space="0" w:color="auto"/>
                <w:right w:val="none" w:sz="0" w:space="0" w:color="auto"/>
              </w:divBdr>
            </w:div>
            <w:div w:id="1164324765">
              <w:marLeft w:val="0"/>
              <w:marRight w:val="0"/>
              <w:marTop w:val="0"/>
              <w:marBottom w:val="0"/>
              <w:divBdr>
                <w:top w:val="none" w:sz="0" w:space="0" w:color="auto"/>
                <w:left w:val="none" w:sz="0" w:space="0" w:color="auto"/>
                <w:bottom w:val="none" w:sz="0" w:space="0" w:color="auto"/>
                <w:right w:val="none" w:sz="0" w:space="0" w:color="auto"/>
              </w:divBdr>
            </w:div>
            <w:div w:id="1165784031">
              <w:marLeft w:val="0"/>
              <w:marRight w:val="0"/>
              <w:marTop w:val="0"/>
              <w:marBottom w:val="0"/>
              <w:divBdr>
                <w:top w:val="none" w:sz="0" w:space="0" w:color="auto"/>
                <w:left w:val="none" w:sz="0" w:space="0" w:color="auto"/>
                <w:bottom w:val="none" w:sz="0" w:space="0" w:color="auto"/>
                <w:right w:val="none" w:sz="0" w:space="0" w:color="auto"/>
              </w:divBdr>
            </w:div>
            <w:div w:id="1177766024">
              <w:marLeft w:val="0"/>
              <w:marRight w:val="0"/>
              <w:marTop w:val="0"/>
              <w:marBottom w:val="0"/>
              <w:divBdr>
                <w:top w:val="none" w:sz="0" w:space="0" w:color="auto"/>
                <w:left w:val="none" w:sz="0" w:space="0" w:color="auto"/>
                <w:bottom w:val="none" w:sz="0" w:space="0" w:color="auto"/>
                <w:right w:val="none" w:sz="0" w:space="0" w:color="auto"/>
              </w:divBdr>
            </w:div>
            <w:div w:id="1197887091">
              <w:marLeft w:val="0"/>
              <w:marRight w:val="0"/>
              <w:marTop w:val="0"/>
              <w:marBottom w:val="0"/>
              <w:divBdr>
                <w:top w:val="none" w:sz="0" w:space="0" w:color="auto"/>
                <w:left w:val="none" w:sz="0" w:space="0" w:color="auto"/>
                <w:bottom w:val="none" w:sz="0" w:space="0" w:color="auto"/>
                <w:right w:val="none" w:sz="0" w:space="0" w:color="auto"/>
              </w:divBdr>
            </w:div>
            <w:div w:id="1206720541">
              <w:marLeft w:val="0"/>
              <w:marRight w:val="0"/>
              <w:marTop w:val="0"/>
              <w:marBottom w:val="0"/>
              <w:divBdr>
                <w:top w:val="none" w:sz="0" w:space="0" w:color="auto"/>
                <w:left w:val="none" w:sz="0" w:space="0" w:color="auto"/>
                <w:bottom w:val="none" w:sz="0" w:space="0" w:color="auto"/>
                <w:right w:val="none" w:sz="0" w:space="0" w:color="auto"/>
              </w:divBdr>
            </w:div>
            <w:div w:id="1210534878">
              <w:marLeft w:val="0"/>
              <w:marRight w:val="0"/>
              <w:marTop w:val="0"/>
              <w:marBottom w:val="0"/>
              <w:divBdr>
                <w:top w:val="none" w:sz="0" w:space="0" w:color="auto"/>
                <w:left w:val="none" w:sz="0" w:space="0" w:color="auto"/>
                <w:bottom w:val="none" w:sz="0" w:space="0" w:color="auto"/>
                <w:right w:val="none" w:sz="0" w:space="0" w:color="auto"/>
              </w:divBdr>
            </w:div>
            <w:div w:id="1244532429">
              <w:marLeft w:val="0"/>
              <w:marRight w:val="0"/>
              <w:marTop w:val="0"/>
              <w:marBottom w:val="0"/>
              <w:divBdr>
                <w:top w:val="none" w:sz="0" w:space="0" w:color="auto"/>
                <w:left w:val="none" w:sz="0" w:space="0" w:color="auto"/>
                <w:bottom w:val="none" w:sz="0" w:space="0" w:color="auto"/>
                <w:right w:val="none" w:sz="0" w:space="0" w:color="auto"/>
              </w:divBdr>
            </w:div>
            <w:div w:id="1253078535">
              <w:marLeft w:val="0"/>
              <w:marRight w:val="0"/>
              <w:marTop w:val="0"/>
              <w:marBottom w:val="0"/>
              <w:divBdr>
                <w:top w:val="none" w:sz="0" w:space="0" w:color="auto"/>
                <w:left w:val="none" w:sz="0" w:space="0" w:color="auto"/>
                <w:bottom w:val="none" w:sz="0" w:space="0" w:color="auto"/>
                <w:right w:val="none" w:sz="0" w:space="0" w:color="auto"/>
              </w:divBdr>
            </w:div>
            <w:div w:id="1255700875">
              <w:marLeft w:val="0"/>
              <w:marRight w:val="0"/>
              <w:marTop w:val="0"/>
              <w:marBottom w:val="0"/>
              <w:divBdr>
                <w:top w:val="none" w:sz="0" w:space="0" w:color="auto"/>
                <w:left w:val="none" w:sz="0" w:space="0" w:color="auto"/>
                <w:bottom w:val="none" w:sz="0" w:space="0" w:color="auto"/>
                <w:right w:val="none" w:sz="0" w:space="0" w:color="auto"/>
              </w:divBdr>
            </w:div>
            <w:div w:id="1261648000">
              <w:marLeft w:val="0"/>
              <w:marRight w:val="0"/>
              <w:marTop w:val="0"/>
              <w:marBottom w:val="0"/>
              <w:divBdr>
                <w:top w:val="none" w:sz="0" w:space="0" w:color="auto"/>
                <w:left w:val="none" w:sz="0" w:space="0" w:color="auto"/>
                <w:bottom w:val="none" w:sz="0" w:space="0" w:color="auto"/>
                <w:right w:val="none" w:sz="0" w:space="0" w:color="auto"/>
              </w:divBdr>
            </w:div>
            <w:div w:id="1330327771">
              <w:marLeft w:val="0"/>
              <w:marRight w:val="0"/>
              <w:marTop w:val="0"/>
              <w:marBottom w:val="0"/>
              <w:divBdr>
                <w:top w:val="none" w:sz="0" w:space="0" w:color="auto"/>
                <w:left w:val="none" w:sz="0" w:space="0" w:color="auto"/>
                <w:bottom w:val="none" w:sz="0" w:space="0" w:color="auto"/>
                <w:right w:val="none" w:sz="0" w:space="0" w:color="auto"/>
              </w:divBdr>
            </w:div>
            <w:div w:id="1343048876">
              <w:marLeft w:val="0"/>
              <w:marRight w:val="0"/>
              <w:marTop w:val="0"/>
              <w:marBottom w:val="0"/>
              <w:divBdr>
                <w:top w:val="none" w:sz="0" w:space="0" w:color="auto"/>
                <w:left w:val="none" w:sz="0" w:space="0" w:color="auto"/>
                <w:bottom w:val="none" w:sz="0" w:space="0" w:color="auto"/>
                <w:right w:val="none" w:sz="0" w:space="0" w:color="auto"/>
              </w:divBdr>
            </w:div>
            <w:div w:id="1348631848">
              <w:marLeft w:val="0"/>
              <w:marRight w:val="0"/>
              <w:marTop w:val="0"/>
              <w:marBottom w:val="0"/>
              <w:divBdr>
                <w:top w:val="none" w:sz="0" w:space="0" w:color="auto"/>
                <w:left w:val="none" w:sz="0" w:space="0" w:color="auto"/>
                <w:bottom w:val="none" w:sz="0" w:space="0" w:color="auto"/>
                <w:right w:val="none" w:sz="0" w:space="0" w:color="auto"/>
              </w:divBdr>
            </w:div>
            <w:div w:id="1354114990">
              <w:marLeft w:val="0"/>
              <w:marRight w:val="0"/>
              <w:marTop w:val="0"/>
              <w:marBottom w:val="0"/>
              <w:divBdr>
                <w:top w:val="none" w:sz="0" w:space="0" w:color="auto"/>
                <w:left w:val="none" w:sz="0" w:space="0" w:color="auto"/>
                <w:bottom w:val="none" w:sz="0" w:space="0" w:color="auto"/>
                <w:right w:val="none" w:sz="0" w:space="0" w:color="auto"/>
              </w:divBdr>
            </w:div>
            <w:div w:id="1365138560">
              <w:marLeft w:val="0"/>
              <w:marRight w:val="0"/>
              <w:marTop w:val="0"/>
              <w:marBottom w:val="0"/>
              <w:divBdr>
                <w:top w:val="none" w:sz="0" w:space="0" w:color="auto"/>
                <w:left w:val="none" w:sz="0" w:space="0" w:color="auto"/>
                <w:bottom w:val="none" w:sz="0" w:space="0" w:color="auto"/>
                <w:right w:val="none" w:sz="0" w:space="0" w:color="auto"/>
              </w:divBdr>
            </w:div>
            <w:div w:id="1376126828">
              <w:marLeft w:val="0"/>
              <w:marRight w:val="0"/>
              <w:marTop w:val="0"/>
              <w:marBottom w:val="0"/>
              <w:divBdr>
                <w:top w:val="none" w:sz="0" w:space="0" w:color="auto"/>
                <w:left w:val="none" w:sz="0" w:space="0" w:color="auto"/>
                <w:bottom w:val="none" w:sz="0" w:space="0" w:color="auto"/>
                <w:right w:val="none" w:sz="0" w:space="0" w:color="auto"/>
              </w:divBdr>
            </w:div>
            <w:div w:id="1385637675">
              <w:marLeft w:val="0"/>
              <w:marRight w:val="0"/>
              <w:marTop w:val="0"/>
              <w:marBottom w:val="0"/>
              <w:divBdr>
                <w:top w:val="none" w:sz="0" w:space="0" w:color="auto"/>
                <w:left w:val="none" w:sz="0" w:space="0" w:color="auto"/>
                <w:bottom w:val="none" w:sz="0" w:space="0" w:color="auto"/>
                <w:right w:val="none" w:sz="0" w:space="0" w:color="auto"/>
              </w:divBdr>
            </w:div>
            <w:div w:id="1391882692">
              <w:marLeft w:val="0"/>
              <w:marRight w:val="0"/>
              <w:marTop w:val="0"/>
              <w:marBottom w:val="0"/>
              <w:divBdr>
                <w:top w:val="none" w:sz="0" w:space="0" w:color="auto"/>
                <w:left w:val="none" w:sz="0" w:space="0" w:color="auto"/>
                <w:bottom w:val="none" w:sz="0" w:space="0" w:color="auto"/>
                <w:right w:val="none" w:sz="0" w:space="0" w:color="auto"/>
              </w:divBdr>
            </w:div>
            <w:div w:id="1396124634">
              <w:marLeft w:val="0"/>
              <w:marRight w:val="0"/>
              <w:marTop w:val="0"/>
              <w:marBottom w:val="0"/>
              <w:divBdr>
                <w:top w:val="none" w:sz="0" w:space="0" w:color="auto"/>
                <w:left w:val="none" w:sz="0" w:space="0" w:color="auto"/>
                <w:bottom w:val="none" w:sz="0" w:space="0" w:color="auto"/>
                <w:right w:val="none" w:sz="0" w:space="0" w:color="auto"/>
              </w:divBdr>
            </w:div>
            <w:div w:id="1397506004">
              <w:marLeft w:val="0"/>
              <w:marRight w:val="0"/>
              <w:marTop w:val="0"/>
              <w:marBottom w:val="0"/>
              <w:divBdr>
                <w:top w:val="none" w:sz="0" w:space="0" w:color="auto"/>
                <w:left w:val="none" w:sz="0" w:space="0" w:color="auto"/>
                <w:bottom w:val="none" w:sz="0" w:space="0" w:color="auto"/>
                <w:right w:val="none" w:sz="0" w:space="0" w:color="auto"/>
              </w:divBdr>
            </w:div>
            <w:div w:id="1401751938">
              <w:marLeft w:val="0"/>
              <w:marRight w:val="0"/>
              <w:marTop w:val="0"/>
              <w:marBottom w:val="0"/>
              <w:divBdr>
                <w:top w:val="none" w:sz="0" w:space="0" w:color="auto"/>
                <w:left w:val="none" w:sz="0" w:space="0" w:color="auto"/>
                <w:bottom w:val="none" w:sz="0" w:space="0" w:color="auto"/>
                <w:right w:val="none" w:sz="0" w:space="0" w:color="auto"/>
              </w:divBdr>
            </w:div>
            <w:div w:id="1407339047">
              <w:marLeft w:val="0"/>
              <w:marRight w:val="0"/>
              <w:marTop w:val="0"/>
              <w:marBottom w:val="0"/>
              <w:divBdr>
                <w:top w:val="none" w:sz="0" w:space="0" w:color="auto"/>
                <w:left w:val="none" w:sz="0" w:space="0" w:color="auto"/>
                <w:bottom w:val="none" w:sz="0" w:space="0" w:color="auto"/>
                <w:right w:val="none" w:sz="0" w:space="0" w:color="auto"/>
              </w:divBdr>
            </w:div>
            <w:div w:id="1417438067">
              <w:marLeft w:val="0"/>
              <w:marRight w:val="0"/>
              <w:marTop w:val="0"/>
              <w:marBottom w:val="0"/>
              <w:divBdr>
                <w:top w:val="none" w:sz="0" w:space="0" w:color="auto"/>
                <w:left w:val="none" w:sz="0" w:space="0" w:color="auto"/>
                <w:bottom w:val="none" w:sz="0" w:space="0" w:color="auto"/>
                <w:right w:val="none" w:sz="0" w:space="0" w:color="auto"/>
              </w:divBdr>
            </w:div>
            <w:div w:id="1441603448">
              <w:marLeft w:val="0"/>
              <w:marRight w:val="0"/>
              <w:marTop w:val="0"/>
              <w:marBottom w:val="0"/>
              <w:divBdr>
                <w:top w:val="none" w:sz="0" w:space="0" w:color="auto"/>
                <w:left w:val="none" w:sz="0" w:space="0" w:color="auto"/>
                <w:bottom w:val="none" w:sz="0" w:space="0" w:color="auto"/>
                <w:right w:val="none" w:sz="0" w:space="0" w:color="auto"/>
              </w:divBdr>
            </w:div>
            <w:div w:id="1456290365">
              <w:marLeft w:val="0"/>
              <w:marRight w:val="0"/>
              <w:marTop w:val="0"/>
              <w:marBottom w:val="0"/>
              <w:divBdr>
                <w:top w:val="none" w:sz="0" w:space="0" w:color="auto"/>
                <w:left w:val="none" w:sz="0" w:space="0" w:color="auto"/>
                <w:bottom w:val="none" w:sz="0" w:space="0" w:color="auto"/>
                <w:right w:val="none" w:sz="0" w:space="0" w:color="auto"/>
              </w:divBdr>
            </w:div>
            <w:div w:id="1459688151">
              <w:marLeft w:val="0"/>
              <w:marRight w:val="0"/>
              <w:marTop w:val="0"/>
              <w:marBottom w:val="0"/>
              <w:divBdr>
                <w:top w:val="none" w:sz="0" w:space="0" w:color="auto"/>
                <w:left w:val="none" w:sz="0" w:space="0" w:color="auto"/>
                <w:bottom w:val="none" w:sz="0" w:space="0" w:color="auto"/>
                <w:right w:val="none" w:sz="0" w:space="0" w:color="auto"/>
              </w:divBdr>
            </w:div>
            <w:div w:id="1465737339">
              <w:marLeft w:val="0"/>
              <w:marRight w:val="0"/>
              <w:marTop w:val="0"/>
              <w:marBottom w:val="0"/>
              <w:divBdr>
                <w:top w:val="none" w:sz="0" w:space="0" w:color="auto"/>
                <w:left w:val="none" w:sz="0" w:space="0" w:color="auto"/>
                <w:bottom w:val="none" w:sz="0" w:space="0" w:color="auto"/>
                <w:right w:val="none" w:sz="0" w:space="0" w:color="auto"/>
              </w:divBdr>
            </w:div>
            <w:div w:id="1499541763">
              <w:marLeft w:val="0"/>
              <w:marRight w:val="0"/>
              <w:marTop w:val="0"/>
              <w:marBottom w:val="0"/>
              <w:divBdr>
                <w:top w:val="none" w:sz="0" w:space="0" w:color="auto"/>
                <w:left w:val="none" w:sz="0" w:space="0" w:color="auto"/>
                <w:bottom w:val="none" w:sz="0" w:space="0" w:color="auto"/>
                <w:right w:val="none" w:sz="0" w:space="0" w:color="auto"/>
              </w:divBdr>
            </w:div>
            <w:div w:id="1506701475">
              <w:marLeft w:val="0"/>
              <w:marRight w:val="0"/>
              <w:marTop w:val="0"/>
              <w:marBottom w:val="0"/>
              <w:divBdr>
                <w:top w:val="none" w:sz="0" w:space="0" w:color="auto"/>
                <w:left w:val="none" w:sz="0" w:space="0" w:color="auto"/>
                <w:bottom w:val="none" w:sz="0" w:space="0" w:color="auto"/>
                <w:right w:val="none" w:sz="0" w:space="0" w:color="auto"/>
              </w:divBdr>
            </w:div>
            <w:div w:id="1514563808">
              <w:marLeft w:val="0"/>
              <w:marRight w:val="0"/>
              <w:marTop w:val="0"/>
              <w:marBottom w:val="0"/>
              <w:divBdr>
                <w:top w:val="none" w:sz="0" w:space="0" w:color="auto"/>
                <w:left w:val="none" w:sz="0" w:space="0" w:color="auto"/>
                <w:bottom w:val="none" w:sz="0" w:space="0" w:color="auto"/>
                <w:right w:val="none" w:sz="0" w:space="0" w:color="auto"/>
              </w:divBdr>
            </w:div>
            <w:div w:id="1515025688">
              <w:marLeft w:val="0"/>
              <w:marRight w:val="0"/>
              <w:marTop w:val="480"/>
              <w:marBottom w:val="0"/>
              <w:divBdr>
                <w:top w:val="single" w:sz="6" w:space="0" w:color="auto"/>
                <w:left w:val="single" w:sz="6" w:space="0" w:color="auto"/>
                <w:bottom w:val="single" w:sz="6" w:space="0" w:color="auto"/>
                <w:right w:val="single" w:sz="6" w:space="0" w:color="auto"/>
              </w:divBdr>
            </w:div>
            <w:div w:id="1519125183">
              <w:marLeft w:val="0"/>
              <w:marRight w:val="0"/>
              <w:marTop w:val="0"/>
              <w:marBottom w:val="0"/>
              <w:divBdr>
                <w:top w:val="none" w:sz="0" w:space="0" w:color="auto"/>
                <w:left w:val="none" w:sz="0" w:space="0" w:color="auto"/>
                <w:bottom w:val="none" w:sz="0" w:space="0" w:color="auto"/>
                <w:right w:val="none" w:sz="0" w:space="0" w:color="auto"/>
              </w:divBdr>
            </w:div>
            <w:div w:id="1554999079">
              <w:marLeft w:val="0"/>
              <w:marRight w:val="0"/>
              <w:marTop w:val="0"/>
              <w:marBottom w:val="0"/>
              <w:divBdr>
                <w:top w:val="none" w:sz="0" w:space="0" w:color="auto"/>
                <w:left w:val="none" w:sz="0" w:space="0" w:color="auto"/>
                <w:bottom w:val="none" w:sz="0" w:space="0" w:color="auto"/>
                <w:right w:val="none" w:sz="0" w:space="0" w:color="auto"/>
              </w:divBdr>
            </w:div>
            <w:div w:id="1559316832">
              <w:marLeft w:val="0"/>
              <w:marRight w:val="0"/>
              <w:marTop w:val="0"/>
              <w:marBottom w:val="0"/>
              <w:divBdr>
                <w:top w:val="none" w:sz="0" w:space="0" w:color="auto"/>
                <w:left w:val="none" w:sz="0" w:space="0" w:color="auto"/>
                <w:bottom w:val="none" w:sz="0" w:space="0" w:color="auto"/>
                <w:right w:val="none" w:sz="0" w:space="0" w:color="auto"/>
              </w:divBdr>
            </w:div>
            <w:div w:id="1565293238">
              <w:marLeft w:val="0"/>
              <w:marRight w:val="0"/>
              <w:marTop w:val="0"/>
              <w:marBottom w:val="0"/>
              <w:divBdr>
                <w:top w:val="none" w:sz="0" w:space="0" w:color="auto"/>
                <w:left w:val="none" w:sz="0" w:space="0" w:color="auto"/>
                <w:bottom w:val="none" w:sz="0" w:space="0" w:color="auto"/>
                <w:right w:val="none" w:sz="0" w:space="0" w:color="auto"/>
              </w:divBdr>
            </w:div>
            <w:div w:id="1569531544">
              <w:marLeft w:val="0"/>
              <w:marRight w:val="0"/>
              <w:marTop w:val="0"/>
              <w:marBottom w:val="0"/>
              <w:divBdr>
                <w:top w:val="none" w:sz="0" w:space="0" w:color="auto"/>
                <w:left w:val="none" w:sz="0" w:space="0" w:color="auto"/>
                <w:bottom w:val="none" w:sz="0" w:space="0" w:color="auto"/>
                <w:right w:val="none" w:sz="0" w:space="0" w:color="auto"/>
              </w:divBdr>
            </w:div>
            <w:div w:id="1580215622">
              <w:marLeft w:val="0"/>
              <w:marRight w:val="0"/>
              <w:marTop w:val="0"/>
              <w:marBottom w:val="0"/>
              <w:divBdr>
                <w:top w:val="none" w:sz="0" w:space="0" w:color="auto"/>
                <w:left w:val="none" w:sz="0" w:space="0" w:color="auto"/>
                <w:bottom w:val="none" w:sz="0" w:space="0" w:color="auto"/>
                <w:right w:val="none" w:sz="0" w:space="0" w:color="auto"/>
              </w:divBdr>
            </w:div>
            <w:div w:id="1587376626">
              <w:marLeft w:val="0"/>
              <w:marRight w:val="0"/>
              <w:marTop w:val="0"/>
              <w:marBottom w:val="0"/>
              <w:divBdr>
                <w:top w:val="none" w:sz="0" w:space="0" w:color="auto"/>
                <w:left w:val="none" w:sz="0" w:space="0" w:color="auto"/>
                <w:bottom w:val="none" w:sz="0" w:space="0" w:color="auto"/>
                <w:right w:val="none" w:sz="0" w:space="0" w:color="auto"/>
              </w:divBdr>
            </w:div>
            <w:div w:id="1588613472">
              <w:marLeft w:val="0"/>
              <w:marRight w:val="0"/>
              <w:marTop w:val="0"/>
              <w:marBottom w:val="0"/>
              <w:divBdr>
                <w:top w:val="none" w:sz="0" w:space="0" w:color="auto"/>
                <w:left w:val="none" w:sz="0" w:space="0" w:color="auto"/>
                <w:bottom w:val="none" w:sz="0" w:space="0" w:color="auto"/>
                <w:right w:val="none" w:sz="0" w:space="0" w:color="auto"/>
              </w:divBdr>
            </w:div>
            <w:div w:id="1590429110">
              <w:marLeft w:val="0"/>
              <w:marRight w:val="0"/>
              <w:marTop w:val="0"/>
              <w:marBottom w:val="0"/>
              <w:divBdr>
                <w:top w:val="none" w:sz="0" w:space="0" w:color="auto"/>
                <w:left w:val="none" w:sz="0" w:space="0" w:color="auto"/>
                <w:bottom w:val="none" w:sz="0" w:space="0" w:color="auto"/>
                <w:right w:val="none" w:sz="0" w:space="0" w:color="auto"/>
              </w:divBdr>
            </w:div>
            <w:div w:id="1593854736">
              <w:marLeft w:val="0"/>
              <w:marRight w:val="0"/>
              <w:marTop w:val="0"/>
              <w:marBottom w:val="0"/>
              <w:divBdr>
                <w:top w:val="none" w:sz="0" w:space="0" w:color="auto"/>
                <w:left w:val="none" w:sz="0" w:space="0" w:color="auto"/>
                <w:bottom w:val="none" w:sz="0" w:space="0" w:color="auto"/>
                <w:right w:val="none" w:sz="0" w:space="0" w:color="auto"/>
              </w:divBdr>
            </w:div>
            <w:div w:id="1613243133">
              <w:marLeft w:val="0"/>
              <w:marRight w:val="0"/>
              <w:marTop w:val="0"/>
              <w:marBottom w:val="0"/>
              <w:divBdr>
                <w:top w:val="none" w:sz="0" w:space="0" w:color="auto"/>
                <w:left w:val="none" w:sz="0" w:space="0" w:color="auto"/>
                <w:bottom w:val="none" w:sz="0" w:space="0" w:color="auto"/>
                <w:right w:val="none" w:sz="0" w:space="0" w:color="auto"/>
              </w:divBdr>
            </w:div>
            <w:div w:id="1629899980">
              <w:marLeft w:val="0"/>
              <w:marRight w:val="0"/>
              <w:marTop w:val="0"/>
              <w:marBottom w:val="0"/>
              <w:divBdr>
                <w:top w:val="none" w:sz="0" w:space="0" w:color="auto"/>
                <w:left w:val="none" w:sz="0" w:space="0" w:color="auto"/>
                <w:bottom w:val="none" w:sz="0" w:space="0" w:color="auto"/>
                <w:right w:val="none" w:sz="0" w:space="0" w:color="auto"/>
              </w:divBdr>
            </w:div>
            <w:div w:id="1646812513">
              <w:marLeft w:val="0"/>
              <w:marRight w:val="0"/>
              <w:marTop w:val="0"/>
              <w:marBottom w:val="0"/>
              <w:divBdr>
                <w:top w:val="none" w:sz="0" w:space="0" w:color="auto"/>
                <w:left w:val="none" w:sz="0" w:space="0" w:color="auto"/>
                <w:bottom w:val="none" w:sz="0" w:space="0" w:color="auto"/>
                <w:right w:val="none" w:sz="0" w:space="0" w:color="auto"/>
              </w:divBdr>
            </w:div>
            <w:div w:id="1657102089">
              <w:marLeft w:val="0"/>
              <w:marRight w:val="0"/>
              <w:marTop w:val="0"/>
              <w:marBottom w:val="0"/>
              <w:divBdr>
                <w:top w:val="none" w:sz="0" w:space="0" w:color="auto"/>
                <w:left w:val="none" w:sz="0" w:space="0" w:color="auto"/>
                <w:bottom w:val="none" w:sz="0" w:space="0" w:color="auto"/>
                <w:right w:val="none" w:sz="0" w:space="0" w:color="auto"/>
              </w:divBdr>
            </w:div>
            <w:div w:id="1659116165">
              <w:marLeft w:val="0"/>
              <w:marRight w:val="0"/>
              <w:marTop w:val="0"/>
              <w:marBottom w:val="0"/>
              <w:divBdr>
                <w:top w:val="none" w:sz="0" w:space="0" w:color="auto"/>
                <w:left w:val="none" w:sz="0" w:space="0" w:color="auto"/>
                <w:bottom w:val="none" w:sz="0" w:space="0" w:color="auto"/>
                <w:right w:val="none" w:sz="0" w:space="0" w:color="auto"/>
              </w:divBdr>
            </w:div>
            <w:div w:id="1673485591">
              <w:marLeft w:val="0"/>
              <w:marRight w:val="0"/>
              <w:marTop w:val="0"/>
              <w:marBottom w:val="0"/>
              <w:divBdr>
                <w:top w:val="none" w:sz="0" w:space="0" w:color="auto"/>
                <w:left w:val="none" w:sz="0" w:space="0" w:color="auto"/>
                <w:bottom w:val="none" w:sz="0" w:space="0" w:color="auto"/>
                <w:right w:val="none" w:sz="0" w:space="0" w:color="auto"/>
              </w:divBdr>
            </w:div>
            <w:div w:id="1697583786">
              <w:marLeft w:val="0"/>
              <w:marRight w:val="0"/>
              <w:marTop w:val="0"/>
              <w:marBottom w:val="0"/>
              <w:divBdr>
                <w:top w:val="none" w:sz="0" w:space="0" w:color="auto"/>
                <w:left w:val="none" w:sz="0" w:space="0" w:color="auto"/>
                <w:bottom w:val="none" w:sz="0" w:space="0" w:color="auto"/>
                <w:right w:val="none" w:sz="0" w:space="0" w:color="auto"/>
              </w:divBdr>
            </w:div>
            <w:div w:id="1712455964">
              <w:marLeft w:val="0"/>
              <w:marRight w:val="0"/>
              <w:marTop w:val="0"/>
              <w:marBottom w:val="0"/>
              <w:divBdr>
                <w:top w:val="none" w:sz="0" w:space="0" w:color="auto"/>
                <w:left w:val="none" w:sz="0" w:space="0" w:color="auto"/>
                <w:bottom w:val="none" w:sz="0" w:space="0" w:color="auto"/>
                <w:right w:val="none" w:sz="0" w:space="0" w:color="auto"/>
              </w:divBdr>
            </w:div>
            <w:div w:id="1718773129">
              <w:marLeft w:val="0"/>
              <w:marRight w:val="0"/>
              <w:marTop w:val="0"/>
              <w:marBottom w:val="0"/>
              <w:divBdr>
                <w:top w:val="none" w:sz="0" w:space="0" w:color="auto"/>
                <w:left w:val="none" w:sz="0" w:space="0" w:color="auto"/>
                <w:bottom w:val="none" w:sz="0" w:space="0" w:color="auto"/>
                <w:right w:val="none" w:sz="0" w:space="0" w:color="auto"/>
              </w:divBdr>
            </w:div>
            <w:div w:id="1747073852">
              <w:marLeft w:val="0"/>
              <w:marRight w:val="0"/>
              <w:marTop w:val="0"/>
              <w:marBottom w:val="0"/>
              <w:divBdr>
                <w:top w:val="none" w:sz="0" w:space="0" w:color="auto"/>
                <w:left w:val="none" w:sz="0" w:space="0" w:color="auto"/>
                <w:bottom w:val="none" w:sz="0" w:space="0" w:color="auto"/>
                <w:right w:val="none" w:sz="0" w:space="0" w:color="auto"/>
              </w:divBdr>
            </w:div>
            <w:div w:id="1764573114">
              <w:marLeft w:val="0"/>
              <w:marRight w:val="0"/>
              <w:marTop w:val="0"/>
              <w:marBottom w:val="0"/>
              <w:divBdr>
                <w:top w:val="none" w:sz="0" w:space="0" w:color="auto"/>
                <w:left w:val="none" w:sz="0" w:space="0" w:color="auto"/>
                <w:bottom w:val="none" w:sz="0" w:space="0" w:color="auto"/>
                <w:right w:val="none" w:sz="0" w:space="0" w:color="auto"/>
              </w:divBdr>
            </w:div>
            <w:div w:id="1786466766">
              <w:marLeft w:val="0"/>
              <w:marRight w:val="0"/>
              <w:marTop w:val="0"/>
              <w:marBottom w:val="0"/>
              <w:divBdr>
                <w:top w:val="none" w:sz="0" w:space="0" w:color="auto"/>
                <w:left w:val="none" w:sz="0" w:space="0" w:color="auto"/>
                <w:bottom w:val="none" w:sz="0" w:space="0" w:color="auto"/>
                <w:right w:val="none" w:sz="0" w:space="0" w:color="auto"/>
              </w:divBdr>
            </w:div>
            <w:div w:id="1803494747">
              <w:marLeft w:val="0"/>
              <w:marRight w:val="0"/>
              <w:marTop w:val="0"/>
              <w:marBottom w:val="0"/>
              <w:divBdr>
                <w:top w:val="none" w:sz="0" w:space="0" w:color="auto"/>
                <w:left w:val="none" w:sz="0" w:space="0" w:color="auto"/>
                <w:bottom w:val="none" w:sz="0" w:space="0" w:color="auto"/>
                <w:right w:val="none" w:sz="0" w:space="0" w:color="auto"/>
              </w:divBdr>
            </w:div>
            <w:div w:id="1810131367">
              <w:marLeft w:val="0"/>
              <w:marRight w:val="0"/>
              <w:marTop w:val="0"/>
              <w:marBottom w:val="0"/>
              <w:divBdr>
                <w:top w:val="none" w:sz="0" w:space="0" w:color="auto"/>
                <w:left w:val="none" w:sz="0" w:space="0" w:color="auto"/>
                <w:bottom w:val="none" w:sz="0" w:space="0" w:color="auto"/>
                <w:right w:val="none" w:sz="0" w:space="0" w:color="auto"/>
              </w:divBdr>
            </w:div>
            <w:div w:id="1814912018">
              <w:marLeft w:val="0"/>
              <w:marRight w:val="0"/>
              <w:marTop w:val="0"/>
              <w:marBottom w:val="0"/>
              <w:divBdr>
                <w:top w:val="none" w:sz="0" w:space="0" w:color="auto"/>
                <w:left w:val="none" w:sz="0" w:space="0" w:color="auto"/>
                <w:bottom w:val="none" w:sz="0" w:space="0" w:color="auto"/>
                <w:right w:val="none" w:sz="0" w:space="0" w:color="auto"/>
              </w:divBdr>
            </w:div>
            <w:div w:id="1819148677">
              <w:marLeft w:val="0"/>
              <w:marRight w:val="0"/>
              <w:marTop w:val="0"/>
              <w:marBottom w:val="0"/>
              <w:divBdr>
                <w:top w:val="none" w:sz="0" w:space="0" w:color="auto"/>
                <w:left w:val="none" w:sz="0" w:space="0" w:color="auto"/>
                <w:bottom w:val="none" w:sz="0" w:space="0" w:color="auto"/>
                <w:right w:val="none" w:sz="0" w:space="0" w:color="auto"/>
              </w:divBdr>
            </w:div>
            <w:div w:id="1820994152">
              <w:marLeft w:val="0"/>
              <w:marRight w:val="0"/>
              <w:marTop w:val="0"/>
              <w:marBottom w:val="0"/>
              <w:divBdr>
                <w:top w:val="none" w:sz="0" w:space="0" w:color="auto"/>
                <w:left w:val="none" w:sz="0" w:space="0" w:color="auto"/>
                <w:bottom w:val="none" w:sz="0" w:space="0" w:color="auto"/>
                <w:right w:val="none" w:sz="0" w:space="0" w:color="auto"/>
              </w:divBdr>
            </w:div>
            <w:div w:id="1837920999">
              <w:marLeft w:val="0"/>
              <w:marRight w:val="0"/>
              <w:marTop w:val="0"/>
              <w:marBottom w:val="0"/>
              <w:divBdr>
                <w:top w:val="none" w:sz="0" w:space="0" w:color="auto"/>
                <w:left w:val="none" w:sz="0" w:space="0" w:color="auto"/>
                <w:bottom w:val="none" w:sz="0" w:space="0" w:color="auto"/>
                <w:right w:val="none" w:sz="0" w:space="0" w:color="auto"/>
              </w:divBdr>
            </w:div>
            <w:div w:id="1852720852">
              <w:marLeft w:val="0"/>
              <w:marRight w:val="0"/>
              <w:marTop w:val="0"/>
              <w:marBottom w:val="0"/>
              <w:divBdr>
                <w:top w:val="none" w:sz="0" w:space="0" w:color="auto"/>
                <w:left w:val="none" w:sz="0" w:space="0" w:color="auto"/>
                <w:bottom w:val="none" w:sz="0" w:space="0" w:color="auto"/>
                <w:right w:val="none" w:sz="0" w:space="0" w:color="auto"/>
              </w:divBdr>
            </w:div>
            <w:div w:id="1857110537">
              <w:marLeft w:val="0"/>
              <w:marRight w:val="0"/>
              <w:marTop w:val="0"/>
              <w:marBottom w:val="0"/>
              <w:divBdr>
                <w:top w:val="none" w:sz="0" w:space="0" w:color="auto"/>
                <w:left w:val="none" w:sz="0" w:space="0" w:color="auto"/>
                <w:bottom w:val="none" w:sz="0" w:space="0" w:color="auto"/>
                <w:right w:val="none" w:sz="0" w:space="0" w:color="auto"/>
              </w:divBdr>
            </w:div>
            <w:div w:id="1870028634">
              <w:marLeft w:val="0"/>
              <w:marRight w:val="0"/>
              <w:marTop w:val="0"/>
              <w:marBottom w:val="0"/>
              <w:divBdr>
                <w:top w:val="none" w:sz="0" w:space="0" w:color="auto"/>
                <w:left w:val="none" w:sz="0" w:space="0" w:color="auto"/>
                <w:bottom w:val="none" w:sz="0" w:space="0" w:color="auto"/>
                <w:right w:val="none" w:sz="0" w:space="0" w:color="auto"/>
              </w:divBdr>
            </w:div>
            <w:div w:id="1870407465">
              <w:marLeft w:val="0"/>
              <w:marRight w:val="0"/>
              <w:marTop w:val="0"/>
              <w:marBottom w:val="0"/>
              <w:divBdr>
                <w:top w:val="none" w:sz="0" w:space="0" w:color="auto"/>
                <w:left w:val="none" w:sz="0" w:space="0" w:color="auto"/>
                <w:bottom w:val="none" w:sz="0" w:space="0" w:color="auto"/>
                <w:right w:val="none" w:sz="0" w:space="0" w:color="auto"/>
              </w:divBdr>
            </w:div>
            <w:div w:id="1870609352">
              <w:marLeft w:val="0"/>
              <w:marRight w:val="0"/>
              <w:marTop w:val="0"/>
              <w:marBottom w:val="0"/>
              <w:divBdr>
                <w:top w:val="none" w:sz="0" w:space="0" w:color="auto"/>
                <w:left w:val="none" w:sz="0" w:space="0" w:color="auto"/>
                <w:bottom w:val="none" w:sz="0" w:space="0" w:color="auto"/>
                <w:right w:val="none" w:sz="0" w:space="0" w:color="auto"/>
              </w:divBdr>
            </w:div>
            <w:div w:id="1872374044">
              <w:marLeft w:val="0"/>
              <w:marRight w:val="0"/>
              <w:marTop w:val="0"/>
              <w:marBottom w:val="0"/>
              <w:divBdr>
                <w:top w:val="none" w:sz="0" w:space="0" w:color="auto"/>
                <w:left w:val="none" w:sz="0" w:space="0" w:color="auto"/>
                <w:bottom w:val="none" w:sz="0" w:space="0" w:color="auto"/>
                <w:right w:val="none" w:sz="0" w:space="0" w:color="auto"/>
              </w:divBdr>
            </w:div>
            <w:div w:id="1878001814">
              <w:marLeft w:val="0"/>
              <w:marRight w:val="0"/>
              <w:marTop w:val="0"/>
              <w:marBottom w:val="0"/>
              <w:divBdr>
                <w:top w:val="none" w:sz="0" w:space="0" w:color="auto"/>
                <w:left w:val="none" w:sz="0" w:space="0" w:color="auto"/>
                <w:bottom w:val="none" w:sz="0" w:space="0" w:color="auto"/>
                <w:right w:val="none" w:sz="0" w:space="0" w:color="auto"/>
              </w:divBdr>
            </w:div>
            <w:div w:id="1883592217">
              <w:marLeft w:val="0"/>
              <w:marRight w:val="0"/>
              <w:marTop w:val="0"/>
              <w:marBottom w:val="0"/>
              <w:divBdr>
                <w:top w:val="none" w:sz="0" w:space="0" w:color="auto"/>
                <w:left w:val="none" w:sz="0" w:space="0" w:color="auto"/>
                <w:bottom w:val="none" w:sz="0" w:space="0" w:color="auto"/>
                <w:right w:val="none" w:sz="0" w:space="0" w:color="auto"/>
              </w:divBdr>
            </w:div>
            <w:div w:id="1884637920">
              <w:marLeft w:val="0"/>
              <w:marRight w:val="0"/>
              <w:marTop w:val="0"/>
              <w:marBottom w:val="0"/>
              <w:divBdr>
                <w:top w:val="none" w:sz="0" w:space="0" w:color="auto"/>
                <w:left w:val="none" w:sz="0" w:space="0" w:color="auto"/>
                <w:bottom w:val="none" w:sz="0" w:space="0" w:color="auto"/>
                <w:right w:val="none" w:sz="0" w:space="0" w:color="auto"/>
              </w:divBdr>
            </w:div>
            <w:div w:id="1888105577">
              <w:marLeft w:val="0"/>
              <w:marRight w:val="0"/>
              <w:marTop w:val="0"/>
              <w:marBottom w:val="0"/>
              <w:divBdr>
                <w:top w:val="none" w:sz="0" w:space="0" w:color="auto"/>
                <w:left w:val="none" w:sz="0" w:space="0" w:color="auto"/>
                <w:bottom w:val="none" w:sz="0" w:space="0" w:color="auto"/>
                <w:right w:val="none" w:sz="0" w:space="0" w:color="auto"/>
              </w:divBdr>
            </w:div>
            <w:div w:id="1889608382">
              <w:marLeft w:val="0"/>
              <w:marRight w:val="0"/>
              <w:marTop w:val="0"/>
              <w:marBottom w:val="0"/>
              <w:divBdr>
                <w:top w:val="none" w:sz="0" w:space="0" w:color="auto"/>
                <w:left w:val="none" w:sz="0" w:space="0" w:color="auto"/>
                <w:bottom w:val="none" w:sz="0" w:space="0" w:color="auto"/>
                <w:right w:val="none" w:sz="0" w:space="0" w:color="auto"/>
              </w:divBdr>
            </w:div>
            <w:div w:id="1891912746">
              <w:marLeft w:val="0"/>
              <w:marRight w:val="0"/>
              <w:marTop w:val="480"/>
              <w:marBottom w:val="0"/>
              <w:divBdr>
                <w:top w:val="single" w:sz="6" w:space="0" w:color="auto"/>
                <w:left w:val="single" w:sz="6" w:space="0" w:color="auto"/>
                <w:bottom w:val="single" w:sz="6" w:space="0" w:color="auto"/>
                <w:right w:val="single" w:sz="6" w:space="0" w:color="auto"/>
              </w:divBdr>
            </w:div>
            <w:div w:id="1893688017">
              <w:marLeft w:val="0"/>
              <w:marRight w:val="0"/>
              <w:marTop w:val="480"/>
              <w:marBottom w:val="0"/>
              <w:divBdr>
                <w:top w:val="single" w:sz="6" w:space="0" w:color="auto"/>
                <w:left w:val="single" w:sz="6" w:space="0" w:color="auto"/>
                <w:bottom w:val="single" w:sz="6" w:space="0" w:color="auto"/>
                <w:right w:val="single" w:sz="6" w:space="0" w:color="auto"/>
              </w:divBdr>
            </w:div>
            <w:div w:id="1899626830">
              <w:marLeft w:val="0"/>
              <w:marRight w:val="0"/>
              <w:marTop w:val="0"/>
              <w:marBottom w:val="0"/>
              <w:divBdr>
                <w:top w:val="none" w:sz="0" w:space="0" w:color="auto"/>
                <w:left w:val="none" w:sz="0" w:space="0" w:color="auto"/>
                <w:bottom w:val="none" w:sz="0" w:space="0" w:color="auto"/>
                <w:right w:val="none" w:sz="0" w:space="0" w:color="auto"/>
              </w:divBdr>
            </w:div>
            <w:div w:id="1909265634">
              <w:marLeft w:val="0"/>
              <w:marRight w:val="0"/>
              <w:marTop w:val="0"/>
              <w:marBottom w:val="0"/>
              <w:divBdr>
                <w:top w:val="none" w:sz="0" w:space="0" w:color="auto"/>
                <w:left w:val="none" w:sz="0" w:space="0" w:color="auto"/>
                <w:bottom w:val="none" w:sz="0" w:space="0" w:color="auto"/>
                <w:right w:val="none" w:sz="0" w:space="0" w:color="auto"/>
              </w:divBdr>
            </w:div>
            <w:div w:id="1910577793">
              <w:marLeft w:val="0"/>
              <w:marRight w:val="0"/>
              <w:marTop w:val="0"/>
              <w:marBottom w:val="0"/>
              <w:divBdr>
                <w:top w:val="none" w:sz="0" w:space="0" w:color="auto"/>
                <w:left w:val="none" w:sz="0" w:space="0" w:color="auto"/>
                <w:bottom w:val="none" w:sz="0" w:space="0" w:color="auto"/>
                <w:right w:val="none" w:sz="0" w:space="0" w:color="auto"/>
              </w:divBdr>
            </w:div>
            <w:div w:id="1912807259">
              <w:marLeft w:val="0"/>
              <w:marRight w:val="0"/>
              <w:marTop w:val="0"/>
              <w:marBottom w:val="0"/>
              <w:divBdr>
                <w:top w:val="none" w:sz="0" w:space="0" w:color="auto"/>
                <w:left w:val="none" w:sz="0" w:space="0" w:color="auto"/>
                <w:bottom w:val="none" w:sz="0" w:space="0" w:color="auto"/>
                <w:right w:val="none" w:sz="0" w:space="0" w:color="auto"/>
              </w:divBdr>
            </w:div>
            <w:div w:id="1924098963">
              <w:marLeft w:val="0"/>
              <w:marRight w:val="0"/>
              <w:marTop w:val="0"/>
              <w:marBottom w:val="0"/>
              <w:divBdr>
                <w:top w:val="none" w:sz="0" w:space="0" w:color="auto"/>
                <w:left w:val="none" w:sz="0" w:space="0" w:color="auto"/>
                <w:bottom w:val="none" w:sz="0" w:space="0" w:color="auto"/>
                <w:right w:val="none" w:sz="0" w:space="0" w:color="auto"/>
              </w:divBdr>
            </w:div>
            <w:div w:id="1925801414">
              <w:marLeft w:val="0"/>
              <w:marRight w:val="0"/>
              <w:marTop w:val="0"/>
              <w:marBottom w:val="0"/>
              <w:divBdr>
                <w:top w:val="none" w:sz="0" w:space="0" w:color="auto"/>
                <w:left w:val="none" w:sz="0" w:space="0" w:color="auto"/>
                <w:bottom w:val="none" w:sz="0" w:space="0" w:color="auto"/>
                <w:right w:val="none" w:sz="0" w:space="0" w:color="auto"/>
              </w:divBdr>
            </w:div>
            <w:div w:id="1959217404">
              <w:marLeft w:val="0"/>
              <w:marRight w:val="0"/>
              <w:marTop w:val="0"/>
              <w:marBottom w:val="0"/>
              <w:divBdr>
                <w:top w:val="none" w:sz="0" w:space="0" w:color="auto"/>
                <w:left w:val="none" w:sz="0" w:space="0" w:color="auto"/>
                <w:bottom w:val="none" w:sz="0" w:space="0" w:color="auto"/>
                <w:right w:val="none" w:sz="0" w:space="0" w:color="auto"/>
              </w:divBdr>
            </w:div>
            <w:div w:id="1968243431">
              <w:marLeft w:val="0"/>
              <w:marRight w:val="0"/>
              <w:marTop w:val="0"/>
              <w:marBottom w:val="0"/>
              <w:divBdr>
                <w:top w:val="none" w:sz="0" w:space="0" w:color="auto"/>
                <w:left w:val="none" w:sz="0" w:space="0" w:color="auto"/>
                <w:bottom w:val="none" w:sz="0" w:space="0" w:color="auto"/>
                <w:right w:val="none" w:sz="0" w:space="0" w:color="auto"/>
              </w:divBdr>
            </w:div>
            <w:div w:id="1969624220">
              <w:marLeft w:val="0"/>
              <w:marRight w:val="0"/>
              <w:marTop w:val="0"/>
              <w:marBottom w:val="0"/>
              <w:divBdr>
                <w:top w:val="none" w:sz="0" w:space="0" w:color="auto"/>
                <w:left w:val="none" w:sz="0" w:space="0" w:color="auto"/>
                <w:bottom w:val="none" w:sz="0" w:space="0" w:color="auto"/>
                <w:right w:val="none" w:sz="0" w:space="0" w:color="auto"/>
              </w:divBdr>
            </w:div>
            <w:div w:id="1971009711">
              <w:marLeft w:val="0"/>
              <w:marRight w:val="0"/>
              <w:marTop w:val="0"/>
              <w:marBottom w:val="0"/>
              <w:divBdr>
                <w:top w:val="none" w:sz="0" w:space="0" w:color="auto"/>
                <w:left w:val="none" w:sz="0" w:space="0" w:color="auto"/>
                <w:bottom w:val="none" w:sz="0" w:space="0" w:color="auto"/>
                <w:right w:val="none" w:sz="0" w:space="0" w:color="auto"/>
              </w:divBdr>
            </w:div>
            <w:div w:id="1979526431">
              <w:marLeft w:val="0"/>
              <w:marRight w:val="0"/>
              <w:marTop w:val="0"/>
              <w:marBottom w:val="0"/>
              <w:divBdr>
                <w:top w:val="none" w:sz="0" w:space="0" w:color="auto"/>
                <w:left w:val="none" w:sz="0" w:space="0" w:color="auto"/>
                <w:bottom w:val="none" w:sz="0" w:space="0" w:color="auto"/>
                <w:right w:val="none" w:sz="0" w:space="0" w:color="auto"/>
              </w:divBdr>
            </w:div>
            <w:div w:id="1981229355">
              <w:marLeft w:val="0"/>
              <w:marRight w:val="0"/>
              <w:marTop w:val="0"/>
              <w:marBottom w:val="0"/>
              <w:divBdr>
                <w:top w:val="none" w:sz="0" w:space="0" w:color="auto"/>
                <w:left w:val="none" w:sz="0" w:space="0" w:color="auto"/>
                <w:bottom w:val="none" w:sz="0" w:space="0" w:color="auto"/>
                <w:right w:val="none" w:sz="0" w:space="0" w:color="auto"/>
              </w:divBdr>
            </w:div>
            <w:div w:id="1984656699">
              <w:marLeft w:val="0"/>
              <w:marRight w:val="0"/>
              <w:marTop w:val="0"/>
              <w:marBottom w:val="0"/>
              <w:divBdr>
                <w:top w:val="none" w:sz="0" w:space="0" w:color="auto"/>
                <w:left w:val="none" w:sz="0" w:space="0" w:color="auto"/>
                <w:bottom w:val="none" w:sz="0" w:space="0" w:color="auto"/>
                <w:right w:val="none" w:sz="0" w:space="0" w:color="auto"/>
              </w:divBdr>
            </w:div>
            <w:div w:id="1989749436">
              <w:marLeft w:val="0"/>
              <w:marRight w:val="0"/>
              <w:marTop w:val="0"/>
              <w:marBottom w:val="0"/>
              <w:divBdr>
                <w:top w:val="none" w:sz="0" w:space="0" w:color="auto"/>
                <w:left w:val="none" w:sz="0" w:space="0" w:color="auto"/>
                <w:bottom w:val="none" w:sz="0" w:space="0" w:color="auto"/>
                <w:right w:val="none" w:sz="0" w:space="0" w:color="auto"/>
              </w:divBdr>
            </w:div>
            <w:div w:id="1996647244">
              <w:marLeft w:val="0"/>
              <w:marRight w:val="0"/>
              <w:marTop w:val="0"/>
              <w:marBottom w:val="0"/>
              <w:divBdr>
                <w:top w:val="none" w:sz="0" w:space="0" w:color="auto"/>
                <w:left w:val="none" w:sz="0" w:space="0" w:color="auto"/>
                <w:bottom w:val="none" w:sz="0" w:space="0" w:color="auto"/>
                <w:right w:val="none" w:sz="0" w:space="0" w:color="auto"/>
              </w:divBdr>
            </w:div>
            <w:div w:id="1998806530">
              <w:marLeft w:val="0"/>
              <w:marRight w:val="0"/>
              <w:marTop w:val="0"/>
              <w:marBottom w:val="0"/>
              <w:divBdr>
                <w:top w:val="none" w:sz="0" w:space="0" w:color="auto"/>
                <w:left w:val="none" w:sz="0" w:space="0" w:color="auto"/>
                <w:bottom w:val="none" w:sz="0" w:space="0" w:color="auto"/>
                <w:right w:val="none" w:sz="0" w:space="0" w:color="auto"/>
              </w:divBdr>
            </w:div>
            <w:div w:id="2003855011">
              <w:marLeft w:val="0"/>
              <w:marRight w:val="0"/>
              <w:marTop w:val="0"/>
              <w:marBottom w:val="0"/>
              <w:divBdr>
                <w:top w:val="none" w:sz="0" w:space="0" w:color="auto"/>
                <w:left w:val="none" w:sz="0" w:space="0" w:color="auto"/>
                <w:bottom w:val="none" w:sz="0" w:space="0" w:color="auto"/>
                <w:right w:val="none" w:sz="0" w:space="0" w:color="auto"/>
              </w:divBdr>
            </w:div>
            <w:div w:id="2010327718">
              <w:marLeft w:val="0"/>
              <w:marRight w:val="0"/>
              <w:marTop w:val="0"/>
              <w:marBottom w:val="0"/>
              <w:divBdr>
                <w:top w:val="none" w:sz="0" w:space="0" w:color="auto"/>
                <w:left w:val="none" w:sz="0" w:space="0" w:color="auto"/>
                <w:bottom w:val="none" w:sz="0" w:space="0" w:color="auto"/>
                <w:right w:val="none" w:sz="0" w:space="0" w:color="auto"/>
              </w:divBdr>
            </w:div>
            <w:div w:id="2022587532">
              <w:marLeft w:val="0"/>
              <w:marRight w:val="0"/>
              <w:marTop w:val="0"/>
              <w:marBottom w:val="0"/>
              <w:divBdr>
                <w:top w:val="none" w:sz="0" w:space="0" w:color="auto"/>
                <w:left w:val="none" w:sz="0" w:space="0" w:color="auto"/>
                <w:bottom w:val="none" w:sz="0" w:space="0" w:color="auto"/>
                <w:right w:val="none" w:sz="0" w:space="0" w:color="auto"/>
              </w:divBdr>
            </w:div>
            <w:div w:id="2042197016">
              <w:marLeft w:val="0"/>
              <w:marRight w:val="0"/>
              <w:marTop w:val="0"/>
              <w:marBottom w:val="0"/>
              <w:divBdr>
                <w:top w:val="none" w:sz="0" w:space="0" w:color="auto"/>
                <w:left w:val="none" w:sz="0" w:space="0" w:color="auto"/>
                <w:bottom w:val="none" w:sz="0" w:space="0" w:color="auto"/>
                <w:right w:val="none" w:sz="0" w:space="0" w:color="auto"/>
              </w:divBdr>
            </w:div>
            <w:div w:id="2054424823">
              <w:marLeft w:val="0"/>
              <w:marRight w:val="0"/>
              <w:marTop w:val="0"/>
              <w:marBottom w:val="0"/>
              <w:divBdr>
                <w:top w:val="none" w:sz="0" w:space="0" w:color="auto"/>
                <w:left w:val="none" w:sz="0" w:space="0" w:color="auto"/>
                <w:bottom w:val="none" w:sz="0" w:space="0" w:color="auto"/>
                <w:right w:val="none" w:sz="0" w:space="0" w:color="auto"/>
              </w:divBdr>
            </w:div>
            <w:div w:id="2069986900">
              <w:marLeft w:val="0"/>
              <w:marRight w:val="0"/>
              <w:marTop w:val="0"/>
              <w:marBottom w:val="0"/>
              <w:divBdr>
                <w:top w:val="none" w:sz="0" w:space="0" w:color="auto"/>
                <w:left w:val="none" w:sz="0" w:space="0" w:color="auto"/>
                <w:bottom w:val="none" w:sz="0" w:space="0" w:color="auto"/>
                <w:right w:val="none" w:sz="0" w:space="0" w:color="auto"/>
              </w:divBdr>
            </w:div>
            <w:div w:id="2100564434">
              <w:marLeft w:val="0"/>
              <w:marRight w:val="0"/>
              <w:marTop w:val="0"/>
              <w:marBottom w:val="0"/>
              <w:divBdr>
                <w:top w:val="none" w:sz="0" w:space="0" w:color="auto"/>
                <w:left w:val="none" w:sz="0" w:space="0" w:color="auto"/>
                <w:bottom w:val="none" w:sz="0" w:space="0" w:color="auto"/>
                <w:right w:val="none" w:sz="0" w:space="0" w:color="auto"/>
              </w:divBdr>
            </w:div>
            <w:div w:id="2101367627">
              <w:marLeft w:val="0"/>
              <w:marRight w:val="0"/>
              <w:marTop w:val="0"/>
              <w:marBottom w:val="0"/>
              <w:divBdr>
                <w:top w:val="none" w:sz="0" w:space="0" w:color="auto"/>
                <w:left w:val="none" w:sz="0" w:space="0" w:color="auto"/>
                <w:bottom w:val="none" w:sz="0" w:space="0" w:color="auto"/>
                <w:right w:val="none" w:sz="0" w:space="0" w:color="auto"/>
              </w:divBdr>
            </w:div>
            <w:div w:id="2103453499">
              <w:marLeft w:val="0"/>
              <w:marRight w:val="0"/>
              <w:marTop w:val="0"/>
              <w:marBottom w:val="0"/>
              <w:divBdr>
                <w:top w:val="none" w:sz="0" w:space="0" w:color="auto"/>
                <w:left w:val="none" w:sz="0" w:space="0" w:color="auto"/>
                <w:bottom w:val="none" w:sz="0" w:space="0" w:color="auto"/>
                <w:right w:val="none" w:sz="0" w:space="0" w:color="auto"/>
              </w:divBdr>
            </w:div>
            <w:div w:id="2107261390">
              <w:marLeft w:val="0"/>
              <w:marRight w:val="0"/>
              <w:marTop w:val="0"/>
              <w:marBottom w:val="0"/>
              <w:divBdr>
                <w:top w:val="none" w:sz="0" w:space="0" w:color="auto"/>
                <w:left w:val="none" w:sz="0" w:space="0" w:color="auto"/>
                <w:bottom w:val="none" w:sz="0" w:space="0" w:color="auto"/>
                <w:right w:val="none" w:sz="0" w:space="0" w:color="auto"/>
              </w:divBdr>
            </w:div>
            <w:div w:id="2112432759">
              <w:marLeft w:val="0"/>
              <w:marRight w:val="0"/>
              <w:marTop w:val="0"/>
              <w:marBottom w:val="0"/>
              <w:divBdr>
                <w:top w:val="none" w:sz="0" w:space="0" w:color="auto"/>
                <w:left w:val="none" w:sz="0" w:space="0" w:color="auto"/>
                <w:bottom w:val="none" w:sz="0" w:space="0" w:color="auto"/>
                <w:right w:val="none" w:sz="0" w:space="0" w:color="auto"/>
              </w:divBdr>
            </w:div>
            <w:div w:id="2113360721">
              <w:marLeft w:val="0"/>
              <w:marRight w:val="0"/>
              <w:marTop w:val="0"/>
              <w:marBottom w:val="0"/>
              <w:divBdr>
                <w:top w:val="none" w:sz="0" w:space="0" w:color="auto"/>
                <w:left w:val="none" w:sz="0" w:space="0" w:color="auto"/>
                <w:bottom w:val="none" w:sz="0" w:space="0" w:color="auto"/>
                <w:right w:val="none" w:sz="0" w:space="0" w:color="auto"/>
              </w:divBdr>
            </w:div>
            <w:div w:id="2131167468">
              <w:marLeft w:val="0"/>
              <w:marRight w:val="0"/>
              <w:marTop w:val="0"/>
              <w:marBottom w:val="0"/>
              <w:divBdr>
                <w:top w:val="none" w:sz="0" w:space="0" w:color="auto"/>
                <w:left w:val="none" w:sz="0" w:space="0" w:color="auto"/>
                <w:bottom w:val="none" w:sz="0" w:space="0" w:color="auto"/>
                <w:right w:val="none" w:sz="0" w:space="0" w:color="auto"/>
              </w:divBdr>
            </w:div>
            <w:div w:id="2138141862">
              <w:marLeft w:val="0"/>
              <w:marRight w:val="0"/>
              <w:marTop w:val="0"/>
              <w:marBottom w:val="0"/>
              <w:divBdr>
                <w:top w:val="none" w:sz="0" w:space="0" w:color="auto"/>
                <w:left w:val="none" w:sz="0" w:space="0" w:color="auto"/>
                <w:bottom w:val="none" w:sz="0" w:space="0" w:color="auto"/>
                <w:right w:val="none" w:sz="0" w:space="0" w:color="auto"/>
              </w:divBdr>
            </w:div>
          </w:divsChild>
        </w:div>
        <w:div w:id="1696223832">
          <w:marLeft w:val="0"/>
          <w:marRight w:val="0"/>
          <w:marTop w:val="0"/>
          <w:marBottom w:val="0"/>
          <w:divBdr>
            <w:top w:val="none" w:sz="0" w:space="0" w:color="auto"/>
            <w:left w:val="none" w:sz="0" w:space="0" w:color="auto"/>
            <w:bottom w:val="none" w:sz="0" w:space="0" w:color="auto"/>
            <w:right w:val="none" w:sz="0" w:space="0" w:color="auto"/>
          </w:divBdr>
          <w:divsChild>
            <w:div w:id="668956">
              <w:marLeft w:val="0"/>
              <w:marRight w:val="0"/>
              <w:marTop w:val="0"/>
              <w:marBottom w:val="0"/>
              <w:divBdr>
                <w:top w:val="none" w:sz="0" w:space="0" w:color="auto"/>
                <w:left w:val="none" w:sz="0" w:space="0" w:color="auto"/>
                <w:bottom w:val="none" w:sz="0" w:space="0" w:color="auto"/>
                <w:right w:val="none" w:sz="0" w:space="0" w:color="auto"/>
              </w:divBdr>
            </w:div>
            <w:div w:id="1011348">
              <w:marLeft w:val="0"/>
              <w:marRight w:val="0"/>
              <w:marTop w:val="0"/>
              <w:marBottom w:val="0"/>
              <w:divBdr>
                <w:top w:val="none" w:sz="0" w:space="0" w:color="auto"/>
                <w:left w:val="none" w:sz="0" w:space="0" w:color="auto"/>
                <w:bottom w:val="none" w:sz="0" w:space="0" w:color="auto"/>
                <w:right w:val="none" w:sz="0" w:space="0" w:color="auto"/>
              </w:divBdr>
            </w:div>
            <w:div w:id="1320183">
              <w:marLeft w:val="0"/>
              <w:marRight w:val="0"/>
              <w:marTop w:val="360"/>
              <w:marBottom w:val="0"/>
              <w:divBdr>
                <w:top w:val="single" w:sz="6" w:space="0" w:color="auto"/>
                <w:left w:val="single" w:sz="6" w:space="0" w:color="auto"/>
                <w:bottom w:val="single" w:sz="6" w:space="0" w:color="auto"/>
                <w:right w:val="single" w:sz="6" w:space="0" w:color="auto"/>
              </w:divBdr>
            </w:div>
            <w:div w:id="1859792">
              <w:marLeft w:val="0"/>
              <w:marRight w:val="0"/>
              <w:marTop w:val="0"/>
              <w:marBottom w:val="0"/>
              <w:divBdr>
                <w:top w:val="none" w:sz="0" w:space="0" w:color="auto"/>
                <w:left w:val="none" w:sz="0" w:space="0" w:color="auto"/>
                <w:bottom w:val="none" w:sz="0" w:space="0" w:color="auto"/>
                <w:right w:val="none" w:sz="0" w:space="0" w:color="auto"/>
              </w:divBdr>
            </w:div>
            <w:div w:id="4524144">
              <w:marLeft w:val="0"/>
              <w:marRight w:val="0"/>
              <w:marTop w:val="0"/>
              <w:marBottom w:val="0"/>
              <w:divBdr>
                <w:top w:val="none" w:sz="0" w:space="0" w:color="auto"/>
                <w:left w:val="none" w:sz="0" w:space="0" w:color="auto"/>
                <w:bottom w:val="none" w:sz="0" w:space="0" w:color="auto"/>
                <w:right w:val="none" w:sz="0" w:space="0" w:color="auto"/>
              </w:divBdr>
            </w:div>
            <w:div w:id="6560506">
              <w:marLeft w:val="0"/>
              <w:marRight w:val="0"/>
              <w:marTop w:val="0"/>
              <w:marBottom w:val="0"/>
              <w:divBdr>
                <w:top w:val="none" w:sz="0" w:space="0" w:color="auto"/>
                <w:left w:val="none" w:sz="0" w:space="0" w:color="auto"/>
                <w:bottom w:val="none" w:sz="0" w:space="0" w:color="auto"/>
                <w:right w:val="none" w:sz="0" w:space="0" w:color="auto"/>
              </w:divBdr>
            </w:div>
            <w:div w:id="8408614">
              <w:marLeft w:val="0"/>
              <w:marRight w:val="0"/>
              <w:marTop w:val="0"/>
              <w:marBottom w:val="0"/>
              <w:divBdr>
                <w:top w:val="none" w:sz="0" w:space="0" w:color="auto"/>
                <w:left w:val="none" w:sz="0" w:space="0" w:color="auto"/>
                <w:bottom w:val="none" w:sz="0" w:space="0" w:color="auto"/>
                <w:right w:val="none" w:sz="0" w:space="0" w:color="auto"/>
              </w:divBdr>
            </w:div>
            <w:div w:id="9264060">
              <w:marLeft w:val="0"/>
              <w:marRight w:val="0"/>
              <w:marTop w:val="0"/>
              <w:marBottom w:val="0"/>
              <w:divBdr>
                <w:top w:val="none" w:sz="0" w:space="0" w:color="auto"/>
                <w:left w:val="none" w:sz="0" w:space="0" w:color="auto"/>
                <w:bottom w:val="none" w:sz="0" w:space="0" w:color="auto"/>
                <w:right w:val="none" w:sz="0" w:space="0" w:color="auto"/>
              </w:divBdr>
            </w:div>
            <w:div w:id="9726497">
              <w:marLeft w:val="0"/>
              <w:marRight w:val="0"/>
              <w:marTop w:val="0"/>
              <w:marBottom w:val="0"/>
              <w:divBdr>
                <w:top w:val="none" w:sz="0" w:space="0" w:color="auto"/>
                <w:left w:val="none" w:sz="0" w:space="0" w:color="auto"/>
                <w:bottom w:val="none" w:sz="0" w:space="0" w:color="auto"/>
                <w:right w:val="none" w:sz="0" w:space="0" w:color="auto"/>
              </w:divBdr>
              <w:divsChild>
                <w:div w:id="887298462">
                  <w:marLeft w:val="0"/>
                  <w:marRight w:val="0"/>
                  <w:marTop w:val="0"/>
                  <w:marBottom w:val="0"/>
                  <w:divBdr>
                    <w:top w:val="none" w:sz="0" w:space="0" w:color="auto"/>
                    <w:left w:val="none" w:sz="0" w:space="0" w:color="auto"/>
                    <w:bottom w:val="none" w:sz="0" w:space="0" w:color="auto"/>
                    <w:right w:val="none" w:sz="0" w:space="0" w:color="auto"/>
                  </w:divBdr>
                </w:div>
                <w:div w:id="995114611">
                  <w:marLeft w:val="0"/>
                  <w:marRight w:val="0"/>
                  <w:marTop w:val="0"/>
                  <w:marBottom w:val="0"/>
                  <w:divBdr>
                    <w:top w:val="none" w:sz="0" w:space="0" w:color="auto"/>
                    <w:left w:val="none" w:sz="0" w:space="0" w:color="auto"/>
                    <w:bottom w:val="none" w:sz="0" w:space="0" w:color="auto"/>
                    <w:right w:val="none" w:sz="0" w:space="0" w:color="auto"/>
                  </w:divBdr>
                </w:div>
                <w:div w:id="1328704000">
                  <w:marLeft w:val="0"/>
                  <w:marRight w:val="0"/>
                  <w:marTop w:val="0"/>
                  <w:marBottom w:val="0"/>
                  <w:divBdr>
                    <w:top w:val="none" w:sz="0" w:space="0" w:color="auto"/>
                    <w:left w:val="none" w:sz="0" w:space="0" w:color="auto"/>
                    <w:bottom w:val="none" w:sz="0" w:space="0" w:color="auto"/>
                    <w:right w:val="none" w:sz="0" w:space="0" w:color="auto"/>
                  </w:divBdr>
                </w:div>
                <w:div w:id="1548493710">
                  <w:marLeft w:val="0"/>
                  <w:marRight w:val="0"/>
                  <w:marTop w:val="0"/>
                  <w:marBottom w:val="0"/>
                  <w:divBdr>
                    <w:top w:val="none" w:sz="0" w:space="0" w:color="auto"/>
                    <w:left w:val="none" w:sz="0" w:space="0" w:color="auto"/>
                    <w:bottom w:val="none" w:sz="0" w:space="0" w:color="auto"/>
                    <w:right w:val="none" w:sz="0" w:space="0" w:color="auto"/>
                  </w:divBdr>
                </w:div>
              </w:divsChild>
            </w:div>
            <w:div w:id="9840319">
              <w:marLeft w:val="0"/>
              <w:marRight w:val="0"/>
              <w:marTop w:val="0"/>
              <w:marBottom w:val="0"/>
              <w:divBdr>
                <w:top w:val="none" w:sz="0" w:space="0" w:color="auto"/>
                <w:left w:val="none" w:sz="0" w:space="0" w:color="auto"/>
                <w:bottom w:val="none" w:sz="0" w:space="0" w:color="auto"/>
                <w:right w:val="none" w:sz="0" w:space="0" w:color="auto"/>
              </w:divBdr>
            </w:div>
            <w:div w:id="10566732">
              <w:marLeft w:val="0"/>
              <w:marRight w:val="0"/>
              <w:marTop w:val="0"/>
              <w:marBottom w:val="0"/>
              <w:divBdr>
                <w:top w:val="none" w:sz="0" w:space="0" w:color="auto"/>
                <w:left w:val="none" w:sz="0" w:space="0" w:color="auto"/>
                <w:bottom w:val="none" w:sz="0" w:space="0" w:color="auto"/>
                <w:right w:val="none" w:sz="0" w:space="0" w:color="auto"/>
              </w:divBdr>
            </w:div>
            <w:div w:id="11733799">
              <w:marLeft w:val="0"/>
              <w:marRight w:val="0"/>
              <w:marTop w:val="0"/>
              <w:marBottom w:val="0"/>
              <w:divBdr>
                <w:top w:val="none" w:sz="0" w:space="0" w:color="auto"/>
                <w:left w:val="none" w:sz="0" w:space="0" w:color="auto"/>
                <w:bottom w:val="none" w:sz="0" w:space="0" w:color="auto"/>
                <w:right w:val="none" w:sz="0" w:space="0" w:color="auto"/>
              </w:divBdr>
            </w:div>
            <w:div w:id="12852959">
              <w:marLeft w:val="0"/>
              <w:marRight w:val="0"/>
              <w:marTop w:val="0"/>
              <w:marBottom w:val="0"/>
              <w:divBdr>
                <w:top w:val="none" w:sz="0" w:space="0" w:color="auto"/>
                <w:left w:val="none" w:sz="0" w:space="0" w:color="auto"/>
                <w:bottom w:val="none" w:sz="0" w:space="0" w:color="auto"/>
                <w:right w:val="none" w:sz="0" w:space="0" w:color="auto"/>
              </w:divBdr>
            </w:div>
            <w:div w:id="12921015">
              <w:marLeft w:val="0"/>
              <w:marRight w:val="0"/>
              <w:marTop w:val="0"/>
              <w:marBottom w:val="0"/>
              <w:divBdr>
                <w:top w:val="none" w:sz="0" w:space="0" w:color="auto"/>
                <w:left w:val="none" w:sz="0" w:space="0" w:color="auto"/>
                <w:bottom w:val="none" w:sz="0" w:space="0" w:color="auto"/>
                <w:right w:val="none" w:sz="0" w:space="0" w:color="auto"/>
              </w:divBdr>
            </w:div>
            <w:div w:id="15935623">
              <w:marLeft w:val="0"/>
              <w:marRight w:val="0"/>
              <w:marTop w:val="0"/>
              <w:marBottom w:val="0"/>
              <w:divBdr>
                <w:top w:val="none" w:sz="0" w:space="0" w:color="auto"/>
                <w:left w:val="none" w:sz="0" w:space="0" w:color="auto"/>
                <w:bottom w:val="none" w:sz="0" w:space="0" w:color="auto"/>
                <w:right w:val="none" w:sz="0" w:space="0" w:color="auto"/>
              </w:divBdr>
            </w:div>
            <w:div w:id="16784990">
              <w:marLeft w:val="0"/>
              <w:marRight w:val="0"/>
              <w:marTop w:val="0"/>
              <w:marBottom w:val="0"/>
              <w:divBdr>
                <w:top w:val="none" w:sz="0" w:space="0" w:color="auto"/>
                <w:left w:val="none" w:sz="0" w:space="0" w:color="auto"/>
                <w:bottom w:val="none" w:sz="0" w:space="0" w:color="auto"/>
                <w:right w:val="none" w:sz="0" w:space="0" w:color="auto"/>
              </w:divBdr>
            </w:div>
            <w:div w:id="18775271">
              <w:marLeft w:val="0"/>
              <w:marRight w:val="0"/>
              <w:marTop w:val="0"/>
              <w:marBottom w:val="0"/>
              <w:divBdr>
                <w:top w:val="none" w:sz="0" w:space="0" w:color="auto"/>
                <w:left w:val="none" w:sz="0" w:space="0" w:color="auto"/>
                <w:bottom w:val="none" w:sz="0" w:space="0" w:color="auto"/>
                <w:right w:val="none" w:sz="0" w:space="0" w:color="auto"/>
              </w:divBdr>
            </w:div>
            <w:div w:id="21900793">
              <w:marLeft w:val="0"/>
              <w:marRight w:val="0"/>
              <w:marTop w:val="0"/>
              <w:marBottom w:val="0"/>
              <w:divBdr>
                <w:top w:val="none" w:sz="0" w:space="0" w:color="auto"/>
                <w:left w:val="none" w:sz="0" w:space="0" w:color="auto"/>
                <w:bottom w:val="none" w:sz="0" w:space="0" w:color="auto"/>
                <w:right w:val="none" w:sz="0" w:space="0" w:color="auto"/>
              </w:divBdr>
            </w:div>
            <w:div w:id="25180434">
              <w:marLeft w:val="0"/>
              <w:marRight w:val="0"/>
              <w:marTop w:val="0"/>
              <w:marBottom w:val="0"/>
              <w:divBdr>
                <w:top w:val="none" w:sz="0" w:space="0" w:color="auto"/>
                <w:left w:val="none" w:sz="0" w:space="0" w:color="auto"/>
                <w:bottom w:val="none" w:sz="0" w:space="0" w:color="auto"/>
                <w:right w:val="none" w:sz="0" w:space="0" w:color="auto"/>
              </w:divBdr>
            </w:div>
            <w:div w:id="28453209">
              <w:marLeft w:val="0"/>
              <w:marRight w:val="0"/>
              <w:marTop w:val="0"/>
              <w:marBottom w:val="0"/>
              <w:divBdr>
                <w:top w:val="none" w:sz="0" w:space="0" w:color="auto"/>
                <w:left w:val="none" w:sz="0" w:space="0" w:color="auto"/>
                <w:bottom w:val="none" w:sz="0" w:space="0" w:color="auto"/>
                <w:right w:val="none" w:sz="0" w:space="0" w:color="auto"/>
              </w:divBdr>
            </w:div>
            <w:div w:id="30229499">
              <w:marLeft w:val="0"/>
              <w:marRight w:val="0"/>
              <w:marTop w:val="0"/>
              <w:marBottom w:val="0"/>
              <w:divBdr>
                <w:top w:val="none" w:sz="0" w:space="0" w:color="auto"/>
                <w:left w:val="none" w:sz="0" w:space="0" w:color="auto"/>
                <w:bottom w:val="none" w:sz="0" w:space="0" w:color="auto"/>
                <w:right w:val="none" w:sz="0" w:space="0" w:color="auto"/>
              </w:divBdr>
            </w:div>
            <w:div w:id="32275381">
              <w:marLeft w:val="0"/>
              <w:marRight w:val="0"/>
              <w:marTop w:val="0"/>
              <w:marBottom w:val="0"/>
              <w:divBdr>
                <w:top w:val="none" w:sz="0" w:space="0" w:color="auto"/>
                <w:left w:val="none" w:sz="0" w:space="0" w:color="auto"/>
                <w:bottom w:val="none" w:sz="0" w:space="0" w:color="auto"/>
                <w:right w:val="none" w:sz="0" w:space="0" w:color="auto"/>
              </w:divBdr>
            </w:div>
            <w:div w:id="33190885">
              <w:marLeft w:val="0"/>
              <w:marRight w:val="0"/>
              <w:marTop w:val="0"/>
              <w:marBottom w:val="0"/>
              <w:divBdr>
                <w:top w:val="none" w:sz="0" w:space="0" w:color="auto"/>
                <w:left w:val="none" w:sz="0" w:space="0" w:color="auto"/>
                <w:bottom w:val="none" w:sz="0" w:space="0" w:color="auto"/>
                <w:right w:val="none" w:sz="0" w:space="0" w:color="auto"/>
              </w:divBdr>
            </w:div>
            <w:div w:id="33623734">
              <w:marLeft w:val="0"/>
              <w:marRight w:val="0"/>
              <w:marTop w:val="0"/>
              <w:marBottom w:val="0"/>
              <w:divBdr>
                <w:top w:val="none" w:sz="0" w:space="0" w:color="auto"/>
                <w:left w:val="none" w:sz="0" w:space="0" w:color="auto"/>
                <w:bottom w:val="none" w:sz="0" w:space="0" w:color="auto"/>
                <w:right w:val="none" w:sz="0" w:space="0" w:color="auto"/>
              </w:divBdr>
            </w:div>
            <w:div w:id="38751841">
              <w:marLeft w:val="0"/>
              <w:marRight w:val="0"/>
              <w:marTop w:val="0"/>
              <w:marBottom w:val="0"/>
              <w:divBdr>
                <w:top w:val="none" w:sz="0" w:space="0" w:color="auto"/>
                <w:left w:val="none" w:sz="0" w:space="0" w:color="auto"/>
                <w:bottom w:val="none" w:sz="0" w:space="0" w:color="auto"/>
                <w:right w:val="none" w:sz="0" w:space="0" w:color="auto"/>
              </w:divBdr>
            </w:div>
            <w:div w:id="39059576">
              <w:marLeft w:val="0"/>
              <w:marRight w:val="0"/>
              <w:marTop w:val="0"/>
              <w:marBottom w:val="0"/>
              <w:divBdr>
                <w:top w:val="none" w:sz="0" w:space="0" w:color="auto"/>
                <w:left w:val="none" w:sz="0" w:space="0" w:color="auto"/>
                <w:bottom w:val="none" w:sz="0" w:space="0" w:color="auto"/>
                <w:right w:val="none" w:sz="0" w:space="0" w:color="auto"/>
              </w:divBdr>
            </w:div>
            <w:div w:id="39867629">
              <w:marLeft w:val="0"/>
              <w:marRight w:val="0"/>
              <w:marTop w:val="0"/>
              <w:marBottom w:val="0"/>
              <w:divBdr>
                <w:top w:val="none" w:sz="0" w:space="0" w:color="auto"/>
                <w:left w:val="none" w:sz="0" w:space="0" w:color="auto"/>
                <w:bottom w:val="none" w:sz="0" w:space="0" w:color="auto"/>
                <w:right w:val="none" w:sz="0" w:space="0" w:color="auto"/>
              </w:divBdr>
            </w:div>
            <w:div w:id="40829618">
              <w:marLeft w:val="0"/>
              <w:marRight w:val="0"/>
              <w:marTop w:val="0"/>
              <w:marBottom w:val="0"/>
              <w:divBdr>
                <w:top w:val="none" w:sz="0" w:space="0" w:color="auto"/>
                <w:left w:val="none" w:sz="0" w:space="0" w:color="auto"/>
                <w:bottom w:val="none" w:sz="0" w:space="0" w:color="auto"/>
                <w:right w:val="none" w:sz="0" w:space="0" w:color="auto"/>
              </w:divBdr>
            </w:div>
            <w:div w:id="42219431">
              <w:marLeft w:val="0"/>
              <w:marRight w:val="0"/>
              <w:marTop w:val="0"/>
              <w:marBottom w:val="0"/>
              <w:divBdr>
                <w:top w:val="none" w:sz="0" w:space="0" w:color="auto"/>
                <w:left w:val="none" w:sz="0" w:space="0" w:color="auto"/>
                <w:bottom w:val="none" w:sz="0" w:space="0" w:color="auto"/>
                <w:right w:val="none" w:sz="0" w:space="0" w:color="auto"/>
              </w:divBdr>
            </w:div>
            <w:div w:id="43142353">
              <w:marLeft w:val="0"/>
              <w:marRight w:val="0"/>
              <w:marTop w:val="0"/>
              <w:marBottom w:val="0"/>
              <w:divBdr>
                <w:top w:val="none" w:sz="0" w:space="0" w:color="auto"/>
                <w:left w:val="none" w:sz="0" w:space="0" w:color="auto"/>
                <w:bottom w:val="none" w:sz="0" w:space="0" w:color="auto"/>
                <w:right w:val="none" w:sz="0" w:space="0" w:color="auto"/>
              </w:divBdr>
            </w:div>
            <w:div w:id="44961223">
              <w:marLeft w:val="0"/>
              <w:marRight w:val="0"/>
              <w:marTop w:val="0"/>
              <w:marBottom w:val="0"/>
              <w:divBdr>
                <w:top w:val="none" w:sz="0" w:space="0" w:color="auto"/>
                <w:left w:val="none" w:sz="0" w:space="0" w:color="auto"/>
                <w:bottom w:val="none" w:sz="0" w:space="0" w:color="auto"/>
                <w:right w:val="none" w:sz="0" w:space="0" w:color="auto"/>
              </w:divBdr>
            </w:div>
            <w:div w:id="45835704">
              <w:marLeft w:val="0"/>
              <w:marRight w:val="0"/>
              <w:marTop w:val="0"/>
              <w:marBottom w:val="0"/>
              <w:divBdr>
                <w:top w:val="none" w:sz="0" w:space="0" w:color="auto"/>
                <w:left w:val="none" w:sz="0" w:space="0" w:color="auto"/>
                <w:bottom w:val="none" w:sz="0" w:space="0" w:color="auto"/>
                <w:right w:val="none" w:sz="0" w:space="0" w:color="auto"/>
              </w:divBdr>
            </w:div>
            <w:div w:id="46924765">
              <w:marLeft w:val="0"/>
              <w:marRight w:val="0"/>
              <w:marTop w:val="0"/>
              <w:marBottom w:val="0"/>
              <w:divBdr>
                <w:top w:val="none" w:sz="0" w:space="0" w:color="auto"/>
                <w:left w:val="none" w:sz="0" w:space="0" w:color="auto"/>
                <w:bottom w:val="none" w:sz="0" w:space="0" w:color="auto"/>
                <w:right w:val="none" w:sz="0" w:space="0" w:color="auto"/>
              </w:divBdr>
            </w:div>
            <w:div w:id="48505267">
              <w:marLeft w:val="0"/>
              <w:marRight w:val="0"/>
              <w:marTop w:val="0"/>
              <w:marBottom w:val="0"/>
              <w:divBdr>
                <w:top w:val="none" w:sz="0" w:space="0" w:color="auto"/>
                <w:left w:val="none" w:sz="0" w:space="0" w:color="auto"/>
                <w:bottom w:val="none" w:sz="0" w:space="0" w:color="auto"/>
                <w:right w:val="none" w:sz="0" w:space="0" w:color="auto"/>
              </w:divBdr>
              <w:divsChild>
                <w:div w:id="342778246">
                  <w:marLeft w:val="0"/>
                  <w:marRight w:val="0"/>
                  <w:marTop w:val="0"/>
                  <w:marBottom w:val="0"/>
                  <w:divBdr>
                    <w:top w:val="none" w:sz="0" w:space="0" w:color="auto"/>
                    <w:left w:val="none" w:sz="0" w:space="0" w:color="auto"/>
                    <w:bottom w:val="none" w:sz="0" w:space="0" w:color="auto"/>
                    <w:right w:val="none" w:sz="0" w:space="0" w:color="auto"/>
                  </w:divBdr>
                </w:div>
                <w:div w:id="785274514">
                  <w:marLeft w:val="0"/>
                  <w:marRight w:val="0"/>
                  <w:marTop w:val="0"/>
                  <w:marBottom w:val="0"/>
                  <w:divBdr>
                    <w:top w:val="none" w:sz="0" w:space="0" w:color="auto"/>
                    <w:left w:val="none" w:sz="0" w:space="0" w:color="auto"/>
                    <w:bottom w:val="none" w:sz="0" w:space="0" w:color="auto"/>
                    <w:right w:val="none" w:sz="0" w:space="0" w:color="auto"/>
                  </w:divBdr>
                </w:div>
                <w:div w:id="1071270087">
                  <w:marLeft w:val="0"/>
                  <w:marRight w:val="0"/>
                  <w:marTop w:val="0"/>
                  <w:marBottom w:val="0"/>
                  <w:divBdr>
                    <w:top w:val="none" w:sz="0" w:space="0" w:color="auto"/>
                    <w:left w:val="none" w:sz="0" w:space="0" w:color="auto"/>
                    <w:bottom w:val="none" w:sz="0" w:space="0" w:color="auto"/>
                    <w:right w:val="none" w:sz="0" w:space="0" w:color="auto"/>
                  </w:divBdr>
                </w:div>
                <w:div w:id="1746494656">
                  <w:marLeft w:val="0"/>
                  <w:marRight w:val="0"/>
                  <w:marTop w:val="0"/>
                  <w:marBottom w:val="0"/>
                  <w:divBdr>
                    <w:top w:val="none" w:sz="0" w:space="0" w:color="auto"/>
                    <w:left w:val="none" w:sz="0" w:space="0" w:color="auto"/>
                    <w:bottom w:val="none" w:sz="0" w:space="0" w:color="auto"/>
                    <w:right w:val="none" w:sz="0" w:space="0" w:color="auto"/>
                  </w:divBdr>
                </w:div>
              </w:divsChild>
            </w:div>
            <w:div w:id="50155026">
              <w:marLeft w:val="0"/>
              <w:marRight w:val="0"/>
              <w:marTop w:val="0"/>
              <w:marBottom w:val="0"/>
              <w:divBdr>
                <w:top w:val="none" w:sz="0" w:space="0" w:color="auto"/>
                <w:left w:val="none" w:sz="0" w:space="0" w:color="auto"/>
                <w:bottom w:val="none" w:sz="0" w:space="0" w:color="auto"/>
                <w:right w:val="none" w:sz="0" w:space="0" w:color="auto"/>
              </w:divBdr>
            </w:div>
            <w:div w:id="55279133">
              <w:marLeft w:val="0"/>
              <w:marRight w:val="0"/>
              <w:marTop w:val="0"/>
              <w:marBottom w:val="0"/>
              <w:divBdr>
                <w:top w:val="none" w:sz="0" w:space="0" w:color="auto"/>
                <w:left w:val="none" w:sz="0" w:space="0" w:color="auto"/>
                <w:bottom w:val="none" w:sz="0" w:space="0" w:color="auto"/>
                <w:right w:val="none" w:sz="0" w:space="0" w:color="auto"/>
              </w:divBdr>
            </w:div>
            <w:div w:id="56244352">
              <w:marLeft w:val="0"/>
              <w:marRight w:val="0"/>
              <w:marTop w:val="0"/>
              <w:marBottom w:val="0"/>
              <w:divBdr>
                <w:top w:val="none" w:sz="0" w:space="0" w:color="auto"/>
                <w:left w:val="none" w:sz="0" w:space="0" w:color="auto"/>
                <w:bottom w:val="none" w:sz="0" w:space="0" w:color="auto"/>
                <w:right w:val="none" w:sz="0" w:space="0" w:color="auto"/>
              </w:divBdr>
            </w:div>
            <w:div w:id="56365232">
              <w:marLeft w:val="0"/>
              <w:marRight w:val="0"/>
              <w:marTop w:val="0"/>
              <w:marBottom w:val="0"/>
              <w:divBdr>
                <w:top w:val="none" w:sz="0" w:space="0" w:color="auto"/>
                <w:left w:val="none" w:sz="0" w:space="0" w:color="auto"/>
                <w:bottom w:val="none" w:sz="0" w:space="0" w:color="auto"/>
                <w:right w:val="none" w:sz="0" w:space="0" w:color="auto"/>
              </w:divBdr>
            </w:div>
            <w:div w:id="56975768">
              <w:marLeft w:val="0"/>
              <w:marRight w:val="0"/>
              <w:marTop w:val="0"/>
              <w:marBottom w:val="0"/>
              <w:divBdr>
                <w:top w:val="none" w:sz="0" w:space="0" w:color="auto"/>
                <w:left w:val="none" w:sz="0" w:space="0" w:color="auto"/>
                <w:bottom w:val="none" w:sz="0" w:space="0" w:color="auto"/>
                <w:right w:val="none" w:sz="0" w:space="0" w:color="auto"/>
              </w:divBdr>
            </w:div>
            <w:div w:id="59062216">
              <w:marLeft w:val="0"/>
              <w:marRight w:val="0"/>
              <w:marTop w:val="0"/>
              <w:marBottom w:val="0"/>
              <w:divBdr>
                <w:top w:val="none" w:sz="0" w:space="0" w:color="auto"/>
                <w:left w:val="none" w:sz="0" w:space="0" w:color="auto"/>
                <w:bottom w:val="none" w:sz="0" w:space="0" w:color="auto"/>
                <w:right w:val="none" w:sz="0" w:space="0" w:color="auto"/>
              </w:divBdr>
            </w:div>
            <w:div w:id="64112150">
              <w:marLeft w:val="0"/>
              <w:marRight w:val="0"/>
              <w:marTop w:val="0"/>
              <w:marBottom w:val="0"/>
              <w:divBdr>
                <w:top w:val="none" w:sz="0" w:space="0" w:color="auto"/>
                <w:left w:val="none" w:sz="0" w:space="0" w:color="auto"/>
                <w:bottom w:val="none" w:sz="0" w:space="0" w:color="auto"/>
                <w:right w:val="none" w:sz="0" w:space="0" w:color="auto"/>
              </w:divBdr>
            </w:div>
            <w:div w:id="64691859">
              <w:marLeft w:val="0"/>
              <w:marRight w:val="0"/>
              <w:marTop w:val="0"/>
              <w:marBottom w:val="0"/>
              <w:divBdr>
                <w:top w:val="none" w:sz="0" w:space="0" w:color="auto"/>
                <w:left w:val="none" w:sz="0" w:space="0" w:color="auto"/>
                <w:bottom w:val="none" w:sz="0" w:space="0" w:color="auto"/>
                <w:right w:val="none" w:sz="0" w:space="0" w:color="auto"/>
              </w:divBdr>
            </w:div>
            <w:div w:id="67963994">
              <w:marLeft w:val="0"/>
              <w:marRight w:val="0"/>
              <w:marTop w:val="0"/>
              <w:marBottom w:val="0"/>
              <w:divBdr>
                <w:top w:val="none" w:sz="0" w:space="0" w:color="auto"/>
                <w:left w:val="none" w:sz="0" w:space="0" w:color="auto"/>
                <w:bottom w:val="none" w:sz="0" w:space="0" w:color="auto"/>
                <w:right w:val="none" w:sz="0" w:space="0" w:color="auto"/>
              </w:divBdr>
            </w:div>
            <w:div w:id="69470472">
              <w:marLeft w:val="0"/>
              <w:marRight w:val="0"/>
              <w:marTop w:val="0"/>
              <w:marBottom w:val="0"/>
              <w:divBdr>
                <w:top w:val="none" w:sz="0" w:space="0" w:color="auto"/>
                <w:left w:val="none" w:sz="0" w:space="0" w:color="auto"/>
                <w:bottom w:val="none" w:sz="0" w:space="0" w:color="auto"/>
                <w:right w:val="none" w:sz="0" w:space="0" w:color="auto"/>
              </w:divBdr>
            </w:div>
            <w:div w:id="70857415">
              <w:marLeft w:val="0"/>
              <w:marRight w:val="0"/>
              <w:marTop w:val="0"/>
              <w:marBottom w:val="0"/>
              <w:divBdr>
                <w:top w:val="none" w:sz="0" w:space="0" w:color="auto"/>
                <w:left w:val="none" w:sz="0" w:space="0" w:color="auto"/>
                <w:bottom w:val="none" w:sz="0" w:space="0" w:color="auto"/>
                <w:right w:val="none" w:sz="0" w:space="0" w:color="auto"/>
              </w:divBdr>
            </w:div>
            <w:div w:id="71583825">
              <w:marLeft w:val="0"/>
              <w:marRight w:val="0"/>
              <w:marTop w:val="0"/>
              <w:marBottom w:val="0"/>
              <w:divBdr>
                <w:top w:val="none" w:sz="0" w:space="0" w:color="auto"/>
                <w:left w:val="none" w:sz="0" w:space="0" w:color="auto"/>
                <w:bottom w:val="none" w:sz="0" w:space="0" w:color="auto"/>
                <w:right w:val="none" w:sz="0" w:space="0" w:color="auto"/>
              </w:divBdr>
            </w:div>
            <w:div w:id="74859508">
              <w:marLeft w:val="0"/>
              <w:marRight w:val="0"/>
              <w:marTop w:val="0"/>
              <w:marBottom w:val="0"/>
              <w:divBdr>
                <w:top w:val="none" w:sz="0" w:space="0" w:color="auto"/>
                <w:left w:val="none" w:sz="0" w:space="0" w:color="auto"/>
                <w:bottom w:val="none" w:sz="0" w:space="0" w:color="auto"/>
                <w:right w:val="none" w:sz="0" w:space="0" w:color="auto"/>
              </w:divBdr>
            </w:div>
            <w:div w:id="75321755">
              <w:marLeft w:val="0"/>
              <w:marRight w:val="0"/>
              <w:marTop w:val="0"/>
              <w:marBottom w:val="0"/>
              <w:divBdr>
                <w:top w:val="none" w:sz="0" w:space="0" w:color="auto"/>
                <w:left w:val="none" w:sz="0" w:space="0" w:color="auto"/>
                <w:bottom w:val="none" w:sz="0" w:space="0" w:color="auto"/>
                <w:right w:val="none" w:sz="0" w:space="0" w:color="auto"/>
              </w:divBdr>
            </w:div>
            <w:div w:id="78602506">
              <w:marLeft w:val="0"/>
              <w:marRight w:val="0"/>
              <w:marTop w:val="0"/>
              <w:marBottom w:val="0"/>
              <w:divBdr>
                <w:top w:val="none" w:sz="0" w:space="0" w:color="auto"/>
                <w:left w:val="none" w:sz="0" w:space="0" w:color="auto"/>
                <w:bottom w:val="none" w:sz="0" w:space="0" w:color="auto"/>
                <w:right w:val="none" w:sz="0" w:space="0" w:color="auto"/>
              </w:divBdr>
            </w:div>
            <w:div w:id="79839996">
              <w:marLeft w:val="0"/>
              <w:marRight w:val="0"/>
              <w:marTop w:val="0"/>
              <w:marBottom w:val="0"/>
              <w:divBdr>
                <w:top w:val="none" w:sz="0" w:space="0" w:color="auto"/>
                <w:left w:val="none" w:sz="0" w:space="0" w:color="auto"/>
                <w:bottom w:val="none" w:sz="0" w:space="0" w:color="auto"/>
                <w:right w:val="none" w:sz="0" w:space="0" w:color="auto"/>
              </w:divBdr>
            </w:div>
            <w:div w:id="80807371">
              <w:marLeft w:val="0"/>
              <w:marRight w:val="0"/>
              <w:marTop w:val="0"/>
              <w:marBottom w:val="0"/>
              <w:divBdr>
                <w:top w:val="none" w:sz="0" w:space="0" w:color="auto"/>
                <w:left w:val="none" w:sz="0" w:space="0" w:color="auto"/>
                <w:bottom w:val="none" w:sz="0" w:space="0" w:color="auto"/>
                <w:right w:val="none" w:sz="0" w:space="0" w:color="auto"/>
              </w:divBdr>
            </w:div>
            <w:div w:id="85078979">
              <w:marLeft w:val="0"/>
              <w:marRight w:val="0"/>
              <w:marTop w:val="0"/>
              <w:marBottom w:val="0"/>
              <w:divBdr>
                <w:top w:val="none" w:sz="0" w:space="0" w:color="auto"/>
                <w:left w:val="none" w:sz="0" w:space="0" w:color="auto"/>
                <w:bottom w:val="none" w:sz="0" w:space="0" w:color="auto"/>
                <w:right w:val="none" w:sz="0" w:space="0" w:color="auto"/>
              </w:divBdr>
            </w:div>
            <w:div w:id="89937848">
              <w:marLeft w:val="0"/>
              <w:marRight w:val="0"/>
              <w:marTop w:val="0"/>
              <w:marBottom w:val="0"/>
              <w:divBdr>
                <w:top w:val="none" w:sz="0" w:space="0" w:color="auto"/>
                <w:left w:val="none" w:sz="0" w:space="0" w:color="auto"/>
                <w:bottom w:val="none" w:sz="0" w:space="0" w:color="auto"/>
                <w:right w:val="none" w:sz="0" w:space="0" w:color="auto"/>
              </w:divBdr>
            </w:div>
            <w:div w:id="96217294">
              <w:marLeft w:val="0"/>
              <w:marRight w:val="0"/>
              <w:marTop w:val="0"/>
              <w:marBottom w:val="0"/>
              <w:divBdr>
                <w:top w:val="none" w:sz="0" w:space="0" w:color="auto"/>
                <w:left w:val="none" w:sz="0" w:space="0" w:color="auto"/>
                <w:bottom w:val="none" w:sz="0" w:space="0" w:color="auto"/>
                <w:right w:val="none" w:sz="0" w:space="0" w:color="auto"/>
              </w:divBdr>
            </w:div>
            <w:div w:id="96413528">
              <w:marLeft w:val="0"/>
              <w:marRight w:val="0"/>
              <w:marTop w:val="0"/>
              <w:marBottom w:val="0"/>
              <w:divBdr>
                <w:top w:val="none" w:sz="0" w:space="0" w:color="auto"/>
                <w:left w:val="none" w:sz="0" w:space="0" w:color="auto"/>
                <w:bottom w:val="none" w:sz="0" w:space="0" w:color="auto"/>
                <w:right w:val="none" w:sz="0" w:space="0" w:color="auto"/>
              </w:divBdr>
            </w:div>
            <w:div w:id="99106943">
              <w:marLeft w:val="0"/>
              <w:marRight w:val="0"/>
              <w:marTop w:val="0"/>
              <w:marBottom w:val="0"/>
              <w:divBdr>
                <w:top w:val="none" w:sz="0" w:space="0" w:color="auto"/>
                <w:left w:val="none" w:sz="0" w:space="0" w:color="auto"/>
                <w:bottom w:val="none" w:sz="0" w:space="0" w:color="auto"/>
                <w:right w:val="none" w:sz="0" w:space="0" w:color="auto"/>
              </w:divBdr>
            </w:div>
            <w:div w:id="102848041">
              <w:marLeft w:val="0"/>
              <w:marRight w:val="0"/>
              <w:marTop w:val="0"/>
              <w:marBottom w:val="0"/>
              <w:divBdr>
                <w:top w:val="none" w:sz="0" w:space="0" w:color="auto"/>
                <w:left w:val="none" w:sz="0" w:space="0" w:color="auto"/>
                <w:bottom w:val="none" w:sz="0" w:space="0" w:color="auto"/>
                <w:right w:val="none" w:sz="0" w:space="0" w:color="auto"/>
              </w:divBdr>
            </w:div>
            <w:div w:id="102960864">
              <w:marLeft w:val="0"/>
              <w:marRight w:val="0"/>
              <w:marTop w:val="0"/>
              <w:marBottom w:val="0"/>
              <w:divBdr>
                <w:top w:val="none" w:sz="0" w:space="0" w:color="auto"/>
                <w:left w:val="none" w:sz="0" w:space="0" w:color="auto"/>
                <w:bottom w:val="none" w:sz="0" w:space="0" w:color="auto"/>
                <w:right w:val="none" w:sz="0" w:space="0" w:color="auto"/>
              </w:divBdr>
            </w:div>
            <w:div w:id="107161650">
              <w:marLeft w:val="0"/>
              <w:marRight w:val="0"/>
              <w:marTop w:val="0"/>
              <w:marBottom w:val="0"/>
              <w:divBdr>
                <w:top w:val="none" w:sz="0" w:space="0" w:color="auto"/>
                <w:left w:val="none" w:sz="0" w:space="0" w:color="auto"/>
                <w:bottom w:val="none" w:sz="0" w:space="0" w:color="auto"/>
                <w:right w:val="none" w:sz="0" w:space="0" w:color="auto"/>
              </w:divBdr>
            </w:div>
            <w:div w:id="107244809">
              <w:marLeft w:val="0"/>
              <w:marRight w:val="0"/>
              <w:marTop w:val="0"/>
              <w:marBottom w:val="0"/>
              <w:divBdr>
                <w:top w:val="none" w:sz="0" w:space="0" w:color="auto"/>
                <w:left w:val="none" w:sz="0" w:space="0" w:color="auto"/>
                <w:bottom w:val="none" w:sz="0" w:space="0" w:color="auto"/>
                <w:right w:val="none" w:sz="0" w:space="0" w:color="auto"/>
              </w:divBdr>
            </w:div>
            <w:div w:id="108281200">
              <w:marLeft w:val="0"/>
              <w:marRight w:val="0"/>
              <w:marTop w:val="0"/>
              <w:marBottom w:val="0"/>
              <w:divBdr>
                <w:top w:val="none" w:sz="0" w:space="0" w:color="auto"/>
                <w:left w:val="none" w:sz="0" w:space="0" w:color="auto"/>
                <w:bottom w:val="none" w:sz="0" w:space="0" w:color="auto"/>
                <w:right w:val="none" w:sz="0" w:space="0" w:color="auto"/>
              </w:divBdr>
            </w:div>
            <w:div w:id="109323476">
              <w:marLeft w:val="0"/>
              <w:marRight w:val="0"/>
              <w:marTop w:val="0"/>
              <w:marBottom w:val="0"/>
              <w:divBdr>
                <w:top w:val="none" w:sz="0" w:space="0" w:color="auto"/>
                <w:left w:val="none" w:sz="0" w:space="0" w:color="auto"/>
                <w:bottom w:val="none" w:sz="0" w:space="0" w:color="auto"/>
                <w:right w:val="none" w:sz="0" w:space="0" w:color="auto"/>
              </w:divBdr>
            </w:div>
            <w:div w:id="112331196">
              <w:marLeft w:val="0"/>
              <w:marRight w:val="0"/>
              <w:marTop w:val="0"/>
              <w:marBottom w:val="0"/>
              <w:divBdr>
                <w:top w:val="none" w:sz="0" w:space="0" w:color="auto"/>
                <w:left w:val="none" w:sz="0" w:space="0" w:color="auto"/>
                <w:bottom w:val="none" w:sz="0" w:space="0" w:color="auto"/>
                <w:right w:val="none" w:sz="0" w:space="0" w:color="auto"/>
              </w:divBdr>
            </w:div>
            <w:div w:id="114713885">
              <w:marLeft w:val="0"/>
              <w:marRight w:val="0"/>
              <w:marTop w:val="0"/>
              <w:marBottom w:val="0"/>
              <w:divBdr>
                <w:top w:val="none" w:sz="0" w:space="0" w:color="auto"/>
                <w:left w:val="none" w:sz="0" w:space="0" w:color="auto"/>
                <w:bottom w:val="none" w:sz="0" w:space="0" w:color="auto"/>
                <w:right w:val="none" w:sz="0" w:space="0" w:color="auto"/>
              </w:divBdr>
            </w:div>
            <w:div w:id="119034424">
              <w:marLeft w:val="0"/>
              <w:marRight w:val="0"/>
              <w:marTop w:val="0"/>
              <w:marBottom w:val="0"/>
              <w:divBdr>
                <w:top w:val="none" w:sz="0" w:space="0" w:color="auto"/>
                <w:left w:val="none" w:sz="0" w:space="0" w:color="auto"/>
                <w:bottom w:val="none" w:sz="0" w:space="0" w:color="auto"/>
                <w:right w:val="none" w:sz="0" w:space="0" w:color="auto"/>
              </w:divBdr>
            </w:div>
            <w:div w:id="119150847">
              <w:marLeft w:val="0"/>
              <w:marRight w:val="0"/>
              <w:marTop w:val="0"/>
              <w:marBottom w:val="0"/>
              <w:divBdr>
                <w:top w:val="none" w:sz="0" w:space="0" w:color="auto"/>
                <w:left w:val="none" w:sz="0" w:space="0" w:color="auto"/>
                <w:bottom w:val="none" w:sz="0" w:space="0" w:color="auto"/>
                <w:right w:val="none" w:sz="0" w:space="0" w:color="auto"/>
              </w:divBdr>
            </w:div>
            <w:div w:id="120000991">
              <w:marLeft w:val="0"/>
              <w:marRight w:val="0"/>
              <w:marTop w:val="0"/>
              <w:marBottom w:val="0"/>
              <w:divBdr>
                <w:top w:val="none" w:sz="0" w:space="0" w:color="auto"/>
                <w:left w:val="none" w:sz="0" w:space="0" w:color="auto"/>
                <w:bottom w:val="none" w:sz="0" w:space="0" w:color="auto"/>
                <w:right w:val="none" w:sz="0" w:space="0" w:color="auto"/>
              </w:divBdr>
            </w:div>
            <w:div w:id="122509195">
              <w:marLeft w:val="0"/>
              <w:marRight w:val="0"/>
              <w:marTop w:val="0"/>
              <w:marBottom w:val="0"/>
              <w:divBdr>
                <w:top w:val="none" w:sz="0" w:space="0" w:color="auto"/>
                <w:left w:val="none" w:sz="0" w:space="0" w:color="auto"/>
                <w:bottom w:val="none" w:sz="0" w:space="0" w:color="auto"/>
                <w:right w:val="none" w:sz="0" w:space="0" w:color="auto"/>
              </w:divBdr>
            </w:div>
            <w:div w:id="122891440">
              <w:marLeft w:val="0"/>
              <w:marRight w:val="0"/>
              <w:marTop w:val="0"/>
              <w:marBottom w:val="0"/>
              <w:divBdr>
                <w:top w:val="none" w:sz="0" w:space="0" w:color="auto"/>
                <w:left w:val="none" w:sz="0" w:space="0" w:color="auto"/>
                <w:bottom w:val="none" w:sz="0" w:space="0" w:color="auto"/>
                <w:right w:val="none" w:sz="0" w:space="0" w:color="auto"/>
              </w:divBdr>
            </w:div>
            <w:div w:id="123929121">
              <w:marLeft w:val="0"/>
              <w:marRight w:val="0"/>
              <w:marTop w:val="0"/>
              <w:marBottom w:val="0"/>
              <w:divBdr>
                <w:top w:val="none" w:sz="0" w:space="0" w:color="auto"/>
                <w:left w:val="none" w:sz="0" w:space="0" w:color="auto"/>
                <w:bottom w:val="none" w:sz="0" w:space="0" w:color="auto"/>
                <w:right w:val="none" w:sz="0" w:space="0" w:color="auto"/>
              </w:divBdr>
            </w:div>
            <w:div w:id="127478662">
              <w:marLeft w:val="0"/>
              <w:marRight w:val="0"/>
              <w:marTop w:val="0"/>
              <w:marBottom w:val="0"/>
              <w:divBdr>
                <w:top w:val="none" w:sz="0" w:space="0" w:color="auto"/>
                <w:left w:val="none" w:sz="0" w:space="0" w:color="auto"/>
                <w:bottom w:val="none" w:sz="0" w:space="0" w:color="auto"/>
                <w:right w:val="none" w:sz="0" w:space="0" w:color="auto"/>
              </w:divBdr>
            </w:div>
            <w:div w:id="129832975">
              <w:marLeft w:val="0"/>
              <w:marRight w:val="0"/>
              <w:marTop w:val="0"/>
              <w:marBottom w:val="0"/>
              <w:divBdr>
                <w:top w:val="none" w:sz="0" w:space="0" w:color="auto"/>
                <w:left w:val="none" w:sz="0" w:space="0" w:color="auto"/>
                <w:bottom w:val="none" w:sz="0" w:space="0" w:color="auto"/>
                <w:right w:val="none" w:sz="0" w:space="0" w:color="auto"/>
              </w:divBdr>
            </w:div>
            <w:div w:id="130557807">
              <w:marLeft w:val="0"/>
              <w:marRight w:val="0"/>
              <w:marTop w:val="0"/>
              <w:marBottom w:val="0"/>
              <w:divBdr>
                <w:top w:val="none" w:sz="0" w:space="0" w:color="auto"/>
                <w:left w:val="none" w:sz="0" w:space="0" w:color="auto"/>
                <w:bottom w:val="none" w:sz="0" w:space="0" w:color="auto"/>
                <w:right w:val="none" w:sz="0" w:space="0" w:color="auto"/>
              </w:divBdr>
            </w:div>
            <w:div w:id="131750795">
              <w:marLeft w:val="0"/>
              <w:marRight w:val="0"/>
              <w:marTop w:val="0"/>
              <w:marBottom w:val="0"/>
              <w:divBdr>
                <w:top w:val="none" w:sz="0" w:space="0" w:color="auto"/>
                <w:left w:val="none" w:sz="0" w:space="0" w:color="auto"/>
                <w:bottom w:val="none" w:sz="0" w:space="0" w:color="auto"/>
                <w:right w:val="none" w:sz="0" w:space="0" w:color="auto"/>
              </w:divBdr>
            </w:div>
            <w:div w:id="133184941">
              <w:marLeft w:val="0"/>
              <w:marRight w:val="0"/>
              <w:marTop w:val="0"/>
              <w:marBottom w:val="0"/>
              <w:divBdr>
                <w:top w:val="none" w:sz="0" w:space="0" w:color="auto"/>
                <w:left w:val="none" w:sz="0" w:space="0" w:color="auto"/>
                <w:bottom w:val="none" w:sz="0" w:space="0" w:color="auto"/>
                <w:right w:val="none" w:sz="0" w:space="0" w:color="auto"/>
              </w:divBdr>
            </w:div>
            <w:div w:id="133722512">
              <w:marLeft w:val="0"/>
              <w:marRight w:val="0"/>
              <w:marTop w:val="0"/>
              <w:marBottom w:val="0"/>
              <w:divBdr>
                <w:top w:val="none" w:sz="0" w:space="0" w:color="auto"/>
                <w:left w:val="none" w:sz="0" w:space="0" w:color="auto"/>
                <w:bottom w:val="none" w:sz="0" w:space="0" w:color="auto"/>
                <w:right w:val="none" w:sz="0" w:space="0" w:color="auto"/>
              </w:divBdr>
            </w:div>
            <w:div w:id="134378825">
              <w:marLeft w:val="0"/>
              <w:marRight w:val="0"/>
              <w:marTop w:val="0"/>
              <w:marBottom w:val="0"/>
              <w:divBdr>
                <w:top w:val="none" w:sz="0" w:space="0" w:color="auto"/>
                <w:left w:val="none" w:sz="0" w:space="0" w:color="auto"/>
                <w:bottom w:val="none" w:sz="0" w:space="0" w:color="auto"/>
                <w:right w:val="none" w:sz="0" w:space="0" w:color="auto"/>
              </w:divBdr>
            </w:div>
            <w:div w:id="134688548">
              <w:marLeft w:val="0"/>
              <w:marRight w:val="0"/>
              <w:marTop w:val="0"/>
              <w:marBottom w:val="0"/>
              <w:divBdr>
                <w:top w:val="none" w:sz="0" w:space="0" w:color="auto"/>
                <w:left w:val="none" w:sz="0" w:space="0" w:color="auto"/>
                <w:bottom w:val="none" w:sz="0" w:space="0" w:color="auto"/>
                <w:right w:val="none" w:sz="0" w:space="0" w:color="auto"/>
              </w:divBdr>
            </w:div>
            <w:div w:id="135075234">
              <w:marLeft w:val="0"/>
              <w:marRight w:val="0"/>
              <w:marTop w:val="0"/>
              <w:marBottom w:val="0"/>
              <w:divBdr>
                <w:top w:val="none" w:sz="0" w:space="0" w:color="auto"/>
                <w:left w:val="none" w:sz="0" w:space="0" w:color="auto"/>
                <w:bottom w:val="none" w:sz="0" w:space="0" w:color="auto"/>
                <w:right w:val="none" w:sz="0" w:space="0" w:color="auto"/>
              </w:divBdr>
            </w:div>
            <w:div w:id="136387156">
              <w:marLeft w:val="0"/>
              <w:marRight w:val="0"/>
              <w:marTop w:val="0"/>
              <w:marBottom w:val="0"/>
              <w:divBdr>
                <w:top w:val="none" w:sz="0" w:space="0" w:color="auto"/>
                <w:left w:val="none" w:sz="0" w:space="0" w:color="auto"/>
                <w:bottom w:val="none" w:sz="0" w:space="0" w:color="auto"/>
                <w:right w:val="none" w:sz="0" w:space="0" w:color="auto"/>
              </w:divBdr>
            </w:div>
            <w:div w:id="136802295">
              <w:marLeft w:val="0"/>
              <w:marRight w:val="0"/>
              <w:marTop w:val="0"/>
              <w:marBottom w:val="0"/>
              <w:divBdr>
                <w:top w:val="none" w:sz="0" w:space="0" w:color="auto"/>
                <w:left w:val="none" w:sz="0" w:space="0" w:color="auto"/>
                <w:bottom w:val="none" w:sz="0" w:space="0" w:color="auto"/>
                <w:right w:val="none" w:sz="0" w:space="0" w:color="auto"/>
              </w:divBdr>
            </w:div>
            <w:div w:id="138959737">
              <w:marLeft w:val="0"/>
              <w:marRight w:val="0"/>
              <w:marTop w:val="0"/>
              <w:marBottom w:val="0"/>
              <w:divBdr>
                <w:top w:val="none" w:sz="0" w:space="0" w:color="auto"/>
                <w:left w:val="none" w:sz="0" w:space="0" w:color="auto"/>
                <w:bottom w:val="none" w:sz="0" w:space="0" w:color="auto"/>
                <w:right w:val="none" w:sz="0" w:space="0" w:color="auto"/>
              </w:divBdr>
            </w:div>
            <w:div w:id="139083329">
              <w:marLeft w:val="0"/>
              <w:marRight w:val="0"/>
              <w:marTop w:val="0"/>
              <w:marBottom w:val="0"/>
              <w:divBdr>
                <w:top w:val="none" w:sz="0" w:space="0" w:color="auto"/>
                <w:left w:val="none" w:sz="0" w:space="0" w:color="auto"/>
                <w:bottom w:val="none" w:sz="0" w:space="0" w:color="auto"/>
                <w:right w:val="none" w:sz="0" w:space="0" w:color="auto"/>
              </w:divBdr>
            </w:div>
            <w:div w:id="140314705">
              <w:marLeft w:val="0"/>
              <w:marRight w:val="0"/>
              <w:marTop w:val="0"/>
              <w:marBottom w:val="0"/>
              <w:divBdr>
                <w:top w:val="none" w:sz="0" w:space="0" w:color="auto"/>
                <w:left w:val="none" w:sz="0" w:space="0" w:color="auto"/>
                <w:bottom w:val="none" w:sz="0" w:space="0" w:color="auto"/>
                <w:right w:val="none" w:sz="0" w:space="0" w:color="auto"/>
              </w:divBdr>
            </w:div>
            <w:div w:id="144057708">
              <w:marLeft w:val="0"/>
              <w:marRight w:val="0"/>
              <w:marTop w:val="0"/>
              <w:marBottom w:val="0"/>
              <w:divBdr>
                <w:top w:val="none" w:sz="0" w:space="0" w:color="auto"/>
                <w:left w:val="none" w:sz="0" w:space="0" w:color="auto"/>
                <w:bottom w:val="none" w:sz="0" w:space="0" w:color="auto"/>
                <w:right w:val="none" w:sz="0" w:space="0" w:color="auto"/>
              </w:divBdr>
            </w:div>
            <w:div w:id="144467586">
              <w:marLeft w:val="0"/>
              <w:marRight w:val="0"/>
              <w:marTop w:val="0"/>
              <w:marBottom w:val="0"/>
              <w:divBdr>
                <w:top w:val="none" w:sz="0" w:space="0" w:color="auto"/>
                <w:left w:val="none" w:sz="0" w:space="0" w:color="auto"/>
                <w:bottom w:val="none" w:sz="0" w:space="0" w:color="auto"/>
                <w:right w:val="none" w:sz="0" w:space="0" w:color="auto"/>
              </w:divBdr>
            </w:div>
            <w:div w:id="147329771">
              <w:marLeft w:val="0"/>
              <w:marRight w:val="0"/>
              <w:marTop w:val="0"/>
              <w:marBottom w:val="0"/>
              <w:divBdr>
                <w:top w:val="none" w:sz="0" w:space="0" w:color="auto"/>
                <w:left w:val="none" w:sz="0" w:space="0" w:color="auto"/>
                <w:bottom w:val="none" w:sz="0" w:space="0" w:color="auto"/>
                <w:right w:val="none" w:sz="0" w:space="0" w:color="auto"/>
              </w:divBdr>
            </w:div>
            <w:div w:id="149256367">
              <w:marLeft w:val="0"/>
              <w:marRight w:val="0"/>
              <w:marTop w:val="0"/>
              <w:marBottom w:val="0"/>
              <w:divBdr>
                <w:top w:val="none" w:sz="0" w:space="0" w:color="auto"/>
                <w:left w:val="none" w:sz="0" w:space="0" w:color="auto"/>
                <w:bottom w:val="none" w:sz="0" w:space="0" w:color="auto"/>
                <w:right w:val="none" w:sz="0" w:space="0" w:color="auto"/>
              </w:divBdr>
            </w:div>
            <w:div w:id="149950711">
              <w:marLeft w:val="0"/>
              <w:marRight w:val="0"/>
              <w:marTop w:val="0"/>
              <w:marBottom w:val="0"/>
              <w:divBdr>
                <w:top w:val="none" w:sz="0" w:space="0" w:color="auto"/>
                <w:left w:val="none" w:sz="0" w:space="0" w:color="auto"/>
                <w:bottom w:val="none" w:sz="0" w:space="0" w:color="auto"/>
                <w:right w:val="none" w:sz="0" w:space="0" w:color="auto"/>
              </w:divBdr>
            </w:div>
            <w:div w:id="152793723">
              <w:marLeft w:val="0"/>
              <w:marRight w:val="0"/>
              <w:marTop w:val="0"/>
              <w:marBottom w:val="0"/>
              <w:divBdr>
                <w:top w:val="none" w:sz="0" w:space="0" w:color="auto"/>
                <w:left w:val="none" w:sz="0" w:space="0" w:color="auto"/>
                <w:bottom w:val="none" w:sz="0" w:space="0" w:color="auto"/>
                <w:right w:val="none" w:sz="0" w:space="0" w:color="auto"/>
              </w:divBdr>
            </w:div>
            <w:div w:id="155536026">
              <w:marLeft w:val="0"/>
              <w:marRight w:val="0"/>
              <w:marTop w:val="0"/>
              <w:marBottom w:val="0"/>
              <w:divBdr>
                <w:top w:val="none" w:sz="0" w:space="0" w:color="auto"/>
                <w:left w:val="none" w:sz="0" w:space="0" w:color="auto"/>
                <w:bottom w:val="none" w:sz="0" w:space="0" w:color="auto"/>
                <w:right w:val="none" w:sz="0" w:space="0" w:color="auto"/>
              </w:divBdr>
            </w:div>
            <w:div w:id="157041824">
              <w:marLeft w:val="0"/>
              <w:marRight w:val="0"/>
              <w:marTop w:val="0"/>
              <w:marBottom w:val="0"/>
              <w:divBdr>
                <w:top w:val="none" w:sz="0" w:space="0" w:color="auto"/>
                <w:left w:val="none" w:sz="0" w:space="0" w:color="auto"/>
                <w:bottom w:val="none" w:sz="0" w:space="0" w:color="auto"/>
                <w:right w:val="none" w:sz="0" w:space="0" w:color="auto"/>
              </w:divBdr>
            </w:div>
            <w:div w:id="157892531">
              <w:marLeft w:val="0"/>
              <w:marRight w:val="0"/>
              <w:marTop w:val="0"/>
              <w:marBottom w:val="0"/>
              <w:divBdr>
                <w:top w:val="none" w:sz="0" w:space="0" w:color="auto"/>
                <w:left w:val="none" w:sz="0" w:space="0" w:color="auto"/>
                <w:bottom w:val="none" w:sz="0" w:space="0" w:color="auto"/>
                <w:right w:val="none" w:sz="0" w:space="0" w:color="auto"/>
              </w:divBdr>
            </w:div>
            <w:div w:id="158279755">
              <w:marLeft w:val="0"/>
              <w:marRight w:val="0"/>
              <w:marTop w:val="0"/>
              <w:marBottom w:val="0"/>
              <w:divBdr>
                <w:top w:val="none" w:sz="0" w:space="0" w:color="auto"/>
                <w:left w:val="none" w:sz="0" w:space="0" w:color="auto"/>
                <w:bottom w:val="none" w:sz="0" w:space="0" w:color="auto"/>
                <w:right w:val="none" w:sz="0" w:space="0" w:color="auto"/>
              </w:divBdr>
            </w:div>
            <w:div w:id="158619476">
              <w:marLeft w:val="0"/>
              <w:marRight w:val="0"/>
              <w:marTop w:val="0"/>
              <w:marBottom w:val="0"/>
              <w:divBdr>
                <w:top w:val="none" w:sz="0" w:space="0" w:color="auto"/>
                <w:left w:val="none" w:sz="0" w:space="0" w:color="auto"/>
                <w:bottom w:val="none" w:sz="0" w:space="0" w:color="auto"/>
                <w:right w:val="none" w:sz="0" w:space="0" w:color="auto"/>
              </w:divBdr>
            </w:div>
            <w:div w:id="162087284">
              <w:marLeft w:val="0"/>
              <w:marRight w:val="0"/>
              <w:marTop w:val="0"/>
              <w:marBottom w:val="0"/>
              <w:divBdr>
                <w:top w:val="none" w:sz="0" w:space="0" w:color="auto"/>
                <w:left w:val="none" w:sz="0" w:space="0" w:color="auto"/>
                <w:bottom w:val="none" w:sz="0" w:space="0" w:color="auto"/>
                <w:right w:val="none" w:sz="0" w:space="0" w:color="auto"/>
              </w:divBdr>
            </w:div>
            <w:div w:id="162556104">
              <w:marLeft w:val="0"/>
              <w:marRight w:val="0"/>
              <w:marTop w:val="0"/>
              <w:marBottom w:val="0"/>
              <w:divBdr>
                <w:top w:val="none" w:sz="0" w:space="0" w:color="auto"/>
                <w:left w:val="none" w:sz="0" w:space="0" w:color="auto"/>
                <w:bottom w:val="none" w:sz="0" w:space="0" w:color="auto"/>
                <w:right w:val="none" w:sz="0" w:space="0" w:color="auto"/>
              </w:divBdr>
            </w:div>
            <w:div w:id="168565986">
              <w:marLeft w:val="0"/>
              <w:marRight w:val="0"/>
              <w:marTop w:val="0"/>
              <w:marBottom w:val="0"/>
              <w:divBdr>
                <w:top w:val="none" w:sz="0" w:space="0" w:color="auto"/>
                <w:left w:val="none" w:sz="0" w:space="0" w:color="auto"/>
                <w:bottom w:val="none" w:sz="0" w:space="0" w:color="auto"/>
                <w:right w:val="none" w:sz="0" w:space="0" w:color="auto"/>
              </w:divBdr>
            </w:div>
            <w:div w:id="169025566">
              <w:marLeft w:val="0"/>
              <w:marRight w:val="0"/>
              <w:marTop w:val="0"/>
              <w:marBottom w:val="0"/>
              <w:divBdr>
                <w:top w:val="none" w:sz="0" w:space="0" w:color="auto"/>
                <w:left w:val="none" w:sz="0" w:space="0" w:color="auto"/>
                <w:bottom w:val="none" w:sz="0" w:space="0" w:color="auto"/>
                <w:right w:val="none" w:sz="0" w:space="0" w:color="auto"/>
              </w:divBdr>
            </w:div>
            <w:div w:id="172450963">
              <w:marLeft w:val="0"/>
              <w:marRight w:val="0"/>
              <w:marTop w:val="0"/>
              <w:marBottom w:val="0"/>
              <w:divBdr>
                <w:top w:val="none" w:sz="0" w:space="0" w:color="auto"/>
                <w:left w:val="none" w:sz="0" w:space="0" w:color="auto"/>
                <w:bottom w:val="none" w:sz="0" w:space="0" w:color="auto"/>
                <w:right w:val="none" w:sz="0" w:space="0" w:color="auto"/>
              </w:divBdr>
            </w:div>
            <w:div w:id="174082121">
              <w:marLeft w:val="0"/>
              <w:marRight w:val="0"/>
              <w:marTop w:val="0"/>
              <w:marBottom w:val="0"/>
              <w:divBdr>
                <w:top w:val="none" w:sz="0" w:space="0" w:color="auto"/>
                <w:left w:val="none" w:sz="0" w:space="0" w:color="auto"/>
                <w:bottom w:val="none" w:sz="0" w:space="0" w:color="auto"/>
                <w:right w:val="none" w:sz="0" w:space="0" w:color="auto"/>
              </w:divBdr>
            </w:div>
            <w:div w:id="174272051">
              <w:marLeft w:val="0"/>
              <w:marRight w:val="0"/>
              <w:marTop w:val="0"/>
              <w:marBottom w:val="0"/>
              <w:divBdr>
                <w:top w:val="none" w:sz="0" w:space="0" w:color="auto"/>
                <w:left w:val="none" w:sz="0" w:space="0" w:color="auto"/>
                <w:bottom w:val="none" w:sz="0" w:space="0" w:color="auto"/>
                <w:right w:val="none" w:sz="0" w:space="0" w:color="auto"/>
              </w:divBdr>
            </w:div>
            <w:div w:id="175536893">
              <w:marLeft w:val="0"/>
              <w:marRight w:val="0"/>
              <w:marTop w:val="0"/>
              <w:marBottom w:val="0"/>
              <w:divBdr>
                <w:top w:val="none" w:sz="0" w:space="0" w:color="auto"/>
                <w:left w:val="none" w:sz="0" w:space="0" w:color="auto"/>
                <w:bottom w:val="none" w:sz="0" w:space="0" w:color="auto"/>
                <w:right w:val="none" w:sz="0" w:space="0" w:color="auto"/>
              </w:divBdr>
            </w:div>
            <w:div w:id="175927402">
              <w:marLeft w:val="0"/>
              <w:marRight w:val="0"/>
              <w:marTop w:val="0"/>
              <w:marBottom w:val="0"/>
              <w:divBdr>
                <w:top w:val="none" w:sz="0" w:space="0" w:color="auto"/>
                <w:left w:val="none" w:sz="0" w:space="0" w:color="auto"/>
                <w:bottom w:val="none" w:sz="0" w:space="0" w:color="auto"/>
                <w:right w:val="none" w:sz="0" w:space="0" w:color="auto"/>
              </w:divBdr>
            </w:div>
            <w:div w:id="176240136">
              <w:marLeft w:val="0"/>
              <w:marRight w:val="0"/>
              <w:marTop w:val="0"/>
              <w:marBottom w:val="0"/>
              <w:divBdr>
                <w:top w:val="none" w:sz="0" w:space="0" w:color="auto"/>
                <w:left w:val="none" w:sz="0" w:space="0" w:color="auto"/>
                <w:bottom w:val="none" w:sz="0" w:space="0" w:color="auto"/>
                <w:right w:val="none" w:sz="0" w:space="0" w:color="auto"/>
              </w:divBdr>
            </w:div>
            <w:div w:id="177473807">
              <w:marLeft w:val="0"/>
              <w:marRight w:val="0"/>
              <w:marTop w:val="0"/>
              <w:marBottom w:val="0"/>
              <w:divBdr>
                <w:top w:val="none" w:sz="0" w:space="0" w:color="auto"/>
                <w:left w:val="none" w:sz="0" w:space="0" w:color="auto"/>
                <w:bottom w:val="none" w:sz="0" w:space="0" w:color="auto"/>
                <w:right w:val="none" w:sz="0" w:space="0" w:color="auto"/>
              </w:divBdr>
            </w:div>
            <w:div w:id="179903709">
              <w:marLeft w:val="0"/>
              <w:marRight w:val="0"/>
              <w:marTop w:val="0"/>
              <w:marBottom w:val="0"/>
              <w:divBdr>
                <w:top w:val="none" w:sz="0" w:space="0" w:color="auto"/>
                <w:left w:val="none" w:sz="0" w:space="0" w:color="auto"/>
                <w:bottom w:val="none" w:sz="0" w:space="0" w:color="auto"/>
                <w:right w:val="none" w:sz="0" w:space="0" w:color="auto"/>
              </w:divBdr>
            </w:div>
            <w:div w:id="180241341">
              <w:marLeft w:val="0"/>
              <w:marRight w:val="0"/>
              <w:marTop w:val="0"/>
              <w:marBottom w:val="0"/>
              <w:divBdr>
                <w:top w:val="none" w:sz="0" w:space="0" w:color="auto"/>
                <w:left w:val="none" w:sz="0" w:space="0" w:color="auto"/>
                <w:bottom w:val="none" w:sz="0" w:space="0" w:color="auto"/>
                <w:right w:val="none" w:sz="0" w:space="0" w:color="auto"/>
              </w:divBdr>
            </w:div>
            <w:div w:id="186335393">
              <w:marLeft w:val="0"/>
              <w:marRight w:val="0"/>
              <w:marTop w:val="0"/>
              <w:marBottom w:val="0"/>
              <w:divBdr>
                <w:top w:val="none" w:sz="0" w:space="0" w:color="auto"/>
                <w:left w:val="none" w:sz="0" w:space="0" w:color="auto"/>
                <w:bottom w:val="none" w:sz="0" w:space="0" w:color="auto"/>
                <w:right w:val="none" w:sz="0" w:space="0" w:color="auto"/>
              </w:divBdr>
            </w:div>
            <w:div w:id="186919091">
              <w:marLeft w:val="0"/>
              <w:marRight w:val="0"/>
              <w:marTop w:val="0"/>
              <w:marBottom w:val="0"/>
              <w:divBdr>
                <w:top w:val="none" w:sz="0" w:space="0" w:color="auto"/>
                <w:left w:val="none" w:sz="0" w:space="0" w:color="auto"/>
                <w:bottom w:val="none" w:sz="0" w:space="0" w:color="auto"/>
                <w:right w:val="none" w:sz="0" w:space="0" w:color="auto"/>
              </w:divBdr>
            </w:div>
            <w:div w:id="187375510">
              <w:marLeft w:val="0"/>
              <w:marRight w:val="0"/>
              <w:marTop w:val="0"/>
              <w:marBottom w:val="0"/>
              <w:divBdr>
                <w:top w:val="none" w:sz="0" w:space="0" w:color="auto"/>
                <w:left w:val="none" w:sz="0" w:space="0" w:color="auto"/>
                <w:bottom w:val="none" w:sz="0" w:space="0" w:color="auto"/>
                <w:right w:val="none" w:sz="0" w:space="0" w:color="auto"/>
              </w:divBdr>
            </w:div>
            <w:div w:id="187837324">
              <w:marLeft w:val="0"/>
              <w:marRight w:val="0"/>
              <w:marTop w:val="0"/>
              <w:marBottom w:val="0"/>
              <w:divBdr>
                <w:top w:val="none" w:sz="0" w:space="0" w:color="auto"/>
                <w:left w:val="none" w:sz="0" w:space="0" w:color="auto"/>
                <w:bottom w:val="none" w:sz="0" w:space="0" w:color="auto"/>
                <w:right w:val="none" w:sz="0" w:space="0" w:color="auto"/>
              </w:divBdr>
            </w:div>
            <w:div w:id="187909709">
              <w:marLeft w:val="0"/>
              <w:marRight w:val="0"/>
              <w:marTop w:val="0"/>
              <w:marBottom w:val="0"/>
              <w:divBdr>
                <w:top w:val="none" w:sz="0" w:space="0" w:color="auto"/>
                <w:left w:val="none" w:sz="0" w:space="0" w:color="auto"/>
                <w:bottom w:val="none" w:sz="0" w:space="0" w:color="auto"/>
                <w:right w:val="none" w:sz="0" w:space="0" w:color="auto"/>
              </w:divBdr>
            </w:div>
            <w:div w:id="189026985">
              <w:marLeft w:val="0"/>
              <w:marRight w:val="0"/>
              <w:marTop w:val="0"/>
              <w:marBottom w:val="0"/>
              <w:divBdr>
                <w:top w:val="none" w:sz="0" w:space="0" w:color="auto"/>
                <w:left w:val="none" w:sz="0" w:space="0" w:color="auto"/>
                <w:bottom w:val="none" w:sz="0" w:space="0" w:color="auto"/>
                <w:right w:val="none" w:sz="0" w:space="0" w:color="auto"/>
              </w:divBdr>
            </w:div>
            <w:div w:id="190342077">
              <w:marLeft w:val="0"/>
              <w:marRight w:val="0"/>
              <w:marTop w:val="0"/>
              <w:marBottom w:val="0"/>
              <w:divBdr>
                <w:top w:val="none" w:sz="0" w:space="0" w:color="auto"/>
                <w:left w:val="none" w:sz="0" w:space="0" w:color="auto"/>
                <w:bottom w:val="none" w:sz="0" w:space="0" w:color="auto"/>
                <w:right w:val="none" w:sz="0" w:space="0" w:color="auto"/>
              </w:divBdr>
            </w:div>
            <w:div w:id="191649387">
              <w:marLeft w:val="0"/>
              <w:marRight w:val="0"/>
              <w:marTop w:val="0"/>
              <w:marBottom w:val="0"/>
              <w:divBdr>
                <w:top w:val="none" w:sz="0" w:space="0" w:color="auto"/>
                <w:left w:val="none" w:sz="0" w:space="0" w:color="auto"/>
                <w:bottom w:val="none" w:sz="0" w:space="0" w:color="auto"/>
                <w:right w:val="none" w:sz="0" w:space="0" w:color="auto"/>
              </w:divBdr>
            </w:div>
            <w:div w:id="197548324">
              <w:marLeft w:val="0"/>
              <w:marRight w:val="0"/>
              <w:marTop w:val="0"/>
              <w:marBottom w:val="0"/>
              <w:divBdr>
                <w:top w:val="none" w:sz="0" w:space="0" w:color="auto"/>
                <w:left w:val="none" w:sz="0" w:space="0" w:color="auto"/>
                <w:bottom w:val="none" w:sz="0" w:space="0" w:color="auto"/>
                <w:right w:val="none" w:sz="0" w:space="0" w:color="auto"/>
              </w:divBdr>
            </w:div>
            <w:div w:id="197596201">
              <w:marLeft w:val="0"/>
              <w:marRight w:val="0"/>
              <w:marTop w:val="0"/>
              <w:marBottom w:val="0"/>
              <w:divBdr>
                <w:top w:val="none" w:sz="0" w:space="0" w:color="auto"/>
                <w:left w:val="none" w:sz="0" w:space="0" w:color="auto"/>
                <w:bottom w:val="none" w:sz="0" w:space="0" w:color="auto"/>
                <w:right w:val="none" w:sz="0" w:space="0" w:color="auto"/>
              </w:divBdr>
            </w:div>
            <w:div w:id="198592673">
              <w:marLeft w:val="0"/>
              <w:marRight w:val="0"/>
              <w:marTop w:val="0"/>
              <w:marBottom w:val="0"/>
              <w:divBdr>
                <w:top w:val="none" w:sz="0" w:space="0" w:color="auto"/>
                <w:left w:val="none" w:sz="0" w:space="0" w:color="auto"/>
                <w:bottom w:val="none" w:sz="0" w:space="0" w:color="auto"/>
                <w:right w:val="none" w:sz="0" w:space="0" w:color="auto"/>
              </w:divBdr>
            </w:div>
            <w:div w:id="198861349">
              <w:marLeft w:val="0"/>
              <w:marRight w:val="0"/>
              <w:marTop w:val="0"/>
              <w:marBottom w:val="0"/>
              <w:divBdr>
                <w:top w:val="none" w:sz="0" w:space="0" w:color="auto"/>
                <w:left w:val="none" w:sz="0" w:space="0" w:color="auto"/>
                <w:bottom w:val="none" w:sz="0" w:space="0" w:color="auto"/>
                <w:right w:val="none" w:sz="0" w:space="0" w:color="auto"/>
              </w:divBdr>
            </w:div>
            <w:div w:id="199707530">
              <w:marLeft w:val="0"/>
              <w:marRight w:val="0"/>
              <w:marTop w:val="0"/>
              <w:marBottom w:val="0"/>
              <w:divBdr>
                <w:top w:val="none" w:sz="0" w:space="0" w:color="auto"/>
                <w:left w:val="none" w:sz="0" w:space="0" w:color="auto"/>
                <w:bottom w:val="none" w:sz="0" w:space="0" w:color="auto"/>
                <w:right w:val="none" w:sz="0" w:space="0" w:color="auto"/>
              </w:divBdr>
            </w:div>
            <w:div w:id="200948414">
              <w:marLeft w:val="0"/>
              <w:marRight w:val="0"/>
              <w:marTop w:val="0"/>
              <w:marBottom w:val="0"/>
              <w:divBdr>
                <w:top w:val="none" w:sz="0" w:space="0" w:color="auto"/>
                <w:left w:val="none" w:sz="0" w:space="0" w:color="auto"/>
                <w:bottom w:val="none" w:sz="0" w:space="0" w:color="auto"/>
                <w:right w:val="none" w:sz="0" w:space="0" w:color="auto"/>
              </w:divBdr>
            </w:div>
            <w:div w:id="203444581">
              <w:marLeft w:val="0"/>
              <w:marRight w:val="0"/>
              <w:marTop w:val="0"/>
              <w:marBottom w:val="0"/>
              <w:divBdr>
                <w:top w:val="none" w:sz="0" w:space="0" w:color="auto"/>
                <w:left w:val="none" w:sz="0" w:space="0" w:color="auto"/>
                <w:bottom w:val="none" w:sz="0" w:space="0" w:color="auto"/>
                <w:right w:val="none" w:sz="0" w:space="0" w:color="auto"/>
              </w:divBdr>
            </w:div>
            <w:div w:id="203761367">
              <w:marLeft w:val="0"/>
              <w:marRight w:val="0"/>
              <w:marTop w:val="0"/>
              <w:marBottom w:val="0"/>
              <w:divBdr>
                <w:top w:val="none" w:sz="0" w:space="0" w:color="auto"/>
                <w:left w:val="none" w:sz="0" w:space="0" w:color="auto"/>
                <w:bottom w:val="none" w:sz="0" w:space="0" w:color="auto"/>
                <w:right w:val="none" w:sz="0" w:space="0" w:color="auto"/>
              </w:divBdr>
            </w:div>
            <w:div w:id="203904354">
              <w:marLeft w:val="0"/>
              <w:marRight w:val="0"/>
              <w:marTop w:val="0"/>
              <w:marBottom w:val="0"/>
              <w:divBdr>
                <w:top w:val="none" w:sz="0" w:space="0" w:color="auto"/>
                <w:left w:val="none" w:sz="0" w:space="0" w:color="auto"/>
                <w:bottom w:val="none" w:sz="0" w:space="0" w:color="auto"/>
                <w:right w:val="none" w:sz="0" w:space="0" w:color="auto"/>
              </w:divBdr>
            </w:div>
            <w:div w:id="204026704">
              <w:marLeft w:val="0"/>
              <w:marRight w:val="0"/>
              <w:marTop w:val="0"/>
              <w:marBottom w:val="0"/>
              <w:divBdr>
                <w:top w:val="none" w:sz="0" w:space="0" w:color="auto"/>
                <w:left w:val="none" w:sz="0" w:space="0" w:color="auto"/>
                <w:bottom w:val="none" w:sz="0" w:space="0" w:color="auto"/>
                <w:right w:val="none" w:sz="0" w:space="0" w:color="auto"/>
              </w:divBdr>
            </w:div>
            <w:div w:id="206140981">
              <w:marLeft w:val="0"/>
              <w:marRight w:val="0"/>
              <w:marTop w:val="0"/>
              <w:marBottom w:val="0"/>
              <w:divBdr>
                <w:top w:val="none" w:sz="0" w:space="0" w:color="auto"/>
                <w:left w:val="none" w:sz="0" w:space="0" w:color="auto"/>
                <w:bottom w:val="none" w:sz="0" w:space="0" w:color="auto"/>
                <w:right w:val="none" w:sz="0" w:space="0" w:color="auto"/>
              </w:divBdr>
            </w:div>
            <w:div w:id="207381596">
              <w:marLeft w:val="0"/>
              <w:marRight w:val="0"/>
              <w:marTop w:val="0"/>
              <w:marBottom w:val="0"/>
              <w:divBdr>
                <w:top w:val="none" w:sz="0" w:space="0" w:color="auto"/>
                <w:left w:val="none" w:sz="0" w:space="0" w:color="auto"/>
                <w:bottom w:val="none" w:sz="0" w:space="0" w:color="auto"/>
                <w:right w:val="none" w:sz="0" w:space="0" w:color="auto"/>
              </w:divBdr>
            </w:div>
            <w:div w:id="213976464">
              <w:marLeft w:val="0"/>
              <w:marRight w:val="0"/>
              <w:marTop w:val="0"/>
              <w:marBottom w:val="0"/>
              <w:divBdr>
                <w:top w:val="none" w:sz="0" w:space="0" w:color="auto"/>
                <w:left w:val="none" w:sz="0" w:space="0" w:color="auto"/>
                <w:bottom w:val="none" w:sz="0" w:space="0" w:color="auto"/>
                <w:right w:val="none" w:sz="0" w:space="0" w:color="auto"/>
              </w:divBdr>
            </w:div>
            <w:div w:id="215433478">
              <w:marLeft w:val="0"/>
              <w:marRight w:val="0"/>
              <w:marTop w:val="0"/>
              <w:marBottom w:val="0"/>
              <w:divBdr>
                <w:top w:val="none" w:sz="0" w:space="0" w:color="auto"/>
                <w:left w:val="none" w:sz="0" w:space="0" w:color="auto"/>
                <w:bottom w:val="none" w:sz="0" w:space="0" w:color="auto"/>
                <w:right w:val="none" w:sz="0" w:space="0" w:color="auto"/>
              </w:divBdr>
            </w:div>
            <w:div w:id="215703780">
              <w:marLeft w:val="0"/>
              <w:marRight w:val="0"/>
              <w:marTop w:val="0"/>
              <w:marBottom w:val="0"/>
              <w:divBdr>
                <w:top w:val="none" w:sz="0" w:space="0" w:color="auto"/>
                <w:left w:val="none" w:sz="0" w:space="0" w:color="auto"/>
                <w:bottom w:val="none" w:sz="0" w:space="0" w:color="auto"/>
                <w:right w:val="none" w:sz="0" w:space="0" w:color="auto"/>
              </w:divBdr>
            </w:div>
            <w:div w:id="219443562">
              <w:marLeft w:val="0"/>
              <w:marRight w:val="0"/>
              <w:marTop w:val="0"/>
              <w:marBottom w:val="0"/>
              <w:divBdr>
                <w:top w:val="none" w:sz="0" w:space="0" w:color="auto"/>
                <w:left w:val="none" w:sz="0" w:space="0" w:color="auto"/>
                <w:bottom w:val="none" w:sz="0" w:space="0" w:color="auto"/>
                <w:right w:val="none" w:sz="0" w:space="0" w:color="auto"/>
              </w:divBdr>
            </w:div>
            <w:div w:id="219444137">
              <w:marLeft w:val="0"/>
              <w:marRight w:val="0"/>
              <w:marTop w:val="0"/>
              <w:marBottom w:val="0"/>
              <w:divBdr>
                <w:top w:val="none" w:sz="0" w:space="0" w:color="auto"/>
                <w:left w:val="none" w:sz="0" w:space="0" w:color="auto"/>
                <w:bottom w:val="none" w:sz="0" w:space="0" w:color="auto"/>
                <w:right w:val="none" w:sz="0" w:space="0" w:color="auto"/>
              </w:divBdr>
            </w:div>
            <w:div w:id="219563963">
              <w:marLeft w:val="0"/>
              <w:marRight w:val="0"/>
              <w:marTop w:val="0"/>
              <w:marBottom w:val="0"/>
              <w:divBdr>
                <w:top w:val="none" w:sz="0" w:space="0" w:color="auto"/>
                <w:left w:val="none" w:sz="0" w:space="0" w:color="auto"/>
                <w:bottom w:val="none" w:sz="0" w:space="0" w:color="auto"/>
                <w:right w:val="none" w:sz="0" w:space="0" w:color="auto"/>
              </w:divBdr>
            </w:div>
            <w:div w:id="219677926">
              <w:marLeft w:val="0"/>
              <w:marRight w:val="0"/>
              <w:marTop w:val="0"/>
              <w:marBottom w:val="0"/>
              <w:divBdr>
                <w:top w:val="none" w:sz="0" w:space="0" w:color="auto"/>
                <w:left w:val="none" w:sz="0" w:space="0" w:color="auto"/>
                <w:bottom w:val="none" w:sz="0" w:space="0" w:color="auto"/>
                <w:right w:val="none" w:sz="0" w:space="0" w:color="auto"/>
              </w:divBdr>
            </w:div>
            <w:div w:id="220289986">
              <w:marLeft w:val="0"/>
              <w:marRight w:val="0"/>
              <w:marTop w:val="0"/>
              <w:marBottom w:val="0"/>
              <w:divBdr>
                <w:top w:val="none" w:sz="0" w:space="0" w:color="auto"/>
                <w:left w:val="none" w:sz="0" w:space="0" w:color="auto"/>
                <w:bottom w:val="none" w:sz="0" w:space="0" w:color="auto"/>
                <w:right w:val="none" w:sz="0" w:space="0" w:color="auto"/>
              </w:divBdr>
            </w:div>
            <w:div w:id="222496307">
              <w:marLeft w:val="0"/>
              <w:marRight w:val="0"/>
              <w:marTop w:val="0"/>
              <w:marBottom w:val="0"/>
              <w:divBdr>
                <w:top w:val="none" w:sz="0" w:space="0" w:color="auto"/>
                <w:left w:val="none" w:sz="0" w:space="0" w:color="auto"/>
                <w:bottom w:val="none" w:sz="0" w:space="0" w:color="auto"/>
                <w:right w:val="none" w:sz="0" w:space="0" w:color="auto"/>
              </w:divBdr>
            </w:div>
            <w:div w:id="224025536">
              <w:marLeft w:val="0"/>
              <w:marRight w:val="0"/>
              <w:marTop w:val="0"/>
              <w:marBottom w:val="0"/>
              <w:divBdr>
                <w:top w:val="none" w:sz="0" w:space="0" w:color="auto"/>
                <w:left w:val="none" w:sz="0" w:space="0" w:color="auto"/>
                <w:bottom w:val="none" w:sz="0" w:space="0" w:color="auto"/>
                <w:right w:val="none" w:sz="0" w:space="0" w:color="auto"/>
              </w:divBdr>
            </w:div>
            <w:div w:id="226843523">
              <w:marLeft w:val="0"/>
              <w:marRight w:val="0"/>
              <w:marTop w:val="0"/>
              <w:marBottom w:val="0"/>
              <w:divBdr>
                <w:top w:val="none" w:sz="0" w:space="0" w:color="auto"/>
                <w:left w:val="none" w:sz="0" w:space="0" w:color="auto"/>
                <w:bottom w:val="none" w:sz="0" w:space="0" w:color="auto"/>
                <w:right w:val="none" w:sz="0" w:space="0" w:color="auto"/>
              </w:divBdr>
            </w:div>
            <w:div w:id="227687112">
              <w:marLeft w:val="0"/>
              <w:marRight w:val="0"/>
              <w:marTop w:val="0"/>
              <w:marBottom w:val="0"/>
              <w:divBdr>
                <w:top w:val="none" w:sz="0" w:space="0" w:color="auto"/>
                <w:left w:val="none" w:sz="0" w:space="0" w:color="auto"/>
                <w:bottom w:val="none" w:sz="0" w:space="0" w:color="auto"/>
                <w:right w:val="none" w:sz="0" w:space="0" w:color="auto"/>
              </w:divBdr>
            </w:div>
            <w:div w:id="233471785">
              <w:marLeft w:val="0"/>
              <w:marRight w:val="0"/>
              <w:marTop w:val="0"/>
              <w:marBottom w:val="0"/>
              <w:divBdr>
                <w:top w:val="none" w:sz="0" w:space="0" w:color="auto"/>
                <w:left w:val="none" w:sz="0" w:space="0" w:color="auto"/>
                <w:bottom w:val="none" w:sz="0" w:space="0" w:color="auto"/>
                <w:right w:val="none" w:sz="0" w:space="0" w:color="auto"/>
              </w:divBdr>
            </w:div>
            <w:div w:id="235668584">
              <w:marLeft w:val="0"/>
              <w:marRight w:val="0"/>
              <w:marTop w:val="0"/>
              <w:marBottom w:val="0"/>
              <w:divBdr>
                <w:top w:val="none" w:sz="0" w:space="0" w:color="auto"/>
                <w:left w:val="none" w:sz="0" w:space="0" w:color="auto"/>
                <w:bottom w:val="none" w:sz="0" w:space="0" w:color="auto"/>
                <w:right w:val="none" w:sz="0" w:space="0" w:color="auto"/>
              </w:divBdr>
            </w:div>
            <w:div w:id="236130120">
              <w:marLeft w:val="0"/>
              <w:marRight w:val="0"/>
              <w:marTop w:val="0"/>
              <w:marBottom w:val="0"/>
              <w:divBdr>
                <w:top w:val="none" w:sz="0" w:space="0" w:color="auto"/>
                <w:left w:val="none" w:sz="0" w:space="0" w:color="auto"/>
                <w:bottom w:val="none" w:sz="0" w:space="0" w:color="auto"/>
                <w:right w:val="none" w:sz="0" w:space="0" w:color="auto"/>
              </w:divBdr>
            </w:div>
            <w:div w:id="236676929">
              <w:marLeft w:val="0"/>
              <w:marRight w:val="0"/>
              <w:marTop w:val="0"/>
              <w:marBottom w:val="0"/>
              <w:divBdr>
                <w:top w:val="none" w:sz="0" w:space="0" w:color="auto"/>
                <w:left w:val="none" w:sz="0" w:space="0" w:color="auto"/>
                <w:bottom w:val="none" w:sz="0" w:space="0" w:color="auto"/>
                <w:right w:val="none" w:sz="0" w:space="0" w:color="auto"/>
              </w:divBdr>
            </w:div>
            <w:div w:id="236793614">
              <w:marLeft w:val="0"/>
              <w:marRight w:val="0"/>
              <w:marTop w:val="0"/>
              <w:marBottom w:val="0"/>
              <w:divBdr>
                <w:top w:val="none" w:sz="0" w:space="0" w:color="auto"/>
                <w:left w:val="none" w:sz="0" w:space="0" w:color="auto"/>
                <w:bottom w:val="none" w:sz="0" w:space="0" w:color="auto"/>
                <w:right w:val="none" w:sz="0" w:space="0" w:color="auto"/>
              </w:divBdr>
            </w:div>
            <w:div w:id="237444829">
              <w:marLeft w:val="0"/>
              <w:marRight w:val="0"/>
              <w:marTop w:val="360"/>
              <w:marBottom w:val="0"/>
              <w:divBdr>
                <w:top w:val="single" w:sz="6" w:space="0" w:color="auto"/>
                <w:left w:val="single" w:sz="6" w:space="0" w:color="auto"/>
                <w:bottom w:val="single" w:sz="6" w:space="0" w:color="auto"/>
                <w:right w:val="single" w:sz="6" w:space="0" w:color="auto"/>
              </w:divBdr>
            </w:div>
            <w:div w:id="239559638">
              <w:marLeft w:val="0"/>
              <w:marRight w:val="0"/>
              <w:marTop w:val="0"/>
              <w:marBottom w:val="0"/>
              <w:divBdr>
                <w:top w:val="none" w:sz="0" w:space="0" w:color="auto"/>
                <w:left w:val="none" w:sz="0" w:space="0" w:color="auto"/>
                <w:bottom w:val="none" w:sz="0" w:space="0" w:color="auto"/>
                <w:right w:val="none" w:sz="0" w:space="0" w:color="auto"/>
              </w:divBdr>
            </w:div>
            <w:div w:id="241185147">
              <w:marLeft w:val="0"/>
              <w:marRight w:val="0"/>
              <w:marTop w:val="0"/>
              <w:marBottom w:val="0"/>
              <w:divBdr>
                <w:top w:val="none" w:sz="0" w:space="0" w:color="auto"/>
                <w:left w:val="none" w:sz="0" w:space="0" w:color="auto"/>
                <w:bottom w:val="none" w:sz="0" w:space="0" w:color="auto"/>
                <w:right w:val="none" w:sz="0" w:space="0" w:color="auto"/>
              </w:divBdr>
            </w:div>
            <w:div w:id="242956405">
              <w:marLeft w:val="0"/>
              <w:marRight w:val="0"/>
              <w:marTop w:val="0"/>
              <w:marBottom w:val="0"/>
              <w:divBdr>
                <w:top w:val="none" w:sz="0" w:space="0" w:color="auto"/>
                <w:left w:val="none" w:sz="0" w:space="0" w:color="auto"/>
                <w:bottom w:val="none" w:sz="0" w:space="0" w:color="auto"/>
                <w:right w:val="none" w:sz="0" w:space="0" w:color="auto"/>
              </w:divBdr>
            </w:div>
            <w:div w:id="245653462">
              <w:marLeft w:val="0"/>
              <w:marRight w:val="0"/>
              <w:marTop w:val="0"/>
              <w:marBottom w:val="0"/>
              <w:divBdr>
                <w:top w:val="none" w:sz="0" w:space="0" w:color="auto"/>
                <w:left w:val="none" w:sz="0" w:space="0" w:color="auto"/>
                <w:bottom w:val="none" w:sz="0" w:space="0" w:color="auto"/>
                <w:right w:val="none" w:sz="0" w:space="0" w:color="auto"/>
              </w:divBdr>
            </w:div>
            <w:div w:id="246888031">
              <w:marLeft w:val="0"/>
              <w:marRight w:val="0"/>
              <w:marTop w:val="0"/>
              <w:marBottom w:val="0"/>
              <w:divBdr>
                <w:top w:val="none" w:sz="0" w:space="0" w:color="auto"/>
                <w:left w:val="none" w:sz="0" w:space="0" w:color="auto"/>
                <w:bottom w:val="none" w:sz="0" w:space="0" w:color="auto"/>
                <w:right w:val="none" w:sz="0" w:space="0" w:color="auto"/>
              </w:divBdr>
            </w:div>
            <w:div w:id="247470958">
              <w:marLeft w:val="0"/>
              <w:marRight w:val="0"/>
              <w:marTop w:val="0"/>
              <w:marBottom w:val="0"/>
              <w:divBdr>
                <w:top w:val="none" w:sz="0" w:space="0" w:color="auto"/>
                <w:left w:val="none" w:sz="0" w:space="0" w:color="auto"/>
                <w:bottom w:val="none" w:sz="0" w:space="0" w:color="auto"/>
                <w:right w:val="none" w:sz="0" w:space="0" w:color="auto"/>
              </w:divBdr>
            </w:div>
            <w:div w:id="250284692">
              <w:marLeft w:val="0"/>
              <w:marRight w:val="0"/>
              <w:marTop w:val="0"/>
              <w:marBottom w:val="0"/>
              <w:divBdr>
                <w:top w:val="none" w:sz="0" w:space="0" w:color="auto"/>
                <w:left w:val="none" w:sz="0" w:space="0" w:color="auto"/>
                <w:bottom w:val="none" w:sz="0" w:space="0" w:color="auto"/>
                <w:right w:val="none" w:sz="0" w:space="0" w:color="auto"/>
              </w:divBdr>
            </w:div>
            <w:div w:id="251010443">
              <w:marLeft w:val="0"/>
              <w:marRight w:val="0"/>
              <w:marTop w:val="0"/>
              <w:marBottom w:val="0"/>
              <w:divBdr>
                <w:top w:val="none" w:sz="0" w:space="0" w:color="auto"/>
                <w:left w:val="none" w:sz="0" w:space="0" w:color="auto"/>
                <w:bottom w:val="none" w:sz="0" w:space="0" w:color="auto"/>
                <w:right w:val="none" w:sz="0" w:space="0" w:color="auto"/>
              </w:divBdr>
            </w:div>
            <w:div w:id="251474167">
              <w:marLeft w:val="0"/>
              <w:marRight w:val="0"/>
              <w:marTop w:val="0"/>
              <w:marBottom w:val="0"/>
              <w:divBdr>
                <w:top w:val="none" w:sz="0" w:space="0" w:color="auto"/>
                <w:left w:val="none" w:sz="0" w:space="0" w:color="auto"/>
                <w:bottom w:val="none" w:sz="0" w:space="0" w:color="auto"/>
                <w:right w:val="none" w:sz="0" w:space="0" w:color="auto"/>
              </w:divBdr>
            </w:div>
            <w:div w:id="251479452">
              <w:marLeft w:val="0"/>
              <w:marRight w:val="0"/>
              <w:marTop w:val="0"/>
              <w:marBottom w:val="0"/>
              <w:divBdr>
                <w:top w:val="none" w:sz="0" w:space="0" w:color="auto"/>
                <w:left w:val="none" w:sz="0" w:space="0" w:color="auto"/>
                <w:bottom w:val="none" w:sz="0" w:space="0" w:color="auto"/>
                <w:right w:val="none" w:sz="0" w:space="0" w:color="auto"/>
              </w:divBdr>
            </w:div>
            <w:div w:id="252052777">
              <w:marLeft w:val="0"/>
              <w:marRight w:val="0"/>
              <w:marTop w:val="0"/>
              <w:marBottom w:val="0"/>
              <w:divBdr>
                <w:top w:val="none" w:sz="0" w:space="0" w:color="auto"/>
                <w:left w:val="none" w:sz="0" w:space="0" w:color="auto"/>
                <w:bottom w:val="none" w:sz="0" w:space="0" w:color="auto"/>
                <w:right w:val="none" w:sz="0" w:space="0" w:color="auto"/>
              </w:divBdr>
            </w:div>
            <w:div w:id="253054131">
              <w:marLeft w:val="0"/>
              <w:marRight w:val="0"/>
              <w:marTop w:val="0"/>
              <w:marBottom w:val="0"/>
              <w:divBdr>
                <w:top w:val="none" w:sz="0" w:space="0" w:color="auto"/>
                <w:left w:val="none" w:sz="0" w:space="0" w:color="auto"/>
                <w:bottom w:val="none" w:sz="0" w:space="0" w:color="auto"/>
                <w:right w:val="none" w:sz="0" w:space="0" w:color="auto"/>
              </w:divBdr>
            </w:div>
            <w:div w:id="255024001">
              <w:marLeft w:val="0"/>
              <w:marRight w:val="0"/>
              <w:marTop w:val="0"/>
              <w:marBottom w:val="0"/>
              <w:divBdr>
                <w:top w:val="none" w:sz="0" w:space="0" w:color="auto"/>
                <w:left w:val="none" w:sz="0" w:space="0" w:color="auto"/>
                <w:bottom w:val="none" w:sz="0" w:space="0" w:color="auto"/>
                <w:right w:val="none" w:sz="0" w:space="0" w:color="auto"/>
              </w:divBdr>
            </w:div>
            <w:div w:id="255526067">
              <w:marLeft w:val="0"/>
              <w:marRight w:val="0"/>
              <w:marTop w:val="0"/>
              <w:marBottom w:val="0"/>
              <w:divBdr>
                <w:top w:val="none" w:sz="0" w:space="0" w:color="auto"/>
                <w:left w:val="none" w:sz="0" w:space="0" w:color="auto"/>
                <w:bottom w:val="none" w:sz="0" w:space="0" w:color="auto"/>
                <w:right w:val="none" w:sz="0" w:space="0" w:color="auto"/>
              </w:divBdr>
            </w:div>
            <w:div w:id="255598354">
              <w:marLeft w:val="0"/>
              <w:marRight w:val="0"/>
              <w:marTop w:val="0"/>
              <w:marBottom w:val="0"/>
              <w:divBdr>
                <w:top w:val="none" w:sz="0" w:space="0" w:color="auto"/>
                <w:left w:val="none" w:sz="0" w:space="0" w:color="auto"/>
                <w:bottom w:val="none" w:sz="0" w:space="0" w:color="auto"/>
                <w:right w:val="none" w:sz="0" w:space="0" w:color="auto"/>
              </w:divBdr>
            </w:div>
            <w:div w:id="261883130">
              <w:marLeft w:val="0"/>
              <w:marRight w:val="0"/>
              <w:marTop w:val="0"/>
              <w:marBottom w:val="0"/>
              <w:divBdr>
                <w:top w:val="none" w:sz="0" w:space="0" w:color="auto"/>
                <w:left w:val="none" w:sz="0" w:space="0" w:color="auto"/>
                <w:bottom w:val="none" w:sz="0" w:space="0" w:color="auto"/>
                <w:right w:val="none" w:sz="0" w:space="0" w:color="auto"/>
              </w:divBdr>
            </w:div>
            <w:div w:id="262423305">
              <w:marLeft w:val="0"/>
              <w:marRight w:val="0"/>
              <w:marTop w:val="0"/>
              <w:marBottom w:val="0"/>
              <w:divBdr>
                <w:top w:val="none" w:sz="0" w:space="0" w:color="auto"/>
                <w:left w:val="none" w:sz="0" w:space="0" w:color="auto"/>
                <w:bottom w:val="none" w:sz="0" w:space="0" w:color="auto"/>
                <w:right w:val="none" w:sz="0" w:space="0" w:color="auto"/>
              </w:divBdr>
            </w:div>
            <w:div w:id="265819588">
              <w:marLeft w:val="0"/>
              <w:marRight w:val="0"/>
              <w:marTop w:val="0"/>
              <w:marBottom w:val="0"/>
              <w:divBdr>
                <w:top w:val="none" w:sz="0" w:space="0" w:color="auto"/>
                <w:left w:val="none" w:sz="0" w:space="0" w:color="auto"/>
                <w:bottom w:val="none" w:sz="0" w:space="0" w:color="auto"/>
                <w:right w:val="none" w:sz="0" w:space="0" w:color="auto"/>
              </w:divBdr>
            </w:div>
            <w:div w:id="266231763">
              <w:marLeft w:val="0"/>
              <w:marRight w:val="0"/>
              <w:marTop w:val="0"/>
              <w:marBottom w:val="0"/>
              <w:divBdr>
                <w:top w:val="none" w:sz="0" w:space="0" w:color="auto"/>
                <w:left w:val="none" w:sz="0" w:space="0" w:color="auto"/>
                <w:bottom w:val="none" w:sz="0" w:space="0" w:color="auto"/>
                <w:right w:val="none" w:sz="0" w:space="0" w:color="auto"/>
              </w:divBdr>
            </w:div>
            <w:div w:id="268052412">
              <w:marLeft w:val="0"/>
              <w:marRight w:val="0"/>
              <w:marTop w:val="0"/>
              <w:marBottom w:val="0"/>
              <w:divBdr>
                <w:top w:val="none" w:sz="0" w:space="0" w:color="auto"/>
                <w:left w:val="none" w:sz="0" w:space="0" w:color="auto"/>
                <w:bottom w:val="none" w:sz="0" w:space="0" w:color="auto"/>
                <w:right w:val="none" w:sz="0" w:space="0" w:color="auto"/>
              </w:divBdr>
            </w:div>
            <w:div w:id="274219132">
              <w:marLeft w:val="0"/>
              <w:marRight w:val="0"/>
              <w:marTop w:val="0"/>
              <w:marBottom w:val="0"/>
              <w:divBdr>
                <w:top w:val="none" w:sz="0" w:space="0" w:color="auto"/>
                <w:left w:val="none" w:sz="0" w:space="0" w:color="auto"/>
                <w:bottom w:val="none" w:sz="0" w:space="0" w:color="auto"/>
                <w:right w:val="none" w:sz="0" w:space="0" w:color="auto"/>
              </w:divBdr>
            </w:div>
            <w:div w:id="275795671">
              <w:marLeft w:val="0"/>
              <w:marRight w:val="0"/>
              <w:marTop w:val="0"/>
              <w:marBottom w:val="0"/>
              <w:divBdr>
                <w:top w:val="none" w:sz="0" w:space="0" w:color="auto"/>
                <w:left w:val="none" w:sz="0" w:space="0" w:color="auto"/>
                <w:bottom w:val="none" w:sz="0" w:space="0" w:color="auto"/>
                <w:right w:val="none" w:sz="0" w:space="0" w:color="auto"/>
              </w:divBdr>
            </w:div>
            <w:div w:id="276644675">
              <w:marLeft w:val="0"/>
              <w:marRight w:val="0"/>
              <w:marTop w:val="0"/>
              <w:marBottom w:val="0"/>
              <w:divBdr>
                <w:top w:val="none" w:sz="0" w:space="0" w:color="auto"/>
                <w:left w:val="none" w:sz="0" w:space="0" w:color="auto"/>
                <w:bottom w:val="none" w:sz="0" w:space="0" w:color="auto"/>
                <w:right w:val="none" w:sz="0" w:space="0" w:color="auto"/>
              </w:divBdr>
            </w:div>
            <w:div w:id="277369391">
              <w:marLeft w:val="0"/>
              <w:marRight w:val="0"/>
              <w:marTop w:val="0"/>
              <w:marBottom w:val="0"/>
              <w:divBdr>
                <w:top w:val="none" w:sz="0" w:space="0" w:color="auto"/>
                <w:left w:val="none" w:sz="0" w:space="0" w:color="auto"/>
                <w:bottom w:val="none" w:sz="0" w:space="0" w:color="auto"/>
                <w:right w:val="none" w:sz="0" w:space="0" w:color="auto"/>
              </w:divBdr>
            </w:div>
            <w:div w:id="279916231">
              <w:marLeft w:val="0"/>
              <w:marRight w:val="0"/>
              <w:marTop w:val="0"/>
              <w:marBottom w:val="0"/>
              <w:divBdr>
                <w:top w:val="none" w:sz="0" w:space="0" w:color="auto"/>
                <w:left w:val="none" w:sz="0" w:space="0" w:color="auto"/>
                <w:bottom w:val="none" w:sz="0" w:space="0" w:color="auto"/>
                <w:right w:val="none" w:sz="0" w:space="0" w:color="auto"/>
              </w:divBdr>
            </w:div>
            <w:div w:id="280233479">
              <w:marLeft w:val="0"/>
              <w:marRight w:val="0"/>
              <w:marTop w:val="0"/>
              <w:marBottom w:val="0"/>
              <w:divBdr>
                <w:top w:val="none" w:sz="0" w:space="0" w:color="auto"/>
                <w:left w:val="none" w:sz="0" w:space="0" w:color="auto"/>
                <w:bottom w:val="none" w:sz="0" w:space="0" w:color="auto"/>
                <w:right w:val="none" w:sz="0" w:space="0" w:color="auto"/>
              </w:divBdr>
            </w:div>
            <w:div w:id="282424920">
              <w:marLeft w:val="0"/>
              <w:marRight w:val="0"/>
              <w:marTop w:val="0"/>
              <w:marBottom w:val="0"/>
              <w:divBdr>
                <w:top w:val="none" w:sz="0" w:space="0" w:color="auto"/>
                <w:left w:val="none" w:sz="0" w:space="0" w:color="auto"/>
                <w:bottom w:val="none" w:sz="0" w:space="0" w:color="auto"/>
                <w:right w:val="none" w:sz="0" w:space="0" w:color="auto"/>
              </w:divBdr>
            </w:div>
            <w:div w:id="282736227">
              <w:marLeft w:val="0"/>
              <w:marRight w:val="0"/>
              <w:marTop w:val="0"/>
              <w:marBottom w:val="0"/>
              <w:divBdr>
                <w:top w:val="none" w:sz="0" w:space="0" w:color="auto"/>
                <w:left w:val="none" w:sz="0" w:space="0" w:color="auto"/>
                <w:bottom w:val="none" w:sz="0" w:space="0" w:color="auto"/>
                <w:right w:val="none" w:sz="0" w:space="0" w:color="auto"/>
              </w:divBdr>
            </w:div>
            <w:div w:id="283077562">
              <w:marLeft w:val="0"/>
              <w:marRight w:val="0"/>
              <w:marTop w:val="0"/>
              <w:marBottom w:val="0"/>
              <w:divBdr>
                <w:top w:val="none" w:sz="0" w:space="0" w:color="auto"/>
                <w:left w:val="none" w:sz="0" w:space="0" w:color="auto"/>
                <w:bottom w:val="none" w:sz="0" w:space="0" w:color="auto"/>
                <w:right w:val="none" w:sz="0" w:space="0" w:color="auto"/>
              </w:divBdr>
            </w:div>
            <w:div w:id="284387169">
              <w:marLeft w:val="0"/>
              <w:marRight w:val="0"/>
              <w:marTop w:val="0"/>
              <w:marBottom w:val="0"/>
              <w:divBdr>
                <w:top w:val="none" w:sz="0" w:space="0" w:color="auto"/>
                <w:left w:val="none" w:sz="0" w:space="0" w:color="auto"/>
                <w:bottom w:val="none" w:sz="0" w:space="0" w:color="auto"/>
                <w:right w:val="none" w:sz="0" w:space="0" w:color="auto"/>
              </w:divBdr>
            </w:div>
            <w:div w:id="284427227">
              <w:marLeft w:val="0"/>
              <w:marRight w:val="0"/>
              <w:marTop w:val="0"/>
              <w:marBottom w:val="0"/>
              <w:divBdr>
                <w:top w:val="none" w:sz="0" w:space="0" w:color="auto"/>
                <w:left w:val="none" w:sz="0" w:space="0" w:color="auto"/>
                <w:bottom w:val="none" w:sz="0" w:space="0" w:color="auto"/>
                <w:right w:val="none" w:sz="0" w:space="0" w:color="auto"/>
              </w:divBdr>
            </w:div>
            <w:div w:id="287855361">
              <w:marLeft w:val="0"/>
              <w:marRight w:val="0"/>
              <w:marTop w:val="0"/>
              <w:marBottom w:val="0"/>
              <w:divBdr>
                <w:top w:val="none" w:sz="0" w:space="0" w:color="auto"/>
                <w:left w:val="none" w:sz="0" w:space="0" w:color="auto"/>
                <w:bottom w:val="none" w:sz="0" w:space="0" w:color="auto"/>
                <w:right w:val="none" w:sz="0" w:space="0" w:color="auto"/>
              </w:divBdr>
            </w:div>
            <w:div w:id="289558186">
              <w:marLeft w:val="0"/>
              <w:marRight w:val="0"/>
              <w:marTop w:val="0"/>
              <w:marBottom w:val="0"/>
              <w:divBdr>
                <w:top w:val="none" w:sz="0" w:space="0" w:color="auto"/>
                <w:left w:val="none" w:sz="0" w:space="0" w:color="auto"/>
                <w:bottom w:val="none" w:sz="0" w:space="0" w:color="auto"/>
                <w:right w:val="none" w:sz="0" w:space="0" w:color="auto"/>
              </w:divBdr>
            </w:div>
            <w:div w:id="289750883">
              <w:marLeft w:val="0"/>
              <w:marRight w:val="0"/>
              <w:marTop w:val="0"/>
              <w:marBottom w:val="0"/>
              <w:divBdr>
                <w:top w:val="none" w:sz="0" w:space="0" w:color="auto"/>
                <w:left w:val="none" w:sz="0" w:space="0" w:color="auto"/>
                <w:bottom w:val="none" w:sz="0" w:space="0" w:color="auto"/>
                <w:right w:val="none" w:sz="0" w:space="0" w:color="auto"/>
              </w:divBdr>
            </w:div>
            <w:div w:id="291063739">
              <w:marLeft w:val="0"/>
              <w:marRight w:val="0"/>
              <w:marTop w:val="0"/>
              <w:marBottom w:val="0"/>
              <w:divBdr>
                <w:top w:val="none" w:sz="0" w:space="0" w:color="auto"/>
                <w:left w:val="none" w:sz="0" w:space="0" w:color="auto"/>
                <w:bottom w:val="none" w:sz="0" w:space="0" w:color="auto"/>
                <w:right w:val="none" w:sz="0" w:space="0" w:color="auto"/>
              </w:divBdr>
            </w:div>
            <w:div w:id="291598240">
              <w:marLeft w:val="0"/>
              <w:marRight w:val="0"/>
              <w:marTop w:val="0"/>
              <w:marBottom w:val="0"/>
              <w:divBdr>
                <w:top w:val="none" w:sz="0" w:space="0" w:color="auto"/>
                <w:left w:val="none" w:sz="0" w:space="0" w:color="auto"/>
                <w:bottom w:val="none" w:sz="0" w:space="0" w:color="auto"/>
                <w:right w:val="none" w:sz="0" w:space="0" w:color="auto"/>
              </w:divBdr>
            </w:div>
            <w:div w:id="291642680">
              <w:marLeft w:val="0"/>
              <w:marRight w:val="0"/>
              <w:marTop w:val="0"/>
              <w:marBottom w:val="0"/>
              <w:divBdr>
                <w:top w:val="none" w:sz="0" w:space="0" w:color="auto"/>
                <w:left w:val="none" w:sz="0" w:space="0" w:color="auto"/>
                <w:bottom w:val="none" w:sz="0" w:space="0" w:color="auto"/>
                <w:right w:val="none" w:sz="0" w:space="0" w:color="auto"/>
              </w:divBdr>
            </w:div>
            <w:div w:id="293827628">
              <w:marLeft w:val="0"/>
              <w:marRight w:val="0"/>
              <w:marTop w:val="0"/>
              <w:marBottom w:val="0"/>
              <w:divBdr>
                <w:top w:val="none" w:sz="0" w:space="0" w:color="auto"/>
                <w:left w:val="none" w:sz="0" w:space="0" w:color="auto"/>
                <w:bottom w:val="none" w:sz="0" w:space="0" w:color="auto"/>
                <w:right w:val="none" w:sz="0" w:space="0" w:color="auto"/>
              </w:divBdr>
            </w:div>
            <w:div w:id="295377393">
              <w:marLeft w:val="0"/>
              <w:marRight w:val="0"/>
              <w:marTop w:val="0"/>
              <w:marBottom w:val="0"/>
              <w:divBdr>
                <w:top w:val="none" w:sz="0" w:space="0" w:color="auto"/>
                <w:left w:val="none" w:sz="0" w:space="0" w:color="auto"/>
                <w:bottom w:val="none" w:sz="0" w:space="0" w:color="auto"/>
                <w:right w:val="none" w:sz="0" w:space="0" w:color="auto"/>
              </w:divBdr>
            </w:div>
            <w:div w:id="296303852">
              <w:marLeft w:val="0"/>
              <w:marRight w:val="0"/>
              <w:marTop w:val="0"/>
              <w:marBottom w:val="0"/>
              <w:divBdr>
                <w:top w:val="none" w:sz="0" w:space="0" w:color="auto"/>
                <w:left w:val="none" w:sz="0" w:space="0" w:color="auto"/>
                <w:bottom w:val="none" w:sz="0" w:space="0" w:color="auto"/>
                <w:right w:val="none" w:sz="0" w:space="0" w:color="auto"/>
              </w:divBdr>
            </w:div>
            <w:div w:id="296375582">
              <w:marLeft w:val="0"/>
              <w:marRight w:val="0"/>
              <w:marTop w:val="0"/>
              <w:marBottom w:val="0"/>
              <w:divBdr>
                <w:top w:val="none" w:sz="0" w:space="0" w:color="auto"/>
                <w:left w:val="none" w:sz="0" w:space="0" w:color="auto"/>
                <w:bottom w:val="none" w:sz="0" w:space="0" w:color="auto"/>
                <w:right w:val="none" w:sz="0" w:space="0" w:color="auto"/>
              </w:divBdr>
            </w:div>
            <w:div w:id="300112498">
              <w:marLeft w:val="0"/>
              <w:marRight w:val="0"/>
              <w:marTop w:val="0"/>
              <w:marBottom w:val="0"/>
              <w:divBdr>
                <w:top w:val="none" w:sz="0" w:space="0" w:color="auto"/>
                <w:left w:val="none" w:sz="0" w:space="0" w:color="auto"/>
                <w:bottom w:val="none" w:sz="0" w:space="0" w:color="auto"/>
                <w:right w:val="none" w:sz="0" w:space="0" w:color="auto"/>
              </w:divBdr>
            </w:div>
            <w:div w:id="301273643">
              <w:marLeft w:val="0"/>
              <w:marRight w:val="0"/>
              <w:marTop w:val="0"/>
              <w:marBottom w:val="0"/>
              <w:divBdr>
                <w:top w:val="none" w:sz="0" w:space="0" w:color="auto"/>
                <w:left w:val="none" w:sz="0" w:space="0" w:color="auto"/>
                <w:bottom w:val="none" w:sz="0" w:space="0" w:color="auto"/>
                <w:right w:val="none" w:sz="0" w:space="0" w:color="auto"/>
              </w:divBdr>
            </w:div>
            <w:div w:id="302001447">
              <w:marLeft w:val="0"/>
              <w:marRight w:val="0"/>
              <w:marTop w:val="0"/>
              <w:marBottom w:val="0"/>
              <w:divBdr>
                <w:top w:val="none" w:sz="0" w:space="0" w:color="auto"/>
                <w:left w:val="none" w:sz="0" w:space="0" w:color="auto"/>
                <w:bottom w:val="none" w:sz="0" w:space="0" w:color="auto"/>
                <w:right w:val="none" w:sz="0" w:space="0" w:color="auto"/>
              </w:divBdr>
            </w:div>
            <w:div w:id="302933432">
              <w:marLeft w:val="0"/>
              <w:marRight w:val="0"/>
              <w:marTop w:val="0"/>
              <w:marBottom w:val="0"/>
              <w:divBdr>
                <w:top w:val="none" w:sz="0" w:space="0" w:color="auto"/>
                <w:left w:val="none" w:sz="0" w:space="0" w:color="auto"/>
                <w:bottom w:val="none" w:sz="0" w:space="0" w:color="auto"/>
                <w:right w:val="none" w:sz="0" w:space="0" w:color="auto"/>
              </w:divBdr>
            </w:div>
            <w:div w:id="303655816">
              <w:marLeft w:val="0"/>
              <w:marRight w:val="0"/>
              <w:marTop w:val="0"/>
              <w:marBottom w:val="0"/>
              <w:divBdr>
                <w:top w:val="none" w:sz="0" w:space="0" w:color="auto"/>
                <w:left w:val="none" w:sz="0" w:space="0" w:color="auto"/>
                <w:bottom w:val="none" w:sz="0" w:space="0" w:color="auto"/>
                <w:right w:val="none" w:sz="0" w:space="0" w:color="auto"/>
              </w:divBdr>
            </w:div>
            <w:div w:id="306252693">
              <w:marLeft w:val="0"/>
              <w:marRight w:val="0"/>
              <w:marTop w:val="0"/>
              <w:marBottom w:val="0"/>
              <w:divBdr>
                <w:top w:val="none" w:sz="0" w:space="0" w:color="auto"/>
                <w:left w:val="none" w:sz="0" w:space="0" w:color="auto"/>
                <w:bottom w:val="none" w:sz="0" w:space="0" w:color="auto"/>
                <w:right w:val="none" w:sz="0" w:space="0" w:color="auto"/>
              </w:divBdr>
            </w:div>
            <w:div w:id="306403196">
              <w:marLeft w:val="0"/>
              <w:marRight w:val="0"/>
              <w:marTop w:val="0"/>
              <w:marBottom w:val="0"/>
              <w:divBdr>
                <w:top w:val="none" w:sz="0" w:space="0" w:color="auto"/>
                <w:left w:val="none" w:sz="0" w:space="0" w:color="auto"/>
                <w:bottom w:val="none" w:sz="0" w:space="0" w:color="auto"/>
                <w:right w:val="none" w:sz="0" w:space="0" w:color="auto"/>
              </w:divBdr>
            </w:div>
            <w:div w:id="307252318">
              <w:marLeft w:val="0"/>
              <w:marRight w:val="0"/>
              <w:marTop w:val="0"/>
              <w:marBottom w:val="0"/>
              <w:divBdr>
                <w:top w:val="none" w:sz="0" w:space="0" w:color="auto"/>
                <w:left w:val="none" w:sz="0" w:space="0" w:color="auto"/>
                <w:bottom w:val="none" w:sz="0" w:space="0" w:color="auto"/>
                <w:right w:val="none" w:sz="0" w:space="0" w:color="auto"/>
              </w:divBdr>
            </w:div>
            <w:div w:id="310408404">
              <w:marLeft w:val="0"/>
              <w:marRight w:val="0"/>
              <w:marTop w:val="0"/>
              <w:marBottom w:val="0"/>
              <w:divBdr>
                <w:top w:val="none" w:sz="0" w:space="0" w:color="auto"/>
                <w:left w:val="none" w:sz="0" w:space="0" w:color="auto"/>
                <w:bottom w:val="none" w:sz="0" w:space="0" w:color="auto"/>
                <w:right w:val="none" w:sz="0" w:space="0" w:color="auto"/>
              </w:divBdr>
            </w:div>
            <w:div w:id="310837340">
              <w:marLeft w:val="0"/>
              <w:marRight w:val="0"/>
              <w:marTop w:val="0"/>
              <w:marBottom w:val="0"/>
              <w:divBdr>
                <w:top w:val="none" w:sz="0" w:space="0" w:color="auto"/>
                <w:left w:val="none" w:sz="0" w:space="0" w:color="auto"/>
                <w:bottom w:val="none" w:sz="0" w:space="0" w:color="auto"/>
                <w:right w:val="none" w:sz="0" w:space="0" w:color="auto"/>
              </w:divBdr>
            </w:div>
            <w:div w:id="310840154">
              <w:marLeft w:val="0"/>
              <w:marRight w:val="0"/>
              <w:marTop w:val="0"/>
              <w:marBottom w:val="0"/>
              <w:divBdr>
                <w:top w:val="none" w:sz="0" w:space="0" w:color="auto"/>
                <w:left w:val="none" w:sz="0" w:space="0" w:color="auto"/>
                <w:bottom w:val="none" w:sz="0" w:space="0" w:color="auto"/>
                <w:right w:val="none" w:sz="0" w:space="0" w:color="auto"/>
              </w:divBdr>
            </w:div>
            <w:div w:id="312148170">
              <w:marLeft w:val="0"/>
              <w:marRight w:val="0"/>
              <w:marTop w:val="0"/>
              <w:marBottom w:val="0"/>
              <w:divBdr>
                <w:top w:val="none" w:sz="0" w:space="0" w:color="auto"/>
                <w:left w:val="none" w:sz="0" w:space="0" w:color="auto"/>
                <w:bottom w:val="none" w:sz="0" w:space="0" w:color="auto"/>
                <w:right w:val="none" w:sz="0" w:space="0" w:color="auto"/>
              </w:divBdr>
              <w:divsChild>
                <w:div w:id="103158966">
                  <w:marLeft w:val="0"/>
                  <w:marRight w:val="0"/>
                  <w:marTop w:val="0"/>
                  <w:marBottom w:val="0"/>
                  <w:divBdr>
                    <w:top w:val="none" w:sz="0" w:space="0" w:color="auto"/>
                    <w:left w:val="none" w:sz="0" w:space="0" w:color="auto"/>
                    <w:bottom w:val="none" w:sz="0" w:space="0" w:color="auto"/>
                    <w:right w:val="none" w:sz="0" w:space="0" w:color="auto"/>
                  </w:divBdr>
                </w:div>
                <w:div w:id="220406851">
                  <w:marLeft w:val="0"/>
                  <w:marRight w:val="0"/>
                  <w:marTop w:val="0"/>
                  <w:marBottom w:val="0"/>
                  <w:divBdr>
                    <w:top w:val="none" w:sz="0" w:space="0" w:color="auto"/>
                    <w:left w:val="none" w:sz="0" w:space="0" w:color="auto"/>
                    <w:bottom w:val="none" w:sz="0" w:space="0" w:color="auto"/>
                    <w:right w:val="none" w:sz="0" w:space="0" w:color="auto"/>
                  </w:divBdr>
                </w:div>
                <w:div w:id="278075381">
                  <w:marLeft w:val="0"/>
                  <w:marRight w:val="0"/>
                  <w:marTop w:val="0"/>
                  <w:marBottom w:val="0"/>
                  <w:divBdr>
                    <w:top w:val="none" w:sz="0" w:space="0" w:color="auto"/>
                    <w:left w:val="none" w:sz="0" w:space="0" w:color="auto"/>
                    <w:bottom w:val="none" w:sz="0" w:space="0" w:color="auto"/>
                    <w:right w:val="none" w:sz="0" w:space="0" w:color="auto"/>
                  </w:divBdr>
                </w:div>
                <w:div w:id="317537079">
                  <w:marLeft w:val="0"/>
                  <w:marRight w:val="0"/>
                  <w:marTop w:val="0"/>
                  <w:marBottom w:val="0"/>
                  <w:divBdr>
                    <w:top w:val="none" w:sz="0" w:space="0" w:color="auto"/>
                    <w:left w:val="none" w:sz="0" w:space="0" w:color="auto"/>
                    <w:bottom w:val="none" w:sz="0" w:space="0" w:color="auto"/>
                    <w:right w:val="none" w:sz="0" w:space="0" w:color="auto"/>
                  </w:divBdr>
                </w:div>
                <w:div w:id="340745378">
                  <w:marLeft w:val="0"/>
                  <w:marRight w:val="0"/>
                  <w:marTop w:val="0"/>
                  <w:marBottom w:val="0"/>
                  <w:divBdr>
                    <w:top w:val="none" w:sz="0" w:space="0" w:color="auto"/>
                    <w:left w:val="none" w:sz="0" w:space="0" w:color="auto"/>
                    <w:bottom w:val="none" w:sz="0" w:space="0" w:color="auto"/>
                    <w:right w:val="none" w:sz="0" w:space="0" w:color="auto"/>
                  </w:divBdr>
                </w:div>
                <w:div w:id="483013237">
                  <w:marLeft w:val="0"/>
                  <w:marRight w:val="0"/>
                  <w:marTop w:val="0"/>
                  <w:marBottom w:val="0"/>
                  <w:divBdr>
                    <w:top w:val="none" w:sz="0" w:space="0" w:color="auto"/>
                    <w:left w:val="none" w:sz="0" w:space="0" w:color="auto"/>
                    <w:bottom w:val="none" w:sz="0" w:space="0" w:color="auto"/>
                    <w:right w:val="none" w:sz="0" w:space="0" w:color="auto"/>
                  </w:divBdr>
                </w:div>
                <w:div w:id="490486639">
                  <w:marLeft w:val="0"/>
                  <w:marRight w:val="0"/>
                  <w:marTop w:val="0"/>
                  <w:marBottom w:val="0"/>
                  <w:divBdr>
                    <w:top w:val="none" w:sz="0" w:space="0" w:color="auto"/>
                    <w:left w:val="none" w:sz="0" w:space="0" w:color="auto"/>
                    <w:bottom w:val="none" w:sz="0" w:space="0" w:color="auto"/>
                    <w:right w:val="none" w:sz="0" w:space="0" w:color="auto"/>
                  </w:divBdr>
                </w:div>
                <w:div w:id="576016466">
                  <w:marLeft w:val="0"/>
                  <w:marRight w:val="0"/>
                  <w:marTop w:val="0"/>
                  <w:marBottom w:val="0"/>
                  <w:divBdr>
                    <w:top w:val="none" w:sz="0" w:space="0" w:color="auto"/>
                    <w:left w:val="none" w:sz="0" w:space="0" w:color="auto"/>
                    <w:bottom w:val="none" w:sz="0" w:space="0" w:color="auto"/>
                    <w:right w:val="none" w:sz="0" w:space="0" w:color="auto"/>
                  </w:divBdr>
                </w:div>
                <w:div w:id="687414920">
                  <w:marLeft w:val="0"/>
                  <w:marRight w:val="0"/>
                  <w:marTop w:val="0"/>
                  <w:marBottom w:val="0"/>
                  <w:divBdr>
                    <w:top w:val="none" w:sz="0" w:space="0" w:color="auto"/>
                    <w:left w:val="none" w:sz="0" w:space="0" w:color="auto"/>
                    <w:bottom w:val="none" w:sz="0" w:space="0" w:color="auto"/>
                    <w:right w:val="none" w:sz="0" w:space="0" w:color="auto"/>
                  </w:divBdr>
                </w:div>
                <w:div w:id="799146932">
                  <w:marLeft w:val="0"/>
                  <w:marRight w:val="0"/>
                  <w:marTop w:val="0"/>
                  <w:marBottom w:val="0"/>
                  <w:divBdr>
                    <w:top w:val="none" w:sz="0" w:space="0" w:color="auto"/>
                    <w:left w:val="none" w:sz="0" w:space="0" w:color="auto"/>
                    <w:bottom w:val="none" w:sz="0" w:space="0" w:color="auto"/>
                    <w:right w:val="none" w:sz="0" w:space="0" w:color="auto"/>
                  </w:divBdr>
                </w:div>
                <w:div w:id="974413120">
                  <w:marLeft w:val="0"/>
                  <w:marRight w:val="0"/>
                  <w:marTop w:val="0"/>
                  <w:marBottom w:val="0"/>
                  <w:divBdr>
                    <w:top w:val="none" w:sz="0" w:space="0" w:color="auto"/>
                    <w:left w:val="none" w:sz="0" w:space="0" w:color="auto"/>
                    <w:bottom w:val="none" w:sz="0" w:space="0" w:color="auto"/>
                    <w:right w:val="none" w:sz="0" w:space="0" w:color="auto"/>
                  </w:divBdr>
                </w:div>
                <w:div w:id="1189686539">
                  <w:marLeft w:val="0"/>
                  <w:marRight w:val="0"/>
                  <w:marTop w:val="0"/>
                  <w:marBottom w:val="0"/>
                  <w:divBdr>
                    <w:top w:val="none" w:sz="0" w:space="0" w:color="auto"/>
                    <w:left w:val="none" w:sz="0" w:space="0" w:color="auto"/>
                    <w:bottom w:val="none" w:sz="0" w:space="0" w:color="auto"/>
                    <w:right w:val="none" w:sz="0" w:space="0" w:color="auto"/>
                  </w:divBdr>
                </w:div>
                <w:div w:id="1394737446">
                  <w:marLeft w:val="0"/>
                  <w:marRight w:val="0"/>
                  <w:marTop w:val="0"/>
                  <w:marBottom w:val="0"/>
                  <w:divBdr>
                    <w:top w:val="none" w:sz="0" w:space="0" w:color="auto"/>
                    <w:left w:val="none" w:sz="0" w:space="0" w:color="auto"/>
                    <w:bottom w:val="none" w:sz="0" w:space="0" w:color="auto"/>
                    <w:right w:val="none" w:sz="0" w:space="0" w:color="auto"/>
                  </w:divBdr>
                </w:div>
                <w:div w:id="1503202945">
                  <w:marLeft w:val="0"/>
                  <w:marRight w:val="0"/>
                  <w:marTop w:val="0"/>
                  <w:marBottom w:val="0"/>
                  <w:divBdr>
                    <w:top w:val="none" w:sz="0" w:space="0" w:color="auto"/>
                    <w:left w:val="none" w:sz="0" w:space="0" w:color="auto"/>
                    <w:bottom w:val="none" w:sz="0" w:space="0" w:color="auto"/>
                    <w:right w:val="none" w:sz="0" w:space="0" w:color="auto"/>
                  </w:divBdr>
                </w:div>
                <w:div w:id="1828861039">
                  <w:marLeft w:val="0"/>
                  <w:marRight w:val="0"/>
                  <w:marTop w:val="0"/>
                  <w:marBottom w:val="0"/>
                  <w:divBdr>
                    <w:top w:val="none" w:sz="0" w:space="0" w:color="auto"/>
                    <w:left w:val="none" w:sz="0" w:space="0" w:color="auto"/>
                    <w:bottom w:val="none" w:sz="0" w:space="0" w:color="auto"/>
                    <w:right w:val="none" w:sz="0" w:space="0" w:color="auto"/>
                  </w:divBdr>
                </w:div>
                <w:div w:id="1879002588">
                  <w:marLeft w:val="0"/>
                  <w:marRight w:val="0"/>
                  <w:marTop w:val="0"/>
                  <w:marBottom w:val="0"/>
                  <w:divBdr>
                    <w:top w:val="none" w:sz="0" w:space="0" w:color="auto"/>
                    <w:left w:val="none" w:sz="0" w:space="0" w:color="auto"/>
                    <w:bottom w:val="none" w:sz="0" w:space="0" w:color="auto"/>
                    <w:right w:val="none" w:sz="0" w:space="0" w:color="auto"/>
                  </w:divBdr>
                </w:div>
                <w:div w:id="1906530136">
                  <w:marLeft w:val="0"/>
                  <w:marRight w:val="0"/>
                  <w:marTop w:val="0"/>
                  <w:marBottom w:val="0"/>
                  <w:divBdr>
                    <w:top w:val="none" w:sz="0" w:space="0" w:color="auto"/>
                    <w:left w:val="none" w:sz="0" w:space="0" w:color="auto"/>
                    <w:bottom w:val="none" w:sz="0" w:space="0" w:color="auto"/>
                    <w:right w:val="none" w:sz="0" w:space="0" w:color="auto"/>
                  </w:divBdr>
                </w:div>
                <w:div w:id="2051803598">
                  <w:marLeft w:val="0"/>
                  <w:marRight w:val="0"/>
                  <w:marTop w:val="0"/>
                  <w:marBottom w:val="0"/>
                  <w:divBdr>
                    <w:top w:val="none" w:sz="0" w:space="0" w:color="auto"/>
                    <w:left w:val="none" w:sz="0" w:space="0" w:color="auto"/>
                    <w:bottom w:val="none" w:sz="0" w:space="0" w:color="auto"/>
                    <w:right w:val="none" w:sz="0" w:space="0" w:color="auto"/>
                  </w:divBdr>
                </w:div>
                <w:div w:id="2053652865">
                  <w:marLeft w:val="0"/>
                  <w:marRight w:val="0"/>
                  <w:marTop w:val="0"/>
                  <w:marBottom w:val="0"/>
                  <w:divBdr>
                    <w:top w:val="none" w:sz="0" w:space="0" w:color="auto"/>
                    <w:left w:val="none" w:sz="0" w:space="0" w:color="auto"/>
                    <w:bottom w:val="none" w:sz="0" w:space="0" w:color="auto"/>
                    <w:right w:val="none" w:sz="0" w:space="0" w:color="auto"/>
                  </w:divBdr>
                </w:div>
              </w:divsChild>
            </w:div>
            <w:div w:id="312804463">
              <w:marLeft w:val="0"/>
              <w:marRight w:val="0"/>
              <w:marTop w:val="0"/>
              <w:marBottom w:val="0"/>
              <w:divBdr>
                <w:top w:val="none" w:sz="0" w:space="0" w:color="auto"/>
                <w:left w:val="none" w:sz="0" w:space="0" w:color="auto"/>
                <w:bottom w:val="none" w:sz="0" w:space="0" w:color="auto"/>
                <w:right w:val="none" w:sz="0" w:space="0" w:color="auto"/>
              </w:divBdr>
            </w:div>
            <w:div w:id="315304588">
              <w:marLeft w:val="0"/>
              <w:marRight w:val="0"/>
              <w:marTop w:val="0"/>
              <w:marBottom w:val="0"/>
              <w:divBdr>
                <w:top w:val="none" w:sz="0" w:space="0" w:color="auto"/>
                <w:left w:val="none" w:sz="0" w:space="0" w:color="auto"/>
                <w:bottom w:val="none" w:sz="0" w:space="0" w:color="auto"/>
                <w:right w:val="none" w:sz="0" w:space="0" w:color="auto"/>
              </w:divBdr>
            </w:div>
            <w:div w:id="317465879">
              <w:marLeft w:val="0"/>
              <w:marRight w:val="0"/>
              <w:marTop w:val="0"/>
              <w:marBottom w:val="0"/>
              <w:divBdr>
                <w:top w:val="none" w:sz="0" w:space="0" w:color="auto"/>
                <w:left w:val="none" w:sz="0" w:space="0" w:color="auto"/>
                <w:bottom w:val="none" w:sz="0" w:space="0" w:color="auto"/>
                <w:right w:val="none" w:sz="0" w:space="0" w:color="auto"/>
              </w:divBdr>
            </w:div>
            <w:div w:id="320500362">
              <w:marLeft w:val="0"/>
              <w:marRight w:val="0"/>
              <w:marTop w:val="0"/>
              <w:marBottom w:val="0"/>
              <w:divBdr>
                <w:top w:val="none" w:sz="0" w:space="0" w:color="auto"/>
                <w:left w:val="none" w:sz="0" w:space="0" w:color="auto"/>
                <w:bottom w:val="none" w:sz="0" w:space="0" w:color="auto"/>
                <w:right w:val="none" w:sz="0" w:space="0" w:color="auto"/>
              </w:divBdr>
            </w:div>
            <w:div w:id="322852829">
              <w:marLeft w:val="0"/>
              <w:marRight w:val="0"/>
              <w:marTop w:val="0"/>
              <w:marBottom w:val="0"/>
              <w:divBdr>
                <w:top w:val="none" w:sz="0" w:space="0" w:color="auto"/>
                <w:left w:val="none" w:sz="0" w:space="0" w:color="auto"/>
                <w:bottom w:val="none" w:sz="0" w:space="0" w:color="auto"/>
                <w:right w:val="none" w:sz="0" w:space="0" w:color="auto"/>
              </w:divBdr>
            </w:div>
            <w:div w:id="325088121">
              <w:marLeft w:val="0"/>
              <w:marRight w:val="0"/>
              <w:marTop w:val="0"/>
              <w:marBottom w:val="0"/>
              <w:divBdr>
                <w:top w:val="none" w:sz="0" w:space="0" w:color="auto"/>
                <w:left w:val="none" w:sz="0" w:space="0" w:color="auto"/>
                <w:bottom w:val="none" w:sz="0" w:space="0" w:color="auto"/>
                <w:right w:val="none" w:sz="0" w:space="0" w:color="auto"/>
              </w:divBdr>
            </w:div>
            <w:div w:id="325208487">
              <w:marLeft w:val="0"/>
              <w:marRight w:val="0"/>
              <w:marTop w:val="0"/>
              <w:marBottom w:val="0"/>
              <w:divBdr>
                <w:top w:val="none" w:sz="0" w:space="0" w:color="auto"/>
                <w:left w:val="none" w:sz="0" w:space="0" w:color="auto"/>
                <w:bottom w:val="none" w:sz="0" w:space="0" w:color="auto"/>
                <w:right w:val="none" w:sz="0" w:space="0" w:color="auto"/>
              </w:divBdr>
            </w:div>
            <w:div w:id="325670100">
              <w:marLeft w:val="0"/>
              <w:marRight w:val="0"/>
              <w:marTop w:val="0"/>
              <w:marBottom w:val="0"/>
              <w:divBdr>
                <w:top w:val="none" w:sz="0" w:space="0" w:color="auto"/>
                <w:left w:val="none" w:sz="0" w:space="0" w:color="auto"/>
                <w:bottom w:val="none" w:sz="0" w:space="0" w:color="auto"/>
                <w:right w:val="none" w:sz="0" w:space="0" w:color="auto"/>
              </w:divBdr>
            </w:div>
            <w:div w:id="325745857">
              <w:marLeft w:val="0"/>
              <w:marRight w:val="0"/>
              <w:marTop w:val="0"/>
              <w:marBottom w:val="0"/>
              <w:divBdr>
                <w:top w:val="none" w:sz="0" w:space="0" w:color="auto"/>
                <w:left w:val="none" w:sz="0" w:space="0" w:color="auto"/>
                <w:bottom w:val="none" w:sz="0" w:space="0" w:color="auto"/>
                <w:right w:val="none" w:sz="0" w:space="0" w:color="auto"/>
              </w:divBdr>
            </w:div>
            <w:div w:id="328824725">
              <w:marLeft w:val="0"/>
              <w:marRight w:val="0"/>
              <w:marTop w:val="0"/>
              <w:marBottom w:val="0"/>
              <w:divBdr>
                <w:top w:val="none" w:sz="0" w:space="0" w:color="auto"/>
                <w:left w:val="none" w:sz="0" w:space="0" w:color="auto"/>
                <w:bottom w:val="none" w:sz="0" w:space="0" w:color="auto"/>
                <w:right w:val="none" w:sz="0" w:space="0" w:color="auto"/>
              </w:divBdr>
            </w:div>
            <w:div w:id="331370008">
              <w:marLeft w:val="0"/>
              <w:marRight w:val="0"/>
              <w:marTop w:val="0"/>
              <w:marBottom w:val="0"/>
              <w:divBdr>
                <w:top w:val="none" w:sz="0" w:space="0" w:color="auto"/>
                <w:left w:val="none" w:sz="0" w:space="0" w:color="auto"/>
                <w:bottom w:val="none" w:sz="0" w:space="0" w:color="auto"/>
                <w:right w:val="none" w:sz="0" w:space="0" w:color="auto"/>
              </w:divBdr>
            </w:div>
            <w:div w:id="331418417">
              <w:marLeft w:val="0"/>
              <w:marRight w:val="0"/>
              <w:marTop w:val="0"/>
              <w:marBottom w:val="0"/>
              <w:divBdr>
                <w:top w:val="none" w:sz="0" w:space="0" w:color="auto"/>
                <w:left w:val="none" w:sz="0" w:space="0" w:color="auto"/>
                <w:bottom w:val="none" w:sz="0" w:space="0" w:color="auto"/>
                <w:right w:val="none" w:sz="0" w:space="0" w:color="auto"/>
              </w:divBdr>
            </w:div>
            <w:div w:id="333341460">
              <w:marLeft w:val="0"/>
              <w:marRight w:val="0"/>
              <w:marTop w:val="0"/>
              <w:marBottom w:val="0"/>
              <w:divBdr>
                <w:top w:val="none" w:sz="0" w:space="0" w:color="auto"/>
                <w:left w:val="none" w:sz="0" w:space="0" w:color="auto"/>
                <w:bottom w:val="none" w:sz="0" w:space="0" w:color="auto"/>
                <w:right w:val="none" w:sz="0" w:space="0" w:color="auto"/>
              </w:divBdr>
            </w:div>
            <w:div w:id="337120226">
              <w:marLeft w:val="0"/>
              <w:marRight w:val="0"/>
              <w:marTop w:val="0"/>
              <w:marBottom w:val="0"/>
              <w:divBdr>
                <w:top w:val="none" w:sz="0" w:space="0" w:color="auto"/>
                <w:left w:val="none" w:sz="0" w:space="0" w:color="auto"/>
                <w:bottom w:val="none" w:sz="0" w:space="0" w:color="auto"/>
                <w:right w:val="none" w:sz="0" w:space="0" w:color="auto"/>
              </w:divBdr>
            </w:div>
            <w:div w:id="337344042">
              <w:marLeft w:val="0"/>
              <w:marRight w:val="0"/>
              <w:marTop w:val="0"/>
              <w:marBottom w:val="0"/>
              <w:divBdr>
                <w:top w:val="none" w:sz="0" w:space="0" w:color="auto"/>
                <w:left w:val="none" w:sz="0" w:space="0" w:color="auto"/>
                <w:bottom w:val="none" w:sz="0" w:space="0" w:color="auto"/>
                <w:right w:val="none" w:sz="0" w:space="0" w:color="auto"/>
              </w:divBdr>
            </w:div>
            <w:div w:id="337781693">
              <w:marLeft w:val="0"/>
              <w:marRight w:val="0"/>
              <w:marTop w:val="0"/>
              <w:marBottom w:val="0"/>
              <w:divBdr>
                <w:top w:val="none" w:sz="0" w:space="0" w:color="auto"/>
                <w:left w:val="none" w:sz="0" w:space="0" w:color="auto"/>
                <w:bottom w:val="none" w:sz="0" w:space="0" w:color="auto"/>
                <w:right w:val="none" w:sz="0" w:space="0" w:color="auto"/>
              </w:divBdr>
            </w:div>
            <w:div w:id="338699479">
              <w:marLeft w:val="0"/>
              <w:marRight w:val="0"/>
              <w:marTop w:val="0"/>
              <w:marBottom w:val="0"/>
              <w:divBdr>
                <w:top w:val="none" w:sz="0" w:space="0" w:color="auto"/>
                <w:left w:val="none" w:sz="0" w:space="0" w:color="auto"/>
                <w:bottom w:val="none" w:sz="0" w:space="0" w:color="auto"/>
                <w:right w:val="none" w:sz="0" w:space="0" w:color="auto"/>
              </w:divBdr>
            </w:div>
            <w:div w:id="339893495">
              <w:marLeft w:val="0"/>
              <w:marRight w:val="0"/>
              <w:marTop w:val="0"/>
              <w:marBottom w:val="0"/>
              <w:divBdr>
                <w:top w:val="none" w:sz="0" w:space="0" w:color="auto"/>
                <w:left w:val="none" w:sz="0" w:space="0" w:color="auto"/>
                <w:bottom w:val="none" w:sz="0" w:space="0" w:color="auto"/>
                <w:right w:val="none" w:sz="0" w:space="0" w:color="auto"/>
              </w:divBdr>
            </w:div>
            <w:div w:id="340395253">
              <w:marLeft w:val="0"/>
              <w:marRight w:val="0"/>
              <w:marTop w:val="0"/>
              <w:marBottom w:val="0"/>
              <w:divBdr>
                <w:top w:val="none" w:sz="0" w:space="0" w:color="auto"/>
                <w:left w:val="none" w:sz="0" w:space="0" w:color="auto"/>
                <w:bottom w:val="none" w:sz="0" w:space="0" w:color="auto"/>
                <w:right w:val="none" w:sz="0" w:space="0" w:color="auto"/>
              </w:divBdr>
            </w:div>
            <w:div w:id="341249539">
              <w:marLeft w:val="0"/>
              <w:marRight w:val="0"/>
              <w:marTop w:val="0"/>
              <w:marBottom w:val="0"/>
              <w:divBdr>
                <w:top w:val="none" w:sz="0" w:space="0" w:color="auto"/>
                <w:left w:val="none" w:sz="0" w:space="0" w:color="auto"/>
                <w:bottom w:val="none" w:sz="0" w:space="0" w:color="auto"/>
                <w:right w:val="none" w:sz="0" w:space="0" w:color="auto"/>
              </w:divBdr>
            </w:div>
            <w:div w:id="342367125">
              <w:marLeft w:val="0"/>
              <w:marRight w:val="0"/>
              <w:marTop w:val="0"/>
              <w:marBottom w:val="0"/>
              <w:divBdr>
                <w:top w:val="none" w:sz="0" w:space="0" w:color="auto"/>
                <w:left w:val="none" w:sz="0" w:space="0" w:color="auto"/>
                <w:bottom w:val="none" w:sz="0" w:space="0" w:color="auto"/>
                <w:right w:val="none" w:sz="0" w:space="0" w:color="auto"/>
              </w:divBdr>
            </w:div>
            <w:div w:id="342754938">
              <w:marLeft w:val="0"/>
              <w:marRight w:val="0"/>
              <w:marTop w:val="0"/>
              <w:marBottom w:val="0"/>
              <w:divBdr>
                <w:top w:val="none" w:sz="0" w:space="0" w:color="auto"/>
                <w:left w:val="none" w:sz="0" w:space="0" w:color="auto"/>
                <w:bottom w:val="none" w:sz="0" w:space="0" w:color="auto"/>
                <w:right w:val="none" w:sz="0" w:space="0" w:color="auto"/>
              </w:divBdr>
            </w:div>
            <w:div w:id="343213600">
              <w:marLeft w:val="0"/>
              <w:marRight w:val="0"/>
              <w:marTop w:val="0"/>
              <w:marBottom w:val="0"/>
              <w:divBdr>
                <w:top w:val="none" w:sz="0" w:space="0" w:color="auto"/>
                <w:left w:val="none" w:sz="0" w:space="0" w:color="auto"/>
                <w:bottom w:val="none" w:sz="0" w:space="0" w:color="auto"/>
                <w:right w:val="none" w:sz="0" w:space="0" w:color="auto"/>
              </w:divBdr>
            </w:div>
            <w:div w:id="345713108">
              <w:marLeft w:val="0"/>
              <w:marRight w:val="0"/>
              <w:marTop w:val="0"/>
              <w:marBottom w:val="0"/>
              <w:divBdr>
                <w:top w:val="none" w:sz="0" w:space="0" w:color="auto"/>
                <w:left w:val="none" w:sz="0" w:space="0" w:color="auto"/>
                <w:bottom w:val="none" w:sz="0" w:space="0" w:color="auto"/>
                <w:right w:val="none" w:sz="0" w:space="0" w:color="auto"/>
              </w:divBdr>
            </w:div>
            <w:div w:id="346056492">
              <w:marLeft w:val="0"/>
              <w:marRight w:val="0"/>
              <w:marTop w:val="0"/>
              <w:marBottom w:val="0"/>
              <w:divBdr>
                <w:top w:val="none" w:sz="0" w:space="0" w:color="auto"/>
                <w:left w:val="none" w:sz="0" w:space="0" w:color="auto"/>
                <w:bottom w:val="none" w:sz="0" w:space="0" w:color="auto"/>
                <w:right w:val="none" w:sz="0" w:space="0" w:color="auto"/>
              </w:divBdr>
            </w:div>
            <w:div w:id="352802542">
              <w:marLeft w:val="0"/>
              <w:marRight w:val="0"/>
              <w:marTop w:val="0"/>
              <w:marBottom w:val="0"/>
              <w:divBdr>
                <w:top w:val="none" w:sz="0" w:space="0" w:color="auto"/>
                <w:left w:val="none" w:sz="0" w:space="0" w:color="auto"/>
                <w:bottom w:val="none" w:sz="0" w:space="0" w:color="auto"/>
                <w:right w:val="none" w:sz="0" w:space="0" w:color="auto"/>
              </w:divBdr>
            </w:div>
            <w:div w:id="353267678">
              <w:marLeft w:val="0"/>
              <w:marRight w:val="0"/>
              <w:marTop w:val="0"/>
              <w:marBottom w:val="0"/>
              <w:divBdr>
                <w:top w:val="none" w:sz="0" w:space="0" w:color="auto"/>
                <w:left w:val="none" w:sz="0" w:space="0" w:color="auto"/>
                <w:bottom w:val="none" w:sz="0" w:space="0" w:color="auto"/>
                <w:right w:val="none" w:sz="0" w:space="0" w:color="auto"/>
              </w:divBdr>
            </w:div>
            <w:div w:id="353573951">
              <w:marLeft w:val="0"/>
              <w:marRight w:val="0"/>
              <w:marTop w:val="0"/>
              <w:marBottom w:val="0"/>
              <w:divBdr>
                <w:top w:val="none" w:sz="0" w:space="0" w:color="auto"/>
                <w:left w:val="none" w:sz="0" w:space="0" w:color="auto"/>
                <w:bottom w:val="none" w:sz="0" w:space="0" w:color="auto"/>
                <w:right w:val="none" w:sz="0" w:space="0" w:color="auto"/>
              </w:divBdr>
            </w:div>
            <w:div w:id="354501584">
              <w:marLeft w:val="0"/>
              <w:marRight w:val="0"/>
              <w:marTop w:val="0"/>
              <w:marBottom w:val="0"/>
              <w:divBdr>
                <w:top w:val="none" w:sz="0" w:space="0" w:color="auto"/>
                <w:left w:val="none" w:sz="0" w:space="0" w:color="auto"/>
                <w:bottom w:val="none" w:sz="0" w:space="0" w:color="auto"/>
                <w:right w:val="none" w:sz="0" w:space="0" w:color="auto"/>
              </w:divBdr>
            </w:div>
            <w:div w:id="359360047">
              <w:marLeft w:val="0"/>
              <w:marRight w:val="0"/>
              <w:marTop w:val="0"/>
              <w:marBottom w:val="0"/>
              <w:divBdr>
                <w:top w:val="none" w:sz="0" w:space="0" w:color="auto"/>
                <w:left w:val="none" w:sz="0" w:space="0" w:color="auto"/>
                <w:bottom w:val="none" w:sz="0" w:space="0" w:color="auto"/>
                <w:right w:val="none" w:sz="0" w:space="0" w:color="auto"/>
              </w:divBdr>
            </w:div>
            <w:div w:id="359480717">
              <w:marLeft w:val="0"/>
              <w:marRight w:val="0"/>
              <w:marTop w:val="0"/>
              <w:marBottom w:val="0"/>
              <w:divBdr>
                <w:top w:val="none" w:sz="0" w:space="0" w:color="auto"/>
                <w:left w:val="none" w:sz="0" w:space="0" w:color="auto"/>
                <w:bottom w:val="none" w:sz="0" w:space="0" w:color="auto"/>
                <w:right w:val="none" w:sz="0" w:space="0" w:color="auto"/>
              </w:divBdr>
            </w:div>
            <w:div w:id="359866607">
              <w:marLeft w:val="0"/>
              <w:marRight w:val="0"/>
              <w:marTop w:val="0"/>
              <w:marBottom w:val="0"/>
              <w:divBdr>
                <w:top w:val="none" w:sz="0" w:space="0" w:color="auto"/>
                <w:left w:val="none" w:sz="0" w:space="0" w:color="auto"/>
                <w:bottom w:val="none" w:sz="0" w:space="0" w:color="auto"/>
                <w:right w:val="none" w:sz="0" w:space="0" w:color="auto"/>
              </w:divBdr>
            </w:div>
            <w:div w:id="360514134">
              <w:marLeft w:val="0"/>
              <w:marRight w:val="0"/>
              <w:marTop w:val="0"/>
              <w:marBottom w:val="0"/>
              <w:divBdr>
                <w:top w:val="none" w:sz="0" w:space="0" w:color="auto"/>
                <w:left w:val="none" w:sz="0" w:space="0" w:color="auto"/>
                <w:bottom w:val="none" w:sz="0" w:space="0" w:color="auto"/>
                <w:right w:val="none" w:sz="0" w:space="0" w:color="auto"/>
              </w:divBdr>
            </w:div>
            <w:div w:id="360517906">
              <w:marLeft w:val="0"/>
              <w:marRight w:val="0"/>
              <w:marTop w:val="0"/>
              <w:marBottom w:val="0"/>
              <w:divBdr>
                <w:top w:val="none" w:sz="0" w:space="0" w:color="auto"/>
                <w:left w:val="none" w:sz="0" w:space="0" w:color="auto"/>
                <w:bottom w:val="none" w:sz="0" w:space="0" w:color="auto"/>
                <w:right w:val="none" w:sz="0" w:space="0" w:color="auto"/>
              </w:divBdr>
            </w:div>
            <w:div w:id="360976563">
              <w:marLeft w:val="0"/>
              <w:marRight w:val="0"/>
              <w:marTop w:val="0"/>
              <w:marBottom w:val="0"/>
              <w:divBdr>
                <w:top w:val="none" w:sz="0" w:space="0" w:color="auto"/>
                <w:left w:val="none" w:sz="0" w:space="0" w:color="auto"/>
                <w:bottom w:val="none" w:sz="0" w:space="0" w:color="auto"/>
                <w:right w:val="none" w:sz="0" w:space="0" w:color="auto"/>
              </w:divBdr>
            </w:div>
            <w:div w:id="362436749">
              <w:marLeft w:val="0"/>
              <w:marRight w:val="0"/>
              <w:marTop w:val="0"/>
              <w:marBottom w:val="0"/>
              <w:divBdr>
                <w:top w:val="none" w:sz="0" w:space="0" w:color="auto"/>
                <w:left w:val="none" w:sz="0" w:space="0" w:color="auto"/>
                <w:bottom w:val="none" w:sz="0" w:space="0" w:color="auto"/>
                <w:right w:val="none" w:sz="0" w:space="0" w:color="auto"/>
              </w:divBdr>
            </w:div>
            <w:div w:id="363286723">
              <w:marLeft w:val="0"/>
              <w:marRight w:val="0"/>
              <w:marTop w:val="0"/>
              <w:marBottom w:val="0"/>
              <w:divBdr>
                <w:top w:val="none" w:sz="0" w:space="0" w:color="auto"/>
                <w:left w:val="none" w:sz="0" w:space="0" w:color="auto"/>
                <w:bottom w:val="none" w:sz="0" w:space="0" w:color="auto"/>
                <w:right w:val="none" w:sz="0" w:space="0" w:color="auto"/>
              </w:divBdr>
            </w:div>
            <w:div w:id="364599172">
              <w:marLeft w:val="0"/>
              <w:marRight w:val="0"/>
              <w:marTop w:val="0"/>
              <w:marBottom w:val="0"/>
              <w:divBdr>
                <w:top w:val="none" w:sz="0" w:space="0" w:color="auto"/>
                <w:left w:val="none" w:sz="0" w:space="0" w:color="auto"/>
                <w:bottom w:val="none" w:sz="0" w:space="0" w:color="auto"/>
                <w:right w:val="none" w:sz="0" w:space="0" w:color="auto"/>
              </w:divBdr>
            </w:div>
            <w:div w:id="365910572">
              <w:marLeft w:val="0"/>
              <w:marRight w:val="0"/>
              <w:marTop w:val="0"/>
              <w:marBottom w:val="0"/>
              <w:divBdr>
                <w:top w:val="none" w:sz="0" w:space="0" w:color="auto"/>
                <w:left w:val="none" w:sz="0" w:space="0" w:color="auto"/>
                <w:bottom w:val="none" w:sz="0" w:space="0" w:color="auto"/>
                <w:right w:val="none" w:sz="0" w:space="0" w:color="auto"/>
              </w:divBdr>
            </w:div>
            <w:div w:id="367489191">
              <w:marLeft w:val="0"/>
              <w:marRight w:val="0"/>
              <w:marTop w:val="0"/>
              <w:marBottom w:val="0"/>
              <w:divBdr>
                <w:top w:val="none" w:sz="0" w:space="0" w:color="auto"/>
                <w:left w:val="none" w:sz="0" w:space="0" w:color="auto"/>
                <w:bottom w:val="none" w:sz="0" w:space="0" w:color="auto"/>
                <w:right w:val="none" w:sz="0" w:space="0" w:color="auto"/>
              </w:divBdr>
            </w:div>
            <w:div w:id="369039364">
              <w:marLeft w:val="0"/>
              <w:marRight w:val="0"/>
              <w:marTop w:val="0"/>
              <w:marBottom w:val="0"/>
              <w:divBdr>
                <w:top w:val="none" w:sz="0" w:space="0" w:color="auto"/>
                <w:left w:val="none" w:sz="0" w:space="0" w:color="auto"/>
                <w:bottom w:val="none" w:sz="0" w:space="0" w:color="auto"/>
                <w:right w:val="none" w:sz="0" w:space="0" w:color="auto"/>
              </w:divBdr>
            </w:div>
            <w:div w:id="373116290">
              <w:marLeft w:val="0"/>
              <w:marRight w:val="0"/>
              <w:marTop w:val="0"/>
              <w:marBottom w:val="0"/>
              <w:divBdr>
                <w:top w:val="none" w:sz="0" w:space="0" w:color="auto"/>
                <w:left w:val="none" w:sz="0" w:space="0" w:color="auto"/>
                <w:bottom w:val="none" w:sz="0" w:space="0" w:color="auto"/>
                <w:right w:val="none" w:sz="0" w:space="0" w:color="auto"/>
              </w:divBdr>
            </w:div>
            <w:div w:id="373774164">
              <w:marLeft w:val="0"/>
              <w:marRight w:val="0"/>
              <w:marTop w:val="0"/>
              <w:marBottom w:val="0"/>
              <w:divBdr>
                <w:top w:val="none" w:sz="0" w:space="0" w:color="auto"/>
                <w:left w:val="none" w:sz="0" w:space="0" w:color="auto"/>
                <w:bottom w:val="none" w:sz="0" w:space="0" w:color="auto"/>
                <w:right w:val="none" w:sz="0" w:space="0" w:color="auto"/>
              </w:divBdr>
            </w:div>
            <w:div w:id="373776386">
              <w:marLeft w:val="0"/>
              <w:marRight w:val="0"/>
              <w:marTop w:val="0"/>
              <w:marBottom w:val="0"/>
              <w:divBdr>
                <w:top w:val="none" w:sz="0" w:space="0" w:color="auto"/>
                <w:left w:val="none" w:sz="0" w:space="0" w:color="auto"/>
                <w:bottom w:val="none" w:sz="0" w:space="0" w:color="auto"/>
                <w:right w:val="none" w:sz="0" w:space="0" w:color="auto"/>
              </w:divBdr>
            </w:div>
            <w:div w:id="374086877">
              <w:marLeft w:val="0"/>
              <w:marRight w:val="0"/>
              <w:marTop w:val="0"/>
              <w:marBottom w:val="0"/>
              <w:divBdr>
                <w:top w:val="none" w:sz="0" w:space="0" w:color="auto"/>
                <w:left w:val="none" w:sz="0" w:space="0" w:color="auto"/>
                <w:bottom w:val="none" w:sz="0" w:space="0" w:color="auto"/>
                <w:right w:val="none" w:sz="0" w:space="0" w:color="auto"/>
              </w:divBdr>
            </w:div>
            <w:div w:id="375668765">
              <w:marLeft w:val="0"/>
              <w:marRight w:val="0"/>
              <w:marTop w:val="0"/>
              <w:marBottom w:val="0"/>
              <w:divBdr>
                <w:top w:val="none" w:sz="0" w:space="0" w:color="auto"/>
                <w:left w:val="none" w:sz="0" w:space="0" w:color="auto"/>
                <w:bottom w:val="none" w:sz="0" w:space="0" w:color="auto"/>
                <w:right w:val="none" w:sz="0" w:space="0" w:color="auto"/>
              </w:divBdr>
            </w:div>
            <w:div w:id="377511670">
              <w:marLeft w:val="0"/>
              <w:marRight w:val="0"/>
              <w:marTop w:val="0"/>
              <w:marBottom w:val="0"/>
              <w:divBdr>
                <w:top w:val="none" w:sz="0" w:space="0" w:color="auto"/>
                <w:left w:val="none" w:sz="0" w:space="0" w:color="auto"/>
                <w:bottom w:val="none" w:sz="0" w:space="0" w:color="auto"/>
                <w:right w:val="none" w:sz="0" w:space="0" w:color="auto"/>
              </w:divBdr>
            </w:div>
            <w:div w:id="378087505">
              <w:marLeft w:val="0"/>
              <w:marRight w:val="0"/>
              <w:marTop w:val="0"/>
              <w:marBottom w:val="0"/>
              <w:divBdr>
                <w:top w:val="none" w:sz="0" w:space="0" w:color="auto"/>
                <w:left w:val="none" w:sz="0" w:space="0" w:color="auto"/>
                <w:bottom w:val="none" w:sz="0" w:space="0" w:color="auto"/>
                <w:right w:val="none" w:sz="0" w:space="0" w:color="auto"/>
              </w:divBdr>
            </w:div>
            <w:div w:id="378554418">
              <w:marLeft w:val="0"/>
              <w:marRight w:val="0"/>
              <w:marTop w:val="0"/>
              <w:marBottom w:val="0"/>
              <w:divBdr>
                <w:top w:val="none" w:sz="0" w:space="0" w:color="auto"/>
                <w:left w:val="none" w:sz="0" w:space="0" w:color="auto"/>
                <w:bottom w:val="none" w:sz="0" w:space="0" w:color="auto"/>
                <w:right w:val="none" w:sz="0" w:space="0" w:color="auto"/>
              </w:divBdr>
            </w:div>
            <w:div w:id="379208389">
              <w:marLeft w:val="0"/>
              <w:marRight w:val="0"/>
              <w:marTop w:val="0"/>
              <w:marBottom w:val="0"/>
              <w:divBdr>
                <w:top w:val="none" w:sz="0" w:space="0" w:color="auto"/>
                <w:left w:val="none" w:sz="0" w:space="0" w:color="auto"/>
                <w:bottom w:val="none" w:sz="0" w:space="0" w:color="auto"/>
                <w:right w:val="none" w:sz="0" w:space="0" w:color="auto"/>
              </w:divBdr>
            </w:div>
            <w:div w:id="380398693">
              <w:marLeft w:val="0"/>
              <w:marRight w:val="0"/>
              <w:marTop w:val="0"/>
              <w:marBottom w:val="0"/>
              <w:divBdr>
                <w:top w:val="none" w:sz="0" w:space="0" w:color="auto"/>
                <w:left w:val="none" w:sz="0" w:space="0" w:color="auto"/>
                <w:bottom w:val="none" w:sz="0" w:space="0" w:color="auto"/>
                <w:right w:val="none" w:sz="0" w:space="0" w:color="auto"/>
              </w:divBdr>
            </w:div>
            <w:div w:id="382095237">
              <w:marLeft w:val="0"/>
              <w:marRight w:val="0"/>
              <w:marTop w:val="0"/>
              <w:marBottom w:val="0"/>
              <w:divBdr>
                <w:top w:val="none" w:sz="0" w:space="0" w:color="auto"/>
                <w:left w:val="none" w:sz="0" w:space="0" w:color="auto"/>
                <w:bottom w:val="none" w:sz="0" w:space="0" w:color="auto"/>
                <w:right w:val="none" w:sz="0" w:space="0" w:color="auto"/>
              </w:divBdr>
            </w:div>
            <w:div w:id="383333527">
              <w:marLeft w:val="0"/>
              <w:marRight w:val="0"/>
              <w:marTop w:val="0"/>
              <w:marBottom w:val="0"/>
              <w:divBdr>
                <w:top w:val="none" w:sz="0" w:space="0" w:color="auto"/>
                <w:left w:val="none" w:sz="0" w:space="0" w:color="auto"/>
                <w:bottom w:val="none" w:sz="0" w:space="0" w:color="auto"/>
                <w:right w:val="none" w:sz="0" w:space="0" w:color="auto"/>
              </w:divBdr>
            </w:div>
            <w:div w:id="384372291">
              <w:marLeft w:val="0"/>
              <w:marRight w:val="0"/>
              <w:marTop w:val="0"/>
              <w:marBottom w:val="0"/>
              <w:divBdr>
                <w:top w:val="none" w:sz="0" w:space="0" w:color="auto"/>
                <w:left w:val="none" w:sz="0" w:space="0" w:color="auto"/>
                <w:bottom w:val="none" w:sz="0" w:space="0" w:color="auto"/>
                <w:right w:val="none" w:sz="0" w:space="0" w:color="auto"/>
              </w:divBdr>
            </w:div>
            <w:div w:id="384374557">
              <w:marLeft w:val="0"/>
              <w:marRight w:val="0"/>
              <w:marTop w:val="0"/>
              <w:marBottom w:val="0"/>
              <w:divBdr>
                <w:top w:val="none" w:sz="0" w:space="0" w:color="auto"/>
                <w:left w:val="none" w:sz="0" w:space="0" w:color="auto"/>
                <w:bottom w:val="none" w:sz="0" w:space="0" w:color="auto"/>
                <w:right w:val="none" w:sz="0" w:space="0" w:color="auto"/>
              </w:divBdr>
            </w:div>
            <w:div w:id="386799699">
              <w:marLeft w:val="0"/>
              <w:marRight w:val="0"/>
              <w:marTop w:val="0"/>
              <w:marBottom w:val="0"/>
              <w:divBdr>
                <w:top w:val="none" w:sz="0" w:space="0" w:color="auto"/>
                <w:left w:val="none" w:sz="0" w:space="0" w:color="auto"/>
                <w:bottom w:val="none" w:sz="0" w:space="0" w:color="auto"/>
                <w:right w:val="none" w:sz="0" w:space="0" w:color="auto"/>
              </w:divBdr>
            </w:div>
            <w:div w:id="390688357">
              <w:marLeft w:val="0"/>
              <w:marRight w:val="0"/>
              <w:marTop w:val="0"/>
              <w:marBottom w:val="0"/>
              <w:divBdr>
                <w:top w:val="none" w:sz="0" w:space="0" w:color="auto"/>
                <w:left w:val="none" w:sz="0" w:space="0" w:color="auto"/>
                <w:bottom w:val="none" w:sz="0" w:space="0" w:color="auto"/>
                <w:right w:val="none" w:sz="0" w:space="0" w:color="auto"/>
              </w:divBdr>
            </w:div>
            <w:div w:id="394743400">
              <w:marLeft w:val="0"/>
              <w:marRight w:val="0"/>
              <w:marTop w:val="0"/>
              <w:marBottom w:val="0"/>
              <w:divBdr>
                <w:top w:val="none" w:sz="0" w:space="0" w:color="auto"/>
                <w:left w:val="none" w:sz="0" w:space="0" w:color="auto"/>
                <w:bottom w:val="none" w:sz="0" w:space="0" w:color="auto"/>
                <w:right w:val="none" w:sz="0" w:space="0" w:color="auto"/>
              </w:divBdr>
            </w:div>
            <w:div w:id="395056490">
              <w:marLeft w:val="0"/>
              <w:marRight w:val="0"/>
              <w:marTop w:val="0"/>
              <w:marBottom w:val="0"/>
              <w:divBdr>
                <w:top w:val="none" w:sz="0" w:space="0" w:color="auto"/>
                <w:left w:val="none" w:sz="0" w:space="0" w:color="auto"/>
                <w:bottom w:val="none" w:sz="0" w:space="0" w:color="auto"/>
                <w:right w:val="none" w:sz="0" w:space="0" w:color="auto"/>
              </w:divBdr>
            </w:div>
            <w:div w:id="397095505">
              <w:marLeft w:val="0"/>
              <w:marRight w:val="0"/>
              <w:marTop w:val="0"/>
              <w:marBottom w:val="0"/>
              <w:divBdr>
                <w:top w:val="none" w:sz="0" w:space="0" w:color="auto"/>
                <w:left w:val="none" w:sz="0" w:space="0" w:color="auto"/>
                <w:bottom w:val="none" w:sz="0" w:space="0" w:color="auto"/>
                <w:right w:val="none" w:sz="0" w:space="0" w:color="auto"/>
              </w:divBdr>
            </w:div>
            <w:div w:id="398670336">
              <w:marLeft w:val="0"/>
              <w:marRight w:val="0"/>
              <w:marTop w:val="0"/>
              <w:marBottom w:val="0"/>
              <w:divBdr>
                <w:top w:val="none" w:sz="0" w:space="0" w:color="auto"/>
                <w:left w:val="none" w:sz="0" w:space="0" w:color="auto"/>
                <w:bottom w:val="none" w:sz="0" w:space="0" w:color="auto"/>
                <w:right w:val="none" w:sz="0" w:space="0" w:color="auto"/>
              </w:divBdr>
            </w:div>
            <w:div w:id="400101192">
              <w:marLeft w:val="0"/>
              <w:marRight w:val="0"/>
              <w:marTop w:val="0"/>
              <w:marBottom w:val="0"/>
              <w:divBdr>
                <w:top w:val="none" w:sz="0" w:space="0" w:color="auto"/>
                <w:left w:val="none" w:sz="0" w:space="0" w:color="auto"/>
                <w:bottom w:val="none" w:sz="0" w:space="0" w:color="auto"/>
                <w:right w:val="none" w:sz="0" w:space="0" w:color="auto"/>
              </w:divBdr>
            </w:div>
            <w:div w:id="400710795">
              <w:marLeft w:val="0"/>
              <w:marRight w:val="0"/>
              <w:marTop w:val="0"/>
              <w:marBottom w:val="0"/>
              <w:divBdr>
                <w:top w:val="none" w:sz="0" w:space="0" w:color="auto"/>
                <w:left w:val="none" w:sz="0" w:space="0" w:color="auto"/>
                <w:bottom w:val="none" w:sz="0" w:space="0" w:color="auto"/>
                <w:right w:val="none" w:sz="0" w:space="0" w:color="auto"/>
              </w:divBdr>
            </w:div>
            <w:div w:id="401683424">
              <w:marLeft w:val="0"/>
              <w:marRight w:val="0"/>
              <w:marTop w:val="0"/>
              <w:marBottom w:val="0"/>
              <w:divBdr>
                <w:top w:val="none" w:sz="0" w:space="0" w:color="auto"/>
                <w:left w:val="none" w:sz="0" w:space="0" w:color="auto"/>
                <w:bottom w:val="none" w:sz="0" w:space="0" w:color="auto"/>
                <w:right w:val="none" w:sz="0" w:space="0" w:color="auto"/>
              </w:divBdr>
            </w:div>
            <w:div w:id="402797663">
              <w:marLeft w:val="0"/>
              <w:marRight w:val="0"/>
              <w:marTop w:val="0"/>
              <w:marBottom w:val="0"/>
              <w:divBdr>
                <w:top w:val="none" w:sz="0" w:space="0" w:color="auto"/>
                <w:left w:val="none" w:sz="0" w:space="0" w:color="auto"/>
                <w:bottom w:val="none" w:sz="0" w:space="0" w:color="auto"/>
                <w:right w:val="none" w:sz="0" w:space="0" w:color="auto"/>
              </w:divBdr>
            </w:div>
            <w:div w:id="403258863">
              <w:marLeft w:val="0"/>
              <w:marRight w:val="0"/>
              <w:marTop w:val="0"/>
              <w:marBottom w:val="0"/>
              <w:divBdr>
                <w:top w:val="none" w:sz="0" w:space="0" w:color="auto"/>
                <w:left w:val="none" w:sz="0" w:space="0" w:color="auto"/>
                <w:bottom w:val="none" w:sz="0" w:space="0" w:color="auto"/>
                <w:right w:val="none" w:sz="0" w:space="0" w:color="auto"/>
              </w:divBdr>
            </w:div>
            <w:div w:id="403533641">
              <w:marLeft w:val="0"/>
              <w:marRight w:val="0"/>
              <w:marTop w:val="0"/>
              <w:marBottom w:val="0"/>
              <w:divBdr>
                <w:top w:val="none" w:sz="0" w:space="0" w:color="auto"/>
                <w:left w:val="none" w:sz="0" w:space="0" w:color="auto"/>
                <w:bottom w:val="none" w:sz="0" w:space="0" w:color="auto"/>
                <w:right w:val="none" w:sz="0" w:space="0" w:color="auto"/>
              </w:divBdr>
            </w:div>
            <w:div w:id="404493571">
              <w:marLeft w:val="0"/>
              <w:marRight w:val="0"/>
              <w:marTop w:val="0"/>
              <w:marBottom w:val="0"/>
              <w:divBdr>
                <w:top w:val="none" w:sz="0" w:space="0" w:color="auto"/>
                <w:left w:val="none" w:sz="0" w:space="0" w:color="auto"/>
                <w:bottom w:val="none" w:sz="0" w:space="0" w:color="auto"/>
                <w:right w:val="none" w:sz="0" w:space="0" w:color="auto"/>
              </w:divBdr>
            </w:div>
            <w:div w:id="404573180">
              <w:marLeft w:val="0"/>
              <w:marRight w:val="0"/>
              <w:marTop w:val="0"/>
              <w:marBottom w:val="0"/>
              <w:divBdr>
                <w:top w:val="none" w:sz="0" w:space="0" w:color="auto"/>
                <w:left w:val="none" w:sz="0" w:space="0" w:color="auto"/>
                <w:bottom w:val="none" w:sz="0" w:space="0" w:color="auto"/>
                <w:right w:val="none" w:sz="0" w:space="0" w:color="auto"/>
              </w:divBdr>
            </w:div>
            <w:div w:id="406193441">
              <w:marLeft w:val="0"/>
              <w:marRight w:val="0"/>
              <w:marTop w:val="0"/>
              <w:marBottom w:val="0"/>
              <w:divBdr>
                <w:top w:val="none" w:sz="0" w:space="0" w:color="auto"/>
                <w:left w:val="none" w:sz="0" w:space="0" w:color="auto"/>
                <w:bottom w:val="none" w:sz="0" w:space="0" w:color="auto"/>
                <w:right w:val="none" w:sz="0" w:space="0" w:color="auto"/>
              </w:divBdr>
            </w:div>
            <w:div w:id="408117723">
              <w:marLeft w:val="0"/>
              <w:marRight w:val="0"/>
              <w:marTop w:val="0"/>
              <w:marBottom w:val="0"/>
              <w:divBdr>
                <w:top w:val="none" w:sz="0" w:space="0" w:color="auto"/>
                <w:left w:val="none" w:sz="0" w:space="0" w:color="auto"/>
                <w:bottom w:val="none" w:sz="0" w:space="0" w:color="auto"/>
                <w:right w:val="none" w:sz="0" w:space="0" w:color="auto"/>
              </w:divBdr>
            </w:div>
            <w:div w:id="408189022">
              <w:marLeft w:val="0"/>
              <w:marRight w:val="0"/>
              <w:marTop w:val="0"/>
              <w:marBottom w:val="0"/>
              <w:divBdr>
                <w:top w:val="none" w:sz="0" w:space="0" w:color="auto"/>
                <w:left w:val="none" w:sz="0" w:space="0" w:color="auto"/>
                <w:bottom w:val="none" w:sz="0" w:space="0" w:color="auto"/>
                <w:right w:val="none" w:sz="0" w:space="0" w:color="auto"/>
              </w:divBdr>
            </w:div>
            <w:div w:id="410540046">
              <w:marLeft w:val="0"/>
              <w:marRight w:val="0"/>
              <w:marTop w:val="0"/>
              <w:marBottom w:val="0"/>
              <w:divBdr>
                <w:top w:val="none" w:sz="0" w:space="0" w:color="auto"/>
                <w:left w:val="none" w:sz="0" w:space="0" w:color="auto"/>
                <w:bottom w:val="none" w:sz="0" w:space="0" w:color="auto"/>
                <w:right w:val="none" w:sz="0" w:space="0" w:color="auto"/>
              </w:divBdr>
            </w:div>
            <w:div w:id="411513151">
              <w:marLeft w:val="0"/>
              <w:marRight w:val="0"/>
              <w:marTop w:val="0"/>
              <w:marBottom w:val="0"/>
              <w:divBdr>
                <w:top w:val="none" w:sz="0" w:space="0" w:color="auto"/>
                <w:left w:val="none" w:sz="0" w:space="0" w:color="auto"/>
                <w:bottom w:val="none" w:sz="0" w:space="0" w:color="auto"/>
                <w:right w:val="none" w:sz="0" w:space="0" w:color="auto"/>
              </w:divBdr>
            </w:div>
            <w:div w:id="412554814">
              <w:marLeft w:val="0"/>
              <w:marRight w:val="0"/>
              <w:marTop w:val="0"/>
              <w:marBottom w:val="0"/>
              <w:divBdr>
                <w:top w:val="none" w:sz="0" w:space="0" w:color="auto"/>
                <w:left w:val="none" w:sz="0" w:space="0" w:color="auto"/>
                <w:bottom w:val="none" w:sz="0" w:space="0" w:color="auto"/>
                <w:right w:val="none" w:sz="0" w:space="0" w:color="auto"/>
              </w:divBdr>
            </w:div>
            <w:div w:id="412896443">
              <w:marLeft w:val="0"/>
              <w:marRight w:val="0"/>
              <w:marTop w:val="0"/>
              <w:marBottom w:val="0"/>
              <w:divBdr>
                <w:top w:val="none" w:sz="0" w:space="0" w:color="auto"/>
                <w:left w:val="none" w:sz="0" w:space="0" w:color="auto"/>
                <w:bottom w:val="none" w:sz="0" w:space="0" w:color="auto"/>
                <w:right w:val="none" w:sz="0" w:space="0" w:color="auto"/>
              </w:divBdr>
            </w:div>
            <w:div w:id="413361229">
              <w:marLeft w:val="0"/>
              <w:marRight w:val="0"/>
              <w:marTop w:val="0"/>
              <w:marBottom w:val="0"/>
              <w:divBdr>
                <w:top w:val="none" w:sz="0" w:space="0" w:color="auto"/>
                <w:left w:val="none" w:sz="0" w:space="0" w:color="auto"/>
                <w:bottom w:val="none" w:sz="0" w:space="0" w:color="auto"/>
                <w:right w:val="none" w:sz="0" w:space="0" w:color="auto"/>
              </w:divBdr>
            </w:div>
            <w:div w:id="415904789">
              <w:marLeft w:val="0"/>
              <w:marRight w:val="0"/>
              <w:marTop w:val="0"/>
              <w:marBottom w:val="0"/>
              <w:divBdr>
                <w:top w:val="none" w:sz="0" w:space="0" w:color="auto"/>
                <w:left w:val="none" w:sz="0" w:space="0" w:color="auto"/>
                <w:bottom w:val="none" w:sz="0" w:space="0" w:color="auto"/>
                <w:right w:val="none" w:sz="0" w:space="0" w:color="auto"/>
              </w:divBdr>
            </w:div>
            <w:div w:id="418648335">
              <w:marLeft w:val="0"/>
              <w:marRight w:val="0"/>
              <w:marTop w:val="0"/>
              <w:marBottom w:val="0"/>
              <w:divBdr>
                <w:top w:val="none" w:sz="0" w:space="0" w:color="auto"/>
                <w:left w:val="none" w:sz="0" w:space="0" w:color="auto"/>
                <w:bottom w:val="none" w:sz="0" w:space="0" w:color="auto"/>
                <w:right w:val="none" w:sz="0" w:space="0" w:color="auto"/>
              </w:divBdr>
            </w:div>
            <w:div w:id="418717354">
              <w:marLeft w:val="0"/>
              <w:marRight w:val="0"/>
              <w:marTop w:val="0"/>
              <w:marBottom w:val="0"/>
              <w:divBdr>
                <w:top w:val="none" w:sz="0" w:space="0" w:color="auto"/>
                <w:left w:val="none" w:sz="0" w:space="0" w:color="auto"/>
                <w:bottom w:val="none" w:sz="0" w:space="0" w:color="auto"/>
                <w:right w:val="none" w:sz="0" w:space="0" w:color="auto"/>
              </w:divBdr>
            </w:div>
            <w:div w:id="419912857">
              <w:marLeft w:val="0"/>
              <w:marRight w:val="0"/>
              <w:marTop w:val="0"/>
              <w:marBottom w:val="0"/>
              <w:divBdr>
                <w:top w:val="none" w:sz="0" w:space="0" w:color="auto"/>
                <w:left w:val="none" w:sz="0" w:space="0" w:color="auto"/>
                <w:bottom w:val="none" w:sz="0" w:space="0" w:color="auto"/>
                <w:right w:val="none" w:sz="0" w:space="0" w:color="auto"/>
              </w:divBdr>
            </w:div>
            <w:div w:id="420033674">
              <w:marLeft w:val="0"/>
              <w:marRight w:val="0"/>
              <w:marTop w:val="0"/>
              <w:marBottom w:val="0"/>
              <w:divBdr>
                <w:top w:val="none" w:sz="0" w:space="0" w:color="auto"/>
                <w:left w:val="none" w:sz="0" w:space="0" w:color="auto"/>
                <w:bottom w:val="none" w:sz="0" w:space="0" w:color="auto"/>
                <w:right w:val="none" w:sz="0" w:space="0" w:color="auto"/>
              </w:divBdr>
            </w:div>
            <w:div w:id="420374798">
              <w:marLeft w:val="0"/>
              <w:marRight w:val="0"/>
              <w:marTop w:val="0"/>
              <w:marBottom w:val="0"/>
              <w:divBdr>
                <w:top w:val="none" w:sz="0" w:space="0" w:color="auto"/>
                <w:left w:val="none" w:sz="0" w:space="0" w:color="auto"/>
                <w:bottom w:val="none" w:sz="0" w:space="0" w:color="auto"/>
                <w:right w:val="none" w:sz="0" w:space="0" w:color="auto"/>
              </w:divBdr>
            </w:div>
            <w:div w:id="422459991">
              <w:marLeft w:val="0"/>
              <w:marRight w:val="0"/>
              <w:marTop w:val="0"/>
              <w:marBottom w:val="0"/>
              <w:divBdr>
                <w:top w:val="none" w:sz="0" w:space="0" w:color="auto"/>
                <w:left w:val="none" w:sz="0" w:space="0" w:color="auto"/>
                <w:bottom w:val="none" w:sz="0" w:space="0" w:color="auto"/>
                <w:right w:val="none" w:sz="0" w:space="0" w:color="auto"/>
              </w:divBdr>
            </w:div>
            <w:div w:id="424621031">
              <w:marLeft w:val="0"/>
              <w:marRight w:val="0"/>
              <w:marTop w:val="0"/>
              <w:marBottom w:val="0"/>
              <w:divBdr>
                <w:top w:val="none" w:sz="0" w:space="0" w:color="auto"/>
                <w:left w:val="none" w:sz="0" w:space="0" w:color="auto"/>
                <w:bottom w:val="none" w:sz="0" w:space="0" w:color="auto"/>
                <w:right w:val="none" w:sz="0" w:space="0" w:color="auto"/>
              </w:divBdr>
            </w:div>
            <w:div w:id="426658779">
              <w:marLeft w:val="0"/>
              <w:marRight w:val="0"/>
              <w:marTop w:val="0"/>
              <w:marBottom w:val="0"/>
              <w:divBdr>
                <w:top w:val="none" w:sz="0" w:space="0" w:color="auto"/>
                <w:left w:val="none" w:sz="0" w:space="0" w:color="auto"/>
                <w:bottom w:val="none" w:sz="0" w:space="0" w:color="auto"/>
                <w:right w:val="none" w:sz="0" w:space="0" w:color="auto"/>
              </w:divBdr>
            </w:div>
            <w:div w:id="428815584">
              <w:marLeft w:val="0"/>
              <w:marRight w:val="0"/>
              <w:marTop w:val="0"/>
              <w:marBottom w:val="0"/>
              <w:divBdr>
                <w:top w:val="none" w:sz="0" w:space="0" w:color="auto"/>
                <w:left w:val="none" w:sz="0" w:space="0" w:color="auto"/>
                <w:bottom w:val="none" w:sz="0" w:space="0" w:color="auto"/>
                <w:right w:val="none" w:sz="0" w:space="0" w:color="auto"/>
              </w:divBdr>
            </w:div>
            <w:div w:id="429856739">
              <w:marLeft w:val="0"/>
              <w:marRight w:val="0"/>
              <w:marTop w:val="0"/>
              <w:marBottom w:val="0"/>
              <w:divBdr>
                <w:top w:val="none" w:sz="0" w:space="0" w:color="auto"/>
                <w:left w:val="none" w:sz="0" w:space="0" w:color="auto"/>
                <w:bottom w:val="none" w:sz="0" w:space="0" w:color="auto"/>
                <w:right w:val="none" w:sz="0" w:space="0" w:color="auto"/>
              </w:divBdr>
            </w:div>
            <w:div w:id="429930577">
              <w:marLeft w:val="0"/>
              <w:marRight w:val="0"/>
              <w:marTop w:val="0"/>
              <w:marBottom w:val="0"/>
              <w:divBdr>
                <w:top w:val="none" w:sz="0" w:space="0" w:color="auto"/>
                <w:left w:val="none" w:sz="0" w:space="0" w:color="auto"/>
                <w:bottom w:val="none" w:sz="0" w:space="0" w:color="auto"/>
                <w:right w:val="none" w:sz="0" w:space="0" w:color="auto"/>
              </w:divBdr>
            </w:div>
            <w:div w:id="430005377">
              <w:marLeft w:val="0"/>
              <w:marRight w:val="0"/>
              <w:marTop w:val="0"/>
              <w:marBottom w:val="0"/>
              <w:divBdr>
                <w:top w:val="none" w:sz="0" w:space="0" w:color="auto"/>
                <w:left w:val="none" w:sz="0" w:space="0" w:color="auto"/>
                <w:bottom w:val="none" w:sz="0" w:space="0" w:color="auto"/>
                <w:right w:val="none" w:sz="0" w:space="0" w:color="auto"/>
              </w:divBdr>
            </w:div>
            <w:div w:id="431172150">
              <w:marLeft w:val="0"/>
              <w:marRight w:val="0"/>
              <w:marTop w:val="0"/>
              <w:marBottom w:val="0"/>
              <w:divBdr>
                <w:top w:val="none" w:sz="0" w:space="0" w:color="auto"/>
                <w:left w:val="none" w:sz="0" w:space="0" w:color="auto"/>
                <w:bottom w:val="none" w:sz="0" w:space="0" w:color="auto"/>
                <w:right w:val="none" w:sz="0" w:space="0" w:color="auto"/>
              </w:divBdr>
            </w:div>
            <w:div w:id="431897805">
              <w:marLeft w:val="0"/>
              <w:marRight w:val="0"/>
              <w:marTop w:val="0"/>
              <w:marBottom w:val="0"/>
              <w:divBdr>
                <w:top w:val="none" w:sz="0" w:space="0" w:color="auto"/>
                <w:left w:val="none" w:sz="0" w:space="0" w:color="auto"/>
                <w:bottom w:val="none" w:sz="0" w:space="0" w:color="auto"/>
                <w:right w:val="none" w:sz="0" w:space="0" w:color="auto"/>
              </w:divBdr>
            </w:div>
            <w:div w:id="431900599">
              <w:marLeft w:val="0"/>
              <w:marRight w:val="0"/>
              <w:marTop w:val="0"/>
              <w:marBottom w:val="0"/>
              <w:divBdr>
                <w:top w:val="none" w:sz="0" w:space="0" w:color="auto"/>
                <w:left w:val="none" w:sz="0" w:space="0" w:color="auto"/>
                <w:bottom w:val="none" w:sz="0" w:space="0" w:color="auto"/>
                <w:right w:val="none" w:sz="0" w:space="0" w:color="auto"/>
              </w:divBdr>
            </w:div>
            <w:div w:id="433015827">
              <w:marLeft w:val="0"/>
              <w:marRight w:val="0"/>
              <w:marTop w:val="0"/>
              <w:marBottom w:val="0"/>
              <w:divBdr>
                <w:top w:val="none" w:sz="0" w:space="0" w:color="auto"/>
                <w:left w:val="none" w:sz="0" w:space="0" w:color="auto"/>
                <w:bottom w:val="none" w:sz="0" w:space="0" w:color="auto"/>
                <w:right w:val="none" w:sz="0" w:space="0" w:color="auto"/>
              </w:divBdr>
            </w:div>
            <w:div w:id="433943012">
              <w:marLeft w:val="0"/>
              <w:marRight w:val="0"/>
              <w:marTop w:val="0"/>
              <w:marBottom w:val="0"/>
              <w:divBdr>
                <w:top w:val="none" w:sz="0" w:space="0" w:color="auto"/>
                <w:left w:val="none" w:sz="0" w:space="0" w:color="auto"/>
                <w:bottom w:val="none" w:sz="0" w:space="0" w:color="auto"/>
                <w:right w:val="none" w:sz="0" w:space="0" w:color="auto"/>
              </w:divBdr>
            </w:div>
            <w:div w:id="434445364">
              <w:marLeft w:val="0"/>
              <w:marRight w:val="0"/>
              <w:marTop w:val="0"/>
              <w:marBottom w:val="0"/>
              <w:divBdr>
                <w:top w:val="none" w:sz="0" w:space="0" w:color="auto"/>
                <w:left w:val="none" w:sz="0" w:space="0" w:color="auto"/>
                <w:bottom w:val="none" w:sz="0" w:space="0" w:color="auto"/>
                <w:right w:val="none" w:sz="0" w:space="0" w:color="auto"/>
              </w:divBdr>
            </w:div>
            <w:div w:id="434784863">
              <w:marLeft w:val="0"/>
              <w:marRight w:val="0"/>
              <w:marTop w:val="0"/>
              <w:marBottom w:val="0"/>
              <w:divBdr>
                <w:top w:val="none" w:sz="0" w:space="0" w:color="auto"/>
                <w:left w:val="none" w:sz="0" w:space="0" w:color="auto"/>
                <w:bottom w:val="none" w:sz="0" w:space="0" w:color="auto"/>
                <w:right w:val="none" w:sz="0" w:space="0" w:color="auto"/>
              </w:divBdr>
            </w:div>
            <w:div w:id="435828556">
              <w:marLeft w:val="0"/>
              <w:marRight w:val="0"/>
              <w:marTop w:val="0"/>
              <w:marBottom w:val="0"/>
              <w:divBdr>
                <w:top w:val="none" w:sz="0" w:space="0" w:color="auto"/>
                <w:left w:val="none" w:sz="0" w:space="0" w:color="auto"/>
                <w:bottom w:val="none" w:sz="0" w:space="0" w:color="auto"/>
                <w:right w:val="none" w:sz="0" w:space="0" w:color="auto"/>
              </w:divBdr>
            </w:div>
            <w:div w:id="439254558">
              <w:marLeft w:val="0"/>
              <w:marRight w:val="0"/>
              <w:marTop w:val="0"/>
              <w:marBottom w:val="0"/>
              <w:divBdr>
                <w:top w:val="none" w:sz="0" w:space="0" w:color="auto"/>
                <w:left w:val="none" w:sz="0" w:space="0" w:color="auto"/>
                <w:bottom w:val="none" w:sz="0" w:space="0" w:color="auto"/>
                <w:right w:val="none" w:sz="0" w:space="0" w:color="auto"/>
              </w:divBdr>
            </w:div>
            <w:div w:id="439954322">
              <w:marLeft w:val="0"/>
              <w:marRight w:val="0"/>
              <w:marTop w:val="0"/>
              <w:marBottom w:val="0"/>
              <w:divBdr>
                <w:top w:val="none" w:sz="0" w:space="0" w:color="auto"/>
                <w:left w:val="none" w:sz="0" w:space="0" w:color="auto"/>
                <w:bottom w:val="none" w:sz="0" w:space="0" w:color="auto"/>
                <w:right w:val="none" w:sz="0" w:space="0" w:color="auto"/>
              </w:divBdr>
            </w:div>
            <w:div w:id="440927451">
              <w:marLeft w:val="0"/>
              <w:marRight w:val="0"/>
              <w:marTop w:val="0"/>
              <w:marBottom w:val="0"/>
              <w:divBdr>
                <w:top w:val="none" w:sz="0" w:space="0" w:color="auto"/>
                <w:left w:val="none" w:sz="0" w:space="0" w:color="auto"/>
                <w:bottom w:val="none" w:sz="0" w:space="0" w:color="auto"/>
                <w:right w:val="none" w:sz="0" w:space="0" w:color="auto"/>
              </w:divBdr>
            </w:div>
            <w:div w:id="443380260">
              <w:marLeft w:val="0"/>
              <w:marRight w:val="0"/>
              <w:marTop w:val="0"/>
              <w:marBottom w:val="0"/>
              <w:divBdr>
                <w:top w:val="none" w:sz="0" w:space="0" w:color="auto"/>
                <w:left w:val="none" w:sz="0" w:space="0" w:color="auto"/>
                <w:bottom w:val="none" w:sz="0" w:space="0" w:color="auto"/>
                <w:right w:val="none" w:sz="0" w:space="0" w:color="auto"/>
              </w:divBdr>
            </w:div>
            <w:div w:id="444547549">
              <w:marLeft w:val="0"/>
              <w:marRight w:val="0"/>
              <w:marTop w:val="0"/>
              <w:marBottom w:val="0"/>
              <w:divBdr>
                <w:top w:val="none" w:sz="0" w:space="0" w:color="auto"/>
                <w:left w:val="none" w:sz="0" w:space="0" w:color="auto"/>
                <w:bottom w:val="none" w:sz="0" w:space="0" w:color="auto"/>
                <w:right w:val="none" w:sz="0" w:space="0" w:color="auto"/>
              </w:divBdr>
            </w:div>
            <w:div w:id="445856911">
              <w:marLeft w:val="0"/>
              <w:marRight w:val="0"/>
              <w:marTop w:val="0"/>
              <w:marBottom w:val="0"/>
              <w:divBdr>
                <w:top w:val="none" w:sz="0" w:space="0" w:color="auto"/>
                <w:left w:val="none" w:sz="0" w:space="0" w:color="auto"/>
                <w:bottom w:val="none" w:sz="0" w:space="0" w:color="auto"/>
                <w:right w:val="none" w:sz="0" w:space="0" w:color="auto"/>
              </w:divBdr>
            </w:div>
            <w:div w:id="446318131">
              <w:marLeft w:val="0"/>
              <w:marRight w:val="0"/>
              <w:marTop w:val="0"/>
              <w:marBottom w:val="0"/>
              <w:divBdr>
                <w:top w:val="none" w:sz="0" w:space="0" w:color="auto"/>
                <w:left w:val="none" w:sz="0" w:space="0" w:color="auto"/>
                <w:bottom w:val="none" w:sz="0" w:space="0" w:color="auto"/>
                <w:right w:val="none" w:sz="0" w:space="0" w:color="auto"/>
              </w:divBdr>
            </w:div>
            <w:div w:id="449476964">
              <w:marLeft w:val="0"/>
              <w:marRight w:val="0"/>
              <w:marTop w:val="0"/>
              <w:marBottom w:val="0"/>
              <w:divBdr>
                <w:top w:val="none" w:sz="0" w:space="0" w:color="auto"/>
                <w:left w:val="none" w:sz="0" w:space="0" w:color="auto"/>
                <w:bottom w:val="none" w:sz="0" w:space="0" w:color="auto"/>
                <w:right w:val="none" w:sz="0" w:space="0" w:color="auto"/>
              </w:divBdr>
            </w:div>
            <w:div w:id="449864664">
              <w:marLeft w:val="0"/>
              <w:marRight w:val="0"/>
              <w:marTop w:val="0"/>
              <w:marBottom w:val="0"/>
              <w:divBdr>
                <w:top w:val="none" w:sz="0" w:space="0" w:color="auto"/>
                <w:left w:val="none" w:sz="0" w:space="0" w:color="auto"/>
                <w:bottom w:val="none" w:sz="0" w:space="0" w:color="auto"/>
                <w:right w:val="none" w:sz="0" w:space="0" w:color="auto"/>
              </w:divBdr>
            </w:div>
            <w:div w:id="451705503">
              <w:marLeft w:val="0"/>
              <w:marRight w:val="0"/>
              <w:marTop w:val="0"/>
              <w:marBottom w:val="0"/>
              <w:divBdr>
                <w:top w:val="none" w:sz="0" w:space="0" w:color="auto"/>
                <w:left w:val="none" w:sz="0" w:space="0" w:color="auto"/>
                <w:bottom w:val="none" w:sz="0" w:space="0" w:color="auto"/>
                <w:right w:val="none" w:sz="0" w:space="0" w:color="auto"/>
              </w:divBdr>
            </w:div>
            <w:div w:id="453527400">
              <w:marLeft w:val="0"/>
              <w:marRight w:val="0"/>
              <w:marTop w:val="0"/>
              <w:marBottom w:val="0"/>
              <w:divBdr>
                <w:top w:val="none" w:sz="0" w:space="0" w:color="auto"/>
                <w:left w:val="none" w:sz="0" w:space="0" w:color="auto"/>
                <w:bottom w:val="none" w:sz="0" w:space="0" w:color="auto"/>
                <w:right w:val="none" w:sz="0" w:space="0" w:color="auto"/>
              </w:divBdr>
            </w:div>
            <w:div w:id="453717185">
              <w:marLeft w:val="0"/>
              <w:marRight w:val="0"/>
              <w:marTop w:val="0"/>
              <w:marBottom w:val="0"/>
              <w:divBdr>
                <w:top w:val="none" w:sz="0" w:space="0" w:color="auto"/>
                <w:left w:val="none" w:sz="0" w:space="0" w:color="auto"/>
                <w:bottom w:val="none" w:sz="0" w:space="0" w:color="auto"/>
                <w:right w:val="none" w:sz="0" w:space="0" w:color="auto"/>
              </w:divBdr>
            </w:div>
            <w:div w:id="453913953">
              <w:marLeft w:val="0"/>
              <w:marRight w:val="0"/>
              <w:marTop w:val="0"/>
              <w:marBottom w:val="0"/>
              <w:divBdr>
                <w:top w:val="none" w:sz="0" w:space="0" w:color="auto"/>
                <w:left w:val="none" w:sz="0" w:space="0" w:color="auto"/>
                <w:bottom w:val="none" w:sz="0" w:space="0" w:color="auto"/>
                <w:right w:val="none" w:sz="0" w:space="0" w:color="auto"/>
              </w:divBdr>
            </w:div>
            <w:div w:id="456727662">
              <w:marLeft w:val="0"/>
              <w:marRight w:val="0"/>
              <w:marTop w:val="0"/>
              <w:marBottom w:val="0"/>
              <w:divBdr>
                <w:top w:val="none" w:sz="0" w:space="0" w:color="auto"/>
                <w:left w:val="none" w:sz="0" w:space="0" w:color="auto"/>
                <w:bottom w:val="none" w:sz="0" w:space="0" w:color="auto"/>
                <w:right w:val="none" w:sz="0" w:space="0" w:color="auto"/>
              </w:divBdr>
            </w:div>
            <w:div w:id="457457998">
              <w:marLeft w:val="0"/>
              <w:marRight w:val="0"/>
              <w:marTop w:val="0"/>
              <w:marBottom w:val="0"/>
              <w:divBdr>
                <w:top w:val="none" w:sz="0" w:space="0" w:color="auto"/>
                <w:left w:val="none" w:sz="0" w:space="0" w:color="auto"/>
                <w:bottom w:val="none" w:sz="0" w:space="0" w:color="auto"/>
                <w:right w:val="none" w:sz="0" w:space="0" w:color="auto"/>
              </w:divBdr>
            </w:div>
            <w:div w:id="458884333">
              <w:marLeft w:val="0"/>
              <w:marRight w:val="0"/>
              <w:marTop w:val="0"/>
              <w:marBottom w:val="0"/>
              <w:divBdr>
                <w:top w:val="none" w:sz="0" w:space="0" w:color="auto"/>
                <w:left w:val="none" w:sz="0" w:space="0" w:color="auto"/>
                <w:bottom w:val="none" w:sz="0" w:space="0" w:color="auto"/>
                <w:right w:val="none" w:sz="0" w:space="0" w:color="auto"/>
              </w:divBdr>
            </w:div>
            <w:div w:id="459345213">
              <w:marLeft w:val="0"/>
              <w:marRight w:val="0"/>
              <w:marTop w:val="0"/>
              <w:marBottom w:val="0"/>
              <w:divBdr>
                <w:top w:val="none" w:sz="0" w:space="0" w:color="auto"/>
                <w:left w:val="none" w:sz="0" w:space="0" w:color="auto"/>
                <w:bottom w:val="none" w:sz="0" w:space="0" w:color="auto"/>
                <w:right w:val="none" w:sz="0" w:space="0" w:color="auto"/>
              </w:divBdr>
            </w:div>
            <w:div w:id="463886163">
              <w:marLeft w:val="0"/>
              <w:marRight w:val="0"/>
              <w:marTop w:val="0"/>
              <w:marBottom w:val="0"/>
              <w:divBdr>
                <w:top w:val="none" w:sz="0" w:space="0" w:color="auto"/>
                <w:left w:val="none" w:sz="0" w:space="0" w:color="auto"/>
                <w:bottom w:val="none" w:sz="0" w:space="0" w:color="auto"/>
                <w:right w:val="none" w:sz="0" w:space="0" w:color="auto"/>
              </w:divBdr>
            </w:div>
            <w:div w:id="469907654">
              <w:marLeft w:val="0"/>
              <w:marRight w:val="0"/>
              <w:marTop w:val="0"/>
              <w:marBottom w:val="0"/>
              <w:divBdr>
                <w:top w:val="none" w:sz="0" w:space="0" w:color="auto"/>
                <w:left w:val="none" w:sz="0" w:space="0" w:color="auto"/>
                <w:bottom w:val="none" w:sz="0" w:space="0" w:color="auto"/>
                <w:right w:val="none" w:sz="0" w:space="0" w:color="auto"/>
              </w:divBdr>
            </w:div>
            <w:div w:id="475269507">
              <w:marLeft w:val="0"/>
              <w:marRight w:val="0"/>
              <w:marTop w:val="0"/>
              <w:marBottom w:val="0"/>
              <w:divBdr>
                <w:top w:val="none" w:sz="0" w:space="0" w:color="auto"/>
                <w:left w:val="none" w:sz="0" w:space="0" w:color="auto"/>
                <w:bottom w:val="none" w:sz="0" w:space="0" w:color="auto"/>
                <w:right w:val="none" w:sz="0" w:space="0" w:color="auto"/>
              </w:divBdr>
            </w:div>
            <w:div w:id="475293890">
              <w:marLeft w:val="0"/>
              <w:marRight w:val="0"/>
              <w:marTop w:val="0"/>
              <w:marBottom w:val="0"/>
              <w:divBdr>
                <w:top w:val="none" w:sz="0" w:space="0" w:color="auto"/>
                <w:left w:val="none" w:sz="0" w:space="0" w:color="auto"/>
                <w:bottom w:val="none" w:sz="0" w:space="0" w:color="auto"/>
                <w:right w:val="none" w:sz="0" w:space="0" w:color="auto"/>
              </w:divBdr>
            </w:div>
            <w:div w:id="475729179">
              <w:marLeft w:val="0"/>
              <w:marRight w:val="0"/>
              <w:marTop w:val="0"/>
              <w:marBottom w:val="0"/>
              <w:divBdr>
                <w:top w:val="none" w:sz="0" w:space="0" w:color="auto"/>
                <w:left w:val="none" w:sz="0" w:space="0" w:color="auto"/>
                <w:bottom w:val="none" w:sz="0" w:space="0" w:color="auto"/>
                <w:right w:val="none" w:sz="0" w:space="0" w:color="auto"/>
              </w:divBdr>
            </w:div>
            <w:div w:id="476726260">
              <w:marLeft w:val="0"/>
              <w:marRight w:val="0"/>
              <w:marTop w:val="0"/>
              <w:marBottom w:val="0"/>
              <w:divBdr>
                <w:top w:val="none" w:sz="0" w:space="0" w:color="auto"/>
                <w:left w:val="none" w:sz="0" w:space="0" w:color="auto"/>
                <w:bottom w:val="none" w:sz="0" w:space="0" w:color="auto"/>
                <w:right w:val="none" w:sz="0" w:space="0" w:color="auto"/>
              </w:divBdr>
            </w:div>
            <w:div w:id="478426295">
              <w:marLeft w:val="0"/>
              <w:marRight w:val="0"/>
              <w:marTop w:val="0"/>
              <w:marBottom w:val="0"/>
              <w:divBdr>
                <w:top w:val="none" w:sz="0" w:space="0" w:color="auto"/>
                <w:left w:val="none" w:sz="0" w:space="0" w:color="auto"/>
                <w:bottom w:val="none" w:sz="0" w:space="0" w:color="auto"/>
                <w:right w:val="none" w:sz="0" w:space="0" w:color="auto"/>
              </w:divBdr>
            </w:div>
            <w:div w:id="478888384">
              <w:marLeft w:val="0"/>
              <w:marRight w:val="0"/>
              <w:marTop w:val="0"/>
              <w:marBottom w:val="0"/>
              <w:divBdr>
                <w:top w:val="none" w:sz="0" w:space="0" w:color="auto"/>
                <w:left w:val="none" w:sz="0" w:space="0" w:color="auto"/>
                <w:bottom w:val="none" w:sz="0" w:space="0" w:color="auto"/>
                <w:right w:val="none" w:sz="0" w:space="0" w:color="auto"/>
              </w:divBdr>
            </w:div>
            <w:div w:id="479075175">
              <w:marLeft w:val="0"/>
              <w:marRight w:val="0"/>
              <w:marTop w:val="0"/>
              <w:marBottom w:val="0"/>
              <w:divBdr>
                <w:top w:val="none" w:sz="0" w:space="0" w:color="auto"/>
                <w:left w:val="none" w:sz="0" w:space="0" w:color="auto"/>
                <w:bottom w:val="none" w:sz="0" w:space="0" w:color="auto"/>
                <w:right w:val="none" w:sz="0" w:space="0" w:color="auto"/>
              </w:divBdr>
            </w:div>
            <w:div w:id="479808938">
              <w:marLeft w:val="0"/>
              <w:marRight w:val="0"/>
              <w:marTop w:val="0"/>
              <w:marBottom w:val="0"/>
              <w:divBdr>
                <w:top w:val="none" w:sz="0" w:space="0" w:color="auto"/>
                <w:left w:val="none" w:sz="0" w:space="0" w:color="auto"/>
                <w:bottom w:val="none" w:sz="0" w:space="0" w:color="auto"/>
                <w:right w:val="none" w:sz="0" w:space="0" w:color="auto"/>
              </w:divBdr>
            </w:div>
            <w:div w:id="484786215">
              <w:marLeft w:val="0"/>
              <w:marRight w:val="0"/>
              <w:marTop w:val="0"/>
              <w:marBottom w:val="0"/>
              <w:divBdr>
                <w:top w:val="none" w:sz="0" w:space="0" w:color="auto"/>
                <w:left w:val="none" w:sz="0" w:space="0" w:color="auto"/>
                <w:bottom w:val="none" w:sz="0" w:space="0" w:color="auto"/>
                <w:right w:val="none" w:sz="0" w:space="0" w:color="auto"/>
              </w:divBdr>
            </w:div>
            <w:div w:id="486635526">
              <w:marLeft w:val="0"/>
              <w:marRight w:val="0"/>
              <w:marTop w:val="0"/>
              <w:marBottom w:val="0"/>
              <w:divBdr>
                <w:top w:val="none" w:sz="0" w:space="0" w:color="auto"/>
                <w:left w:val="none" w:sz="0" w:space="0" w:color="auto"/>
                <w:bottom w:val="none" w:sz="0" w:space="0" w:color="auto"/>
                <w:right w:val="none" w:sz="0" w:space="0" w:color="auto"/>
              </w:divBdr>
            </w:div>
            <w:div w:id="487552030">
              <w:marLeft w:val="0"/>
              <w:marRight w:val="0"/>
              <w:marTop w:val="0"/>
              <w:marBottom w:val="0"/>
              <w:divBdr>
                <w:top w:val="none" w:sz="0" w:space="0" w:color="auto"/>
                <w:left w:val="none" w:sz="0" w:space="0" w:color="auto"/>
                <w:bottom w:val="none" w:sz="0" w:space="0" w:color="auto"/>
                <w:right w:val="none" w:sz="0" w:space="0" w:color="auto"/>
              </w:divBdr>
            </w:div>
            <w:div w:id="488444866">
              <w:marLeft w:val="0"/>
              <w:marRight w:val="0"/>
              <w:marTop w:val="0"/>
              <w:marBottom w:val="0"/>
              <w:divBdr>
                <w:top w:val="none" w:sz="0" w:space="0" w:color="auto"/>
                <w:left w:val="none" w:sz="0" w:space="0" w:color="auto"/>
                <w:bottom w:val="none" w:sz="0" w:space="0" w:color="auto"/>
                <w:right w:val="none" w:sz="0" w:space="0" w:color="auto"/>
              </w:divBdr>
            </w:div>
            <w:div w:id="488912545">
              <w:marLeft w:val="0"/>
              <w:marRight w:val="0"/>
              <w:marTop w:val="0"/>
              <w:marBottom w:val="0"/>
              <w:divBdr>
                <w:top w:val="none" w:sz="0" w:space="0" w:color="auto"/>
                <w:left w:val="none" w:sz="0" w:space="0" w:color="auto"/>
                <w:bottom w:val="none" w:sz="0" w:space="0" w:color="auto"/>
                <w:right w:val="none" w:sz="0" w:space="0" w:color="auto"/>
              </w:divBdr>
            </w:div>
            <w:div w:id="490561928">
              <w:marLeft w:val="0"/>
              <w:marRight w:val="0"/>
              <w:marTop w:val="0"/>
              <w:marBottom w:val="0"/>
              <w:divBdr>
                <w:top w:val="none" w:sz="0" w:space="0" w:color="auto"/>
                <w:left w:val="none" w:sz="0" w:space="0" w:color="auto"/>
                <w:bottom w:val="none" w:sz="0" w:space="0" w:color="auto"/>
                <w:right w:val="none" w:sz="0" w:space="0" w:color="auto"/>
              </w:divBdr>
            </w:div>
            <w:div w:id="491798341">
              <w:marLeft w:val="0"/>
              <w:marRight w:val="0"/>
              <w:marTop w:val="0"/>
              <w:marBottom w:val="0"/>
              <w:divBdr>
                <w:top w:val="none" w:sz="0" w:space="0" w:color="auto"/>
                <w:left w:val="none" w:sz="0" w:space="0" w:color="auto"/>
                <w:bottom w:val="none" w:sz="0" w:space="0" w:color="auto"/>
                <w:right w:val="none" w:sz="0" w:space="0" w:color="auto"/>
              </w:divBdr>
            </w:div>
            <w:div w:id="494348087">
              <w:marLeft w:val="0"/>
              <w:marRight w:val="0"/>
              <w:marTop w:val="0"/>
              <w:marBottom w:val="0"/>
              <w:divBdr>
                <w:top w:val="none" w:sz="0" w:space="0" w:color="auto"/>
                <w:left w:val="none" w:sz="0" w:space="0" w:color="auto"/>
                <w:bottom w:val="none" w:sz="0" w:space="0" w:color="auto"/>
                <w:right w:val="none" w:sz="0" w:space="0" w:color="auto"/>
              </w:divBdr>
            </w:div>
            <w:div w:id="494995186">
              <w:marLeft w:val="0"/>
              <w:marRight w:val="0"/>
              <w:marTop w:val="0"/>
              <w:marBottom w:val="0"/>
              <w:divBdr>
                <w:top w:val="none" w:sz="0" w:space="0" w:color="auto"/>
                <w:left w:val="none" w:sz="0" w:space="0" w:color="auto"/>
                <w:bottom w:val="none" w:sz="0" w:space="0" w:color="auto"/>
                <w:right w:val="none" w:sz="0" w:space="0" w:color="auto"/>
              </w:divBdr>
            </w:div>
            <w:div w:id="499546225">
              <w:marLeft w:val="0"/>
              <w:marRight w:val="0"/>
              <w:marTop w:val="0"/>
              <w:marBottom w:val="0"/>
              <w:divBdr>
                <w:top w:val="none" w:sz="0" w:space="0" w:color="auto"/>
                <w:left w:val="none" w:sz="0" w:space="0" w:color="auto"/>
                <w:bottom w:val="none" w:sz="0" w:space="0" w:color="auto"/>
                <w:right w:val="none" w:sz="0" w:space="0" w:color="auto"/>
              </w:divBdr>
            </w:div>
            <w:div w:id="500197979">
              <w:marLeft w:val="0"/>
              <w:marRight w:val="0"/>
              <w:marTop w:val="0"/>
              <w:marBottom w:val="0"/>
              <w:divBdr>
                <w:top w:val="none" w:sz="0" w:space="0" w:color="auto"/>
                <w:left w:val="none" w:sz="0" w:space="0" w:color="auto"/>
                <w:bottom w:val="none" w:sz="0" w:space="0" w:color="auto"/>
                <w:right w:val="none" w:sz="0" w:space="0" w:color="auto"/>
              </w:divBdr>
            </w:div>
            <w:div w:id="503277779">
              <w:marLeft w:val="0"/>
              <w:marRight w:val="0"/>
              <w:marTop w:val="0"/>
              <w:marBottom w:val="0"/>
              <w:divBdr>
                <w:top w:val="none" w:sz="0" w:space="0" w:color="auto"/>
                <w:left w:val="none" w:sz="0" w:space="0" w:color="auto"/>
                <w:bottom w:val="none" w:sz="0" w:space="0" w:color="auto"/>
                <w:right w:val="none" w:sz="0" w:space="0" w:color="auto"/>
              </w:divBdr>
            </w:div>
            <w:div w:id="503324219">
              <w:marLeft w:val="0"/>
              <w:marRight w:val="0"/>
              <w:marTop w:val="0"/>
              <w:marBottom w:val="0"/>
              <w:divBdr>
                <w:top w:val="none" w:sz="0" w:space="0" w:color="auto"/>
                <w:left w:val="none" w:sz="0" w:space="0" w:color="auto"/>
                <w:bottom w:val="none" w:sz="0" w:space="0" w:color="auto"/>
                <w:right w:val="none" w:sz="0" w:space="0" w:color="auto"/>
              </w:divBdr>
            </w:div>
            <w:div w:id="503477046">
              <w:marLeft w:val="0"/>
              <w:marRight w:val="0"/>
              <w:marTop w:val="0"/>
              <w:marBottom w:val="0"/>
              <w:divBdr>
                <w:top w:val="none" w:sz="0" w:space="0" w:color="auto"/>
                <w:left w:val="none" w:sz="0" w:space="0" w:color="auto"/>
                <w:bottom w:val="none" w:sz="0" w:space="0" w:color="auto"/>
                <w:right w:val="none" w:sz="0" w:space="0" w:color="auto"/>
              </w:divBdr>
            </w:div>
            <w:div w:id="504637882">
              <w:marLeft w:val="0"/>
              <w:marRight w:val="0"/>
              <w:marTop w:val="0"/>
              <w:marBottom w:val="0"/>
              <w:divBdr>
                <w:top w:val="none" w:sz="0" w:space="0" w:color="auto"/>
                <w:left w:val="none" w:sz="0" w:space="0" w:color="auto"/>
                <w:bottom w:val="none" w:sz="0" w:space="0" w:color="auto"/>
                <w:right w:val="none" w:sz="0" w:space="0" w:color="auto"/>
              </w:divBdr>
            </w:div>
            <w:div w:id="505707264">
              <w:marLeft w:val="0"/>
              <w:marRight w:val="0"/>
              <w:marTop w:val="0"/>
              <w:marBottom w:val="0"/>
              <w:divBdr>
                <w:top w:val="none" w:sz="0" w:space="0" w:color="auto"/>
                <w:left w:val="none" w:sz="0" w:space="0" w:color="auto"/>
                <w:bottom w:val="none" w:sz="0" w:space="0" w:color="auto"/>
                <w:right w:val="none" w:sz="0" w:space="0" w:color="auto"/>
              </w:divBdr>
            </w:div>
            <w:div w:id="506795736">
              <w:marLeft w:val="0"/>
              <w:marRight w:val="0"/>
              <w:marTop w:val="0"/>
              <w:marBottom w:val="0"/>
              <w:divBdr>
                <w:top w:val="none" w:sz="0" w:space="0" w:color="auto"/>
                <w:left w:val="none" w:sz="0" w:space="0" w:color="auto"/>
                <w:bottom w:val="none" w:sz="0" w:space="0" w:color="auto"/>
                <w:right w:val="none" w:sz="0" w:space="0" w:color="auto"/>
              </w:divBdr>
            </w:div>
            <w:div w:id="507670428">
              <w:marLeft w:val="0"/>
              <w:marRight w:val="0"/>
              <w:marTop w:val="0"/>
              <w:marBottom w:val="0"/>
              <w:divBdr>
                <w:top w:val="none" w:sz="0" w:space="0" w:color="auto"/>
                <w:left w:val="none" w:sz="0" w:space="0" w:color="auto"/>
                <w:bottom w:val="none" w:sz="0" w:space="0" w:color="auto"/>
                <w:right w:val="none" w:sz="0" w:space="0" w:color="auto"/>
              </w:divBdr>
            </w:div>
            <w:div w:id="509494834">
              <w:marLeft w:val="0"/>
              <w:marRight w:val="0"/>
              <w:marTop w:val="0"/>
              <w:marBottom w:val="0"/>
              <w:divBdr>
                <w:top w:val="none" w:sz="0" w:space="0" w:color="auto"/>
                <w:left w:val="none" w:sz="0" w:space="0" w:color="auto"/>
                <w:bottom w:val="none" w:sz="0" w:space="0" w:color="auto"/>
                <w:right w:val="none" w:sz="0" w:space="0" w:color="auto"/>
              </w:divBdr>
            </w:div>
            <w:div w:id="513153475">
              <w:marLeft w:val="0"/>
              <w:marRight w:val="0"/>
              <w:marTop w:val="0"/>
              <w:marBottom w:val="0"/>
              <w:divBdr>
                <w:top w:val="none" w:sz="0" w:space="0" w:color="auto"/>
                <w:left w:val="none" w:sz="0" w:space="0" w:color="auto"/>
                <w:bottom w:val="none" w:sz="0" w:space="0" w:color="auto"/>
                <w:right w:val="none" w:sz="0" w:space="0" w:color="auto"/>
              </w:divBdr>
            </w:div>
            <w:div w:id="513962861">
              <w:marLeft w:val="0"/>
              <w:marRight w:val="0"/>
              <w:marTop w:val="360"/>
              <w:marBottom w:val="0"/>
              <w:divBdr>
                <w:top w:val="single" w:sz="6" w:space="0" w:color="auto"/>
                <w:left w:val="single" w:sz="6" w:space="0" w:color="auto"/>
                <w:bottom w:val="single" w:sz="6" w:space="0" w:color="auto"/>
                <w:right w:val="single" w:sz="6" w:space="0" w:color="auto"/>
              </w:divBdr>
            </w:div>
            <w:div w:id="514734600">
              <w:marLeft w:val="0"/>
              <w:marRight w:val="0"/>
              <w:marTop w:val="0"/>
              <w:marBottom w:val="0"/>
              <w:divBdr>
                <w:top w:val="none" w:sz="0" w:space="0" w:color="auto"/>
                <w:left w:val="none" w:sz="0" w:space="0" w:color="auto"/>
                <w:bottom w:val="none" w:sz="0" w:space="0" w:color="auto"/>
                <w:right w:val="none" w:sz="0" w:space="0" w:color="auto"/>
              </w:divBdr>
            </w:div>
            <w:div w:id="519702652">
              <w:marLeft w:val="0"/>
              <w:marRight w:val="0"/>
              <w:marTop w:val="0"/>
              <w:marBottom w:val="0"/>
              <w:divBdr>
                <w:top w:val="none" w:sz="0" w:space="0" w:color="auto"/>
                <w:left w:val="none" w:sz="0" w:space="0" w:color="auto"/>
                <w:bottom w:val="none" w:sz="0" w:space="0" w:color="auto"/>
                <w:right w:val="none" w:sz="0" w:space="0" w:color="auto"/>
              </w:divBdr>
            </w:div>
            <w:div w:id="520584445">
              <w:marLeft w:val="0"/>
              <w:marRight w:val="0"/>
              <w:marTop w:val="0"/>
              <w:marBottom w:val="0"/>
              <w:divBdr>
                <w:top w:val="none" w:sz="0" w:space="0" w:color="auto"/>
                <w:left w:val="none" w:sz="0" w:space="0" w:color="auto"/>
                <w:bottom w:val="none" w:sz="0" w:space="0" w:color="auto"/>
                <w:right w:val="none" w:sz="0" w:space="0" w:color="auto"/>
              </w:divBdr>
            </w:div>
            <w:div w:id="521820536">
              <w:marLeft w:val="0"/>
              <w:marRight w:val="0"/>
              <w:marTop w:val="0"/>
              <w:marBottom w:val="0"/>
              <w:divBdr>
                <w:top w:val="none" w:sz="0" w:space="0" w:color="auto"/>
                <w:left w:val="none" w:sz="0" w:space="0" w:color="auto"/>
                <w:bottom w:val="none" w:sz="0" w:space="0" w:color="auto"/>
                <w:right w:val="none" w:sz="0" w:space="0" w:color="auto"/>
              </w:divBdr>
            </w:div>
            <w:div w:id="524634771">
              <w:marLeft w:val="0"/>
              <w:marRight w:val="0"/>
              <w:marTop w:val="0"/>
              <w:marBottom w:val="0"/>
              <w:divBdr>
                <w:top w:val="none" w:sz="0" w:space="0" w:color="auto"/>
                <w:left w:val="none" w:sz="0" w:space="0" w:color="auto"/>
                <w:bottom w:val="none" w:sz="0" w:space="0" w:color="auto"/>
                <w:right w:val="none" w:sz="0" w:space="0" w:color="auto"/>
              </w:divBdr>
            </w:div>
            <w:div w:id="528300852">
              <w:marLeft w:val="0"/>
              <w:marRight w:val="0"/>
              <w:marTop w:val="0"/>
              <w:marBottom w:val="0"/>
              <w:divBdr>
                <w:top w:val="none" w:sz="0" w:space="0" w:color="auto"/>
                <w:left w:val="none" w:sz="0" w:space="0" w:color="auto"/>
                <w:bottom w:val="none" w:sz="0" w:space="0" w:color="auto"/>
                <w:right w:val="none" w:sz="0" w:space="0" w:color="auto"/>
              </w:divBdr>
            </w:div>
            <w:div w:id="528448229">
              <w:marLeft w:val="0"/>
              <w:marRight w:val="0"/>
              <w:marTop w:val="0"/>
              <w:marBottom w:val="0"/>
              <w:divBdr>
                <w:top w:val="none" w:sz="0" w:space="0" w:color="auto"/>
                <w:left w:val="none" w:sz="0" w:space="0" w:color="auto"/>
                <w:bottom w:val="none" w:sz="0" w:space="0" w:color="auto"/>
                <w:right w:val="none" w:sz="0" w:space="0" w:color="auto"/>
              </w:divBdr>
            </w:div>
            <w:div w:id="528837355">
              <w:marLeft w:val="0"/>
              <w:marRight w:val="0"/>
              <w:marTop w:val="0"/>
              <w:marBottom w:val="0"/>
              <w:divBdr>
                <w:top w:val="none" w:sz="0" w:space="0" w:color="auto"/>
                <w:left w:val="none" w:sz="0" w:space="0" w:color="auto"/>
                <w:bottom w:val="none" w:sz="0" w:space="0" w:color="auto"/>
                <w:right w:val="none" w:sz="0" w:space="0" w:color="auto"/>
              </w:divBdr>
            </w:div>
            <w:div w:id="529221054">
              <w:marLeft w:val="0"/>
              <w:marRight w:val="0"/>
              <w:marTop w:val="0"/>
              <w:marBottom w:val="0"/>
              <w:divBdr>
                <w:top w:val="none" w:sz="0" w:space="0" w:color="auto"/>
                <w:left w:val="none" w:sz="0" w:space="0" w:color="auto"/>
                <w:bottom w:val="none" w:sz="0" w:space="0" w:color="auto"/>
                <w:right w:val="none" w:sz="0" w:space="0" w:color="auto"/>
              </w:divBdr>
            </w:div>
            <w:div w:id="529295346">
              <w:marLeft w:val="0"/>
              <w:marRight w:val="0"/>
              <w:marTop w:val="0"/>
              <w:marBottom w:val="0"/>
              <w:divBdr>
                <w:top w:val="none" w:sz="0" w:space="0" w:color="auto"/>
                <w:left w:val="none" w:sz="0" w:space="0" w:color="auto"/>
                <w:bottom w:val="none" w:sz="0" w:space="0" w:color="auto"/>
                <w:right w:val="none" w:sz="0" w:space="0" w:color="auto"/>
              </w:divBdr>
            </w:div>
            <w:div w:id="529759396">
              <w:marLeft w:val="0"/>
              <w:marRight w:val="0"/>
              <w:marTop w:val="0"/>
              <w:marBottom w:val="0"/>
              <w:divBdr>
                <w:top w:val="none" w:sz="0" w:space="0" w:color="auto"/>
                <w:left w:val="none" w:sz="0" w:space="0" w:color="auto"/>
                <w:bottom w:val="none" w:sz="0" w:space="0" w:color="auto"/>
                <w:right w:val="none" w:sz="0" w:space="0" w:color="auto"/>
              </w:divBdr>
            </w:div>
            <w:div w:id="530217946">
              <w:marLeft w:val="0"/>
              <w:marRight w:val="0"/>
              <w:marTop w:val="0"/>
              <w:marBottom w:val="0"/>
              <w:divBdr>
                <w:top w:val="none" w:sz="0" w:space="0" w:color="auto"/>
                <w:left w:val="none" w:sz="0" w:space="0" w:color="auto"/>
                <w:bottom w:val="none" w:sz="0" w:space="0" w:color="auto"/>
                <w:right w:val="none" w:sz="0" w:space="0" w:color="auto"/>
              </w:divBdr>
            </w:div>
            <w:div w:id="530385131">
              <w:marLeft w:val="0"/>
              <w:marRight w:val="0"/>
              <w:marTop w:val="0"/>
              <w:marBottom w:val="0"/>
              <w:divBdr>
                <w:top w:val="none" w:sz="0" w:space="0" w:color="auto"/>
                <w:left w:val="none" w:sz="0" w:space="0" w:color="auto"/>
                <w:bottom w:val="none" w:sz="0" w:space="0" w:color="auto"/>
                <w:right w:val="none" w:sz="0" w:space="0" w:color="auto"/>
              </w:divBdr>
            </w:div>
            <w:div w:id="531918908">
              <w:marLeft w:val="0"/>
              <w:marRight w:val="0"/>
              <w:marTop w:val="0"/>
              <w:marBottom w:val="0"/>
              <w:divBdr>
                <w:top w:val="none" w:sz="0" w:space="0" w:color="auto"/>
                <w:left w:val="none" w:sz="0" w:space="0" w:color="auto"/>
                <w:bottom w:val="none" w:sz="0" w:space="0" w:color="auto"/>
                <w:right w:val="none" w:sz="0" w:space="0" w:color="auto"/>
              </w:divBdr>
            </w:div>
            <w:div w:id="531918924">
              <w:marLeft w:val="0"/>
              <w:marRight w:val="0"/>
              <w:marTop w:val="0"/>
              <w:marBottom w:val="0"/>
              <w:divBdr>
                <w:top w:val="none" w:sz="0" w:space="0" w:color="auto"/>
                <w:left w:val="none" w:sz="0" w:space="0" w:color="auto"/>
                <w:bottom w:val="none" w:sz="0" w:space="0" w:color="auto"/>
                <w:right w:val="none" w:sz="0" w:space="0" w:color="auto"/>
              </w:divBdr>
            </w:div>
            <w:div w:id="532499582">
              <w:marLeft w:val="0"/>
              <w:marRight w:val="0"/>
              <w:marTop w:val="0"/>
              <w:marBottom w:val="0"/>
              <w:divBdr>
                <w:top w:val="none" w:sz="0" w:space="0" w:color="auto"/>
                <w:left w:val="none" w:sz="0" w:space="0" w:color="auto"/>
                <w:bottom w:val="none" w:sz="0" w:space="0" w:color="auto"/>
                <w:right w:val="none" w:sz="0" w:space="0" w:color="auto"/>
              </w:divBdr>
            </w:div>
            <w:div w:id="533924178">
              <w:marLeft w:val="0"/>
              <w:marRight w:val="0"/>
              <w:marTop w:val="0"/>
              <w:marBottom w:val="0"/>
              <w:divBdr>
                <w:top w:val="none" w:sz="0" w:space="0" w:color="auto"/>
                <w:left w:val="none" w:sz="0" w:space="0" w:color="auto"/>
                <w:bottom w:val="none" w:sz="0" w:space="0" w:color="auto"/>
                <w:right w:val="none" w:sz="0" w:space="0" w:color="auto"/>
              </w:divBdr>
            </w:div>
            <w:div w:id="534317724">
              <w:marLeft w:val="0"/>
              <w:marRight w:val="0"/>
              <w:marTop w:val="0"/>
              <w:marBottom w:val="0"/>
              <w:divBdr>
                <w:top w:val="none" w:sz="0" w:space="0" w:color="auto"/>
                <w:left w:val="none" w:sz="0" w:space="0" w:color="auto"/>
                <w:bottom w:val="none" w:sz="0" w:space="0" w:color="auto"/>
                <w:right w:val="none" w:sz="0" w:space="0" w:color="auto"/>
              </w:divBdr>
            </w:div>
            <w:div w:id="535125583">
              <w:marLeft w:val="0"/>
              <w:marRight w:val="0"/>
              <w:marTop w:val="0"/>
              <w:marBottom w:val="0"/>
              <w:divBdr>
                <w:top w:val="none" w:sz="0" w:space="0" w:color="auto"/>
                <w:left w:val="none" w:sz="0" w:space="0" w:color="auto"/>
                <w:bottom w:val="none" w:sz="0" w:space="0" w:color="auto"/>
                <w:right w:val="none" w:sz="0" w:space="0" w:color="auto"/>
              </w:divBdr>
            </w:div>
            <w:div w:id="535703823">
              <w:marLeft w:val="0"/>
              <w:marRight w:val="0"/>
              <w:marTop w:val="0"/>
              <w:marBottom w:val="0"/>
              <w:divBdr>
                <w:top w:val="none" w:sz="0" w:space="0" w:color="auto"/>
                <w:left w:val="none" w:sz="0" w:space="0" w:color="auto"/>
                <w:bottom w:val="none" w:sz="0" w:space="0" w:color="auto"/>
                <w:right w:val="none" w:sz="0" w:space="0" w:color="auto"/>
              </w:divBdr>
            </w:div>
            <w:div w:id="537161632">
              <w:marLeft w:val="0"/>
              <w:marRight w:val="0"/>
              <w:marTop w:val="0"/>
              <w:marBottom w:val="0"/>
              <w:divBdr>
                <w:top w:val="none" w:sz="0" w:space="0" w:color="auto"/>
                <w:left w:val="none" w:sz="0" w:space="0" w:color="auto"/>
                <w:bottom w:val="none" w:sz="0" w:space="0" w:color="auto"/>
                <w:right w:val="none" w:sz="0" w:space="0" w:color="auto"/>
              </w:divBdr>
            </w:div>
            <w:div w:id="537670601">
              <w:marLeft w:val="0"/>
              <w:marRight w:val="0"/>
              <w:marTop w:val="0"/>
              <w:marBottom w:val="0"/>
              <w:divBdr>
                <w:top w:val="none" w:sz="0" w:space="0" w:color="auto"/>
                <w:left w:val="none" w:sz="0" w:space="0" w:color="auto"/>
                <w:bottom w:val="none" w:sz="0" w:space="0" w:color="auto"/>
                <w:right w:val="none" w:sz="0" w:space="0" w:color="auto"/>
              </w:divBdr>
            </w:div>
            <w:div w:id="540559999">
              <w:marLeft w:val="0"/>
              <w:marRight w:val="0"/>
              <w:marTop w:val="0"/>
              <w:marBottom w:val="0"/>
              <w:divBdr>
                <w:top w:val="none" w:sz="0" w:space="0" w:color="auto"/>
                <w:left w:val="none" w:sz="0" w:space="0" w:color="auto"/>
                <w:bottom w:val="none" w:sz="0" w:space="0" w:color="auto"/>
                <w:right w:val="none" w:sz="0" w:space="0" w:color="auto"/>
              </w:divBdr>
            </w:div>
            <w:div w:id="540703141">
              <w:marLeft w:val="0"/>
              <w:marRight w:val="0"/>
              <w:marTop w:val="0"/>
              <w:marBottom w:val="0"/>
              <w:divBdr>
                <w:top w:val="none" w:sz="0" w:space="0" w:color="auto"/>
                <w:left w:val="none" w:sz="0" w:space="0" w:color="auto"/>
                <w:bottom w:val="none" w:sz="0" w:space="0" w:color="auto"/>
                <w:right w:val="none" w:sz="0" w:space="0" w:color="auto"/>
              </w:divBdr>
            </w:div>
            <w:div w:id="540744769">
              <w:marLeft w:val="0"/>
              <w:marRight w:val="0"/>
              <w:marTop w:val="0"/>
              <w:marBottom w:val="0"/>
              <w:divBdr>
                <w:top w:val="none" w:sz="0" w:space="0" w:color="auto"/>
                <w:left w:val="none" w:sz="0" w:space="0" w:color="auto"/>
                <w:bottom w:val="none" w:sz="0" w:space="0" w:color="auto"/>
                <w:right w:val="none" w:sz="0" w:space="0" w:color="auto"/>
              </w:divBdr>
            </w:div>
            <w:div w:id="541208912">
              <w:marLeft w:val="0"/>
              <w:marRight w:val="0"/>
              <w:marTop w:val="0"/>
              <w:marBottom w:val="0"/>
              <w:divBdr>
                <w:top w:val="none" w:sz="0" w:space="0" w:color="auto"/>
                <w:left w:val="none" w:sz="0" w:space="0" w:color="auto"/>
                <w:bottom w:val="none" w:sz="0" w:space="0" w:color="auto"/>
                <w:right w:val="none" w:sz="0" w:space="0" w:color="auto"/>
              </w:divBdr>
            </w:div>
            <w:div w:id="542643652">
              <w:marLeft w:val="0"/>
              <w:marRight w:val="0"/>
              <w:marTop w:val="0"/>
              <w:marBottom w:val="0"/>
              <w:divBdr>
                <w:top w:val="none" w:sz="0" w:space="0" w:color="auto"/>
                <w:left w:val="none" w:sz="0" w:space="0" w:color="auto"/>
                <w:bottom w:val="none" w:sz="0" w:space="0" w:color="auto"/>
                <w:right w:val="none" w:sz="0" w:space="0" w:color="auto"/>
              </w:divBdr>
            </w:div>
            <w:div w:id="544408345">
              <w:marLeft w:val="0"/>
              <w:marRight w:val="0"/>
              <w:marTop w:val="0"/>
              <w:marBottom w:val="0"/>
              <w:divBdr>
                <w:top w:val="none" w:sz="0" w:space="0" w:color="auto"/>
                <w:left w:val="none" w:sz="0" w:space="0" w:color="auto"/>
                <w:bottom w:val="none" w:sz="0" w:space="0" w:color="auto"/>
                <w:right w:val="none" w:sz="0" w:space="0" w:color="auto"/>
              </w:divBdr>
            </w:div>
            <w:div w:id="544949530">
              <w:marLeft w:val="0"/>
              <w:marRight w:val="0"/>
              <w:marTop w:val="0"/>
              <w:marBottom w:val="0"/>
              <w:divBdr>
                <w:top w:val="none" w:sz="0" w:space="0" w:color="auto"/>
                <w:left w:val="none" w:sz="0" w:space="0" w:color="auto"/>
                <w:bottom w:val="none" w:sz="0" w:space="0" w:color="auto"/>
                <w:right w:val="none" w:sz="0" w:space="0" w:color="auto"/>
              </w:divBdr>
            </w:div>
            <w:div w:id="545023753">
              <w:marLeft w:val="0"/>
              <w:marRight w:val="0"/>
              <w:marTop w:val="0"/>
              <w:marBottom w:val="0"/>
              <w:divBdr>
                <w:top w:val="none" w:sz="0" w:space="0" w:color="auto"/>
                <w:left w:val="none" w:sz="0" w:space="0" w:color="auto"/>
                <w:bottom w:val="none" w:sz="0" w:space="0" w:color="auto"/>
                <w:right w:val="none" w:sz="0" w:space="0" w:color="auto"/>
              </w:divBdr>
            </w:div>
            <w:div w:id="548149904">
              <w:marLeft w:val="0"/>
              <w:marRight w:val="0"/>
              <w:marTop w:val="0"/>
              <w:marBottom w:val="0"/>
              <w:divBdr>
                <w:top w:val="none" w:sz="0" w:space="0" w:color="auto"/>
                <w:left w:val="none" w:sz="0" w:space="0" w:color="auto"/>
                <w:bottom w:val="none" w:sz="0" w:space="0" w:color="auto"/>
                <w:right w:val="none" w:sz="0" w:space="0" w:color="auto"/>
              </w:divBdr>
            </w:div>
            <w:div w:id="548684902">
              <w:marLeft w:val="0"/>
              <w:marRight w:val="0"/>
              <w:marTop w:val="0"/>
              <w:marBottom w:val="0"/>
              <w:divBdr>
                <w:top w:val="none" w:sz="0" w:space="0" w:color="auto"/>
                <w:left w:val="none" w:sz="0" w:space="0" w:color="auto"/>
                <w:bottom w:val="none" w:sz="0" w:space="0" w:color="auto"/>
                <w:right w:val="none" w:sz="0" w:space="0" w:color="auto"/>
              </w:divBdr>
            </w:div>
            <w:div w:id="551814727">
              <w:marLeft w:val="0"/>
              <w:marRight w:val="0"/>
              <w:marTop w:val="0"/>
              <w:marBottom w:val="0"/>
              <w:divBdr>
                <w:top w:val="none" w:sz="0" w:space="0" w:color="auto"/>
                <w:left w:val="none" w:sz="0" w:space="0" w:color="auto"/>
                <w:bottom w:val="none" w:sz="0" w:space="0" w:color="auto"/>
                <w:right w:val="none" w:sz="0" w:space="0" w:color="auto"/>
              </w:divBdr>
            </w:div>
            <w:div w:id="553548482">
              <w:marLeft w:val="0"/>
              <w:marRight w:val="0"/>
              <w:marTop w:val="0"/>
              <w:marBottom w:val="0"/>
              <w:divBdr>
                <w:top w:val="none" w:sz="0" w:space="0" w:color="auto"/>
                <w:left w:val="none" w:sz="0" w:space="0" w:color="auto"/>
                <w:bottom w:val="none" w:sz="0" w:space="0" w:color="auto"/>
                <w:right w:val="none" w:sz="0" w:space="0" w:color="auto"/>
              </w:divBdr>
            </w:div>
            <w:div w:id="554242899">
              <w:marLeft w:val="0"/>
              <w:marRight w:val="0"/>
              <w:marTop w:val="0"/>
              <w:marBottom w:val="0"/>
              <w:divBdr>
                <w:top w:val="none" w:sz="0" w:space="0" w:color="auto"/>
                <w:left w:val="none" w:sz="0" w:space="0" w:color="auto"/>
                <w:bottom w:val="none" w:sz="0" w:space="0" w:color="auto"/>
                <w:right w:val="none" w:sz="0" w:space="0" w:color="auto"/>
              </w:divBdr>
            </w:div>
            <w:div w:id="555750282">
              <w:marLeft w:val="0"/>
              <w:marRight w:val="0"/>
              <w:marTop w:val="0"/>
              <w:marBottom w:val="0"/>
              <w:divBdr>
                <w:top w:val="none" w:sz="0" w:space="0" w:color="auto"/>
                <w:left w:val="none" w:sz="0" w:space="0" w:color="auto"/>
                <w:bottom w:val="none" w:sz="0" w:space="0" w:color="auto"/>
                <w:right w:val="none" w:sz="0" w:space="0" w:color="auto"/>
              </w:divBdr>
            </w:div>
            <w:div w:id="556235731">
              <w:marLeft w:val="0"/>
              <w:marRight w:val="0"/>
              <w:marTop w:val="0"/>
              <w:marBottom w:val="0"/>
              <w:divBdr>
                <w:top w:val="none" w:sz="0" w:space="0" w:color="auto"/>
                <w:left w:val="none" w:sz="0" w:space="0" w:color="auto"/>
                <w:bottom w:val="none" w:sz="0" w:space="0" w:color="auto"/>
                <w:right w:val="none" w:sz="0" w:space="0" w:color="auto"/>
              </w:divBdr>
            </w:div>
            <w:div w:id="556866885">
              <w:marLeft w:val="0"/>
              <w:marRight w:val="0"/>
              <w:marTop w:val="0"/>
              <w:marBottom w:val="0"/>
              <w:divBdr>
                <w:top w:val="none" w:sz="0" w:space="0" w:color="auto"/>
                <w:left w:val="none" w:sz="0" w:space="0" w:color="auto"/>
                <w:bottom w:val="none" w:sz="0" w:space="0" w:color="auto"/>
                <w:right w:val="none" w:sz="0" w:space="0" w:color="auto"/>
              </w:divBdr>
            </w:div>
            <w:div w:id="557328893">
              <w:marLeft w:val="0"/>
              <w:marRight w:val="0"/>
              <w:marTop w:val="0"/>
              <w:marBottom w:val="0"/>
              <w:divBdr>
                <w:top w:val="none" w:sz="0" w:space="0" w:color="auto"/>
                <w:left w:val="none" w:sz="0" w:space="0" w:color="auto"/>
                <w:bottom w:val="none" w:sz="0" w:space="0" w:color="auto"/>
                <w:right w:val="none" w:sz="0" w:space="0" w:color="auto"/>
              </w:divBdr>
            </w:div>
            <w:div w:id="561332915">
              <w:marLeft w:val="0"/>
              <w:marRight w:val="0"/>
              <w:marTop w:val="0"/>
              <w:marBottom w:val="0"/>
              <w:divBdr>
                <w:top w:val="none" w:sz="0" w:space="0" w:color="auto"/>
                <w:left w:val="none" w:sz="0" w:space="0" w:color="auto"/>
                <w:bottom w:val="none" w:sz="0" w:space="0" w:color="auto"/>
                <w:right w:val="none" w:sz="0" w:space="0" w:color="auto"/>
              </w:divBdr>
            </w:div>
            <w:div w:id="562719165">
              <w:marLeft w:val="0"/>
              <w:marRight w:val="0"/>
              <w:marTop w:val="0"/>
              <w:marBottom w:val="0"/>
              <w:divBdr>
                <w:top w:val="none" w:sz="0" w:space="0" w:color="auto"/>
                <w:left w:val="none" w:sz="0" w:space="0" w:color="auto"/>
                <w:bottom w:val="none" w:sz="0" w:space="0" w:color="auto"/>
                <w:right w:val="none" w:sz="0" w:space="0" w:color="auto"/>
              </w:divBdr>
            </w:div>
            <w:div w:id="563217502">
              <w:marLeft w:val="0"/>
              <w:marRight w:val="0"/>
              <w:marTop w:val="0"/>
              <w:marBottom w:val="0"/>
              <w:divBdr>
                <w:top w:val="none" w:sz="0" w:space="0" w:color="auto"/>
                <w:left w:val="none" w:sz="0" w:space="0" w:color="auto"/>
                <w:bottom w:val="none" w:sz="0" w:space="0" w:color="auto"/>
                <w:right w:val="none" w:sz="0" w:space="0" w:color="auto"/>
              </w:divBdr>
            </w:div>
            <w:div w:id="563491510">
              <w:marLeft w:val="0"/>
              <w:marRight w:val="0"/>
              <w:marTop w:val="0"/>
              <w:marBottom w:val="0"/>
              <w:divBdr>
                <w:top w:val="none" w:sz="0" w:space="0" w:color="auto"/>
                <w:left w:val="none" w:sz="0" w:space="0" w:color="auto"/>
                <w:bottom w:val="none" w:sz="0" w:space="0" w:color="auto"/>
                <w:right w:val="none" w:sz="0" w:space="0" w:color="auto"/>
              </w:divBdr>
            </w:div>
            <w:div w:id="565918820">
              <w:marLeft w:val="0"/>
              <w:marRight w:val="0"/>
              <w:marTop w:val="0"/>
              <w:marBottom w:val="0"/>
              <w:divBdr>
                <w:top w:val="none" w:sz="0" w:space="0" w:color="auto"/>
                <w:left w:val="none" w:sz="0" w:space="0" w:color="auto"/>
                <w:bottom w:val="none" w:sz="0" w:space="0" w:color="auto"/>
                <w:right w:val="none" w:sz="0" w:space="0" w:color="auto"/>
              </w:divBdr>
            </w:div>
            <w:div w:id="570045539">
              <w:marLeft w:val="0"/>
              <w:marRight w:val="0"/>
              <w:marTop w:val="0"/>
              <w:marBottom w:val="0"/>
              <w:divBdr>
                <w:top w:val="none" w:sz="0" w:space="0" w:color="auto"/>
                <w:left w:val="none" w:sz="0" w:space="0" w:color="auto"/>
                <w:bottom w:val="none" w:sz="0" w:space="0" w:color="auto"/>
                <w:right w:val="none" w:sz="0" w:space="0" w:color="auto"/>
              </w:divBdr>
            </w:div>
            <w:div w:id="570892381">
              <w:marLeft w:val="0"/>
              <w:marRight w:val="0"/>
              <w:marTop w:val="0"/>
              <w:marBottom w:val="0"/>
              <w:divBdr>
                <w:top w:val="none" w:sz="0" w:space="0" w:color="auto"/>
                <w:left w:val="none" w:sz="0" w:space="0" w:color="auto"/>
                <w:bottom w:val="none" w:sz="0" w:space="0" w:color="auto"/>
                <w:right w:val="none" w:sz="0" w:space="0" w:color="auto"/>
              </w:divBdr>
            </w:div>
            <w:div w:id="571429103">
              <w:marLeft w:val="0"/>
              <w:marRight w:val="0"/>
              <w:marTop w:val="0"/>
              <w:marBottom w:val="0"/>
              <w:divBdr>
                <w:top w:val="none" w:sz="0" w:space="0" w:color="auto"/>
                <w:left w:val="none" w:sz="0" w:space="0" w:color="auto"/>
                <w:bottom w:val="none" w:sz="0" w:space="0" w:color="auto"/>
                <w:right w:val="none" w:sz="0" w:space="0" w:color="auto"/>
              </w:divBdr>
            </w:div>
            <w:div w:id="571820675">
              <w:marLeft w:val="0"/>
              <w:marRight w:val="0"/>
              <w:marTop w:val="0"/>
              <w:marBottom w:val="0"/>
              <w:divBdr>
                <w:top w:val="none" w:sz="0" w:space="0" w:color="auto"/>
                <w:left w:val="none" w:sz="0" w:space="0" w:color="auto"/>
                <w:bottom w:val="none" w:sz="0" w:space="0" w:color="auto"/>
                <w:right w:val="none" w:sz="0" w:space="0" w:color="auto"/>
              </w:divBdr>
            </w:div>
            <w:div w:id="573442199">
              <w:marLeft w:val="0"/>
              <w:marRight w:val="0"/>
              <w:marTop w:val="0"/>
              <w:marBottom w:val="0"/>
              <w:divBdr>
                <w:top w:val="none" w:sz="0" w:space="0" w:color="auto"/>
                <w:left w:val="none" w:sz="0" w:space="0" w:color="auto"/>
                <w:bottom w:val="none" w:sz="0" w:space="0" w:color="auto"/>
                <w:right w:val="none" w:sz="0" w:space="0" w:color="auto"/>
              </w:divBdr>
            </w:div>
            <w:div w:id="577403270">
              <w:marLeft w:val="0"/>
              <w:marRight w:val="0"/>
              <w:marTop w:val="0"/>
              <w:marBottom w:val="0"/>
              <w:divBdr>
                <w:top w:val="none" w:sz="0" w:space="0" w:color="auto"/>
                <w:left w:val="none" w:sz="0" w:space="0" w:color="auto"/>
                <w:bottom w:val="none" w:sz="0" w:space="0" w:color="auto"/>
                <w:right w:val="none" w:sz="0" w:space="0" w:color="auto"/>
              </w:divBdr>
            </w:div>
            <w:div w:id="579213794">
              <w:marLeft w:val="0"/>
              <w:marRight w:val="0"/>
              <w:marTop w:val="0"/>
              <w:marBottom w:val="0"/>
              <w:divBdr>
                <w:top w:val="none" w:sz="0" w:space="0" w:color="auto"/>
                <w:left w:val="none" w:sz="0" w:space="0" w:color="auto"/>
                <w:bottom w:val="none" w:sz="0" w:space="0" w:color="auto"/>
                <w:right w:val="none" w:sz="0" w:space="0" w:color="auto"/>
              </w:divBdr>
            </w:div>
            <w:div w:id="579413545">
              <w:marLeft w:val="0"/>
              <w:marRight w:val="0"/>
              <w:marTop w:val="0"/>
              <w:marBottom w:val="0"/>
              <w:divBdr>
                <w:top w:val="none" w:sz="0" w:space="0" w:color="auto"/>
                <w:left w:val="none" w:sz="0" w:space="0" w:color="auto"/>
                <w:bottom w:val="none" w:sz="0" w:space="0" w:color="auto"/>
                <w:right w:val="none" w:sz="0" w:space="0" w:color="auto"/>
              </w:divBdr>
            </w:div>
            <w:div w:id="579608523">
              <w:marLeft w:val="0"/>
              <w:marRight w:val="0"/>
              <w:marTop w:val="0"/>
              <w:marBottom w:val="0"/>
              <w:divBdr>
                <w:top w:val="none" w:sz="0" w:space="0" w:color="auto"/>
                <w:left w:val="none" w:sz="0" w:space="0" w:color="auto"/>
                <w:bottom w:val="none" w:sz="0" w:space="0" w:color="auto"/>
                <w:right w:val="none" w:sz="0" w:space="0" w:color="auto"/>
              </w:divBdr>
            </w:div>
            <w:div w:id="584338111">
              <w:marLeft w:val="0"/>
              <w:marRight w:val="0"/>
              <w:marTop w:val="0"/>
              <w:marBottom w:val="0"/>
              <w:divBdr>
                <w:top w:val="none" w:sz="0" w:space="0" w:color="auto"/>
                <w:left w:val="none" w:sz="0" w:space="0" w:color="auto"/>
                <w:bottom w:val="none" w:sz="0" w:space="0" w:color="auto"/>
                <w:right w:val="none" w:sz="0" w:space="0" w:color="auto"/>
              </w:divBdr>
            </w:div>
            <w:div w:id="584339094">
              <w:marLeft w:val="0"/>
              <w:marRight w:val="0"/>
              <w:marTop w:val="0"/>
              <w:marBottom w:val="0"/>
              <w:divBdr>
                <w:top w:val="none" w:sz="0" w:space="0" w:color="auto"/>
                <w:left w:val="none" w:sz="0" w:space="0" w:color="auto"/>
                <w:bottom w:val="none" w:sz="0" w:space="0" w:color="auto"/>
                <w:right w:val="none" w:sz="0" w:space="0" w:color="auto"/>
              </w:divBdr>
            </w:div>
            <w:div w:id="585113345">
              <w:marLeft w:val="0"/>
              <w:marRight w:val="0"/>
              <w:marTop w:val="0"/>
              <w:marBottom w:val="0"/>
              <w:divBdr>
                <w:top w:val="none" w:sz="0" w:space="0" w:color="auto"/>
                <w:left w:val="none" w:sz="0" w:space="0" w:color="auto"/>
                <w:bottom w:val="none" w:sz="0" w:space="0" w:color="auto"/>
                <w:right w:val="none" w:sz="0" w:space="0" w:color="auto"/>
              </w:divBdr>
            </w:div>
            <w:div w:id="585767527">
              <w:marLeft w:val="0"/>
              <w:marRight w:val="0"/>
              <w:marTop w:val="0"/>
              <w:marBottom w:val="0"/>
              <w:divBdr>
                <w:top w:val="none" w:sz="0" w:space="0" w:color="auto"/>
                <w:left w:val="none" w:sz="0" w:space="0" w:color="auto"/>
                <w:bottom w:val="none" w:sz="0" w:space="0" w:color="auto"/>
                <w:right w:val="none" w:sz="0" w:space="0" w:color="auto"/>
              </w:divBdr>
            </w:div>
            <w:div w:id="586960891">
              <w:marLeft w:val="0"/>
              <w:marRight w:val="0"/>
              <w:marTop w:val="0"/>
              <w:marBottom w:val="0"/>
              <w:divBdr>
                <w:top w:val="none" w:sz="0" w:space="0" w:color="auto"/>
                <w:left w:val="none" w:sz="0" w:space="0" w:color="auto"/>
                <w:bottom w:val="none" w:sz="0" w:space="0" w:color="auto"/>
                <w:right w:val="none" w:sz="0" w:space="0" w:color="auto"/>
              </w:divBdr>
            </w:div>
            <w:div w:id="588471158">
              <w:marLeft w:val="0"/>
              <w:marRight w:val="0"/>
              <w:marTop w:val="0"/>
              <w:marBottom w:val="0"/>
              <w:divBdr>
                <w:top w:val="none" w:sz="0" w:space="0" w:color="auto"/>
                <w:left w:val="none" w:sz="0" w:space="0" w:color="auto"/>
                <w:bottom w:val="none" w:sz="0" w:space="0" w:color="auto"/>
                <w:right w:val="none" w:sz="0" w:space="0" w:color="auto"/>
              </w:divBdr>
            </w:div>
            <w:div w:id="589047841">
              <w:marLeft w:val="0"/>
              <w:marRight w:val="0"/>
              <w:marTop w:val="0"/>
              <w:marBottom w:val="0"/>
              <w:divBdr>
                <w:top w:val="none" w:sz="0" w:space="0" w:color="auto"/>
                <w:left w:val="none" w:sz="0" w:space="0" w:color="auto"/>
                <w:bottom w:val="none" w:sz="0" w:space="0" w:color="auto"/>
                <w:right w:val="none" w:sz="0" w:space="0" w:color="auto"/>
              </w:divBdr>
            </w:div>
            <w:div w:id="595679183">
              <w:marLeft w:val="0"/>
              <w:marRight w:val="0"/>
              <w:marTop w:val="0"/>
              <w:marBottom w:val="0"/>
              <w:divBdr>
                <w:top w:val="none" w:sz="0" w:space="0" w:color="auto"/>
                <w:left w:val="none" w:sz="0" w:space="0" w:color="auto"/>
                <w:bottom w:val="none" w:sz="0" w:space="0" w:color="auto"/>
                <w:right w:val="none" w:sz="0" w:space="0" w:color="auto"/>
              </w:divBdr>
            </w:div>
            <w:div w:id="596982435">
              <w:marLeft w:val="0"/>
              <w:marRight w:val="0"/>
              <w:marTop w:val="0"/>
              <w:marBottom w:val="0"/>
              <w:divBdr>
                <w:top w:val="none" w:sz="0" w:space="0" w:color="auto"/>
                <w:left w:val="none" w:sz="0" w:space="0" w:color="auto"/>
                <w:bottom w:val="none" w:sz="0" w:space="0" w:color="auto"/>
                <w:right w:val="none" w:sz="0" w:space="0" w:color="auto"/>
              </w:divBdr>
            </w:div>
            <w:div w:id="598103433">
              <w:marLeft w:val="0"/>
              <w:marRight w:val="0"/>
              <w:marTop w:val="0"/>
              <w:marBottom w:val="0"/>
              <w:divBdr>
                <w:top w:val="none" w:sz="0" w:space="0" w:color="auto"/>
                <w:left w:val="none" w:sz="0" w:space="0" w:color="auto"/>
                <w:bottom w:val="none" w:sz="0" w:space="0" w:color="auto"/>
                <w:right w:val="none" w:sz="0" w:space="0" w:color="auto"/>
              </w:divBdr>
            </w:div>
            <w:div w:id="602614920">
              <w:marLeft w:val="0"/>
              <w:marRight w:val="0"/>
              <w:marTop w:val="0"/>
              <w:marBottom w:val="0"/>
              <w:divBdr>
                <w:top w:val="none" w:sz="0" w:space="0" w:color="auto"/>
                <w:left w:val="none" w:sz="0" w:space="0" w:color="auto"/>
                <w:bottom w:val="none" w:sz="0" w:space="0" w:color="auto"/>
                <w:right w:val="none" w:sz="0" w:space="0" w:color="auto"/>
              </w:divBdr>
            </w:div>
            <w:div w:id="605624320">
              <w:marLeft w:val="0"/>
              <w:marRight w:val="0"/>
              <w:marTop w:val="0"/>
              <w:marBottom w:val="0"/>
              <w:divBdr>
                <w:top w:val="none" w:sz="0" w:space="0" w:color="auto"/>
                <w:left w:val="none" w:sz="0" w:space="0" w:color="auto"/>
                <w:bottom w:val="none" w:sz="0" w:space="0" w:color="auto"/>
                <w:right w:val="none" w:sz="0" w:space="0" w:color="auto"/>
              </w:divBdr>
            </w:div>
            <w:div w:id="606154807">
              <w:marLeft w:val="0"/>
              <w:marRight w:val="0"/>
              <w:marTop w:val="0"/>
              <w:marBottom w:val="0"/>
              <w:divBdr>
                <w:top w:val="none" w:sz="0" w:space="0" w:color="auto"/>
                <w:left w:val="none" w:sz="0" w:space="0" w:color="auto"/>
                <w:bottom w:val="none" w:sz="0" w:space="0" w:color="auto"/>
                <w:right w:val="none" w:sz="0" w:space="0" w:color="auto"/>
              </w:divBdr>
            </w:div>
            <w:div w:id="606156117">
              <w:marLeft w:val="0"/>
              <w:marRight w:val="0"/>
              <w:marTop w:val="0"/>
              <w:marBottom w:val="0"/>
              <w:divBdr>
                <w:top w:val="none" w:sz="0" w:space="0" w:color="auto"/>
                <w:left w:val="none" w:sz="0" w:space="0" w:color="auto"/>
                <w:bottom w:val="none" w:sz="0" w:space="0" w:color="auto"/>
                <w:right w:val="none" w:sz="0" w:space="0" w:color="auto"/>
              </w:divBdr>
            </w:div>
            <w:div w:id="609555065">
              <w:marLeft w:val="0"/>
              <w:marRight w:val="0"/>
              <w:marTop w:val="0"/>
              <w:marBottom w:val="0"/>
              <w:divBdr>
                <w:top w:val="none" w:sz="0" w:space="0" w:color="auto"/>
                <w:left w:val="none" w:sz="0" w:space="0" w:color="auto"/>
                <w:bottom w:val="none" w:sz="0" w:space="0" w:color="auto"/>
                <w:right w:val="none" w:sz="0" w:space="0" w:color="auto"/>
              </w:divBdr>
            </w:div>
            <w:div w:id="610631650">
              <w:marLeft w:val="0"/>
              <w:marRight w:val="0"/>
              <w:marTop w:val="0"/>
              <w:marBottom w:val="0"/>
              <w:divBdr>
                <w:top w:val="none" w:sz="0" w:space="0" w:color="auto"/>
                <w:left w:val="none" w:sz="0" w:space="0" w:color="auto"/>
                <w:bottom w:val="none" w:sz="0" w:space="0" w:color="auto"/>
                <w:right w:val="none" w:sz="0" w:space="0" w:color="auto"/>
              </w:divBdr>
            </w:div>
            <w:div w:id="611207362">
              <w:marLeft w:val="0"/>
              <w:marRight w:val="0"/>
              <w:marTop w:val="0"/>
              <w:marBottom w:val="0"/>
              <w:divBdr>
                <w:top w:val="none" w:sz="0" w:space="0" w:color="auto"/>
                <w:left w:val="none" w:sz="0" w:space="0" w:color="auto"/>
                <w:bottom w:val="none" w:sz="0" w:space="0" w:color="auto"/>
                <w:right w:val="none" w:sz="0" w:space="0" w:color="auto"/>
              </w:divBdr>
            </w:div>
            <w:div w:id="613483762">
              <w:marLeft w:val="0"/>
              <w:marRight w:val="0"/>
              <w:marTop w:val="0"/>
              <w:marBottom w:val="0"/>
              <w:divBdr>
                <w:top w:val="none" w:sz="0" w:space="0" w:color="auto"/>
                <w:left w:val="none" w:sz="0" w:space="0" w:color="auto"/>
                <w:bottom w:val="none" w:sz="0" w:space="0" w:color="auto"/>
                <w:right w:val="none" w:sz="0" w:space="0" w:color="auto"/>
              </w:divBdr>
            </w:div>
            <w:div w:id="615135185">
              <w:marLeft w:val="0"/>
              <w:marRight w:val="0"/>
              <w:marTop w:val="0"/>
              <w:marBottom w:val="0"/>
              <w:divBdr>
                <w:top w:val="none" w:sz="0" w:space="0" w:color="auto"/>
                <w:left w:val="none" w:sz="0" w:space="0" w:color="auto"/>
                <w:bottom w:val="none" w:sz="0" w:space="0" w:color="auto"/>
                <w:right w:val="none" w:sz="0" w:space="0" w:color="auto"/>
              </w:divBdr>
            </w:div>
            <w:div w:id="616066743">
              <w:marLeft w:val="0"/>
              <w:marRight w:val="0"/>
              <w:marTop w:val="0"/>
              <w:marBottom w:val="0"/>
              <w:divBdr>
                <w:top w:val="none" w:sz="0" w:space="0" w:color="auto"/>
                <w:left w:val="none" w:sz="0" w:space="0" w:color="auto"/>
                <w:bottom w:val="none" w:sz="0" w:space="0" w:color="auto"/>
                <w:right w:val="none" w:sz="0" w:space="0" w:color="auto"/>
              </w:divBdr>
            </w:div>
            <w:div w:id="618681436">
              <w:marLeft w:val="0"/>
              <w:marRight w:val="0"/>
              <w:marTop w:val="0"/>
              <w:marBottom w:val="0"/>
              <w:divBdr>
                <w:top w:val="none" w:sz="0" w:space="0" w:color="auto"/>
                <w:left w:val="none" w:sz="0" w:space="0" w:color="auto"/>
                <w:bottom w:val="none" w:sz="0" w:space="0" w:color="auto"/>
                <w:right w:val="none" w:sz="0" w:space="0" w:color="auto"/>
              </w:divBdr>
            </w:div>
            <w:div w:id="621687138">
              <w:marLeft w:val="0"/>
              <w:marRight w:val="0"/>
              <w:marTop w:val="0"/>
              <w:marBottom w:val="0"/>
              <w:divBdr>
                <w:top w:val="none" w:sz="0" w:space="0" w:color="auto"/>
                <w:left w:val="none" w:sz="0" w:space="0" w:color="auto"/>
                <w:bottom w:val="none" w:sz="0" w:space="0" w:color="auto"/>
                <w:right w:val="none" w:sz="0" w:space="0" w:color="auto"/>
              </w:divBdr>
            </w:div>
            <w:div w:id="622419017">
              <w:marLeft w:val="0"/>
              <w:marRight w:val="0"/>
              <w:marTop w:val="0"/>
              <w:marBottom w:val="0"/>
              <w:divBdr>
                <w:top w:val="none" w:sz="0" w:space="0" w:color="auto"/>
                <w:left w:val="none" w:sz="0" w:space="0" w:color="auto"/>
                <w:bottom w:val="none" w:sz="0" w:space="0" w:color="auto"/>
                <w:right w:val="none" w:sz="0" w:space="0" w:color="auto"/>
              </w:divBdr>
            </w:div>
            <w:div w:id="624316042">
              <w:marLeft w:val="0"/>
              <w:marRight w:val="0"/>
              <w:marTop w:val="0"/>
              <w:marBottom w:val="0"/>
              <w:divBdr>
                <w:top w:val="none" w:sz="0" w:space="0" w:color="auto"/>
                <w:left w:val="none" w:sz="0" w:space="0" w:color="auto"/>
                <w:bottom w:val="none" w:sz="0" w:space="0" w:color="auto"/>
                <w:right w:val="none" w:sz="0" w:space="0" w:color="auto"/>
              </w:divBdr>
            </w:div>
            <w:div w:id="625965548">
              <w:marLeft w:val="0"/>
              <w:marRight w:val="0"/>
              <w:marTop w:val="0"/>
              <w:marBottom w:val="0"/>
              <w:divBdr>
                <w:top w:val="none" w:sz="0" w:space="0" w:color="auto"/>
                <w:left w:val="none" w:sz="0" w:space="0" w:color="auto"/>
                <w:bottom w:val="none" w:sz="0" w:space="0" w:color="auto"/>
                <w:right w:val="none" w:sz="0" w:space="0" w:color="auto"/>
              </w:divBdr>
            </w:div>
            <w:div w:id="628364054">
              <w:marLeft w:val="0"/>
              <w:marRight w:val="0"/>
              <w:marTop w:val="0"/>
              <w:marBottom w:val="0"/>
              <w:divBdr>
                <w:top w:val="none" w:sz="0" w:space="0" w:color="auto"/>
                <w:left w:val="none" w:sz="0" w:space="0" w:color="auto"/>
                <w:bottom w:val="none" w:sz="0" w:space="0" w:color="auto"/>
                <w:right w:val="none" w:sz="0" w:space="0" w:color="auto"/>
              </w:divBdr>
            </w:div>
            <w:div w:id="628970202">
              <w:marLeft w:val="0"/>
              <w:marRight w:val="0"/>
              <w:marTop w:val="0"/>
              <w:marBottom w:val="0"/>
              <w:divBdr>
                <w:top w:val="none" w:sz="0" w:space="0" w:color="auto"/>
                <w:left w:val="none" w:sz="0" w:space="0" w:color="auto"/>
                <w:bottom w:val="none" w:sz="0" w:space="0" w:color="auto"/>
                <w:right w:val="none" w:sz="0" w:space="0" w:color="auto"/>
              </w:divBdr>
            </w:div>
            <w:div w:id="629673640">
              <w:marLeft w:val="0"/>
              <w:marRight w:val="0"/>
              <w:marTop w:val="0"/>
              <w:marBottom w:val="0"/>
              <w:divBdr>
                <w:top w:val="none" w:sz="0" w:space="0" w:color="auto"/>
                <w:left w:val="none" w:sz="0" w:space="0" w:color="auto"/>
                <w:bottom w:val="none" w:sz="0" w:space="0" w:color="auto"/>
                <w:right w:val="none" w:sz="0" w:space="0" w:color="auto"/>
              </w:divBdr>
            </w:div>
            <w:div w:id="637032953">
              <w:marLeft w:val="0"/>
              <w:marRight w:val="0"/>
              <w:marTop w:val="0"/>
              <w:marBottom w:val="0"/>
              <w:divBdr>
                <w:top w:val="none" w:sz="0" w:space="0" w:color="auto"/>
                <w:left w:val="none" w:sz="0" w:space="0" w:color="auto"/>
                <w:bottom w:val="none" w:sz="0" w:space="0" w:color="auto"/>
                <w:right w:val="none" w:sz="0" w:space="0" w:color="auto"/>
              </w:divBdr>
            </w:div>
            <w:div w:id="640186499">
              <w:marLeft w:val="0"/>
              <w:marRight w:val="0"/>
              <w:marTop w:val="0"/>
              <w:marBottom w:val="0"/>
              <w:divBdr>
                <w:top w:val="none" w:sz="0" w:space="0" w:color="auto"/>
                <w:left w:val="none" w:sz="0" w:space="0" w:color="auto"/>
                <w:bottom w:val="none" w:sz="0" w:space="0" w:color="auto"/>
                <w:right w:val="none" w:sz="0" w:space="0" w:color="auto"/>
              </w:divBdr>
            </w:div>
            <w:div w:id="642151319">
              <w:marLeft w:val="0"/>
              <w:marRight w:val="0"/>
              <w:marTop w:val="0"/>
              <w:marBottom w:val="0"/>
              <w:divBdr>
                <w:top w:val="none" w:sz="0" w:space="0" w:color="auto"/>
                <w:left w:val="none" w:sz="0" w:space="0" w:color="auto"/>
                <w:bottom w:val="none" w:sz="0" w:space="0" w:color="auto"/>
                <w:right w:val="none" w:sz="0" w:space="0" w:color="auto"/>
              </w:divBdr>
            </w:div>
            <w:div w:id="643437310">
              <w:marLeft w:val="0"/>
              <w:marRight w:val="0"/>
              <w:marTop w:val="0"/>
              <w:marBottom w:val="0"/>
              <w:divBdr>
                <w:top w:val="none" w:sz="0" w:space="0" w:color="auto"/>
                <w:left w:val="none" w:sz="0" w:space="0" w:color="auto"/>
                <w:bottom w:val="none" w:sz="0" w:space="0" w:color="auto"/>
                <w:right w:val="none" w:sz="0" w:space="0" w:color="auto"/>
              </w:divBdr>
            </w:div>
            <w:div w:id="643704870">
              <w:marLeft w:val="0"/>
              <w:marRight w:val="0"/>
              <w:marTop w:val="0"/>
              <w:marBottom w:val="0"/>
              <w:divBdr>
                <w:top w:val="none" w:sz="0" w:space="0" w:color="auto"/>
                <w:left w:val="none" w:sz="0" w:space="0" w:color="auto"/>
                <w:bottom w:val="none" w:sz="0" w:space="0" w:color="auto"/>
                <w:right w:val="none" w:sz="0" w:space="0" w:color="auto"/>
              </w:divBdr>
            </w:div>
            <w:div w:id="649015314">
              <w:marLeft w:val="0"/>
              <w:marRight w:val="0"/>
              <w:marTop w:val="0"/>
              <w:marBottom w:val="0"/>
              <w:divBdr>
                <w:top w:val="none" w:sz="0" w:space="0" w:color="auto"/>
                <w:left w:val="none" w:sz="0" w:space="0" w:color="auto"/>
                <w:bottom w:val="none" w:sz="0" w:space="0" w:color="auto"/>
                <w:right w:val="none" w:sz="0" w:space="0" w:color="auto"/>
              </w:divBdr>
            </w:div>
            <w:div w:id="649092642">
              <w:marLeft w:val="0"/>
              <w:marRight w:val="0"/>
              <w:marTop w:val="0"/>
              <w:marBottom w:val="0"/>
              <w:divBdr>
                <w:top w:val="none" w:sz="0" w:space="0" w:color="auto"/>
                <w:left w:val="none" w:sz="0" w:space="0" w:color="auto"/>
                <w:bottom w:val="none" w:sz="0" w:space="0" w:color="auto"/>
                <w:right w:val="none" w:sz="0" w:space="0" w:color="auto"/>
              </w:divBdr>
            </w:div>
            <w:div w:id="649870014">
              <w:marLeft w:val="0"/>
              <w:marRight w:val="0"/>
              <w:marTop w:val="0"/>
              <w:marBottom w:val="0"/>
              <w:divBdr>
                <w:top w:val="none" w:sz="0" w:space="0" w:color="auto"/>
                <w:left w:val="none" w:sz="0" w:space="0" w:color="auto"/>
                <w:bottom w:val="none" w:sz="0" w:space="0" w:color="auto"/>
                <w:right w:val="none" w:sz="0" w:space="0" w:color="auto"/>
              </w:divBdr>
            </w:div>
            <w:div w:id="650789852">
              <w:marLeft w:val="0"/>
              <w:marRight w:val="0"/>
              <w:marTop w:val="0"/>
              <w:marBottom w:val="0"/>
              <w:divBdr>
                <w:top w:val="none" w:sz="0" w:space="0" w:color="auto"/>
                <w:left w:val="none" w:sz="0" w:space="0" w:color="auto"/>
                <w:bottom w:val="none" w:sz="0" w:space="0" w:color="auto"/>
                <w:right w:val="none" w:sz="0" w:space="0" w:color="auto"/>
              </w:divBdr>
            </w:div>
            <w:div w:id="651525499">
              <w:marLeft w:val="0"/>
              <w:marRight w:val="0"/>
              <w:marTop w:val="0"/>
              <w:marBottom w:val="0"/>
              <w:divBdr>
                <w:top w:val="none" w:sz="0" w:space="0" w:color="auto"/>
                <w:left w:val="none" w:sz="0" w:space="0" w:color="auto"/>
                <w:bottom w:val="none" w:sz="0" w:space="0" w:color="auto"/>
                <w:right w:val="none" w:sz="0" w:space="0" w:color="auto"/>
              </w:divBdr>
            </w:div>
            <w:div w:id="656496766">
              <w:marLeft w:val="0"/>
              <w:marRight w:val="0"/>
              <w:marTop w:val="0"/>
              <w:marBottom w:val="0"/>
              <w:divBdr>
                <w:top w:val="none" w:sz="0" w:space="0" w:color="auto"/>
                <w:left w:val="none" w:sz="0" w:space="0" w:color="auto"/>
                <w:bottom w:val="none" w:sz="0" w:space="0" w:color="auto"/>
                <w:right w:val="none" w:sz="0" w:space="0" w:color="auto"/>
              </w:divBdr>
            </w:div>
            <w:div w:id="661350140">
              <w:marLeft w:val="0"/>
              <w:marRight w:val="0"/>
              <w:marTop w:val="0"/>
              <w:marBottom w:val="0"/>
              <w:divBdr>
                <w:top w:val="none" w:sz="0" w:space="0" w:color="auto"/>
                <w:left w:val="none" w:sz="0" w:space="0" w:color="auto"/>
                <w:bottom w:val="none" w:sz="0" w:space="0" w:color="auto"/>
                <w:right w:val="none" w:sz="0" w:space="0" w:color="auto"/>
              </w:divBdr>
            </w:div>
            <w:div w:id="662315532">
              <w:marLeft w:val="0"/>
              <w:marRight w:val="0"/>
              <w:marTop w:val="360"/>
              <w:marBottom w:val="0"/>
              <w:divBdr>
                <w:top w:val="single" w:sz="6" w:space="0" w:color="auto"/>
                <w:left w:val="single" w:sz="6" w:space="0" w:color="auto"/>
                <w:bottom w:val="single" w:sz="6" w:space="0" w:color="auto"/>
                <w:right w:val="single" w:sz="6" w:space="0" w:color="auto"/>
              </w:divBdr>
            </w:div>
            <w:div w:id="662928830">
              <w:marLeft w:val="0"/>
              <w:marRight w:val="0"/>
              <w:marTop w:val="0"/>
              <w:marBottom w:val="0"/>
              <w:divBdr>
                <w:top w:val="none" w:sz="0" w:space="0" w:color="auto"/>
                <w:left w:val="none" w:sz="0" w:space="0" w:color="auto"/>
                <w:bottom w:val="none" w:sz="0" w:space="0" w:color="auto"/>
                <w:right w:val="none" w:sz="0" w:space="0" w:color="auto"/>
              </w:divBdr>
            </w:div>
            <w:div w:id="664941193">
              <w:marLeft w:val="0"/>
              <w:marRight w:val="0"/>
              <w:marTop w:val="0"/>
              <w:marBottom w:val="0"/>
              <w:divBdr>
                <w:top w:val="none" w:sz="0" w:space="0" w:color="auto"/>
                <w:left w:val="none" w:sz="0" w:space="0" w:color="auto"/>
                <w:bottom w:val="none" w:sz="0" w:space="0" w:color="auto"/>
                <w:right w:val="none" w:sz="0" w:space="0" w:color="auto"/>
              </w:divBdr>
            </w:div>
            <w:div w:id="665673789">
              <w:marLeft w:val="0"/>
              <w:marRight w:val="0"/>
              <w:marTop w:val="0"/>
              <w:marBottom w:val="0"/>
              <w:divBdr>
                <w:top w:val="none" w:sz="0" w:space="0" w:color="auto"/>
                <w:left w:val="none" w:sz="0" w:space="0" w:color="auto"/>
                <w:bottom w:val="none" w:sz="0" w:space="0" w:color="auto"/>
                <w:right w:val="none" w:sz="0" w:space="0" w:color="auto"/>
              </w:divBdr>
            </w:div>
            <w:div w:id="667899776">
              <w:marLeft w:val="0"/>
              <w:marRight w:val="0"/>
              <w:marTop w:val="0"/>
              <w:marBottom w:val="0"/>
              <w:divBdr>
                <w:top w:val="none" w:sz="0" w:space="0" w:color="auto"/>
                <w:left w:val="none" w:sz="0" w:space="0" w:color="auto"/>
                <w:bottom w:val="none" w:sz="0" w:space="0" w:color="auto"/>
                <w:right w:val="none" w:sz="0" w:space="0" w:color="auto"/>
              </w:divBdr>
            </w:div>
            <w:div w:id="668800592">
              <w:marLeft w:val="0"/>
              <w:marRight w:val="0"/>
              <w:marTop w:val="0"/>
              <w:marBottom w:val="0"/>
              <w:divBdr>
                <w:top w:val="none" w:sz="0" w:space="0" w:color="auto"/>
                <w:left w:val="none" w:sz="0" w:space="0" w:color="auto"/>
                <w:bottom w:val="none" w:sz="0" w:space="0" w:color="auto"/>
                <w:right w:val="none" w:sz="0" w:space="0" w:color="auto"/>
              </w:divBdr>
            </w:div>
            <w:div w:id="677073785">
              <w:marLeft w:val="0"/>
              <w:marRight w:val="0"/>
              <w:marTop w:val="0"/>
              <w:marBottom w:val="0"/>
              <w:divBdr>
                <w:top w:val="none" w:sz="0" w:space="0" w:color="auto"/>
                <w:left w:val="none" w:sz="0" w:space="0" w:color="auto"/>
                <w:bottom w:val="none" w:sz="0" w:space="0" w:color="auto"/>
                <w:right w:val="none" w:sz="0" w:space="0" w:color="auto"/>
              </w:divBdr>
            </w:div>
            <w:div w:id="678387805">
              <w:marLeft w:val="0"/>
              <w:marRight w:val="0"/>
              <w:marTop w:val="0"/>
              <w:marBottom w:val="0"/>
              <w:divBdr>
                <w:top w:val="none" w:sz="0" w:space="0" w:color="auto"/>
                <w:left w:val="none" w:sz="0" w:space="0" w:color="auto"/>
                <w:bottom w:val="none" w:sz="0" w:space="0" w:color="auto"/>
                <w:right w:val="none" w:sz="0" w:space="0" w:color="auto"/>
              </w:divBdr>
            </w:div>
            <w:div w:id="679478198">
              <w:marLeft w:val="0"/>
              <w:marRight w:val="0"/>
              <w:marTop w:val="0"/>
              <w:marBottom w:val="0"/>
              <w:divBdr>
                <w:top w:val="none" w:sz="0" w:space="0" w:color="auto"/>
                <w:left w:val="none" w:sz="0" w:space="0" w:color="auto"/>
                <w:bottom w:val="none" w:sz="0" w:space="0" w:color="auto"/>
                <w:right w:val="none" w:sz="0" w:space="0" w:color="auto"/>
              </w:divBdr>
            </w:div>
            <w:div w:id="681056764">
              <w:marLeft w:val="0"/>
              <w:marRight w:val="0"/>
              <w:marTop w:val="0"/>
              <w:marBottom w:val="0"/>
              <w:divBdr>
                <w:top w:val="none" w:sz="0" w:space="0" w:color="auto"/>
                <w:left w:val="none" w:sz="0" w:space="0" w:color="auto"/>
                <w:bottom w:val="none" w:sz="0" w:space="0" w:color="auto"/>
                <w:right w:val="none" w:sz="0" w:space="0" w:color="auto"/>
              </w:divBdr>
            </w:div>
            <w:div w:id="681668451">
              <w:marLeft w:val="0"/>
              <w:marRight w:val="0"/>
              <w:marTop w:val="0"/>
              <w:marBottom w:val="0"/>
              <w:divBdr>
                <w:top w:val="none" w:sz="0" w:space="0" w:color="auto"/>
                <w:left w:val="none" w:sz="0" w:space="0" w:color="auto"/>
                <w:bottom w:val="none" w:sz="0" w:space="0" w:color="auto"/>
                <w:right w:val="none" w:sz="0" w:space="0" w:color="auto"/>
              </w:divBdr>
            </w:div>
            <w:div w:id="684786613">
              <w:marLeft w:val="0"/>
              <w:marRight w:val="0"/>
              <w:marTop w:val="0"/>
              <w:marBottom w:val="0"/>
              <w:divBdr>
                <w:top w:val="none" w:sz="0" w:space="0" w:color="auto"/>
                <w:left w:val="none" w:sz="0" w:space="0" w:color="auto"/>
                <w:bottom w:val="none" w:sz="0" w:space="0" w:color="auto"/>
                <w:right w:val="none" w:sz="0" w:space="0" w:color="auto"/>
              </w:divBdr>
            </w:div>
            <w:div w:id="685903282">
              <w:marLeft w:val="0"/>
              <w:marRight w:val="0"/>
              <w:marTop w:val="0"/>
              <w:marBottom w:val="0"/>
              <w:divBdr>
                <w:top w:val="none" w:sz="0" w:space="0" w:color="auto"/>
                <w:left w:val="none" w:sz="0" w:space="0" w:color="auto"/>
                <w:bottom w:val="none" w:sz="0" w:space="0" w:color="auto"/>
                <w:right w:val="none" w:sz="0" w:space="0" w:color="auto"/>
              </w:divBdr>
            </w:div>
            <w:div w:id="686443702">
              <w:marLeft w:val="0"/>
              <w:marRight w:val="0"/>
              <w:marTop w:val="0"/>
              <w:marBottom w:val="0"/>
              <w:divBdr>
                <w:top w:val="none" w:sz="0" w:space="0" w:color="auto"/>
                <w:left w:val="none" w:sz="0" w:space="0" w:color="auto"/>
                <w:bottom w:val="none" w:sz="0" w:space="0" w:color="auto"/>
                <w:right w:val="none" w:sz="0" w:space="0" w:color="auto"/>
              </w:divBdr>
            </w:div>
            <w:div w:id="687606734">
              <w:marLeft w:val="0"/>
              <w:marRight w:val="0"/>
              <w:marTop w:val="0"/>
              <w:marBottom w:val="0"/>
              <w:divBdr>
                <w:top w:val="none" w:sz="0" w:space="0" w:color="auto"/>
                <w:left w:val="none" w:sz="0" w:space="0" w:color="auto"/>
                <w:bottom w:val="none" w:sz="0" w:space="0" w:color="auto"/>
                <w:right w:val="none" w:sz="0" w:space="0" w:color="auto"/>
              </w:divBdr>
            </w:div>
            <w:div w:id="692077695">
              <w:marLeft w:val="0"/>
              <w:marRight w:val="0"/>
              <w:marTop w:val="0"/>
              <w:marBottom w:val="0"/>
              <w:divBdr>
                <w:top w:val="none" w:sz="0" w:space="0" w:color="auto"/>
                <w:left w:val="none" w:sz="0" w:space="0" w:color="auto"/>
                <w:bottom w:val="none" w:sz="0" w:space="0" w:color="auto"/>
                <w:right w:val="none" w:sz="0" w:space="0" w:color="auto"/>
              </w:divBdr>
            </w:div>
            <w:div w:id="693573478">
              <w:marLeft w:val="0"/>
              <w:marRight w:val="0"/>
              <w:marTop w:val="0"/>
              <w:marBottom w:val="0"/>
              <w:divBdr>
                <w:top w:val="none" w:sz="0" w:space="0" w:color="auto"/>
                <w:left w:val="none" w:sz="0" w:space="0" w:color="auto"/>
                <w:bottom w:val="none" w:sz="0" w:space="0" w:color="auto"/>
                <w:right w:val="none" w:sz="0" w:space="0" w:color="auto"/>
              </w:divBdr>
            </w:div>
            <w:div w:id="697631008">
              <w:marLeft w:val="0"/>
              <w:marRight w:val="0"/>
              <w:marTop w:val="0"/>
              <w:marBottom w:val="0"/>
              <w:divBdr>
                <w:top w:val="none" w:sz="0" w:space="0" w:color="auto"/>
                <w:left w:val="none" w:sz="0" w:space="0" w:color="auto"/>
                <w:bottom w:val="none" w:sz="0" w:space="0" w:color="auto"/>
                <w:right w:val="none" w:sz="0" w:space="0" w:color="auto"/>
              </w:divBdr>
            </w:div>
            <w:div w:id="698703958">
              <w:marLeft w:val="0"/>
              <w:marRight w:val="0"/>
              <w:marTop w:val="0"/>
              <w:marBottom w:val="0"/>
              <w:divBdr>
                <w:top w:val="none" w:sz="0" w:space="0" w:color="auto"/>
                <w:left w:val="none" w:sz="0" w:space="0" w:color="auto"/>
                <w:bottom w:val="none" w:sz="0" w:space="0" w:color="auto"/>
                <w:right w:val="none" w:sz="0" w:space="0" w:color="auto"/>
              </w:divBdr>
            </w:div>
            <w:div w:id="700083414">
              <w:marLeft w:val="0"/>
              <w:marRight w:val="0"/>
              <w:marTop w:val="0"/>
              <w:marBottom w:val="0"/>
              <w:divBdr>
                <w:top w:val="none" w:sz="0" w:space="0" w:color="auto"/>
                <w:left w:val="none" w:sz="0" w:space="0" w:color="auto"/>
                <w:bottom w:val="none" w:sz="0" w:space="0" w:color="auto"/>
                <w:right w:val="none" w:sz="0" w:space="0" w:color="auto"/>
              </w:divBdr>
            </w:div>
            <w:div w:id="700907901">
              <w:marLeft w:val="0"/>
              <w:marRight w:val="0"/>
              <w:marTop w:val="0"/>
              <w:marBottom w:val="0"/>
              <w:divBdr>
                <w:top w:val="none" w:sz="0" w:space="0" w:color="auto"/>
                <w:left w:val="none" w:sz="0" w:space="0" w:color="auto"/>
                <w:bottom w:val="none" w:sz="0" w:space="0" w:color="auto"/>
                <w:right w:val="none" w:sz="0" w:space="0" w:color="auto"/>
              </w:divBdr>
            </w:div>
            <w:div w:id="702636207">
              <w:marLeft w:val="0"/>
              <w:marRight w:val="0"/>
              <w:marTop w:val="0"/>
              <w:marBottom w:val="0"/>
              <w:divBdr>
                <w:top w:val="none" w:sz="0" w:space="0" w:color="auto"/>
                <w:left w:val="none" w:sz="0" w:space="0" w:color="auto"/>
                <w:bottom w:val="none" w:sz="0" w:space="0" w:color="auto"/>
                <w:right w:val="none" w:sz="0" w:space="0" w:color="auto"/>
              </w:divBdr>
            </w:div>
            <w:div w:id="703362183">
              <w:marLeft w:val="0"/>
              <w:marRight w:val="0"/>
              <w:marTop w:val="0"/>
              <w:marBottom w:val="0"/>
              <w:divBdr>
                <w:top w:val="none" w:sz="0" w:space="0" w:color="auto"/>
                <w:left w:val="none" w:sz="0" w:space="0" w:color="auto"/>
                <w:bottom w:val="none" w:sz="0" w:space="0" w:color="auto"/>
                <w:right w:val="none" w:sz="0" w:space="0" w:color="auto"/>
              </w:divBdr>
            </w:div>
            <w:div w:id="709231996">
              <w:marLeft w:val="0"/>
              <w:marRight w:val="0"/>
              <w:marTop w:val="0"/>
              <w:marBottom w:val="0"/>
              <w:divBdr>
                <w:top w:val="none" w:sz="0" w:space="0" w:color="auto"/>
                <w:left w:val="none" w:sz="0" w:space="0" w:color="auto"/>
                <w:bottom w:val="none" w:sz="0" w:space="0" w:color="auto"/>
                <w:right w:val="none" w:sz="0" w:space="0" w:color="auto"/>
              </w:divBdr>
            </w:div>
            <w:div w:id="709840138">
              <w:marLeft w:val="0"/>
              <w:marRight w:val="0"/>
              <w:marTop w:val="0"/>
              <w:marBottom w:val="0"/>
              <w:divBdr>
                <w:top w:val="none" w:sz="0" w:space="0" w:color="auto"/>
                <w:left w:val="none" w:sz="0" w:space="0" w:color="auto"/>
                <w:bottom w:val="none" w:sz="0" w:space="0" w:color="auto"/>
                <w:right w:val="none" w:sz="0" w:space="0" w:color="auto"/>
              </w:divBdr>
            </w:div>
            <w:div w:id="711350164">
              <w:marLeft w:val="0"/>
              <w:marRight w:val="0"/>
              <w:marTop w:val="0"/>
              <w:marBottom w:val="0"/>
              <w:divBdr>
                <w:top w:val="none" w:sz="0" w:space="0" w:color="auto"/>
                <w:left w:val="none" w:sz="0" w:space="0" w:color="auto"/>
                <w:bottom w:val="none" w:sz="0" w:space="0" w:color="auto"/>
                <w:right w:val="none" w:sz="0" w:space="0" w:color="auto"/>
              </w:divBdr>
            </w:div>
            <w:div w:id="711659925">
              <w:marLeft w:val="0"/>
              <w:marRight w:val="0"/>
              <w:marTop w:val="0"/>
              <w:marBottom w:val="0"/>
              <w:divBdr>
                <w:top w:val="none" w:sz="0" w:space="0" w:color="auto"/>
                <w:left w:val="none" w:sz="0" w:space="0" w:color="auto"/>
                <w:bottom w:val="none" w:sz="0" w:space="0" w:color="auto"/>
                <w:right w:val="none" w:sz="0" w:space="0" w:color="auto"/>
              </w:divBdr>
            </w:div>
            <w:div w:id="712920086">
              <w:marLeft w:val="0"/>
              <w:marRight w:val="0"/>
              <w:marTop w:val="0"/>
              <w:marBottom w:val="0"/>
              <w:divBdr>
                <w:top w:val="none" w:sz="0" w:space="0" w:color="auto"/>
                <w:left w:val="none" w:sz="0" w:space="0" w:color="auto"/>
                <w:bottom w:val="none" w:sz="0" w:space="0" w:color="auto"/>
                <w:right w:val="none" w:sz="0" w:space="0" w:color="auto"/>
              </w:divBdr>
            </w:div>
            <w:div w:id="713624480">
              <w:marLeft w:val="0"/>
              <w:marRight w:val="0"/>
              <w:marTop w:val="0"/>
              <w:marBottom w:val="0"/>
              <w:divBdr>
                <w:top w:val="none" w:sz="0" w:space="0" w:color="auto"/>
                <w:left w:val="none" w:sz="0" w:space="0" w:color="auto"/>
                <w:bottom w:val="none" w:sz="0" w:space="0" w:color="auto"/>
                <w:right w:val="none" w:sz="0" w:space="0" w:color="auto"/>
              </w:divBdr>
            </w:div>
            <w:div w:id="714700160">
              <w:marLeft w:val="0"/>
              <w:marRight w:val="0"/>
              <w:marTop w:val="360"/>
              <w:marBottom w:val="0"/>
              <w:divBdr>
                <w:top w:val="single" w:sz="6" w:space="0" w:color="auto"/>
                <w:left w:val="single" w:sz="6" w:space="0" w:color="auto"/>
                <w:bottom w:val="single" w:sz="6" w:space="0" w:color="auto"/>
                <w:right w:val="single" w:sz="6" w:space="0" w:color="auto"/>
              </w:divBdr>
            </w:div>
            <w:div w:id="717439451">
              <w:marLeft w:val="0"/>
              <w:marRight w:val="0"/>
              <w:marTop w:val="0"/>
              <w:marBottom w:val="0"/>
              <w:divBdr>
                <w:top w:val="none" w:sz="0" w:space="0" w:color="auto"/>
                <w:left w:val="none" w:sz="0" w:space="0" w:color="auto"/>
                <w:bottom w:val="none" w:sz="0" w:space="0" w:color="auto"/>
                <w:right w:val="none" w:sz="0" w:space="0" w:color="auto"/>
              </w:divBdr>
            </w:div>
            <w:div w:id="717819755">
              <w:marLeft w:val="0"/>
              <w:marRight w:val="0"/>
              <w:marTop w:val="0"/>
              <w:marBottom w:val="0"/>
              <w:divBdr>
                <w:top w:val="none" w:sz="0" w:space="0" w:color="auto"/>
                <w:left w:val="none" w:sz="0" w:space="0" w:color="auto"/>
                <w:bottom w:val="none" w:sz="0" w:space="0" w:color="auto"/>
                <w:right w:val="none" w:sz="0" w:space="0" w:color="auto"/>
              </w:divBdr>
            </w:div>
            <w:div w:id="720052914">
              <w:marLeft w:val="0"/>
              <w:marRight w:val="0"/>
              <w:marTop w:val="0"/>
              <w:marBottom w:val="0"/>
              <w:divBdr>
                <w:top w:val="none" w:sz="0" w:space="0" w:color="auto"/>
                <w:left w:val="none" w:sz="0" w:space="0" w:color="auto"/>
                <w:bottom w:val="none" w:sz="0" w:space="0" w:color="auto"/>
                <w:right w:val="none" w:sz="0" w:space="0" w:color="auto"/>
              </w:divBdr>
            </w:div>
            <w:div w:id="720135255">
              <w:marLeft w:val="0"/>
              <w:marRight w:val="0"/>
              <w:marTop w:val="0"/>
              <w:marBottom w:val="0"/>
              <w:divBdr>
                <w:top w:val="none" w:sz="0" w:space="0" w:color="auto"/>
                <w:left w:val="none" w:sz="0" w:space="0" w:color="auto"/>
                <w:bottom w:val="none" w:sz="0" w:space="0" w:color="auto"/>
                <w:right w:val="none" w:sz="0" w:space="0" w:color="auto"/>
              </w:divBdr>
            </w:div>
            <w:div w:id="720860395">
              <w:marLeft w:val="0"/>
              <w:marRight w:val="0"/>
              <w:marTop w:val="0"/>
              <w:marBottom w:val="0"/>
              <w:divBdr>
                <w:top w:val="none" w:sz="0" w:space="0" w:color="auto"/>
                <w:left w:val="none" w:sz="0" w:space="0" w:color="auto"/>
                <w:bottom w:val="none" w:sz="0" w:space="0" w:color="auto"/>
                <w:right w:val="none" w:sz="0" w:space="0" w:color="auto"/>
              </w:divBdr>
            </w:div>
            <w:div w:id="721100654">
              <w:marLeft w:val="0"/>
              <w:marRight w:val="0"/>
              <w:marTop w:val="0"/>
              <w:marBottom w:val="0"/>
              <w:divBdr>
                <w:top w:val="none" w:sz="0" w:space="0" w:color="auto"/>
                <w:left w:val="none" w:sz="0" w:space="0" w:color="auto"/>
                <w:bottom w:val="none" w:sz="0" w:space="0" w:color="auto"/>
                <w:right w:val="none" w:sz="0" w:space="0" w:color="auto"/>
              </w:divBdr>
            </w:div>
            <w:div w:id="721291120">
              <w:marLeft w:val="0"/>
              <w:marRight w:val="0"/>
              <w:marTop w:val="0"/>
              <w:marBottom w:val="0"/>
              <w:divBdr>
                <w:top w:val="none" w:sz="0" w:space="0" w:color="auto"/>
                <w:left w:val="none" w:sz="0" w:space="0" w:color="auto"/>
                <w:bottom w:val="none" w:sz="0" w:space="0" w:color="auto"/>
                <w:right w:val="none" w:sz="0" w:space="0" w:color="auto"/>
              </w:divBdr>
              <w:divsChild>
                <w:div w:id="8455946">
                  <w:marLeft w:val="0"/>
                  <w:marRight w:val="0"/>
                  <w:marTop w:val="0"/>
                  <w:marBottom w:val="0"/>
                  <w:divBdr>
                    <w:top w:val="none" w:sz="0" w:space="0" w:color="auto"/>
                    <w:left w:val="none" w:sz="0" w:space="0" w:color="auto"/>
                    <w:bottom w:val="none" w:sz="0" w:space="0" w:color="auto"/>
                    <w:right w:val="none" w:sz="0" w:space="0" w:color="auto"/>
                  </w:divBdr>
                </w:div>
                <w:div w:id="8458920">
                  <w:marLeft w:val="0"/>
                  <w:marRight w:val="0"/>
                  <w:marTop w:val="0"/>
                  <w:marBottom w:val="0"/>
                  <w:divBdr>
                    <w:top w:val="none" w:sz="0" w:space="0" w:color="auto"/>
                    <w:left w:val="none" w:sz="0" w:space="0" w:color="auto"/>
                    <w:bottom w:val="none" w:sz="0" w:space="0" w:color="auto"/>
                    <w:right w:val="none" w:sz="0" w:space="0" w:color="auto"/>
                  </w:divBdr>
                </w:div>
                <w:div w:id="16662271">
                  <w:marLeft w:val="0"/>
                  <w:marRight w:val="0"/>
                  <w:marTop w:val="0"/>
                  <w:marBottom w:val="0"/>
                  <w:divBdr>
                    <w:top w:val="none" w:sz="0" w:space="0" w:color="auto"/>
                    <w:left w:val="none" w:sz="0" w:space="0" w:color="auto"/>
                    <w:bottom w:val="none" w:sz="0" w:space="0" w:color="auto"/>
                    <w:right w:val="none" w:sz="0" w:space="0" w:color="auto"/>
                  </w:divBdr>
                </w:div>
                <w:div w:id="22245790">
                  <w:marLeft w:val="0"/>
                  <w:marRight w:val="0"/>
                  <w:marTop w:val="0"/>
                  <w:marBottom w:val="0"/>
                  <w:divBdr>
                    <w:top w:val="none" w:sz="0" w:space="0" w:color="auto"/>
                    <w:left w:val="none" w:sz="0" w:space="0" w:color="auto"/>
                    <w:bottom w:val="none" w:sz="0" w:space="0" w:color="auto"/>
                    <w:right w:val="none" w:sz="0" w:space="0" w:color="auto"/>
                  </w:divBdr>
                </w:div>
                <w:div w:id="74211736">
                  <w:marLeft w:val="0"/>
                  <w:marRight w:val="0"/>
                  <w:marTop w:val="0"/>
                  <w:marBottom w:val="0"/>
                  <w:divBdr>
                    <w:top w:val="none" w:sz="0" w:space="0" w:color="auto"/>
                    <w:left w:val="none" w:sz="0" w:space="0" w:color="auto"/>
                    <w:bottom w:val="none" w:sz="0" w:space="0" w:color="auto"/>
                    <w:right w:val="none" w:sz="0" w:space="0" w:color="auto"/>
                  </w:divBdr>
                </w:div>
                <w:div w:id="95251826">
                  <w:marLeft w:val="0"/>
                  <w:marRight w:val="0"/>
                  <w:marTop w:val="0"/>
                  <w:marBottom w:val="0"/>
                  <w:divBdr>
                    <w:top w:val="none" w:sz="0" w:space="0" w:color="auto"/>
                    <w:left w:val="none" w:sz="0" w:space="0" w:color="auto"/>
                    <w:bottom w:val="none" w:sz="0" w:space="0" w:color="auto"/>
                    <w:right w:val="none" w:sz="0" w:space="0" w:color="auto"/>
                  </w:divBdr>
                </w:div>
                <w:div w:id="106851531">
                  <w:marLeft w:val="0"/>
                  <w:marRight w:val="0"/>
                  <w:marTop w:val="0"/>
                  <w:marBottom w:val="0"/>
                  <w:divBdr>
                    <w:top w:val="none" w:sz="0" w:space="0" w:color="auto"/>
                    <w:left w:val="none" w:sz="0" w:space="0" w:color="auto"/>
                    <w:bottom w:val="none" w:sz="0" w:space="0" w:color="auto"/>
                    <w:right w:val="none" w:sz="0" w:space="0" w:color="auto"/>
                  </w:divBdr>
                </w:div>
                <w:div w:id="137188977">
                  <w:marLeft w:val="0"/>
                  <w:marRight w:val="0"/>
                  <w:marTop w:val="0"/>
                  <w:marBottom w:val="0"/>
                  <w:divBdr>
                    <w:top w:val="none" w:sz="0" w:space="0" w:color="auto"/>
                    <w:left w:val="none" w:sz="0" w:space="0" w:color="auto"/>
                    <w:bottom w:val="none" w:sz="0" w:space="0" w:color="auto"/>
                    <w:right w:val="none" w:sz="0" w:space="0" w:color="auto"/>
                  </w:divBdr>
                </w:div>
                <w:div w:id="143547911">
                  <w:marLeft w:val="0"/>
                  <w:marRight w:val="0"/>
                  <w:marTop w:val="0"/>
                  <w:marBottom w:val="0"/>
                  <w:divBdr>
                    <w:top w:val="none" w:sz="0" w:space="0" w:color="auto"/>
                    <w:left w:val="none" w:sz="0" w:space="0" w:color="auto"/>
                    <w:bottom w:val="none" w:sz="0" w:space="0" w:color="auto"/>
                    <w:right w:val="none" w:sz="0" w:space="0" w:color="auto"/>
                  </w:divBdr>
                </w:div>
                <w:div w:id="172577384">
                  <w:marLeft w:val="0"/>
                  <w:marRight w:val="0"/>
                  <w:marTop w:val="0"/>
                  <w:marBottom w:val="0"/>
                  <w:divBdr>
                    <w:top w:val="none" w:sz="0" w:space="0" w:color="auto"/>
                    <w:left w:val="none" w:sz="0" w:space="0" w:color="auto"/>
                    <w:bottom w:val="none" w:sz="0" w:space="0" w:color="auto"/>
                    <w:right w:val="none" w:sz="0" w:space="0" w:color="auto"/>
                  </w:divBdr>
                </w:div>
                <w:div w:id="198786173">
                  <w:marLeft w:val="0"/>
                  <w:marRight w:val="0"/>
                  <w:marTop w:val="0"/>
                  <w:marBottom w:val="0"/>
                  <w:divBdr>
                    <w:top w:val="none" w:sz="0" w:space="0" w:color="auto"/>
                    <w:left w:val="none" w:sz="0" w:space="0" w:color="auto"/>
                    <w:bottom w:val="none" w:sz="0" w:space="0" w:color="auto"/>
                    <w:right w:val="none" w:sz="0" w:space="0" w:color="auto"/>
                  </w:divBdr>
                </w:div>
                <w:div w:id="217595675">
                  <w:marLeft w:val="0"/>
                  <w:marRight w:val="0"/>
                  <w:marTop w:val="0"/>
                  <w:marBottom w:val="0"/>
                  <w:divBdr>
                    <w:top w:val="none" w:sz="0" w:space="0" w:color="auto"/>
                    <w:left w:val="none" w:sz="0" w:space="0" w:color="auto"/>
                    <w:bottom w:val="none" w:sz="0" w:space="0" w:color="auto"/>
                    <w:right w:val="none" w:sz="0" w:space="0" w:color="auto"/>
                  </w:divBdr>
                </w:div>
                <w:div w:id="290671634">
                  <w:marLeft w:val="0"/>
                  <w:marRight w:val="0"/>
                  <w:marTop w:val="0"/>
                  <w:marBottom w:val="0"/>
                  <w:divBdr>
                    <w:top w:val="none" w:sz="0" w:space="0" w:color="auto"/>
                    <w:left w:val="none" w:sz="0" w:space="0" w:color="auto"/>
                    <w:bottom w:val="none" w:sz="0" w:space="0" w:color="auto"/>
                    <w:right w:val="none" w:sz="0" w:space="0" w:color="auto"/>
                  </w:divBdr>
                </w:div>
                <w:div w:id="331759691">
                  <w:marLeft w:val="0"/>
                  <w:marRight w:val="0"/>
                  <w:marTop w:val="0"/>
                  <w:marBottom w:val="0"/>
                  <w:divBdr>
                    <w:top w:val="none" w:sz="0" w:space="0" w:color="auto"/>
                    <w:left w:val="none" w:sz="0" w:space="0" w:color="auto"/>
                    <w:bottom w:val="none" w:sz="0" w:space="0" w:color="auto"/>
                    <w:right w:val="none" w:sz="0" w:space="0" w:color="auto"/>
                  </w:divBdr>
                </w:div>
                <w:div w:id="341663992">
                  <w:marLeft w:val="0"/>
                  <w:marRight w:val="0"/>
                  <w:marTop w:val="0"/>
                  <w:marBottom w:val="0"/>
                  <w:divBdr>
                    <w:top w:val="none" w:sz="0" w:space="0" w:color="auto"/>
                    <w:left w:val="none" w:sz="0" w:space="0" w:color="auto"/>
                    <w:bottom w:val="none" w:sz="0" w:space="0" w:color="auto"/>
                    <w:right w:val="none" w:sz="0" w:space="0" w:color="auto"/>
                  </w:divBdr>
                </w:div>
                <w:div w:id="343214813">
                  <w:marLeft w:val="0"/>
                  <w:marRight w:val="0"/>
                  <w:marTop w:val="0"/>
                  <w:marBottom w:val="0"/>
                  <w:divBdr>
                    <w:top w:val="none" w:sz="0" w:space="0" w:color="auto"/>
                    <w:left w:val="none" w:sz="0" w:space="0" w:color="auto"/>
                    <w:bottom w:val="none" w:sz="0" w:space="0" w:color="auto"/>
                    <w:right w:val="none" w:sz="0" w:space="0" w:color="auto"/>
                  </w:divBdr>
                </w:div>
                <w:div w:id="418409119">
                  <w:marLeft w:val="0"/>
                  <w:marRight w:val="0"/>
                  <w:marTop w:val="0"/>
                  <w:marBottom w:val="0"/>
                  <w:divBdr>
                    <w:top w:val="none" w:sz="0" w:space="0" w:color="auto"/>
                    <w:left w:val="none" w:sz="0" w:space="0" w:color="auto"/>
                    <w:bottom w:val="none" w:sz="0" w:space="0" w:color="auto"/>
                    <w:right w:val="none" w:sz="0" w:space="0" w:color="auto"/>
                  </w:divBdr>
                </w:div>
                <w:div w:id="443966285">
                  <w:marLeft w:val="0"/>
                  <w:marRight w:val="0"/>
                  <w:marTop w:val="0"/>
                  <w:marBottom w:val="0"/>
                  <w:divBdr>
                    <w:top w:val="none" w:sz="0" w:space="0" w:color="auto"/>
                    <w:left w:val="none" w:sz="0" w:space="0" w:color="auto"/>
                    <w:bottom w:val="none" w:sz="0" w:space="0" w:color="auto"/>
                    <w:right w:val="none" w:sz="0" w:space="0" w:color="auto"/>
                  </w:divBdr>
                </w:div>
                <w:div w:id="467627013">
                  <w:marLeft w:val="0"/>
                  <w:marRight w:val="0"/>
                  <w:marTop w:val="0"/>
                  <w:marBottom w:val="0"/>
                  <w:divBdr>
                    <w:top w:val="none" w:sz="0" w:space="0" w:color="auto"/>
                    <w:left w:val="none" w:sz="0" w:space="0" w:color="auto"/>
                    <w:bottom w:val="none" w:sz="0" w:space="0" w:color="auto"/>
                    <w:right w:val="none" w:sz="0" w:space="0" w:color="auto"/>
                  </w:divBdr>
                </w:div>
                <w:div w:id="493571476">
                  <w:marLeft w:val="0"/>
                  <w:marRight w:val="0"/>
                  <w:marTop w:val="0"/>
                  <w:marBottom w:val="0"/>
                  <w:divBdr>
                    <w:top w:val="none" w:sz="0" w:space="0" w:color="auto"/>
                    <w:left w:val="none" w:sz="0" w:space="0" w:color="auto"/>
                    <w:bottom w:val="none" w:sz="0" w:space="0" w:color="auto"/>
                    <w:right w:val="none" w:sz="0" w:space="0" w:color="auto"/>
                  </w:divBdr>
                </w:div>
                <w:div w:id="498929395">
                  <w:marLeft w:val="0"/>
                  <w:marRight w:val="0"/>
                  <w:marTop w:val="0"/>
                  <w:marBottom w:val="0"/>
                  <w:divBdr>
                    <w:top w:val="none" w:sz="0" w:space="0" w:color="auto"/>
                    <w:left w:val="none" w:sz="0" w:space="0" w:color="auto"/>
                    <w:bottom w:val="none" w:sz="0" w:space="0" w:color="auto"/>
                    <w:right w:val="none" w:sz="0" w:space="0" w:color="auto"/>
                  </w:divBdr>
                </w:div>
                <w:div w:id="553004791">
                  <w:marLeft w:val="0"/>
                  <w:marRight w:val="0"/>
                  <w:marTop w:val="0"/>
                  <w:marBottom w:val="0"/>
                  <w:divBdr>
                    <w:top w:val="none" w:sz="0" w:space="0" w:color="auto"/>
                    <w:left w:val="none" w:sz="0" w:space="0" w:color="auto"/>
                    <w:bottom w:val="none" w:sz="0" w:space="0" w:color="auto"/>
                    <w:right w:val="none" w:sz="0" w:space="0" w:color="auto"/>
                  </w:divBdr>
                </w:div>
                <w:div w:id="661197113">
                  <w:marLeft w:val="0"/>
                  <w:marRight w:val="0"/>
                  <w:marTop w:val="0"/>
                  <w:marBottom w:val="0"/>
                  <w:divBdr>
                    <w:top w:val="none" w:sz="0" w:space="0" w:color="auto"/>
                    <w:left w:val="none" w:sz="0" w:space="0" w:color="auto"/>
                    <w:bottom w:val="none" w:sz="0" w:space="0" w:color="auto"/>
                    <w:right w:val="none" w:sz="0" w:space="0" w:color="auto"/>
                  </w:divBdr>
                </w:div>
                <w:div w:id="686759659">
                  <w:marLeft w:val="0"/>
                  <w:marRight w:val="0"/>
                  <w:marTop w:val="0"/>
                  <w:marBottom w:val="0"/>
                  <w:divBdr>
                    <w:top w:val="none" w:sz="0" w:space="0" w:color="auto"/>
                    <w:left w:val="none" w:sz="0" w:space="0" w:color="auto"/>
                    <w:bottom w:val="none" w:sz="0" w:space="0" w:color="auto"/>
                    <w:right w:val="none" w:sz="0" w:space="0" w:color="auto"/>
                  </w:divBdr>
                </w:div>
                <w:div w:id="709501635">
                  <w:marLeft w:val="0"/>
                  <w:marRight w:val="0"/>
                  <w:marTop w:val="0"/>
                  <w:marBottom w:val="0"/>
                  <w:divBdr>
                    <w:top w:val="none" w:sz="0" w:space="0" w:color="auto"/>
                    <w:left w:val="none" w:sz="0" w:space="0" w:color="auto"/>
                    <w:bottom w:val="none" w:sz="0" w:space="0" w:color="auto"/>
                    <w:right w:val="none" w:sz="0" w:space="0" w:color="auto"/>
                  </w:divBdr>
                </w:div>
                <w:div w:id="799424431">
                  <w:marLeft w:val="0"/>
                  <w:marRight w:val="0"/>
                  <w:marTop w:val="0"/>
                  <w:marBottom w:val="0"/>
                  <w:divBdr>
                    <w:top w:val="none" w:sz="0" w:space="0" w:color="auto"/>
                    <w:left w:val="none" w:sz="0" w:space="0" w:color="auto"/>
                    <w:bottom w:val="none" w:sz="0" w:space="0" w:color="auto"/>
                    <w:right w:val="none" w:sz="0" w:space="0" w:color="auto"/>
                  </w:divBdr>
                </w:div>
                <w:div w:id="840968641">
                  <w:marLeft w:val="0"/>
                  <w:marRight w:val="0"/>
                  <w:marTop w:val="0"/>
                  <w:marBottom w:val="0"/>
                  <w:divBdr>
                    <w:top w:val="none" w:sz="0" w:space="0" w:color="auto"/>
                    <w:left w:val="none" w:sz="0" w:space="0" w:color="auto"/>
                    <w:bottom w:val="none" w:sz="0" w:space="0" w:color="auto"/>
                    <w:right w:val="none" w:sz="0" w:space="0" w:color="auto"/>
                  </w:divBdr>
                </w:div>
                <w:div w:id="894583681">
                  <w:marLeft w:val="0"/>
                  <w:marRight w:val="0"/>
                  <w:marTop w:val="0"/>
                  <w:marBottom w:val="0"/>
                  <w:divBdr>
                    <w:top w:val="none" w:sz="0" w:space="0" w:color="auto"/>
                    <w:left w:val="none" w:sz="0" w:space="0" w:color="auto"/>
                    <w:bottom w:val="none" w:sz="0" w:space="0" w:color="auto"/>
                    <w:right w:val="none" w:sz="0" w:space="0" w:color="auto"/>
                  </w:divBdr>
                </w:div>
                <w:div w:id="917327198">
                  <w:marLeft w:val="0"/>
                  <w:marRight w:val="0"/>
                  <w:marTop w:val="0"/>
                  <w:marBottom w:val="0"/>
                  <w:divBdr>
                    <w:top w:val="none" w:sz="0" w:space="0" w:color="auto"/>
                    <w:left w:val="none" w:sz="0" w:space="0" w:color="auto"/>
                    <w:bottom w:val="none" w:sz="0" w:space="0" w:color="auto"/>
                    <w:right w:val="none" w:sz="0" w:space="0" w:color="auto"/>
                  </w:divBdr>
                </w:div>
                <w:div w:id="932587684">
                  <w:marLeft w:val="0"/>
                  <w:marRight w:val="0"/>
                  <w:marTop w:val="0"/>
                  <w:marBottom w:val="0"/>
                  <w:divBdr>
                    <w:top w:val="none" w:sz="0" w:space="0" w:color="auto"/>
                    <w:left w:val="none" w:sz="0" w:space="0" w:color="auto"/>
                    <w:bottom w:val="none" w:sz="0" w:space="0" w:color="auto"/>
                    <w:right w:val="none" w:sz="0" w:space="0" w:color="auto"/>
                  </w:divBdr>
                </w:div>
                <w:div w:id="936595215">
                  <w:marLeft w:val="0"/>
                  <w:marRight w:val="0"/>
                  <w:marTop w:val="0"/>
                  <w:marBottom w:val="0"/>
                  <w:divBdr>
                    <w:top w:val="none" w:sz="0" w:space="0" w:color="auto"/>
                    <w:left w:val="none" w:sz="0" w:space="0" w:color="auto"/>
                    <w:bottom w:val="none" w:sz="0" w:space="0" w:color="auto"/>
                    <w:right w:val="none" w:sz="0" w:space="0" w:color="auto"/>
                  </w:divBdr>
                </w:div>
                <w:div w:id="978801500">
                  <w:marLeft w:val="0"/>
                  <w:marRight w:val="0"/>
                  <w:marTop w:val="0"/>
                  <w:marBottom w:val="0"/>
                  <w:divBdr>
                    <w:top w:val="none" w:sz="0" w:space="0" w:color="auto"/>
                    <w:left w:val="none" w:sz="0" w:space="0" w:color="auto"/>
                    <w:bottom w:val="none" w:sz="0" w:space="0" w:color="auto"/>
                    <w:right w:val="none" w:sz="0" w:space="0" w:color="auto"/>
                  </w:divBdr>
                </w:div>
                <w:div w:id="1013266884">
                  <w:marLeft w:val="0"/>
                  <w:marRight w:val="0"/>
                  <w:marTop w:val="0"/>
                  <w:marBottom w:val="0"/>
                  <w:divBdr>
                    <w:top w:val="none" w:sz="0" w:space="0" w:color="auto"/>
                    <w:left w:val="none" w:sz="0" w:space="0" w:color="auto"/>
                    <w:bottom w:val="none" w:sz="0" w:space="0" w:color="auto"/>
                    <w:right w:val="none" w:sz="0" w:space="0" w:color="auto"/>
                  </w:divBdr>
                </w:div>
                <w:div w:id="1016923856">
                  <w:marLeft w:val="0"/>
                  <w:marRight w:val="0"/>
                  <w:marTop w:val="0"/>
                  <w:marBottom w:val="0"/>
                  <w:divBdr>
                    <w:top w:val="none" w:sz="0" w:space="0" w:color="auto"/>
                    <w:left w:val="none" w:sz="0" w:space="0" w:color="auto"/>
                    <w:bottom w:val="none" w:sz="0" w:space="0" w:color="auto"/>
                    <w:right w:val="none" w:sz="0" w:space="0" w:color="auto"/>
                  </w:divBdr>
                </w:div>
                <w:div w:id="1031758550">
                  <w:marLeft w:val="0"/>
                  <w:marRight w:val="0"/>
                  <w:marTop w:val="0"/>
                  <w:marBottom w:val="0"/>
                  <w:divBdr>
                    <w:top w:val="none" w:sz="0" w:space="0" w:color="auto"/>
                    <w:left w:val="none" w:sz="0" w:space="0" w:color="auto"/>
                    <w:bottom w:val="none" w:sz="0" w:space="0" w:color="auto"/>
                    <w:right w:val="none" w:sz="0" w:space="0" w:color="auto"/>
                  </w:divBdr>
                </w:div>
                <w:div w:id="1035735560">
                  <w:marLeft w:val="0"/>
                  <w:marRight w:val="0"/>
                  <w:marTop w:val="0"/>
                  <w:marBottom w:val="0"/>
                  <w:divBdr>
                    <w:top w:val="none" w:sz="0" w:space="0" w:color="auto"/>
                    <w:left w:val="none" w:sz="0" w:space="0" w:color="auto"/>
                    <w:bottom w:val="none" w:sz="0" w:space="0" w:color="auto"/>
                    <w:right w:val="none" w:sz="0" w:space="0" w:color="auto"/>
                  </w:divBdr>
                </w:div>
                <w:div w:id="1037047598">
                  <w:marLeft w:val="0"/>
                  <w:marRight w:val="0"/>
                  <w:marTop w:val="0"/>
                  <w:marBottom w:val="0"/>
                  <w:divBdr>
                    <w:top w:val="none" w:sz="0" w:space="0" w:color="auto"/>
                    <w:left w:val="none" w:sz="0" w:space="0" w:color="auto"/>
                    <w:bottom w:val="none" w:sz="0" w:space="0" w:color="auto"/>
                    <w:right w:val="none" w:sz="0" w:space="0" w:color="auto"/>
                  </w:divBdr>
                </w:div>
                <w:div w:id="1037974857">
                  <w:marLeft w:val="0"/>
                  <w:marRight w:val="0"/>
                  <w:marTop w:val="0"/>
                  <w:marBottom w:val="0"/>
                  <w:divBdr>
                    <w:top w:val="none" w:sz="0" w:space="0" w:color="auto"/>
                    <w:left w:val="none" w:sz="0" w:space="0" w:color="auto"/>
                    <w:bottom w:val="none" w:sz="0" w:space="0" w:color="auto"/>
                    <w:right w:val="none" w:sz="0" w:space="0" w:color="auto"/>
                  </w:divBdr>
                </w:div>
                <w:div w:id="1071806928">
                  <w:marLeft w:val="0"/>
                  <w:marRight w:val="0"/>
                  <w:marTop w:val="0"/>
                  <w:marBottom w:val="0"/>
                  <w:divBdr>
                    <w:top w:val="none" w:sz="0" w:space="0" w:color="auto"/>
                    <w:left w:val="none" w:sz="0" w:space="0" w:color="auto"/>
                    <w:bottom w:val="none" w:sz="0" w:space="0" w:color="auto"/>
                    <w:right w:val="none" w:sz="0" w:space="0" w:color="auto"/>
                  </w:divBdr>
                </w:div>
                <w:div w:id="1081104884">
                  <w:marLeft w:val="0"/>
                  <w:marRight w:val="0"/>
                  <w:marTop w:val="0"/>
                  <w:marBottom w:val="0"/>
                  <w:divBdr>
                    <w:top w:val="none" w:sz="0" w:space="0" w:color="auto"/>
                    <w:left w:val="none" w:sz="0" w:space="0" w:color="auto"/>
                    <w:bottom w:val="none" w:sz="0" w:space="0" w:color="auto"/>
                    <w:right w:val="none" w:sz="0" w:space="0" w:color="auto"/>
                  </w:divBdr>
                </w:div>
                <w:div w:id="1148136327">
                  <w:marLeft w:val="0"/>
                  <w:marRight w:val="0"/>
                  <w:marTop w:val="0"/>
                  <w:marBottom w:val="0"/>
                  <w:divBdr>
                    <w:top w:val="none" w:sz="0" w:space="0" w:color="auto"/>
                    <w:left w:val="none" w:sz="0" w:space="0" w:color="auto"/>
                    <w:bottom w:val="none" w:sz="0" w:space="0" w:color="auto"/>
                    <w:right w:val="none" w:sz="0" w:space="0" w:color="auto"/>
                  </w:divBdr>
                </w:div>
                <w:div w:id="1163282417">
                  <w:marLeft w:val="0"/>
                  <w:marRight w:val="0"/>
                  <w:marTop w:val="0"/>
                  <w:marBottom w:val="0"/>
                  <w:divBdr>
                    <w:top w:val="none" w:sz="0" w:space="0" w:color="auto"/>
                    <w:left w:val="none" w:sz="0" w:space="0" w:color="auto"/>
                    <w:bottom w:val="none" w:sz="0" w:space="0" w:color="auto"/>
                    <w:right w:val="none" w:sz="0" w:space="0" w:color="auto"/>
                  </w:divBdr>
                </w:div>
                <w:div w:id="1203711458">
                  <w:marLeft w:val="0"/>
                  <w:marRight w:val="0"/>
                  <w:marTop w:val="0"/>
                  <w:marBottom w:val="0"/>
                  <w:divBdr>
                    <w:top w:val="none" w:sz="0" w:space="0" w:color="auto"/>
                    <w:left w:val="none" w:sz="0" w:space="0" w:color="auto"/>
                    <w:bottom w:val="none" w:sz="0" w:space="0" w:color="auto"/>
                    <w:right w:val="none" w:sz="0" w:space="0" w:color="auto"/>
                  </w:divBdr>
                </w:div>
                <w:div w:id="1206722899">
                  <w:marLeft w:val="0"/>
                  <w:marRight w:val="0"/>
                  <w:marTop w:val="0"/>
                  <w:marBottom w:val="0"/>
                  <w:divBdr>
                    <w:top w:val="none" w:sz="0" w:space="0" w:color="auto"/>
                    <w:left w:val="none" w:sz="0" w:space="0" w:color="auto"/>
                    <w:bottom w:val="none" w:sz="0" w:space="0" w:color="auto"/>
                    <w:right w:val="none" w:sz="0" w:space="0" w:color="auto"/>
                  </w:divBdr>
                </w:div>
                <w:div w:id="1222250917">
                  <w:marLeft w:val="0"/>
                  <w:marRight w:val="0"/>
                  <w:marTop w:val="0"/>
                  <w:marBottom w:val="0"/>
                  <w:divBdr>
                    <w:top w:val="none" w:sz="0" w:space="0" w:color="auto"/>
                    <w:left w:val="none" w:sz="0" w:space="0" w:color="auto"/>
                    <w:bottom w:val="none" w:sz="0" w:space="0" w:color="auto"/>
                    <w:right w:val="none" w:sz="0" w:space="0" w:color="auto"/>
                  </w:divBdr>
                </w:div>
                <w:div w:id="1231188244">
                  <w:marLeft w:val="0"/>
                  <w:marRight w:val="0"/>
                  <w:marTop w:val="0"/>
                  <w:marBottom w:val="0"/>
                  <w:divBdr>
                    <w:top w:val="none" w:sz="0" w:space="0" w:color="auto"/>
                    <w:left w:val="none" w:sz="0" w:space="0" w:color="auto"/>
                    <w:bottom w:val="none" w:sz="0" w:space="0" w:color="auto"/>
                    <w:right w:val="none" w:sz="0" w:space="0" w:color="auto"/>
                  </w:divBdr>
                </w:div>
                <w:div w:id="1236010962">
                  <w:marLeft w:val="0"/>
                  <w:marRight w:val="0"/>
                  <w:marTop w:val="0"/>
                  <w:marBottom w:val="0"/>
                  <w:divBdr>
                    <w:top w:val="none" w:sz="0" w:space="0" w:color="auto"/>
                    <w:left w:val="none" w:sz="0" w:space="0" w:color="auto"/>
                    <w:bottom w:val="none" w:sz="0" w:space="0" w:color="auto"/>
                    <w:right w:val="none" w:sz="0" w:space="0" w:color="auto"/>
                  </w:divBdr>
                </w:div>
                <w:div w:id="1257595883">
                  <w:marLeft w:val="0"/>
                  <w:marRight w:val="0"/>
                  <w:marTop w:val="0"/>
                  <w:marBottom w:val="0"/>
                  <w:divBdr>
                    <w:top w:val="none" w:sz="0" w:space="0" w:color="auto"/>
                    <w:left w:val="none" w:sz="0" w:space="0" w:color="auto"/>
                    <w:bottom w:val="none" w:sz="0" w:space="0" w:color="auto"/>
                    <w:right w:val="none" w:sz="0" w:space="0" w:color="auto"/>
                  </w:divBdr>
                </w:div>
                <w:div w:id="1281570778">
                  <w:marLeft w:val="0"/>
                  <w:marRight w:val="0"/>
                  <w:marTop w:val="0"/>
                  <w:marBottom w:val="0"/>
                  <w:divBdr>
                    <w:top w:val="none" w:sz="0" w:space="0" w:color="auto"/>
                    <w:left w:val="none" w:sz="0" w:space="0" w:color="auto"/>
                    <w:bottom w:val="none" w:sz="0" w:space="0" w:color="auto"/>
                    <w:right w:val="none" w:sz="0" w:space="0" w:color="auto"/>
                  </w:divBdr>
                </w:div>
                <w:div w:id="1288389939">
                  <w:marLeft w:val="0"/>
                  <w:marRight w:val="0"/>
                  <w:marTop w:val="0"/>
                  <w:marBottom w:val="0"/>
                  <w:divBdr>
                    <w:top w:val="none" w:sz="0" w:space="0" w:color="auto"/>
                    <w:left w:val="none" w:sz="0" w:space="0" w:color="auto"/>
                    <w:bottom w:val="none" w:sz="0" w:space="0" w:color="auto"/>
                    <w:right w:val="none" w:sz="0" w:space="0" w:color="auto"/>
                  </w:divBdr>
                </w:div>
                <w:div w:id="1300065504">
                  <w:marLeft w:val="0"/>
                  <w:marRight w:val="0"/>
                  <w:marTop w:val="0"/>
                  <w:marBottom w:val="0"/>
                  <w:divBdr>
                    <w:top w:val="none" w:sz="0" w:space="0" w:color="auto"/>
                    <w:left w:val="none" w:sz="0" w:space="0" w:color="auto"/>
                    <w:bottom w:val="none" w:sz="0" w:space="0" w:color="auto"/>
                    <w:right w:val="none" w:sz="0" w:space="0" w:color="auto"/>
                  </w:divBdr>
                </w:div>
                <w:div w:id="1344432426">
                  <w:marLeft w:val="0"/>
                  <w:marRight w:val="0"/>
                  <w:marTop w:val="0"/>
                  <w:marBottom w:val="0"/>
                  <w:divBdr>
                    <w:top w:val="none" w:sz="0" w:space="0" w:color="auto"/>
                    <w:left w:val="none" w:sz="0" w:space="0" w:color="auto"/>
                    <w:bottom w:val="none" w:sz="0" w:space="0" w:color="auto"/>
                    <w:right w:val="none" w:sz="0" w:space="0" w:color="auto"/>
                  </w:divBdr>
                </w:div>
                <w:div w:id="1351950964">
                  <w:marLeft w:val="0"/>
                  <w:marRight w:val="0"/>
                  <w:marTop w:val="0"/>
                  <w:marBottom w:val="0"/>
                  <w:divBdr>
                    <w:top w:val="none" w:sz="0" w:space="0" w:color="auto"/>
                    <w:left w:val="none" w:sz="0" w:space="0" w:color="auto"/>
                    <w:bottom w:val="none" w:sz="0" w:space="0" w:color="auto"/>
                    <w:right w:val="none" w:sz="0" w:space="0" w:color="auto"/>
                  </w:divBdr>
                </w:div>
                <w:div w:id="1376348285">
                  <w:marLeft w:val="0"/>
                  <w:marRight w:val="0"/>
                  <w:marTop w:val="0"/>
                  <w:marBottom w:val="0"/>
                  <w:divBdr>
                    <w:top w:val="none" w:sz="0" w:space="0" w:color="auto"/>
                    <w:left w:val="none" w:sz="0" w:space="0" w:color="auto"/>
                    <w:bottom w:val="none" w:sz="0" w:space="0" w:color="auto"/>
                    <w:right w:val="none" w:sz="0" w:space="0" w:color="auto"/>
                  </w:divBdr>
                </w:div>
                <w:div w:id="1403336517">
                  <w:marLeft w:val="0"/>
                  <w:marRight w:val="0"/>
                  <w:marTop w:val="0"/>
                  <w:marBottom w:val="0"/>
                  <w:divBdr>
                    <w:top w:val="none" w:sz="0" w:space="0" w:color="auto"/>
                    <w:left w:val="none" w:sz="0" w:space="0" w:color="auto"/>
                    <w:bottom w:val="none" w:sz="0" w:space="0" w:color="auto"/>
                    <w:right w:val="none" w:sz="0" w:space="0" w:color="auto"/>
                  </w:divBdr>
                </w:div>
                <w:div w:id="1516307826">
                  <w:marLeft w:val="0"/>
                  <w:marRight w:val="0"/>
                  <w:marTop w:val="0"/>
                  <w:marBottom w:val="0"/>
                  <w:divBdr>
                    <w:top w:val="none" w:sz="0" w:space="0" w:color="auto"/>
                    <w:left w:val="none" w:sz="0" w:space="0" w:color="auto"/>
                    <w:bottom w:val="none" w:sz="0" w:space="0" w:color="auto"/>
                    <w:right w:val="none" w:sz="0" w:space="0" w:color="auto"/>
                  </w:divBdr>
                </w:div>
                <w:div w:id="1525483740">
                  <w:marLeft w:val="0"/>
                  <w:marRight w:val="0"/>
                  <w:marTop w:val="0"/>
                  <w:marBottom w:val="0"/>
                  <w:divBdr>
                    <w:top w:val="none" w:sz="0" w:space="0" w:color="auto"/>
                    <w:left w:val="none" w:sz="0" w:space="0" w:color="auto"/>
                    <w:bottom w:val="none" w:sz="0" w:space="0" w:color="auto"/>
                    <w:right w:val="none" w:sz="0" w:space="0" w:color="auto"/>
                  </w:divBdr>
                </w:div>
                <w:div w:id="1532961953">
                  <w:marLeft w:val="0"/>
                  <w:marRight w:val="0"/>
                  <w:marTop w:val="0"/>
                  <w:marBottom w:val="0"/>
                  <w:divBdr>
                    <w:top w:val="none" w:sz="0" w:space="0" w:color="auto"/>
                    <w:left w:val="none" w:sz="0" w:space="0" w:color="auto"/>
                    <w:bottom w:val="none" w:sz="0" w:space="0" w:color="auto"/>
                    <w:right w:val="none" w:sz="0" w:space="0" w:color="auto"/>
                  </w:divBdr>
                </w:div>
                <w:div w:id="1566338274">
                  <w:marLeft w:val="0"/>
                  <w:marRight w:val="0"/>
                  <w:marTop w:val="0"/>
                  <w:marBottom w:val="0"/>
                  <w:divBdr>
                    <w:top w:val="none" w:sz="0" w:space="0" w:color="auto"/>
                    <w:left w:val="none" w:sz="0" w:space="0" w:color="auto"/>
                    <w:bottom w:val="none" w:sz="0" w:space="0" w:color="auto"/>
                    <w:right w:val="none" w:sz="0" w:space="0" w:color="auto"/>
                  </w:divBdr>
                </w:div>
                <w:div w:id="1661495483">
                  <w:marLeft w:val="0"/>
                  <w:marRight w:val="0"/>
                  <w:marTop w:val="0"/>
                  <w:marBottom w:val="0"/>
                  <w:divBdr>
                    <w:top w:val="none" w:sz="0" w:space="0" w:color="auto"/>
                    <w:left w:val="none" w:sz="0" w:space="0" w:color="auto"/>
                    <w:bottom w:val="none" w:sz="0" w:space="0" w:color="auto"/>
                    <w:right w:val="none" w:sz="0" w:space="0" w:color="auto"/>
                  </w:divBdr>
                </w:div>
                <w:div w:id="1671562200">
                  <w:marLeft w:val="0"/>
                  <w:marRight w:val="0"/>
                  <w:marTop w:val="0"/>
                  <w:marBottom w:val="0"/>
                  <w:divBdr>
                    <w:top w:val="none" w:sz="0" w:space="0" w:color="auto"/>
                    <w:left w:val="none" w:sz="0" w:space="0" w:color="auto"/>
                    <w:bottom w:val="none" w:sz="0" w:space="0" w:color="auto"/>
                    <w:right w:val="none" w:sz="0" w:space="0" w:color="auto"/>
                  </w:divBdr>
                </w:div>
                <w:div w:id="1675916429">
                  <w:marLeft w:val="0"/>
                  <w:marRight w:val="0"/>
                  <w:marTop w:val="0"/>
                  <w:marBottom w:val="0"/>
                  <w:divBdr>
                    <w:top w:val="none" w:sz="0" w:space="0" w:color="auto"/>
                    <w:left w:val="none" w:sz="0" w:space="0" w:color="auto"/>
                    <w:bottom w:val="none" w:sz="0" w:space="0" w:color="auto"/>
                    <w:right w:val="none" w:sz="0" w:space="0" w:color="auto"/>
                  </w:divBdr>
                </w:div>
                <w:div w:id="1725444650">
                  <w:marLeft w:val="0"/>
                  <w:marRight w:val="0"/>
                  <w:marTop w:val="0"/>
                  <w:marBottom w:val="0"/>
                  <w:divBdr>
                    <w:top w:val="none" w:sz="0" w:space="0" w:color="auto"/>
                    <w:left w:val="none" w:sz="0" w:space="0" w:color="auto"/>
                    <w:bottom w:val="none" w:sz="0" w:space="0" w:color="auto"/>
                    <w:right w:val="none" w:sz="0" w:space="0" w:color="auto"/>
                  </w:divBdr>
                </w:div>
                <w:div w:id="1733194913">
                  <w:marLeft w:val="0"/>
                  <w:marRight w:val="0"/>
                  <w:marTop w:val="0"/>
                  <w:marBottom w:val="0"/>
                  <w:divBdr>
                    <w:top w:val="none" w:sz="0" w:space="0" w:color="auto"/>
                    <w:left w:val="none" w:sz="0" w:space="0" w:color="auto"/>
                    <w:bottom w:val="none" w:sz="0" w:space="0" w:color="auto"/>
                    <w:right w:val="none" w:sz="0" w:space="0" w:color="auto"/>
                  </w:divBdr>
                </w:div>
                <w:div w:id="1733967256">
                  <w:marLeft w:val="0"/>
                  <w:marRight w:val="0"/>
                  <w:marTop w:val="0"/>
                  <w:marBottom w:val="0"/>
                  <w:divBdr>
                    <w:top w:val="none" w:sz="0" w:space="0" w:color="auto"/>
                    <w:left w:val="none" w:sz="0" w:space="0" w:color="auto"/>
                    <w:bottom w:val="none" w:sz="0" w:space="0" w:color="auto"/>
                    <w:right w:val="none" w:sz="0" w:space="0" w:color="auto"/>
                  </w:divBdr>
                </w:div>
                <w:div w:id="1755584200">
                  <w:marLeft w:val="0"/>
                  <w:marRight w:val="0"/>
                  <w:marTop w:val="0"/>
                  <w:marBottom w:val="0"/>
                  <w:divBdr>
                    <w:top w:val="none" w:sz="0" w:space="0" w:color="auto"/>
                    <w:left w:val="none" w:sz="0" w:space="0" w:color="auto"/>
                    <w:bottom w:val="none" w:sz="0" w:space="0" w:color="auto"/>
                    <w:right w:val="none" w:sz="0" w:space="0" w:color="auto"/>
                  </w:divBdr>
                </w:div>
                <w:div w:id="1759325274">
                  <w:marLeft w:val="0"/>
                  <w:marRight w:val="0"/>
                  <w:marTop w:val="0"/>
                  <w:marBottom w:val="0"/>
                  <w:divBdr>
                    <w:top w:val="none" w:sz="0" w:space="0" w:color="auto"/>
                    <w:left w:val="none" w:sz="0" w:space="0" w:color="auto"/>
                    <w:bottom w:val="none" w:sz="0" w:space="0" w:color="auto"/>
                    <w:right w:val="none" w:sz="0" w:space="0" w:color="auto"/>
                  </w:divBdr>
                </w:div>
                <w:div w:id="1787966306">
                  <w:marLeft w:val="0"/>
                  <w:marRight w:val="0"/>
                  <w:marTop w:val="0"/>
                  <w:marBottom w:val="0"/>
                  <w:divBdr>
                    <w:top w:val="none" w:sz="0" w:space="0" w:color="auto"/>
                    <w:left w:val="none" w:sz="0" w:space="0" w:color="auto"/>
                    <w:bottom w:val="none" w:sz="0" w:space="0" w:color="auto"/>
                    <w:right w:val="none" w:sz="0" w:space="0" w:color="auto"/>
                  </w:divBdr>
                </w:div>
                <w:div w:id="1797139578">
                  <w:marLeft w:val="0"/>
                  <w:marRight w:val="0"/>
                  <w:marTop w:val="0"/>
                  <w:marBottom w:val="0"/>
                  <w:divBdr>
                    <w:top w:val="none" w:sz="0" w:space="0" w:color="auto"/>
                    <w:left w:val="none" w:sz="0" w:space="0" w:color="auto"/>
                    <w:bottom w:val="none" w:sz="0" w:space="0" w:color="auto"/>
                    <w:right w:val="none" w:sz="0" w:space="0" w:color="auto"/>
                  </w:divBdr>
                </w:div>
                <w:div w:id="1830634226">
                  <w:marLeft w:val="0"/>
                  <w:marRight w:val="0"/>
                  <w:marTop w:val="0"/>
                  <w:marBottom w:val="0"/>
                  <w:divBdr>
                    <w:top w:val="none" w:sz="0" w:space="0" w:color="auto"/>
                    <w:left w:val="none" w:sz="0" w:space="0" w:color="auto"/>
                    <w:bottom w:val="none" w:sz="0" w:space="0" w:color="auto"/>
                    <w:right w:val="none" w:sz="0" w:space="0" w:color="auto"/>
                  </w:divBdr>
                </w:div>
                <w:div w:id="1864593381">
                  <w:marLeft w:val="0"/>
                  <w:marRight w:val="0"/>
                  <w:marTop w:val="0"/>
                  <w:marBottom w:val="0"/>
                  <w:divBdr>
                    <w:top w:val="none" w:sz="0" w:space="0" w:color="auto"/>
                    <w:left w:val="none" w:sz="0" w:space="0" w:color="auto"/>
                    <w:bottom w:val="none" w:sz="0" w:space="0" w:color="auto"/>
                    <w:right w:val="none" w:sz="0" w:space="0" w:color="auto"/>
                  </w:divBdr>
                </w:div>
                <w:div w:id="1895726439">
                  <w:marLeft w:val="0"/>
                  <w:marRight w:val="0"/>
                  <w:marTop w:val="0"/>
                  <w:marBottom w:val="0"/>
                  <w:divBdr>
                    <w:top w:val="none" w:sz="0" w:space="0" w:color="auto"/>
                    <w:left w:val="none" w:sz="0" w:space="0" w:color="auto"/>
                    <w:bottom w:val="none" w:sz="0" w:space="0" w:color="auto"/>
                    <w:right w:val="none" w:sz="0" w:space="0" w:color="auto"/>
                  </w:divBdr>
                </w:div>
                <w:div w:id="1926112907">
                  <w:marLeft w:val="0"/>
                  <w:marRight w:val="0"/>
                  <w:marTop w:val="0"/>
                  <w:marBottom w:val="0"/>
                  <w:divBdr>
                    <w:top w:val="none" w:sz="0" w:space="0" w:color="auto"/>
                    <w:left w:val="none" w:sz="0" w:space="0" w:color="auto"/>
                    <w:bottom w:val="none" w:sz="0" w:space="0" w:color="auto"/>
                    <w:right w:val="none" w:sz="0" w:space="0" w:color="auto"/>
                  </w:divBdr>
                </w:div>
                <w:div w:id="2032610884">
                  <w:marLeft w:val="0"/>
                  <w:marRight w:val="0"/>
                  <w:marTop w:val="0"/>
                  <w:marBottom w:val="0"/>
                  <w:divBdr>
                    <w:top w:val="none" w:sz="0" w:space="0" w:color="auto"/>
                    <w:left w:val="none" w:sz="0" w:space="0" w:color="auto"/>
                    <w:bottom w:val="none" w:sz="0" w:space="0" w:color="auto"/>
                    <w:right w:val="none" w:sz="0" w:space="0" w:color="auto"/>
                  </w:divBdr>
                </w:div>
                <w:div w:id="2055423847">
                  <w:marLeft w:val="0"/>
                  <w:marRight w:val="0"/>
                  <w:marTop w:val="0"/>
                  <w:marBottom w:val="0"/>
                  <w:divBdr>
                    <w:top w:val="none" w:sz="0" w:space="0" w:color="auto"/>
                    <w:left w:val="none" w:sz="0" w:space="0" w:color="auto"/>
                    <w:bottom w:val="none" w:sz="0" w:space="0" w:color="auto"/>
                    <w:right w:val="none" w:sz="0" w:space="0" w:color="auto"/>
                  </w:divBdr>
                </w:div>
                <w:div w:id="2099400110">
                  <w:marLeft w:val="0"/>
                  <w:marRight w:val="0"/>
                  <w:marTop w:val="0"/>
                  <w:marBottom w:val="0"/>
                  <w:divBdr>
                    <w:top w:val="none" w:sz="0" w:space="0" w:color="auto"/>
                    <w:left w:val="none" w:sz="0" w:space="0" w:color="auto"/>
                    <w:bottom w:val="none" w:sz="0" w:space="0" w:color="auto"/>
                    <w:right w:val="none" w:sz="0" w:space="0" w:color="auto"/>
                  </w:divBdr>
                </w:div>
                <w:div w:id="2112968176">
                  <w:marLeft w:val="0"/>
                  <w:marRight w:val="0"/>
                  <w:marTop w:val="0"/>
                  <w:marBottom w:val="0"/>
                  <w:divBdr>
                    <w:top w:val="none" w:sz="0" w:space="0" w:color="auto"/>
                    <w:left w:val="none" w:sz="0" w:space="0" w:color="auto"/>
                    <w:bottom w:val="none" w:sz="0" w:space="0" w:color="auto"/>
                    <w:right w:val="none" w:sz="0" w:space="0" w:color="auto"/>
                  </w:divBdr>
                </w:div>
              </w:divsChild>
            </w:div>
            <w:div w:id="722406184">
              <w:marLeft w:val="0"/>
              <w:marRight w:val="0"/>
              <w:marTop w:val="0"/>
              <w:marBottom w:val="0"/>
              <w:divBdr>
                <w:top w:val="none" w:sz="0" w:space="0" w:color="auto"/>
                <w:left w:val="none" w:sz="0" w:space="0" w:color="auto"/>
                <w:bottom w:val="none" w:sz="0" w:space="0" w:color="auto"/>
                <w:right w:val="none" w:sz="0" w:space="0" w:color="auto"/>
              </w:divBdr>
            </w:div>
            <w:div w:id="723600902">
              <w:marLeft w:val="0"/>
              <w:marRight w:val="0"/>
              <w:marTop w:val="0"/>
              <w:marBottom w:val="0"/>
              <w:divBdr>
                <w:top w:val="none" w:sz="0" w:space="0" w:color="auto"/>
                <w:left w:val="none" w:sz="0" w:space="0" w:color="auto"/>
                <w:bottom w:val="none" w:sz="0" w:space="0" w:color="auto"/>
                <w:right w:val="none" w:sz="0" w:space="0" w:color="auto"/>
              </w:divBdr>
            </w:div>
            <w:div w:id="724378934">
              <w:marLeft w:val="0"/>
              <w:marRight w:val="0"/>
              <w:marTop w:val="0"/>
              <w:marBottom w:val="0"/>
              <w:divBdr>
                <w:top w:val="none" w:sz="0" w:space="0" w:color="auto"/>
                <w:left w:val="none" w:sz="0" w:space="0" w:color="auto"/>
                <w:bottom w:val="none" w:sz="0" w:space="0" w:color="auto"/>
                <w:right w:val="none" w:sz="0" w:space="0" w:color="auto"/>
              </w:divBdr>
            </w:div>
            <w:div w:id="724766508">
              <w:marLeft w:val="0"/>
              <w:marRight w:val="0"/>
              <w:marTop w:val="0"/>
              <w:marBottom w:val="0"/>
              <w:divBdr>
                <w:top w:val="none" w:sz="0" w:space="0" w:color="auto"/>
                <w:left w:val="none" w:sz="0" w:space="0" w:color="auto"/>
                <w:bottom w:val="none" w:sz="0" w:space="0" w:color="auto"/>
                <w:right w:val="none" w:sz="0" w:space="0" w:color="auto"/>
              </w:divBdr>
            </w:div>
            <w:div w:id="726950602">
              <w:marLeft w:val="0"/>
              <w:marRight w:val="0"/>
              <w:marTop w:val="0"/>
              <w:marBottom w:val="0"/>
              <w:divBdr>
                <w:top w:val="none" w:sz="0" w:space="0" w:color="auto"/>
                <w:left w:val="none" w:sz="0" w:space="0" w:color="auto"/>
                <w:bottom w:val="none" w:sz="0" w:space="0" w:color="auto"/>
                <w:right w:val="none" w:sz="0" w:space="0" w:color="auto"/>
              </w:divBdr>
            </w:div>
            <w:div w:id="727189591">
              <w:marLeft w:val="0"/>
              <w:marRight w:val="0"/>
              <w:marTop w:val="0"/>
              <w:marBottom w:val="0"/>
              <w:divBdr>
                <w:top w:val="none" w:sz="0" w:space="0" w:color="auto"/>
                <w:left w:val="none" w:sz="0" w:space="0" w:color="auto"/>
                <w:bottom w:val="none" w:sz="0" w:space="0" w:color="auto"/>
                <w:right w:val="none" w:sz="0" w:space="0" w:color="auto"/>
              </w:divBdr>
            </w:div>
            <w:div w:id="731581923">
              <w:marLeft w:val="0"/>
              <w:marRight w:val="0"/>
              <w:marTop w:val="0"/>
              <w:marBottom w:val="0"/>
              <w:divBdr>
                <w:top w:val="none" w:sz="0" w:space="0" w:color="auto"/>
                <w:left w:val="none" w:sz="0" w:space="0" w:color="auto"/>
                <w:bottom w:val="none" w:sz="0" w:space="0" w:color="auto"/>
                <w:right w:val="none" w:sz="0" w:space="0" w:color="auto"/>
              </w:divBdr>
            </w:div>
            <w:div w:id="732123456">
              <w:marLeft w:val="0"/>
              <w:marRight w:val="0"/>
              <w:marTop w:val="0"/>
              <w:marBottom w:val="0"/>
              <w:divBdr>
                <w:top w:val="none" w:sz="0" w:space="0" w:color="auto"/>
                <w:left w:val="none" w:sz="0" w:space="0" w:color="auto"/>
                <w:bottom w:val="none" w:sz="0" w:space="0" w:color="auto"/>
                <w:right w:val="none" w:sz="0" w:space="0" w:color="auto"/>
              </w:divBdr>
            </w:div>
            <w:div w:id="732582354">
              <w:marLeft w:val="0"/>
              <w:marRight w:val="0"/>
              <w:marTop w:val="0"/>
              <w:marBottom w:val="0"/>
              <w:divBdr>
                <w:top w:val="none" w:sz="0" w:space="0" w:color="auto"/>
                <w:left w:val="none" w:sz="0" w:space="0" w:color="auto"/>
                <w:bottom w:val="none" w:sz="0" w:space="0" w:color="auto"/>
                <w:right w:val="none" w:sz="0" w:space="0" w:color="auto"/>
              </w:divBdr>
            </w:div>
            <w:div w:id="733818136">
              <w:marLeft w:val="0"/>
              <w:marRight w:val="0"/>
              <w:marTop w:val="0"/>
              <w:marBottom w:val="0"/>
              <w:divBdr>
                <w:top w:val="none" w:sz="0" w:space="0" w:color="auto"/>
                <w:left w:val="none" w:sz="0" w:space="0" w:color="auto"/>
                <w:bottom w:val="none" w:sz="0" w:space="0" w:color="auto"/>
                <w:right w:val="none" w:sz="0" w:space="0" w:color="auto"/>
              </w:divBdr>
            </w:div>
            <w:div w:id="740518378">
              <w:marLeft w:val="0"/>
              <w:marRight w:val="0"/>
              <w:marTop w:val="0"/>
              <w:marBottom w:val="0"/>
              <w:divBdr>
                <w:top w:val="none" w:sz="0" w:space="0" w:color="auto"/>
                <w:left w:val="none" w:sz="0" w:space="0" w:color="auto"/>
                <w:bottom w:val="none" w:sz="0" w:space="0" w:color="auto"/>
                <w:right w:val="none" w:sz="0" w:space="0" w:color="auto"/>
              </w:divBdr>
            </w:div>
            <w:div w:id="742801824">
              <w:marLeft w:val="0"/>
              <w:marRight w:val="0"/>
              <w:marTop w:val="0"/>
              <w:marBottom w:val="0"/>
              <w:divBdr>
                <w:top w:val="none" w:sz="0" w:space="0" w:color="auto"/>
                <w:left w:val="none" w:sz="0" w:space="0" w:color="auto"/>
                <w:bottom w:val="none" w:sz="0" w:space="0" w:color="auto"/>
                <w:right w:val="none" w:sz="0" w:space="0" w:color="auto"/>
              </w:divBdr>
            </w:div>
            <w:div w:id="743648460">
              <w:marLeft w:val="0"/>
              <w:marRight w:val="0"/>
              <w:marTop w:val="0"/>
              <w:marBottom w:val="0"/>
              <w:divBdr>
                <w:top w:val="none" w:sz="0" w:space="0" w:color="auto"/>
                <w:left w:val="none" w:sz="0" w:space="0" w:color="auto"/>
                <w:bottom w:val="none" w:sz="0" w:space="0" w:color="auto"/>
                <w:right w:val="none" w:sz="0" w:space="0" w:color="auto"/>
              </w:divBdr>
            </w:div>
            <w:div w:id="745227988">
              <w:marLeft w:val="0"/>
              <w:marRight w:val="0"/>
              <w:marTop w:val="360"/>
              <w:marBottom w:val="0"/>
              <w:divBdr>
                <w:top w:val="single" w:sz="6" w:space="0" w:color="auto"/>
                <w:left w:val="single" w:sz="6" w:space="0" w:color="auto"/>
                <w:bottom w:val="single" w:sz="6" w:space="0" w:color="auto"/>
                <w:right w:val="single" w:sz="6" w:space="0" w:color="auto"/>
              </w:divBdr>
            </w:div>
            <w:div w:id="745300617">
              <w:marLeft w:val="0"/>
              <w:marRight w:val="0"/>
              <w:marTop w:val="0"/>
              <w:marBottom w:val="0"/>
              <w:divBdr>
                <w:top w:val="none" w:sz="0" w:space="0" w:color="auto"/>
                <w:left w:val="none" w:sz="0" w:space="0" w:color="auto"/>
                <w:bottom w:val="none" w:sz="0" w:space="0" w:color="auto"/>
                <w:right w:val="none" w:sz="0" w:space="0" w:color="auto"/>
              </w:divBdr>
            </w:div>
            <w:div w:id="748621123">
              <w:marLeft w:val="0"/>
              <w:marRight w:val="0"/>
              <w:marTop w:val="0"/>
              <w:marBottom w:val="0"/>
              <w:divBdr>
                <w:top w:val="none" w:sz="0" w:space="0" w:color="auto"/>
                <w:left w:val="none" w:sz="0" w:space="0" w:color="auto"/>
                <w:bottom w:val="none" w:sz="0" w:space="0" w:color="auto"/>
                <w:right w:val="none" w:sz="0" w:space="0" w:color="auto"/>
              </w:divBdr>
            </w:div>
            <w:div w:id="750856184">
              <w:marLeft w:val="0"/>
              <w:marRight w:val="0"/>
              <w:marTop w:val="0"/>
              <w:marBottom w:val="0"/>
              <w:divBdr>
                <w:top w:val="none" w:sz="0" w:space="0" w:color="auto"/>
                <w:left w:val="none" w:sz="0" w:space="0" w:color="auto"/>
                <w:bottom w:val="none" w:sz="0" w:space="0" w:color="auto"/>
                <w:right w:val="none" w:sz="0" w:space="0" w:color="auto"/>
              </w:divBdr>
            </w:div>
            <w:div w:id="752319109">
              <w:marLeft w:val="0"/>
              <w:marRight w:val="0"/>
              <w:marTop w:val="0"/>
              <w:marBottom w:val="0"/>
              <w:divBdr>
                <w:top w:val="none" w:sz="0" w:space="0" w:color="auto"/>
                <w:left w:val="none" w:sz="0" w:space="0" w:color="auto"/>
                <w:bottom w:val="none" w:sz="0" w:space="0" w:color="auto"/>
                <w:right w:val="none" w:sz="0" w:space="0" w:color="auto"/>
              </w:divBdr>
            </w:div>
            <w:div w:id="752556756">
              <w:marLeft w:val="0"/>
              <w:marRight w:val="0"/>
              <w:marTop w:val="0"/>
              <w:marBottom w:val="0"/>
              <w:divBdr>
                <w:top w:val="none" w:sz="0" w:space="0" w:color="auto"/>
                <w:left w:val="none" w:sz="0" w:space="0" w:color="auto"/>
                <w:bottom w:val="none" w:sz="0" w:space="0" w:color="auto"/>
                <w:right w:val="none" w:sz="0" w:space="0" w:color="auto"/>
              </w:divBdr>
            </w:div>
            <w:div w:id="753939233">
              <w:marLeft w:val="0"/>
              <w:marRight w:val="0"/>
              <w:marTop w:val="0"/>
              <w:marBottom w:val="0"/>
              <w:divBdr>
                <w:top w:val="none" w:sz="0" w:space="0" w:color="auto"/>
                <w:left w:val="none" w:sz="0" w:space="0" w:color="auto"/>
                <w:bottom w:val="none" w:sz="0" w:space="0" w:color="auto"/>
                <w:right w:val="none" w:sz="0" w:space="0" w:color="auto"/>
              </w:divBdr>
            </w:div>
            <w:div w:id="759762759">
              <w:marLeft w:val="0"/>
              <w:marRight w:val="0"/>
              <w:marTop w:val="0"/>
              <w:marBottom w:val="0"/>
              <w:divBdr>
                <w:top w:val="none" w:sz="0" w:space="0" w:color="auto"/>
                <w:left w:val="none" w:sz="0" w:space="0" w:color="auto"/>
                <w:bottom w:val="none" w:sz="0" w:space="0" w:color="auto"/>
                <w:right w:val="none" w:sz="0" w:space="0" w:color="auto"/>
              </w:divBdr>
            </w:div>
            <w:div w:id="765153289">
              <w:marLeft w:val="0"/>
              <w:marRight w:val="0"/>
              <w:marTop w:val="0"/>
              <w:marBottom w:val="0"/>
              <w:divBdr>
                <w:top w:val="none" w:sz="0" w:space="0" w:color="auto"/>
                <w:left w:val="none" w:sz="0" w:space="0" w:color="auto"/>
                <w:bottom w:val="none" w:sz="0" w:space="0" w:color="auto"/>
                <w:right w:val="none" w:sz="0" w:space="0" w:color="auto"/>
              </w:divBdr>
            </w:div>
            <w:div w:id="766315562">
              <w:marLeft w:val="0"/>
              <w:marRight w:val="0"/>
              <w:marTop w:val="0"/>
              <w:marBottom w:val="0"/>
              <w:divBdr>
                <w:top w:val="none" w:sz="0" w:space="0" w:color="auto"/>
                <w:left w:val="none" w:sz="0" w:space="0" w:color="auto"/>
                <w:bottom w:val="none" w:sz="0" w:space="0" w:color="auto"/>
                <w:right w:val="none" w:sz="0" w:space="0" w:color="auto"/>
              </w:divBdr>
            </w:div>
            <w:div w:id="768888399">
              <w:marLeft w:val="0"/>
              <w:marRight w:val="0"/>
              <w:marTop w:val="0"/>
              <w:marBottom w:val="0"/>
              <w:divBdr>
                <w:top w:val="none" w:sz="0" w:space="0" w:color="auto"/>
                <w:left w:val="none" w:sz="0" w:space="0" w:color="auto"/>
                <w:bottom w:val="none" w:sz="0" w:space="0" w:color="auto"/>
                <w:right w:val="none" w:sz="0" w:space="0" w:color="auto"/>
              </w:divBdr>
            </w:div>
            <w:div w:id="770706524">
              <w:marLeft w:val="0"/>
              <w:marRight w:val="0"/>
              <w:marTop w:val="0"/>
              <w:marBottom w:val="0"/>
              <w:divBdr>
                <w:top w:val="none" w:sz="0" w:space="0" w:color="auto"/>
                <w:left w:val="none" w:sz="0" w:space="0" w:color="auto"/>
                <w:bottom w:val="none" w:sz="0" w:space="0" w:color="auto"/>
                <w:right w:val="none" w:sz="0" w:space="0" w:color="auto"/>
              </w:divBdr>
            </w:div>
            <w:div w:id="775172588">
              <w:marLeft w:val="0"/>
              <w:marRight w:val="0"/>
              <w:marTop w:val="0"/>
              <w:marBottom w:val="0"/>
              <w:divBdr>
                <w:top w:val="none" w:sz="0" w:space="0" w:color="auto"/>
                <w:left w:val="none" w:sz="0" w:space="0" w:color="auto"/>
                <w:bottom w:val="none" w:sz="0" w:space="0" w:color="auto"/>
                <w:right w:val="none" w:sz="0" w:space="0" w:color="auto"/>
              </w:divBdr>
            </w:div>
            <w:div w:id="776944678">
              <w:marLeft w:val="0"/>
              <w:marRight w:val="0"/>
              <w:marTop w:val="0"/>
              <w:marBottom w:val="0"/>
              <w:divBdr>
                <w:top w:val="none" w:sz="0" w:space="0" w:color="auto"/>
                <w:left w:val="none" w:sz="0" w:space="0" w:color="auto"/>
                <w:bottom w:val="none" w:sz="0" w:space="0" w:color="auto"/>
                <w:right w:val="none" w:sz="0" w:space="0" w:color="auto"/>
              </w:divBdr>
            </w:div>
            <w:div w:id="777061168">
              <w:marLeft w:val="0"/>
              <w:marRight w:val="0"/>
              <w:marTop w:val="0"/>
              <w:marBottom w:val="0"/>
              <w:divBdr>
                <w:top w:val="none" w:sz="0" w:space="0" w:color="auto"/>
                <w:left w:val="none" w:sz="0" w:space="0" w:color="auto"/>
                <w:bottom w:val="none" w:sz="0" w:space="0" w:color="auto"/>
                <w:right w:val="none" w:sz="0" w:space="0" w:color="auto"/>
              </w:divBdr>
            </w:div>
            <w:div w:id="777141227">
              <w:marLeft w:val="0"/>
              <w:marRight w:val="0"/>
              <w:marTop w:val="0"/>
              <w:marBottom w:val="0"/>
              <w:divBdr>
                <w:top w:val="none" w:sz="0" w:space="0" w:color="auto"/>
                <w:left w:val="none" w:sz="0" w:space="0" w:color="auto"/>
                <w:bottom w:val="none" w:sz="0" w:space="0" w:color="auto"/>
                <w:right w:val="none" w:sz="0" w:space="0" w:color="auto"/>
              </w:divBdr>
            </w:div>
            <w:div w:id="777142707">
              <w:marLeft w:val="0"/>
              <w:marRight w:val="0"/>
              <w:marTop w:val="0"/>
              <w:marBottom w:val="0"/>
              <w:divBdr>
                <w:top w:val="none" w:sz="0" w:space="0" w:color="auto"/>
                <w:left w:val="none" w:sz="0" w:space="0" w:color="auto"/>
                <w:bottom w:val="none" w:sz="0" w:space="0" w:color="auto"/>
                <w:right w:val="none" w:sz="0" w:space="0" w:color="auto"/>
              </w:divBdr>
            </w:div>
            <w:div w:id="781147451">
              <w:marLeft w:val="0"/>
              <w:marRight w:val="0"/>
              <w:marTop w:val="0"/>
              <w:marBottom w:val="0"/>
              <w:divBdr>
                <w:top w:val="none" w:sz="0" w:space="0" w:color="auto"/>
                <w:left w:val="none" w:sz="0" w:space="0" w:color="auto"/>
                <w:bottom w:val="none" w:sz="0" w:space="0" w:color="auto"/>
                <w:right w:val="none" w:sz="0" w:space="0" w:color="auto"/>
              </w:divBdr>
            </w:div>
            <w:div w:id="781801086">
              <w:marLeft w:val="0"/>
              <w:marRight w:val="0"/>
              <w:marTop w:val="0"/>
              <w:marBottom w:val="0"/>
              <w:divBdr>
                <w:top w:val="none" w:sz="0" w:space="0" w:color="auto"/>
                <w:left w:val="none" w:sz="0" w:space="0" w:color="auto"/>
                <w:bottom w:val="none" w:sz="0" w:space="0" w:color="auto"/>
                <w:right w:val="none" w:sz="0" w:space="0" w:color="auto"/>
              </w:divBdr>
            </w:div>
            <w:div w:id="782261558">
              <w:marLeft w:val="0"/>
              <w:marRight w:val="0"/>
              <w:marTop w:val="0"/>
              <w:marBottom w:val="0"/>
              <w:divBdr>
                <w:top w:val="none" w:sz="0" w:space="0" w:color="auto"/>
                <w:left w:val="none" w:sz="0" w:space="0" w:color="auto"/>
                <w:bottom w:val="none" w:sz="0" w:space="0" w:color="auto"/>
                <w:right w:val="none" w:sz="0" w:space="0" w:color="auto"/>
              </w:divBdr>
            </w:div>
            <w:div w:id="783378662">
              <w:marLeft w:val="0"/>
              <w:marRight w:val="0"/>
              <w:marTop w:val="0"/>
              <w:marBottom w:val="0"/>
              <w:divBdr>
                <w:top w:val="none" w:sz="0" w:space="0" w:color="auto"/>
                <w:left w:val="none" w:sz="0" w:space="0" w:color="auto"/>
                <w:bottom w:val="none" w:sz="0" w:space="0" w:color="auto"/>
                <w:right w:val="none" w:sz="0" w:space="0" w:color="auto"/>
              </w:divBdr>
            </w:div>
            <w:div w:id="783843295">
              <w:marLeft w:val="0"/>
              <w:marRight w:val="0"/>
              <w:marTop w:val="0"/>
              <w:marBottom w:val="0"/>
              <w:divBdr>
                <w:top w:val="none" w:sz="0" w:space="0" w:color="auto"/>
                <w:left w:val="none" w:sz="0" w:space="0" w:color="auto"/>
                <w:bottom w:val="none" w:sz="0" w:space="0" w:color="auto"/>
                <w:right w:val="none" w:sz="0" w:space="0" w:color="auto"/>
              </w:divBdr>
            </w:div>
            <w:div w:id="785193194">
              <w:marLeft w:val="0"/>
              <w:marRight w:val="0"/>
              <w:marTop w:val="0"/>
              <w:marBottom w:val="0"/>
              <w:divBdr>
                <w:top w:val="none" w:sz="0" w:space="0" w:color="auto"/>
                <w:left w:val="none" w:sz="0" w:space="0" w:color="auto"/>
                <w:bottom w:val="none" w:sz="0" w:space="0" w:color="auto"/>
                <w:right w:val="none" w:sz="0" w:space="0" w:color="auto"/>
              </w:divBdr>
            </w:div>
            <w:div w:id="787771529">
              <w:marLeft w:val="0"/>
              <w:marRight w:val="0"/>
              <w:marTop w:val="0"/>
              <w:marBottom w:val="0"/>
              <w:divBdr>
                <w:top w:val="none" w:sz="0" w:space="0" w:color="auto"/>
                <w:left w:val="none" w:sz="0" w:space="0" w:color="auto"/>
                <w:bottom w:val="none" w:sz="0" w:space="0" w:color="auto"/>
                <w:right w:val="none" w:sz="0" w:space="0" w:color="auto"/>
              </w:divBdr>
            </w:div>
            <w:div w:id="788284081">
              <w:marLeft w:val="0"/>
              <w:marRight w:val="0"/>
              <w:marTop w:val="0"/>
              <w:marBottom w:val="0"/>
              <w:divBdr>
                <w:top w:val="none" w:sz="0" w:space="0" w:color="auto"/>
                <w:left w:val="none" w:sz="0" w:space="0" w:color="auto"/>
                <w:bottom w:val="none" w:sz="0" w:space="0" w:color="auto"/>
                <w:right w:val="none" w:sz="0" w:space="0" w:color="auto"/>
              </w:divBdr>
            </w:div>
            <w:div w:id="788669265">
              <w:marLeft w:val="0"/>
              <w:marRight w:val="0"/>
              <w:marTop w:val="0"/>
              <w:marBottom w:val="0"/>
              <w:divBdr>
                <w:top w:val="none" w:sz="0" w:space="0" w:color="auto"/>
                <w:left w:val="none" w:sz="0" w:space="0" w:color="auto"/>
                <w:bottom w:val="none" w:sz="0" w:space="0" w:color="auto"/>
                <w:right w:val="none" w:sz="0" w:space="0" w:color="auto"/>
              </w:divBdr>
            </w:div>
            <w:div w:id="790241708">
              <w:marLeft w:val="0"/>
              <w:marRight w:val="0"/>
              <w:marTop w:val="0"/>
              <w:marBottom w:val="0"/>
              <w:divBdr>
                <w:top w:val="none" w:sz="0" w:space="0" w:color="auto"/>
                <w:left w:val="none" w:sz="0" w:space="0" w:color="auto"/>
                <w:bottom w:val="none" w:sz="0" w:space="0" w:color="auto"/>
                <w:right w:val="none" w:sz="0" w:space="0" w:color="auto"/>
              </w:divBdr>
            </w:div>
            <w:div w:id="790788159">
              <w:marLeft w:val="0"/>
              <w:marRight w:val="0"/>
              <w:marTop w:val="0"/>
              <w:marBottom w:val="0"/>
              <w:divBdr>
                <w:top w:val="none" w:sz="0" w:space="0" w:color="auto"/>
                <w:left w:val="none" w:sz="0" w:space="0" w:color="auto"/>
                <w:bottom w:val="none" w:sz="0" w:space="0" w:color="auto"/>
                <w:right w:val="none" w:sz="0" w:space="0" w:color="auto"/>
              </w:divBdr>
            </w:div>
            <w:div w:id="791023868">
              <w:marLeft w:val="0"/>
              <w:marRight w:val="0"/>
              <w:marTop w:val="0"/>
              <w:marBottom w:val="0"/>
              <w:divBdr>
                <w:top w:val="none" w:sz="0" w:space="0" w:color="auto"/>
                <w:left w:val="none" w:sz="0" w:space="0" w:color="auto"/>
                <w:bottom w:val="none" w:sz="0" w:space="0" w:color="auto"/>
                <w:right w:val="none" w:sz="0" w:space="0" w:color="auto"/>
              </w:divBdr>
            </w:div>
            <w:div w:id="794064569">
              <w:marLeft w:val="0"/>
              <w:marRight w:val="0"/>
              <w:marTop w:val="0"/>
              <w:marBottom w:val="0"/>
              <w:divBdr>
                <w:top w:val="none" w:sz="0" w:space="0" w:color="auto"/>
                <w:left w:val="none" w:sz="0" w:space="0" w:color="auto"/>
                <w:bottom w:val="none" w:sz="0" w:space="0" w:color="auto"/>
                <w:right w:val="none" w:sz="0" w:space="0" w:color="auto"/>
              </w:divBdr>
            </w:div>
            <w:div w:id="798231514">
              <w:marLeft w:val="0"/>
              <w:marRight w:val="0"/>
              <w:marTop w:val="0"/>
              <w:marBottom w:val="0"/>
              <w:divBdr>
                <w:top w:val="none" w:sz="0" w:space="0" w:color="auto"/>
                <w:left w:val="none" w:sz="0" w:space="0" w:color="auto"/>
                <w:bottom w:val="none" w:sz="0" w:space="0" w:color="auto"/>
                <w:right w:val="none" w:sz="0" w:space="0" w:color="auto"/>
              </w:divBdr>
            </w:div>
            <w:div w:id="798258544">
              <w:marLeft w:val="0"/>
              <w:marRight w:val="0"/>
              <w:marTop w:val="0"/>
              <w:marBottom w:val="0"/>
              <w:divBdr>
                <w:top w:val="none" w:sz="0" w:space="0" w:color="auto"/>
                <w:left w:val="none" w:sz="0" w:space="0" w:color="auto"/>
                <w:bottom w:val="none" w:sz="0" w:space="0" w:color="auto"/>
                <w:right w:val="none" w:sz="0" w:space="0" w:color="auto"/>
              </w:divBdr>
            </w:div>
            <w:div w:id="798649341">
              <w:marLeft w:val="0"/>
              <w:marRight w:val="0"/>
              <w:marTop w:val="0"/>
              <w:marBottom w:val="0"/>
              <w:divBdr>
                <w:top w:val="none" w:sz="0" w:space="0" w:color="auto"/>
                <w:left w:val="none" w:sz="0" w:space="0" w:color="auto"/>
                <w:bottom w:val="none" w:sz="0" w:space="0" w:color="auto"/>
                <w:right w:val="none" w:sz="0" w:space="0" w:color="auto"/>
              </w:divBdr>
            </w:div>
            <w:div w:id="798719752">
              <w:marLeft w:val="0"/>
              <w:marRight w:val="0"/>
              <w:marTop w:val="0"/>
              <w:marBottom w:val="0"/>
              <w:divBdr>
                <w:top w:val="none" w:sz="0" w:space="0" w:color="auto"/>
                <w:left w:val="none" w:sz="0" w:space="0" w:color="auto"/>
                <w:bottom w:val="none" w:sz="0" w:space="0" w:color="auto"/>
                <w:right w:val="none" w:sz="0" w:space="0" w:color="auto"/>
              </w:divBdr>
            </w:div>
            <w:div w:id="799688556">
              <w:marLeft w:val="0"/>
              <w:marRight w:val="0"/>
              <w:marTop w:val="0"/>
              <w:marBottom w:val="0"/>
              <w:divBdr>
                <w:top w:val="none" w:sz="0" w:space="0" w:color="auto"/>
                <w:left w:val="none" w:sz="0" w:space="0" w:color="auto"/>
                <w:bottom w:val="none" w:sz="0" w:space="0" w:color="auto"/>
                <w:right w:val="none" w:sz="0" w:space="0" w:color="auto"/>
              </w:divBdr>
            </w:div>
            <w:div w:id="800268599">
              <w:marLeft w:val="0"/>
              <w:marRight w:val="0"/>
              <w:marTop w:val="0"/>
              <w:marBottom w:val="0"/>
              <w:divBdr>
                <w:top w:val="none" w:sz="0" w:space="0" w:color="auto"/>
                <w:left w:val="none" w:sz="0" w:space="0" w:color="auto"/>
                <w:bottom w:val="none" w:sz="0" w:space="0" w:color="auto"/>
                <w:right w:val="none" w:sz="0" w:space="0" w:color="auto"/>
              </w:divBdr>
            </w:div>
            <w:div w:id="802508115">
              <w:marLeft w:val="0"/>
              <w:marRight w:val="0"/>
              <w:marTop w:val="0"/>
              <w:marBottom w:val="0"/>
              <w:divBdr>
                <w:top w:val="none" w:sz="0" w:space="0" w:color="auto"/>
                <w:left w:val="none" w:sz="0" w:space="0" w:color="auto"/>
                <w:bottom w:val="none" w:sz="0" w:space="0" w:color="auto"/>
                <w:right w:val="none" w:sz="0" w:space="0" w:color="auto"/>
              </w:divBdr>
            </w:div>
            <w:div w:id="802576302">
              <w:marLeft w:val="0"/>
              <w:marRight w:val="0"/>
              <w:marTop w:val="0"/>
              <w:marBottom w:val="0"/>
              <w:divBdr>
                <w:top w:val="none" w:sz="0" w:space="0" w:color="auto"/>
                <w:left w:val="none" w:sz="0" w:space="0" w:color="auto"/>
                <w:bottom w:val="none" w:sz="0" w:space="0" w:color="auto"/>
                <w:right w:val="none" w:sz="0" w:space="0" w:color="auto"/>
              </w:divBdr>
            </w:div>
            <w:div w:id="804589044">
              <w:marLeft w:val="0"/>
              <w:marRight w:val="0"/>
              <w:marTop w:val="0"/>
              <w:marBottom w:val="0"/>
              <w:divBdr>
                <w:top w:val="none" w:sz="0" w:space="0" w:color="auto"/>
                <w:left w:val="none" w:sz="0" w:space="0" w:color="auto"/>
                <w:bottom w:val="none" w:sz="0" w:space="0" w:color="auto"/>
                <w:right w:val="none" w:sz="0" w:space="0" w:color="auto"/>
              </w:divBdr>
            </w:div>
            <w:div w:id="814875466">
              <w:marLeft w:val="0"/>
              <w:marRight w:val="0"/>
              <w:marTop w:val="360"/>
              <w:marBottom w:val="0"/>
              <w:divBdr>
                <w:top w:val="single" w:sz="6" w:space="0" w:color="auto"/>
                <w:left w:val="single" w:sz="6" w:space="0" w:color="auto"/>
                <w:bottom w:val="single" w:sz="6" w:space="0" w:color="auto"/>
                <w:right w:val="single" w:sz="6" w:space="0" w:color="auto"/>
              </w:divBdr>
            </w:div>
            <w:div w:id="815416639">
              <w:marLeft w:val="0"/>
              <w:marRight w:val="0"/>
              <w:marTop w:val="0"/>
              <w:marBottom w:val="0"/>
              <w:divBdr>
                <w:top w:val="none" w:sz="0" w:space="0" w:color="auto"/>
                <w:left w:val="none" w:sz="0" w:space="0" w:color="auto"/>
                <w:bottom w:val="none" w:sz="0" w:space="0" w:color="auto"/>
                <w:right w:val="none" w:sz="0" w:space="0" w:color="auto"/>
              </w:divBdr>
            </w:div>
            <w:div w:id="816459580">
              <w:marLeft w:val="0"/>
              <w:marRight w:val="0"/>
              <w:marTop w:val="0"/>
              <w:marBottom w:val="0"/>
              <w:divBdr>
                <w:top w:val="none" w:sz="0" w:space="0" w:color="auto"/>
                <w:left w:val="none" w:sz="0" w:space="0" w:color="auto"/>
                <w:bottom w:val="none" w:sz="0" w:space="0" w:color="auto"/>
                <w:right w:val="none" w:sz="0" w:space="0" w:color="auto"/>
              </w:divBdr>
            </w:div>
            <w:div w:id="817259451">
              <w:marLeft w:val="0"/>
              <w:marRight w:val="0"/>
              <w:marTop w:val="0"/>
              <w:marBottom w:val="0"/>
              <w:divBdr>
                <w:top w:val="none" w:sz="0" w:space="0" w:color="auto"/>
                <w:left w:val="none" w:sz="0" w:space="0" w:color="auto"/>
                <w:bottom w:val="none" w:sz="0" w:space="0" w:color="auto"/>
                <w:right w:val="none" w:sz="0" w:space="0" w:color="auto"/>
              </w:divBdr>
            </w:div>
            <w:div w:id="817502869">
              <w:marLeft w:val="0"/>
              <w:marRight w:val="0"/>
              <w:marTop w:val="0"/>
              <w:marBottom w:val="0"/>
              <w:divBdr>
                <w:top w:val="none" w:sz="0" w:space="0" w:color="auto"/>
                <w:left w:val="none" w:sz="0" w:space="0" w:color="auto"/>
                <w:bottom w:val="none" w:sz="0" w:space="0" w:color="auto"/>
                <w:right w:val="none" w:sz="0" w:space="0" w:color="auto"/>
              </w:divBdr>
            </w:div>
            <w:div w:id="822239772">
              <w:marLeft w:val="0"/>
              <w:marRight w:val="0"/>
              <w:marTop w:val="0"/>
              <w:marBottom w:val="0"/>
              <w:divBdr>
                <w:top w:val="none" w:sz="0" w:space="0" w:color="auto"/>
                <w:left w:val="none" w:sz="0" w:space="0" w:color="auto"/>
                <w:bottom w:val="none" w:sz="0" w:space="0" w:color="auto"/>
                <w:right w:val="none" w:sz="0" w:space="0" w:color="auto"/>
              </w:divBdr>
            </w:div>
            <w:div w:id="824786771">
              <w:marLeft w:val="0"/>
              <w:marRight w:val="0"/>
              <w:marTop w:val="0"/>
              <w:marBottom w:val="0"/>
              <w:divBdr>
                <w:top w:val="none" w:sz="0" w:space="0" w:color="auto"/>
                <w:left w:val="none" w:sz="0" w:space="0" w:color="auto"/>
                <w:bottom w:val="none" w:sz="0" w:space="0" w:color="auto"/>
                <w:right w:val="none" w:sz="0" w:space="0" w:color="auto"/>
              </w:divBdr>
            </w:div>
            <w:div w:id="826017174">
              <w:marLeft w:val="0"/>
              <w:marRight w:val="0"/>
              <w:marTop w:val="0"/>
              <w:marBottom w:val="0"/>
              <w:divBdr>
                <w:top w:val="none" w:sz="0" w:space="0" w:color="auto"/>
                <w:left w:val="none" w:sz="0" w:space="0" w:color="auto"/>
                <w:bottom w:val="none" w:sz="0" w:space="0" w:color="auto"/>
                <w:right w:val="none" w:sz="0" w:space="0" w:color="auto"/>
              </w:divBdr>
            </w:div>
            <w:div w:id="827288695">
              <w:marLeft w:val="0"/>
              <w:marRight w:val="0"/>
              <w:marTop w:val="0"/>
              <w:marBottom w:val="0"/>
              <w:divBdr>
                <w:top w:val="none" w:sz="0" w:space="0" w:color="auto"/>
                <w:left w:val="none" w:sz="0" w:space="0" w:color="auto"/>
                <w:bottom w:val="none" w:sz="0" w:space="0" w:color="auto"/>
                <w:right w:val="none" w:sz="0" w:space="0" w:color="auto"/>
              </w:divBdr>
            </w:div>
            <w:div w:id="828256044">
              <w:marLeft w:val="0"/>
              <w:marRight w:val="0"/>
              <w:marTop w:val="0"/>
              <w:marBottom w:val="0"/>
              <w:divBdr>
                <w:top w:val="none" w:sz="0" w:space="0" w:color="auto"/>
                <w:left w:val="none" w:sz="0" w:space="0" w:color="auto"/>
                <w:bottom w:val="none" w:sz="0" w:space="0" w:color="auto"/>
                <w:right w:val="none" w:sz="0" w:space="0" w:color="auto"/>
              </w:divBdr>
            </w:div>
            <w:div w:id="828711557">
              <w:marLeft w:val="0"/>
              <w:marRight w:val="0"/>
              <w:marTop w:val="0"/>
              <w:marBottom w:val="0"/>
              <w:divBdr>
                <w:top w:val="none" w:sz="0" w:space="0" w:color="auto"/>
                <w:left w:val="none" w:sz="0" w:space="0" w:color="auto"/>
                <w:bottom w:val="none" w:sz="0" w:space="0" w:color="auto"/>
                <w:right w:val="none" w:sz="0" w:space="0" w:color="auto"/>
              </w:divBdr>
            </w:div>
            <w:div w:id="830292292">
              <w:marLeft w:val="0"/>
              <w:marRight w:val="0"/>
              <w:marTop w:val="0"/>
              <w:marBottom w:val="0"/>
              <w:divBdr>
                <w:top w:val="none" w:sz="0" w:space="0" w:color="auto"/>
                <w:left w:val="none" w:sz="0" w:space="0" w:color="auto"/>
                <w:bottom w:val="none" w:sz="0" w:space="0" w:color="auto"/>
                <w:right w:val="none" w:sz="0" w:space="0" w:color="auto"/>
              </w:divBdr>
            </w:div>
            <w:div w:id="832182899">
              <w:marLeft w:val="0"/>
              <w:marRight w:val="0"/>
              <w:marTop w:val="0"/>
              <w:marBottom w:val="0"/>
              <w:divBdr>
                <w:top w:val="none" w:sz="0" w:space="0" w:color="auto"/>
                <w:left w:val="none" w:sz="0" w:space="0" w:color="auto"/>
                <w:bottom w:val="none" w:sz="0" w:space="0" w:color="auto"/>
                <w:right w:val="none" w:sz="0" w:space="0" w:color="auto"/>
              </w:divBdr>
            </w:div>
            <w:div w:id="832793637">
              <w:marLeft w:val="0"/>
              <w:marRight w:val="0"/>
              <w:marTop w:val="0"/>
              <w:marBottom w:val="0"/>
              <w:divBdr>
                <w:top w:val="none" w:sz="0" w:space="0" w:color="auto"/>
                <w:left w:val="none" w:sz="0" w:space="0" w:color="auto"/>
                <w:bottom w:val="none" w:sz="0" w:space="0" w:color="auto"/>
                <w:right w:val="none" w:sz="0" w:space="0" w:color="auto"/>
              </w:divBdr>
            </w:div>
            <w:div w:id="833760168">
              <w:marLeft w:val="0"/>
              <w:marRight w:val="0"/>
              <w:marTop w:val="0"/>
              <w:marBottom w:val="0"/>
              <w:divBdr>
                <w:top w:val="none" w:sz="0" w:space="0" w:color="auto"/>
                <w:left w:val="none" w:sz="0" w:space="0" w:color="auto"/>
                <w:bottom w:val="none" w:sz="0" w:space="0" w:color="auto"/>
                <w:right w:val="none" w:sz="0" w:space="0" w:color="auto"/>
              </w:divBdr>
            </w:div>
            <w:div w:id="837698199">
              <w:marLeft w:val="0"/>
              <w:marRight w:val="0"/>
              <w:marTop w:val="0"/>
              <w:marBottom w:val="0"/>
              <w:divBdr>
                <w:top w:val="none" w:sz="0" w:space="0" w:color="auto"/>
                <w:left w:val="none" w:sz="0" w:space="0" w:color="auto"/>
                <w:bottom w:val="none" w:sz="0" w:space="0" w:color="auto"/>
                <w:right w:val="none" w:sz="0" w:space="0" w:color="auto"/>
              </w:divBdr>
            </w:div>
            <w:div w:id="837962784">
              <w:marLeft w:val="0"/>
              <w:marRight w:val="0"/>
              <w:marTop w:val="0"/>
              <w:marBottom w:val="0"/>
              <w:divBdr>
                <w:top w:val="none" w:sz="0" w:space="0" w:color="auto"/>
                <w:left w:val="none" w:sz="0" w:space="0" w:color="auto"/>
                <w:bottom w:val="none" w:sz="0" w:space="0" w:color="auto"/>
                <w:right w:val="none" w:sz="0" w:space="0" w:color="auto"/>
              </w:divBdr>
            </w:div>
            <w:div w:id="840122395">
              <w:marLeft w:val="0"/>
              <w:marRight w:val="0"/>
              <w:marTop w:val="0"/>
              <w:marBottom w:val="0"/>
              <w:divBdr>
                <w:top w:val="none" w:sz="0" w:space="0" w:color="auto"/>
                <w:left w:val="none" w:sz="0" w:space="0" w:color="auto"/>
                <w:bottom w:val="none" w:sz="0" w:space="0" w:color="auto"/>
                <w:right w:val="none" w:sz="0" w:space="0" w:color="auto"/>
              </w:divBdr>
            </w:div>
            <w:div w:id="842937689">
              <w:marLeft w:val="0"/>
              <w:marRight w:val="0"/>
              <w:marTop w:val="0"/>
              <w:marBottom w:val="0"/>
              <w:divBdr>
                <w:top w:val="none" w:sz="0" w:space="0" w:color="auto"/>
                <w:left w:val="none" w:sz="0" w:space="0" w:color="auto"/>
                <w:bottom w:val="none" w:sz="0" w:space="0" w:color="auto"/>
                <w:right w:val="none" w:sz="0" w:space="0" w:color="auto"/>
              </w:divBdr>
            </w:div>
            <w:div w:id="851341133">
              <w:marLeft w:val="0"/>
              <w:marRight w:val="0"/>
              <w:marTop w:val="0"/>
              <w:marBottom w:val="0"/>
              <w:divBdr>
                <w:top w:val="none" w:sz="0" w:space="0" w:color="auto"/>
                <w:left w:val="none" w:sz="0" w:space="0" w:color="auto"/>
                <w:bottom w:val="none" w:sz="0" w:space="0" w:color="auto"/>
                <w:right w:val="none" w:sz="0" w:space="0" w:color="auto"/>
              </w:divBdr>
            </w:div>
            <w:div w:id="851607253">
              <w:marLeft w:val="0"/>
              <w:marRight w:val="0"/>
              <w:marTop w:val="0"/>
              <w:marBottom w:val="0"/>
              <w:divBdr>
                <w:top w:val="none" w:sz="0" w:space="0" w:color="auto"/>
                <w:left w:val="none" w:sz="0" w:space="0" w:color="auto"/>
                <w:bottom w:val="none" w:sz="0" w:space="0" w:color="auto"/>
                <w:right w:val="none" w:sz="0" w:space="0" w:color="auto"/>
              </w:divBdr>
            </w:div>
            <w:div w:id="852185588">
              <w:marLeft w:val="0"/>
              <w:marRight w:val="0"/>
              <w:marTop w:val="0"/>
              <w:marBottom w:val="0"/>
              <w:divBdr>
                <w:top w:val="none" w:sz="0" w:space="0" w:color="auto"/>
                <w:left w:val="none" w:sz="0" w:space="0" w:color="auto"/>
                <w:bottom w:val="none" w:sz="0" w:space="0" w:color="auto"/>
                <w:right w:val="none" w:sz="0" w:space="0" w:color="auto"/>
              </w:divBdr>
            </w:div>
            <w:div w:id="852306936">
              <w:marLeft w:val="0"/>
              <w:marRight w:val="0"/>
              <w:marTop w:val="0"/>
              <w:marBottom w:val="0"/>
              <w:divBdr>
                <w:top w:val="none" w:sz="0" w:space="0" w:color="auto"/>
                <w:left w:val="none" w:sz="0" w:space="0" w:color="auto"/>
                <w:bottom w:val="none" w:sz="0" w:space="0" w:color="auto"/>
                <w:right w:val="none" w:sz="0" w:space="0" w:color="auto"/>
              </w:divBdr>
            </w:div>
            <w:div w:id="852493660">
              <w:marLeft w:val="0"/>
              <w:marRight w:val="0"/>
              <w:marTop w:val="0"/>
              <w:marBottom w:val="0"/>
              <w:divBdr>
                <w:top w:val="none" w:sz="0" w:space="0" w:color="auto"/>
                <w:left w:val="none" w:sz="0" w:space="0" w:color="auto"/>
                <w:bottom w:val="none" w:sz="0" w:space="0" w:color="auto"/>
                <w:right w:val="none" w:sz="0" w:space="0" w:color="auto"/>
              </w:divBdr>
            </w:div>
            <w:div w:id="852761107">
              <w:marLeft w:val="0"/>
              <w:marRight w:val="0"/>
              <w:marTop w:val="0"/>
              <w:marBottom w:val="0"/>
              <w:divBdr>
                <w:top w:val="none" w:sz="0" w:space="0" w:color="auto"/>
                <w:left w:val="none" w:sz="0" w:space="0" w:color="auto"/>
                <w:bottom w:val="none" w:sz="0" w:space="0" w:color="auto"/>
                <w:right w:val="none" w:sz="0" w:space="0" w:color="auto"/>
              </w:divBdr>
            </w:div>
            <w:div w:id="856844641">
              <w:marLeft w:val="0"/>
              <w:marRight w:val="0"/>
              <w:marTop w:val="0"/>
              <w:marBottom w:val="0"/>
              <w:divBdr>
                <w:top w:val="none" w:sz="0" w:space="0" w:color="auto"/>
                <w:left w:val="none" w:sz="0" w:space="0" w:color="auto"/>
                <w:bottom w:val="none" w:sz="0" w:space="0" w:color="auto"/>
                <w:right w:val="none" w:sz="0" w:space="0" w:color="auto"/>
              </w:divBdr>
            </w:div>
            <w:div w:id="858473077">
              <w:marLeft w:val="0"/>
              <w:marRight w:val="0"/>
              <w:marTop w:val="0"/>
              <w:marBottom w:val="0"/>
              <w:divBdr>
                <w:top w:val="none" w:sz="0" w:space="0" w:color="auto"/>
                <w:left w:val="none" w:sz="0" w:space="0" w:color="auto"/>
                <w:bottom w:val="none" w:sz="0" w:space="0" w:color="auto"/>
                <w:right w:val="none" w:sz="0" w:space="0" w:color="auto"/>
              </w:divBdr>
            </w:div>
            <w:div w:id="861479127">
              <w:marLeft w:val="0"/>
              <w:marRight w:val="0"/>
              <w:marTop w:val="0"/>
              <w:marBottom w:val="0"/>
              <w:divBdr>
                <w:top w:val="none" w:sz="0" w:space="0" w:color="auto"/>
                <w:left w:val="none" w:sz="0" w:space="0" w:color="auto"/>
                <w:bottom w:val="none" w:sz="0" w:space="0" w:color="auto"/>
                <w:right w:val="none" w:sz="0" w:space="0" w:color="auto"/>
              </w:divBdr>
            </w:div>
            <w:div w:id="861552814">
              <w:marLeft w:val="0"/>
              <w:marRight w:val="0"/>
              <w:marTop w:val="0"/>
              <w:marBottom w:val="0"/>
              <w:divBdr>
                <w:top w:val="none" w:sz="0" w:space="0" w:color="auto"/>
                <w:left w:val="none" w:sz="0" w:space="0" w:color="auto"/>
                <w:bottom w:val="none" w:sz="0" w:space="0" w:color="auto"/>
                <w:right w:val="none" w:sz="0" w:space="0" w:color="auto"/>
              </w:divBdr>
            </w:div>
            <w:div w:id="861892307">
              <w:marLeft w:val="0"/>
              <w:marRight w:val="0"/>
              <w:marTop w:val="0"/>
              <w:marBottom w:val="0"/>
              <w:divBdr>
                <w:top w:val="none" w:sz="0" w:space="0" w:color="auto"/>
                <w:left w:val="none" w:sz="0" w:space="0" w:color="auto"/>
                <w:bottom w:val="none" w:sz="0" w:space="0" w:color="auto"/>
                <w:right w:val="none" w:sz="0" w:space="0" w:color="auto"/>
              </w:divBdr>
            </w:div>
            <w:div w:id="864250430">
              <w:marLeft w:val="0"/>
              <w:marRight w:val="0"/>
              <w:marTop w:val="0"/>
              <w:marBottom w:val="0"/>
              <w:divBdr>
                <w:top w:val="none" w:sz="0" w:space="0" w:color="auto"/>
                <w:left w:val="none" w:sz="0" w:space="0" w:color="auto"/>
                <w:bottom w:val="none" w:sz="0" w:space="0" w:color="auto"/>
                <w:right w:val="none" w:sz="0" w:space="0" w:color="auto"/>
              </w:divBdr>
            </w:div>
            <w:div w:id="865756126">
              <w:marLeft w:val="0"/>
              <w:marRight w:val="0"/>
              <w:marTop w:val="0"/>
              <w:marBottom w:val="0"/>
              <w:divBdr>
                <w:top w:val="none" w:sz="0" w:space="0" w:color="auto"/>
                <w:left w:val="none" w:sz="0" w:space="0" w:color="auto"/>
                <w:bottom w:val="none" w:sz="0" w:space="0" w:color="auto"/>
                <w:right w:val="none" w:sz="0" w:space="0" w:color="auto"/>
              </w:divBdr>
            </w:div>
            <w:div w:id="867715607">
              <w:marLeft w:val="0"/>
              <w:marRight w:val="0"/>
              <w:marTop w:val="0"/>
              <w:marBottom w:val="0"/>
              <w:divBdr>
                <w:top w:val="none" w:sz="0" w:space="0" w:color="auto"/>
                <w:left w:val="none" w:sz="0" w:space="0" w:color="auto"/>
                <w:bottom w:val="none" w:sz="0" w:space="0" w:color="auto"/>
                <w:right w:val="none" w:sz="0" w:space="0" w:color="auto"/>
              </w:divBdr>
            </w:div>
            <w:div w:id="870453675">
              <w:marLeft w:val="0"/>
              <w:marRight w:val="0"/>
              <w:marTop w:val="0"/>
              <w:marBottom w:val="0"/>
              <w:divBdr>
                <w:top w:val="none" w:sz="0" w:space="0" w:color="auto"/>
                <w:left w:val="none" w:sz="0" w:space="0" w:color="auto"/>
                <w:bottom w:val="none" w:sz="0" w:space="0" w:color="auto"/>
                <w:right w:val="none" w:sz="0" w:space="0" w:color="auto"/>
              </w:divBdr>
            </w:div>
            <w:div w:id="870462561">
              <w:marLeft w:val="0"/>
              <w:marRight w:val="0"/>
              <w:marTop w:val="0"/>
              <w:marBottom w:val="0"/>
              <w:divBdr>
                <w:top w:val="none" w:sz="0" w:space="0" w:color="auto"/>
                <w:left w:val="none" w:sz="0" w:space="0" w:color="auto"/>
                <w:bottom w:val="none" w:sz="0" w:space="0" w:color="auto"/>
                <w:right w:val="none" w:sz="0" w:space="0" w:color="auto"/>
              </w:divBdr>
            </w:div>
            <w:div w:id="871579448">
              <w:marLeft w:val="0"/>
              <w:marRight w:val="0"/>
              <w:marTop w:val="0"/>
              <w:marBottom w:val="0"/>
              <w:divBdr>
                <w:top w:val="none" w:sz="0" w:space="0" w:color="auto"/>
                <w:left w:val="none" w:sz="0" w:space="0" w:color="auto"/>
                <w:bottom w:val="none" w:sz="0" w:space="0" w:color="auto"/>
                <w:right w:val="none" w:sz="0" w:space="0" w:color="auto"/>
              </w:divBdr>
            </w:div>
            <w:div w:id="872811289">
              <w:marLeft w:val="0"/>
              <w:marRight w:val="0"/>
              <w:marTop w:val="0"/>
              <w:marBottom w:val="0"/>
              <w:divBdr>
                <w:top w:val="none" w:sz="0" w:space="0" w:color="auto"/>
                <w:left w:val="none" w:sz="0" w:space="0" w:color="auto"/>
                <w:bottom w:val="none" w:sz="0" w:space="0" w:color="auto"/>
                <w:right w:val="none" w:sz="0" w:space="0" w:color="auto"/>
              </w:divBdr>
            </w:div>
            <w:div w:id="873075092">
              <w:marLeft w:val="0"/>
              <w:marRight w:val="0"/>
              <w:marTop w:val="0"/>
              <w:marBottom w:val="0"/>
              <w:divBdr>
                <w:top w:val="none" w:sz="0" w:space="0" w:color="auto"/>
                <w:left w:val="none" w:sz="0" w:space="0" w:color="auto"/>
                <w:bottom w:val="none" w:sz="0" w:space="0" w:color="auto"/>
                <w:right w:val="none" w:sz="0" w:space="0" w:color="auto"/>
              </w:divBdr>
            </w:div>
            <w:div w:id="874389414">
              <w:marLeft w:val="0"/>
              <w:marRight w:val="0"/>
              <w:marTop w:val="0"/>
              <w:marBottom w:val="0"/>
              <w:divBdr>
                <w:top w:val="none" w:sz="0" w:space="0" w:color="auto"/>
                <w:left w:val="none" w:sz="0" w:space="0" w:color="auto"/>
                <w:bottom w:val="none" w:sz="0" w:space="0" w:color="auto"/>
                <w:right w:val="none" w:sz="0" w:space="0" w:color="auto"/>
              </w:divBdr>
            </w:div>
            <w:div w:id="877401701">
              <w:marLeft w:val="0"/>
              <w:marRight w:val="0"/>
              <w:marTop w:val="0"/>
              <w:marBottom w:val="0"/>
              <w:divBdr>
                <w:top w:val="none" w:sz="0" w:space="0" w:color="auto"/>
                <w:left w:val="none" w:sz="0" w:space="0" w:color="auto"/>
                <w:bottom w:val="none" w:sz="0" w:space="0" w:color="auto"/>
                <w:right w:val="none" w:sz="0" w:space="0" w:color="auto"/>
              </w:divBdr>
            </w:div>
            <w:div w:id="878669612">
              <w:marLeft w:val="0"/>
              <w:marRight w:val="0"/>
              <w:marTop w:val="0"/>
              <w:marBottom w:val="0"/>
              <w:divBdr>
                <w:top w:val="none" w:sz="0" w:space="0" w:color="auto"/>
                <w:left w:val="none" w:sz="0" w:space="0" w:color="auto"/>
                <w:bottom w:val="none" w:sz="0" w:space="0" w:color="auto"/>
                <w:right w:val="none" w:sz="0" w:space="0" w:color="auto"/>
              </w:divBdr>
            </w:div>
            <w:div w:id="879394362">
              <w:marLeft w:val="0"/>
              <w:marRight w:val="0"/>
              <w:marTop w:val="0"/>
              <w:marBottom w:val="0"/>
              <w:divBdr>
                <w:top w:val="none" w:sz="0" w:space="0" w:color="auto"/>
                <w:left w:val="none" w:sz="0" w:space="0" w:color="auto"/>
                <w:bottom w:val="none" w:sz="0" w:space="0" w:color="auto"/>
                <w:right w:val="none" w:sz="0" w:space="0" w:color="auto"/>
              </w:divBdr>
            </w:div>
            <w:div w:id="879980047">
              <w:marLeft w:val="0"/>
              <w:marRight w:val="0"/>
              <w:marTop w:val="0"/>
              <w:marBottom w:val="0"/>
              <w:divBdr>
                <w:top w:val="none" w:sz="0" w:space="0" w:color="auto"/>
                <w:left w:val="none" w:sz="0" w:space="0" w:color="auto"/>
                <w:bottom w:val="none" w:sz="0" w:space="0" w:color="auto"/>
                <w:right w:val="none" w:sz="0" w:space="0" w:color="auto"/>
              </w:divBdr>
            </w:div>
            <w:div w:id="880631388">
              <w:marLeft w:val="0"/>
              <w:marRight w:val="0"/>
              <w:marTop w:val="0"/>
              <w:marBottom w:val="0"/>
              <w:divBdr>
                <w:top w:val="none" w:sz="0" w:space="0" w:color="auto"/>
                <w:left w:val="none" w:sz="0" w:space="0" w:color="auto"/>
                <w:bottom w:val="none" w:sz="0" w:space="0" w:color="auto"/>
                <w:right w:val="none" w:sz="0" w:space="0" w:color="auto"/>
              </w:divBdr>
            </w:div>
            <w:div w:id="880826250">
              <w:marLeft w:val="0"/>
              <w:marRight w:val="0"/>
              <w:marTop w:val="0"/>
              <w:marBottom w:val="0"/>
              <w:divBdr>
                <w:top w:val="none" w:sz="0" w:space="0" w:color="auto"/>
                <w:left w:val="none" w:sz="0" w:space="0" w:color="auto"/>
                <w:bottom w:val="none" w:sz="0" w:space="0" w:color="auto"/>
                <w:right w:val="none" w:sz="0" w:space="0" w:color="auto"/>
              </w:divBdr>
            </w:div>
            <w:div w:id="883951713">
              <w:marLeft w:val="0"/>
              <w:marRight w:val="0"/>
              <w:marTop w:val="0"/>
              <w:marBottom w:val="0"/>
              <w:divBdr>
                <w:top w:val="none" w:sz="0" w:space="0" w:color="auto"/>
                <w:left w:val="none" w:sz="0" w:space="0" w:color="auto"/>
                <w:bottom w:val="none" w:sz="0" w:space="0" w:color="auto"/>
                <w:right w:val="none" w:sz="0" w:space="0" w:color="auto"/>
              </w:divBdr>
            </w:div>
            <w:div w:id="886066441">
              <w:marLeft w:val="0"/>
              <w:marRight w:val="0"/>
              <w:marTop w:val="0"/>
              <w:marBottom w:val="0"/>
              <w:divBdr>
                <w:top w:val="none" w:sz="0" w:space="0" w:color="auto"/>
                <w:left w:val="none" w:sz="0" w:space="0" w:color="auto"/>
                <w:bottom w:val="none" w:sz="0" w:space="0" w:color="auto"/>
                <w:right w:val="none" w:sz="0" w:space="0" w:color="auto"/>
              </w:divBdr>
            </w:div>
            <w:div w:id="887686106">
              <w:marLeft w:val="0"/>
              <w:marRight w:val="0"/>
              <w:marTop w:val="0"/>
              <w:marBottom w:val="0"/>
              <w:divBdr>
                <w:top w:val="none" w:sz="0" w:space="0" w:color="auto"/>
                <w:left w:val="none" w:sz="0" w:space="0" w:color="auto"/>
                <w:bottom w:val="none" w:sz="0" w:space="0" w:color="auto"/>
                <w:right w:val="none" w:sz="0" w:space="0" w:color="auto"/>
              </w:divBdr>
            </w:div>
            <w:div w:id="891311517">
              <w:marLeft w:val="0"/>
              <w:marRight w:val="0"/>
              <w:marTop w:val="0"/>
              <w:marBottom w:val="0"/>
              <w:divBdr>
                <w:top w:val="none" w:sz="0" w:space="0" w:color="auto"/>
                <w:left w:val="none" w:sz="0" w:space="0" w:color="auto"/>
                <w:bottom w:val="none" w:sz="0" w:space="0" w:color="auto"/>
                <w:right w:val="none" w:sz="0" w:space="0" w:color="auto"/>
              </w:divBdr>
              <w:divsChild>
                <w:div w:id="586422195">
                  <w:marLeft w:val="0"/>
                  <w:marRight w:val="0"/>
                  <w:marTop w:val="0"/>
                  <w:marBottom w:val="0"/>
                  <w:divBdr>
                    <w:top w:val="none" w:sz="0" w:space="0" w:color="auto"/>
                    <w:left w:val="none" w:sz="0" w:space="0" w:color="auto"/>
                    <w:bottom w:val="none" w:sz="0" w:space="0" w:color="auto"/>
                    <w:right w:val="none" w:sz="0" w:space="0" w:color="auto"/>
                  </w:divBdr>
                </w:div>
                <w:div w:id="966205377">
                  <w:marLeft w:val="0"/>
                  <w:marRight w:val="0"/>
                  <w:marTop w:val="0"/>
                  <w:marBottom w:val="0"/>
                  <w:divBdr>
                    <w:top w:val="none" w:sz="0" w:space="0" w:color="auto"/>
                    <w:left w:val="none" w:sz="0" w:space="0" w:color="auto"/>
                    <w:bottom w:val="none" w:sz="0" w:space="0" w:color="auto"/>
                    <w:right w:val="none" w:sz="0" w:space="0" w:color="auto"/>
                  </w:divBdr>
                </w:div>
                <w:div w:id="1137265543">
                  <w:marLeft w:val="0"/>
                  <w:marRight w:val="0"/>
                  <w:marTop w:val="0"/>
                  <w:marBottom w:val="0"/>
                  <w:divBdr>
                    <w:top w:val="none" w:sz="0" w:space="0" w:color="auto"/>
                    <w:left w:val="none" w:sz="0" w:space="0" w:color="auto"/>
                    <w:bottom w:val="none" w:sz="0" w:space="0" w:color="auto"/>
                    <w:right w:val="none" w:sz="0" w:space="0" w:color="auto"/>
                  </w:divBdr>
                </w:div>
              </w:divsChild>
            </w:div>
            <w:div w:id="891772984">
              <w:marLeft w:val="0"/>
              <w:marRight w:val="0"/>
              <w:marTop w:val="0"/>
              <w:marBottom w:val="0"/>
              <w:divBdr>
                <w:top w:val="none" w:sz="0" w:space="0" w:color="auto"/>
                <w:left w:val="none" w:sz="0" w:space="0" w:color="auto"/>
                <w:bottom w:val="none" w:sz="0" w:space="0" w:color="auto"/>
                <w:right w:val="none" w:sz="0" w:space="0" w:color="auto"/>
              </w:divBdr>
            </w:div>
            <w:div w:id="892497924">
              <w:marLeft w:val="0"/>
              <w:marRight w:val="0"/>
              <w:marTop w:val="0"/>
              <w:marBottom w:val="0"/>
              <w:divBdr>
                <w:top w:val="none" w:sz="0" w:space="0" w:color="auto"/>
                <w:left w:val="none" w:sz="0" w:space="0" w:color="auto"/>
                <w:bottom w:val="none" w:sz="0" w:space="0" w:color="auto"/>
                <w:right w:val="none" w:sz="0" w:space="0" w:color="auto"/>
              </w:divBdr>
            </w:div>
            <w:div w:id="897133599">
              <w:marLeft w:val="0"/>
              <w:marRight w:val="0"/>
              <w:marTop w:val="0"/>
              <w:marBottom w:val="0"/>
              <w:divBdr>
                <w:top w:val="none" w:sz="0" w:space="0" w:color="auto"/>
                <w:left w:val="none" w:sz="0" w:space="0" w:color="auto"/>
                <w:bottom w:val="none" w:sz="0" w:space="0" w:color="auto"/>
                <w:right w:val="none" w:sz="0" w:space="0" w:color="auto"/>
              </w:divBdr>
            </w:div>
            <w:div w:id="897208361">
              <w:marLeft w:val="0"/>
              <w:marRight w:val="0"/>
              <w:marTop w:val="0"/>
              <w:marBottom w:val="0"/>
              <w:divBdr>
                <w:top w:val="none" w:sz="0" w:space="0" w:color="auto"/>
                <w:left w:val="none" w:sz="0" w:space="0" w:color="auto"/>
                <w:bottom w:val="none" w:sz="0" w:space="0" w:color="auto"/>
                <w:right w:val="none" w:sz="0" w:space="0" w:color="auto"/>
              </w:divBdr>
            </w:div>
            <w:div w:id="897786959">
              <w:marLeft w:val="0"/>
              <w:marRight w:val="0"/>
              <w:marTop w:val="0"/>
              <w:marBottom w:val="0"/>
              <w:divBdr>
                <w:top w:val="none" w:sz="0" w:space="0" w:color="auto"/>
                <w:left w:val="none" w:sz="0" w:space="0" w:color="auto"/>
                <w:bottom w:val="none" w:sz="0" w:space="0" w:color="auto"/>
                <w:right w:val="none" w:sz="0" w:space="0" w:color="auto"/>
              </w:divBdr>
            </w:div>
            <w:div w:id="898781660">
              <w:marLeft w:val="0"/>
              <w:marRight w:val="0"/>
              <w:marTop w:val="0"/>
              <w:marBottom w:val="0"/>
              <w:divBdr>
                <w:top w:val="none" w:sz="0" w:space="0" w:color="auto"/>
                <w:left w:val="none" w:sz="0" w:space="0" w:color="auto"/>
                <w:bottom w:val="none" w:sz="0" w:space="0" w:color="auto"/>
                <w:right w:val="none" w:sz="0" w:space="0" w:color="auto"/>
              </w:divBdr>
            </w:div>
            <w:div w:id="899901073">
              <w:marLeft w:val="0"/>
              <w:marRight w:val="0"/>
              <w:marTop w:val="0"/>
              <w:marBottom w:val="0"/>
              <w:divBdr>
                <w:top w:val="none" w:sz="0" w:space="0" w:color="auto"/>
                <w:left w:val="none" w:sz="0" w:space="0" w:color="auto"/>
                <w:bottom w:val="none" w:sz="0" w:space="0" w:color="auto"/>
                <w:right w:val="none" w:sz="0" w:space="0" w:color="auto"/>
              </w:divBdr>
            </w:div>
            <w:div w:id="903026161">
              <w:marLeft w:val="0"/>
              <w:marRight w:val="0"/>
              <w:marTop w:val="0"/>
              <w:marBottom w:val="0"/>
              <w:divBdr>
                <w:top w:val="none" w:sz="0" w:space="0" w:color="auto"/>
                <w:left w:val="none" w:sz="0" w:space="0" w:color="auto"/>
                <w:bottom w:val="none" w:sz="0" w:space="0" w:color="auto"/>
                <w:right w:val="none" w:sz="0" w:space="0" w:color="auto"/>
              </w:divBdr>
            </w:div>
            <w:div w:id="906036760">
              <w:marLeft w:val="0"/>
              <w:marRight w:val="0"/>
              <w:marTop w:val="0"/>
              <w:marBottom w:val="0"/>
              <w:divBdr>
                <w:top w:val="none" w:sz="0" w:space="0" w:color="auto"/>
                <w:left w:val="none" w:sz="0" w:space="0" w:color="auto"/>
                <w:bottom w:val="none" w:sz="0" w:space="0" w:color="auto"/>
                <w:right w:val="none" w:sz="0" w:space="0" w:color="auto"/>
              </w:divBdr>
            </w:div>
            <w:div w:id="910239577">
              <w:marLeft w:val="0"/>
              <w:marRight w:val="0"/>
              <w:marTop w:val="0"/>
              <w:marBottom w:val="0"/>
              <w:divBdr>
                <w:top w:val="none" w:sz="0" w:space="0" w:color="auto"/>
                <w:left w:val="none" w:sz="0" w:space="0" w:color="auto"/>
                <w:bottom w:val="none" w:sz="0" w:space="0" w:color="auto"/>
                <w:right w:val="none" w:sz="0" w:space="0" w:color="auto"/>
              </w:divBdr>
            </w:div>
            <w:div w:id="910503814">
              <w:marLeft w:val="0"/>
              <w:marRight w:val="0"/>
              <w:marTop w:val="0"/>
              <w:marBottom w:val="0"/>
              <w:divBdr>
                <w:top w:val="none" w:sz="0" w:space="0" w:color="auto"/>
                <w:left w:val="none" w:sz="0" w:space="0" w:color="auto"/>
                <w:bottom w:val="none" w:sz="0" w:space="0" w:color="auto"/>
                <w:right w:val="none" w:sz="0" w:space="0" w:color="auto"/>
              </w:divBdr>
            </w:div>
            <w:div w:id="910774721">
              <w:marLeft w:val="0"/>
              <w:marRight w:val="0"/>
              <w:marTop w:val="0"/>
              <w:marBottom w:val="0"/>
              <w:divBdr>
                <w:top w:val="none" w:sz="0" w:space="0" w:color="auto"/>
                <w:left w:val="none" w:sz="0" w:space="0" w:color="auto"/>
                <w:bottom w:val="none" w:sz="0" w:space="0" w:color="auto"/>
                <w:right w:val="none" w:sz="0" w:space="0" w:color="auto"/>
              </w:divBdr>
            </w:div>
            <w:div w:id="910893699">
              <w:marLeft w:val="0"/>
              <w:marRight w:val="0"/>
              <w:marTop w:val="360"/>
              <w:marBottom w:val="0"/>
              <w:divBdr>
                <w:top w:val="single" w:sz="6" w:space="0" w:color="auto"/>
                <w:left w:val="single" w:sz="6" w:space="0" w:color="auto"/>
                <w:bottom w:val="single" w:sz="6" w:space="0" w:color="auto"/>
                <w:right w:val="single" w:sz="6" w:space="0" w:color="auto"/>
              </w:divBdr>
            </w:div>
            <w:div w:id="918440559">
              <w:marLeft w:val="0"/>
              <w:marRight w:val="0"/>
              <w:marTop w:val="0"/>
              <w:marBottom w:val="0"/>
              <w:divBdr>
                <w:top w:val="none" w:sz="0" w:space="0" w:color="auto"/>
                <w:left w:val="none" w:sz="0" w:space="0" w:color="auto"/>
                <w:bottom w:val="none" w:sz="0" w:space="0" w:color="auto"/>
                <w:right w:val="none" w:sz="0" w:space="0" w:color="auto"/>
              </w:divBdr>
            </w:div>
            <w:div w:id="919169282">
              <w:marLeft w:val="0"/>
              <w:marRight w:val="0"/>
              <w:marTop w:val="0"/>
              <w:marBottom w:val="0"/>
              <w:divBdr>
                <w:top w:val="none" w:sz="0" w:space="0" w:color="auto"/>
                <w:left w:val="none" w:sz="0" w:space="0" w:color="auto"/>
                <w:bottom w:val="none" w:sz="0" w:space="0" w:color="auto"/>
                <w:right w:val="none" w:sz="0" w:space="0" w:color="auto"/>
              </w:divBdr>
            </w:div>
            <w:div w:id="925335232">
              <w:marLeft w:val="0"/>
              <w:marRight w:val="0"/>
              <w:marTop w:val="0"/>
              <w:marBottom w:val="0"/>
              <w:divBdr>
                <w:top w:val="none" w:sz="0" w:space="0" w:color="auto"/>
                <w:left w:val="none" w:sz="0" w:space="0" w:color="auto"/>
                <w:bottom w:val="none" w:sz="0" w:space="0" w:color="auto"/>
                <w:right w:val="none" w:sz="0" w:space="0" w:color="auto"/>
              </w:divBdr>
            </w:div>
            <w:div w:id="927084183">
              <w:marLeft w:val="0"/>
              <w:marRight w:val="0"/>
              <w:marTop w:val="0"/>
              <w:marBottom w:val="0"/>
              <w:divBdr>
                <w:top w:val="none" w:sz="0" w:space="0" w:color="auto"/>
                <w:left w:val="none" w:sz="0" w:space="0" w:color="auto"/>
                <w:bottom w:val="none" w:sz="0" w:space="0" w:color="auto"/>
                <w:right w:val="none" w:sz="0" w:space="0" w:color="auto"/>
              </w:divBdr>
            </w:div>
            <w:div w:id="927544805">
              <w:marLeft w:val="0"/>
              <w:marRight w:val="0"/>
              <w:marTop w:val="0"/>
              <w:marBottom w:val="0"/>
              <w:divBdr>
                <w:top w:val="none" w:sz="0" w:space="0" w:color="auto"/>
                <w:left w:val="none" w:sz="0" w:space="0" w:color="auto"/>
                <w:bottom w:val="none" w:sz="0" w:space="0" w:color="auto"/>
                <w:right w:val="none" w:sz="0" w:space="0" w:color="auto"/>
              </w:divBdr>
            </w:div>
            <w:div w:id="931006592">
              <w:marLeft w:val="0"/>
              <w:marRight w:val="0"/>
              <w:marTop w:val="0"/>
              <w:marBottom w:val="0"/>
              <w:divBdr>
                <w:top w:val="none" w:sz="0" w:space="0" w:color="auto"/>
                <w:left w:val="none" w:sz="0" w:space="0" w:color="auto"/>
                <w:bottom w:val="none" w:sz="0" w:space="0" w:color="auto"/>
                <w:right w:val="none" w:sz="0" w:space="0" w:color="auto"/>
              </w:divBdr>
            </w:div>
            <w:div w:id="932057407">
              <w:marLeft w:val="0"/>
              <w:marRight w:val="0"/>
              <w:marTop w:val="0"/>
              <w:marBottom w:val="0"/>
              <w:divBdr>
                <w:top w:val="none" w:sz="0" w:space="0" w:color="auto"/>
                <w:left w:val="none" w:sz="0" w:space="0" w:color="auto"/>
                <w:bottom w:val="none" w:sz="0" w:space="0" w:color="auto"/>
                <w:right w:val="none" w:sz="0" w:space="0" w:color="auto"/>
              </w:divBdr>
            </w:div>
            <w:div w:id="933129166">
              <w:marLeft w:val="0"/>
              <w:marRight w:val="0"/>
              <w:marTop w:val="0"/>
              <w:marBottom w:val="0"/>
              <w:divBdr>
                <w:top w:val="none" w:sz="0" w:space="0" w:color="auto"/>
                <w:left w:val="none" w:sz="0" w:space="0" w:color="auto"/>
                <w:bottom w:val="none" w:sz="0" w:space="0" w:color="auto"/>
                <w:right w:val="none" w:sz="0" w:space="0" w:color="auto"/>
              </w:divBdr>
            </w:div>
            <w:div w:id="937255926">
              <w:marLeft w:val="0"/>
              <w:marRight w:val="0"/>
              <w:marTop w:val="0"/>
              <w:marBottom w:val="0"/>
              <w:divBdr>
                <w:top w:val="none" w:sz="0" w:space="0" w:color="auto"/>
                <w:left w:val="none" w:sz="0" w:space="0" w:color="auto"/>
                <w:bottom w:val="none" w:sz="0" w:space="0" w:color="auto"/>
                <w:right w:val="none" w:sz="0" w:space="0" w:color="auto"/>
              </w:divBdr>
            </w:div>
            <w:div w:id="939139651">
              <w:marLeft w:val="0"/>
              <w:marRight w:val="0"/>
              <w:marTop w:val="0"/>
              <w:marBottom w:val="0"/>
              <w:divBdr>
                <w:top w:val="none" w:sz="0" w:space="0" w:color="auto"/>
                <w:left w:val="none" w:sz="0" w:space="0" w:color="auto"/>
                <w:bottom w:val="none" w:sz="0" w:space="0" w:color="auto"/>
                <w:right w:val="none" w:sz="0" w:space="0" w:color="auto"/>
              </w:divBdr>
            </w:div>
            <w:div w:id="939338195">
              <w:marLeft w:val="0"/>
              <w:marRight w:val="0"/>
              <w:marTop w:val="0"/>
              <w:marBottom w:val="0"/>
              <w:divBdr>
                <w:top w:val="none" w:sz="0" w:space="0" w:color="auto"/>
                <w:left w:val="none" w:sz="0" w:space="0" w:color="auto"/>
                <w:bottom w:val="none" w:sz="0" w:space="0" w:color="auto"/>
                <w:right w:val="none" w:sz="0" w:space="0" w:color="auto"/>
              </w:divBdr>
            </w:div>
            <w:div w:id="945312536">
              <w:marLeft w:val="0"/>
              <w:marRight w:val="0"/>
              <w:marTop w:val="0"/>
              <w:marBottom w:val="0"/>
              <w:divBdr>
                <w:top w:val="none" w:sz="0" w:space="0" w:color="auto"/>
                <w:left w:val="none" w:sz="0" w:space="0" w:color="auto"/>
                <w:bottom w:val="none" w:sz="0" w:space="0" w:color="auto"/>
                <w:right w:val="none" w:sz="0" w:space="0" w:color="auto"/>
              </w:divBdr>
            </w:div>
            <w:div w:id="946816878">
              <w:marLeft w:val="0"/>
              <w:marRight w:val="0"/>
              <w:marTop w:val="0"/>
              <w:marBottom w:val="0"/>
              <w:divBdr>
                <w:top w:val="none" w:sz="0" w:space="0" w:color="auto"/>
                <w:left w:val="none" w:sz="0" w:space="0" w:color="auto"/>
                <w:bottom w:val="none" w:sz="0" w:space="0" w:color="auto"/>
                <w:right w:val="none" w:sz="0" w:space="0" w:color="auto"/>
              </w:divBdr>
            </w:div>
            <w:div w:id="947085676">
              <w:marLeft w:val="0"/>
              <w:marRight w:val="0"/>
              <w:marTop w:val="0"/>
              <w:marBottom w:val="0"/>
              <w:divBdr>
                <w:top w:val="none" w:sz="0" w:space="0" w:color="auto"/>
                <w:left w:val="none" w:sz="0" w:space="0" w:color="auto"/>
                <w:bottom w:val="none" w:sz="0" w:space="0" w:color="auto"/>
                <w:right w:val="none" w:sz="0" w:space="0" w:color="auto"/>
              </w:divBdr>
            </w:div>
            <w:div w:id="948856775">
              <w:marLeft w:val="0"/>
              <w:marRight w:val="0"/>
              <w:marTop w:val="0"/>
              <w:marBottom w:val="0"/>
              <w:divBdr>
                <w:top w:val="none" w:sz="0" w:space="0" w:color="auto"/>
                <w:left w:val="none" w:sz="0" w:space="0" w:color="auto"/>
                <w:bottom w:val="none" w:sz="0" w:space="0" w:color="auto"/>
                <w:right w:val="none" w:sz="0" w:space="0" w:color="auto"/>
              </w:divBdr>
            </w:div>
            <w:div w:id="954673368">
              <w:marLeft w:val="0"/>
              <w:marRight w:val="0"/>
              <w:marTop w:val="0"/>
              <w:marBottom w:val="0"/>
              <w:divBdr>
                <w:top w:val="none" w:sz="0" w:space="0" w:color="auto"/>
                <w:left w:val="none" w:sz="0" w:space="0" w:color="auto"/>
                <w:bottom w:val="none" w:sz="0" w:space="0" w:color="auto"/>
                <w:right w:val="none" w:sz="0" w:space="0" w:color="auto"/>
              </w:divBdr>
            </w:div>
            <w:div w:id="956066355">
              <w:marLeft w:val="0"/>
              <w:marRight w:val="0"/>
              <w:marTop w:val="0"/>
              <w:marBottom w:val="0"/>
              <w:divBdr>
                <w:top w:val="none" w:sz="0" w:space="0" w:color="auto"/>
                <w:left w:val="none" w:sz="0" w:space="0" w:color="auto"/>
                <w:bottom w:val="none" w:sz="0" w:space="0" w:color="auto"/>
                <w:right w:val="none" w:sz="0" w:space="0" w:color="auto"/>
              </w:divBdr>
            </w:div>
            <w:div w:id="956377821">
              <w:marLeft w:val="0"/>
              <w:marRight w:val="0"/>
              <w:marTop w:val="0"/>
              <w:marBottom w:val="0"/>
              <w:divBdr>
                <w:top w:val="none" w:sz="0" w:space="0" w:color="auto"/>
                <w:left w:val="none" w:sz="0" w:space="0" w:color="auto"/>
                <w:bottom w:val="none" w:sz="0" w:space="0" w:color="auto"/>
                <w:right w:val="none" w:sz="0" w:space="0" w:color="auto"/>
              </w:divBdr>
            </w:div>
            <w:div w:id="958027637">
              <w:marLeft w:val="0"/>
              <w:marRight w:val="0"/>
              <w:marTop w:val="0"/>
              <w:marBottom w:val="0"/>
              <w:divBdr>
                <w:top w:val="none" w:sz="0" w:space="0" w:color="auto"/>
                <w:left w:val="none" w:sz="0" w:space="0" w:color="auto"/>
                <w:bottom w:val="none" w:sz="0" w:space="0" w:color="auto"/>
                <w:right w:val="none" w:sz="0" w:space="0" w:color="auto"/>
              </w:divBdr>
            </w:div>
            <w:div w:id="959645548">
              <w:marLeft w:val="0"/>
              <w:marRight w:val="0"/>
              <w:marTop w:val="0"/>
              <w:marBottom w:val="0"/>
              <w:divBdr>
                <w:top w:val="none" w:sz="0" w:space="0" w:color="auto"/>
                <w:left w:val="none" w:sz="0" w:space="0" w:color="auto"/>
                <w:bottom w:val="none" w:sz="0" w:space="0" w:color="auto"/>
                <w:right w:val="none" w:sz="0" w:space="0" w:color="auto"/>
              </w:divBdr>
            </w:div>
            <w:div w:id="962148857">
              <w:marLeft w:val="0"/>
              <w:marRight w:val="0"/>
              <w:marTop w:val="0"/>
              <w:marBottom w:val="0"/>
              <w:divBdr>
                <w:top w:val="none" w:sz="0" w:space="0" w:color="auto"/>
                <w:left w:val="none" w:sz="0" w:space="0" w:color="auto"/>
                <w:bottom w:val="none" w:sz="0" w:space="0" w:color="auto"/>
                <w:right w:val="none" w:sz="0" w:space="0" w:color="auto"/>
              </w:divBdr>
            </w:div>
            <w:div w:id="962661565">
              <w:marLeft w:val="0"/>
              <w:marRight w:val="0"/>
              <w:marTop w:val="0"/>
              <w:marBottom w:val="0"/>
              <w:divBdr>
                <w:top w:val="none" w:sz="0" w:space="0" w:color="auto"/>
                <w:left w:val="none" w:sz="0" w:space="0" w:color="auto"/>
                <w:bottom w:val="none" w:sz="0" w:space="0" w:color="auto"/>
                <w:right w:val="none" w:sz="0" w:space="0" w:color="auto"/>
              </w:divBdr>
            </w:div>
            <w:div w:id="964191473">
              <w:marLeft w:val="0"/>
              <w:marRight w:val="0"/>
              <w:marTop w:val="0"/>
              <w:marBottom w:val="0"/>
              <w:divBdr>
                <w:top w:val="none" w:sz="0" w:space="0" w:color="auto"/>
                <w:left w:val="none" w:sz="0" w:space="0" w:color="auto"/>
                <w:bottom w:val="none" w:sz="0" w:space="0" w:color="auto"/>
                <w:right w:val="none" w:sz="0" w:space="0" w:color="auto"/>
              </w:divBdr>
            </w:div>
            <w:div w:id="966131824">
              <w:marLeft w:val="0"/>
              <w:marRight w:val="0"/>
              <w:marTop w:val="0"/>
              <w:marBottom w:val="0"/>
              <w:divBdr>
                <w:top w:val="none" w:sz="0" w:space="0" w:color="auto"/>
                <w:left w:val="none" w:sz="0" w:space="0" w:color="auto"/>
                <w:bottom w:val="none" w:sz="0" w:space="0" w:color="auto"/>
                <w:right w:val="none" w:sz="0" w:space="0" w:color="auto"/>
              </w:divBdr>
            </w:div>
            <w:div w:id="967666359">
              <w:marLeft w:val="0"/>
              <w:marRight w:val="0"/>
              <w:marTop w:val="0"/>
              <w:marBottom w:val="0"/>
              <w:divBdr>
                <w:top w:val="none" w:sz="0" w:space="0" w:color="auto"/>
                <w:left w:val="none" w:sz="0" w:space="0" w:color="auto"/>
                <w:bottom w:val="none" w:sz="0" w:space="0" w:color="auto"/>
                <w:right w:val="none" w:sz="0" w:space="0" w:color="auto"/>
              </w:divBdr>
            </w:div>
            <w:div w:id="976955920">
              <w:marLeft w:val="0"/>
              <w:marRight w:val="0"/>
              <w:marTop w:val="0"/>
              <w:marBottom w:val="0"/>
              <w:divBdr>
                <w:top w:val="none" w:sz="0" w:space="0" w:color="auto"/>
                <w:left w:val="none" w:sz="0" w:space="0" w:color="auto"/>
                <w:bottom w:val="none" w:sz="0" w:space="0" w:color="auto"/>
                <w:right w:val="none" w:sz="0" w:space="0" w:color="auto"/>
              </w:divBdr>
            </w:div>
            <w:div w:id="981422014">
              <w:marLeft w:val="0"/>
              <w:marRight w:val="0"/>
              <w:marTop w:val="0"/>
              <w:marBottom w:val="0"/>
              <w:divBdr>
                <w:top w:val="none" w:sz="0" w:space="0" w:color="auto"/>
                <w:left w:val="none" w:sz="0" w:space="0" w:color="auto"/>
                <w:bottom w:val="none" w:sz="0" w:space="0" w:color="auto"/>
                <w:right w:val="none" w:sz="0" w:space="0" w:color="auto"/>
              </w:divBdr>
            </w:div>
            <w:div w:id="984579233">
              <w:marLeft w:val="0"/>
              <w:marRight w:val="0"/>
              <w:marTop w:val="0"/>
              <w:marBottom w:val="0"/>
              <w:divBdr>
                <w:top w:val="none" w:sz="0" w:space="0" w:color="auto"/>
                <w:left w:val="none" w:sz="0" w:space="0" w:color="auto"/>
                <w:bottom w:val="none" w:sz="0" w:space="0" w:color="auto"/>
                <w:right w:val="none" w:sz="0" w:space="0" w:color="auto"/>
              </w:divBdr>
            </w:div>
            <w:div w:id="986938403">
              <w:marLeft w:val="0"/>
              <w:marRight w:val="0"/>
              <w:marTop w:val="0"/>
              <w:marBottom w:val="0"/>
              <w:divBdr>
                <w:top w:val="none" w:sz="0" w:space="0" w:color="auto"/>
                <w:left w:val="none" w:sz="0" w:space="0" w:color="auto"/>
                <w:bottom w:val="none" w:sz="0" w:space="0" w:color="auto"/>
                <w:right w:val="none" w:sz="0" w:space="0" w:color="auto"/>
              </w:divBdr>
            </w:div>
            <w:div w:id="987516126">
              <w:marLeft w:val="0"/>
              <w:marRight w:val="0"/>
              <w:marTop w:val="0"/>
              <w:marBottom w:val="0"/>
              <w:divBdr>
                <w:top w:val="none" w:sz="0" w:space="0" w:color="auto"/>
                <w:left w:val="none" w:sz="0" w:space="0" w:color="auto"/>
                <w:bottom w:val="none" w:sz="0" w:space="0" w:color="auto"/>
                <w:right w:val="none" w:sz="0" w:space="0" w:color="auto"/>
              </w:divBdr>
            </w:div>
            <w:div w:id="990255018">
              <w:marLeft w:val="0"/>
              <w:marRight w:val="0"/>
              <w:marTop w:val="0"/>
              <w:marBottom w:val="0"/>
              <w:divBdr>
                <w:top w:val="none" w:sz="0" w:space="0" w:color="auto"/>
                <w:left w:val="none" w:sz="0" w:space="0" w:color="auto"/>
                <w:bottom w:val="none" w:sz="0" w:space="0" w:color="auto"/>
                <w:right w:val="none" w:sz="0" w:space="0" w:color="auto"/>
              </w:divBdr>
              <w:divsChild>
                <w:div w:id="12846844">
                  <w:marLeft w:val="0"/>
                  <w:marRight w:val="0"/>
                  <w:marTop w:val="0"/>
                  <w:marBottom w:val="0"/>
                  <w:divBdr>
                    <w:top w:val="none" w:sz="0" w:space="0" w:color="auto"/>
                    <w:left w:val="none" w:sz="0" w:space="0" w:color="auto"/>
                    <w:bottom w:val="none" w:sz="0" w:space="0" w:color="auto"/>
                    <w:right w:val="none" w:sz="0" w:space="0" w:color="auto"/>
                  </w:divBdr>
                </w:div>
                <w:div w:id="48773993">
                  <w:marLeft w:val="0"/>
                  <w:marRight w:val="0"/>
                  <w:marTop w:val="0"/>
                  <w:marBottom w:val="0"/>
                  <w:divBdr>
                    <w:top w:val="none" w:sz="0" w:space="0" w:color="auto"/>
                    <w:left w:val="none" w:sz="0" w:space="0" w:color="auto"/>
                    <w:bottom w:val="none" w:sz="0" w:space="0" w:color="auto"/>
                    <w:right w:val="none" w:sz="0" w:space="0" w:color="auto"/>
                  </w:divBdr>
                </w:div>
                <w:div w:id="61414106">
                  <w:marLeft w:val="0"/>
                  <w:marRight w:val="0"/>
                  <w:marTop w:val="0"/>
                  <w:marBottom w:val="0"/>
                  <w:divBdr>
                    <w:top w:val="none" w:sz="0" w:space="0" w:color="auto"/>
                    <w:left w:val="none" w:sz="0" w:space="0" w:color="auto"/>
                    <w:bottom w:val="none" w:sz="0" w:space="0" w:color="auto"/>
                    <w:right w:val="none" w:sz="0" w:space="0" w:color="auto"/>
                  </w:divBdr>
                </w:div>
                <w:div w:id="86585894">
                  <w:marLeft w:val="0"/>
                  <w:marRight w:val="0"/>
                  <w:marTop w:val="0"/>
                  <w:marBottom w:val="0"/>
                  <w:divBdr>
                    <w:top w:val="none" w:sz="0" w:space="0" w:color="auto"/>
                    <w:left w:val="none" w:sz="0" w:space="0" w:color="auto"/>
                    <w:bottom w:val="none" w:sz="0" w:space="0" w:color="auto"/>
                    <w:right w:val="none" w:sz="0" w:space="0" w:color="auto"/>
                  </w:divBdr>
                </w:div>
                <w:div w:id="87695449">
                  <w:marLeft w:val="0"/>
                  <w:marRight w:val="0"/>
                  <w:marTop w:val="0"/>
                  <w:marBottom w:val="0"/>
                  <w:divBdr>
                    <w:top w:val="none" w:sz="0" w:space="0" w:color="auto"/>
                    <w:left w:val="none" w:sz="0" w:space="0" w:color="auto"/>
                    <w:bottom w:val="none" w:sz="0" w:space="0" w:color="auto"/>
                    <w:right w:val="none" w:sz="0" w:space="0" w:color="auto"/>
                  </w:divBdr>
                </w:div>
                <w:div w:id="116990042">
                  <w:marLeft w:val="0"/>
                  <w:marRight w:val="0"/>
                  <w:marTop w:val="0"/>
                  <w:marBottom w:val="0"/>
                  <w:divBdr>
                    <w:top w:val="none" w:sz="0" w:space="0" w:color="auto"/>
                    <w:left w:val="none" w:sz="0" w:space="0" w:color="auto"/>
                    <w:bottom w:val="none" w:sz="0" w:space="0" w:color="auto"/>
                    <w:right w:val="none" w:sz="0" w:space="0" w:color="auto"/>
                  </w:divBdr>
                </w:div>
                <w:div w:id="133718105">
                  <w:marLeft w:val="0"/>
                  <w:marRight w:val="0"/>
                  <w:marTop w:val="0"/>
                  <w:marBottom w:val="0"/>
                  <w:divBdr>
                    <w:top w:val="none" w:sz="0" w:space="0" w:color="auto"/>
                    <w:left w:val="none" w:sz="0" w:space="0" w:color="auto"/>
                    <w:bottom w:val="none" w:sz="0" w:space="0" w:color="auto"/>
                    <w:right w:val="none" w:sz="0" w:space="0" w:color="auto"/>
                  </w:divBdr>
                </w:div>
                <w:div w:id="144518388">
                  <w:marLeft w:val="0"/>
                  <w:marRight w:val="0"/>
                  <w:marTop w:val="0"/>
                  <w:marBottom w:val="0"/>
                  <w:divBdr>
                    <w:top w:val="none" w:sz="0" w:space="0" w:color="auto"/>
                    <w:left w:val="none" w:sz="0" w:space="0" w:color="auto"/>
                    <w:bottom w:val="none" w:sz="0" w:space="0" w:color="auto"/>
                    <w:right w:val="none" w:sz="0" w:space="0" w:color="auto"/>
                  </w:divBdr>
                </w:div>
                <w:div w:id="146018085">
                  <w:marLeft w:val="0"/>
                  <w:marRight w:val="0"/>
                  <w:marTop w:val="0"/>
                  <w:marBottom w:val="0"/>
                  <w:divBdr>
                    <w:top w:val="none" w:sz="0" w:space="0" w:color="auto"/>
                    <w:left w:val="none" w:sz="0" w:space="0" w:color="auto"/>
                    <w:bottom w:val="none" w:sz="0" w:space="0" w:color="auto"/>
                    <w:right w:val="none" w:sz="0" w:space="0" w:color="auto"/>
                  </w:divBdr>
                </w:div>
                <w:div w:id="217279958">
                  <w:marLeft w:val="0"/>
                  <w:marRight w:val="0"/>
                  <w:marTop w:val="0"/>
                  <w:marBottom w:val="0"/>
                  <w:divBdr>
                    <w:top w:val="none" w:sz="0" w:space="0" w:color="auto"/>
                    <w:left w:val="none" w:sz="0" w:space="0" w:color="auto"/>
                    <w:bottom w:val="none" w:sz="0" w:space="0" w:color="auto"/>
                    <w:right w:val="none" w:sz="0" w:space="0" w:color="auto"/>
                  </w:divBdr>
                </w:div>
                <w:div w:id="282271756">
                  <w:marLeft w:val="0"/>
                  <w:marRight w:val="0"/>
                  <w:marTop w:val="0"/>
                  <w:marBottom w:val="0"/>
                  <w:divBdr>
                    <w:top w:val="none" w:sz="0" w:space="0" w:color="auto"/>
                    <w:left w:val="none" w:sz="0" w:space="0" w:color="auto"/>
                    <w:bottom w:val="none" w:sz="0" w:space="0" w:color="auto"/>
                    <w:right w:val="none" w:sz="0" w:space="0" w:color="auto"/>
                  </w:divBdr>
                </w:div>
                <w:div w:id="293104698">
                  <w:marLeft w:val="0"/>
                  <w:marRight w:val="0"/>
                  <w:marTop w:val="0"/>
                  <w:marBottom w:val="0"/>
                  <w:divBdr>
                    <w:top w:val="none" w:sz="0" w:space="0" w:color="auto"/>
                    <w:left w:val="none" w:sz="0" w:space="0" w:color="auto"/>
                    <w:bottom w:val="none" w:sz="0" w:space="0" w:color="auto"/>
                    <w:right w:val="none" w:sz="0" w:space="0" w:color="auto"/>
                  </w:divBdr>
                </w:div>
                <w:div w:id="392852289">
                  <w:marLeft w:val="0"/>
                  <w:marRight w:val="0"/>
                  <w:marTop w:val="0"/>
                  <w:marBottom w:val="0"/>
                  <w:divBdr>
                    <w:top w:val="none" w:sz="0" w:space="0" w:color="auto"/>
                    <w:left w:val="none" w:sz="0" w:space="0" w:color="auto"/>
                    <w:bottom w:val="none" w:sz="0" w:space="0" w:color="auto"/>
                    <w:right w:val="none" w:sz="0" w:space="0" w:color="auto"/>
                  </w:divBdr>
                </w:div>
                <w:div w:id="463348522">
                  <w:marLeft w:val="0"/>
                  <w:marRight w:val="0"/>
                  <w:marTop w:val="0"/>
                  <w:marBottom w:val="0"/>
                  <w:divBdr>
                    <w:top w:val="none" w:sz="0" w:space="0" w:color="auto"/>
                    <w:left w:val="none" w:sz="0" w:space="0" w:color="auto"/>
                    <w:bottom w:val="none" w:sz="0" w:space="0" w:color="auto"/>
                    <w:right w:val="none" w:sz="0" w:space="0" w:color="auto"/>
                  </w:divBdr>
                </w:div>
                <w:div w:id="466288785">
                  <w:marLeft w:val="0"/>
                  <w:marRight w:val="0"/>
                  <w:marTop w:val="0"/>
                  <w:marBottom w:val="0"/>
                  <w:divBdr>
                    <w:top w:val="none" w:sz="0" w:space="0" w:color="auto"/>
                    <w:left w:val="none" w:sz="0" w:space="0" w:color="auto"/>
                    <w:bottom w:val="none" w:sz="0" w:space="0" w:color="auto"/>
                    <w:right w:val="none" w:sz="0" w:space="0" w:color="auto"/>
                  </w:divBdr>
                </w:div>
                <w:div w:id="549344675">
                  <w:marLeft w:val="0"/>
                  <w:marRight w:val="0"/>
                  <w:marTop w:val="0"/>
                  <w:marBottom w:val="0"/>
                  <w:divBdr>
                    <w:top w:val="none" w:sz="0" w:space="0" w:color="auto"/>
                    <w:left w:val="none" w:sz="0" w:space="0" w:color="auto"/>
                    <w:bottom w:val="none" w:sz="0" w:space="0" w:color="auto"/>
                    <w:right w:val="none" w:sz="0" w:space="0" w:color="auto"/>
                  </w:divBdr>
                </w:div>
                <w:div w:id="618607545">
                  <w:marLeft w:val="0"/>
                  <w:marRight w:val="0"/>
                  <w:marTop w:val="0"/>
                  <w:marBottom w:val="0"/>
                  <w:divBdr>
                    <w:top w:val="none" w:sz="0" w:space="0" w:color="auto"/>
                    <w:left w:val="none" w:sz="0" w:space="0" w:color="auto"/>
                    <w:bottom w:val="none" w:sz="0" w:space="0" w:color="auto"/>
                    <w:right w:val="none" w:sz="0" w:space="0" w:color="auto"/>
                  </w:divBdr>
                </w:div>
                <w:div w:id="621696240">
                  <w:marLeft w:val="0"/>
                  <w:marRight w:val="0"/>
                  <w:marTop w:val="0"/>
                  <w:marBottom w:val="0"/>
                  <w:divBdr>
                    <w:top w:val="none" w:sz="0" w:space="0" w:color="auto"/>
                    <w:left w:val="none" w:sz="0" w:space="0" w:color="auto"/>
                    <w:bottom w:val="none" w:sz="0" w:space="0" w:color="auto"/>
                    <w:right w:val="none" w:sz="0" w:space="0" w:color="auto"/>
                  </w:divBdr>
                </w:div>
                <w:div w:id="661930402">
                  <w:marLeft w:val="0"/>
                  <w:marRight w:val="0"/>
                  <w:marTop w:val="0"/>
                  <w:marBottom w:val="0"/>
                  <w:divBdr>
                    <w:top w:val="none" w:sz="0" w:space="0" w:color="auto"/>
                    <w:left w:val="none" w:sz="0" w:space="0" w:color="auto"/>
                    <w:bottom w:val="none" w:sz="0" w:space="0" w:color="auto"/>
                    <w:right w:val="none" w:sz="0" w:space="0" w:color="auto"/>
                  </w:divBdr>
                </w:div>
                <w:div w:id="727654699">
                  <w:marLeft w:val="0"/>
                  <w:marRight w:val="0"/>
                  <w:marTop w:val="0"/>
                  <w:marBottom w:val="0"/>
                  <w:divBdr>
                    <w:top w:val="none" w:sz="0" w:space="0" w:color="auto"/>
                    <w:left w:val="none" w:sz="0" w:space="0" w:color="auto"/>
                    <w:bottom w:val="none" w:sz="0" w:space="0" w:color="auto"/>
                    <w:right w:val="none" w:sz="0" w:space="0" w:color="auto"/>
                  </w:divBdr>
                </w:div>
                <w:div w:id="740906828">
                  <w:marLeft w:val="0"/>
                  <w:marRight w:val="0"/>
                  <w:marTop w:val="0"/>
                  <w:marBottom w:val="0"/>
                  <w:divBdr>
                    <w:top w:val="none" w:sz="0" w:space="0" w:color="auto"/>
                    <w:left w:val="none" w:sz="0" w:space="0" w:color="auto"/>
                    <w:bottom w:val="none" w:sz="0" w:space="0" w:color="auto"/>
                    <w:right w:val="none" w:sz="0" w:space="0" w:color="auto"/>
                  </w:divBdr>
                </w:div>
                <w:div w:id="741409791">
                  <w:marLeft w:val="0"/>
                  <w:marRight w:val="0"/>
                  <w:marTop w:val="0"/>
                  <w:marBottom w:val="0"/>
                  <w:divBdr>
                    <w:top w:val="none" w:sz="0" w:space="0" w:color="auto"/>
                    <w:left w:val="none" w:sz="0" w:space="0" w:color="auto"/>
                    <w:bottom w:val="none" w:sz="0" w:space="0" w:color="auto"/>
                    <w:right w:val="none" w:sz="0" w:space="0" w:color="auto"/>
                  </w:divBdr>
                </w:div>
                <w:div w:id="783227221">
                  <w:marLeft w:val="0"/>
                  <w:marRight w:val="0"/>
                  <w:marTop w:val="0"/>
                  <w:marBottom w:val="0"/>
                  <w:divBdr>
                    <w:top w:val="none" w:sz="0" w:space="0" w:color="auto"/>
                    <w:left w:val="none" w:sz="0" w:space="0" w:color="auto"/>
                    <w:bottom w:val="none" w:sz="0" w:space="0" w:color="auto"/>
                    <w:right w:val="none" w:sz="0" w:space="0" w:color="auto"/>
                  </w:divBdr>
                </w:div>
                <w:div w:id="791939681">
                  <w:marLeft w:val="0"/>
                  <w:marRight w:val="0"/>
                  <w:marTop w:val="0"/>
                  <w:marBottom w:val="0"/>
                  <w:divBdr>
                    <w:top w:val="none" w:sz="0" w:space="0" w:color="auto"/>
                    <w:left w:val="none" w:sz="0" w:space="0" w:color="auto"/>
                    <w:bottom w:val="none" w:sz="0" w:space="0" w:color="auto"/>
                    <w:right w:val="none" w:sz="0" w:space="0" w:color="auto"/>
                  </w:divBdr>
                </w:div>
                <w:div w:id="834880427">
                  <w:marLeft w:val="0"/>
                  <w:marRight w:val="0"/>
                  <w:marTop w:val="0"/>
                  <w:marBottom w:val="0"/>
                  <w:divBdr>
                    <w:top w:val="none" w:sz="0" w:space="0" w:color="auto"/>
                    <w:left w:val="none" w:sz="0" w:space="0" w:color="auto"/>
                    <w:bottom w:val="none" w:sz="0" w:space="0" w:color="auto"/>
                    <w:right w:val="none" w:sz="0" w:space="0" w:color="auto"/>
                  </w:divBdr>
                </w:div>
                <w:div w:id="837891961">
                  <w:marLeft w:val="0"/>
                  <w:marRight w:val="0"/>
                  <w:marTop w:val="0"/>
                  <w:marBottom w:val="0"/>
                  <w:divBdr>
                    <w:top w:val="none" w:sz="0" w:space="0" w:color="auto"/>
                    <w:left w:val="none" w:sz="0" w:space="0" w:color="auto"/>
                    <w:bottom w:val="none" w:sz="0" w:space="0" w:color="auto"/>
                    <w:right w:val="none" w:sz="0" w:space="0" w:color="auto"/>
                  </w:divBdr>
                </w:div>
                <w:div w:id="868372657">
                  <w:marLeft w:val="0"/>
                  <w:marRight w:val="0"/>
                  <w:marTop w:val="0"/>
                  <w:marBottom w:val="0"/>
                  <w:divBdr>
                    <w:top w:val="none" w:sz="0" w:space="0" w:color="auto"/>
                    <w:left w:val="none" w:sz="0" w:space="0" w:color="auto"/>
                    <w:bottom w:val="none" w:sz="0" w:space="0" w:color="auto"/>
                    <w:right w:val="none" w:sz="0" w:space="0" w:color="auto"/>
                  </w:divBdr>
                </w:div>
                <w:div w:id="879318810">
                  <w:marLeft w:val="0"/>
                  <w:marRight w:val="0"/>
                  <w:marTop w:val="0"/>
                  <w:marBottom w:val="0"/>
                  <w:divBdr>
                    <w:top w:val="none" w:sz="0" w:space="0" w:color="auto"/>
                    <w:left w:val="none" w:sz="0" w:space="0" w:color="auto"/>
                    <w:bottom w:val="none" w:sz="0" w:space="0" w:color="auto"/>
                    <w:right w:val="none" w:sz="0" w:space="0" w:color="auto"/>
                  </w:divBdr>
                </w:div>
                <w:div w:id="913859307">
                  <w:marLeft w:val="0"/>
                  <w:marRight w:val="0"/>
                  <w:marTop w:val="0"/>
                  <w:marBottom w:val="0"/>
                  <w:divBdr>
                    <w:top w:val="none" w:sz="0" w:space="0" w:color="auto"/>
                    <w:left w:val="none" w:sz="0" w:space="0" w:color="auto"/>
                    <w:bottom w:val="none" w:sz="0" w:space="0" w:color="auto"/>
                    <w:right w:val="none" w:sz="0" w:space="0" w:color="auto"/>
                  </w:divBdr>
                </w:div>
                <w:div w:id="914440626">
                  <w:marLeft w:val="0"/>
                  <w:marRight w:val="0"/>
                  <w:marTop w:val="0"/>
                  <w:marBottom w:val="0"/>
                  <w:divBdr>
                    <w:top w:val="none" w:sz="0" w:space="0" w:color="auto"/>
                    <w:left w:val="none" w:sz="0" w:space="0" w:color="auto"/>
                    <w:bottom w:val="none" w:sz="0" w:space="0" w:color="auto"/>
                    <w:right w:val="none" w:sz="0" w:space="0" w:color="auto"/>
                  </w:divBdr>
                </w:div>
                <w:div w:id="971717196">
                  <w:marLeft w:val="0"/>
                  <w:marRight w:val="0"/>
                  <w:marTop w:val="0"/>
                  <w:marBottom w:val="0"/>
                  <w:divBdr>
                    <w:top w:val="none" w:sz="0" w:space="0" w:color="auto"/>
                    <w:left w:val="none" w:sz="0" w:space="0" w:color="auto"/>
                    <w:bottom w:val="none" w:sz="0" w:space="0" w:color="auto"/>
                    <w:right w:val="none" w:sz="0" w:space="0" w:color="auto"/>
                  </w:divBdr>
                </w:div>
                <w:div w:id="972712404">
                  <w:marLeft w:val="0"/>
                  <w:marRight w:val="0"/>
                  <w:marTop w:val="0"/>
                  <w:marBottom w:val="0"/>
                  <w:divBdr>
                    <w:top w:val="none" w:sz="0" w:space="0" w:color="auto"/>
                    <w:left w:val="none" w:sz="0" w:space="0" w:color="auto"/>
                    <w:bottom w:val="none" w:sz="0" w:space="0" w:color="auto"/>
                    <w:right w:val="none" w:sz="0" w:space="0" w:color="auto"/>
                  </w:divBdr>
                </w:div>
                <w:div w:id="1015498650">
                  <w:marLeft w:val="0"/>
                  <w:marRight w:val="0"/>
                  <w:marTop w:val="0"/>
                  <w:marBottom w:val="0"/>
                  <w:divBdr>
                    <w:top w:val="none" w:sz="0" w:space="0" w:color="auto"/>
                    <w:left w:val="none" w:sz="0" w:space="0" w:color="auto"/>
                    <w:bottom w:val="none" w:sz="0" w:space="0" w:color="auto"/>
                    <w:right w:val="none" w:sz="0" w:space="0" w:color="auto"/>
                  </w:divBdr>
                </w:div>
                <w:div w:id="1067338539">
                  <w:marLeft w:val="0"/>
                  <w:marRight w:val="0"/>
                  <w:marTop w:val="0"/>
                  <w:marBottom w:val="0"/>
                  <w:divBdr>
                    <w:top w:val="none" w:sz="0" w:space="0" w:color="auto"/>
                    <w:left w:val="none" w:sz="0" w:space="0" w:color="auto"/>
                    <w:bottom w:val="none" w:sz="0" w:space="0" w:color="auto"/>
                    <w:right w:val="none" w:sz="0" w:space="0" w:color="auto"/>
                  </w:divBdr>
                </w:div>
                <w:div w:id="1148979395">
                  <w:marLeft w:val="0"/>
                  <w:marRight w:val="0"/>
                  <w:marTop w:val="0"/>
                  <w:marBottom w:val="0"/>
                  <w:divBdr>
                    <w:top w:val="none" w:sz="0" w:space="0" w:color="auto"/>
                    <w:left w:val="none" w:sz="0" w:space="0" w:color="auto"/>
                    <w:bottom w:val="none" w:sz="0" w:space="0" w:color="auto"/>
                    <w:right w:val="none" w:sz="0" w:space="0" w:color="auto"/>
                  </w:divBdr>
                </w:div>
                <w:div w:id="1158181911">
                  <w:marLeft w:val="0"/>
                  <w:marRight w:val="0"/>
                  <w:marTop w:val="0"/>
                  <w:marBottom w:val="0"/>
                  <w:divBdr>
                    <w:top w:val="none" w:sz="0" w:space="0" w:color="auto"/>
                    <w:left w:val="none" w:sz="0" w:space="0" w:color="auto"/>
                    <w:bottom w:val="none" w:sz="0" w:space="0" w:color="auto"/>
                    <w:right w:val="none" w:sz="0" w:space="0" w:color="auto"/>
                  </w:divBdr>
                </w:div>
                <w:div w:id="1177892062">
                  <w:marLeft w:val="0"/>
                  <w:marRight w:val="0"/>
                  <w:marTop w:val="0"/>
                  <w:marBottom w:val="0"/>
                  <w:divBdr>
                    <w:top w:val="none" w:sz="0" w:space="0" w:color="auto"/>
                    <w:left w:val="none" w:sz="0" w:space="0" w:color="auto"/>
                    <w:bottom w:val="none" w:sz="0" w:space="0" w:color="auto"/>
                    <w:right w:val="none" w:sz="0" w:space="0" w:color="auto"/>
                  </w:divBdr>
                </w:div>
                <w:div w:id="1214344902">
                  <w:marLeft w:val="0"/>
                  <w:marRight w:val="0"/>
                  <w:marTop w:val="0"/>
                  <w:marBottom w:val="0"/>
                  <w:divBdr>
                    <w:top w:val="none" w:sz="0" w:space="0" w:color="auto"/>
                    <w:left w:val="none" w:sz="0" w:space="0" w:color="auto"/>
                    <w:bottom w:val="none" w:sz="0" w:space="0" w:color="auto"/>
                    <w:right w:val="none" w:sz="0" w:space="0" w:color="auto"/>
                  </w:divBdr>
                </w:div>
                <w:div w:id="1400979745">
                  <w:marLeft w:val="0"/>
                  <w:marRight w:val="0"/>
                  <w:marTop w:val="0"/>
                  <w:marBottom w:val="0"/>
                  <w:divBdr>
                    <w:top w:val="none" w:sz="0" w:space="0" w:color="auto"/>
                    <w:left w:val="none" w:sz="0" w:space="0" w:color="auto"/>
                    <w:bottom w:val="none" w:sz="0" w:space="0" w:color="auto"/>
                    <w:right w:val="none" w:sz="0" w:space="0" w:color="auto"/>
                  </w:divBdr>
                </w:div>
                <w:div w:id="1426413524">
                  <w:marLeft w:val="0"/>
                  <w:marRight w:val="0"/>
                  <w:marTop w:val="0"/>
                  <w:marBottom w:val="0"/>
                  <w:divBdr>
                    <w:top w:val="none" w:sz="0" w:space="0" w:color="auto"/>
                    <w:left w:val="none" w:sz="0" w:space="0" w:color="auto"/>
                    <w:bottom w:val="none" w:sz="0" w:space="0" w:color="auto"/>
                    <w:right w:val="none" w:sz="0" w:space="0" w:color="auto"/>
                  </w:divBdr>
                </w:div>
                <w:div w:id="1536773285">
                  <w:marLeft w:val="0"/>
                  <w:marRight w:val="0"/>
                  <w:marTop w:val="0"/>
                  <w:marBottom w:val="0"/>
                  <w:divBdr>
                    <w:top w:val="none" w:sz="0" w:space="0" w:color="auto"/>
                    <w:left w:val="none" w:sz="0" w:space="0" w:color="auto"/>
                    <w:bottom w:val="none" w:sz="0" w:space="0" w:color="auto"/>
                    <w:right w:val="none" w:sz="0" w:space="0" w:color="auto"/>
                  </w:divBdr>
                </w:div>
                <w:div w:id="1567648893">
                  <w:marLeft w:val="0"/>
                  <w:marRight w:val="0"/>
                  <w:marTop w:val="0"/>
                  <w:marBottom w:val="0"/>
                  <w:divBdr>
                    <w:top w:val="none" w:sz="0" w:space="0" w:color="auto"/>
                    <w:left w:val="none" w:sz="0" w:space="0" w:color="auto"/>
                    <w:bottom w:val="none" w:sz="0" w:space="0" w:color="auto"/>
                    <w:right w:val="none" w:sz="0" w:space="0" w:color="auto"/>
                  </w:divBdr>
                </w:div>
                <w:div w:id="1616716217">
                  <w:marLeft w:val="0"/>
                  <w:marRight w:val="0"/>
                  <w:marTop w:val="0"/>
                  <w:marBottom w:val="0"/>
                  <w:divBdr>
                    <w:top w:val="none" w:sz="0" w:space="0" w:color="auto"/>
                    <w:left w:val="none" w:sz="0" w:space="0" w:color="auto"/>
                    <w:bottom w:val="none" w:sz="0" w:space="0" w:color="auto"/>
                    <w:right w:val="none" w:sz="0" w:space="0" w:color="auto"/>
                  </w:divBdr>
                </w:div>
                <w:div w:id="1625116103">
                  <w:marLeft w:val="0"/>
                  <w:marRight w:val="0"/>
                  <w:marTop w:val="0"/>
                  <w:marBottom w:val="0"/>
                  <w:divBdr>
                    <w:top w:val="none" w:sz="0" w:space="0" w:color="auto"/>
                    <w:left w:val="none" w:sz="0" w:space="0" w:color="auto"/>
                    <w:bottom w:val="none" w:sz="0" w:space="0" w:color="auto"/>
                    <w:right w:val="none" w:sz="0" w:space="0" w:color="auto"/>
                  </w:divBdr>
                </w:div>
                <w:div w:id="1637220938">
                  <w:marLeft w:val="0"/>
                  <w:marRight w:val="0"/>
                  <w:marTop w:val="0"/>
                  <w:marBottom w:val="0"/>
                  <w:divBdr>
                    <w:top w:val="none" w:sz="0" w:space="0" w:color="auto"/>
                    <w:left w:val="none" w:sz="0" w:space="0" w:color="auto"/>
                    <w:bottom w:val="none" w:sz="0" w:space="0" w:color="auto"/>
                    <w:right w:val="none" w:sz="0" w:space="0" w:color="auto"/>
                  </w:divBdr>
                </w:div>
                <w:div w:id="1750617488">
                  <w:marLeft w:val="0"/>
                  <w:marRight w:val="0"/>
                  <w:marTop w:val="0"/>
                  <w:marBottom w:val="0"/>
                  <w:divBdr>
                    <w:top w:val="none" w:sz="0" w:space="0" w:color="auto"/>
                    <w:left w:val="none" w:sz="0" w:space="0" w:color="auto"/>
                    <w:bottom w:val="none" w:sz="0" w:space="0" w:color="auto"/>
                    <w:right w:val="none" w:sz="0" w:space="0" w:color="auto"/>
                  </w:divBdr>
                </w:div>
                <w:div w:id="1877112080">
                  <w:marLeft w:val="0"/>
                  <w:marRight w:val="0"/>
                  <w:marTop w:val="0"/>
                  <w:marBottom w:val="0"/>
                  <w:divBdr>
                    <w:top w:val="none" w:sz="0" w:space="0" w:color="auto"/>
                    <w:left w:val="none" w:sz="0" w:space="0" w:color="auto"/>
                    <w:bottom w:val="none" w:sz="0" w:space="0" w:color="auto"/>
                    <w:right w:val="none" w:sz="0" w:space="0" w:color="auto"/>
                  </w:divBdr>
                </w:div>
                <w:div w:id="1998415272">
                  <w:marLeft w:val="0"/>
                  <w:marRight w:val="0"/>
                  <w:marTop w:val="0"/>
                  <w:marBottom w:val="0"/>
                  <w:divBdr>
                    <w:top w:val="none" w:sz="0" w:space="0" w:color="auto"/>
                    <w:left w:val="none" w:sz="0" w:space="0" w:color="auto"/>
                    <w:bottom w:val="none" w:sz="0" w:space="0" w:color="auto"/>
                    <w:right w:val="none" w:sz="0" w:space="0" w:color="auto"/>
                  </w:divBdr>
                </w:div>
                <w:div w:id="2045523282">
                  <w:marLeft w:val="0"/>
                  <w:marRight w:val="0"/>
                  <w:marTop w:val="0"/>
                  <w:marBottom w:val="0"/>
                  <w:divBdr>
                    <w:top w:val="none" w:sz="0" w:space="0" w:color="auto"/>
                    <w:left w:val="none" w:sz="0" w:space="0" w:color="auto"/>
                    <w:bottom w:val="none" w:sz="0" w:space="0" w:color="auto"/>
                    <w:right w:val="none" w:sz="0" w:space="0" w:color="auto"/>
                  </w:divBdr>
                </w:div>
                <w:div w:id="2047676548">
                  <w:marLeft w:val="0"/>
                  <w:marRight w:val="0"/>
                  <w:marTop w:val="0"/>
                  <w:marBottom w:val="0"/>
                  <w:divBdr>
                    <w:top w:val="none" w:sz="0" w:space="0" w:color="auto"/>
                    <w:left w:val="none" w:sz="0" w:space="0" w:color="auto"/>
                    <w:bottom w:val="none" w:sz="0" w:space="0" w:color="auto"/>
                    <w:right w:val="none" w:sz="0" w:space="0" w:color="auto"/>
                  </w:divBdr>
                </w:div>
                <w:div w:id="2086685978">
                  <w:marLeft w:val="0"/>
                  <w:marRight w:val="0"/>
                  <w:marTop w:val="0"/>
                  <w:marBottom w:val="0"/>
                  <w:divBdr>
                    <w:top w:val="none" w:sz="0" w:space="0" w:color="auto"/>
                    <w:left w:val="none" w:sz="0" w:space="0" w:color="auto"/>
                    <w:bottom w:val="none" w:sz="0" w:space="0" w:color="auto"/>
                    <w:right w:val="none" w:sz="0" w:space="0" w:color="auto"/>
                  </w:divBdr>
                </w:div>
                <w:div w:id="2093351580">
                  <w:marLeft w:val="0"/>
                  <w:marRight w:val="0"/>
                  <w:marTop w:val="0"/>
                  <w:marBottom w:val="0"/>
                  <w:divBdr>
                    <w:top w:val="none" w:sz="0" w:space="0" w:color="auto"/>
                    <w:left w:val="none" w:sz="0" w:space="0" w:color="auto"/>
                    <w:bottom w:val="none" w:sz="0" w:space="0" w:color="auto"/>
                    <w:right w:val="none" w:sz="0" w:space="0" w:color="auto"/>
                  </w:divBdr>
                </w:div>
                <w:div w:id="2114588915">
                  <w:marLeft w:val="0"/>
                  <w:marRight w:val="0"/>
                  <w:marTop w:val="0"/>
                  <w:marBottom w:val="0"/>
                  <w:divBdr>
                    <w:top w:val="none" w:sz="0" w:space="0" w:color="auto"/>
                    <w:left w:val="none" w:sz="0" w:space="0" w:color="auto"/>
                    <w:bottom w:val="none" w:sz="0" w:space="0" w:color="auto"/>
                    <w:right w:val="none" w:sz="0" w:space="0" w:color="auto"/>
                  </w:divBdr>
                </w:div>
                <w:div w:id="2130734123">
                  <w:marLeft w:val="0"/>
                  <w:marRight w:val="0"/>
                  <w:marTop w:val="0"/>
                  <w:marBottom w:val="0"/>
                  <w:divBdr>
                    <w:top w:val="none" w:sz="0" w:space="0" w:color="auto"/>
                    <w:left w:val="none" w:sz="0" w:space="0" w:color="auto"/>
                    <w:bottom w:val="none" w:sz="0" w:space="0" w:color="auto"/>
                    <w:right w:val="none" w:sz="0" w:space="0" w:color="auto"/>
                  </w:divBdr>
                </w:div>
                <w:div w:id="2138254852">
                  <w:marLeft w:val="0"/>
                  <w:marRight w:val="0"/>
                  <w:marTop w:val="0"/>
                  <w:marBottom w:val="0"/>
                  <w:divBdr>
                    <w:top w:val="none" w:sz="0" w:space="0" w:color="auto"/>
                    <w:left w:val="none" w:sz="0" w:space="0" w:color="auto"/>
                    <w:bottom w:val="none" w:sz="0" w:space="0" w:color="auto"/>
                    <w:right w:val="none" w:sz="0" w:space="0" w:color="auto"/>
                  </w:divBdr>
                </w:div>
              </w:divsChild>
            </w:div>
            <w:div w:id="991062598">
              <w:marLeft w:val="0"/>
              <w:marRight w:val="0"/>
              <w:marTop w:val="0"/>
              <w:marBottom w:val="0"/>
              <w:divBdr>
                <w:top w:val="none" w:sz="0" w:space="0" w:color="auto"/>
                <w:left w:val="none" w:sz="0" w:space="0" w:color="auto"/>
                <w:bottom w:val="none" w:sz="0" w:space="0" w:color="auto"/>
                <w:right w:val="none" w:sz="0" w:space="0" w:color="auto"/>
              </w:divBdr>
            </w:div>
            <w:div w:id="991329055">
              <w:marLeft w:val="0"/>
              <w:marRight w:val="0"/>
              <w:marTop w:val="0"/>
              <w:marBottom w:val="0"/>
              <w:divBdr>
                <w:top w:val="none" w:sz="0" w:space="0" w:color="auto"/>
                <w:left w:val="none" w:sz="0" w:space="0" w:color="auto"/>
                <w:bottom w:val="none" w:sz="0" w:space="0" w:color="auto"/>
                <w:right w:val="none" w:sz="0" w:space="0" w:color="auto"/>
              </w:divBdr>
            </w:div>
            <w:div w:id="992416241">
              <w:marLeft w:val="0"/>
              <w:marRight w:val="0"/>
              <w:marTop w:val="0"/>
              <w:marBottom w:val="0"/>
              <w:divBdr>
                <w:top w:val="none" w:sz="0" w:space="0" w:color="auto"/>
                <w:left w:val="none" w:sz="0" w:space="0" w:color="auto"/>
                <w:bottom w:val="none" w:sz="0" w:space="0" w:color="auto"/>
                <w:right w:val="none" w:sz="0" w:space="0" w:color="auto"/>
              </w:divBdr>
            </w:div>
            <w:div w:id="995037792">
              <w:marLeft w:val="0"/>
              <w:marRight w:val="0"/>
              <w:marTop w:val="0"/>
              <w:marBottom w:val="0"/>
              <w:divBdr>
                <w:top w:val="none" w:sz="0" w:space="0" w:color="auto"/>
                <w:left w:val="none" w:sz="0" w:space="0" w:color="auto"/>
                <w:bottom w:val="none" w:sz="0" w:space="0" w:color="auto"/>
                <w:right w:val="none" w:sz="0" w:space="0" w:color="auto"/>
              </w:divBdr>
            </w:div>
            <w:div w:id="995449476">
              <w:marLeft w:val="0"/>
              <w:marRight w:val="0"/>
              <w:marTop w:val="0"/>
              <w:marBottom w:val="0"/>
              <w:divBdr>
                <w:top w:val="none" w:sz="0" w:space="0" w:color="auto"/>
                <w:left w:val="none" w:sz="0" w:space="0" w:color="auto"/>
                <w:bottom w:val="none" w:sz="0" w:space="0" w:color="auto"/>
                <w:right w:val="none" w:sz="0" w:space="0" w:color="auto"/>
              </w:divBdr>
            </w:div>
            <w:div w:id="997155100">
              <w:marLeft w:val="0"/>
              <w:marRight w:val="0"/>
              <w:marTop w:val="0"/>
              <w:marBottom w:val="0"/>
              <w:divBdr>
                <w:top w:val="none" w:sz="0" w:space="0" w:color="auto"/>
                <w:left w:val="none" w:sz="0" w:space="0" w:color="auto"/>
                <w:bottom w:val="none" w:sz="0" w:space="0" w:color="auto"/>
                <w:right w:val="none" w:sz="0" w:space="0" w:color="auto"/>
              </w:divBdr>
              <w:divsChild>
                <w:div w:id="301928407">
                  <w:marLeft w:val="0"/>
                  <w:marRight w:val="0"/>
                  <w:marTop w:val="0"/>
                  <w:marBottom w:val="0"/>
                  <w:divBdr>
                    <w:top w:val="none" w:sz="0" w:space="0" w:color="auto"/>
                    <w:left w:val="none" w:sz="0" w:space="0" w:color="auto"/>
                    <w:bottom w:val="none" w:sz="0" w:space="0" w:color="auto"/>
                    <w:right w:val="none" w:sz="0" w:space="0" w:color="auto"/>
                  </w:divBdr>
                </w:div>
                <w:div w:id="625357628">
                  <w:marLeft w:val="0"/>
                  <w:marRight w:val="0"/>
                  <w:marTop w:val="0"/>
                  <w:marBottom w:val="0"/>
                  <w:divBdr>
                    <w:top w:val="none" w:sz="0" w:space="0" w:color="auto"/>
                    <w:left w:val="none" w:sz="0" w:space="0" w:color="auto"/>
                    <w:bottom w:val="none" w:sz="0" w:space="0" w:color="auto"/>
                    <w:right w:val="none" w:sz="0" w:space="0" w:color="auto"/>
                  </w:divBdr>
                </w:div>
                <w:div w:id="758061649">
                  <w:marLeft w:val="0"/>
                  <w:marRight w:val="0"/>
                  <w:marTop w:val="0"/>
                  <w:marBottom w:val="0"/>
                  <w:divBdr>
                    <w:top w:val="none" w:sz="0" w:space="0" w:color="auto"/>
                    <w:left w:val="none" w:sz="0" w:space="0" w:color="auto"/>
                    <w:bottom w:val="none" w:sz="0" w:space="0" w:color="auto"/>
                    <w:right w:val="none" w:sz="0" w:space="0" w:color="auto"/>
                  </w:divBdr>
                </w:div>
              </w:divsChild>
            </w:div>
            <w:div w:id="998388298">
              <w:marLeft w:val="0"/>
              <w:marRight w:val="0"/>
              <w:marTop w:val="0"/>
              <w:marBottom w:val="0"/>
              <w:divBdr>
                <w:top w:val="none" w:sz="0" w:space="0" w:color="auto"/>
                <w:left w:val="none" w:sz="0" w:space="0" w:color="auto"/>
                <w:bottom w:val="none" w:sz="0" w:space="0" w:color="auto"/>
                <w:right w:val="none" w:sz="0" w:space="0" w:color="auto"/>
              </w:divBdr>
            </w:div>
            <w:div w:id="998654219">
              <w:marLeft w:val="0"/>
              <w:marRight w:val="0"/>
              <w:marTop w:val="0"/>
              <w:marBottom w:val="0"/>
              <w:divBdr>
                <w:top w:val="none" w:sz="0" w:space="0" w:color="auto"/>
                <w:left w:val="none" w:sz="0" w:space="0" w:color="auto"/>
                <w:bottom w:val="none" w:sz="0" w:space="0" w:color="auto"/>
                <w:right w:val="none" w:sz="0" w:space="0" w:color="auto"/>
              </w:divBdr>
            </w:div>
            <w:div w:id="998923795">
              <w:marLeft w:val="0"/>
              <w:marRight w:val="0"/>
              <w:marTop w:val="0"/>
              <w:marBottom w:val="0"/>
              <w:divBdr>
                <w:top w:val="none" w:sz="0" w:space="0" w:color="auto"/>
                <w:left w:val="none" w:sz="0" w:space="0" w:color="auto"/>
                <w:bottom w:val="none" w:sz="0" w:space="0" w:color="auto"/>
                <w:right w:val="none" w:sz="0" w:space="0" w:color="auto"/>
              </w:divBdr>
            </w:div>
            <w:div w:id="1002902163">
              <w:marLeft w:val="0"/>
              <w:marRight w:val="0"/>
              <w:marTop w:val="0"/>
              <w:marBottom w:val="0"/>
              <w:divBdr>
                <w:top w:val="none" w:sz="0" w:space="0" w:color="auto"/>
                <w:left w:val="none" w:sz="0" w:space="0" w:color="auto"/>
                <w:bottom w:val="none" w:sz="0" w:space="0" w:color="auto"/>
                <w:right w:val="none" w:sz="0" w:space="0" w:color="auto"/>
              </w:divBdr>
            </w:div>
            <w:div w:id="1003702575">
              <w:marLeft w:val="0"/>
              <w:marRight w:val="0"/>
              <w:marTop w:val="0"/>
              <w:marBottom w:val="0"/>
              <w:divBdr>
                <w:top w:val="none" w:sz="0" w:space="0" w:color="auto"/>
                <w:left w:val="none" w:sz="0" w:space="0" w:color="auto"/>
                <w:bottom w:val="none" w:sz="0" w:space="0" w:color="auto"/>
                <w:right w:val="none" w:sz="0" w:space="0" w:color="auto"/>
              </w:divBdr>
            </w:div>
            <w:div w:id="1004938974">
              <w:marLeft w:val="0"/>
              <w:marRight w:val="0"/>
              <w:marTop w:val="0"/>
              <w:marBottom w:val="0"/>
              <w:divBdr>
                <w:top w:val="none" w:sz="0" w:space="0" w:color="auto"/>
                <w:left w:val="none" w:sz="0" w:space="0" w:color="auto"/>
                <w:bottom w:val="none" w:sz="0" w:space="0" w:color="auto"/>
                <w:right w:val="none" w:sz="0" w:space="0" w:color="auto"/>
              </w:divBdr>
            </w:div>
            <w:div w:id="1007026230">
              <w:marLeft w:val="0"/>
              <w:marRight w:val="0"/>
              <w:marTop w:val="0"/>
              <w:marBottom w:val="0"/>
              <w:divBdr>
                <w:top w:val="none" w:sz="0" w:space="0" w:color="auto"/>
                <w:left w:val="none" w:sz="0" w:space="0" w:color="auto"/>
                <w:bottom w:val="none" w:sz="0" w:space="0" w:color="auto"/>
                <w:right w:val="none" w:sz="0" w:space="0" w:color="auto"/>
              </w:divBdr>
            </w:div>
            <w:div w:id="1007488449">
              <w:marLeft w:val="0"/>
              <w:marRight w:val="0"/>
              <w:marTop w:val="0"/>
              <w:marBottom w:val="0"/>
              <w:divBdr>
                <w:top w:val="none" w:sz="0" w:space="0" w:color="auto"/>
                <w:left w:val="none" w:sz="0" w:space="0" w:color="auto"/>
                <w:bottom w:val="none" w:sz="0" w:space="0" w:color="auto"/>
                <w:right w:val="none" w:sz="0" w:space="0" w:color="auto"/>
              </w:divBdr>
            </w:div>
            <w:div w:id="1007636438">
              <w:marLeft w:val="0"/>
              <w:marRight w:val="0"/>
              <w:marTop w:val="0"/>
              <w:marBottom w:val="0"/>
              <w:divBdr>
                <w:top w:val="none" w:sz="0" w:space="0" w:color="auto"/>
                <w:left w:val="none" w:sz="0" w:space="0" w:color="auto"/>
                <w:bottom w:val="none" w:sz="0" w:space="0" w:color="auto"/>
                <w:right w:val="none" w:sz="0" w:space="0" w:color="auto"/>
              </w:divBdr>
            </w:div>
            <w:div w:id="1010106468">
              <w:marLeft w:val="0"/>
              <w:marRight w:val="0"/>
              <w:marTop w:val="0"/>
              <w:marBottom w:val="0"/>
              <w:divBdr>
                <w:top w:val="none" w:sz="0" w:space="0" w:color="auto"/>
                <w:left w:val="none" w:sz="0" w:space="0" w:color="auto"/>
                <w:bottom w:val="none" w:sz="0" w:space="0" w:color="auto"/>
                <w:right w:val="none" w:sz="0" w:space="0" w:color="auto"/>
              </w:divBdr>
            </w:div>
            <w:div w:id="1010259576">
              <w:marLeft w:val="0"/>
              <w:marRight w:val="0"/>
              <w:marTop w:val="0"/>
              <w:marBottom w:val="0"/>
              <w:divBdr>
                <w:top w:val="none" w:sz="0" w:space="0" w:color="auto"/>
                <w:left w:val="none" w:sz="0" w:space="0" w:color="auto"/>
                <w:bottom w:val="none" w:sz="0" w:space="0" w:color="auto"/>
                <w:right w:val="none" w:sz="0" w:space="0" w:color="auto"/>
              </w:divBdr>
            </w:div>
            <w:div w:id="1013728345">
              <w:marLeft w:val="0"/>
              <w:marRight w:val="0"/>
              <w:marTop w:val="0"/>
              <w:marBottom w:val="0"/>
              <w:divBdr>
                <w:top w:val="none" w:sz="0" w:space="0" w:color="auto"/>
                <w:left w:val="none" w:sz="0" w:space="0" w:color="auto"/>
                <w:bottom w:val="none" w:sz="0" w:space="0" w:color="auto"/>
                <w:right w:val="none" w:sz="0" w:space="0" w:color="auto"/>
              </w:divBdr>
            </w:div>
            <w:div w:id="1023676175">
              <w:marLeft w:val="0"/>
              <w:marRight w:val="0"/>
              <w:marTop w:val="0"/>
              <w:marBottom w:val="0"/>
              <w:divBdr>
                <w:top w:val="none" w:sz="0" w:space="0" w:color="auto"/>
                <w:left w:val="none" w:sz="0" w:space="0" w:color="auto"/>
                <w:bottom w:val="none" w:sz="0" w:space="0" w:color="auto"/>
                <w:right w:val="none" w:sz="0" w:space="0" w:color="auto"/>
              </w:divBdr>
            </w:div>
            <w:div w:id="1024596531">
              <w:marLeft w:val="0"/>
              <w:marRight w:val="0"/>
              <w:marTop w:val="0"/>
              <w:marBottom w:val="0"/>
              <w:divBdr>
                <w:top w:val="none" w:sz="0" w:space="0" w:color="auto"/>
                <w:left w:val="none" w:sz="0" w:space="0" w:color="auto"/>
                <w:bottom w:val="none" w:sz="0" w:space="0" w:color="auto"/>
                <w:right w:val="none" w:sz="0" w:space="0" w:color="auto"/>
              </w:divBdr>
            </w:div>
            <w:div w:id="1025205392">
              <w:marLeft w:val="0"/>
              <w:marRight w:val="0"/>
              <w:marTop w:val="0"/>
              <w:marBottom w:val="0"/>
              <w:divBdr>
                <w:top w:val="none" w:sz="0" w:space="0" w:color="auto"/>
                <w:left w:val="none" w:sz="0" w:space="0" w:color="auto"/>
                <w:bottom w:val="none" w:sz="0" w:space="0" w:color="auto"/>
                <w:right w:val="none" w:sz="0" w:space="0" w:color="auto"/>
              </w:divBdr>
            </w:div>
            <w:div w:id="1028533278">
              <w:marLeft w:val="0"/>
              <w:marRight w:val="0"/>
              <w:marTop w:val="0"/>
              <w:marBottom w:val="0"/>
              <w:divBdr>
                <w:top w:val="none" w:sz="0" w:space="0" w:color="auto"/>
                <w:left w:val="none" w:sz="0" w:space="0" w:color="auto"/>
                <w:bottom w:val="none" w:sz="0" w:space="0" w:color="auto"/>
                <w:right w:val="none" w:sz="0" w:space="0" w:color="auto"/>
              </w:divBdr>
            </w:div>
            <w:div w:id="1031304402">
              <w:marLeft w:val="0"/>
              <w:marRight w:val="0"/>
              <w:marTop w:val="0"/>
              <w:marBottom w:val="0"/>
              <w:divBdr>
                <w:top w:val="none" w:sz="0" w:space="0" w:color="auto"/>
                <w:left w:val="none" w:sz="0" w:space="0" w:color="auto"/>
                <w:bottom w:val="none" w:sz="0" w:space="0" w:color="auto"/>
                <w:right w:val="none" w:sz="0" w:space="0" w:color="auto"/>
              </w:divBdr>
            </w:div>
            <w:div w:id="1032809084">
              <w:marLeft w:val="0"/>
              <w:marRight w:val="0"/>
              <w:marTop w:val="0"/>
              <w:marBottom w:val="0"/>
              <w:divBdr>
                <w:top w:val="none" w:sz="0" w:space="0" w:color="auto"/>
                <w:left w:val="none" w:sz="0" w:space="0" w:color="auto"/>
                <w:bottom w:val="none" w:sz="0" w:space="0" w:color="auto"/>
                <w:right w:val="none" w:sz="0" w:space="0" w:color="auto"/>
              </w:divBdr>
            </w:div>
            <w:div w:id="1034381062">
              <w:marLeft w:val="0"/>
              <w:marRight w:val="0"/>
              <w:marTop w:val="0"/>
              <w:marBottom w:val="0"/>
              <w:divBdr>
                <w:top w:val="none" w:sz="0" w:space="0" w:color="auto"/>
                <w:left w:val="none" w:sz="0" w:space="0" w:color="auto"/>
                <w:bottom w:val="none" w:sz="0" w:space="0" w:color="auto"/>
                <w:right w:val="none" w:sz="0" w:space="0" w:color="auto"/>
              </w:divBdr>
            </w:div>
            <w:div w:id="1035040503">
              <w:marLeft w:val="0"/>
              <w:marRight w:val="0"/>
              <w:marTop w:val="0"/>
              <w:marBottom w:val="0"/>
              <w:divBdr>
                <w:top w:val="none" w:sz="0" w:space="0" w:color="auto"/>
                <w:left w:val="none" w:sz="0" w:space="0" w:color="auto"/>
                <w:bottom w:val="none" w:sz="0" w:space="0" w:color="auto"/>
                <w:right w:val="none" w:sz="0" w:space="0" w:color="auto"/>
              </w:divBdr>
            </w:div>
            <w:div w:id="1035693609">
              <w:marLeft w:val="0"/>
              <w:marRight w:val="0"/>
              <w:marTop w:val="0"/>
              <w:marBottom w:val="0"/>
              <w:divBdr>
                <w:top w:val="none" w:sz="0" w:space="0" w:color="auto"/>
                <w:left w:val="none" w:sz="0" w:space="0" w:color="auto"/>
                <w:bottom w:val="none" w:sz="0" w:space="0" w:color="auto"/>
                <w:right w:val="none" w:sz="0" w:space="0" w:color="auto"/>
              </w:divBdr>
            </w:div>
            <w:div w:id="1035815404">
              <w:marLeft w:val="0"/>
              <w:marRight w:val="0"/>
              <w:marTop w:val="0"/>
              <w:marBottom w:val="0"/>
              <w:divBdr>
                <w:top w:val="none" w:sz="0" w:space="0" w:color="auto"/>
                <w:left w:val="none" w:sz="0" w:space="0" w:color="auto"/>
                <w:bottom w:val="none" w:sz="0" w:space="0" w:color="auto"/>
                <w:right w:val="none" w:sz="0" w:space="0" w:color="auto"/>
              </w:divBdr>
            </w:div>
            <w:div w:id="1036587014">
              <w:marLeft w:val="0"/>
              <w:marRight w:val="0"/>
              <w:marTop w:val="0"/>
              <w:marBottom w:val="0"/>
              <w:divBdr>
                <w:top w:val="none" w:sz="0" w:space="0" w:color="auto"/>
                <w:left w:val="none" w:sz="0" w:space="0" w:color="auto"/>
                <w:bottom w:val="none" w:sz="0" w:space="0" w:color="auto"/>
                <w:right w:val="none" w:sz="0" w:space="0" w:color="auto"/>
              </w:divBdr>
            </w:div>
            <w:div w:id="1038772419">
              <w:marLeft w:val="0"/>
              <w:marRight w:val="0"/>
              <w:marTop w:val="0"/>
              <w:marBottom w:val="0"/>
              <w:divBdr>
                <w:top w:val="none" w:sz="0" w:space="0" w:color="auto"/>
                <w:left w:val="none" w:sz="0" w:space="0" w:color="auto"/>
                <w:bottom w:val="none" w:sz="0" w:space="0" w:color="auto"/>
                <w:right w:val="none" w:sz="0" w:space="0" w:color="auto"/>
              </w:divBdr>
            </w:div>
            <w:div w:id="1040324437">
              <w:marLeft w:val="0"/>
              <w:marRight w:val="0"/>
              <w:marTop w:val="0"/>
              <w:marBottom w:val="0"/>
              <w:divBdr>
                <w:top w:val="none" w:sz="0" w:space="0" w:color="auto"/>
                <w:left w:val="none" w:sz="0" w:space="0" w:color="auto"/>
                <w:bottom w:val="none" w:sz="0" w:space="0" w:color="auto"/>
                <w:right w:val="none" w:sz="0" w:space="0" w:color="auto"/>
              </w:divBdr>
            </w:div>
            <w:div w:id="1041518367">
              <w:marLeft w:val="0"/>
              <w:marRight w:val="0"/>
              <w:marTop w:val="0"/>
              <w:marBottom w:val="0"/>
              <w:divBdr>
                <w:top w:val="none" w:sz="0" w:space="0" w:color="auto"/>
                <w:left w:val="none" w:sz="0" w:space="0" w:color="auto"/>
                <w:bottom w:val="none" w:sz="0" w:space="0" w:color="auto"/>
                <w:right w:val="none" w:sz="0" w:space="0" w:color="auto"/>
              </w:divBdr>
            </w:div>
            <w:div w:id="1042097859">
              <w:marLeft w:val="0"/>
              <w:marRight w:val="0"/>
              <w:marTop w:val="0"/>
              <w:marBottom w:val="0"/>
              <w:divBdr>
                <w:top w:val="none" w:sz="0" w:space="0" w:color="auto"/>
                <w:left w:val="none" w:sz="0" w:space="0" w:color="auto"/>
                <w:bottom w:val="none" w:sz="0" w:space="0" w:color="auto"/>
                <w:right w:val="none" w:sz="0" w:space="0" w:color="auto"/>
              </w:divBdr>
            </w:div>
            <w:div w:id="1043560718">
              <w:marLeft w:val="0"/>
              <w:marRight w:val="0"/>
              <w:marTop w:val="0"/>
              <w:marBottom w:val="0"/>
              <w:divBdr>
                <w:top w:val="none" w:sz="0" w:space="0" w:color="auto"/>
                <w:left w:val="none" w:sz="0" w:space="0" w:color="auto"/>
                <w:bottom w:val="none" w:sz="0" w:space="0" w:color="auto"/>
                <w:right w:val="none" w:sz="0" w:space="0" w:color="auto"/>
              </w:divBdr>
            </w:div>
            <w:div w:id="1045449572">
              <w:marLeft w:val="0"/>
              <w:marRight w:val="0"/>
              <w:marTop w:val="0"/>
              <w:marBottom w:val="0"/>
              <w:divBdr>
                <w:top w:val="none" w:sz="0" w:space="0" w:color="auto"/>
                <w:left w:val="none" w:sz="0" w:space="0" w:color="auto"/>
                <w:bottom w:val="none" w:sz="0" w:space="0" w:color="auto"/>
                <w:right w:val="none" w:sz="0" w:space="0" w:color="auto"/>
              </w:divBdr>
            </w:div>
            <w:div w:id="1045759142">
              <w:marLeft w:val="0"/>
              <w:marRight w:val="0"/>
              <w:marTop w:val="0"/>
              <w:marBottom w:val="0"/>
              <w:divBdr>
                <w:top w:val="none" w:sz="0" w:space="0" w:color="auto"/>
                <w:left w:val="none" w:sz="0" w:space="0" w:color="auto"/>
                <w:bottom w:val="none" w:sz="0" w:space="0" w:color="auto"/>
                <w:right w:val="none" w:sz="0" w:space="0" w:color="auto"/>
              </w:divBdr>
            </w:div>
            <w:div w:id="1045787941">
              <w:marLeft w:val="0"/>
              <w:marRight w:val="0"/>
              <w:marTop w:val="0"/>
              <w:marBottom w:val="0"/>
              <w:divBdr>
                <w:top w:val="none" w:sz="0" w:space="0" w:color="auto"/>
                <w:left w:val="none" w:sz="0" w:space="0" w:color="auto"/>
                <w:bottom w:val="none" w:sz="0" w:space="0" w:color="auto"/>
                <w:right w:val="none" w:sz="0" w:space="0" w:color="auto"/>
              </w:divBdr>
            </w:div>
            <w:div w:id="1048341205">
              <w:marLeft w:val="0"/>
              <w:marRight w:val="0"/>
              <w:marTop w:val="0"/>
              <w:marBottom w:val="0"/>
              <w:divBdr>
                <w:top w:val="none" w:sz="0" w:space="0" w:color="auto"/>
                <w:left w:val="none" w:sz="0" w:space="0" w:color="auto"/>
                <w:bottom w:val="none" w:sz="0" w:space="0" w:color="auto"/>
                <w:right w:val="none" w:sz="0" w:space="0" w:color="auto"/>
              </w:divBdr>
            </w:div>
            <w:div w:id="1050769661">
              <w:marLeft w:val="0"/>
              <w:marRight w:val="0"/>
              <w:marTop w:val="0"/>
              <w:marBottom w:val="0"/>
              <w:divBdr>
                <w:top w:val="none" w:sz="0" w:space="0" w:color="auto"/>
                <w:left w:val="none" w:sz="0" w:space="0" w:color="auto"/>
                <w:bottom w:val="none" w:sz="0" w:space="0" w:color="auto"/>
                <w:right w:val="none" w:sz="0" w:space="0" w:color="auto"/>
              </w:divBdr>
            </w:div>
            <w:div w:id="1051730521">
              <w:marLeft w:val="0"/>
              <w:marRight w:val="0"/>
              <w:marTop w:val="0"/>
              <w:marBottom w:val="0"/>
              <w:divBdr>
                <w:top w:val="none" w:sz="0" w:space="0" w:color="auto"/>
                <w:left w:val="none" w:sz="0" w:space="0" w:color="auto"/>
                <w:bottom w:val="none" w:sz="0" w:space="0" w:color="auto"/>
                <w:right w:val="none" w:sz="0" w:space="0" w:color="auto"/>
              </w:divBdr>
            </w:div>
            <w:div w:id="1051883081">
              <w:marLeft w:val="0"/>
              <w:marRight w:val="0"/>
              <w:marTop w:val="0"/>
              <w:marBottom w:val="0"/>
              <w:divBdr>
                <w:top w:val="none" w:sz="0" w:space="0" w:color="auto"/>
                <w:left w:val="none" w:sz="0" w:space="0" w:color="auto"/>
                <w:bottom w:val="none" w:sz="0" w:space="0" w:color="auto"/>
                <w:right w:val="none" w:sz="0" w:space="0" w:color="auto"/>
              </w:divBdr>
            </w:div>
            <w:div w:id="1052193646">
              <w:marLeft w:val="0"/>
              <w:marRight w:val="0"/>
              <w:marTop w:val="0"/>
              <w:marBottom w:val="0"/>
              <w:divBdr>
                <w:top w:val="none" w:sz="0" w:space="0" w:color="auto"/>
                <w:left w:val="none" w:sz="0" w:space="0" w:color="auto"/>
                <w:bottom w:val="none" w:sz="0" w:space="0" w:color="auto"/>
                <w:right w:val="none" w:sz="0" w:space="0" w:color="auto"/>
              </w:divBdr>
            </w:div>
            <w:div w:id="1052851655">
              <w:marLeft w:val="0"/>
              <w:marRight w:val="0"/>
              <w:marTop w:val="0"/>
              <w:marBottom w:val="0"/>
              <w:divBdr>
                <w:top w:val="none" w:sz="0" w:space="0" w:color="auto"/>
                <w:left w:val="none" w:sz="0" w:space="0" w:color="auto"/>
                <w:bottom w:val="none" w:sz="0" w:space="0" w:color="auto"/>
                <w:right w:val="none" w:sz="0" w:space="0" w:color="auto"/>
              </w:divBdr>
            </w:div>
            <w:div w:id="1054354373">
              <w:marLeft w:val="0"/>
              <w:marRight w:val="0"/>
              <w:marTop w:val="0"/>
              <w:marBottom w:val="0"/>
              <w:divBdr>
                <w:top w:val="none" w:sz="0" w:space="0" w:color="auto"/>
                <w:left w:val="none" w:sz="0" w:space="0" w:color="auto"/>
                <w:bottom w:val="none" w:sz="0" w:space="0" w:color="auto"/>
                <w:right w:val="none" w:sz="0" w:space="0" w:color="auto"/>
              </w:divBdr>
            </w:div>
            <w:div w:id="1054429913">
              <w:marLeft w:val="0"/>
              <w:marRight w:val="0"/>
              <w:marTop w:val="0"/>
              <w:marBottom w:val="0"/>
              <w:divBdr>
                <w:top w:val="none" w:sz="0" w:space="0" w:color="auto"/>
                <w:left w:val="none" w:sz="0" w:space="0" w:color="auto"/>
                <w:bottom w:val="none" w:sz="0" w:space="0" w:color="auto"/>
                <w:right w:val="none" w:sz="0" w:space="0" w:color="auto"/>
              </w:divBdr>
            </w:div>
            <w:div w:id="1056052231">
              <w:marLeft w:val="0"/>
              <w:marRight w:val="0"/>
              <w:marTop w:val="0"/>
              <w:marBottom w:val="0"/>
              <w:divBdr>
                <w:top w:val="none" w:sz="0" w:space="0" w:color="auto"/>
                <w:left w:val="none" w:sz="0" w:space="0" w:color="auto"/>
                <w:bottom w:val="none" w:sz="0" w:space="0" w:color="auto"/>
                <w:right w:val="none" w:sz="0" w:space="0" w:color="auto"/>
              </w:divBdr>
            </w:div>
            <w:div w:id="1058356191">
              <w:marLeft w:val="0"/>
              <w:marRight w:val="0"/>
              <w:marTop w:val="0"/>
              <w:marBottom w:val="0"/>
              <w:divBdr>
                <w:top w:val="none" w:sz="0" w:space="0" w:color="auto"/>
                <w:left w:val="none" w:sz="0" w:space="0" w:color="auto"/>
                <w:bottom w:val="none" w:sz="0" w:space="0" w:color="auto"/>
                <w:right w:val="none" w:sz="0" w:space="0" w:color="auto"/>
              </w:divBdr>
            </w:div>
            <w:div w:id="1058551319">
              <w:marLeft w:val="0"/>
              <w:marRight w:val="0"/>
              <w:marTop w:val="0"/>
              <w:marBottom w:val="0"/>
              <w:divBdr>
                <w:top w:val="none" w:sz="0" w:space="0" w:color="auto"/>
                <w:left w:val="none" w:sz="0" w:space="0" w:color="auto"/>
                <w:bottom w:val="none" w:sz="0" w:space="0" w:color="auto"/>
                <w:right w:val="none" w:sz="0" w:space="0" w:color="auto"/>
              </w:divBdr>
            </w:div>
            <w:div w:id="1059286171">
              <w:marLeft w:val="0"/>
              <w:marRight w:val="0"/>
              <w:marTop w:val="0"/>
              <w:marBottom w:val="0"/>
              <w:divBdr>
                <w:top w:val="none" w:sz="0" w:space="0" w:color="auto"/>
                <w:left w:val="none" w:sz="0" w:space="0" w:color="auto"/>
                <w:bottom w:val="none" w:sz="0" w:space="0" w:color="auto"/>
                <w:right w:val="none" w:sz="0" w:space="0" w:color="auto"/>
              </w:divBdr>
            </w:div>
            <w:div w:id="1060709396">
              <w:marLeft w:val="0"/>
              <w:marRight w:val="0"/>
              <w:marTop w:val="0"/>
              <w:marBottom w:val="0"/>
              <w:divBdr>
                <w:top w:val="none" w:sz="0" w:space="0" w:color="auto"/>
                <w:left w:val="none" w:sz="0" w:space="0" w:color="auto"/>
                <w:bottom w:val="none" w:sz="0" w:space="0" w:color="auto"/>
                <w:right w:val="none" w:sz="0" w:space="0" w:color="auto"/>
              </w:divBdr>
            </w:div>
            <w:div w:id="1061365261">
              <w:marLeft w:val="0"/>
              <w:marRight w:val="0"/>
              <w:marTop w:val="0"/>
              <w:marBottom w:val="0"/>
              <w:divBdr>
                <w:top w:val="none" w:sz="0" w:space="0" w:color="auto"/>
                <w:left w:val="none" w:sz="0" w:space="0" w:color="auto"/>
                <w:bottom w:val="none" w:sz="0" w:space="0" w:color="auto"/>
                <w:right w:val="none" w:sz="0" w:space="0" w:color="auto"/>
              </w:divBdr>
            </w:div>
            <w:div w:id="1062362226">
              <w:marLeft w:val="0"/>
              <w:marRight w:val="0"/>
              <w:marTop w:val="0"/>
              <w:marBottom w:val="0"/>
              <w:divBdr>
                <w:top w:val="none" w:sz="0" w:space="0" w:color="auto"/>
                <w:left w:val="none" w:sz="0" w:space="0" w:color="auto"/>
                <w:bottom w:val="none" w:sz="0" w:space="0" w:color="auto"/>
                <w:right w:val="none" w:sz="0" w:space="0" w:color="auto"/>
              </w:divBdr>
            </w:div>
            <w:div w:id="1063018164">
              <w:marLeft w:val="0"/>
              <w:marRight w:val="0"/>
              <w:marTop w:val="0"/>
              <w:marBottom w:val="0"/>
              <w:divBdr>
                <w:top w:val="none" w:sz="0" w:space="0" w:color="auto"/>
                <w:left w:val="none" w:sz="0" w:space="0" w:color="auto"/>
                <w:bottom w:val="none" w:sz="0" w:space="0" w:color="auto"/>
                <w:right w:val="none" w:sz="0" w:space="0" w:color="auto"/>
              </w:divBdr>
            </w:div>
            <w:div w:id="1063791643">
              <w:marLeft w:val="0"/>
              <w:marRight w:val="0"/>
              <w:marTop w:val="0"/>
              <w:marBottom w:val="0"/>
              <w:divBdr>
                <w:top w:val="none" w:sz="0" w:space="0" w:color="auto"/>
                <w:left w:val="none" w:sz="0" w:space="0" w:color="auto"/>
                <w:bottom w:val="none" w:sz="0" w:space="0" w:color="auto"/>
                <w:right w:val="none" w:sz="0" w:space="0" w:color="auto"/>
              </w:divBdr>
            </w:div>
            <w:div w:id="1064257144">
              <w:marLeft w:val="0"/>
              <w:marRight w:val="0"/>
              <w:marTop w:val="0"/>
              <w:marBottom w:val="0"/>
              <w:divBdr>
                <w:top w:val="none" w:sz="0" w:space="0" w:color="auto"/>
                <w:left w:val="none" w:sz="0" w:space="0" w:color="auto"/>
                <w:bottom w:val="none" w:sz="0" w:space="0" w:color="auto"/>
                <w:right w:val="none" w:sz="0" w:space="0" w:color="auto"/>
              </w:divBdr>
            </w:div>
            <w:div w:id="1064641795">
              <w:marLeft w:val="0"/>
              <w:marRight w:val="0"/>
              <w:marTop w:val="0"/>
              <w:marBottom w:val="0"/>
              <w:divBdr>
                <w:top w:val="none" w:sz="0" w:space="0" w:color="auto"/>
                <w:left w:val="none" w:sz="0" w:space="0" w:color="auto"/>
                <w:bottom w:val="none" w:sz="0" w:space="0" w:color="auto"/>
                <w:right w:val="none" w:sz="0" w:space="0" w:color="auto"/>
              </w:divBdr>
            </w:div>
            <w:div w:id="1064723790">
              <w:marLeft w:val="0"/>
              <w:marRight w:val="0"/>
              <w:marTop w:val="0"/>
              <w:marBottom w:val="0"/>
              <w:divBdr>
                <w:top w:val="none" w:sz="0" w:space="0" w:color="auto"/>
                <w:left w:val="none" w:sz="0" w:space="0" w:color="auto"/>
                <w:bottom w:val="none" w:sz="0" w:space="0" w:color="auto"/>
                <w:right w:val="none" w:sz="0" w:space="0" w:color="auto"/>
              </w:divBdr>
            </w:div>
            <w:div w:id="1065253915">
              <w:marLeft w:val="0"/>
              <w:marRight w:val="0"/>
              <w:marTop w:val="0"/>
              <w:marBottom w:val="0"/>
              <w:divBdr>
                <w:top w:val="none" w:sz="0" w:space="0" w:color="auto"/>
                <w:left w:val="none" w:sz="0" w:space="0" w:color="auto"/>
                <w:bottom w:val="none" w:sz="0" w:space="0" w:color="auto"/>
                <w:right w:val="none" w:sz="0" w:space="0" w:color="auto"/>
              </w:divBdr>
            </w:div>
            <w:div w:id="1066337749">
              <w:marLeft w:val="0"/>
              <w:marRight w:val="0"/>
              <w:marTop w:val="0"/>
              <w:marBottom w:val="0"/>
              <w:divBdr>
                <w:top w:val="none" w:sz="0" w:space="0" w:color="auto"/>
                <w:left w:val="none" w:sz="0" w:space="0" w:color="auto"/>
                <w:bottom w:val="none" w:sz="0" w:space="0" w:color="auto"/>
                <w:right w:val="none" w:sz="0" w:space="0" w:color="auto"/>
              </w:divBdr>
            </w:div>
            <w:div w:id="1066487202">
              <w:marLeft w:val="0"/>
              <w:marRight w:val="0"/>
              <w:marTop w:val="0"/>
              <w:marBottom w:val="0"/>
              <w:divBdr>
                <w:top w:val="none" w:sz="0" w:space="0" w:color="auto"/>
                <w:left w:val="none" w:sz="0" w:space="0" w:color="auto"/>
                <w:bottom w:val="none" w:sz="0" w:space="0" w:color="auto"/>
                <w:right w:val="none" w:sz="0" w:space="0" w:color="auto"/>
              </w:divBdr>
            </w:div>
            <w:div w:id="1067151175">
              <w:marLeft w:val="0"/>
              <w:marRight w:val="0"/>
              <w:marTop w:val="0"/>
              <w:marBottom w:val="0"/>
              <w:divBdr>
                <w:top w:val="none" w:sz="0" w:space="0" w:color="auto"/>
                <w:left w:val="none" w:sz="0" w:space="0" w:color="auto"/>
                <w:bottom w:val="none" w:sz="0" w:space="0" w:color="auto"/>
                <w:right w:val="none" w:sz="0" w:space="0" w:color="auto"/>
              </w:divBdr>
            </w:div>
            <w:div w:id="1069613370">
              <w:marLeft w:val="0"/>
              <w:marRight w:val="0"/>
              <w:marTop w:val="0"/>
              <w:marBottom w:val="0"/>
              <w:divBdr>
                <w:top w:val="none" w:sz="0" w:space="0" w:color="auto"/>
                <w:left w:val="none" w:sz="0" w:space="0" w:color="auto"/>
                <w:bottom w:val="none" w:sz="0" w:space="0" w:color="auto"/>
                <w:right w:val="none" w:sz="0" w:space="0" w:color="auto"/>
              </w:divBdr>
            </w:div>
            <w:div w:id="1069959897">
              <w:marLeft w:val="0"/>
              <w:marRight w:val="0"/>
              <w:marTop w:val="0"/>
              <w:marBottom w:val="0"/>
              <w:divBdr>
                <w:top w:val="none" w:sz="0" w:space="0" w:color="auto"/>
                <w:left w:val="none" w:sz="0" w:space="0" w:color="auto"/>
                <w:bottom w:val="none" w:sz="0" w:space="0" w:color="auto"/>
                <w:right w:val="none" w:sz="0" w:space="0" w:color="auto"/>
              </w:divBdr>
            </w:div>
            <w:div w:id="1072387165">
              <w:marLeft w:val="0"/>
              <w:marRight w:val="0"/>
              <w:marTop w:val="0"/>
              <w:marBottom w:val="0"/>
              <w:divBdr>
                <w:top w:val="none" w:sz="0" w:space="0" w:color="auto"/>
                <w:left w:val="none" w:sz="0" w:space="0" w:color="auto"/>
                <w:bottom w:val="none" w:sz="0" w:space="0" w:color="auto"/>
                <w:right w:val="none" w:sz="0" w:space="0" w:color="auto"/>
              </w:divBdr>
            </w:div>
            <w:div w:id="1073352079">
              <w:marLeft w:val="0"/>
              <w:marRight w:val="0"/>
              <w:marTop w:val="0"/>
              <w:marBottom w:val="0"/>
              <w:divBdr>
                <w:top w:val="none" w:sz="0" w:space="0" w:color="auto"/>
                <w:left w:val="none" w:sz="0" w:space="0" w:color="auto"/>
                <w:bottom w:val="none" w:sz="0" w:space="0" w:color="auto"/>
                <w:right w:val="none" w:sz="0" w:space="0" w:color="auto"/>
              </w:divBdr>
            </w:div>
            <w:div w:id="1075661297">
              <w:marLeft w:val="0"/>
              <w:marRight w:val="0"/>
              <w:marTop w:val="0"/>
              <w:marBottom w:val="0"/>
              <w:divBdr>
                <w:top w:val="none" w:sz="0" w:space="0" w:color="auto"/>
                <w:left w:val="none" w:sz="0" w:space="0" w:color="auto"/>
                <w:bottom w:val="none" w:sz="0" w:space="0" w:color="auto"/>
                <w:right w:val="none" w:sz="0" w:space="0" w:color="auto"/>
              </w:divBdr>
            </w:div>
            <w:div w:id="1076244336">
              <w:marLeft w:val="0"/>
              <w:marRight w:val="0"/>
              <w:marTop w:val="0"/>
              <w:marBottom w:val="0"/>
              <w:divBdr>
                <w:top w:val="none" w:sz="0" w:space="0" w:color="auto"/>
                <w:left w:val="none" w:sz="0" w:space="0" w:color="auto"/>
                <w:bottom w:val="none" w:sz="0" w:space="0" w:color="auto"/>
                <w:right w:val="none" w:sz="0" w:space="0" w:color="auto"/>
              </w:divBdr>
            </w:div>
            <w:div w:id="1076586250">
              <w:marLeft w:val="0"/>
              <w:marRight w:val="0"/>
              <w:marTop w:val="0"/>
              <w:marBottom w:val="0"/>
              <w:divBdr>
                <w:top w:val="none" w:sz="0" w:space="0" w:color="auto"/>
                <w:left w:val="none" w:sz="0" w:space="0" w:color="auto"/>
                <w:bottom w:val="none" w:sz="0" w:space="0" w:color="auto"/>
                <w:right w:val="none" w:sz="0" w:space="0" w:color="auto"/>
              </w:divBdr>
            </w:div>
            <w:div w:id="1077678073">
              <w:marLeft w:val="0"/>
              <w:marRight w:val="0"/>
              <w:marTop w:val="0"/>
              <w:marBottom w:val="0"/>
              <w:divBdr>
                <w:top w:val="none" w:sz="0" w:space="0" w:color="auto"/>
                <w:left w:val="none" w:sz="0" w:space="0" w:color="auto"/>
                <w:bottom w:val="none" w:sz="0" w:space="0" w:color="auto"/>
                <w:right w:val="none" w:sz="0" w:space="0" w:color="auto"/>
              </w:divBdr>
            </w:div>
            <w:div w:id="1081147866">
              <w:marLeft w:val="0"/>
              <w:marRight w:val="0"/>
              <w:marTop w:val="0"/>
              <w:marBottom w:val="0"/>
              <w:divBdr>
                <w:top w:val="none" w:sz="0" w:space="0" w:color="auto"/>
                <w:left w:val="none" w:sz="0" w:space="0" w:color="auto"/>
                <w:bottom w:val="none" w:sz="0" w:space="0" w:color="auto"/>
                <w:right w:val="none" w:sz="0" w:space="0" w:color="auto"/>
              </w:divBdr>
            </w:div>
            <w:div w:id="1083375623">
              <w:marLeft w:val="0"/>
              <w:marRight w:val="0"/>
              <w:marTop w:val="0"/>
              <w:marBottom w:val="0"/>
              <w:divBdr>
                <w:top w:val="none" w:sz="0" w:space="0" w:color="auto"/>
                <w:left w:val="none" w:sz="0" w:space="0" w:color="auto"/>
                <w:bottom w:val="none" w:sz="0" w:space="0" w:color="auto"/>
                <w:right w:val="none" w:sz="0" w:space="0" w:color="auto"/>
              </w:divBdr>
            </w:div>
            <w:div w:id="1083455009">
              <w:marLeft w:val="0"/>
              <w:marRight w:val="0"/>
              <w:marTop w:val="0"/>
              <w:marBottom w:val="0"/>
              <w:divBdr>
                <w:top w:val="none" w:sz="0" w:space="0" w:color="auto"/>
                <w:left w:val="none" w:sz="0" w:space="0" w:color="auto"/>
                <w:bottom w:val="none" w:sz="0" w:space="0" w:color="auto"/>
                <w:right w:val="none" w:sz="0" w:space="0" w:color="auto"/>
              </w:divBdr>
            </w:div>
            <w:div w:id="1084061604">
              <w:marLeft w:val="0"/>
              <w:marRight w:val="0"/>
              <w:marTop w:val="0"/>
              <w:marBottom w:val="0"/>
              <w:divBdr>
                <w:top w:val="none" w:sz="0" w:space="0" w:color="auto"/>
                <w:left w:val="none" w:sz="0" w:space="0" w:color="auto"/>
                <w:bottom w:val="none" w:sz="0" w:space="0" w:color="auto"/>
                <w:right w:val="none" w:sz="0" w:space="0" w:color="auto"/>
              </w:divBdr>
            </w:div>
            <w:div w:id="1084567191">
              <w:marLeft w:val="0"/>
              <w:marRight w:val="0"/>
              <w:marTop w:val="0"/>
              <w:marBottom w:val="0"/>
              <w:divBdr>
                <w:top w:val="none" w:sz="0" w:space="0" w:color="auto"/>
                <w:left w:val="none" w:sz="0" w:space="0" w:color="auto"/>
                <w:bottom w:val="none" w:sz="0" w:space="0" w:color="auto"/>
                <w:right w:val="none" w:sz="0" w:space="0" w:color="auto"/>
              </w:divBdr>
            </w:div>
            <w:div w:id="1085372471">
              <w:marLeft w:val="0"/>
              <w:marRight w:val="0"/>
              <w:marTop w:val="0"/>
              <w:marBottom w:val="0"/>
              <w:divBdr>
                <w:top w:val="none" w:sz="0" w:space="0" w:color="auto"/>
                <w:left w:val="none" w:sz="0" w:space="0" w:color="auto"/>
                <w:bottom w:val="none" w:sz="0" w:space="0" w:color="auto"/>
                <w:right w:val="none" w:sz="0" w:space="0" w:color="auto"/>
              </w:divBdr>
            </w:div>
            <w:div w:id="1088386147">
              <w:marLeft w:val="0"/>
              <w:marRight w:val="0"/>
              <w:marTop w:val="0"/>
              <w:marBottom w:val="0"/>
              <w:divBdr>
                <w:top w:val="none" w:sz="0" w:space="0" w:color="auto"/>
                <w:left w:val="none" w:sz="0" w:space="0" w:color="auto"/>
                <w:bottom w:val="none" w:sz="0" w:space="0" w:color="auto"/>
                <w:right w:val="none" w:sz="0" w:space="0" w:color="auto"/>
              </w:divBdr>
            </w:div>
            <w:div w:id="1088893124">
              <w:marLeft w:val="0"/>
              <w:marRight w:val="0"/>
              <w:marTop w:val="0"/>
              <w:marBottom w:val="0"/>
              <w:divBdr>
                <w:top w:val="none" w:sz="0" w:space="0" w:color="auto"/>
                <w:left w:val="none" w:sz="0" w:space="0" w:color="auto"/>
                <w:bottom w:val="none" w:sz="0" w:space="0" w:color="auto"/>
                <w:right w:val="none" w:sz="0" w:space="0" w:color="auto"/>
              </w:divBdr>
            </w:div>
            <w:div w:id="1091505234">
              <w:marLeft w:val="0"/>
              <w:marRight w:val="0"/>
              <w:marTop w:val="0"/>
              <w:marBottom w:val="0"/>
              <w:divBdr>
                <w:top w:val="none" w:sz="0" w:space="0" w:color="auto"/>
                <w:left w:val="none" w:sz="0" w:space="0" w:color="auto"/>
                <w:bottom w:val="none" w:sz="0" w:space="0" w:color="auto"/>
                <w:right w:val="none" w:sz="0" w:space="0" w:color="auto"/>
              </w:divBdr>
            </w:div>
            <w:div w:id="1092704579">
              <w:marLeft w:val="0"/>
              <w:marRight w:val="0"/>
              <w:marTop w:val="0"/>
              <w:marBottom w:val="0"/>
              <w:divBdr>
                <w:top w:val="none" w:sz="0" w:space="0" w:color="auto"/>
                <w:left w:val="none" w:sz="0" w:space="0" w:color="auto"/>
                <w:bottom w:val="none" w:sz="0" w:space="0" w:color="auto"/>
                <w:right w:val="none" w:sz="0" w:space="0" w:color="auto"/>
              </w:divBdr>
            </w:div>
            <w:div w:id="1098019743">
              <w:marLeft w:val="0"/>
              <w:marRight w:val="0"/>
              <w:marTop w:val="0"/>
              <w:marBottom w:val="0"/>
              <w:divBdr>
                <w:top w:val="none" w:sz="0" w:space="0" w:color="auto"/>
                <w:left w:val="none" w:sz="0" w:space="0" w:color="auto"/>
                <w:bottom w:val="none" w:sz="0" w:space="0" w:color="auto"/>
                <w:right w:val="none" w:sz="0" w:space="0" w:color="auto"/>
              </w:divBdr>
            </w:div>
            <w:div w:id="1098676571">
              <w:marLeft w:val="0"/>
              <w:marRight w:val="0"/>
              <w:marTop w:val="0"/>
              <w:marBottom w:val="0"/>
              <w:divBdr>
                <w:top w:val="none" w:sz="0" w:space="0" w:color="auto"/>
                <w:left w:val="none" w:sz="0" w:space="0" w:color="auto"/>
                <w:bottom w:val="none" w:sz="0" w:space="0" w:color="auto"/>
                <w:right w:val="none" w:sz="0" w:space="0" w:color="auto"/>
              </w:divBdr>
            </w:div>
            <w:div w:id="1099764175">
              <w:marLeft w:val="0"/>
              <w:marRight w:val="0"/>
              <w:marTop w:val="0"/>
              <w:marBottom w:val="0"/>
              <w:divBdr>
                <w:top w:val="none" w:sz="0" w:space="0" w:color="auto"/>
                <w:left w:val="none" w:sz="0" w:space="0" w:color="auto"/>
                <w:bottom w:val="none" w:sz="0" w:space="0" w:color="auto"/>
                <w:right w:val="none" w:sz="0" w:space="0" w:color="auto"/>
              </w:divBdr>
            </w:div>
            <w:div w:id="1100565147">
              <w:marLeft w:val="0"/>
              <w:marRight w:val="0"/>
              <w:marTop w:val="0"/>
              <w:marBottom w:val="0"/>
              <w:divBdr>
                <w:top w:val="none" w:sz="0" w:space="0" w:color="auto"/>
                <w:left w:val="none" w:sz="0" w:space="0" w:color="auto"/>
                <w:bottom w:val="none" w:sz="0" w:space="0" w:color="auto"/>
                <w:right w:val="none" w:sz="0" w:space="0" w:color="auto"/>
              </w:divBdr>
            </w:div>
            <w:div w:id="1101679353">
              <w:marLeft w:val="0"/>
              <w:marRight w:val="0"/>
              <w:marTop w:val="0"/>
              <w:marBottom w:val="0"/>
              <w:divBdr>
                <w:top w:val="none" w:sz="0" w:space="0" w:color="auto"/>
                <w:left w:val="none" w:sz="0" w:space="0" w:color="auto"/>
                <w:bottom w:val="none" w:sz="0" w:space="0" w:color="auto"/>
                <w:right w:val="none" w:sz="0" w:space="0" w:color="auto"/>
              </w:divBdr>
            </w:div>
            <w:div w:id="1101684485">
              <w:marLeft w:val="0"/>
              <w:marRight w:val="0"/>
              <w:marTop w:val="0"/>
              <w:marBottom w:val="0"/>
              <w:divBdr>
                <w:top w:val="none" w:sz="0" w:space="0" w:color="auto"/>
                <w:left w:val="none" w:sz="0" w:space="0" w:color="auto"/>
                <w:bottom w:val="none" w:sz="0" w:space="0" w:color="auto"/>
                <w:right w:val="none" w:sz="0" w:space="0" w:color="auto"/>
              </w:divBdr>
            </w:div>
            <w:div w:id="1102335991">
              <w:marLeft w:val="0"/>
              <w:marRight w:val="0"/>
              <w:marTop w:val="0"/>
              <w:marBottom w:val="0"/>
              <w:divBdr>
                <w:top w:val="none" w:sz="0" w:space="0" w:color="auto"/>
                <w:left w:val="none" w:sz="0" w:space="0" w:color="auto"/>
                <w:bottom w:val="none" w:sz="0" w:space="0" w:color="auto"/>
                <w:right w:val="none" w:sz="0" w:space="0" w:color="auto"/>
              </w:divBdr>
            </w:div>
            <w:div w:id="1103844857">
              <w:marLeft w:val="0"/>
              <w:marRight w:val="0"/>
              <w:marTop w:val="0"/>
              <w:marBottom w:val="0"/>
              <w:divBdr>
                <w:top w:val="none" w:sz="0" w:space="0" w:color="auto"/>
                <w:left w:val="none" w:sz="0" w:space="0" w:color="auto"/>
                <w:bottom w:val="none" w:sz="0" w:space="0" w:color="auto"/>
                <w:right w:val="none" w:sz="0" w:space="0" w:color="auto"/>
              </w:divBdr>
            </w:div>
            <w:div w:id="1107772704">
              <w:marLeft w:val="0"/>
              <w:marRight w:val="0"/>
              <w:marTop w:val="0"/>
              <w:marBottom w:val="0"/>
              <w:divBdr>
                <w:top w:val="none" w:sz="0" w:space="0" w:color="auto"/>
                <w:left w:val="none" w:sz="0" w:space="0" w:color="auto"/>
                <w:bottom w:val="none" w:sz="0" w:space="0" w:color="auto"/>
                <w:right w:val="none" w:sz="0" w:space="0" w:color="auto"/>
              </w:divBdr>
            </w:div>
            <w:div w:id="1110469199">
              <w:marLeft w:val="0"/>
              <w:marRight w:val="0"/>
              <w:marTop w:val="0"/>
              <w:marBottom w:val="0"/>
              <w:divBdr>
                <w:top w:val="none" w:sz="0" w:space="0" w:color="auto"/>
                <w:left w:val="none" w:sz="0" w:space="0" w:color="auto"/>
                <w:bottom w:val="none" w:sz="0" w:space="0" w:color="auto"/>
                <w:right w:val="none" w:sz="0" w:space="0" w:color="auto"/>
              </w:divBdr>
            </w:div>
            <w:div w:id="1112555434">
              <w:marLeft w:val="0"/>
              <w:marRight w:val="0"/>
              <w:marTop w:val="0"/>
              <w:marBottom w:val="0"/>
              <w:divBdr>
                <w:top w:val="none" w:sz="0" w:space="0" w:color="auto"/>
                <w:left w:val="none" w:sz="0" w:space="0" w:color="auto"/>
                <w:bottom w:val="none" w:sz="0" w:space="0" w:color="auto"/>
                <w:right w:val="none" w:sz="0" w:space="0" w:color="auto"/>
              </w:divBdr>
            </w:div>
            <w:div w:id="1113943407">
              <w:marLeft w:val="0"/>
              <w:marRight w:val="0"/>
              <w:marTop w:val="0"/>
              <w:marBottom w:val="0"/>
              <w:divBdr>
                <w:top w:val="none" w:sz="0" w:space="0" w:color="auto"/>
                <w:left w:val="none" w:sz="0" w:space="0" w:color="auto"/>
                <w:bottom w:val="none" w:sz="0" w:space="0" w:color="auto"/>
                <w:right w:val="none" w:sz="0" w:space="0" w:color="auto"/>
              </w:divBdr>
            </w:div>
            <w:div w:id="1114325290">
              <w:marLeft w:val="0"/>
              <w:marRight w:val="0"/>
              <w:marTop w:val="0"/>
              <w:marBottom w:val="0"/>
              <w:divBdr>
                <w:top w:val="none" w:sz="0" w:space="0" w:color="auto"/>
                <w:left w:val="none" w:sz="0" w:space="0" w:color="auto"/>
                <w:bottom w:val="none" w:sz="0" w:space="0" w:color="auto"/>
                <w:right w:val="none" w:sz="0" w:space="0" w:color="auto"/>
              </w:divBdr>
            </w:div>
            <w:div w:id="1114515296">
              <w:marLeft w:val="0"/>
              <w:marRight w:val="0"/>
              <w:marTop w:val="0"/>
              <w:marBottom w:val="0"/>
              <w:divBdr>
                <w:top w:val="none" w:sz="0" w:space="0" w:color="auto"/>
                <w:left w:val="none" w:sz="0" w:space="0" w:color="auto"/>
                <w:bottom w:val="none" w:sz="0" w:space="0" w:color="auto"/>
                <w:right w:val="none" w:sz="0" w:space="0" w:color="auto"/>
              </w:divBdr>
            </w:div>
            <w:div w:id="1114861657">
              <w:marLeft w:val="0"/>
              <w:marRight w:val="0"/>
              <w:marTop w:val="0"/>
              <w:marBottom w:val="0"/>
              <w:divBdr>
                <w:top w:val="none" w:sz="0" w:space="0" w:color="auto"/>
                <w:left w:val="none" w:sz="0" w:space="0" w:color="auto"/>
                <w:bottom w:val="none" w:sz="0" w:space="0" w:color="auto"/>
                <w:right w:val="none" w:sz="0" w:space="0" w:color="auto"/>
              </w:divBdr>
            </w:div>
            <w:div w:id="1116406090">
              <w:marLeft w:val="0"/>
              <w:marRight w:val="0"/>
              <w:marTop w:val="0"/>
              <w:marBottom w:val="0"/>
              <w:divBdr>
                <w:top w:val="none" w:sz="0" w:space="0" w:color="auto"/>
                <w:left w:val="none" w:sz="0" w:space="0" w:color="auto"/>
                <w:bottom w:val="none" w:sz="0" w:space="0" w:color="auto"/>
                <w:right w:val="none" w:sz="0" w:space="0" w:color="auto"/>
              </w:divBdr>
            </w:div>
            <w:div w:id="1117331391">
              <w:marLeft w:val="0"/>
              <w:marRight w:val="0"/>
              <w:marTop w:val="0"/>
              <w:marBottom w:val="0"/>
              <w:divBdr>
                <w:top w:val="none" w:sz="0" w:space="0" w:color="auto"/>
                <w:left w:val="none" w:sz="0" w:space="0" w:color="auto"/>
                <w:bottom w:val="none" w:sz="0" w:space="0" w:color="auto"/>
                <w:right w:val="none" w:sz="0" w:space="0" w:color="auto"/>
              </w:divBdr>
            </w:div>
            <w:div w:id="1118840765">
              <w:marLeft w:val="0"/>
              <w:marRight w:val="0"/>
              <w:marTop w:val="0"/>
              <w:marBottom w:val="0"/>
              <w:divBdr>
                <w:top w:val="none" w:sz="0" w:space="0" w:color="auto"/>
                <w:left w:val="none" w:sz="0" w:space="0" w:color="auto"/>
                <w:bottom w:val="none" w:sz="0" w:space="0" w:color="auto"/>
                <w:right w:val="none" w:sz="0" w:space="0" w:color="auto"/>
              </w:divBdr>
            </w:div>
            <w:div w:id="1120301773">
              <w:marLeft w:val="0"/>
              <w:marRight w:val="0"/>
              <w:marTop w:val="0"/>
              <w:marBottom w:val="0"/>
              <w:divBdr>
                <w:top w:val="none" w:sz="0" w:space="0" w:color="auto"/>
                <w:left w:val="none" w:sz="0" w:space="0" w:color="auto"/>
                <w:bottom w:val="none" w:sz="0" w:space="0" w:color="auto"/>
                <w:right w:val="none" w:sz="0" w:space="0" w:color="auto"/>
              </w:divBdr>
            </w:div>
            <w:div w:id="1123577902">
              <w:marLeft w:val="0"/>
              <w:marRight w:val="0"/>
              <w:marTop w:val="0"/>
              <w:marBottom w:val="0"/>
              <w:divBdr>
                <w:top w:val="none" w:sz="0" w:space="0" w:color="auto"/>
                <w:left w:val="none" w:sz="0" w:space="0" w:color="auto"/>
                <w:bottom w:val="none" w:sz="0" w:space="0" w:color="auto"/>
                <w:right w:val="none" w:sz="0" w:space="0" w:color="auto"/>
              </w:divBdr>
            </w:div>
            <w:div w:id="1124692174">
              <w:marLeft w:val="0"/>
              <w:marRight w:val="0"/>
              <w:marTop w:val="0"/>
              <w:marBottom w:val="0"/>
              <w:divBdr>
                <w:top w:val="none" w:sz="0" w:space="0" w:color="auto"/>
                <w:left w:val="none" w:sz="0" w:space="0" w:color="auto"/>
                <w:bottom w:val="none" w:sz="0" w:space="0" w:color="auto"/>
                <w:right w:val="none" w:sz="0" w:space="0" w:color="auto"/>
              </w:divBdr>
            </w:div>
            <w:div w:id="1129972677">
              <w:marLeft w:val="0"/>
              <w:marRight w:val="0"/>
              <w:marTop w:val="0"/>
              <w:marBottom w:val="0"/>
              <w:divBdr>
                <w:top w:val="none" w:sz="0" w:space="0" w:color="auto"/>
                <w:left w:val="none" w:sz="0" w:space="0" w:color="auto"/>
                <w:bottom w:val="none" w:sz="0" w:space="0" w:color="auto"/>
                <w:right w:val="none" w:sz="0" w:space="0" w:color="auto"/>
              </w:divBdr>
            </w:div>
            <w:div w:id="1130048896">
              <w:marLeft w:val="0"/>
              <w:marRight w:val="0"/>
              <w:marTop w:val="0"/>
              <w:marBottom w:val="0"/>
              <w:divBdr>
                <w:top w:val="none" w:sz="0" w:space="0" w:color="auto"/>
                <w:left w:val="none" w:sz="0" w:space="0" w:color="auto"/>
                <w:bottom w:val="none" w:sz="0" w:space="0" w:color="auto"/>
                <w:right w:val="none" w:sz="0" w:space="0" w:color="auto"/>
              </w:divBdr>
            </w:div>
            <w:div w:id="1131359784">
              <w:marLeft w:val="0"/>
              <w:marRight w:val="0"/>
              <w:marTop w:val="0"/>
              <w:marBottom w:val="0"/>
              <w:divBdr>
                <w:top w:val="none" w:sz="0" w:space="0" w:color="auto"/>
                <w:left w:val="none" w:sz="0" w:space="0" w:color="auto"/>
                <w:bottom w:val="none" w:sz="0" w:space="0" w:color="auto"/>
                <w:right w:val="none" w:sz="0" w:space="0" w:color="auto"/>
              </w:divBdr>
            </w:div>
            <w:div w:id="1133332099">
              <w:marLeft w:val="0"/>
              <w:marRight w:val="0"/>
              <w:marTop w:val="0"/>
              <w:marBottom w:val="0"/>
              <w:divBdr>
                <w:top w:val="none" w:sz="0" w:space="0" w:color="auto"/>
                <w:left w:val="none" w:sz="0" w:space="0" w:color="auto"/>
                <w:bottom w:val="none" w:sz="0" w:space="0" w:color="auto"/>
                <w:right w:val="none" w:sz="0" w:space="0" w:color="auto"/>
              </w:divBdr>
            </w:div>
            <w:div w:id="1134640620">
              <w:marLeft w:val="0"/>
              <w:marRight w:val="0"/>
              <w:marTop w:val="0"/>
              <w:marBottom w:val="0"/>
              <w:divBdr>
                <w:top w:val="none" w:sz="0" w:space="0" w:color="auto"/>
                <w:left w:val="none" w:sz="0" w:space="0" w:color="auto"/>
                <w:bottom w:val="none" w:sz="0" w:space="0" w:color="auto"/>
                <w:right w:val="none" w:sz="0" w:space="0" w:color="auto"/>
              </w:divBdr>
            </w:div>
            <w:div w:id="1135566133">
              <w:marLeft w:val="0"/>
              <w:marRight w:val="0"/>
              <w:marTop w:val="0"/>
              <w:marBottom w:val="0"/>
              <w:divBdr>
                <w:top w:val="none" w:sz="0" w:space="0" w:color="auto"/>
                <w:left w:val="none" w:sz="0" w:space="0" w:color="auto"/>
                <w:bottom w:val="none" w:sz="0" w:space="0" w:color="auto"/>
                <w:right w:val="none" w:sz="0" w:space="0" w:color="auto"/>
              </w:divBdr>
            </w:div>
            <w:div w:id="1136024449">
              <w:marLeft w:val="0"/>
              <w:marRight w:val="0"/>
              <w:marTop w:val="0"/>
              <w:marBottom w:val="0"/>
              <w:divBdr>
                <w:top w:val="none" w:sz="0" w:space="0" w:color="auto"/>
                <w:left w:val="none" w:sz="0" w:space="0" w:color="auto"/>
                <w:bottom w:val="none" w:sz="0" w:space="0" w:color="auto"/>
                <w:right w:val="none" w:sz="0" w:space="0" w:color="auto"/>
              </w:divBdr>
            </w:div>
            <w:div w:id="1136408795">
              <w:marLeft w:val="0"/>
              <w:marRight w:val="0"/>
              <w:marTop w:val="0"/>
              <w:marBottom w:val="0"/>
              <w:divBdr>
                <w:top w:val="none" w:sz="0" w:space="0" w:color="auto"/>
                <w:left w:val="none" w:sz="0" w:space="0" w:color="auto"/>
                <w:bottom w:val="none" w:sz="0" w:space="0" w:color="auto"/>
                <w:right w:val="none" w:sz="0" w:space="0" w:color="auto"/>
              </w:divBdr>
            </w:div>
            <w:div w:id="1137995819">
              <w:marLeft w:val="0"/>
              <w:marRight w:val="0"/>
              <w:marTop w:val="0"/>
              <w:marBottom w:val="0"/>
              <w:divBdr>
                <w:top w:val="none" w:sz="0" w:space="0" w:color="auto"/>
                <w:left w:val="none" w:sz="0" w:space="0" w:color="auto"/>
                <w:bottom w:val="none" w:sz="0" w:space="0" w:color="auto"/>
                <w:right w:val="none" w:sz="0" w:space="0" w:color="auto"/>
              </w:divBdr>
            </w:div>
            <w:div w:id="1139567751">
              <w:marLeft w:val="0"/>
              <w:marRight w:val="0"/>
              <w:marTop w:val="0"/>
              <w:marBottom w:val="0"/>
              <w:divBdr>
                <w:top w:val="none" w:sz="0" w:space="0" w:color="auto"/>
                <w:left w:val="none" w:sz="0" w:space="0" w:color="auto"/>
                <w:bottom w:val="none" w:sz="0" w:space="0" w:color="auto"/>
                <w:right w:val="none" w:sz="0" w:space="0" w:color="auto"/>
              </w:divBdr>
            </w:div>
            <w:div w:id="1143885515">
              <w:marLeft w:val="0"/>
              <w:marRight w:val="0"/>
              <w:marTop w:val="0"/>
              <w:marBottom w:val="0"/>
              <w:divBdr>
                <w:top w:val="none" w:sz="0" w:space="0" w:color="auto"/>
                <w:left w:val="none" w:sz="0" w:space="0" w:color="auto"/>
                <w:bottom w:val="none" w:sz="0" w:space="0" w:color="auto"/>
                <w:right w:val="none" w:sz="0" w:space="0" w:color="auto"/>
              </w:divBdr>
            </w:div>
            <w:div w:id="1144084065">
              <w:marLeft w:val="0"/>
              <w:marRight w:val="0"/>
              <w:marTop w:val="0"/>
              <w:marBottom w:val="0"/>
              <w:divBdr>
                <w:top w:val="none" w:sz="0" w:space="0" w:color="auto"/>
                <w:left w:val="none" w:sz="0" w:space="0" w:color="auto"/>
                <w:bottom w:val="none" w:sz="0" w:space="0" w:color="auto"/>
                <w:right w:val="none" w:sz="0" w:space="0" w:color="auto"/>
              </w:divBdr>
            </w:div>
            <w:div w:id="1144394681">
              <w:marLeft w:val="0"/>
              <w:marRight w:val="0"/>
              <w:marTop w:val="0"/>
              <w:marBottom w:val="0"/>
              <w:divBdr>
                <w:top w:val="none" w:sz="0" w:space="0" w:color="auto"/>
                <w:left w:val="none" w:sz="0" w:space="0" w:color="auto"/>
                <w:bottom w:val="none" w:sz="0" w:space="0" w:color="auto"/>
                <w:right w:val="none" w:sz="0" w:space="0" w:color="auto"/>
              </w:divBdr>
            </w:div>
            <w:div w:id="1145002502">
              <w:marLeft w:val="0"/>
              <w:marRight w:val="0"/>
              <w:marTop w:val="0"/>
              <w:marBottom w:val="0"/>
              <w:divBdr>
                <w:top w:val="none" w:sz="0" w:space="0" w:color="auto"/>
                <w:left w:val="none" w:sz="0" w:space="0" w:color="auto"/>
                <w:bottom w:val="none" w:sz="0" w:space="0" w:color="auto"/>
                <w:right w:val="none" w:sz="0" w:space="0" w:color="auto"/>
              </w:divBdr>
            </w:div>
            <w:div w:id="1145396486">
              <w:marLeft w:val="0"/>
              <w:marRight w:val="0"/>
              <w:marTop w:val="0"/>
              <w:marBottom w:val="0"/>
              <w:divBdr>
                <w:top w:val="none" w:sz="0" w:space="0" w:color="auto"/>
                <w:left w:val="none" w:sz="0" w:space="0" w:color="auto"/>
                <w:bottom w:val="none" w:sz="0" w:space="0" w:color="auto"/>
                <w:right w:val="none" w:sz="0" w:space="0" w:color="auto"/>
              </w:divBdr>
            </w:div>
            <w:div w:id="1145856235">
              <w:marLeft w:val="0"/>
              <w:marRight w:val="0"/>
              <w:marTop w:val="0"/>
              <w:marBottom w:val="0"/>
              <w:divBdr>
                <w:top w:val="none" w:sz="0" w:space="0" w:color="auto"/>
                <w:left w:val="none" w:sz="0" w:space="0" w:color="auto"/>
                <w:bottom w:val="none" w:sz="0" w:space="0" w:color="auto"/>
                <w:right w:val="none" w:sz="0" w:space="0" w:color="auto"/>
              </w:divBdr>
            </w:div>
            <w:div w:id="1146433486">
              <w:marLeft w:val="0"/>
              <w:marRight w:val="0"/>
              <w:marTop w:val="0"/>
              <w:marBottom w:val="0"/>
              <w:divBdr>
                <w:top w:val="none" w:sz="0" w:space="0" w:color="auto"/>
                <w:left w:val="none" w:sz="0" w:space="0" w:color="auto"/>
                <w:bottom w:val="none" w:sz="0" w:space="0" w:color="auto"/>
                <w:right w:val="none" w:sz="0" w:space="0" w:color="auto"/>
              </w:divBdr>
            </w:div>
            <w:div w:id="1146624597">
              <w:marLeft w:val="0"/>
              <w:marRight w:val="0"/>
              <w:marTop w:val="0"/>
              <w:marBottom w:val="0"/>
              <w:divBdr>
                <w:top w:val="none" w:sz="0" w:space="0" w:color="auto"/>
                <w:left w:val="none" w:sz="0" w:space="0" w:color="auto"/>
                <w:bottom w:val="none" w:sz="0" w:space="0" w:color="auto"/>
                <w:right w:val="none" w:sz="0" w:space="0" w:color="auto"/>
              </w:divBdr>
            </w:div>
            <w:div w:id="1146698829">
              <w:marLeft w:val="0"/>
              <w:marRight w:val="0"/>
              <w:marTop w:val="0"/>
              <w:marBottom w:val="0"/>
              <w:divBdr>
                <w:top w:val="none" w:sz="0" w:space="0" w:color="auto"/>
                <w:left w:val="none" w:sz="0" w:space="0" w:color="auto"/>
                <w:bottom w:val="none" w:sz="0" w:space="0" w:color="auto"/>
                <w:right w:val="none" w:sz="0" w:space="0" w:color="auto"/>
              </w:divBdr>
            </w:div>
            <w:div w:id="1148476654">
              <w:marLeft w:val="0"/>
              <w:marRight w:val="0"/>
              <w:marTop w:val="0"/>
              <w:marBottom w:val="0"/>
              <w:divBdr>
                <w:top w:val="none" w:sz="0" w:space="0" w:color="auto"/>
                <w:left w:val="none" w:sz="0" w:space="0" w:color="auto"/>
                <w:bottom w:val="none" w:sz="0" w:space="0" w:color="auto"/>
                <w:right w:val="none" w:sz="0" w:space="0" w:color="auto"/>
              </w:divBdr>
            </w:div>
            <w:div w:id="1149787747">
              <w:marLeft w:val="0"/>
              <w:marRight w:val="0"/>
              <w:marTop w:val="0"/>
              <w:marBottom w:val="0"/>
              <w:divBdr>
                <w:top w:val="none" w:sz="0" w:space="0" w:color="auto"/>
                <w:left w:val="none" w:sz="0" w:space="0" w:color="auto"/>
                <w:bottom w:val="none" w:sz="0" w:space="0" w:color="auto"/>
                <w:right w:val="none" w:sz="0" w:space="0" w:color="auto"/>
              </w:divBdr>
            </w:div>
            <w:div w:id="1151209873">
              <w:marLeft w:val="0"/>
              <w:marRight w:val="0"/>
              <w:marTop w:val="0"/>
              <w:marBottom w:val="0"/>
              <w:divBdr>
                <w:top w:val="none" w:sz="0" w:space="0" w:color="auto"/>
                <w:left w:val="none" w:sz="0" w:space="0" w:color="auto"/>
                <w:bottom w:val="none" w:sz="0" w:space="0" w:color="auto"/>
                <w:right w:val="none" w:sz="0" w:space="0" w:color="auto"/>
              </w:divBdr>
            </w:div>
            <w:div w:id="1151480270">
              <w:marLeft w:val="0"/>
              <w:marRight w:val="0"/>
              <w:marTop w:val="0"/>
              <w:marBottom w:val="0"/>
              <w:divBdr>
                <w:top w:val="none" w:sz="0" w:space="0" w:color="auto"/>
                <w:left w:val="none" w:sz="0" w:space="0" w:color="auto"/>
                <w:bottom w:val="none" w:sz="0" w:space="0" w:color="auto"/>
                <w:right w:val="none" w:sz="0" w:space="0" w:color="auto"/>
              </w:divBdr>
            </w:div>
            <w:div w:id="1152797330">
              <w:marLeft w:val="0"/>
              <w:marRight w:val="0"/>
              <w:marTop w:val="0"/>
              <w:marBottom w:val="0"/>
              <w:divBdr>
                <w:top w:val="none" w:sz="0" w:space="0" w:color="auto"/>
                <w:left w:val="none" w:sz="0" w:space="0" w:color="auto"/>
                <w:bottom w:val="none" w:sz="0" w:space="0" w:color="auto"/>
                <w:right w:val="none" w:sz="0" w:space="0" w:color="auto"/>
              </w:divBdr>
            </w:div>
            <w:div w:id="1152910585">
              <w:marLeft w:val="0"/>
              <w:marRight w:val="0"/>
              <w:marTop w:val="0"/>
              <w:marBottom w:val="0"/>
              <w:divBdr>
                <w:top w:val="none" w:sz="0" w:space="0" w:color="auto"/>
                <w:left w:val="none" w:sz="0" w:space="0" w:color="auto"/>
                <w:bottom w:val="none" w:sz="0" w:space="0" w:color="auto"/>
                <w:right w:val="none" w:sz="0" w:space="0" w:color="auto"/>
              </w:divBdr>
            </w:div>
            <w:div w:id="1153257431">
              <w:marLeft w:val="0"/>
              <w:marRight w:val="0"/>
              <w:marTop w:val="0"/>
              <w:marBottom w:val="0"/>
              <w:divBdr>
                <w:top w:val="none" w:sz="0" w:space="0" w:color="auto"/>
                <w:left w:val="none" w:sz="0" w:space="0" w:color="auto"/>
                <w:bottom w:val="none" w:sz="0" w:space="0" w:color="auto"/>
                <w:right w:val="none" w:sz="0" w:space="0" w:color="auto"/>
              </w:divBdr>
            </w:div>
            <w:div w:id="1154222190">
              <w:marLeft w:val="0"/>
              <w:marRight w:val="0"/>
              <w:marTop w:val="0"/>
              <w:marBottom w:val="0"/>
              <w:divBdr>
                <w:top w:val="none" w:sz="0" w:space="0" w:color="auto"/>
                <w:left w:val="none" w:sz="0" w:space="0" w:color="auto"/>
                <w:bottom w:val="none" w:sz="0" w:space="0" w:color="auto"/>
                <w:right w:val="none" w:sz="0" w:space="0" w:color="auto"/>
              </w:divBdr>
            </w:div>
            <w:div w:id="1160468220">
              <w:marLeft w:val="0"/>
              <w:marRight w:val="0"/>
              <w:marTop w:val="0"/>
              <w:marBottom w:val="0"/>
              <w:divBdr>
                <w:top w:val="none" w:sz="0" w:space="0" w:color="auto"/>
                <w:left w:val="none" w:sz="0" w:space="0" w:color="auto"/>
                <w:bottom w:val="none" w:sz="0" w:space="0" w:color="auto"/>
                <w:right w:val="none" w:sz="0" w:space="0" w:color="auto"/>
              </w:divBdr>
            </w:div>
            <w:div w:id="1160734799">
              <w:marLeft w:val="0"/>
              <w:marRight w:val="0"/>
              <w:marTop w:val="0"/>
              <w:marBottom w:val="0"/>
              <w:divBdr>
                <w:top w:val="none" w:sz="0" w:space="0" w:color="auto"/>
                <w:left w:val="none" w:sz="0" w:space="0" w:color="auto"/>
                <w:bottom w:val="none" w:sz="0" w:space="0" w:color="auto"/>
                <w:right w:val="none" w:sz="0" w:space="0" w:color="auto"/>
              </w:divBdr>
            </w:div>
            <w:div w:id="1161773785">
              <w:marLeft w:val="0"/>
              <w:marRight w:val="0"/>
              <w:marTop w:val="0"/>
              <w:marBottom w:val="0"/>
              <w:divBdr>
                <w:top w:val="none" w:sz="0" w:space="0" w:color="auto"/>
                <w:left w:val="none" w:sz="0" w:space="0" w:color="auto"/>
                <w:bottom w:val="none" w:sz="0" w:space="0" w:color="auto"/>
                <w:right w:val="none" w:sz="0" w:space="0" w:color="auto"/>
              </w:divBdr>
            </w:div>
            <w:div w:id="1163618202">
              <w:marLeft w:val="0"/>
              <w:marRight w:val="0"/>
              <w:marTop w:val="0"/>
              <w:marBottom w:val="0"/>
              <w:divBdr>
                <w:top w:val="none" w:sz="0" w:space="0" w:color="auto"/>
                <w:left w:val="none" w:sz="0" w:space="0" w:color="auto"/>
                <w:bottom w:val="none" w:sz="0" w:space="0" w:color="auto"/>
                <w:right w:val="none" w:sz="0" w:space="0" w:color="auto"/>
              </w:divBdr>
            </w:div>
            <w:div w:id="1165587186">
              <w:marLeft w:val="0"/>
              <w:marRight w:val="0"/>
              <w:marTop w:val="0"/>
              <w:marBottom w:val="0"/>
              <w:divBdr>
                <w:top w:val="none" w:sz="0" w:space="0" w:color="auto"/>
                <w:left w:val="none" w:sz="0" w:space="0" w:color="auto"/>
                <w:bottom w:val="none" w:sz="0" w:space="0" w:color="auto"/>
                <w:right w:val="none" w:sz="0" w:space="0" w:color="auto"/>
              </w:divBdr>
            </w:div>
            <w:div w:id="1165777084">
              <w:marLeft w:val="0"/>
              <w:marRight w:val="0"/>
              <w:marTop w:val="0"/>
              <w:marBottom w:val="0"/>
              <w:divBdr>
                <w:top w:val="none" w:sz="0" w:space="0" w:color="auto"/>
                <w:left w:val="none" w:sz="0" w:space="0" w:color="auto"/>
                <w:bottom w:val="none" w:sz="0" w:space="0" w:color="auto"/>
                <w:right w:val="none" w:sz="0" w:space="0" w:color="auto"/>
              </w:divBdr>
            </w:div>
            <w:div w:id="1166281010">
              <w:marLeft w:val="0"/>
              <w:marRight w:val="0"/>
              <w:marTop w:val="0"/>
              <w:marBottom w:val="0"/>
              <w:divBdr>
                <w:top w:val="none" w:sz="0" w:space="0" w:color="auto"/>
                <w:left w:val="none" w:sz="0" w:space="0" w:color="auto"/>
                <w:bottom w:val="none" w:sz="0" w:space="0" w:color="auto"/>
                <w:right w:val="none" w:sz="0" w:space="0" w:color="auto"/>
              </w:divBdr>
            </w:div>
            <w:div w:id="1167743129">
              <w:marLeft w:val="0"/>
              <w:marRight w:val="0"/>
              <w:marTop w:val="0"/>
              <w:marBottom w:val="0"/>
              <w:divBdr>
                <w:top w:val="none" w:sz="0" w:space="0" w:color="auto"/>
                <w:left w:val="none" w:sz="0" w:space="0" w:color="auto"/>
                <w:bottom w:val="none" w:sz="0" w:space="0" w:color="auto"/>
                <w:right w:val="none" w:sz="0" w:space="0" w:color="auto"/>
              </w:divBdr>
            </w:div>
            <w:div w:id="1169521691">
              <w:marLeft w:val="0"/>
              <w:marRight w:val="0"/>
              <w:marTop w:val="0"/>
              <w:marBottom w:val="0"/>
              <w:divBdr>
                <w:top w:val="none" w:sz="0" w:space="0" w:color="auto"/>
                <w:left w:val="none" w:sz="0" w:space="0" w:color="auto"/>
                <w:bottom w:val="none" w:sz="0" w:space="0" w:color="auto"/>
                <w:right w:val="none" w:sz="0" w:space="0" w:color="auto"/>
              </w:divBdr>
            </w:div>
            <w:div w:id="1170559851">
              <w:marLeft w:val="0"/>
              <w:marRight w:val="0"/>
              <w:marTop w:val="0"/>
              <w:marBottom w:val="0"/>
              <w:divBdr>
                <w:top w:val="none" w:sz="0" w:space="0" w:color="auto"/>
                <w:left w:val="none" w:sz="0" w:space="0" w:color="auto"/>
                <w:bottom w:val="none" w:sz="0" w:space="0" w:color="auto"/>
                <w:right w:val="none" w:sz="0" w:space="0" w:color="auto"/>
              </w:divBdr>
            </w:div>
            <w:div w:id="1171796566">
              <w:marLeft w:val="0"/>
              <w:marRight w:val="0"/>
              <w:marTop w:val="0"/>
              <w:marBottom w:val="0"/>
              <w:divBdr>
                <w:top w:val="none" w:sz="0" w:space="0" w:color="auto"/>
                <w:left w:val="none" w:sz="0" w:space="0" w:color="auto"/>
                <w:bottom w:val="none" w:sz="0" w:space="0" w:color="auto"/>
                <w:right w:val="none" w:sz="0" w:space="0" w:color="auto"/>
              </w:divBdr>
            </w:div>
            <w:div w:id="1172987168">
              <w:marLeft w:val="0"/>
              <w:marRight w:val="0"/>
              <w:marTop w:val="0"/>
              <w:marBottom w:val="0"/>
              <w:divBdr>
                <w:top w:val="none" w:sz="0" w:space="0" w:color="auto"/>
                <w:left w:val="none" w:sz="0" w:space="0" w:color="auto"/>
                <w:bottom w:val="none" w:sz="0" w:space="0" w:color="auto"/>
                <w:right w:val="none" w:sz="0" w:space="0" w:color="auto"/>
              </w:divBdr>
            </w:div>
            <w:div w:id="1173178726">
              <w:marLeft w:val="0"/>
              <w:marRight w:val="0"/>
              <w:marTop w:val="0"/>
              <w:marBottom w:val="0"/>
              <w:divBdr>
                <w:top w:val="none" w:sz="0" w:space="0" w:color="auto"/>
                <w:left w:val="none" w:sz="0" w:space="0" w:color="auto"/>
                <w:bottom w:val="none" w:sz="0" w:space="0" w:color="auto"/>
                <w:right w:val="none" w:sz="0" w:space="0" w:color="auto"/>
              </w:divBdr>
            </w:div>
            <w:div w:id="1173179813">
              <w:marLeft w:val="0"/>
              <w:marRight w:val="0"/>
              <w:marTop w:val="0"/>
              <w:marBottom w:val="0"/>
              <w:divBdr>
                <w:top w:val="none" w:sz="0" w:space="0" w:color="auto"/>
                <w:left w:val="none" w:sz="0" w:space="0" w:color="auto"/>
                <w:bottom w:val="none" w:sz="0" w:space="0" w:color="auto"/>
                <w:right w:val="none" w:sz="0" w:space="0" w:color="auto"/>
              </w:divBdr>
            </w:div>
            <w:div w:id="1174495188">
              <w:marLeft w:val="0"/>
              <w:marRight w:val="0"/>
              <w:marTop w:val="0"/>
              <w:marBottom w:val="0"/>
              <w:divBdr>
                <w:top w:val="none" w:sz="0" w:space="0" w:color="auto"/>
                <w:left w:val="none" w:sz="0" w:space="0" w:color="auto"/>
                <w:bottom w:val="none" w:sz="0" w:space="0" w:color="auto"/>
                <w:right w:val="none" w:sz="0" w:space="0" w:color="auto"/>
              </w:divBdr>
            </w:div>
            <w:div w:id="1178622512">
              <w:marLeft w:val="0"/>
              <w:marRight w:val="0"/>
              <w:marTop w:val="0"/>
              <w:marBottom w:val="0"/>
              <w:divBdr>
                <w:top w:val="none" w:sz="0" w:space="0" w:color="auto"/>
                <w:left w:val="none" w:sz="0" w:space="0" w:color="auto"/>
                <w:bottom w:val="none" w:sz="0" w:space="0" w:color="auto"/>
                <w:right w:val="none" w:sz="0" w:space="0" w:color="auto"/>
              </w:divBdr>
            </w:div>
            <w:div w:id="1179463402">
              <w:marLeft w:val="0"/>
              <w:marRight w:val="0"/>
              <w:marTop w:val="0"/>
              <w:marBottom w:val="0"/>
              <w:divBdr>
                <w:top w:val="none" w:sz="0" w:space="0" w:color="auto"/>
                <w:left w:val="none" w:sz="0" w:space="0" w:color="auto"/>
                <w:bottom w:val="none" w:sz="0" w:space="0" w:color="auto"/>
                <w:right w:val="none" w:sz="0" w:space="0" w:color="auto"/>
              </w:divBdr>
            </w:div>
            <w:div w:id="1182821673">
              <w:marLeft w:val="0"/>
              <w:marRight w:val="0"/>
              <w:marTop w:val="0"/>
              <w:marBottom w:val="0"/>
              <w:divBdr>
                <w:top w:val="none" w:sz="0" w:space="0" w:color="auto"/>
                <w:left w:val="none" w:sz="0" w:space="0" w:color="auto"/>
                <w:bottom w:val="none" w:sz="0" w:space="0" w:color="auto"/>
                <w:right w:val="none" w:sz="0" w:space="0" w:color="auto"/>
              </w:divBdr>
            </w:div>
            <w:div w:id="1187865636">
              <w:marLeft w:val="0"/>
              <w:marRight w:val="0"/>
              <w:marTop w:val="0"/>
              <w:marBottom w:val="0"/>
              <w:divBdr>
                <w:top w:val="none" w:sz="0" w:space="0" w:color="auto"/>
                <w:left w:val="none" w:sz="0" w:space="0" w:color="auto"/>
                <w:bottom w:val="none" w:sz="0" w:space="0" w:color="auto"/>
                <w:right w:val="none" w:sz="0" w:space="0" w:color="auto"/>
              </w:divBdr>
            </w:div>
            <w:div w:id="1189903811">
              <w:marLeft w:val="0"/>
              <w:marRight w:val="0"/>
              <w:marTop w:val="0"/>
              <w:marBottom w:val="0"/>
              <w:divBdr>
                <w:top w:val="none" w:sz="0" w:space="0" w:color="auto"/>
                <w:left w:val="none" w:sz="0" w:space="0" w:color="auto"/>
                <w:bottom w:val="none" w:sz="0" w:space="0" w:color="auto"/>
                <w:right w:val="none" w:sz="0" w:space="0" w:color="auto"/>
              </w:divBdr>
            </w:div>
            <w:div w:id="1189903961">
              <w:marLeft w:val="0"/>
              <w:marRight w:val="0"/>
              <w:marTop w:val="0"/>
              <w:marBottom w:val="0"/>
              <w:divBdr>
                <w:top w:val="none" w:sz="0" w:space="0" w:color="auto"/>
                <w:left w:val="none" w:sz="0" w:space="0" w:color="auto"/>
                <w:bottom w:val="none" w:sz="0" w:space="0" w:color="auto"/>
                <w:right w:val="none" w:sz="0" w:space="0" w:color="auto"/>
              </w:divBdr>
            </w:div>
            <w:div w:id="1197618069">
              <w:marLeft w:val="0"/>
              <w:marRight w:val="0"/>
              <w:marTop w:val="0"/>
              <w:marBottom w:val="0"/>
              <w:divBdr>
                <w:top w:val="none" w:sz="0" w:space="0" w:color="auto"/>
                <w:left w:val="none" w:sz="0" w:space="0" w:color="auto"/>
                <w:bottom w:val="none" w:sz="0" w:space="0" w:color="auto"/>
                <w:right w:val="none" w:sz="0" w:space="0" w:color="auto"/>
              </w:divBdr>
            </w:div>
            <w:div w:id="1197741702">
              <w:marLeft w:val="0"/>
              <w:marRight w:val="0"/>
              <w:marTop w:val="0"/>
              <w:marBottom w:val="0"/>
              <w:divBdr>
                <w:top w:val="none" w:sz="0" w:space="0" w:color="auto"/>
                <w:left w:val="none" w:sz="0" w:space="0" w:color="auto"/>
                <w:bottom w:val="none" w:sz="0" w:space="0" w:color="auto"/>
                <w:right w:val="none" w:sz="0" w:space="0" w:color="auto"/>
              </w:divBdr>
            </w:div>
            <w:div w:id="1198199038">
              <w:marLeft w:val="0"/>
              <w:marRight w:val="0"/>
              <w:marTop w:val="0"/>
              <w:marBottom w:val="0"/>
              <w:divBdr>
                <w:top w:val="none" w:sz="0" w:space="0" w:color="auto"/>
                <w:left w:val="none" w:sz="0" w:space="0" w:color="auto"/>
                <w:bottom w:val="none" w:sz="0" w:space="0" w:color="auto"/>
                <w:right w:val="none" w:sz="0" w:space="0" w:color="auto"/>
              </w:divBdr>
            </w:div>
            <w:div w:id="1201939953">
              <w:marLeft w:val="0"/>
              <w:marRight w:val="0"/>
              <w:marTop w:val="0"/>
              <w:marBottom w:val="0"/>
              <w:divBdr>
                <w:top w:val="none" w:sz="0" w:space="0" w:color="auto"/>
                <w:left w:val="none" w:sz="0" w:space="0" w:color="auto"/>
                <w:bottom w:val="none" w:sz="0" w:space="0" w:color="auto"/>
                <w:right w:val="none" w:sz="0" w:space="0" w:color="auto"/>
              </w:divBdr>
            </w:div>
            <w:div w:id="1202670053">
              <w:marLeft w:val="0"/>
              <w:marRight w:val="0"/>
              <w:marTop w:val="0"/>
              <w:marBottom w:val="0"/>
              <w:divBdr>
                <w:top w:val="none" w:sz="0" w:space="0" w:color="auto"/>
                <w:left w:val="none" w:sz="0" w:space="0" w:color="auto"/>
                <w:bottom w:val="none" w:sz="0" w:space="0" w:color="auto"/>
                <w:right w:val="none" w:sz="0" w:space="0" w:color="auto"/>
              </w:divBdr>
            </w:div>
            <w:div w:id="1204486313">
              <w:marLeft w:val="0"/>
              <w:marRight w:val="0"/>
              <w:marTop w:val="0"/>
              <w:marBottom w:val="0"/>
              <w:divBdr>
                <w:top w:val="none" w:sz="0" w:space="0" w:color="auto"/>
                <w:left w:val="none" w:sz="0" w:space="0" w:color="auto"/>
                <w:bottom w:val="none" w:sz="0" w:space="0" w:color="auto"/>
                <w:right w:val="none" w:sz="0" w:space="0" w:color="auto"/>
              </w:divBdr>
            </w:div>
            <w:div w:id="1205941322">
              <w:marLeft w:val="0"/>
              <w:marRight w:val="0"/>
              <w:marTop w:val="0"/>
              <w:marBottom w:val="0"/>
              <w:divBdr>
                <w:top w:val="none" w:sz="0" w:space="0" w:color="auto"/>
                <w:left w:val="none" w:sz="0" w:space="0" w:color="auto"/>
                <w:bottom w:val="none" w:sz="0" w:space="0" w:color="auto"/>
                <w:right w:val="none" w:sz="0" w:space="0" w:color="auto"/>
              </w:divBdr>
            </w:div>
            <w:div w:id="1207371838">
              <w:marLeft w:val="0"/>
              <w:marRight w:val="0"/>
              <w:marTop w:val="0"/>
              <w:marBottom w:val="0"/>
              <w:divBdr>
                <w:top w:val="none" w:sz="0" w:space="0" w:color="auto"/>
                <w:left w:val="none" w:sz="0" w:space="0" w:color="auto"/>
                <w:bottom w:val="none" w:sz="0" w:space="0" w:color="auto"/>
                <w:right w:val="none" w:sz="0" w:space="0" w:color="auto"/>
              </w:divBdr>
            </w:div>
            <w:div w:id="1208712990">
              <w:marLeft w:val="0"/>
              <w:marRight w:val="0"/>
              <w:marTop w:val="0"/>
              <w:marBottom w:val="0"/>
              <w:divBdr>
                <w:top w:val="none" w:sz="0" w:space="0" w:color="auto"/>
                <w:left w:val="none" w:sz="0" w:space="0" w:color="auto"/>
                <w:bottom w:val="none" w:sz="0" w:space="0" w:color="auto"/>
                <w:right w:val="none" w:sz="0" w:space="0" w:color="auto"/>
              </w:divBdr>
            </w:div>
            <w:div w:id="1214537373">
              <w:marLeft w:val="0"/>
              <w:marRight w:val="0"/>
              <w:marTop w:val="0"/>
              <w:marBottom w:val="0"/>
              <w:divBdr>
                <w:top w:val="none" w:sz="0" w:space="0" w:color="auto"/>
                <w:left w:val="none" w:sz="0" w:space="0" w:color="auto"/>
                <w:bottom w:val="none" w:sz="0" w:space="0" w:color="auto"/>
                <w:right w:val="none" w:sz="0" w:space="0" w:color="auto"/>
              </w:divBdr>
            </w:div>
            <w:div w:id="1217473500">
              <w:marLeft w:val="0"/>
              <w:marRight w:val="0"/>
              <w:marTop w:val="0"/>
              <w:marBottom w:val="0"/>
              <w:divBdr>
                <w:top w:val="none" w:sz="0" w:space="0" w:color="auto"/>
                <w:left w:val="none" w:sz="0" w:space="0" w:color="auto"/>
                <w:bottom w:val="none" w:sz="0" w:space="0" w:color="auto"/>
                <w:right w:val="none" w:sz="0" w:space="0" w:color="auto"/>
              </w:divBdr>
            </w:div>
            <w:div w:id="1218083897">
              <w:marLeft w:val="0"/>
              <w:marRight w:val="0"/>
              <w:marTop w:val="0"/>
              <w:marBottom w:val="0"/>
              <w:divBdr>
                <w:top w:val="none" w:sz="0" w:space="0" w:color="auto"/>
                <w:left w:val="none" w:sz="0" w:space="0" w:color="auto"/>
                <w:bottom w:val="none" w:sz="0" w:space="0" w:color="auto"/>
                <w:right w:val="none" w:sz="0" w:space="0" w:color="auto"/>
              </w:divBdr>
            </w:div>
            <w:div w:id="1218274094">
              <w:marLeft w:val="0"/>
              <w:marRight w:val="0"/>
              <w:marTop w:val="0"/>
              <w:marBottom w:val="0"/>
              <w:divBdr>
                <w:top w:val="none" w:sz="0" w:space="0" w:color="auto"/>
                <w:left w:val="none" w:sz="0" w:space="0" w:color="auto"/>
                <w:bottom w:val="none" w:sz="0" w:space="0" w:color="auto"/>
                <w:right w:val="none" w:sz="0" w:space="0" w:color="auto"/>
              </w:divBdr>
            </w:div>
            <w:div w:id="1219709123">
              <w:marLeft w:val="0"/>
              <w:marRight w:val="0"/>
              <w:marTop w:val="0"/>
              <w:marBottom w:val="0"/>
              <w:divBdr>
                <w:top w:val="none" w:sz="0" w:space="0" w:color="auto"/>
                <w:left w:val="none" w:sz="0" w:space="0" w:color="auto"/>
                <w:bottom w:val="none" w:sz="0" w:space="0" w:color="auto"/>
                <w:right w:val="none" w:sz="0" w:space="0" w:color="auto"/>
              </w:divBdr>
            </w:div>
            <w:div w:id="1222130571">
              <w:marLeft w:val="0"/>
              <w:marRight w:val="0"/>
              <w:marTop w:val="0"/>
              <w:marBottom w:val="0"/>
              <w:divBdr>
                <w:top w:val="none" w:sz="0" w:space="0" w:color="auto"/>
                <w:left w:val="none" w:sz="0" w:space="0" w:color="auto"/>
                <w:bottom w:val="none" w:sz="0" w:space="0" w:color="auto"/>
                <w:right w:val="none" w:sz="0" w:space="0" w:color="auto"/>
              </w:divBdr>
            </w:div>
            <w:div w:id="1222715876">
              <w:marLeft w:val="0"/>
              <w:marRight w:val="0"/>
              <w:marTop w:val="0"/>
              <w:marBottom w:val="0"/>
              <w:divBdr>
                <w:top w:val="none" w:sz="0" w:space="0" w:color="auto"/>
                <w:left w:val="none" w:sz="0" w:space="0" w:color="auto"/>
                <w:bottom w:val="none" w:sz="0" w:space="0" w:color="auto"/>
                <w:right w:val="none" w:sz="0" w:space="0" w:color="auto"/>
              </w:divBdr>
            </w:div>
            <w:div w:id="1226532531">
              <w:marLeft w:val="0"/>
              <w:marRight w:val="0"/>
              <w:marTop w:val="0"/>
              <w:marBottom w:val="0"/>
              <w:divBdr>
                <w:top w:val="none" w:sz="0" w:space="0" w:color="auto"/>
                <w:left w:val="none" w:sz="0" w:space="0" w:color="auto"/>
                <w:bottom w:val="none" w:sz="0" w:space="0" w:color="auto"/>
                <w:right w:val="none" w:sz="0" w:space="0" w:color="auto"/>
              </w:divBdr>
            </w:div>
            <w:div w:id="1226644105">
              <w:marLeft w:val="0"/>
              <w:marRight w:val="0"/>
              <w:marTop w:val="0"/>
              <w:marBottom w:val="0"/>
              <w:divBdr>
                <w:top w:val="none" w:sz="0" w:space="0" w:color="auto"/>
                <w:left w:val="none" w:sz="0" w:space="0" w:color="auto"/>
                <w:bottom w:val="none" w:sz="0" w:space="0" w:color="auto"/>
                <w:right w:val="none" w:sz="0" w:space="0" w:color="auto"/>
              </w:divBdr>
            </w:div>
            <w:div w:id="1230188608">
              <w:marLeft w:val="0"/>
              <w:marRight w:val="0"/>
              <w:marTop w:val="0"/>
              <w:marBottom w:val="0"/>
              <w:divBdr>
                <w:top w:val="none" w:sz="0" w:space="0" w:color="auto"/>
                <w:left w:val="none" w:sz="0" w:space="0" w:color="auto"/>
                <w:bottom w:val="none" w:sz="0" w:space="0" w:color="auto"/>
                <w:right w:val="none" w:sz="0" w:space="0" w:color="auto"/>
              </w:divBdr>
            </w:div>
            <w:div w:id="1230923125">
              <w:marLeft w:val="0"/>
              <w:marRight w:val="0"/>
              <w:marTop w:val="0"/>
              <w:marBottom w:val="0"/>
              <w:divBdr>
                <w:top w:val="none" w:sz="0" w:space="0" w:color="auto"/>
                <w:left w:val="none" w:sz="0" w:space="0" w:color="auto"/>
                <w:bottom w:val="none" w:sz="0" w:space="0" w:color="auto"/>
                <w:right w:val="none" w:sz="0" w:space="0" w:color="auto"/>
              </w:divBdr>
            </w:div>
            <w:div w:id="1231648403">
              <w:marLeft w:val="0"/>
              <w:marRight w:val="0"/>
              <w:marTop w:val="0"/>
              <w:marBottom w:val="0"/>
              <w:divBdr>
                <w:top w:val="none" w:sz="0" w:space="0" w:color="auto"/>
                <w:left w:val="none" w:sz="0" w:space="0" w:color="auto"/>
                <w:bottom w:val="none" w:sz="0" w:space="0" w:color="auto"/>
                <w:right w:val="none" w:sz="0" w:space="0" w:color="auto"/>
              </w:divBdr>
            </w:div>
            <w:div w:id="1232231610">
              <w:marLeft w:val="0"/>
              <w:marRight w:val="0"/>
              <w:marTop w:val="0"/>
              <w:marBottom w:val="0"/>
              <w:divBdr>
                <w:top w:val="none" w:sz="0" w:space="0" w:color="auto"/>
                <w:left w:val="none" w:sz="0" w:space="0" w:color="auto"/>
                <w:bottom w:val="none" w:sz="0" w:space="0" w:color="auto"/>
                <w:right w:val="none" w:sz="0" w:space="0" w:color="auto"/>
              </w:divBdr>
            </w:div>
            <w:div w:id="1233856064">
              <w:marLeft w:val="0"/>
              <w:marRight w:val="0"/>
              <w:marTop w:val="0"/>
              <w:marBottom w:val="0"/>
              <w:divBdr>
                <w:top w:val="none" w:sz="0" w:space="0" w:color="auto"/>
                <w:left w:val="none" w:sz="0" w:space="0" w:color="auto"/>
                <w:bottom w:val="none" w:sz="0" w:space="0" w:color="auto"/>
                <w:right w:val="none" w:sz="0" w:space="0" w:color="auto"/>
              </w:divBdr>
            </w:div>
            <w:div w:id="1235434068">
              <w:marLeft w:val="0"/>
              <w:marRight w:val="0"/>
              <w:marTop w:val="0"/>
              <w:marBottom w:val="0"/>
              <w:divBdr>
                <w:top w:val="none" w:sz="0" w:space="0" w:color="auto"/>
                <w:left w:val="none" w:sz="0" w:space="0" w:color="auto"/>
                <w:bottom w:val="none" w:sz="0" w:space="0" w:color="auto"/>
                <w:right w:val="none" w:sz="0" w:space="0" w:color="auto"/>
              </w:divBdr>
            </w:div>
            <w:div w:id="1235436949">
              <w:marLeft w:val="0"/>
              <w:marRight w:val="0"/>
              <w:marTop w:val="0"/>
              <w:marBottom w:val="0"/>
              <w:divBdr>
                <w:top w:val="none" w:sz="0" w:space="0" w:color="auto"/>
                <w:left w:val="none" w:sz="0" w:space="0" w:color="auto"/>
                <w:bottom w:val="none" w:sz="0" w:space="0" w:color="auto"/>
                <w:right w:val="none" w:sz="0" w:space="0" w:color="auto"/>
              </w:divBdr>
            </w:div>
            <w:div w:id="1236889498">
              <w:marLeft w:val="0"/>
              <w:marRight w:val="0"/>
              <w:marTop w:val="0"/>
              <w:marBottom w:val="0"/>
              <w:divBdr>
                <w:top w:val="none" w:sz="0" w:space="0" w:color="auto"/>
                <w:left w:val="none" w:sz="0" w:space="0" w:color="auto"/>
                <w:bottom w:val="none" w:sz="0" w:space="0" w:color="auto"/>
                <w:right w:val="none" w:sz="0" w:space="0" w:color="auto"/>
              </w:divBdr>
            </w:div>
            <w:div w:id="1238176739">
              <w:marLeft w:val="0"/>
              <w:marRight w:val="0"/>
              <w:marTop w:val="0"/>
              <w:marBottom w:val="0"/>
              <w:divBdr>
                <w:top w:val="none" w:sz="0" w:space="0" w:color="auto"/>
                <w:left w:val="none" w:sz="0" w:space="0" w:color="auto"/>
                <w:bottom w:val="none" w:sz="0" w:space="0" w:color="auto"/>
                <w:right w:val="none" w:sz="0" w:space="0" w:color="auto"/>
              </w:divBdr>
            </w:div>
            <w:div w:id="1238248793">
              <w:marLeft w:val="0"/>
              <w:marRight w:val="0"/>
              <w:marTop w:val="0"/>
              <w:marBottom w:val="0"/>
              <w:divBdr>
                <w:top w:val="none" w:sz="0" w:space="0" w:color="auto"/>
                <w:left w:val="none" w:sz="0" w:space="0" w:color="auto"/>
                <w:bottom w:val="none" w:sz="0" w:space="0" w:color="auto"/>
                <w:right w:val="none" w:sz="0" w:space="0" w:color="auto"/>
              </w:divBdr>
            </w:div>
            <w:div w:id="1239630116">
              <w:marLeft w:val="0"/>
              <w:marRight w:val="0"/>
              <w:marTop w:val="0"/>
              <w:marBottom w:val="0"/>
              <w:divBdr>
                <w:top w:val="none" w:sz="0" w:space="0" w:color="auto"/>
                <w:left w:val="none" w:sz="0" w:space="0" w:color="auto"/>
                <w:bottom w:val="none" w:sz="0" w:space="0" w:color="auto"/>
                <w:right w:val="none" w:sz="0" w:space="0" w:color="auto"/>
              </w:divBdr>
            </w:div>
            <w:div w:id="1240409504">
              <w:marLeft w:val="0"/>
              <w:marRight w:val="0"/>
              <w:marTop w:val="0"/>
              <w:marBottom w:val="0"/>
              <w:divBdr>
                <w:top w:val="none" w:sz="0" w:space="0" w:color="auto"/>
                <w:left w:val="none" w:sz="0" w:space="0" w:color="auto"/>
                <w:bottom w:val="none" w:sz="0" w:space="0" w:color="auto"/>
                <w:right w:val="none" w:sz="0" w:space="0" w:color="auto"/>
              </w:divBdr>
            </w:div>
            <w:div w:id="1241058287">
              <w:marLeft w:val="0"/>
              <w:marRight w:val="0"/>
              <w:marTop w:val="0"/>
              <w:marBottom w:val="0"/>
              <w:divBdr>
                <w:top w:val="none" w:sz="0" w:space="0" w:color="auto"/>
                <w:left w:val="none" w:sz="0" w:space="0" w:color="auto"/>
                <w:bottom w:val="none" w:sz="0" w:space="0" w:color="auto"/>
                <w:right w:val="none" w:sz="0" w:space="0" w:color="auto"/>
              </w:divBdr>
            </w:div>
            <w:div w:id="1242450693">
              <w:marLeft w:val="0"/>
              <w:marRight w:val="0"/>
              <w:marTop w:val="0"/>
              <w:marBottom w:val="0"/>
              <w:divBdr>
                <w:top w:val="none" w:sz="0" w:space="0" w:color="auto"/>
                <w:left w:val="none" w:sz="0" w:space="0" w:color="auto"/>
                <w:bottom w:val="none" w:sz="0" w:space="0" w:color="auto"/>
                <w:right w:val="none" w:sz="0" w:space="0" w:color="auto"/>
              </w:divBdr>
            </w:div>
            <w:div w:id="1242720299">
              <w:marLeft w:val="0"/>
              <w:marRight w:val="0"/>
              <w:marTop w:val="0"/>
              <w:marBottom w:val="0"/>
              <w:divBdr>
                <w:top w:val="none" w:sz="0" w:space="0" w:color="auto"/>
                <w:left w:val="none" w:sz="0" w:space="0" w:color="auto"/>
                <w:bottom w:val="none" w:sz="0" w:space="0" w:color="auto"/>
                <w:right w:val="none" w:sz="0" w:space="0" w:color="auto"/>
              </w:divBdr>
            </w:div>
            <w:div w:id="1243681519">
              <w:marLeft w:val="0"/>
              <w:marRight w:val="0"/>
              <w:marTop w:val="0"/>
              <w:marBottom w:val="0"/>
              <w:divBdr>
                <w:top w:val="none" w:sz="0" w:space="0" w:color="auto"/>
                <w:left w:val="none" w:sz="0" w:space="0" w:color="auto"/>
                <w:bottom w:val="none" w:sz="0" w:space="0" w:color="auto"/>
                <w:right w:val="none" w:sz="0" w:space="0" w:color="auto"/>
              </w:divBdr>
            </w:div>
            <w:div w:id="1246647734">
              <w:marLeft w:val="0"/>
              <w:marRight w:val="0"/>
              <w:marTop w:val="0"/>
              <w:marBottom w:val="0"/>
              <w:divBdr>
                <w:top w:val="none" w:sz="0" w:space="0" w:color="auto"/>
                <w:left w:val="none" w:sz="0" w:space="0" w:color="auto"/>
                <w:bottom w:val="none" w:sz="0" w:space="0" w:color="auto"/>
                <w:right w:val="none" w:sz="0" w:space="0" w:color="auto"/>
              </w:divBdr>
            </w:div>
            <w:div w:id="1246695374">
              <w:marLeft w:val="0"/>
              <w:marRight w:val="0"/>
              <w:marTop w:val="0"/>
              <w:marBottom w:val="0"/>
              <w:divBdr>
                <w:top w:val="none" w:sz="0" w:space="0" w:color="auto"/>
                <w:left w:val="none" w:sz="0" w:space="0" w:color="auto"/>
                <w:bottom w:val="none" w:sz="0" w:space="0" w:color="auto"/>
                <w:right w:val="none" w:sz="0" w:space="0" w:color="auto"/>
              </w:divBdr>
            </w:div>
            <w:div w:id="1247378058">
              <w:marLeft w:val="0"/>
              <w:marRight w:val="0"/>
              <w:marTop w:val="0"/>
              <w:marBottom w:val="0"/>
              <w:divBdr>
                <w:top w:val="none" w:sz="0" w:space="0" w:color="auto"/>
                <w:left w:val="none" w:sz="0" w:space="0" w:color="auto"/>
                <w:bottom w:val="none" w:sz="0" w:space="0" w:color="auto"/>
                <w:right w:val="none" w:sz="0" w:space="0" w:color="auto"/>
              </w:divBdr>
            </w:div>
            <w:div w:id="1248154052">
              <w:marLeft w:val="0"/>
              <w:marRight w:val="0"/>
              <w:marTop w:val="0"/>
              <w:marBottom w:val="0"/>
              <w:divBdr>
                <w:top w:val="none" w:sz="0" w:space="0" w:color="auto"/>
                <w:left w:val="none" w:sz="0" w:space="0" w:color="auto"/>
                <w:bottom w:val="none" w:sz="0" w:space="0" w:color="auto"/>
                <w:right w:val="none" w:sz="0" w:space="0" w:color="auto"/>
              </w:divBdr>
            </w:div>
            <w:div w:id="1248267001">
              <w:marLeft w:val="0"/>
              <w:marRight w:val="0"/>
              <w:marTop w:val="0"/>
              <w:marBottom w:val="0"/>
              <w:divBdr>
                <w:top w:val="none" w:sz="0" w:space="0" w:color="auto"/>
                <w:left w:val="none" w:sz="0" w:space="0" w:color="auto"/>
                <w:bottom w:val="none" w:sz="0" w:space="0" w:color="auto"/>
                <w:right w:val="none" w:sz="0" w:space="0" w:color="auto"/>
              </w:divBdr>
            </w:div>
            <w:div w:id="1248348570">
              <w:marLeft w:val="0"/>
              <w:marRight w:val="0"/>
              <w:marTop w:val="0"/>
              <w:marBottom w:val="0"/>
              <w:divBdr>
                <w:top w:val="none" w:sz="0" w:space="0" w:color="auto"/>
                <w:left w:val="none" w:sz="0" w:space="0" w:color="auto"/>
                <w:bottom w:val="none" w:sz="0" w:space="0" w:color="auto"/>
                <w:right w:val="none" w:sz="0" w:space="0" w:color="auto"/>
              </w:divBdr>
            </w:div>
            <w:div w:id="1248492192">
              <w:marLeft w:val="0"/>
              <w:marRight w:val="0"/>
              <w:marTop w:val="0"/>
              <w:marBottom w:val="0"/>
              <w:divBdr>
                <w:top w:val="none" w:sz="0" w:space="0" w:color="auto"/>
                <w:left w:val="none" w:sz="0" w:space="0" w:color="auto"/>
                <w:bottom w:val="none" w:sz="0" w:space="0" w:color="auto"/>
                <w:right w:val="none" w:sz="0" w:space="0" w:color="auto"/>
              </w:divBdr>
            </w:div>
            <w:div w:id="1250384240">
              <w:marLeft w:val="0"/>
              <w:marRight w:val="0"/>
              <w:marTop w:val="0"/>
              <w:marBottom w:val="0"/>
              <w:divBdr>
                <w:top w:val="none" w:sz="0" w:space="0" w:color="auto"/>
                <w:left w:val="none" w:sz="0" w:space="0" w:color="auto"/>
                <w:bottom w:val="none" w:sz="0" w:space="0" w:color="auto"/>
                <w:right w:val="none" w:sz="0" w:space="0" w:color="auto"/>
              </w:divBdr>
            </w:div>
            <w:div w:id="1252156866">
              <w:marLeft w:val="0"/>
              <w:marRight w:val="0"/>
              <w:marTop w:val="0"/>
              <w:marBottom w:val="0"/>
              <w:divBdr>
                <w:top w:val="none" w:sz="0" w:space="0" w:color="auto"/>
                <w:left w:val="none" w:sz="0" w:space="0" w:color="auto"/>
                <w:bottom w:val="none" w:sz="0" w:space="0" w:color="auto"/>
                <w:right w:val="none" w:sz="0" w:space="0" w:color="auto"/>
              </w:divBdr>
              <w:divsChild>
                <w:div w:id="1207107">
                  <w:marLeft w:val="0"/>
                  <w:marRight w:val="0"/>
                  <w:marTop w:val="0"/>
                  <w:marBottom w:val="0"/>
                  <w:divBdr>
                    <w:top w:val="none" w:sz="0" w:space="0" w:color="auto"/>
                    <w:left w:val="none" w:sz="0" w:space="0" w:color="auto"/>
                    <w:bottom w:val="none" w:sz="0" w:space="0" w:color="auto"/>
                    <w:right w:val="none" w:sz="0" w:space="0" w:color="auto"/>
                  </w:divBdr>
                </w:div>
                <w:div w:id="1397594">
                  <w:marLeft w:val="0"/>
                  <w:marRight w:val="0"/>
                  <w:marTop w:val="0"/>
                  <w:marBottom w:val="0"/>
                  <w:divBdr>
                    <w:top w:val="none" w:sz="0" w:space="0" w:color="auto"/>
                    <w:left w:val="none" w:sz="0" w:space="0" w:color="auto"/>
                    <w:bottom w:val="none" w:sz="0" w:space="0" w:color="auto"/>
                    <w:right w:val="none" w:sz="0" w:space="0" w:color="auto"/>
                  </w:divBdr>
                </w:div>
                <w:div w:id="8918255">
                  <w:marLeft w:val="0"/>
                  <w:marRight w:val="0"/>
                  <w:marTop w:val="0"/>
                  <w:marBottom w:val="0"/>
                  <w:divBdr>
                    <w:top w:val="none" w:sz="0" w:space="0" w:color="auto"/>
                    <w:left w:val="none" w:sz="0" w:space="0" w:color="auto"/>
                    <w:bottom w:val="none" w:sz="0" w:space="0" w:color="auto"/>
                    <w:right w:val="none" w:sz="0" w:space="0" w:color="auto"/>
                  </w:divBdr>
                </w:div>
                <w:div w:id="11078731">
                  <w:marLeft w:val="0"/>
                  <w:marRight w:val="0"/>
                  <w:marTop w:val="0"/>
                  <w:marBottom w:val="0"/>
                  <w:divBdr>
                    <w:top w:val="none" w:sz="0" w:space="0" w:color="auto"/>
                    <w:left w:val="none" w:sz="0" w:space="0" w:color="auto"/>
                    <w:bottom w:val="none" w:sz="0" w:space="0" w:color="auto"/>
                    <w:right w:val="none" w:sz="0" w:space="0" w:color="auto"/>
                  </w:divBdr>
                </w:div>
                <w:div w:id="12731413">
                  <w:marLeft w:val="0"/>
                  <w:marRight w:val="0"/>
                  <w:marTop w:val="0"/>
                  <w:marBottom w:val="0"/>
                  <w:divBdr>
                    <w:top w:val="none" w:sz="0" w:space="0" w:color="auto"/>
                    <w:left w:val="none" w:sz="0" w:space="0" w:color="auto"/>
                    <w:bottom w:val="none" w:sz="0" w:space="0" w:color="auto"/>
                    <w:right w:val="none" w:sz="0" w:space="0" w:color="auto"/>
                  </w:divBdr>
                </w:div>
                <w:div w:id="15349707">
                  <w:marLeft w:val="0"/>
                  <w:marRight w:val="0"/>
                  <w:marTop w:val="0"/>
                  <w:marBottom w:val="0"/>
                  <w:divBdr>
                    <w:top w:val="none" w:sz="0" w:space="0" w:color="auto"/>
                    <w:left w:val="none" w:sz="0" w:space="0" w:color="auto"/>
                    <w:bottom w:val="none" w:sz="0" w:space="0" w:color="auto"/>
                    <w:right w:val="none" w:sz="0" w:space="0" w:color="auto"/>
                  </w:divBdr>
                </w:div>
                <w:div w:id="16204577">
                  <w:marLeft w:val="0"/>
                  <w:marRight w:val="0"/>
                  <w:marTop w:val="0"/>
                  <w:marBottom w:val="0"/>
                  <w:divBdr>
                    <w:top w:val="none" w:sz="0" w:space="0" w:color="auto"/>
                    <w:left w:val="none" w:sz="0" w:space="0" w:color="auto"/>
                    <w:bottom w:val="none" w:sz="0" w:space="0" w:color="auto"/>
                    <w:right w:val="none" w:sz="0" w:space="0" w:color="auto"/>
                  </w:divBdr>
                </w:div>
                <w:div w:id="16664731">
                  <w:marLeft w:val="0"/>
                  <w:marRight w:val="0"/>
                  <w:marTop w:val="0"/>
                  <w:marBottom w:val="0"/>
                  <w:divBdr>
                    <w:top w:val="none" w:sz="0" w:space="0" w:color="auto"/>
                    <w:left w:val="none" w:sz="0" w:space="0" w:color="auto"/>
                    <w:bottom w:val="none" w:sz="0" w:space="0" w:color="auto"/>
                    <w:right w:val="none" w:sz="0" w:space="0" w:color="auto"/>
                  </w:divBdr>
                </w:div>
                <w:div w:id="16930217">
                  <w:marLeft w:val="0"/>
                  <w:marRight w:val="0"/>
                  <w:marTop w:val="0"/>
                  <w:marBottom w:val="0"/>
                  <w:divBdr>
                    <w:top w:val="none" w:sz="0" w:space="0" w:color="auto"/>
                    <w:left w:val="none" w:sz="0" w:space="0" w:color="auto"/>
                    <w:bottom w:val="none" w:sz="0" w:space="0" w:color="auto"/>
                    <w:right w:val="none" w:sz="0" w:space="0" w:color="auto"/>
                  </w:divBdr>
                </w:div>
                <w:div w:id="17434948">
                  <w:marLeft w:val="0"/>
                  <w:marRight w:val="0"/>
                  <w:marTop w:val="0"/>
                  <w:marBottom w:val="0"/>
                  <w:divBdr>
                    <w:top w:val="none" w:sz="0" w:space="0" w:color="auto"/>
                    <w:left w:val="none" w:sz="0" w:space="0" w:color="auto"/>
                    <w:bottom w:val="none" w:sz="0" w:space="0" w:color="auto"/>
                    <w:right w:val="none" w:sz="0" w:space="0" w:color="auto"/>
                  </w:divBdr>
                </w:div>
                <w:div w:id="17775985">
                  <w:marLeft w:val="0"/>
                  <w:marRight w:val="0"/>
                  <w:marTop w:val="0"/>
                  <w:marBottom w:val="0"/>
                  <w:divBdr>
                    <w:top w:val="none" w:sz="0" w:space="0" w:color="auto"/>
                    <w:left w:val="none" w:sz="0" w:space="0" w:color="auto"/>
                    <w:bottom w:val="none" w:sz="0" w:space="0" w:color="auto"/>
                    <w:right w:val="none" w:sz="0" w:space="0" w:color="auto"/>
                  </w:divBdr>
                </w:div>
                <w:div w:id="22286196">
                  <w:marLeft w:val="0"/>
                  <w:marRight w:val="0"/>
                  <w:marTop w:val="0"/>
                  <w:marBottom w:val="0"/>
                  <w:divBdr>
                    <w:top w:val="none" w:sz="0" w:space="0" w:color="auto"/>
                    <w:left w:val="none" w:sz="0" w:space="0" w:color="auto"/>
                    <w:bottom w:val="none" w:sz="0" w:space="0" w:color="auto"/>
                    <w:right w:val="none" w:sz="0" w:space="0" w:color="auto"/>
                  </w:divBdr>
                </w:div>
                <w:div w:id="23479458">
                  <w:marLeft w:val="0"/>
                  <w:marRight w:val="0"/>
                  <w:marTop w:val="0"/>
                  <w:marBottom w:val="0"/>
                  <w:divBdr>
                    <w:top w:val="none" w:sz="0" w:space="0" w:color="auto"/>
                    <w:left w:val="none" w:sz="0" w:space="0" w:color="auto"/>
                    <w:bottom w:val="none" w:sz="0" w:space="0" w:color="auto"/>
                    <w:right w:val="none" w:sz="0" w:space="0" w:color="auto"/>
                  </w:divBdr>
                </w:div>
                <w:div w:id="24523123">
                  <w:marLeft w:val="0"/>
                  <w:marRight w:val="0"/>
                  <w:marTop w:val="0"/>
                  <w:marBottom w:val="0"/>
                  <w:divBdr>
                    <w:top w:val="none" w:sz="0" w:space="0" w:color="auto"/>
                    <w:left w:val="none" w:sz="0" w:space="0" w:color="auto"/>
                    <w:bottom w:val="none" w:sz="0" w:space="0" w:color="auto"/>
                    <w:right w:val="none" w:sz="0" w:space="0" w:color="auto"/>
                  </w:divBdr>
                </w:div>
                <w:div w:id="29842485">
                  <w:marLeft w:val="0"/>
                  <w:marRight w:val="0"/>
                  <w:marTop w:val="0"/>
                  <w:marBottom w:val="0"/>
                  <w:divBdr>
                    <w:top w:val="none" w:sz="0" w:space="0" w:color="auto"/>
                    <w:left w:val="none" w:sz="0" w:space="0" w:color="auto"/>
                    <w:bottom w:val="none" w:sz="0" w:space="0" w:color="auto"/>
                    <w:right w:val="none" w:sz="0" w:space="0" w:color="auto"/>
                  </w:divBdr>
                </w:div>
                <w:div w:id="32269039">
                  <w:marLeft w:val="0"/>
                  <w:marRight w:val="0"/>
                  <w:marTop w:val="0"/>
                  <w:marBottom w:val="0"/>
                  <w:divBdr>
                    <w:top w:val="none" w:sz="0" w:space="0" w:color="auto"/>
                    <w:left w:val="none" w:sz="0" w:space="0" w:color="auto"/>
                    <w:bottom w:val="none" w:sz="0" w:space="0" w:color="auto"/>
                    <w:right w:val="none" w:sz="0" w:space="0" w:color="auto"/>
                  </w:divBdr>
                </w:div>
                <w:div w:id="34543810">
                  <w:marLeft w:val="0"/>
                  <w:marRight w:val="0"/>
                  <w:marTop w:val="0"/>
                  <w:marBottom w:val="0"/>
                  <w:divBdr>
                    <w:top w:val="none" w:sz="0" w:space="0" w:color="auto"/>
                    <w:left w:val="none" w:sz="0" w:space="0" w:color="auto"/>
                    <w:bottom w:val="none" w:sz="0" w:space="0" w:color="auto"/>
                    <w:right w:val="none" w:sz="0" w:space="0" w:color="auto"/>
                  </w:divBdr>
                </w:div>
                <w:div w:id="35011575">
                  <w:marLeft w:val="0"/>
                  <w:marRight w:val="0"/>
                  <w:marTop w:val="0"/>
                  <w:marBottom w:val="0"/>
                  <w:divBdr>
                    <w:top w:val="none" w:sz="0" w:space="0" w:color="auto"/>
                    <w:left w:val="none" w:sz="0" w:space="0" w:color="auto"/>
                    <w:bottom w:val="none" w:sz="0" w:space="0" w:color="auto"/>
                    <w:right w:val="none" w:sz="0" w:space="0" w:color="auto"/>
                  </w:divBdr>
                </w:div>
                <w:div w:id="35157698">
                  <w:marLeft w:val="0"/>
                  <w:marRight w:val="0"/>
                  <w:marTop w:val="0"/>
                  <w:marBottom w:val="0"/>
                  <w:divBdr>
                    <w:top w:val="none" w:sz="0" w:space="0" w:color="auto"/>
                    <w:left w:val="none" w:sz="0" w:space="0" w:color="auto"/>
                    <w:bottom w:val="none" w:sz="0" w:space="0" w:color="auto"/>
                    <w:right w:val="none" w:sz="0" w:space="0" w:color="auto"/>
                  </w:divBdr>
                </w:div>
                <w:div w:id="36711492">
                  <w:marLeft w:val="0"/>
                  <w:marRight w:val="0"/>
                  <w:marTop w:val="0"/>
                  <w:marBottom w:val="0"/>
                  <w:divBdr>
                    <w:top w:val="none" w:sz="0" w:space="0" w:color="auto"/>
                    <w:left w:val="none" w:sz="0" w:space="0" w:color="auto"/>
                    <w:bottom w:val="none" w:sz="0" w:space="0" w:color="auto"/>
                    <w:right w:val="none" w:sz="0" w:space="0" w:color="auto"/>
                  </w:divBdr>
                </w:div>
                <w:div w:id="39863807">
                  <w:marLeft w:val="0"/>
                  <w:marRight w:val="0"/>
                  <w:marTop w:val="0"/>
                  <w:marBottom w:val="0"/>
                  <w:divBdr>
                    <w:top w:val="none" w:sz="0" w:space="0" w:color="auto"/>
                    <w:left w:val="none" w:sz="0" w:space="0" w:color="auto"/>
                    <w:bottom w:val="none" w:sz="0" w:space="0" w:color="auto"/>
                    <w:right w:val="none" w:sz="0" w:space="0" w:color="auto"/>
                  </w:divBdr>
                </w:div>
                <w:div w:id="40639754">
                  <w:marLeft w:val="0"/>
                  <w:marRight w:val="0"/>
                  <w:marTop w:val="0"/>
                  <w:marBottom w:val="0"/>
                  <w:divBdr>
                    <w:top w:val="none" w:sz="0" w:space="0" w:color="auto"/>
                    <w:left w:val="none" w:sz="0" w:space="0" w:color="auto"/>
                    <w:bottom w:val="none" w:sz="0" w:space="0" w:color="auto"/>
                    <w:right w:val="none" w:sz="0" w:space="0" w:color="auto"/>
                  </w:divBdr>
                </w:div>
                <w:div w:id="41292926">
                  <w:marLeft w:val="0"/>
                  <w:marRight w:val="0"/>
                  <w:marTop w:val="0"/>
                  <w:marBottom w:val="0"/>
                  <w:divBdr>
                    <w:top w:val="none" w:sz="0" w:space="0" w:color="auto"/>
                    <w:left w:val="none" w:sz="0" w:space="0" w:color="auto"/>
                    <w:bottom w:val="none" w:sz="0" w:space="0" w:color="auto"/>
                    <w:right w:val="none" w:sz="0" w:space="0" w:color="auto"/>
                  </w:divBdr>
                </w:div>
                <w:div w:id="43718744">
                  <w:marLeft w:val="0"/>
                  <w:marRight w:val="0"/>
                  <w:marTop w:val="0"/>
                  <w:marBottom w:val="0"/>
                  <w:divBdr>
                    <w:top w:val="none" w:sz="0" w:space="0" w:color="auto"/>
                    <w:left w:val="none" w:sz="0" w:space="0" w:color="auto"/>
                    <w:bottom w:val="none" w:sz="0" w:space="0" w:color="auto"/>
                    <w:right w:val="none" w:sz="0" w:space="0" w:color="auto"/>
                  </w:divBdr>
                </w:div>
                <w:div w:id="43795210">
                  <w:marLeft w:val="0"/>
                  <w:marRight w:val="0"/>
                  <w:marTop w:val="0"/>
                  <w:marBottom w:val="0"/>
                  <w:divBdr>
                    <w:top w:val="none" w:sz="0" w:space="0" w:color="auto"/>
                    <w:left w:val="none" w:sz="0" w:space="0" w:color="auto"/>
                    <w:bottom w:val="none" w:sz="0" w:space="0" w:color="auto"/>
                    <w:right w:val="none" w:sz="0" w:space="0" w:color="auto"/>
                  </w:divBdr>
                </w:div>
                <w:div w:id="44567775">
                  <w:marLeft w:val="0"/>
                  <w:marRight w:val="0"/>
                  <w:marTop w:val="0"/>
                  <w:marBottom w:val="0"/>
                  <w:divBdr>
                    <w:top w:val="none" w:sz="0" w:space="0" w:color="auto"/>
                    <w:left w:val="none" w:sz="0" w:space="0" w:color="auto"/>
                    <w:bottom w:val="none" w:sz="0" w:space="0" w:color="auto"/>
                    <w:right w:val="none" w:sz="0" w:space="0" w:color="auto"/>
                  </w:divBdr>
                </w:div>
                <w:div w:id="45373411">
                  <w:marLeft w:val="0"/>
                  <w:marRight w:val="0"/>
                  <w:marTop w:val="0"/>
                  <w:marBottom w:val="0"/>
                  <w:divBdr>
                    <w:top w:val="none" w:sz="0" w:space="0" w:color="auto"/>
                    <w:left w:val="none" w:sz="0" w:space="0" w:color="auto"/>
                    <w:bottom w:val="none" w:sz="0" w:space="0" w:color="auto"/>
                    <w:right w:val="none" w:sz="0" w:space="0" w:color="auto"/>
                  </w:divBdr>
                </w:div>
                <w:div w:id="48308785">
                  <w:marLeft w:val="0"/>
                  <w:marRight w:val="0"/>
                  <w:marTop w:val="0"/>
                  <w:marBottom w:val="0"/>
                  <w:divBdr>
                    <w:top w:val="none" w:sz="0" w:space="0" w:color="auto"/>
                    <w:left w:val="none" w:sz="0" w:space="0" w:color="auto"/>
                    <w:bottom w:val="none" w:sz="0" w:space="0" w:color="auto"/>
                    <w:right w:val="none" w:sz="0" w:space="0" w:color="auto"/>
                  </w:divBdr>
                </w:div>
                <w:div w:id="51537732">
                  <w:marLeft w:val="0"/>
                  <w:marRight w:val="0"/>
                  <w:marTop w:val="0"/>
                  <w:marBottom w:val="0"/>
                  <w:divBdr>
                    <w:top w:val="none" w:sz="0" w:space="0" w:color="auto"/>
                    <w:left w:val="none" w:sz="0" w:space="0" w:color="auto"/>
                    <w:bottom w:val="none" w:sz="0" w:space="0" w:color="auto"/>
                    <w:right w:val="none" w:sz="0" w:space="0" w:color="auto"/>
                  </w:divBdr>
                </w:div>
                <w:div w:id="51927360">
                  <w:marLeft w:val="0"/>
                  <w:marRight w:val="0"/>
                  <w:marTop w:val="0"/>
                  <w:marBottom w:val="0"/>
                  <w:divBdr>
                    <w:top w:val="none" w:sz="0" w:space="0" w:color="auto"/>
                    <w:left w:val="none" w:sz="0" w:space="0" w:color="auto"/>
                    <w:bottom w:val="none" w:sz="0" w:space="0" w:color="auto"/>
                    <w:right w:val="none" w:sz="0" w:space="0" w:color="auto"/>
                  </w:divBdr>
                </w:div>
                <w:div w:id="52051429">
                  <w:marLeft w:val="0"/>
                  <w:marRight w:val="0"/>
                  <w:marTop w:val="0"/>
                  <w:marBottom w:val="0"/>
                  <w:divBdr>
                    <w:top w:val="none" w:sz="0" w:space="0" w:color="auto"/>
                    <w:left w:val="none" w:sz="0" w:space="0" w:color="auto"/>
                    <w:bottom w:val="none" w:sz="0" w:space="0" w:color="auto"/>
                    <w:right w:val="none" w:sz="0" w:space="0" w:color="auto"/>
                  </w:divBdr>
                </w:div>
                <w:div w:id="52237158">
                  <w:marLeft w:val="0"/>
                  <w:marRight w:val="0"/>
                  <w:marTop w:val="0"/>
                  <w:marBottom w:val="0"/>
                  <w:divBdr>
                    <w:top w:val="none" w:sz="0" w:space="0" w:color="auto"/>
                    <w:left w:val="none" w:sz="0" w:space="0" w:color="auto"/>
                    <w:bottom w:val="none" w:sz="0" w:space="0" w:color="auto"/>
                    <w:right w:val="none" w:sz="0" w:space="0" w:color="auto"/>
                  </w:divBdr>
                </w:div>
                <w:div w:id="52237340">
                  <w:marLeft w:val="0"/>
                  <w:marRight w:val="0"/>
                  <w:marTop w:val="0"/>
                  <w:marBottom w:val="0"/>
                  <w:divBdr>
                    <w:top w:val="none" w:sz="0" w:space="0" w:color="auto"/>
                    <w:left w:val="none" w:sz="0" w:space="0" w:color="auto"/>
                    <w:bottom w:val="none" w:sz="0" w:space="0" w:color="auto"/>
                    <w:right w:val="none" w:sz="0" w:space="0" w:color="auto"/>
                  </w:divBdr>
                </w:div>
                <w:div w:id="53504663">
                  <w:marLeft w:val="0"/>
                  <w:marRight w:val="0"/>
                  <w:marTop w:val="0"/>
                  <w:marBottom w:val="0"/>
                  <w:divBdr>
                    <w:top w:val="none" w:sz="0" w:space="0" w:color="auto"/>
                    <w:left w:val="none" w:sz="0" w:space="0" w:color="auto"/>
                    <w:bottom w:val="none" w:sz="0" w:space="0" w:color="auto"/>
                    <w:right w:val="none" w:sz="0" w:space="0" w:color="auto"/>
                  </w:divBdr>
                </w:div>
                <w:div w:id="54395756">
                  <w:marLeft w:val="0"/>
                  <w:marRight w:val="0"/>
                  <w:marTop w:val="0"/>
                  <w:marBottom w:val="0"/>
                  <w:divBdr>
                    <w:top w:val="none" w:sz="0" w:space="0" w:color="auto"/>
                    <w:left w:val="none" w:sz="0" w:space="0" w:color="auto"/>
                    <w:bottom w:val="none" w:sz="0" w:space="0" w:color="auto"/>
                    <w:right w:val="none" w:sz="0" w:space="0" w:color="auto"/>
                  </w:divBdr>
                </w:div>
                <w:div w:id="59450723">
                  <w:marLeft w:val="0"/>
                  <w:marRight w:val="0"/>
                  <w:marTop w:val="0"/>
                  <w:marBottom w:val="0"/>
                  <w:divBdr>
                    <w:top w:val="none" w:sz="0" w:space="0" w:color="auto"/>
                    <w:left w:val="none" w:sz="0" w:space="0" w:color="auto"/>
                    <w:bottom w:val="none" w:sz="0" w:space="0" w:color="auto"/>
                    <w:right w:val="none" w:sz="0" w:space="0" w:color="auto"/>
                  </w:divBdr>
                </w:div>
                <w:div w:id="61412794">
                  <w:marLeft w:val="0"/>
                  <w:marRight w:val="0"/>
                  <w:marTop w:val="0"/>
                  <w:marBottom w:val="0"/>
                  <w:divBdr>
                    <w:top w:val="none" w:sz="0" w:space="0" w:color="auto"/>
                    <w:left w:val="none" w:sz="0" w:space="0" w:color="auto"/>
                    <w:bottom w:val="none" w:sz="0" w:space="0" w:color="auto"/>
                    <w:right w:val="none" w:sz="0" w:space="0" w:color="auto"/>
                  </w:divBdr>
                </w:div>
                <w:div w:id="62262556">
                  <w:marLeft w:val="0"/>
                  <w:marRight w:val="0"/>
                  <w:marTop w:val="0"/>
                  <w:marBottom w:val="0"/>
                  <w:divBdr>
                    <w:top w:val="none" w:sz="0" w:space="0" w:color="auto"/>
                    <w:left w:val="none" w:sz="0" w:space="0" w:color="auto"/>
                    <w:bottom w:val="none" w:sz="0" w:space="0" w:color="auto"/>
                    <w:right w:val="none" w:sz="0" w:space="0" w:color="auto"/>
                  </w:divBdr>
                </w:div>
                <w:div w:id="64691572">
                  <w:marLeft w:val="0"/>
                  <w:marRight w:val="0"/>
                  <w:marTop w:val="0"/>
                  <w:marBottom w:val="0"/>
                  <w:divBdr>
                    <w:top w:val="none" w:sz="0" w:space="0" w:color="auto"/>
                    <w:left w:val="none" w:sz="0" w:space="0" w:color="auto"/>
                    <w:bottom w:val="none" w:sz="0" w:space="0" w:color="auto"/>
                    <w:right w:val="none" w:sz="0" w:space="0" w:color="auto"/>
                  </w:divBdr>
                </w:div>
                <w:div w:id="66391697">
                  <w:marLeft w:val="0"/>
                  <w:marRight w:val="0"/>
                  <w:marTop w:val="0"/>
                  <w:marBottom w:val="0"/>
                  <w:divBdr>
                    <w:top w:val="none" w:sz="0" w:space="0" w:color="auto"/>
                    <w:left w:val="none" w:sz="0" w:space="0" w:color="auto"/>
                    <w:bottom w:val="none" w:sz="0" w:space="0" w:color="auto"/>
                    <w:right w:val="none" w:sz="0" w:space="0" w:color="auto"/>
                  </w:divBdr>
                </w:div>
                <w:div w:id="76101335">
                  <w:marLeft w:val="0"/>
                  <w:marRight w:val="0"/>
                  <w:marTop w:val="0"/>
                  <w:marBottom w:val="0"/>
                  <w:divBdr>
                    <w:top w:val="none" w:sz="0" w:space="0" w:color="auto"/>
                    <w:left w:val="none" w:sz="0" w:space="0" w:color="auto"/>
                    <w:bottom w:val="none" w:sz="0" w:space="0" w:color="auto"/>
                    <w:right w:val="none" w:sz="0" w:space="0" w:color="auto"/>
                  </w:divBdr>
                </w:div>
                <w:div w:id="81683384">
                  <w:marLeft w:val="0"/>
                  <w:marRight w:val="0"/>
                  <w:marTop w:val="0"/>
                  <w:marBottom w:val="0"/>
                  <w:divBdr>
                    <w:top w:val="none" w:sz="0" w:space="0" w:color="auto"/>
                    <w:left w:val="none" w:sz="0" w:space="0" w:color="auto"/>
                    <w:bottom w:val="none" w:sz="0" w:space="0" w:color="auto"/>
                    <w:right w:val="none" w:sz="0" w:space="0" w:color="auto"/>
                  </w:divBdr>
                </w:div>
                <w:div w:id="81805384">
                  <w:marLeft w:val="0"/>
                  <w:marRight w:val="0"/>
                  <w:marTop w:val="0"/>
                  <w:marBottom w:val="0"/>
                  <w:divBdr>
                    <w:top w:val="none" w:sz="0" w:space="0" w:color="auto"/>
                    <w:left w:val="none" w:sz="0" w:space="0" w:color="auto"/>
                    <w:bottom w:val="none" w:sz="0" w:space="0" w:color="auto"/>
                    <w:right w:val="none" w:sz="0" w:space="0" w:color="auto"/>
                  </w:divBdr>
                </w:div>
                <w:div w:id="81923416">
                  <w:marLeft w:val="0"/>
                  <w:marRight w:val="0"/>
                  <w:marTop w:val="0"/>
                  <w:marBottom w:val="0"/>
                  <w:divBdr>
                    <w:top w:val="none" w:sz="0" w:space="0" w:color="auto"/>
                    <w:left w:val="none" w:sz="0" w:space="0" w:color="auto"/>
                    <w:bottom w:val="none" w:sz="0" w:space="0" w:color="auto"/>
                    <w:right w:val="none" w:sz="0" w:space="0" w:color="auto"/>
                  </w:divBdr>
                </w:div>
                <w:div w:id="82343611">
                  <w:marLeft w:val="0"/>
                  <w:marRight w:val="0"/>
                  <w:marTop w:val="0"/>
                  <w:marBottom w:val="0"/>
                  <w:divBdr>
                    <w:top w:val="none" w:sz="0" w:space="0" w:color="auto"/>
                    <w:left w:val="none" w:sz="0" w:space="0" w:color="auto"/>
                    <w:bottom w:val="none" w:sz="0" w:space="0" w:color="auto"/>
                    <w:right w:val="none" w:sz="0" w:space="0" w:color="auto"/>
                  </w:divBdr>
                </w:div>
                <w:div w:id="84427986">
                  <w:marLeft w:val="0"/>
                  <w:marRight w:val="0"/>
                  <w:marTop w:val="0"/>
                  <w:marBottom w:val="0"/>
                  <w:divBdr>
                    <w:top w:val="none" w:sz="0" w:space="0" w:color="auto"/>
                    <w:left w:val="none" w:sz="0" w:space="0" w:color="auto"/>
                    <w:bottom w:val="none" w:sz="0" w:space="0" w:color="auto"/>
                    <w:right w:val="none" w:sz="0" w:space="0" w:color="auto"/>
                  </w:divBdr>
                </w:div>
                <w:div w:id="88434338">
                  <w:marLeft w:val="0"/>
                  <w:marRight w:val="0"/>
                  <w:marTop w:val="0"/>
                  <w:marBottom w:val="0"/>
                  <w:divBdr>
                    <w:top w:val="none" w:sz="0" w:space="0" w:color="auto"/>
                    <w:left w:val="none" w:sz="0" w:space="0" w:color="auto"/>
                    <w:bottom w:val="none" w:sz="0" w:space="0" w:color="auto"/>
                    <w:right w:val="none" w:sz="0" w:space="0" w:color="auto"/>
                  </w:divBdr>
                </w:div>
                <w:div w:id="95372417">
                  <w:marLeft w:val="0"/>
                  <w:marRight w:val="0"/>
                  <w:marTop w:val="0"/>
                  <w:marBottom w:val="0"/>
                  <w:divBdr>
                    <w:top w:val="none" w:sz="0" w:space="0" w:color="auto"/>
                    <w:left w:val="none" w:sz="0" w:space="0" w:color="auto"/>
                    <w:bottom w:val="none" w:sz="0" w:space="0" w:color="auto"/>
                    <w:right w:val="none" w:sz="0" w:space="0" w:color="auto"/>
                  </w:divBdr>
                </w:div>
                <w:div w:id="96872593">
                  <w:marLeft w:val="0"/>
                  <w:marRight w:val="0"/>
                  <w:marTop w:val="0"/>
                  <w:marBottom w:val="0"/>
                  <w:divBdr>
                    <w:top w:val="none" w:sz="0" w:space="0" w:color="auto"/>
                    <w:left w:val="none" w:sz="0" w:space="0" w:color="auto"/>
                    <w:bottom w:val="none" w:sz="0" w:space="0" w:color="auto"/>
                    <w:right w:val="none" w:sz="0" w:space="0" w:color="auto"/>
                  </w:divBdr>
                </w:div>
                <w:div w:id="99882392">
                  <w:marLeft w:val="0"/>
                  <w:marRight w:val="0"/>
                  <w:marTop w:val="0"/>
                  <w:marBottom w:val="0"/>
                  <w:divBdr>
                    <w:top w:val="none" w:sz="0" w:space="0" w:color="auto"/>
                    <w:left w:val="none" w:sz="0" w:space="0" w:color="auto"/>
                    <w:bottom w:val="none" w:sz="0" w:space="0" w:color="auto"/>
                    <w:right w:val="none" w:sz="0" w:space="0" w:color="auto"/>
                  </w:divBdr>
                </w:div>
                <w:div w:id="101076040">
                  <w:marLeft w:val="0"/>
                  <w:marRight w:val="0"/>
                  <w:marTop w:val="0"/>
                  <w:marBottom w:val="0"/>
                  <w:divBdr>
                    <w:top w:val="none" w:sz="0" w:space="0" w:color="auto"/>
                    <w:left w:val="none" w:sz="0" w:space="0" w:color="auto"/>
                    <w:bottom w:val="none" w:sz="0" w:space="0" w:color="auto"/>
                    <w:right w:val="none" w:sz="0" w:space="0" w:color="auto"/>
                  </w:divBdr>
                </w:div>
                <w:div w:id="101656178">
                  <w:marLeft w:val="0"/>
                  <w:marRight w:val="0"/>
                  <w:marTop w:val="0"/>
                  <w:marBottom w:val="0"/>
                  <w:divBdr>
                    <w:top w:val="none" w:sz="0" w:space="0" w:color="auto"/>
                    <w:left w:val="none" w:sz="0" w:space="0" w:color="auto"/>
                    <w:bottom w:val="none" w:sz="0" w:space="0" w:color="auto"/>
                    <w:right w:val="none" w:sz="0" w:space="0" w:color="auto"/>
                  </w:divBdr>
                </w:div>
                <w:div w:id="107166910">
                  <w:marLeft w:val="0"/>
                  <w:marRight w:val="0"/>
                  <w:marTop w:val="0"/>
                  <w:marBottom w:val="0"/>
                  <w:divBdr>
                    <w:top w:val="none" w:sz="0" w:space="0" w:color="auto"/>
                    <w:left w:val="none" w:sz="0" w:space="0" w:color="auto"/>
                    <w:bottom w:val="none" w:sz="0" w:space="0" w:color="auto"/>
                    <w:right w:val="none" w:sz="0" w:space="0" w:color="auto"/>
                  </w:divBdr>
                </w:div>
                <w:div w:id="107745174">
                  <w:marLeft w:val="0"/>
                  <w:marRight w:val="0"/>
                  <w:marTop w:val="0"/>
                  <w:marBottom w:val="0"/>
                  <w:divBdr>
                    <w:top w:val="none" w:sz="0" w:space="0" w:color="auto"/>
                    <w:left w:val="none" w:sz="0" w:space="0" w:color="auto"/>
                    <w:bottom w:val="none" w:sz="0" w:space="0" w:color="auto"/>
                    <w:right w:val="none" w:sz="0" w:space="0" w:color="auto"/>
                  </w:divBdr>
                </w:div>
                <w:div w:id="108479858">
                  <w:marLeft w:val="0"/>
                  <w:marRight w:val="0"/>
                  <w:marTop w:val="0"/>
                  <w:marBottom w:val="0"/>
                  <w:divBdr>
                    <w:top w:val="none" w:sz="0" w:space="0" w:color="auto"/>
                    <w:left w:val="none" w:sz="0" w:space="0" w:color="auto"/>
                    <w:bottom w:val="none" w:sz="0" w:space="0" w:color="auto"/>
                    <w:right w:val="none" w:sz="0" w:space="0" w:color="auto"/>
                  </w:divBdr>
                </w:div>
                <w:div w:id="114104728">
                  <w:marLeft w:val="0"/>
                  <w:marRight w:val="0"/>
                  <w:marTop w:val="0"/>
                  <w:marBottom w:val="0"/>
                  <w:divBdr>
                    <w:top w:val="none" w:sz="0" w:space="0" w:color="auto"/>
                    <w:left w:val="none" w:sz="0" w:space="0" w:color="auto"/>
                    <w:bottom w:val="none" w:sz="0" w:space="0" w:color="auto"/>
                    <w:right w:val="none" w:sz="0" w:space="0" w:color="auto"/>
                  </w:divBdr>
                </w:div>
                <w:div w:id="115217947">
                  <w:marLeft w:val="0"/>
                  <w:marRight w:val="0"/>
                  <w:marTop w:val="0"/>
                  <w:marBottom w:val="0"/>
                  <w:divBdr>
                    <w:top w:val="none" w:sz="0" w:space="0" w:color="auto"/>
                    <w:left w:val="none" w:sz="0" w:space="0" w:color="auto"/>
                    <w:bottom w:val="none" w:sz="0" w:space="0" w:color="auto"/>
                    <w:right w:val="none" w:sz="0" w:space="0" w:color="auto"/>
                  </w:divBdr>
                </w:div>
                <w:div w:id="115760278">
                  <w:marLeft w:val="0"/>
                  <w:marRight w:val="0"/>
                  <w:marTop w:val="0"/>
                  <w:marBottom w:val="0"/>
                  <w:divBdr>
                    <w:top w:val="none" w:sz="0" w:space="0" w:color="auto"/>
                    <w:left w:val="none" w:sz="0" w:space="0" w:color="auto"/>
                    <w:bottom w:val="none" w:sz="0" w:space="0" w:color="auto"/>
                    <w:right w:val="none" w:sz="0" w:space="0" w:color="auto"/>
                  </w:divBdr>
                </w:div>
                <w:div w:id="116489830">
                  <w:marLeft w:val="0"/>
                  <w:marRight w:val="0"/>
                  <w:marTop w:val="0"/>
                  <w:marBottom w:val="0"/>
                  <w:divBdr>
                    <w:top w:val="none" w:sz="0" w:space="0" w:color="auto"/>
                    <w:left w:val="none" w:sz="0" w:space="0" w:color="auto"/>
                    <w:bottom w:val="none" w:sz="0" w:space="0" w:color="auto"/>
                    <w:right w:val="none" w:sz="0" w:space="0" w:color="auto"/>
                  </w:divBdr>
                </w:div>
                <w:div w:id="118768381">
                  <w:marLeft w:val="0"/>
                  <w:marRight w:val="0"/>
                  <w:marTop w:val="0"/>
                  <w:marBottom w:val="0"/>
                  <w:divBdr>
                    <w:top w:val="none" w:sz="0" w:space="0" w:color="auto"/>
                    <w:left w:val="none" w:sz="0" w:space="0" w:color="auto"/>
                    <w:bottom w:val="none" w:sz="0" w:space="0" w:color="auto"/>
                    <w:right w:val="none" w:sz="0" w:space="0" w:color="auto"/>
                  </w:divBdr>
                </w:div>
                <w:div w:id="119884049">
                  <w:marLeft w:val="0"/>
                  <w:marRight w:val="0"/>
                  <w:marTop w:val="0"/>
                  <w:marBottom w:val="0"/>
                  <w:divBdr>
                    <w:top w:val="none" w:sz="0" w:space="0" w:color="auto"/>
                    <w:left w:val="none" w:sz="0" w:space="0" w:color="auto"/>
                    <w:bottom w:val="none" w:sz="0" w:space="0" w:color="auto"/>
                    <w:right w:val="none" w:sz="0" w:space="0" w:color="auto"/>
                  </w:divBdr>
                </w:div>
                <w:div w:id="121003862">
                  <w:marLeft w:val="0"/>
                  <w:marRight w:val="0"/>
                  <w:marTop w:val="0"/>
                  <w:marBottom w:val="0"/>
                  <w:divBdr>
                    <w:top w:val="none" w:sz="0" w:space="0" w:color="auto"/>
                    <w:left w:val="none" w:sz="0" w:space="0" w:color="auto"/>
                    <w:bottom w:val="none" w:sz="0" w:space="0" w:color="auto"/>
                    <w:right w:val="none" w:sz="0" w:space="0" w:color="auto"/>
                  </w:divBdr>
                </w:div>
                <w:div w:id="121383885">
                  <w:marLeft w:val="0"/>
                  <w:marRight w:val="0"/>
                  <w:marTop w:val="0"/>
                  <w:marBottom w:val="0"/>
                  <w:divBdr>
                    <w:top w:val="none" w:sz="0" w:space="0" w:color="auto"/>
                    <w:left w:val="none" w:sz="0" w:space="0" w:color="auto"/>
                    <w:bottom w:val="none" w:sz="0" w:space="0" w:color="auto"/>
                    <w:right w:val="none" w:sz="0" w:space="0" w:color="auto"/>
                  </w:divBdr>
                </w:div>
                <w:div w:id="121660565">
                  <w:marLeft w:val="0"/>
                  <w:marRight w:val="0"/>
                  <w:marTop w:val="0"/>
                  <w:marBottom w:val="0"/>
                  <w:divBdr>
                    <w:top w:val="none" w:sz="0" w:space="0" w:color="auto"/>
                    <w:left w:val="none" w:sz="0" w:space="0" w:color="auto"/>
                    <w:bottom w:val="none" w:sz="0" w:space="0" w:color="auto"/>
                    <w:right w:val="none" w:sz="0" w:space="0" w:color="auto"/>
                  </w:divBdr>
                </w:div>
                <w:div w:id="127279905">
                  <w:marLeft w:val="0"/>
                  <w:marRight w:val="0"/>
                  <w:marTop w:val="0"/>
                  <w:marBottom w:val="0"/>
                  <w:divBdr>
                    <w:top w:val="none" w:sz="0" w:space="0" w:color="auto"/>
                    <w:left w:val="none" w:sz="0" w:space="0" w:color="auto"/>
                    <w:bottom w:val="none" w:sz="0" w:space="0" w:color="auto"/>
                    <w:right w:val="none" w:sz="0" w:space="0" w:color="auto"/>
                  </w:divBdr>
                </w:div>
                <w:div w:id="127550153">
                  <w:marLeft w:val="0"/>
                  <w:marRight w:val="0"/>
                  <w:marTop w:val="0"/>
                  <w:marBottom w:val="0"/>
                  <w:divBdr>
                    <w:top w:val="none" w:sz="0" w:space="0" w:color="auto"/>
                    <w:left w:val="none" w:sz="0" w:space="0" w:color="auto"/>
                    <w:bottom w:val="none" w:sz="0" w:space="0" w:color="auto"/>
                    <w:right w:val="none" w:sz="0" w:space="0" w:color="auto"/>
                  </w:divBdr>
                </w:div>
                <w:div w:id="128520288">
                  <w:marLeft w:val="0"/>
                  <w:marRight w:val="0"/>
                  <w:marTop w:val="0"/>
                  <w:marBottom w:val="0"/>
                  <w:divBdr>
                    <w:top w:val="none" w:sz="0" w:space="0" w:color="auto"/>
                    <w:left w:val="none" w:sz="0" w:space="0" w:color="auto"/>
                    <w:bottom w:val="none" w:sz="0" w:space="0" w:color="auto"/>
                    <w:right w:val="none" w:sz="0" w:space="0" w:color="auto"/>
                  </w:divBdr>
                </w:div>
                <w:div w:id="131674889">
                  <w:marLeft w:val="0"/>
                  <w:marRight w:val="0"/>
                  <w:marTop w:val="0"/>
                  <w:marBottom w:val="0"/>
                  <w:divBdr>
                    <w:top w:val="none" w:sz="0" w:space="0" w:color="auto"/>
                    <w:left w:val="none" w:sz="0" w:space="0" w:color="auto"/>
                    <w:bottom w:val="none" w:sz="0" w:space="0" w:color="auto"/>
                    <w:right w:val="none" w:sz="0" w:space="0" w:color="auto"/>
                  </w:divBdr>
                </w:div>
                <w:div w:id="131754008">
                  <w:marLeft w:val="0"/>
                  <w:marRight w:val="0"/>
                  <w:marTop w:val="0"/>
                  <w:marBottom w:val="0"/>
                  <w:divBdr>
                    <w:top w:val="none" w:sz="0" w:space="0" w:color="auto"/>
                    <w:left w:val="none" w:sz="0" w:space="0" w:color="auto"/>
                    <w:bottom w:val="none" w:sz="0" w:space="0" w:color="auto"/>
                    <w:right w:val="none" w:sz="0" w:space="0" w:color="auto"/>
                  </w:divBdr>
                </w:div>
                <w:div w:id="134492518">
                  <w:marLeft w:val="0"/>
                  <w:marRight w:val="0"/>
                  <w:marTop w:val="0"/>
                  <w:marBottom w:val="0"/>
                  <w:divBdr>
                    <w:top w:val="none" w:sz="0" w:space="0" w:color="auto"/>
                    <w:left w:val="none" w:sz="0" w:space="0" w:color="auto"/>
                    <w:bottom w:val="none" w:sz="0" w:space="0" w:color="auto"/>
                    <w:right w:val="none" w:sz="0" w:space="0" w:color="auto"/>
                  </w:divBdr>
                </w:div>
                <w:div w:id="135150669">
                  <w:marLeft w:val="0"/>
                  <w:marRight w:val="0"/>
                  <w:marTop w:val="0"/>
                  <w:marBottom w:val="0"/>
                  <w:divBdr>
                    <w:top w:val="none" w:sz="0" w:space="0" w:color="auto"/>
                    <w:left w:val="none" w:sz="0" w:space="0" w:color="auto"/>
                    <w:bottom w:val="none" w:sz="0" w:space="0" w:color="auto"/>
                    <w:right w:val="none" w:sz="0" w:space="0" w:color="auto"/>
                  </w:divBdr>
                </w:div>
                <w:div w:id="140466182">
                  <w:marLeft w:val="0"/>
                  <w:marRight w:val="0"/>
                  <w:marTop w:val="0"/>
                  <w:marBottom w:val="0"/>
                  <w:divBdr>
                    <w:top w:val="none" w:sz="0" w:space="0" w:color="auto"/>
                    <w:left w:val="none" w:sz="0" w:space="0" w:color="auto"/>
                    <w:bottom w:val="none" w:sz="0" w:space="0" w:color="auto"/>
                    <w:right w:val="none" w:sz="0" w:space="0" w:color="auto"/>
                  </w:divBdr>
                </w:div>
                <w:div w:id="141822748">
                  <w:marLeft w:val="0"/>
                  <w:marRight w:val="0"/>
                  <w:marTop w:val="0"/>
                  <w:marBottom w:val="0"/>
                  <w:divBdr>
                    <w:top w:val="none" w:sz="0" w:space="0" w:color="auto"/>
                    <w:left w:val="none" w:sz="0" w:space="0" w:color="auto"/>
                    <w:bottom w:val="none" w:sz="0" w:space="0" w:color="auto"/>
                    <w:right w:val="none" w:sz="0" w:space="0" w:color="auto"/>
                  </w:divBdr>
                </w:div>
                <w:div w:id="143591262">
                  <w:marLeft w:val="0"/>
                  <w:marRight w:val="0"/>
                  <w:marTop w:val="0"/>
                  <w:marBottom w:val="0"/>
                  <w:divBdr>
                    <w:top w:val="none" w:sz="0" w:space="0" w:color="auto"/>
                    <w:left w:val="none" w:sz="0" w:space="0" w:color="auto"/>
                    <w:bottom w:val="none" w:sz="0" w:space="0" w:color="auto"/>
                    <w:right w:val="none" w:sz="0" w:space="0" w:color="auto"/>
                  </w:divBdr>
                </w:div>
                <w:div w:id="144132296">
                  <w:marLeft w:val="0"/>
                  <w:marRight w:val="0"/>
                  <w:marTop w:val="0"/>
                  <w:marBottom w:val="0"/>
                  <w:divBdr>
                    <w:top w:val="none" w:sz="0" w:space="0" w:color="auto"/>
                    <w:left w:val="none" w:sz="0" w:space="0" w:color="auto"/>
                    <w:bottom w:val="none" w:sz="0" w:space="0" w:color="auto"/>
                    <w:right w:val="none" w:sz="0" w:space="0" w:color="auto"/>
                  </w:divBdr>
                </w:div>
                <w:div w:id="144325867">
                  <w:marLeft w:val="0"/>
                  <w:marRight w:val="0"/>
                  <w:marTop w:val="0"/>
                  <w:marBottom w:val="0"/>
                  <w:divBdr>
                    <w:top w:val="none" w:sz="0" w:space="0" w:color="auto"/>
                    <w:left w:val="none" w:sz="0" w:space="0" w:color="auto"/>
                    <w:bottom w:val="none" w:sz="0" w:space="0" w:color="auto"/>
                    <w:right w:val="none" w:sz="0" w:space="0" w:color="auto"/>
                  </w:divBdr>
                </w:div>
                <w:div w:id="149255673">
                  <w:marLeft w:val="0"/>
                  <w:marRight w:val="0"/>
                  <w:marTop w:val="0"/>
                  <w:marBottom w:val="0"/>
                  <w:divBdr>
                    <w:top w:val="none" w:sz="0" w:space="0" w:color="auto"/>
                    <w:left w:val="none" w:sz="0" w:space="0" w:color="auto"/>
                    <w:bottom w:val="none" w:sz="0" w:space="0" w:color="auto"/>
                    <w:right w:val="none" w:sz="0" w:space="0" w:color="auto"/>
                  </w:divBdr>
                </w:div>
                <w:div w:id="150802375">
                  <w:marLeft w:val="0"/>
                  <w:marRight w:val="0"/>
                  <w:marTop w:val="0"/>
                  <w:marBottom w:val="0"/>
                  <w:divBdr>
                    <w:top w:val="none" w:sz="0" w:space="0" w:color="auto"/>
                    <w:left w:val="none" w:sz="0" w:space="0" w:color="auto"/>
                    <w:bottom w:val="none" w:sz="0" w:space="0" w:color="auto"/>
                    <w:right w:val="none" w:sz="0" w:space="0" w:color="auto"/>
                  </w:divBdr>
                </w:div>
                <w:div w:id="151993175">
                  <w:marLeft w:val="0"/>
                  <w:marRight w:val="0"/>
                  <w:marTop w:val="0"/>
                  <w:marBottom w:val="0"/>
                  <w:divBdr>
                    <w:top w:val="none" w:sz="0" w:space="0" w:color="auto"/>
                    <w:left w:val="none" w:sz="0" w:space="0" w:color="auto"/>
                    <w:bottom w:val="none" w:sz="0" w:space="0" w:color="auto"/>
                    <w:right w:val="none" w:sz="0" w:space="0" w:color="auto"/>
                  </w:divBdr>
                </w:div>
                <w:div w:id="152575045">
                  <w:marLeft w:val="0"/>
                  <w:marRight w:val="0"/>
                  <w:marTop w:val="0"/>
                  <w:marBottom w:val="0"/>
                  <w:divBdr>
                    <w:top w:val="none" w:sz="0" w:space="0" w:color="auto"/>
                    <w:left w:val="none" w:sz="0" w:space="0" w:color="auto"/>
                    <w:bottom w:val="none" w:sz="0" w:space="0" w:color="auto"/>
                    <w:right w:val="none" w:sz="0" w:space="0" w:color="auto"/>
                  </w:divBdr>
                </w:div>
                <w:div w:id="152842283">
                  <w:marLeft w:val="0"/>
                  <w:marRight w:val="0"/>
                  <w:marTop w:val="0"/>
                  <w:marBottom w:val="0"/>
                  <w:divBdr>
                    <w:top w:val="none" w:sz="0" w:space="0" w:color="auto"/>
                    <w:left w:val="none" w:sz="0" w:space="0" w:color="auto"/>
                    <w:bottom w:val="none" w:sz="0" w:space="0" w:color="auto"/>
                    <w:right w:val="none" w:sz="0" w:space="0" w:color="auto"/>
                  </w:divBdr>
                </w:div>
                <w:div w:id="153499304">
                  <w:marLeft w:val="0"/>
                  <w:marRight w:val="0"/>
                  <w:marTop w:val="0"/>
                  <w:marBottom w:val="0"/>
                  <w:divBdr>
                    <w:top w:val="none" w:sz="0" w:space="0" w:color="auto"/>
                    <w:left w:val="none" w:sz="0" w:space="0" w:color="auto"/>
                    <w:bottom w:val="none" w:sz="0" w:space="0" w:color="auto"/>
                    <w:right w:val="none" w:sz="0" w:space="0" w:color="auto"/>
                  </w:divBdr>
                </w:div>
                <w:div w:id="153642509">
                  <w:marLeft w:val="0"/>
                  <w:marRight w:val="0"/>
                  <w:marTop w:val="0"/>
                  <w:marBottom w:val="0"/>
                  <w:divBdr>
                    <w:top w:val="none" w:sz="0" w:space="0" w:color="auto"/>
                    <w:left w:val="none" w:sz="0" w:space="0" w:color="auto"/>
                    <w:bottom w:val="none" w:sz="0" w:space="0" w:color="auto"/>
                    <w:right w:val="none" w:sz="0" w:space="0" w:color="auto"/>
                  </w:divBdr>
                </w:div>
                <w:div w:id="155388900">
                  <w:marLeft w:val="0"/>
                  <w:marRight w:val="0"/>
                  <w:marTop w:val="0"/>
                  <w:marBottom w:val="0"/>
                  <w:divBdr>
                    <w:top w:val="none" w:sz="0" w:space="0" w:color="auto"/>
                    <w:left w:val="none" w:sz="0" w:space="0" w:color="auto"/>
                    <w:bottom w:val="none" w:sz="0" w:space="0" w:color="auto"/>
                    <w:right w:val="none" w:sz="0" w:space="0" w:color="auto"/>
                  </w:divBdr>
                </w:div>
                <w:div w:id="155728812">
                  <w:marLeft w:val="0"/>
                  <w:marRight w:val="0"/>
                  <w:marTop w:val="0"/>
                  <w:marBottom w:val="0"/>
                  <w:divBdr>
                    <w:top w:val="none" w:sz="0" w:space="0" w:color="auto"/>
                    <w:left w:val="none" w:sz="0" w:space="0" w:color="auto"/>
                    <w:bottom w:val="none" w:sz="0" w:space="0" w:color="auto"/>
                    <w:right w:val="none" w:sz="0" w:space="0" w:color="auto"/>
                  </w:divBdr>
                </w:div>
                <w:div w:id="155921300">
                  <w:marLeft w:val="0"/>
                  <w:marRight w:val="0"/>
                  <w:marTop w:val="0"/>
                  <w:marBottom w:val="0"/>
                  <w:divBdr>
                    <w:top w:val="none" w:sz="0" w:space="0" w:color="auto"/>
                    <w:left w:val="none" w:sz="0" w:space="0" w:color="auto"/>
                    <w:bottom w:val="none" w:sz="0" w:space="0" w:color="auto"/>
                    <w:right w:val="none" w:sz="0" w:space="0" w:color="auto"/>
                  </w:divBdr>
                </w:div>
                <w:div w:id="156725226">
                  <w:marLeft w:val="0"/>
                  <w:marRight w:val="0"/>
                  <w:marTop w:val="0"/>
                  <w:marBottom w:val="0"/>
                  <w:divBdr>
                    <w:top w:val="none" w:sz="0" w:space="0" w:color="auto"/>
                    <w:left w:val="none" w:sz="0" w:space="0" w:color="auto"/>
                    <w:bottom w:val="none" w:sz="0" w:space="0" w:color="auto"/>
                    <w:right w:val="none" w:sz="0" w:space="0" w:color="auto"/>
                  </w:divBdr>
                </w:div>
                <w:div w:id="157548554">
                  <w:marLeft w:val="0"/>
                  <w:marRight w:val="0"/>
                  <w:marTop w:val="0"/>
                  <w:marBottom w:val="0"/>
                  <w:divBdr>
                    <w:top w:val="none" w:sz="0" w:space="0" w:color="auto"/>
                    <w:left w:val="none" w:sz="0" w:space="0" w:color="auto"/>
                    <w:bottom w:val="none" w:sz="0" w:space="0" w:color="auto"/>
                    <w:right w:val="none" w:sz="0" w:space="0" w:color="auto"/>
                  </w:divBdr>
                </w:div>
                <w:div w:id="159855522">
                  <w:marLeft w:val="0"/>
                  <w:marRight w:val="0"/>
                  <w:marTop w:val="0"/>
                  <w:marBottom w:val="0"/>
                  <w:divBdr>
                    <w:top w:val="none" w:sz="0" w:space="0" w:color="auto"/>
                    <w:left w:val="none" w:sz="0" w:space="0" w:color="auto"/>
                    <w:bottom w:val="none" w:sz="0" w:space="0" w:color="auto"/>
                    <w:right w:val="none" w:sz="0" w:space="0" w:color="auto"/>
                  </w:divBdr>
                </w:div>
                <w:div w:id="159930546">
                  <w:marLeft w:val="0"/>
                  <w:marRight w:val="0"/>
                  <w:marTop w:val="0"/>
                  <w:marBottom w:val="0"/>
                  <w:divBdr>
                    <w:top w:val="none" w:sz="0" w:space="0" w:color="auto"/>
                    <w:left w:val="none" w:sz="0" w:space="0" w:color="auto"/>
                    <w:bottom w:val="none" w:sz="0" w:space="0" w:color="auto"/>
                    <w:right w:val="none" w:sz="0" w:space="0" w:color="auto"/>
                  </w:divBdr>
                </w:div>
                <w:div w:id="161970107">
                  <w:marLeft w:val="0"/>
                  <w:marRight w:val="0"/>
                  <w:marTop w:val="0"/>
                  <w:marBottom w:val="0"/>
                  <w:divBdr>
                    <w:top w:val="none" w:sz="0" w:space="0" w:color="auto"/>
                    <w:left w:val="none" w:sz="0" w:space="0" w:color="auto"/>
                    <w:bottom w:val="none" w:sz="0" w:space="0" w:color="auto"/>
                    <w:right w:val="none" w:sz="0" w:space="0" w:color="auto"/>
                  </w:divBdr>
                </w:div>
                <w:div w:id="162285478">
                  <w:marLeft w:val="0"/>
                  <w:marRight w:val="0"/>
                  <w:marTop w:val="0"/>
                  <w:marBottom w:val="0"/>
                  <w:divBdr>
                    <w:top w:val="none" w:sz="0" w:space="0" w:color="auto"/>
                    <w:left w:val="none" w:sz="0" w:space="0" w:color="auto"/>
                    <w:bottom w:val="none" w:sz="0" w:space="0" w:color="auto"/>
                    <w:right w:val="none" w:sz="0" w:space="0" w:color="auto"/>
                  </w:divBdr>
                </w:div>
                <w:div w:id="162556172">
                  <w:marLeft w:val="0"/>
                  <w:marRight w:val="0"/>
                  <w:marTop w:val="0"/>
                  <w:marBottom w:val="0"/>
                  <w:divBdr>
                    <w:top w:val="none" w:sz="0" w:space="0" w:color="auto"/>
                    <w:left w:val="none" w:sz="0" w:space="0" w:color="auto"/>
                    <w:bottom w:val="none" w:sz="0" w:space="0" w:color="auto"/>
                    <w:right w:val="none" w:sz="0" w:space="0" w:color="auto"/>
                  </w:divBdr>
                </w:div>
                <w:div w:id="164324166">
                  <w:marLeft w:val="0"/>
                  <w:marRight w:val="0"/>
                  <w:marTop w:val="0"/>
                  <w:marBottom w:val="0"/>
                  <w:divBdr>
                    <w:top w:val="none" w:sz="0" w:space="0" w:color="auto"/>
                    <w:left w:val="none" w:sz="0" w:space="0" w:color="auto"/>
                    <w:bottom w:val="none" w:sz="0" w:space="0" w:color="auto"/>
                    <w:right w:val="none" w:sz="0" w:space="0" w:color="auto"/>
                  </w:divBdr>
                </w:div>
                <w:div w:id="166016238">
                  <w:marLeft w:val="0"/>
                  <w:marRight w:val="0"/>
                  <w:marTop w:val="0"/>
                  <w:marBottom w:val="0"/>
                  <w:divBdr>
                    <w:top w:val="none" w:sz="0" w:space="0" w:color="auto"/>
                    <w:left w:val="none" w:sz="0" w:space="0" w:color="auto"/>
                    <w:bottom w:val="none" w:sz="0" w:space="0" w:color="auto"/>
                    <w:right w:val="none" w:sz="0" w:space="0" w:color="auto"/>
                  </w:divBdr>
                </w:div>
                <w:div w:id="168067006">
                  <w:marLeft w:val="0"/>
                  <w:marRight w:val="0"/>
                  <w:marTop w:val="0"/>
                  <w:marBottom w:val="0"/>
                  <w:divBdr>
                    <w:top w:val="none" w:sz="0" w:space="0" w:color="auto"/>
                    <w:left w:val="none" w:sz="0" w:space="0" w:color="auto"/>
                    <w:bottom w:val="none" w:sz="0" w:space="0" w:color="auto"/>
                    <w:right w:val="none" w:sz="0" w:space="0" w:color="auto"/>
                  </w:divBdr>
                </w:div>
                <w:div w:id="168911479">
                  <w:marLeft w:val="0"/>
                  <w:marRight w:val="0"/>
                  <w:marTop w:val="0"/>
                  <w:marBottom w:val="0"/>
                  <w:divBdr>
                    <w:top w:val="none" w:sz="0" w:space="0" w:color="auto"/>
                    <w:left w:val="none" w:sz="0" w:space="0" w:color="auto"/>
                    <w:bottom w:val="none" w:sz="0" w:space="0" w:color="auto"/>
                    <w:right w:val="none" w:sz="0" w:space="0" w:color="auto"/>
                  </w:divBdr>
                </w:div>
                <w:div w:id="170880556">
                  <w:marLeft w:val="0"/>
                  <w:marRight w:val="0"/>
                  <w:marTop w:val="0"/>
                  <w:marBottom w:val="0"/>
                  <w:divBdr>
                    <w:top w:val="none" w:sz="0" w:space="0" w:color="auto"/>
                    <w:left w:val="none" w:sz="0" w:space="0" w:color="auto"/>
                    <w:bottom w:val="none" w:sz="0" w:space="0" w:color="auto"/>
                    <w:right w:val="none" w:sz="0" w:space="0" w:color="auto"/>
                  </w:divBdr>
                </w:div>
                <w:div w:id="172767101">
                  <w:marLeft w:val="0"/>
                  <w:marRight w:val="0"/>
                  <w:marTop w:val="0"/>
                  <w:marBottom w:val="0"/>
                  <w:divBdr>
                    <w:top w:val="none" w:sz="0" w:space="0" w:color="auto"/>
                    <w:left w:val="none" w:sz="0" w:space="0" w:color="auto"/>
                    <w:bottom w:val="none" w:sz="0" w:space="0" w:color="auto"/>
                    <w:right w:val="none" w:sz="0" w:space="0" w:color="auto"/>
                  </w:divBdr>
                </w:div>
                <w:div w:id="174465261">
                  <w:marLeft w:val="0"/>
                  <w:marRight w:val="0"/>
                  <w:marTop w:val="0"/>
                  <w:marBottom w:val="0"/>
                  <w:divBdr>
                    <w:top w:val="none" w:sz="0" w:space="0" w:color="auto"/>
                    <w:left w:val="none" w:sz="0" w:space="0" w:color="auto"/>
                    <w:bottom w:val="none" w:sz="0" w:space="0" w:color="auto"/>
                    <w:right w:val="none" w:sz="0" w:space="0" w:color="auto"/>
                  </w:divBdr>
                </w:div>
                <w:div w:id="176042355">
                  <w:marLeft w:val="0"/>
                  <w:marRight w:val="0"/>
                  <w:marTop w:val="0"/>
                  <w:marBottom w:val="0"/>
                  <w:divBdr>
                    <w:top w:val="none" w:sz="0" w:space="0" w:color="auto"/>
                    <w:left w:val="none" w:sz="0" w:space="0" w:color="auto"/>
                    <w:bottom w:val="none" w:sz="0" w:space="0" w:color="auto"/>
                    <w:right w:val="none" w:sz="0" w:space="0" w:color="auto"/>
                  </w:divBdr>
                </w:div>
                <w:div w:id="177740772">
                  <w:marLeft w:val="0"/>
                  <w:marRight w:val="0"/>
                  <w:marTop w:val="0"/>
                  <w:marBottom w:val="0"/>
                  <w:divBdr>
                    <w:top w:val="none" w:sz="0" w:space="0" w:color="auto"/>
                    <w:left w:val="none" w:sz="0" w:space="0" w:color="auto"/>
                    <w:bottom w:val="none" w:sz="0" w:space="0" w:color="auto"/>
                    <w:right w:val="none" w:sz="0" w:space="0" w:color="auto"/>
                  </w:divBdr>
                </w:div>
                <w:div w:id="179322150">
                  <w:marLeft w:val="0"/>
                  <w:marRight w:val="0"/>
                  <w:marTop w:val="0"/>
                  <w:marBottom w:val="0"/>
                  <w:divBdr>
                    <w:top w:val="none" w:sz="0" w:space="0" w:color="auto"/>
                    <w:left w:val="none" w:sz="0" w:space="0" w:color="auto"/>
                    <w:bottom w:val="none" w:sz="0" w:space="0" w:color="auto"/>
                    <w:right w:val="none" w:sz="0" w:space="0" w:color="auto"/>
                  </w:divBdr>
                </w:div>
                <w:div w:id="179660324">
                  <w:marLeft w:val="0"/>
                  <w:marRight w:val="0"/>
                  <w:marTop w:val="0"/>
                  <w:marBottom w:val="0"/>
                  <w:divBdr>
                    <w:top w:val="none" w:sz="0" w:space="0" w:color="auto"/>
                    <w:left w:val="none" w:sz="0" w:space="0" w:color="auto"/>
                    <w:bottom w:val="none" w:sz="0" w:space="0" w:color="auto"/>
                    <w:right w:val="none" w:sz="0" w:space="0" w:color="auto"/>
                  </w:divBdr>
                </w:div>
                <w:div w:id="180171091">
                  <w:marLeft w:val="0"/>
                  <w:marRight w:val="0"/>
                  <w:marTop w:val="0"/>
                  <w:marBottom w:val="0"/>
                  <w:divBdr>
                    <w:top w:val="none" w:sz="0" w:space="0" w:color="auto"/>
                    <w:left w:val="none" w:sz="0" w:space="0" w:color="auto"/>
                    <w:bottom w:val="none" w:sz="0" w:space="0" w:color="auto"/>
                    <w:right w:val="none" w:sz="0" w:space="0" w:color="auto"/>
                  </w:divBdr>
                </w:div>
                <w:div w:id="180245516">
                  <w:marLeft w:val="0"/>
                  <w:marRight w:val="0"/>
                  <w:marTop w:val="0"/>
                  <w:marBottom w:val="0"/>
                  <w:divBdr>
                    <w:top w:val="none" w:sz="0" w:space="0" w:color="auto"/>
                    <w:left w:val="none" w:sz="0" w:space="0" w:color="auto"/>
                    <w:bottom w:val="none" w:sz="0" w:space="0" w:color="auto"/>
                    <w:right w:val="none" w:sz="0" w:space="0" w:color="auto"/>
                  </w:divBdr>
                </w:div>
                <w:div w:id="182132745">
                  <w:marLeft w:val="0"/>
                  <w:marRight w:val="0"/>
                  <w:marTop w:val="0"/>
                  <w:marBottom w:val="0"/>
                  <w:divBdr>
                    <w:top w:val="none" w:sz="0" w:space="0" w:color="auto"/>
                    <w:left w:val="none" w:sz="0" w:space="0" w:color="auto"/>
                    <w:bottom w:val="none" w:sz="0" w:space="0" w:color="auto"/>
                    <w:right w:val="none" w:sz="0" w:space="0" w:color="auto"/>
                  </w:divBdr>
                </w:div>
                <w:div w:id="184054882">
                  <w:marLeft w:val="0"/>
                  <w:marRight w:val="0"/>
                  <w:marTop w:val="0"/>
                  <w:marBottom w:val="0"/>
                  <w:divBdr>
                    <w:top w:val="none" w:sz="0" w:space="0" w:color="auto"/>
                    <w:left w:val="none" w:sz="0" w:space="0" w:color="auto"/>
                    <w:bottom w:val="none" w:sz="0" w:space="0" w:color="auto"/>
                    <w:right w:val="none" w:sz="0" w:space="0" w:color="auto"/>
                  </w:divBdr>
                </w:div>
                <w:div w:id="185141776">
                  <w:marLeft w:val="0"/>
                  <w:marRight w:val="0"/>
                  <w:marTop w:val="0"/>
                  <w:marBottom w:val="0"/>
                  <w:divBdr>
                    <w:top w:val="none" w:sz="0" w:space="0" w:color="auto"/>
                    <w:left w:val="none" w:sz="0" w:space="0" w:color="auto"/>
                    <w:bottom w:val="none" w:sz="0" w:space="0" w:color="auto"/>
                    <w:right w:val="none" w:sz="0" w:space="0" w:color="auto"/>
                  </w:divBdr>
                </w:div>
                <w:div w:id="185756320">
                  <w:marLeft w:val="0"/>
                  <w:marRight w:val="0"/>
                  <w:marTop w:val="0"/>
                  <w:marBottom w:val="0"/>
                  <w:divBdr>
                    <w:top w:val="none" w:sz="0" w:space="0" w:color="auto"/>
                    <w:left w:val="none" w:sz="0" w:space="0" w:color="auto"/>
                    <w:bottom w:val="none" w:sz="0" w:space="0" w:color="auto"/>
                    <w:right w:val="none" w:sz="0" w:space="0" w:color="auto"/>
                  </w:divBdr>
                </w:div>
                <w:div w:id="187912207">
                  <w:marLeft w:val="0"/>
                  <w:marRight w:val="0"/>
                  <w:marTop w:val="0"/>
                  <w:marBottom w:val="0"/>
                  <w:divBdr>
                    <w:top w:val="none" w:sz="0" w:space="0" w:color="auto"/>
                    <w:left w:val="none" w:sz="0" w:space="0" w:color="auto"/>
                    <w:bottom w:val="none" w:sz="0" w:space="0" w:color="auto"/>
                    <w:right w:val="none" w:sz="0" w:space="0" w:color="auto"/>
                  </w:divBdr>
                </w:div>
                <w:div w:id="188952646">
                  <w:marLeft w:val="0"/>
                  <w:marRight w:val="0"/>
                  <w:marTop w:val="0"/>
                  <w:marBottom w:val="0"/>
                  <w:divBdr>
                    <w:top w:val="none" w:sz="0" w:space="0" w:color="auto"/>
                    <w:left w:val="none" w:sz="0" w:space="0" w:color="auto"/>
                    <w:bottom w:val="none" w:sz="0" w:space="0" w:color="auto"/>
                    <w:right w:val="none" w:sz="0" w:space="0" w:color="auto"/>
                  </w:divBdr>
                </w:div>
                <w:div w:id="189955874">
                  <w:marLeft w:val="0"/>
                  <w:marRight w:val="0"/>
                  <w:marTop w:val="0"/>
                  <w:marBottom w:val="0"/>
                  <w:divBdr>
                    <w:top w:val="none" w:sz="0" w:space="0" w:color="auto"/>
                    <w:left w:val="none" w:sz="0" w:space="0" w:color="auto"/>
                    <w:bottom w:val="none" w:sz="0" w:space="0" w:color="auto"/>
                    <w:right w:val="none" w:sz="0" w:space="0" w:color="auto"/>
                  </w:divBdr>
                </w:div>
                <w:div w:id="191849402">
                  <w:marLeft w:val="0"/>
                  <w:marRight w:val="0"/>
                  <w:marTop w:val="0"/>
                  <w:marBottom w:val="0"/>
                  <w:divBdr>
                    <w:top w:val="none" w:sz="0" w:space="0" w:color="auto"/>
                    <w:left w:val="none" w:sz="0" w:space="0" w:color="auto"/>
                    <w:bottom w:val="none" w:sz="0" w:space="0" w:color="auto"/>
                    <w:right w:val="none" w:sz="0" w:space="0" w:color="auto"/>
                  </w:divBdr>
                </w:div>
                <w:div w:id="192769412">
                  <w:marLeft w:val="0"/>
                  <w:marRight w:val="0"/>
                  <w:marTop w:val="0"/>
                  <w:marBottom w:val="0"/>
                  <w:divBdr>
                    <w:top w:val="none" w:sz="0" w:space="0" w:color="auto"/>
                    <w:left w:val="none" w:sz="0" w:space="0" w:color="auto"/>
                    <w:bottom w:val="none" w:sz="0" w:space="0" w:color="auto"/>
                    <w:right w:val="none" w:sz="0" w:space="0" w:color="auto"/>
                  </w:divBdr>
                </w:div>
                <w:div w:id="193226227">
                  <w:marLeft w:val="0"/>
                  <w:marRight w:val="0"/>
                  <w:marTop w:val="0"/>
                  <w:marBottom w:val="0"/>
                  <w:divBdr>
                    <w:top w:val="none" w:sz="0" w:space="0" w:color="auto"/>
                    <w:left w:val="none" w:sz="0" w:space="0" w:color="auto"/>
                    <w:bottom w:val="none" w:sz="0" w:space="0" w:color="auto"/>
                    <w:right w:val="none" w:sz="0" w:space="0" w:color="auto"/>
                  </w:divBdr>
                </w:div>
                <w:div w:id="196429563">
                  <w:marLeft w:val="0"/>
                  <w:marRight w:val="0"/>
                  <w:marTop w:val="0"/>
                  <w:marBottom w:val="0"/>
                  <w:divBdr>
                    <w:top w:val="none" w:sz="0" w:space="0" w:color="auto"/>
                    <w:left w:val="none" w:sz="0" w:space="0" w:color="auto"/>
                    <w:bottom w:val="none" w:sz="0" w:space="0" w:color="auto"/>
                    <w:right w:val="none" w:sz="0" w:space="0" w:color="auto"/>
                  </w:divBdr>
                </w:div>
                <w:div w:id="198250780">
                  <w:marLeft w:val="0"/>
                  <w:marRight w:val="0"/>
                  <w:marTop w:val="0"/>
                  <w:marBottom w:val="0"/>
                  <w:divBdr>
                    <w:top w:val="none" w:sz="0" w:space="0" w:color="auto"/>
                    <w:left w:val="none" w:sz="0" w:space="0" w:color="auto"/>
                    <w:bottom w:val="none" w:sz="0" w:space="0" w:color="auto"/>
                    <w:right w:val="none" w:sz="0" w:space="0" w:color="auto"/>
                  </w:divBdr>
                </w:div>
                <w:div w:id="204682473">
                  <w:marLeft w:val="0"/>
                  <w:marRight w:val="0"/>
                  <w:marTop w:val="0"/>
                  <w:marBottom w:val="0"/>
                  <w:divBdr>
                    <w:top w:val="none" w:sz="0" w:space="0" w:color="auto"/>
                    <w:left w:val="none" w:sz="0" w:space="0" w:color="auto"/>
                    <w:bottom w:val="none" w:sz="0" w:space="0" w:color="auto"/>
                    <w:right w:val="none" w:sz="0" w:space="0" w:color="auto"/>
                  </w:divBdr>
                </w:div>
                <w:div w:id="206839973">
                  <w:marLeft w:val="0"/>
                  <w:marRight w:val="0"/>
                  <w:marTop w:val="0"/>
                  <w:marBottom w:val="0"/>
                  <w:divBdr>
                    <w:top w:val="none" w:sz="0" w:space="0" w:color="auto"/>
                    <w:left w:val="none" w:sz="0" w:space="0" w:color="auto"/>
                    <w:bottom w:val="none" w:sz="0" w:space="0" w:color="auto"/>
                    <w:right w:val="none" w:sz="0" w:space="0" w:color="auto"/>
                  </w:divBdr>
                </w:div>
                <w:div w:id="211041803">
                  <w:marLeft w:val="0"/>
                  <w:marRight w:val="0"/>
                  <w:marTop w:val="0"/>
                  <w:marBottom w:val="0"/>
                  <w:divBdr>
                    <w:top w:val="none" w:sz="0" w:space="0" w:color="auto"/>
                    <w:left w:val="none" w:sz="0" w:space="0" w:color="auto"/>
                    <w:bottom w:val="none" w:sz="0" w:space="0" w:color="auto"/>
                    <w:right w:val="none" w:sz="0" w:space="0" w:color="auto"/>
                  </w:divBdr>
                </w:div>
                <w:div w:id="212691110">
                  <w:marLeft w:val="0"/>
                  <w:marRight w:val="0"/>
                  <w:marTop w:val="0"/>
                  <w:marBottom w:val="0"/>
                  <w:divBdr>
                    <w:top w:val="none" w:sz="0" w:space="0" w:color="auto"/>
                    <w:left w:val="none" w:sz="0" w:space="0" w:color="auto"/>
                    <w:bottom w:val="none" w:sz="0" w:space="0" w:color="auto"/>
                    <w:right w:val="none" w:sz="0" w:space="0" w:color="auto"/>
                  </w:divBdr>
                </w:div>
                <w:div w:id="212818010">
                  <w:marLeft w:val="0"/>
                  <w:marRight w:val="0"/>
                  <w:marTop w:val="0"/>
                  <w:marBottom w:val="0"/>
                  <w:divBdr>
                    <w:top w:val="none" w:sz="0" w:space="0" w:color="auto"/>
                    <w:left w:val="none" w:sz="0" w:space="0" w:color="auto"/>
                    <w:bottom w:val="none" w:sz="0" w:space="0" w:color="auto"/>
                    <w:right w:val="none" w:sz="0" w:space="0" w:color="auto"/>
                  </w:divBdr>
                </w:div>
                <w:div w:id="213349977">
                  <w:marLeft w:val="0"/>
                  <w:marRight w:val="0"/>
                  <w:marTop w:val="0"/>
                  <w:marBottom w:val="0"/>
                  <w:divBdr>
                    <w:top w:val="none" w:sz="0" w:space="0" w:color="auto"/>
                    <w:left w:val="none" w:sz="0" w:space="0" w:color="auto"/>
                    <w:bottom w:val="none" w:sz="0" w:space="0" w:color="auto"/>
                    <w:right w:val="none" w:sz="0" w:space="0" w:color="auto"/>
                  </w:divBdr>
                </w:div>
                <w:div w:id="214044991">
                  <w:marLeft w:val="0"/>
                  <w:marRight w:val="0"/>
                  <w:marTop w:val="0"/>
                  <w:marBottom w:val="0"/>
                  <w:divBdr>
                    <w:top w:val="none" w:sz="0" w:space="0" w:color="auto"/>
                    <w:left w:val="none" w:sz="0" w:space="0" w:color="auto"/>
                    <w:bottom w:val="none" w:sz="0" w:space="0" w:color="auto"/>
                    <w:right w:val="none" w:sz="0" w:space="0" w:color="auto"/>
                  </w:divBdr>
                </w:div>
                <w:div w:id="214704721">
                  <w:marLeft w:val="0"/>
                  <w:marRight w:val="0"/>
                  <w:marTop w:val="0"/>
                  <w:marBottom w:val="0"/>
                  <w:divBdr>
                    <w:top w:val="none" w:sz="0" w:space="0" w:color="auto"/>
                    <w:left w:val="none" w:sz="0" w:space="0" w:color="auto"/>
                    <w:bottom w:val="none" w:sz="0" w:space="0" w:color="auto"/>
                    <w:right w:val="none" w:sz="0" w:space="0" w:color="auto"/>
                  </w:divBdr>
                </w:div>
                <w:div w:id="215509704">
                  <w:marLeft w:val="0"/>
                  <w:marRight w:val="0"/>
                  <w:marTop w:val="0"/>
                  <w:marBottom w:val="0"/>
                  <w:divBdr>
                    <w:top w:val="none" w:sz="0" w:space="0" w:color="auto"/>
                    <w:left w:val="none" w:sz="0" w:space="0" w:color="auto"/>
                    <w:bottom w:val="none" w:sz="0" w:space="0" w:color="auto"/>
                    <w:right w:val="none" w:sz="0" w:space="0" w:color="auto"/>
                  </w:divBdr>
                </w:div>
                <w:div w:id="215552640">
                  <w:marLeft w:val="0"/>
                  <w:marRight w:val="0"/>
                  <w:marTop w:val="0"/>
                  <w:marBottom w:val="0"/>
                  <w:divBdr>
                    <w:top w:val="none" w:sz="0" w:space="0" w:color="auto"/>
                    <w:left w:val="none" w:sz="0" w:space="0" w:color="auto"/>
                    <w:bottom w:val="none" w:sz="0" w:space="0" w:color="auto"/>
                    <w:right w:val="none" w:sz="0" w:space="0" w:color="auto"/>
                  </w:divBdr>
                </w:div>
                <w:div w:id="216163742">
                  <w:marLeft w:val="0"/>
                  <w:marRight w:val="0"/>
                  <w:marTop w:val="0"/>
                  <w:marBottom w:val="0"/>
                  <w:divBdr>
                    <w:top w:val="none" w:sz="0" w:space="0" w:color="auto"/>
                    <w:left w:val="none" w:sz="0" w:space="0" w:color="auto"/>
                    <w:bottom w:val="none" w:sz="0" w:space="0" w:color="auto"/>
                    <w:right w:val="none" w:sz="0" w:space="0" w:color="auto"/>
                  </w:divBdr>
                </w:div>
                <w:div w:id="216355244">
                  <w:marLeft w:val="0"/>
                  <w:marRight w:val="0"/>
                  <w:marTop w:val="0"/>
                  <w:marBottom w:val="0"/>
                  <w:divBdr>
                    <w:top w:val="none" w:sz="0" w:space="0" w:color="auto"/>
                    <w:left w:val="none" w:sz="0" w:space="0" w:color="auto"/>
                    <w:bottom w:val="none" w:sz="0" w:space="0" w:color="auto"/>
                    <w:right w:val="none" w:sz="0" w:space="0" w:color="auto"/>
                  </w:divBdr>
                </w:div>
                <w:div w:id="219097090">
                  <w:marLeft w:val="0"/>
                  <w:marRight w:val="0"/>
                  <w:marTop w:val="0"/>
                  <w:marBottom w:val="0"/>
                  <w:divBdr>
                    <w:top w:val="none" w:sz="0" w:space="0" w:color="auto"/>
                    <w:left w:val="none" w:sz="0" w:space="0" w:color="auto"/>
                    <w:bottom w:val="none" w:sz="0" w:space="0" w:color="auto"/>
                    <w:right w:val="none" w:sz="0" w:space="0" w:color="auto"/>
                  </w:divBdr>
                </w:div>
                <w:div w:id="220286150">
                  <w:marLeft w:val="0"/>
                  <w:marRight w:val="0"/>
                  <w:marTop w:val="0"/>
                  <w:marBottom w:val="0"/>
                  <w:divBdr>
                    <w:top w:val="none" w:sz="0" w:space="0" w:color="auto"/>
                    <w:left w:val="none" w:sz="0" w:space="0" w:color="auto"/>
                    <w:bottom w:val="none" w:sz="0" w:space="0" w:color="auto"/>
                    <w:right w:val="none" w:sz="0" w:space="0" w:color="auto"/>
                  </w:divBdr>
                </w:div>
                <w:div w:id="221212116">
                  <w:marLeft w:val="0"/>
                  <w:marRight w:val="0"/>
                  <w:marTop w:val="0"/>
                  <w:marBottom w:val="0"/>
                  <w:divBdr>
                    <w:top w:val="none" w:sz="0" w:space="0" w:color="auto"/>
                    <w:left w:val="none" w:sz="0" w:space="0" w:color="auto"/>
                    <w:bottom w:val="none" w:sz="0" w:space="0" w:color="auto"/>
                    <w:right w:val="none" w:sz="0" w:space="0" w:color="auto"/>
                  </w:divBdr>
                </w:div>
                <w:div w:id="229847386">
                  <w:marLeft w:val="0"/>
                  <w:marRight w:val="0"/>
                  <w:marTop w:val="0"/>
                  <w:marBottom w:val="0"/>
                  <w:divBdr>
                    <w:top w:val="none" w:sz="0" w:space="0" w:color="auto"/>
                    <w:left w:val="none" w:sz="0" w:space="0" w:color="auto"/>
                    <w:bottom w:val="none" w:sz="0" w:space="0" w:color="auto"/>
                    <w:right w:val="none" w:sz="0" w:space="0" w:color="auto"/>
                  </w:divBdr>
                </w:div>
                <w:div w:id="230698013">
                  <w:marLeft w:val="0"/>
                  <w:marRight w:val="0"/>
                  <w:marTop w:val="0"/>
                  <w:marBottom w:val="0"/>
                  <w:divBdr>
                    <w:top w:val="none" w:sz="0" w:space="0" w:color="auto"/>
                    <w:left w:val="none" w:sz="0" w:space="0" w:color="auto"/>
                    <w:bottom w:val="none" w:sz="0" w:space="0" w:color="auto"/>
                    <w:right w:val="none" w:sz="0" w:space="0" w:color="auto"/>
                  </w:divBdr>
                </w:div>
                <w:div w:id="236014712">
                  <w:marLeft w:val="0"/>
                  <w:marRight w:val="0"/>
                  <w:marTop w:val="0"/>
                  <w:marBottom w:val="0"/>
                  <w:divBdr>
                    <w:top w:val="none" w:sz="0" w:space="0" w:color="auto"/>
                    <w:left w:val="none" w:sz="0" w:space="0" w:color="auto"/>
                    <w:bottom w:val="none" w:sz="0" w:space="0" w:color="auto"/>
                    <w:right w:val="none" w:sz="0" w:space="0" w:color="auto"/>
                  </w:divBdr>
                </w:div>
                <w:div w:id="236860822">
                  <w:marLeft w:val="0"/>
                  <w:marRight w:val="0"/>
                  <w:marTop w:val="0"/>
                  <w:marBottom w:val="0"/>
                  <w:divBdr>
                    <w:top w:val="none" w:sz="0" w:space="0" w:color="auto"/>
                    <w:left w:val="none" w:sz="0" w:space="0" w:color="auto"/>
                    <w:bottom w:val="none" w:sz="0" w:space="0" w:color="auto"/>
                    <w:right w:val="none" w:sz="0" w:space="0" w:color="auto"/>
                  </w:divBdr>
                </w:div>
                <w:div w:id="239945931">
                  <w:marLeft w:val="0"/>
                  <w:marRight w:val="0"/>
                  <w:marTop w:val="0"/>
                  <w:marBottom w:val="0"/>
                  <w:divBdr>
                    <w:top w:val="none" w:sz="0" w:space="0" w:color="auto"/>
                    <w:left w:val="none" w:sz="0" w:space="0" w:color="auto"/>
                    <w:bottom w:val="none" w:sz="0" w:space="0" w:color="auto"/>
                    <w:right w:val="none" w:sz="0" w:space="0" w:color="auto"/>
                  </w:divBdr>
                </w:div>
                <w:div w:id="241068762">
                  <w:marLeft w:val="0"/>
                  <w:marRight w:val="0"/>
                  <w:marTop w:val="0"/>
                  <w:marBottom w:val="0"/>
                  <w:divBdr>
                    <w:top w:val="none" w:sz="0" w:space="0" w:color="auto"/>
                    <w:left w:val="none" w:sz="0" w:space="0" w:color="auto"/>
                    <w:bottom w:val="none" w:sz="0" w:space="0" w:color="auto"/>
                    <w:right w:val="none" w:sz="0" w:space="0" w:color="auto"/>
                  </w:divBdr>
                </w:div>
                <w:div w:id="242570362">
                  <w:marLeft w:val="0"/>
                  <w:marRight w:val="0"/>
                  <w:marTop w:val="0"/>
                  <w:marBottom w:val="0"/>
                  <w:divBdr>
                    <w:top w:val="none" w:sz="0" w:space="0" w:color="auto"/>
                    <w:left w:val="none" w:sz="0" w:space="0" w:color="auto"/>
                    <w:bottom w:val="none" w:sz="0" w:space="0" w:color="auto"/>
                    <w:right w:val="none" w:sz="0" w:space="0" w:color="auto"/>
                  </w:divBdr>
                </w:div>
                <w:div w:id="242572771">
                  <w:marLeft w:val="0"/>
                  <w:marRight w:val="0"/>
                  <w:marTop w:val="0"/>
                  <w:marBottom w:val="0"/>
                  <w:divBdr>
                    <w:top w:val="none" w:sz="0" w:space="0" w:color="auto"/>
                    <w:left w:val="none" w:sz="0" w:space="0" w:color="auto"/>
                    <w:bottom w:val="none" w:sz="0" w:space="0" w:color="auto"/>
                    <w:right w:val="none" w:sz="0" w:space="0" w:color="auto"/>
                  </w:divBdr>
                </w:div>
                <w:div w:id="243615704">
                  <w:marLeft w:val="0"/>
                  <w:marRight w:val="0"/>
                  <w:marTop w:val="0"/>
                  <w:marBottom w:val="0"/>
                  <w:divBdr>
                    <w:top w:val="none" w:sz="0" w:space="0" w:color="auto"/>
                    <w:left w:val="none" w:sz="0" w:space="0" w:color="auto"/>
                    <w:bottom w:val="none" w:sz="0" w:space="0" w:color="auto"/>
                    <w:right w:val="none" w:sz="0" w:space="0" w:color="auto"/>
                  </w:divBdr>
                </w:div>
                <w:div w:id="247034484">
                  <w:marLeft w:val="0"/>
                  <w:marRight w:val="0"/>
                  <w:marTop w:val="0"/>
                  <w:marBottom w:val="0"/>
                  <w:divBdr>
                    <w:top w:val="none" w:sz="0" w:space="0" w:color="auto"/>
                    <w:left w:val="none" w:sz="0" w:space="0" w:color="auto"/>
                    <w:bottom w:val="none" w:sz="0" w:space="0" w:color="auto"/>
                    <w:right w:val="none" w:sz="0" w:space="0" w:color="auto"/>
                  </w:divBdr>
                </w:div>
                <w:div w:id="247468868">
                  <w:marLeft w:val="0"/>
                  <w:marRight w:val="0"/>
                  <w:marTop w:val="0"/>
                  <w:marBottom w:val="0"/>
                  <w:divBdr>
                    <w:top w:val="none" w:sz="0" w:space="0" w:color="auto"/>
                    <w:left w:val="none" w:sz="0" w:space="0" w:color="auto"/>
                    <w:bottom w:val="none" w:sz="0" w:space="0" w:color="auto"/>
                    <w:right w:val="none" w:sz="0" w:space="0" w:color="auto"/>
                  </w:divBdr>
                </w:div>
                <w:div w:id="247931081">
                  <w:marLeft w:val="0"/>
                  <w:marRight w:val="0"/>
                  <w:marTop w:val="0"/>
                  <w:marBottom w:val="0"/>
                  <w:divBdr>
                    <w:top w:val="none" w:sz="0" w:space="0" w:color="auto"/>
                    <w:left w:val="none" w:sz="0" w:space="0" w:color="auto"/>
                    <w:bottom w:val="none" w:sz="0" w:space="0" w:color="auto"/>
                    <w:right w:val="none" w:sz="0" w:space="0" w:color="auto"/>
                  </w:divBdr>
                </w:div>
                <w:div w:id="248274442">
                  <w:marLeft w:val="0"/>
                  <w:marRight w:val="0"/>
                  <w:marTop w:val="0"/>
                  <w:marBottom w:val="0"/>
                  <w:divBdr>
                    <w:top w:val="none" w:sz="0" w:space="0" w:color="auto"/>
                    <w:left w:val="none" w:sz="0" w:space="0" w:color="auto"/>
                    <w:bottom w:val="none" w:sz="0" w:space="0" w:color="auto"/>
                    <w:right w:val="none" w:sz="0" w:space="0" w:color="auto"/>
                  </w:divBdr>
                </w:div>
                <w:div w:id="250168626">
                  <w:marLeft w:val="0"/>
                  <w:marRight w:val="0"/>
                  <w:marTop w:val="0"/>
                  <w:marBottom w:val="0"/>
                  <w:divBdr>
                    <w:top w:val="none" w:sz="0" w:space="0" w:color="auto"/>
                    <w:left w:val="none" w:sz="0" w:space="0" w:color="auto"/>
                    <w:bottom w:val="none" w:sz="0" w:space="0" w:color="auto"/>
                    <w:right w:val="none" w:sz="0" w:space="0" w:color="auto"/>
                  </w:divBdr>
                </w:div>
                <w:div w:id="251354940">
                  <w:marLeft w:val="0"/>
                  <w:marRight w:val="0"/>
                  <w:marTop w:val="0"/>
                  <w:marBottom w:val="0"/>
                  <w:divBdr>
                    <w:top w:val="none" w:sz="0" w:space="0" w:color="auto"/>
                    <w:left w:val="none" w:sz="0" w:space="0" w:color="auto"/>
                    <w:bottom w:val="none" w:sz="0" w:space="0" w:color="auto"/>
                    <w:right w:val="none" w:sz="0" w:space="0" w:color="auto"/>
                  </w:divBdr>
                </w:div>
                <w:div w:id="252016467">
                  <w:marLeft w:val="0"/>
                  <w:marRight w:val="0"/>
                  <w:marTop w:val="0"/>
                  <w:marBottom w:val="0"/>
                  <w:divBdr>
                    <w:top w:val="none" w:sz="0" w:space="0" w:color="auto"/>
                    <w:left w:val="none" w:sz="0" w:space="0" w:color="auto"/>
                    <w:bottom w:val="none" w:sz="0" w:space="0" w:color="auto"/>
                    <w:right w:val="none" w:sz="0" w:space="0" w:color="auto"/>
                  </w:divBdr>
                </w:div>
                <w:div w:id="252470394">
                  <w:marLeft w:val="0"/>
                  <w:marRight w:val="0"/>
                  <w:marTop w:val="0"/>
                  <w:marBottom w:val="0"/>
                  <w:divBdr>
                    <w:top w:val="none" w:sz="0" w:space="0" w:color="auto"/>
                    <w:left w:val="none" w:sz="0" w:space="0" w:color="auto"/>
                    <w:bottom w:val="none" w:sz="0" w:space="0" w:color="auto"/>
                    <w:right w:val="none" w:sz="0" w:space="0" w:color="auto"/>
                  </w:divBdr>
                </w:div>
                <w:div w:id="252864888">
                  <w:marLeft w:val="0"/>
                  <w:marRight w:val="0"/>
                  <w:marTop w:val="0"/>
                  <w:marBottom w:val="0"/>
                  <w:divBdr>
                    <w:top w:val="none" w:sz="0" w:space="0" w:color="auto"/>
                    <w:left w:val="none" w:sz="0" w:space="0" w:color="auto"/>
                    <w:bottom w:val="none" w:sz="0" w:space="0" w:color="auto"/>
                    <w:right w:val="none" w:sz="0" w:space="0" w:color="auto"/>
                  </w:divBdr>
                </w:div>
                <w:div w:id="257837340">
                  <w:marLeft w:val="0"/>
                  <w:marRight w:val="0"/>
                  <w:marTop w:val="0"/>
                  <w:marBottom w:val="0"/>
                  <w:divBdr>
                    <w:top w:val="none" w:sz="0" w:space="0" w:color="auto"/>
                    <w:left w:val="none" w:sz="0" w:space="0" w:color="auto"/>
                    <w:bottom w:val="none" w:sz="0" w:space="0" w:color="auto"/>
                    <w:right w:val="none" w:sz="0" w:space="0" w:color="auto"/>
                  </w:divBdr>
                </w:div>
                <w:div w:id="272248417">
                  <w:marLeft w:val="0"/>
                  <w:marRight w:val="0"/>
                  <w:marTop w:val="0"/>
                  <w:marBottom w:val="0"/>
                  <w:divBdr>
                    <w:top w:val="none" w:sz="0" w:space="0" w:color="auto"/>
                    <w:left w:val="none" w:sz="0" w:space="0" w:color="auto"/>
                    <w:bottom w:val="none" w:sz="0" w:space="0" w:color="auto"/>
                    <w:right w:val="none" w:sz="0" w:space="0" w:color="auto"/>
                  </w:divBdr>
                </w:div>
                <w:div w:id="274531813">
                  <w:marLeft w:val="0"/>
                  <w:marRight w:val="0"/>
                  <w:marTop w:val="0"/>
                  <w:marBottom w:val="0"/>
                  <w:divBdr>
                    <w:top w:val="none" w:sz="0" w:space="0" w:color="auto"/>
                    <w:left w:val="none" w:sz="0" w:space="0" w:color="auto"/>
                    <w:bottom w:val="none" w:sz="0" w:space="0" w:color="auto"/>
                    <w:right w:val="none" w:sz="0" w:space="0" w:color="auto"/>
                  </w:divBdr>
                </w:div>
                <w:div w:id="275408633">
                  <w:marLeft w:val="0"/>
                  <w:marRight w:val="0"/>
                  <w:marTop w:val="0"/>
                  <w:marBottom w:val="0"/>
                  <w:divBdr>
                    <w:top w:val="none" w:sz="0" w:space="0" w:color="auto"/>
                    <w:left w:val="none" w:sz="0" w:space="0" w:color="auto"/>
                    <w:bottom w:val="none" w:sz="0" w:space="0" w:color="auto"/>
                    <w:right w:val="none" w:sz="0" w:space="0" w:color="auto"/>
                  </w:divBdr>
                </w:div>
                <w:div w:id="277494467">
                  <w:marLeft w:val="0"/>
                  <w:marRight w:val="0"/>
                  <w:marTop w:val="0"/>
                  <w:marBottom w:val="0"/>
                  <w:divBdr>
                    <w:top w:val="none" w:sz="0" w:space="0" w:color="auto"/>
                    <w:left w:val="none" w:sz="0" w:space="0" w:color="auto"/>
                    <w:bottom w:val="none" w:sz="0" w:space="0" w:color="auto"/>
                    <w:right w:val="none" w:sz="0" w:space="0" w:color="auto"/>
                  </w:divBdr>
                </w:div>
                <w:div w:id="279072222">
                  <w:marLeft w:val="0"/>
                  <w:marRight w:val="0"/>
                  <w:marTop w:val="0"/>
                  <w:marBottom w:val="0"/>
                  <w:divBdr>
                    <w:top w:val="none" w:sz="0" w:space="0" w:color="auto"/>
                    <w:left w:val="none" w:sz="0" w:space="0" w:color="auto"/>
                    <w:bottom w:val="none" w:sz="0" w:space="0" w:color="auto"/>
                    <w:right w:val="none" w:sz="0" w:space="0" w:color="auto"/>
                  </w:divBdr>
                </w:div>
                <w:div w:id="279529879">
                  <w:marLeft w:val="0"/>
                  <w:marRight w:val="0"/>
                  <w:marTop w:val="0"/>
                  <w:marBottom w:val="0"/>
                  <w:divBdr>
                    <w:top w:val="none" w:sz="0" w:space="0" w:color="auto"/>
                    <w:left w:val="none" w:sz="0" w:space="0" w:color="auto"/>
                    <w:bottom w:val="none" w:sz="0" w:space="0" w:color="auto"/>
                    <w:right w:val="none" w:sz="0" w:space="0" w:color="auto"/>
                  </w:divBdr>
                </w:div>
                <w:div w:id="279994870">
                  <w:marLeft w:val="0"/>
                  <w:marRight w:val="0"/>
                  <w:marTop w:val="0"/>
                  <w:marBottom w:val="0"/>
                  <w:divBdr>
                    <w:top w:val="none" w:sz="0" w:space="0" w:color="auto"/>
                    <w:left w:val="none" w:sz="0" w:space="0" w:color="auto"/>
                    <w:bottom w:val="none" w:sz="0" w:space="0" w:color="auto"/>
                    <w:right w:val="none" w:sz="0" w:space="0" w:color="auto"/>
                  </w:divBdr>
                </w:div>
                <w:div w:id="280454865">
                  <w:marLeft w:val="0"/>
                  <w:marRight w:val="0"/>
                  <w:marTop w:val="0"/>
                  <w:marBottom w:val="0"/>
                  <w:divBdr>
                    <w:top w:val="none" w:sz="0" w:space="0" w:color="auto"/>
                    <w:left w:val="none" w:sz="0" w:space="0" w:color="auto"/>
                    <w:bottom w:val="none" w:sz="0" w:space="0" w:color="auto"/>
                    <w:right w:val="none" w:sz="0" w:space="0" w:color="auto"/>
                  </w:divBdr>
                </w:div>
                <w:div w:id="285963254">
                  <w:marLeft w:val="0"/>
                  <w:marRight w:val="0"/>
                  <w:marTop w:val="0"/>
                  <w:marBottom w:val="0"/>
                  <w:divBdr>
                    <w:top w:val="none" w:sz="0" w:space="0" w:color="auto"/>
                    <w:left w:val="none" w:sz="0" w:space="0" w:color="auto"/>
                    <w:bottom w:val="none" w:sz="0" w:space="0" w:color="auto"/>
                    <w:right w:val="none" w:sz="0" w:space="0" w:color="auto"/>
                  </w:divBdr>
                </w:div>
                <w:div w:id="286932641">
                  <w:marLeft w:val="0"/>
                  <w:marRight w:val="0"/>
                  <w:marTop w:val="0"/>
                  <w:marBottom w:val="0"/>
                  <w:divBdr>
                    <w:top w:val="none" w:sz="0" w:space="0" w:color="auto"/>
                    <w:left w:val="none" w:sz="0" w:space="0" w:color="auto"/>
                    <w:bottom w:val="none" w:sz="0" w:space="0" w:color="auto"/>
                    <w:right w:val="none" w:sz="0" w:space="0" w:color="auto"/>
                  </w:divBdr>
                </w:div>
                <w:div w:id="288979829">
                  <w:marLeft w:val="0"/>
                  <w:marRight w:val="0"/>
                  <w:marTop w:val="0"/>
                  <w:marBottom w:val="0"/>
                  <w:divBdr>
                    <w:top w:val="none" w:sz="0" w:space="0" w:color="auto"/>
                    <w:left w:val="none" w:sz="0" w:space="0" w:color="auto"/>
                    <w:bottom w:val="none" w:sz="0" w:space="0" w:color="auto"/>
                    <w:right w:val="none" w:sz="0" w:space="0" w:color="auto"/>
                  </w:divBdr>
                </w:div>
                <w:div w:id="293558170">
                  <w:marLeft w:val="0"/>
                  <w:marRight w:val="0"/>
                  <w:marTop w:val="0"/>
                  <w:marBottom w:val="0"/>
                  <w:divBdr>
                    <w:top w:val="none" w:sz="0" w:space="0" w:color="auto"/>
                    <w:left w:val="none" w:sz="0" w:space="0" w:color="auto"/>
                    <w:bottom w:val="none" w:sz="0" w:space="0" w:color="auto"/>
                    <w:right w:val="none" w:sz="0" w:space="0" w:color="auto"/>
                  </w:divBdr>
                </w:div>
                <w:div w:id="293828443">
                  <w:marLeft w:val="0"/>
                  <w:marRight w:val="0"/>
                  <w:marTop w:val="0"/>
                  <w:marBottom w:val="0"/>
                  <w:divBdr>
                    <w:top w:val="none" w:sz="0" w:space="0" w:color="auto"/>
                    <w:left w:val="none" w:sz="0" w:space="0" w:color="auto"/>
                    <w:bottom w:val="none" w:sz="0" w:space="0" w:color="auto"/>
                    <w:right w:val="none" w:sz="0" w:space="0" w:color="auto"/>
                  </w:divBdr>
                </w:div>
                <w:div w:id="294020107">
                  <w:marLeft w:val="0"/>
                  <w:marRight w:val="0"/>
                  <w:marTop w:val="0"/>
                  <w:marBottom w:val="0"/>
                  <w:divBdr>
                    <w:top w:val="none" w:sz="0" w:space="0" w:color="auto"/>
                    <w:left w:val="none" w:sz="0" w:space="0" w:color="auto"/>
                    <w:bottom w:val="none" w:sz="0" w:space="0" w:color="auto"/>
                    <w:right w:val="none" w:sz="0" w:space="0" w:color="auto"/>
                  </w:divBdr>
                </w:div>
                <w:div w:id="296183645">
                  <w:marLeft w:val="0"/>
                  <w:marRight w:val="0"/>
                  <w:marTop w:val="0"/>
                  <w:marBottom w:val="0"/>
                  <w:divBdr>
                    <w:top w:val="none" w:sz="0" w:space="0" w:color="auto"/>
                    <w:left w:val="none" w:sz="0" w:space="0" w:color="auto"/>
                    <w:bottom w:val="none" w:sz="0" w:space="0" w:color="auto"/>
                    <w:right w:val="none" w:sz="0" w:space="0" w:color="auto"/>
                  </w:divBdr>
                </w:div>
                <w:div w:id="297075739">
                  <w:marLeft w:val="0"/>
                  <w:marRight w:val="0"/>
                  <w:marTop w:val="0"/>
                  <w:marBottom w:val="0"/>
                  <w:divBdr>
                    <w:top w:val="none" w:sz="0" w:space="0" w:color="auto"/>
                    <w:left w:val="none" w:sz="0" w:space="0" w:color="auto"/>
                    <w:bottom w:val="none" w:sz="0" w:space="0" w:color="auto"/>
                    <w:right w:val="none" w:sz="0" w:space="0" w:color="auto"/>
                  </w:divBdr>
                </w:div>
                <w:div w:id="297683172">
                  <w:marLeft w:val="0"/>
                  <w:marRight w:val="0"/>
                  <w:marTop w:val="0"/>
                  <w:marBottom w:val="0"/>
                  <w:divBdr>
                    <w:top w:val="none" w:sz="0" w:space="0" w:color="auto"/>
                    <w:left w:val="none" w:sz="0" w:space="0" w:color="auto"/>
                    <w:bottom w:val="none" w:sz="0" w:space="0" w:color="auto"/>
                    <w:right w:val="none" w:sz="0" w:space="0" w:color="auto"/>
                  </w:divBdr>
                </w:div>
                <w:div w:id="298386674">
                  <w:marLeft w:val="0"/>
                  <w:marRight w:val="0"/>
                  <w:marTop w:val="0"/>
                  <w:marBottom w:val="0"/>
                  <w:divBdr>
                    <w:top w:val="none" w:sz="0" w:space="0" w:color="auto"/>
                    <w:left w:val="none" w:sz="0" w:space="0" w:color="auto"/>
                    <w:bottom w:val="none" w:sz="0" w:space="0" w:color="auto"/>
                    <w:right w:val="none" w:sz="0" w:space="0" w:color="auto"/>
                  </w:divBdr>
                </w:div>
                <w:div w:id="299116079">
                  <w:marLeft w:val="0"/>
                  <w:marRight w:val="0"/>
                  <w:marTop w:val="0"/>
                  <w:marBottom w:val="0"/>
                  <w:divBdr>
                    <w:top w:val="none" w:sz="0" w:space="0" w:color="auto"/>
                    <w:left w:val="none" w:sz="0" w:space="0" w:color="auto"/>
                    <w:bottom w:val="none" w:sz="0" w:space="0" w:color="auto"/>
                    <w:right w:val="none" w:sz="0" w:space="0" w:color="auto"/>
                  </w:divBdr>
                </w:div>
                <w:div w:id="299380860">
                  <w:marLeft w:val="0"/>
                  <w:marRight w:val="0"/>
                  <w:marTop w:val="0"/>
                  <w:marBottom w:val="0"/>
                  <w:divBdr>
                    <w:top w:val="none" w:sz="0" w:space="0" w:color="auto"/>
                    <w:left w:val="none" w:sz="0" w:space="0" w:color="auto"/>
                    <w:bottom w:val="none" w:sz="0" w:space="0" w:color="auto"/>
                    <w:right w:val="none" w:sz="0" w:space="0" w:color="auto"/>
                  </w:divBdr>
                </w:div>
                <w:div w:id="303387398">
                  <w:marLeft w:val="0"/>
                  <w:marRight w:val="0"/>
                  <w:marTop w:val="0"/>
                  <w:marBottom w:val="0"/>
                  <w:divBdr>
                    <w:top w:val="none" w:sz="0" w:space="0" w:color="auto"/>
                    <w:left w:val="none" w:sz="0" w:space="0" w:color="auto"/>
                    <w:bottom w:val="none" w:sz="0" w:space="0" w:color="auto"/>
                    <w:right w:val="none" w:sz="0" w:space="0" w:color="auto"/>
                  </w:divBdr>
                </w:div>
                <w:div w:id="303631335">
                  <w:marLeft w:val="0"/>
                  <w:marRight w:val="0"/>
                  <w:marTop w:val="0"/>
                  <w:marBottom w:val="0"/>
                  <w:divBdr>
                    <w:top w:val="none" w:sz="0" w:space="0" w:color="auto"/>
                    <w:left w:val="none" w:sz="0" w:space="0" w:color="auto"/>
                    <w:bottom w:val="none" w:sz="0" w:space="0" w:color="auto"/>
                    <w:right w:val="none" w:sz="0" w:space="0" w:color="auto"/>
                  </w:divBdr>
                </w:div>
                <w:div w:id="305862326">
                  <w:marLeft w:val="0"/>
                  <w:marRight w:val="0"/>
                  <w:marTop w:val="0"/>
                  <w:marBottom w:val="0"/>
                  <w:divBdr>
                    <w:top w:val="none" w:sz="0" w:space="0" w:color="auto"/>
                    <w:left w:val="none" w:sz="0" w:space="0" w:color="auto"/>
                    <w:bottom w:val="none" w:sz="0" w:space="0" w:color="auto"/>
                    <w:right w:val="none" w:sz="0" w:space="0" w:color="auto"/>
                  </w:divBdr>
                </w:div>
                <w:div w:id="306328762">
                  <w:marLeft w:val="0"/>
                  <w:marRight w:val="0"/>
                  <w:marTop w:val="0"/>
                  <w:marBottom w:val="0"/>
                  <w:divBdr>
                    <w:top w:val="none" w:sz="0" w:space="0" w:color="auto"/>
                    <w:left w:val="none" w:sz="0" w:space="0" w:color="auto"/>
                    <w:bottom w:val="none" w:sz="0" w:space="0" w:color="auto"/>
                    <w:right w:val="none" w:sz="0" w:space="0" w:color="auto"/>
                  </w:divBdr>
                </w:div>
                <w:div w:id="310409682">
                  <w:marLeft w:val="0"/>
                  <w:marRight w:val="0"/>
                  <w:marTop w:val="0"/>
                  <w:marBottom w:val="0"/>
                  <w:divBdr>
                    <w:top w:val="none" w:sz="0" w:space="0" w:color="auto"/>
                    <w:left w:val="none" w:sz="0" w:space="0" w:color="auto"/>
                    <w:bottom w:val="none" w:sz="0" w:space="0" w:color="auto"/>
                    <w:right w:val="none" w:sz="0" w:space="0" w:color="auto"/>
                  </w:divBdr>
                </w:div>
                <w:div w:id="316763353">
                  <w:marLeft w:val="0"/>
                  <w:marRight w:val="0"/>
                  <w:marTop w:val="0"/>
                  <w:marBottom w:val="0"/>
                  <w:divBdr>
                    <w:top w:val="none" w:sz="0" w:space="0" w:color="auto"/>
                    <w:left w:val="none" w:sz="0" w:space="0" w:color="auto"/>
                    <w:bottom w:val="none" w:sz="0" w:space="0" w:color="auto"/>
                    <w:right w:val="none" w:sz="0" w:space="0" w:color="auto"/>
                  </w:divBdr>
                </w:div>
                <w:div w:id="318465774">
                  <w:marLeft w:val="0"/>
                  <w:marRight w:val="0"/>
                  <w:marTop w:val="0"/>
                  <w:marBottom w:val="0"/>
                  <w:divBdr>
                    <w:top w:val="none" w:sz="0" w:space="0" w:color="auto"/>
                    <w:left w:val="none" w:sz="0" w:space="0" w:color="auto"/>
                    <w:bottom w:val="none" w:sz="0" w:space="0" w:color="auto"/>
                    <w:right w:val="none" w:sz="0" w:space="0" w:color="auto"/>
                  </w:divBdr>
                </w:div>
                <w:div w:id="318919858">
                  <w:marLeft w:val="0"/>
                  <w:marRight w:val="0"/>
                  <w:marTop w:val="0"/>
                  <w:marBottom w:val="0"/>
                  <w:divBdr>
                    <w:top w:val="none" w:sz="0" w:space="0" w:color="auto"/>
                    <w:left w:val="none" w:sz="0" w:space="0" w:color="auto"/>
                    <w:bottom w:val="none" w:sz="0" w:space="0" w:color="auto"/>
                    <w:right w:val="none" w:sz="0" w:space="0" w:color="auto"/>
                  </w:divBdr>
                </w:div>
                <w:div w:id="319697756">
                  <w:marLeft w:val="0"/>
                  <w:marRight w:val="0"/>
                  <w:marTop w:val="0"/>
                  <w:marBottom w:val="0"/>
                  <w:divBdr>
                    <w:top w:val="none" w:sz="0" w:space="0" w:color="auto"/>
                    <w:left w:val="none" w:sz="0" w:space="0" w:color="auto"/>
                    <w:bottom w:val="none" w:sz="0" w:space="0" w:color="auto"/>
                    <w:right w:val="none" w:sz="0" w:space="0" w:color="auto"/>
                  </w:divBdr>
                </w:div>
                <w:div w:id="330567104">
                  <w:marLeft w:val="0"/>
                  <w:marRight w:val="0"/>
                  <w:marTop w:val="0"/>
                  <w:marBottom w:val="0"/>
                  <w:divBdr>
                    <w:top w:val="none" w:sz="0" w:space="0" w:color="auto"/>
                    <w:left w:val="none" w:sz="0" w:space="0" w:color="auto"/>
                    <w:bottom w:val="none" w:sz="0" w:space="0" w:color="auto"/>
                    <w:right w:val="none" w:sz="0" w:space="0" w:color="auto"/>
                  </w:divBdr>
                </w:div>
                <w:div w:id="331178726">
                  <w:marLeft w:val="0"/>
                  <w:marRight w:val="0"/>
                  <w:marTop w:val="0"/>
                  <w:marBottom w:val="0"/>
                  <w:divBdr>
                    <w:top w:val="none" w:sz="0" w:space="0" w:color="auto"/>
                    <w:left w:val="none" w:sz="0" w:space="0" w:color="auto"/>
                    <w:bottom w:val="none" w:sz="0" w:space="0" w:color="auto"/>
                    <w:right w:val="none" w:sz="0" w:space="0" w:color="auto"/>
                  </w:divBdr>
                </w:div>
                <w:div w:id="332688589">
                  <w:marLeft w:val="0"/>
                  <w:marRight w:val="0"/>
                  <w:marTop w:val="0"/>
                  <w:marBottom w:val="0"/>
                  <w:divBdr>
                    <w:top w:val="none" w:sz="0" w:space="0" w:color="auto"/>
                    <w:left w:val="none" w:sz="0" w:space="0" w:color="auto"/>
                    <w:bottom w:val="none" w:sz="0" w:space="0" w:color="auto"/>
                    <w:right w:val="none" w:sz="0" w:space="0" w:color="auto"/>
                  </w:divBdr>
                </w:div>
                <w:div w:id="333650570">
                  <w:marLeft w:val="0"/>
                  <w:marRight w:val="0"/>
                  <w:marTop w:val="0"/>
                  <w:marBottom w:val="0"/>
                  <w:divBdr>
                    <w:top w:val="none" w:sz="0" w:space="0" w:color="auto"/>
                    <w:left w:val="none" w:sz="0" w:space="0" w:color="auto"/>
                    <w:bottom w:val="none" w:sz="0" w:space="0" w:color="auto"/>
                    <w:right w:val="none" w:sz="0" w:space="0" w:color="auto"/>
                  </w:divBdr>
                </w:div>
                <w:div w:id="335500800">
                  <w:marLeft w:val="0"/>
                  <w:marRight w:val="0"/>
                  <w:marTop w:val="0"/>
                  <w:marBottom w:val="0"/>
                  <w:divBdr>
                    <w:top w:val="none" w:sz="0" w:space="0" w:color="auto"/>
                    <w:left w:val="none" w:sz="0" w:space="0" w:color="auto"/>
                    <w:bottom w:val="none" w:sz="0" w:space="0" w:color="auto"/>
                    <w:right w:val="none" w:sz="0" w:space="0" w:color="auto"/>
                  </w:divBdr>
                </w:div>
                <w:div w:id="336930789">
                  <w:marLeft w:val="0"/>
                  <w:marRight w:val="0"/>
                  <w:marTop w:val="0"/>
                  <w:marBottom w:val="0"/>
                  <w:divBdr>
                    <w:top w:val="none" w:sz="0" w:space="0" w:color="auto"/>
                    <w:left w:val="none" w:sz="0" w:space="0" w:color="auto"/>
                    <w:bottom w:val="none" w:sz="0" w:space="0" w:color="auto"/>
                    <w:right w:val="none" w:sz="0" w:space="0" w:color="auto"/>
                  </w:divBdr>
                </w:div>
                <w:div w:id="337343108">
                  <w:marLeft w:val="0"/>
                  <w:marRight w:val="0"/>
                  <w:marTop w:val="0"/>
                  <w:marBottom w:val="0"/>
                  <w:divBdr>
                    <w:top w:val="none" w:sz="0" w:space="0" w:color="auto"/>
                    <w:left w:val="none" w:sz="0" w:space="0" w:color="auto"/>
                    <w:bottom w:val="none" w:sz="0" w:space="0" w:color="auto"/>
                    <w:right w:val="none" w:sz="0" w:space="0" w:color="auto"/>
                  </w:divBdr>
                </w:div>
                <w:div w:id="338311487">
                  <w:marLeft w:val="0"/>
                  <w:marRight w:val="0"/>
                  <w:marTop w:val="0"/>
                  <w:marBottom w:val="0"/>
                  <w:divBdr>
                    <w:top w:val="none" w:sz="0" w:space="0" w:color="auto"/>
                    <w:left w:val="none" w:sz="0" w:space="0" w:color="auto"/>
                    <w:bottom w:val="none" w:sz="0" w:space="0" w:color="auto"/>
                    <w:right w:val="none" w:sz="0" w:space="0" w:color="auto"/>
                  </w:divBdr>
                </w:div>
                <w:div w:id="342438020">
                  <w:marLeft w:val="0"/>
                  <w:marRight w:val="0"/>
                  <w:marTop w:val="0"/>
                  <w:marBottom w:val="0"/>
                  <w:divBdr>
                    <w:top w:val="none" w:sz="0" w:space="0" w:color="auto"/>
                    <w:left w:val="none" w:sz="0" w:space="0" w:color="auto"/>
                    <w:bottom w:val="none" w:sz="0" w:space="0" w:color="auto"/>
                    <w:right w:val="none" w:sz="0" w:space="0" w:color="auto"/>
                  </w:divBdr>
                </w:div>
                <w:div w:id="344597871">
                  <w:marLeft w:val="0"/>
                  <w:marRight w:val="0"/>
                  <w:marTop w:val="0"/>
                  <w:marBottom w:val="0"/>
                  <w:divBdr>
                    <w:top w:val="none" w:sz="0" w:space="0" w:color="auto"/>
                    <w:left w:val="none" w:sz="0" w:space="0" w:color="auto"/>
                    <w:bottom w:val="none" w:sz="0" w:space="0" w:color="auto"/>
                    <w:right w:val="none" w:sz="0" w:space="0" w:color="auto"/>
                  </w:divBdr>
                </w:div>
                <w:div w:id="345330542">
                  <w:marLeft w:val="0"/>
                  <w:marRight w:val="0"/>
                  <w:marTop w:val="0"/>
                  <w:marBottom w:val="0"/>
                  <w:divBdr>
                    <w:top w:val="none" w:sz="0" w:space="0" w:color="auto"/>
                    <w:left w:val="none" w:sz="0" w:space="0" w:color="auto"/>
                    <w:bottom w:val="none" w:sz="0" w:space="0" w:color="auto"/>
                    <w:right w:val="none" w:sz="0" w:space="0" w:color="auto"/>
                  </w:divBdr>
                </w:div>
                <w:div w:id="349768462">
                  <w:marLeft w:val="0"/>
                  <w:marRight w:val="0"/>
                  <w:marTop w:val="0"/>
                  <w:marBottom w:val="0"/>
                  <w:divBdr>
                    <w:top w:val="none" w:sz="0" w:space="0" w:color="auto"/>
                    <w:left w:val="none" w:sz="0" w:space="0" w:color="auto"/>
                    <w:bottom w:val="none" w:sz="0" w:space="0" w:color="auto"/>
                    <w:right w:val="none" w:sz="0" w:space="0" w:color="auto"/>
                  </w:divBdr>
                </w:div>
                <w:div w:id="353112517">
                  <w:marLeft w:val="0"/>
                  <w:marRight w:val="0"/>
                  <w:marTop w:val="0"/>
                  <w:marBottom w:val="0"/>
                  <w:divBdr>
                    <w:top w:val="none" w:sz="0" w:space="0" w:color="auto"/>
                    <w:left w:val="none" w:sz="0" w:space="0" w:color="auto"/>
                    <w:bottom w:val="none" w:sz="0" w:space="0" w:color="auto"/>
                    <w:right w:val="none" w:sz="0" w:space="0" w:color="auto"/>
                  </w:divBdr>
                </w:div>
                <w:div w:id="356659755">
                  <w:marLeft w:val="0"/>
                  <w:marRight w:val="0"/>
                  <w:marTop w:val="0"/>
                  <w:marBottom w:val="0"/>
                  <w:divBdr>
                    <w:top w:val="none" w:sz="0" w:space="0" w:color="auto"/>
                    <w:left w:val="none" w:sz="0" w:space="0" w:color="auto"/>
                    <w:bottom w:val="none" w:sz="0" w:space="0" w:color="auto"/>
                    <w:right w:val="none" w:sz="0" w:space="0" w:color="auto"/>
                  </w:divBdr>
                </w:div>
                <w:div w:id="364719289">
                  <w:marLeft w:val="0"/>
                  <w:marRight w:val="0"/>
                  <w:marTop w:val="0"/>
                  <w:marBottom w:val="0"/>
                  <w:divBdr>
                    <w:top w:val="none" w:sz="0" w:space="0" w:color="auto"/>
                    <w:left w:val="none" w:sz="0" w:space="0" w:color="auto"/>
                    <w:bottom w:val="none" w:sz="0" w:space="0" w:color="auto"/>
                    <w:right w:val="none" w:sz="0" w:space="0" w:color="auto"/>
                  </w:divBdr>
                </w:div>
                <w:div w:id="368801098">
                  <w:marLeft w:val="0"/>
                  <w:marRight w:val="0"/>
                  <w:marTop w:val="0"/>
                  <w:marBottom w:val="0"/>
                  <w:divBdr>
                    <w:top w:val="none" w:sz="0" w:space="0" w:color="auto"/>
                    <w:left w:val="none" w:sz="0" w:space="0" w:color="auto"/>
                    <w:bottom w:val="none" w:sz="0" w:space="0" w:color="auto"/>
                    <w:right w:val="none" w:sz="0" w:space="0" w:color="auto"/>
                  </w:divBdr>
                </w:div>
                <w:div w:id="369497849">
                  <w:marLeft w:val="0"/>
                  <w:marRight w:val="0"/>
                  <w:marTop w:val="0"/>
                  <w:marBottom w:val="0"/>
                  <w:divBdr>
                    <w:top w:val="none" w:sz="0" w:space="0" w:color="auto"/>
                    <w:left w:val="none" w:sz="0" w:space="0" w:color="auto"/>
                    <w:bottom w:val="none" w:sz="0" w:space="0" w:color="auto"/>
                    <w:right w:val="none" w:sz="0" w:space="0" w:color="auto"/>
                  </w:divBdr>
                </w:div>
                <w:div w:id="370302741">
                  <w:marLeft w:val="0"/>
                  <w:marRight w:val="0"/>
                  <w:marTop w:val="0"/>
                  <w:marBottom w:val="0"/>
                  <w:divBdr>
                    <w:top w:val="none" w:sz="0" w:space="0" w:color="auto"/>
                    <w:left w:val="none" w:sz="0" w:space="0" w:color="auto"/>
                    <w:bottom w:val="none" w:sz="0" w:space="0" w:color="auto"/>
                    <w:right w:val="none" w:sz="0" w:space="0" w:color="auto"/>
                  </w:divBdr>
                </w:div>
                <w:div w:id="374546911">
                  <w:marLeft w:val="0"/>
                  <w:marRight w:val="0"/>
                  <w:marTop w:val="0"/>
                  <w:marBottom w:val="0"/>
                  <w:divBdr>
                    <w:top w:val="none" w:sz="0" w:space="0" w:color="auto"/>
                    <w:left w:val="none" w:sz="0" w:space="0" w:color="auto"/>
                    <w:bottom w:val="none" w:sz="0" w:space="0" w:color="auto"/>
                    <w:right w:val="none" w:sz="0" w:space="0" w:color="auto"/>
                  </w:divBdr>
                </w:div>
                <w:div w:id="374626230">
                  <w:marLeft w:val="0"/>
                  <w:marRight w:val="0"/>
                  <w:marTop w:val="0"/>
                  <w:marBottom w:val="0"/>
                  <w:divBdr>
                    <w:top w:val="none" w:sz="0" w:space="0" w:color="auto"/>
                    <w:left w:val="none" w:sz="0" w:space="0" w:color="auto"/>
                    <w:bottom w:val="none" w:sz="0" w:space="0" w:color="auto"/>
                    <w:right w:val="none" w:sz="0" w:space="0" w:color="auto"/>
                  </w:divBdr>
                </w:div>
                <w:div w:id="382212885">
                  <w:marLeft w:val="0"/>
                  <w:marRight w:val="0"/>
                  <w:marTop w:val="0"/>
                  <w:marBottom w:val="0"/>
                  <w:divBdr>
                    <w:top w:val="none" w:sz="0" w:space="0" w:color="auto"/>
                    <w:left w:val="none" w:sz="0" w:space="0" w:color="auto"/>
                    <w:bottom w:val="none" w:sz="0" w:space="0" w:color="auto"/>
                    <w:right w:val="none" w:sz="0" w:space="0" w:color="auto"/>
                  </w:divBdr>
                </w:div>
                <w:div w:id="382222021">
                  <w:marLeft w:val="0"/>
                  <w:marRight w:val="0"/>
                  <w:marTop w:val="0"/>
                  <w:marBottom w:val="0"/>
                  <w:divBdr>
                    <w:top w:val="none" w:sz="0" w:space="0" w:color="auto"/>
                    <w:left w:val="none" w:sz="0" w:space="0" w:color="auto"/>
                    <w:bottom w:val="none" w:sz="0" w:space="0" w:color="auto"/>
                    <w:right w:val="none" w:sz="0" w:space="0" w:color="auto"/>
                  </w:divBdr>
                </w:div>
                <w:div w:id="382675689">
                  <w:marLeft w:val="0"/>
                  <w:marRight w:val="0"/>
                  <w:marTop w:val="0"/>
                  <w:marBottom w:val="0"/>
                  <w:divBdr>
                    <w:top w:val="none" w:sz="0" w:space="0" w:color="auto"/>
                    <w:left w:val="none" w:sz="0" w:space="0" w:color="auto"/>
                    <w:bottom w:val="none" w:sz="0" w:space="0" w:color="auto"/>
                    <w:right w:val="none" w:sz="0" w:space="0" w:color="auto"/>
                  </w:divBdr>
                </w:div>
                <w:div w:id="383405453">
                  <w:marLeft w:val="0"/>
                  <w:marRight w:val="0"/>
                  <w:marTop w:val="0"/>
                  <w:marBottom w:val="0"/>
                  <w:divBdr>
                    <w:top w:val="none" w:sz="0" w:space="0" w:color="auto"/>
                    <w:left w:val="none" w:sz="0" w:space="0" w:color="auto"/>
                    <w:bottom w:val="none" w:sz="0" w:space="0" w:color="auto"/>
                    <w:right w:val="none" w:sz="0" w:space="0" w:color="auto"/>
                  </w:divBdr>
                </w:div>
                <w:div w:id="390082470">
                  <w:marLeft w:val="0"/>
                  <w:marRight w:val="0"/>
                  <w:marTop w:val="0"/>
                  <w:marBottom w:val="0"/>
                  <w:divBdr>
                    <w:top w:val="none" w:sz="0" w:space="0" w:color="auto"/>
                    <w:left w:val="none" w:sz="0" w:space="0" w:color="auto"/>
                    <w:bottom w:val="none" w:sz="0" w:space="0" w:color="auto"/>
                    <w:right w:val="none" w:sz="0" w:space="0" w:color="auto"/>
                  </w:divBdr>
                </w:div>
                <w:div w:id="391541732">
                  <w:marLeft w:val="0"/>
                  <w:marRight w:val="0"/>
                  <w:marTop w:val="0"/>
                  <w:marBottom w:val="0"/>
                  <w:divBdr>
                    <w:top w:val="none" w:sz="0" w:space="0" w:color="auto"/>
                    <w:left w:val="none" w:sz="0" w:space="0" w:color="auto"/>
                    <w:bottom w:val="none" w:sz="0" w:space="0" w:color="auto"/>
                    <w:right w:val="none" w:sz="0" w:space="0" w:color="auto"/>
                  </w:divBdr>
                </w:div>
                <w:div w:id="392898264">
                  <w:marLeft w:val="0"/>
                  <w:marRight w:val="0"/>
                  <w:marTop w:val="0"/>
                  <w:marBottom w:val="0"/>
                  <w:divBdr>
                    <w:top w:val="none" w:sz="0" w:space="0" w:color="auto"/>
                    <w:left w:val="none" w:sz="0" w:space="0" w:color="auto"/>
                    <w:bottom w:val="none" w:sz="0" w:space="0" w:color="auto"/>
                    <w:right w:val="none" w:sz="0" w:space="0" w:color="auto"/>
                  </w:divBdr>
                </w:div>
                <w:div w:id="393235651">
                  <w:marLeft w:val="0"/>
                  <w:marRight w:val="0"/>
                  <w:marTop w:val="0"/>
                  <w:marBottom w:val="0"/>
                  <w:divBdr>
                    <w:top w:val="none" w:sz="0" w:space="0" w:color="auto"/>
                    <w:left w:val="none" w:sz="0" w:space="0" w:color="auto"/>
                    <w:bottom w:val="none" w:sz="0" w:space="0" w:color="auto"/>
                    <w:right w:val="none" w:sz="0" w:space="0" w:color="auto"/>
                  </w:divBdr>
                </w:div>
                <w:div w:id="395129880">
                  <w:marLeft w:val="0"/>
                  <w:marRight w:val="0"/>
                  <w:marTop w:val="0"/>
                  <w:marBottom w:val="0"/>
                  <w:divBdr>
                    <w:top w:val="none" w:sz="0" w:space="0" w:color="auto"/>
                    <w:left w:val="none" w:sz="0" w:space="0" w:color="auto"/>
                    <w:bottom w:val="none" w:sz="0" w:space="0" w:color="auto"/>
                    <w:right w:val="none" w:sz="0" w:space="0" w:color="auto"/>
                  </w:divBdr>
                </w:div>
                <w:div w:id="396709881">
                  <w:marLeft w:val="0"/>
                  <w:marRight w:val="0"/>
                  <w:marTop w:val="0"/>
                  <w:marBottom w:val="0"/>
                  <w:divBdr>
                    <w:top w:val="none" w:sz="0" w:space="0" w:color="auto"/>
                    <w:left w:val="none" w:sz="0" w:space="0" w:color="auto"/>
                    <w:bottom w:val="none" w:sz="0" w:space="0" w:color="auto"/>
                    <w:right w:val="none" w:sz="0" w:space="0" w:color="auto"/>
                  </w:divBdr>
                </w:div>
                <w:div w:id="397173742">
                  <w:marLeft w:val="0"/>
                  <w:marRight w:val="0"/>
                  <w:marTop w:val="0"/>
                  <w:marBottom w:val="0"/>
                  <w:divBdr>
                    <w:top w:val="none" w:sz="0" w:space="0" w:color="auto"/>
                    <w:left w:val="none" w:sz="0" w:space="0" w:color="auto"/>
                    <w:bottom w:val="none" w:sz="0" w:space="0" w:color="auto"/>
                    <w:right w:val="none" w:sz="0" w:space="0" w:color="auto"/>
                  </w:divBdr>
                </w:div>
                <w:div w:id="397486036">
                  <w:marLeft w:val="0"/>
                  <w:marRight w:val="0"/>
                  <w:marTop w:val="0"/>
                  <w:marBottom w:val="0"/>
                  <w:divBdr>
                    <w:top w:val="none" w:sz="0" w:space="0" w:color="auto"/>
                    <w:left w:val="none" w:sz="0" w:space="0" w:color="auto"/>
                    <w:bottom w:val="none" w:sz="0" w:space="0" w:color="auto"/>
                    <w:right w:val="none" w:sz="0" w:space="0" w:color="auto"/>
                  </w:divBdr>
                </w:div>
                <w:div w:id="397749654">
                  <w:marLeft w:val="0"/>
                  <w:marRight w:val="0"/>
                  <w:marTop w:val="0"/>
                  <w:marBottom w:val="0"/>
                  <w:divBdr>
                    <w:top w:val="none" w:sz="0" w:space="0" w:color="auto"/>
                    <w:left w:val="none" w:sz="0" w:space="0" w:color="auto"/>
                    <w:bottom w:val="none" w:sz="0" w:space="0" w:color="auto"/>
                    <w:right w:val="none" w:sz="0" w:space="0" w:color="auto"/>
                  </w:divBdr>
                </w:div>
                <w:div w:id="403575894">
                  <w:marLeft w:val="0"/>
                  <w:marRight w:val="0"/>
                  <w:marTop w:val="0"/>
                  <w:marBottom w:val="0"/>
                  <w:divBdr>
                    <w:top w:val="none" w:sz="0" w:space="0" w:color="auto"/>
                    <w:left w:val="none" w:sz="0" w:space="0" w:color="auto"/>
                    <w:bottom w:val="none" w:sz="0" w:space="0" w:color="auto"/>
                    <w:right w:val="none" w:sz="0" w:space="0" w:color="auto"/>
                  </w:divBdr>
                </w:div>
                <w:div w:id="405228125">
                  <w:marLeft w:val="0"/>
                  <w:marRight w:val="0"/>
                  <w:marTop w:val="0"/>
                  <w:marBottom w:val="0"/>
                  <w:divBdr>
                    <w:top w:val="none" w:sz="0" w:space="0" w:color="auto"/>
                    <w:left w:val="none" w:sz="0" w:space="0" w:color="auto"/>
                    <w:bottom w:val="none" w:sz="0" w:space="0" w:color="auto"/>
                    <w:right w:val="none" w:sz="0" w:space="0" w:color="auto"/>
                  </w:divBdr>
                </w:div>
                <w:div w:id="407580659">
                  <w:marLeft w:val="0"/>
                  <w:marRight w:val="0"/>
                  <w:marTop w:val="0"/>
                  <w:marBottom w:val="0"/>
                  <w:divBdr>
                    <w:top w:val="none" w:sz="0" w:space="0" w:color="auto"/>
                    <w:left w:val="none" w:sz="0" w:space="0" w:color="auto"/>
                    <w:bottom w:val="none" w:sz="0" w:space="0" w:color="auto"/>
                    <w:right w:val="none" w:sz="0" w:space="0" w:color="auto"/>
                  </w:divBdr>
                </w:div>
                <w:div w:id="413866552">
                  <w:marLeft w:val="0"/>
                  <w:marRight w:val="0"/>
                  <w:marTop w:val="0"/>
                  <w:marBottom w:val="0"/>
                  <w:divBdr>
                    <w:top w:val="none" w:sz="0" w:space="0" w:color="auto"/>
                    <w:left w:val="none" w:sz="0" w:space="0" w:color="auto"/>
                    <w:bottom w:val="none" w:sz="0" w:space="0" w:color="auto"/>
                    <w:right w:val="none" w:sz="0" w:space="0" w:color="auto"/>
                  </w:divBdr>
                </w:div>
                <w:div w:id="419254520">
                  <w:marLeft w:val="0"/>
                  <w:marRight w:val="0"/>
                  <w:marTop w:val="0"/>
                  <w:marBottom w:val="0"/>
                  <w:divBdr>
                    <w:top w:val="none" w:sz="0" w:space="0" w:color="auto"/>
                    <w:left w:val="none" w:sz="0" w:space="0" w:color="auto"/>
                    <w:bottom w:val="none" w:sz="0" w:space="0" w:color="auto"/>
                    <w:right w:val="none" w:sz="0" w:space="0" w:color="auto"/>
                  </w:divBdr>
                </w:div>
                <w:div w:id="421149443">
                  <w:marLeft w:val="0"/>
                  <w:marRight w:val="0"/>
                  <w:marTop w:val="0"/>
                  <w:marBottom w:val="0"/>
                  <w:divBdr>
                    <w:top w:val="none" w:sz="0" w:space="0" w:color="auto"/>
                    <w:left w:val="none" w:sz="0" w:space="0" w:color="auto"/>
                    <w:bottom w:val="none" w:sz="0" w:space="0" w:color="auto"/>
                    <w:right w:val="none" w:sz="0" w:space="0" w:color="auto"/>
                  </w:divBdr>
                </w:div>
                <w:div w:id="424620139">
                  <w:marLeft w:val="0"/>
                  <w:marRight w:val="0"/>
                  <w:marTop w:val="0"/>
                  <w:marBottom w:val="0"/>
                  <w:divBdr>
                    <w:top w:val="none" w:sz="0" w:space="0" w:color="auto"/>
                    <w:left w:val="none" w:sz="0" w:space="0" w:color="auto"/>
                    <w:bottom w:val="none" w:sz="0" w:space="0" w:color="auto"/>
                    <w:right w:val="none" w:sz="0" w:space="0" w:color="auto"/>
                  </w:divBdr>
                </w:div>
                <w:div w:id="426273127">
                  <w:marLeft w:val="0"/>
                  <w:marRight w:val="0"/>
                  <w:marTop w:val="0"/>
                  <w:marBottom w:val="0"/>
                  <w:divBdr>
                    <w:top w:val="none" w:sz="0" w:space="0" w:color="auto"/>
                    <w:left w:val="none" w:sz="0" w:space="0" w:color="auto"/>
                    <w:bottom w:val="none" w:sz="0" w:space="0" w:color="auto"/>
                    <w:right w:val="none" w:sz="0" w:space="0" w:color="auto"/>
                  </w:divBdr>
                </w:div>
                <w:div w:id="426926599">
                  <w:marLeft w:val="0"/>
                  <w:marRight w:val="0"/>
                  <w:marTop w:val="0"/>
                  <w:marBottom w:val="0"/>
                  <w:divBdr>
                    <w:top w:val="none" w:sz="0" w:space="0" w:color="auto"/>
                    <w:left w:val="none" w:sz="0" w:space="0" w:color="auto"/>
                    <w:bottom w:val="none" w:sz="0" w:space="0" w:color="auto"/>
                    <w:right w:val="none" w:sz="0" w:space="0" w:color="auto"/>
                  </w:divBdr>
                </w:div>
                <w:div w:id="428546000">
                  <w:marLeft w:val="0"/>
                  <w:marRight w:val="0"/>
                  <w:marTop w:val="0"/>
                  <w:marBottom w:val="0"/>
                  <w:divBdr>
                    <w:top w:val="none" w:sz="0" w:space="0" w:color="auto"/>
                    <w:left w:val="none" w:sz="0" w:space="0" w:color="auto"/>
                    <w:bottom w:val="none" w:sz="0" w:space="0" w:color="auto"/>
                    <w:right w:val="none" w:sz="0" w:space="0" w:color="auto"/>
                  </w:divBdr>
                </w:div>
                <w:div w:id="430589232">
                  <w:marLeft w:val="0"/>
                  <w:marRight w:val="0"/>
                  <w:marTop w:val="0"/>
                  <w:marBottom w:val="0"/>
                  <w:divBdr>
                    <w:top w:val="none" w:sz="0" w:space="0" w:color="auto"/>
                    <w:left w:val="none" w:sz="0" w:space="0" w:color="auto"/>
                    <w:bottom w:val="none" w:sz="0" w:space="0" w:color="auto"/>
                    <w:right w:val="none" w:sz="0" w:space="0" w:color="auto"/>
                  </w:divBdr>
                </w:div>
                <w:div w:id="432091000">
                  <w:marLeft w:val="0"/>
                  <w:marRight w:val="0"/>
                  <w:marTop w:val="0"/>
                  <w:marBottom w:val="0"/>
                  <w:divBdr>
                    <w:top w:val="none" w:sz="0" w:space="0" w:color="auto"/>
                    <w:left w:val="none" w:sz="0" w:space="0" w:color="auto"/>
                    <w:bottom w:val="none" w:sz="0" w:space="0" w:color="auto"/>
                    <w:right w:val="none" w:sz="0" w:space="0" w:color="auto"/>
                  </w:divBdr>
                </w:div>
                <w:div w:id="432629929">
                  <w:marLeft w:val="0"/>
                  <w:marRight w:val="0"/>
                  <w:marTop w:val="0"/>
                  <w:marBottom w:val="0"/>
                  <w:divBdr>
                    <w:top w:val="none" w:sz="0" w:space="0" w:color="auto"/>
                    <w:left w:val="none" w:sz="0" w:space="0" w:color="auto"/>
                    <w:bottom w:val="none" w:sz="0" w:space="0" w:color="auto"/>
                    <w:right w:val="none" w:sz="0" w:space="0" w:color="auto"/>
                  </w:divBdr>
                </w:div>
                <w:div w:id="434256928">
                  <w:marLeft w:val="0"/>
                  <w:marRight w:val="0"/>
                  <w:marTop w:val="0"/>
                  <w:marBottom w:val="0"/>
                  <w:divBdr>
                    <w:top w:val="none" w:sz="0" w:space="0" w:color="auto"/>
                    <w:left w:val="none" w:sz="0" w:space="0" w:color="auto"/>
                    <w:bottom w:val="none" w:sz="0" w:space="0" w:color="auto"/>
                    <w:right w:val="none" w:sz="0" w:space="0" w:color="auto"/>
                  </w:divBdr>
                </w:div>
                <w:div w:id="436220486">
                  <w:marLeft w:val="0"/>
                  <w:marRight w:val="0"/>
                  <w:marTop w:val="0"/>
                  <w:marBottom w:val="0"/>
                  <w:divBdr>
                    <w:top w:val="none" w:sz="0" w:space="0" w:color="auto"/>
                    <w:left w:val="none" w:sz="0" w:space="0" w:color="auto"/>
                    <w:bottom w:val="none" w:sz="0" w:space="0" w:color="auto"/>
                    <w:right w:val="none" w:sz="0" w:space="0" w:color="auto"/>
                  </w:divBdr>
                </w:div>
                <w:div w:id="438186205">
                  <w:marLeft w:val="0"/>
                  <w:marRight w:val="0"/>
                  <w:marTop w:val="0"/>
                  <w:marBottom w:val="0"/>
                  <w:divBdr>
                    <w:top w:val="none" w:sz="0" w:space="0" w:color="auto"/>
                    <w:left w:val="none" w:sz="0" w:space="0" w:color="auto"/>
                    <w:bottom w:val="none" w:sz="0" w:space="0" w:color="auto"/>
                    <w:right w:val="none" w:sz="0" w:space="0" w:color="auto"/>
                  </w:divBdr>
                </w:div>
                <w:div w:id="440420431">
                  <w:marLeft w:val="0"/>
                  <w:marRight w:val="0"/>
                  <w:marTop w:val="0"/>
                  <w:marBottom w:val="0"/>
                  <w:divBdr>
                    <w:top w:val="none" w:sz="0" w:space="0" w:color="auto"/>
                    <w:left w:val="none" w:sz="0" w:space="0" w:color="auto"/>
                    <w:bottom w:val="none" w:sz="0" w:space="0" w:color="auto"/>
                    <w:right w:val="none" w:sz="0" w:space="0" w:color="auto"/>
                  </w:divBdr>
                </w:div>
                <w:div w:id="442959256">
                  <w:marLeft w:val="0"/>
                  <w:marRight w:val="0"/>
                  <w:marTop w:val="0"/>
                  <w:marBottom w:val="0"/>
                  <w:divBdr>
                    <w:top w:val="none" w:sz="0" w:space="0" w:color="auto"/>
                    <w:left w:val="none" w:sz="0" w:space="0" w:color="auto"/>
                    <w:bottom w:val="none" w:sz="0" w:space="0" w:color="auto"/>
                    <w:right w:val="none" w:sz="0" w:space="0" w:color="auto"/>
                  </w:divBdr>
                </w:div>
                <w:div w:id="443967591">
                  <w:marLeft w:val="0"/>
                  <w:marRight w:val="0"/>
                  <w:marTop w:val="0"/>
                  <w:marBottom w:val="0"/>
                  <w:divBdr>
                    <w:top w:val="none" w:sz="0" w:space="0" w:color="auto"/>
                    <w:left w:val="none" w:sz="0" w:space="0" w:color="auto"/>
                    <w:bottom w:val="none" w:sz="0" w:space="0" w:color="auto"/>
                    <w:right w:val="none" w:sz="0" w:space="0" w:color="auto"/>
                  </w:divBdr>
                </w:div>
                <w:div w:id="444203509">
                  <w:marLeft w:val="0"/>
                  <w:marRight w:val="0"/>
                  <w:marTop w:val="0"/>
                  <w:marBottom w:val="0"/>
                  <w:divBdr>
                    <w:top w:val="none" w:sz="0" w:space="0" w:color="auto"/>
                    <w:left w:val="none" w:sz="0" w:space="0" w:color="auto"/>
                    <w:bottom w:val="none" w:sz="0" w:space="0" w:color="auto"/>
                    <w:right w:val="none" w:sz="0" w:space="0" w:color="auto"/>
                  </w:divBdr>
                </w:div>
                <w:div w:id="444271849">
                  <w:marLeft w:val="0"/>
                  <w:marRight w:val="0"/>
                  <w:marTop w:val="0"/>
                  <w:marBottom w:val="0"/>
                  <w:divBdr>
                    <w:top w:val="none" w:sz="0" w:space="0" w:color="auto"/>
                    <w:left w:val="none" w:sz="0" w:space="0" w:color="auto"/>
                    <w:bottom w:val="none" w:sz="0" w:space="0" w:color="auto"/>
                    <w:right w:val="none" w:sz="0" w:space="0" w:color="auto"/>
                  </w:divBdr>
                </w:div>
                <w:div w:id="448206809">
                  <w:marLeft w:val="0"/>
                  <w:marRight w:val="0"/>
                  <w:marTop w:val="0"/>
                  <w:marBottom w:val="0"/>
                  <w:divBdr>
                    <w:top w:val="none" w:sz="0" w:space="0" w:color="auto"/>
                    <w:left w:val="none" w:sz="0" w:space="0" w:color="auto"/>
                    <w:bottom w:val="none" w:sz="0" w:space="0" w:color="auto"/>
                    <w:right w:val="none" w:sz="0" w:space="0" w:color="auto"/>
                  </w:divBdr>
                </w:div>
                <w:div w:id="453208583">
                  <w:marLeft w:val="0"/>
                  <w:marRight w:val="0"/>
                  <w:marTop w:val="0"/>
                  <w:marBottom w:val="0"/>
                  <w:divBdr>
                    <w:top w:val="none" w:sz="0" w:space="0" w:color="auto"/>
                    <w:left w:val="none" w:sz="0" w:space="0" w:color="auto"/>
                    <w:bottom w:val="none" w:sz="0" w:space="0" w:color="auto"/>
                    <w:right w:val="none" w:sz="0" w:space="0" w:color="auto"/>
                  </w:divBdr>
                </w:div>
                <w:div w:id="457336384">
                  <w:marLeft w:val="0"/>
                  <w:marRight w:val="0"/>
                  <w:marTop w:val="0"/>
                  <w:marBottom w:val="0"/>
                  <w:divBdr>
                    <w:top w:val="none" w:sz="0" w:space="0" w:color="auto"/>
                    <w:left w:val="none" w:sz="0" w:space="0" w:color="auto"/>
                    <w:bottom w:val="none" w:sz="0" w:space="0" w:color="auto"/>
                    <w:right w:val="none" w:sz="0" w:space="0" w:color="auto"/>
                  </w:divBdr>
                </w:div>
                <w:div w:id="462503432">
                  <w:marLeft w:val="0"/>
                  <w:marRight w:val="0"/>
                  <w:marTop w:val="0"/>
                  <w:marBottom w:val="0"/>
                  <w:divBdr>
                    <w:top w:val="none" w:sz="0" w:space="0" w:color="auto"/>
                    <w:left w:val="none" w:sz="0" w:space="0" w:color="auto"/>
                    <w:bottom w:val="none" w:sz="0" w:space="0" w:color="auto"/>
                    <w:right w:val="none" w:sz="0" w:space="0" w:color="auto"/>
                  </w:divBdr>
                </w:div>
                <w:div w:id="467362741">
                  <w:marLeft w:val="0"/>
                  <w:marRight w:val="0"/>
                  <w:marTop w:val="0"/>
                  <w:marBottom w:val="0"/>
                  <w:divBdr>
                    <w:top w:val="none" w:sz="0" w:space="0" w:color="auto"/>
                    <w:left w:val="none" w:sz="0" w:space="0" w:color="auto"/>
                    <w:bottom w:val="none" w:sz="0" w:space="0" w:color="auto"/>
                    <w:right w:val="none" w:sz="0" w:space="0" w:color="auto"/>
                  </w:divBdr>
                </w:div>
                <w:div w:id="467630048">
                  <w:marLeft w:val="0"/>
                  <w:marRight w:val="0"/>
                  <w:marTop w:val="0"/>
                  <w:marBottom w:val="0"/>
                  <w:divBdr>
                    <w:top w:val="none" w:sz="0" w:space="0" w:color="auto"/>
                    <w:left w:val="none" w:sz="0" w:space="0" w:color="auto"/>
                    <w:bottom w:val="none" w:sz="0" w:space="0" w:color="auto"/>
                    <w:right w:val="none" w:sz="0" w:space="0" w:color="auto"/>
                  </w:divBdr>
                </w:div>
                <w:div w:id="468280329">
                  <w:marLeft w:val="0"/>
                  <w:marRight w:val="0"/>
                  <w:marTop w:val="0"/>
                  <w:marBottom w:val="0"/>
                  <w:divBdr>
                    <w:top w:val="none" w:sz="0" w:space="0" w:color="auto"/>
                    <w:left w:val="none" w:sz="0" w:space="0" w:color="auto"/>
                    <w:bottom w:val="none" w:sz="0" w:space="0" w:color="auto"/>
                    <w:right w:val="none" w:sz="0" w:space="0" w:color="auto"/>
                  </w:divBdr>
                </w:div>
                <w:div w:id="468938349">
                  <w:marLeft w:val="0"/>
                  <w:marRight w:val="0"/>
                  <w:marTop w:val="0"/>
                  <w:marBottom w:val="0"/>
                  <w:divBdr>
                    <w:top w:val="none" w:sz="0" w:space="0" w:color="auto"/>
                    <w:left w:val="none" w:sz="0" w:space="0" w:color="auto"/>
                    <w:bottom w:val="none" w:sz="0" w:space="0" w:color="auto"/>
                    <w:right w:val="none" w:sz="0" w:space="0" w:color="auto"/>
                  </w:divBdr>
                </w:div>
                <w:div w:id="479926355">
                  <w:marLeft w:val="0"/>
                  <w:marRight w:val="0"/>
                  <w:marTop w:val="0"/>
                  <w:marBottom w:val="0"/>
                  <w:divBdr>
                    <w:top w:val="none" w:sz="0" w:space="0" w:color="auto"/>
                    <w:left w:val="none" w:sz="0" w:space="0" w:color="auto"/>
                    <w:bottom w:val="none" w:sz="0" w:space="0" w:color="auto"/>
                    <w:right w:val="none" w:sz="0" w:space="0" w:color="auto"/>
                  </w:divBdr>
                </w:div>
                <w:div w:id="480925004">
                  <w:marLeft w:val="0"/>
                  <w:marRight w:val="0"/>
                  <w:marTop w:val="0"/>
                  <w:marBottom w:val="0"/>
                  <w:divBdr>
                    <w:top w:val="none" w:sz="0" w:space="0" w:color="auto"/>
                    <w:left w:val="none" w:sz="0" w:space="0" w:color="auto"/>
                    <w:bottom w:val="none" w:sz="0" w:space="0" w:color="auto"/>
                    <w:right w:val="none" w:sz="0" w:space="0" w:color="auto"/>
                  </w:divBdr>
                </w:div>
                <w:div w:id="481040318">
                  <w:marLeft w:val="0"/>
                  <w:marRight w:val="0"/>
                  <w:marTop w:val="0"/>
                  <w:marBottom w:val="0"/>
                  <w:divBdr>
                    <w:top w:val="none" w:sz="0" w:space="0" w:color="auto"/>
                    <w:left w:val="none" w:sz="0" w:space="0" w:color="auto"/>
                    <w:bottom w:val="none" w:sz="0" w:space="0" w:color="auto"/>
                    <w:right w:val="none" w:sz="0" w:space="0" w:color="auto"/>
                  </w:divBdr>
                </w:div>
                <w:div w:id="485439357">
                  <w:marLeft w:val="0"/>
                  <w:marRight w:val="0"/>
                  <w:marTop w:val="0"/>
                  <w:marBottom w:val="0"/>
                  <w:divBdr>
                    <w:top w:val="none" w:sz="0" w:space="0" w:color="auto"/>
                    <w:left w:val="none" w:sz="0" w:space="0" w:color="auto"/>
                    <w:bottom w:val="none" w:sz="0" w:space="0" w:color="auto"/>
                    <w:right w:val="none" w:sz="0" w:space="0" w:color="auto"/>
                  </w:divBdr>
                </w:div>
                <w:div w:id="489641108">
                  <w:marLeft w:val="0"/>
                  <w:marRight w:val="0"/>
                  <w:marTop w:val="0"/>
                  <w:marBottom w:val="0"/>
                  <w:divBdr>
                    <w:top w:val="none" w:sz="0" w:space="0" w:color="auto"/>
                    <w:left w:val="none" w:sz="0" w:space="0" w:color="auto"/>
                    <w:bottom w:val="none" w:sz="0" w:space="0" w:color="auto"/>
                    <w:right w:val="none" w:sz="0" w:space="0" w:color="auto"/>
                  </w:divBdr>
                </w:div>
                <w:div w:id="495799949">
                  <w:marLeft w:val="0"/>
                  <w:marRight w:val="0"/>
                  <w:marTop w:val="0"/>
                  <w:marBottom w:val="0"/>
                  <w:divBdr>
                    <w:top w:val="none" w:sz="0" w:space="0" w:color="auto"/>
                    <w:left w:val="none" w:sz="0" w:space="0" w:color="auto"/>
                    <w:bottom w:val="none" w:sz="0" w:space="0" w:color="auto"/>
                    <w:right w:val="none" w:sz="0" w:space="0" w:color="auto"/>
                  </w:divBdr>
                </w:div>
                <w:div w:id="496847815">
                  <w:marLeft w:val="0"/>
                  <w:marRight w:val="0"/>
                  <w:marTop w:val="0"/>
                  <w:marBottom w:val="0"/>
                  <w:divBdr>
                    <w:top w:val="none" w:sz="0" w:space="0" w:color="auto"/>
                    <w:left w:val="none" w:sz="0" w:space="0" w:color="auto"/>
                    <w:bottom w:val="none" w:sz="0" w:space="0" w:color="auto"/>
                    <w:right w:val="none" w:sz="0" w:space="0" w:color="auto"/>
                  </w:divBdr>
                </w:div>
                <w:div w:id="497427176">
                  <w:marLeft w:val="0"/>
                  <w:marRight w:val="0"/>
                  <w:marTop w:val="0"/>
                  <w:marBottom w:val="0"/>
                  <w:divBdr>
                    <w:top w:val="none" w:sz="0" w:space="0" w:color="auto"/>
                    <w:left w:val="none" w:sz="0" w:space="0" w:color="auto"/>
                    <w:bottom w:val="none" w:sz="0" w:space="0" w:color="auto"/>
                    <w:right w:val="none" w:sz="0" w:space="0" w:color="auto"/>
                  </w:divBdr>
                </w:div>
                <w:div w:id="498159163">
                  <w:marLeft w:val="0"/>
                  <w:marRight w:val="0"/>
                  <w:marTop w:val="0"/>
                  <w:marBottom w:val="0"/>
                  <w:divBdr>
                    <w:top w:val="none" w:sz="0" w:space="0" w:color="auto"/>
                    <w:left w:val="none" w:sz="0" w:space="0" w:color="auto"/>
                    <w:bottom w:val="none" w:sz="0" w:space="0" w:color="auto"/>
                    <w:right w:val="none" w:sz="0" w:space="0" w:color="auto"/>
                  </w:divBdr>
                </w:div>
                <w:div w:id="502165263">
                  <w:marLeft w:val="0"/>
                  <w:marRight w:val="0"/>
                  <w:marTop w:val="0"/>
                  <w:marBottom w:val="0"/>
                  <w:divBdr>
                    <w:top w:val="none" w:sz="0" w:space="0" w:color="auto"/>
                    <w:left w:val="none" w:sz="0" w:space="0" w:color="auto"/>
                    <w:bottom w:val="none" w:sz="0" w:space="0" w:color="auto"/>
                    <w:right w:val="none" w:sz="0" w:space="0" w:color="auto"/>
                  </w:divBdr>
                </w:div>
                <w:div w:id="502671818">
                  <w:marLeft w:val="0"/>
                  <w:marRight w:val="0"/>
                  <w:marTop w:val="0"/>
                  <w:marBottom w:val="0"/>
                  <w:divBdr>
                    <w:top w:val="none" w:sz="0" w:space="0" w:color="auto"/>
                    <w:left w:val="none" w:sz="0" w:space="0" w:color="auto"/>
                    <w:bottom w:val="none" w:sz="0" w:space="0" w:color="auto"/>
                    <w:right w:val="none" w:sz="0" w:space="0" w:color="auto"/>
                  </w:divBdr>
                </w:div>
                <w:div w:id="503085989">
                  <w:marLeft w:val="0"/>
                  <w:marRight w:val="0"/>
                  <w:marTop w:val="0"/>
                  <w:marBottom w:val="0"/>
                  <w:divBdr>
                    <w:top w:val="none" w:sz="0" w:space="0" w:color="auto"/>
                    <w:left w:val="none" w:sz="0" w:space="0" w:color="auto"/>
                    <w:bottom w:val="none" w:sz="0" w:space="0" w:color="auto"/>
                    <w:right w:val="none" w:sz="0" w:space="0" w:color="auto"/>
                  </w:divBdr>
                </w:div>
                <w:div w:id="504053926">
                  <w:marLeft w:val="0"/>
                  <w:marRight w:val="0"/>
                  <w:marTop w:val="0"/>
                  <w:marBottom w:val="0"/>
                  <w:divBdr>
                    <w:top w:val="none" w:sz="0" w:space="0" w:color="auto"/>
                    <w:left w:val="none" w:sz="0" w:space="0" w:color="auto"/>
                    <w:bottom w:val="none" w:sz="0" w:space="0" w:color="auto"/>
                    <w:right w:val="none" w:sz="0" w:space="0" w:color="auto"/>
                  </w:divBdr>
                </w:div>
                <w:div w:id="505369287">
                  <w:marLeft w:val="0"/>
                  <w:marRight w:val="0"/>
                  <w:marTop w:val="0"/>
                  <w:marBottom w:val="0"/>
                  <w:divBdr>
                    <w:top w:val="none" w:sz="0" w:space="0" w:color="auto"/>
                    <w:left w:val="none" w:sz="0" w:space="0" w:color="auto"/>
                    <w:bottom w:val="none" w:sz="0" w:space="0" w:color="auto"/>
                    <w:right w:val="none" w:sz="0" w:space="0" w:color="auto"/>
                  </w:divBdr>
                </w:div>
                <w:div w:id="505632260">
                  <w:marLeft w:val="0"/>
                  <w:marRight w:val="0"/>
                  <w:marTop w:val="0"/>
                  <w:marBottom w:val="0"/>
                  <w:divBdr>
                    <w:top w:val="none" w:sz="0" w:space="0" w:color="auto"/>
                    <w:left w:val="none" w:sz="0" w:space="0" w:color="auto"/>
                    <w:bottom w:val="none" w:sz="0" w:space="0" w:color="auto"/>
                    <w:right w:val="none" w:sz="0" w:space="0" w:color="auto"/>
                  </w:divBdr>
                </w:div>
                <w:div w:id="507135231">
                  <w:marLeft w:val="0"/>
                  <w:marRight w:val="0"/>
                  <w:marTop w:val="0"/>
                  <w:marBottom w:val="0"/>
                  <w:divBdr>
                    <w:top w:val="none" w:sz="0" w:space="0" w:color="auto"/>
                    <w:left w:val="none" w:sz="0" w:space="0" w:color="auto"/>
                    <w:bottom w:val="none" w:sz="0" w:space="0" w:color="auto"/>
                    <w:right w:val="none" w:sz="0" w:space="0" w:color="auto"/>
                  </w:divBdr>
                </w:div>
                <w:div w:id="509493950">
                  <w:marLeft w:val="0"/>
                  <w:marRight w:val="0"/>
                  <w:marTop w:val="0"/>
                  <w:marBottom w:val="0"/>
                  <w:divBdr>
                    <w:top w:val="none" w:sz="0" w:space="0" w:color="auto"/>
                    <w:left w:val="none" w:sz="0" w:space="0" w:color="auto"/>
                    <w:bottom w:val="none" w:sz="0" w:space="0" w:color="auto"/>
                    <w:right w:val="none" w:sz="0" w:space="0" w:color="auto"/>
                  </w:divBdr>
                </w:div>
                <w:div w:id="509569632">
                  <w:marLeft w:val="0"/>
                  <w:marRight w:val="0"/>
                  <w:marTop w:val="0"/>
                  <w:marBottom w:val="0"/>
                  <w:divBdr>
                    <w:top w:val="none" w:sz="0" w:space="0" w:color="auto"/>
                    <w:left w:val="none" w:sz="0" w:space="0" w:color="auto"/>
                    <w:bottom w:val="none" w:sz="0" w:space="0" w:color="auto"/>
                    <w:right w:val="none" w:sz="0" w:space="0" w:color="auto"/>
                  </w:divBdr>
                </w:div>
                <w:div w:id="509761085">
                  <w:marLeft w:val="0"/>
                  <w:marRight w:val="0"/>
                  <w:marTop w:val="0"/>
                  <w:marBottom w:val="0"/>
                  <w:divBdr>
                    <w:top w:val="none" w:sz="0" w:space="0" w:color="auto"/>
                    <w:left w:val="none" w:sz="0" w:space="0" w:color="auto"/>
                    <w:bottom w:val="none" w:sz="0" w:space="0" w:color="auto"/>
                    <w:right w:val="none" w:sz="0" w:space="0" w:color="auto"/>
                  </w:divBdr>
                </w:div>
                <w:div w:id="516045434">
                  <w:marLeft w:val="0"/>
                  <w:marRight w:val="0"/>
                  <w:marTop w:val="0"/>
                  <w:marBottom w:val="0"/>
                  <w:divBdr>
                    <w:top w:val="none" w:sz="0" w:space="0" w:color="auto"/>
                    <w:left w:val="none" w:sz="0" w:space="0" w:color="auto"/>
                    <w:bottom w:val="none" w:sz="0" w:space="0" w:color="auto"/>
                    <w:right w:val="none" w:sz="0" w:space="0" w:color="auto"/>
                  </w:divBdr>
                </w:div>
                <w:div w:id="516967244">
                  <w:marLeft w:val="0"/>
                  <w:marRight w:val="0"/>
                  <w:marTop w:val="0"/>
                  <w:marBottom w:val="0"/>
                  <w:divBdr>
                    <w:top w:val="none" w:sz="0" w:space="0" w:color="auto"/>
                    <w:left w:val="none" w:sz="0" w:space="0" w:color="auto"/>
                    <w:bottom w:val="none" w:sz="0" w:space="0" w:color="auto"/>
                    <w:right w:val="none" w:sz="0" w:space="0" w:color="auto"/>
                  </w:divBdr>
                </w:div>
                <w:div w:id="518281658">
                  <w:marLeft w:val="0"/>
                  <w:marRight w:val="0"/>
                  <w:marTop w:val="0"/>
                  <w:marBottom w:val="0"/>
                  <w:divBdr>
                    <w:top w:val="none" w:sz="0" w:space="0" w:color="auto"/>
                    <w:left w:val="none" w:sz="0" w:space="0" w:color="auto"/>
                    <w:bottom w:val="none" w:sz="0" w:space="0" w:color="auto"/>
                    <w:right w:val="none" w:sz="0" w:space="0" w:color="auto"/>
                  </w:divBdr>
                </w:div>
                <w:div w:id="518979867">
                  <w:marLeft w:val="0"/>
                  <w:marRight w:val="0"/>
                  <w:marTop w:val="0"/>
                  <w:marBottom w:val="0"/>
                  <w:divBdr>
                    <w:top w:val="none" w:sz="0" w:space="0" w:color="auto"/>
                    <w:left w:val="none" w:sz="0" w:space="0" w:color="auto"/>
                    <w:bottom w:val="none" w:sz="0" w:space="0" w:color="auto"/>
                    <w:right w:val="none" w:sz="0" w:space="0" w:color="auto"/>
                  </w:divBdr>
                </w:div>
                <w:div w:id="522978285">
                  <w:marLeft w:val="0"/>
                  <w:marRight w:val="0"/>
                  <w:marTop w:val="0"/>
                  <w:marBottom w:val="0"/>
                  <w:divBdr>
                    <w:top w:val="none" w:sz="0" w:space="0" w:color="auto"/>
                    <w:left w:val="none" w:sz="0" w:space="0" w:color="auto"/>
                    <w:bottom w:val="none" w:sz="0" w:space="0" w:color="auto"/>
                    <w:right w:val="none" w:sz="0" w:space="0" w:color="auto"/>
                  </w:divBdr>
                </w:div>
                <w:div w:id="528227987">
                  <w:marLeft w:val="0"/>
                  <w:marRight w:val="0"/>
                  <w:marTop w:val="0"/>
                  <w:marBottom w:val="0"/>
                  <w:divBdr>
                    <w:top w:val="none" w:sz="0" w:space="0" w:color="auto"/>
                    <w:left w:val="none" w:sz="0" w:space="0" w:color="auto"/>
                    <w:bottom w:val="none" w:sz="0" w:space="0" w:color="auto"/>
                    <w:right w:val="none" w:sz="0" w:space="0" w:color="auto"/>
                  </w:divBdr>
                </w:div>
                <w:div w:id="529606359">
                  <w:marLeft w:val="0"/>
                  <w:marRight w:val="0"/>
                  <w:marTop w:val="0"/>
                  <w:marBottom w:val="0"/>
                  <w:divBdr>
                    <w:top w:val="none" w:sz="0" w:space="0" w:color="auto"/>
                    <w:left w:val="none" w:sz="0" w:space="0" w:color="auto"/>
                    <w:bottom w:val="none" w:sz="0" w:space="0" w:color="auto"/>
                    <w:right w:val="none" w:sz="0" w:space="0" w:color="auto"/>
                  </w:divBdr>
                </w:div>
                <w:div w:id="531066935">
                  <w:marLeft w:val="0"/>
                  <w:marRight w:val="0"/>
                  <w:marTop w:val="0"/>
                  <w:marBottom w:val="0"/>
                  <w:divBdr>
                    <w:top w:val="none" w:sz="0" w:space="0" w:color="auto"/>
                    <w:left w:val="none" w:sz="0" w:space="0" w:color="auto"/>
                    <w:bottom w:val="none" w:sz="0" w:space="0" w:color="auto"/>
                    <w:right w:val="none" w:sz="0" w:space="0" w:color="auto"/>
                  </w:divBdr>
                </w:div>
                <w:div w:id="533158491">
                  <w:marLeft w:val="0"/>
                  <w:marRight w:val="0"/>
                  <w:marTop w:val="0"/>
                  <w:marBottom w:val="0"/>
                  <w:divBdr>
                    <w:top w:val="none" w:sz="0" w:space="0" w:color="auto"/>
                    <w:left w:val="none" w:sz="0" w:space="0" w:color="auto"/>
                    <w:bottom w:val="none" w:sz="0" w:space="0" w:color="auto"/>
                    <w:right w:val="none" w:sz="0" w:space="0" w:color="auto"/>
                  </w:divBdr>
                </w:div>
                <w:div w:id="533344878">
                  <w:marLeft w:val="0"/>
                  <w:marRight w:val="0"/>
                  <w:marTop w:val="0"/>
                  <w:marBottom w:val="0"/>
                  <w:divBdr>
                    <w:top w:val="none" w:sz="0" w:space="0" w:color="auto"/>
                    <w:left w:val="none" w:sz="0" w:space="0" w:color="auto"/>
                    <w:bottom w:val="none" w:sz="0" w:space="0" w:color="auto"/>
                    <w:right w:val="none" w:sz="0" w:space="0" w:color="auto"/>
                  </w:divBdr>
                </w:div>
                <w:div w:id="540047912">
                  <w:marLeft w:val="0"/>
                  <w:marRight w:val="0"/>
                  <w:marTop w:val="0"/>
                  <w:marBottom w:val="0"/>
                  <w:divBdr>
                    <w:top w:val="none" w:sz="0" w:space="0" w:color="auto"/>
                    <w:left w:val="none" w:sz="0" w:space="0" w:color="auto"/>
                    <w:bottom w:val="none" w:sz="0" w:space="0" w:color="auto"/>
                    <w:right w:val="none" w:sz="0" w:space="0" w:color="auto"/>
                  </w:divBdr>
                </w:div>
                <w:div w:id="542597430">
                  <w:marLeft w:val="0"/>
                  <w:marRight w:val="0"/>
                  <w:marTop w:val="0"/>
                  <w:marBottom w:val="0"/>
                  <w:divBdr>
                    <w:top w:val="none" w:sz="0" w:space="0" w:color="auto"/>
                    <w:left w:val="none" w:sz="0" w:space="0" w:color="auto"/>
                    <w:bottom w:val="none" w:sz="0" w:space="0" w:color="auto"/>
                    <w:right w:val="none" w:sz="0" w:space="0" w:color="auto"/>
                  </w:divBdr>
                </w:div>
                <w:div w:id="542644171">
                  <w:marLeft w:val="0"/>
                  <w:marRight w:val="0"/>
                  <w:marTop w:val="0"/>
                  <w:marBottom w:val="0"/>
                  <w:divBdr>
                    <w:top w:val="none" w:sz="0" w:space="0" w:color="auto"/>
                    <w:left w:val="none" w:sz="0" w:space="0" w:color="auto"/>
                    <w:bottom w:val="none" w:sz="0" w:space="0" w:color="auto"/>
                    <w:right w:val="none" w:sz="0" w:space="0" w:color="auto"/>
                  </w:divBdr>
                </w:div>
                <w:div w:id="553351688">
                  <w:marLeft w:val="0"/>
                  <w:marRight w:val="0"/>
                  <w:marTop w:val="0"/>
                  <w:marBottom w:val="0"/>
                  <w:divBdr>
                    <w:top w:val="none" w:sz="0" w:space="0" w:color="auto"/>
                    <w:left w:val="none" w:sz="0" w:space="0" w:color="auto"/>
                    <w:bottom w:val="none" w:sz="0" w:space="0" w:color="auto"/>
                    <w:right w:val="none" w:sz="0" w:space="0" w:color="auto"/>
                  </w:divBdr>
                </w:div>
                <w:div w:id="554395099">
                  <w:marLeft w:val="0"/>
                  <w:marRight w:val="0"/>
                  <w:marTop w:val="0"/>
                  <w:marBottom w:val="0"/>
                  <w:divBdr>
                    <w:top w:val="none" w:sz="0" w:space="0" w:color="auto"/>
                    <w:left w:val="none" w:sz="0" w:space="0" w:color="auto"/>
                    <w:bottom w:val="none" w:sz="0" w:space="0" w:color="auto"/>
                    <w:right w:val="none" w:sz="0" w:space="0" w:color="auto"/>
                  </w:divBdr>
                </w:div>
                <w:div w:id="555355602">
                  <w:marLeft w:val="0"/>
                  <w:marRight w:val="0"/>
                  <w:marTop w:val="0"/>
                  <w:marBottom w:val="0"/>
                  <w:divBdr>
                    <w:top w:val="none" w:sz="0" w:space="0" w:color="auto"/>
                    <w:left w:val="none" w:sz="0" w:space="0" w:color="auto"/>
                    <w:bottom w:val="none" w:sz="0" w:space="0" w:color="auto"/>
                    <w:right w:val="none" w:sz="0" w:space="0" w:color="auto"/>
                  </w:divBdr>
                </w:div>
                <w:div w:id="557011519">
                  <w:marLeft w:val="0"/>
                  <w:marRight w:val="0"/>
                  <w:marTop w:val="0"/>
                  <w:marBottom w:val="0"/>
                  <w:divBdr>
                    <w:top w:val="none" w:sz="0" w:space="0" w:color="auto"/>
                    <w:left w:val="none" w:sz="0" w:space="0" w:color="auto"/>
                    <w:bottom w:val="none" w:sz="0" w:space="0" w:color="auto"/>
                    <w:right w:val="none" w:sz="0" w:space="0" w:color="auto"/>
                  </w:divBdr>
                </w:div>
                <w:div w:id="558439720">
                  <w:marLeft w:val="0"/>
                  <w:marRight w:val="0"/>
                  <w:marTop w:val="0"/>
                  <w:marBottom w:val="0"/>
                  <w:divBdr>
                    <w:top w:val="none" w:sz="0" w:space="0" w:color="auto"/>
                    <w:left w:val="none" w:sz="0" w:space="0" w:color="auto"/>
                    <w:bottom w:val="none" w:sz="0" w:space="0" w:color="auto"/>
                    <w:right w:val="none" w:sz="0" w:space="0" w:color="auto"/>
                  </w:divBdr>
                </w:div>
                <w:div w:id="562445363">
                  <w:marLeft w:val="0"/>
                  <w:marRight w:val="0"/>
                  <w:marTop w:val="0"/>
                  <w:marBottom w:val="0"/>
                  <w:divBdr>
                    <w:top w:val="none" w:sz="0" w:space="0" w:color="auto"/>
                    <w:left w:val="none" w:sz="0" w:space="0" w:color="auto"/>
                    <w:bottom w:val="none" w:sz="0" w:space="0" w:color="auto"/>
                    <w:right w:val="none" w:sz="0" w:space="0" w:color="auto"/>
                  </w:divBdr>
                </w:div>
                <w:div w:id="562447594">
                  <w:marLeft w:val="0"/>
                  <w:marRight w:val="0"/>
                  <w:marTop w:val="0"/>
                  <w:marBottom w:val="0"/>
                  <w:divBdr>
                    <w:top w:val="none" w:sz="0" w:space="0" w:color="auto"/>
                    <w:left w:val="none" w:sz="0" w:space="0" w:color="auto"/>
                    <w:bottom w:val="none" w:sz="0" w:space="0" w:color="auto"/>
                    <w:right w:val="none" w:sz="0" w:space="0" w:color="auto"/>
                  </w:divBdr>
                </w:div>
                <w:div w:id="571503498">
                  <w:marLeft w:val="0"/>
                  <w:marRight w:val="0"/>
                  <w:marTop w:val="0"/>
                  <w:marBottom w:val="0"/>
                  <w:divBdr>
                    <w:top w:val="none" w:sz="0" w:space="0" w:color="auto"/>
                    <w:left w:val="none" w:sz="0" w:space="0" w:color="auto"/>
                    <w:bottom w:val="none" w:sz="0" w:space="0" w:color="auto"/>
                    <w:right w:val="none" w:sz="0" w:space="0" w:color="auto"/>
                  </w:divBdr>
                </w:div>
                <w:div w:id="571819564">
                  <w:marLeft w:val="0"/>
                  <w:marRight w:val="0"/>
                  <w:marTop w:val="0"/>
                  <w:marBottom w:val="0"/>
                  <w:divBdr>
                    <w:top w:val="none" w:sz="0" w:space="0" w:color="auto"/>
                    <w:left w:val="none" w:sz="0" w:space="0" w:color="auto"/>
                    <w:bottom w:val="none" w:sz="0" w:space="0" w:color="auto"/>
                    <w:right w:val="none" w:sz="0" w:space="0" w:color="auto"/>
                  </w:divBdr>
                </w:div>
                <w:div w:id="572005504">
                  <w:marLeft w:val="0"/>
                  <w:marRight w:val="0"/>
                  <w:marTop w:val="0"/>
                  <w:marBottom w:val="0"/>
                  <w:divBdr>
                    <w:top w:val="none" w:sz="0" w:space="0" w:color="auto"/>
                    <w:left w:val="none" w:sz="0" w:space="0" w:color="auto"/>
                    <w:bottom w:val="none" w:sz="0" w:space="0" w:color="auto"/>
                    <w:right w:val="none" w:sz="0" w:space="0" w:color="auto"/>
                  </w:divBdr>
                </w:div>
                <w:div w:id="572936129">
                  <w:marLeft w:val="0"/>
                  <w:marRight w:val="0"/>
                  <w:marTop w:val="0"/>
                  <w:marBottom w:val="0"/>
                  <w:divBdr>
                    <w:top w:val="none" w:sz="0" w:space="0" w:color="auto"/>
                    <w:left w:val="none" w:sz="0" w:space="0" w:color="auto"/>
                    <w:bottom w:val="none" w:sz="0" w:space="0" w:color="auto"/>
                    <w:right w:val="none" w:sz="0" w:space="0" w:color="auto"/>
                  </w:divBdr>
                </w:div>
                <w:div w:id="573128869">
                  <w:marLeft w:val="0"/>
                  <w:marRight w:val="0"/>
                  <w:marTop w:val="0"/>
                  <w:marBottom w:val="0"/>
                  <w:divBdr>
                    <w:top w:val="none" w:sz="0" w:space="0" w:color="auto"/>
                    <w:left w:val="none" w:sz="0" w:space="0" w:color="auto"/>
                    <w:bottom w:val="none" w:sz="0" w:space="0" w:color="auto"/>
                    <w:right w:val="none" w:sz="0" w:space="0" w:color="auto"/>
                  </w:divBdr>
                </w:div>
                <w:div w:id="573705195">
                  <w:marLeft w:val="0"/>
                  <w:marRight w:val="0"/>
                  <w:marTop w:val="0"/>
                  <w:marBottom w:val="0"/>
                  <w:divBdr>
                    <w:top w:val="none" w:sz="0" w:space="0" w:color="auto"/>
                    <w:left w:val="none" w:sz="0" w:space="0" w:color="auto"/>
                    <w:bottom w:val="none" w:sz="0" w:space="0" w:color="auto"/>
                    <w:right w:val="none" w:sz="0" w:space="0" w:color="auto"/>
                  </w:divBdr>
                </w:div>
                <w:div w:id="575209756">
                  <w:marLeft w:val="0"/>
                  <w:marRight w:val="0"/>
                  <w:marTop w:val="0"/>
                  <w:marBottom w:val="0"/>
                  <w:divBdr>
                    <w:top w:val="none" w:sz="0" w:space="0" w:color="auto"/>
                    <w:left w:val="none" w:sz="0" w:space="0" w:color="auto"/>
                    <w:bottom w:val="none" w:sz="0" w:space="0" w:color="auto"/>
                    <w:right w:val="none" w:sz="0" w:space="0" w:color="auto"/>
                  </w:divBdr>
                </w:div>
                <w:div w:id="576786506">
                  <w:marLeft w:val="0"/>
                  <w:marRight w:val="0"/>
                  <w:marTop w:val="0"/>
                  <w:marBottom w:val="0"/>
                  <w:divBdr>
                    <w:top w:val="none" w:sz="0" w:space="0" w:color="auto"/>
                    <w:left w:val="none" w:sz="0" w:space="0" w:color="auto"/>
                    <w:bottom w:val="none" w:sz="0" w:space="0" w:color="auto"/>
                    <w:right w:val="none" w:sz="0" w:space="0" w:color="auto"/>
                  </w:divBdr>
                </w:div>
                <w:div w:id="581254703">
                  <w:marLeft w:val="0"/>
                  <w:marRight w:val="0"/>
                  <w:marTop w:val="0"/>
                  <w:marBottom w:val="0"/>
                  <w:divBdr>
                    <w:top w:val="none" w:sz="0" w:space="0" w:color="auto"/>
                    <w:left w:val="none" w:sz="0" w:space="0" w:color="auto"/>
                    <w:bottom w:val="none" w:sz="0" w:space="0" w:color="auto"/>
                    <w:right w:val="none" w:sz="0" w:space="0" w:color="auto"/>
                  </w:divBdr>
                </w:div>
                <w:div w:id="581719759">
                  <w:marLeft w:val="0"/>
                  <w:marRight w:val="0"/>
                  <w:marTop w:val="0"/>
                  <w:marBottom w:val="0"/>
                  <w:divBdr>
                    <w:top w:val="none" w:sz="0" w:space="0" w:color="auto"/>
                    <w:left w:val="none" w:sz="0" w:space="0" w:color="auto"/>
                    <w:bottom w:val="none" w:sz="0" w:space="0" w:color="auto"/>
                    <w:right w:val="none" w:sz="0" w:space="0" w:color="auto"/>
                  </w:divBdr>
                </w:div>
                <w:div w:id="583029447">
                  <w:marLeft w:val="0"/>
                  <w:marRight w:val="0"/>
                  <w:marTop w:val="0"/>
                  <w:marBottom w:val="0"/>
                  <w:divBdr>
                    <w:top w:val="none" w:sz="0" w:space="0" w:color="auto"/>
                    <w:left w:val="none" w:sz="0" w:space="0" w:color="auto"/>
                    <w:bottom w:val="none" w:sz="0" w:space="0" w:color="auto"/>
                    <w:right w:val="none" w:sz="0" w:space="0" w:color="auto"/>
                  </w:divBdr>
                </w:div>
                <w:div w:id="585266915">
                  <w:marLeft w:val="0"/>
                  <w:marRight w:val="0"/>
                  <w:marTop w:val="0"/>
                  <w:marBottom w:val="0"/>
                  <w:divBdr>
                    <w:top w:val="none" w:sz="0" w:space="0" w:color="auto"/>
                    <w:left w:val="none" w:sz="0" w:space="0" w:color="auto"/>
                    <w:bottom w:val="none" w:sz="0" w:space="0" w:color="auto"/>
                    <w:right w:val="none" w:sz="0" w:space="0" w:color="auto"/>
                  </w:divBdr>
                </w:div>
                <w:div w:id="585502331">
                  <w:marLeft w:val="0"/>
                  <w:marRight w:val="0"/>
                  <w:marTop w:val="0"/>
                  <w:marBottom w:val="0"/>
                  <w:divBdr>
                    <w:top w:val="none" w:sz="0" w:space="0" w:color="auto"/>
                    <w:left w:val="none" w:sz="0" w:space="0" w:color="auto"/>
                    <w:bottom w:val="none" w:sz="0" w:space="0" w:color="auto"/>
                    <w:right w:val="none" w:sz="0" w:space="0" w:color="auto"/>
                  </w:divBdr>
                </w:div>
                <w:div w:id="587735568">
                  <w:marLeft w:val="0"/>
                  <w:marRight w:val="0"/>
                  <w:marTop w:val="0"/>
                  <w:marBottom w:val="0"/>
                  <w:divBdr>
                    <w:top w:val="none" w:sz="0" w:space="0" w:color="auto"/>
                    <w:left w:val="none" w:sz="0" w:space="0" w:color="auto"/>
                    <w:bottom w:val="none" w:sz="0" w:space="0" w:color="auto"/>
                    <w:right w:val="none" w:sz="0" w:space="0" w:color="auto"/>
                  </w:divBdr>
                </w:div>
                <w:div w:id="588927223">
                  <w:marLeft w:val="0"/>
                  <w:marRight w:val="0"/>
                  <w:marTop w:val="0"/>
                  <w:marBottom w:val="0"/>
                  <w:divBdr>
                    <w:top w:val="none" w:sz="0" w:space="0" w:color="auto"/>
                    <w:left w:val="none" w:sz="0" w:space="0" w:color="auto"/>
                    <w:bottom w:val="none" w:sz="0" w:space="0" w:color="auto"/>
                    <w:right w:val="none" w:sz="0" w:space="0" w:color="auto"/>
                  </w:divBdr>
                </w:div>
                <w:div w:id="590310718">
                  <w:marLeft w:val="0"/>
                  <w:marRight w:val="0"/>
                  <w:marTop w:val="0"/>
                  <w:marBottom w:val="0"/>
                  <w:divBdr>
                    <w:top w:val="none" w:sz="0" w:space="0" w:color="auto"/>
                    <w:left w:val="none" w:sz="0" w:space="0" w:color="auto"/>
                    <w:bottom w:val="none" w:sz="0" w:space="0" w:color="auto"/>
                    <w:right w:val="none" w:sz="0" w:space="0" w:color="auto"/>
                  </w:divBdr>
                </w:div>
                <w:div w:id="590310761">
                  <w:marLeft w:val="0"/>
                  <w:marRight w:val="0"/>
                  <w:marTop w:val="0"/>
                  <w:marBottom w:val="0"/>
                  <w:divBdr>
                    <w:top w:val="none" w:sz="0" w:space="0" w:color="auto"/>
                    <w:left w:val="none" w:sz="0" w:space="0" w:color="auto"/>
                    <w:bottom w:val="none" w:sz="0" w:space="0" w:color="auto"/>
                    <w:right w:val="none" w:sz="0" w:space="0" w:color="auto"/>
                  </w:divBdr>
                </w:div>
                <w:div w:id="595018009">
                  <w:marLeft w:val="0"/>
                  <w:marRight w:val="0"/>
                  <w:marTop w:val="0"/>
                  <w:marBottom w:val="0"/>
                  <w:divBdr>
                    <w:top w:val="none" w:sz="0" w:space="0" w:color="auto"/>
                    <w:left w:val="none" w:sz="0" w:space="0" w:color="auto"/>
                    <w:bottom w:val="none" w:sz="0" w:space="0" w:color="auto"/>
                    <w:right w:val="none" w:sz="0" w:space="0" w:color="auto"/>
                  </w:divBdr>
                </w:div>
                <w:div w:id="595284109">
                  <w:marLeft w:val="0"/>
                  <w:marRight w:val="0"/>
                  <w:marTop w:val="0"/>
                  <w:marBottom w:val="0"/>
                  <w:divBdr>
                    <w:top w:val="none" w:sz="0" w:space="0" w:color="auto"/>
                    <w:left w:val="none" w:sz="0" w:space="0" w:color="auto"/>
                    <w:bottom w:val="none" w:sz="0" w:space="0" w:color="auto"/>
                    <w:right w:val="none" w:sz="0" w:space="0" w:color="auto"/>
                  </w:divBdr>
                </w:div>
                <w:div w:id="595752518">
                  <w:marLeft w:val="0"/>
                  <w:marRight w:val="0"/>
                  <w:marTop w:val="0"/>
                  <w:marBottom w:val="0"/>
                  <w:divBdr>
                    <w:top w:val="none" w:sz="0" w:space="0" w:color="auto"/>
                    <w:left w:val="none" w:sz="0" w:space="0" w:color="auto"/>
                    <w:bottom w:val="none" w:sz="0" w:space="0" w:color="auto"/>
                    <w:right w:val="none" w:sz="0" w:space="0" w:color="auto"/>
                  </w:divBdr>
                </w:div>
                <w:div w:id="598175116">
                  <w:marLeft w:val="0"/>
                  <w:marRight w:val="0"/>
                  <w:marTop w:val="0"/>
                  <w:marBottom w:val="0"/>
                  <w:divBdr>
                    <w:top w:val="none" w:sz="0" w:space="0" w:color="auto"/>
                    <w:left w:val="none" w:sz="0" w:space="0" w:color="auto"/>
                    <w:bottom w:val="none" w:sz="0" w:space="0" w:color="auto"/>
                    <w:right w:val="none" w:sz="0" w:space="0" w:color="auto"/>
                  </w:divBdr>
                </w:div>
                <w:div w:id="600259577">
                  <w:marLeft w:val="0"/>
                  <w:marRight w:val="0"/>
                  <w:marTop w:val="0"/>
                  <w:marBottom w:val="0"/>
                  <w:divBdr>
                    <w:top w:val="none" w:sz="0" w:space="0" w:color="auto"/>
                    <w:left w:val="none" w:sz="0" w:space="0" w:color="auto"/>
                    <w:bottom w:val="none" w:sz="0" w:space="0" w:color="auto"/>
                    <w:right w:val="none" w:sz="0" w:space="0" w:color="auto"/>
                  </w:divBdr>
                </w:div>
                <w:div w:id="601885027">
                  <w:marLeft w:val="0"/>
                  <w:marRight w:val="0"/>
                  <w:marTop w:val="0"/>
                  <w:marBottom w:val="0"/>
                  <w:divBdr>
                    <w:top w:val="none" w:sz="0" w:space="0" w:color="auto"/>
                    <w:left w:val="none" w:sz="0" w:space="0" w:color="auto"/>
                    <w:bottom w:val="none" w:sz="0" w:space="0" w:color="auto"/>
                    <w:right w:val="none" w:sz="0" w:space="0" w:color="auto"/>
                  </w:divBdr>
                </w:div>
                <w:div w:id="603147433">
                  <w:marLeft w:val="0"/>
                  <w:marRight w:val="0"/>
                  <w:marTop w:val="0"/>
                  <w:marBottom w:val="0"/>
                  <w:divBdr>
                    <w:top w:val="none" w:sz="0" w:space="0" w:color="auto"/>
                    <w:left w:val="none" w:sz="0" w:space="0" w:color="auto"/>
                    <w:bottom w:val="none" w:sz="0" w:space="0" w:color="auto"/>
                    <w:right w:val="none" w:sz="0" w:space="0" w:color="auto"/>
                  </w:divBdr>
                </w:div>
                <w:div w:id="603264618">
                  <w:marLeft w:val="0"/>
                  <w:marRight w:val="0"/>
                  <w:marTop w:val="0"/>
                  <w:marBottom w:val="0"/>
                  <w:divBdr>
                    <w:top w:val="none" w:sz="0" w:space="0" w:color="auto"/>
                    <w:left w:val="none" w:sz="0" w:space="0" w:color="auto"/>
                    <w:bottom w:val="none" w:sz="0" w:space="0" w:color="auto"/>
                    <w:right w:val="none" w:sz="0" w:space="0" w:color="auto"/>
                  </w:divBdr>
                </w:div>
                <w:div w:id="608199803">
                  <w:marLeft w:val="0"/>
                  <w:marRight w:val="0"/>
                  <w:marTop w:val="0"/>
                  <w:marBottom w:val="0"/>
                  <w:divBdr>
                    <w:top w:val="none" w:sz="0" w:space="0" w:color="auto"/>
                    <w:left w:val="none" w:sz="0" w:space="0" w:color="auto"/>
                    <w:bottom w:val="none" w:sz="0" w:space="0" w:color="auto"/>
                    <w:right w:val="none" w:sz="0" w:space="0" w:color="auto"/>
                  </w:divBdr>
                </w:div>
                <w:div w:id="608926818">
                  <w:marLeft w:val="0"/>
                  <w:marRight w:val="0"/>
                  <w:marTop w:val="0"/>
                  <w:marBottom w:val="0"/>
                  <w:divBdr>
                    <w:top w:val="none" w:sz="0" w:space="0" w:color="auto"/>
                    <w:left w:val="none" w:sz="0" w:space="0" w:color="auto"/>
                    <w:bottom w:val="none" w:sz="0" w:space="0" w:color="auto"/>
                    <w:right w:val="none" w:sz="0" w:space="0" w:color="auto"/>
                  </w:divBdr>
                </w:div>
                <w:div w:id="610013875">
                  <w:marLeft w:val="0"/>
                  <w:marRight w:val="0"/>
                  <w:marTop w:val="0"/>
                  <w:marBottom w:val="0"/>
                  <w:divBdr>
                    <w:top w:val="none" w:sz="0" w:space="0" w:color="auto"/>
                    <w:left w:val="none" w:sz="0" w:space="0" w:color="auto"/>
                    <w:bottom w:val="none" w:sz="0" w:space="0" w:color="auto"/>
                    <w:right w:val="none" w:sz="0" w:space="0" w:color="auto"/>
                  </w:divBdr>
                </w:div>
                <w:div w:id="610552801">
                  <w:marLeft w:val="0"/>
                  <w:marRight w:val="0"/>
                  <w:marTop w:val="0"/>
                  <w:marBottom w:val="0"/>
                  <w:divBdr>
                    <w:top w:val="none" w:sz="0" w:space="0" w:color="auto"/>
                    <w:left w:val="none" w:sz="0" w:space="0" w:color="auto"/>
                    <w:bottom w:val="none" w:sz="0" w:space="0" w:color="auto"/>
                    <w:right w:val="none" w:sz="0" w:space="0" w:color="auto"/>
                  </w:divBdr>
                </w:div>
                <w:div w:id="612633721">
                  <w:marLeft w:val="0"/>
                  <w:marRight w:val="0"/>
                  <w:marTop w:val="0"/>
                  <w:marBottom w:val="0"/>
                  <w:divBdr>
                    <w:top w:val="none" w:sz="0" w:space="0" w:color="auto"/>
                    <w:left w:val="none" w:sz="0" w:space="0" w:color="auto"/>
                    <w:bottom w:val="none" w:sz="0" w:space="0" w:color="auto"/>
                    <w:right w:val="none" w:sz="0" w:space="0" w:color="auto"/>
                  </w:divBdr>
                </w:div>
                <w:div w:id="612638454">
                  <w:marLeft w:val="0"/>
                  <w:marRight w:val="0"/>
                  <w:marTop w:val="0"/>
                  <w:marBottom w:val="0"/>
                  <w:divBdr>
                    <w:top w:val="none" w:sz="0" w:space="0" w:color="auto"/>
                    <w:left w:val="none" w:sz="0" w:space="0" w:color="auto"/>
                    <w:bottom w:val="none" w:sz="0" w:space="0" w:color="auto"/>
                    <w:right w:val="none" w:sz="0" w:space="0" w:color="auto"/>
                  </w:divBdr>
                </w:div>
                <w:div w:id="615990666">
                  <w:marLeft w:val="0"/>
                  <w:marRight w:val="0"/>
                  <w:marTop w:val="0"/>
                  <w:marBottom w:val="0"/>
                  <w:divBdr>
                    <w:top w:val="none" w:sz="0" w:space="0" w:color="auto"/>
                    <w:left w:val="none" w:sz="0" w:space="0" w:color="auto"/>
                    <w:bottom w:val="none" w:sz="0" w:space="0" w:color="auto"/>
                    <w:right w:val="none" w:sz="0" w:space="0" w:color="auto"/>
                  </w:divBdr>
                </w:div>
                <w:div w:id="623392961">
                  <w:marLeft w:val="0"/>
                  <w:marRight w:val="0"/>
                  <w:marTop w:val="0"/>
                  <w:marBottom w:val="0"/>
                  <w:divBdr>
                    <w:top w:val="none" w:sz="0" w:space="0" w:color="auto"/>
                    <w:left w:val="none" w:sz="0" w:space="0" w:color="auto"/>
                    <w:bottom w:val="none" w:sz="0" w:space="0" w:color="auto"/>
                    <w:right w:val="none" w:sz="0" w:space="0" w:color="auto"/>
                  </w:divBdr>
                </w:div>
                <w:div w:id="623661457">
                  <w:marLeft w:val="0"/>
                  <w:marRight w:val="0"/>
                  <w:marTop w:val="0"/>
                  <w:marBottom w:val="0"/>
                  <w:divBdr>
                    <w:top w:val="none" w:sz="0" w:space="0" w:color="auto"/>
                    <w:left w:val="none" w:sz="0" w:space="0" w:color="auto"/>
                    <w:bottom w:val="none" w:sz="0" w:space="0" w:color="auto"/>
                    <w:right w:val="none" w:sz="0" w:space="0" w:color="auto"/>
                  </w:divBdr>
                </w:div>
                <w:div w:id="625701978">
                  <w:marLeft w:val="0"/>
                  <w:marRight w:val="0"/>
                  <w:marTop w:val="0"/>
                  <w:marBottom w:val="0"/>
                  <w:divBdr>
                    <w:top w:val="none" w:sz="0" w:space="0" w:color="auto"/>
                    <w:left w:val="none" w:sz="0" w:space="0" w:color="auto"/>
                    <w:bottom w:val="none" w:sz="0" w:space="0" w:color="auto"/>
                    <w:right w:val="none" w:sz="0" w:space="0" w:color="auto"/>
                  </w:divBdr>
                </w:div>
                <w:div w:id="627122505">
                  <w:marLeft w:val="0"/>
                  <w:marRight w:val="0"/>
                  <w:marTop w:val="0"/>
                  <w:marBottom w:val="0"/>
                  <w:divBdr>
                    <w:top w:val="none" w:sz="0" w:space="0" w:color="auto"/>
                    <w:left w:val="none" w:sz="0" w:space="0" w:color="auto"/>
                    <w:bottom w:val="none" w:sz="0" w:space="0" w:color="auto"/>
                    <w:right w:val="none" w:sz="0" w:space="0" w:color="auto"/>
                  </w:divBdr>
                </w:div>
                <w:div w:id="631254151">
                  <w:marLeft w:val="0"/>
                  <w:marRight w:val="0"/>
                  <w:marTop w:val="0"/>
                  <w:marBottom w:val="0"/>
                  <w:divBdr>
                    <w:top w:val="none" w:sz="0" w:space="0" w:color="auto"/>
                    <w:left w:val="none" w:sz="0" w:space="0" w:color="auto"/>
                    <w:bottom w:val="none" w:sz="0" w:space="0" w:color="auto"/>
                    <w:right w:val="none" w:sz="0" w:space="0" w:color="auto"/>
                  </w:divBdr>
                </w:div>
                <w:div w:id="631523483">
                  <w:marLeft w:val="0"/>
                  <w:marRight w:val="0"/>
                  <w:marTop w:val="0"/>
                  <w:marBottom w:val="0"/>
                  <w:divBdr>
                    <w:top w:val="none" w:sz="0" w:space="0" w:color="auto"/>
                    <w:left w:val="none" w:sz="0" w:space="0" w:color="auto"/>
                    <w:bottom w:val="none" w:sz="0" w:space="0" w:color="auto"/>
                    <w:right w:val="none" w:sz="0" w:space="0" w:color="auto"/>
                  </w:divBdr>
                </w:div>
                <w:div w:id="632906128">
                  <w:marLeft w:val="0"/>
                  <w:marRight w:val="0"/>
                  <w:marTop w:val="0"/>
                  <w:marBottom w:val="0"/>
                  <w:divBdr>
                    <w:top w:val="none" w:sz="0" w:space="0" w:color="auto"/>
                    <w:left w:val="none" w:sz="0" w:space="0" w:color="auto"/>
                    <w:bottom w:val="none" w:sz="0" w:space="0" w:color="auto"/>
                    <w:right w:val="none" w:sz="0" w:space="0" w:color="auto"/>
                  </w:divBdr>
                </w:div>
                <w:div w:id="633028692">
                  <w:marLeft w:val="0"/>
                  <w:marRight w:val="0"/>
                  <w:marTop w:val="0"/>
                  <w:marBottom w:val="0"/>
                  <w:divBdr>
                    <w:top w:val="none" w:sz="0" w:space="0" w:color="auto"/>
                    <w:left w:val="none" w:sz="0" w:space="0" w:color="auto"/>
                    <w:bottom w:val="none" w:sz="0" w:space="0" w:color="auto"/>
                    <w:right w:val="none" w:sz="0" w:space="0" w:color="auto"/>
                  </w:divBdr>
                </w:div>
                <w:div w:id="633101825">
                  <w:marLeft w:val="0"/>
                  <w:marRight w:val="0"/>
                  <w:marTop w:val="0"/>
                  <w:marBottom w:val="0"/>
                  <w:divBdr>
                    <w:top w:val="none" w:sz="0" w:space="0" w:color="auto"/>
                    <w:left w:val="none" w:sz="0" w:space="0" w:color="auto"/>
                    <w:bottom w:val="none" w:sz="0" w:space="0" w:color="auto"/>
                    <w:right w:val="none" w:sz="0" w:space="0" w:color="auto"/>
                  </w:divBdr>
                </w:div>
                <w:div w:id="637151514">
                  <w:marLeft w:val="0"/>
                  <w:marRight w:val="0"/>
                  <w:marTop w:val="0"/>
                  <w:marBottom w:val="0"/>
                  <w:divBdr>
                    <w:top w:val="none" w:sz="0" w:space="0" w:color="auto"/>
                    <w:left w:val="none" w:sz="0" w:space="0" w:color="auto"/>
                    <w:bottom w:val="none" w:sz="0" w:space="0" w:color="auto"/>
                    <w:right w:val="none" w:sz="0" w:space="0" w:color="auto"/>
                  </w:divBdr>
                </w:div>
                <w:div w:id="638413931">
                  <w:marLeft w:val="0"/>
                  <w:marRight w:val="0"/>
                  <w:marTop w:val="0"/>
                  <w:marBottom w:val="0"/>
                  <w:divBdr>
                    <w:top w:val="none" w:sz="0" w:space="0" w:color="auto"/>
                    <w:left w:val="none" w:sz="0" w:space="0" w:color="auto"/>
                    <w:bottom w:val="none" w:sz="0" w:space="0" w:color="auto"/>
                    <w:right w:val="none" w:sz="0" w:space="0" w:color="auto"/>
                  </w:divBdr>
                </w:div>
                <w:div w:id="639189745">
                  <w:marLeft w:val="0"/>
                  <w:marRight w:val="0"/>
                  <w:marTop w:val="0"/>
                  <w:marBottom w:val="0"/>
                  <w:divBdr>
                    <w:top w:val="none" w:sz="0" w:space="0" w:color="auto"/>
                    <w:left w:val="none" w:sz="0" w:space="0" w:color="auto"/>
                    <w:bottom w:val="none" w:sz="0" w:space="0" w:color="auto"/>
                    <w:right w:val="none" w:sz="0" w:space="0" w:color="auto"/>
                  </w:divBdr>
                </w:div>
                <w:div w:id="644897057">
                  <w:marLeft w:val="0"/>
                  <w:marRight w:val="0"/>
                  <w:marTop w:val="0"/>
                  <w:marBottom w:val="0"/>
                  <w:divBdr>
                    <w:top w:val="none" w:sz="0" w:space="0" w:color="auto"/>
                    <w:left w:val="none" w:sz="0" w:space="0" w:color="auto"/>
                    <w:bottom w:val="none" w:sz="0" w:space="0" w:color="auto"/>
                    <w:right w:val="none" w:sz="0" w:space="0" w:color="auto"/>
                  </w:divBdr>
                </w:div>
                <w:div w:id="646478433">
                  <w:marLeft w:val="0"/>
                  <w:marRight w:val="0"/>
                  <w:marTop w:val="0"/>
                  <w:marBottom w:val="0"/>
                  <w:divBdr>
                    <w:top w:val="none" w:sz="0" w:space="0" w:color="auto"/>
                    <w:left w:val="none" w:sz="0" w:space="0" w:color="auto"/>
                    <w:bottom w:val="none" w:sz="0" w:space="0" w:color="auto"/>
                    <w:right w:val="none" w:sz="0" w:space="0" w:color="auto"/>
                  </w:divBdr>
                </w:div>
                <w:div w:id="648704364">
                  <w:marLeft w:val="0"/>
                  <w:marRight w:val="0"/>
                  <w:marTop w:val="0"/>
                  <w:marBottom w:val="0"/>
                  <w:divBdr>
                    <w:top w:val="none" w:sz="0" w:space="0" w:color="auto"/>
                    <w:left w:val="none" w:sz="0" w:space="0" w:color="auto"/>
                    <w:bottom w:val="none" w:sz="0" w:space="0" w:color="auto"/>
                    <w:right w:val="none" w:sz="0" w:space="0" w:color="auto"/>
                  </w:divBdr>
                </w:div>
                <w:div w:id="650254476">
                  <w:marLeft w:val="0"/>
                  <w:marRight w:val="0"/>
                  <w:marTop w:val="0"/>
                  <w:marBottom w:val="0"/>
                  <w:divBdr>
                    <w:top w:val="none" w:sz="0" w:space="0" w:color="auto"/>
                    <w:left w:val="none" w:sz="0" w:space="0" w:color="auto"/>
                    <w:bottom w:val="none" w:sz="0" w:space="0" w:color="auto"/>
                    <w:right w:val="none" w:sz="0" w:space="0" w:color="auto"/>
                  </w:divBdr>
                </w:div>
                <w:div w:id="651493766">
                  <w:marLeft w:val="0"/>
                  <w:marRight w:val="0"/>
                  <w:marTop w:val="0"/>
                  <w:marBottom w:val="0"/>
                  <w:divBdr>
                    <w:top w:val="none" w:sz="0" w:space="0" w:color="auto"/>
                    <w:left w:val="none" w:sz="0" w:space="0" w:color="auto"/>
                    <w:bottom w:val="none" w:sz="0" w:space="0" w:color="auto"/>
                    <w:right w:val="none" w:sz="0" w:space="0" w:color="auto"/>
                  </w:divBdr>
                </w:div>
                <w:div w:id="653487172">
                  <w:marLeft w:val="0"/>
                  <w:marRight w:val="0"/>
                  <w:marTop w:val="0"/>
                  <w:marBottom w:val="0"/>
                  <w:divBdr>
                    <w:top w:val="none" w:sz="0" w:space="0" w:color="auto"/>
                    <w:left w:val="none" w:sz="0" w:space="0" w:color="auto"/>
                    <w:bottom w:val="none" w:sz="0" w:space="0" w:color="auto"/>
                    <w:right w:val="none" w:sz="0" w:space="0" w:color="auto"/>
                  </w:divBdr>
                </w:div>
                <w:div w:id="657995340">
                  <w:marLeft w:val="0"/>
                  <w:marRight w:val="0"/>
                  <w:marTop w:val="0"/>
                  <w:marBottom w:val="0"/>
                  <w:divBdr>
                    <w:top w:val="none" w:sz="0" w:space="0" w:color="auto"/>
                    <w:left w:val="none" w:sz="0" w:space="0" w:color="auto"/>
                    <w:bottom w:val="none" w:sz="0" w:space="0" w:color="auto"/>
                    <w:right w:val="none" w:sz="0" w:space="0" w:color="auto"/>
                  </w:divBdr>
                </w:div>
                <w:div w:id="662002524">
                  <w:marLeft w:val="0"/>
                  <w:marRight w:val="0"/>
                  <w:marTop w:val="0"/>
                  <w:marBottom w:val="0"/>
                  <w:divBdr>
                    <w:top w:val="none" w:sz="0" w:space="0" w:color="auto"/>
                    <w:left w:val="none" w:sz="0" w:space="0" w:color="auto"/>
                    <w:bottom w:val="none" w:sz="0" w:space="0" w:color="auto"/>
                    <w:right w:val="none" w:sz="0" w:space="0" w:color="auto"/>
                  </w:divBdr>
                </w:div>
                <w:div w:id="662856009">
                  <w:marLeft w:val="0"/>
                  <w:marRight w:val="0"/>
                  <w:marTop w:val="0"/>
                  <w:marBottom w:val="0"/>
                  <w:divBdr>
                    <w:top w:val="none" w:sz="0" w:space="0" w:color="auto"/>
                    <w:left w:val="none" w:sz="0" w:space="0" w:color="auto"/>
                    <w:bottom w:val="none" w:sz="0" w:space="0" w:color="auto"/>
                    <w:right w:val="none" w:sz="0" w:space="0" w:color="auto"/>
                  </w:divBdr>
                </w:div>
                <w:div w:id="666523097">
                  <w:marLeft w:val="0"/>
                  <w:marRight w:val="0"/>
                  <w:marTop w:val="0"/>
                  <w:marBottom w:val="0"/>
                  <w:divBdr>
                    <w:top w:val="none" w:sz="0" w:space="0" w:color="auto"/>
                    <w:left w:val="none" w:sz="0" w:space="0" w:color="auto"/>
                    <w:bottom w:val="none" w:sz="0" w:space="0" w:color="auto"/>
                    <w:right w:val="none" w:sz="0" w:space="0" w:color="auto"/>
                  </w:divBdr>
                </w:div>
                <w:div w:id="667711321">
                  <w:marLeft w:val="0"/>
                  <w:marRight w:val="0"/>
                  <w:marTop w:val="0"/>
                  <w:marBottom w:val="0"/>
                  <w:divBdr>
                    <w:top w:val="none" w:sz="0" w:space="0" w:color="auto"/>
                    <w:left w:val="none" w:sz="0" w:space="0" w:color="auto"/>
                    <w:bottom w:val="none" w:sz="0" w:space="0" w:color="auto"/>
                    <w:right w:val="none" w:sz="0" w:space="0" w:color="auto"/>
                  </w:divBdr>
                </w:div>
                <w:div w:id="668562142">
                  <w:marLeft w:val="0"/>
                  <w:marRight w:val="0"/>
                  <w:marTop w:val="0"/>
                  <w:marBottom w:val="0"/>
                  <w:divBdr>
                    <w:top w:val="none" w:sz="0" w:space="0" w:color="auto"/>
                    <w:left w:val="none" w:sz="0" w:space="0" w:color="auto"/>
                    <w:bottom w:val="none" w:sz="0" w:space="0" w:color="auto"/>
                    <w:right w:val="none" w:sz="0" w:space="0" w:color="auto"/>
                  </w:divBdr>
                </w:div>
                <w:div w:id="670715363">
                  <w:marLeft w:val="0"/>
                  <w:marRight w:val="0"/>
                  <w:marTop w:val="0"/>
                  <w:marBottom w:val="0"/>
                  <w:divBdr>
                    <w:top w:val="none" w:sz="0" w:space="0" w:color="auto"/>
                    <w:left w:val="none" w:sz="0" w:space="0" w:color="auto"/>
                    <w:bottom w:val="none" w:sz="0" w:space="0" w:color="auto"/>
                    <w:right w:val="none" w:sz="0" w:space="0" w:color="auto"/>
                  </w:divBdr>
                </w:div>
                <w:div w:id="673804040">
                  <w:marLeft w:val="0"/>
                  <w:marRight w:val="0"/>
                  <w:marTop w:val="0"/>
                  <w:marBottom w:val="0"/>
                  <w:divBdr>
                    <w:top w:val="none" w:sz="0" w:space="0" w:color="auto"/>
                    <w:left w:val="none" w:sz="0" w:space="0" w:color="auto"/>
                    <w:bottom w:val="none" w:sz="0" w:space="0" w:color="auto"/>
                    <w:right w:val="none" w:sz="0" w:space="0" w:color="auto"/>
                  </w:divBdr>
                </w:div>
                <w:div w:id="675768868">
                  <w:marLeft w:val="0"/>
                  <w:marRight w:val="0"/>
                  <w:marTop w:val="0"/>
                  <w:marBottom w:val="0"/>
                  <w:divBdr>
                    <w:top w:val="none" w:sz="0" w:space="0" w:color="auto"/>
                    <w:left w:val="none" w:sz="0" w:space="0" w:color="auto"/>
                    <w:bottom w:val="none" w:sz="0" w:space="0" w:color="auto"/>
                    <w:right w:val="none" w:sz="0" w:space="0" w:color="auto"/>
                  </w:divBdr>
                </w:div>
                <w:div w:id="675884869">
                  <w:marLeft w:val="0"/>
                  <w:marRight w:val="0"/>
                  <w:marTop w:val="0"/>
                  <w:marBottom w:val="0"/>
                  <w:divBdr>
                    <w:top w:val="none" w:sz="0" w:space="0" w:color="auto"/>
                    <w:left w:val="none" w:sz="0" w:space="0" w:color="auto"/>
                    <w:bottom w:val="none" w:sz="0" w:space="0" w:color="auto"/>
                    <w:right w:val="none" w:sz="0" w:space="0" w:color="auto"/>
                  </w:divBdr>
                </w:div>
                <w:div w:id="676229634">
                  <w:marLeft w:val="0"/>
                  <w:marRight w:val="0"/>
                  <w:marTop w:val="0"/>
                  <w:marBottom w:val="0"/>
                  <w:divBdr>
                    <w:top w:val="none" w:sz="0" w:space="0" w:color="auto"/>
                    <w:left w:val="none" w:sz="0" w:space="0" w:color="auto"/>
                    <w:bottom w:val="none" w:sz="0" w:space="0" w:color="auto"/>
                    <w:right w:val="none" w:sz="0" w:space="0" w:color="auto"/>
                  </w:divBdr>
                </w:div>
                <w:div w:id="677270824">
                  <w:marLeft w:val="0"/>
                  <w:marRight w:val="0"/>
                  <w:marTop w:val="0"/>
                  <w:marBottom w:val="0"/>
                  <w:divBdr>
                    <w:top w:val="none" w:sz="0" w:space="0" w:color="auto"/>
                    <w:left w:val="none" w:sz="0" w:space="0" w:color="auto"/>
                    <w:bottom w:val="none" w:sz="0" w:space="0" w:color="auto"/>
                    <w:right w:val="none" w:sz="0" w:space="0" w:color="auto"/>
                  </w:divBdr>
                </w:div>
                <w:div w:id="678895655">
                  <w:marLeft w:val="0"/>
                  <w:marRight w:val="0"/>
                  <w:marTop w:val="0"/>
                  <w:marBottom w:val="0"/>
                  <w:divBdr>
                    <w:top w:val="none" w:sz="0" w:space="0" w:color="auto"/>
                    <w:left w:val="none" w:sz="0" w:space="0" w:color="auto"/>
                    <w:bottom w:val="none" w:sz="0" w:space="0" w:color="auto"/>
                    <w:right w:val="none" w:sz="0" w:space="0" w:color="auto"/>
                  </w:divBdr>
                </w:div>
                <w:div w:id="686709847">
                  <w:marLeft w:val="0"/>
                  <w:marRight w:val="0"/>
                  <w:marTop w:val="0"/>
                  <w:marBottom w:val="0"/>
                  <w:divBdr>
                    <w:top w:val="none" w:sz="0" w:space="0" w:color="auto"/>
                    <w:left w:val="none" w:sz="0" w:space="0" w:color="auto"/>
                    <w:bottom w:val="none" w:sz="0" w:space="0" w:color="auto"/>
                    <w:right w:val="none" w:sz="0" w:space="0" w:color="auto"/>
                  </w:divBdr>
                </w:div>
                <w:div w:id="687222711">
                  <w:marLeft w:val="0"/>
                  <w:marRight w:val="0"/>
                  <w:marTop w:val="0"/>
                  <w:marBottom w:val="0"/>
                  <w:divBdr>
                    <w:top w:val="none" w:sz="0" w:space="0" w:color="auto"/>
                    <w:left w:val="none" w:sz="0" w:space="0" w:color="auto"/>
                    <w:bottom w:val="none" w:sz="0" w:space="0" w:color="auto"/>
                    <w:right w:val="none" w:sz="0" w:space="0" w:color="auto"/>
                  </w:divBdr>
                </w:div>
                <w:div w:id="687874619">
                  <w:marLeft w:val="0"/>
                  <w:marRight w:val="0"/>
                  <w:marTop w:val="0"/>
                  <w:marBottom w:val="0"/>
                  <w:divBdr>
                    <w:top w:val="none" w:sz="0" w:space="0" w:color="auto"/>
                    <w:left w:val="none" w:sz="0" w:space="0" w:color="auto"/>
                    <w:bottom w:val="none" w:sz="0" w:space="0" w:color="auto"/>
                    <w:right w:val="none" w:sz="0" w:space="0" w:color="auto"/>
                  </w:divBdr>
                </w:div>
                <w:div w:id="688070782">
                  <w:marLeft w:val="0"/>
                  <w:marRight w:val="0"/>
                  <w:marTop w:val="0"/>
                  <w:marBottom w:val="0"/>
                  <w:divBdr>
                    <w:top w:val="none" w:sz="0" w:space="0" w:color="auto"/>
                    <w:left w:val="none" w:sz="0" w:space="0" w:color="auto"/>
                    <w:bottom w:val="none" w:sz="0" w:space="0" w:color="auto"/>
                    <w:right w:val="none" w:sz="0" w:space="0" w:color="auto"/>
                  </w:divBdr>
                </w:div>
                <w:div w:id="691079596">
                  <w:marLeft w:val="0"/>
                  <w:marRight w:val="0"/>
                  <w:marTop w:val="0"/>
                  <w:marBottom w:val="0"/>
                  <w:divBdr>
                    <w:top w:val="none" w:sz="0" w:space="0" w:color="auto"/>
                    <w:left w:val="none" w:sz="0" w:space="0" w:color="auto"/>
                    <w:bottom w:val="none" w:sz="0" w:space="0" w:color="auto"/>
                    <w:right w:val="none" w:sz="0" w:space="0" w:color="auto"/>
                  </w:divBdr>
                </w:div>
                <w:div w:id="691764570">
                  <w:marLeft w:val="0"/>
                  <w:marRight w:val="0"/>
                  <w:marTop w:val="0"/>
                  <w:marBottom w:val="0"/>
                  <w:divBdr>
                    <w:top w:val="none" w:sz="0" w:space="0" w:color="auto"/>
                    <w:left w:val="none" w:sz="0" w:space="0" w:color="auto"/>
                    <w:bottom w:val="none" w:sz="0" w:space="0" w:color="auto"/>
                    <w:right w:val="none" w:sz="0" w:space="0" w:color="auto"/>
                  </w:divBdr>
                </w:div>
                <w:div w:id="691806716">
                  <w:marLeft w:val="0"/>
                  <w:marRight w:val="0"/>
                  <w:marTop w:val="0"/>
                  <w:marBottom w:val="0"/>
                  <w:divBdr>
                    <w:top w:val="none" w:sz="0" w:space="0" w:color="auto"/>
                    <w:left w:val="none" w:sz="0" w:space="0" w:color="auto"/>
                    <w:bottom w:val="none" w:sz="0" w:space="0" w:color="auto"/>
                    <w:right w:val="none" w:sz="0" w:space="0" w:color="auto"/>
                  </w:divBdr>
                </w:div>
                <w:div w:id="694117405">
                  <w:marLeft w:val="0"/>
                  <w:marRight w:val="0"/>
                  <w:marTop w:val="0"/>
                  <w:marBottom w:val="0"/>
                  <w:divBdr>
                    <w:top w:val="none" w:sz="0" w:space="0" w:color="auto"/>
                    <w:left w:val="none" w:sz="0" w:space="0" w:color="auto"/>
                    <w:bottom w:val="none" w:sz="0" w:space="0" w:color="auto"/>
                    <w:right w:val="none" w:sz="0" w:space="0" w:color="auto"/>
                  </w:divBdr>
                </w:div>
                <w:div w:id="697655587">
                  <w:marLeft w:val="0"/>
                  <w:marRight w:val="0"/>
                  <w:marTop w:val="0"/>
                  <w:marBottom w:val="0"/>
                  <w:divBdr>
                    <w:top w:val="none" w:sz="0" w:space="0" w:color="auto"/>
                    <w:left w:val="none" w:sz="0" w:space="0" w:color="auto"/>
                    <w:bottom w:val="none" w:sz="0" w:space="0" w:color="auto"/>
                    <w:right w:val="none" w:sz="0" w:space="0" w:color="auto"/>
                  </w:divBdr>
                </w:div>
                <w:div w:id="698818796">
                  <w:marLeft w:val="0"/>
                  <w:marRight w:val="0"/>
                  <w:marTop w:val="0"/>
                  <w:marBottom w:val="0"/>
                  <w:divBdr>
                    <w:top w:val="none" w:sz="0" w:space="0" w:color="auto"/>
                    <w:left w:val="none" w:sz="0" w:space="0" w:color="auto"/>
                    <w:bottom w:val="none" w:sz="0" w:space="0" w:color="auto"/>
                    <w:right w:val="none" w:sz="0" w:space="0" w:color="auto"/>
                  </w:divBdr>
                </w:div>
                <w:div w:id="699169020">
                  <w:marLeft w:val="0"/>
                  <w:marRight w:val="0"/>
                  <w:marTop w:val="0"/>
                  <w:marBottom w:val="0"/>
                  <w:divBdr>
                    <w:top w:val="none" w:sz="0" w:space="0" w:color="auto"/>
                    <w:left w:val="none" w:sz="0" w:space="0" w:color="auto"/>
                    <w:bottom w:val="none" w:sz="0" w:space="0" w:color="auto"/>
                    <w:right w:val="none" w:sz="0" w:space="0" w:color="auto"/>
                  </w:divBdr>
                </w:div>
                <w:div w:id="702364272">
                  <w:marLeft w:val="0"/>
                  <w:marRight w:val="0"/>
                  <w:marTop w:val="0"/>
                  <w:marBottom w:val="0"/>
                  <w:divBdr>
                    <w:top w:val="none" w:sz="0" w:space="0" w:color="auto"/>
                    <w:left w:val="none" w:sz="0" w:space="0" w:color="auto"/>
                    <w:bottom w:val="none" w:sz="0" w:space="0" w:color="auto"/>
                    <w:right w:val="none" w:sz="0" w:space="0" w:color="auto"/>
                  </w:divBdr>
                </w:div>
                <w:div w:id="707800059">
                  <w:marLeft w:val="0"/>
                  <w:marRight w:val="0"/>
                  <w:marTop w:val="0"/>
                  <w:marBottom w:val="0"/>
                  <w:divBdr>
                    <w:top w:val="none" w:sz="0" w:space="0" w:color="auto"/>
                    <w:left w:val="none" w:sz="0" w:space="0" w:color="auto"/>
                    <w:bottom w:val="none" w:sz="0" w:space="0" w:color="auto"/>
                    <w:right w:val="none" w:sz="0" w:space="0" w:color="auto"/>
                  </w:divBdr>
                </w:div>
                <w:div w:id="709502669">
                  <w:marLeft w:val="0"/>
                  <w:marRight w:val="0"/>
                  <w:marTop w:val="0"/>
                  <w:marBottom w:val="0"/>
                  <w:divBdr>
                    <w:top w:val="none" w:sz="0" w:space="0" w:color="auto"/>
                    <w:left w:val="none" w:sz="0" w:space="0" w:color="auto"/>
                    <w:bottom w:val="none" w:sz="0" w:space="0" w:color="auto"/>
                    <w:right w:val="none" w:sz="0" w:space="0" w:color="auto"/>
                  </w:divBdr>
                </w:div>
                <w:div w:id="714356662">
                  <w:marLeft w:val="0"/>
                  <w:marRight w:val="0"/>
                  <w:marTop w:val="0"/>
                  <w:marBottom w:val="0"/>
                  <w:divBdr>
                    <w:top w:val="none" w:sz="0" w:space="0" w:color="auto"/>
                    <w:left w:val="none" w:sz="0" w:space="0" w:color="auto"/>
                    <w:bottom w:val="none" w:sz="0" w:space="0" w:color="auto"/>
                    <w:right w:val="none" w:sz="0" w:space="0" w:color="auto"/>
                  </w:divBdr>
                </w:div>
                <w:div w:id="714961589">
                  <w:marLeft w:val="0"/>
                  <w:marRight w:val="0"/>
                  <w:marTop w:val="0"/>
                  <w:marBottom w:val="0"/>
                  <w:divBdr>
                    <w:top w:val="none" w:sz="0" w:space="0" w:color="auto"/>
                    <w:left w:val="none" w:sz="0" w:space="0" w:color="auto"/>
                    <w:bottom w:val="none" w:sz="0" w:space="0" w:color="auto"/>
                    <w:right w:val="none" w:sz="0" w:space="0" w:color="auto"/>
                  </w:divBdr>
                </w:div>
                <w:div w:id="715392181">
                  <w:marLeft w:val="0"/>
                  <w:marRight w:val="0"/>
                  <w:marTop w:val="0"/>
                  <w:marBottom w:val="0"/>
                  <w:divBdr>
                    <w:top w:val="none" w:sz="0" w:space="0" w:color="auto"/>
                    <w:left w:val="none" w:sz="0" w:space="0" w:color="auto"/>
                    <w:bottom w:val="none" w:sz="0" w:space="0" w:color="auto"/>
                    <w:right w:val="none" w:sz="0" w:space="0" w:color="auto"/>
                  </w:divBdr>
                </w:div>
                <w:div w:id="715741236">
                  <w:marLeft w:val="0"/>
                  <w:marRight w:val="0"/>
                  <w:marTop w:val="0"/>
                  <w:marBottom w:val="0"/>
                  <w:divBdr>
                    <w:top w:val="none" w:sz="0" w:space="0" w:color="auto"/>
                    <w:left w:val="none" w:sz="0" w:space="0" w:color="auto"/>
                    <w:bottom w:val="none" w:sz="0" w:space="0" w:color="auto"/>
                    <w:right w:val="none" w:sz="0" w:space="0" w:color="auto"/>
                  </w:divBdr>
                </w:div>
                <w:div w:id="715813897">
                  <w:marLeft w:val="0"/>
                  <w:marRight w:val="0"/>
                  <w:marTop w:val="0"/>
                  <w:marBottom w:val="0"/>
                  <w:divBdr>
                    <w:top w:val="none" w:sz="0" w:space="0" w:color="auto"/>
                    <w:left w:val="none" w:sz="0" w:space="0" w:color="auto"/>
                    <w:bottom w:val="none" w:sz="0" w:space="0" w:color="auto"/>
                    <w:right w:val="none" w:sz="0" w:space="0" w:color="auto"/>
                  </w:divBdr>
                </w:div>
                <w:div w:id="717782549">
                  <w:marLeft w:val="0"/>
                  <w:marRight w:val="0"/>
                  <w:marTop w:val="0"/>
                  <w:marBottom w:val="0"/>
                  <w:divBdr>
                    <w:top w:val="none" w:sz="0" w:space="0" w:color="auto"/>
                    <w:left w:val="none" w:sz="0" w:space="0" w:color="auto"/>
                    <w:bottom w:val="none" w:sz="0" w:space="0" w:color="auto"/>
                    <w:right w:val="none" w:sz="0" w:space="0" w:color="auto"/>
                  </w:divBdr>
                </w:div>
                <w:div w:id="717898952">
                  <w:marLeft w:val="0"/>
                  <w:marRight w:val="0"/>
                  <w:marTop w:val="0"/>
                  <w:marBottom w:val="0"/>
                  <w:divBdr>
                    <w:top w:val="none" w:sz="0" w:space="0" w:color="auto"/>
                    <w:left w:val="none" w:sz="0" w:space="0" w:color="auto"/>
                    <w:bottom w:val="none" w:sz="0" w:space="0" w:color="auto"/>
                    <w:right w:val="none" w:sz="0" w:space="0" w:color="auto"/>
                  </w:divBdr>
                </w:div>
                <w:div w:id="718436003">
                  <w:marLeft w:val="0"/>
                  <w:marRight w:val="0"/>
                  <w:marTop w:val="0"/>
                  <w:marBottom w:val="0"/>
                  <w:divBdr>
                    <w:top w:val="none" w:sz="0" w:space="0" w:color="auto"/>
                    <w:left w:val="none" w:sz="0" w:space="0" w:color="auto"/>
                    <w:bottom w:val="none" w:sz="0" w:space="0" w:color="auto"/>
                    <w:right w:val="none" w:sz="0" w:space="0" w:color="auto"/>
                  </w:divBdr>
                </w:div>
                <w:div w:id="719324252">
                  <w:marLeft w:val="0"/>
                  <w:marRight w:val="0"/>
                  <w:marTop w:val="0"/>
                  <w:marBottom w:val="0"/>
                  <w:divBdr>
                    <w:top w:val="none" w:sz="0" w:space="0" w:color="auto"/>
                    <w:left w:val="none" w:sz="0" w:space="0" w:color="auto"/>
                    <w:bottom w:val="none" w:sz="0" w:space="0" w:color="auto"/>
                    <w:right w:val="none" w:sz="0" w:space="0" w:color="auto"/>
                  </w:divBdr>
                </w:div>
                <w:div w:id="719402092">
                  <w:marLeft w:val="0"/>
                  <w:marRight w:val="0"/>
                  <w:marTop w:val="0"/>
                  <w:marBottom w:val="0"/>
                  <w:divBdr>
                    <w:top w:val="none" w:sz="0" w:space="0" w:color="auto"/>
                    <w:left w:val="none" w:sz="0" w:space="0" w:color="auto"/>
                    <w:bottom w:val="none" w:sz="0" w:space="0" w:color="auto"/>
                    <w:right w:val="none" w:sz="0" w:space="0" w:color="auto"/>
                  </w:divBdr>
                </w:div>
                <w:div w:id="723023778">
                  <w:marLeft w:val="0"/>
                  <w:marRight w:val="0"/>
                  <w:marTop w:val="0"/>
                  <w:marBottom w:val="0"/>
                  <w:divBdr>
                    <w:top w:val="none" w:sz="0" w:space="0" w:color="auto"/>
                    <w:left w:val="none" w:sz="0" w:space="0" w:color="auto"/>
                    <w:bottom w:val="none" w:sz="0" w:space="0" w:color="auto"/>
                    <w:right w:val="none" w:sz="0" w:space="0" w:color="auto"/>
                  </w:divBdr>
                </w:div>
                <w:div w:id="723529617">
                  <w:marLeft w:val="0"/>
                  <w:marRight w:val="0"/>
                  <w:marTop w:val="0"/>
                  <w:marBottom w:val="0"/>
                  <w:divBdr>
                    <w:top w:val="none" w:sz="0" w:space="0" w:color="auto"/>
                    <w:left w:val="none" w:sz="0" w:space="0" w:color="auto"/>
                    <w:bottom w:val="none" w:sz="0" w:space="0" w:color="auto"/>
                    <w:right w:val="none" w:sz="0" w:space="0" w:color="auto"/>
                  </w:divBdr>
                </w:div>
                <w:div w:id="726104443">
                  <w:marLeft w:val="0"/>
                  <w:marRight w:val="0"/>
                  <w:marTop w:val="0"/>
                  <w:marBottom w:val="0"/>
                  <w:divBdr>
                    <w:top w:val="none" w:sz="0" w:space="0" w:color="auto"/>
                    <w:left w:val="none" w:sz="0" w:space="0" w:color="auto"/>
                    <w:bottom w:val="none" w:sz="0" w:space="0" w:color="auto"/>
                    <w:right w:val="none" w:sz="0" w:space="0" w:color="auto"/>
                  </w:divBdr>
                </w:div>
                <w:div w:id="726496357">
                  <w:marLeft w:val="0"/>
                  <w:marRight w:val="0"/>
                  <w:marTop w:val="0"/>
                  <w:marBottom w:val="0"/>
                  <w:divBdr>
                    <w:top w:val="none" w:sz="0" w:space="0" w:color="auto"/>
                    <w:left w:val="none" w:sz="0" w:space="0" w:color="auto"/>
                    <w:bottom w:val="none" w:sz="0" w:space="0" w:color="auto"/>
                    <w:right w:val="none" w:sz="0" w:space="0" w:color="auto"/>
                  </w:divBdr>
                </w:div>
                <w:div w:id="730815258">
                  <w:marLeft w:val="0"/>
                  <w:marRight w:val="0"/>
                  <w:marTop w:val="0"/>
                  <w:marBottom w:val="0"/>
                  <w:divBdr>
                    <w:top w:val="none" w:sz="0" w:space="0" w:color="auto"/>
                    <w:left w:val="none" w:sz="0" w:space="0" w:color="auto"/>
                    <w:bottom w:val="none" w:sz="0" w:space="0" w:color="auto"/>
                    <w:right w:val="none" w:sz="0" w:space="0" w:color="auto"/>
                  </w:divBdr>
                </w:div>
                <w:div w:id="730887628">
                  <w:marLeft w:val="0"/>
                  <w:marRight w:val="0"/>
                  <w:marTop w:val="0"/>
                  <w:marBottom w:val="0"/>
                  <w:divBdr>
                    <w:top w:val="none" w:sz="0" w:space="0" w:color="auto"/>
                    <w:left w:val="none" w:sz="0" w:space="0" w:color="auto"/>
                    <w:bottom w:val="none" w:sz="0" w:space="0" w:color="auto"/>
                    <w:right w:val="none" w:sz="0" w:space="0" w:color="auto"/>
                  </w:divBdr>
                </w:div>
                <w:div w:id="731662131">
                  <w:marLeft w:val="0"/>
                  <w:marRight w:val="0"/>
                  <w:marTop w:val="0"/>
                  <w:marBottom w:val="0"/>
                  <w:divBdr>
                    <w:top w:val="none" w:sz="0" w:space="0" w:color="auto"/>
                    <w:left w:val="none" w:sz="0" w:space="0" w:color="auto"/>
                    <w:bottom w:val="none" w:sz="0" w:space="0" w:color="auto"/>
                    <w:right w:val="none" w:sz="0" w:space="0" w:color="auto"/>
                  </w:divBdr>
                </w:div>
                <w:div w:id="734546357">
                  <w:marLeft w:val="0"/>
                  <w:marRight w:val="0"/>
                  <w:marTop w:val="0"/>
                  <w:marBottom w:val="0"/>
                  <w:divBdr>
                    <w:top w:val="none" w:sz="0" w:space="0" w:color="auto"/>
                    <w:left w:val="none" w:sz="0" w:space="0" w:color="auto"/>
                    <w:bottom w:val="none" w:sz="0" w:space="0" w:color="auto"/>
                    <w:right w:val="none" w:sz="0" w:space="0" w:color="auto"/>
                  </w:divBdr>
                </w:div>
                <w:div w:id="736512224">
                  <w:marLeft w:val="0"/>
                  <w:marRight w:val="0"/>
                  <w:marTop w:val="0"/>
                  <w:marBottom w:val="0"/>
                  <w:divBdr>
                    <w:top w:val="none" w:sz="0" w:space="0" w:color="auto"/>
                    <w:left w:val="none" w:sz="0" w:space="0" w:color="auto"/>
                    <w:bottom w:val="none" w:sz="0" w:space="0" w:color="auto"/>
                    <w:right w:val="none" w:sz="0" w:space="0" w:color="auto"/>
                  </w:divBdr>
                </w:div>
                <w:div w:id="739056335">
                  <w:marLeft w:val="0"/>
                  <w:marRight w:val="0"/>
                  <w:marTop w:val="0"/>
                  <w:marBottom w:val="0"/>
                  <w:divBdr>
                    <w:top w:val="none" w:sz="0" w:space="0" w:color="auto"/>
                    <w:left w:val="none" w:sz="0" w:space="0" w:color="auto"/>
                    <w:bottom w:val="none" w:sz="0" w:space="0" w:color="auto"/>
                    <w:right w:val="none" w:sz="0" w:space="0" w:color="auto"/>
                  </w:divBdr>
                </w:div>
                <w:div w:id="740833798">
                  <w:marLeft w:val="0"/>
                  <w:marRight w:val="0"/>
                  <w:marTop w:val="0"/>
                  <w:marBottom w:val="0"/>
                  <w:divBdr>
                    <w:top w:val="none" w:sz="0" w:space="0" w:color="auto"/>
                    <w:left w:val="none" w:sz="0" w:space="0" w:color="auto"/>
                    <w:bottom w:val="none" w:sz="0" w:space="0" w:color="auto"/>
                    <w:right w:val="none" w:sz="0" w:space="0" w:color="auto"/>
                  </w:divBdr>
                </w:div>
                <w:div w:id="746541654">
                  <w:marLeft w:val="0"/>
                  <w:marRight w:val="0"/>
                  <w:marTop w:val="0"/>
                  <w:marBottom w:val="0"/>
                  <w:divBdr>
                    <w:top w:val="none" w:sz="0" w:space="0" w:color="auto"/>
                    <w:left w:val="none" w:sz="0" w:space="0" w:color="auto"/>
                    <w:bottom w:val="none" w:sz="0" w:space="0" w:color="auto"/>
                    <w:right w:val="none" w:sz="0" w:space="0" w:color="auto"/>
                  </w:divBdr>
                </w:div>
                <w:div w:id="747193868">
                  <w:marLeft w:val="0"/>
                  <w:marRight w:val="0"/>
                  <w:marTop w:val="0"/>
                  <w:marBottom w:val="0"/>
                  <w:divBdr>
                    <w:top w:val="none" w:sz="0" w:space="0" w:color="auto"/>
                    <w:left w:val="none" w:sz="0" w:space="0" w:color="auto"/>
                    <w:bottom w:val="none" w:sz="0" w:space="0" w:color="auto"/>
                    <w:right w:val="none" w:sz="0" w:space="0" w:color="auto"/>
                  </w:divBdr>
                </w:div>
                <w:div w:id="747270723">
                  <w:marLeft w:val="0"/>
                  <w:marRight w:val="0"/>
                  <w:marTop w:val="0"/>
                  <w:marBottom w:val="0"/>
                  <w:divBdr>
                    <w:top w:val="none" w:sz="0" w:space="0" w:color="auto"/>
                    <w:left w:val="none" w:sz="0" w:space="0" w:color="auto"/>
                    <w:bottom w:val="none" w:sz="0" w:space="0" w:color="auto"/>
                    <w:right w:val="none" w:sz="0" w:space="0" w:color="auto"/>
                  </w:divBdr>
                </w:div>
                <w:div w:id="747462042">
                  <w:marLeft w:val="0"/>
                  <w:marRight w:val="0"/>
                  <w:marTop w:val="0"/>
                  <w:marBottom w:val="0"/>
                  <w:divBdr>
                    <w:top w:val="none" w:sz="0" w:space="0" w:color="auto"/>
                    <w:left w:val="none" w:sz="0" w:space="0" w:color="auto"/>
                    <w:bottom w:val="none" w:sz="0" w:space="0" w:color="auto"/>
                    <w:right w:val="none" w:sz="0" w:space="0" w:color="auto"/>
                  </w:divBdr>
                </w:div>
                <w:div w:id="751317198">
                  <w:marLeft w:val="0"/>
                  <w:marRight w:val="0"/>
                  <w:marTop w:val="0"/>
                  <w:marBottom w:val="0"/>
                  <w:divBdr>
                    <w:top w:val="none" w:sz="0" w:space="0" w:color="auto"/>
                    <w:left w:val="none" w:sz="0" w:space="0" w:color="auto"/>
                    <w:bottom w:val="none" w:sz="0" w:space="0" w:color="auto"/>
                    <w:right w:val="none" w:sz="0" w:space="0" w:color="auto"/>
                  </w:divBdr>
                </w:div>
                <w:div w:id="755368462">
                  <w:marLeft w:val="0"/>
                  <w:marRight w:val="0"/>
                  <w:marTop w:val="0"/>
                  <w:marBottom w:val="0"/>
                  <w:divBdr>
                    <w:top w:val="none" w:sz="0" w:space="0" w:color="auto"/>
                    <w:left w:val="none" w:sz="0" w:space="0" w:color="auto"/>
                    <w:bottom w:val="none" w:sz="0" w:space="0" w:color="auto"/>
                    <w:right w:val="none" w:sz="0" w:space="0" w:color="auto"/>
                  </w:divBdr>
                </w:div>
                <w:div w:id="758987329">
                  <w:marLeft w:val="0"/>
                  <w:marRight w:val="0"/>
                  <w:marTop w:val="0"/>
                  <w:marBottom w:val="0"/>
                  <w:divBdr>
                    <w:top w:val="none" w:sz="0" w:space="0" w:color="auto"/>
                    <w:left w:val="none" w:sz="0" w:space="0" w:color="auto"/>
                    <w:bottom w:val="none" w:sz="0" w:space="0" w:color="auto"/>
                    <w:right w:val="none" w:sz="0" w:space="0" w:color="auto"/>
                  </w:divBdr>
                </w:div>
                <w:div w:id="759982614">
                  <w:marLeft w:val="0"/>
                  <w:marRight w:val="0"/>
                  <w:marTop w:val="0"/>
                  <w:marBottom w:val="0"/>
                  <w:divBdr>
                    <w:top w:val="none" w:sz="0" w:space="0" w:color="auto"/>
                    <w:left w:val="none" w:sz="0" w:space="0" w:color="auto"/>
                    <w:bottom w:val="none" w:sz="0" w:space="0" w:color="auto"/>
                    <w:right w:val="none" w:sz="0" w:space="0" w:color="auto"/>
                  </w:divBdr>
                </w:div>
                <w:div w:id="760683495">
                  <w:marLeft w:val="0"/>
                  <w:marRight w:val="0"/>
                  <w:marTop w:val="0"/>
                  <w:marBottom w:val="0"/>
                  <w:divBdr>
                    <w:top w:val="none" w:sz="0" w:space="0" w:color="auto"/>
                    <w:left w:val="none" w:sz="0" w:space="0" w:color="auto"/>
                    <w:bottom w:val="none" w:sz="0" w:space="0" w:color="auto"/>
                    <w:right w:val="none" w:sz="0" w:space="0" w:color="auto"/>
                  </w:divBdr>
                </w:div>
                <w:div w:id="762798836">
                  <w:marLeft w:val="0"/>
                  <w:marRight w:val="0"/>
                  <w:marTop w:val="0"/>
                  <w:marBottom w:val="0"/>
                  <w:divBdr>
                    <w:top w:val="none" w:sz="0" w:space="0" w:color="auto"/>
                    <w:left w:val="none" w:sz="0" w:space="0" w:color="auto"/>
                    <w:bottom w:val="none" w:sz="0" w:space="0" w:color="auto"/>
                    <w:right w:val="none" w:sz="0" w:space="0" w:color="auto"/>
                  </w:divBdr>
                </w:div>
                <w:div w:id="767042806">
                  <w:marLeft w:val="0"/>
                  <w:marRight w:val="0"/>
                  <w:marTop w:val="0"/>
                  <w:marBottom w:val="0"/>
                  <w:divBdr>
                    <w:top w:val="none" w:sz="0" w:space="0" w:color="auto"/>
                    <w:left w:val="none" w:sz="0" w:space="0" w:color="auto"/>
                    <w:bottom w:val="none" w:sz="0" w:space="0" w:color="auto"/>
                    <w:right w:val="none" w:sz="0" w:space="0" w:color="auto"/>
                  </w:divBdr>
                </w:div>
                <w:div w:id="769550161">
                  <w:marLeft w:val="0"/>
                  <w:marRight w:val="0"/>
                  <w:marTop w:val="0"/>
                  <w:marBottom w:val="0"/>
                  <w:divBdr>
                    <w:top w:val="none" w:sz="0" w:space="0" w:color="auto"/>
                    <w:left w:val="none" w:sz="0" w:space="0" w:color="auto"/>
                    <w:bottom w:val="none" w:sz="0" w:space="0" w:color="auto"/>
                    <w:right w:val="none" w:sz="0" w:space="0" w:color="auto"/>
                  </w:divBdr>
                </w:div>
                <w:div w:id="770508783">
                  <w:marLeft w:val="0"/>
                  <w:marRight w:val="0"/>
                  <w:marTop w:val="0"/>
                  <w:marBottom w:val="0"/>
                  <w:divBdr>
                    <w:top w:val="none" w:sz="0" w:space="0" w:color="auto"/>
                    <w:left w:val="none" w:sz="0" w:space="0" w:color="auto"/>
                    <w:bottom w:val="none" w:sz="0" w:space="0" w:color="auto"/>
                    <w:right w:val="none" w:sz="0" w:space="0" w:color="auto"/>
                  </w:divBdr>
                </w:div>
                <w:div w:id="771515826">
                  <w:marLeft w:val="0"/>
                  <w:marRight w:val="0"/>
                  <w:marTop w:val="0"/>
                  <w:marBottom w:val="0"/>
                  <w:divBdr>
                    <w:top w:val="none" w:sz="0" w:space="0" w:color="auto"/>
                    <w:left w:val="none" w:sz="0" w:space="0" w:color="auto"/>
                    <w:bottom w:val="none" w:sz="0" w:space="0" w:color="auto"/>
                    <w:right w:val="none" w:sz="0" w:space="0" w:color="auto"/>
                  </w:divBdr>
                </w:div>
                <w:div w:id="771826744">
                  <w:marLeft w:val="0"/>
                  <w:marRight w:val="0"/>
                  <w:marTop w:val="0"/>
                  <w:marBottom w:val="0"/>
                  <w:divBdr>
                    <w:top w:val="none" w:sz="0" w:space="0" w:color="auto"/>
                    <w:left w:val="none" w:sz="0" w:space="0" w:color="auto"/>
                    <w:bottom w:val="none" w:sz="0" w:space="0" w:color="auto"/>
                    <w:right w:val="none" w:sz="0" w:space="0" w:color="auto"/>
                  </w:divBdr>
                </w:div>
                <w:div w:id="772629368">
                  <w:marLeft w:val="0"/>
                  <w:marRight w:val="0"/>
                  <w:marTop w:val="0"/>
                  <w:marBottom w:val="0"/>
                  <w:divBdr>
                    <w:top w:val="none" w:sz="0" w:space="0" w:color="auto"/>
                    <w:left w:val="none" w:sz="0" w:space="0" w:color="auto"/>
                    <w:bottom w:val="none" w:sz="0" w:space="0" w:color="auto"/>
                    <w:right w:val="none" w:sz="0" w:space="0" w:color="auto"/>
                  </w:divBdr>
                </w:div>
                <w:div w:id="775249405">
                  <w:marLeft w:val="0"/>
                  <w:marRight w:val="0"/>
                  <w:marTop w:val="0"/>
                  <w:marBottom w:val="0"/>
                  <w:divBdr>
                    <w:top w:val="none" w:sz="0" w:space="0" w:color="auto"/>
                    <w:left w:val="none" w:sz="0" w:space="0" w:color="auto"/>
                    <w:bottom w:val="none" w:sz="0" w:space="0" w:color="auto"/>
                    <w:right w:val="none" w:sz="0" w:space="0" w:color="auto"/>
                  </w:divBdr>
                </w:div>
                <w:div w:id="777918542">
                  <w:marLeft w:val="0"/>
                  <w:marRight w:val="0"/>
                  <w:marTop w:val="0"/>
                  <w:marBottom w:val="0"/>
                  <w:divBdr>
                    <w:top w:val="none" w:sz="0" w:space="0" w:color="auto"/>
                    <w:left w:val="none" w:sz="0" w:space="0" w:color="auto"/>
                    <w:bottom w:val="none" w:sz="0" w:space="0" w:color="auto"/>
                    <w:right w:val="none" w:sz="0" w:space="0" w:color="auto"/>
                  </w:divBdr>
                </w:div>
                <w:div w:id="779033691">
                  <w:marLeft w:val="0"/>
                  <w:marRight w:val="0"/>
                  <w:marTop w:val="0"/>
                  <w:marBottom w:val="0"/>
                  <w:divBdr>
                    <w:top w:val="none" w:sz="0" w:space="0" w:color="auto"/>
                    <w:left w:val="none" w:sz="0" w:space="0" w:color="auto"/>
                    <w:bottom w:val="none" w:sz="0" w:space="0" w:color="auto"/>
                    <w:right w:val="none" w:sz="0" w:space="0" w:color="auto"/>
                  </w:divBdr>
                </w:div>
                <w:div w:id="780491244">
                  <w:marLeft w:val="0"/>
                  <w:marRight w:val="0"/>
                  <w:marTop w:val="0"/>
                  <w:marBottom w:val="0"/>
                  <w:divBdr>
                    <w:top w:val="none" w:sz="0" w:space="0" w:color="auto"/>
                    <w:left w:val="none" w:sz="0" w:space="0" w:color="auto"/>
                    <w:bottom w:val="none" w:sz="0" w:space="0" w:color="auto"/>
                    <w:right w:val="none" w:sz="0" w:space="0" w:color="auto"/>
                  </w:divBdr>
                </w:div>
                <w:div w:id="780760312">
                  <w:marLeft w:val="0"/>
                  <w:marRight w:val="0"/>
                  <w:marTop w:val="0"/>
                  <w:marBottom w:val="0"/>
                  <w:divBdr>
                    <w:top w:val="none" w:sz="0" w:space="0" w:color="auto"/>
                    <w:left w:val="none" w:sz="0" w:space="0" w:color="auto"/>
                    <w:bottom w:val="none" w:sz="0" w:space="0" w:color="auto"/>
                    <w:right w:val="none" w:sz="0" w:space="0" w:color="auto"/>
                  </w:divBdr>
                </w:div>
                <w:div w:id="781614850">
                  <w:marLeft w:val="0"/>
                  <w:marRight w:val="0"/>
                  <w:marTop w:val="0"/>
                  <w:marBottom w:val="0"/>
                  <w:divBdr>
                    <w:top w:val="none" w:sz="0" w:space="0" w:color="auto"/>
                    <w:left w:val="none" w:sz="0" w:space="0" w:color="auto"/>
                    <w:bottom w:val="none" w:sz="0" w:space="0" w:color="auto"/>
                    <w:right w:val="none" w:sz="0" w:space="0" w:color="auto"/>
                  </w:divBdr>
                </w:div>
                <w:div w:id="783425465">
                  <w:marLeft w:val="0"/>
                  <w:marRight w:val="0"/>
                  <w:marTop w:val="0"/>
                  <w:marBottom w:val="0"/>
                  <w:divBdr>
                    <w:top w:val="none" w:sz="0" w:space="0" w:color="auto"/>
                    <w:left w:val="none" w:sz="0" w:space="0" w:color="auto"/>
                    <w:bottom w:val="none" w:sz="0" w:space="0" w:color="auto"/>
                    <w:right w:val="none" w:sz="0" w:space="0" w:color="auto"/>
                  </w:divBdr>
                </w:div>
                <w:div w:id="783765842">
                  <w:marLeft w:val="0"/>
                  <w:marRight w:val="0"/>
                  <w:marTop w:val="0"/>
                  <w:marBottom w:val="0"/>
                  <w:divBdr>
                    <w:top w:val="none" w:sz="0" w:space="0" w:color="auto"/>
                    <w:left w:val="none" w:sz="0" w:space="0" w:color="auto"/>
                    <w:bottom w:val="none" w:sz="0" w:space="0" w:color="auto"/>
                    <w:right w:val="none" w:sz="0" w:space="0" w:color="auto"/>
                  </w:divBdr>
                </w:div>
                <w:div w:id="784037599">
                  <w:marLeft w:val="0"/>
                  <w:marRight w:val="0"/>
                  <w:marTop w:val="0"/>
                  <w:marBottom w:val="0"/>
                  <w:divBdr>
                    <w:top w:val="none" w:sz="0" w:space="0" w:color="auto"/>
                    <w:left w:val="none" w:sz="0" w:space="0" w:color="auto"/>
                    <w:bottom w:val="none" w:sz="0" w:space="0" w:color="auto"/>
                    <w:right w:val="none" w:sz="0" w:space="0" w:color="auto"/>
                  </w:divBdr>
                </w:div>
                <w:div w:id="787966495">
                  <w:marLeft w:val="0"/>
                  <w:marRight w:val="0"/>
                  <w:marTop w:val="0"/>
                  <w:marBottom w:val="0"/>
                  <w:divBdr>
                    <w:top w:val="none" w:sz="0" w:space="0" w:color="auto"/>
                    <w:left w:val="none" w:sz="0" w:space="0" w:color="auto"/>
                    <w:bottom w:val="none" w:sz="0" w:space="0" w:color="auto"/>
                    <w:right w:val="none" w:sz="0" w:space="0" w:color="auto"/>
                  </w:divBdr>
                </w:div>
                <w:div w:id="788210063">
                  <w:marLeft w:val="0"/>
                  <w:marRight w:val="0"/>
                  <w:marTop w:val="0"/>
                  <w:marBottom w:val="0"/>
                  <w:divBdr>
                    <w:top w:val="none" w:sz="0" w:space="0" w:color="auto"/>
                    <w:left w:val="none" w:sz="0" w:space="0" w:color="auto"/>
                    <w:bottom w:val="none" w:sz="0" w:space="0" w:color="auto"/>
                    <w:right w:val="none" w:sz="0" w:space="0" w:color="auto"/>
                  </w:divBdr>
                </w:div>
                <w:div w:id="788552219">
                  <w:marLeft w:val="0"/>
                  <w:marRight w:val="0"/>
                  <w:marTop w:val="0"/>
                  <w:marBottom w:val="0"/>
                  <w:divBdr>
                    <w:top w:val="none" w:sz="0" w:space="0" w:color="auto"/>
                    <w:left w:val="none" w:sz="0" w:space="0" w:color="auto"/>
                    <w:bottom w:val="none" w:sz="0" w:space="0" w:color="auto"/>
                    <w:right w:val="none" w:sz="0" w:space="0" w:color="auto"/>
                  </w:divBdr>
                </w:div>
                <w:div w:id="793671904">
                  <w:marLeft w:val="0"/>
                  <w:marRight w:val="0"/>
                  <w:marTop w:val="0"/>
                  <w:marBottom w:val="0"/>
                  <w:divBdr>
                    <w:top w:val="none" w:sz="0" w:space="0" w:color="auto"/>
                    <w:left w:val="none" w:sz="0" w:space="0" w:color="auto"/>
                    <w:bottom w:val="none" w:sz="0" w:space="0" w:color="auto"/>
                    <w:right w:val="none" w:sz="0" w:space="0" w:color="auto"/>
                  </w:divBdr>
                </w:div>
                <w:div w:id="794834233">
                  <w:marLeft w:val="0"/>
                  <w:marRight w:val="0"/>
                  <w:marTop w:val="0"/>
                  <w:marBottom w:val="0"/>
                  <w:divBdr>
                    <w:top w:val="none" w:sz="0" w:space="0" w:color="auto"/>
                    <w:left w:val="none" w:sz="0" w:space="0" w:color="auto"/>
                    <w:bottom w:val="none" w:sz="0" w:space="0" w:color="auto"/>
                    <w:right w:val="none" w:sz="0" w:space="0" w:color="auto"/>
                  </w:divBdr>
                </w:div>
                <w:div w:id="795830018">
                  <w:marLeft w:val="0"/>
                  <w:marRight w:val="0"/>
                  <w:marTop w:val="0"/>
                  <w:marBottom w:val="0"/>
                  <w:divBdr>
                    <w:top w:val="none" w:sz="0" w:space="0" w:color="auto"/>
                    <w:left w:val="none" w:sz="0" w:space="0" w:color="auto"/>
                    <w:bottom w:val="none" w:sz="0" w:space="0" w:color="auto"/>
                    <w:right w:val="none" w:sz="0" w:space="0" w:color="auto"/>
                  </w:divBdr>
                </w:div>
                <w:div w:id="797181708">
                  <w:marLeft w:val="0"/>
                  <w:marRight w:val="0"/>
                  <w:marTop w:val="0"/>
                  <w:marBottom w:val="0"/>
                  <w:divBdr>
                    <w:top w:val="none" w:sz="0" w:space="0" w:color="auto"/>
                    <w:left w:val="none" w:sz="0" w:space="0" w:color="auto"/>
                    <w:bottom w:val="none" w:sz="0" w:space="0" w:color="auto"/>
                    <w:right w:val="none" w:sz="0" w:space="0" w:color="auto"/>
                  </w:divBdr>
                </w:div>
                <w:div w:id="799881252">
                  <w:marLeft w:val="0"/>
                  <w:marRight w:val="0"/>
                  <w:marTop w:val="0"/>
                  <w:marBottom w:val="0"/>
                  <w:divBdr>
                    <w:top w:val="none" w:sz="0" w:space="0" w:color="auto"/>
                    <w:left w:val="none" w:sz="0" w:space="0" w:color="auto"/>
                    <w:bottom w:val="none" w:sz="0" w:space="0" w:color="auto"/>
                    <w:right w:val="none" w:sz="0" w:space="0" w:color="auto"/>
                  </w:divBdr>
                </w:div>
                <w:div w:id="800344216">
                  <w:marLeft w:val="0"/>
                  <w:marRight w:val="0"/>
                  <w:marTop w:val="0"/>
                  <w:marBottom w:val="0"/>
                  <w:divBdr>
                    <w:top w:val="none" w:sz="0" w:space="0" w:color="auto"/>
                    <w:left w:val="none" w:sz="0" w:space="0" w:color="auto"/>
                    <w:bottom w:val="none" w:sz="0" w:space="0" w:color="auto"/>
                    <w:right w:val="none" w:sz="0" w:space="0" w:color="auto"/>
                  </w:divBdr>
                </w:div>
                <w:div w:id="805244741">
                  <w:marLeft w:val="0"/>
                  <w:marRight w:val="0"/>
                  <w:marTop w:val="0"/>
                  <w:marBottom w:val="0"/>
                  <w:divBdr>
                    <w:top w:val="none" w:sz="0" w:space="0" w:color="auto"/>
                    <w:left w:val="none" w:sz="0" w:space="0" w:color="auto"/>
                    <w:bottom w:val="none" w:sz="0" w:space="0" w:color="auto"/>
                    <w:right w:val="none" w:sz="0" w:space="0" w:color="auto"/>
                  </w:divBdr>
                </w:div>
                <w:div w:id="806246376">
                  <w:marLeft w:val="0"/>
                  <w:marRight w:val="0"/>
                  <w:marTop w:val="0"/>
                  <w:marBottom w:val="0"/>
                  <w:divBdr>
                    <w:top w:val="none" w:sz="0" w:space="0" w:color="auto"/>
                    <w:left w:val="none" w:sz="0" w:space="0" w:color="auto"/>
                    <w:bottom w:val="none" w:sz="0" w:space="0" w:color="auto"/>
                    <w:right w:val="none" w:sz="0" w:space="0" w:color="auto"/>
                  </w:divBdr>
                </w:div>
                <w:div w:id="808714955">
                  <w:marLeft w:val="0"/>
                  <w:marRight w:val="0"/>
                  <w:marTop w:val="0"/>
                  <w:marBottom w:val="0"/>
                  <w:divBdr>
                    <w:top w:val="none" w:sz="0" w:space="0" w:color="auto"/>
                    <w:left w:val="none" w:sz="0" w:space="0" w:color="auto"/>
                    <w:bottom w:val="none" w:sz="0" w:space="0" w:color="auto"/>
                    <w:right w:val="none" w:sz="0" w:space="0" w:color="auto"/>
                  </w:divBdr>
                </w:div>
                <w:div w:id="809903557">
                  <w:marLeft w:val="0"/>
                  <w:marRight w:val="0"/>
                  <w:marTop w:val="0"/>
                  <w:marBottom w:val="0"/>
                  <w:divBdr>
                    <w:top w:val="none" w:sz="0" w:space="0" w:color="auto"/>
                    <w:left w:val="none" w:sz="0" w:space="0" w:color="auto"/>
                    <w:bottom w:val="none" w:sz="0" w:space="0" w:color="auto"/>
                    <w:right w:val="none" w:sz="0" w:space="0" w:color="auto"/>
                  </w:divBdr>
                </w:div>
                <w:div w:id="810632317">
                  <w:marLeft w:val="0"/>
                  <w:marRight w:val="0"/>
                  <w:marTop w:val="0"/>
                  <w:marBottom w:val="0"/>
                  <w:divBdr>
                    <w:top w:val="none" w:sz="0" w:space="0" w:color="auto"/>
                    <w:left w:val="none" w:sz="0" w:space="0" w:color="auto"/>
                    <w:bottom w:val="none" w:sz="0" w:space="0" w:color="auto"/>
                    <w:right w:val="none" w:sz="0" w:space="0" w:color="auto"/>
                  </w:divBdr>
                </w:div>
                <w:div w:id="814177673">
                  <w:marLeft w:val="0"/>
                  <w:marRight w:val="0"/>
                  <w:marTop w:val="0"/>
                  <w:marBottom w:val="0"/>
                  <w:divBdr>
                    <w:top w:val="none" w:sz="0" w:space="0" w:color="auto"/>
                    <w:left w:val="none" w:sz="0" w:space="0" w:color="auto"/>
                    <w:bottom w:val="none" w:sz="0" w:space="0" w:color="auto"/>
                    <w:right w:val="none" w:sz="0" w:space="0" w:color="auto"/>
                  </w:divBdr>
                </w:div>
                <w:div w:id="818498982">
                  <w:marLeft w:val="0"/>
                  <w:marRight w:val="0"/>
                  <w:marTop w:val="0"/>
                  <w:marBottom w:val="0"/>
                  <w:divBdr>
                    <w:top w:val="none" w:sz="0" w:space="0" w:color="auto"/>
                    <w:left w:val="none" w:sz="0" w:space="0" w:color="auto"/>
                    <w:bottom w:val="none" w:sz="0" w:space="0" w:color="auto"/>
                    <w:right w:val="none" w:sz="0" w:space="0" w:color="auto"/>
                  </w:divBdr>
                </w:div>
                <w:div w:id="820389301">
                  <w:marLeft w:val="0"/>
                  <w:marRight w:val="0"/>
                  <w:marTop w:val="0"/>
                  <w:marBottom w:val="0"/>
                  <w:divBdr>
                    <w:top w:val="none" w:sz="0" w:space="0" w:color="auto"/>
                    <w:left w:val="none" w:sz="0" w:space="0" w:color="auto"/>
                    <w:bottom w:val="none" w:sz="0" w:space="0" w:color="auto"/>
                    <w:right w:val="none" w:sz="0" w:space="0" w:color="auto"/>
                  </w:divBdr>
                </w:div>
                <w:div w:id="824783954">
                  <w:marLeft w:val="0"/>
                  <w:marRight w:val="0"/>
                  <w:marTop w:val="0"/>
                  <w:marBottom w:val="0"/>
                  <w:divBdr>
                    <w:top w:val="none" w:sz="0" w:space="0" w:color="auto"/>
                    <w:left w:val="none" w:sz="0" w:space="0" w:color="auto"/>
                    <w:bottom w:val="none" w:sz="0" w:space="0" w:color="auto"/>
                    <w:right w:val="none" w:sz="0" w:space="0" w:color="auto"/>
                  </w:divBdr>
                </w:div>
                <w:div w:id="826557120">
                  <w:marLeft w:val="0"/>
                  <w:marRight w:val="0"/>
                  <w:marTop w:val="0"/>
                  <w:marBottom w:val="0"/>
                  <w:divBdr>
                    <w:top w:val="none" w:sz="0" w:space="0" w:color="auto"/>
                    <w:left w:val="none" w:sz="0" w:space="0" w:color="auto"/>
                    <w:bottom w:val="none" w:sz="0" w:space="0" w:color="auto"/>
                    <w:right w:val="none" w:sz="0" w:space="0" w:color="auto"/>
                  </w:divBdr>
                </w:div>
                <w:div w:id="827404422">
                  <w:marLeft w:val="0"/>
                  <w:marRight w:val="0"/>
                  <w:marTop w:val="0"/>
                  <w:marBottom w:val="0"/>
                  <w:divBdr>
                    <w:top w:val="none" w:sz="0" w:space="0" w:color="auto"/>
                    <w:left w:val="none" w:sz="0" w:space="0" w:color="auto"/>
                    <w:bottom w:val="none" w:sz="0" w:space="0" w:color="auto"/>
                    <w:right w:val="none" w:sz="0" w:space="0" w:color="auto"/>
                  </w:divBdr>
                </w:div>
                <w:div w:id="828591593">
                  <w:marLeft w:val="0"/>
                  <w:marRight w:val="0"/>
                  <w:marTop w:val="0"/>
                  <w:marBottom w:val="0"/>
                  <w:divBdr>
                    <w:top w:val="none" w:sz="0" w:space="0" w:color="auto"/>
                    <w:left w:val="none" w:sz="0" w:space="0" w:color="auto"/>
                    <w:bottom w:val="none" w:sz="0" w:space="0" w:color="auto"/>
                    <w:right w:val="none" w:sz="0" w:space="0" w:color="auto"/>
                  </w:divBdr>
                </w:div>
                <w:div w:id="829177318">
                  <w:marLeft w:val="0"/>
                  <w:marRight w:val="0"/>
                  <w:marTop w:val="0"/>
                  <w:marBottom w:val="0"/>
                  <w:divBdr>
                    <w:top w:val="none" w:sz="0" w:space="0" w:color="auto"/>
                    <w:left w:val="none" w:sz="0" w:space="0" w:color="auto"/>
                    <w:bottom w:val="none" w:sz="0" w:space="0" w:color="auto"/>
                    <w:right w:val="none" w:sz="0" w:space="0" w:color="auto"/>
                  </w:divBdr>
                </w:div>
                <w:div w:id="831139507">
                  <w:marLeft w:val="0"/>
                  <w:marRight w:val="0"/>
                  <w:marTop w:val="0"/>
                  <w:marBottom w:val="0"/>
                  <w:divBdr>
                    <w:top w:val="none" w:sz="0" w:space="0" w:color="auto"/>
                    <w:left w:val="none" w:sz="0" w:space="0" w:color="auto"/>
                    <w:bottom w:val="none" w:sz="0" w:space="0" w:color="auto"/>
                    <w:right w:val="none" w:sz="0" w:space="0" w:color="auto"/>
                  </w:divBdr>
                </w:div>
                <w:div w:id="833840026">
                  <w:marLeft w:val="0"/>
                  <w:marRight w:val="0"/>
                  <w:marTop w:val="0"/>
                  <w:marBottom w:val="0"/>
                  <w:divBdr>
                    <w:top w:val="none" w:sz="0" w:space="0" w:color="auto"/>
                    <w:left w:val="none" w:sz="0" w:space="0" w:color="auto"/>
                    <w:bottom w:val="none" w:sz="0" w:space="0" w:color="auto"/>
                    <w:right w:val="none" w:sz="0" w:space="0" w:color="auto"/>
                  </w:divBdr>
                </w:div>
                <w:div w:id="834498378">
                  <w:marLeft w:val="0"/>
                  <w:marRight w:val="0"/>
                  <w:marTop w:val="0"/>
                  <w:marBottom w:val="0"/>
                  <w:divBdr>
                    <w:top w:val="none" w:sz="0" w:space="0" w:color="auto"/>
                    <w:left w:val="none" w:sz="0" w:space="0" w:color="auto"/>
                    <w:bottom w:val="none" w:sz="0" w:space="0" w:color="auto"/>
                    <w:right w:val="none" w:sz="0" w:space="0" w:color="auto"/>
                  </w:divBdr>
                </w:div>
                <w:div w:id="836379899">
                  <w:marLeft w:val="0"/>
                  <w:marRight w:val="0"/>
                  <w:marTop w:val="0"/>
                  <w:marBottom w:val="0"/>
                  <w:divBdr>
                    <w:top w:val="none" w:sz="0" w:space="0" w:color="auto"/>
                    <w:left w:val="none" w:sz="0" w:space="0" w:color="auto"/>
                    <w:bottom w:val="none" w:sz="0" w:space="0" w:color="auto"/>
                    <w:right w:val="none" w:sz="0" w:space="0" w:color="auto"/>
                  </w:divBdr>
                </w:div>
                <w:div w:id="838275487">
                  <w:marLeft w:val="0"/>
                  <w:marRight w:val="0"/>
                  <w:marTop w:val="0"/>
                  <w:marBottom w:val="0"/>
                  <w:divBdr>
                    <w:top w:val="none" w:sz="0" w:space="0" w:color="auto"/>
                    <w:left w:val="none" w:sz="0" w:space="0" w:color="auto"/>
                    <w:bottom w:val="none" w:sz="0" w:space="0" w:color="auto"/>
                    <w:right w:val="none" w:sz="0" w:space="0" w:color="auto"/>
                  </w:divBdr>
                </w:div>
                <w:div w:id="838420666">
                  <w:marLeft w:val="0"/>
                  <w:marRight w:val="0"/>
                  <w:marTop w:val="0"/>
                  <w:marBottom w:val="0"/>
                  <w:divBdr>
                    <w:top w:val="none" w:sz="0" w:space="0" w:color="auto"/>
                    <w:left w:val="none" w:sz="0" w:space="0" w:color="auto"/>
                    <w:bottom w:val="none" w:sz="0" w:space="0" w:color="auto"/>
                    <w:right w:val="none" w:sz="0" w:space="0" w:color="auto"/>
                  </w:divBdr>
                </w:div>
                <w:div w:id="839076628">
                  <w:marLeft w:val="0"/>
                  <w:marRight w:val="0"/>
                  <w:marTop w:val="0"/>
                  <w:marBottom w:val="0"/>
                  <w:divBdr>
                    <w:top w:val="none" w:sz="0" w:space="0" w:color="auto"/>
                    <w:left w:val="none" w:sz="0" w:space="0" w:color="auto"/>
                    <w:bottom w:val="none" w:sz="0" w:space="0" w:color="auto"/>
                    <w:right w:val="none" w:sz="0" w:space="0" w:color="auto"/>
                  </w:divBdr>
                </w:div>
                <w:div w:id="839123074">
                  <w:marLeft w:val="0"/>
                  <w:marRight w:val="0"/>
                  <w:marTop w:val="0"/>
                  <w:marBottom w:val="0"/>
                  <w:divBdr>
                    <w:top w:val="none" w:sz="0" w:space="0" w:color="auto"/>
                    <w:left w:val="none" w:sz="0" w:space="0" w:color="auto"/>
                    <w:bottom w:val="none" w:sz="0" w:space="0" w:color="auto"/>
                    <w:right w:val="none" w:sz="0" w:space="0" w:color="auto"/>
                  </w:divBdr>
                </w:div>
                <w:div w:id="840391437">
                  <w:marLeft w:val="0"/>
                  <w:marRight w:val="0"/>
                  <w:marTop w:val="0"/>
                  <w:marBottom w:val="0"/>
                  <w:divBdr>
                    <w:top w:val="none" w:sz="0" w:space="0" w:color="auto"/>
                    <w:left w:val="none" w:sz="0" w:space="0" w:color="auto"/>
                    <w:bottom w:val="none" w:sz="0" w:space="0" w:color="auto"/>
                    <w:right w:val="none" w:sz="0" w:space="0" w:color="auto"/>
                  </w:divBdr>
                </w:div>
                <w:div w:id="841311760">
                  <w:marLeft w:val="0"/>
                  <w:marRight w:val="0"/>
                  <w:marTop w:val="0"/>
                  <w:marBottom w:val="0"/>
                  <w:divBdr>
                    <w:top w:val="none" w:sz="0" w:space="0" w:color="auto"/>
                    <w:left w:val="none" w:sz="0" w:space="0" w:color="auto"/>
                    <w:bottom w:val="none" w:sz="0" w:space="0" w:color="auto"/>
                    <w:right w:val="none" w:sz="0" w:space="0" w:color="auto"/>
                  </w:divBdr>
                </w:div>
                <w:div w:id="841314580">
                  <w:marLeft w:val="0"/>
                  <w:marRight w:val="0"/>
                  <w:marTop w:val="0"/>
                  <w:marBottom w:val="0"/>
                  <w:divBdr>
                    <w:top w:val="none" w:sz="0" w:space="0" w:color="auto"/>
                    <w:left w:val="none" w:sz="0" w:space="0" w:color="auto"/>
                    <w:bottom w:val="none" w:sz="0" w:space="0" w:color="auto"/>
                    <w:right w:val="none" w:sz="0" w:space="0" w:color="auto"/>
                  </w:divBdr>
                </w:div>
                <w:div w:id="851917406">
                  <w:marLeft w:val="0"/>
                  <w:marRight w:val="0"/>
                  <w:marTop w:val="0"/>
                  <w:marBottom w:val="0"/>
                  <w:divBdr>
                    <w:top w:val="none" w:sz="0" w:space="0" w:color="auto"/>
                    <w:left w:val="none" w:sz="0" w:space="0" w:color="auto"/>
                    <w:bottom w:val="none" w:sz="0" w:space="0" w:color="auto"/>
                    <w:right w:val="none" w:sz="0" w:space="0" w:color="auto"/>
                  </w:divBdr>
                </w:div>
                <w:div w:id="854732838">
                  <w:marLeft w:val="0"/>
                  <w:marRight w:val="0"/>
                  <w:marTop w:val="0"/>
                  <w:marBottom w:val="0"/>
                  <w:divBdr>
                    <w:top w:val="none" w:sz="0" w:space="0" w:color="auto"/>
                    <w:left w:val="none" w:sz="0" w:space="0" w:color="auto"/>
                    <w:bottom w:val="none" w:sz="0" w:space="0" w:color="auto"/>
                    <w:right w:val="none" w:sz="0" w:space="0" w:color="auto"/>
                  </w:divBdr>
                </w:div>
                <w:div w:id="855507142">
                  <w:marLeft w:val="0"/>
                  <w:marRight w:val="0"/>
                  <w:marTop w:val="0"/>
                  <w:marBottom w:val="0"/>
                  <w:divBdr>
                    <w:top w:val="none" w:sz="0" w:space="0" w:color="auto"/>
                    <w:left w:val="none" w:sz="0" w:space="0" w:color="auto"/>
                    <w:bottom w:val="none" w:sz="0" w:space="0" w:color="auto"/>
                    <w:right w:val="none" w:sz="0" w:space="0" w:color="auto"/>
                  </w:divBdr>
                </w:div>
                <w:div w:id="857812852">
                  <w:marLeft w:val="0"/>
                  <w:marRight w:val="0"/>
                  <w:marTop w:val="0"/>
                  <w:marBottom w:val="0"/>
                  <w:divBdr>
                    <w:top w:val="none" w:sz="0" w:space="0" w:color="auto"/>
                    <w:left w:val="none" w:sz="0" w:space="0" w:color="auto"/>
                    <w:bottom w:val="none" w:sz="0" w:space="0" w:color="auto"/>
                    <w:right w:val="none" w:sz="0" w:space="0" w:color="auto"/>
                  </w:divBdr>
                </w:div>
                <w:div w:id="861016660">
                  <w:marLeft w:val="0"/>
                  <w:marRight w:val="0"/>
                  <w:marTop w:val="0"/>
                  <w:marBottom w:val="0"/>
                  <w:divBdr>
                    <w:top w:val="none" w:sz="0" w:space="0" w:color="auto"/>
                    <w:left w:val="none" w:sz="0" w:space="0" w:color="auto"/>
                    <w:bottom w:val="none" w:sz="0" w:space="0" w:color="auto"/>
                    <w:right w:val="none" w:sz="0" w:space="0" w:color="auto"/>
                  </w:divBdr>
                </w:div>
                <w:div w:id="861240533">
                  <w:marLeft w:val="0"/>
                  <w:marRight w:val="0"/>
                  <w:marTop w:val="0"/>
                  <w:marBottom w:val="0"/>
                  <w:divBdr>
                    <w:top w:val="none" w:sz="0" w:space="0" w:color="auto"/>
                    <w:left w:val="none" w:sz="0" w:space="0" w:color="auto"/>
                    <w:bottom w:val="none" w:sz="0" w:space="0" w:color="auto"/>
                    <w:right w:val="none" w:sz="0" w:space="0" w:color="auto"/>
                  </w:divBdr>
                </w:div>
                <w:div w:id="861938459">
                  <w:marLeft w:val="0"/>
                  <w:marRight w:val="0"/>
                  <w:marTop w:val="0"/>
                  <w:marBottom w:val="0"/>
                  <w:divBdr>
                    <w:top w:val="none" w:sz="0" w:space="0" w:color="auto"/>
                    <w:left w:val="none" w:sz="0" w:space="0" w:color="auto"/>
                    <w:bottom w:val="none" w:sz="0" w:space="0" w:color="auto"/>
                    <w:right w:val="none" w:sz="0" w:space="0" w:color="auto"/>
                  </w:divBdr>
                </w:div>
                <w:div w:id="862089979">
                  <w:marLeft w:val="0"/>
                  <w:marRight w:val="0"/>
                  <w:marTop w:val="0"/>
                  <w:marBottom w:val="0"/>
                  <w:divBdr>
                    <w:top w:val="none" w:sz="0" w:space="0" w:color="auto"/>
                    <w:left w:val="none" w:sz="0" w:space="0" w:color="auto"/>
                    <w:bottom w:val="none" w:sz="0" w:space="0" w:color="auto"/>
                    <w:right w:val="none" w:sz="0" w:space="0" w:color="auto"/>
                  </w:divBdr>
                </w:div>
                <w:div w:id="863129324">
                  <w:marLeft w:val="0"/>
                  <w:marRight w:val="0"/>
                  <w:marTop w:val="0"/>
                  <w:marBottom w:val="0"/>
                  <w:divBdr>
                    <w:top w:val="none" w:sz="0" w:space="0" w:color="auto"/>
                    <w:left w:val="none" w:sz="0" w:space="0" w:color="auto"/>
                    <w:bottom w:val="none" w:sz="0" w:space="0" w:color="auto"/>
                    <w:right w:val="none" w:sz="0" w:space="0" w:color="auto"/>
                  </w:divBdr>
                </w:div>
                <w:div w:id="864517017">
                  <w:marLeft w:val="0"/>
                  <w:marRight w:val="0"/>
                  <w:marTop w:val="0"/>
                  <w:marBottom w:val="0"/>
                  <w:divBdr>
                    <w:top w:val="none" w:sz="0" w:space="0" w:color="auto"/>
                    <w:left w:val="none" w:sz="0" w:space="0" w:color="auto"/>
                    <w:bottom w:val="none" w:sz="0" w:space="0" w:color="auto"/>
                    <w:right w:val="none" w:sz="0" w:space="0" w:color="auto"/>
                  </w:divBdr>
                </w:div>
                <w:div w:id="866062168">
                  <w:marLeft w:val="0"/>
                  <w:marRight w:val="0"/>
                  <w:marTop w:val="0"/>
                  <w:marBottom w:val="0"/>
                  <w:divBdr>
                    <w:top w:val="none" w:sz="0" w:space="0" w:color="auto"/>
                    <w:left w:val="none" w:sz="0" w:space="0" w:color="auto"/>
                    <w:bottom w:val="none" w:sz="0" w:space="0" w:color="auto"/>
                    <w:right w:val="none" w:sz="0" w:space="0" w:color="auto"/>
                  </w:divBdr>
                </w:div>
                <w:div w:id="868644114">
                  <w:marLeft w:val="0"/>
                  <w:marRight w:val="0"/>
                  <w:marTop w:val="0"/>
                  <w:marBottom w:val="0"/>
                  <w:divBdr>
                    <w:top w:val="none" w:sz="0" w:space="0" w:color="auto"/>
                    <w:left w:val="none" w:sz="0" w:space="0" w:color="auto"/>
                    <w:bottom w:val="none" w:sz="0" w:space="0" w:color="auto"/>
                    <w:right w:val="none" w:sz="0" w:space="0" w:color="auto"/>
                  </w:divBdr>
                </w:div>
                <w:div w:id="870535536">
                  <w:marLeft w:val="0"/>
                  <w:marRight w:val="0"/>
                  <w:marTop w:val="0"/>
                  <w:marBottom w:val="0"/>
                  <w:divBdr>
                    <w:top w:val="none" w:sz="0" w:space="0" w:color="auto"/>
                    <w:left w:val="none" w:sz="0" w:space="0" w:color="auto"/>
                    <w:bottom w:val="none" w:sz="0" w:space="0" w:color="auto"/>
                    <w:right w:val="none" w:sz="0" w:space="0" w:color="auto"/>
                  </w:divBdr>
                </w:div>
                <w:div w:id="872159948">
                  <w:marLeft w:val="0"/>
                  <w:marRight w:val="0"/>
                  <w:marTop w:val="0"/>
                  <w:marBottom w:val="0"/>
                  <w:divBdr>
                    <w:top w:val="none" w:sz="0" w:space="0" w:color="auto"/>
                    <w:left w:val="none" w:sz="0" w:space="0" w:color="auto"/>
                    <w:bottom w:val="none" w:sz="0" w:space="0" w:color="auto"/>
                    <w:right w:val="none" w:sz="0" w:space="0" w:color="auto"/>
                  </w:divBdr>
                </w:div>
                <w:div w:id="874195889">
                  <w:marLeft w:val="0"/>
                  <w:marRight w:val="0"/>
                  <w:marTop w:val="0"/>
                  <w:marBottom w:val="0"/>
                  <w:divBdr>
                    <w:top w:val="none" w:sz="0" w:space="0" w:color="auto"/>
                    <w:left w:val="none" w:sz="0" w:space="0" w:color="auto"/>
                    <w:bottom w:val="none" w:sz="0" w:space="0" w:color="auto"/>
                    <w:right w:val="none" w:sz="0" w:space="0" w:color="auto"/>
                  </w:divBdr>
                </w:div>
                <w:div w:id="874538895">
                  <w:marLeft w:val="0"/>
                  <w:marRight w:val="0"/>
                  <w:marTop w:val="0"/>
                  <w:marBottom w:val="0"/>
                  <w:divBdr>
                    <w:top w:val="none" w:sz="0" w:space="0" w:color="auto"/>
                    <w:left w:val="none" w:sz="0" w:space="0" w:color="auto"/>
                    <w:bottom w:val="none" w:sz="0" w:space="0" w:color="auto"/>
                    <w:right w:val="none" w:sz="0" w:space="0" w:color="auto"/>
                  </w:divBdr>
                </w:div>
                <w:div w:id="874930854">
                  <w:marLeft w:val="0"/>
                  <w:marRight w:val="0"/>
                  <w:marTop w:val="0"/>
                  <w:marBottom w:val="0"/>
                  <w:divBdr>
                    <w:top w:val="none" w:sz="0" w:space="0" w:color="auto"/>
                    <w:left w:val="none" w:sz="0" w:space="0" w:color="auto"/>
                    <w:bottom w:val="none" w:sz="0" w:space="0" w:color="auto"/>
                    <w:right w:val="none" w:sz="0" w:space="0" w:color="auto"/>
                  </w:divBdr>
                </w:div>
                <w:div w:id="875847283">
                  <w:marLeft w:val="0"/>
                  <w:marRight w:val="0"/>
                  <w:marTop w:val="0"/>
                  <w:marBottom w:val="0"/>
                  <w:divBdr>
                    <w:top w:val="none" w:sz="0" w:space="0" w:color="auto"/>
                    <w:left w:val="none" w:sz="0" w:space="0" w:color="auto"/>
                    <w:bottom w:val="none" w:sz="0" w:space="0" w:color="auto"/>
                    <w:right w:val="none" w:sz="0" w:space="0" w:color="auto"/>
                  </w:divBdr>
                </w:div>
                <w:div w:id="876312938">
                  <w:marLeft w:val="0"/>
                  <w:marRight w:val="0"/>
                  <w:marTop w:val="0"/>
                  <w:marBottom w:val="0"/>
                  <w:divBdr>
                    <w:top w:val="none" w:sz="0" w:space="0" w:color="auto"/>
                    <w:left w:val="none" w:sz="0" w:space="0" w:color="auto"/>
                    <w:bottom w:val="none" w:sz="0" w:space="0" w:color="auto"/>
                    <w:right w:val="none" w:sz="0" w:space="0" w:color="auto"/>
                  </w:divBdr>
                </w:div>
                <w:div w:id="876626014">
                  <w:marLeft w:val="0"/>
                  <w:marRight w:val="0"/>
                  <w:marTop w:val="0"/>
                  <w:marBottom w:val="0"/>
                  <w:divBdr>
                    <w:top w:val="none" w:sz="0" w:space="0" w:color="auto"/>
                    <w:left w:val="none" w:sz="0" w:space="0" w:color="auto"/>
                    <w:bottom w:val="none" w:sz="0" w:space="0" w:color="auto"/>
                    <w:right w:val="none" w:sz="0" w:space="0" w:color="auto"/>
                  </w:divBdr>
                </w:div>
                <w:div w:id="877934019">
                  <w:marLeft w:val="0"/>
                  <w:marRight w:val="0"/>
                  <w:marTop w:val="0"/>
                  <w:marBottom w:val="0"/>
                  <w:divBdr>
                    <w:top w:val="none" w:sz="0" w:space="0" w:color="auto"/>
                    <w:left w:val="none" w:sz="0" w:space="0" w:color="auto"/>
                    <w:bottom w:val="none" w:sz="0" w:space="0" w:color="auto"/>
                    <w:right w:val="none" w:sz="0" w:space="0" w:color="auto"/>
                  </w:divBdr>
                </w:div>
                <w:div w:id="878125957">
                  <w:marLeft w:val="0"/>
                  <w:marRight w:val="0"/>
                  <w:marTop w:val="0"/>
                  <w:marBottom w:val="0"/>
                  <w:divBdr>
                    <w:top w:val="none" w:sz="0" w:space="0" w:color="auto"/>
                    <w:left w:val="none" w:sz="0" w:space="0" w:color="auto"/>
                    <w:bottom w:val="none" w:sz="0" w:space="0" w:color="auto"/>
                    <w:right w:val="none" w:sz="0" w:space="0" w:color="auto"/>
                  </w:divBdr>
                </w:div>
                <w:div w:id="878128017">
                  <w:marLeft w:val="0"/>
                  <w:marRight w:val="0"/>
                  <w:marTop w:val="0"/>
                  <w:marBottom w:val="0"/>
                  <w:divBdr>
                    <w:top w:val="none" w:sz="0" w:space="0" w:color="auto"/>
                    <w:left w:val="none" w:sz="0" w:space="0" w:color="auto"/>
                    <w:bottom w:val="none" w:sz="0" w:space="0" w:color="auto"/>
                    <w:right w:val="none" w:sz="0" w:space="0" w:color="auto"/>
                  </w:divBdr>
                </w:div>
                <w:div w:id="878278295">
                  <w:marLeft w:val="0"/>
                  <w:marRight w:val="0"/>
                  <w:marTop w:val="0"/>
                  <w:marBottom w:val="0"/>
                  <w:divBdr>
                    <w:top w:val="none" w:sz="0" w:space="0" w:color="auto"/>
                    <w:left w:val="none" w:sz="0" w:space="0" w:color="auto"/>
                    <w:bottom w:val="none" w:sz="0" w:space="0" w:color="auto"/>
                    <w:right w:val="none" w:sz="0" w:space="0" w:color="auto"/>
                  </w:divBdr>
                </w:div>
                <w:div w:id="878467757">
                  <w:marLeft w:val="0"/>
                  <w:marRight w:val="0"/>
                  <w:marTop w:val="0"/>
                  <w:marBottom w:val="0"/>
                  <w:divBdr>
                    <w:top w:val="none" w:sz="0" w:space="0" w:color="auto"/>
                    <w:left w:val="none" w:sz="0" w:space="0" w:color="auto"/>
                    <w:bottom w:val="none" w:sz="0" w:space="0" w:color="auto"/>
                    <w:right w:val="none" w:sz="0" w:space="0" w:color="auto"/>
                  </w:divBdr>
                </w:div>
                <w:div w:id="878589635">
                  <w:marLeft w:val="0"/>
                  <w:marRight w:val="0"/>
                  <w:marTop w:val="0"/>
                  <w:marBottom w:val="0"/>
                  <w:divBdr>
                    <w:top w:val="none" w:sz="0" w:space="0" w:color="auto"/>
                    <w:left w:val="none" w:sz="0" w:space="0" w:color="auto"/>
                    <w:bottom w:val="none" w:sz="0" w:space="0" w:color="auto"/>
                    <w:right w:val="none" w:sz="0" w:space="0" w:color="auto"/>
                  </w:divBdr>
                </w:div>
                <w:div w:id="878931074">
                  <w:marLeft w:val="0"/>
                  <w:marRight w:val="0"/>
                  <w:marTop w:val="0"/>
                  <w:marBottom w:val="0"/>
                  <w:divBdr>
                    <w:top w:val="none" w:sz="0" w:space="0" w:color="auto"/>
                    <w:left w:val="none" w:sz="0" w:space="0" w:color="auto"/>
                    <w:bottom w:val="none" w:sz="0" w:space="0" w:color="auto"/>
                    <w:right w:val="none" w:sz="0" w:space="0" w:color="auto"/>
                  </w:divBdr>
                </w:div>
                <w:div w:id="880551601">
                  <w:marLeft w:val="0"/>
                  <w:marRight w:val="0"/>
                  <w:marTop w:val="0"/>
                  <w:marBottom w:val="0"/>
                  <w:divBdr>
                    <w:top w:val="none" w:sz="0" w:space="0" w:color="auto"/>
                    <w:left w:val="none" w:sz="0" w:space="0" w:color="auto"/>
                    <w:bottom w:val="none" w:sz="0" w:space="0" w:color="auto"/>
                    <w:right w:val="none" w:sz="0" w:space="0" w:color="auto"/>
                  </w:divBdr>
                </w:div>
                <w:div w:id="880938486">
                  <w:marLeft w:val="0"/>
                  <w:marRight w:val="0"/>
                  <w:marTop w:val="0"/>
                  <w:marBottom w:val="0"/>
                  <w:divBdr>
                    <w:top w:val="none" w:sz="0" w:space="0" w:color="auto"/>
                    <w:left w:val="none" w:sz="0" w:space="0" w:color="auto"/>
                    <w:bottom w:val="none" w:sz="0" w:space="0" w:color="auto"/>
                    <w:right w:val="none" w:sz="0" w:space="0" w:color="auto"/>
                  </w:divBdr>
                </w:div>
                <w:div w:id="884826959">
                  <w:marLeft w:val="0"/>
                  <w:marRight w:val="0"/>
                  <w:marTop w:val="0"/>
                  <w:marBottom w:val="0"/>
                  <w:divBdr>
                    <w:top w:val="none" w:sz="0" w:space="0" w:color="auto"/>
                    <w:left w:val="none" w:sz="0" w:space="0" w:color="auto"/>
                    <w:bottom w:val="none" w:sz="0" w:space="0" w:color="auto"/>
                    <w:right w:val="none" w:sz="0" w:space="0" w:color="auto"/>
                  </w:divBdr>
                </w:div>
                <w:div w:id="885679607">
                  <w:marLeft w:val="0"/>
                  <w:marRight w:val="0"/>
                  <w:marTop w:val="0"/>
                  <w:marBottom w:val="0"/>
                  <w:divBdr>
                    <w:top w:val="none" w:sz="0" w:space="0" w:color="auto"/>
                    <w:left w:val="none" w:sz="0" w:space="0" w:color="auto"/>
                    <w:bottom w:val="none" w:sz="0" w:space="0" w:color="auto"/>
                    <w:right w:val="none" w:sz="0" w:space="0" w:color="auto"/>
                  </w:divBdr>
                </w:div>
                <w:div w:id="886524261">
                  <w:marLeft w:val="0"/>
                  <w:marRight w:val="0"/>
                  <w:marTop w:val="0"/>
                  <w:marBottom w:val="0"/>
                  <w:divBdr>
                    <w:top w:val="none" w:sz="0" w:space="0" w:color="auto"/>
                    <w:left w:val="none" w:sz="0" w:space="0" w:color="auto"/>
                    <w:bottom w:val="none" w:sz="0" w:space="0" w:color="auto"/>
                    <w:right w:val="none" w:sz="0" w:space="0" w:color="auto"/>
                  </w:divBdr>
                </w:div>
                <w:div w:id="887835715">
                  <w:marLeft w:val="0"/>
                  <w:marRight w:val="0"/>
                  <w:marTop w:val="0"/>
                  <w:marBottom w:val="0"/>
                  <w:divBdr>
                    <w:top w:val="none" w:sz="0" w:space="0" w:color="auto"/>
                    <w:left w:val="none" w:sz="0" w:space="0" w:color="auto"/>
                    <w:bottom w:val="none" w:sz="0" w:space="0" w:color="auto"/>
                    <w:right w:val="none" w:sz="0" w:space="0" w:color="auto"/>
                  </w:divBdr>
                </w:div>
                <w:div w:id="888297749">
                  <w:marLeft w:val="0"/>
                  <w:marRight w:val="0"/>
                  <w:marTop w:val="0"/>
                  <w:marBottom w:val="0"/>
                  <w:divBdr>
                    <w:top w:val="none" w:sz="0" w:space="0" w:color="auto"/>
                    <w:left w:val="none" w:sz="0" w:space="0" w:color="auto"/>
                    <w:bottom w:val="none" w:sz="0" w:space="0" w:color="auto"/>
                    <w:right w:val="none" w:sz="0" w:space="0" w:color="auto"/>
                  </w:divBdr>
                </w:div>
                <w:div w:id="890534868">
                  <w:marLeft w:val="0"/>
                  <w:marRight w:val="0"/>
                  <w:marTop w:val="0"/>
                  <w:marBottom w:val="0"/>
                  <w:divBdr>
                    <w:top w:val="none" w:sz="0" w:space="0" w:color="auto"/>
                    <w:left w:val="none" w:sz="0" w:space="0" w:color="auto"/>
                    <w:bottom w:val="none" w:sz="0" w:space="0" w:color="auto"/>
                    <w:right w:val="none" w:sz="0" w:space="0" w:color="auto"/>
                  </w:divBdr>
                </w:div>
                <w:div w:id="892500814">
                  <w:marLeft w:val="0"/>
                  <w:marRight w:val="0"/>
                  <w:marTop w:val="0"/>
                  <w:marBottom w:val="0"/>
                  <w:divBdr>
                    <w:top w:val="none" w:sz="0" w:space="0" w:color="auto"/>
                    <w:left w:val="none" w:sz="0" w:space="0" w:color="auto"/>
                    <w:bottom w:val="none" w:sz="0" w:space="0" w:color="auto"/>
                    <w:right w:val="none" w:sz="0" w:space="0" w:color="auto"/>
                  </w:divBdr>
                </w:div>
                <w:div w:id="894122387">
                  <w:marLeft w:val="0"/>
                  <w:marRight w:val="0"/>
                  <w:marTop w:val="0"/>
                  <w:marBottom w:val="0"/>
                  <w:divBdr>
                    <w:top w:val="none" w:sz="0" w:space="0" w:color="auto"/>
                    <w:left w:val="none" w:sz="0" w:space="0" w:color="auto"/>
                    <w:bottom w:val="none" w:sz="0" w:space="0" w:color="auto"/>
                    <w:right w:val="none" w:sz="0" w:space="0" w:color="auto"/>
                  </w:divBdr>
                </w:div>
                <w:div w:id="895819985">
                  <w:marLeft w:val="0"/>
                  <w:marRight w:val="0"/>
                  <w:marTop w:val="0"/>
                  <w:marBottom w:val="0"/>
                  <w:divBdr>
                    <w:top w:val="none" w:sz="0" w:space="0" w:color="auto"/>
                    <w:left w:val="none" w:sz="0" w:space="0" w:color="auto"/>
                    <w:bottom w:val="none" w:sz="0" w:space="0" w:color="auto"/>
                    <w:right w:val="none" w:sz="0" w:space="0" w:color="auto"/>
                  </w:divBdr>
                </w:div>
                <w:div w:id="897782325">
                  <w:marLeft w:val="0"/>
                  <w:marRight w:val="0"/>
                  <w:marTop w:val="0"/>
                  <w:marBottom w:val="0"/>
                  <w:divBdr>
                    <w:top w:val="none" w:sz="0" w:space="0" w:color="auto"/>
                    <w:left w:val="none" w:sz="0" w:space="0" w:color="auto"/>
                    <w:bottom w:val="none" w:sz="0" w:space="0" w:color="auto"/>
                    <w:right w:val="none" w:sz="0" w:space="0" w:color="auto"/>
                  </w:divBdr>
                </w:div>
                <w:div w:id="901019211">
                  <w:marLeft w:val="0"/>
                  <w:marRight w:val="0"/>
                  <w:marTop w:val="0"/>
                  <w:marBottom w:val="0"/>
                  <w:divBdr>
                    <w:top w:val="none" w:sz="0" w:space="0" w:color="auto"/>
                    <w:left w:val="none" w:sz="0" w:space="0" w:color="auto"/>
                    <w:bottom w:val="none" w:sz="0" w:space="0" w:color="auto"/>
                    <w:right w:val="none" w:sz="0" w:space="0" w:color="auto"/>
                  </w:divBdr>
                </w:div>
                <w:div w:id="903491065">
                  <w:marLeft w:val="0"/>
                  <w:marRight w:val="0"/>
                  <w:marTop w:val="0"/>
                  <w:marBottom w:val="0"/>
                  <w:divBdr>
                    <w:top w:val="none" w:sz="0" w:space="0" w:color="auto"/>
                    <w:left w:val="none" w:sz="0" w:space="0" w:color="auto"/>
                    <w:bottom w:val="none" w:sz="0" w:space="0" w:color="auto"/>
                    <w:right w:val="none" w:sz="0" w:space="0" w:color="auto"/>
                  </w:divBdr>
                </w:div>
                <w:div w:id="904609395">
                  <w:marLeft w:val="0"/>
                  <w:marRight w:val="0"/>
                  <w:marTop w:val="0"/>
                  <w:marBottom w:val="0"/>
                  <w:divBdr>
                    <w:top w:val="none" w:sz="0" w:space="0" w:color="auto"/>
                    <w:left w:val="none" w:sz="0" w:space="0" w:color="auto"/>
                    <w:bottom w:val="none" w:sz="0" w:space="0" w:color="auto"/>
                    <w:right w:val="none" w:sz="0" w:space="0" w:color="auto"/>
                  </w:divBdr>
                </w:div>
                <w:div w:id="905609051">
                  <w:marLeft w:val="0"/>
                  <w:marRight w:val="0"/>
                  <w:marTop w:val="0"/>
                  <w:marBottom w:val="0"/>
                  <w:divBdr>
                    <w:top w:val="none" w:sz="0" w:space="0" w:color="auto"/>
                    <w:left w:val="none" w:sz="0" w:space="0" w:color="auto"/>
                    <w:bottom w:val="none" w:sz="0" w:space="0" w:color="auto"/>
                    <w:right w:val="none" w:sz="0" w:space="0" w:color="auto"/>
                  </w:divBdr>
                </w:div>
                <w:div w:id="908269352">
                  <w:marLeft w:val="0"/>
                  <w:marRight w:val="0"/>
                  <w:marTop w:val="0"/>
                  <w:marBottom w:val="0"/>
                  <w:divBdr>
                    <w:top w:val="none" w:sz="0" w:space="0" w:color="auto"/>
                    <w:left w:val="none" w:sz="0" w:space="0" w:color="auto"/>
                    <w:bottom w:val="none" w:sz="0" w:space="0" w:color="auto"/>
                    <w:right w:val="none" w:sz="0" w:space="0" w:color="auto"/>
                  </w:divBdr>
                </w:div>
                <w:div w:id="909921269">
                  <w:marLeft w:val="0"/>
                  <w:marRight w:val="0"/>
                  <w:marTop w:val="0"/>
                  <w:marBottom w:val="0"/>
                  <w:divBdr>
                    <w:top w:val="none" w:sz="0" w:space="0" w:color="auto"/>
                    <w:left w:val="none" w:sz="0" w:space="0" w:color="auto"/>
                    <w:bottom w:val="none" w:sz="0" w:space="0" w:color="auto"/>
                    <w:right w:val="none" w:sz="0" w:space="0" w:color="auto"/>
                  </w:divBdr>
                </w:div>
                <w:div w:id="913710676">
                  <w:marLeft w:val="0"/>
                  <w:marRight w:val="0"/>
                  <w:marTop w:val="0"/>
                  <w:marBottom w:val="0"/>
                  <w:divBdr>
                    <w:top w:val="none" w:sz="0" w:space="0" w:color="auto"/>
                    <w:left w:val="none" w:sz="0" w:space="0" w:color="auto"/>
                    <w:bottom w:val="none" w:sz="0" w:space="0" w:color="auto"/>
                    <w:right w:val="none" w:sz="0" w:space="0" w:color="auto"/>
                  </w:divBdr>
                </w:div>
                <w:div w:id="916548653">
                  <w:marLeft w:val="0"/>
                  <w:marRight w:val="0"/>
                  <w:marTop w:val="0"/>
                  <w:marBottom w:val="0"/>
                  <w:divBdr>
                    <w:top w:val="none" w:sz="0" w:space="0" w:color="auto"/>
                    <w:left w:val="none" w:sz="0" w:space="0" w:color="auto"/>
                    <w:bottom w:val="none" w:sz="0" w:space="0" w:color="auto"/>
                    <w:right w:val="none" w:sz="0" w:space="0" w:color="auto"/>
                  </w:divBdr>
                </w:div>
                <w:div w:id="918369867">
                  <w:marLeft w:val="0"/>
                  <w:marRight w:val="0"/>
                  <w:marTop w:val="0"/>
                  <w:marBottom w:val="0"/>
                  <w:divBdr>
                    <w:top w:val="none" w:sz="0" w:space="0" w:color="auto"/>
                    <w:left w:val="none" w:sz="0" w:space="0" w:color="auto"/>
                    <w:bottom w:val="none" w:sz="0" w:space="0" w:color="auto"/>
                    <w:right w:val="none" w:sz="0" w:space="0" w:color="auto"/>
                  </w:divBdr>
                </w:div>
                <w:div w:id="921109651">
                  <w:marLeft w:val="0"/>
                  <w:marRight w:val="0"/>
                  <w:marTop w:val="0"/>
                  <w:marBottom w:val="0"/>
                  <w:divBdr>
                    <w:top w:val="none" w:sz="0" w:space="0" w:color="auto"/>
                    <w:left w:val="none" w:sz="0" w:space="0" w:color="auto"/>
                    <w:bottom w:val="none" w:sz="0" w:space="0" w:color="auto"/>
                    <w:right w:val="none" w:sz="0" w:space="0" w:color="auto"/>
                  </w:divBdr>
                </w:div>
                <w:div w:id="926117078">
                  <w:marLeft w:val="0"/>
                  <w:marRight w:val="0"/>
                  <w:marTop w:val="0"/>
                  <w:marBottom w:val="0"/>
                  <w:divBdr>
                    <w:top w:val="none" w:sz="0" w:space="0" w:color="auto"/>
                    <w:left w:val="none" w:sz="0" w:space="0" w:color="auto"/>
                    <w:bottom w:val="none" w:sz="0" w:space="0" w:color="auto"/>
                    <w:right w:val="none" w:sz="0" w:space="0" w:color="auto"/>
                  </w:divBdr>
                </w:div>
                <w:div w:id="926159892">
                  <w:marLeft w:val="0"/>
                  <w:marRight w:val="0"/>
                  <w:marTop w:val="0"/>
                  <w:marBottom w:val="0"/>
                  <w:divBdr>
                    <w:top w:val="none" w:sz="0" w:space="0" w:color="auto"/>
                    <w:left w:val="none" w:sz="0" w:space="0" w:color="auto"/>
                    <w:bottom w:val="none" w:sz="0" w:space="0" w:color="auto"/>
                    <w:right w:val="none" w:sz="0" w:space="0" w:color="auto"/>
                  </w:divBdr>
                </w:div>
                <w:div w:id="927930624">
                  <w:marLeft w:val="0"/>
                  <w:marRight w:val="0"/>
                  <w:marTop w:val="0"/>
                  <w:marBottom w:val="0"/>
                  <w:divBdr>
                    <w:top w:val="none" w:sz="0" w:space="0" w:color="auto"/>
                    <w:left w:val="none" w:sz="0" w:space="0" w:color="auto"/>
                    <w:bottom w:val="none" w:sz="0" w:space="0" w:color="auto"/>
                    <w:right w:val="none" w:sz="0" w:space="0" w:color="auto"/>
                  </w:divBdr>
                </w:div>
                <w:div w:id="928081496">
                  <w:marLeft w:val="0"/>
                  <w:marRight w:val="0"/>
                  <w:marTop w:val="0"/>
                  <w:marBottom w:val="0"/>
                  <w:divBdr>
                    <w:top w:val="none" w:sz="0" w:space="0" w:color="auto"/>
                    <w:left w:val="none" w:sz="0" w:space="0" w:color="auto"/>
                    <w:bottom w:val="none" w:sz="0" w:space="0" w:color="auto"/>
                    <w:right w:val="none" w:sz="0" w:space="0" w:color="auto"/>
                  </w:divBdr>
                </w:div>
                <w:div w:id="930431780">
                  <w:marLeft w:val="0"/>
                  <w:marRight w:val="0"/>
                  <w:marTop w:val="0"/>
                  <w:marBottom w:val="0"/>
                  <w:divBdr>
                    <w:top w:val="none" w:sz="0" w:space="0" w:color="auto"/>
                    <w:left w:val="none" w:sz="0" w:space="0" w:color="auto"/>
                    <w:bottom w:val="none" w:sz="0" w:space="0" w:color="auto"/>
                    <w:right w:val="none" w:sz="0" w:space="0" w:color="auto"/>
                  </w:divBdr>
                </w:div>
                <w:div w:id="933825840">
                  <w:marLeft w:val="0"/>
                  <w:marRight w:val="0"/>
                  <w:marTop w:val="0"/>
                  <w:marBottom w:val="0"/>
                  <w:divBdr>
                    <w:top w:val="none" w:sz="0" w:space="0" w:color="auto"/>
                    <w:left w:val="none" w:sz="0" w:space="0" w:color="auto"/>
                    <w:bottom w:val="none" w:sz="0" w:space="0" w:color="auto"/>
                    <w:right w:val="none" w:sz="0" w:space="0" w:color="auto"/>
                  </w:divBdr>
                </w:div>
                <w:div w:id="934440829">
                  <w:marLeft w:val="0"/>
                  <w:marRight w:val="0"/>
                  <w:marTop w:val="0"/>
                  <w:marBottom w:val="0"/>
                  <w:divBdr>
                    <w:top w:val="none" w:sz="0" w:space="0" w:color="auto"/>
                    <w:left w:val="none" w:sz="0" w:space="0" w:color="auto"/>
                    <w:bottom w:val="none" w:sz="0" w:space="0" w:color="auto"/>
                    <w:right w:val="none" w:sz="0" w:space="0" w:color="auto"/>
                  </w:divBdr>
                </w:div>
                <w:div w:id="934632766">
                  <w:marLeft w:val="0"/>
                  <w:marRight w:val="0"/>
                  <w:marTop w:val="0"/>
                  <w:marBottom w:val="0"/>
                  <w:divBdr>
                    <w:top w:val="none" w:sz="0" w:space="0" w:color="auto"/>
                    <w:left w:val="none" w:sz="0" w:space="0" w:color="auto"/>
                    <w:bottom w:val="none" w:sz="0" w:space="0" w:color="auto"/>
                    <w:right w:val="none" w:sz="0" w:space="0" w:color="auto"/>
                  </w:divBdr>
                </w:div>
                <w:div w:id="935675297">
                  <w:marLeft w:val="0"/>
                  <w:marRight w:val="0"/>
                  <w:marTop w:val="0"/>
                  <w:marBottom w:val="0"/>
                  <w:divBdr>
                    <w:top w:val="none" w:sz="0" w:space="0" w:color="auto"/>
                    <w:left w:val="none" w:sz="0" w:space="0" w:color="auto"/>
                    <w:bottom w:val="none" w:sz="0" w:space="0" w:color="auto"/>
                    <w:right w:val="none" w:sz="0" w:space="0" w:color="auto"/>
                  </w:divBdr>
                </w:div>
                <w:div w:id="940114417">
                  <w:marLeft w:val="0"/>
                  <w:marRight w:val="0"/>
                  <w:marTop w:val="0"/>
                  <w:marBottom w:val="0"/>
                  <w:divBdr>
                    <w:top w:val="none" w:sz="0" w:space="0" w:color="auto"/>
                    <w:left w:val="none" w:sz="0" w:space="0" w:color="auto"/>
                    <w:bottom w:val="none" w:sz="0" w:space="0" w:color="auto"/>
                    <w:right w:val="none" w:sz="0" w:space="0" w:color="auto"/>
                  </w:divBdr>
                </w:div>
                <w:div w:id="941382442">
                  <w:marLeft w:val="0"/>
                  <w:marRight w:val="0"/>
                  <w:marTop w:val="0"/>
                  <w:marBottom w:val="0"/>
                  <w:divBdr>
                    <w:top w:val="none" w:sz="0" w:space="0" w:color="auto"/>
                    <w:left w:val="none" w:sz="0" w:space="0" w:color="auto"/>
                    <w:bottom w:val="none" w:sz="0" w:space="0" w:color="auto"/>
                    <w:right w:val="none" w:sz="0" w:space="0" w:color="auto"/>
                  </w:divBdr>
                </w:div>
                <w:div w:id="944073264">
                  <w:marLeft w:val="0"/>
                  <w:marRight w:val="0"/>
                  <w:marTop w:val="0"/>
                  <w:marBottom w:val="0"/>
                  <w:divBdr>
                    <w:top w:val="none" w:sz="0" w:space="0" w:color="auto"/>
                    <w:left w:val="none" w:sz="0" w:space="0" w:color="auto"/>
                    <w:bottom w:val="none" w:sz="0" w:space="0" w:color="auto"/>
                    <w:right w:val="none" w:sz="0" w:space="0" w:color="auto"/>
                  </w:divBdr>
                </w:div>
                <w:div w:id="944112036">
                  <w:marLeft w:val="0"/>
                  <w:marRight w:val="0"/>
                  <w:marTop w:val="0"/>
                  <w:marBottom w:val="0"/>
                  <w:divBdr>
                    <w:top w:val="none" w:sz="0" w:space="0" w:color="auto"/>
                    <w:left w:val="none" w:sz="0" w:space="0" w:color="auto"/>
                    <w:bottom w:val="none" w:sz="0" w:space="0" w:color="auto"/>
                    <w:right w:val="none" w:sz="0" w:space="0" w:color="auto"/>
                  </w:divBdr>
                </w:div>
                <w:div w:id="945117732">
                  <w:marLeft w:val="0"/>
                  <w:marRight w:val="0"/>
                  <w:marTop w:val="0"/>
                  <w:marBottom w:val="0"/>
                  <w:divBdr>
                    <w:top w:val="none" w:sz="0" w:space="0" w:color="auto"/>
                    <w:left w:val="none" w:sz="0" w:space="0" w:color="auto"/>
                    <w:bottom w:val="none" w:sz="0" w:space="0" w:color="auto"/>
                    <w:right w:val="none" w:sz="0" w:space="0" w:color="auto"/>
                  </w:divBdr>
                </w:div>
                <w:div w:id="945162184">
                  <w:marLeft w:val="0"/>
                  <w:marRight w:val="0"/>
                  <w:marTop w:val="0"/>
                  <w:marBottom w:val="0"/>
                  <w:divBdr>
                    <w:top w:val="none" w:sz="0" w:space="0" w:color="auto"/>
                    <w:left w:val="none" w:sz="0" w:space="0" w:color="auto"/>
                    <w:bottom w:val="none" w:sz="0" w:space="0" w:color="auto"/>
                    <w:right w:val="none" w:sz="0" w:space="0" w:color="auto"/>
                  </w:divBdr>
                </w:div>
                <w:div w:id="947586301">
                  <w:marLeft w:val="0"/>
                  <w:marRight w:val="0"/>
                  <w:marTop w:val="0"/>
                  <w:marBottom w:val="0"/>
                  <w:divBdr>
                    <w:top w:val="none" w:sz="0" w:space="0" w:color="auto"/>
                    <w:left w:val="none" w:sz="0" w:space="0" w:color="auto"/>
                    <w:bottom w:val="none" w:sz="0" w:space="0" w:color="auto"/>
                    <w:right w:val="none" w:sz="0" w:space="0" w:color="auto"/>
                  </w:divBdr>
                </w:div>
                <w:div w:id="949121556">
                  <w:marLeft w:val="0"/>
                  <w:marRight w:val="0"/>
                  <w:marTop w:val="0"/>
                  <w:marBottom w:val="0"/>
                  <w:divBdr>
                    <w:top w:val="none" w:sz="0" w:space="0" w:color="auto"/>
                    <w:left w:val="none" w:sz="0" w:space="0" w:color="auto"/>
                    <w:bottom w:val="none" w:sz="0" w:space="0" w:color="auto"/>
                    <w:right w:val="none" w:sz="0" w:space="0" w:color="auto"/>
                  </w:divBdr>
                </w:div>
                <w:div w:id="950631059">
                  <w:marLeft w:val="0"/>
                  <w:marRight w:val="0"/>
                  <w:marTop w:val="0"/>
                  <w:marBottom w:val="0"/>
                  <w:divBdr>
                    <w:top w:val="none" w:sz="0" w:space="0" w:color="auto"/>
                    <w:left w:val="none" w:sz="0" w:space="0" w:color="auto"/>
                    <w:bottom w:val="none" w:sz="0" w:space="0" w:color="auto"/>
                    <w:right w:val="none" w:sz="0" w:space="0" w:color="auto"/>
                  </w:divBdr>
                </w:div>
                <w:div w:id="951204840">
                  <w:marLeft w:val="0"/>
                  <w:marRight w:val="0"/>
                  <w:marTop w:val="0"/>
                  <w:marBottom w:val="0"/>
                  <w:divBdr>
                    <w:top w:val="none" w:sz="0" w:space="0" w:color="auto"/>
                    <w:left w:val="none" w:sz="0" w:space="0" w:color="auto"/>
                    <w:bottom w:val="none" w:sz="0" w:space="0" w:color="auto"/>
                    <w:right w:val="none" w:sz="0" w:space="0" w:color="auto"/>
                  </w:divBdr>
                </w:div>
                <w:div w:id="951977300">
                  <w:marLeft w:val="0"/>
                  <w:marRight w:val="0"/>
                  <w:marTop w:val="0"/>
                  <w:marBottom w:val="0"/>
                  <w:divBdr>
                    <w:top w:val="none" w:sz="0" w:space="0" w:color="auto"/>
                    <w:left w:val="none" w:sz="0" w:space="0" w:color="auto"/>
                    <w:bottom w:val="none" w:sz="0" w:space="0" w:color="auto"/>
                    <w:right w:val="none" w:sz="0" w:space="0" w:color="auto"/>
                  </w:divBdr>
                </w:div>
                <w:div w:id="953370565">
                  <w:marLeft w:val="0"/>
                  <w:marRight w:val="0"/>
                  <w:marTop w:val="0"/>
                  <w:marBottom w:val="0"/>
                  <w:divBdr>
                    <w:top w:val="none" w:sz="0" w:space="0" w:color="auto"/>
                    <w:left w:val="none" w:sz="0" w:space="0" w:color="auto"/>
                    <w:bottom w:val="none" w:sz="0" w:space="0" w:color="auto"/>
                    <w:right w:val="none" w:sz="0" w:space="0" w:color="auto"/>
                  </w:divBdr>
                </w:div>
                <w:div w:id="961688363">
                  <w:marLeft w:val="0"/>
                  <w:marRight w:val="0"/>
                  <w:marTop w:val="0"/>
                  <w:marBottom w:val="0"/>
                  <w:divBdr>
                    <w:top w:val="none" w:sz="0" w:space="0" w:color="auto"/>
                    <w:left w:val="none" w:sz="0" w:space="0" w:color="auto"/>
                    <w:bottom w:val="none" w:sz="0" w:space="0" w:color="auto"/>
                    <w:right w:val="none" w:sz="0" w:space="0" w:color="auto"/>
                  </w:divBdr>
                </w:div>
                <w:div w:id="964001616">
                  <w:marLeft w:val="0"/>
                  <w:marRight w:val="0"/>
                  <w:marTop w:val="0"/>
                  <w:marBottom w:val="0"/>
                  <w:divBdr>
                    <w:top w:val="none" w:sz="0" w:space="0" w:color="auto"/>
                    <w:left w:val="none" w:sz="0" w:space="0" w:color="auto"/>
                    <w:bottom w:val="none" w:sz="0" w:space="0" w:color="auto"/>
                    <w:right w:val="none" w:sz="0" w:space="0" w:color="auto"/>
                  </w:divBdr>
                </w:div>
                <w:div w:id="965500883">
                  <w:marLeft w:val="0"/>
                  <w:marRight w:val="0"/>
                  <w:marTop w:val="0"/>
                  <w:marBottom w:val="0"/>
                  <w:divBdr>
                    <w:top w:val="none" w:sz="0" w:space="0" w:color="auto"/>
                    <w:left w:val="none" w:sz="0" w:space="0" w:color="auto"/>
                    <w:bottom w:val="none" w:sz="0" w:space="0" w:color="auto"/>
                    <w:right w:val="none" w:sz="0" w:space="0" w:color="auto"/>
                  </w:divBdr>
                </w:div>
                <w:div w:id="966813146">
                  <w:marLeft w:val="0"/>
                  <w:marRight w:val="0"/>
                  <w:marTop w:val="0"/>
                  <w:marBottom w:val="0"/>
                  <w:divBdr>
                    <w:top w:val="none" w:sz="0" w:space="0" w:color="auto"/>
                    <w:left w:val="none" w:sz="0" w:space="0" w:color="auto"/>
                    <w:bottom w:val="none" w:sz="0" w:space="0" w:color="auto"/>
                    <w:right w:val="none" w:sz="0" w:space="0" w:color="auto"/>
                  </w:divBdr>
                </w:div>
                <w:div w:id="967509641">
                  <w:marLeft w:val="0"/>
                  <w:marRight w:val="0"/>
                  <w:marTop w:val="0"/>
                  <w:marBottom w:val="0"/>
                  <w:divBdr>
                    <w:top w:val="none" w:sz="0" w:space="0" w:color="auto"/>
                    <w:left w:val="none" w:sz="0" w:space="0" w:color="auto"/>
                    <w:bottom w:val="none" w:sz="0" w:space="0" w:color="auto"/>
                    <w:right w:val="none" w:sz="0" w:space="0" w:color="auto"/>
                  </w:divBdr>
                </w:div>
                <w:div w:id="969357965">
                  <w:marLeft w:val="0"/>
                  <w:marRight w:val="0"/>
                  <w:marTop w:val="0"/>
                  <w:marBottom w:val="0"/>
                  <w:divBdr>
                    <w:top w:val="none" w:sz="0" w:space="0" w:color="auto"/>
                    <w:left w:val="none" w:sz="0" w:space="0" w:color="auto"/>
                    <w:bottom w:val="none" w:sz="0" w:space="0" w:color="auto"/>
                    <w:right w:val="none" w:sz="0" w:space="0" w:color="auto"/>
                  </w:divBdr>
                </w:div>
                <w:div w:id="970088678">
                  <w:marLeft w:val="0"/>
                  <w:marRight w:val="0"/>
                  <w:marTop w:val="0"/>
                  <w:marBottom w:val="0"/>
                  <w:divBdr>
                    <w:top w:val="none" w:sz="0" w:space="0" w:color="auto"/>
                    <w:left w:val="none" w:sz="0" w:space="0" w:color="auto"/>
                    <w:bottom w:val="none" w:sz="0" w:space="0" w:color="auto"/>
                    <w:right w:val="none" w:sz="0" w:space="0" w:color="auto"/>
                  </w:divBdr>
                </w:div>
                <w:div w:id="970282593">
                  <w:marLeft w:val="0"/>
                  <w:marRight w:val="0"/>
                  <w:marTop w:val="0"/>
                  <w:marBottom w:val="0"/>
                  <w:divBdr>
                    <w:top w:val="none" w:sz="0" w:space="0" w:color="auto"/>
                    <w:left w:val="none" w:sz="0" w:space="0" w:color="auto"/>
                    <w:bottom w:val="none" w:sz="0" w:space="0" w:color="auto"/>
                    <w:right w:val="none" w:sz="0" w:space="0" w:color="auto"/>
                  </w:divBdr>
                </w:div>
                <w:div w:id="970746289">
                  <w:marLeft w:val="0"/>
                  <w:marRight w:val="0"/>
                  <w:marTop w:val="0"/>
                  <w:marBottom w:val="0"/>
                  <w:divBdr>
                    <w:top w:val="none" w:sz="0" w:space="0" w:color="auto"/>
                    <w:left w:val="none" w:sz="0" w:space="0" w:color="auto"/>
                    <w:bottom w:val="none" w:sz="0" w:space="0" w:color="auto"/>
                    <w:right w:val="none" w:sz="0" w:space="0" w:color="auto"/>
                  </w:divBdr>
                </w:div>
                <w:div w:id="972712056">
                  <w:marLeft w:val="0"/>
                  <w:marRight w:val="0"/>
                  <w:marTop w:val="0"/>
                  <w:marBottom w:val="0"/>
                  <w:divBdr>
                    <w:top w:val="none" w:sz="0" w:space="0" w:color="auto"/>
                    <w:left w:val="none" w:sz="0" w:space="0" w:color="auto"/>
                    <w:bottom w:val="none" w:sz="0" w:space="0" w:color="auto"/>
                    <w:right w:val="none" w:sz="0" w:space="0" w:color="auto"/>
                  </w:divBdr>
                </w:div>
                <w:div w:id="978147153">
                  <w:marLeft w:val="0"/>
                  <w:marRight w:val="0"/>
                  <w:marTop w:val="0"/>
                  <w:marBottom w:val="0"/>
                  <w:divBdr>
                    <w:top w:val="none" w:sz="0" w:space="0" w:color="auto"/>
                    <w:left w:val="none" w:sz="0" w:space="0" w:color="auto"/>
                    <w:bottom w:val="none" w:sz="0" w:space="0" w:color="auto"/>
                    <w:right w:val="none" w:sz="0" w:space="0" w:color="auto"/>
                  </w:divBdr>
                </w:div>
                <w:div w:id="981471412">
                  <w:marLeft w:val="0"/>
                  <w:marRight w:val="0"/>
                  <w:marTop w:val="0"/>
                  <w:marBottom w:val="0"/>
                  <w:divBdr>
                    <w:top w:val="none" w:sz="0" w:space="0" w:color="auto"/>
                    <w:left w:val="none" w:sz="0" w:space="0" w:color="auto"/>
                    <w:bottom w:val="none" w:sz="0" w:space="0" w:color="auto"/>
                    <w:right w:val="none" w:sz="0" w:space="0" w:color="auto"/>
                  </w:divBdr>
                </w:div>
                <w:div w:id="981926927">
                  <w:marLeft w:val="0"/>
                  <w:marRight w:val="0"/>
                  <w:marTop w:val="0"/>
                  <w:marBottom w:val="0"/>
                  <w:divBdr>
                    <w:top w:val="none" w:sz="0" w:space="0" w:color="auto"/>
                    <w:left w:val="none" w:sz="0" w:space="0" w:color="auto"/>
                    <w:bottom w:val="none" w:sz="0" w:space="0" w:color="auto"/>
                    <w:right w:val="none" w:sz="0" w:space="0" w:color="auto"/>
                  </w:divBdr>
                </w:div>
                <w:div w:id="988049064">
                  <w:marLeft w:val="0"/>
                  <w:marRight w:val="0"/>
                  <w:marTop w:val="0"/>
                  <w:marBottom w:val="0"/>
                  <w:divBdr>
                    <w:top w:val="none" w:sz="0" w:space="0" w:color="auto"/>
                    <w:left w:val="none" w:sz="0" w:space="0" w:color="auto"/>
                    <w:bottom w:val="none" w:sz="0" w:space="0" w:color="auto"/>
                    <w:right w:val="none" w:sz="0" w:space="0" w:color="auto"/>
                  </w:divBdr>
                </w:div>
                <w:div w:id="994341001">
                  <w:marLeft w:val="0"/>
                  <w:marRight w:val="0"/>
                  <w:marTop w:val="0"/>
                  <w:marBottom w:val="0"/>
                  <w:divBdr>
                    <w:top w:val="none" w:sz="0" w:space="0" w:color="auto"/>
                    <w:left w:val="none" w:sz="0" w:space="0" w:color="auto"/>
                    <w:bottom w:val="none" w:sz="0" w:space="0" w:color="auto"/>
                    <w:right w:val="none" w:sz="0" w:space="0" w:color="auto"/>
                  </w:divBdr>
                </w:div>
                <w:div w:id="996148211">
                  <w:marLeft w:val="0"/>
                  <w:marRight w:val="0"/>
                  <w:marTop w:val="0"/>
                  <w:marBottom w:val="0"/>
                  <w:divBdr>
                    <w:top w:val="none" w:sz="0" w:space="0" w:color="auto"/>
                    <w:left w:val="none" w:sz="0" w:space="0" w:color="auto"/>
                    <w:bottom w:val="none" w:sz="0" w:space="0" w:color="auto"/>
                    <w:right w:val="none" w:sz="0" w:space="0" w:color="auto"/>
                  </w:divBdr>
                </w:div>
                <w:div w:id="996878179">
                  <w:marLeft w:val="0"/>
                  <w:marRight w:val="0"/>
                  <w:marTop w:val="0"/>
                  <w:marBottom w:val="0"/>
                  <w:divBdr>
                    <w:top w:val="none" w:sz="0" w:space="0" w:color="auto"/>
                    <w:left w:val="none" w:sz="0" w:space="0" w:color="auto"/>
                    <w:bottom w:val="none" w:sz="0" w:space="0" w:color="auto"/>
                    <w:right w:val="none" w:sz="0" w:space="0" w:color="auto"/>
                  </w:divBdr>
                </w:div>
                <w:div w:id="997609934">
                  <w:marLeft w:val="0"/>
                  <w:marRight w:val="0"/>
                  <w:marTop w:val="0"/>
                  <w:marBottom w:val="0"/>
                  <w:divBdr>
                    <w:top w:val="none" w:sz="0" w:space="0" w:color="auto"/>
                    <w:left w:val="none" w:sz="0" w:space="0" w:color="auto"/>
                    <w:bottom w:val="none" w:sz="0" w:space="0" w:color="auto"/>
                    <w:right w:val="none" w:sz="0" w:space="0" w:color="auto"/>
                  </w:divBdr>
                </w:div>
                <w:div w:id="998341106">
                  <w:marLeft w:val="0"/>
                  <w:marRight w:val="0"/>
                  <w:marTop w:val="0"/>
                  <w:marBottom w:val="0"/>
                  <w:divBdr>
                    <w:top w:val="none" w:sz="0" w:space="0" w:color="auto"/>
                    <w:left w:val="none" w:sz="0" w:space="0" w:color="auto"/>
                    <w:bottom w:val="none" w:sz="0" w:space="0" w:color="auto"/>
                    <w:right w:val="none" w:sz="0" w:space="0" w:color="auto"/>
                  </w:divBdr>
                </w:div>
                <w:div w:id="1003505649">
                  <w:marLeft w:val="0"/>
                  <w:marRight w:val="0"/>
                  <w:marTop w:val="0"/>
                  <w:marBottom w:val="0"/>
                  <w:divBdr>
                    <w:top w:val="none" w:sz="0" w:space="0" w:color="auto"/>
                    <w:left w:val="none" w:sz="0" w:space="0" w:color="auto"/>
                    <w:bottom w:val="none" w:sz="0" w:space="0" w:color="auto"/>
                    <w:right w:val="none" w:sz="0" w:space="0" w:color="auto"/>
                  </w:divBdr>
                </w:div>
                <w:div w:id="1005208992">
                  <w:marLeft w:val="0"/>
                  <w:marRight w:val="0"/>
                  <w:marTop w:val="0"/>
                  <w:marBottom w:val="0"/>
                  <w:divBdr>
                    <w:top w:val="none" w:sz="0" w:space="0" w:color="auto"/>
                    <w:left w:val="none" w:sz="0" w:space="0" w:color="auto"/>
                    <w:bottom w:val="none" w:sz="0" w:space="0" w:color="auto"/>
                    <w:right w:val="none" w:sz="0" w:space="0" w:color="auto"/>
                  </w:divBdr>
                </w:div>
                <w:div w:id="1006052781">
                  <w:marLeft w:val="0"/>
                  <w:marRight w:val="0"/>
                  <w:marTop w:val="0"/>
                  <w:marBottom w:val="0"/>
                  <w:divBdr>
                    <w:top w:val="none" w:sz="0" w:space="0" w:color="auto"/>
                    <w:left w:val="none" w:sz="0" w:space="0" w:color="auto"/>
                    <w:bottom w:val="none" w:sz="0" w:space="0" w:color="auto"/>
                    <w:right w:val="none" w:sz="0" w:space="0" w:color="auto"/>
                  </w:divBdr>
                </w:div>
                <w:div w:id="1007556079">
                  <w:marLeft w:val="0"/>
                  <w:marRight w:val="0"/>
                  <w:marTop w:val="0"/>
                  <w:marBottom w:val="0"/>
                  <w:divBdr>
                    <w:top w:val="none" w:sz="0" w:space="0" w:color="auto"/>
                    <w:left w:val="none" w:sz="0" w:space="0" w:color="auto"/>
                    <w:bottom w:val="none" w:sz="0" w:space="0" w:color="auto"/>
                    <w:right w:val="none" w:sz="0" w:space="0" w:color="auto"/>
                  </w:divBdr>
                </w:div>
                <w:div w:id="1008017957">
                  <w:marLeft w:val="0"/>
                  <w:marRight w:val="0"/>
                  <w:marTop w:val="0"/>
                  <w:marBottom w:val="0"/>
                  <w:divBdr>
                    <w:top w:val="none" w:sz="0" w:space="0" w:color="auto"/>
                    <w:left w:val="none" w:sz="0" w:space="0" w:color="auto"/>
                    <w:bottom w:val="none" w:sz="0" w:space="0" w:color="auto"/>
                    <w:right w:val="none" w:sz="0" w:space="0" w:color="auto"/>
                  </w:divBdr>
                </w:div>
                <w:div w:id="1009410495">
                  <w:marLeft w:val="0"/>
                  <w:marRight w:val="0"/>
                  <w:marTop w:val="0"/>
                  <w:marBottom w:val="0"/>
                  <w:divBdr>
                    <w:top w:val="none" w:sz="0" w:space="0" w:color="auto"/>
                    <w:left w:val="none" w:sz="0" w:space="0" w:color="auto"/>
                    <w:bottom w:val="none" w:sz="0" w:space="0" w:color="auto"/>
                    <w:right w:val="none" w:sz="0" w:space="0" w:color="auto"/>
                  </w:divBdr>
                </w:div>
                <w:div w:id="1015424839">
                  <w:marLeft w:val="0"/>
                  <w:marRight w:val="0"/>
                  <w:marTop w:val="0"/>
                  <w:marBottom w:val="0"/>
                  <w:divBdr>
                    <w:top w:val="none" w:sz="0" w:space="0" w:color="auto"/>
                    <w:left w:val="none" w:sz="0" w:space="0" w:color="auto"/>
                    <w:bottom w:val="none" w:sz="0" w:space="0" w:color="auto"/>
                    <w:right w:val="none" w:sz="0" w:space="0" w:color="auto"/>
                  </w:divBdr>
                </w:div>
                <w:div w:id="1015885677">
                  <w:marLeft w:val="0"/>
                  <w:marRight w:val="0"/>
                  <w:marTop w:val="0"/>
                  <w:marBottom w:val="0"/>
                  <w:divBdr>
                    <w:top w:val="none" w:sz="0" w:space="0" w:color="auto"/>
                    <w:left w:val="none" w:sz="0" w:space="0" w:color="auto"/>
                    <w:bottom w:val="none" w:sz="0" w:space="0" w:color="auto"/>
                    <w:right w:val="none" w:sz="0" w:space="0" w:color="auto"/>
                  </w:divBdr>
                </w:div>
                <w:div w:id="1018389496">
                  <w:marLeft w:val="0"/>
                  <w:marRight w:val="0"/>
                  <w:marTop w:val="0"/>
                  <w:marBottom w:val="0"/>
                  <w:divBdr>
                    <w:top w:val="none" w:sz="0" w:space="0" w:color="auto"/>
                    <w:left w:val="none" w:sz="0" w:space="0" w:color="auto"/>
                    <w:bottom w:val="none" w:sz="0" w:space="0" w:color="auto"/>
                    <w:right w:val="none" w:sz="0" w:space="0" w:color="auto"/>
                  </w:divBdr>
                </w:div>
                <w:div w:id="1021975198">
                  <w:marLeft w:val="0"/>
                  <w:marRight w:val="0"/>
                  <w:marTop w:val="0"/>
                  <w:marBottom w:val="0"/>
                  <w:divBdr>
                    <w:top w:val="none" w:sz="0" w:space="0" w:color="auto"/>
                    <w:left w:val="none" w:sz="0" w:space="0" w:color="auto"/>
                    <w:bottom w:val="none" w:sz="0" w:space="0" w:color="auto"/>
                    <w:right w:val="none" w:sz="0" w:space="0" w:color="auto"/>
                  </w:divBdr>
                </w:div>
                <w:div w:id="1022390617">
                  <w:marLeft w:val="0"/>
                  <w:marRight w:val="0"/>
                  <w:marTop w:val="0"/>
                  <w:marBottom w:val="0"/>
                  <w:divBdr>
                    <w:top w:val="none" w:sz="0" w:space="0" w:color="auto"/>
                    <w:left w:val="none" w:sz="0" w:space="0" w:color="auto"/>
                    <w:bottom w:val="none" w:sz="0" w:space="0" w:color="auto"/>
                    <w:right w:val="none" w:sz="0" w:space="0" w:color="auto"/>
                  </w:divBdr>
                </w:div>
                <w:div w:id="1022517087">
                  <w:marLeft w:val="0"/>
                  <w:marRight w:val="0"/>
                  <w:marTop w:val="0"/>
                  <w:marBottom w:val="0"/>
                  <w:divBdr>
                    <w:top w:val="none" w:sz="0" w:space="0" w:color="auto"/>
                    <w:left w:val="none" w:sz="0" w:space="0" w:color="auto"/>
                    <w:bottom w:val="none" w:sz="0" w:space="0" w:color="auto"/>
                    <w:right w:val="none" w:sz="0" w:space="0" w:color="auto"/>
                  </w:divBdr>
                </w:div>
                <w:div w:id="1023944980">
                  <w:marLeft w:val="0"/>
                  <w:marRight w:val="0"/>
                  <w:marTop w:val="0"/>
                  <w:marBottom w:val="0"/>
                  <w:divBdr>
                    <w:top w:val="none" w:sz="0" w:space="0" w:color="auto"/>
                    <w:left w:val="none" w:sz="0" w:space="0" w:color="auto"/>
                    <w:bottom w:val="none" w:sz="0" w:space="0" w:color="auto"/>
                    <w:right w:val="none" w:sz="0" w:space="0" w:color="auto"/>
                  </w:divBdr>
                </w:div>
                <w:div w:id="1026835171">
                  <w:marLeft w:val="0"/>
                  <w:marRight w:val="0"/>
                  <w:marTop w:val="0"/>
                  <w:marBottom w:val="0"/>
                  <w:divBdr>
                    <w:top w:val="none" w:sz="0" w:space="0" w:color="auto"/>
                    <w:left w:val="none" w:sz="0" w:space="0" w:color="auto"/>
                    <w:bottom w:val="none" w:sz="0" w:space="0" w:color="auto"/>
                    <w:right w:val="none" w:sz="0" w:space="0" w:color="auto"/>
                  </w:divBdr>
                </w:div>
                <w:div w:id="1029647791">
                  <w:marLeft w:val="0"/>
                  <w:marRight w:val="0"/>
                  <w:marTop w:val="0"/>
                  <w:marBottom w:val="0"/>
                  <w:divBdr>
                    <w:top w:val="none" w:sz="0" w:space="0" w:color="auto"/>
                    <w:left w:val="none" w:sz="0" w:space="0" w:color="auto"/>
                    <w:bottom w:val="none" w:sz="0" w:space="0" w:color="auto"/>
                    <w:right w:val="none" w:sz="0" w:space="0" w:color="auto"/>
                  </w:divBdr>
                </w:div>
                <w:div w:id="1031423169">
                  <w:marLeft w:val="0"/>
                  <w:marRight w:val="0"/>
                  <w:marTop w:val="0"/>
                  <w:marBottom w:val="0"/>
                  <w:divBdr>
                    <w:top w:val="none" w:sz="0" w:space="0" w:color="auto"/>
                    <w:left w:val="none" w:sz="0" w:space="0" w:color="auto"/>
                    <w:bottom w:val="none" w:sz="0" w:space="0" w:color="auto"/>
                    <w:right w:val="none" w:sz="0" w:space="0" w:color="auto"/>
                  </w:divBdr>
                </w:div>
                <w:div w:id="1035808866">
                  <w:marLeft w:val="0"/>
                  <w:marRight w:val="0"/>
                  <w:marTop w:val="0"/>
                  <w:marBottom w:val="0"/>
                  <w:divBdr>
                    <w:top w:val="none" w:sz="0" w:space="0" w:color="auto"/>
                    <w:left w:val="none" w:sz="0" w:space="0" w:color="auto"/>
                    <w:bottom w:val="none" w:sz="0" w:space="0" w:color="auto"/>
                    <w:right w:val="none" w:sz="0" w:space="0" w:color="auto"/>
                  </w:divBdr>
                </w:div>
                <w:div w:id="1038627326">
                  <w:marLeft w:val="0"/>
                  <w:marRight w:val="0"/>
                  <w:marTop w:val="0"/>
                  <w:marBottom w:val="0"/>
                  <w:divBdr>
                    <w:top w:val="none" w:sz="0" w:space="0" w:color="auto"/>
                    <w:left w:val="none" w:sz="0" w:space="0" w:color="auto"/>
                    <w:bottom w:val="none" w:sz="0" w:space="0" w:color="auto"/>
                    <w:right w:val="none" w:sz="0" w:space="0" w:color="auto"/>
                  </w:divBdr>
                </w:div>
                <w:div w:id="1041172458">
                  <w:marLeft w:val="0"/>
                  <w:marRight w:val="0"/>
                  <w:marTop w:val="0"/>
                  <w:marBottom w:val="0"/>
                  <w:divBdr>
                    <w:top w:val="none" w:sz="0" w:space="0" w:color="auto"/>
                    <w:left w:val="none" w:sz="0" w:space="0" w:color="auto"/>
                    <w:bottom w:val="none" w:sz="0" w:space="0" w:color="auto"/>
                    <w:right w:val="none" w:sz="0" w:space="0" w:color="auto"/>
                  </w:divBdr>
                </w:div>
                <w:div w:id="1043092417">
                  <w:marLeft w:val="0"/>
                  <w:marRight w:val="0"/>
                  <w:marTop w:val="0"/>
                  <w:marBottom w:val="0"/>
                  <w:divBdr>
                    <w:top w:val="none" w:sz="0" w:space="0" w:color="auto"/>
                    <w:left w:val="none" w:sz="0" w:space="0" w:color="auto"/>
                    <w:bottom w:val="none" w:sz="0" w:space="0" w:color="auto"/>
                    <w:right w:val="none" w:sz="0" w:space="0" w:color="auto"/>
                  </w:divBdr>
                </w:div>
                <w:div w:id="1044256194">
                  <w:marLeft w:val="0"/>
                  <w:marRight w:val="0"/>
                  <w:marTop w:val="0"/>
                  <w:marBottom w:val="0"/>
                  <w:divBdr>
                    <w:top w:val="none" w:sz="0" w:space="0" w:color="auto"/>
                    <w:left w:val="none" w:sz="0" w:space="0" w:color="auto"/>
                    <w:bottom w:val="none" w:sz="0" w:space="0" w:color="auto"/>
                    <w:right w:val="none" w:sz="0" w:space="0" w:color="auto"/>
                  </w:divBdr>
                </w:div>
                <w:div w:id="1045451594">
                  <w:marLeft w:val="0"/>
                  <w:marRight w:val="0"/>
                  <w:marTop w:val="0"/>
                  <w:marBottom w:val="0"/>
                  <w:divBdr>
                    <w:top w:val="none" w:sz="0" w:space="0" w:color="auto"/>
                    <w:left w:val="none" w:sz="0" w:space="0" w:color="auto"/>
                    <w:bottom w:val="none" w:sz="0" w:space="0" w:color="auto"/>
                    <w:right w:val="none" w:sz="0" w:space="0" w:color="auto"/>
                  </w:divBdr>
                </w:div>
                <w:div w:id="1045570268">
                  <w:marLeft w:val="0"/>
                  <w:marRight w:val="0"/>
                  <w:marTop w:val="0"/>
                  <w:marBottom w:val="0"/>
                  <w:divBdr>
                    <w:top w:val="none" w:sz="0" w:space="0" w:color="auto"/>
                    <w:left w:val="none" w:sz="0" w:space="0" w:color="auto"/>
                    <w:bottom w:val="none" w:sz="0" w:space="0" w:color="auto"/>
                    <w:right w:val="none" w:sz="0" w:space="0" w:color="auto"/>
                  </w:divBdr>
                </w:div>
                <w:div w:id="1046834315">
                  <w:marLeft w:val="0"/>
                  <w:marRight w:val="0"/>
                  <w:marTop w:val="0"/>
                  <w:marBottom w:val="0"/>
                  <w:divBdr>
                    <w:top w:val="none" w:sz="0" w:space="0" w:color="auto"/>
                    <w:left w:val="none" w:sz="0" w:space="0" w:color="auto"/>
                    <w:bottom w:val="none" w:sz="0" w:space="0" w:color="auto"/>
                    <w:right w:val="none" w:sz="0" w:space="0" w:color="auto"/>
                  </w:divBdr>
                </w:div>
                <w:div w:id="1050349278">
                  <w:marLeft w:val="0"/>
                  <w:marRight w:val="0"/>
                  <w:marTop w:val="0"/>
                  <w:marBottom w:val="0"/>
                  <w:divBdr>
                    <w:top w:val="none" w:sz="0" w:space="0" w:color="auto"/>
                    <w:left w:val="none" w:sz="0" w:space="0" w:color="auto"/>
                    <w:bottom w:val="none" w:sz="0" w:space="0" w:color="auto"/>
                    <w:right w:val="none" w:sz="0" w:space="0" w:color="auto"/>
                  </w:divBdr>
                </w:div>
                <w:div w:id="1052844265">
                  <w:marLeft w:val="0"/>
                  <w:marRight w:val="0"/>
                  <w:marTop w:val="0"/>
                  <w:marBottom w:val="0"/>
                  <w:divBdr>
                    <w:top w:val="none" w:sz="0" w:space="0" w:color="auto"/>
                    <w:left w:val="none" w:sz="0" w:space="0" w:color="auto"/>
                    <w:bottom w:val="none" w:sz="0" w:space="0" w:color="auto"/>
                    <w:right w:val="none" w:sz="0" w:space="0" w:color="auto"/>
                  </w:divBdr>
                </w:div>
                <w:div w:id="1059741585">
                  <w:marLeft w:val="0"/>
                  <w:marRight w:val="0"/>
                  <w:marTop w:val="0"/>
                  <w:marBottom w:val="0"/>
                  <w:divBdr>
                    <w:top w:val="none" w:sz="0" w:space="0" w:color="auto"/>
                    <w:left w:val="none" w:sz="0" w:space="0" w:color="auto"/>
                    <w:bottom w:val="none" w:sz="0" w:space="0" w:color="auto"/>
                    <w:right w:val="none" w:sz="0" w:space="0" w:color="auto"/>
                  </w:divBdr>
                </w:div>
                <w:div w:id="1060902391">
                  <w:marLeft w:val="0"/>
                  <w:marRight w:val="0"/>
                  <w:marTop w:val="0"/>
                  <w:marBottom w:val="0"/>
                  <w:divBdr>
                    <w:top w:val="none" w:sz="0" w:space="0" w:color="auto"/>
                    <w:left w:val="none" w:sz="0" w:space="0" w:color="auto"/>
                    <w:bottom w:val="none" w:sz="0" w:space="0" w:color="auto"/>
                    <w:right w:val="none" w:sz="0" w:space="0" w:color="auto"/>
                  </w:divBdr>
                </w:div>
                <w:div w:id="1060984786">
                  <w:marLeft w:val="0"/>
                  <w:marRight w:val="0"/>
                  <w:marTop w:val="0"/>
                  <w:marBottom w:val="0"/>
                  <w:divBdr>
                    <w:top w:val="none" w:sz="0" w:space="0" w:color="auto"/>
                    <w:left w:val="none" w:sz="0" w:space="0" w:color="auto"/>
                    <w:bottom w:val="none" w:sz="0" w:space="0" w:color="auto"/>
                    <w:right w:val="none" w:sz="0" w:space="0" w:color="auto"/>
                  </w:divBdr>
                </w:div>
                <w:div w:id="1061053338">
                  <w:marLeft w:val="0"/>
                  <w:marRight w:val="0"/>
                  <w:marTop w:val="0"/>
                  <w:marBottom w:val="0"/>
                  <w:divBdr>
                    <w:top w:val="none" w:sz="0" w:space="0" w:color="auto"/>
                    <w:left w:val="none" w:sz="0" w:space="0" w:color="auto"/>
                    <w:bottom w:val="none" w:sz="0" w:space="0" w:color="auto"/>
                    <w:right w:val="none" w:sz="0" w:space="0" w:color="auto"/>
                  </w:divBdr>
                </w:div>
                <w:div w:id="1065761716">
                  <w:marLeft w:val="0"/>
                  <w:marRight w:val="0"/>
                  <w:marTop w:val="0"/>
                  <w:marBottom w:val="0"/>
                  <w:divBdr>
                    <w:top w:val="none" w:sz="0" w:space="0" w:color="auto"/>
                    <w:left w:val="none" w:sz="0" w:space="0" w:color="auto"/>
                    <w:bottom w:val="none" w:sz="0" w:space="0" w:color="auto"/>
                    <w:right w:val="none" w:sz="0" w:space="0" w:color="auto"/>
                  </w:divBdr>
                </w:div>
                <w:div w:id="1068185795">
                  <w:marLeft w:val="0"/>
                  <w:marRight w:val="0"/>
                  <w:marTop w:val="0"/>
                  <w:marBottom w:val="0"/>
                  <w:divBdr>
                    <w:top w:val="none" w:sz="0" w:space="0" w:color="auto"/>
                    <w:left w:val="none" w:sz="0" w:space="0" w:color="auto"/>
                    <w:bottom w:val="none" w:sz="0" w:space="0" w:color="auto"/>
                    <w:right w:val="none" w:sz="0" w:space="0" w:color="auto"/>
                  </w:divBdr>
                </w:div>
                <w:div w:id="1068266336">
                  <w:marLeft w:val="0"/>
                  <w:marRight w:val="0"/>
                  <w:marTop w:val="0"/>
                  <w:marBottom w:val="0"/>
                  <w:divBdr>
                    <w:top w:val="none" w:sz="0" w:space="0" w:color="auto"/>
                    <w:left w:val="none" w:sz="0" w:space="0" w:color="auto"/>
                    <w:bottom w:val="none" w:sz="0" w:space="0" w:color="auto"/>
                    <w:right w:val="none" w:sz="0" w:space="0" w:color="auto"/>
                  </w:divBdr>
                </w:div>
                <w:div w:id="1068386547">
                  <w:marLeft w:val="0"/>
                  <w:marRight w:val="0"/>
                  <w:marTop w:val="0"/>
                  <w:marBottom w:val="0"/>
                  <w:divBdr>
                    <w:top w:val="none" w:sz="0" w:space="0" w:color="auto"/>
                    <w:left w:val="none" w:sz="0" w:space="0" w:color="auto"/>
                    <w:bottom w:val="none" w:sz="0" w:space="0" w:color="auto"/>
                    <w:right w:val="none" w:sz="0" w:space="0" w:color="auto"/>
                  </w:divBdr>
                </w:div>
                <w:div w:id="1068456524">
                  <w:marLeft w:val="0"/>
                  <w:marRight w:val="0"/>
                  <w:marTop w:val="0"/>
                  <w:marBottom w:val="0"/>
                  <w:divBdr>
                    <w:top w:val="none" w:sz="0" w:space="0" w:color="auto"/>
                    <w:left w:val="none" w:sz="0" w:space="0" w:color="auto"/>
                    <w:bottom w:val="none" w:sz="0" w:space="0" w:color="auto"/>
                    <w:right w:val="none" w:sz="0" w:space="0" w:color="auto"/>
                  </w:divBdr>
                </w:div>
                <w:div w:id="1072432350">
                  <w:marLeft w:val="0"/>
                  <w:marRight w:val="0"/>
                  <w:marTop w:val="0"/>
                  <w:marBottom w:val="0"/>
                  <w:divBdr>
                    <w:top w:val="none" w:sz="0" w:space="0" w:color="auto"/>
                    <w:left w:val="none" w:sz="0" w:space="0" w:color="auto"/>
                    <w:bottom w:val="none" w:sz="0" w:space="0" w:color="auto"/>
                    <w:right w:val="none" w:sz="0" w:space="0" w:color="auto"/>
                  </w:divBdr>
                </w:div>
                <w:div w:id="1079711186">
                  <w:marLeft w:val="0"/>
                  <w:marRight w:val="0"/>
                  <w:marTop w:val="0"/>
                  <w:marBottom w:val="0"/>
                  <w:divBdr>
                    <w:top w:val="none" w:sz="0" w:space="0" w:color="auto"/>
                    <w:left w:val="none" w:sz="0" w:space="0" w:color="auto"/>
                    <w:bottom w:val="none" w:sz="0" w:space="0" w:color="auto"/>
                    <w:right w:val="none" w:sz="0" w:space="0" w:color="auto"/>
                  </w:divBdr>
                </w:div>
                <w:div w:id="1079980142">
                  <w:marLeft w:val="0"/>
                  <w:marRight w:val="0"/>
                  <w:marTop w:val="0"/>
                  <w:marBottom w:val="0"/>
                  <w:divBdr>
                    <w:top w:val="none" w:sz="0" w:space="0" w:color="auto"/>
                    <w:left w:val="none" w:sz="0" w:space="0" w:color="auto"/>
                    <w:bottom w:val="none" w:sz="0" w:space="0" w:color="auto"/>
                    <w:right w:val="none" w:sz="0" w:space="0" w:color="auto"/>
                  </w:divBdr>
                </w:div>
                <w:div w:id="1080445323">
                  <w:marLeft w:val="0"/>
                  <w:marRight w:val="0"/>
                  <w:marTop w:val="0"/>
                  <w:marBottom w:val="0"/>
                  <w:divBdr>
                    <w:top w:val="none" w:sz="0" w:space="0" w:color="auto"/>
                    <w:left w:val="none" w:sz="0" w:space="0" w:color="auto"/>
                    <w:bottom w:val="none" w:sz="0" w:space="0" w:color="auto"/>
                    <w:right w:val="none" w:sz="0" w:space="0" w:color="auto"/>
                  </w:divBdr>
                </w:div>
                <w:div w:id="1083065235">
                  <w:marLeft w:val="0"/>
                  <w:marRight w:val="0"/>
                  <w:marTop w:val="0"/>
                  <w:marBottom w:val="0"/>
                  <w:divBdr>
                    <w:top w:val="none" w:sz="0" w:space="0" w:color="auto"/>
                    <w:left w:val="none" w:sz="0" w:space="0" w:color="auto"/>
                    <w:bottom w:val="none" w:sz="0" w:space="0" w:color="auto"/>
                    <w:right w:val="none" w:sz="0" w:space="0" w:color="auto"/>
                  </w:divBdr>
                </w:div>
                <w:div w:id="1085805310">
                  <w:marLeft w:val="0"/>
                  <w:marRight w:val="0"/>
                  <w:marTop w:val="0"/>
                  <w:marBottom w:val="0"/>
                  <w:divBdr>
                    <w:top w:val="none" w:sz="0" w:space="0" w:color="auto"/>
                    <w:left w:val="none" w:sz="0" w:space="0" w:color="auto"/>
                    <w:bottom w:val="none" w:sz="0" w:space="0" w:color="auto"/>
                    <w:right w:val="none" w:sz="0" w:space="0" w:color="auto"/>
                  </w:divBdr>
                </w:div>
                <w:div w:id="1090469878">
                  <w:marLeft w:val="0"/>
                  <w:marRight w:val="0"/>
                  <w:marTop w:val="0"/>
                  <w:marBottom w:val="0"/>
                  <w:divBdr>
                    <w:top w:val="none" w:sz="0" w:space="0" w:color="auto"/>
                    <w:left w:val="none" w:sz="0" w:space="0" w:color="auto"/>
                    <w:bottom w:val="none" w:sz="0" w:space="0" w:color="auto"/>
                    <w:right w:val="none" w:sz="0" w:space="0" w:color="auto"/>
                  </w:divBdr>
                </w:div>
                <w:div w:id="1097672430">
                  <w:marLeft w:val="0"/>
                  <w:marRight w:val="0"/>
                  <w:marTop w:val="0"/>
                  <w:marBottom w:val="0"/>
                  <w:divBdr>
                    <w:top w:val="none" w:sz="0" w:space="0" w:color="auto"/>
                    <w:left w:val="none" w:sz="0" w:space="0" w:color="auto"/>
                    <w:bottom w:val="none" w:sz="0" w:space="0" w:color="auto"/>
                    <w:right w:val="none" w:sz="0" w:space="0" w:color="auto"/>
                  </w:divBdr>
                </w:div>
                <w:div w:id="1098330078">
                  <w:marLeft w:val="0"/>
                  <w:marRight w:val="0"/>
                  <w:marTop w:val="0"/>
                  <w:marBottom w:val="0"/>
                  <w:divBdr>
                    <w:top w:val="none" w:sz="0" w:space="0" w:color="auto"/>
                    <w:left w:val="none" w:sz="0" w:space="0" w:color="auto"/>
                    <w:bottom w:val="none" w:sz="0" w:space="0" w:color="auto"/>
                    <w:right w:val="none" w:sz="0" w:space="0" w:color="auto"/>
                  </w:divBdr>
                </w:div>
                <w:div w:id="1098914073">
                  <w:marLeft w:val="0"/>
                  <w:marRight w:val="0"/>
                  <w:marTop w:val="0"/>
                  <w:marBottom w:val="0"/>
                  <w:divBdr>
                    <w:top w:val="none" w:sz="0" w:space="0" w:color="auto"/>
                    <w:left w:val="none" w:sz="0" w:space="0" w:color="auto"/>
                    <w:bottom w:val="none" w:sz="0" w:space="0" w:color="auto"/>
                    <w:right w:val="none" w:sz="0" w:space="0" w:color="auto"/>
                  </w:divBdr>
                </w:div>
                <w:div w:id="1099567799">
                  <w:marLeft w:val="0"/>
                  <w:marRight w:val="0"/>
                  <w:marTop w:val="0"/>
                  <w:marBottom w:val="0"/>
                  <w:divBdr>
                    <w:top w:val="none" w:sz="0" w:space="0" w:color="auto"/>
                    <w:left w:val="none" w:sz="0" w:space="0" w:color="auto"/>
                    <w:bottom w:val="none" w:sz="0" w:space="0" w:color="auto"/>
                    <w:right w:val="none" w:sz="0" w:space="0" w:color="auto"/>
                  </w:divBdr>
                </w:div>
                <w:div w:id="1099712445">
                  <w:marLeft w:val="0"/>
                  <w:marRight w:val="0"/>
                  <w:marTop w:val="0"/>
                  <w:marBottom w:val="0"/>
                  <w:divBdr>
                    <w:top w:val="none" w:sz="0" w:space="0" w:color="auto"/>
                    <w:left w:val="none" w:sz="0" w:space="0" w:color="auto"/>
                    <w:bottom w:val="none" w:sz="0" w:space="0" w:color="auto"/>
                    <w:right w:val="none" w:sz="0" w:space="0" w:color="auto"/>
                  </w:divBdr>
                </w:div>
                <w:div w:id="1101606596">
                  <w:marLeft w:val="0"/>
                  <w:marRight w:val="0"/>
                  <w:marTop w:val="0"/>
                  <w:marBottom w:val="0"/>
                  <w:divBdr>
                    <w:top w:val="none" w:sz="0" w:space="0" w:color="auto"/>
                    <w:left w:val="none" w:sz="0" w:space="0" w:color="auto"/>
                    <w:bottom w:val="none" w:sz="0" w:space="0" w:color="auto"/>
                    <w:right w:val="none" w:sz="0" w:space="0" w:color="auto"/>
                  </w:divBdr>
                </w:div>
                <w:div w:id="1103036775">
                  <w:marLeft w:val="0"/>
                  <w:marRight w:val="0"/>
                  <w:marTop w:val="0"/>
                  <w:marBottom w:val="0"/>
                  <w:divBdr>
                    <w:top w:val="none" w:sz="0" w:space="0" w:color="auto"/>
                    <w:left w:val="none" w:sz="0" w:space="0" w:color="auto"/>
                    <w:bottom w:val="none" w:sz="0" w:space="0" w:color="auto"/>
                    <w:right w:val="none" w:sz="0" w:space="0" w:color="auto"/>
                  </w:divBdr>
                </w:div>
                <w:div w:id="1103459910">
                  <w:marLeft w:val="0"/>
                  <w:marRight w:val="0"/>
                  <w:marTop w:val="0"/>
                  <w:marBottom w:val="0"/>
                  <w:divBdr>
                    <w:top w:val="none" w:sz="0" w:space="0" w:color="auto"/>
                    <w:left w:val="none" w:sz="0" w:space="0" w:color="auto"/>
                    <w:bottom w:val="none" w:sz="0" w:space="0" w:color="auto"/>
                    <w:right w:val="none" w:sz="0" w:space="0" w:color="auto"/>
                  </w:divBdr>
                </w:div>
                <w:div w:id="1104031965">
                  <w:marLeft w:val="0"/>
                  <w:marRight w:val="0"/>
                  <w:marTop w:val="0"/>
                  <w:marBottom w:val="0"/>
                  <w:divBdr>
                    <w:top w:val="none" w:sz="0" w:space="0" w:color="auto"/>
                    <w:left w:val="none" w:sz="0" w:space="0" w:color="auto"/>
                    <w:bottom w:val="none" w:sz="0" w:space="0" w:color="auto"/>
                    <w:right w:val="none" w:sz="0" w:space="0" w:color="auto"/>
                  </w:divBdr>
                </w:div>
                <w:div w:id="1104303680">
                  <w:marLeft w:val="0"/>
                  <w:marRight w:val="0"/>
                  <w:marTop w:val="0"/>
                  <w:marBottom w:val="0"/>
                  <w:divBdr>
                    <w:top w:val="none" w:sz="0" w:space="0" w:color="auto"/>
                    <w:left w:val="none" w:sz="0" w:space="0" w:color="auto"/>
                    <w:bottom w:val="none" w:sz="0" w:space="0" w:color="auto"/>
                    <w:right w:val="none" w:sz="0" w:space="0" w:color="auto"/>
                  </w:divBdr>
                </w:div>
                <w:div w:id="1105075702">
                  <w:marLeft w:val="0"/>
                  <w:marRight w:val="0"/>
                  <w:marTop w:val="0"/>
                  <w:marBottom w:val="0"/>
                  <w:divBdr>
                    <w:top w:val="none" w:sz="0" w:space="0" w:color="auto"/>
                    <w:left w:val="none" w:sz="0" w:space="0" w:color="auto"/>
                    <w:bottom w:val="none" w:sz="0" w:space="0" w:color="auto"/>
                    <w:right w:val="none" w:sz="0" w:space="0" w:color="auto"/>
                  </w:divBdr>
                </w:div>
                <w:div w:id="1107389360">
                  <w:marLeft w:val="0"/>
                  <w:marRight w:val="0"/>
                  <w:marTop w:val="0"/>
                  <w:marBottom w:val="0"/>
                  <w:divBdr>
                    <w:top w:val="none" w:sz="0" w:space="0" w:color="auto"/>
                    <w:left w:val="none" w:sz="0" w:space="0" w:color="auto"/>
                    <w:bottom w:val="none" w:sz="0" w:space="0" w:color="auto"/>
                    <w:right w:val="none" w:sz="0" w:space="0" w:color="auto"/>
                  </w:divBdr>
                </w:div>
                <w:div w:id="1108741682">
                  <w:marLeft w:val="0"/>
                  <w:marRight w:val="0"/>
                  <w:marTop w:val="0"/>
                  <w:marBottom w:val="0"/>
                  <w:divBdr>
                    <w:top w:val="none" w:sz="0" w:space="0" w:color="auto"/>
                    <w:left w:val="none" w:sz="0" w:space="0" w:color="auto"/>
                    <w:bottom w:val="none" w:sz="0" w:space="0" w:color="auto"/>
                    <w:right w:val="none" w:sz="0" w:space="0" w:color="auto"/>
                  </w:divBdr>
                </w:div>
                <w:div w:id="1110508717">
                  <w:marLeft w:val="0"/>
                  <w:marRight w:val="0"/>
                  <w:marTop w:val="0"/>
                  <w:marBottom w:val="0"/>
                  <w:divBdr>
                    <w:top w:val="none" w:sz="0" w:space="0" w:color="auto"/>
                    <w:left w:val="none" w:sz="0" w:space="0" w:color="auto"/>
                    <w:bottom w:val="none" w:sz="0" w:space="0" w:color="auto"/>
                    <w:right w:val="none" w:sz="0" w:space="0" w:color="auto"/>
                  </w:divBdr>
                </w:div>
                <w:div w:id="1110589078">
                  <w:marLeft w:val="0"/>
                  <w:marRight w:val="0"/>
                  <w:marTop w:val="0"/>
                  <w:marBottom w:val="0"/>
                  <w:divBdr>
                    <w:top w:val="none" w:sz="0" w:space="0" w:color="auto"/>
                    <w:left w:val="none" w:sz="0" w:space="0" w:color="auto"/>
                    <w:bottom w:val="none" w:sz="0" w:space="0" w:color="auto"/>
                    <w:right w:val="none" w:sz="0" w:space="0" w:color="auto"/>
                  </w:divBdr>
                </w:div>
                <w:div w:id="1110927925">
                  <w:marLeft w:val="0"/>
                  <w:marRight w:val="0"/>
                  <w:marTop w:val="0"/>
                  <w:marBottom w:val="0"/>
                  <w:divBdr>
                    <w:top w:val="none" w:sz="0" w:space="0" w:color="auto"/>
                    <w:left w:val="none" w:sz="0" w:space="0" w:color="auto"/>
                    <w:bottom w:val="none" w:sz="0" w:space="0" w:color="auto"/>
                    <w:right w:val="none" w:sz="0" w:space="0" w:color="auto"/>
                  </w:divBdr>
                </w:div>
                <w:div w:id="1110974956">
                  <w:marLeft w:val="0"/>
                  <w:marRight w:val="0"/>
                  <w:marTop w:val="0"/>
                  <w:marBottom w:val="0"/>
                  <w:divBdr>
                    <w:top w:val="none" w:sz="0" w:space="0" w:color="auto"/>
                    <w:left w:val="none" w:sz="0" w:space="0" w:color="auto"/>
                    <w:bottom w:val="none" w:sz="0" w:space="0" w:color="auto"/>
                    <w:right w:val="none" w:sz="0" w:space="0" w:color="auto"/>
                  </w:divBdr>
                </w:div>
                <w:div w:id="1112281322">
                  <w:marLeft w:val="0"/>
                  <w:marRight w:val="0"/>
                  <w:marTop w:val="0"/>
                  <w:marBottom w:val="0"/>
                  <w:divBdr>
                    <w:top w:val="none" w:sz="0" w:space="0" w:color="auto"/>
                    <w:left w:val="none" w:sz="0" w:space="0" w:color="auto"/>
                    <w:bottom w:val="none" w:sz="0" w:space="0" w:color="auto"/>
                    <w:right w:val="none" w:sz="0" w:space="0" w:color="auto"/>
                  </w:divBdr>
                </w:div>
                <w:div w:id="1116563860">
                  <w:marLeft w:val="0"/>
                  <w:marRight w:val="0"/>
                  <w:marTop w:val="0"/>
                  <w:marBottom w:val="0"/>
                  <w:divBdr>
                    <w:top w:val="none" w:sz="0" w:space="0" w:color="auto"/>
                    <w:left w:val="none" w:sz="0" w:space="0" w:color="auto"/>
                    <w:bottom w:val="none" w:sz="0" w:space="0" w:color="auto"/>
                    <w:right w:val="none" w:sz="0" w:space="0" w:color="auto"/>
                  </w:divBdr>
                </w:div>
                <w:div w:id="1117027406">
                  <w:marLeft w:val="0"/>
                  <w:marRight w:val="0"/>
                  <w:marTop w:val="0"/>
                  <w:marBottom w:val="0"/>
                  <w:divBdr>
                    <w:top w:val="none" w:sz="0" w:space="0" w:color="auto"/>
                    <w:left w:val="none" w:sz="0" w:space="0" w:color="auto"/>
                    <w:bottom w:val="none" w:sz="0" w:space="0" w:color="auto"/>
                    <w:right w:val="none" w:sz="0" w:space="0" w:color="auto"/>
                  </w:divBdr>
                </w:div>
                <w:div w:id="1121270007">
                  <w:marLeft w:val="0"/>
                  <w:marRight w:val="0"/>
                  <w:marTop w:val="0"/>
                  <w:marBottom w:val="0"/>
                  <w:divBdr>
                    <w:top w:val="none" w:sz="0" w:space="0" w:color="auto"/>
                    <w:left w:val="none" w:sz="0" w:space="0" w:color="auto"/>
                    <w:bottom w:val="none" w:sz="0" w:space="0" w:color="auto"/>
                    <w:right w:val="none" w:sz="0" w:space="0" w:color="auto"/>
                  </w:divBdr>
                </w:div>
                <w:div w:id="1123035867">
                  <w:marLeft w:val="0"/>
                  <w:marRight w:val="0"/>
                  <w:marTop w:val="0"/>
                  <w:marBottom w:val="0"/>
                  <w:divBdr>
                    <w:top w:val="none" w:sz="0" w:space="0" w:color="auto"/>
                    <w:left w:val="none" w:sz="0" w:space="0" w:color="auto"/>
                    <w:bottom w:val="none" w:sz="0" w:space="0" w:color="auto"/>
                    <w:right w:val="none" w:sz="0" w:space="0" w:color="auto"/>
                  </w:divBdr>
                </w:div>
                <w:div w:id="1125612254">
                  <w:marLeft w:val="0"/>
                  <w:marRight w:val="0"/>
                  <w:marTop w:val="0"/>
                  <w:marBottom w:val="0"/>
                  <w:divBdr>
                    <w:top w:val="none" w:sz="0" w:space="0" w:color="auto"/>
                    <w:left w:val="none" w:sz="0" w:space="0" w:color="auto"/>
                    <w:bottom w:val="none" w:sz="0" w:space="0" w:color="auto"/>
                    <w:right w:val="none" w:sz="0" w:space="0" w:color="auto"/>
                  </w:divBdr>
                </w:div>
                <w:div w:id="1125929333">
                  <w:marLeft w:val="0"/>
                  <w:marRight w:val="0"/>
                  <w:marTop w:val="0"/>
                  <w:marBottom w:val="0"/>
                  <w:divBdr>
                    <w:top w:val="none" w:sz="0" w:space="0" w:color="auto"/>
                    <w:left w:val="none" w:sz="0" w:space="0" w:color="auto"/>
                    <w:bottom w:val="none" w:sz="0" w:space="0" w:color="auto"/>
                    <w:right w:val="none" w:sz="0" w:space="0" w:color="auto"/>
                  </w:divBdr>
                </w:div>
                <w:div w:id="1126242087">
                  <w:marLeft w:val="0"/>
                  <w:marRight w:val="0"/>
                  <w:marTop w:val="0"/>
                  <w:marBottom w:val="0"/>
                  <w:divBdr>
                    <w:top w:val="none" w:sz="0" w:space="0" w:color="auto"/>
                    <w:left w:val="none" w:sz="0" w:space="0" w:color="auto"/>
                    <w:bottom w:val="none" w:sz="0" w:space="0" w:color="auto"/>
                    <w:right w:val="none" w:sz="0" w:space="0" w:color="auto"/>
                  </w:divBdr>
                </w:div>
                <w:div w:id="1127890037">
                  <w:marLeft w:val="0"/>
                  <w:marRight w:val="0"/>
                  <w:marTop w:val="0"/>
                  <w:marBottom w:val="0"/>
                  <w:divBdr>
                    <w:top w:val="none" w:sz="0" w:space="0" w:color="auto"/>
                    <w:left w:val="none" w:sz="0" w:space="0" w:color="auto"/>
                    <w:bottom w:val="none" w:sz="0" w:space="0" w:color="auto"/>
                    <w:right w:val="none" w:sz="0" w:space="0" w:color="auto"/>
                  </w:divBdr>
                </w:div>
                <w:div w:id="1131483272">
                  <w:marLeft w:val="0"/>
                  <w:marRight w:val="0"/>
                  <w:marTop w:val="0"/>
                  <w:marBottom w:val="0"/>
                  <w:divBdr>
                    <w:top w:val="none" w:sz="0" w:space="0" w:color="auto"/>
                    <w:left w:val="none" w:sz="0" w:space="0" w:color="auto"/>
                    <w:bottom w:val="none" w:sz="0" w:space="0" w:color="auto"/>
                    <w:right w:val="none" w:sz="0" w:space="0" w:color="auto"/>
                  </w:divBdr>
                </w:div>
                <w:div w:id="1131943669">
                  <w:marLeft w:val="0"/>
                  <w:marRight w:val="0"/>
                  <w:marTop w:val="0"/>
                  <w:marBottom w:val="0"/>
                  <w:divBdr>
                    <w:top w:val="none" w:sz="0" w:space="0" w:color="auto"/>
                    <w:left w:val="none" w:sz="0" w:space="0" w:color="auto"/>
                    <w:bottom w:val="none" w:sz="0" w:space="0" w:color="auto"/>
                    <w:right w:val="none" w:sz="0" w:space="0" w:color="auto"/>
                  </w:divBdr>
                </w:div>
                <w:div w:id="1133013212">
                  <w:marLeft w:val="0"/>
                  <w:marRight w:val="0"/>
                  <w:marTop w:val="0"/>
                  <w:marBottom w:val="0"/>
                  <w:divBdr>
                    <w:top w:val="none" w:sz="0" w:space="0" w:color="auto"/>
                    <w:left w:val="none" w:sz="0" w:space="0" w:color="auto"/>
                    <w:bottom w:val="none" w:sz="0" w:space="0" w:color="auto"/>
                    <w:right w:val="none" w:sz="0" w:space="0" w:color="auto"/>
                  </w:divBdr>
                </w:div>
                <w:div w:id="1135373346">
                  <w:marLeft w:val="0"/>
                  <w:marRight w:val="0"/>
                  <w:marTop w:val="0"/>
                  <w:marBottom w:val="0"/>
                  <w:divBdr>
                    <w:top w:val="none" w:sz="0" w:space="0" w:color="auto"/>
                    <w:left w:val="none" w:sz="0" w:space="0" w:color="auto"/>
                    <w:bottom w:val="none" w:sz="0" w:space="0" w:color="auto"/>
                    <w:right w:val="none" w:sz="0" w:space="0" w:color="auto"/>
                  </w:divBdr>
                </w:div>
                <w:div w:id="1137719964">
                  <w:marLeft w:val="0"/>
                  <w:marRight w:val="0"/>
                  <w:marTop w:val="0"/>
                  <w:marBottom w:val="0"/>
                  <w:divBdr>
                    <w:top w:val="none" w:sz="0" w:space="0" w:color="auto"/>
                    <w:left w:val="none" w:sz="0" w:space="0" w:color="auto"/>
                    <w:bottom w:val="none" w:sz="0" w:space="0" w:color="auto"/>
                    <w:right w:val="none" w:sz="0" w:space="0" w:color="auto"/>
                  </w:divBdr>
                </w:div>
                <w:div w:id="1140000590">
                  <w:marLeft w:val="0"/>
                  <w:marRight w:val="0"/>
                  <w:marTop w:val="0"/>
                  <w:marBottom w:val="0"/>
                  <w:divBdr>
                    <w:top w:val="none" w:sz="0" w:space="0" w:color="auto"/>
                    <w:left w:val="none" w:sz="0" w:space="0" w:color="auto"/>
                    <w:bottom w:val="none" w:sz="0" w:space="0" w:color="auto"/>
                    <w:right w:val="none" w:sz="0" w:space="0" w:color="auto"/>
                  </w:divBdr>
                </w:div>
                <w:div w:id="1145053339">
                  <w:marLeft w:val="0"/>
                  <w:marRight w:val="0"/>
                  <w:marTop w:val="0"/>
                  <w:marBottom w:val="0"/>
                  <w:divBdr>
                    <w:top w:val="none" w:sz="0" w:space="0" w:color="auto"/>
                    <w:left w:val="none" w:sz="0" w:space="0" w:color="auto"/>
                    <w:bottom w:val="none" w:sz="0" w:space="0" w:color="auto"/>
                    <w:right w:val="none" w:sz="0" w:space="0" w:color="auto"/>
                  </w:divBdr>
                </w:div>
                <w:div w:id="1146706382">
                  <w:marLeft w:val="0"/>
                  <w:marRight w:val="0"/>
                  <w:marTop w:val="0"/>
                  <w:marBottom w:val="0"/>
                  <w:divBdr>
                    <w:top w:val="none" w:sz="0" w:space="0" w:color="auto"/>
                    <w:left w:val="none" w:sz="0" w:space="0" w:color="auto"/>
                    <w:bottom w:val="none" w:sz="0" w:space="0" w:color="auto"/>
                    <w:right w:val="none" w:sz="0" w:space="0" w:color="auto"/>
                  </w:divBdr>
                </w:div>
                <w:div w:id="1148471059">
                  <w:marLeft w:val="0"/>
                  <w:marRight w:val="0"/>
                  <w:marTop w:val="0"/>
                  <w:marBottom w:val="0"/>
                  <w:divBdr>
                    <w:top w:val="none" w:sz="0" w:space="0" w:color="auto"/>
                    <w:left w:val="none" w:sz="0" w:space="0" w:color="auto"/>
                    <w:bottom w:val="none" w:sz="0" w:space="0" w:color="auto"/>
                    <w:right w:val="none" w:sz="0" w:space="0" w:color="auto"/>
                  </w:divBdr>
                </w:div>
                <w:div w:id="1150711395">
                  <w:marLeft w:val="0"/>
                  <w:marRight w:val="0"/>
                  <w:marTop w:val="0"/>
                  <w:marBottom w:val="0"/>
                  <w:divBdr>
                    <w:top w:val="none" w:sz="0" w:space="0" w:color="auto"/>
                    <w:left w:val="none" w:sz="0" w:space="0" w:color="auto"/>
                    <w:bottom w:val="none" w:sz="0" w:space="0" w:color="auto"/>
                    <w:right w:val="none" w:sz="0" w:space="0" w:color="auto"/>
                  </w:divBdr>
                </w:div>
                <w:div w:id="1151285328">
                  <w:marLeft w:val="0"/>
                  <w:marRight w:val="0"/>
                  <w:marTop w:val="0"/>
                  <w:marBottom w:val="0"/>
                  <w:divBdr>
                    <w:top w:val="none" w:sz="0" w:space="0" w:color="auto"/>
                    <w:left w:val="none" w:sz="0" w:space="0" w:color="auto"/>
                    <w:bottom w:val="none" w:sz="0" w:space="0" w:color="auto"/>
                    <w:right w:val="none" w:sz="0" w:space="0" w:color="auto"/>
                  </w:divBdr>
                </w:div>
                <w:div w:id="1152794451">
                  <w:marLeft w:val="0"/>
                  <w:marRight w:val="0"/>
                  <w:marTop w:val="0"/>
                  <w:marBottom w:val="0"/>
                  <w:divBdr>
                    <w:top w:val="none" w:sz="0" w:space="0" w:color="auto"/>
                    <w:left w:val="none" w:sz="0" w:space="0" w:color="auto"/>
                    <w:bottom w:val="none" w:sz="0" w:space="0" w:color="auto"/>
                    <w:right w:val="none" w:sz="0" w:space="0" w:color="auto"/>
                  </w:divBdr>
                </w:div>
                <w:div w:id="1155803890">
                  <w:marLeft w:val="0"/>
                  <w:marRight w:val="0"/>
                  <w:marTop w:val="0"/>
                  <w:marBottom w:val="0"/>
                  <w:divBdr>
                    <w:top w:val="none" w:sz="0" w:space="0" w:color="auto"/>
                    <w:left w:val="none" w:sz="0" w:space="0" w:color="auto"/>
                    <w:bottom w:val="none" w:sz="0" w:space="0" w:color="auto"/>
                    <w:right w:val="none" w:sz="0" w:space="0" w:color="auto"/>
                  </w:divBdr>
                </w:div>
                <w:div w:id="1159005109">
                  <w:marLeft w:val="0"/>
                  <w:marRight w:val="0"/>
                  <w:marTop w:val="0"/>
                  <w:marBottom w:val="0"/>
                  <w:divBdr>
                    <w:top w:val="none" w:sz="0" w:space="0" w:color="auto"/>
                    <w:left w:val="none" w:sz="0" w:space="0" w:color="auto"/>
                    <w:bottom w:val="none" w:sz="0" w:space="0" w:color="auto"/>
                    <w:right w:val="none" w:sz="0" w:space="0" w:color="auto"/>
                  </w:divBdr>
                </w:div>
                <w:div w:id="1162627707">
                  <w:marLeft w:val="0"/>
                  <w:marRight w:val="0"/>
                  <w:marTop w:val="0"/>
                  <w:marBottom w:val="0"/>
                  <w:divBdr>
                    <w:top w:val="none" w:sz="0" w:space="0" w:color="auto"/>
                    <w:left w:val="none" w:sz="0" w:space="0" w:color="auto"/>
                    <w:bottom w:val="none" w:sz="0" w:space="0" w:color="auto"/>
                    <w:right w:val="none" w:sz="0" w:space="0" w:color="auto"/>
                  </w:divBdr>
                </w:div>
                <w:div w:id="1166557538">
                  <w:marLeft w:val="0"/>
                  <w:marRight w:val="0"/>
                  <w:marTop w:val="0"/>
                  <w:marBottom w:val="0"/>
                  <w:divBdr>
                    <w:top w:val="none" w:sz="0" w:space="0" w:color="auto"/>
                    <w:left w:val="none" w:sz="0" w:space="0" w:color="auto"/>
                    <w:bottom w:val="none" w:sz="0" w:space="0" w:color="auto"/>
                    <w:right w:val="none" w:sz="0" w:space="0" w:color="auto"/>
                  </w:divBdr>
                </w:div>
                <w:div w:id="1167134766">
                  <w:marLeft w:val="0"/>
                  <w:marRight w:val="0"/>
                  <w:marTop w:val="0"/>
                  <w:marBottom w:val="0"/>
                  <w:divBdr>
                    <w:top w:val="none" w:sz="0" w:space="0" w:color="auto"/>
                    <w:left w:val="none" w:sz="0" w:space="0" w:color="auto"/>
                    <w:bottom w:val="none" w:sz="0" w:space="0" w:color="auto"/>
                    <w:right w:val="none" w:sz="0" w:space="0" w:color="auto"/>
                  </w:divBdr>
                </w:div>
                <w:div w:id="1167748075">
                  <w:marLeft w:val="0"/>
                  <w:marRight w:val="0"/>
                  <w:marTop w:val="0"/>
                  <w:marBottom w:val="0"/>
                  <w:divBdr>
                    <w:top w:val="none" w:sz="0" w:space="0" w:color="auto"/>
                    <w:left w:val="none" w:sz="0" w:space="0" w:color="auto"/>
                    <w:bottom w:val="none" w:sz="0" w:space="0" w:color="auto"/>
                    <w:right w:val="none" w:sz="0" w:space="0" w:color="auto"/>
                  </w:divBdr>
                </w:div>
                <w:div w:id="1167868220">
                  <w:marLeft w:val="0"/>
                  <w:marRight w:val="0"/>
                  <w:marTop w:val="0"/>
                  <w:marBottom w:val="0"/>
                  <w:divBdr>
                    <w:top w:val="none" w:sz="0" w:space="0" w:color="auto"/>
                    <w:left w:val="none" w:sz="0" w:space="0" w:color="auto"/>
                    <w:bottom w:val="none" w:sz="0" w:space="0" w:color="auto"/>
                    <w:right w:val="none" w:sz="0" w:space="0" w:color="auto"/>
                  </w:divBdr>
                </w:div>
                <w:div w:id="1169247159">
                  <w:marLeft w:val="0"/>
                  <w:marRight w:val="0"/>
                  <w:marTop w:val="0"/>
                  <w:marBottom w:val="0"/>
                  <w:divBdr>
                    <w:top w:val="none" w:sz="0" w:space="0" w:color="auto"/>
                    <w:left w:val="none" w:sz="0" w:space="0" w:color="auto"/>
                    <w:bottom w:val="none" w:sz="0" w:space="0" w:color="auto"/>
                    <w:right w:val="none" w:sz="0" w:space="0" w:color="auto"/>
                  </w:divBdr>
                </w:div>
                <w:div w:id="1175456222">
                  <w:marLeft w:val="0"/>
                  <w:marRight w:val="0"/>
                  <w:marTop w:val="0"/>
                  <w:marBottom w:val="0"/>
                  <w:divBdr>
                    <w:top w:val="none" w:sz="0" w:space="0" w:color="auto"/>
                    <w:left w:val="none" w:sz="0" w:space="0" w:color="auto"/>
                    <w:bottom w:val="none" w:sz="0" w:space="0" w:color="auto"/>
                    <w:right w:val="none" w:sz="0" w:space="0" w:color="auto"/>
                  </w:divBdr>
                </w:div>
                <w:div w:id="1182428536">
                  <w:marLeft w:val="0"/>
                  <w:marRight w:val="0"/>
                  <w:marTop w:val="0"/>
                  <w:marBottom w:val="0"/>
                  <w:divBdr>
                    <w:top w:val="none" w:sz="0" w:space="0" w:color="auto"/>
                    <w:left w:val="none" w:sz="0" w:space="0" w:color="auto"/>
                    <w:bottom w:val="none" w:sz="0" w:space="0" w:color="auto"/>
                    <w:right w:val="none" w:sz="0" w:space="0" w:color="auto"/>
                  </w:divBdr>
                </w:div>
                <w:div w:id="1184442799">
                  <w:marLeft w:val="0"/>
                  <w:marRight w:val="0"/>
                  <w:marTop w:val="0"/>
                  <w:marBottom w:val="0"/>
                  <w:divBdr>
                    <w:top w:val="none" w:sz="0" w:space="0" w:color="auto"/>
                    <w:left w:val="none" w:sz="0" w:space="0" w:color="auto"/>
                    <w:bottom w:val="none" w:sz="0" w:space="0" w:color="auto"/>
                    <w:right w:val="none" w:sz="0" w:space="0" w:color="auto"/>
                  </w:divBdr>
                </w:div>
                <w:div w:id="1188982891">
                  <w:marLeft w:val="0"/>
                  <w:marRight w:val="0"/>
                  <w:marTop w:val="0"/>
                  <w:marBottom w:val="0"/>
                  <w:divBdr>
                    <w:top w:val="none" w:sz="0" w:space="0" w:color="auto"/>
                    <w:left w:val="none" w:sz="0" w:space="0" w:color="auto"/>
                    <w:bottom w:val="none" w:sz="0" w:space="0" w:color="auto"/>
                    <w:right w:val="none" w:sz="0" w:space="0" w:color="auto"/>
                  </w:divBdr>
                </w:div>
                <w:div w:id="1189298662">
                  <w:marLeft w:val="0"/>
                  <w:marRight w:val="0"/>
                  <w:marTop w:val="0"/>
                  <w:marBottom w:val="0"/>
                  <w:divBdr>
                    <w:top w:val="none" w:sz="0" w:space="0" w:color="auto"/>
                    <w:left w:val="none" w:sz="0" w:space="0" w:color="auto"/>
                    <w:bottom w:val="none" w:sz="0" w:space="0" w:color="auto"/>
                    <w:right w:val="none" w:sz="0" w:space="0" w:color="auto"/>
                  </w:divBdr>
                </w:div>
                <w:div w:id="1189443297">
                  <w:marLeft w:val="0"/>
                  <w:marRight w:val="0"/>
                  <w:marTop w:val="0"/>
                  <w:marBottom w:val="0"/>
                  <w:divBdr>
                    <w:top w:val="none" w:sz="0" w:space="0" w:color="auto"/>
                    <w:left w:val="none" w:sz="0" w:space="0" w:color="auto"/>
                    <w:bottom w:val="none" w:sz="0" w:space="0" w:color="auto"/>
                    <w:right w:val="none" w:sz="0" w:space="0" w:color="auto"/>
                  </w:divBdr>
                </w:div>
                <w:div w:id="1193879382">
                  <w:marLeft w:val="0"/>
                  <w:marRight w:val="0"/>
                  <w:marTop w:val="0"/>
                  <w:marBottom w:val="0"/>
                  <w:divBdr>
                    <w:top w:val="none" w:sz="0" w:space="0" w:color="auto"/>
                    <w:left w:val="none" w:sz="0" w:space="0" w:color="auto"/>
                    <w:bottom w:val="none" w:sz="0" w:space="0" w:color="auto"/>
                    <w:right w:val="none" w:sz="0" w:space="0" w:color="auto"/>
                  </w:divBdr>
                </w:div>
                <w:div w:id="1194264254">
                  <w:marLeft w:val="0"/>
                  <w:marRight w:val="0"/>
                  <w:marTop w:val="0"/>
                  <w:marBottom w:val="0"/>
                  <w:divBdr>
                    <w:top w:val="none" w:sz="0" w:space="0" w:color="auto"/>
                    <w:left w:val="none" w:sz="0" w:space="0" w:color="auto"/>
                    <w:bottom w:val="none" w:sz="0" w:space="0" w:color="auto"/>
                    <w:right w:val="none" w:sz="0" w:space="0" w:color="auto"/>
                  </w:divBdr>
                </w:div>
                <w:div w:id="1197080684">
                  <w:marLeft w:val="0"/>
                  <w:marRight w:val="0"/>
                  <w:marTop w:val="0"/>
                  <w:marBottom w:val="0"/>
                  <w:divBdr>
                    <w:top w:val="none" w:sz="0" w:space="0" w:color="auto"/>
                    <w:left w:val="none" w:sz="0" w:space="0" w:color="auto"/>
                    <w:bottom w:val="none" w:sz="0" w:space="0" w:color="auto"/>
                    <w:right w:val="none" w:sz="0" w:space="0" w:color="auto"/>
                  </w:divBdr>
                </w:div>
                <w:div w:id="1200510385">
                  <w:marLeft w:val="0"/>
                  <w:marRight w:val="0"/>
                  <w:marTop w:val="0"/>
                  <w:marBottom w:val="0"/>
                  <w:divBdr>
                    <w:top w:val="none" w:sz="0" w:space="0" w:color="auto"/>
                    <w:left w:val="none" w:sz="0" w:space="0" w:color="auto"/>
                    <w:bottom w:val="none" w:sz="0" w:space="0" w:color="auto"/>
                    <w:right w:val="none" w:sz="0" w:space="0" w:color="auto"/>
                  </w:divBdr>
                </w:div>
                <w:div w:id="1202479767">
                  <w:marLeft w:val="0"/>
                  <w:marRight w:val="0"/>
                  <w:marTop w:val="0"/>
                  <w:marBottom w:val="0"/>
                  <w:divBdr>
                    <w:top w:val="none" w:sz="0" w:space="0" w:color="auto"/>
                    <w:left w:val="none" w:sz="0" w:space="0" w:color="auto"/>
                    <w:bottom w:val="none" w:sz="0" w:space="0" w:color="auto"/>
                    <w:right w:val="none" w:sz="0" w:space="0" w:color="auto"/>
                  </w:divBdr>
                </w:div>
                <w:div w:id="1204362155">
                  <w:marLeft w:val="0"/>
                  <w:marRight w:val="0"/>
                  <w:marTop w:val="0"/>
                  <w:marBottom w:val="0"/>
                  <w:divBdr>
                    <w:top w:val="none" w:sz="0" w:space="0" w:color="auto"/>
                    <w:left w:val="none" w:sz="0" w:space="0" w:color="auto"/>
                    <w:bottom w:val="none" w:sz="0" w:space="0" w:color="auto"/>
                    <w:right w:val="none" w:sz="0" w:space="0" w:color="auto"/>
                  </w:divBdr>
                </w:div>
                <w:div w:id="1204636137">
                  <w:marLeft w:val="0"/>
                  <w:marRight w:val="0"/>
                  <w:marTop w:val="0"/>
                  <w:marBottom w:val="0"/>
                  <w:divBdr>
                    <w:top w:val="none" w:sz="0" w:space="0" w:color="auto"/>
                    <w:left w:val="none" w:sz="0" w:space="0" w:color="auto"/>
                    <w:bottom w:val="none" w:sz="0" w:space="0" w:color="auto"/>
                    <w:right w:val="none" w:sz="0" w:space="0" w:color="auto"/>
                  </w:divBdr>
                </w:div>
                <w:div w:id="1205142912">
                  <w:marLeft w:val="0"/>
                  <w:marRight w:val="0"/>
                  <w:marTop w:val="0"/>
                  <w:marBottom w:val="0"/>
                  <w:divBdr>
                    <w:top w:val="none" w:sz="0" w:space="0" w:color="auto"/>
                    <w:left w:val="none" w:sz="0" w:space="0" w:color="auto"/>
                    <w:bottom w:val="none" w:sz="0" w:space="0" w:color="auto"/>
                    <w:right w:val="none" w:sz="0" w:space="0" w:color="auto"/>
                  </w:divBdr>
                </w:div>
                <w:div w:id="1206869979">
                  <w:marLeft w:val="0"/>
                  <w:marRight w:val="0"/>
                  <w:marTop w:val="0"/>
                  <w:marBottom w:val="0"/>
                  <w:divBdr>
                    <w:top w:val="none" w:sz="0" w:space="0" w:color="auto"/>
                    <w:left w:val="none" w:sz="0" w:space="0" w:color="auto"/>
                    <w:bottom w:val="none" w:sz="0" w:space="0" w:color="auto"/>
                    <w:right w:val="none" w:sz="0" w:space="0" w:color="auto"/>
                  </w:divBdr>
                </w:div>
                <w:div w:id="1208878067">
                  <w:marLeft w:val="0"/>
                  <w:marRight w:val="0"/>
                  <w:marTop w:val="0"/>
                  <w:marBottom w:val="0"/>
                  <w:divBdr>
                    <w:top w:val="none" w:sz="0" w:space="0" w:color="auto"/>
                    <w:left w:val="none" w:sz="0" w:space="0" w:color="auto"/>
                    <w:bottom w:val="none" w:sz="0" w:space="0" w:color="auto"/>
                    <w:right w:val="none" w:sz="0" w:space="0" w:color="auto"/>
                  </w:divBdr>
                </w:div>
                <w:div w:id="1209416465">
                  <w:marLeft w:val="0"/>
                  <w:marRight w:val="0"/>
                  <w:marTop w:val="0"/>
                  <w:marBottom w:val="0"/>
                  <w:divBdr>
                    <w:top w:val="none" w:sz="0" w:space="0" w:color="auto"/>
                    <w:left w:val="none" w:sz="0" w:space="0" w:color="auto"/>
                    <w:bottom w:val="none" w:sz="0" w:space="0" w:color="auto"/>
                    <w:right w:val="none" w:sz="0" w:space="0" w:color="auto"/>
                  </w:divBdr>
                </w:div>
                <w:div w:id="1210799941">
                  <w:marLeft w:val="0"/>
                  <w:marRight w:val="0"/>
                  <w:marTop w:val="0"/>
                  <w:marBottom w:val="0"/>
                  <w:divBdr>
                    <w:top w:val="none" w:sz="0" w:space="0" w:color="auto"/>
                    <w:left w:val="none" w:sz="0" w:space="0" w:color="auto"/>
                    <w:bottom w:val="none" w:sz="0" w:space="0" w:color="auto"/>
                    <w:right w:val="none" w:sz="0" w:space="0" w:color="auto"/>
                  </w:divBdr>
                </w:div>
                <w:div w:id="1212183057">
                  <w:marLeft w:val="0"/>
                  <w:marRight w:val="0"/>
                  <w:marTop w:val="0"/>
                  <w:marBottom w:val="0"/>
                  <w:divBdr>
                    <w:top w:val="none" w:sz="0" w:space="0" w:color="auto"/>
                    <w:left w:val="none" w:sz="0" w:space="0" w:color="auto"/>
                    <w:bottom w:val="none" w:sz="0" w:space="0" w:color="auto"/>
                    <w:right w:val="none" w:sz="0" w:space="0" w:color="auto"/>
                  </w:divBdr>
                </w:div>
                <w:div w:id="1213007758">
                  <w:marLeft w:val="0"/>
                  <w:marRight w:val="0"/>
                  <w:marTop w:val="0"/>
                  <w:marBottom w:val="0"/>
                  <w:divBdr>
                    <w:top w:val="none" w:sz="0" w:space="0" w:color="auto"/>
                    <w:left w:val="none" w:sz="0" w:space="0" w:color="auto"/>
                    <w:bottom w:val="none" w:sz="0" w:space="0" w:color="auto"/>
                    <w:right w:val="none" w:sz="0" w:space="0" w:color="auto"/>
                  </w:divBdr>
                </w:div>
                <w:div w:id="1214342944">
                  <w:marLeft w:val="0"/>
                  <w:marRight w:val="0"/>
                  <w:marTop w:val="0"/>
                  <w:marBottom w:val="0"/>
                  <w:divBdr>
                    <w:top w:val="none" w:sz="0" w:space="0" w:color="auto"/>
                    <w:left w:val="none" w:sz="0" w:space="0" w:color="auto"/>
                    <w:bottom w:val="none" w:sz="0" w:space="0" w:color="auto"/>
                    <w:right w:val="none" w:sz="0" w:space="0" w:color="auto"/>
                  </w:divBdr>
                </w:div>
                <w:div w:id="1214997560">
                  <w:marLeft w:val="0"/>
                  <w:marRight w:val="0"/>
                  <w:marTop w:val="0"/>
                  <w:marBottom w:val="0"/>
                  <w:divBdr>
                    <w:top w:val="none" w:sz="0" w:space="0" w:color="auto"/>
                    <w:left w:val="none" w:sz="0" w:space="0" w:color="auto"/>
                    <w:bottom w:val="none" w:sz="0" w:space="0" w:color="auto"/>
                    <w:right w:val="none" w:sz="0" w:space="0" w:color="auto"/>
                  </w:divBdr>
                </w:div>
                <w:div w:id="1220285449">
                  <w:marLeft w:val="0"/>
                  <w:marRight w:val="0"/>
                  <w:marTop w:val="0"/>
                  <w:marBottom w:val="0"/>
                  <w:divBdr>
                    <w:top w:val="none" w:sz="0" w:space="0" w:color="auto"/>
                    <w:left w:val="none" w:sz="0" w:space="0" w:color="auto"/>
                    <w:bottom w:val="none" w:sz="0" w:space="0" w:color="auto"/>
                    <w:right w:val="none" w:sz="0" w:space="0" w:color="auto"/>
                  </w:divBdr>
                </w:div>
                <w:div w:id="1231504279">
                  <w:marLeft w:val="0"/>
                  <w:marRight w:val="0"/>
                  <w:marTop w:val="0"/>
                  <w:marBottom w:val="0"/>
                  <w:divBdr>
                    <w:top w:val="none" w:sz="0" w:space="0" w:color="auto"/>
                    <w:left w:val="none" w:sz="0" w:space="0" w:color="auto"/>
                    <w:bottom w:val="none" w:sz="0" w:space="0" w:color="auto"/>
                    <w:right w:val="none" w:sz="0" w:space="0" w:color="auto"/>
                  </w:divBdr>
                </w:div>
                <w:div w:id="1234656506">
                  <w:marLeft w:val="0"/>
                  <w:marRight w:val="0"/>
                  <w:marTop w:val="0"/>
                  <w:marBottom w:val="0"/>
                  <w:divBdr>
                    <w:top w:val="none" w:sz="0" w:space="0" w:color="auto"/>
                    <w:left w:val="none" w:sz="0" w:space="0" w:color="auto"/>
                    <w:bottom w:val="none" w:sz="0" w:space="0" w:color="auto"/>
                    <w:right w:val="none" w:sz="0" w:space="0" w:color="auto"/>
                  </w:divBdr>
                </w:div>
                <w:div w:id="1235814812">
                  <w:marLeft w:val="0"/>
                  <w:marRight w:val="0"/>
                  <w:marTop w:val="0"/>
                  <w:marBottom w:val="0"/>
                  <w:divBdr>
                    <w:top w:val="none" w:sz="0" w:space="0" w:color="auto"/>
                    <w:left w:val="none" w:sz="0" w:space="0" w:color="auto"/>
                    <w:bottom w:val="none" w:sz="0" w:space="0" w:color="auto"/>
                    <w:right w:val="none" w:sz="0" w:space="0" w:color="auto"/>
                  </w:divBdr>
                </w:div>
                <w:div w:id="1239443253">
                  <w:marLeft w:val="0"/>
                  <w:marRight w:val="0"/>
                  <w:marTop w:val="0"/>
                  <w:marBottom w:val="0"/>
                  <w:divBdr>
                    <w:top w:val="none" w:sz="0" w:space="0" w:color="auto"/>
                    <w:left w:val="none" w:sz="0" w:space="0" w:color="auto"/>
                    <w:bottom w:val="none" w:sz="0" w:space="0" w:color="auto"/>
                    <w:right w:val="none" w:sz="0" w:space="0" w:color="auto"/>
                  </w:divBdr>
                </w:div>
                <w:div w:id="1240749338">
                  <w:marLeft w:val="0"/>
                  <w:marRight w:val="0"/>
                  <w:marTop w:val="0"/>
                  <w:marBottom w:val="0"/>
                  <w:divBdr>
                    <w:top w:val="none" w:sz="0" w:space="0" w:color="auto"/>
                    <w:left w:val="none" w:sz="0" w:space="0" w:color="auto"/>
                    <w:bottom w:val="none" w:sz="0" w:space="0" w:color="auto"/>
                    <w:right w:val="none" w:sz="0" w:space="0" w:color="auto"/>
                  </w:divBdr>
                </w:div>
                <w:div w:id="1240752461">
                  <w:marLeft w:val="0"/>
                  <w:marRight w:val="0"/>
                  <w:marTop w:val="0"/>
                  <w:marBottom w:val="0"/>
                  <w:divBdr>
                    <w:top w:val="none" w:sz="0" w:space="0" w:color="auto"/>
                    <w:left w:val="none" w:sz="0" w:space="0" w:color="auto"/>
                    <w:bottom w:val="none" w:sz="0" w:space="0" w:color="auto"/>
                    <w:right w:val="none" w:sz="0" w:space="0" w:color="auto"/>
                  </w:divBdr>
                </w:div>
                <w:div w:id="1241645770">
                  <w:marLeft w:val="0"/>
                  <w:marRight w:val="0"/>
                  <w:marTop w:val="0"/>
                  <w:marBottom w:val="0"/>
                  <w:divBdr>
                    <w:top w:val="none" w:sz="0" w:space="0" w:color="auto"/>
                    <w:left w:val="none" w:sz="0" w:space="0" w:color="auto"/>
                    <w:bottom w:val="none" w:sz="0" w:space="0" w:color="auto"/>
                    <w:right w:val="none" w:sz="0" w:space="0" w:color="auto"/>
                  </w:divBdr>
                </w:div>
                <w:div w:id="1242525911">
                  <w:marLeft w:val="0"/>
                  <w:marRight w:val="0"/>
                  <w:marTop w:val="0"/>
                  <w:marBottom w:val="0"/>
                  <w:divBdr>
                    <w:top w:val="none" w:sz="0" w:space="0" w:color="auto"/>
                    <w:left w:val="none" w:sz="0" w:space="0" w:color="auto"/>
                    <w:bottom w:val="none" w:sz="0" w:space="0" w:color="auto"/>
                    <w:right w:val="none" w:sz="0" w:space="0" w:color="auto"/>
                  </w:divBdr>
                </w:div>
                <w:div w:id="1244922639">
                  <w:marLeft w:val="0"/>
                  <w:marRight w:val="0"/>
                  <w:marTop w:val="0"/>
                  <w:marBottom w:val="0"/>
                  <w:divBdr>
                    <w:top w:val="none" w:sz="0" w:space="0" w:color="auto"/>
                    <w:left w:val="none" w:sz="0" w:space="0" w:color="auto"/>
                    <w:bottom w:val="none" w:sz="0" w:space="0" w:color="auto"/>
                    <w:right w:val="none" w:sz="0" w:space="0" w:color="auto"/>
                  </w:divBdr>
                </w:div>
                <w:div w:id="1246106892">
                  <w:marLeft w:val="0"/>
                  <w:marRight w:val="0"/>
                  <w:marTop w:val="0"/>
                  <w:marBottom w:val="0"/>
                  <w:divBdr>
                    <w:top w:val="none" w:sz="0" w:space="0" w:color="auto"/>
                    <w:left w:val="none" w:sz="0" w:space="0" w:color="auto"/>
                    <w:bottom w:val="none" w:sz="0" w:space="0" w:color="auto"/>
                    <w:right w:val="none" w:sz="0" w:space="0" w:color="auto"/>
                  </w:divBdr>
                </w:div>
                <w:div w:id="1248079344">
                  <w:marLeft w:val="0"/>
                  <w:marRight w:val="0"/>
                  <w:marTop w:val="0"/>
                  <w:marBottom w:val="0"/>
                  <w:divBdr>
                    <w:top w:val="none" w:sz="0" w:space="0" w:color="auto"/>
                    <w:left w:val="none" w:sz="0" w:space="0" w:color="auto"/>
                    <w:bottom w:val="none" w:sz="0" w:space="0" w:color="auto"/>
                    <w:right w:val="none" w:sz="0" w:space="0" w:color="auto"/>
                  </w:divBdr>
                </w:div>
                <w:div w:id="1248154389">
                  <w:marLeft w:val="0"/>
                  <w:marRight w:val="0"/>
                  <w:marTop w:val="0"/>
                  <w:marBottom w:val="0"/>
                  <w:divBdr>
                    <w:top w:val="none" w:sz="0" w:space="0" w:color="auto"/>
                    <w:left w:val="none" w:sz="0" w:space="0" w:color="auto"/>
                    <w:bottom w:val="none" w:sz="0" w:space="0" w:color="auto"/>
                    <w:right w:val="none" w:sz="0" w:space="0" w:color="auto"/>
                  </w:divBdr>
                </w:div>
                <w:div w:id="1249386031">
                  <w:marLeft w:val="0"/>
                  <w:marRight w:val="0"/>
                  <w:marTop w:val="0"/>
                  <w:marBottom w:val="0"/>
                  <w:divBdr>
                    <w:top w:val="none" w:sz="0" w:space="0" w:color="auto"/>
                    <w:left w:val="none" w:sz="0" w:space="0" w:color="auto"/>
                    <w:bottom w:val="none" w:sz="0" w:space="0" w:color="auto"/>
                    <w:right w:val="none" w:sz="0" w:space="0" w:color="auto"/>
                  </w:divBdr>
                </w:div>
                <w:div w:id="1253587591">
                  <w:marLeft w:val="0"/>
                  <w:marRight w:val="0"/>
                  <w:marTop w:val="0"/>
                  <w:marBottom w:val="0"/>
                  <w:divBdr>
                    <w:top w:val="none" w:sz="0" w:space="0" w:color="auto"/>
                    <w:left w:val="none" w:sz="0" w:space="0" w:color="auto"/>
                    <w:bottom w:val="none" w:sz="0" w:space="0" w:color="auto"/>
                    <w:right w:val="none" w:sz="0" w:space="0" w:color="auto"/>
                  </w:divBdr>
                </w:div>
                <w:div w:id="1255817813">
                  <w:marLeft w:val="0"/>
                  <w:marRight w:val="0"/>
                  <w:marTop w:val="0"/>
                  <w:marBottom w:val="0"/>
                  <w:divBdr>
                    <w:top w:val="none" w:sz="0" w:space="0" w:color="auto"/>
                    <w:left w:val="none" w:sz="0" w:space="0" w:color="auto"/>
                    <w:bottom w:val="none" w:sz="0" w:space="0" w:color="auto"/>
                    <w:right w:val="none" w:sz="0" w:space="0" w:color="auto"/>
                  </w:divBdr>
                </w:div>
                <w:div w:id="1256205280">
                  <w:marLeft w:val="0"/>
                  <w:marRight w:val="0"/>
                  <w:marTop w:val="0"/>
                  <w:marBottom w:val="0"/>
                  <w:divBdr>
                    <w:top w:val="none" w:sz="0" w:space="0" w:color="auto"/>
                    <w:left w:val="none" w:sz="0" w:space="0" w:color="auto"/>
                    <w:bottom w:val="none" w:sz="0" w:space="0" w:color="auto"/>
                    <w:right w:val="none" w:sz="0" w:space="0" w:color="auto"/>
                  </w:divBdr>
                </w:div>
                <w:div w:id="1256480244">
                  <w:marLeft w:val="0"/>
                  <w:marRight w:val="0"/>
                  <w:marTop w:val="0"/>
                  <w:marBottom w:val="0"/>
                  <w:divBdr>
                    <w:top w:val="none" w:sz="0" w:space="0" w:color="auto"/>
                    <w:left w:val="none" w:sz="0" w:space="0" w:color="auto"/>
                    <w:bottom w:val="none" w:sz="0" w:space="0" w:color="auto"/>
                    <w:right w:val="none" w:sz="0" w:space="0" w:color="auto"/>
                  </w:divBdr>
                </w:div>
                <w:div w:id="1256860642">
                  <w:marLeft w:val="0"/>
                  <w:marRight w:val="0"/>
                  <w:marTop w:val="0"/>
                  <w:marBottom w:val="0"/>
                  <w:divBdr>
                    <w:top w:val="none" w:sz="0" w:space="0" w:color="auto"/>
                    <w:left w:val="none" w:sz="0" w:space="0" w:color="auto"/>
                    <w:bottom w:val="none" w:sz="0" w:space="0" w:color="auto"/>
                    <w:right w:val="none" w:sz="0" w:space="0" w:color="auto"/>
                  </w:divBdr>
                </w:div>
                <w:div w:id="1259098496">
                  <w:marLeft w:val="0"/>
                  <w:marRight w:val="0"/>
                  <w:marTop w:val="0"/>
                  <w:marBottom w:val="0"/>
                  <w:divBdr>
                    <w:top w:val="none" w:sz="0" w:space="0" w:color="auto"/>
                    <w:left w:val="none" w:sz="0" w:space="0" w:color="auto"/>
                    <w:bottom w:val="none" w:sz="0" w:space="0" w:color="auto"/>
                    <w:right w:val="none" w:sz="0" w:space="0" w:color="auto"/>
                  </w:divBdr>
                </w:div>
                <w:div w:id="1259947128">
                  <w:marLeft w:val="0"/>
                  <w:marRight w:val="0"/>
                  <w:marTop w:val="0"/>
                  <w:marBottom w:val="0"/>
                  <w:divBdr>
                    <w:top w:val="none" w:sz="0" w:space="0" w:color="auto"/>
                    <w:left w:val="none" w:sz="0" w:space="0" w:color="auto"/>
                    <w:bottom w:val="none" w:sz="0" w:space="0" w:color="auto"/>
                    <w:right w:val="none" w:sz="0" w:space="0" w:color="auto"/>
                  </w:divBdr>
                </w:div>
                <w:div w:id="1261572316">
                  <w:marLeft w:val="0"/>
                  <w:marRight w:val="0"/>
                  <w:marTop w:val="0"/>
                  <w:marBottom w:val="0"/>
                  <w:divBdr>
                    <w:top w:val="none" w:sz="0" w:space="0" w:color="auto"/>
                    <w:left w:val="none" w:sz="0" w:space="0" w:color="auto"/>
                    <w:bottom w:val="none" w:sz="0" w:space="0" w:color="auto"/>
                    <w:right w:val="none" w:sz="0" w:space="0" w:color="auto"/>
                  </w:divBdr>
                </w:div>
                <w:div w:id="1263956059">
                  <w:marLeft w:val="0"/>
                  <w:marRight w:val="0"/>
                  <w:marTop w:val="0"/>
                  <w:marBottom w:val="0"/>
                  <w:divBdr>
                    <w:top w:val="none" w:sz="0" w:space="0" w:color="auto"/>
                    <w:left w:val="none" w:sz="0" w:space="0" w:color="auto"/>
                    <w:bottom w:val="none" w:sz="0" w:space="0" w:color="auto"/>
                    <w:right w:val="none" w:sz="0" w:space="0" w:color="auto"/>
                  </w:divBdr>
                </w:div>
                <w:div w:id="1266159103">
                  <w:marLeft w:val="0"/>
                  <w:marRight w:val="0"/>
                  <w:marTop w:val="0"/>
                  <w:marBottom w:val="0"/>
                  <w:divBdr>
                    <w:top w:val="none" w:sz="0" w:space="0" w:color="auto"/>
                    <w:left w:val="none" w:sz="0" w:space="0" w:color="auto"/>
                    <w:bottom w:val="none" w:sz="0" w:space="0" w:color="auto"/>
                    <w:right w:val="none" w:sz="0" w:space="0" w:color="auto"/>
                  </w:divBdr>
                </w:div>
                <w:div w:id="1267736475">
                  <w:marLeft w:val="0"/>
                  <w:marRight w:val="0"/>
                  <w:marTop w:val="0"/>
                  <w:marBottom w:val="0"/>
                  <w:divBdr>
                    <w:top w:val="none" w:sz="0" w:space="0" w:color="auto"/>
                    <w:left w:val="none" w:sz="0" w:space="0" w:color="auto"/>
                    <w:bottom w:val="none" w:sz="0" w:space="0" w:color="auto"/>
                    <w:right w:val="none" w:sz="0" w:space="0" w:color="auto"/>
                  </w:divBdr>
                </w:div>
                <w:div w:id="1268193203">
                  <w:marLeft w:val="0"/>
                  <w:marRight w:val="0"/>
                  <w:marTop w:val="0"/>
                  <w:marBottom w:val="0"/>
                  <w:divBdr>
                    <w:top w:val="none" w:sz="0" w:space="0" w:color="auto"/>
                    <w:left w:val="none" w:sz="0" w:space="0" w:color="auto"/>
                    <w:bottom w:val="none" w:sz="0" w:space="0" w:color="auto"/>
                    <w:right w:val="none" w:sz="0" w:space="0" w:color="auto"/>
                  </w:divBdr>
                </w:div>
                <w:div w:id="1271399241">
                  <w:marLeft w:val="0"/>
                  <w:marRight w:val="0"/>
                  <w:marTop w:val="0"/>
                  <w:marBottom w:val="0"/>
                  <w:divBdr>
                    <w:top w:val="none" w:sz="0" w:space="0" w:color="auto"/>
                    <w:left w:val="none" w:sz="0" w:space="0" w:color="auto"/>
                    <w:bottom w:val="none" w:sz="0" w:space="0" w:color="auto"/>
                    <w:right w:val="none" w:sz="0" w:space="0" w:color="auto"/>
                  </w:divBdr>
                </w:div>
                <w:div w:id="1271812520">
                  <w:marLeft w:val="0"/>
                  <w:marRight w:val="0"/>
                  <w:marTop w:val="0"/>
                  <w:marBottom w:val="0"/>
                  <w:divBdr>
                    <w:top w:val="none" w:sz="0" w:space="0" w:color="auto"/>
                    <w:left w:val="none" w:sz="0" w:space="0" w:color="auto"/>
                    <w:bottom w:val="none" w:sz="0" w:space="0" w:color="auto"/>
                    <w:right w:val="none" w:sz="0" w:space="0" w:color="auto"/>
                  </w:divBdr>
                </w:div>
                <w:div w:id="1272131981">
                  <w:marLeft w:val="0"/>
                  <w:marRight w:val="0"/>
                  <w:marTop w:val="0"/>
                  <w:marBottom w:val="0"/>
                  <w:divBdr>
                    <w:top w:val="none" w:sz="0" w:space="0" w:color="auto"/>
                    <w:left w:val="none" w:sz="0" w:space="0" w:color="auto"/>
                    <w:bottom w:val="none" w:sz="0" w:space="0" w:color="auto"/>
                    <w:right w:val="none" w:sz="0" w:space="0" w:color="auto"/>
                  </w:divBdr>
                </w:div>
                <w:div w:id="1273324413">
                  <w:marLeft w:val="0"/>
                  <w:marRight w:val="0"/>
                  <w:marTop w:val="0"/>
                  <w:marBottom w:val="0"/>
                  <w:divBdr>
                    <w:top w:val="none" w:sz="0" w:space="0" w:color="auto"/>
                    <w:left w:val="none" w:sz="0" w:space="0" w:color="auto"/>
                    <w:bottom w:val="none" w:sz="0" w:space="0" w:color="auto"/>
                    <w:right w:val="none" w:sz="0" w:space="0" w:color="auto"/>
                  </w:divBdr>
                </w:div>
                <w:div w:id="1280257793">
                  <w:marLeft w:val="0"/>
                  <w:marRight w:val="0"/>
                  <w:marTop w:val="0"/>
                  <w:marBottom w:val="0"/>
                  <w:divBdr>
                    <w:top w:val="none" w:sz="0" w:space="0" w:color="auto"/>
                    <w:left w:val="none" w:sz="0" w:space="0" w:color="auto"/>
                    <w:bottom w:val="none" w:sz="0" w:space="0" w:color="auto"/>
                    <w:right w:val="none" w:sz="0" w:space="0" w:color="auto"/>
                  </w:divBdr>
                </w:div>
                <w:div w:id="1288779502">
                  <w:marLeft w:val="0"/>
                  <w:marRight w:val="0"/>
                  <w:marTop w:val="0"/>
                  <w:marBottom w:val="0"/>
                  <w:divBdr>
                    <w:top w:val="none" w:sz="0" w:space="0" w:color="auto"/>
                    <w:left w:val="none" w:sz="0" w:space="0" w:color="auto"/>
                    <w:bottom w:val="none" w:sz="0" w:space="0" w:color="auto"/>
                    <w:right w:val="none" w:sz="0" w:space="0" w:color="auto"/>
                  </w:divBdr>
                </w:div>
                <w:div w:id="1289777912">
                  <w:marLeft w:val="0"/>
                  <w:marRight w:val="0"/>
                  <w:marTop w:val="0"/>
                  <w:marBottom w:val="0"/>
                  <w:divBdr>
                    <w:top w:val="none" w:sz="0" w:space="0" w:color="auto"/>
                    <w:left w:val="none" w:sz="0" w:space="0" w:color="auto"/>
                    <w:bottom w:val="none" w:sz="0" w:space="0" w:color="auto"/>
                    <w:right w:val="none" w:sz="0" w:space="0" w:color="auto"/>
                  </w:divBdr>
                </w:div>
                <w:div w:id="1290941290">
                  <w:marLeft w:val="0"/>
                  <w:marRight w:val="0"/>
                  <w:marTop w:val="0"/>
                  <w:marBottom w:val="0"/>
                  <w:divBdr>
                    <w:top w:val="none" w:sz="0" w:space="0" w:color="auto"/>
                    <w:left w:val="none" w:sz="0" w:space="0" w:color="auto"/>
                    <w:bottom w:val="none" w:sz="0" w:space="0" w:color="auto"/>
                    <w:right w:val="none" w:sz="0" w:space="0" w:color="auto"/>
                  </w:divBdr>
                </w:div>
                <w:div w:id="1292009294">
                  <w:marLeft w:val="0"/>
                  <w:marRight w:val="0"/>
                  <w:marTop w:val="0"/>
                  <w:marBottom w:val="0"/>
                  <w:divBdr>
                    <w:top w:val="none" w:sz="0" w:space="0" w:color="auto"/>
                    <w:left w:val="none" w:sz="0" w:space="0" w:color="auto"/>
                    <w:bottom w:val="none" w:sz="0" w:space="0" w:color="auto"/>
                    <w:right w:val="none" w:sz="0" w:space="0" w:color="auto"/>
                  </w:divBdr>
                </w:div>
                <w:div w:id="1294094247">
                  <w:marLeft w:val="0"/>
                  <w:marRight w:val="0"/>
                  <w:marTop w:val="0"/>
                  <w:marBottom w:val="0"/>
                  <w:divBdr>
                    <w:top w:val="none" w:sz="0" w:space="0" w:color="auto"/>
                    <w:left w:val="none" w:sz="0" w:space="0" w:color="auto"/>
                    <w:bottom w:val="none" w:sz="0" w:space="0" w:color="auto"/>
                    <w:right w:val="none" w:sz="0" w:space="0" w:color="auto"/>
                  </w:divBdr>
                </w:div>
                <w:div w:id="1296788471">
                  <w:marLeft w:val="0"/>
                  <w:marRight w:val="0"/>
                  <w:marTop w:val="0"/>
                  <w:marBottom w:val="0"/>
                  <w:divBdr>
                    <w:top w:val="none" w:sz="0" w:space="0" w:color="auto"/>
                    <w:left w:val="none" w:sz="0" w:space="0" w:color="auto"/>
                    <w:bottom w:val="none" w:sz="0" w:space="0" w:color="auto"/>
                    <w:right w:val="none" w:sz="0" w:space="0" w:color="auto"/>
                  </w:divBdr>
                </w:div>
                <w:div w:id="1297030170">
                  <w:marLeft w:val="0"/>
                  <w:marRight w:val="0"/>
                  <w:marTop w:val="0"/>
                  <w:marBottom w:val="0"/>
                  <w:divBdr>
                    <w:top w:val="none" w:sz="0" w:space="0" w:color="auto"/>
                    <w:left w:val="none" w:sz="0" w:space="0" w:color="auto"/>
                    <w:bottom w:val="none" w:sz="0" w:space="0" w:color="auto"/>
                    <w:right w:val="none" w:sz="0" w:space="0" w:color="auto"/>
                  </w:divBdr>
                </w:div>
                <w:div w:id="1297032682">
                  <w:marLeft w:val="0"/>
                  <w:marRight w:val="0"/>
                  <w:marTop w:val="0"/>
                  <w:marBottom w:val="0"/>
                  <w:divBdr>
                    <w:top w:val="none" w:sz="0" w:space="0" w:color="auto"/>
                    <w:left w:val="none" w:sz="0" w:space="0" w:color="auto"/>
                    <w:bottom w:val="none" w:sz="0" w:space="0" w:color="auto"/>
                    <w:right w:val="none" w:sz="0" w:space="0" w:color="auto"/>
                  </w:divBdr>
                </w:div>
                <w:div w:id="1299841799">
                  <w:marLeft w:val="0"/>
                  <w:marRight w:val="0"/>
                  <w:marTop w:val="0"/>
                  <w:marBottom w:val="0"/>
                  <w:divBdr>
                    <w:top w:val="none" w:sz="0" w:space="0" w:color="auto"/>
                    <w:left w:val="none" w:sz="0" w:space="0" w:color="auto"/>
                    <w:bottom w:val="none" w:sz="0" w:space="0" w:color="auto"/>
                    <w:right w:val="none" w:sz="0" w:space="0" w:color="auto"/>
                  </w:divBdr>
                </w:div>
                <w:div w:id="1300644921">
                  <w:marLeft w:val="0"/>
                  <w:marRight w:val="0"/>
                  <w:marTop w:val="0"/>
                  <w:marBottom w:val="0"/>
                  <w:divBdr>
                    <w:top w:val="none" w:sz="0" w:space="0" w:color="auto"/>
                    <w:left w:val="none" w:sz="0" w:space="0" w:color="auto"/>
                    <w:bottom w:val="none" w:sz="0" w:space="0" w:color="auto"/>
                    <w:right w:val="none" w:sz="0" w:space="0" w:color="auto"/>
                  </w:divBdr>
                </w:div>
                <w:div w:id="1303727257">
                  <w:marLeft w:val="0"/>
                  <w:marRight w:val="0"/>
                  <w:marTop w:val="0"/>
                  <w:marBottom w:val="0"/>
                  <w:divBdr>
                    <w:top w:val="none" w:sz="0" w:space="0" w:color="auto"/>
                    <w:left w:val="none" w:sz="0" w:space="0" w:color="auto"/>
                    <w:bottom w:val="none" w:sz="0" w:space="0" w:color="auto"/>
                    <w:right w:val="none" w:sz="0" w:space="0" w:color="auto"/>
                  </w:divBdr>
                </w:div>
                <w:div w:id="1303777640">
                  <w:marLeft w:val="0"/>
                  <w:marRight w:val="0"/>
                  <w:marTop w:val="0"/>
                  <w:marBottom w:val="0"/>
                  <w:divBdr>
                    <w:top w:val="none" w:sz="0" w:space="0" w:color="auto"/>
                    <w:left w:val="none" w:sz="0" w:space="0" w:color="auto"/>
                    <w:bottom w:val="none" w:sz="0" w:space="0" w:color="auto"/>
                    <w:right w:val="none" w:sz="0" w:space="0" w:color="auto"/>
                  </w:divBdr>
                </w:div>
                <w:div w:id="1306083175">
                  <w:marLeft w:val="0"/>
                  <w:marRight w:val="0"/>
                  <w:marTop w:val="0"/>
                  <w:marBottom w:val="0"/>
                  <w:divBdr>
                    <w:top w:val="none" w:sz="0" w:space="0" w:color="auto"/>
                    <w:left w:val="none" w:sz="0" w:space="0" w:color="auto"/>
                    <w:bottom w:val="none" w:sz="0" w:space="0" w:color="auto"/>
                    <w:right w:val="none" w:sz="0" w:space="0" w:color="auto"/>
                  </w:divBdr>
                </w:div>
                <w:div w:id="1307852165">
                  <w:marLeft w:val="0"/>
                  <w:marRight w:val="0"/>
                  <w:marTop w:val="0"/>
                  <w:marBottom w:val="0"/>
                  <w:divBdr>
                    <w:top w:val="none" w:sz="0" w:space="0" w:color="auto"/>
                    <w:left w:val="none" w:sz="0" w:space="0" w:color="auto"/>
                    <w:bottom w:val="none" w:sz="0" w:space="0" w:color="auto"/>
                    <w:right w:val="none" w:sz="0" w:space="0" w:color="auto"/>
                  </w:divBdr>
                </w:div>
                <w:div w:id="1309162941">
                  <w:marLeft w:val="0"/>
                  <w:marRight w:val="0"/>
                  <w:marTop w:val="0"/>
                  <w:marBottom w:val="0"/>
                  <w:divBdr>
                    <w:top w:val="none" w:sz="0" w:space="0" w:color="auto"/>
                    <w:left w:val="none" w:sz="0" w:space="0" w:color="auto"/>
                    <w:bottom w:val="none" w:sz="0" w:space="0" w:color="auto"/>
                    <w:right w:val="none" w:sz="0" w:space="0" w:color="auto"/>
                  </w:divBdr>
                </w:div>
                <w:div w:id="1309674349">
                  <w:marLeft w:val="0"/>
                  <w:marRight w:val="0"/>
                  <w:marTop w:val="0"/>
                  <w:marBottom w:val="0"/>
                  <w:divBdr>
                    <w:top w:val="none" w:sz="0" w:space="0" w:color="auto"/>
                    <w:left w:val="none" w:sz="0" w:space="0" w:color="auto"/>
                    <w:bottom w:val="none" w:sz="0" w:space="0" w:color="auto"/>
                    <w:right w:val="none" w:sz="0" w:space="0" w:color="auto"/>
                  </w:divBdr>
                </w:div>
                <w:div w:id="1309893213">
                  <w:marLeft w:val="0"/>
                  <w:marRight w:val="0"/>
                  <w:marTop w:val="0"/>
                  <w:marBottom w:val="0"/>
                  <w:divBdr>
                    <w:top w:val="none" w:sz="0" w:space="0" w:color="auto"/>
                    <w:left w:val="none" w:sz="0" w:space="0" w:color="auto"/>
                    <w:bottom w:val="none" w:sz="0" w:space="0" w:color="auto"/>
                    <w:right w:val="none" w:sz="0" w:space="0" w:color="auto"/>
                  </w:divBdr>
                </w:div>
                <w:div w:id="1311789697">
                  <w:marLeft w:val="0"/>
                  <w:marRight w:val="0"/>
                  <w:marTop w:val="0"/>
                  <w:marBottom w:val="0"/>
                  <w:divBdr>
                    <w:top w:val="none" w:sz="0" w:space="0" w:color="auto"/>
                    <w:left w:val="none" w:sz="0" w:space="0" w:color="auto"/>
                    <w:bottom w:val="none" w:sz="0" w:space="0" w:color="auto"/>
                    <w:right w:val="none" w:sz="0" w:space="0" w:color="auto"/>
                  </w:divBdr>
                </w:div>
                <w:div w:id="1319576061">
                  <w:marLeft w:val="0"/>
                  <w:marRight w:val="0"/>
                  <w:marTop w:val="0"/>
                  <w:marBottom w:val="0"/>
                  <w:divBdr>
                    <w:top w:val="none" w:sz="0" w:space="0" w:color="auto"/>
                    <w:left w:val="none" w:sz="0" w:space="0" w:color="auto"/>
                    <w:bottom w:val="none" w:sz="0" w:space="0" w:color="auto"/>
                    <w:right w:val="none" w:sz="0" w:space="0" w:color="auto"/>
                  </w:divBdr>
                </w:div>
                <w:div w:id="1320378746">
                  <w:marLeft w:val="0"/>
                  <w:marRight w:val="0"/>
                  <w:marTop w:val="0"/>
                  <w:marBottom w:val="0"/>
                  <w:divBdr>
                    <w:top w:val="none" w:sz="0" w:space="0" w:color="auto"/>
                    <w:left w:val="none" w:sz="0" w:space="0" w:color="auto"/>
                    <w:bottom w:val="none" w:sz="0" w:space="0" w:color="auto"/>
                    <w:right w:val="none" w:sz="0" w:space="0" w:color="auto"/>
                  </w:divBdr>
                </w:div>
                <w:div w:id="1321345571">
                  <w:marLeft w:val="0"/>
                  <w:marRight w:val="0"/>
                  <w:marTop w:val="0"/>
                  <w:marBottom w:val="0"/>
                  <w:divBdr>
                    <w:top w:val="none" w:sz="0" w:space="0" w:color="auto"/>
                    <w:left w:val="none" w:sz="0" w:space="0" w:color="auto"/>
                    <w:bottom w:val="none" w:sz="0" w:space="0" w:color="auto"/>
                    <w:right w:val="none" w:sz="0" w:space="0" w:color="auto"/>
                  </w:divBdr>
                </w:div>
                <w:div w:id="1321345891">
                  <w:marLeft w:val="0"/>
                  <w:marRight w:val="0"/>
                  <w:marTop w:val="0"/>
                  <w:marBottom w:val="0"/>
                  <w:divBdr>
                    <w:top w:val="none" w:sz="0" w:space="0" w:color="auto"/>
                    <w:left w:val="none" w:sz="0" w:space="0" w:color="auto"/>
                    <w:bottom w:val="none" w:sz="0" w:space="0" w:color="auto"/>
                    <w:right w:val="none" w:sz="0" w:space="0" w:color="auto"/>
                  </w:divBdr>
                </w:div>
                <w:div w:id="1321428776">
                  <w:marLeft w:val="0"/>
                  <w:marRight w:val="0"/>
                  <w:marTop w:val="0"/>
                  <w:marBottom w:val="0"/>
                  <w:divBdr>
                    <w:top w:val="none" w:sz="0" w:space="0" w:color="auto"/>
                    <w:left w:val="none" w:sz="0" w:space="0" w:color="auto"/>
                    <w:bottom w:val="none" w:sz="0" w:space="0" w:color="auto"/>
                    <w:right w:val="none" w:sz="0" w:space="0" w:color="auto"/>
                  </w:divBdr>
                </w:div>
                <w:div w:id="1323656726">
                  <w:marLeft w:val="0"/>
                  <w:marRight w:val="0"/>
                  <w:marTop w:val="0"/>
                  <w:marBottom w:val="0"/>
                  <w:divBdr>
                    <w:top w:val="none" w:sz="0" w:space="0" w:color="auto"/>
                    <w:left w:val="none" w:sz="0" w:space="0" w:color="auto"/>
                    <w:bottom w:val="none" w:sz="0" w:space="0" w:color="auto"/>
                    <w:right w:val="none" w:sz="0" w:space="0" w:color="auto"/>
                  </w:divBdr>
                </w:div>
                <w:div w:id="1324314687">
                  <w:marLeft w:val="0"/>
                  <w:marRight w:val="0"/>
                  <w:marTop w:val="0"/>
                  <w:marBottom w:val="0"/>
                  <w:divBdr>
                    <w:top w:val="none" w:sz="0" w:space="0" w:color="auto"/>
                    <w:left w:val="none" w:sz="0" w:space="0" w:color="auto"/>
                    <w:bottom w:val="none" w:sz="0" w:space="0" w:color="auto"/>
                    <w:right w:val="none" w:sz="0" w:space="0" w:color="auto"/>
                  </w:divBdr>
                </w:div>
                <w:div w:id="1326663301">
                  <w:marLeft w:val="0"/>
                  <w:marRight w:val="0"/>
                  <w:marTop w:val="0"/>
                  <w:marBottom w:val="0"/>
                  <w:divBdr>
                    <w:top w:val="none" w:sz="0" w:space="0" w:color="auto"/>
                    <w:left w:val="none" w:sz="0" w:space="0" w:color="auto"/>
                    <w:bottom w:val="none" w:sz="0" w:space="0" w:color="auto"/>
                    <w:right w:val="none" w:sz="0" w:space="0" w:color="auto"/>
                  </w:divBdr>
                </w:div>
                <w:div w:id="1327051398">
                  <w:marLeft w:val="0"/>
                  <w:marRight w:val="0"/>
                  <w:marTop w:val="0"/>
                  <w:marBottom w:val="0"/>
                  <w:divBdr>
                    <w:top w:val="none" w:sz="0" w:space="0" w:color="auto"/>
                    <w:left w:val="none" w:sz="0" w:space="0" w:color="auto"/>
                    <w:bottom w:val="none" w:sz="0" w:space="0" w:color="auto"/>
                    <w:right w:val="none" w:sz="0" w:space="0" w:color="auto"/>
                  </w:divBdr>
                </w:div>
                <w:div w:id="1331830112">
                  <w:marLeft w:val="0"/>
                  <w:marRight w:val="0"/>
                  <w:marTop w:val="0"/>
                  <w:marBottom w:val="0"/>
                  <w:divBdr>
                    <w:top w:val="none" w:sz="0" w:space="0" w:color="auto"/>
                    <w:left w:val="none" w:sz="0" w:space="0" w:color="auto"/>
                    <w:bottom w:val="none" w:sz="0" w:space="0" w:color="auto"/>
                    <w:right w:val="none" w:sz="0" w:space="0" w:color="auto"/>
                  </w:divBdr>
                </w:div>
                <w:div w:id="1333682960">
                  <w:marLeft w:val="0"/>
                  <w:marRight w:val="0"/>
                  <w:marTop w:val="0"/>
                  <w:marBottom w:val="0"/>
                  <w:divBdr>
                    <w:top w:val="none" w:sz="0" w:space="0" w:color="auto"/>
                    <w:left w:val="none" w:sz="0" w:space="0" w:color="auto"/>
                    <w:bottom w:val="none" w:sz="0" w:space="0" w:color="auto"/>
                    <w:right w:val="none" w:sz="0" w:space="0" w:color="auto"/>
                  </w:divBdr>
                </w:div>
                <w:div w:id="1333947291">
                  <w:marLeft w:val="0"/>
                  <w:marRight w:val="0"/>
                  <w:marTop w:val="0"/>
                  <w:marBottom w:val="0"/>
                  <w:divBdr>
                    <w:top w:val="none" w:sz="0" w:space="0" w:color="auto"/>
                    <w:left w:val="none" w:sz="0" w:space="0" w:color="auto"/>
                    <w:bottom w:val="none" w:sz="0" w:space="0" w:color="auto"/>
                    <w:right w:val="none" w:sz="0" w:space="0" w:color="auto"/>
                  </w:divBdr>
                </w:div>
                <w:div w:id="1337269342">
                  <w:marLeft w:val="0"/>
                  <w:marRight w:val="0"/>
                  <w:marTop w:val="0"/>
                  <w:marBottom w:val="0"/>
                  <w:divBdr>
                    <w:top w:val="none" w:sz="0" w:space="0" w:color="auto"/>
                    <w:left w:val="none" w:sz="0" w:space="0" w:color="auto"/>
                    <w:bottom w:val="none" w:sz="0" w:space="0" w:color="auto"/>
                    <w:right w:val="none" w:sz="0" w:space="0" w:color="auto"/>
                  </w:divBdr>
                </w:div>
                <w:div w:id="1338918172">
                  <w:marLeft w:val="0"/>
                  <w:marRight w:val="0"/>
                  <w:marTop w:val="0"/>
                  <w:marBottom w:val="0"/>
                  <w:divBdr>
                    <w:top w:val="none" w:sz="0" w:space="0" w:color="auto"/>
                    <w:left w:val="none" w:sz="0" w:space="0" w:color="auto"/>
                    <w:bottom w:val="none" w:sz="0" w:space="0" w:color="auto"/>
                    <w:right w:val="none" w:sz="0" w:space="0" w:color="auto"/>
                  </w:divBdr>
                </w:div>
                <w:div w:id="1338969739">
                  <w:marLeft w:val="0"/>
                  <w:marRight w:val="0"/>
                  <w:marTop w:val="0"/>
                  <w:marBottom w:val="0"/>
                  <w:divBdr>
                    <w:top w:val="none" w:sz="0" w:space="0" w:color="auto"/>
                    <w:left w:val="none" w:sz="0" w:space="0" w:color="auto"/>
                    <w:bottom w:val="none" w:sz="0" w:space="0" w:color="auto"/>
                    <w:right w:val="none" w:sz="0" w:space="0" w:color="auto"/>
                  </w:divBdr>
                </w:div>
                <w:div w:id="1341277655">
                  <w:marLeft w:val="0"/>
                  <w:marRight w:val="0"/>
                  <w:marTop w:val="0"/>
                  <w:marBottom w:val="0"/>
                  <w:divBdr>
                    <w:top w:val="none" w:sz="0" w:space="0" w:color="auto"/>
                    <w:left w:val="none" w:sz="0" w:space="0" w:color="auto"/>
                    <w:bottom w:val="none" w:sz="0" w:space="0" w:color="auto"/>
                    <w:right w:val="none" w:sz="0" w:space="0" w:color="auto"/>
                  </w:divBdr>
                </w:div>
                <w:div w:id="1343314297">
                  <w:marLeft w:val="0"/>
                  <w:marRight w:val="0"/>
                  <w:marTop w:val="0"/>
                  <w:marBottom w:val="0"/>
                  <w:divBdr>
                    <w:top w:val="none" w:sz="0" w:space="0" w:color="auto"/>
                    <w:left w:val="none" w:sz="0" w:space="0" w:color="auto"/>
                    <w:bottom w:val="none" w:sz="0" w:space="0" w:color="auto"/>
                    <w:right w:val="none" w:sz="0" w:space="0" w:color="auto"/>
                  </w:divBdr>
                </w:div>
                <w:div w:id="1351837870">
                  <w:marLeft w:val="0"/>
                  <w:marRight w:val="0"/>
                  <w:marTop w:val="0"/>
                  <w:marBottom w:val="0"/>
                  <w:divBdr>
                    <w:top w:val="none" w:sz="0" w:space="0" w:color="auto"/>
                    <w:left w:val="none" w:sz="0" w:space="0" w:color="auto"/>
                    <w:bottom w:val="none" w:sz="0" w:space="0" w:color="auto"/>
                    <w:right w:val="none" w:sz="0" w:space="0" w:color="auto"/>
                  </w:divBdr>
                </w:div>
                <w:div w:id="1352879064">
                  <w:marLeft w:val="0"/>
                  <w:marRight w:val="0"/>
                  <w:marTop w:val="0"/>
                  <w:marBottom w:val="0"/>
                  <w:divBdr>
                    <w:top w:val="none" w:sz="0" w:space="0" w:color="auto"/>
                    <w:left w:val="none" w:sz="0" w:space="0" w:color="auto"/>
                    <w:bottom w:val="none" w:sz="0" w:space="0" w:color="auto"/>
                    <w:right w:val="none" w:sz="0" w:space="0" w:color="auto"/>
                  </w:divBdr>
                </w:div>
                <w:div w:id="1354845610">
                  <w:marLeft w:val="0"/>
                  <w:marRight w:val="0"/>
                  <w:marTop w:val="0"/>
                  <w:marBottom w:val="0"/>
                  <w:divBdr>
                    <w:top w:val="none" w:sz="0" w:space="0" w:color="auto"/>
                    <w:left w:val="none" w:sz="0" w:space="0" w:color="auto"/>
                    <w:bottom w:val="none" w:sz="0" w:space="0" w:color="auto"/>
                    <w:right w:val="none" w:sz="0" w:space="0" w:color="auto"/>
                  </w:divBdr>
                </w:div>
                <w:div w:id="1357004003">
                  <w:marLeft w:val="0"/>
                  <w:marRight w:val="0"/>
                  <w:marTop w:val="0"/>
                  <w:marBottom w:val="0"/>
                  <w:divBdr>
                    <w:top w:val="none" w:sz="0" w:space="0" w:color="auto"/>
                    <w:left w:val="none" w:sz="0" w:space="0" w:color="auto"/>
                    <w:bottom w:val="none" w:sz="0" w:space="0" w:color="auto"/>
                    <w:right w:val="none" w:sz="0" w:space="0" w:color="auto"/>
                  </w:divBdr>
                </w:div>
                <w:div w:id="1357996791">
                  <w:marLeft w:val="0"/>
                  <w:marRight w:val="0"/>
                  <w:marTop w:val="0"/>
                  <w:marBottom w:val="0"/>
                  <w:divBdr>
                    <w:top w:val="none" w:sz="0" w:space="0" w:color="auto"/>
                    <w:left w:val="none" w:sz="0" w:space="0" w:color="auto"/>
                    <w:bottom w:val="none" w:sz="0" w:space="0" w:color="auto"/>
                    <w:right w:val="none" w:sz="0" w:space="0" w:color="auto"/>
                  </w:divBdr>
                </w:div>
                <w:div w:id="1358777766">
                  <w:marLeft w:val="0"/>
                  <w:marRight w:val="0"/>
                  <w:marTop w:val="0"/>
                  <w:marBottom w:val="0"/>
                  <w:divBdr>
                    <w:top w:val="none" w:sz="0" w:space="0" w:color="auto"/>
                    <w:left w:val="none" w:sz="0" w:space="0" w:color="auto"/>
                    <w:bottom w:val="none" w:sz="0" w:space="0" w:color="auto"/>
                    <w:right w:val="none" w:sz="0" w:space="0" w:color="auto"/>
                  </w:divBdr>
                </w:div>
                <w:div w:id="1359887687">
                  <w:marLeft w:val="0"/>
                  <w:marRight w:val="0"/>
                  <w:marTop w:val="0"/>
                  <w:marBottom w:val="0"/>
                  <w:divBdr>
                    <w:top w:val="none" w:sz="0" w:space="0" w:color="auto"/>
                    <w:left w:val="none" w:sz="0" w:space="0" w:color="auto"/>
                    <w:bottom w:val="none" w:sz="0" w:space="0" w:color="auto"/>
                    <w:right w:val="none" w:sz="0" w:space="0" w:color="auto"/>
                  </w:divBdr>
                </w:div>
                <w:div w:id="1360206341">
                  <w:marLeft w:val="0"/>
                  <w:marRight w:val="0"/>
                  <w:marTop w:val="0"/>
                  <w:marBottom w:val="0"/>
                  <w:divBdr>
                    <w:top w:val="none" w:sz="0" w:space="0" w:color="auto"/>
                    <w:left w:val="none" w:sz="0" w:space="0" w:color="auto"/>
                    <w:bottom w:val="none" w:sz="0" w:space="0" w:color="auto"/>
                    <w:right w:val="none" w:sz="0" w:space="0" w:color="auto"/>
                  </w:divBdr>
                </w:div>
                <w:div w:id="1360812467">
                  <w:marLeft w:val="0"/>
                  <w:marRight w:val="0"/>
                  <w:marTop w:val="0"/>
                  <w:marBottom w:val="0"/>
                  <w:divBdr>
                    <w:top w:val="none" w:sz="0" w:space="0" w:color="auto"/>
                    <w:left w:val="none" w:sz="0" w:space="0" w:color="auto"/>
                    <w:bottom w:val="none" w:sz="0" w:space="0" w:color="auto"/>
                    <w:right w:val="none" w:sz="0" w:space="0" w:color="auto"/>
                  </w:divBdr>
                </w:div>
                <w:div w:id="1361978054">
                  <w:marLeft w:val="0"/>
                  <w:marRight w:val="0"/>
                  <w:marTop w:val="0"/>
                  <w:marBottom w:val="0"/>
                  <w:divBdr>
                    <w:top w:val="none" w:sz="0" w:space="0" w:color="auto"/>
                    <w:left w:val="none" w:sz="0" w:space="0" w:color="auto"/>
                    <w:bottom w:val="none" w:sz="0" w:space="0" w:color="auto"/>
                    <w:right w:val="none" w:sz="0" w:space="0" w:color="auto"/>
                  </w:divBdr>
                </w:div>
                <w:div w:id="1366366183">
                  <w:marLeft w:val="0"/>
                  <w:marRight w:val="0"/>
                  <w:marTop w:val="0"/>
                  <w:marBottom w:val="0"/>
                  <w:divBdr>
                    <w:top w:val="none" w:sz="0" w:space="0" w:color="auto"/>
                    <w:left w:val="none" w:sz="0" w:space="0" w:color="auto"/>
                    <w:bottom w:val="none" w:sz="0" w:space="0" w:color="auto"/>
                    <w:right w:val="none" w:sz="0" w:space="0" w:color="auto"/>
                  </w:divBdr>
                </w:div>
                <w:div w:id="1369797009">
                  <w:marLeft w:val="0"/>
                  <w:marRight w:val="0"/>
                  <w:marTop w:val="0"/>
                  <w:marBottom w:val="0"/>
                  <w:divBdr>
                    <w:top w:val="none" w:sz="0" w:space="0" w:color="auto"/>
                    <w:left w:val="none" w:sz="0" w:space="0" w:color="auto"/>
                    <w:bottom w:val="none" w:sz="0" w:space="0" w:color="auto"/>
                    <w:right w:val="none" w:sz="0" w:space="0" w:color="auto"/>
                  </w:divBdr>
                </w:div>
                <w:div w:id="1369986904">
                  <w:marLeft w:val="0"/>
                  <w:marRight w:val="0"/>
                  <w:marTop w:val="0"/>
                  <w:marBottom w:val="0"/>
                  <w:divBdr>
                    <w:top w:val="none" w:sz="0" w:space="0" w:color="auto"/>
                    <w:left w:val="none" w:sz="0" w:space="0" w:color="auto"/>
                    <w:bottom w:val="none" w:sz="0" w:space="0" w:color="auto"/>
                    <w:right w:val="none" w:sz="0" w:space="0" w:color="auto"/>
                  </w:divBdr>
                </w:div>
                <w:div w:id="1373188232">
                  <w:marLeft w:val="0"/>
                  <w:marRight w:val="0"/>
                  <w:marTop w:val="0"/>
                  <w:marBottom w:val="0"/>
                  <w:divBdr>
                    <w:top w:val="none" w:sz="0" w:space="0" w:color="auto"/>
                    <w:left w:val="none" w:sz="0" w:space="0" w:color="auto"/>
                    <w:bottom w:val="none" w:sz="0" w:space="0" w:color="auto"/>
                    <w:right w:val="none" w:sz="0" w:space="0" w:color="auto"/>
                  </w:divBdr>
                </w:div>
                <w:div w:id="1373579502">
                  <w:marLeft w:val="0"/>
                  <w:marRight w:val="0"/>
                  <w:marTop w:val="0"/>
                  <w:marBottom w:val="0"/>
                  <w:divBdr>
                    <w:top w:val="none" w:sz="0" w:space="0" w:color="auto"/>
                    <w:left w:val="none" w:sz="0" w:space="0" w:color="auto"/>
                    <w:bottom w:val="none" w:sz="0" w:space="0" w:color="auto"/>
                    <w:right w:val="none" w:sz="0" w:space="0" w:color="auto"/>
                  </w:divBdr>
                </w:div>
                <w:div w:id="1374692129">
                  <w:marLeft w:val="0"/>
                  <w:marRight w:val="0"/>
                  <w:marTop w:val="0"/>
                  <w:marBottom w:val="0"/>
                  <w:divBdr>
                    <w:top w:val="none" w:sz="0" w:space="0" w:color="auto"/>
                    <w:left w:val="none" w:sz="0" w:space="0" w:color="auto"/>
                    <w:bottom w:val="none" w:sz="0" w:space="0" w:color="auto"/>
                    <w:right w:val="none" w:sz="0" w:space="0" w:color="auto"/>
                  </w:divBdr>
                </w:div>
                <w:div w:id="1375304942">
                  <w:marLeft w:val="0"/>
                  <w:marRight w:val="0"/>
                  <w:marTop w:val="0"/>
                  <w:marBottom w:val="0"/>
                  <w:divBdr>
                    <w:top w:val="none" w:sz="0" w:space="0" w:color="auto"/>
                    <w:left w:val="none" w:sz="0" w:space="0" w:color="auto"/>
                    <w:bottom w:val="none" w:sz="0" w:space="0" w:color="auto"/>
                    <w:right w:val="none" w:sz="0" w:space="0" w:color="auto"/>
                  </w:divBdr>
                </w:div>
                <w:div w:id="1375733446">
                  <w:marLeft w:val="0"/>
                  <w:marRight w:val="0"/>
                  <w:marTop w:val="0"/>
                  <w:marBottom w:val="0"/>
                  <w:divBdr>
                    <w:top w:val="none" w:sz="0" w:space="0" w:color="auto"/>
                    <w:left w:val="none" w:sz="0" w:space="0" w:color="auto"/>
                    <w:bottom w:val="none" w:sz="0" w:space="0" w:color="auto"/>
                    <w:right w:val="none" w:sz="0" w:space="0" w:color="auto"/>
                  </w:divBdr>
                </w:div>
                <w:div w:id="1376587730">
                  <w:marLeft w:val="0"/>
                  <w:marRight w:val="0"/>
                  <w:marTop w:val="0"/>
                  <w:marBottom w:val="0"/>
                  <w:divBdr>
                    <w:top w:val="none" w:sz="0" w:space="0" w:color="auto"/>
                    <w:left w:val="none" w:sz="0" w:space="0" w:color="auto"/>
                    <w:bottom w:val="none" w:sz="0" w:space="0" w:color="auto"/>
                    <w:right w:val="none" w:sz="0" w:space="0" w:color="auto"/>
                  </w:divBdr>
                </w:div>
                <w:div w:id="1376614732">
                  <w:marLeft w:val="0"/>
                  <w:marRight w:val="0"/>
                  <w:marTop w:val="0"/>
                  <w:marBottom w:val="0"/>
                  <w:divBdr>
                    <w:top w:val="none" w:sz="0" w:space="0" w:color="auto"/>
                    <w:left w:val="none" w:sz="0" w:space="0" w:color="auto"/>
                    <w:bottom w:val="none" w:sz="0" w:space="0" w:color="auto"/>
                    <w:right w:val="none" w:sz="0" w:space="0" w:color="auto"/>
                  </w:divBdr>
                </w:div>
                <w:div w:id="1376660800">
                  <w:marLeft w:val="0"/>
                  <w:marRight w:val="0"/>
                  <w:marTop w:val="0"/>
                  <w:marBottom w:val="0"/>
                  <w:divBdr>
                    <w:top w:val="none" w:sz="0" w:space="0" w:color="auto"/>
                    <w:left w:val="none" w:sz="0" w:space="0" w:color="auto"/>
                    <w:bottom w:val="none" w:sz="0" w:space="0" w:color="auto"/>
                    <w:right w:val="none" w:sz="0" w:space="0" w:color="auto"/>
                  </w:divBdr>
                </w:div>
                <w:div w:id="1379890883">
                  <w:marLeft w:val="0"/>
                  <w:marRight w:val="0"/>
                  <w:marTop w:val="0"/>
                  <w:marBottom w:val="0"/>
                  <w:divBdr>
                    <w:top w:val="none" w:sz="0" w:space="0" w:color="auto"/>
                    <w:left w:val="none" w:sz="0" w:space="0" w:color="auto"/>
                    <w:bottom w:val="none" w:sz="0" w:space="0" w:color="auto"/>
                    <w:right w:val="none" w:sz="0" w:space="0" w:color="auto"/>
                  </w:divBdr>
                </w:div>
                <w:div w:id="1383941852">
                  <w:marLeft w:val="0"/>
                  <w:marRight w:val="0"/>
                  <w:marTop w:val="0"/>
                  <w:marBottom w:val="0"/>
                  <w:divBdr>
                    <w:top w:val="none" w:sz="0" w:space="0" w:color="auto"/>
                    <w:left w:val="none" w:sz="0" w:space="0" w:color="auto"/>
                    <w:bottom w:val="none" w:sz="0" w:space="0" w:color="auto"/>
                    <w:right w:val="none" w:sz="0" w:space="0" w:color="auto"/>
                  </w:divBdr>
                </w:div>
                <w:div w:id="1384788535">
                  <w:marLeft w:val="0"/>
                  <w:marRight w:val="0"/>
                  <w:marTop w:val="0"/>
                  <w:marBottom w:val="0"/>
                  <w:divBdr>
                    <w:top w:val="none" w:sz="0" w:space="0" w:color="auto"/>
                    <w:left w:val="none" w:sz="0" w:space="0" w:color="auto"/>
                    <w:bottom w:val="none" w:sz="0" w:space="0" w:color="auto"/>
                    <w:right w:val="none" w:sz="0" w:space="0" w:color="auto"/>
                  </w:divBdr>
                </w:div>
                <w:div w:id="1387144911">
                  <w:marLeft w:val="0"/>
                  <w:marRight w:val="0"/>
                  <w:marTop w:val="0"/>
                  <w:marBottom w:val="0"/>
                  <w:divBdr>
                    <w:top w:val="none" w:sz="0" w:space="0" w:color="auto"/>
                    <w:left w:val="none" w:sz="0" w:space="0" w:color="auto"/>
                    <w:bottom w:val="none" w:sz="0" w:space="0" w:color="auto"/>
                    <w:right w:val="none" w:sz="0" w:space="0" w:color="auto"/>
                  </w:divBdr>
                </w:div>
                <w:div w:id="1387411060">
                  <w:marLeft w:val="0"/>
                  <w:marRight w:val="0"/>
                  <w:marTop w:val="0"/>
                  <w:marBottom w:val="0"/>
                  <w:divBdr>
                    <w:top w:val="none" w:sz="0" w:space="0" w:color="auto"/>
                    <w:left w:val="none" w:sz="0" w:space="0" w:color="auto"/>
                    <w:bottom w:val="none" w:sz="0" w:space="0" w:color="auto"/>
                    <w:right w:val="none" w:sz="0" w:space="0" w:color="auto"/>
                  </w:divBdr>
                </w:div>
                <w:div w:id="1387492868">
                  <w:marLeft w:val="0"/>
                  <w:marRight w:val="0"/>
                  <w:marTop w:val="0"/>
                  <w:marBottom w:val="0"/>
                  <w:divBdr>
                    <w:top w:val="none" w:sz="0" w:space="0" w:color="auto"/>
                    <w:left w:val="none" w:sz="0" w:space="0" w:color="auto"/>
                    <w:bottom w:val="none" w:sz="0" w:space="0" w:color="auto"/>
                    <w:right w:val="none" w:sz="0" w:space="0" w:color="auto"/>
                  </w:divBdr>
                </w:div>
                <w:div w:id="1388335278">
                  <w:marLeft w:val="0"/>
                  <w:marRight w:val="0"/>
                  <w:marTop w:val="0"/>
                  <w:marBottom w:val="0"/>
                  <w:divBdr>
                    <w:top w:val="none" w:sz="0" w:space="0" w:color="auto"/>
                    <w:left w:val="none" w:sz="0" w:space="0" w:color="auto"/>
                    <w:bottom w:val="none" w:sz="0" w:space="0" w:color="auto"/>
                    <w:right w:val="none" w:sz="0" w:space="0" w:color="auto"/>
                  </w:divBdr>
                </w:div>
                <w:div w:id="1389650010">
                  <w:marLeft w:val="0"/>
                  <w:marRight w:val="0"/>
                  <w:marTop w:val="0"/>
                  <w:marBottom w:val="0"/>
                  <w:divBdr>
                    <w:top w:val="none" w:sz="0" w:space="0" w:color="auto"/>
                    <w:left w:val="none" w:sz="0" w:space="0" w:color="auto"/>
                    <w:bottom w:val="none" w:sz="0" w:space="0" w:color="auto"/>
                    <w:right w:val="none" w:sz="0" w:space="0" w:color="auto"/>
                  </w:divBdr>
                </w:div>
                <w:div w:id="1394112031">
                  <w:marLeft w:val="0"/>
                  <w:marRight w:val="0"/>
                  <w:marTop w:val="0"/>
                  <w:marBottom w:val="0"/>
                  <w:divBdr>
                    <w:top w:val="none" w:sz="0" w:space="0" w:color="auto"/>
                    <w:left w:val="none" w:sz="0" w:space="0" w:color="auto"/>
                    <w:bottom w:val="none" w:sz="0" w:space="0" w:color="auto"/>
                    <w:right w:val="none" w:sz="0" w:space="0" w:color="auto"/>
                  </w:divBdr>
                </w:div>
                <w:div w:id="1399668847">
                  <w:marLeft w:val="0"/>
                  <w:marRight w:val="0"/>
                  <w:marTop w:val="0"/>
                  <w:marBottom w:val="0"/>
                  <w:divBdr>
                    <w:top w:val="none" w:sz="0" w:space="0" w:color="auto"/>
                    <w:left w:val="none" w:sz="0" w:space="0" w:color="auto"/>
                    <w:bottom w:val="none" w:sz="0" w:space="0" w:color="auto"/>
                    <w:right w:val="none" w:sz="0" w:space="0" w:color="auto"/>
                  </w:divBdr>
                </w:div>
                <w:div w:id="1401320735">
                  <w:marLeft w:val="0"/>
                  <w:marRight w:val="0"/>
                  <w:marTop w:val="0"/>
                  <w:marBottom w:val="0"/>
                  <w:divBdr>
                    <w:top w:val="none" w:sz="0" w:space="0" w:color="auto"/>
                    <w:left w:val="none" w:sz="0" w:space="0" w:color="auto"/>
                    <w:bottom w:val="none" w:sz="0" w:space="0" w:color="auto"/>
                    <w:right w:val="none" w:sz="0" w:space="0" w:color="auto"/>
                  </w:divBdr>
                </w:div>
                <w:div w:id="1402210809">
                  <w:marLeft w:val="0"/>
                  <w:marRight w:val="0"/>
                  <w:marTop w:val="0"/>
                  <w:marBottom w:val="0"/>
                  <w:divBdr>
                    <w:top w:val="none" w:sz="0" w:space="0" w:color="auto"/>
                    <w:left w:val="none" w:sz="0" w:space="0" w:color="auto"/>
                    <w:bottom w:val="none" w:sz="0" w:space="0" w:color="auto"/>
                    <w:right w:val="none" w:sz="0" w:space="0" w:color="auto"/>
                  </w:divBdr>
                </w:div>
                <w:div w:id="1402750138">
                  <w:marLeft w:val="0"/>
                  <w:marRight w:val="0"/>
                  <w:marTop w:val="0"/>
                  <w:marBottom w:val="0"/>
                  <w:divBdr>
                    <w:top w:val="none" w:sz="0" w:space="0" w:color="auto"/>
                    <w:left w:val="none" w:sz="0" w:space="0" w:color="auto"/>
                    <w:bottom w:val="none" w:sz="0" w:space="0" w:color="auto"/>
                    <w:right w:val="none" w:sz="0" w:space="0" w:color="auto"/>
                  </w:divBdr>
                </w:div>
                <w:div w:id="1404450592">
                  <w:marLeft w:val="0"/>
                  <w:marRight w:val="0"/>
                  <w:marTop w:val="0"/>
                  <w:marBottom w:val="0"/>
                  <w:divBdr>
                    <w:top w:val="none" w:sz="0" w:space="0" w:color="auto"/>
                    <w:left w:val="none" w:sz="0" w:space="0" w:color="auto"/>
                    <w:bottom w:val="none" w:sz="0" w:space="0" w:color="auto"/>
                    <w:right w:val="none" w:sz="0" w:space="0" w:color="auto"/>
                  </w:divBdr>
                </w:div>
                <w:div w:id="1405567139">
                  <w:marLeft w:val="0"/>
                  <w:marRight w:val="0"/>
                  <w:marTop w:val="0"/>
                  <w:marBottom w:val="0"/>
                  <w:divBdr>
                    <w:top w:val="none" w:sz="0" w:space="0" w:color="auto"/>
                    <w:left w:val="none" w:sz="0" w:space="0" w:color="auto"/>
                    <w:bottom w:val="none" w:sz="0" w:space="0" w:color="auto"/>
                    <w:right w:val="none" w:sz="0" w:space="0" w:color="auto"/>
                  </w:divBdr>
                </w:div>
                <w:div w:id="1407457587">
                  <w:marLeft w:val="0"/>
                  <w:marRight w:val="0"/>
                  <w:marTop w:val="0"/>
                  <w:marBottom w:val="0"/>
                  <w:divBdr>
                    <w:top w:val="none" w:sz="0" w:space="0" w:color="auto"/>
                    <w:left w:val="none" w:sz="0" w:space="0" w:color="auto"/>
                    <w:bottom w:val="none" w:sz="0" w:space="0" w:color="auto"/>
                    <w:right w:val="none" w:sz="0" w:space="0" w:color="auto"/>
                  </w:divBdr>
                </w:div>
                <w:div w:id="1409620476">
                  <w:marLeft w:val="0"/>
                  <w:marRight w:val="0"/>
                  <w:marTop w:val="0"/>
                  <w:marBottom w:val="0"/>
                  <w:divBdr>
                    <w:top w:val="none" w:sz="0" w:space="0" w:color="auto"/>
                    <w:left w:val="none" w:sz="0" w:space="0" w:color="auto"/>
                    <w:bottom w:val="none" w:sz="0" w:space="0" w:color="auto"/>
                    <w:right w:val="none" w:sz="0" w:space="0" w:color="auto"/>
                  </w:divBdr>
                </w:div>
                <w:div w:id="1409841324">
                  <w:marLeft w:val="0"/>
                  <w:marRight w:val="0"/>
                  <w:marTop w:val="0"/>
                  <w:marBottom w:val="0"/>
                  <w:divBdr>
                    <w:top w:val="none" w:sz="0" w:space="0" w:color="auto"/>
                    <w:left w:val="none" w:sz="0" w:space="0" w:color="auto"/>
                    <w:bottom w:val="none" w:sz="0" w:space="0" w:color="auto"/>
                    <w:right w:val="none" w:sz="0" w:space="0" w:color="auto"/>
                  </w:divBdr>
                </w:div>
                <w:div w:id="1412580496">
                  <w:marLeft w:val="0"/>
                  <w:marRight w:val="0"/>
                  <w:marTop w:val="0"/>
                  <w:marBottom w:val="0"/>
                  <w:divBdr>
                    <w:top w:val="none" w:sz="0" w:space="0" w:color="auto"/>
                    <w:left w:val="none" w:sz="0" w:space="0" w:color="auto"/>
                    <w:bottom w:val="none" w:sz="0" w:space="0" w:color="auto"/>
                    <w:right w:val="none" w:sz="0" w:space="0" w:color="auto"/>
                  </w:divBdr>
                </w:div>
                <w:div w:id="1413355990">
                  <w:marLeft w:val="0"/>
                  <w:marRight w:val="0"/>
                  <w:marTop w:val="0"/>
                  <w:marBottom w:val="0"/>
                  <w:divBdr>
                    <w:top w:val="none" w:sz="0" w:space="0" w:color="auto"/>
                    <w:left w:val="none" w:sz="0" w:space="0" w:color="auto"/>
                    <w:bottom w:val="none" w:sz="0" w:space="0" w:color="auto"/>
                    <w:right w:val="none" w:sz="0" w:space="0" w:color="auto"/>
                  </w:divBdr>
                </w:div>
                <w:div w:id="1413744831">
                  <w:marLeft w:val="0"/>
                  <w:marRight w:val="0"/>
                  <w:marTop w:val="0"/>
                  <w:marBottom w:val="0"/>
                  <w:divBdr>
                    <w:top w:val="none" w:sz="0" w:space="0" w:color="auto"/>
                    <w:left w:val="none" w:sz="0" w:space="0" w:color="auto"/>
                    <w:bottom w:val="none" w:sz="0" w:space="0" w:color="auto"/>
                    <w:right w:val="none" w:sz="0" w:space="0" w:color="auto"/>
                  </w:divBdr>
                </w:div>
                <w:div w:id="1418864819">
                  <w:marLeft w:val="0"/>
                  <w:marRight w:val="0"/>
                  <w:marTop w:val="0"/>
                  <w:marBottom w:val="0"/>
                  <w:divBdr>
                    <w:top w:val="none" w:sz="0" w:space="0" w:color="auto"/>
                    <w:left w:val="none" w:sz="0" w:space="0" w:color="auto"/>
                    <w:bottom w:val="none" w:sz="0" w:space="0" w:color="auto"/>
                    <w:right w:val="none" w:sz="0" w:space="0" w:color="auto"/>
                  </w:divBdr>
                </w:div>
                <w:div w:id="1419398846">
                  <w:marLeft w:val="0"/>
                  <w:marRight w:val="0"/>
                  <w:marTop w:val="0"/>
                  <w:marBottom w:val="0"/>
                  <w:divBdr>
                    <w:top w:val="none" w:sz="0" w:space="0" w:color="auto"/>
                    <w:left w:val="none" w:sz="0" w:space="0" w:color="auto"/>
                    <w:bottom w:val="none" w:sz="0" w:space="0" w:color="auto"/>
                    <w:right w:val="none" w:sz="0" w:space="0" w:color="auto"/>
                  </w:divBdr>
                </w:div>
                <w:div w:id="1419863987">
                  <w:marLeft w:val="0"/>
                  <w:marRight w:val="0"/>
                  <w:marTop w:val="0"/>
                  <w:marBottom w:val="0"/>
                  <w:divBdr>
                    <w:top w:val="none" w:sz="0" w:space="0" w:color="auto"/>
                    <w:left w:val="none" w:sz="0" w:space="0" w:color="auto"/>
                    <w:bottom w:val="none" w:sz="0" w:space="0" w:color="auto"/>
                    <w:right w:val="none" w:sz="0" w:space="0" w:color="auto"/>
                  </w:divBdr>
                </w:div>
                <w:div w:id="1421412139">
                  <w:marLeft w:val="0"/>
                  <w:marRight w:val="0"/>
                  <w:marTop w:val="0"/>
                  <w:marBottom w:val="0"/>
                  <w:divBdr>
                    <w:top w:val="none" w:sz="0" w:space="0" w:color="auto"/>
                    <w:left w:val="none" w:sz="0" w:space="0" w:color="auto"/>
                    <w:bottom w:val="none" w:sz="0" w:space="0" w:color="auto"/>
                    <w:right w:val="none" w:sz="0" w:space="0" w:color="auto"/>
                  </w:divBdr>
                </w:div>
                <w:div w:id="1424062516">
                  <w:marLeft w:val="0"/>
                  <w:marRight w:val="0"/>
                  <w:marTop w:val="0"/>
                  <w:marBottom w:val="0"/>
                  <w:divBdr>
                    <w:top w:val="none" w:sz="0" w:space="0" w:color="auto"/>
                    <w:left w:val="none" w:sz="0" w:space="0" w:color="auto"/>
                    <w:bottom w:val="none" w:sz="0" w:space="0" w:color="auto"/>
                    <w:right w:val="none" w:sz="0" w:space="0" w:color="auto"/>
                  </w:divBdr>
                </w:div>
                <w:div w:id="1425151035">
                  <w:marLeft w:val="0"/>
                  <w:marRight w:val="0"/>
                  <w:marTop w:val="0"/>
                  <w:marBottom w:val="0"/>
                  <w:divBdr>
                    <w:top w:val="none" w:sz="0" w:space="0" w:color="auto"/>
                    <w:left w:val="none" w:sz="0" w:space="0" w:color="auto"/>
                    <w:bottom w:val="none" w:sz="0" w:space="0" w:color="auto"/>
                    <w:right w:val="none" w:sz="0" w:space="0" w:color="auto"/>
                  </w:divBdr>
                </w:div>
                <w:div w:id="1426684053">
                  <w:marLeft w:val="0"/>
                  <w:marRight w:val="0"/>
                  <w:marTop w:val="0"/>
                  <w:marBottom w:val="0"/>
                  <w:divBdr>
                    <w:top w:val="none" w:sz="0" w:space="0" w:color="auto"/>
                    <w:left w:val="none" w:sz="0" w:space="0" w:color="auto"/>
                    <w:bottom w:val="none" w:sz="0" w:space="0" w:color="auto"/>
                    <w:right w:val="none" w:sz="0" w:space="0" w:color="auto"/>
                  </w:divBdr>
                </w:div>
                <w:div w:id="1427389204">
                  <w:marLeft w:val="0"/>
                  <w:marRight w:val="0"/>
                  <w:marTop w:val="0"/>
                  <w:marBottom w:val="0"/>
                  <w:divBdr>
                    <w:top w:val="none" w:sz="0" w:space="0" w:color="auto"/>
                    <w:left w:val="none" w:sz="0" w:space="0" w:color="auto"/>
                    <w:bottom w:val="none" w:sz="0" w:space="0" w:color="auto"/>
                    <w:right w:val="none" w:sz="0" w:space="0" w:color="auto"/>
                  </w:divBdr>
                </w:div>
                <w:div w:id="1432164861">
                  <w:marLeft w:val="0"/>
                  <w:marRight w:val="0"/>
                  <w:marTop w:val="0"/>
                  <w:marBottom w:val="0"/>
                  <w:divBdr>
                    <w:top w:val="none" w:sz="0" w:space="0" w:color="auto"/>
                    <w:left w:val="none" w:sz="0" w:space="0" w:color="auto"/>
                    <w:bottom w:val="none" w:sz="0" w:space="0" w:color="auto"/>
                    <w:right w:val="none" w:sz="0" w:space="0" w:color="auto"/>
                  </w:divBdr>
                </w:div>
                <w:div w:id="1435131948">
                  <w:marLeft w:val="0"/>
                  <w:marRight w:val="0"/>
                  <w:marTop w:val="0"/>
                  <w:marBottom w:val="0"/>
                  <w:divBdr>
                    <w:top w:val="none" w:sz="0" w:space="0" w:color="auto"/>
                    <w:left w:val="none" w:sz="0" w:space="0" w:color="auto"/>
                    <w:bottom w:val="none" w:sz="0" w:space="0" w:color="auto"/>
                    <w:right w:val="none" w:sz="0" w:space="0" w:color="auto"/>
                  </w:divBdr>
                </w:div>
                <w:div w:id="1435856046">
                  <w:marLeft w:val="0"/>
                  <w:marRight w:val="0"/>
                  <w:marTop w:val="0"/>
                  <w:marBottom w:val="0"/>
                  <w:divBdr>
                    <w:top w:val="none" w:sz="0" w:space="0" w:color="auto"/>
                    <w:left w:val="none" w:sz="0" w:space="0" w:color="auto"/>
                    <w:bottom w:val="none" w:sz="0" w:space="0" w:color="auto"/>
                    <w:right w:val="none" w:sz="0" w:space="0" w:color="auto"/>
                  </w:divBdr>
                </w:div>
                <w:div w:id="1435975605">
                  <w:marLeft w:val="0"/>
                  <w:marRight w:val="0"/>
                  <w:marTop w:val="0"/>
                  <w:marBottom w:val="0"/>
                  <w:divBdr>
                    <w:top w:val="none" w:sz="0" w:space="0" w:color="auto"/>
                    <w:left w:val="none" w:sz="0" w:space="0" w:color="auto"/>
                    <w:bottom w:val="none" w:sz="0" w:space="0" w:color="auto"/>
                    <w:right w:val="none" w:sz="0" w:space="0" w:color="auto"/>
                  </w:divBdr>
                </w:div>
                <w:div w:id="1436051404">
                  <w:marLeft w:val="0"/>
                  <w:marRight w:val="0"/>
                  <w:marTop w:val="0"/>
                  <w:marBottom w:val="0"/>
                  <w:divBdr>
                    <w:top w:val="none" w:sz="0" w:space="0" w:color="auto"/>
                    <w:left w:val="none" w:sz="0" w:space="0" w:color="auto"/>
                    <w:bottom w:val="none" w:sz="0" w:space="0" w:color="auto"/>
                    <w:right w:val="none" w:sz="0" w:space="0" w:color="auto"/>
                  </w:divBdr>
                </w:div>
                <w:div w:id="1439713398">
                  <w:marLeft w:val="0"/>
                  <w:marRight w:val="0"/>
                  <w:marTop w:val="0"/>
                  <w:marBottom w:val="0"/>
                  <w:divBdr>
                    <w:top w:val="none" w:sz="0" w:space="0" w:color="auto"/>
                    <w:left w:val="none" w:sz="0" w:space="0" w:color="auto"/>
                    <w:bottom w:val="none" w:sz="0" w:space="0" w:color="auto"/>
                    <w:right w:val="none" w:sz="0" w:space="0" w:color="auto"/>
                  </w:divBdr>
                </w:div>
                <w:div w:id="1440026576">
                  <w:marLeft w:val="0"/>
                  <w:marRight w:val="0"/>
                  <w:marTop w:val="0"/>
                  <w:marBottom w:val="0"/>
                  <w:divBdr>
                    <w:top w:val="none" w:sz="0" w:space="0" w:color="auto"/>
                    <w:left w:val="none" w:sz="0" w:space="0" w:color="auto"/>
                    <w:bottom w:val="none" w:sz="0" w:space="0" w:color="auto"/>
                    <w:right w:val="none" w:sz="0" w:space="0" w:color="auto"/>
                  </w:divBdr>
                </w:div>
                <w:div w:id="1440030397">
                  <w:marLeft w:val="0"/>
                  <w:marRight w:val="0"/>
                  <w:marTop w:val="0"/>
                  <w:marBottom w:val="0"/>
                  <w:divBdr>
                    <w:top w:val="none" w:sz="0" w:space="0" w:color="auto"/>
                    <w:left w:val="none" w:sz="0" w:space="0" w:color="auto"/>
                    <w:bottom w:val="none" w:sz="0" w:space="0" w:color="auto"/>
                    <w:right w:val="none" w:sz="0" w:space="0" w:color="auto"/>
                  </w:divBdr>
                </w:div>
                <w:div w:id="1441102574">
                  <w:marLeft w:val="0"/>
                  <w:marRight w:val="0"/>
                  <w:marTop w:val="0"/>
                  <w:marBottom w:val="0"/>
                  <w:divBdr>
                    <w:top w:val="none" w:sz="0" w:space="0" w:color="auto"/>
                    <w:left w:val="none" w:sz="0" w:space="0" w:color="auto"/>
                    <w:bottom w:val="none" w:sz="0" w:space="0" w:color="auto"/>
                    <w:right w:val="none" w:sz="0" w:space="0" w:color="auto"/>
                  </w:divBdr>
                </w:div>
                <w:div w:id="1442534413">
                  <w:marLeft w:val="0"/>
                  <w:marRight w:val="0"/>
                  <w:marTop w:val="0"/>
                  <w:marBottom w:val="0"/>
                  <w:divBdr>
                    <w:top w:val="none" w:sz="0" w:space="0" w:color="auto"/>
                    <w:left w:val="none" w:sz="0" w:space="0" w:color="auto"/>
                    <w:bottom w:val="none" w:sz="0" w:space="0" w:color="auto"/>
                    <w:right w:val="none" w:sz="0" w:space="0" w:color="auto"/>
                  </w:divBdr>
                </w:div>
                <w:div w:id="1444306138">
                  <w:marLeft w:val="0"/>
                  <w:marRight w:val="0"/>
                  <w:marTop w:val="0"/>
                  <w:marBottom w:val="0"/>
                  <w:divBdr>
                    <w:top w:val="none" w:sz="0" w:space="0" w:color="auto"/>
                    <w:left w:val="none" w:sz="0" w:space="0" w:color="auto"/>
                    <w:bottom w:val="none" w:sz="0" w:space="0" w:color="auto"/>
                    <w:right w:val="none" w:sz="0" w:space="0" w:color="auto"/>
                  </w:divBdr>
                </w:div>
                <w:div w:id="1444882580">
                  <w:marLeft w:val="0"/>
                  <w:marRight w:val="0"/>
                  <w:marTop w:val="0"/>
                  <w:marBottom w:val="0"/>
                  <w:divBdr>
                    <w:top w:val="none" w:sz="0" w:space="0" w:color="auto"/>
                    <w:left w:val="none" w:sz="0" w:space="0" w:color="auto"/>
                    <w:bottom w:val="none" w:sz="0" w:space="0" w:color="auto"/>
                    <w:right w:val="none" w:sz="0" w:space="0" w:color="auto"/>
                  </w:divBdr>
                </w:div>
                <w:div w:id="1446385262">
                  <w:marLeft w:val="0"/>
                  <w:marRight w:val="0"/>
                  <w:marTop w:val="0"/>
                  <w:marBottom w:val="0"/>
                  <w:divBdr>
                    <w:top w:val="none" w:sz="0" w:space="0" w:color="auto"/>
                    <w:left w:val="none" w:sz="0" w:space="0" w:color="auto"/>
                    <w:bottom w:val="none" w:sz="0" w:space="0" w:color="auto"/>
                    <w:right w:val="none" w:sz="0" w:space="0" w:color="auto"/>
                  </w:divBdr>
                </w:div>
                <w:div w:id="1446656707">
                  <w:marLeft w:val="0"/>
                  <w:marRight w:val="0"/>
                  <w:marTop w:val="0"/>
                  <w:marBottom w:val="0"/>
                  <w:divBdr>
                    <w:top w:val="none" w:sz="0" w:space="0" w:color="auto"/>
                    <w:left w:val="none" w:sz="0" w:space="0" w:color="auto"/>
                    <w:bottom w:val="none" w:sz="0" w:space="0" w:color="auto"/>
                    <w:right w:val="none" w:sz="0" w:space="0" w:color="auto"/>
                  </w:divBdr>
                </w:div>
                <w:div w:id="1447385679">
                  <w:marLeft w:val="0"/>
                  <w:marRight w:val="0"/>
                  <w:marTop w:val="0"/>
                  <w:marBottom w:val="0"/>
                  <w:divBdr>
                    <w:top w:val="none" w:sz="0" w:space="0" w:color="auto"/>
                    <w:left w:val="none" w:sz="0" w:space="0" w:color="auto"/>
                    <w:bottom w:val="none" w:sz="0" w:space="0" w:color="auto"/>
                    <w:right w:val="none" w:sz="0" w:space="0" w:color="auto"/>
                  </w:divBdr>
                </w:div>
                <w:div w:id="1448037206">
                  <w:marLeft w:val="0"/>
                  <w:marRight w:val="0"/>
                  <w:marTop w:val="0"/>
                  <w:marBottom w:val="0"/>
                  <w:divBdr>
                    <w:top w:val="none" w:sz="0" w:space="0" w:color="auto"/>
                    <w:left w:val="none" w:sz="0" w:space="0" w:color="auto"/>
                    <w:bottom w:val="none" w:sz="0" w:space="0" w:color="auto"/>
                    <w:right w:val="none" w:sz="0" w:space="0" w:color="auto"/>
                  </w:divBdr>
                </w:div>
                <w:div w:id="1452087515">
                  <w:marLeft w:val="0"/>
                  <w:marRight w:val="0"/>
                  <w:marTop w:val="0"/>
                  <w:marBottom w:val="0"/>
                  <w:divBdr>
                    <w:top w:val="none" w:sz="0" w:space="0" w:color="auto"/>
                    <w:left w:val="none" w:sz="0" w:space="0" w:color="auto"/>
                    <w:bottom w:val="none" w:sz="0" w:space="0" w:color="auto"/>
                    <w:right w:val="none" w:sz="0" w:space="0" w:color="auto"/>
                  </w:divBdr>
                </w:div>
                <w:div w:id="1454398599">
                  <w:marLeft w:val="0"/>
                  <w:marRight w:val="0"/>
                  <w:marTop w:val="0"/>
                  <w:marBottom w:val="0"/>
                  <w:divBdr>
                    <w:top w:val="none" w:sz="0" w:space="0" w:color="auto"/>
                    <w:left w:val="none" w:sz="0" w:space="0" w:color="auto"/>
                    <w:bottom w:val="none" w:sz="0" w:space="0" w:color="auto"/>
                    <w:right w:val="none" w:sz="0" w:space="0" w:color="auto"/>
                  </w:divBdr>
                </w:div>
                <w:div w:id="1457485303">
                  <w:marLeft w:val="0"/>
                  <w:marRight w:val="0"/>
                  <w:marTop w:val="0"/>
                  <w:marBottom w:val="0"/>
                  <w:divBdr>
                    <w:top w:val="none" w:sz="0" w:space="0" w:color="auto"/>
                    <w:left w:val="none" w:sz="0" w:space="0" w:color="auto"/>
                    <w:bottom w:val="none" w:sz="0" w:space="0" w:color="auto"/>
                    <w:right w:val="none" w:sz="0" w:space="0" w:color="auto"/>
                  </w:divBdr>
                </w:div>
                <w:div w:id="1463619255">
                  <w:marLeft w:val="0"/>
                  <w:marRight w:val="0"/>
                  <w:marTop w:val="0"/>
                  <w:marBottom w:val="0"/>
                  <w:divBdr>
                    <w:top w:val="none" w:sz="0" w:space="0" w:color="auto"/>
                    <w:left w:val="none" w:sz="0" w:space="0" w:color="auto"/>
                    <w:bottom w:val="none" w:sz="0" w:space="0" w:color="auto"/>
                    <w:right w:val="none" w:sz="0" w:space="0" w:color="auto"/>
                  </w:divBdr>
                </w:div>
                <w:div w:id="1471559768">
                  <w:marLeft w:val="0"/>
                  <w:marRight w:val="0"/>
                  <w:marTop w:val="0"/>
                  <w:marBottom w:val="0"/>
                  <w:divBdr>
                    <w:top w:val="none" w:sz="0" w:space="0" w:color="auto"/>
                    <w:left w:val="none" w:sz="0" w:space="0" w:color="auto"/>
                    <w:bottom w:val="none" w:sz="0" w:space="0" w:color="auto"/>
                    <w:right w:val="none" w:sz="0" w:space="0" w:color="auto"/>
                  </w:divBdr>
                </w:div>
                <w:div w:id="1471746339">
                  <w:marLeft w:val="0"/>
                  <w:marRight w:val="0"/>
                  <w:marTop w:val="0"/>
                  <w:marBottom w:val="0"/>
                  <w:divBdr>
                    <w:top w:val="none" w:sz="0" w:space="0" w:color="auto"/>
                    <w:left w:val="none" w:sz="0" w:space="0" w:color="auto"/>
                    <w:bottom w:val="none" w:sz="0" w:space="0" w:color="auto"/>
                    <w:right w:val="none" w:sz="0" w:space="0" w:color="auto"/>
                  </w:divBdr>
                </w:div>
                <w:div w:id="1474327125">
                  <w:marLeft w:val="0"/>
                  <w:marRight w:val="0"/>
                  <w:marTop w:val="0"/>
                  <w:marBottom w:val="0"/>
                  <w:divBdr>
                    <w:top w:val="none" w:sz="0" w:space="0" w:color="auto"/>
                    <w:left w:val="none" w:sz="0" w:space="0" w:color="auto"/>
                    <w:bottom w:val="none" w:sz="0" w:space="0" w:color="auto"/>
                    <w:right w:val="none" w:sz="0" w:space="0" w:color="auto"/>
                  </w:divBdr>
                </w:div>
                <w:div w:id="1474564785">
                  <w:marLeft w:val="0"/>
                  <w:marRight w:val="0"/>
                  <w:marTop w:val="0"/>
                  <w:marBottom w:val="0"/>
                  <w:divBdr>
                    <w:top w:val="none" w:sz="0" w:space="0" w:color="auto"/>
                    <w:left w:val="none" w:sz="0" w:space="0" w:color="auto"/>
                    <w:bottom w:val="none" w:sz="0" w:space="0" w:color="auto"/>
                    <w:right w:val="none" w:sz="0" w:space="0" w:color="auto"/>
                  </w:divBdr>
                </w:div>
                <w:div w:id="1474836765">
                  <w:marLeft w:val="0"/>
                  <w:marRight w:val="0"/>
                  <w:marTop w:val="0"/>
                  <w:marBottom w:val="0"/>
                  <w:divBdr>
                    <w:top w:val="none" w:sz="0" w:space="0" w:color="auto"/>
                    <w:left w:val="none" w:sz="0" w:space="0" w:color="auto"/>
                    <w:bottom w:val="none" w:sz="0" w:space="0" w:color="auto"/>
                    <w:right w:val="none" w:sz="0" w:space="0" w:color="auto"/>
                  </w:divBdr>
                </w:div>
                <w:div w:id="1478454164">
                  <w:marLeft w:val="0"/>
                  <w:marRight w:val="0"/>
                  <w:marTop w:val="0"/>
                  <w:marBottom w:val="0"/>
                  <w:divBdr>
                    <w:top w:val="none" w:sz="0" w:space="0" w:color="auto"/>
                    <w:left w:val="none" w:sz="0" w:space="0" w:color="auto"/>
                    <w:bottom w:val="none" w:sz="0" w:space="0" w:color="auto"/>
                    <w:right w:val="none" w:sz="0" w:space="0" w:color="auto"/>
                  </w:divBdr>
                </w:div>
                <w:div w:id="1479611380">
                  <w:marLeft w:val="0"/>
                  <w:marRight w:val="0"/>
                  <w:marTop w:val="0"/>
                  <w:marBottom w:val="0"/>
                  <w:divBdr>
                    <w:top w:val="none" w:sz="0" w:space="0" w:color="auto"/>
                    <w:left w:val="none" w:sz="0" w:space="0" w:color="auto"/>
                    <w:bottom w:val="none" w:sz="0" w:space="0" w:color="auto"/>
                    <w:right w:val="none" w:sz="0" w:space="0" w:color="auto"/>
                  </w:divBdr>
                </w:div>
                <w:div w:id="1482233778">
                  <w:marLeft w:val="0"/>
                  <w:marRight w:val="0"/>
                  <w:marTop w:val="0"/>
                  <w:marBottom w:val="0"/>
                  <w:divBdr>
                    <w:top w:val="none" w:sz="0" w:space="0" w:color="auto"/>
                    <w:left w:val="none" w:sz="0" w:space="0" w:color="auto"/>
                    <w:bottom w:val="none" w:sz="0" w:space="0" w:color="auto"/>
                    <w:right w:val="none" w:sz="0" w:space="0" w:color="auto"/>
                  </w:divBdr>
                </w:div>
                <w:div w:id="1483307904">
                  <w:marLeft w:val="0"/>
                  <w:marRight w:val="0"/>
                  <w:marTop w:val="0"/>
                  <w:marBottom w:val="0"/>
                  <w:divBdr>
                    <w:top w:val="none" w:sz="0" w:space="0" w:color="auto"/>
                    <w:left w:val="none" w:sz="0" w:space="0" w:color="auto"/>
                    <w:bottom w:val="none" w:sz="0" w:space="0" w:color="auto"/>
                    <w:right w:val="none" w:sz="0" w:space="0" w:color="auto"/>
                  </w:divBdr>
                </w:div>
                <w:div w:id="1485127534">
                  <w:marLeft w:val="0"/>
                  <w:marRight w:val="0"/>
                  <w:marTop w:val="0"/>
                  <w:marBottom w:val="0"/>
                  <w:divBdr>
                    <w:top w:val="none" w:sz="0" w:space="0" w:color="auto"/>
                    <w:left w:val="none" w:sz="0" w:space="0" w:color="auto"/>
                    <w:bottom w:val="none" w:sz="0" w:space="0" w:color="auto"/>
                    <w:right w:val="none" w:sz="0" w:space="0" w:color="auto"/>
                  </w:divBdr>
                </w:div>
                <w:div w:id="1486775701">
                  <w:marLeft w:val="0"/>
                  <w:marRight w:val="0"/>
                  <w:marTop w:val="0"/>
                  <w:marBottom w:val="0"/>
                  <w:divBdr>
                    <w:top w:val="none" w:sz="0" w:space="0" w:color="auto"/>
                    <w:left w:val="none" w:sz="0" w:space="0" w:color="auto"/>
                    <w:bottom w:val="none" w:sz="0" w:space="0" w:color="auto"/>
                    <w:right w:val="none" w:sz="0" w:space="0" w:color="auto"/>
                  </w:divBdr>
                </w:div>
                <w:div w:id="1487630414">
                  <w:marLeft w:val="0"/>
                  <w:marRight w:val="0"/>
                  <w:marTop w:val="0"/>
                  <w:marBottom w:val="0"/>
                  <w:divBdr>
                    <w:top w:val="none" w:sz="0" w:space="0" w:color="auto"/>
                    <w:left w:val="none" w:sz="0" w:space="0" w:color="auto"/>
                    <w:bottom w:val="none" w:sz="0" w:space="0" w:color="auto"/>
                    <w:right w:val="none" w:sz="0" w:space="0" w:color="auto"/>
                  </w:divBdr>
                </w:div>
                <w:div w:id="1492284410">
                  <w:marLeft w:val="0"/>
                  <w:marRight w:val="0"/>
                  <w:marTop w:val="0"/>
                  <w:marBottom w:val="0"/>
                  <w:divBdr>
                    <w:top w:val="none" w:sz="0" w:space="0" w:color="auto"/>
                    <w:left w:val="none" w:sz="0" w:space="0" w:color="auto"/>
                    <w:bottom w:val="none" w:sz="0" w:space="0" w:color="auto"/>
                    <w:right w:val="none" w:sz="0" w:space="0" w:color="auto"/>
                  </w:divBdr>
                </w:div>
                <w:div w:id="1493521231">
                  <w:marLeft w:val="0"/>
                  <w:marRight w:val="0"/>
                  <w:marTop w:val="0"/>
                  <w:marBottom w:val="0"/>
                  <w:divBdr>
                    <w:top w:val="none" w:sz="0" w:space="0" w:color="auto"/>
                    <w:left w:val="none" w:sz="0" w:space="0" w:color="auto"/>
                    <w:bottom w:val="none" w:sz="0" w:space="0" w:color="auto"/>
                    <w:right w:val="none" w:sz="0" w:space="0" w:color="auto"/>
                  </w:divBdr>
                </w:div>
                <w:div w:id="1494485804">
                  <w:marLeft w:val="0"/>
                  <w:marRight w:val="0"/>
                  <w:marTop w:val="0"/>
                  <w:marBottom w:val="0"/>
                  <w:divBdr>
                    <w:top w:val="none" w:sz="0" w:space="0" w:color="auto"/>
                    <w:left w:val="none" w:sz="0" w:space="0" w:color="auto"/>
                    <w:bottom w:val="none" w:sz="0" w:space="0" w:color="auto"/>
                    <w:right w:val="none" w:sz="0" w:space="0" w:color="auto"/>
                  </w:divBdr>
                </w:div>
                <w:div w:id="1499692903">
                  <w:marLeft w:val="0"/>
                  <w:marRight w:val="0"/>
                  <w:marTop w:val="0"/>
                  <w:marBottom w:val="0"/>
                  <w:divBdr>
                    <w:top w:val="none" w:sz="0" w:space="0" w:color="auto"/>
                    <w:left w:val="none" w:sz="0" w:space="0" w:color="auto"/>
                    <w:bottom w:val="none" w:sz="0" w:space="0" w:color="auto"/>
                    <w:right w:val="none" w:sz="0" w:space="0" w:color="auto"/>
                  </w:divBdr>
                </w:div>
                <w:div w:id="1501233381">
                  <w:marLeft w:val="0"/>
                  <w:marRight w:val="0"/>
                  <w:marTop w:val="0"/>
                  <w:marBottom w:val="0"/>
                  <w:divBdr>
                    <w:top w:val="none" w:sz="0" w:space="0" w:color="auto"/>
                    <w:left w:val="none" w:sz="0" w:space="0" w:color="auto"/>
                    <w:bottom w:val="none" w:sz="0" w:space="0" w:color="auto"/>
                    <w:right w:val="none" w:sz="0" w:space="0" w:color="auto"/>
                  </w:divBdr>
                </w:div>
                <w:div w:id="1502502966">
                  <w:marLeft w:val="0"/>
                  <w:marRight w:val="0"/>
                  <w:marTop w:val="0"/>
                  <w:marBottom w:val="0"/>
                  <w:divBdr>
                    <w:top w:val="none" w:sz="0" w:space="0" w:color="auto"/>
                    <w:left w:val="none" w:sz="0" w:space="0" w:color="auto"/>
                    <w:bottom w:val="none" w:sz="0" w:space="0" w:color="auto"/>
                    <w:right w:val="none" w:sz="0" w:space="0" w:color="auto"/>
                  </w:divBdr>
                </w:div>
                <w:div w:id="1503351907">
                  <w:marLeft w:val="0"/>
                  <w:marRight w:val="0"/>
                  <w:marTop w:val="0"/>
                  <w:marBottom w:val="0"/>
                  <w:divBdr>
                    <w:top w:val="none" w:sz="0" w:space="0" w:color="auto"/>
                    <w:left w:val="none" w:sz="0" w:space="0" w:color="auto"/>
                    <w:bottom w:val="none" w:sz="0" w:space="0" w:color="auto"/>
                    <w:right w:val="none" w:sz="0" w:space="0" w:color="auto"/>
                  </w:divBdr>
                </w:div>
                <w:div w:id="1507131915">
                  <w:marLeft w:val="0"/>
                  <w:marRight w:val="0"/>
                  <w:marTop w:val="0"/>
                  <w:marBottom w:val="0"/>
                  <w:divBdr>
                    <w:top w:val="none" w:sz="0" w:space="0" w:color="auto"/>
                    <w:left w:val="none" w:sz="0" w:space="0" w:color="auto"/>
                    <w:bottom w:val="none" w:sz="0" w:space="0" w:color="auto"/>
                    <w:right w:val="none" w:sz="0" w:space="0" w:color="auto"/>
                  </w:divBdr>
                </w:div>
                <w:div w:id="1507283684">
                  <w:marLeft w:val="0"/>
                  <w:marRight w:val="0"/>
                  <w:marTop w:val="0"/>
                  <w:marBottom w:val="0"/>
                  <w:divBdr>
                    <w:top w:val="none" w:sz="0" w:space="0" w:color="auto"/>
                    <w:left w:val="none" w:sz="0" w:space="0" w:color="auto"/>
                    <w:bottom w:val="none" w:sz="0" w:space="0" w:color="auto"/>
                    <w:right w:val="none" w:sz="0" w:space="0" w:color="auto"/>
                  </w:divBdr>
                </w:div>
                <w:div w:id="1508906449">
                  <w:marLeft w:val="0"/>
                  <w:marRight w:val="0"/>
                  <w:marTop w:val="0"/>
                  <w:marBottom w:val="0"/>
                  <w:divBdr>
                    <w:top w:val="none" w:sz="0" w:space="0" w:color="auto"/>
                    <w:left w:val="none" w:sz="0" w:space="0" w:color="auto"/>
                    <w:bottom w:val="none" w:sz="0" w:space="0" w:color="auto"/>
                    <w:right w:val="none" w:sz="0" w:space="0" w:color="auto"/>
                  </w:divBdr>
                </w:div>
                <w:div w:id="1509633369">
                  <w:marLeft w:val="0"/>
                  <w:marRight w:val="0"/>
                  <w:marTop w:val="0"/>
                  <w:marBottom w:val="0"/>
                  <w:divBdr>
                    <w:top w:val="none" w:sz="0" w:space="0" w:color="auto"/>
                    <w:left w:val="none" w:sz="0" w:space="0" w:color="auto"/>
                    <w:bottom w:val="none" w:sz="0" w:space="0" w:color="auto"/>
                    <w:right w:val="none" w:sz="0" w:space="0" w:color="auto"/>
                  </w:divBdr>
                </w:div>
                <w:div w:id="1511020407">
                  <w:marLeft w:val="0"/>
                  <w:marRight w:val="0"/>
                  <w:marTop w:val="0"/>
                  <w:marBottom w:val="0"/>
                  <w:divBdr>
                    <w:top w:val="none" w:sz="0" w:space="0" w:color="auto"/>
                    <w:left w:val="none" w:sz="0" w:space="0" w:color="auto"/>
                    <w:bottom w:val="none" w:sz="0" w:space="0" w:color="auto"/>
                    <w:right w:val="none" w:sz="0" w:space="0" w:color="auto"/>
                  </w:divBdr>
                </w:div>
                <w:div w:id="1517577215">
                  <w:marLeft w:val="0"/>
                  <w:marRight w:val="0"/>
                  <w:marTop w:val="0"/>
                  <w:marBottom w:val="0"/>
                  <w:divBdr>
                    <w:top w:val="none" w:sz="0" w:space="0" w:color="auto"/>
                    <w:left w:val="none" w:sz="0" w:space="0" w:color="auto"/>
                    <w:bottom w:val="none" w:sz="0" w:space="0" w:color="auto"/>
                    <w:right w:val="none" w:sz="0" w:space="0" w:color="auto"/>
                  </w:divBdr>
                </w:div>
                <w:div w:id="1518428269">
                  <w:marLeft w:val="0"/>
                  <w:marRight w:val="0"/>
                  <w:marTop w:val="0"/>
                  <w:marBottom w:val="0"/>
                  <w:divBdr>
                    <w:top w:val="none" w:sz="0" w:space="0" w:color="auto"/>
                    <w:left w:val="none" w:sz="0" w:space="0" w:color="auto"/>
                    <w:bottom w:val="none" w:sz="0" w:space="0" w:color="auto"/>
                    <w:right w:val="none" w:sz="0" w:space="0" w:color="auto"/>
                  </w:divBdr>
                </w:div>
                <w:div w:id="1520389429">
                  <w:marLeft w:val="0"/>
                  <w:marRight w:val="0"/>
                  <w:marTop w:val="0"/>
                  <w:marBottom w:val="0"/>
                  <w:divBdr>
                    <w:top w:val="none" w:sz="0" w:space="0" w:color="auto"/>
                    <w:left w:val="none" w:sz="0" w:space="0" w:color="auto"/>
                    <w:bottom w:val="none" w:sz="0" w:space="0" w:color="auto"/>
                    <w:right w:val="none" w:sz="0" w:space="0" w:color="auto"/>
                  </w:divBdr>
                </w:div>
                <w:div w:id="1520510890">
                  <w:marLeft w:val="0"/>
                  <w:marRight w:val="0"/>
                  <w:marTop w:val="0"/>
                  <w:marBottom w:val="0"/>
                  <w:divBdr>
                    <w:top w:val="none" w:sz="0" w:space="0" w:color="auto"/>
                    <w:left w:val="none" w:sz="0" w:space="0" w:color="auto"/>
                    <w:bottom w:val="none" w:sz="0" w:space="0" w:color="auto"/>
                    <w:right w:val="none" w:sz="0" w:space="0" w:color="auto"/>
                  </w:divBdr>
                </w:div>
                <w:div w:id="1523276361">
                  <w:marLeft w:val="0"/>
                  <w:marRight w:val="0"/>
                  <w:marTop w:val="0"/>
                  <w:marBottom w:val="0"/>
                  <w:divBdr>
                    <w:top w:val="none" w:sz="0" w:space="0" w:color="auto"/>
                    <w:left w:val="none" w:sz="0" w:space="0" w:color="auto"/>
                    <w:bottom w:val="none" w:sz="0" w:space="0" w:color="auto"/>
                    <w:right w:val="none" w:sz="0" w:space="0" w:color="auto"/>
                  </w:divBdr>
                </w:div>
                <w:div w:id="1523858216">
                  <w:marLeft w:val="0"/>
                  <w:marRight w:val="0"/>
                  <w:marTop w:val="0"/>
                  <w:marBottom w:val="0"/>
                  <w:divBdr>
                    <w:top w:val="none" w:sz="0" w:space="0" w:color="auto"/>
                    <w:left w:val="none" w:sz="0" w:space="0" w:color="auto"/>
                    <w:bottom w:val="none" w:sz="0" w:space="0" w:color="auto"/>
                    <w:right w:val="none" w:sz="0" w:space="0" w:color="auto"/>
                  </w:divBdr>
                </w:div>
                <w:div w:id="1524830080">
                  <w:marLeft w:val="0"/>
                  <w:marRight w:val="0"/>
                  <w:marTop w:val="0"/>
                  <w:marBottom w:val="0"/>
                  <w:divBdr>
                    <w:top w:val="none" w:sz="0" w:space="0" w:color="auto"/>
                    <w:left w:val="none" w:sz="0" w:space="0" w:color="auto"/>
                    <w:bottom w:val="none" w:sz="0" w:space="0" w:color="auto"/>
                    <w:right w:val="none" w:sz="0" w:space="0" w:color="auto"/>
                  </w:divBdr>
                </w:div>
                <w:div w:id="1528788026">
                  <w:marLeft w:val="0"/>
                  <w:marRight w:val="0"/>
                  <w:marTop w:val="0"/>
                  <w:marBottom w:val="0"/>
                  <w:divBdr>
                    <w:top w:val="none" w:sz="0" w:space="0" w:color="auto"/>
                    <w:left w:val="none" w:sz="0" w:space="0" w:color="auto"/>
                    <w:bottom w:val="none" w:sz="0" w:space="0" w:color="auto"/>
                    <w:right w:val="none" w:sz="0" w:space="0" w:color="auto"/>
                  </w:divBdr>
                </w:div>
                <w:div w:id="1529025920">
                  <w:marLeft w:val="0"/>
                  <w:marRight w:val="0"/>
                  <w:marTop w:val="0"/>
                  <w:marBottom w:val="0"/>
                  <w:divBdr>
                    <w:top w:val="none" w:sz="0" w:space="0" w:color="auto"/>
                    <w:left w:val="none" w:sz="0" w:space="0" w:color="auto"/>
                    <w:bottom w:val="none" w:sz="0" w:space="0" w:color="auto"/>
                    <w:right w:val="none" w:sz="0" w:space="0" w:color="auto"/>
                  </w:divBdr>
                </w:div>
                <w:div w:id="1531331852">
                  <w:marLeft w:val="0"/>
                  <w:marRight w:val="0"/>
                  <w:marTop w:val="0"/>
                  <w:marBottom w:val="0"/>
                  <w:divBdr>
                    <w:top w:val="none" w:sz="0" w:space="0" w:color="auto"/>
                    <w:left w:val="none" w:sz="0" w:space="0" w:color="auto"/>
                    <w:bottom w:val="none" w:sz="0" w:space="0" w:color="auto"/>
                    <w:right w:val="none" w:sz="0" w:space="0" w:color="auto"/>
                  </w:divBdr>
                </w:div>
                <w:div w:id="1531911515">
                  <w:marLeft w:val="0"/>
                  <w:marRight w:val="0"/>
                  <w:marTop w:val="0"/>
                  <w:marBottom w:val="0"/>
                  <w:divBdr>
                    <w:top w:val="none" w:sz="0" w:space="0" w:color="auto"/>
                    <w:left w:val="none" w:sz="0" w:space="0" w:color="auto"/>
                    <w:bottom w:val="none" w:sz="0" w:space="0" w:color="auto"/>
                    <w:right w:val="none" w:sz="0" w:space="0" w:color="auto"/>
                  </w:divBdr>
                </w:div>
                <w:div w:id="1532380010">
                  <w:marLeft w:val="0"/>
                  <w:marRight w:val="0"/>
                  <w:marTop w:val="0"/>
                  <w:marBottom w:val="0"/>
                  <w:divBdr>
                    <w:top w:val="none" w:sz="0" w:space="0" w:color="auto"/>
                    <w:left w:val="none" w:sz="0" w:space="0" w:color="auto"/>
                    <w:bottom w:val="none" w:sz="0" w:space="0" w:color="auto"/>
                    <w:right w:val="none" w:sz="0" w:space="0" w:color="auto"/>
                  </w:divBdr>
                </w:div>
                <w:div w:id="1541163802">
                  <w:marLeft w:val="0"/>
                  <w:marRight w:val="0"/>
                  <w:marTop w:val="0"/>
                  <w:marBottom w:val="0"/>
                  <w:divBdr>
                    <w:top w:val="none" w:sz="0" w:space="0" w:color="auto"/>
                    <w:left w:val="none" w:sz="0" w:space="0" w:color="auto"/>
                    <w:bottom w:val="none" w:sz="0" w:space="0" w:color="auto"/>
                    <w:right w:val="none" w:sz="0" w:space="0" w:color="auto"/>
                  </w:divBdr>
                </w:div>
                <w:div w:id="1544636116">
                  <w:marLeft w:val="0"/>
                  <w:marRight w:val="0"/>
                  <w:marTop w:val="0"/>
                  <w:marBottom w:val="0"/>
                  <w:divBdr>
                    <w:top w:val="none" w:sz="0" w:space="0" w:color="auto"/>
                    <w:left w:val="none" w:sz="0" w:space="0" w:color="auto"/>
                    <w:bottom w:val="none" w:sz="0" w:space="0" w:color="auto"/>
                    <w:right w:val="none" w:sz="0" w:space="0" w:color="auto"/>
                  </w:divBdr>
                </w:div>
                <w:div w:id="1546872100">
                  <w:marLeft w:val="0"/>
                  <w:marRight w:val="0"/>
                  <w:marTop w:val="0"/>
                  <w:marBottom w:val="0"/>
                  <w:divBdr>
                    <w:top w:val="none" w:sz="0" w:space="0" w:color="auto"/>
                    <w:left w:val="none" w:sz="0" w:space="0" w:color="auto"/>
                    <w:bottom w:val="none" w:sz="0" w:space="0" w:color="auto"/>
                    <w:right w:val="none" w:sz="0" w:space="0" w:color="auto"/>
                  </w:divBdr>
                </w:div>
                <w:div w:id="1549682856">
                  <w:marLeft w:val="0"/>
                  <w:marRight w:val="0"/>
                  <w:marTop w:val="0"/>
                  <w:marBottom w:val="0"/>
                  <w:divBdr>
                    <w:top w:val="none" w:sz="0" w:space="0" w:color="auto"/>
                    <w:left w:val="none" w:sz="0" w:space="0" w:color="auto"/>
                    <w:bottom w:val="none" w:sz="0" w:space="0" w:color="auto"/>
                    <w:right w:val="none" w:sz="0" w:space="0" w:color="auto"/>
                  </w:divBdr>
                </w:div>
                <w:div w:id="1555582871">
                  <w:marLeft w:val="0"/>
                  <w:marRight w:val="0"/>
                  <w:marTop w:val="0"/>
                  <w:marBottom w:val="0"/>
                  <w:divBdr>
                    <w:top w:val="none" w:sz="0" w:space="0" w:color="auto"/>
                    <w:left w:val="none" w:sz="0" w:space="0" w:color="auto"/>
                    <w:bottom w:val="none" w:sz="0" w:space="0" w:color="auto"/>
                    <w:right w:val="none" w:sz="0" w:space="0" w:color="auto"/>
                  </w:divBdr>
                </w:div>
                <w:div w:id="1556970980">
                  <w:marLeft w:val="0"/>
                  <w:marRight w:val="0"/>
                  <w:marTop w:val="0"/>
                  <w:marBottom w:val="0"/>
                  <w:divBdr>
                    <w:top w:val="none" w:sz="0" w:space="0" w:color="auto"/>
                    <w:left w:val="none" w:sz="0" w:space="0" w:color="auto"/>
                    <w:bottom w:val="none" w:sz="0" w:space="0" w:color="auto"/>
                    <w:right w:val="none" w:sz="0" w:space="0" w:color="auto"/>
                  </w:divBdr>
                </w:div>
                <w:div w:id="1557232113">
                  <w:marLeft w:val="0"/>
                  <w:marRight w:val="0"/>
                  <w:marTop w:val="0"/>
                  <w:marBottom w:val="0"/>
                  <w:divBdr>
                    <w:top w:val="none" w:sz="0" w:space="0" w:color="auto"/>
                    <w:left w:val="none" w:sz="0" w:space="0" w:color="auto"/>
                    <w:bottom w:val="none" w:sz="0" w:space="0" w:color="auto"/>
                    <w:right w:val="none" w:sz="0" w:space="0" w:color="auto"/>
                  </w:divBdr>
                </w:div>
                <w:div w:id="1557858497">
                  <w:marLeft w:val="0"/>
                  <w:marRight w:val="0"/>
                  <w:marTop w:val="0"/>
                  <w:marBottom w:val="0"/>
                  <w:divBdr>
                    <w:top w:val="none" w:sz="0" w:space="0" w:color="auto"/>
                    <w:left w:val="none" w:sz="0" w:space="0" w:color="auto"/>
                    <w:bottom w:val="none" w:sz="0" w:space="0" w:color="auto"/>
                    <w:right w:val="none" w:sz="0" w:space="0" w:color="auto"/>
                  </w:divBdr>
                </w:div>
                <w:div w:id="1561747581">
                  <w:marLeft w:val="0"/>
                  <w:marRight w:val="0"/>
                  <w:marTop w:val="0"/>
                  <w:marBottom w:val="0"/>
                  <w:divBdr>
                    <w:top w:val="none" w:sz="0" w:space="0" w:color="auto"/>
                    <w:left w:val="none" w:sz="0" w:space="0" w:color="auto"/>
                    <w:bottom w:val="none" w:sz="0" w:space="0" w:color="auto"/>
                    <w:right w:val="none" w:sz="0" w:space="0" w:color="auto"/>
                  </w:divBdr>
                </w:div>
                <w:div w:id="1566724013">
                  <w:marLeft w:val="0"/>
                  <w:marRight w:val="0"/>
                  <w:marTop w:val="0"/>
                  <w:marBottom w:val="0"/>
                  <w:divBdr>
                    <w:top w:val="none" w:sz="0" w:space="0" w:color="auto"/>
                    <w:left w:val="none" w:sz="0" w:space="0" w:color="auto"/>
                    <w:bottom w:val="none" w:sz="0" w:space="0" w:color="auto"/>
                    <w:right w:val="none" w:sz="0" w:space="0" w:color="auto"/>
                  </w:divBdr>
                </w:div>
                <w:div w:id="1567187572">
                  <w:marLeft w:val="0"/>
                  <w:marRight w:val="0"/>
                  <w:marTop w:val="0"/>
                  <w:marBottom w:val="0"/>
                  <w:divBdr>
                    <w:top w:val="none" w:sz="0" w:space="0" w:color="auto"/>
                    <w:left w:val="none" w:sz="0" w:space="0" w:color="auto"/>
                    <w:bottom w:val="none" w:sz="0" w:space="0" w:color="auto"/>
                    <w:right w:val="none" w:sz="0" w:space="0" w:color="auto"/>
                  </w:divBdr>
                </w:div>
                <w:div w:id="1568034380">
                  <w:marLeft w:val="0"/>
                  <w:marRight w:val="0"/>
                  <w:marTop w:val="0"/>
                  <w:marBottom w:val="0"/>
                  <w:divBdr>
                    <w:top w:val="none" w:sz="0" w:space="0" w:color="auto"/>
                    <w:left w:val="none" w:sz="0" w:space="0" w:color="auto"/>
                    <w:bottom w:val="none" w:sz="0" w:space="0" w:color="auto"/>
                    <w:right w:val="none" w:sz="0" w:space="0" w:color="auto"/>
                  </w:divBdr>
                </w:div>
                <w:div w:id="1568034811">
                  <w:marLeft w:val="0"/>
                  <w:marRight w:val="0"/>
                  <w:marTop w:val="0"/>
                  <w:marBottom w:val="0"/>
                  <w:divBdr>
                    <w:top w:val="none" w:sz="0" w:space="0" w:color="auto"/>
                    <w:left w:val="none" w:sz="0" w:space="0" w:color="auto"/>
                    <w:bottom w:val="none" w:sz="0" w:space="0" w:color="auto"/>
                    <w:right w:val="none" w:sz="0" w:space="0" w:color="auto"/>
                  </w:divBdr>
                </w:div>
                <w:div w:id="1568539877">
                  <w:marLeft w:val="0"/>
                  <w:marRight w:val="0"/>
                  <w:marTop w:val="0"/>
                  <w:marBottom w:val="0"/>
                  <w:divBdr>
                    <w:top w:val="none" w:sz="0" w:space="0" w:color="auto"/>
                    <w:left w:val="none" w:sz="0" w:space="0" w:color="auto"/>
                    <w:bottom w:val="none" w:sz="0" w:space="0" w:color="auto"/>
                    <w:right w:val="none" w:sz="0" w:space="0" w:color="auto"/>
                  </w:divBdr>
                </w:div>
                <w:div w:id="1574507193">
                  <w:marLeft w:val="0"/>
                  <w:marRight w:val="0"/>
                  <w:marTop w:val="0"/>
                  <w:marBottom w:val="0"/>
                  <w:divBdr>
                    <w:top w:val="none" w:sz="0" w:space="0" w:color="auto"/>
                    <w:left w:val="none" w:sz="0" w:space="0" w:color="auto"/>
                    <w:bottom w:val="none" w:sz="0" w:space="0" w:color="auto"/>
                    <w:right w:val="none" w:sz="0" w:space="0" w:color="auto"/>
                  </w:divBdr>
                </w:div>
                <w:div w:id="1574704436">
                  <w:marLeft w:val="0"/>
                  <w:marRight w:val="0"/>
                  <w:marTop w:val="0"/>
                  <w:marBottom w:val="0"/>
                  <w:divBdr>
                    <w:top w:val="none" w:sz="0" w:space="0" w:color="auto"/>
                    <w:left w:val="none" w:sz="0" w:space="0" w:color="auto"/>
                    <w:bottom w:val="none" w:sz="0" w:space="0" w:color="auto"/>
                    <w:right w:val="none" w:sz="0" w:space="0" w:color="auto"/>
                  </w:divBdr>
                </w:div>
                <w:div w:id="1575504000">
                  <w:marLeft w:val="0"/>
                  <w:marRight w:val="0"/>
                  <w:marTop w:val="0"/>
                  <w:marBottom w:val="0"/>
                  <w:divBdr>
                    <w:top w:val="none" w:sz="0" w:space="0" w:color="auto"/>
                    <w:left w:val="none" w:sz="0" w:space="0" w:color="auto"/>
                    <w:bottom w:val="none" w:sz="0" w:space="0" w:color="auto"/>
                    <w:right w:val="none" w:sz="0" w:space="0" w:color="auto"/>
                  </w:divBdr>
                </w:div>
                <w:div w:id="1578898562">
                  <w:marLeft w:val="0"/>
                  <w:marRight w:val="0"/>
                  <w:marTop w:val="0"/>
                  <w:marBottom w:val="0"/>
                  <w:divBdr>
                    <w:top w:val="none" w:sz="0" w:space="0" w:color="auto"/>
                    <w:left w:val="none" w:sz="0" w:space="0" w:color="auto"/>
                    <w:bottom w:val="none" w:sz="0" w:space="0" w:color="auto"/>
                    <w:right w:val="none" w:sz="0" w:space="0" w:color="auto"/>
                  </w:divBdr>
                </w:div>
                <w:div w:id="1578900599">
                  <w:marLeft w:val="0"/>
                  <w:marRight w:val="0"/>
                  <w:marTop w:val="0"/>
                  <w:marBottom w:val="0"/>
                  <w:divBdr>
                    <w:top w:val="none" w:sz="0" w:space="0" w:color="auto"/>
                    <w:left w:val="none" w:sz="0" w:space="0" w:color="auto"/>
                    <w:bottom w:val="none" w:sz="0" w:space="0" w:color="auto"/>
                    <w:right w:val="none" w:sz="0" w:space="0" w:color="auto"/>
                  </w:divBdr>
                </w:div>
                <w:div w:id="1580292297">
                  <w:marLeft w:val="0"/>
                  <w:marRight w:val="0"/>
                  <w:marTop w:val="0"/>
                  <w:marBottom w:val="0"/>
                  <w:divBdr>
                    <w:top w:val="none" w:sz="0" w:space="0" w:color="auto"/>
                    <w:left w:val="none" w:sz="0" w:space="0" w:color="auto"/>
                    <w:bottom w:val="none" w:sz="0" w:space="0" w:color="auto"/>
                    <w:right w:val="none" w:sz="0" w:space="0" w:color="auto"/>
                  </w:divBdr>
                </w:div>
                <w:div w:id="1581405979">
                  <w:marLeft w:val="0"/>
                  <w:marRight w:val="0"/>
                  <w:marTop w:val="0"/>
                  <w:marBottom w:val="0"/>
                  <w:divBdr>
                    <w:top w:val="none" w:sz="0" w:space="0" w:color="auto"/>
                    <w:left w:val="none" w:sz="0" w:space="0" w:color="auto"/>
                    <w:bottom w:val="none" w:sz="0" w:space="0" w:color="auto"/>
                    <w:right w:val="none" w:sz="0" w:space="0" w:color="auto"/>
                  </w:divBdr>
                </w:div>
                <w:div w:id="1583756281">
                  <w:marLeft w:val="0"/>
                  <w:marRight w:val="0"/>
                  <w:marTop w:val="0"/>
                  <w:marBottom w:val="0"/>
                  <w:divBdr>
                    <w:top w:val="none" w:sz="0" w:space="0" w:color="auto"/>
                    <w:left w:val="none" w:sz="0" w:space="0" w:color="auto"/>
                    <w:bottom w:val="none" w:sz="0" w:space="0" w:color="auto"/>
                    <w:right w:val="none" w:sz="0" w:space="0" w:color="auto"/>
                  </w:divBdr>
                </w:div>
                <w:div w:id="1585647868">
                  <w:marLeft w:val="0"/>
                  <w:marRight w:val="0"/>
                  <w:marTop w:val="0"/>
                  <w:marBottom w:val="0"/>
                  <w:divBdr>
                    <w:top w:val="none" w:sz="0" w:space="0" w:color="auto"/>
                    <w:left w:val="none" w:sz="0" w:space="0" w:color="auto"/>
                    <w:bottom w:val="none" w:sz="0" w:space="0" w:color="auto"/>
                    <w:right w:val="none" w:sz="0" w:space="0" w:color="auto"/>
                  </w:divBdr>
                </w:div>
                <w:div w:id="1587419685">
                  <w:marLeft w:val="0"/>
                  <w:marRight w:val="0"/>
                  <w:marTop w:val="0"/>
                  <w:marBottom w:val="0"/>
                  <w:divBdr>
                    <w:top w:val="none" w:sz="0" w:space="0" w:color="auto"/>
                    <w:left w:val="none" w:sz="0" w:space="0" w:color="auto"/>
                    <w:bottom w:val="none" w:sz="0" w:space="0" w:color="auto"/>
                    <w:right w:val="none" w:sz="0" w:space="0" w:color="auto"/>
                  </w:divBdr>
                </w:div>
                <w:div w:id="1588154850">
                  <w:marLeft w:val="0"/>
                  <w:marRight w:val="0"/>
                  <w:marTop w:val="0"/>
                  <w:marBottom w:val="0"/>
                  <w:divBdr>
                    <w:top w:val="none" w:sz="0" w:space="0" w:color="auto"/>
                    <w:left w:val="none" w:sz="0" w:space="0" w:color="auto"/>
                    <w:bottom w:val="none" w:sz="0" w:space="0" w:color="auto"/>
                    <w:right w:val="none" w:sz="0" w:space="0" w:color="auto"/>
                  </w:divBdr>
                </w:div>
                <w:div w:id="1588659708">
                  <w:marLeft w:val="0"/>
                  <w:marRight w:val="0"/>
                  <w:marTop w:val="0"/>
                  <w:marBottom w:val="0"/>
                  <w:divBdr>
                    <w:top w:val="none" w:sz="0" w:space="0" w:color="auto"/>
                    <w:left w:val="none" w:sz="0" w:space="0" w:color="auto"/>
                    <w:bottom w:val="none" w:sz="0" w:space="0" w:color="auto"/>
                    <w:right w:val="none" w:sz="0" w:space="0" w:color="auto"/>
                  </w:divBdr>
                </w:div>
                <w:div w:id="1591428150">
                  <w:marLeft w:val="0"/>
                  <w:marRight w:val="0"/>
                  <w:marTop w:val="0"/>
                  <w:marBottom w:val="0"/>
                  <w:divBdr>
                    <w:top w:val="none" w:sz="0" w:space="0" w:color="auto"/>
                    <w:left w:val="none" w:sz="0" w:space="0" w:color="auto"/>
                    <w:bottom w:val="none" w:sz="0" w:space="0" w:color="auto"/>
                    <w:right w:val="none" w:sz="0" w:space="0" w:color="auto"/>
                  </w:divBdr>
                </w:div>
                <w:div w:id="1591890782">
                  <w:marLeft w:val="0"/>
                  <w:marRight w:val="0"/>
                  <w:marTop w:val="0"/>
                  <w:marBottom w:val="0"/>
                  <w:divBdr>
                    <w:top w:val="none" w:sz="0" w:space="0" w:color="auto"/>
                    <w:left w:val="none" w:sz="0" w:space="0" w:color="auto"/>
                    <w:bottom w:val="none" w:sz="0" w:space="0" w:color="auto"/>
                    <w:right w:val="none" w:sz="0" w:space="0" w:color="auto"/>
                  </w:divBdr>
                </w:div>
                <w:div w:id="1595356811">
                  <w:marLeft w:val="0"/>
                  <w:marRight w:val="0"/>
                  <w:marTop w:val="0"/>
                  <w:marBottom w:val="0"/>
                  <w:divBdr>
                    <w:top w:val="none" w:sz="0" w:space="0" w:color="auto"/>
                    <w:left w:val="none" w:sz="0" w:space="0" w:color="auto"/>
                    <w:bottom w:val="none" w:sz="0" w:space="0" w:color="auto"/>
                    <w:right w:val="none" w:sz="0" w:space="0" w:color="auto"/>
                  </w:divBdr>
                </w:div>
                <w:div w:id="1596400665">
                  <w:marLeft w:val="0"/>
                  <w:marRight w:val="0"/>
                  <w:marTop w:val="0"/>
                  <w:marBottom w:val="0"/>
                  <w:divBdr>
                    <w:top w:val="none" w:sz="0" w:space="0" w:color="auto"/>
                    <w:left w:val="none" w:sz="0" w:space="0" w:color="auto"/>
                    <w:bottom w:val="none" w:sz="0" w:space="0" w:color="auto"/>
                    <w:right w:val="none" w:sz="0" w:space="0" w:color="auto"/>
                  </w:divBdr>
                </w:div>
                <w:div w:id="1599484173">
                  <w:marLeft w:val="0"/>
                  <w:marRight w:val="0"/>
                  <w:marTop w:val="0"/>
                  <w:marBottom w:val="0"/>
                  <w:divBdr>
                    <w:top w:val="none" w:sz="0" w:space="0" w:color="auto"/>
                    <w:left w:val="none" w:sz="0" w:space="0" w:color="auto"/>
                    <w:bottom w:val="none" w:sz="0" w:space="0" w:color="auto"/>
                    <w:right w:val="none" w:sz="0" w:space="0" w:color="auto"/>
                  </w:divBdr>
                </w:div>
                <w:div w:id="1600989964">
                  <w:marLeft w:val="0"/>
                  <w:marRight w:val="0"/>
                  <w:marTop w:val="0"/>
                  <w:marBottom w:val="0"/>
                  <w:divBdr>
                    <w:top w:val="none" w:sz="0" w:space="0" w:color="auto"/>
                    <w:left w:val="none" w:sz="0" w:space="0" w:color="auto"/>
                    <w:bottom w:val="none" w:sz="0" w:space="0" w:color="auto"/>
                    <w:right w:val="none" w:sz="0" w:space="0" w:color="auto"/>
                  </w:divBdr>
                </w:div>
                <w:div w:id="1601598675">
                  <w:marLeft w:val="0"/>
                  <w:marRight w:val="0"/>
                  <w:marTop w:val="0"/>
                  <w:marBottom w:val="0"/>
                  <w:divBdr>
                    <w:top w:val="none" w:sz="0" w:space="0" w:color="auto"/>
                    <w:left w:val="none" w:sz="0" w:space="0" w:color="auto"/>
                    <w:bottom w:val="none" w:sz="0" w:space="0" w:color="auto"/>
                    <w:right w:val="none" w:sz="0" w:space="0" w:color="auto"/>
                  </w:divBdr>
                </w:div>
                <w:div w:id="1601789108">
                  <w:marLeft w:val="0"/>
                  <w:marRight w:val="0"/>
                  <w:marTop w:val="0"/>
                  <w:marBottom w:val="0"/>
                  <w:divBdr>
                    <w:top w:val="none" w:sz="0" w:space="0" w:color="auto"/>
                    <w:left w:val="none" w:sz="0" w:space="0" w:color="auto"/>
                    <w:bottom w:val="none" w:sz="0" w:space="0" w:color="auto"/>
                    <w:right w:val="none" w:sz="0" w:space="0" w:color="auto"/>
                  </w:divBdr>
                </w:div>
                <w:div w:id="1603033575">
                  <w:marLeft w:val="0"/>
                  <w:marRight w:val="0"/>
                  <w:marTop w:val="0"/>
                  <w:marBottom w:val="0"/>
                  <w:divBdr>
                    <w:top w:val="none" w:sz="0" w:space="0" w:color="auto"/>
                    <w:left w:val="none" w:sz="0" w:space="0" w:color="auto"/>
                    <w:bottom w:val="none" w:sz="0" w:space="0" w:color="auto"/>
                    <w:right w:val="none" w:sz="0" w:space="0" w:color="auto"/>
                  </w:divBdr>
                </w:div>
                <w:div w:id="1603957467">
                  <w:marLeft w:val="0"/>
                  <w:marRight w:val="0"/>
                  <w:marTop w:val="0"/>
                  <w:marBottom w:val="0"/>
                  <w:divBdr>
                    <w:top w:val="none" w:sz="0" w:space="0" w:color="auto"/>
                    <w:left w:val="none" w:sz="0" w:space="0" w:color="auto"/>
                    <w:bottom w:val="none" w:sz="0" w:space="0" w:color="auto"/>
                    <w:right w:val="none" w:sz="0" w:space="0" w:color="auto"/>
                  </w:divBdr>
                </w:div>
                <w:div w:id="1605335254">
                  <w:marLeft w:val="0"/>
                  <w:marRight w:val="0"/>
                  <w:marTop w:val="0"/>
                  <w:marBottom w:val="0"/>
                  <w:divBdr>
                    <w:top w:val="none" w:sz="0" w:space="0" w:color="auto"/>
                    <w:left w:val="none" w:sz="0" w:space="0" w:color="auto"/>
                    <w:bottom w:val="none" w:sz="0" w:space="0" w:color="auto"/>
                    <w:right w:val="none" w:sz="0" w:space="0" w:color="auto"/>
                  </w:divBdr>
                </w:div>
                <w:div w:id="1608384901">
                  <w:marLeft w:val="0"/>
                  <w:marRight w:val="0"/>
                  <w:marTop w:val="0"/>
                  <w:marBottom w:val="0"/>
                  <w:divBdr>
                    <w:top w:val="none" w:sz="0" w:space="0" w:color="auto"/>
                    <w:left w:val="none" w:sz="0" w:space="0" w:color="auto"/>
                    <w:bottom w:val="none" w:sz="0" w:space="0" w:color="auto"/>
                    <w:right w:val="none" w:sz="0" w:space="0" w:color="auto"/>
                  </w:divBdr>
                </w:div>
                <w:div w:id="1614745727">
                  <w:marLeft w:val="0"/>
                  <w:marRight w:val="0"/>
                  <w:marTop w:val="0"/>
                  <w:marBottom w:val="0"/>
                  <w:divBdr>
                    <w:top w:val="none" w:sz="0" w:space="0" w:color="auto"/>
                    <w:left w:val="none" w:sz="0" w:space="0" w:color="auto"/>
                    <w:bottom w:val="none" w:sz="0" w:space="0" w:color="auto"/>
                    <w:right w:val="none" w:sz="0" w:space="0" w:color="auto"/>
                  </w:divBdr>
                </w:div>
                <w:div w:id="1617636945">
                  <w:marLeft w:val="0"/>
                  <w:marRight w:val="0"/>
                  <w:marTop w:val="0"/>
                  <w:marBottom w:val="0"/>
                  <w:divBdr>
                    <w:top w:val="none" w:sz="0" w:space="0" w:color="auto"/>
                    <w:left w:val="none" w:sz="0" w:space="0" w:color="auto"/>
                    <w:bottom w:val="none" w:sz="0" w:space="0" w:color="auto"/>
                    <w:right w:val="none" w:sz="0" w:space="0" w:color="auto"/>
                  </w:divBdr>
                </w:div>
                <w:div w:id="1618834937">
                  <w:marLeft w:val="0"/>
                  <w:marRight w:val="0"/>
                  <w:marTop w:val="0"/>
                  <w:marBottom w:val="0"/>
                  <w:divBdr>
                    <w:top w:val="none" w:sz="0" w:space="0" w:color="auto"/>
                    <w:left w:val="none" w:sz="0" w:space="0" w:color="auto"/>
                    <w:bottom w:val="none" w:sz="0" w:space="0" w:color="auto"/>
                    <w:right w:val="none" w:sz="0" w:space="0" w:color="auto"/>
                  </w:divBdr>
                </w:div>
                <w:div w:id="1621763721">
                  <w:marLeft w:val="0"/>
                  <w:marRight w:val="0"/>
                  <w:marTop w:val="0"/>
                  <w:marBottom w:val="0"/>
                  <w:divBdr>
                    <w:top w:val="none" w:sz="0" w:space="0" w:color="auto"/>
                    <w:left w:val="none" w:sz="0" w:space="0" w:color="auto"/>
                    <w:bottom w:val="none" w:sz="0" w:space="0" w:color="auto"/>
                    <w:right w:val="none" w:sz="0" w:space="0" w:color="auto"/>
                  </w:divBdr>
                </w:div>
                <w:div w:id="1622419138">
                  <w:marLeft w:val="0"/>
                  <w:marRight w:val="0"/>
                  <w:marTop w:val="0"/>
                  <w:marBottom w:val="0"/>
                  <w:divBdr>
                    <w:top w:val="none" w:sz="0" w:space="0" w:color="auto"/>
                    <w:left w:val="none" w:sz="0" w:space="0" w:color="auto"/>
                    <w:bottom w:val="none" w:sz="0" w:space="0" w:color="auto"/>
                    <w:right w:val="none" w:sz="0" w:space="0" w:color="auto"/>
                  </w:divBdr>
                </w:div>
                <w:div w:id="1623464301">
                  <w:marLeft w:val="0"/>
                  <w:marRight w:val="0"/>
                  <w:marTop w:val="0"/>
                  <w:marBottom w:val="0"/>
                  <w:divBdr>
                    <w:top w:val="none" w:sz="0" w:space="0" w:color="auto"/>
                    <w:left w:val="none" w:sz="0" w:space="0" w:color="auto"/>
                    <w:bottom w:val="none" w:sz="0" w:space="0" w:color="auto"/>
                    <w:right w:val="none" w:sz="0" w:space="0" w:color="auto"/>
                  </w:divBdr>
                </w:div>
                <w:div w:id="1635216322">
                  <w:marLeft w:val="0"/>
                  <w:marRight w:val="0"/>
                  <w:marTop w:val="0"/>
                  <w:marBottom w:val="0"/>
                  <w:divBdr>
                    <w:top w:val="none" w:sz="0" w:space="0" w:color="auto"/>
                    <w:left w:val="none" w:sz="0" w:space="0" w:color="auto"/>
                    <w:bottom w:val="none" w:sz="0" w:space="0" w:color="auto"/>
                    <w:right w:val="none" w:sz="0" w:space="0" w:color="auto"/>
                  </w:divBdr>
                </w:div>
                <w:div w:id="1637175409">
                  <w:marLeft w:val="0"/>
                  <w:marRight w:val="0"/>
                  <w:marTop w:val="0"/>
                  <w:marBottom w:val="0"/>
                  <w:divBdr>
                    <w:top w:val="none" w:sz="0" w:space="0" w:color="auto"/>
                    <w:left w:val="none" w:sz="0" w:space="0" w:color="auto"/>
                    <w:bottom w:val="none" w:sz="0" w:space="0" w:color="auto"/>
                    <w:right w:val="none" w:sz="0" w:space="0" w:color="auto"/>
                  </w:divBdr>
                </w:div>
                <w:div w:id="1638609571">
                  <w:marLeft w:val="0"/>
                  <w:marRight w:val="0"/>
                  <w:marTop w:val="0"/>
                  <w:marBottom w:val="0"/>
                  <w:divBdr>
                    <w:top w:val="none" w:sz="0" w:space="0" w:color="auto"/>
                    <w:left w:val="none" w:sz="0" w:space="0" w:color="auto"/>
                    <w:bottom w:val="none" w:sz="0" w:space="0" w:color="auto"/>
                    <w:right w:val="none" w:sz="0" w:space="0" w:color="auto"/>
                  </w:divBdr>
                </w:div>
                <w:div w:id="1638950800">
                  <w:marLeft w:val="0"/>
                  <w:marRight w:val="0"/>
                  <w:marTop w:val="0"/>
                  <w:marBottom w:val="0"/>
                  <w:divBdr>
                    <w:top w:val="none" w:sz="0" w:space="0" w:color="auto"/>
                    <w:left w:val="none" w:sz="0" w:space="0" w:color="auto"/>
                    <w:bottom w:val="none" w:sz="0" w:space="0" w:color="auto"/>
                    <w:right w:val="none" w:sz="0" w:space="0" w:color="auto"/>
                  </w:divBdr>
                </w:div>
                <w:div w:id="1641107193">
                  <w:marLeft w:val="0"/>
                  <w:marRight w:val="0"/>
                  <w:marTop w:val="0"/>
                  <w:marBottom w:val="0"/>
                  <w:divBdr>
                    <w:top w:val="none" w:sz="0" w:space="0" w:color="auto"/>
                    <w:left w:val="none" w:sz="0" w:space="0" w:color="auto"/>
                    <w:bottom w:val="none" w:sz="0" w:space="0" w:color="auto"/>
                    <w:right w:val="none" w:sz="0" w:space="0" w:color="auto"/>
                  </w:divBdr>
                </w:div>
                <w:div w:id="1642540566">
                  <w:marLeft w:val="0"/>
                  <w:marRight w:val="0"/>
                  <w:marTop w:val="0"/>
                  <w:marBottom w:val="0"/>
                  <w:divBdr>
                    <w:top w:val="none" w:sz="0" w:space="0" w:color="auto"/>
                    <w:left w:val="none" w:sz="0" w:space="0" w:color="auto"/>
                    <w:bottom w:val="none" w:sz="0" w:space="0" w:color="auto"/>
                    <w:right w:val="none" w:sz="0" w:space="0" w:color="auto"/>
                  </w:divBdr>
                </w:div>
                <w:div w:id="1644189618">
                  <w:marLeft w:val="0"/>
                  <w:marRight w:val="0"/>
                  <w:marTop w:val="0"/>
                  <w:marBottom w:val="0"/>
                  <w:divBdr>
                    <w:top w:val="none" w:sz="0" w:space="0" w:color="auto"/>
                    <w:left w:val="none" w:sz="0" w:space="0" w:color="auto"/>
                    <w:bottom w:val="none" w:sz="0" w:space="0" w:color="auto"/>
                    <w:right w:val="none" w:sz="0" w:space="0" w:color="auto"/>
                  </w:divBdr>
                </w:div>
                <w:div w:id="1644969941">
                  <w:marLeft w:val="0"/>
                  <w:marRight w:val="0"/>
                  <w:marTop w:val="0"/>
                  <w:marBottom w:val="0"/>
                  <w:divBdr>
                    <w:top w:val="none" w:sz="0" w:space="0" w:color="auto"/>
                    <w:left w:val="none" w:sz="0" w:space="0" w:color="auto"/>
                    <w:bottom w:val="none" w:sz="0" w:space="0" w:color="auto"/>
                    <w:right w:val="none" w:sz="0" w:space="0" w:color="auto"/>
                  </w:divBdr>
                </w:div>
                <w:div w:id="1645424519">
                  <w:marLeft w:val="0"/>
                  <w:marRight w:val="0"/>
                  <w:marTop w:val="0"/>
                  <w:marBottom w:val="0"/>
                  <w:divBdr>
                    <w:top w:val="none" w:sz="0" w:space="0" w:color="auto"/>
                    <w:left w:val="none" w:sz="0" w:space="0" w:color="auto"/>
                    <w:bottom w:val="none" w:sz="0" w:space="0" w:color="auto"/>
                    <w:right w:val="none" w:sz="0" w:space="0" w:color="auto"/>
                  </w:divBdr>
                </w:div>
                <w:div w:id="1647204649">
                  <w:marLeft w:val="0"/>
                  <w:marRight w:val="0"/>
                  <w:marTop w:val="0"/>
                  <w:marBottom w:val="0"/>
                  <w:divBdr>
                    <w:top w:val="none" w:sz="0" w:space="0" w:color="auto"/>
                    <w:left w:val="none" w:sz="0" w:space="0" w:color="auto"/>
                    <w:bottom w:val="none" w:sz="0" w:space="0" w:color="auto"/>
                    <w:right w:val="none" w:sz="0" w:space="0" w:color="auto"/>
                  </w:divBdr>
                </w:div>
                <w:div w:id="1649246108">
                  <w:marLeft w:val="0"/>
                  <w:marRight w:val="0"/>
                  <w:marTop w:val="0"/>
                  <w:marBottom w:val="0"/>
                  <w:divBdr>
                    <w:top w:val="none" w:sz="0" w:space="0" w:color="auto"/>
                    <w:left w:val="none" w:sz="0" w:space="0" w:color="auto"/>
                    <w:bottom w:val="none" w:sz="0" w:space="0" w:color="auto"/>
                    <w:right w:val="none" w:sz="0" w:space="0" w:color="auto"/>
                  </w:divBdr>
                </w:div>
                <w:div w:id="1649751395">
                  <w:marLeft w:val="0"/>
                  <w:marRight w:val="0"/>
                  <w:marTop w:val="0"/>
                  <w:marBottom w:val="0"/>
                  <w:divBdr>
                    <w:top w:val="none" w:sz="0" w:space="0" w:color="auto"/>
                    <w:left w:val="none" w:sz="0" w:space="0" w:color="auto"/>
                    <w:bottom w:val="none" w:sz="0" w:space="0" w:color="auto"/>
                    <w:right w:val="none" w:sz="0" w:space="0" w:color="auto"/>
                  </w:divBdr>
                </w:div>
                <w:div w:id="1650397839">
                  <w:marLeft w:val="0"/>
                  <w:marRight w:val="0"/>
                  <w:marTop w:val="0"/>
                  <w:marBottom w:val="0"/>
                  <w:divBdr>
                    <w:top w:val="none" w:sz="0" w:space="0" w:color="auto"/>
                    <w:left w:val="none" w:sz="0" w:space="0" w:color="auto"/>
                    <w:bottom w:val="none" w:sz="0" w:space="0" w:color="auto"/>
                    <w:right w:val="none" w:sz="0" w:space="0" w:color="auto"/>
                  </w:divBdr>
                </w:div>
                <w:div w:id="1650861071">
                  <w:marLeft w:val="0"/>
                  <w:marRight w:val="0"/>
                  <w:marTop w:val="0"/>
                  <w:marBottom w:val="0"/>
                  <w:divBdr>
                    <w:top w:val="none" w:sz="0" w:space="0" w:color="auto"/>
                    <w:left w:val="none" w:sz="0" w:space="0" w:color="auto"/>
                    <w:bottom w:val="none" w:sz="0" w:space="0" w:color="auto"/>
                    <w:right w:val="none" w:sz="0" w:space="0" w:color="auto"/>
                  </w:divBdr>
                </w:div>
                <w:div w:id="1650941872">
                  <w:marLeft w:val="0"/>
                  <w:marRight w:val="0"/>
                  <w:marTop w:val="0"/>
                  <w:marBottom w:val="0"/>
                  <w:divBdr>
                    <w:top w:val="none" w:sz="0" w:space="0" w:color="auto"/>
                    <w:left w:val="none" w:sz="0" w:space="0" w:color="auto"/>
                    <w:bottom w:val="none" w:sz="0" w:space="0" w:color="auto"/>
                    <w:right w:val="none" w:sz="0" w:space="0" w:color="auto"/>
                  </w:divBdr>
                </w:div>
                <w:div w:id="1653943704">
                  <w:marLeft w:val="0"/>
                  <w:marRight w:val="0"/>
                  <w:marTop w:val="0"/>
                  <w:marBottom w:val="0"/>
                  <w:divBdr>
                    <w:top w:val="none" w:sz="0" w:space="0" w:color="auto"/>
                    <w:left w:val="none" w:sz="0" w:space="0" w:color="auto"/>
                    <w:bottom w:val="none" w:sz="0" w:space="0" w:color="auto"/>
                    <w:right w:val="none" w:sz="0" w:space="0" w:color="auto"/>
                  </w:divBdr>
                </w:div>
                <w:div w:id="1654144588">
                  <w:marLeft w:val="0"/>
                  <w:marRight w:val="0"/>
                  <w:marTop w:val="0"/>
                  <w:marBottom w:val="0"/>
                  <w:divBdr>
                    <w:top w:val="none" w:sz="0" w:space="0" w:color="auto"/>
                    <w:left w:val="none" w:sz="0" w:space="0" w:color="auto"/>
                    <w:bottom w:val="none" w:sz="0" w:space="0" w:color="auto"/>
                    <w:right w:val="none" w:sz="0" w:space="0" w:color="auto"/>
                  </w:divBdr>
                </w:div>
                <w:div w:id="1656841392">
                  <w:marLeft w:val="0"/>
                  <w:marRight w:val="0"/>
                  <w:marTop w:val="0"/>
                  <w:marBottom w:val="0"/>
                  <w:divBdr>
                    <w:top w:val="none" w:sz="0" w:space="0" w:color="auto"/>
                    <w:left w:val="none" w:sz="0" w:space="0" w:color="auto"/>
                    <w:bottom w:val="none" w:sz="0" w:space="0" w:color="auto"/>
                    <w:right w:val="none" w:sz="0" w:space="0" w:color="auto"/>
                  </w:divBdr>
                </w:div>
                <w:div w:id="1658074503">
                  <w:marLeft w:val="0"/>
                  <w:marRight w:val="0"/>
                  <w:marTop w:val="0"/>
                  <w:marBottom w:val="0"/>
                  <w:divBdr>
                    <w:top w:val="none" w:sz="0" w:space="0" w:color="auto"/>
                    <w:left w:val="none" w:sz="0" w:space="0" w:color="auto"/>
                    <w:bottom w:val="none" w:sz="0" w:space="0" w:color="auto"/>
                    <w:right w:val="none" w:sz="0" w:space="0" w:color="auto"/>
                  </w:divBdr>
                </w:div>
                <w:div w:id="1658456968">
                  <w:marLeft w:val="0"/>
                  <w:marRight w:val="0"/>
                  <w:marTop w:val="0"/>
                  <w:marBottom w:val="0"/>
                  <w:divBdr>
                    <w:top w:val="none" w:sz="0" w:space="0" w:color="auto"/>
                    <w:left w:val="none" w:sz="0" w:space="0" w:color="auto"/>
                    <w:bottom w:val="none" w:sz="0" w:space="0" w:color="auto"/>
                    <w:right w:val="none" w:sz="0" w:space="0" w:color="auto"/>
                  </w:divBdr>
                </w:div>
                <w:div w:id="1659768470">
                  <w:marLeft w:val="0"/>
                  <w:marRight w:val="0"/>
                  <w:marTop w:val="0"/>
                  <w:marBottom w:val="0"/>
                  <w:divBdr>
                    <w:top w:val="none" w:sz="0" w:space="0" w:color="auto"/>
                    <w:left w:val="none" w:sz="0" w:space="0" w:color="auto"/>
                    <w:bottom w:val="none" w:sz="0" w:space="0" w:color="auto"/>
                    <w:right w:val="none" w:sz="0" w:space="0" w:color="auto"/>
                  </w:divBdr>
                </w:div>
                <w:div w:id="1663970704">
                  <w:marLeft w:val="0"/>
                  <w:marRight w:val="0"/>
                  <w:marTop w:val="0"/>
                  <w:marBottom w:val="0"/>
                  <w:divBdr>
                    <w:top w:val="none" w:sz="0" w:space="0" w:color="auto"/>
                    <w:left w:val="none" w:sz="0" w:space="0" w:color="auto"/>
                    <w:bottom w:val="none" w:sz="0" w:space="0" w:color="auto"/>
                    <w:right w:val="none" w:sz="0" w:space="0" w:color="auto"/>
                  </w:divBdr>
                </w:div>
                <w:div w:id="1663971139">
                  <w:marLeft w:val="0"/>
                  <w:marRight w:val="0"/>
                  <w:marTop w:val="0"/>
                  <w:marBottom w:val="0"/>
                  <w:divBdr>
                    <w:top w:val="none" w:sz="0" w:space="0" w:color="auto"/>
                    <w:left w:val="none" w:sz="0" w:space="0" w:color="auto"/>
                    <w:bottom w:val="none" w:sz="0" w:space="0" w:color="auto"/>
                    <w:right w:val="none" w:sz="0" w:space="0" w:color="auto"/>
                  </w:divBdr>
                </w:div>
                <w:div w:id="1664813649">
                  <w:marLeft w:val="0"/>
                  <w:marRight w:val="0"/>
                  <w:marTop w:val="0"/>
                  <w:marBottom w:val="0"/>
                  <w:divBdr>
                    <w:top w:val="none" w:sz="0" w:space="0" w:color="auto"/>
                    <w:left w:val="none" w:sz="0" w:space="0" w:color="auto"/>
                    <w:bottom w:val="none" w:sz="0" w:space="0" w:color="auto"/>
                    <w:right w:val="none" w:sz="0" w:space="0" w:color="auto"/>
                  </w:divBdr>
                </w:div>
                <w:div w:id="1665746195">
                  <w:marLeft w:val="0"/>
                  <w:marRight w:val="0"/>
                  <w:marTop w:val="0"/>
                  <w:marBottom w:val="0"/>
                  <w:divBdr>
                    <w:top w:val="none" w:sz="0" w:space="0" w:color="auto"/>
                    <w:left w:val="none" w:sz="0" w:space="0" w:color="auto"/>
                    <w:bottom w:val="none" w:sz="0" w:space="0" w:color="auto"/>
                    <w:right w:val="none" w:sz="0" w:space="0" w:color="auto"/>
                  </w:divBdr>
                </w:div>
                <w:div w:id="1666591432">
                  <w:marLeft w:val="0"/>
                  <w:marRight w:val="0"/>
                  <w:marTop w:val="0"/>
                  <w:marBottom w:val="0"/>
                  <w:divBdr>
                    <w:top w:val="none" w:sz="0" w:space="0" w:color="auto"/>
                    <w:left w:val="none" w:sz="0" w:space="0" w:color="auto"/>
                    <w:bottom w:val="none" w:sz="0" w:space="0" w:color="auto"/>
                    <w:right w:val="none" w:sz="0" w:space="0" w:color="auto"/>
                  </w:divBdr>
                </w:div>
                <w:div w:id="1668826455">
                  <w:marLeft w:val="0"/>
                  <w:marRight w:val="0"/>
                  <w:marTop w:val="0"/>
                  <w:marBottom w:val="0"/>
                  <w:divBdr>
                    <w:top w:val="none" w:sz="0" w:space="0" w:color="auto"/>
                    <w:left w:val="none" w:sz="0" w:space="0" w:color="auto"/>
                    <w:bottom w:val="none" w:sz="0" w:space="0" w:color="auto"/>
                    <w:right w:val="none" w:sz="0" w:space="0" w:color="auto"/>
                  </w:divBdr>
                </w:div>
                <w:div w:id="1670056497">
                  <w:marLeft w:val="0"/>
                  <w:marRight w:val="0"/>
                  <w:marTop w:val="0"/>
                  <w:marBottom w:val="0"/>
                  <w:divBdr>
                    <w:top w:val="none" w:sz="0" w:space="0" w:color="auto"/>
                    <w:left w:val="none" w:sz="0" w:space="0" w:color="auto"/>
                    <w:bottom w:val="none" w:sz="0" w:space="0" w:color="auto"/>
                    <w:right w:val="none" w:sz="0" w:space="0" w:color="auto"/>
                  </w:divBdr>
                </w:div>
                <w:div w:id="1670787759">
                  <w:marLeft w:val="0"/>
                  <w:marRight w:val="0"/>
                  <w:marTop w:val="0"/>
                  <w:marBottom w:val="0"/>
                  <w:divBdr>
                    <w:top w:val="none" w:sz="0" w:space="0" w:color="auto"/>
                    <w:left w:val="none" w:sz="0" w:space="0" w:color="auto"/>
                    <w:bottom w:val="none" w:sz="0" w:space="0" w:color="auto"/>
                    <w:right w:val="none" w:sz="0" w:space="0" w:color="auto"/>
                  </w:divBdr>
                </w:div>
                <w:div w:id="1673750910">
                  <w:marLeft w:val="0"/>
                  <w:marRight w:val="0"/>
                  <w:marTop w:val="0"/>
                  <w:marBottom w:val="0"/>
                  <w:divBdr>
                    <w:top w:val="none" w:sz="0" w:space="0" w:color="auto"/>
                    <w:left w:val="none" w:sz="0" w:space="0" w:color="auto"/>
                    <w:bottom w:val="none" w:sz="0" w:space="0" w:color="auto"/>
                    <w:right w:val="none" w:sz="0" w:space="0" w:color="auto"/>
                  </w:divBdr>
                </w:div>
                <w:div w:id="1675379730">
                  <w:marLeft w:val="0"/>
                  <w:marRight w:val="0"/>
                  <w:marTop w:val="0"/>
                  <w:marBottom w:val="0"/>
                  <w:divBdr>
                    <w:top w:val="none" w:sz="0" w:space="0" w:color="auto"/>
                    <w:left w:val="none" w:sz="0" w:space="0" w:color="auto"/>
                    <w:bottom w:val="none" w:sz="0" w:space="0" w:color="auto"/>
                    <w:right w:val="none" w:sz="0" w:space="0" w:color="auto"/>
                  </w:divBdr>
                </w:div>
                <w:div w:id="1676224384">
                  <w:marLeft w:val="0"/>
                  <w:marRight w:val="0"/>
                  <w:marTop w:val="0"/>
                  <w:marBottom w:val="0"/>
                  <w:divBdr>
                    <w:top w:val="none" w:sz="0" w:space="0" w:color="auto"/>
                    <w:left w:val="none" w:sz="0" w:space="0" w:color="auto"/>
                    <w:bottom w:val="none" w:sz="0" w:space="0" w:color="auto"/>
                    <w:right w:val="none" w:sz="0" w:space="0" w:color="auto"/>
                  </w:divBdr>
                </w:div>
                <w:div w:id="1681279462">
                  <w:marLeft w:val="0"/>
                  <w:marRight w:val="0"/>
                  <w:marTop w:val="0"/>
                  <w:marBottom w:val="0"/>
                  <w:divBdr>
                    <w:top w:val="none" w:sz="0" w:space="0" w:color="auto"/>
                    <w:left w:val="none" w:sz="0" w:space="0" w:color="auto"/>
                    <w:bottom w:val="none" w:sz="0" w:space="0" w:color="auto"/>
                    <w:right w:val="none" w:sz="0" w:space="0" w:color="auto"/>
                  </w:divBdr>
                </w:div>
                <w:div w:id="1685283658">
                  <w:marLeft w:val="0"/>
                  <w:marRight w:val="0"/>
                  <w:marTop w:val="0"/>
                  <w:marBottom w:val="0"/>
                  <w:divBdr>
                    <w:top w:val="none" w:sz="0" w:space="0" w:color="auto"/>
                    <w:left w:val="none" w:sz="0" w:space="0" w:color="auto"/>
                    <w:bottom w:val="none" w:sz="0" w:space="0" w:color="auto"/>
                    <w:right w:val="none" w:sz="0" w:space="0" w:color="auto"/>
                  </w:divBdr>
                </w:div>
                <w:div w:id="1685980016">
                  <w:marLeft w:val="0"/>
                  <w:marRight w:val="0"/>
                  <w:marTop w:val="0"/>
                  <w:marBottom w:val="0"/>
                  <w:divBdr>
                    <w:top w:val="none" w:sz="0" w:space="0" w:color="auto"/>
                    <w:left w:val="none" w:sz="0" w:space="0" w:color="auto"/>
                    <w:bottom w:val="none" w:sz="0" w:space="0" w:color="auto"/>
                    <w:right w:val="none" w:sz="0" w:space="0" w:color="auto"/>
                  </w:divBdr>
                </w:div>
                <w:div w:id="1687057334">
                  <w:marLeft w:val="0"/>
                  <w:marRight w:val="0"/>
                  <w:marTop w:val="0"/>
                  <w:marBottom w:val="0"/>
                  <w:divBdr>
                    <w:top w:val="none" w:sz="0" w:space="0" w:color="auto"/>
                    <w:left w:val="none" w:sz="0" w:space="0" w:color="auto"/>
                    <w:bottom w:val="none" w:sz="0" w:space="0" w:color="auto"/>
                    <w:right w:val="none" w:sz="0" w:space="0" w:color="auto"/>
                  </w:divBdr>
                </w:div>
                <w:div w:id="1687362703">
                  <w:marLeft w:val="0"/>
                  <w:marRight w:val="0"/>
                  <w:marTop w:val="0"/>
                  <w:marBottom w:val="0"/>
                  <w:divBdr>
                    <w:top w:val="none" w:sz="0" w:space="0" w:color="auto"/>
                    <w:left w:val="none" w:sz="0" w:space="0" w:color="auto"/>
                    <w:bottom w:val="none" w:sz="0" w:space="0" w:color="auto"/>
                    <w:right w:val="none" w:sz="0" w:space="0" w:color="auto"/>
                  </w:divBdr>
                </w:div>
                <w:div w:id="1688405248">
                  <w:marLeft w:val="0"/>
                  <w:marRight w:val="0"/>
                  <w:marTop w:val="0"/>
                  <w:marBottom w:val="0"/>
                  <w:divBdr>
                    <w:top w:val="none" w:sz="0" w:space="0" w:color="auto"/>
                    <w:left w:val="none" w:sz="0" w:space="0" w:color="auto"/>
                    <w:bottom w:val="none" w:sz="0" w:space="0" w:color="auto"/>
                    <w:right w:val="none" w:sz="0" w:space="0" w:color="auto"/>
                  </w:divBdr>
                </w:div>
                <w:div w:id="1689213138">
                  <w:marLeft w:val="0"/>
                  <w:marRight w:val="0"/>
                  <w:marTop w:val="0"/>
                  <w:marBottom w:val="0"/>
                  <w:divBdr>
                    <w:top w:val="none" w:sz="0" w:space="0" w:color="auto"/>
                    <w:left w:val="none" w:sz="0" w:space="0" w:color="auto"/>
                    <w:bottom w:val="none" w:sz="0" w:space="0" w:color="auto"/>
                    <w:right w:val="none" w:sz="0" w:space="0" w:color="auto"/>
                  </w:divBdr>
                </w:div>
                <w:div w:id="1693847409">
                  <w:marLeft w:val="0"/>
                  <w:marRight w:val="0"/>
                  <w:marTop w:val="0"/>
                  <w:marBottom w:val="0"/>
                  <w:divBdr>
                    <w:top w:val="none" w:sz="0" w:space="0" w:color="auto"/>
                    <w:left w:val="none" w:sz="0" w:space="0" w:color="auto"/>
                    <w:bottom w:val="none" w:sz="0" w:space="0" w:color="auto"/>
                    <w:right w:val="none" w:sz="0" w:space="0" w:color="auto"/>
                  </w:divBdr>
                </w:div>
                <w:div w:id="1695299496">
                  <w:marLeft w:val="0"/>
                  <w:marRight w:val="0"/>
                  <w:marTop w:val="0"/>
                  <w:marBottom w:val="0"/>
                  <w:divBdr>
                    <w:top w:val="none" w:sz="0" w:space="0" w:color="auto"/>
                    <w:left w:val="none" w:sz="0" w:space="0" w:color="auto"/>
                    <w:bottom w:val="none" w:sz="0" w:space="0" w:color="auto"/>
                    <w:right w:val="none" w:sz="0" w:space="0" w:color="auto"/>
                  </w:divBdr>
                </w:div>
                <w:div w:id="1699769438">
                  <w:marLeft w:val="0"/>
                  <w:marRight w:val="0"/>
                  <w:marTop w:val="0"/>
                  <w:marBottom w:val="0"/>
                  <w:divBdr>
                    <w:top w:val="none" w:sz="0" w:space="0" w:color="auto"/>
                    <w:left w:val="none" w:sz="0" w:space="0" w:color="auto"/>
                    <w:bottom w:val="none" w:sz="0" w:space="0" w:color="auto"/>
                    <w:right w:val="none" w:sz="0" w:space="0" w:color="auto"/>
                  </w:divBdr>
                </w:div>
                <w:div w:id="1702780419">
                  <w:marLeft w:val="0"/>
                  <w:marRight w:val="0"/>
                  <w:marTop w:val="0"/>
                  <w:marBottom w:val="0"/>
                  <w:divBdr>
                    <w:top w:val="none" w:sz="0" w:space="0" w:color="auto"/>
                    <w:left w:val="none" w:sz="0" w:space="0" w:color="auto"/>
                    <w:bottom w:val="none" w:sz="0" w:space="0" w:color="auto"/>
                    <w:right w:val="none" w:sz="0" w:space="0" w:color="auto"/>
                  </w:divBdr>
                </w:div>
                <w:div w:id="1703020482">
                  <w:marLeft w:val="0"/>
                  <w:marRight w:val="0"/>
                  <w:marTop w:val="0"/>
                  <w:marBottom w:val="0"/>
                  <w:divBdr>
                    <w:top w:val="none" w:sz="0" w:space="0" w:color="auto"/>
                    <w:left w:val="none" w:sz="0" w:space="0" w:color="auto"/>
                    <w:bottom w:val="none" w:sz="0" w:space="0" w:color="auto"/>
                    <w:right w:val="none" w:sz="0" w:space="0" w:color="auto"/>
                  </w:divBdr>
                </w:div>
                <w:div w:id="1704480933">
                  <w:marLeft w:val="0"/>
                  <w:marRight w:val="0"/>
                  <w:marTop w:val="0"/>
                  <w:marBottom w:val="0"/>
                  <w:divBdr>
                    <w:top w:val="none" w:sz="0" w:space="0" w:color="auto"/>
                    <w:left w:val="none" w:sz="0" w:space="0" w:color="auto"/>
                    <w:bottom w:val="none" w:sz="0" w:space="0" w:color="auto"/>
                    <w:right w:val="none" w:sz="0" w:space="0" w:color="auto"/>
                  </w:divBdr>
                </w:div>
                <w:div w:id="1704745487">
                  <w:marLeft w:val="0"/>
                  <w:marRight w:val="0"/>
                  <w:marTop w:val="0"/>
                  <w:marBottom w:val="0"/>
                  <w:divBdr>
                    <w:top w:val="none" w:sz="0" w:space="0" w:color="auto"/>
                    <w:left w:val="none" w:sz="0" w:space="0" w:color="auto"/>
                    <w:bottom w:val="none" w:sz="0" w:space="0" w:color="auto"/>
                    <w:right w:val="none" w:sz="0" w:space="0" w:color="auto"/>
                  </w:divBdr>
                </w:div>
                <w:div w:id="1709181929">
                  <w:marLeft w:val="0"/>
                  <w:marRight w:val="0"/>
                  <w:marTop w:val="0"/>
                  <w:marBottom w:val="0"/>
                  <w:divBdr>
                    <w:top w:val="none" w:sz="0" w:space="0" w:color="auto"/>
                    <w:left w:val="none" w:sz="0" w:space="0" w:color="auto"/>
                    <w:bottom w:val="none" w:sz="0" w:space="0" w:color="auto"/>
                    <w:right w:val="none" w:sz="0" w:space="0" w:color="auto"/>
                  </w:divBdr>
                </w:div>
                <w:div w:id="1709454595">
                  <w:marLeft w:val="0"/>
                  <w:marRight w:val="0"/>
                  <w:marTop w:val="0"/>
                  <w:marBottom w:val="0"/>
                  <w:divBdr>
                    <w:top w:val="none" w:sz="0" w:space="0" w:color="auto"/>
                    <w:left w:val="none" w:sz="0" w:space="0" w:color="auto"/>
                    <w:bottom w:val="none" w:sz="0" w:space="0" w:color="auto"/>
                    <w:right w:val="none" w:sz="0" w:space="0" w:color="auto"/>
                  </w:divBdr>
                </w:div>
                <w:div w:id="1712463449">
                  <w:marLeft w:val="0"/>
                  <w:marRight w:val="0"/>
                  <w:marTop w:val="0"/>
                  <w:marBottom w:val="0"/>
                  <w:divBdr>
                    <w:top w:val="none" w:sz="0" w:space="0" w:color="auto"/>
                    <w:left w:val="none" w:sz="0" w:space="0" w:color="auto"/>
                    <w:bottom w:val="none" w:sz="0" w:space="0" w:color="auto"/>
                    <w:right w:val="none" w:sz="0" w:space="0" w:color="auto"/>
                  </w:divBdr>
                </w:div>
                <w:div w:id="1712918066">
                  <w:marLeft w:val="0"/>
                  <w:marRight w:val="0"/>
                  <w:marTop w:val="0"/>
                  <w:marBottom w:val="0"/>
                  <w:divBdr>
                    <w:top w:val="none" w:sz="0" w:space="0" w:color="auto"/>
                    <w:left w:val="none" w:sz="0" w:space="0" w:color="auto"/>
                    <w:bottom w:val="none" w:sz="0" w:space="0" w:color="auto"/>
                    <w:right w:val="none" w:sz="0" w:space="0" w:color="auto"/>
                  </w:divBdr>
                </w:div>
                <w:div w:id="1720083156">
                  <w:marLeft w:val="0"/>
                  <w:marRight w:val="0"/>
                  <w:marTop w:val="0"/>
                  <w:marBottom w:val="0"/>
                  <w:divBdr>
                    <w:top w:val="none" w:sz="0" w:space="0" w:color="auto"/>
                    <w:left w:val="none" w:sz="0" w:space="0" w:color="auto"/>
                    <w:bottom w:val="none" w:sz="0" w:space="0" w:color="auto"/>
                    <w:right w:val="none" w:sz="0" w:space="0" w:color="auto"/>
                  </w:divBdr>
                </w:div>
                <w:div w:id="1722048515">
                  <w:marLeft w:val="0"/>
                  <w:marRight w:val="0"/>
                  <w:marTop w:val="0"/>
                  <w:marBottom w:val="0"/>
                  <w:divBdr>
                    <w:top w:val="none" w:sz="0" w:space="0" w:color="auto"/>
                    <w:left w:val="none" w:sz="0" w:space="0" w:color="auto"/>
                    <w:bottom w:val="none" w:sz="0" w:space="0" w:color="auto"/>
                    <w:right w:val="none" w:sz="0" w:space="0" w:color="auto"/>
                  </w:divBdr>
                </w:div>
                <w:div w:id="1723557626">
                  <w:marLeft w:val="0"/>
                  <w:marRight w:val="0"/>
                  <w:marTop w:val="0"/>
                  <w:marBottom w:val="0"/>
                  <w:divBdr>
                    <w:top w:val="none" w:sz="0" w:space="0" w:color="auto"/>
                    <w:left w:val="none" w:sz="0" w:space="0" w:color="auto"/>
                    <w:bottom w:val="none" w:sz="0" w:space="0" w:color="auto"/>
                    <w:right w:val="none" w:sz="0" w:space="0" w:color="auto"/>
                  </w:divBdr>
                </w:div>
                <w:div w:id="1731466209">
                  <w:marLeft w:val="0"/>
                  <w:marRight w:val="0"/>
                  <w:marTop w:val="0"/>
                  <w:marBottom w:val="0"/>
                  <w:divBdr>
                    <w:top w:val="none" w:sz="0" w:space="0" w:color="auto"/>
                    <w:left w:val="none" w:sz="0" w:space="0" w:color="auto"/>
                    <w:bottom w:val="none" w:sz="0" w:space="0" w:color="auto"/>
                    <w:right w:val="none" w:sz="0" w:space="0" w:color="auto"/>
                  </w:divBdr>
                </w:div>
                <w:div w:id="1731995630">
                  <w:marLeft w:val="0"/>
                  <w:marRight w:val="0"/>
                  <w:marTop w:val="0"/>
                  <w:marBottom w:val="0"/>
                  <w:divBdr>
                    <w:top w:val="none" w:sz="0" w:space="0" w:color="auto"/>
                    <w:left w:val="none" w:sz="0" w:space="0" w:color="auto"/>
                    <w:bottom w:val="none" w:sz="0" w:space="0" w:color="auto"/>
                    <w:right w:val="none" w:sz="0" w:space="0" w:color="auto"/>
                  </w:divBdr>
                </w:div>
                <w:div w:id="1732189784">
                  <w:marLeft w:val="0"/>
                  <w:marRight w:val="0"/>
                  <w:marTop w:val="0"/>
                  <w:marBottom w:val="0"/>
                  <w:divBdr>
                    <w:top w:val="none" w:sz="0" w:space="0" w:color="auto"/>
                    <w:left w:val="none" w:sz="0" w:space="0" w:color="auto"/>
                    <w:bottom w:val="none" w:sz="0" w:space="0" w:color="auto"/>
                    <w:right w:val="none" w:sz="0" w:space="0" w:color="auto"/>
                  </w:divBdr>
                </w:div>
                <w:div w:id="1737703525">
                  <w:marLeft w:val="0"/>
                  <w:marRight w:val="0"/>
                  <w:marTop w:val="0"/>
                  <w:marBottom w:val="0"/>
                  <w:divBdr>
                    <w:top w:val="none" w:sz="0" w:space="0" w:color="auto"/>
                    <w:left w:val="none" w:sz="0" w:space="0" w:color="auto"/>
                    <w:bottom w:val="none" w:sz="0" w:space="0" w:color="auto"/>
                    <w:right w:val="none" w:sz="0" w:space="0" w:color="auto"/>
                  </w:divBdr>
                </w:div>
                <w:div w:id="1740051157">
                  <w:marLeft w:val="0"/>
                  <w:marRight w:val="0"/>
                  <w:marTop w:val="0"/>
                  <w:marBottom w:val="0"/>
                  <w:divBdr>
                    <w:top w:val="none" w:sz="0" w:space="0" w:color="auto"/>
                    <w:left w:val="none" w:sz="0" w:space="0" w:color="auto"/>
                    <w:bottom w:val="none" w:sz="0" w:space="0" w:color="auto"/>
                    <w:right w:val="none" w:sz="0" w:space="0" w:color="auto"/>
                  </w:divBdr>
                </w:div>
                <w:div w:id="1740977090">
                  <w:marLeft w:val="0"/>
                  <w:marRight w:val="0"/>
                  <w:marTop w:val="0"/>
                  <w:marBottom w:val="0"/>
                  <w:divBdr>
                    <w:top w:val="none" w:sz="0" w:space="0" w:color="auto"/>
                    <w:left w:val="none" w:sz="0" w:space="0" w:color="auto"/>
                    <w:bottom w:val="none" w:sz="0" w:space="0" w:color="auto"/>
                    <w:right w:val="none" w:sz="0" w:space="0" w:color="auto"/>
                  </w:divBdr>
                </w:div>
                <w:div w:id="1747653979">
                  <w:marLeft w:val="0"/>
                  <w:marRight w:val="0"/>
                  <w:marTop w:val="0"/>
                  <w:marBottom w:val="0"/>
                  <w:divBdr>
                    <w:top w:val="none" w:sz="0" w:space="0" w:color="auto"/>
                    <w:left w:val="none" w:sz="0" w:space="0" w:color="auto"/>
                    <w:bottom w:val="none" w:sz="0" w:space="0" w:color="auto"/>
                    <w:right w:val="none" w:sz="0" w:space="0" w:color="auto"/>
                  </w:divBdr>
                </w:div>
                <w:div w:id="1748377628">
                  <w:marLeft w:val="0"/>
                  <w:marRight w:val="0"/>
                  <w:marTop w:val="0"/>
                  <w:marBottom w:val="0"/>
                  <w:divBdr>
                    <w:top w:val="none" w:sz="0" w:space="0" w:color="auto"/>
                    <w:left w:val="none" w:sz="0" w:space="0" w:color="auto"/>
                    <w:bottom w:val="none" w:sz="0" w:space="0" w:color="auto"/>
                    <w:right w:val="none" w:sz="0" w:space="0" w:color="auto"/>
                  </w:divBdr>
                </w:div>
                <w:div w:id="1748650646">
                  <w:marLeft w:val="0"/>
                  <w:marRight w:val="0"/>
                  <w:marTop w:val="0"/>
                  <w:marBottom w:val="0"/>
                  <w:divBdr>
                    <w:top w:val="none" w:sz="0" w:space="0" w:color="auto"/>
                    <w:left w:val="none" w:sz="0" w:space="0" w:color="auto"/>
                    <w:bottom w:val="none" w:sz="0" w:space="0" w:color="auto"/>
                    <w:right w:val="none" w:sz="0" w:space="0" w:color="auto"/>
                  </w:divBdr>
                </w:div>
                <w:div w:id="1748961653">
                  <w:marLeft w:val="0"/>
                  <w:marRight w:val="0"/>
                  <w:marTop w:val="0"/>
                  <w:marBottom w:val="0"/>
                  <w:divBdr>
                    <w:top w:val="none" w:sz="0" w:space="0" w:color="auto"/>
                    <w:left w:val="none" w:sz="0" w:space="0" w:color="auto"/>
                    <w:bottom w:val="none" w:sz="0" w:space="0" w:color="auto"/>
                    <w:right w:val="none" w:sz="0" w:space="0" w:color="auto"/>
                  </w:divBdr>
                </w:div>
                <w:div w:id="1754203265">
                  <w:marLeft w:val="0"/>
                  <w:marRight w:val="0"/>
                  <w:marTop w:val="0"/>
                  <w:marBottom w:val="0"/>
                  <w:divBdr>
                    <w:top w:val="none" w:sz="0" w:space="0" w:color="auto"/>
                    <w:left w:val="none" w:sz="0" w:space="0" w:color="auto"/>
                    <w:bottom w:val="none" w:sz="0" w:space="0" w:color="auto"/>
                    <w:right w:val="none" w:sz="0" w:space="0" w:color="auto"/>
                  </w:divBdr>
                </w:div>
                <w:div w:id="1755325050">
                  <w:marLeft w:val="0"/>
                  <w:marRight w:val="0"/>
                  <w:marTop w:val="0"/>
                  <w:marBottom w:val="0"/>
                  <w:divBdr>
                    <w:top w:val="none" w:sz="0" w:space="0" w:color="auto"/>
                    <w:left w:val="none" w:sz="0" w:space="0" w:color="auto"/>
                    <w:bottom w:val="none" w:sz="0" w:space="0" w:color="auto"/>
                    <w:right w:val="none" w:sz="0" w:space="0" w:color="auto"/>
                  </w:divBdr>
                </w:div>
                <w:div w:id="1755929862">
                  <w:marLeft w:val="0"/>
                  <w:marRight w:val="0"/>
                  <w:marTop w:val="0"/>
                  <w:marBottom w:val="0"/>
                  <w:divBdr>
                    <w:top w:val="none" w:sz="0" w:space="0" w:color="auto"/>
                    <w:left w:val="none" w:sz="0" w:space="0" w:color="auto"/>
                    <w:bottom w:val="none" w:sz="0" w:space="0" w:color="auto"/>
                    <w:right w:val="none" w:sz="0" w:space="0" w:color="auto"/>
                  </w:divBdr>
                </w:div>
                <w:div w:id="1757553025">
                  <w:marLeft w:val="0"/>
                  <w:marRight w:val="0"/>
                  <w:marTop w:val="0"/>
                  <w:marBottom w:val="0"/>
                  <w:divBdr>
                    <w:top w:val="none" w:sz="0" w:space="0" w:color="auto"/>
                    <w:left w:val="none" w:sz="0" w:space="0" w:color="auto"/>
                    <w:bottom w:val="none" w:sz="0" w:space="0" w:color="auto"/>
                    <w:right w:val="none" w:sz="0" w:space="0" w:color="auto"/>
                  </w:divBdr>
                </w:div>
                <w:div w:id="1758790357">
                  <w:marLeft w:val="0"/>
                  <w:marRight w:val="0"/>
                  <w:marTop w:val="0"/>
                  <w:marBottom w:val="0"/>
                  <w:divBdr>
                    <w:top w:val="none" w:sz="0" w:space="0" w:color="auto"/>
                    <w:left w:val="none" w:sz="0" w:space="0" w:color="auto"/>
                    <w:bottom w:val="none" w:sz="0" w:space="0" w:color="auto"/>
                    <w:right w:val="none" w:sz="0" w:space="0" w:color="auto"/>
                  </w:divBdr>
                </w:div>
                <w:div w:id="1761633921">
                  <w:marLeft w:val="0"/>
                  <w:marRight w:val="0"/>
                  <w:marTop w:val="0"/>
                  <w:marBottom w:val="0"/>
                  <w:divBdr>
                    <w:top w:val="none" w:sz="0" w:space="0" w:color="auto"/>
                    <w:left w:val="none" w:sz="0" w:space="0" w:color="auto"/>
                    <w:bottom w:val="none" w:sz="0" w:space="0" w:color="auto"/>
                    <w:right w:val="none" w:sz="0" w:space="0" w:color="auto"/>
                  </w:divBdr>
                </w:div>
                <w:div w:id="1763451426">
                  <w:marLeft w:val="0"/>
                  <w:marRight w:val="0"/>
                  <w:marTop w:val="0"/>
                  <w:marBottom w:val="0"/>
                  <w:divBdr>
                    <w:top w:val="none" w:sz="0" w:space="0" w:color="auto"/>
                    <w:left w:val="none" w:sz="0" w:space="0" w:color="auto"/>
                    <w:bottom w:val="none" w:sz="0" w:space="0" w:color="auto"/>
                    <w:right w:val="none" w:sz="0" w:space="0" w:color="auto"/>
                  </w:divBdr>
                </w:div>
                <w:div w:id="1763574175">
                  <w:marLeft w:val="0"/>
                  <w:marRight w:val="0"/>
                  <w:marTop w:val="0"/>
                  <w:marBottom w:val="0"/>
                  <w:divBdr>
                    <w:top w:val="none" w:sz="0" w:space="0" w:color="auto"/>
                    <w:left w:val="none" w:sz="0" w:space="0" w:color="auto"/>
                    <w:bottom w:val="none" w:sz="0" w:space="0" w:color="auto"/>
                    <w:right w:val="none" w:sz="0" w:space="0" w:color="auto"/>
                  </w:divBdr>
                </w:div>
                <w:div w:id="1765104027">
                  <w:marLeft w:val="0"/>
                  <w:marRight w:val="0"/>
                  <w:marTop w:val="0"/>
                  <w:marBottom w:val="0"/>
                  <w:divBdr>
                    <w:top w:val="none" w:sz="0" w:space="0" w:color="auto"/>
                    <w:left w:val="none" w:sz="0" w:space="0" w:color="auto"/>
                    <w:bottom w:val="none" w:sz="0" w:space="0" w:color="auto"/>
                    <w:right w:val="none" w:sz="0" w:space="0" w:color="auto"/>
                  </w:divBdr>
                </w:div>
                <w:div w:id="1767068085">
                  <w:marLeft w:val="0"/>
                  <w:marRight w:val="0"/>
                  <w:marTop w:val="0"/>
                  <w:marBottom w:val="0"/>
                  <w:divBdr>
                    <w:top w:val="none" w:sz="0" w:space="0" w:color="auto"/>
                    <w:left w:val="none" w:sz="0" w:space="0" w:color="auto"/>
                    <w:bottom w:val="none" w:sz="0" w:space="0" w:color="auto"/>
                    <w:right w:val="none" w:sz="0" w:space="0" w:color="auto"/>
                  </w:divBdr>
                </w:div>
                <w:div w:id="1767268237">
                  <w:marLeft w:val="0"/>
                  <w:marRight w:val="0"/>
                  <w:marTop w:val="0"/>
                  <w:marBottom w:val="0"/>
                  <w:divBdr>
                    <w:top w:val="none" w:sz="0" w:space="0" w:color="auto"/>
                    <w:left w:val="none" w:sz="0" w:space="0" w:color="auto"/>
                    <w:bottom w:val="none" w:sz="0" w:space="0" w:color="auto"/>
                    <w:right w:val="none" w:sz="0" w:space="0" w:color="auto"/>
                  </w:divBdr>
                </w:div>
                <w:div w:id="1767579212">
                  <w:marLeft w:val="0"/>
                  <w:marRight w:val="0"/>
                  <w:marTop w:val="0"/>
                  <w:marBottom w:val="0"/>
                  <w:divBdr>
                    <w:top w:val="none" w:sz="0" w:space="0" w:color="auto"/>
                    <w:left w:val="none" w:sz="0" w:space="0" w:color="auto"/>
                    <w:bottom w:val="none" w:sz="0" w:space="0" w:color="auto"/>
                    <w:right w:val="none" w:sz="0" w:space="0" w:color="auto"/>
                  </w:divBdr>
                </w:div>
                <w:div w:id="1768231728">
                  <w:marLeft w:val="0"/>
                  <w:marRight w:val="0"/>
                  <w:marTop w:val="0"/>
                  <w:marBottom w:val="0"/>
                  <w:divBdr>
                    <w:top w:val="none" w:sz="0" w:space="0" w:color="auto"/>
                    <w:left w:val="none" w:sz="0" w:space="0" w:color="auto"/>
                    <w:bottom w:val="none" w:sz="0" w:space="0" w:color="auto"/>
                    <w:right w:val="none" w:sz="0" w:space="0" w:color="auto"/>
                  </w:divBdr>
                </w:div>
                <w:div w:id="1768573422">
                  <w:marLeft w:val="0"/>
                  <w:marRight w:val="0"/>
                  <w:marTop w:val="0"/>
                  <w:marBottom w:val="0"/>
                  <w:divBdr>
                    <w:top w:val="none" w:sz="0" w:space="0" w:color="auto"/>
                    <w:left w:val="none" w:sz="0" w:space="0" w:color="auto"/>
                    <w:bottom w:val="none" w:sz="0" w:space="0" w:color="auto"/>
                    <w:right w:val="none" w:sz="0" w:space="0" w:color="auto"/>
                  </w:divBdr>
                </w:div>
                <w:div w:id="1770809883">
                  <w:marLeft w:val="0"/>
                  <w:marRight w:val="0"/>
                  <w:marTop w:val="0"/>
                  <w:marBottom w:val="0"/>
                  <w:divBdr>
                    <w:top w:val="none" w:sz="0" w:space="0" w:color="auto"/>
                    <w:left w:val="none" w:sz="0" w:space="0" w:color="auto"/>
                    <w:bottom w:val="none" w:sz="0" w:space="0" w:color="auto"/>
                    <w:right w:val="none" w:sz="0" w:space="0" w:color="auto"/>
                  </w:divBdr>
                </w:div>
                <w:div w:id="1778716503">
                  <w:marLeft w:val="0"/>
                  <w:marRight w:val="0"/>
                  <w:marTop w:val="0"/>
                  <w:marBottom w:val="0"/>
                  <w:divBdr>
                    <w:top w:val="none" w:sz="0" w:space="0" w:color="auto"/>
                    <w:left w:val="none" w:sz="0" w:space="0" w:color="auto"/>
                    <w:bottom w:val="none" w:sz="0" w:space="0" w:color="auto"/>
                    <w:right w:val="none" w:sz="0" w:space="0" w:color="auto"/>
                  </w:divBdr>
                </w:div>
                <w:div w:id="1779183269">
                  <w:marLeft w:val="0"/>
                  <w:marRight w:val="0"/>
                  <w:marTop w:val="0"/>
                  <w:marBottom w:val="0"/>
                  <w:divBdr>
                    <w:top w:val="none" w:sz="0" w:space="0" w:color="auto"/>
                    <w:left w:val="none" w:sz="0" w:space="0" w:color="auto"/>
                    <w:bottom w:val="none" w:sz="0" w:space="0" w:color="auto"/>
                    <w:right w:val="none" w:sz="0" w:space="0" w:color="auto"/>
                  </w:divBdr>
                </w:div>
                <w:div w:id="1780445412">
                  <w:marLeft w:val="0"/>
                  <w:marRight w:val="0"/>
                  <w:marTop w:val="0"/>
                  <w:marBottom w:val="0"/>
                  <w:divBdr>
                    <w:top w:val="none" w:sz="0" w:space="0" w:color="auto"/>
                    <w:left w:val="none" w:sz="0" w:space="0" w:color="auto"/>
                    <w:bottom w:val="none" w:sz="0" w:space="0" w:color="auto"/>
                    <w:right w:val="none" w:sz="0" w:space="0" w:color="auto"/>
                  </w:divBdr>
                </w:div>
                <w:div w:id="1781030792">
                  <w:marLeft w:val="0"/>
                  <w:marRight w:val="0"/>
                  <w:marTop w:val="0"/>
                  <w:marBottom w:val="0"/>
                  <w:divBdr>
                    <w:top w:val="none" w:sz="0" w:space="0" w:color="auto"/>
                    <w:left w:val="none" w:sz="0" w:space="0" w:color="auto"/>
                    <w:bottom w:val="none" w:sz="0" w:space="0" w:color="auto"/>
                    <w:right w:val="none" w:sz="0" w:space="0" w:color="auto"/>
                  </w:divBdr>
                </w:div>
                <w:div w:id="1785467438">
                  <w:marLeft w:val="0"/>
                  <w:marRight w:val="0"/>
                  <w:marTop w:val="0"/>
                  <w:marBottom w:val="0"/>
                  <w:divBdr>
                    <w:top w:val="none" w:sz="0" w:space="0" w:color="auto"/>
                    <w:left w:val="none" w:sz="0" w:space="0" w:color="auto"/>
                    <w:bottom w:val="none" w:sz="0" w:space="0" w:color="auto"/>
                    <w:right w:val="none" w:sz="0" w:space="0" w:color="auto"/>
                  </w:divBdr>
                </w:div>
                <w:div w:id="1785885130">
                  <w:marLeft w:val="0"/>
                  <w:marRight w:val="0"/>
                  <w:marTop w:val="0"/>
                  <w:marBottom w:val="0"/>
                  <w:divBdr>
                    <w:top w:val="none" w:sz="0" w:space="0" w:color="auto"/>
                    <w:left w:val="none" w:sz="0" w:space="0" w:color="auto"/>
                    <w:bottom w:val="none" w:sz="0" w:space="0" w:color="auto"/>
                    <w:right w:val="none" w:sz="0" w:space="0" w:color="auto"/>
                  </w:divBdr>
                </w:div>
                <w:div w:id="1786844915">
                  <w:marLeft w:val="0"/>
                  <w:marRight w:val="0"/>
                  <w:marTop w:val="0"/>
                  <w:marBottom w:val="0"/>
                  <w:divBdr>
                    <w:top w:val="none" w:sz="0" w:space="0" w:color="auto"/>
                    <w:left w:val="none" w:sz="0" w:space="0" w:color="auto"/>
                    <w:bottom w:val="none" w:sz="0" w:space="0" w:color="auto"/>
                    <w:right w:val="none" w:sz="0" w:space="0" w:color="auto"/>
                  </w:divBdr>
                </w:div>
                <w:div w:id="1787238680">
                  <w:marLeft w:val="0"/>
                  <w:marRight w:val="0"/>
                  <w:marTop w:val="0"/>
                  <w:marBottom w:val="0"/>
                  <w:divBdr>
                    <w:top w:val="none" w:sz="0" w:space="0" w:color="auto"/>
                    <w:left w:val="none" w:sz="0" w:space="0" w:color="auto"/>
                    <w:bottom w:val="none" w:sz="0" w:space="0" w:color="auto"/>
                    <w:right w:val="none" w:sz="0" w:space="0" w:color="auto"/>
                  </w:divBdr>
                </w:div>
                <w:div w:id="1790582536">
                  <w:marLeft w:val="0"/>
                  <w:marRight w:val="0"/>
                  <w:marTop w:val="0"/>
                  <w:marBottom w:val="0"/>
                  <w:divBdr>
                    <w:top w:val="none" w:sz="0" w:space="0" w:color="auto"/>
                    <w:left w:val="none" w:sz="0" w:space="0" w:color="auto"/>
                    <w:bottom w:val="none" w:sz="0" w:space="0" w:color="auto"/>
                    <w:right w:val="none" w:sz="0" w:space="0" w:color="auto"/>
                  </w:divBdr>
                </w:div>
                <w:div w:id="1790778579">
                  <w:marLeft w:val="0"/>
                  <w:marRight w:val="0"/>
                  <w:marTop w:val="0"/>
                  <w:marBottom w:val="0"/>
                  <w:divBdr>
                    <w:top w:val="none" w:sz="0" w:space="0" w:color="auto"/>
                    <w:left w:val="none" w:sz="0" w:space="0" w:color="auto"/>
                    <w:bottom w:val="none" w:sz="0" w:space="0" w:color="auto"/>
                    <w:right w:val="none" w:sz="0" w:space="0" w:color="auto"/>
                  </w:divBdr>
                </w:div>
                <w:div w:id="1794791151">
                  <w:marLeft w:val="0"/>
                  <w:marRight w:val="0"/>
                  <w:marTop w:val="0"/>
                  <w:marBottom w:val="0"/>
                  <w:divBdr>
                    <w:top w:val="none" w:sz="0" w:space="0" w:color="auto"/>
                    <w:left w:val="none" w:sz="0" w:space="0" w:color="auto"/>
                    <w:bottom w:val="none" w:sz="0" w:space="0" w:color="auto"/>
                    <w:right w:val="none" w:sz="0" w:space="0" w:color="auto"/>
                  </w:divBdr>
                </w:div>
                <w:div w:id="1797026043">
                  <w:marLeft w:val="0"/>
                  <w:marRight w:val="0"/>
                  <w:marTop w:val="0"/>
                  <w:marBottom w:val="0"/>
                  <w:divBdr>
                    <w:top w:val="none" w:sz="0" w:space="0" w:color="auto"/>
                    <w:left w:val="none" w:sz="0" w:space="0" w:color="auto"/>
                    <w:bottom w:val="none" w:sz="0" w:space="0" w:color="auto"/>
                    <w:right w:val="none" w:sz="0" w:space="0" w:color="auto"/>
                  </w:divBdr>
                </w:div>
                <w:div w:id="1800418985">
                  <w:marLeft w:val="0"/>
                  <w:marRight w:val="0"/>
                  <w:marTop w:val="0"/>
                  <w:marBottom w:val="0"/>
                  <w:divBdr>
                    <w:top w:val="none" w:sz="0" w:space="0" w:color="auto"/>
                    <w:left w:val="none" w:sz="0" w:space="0" w:color="auto"/>
                    <w:bottom w:val="none" w:sz="0" w:space="0" w:color="auto"/>
                    <w:right w:val="none" w:sz="0" w:space="0" w:color="auto"/>
                  </w:divBdr>
                </w:div>
                <w:div w:id="1801613113">
                  <w:marLeft w:val="0"/>
                  <w:marRight w:val="0"/>
                  <w:marTop w:val="0"/>
                  <w:marBottom w:val="0"/>
                  <w:divBdr>
                    <w:top w:val="none" w:sz="0" w:space="0" w:color="auto"/>
                    <w:left w:val="none" w:sz="0" w:space="0" w:color="auto"/>
                    <w:bottom w:val="none" w:sz="0" w:space="0" w:color="auto"/>
                    <w:right w:val="none" w:sz="0" w:space="0" w:color="auto"/>
                  </w:divBdr>
                </w:div>
                <w:div w:id="1811971507">
                  <w:marLeft w:val="0"/>
                  <w:marRight w:val="0"/>
                  <w:marTop w:val="0"/>
                  <w:marBottom w:val="0"/>
                  <w:divBdr>
                    <w:top w:val="none" w:sz="0" w:space="0" w:color="auto"/>
                    <w:left w:val="none" w:sz="0" w:space="0" w:color="auto"/>
                    <w:bottom w:val="none" w:sz="0" w:space="0" w:color="auto"/>
                    <w:right w:val="none" w:sz="0" w:space="0" w:color="auto"/>
                  </w:divBdr>
                </w:div>
                <w:div w:id="1813713438">
                  <w:marLeft w:val="0"/>
                  <w:marRight w:val="0"/>
                  <w:marTop w:val="0"/>
                  <w:marBottom w:val="0"/>
                  <w:divBdr>
                    <w:top w:val="none" w:sz="0" w:space="0" w:color="auto"/>
                    <w:left w:val="none" w:sz="0" w:space="0" w:color="auto"/>
                    <w:bottom w:val="none" w:sz="0" w:space="0" w:color="auto"/>
                    <w:right w:val="none" w:sz="0" w:space="0" w:color="auto"/>
                  </w:divBdr>
                </w:div>
                <w:div w:id="1817994775">
                  <w:marLeft w:val="0"/>
                  <w:marRight w:val="0"/>
                  <w:marTop w:val="0"/>
                  <w:marBottom w:val="0"/>
                  <w:divBdr>
                    <w:top w:val="none" w:sz="0" w:space="0" w:color="auto"/>
                    <w:left w:val="none" w:sz="0" w:space="0" w:color="auto"/>
                    <w:bottom w:val="none" w:sz="0" w:space="0" w:color="auto"/>
                    <w:right w:val="none" w:sz="0" w:space="0" w:color="auto"/>
                  </w:divBdr>
                </w:div>
                <w:div w:id="1822039844">
                  <w:marLeft w:val="0"/>
                  <w:marRight w:val="0"/>
                  <w:marTop w:val="0"/>
                  <w:marBottom w:val="0"/>
                  <w:divBdr>
                    <w:top w:val="none" w:sz="0" w:space="0" w:color="auto"/>
                    <w:left w:val="none" w:sz="0" w:space="0" w:color="auto"/>
                    <w:bottom w:val="none" w:sz="0" w:space="0" w:color="auto"/>
                    <w:right w:val="none" w:sz="0" w:space="0" w:color="auto"/>
                  </w:divBdr>
                </w:div>
                <w:div w:id="1822041531">
                  <w:marLeft w:val="0"/>
                  <w:marRight w:val="0"/>
                  <w:marTop w:val="0"/>
                  <w:marBottom w:val="0"/>
                  <w:divBdr>
                    <w:top w:val="none" w:sz="0" w:space="0" w:color="auto"/>
                    <w:left w:val="none" w:sz="0" w:space="0" w:color="auto"/>
                    <w:bottom w:val="none" w:sz="0" w:space="0" w:color="auto"/>
                    <w:right w:val="none" w:sz="0" w:space="0" w:color="auto"/>
                  </w:divBdr>
                </w:div>
                <w:div w:id="1826436284">
                  <w:marLeft w:val="0"/>
                  <w:marRight w:val="0"/>
                  <w:marTop w:val="0"/>
                  <w:marBottom w:val="0"/>
                  <w:divBdr>
                    <w:top w:val="none" w:sz="0" w:space="0" w:color="auto"/>
                    <w:left w:val="none" w:sz="0" w:space="0" w:color="auto"/>
                    <w:bottom w:val="none" w:sz="0" w:space="0" w:color="auto"/>
                    <w:right w:val="none" w:sz="0" w:space="0" w:color="auto"/>
                  </w:divBdr>
                </w:div>
                <w:div w:id="1828401458">
                  <w:marLeft w:val="0"/>
                  <w:marRight w:val="0"/>
                  <w:marTop w:val="0"/>
                  <w:marBottom w:val="0"/>
                  <w:divBdr>
                    <w:top w:val="none" w:sz="0" w:space="0" w:color="auto"/>
                    <w:left w:val="none" w:sz="0" w:space="0" w:color="auto"/>
                    <w:bottom w:val="none" w:sz="0" w:space="0" w:color="auto"/>
                    <w:right w:val="none" w:sz="0" w:space="0" w:color="auto"/>
                  </w:divBdr>
                </w:div>
                <w:div w:id="1831173252">
                  <w:marLeft w:val="0"/>
                  <w:marRight w:val="0"/>
                  <w:marTop w:val="0"/>
                  <w:marBottom w:val="0"/>
                  <w:divBdr>
                    <w:top w:val="none" w:sz="0" w:space="0" w:color="auto"/>
                    <w:left w:val="none" w:sz="0" w:space="0" w:color="auto"/>
                    <w:bottom w:val="none" w:sz="0" w:space="0" w:color="auto"/>
                    <w:right w:val="none" w:sz="0" w:space="0" w:color="auto"/>
                  </w:divBdr>
                </w:div>
                <w:div w:id="1832522923">
                  <w:marLeft w:val="0"/>
                  <w:marRight w:val="0"/>
                  <w:marTop w:val="0"/>
                  <w:marBottom w:val="0"/>
                  <w:divBdr>
                    <w:top w:val="none" w:sz="0" w:space="0" w:color="auto"/>
                    <w:left w:val="none" w:sz="0" w:space="0" w:color="auto"/>
                    <w:bottom w:val="none" w:sz="0" w:space="0" w:color="auto"/>
                    <w:right w:val="none" w:sz="0" w:space="0" w:color="auto"/>
                  </w:divBdr>
                </w:div>
                <w:div w:id="1833641817">
                  <w:marLeft w:val="0"/>
                  <w:marRight w:val="0"/>
                  <w:marTop w:val="0"/>
                  <w:marBottom w:val="0"/>
                  <w:divBdr>
                    <w:top w:val="none" w:sz="0" w:space="0" w:color="auto"/>
                    <w:left w:val="none" w:sz="0" w:space="0" w:color="auto"/>
                    <w:bottom w:val="none" w:sz="0" w:space="0" w:color="auto"/>
                    <w:right w:val="none" w:sz="0" w:space="0" w:color="auto"/>
                  </w:divBdr>
                </w:div>
                <w:div w:id="1834450340">
                  <w:marLeft w:val="0"/>
                  <w:marRight w:val="0"/>
                  <w:marTop w:val="0"/>
                  <w:marBottom w:val="0"/>
                  <w:divBdr>
                    <w:top w:val="none" w:sz="0" w:space="0" w:color="auto"/>
                    <w:left w:val="none" w:sz="0" w:space="0" w:color="auto"/>
                    <w:bottom w:val="none" w:sz="0" w:space="0" w:color="auto"/>
                    <w:right w:val="none" w:sz="0" w:space="0" w:color="auto"/>
                  </w:divBdr>
                </w:div>
                <w:div w:id="1834490489">
                  <w:marLeft w:val="0"/>
                  <w:marRight w:val="0"/>
                  <w:marTop w:val="0"/>
                  <w:marBottom w:val="0"/>
                  <w:divBdr>
                    <w:top w:val="none" w:sz="0" w:space="0" w:color="auto"/>
                    <w:left w:val="none" w:sz="0" w:space="0" w:color="auto"/>
                    <w:bottom w:val="none" w:sz="0" w:space="0" w:color="auto"/>
                    <w:right w:val="none" w:sz="0" w:space="0" w:color="auto"/>
                  </w:divBdr>
                </w:div>
                <w:div w:id="1839080747">
                  <w:marLeft w:val="0"/>
                  <w:marRight w:val="0"/>
                  <w:marTop w:val="0"/>
                  <w:marBottom w:val="0"/>
                  <w:divBdr>
                    <w:top w:val="none" w:sz="0" w:space="0" w:color="auto"/>
                    <w:left w:val="none" w:sz="0" w:space="0" w:color="auto"/>
                    <w:bottom w:val="none" w:sz="0" w:space="0" w:color="auto"/>
                    <w:right w:val="none" w:sz="0" w:space="0" w:color="auto"/>
                  </w:divBdr>
                </w:div>
                <w:div w:id="1846046931">
                  <w:marLeft w:val="0"/>
                  <w:marRight w:val="0"/>
                  <w:marTop w:val="0"/>
                  <w:marBottom w:val="0"/>
                  <w:divBdr>
                    <w:top w:val="none" w:sz="0" w:space="0" w:color="auto"/>
                    <w:left w:val="none" w:sz="0" w:space="0" w:color="auto"/>
                    <w:bottom w:val="none" w:sz="0" w:space="0" w:color="auto"/>
                    <w:right w:val="none" w:sz="0" w:space="0" w:color="auto"/>
                  </w:divBdr>
                </w:div>
                <w:div w:id="1846943494">
                  <w:marLeft w:val="0"/>
                  <w:marRight w:val="0"/>
                  <w:marTop w:val="0"/>
                  <w:marBottom w:val="0"/>
                  <w:divBdr>
                    <w:top w:val="none" w:sz="0" w:space="0" w:color="auto"/>
                    <w:left w:val="none" w:sz="0" w:space="0" w:color="auto"/>
                    <w:bottom w:val="none" w:sz="0" w:space="0" w:color="auto"/>
                    <w:right w:val="none" w:sz="0" w:space="0" w:color="auto"/>
                  </w:divBdr>
                </w:div>
                <w:div w:id="1851871393">
                  <w:marLeft w:val="0"/>
                  <w:marRight w:val="0"/>
                  <w:marTop w:val="0"/>
                  <w:marBottom w:val="0"/>
                  <w:divBdr>
                    <w:top w:val="none" w:sz="0" w:space="0" w:color="auto"/>
                    <w:left w:val="none" w:sz="0" w:space="0" w:color="auto"/>
                    <w:bottom w:val="none" w:sz="0" w:space="0" w:color="auto"/>
                    <w:right w:val="none" w:sz="0" w:space="0" w:color="auto"/>
                  </w:divBdr>
                </w:div>
                <w:div w:id="1852865713">
                  <w:marLeft w:val="0"/>
                  <w:marRight w:val="0"/>
                  <w:marTop w:val="0"/>
                  <w:marBottom w:val="0"/>
                  <w:divBdr>
                    <w:top w:val="none" w:sz="0" w:space="0" w:color="auto"/>
                    <w:left w:val="none" w:sz="0" w:space="0" w:color="auto"/>
                    <w:bottom w:val="none" w:sz="0" w:space="0" w:color="auto"/>
                    <w:right w:val="none" w:sz="0" w:space="0" w:color="auto"/>
                  </w:divBdr>
                </w:div>
                <w:div w:id="1854028393">
                  <w:marLeft w:val="0"/>
                  <w:marRight w:val="0"/>
                  <w:marTop w:val="0"/>
                  <w:marBottom w:val="0"/>
                  <w:divBdr>
                    <w:top w:val="none" w:sz="0" w:space="0" w:color="auto"/>
                    <w:left w:val="none" w:sz="0" w:space="0" w:color="auto"/>
                    <w:bottom w:val="none" w:sz="0" w:space="0" w:color="auto"/>
                    <w:right w:val="none" w:sz="0" w:space="0" w:color="auto"/>
                  </w:divBdr>
                </w:div>
                <w:div w:id="1855143065">
                  <w:marLeft w:val="0"/>
                  <w:marRight w:val="0"/>
                  <w:marTop w:val="0"/>
                  <w:marBottom w:val="0"/>
                  <w:divBdr>
                    <w:top w:val="none" w:sz="0" w:space="0" w:color="auto"/>
                    <w:left w:val="none" w:sz="0" w:space="0" w:color="auto"/>
                    <w:bottom w:val="none" w:sz="0" w:space="0" w:color="auto"/>
                    <w:right w:val="none" w:sz="0" w:space="0" w:color="auto"/>
                  </w:divBdr>
                </w:div>
                <w:div w:id="1856383441">
                  <w:marLeft w:val="0"/>
                  <w:marRight w:val="0"/>
                  <w:marTop w:val="0"/>
                  <w:marBottom w:val="0"/>
                  <w:divBdr>
                    <w:top w:val="none" w:sz="0" w:space="0" w:color="auto"/>
                    <w:left w:val="none" w:sz="0" w:space="0" w:color="auto"/>
                    <w:bottom w:val="none" w:sz="0" w:space="0" w:color="auto"/>
                    <w:right w:val="none" w:sz="0" w:space="0" w:color="auto"/>
                  </w:divBdr>
                </w:div>
                <w:div w:id="1857226614">
                  <w:marLeft w:val="0"/>
                  <w:marRight w:val="0"/>
                  <w:marTop w:val="0"/>
                  <w:marBottom w:val="0"/>
                  <w:divBdr>
                    <w:top w:val="none" w:sz="0" w:space="0" w:color="auto"/>
                    <w:left w:val="none" w:sz="0" w:space="0" w:color="auto"/>
                    <w:bottom w:val="none" w:sz="0" w:space="0" w:color="auto"/>
                    <w:right w:val="none" w:sz="0" w:space="0" w:color="auto"/>
                  </w:divBdr>
                </w:div>
                <w:div w:id="1858545119">
                  <w:marLeft w:val="0"/>
                  <w:marRight w:val="0"/>
                  <w:marTop w:val="0"/>
                  <w:marBottom w:val="0"/>
                  <w:divBdr>
                    <w:top w:val="none" w:sz="0" w:space="0" w:color="auto"/>
                    <w:left w:val="none" w:sz="0" w:space="0" w:color="auto"/>
                    <w:bottom w:val="none" w:sz="0" w:space="0" w:color="auto"/>
                    <w:right w:val="none" w:sz="0" w:space="0" w:color="auto"/>
                  </w:divBdr>
                </w:div>
                <w:div w:id="1860315757">
                  <w:marLeft w:val="0"/>
                  <w:marRight w:val="0"/>
                  <w:marTop w:val="0"/>
                  <w:marBottom w:val="0"/>
                  <w:divBdr>
                    <w:top w:val="none" w:sz="0" w:space="0" w:color="auto"/>
                    <w:left w:val="none" w:sz="0" w:space="0" w:color="auto"/>
                    <w:bottom w:val="none" w:sz="0" w:space="0" w:color="auto"/>
                    <w:right w:val="none" w:sz="0" w:space="0" w:color="auto"/>
                  </w:divBdr>
                </w:div>
                <w:div w:id="1865440698">
                  <w:marLeft w:val="0"/>
                  <w:marRight w:val="0"/>
                  <w:marTop w:val="0"/>
                  <w:marBottom w:val="0"/>
                  <w:divBdr>
                    <w:top w:val="none" w:sz="0" w:space="0" w:color="auto"/>
                    <w:left w:val="none" w:sz="0" w:space="0" w:color="auto"/>
                    <w:bottom w:val="none" w:sz="0" w:space="0" w:color="auto"/>
                    <w:right w:val="none" w:sz="0" w:space="0" w:color="auto"/>
                  </w:divBdr>
                </w:div>
                <w:div w:id="1866407195">
                  <w:marLeft w:val="0"/>
                  <w:marRight w:val="0"/>
                  <w:marTop w:val="0"/>
                  <w:marBottom w:val="0"/>
                  <w:divBdr>
                    <w:top w:val="none" w:sz="0" w:space="0" w:color="auto"/>
                    <w:left w:val="none" w:sz="0" w:space="0" w:color="auto"/>
                    <w:bottom w:val="none" w:sz="0" w:space="0" w:color="auto"/>
                    <w:right w:val="none" w:sz="0" w:space="0" w:color="auto"/>
                  </w:divBdr>
                </w:div>
                <w:div w:id="1867674463">
                  <w:marLeft w:val="0"/>
                  <w:marRight w:val="0"/>
                  <w:marTop w:val="0"/>
                  <w:marBottom w:val="0"/>
                  <w:divBdr>
                    <w:top w:val="none" w:sz="0" w:space="0" w:color="auto"/>
                    <w:left w:val="none" w:sz="0" w:space="0" w:color="auto"/>
                    <w:bottom w:val="none" w:sz="0" w:space="0" w:color="auto"/>
                    <w:right w:val="none" w:sz="0" w:space="0" w:color="auto"/>
                  </w:divBdr>
                </w:div>
                <w:div w:id="1870529092">
                  <w:marLeft w:val="0"/>
                  <w:marRight w:val="0"/>
                  <w:marTop w:val="0"/>
                  <w:marBottom w:val="0"/>
                  <w:divBdr>
                    <w:top w:val="none" w:sz="0" w:space="0" w:color="auto"/>
                    <w:left w:val="none" w:sz="0" w:space="0" w:color="auto"/>
                    <w:bottom w:val="none" w:sz="0" w:space="0" w:color="auto"/>
                    <w:right w:val="none" w:sz="0" w:space="0" w:color="auto"/>
                  </w:divBdr>
                </w:div>
                <w:div w:id="1872062556">
                  <w:marLeft w:val="0"/>
                  <w:marRight w:val="0"/>
                  <w:marTop w:val="0"/>
                  <w:marBottom w:val="0"/>
                  <w:divBdr>
                    <w:top w:val="none" w:sz="0" w:space="0" w:color="auto"/>
                    <w:left w:val="none" w:sz="0" w:space="0" w:color="auto"/>
                    <w:bottom w:val="none" w:sz="0" w:space="0" w:color="auto"/>
                    <w:right w:val="none" w:sz="0" w:space="0" w:color="auto"/>
                  </w:divBdr>
                </w:div>
                <w:div w:id="1872919615">
                  <w:marLeft w:val="0"/>
                  <w:marRight w:val="0"/>
                  <w:marTop w:val="0"/>
                  <w:marBottom w:val="0"/>
                  <w:divBdr>
                    <w:top w:val="none" w:sz="0" w:space="0" w:color="auto"/>
                    <w:left w:val="none" w:sz="0" w:space="0" w:color="auto"/>
                    <w:bottom w:val="none" w:sz="0" w:space="0" w:color="auto"/>
                    <w:right w:val="none" w:sz="0" w:space="0" w:color="auto"/>
                  </w:divBdr>
                </w:div>
                <w:div w:id="1873154973">
                  <w:marLeft w:val="0"/>
                  <w:marRight w:val="0"/>
                  <w:marTop w:val="0"/>
                  <w:marBottom w:val="0"/>
                  <w:divBdr>
                    <w:top w:val="none" w:sz="0" w:space="0" w:color="auto"/>
                    <w:left w:val="none" w:sz="0" w:space="0" w:color="auto"/>
                    <w:bottom w:val="none" w:sz="0" w:space="0" w:color="auto"/>
                    <w:right w:val="none" w:sz="0" w:space="0" w:color="auto"/>
                  </w:divBdr>
                </w:div>
                <w:div w:id="1873686844">
                  <w:marLeft w:val="0"/>
                  <w:marRight w:val="0"/>
                  <w:marTop w:val="0"/>
                  <w:marBottom w:val="0"/>
                  <w:divBdr>
                    <w:top w:val="none" w:sz="0" w:space="0" w:color="auto"/>
                    <w:left w:val="none" w:sz="0" w:space="0" w:color="auto"/>
                    <w:bottom w:val="none" w:sz="0" w:space="0" w:color="auto"/>
                    <w:right w:val="none" w:sz="0" w:space="0" w:color="auto"/>
                  </w:divBdr>
                </w:div>
                <w:div w:id="1874030999">
                  <w:marLeft w:val="0"/>
                  <w:marRight w:val="0"/>
                  <w:marTop w:val="0"/>
                  <w:marBottom w:val="0"/>
                  <w:divBdr>
                    <w:top w:val="none" w:sz="0" w:space="0" w:color="auto"/>
                    <w:left w:val="none" w:sz="0" w:space="0" w:color="auto"/>
                    <w:bottom w:val="none" w:sz="0" w:space="0" w:color="auto"/>
                    <w:right w:val="none" w:sz="0" w:space="0" w:color="auto"/>
                  </w:divBdr>
                </w:div>
                <w:div w:id="1874069990">
                  <w:marLeft w:val="0"/>
                  <w:marRight w:val="0"/>
                  <w:marTop w:val="0"/>
                  <w:marBottom w:val="0"/>
                  <w:divBdr>
                    <w:top w:val="none" w:sz="0" w:space="0" w:color="auto"/>
                    <w:left w:val="none" w:sz="0" w:space="0" w:color="auto"/>
                    <w:bottom w:val="none" w:sz="0" w:space="0" w:color="auto"/>
                    <w:right w:val="none" w:sz="0" w:space="0" w:color="auto"/>
                  </w:divBdr>
                </w:div>
                <w:div w:id="1874489626">
                  <w:marLeft w:val="0"/>
                  <w:marRight w:val="0"/>
                  <w:marTop w:val="0"/>
                  <w:marBottom w:val="0"/>
                  <w:divBdr>
                    <w:top w:val="none" w:sz="0" w:space="0" w:color="auto"/>
                    <w:left w:val="none" w:sz="0" w:space="0" w:color="auto"/>
                    <w:bottom w:val="none" w:sz="0" w:space="0" w:color="auto"/>
                    <w:right w:val="none" w:sz="0" w:space="0" w:color="auto"/>
                  </w:divBdr>
                </w:div>
                <w:div w:id="1879198549">
                  <w:marLeft w:val="0"/>
                  <w:marRight w:val="0"/>
                  <w:marTop w:val="0"/>
                  <w:marBottom w:val="0"/>
                  <w:divBdr>
                    <w:top w:val="none" w:sz="0" w:space="0" w:color="auto"/>
                    <w:left w:val="none" w:sz="0" w:space="0" w:color="auto"/>
                    <w:bottom w:val="none" w:sz="0" w:space="0" w:color="auto"/>
                    <w:right w:val="none" w:sz="0" w:space="0" w:color="auto"/>
                  </w:divBdr>
                </w:div>
                <w:div w:id="1880629746">
                  <w:marLeft w:val="0"/>
                  <w:marRight w:val="0"/>
                  <w:marTop w:val="0"/>
                  <w:marBottom w:val="0"/>
                  <w:divBdr>
                    <w:top w:val="none" w:sz="0" w:space="0" w:color="auto"/>
                    <w:left w:val="none" w:sz="0" w:space="0" w:color="auto"/>
                    <w:bottom w:val="none" w:sz="0" w:space="0" w:color="auto"/>
                    <w:right w:val="none" w:sz="0" w:space="0" w:color="auto"/>
                  </w:divBdr>
                </w:div>
                <w:div w:id="1881091557">
                  <w:marLeft w:val="0"/>
                  <w:marRight w:val="0"/>
                  <w:marTop w:val="0"/>
                  <w:marBottom w:val="0"/>
                  <w:divBdr>
                    <w:top w:val="none" w:sz="0" w:space="0" w:color="auto"/>
                    <w:left w:val="none" w:sz="0" w:space="0" w:color="auto"/>
                    <w:bottom w:val="none" w:sz="0" w:space="0" w:color="auto"/>
                    <w:right w:val="none" w:sz="0" w:space="0" w:color="auto"/>
                  </w:divBdr>
                </w:div>
                <w:div w:id="1881358783">
                  <w:marLeft w:val="0"/>
                  <w:marRight w:val="0"/>
                  <w:marTop w:val="0"/>
                  <w:marBottom w:val="0"/>
                  <w:divBdr>
                    <w:top w:val="none" w:sz="0" w:space="0" w:color="auto"/>
                    <w:left w:val="none" w:sz="0" w:space="0" w:color="auto"/>
                    <w:bottom w:val="none" w:sz="0" w:space="0" w:color="auto"/>
                    <w:right w:val="none" w:sz="0" w:space="0" w:color="auto"/>
                  </w:divBdr>
                </w:div>
                <w:div w:id="1883979103">
                  <w:marLeft w:val="0"/>
                  <w:marRight w:val="0"/>
                  <w:marTop w:val="0"/>
                  <w:marBottom w:val="0"/>
                  <w:divBdr>
                    <w:top w:val="none" w:sz="0" w:space="0" w:color="auto"/>
                    <w:left w:val="none" w:sz="0" w:space="0" w:color="auto"/>
                    <w:bottom w:val="none" w:sz="0" w:space="0" w:color="auto"/>
                    <w:right w:val="none" w:sz="0" w:space="0" w:color="auto"/>
                  </w:divBdr>
                </w:div>
                <w:div w:id="1888756263">
                  <w:marLeft w:val="0"/>
                  <w:marRight w:val="0"/>
                  <w:marTop w:val="0"/>
                  <w:marBottom w:val="0"/>
                  <w:divBdr>
                    <w:top w:val="none" w:sz="0" w:space="0" w:color="auto"/>
                    <w:left w:val="none" w:sz="0" w:space="0" w:color="auto"/>
                    <w:bottom w:val="none" w:sz="0" w:space="0" w:color="auto"/>
                    <w:right w:val="none" w:sz="0" w:space="0" w:color="auto"/>
                  </w:divBdr>
                </w:div>
                <w:div w:id="1889682299">
                  <w:marLeft w:val="0"/>
                  <w:marRight w:val="0"/>
                  <w:marTop w:val="0"/>
                  <w:marBottom w:val="0"/>
                  <w:divBdr>
                    <w:top w:val="none" w:sz="0" w:space="0" w:color="auto"/>
                    <w:left w:val="none" w:sz="0" w:space="0" w:color="auto"/>
                    <w:bottom w:val="none" w:sz="0" w:space="0" w:color="auto"/>
                    <w:right w:val="none" w:sz="0" w:space="0" w:color="auto"/>
                  </w:divBdr>
                </w:div>
                <w:div w:id="1891577467">
                  <w:marLeft w:val="0"/>
                  <w:marRight w:val="0"/>
                  <w:marTop w:val="0"/>
                  <w:marBottom w:val="0"/>
                  <w:divBdr>
                    <w:top w:val="none" w:sz="0" w:space="0" w:color="auto"/>
                    <w:left w:val="none" w:sz="0" w:space="0" w:color="auto"/>
                    <w:bottom w:val="none" w:sz="0" w:space="0" w:color="auto"/>
                    <w:right w:val="none" w:sz="0" w:space="0" w:color="auto"/>
                  </w:divBdr>
                </w:div>
                <w:div w:id="1892226797">
                  <w:marLeft w:val="0"/>
                  <w:marRight w:val="0"/>
                  <w:marTop w:val="0"/>
                  <w:marBottom w:val="0"/>
                  <w:divBdr>
                    <w:top w:val="none" w:sz="0" w:space="0" w:color="auto"/>
                    <w:left w:val="none" w:sz="0" w:space="0" w:color="auto"/>
                    <w:bottom w:val="none" w:sz="0" w:space="0" w:color="auto"/>
                    <w:right w:val="none" w:sz="0" w:space="0" w:color="auto"/>
                  </w:divBdr>
                </w:div>
                <w:div w:id="1892811910">
                  <w:marLeft w:val="0"/>
                  <w:marRight w:val="0"/>
                  <w:marTop w:val="0"/>
                  <w:marBottom w:val="0"/>
                  <w:divBdr>
                    <w:top w:val="none" w:sz="0" w:space="0" w:color="auto"/>
                    <w:left w:val="none" w:sz="0" w:space="0" w:color="auto"/>
                    <w:bottom w:val="none" w:sz="0" w:space="0" w:color="auto"/>
                    <w:right w:val="none" w:sz="0" w:space="0" w:color="auto"/>
                  </w:divBdr>
                </w:div>
                <w:div w:id="1895390746">
                  <w:marLeft w:val="0"/>
                  <w:marRight w:val="0"/>
                  <w:marTop w:val="0"/>
                  <w:marBottom w:val="0"/>
                  <w:divBdr>
                    <w:top w:val="none" w:sz="0" w:space="0" w:color="auto"/>
                    <w:left w:val="none" w:sz="0" w:space="0" w:color="auto"/>
                    <w:bottom w:val="none" w:sz="0" w:space="0" w:color="auto"/>
                    <w:right w:val="none" w:sz="0" w:space="0" w:color="auto"/>
                  </w:divBdr>
                </w:div>
                <w:div w:id="1899897033">
                  <w:marLeft w:val="0"/>
                  <w:marRight w:val="0"/>
                  <w:marTop w:val="0"/>
                  <w:marBottom w:val="0"/>
                  <w:divBdr>
                    <w:top w:val="none" w:sz="0" w:space="0" w:color="auto"/>
                    <w:left w:val="none" w:sz="0" w:space="0" w:color="auto"/>
                    <w:bottom w:val="none" w:sz="0" w:space="0" w:color="auto"/>
                    <w:right w:val="none" w:sz="0" w:space="0" w:color="auto"/>
                  </w:divBdr>
                </w:div>
                <w:div w:id="1900095312">
                  <w:marLeft w:val="0"/>
                  <w:marRight w:val="0"/>
                  <w:marTop w:val="0"/>
                  <w:marBottom w:val="0"/>
                  <w:divBdr>
                    <w:top w:val="none" w:sz="0" w:space="0" w:color="auto"/>
                    <w:left w:val="none" w:sz="0" w:space="0" w:color="auto"/>
                    <w:bottom w:val="none" w:sz="0" w:space="0" w:color="auto"/>
                    <w:right w:val="none" w:sz="0" w:space="0" w:color="auto"/>
                  </w:divBdr>
                </w:div>
                <w:div w:id="1900245301">
                  <w:marLeft w:val="0"/>
                  <w:marRight w:val="0"/>
                  <w:marTop w:val="0"/>
                  <w:marBottom w:val="0"/>
                  <w:divBdr>
                    <w:top w:val="none" w:sz="0" w:space="0" w:color="auto"/>
                    <w:left w:val="none" w:sz="0" w:space="0" w:color="auto"/>
                    <w:bottom w:val="none" w:sz="0" w:space="0" w:color="auto"/>
                    <w:right w:val="none" w:sz="0" w:space="0" w:color="auto"/>
                  </w:divBdr>
                </w:div>
                <w:div w:id="1900824884">
                  <w:marLeft w:val="0"/>
                  <w:marRight w:val="0"/>
                  <w:marTop w:val="0"/>
                  <w:marBottom w:val="0"/>
                  <w:divBdr>
                    <w:top w:val="none" w:sz="0" w:space="0" w:color="auto"/>
                    <w:left w:val="none" w:sz="0" w:space="0" w:color="auto"/>
                    <w:bottom w:val="none" w:sz="0" w:space="0" w:color="auto"/>
                    <w:right w:val="none" w:sz="0" w:space="0" w:color="auto"/>
                  </w:divBdr>
                </w:div>
                <w:div w:id="1901594167">
                  <w:marLeft w:val="0"/>
                  <w:marRight w:val="0"/>
                  <w:marTop w:val="0"/>
                  <w:marBottom w:val="0"/>
                  <w:divBdr>
                    <w:top w:val="none" w:sz="0" w:space="0" w:color="auto"/>
                    <w:left w:val="none" w:sz="0" w:space="0" w:color="auto"/>
                    <w:bottom w:val="none" w:sz="0" w:space="0" w:color="auto"/>
                    <w:right w:val="none" w:sz="0" w:space="0" w:color="auto"/>
                  </w:divBdr>
                </w:div>
                <w:div w:id="1904176661">
                  <w:marLeft w:val="0"/>
                  <w:marRight w:val="0"/>
                  <w:marTop w:val="0"/>
                  <w:marBottom w:val="0"/>
                  <w:divBdr>
                    <w:top w:val="none" w:sz="0" w:space="0" w:color="auto"/>
                    <w:left w:val="none" w:sz="0" w:space="0" w:color="auto"/>
                    <w:bottom w:val="none" w:sz="0" w:space="0" w:color="auto"/>
                    <w:right w:val="none" w:sz="0" w:space="0" w:color="auto"/>
                  </w:divBdr>
                </w:div>
                <w:div w:id="1904757289">
                  <w:marLeft w:val="0"/>
                  <w:marRight w:val="0"/>
                  <w:marTop w:val="0"/>
                  <w:marBottom w:val="0"/>
                  <w:divBdr>
                    <w:top w:val="none" w:sz="0" w:space="0" w:color="auto"/>
                    <w:left w:val="none" w:sz="0" w:space="0" w:color="auto"/>
                    <w:bottom w:val="none" w:sz="0" w:space="0" w:color="auto"/>
                    <w:right w:val="none" w:sz="0" w:space="0" w:color="auto"/>
                  </w:divBdr>
                </w:div>
                <w:div w:id="1905673607">
                  <w:marLeft w:val="0"/>
                  <w:marRight w:val="0"/>
                  <w:marTop w:val="0"/>
                  <w:marBottom w:val="0"/>
                  <w:divBdr>
                    <w:top w:val="none" w:sz="0" w:space="0" w:color="auto"/>
                    <w:left w:val="none" w:sz="0" w:space="0" w:color="auto"/>
                    <w:bottom w:val="none" w:sz="0" w:space="0" w:color="auto"/>
                    <w:right w:val="none" w:sz="0" w:space="0" w:color="auto"/>
                  </w:divBdr>
                </w:div>
                <w:div w:id="1912352736">
                  <w:marLeft w:val="0"/>
                  <w:marRight w:val="0"/>
                  <w:marTop w:val="0"/>
                  <w:marBottom w:val="0"/>
                  <w:divBdr>
                    <w:top w:val="none" w:sz="0" w:space="0" w:color="auto"/>
                    <w:left w:val="none" w:sz="0" w:space="0" w:color="auto"/>
                    <w:bottom w:val="none" w:sz="0" w:space="0" w:color="auto"/>
                    <w:right w:val="none" w:sz="0" w:space="0" w:color="auto"/>
                  </w:divBdr>
                </w:div>
                <w:div w:id="1917787810">
                  <w:marLeft w:val="0"/>
                  <w:marRight w:val="0"/>
                  <w:marTop w:val="0"/>
                  <w:marBottom w:val="0"/>
                  <w:divBdr>
                    <w:top w:val="none" w:sz="0" w:space="0" w:color="auto"/>
                    <w:left w:val="none" w:sz="0" w:space="0" w:color="auto"/>
                    <w:bottom w:val="none" w:sz="0" w:space="0" w:color="auto"/>
                    <w:right w:val="none" w:sz="0" w:space="0" w:color="auto"/>
                  </w:divBdr>
                </w:div>
                <w:div w:id="1917859907">
                  <w:marLeft w:val="0"/>
                  <w:marRight w:val="0"/>
                  <w:marTop w:val="0"/>
                  <w:marBottom w:val="0"/>
                  <w:divBdr>
                    <w:top w:val="none" w:sz="0" w:space="0" w:color="auto"/>
                    <w:left w:val="none" w:sz="0" w:space="0" w:color="auto"/>
                    <w:bottom w:val="none" w:sz="0" w:space="0" w:color="auto"/>
                    <w:right w:val="none" w:sz="0" w:space="0" w:color="auto"/>
                  </w:divBdr>
                </w:div>
                <w:div w:id="1920824796">
                  <w:marLeft w:val="0"/>
                  <w:marRight w:val="0"/>
                  <w:marTop w:val="0"/>
                  <w:marBottom w:val="0"/>
                  <w:divBdr>
                    <w:top w:val="none" w:sz="0" w:space="0" w:color="auto"/>
                    <w:left w:val="none" w:sz="0" w:space="0" w:color="auto"/>
                    <w:bottom w:val="none" w:sz="0" w:space="0" w:color="auto"/>
                    <w:right w:val="none" w:sz="0" w:space="0" w:color="auto"/>
                  </w:divBdr>
                </w:div>
                <w:div w:id="1921984741">
                  <w:marLeft w:val="0"/>
                  <w:marRight w:val="0"/>
                  <w:marTop w:val="0"/>
                  <w:marBottom w:val="0"/>
                  <w:divBdr>
                    <w:top w:val="none" w:sz="0" w:space="0" w:color="auto"/>
                    <w:left w:val="none" w:sz="0" w:space="0" w:color="auto"/>
                    <w:bottom w:val="none" w:sz="0" w:space="0" w:color="auto"/>
                    <w:right w:val="none" w:sz="0" w:space="0" w:color="auto"/>
                  </w:divBdr>
                </w:div>
                <w:div w:id="1924415203">
                  <w:marLeft w:val="0"/>
                  <w:marRight w:val="0"/>
                  <w:marTop w:val="0"/>
                  <w:marBottom w:val="0"/>
                  <w:divBdr>
                    <w:top w:val="none" w:sz="0" w:space="0" w:color="auto"/>
                    <w:left w:val="none" w:sz="0" w:space="0" w:color="auto"/>
                    <w:bottom w:val="none" w:sz="0" w:space="0" w:color="auto"/>
                    <w:right w:val="none" w:sz="0" w:space="0" w:color="auto"/>
                  </w:divBdr>
                </w:div>
                <w:div w:id="1925338821">
                  <w:marLeft w:val="0"/>
                  <w:marRight w:val="0"/>
                  <w:marTop w:val="0"/>
                  <w:marBottom w:val="0"/>
                  <w:divBdr>
                    <w:top w:val="none" w:sz="0" w:space="0" w:color="auto"/>
                    <w:left w:val="none" w:sz="0" w:space="0" w:color="auto"/>
                    <w:bottom w:val="none" w:sz="0" w:space="0" w:color="auto"/>
                    <w:right w:val="none" w:sz="0" w:space="0" w:color="auto"/>
                  </w:divBdr>
                </w:div>
                <w:div w:id="1926109898">
                  <w:marLeft w:val="0"/>
                  <w:marRight w:val="0"/>
                  <w:marTop w:val="0"/>
                  <w:marBottom w:val="0"/>
                  <w:divBdr>
                    <w:top w:val="none" w:sz="0" w:space="0" w:color="auto"/>
                    <w:left w:val="none" w:sz="0" w:space="0" w:color="auto"/>
                    <w:bottom w:val="none" w:sz="0" w:space="0" w:color="auto"/>
                    <w:right w:val="none" w:sz="0" w:space="0" w:color="auto"/>
                  </w:divBdr>
                </w:div>
                <w:div w:id="1928223677">
                  <w:marLeft w:val="0"/>
                  <w:marRight w:val="0"/>
                  <w:marTop w:val="0"/>
                  <w:marBottom w:val="0"/>
                  <w:divBdr>
                    <w:top w:val="none" w:sz="0" w:space="0" w:color="auto"/>
                    <w:left w:val="none" w:sz="0" w:space="0" w:color="auto"/>
                    <w:bottom w:val="none" w:sz="0" w:space="0" w:color="auto"/>
                    <w:right w:val="none" w:sz="0" w:space="0" w:color="auto"/>
                  </w:divBdr>
                </w:div>
                <w:div w:id="1928691095">
                  <w:marLeft w:val="0"/>
                  <w:marRight w:val="0"/>
                  <w:marTop w:val="0"/>
                  <w:marBottom w:val="0"/>
                  <w:divBdr>
                    <w:top w:val="none" w:sz="0" w:space="0" w:color="auto"/>
                    <w:left w:val="none" w:sz="0" w:space="0" w:color="auto"/>
                    <w:bottom w:val="none" w:sz="0" w:space="0" w:color="auto"/>
                    <w:right w:val="none" w:sz="0" w:space="0" w:color="auto"/>
                  </w:divBdr>
                </w:div>
                <w:div w:id="1928804386">
                  <w:marLeft w:val="0"/>
                  <w:marRight w:val="0"/>
                  <w:marTop w:val="0"/>
                  <w:marBottom w:val="0"/>
                  <w:divBdr>
                    <w:top w:val="none" w:sz="0" w:space="0" w:color="auto"/>
                    <w:left w:val="none" w:sz="0" w:space="0" w:color="auto"/>
                    <w:bottom w:val="none" w:sz="0" w:space="0" w:color="auto"/>
                    <w:right w:val="none" w:sz="0" w:space="0" w:color="auto"/>
                  </w:divBdr>
                </w:div>
                <w:div w:id="1929458182">
                  <w:marLeft w:val="0"/>
                  <w:marRight w:val="0"/>
                  <w:marTop w:val="0"/>
                  <w:marBottom w:val="0"/>
                  <w:divBdr>
                    <w:top w:val="none" w:sz="0" w:space="0" w:color="auto"/>
                    <w:left w:val="none" w:sz="0" w:space="0" w:color="auto"/>
                    <w:bottom w:val="none" w:sz="0" w:space="0" w:color="auto"/>
                    <w:right w:val="none" w:sz="0" w:space="0" w:color="auto"/>
                  </w:divBdr>
                </w:div>
                <w:div w:id="1931697318">
                  <w:marLeft w:val="0"/>
                  <w:marRight w:val="0"/>
                  <w:marTop w:val="0"/>
                  <w:marBottom w:val="0"/>
                  <w:divBdr>
                    <w:top w:val="none" w:sz="0" w:space="0" w:color="auto"/>
                    <w:left w:val="none" w:sz="0" w:space="0" w:color="auto"/>
                    <w:bottom w:val="none" w:sz="0" w:space="0" w:color="auto"/>
                    <w:right w:val="none" w:sz="0" w:space="0" w:color="auto"/>
                  </w:divBdr>
                </w:div>
                <w:div w:id="1932813163">
                  <w:marLeft w:val="0"/>
                  <w:marRight w:val="0"/>
                  <w:marTop w:val="0"/>
                  <w:marBottom w:val="0"/>
                  <w:divBdr>
                    <w:top w:val="none" w:sz="0" w:space="0" w:color="auto"/>
                    <w:left w:val="none" w:sz="0" w:space="0" w:color="auto"/>
                    <w:bottom w:val="none" w:sz="0" w:space="0" w:color="auto"/>
                    <w:right w:val="none" w:sz="0" w:space="0" w:color="auto"/>
                  </w:divBdr>
                </w:div>
                <w:div w:id="1937861159">
                  <w:marLeft w:val="0"/>
                  <w:marRight w:val="0"/>
                  <w:marTop w:val="0"/>
                  <w:marBottom w:val="0"/>
                  <w:divBdr>
                    <w:top w:val="none" w:sz="0" w:space="0" w:color="auto"/>
                    <w:left w:val="none" w:sz="0" w:space="0" w:color="auto"/>
                    <w:bottom w:val="none" w:sz="0" w:space="0" w:color="auto"/>
                    <w:right w:val="none" w:sz="0" w:space="0" w:color="auto"/>
                  </w:divBdr>
                </w:div>
                <w:div w:id="1938437945">
                  <w:marLeft w:val="0"/>
                  <w:marRight w:val="0"/>
                  <w:marTop w:val="0"/>
                  <w:marBottom w:val="0"/>
                  <w:divBdr>
                    <w:top w:val="none" w:sz="0" w:space="0" w:color="auto"/>
                    <w:left w:val="none" w:sz="0" w:space="0" w:color="auto"/>
                    <w:bottom w:val="none" w:sz="0" w:space="0" w:color="auto"/>
                    <w:right w:val="none" w:sz="0" w:space="0" w:color="auto"/>
                  </w:divBdr>
                </w:div>
                <w:div w:id="1942835990">
                  <w:marLeft w:val="0"/>
                  <w:marRight w:val="0"/>
                  <w:marTop w:val="0"/>
                  <w:marBottom w:val="0"/>
                  <w:divBdr>
                    <w:top w:val="none" w:sz="0" w:space="0" w:color="auto"/>
                    <w:left w:val="none" w:sz="0" w:space="0" w:color="auto"/>
                    <w:bottom w:val="none" w:sz="0" w:space="0" w:color="auto"/>
                    <w:right w:val="none" w:sz="0" w:space="0" w:color="auto"/>
                  </w:divBdr>
                </w:div>
                <w:div w:id="1945962370">
                  <w:marLeft w:val="0"/>
                  <w:marRight w:val="0"/>
                  <w:marTop w:val="0"/>
                  <w:marBottom w:val="0"/>
                  <w:divBdr>
                    <w:top w:val="none" w:sz="0" w:space="0" w:color="auto"/>
                    <w:left w:val="none" w:sz="0" w:space="0" w:color="auto"/>
                    <w:bottom w:val="none" w:sz="0" w:space="0" w:color="auto"/>
                    <w:right w:val="none" w:sz="0" w:space="0" w:color="auto"/>
                  </w:divBdr>
                </w:div>
                <w:div w:id="1946569192">
                  <w:marLeft w:val="0"/>
                  <w:marRight w:val="0"/>
                  <w:marTop w:val="0"/>
                  <w:marBottom w:val="0"/>
                  <w:divBdr>
                    <w:top w:val="none" w:sz="0" w:space="0" w:color="auto"/>
                    <w:left w:val="none" w:sz="0" w:space="0" w:color="auto"/>
                    <w:bottom w:val="none" w:sz="0" w:space="0" w:color="auto"/>
                    <w:right w:val="none" w:sz="0" w:space="0" w:color="auto"/>
                  </w:divBdr>
                </w:div>
                <w:div w:id="1948155883">
                  <w:marLeft w:val="0"/>
                  <w:marRight w:val="0"/>
                  <w:marTop w:val="0"/>
                  <w:marBottom w:val="0"/>
                  <w:divBdr>
                    <w:top w:val="none" w:sz="0" w:space="0" w:color="auto"/>
                    <w:left w:val="none" w:sz="0" w:space="0" w:color="auto"/>
                    <w:bottom w:val="none" w:sz="0" w:space="0" w:color="auto"/>
                    <w:right w:val="none" w:sz="0" w:space="0" w:color="auto"/>
                  </w:divBdr>
                </w:div>
                <w:div w:id="1950769600">
                  <w:marLeft w:val="0"/>
                  <w:marRight w:val="0"/>
                  <w:marTop w:val="0"/>
                  <w:marBottom w:val="0"/>
                  <w:divBdr>
                    <w:top w:val="none" w:sz="0" w:space="0" w:color="auto"/>
                    <w:left w:val="none" w:sz="0" w:space="0" w:color="auto"/>
                    <w:bottom w:val="none" w:sz="0" w:space="0" w:color="auto"/>
                    <w:right w:val="none" w:sz="0" w:space="0" w:color="auto"/>
                  </w:divBdr>
                </w:div>
                <w:div w:id="1950892742">
                  <w:marLeft w:val="0"/>
                  <w:marRight w:val="0"/>
                  <w:marTop w:val="0"/>
                  <w:marBottom w:val="0"/>
                  <w:divBdr>
                    <w:top w:val="none" w:sz="0" w:space="0" w:color="auto"/>
                    <w:left w:val="none" w:sz="0" w:space="0" w:color="auto"/>
                    <w:bottom w:val="none" w:sz="0" w:space="0" w:color="auto"/>
                    <w:right w:val="none" w:sz="0" w:space="0" w:color="auto"/>
                  </w:divBdr>
                </w:div>
                <w:div w:id="1951009410">
                  <w:marLeft w:val="0"/>
                  <w:marRight w:val="0"/>
                  <w:marTop w:val="0"/>
                  <w:marBottom w:val="0"/>
                  <w:divBdr>
                    <w:top w:val="none" w:sz="0" w:space="0" w:color="auto"/>
                    <w:left w:val="none" w:sz="0" w:space="0" w:color="auto"/>
                    <w:bottom w:val="none" w:sz="0" w:space="0" w:color="auto"/>
                    <w:right w:val="none" w:sz="0" w:space="0" w:color="auto"/>
                  </w:divBdr>
                </w:div>
                <w:div w:id="1956059929">
                  <w:marLeft w:val="0"/>
                  <w:marRight w:val="0"/>
                  <w:marTop w:val="0"/>
                  <w:marBottom w:val="0"/>
                  <w:divBdr>
                    <w:top w:val="none" w:sz="0" w:space="0" w:color="auto"/>
                    <w:left w:val="none" w:sz="0" w:space="0" w:color="auto"/>
                    <w:bottom w:val="none" w:sz="0" w:space="0" w:color="auto"/>
                    <w:right w:val="none" w:sz="0" w:space="0" w:color="auto"/>
                  </w:divBdr>
                </w:div>
                <w:div w:id="1956516631">
                  <w:marLeft w:val="0"/>
                  <w:marRight w:val="0"/>
                  <w:marTop w:val="0"/>
                  <w:marBottom w:val="0"/>
                  <w:divBdr>
                    <w:top w:val="none" w:sz="0" w:space="0" w:color="auto"/>
                    <w:left w:val="none" w:sz="0" w:space="0" w:color="auto"/>
                    <w:bottom w:val="none" w:sz="0" w:space="0" w:color="auto"/>
                    <w:right w:val="none" w:sz="0" w:space="0" w:color="auto"/>
                  </w:divBdr>
                </w:div>
                <w:div w:id="1956786055">
                  <w:marLeft w:val="0"/>
                  <w:marRight w:val="0"/>
                  <w:marTop w:val="0"/>
                  <w:marBottom w:val="0"/>
                  <w:divBdr>
                    <w:top w:val="none" w:sz="0" w:space="0" w:color="auto"/>
                    <w:left w:val="none" w:sz="0" w:space="0" w:color="auto"/>
                    <w:bottom w:val="none" w:sz="0" w:space="0" w:color="auto"/>
                    <w:right w:val="none" w:sz="0" w:space="0" w:color="auto"/>
                  </w:divBdr>
                </w:div>
                <w:div w:id="1959289285">
                  <w:marLeft w:val="0"/>
                  <w:marRight w:val="0"/>
                  <w:marTop w:val="0"/>
                  <w:marBottom w:val="0"/>
                  <w:divBdr>
                    <w:top w:val="none" w:sz="0" w:space="0" w:color="auto"/>
                    <w:left w:val="none" w:sz="0" w:space="0" w:color="auto"/>
                    <w:bottom w:val="none" w:sz="0" w:space="0" w:color="auto"/>
                    <w:right w:val="none" w:sz="0" w:space="0" w:color="auto"/>
                  </w:divBdr>
                </w:div>
                <w:div w:id="1963610324">
                  <w:marLeft w:val="0"/>
                  <w:marRight w:val="0"/>
                  <w:marTop w:val="0"/>
                  <w:marBottom w:val="0"/>
                  <w:divBdr>
                    <w:top w:val="none" w:sz="0" w:space="0" w:color="auto"/>
                    <w:left w:val="none" w:sz="0" w:space="0" w:color="auto"/>
                    <w:bottom w:val="none" w:sz="0" w:space="0" w:color="auto"/>
                    <w:right w:val="none" w:sz="0" w:space="0" w:color="auto"/>
                  </w:divBdr>
                </w:div>
                <w:div w:id="1963998954">
                  <w:marLeft w:val="0"/>
                  <w:marRight w:val="0"/>
                  <w:marTop w:val="0"/>
                  <w:marBottom w:val="0"/>
                  <w:divBdr>
                    <w:top w:val="none" w:sz="0" w:space="0" w:color="auto"/>
                    <w:left w:val="none" w:sz="0" w:space="0" w:color="auto"/>
                    <w:bottom w:val="none" w:sz="0" w:space="0" w:color="auto"/>
                    <w:right w:val="none" w:sz="0" w:space="0" w:color="auto"/>
                  </w:divBdr>
                </w:div>
                <w:div w:id="1964337906">
                  <w:marLeft w:val="0"/>
                  <w:marRight w:val="0"/>
                  <w:marTop w:val="0"/>
                  <w:marBottom w:val="0"/>
                  <w:divBdr>
                    <w:top w:val="none" w:sz="0" w:space="0" w:color="auto"/>
                    <w:left w:val="none" w:sz="0" w:space="0" w:color="auto"/>
                    <w:bottom w:val="none" w:sz="0" w:space="0" w:color="auto"/>
                    <w:right w:val="none" w:sz="0" w:space="0" w:color="auto"/>
                  </w:divBdr>
                </w:div>
                <w:div w:id="1964842763">
                  <w:marLeft w:val="0"/>
                  <w:marRight w:val="0"/>
                  <w:marTop w:val="0"/>
                  <w:marBottom w:val="0"/>
                  <w:divBdr>
                    <w:top w:val="none" w:sz="0" w:space="0" w:color="auto"/>
                    <w:left w:val="none" w:sz="0" w:space="0" w:color="auto"/>
                    <w:bottom w:val="none" w:sz="0" w:space="0" w:color="auto"/>
                    <w:right w:val="none" w:sz="0" w:space="0" w:color="auto"/>
                  </w:divBdr>
                </w:div>
                <w:div w:id="1968199041">
                  <w:marLeft w:val="0"/>
                  <w:marRight w:val="0"/>
                  <w:marTop w:val="0"/>
                  <w:marBottom w:val="0"/>
                  <w:divBdr>
                    <w:top w:val="none" w:sz="0" w:space="0" w:color="auto"/>
                    <w:left w:val="none" w:sz="0" w:space="0" w:color="auto"/>
                    <w:bottom w:val="none" w:sz="0" w:space="0" w:color="auto"/>
                    <w:right w:val="none" w:sz="0" w:space="0" w:color="auto"/>
                  </w:divBdr>
                </w:div>
                <w:div w:id="1968580431">
                  <w:marLeft w:val="0"/>
                  <w:marRight w:val="0"/>
                  <w:marTop w:val="0"/>
                  <w:marBottom w:val="0"/>
                  <w:divBdr>
                    <w:top w:val="none" w:sz="0" w:space="0" w:color="auto"/>
                    <w:left w:val="none" w:sz="0" w:space="0" w:color="auto"/>
                    <w:bottom w:val="none" w:sz="0" w:space="0" w:color="auto"/>
                    <w:right w:val="none" w:sz="0" w:space="0" w:color="auto"/>
                  </w:divBdr>
                </w:div>
                <w:div w:id="1971740106">
                  <w:marLeft w:val="0"/>
                  <w:marRight w:val="0"/>
                  <w:marTop w:val="0"/>
                  <w:marBottom w:val="0"/>
                  <w:divBdr>
                    <w:top w:val="none" w:sz="0" w:space="0" w:color="auto"/>
                    <w:left w:val="none" w:sz="0" w:space="0" w:color="auto"/>
                    <w:bottom w:val="none" w:sz="0" w:space="0" w:color="auto"/>
                    <w:right w:val="none" w:sz="0" w:space="0" w:color="auto"/>
                  </w:divBdr>
                </w:div>
                <w:div w:id="1972323517">
                  <w:marLeft w:val="0"/>
                  <w:marRight w:val="0"/>
                  <w:marTop w:val="0"/>
                  <w:marBottom w:val="0"/>
                  <w:divBdr>
                    <w:top w:val="none" w:sz="0" w:space="0" w:color="auto"/>
                    <w:left w:val="none" w:sz="0" w:space="0" w:color="auto"/>
                    <w:bottom w:val="none" w:sz="0" w:space="0" w:color="auto"/>
                    <w:right w:val="none" w:sz="0" w:space="0" w:color="auto"/>
                  </w:divBdr>
                </w:div>
                <w:div w:id="1972704693">
                  <w:marLeft w:val="0"/>
                  <w:marRight w:val="0"/>
                  <w:marTop w:val="0"/>
                  <w:marBottom w:val="0"/>
                  <w:divBdr>
                    <w:top w:val="none" w:sz="0" w:space="0" w:color="auto"/>
                    <w:left w:val="none" w:sz="0" w:space="0" w:color="auto"/>
                    <w:bottom w:val="none" w:sz="0" w:space="0" w:color="auto"/>
                    <w:right w:val="none" w:sz="0" w:space="0" w:color="auto"/>
                  </w:divBdr>
                </w:div>
                <w:div w:id="1976442887">
                  <w:marLeft w:val="0"/>
                  <w:marRight w:val="0"/>
                  <w:marTop w:val="0"/>
                  <w:marBottom w:val="0"/>
                  <w:divBdr>
                    <w:top w:val="none" w:sz="0" w:space="0" w:color="auto"/>
                    <w:left w:val="none" w:sz="0" w:space="0" w:color="auto"/>
                    <w:bottom w:val="none" w:sz="0" w:space="0" w:color="auto"/>
                    <w:right w:val="none" w:sz="0" w:space="0" w:color="auto"/>
                  </w:divBdr>
                </w:div>
                <w:div w:id="1978605881">
                  <w:marLeft w:val="0"/>
                  <w:marRight w:val="0"/>
                  <w:marTop w:val="0"/>
                  <w:marBottom w:val="0"/>
                  <w:divBdr>
                    <w:top w:val="none" w:sz="0" w:space="0" w:color="auto"/>
                    <w:left w:val="none" w:sz="0" w:space="0" w:color="auto"/>
                    <w:bottom w:val="none" w:sz="0" w:space="0" w:color="auto"/>
                    <w:right w:val="none" w:sz="0" w:space="0" w:color="auto"/>
                  </w:divBdr>
                </w:div>
                <w:div w:id="1981225004">
                  <w:marLeft w:val="0"/>
                  <w:marRight w:val="0"/>
                  <w:marTop w:val="0"/>
                  <w:marBottom w:val="0"/>
                  <w:divBdr>
                    <w:top w:val="none" w:sz="0" w:space="0" w:color="auto"/>
                    <w:left w:val="none" w:sz="0" w:space="0" w:color="auto"/>
                    <w:bottom w:val="none" w:sz="0" w:space="0" w:color="auto"/>
                    <w:right w:val="none" w:sz="0" w:space="0" w:color="auto"/>
                  </w:divBdr>
                </w:div>
                <w:div w:id="1982423990">
                  <w:marLeft w:val="0"/>
                  <w:marRight w:val="0"/>
                  <w:marTop w:val="0"/>
                  <w:marBottom w:val="0"/>
                  <w:divBdr>
                    <w:top w:val="none" w:sz="0" w:space="0" w:color="auto"/>
                    <w:left w:val="none" w:sz="0" w:space="0" w:color="auto"/>
                    <w:bottom w:val="none" w:sz="0" w:space="0" w:color="auto"/>
                    <w:right w:val="none" w:sz="0" w:space="0" w:color="auto"/>
                  </w:divBdr>
                </w:div>
                <w:div w:id="1982807997">
                  <w:marLeft w:val="0"/>
                  <w:marRight w:val="0"/>
                  <w:marTop w:val="0"/>
                  <w:marBottom w:val="0"/>
                  <w:divBdr>
                    <w:top w:val="none" w:sz="0" w:space="0" w:color="auto"/>
                    <w:left w:val="none" w:sz="0" w:space="0" w:color="auto"/>
                    <w:bottom w:val="none" w:sz="0" w:space="0" w:color="auto"/>
                    <w:right w:val="none" w:sz="0" w:space="0" w:color="auto"/>
                  </w:divBdr>
                </w:div>
                <w:div w:id="1982880673">
                  <w:marLeft w:val="0"/>
                  <w:marRight w:val="0"/>
                  <w:marTop w:val="0"/>
                  <w:marBottom w:val="0"/>
                  <w:divBdr>
                    <w:top w:val="none" w:sz="0" w:space="0" w:color="auto"/>
                    <w:left w:val="none" w:sz="0" w:space="0" w:color="auto"/>
                    <w:bottom w:val="none" w:sz="0" w:space="0" w:color="auto"/>
                    <w:right w:val="none" w:sz="0" w:space="0" w:color="auto"/>
                  </w:divBdr>
                </w:div>
                <w:div w:id="1984264220">
                  <w:marLeft w:val="0"/>
                  <w:marRight w:val="0"/>
                  <w:marTop w:val="0"/>
                  <w:marBottom w:val="0"/>
                  <w:divBdr>
                    <w:top w:val="none" w:sz="0" w:space="0" w:color="auto"/>
                    <w:left w:val="none" w:sz="0" w:space="0" w:color="auto"/>
                    <w:bottom w:val="none" w:sz="0" w:space="0" w:color="auto"/>
                    <w:right w:val="none" w:sz="0" w:space="0" w:color="auto"/>
                  </w:divBdr>
                </w:div>
                <w:div w:id="1985769968">
                  <w:marLeft w:val="0"/>
                  <w:marRight w:val="0"/>
                  <w:marTop w:val="0"/>
                  <w:marBottom w:val="0"/>
                  <w:divBdr>
                    <w:top w:val="none" w:sz="0" w:space="0" w:color="auto"/>
                    <w:left w:val="none" w:sz="0" w:space="0" w:color="auto"/>
                    <w:bottom w:val="none" w:sz="0" w:space="0" w:color="auto"/>
                    <w:right w:val="none" w:sz="0" w:space="0" w:color="auto"/>
                  </w:divBdr>
                </w:div>
                <w:div w:id="1986737676">
                  <w:marLeft w:val="0"/>
                  <w:marRight w:val="0"/>
                  <w:marTop w:val="0"/>
                  <w:marBottom w:val="0"/>
                  <w:divBdr>
                    <w:top w:val="none" w:sz="0" w:space="0" w:color="auto"/>
                    <w:left w:val="none" w:sz="0" w:space="0" w:color="auto"/>
                    <w:bottom w:val="none" w:sz="0" w:space="0" w:color="auto"/>
                    <w:right w:val="none" w:sz="0" w:space="0" w:color="auto"/>
                  </w:divBdr>
                </w:div>
                <w:div w:id="1988971974">
                  <w:marLeft w:val="0"/>
                  <w:marRight w:val="0"/>
                  <w:marTop w:val="0"/>
                  <w:marBottom w:val="0"/>
                  <w:divBdr>
                    <w:top w:val="none" w:sz="0" w:space="0" w:color="auto"/>
                    <w:left w:val="none" w:sz="0" w:space="0" w:color="auto"/>
                    <w:bottom w:val="none" w:sz="0" w:space="0" w:color="auto"/>
                    <w:right w:val="none" w:sz="0" w:space="0" w:color="auto"/>
                  </w:divBdr>
                </w:div>
                <w:div w:id="1991446760">
                  <w:marLeft w:val="0"/>
                  <w:marRight w:val="0"/>
                  <w:marTop w:val="0"/>
                  <w:marBottom w:val="0"/>
                  <w:divBdr>
                    <w:top w:val="none" w:sz="0" w:space="0" w:color="auto"/>
                    <w:left w:val="none" w:sz="0" w:space="0" w:color="auto"/>
                    <w:bottom w:val="none" w:sz="0" w:space="0" w:color="auto"/>
                    <w:right w:val="none" w:sz="0" w:space="0" w:color="auto"/>
                  </w:divBdr>
                </w:div>
                <w:div w:id="1991707403">
                  <w:marLeft w:val="0"/>
                  <w:marRight w:val="0"/>
                  <w:marTop w:val="0"/>
                  <w:marBottom w:val="0"/>
                  <w:divBdr>
                    <w:top w:val="none" w:sz="0" w:space="0" w:color="auto"/>
                    <w:left w:val="none" w:sz="0" w:space="0" w:color="auto"/>
                    <w:bottom w:val="none" w:sz="0" w:space="0" w:color="auto"/>
                    <w:right w:val="none" w:sz="0" w:space="0" w:color="auto"/>
                  </w:divBdr>
                </w:div>
                <w:div w:id="1992906820">
                  <w:marLeft w:val="0"/>
                  <w:marRight w:val="0"/>
                  <w:marTop w:val="0"/>
                  <w:marBottom w:val="0"/>
                  <w:divBdr>
                    <w:top w:val="none" w:sz="0" w:space="0" w:color="auto"/>
                    <w:left w:val="none" w:sz="0" w:space="0" w:color="auto"/>
                    <w:bottom w:val="none" w:sz="0" w:space="0" w:color="auto"/>
                    <w:right w:val="none" w:sz="0" w:space="0" w:color="auto"/>
                  </w:divBdr>
                </w:div>
                <w:div w:id="1995061954">
                  <w:marLeft w:val="0"/>
                  <w:marRight w:val="0"/>
                  <w:marTop w:val="0"/>
                  <w:marBottom w:val="0"/>
                  <w:divBdr>
                    <w:top w:val="none" w:sz="0" w:space="0" w:color="auto"/>
                    <w:left w:val="none" w:sz="0" w:space="0" w:color="auto"/>
                    <w:bottom w:val="none" w:sz="0" w:space="0" w:color="auto"/>
                    <w:right w:val="none" w:sz="0" w:space="0" w:color="auto"/>
                  </w:divBdr>
                </w:div>
                <w:div w:id="1995990408">
                  <w:marLeft w:val="0"/>
                  <w:marRight w:val="0"/>
                  <w:marTop w:val="0"/>
                  <w:marBottom w:val="0"/>
                  <w:divBdr>
                    <w:top w:val="none" w:sz="0" w:space="0" w:color="auto"/>
                    <w:left w:val="none" w:sz="0" w:space="0" w:color="auto"/>
                    <w:bottom w:val="none" w:sz="0" w:space="0" w:color="auto"/>
                    <w:right w:val="none" w:sz="0" w:space="0" w:color="auto"/>
                  </w:divBdr>
                </w:div>
                <w:div w:id="1996569244">
                  <w:marLeft w:val="0"/>
                  <w:marRight w:val="0"/>
                  <w:marTop w:val="0"/>
                  <w:marBottom w:val="0"/>
                  <w:divBdr>
                    <w:top w:val="none" w:sz="0" w:space="0" w:color="auto"/>
                    <w:left w:val="none" w:sz="0" w:space="0" w:color="auto"/>
                    <w:bottom w:val="none" w:sz="0" w:space="0" w:color="auto"/>
                    <w:right w:val="none" w:sz="0" w:space="0" w:color="auto"/>
                  </w:divBdr>
                </w:div>
                <w:div w:id="1996835456">
                  <w:marLeft w:val="0"/>
                  <w:marRight w:val="0"/>
                  <w:marTop w:val="0"/>
                  <w:marBottom w:val="0"/>
                  <w:divBdr>
                    <w:top w:val="none" w:sz="0" w:space="0" w:color="auto"/>
                    <w:left w:val="none" w:sz="0" w:space="0" w:color="auto"/>
                    <w:bottom w:val="none" w:sz="0" w:space="0" w:color="auto"/>
                    <w:right w:val="none" w:sz="0" w:space="0" w:color="auto"/>
                  </w:divBdr>
                </w:div>
                <w:div w:id="1997293894">
                  <w:marLeft w:val="0"/>
                  <w:marRight w:val="0"/>
                  <w:marTop w:val="0"/>
                  <w:marBottom w:val="0"/>
                  <w:divBdr>
                    <w:top w:val="none" w:sz="0" w:space="0" w:color="auto"/>
                    <w:left w:val="none" w:sz="0" w:space="0" w:color="auto"/>
                    <w:bottom w:val="none" w:sz="0" w:space="0" w:color="auto"/>
                    <w:right w:val="none" w:sz="0" w:space="0" w:color="auto"/>
                  </w:divBdr>
                </w:div>
                <w:div w:id="1999381980">
                  <w:marLeft w:val="0"/>
                  <w:marRight w:val="0"/>
                  <w:marTop w:val="0"/>
                  <w:marBottom w:val="0"/>
                  <w:divBdr>
                    <w:top w:val="none" w:sz="0" w:space="0" w:color="auto"/>
                    <w:left w:val="none" w:sz="0" w:space="0" w:color="auto"/>
                    <w:bottom w:val="none" w:sz="0" w:space="0" w:color="auto"/>
                    <w:right w:val="none" w:sz="0" w:space="0" w:color="auto"/>
                  </w:divBdr>
                </w:div>
                <w:div w:id="1999847397">
                  <w:marLeft w:val="0"/>
                  <w:marRight w:val="0"/>
                  <w:marTop w:val="0"/>
                  <w:marBottom w:val="0"/>
                  <w:divBdr>
                    <w:top w:val="none" w:sz="0" w:space="0" w:color="auto"/>
                    <w:left w:val="none" w:sz="0" w:space="0" w:color="auto"/>
                    <w:bottom w:val="none" w:sz="0" w:space="0" w:color="auto"/>
                    <w:right w:val="none" w:sz="0" w:space="0" w:color="auto"/>
                  </w:divBdr>
                </w:div>
                <w:div w:id="2001034941">
                  <w:marLeft w:val="0"/>
                  <w:marRight w:val="0"/>
                  <w:marTop w:val="0"/>
                  <w:marBottom w:val="0"/>
                  <w:divBdr>
                    <w:top w:val="none" w:sz="0" w:space="0" w:color="auto"/>
                    <w:left w:val="none" w:sz="0" w:space="0" w:color="auto"/>
                    <w:bottom w:val="none" w:sz="0" w:space="0" w:color="auto"/>
                    <w:right w:val="none" w:sz="0" w:space="0" w:color="auto"/>
                  </w:divBdr>
                </w:div>
                <w:div w:id="2001080545">
                  <w:marLeft w:val="0"/>
                  <w:marRight w:val="0"/>
                  <w:marTop w:val="0"/>
                  <w:marBottom w:val="0"/>
                  <w:divBdr>
                    <w:top w:val="none" w:sz="0" w:space="0" w:color="auto"/>
                    <w:left w:val="none" w:sz="0" w:space="0" w:color="auto"/>
                    <w:bottom w:val="none" w:sz="0" w:space="0" w:color="auto"/>
                    <w:right w:val="none" w:sz="0" w:space="0" w:color="auto"/>
                  </w:divBdr>
                </w:div>
                <w:div w:id="2002851016">
                  <w:marLeft w:val="0"/>
                  <w:marRight w:val="0"/>
                  <w:marTop w:val="0"/>
                  <w:marBottom w:val="0"/>
                  <w:divBdr>
                    <w:top w:val="none" w:sz="0" w:space="0" w:color="auto"/>
                    <w:left w:val="none" w:sz="0" w:space="0" w:color="auto"/>
                    <w:bottom w:val="none" w:sz="0" w:space="0" w:color="auto"/>
                    <w:right w:val="none" w:sz="0" w:space="0" w:color="auto"/>
                  </w:divBdr>
                </w:div>
                <w:div w:id="2004430902">
                  <w:marLeft w:val="0"/>
                  <w:marRight w:val="0"/>
                  <w:marTop w:val="0"/>
                  <w:marBottom w:val="0"/>
                  <w:divBdr>
                    <w:top w:val="none" w:sz="0" w:space="0" w:color="auto"/>
                    <w:left w:val="none" w:sz="0" w:space="0" w:color="auto"/>
                    <w:bottom w:val="none" w:sz="0" w:space="0" w:color="auto"/>
                    <w:right w:val="none" w:sz="0" w:space="0" w:color="auto"/>
                  </w:divBdr>
                </w:div>
                <w:div w:id="2008052702">
                  <w:marLeft w:val="0"/>
                  <w:marRight w:val="0"/>
                  <w:marTop w:val="0"/>
                  <w:marBottom w:val="0"/>
                  <w:divBdr>
                    <w:top w:val="none" w:sz="0" w:space="0" w:color="auto"/>
                    <w:left w:val="none" w:sz="0" w:space="0" w:color="auto"/>
                    <w:bottom w:val="none" w:sz="0" w:space="0" w:color="auto"/>
                    <w:right w:val="none" w:sz="0" w:space="0" w:color="auto"/>
                  </w:divBdr>
                </w:div>
                <w:div w:id="2011061472">
                  <w:marLeft w:val="0"/>
                  <w:marRight w:val="0"/>
                  <w:marTop w:val="0"/>
                  <w:marBottom w:val="0"/>
                  <w:divBdr>
                    <w:top w:val="none" w:sz="0" w:space="0" w:color="auto"/>
                    <w:left w:val="none" w:sz="0" w:space="0" w:color="auto"/>
                    <w:bottom w:val="none" w:sz="0" w:space="0" w:color="auto"/>
                    <w:right w:val="none" w:sz="0" w:space="0" w:color="auto"/>
                  </w:divBdr>
                </w:div>
                <w:div w:id="2014994274">
                  <w:marLeft w:val="0"/>
                  <w:marRight w:val="0"/>
                  <w:marTop w:val="0"/>
                  <w:marBottom w:val="0"/>
                  <w:divBdr>
                    <w:top w:val="none" w:sz="0" w:space="0" w:color="auto"/>
                    <w:left w:val="none" w:sz="0" w:space="0" w:color="auto"/>
                    <w:bottom w:val="none" w:sz="0" w:space="0" w:color="auto"/>
                    <w:right w:val="none" w:sz="0" w:space="0" w:color="auto"/>
                  </w:divBdr>
                </w:div>
                <w:div w:id="2015910807">
                  <w:marLeft w:val="0"/>
                  <w:marRight w:val="0"/>
                  <w:marTop w:val="0"/>
                  <w:marBottom w:val="0"/>
                  <w:divBdr>
                    <w:top w:val="none" w:sz="0" w:space="0" w:color="auto"/>
                    <w:left w:val="none" w:sz="0" w:space="0" w:color="auto"/>
                    <w:bottom w:val="none" w:sz="0" w:space="0" w:color="auto"/>
                    <w:right w:val="none" w:sz="0" w:space="0" w:color="auto"/>
                  </w:divBdr>
                </w:div>
                <w:div w:id="2016877165">
                  <w:marLeft w:val="0"/>
                  <w:marRight w:val="0"/>
                  <w:marTop w:val="0"/>
                  <w:marBottom w:val="0"/>
                  <w:divBdr>
                    <w:top w:val="none" w:sz="0" w:space="0" w:color="auto"/>
                    <w:left w:val="none" w:sz="0" w:space="0" w:color="auto"/>
                    <w:bottom w:val="none" w:sz="0" w:space="0" w:color="auto"/>
                    <w:right w:val="none" w:sz="0" w:space="0" w:color="auto"/>
                  </w:divBdr>
                </w:div>
                <w:div w:id="2021154462">
                  <w:marLeft w:val="0"/>
                  <w:marRight w:val="0"/>
                  <w:marTop w:val="0"/>
                  <w:marBottom w:val="0"/>
                  <w:divBdr>
                    <w:top w:val="none" w:sz="0" w:space="0" w:color="auto"/>
                    <w:left w:val="none" w:sz="0" w:space="0" w:color="auto"/>
                    <w:bottom w:val="none" w:sz="0" w:space="0" w:color="auto"/>
                    <w:right w:val="none" w:sz="0" w:space="0" w:color="auto"/>
                  </w:divBdr>
                </w:div>
                <w:div w:id="2021813307">
                  <w:marLeft w:val="0"/>
                  <w:marRight w:val="0"/>
                  <w:marTop w:val="0"/>
                  <w:marBottom w:val="0"/>
                  <w:divBdr>
                    <w:top w:val="none" w:sz="0" w:space="0" w:color="auto"/>
                    <w:left w:val="none" w:sz="0" w:space="0" w:color="auto"/>
                    <w:bottom w:val="none" w:sz="0" w:space="0" w:color="auto"/>
                    <w:right w:val="none" w:sz="0" w:space="0" w:color="auto"/>
                  </w:divBdr>
                </w:div>
                <w:div w:id="2022848765">
                  <w:marLeft w:val="0"/>
                  <w:marRight w:val="0"/>
                  <w:marTop w:val="0"/>
                  <w:marBottom w:val="0"/>
                  <w:divBdr>
                    <w:top w:val="none" w:sz="0" w:space="0" w:color="auto"/>
                    <w:left w:val="none" w:sz="0" w:space="0" w:color="auto"/>
                    <w:bottom w:val="none" w:sz="0" w:space="0" w:color="auto"/>
                    <w:right w:val="none" w:sz="0" w:space="0" w:color="auto"/>
                  </w:divBdr>
                </w:div>
                <w:div w:id="2023629395">
                  <w:marLeft w:val="0"/>
                  <w:marRight w:val="0"/>
                  <w:marTop w:val="0"/>
                  <w:marBottom w:val="0"/>
                  <w:divBdr>
                    <w:top w:val="none" w:sz="0" w:space="0" w:color="auto"/>
                    <w:left w:val="none" w:sz="0" w:space="0" w:color="auto"/>
                    <w:bottom w:val="none" w:sz="0" w:space="0" w:color="auto"/>
                    <w:right w:val="none" w:sz="0" w:space="0" w:color="auto"/>
                  </w:divBdr>
                </w:div>
                <w:div w:id="2024629204">
                  <w:marLeft w:val="0"/>
                  <w:marRight w:val="0"/>
                  <w:marTop w:val="0"/>
                  <w:marBottom w:val="0"/>
                  <w:divBdr>
                    <w:top w:val="none" w:sz="0" w:space="0" w:color="auto"/>
                    <w:left w:val="none" w:sz="0" w:space="0" w:color="auto"/>
                    <w:bottom w:val="none" w:sz="0" w:space="0" w:color="auto"/>
                    <w:right w:val="none" w:sz="0" w:space="0" w:color="auto"/>
                  </w:divBdr>
                </w:div>
                <w:div w:id="2026590904">
                  <w:marLeft w:val="0"/>
                  <w:marRight w:val="0"/>
                  <w:marTop w:val="0"/>
                  <w:marBottom w:val="0"/>
                  <w:divBdr>
                    <w:top w:val="none" w:sz="0" w:space="0" w:color="auto"/>
                    <w:left w:val="none" w:sz="0" w:space="0" w:color="auto"/>
                    <w:bottom w:val="none" w:sz="0" w:space="0" w:color="auto"/>
                    <w:right w:val="none" w:sz="0" w:space="0" w:color="auto"/>
                  </w:divBdr>
                </w:div>
                <w:div w:id="2029285348">
                  <w:marLeft w:val="0"/>
                  <w:marRight w:val="0"/>
                  <w:marTop w:val="0"/>
                  <w:marBottom w:val="0"/>
                  <w:divBdr>
                    <w:top w:val="none" w:sz="0" w:space="0" w:color="auto"/>
                    <w:left w:val="none" w:sz="0" w:space="0" w:color="auto"/>
                    <w:bottom w:val="none" w:sz="0" w:space="0" w:color="auto"/>
                    <w:right w:val="none" w:sz="0" w:space="0" w:color="auto"/>
                  </w:divBdr>
                </w:div>
                <w:div w:id="2029476772">
                  <w:marLeft w:val="0"/>
                  <w:marRight w:val="0"/>
                  <w:marTop w:val="0"/>
                  <w:marBottom w:val="0"/>
                  <w:divBdr>
                    <w:top w:val="none" w:sz="0" w:space="0" w:color="auto"/>
                    <w:left w:val="none" w:sz="0" w:space="0" w:color="auto"/>
                    <w:bottom w:val="none" w:sz="0" w:space="0" w:color="auto"/>
                    <w:right w:val="none" w:sz="0" w:space="0" w:color="auto"/>
                  </w:divBdr>
                </w:div>
                <w:div w:id="2029520311">
                  <w:marLeft w:val="0"/>
                  <w:marRight w:val="0"/>
                  <w:marTop w:val="0"/>
                  <w:marBottom w:val="0"/>
                  <w:divBdr>
                    <w:top w:val="none" w:sz="0" w:space="0" w:color="auto"/>
                    <w:left w:val="none" w:sz="0" w:space="0" w:color="auto"/>
                    <w:bottom w:val="none" w:sz="0" w:space="0" w:color="auto"/>
                    <w:right w:val="none" w:sz="0" w:space="0" w:color="auto"/>
                  </w:divBdr>
                </w:div>
                <w:div w:id="2030326502">
                  <w:marLeft w:val="0"/>
                  <w:marRight w:val="0"/>
                  <w:marTop w:val="0"/>
                  <w:marBottom w:val="0"/>
                  <w:divBdr>
                    <w:top w:val="none" w:sz="0" w:space="0" w:color="auto"/>
                    <w:left w:val="none" w:sz="0" w:space="0" w:color="auto"/>
                    <w:bottom w:val="none" w:sz="0" w:space="0" w:color="auto"/>
                    <w:right w:val="none" w:sz="0" w:space="0" w:color="auto"/>
                  </w:divBdr>
                </w:div>
                <w:div w:id="2032145481">
                  <w:marLeft w:val="0"/>
                  <w:marRight w:val="0"/>
                  <w:marTop w:val="0"/>
                  <w:marBottom w:val="0"/>
                  <w:divBdr>
                    <w:top w:val="none" w:sz="0" w:space="0" w:color="auto"/>
                    <w:left w:val="none" w:sz="0" w:space="0" w:color="auto"/>
                    <w:bottom w:val="none" w:sz="0" w:space="0" w:color="auto"/>
                    <w:right w:val="none" w:sz="0" w:space="0" w:color="auto"/>
                  </w:divBdr>
                </w:div>
                <w:div w:id="2035114854">
                  <w:marLeft w:val="0"/>
                  <w:marRight w:val="0"/>
                  <w:marTop w:val="0"/>
                  <w:marBottom w:val="0"/>
                  <w:divBdr>
                    <w:top w:val="none" w:sz="0" w:space="0" w:color="auto"/>
                    <w:left w:val="none" w:sz="0" w:space="0" w:color="auto"/>
                    <w:bottom w:val="none" w:sz="0" w:space="0" w:color="auto"/>
                    <w:right w:val="none" w:sz="0" w:space="0" w:color="auto"/>
                  </w:divBdr>
                </w:div>
                <w:div w:id="2035304167">
                  <w:marLeft w:val="0"/>
                  <w:marRight w:val="0"/>
                  <w:marTop w:val="0"/>
                  <w:marBottom w:val="0"/>
                  <w:divBdr>
                    <w:top w:val="none" w:sz="0" w:space="0" w:color="auto"/>
                    <w:left w:val="none" w:sz="0" w:space="0" w:color="auto"/>
                    <w:bottom w:val="none" w:sz="0" w:space="0" w:color="auto"/>
                    <w:right w:val="none" w:sz="0" w:space="0" w:color="auto"/>
                  </w:divBdr>
                </w:div>
                <w:div w:id="2036611127">
                  <w:marLeft w:val="0"/>
                  <w:marRight w:val="0"/>
                  <w:marTop w:val="0"/>
                  <w:marBottom w:val="0"/>
                  <w:divBdr>
                    <w:top w:val="none" w:sz="0" w:space="0" w:color="auto"/>
                    <w:left w:val="none" w:sz="0" w:space="0" w:color="auto"/>
                    <w:bottom w:val="none" w:sz="0" w:space="0" w:color="auto"/>
                    <w:right w:val="none" w:sz="0" w:space="0" w:color="auto"/>
                  </w:divBdr>
                </w:div>
                <w:div w:id="2040157264">
                  <w:marLeft w:val="0"/>
                  <w:marRight w:val="0"/>
                  <w:marTop w:val="0"/>
                  <w:marBottom w:val="0"/>
                  <w:divBdr>
                    <w:top w:val="none" w:sz="0" w:space="0" w:color="auto"/>
                    <w:left w:val="none" w:sz="0" w:space="0" w:color="auto"/>
                    <w:bottom w:val="none" w:sz="0" w:space="0" w:color="auto"/>
                    <w:right w:val="none" w:sz="0" w:space="0" w:color="auto"/>
                  </w:divBdr>
                </w:div>
                <w:div w:id="2043750893">
                  <w:marLeft w:val="0"/>
                  <w:marRight w:val="0"/>
                  <w:marTop w:val="0"/>
                  <w:marBottom w:val="0"/>
                  <w:divBdr>
                    <w:top w:val="none" w:sz="0" w:space="0" w:color="auto"/>
                    <w:left w:val="none" w:sz="0" w:space="0" w:color="auto"/>
                    <w:bottom w:val="none" w:sz="0" w:space="0" w:color="auto"/>
                    <w:right w:val="none" w:sz="0" w:space="0" w:color="auto"/>
                  </w:divBdr>
                </w:div>
                <w:div w:id="2045134489">
                  <w:marLeft w:val="0"/>
                  <w:marRight w:val="0"/>
                  <w:marTop w:val="0"/>
                  <w:marBottom w:val="0"/>
                  <w:divBdr>
                    <w:top w:val="none" w:sz="0" w:space="0" w:color="auto"/>
                    <w:left w:val="none" w:sz="0" w:space="0" w:color="auto"/>
                    <w:bottom w:val="none" w:sz="0" w:space="0" w:color="auto"/>
                    <w:right w:val="none" w:sz="0" w:space="0" w:color="auto"/>
                  </w:divBdr>
                </w:div>
                <w:div w:id="2046711214">
                  <w:marLeft w:val="0"/>
                  <w:marRight w:val="0"/>
                  <w:marTop w:val="0"/>
                  <w:marBottom w:val="0"/>
                  <w:divBdr>
                    <w:top w:val="none" w:sz="0" w:space="0" w:color="auto"/>
                    <w:left w:val="none" w:sz="0" w:space="0" w:color="auto"/>
                    <w:bottom w:val="none" w:sz="0" w:space="0" w:color="auto"/>
                    <w:right w:val="none" w:sz="0" w:space="0" w:color="auto"/>
                  </w:divBdr>
                </w:div>
                <w:div w:id="2048331577">
                  <w:marLeft w:val="0"/>
                  <w:marRight w:val="0"/>
                  <w:marTop w:val="0"/>
                  <w:marBottom w:val="0"/>
                  <w:divBdr>
                    <w:top w:val="none" w:sz="0" w:space="0" w:color="auto"/>
                    <w:left w:val="none" w:sz="0" w:space="0" w:color="auto"/>
                    <w:bottom w:val="none" w:sz="0" w:space="0" w:color="auto"/>
                    <w:right w:val="none" w:sz="0" w:space="0" w:color="auto"/>
                  </w:divBdr>
                </w:div>
                <w:div w:id="2048948380">
                  <w:marLeft w:val="0"/>
                  <w:marRight w:val="0"/>
                  <w:marTop w:val="0"/>
                  <w:marBottom w:val="0"/>
                  <w:divBdr>
                    <w:top w:val="none" w:sz="0" w:space="0" w:color="auto"/>
                    <w:left w:val="none" w:sz="0" w:space="0" w:color="auto"/>
                    <w:bottom w:val="none" w:sz="0" w:space="0" w:color="auto"/>
                    <w:right w:val="none" w:sz="0" w:space="0" w:color="auto"/>
                  </w:divBdr>
                </w:div>
                <w:div w:id="2050912248">
                  <w:marLeft w:val="0"/>
                  <w:marRight w:val="0"/>
                  <w:marTop w:val="0"/>
                  <w:marBottom w:val="0"/>
                  <w:divBdr>
                    <w:top w:val="none" w:sz="0" w:space="0" w:color="auto"/>
                    <w:left w:val="none" w:sz="0" w:space="0" w:color="auto"/>
                    <w:bottom w:val="none" w:sz="0" w:space="0" w:color="auto"/>
                    <w:right w:val="none" w:sz="0" w:space="0" w:color="auto"/>
                  </w:divBdr>
                </w:div>
                <w:div w:id="2051563085">
                  <w:marLeft w:val="0"/>
                  <w:marRight w:val="0"/>
                  <w:marTop w:val="0"/>
                  <w:marBottom w:val="0"/>
                  <w:divBdr>
                    <w:top w:val="none" w:sz="0" w:space="0" w:color="auto"/>
                    <w:left w:val="none" w:sz="0" w:space="0" w:color="auto"/>
                    <w:bottom w:val="none" w:sz="0" w:space="0" w:color="auto"/>
                    <w:right w:val="none" w:sz="0" w:space="0" w:color="auto"/>
                  </w:divBdr>
                </w:div>
                <w:div w:id="2054042259">
                  <w:marLeft w:val="0"/>
                  <w:marRight w:val="0"/>
                  <w:marTop w:val="0"/>
                  <w:marBottom w:val="0"/>
                  <w:divBdr>
                    <w:top w:val="none" w:sz="0" w:space="0" w:color="auto"/>
                    <w:left w:val="none" w:sz="0" w:space="0" w:color="auto"/>
                    <w:bottom w:val="none" w:sz="0" w:space="0" w:color="auto"/>
                    <w:right w:val="none" w:sz="0" w:space="0" w:color="auto"/>
                  </w:divBdr>
                </w:div>
                <w:div w:id="2058621662">
                  <w:marLeft w:val="0"/>
                  <w:marRight w:val="0"/>
                  <w:marTop w:val="0"/>
                  <w:marBottom w:val="0"/>
                  <w:divBdr>
                    <w:top w:val="none" w:sz="0" w:space="0" w:color="auto"/>
                    <w:left w:val="none" w:sz="0" w:space="0" w:color="auto"/>
                    <w:bottom w:val="none" w:sz="0" w:space="0" w:color="auto"/>
                    <w:right w:val="none" w:sz="0" w:space="0" w:color="auto"/>
                  </w:divBdr>
                </w:div>
                <w:div w:id="2061663882">
                  <w:marLeft w:val="0"/>
                  <w:marRight w:val="0"/>
                  <w:marTop w:val="0"/>
                  <w:marBottom w:val="0"/>
                  <w:divBdr>
                    <w:top w:val="none" w:sz="0" w:space="0" w:color="auto"/>
                    <w:left w:val="none" w:sz="0" w:space="0" w:color="auto"/>
                    <w:bottom w:val="none" w:sz="0" w:space="0" w:color="auto"/>
                    <w:right w:val="none" w:sz="0" w:space="0" w:color="auto"/>
                  </w:divBdr>
                </w:div>
                <w:div w:id="2061979280">
                  <w:marLeft w:val="0"/>
                  <w:marRight w:val="0"/>
                  <w:marTop w:val="0"/>
                  <w:marBottom w:val="0"/>
                  <w:divBdr>
                    <w:top w:val="none" w:sz="0" w:space="0" w:color="auto"/>
                    <w:left w:val="none" w:sz="0" w:space="0" w:color="auto"/>
                    <w:bottom w:val="none" w:sz="0" w:space="0" w:color="auto"/>
                    <w:right w:val="none" w:sz="0" w:space="0" w:color="auto"/>
                  </w:divBdr>
                </w:div>
                <w:div w:id="2062899500">
                  <w:marLeft w:val="0"/>
                  <w:marRight w:val="0"/>
                  <w:marTop w:val="0"/>
                  <w:marBottom w:val="0"/>
                  <w:divBdr>
                    <w:top w:val="none" w:sz="0" w:space="0" w:color="auto"/>
                    <w:left w:val="none" w:sz="0" w:space="0" w:color="auto"/>
                    <w:bottom w:val="none" w:sz="0" w:space="0" w:color="auto"/>
                    <w:right w:val="none" w:sz="0" w:space="0" w:color="auto"/>
                  </w:divBdr>
                </w:div>
                <w:div w:id="2064140028">
                  <w:marLeft w:val="0"/>
                  <w:marRight w:val="0"/>
                  <w:marTop w:val="0"/>
                  <w:marBottom w:val="0"/>
                  <w:divBdr>
                    <w:top w:val="none" w:sz="0" w:space="0" w:color="auto"/>
                    <w:left w:val="none" w:sz="0" w:space="0" w:color="auto"/>
                    <w:bottom w:val="none" w:sz="0" w:space="0" w:color="auto"/>
                    <w:right w:val="none" w:sz="0" w:space="0" w:color="auto"/>
                  </w:divBdr>
                </w:div>
                <w:div w:id="2064870859">
                  <w:marLeft w:val="0"/>
                  <w:marRight w:val="0"/>
                  <w:marTop w:val="0"/>
                  <w:marBottom w:val="0"/>
                  <w:divBdr>
                    <w:top w:val="none" w:sz="0" w:space="0" w:color="auto"/>
                    <w:left w:val="none" w:sz="0" w:space="0" w:color="auto"/>
                    <w:bottom w:val="none" w:sz="0" w:space="0" w:color="auto"/>
                    <w:right w:val="none" w:sz="0" w:space="0" w:color="auto"/>
                  </w:divBdr>
                </w:div>
                <w:div w:id="2066830103">
                  <w:marLeft w:val="0"/>
                  <w:marRight w:val="0"/>
                  <w:marTop w:val="0"/>
                  <w:marBottom w:val="0"/>
                  <w:divBdr>
                    <w:top w:val="none" w:sz="0" w:space="0" w:color="auto"/>
                    <w:left w:val="none" w:sz="0" w:space="0" w:color="auto"/>
                    <w:bottom w:val="none" w:sz="0" w:space="0" w:color="auto"/>
                    <w:right w:val="none" w:sz="0" w:space="0" w:color="auto"/>
                  </w:divBdr>
                </w:div>
                <w:div w:id="2066947110">
                  <w:marLeft w:val="0"/>
                  <w:marRight w:val="0"/>
                  <w:marTop w:val="0"/>
                  <w:marBottom w:val="0"/>
                  <w:divBdr>
                    <w:top w:val="none" w:sz="0" w:space="0" w:color="auto"/>
                    <w:left w:val="none" w:sz="0" w:space="0" w:color="auto"/>
                    <w:bottom w:val="none" w:sz="0" w:space="0" w:color="auto"/>
                    <w:right w:val="none" w:sz="0" w:space="0" w:color="auto"/>
                  </w:divBdr>
                </w:div>
                <w:div w:id="2069063238">
                  <w:marLeft w:val="0"/>
                  <w:marRight w:val="0"/>
                  <w:marTop w:val="0"/>
                  <w:marBottom w:val="0"/>
                  <w:divBdr>
                    <w:top w:val="none" w:sz="0" w:space="0" w:color="auto"/>
                    <w:left w:val="none" w:sz="0" w:space="0" w:color="auto"/>
                    <w:bottom w:val="none" w:sz="0" w:space="0" w:color="auto"/>
                    <w:right w:val="none" w:sz="0" w:space="0" w:color="auto"/>
                  </w:divBdr>
                </w:div>
                <w:div w:id="2072266980">
                  <w:marLeft w:val="0"/>
                  <w:marRight w:val="0"/>
                  <w:marTop w:val="0"/>
                  <w:marBottom w:val="0"/>
                  <w:divBdr>
                    <w:top w:val="none" w:sz="0" w:space="0" w:color="auto"/>
                    <w:left w:val="none" w:sz="0" w:space="0" w:color="auto"/>
                    <w:bottom w:val="none" w:sz="0" w:space="0" w:color="auto"/>
                    <w:right w:val="none" w:sz="0" w:space="0" w:color="auto"/>
                  </w:divBdr>
                </w:div>
                <w:div w:id="2072339712">
                  <w:marLeft w:val="0"/>
                  <w:marRight w:val="0"/>
                  <w:marTop w:val="0"/>
                  <w:marBottom w:val="0"/>
                  <w:divBdr>
                    <w:top w:val="none" w:sz="0" w:space="0" w:color="auto"/>
                    <w:left w:val="none" w:sz="0" w:space="0" w:color="auto"/>
                    <w:bottom w:val="none" w:sz="0" w:space="0" w:color="auto"/>
                    <w:right w:val="none" w:sz="0" w:space="0" w:color="auto"/>
                  </w:divBdr>
                </w:div>
                <w:div w:id="2072606954">
                  <w:marLeft w:val="0"/>
                  <w:marRight w:val="0"/>
                  <w:marTop w:val="0"/>
                  <w:marBottom w:val="0"/>
                  <w:divBdr>
                    <w:top w:val="none" w:sz="0" w:space="0" w:color="auto"/>
                    <w:left w:val="none" w:sz="0" w:space="0" w:color="auto"/>
                    <w:bottom w:val="none" w:sz="0" w:space="0" w:color="auto"/>
                    <w:right w:val="none" w:sz="0" w:space="0" w:color="auto"/>
                  </w:divBdr>
                </w:div>
                <w:div w:id="2075620173">
                  <w:marLeft w:val="0"/>
                  <w:marRight w:val="0"/>
                  <w:marTop w:val="0"/>
                  <w:marBottom w:val="0"/>
                  <w:divBdr>
                    <w:top w:val="none" w:sz="0" w:space="0" w:color="auto"/>
                    <w:left w:val="none" w:sz="0" w:space="0" w:color="auto"/>
                    <w:bottom w:val="none" w:sz="0" w:space="0" w:color="auto"/>
                    <w:right w:val="none" w:sz="0" w:space="0" w:color="auto"/>
                  </w:divBdr>
                </w:div>
                <w:div w:id="2076007636">
                  <w:marLeft w:val="0"/>
                  <w:marRight w:val="0"/>
                  <w:marTop w:val="0"/>
                  <w:marBottom w:val="0"/>
                  <w:divBdr>
                    <w:top w:val="none" w:sz="0" w:space="0" w:color="auto"/>
                    <w:left w:val="none" w:sz="0" w:space="0" w:color="auto"/>
                    <w:bottom w:val="none" w:sz="0" w:space="0" w:color="auto"/>
                    <w:right w:val="none" w:sz="0" w:space="0" w:color="auto"/>
                  </w:divBdr>
                </w:div>
                <w:div w:id="2076733481">
                  <w:marLeft w:val="0"/>
                  <w:marRight w:val="0"/>
                  <w:marTop w:val="0"/>
                  <w:marBottom w:val="0"/>
                  <w:divBdr>
                    <w:top w:val="none" w:sz="0" w:space="0" w:color="auto"/>
                    <w:left w:val="none" w:sz="0" w:space="0" w:color="auto"/>
                    <w:bottom w:val="none" w:sz="0" w:space="0" w:color="auto"/>
                    <w:right w:val="none" w:sz="0" w:space="0" w:color="auto"/>
                  </w:divBdr>
                </w:div>
                <w:div w:id="2078820282">
                  <w:marLeft w:val="0"/>
                  <w:marRight w:val="0"/>
                  <w:marTop w:val="0"/>
                  <w:marBottom w:val="0"/>
                  <w:divBdr>
                    <w:top w:val="none" w:sz="0" w:space="0" w:color="auto"/>
                    <w:left w:val="none" w:sz="0" w:space="0" w:color="auto"/>
                    <w:bottom w:val="none" w:sz="0" w:space="0" w:color="auto"/>
                    <w:right w:val="none" w:sz="0" w:space="0" w:color="auto"/>
                  </w:divBdr>
                </w:div>
                <w:div w:id="2080250028">
                  <w:marLeft w:val="0"/>
                  <w:marRight w:val="0"/>
                  <w:marTop w:val="0"/>
                  <w:marBottom w:val="0"/>
                  <w:divBdr>
                    <w:top w:val="none" w:sz="0" w:space="0" w:color="auto"/>
                    <w:left w:val="none" w:sz="0" w:space="0" w:color="auto"/>
                    <w:bottom w:val="none" w:sz="0" w:space="0" w:color="auto"/>
                    <w:right w:val="none" w:sz="0" w:space="0" w:color="auto"/>
                  </w:divBdr>
                </w:div>
                <w:div w:id="2082291705">
                  <w:marLeft w:val="0"/>
                  <w:marRight w:val="0"/>
                  <w:marTop w:val="0"/>
                  <w:marBottom w:val="0"/>
                  <w:divBdr>
                    <w:top w:val="none" w:sz="0" w:space="0" w:color="auto"/>
                    <w:left w:val="none" w:sz="0" w:space="0" w:color="auto"/>
                    <w:bottom w:val="none" w:sz="0" w:space="0" w:color="auto"/>
                    <w:right w:val="none" w:sz="0" w:space="0" w:color="auto"/>
                  </w:divBdr>
                </w:div>
                <w:div w:id="2082410528">
                  <w:marLeft w:val="0"/>
                  <w:marRight w:val="0"/>
                  <w:marTop w:val="0"/>
                  <w:marBottom w:val="0"/>
                  <w:divBdr>
                    <w:top w:val="none" w:sz="0" w:space="0" w:color="auto"/>
                    <w:left w:val="none" w:sz="0" w:space="0" w:color="auto"/>
                    <w:bottom w:val="none" w:sz="0" w:space="0" w:color="auto"/>
                    <w:right w:val="none" w:sz="0" w:space="0" w:color="auto"/>
                  </w:divBdr>
                </w:div>
                <w:div w:id="2082437897">
                  <w:marLeft w:val="0"/>
                  <w:marRight w:val="0"/>
                  <w:marTop w:val="0"/>
                  <w:marBottom w:val="0"/>
                  <w:divBdr>
                    <w:top w:val="none" w:sz="0" w:space="0" w:color="auto"/>
                    <w:left w:val="none" w:sz="0" w:space="0" w:color="auto"/>
                    <w:bottom w:val="none" w:sz="0" w:space="0" w:color="auto"/>
                    <w:right w:val="none" w:sz="0" w:space="0" w:color="auto"/>
                  </w:divBdr>
                </w:div>
                <w:div w:id="2085250187">
                  <w:marLeft w:val="0"/>
                  <w:marRight w:val="0"/>
                  <w:marTop w:val="0"/>
                  <w:marBottom w:val="0"/>
                  <w:divBdr>
                    <w:top w:val="none" w:sz="0" w:space="0" w:color="auto"/>
                    <w:left w:val="none" w:sz="0" w:space="0" w:color="auto"/>
                    <w:bottom w:val="none" w:sz="0" w:space="0" w:color="auto"/>
                    <w:right w:val="none" w:sz="0" w:space="0" w:color="auto"/>
                  </w:divBdr>
                </w:div>
                <w:div w:id="2087218602">
                  <w:marLeft w:val="0"/>
                  <w:marRight w:val="0"/>
                  <w:marTop w:val="0"/>
                  <w:marBottom w:val="0"/>
                  <w:divBdr>
                    <w:top w:val="none" w:sz="0" w:space="0" w:color="auto"/>
                    <w:left w:val="none" w:sz="0" w:space="0" w:color="auto"/>
                    <w:bottom w:val="none" w:sz="0" w:space="0" w:color="auto"/>
                    <w:right w:val="none" w:sz="0" w:space="0" w:color="auto"/>
                  </w:divBdr>
                </w:div>
                <w:div w:id="2088108497">
                  <w:marLeft w:val="0"/>
                  <w:marRight w:val="0"/>
                  <w:marTop w:val="0"/>
                  <w:marBottom w:val="0"/>
                  <w:divBdr>
                    <w:top w:val="none" w:sz="0" w:space="0" w:color="auto"/>
                    <w:left w:val="none" w:sz="0" w:space="0" w:color="auto"/>
                    <w:bottom w:val="none" w:sz="0" w:space="0" w:color="auto"/>
                    <w:right w:val="none" w:sz="0" w:space="0" w:color="auto"/>
                  </w:divBdr>
                </w:div>
                <w:div w:id="2088764562">
                  <w:marLeft w:val="0"/>
                  <w:marRight w:val="0"/>
                  <w:marTop w:val="0"/>
                  <w:marBottom w:val="0"/>
                  <w:divBdr>
                    <w:top w:val="none" w:sz="0" w:space="0" w:color="auto"/>
                    <w:left w:val="none" w:sz="0" w:space="0" w:color="auto"/>
                    <w:bottom w:val="none" w:sz="0" w:space="0" w:color="auto"/>
                    <w:right w:val="none" w:sz="0" w:space="0" w:color="auto"/>
                  </w:divBdr>
                </w:div>
                <w:div w:id="2089695694">
                  <w:marLeft w:val="0"/>
                  <w:marRight w:val="0"/>
                  <w:marTop w:val="0"/>
                  <w:marBottom w:val="0"/>
                  <w:divBdr>
                    <w:top w:val="none" w:sz="0" w:space="0" w:color="auto"/>
                    <w:left w:val="none" w:sz="0" w:space="0" w:color="auto"/>
                    <w:bottom w:val="none" w:sz="0" w:space="0" w:color="auto"/>
                    <w:right w:val="none" w:sz="0" w:space="0" w:color="auto"/>
                  </w:divBdr>
                </w:div>
                <w:div w:id="2095976508">
                  <w:marLeft w:val="0"/>
                  <w:marRight w:val="0"/>
                  <w:marTop w:val="0"/>
                  <w:marBottom w:val="0"/>
                  <w:divBdr>
                    <w:top w:val="none" w:sz="0" w:space="0" w:color="auto"/>
                    <w:left w:val="none" w:sz="0" w:space="0" w:color="auto"/>
                    <w:bottom w:val="none" w:sz="0" w:space="0" w:color="auto"/>
                    <w:right w:val="none" w:sz="0" w:space="0" w:color="auto"/>
                  </w:divBdr>
                </w:div>
                <w:div w:id="2098165461">
                  <w:marLeft w:val="0"/>
                  <w:marRight w:val="0"/>
                  <w:marTop w:val="0"/>
                  <w:marBottom w:val="0"/>
                  <w:divBdr>
                    <w:top w:val="none" w:sz="0" w:space="0" w:color="auto"/>
                    <w:left w:val="none" w:sz="0" w:space="0" w:color="auto"/>
                    <w:bottom w:val="none" w:sz="0" w:space="0" w:color="auto"/>
                    <w:right w:val="none" w:sz="0" w:space="0" w:color="auto"/>
                  </w:divBdr>
                </w:div>
                <w:div w:id="2098672167">
                  <w:marLeft w:val="0"/>
                  <w:marRight w:val="0"/>
                  <w:marTop w:val="0"/>
                  <w:marBottom w:val="0"/>
                  <w:divBdr>
                    <w:top w:val="none" w:sz="0" w:space="0" w:color="auto"/>
                    <w:left w:val="none" w:sz="0" w:space="0" w:color="auto"/>
                    <w:bottom w:val="none" w:sz="0" w:space="0" w:color="auto"/>
                    <w:right w:val="none" w:sz="0" w:space="0" w:color="auto"/>
                  </w:divBdr>
                </w:div>
                <w:div w:id="2098794116">
                  <w:marLeft w:val="0"/>
                  <w:marRight w:val="0"/>
                  <w:marTop w:val="0"/>
                  <w:marBottom w:val="0"/>
                  <w:divBdr>
                    <w:top w:val="none" w:sz="0" w:space="0" w:color="auto"/>
                    <w:left w:val="none" w:sz="0" w:space="0" w:color="auto"/>
                    <w:bottom w:val="none" w:sz="0" w:space="0" w:color="auto"/>
                    <w:right w:val="none" w:sz="0" w:space="0" w:color="auto"/>
                  </w:divBdr>
                </w:div>
                <w:div w:id="2100059967">
                  <w:marLeft w:val="0"/>
                  <w:marRight w:val="0"/>
                  <w:marTop w:val="0"/>
                  <w:marBottom w:val="0"/>
                  <w:divBdr>
                    <w:top w:val="none" w:sz="0" w:space="0" w:color="auto"/>
                    <w:left w:val="none" w:sz="0" w:space="0" w:color="auto"/>
                    <w:bottom w:val="none" w:sz="0" w:space="0" w:color="auto"/>
                    <w:right w:val="none" w:sz="0" w:space="0" w:color="auto"/>
                  </w:divBdr>
                </w:div>
                <w:div w:id="2101489592">
                  <w:marLeft w:val="0"/>
                  <w:marRight w:val="0"/>
                  <w:marTop w:val="0"/>
                  <w:marBottom w:val="0"/>
                  <w:divBdr>
                    <w:top w:val="none" w:sz="0" w:space="0" w:color="auto"/>
                    <w:left w:val="none" w:sz="0" w:space="0" w:color="auto"/>
                    <w:bottom w:val="none" w:sz="0" w:space="0" w:color="auto"/>
                    <w:right w:val="none" w:sz="0" w:space="0" w:color="auto"/>
                  </w:divBdr>
                </w:div>
                <w:div w:id="2103839499">
                  <w:marLeft w:val="0"/>
                  <w:marRight w:val="0"/>
                  <w:marTop w:val="0"/>
                  <w:marBottom w:val="0"/>
                  <w:divBdr>
                    <w:top w:val="none" w:sz="0" w:space="0" w:color="auto"/>
                    <w:left w:val="none" w:sz="0" w:space="0" w:color="auto"/>
                    <w:bottom w:val="none" w:sz="0" w:space="0" w:color="auto"/>
                    <w:right w:val="none" w:sz="0" w:space="0" w:color="auto"/>
                  </w:divBdr>
                </w:div>
                <w:div w:id="2104300023">
                  <w:marLeft w:val="0"/>
                  <w:marRight w:val="0"/>
                  <w:marTop w:val="0"/>
                  <w:marBottom w:val="0"/>
                  <w:divBdr>
                    <w:top w:val="none" w:sz="0" w:space="0" w:color="auto"/>
                    <w:left w:val="none" w:sz="0" w:space="0" w:color="auto"/>
                    <w:bottom w:val="none" w:sz="0" w:space="0" w:color="auto"/>
                    <w:right w:val="none" w:sz="0" w:space="0" w:color="auto"/>
                  </w:divBdr>
                </w:div>
                <w:div w:id="2107068422">
                  <w:marLeft w:val="0"/>
                  <w:marRight w:val="0"/>
                  <w:marTop w:val="0"/>
                  <w:marBottom w:val="0"/>
                  <w:divBdr>
                    <w:top w:val="none" w:sz="0" w:space="0" w:color="auto"/>
                    <w:left w:val="none" w:sz="0" w:space="0" w:color="auto"/>
                    <w:bottom w:val="none" w:sz="0" w:space="0" w:color="auto"/>
                    <w:right w:val="none" w:sz="0" w:space="0" w:color="auto"/>
                  </w:divBdr>
                </w:div>
                <w:div w:id="2111389632">
                  <w:marLeft w:val="0"/>
                  <w:marRight w:val="0"/>
                  <w:marTop w:val="0"/>
                  <w:marBottom w:val="0"/>
                  <w:divBdr>
                    <w:top w:val="none" w:sz="0" w:space="0" w:color="auto"/>
                    <w:left w:val="none" w:sz="0" w:space="0" w:color="auto"/>
                    <w:bottom w:val="none" w:sz="0" w:space="0" w:color="auto"/>
                    <w:right w:val="none" w:sz="0" w:space="0" w:color="auto"/>
                  </w:divBdr>
                </w:div>
                <w:div w:id="2112359298">
                  <w:marLeft w:val="0"/>
                  <w:marRight w:val="0"/>
                  <w:marTop w:val="0"/>
                  <w:marBottom w:val="0"/>
                  <w:divBdr>
                    <w:top w:val="none" w:sz="0" w:space="0" w:color="auto"/>
                    <w:left w:val="none" w:sz="0" w:space="0" w:color="auto"/>
                    <w:bottom w:val="none" w:sz="0" w:space="0" w:color="auto"/>
                    <w:right w:val="none" w:sz="0" w:space="0" w:color="auto"/>
                  </w:divBdr>
                </w:div>
                <w:div w:id="2113938128">
                  <w:marLeft w:val="0"/>
                  <w:marRight w:val="0"/>
                  <w:marTop w:val="0"/>
                  <w:marBottom w:val="0"/>
                  <w:divBdr>
                    <w:top w:val="none" w:sz="0" w:space="0" w:color="auto"/>
                    <w:left w:val="none" w:sz="0" w:space="0" w:color="auto"/>
                    <w:bottom w:val="none" w:sz="0" w:space="0" w:color="auto"/>
                    <w:right w:val="none" w:sz="0" w:space="0" w:color="auto"/>
                  </w:divBdr>
                </w:div>
                <w:div w:id="2114276753">
                  <w:marLeft w:val="0"/>
                  <w:marRight w:val="0"/>
                  <w:marTop w:val="0"/>
                  <w:marBottom w:val="0"/>
                  <w:divBdr>
                    <w:top w:val="none" w:sz="0" w:space="0" w:color="auto"/>
                    <w:left w:val="none" w:sz="0" w:space="0" w:color="auto"/>
                    <w:bottom w:val="none" w:sz="0" w:space="0" w:color="auto"/>
                    <w:right w:val="none" w:sz="0" w:space="0" w:color="auto"/>
                  </w:divBdr>
                </w:div>
                <w:div w:id="2115051750">
                  <w:marLeft w:val="0"/>
                  <w:marRight w:val="0"/>
                  <w:marTop w:val="0"/>
                  <w:marBottom w:val="0"/>
                  <w:divBdr>
                    <w:top w:val="none" w:sz="0" w:space="0" w:color="auto"/>
                    <w:left w:val="none" w:sz="0" w:space="0" w:color="auto"/>
                    <w:bottom w:val="none" w:sz="0" w:space="0" w:color="auto"/>
                    <w:right w:val="none" w:sz="0" w:space="0" w:color="auto"/>
                  </w:divBdr>
                </w:div>
                <w:div w:id="2115054209">
                  <w:marLeft w:val="0"/>
                  <w:marRight w:val="0"/>
                  <w:marTop w:val="0"/>
                  <w:marBottom w:val="0"/>
                  <w:divBdr>
                    <w:top w:val="none" w:sz="0" w:space="0" w:color="auto"/>
                    <w:left w:val="none" w:sz="0" w:space="0" w:color="auto"/>
                    <w:bottom w:val="none" w:sz="0" w:space="0" w:color="auto"/>
                    <w:right w:val="none" w:sz="0" w:space="0" w:color="auto"/>
                  </w:divBdr>
                </w:div>
                <w:div w:id="2116319225">
                  <w:marLeft w:val="0"/>
                  <w:marRight w:val="0"/>
                  <w:marTop w:val="0"/>
                  <w:marBottom w:val="0"/>
                  <w:divBdr>
                    <w:top w:val="none" w:sz="0" w:space="0" w:color="auto"/>
                    <w:left w:val="none" w:sz="0" w:space="0" w:color="auto"/>
                    <w:bottom w:val="none" w:sz="0" w:space="0" w:color="auto"/>
                    <w:right w:val="none" w:sz="0" w:space="0" w:color="auto"/>
                  </w:divBdr>
                </w:div>
                <w:div w:id="2116704396">
                  <w:marLeft w:val="0"/>
                  <w:marRight w:val="0"/>
                  <w:marTop w:val="0"/>
                  <w:marBottom w:val="0"/>
                  <w:divBdr>
                    <w:top w:val="none" w:sz="0" w:space="0" w:color="auto"/>
                    <w:left w:val="none" w:sz="0" w:space="0" w:color="auto"/>
                    <w:bottom w:val="none" w:sz="0" w:space="0" w:color="auto"/>
                    <w:right w:val="none" w:sz="0" w:space="0" w:color="auto"/>
                  </w:divBdr>
                </w:div>
                <w:div w:id="2117171755">
                  <w:marLeft w:val="0"/>
                  <w:marRight w:val="0"/>
                  <w:marTop w:val="0"/>
                  <w:marBottom w:val="0"/>
                  <w:divBdr>
                    <w:top w:val="none" w:sz="0" w:space="0" w:color="auto"/>
                    <w:left w:val="none" w:sz="0" w:space="0" w:color="auto"/>
                    <w:bottom w:val="none" w:sz="0" w:space="0" w:color="auto"/>
                    <w:right w:val="none" w:sz="0" w:space="0" w:color="auto"/>
                  </w:divBdr>
                </w:div>
                <w:div w:id="2119447844">
                  <w:marLeft w:val="0"/>
                  <w:marRight w:val="0"/>
                  <w:marTop w:val="0"/>
                  <w:marBottom w:val="0"/>
                  <w:divBdr>
                    <w:top w:val="none" w:sz="0" w:space="0" w:color="auto"/>
                    <w:left w:val="none" w:sz="0" w:space="0" w:color="auto"/>
                    <w:bottom w:val="none" w:sz="0" w:space="0" w:color="auto"/>
                    <w:right w:val="none" w:sz="0" w:space="0" w:color="auto"/>
                  </w:divBdr>
                </w:div>
                <w:div w:id="2119835351">
                  <w:marLeft w:val="0"/>
                  <w:marRight w:val="0"/>
                  <w:marTop w:val="0"/>
                  <w:marBottom w:val="0"/>
                  <w:divBdr>
                    <w:top w:val="none" w:sz="0" w:space="0" w:color="auto"/>
                    <w:left w:val="none" w:sz="0" w:space="0" w:color="auto"/>
                    <w:bottom w:val="none" w:sz="0" w:space="0" w:color="auto"/>
                    <w:right w:val="none" w:sz="0" w:space="0" w:color="auto"/>
                  </w:divBdr>
                </w:div>
                <w:div w:id="2120055691">
                  <w:marLeft w:val="0"/>
                  <w:marRight w:val="0"/>
                  <w:marTop w:val="0"/>
                  <w:marBottom w:val="0"/>
                  <w:divBdr>
                    <w:top w:val="none" w:sz="0" w:space="0" w:color="auto"/>
                    <w:left w:val="none" w:sz="0" w:space="0" w:color="auto"/>
                    <w:bottom w:val="none" w:sz="0" w:space="0" w:color="auto"/>
                    <w:right w:val="none" w:sz="0" w:space="0" w:color="auto"/>
                  </w:divBdr>
                </w:div>
                <w:div w:id="2120105788">
                  <w:marLeft w:val="0"/>
                  <w:marRight w:val="0"/>
                  <w:marTop w:val="0"/>
                  <w:marBottom w:val="0"/>
                  <w:divBdr>
                    <w:top w:val="none" w:sz="0" w:space="0" w:color="auto"/>
                    <w:left w:val="none" w:sz="0" w:space="0" w:color="auto"/>
                    <w:bottom w:val="none" w:sz="0" w:space="0" w:color="auto"/>
                    <w:right w:val="none" w:sz="0" w:space="0" w:color="auto"/>
                  </w:divBdr>
                </w:div>
                <w:div w:id="2122454761">
                  <w:marLeft w:val="0"/>
                  <w:marRight w:val="0"/>
                  <w:marTop w:val="0"/>
                  <w:marBottom w:val="0"/>
                  <w:divBdr>
                    <w:top w:val="none" w:sz="0" w:space="0" w:color="auto"/>
                    <w:left w:val="none" w:sz="0" w:space="0" w:color="auto"/>
                    <w:bottom w:val="none" w:sz="0" w:space="0" w:color="auto"/>
                    <w:right w:val="none" w:sz="0" w:space="0" w:color="auto"/>
                  </w:divBdr>
                </w:div>
                <w:div w:id="2123066185">
                  <w:marLeft w:val="0"/>
                  <w:marRight w:val="0"/>
                  <w:marTop w:val="0"/>
                  <w:marBottom w:val="0"/>
                  <w:divBdr>
                    <w:top w:val="none" w:sz="0" w:space="0" w:color="auto"/>
                    <w:left w:val="none" w:sz="0" w:space="0" w:color="auto"/>
                    <w:bottom w:val="none" w:sz="0" w:space="0" w:color="auto"/>
                    <w:right w:val="none" w:sz="0" w:space="0" w:color="auto"/>
                  </w:divBdr>
                </w:div>
                <w:div w:id="2125685474">
                  <w:marLeft w:val="0"/>
                  <w:marRight w:val="0"/>
                  <w:marTop w:val="0"/>
                  <w:marBottom w:val="0"/>
                  <w:divBdr>
                    <w:top w:val="none" w:sz="0" w:space="0" w:color="auto"/>
                    <w:left w:val="none" w:sz="0" w:space="0" w:color="auto"/>
                    <w:bottom w:val="none" w:sz="0" w:space="0" w:color="auto"/>
                    <w:right w:val="none" w:sz="0" w:space="0" w:color="auto"/>
                  </w:divBdr>
                </w:div>
                <w:div w:id="2128617221">
                  <w:marLeft w:val="0"/>
                  <w:marRight w:val="0"/>
                  <w:marTop w:val="0"/>
                  <w:marBottom w:val="0"/>
                  <w:divBdr>
                    <w:top w:val="none" w:sz="0" w:space="0" w:color="auto"/>
                    <w:left w:val="none" w:sz="0" w:space="0" w:color="auto"/>
                    <w:bottom w:val="none" w:sz="0" w:space="0" w:color="auto"/>
                    <w:right w:val="none" w:sz="0" w:space="0" w:color="auto"/>
                  </w:divBdr>
                </w:div>
                <w:div w:id="2131391035">
                  <w:marLeft w:val="0"/>
                  <w:marRight w:val="0"/>
                  <w:marTop w:val="0"/>
                  <w:marBottom w:val="0"/>
                  <w:divBdr>
                    <w:top w:val="none" w:sz="0" w:space="0" w:color="auto"/>
                    <w:left w:val="none" w:sz="0" w:space="0" w:color="auto"/>
                    <w:bottom w:val="none" w:sz="0" w:space="0" w:color="auto"/>
                    <w:right w:val="none" w:sz="0" w:space="0" w:color="auto"/>
                  </w:divBdr>
                </w:div>
                <w:div w:id="2132093939">
                  <w:marLeft w:val="0"/>
                  <w:marRight w:val="0"/>
                  <w:marTop w:val="0"/>
                  <w:marBottom w:val="0"/>
                  <w:divBdr>
                    <w:top w:val="none" w:sz="0" w:space="0" w:color="auto"/>
                    <w:left w:val="none" w:sz="0" w:space="0" w:color="auto"/>
                    <w:bottom w:val="none" w:sz="0" w:space="0" w:color="auto"/>
                    <w:right w:val="none" w:sz="0" w:space="0" w:color="auto"/>
                  </w:divBdr>
                </w:div>
                <w:div w:id="2133404667">
                  <w:marLeft w:val="0"/>
                  <w:marRight w:val="0"/>
                  <w:marTop w:val="0"/>
                  <w:marBottom w:val="0"/>
                  <w:divBdr>
                    <w:top w:val="none" w:sz="0" w:space="0" w:color="auto"/>
                    <w:left w:val="none" w:sz="0" w:space="0" w:color="auto"/>
                    <w:bottom w:val="none" w:sz="0" w:space="0" w:color="auto"/>
                    <w:right w:val="none" w:sz="0" w:space="0" w:color="auto"/>
                  </w:divBdr>
                </w:div>
                <w:div w:id="2133861084">
                  <w:marLeft w:val="0"/>
                  <w:marRight w:val="0"/>
                  <w:marTop w:val="0"/>
                  <w:marBottom w:val="0"/>
                  <w:divBdr>
                    <w:top w:val="none" w:sz="0" w:space="0" w:color="auto"/>
                    <w:left w:val="none" w:sz="0" w:space="0" w:color="auto"/>
                    <w:bottom w:val="none" w:sz="0" w:space="0" w:color="auto"/>
                    <w:right w:val="none" w:sz="0" w:space="0" w:color="auto"/>
                  </w:divBdr>
                </w:div>
                <w:div w:id="2135638064">
                  <w:marLeft w:val="0"/>
                  <w:marRight w:val="0"/>
                  <w:marTop w:val="0"/>
                  <w:marBottom w:val="0"/>
                  <w:divBdr>
                    <w:top w:val="none" w:sz="0" w:space="0" w:color="auto"/>
                    <w:left w:val="none" w:sz="0" w:space="0" w:color="auto"/>
                    <w:bottom w:val="none" w:sz="0" w:space="0" w:color="auto"/>
                    <w:right w:val="none" w:sz="0" w:space="0" w:color="auto"/>
                  </w:divBdr>
                </w:div>
                <w:div w:id="2136100982">
                  <w:marLeft w:val="0"/>
                  <w:marRight w:val="0"/>
                  <w:marTop w:val="0"/>
                  <w:marBottom w:val="0"/>
                  <w:divBdr>
                    <w:top w:val="none" w:sz="0" w:space="0" w:color="auto"/>
                    <w:left w:val="none" w:sz="0" w:space="0" w:color="auto"/>
                    <w:bottom w:val="none" w:sz="0" w:space="0" w:color="auto"/>
                    <w:right w:val="none" w:sz="0" w:space="0" w:color="auto"/>
                  </w:divBdr>
                </w:div>
                <w:div w:id="2138913481">
                  <w:marLeft w:val="0"/>
                  <w:marRight w:val="0"/>
                  <w:marTop w:val="0"/>
                  <w:marBottom w:val="0"/>
                  <w:divBdr>
                    <w:top w:val="none" w:sz="0" w:space="0" w:color="auto"/>
                    <w:left w:val="none" w:sz="0" w:space="0" w:color="auto"/>
                    <w:bottom w:val="none" w:sz="0" w:space="0" w:color="auto"/>
                    <w:right w:val="none" w:sz="0" w:space="0" w:color="auto"/>
                  </w:divBdr>
                </w:div>
                <w:div w:id="2139642679">
                  <w:marLeft w:val="0"/>
                  <w:marRight w:val="0"/>
                  <w:marTop w:val="0"/>
                  <w:marBottom w:val="0"/>
                  <w:divBdr>
                    <w:top w:val="none" w:sz="0" w:space="0" w:color="auto"/>
                    <w:left w:val="none" w:sz="0" w:space="0" w:color="auto"/>
                    <w:bottom w:val="none" w:sz="0" w:space="0" w:color="auto"/>
                    <w:right w:val="none" w:sz="0" w:space="0" w:color="auto"/>
                  </w:divBdr>
                </w:div>
                <w:div w:id="2140564769">
                  <w:marLeft w:val="0"/>
                  <w:marRight w:val="0"/>
                  <w:marTop w:val="0"/>
                  <w:marBottom w:val="0"/>
                  <w:divBdr>
                    <w:top w:val="none" w:sz="0" w:space="0" w:color="auto"/>
                    <w:left w:val="none" w:sz="0" w:space="0" w:color="auto"/>
                    <w:bottom w:val="none" w:sz="0" w:space="0" w:color="auto"/>
                    <w:right w:val="none" w:sz="0" w:space="0" w:color="auto"/>
                  </w:divBdr>
                </w:div>
                <w:div w:id="2142377557">
                  <w:marLeft w:val="0"/>
                  <w:marRight w:val="0"/>
                  <w:marTop w:val="0"/>
                  <w:marBottom w:val="0"/>
                  <w:divBdr>
                    <w:top w:val="none" w:sz="0" w:space="0" w:color="auto"/>
                    <w:left w:val="none" w:sz="0" w:space="0" w:color="auto"/>
                    <w:bottom w:val="none" w:sz="0" w:space="0" w:color="auto"/>
                    <w:right w:val="none" w:sz="0" w:space="0" w:color="auto"/>
                  </w:divBdr>
                </w:div>
                <w:div w:id="2147040328">
                  <w:marLeft w:val="0"/>
                  <w:marRight w:val="0"/>
                  <w:marTop w:val="0"/>
                  <w:marBottom w:val="0"/>
                  <w:divBdr>
                    <w:top w:val="none" w:sz="0" w:space="0" w:color="auto"/>
                    <w:left w:val="none" w:sz="0" w:space="0" w:color="auto"/>
                    <w:bottom w:val="none" w:sz="0" w:space="0" w:color="auto"/>
                    <w:right w:val="none" w:sz="0" w:space="0" w:color="auto"/>
                  </w:divBdr>
                </w:div>
              </w:divsChild>
            </w:div>
            <w:div w:id="1253394470">
              <w:marLeft w:val="0"/>
              <w:marRight w:val="0"/>
              <w:marTop w:val="0"/>
              <w:marBottom w:val="0"/>
              <w:divBdr>
                <w:top w:val="none" w:sz="0" w:space="0" w:color="auto"/>
                <w:left w:val="none" w:sz="0" w:space="0" w:color="auto"/>
                <w:bottom w:val="none" w:sz="0" w:space="0" w:color="auto"/>
                <w:right w:val="none" w:sz="0" w:space="0" w:color="auto"/>
              </w:divBdr>
            </w:div>
            <w:div w:id="1253665806">
              <w:marLeft w:val="0"/>
              <w:marRight w:val="0"/>
              <w:marTop w:val="0"/>
              <w:marBottom w:val="0"/>
              <w:divBdr>
                <w:top w:val="none" w:sz="0" w:space="0" w:color="auto"/>
                <w:left w:val="none" w:sz="0" w:space="0" w:color="auto"/>
                <w:bottom w:val="none" w:sz="0" w:space="0" w:color="auto"/>
                <w:right w:val="none" w:sz="0" w:space="0" w:color="auto"/>
              </w:divBdr>
            </w:div>
            <w:div w:id="1256480949">
              <w:marLeft w:val="0"/>
              <w:marRight w:val="0"/>
              <w:marTop w:val="0"/>
              <w:marBottom w:val="0"/>
              <w:divBdr>
                <w:top w:val="none" w:sz="0" w:space="0" w:color="auto"/>
                <w:left w:val="none" w:sz="0" w:space="0" w:color="auto"/>
                <w:bottom w:val="none" w:sz="0" w:space="0" w:color="auto"/>
                <w:right w:val="none" w:sz="0" w:space="0" w:color="auto"/>
              </w:divBdr>
            </w:div>
            <w:div w:id="1258371919">
              <w:marLeft w:val="0"/>
              <w:marRight w:val="0"/>
              <w:marTop w:val="0"/>
              <w:marBottom w:val="0"/>
              <w:divBdr>
                <w:top w:val="none" w:sz="0" w:space="0" w:color="auto"/>
                <w:left w:val="none" w:sz="0" w:space="0" w:color="auto"/>
                <w:bottom w:val="none" w:sz="0" w:space="0" w:color="auto"/>
                <w:right w:val="none" w:sz="0" w:space="0" w:color="auto"/>
              </w:divBdr>
            </w:div>
            <w:div w:id="1258948658">
              <w:marLeft w:val="0"/>
              <w:marRight w:val="0"/>
              <w:marTop w:val="0"/>
              <w:marBottom w:val="0"/>
              <w:divBdr>
                <w:top w:val="none" w:sz="0" w:space="0" w:color="auto"/>
                <w:left w:val="none" w:sz="0" w:space="0" w:color="auto"/>
                <w:bottom w:val="none" w:sz="0" w:space="0" w:color="auto"/>
                <w:right w:val="none" w:sz="0" w:space="0" w:color="auto"/>
              </w:divBdr>
            </w:div>
            <w:div w:id="1259020208">
              <w:marLeft w:val="0"/>
              <w:marRight w:val="0"/>
              <w:marTop w:val="0"/>
              <w:marBottom w:val="0"/>
              <w:divBdr>
                <w:top w:val="none" w:sz="0" w:space="0" w:color="auto"/>
                <w:left w:val="none" w:sz="0" w:space="0" w:color="auto"/>
                <w:bottom w:val="none" w:sz="0" w:space="0" w:color="auto"/>
                <w:right w:val="none" w:sz="0" w:space="0" w:color="auto"/>
              </w:divBdr>
            </w:div>
            <w:div w:id="1260408906">
              <w:marLeft w:val="0"/>
              <w:marRight w:val="0"/>
              <w:marTop w:val="0"/>
              <w:marBottom w:val="0"/>
              <w:divBdr>
                <w:top w:val="none" w:sz="0" w:space="0" w:color="auto"/>
                <w:left w:val="none" w:sz="0" w:space="0" w:color="auto"/>
                <w:bottom w:val="none" w:sz="0" w:space="0" w:color="auto"/>
                <w:right w:val="none" w:sz="0" w:space="0" w:color="auto"/>
              </w:divBdr>
            </w:div>
            <w:div w:id="1262878884">
              <w:marLeft w:val="0"/>
              <w:marRight w:val="0"/>
              <w:marTop w:val="0"/>
              <w:marBottom w:val="0"/>
              <w:divBdr>
                <w:top w:val="none" w:sz="0" w:space="0" w:color="auto"/>
                <w:left w:val="none" w:sz="0" w:space="0" w:color="auto"/>
                <w:bottom w:val="none" w:sz="0" w:space="0" w:color="auto"/>
                <w:right w:val="none" w:sz="0" w:space="0" w:color="auto"/>
              </w:divBdr>
            </w:div>
            <w:div w:id="1264268531">
              <w:marLeft w:val="0"/>
              <w:marRight w:val="0"/>
              <w:marTop w:val="0"/>
              <w:marBottom w:val="0"/>
              <w:divBdr>
                <w:top w:val="none" w:sz="0" w:space="0" w:color="auto"/>
                <w:left w:val="none" w:sz="0" w:space="0" w:color="auto"/>
                <w:bottom w:val="none" w:sz="0" w:space="0" w:color="auto"/>
                <w:right w:val="none" w:sz="0" w:space="0" w:color="auto"/>
              </w:divBdr>
            </w:div>
            <w:div w:id="1266115738">
              <w:marLeft w:val="0"/>
              <w:marRight w:val="0"/>
              <w:marTop w:val="0"/>
              <w:marBottom w:val="0"/>
              <w:divBdr>
                <w:top w:val="none" w:sz="0" w:space="0" w:color="auto"/>
                <w:left w:val="none" w:sz="0" w:space="0" w:color="auto"/>
                <w:bottom w:val="none" w:sz="0" w:space="0" w:color="auto"/>
                <w:right w:val="none" w:sz="0" w:space="0" w:color="auto"/>
              </w:divBdr>
            </w:div>
            <w:div w:id="1267494310">
              <w:marLeft w:val="0"/>
              <w:marRight w:val="0"/>
              <w:marTop w:val="0"/>
              <w:marBottom w:val="0"/>
              <w:divBdr>
                <w:top w:val="none" w:sz="0" w:space="0" w:color="auto"/>
                <w:left w:val="none" w:sz="0" w:space="0" w:color="auto"/>
                <w:bottom w:val="none" w:sz="0" w:space="0" w:color="auto"/>
                <w:right w:val="none" w:sz="0" w:space="0" w:color="auto"/>
              </w:divBdr>
            </w:div>
            <w:div w:id="1267497029">
              <w:marLeft w:val="0"/>
              <w:marRight w:val="0"/>
              <w:marTop w:val="0"/>
              <w:marBottom w:val="0"/>
              <w:divBdr>
                <w:top w:val="none" w:sz="0" w:space="0" w:color="auto"/>
                <w:left w:val="none" w:sz="0" w:space="0" w:color="auto"/>
                <w:bottom w:val="none" w:sz="0" w:space="0" w:color="auto"/>
                <w:right w:val="none" w:sz="0" w:space="0" w:color="auto"/>
              </w:divBdr>
            </w:div>
            <w:div w:id="1270508580">
              <w:marLeft w:val="0"/>
              <w:marRight w:val="0"/>
              <w:marTop w:val="0"/>
              <w:marBottom w:val="0"/>
              <w:divBdr>
                <w:top w:val="none" w:sz="0" w:space="0" w:color="auto"/>
                <w:left w:val="none" w:sz="0" w:space="0" w:color="auto"/>
                <w:bottom w:val="none" w:sz="0" w:space="0" w:color="auto"/>
                <w:right w:val="none" w:sz="0" w:space="0" w:color="auto"/>
              </w:divBdr>
            </w:div>
            <w:div w:id="1270939735">
              <w:marLeft w:val="0"/>
              <w:marRight w:val="0"/>
              <w:marTop w:val="0"/>
              <w:marBottom w:val="0"/>
              <w:divBdr>
                <w:top w:val="none" w:sz="0" w:space="0" w:color="auto"/>
                <w:left w:val="none" w:sz="0" w:space="0" w:color="auto"/>
                <w:bottom w:val="none" w:sz="0" w:space="0" w:color="auto"/>
                <w:right w:val="none" w:sz="0" w:space="0" w:color="auto"/>
              </w:divBdr>
            </w:div>
            <w:div w:id="1272476697">
              <w:marLeft w:val="0"/>
              <w:marRight w:val="0"/>
              <w:marTop w:val="0"/>
              <w:marBottom w:val="0"/>
              <w:divBdr>
                <w:top w:val="none" w:sz="0" w:space="0" w:color="auto"/>
                <w:left w:val="none" w:sz="0" w:space="0" w:color="auto"/>
                <w:bottom w:val="none" w:sz="0" w:space="0" w:color="auto"/>
                <w:right w:val="none" w:sz="0" w:space="0" w:color="auto"/>
              </w:divBdr>
            </w:div>
            <w:div w:id="1274636093">
              <w:marLeft w:val="0"/>
              <w:marRight w:val="0"/>
              <w:marTop w:val="0"/>
              <w:marBottom w:val="0"/>
              <w:divBdr>
                <w:top w:val="none" w:sz="0" w:space="0" w:color="auto"/>
                <w:left w:val="none" w:sz="0" w:space="0" w:color="auto"/>
                <w:bottom w:val="none" w:sz="0" w:space="0" w:color="auto"/>
                <w:right w:val="none" w:sz="0" w:space="0" w:color="auto"/>
              </w:divBdr>
            </w:div>
            <w:div w:id="1277908695">
              <w:marLeft w:val="0"/>
              <w:marRight w:val="0"/>
              <w:marTop w:val="0"/>
              <w:marBottom w:val="0"/>
              <w:divBdr>
                <w:top w:val="none" w:sz="0" w:space="0" w:color="auto"/>
                <w:left w:val="none" w:sz="0" w:space="0" w:color="auto"/>
                <w:bottom w:val="none" w:sz="0" w:space="0" w:color="auto"/>
                <w:right w:val="none" w:sz="0" w:space="0" w:color="auto"/>
              </w:divBdr>
            </w:div>
            <w:div w:id="1281035649">
              <w:marLeft w:val="0"/>
              <w:marRight w:val="0"/>
              <w:marTop w:val="0"/>
              <w:marBottom w:val="0"/>
              <w:divBdr>
                <w:top w:val="none" w:sz="0" w:space="0" w:color="auto"/>
                <w:left w:val="none" w:sz="0" w:space="0" w:color="auto"/>
                <w:bottom w:val="none" w:sz="0" w:space="0" w:color="auto"/>
                <w:right w:val="none" w:sz="0" w:space="0" w:color="auto"/>
              </w:divBdr>
            </w:div>
            <w:div w:id="1281885684">
              <w:marLeft w:val="0"/>
              <w:marRight w:val="0"/>
              <w:marTop w:val="0"/>
              <w:marBottom w:val="0"/>
              <w:divBdr>
                <w:top w:val="none" w:sz="0" w:space="0" w:color="auto"/>
                <w:left w:val="none" w:sz="0" w:space="0" w:color="auto"/>
                <w:bottom w:val="none" w:sz="0" w:space="0" w:color="auto"/>
                <w:right w:val="none" w:sz="0" w:space="0" w:color="auto"/>
              </w:divBdr>
            </w:div>
            <w:div w:id="1289816137">
              <w:marLeft w:val="0"/>
              <w:marRight w:val="0"/>
              <w:marTop w:val="0"/>
              <w:marBottom w:val="0"/>
              <w:divBdr>
                <w:top w:val="none" w:sz="0" w:space="0" w:color="auto"/>
                <w:left w:val="none" w:sz="0" w:space="0" w:color="auto"/>
                <w:bottom w:val="none" w:sz="0" w:space="0" w:color="auto"/>
                <w:right w:val="none" w:sz="0" w:space="0" w:color="auto"/>
              </w:divBdr>
            </w:div>
            <w:div w:id="1296370136">
              <w:marLeft w:val="0"/>
              <w:marRight w:val="0"/>
              <w:marTop w:val="0"/>
              <w:marBottom w:val="0"/>
              <w:divBdr>
                <w:top w:val="none" w:sz="0" w:space="0" w:color="auto"/>
                <w:left w:val="none" w:sz="0" w:space="0" w:color="auto"/>
                <w:bottom w:val="none" w:sz="0" w:space="0" w:color="auto"/>
                <w:right w:val="none" w:sz="0" w:space="0" w:color="auto"/>
              </w:divBdr>
            </w:div>
            <w:div w:id="1297180283">
              <w:marLeft w:val="0"/>
              <w:marRight w:val="0"/>
              <w:marTop w:val="0"/>
              <w:marBottom w:val="0"/>
              <w:divBdr>
                <w:top w:val="none" w:sz="0" w:space="0" w:color="auto"/>
                <w:left w:val="none" w:sz="0" w:space="0" w:color="auto"/>
                <w:bottom w:val="none" w:sz="0" w:space="0" w:color="auto"/>
                <w:right w:val="none" w:sz="0" w:space="0" w:color="auto"/>
              </w:divBdr>
            </w:div>
            <w:div w:id="1298073131">
              <w:marLeft w:val="0"/>
              <w:marRight w:val="0"/>
              <w:marTop w:val="0"/>
              <w:marBottom w:val="0"/>
              <w:divBdr>
                <w:top w:val="none" w:sz="0" w:space="0" w:color="auto"/>
                <w:left w:val="none" w:sz="0" w:space="0" w:color="auto"/>
                <w:bottom w:val="none" w:sz="0" w:space="0" w:color="auto"/>
                <w:right w:val="none" w:sz="0" w:space="0" w:color="auto"/>
              </w:divBdr>
            </w:div>
            <w:div w:id="1298799833">
              <w:marLeft w:val="0"/>
              <w:marRight w:val="0"/>
              <w:marTop w:val="0"/>
              <w:marBottom w:val="0"/>
              <w:divBdr>
                <w:top w:val="none" w:sz="0" w:space="0" w:color="auto"/>
                <w:left w:val="none" w:sz="0" w:space="0" w:color="auto"/>
                <w:bottom w:val="none" w:sz="0" w:space="0" w:color="auto"/>
                <w:right w:val="none" w:sz="0" w:space="0" w:color="auto"/>
              </w:divBdr>
            </w:div>
            <w:div w:id="1301424702">
              <w:marLeft w:val="0"/>
              <w:marRight w:val="0"/>
              <w:marTop w:val="0"/>
              <w:marBottom w:val="0"/>
              <w:divBdr>
                <w:top w:val="none" w:sz="0" w:space="0" w:color="auto"/>
                <w:left w:val="none" w:sz="0" w:space="0" w:color="auto"/>
                <w:bottom w:val="none" w:sz="0" w:space="0" w:color="auto"/>
                <w:right w:val="none" w:sz="0" w:space="0" w:color="auto"/>
              </w:divBdr>
            </w:div>
            <w:div w:id="1301619377">
              <w:marLeft w:val="0"/>
              <w:marRight w:val="0"/>
              <w:marTop w:val="0"/>
              <w:marBottom w:val="0"/>
              <w:divBdr>
                <w:top w:val="none" w:sz="0" w:space="0" w:color="auto"/>
                <w:left w:val="none" w:sz="0" w:space="0" w:color="auto"/>
                <w:bottom w:val="none" w:sz="0" w:space="0" w:color="auto"/>
                <w:right w:val="none" w:sz="0" w:space="0" w:color="auto"/>
              </w:divBdr>
            </w:div>
            <w:div w:id="1307275745">
              <w:marLeft w:val="0"/>
              <w:marRight w:val="0"/>
              <w:marTop w:val="0"/>
              <w:marBottom w:val="0"/>
              <w:divBdr>
                <w:top w:val="none" w:sz="0" w:space="0" w:color="auto"/>
                <w:left w:val="none" w:sz="0" w:space="0" w:color="auto"/>
                <w:bottom w:val="none" w:sz="0" w:space="0" w:color="auto"/>
                <w:right w:val="none" w:sz="0" w:space="0" w:color="auto"/>
              </w:divBdr>
            </w:div>
            <w:div w:id="1307664504">
              <w:marLeft w:val="0"/>
              <w:marRight w:val="0"/>
              <w:marTop w:val="0"/>
              <w:marBottom w:val="0"/>
              <w:divBdr>
                <w:top w:val="none" w:sz="0" w:space="0" w:color="auto"/>
                <w:left w:val="none" w:sz="0" w:space="0" w:color="auto"/>
                <w:bottom w:val="none" w:sz="0" w:space="0" w:color="auto"/>
                <w:right w:val="none" w:sz="0" w:space="0" w:color="auto"/>
              </w:divBdr>
            </w:div>
            <w:div w:id="1309431108">
              <w:marLeft w:val="0"/>
              <w:marRight w:val="0"/>
              <w:marTop w:val="0"/>
              <w:marBottom w:val="0"/>
              <w:divBdr>
                <w:top w:val="none" w:sz="0" w:space="0" w:color="auto"/>
                <w:left w:val="none" w:sz="0" w:space="0" w:color="auto"/>
                <w:bottom w:val="none" w:sz="0" w:space="0" w:color="auto"/>
                <w:right w:val="none" w:sz="0" w:space="0" w:color="auto"/>
              </w:divBdr>
            </w:div>
            <w:div w:id="1310282004">
              <w:marLeft w:val="0"/>
              <w:marRight w:val="0"/>
              <w:marTop w:val="0"/>
              <w:marBottom w:val="0"/>
              <w:divBdr>
                <w:top w:val="none" w:sz="0" w:space="0" w:color="auto"/>
                <w:left w:val="none" w:sz="0" w:space="0" w:color="auto"/>
                <w:bottom w:val="none" w:sz="0" w:space="0" w:color="auto"/>
                <w:right w:val="none" w:sz="0" w:space="0" w:color="auto"/>
              </w:divBdr>
            </w:div>
            <w:div w:id="1311137663">
              <w:marLeft w:val="0"/>
              <w:marRight w:val="0"/>
              <w:marTop w:val="0"/>
              <w:marBottom w:val="0"/>
              <w:divBdr>
                <w:top w:val="none" w:sz="0" w:space="0" w:color="auto"/>
                <w:left w:val="none" w:sz="0" w:space="0" w:color="auto"/>
                <w:bottom w:val="none" w:sz="0" w:space="0" w:color="auto"/>
                <w:right w:val="none" w:sz="0" w:space="0" w:color="auto"/>
              </w:divBdr>
            </w:div>
            <w:div w:id="1312174375">
              <w:marLeft w:val="0"/>
              <w:marRight w:val="0"/>
              <w:marTop w:val="0"/>
              <w:marBottom w:val="0"/>
              <w:divBdr>
                <w:top w:val="none" w:sz="0" w:space="0" w:color="auto"/>
                <w:left w:val="none" w:sz="0" w:space="0" w:color="auto"/>
                <w:bottom w:val="none" w:sz="0" w:space="0" w:color="auto"/>
                <w:right w:val="none" w:sz="0" w:space="0" w:color="auto"/>
              </w:divBdr>
            </w:div>
            <w:div w:id="1312365667">
              <w:marLeft w:val="0"/>
              <w:marRight w:val="0"/>
              <w:marTop w:val="0"/>
              <w:marBottom w:val="0"/>
              <w:divBdr>
                <w:top w:val="none" w:sz="0" w:space="0" w:color="auto"/>
                <w:left w:val="none" w:sz="0" w:space="0" w:color="auto"/>
                <w:bottom w:val="none" w:sz="0" w:space="0" w:color="auto"/>
                <w:right w:val="none" w:sz="0" w:space="0" w:color="auto"/>
              </w:divBdr>
            </w:div>
            <w:div w:id="1314791869">
              <w:marLeft w:val="0"/>
              <w:marRight w:val="0"/>
              <w:marTop w:val="0"/>
              <w:marBottom w:val="0"/>
              <w:divBdr>
                <w:top w:val="none" w:sz="0" w:space="0" w:color="auto"/>
                <w:left w:val="none" w:sz="0" w:space="0" w:color="auto"/>
                <w:bottom w:val="none" w:sz="0" w:space="0" w:color="auto"/>
                <w:right w:val="none" w:sz="0" w:space="0" w:color="auto"/>
              </w:divBdr>
            </w:div>
            <w:div w:id="1314942181">
              <w:marLeft w:val="0"/>
              <w:marRight w:val="0"/>
              <w:marTop w:val="0"/>
              <w:marBottom w:val="0"/>
              <w:divBdr>
                <w:top w:val="none" w:sz="0" w:space="0" w:color="auto"/>
                <w:left w:val="none" w:sz="0" w:space="0" w:color="auto"/>
                <w:bottom w:val="none" w:sz="0" w:space="0" w:color="auto"/>
                <w:right w:val="none" w:sz="0" w:space="0" w:color="auto"/>
              </w:divBdr>
            </w:div>
            <w:div w:id="1317303864">
              <w:marLeft w:val="0"/>
              <w:marRight w:val="0"/>
              <w:marTop w:val="0"/>
              <w:marBottom w:val="0"/>
              <w:divBdr>
                <w:top w:val="none" w:sz="0" w:space="0" w:color="auto"/>
                <w:left w:val="none" w:sz="0" w:space="0" w:color="auto"/>
                <w:bottom w:val="none" w:sz="0" w:space="0" w:color="auto"/>
                <w:right w:val="none" w:sz="0" w:space="0" w:color="auto"/>
              </w:divBdr>
            </w:div>
            <w:div w:id="1318878866">
              <w:marLeft w:val="0"/>
              <w:marRight w:val="0"/>
              <w:marTop w:val="0"/>
              <w:marBottom w:val="0"/>
              <w:divBdr>
                <w:top w:val="none" w:sz="0" w:space="0" w:color="auto"/>
                <w:left w:val="none" w:sz="0" w:space="0" w:color="auto"/>
                <w:bottom w:val="none" w:sz="0" w:space="0" w:color="auto"/>
                <w:right w:val="none" w:sz="0" w:space="0" w:color="auto"/>
              </w:divBdr>
            </w:div>
            <w:div w:id="1320427761">
              <w:marLeft w:val="0"/>
              <w:marRight w:val="0"/>
              <w:marTop w:val="0"/>
              <w:marBottom w:val="0"/>
              <w:divBdr>
                <w:top w:val="none" w:sz="0" w:space="0" w:color="auto"/>
                <w:left w:val="none" w:sz="0" w:space="0" w:color="auto"/>
                <w:bottom w:val="none" w:sz="0" w:space="0" w:color="auto"/>
                <w:right w:val="none" w:sz="0" w:space="0" w:color="auto"/>
              </w:divBdr>
            </w:div>
            <w:div w:id="1327056343">
              <w:marLeft w:val="0"/>
              <w:marRight w:val="0"/>
              <w:marTop w:val="0"/>
              <w:marBottom w:val="0"/>
              <w:divBdr>
                <w:top w:val="none" w:sz="0" w:space="0" w:color="auto"/>
                <w:left w:val="none" w:sz="0" w:space="0" w:color="auto"/>
                <w:bottom w:val="none" w:sz="0" w:space="0" w:color="auto"/>
                <w:right w:val="none" w:sz="0" w:space="0" w:color="auto"/>
              </w:divBdr>
            </w:div>
            <w:div w:id="1329597180">
              <w:marLeft w:val="0"/>
              <w:marRight w:val="0"/>
              <w:marTop w:val="0"/>
              <w:marBottom w:val="0"/>
              <w:divBdr>
                <w:top w:val="none" w:sz="0" w:space="0" w:color="auto"/>
                <w:left w:val="none" w:sz="0" w:space="0" w:color="auto"/>
                <w:bottom w:val="none" w:sz="0" w:space="0" w:color="auto"/>
                <w:right w:val="none" w:sz="0" w:space="0" w:color="auto"/>
              </w:divBdr>
            </w:div>
            <w:div w:id="1334070822">
              <w:marLeft w:val="0"/>
              <w:marRight w:val="0"/>
              <w:marTop w:val="0"/>
              <w:marBottom w:val="0"/>
              <w:divBdr>
                <w:top w:val="none" w:sz="0" w:space="0" w:color="auto"/>
                <w:left w:val="none" w:sz="0" w:space="0" w:color="auto"/>
                <w:bottom w:val="none" w:sz="0" w:space="0" w:color="auto"/>
                <w:right w:val="none" w:sz="0" w:space="0" w:color="auto"/>
              </w:divBdr>
            </w:div>
            <w:div w:id="1334072248">
              <w:marLeft w:val="0"/>
              <w:marRight w:val="0"/>
              <w:marTop w:val="0"/>
              <w:marBottom w:val="0"/>
              <w:divBdr>
                <w:top w:val="none" w:sz="0" w:space="0" w:color="auto"/>
                <w:left w:val="none" w:sz="0" w:space="0" w:color="auto"/>
                <w:bottom w:val="none" w:sz="0" w:space="0" w:color="auto"/>
                <w:right w:val="none" w:sz="0" w:space="0" w:color="auto"/>
              </w:divBdr>
            </w:div>
            <w:div w:id="1340740875">
              <w:marLeft w:val="0"/>
              <w:marRight w:val="0"/>
              <w:marTop w:val="0"/>
              <w:marBottom w:val="0"/>
              <w:divBdr>
                <w:top w:val="none" w:sz="0" w:space="0" w:color="auto"/>
                <w:left w:val="none" w:sz="0" w:space="0" w:color="auto"/>
                <w:bottom w:val="none" w:sz="0" w:space="0" w:color="auto"/>
                <w:right w:val="none" w:sz="0" w:space="0" w:color="auto"/>
              </w:divBdr>
            </w:div>
            <w:div w:id="1342397474">
              <w:marLeft w:val="0"/>
              <w:marRight w:val="0"/>
              <w:marTop w:val="0"/>
              <w:marBottom w:val="0"/>
              <w:divBdr>
                <w:top w:val="none" w:sz="0" w:space="0" w:color="auto"/>
                <w:left w:val="none" w:sz="0" w:space="0" w:color="auto"/>
                <w:bottom w:val="none" w:sz="0" w:space="0" w:color="auto"/>
                <w:right w:val="none" w:sz="0" w:space="0" w:color="auto"/>
              </w:divBdr>
            </w:div>
            <w:div w:id="1344824597">
              <w:marLeft w:val="0"/>
              <w:marRight w:val="0"/>
              <w:marTop w:val="0"/>
              <w:marBottom w:val="0"/>
              <w:divBdr>
                <w:top w:val="none" w:sz="0" w:space="0" w:color="auto"/>
                <w:left w:val="none" w:sz="0" w:space="0" w:color="auto"/>
                <w:bottom w:val="none" w:sz="0" w:space="0" w:color="auto"/>
                <w:right w:val="none" w:sz="0" w:space="0" w:color="auto"/>
              </w:divBdr>
            </w:div>
            <w:div w:id="1345129019">
              <w:marLeft w:val="0"/>
              <w:marRight w:val="0"/>
              <w:marTop w:val="0"/>
              <w:marBottom w:val="0"/>
              <w:divBdr>
                <w:top w:val="none" w:sz="0" w:space="0" w:color="auto"/>
                <w:left w:val="none" w:sz="0" w:space="0" w:color="auto"/>
                <w:bottom w:val="none" w:sz="0" w:space="0" w:color="auto"/>
                <w:right w:val="none" w:sz="0" w:space="0" w:color="auto"/>
              </w:divBdr>
            </w:div>
            <w:div w:id="1348098494">
              <w:marLeft w:val="0"/>
              <w:marRight w:val="0"/>
              <w:marTop w:val="0"/>
              <w:marBottom w:val="0"/>
              <w:divBdr>
                <w:top w:val="none" w:sz="0" w:space="0" w:color="auto"/>
                <w:left w:val="none" w:sz="0" w:space="0" w:color="auto"/>
                <w:bottom w:val="none" w:sz="0" w:space="0" w:color="auto"/>
                <w:right w:val="none" w:sz="0" w:space="0" w:color="auto"/>
              </w:divBdr>
            </w:div>
            <w:div w:id="1351562322">
              <w:marLeft w:val="0"/>
              <w:marRight w:val="0"/>
              <w:marTop w:val="0"/>
              <w:marBottom w:val="0"/>
              <w:divBdr>
                <w:top w:val="none" w:sz="0" w:space="0" w:color="auto"/>
                <w:left w:val="none" w:sz="0" w:space="0" w:color="auto"/>
                <w:bottom w:val="none" w:sz="0" w:space="0" w:color="auto"/>
                <w:right w:val="none" w:sz="0" w:space="0" w:color="auto"/>
              </w:divBdr>
            </w:div>
            <w:div w:id="1353410727">
              <w:marLeft w:val="0"/>
              <w:marRight w:val="0"/>
              <w:marTop w:val="0"/>
              <w:marBottom w:val="0"/>
              <w:divBdr>
                <w:top w:val="none" w:sz="0" w:space="0" w:color="auto"/>
                <w:left w:val="none" w:sz="0" w:space="0" w:color="auto"/>
                <w:bottom w:val="none" w:sz="0" w:space="0" w:color="auto"/>
                <w:right w:val="none" w:sz="0" w:space="0" w:color="auto"/>
              </w:divBdr>
            </w:div>
            <w:div w:id="1354189418">
              <w:marLeft w:val="0"/>
              <w:marRight w:val="0"/>
              <w:marTop w:val="0"/>
              <w:marBottom w:val="0"/>
              <w:divBdr>
                <w:top w:val="none" w:sz="0" w:space="0" w:color="auto"/>
                <w:left w:val="none" w:sz="0" w:space="0" w:color="auto"/>
                <w:bottom w:val="none" w:sz="0" w:space="0" w:color="auto"/>
                <w:right w:val="none" w:sz="0" w:space="0" w:color="auto"/>
              </w:divBdr>
            </w:div>
            <w:div w:id="1356954729">
              <w:marLeft w:val="0"/>
              <w:marRight w:val="0"/>
              <w:marTop w:val="0"/>
              <w:marBottom w:val="0"/>
              <w:divBdr>
                <w:top w:val="none" w:sz="0" w:space="0" w:color="auto"/>
                <w:left w:val="none" w:sz="0" w:space="0" w:color="auto"/>
                <w:bottom w:val="none" w:sz="0" w:space="0" w:color="auto"/>
                <w:right w:val="none" w:sz="0" w:space="0" w:color="auto"/>
              </w:divBdr>
            </w:div>
            <w:div w:id="1357000480">
              <w:marLeft w:val="0"/>
              <w:marRight w:val="0"/>
              <w:marTop w:val="0"/>
              <w:marBottom w:val="0"/>
              <w:divBdr>
                <w:top w:val="none" w:sz="0" w:space="0" w:color="auto"/>
                <w:left w:val="none" w:sz="0" w:space="0" w:color="auto"/>
                <w:bottom w:val="none" w:sz="0" w:space="0" w:color="auto"/>
                <w:right w:val="none" w:sz="0" w:space="0" w:color="auto"/>
              </w:divBdr>
            </w:div>
            <w:div w:id="1357778267">
              <w:marLeft w:val="0"/>
              <w:marRight w:val="0"/>
              <w:marTop w:val="0"/>
              <w:marBottom w:val="0"/>
              <w:divBdr>
                <w:top w:val="none" w:sz="0" w:space="0" w:color="auto"/>
                <w:left w:val="none" w:sz="0" w:space="0" w:color="auto"/>
                <w:bottom w:val="none" w:sz="0" w:space="0" w:color="auto"/>
                <w:right w:val="none" w:sz="0" w:space="0" w:color="auto"/>
              </w:divBdr>
            </w:div>
            <w:div w:id="1358850580">
              <w:marLeft w:val="0"/>
              <w:marRight w:val="0"/>
              <w:marTop w:val="0"/>
              <w:marBottom w:val="0"/>
              <w:divBdr>
                <w:top w:val="none" w:sz="0" w:space="0" w:color="auto"/>
                <w:left w:val="none" w:sz="0" w:space="0" w:color="auto"/>
                <w:bottom w:val="none" w:sz="0" w:space="0" w:color="auto"/>
                <w:right w:val="none" w:sz="0" w:space="0" w:color="auto"/>
              </w:divBdr>
            </w:div>
            <w:div w:id="1359239872">
              <w:marLeft w:val="0"/>
              <w:marRight w:val="0"/>
              <w:marTop w:val="0"/>
              <w:marBottom w:val="0"/>
              <w:divBdr>
                <w:top w:val="none" w:sz="0" w:space="0" w:color="auto"/>
                <w:left w:val="none" w:sz="0" w:space="0" w:color="auto"/>
                <w:bottom w:val="none" w:sz="0" w:space="0" w:color="auto"/>
                <w:right w:val="none" w:sz="0" w:space="0" w:color="auto"/>
              </w:divBdr>
            </w:div>
            <w:div w:id="1360280930">
              <w:marLeft w:val="0"/>
              <w:marRight w:val="0"/>
              <w:marTop w:val="0"/>
              <w:marBottom w:val="0"/>
              <w:divBdr>
                <w:top w:val="none" w:sz="0" w:space="0" w:color="auto"/>
                <w:left w:val="none" w:sz="0" w:space="0" w:color="auto"/>
                <w:bottom w:val="none" w:sz="0" w:space="0" w:color="auto"/>
                <w:right w:val="none" w:sz="0" w:space="0" w:color="auto"/>
              </w:divBdr>
            </w:div>
            <w:div w:id="1361316556">
              <w:marLeft w:val="0"/>
              <w:marRight w:val="0"/>
              <w:marTop w:val="0"/>
              <w:marBottom w:val="0"/>
              <w:divBdr>
                <w:top w:val="none" w:sz="0" w:space="0" w:color="auto"/>
                <w:left w:val="none" w:sz="0" w:space="0" w:color="auto"/>
                <w:bottom w:val="none" w:sz="0" w:space="0" w:color="auto"/>
                <w:right w:val="none" w:sz="0" w:space="0" w:color="auto"/>
              </w:divBdr>
            </w:div>
            <w:div w:id="1362172544">
              <w:marLeft w:val="0"/>
              <w:marRight w:val="0"/>
              <w:marTop w:val="0"/>
              <w:marBottom w:val="0"/>
              <w:divBdr>
                <w:top w:val="none" w:sz="0" w:space="0" w:color="auto"/>
                <w:left w:val="none" w:sz="0" w:space="0" w:color="auto"/>
                <w:bottom w:val="none" w:sz="0" w:space="0" w:color="auto"/>
                <w:right w:val="none" w:sz="0" w:space="0" w:color="auto"/>
              </w:divBdr>
            </w:div>
            <w:div w:id="1362196907">
              <w:marLeft w:val="0"/>
              <w:marRight w:val="0"/>
              <w:marTop w:val="0"/>
              <w:marBottom w:val="0"/>
              <w:divBdr>
                <w:top w:val="none" w:sz="0" w:space="0" w:color="auto"/>
                <w:left w:val="none" w:sz="0" w:space="0" w:color="auto"/>
                <w:bottom w:val="none" w:sz="0" w:space="0" w:color="auto"/>
                <w:right w:val="none" w:sz="0" w:space="0" w:color="auto"/>
              </w:divBdr>
            </w:div>
            <w:div w:id="1363476595">
              <w:marLeft w:val="0"/>
              <w:marRight w:val="0"/>
              <w:marTop w:val="0"/>
              <w:marBottom w:val="0"/>
              <w:divBdr>
                <w:top w:val="none" w:sz="0" w:space="0" w:color="auto"/>
                <w:left w:val="none" w:sz="0" w:space="0" w:color="auto"/>
                <w:bottom w:val="none" w:sz="0" w:space="0" w:color="auto"/>
                <w:right w:val="none" w:sz="0" w:space="0" w:color="auto"/>
              </w:divBdr>
            </w:div>
            <w:div w:id="1363630796">
              <w:marLeft w:val="0"/>
              <w:marRight w:val="0"/>
              <w:marTop w:val="0"/>
              <w:marBottom w:val="0"/>
              <w:divBdr>
                <w:top w:val="none" w:sz="0" w:space="0" w:color="auto"/>
                <w:left w:val="none" w:sz="0" w:space="0" w:color="auto"/>
                <w:bottom w:val="none" w:sz="0" w:space="0" w:color="auto"/>
                <w:right w:val="none" w:sz="0" w:space="0" w:color="auto"/>
              </w:divBdr>
            </w:div>
            <w:div w:id="1364091301">
              <w:marLeft w:val="0"/>
              <w:marRight w:val="0"/>
              <w:marTop w:val="0"/>
              <w:marBottom w:val="0"/>
              <w:divBdr>
                <w:top w:val="none" w:sz="0" w:space="0" w:color="auto"/>
                <w:left w:val="none" w:sz="0" w:space="0" w:color="auto"/>
                <w:bottom w:val="none" w:sz="0" w:space="0" w:color="auto"/>
                <w:right w:val="none" w:sz="0" w:space="0" w:color="auto"/>
              </w:divBdr>
            </w:div>
            <w:div w:id="1364940325">
              <w:marLeft w:val="0"/>
              <w:marRight w:val="0"/>
              <w:marTop w:val="0"/>
              <w:marBottom w:val="0"/>
              <w:divBdr>
                <w:top w:val="none" w:sz="0" w:space="0" w:color="auto"/>
                <w:left w:val="none" w:sz="0" w:space="0" w:color="auto"/>
                <w:bottom w:val="none" w:sz="0" w:space="0" w:color="auto"/>
                <w:right w:val="none" w:sz="0" w:space="0" w:color="auto"/>
              </w:divBdr>
            </w:div>
            <w:div w:id="1368598676">
              <w:marLeft w:val="0"/>
              <w:marRight w:val="0"/>
              <w:marTop w:val="0"/>
              <w:marBottom w:val="0"/>
              <w:divBdr>
                <w:top w:val="none" w:sz="0" w:space="0" w:color="auto"/>
                <w:left w:val="none" w:sz="0" w:space="0" w:color="auto"/>
                <w:bottom w:val="none" w:sz="0" w:space="0" w:color="auto"/>
                <w:right w:val="none" w:sz="0" w:space="0" w:color="auto"/>
              </w:divBdr>
            </w:div>
            <w:div w:id="1369530565">
              <w:marLeft w:val="0"/>
              <w:marRight w:val="0"/>
              <w:marTop w:val="0"/>
              <w:marBottom w:val="0"/>
              <w:divBdr>
                <w:top w:val="none" w:sz="0" w:space="0" w:color="auto"/>
                <w:left w:val="none" w:sz="0" w:space="0" w:color="auto"/>
                <w:bottom w:val="none" w:sz="0" w:space="0" w:color="auto"/>
                <w:right w:val="none" w:sz="0" w:space="0" w:color="auto"/>
              </w:divBdr>
            </w:div>
            <w:div w:id="1369990737">
              <w:marLeft w:val="0"/>
              <w:marRight w:val="0"/>
              <w:marTop w:val="0"/>
              <w:marBottom w:val="0"/>
              <w:divBdr>
                <w:top w:val="none" w:sz="0" w:space="0" w:color="auto"/>
                <w:left w:val="none" w:sz="0" w:space="0" w:color="auto"/>
                <w:bottom w:val="none" w:sz="0" w:space="0" w:color="auto"/>
                <w:right w:val="none" w:sz="0" w:space="0" w:color="auto"/>
              </w:divBdr>
            </w:div>
            <w:div w:id="1370841384">
              <w:marLeft w:val="0"/>
              <w:marRight w:val="0"/>
              <w:marTop w:val="0"/>
              <w:marBottom w:val="0"/>
              <w:divBdr>
                <w:top w:val="none" w:sz="0" w:space="0" w:color="auto"/>
                <w:left w:val="none" w:sz="0" w:space="0" w:color="auto"/>
                <w:bottom w:val="none" w:sz="0" w:space="0" w:color="auto"/>
                <w:right w:val="none" w:sz="0" w:space="0" w:color="auto"/>
              </w:divBdr>
            </w:div>
            <w:div w:id="1371034890">
              <w:marLeft w:val="0"/>
              <w:marRight w:val="0"/>
              <w:marTop w:val="0"/>
              <w:marBottom w:val="0"/>
              <w:divBdr>
                <w:top w:val="none" w:sz="0" w:space="0" w:color="auto"/>
                <w:left w:val="none" w:sz="0" w:space="0" w:color="auto"/>
                <w:bottom w:val="none" w:sz="0" w:space="0" w:color="auto"/>
                <w:right w:val="none" w:sz="0" w:space="0" w:color="auto"/>
              </w:divBdr>
            </w:div>
            <w:div w:id="1376664738">
              <w:marLeft w:val="0"/>
              <w:marRight w:val="0"/>
              <w:marTop w:val="0"/>
              <w:marBottom w:val="0"/>
              <w:divBdr>
                <w:top w:val="none" w:sz="0" w:space="0" w:color="auto"/>
                <w:left w:val="none" w:sz="0" w:space="0" w:color="auto"/>
                <w:bottom w:val="none" w:sz="0" w:space="0" w:color="auto"/>
                <w:right w:val="none" w:sz="0" w:space="0" w:color="auto"/>
              </w:divBdr>
            </w:div>
            <w:div w:id="1377659187">
              <w:marLeft w:val="0"/>
              <w:marRight w:val="0"/>
              <w:marTop w:val="0"/>
              <w:marBottom w:val="0"/>
              <w:divBdr>
                <w:top w:val="none" w:sz="0" w:space="0" w:color="auto"/>
                <w:left w:val="none" w:sz="0" w:space="0" w:color="auto"/>
                <w:bottom w:val="none" w:sz="0" w:space="0" w:color="auto"/>
                <w:right w:val="none" w:sz="0" w:space="0" w:color="auto"/>
              </w:divBdr>
            </w:div>
            <w:div w:id="1378045187">
              <w:marLeft w:val="0"/>
              <w:marRight w:val="0"/>
              <w:marTop w:val="0"/>
              <w:marBottom w:val="0"/>
              <w:divBdr>
                <w:top w:val="none" w:sz="0" w:space="0" w:color="auto"/>
                <w:left w:val="none" w:sz="0" w:space="0" w:color="auto"/>
                <w:bottom w:val="none" w:sz="0" w:space="0" w:color="auto"/>
                <w:right w:val="none" w:sz="0" w:space="0" w:color="auto"/>
              </w:divBdr>
            </w:div>
            <w:div w:id="1378241994">
              <w:marLeft w:val="0"/>
              <w:marRight w:val="0"/>
              <w:marTop w:val="0"/>
              <w:marBottom w:val="0"/>
              <w:divBdr>
                <w:top w:val="none" w:sz="0" w:space="0" w:color="auto"/>
                <w:left w:val="none" w:sz="0" w:space="0" w:color="auto"/>
                <w:bottom w:val="none" w:sz="0" w:space="0" w:color="auto"/>
                <w:right w:val="none" w:sz="0" w:space="0" w:color="auto"/>
              </w:divBdr>
            </w:div>
            <w:div w:id="1382287779">
              <w:marLeft w:val="0"/>
              <w:marRight w:val="0"/>
              <w:marTop w:val="0"/>
              <w:marBottom w:val="0"/>
              <w:divBdr>
                <w:top w:val="none" w:sz="0" w:space="0" w:color="auto"/>
                <w:left w:val="none" w:sz="0" w:space="0" w:color="auto"/>
                <w:bottom w:val="none" w:sz="0" w:space="0" w:color="auto"/>
                <w:right w:val="none" w:sz="0" w:space="0" w:color="auto"/>
              </w:divBdr>
            </w:div>
            <w:div w:id="1382946762">
              <w:marLeft w:val="0"/>
              <w:marRight w:val="0"/>
              <w:marTop w:val="0"/>
              <w:marBottom w:val="0"/>
              <w:divBdr>
                <w:top w:val="none" w:sz="0" w:space="0" w:color="auto"/>
                <w:left w:val="none" w:sz="0" w:space="0" w:color="auto"/>
                <w:bottom w:val="none" w:sz="0" w:space="0" w:color="auto"/>
                <w:right w:val="none" w:sz="0" w:space="0" w:color="auto"/>
              </w:divBdr>
            </w:div>
            <w:div w:id="1384061782">
              <w:marLeft w:val="0"/>
              <w:marRight w:val="0"/>
              <w:marTop w:val="0"/>
              <w:marBottom w:val="0"/>
              <w:divBdr>
                <w:top w:val="none" w:sz="0" w:space="0" w:color="auto"/>
                <w:left w:val="none" w:sz="0" w:space="0" w:color="auto"/>
                <w:bottom w:val="none" w:sz="0" w:space="0" w:color="auto"/>
                <w:right w:val="none" w:sz="0" w:space="0" w:color="auto"/>
              </w:divBdr>
            </w:div>
            <w:div w:id="1390031513">
              <w:marLeft w:val="0"/>
              <w:marRight w:val="0"/>
              <w:marTop w:val="0"/>
              <w:marBottom w:val="0"/>
              <w:divBdr>
                <w:top w:val="none" w:sz="0" w:space="0" w:color="auto"/>
                <w:left w:val="none" w:sz="0" w:space="0" w:color="auto"/>
                <w:bottom w:val="none" w:sz="0" w:space="0" w:color="auto"/>
                <w:right w:val="none" w:sz="0" w:space="0" w:color="auto"/>
              </w:divBdr>
            </w:div>
            <w:div w:id="1390415976">
              <w:marLeft w:val="0"/>
              <w:marRight w:val="0"/>
              <w:marTop w:val="0"/>
              <w:marBottom w:val="0"/>
              <w:divBdr>
                <w:top w:val="none" w:sz="0" w:space="0" w:color="auto"/>
                <w:left w:val="none" w:sz="0" w:space="0" w:color="auto"/>
                <w:bottom w:val="none" w:sz="0" w:space="0" w:color="auto"/>
                <w:right w:val="none" w:sz="0" w:space="0" w:color="auto"/>
              </w:divBdr>
            </w:div>
            <w:div w:id="1392079251">
              <w:marLeft w:val="0"/>
              <w:marRight w:val="0"/>
              <w:marTop w:val="0"/>
              <w:marBottom w:val="0"/>
              <w:divBdr>
                <w:top w:val="none" w:sz="0" w:space="0" w:color="auto"/>
                <w:left w:val="none" w:sz="0" w:space="0" w:color="auto"/>
                <w:bottom w:val="none" w:sz="0" w:space="0" w:color="auto"/>
                <w:right w:val="none" w:sz="0" w:space="0" w:color="auto"/>
              </w:divBdr>
            </w:div>
            <w:div w:id="1392581660">
              <w:marLeft w:val="0"/>
              <w:marRight w:val="0"/>
              <w:marTop w:val="0"/>
              <w:marBottom w:val="0"/>
              <w:divBdr>
                <w:top w:val="none" w:sz="0" w:space="0" w:color="auto"/>
                <w:left w:val="none" w:sz="0" w:space="0" w:color="auto"/>
                <w:bottom w:val="none" w:sz="0" w:space="0" w:color="auto"/>
                <w:right w:val="none" w:sz="0" w:space="0" w:color="auto"/>
              </w:divBdr>
            </w:div>
            <w:div w:id="1393040694">
              <w:marLeft w:val="0"/>
              <w:marRight w:val="0"/>
              <w:marTop w:val="0"/>
              <w:marBottom w:val="0"/>
              <w:divBdr>
                <w:top w:val="none" w:sz="0" w:space="0" w:color="auto"/>
                <w:left w:val="none" w:sz="0" w:space="0" w:color="auto"/>
                <w:bottom w:val="none" w:sz="0" w:space="0" w:color="auto"/>
                <w:right w:val="none" w:sz="0" w:space="0" w:color="auto"/>
              </w:divBdr>
            </w:div>
            <w:div w:id="1395546406">
              <w:marLeft w:val="0"/>
              <w:marRight w:val="0"/>
              <w:marTop w:val="0"/>
              <w:marBottom w:val="0"/>
              <w:divBdr>
                <w:top w:val="none" w:sz="0" w:space="0" w:color="auto"/>
                <w:left w:val="none" w:sz="0" w:space="0" w:color="auto"/>
                <w:bottom w:val="none" w:sz="0" w:space="0" w:color="auto"/>
                <w:right w:val="none" w:sz="0" w:space="0" w:color="auto"/>
              </w:divBdr>
            </w:div>
            <w:div w:id="1403984743">
              <w:marLeft w:val="0"/>
              <w:marRight w:val="0"/>
              <w:marTop w:val="0"/>
              <w:marBottom w:val="0"/>
              <w:divBdr>
                <w:top w:val="none" w:sz="0" w:space="0" w:color="auto"/>
                <w:left w:val="none" w:sz="0" w:space="0" w:color="auto"/>
                <w:bottom w:val="none" w:sz="0" w:space="0" w:color="auto"/>
                <w:right w:val="none" w:sz="0" w:space="0" w:color="auto"/>
              </w:divBdr>
            </w:div>
            <w:div w:id="1404915463">
              <w:marLeft w:val="0"/>
              <w:marRight w:val="0"/>
              <w:marTop w:val="0"/>
              <w:marBottom w:val="0"/>
              <w:divBdr>
                <w:top w:val="none" w:sz="0" w:space="0" w:color="auto"/>
                <w:left w:val="none" w:sz="0" w:space="0" w:color="auto"/>
                <w:bottom w:val="none" w:sz="0" w:space="0" w:color="auto"/>
                <w:right w:val="none" w:sz="0" w:space="0" w:color="auto"/>
              </w:divBdr>
            </w:div>
            <w:div w:id="1407648067">
              <w:marLeft w:val="0"/>
              <w:marRight w:val="0"/>
              <w:marTop w:val="0"/>
              <w:marBottom w:val="0"/>
              <w:divBdr>
                <w:top w:val="none" w:sz="0" w:space="0" w:color="auto"/>
                <w:left w:val="none" w:sz="0" w:space="0" w:color="auto"/>
                <w:bottom w:val="none" w:sz="0" w:space="0" w:color="auto"/>
                <w:right w:val="none" w:sz="0" w:space="0" w:color="auto"/>
              </w:divBdr>
            </w:div>
            <w:div w:id="1407992799">
              <w:marLeft w:val="0"/>
              <w:marRight w:val="0"/>
              <w:marTop w:val="0"/>
              <w:marBottom w:val="0"/>
              <w:divBdr>
                <w:top w:val="none" w:sz="0" w:space="0" w:color="auto"/>
                <w:left w:val="none" w:sz="0" w:space="0" w:color="auto"/>
                <w:bottom w:val="none" w:sz="0" w:space="0" w:color="auto"/>
                <w:right w:val="none" w:sz="0" w:space="0" w:color="auto"/>
              </w:divBdr>
            </w:div>
            <w:div w:id="1409033738">
              <w:marLeft w:val="0"/>
              <w:marRight w:val="0"/>
              <w:marTop w:val="0"/>
              <w:marBottom w:val="0"/>
              <w:divBdr>
                <w:top w:val="none" w:sz="0" w:space="0" w:color="auto"/>
                <w:left w:val="none" w:sz="0" w:space="0" w:color="auto"/>
                <w:bottom w:val="none" w:sz="0" w:space="0" w:color="auto"/>
                <w:right w:val="none" w:sz="0" w:space="0" w:color="auto"/>
              </w:divBdr>
            </w:div>
            <w:div w:id="1409229192">
              <w:marLeft w:val="0"/>
              <w:marRight w:val="0"/>
              <w:marTop w:val="0"/>
              <w:marBottom w:val="0"/>
              <w:divBdr>
                <w:top w:val="none" w:sz="0" w:space="0" w:color="auto"/>
                <w:left w:val="none" w:sz="0" w:space="0" w:color="auto"/>
                <w:bottom w:val="none" w:sz="0" w:space="0" w:color="auto"/>
                <w:right w:val="none" w:sz="0" w:space="0" w:color="auto"/>
              </w:divBdr>
            </w:div>
            <w:div w:id="1409305340">
              <w:marLeft w:val="0"/>
              <w:marRight w:val="0"/>
              <w:marTop w:val="0"/>
              <w:marBottom w:val="0"/>
              <w:divBdr>
                <w:top w:val="none" w:sz="0" w:space="0" w:color="auto"/>
                <w:left w:val="none" w:sz="0" w:space="0" w:color="auto"/>
                <w:bottom w:val="none" w:sz="0" w:space="0" w:color="auto"/>
                <w:right w:val="none" w:sz="0" w:space="0" w:color="auto"/>
              </w:divBdr>
            </w:div>
            <w:div w:id="1411073638">
              <w:marLeft w:val="0"/>
              <w:marRight w:val="0"/>
              <w:marTop w:val="0"/>
              <w:marBottom w:val="0"/>
              <w:divBdr>
                <w:top w:val="none" w:sz="0" w:space="0" w:color="auto"/>
                <w:left w:val="none" w:sz="0" w:space="0" w:color="auto"/>
                <w:bottom w:val="none" w:sz="0" w:space="0" w:color="auto"/>
                <w:right w:val="none" w:sz="0" w:space="0" w:color="auto"/>
              </w:divBdr>
            </w:div>
            <w:div w:id="1411655807">
              <w:marLeft w:val="0"/>
              <w:marRight w:val="0"/>
              <w:marTop w:val="0"/>
              <w:marBottom w:val="0"/>
              <w:divBdr>
                <w:top w:val="none" w:sz="0" w:space="0" w:color="auto"/>
                <w:left w:val="none" w:sz="0" w:space="0" w:color="auto"/>
                <w:bottom w:val="none" w:sz="0" w:space="0" w:color="auto"/>
                <w:right w:val="none" w:sz="0" w:space="0" w:color="auto"/>
              </w:divBdr>
            </w:div>
            <w:div w:id="1411852158">
              <w:marLeft w:val="0"/>
              <w:marRight w:val="0"/>
              <w:marTop w:val="0"/>
              <w:marBottom w:val="0"/>
              <w:divBdr>
                <w:top w:val="none" w:sz="0" w:space="0" w:color="auto"/>
                <w:left w:val="none" w:sz="0" w:space="0" w:color="auto"/>
                <w:bottom w:val="none" w:sz="0" w:space="0" w:color="auto"/>
                <w:right w:val="none" w:sz="0" w:space="0" w:color="auto"/>
              </w:divBdr>
            </w:div>
            <w:div w:id="1412045715">
              <w:marLeft w:val="0"/>
              <w:marRight w:val="0"/>
              <w:marTop w:val="0"/>
              <w:marBottom w:val="0"/>
              <w:divBdr>
                <w:top w:val="none" w:sz="0" w:space="0" w:color="auto"/>
                <w:left w:val="none" w:sz="0" w:space="0" w:color="auto"/>
                <w:bottom w:val="none" w:sz="0" w:space="0" w:color="auto"/>
                <w:right w:val="none" w:sz="0" w:space="0" w:color="auto"/>
              </w:divBdr>
            </w:div>
            <w:div w:id="1412389640">
              <w:marLeft w:val="0"/>
              <w:marRight w:val="0"/>
              <w:marTop w:val="0"/>
              <w:marBottom w:val="0"/>
              <w:divBdr>
                <w:top w:val="none" w:sz="0" w:space="0" w:color="auto"/>
                <w:left w:val="none" w:sz="0" w:space="0" w:color="auto"/>
                <w:bottom w:val="none" w:sz="0" w:space="0" w:color="auto"/>
                <w:right w:val="none" w:sz="0" w:space="0" w:color="auto"/>
              </w:divBdr>
            </w:div>
            <w:div w:id="1412702979">
              <w:marLeft w:val="0"/>
              <w:marRight w:val="0"/>
              <w:marTop w:val="0"/>
              <w:marBottom w:val="0"/>
              <w:divBdr>
                <w:top w:val="none" w:sz="0" w:space="0" w:color="auto"/>
                <w:left w:val="none" w:sz="0" w:space="0" w:color="auto"/>
                <w:bottom w:val="none" w:sz="0" w:space="0" w:color="auto"/>
                <w:right w:val="none" w:sz="0" w:space="0" w:color="auto"/>
              </w:divBdr>
            </w:div>
            <w:div w:id="1418676074">
              <w:marLeft w:val="0"/>
              <w:marRight w:val="0"/>
              <w:marTop w:val="0"/>
              <w:marBottom w:val="0"/>
              <w:divBdr>
                <w:top w:val="none" w:sz="0" w:space="0" w:color="auto"/>
                <w:left w:val="none" w:sz="0" w:space="0" w:color="auto"/>
                <w:bottom w:val="none" w:sz="0" w:space="0" w:color="auto"/>
                <w:right w:val="none" w:sz="0" w:space="0" w:color="auto"/>
              </w:divBdr>
            </w:div>
            <w:div w:id="1418939846">
              <w:marLeft w:val="0"/>
              <w:marRight w:val="0"/>
              <w:marTop w:val="0"/>
              <w:marBottom w:val="0"/>
              <w:divBdr>
                <w:top w:val="none" w:sz="0" w:space="0" w:color="auto"/>
                <w:left w:val="none" w:sz="0" w:space="0" w:color="auto"/>
                <w:bottom w:val="none" w:sz="0" w:space="0" w:color="auto"/>
                <w:right w:val="none" w:sz="0" w:space="0" w:color="auto"/>
              </w:divBdr>
            </w:div>
            <w:div w:id="1420909880">
              <w:marLeft w:val="0"/>
              <w:marRight w:val="0"/>
              <w:marTop w:val="0"/>
              <w:marBottom w:val="0"/>
              <w:divBdr>
                <w:top w:val="none" w:sz="0" w:space="0" w:color="auto"/>
                <w:left w:val="none" w:sz="0" w:space="0" w:color="auto"/>
                <w:bottom w:val="none" w:sz="0" w:space="0" w:color="auto"/>
                <w:right w:val="none" w:sz="0" w:space="0" w:color="auto"/>
              </w:divBdr>
            </w:div>
            <w:div w:id="1421561846">
              <w:marLeft w:val="0"/>
              <w:marRight w:val="0"/>
              <w:marTop w:val="0"/>
              <w:marBottom w:val="0"/>
              <w:divBdr>
                <w:top w:val="none" w:sz="0" w:space="0" w:color="auto"/>
                <w:left w:val="none" w:sz="0" w:space="0" w:color="auto"/>
                <w:bottom w:val="none" w:sz="0" w:space="0" w:color="auto"/>
                <w:right w:val="none" w:sz="0" w:space="0" w:color="auto"/>
              </w:divBdr>
            </w:div>
            <w:div w:id="1421634333">
              <w:marLeft w:val="0"/>
              <w:marRight w:val="0"/>
              <w:marTop w:val="0"/>
              <w:marBottom w:val="0"/>
              <w:divBdr>
                <w:top w:val="none" w:sz="0" w:space="0" w:color="auto"/>
                <w:left w:val="none" w:sz="0" w:space="0" w:color="auto"/>
                <w:bottom w:val="none" w:sz="0" w:space="0" w:color="auto"/>
                <w:right w:val="none" w:sz="0" w:space="0" w:color="auto"/>
              </w:divBdr>
            </w:div>
            <w:div w:id="1423070638">
              <w:marLeft w:val="0"/>
              <w:marRight w:val="0"/>
              <w:marTop w:val="0"/>
              <w:marBottom w:val="0"/>
              <w:divBdr>
                <w:top w:val="none" w:sz="0" w:space="0" w:color="auto"/>
                <w:left w:val="none" w:sz="0" w:space="0" w:color="auto"/>
                <w:bottom w:val="none" w:sz="0" w:space="0" w:color="auto"/>
                <w:right w:val="none" w:sz="0" w:space="0" w:color="auto"/>
              </w:divBdr>
            </w:div>
            <w:div w:id="1425956755">
              <w:marLeft w:val="0"/>
              <w:marRight w:val="0"/>
              <w:marTop w:val="0"/>
              <w:marBottom w:val="0"/>
              <w:divBdr>
                <w:top w:val="none" w:sz="0" w:space="0" w:color="auto"/>
                <w:left w:val="none" w:sz="0" w:space="0" w:color="auto"/>
                <w:bottom w:val="none" w:sz="0" w:space="0" w:color="auto"/>
                <w:right w:val="none" w:sz="0" w:space="0" w:color="auto"/>
              </w:divBdr>
            </w:div>
            <w:div w:id="1427579209">
              <w:marLeft w:val="0"/>
              <w:marRight w:val="0"/>
              <w:marTop w:val="0"/>
              <w:marBottom w:val="0"/>
              <w:divBdr>
                <w:top w:val="none" w:sz="0" w:space="0" w:color="auto"/>
                <w:left w:val="none" w:sz="0" w:space="0" w:color="auto"/>
                <w:bottom w:val="none" w:sz="0" w:space="0" w:color="auto"/>
                <w:right w:val="none" w:sz="0" w:space="0" w:color="auto"/>
              </w:divBdr>
            </w:div>
            <w:div w:id="1428187520">
              <w:marLeft w:val="0"/>
              <w:marRight w:val="0"/>
              <w:marTop w:val="0"/>
              <w:marBottom w:val="0"/>
              <w:divBdr>
                <w:top w:val="none" w:sz="0" w:space="0" w:color="auto"/>
                <w:left w:val="none" w:sz="0" w:space="0" w:color="auto"/>
                <w:bottom w:val="none" w:sz="0" w:space="0" w:color="auto"/>
                <w:right w:val="none" w:sz="0" w:space="0" w:color="auto"/>
              </w:divBdr>
            </w:div>
            <w:div w:id="1429422079">
              <w:marLeft w:val="0"/>
              <w:marRight w:val="0"/>
              <w:marTop w:val="0"/>
              <w:marBottom w:val="0"/>
              <w:divBdr>
                <w:top w:val="none" w:sz="0" w:space="0" w:color="auto"/>
                <w:left w:val="none" w:sz="0" w:space="0" w:color="auto"/>
                <w:bottom w:val="none" w:sz="0" w:space="0" w:color="auto"/>
                <w:right w:val="none" w:sz="0" w:space="0" w:color="auto"/>
              </w:divBdr>
            </w:div>
            <w:div w:id="1430858742">
              <w:marLeft w:val="0"/>
              <w:marRight w:val="0"/>
              <w:marTop w:val="0"/>
              <w:marBottom w:val="0"/>
              <w:divBdr>
                <w:top w:val="none" w:sz="0" w:space="0" w:color="auto"/>
                <w:left w:val="none" w:sz="0" w:space="0" w:color="auto"/>
                <w:bottom w:val="none" w:sz="0" w:space="0" w:color="auto"/>
                <w:right w:val="none" w:sz="0" w:space="0" w:color="auto"/>
              </w:divBdr>
            </w:div>
            <w:div w:id="1433087623">
              <w:marLeft w:val="0"/>
              <w:marRight w:val="0"/>
              <w:marTop w:val="0"/>
              <w:marBottom w:val="0"/>
              <w:divBdr>
                <w:top w:val="none" w:sz="0" w:space="0" w:color="auto"/>
                <w:left w:val="none" w:sz="0" w:space="0" w:color="auto"/>
                <w:bottom w:val="none" w:sz="0" w:space="0" w:color="auto"/>
                <w:right w:val="none" w:sz="0" w:space="0" w:color="auto"/>
              </w:divBdr>
            </w:div>
            <w:div w:id="1434864463">
              <w:marLeft w:val="0"/>
              <w:marRight w:val="0"/>
              <w:marTop w:val="0"/>
              <w:marBottom w:val="0"/>
              <w:divBdr>
                <w:top w:val="none" w:sz="0" w:space="0" w:color="auto"/>
                <w:left w:val="none" w:sz="0" w:space="0" w:color="auto"/>
                <w:bottom w:val="none" w:sz="0" w:space="0" w:color="auto"/>
                <w:right w:val="none" w:sz="0" w:space="0" w:color="auto"/>
              </w:divBdr>
            </w:div>
            <w:div w:id="1436903785">
              <w:marLeft w:val="0"/>
              <w:marRight w:val="0"/>
              <w:marTop w:val="0"/>
              <w:marBottom w:val="0"/>
              <w:divBdr>
                <w:top w:val="none" w:sz="0" w:space="0" w:color="auto"/>
                <w:left w:val="none" w:sz="0" w:space="0" w:color="auto"/>
                <w:bottom w:val="none" w:sz="0" w:space="0" w:color="auto"/>
                <w:right w:val="none" w:sz="0" w:space="0" w:color="auto"/>
              </w:divBdr>
            </w:div>
            <w:div w:id="1437363798">
              <w:marLeft w:val="0"/>
              <w:marRight w:val="0"/>
              <w:marTop w:val="0"/>
              <w:marBottom w:val="0"/>
              <w:divBdr>
                <w:top w:val="none" w:sz="0" w:space="0" w:color="auto"/>
                <w:left w:val="none" w:sz="0" w:space="0" w:color="auto"/>
                <w:bottom w:val="none" w:sz="0" w:space="0" w:color="auto"/>
                <w:right w:val="none" w:sz="0" w:space="0" w:color="auto"/>
              </w:divBdr>
            </w:div>
            <w:div w:id="1440102134">
              <w:marLeft w:val="0"/>
              <w:marRight w:val="0"/>
              <w:marTop w:val="0"/>
              <w:marBottom w:val="0"/>
              <w:divBdr>
                <w:top w:val="none" w:sz="0" w:space="0" w:color="auto"/>
                <w:left w:val="none" w:sz="0" w:space="0" w:color="auto"/>
                <w:bottom w:val="none" w:sz="0" w:space="0" w:color="auto"/>
                <w:right w:val="none" w:sz="0" w:space="0" w:color="auto"/>
              </w:divBdr>
            </w:div>
            <w:div w:id="1441022293">
              <w:marLeft w:val="0"/>
              <w:marRight w:val="0"/>
              <w:marTop w:val="0"/>
              <w:marBottom w:val="0"/>
              <w:divBdr>
                <w:top w:val="none" w:sz="0" w:space="0" w:color="auto"/>
                <w:left w:val="none" w:sz="0" w:space="0" w:color="auto"/>
                <w:bottom w:val="none" w:sz="0" w:space="0" w:color="auto"/>
                <w:right w:val="none" w:sz="0" w:space="0" w:color="auto"/>
              </w:divBdr>
            </w:div>
            <w:div w:id="1441875793">
              <w:marLeft w:val="0"/>
              <w:marRight w:val="0"/>
              <w:marTop w:val="0"/>
              <w:marBottom w:val="0"/>
              <w:divBdr>
                <w:top w:val="none" w:sz="0" w:space="0" w:color="auto"/>
                <w:left w:val="none" w:sz="0" w:space="0" w:color="auto"/>
                <w:bottom w:val="none" w:sz="0" w:space="0" w:color="auto"/>
                <w:right w:val="none" w:sz="0" w:space="0" w:color="auto"/>
              </w:divBdr>
            </w:div>
            <w:div w:id="1443066786">
              <w:marLeft w:val="0"/>
              <w:marRight w:val="0"/>
              <w:marTop w:val="0"/>
              <w:marBottom w:val="0"/>
              <w:divBdr>
                <w:top w:val="none" w:sz="0" w:space="0" w:color="auto"/>
                <w:left w:val="none" w:sz="0" w:space="0" w:color="auto"/>
                <w:bottom w:val="none" w:sz="0" w:space="0" w:color="auto"/>
                <w:right w:val="none" w:sz="0" w:space="0" w:color="auto"/>
              </w:divBdr>
            </w:div>
            <w:div w:id="1443381862">
              <w:marLeft w:val="0"/>
              <w:marRight w:val="0"/>
              <w:marTop w:val="0"/>
              <w:marBottom w:val="0"/>
              <w:divBdr>
                <w:top w:val="none" w:sz="0" w:space="0" w:color="auto"/>
                <w:left w:val="none" w:sz="0" w:space="0" w:color="auto"/>
                <w:bottom w:val="none" w:sz="0" w:space="0" w:color="auto"/>
                <w:right w:val="none" w:sz="0" w:space="0" w:color="auto"/>
              </w:divBdr>
            </w:div>
            <w:div w:id="1446730466">
              <w:marLeft w:val="0"/>
              <w:marRight w:val="0"/>
              <w:marTop w:val="0"/>
              <w:marBottom w:val="0"/>
              <w:divBdr>
                <w:top w:val="none" w:sz="0" w:space="0" w:color="auto"/>
                <w:left w:val="none" w:sz="0" w:space="0" w:color="auto"/>
                <w:bottom w:val="none" w:sz="0" w:space="0" w:color="auto"/>
                <w:right w:val="none" w:sz="0" w:space="0" w:color="auto"/>
              </w:divBdr>
            </w:div>
            <w:div w:id="1447432274">
              <w:marLeft w:val="0"/>
              <w:marRight w:val="0"/>
              <w:marTop w:val="0"/>
              <w:marBottom w:val="0"/>
              <w:divBdr>
                <w:top w:val="none" w:sz="0" w:space="0" w:color="auto"/>
                <w:left w:val="none" w:sz="0" w:space="0" w:color="auto"/>
                <w:bottom w:val="none" w:sz="0" w:space="0" w:color="auto"/>
                <w:right w:val="none" w:sz="0" w:space="0" w:color="auto"/>
              </w:divBdr>
            </w:div>
            <w:div w:id="1447432715">
              <w:marLeft w:val="0"/>
              <w:marRight w:val="0"/>
              <w:marTop w:val="0"/>
              <w:marBottom w:val="0"/>
              <w:divBdr>
                <w:top w:val="none" w:sz="0" w:space="0" w:color="auto"/>
                <w:left w:val="none" w:sz="0" w:space="0" w:color="auto"/>
                <w:bottom w:val="none" w:sz="0" w:space="0" w:color="auto"/>
                <w:right w:val="none" w:sz="0" w:space="0" w:color="auto"/>
              </w:divBdr>
            </w:div>
            <w:div w:id="1449350077">
              <w:marLeft w:val="0"/>
              <w:marRight w:val="0"/>
              <w:marTop w:val="0"/>
              <w:marBottom w:val="0"/>
              <w:divBdr>
                <w:top w:val="none" w:sz="0" w:space="0" w:color="auto"/>
                <w:left w:val="none" w:sz="0" w:space="0" w:color="auto"/>
                <w:bottom w:val="none" w:sz="0" w:space="0" w:color="auto"/>
                <w:right w:val="none" w:sz="0" w:space="0" w:color="auto"/>
              </w:divBdr>
            </w:div>
            <w:div w:id="1452361004">
              <w:marLeft w:val="0"/>
              <w:marRight w:val="0"/>
              <w:marTop w:val="0"/>
              <w:marBottom w:val="0"/>
              <w:divBdr>
                <w:top w:val="none" w:sz="0" w:space="0" w:color="auto"/>
                <w:left w:val="none" w:sz="0" w:space="0" w:color="auto"/>
                <w:bottom w:val="none" w:sz="0" w:space="0" w:color="auto"/>
                <w:right w:val="none" w:sz="0" w:space="0" w:color="auto"/>
              </w:divBdr>
            </w:div>
            <w:div w:id="1452432909">
              <w:marLeft w:val="0"/>
              <w:marRight w:val="0"/>
              <w:marTop w:val="0"/>
              <w:marBottom w:val="0"/>
              <w:divBdr>
                <w:top w:val="none" w:sz="0" w:space="0" w:color="auto"/>
                <w:left w:val="none" w:sz="0" w:space="0" w:color="auto"/>
                <w:bottom w:val="none" w:sz="0" w:space="0" w:color="auto"/>
                <w:right w:val="none" w:sz="0" w:space="0" w:color="auto"/>
              </w:divBdr>
            </w:div>
            <w:div w:id="1453208679">
              <w:marLeft w:val="0"/>
              <w:marRight w:val="0"/>
              <w:marTop w:val="0"/>
              <w:marBottom w:val="0"/>
              <w:divBdr>
                <w:top w:val="none" w:sz="0" w:space="0" w:color="auto"/>
                <w:left w:val="none" w:sz="0" w:space="0" w:color="auto"/>
                <w:bottom w:val="none" w:sz="0" w:space="0" w:color="auto"/>
                <w:right w:val="none" w:sz="0" w:space="0" w:color="auto"/>
              </w:divBdr>
            </w:div>
            <w:div w:id="1453598756">
              <w:marLeft w:val="0"/>
              <w:marRight w:val="0"/>
              <w:marTop w:val="0"/>
              <w:marBottom w:val="0"/>
              <w:divBdr>
                <w:top w:val="none" w:sz="0" w:space="0" w:color="auto"/>
                <w:left w:val="none" w:sz="0" w:space="0" w:color="auto"/>
                <w:bottom w:val="none" w:sz="0" w:space="0" w:color="auto"/>
                <w:right w:val="none" w:sz="0" w:space="0" w:color="auto"/>
              </w:divBdr>
            </w:div>
            <w:div w:id="1457792004">
              <w:marLeft w:val="0"/>
              <w:marRight w:val="0"/>
              <w:marTop w:val="0"/>
              <w:marBottom w:val="0"/>
              <w:divBdr>
                <w:top w:val="none" w:sz="0" w:space="0" w:color="auto"/>
                <w:left w:val="none" w:sz="0" w:space="0" w:color="auto"/>
                <w:bottom w:val="none" w:sz="0" w:space="0" w:color="auto"/>
                <w:right w:val="none" w:sz="0" w:space="0" w:color="auto"/>
              </w:divBdr>
            </w:div>
            <w:div w:id="1458910396">
              <w:marLeft w:val="0"/>
              <w:marRight w:val="0"/>
              <w:marTop w:val="0"/>
              <w:marBottom w:val="0"/>
              <w:divBdr>
                <w:top w:val="none" w:sz="0" w:space="0" w:color="auto"/>
                <w:left w:val="none" w:sz="0" w:space="0" w:color="auto"/>
                <w:bottom w:val="none" w:sz="0" w:space="0" w:color="auto"/>
                <w:right w:val="none" w:sz="0" w:space="0" w:color="auto"/>
              </w:divBdr>
            </w:div>
            <w:div w:id="1459840806">
              <w:marLeft w:val="0"/>
              <w:marRight w:val="0"/>
              <w:marTop w:val="0"/>
              <w:marBottom w:val="0"/>
              <w:divBdr>
                <w:top w:val="none" w:sz="0" w:space="0" w:color="auto"/>
                <w:left w:val="none" w:sz="0" w:space="0" w:color="auto"/>
                <w:bottom w:val="none" w:sz="0" w:space="0" w:color="auto"/>
                <w:right w:val="none" w:sz="0" w:space="0" w:color="auto"/>
              </w:divBdr>
            </w:div>
            <w:div w:id="1461530908">
              <w:marLeft w:val="0"/>
              <w:marRight w:val="0"/>
              <w:marTop w:val="0"/>
              <w:marBottom w:val="0"/>
              <w:divBdr>
                <w:top w:val="none" w:sz="0" w:space="0" w:color="auto"/>
                <w:left w:val="none" w:sz="0" w:space="0" w:color="auto"/>
                <w:bottom w:val="none" w:sz="0" w:space="0" w:color="auto"/>
                <w:right w:val="none" w:sz="0" w:space="0" w:color="auto"/>
              </w:divBdr>
            </w:div>
            <w:div w:id="1462453239">
              <w:marLeft w:val="0"/>
              <w:marRight w:val="0"/>
              <w:marTop w:val="0"/>
              <w:marBottom w:val="0"/>
              <w:divBdr>
                <w:top w:val="none" w:sz="0" w:space="0" w:color="auto"/>
                <w:left w:val="none" w:sz="0" w:space="0" w:color="auto"/>
                <w:bottom w:val="none" w:sz="0" w:space="0" w:color="auto"/>
                <w:right w:val="none" w:sz="0" w:space="0" w:color="auto"/>
              </w:divBdr>
            </w:div>
            <w:div w:id="1462533917">
              <w:marLeft w:val="0"/>
              <w:marRight w:val="0"/>
              <w:marTop w:val="0"/>
              <w:marBottom w:val="0"/>
              <w:divBdr>
                <w:top w:val="none" w:sz="0" w:space="0" w:color="auto"/>
                <w:left w:val="none" w:sz="0" w:space="0" w:color="auto"/>
                <w:bottom w:val="none" w:sz="0" w:space="0" w:color="auto"/>
                <w:right w:val="none" w:sz="0" w:space="0" w:color="auto"/>
              </w:divBdr>
            </w:div>
            <w:div w:id="1463427634">
              <w:marLeft w:val="0"/>
              <w:marRight w:val="0"/>
              <w:marTop w:val="0"/>
              <w:marBottom w:val="0"/>
              <w:divBdr>
                <w:top w:val="none" w:sz="0" w:space="0" w:color="auto"/>
                <w:left w:val="none" w:sz="0" w:space="0" w:color="auto"/>
                <w:bottom w:val="none" w:sz="0" w:space="0" w:color="auto"/>
                <w:right w:val="none" w:sz="0" w:space="0" w:color="auto"/>
              </w:divBdr>
            </w:div>
            <w:div w:id="1464155827">
              <w:marLeft w:val="0"/>
              <w:marRight w:val="0"/>
              <w:marTop w:val="0"/>
              <w:marBottom w:val="0"/>
              <w:divBdr>
                <w:top w:val="none" w:sz="0" w:space="0" w:color="auto"/>
                <w:left w:val="none" w:sz="0" w:space="0" w:color="auto"/>
                <w:bottom w:val="none" w:sz="0" w:space="0" w:color="auto"/>
                <w:right w:val="none" w:sz="0" w:space="0" w:color="auto"/>
              </w:divBdr>
            </w:div>
            <w:div w:id="1464537672">
              <w:marLeft w:val="0"/>
              <w:marRight w:val="0"/>
              <w:marTop w:val="0"/>
              <w:marBottom w:val="0"/>
              <w:divBdr>
                <w:top w:val="none" w:sz="0" w:space="0" w:color="auto"/>
                <w:left w:val="none" w:sz="0" w:space="0" w:color="auto"/>
                <w:bottom w:val="none" w:sz="0" w:space="0" w:color="auto"/>
                <w:right w:val="none" w:sz="0" w:space="0" w:color="auto"/>
              </w:divBdr>
            </w:div>
            <w:div w:id="1465541347">
              <w:marLeft w:val="0"/>
              <w:marRight w:val="0"/>
              <w:marTop w:val="0"/>
              <w:marBottom w:val="0"/>
              <w:divBdr>
                <w:top w:val="none" w:sz="0" w:space="0" w:color="auto"/>
                <w:left w:val="none" w:sz="0" w:space="0" w:color="auto"/>
                <w:bottom w:val="none" w:sz="0" w:space="0" w:color="auto"/>
                <w:right w:val="none" w:sz="0" w:space="0" w:color="auto"/>
              </w:divBdr>
            </w:div>
            <w:div w:id="1466044238">
              <w:marLeft w:val="0"/>
              <w:marRight w:val="0"/>
              <w:marTop w:val="0"/>
              <w:marBottom w:val="0"/>
              <w:divBdr>
                <w:top w:val="none" w:sz="0" w:space="0" w:color="auto"/>
                <w:left w:val="none" w:sz="0" w:space="0" w:color="auto"/>
                <w:bottom w:val="none" w:sz="0" w:space="0" w:color="auto"/>
                <w:right w:val="none" w:sz="0" w:space="0" w:color="auto"/>
              </w:divBdr>
            </w:div>
            <w:div w:id="1468162898">
              <w:marLeft w:val="0"/>
              <w:marRight w:val="0"/>
              <w:marTop w:val="0"/>
              <w:marBottom w:val="0"/>
              <w:divBdr>
                <w:top w:val="none" w:sz="0" w:space="0" w:color="auto"/>
                <w:left w:val="none" w:sz="0" w:space="0" w:color="auto"/>
                <w:bottom w:val="none" w:sz="0" w:space="0" w:color="auto"/>
                <w:right w:val="none" w:sz="0" w:space="0" w:color="auto"/>
              </w:divBdr>
            </w:div>
            <w:div w:id="1468820698">
              <w:marLeft w:val="0"/>
              <w:marRight w:val="0"/>
              <w:marTop w:val="0"/>
              <w:marBottom w:val="0"/>
              <w:divBdr>
                <w:top w:val="none" w:sz="0" w:space="0" w:color="auto"/>
                <w:left w:val="none" w:sz="0" w:space="0" w:color="auto"/>
                <w:bottom w:val="none" w:sz="0" w:space="0" w:color="auto"/>
                <w:right w:val="none" w:sz="0" w:space="0" w:color="auto"/>
              </w:divBdr>
            </w:div>
            <w:div w:id="1469130186">
              <w:marLeft w:val="0"/>
              <w:marRight w:val="0"/>
              <w:marTop w:val="0"/>
              <w:marBottom w:val="0"/>
              <w:divBdr>
                <w:top w:val="none" w:sz="0" w:space="0" w:color="auto"/>
                <w:left w:val="none" w:sz="0" w:space="0" w:color="auto"/>
                <w:bottom w:val="none" w:sz="0" w:space="0" w:color="auto"/>
                <w:right w:val="none" w:sz="0" w:space="0" w:color="auto"/>
              </w:divBdr>
            </w:div>
            <w:div w:id="1469543738">
              <w:marLeft w:val="0"/>
              <w:marRight w:val="0"/>
              <w:marTop w:val="0"/>
              <w:marBottom w:val="0"/>
              <w:divBdr>
                <w:top w:val="none" w:sz="0" w:space="0" w:color="auto"/>
                <w:left w:val="none" w:sz="0" w:space="0" w:color="auto"/>
                <w:bottom w:val="none" w:sz="0" w:space="0" w:color="auto"/>
                <w:right w:val="none" w:sz="0" w:space="0" w:color="auto"/>
              </w:divBdr>
            </w:div>
            <w:div w:id="1469784267">
              <w:marLeft w:val="0"/>
              <w:marRight w:val="0"/>
              <w:marTop w:val="0"/>
              <w:marBottom w:val="0"/>
              <w:divBdr>
                <w:top w:val="none" w:sz="0" w:space="0" w:color="auto"/>
                <w:left w:val="none" w:sz="0" w:space="0" w:color="auto"/>
                <w:bottom w:val="none" w:sz="0" w:space="0" w:color="auto"/>
                <w:right w:val="none" w:sz="0" w:space="0" w:color="auto"/>
              </w:divBdr>
            </w:div>
            <w:div w:id="1470439051">
              <w:marLeft w:val="0"/>
              <w:marRight w:val="0"/>
              <w:marTop w:val="0"/>
              <w:marBottom w:val="0"/>
              <w:divBdr>
                <w:top w:val="none" w:sz="0" w:space="0" w:color="auto"/>
                <w:left w:val="none" w:sz="0" w:space="0" w:color="auto"/>
                <w:bottom w:val="none" w:sz="0" w:space="0" w:color="auto"/>
                <w:right w:val="none" w:sz="0" w:space="0" w:color="auto"/>
              </w:divBdr>
            </w:div>
            <w:div w:id="1470781178">
              <w:marLeft w:val="0"/>
              <w:marRight w:val="0"/>
              <w:marTop w:val="0"/>
              <w:marBottom w:val="0"/>
              <w:divBdr>
                <w:top w:val="none" w:sz="0" w:space="0" w:color="auto"/>
                <w:left w:val="none" w:sz="0" w:space="0" w:color="auto"/>
                <w:bottom w:val="none" w:sz="0" w:space="0" w:color="auto"/>
                <w:right w:val="none" w:sz="0" w:space="0" w:color="auto"/>
              </w:divBdr>
            </w:div>
            <w:div w:id="1474322976">
              <w:marLeft w:val="0"/>
              <w:marRight w:val="0"/>
              <w:marTop w:val="0"/>
              <w:marBottom w:val="0"/>
              <w:divBdr>
                <w:top w:val="none" w:sz="0" w:space="0" w:color="auto"/>
                <w:left w:val="none" w:sz="0" w:space="0" w:color="auto"/>
                <w:bottom w:val="none" w:sz="0" w:space="0" w:color="auto"/>
                <w:right w:val="none" w:sz="0" w:space="0" w:color="auto"/>
              </w:divBdr>
            </w:div>
            <w:div w:id="1478256964">
              <w:marLeft w:val="0"/>
              <w:marRight w:val="0"/>
              <w:marTop w:val="0"/>
              <w:marBottom w:val="0"/>
              <w:divBdr>
                <w:top w:val="none" w:sz="0" w:space="0" w:color="auto"/>
                <w:left w:val="none" w:sz="0" w:space="0" w:color="auto"/>
                <w:bottom w:val="none" w:sz="0" w:space="0" w:color="auto"/>
                <w:right w:val="none" w:sz="0" w:space="0" w:color="auto"/>
              </w:divBdr>
            </w:div>
            <w:div w:id="1478570325">
              <w:marLeft w:val="0"/>
              <w:marRight w:val="0"/>
              <w:marTop w:val="0"/>
              <w:marBottom w:val="0"/>
              <w:divBdr>
                <w:top w:val="none" w:sz="0" w:space="0" w:color="auto"/>
                <w:left w:val="none" w:sz="0" w:space="0" w:color="auto"/>
                <w:bottom w:val="none" w:sz="0" w:space="0" w:color="auto"/>
                <w:right w:val="none" w:sz="0" w:space="0" w:color="auto"/>
              </w:divBdr>
            </w:div>
            <w:div w:id="1482380957">
              <w:marLeft w:val="0"/>
              <w:marRight w:val="0"/>
              <w:marTop w:val="0"/>
              <w:marBottom w:val="0"/>
              <w:divBdr>
                <w:top w:val="none" w:sz="0" w:space="0" w:color="auto"/>
                <w:left w:val="none" w:sz="0" w:space="0" w:color="auto"/>
                <w:bottom w:val="none" w:sz="0" w:space="0" w:color="auto"/>
                <w:right w:val="none" w:sz="0" w:space="0" w:color="auto"/>
              </w:divBdr>
            </w:div>
            <w:div w:id="1485583293">
              <w:marLeft w:val="0"/>
              <w:marRight w:val="0"/>
              <w:marTop w:val="0"/>
              <w:marBottom w:val="0"/>
              <w:divBdr>
                <w:top w:val="none" w:sz="0" w:space="0" w:color="auto"/>
                <w:left w:val="none" w:sz="0" w:space="0" w:color="auto"/>
                <w:bottom w:val="none" w:sz="0" w:space="0" w:color="auto"/>
                <w:right w:val="none" w:sz="0" w:space="0" w:color="auto"/>
              </w:divBdr>
            </w:div>
            <w:div w:id="1485659776">
              <w:marLeft w:val="0"/>
              <w:marRight w:val="0"/>
              <w:marTop w:val="0"/>
              <w:marBottom w:val="0"/>
              <w:divBdr>
                <w:top w:val="none" w:sz="0" w:space="0" w:color="auto"/>
                <w:left w:val="none" w:sz="0" w:space="0" w:color="auto"/>
                <w:bottom w:val="none" w:sz="0" w:space="0" w:color="auto"/>
                <w:right w:val="none" w:sz="0" w:space="0" w:color="auto"/>
              </w:divBdr>
            </w:div>
            <w:div w:id="1487041668">
              <w:marLeft w:val="0"/>
              <w:marRight w:val="0"/>
              <w:marTop w:val="0"/>
              <w:marBottom w:val="0"/>
              <w:divBdr>
                <w:top w:val="none" w:sz="0" w:space="0" w:color="auto"/>
                <w:left w:val="none" w:sz="0" w:space="0" w:color="auto"/>
                <w:bottom w:val="none" w:sz="0" w:space="0" w:color="auto"/>
                <w:right w:val="none" w:sz="0" w:space="0" w:color="auto"/>
              </w:divBdr>
            </w:div>
            <w:div w:id="1487088071">
              <w:marLeft w:val="0"/>
              <w:marRight w:val="0"/>
              <w:marTop w:val="0"/>
              <w:marBottom w:val="0"/>
              <w:divBdr>
                <w:top w:val="none" w:sz="0" w:space="0" w:color="auto"/>
                <w:left w:val="none" w:sz="0" w:space="0" w:color="auto"/>
                <w:bottom w:val="none" w:sz="0" w:space="0" w:color="auto"/>
                <w:right w:val="none" w:sz="0" w:space="0" w:color="auto"/>
              </w:divBdr>
            </w:div>
            <w:div w:id="1487168948">
              <w:marLeft w:val="0"/>
              <w:marRight w:val="0"/>
              <w:marTop w:val="0"/>
              <w:marBottom w:val="0"/>
              <w:divBdr>
                <w:top w:val="none" w:sz="0" w:space="0" w:color="auto"/>
                <w:left w:val="none" w:sz="0" w:space="0" w:color="auto"/>
                <w:bottom w:val="none" w:sz="0" w:space="0" w:color="auto"/>
                <w:right w:val="none" w:sz="0" w:space="0" w:color="auto"/>
              </w:divBdr>
            </w:div>
            <w:div w:id="1488860529">
              <w:marLeft w:val="0"/>
              <w:marRight w:val="0"/>
              <w:marTop w:val="0"/>
              <w:marBottom w:val="0"/>
              <w:divBdr>
                <w:top w:val="none" w:sz="0" w:space="0" w:color="auto"/>
                <w:left w:val="none" w:sz="0" w:space="0" w:color="auto"/>
                <w:bottom w:val="none" w:sz="0" w:space="0" w:color="auto"/>
                <w:right w:val="none" w:sz="0" w:space="0" w:color="auto"/>
              </w:divBdr>
            </w:div>
            <w:div w:id="1488980092">
              <w:marLeft w:val="0"/>
              <w:marRight w:val="0"/>
              <w:marTop w:val="0"/>
              <w:marBottom w:val="0"/>
              <w:divBdr>
                <w:top w:val="none" w:sz="0" w:space="0" w:color="auto"/>
                <w:left w:val="none" w:sz="0" w:space="0" w:color="auto"/>
                <w:bottom w:val="none" w:sz="0" w:space="0" w:color="auto"/>
                <w:right w:val="none" w:sz="0" w:space="0" w:color="auto"/>
              </w:divBdr>
            </w:div>
            <w:div w:id="1489009649">
              <w:marLeft w:val="0"/>
              <w:marRight w:val="0"/>
              <w:marTop w:val="0"/>
              <w:marBottom w:val="0"/>
              <w:divBdr>
                <w:top w:val="none" w:sz="0" w:space="0" w:color="auto"/>
                <w:left w:val="none" w:sz="0" w:space="0" w:color="auto"/>
                <w:bottom w:val="none" w:sz="0" w:space="0" w:color="auto"/>
                <w:right w:val="none" w:sz="0" w:space="0" w:color="auto"/>
              </w:divBdr>
            </w:div>
            <w:div w:id="1491556833">
              <w:marLeft w:val="0"/>
              <w:marRight w:val="0"/>
              <w:marTop w:val="0"/>
              <w:marBottom w:val="0"/>
              <w:divBdr>
                <w:top w:val="none" w:sz="0" w:space="0" w:color="auto"/>
                <w:left w:val="none" w:sz="0" w:space="0" w:color="auto"/>
                <w:bottom w:val="none" w:sz="0" w:space="0" w:color="auto"/>
                <w:right w:val="none" w:sz="0" w:space="0" w:color="auto"/>
              </w:divBdr>
            </w:div>
            <w:div w:id="1493713902">
              <w:marLeft w:val="0"/>
              <w:marRight w:val="0"/>
              <w:marTop w:val="0"/>
              <w:marBottom w:val="0"/>
              <w:divBdr>
                <w:top w:val="none" w:sz="0" w:space="0" w:color="auto"/>
                <w:left w:val="none" w:sz="0" w:space="0" w:color="auto"/>
                <w:bottom w:val="none" w:sz="0" w:space="0" w:color="auto"/>
                <w:right w:val="none" w:sz="0" w:space="0" w:color="auto"/>
              </w:divBdr>
              <w:divsChild>
                <w:div w:id="32314608">
                  <w:marLeft w:val="0"/>
                  <w:marRight w:val="0"/>
                  <w:marTop w:val="0"/>
                  <w:marBottom w:val="0"/>
                  <w:divBdr>
                    <w:top w:val="none" w:sz="0" w:space="0" w:color="auto"/>
                    <w:left w:val="none" w:sz="0" w:space="0" w:color="auto"/>
                    <w:bottom w:val="none" w:sz="0" w:space="0" w:color="auto"/>
                    <w:right w:val="none" w:sz="0" w:space="0" w:color="auto"/>
                  </w:divBdr>
                </w:div>
                <w:div w:id="52973617">
                  <w:marLeft w:val="0"/>
                  <w:marRight w:val="0"/>
                  <w:marTop w:val="0"/>
                  <w:marBottom w:val="0"/>
                  <w:divBdr>
                    <w:top w:val="none" w:sz="0" w:space="0" w:color="auto"/>
                    <w:left w:val="none" w:sz="0" w:space="0" w:color="auto"/>
                    <w:bottom w:val="none" w:sz="0" w:space="0" w:color="auto"/>
                    <w:right w:val="none" w:sz="0" w:space="0" w:color="auto"/>
                  </w:divBdr>
                </w:div>
                <w:div w:id="53436813">
                  <w:marLeft w:val="0"/>
                  <w:marRight w:val="0"/>
                  <w:marTop w:val="0"/>
                  <w:marBottom w:val="0"/>
                  <w:divBdr>
                    <w:top w:val="none" w:sz="0" w:space="0" w:color="auto"/>
                    <w:left w:val="none" w:sz="0" w:space="0" w:color="auto"/>
                    <w:bottom w:val="none" w:sz="0" w:space="0" w:color="auto"/>
                    <w:right w:val="none" w:sz="0" w:space="0" w:color="auto"/>
                  </w:divBdr>
                </w:div>
                <w:div w:id="77291338">
                  <w:marLeft w:val="0"/>
                  <w:marRight w:val="0"/>
                  <w:marTop w:val="0"/>
                  <w:marBottom w:val="0"/>
                  <w:divBdr>
                    <w:top w:val="none" w:sz="0" w:space="0" w:color="auto"/>
                    <w:left w:val="none" w:sz="0" w:space="0" w:color="auto"/>
                    <w:bottom w:val="none" w:sz="0" w:space="0" w:color="auto"/>
                    <w:right w:val="none" w:sz="0" w:space="0" w:color="auto"/>
                  </w:divBdr>
                </w:div>
                <w:div w:id="87890395">
                  <w:marLeft w:val="0"/>
                  <w:marRight w:val="0"/>
                  <w:marTop w:val="0"/>
                  <w:marBottom w:val="0"/>
                  <w:divBdr>
                    <w:top w:val="none" w:sz="0" w:space="0" w:color="auto"/>
                    <w:left w:val="none" w:sz="0" w:space="0" w:color="auto"/>
                    <w:bottom w:val="none" w:sz="0" w:space="0" w:color="auto"/>
                    <w:right w:val="none" w:sz="0" w:space="0" w:color="auto"/>
                  </w:divBdr>
                </w:div>
                <w:div w:id="148644027">
                  <w:marLeft w:val="0"/>
                  <w:marRight w:val="0"/>
                  <w:marTop w:val="0"/>
                  <w:marBottom w:val="0"/>
                  <w:divBdr>
                    <w:top w:val="none" w:sz="0" w:space="0" w:color="auto"/>
                    <w:left w:val="none" w:sz="0" w:space="0" w:color="auto"/>
                    <w:bottom w:val="none" w:sz="0" w:space="0" w:color="auto"/>
                    <w:right w:val="none" w:sz="0" w:space="0" w:color="auto"/>
                  </w:divBdr>
                </w:div>
                <w:div w:id="311831732">
                  <w:marLeft w:val="0"/>
                  <w:marRight w:val="0"/>
                  <w:marTop w:val="0"/>
                  <w:marBottom w:val="0"/>
                  <w:divBdr>
                    <w:top w:val="none" w:sz="0" w:space="0" w:color="auto"/>
                    <w:left w:val="none" w:sz="0" w:space="0" w:color="auto"/>
                    <w:bottom w:val="none" w:sz="0" w:space="0" w:color="auto"/>
                    <w:right w:val="none" w:sz="0" w:space="0" w:color="auto"/>
                  </w:divBdr>
                </w:div>
                <w:div w:id="394936382">
                  <w:marLeft w:val="0"/>
                  <w:marRight w:val="0"/>
                  <w:marTop w:val="0"/>
                  <w:marBottom w:val="0"/>
                  <w:divBdr>
                    <w:top w:val="none" w:sz="0" w:space="0" w:color="auto"/>
                    <w:left w:val="none" w:sz="0" w:space="0" w:color="auto"/>
                    <w:bottom w:val="none" w:sz="0" w:space="0" w:color="auto"/>
                    <w:right w:val="none" w:sz="0" w:space="0" w:color="auto"/>
                  </w:divBdr>
                </w:div>
                <w:div w:id="550381409">
                  <w:marLeft w:val="0"/>
                  <w:marRight w:val="0"/>
                  <w:marTop w:val="0"/>
                  <w:marBottom w:val="0"/>
                  <w:divBdr>
                    <w:top w:val="none" w:sz="0" w:space="0" w:color="auto"/>
                    <w:left w:val="none" w:sz="0" w:space="0" w:color="auto"/>
                    <w:bottom w:val="none" w:sz="0" w:space="0" w:color="auto"/>
                    <w:right w:val="none" w:sz="0" w:space="0" w:color="auto"/>
                  </w:divBdr>
                </w:div>
                <w:div w:id="568423049">
                  <w:marLeft w:val="0"/>
                  <w:marRight w:val="0"/>
                  <w:marTop w:val="0"/>
                  <w:marBottom w:val="0"/>
                  <w:divBdr>
                    <w:top w:val="none" w:sz="0" w:space="0" w:color="auto"/>
                    <w:left w:val="none" w:sz="0" w:space="0" w:color="auto"/>
                    <w:bottom w:val="none" w:sz="0" w:space="0" w:color="auto"/>
                    <w:right w:val="none" w:sz="0" w:space="0" w:color="auto"/>
                  </w:divBdr>
                </w:div>
                <w:div w:id="599799660">
                  <w:marLeft w:val="0"/>
                  <w:marRight w:val="0"/>
                  <w:marTop w:val="0"/>
                  <w:marBottom w:val="0"/>
                  <w:divBdr>
                    <w:top w:val="none" w:sz="0" w:space="0" w:color="auto"/>
                    <w:left w:val="none" w:sz="0" w:space="0" w:color="auto"/>
                    <w:bottom w:val="none" w:sz="0" w:space="0" w:color="auto"/>
                    <w:right w:val="none" w:sz="0" w:space="0" w:color="auto"/>
                  </w:divBdr>
                </w:div>
                <w:div w:id="635915467">
                  <w:marLeft w:val="0"/>
                  <w:marRight w:val="0"/>
                  <w:marTop w:val="0"/>
                  <w:marBottom w:val="0"/>
                  <w:divBdr>
                    <w:top w:val="none" w:sz="0" w:space="0" w:color="auto"/>
                    <w:left w:val="none" w:sz="0" w:space="0" w:color="auto"/>
                    <w:bottom w:val="none" w:sz="0" w:space="0" w:color="auto"/>
                    <w:right w:val="none" w:sz="0" w:space="0" w:color="auto"/>
                  </w:divBdr>
                </w:div>
                <w:div w:id="637540798">
                  <w:marLeft w:val="0"/>
                  <w:marRight w:val="0"/>
                  <w:marTop w:val="0"/>
                  <w:marBottom w:val="0"/>
                  <w:divBdr>
                    <w:top w:val="none" w:sz="0" w:space="0" w:color="auto"/>
                    <w:left w:val="none" w:sz="0" w:space="0" w:color="auto"/>
                    <w:bottom w:val="none" w:sz="0" w:space="0" w:color="auto"/>
                    <w:right w:val="none" w:sz="0" w:space="0" w:color="auto"/>
                  </w:divBdr>
                </w:div>
                <w:div w:id="712077639">
                  <w:marLeft w:val="0"/>
                  <w:marRight w:val="0"/>
                  <w:marTop w:val="0"/>
                  <w:marBottom w:val="0"/>
                  <w:divBdr>
                    <w:top w:val="none" w:sz="0" w:space="0" w:color="auto"/>
                    <w:left w:val="none" w:sz="0" w:space="0" w:color="auto"/>
                    <w:bottom w:val="none" w:sz="0" w:space="0" w:color="auto"/>
                    <w:right w:val="none" w:sz="0" w:space="0" w:color="auto"/>
                  </w:divBdr>
                </w:div>
                <w:div w:id="719283732">
                  <w:marLeft w:val="0"/>
                  <w:marRight w:val="0"/>
                  <w:marTop w:val="0"/>
                  <w:marBottom w:val="0"/>
                  <w:divBdr>
                    <w:top w:val="none" w:sz="0" w:space="0" w:color="auto"/>
                    <w:left w:val="none" w:sz="0" w:space="0" w:color="auto"/>
                    <w:bottom w:val="none" w:sz="0" w:space="0" w:color="auto"/>
                    <w:right w:val="none" w:sz="0" w:space="0" w:color="auto"/>
                  </w:divBdr>
                </w:div>
                <w:div w:id="954822352">
                  <w:marLeft w:val="0"/>
                  <w:marRight w:val="0"/>
                  <w:marTop w:val="0"/>
                  <w:marBottom w:val="0"/>
                  <w:divBdr>
                    <w:top w:val="none" w:sz="0" w:space="0" w:color="auto"/>
                    <w:left w:val="none" w:sz="0" w:space="0" w:color="auto"/>
                    <w:bottom w:val="none" w:sz="0" w:space="0" w:color="auto"/>
                    <w:right w:val="none" w:sz="0" w:space="0" w:color="auto"/>
                  </w:divBdr>
                </w:div>
                <w:div w:id="1090158001">
                  <w:marLeft w:val="0"/>
                  <w:marRight w:val="0"/>
                  <w:marTop w:val="0"/>
                  <w:marBottom w:val="0"/>
                  <w:divBdr>
                    <w:top w:val="none" w:sz="0" w:space="0" w:color="auto"/>
                    <w:left w:val="none" w:sz="0" w:space="0" w:color="auto"/>
                    <w:bottom w:val="none" w:sz="0" w:space="0" w:color="auto"/>
                    <w:right w:val="none" w:sz="0" w:space="0" w:color="auto"/>
                  </w:divBdr>
                </w:div>
                <w:div w:id="1116362674">
                  <w:marLeft w:val="0"/>
                  <w:marRight w:val="0"/>
                  <w:marTop w:val="0"/>
                  <w:marBottom w:val="0"/>
                  <w:divBdr>
                    <w:top w:val="none" w:sz="0" w:space="0" w:color="auto"/>
                    <w:left w:val="none" w:sz="0" w:space="0" w:color="auto"/>
                    <w:bottom w:val="none" w:sz="0" w:space="0" w:color="auto"/>
                    <w:right w:val="none" w:sz="0" w:space="0" w:color="auto"/>
                  </w:divBdr>
                </w:div>
                <w:div w:id="1242182777">
                  <w:marLeft w:val="0"/>
                  <w:marRight w:val="0"/>
                  <w:marTop w:val="0"/>
                  <w:marBottom w:val="0"/>
                  <w:divBdr>
                    <w:top w:val="none" w:sz="0" w:space="0" w:color="auto"/>
                    <w:left w:val="none" w:sz="0" w:space="0" w:color="auto"/>
                    <w:bottom w:val="none" w:sz="0" w:space="0" w:color="auto"/>
                    <w:right w:val="none" w:sz="0" w:space="0" w:color="auto"/>
                  </w:divBdr>
                </w:div>
                <w:div w:id="1269507594">
                  <w:marLeft w:val="0"/>
                  <w:marRight w:val="0"/>
                  <w:marTop w:val="0"/>
                  <w:marBottom w:val="0"/>
                  <w:divBdr>
                    <w:top w:val="none" w:sz="0" w:space="0" w:color="auto"/>
                    <w:left w:val="none" w:sz="0" w:space="0" w:color="auto"/>
                    <w:bottom w:val="none" w:sz="0" w:space="0" w:color="auto"/>
                    <w:right w:val="none" w:sz="0" w:space="0" w:color="auto"/>
                  </w:divBdr>
                </w:div>
                <w:div w:id="1370229020">
                  <w:marLeft w:val="0"/>
                  <w:marRight w:val="0"/>
                  <w:marTop w:val="0"/>
                  <w:marBottom w:val="0"/>
                  <w:divBdr>
                    <w:top w:val="none" w:sz="0" w:space="0" w:color="auto"/>
                    <w:left w:val="none" w:sz="0" w:space="0" w:color="auto"/>
                    <w:bottom w:val="none" w:sz="0" w:space="0" w:color="auto"/>
                    <w:right w:val="none" w:sz="0" w:space="0" w:color="auto"/>
                  </w:divBdr>
                </w:div>
                <w:div w:id="1438938981">
                  <w:marLeft w:val="0"/>
                  <w:marRight w:val="0"/>
                  <w:marTop w:val="0"/>
                  <w:marBottom w:val="0"/>
                  <w:divBdr>
                    <w:top w:val="none" w:sz="0" w:space="0" w:color="auto"/>
                    <w:left w:val="none" w:sz="0" w:space="0" w:color="auto"/>
                    <w:bottom w:val="none" w:sz="0" w:space="0" w:color="auto"/>
                    <w:right w:val="none" w:sz="0" w:space="0" w:color="auto"/>
                  </w:divBdr>
                </w:div>
                <w:div w:id="1587575297">
                  <w:marLeft w:val="0"/>
                  <w:marRight w:val="0"/>
                  <w:marTop w:val="0"/>
                  <w:marBottom w:val="0"/>
                  <w:divBdr>
                    <w:top w:val="none" w:sz="0" w:space="0" w:color="auto"/>
                    <w:left w:val="none" w:sz="0" w:space="0" w:color="auto"/>
                    <w:bottom w:val="none" w:sz="0" w:space="0" w:color="auto"/>
                    <w:right w:val="none" w:sz="0" w:space="0" w:color="auto"/>
                  </w:divBdr>
                </w:div>
                <w:div w:id="1673870734">
                  <w:marLeft w:val="0"/>
                  <w:marRight w:val="0"/>
                  <w:marTop w:val="0"/>
                  <w:marBottom w:val="0"/>
                  <w:divBdr>
                    <w:top w:val="none" w:sz="0" w:space="0" w:color="auto"/>
                    <w:left w:val="none" w:sz="0" w:space="0" w:color="auto"/>
                    <w:bottom w:val="none" w:sz="0" w:space="0" w:color="auto"/>
                    <w:right w:val="none" w:sz="0" w:space="0" w:color="auto"/>
                  </w:divBdr>
                </w:div>
                <w:div w:id="1775325216">
                  <w:marLeft w:val="0"/>
                  <w:marRight w:val="0"/>
                  <w:marTop w:val="0"/>
                  <w:marBottom w:val="0"/>
                  <w:divBdr>
                    <w:top w:val="none" w:sz="0" w:space="0" w:color="auto"/>
                    <w:left w:val="none" w:sz="0" w:space="0" w:color="auto"/>
                    <w:bottom w:val="none" w:sz="0" w:space="0" w:color="auto"/>
                    <w:right w:val="none" w:sz="0" w:space="0" w:color="auto"/>
                  </w:divBdr>
                </w:div>
                <w:div w:id="1965427339">
                  <w:marLeft w:val="0"/>
                  <w:marRight w:val="0"/>
                  <w:marTop w:val="0"/>
                  <w:marBottom w:val="0"/>
                  <w:divBdr>
                    <w:top w:val="none" w:sz="0" w:space="0" w:color="auto"/>
                    <w:left w:val="none" w:sz="0" w:space="0" w:color="auto"/>
                    <w:bottom w:val="none" w:sz="0" w:space="0" w:color="auto"/>
                    <w:right w:val="none" w:sz="0" w:space="0" w:color="auto"/>
                  </w:divBdr>
                </w:div>
                <w:div w:id="2052608032">
                  <w:marLeft w:val="0"/>
                  <w:marRight w:val="0"/>
                  <w:marTop w:val="0"/>
                  <w:marBottom w:val="0"/>
                  <w:divBdr>
                    <w:top w:val="none" w:sz="0" w:space="0" w:color="auto"/>
                    <w:left w:val="none" w:sz="0" w:space="0" w:color="auto"/>
                    <w:bottom w:val="none" w:sz="0" w:space="0" w:color="auto"/>
                    <w:right w:val="none" w:sz="0" w:space="0" w:color="auto"/>
                  </w:divBdr>
                </w:div>
                <w:div w:id="2059350793">
                  <w:marLeft w:val="0"/>
                  <w:marRight w:val="0"/>
                  <w:marTop w:val="0"/>
                  <w:marBottom w:val="0"/>
                  <w:divBdr>
                    <w:top w:val="none" w:sz="0" w:space="0" w:color="auto"/>
                    <w:left w:val="none" w:sz="0" w:space="0" w:color="auto"/>
                    <w:bottom w:val="none" w:sz="0" w:space="0" w:color="auto"/>
                    <w:right w:val="none" w:sz="0" w:space="0" w:color="auto"/>
                  </w:divBdr>
                </w:div>
                <w:div w:id="2069841690">
                  <w:marLeft w:val="0"/>
                  <w:marRight w:val="0"/>
                  <w:marTop w:val="0"/>
                  <w:marBottom w:val="0"/>
                  <w:divBdr>
                    <w:top w:val="none" w:sz="0" w:space="0" w:color="auto"/>
                    <w:left w:val="none" w:sz="0" w:space="0" w:color="auto"/>
                    <w:bottom w:val="none" w:sz="0" w:space="0" w:color="auto"/>
                    <w:right w:val="none" w:sz="0" w:space="0" w:color="auto"/>
                  </w:divBdr>
                </w:div>
                <w:div w:id="2142989884">
                  <w:marLeft w:val="0"/>
                  <w:marRight w:val="0"/>
                  <w:marTop w:val="0"/>
                  <w:marBottom w:val="0"/>
                  <w:divBdr>
                    <w:top w:val="none" w:sz="0" w:space="0" w:color="auto"/>
                    <w:left w:val="none" w:sz="0" w:space="0" w:color="auto"/>
                    <w:bottom w:val="none" w:sz="0" w:space="0" w:color="auto"/>
                    <w:right w:val="none" w:sz="0" w:space="0" w:color="auto"/>
                  </w:divBdr>
                </w:div>
              </w:divsChild>
            </w:div>
            <w:div w:id="1494444469">
              <w:marLeft w:val="0"/>
              <w:marRight w:val="0"/>
              <w:marTop w:val="0"/>
              <w:marBottom w:val="0"/>
              <w:divBdr>
                <w:top w:val="none" w:sz="0" w:space="0" w:color="auto"/>
                <w:left w:val="none" w:sz="0" w:space="0" w:color="auto"/>
                <w:bottom w:val="none" w:sz="0" w:space="0" w:color="auto"/>
                <w:right w:val="none" w:sz="0" w:space="0" w:color="auto"/>
              </w:divBdr>
            </w:div>
            <w:div w:id="1499270354">
              <w:marLeft w:val="0"/>
              <w:marRight w:val="0"/>
              <w:marTop w:val="0"/>
              <w:marBottom w:val="0"/>
              <w:divBdr>
                <w:top w:val="none" w:sz="0" w:space="0" w:color="auto"/>
                <w:left w:val="none" w:sz="0" w:space="0" w:color="auto"/>
                <w:bottom w:val="none" w:sz="0" w:space="0" w:color="auto"/>
                <w:right w:val="none" w:sz="0" w:space="0" w:color="auto"/>
              </w:divBdr>
            </w:div>
            <w:div w:id="1503814847">
              <w:marLeft w:val="0"/>
              <w:marRight w:val="0"/>
              <w:marTop w:val="0"/>
              <w:marBottom w:val="0"/>
              <w:divBdr>
                <w:top w:val="none" w:sz="0" w:space="0" w:color="auto"/>
                <w:left w:val="none" w:sz="0" w:space="0" w:color="auto"/>
                <w:bottom w:val="none" w:sz="0" w:space="0" w:color="auto"/>
                <w:right w:val="none" w:sz="0" w:space="0" w:color="auto"/>
              </w:divBdr>
            </w:div>
            <w:div w:id="1504083564">
              <w:marLeft w:val="0"/>
              <w:marRight w:val="0"/>
              <w:marTop w:val="0"/>
              <w:marBottom w:val="0"/>
              <w:divBdr>
                <w:top w:val="none" w:sz="0" w:space="0" w:color="auto"/>
                <w:left w:val="none" w:sz="0" w:space="0" w:color="auto"/>
                <w:bottom w:val="none" w:sz="0" w:space="0" w:color="auto"/>
                <w:right w:val="none" w:sz="0" w:space="0" w:color="auto"/>
              </w:divBdr>
            </w:div>
            <w:div w:id="1504903906">
              <w:marLeft w:val="0"/>
              <w:marRight w:val="0"/>
              <w:marTop w:val="0"/>
              <w:marBottom w:val="0"/>
              <w:divBdr>
                <w:top w:val="none" w:sz="0" w:space="0" w:color="auto"/>
                <w:left w:val="none" w:sz="0" w:space="0" w:color="auto"/>
                <w:bottom w:val="none" w:sz="0" w:space="0" w:color="auto"/>
                <w:right w:val="none" w:sz="0" w:space="0" w:color="auto"/>
              </w:divBdr>
            </w:div>
            <w:div w:id="1507867420">
              <w:marLeft w:val="0"/>
              <w:marRight w:val="0"/>
              <w:marTop w:val="0"/>
              <w:marBottom w:val="0"/>
              <w:divBdr>
                <w:top w:val="none" w:sz="0" w:space="0" w:color="auto"/>
                <w:left w:val="none" w:sz="0" w:space="0" w:color="auto"/>
                <w:bottom w:val="none" w:sz="0" w:space="0" w:color="auto"/>
                <w:right w:val="none" w:sz="0" w:space="0" w:color="auto"/>
              </w:divBdr>
            </w:div>
            <w:div w:id="1510675708">
              <w:marLeft w:val="0"/>
              <w:marRight w:val="0"/>
              <w:marTop w:val="0"/>
              <w:marBottom w:val="0"/>
              <w:divBdr>
                <w:top w:val="none" w:sz="0" w:space="0" w:color="auto"/>
                <w:left w:val="none" w:sz="0" w:space="0" w:color="auto"/>
                <w:bottom w:val="none" w:sz="0" w:space="0" w:color="auto"/>
                <w:right w:val="none" w:sz="0" w:space="0" w:color="auto"/>
              </w:divBdr>
            </w:div>
            <w:div w:id="1513226483">
              <w:marLeft w:val="0"/>
              <w:marRight w:val="0"/>
              <w:marTop w:val="0"/>
              <w:marBottom w:val="0"/>
              <w:divBdr>
                <w:top w:val="none" w:sz="0" w:space="0" w:color="auto"/>
                <w:left w:val="none" w:sz="0" w:space="0" w:color="auto"/>
                <w:bottom w:val="none" w:sz="0" w:space="0" w:color="auto"/>
                <w:right w:val="none" w:sz="0" w:space="0" w:color="auto"/>
              </w:divBdr>
            </w:div>
            <w:div w:id="1514420699">
              <w:marLeft w:val="0"/>
              <w:marRight w:val="0"/>
              <w:marTop w:val="0"/>
              <w:marBottom w:val="0"/>
              <w:divBdr>
                <w:top w:val="none" w:sz="0" w:space="0" w:color="auto"/>
                <w:left w:val="none" w:sz="0" w:space="0" w:color="auto"/>
                <w:bottom w:val="none" w:sz="0" w:space="0" w:color="auto"/>
                <w:right w:val="none" w:sz="0" w:space="0" w:color="auto"/>
              </w:divBdr>
            </w:div>
            <w:div w:id="1516261000">
              <w:marLeft w:val="0"/>
              <w:marRight w:val="0"/>
              <w:marTop w:val="0"/>
              <w:marBottom w:val="0"/>
              <w:divBdr>
                <w:top w:val="none" w:sz="0" w:space="0" w:color="auto"/>
                <w:left w:val="none" w:sz="0" w:space="0" w:color="auto"/>
                <w:bottom w:val="none" w:sz="0" w:space="0" w:color="auto"/>
                <w:right w:val="none" w:sz="0" w:space="0" w:color="auto"/>
              </w:divBdr>
            </w:div>
            <w:div w:id="1517766843">
              <w:marLeft w:val="0"/>
              <w:marRight w:val="0"/>
              <w:marTop w:val="0"/>
              <w:marBottom w:val="0"/>
              <w:divBdr>
                <w:top w:val="none" w:sz="0" w:space="0" w:color="auto"/>
                <w:left w:val="none" w:sz="0" w:space="0" w:color="auto"/>
                <w:bottom w:val="none" w:sz="0" w:space="0" w:color="auto"/>
                <w:right w:val="none" w:sz="0" w:space="0" w:color="auto"/>
              </w:divBdr>
            </w:div>
            <w:div w:id="1518499137">
              <w:marLeft w:val="0"/>
              <w:marRight w:val="0"/>
              <w:marTop w:val="0"/>
              <w:marBottom w:val="0"/>
              <w:divBdr>
                <w:top w:val="none" w:sz="0" w:space="0" w:color="auto"/>
                <w:left w:val="none" w:sz="0" w:space="0" w:color="auto"/>
                <w:bottom w:val="none" w:sz="0" w:space="0" w:color="auto"/>
                <w:right w:val="none" w:sz="0" w:space="0" w:color="auto"/>
              </w:divBdr>
            </w:div>
            <w:div w:id="1520197484">
              <w:marLeft w:val="0"/>
              <w:marRight w:val="0"/>
              <w:marTop w:val="0"/>
              <w:marBottom w:val="0"/>
              <w:divBdr>
                <w:top w:val="none" w:sz="0" w:space="0" w:color="auto"/>
                <w:left w:val="none" w:sz="0" w:space="0" w:color="auto"/>
                <w:bottom w:val="none" w:sz="0" w:space="0" w:color="auto"/>
                <w:right w:val="none" w:sz="0" w:space="0" w:color="auto"/>
              </w:divBdr>
            </w:div>
            <w:div w:id="1520506235">
              <w:marLeft w:val="0"/>
              <w:marRight w:val="0"/>
              <w:marTop w:val="0"/>
              <w:marBottom w:val="0"/>
              <w:divBdr>
                <w:top w:val="none" w:sz="0" w:space="0" w:color="auto"/>
                <w:left w:val="none" w:sz="0" w:space="0" w:color="auto"/>
                <w:bottom w:val="none" w:sz="0" w:space="0" w:color="auto"/>
                <w:right w:val="none" w:sz="0" w:space="0" w:color="auto"/>
              </w:divBdr>
            </w:div>
            <w:div w:id="1520856736">
              <w:marLeft w:val="0"/>
              <w:marRight w:val="0"/>
              <w:marTop w:val="0"/>
              <w:marBottom w:val="0"/>
              <w:divBdr>
                <w:top w:val="none" w:sz="0" w:space="0" w:color="auto"/>
                <w:left w:val="none" w:sz="0" w:space="0" w:color="auto"/>
                <w:bottom w:val="none" w:sz="0" w:space="0" w:color="auto"/>
                <w:right w:val="none" w:sz="0" w:space="0" w:color="auto"/>
              </w:divBdr>
              <w:divsChild>
                <w:div w:id="32966404">
                  <w:marLeft w:val="0"/>
                  <w:marRight w:val="0"/>
                  <w:marTop w:val="0"/>
                  <w:marBottom w:val="0"/>
                  <w:divBdr>
                    <w:top w:val="none" w:sz="0" w:space="0" w:color="auto"/>
                    <w:left w:val="none" w:sz="0" w:space="0" w:color="auto"/>
                    <w:bottom w:val="none" w:sz="0" w:space="0" w:color="auto"/>
                    <w:right w:val="none" w:sz="0" w:space="0" w:color="auto"/>
                  </w:divBdr>
                </w:div>
                <w:div w:id="184443957">
                  <w:marLeft w:val="0"/>
                  <w:marRight w:val="0"/>
                  <w:marTop w:val="0"/>
                  <w:marBottom w:val="0"/>
                  <w:divBdr>
                    <w:top w:val="none" w:sz="0" w:space="0" w:color="auto"/>
                    <w:left w:val="none" w:sz="0" w:space="0" w:color="auto"/>
                    <w:bottom w:val="none" w:sz="0" w:space="0" w:color="auto"/>
                    <w:right w:val="none" w:sz="0" w:space="0" w:color="auto"/>
                  </w:divBdr>
                </w:div>
                <w:div w:id="426459678">
                  <w:marLeft w:val="0"/>
                  <w:marRight w:val="0"/>
                  <w:marTop w:val="0"/>
                  <w:marBottom w:val="0"/>
                  <w:divBdr>
                    <w:top w:val="none" w:sz="0" w:space="0" w:color="auto"/>
                    <w:left w:val="none" w:sz="0" w:space="0" w:color="auto"/>
                    <w:bottom w:val="none" w:sz="0" w:space="0" w:color="auto"/>
                    <w:right w:val="none" w:sz="0" w:space="0" w:color="auto"/>
                  </w:divBdr>
                </w:div>
                <w:div w:id="630131549">
                  <w:marLeft w:val="0"/>
                  <w:marRight w:val="0"/>
                  <w:marTop w:val="0"/>
                  <w:marBottom w:val="0"/>
                  <w:divBdr>
                    <w:top w:val="none" w:sz="0" w:space="0" w:color="auto"/>
                    <w:left w:val="none" w:sz="0" w:space="0" w:color="auto"/>
                    <w:bottom w:val="none" w:sz="0" w:space="0" w:color="auto"/>
                    <w:right w:val="none" w:sz="0" w:space="0" w:color="auto"/>
                  </w:divBdr>
                </w:div>
                <w:div w:id="675497753">
                  <w:marLeft w:val="0"/>
                  <w:marRight w:val="0"/>
                  <w:marTop w:val="0"/>
                  <w:marBottom w:val="0"/>
                  <w:divBdr>
                    <w:top w:val="none" w:sz="0" w:space="0" w:color="auto"/>
                    <w:left w:val="none" w:sz="0" w:space="0" w:color="auto"/>
                    <w:bottom w:val="none" w:sz="0" w:space="0" w:color="auto"/>
                    <w:right w:val="none" w:sz="0" w:space="0" w:color="auto"/>
                  </w:divBdr>
                </w:div>
                <w:div w:id="713581187">
                  <w:marLeft w:val="0"/>
                  <w:marRight w:val="0"/>
                  <w:marTop w:val="0"/>
                  <w:marBottom w:val="0"/>
                  <w:divBdr>
                    <w:top w:val="none" w:sz="0" w:space="0" w:color="auto"/>
                    <w:left w:val="none" w:sz="0" w:space="0" w:color="auto"/>
                    <w:bottom w:val="none" w:sz="0" w:space="0" w:color="auto"/>
                    <w:right w:val="none" w:sz="0" w:space="0" w:color="auto"/>
                  </w:divBdr>
                </w:div>
                <w:div w:id="735932829">
                  <w:marLeft w:val="0"/>
                  <w:marRight w:val="0"/>
                  <w:marTop w:val="0"/>
                  <w:marBottom w:val="0"/>
                  <w:divBdr>
                    <w:top w:val="none" w:sz="0" w:space="0" w:color="auto"/>
                    <w:left w:val="none" w:sz="0" w:space="0" w:color="auto"/>
                    <w:bottom w:val="none" w:sz="0" w:space="0" w:color="auto"/>
                    <w:right w:val="none" w:sz="0" w:space="0" w:color="auto"/>
                  </w:divBdr>
                </w:div>
                <w:div w:id="867136468">
                  <w:marLeft w:val="0"/>
                  <w:marRight w:val="0"/>
                  <w:marTop w:val="0"/>
                  <w:marBottom w:val="0"/>
                  <w:divBdr>
                    <w:top w:val="none" w:sz="0" w:space="0" w:color="auto"/>
                    <w:left w:val="none" w:sz="0" w:space="0" w:color="auto"/>
                    <w:bottom w:val="none" w:sz="0" w:space="0" w:color="auto"/>
                    <w:right w:val="none" w:sz="0" w:space="0" w:color="auto"/>
                  </w:divBdr>
                </w:div>
                <w:div w:id="1343706368">
                  <w:marLeft w:val="0"/>
                  <w:marRight w:val="0"/>
                  <w:marTop w:val="0"/>
                  <w:marBottom w:val="0"/>
                  <w:divBdr>
                    <w:top w:val="none" w:sz="0" w:space="0" w:color="auto"/>
                    <w:left w:val="none" w:sz="0" w:space="0" w:color="auto"/>
                    <w:bottom w:val="none" w:sz="0" w:space="0" w:color="auto"/>
                    <w:right w:val="none" w:sz="0" w:space="0" w:color="auto"/>
                  </w:divBdr>
                </w:div>
                <w:div w:id="1716005807">
                  <w:marLeft w:val="0"/>
                  <w:marRight w:val="0"/>
                  <w:marTop w:val="0"/>
                  <w:marBottom w:val="0"/>
                  <w:divBdr>
                    <w:top w:val="none" w:sz="0" w:space="0" w:color="auto"/>
                    <w:left w:val="none" w:sz="0" w:space="0" w:color="auto"/>
                    <w:bottom w:val="none" w:sz="0" w:space="0" w:color="auto"/>
                    <w:right w:val="none" w:sz="0" w:space="0" w:color="auto"/>
                  </w:divBdr>
                </w:div>
                <w:div w:id="1906573886">
                  <w:marLeft w:val="0"/>
                  <w:marRight w:val="0"/>
                  <w:marTop w:val="0"/>
                  <w:marBottom w:val="0"/>
                  <w:divBdr>
                    <w:top w:val="none" w:sz="0" w:space="0" w:color="auto"/>
                    <w:left w:val="none" w:sz="0" w:space="0" w:color="auto"/>
                    <w:bottom w:val="none" w:sz="0" w:space="0" w:color="auto"/>
                    <w:right w:val="none" w:sz="0" w:space="0" w:color="auto"/>
                  </w:divBdr>
                </w:div>
                <w:div w:id="2140343746">
                  <w:marLeft w:val="0"/>
                  <w:marRight w:val="0"/>
                  <w:marTop w:val="0"/>
                  <w:marBottom w:val="0"/>
                  <w:divBdr>
                    <w:top w:val="none" w:sz="0" w:space="0" w:color="auto"/>
                    <w:left w:val="none" w:sz="0" w:space="0" w:color="auto"/>
                    <w:bottom w:val="none" w:sz="0" w:space="0" w:color="auto"/>
                    <w:right w:val="none" w:sz="0" w:space="0" w:color="auto"/>
                  </w:divBdr>
                </w:div>
              </w:divsChild>
            </w:div>
            <w:div w:id="1522553788">
              <w:marLeft w:val="0"/>
              <w:marRight w:val="0"/>
              <w:marTop w:val="0"/>
              <w:marBottom w:val="0"/>
              <w:divBdr>
                <w:top w:val="none" w:sz="0" w:space="0" w:color="auto"/>
                <w:left w:val="none" w:sz="0" w:space="0" w:color="auto"/>
                <w:bottom w:val="none" w:sz="0" w:space="0" w:color="auto"/>
                <w:right w:val="none" w:sz="0" w:space="0" w:color="auto"/>
              </w:divBdr>
            </w:div>
            <w:div w:id="1523394502">
              <w:marLeft w:val="0"/>
              <w:marRight w:val="0"/>
              <w:marTop w:val="0"/>
              <w:marBottom w:val="0"/>
              <w:divBdr>
                <w:top w:val="none" w:sz="0" w:space="0" w:color="auto"/>
                <w:left w:val="none" w:sz="0" w:space="0" w:color="auto"/>
                <w:bottom w:val="none" w:sz="0" w:space="0" w:color="auto"/>
                <w:right w:val="none" w:sz="0" w:space="0" w:color="auto"/>
              </w:divBdr>
            </w:div>
            <w:div w:id="1523783722">
              <w:marLeft w:val="0"/>
              <w:marRight w:val="0"/>
              <w:marTop w:val="0"/>
              <w:marBottom w:val="0"/>
              <w:divBdr>
                <w:top w:val="none" w:sz="0" w:space="0" w:color="auto"/>
                <w:left w:val="none" w:sz="0" w:space="0" w:color="auto"/>
                <w:bottom w:val="none" w:sz="0" w:space="0" w:color="auto"/>
                <w:right w:val="none" w:sz="0" w:space="0" w:color="auto"/>
              </w:divBdr>
            </w:div>
            <w:div w:id="1525241667">
              <w:marLeft w:val="0"/>
              <w:marRight w:val="0"/>
              <w:marTop w:val="0"/>
              <w:marBottom w:val="0"/>
              <w:divBdr>
                <w:top w:val="none" w:sz="0" w:space="0" w:color="auto"/>
                <w:left w:val="none" w:sz="0" w:space="0" w:color="auto"/>
                <w:bottom w:val="none" w:sz="0" w:space="0" w:color="auto"/>
                <w:right w:val="none" w:sz="0" w:space="0" w:color="auto"/>
              </w:divBdr>
            </w:div>
            <w:div w:id="1529174452">
              <w:marLeft w:val="0"/>
              <w:marRight w:val="0"/>
              <w:marTop w:val="0"/>
              <w:marBottom w:val="0"/>
              <w:divBdr>
                <w:top w:val="none" w:sz="0" w:space="0" w:color="auto"/>
                <w:left w:val="none" w:sz="0" w:space="0" w:color="auto"/>
                <w:bottom w:val="none" w:sz="0" w:space="0" w:color="auto"/>
                <w:right w:val="none" w:sz="0" w:space="0" w:color="auto"/>
              </w:divBdr>
            </w:div>
            <w:div w:id="1530294005">
              <w:marLeft w:val="0"/>
              <w:marRight w:val="0"/>
              <w:marTop w:val="0"/>
              <w:marBottom w:val="0"/>
              <w:divBdr>
                <w:top w:val="none" w:sz="0" w:space="0" w:color="auto"/>
                <w:left w:val="none" w:sz="0" w:space="0" w:color="auto"/>
                <w:bottom w:val="none" w:sz="0" w:space="0" w:color="auto"/>
                <w:right w:val="none" w:sz="0" w:space="0" w:color="auto"/>
              </w:divBdr>
            </w:div>
            <w:div w:id="1530603037">
              <w:marLeft w:val="0"/>
              <w:marRight w:val="0"/>
              <w:marTop w:val="0"/>
              <w:marBottom w:val="0"/>
              <w:divBdr>
                <w:top w:val="none" w:sz="0" w:space="0" w:color="auto"/>
                <w:left w:val="none" w:sz="0" w:space="0" w:color="auto"/>
                <w:bottom w:val="none" w:sz="0" w:space="0" w:color="auto"/>
                <w:right w:val="none" w:sz="0" w:space="0" w:color="auto"/>
              </w:divBdr>
            </w:div>
            <w:div w:id="1532064397">
              <w:marLeft w:val="0"/>
              <w:marRight w:val="0"/>
              <w:marTop w:val="0"/>
              <w:marBottom w:val="0"/>
              <w:divBdr>
                <w:top w:val="none" w:sz="0" w:space="0" w:color="auto"/>
                <w:left w:val="none" w:sz="0" w:space="0" w:color="auto"/>
                <w:bottom w:val="none" w:sz="0" w:space="0" w:color="auto"/>
                <w:right w:val="none" w:sz="0" w:space="0" w:color="auto"/>
              </w:divBdr>
            </w:div>
            <w:div w:id="1534657974">
              <w:marLeft w:val="0"/>
              <w:marRight w:val="0"/>
              <w:marTop w:val="0"/>
              <w:marBottom w:val="0"/>
              <w:divBdr>
                <w:top w:val="none" w:sz="0" w:space="0" w:color="auto"/>
                <w:left w:val="none" w:sz="0" w:space="0" w:color="auto"/>
                <w:bottom w:val="none" w:sz="0" w:space="0" w:color="auto"/>
                <w:right w:val="none" w:sz="0" w:space="0" w:color="auto"/>
              </w:divBdr>
            </w:div>
            <w:div w:id="1536039118">
              <w:marLeft w:val="0"/>
              <w:marRight w:val="0"/>
              <w:marTop w:val="0"/>
              <w:marBottom w:val="0"/>
              <w:divBdr>
                <w:top w:val="none" w:sz="0" w:space="0" w:color="auto"/>
                <w:left w:val="none" w:sz="0" w:space="0" w:color="auto"/>
                <w:bottom w:val="none" w:sz="0" w:space="0" w:color="auto"/>
                <w:right w:val="none" w:sz="0" w:space="0" w:color="auto"/>
              </w:divBdr>
            </w:div>
            <w:div w:id="1536887532">
              <w:marLeft w:val="0"/>
              <w:marRight w:val="0"/>
              <w:marTop w:val="0"/>
              <w:marBottom w:val="0"/>
              <w:divBdr>
                <w:top w:val="none" w:sz="0" w:space="0" w:color="auto"/>
                <w:left w:val="none" w:sz="0" w:space="0" w:color="auto"/>
                <w:bottom w:val="none" w:sz="0" w:space="0" w:color="auto"/>
                <w:right w:val="none" w:sz="0" w:space="0" w:color="auto"/>
              </w:divBdr>
            </w:div>
            <w:div w:id="1543594841">
              <w:marLeft w:val="0"/>
              <w:marRight w:val="0"/>
              <w:marTop w:val="0"/>
              <w:marBottom w:val="0"/>
              <w:divBdr>
                <w:top w:val="none" w:sz="0" w:space="0" w:color="auto"/>
                <w:left w:val="none" w:sz="0" w:space="0" w:color="auto"/>
                <w:bottom w:val="none" w:sz="0" w:space="0" w:color="auto"/>
                <w:right w:val="none" w:sz="0" w:space="0" w:color="auto"/>
              </w:divBdr>
            </w:div>
            <w:div w:id="1543640324">
              <w:marLeft w:val="0"/>
              <w:marRight w:val="0"/>
              <w:marTop w:val="0"/>
              <w:marBottom w:val="0"/>
              <w:divBdr>
                <w:top w:val="none" w:sz="0" w:space="0" w:color="auto"/>
                <w:left w:val="none" w:sz="0" w:space="0" w:color="auto"/>
                <w:bottom w:val="none" w:sz="0" w:space="0" w:color="auto"/>
                <w:right w:val="none" w:sz="0" w:space="0" w:color="auto"/>
              </w:divBdr>
            </w:div>
            <w:div w:id="1545872243">
              <w:marLeft w:val="0"/>
              <w:marRight w:val="0"/>
              <w:marTop w:val="0"/>
              <w:marBottom w:val="0"/>
              <w:divBdr>
                <w:top w:val="none" w:sz="0" w:space="0" w:color="auto"/>
                <w:left w:val="none" w:sz="0" w:space="0" w:color="auto"/>
                <w:bottom w:val="none" w:sz="0" w:space="0" w:color="auto"/>
                <w:right w:val="none" w:sz="0" w:space="0" w:color="auto"/>
              </w:divBdr>
            </w:div>
            <w:div w:id="1545947553">
              <w:marLeft w:val="0"/>
              <w:marRight w:val="0"/>
              <w:marTop w:val="0"/>
              <w:marBottom w:val="0"/>
              <w:divBdr>
                <w:top w:val="none" w:sz="0" w:space="0" w:color="auto"/>
                <w:left w:val="none" w:sz="0" w:space="0" w:color="auto"/>
                <w:bottom w:val="none" w:sz="0" w:space="0" w:color="auto"/>
                <w:right w:val="none" w:sz="0" w:space="0" w:color="auto"/>
              </w:divBdr>
            </w:div>
            <w:div w:id="1546596292">
              <w:marLeft w:val="0"/>
              <w:marRight w:val="0"/>
              <w:marTop w:val="0"/>
              <w:marBottom w:val="0"/>
              <w:divBdr>
                <w:top w:val="none" w:sz="0" w:space="0" w:color="auto"/>
                <w:left w:val="none" w:sz="0" w:space="0" w:color="auto"/>
                <w:bottom w:val="none" w:sz="0" w:space="0" w:color="auto"/>
                <w:right w:val="none" w:sz="0" w:space="0" w:color="auto"/>
              </w:divBdr>
            </w:div>
            <w:div w:id="1548298272">
              <w:marLeft w:val="0"/>
              <w:marRight w:val="0"/>
              <w:marTop w:val="0"/>
              <w:marBottom w:val="0"/>
              <w:divBdr>
                <w:top w:val="none" w:sz="0" w:space="0" w:color="auto"/>
                <w:left w:val="none" w:sz="0" w:space="0" w:color="auto"/>
                <w:bottom w:val="none" w:sz="0" w:space="0" w:color="auto"/>
                <w:right w:val="none" w:sz="0" w:space="0" w:color="auto"/>
              </w:divBdr>
            </w:div>
            <w:div w:id="1548682216">
              <w:marLeft w:val="0"/>
              <w:marRight w:val="0"/>
              <w:marTop w:val="0"/>
              <w:marBottom w:val="0"/>
              <w:divBdr>
                <w:top w:val="none" w:sz="0" w:space="0" w:color="auto"/>
                <w:left w:val="none" w:sz="0" w:space="0" w:color="auto"/>
                <w:bottom w:val="none" w:sz="0" w:space="0" w:color="auto"/>
                <w:right w:val="none" w:sz="0" w:space="0" w:color="auto"/>
              </w:divBdr>
            </w:div>
            <w:div w:id="1555458834">
              <w:marLeft w:val="0"/>
              <w:marRight w:val="0"/>
              <w:marTop w:val="0"/>
              <w:marBottom w:val="0"/>
              <w:divBdr>
                <w:top w:val="none" w:sz="0" w:space="0" w:color="auto"/>
                <w:left w:val="none" w:sz="0" w:space="0" w:color="auto"/>
                <w:bottom w:val="none" w:sz="0" w:space="0" w:color="auto"/>
                <w:right w:val="none" w:sz="0" w:space="0" w:color="auto"/>
              </w:divBdr>
            </w:div>
            <w:div w:id="1557349189">
              <w:marLeft w:val="0"/>
              <w:marRight w:val="0"/>
              <w:marTop w:val="0"/>
              <w:marBottom w:val="0"/>
              <w:divBdr>
                <w:top w:val="none" w:sz="0" w:space="0" w:color="auto"/>
                <w:left w:val="none" w:sz="0" w:space="0" w:color="auto"/>
                <w:bottom w:val="none" w:sz="0" w:space="0" w:color="auto"/>
                <w:right w:val="none" w:sz="0" w:space="0" w:color="auto"/>
              </w:divBdr>
            </w:div>
            <w:div w:id="1560282163">
              <w:marLeft w:val="0"/>
              <w:marRight w:val="0"/>
              <w:marTop w:val="0"/>
              <w:marBottom w:val="0"/>
              <w:divBdr>
                <w:top w:val="none" w:sz="0" w:space="0" w:color="auto"/>
                <w:left w:val="none" w:sz="0" w:space="0" w:color="auto"/>
                <w:bottom w:val="none" w:sz="0" w:space="0" w:color="auto"/>
                <w:right w:val="none" w:sz="0" w:space="0" w:color="auto"/>
              </w:divBdr>
            </w:div>
            <w:div w:id="1562063001">
              <w:marLeft w:val="0"/>
              <w:marRight w:val="0"/>
              <w:marTop w:val="0"/>
              <w:marBottom w:val="0"/>
              <w:divBdr>
                <w:top w:val="none" w:sz="0" w:space="0" w:color="auto"/>
                <w:left w:val="none" w:sz="0" w:space="0" w:color="auto"/>
                <w:bottom w:val="none" w:sz="0" w:space="0" w:color="auto"/>
                <w:right w:val="none" w:sz="0" w:space="0" w:color="auto"/>
              </w:divBdr>
            </w:div>
            <w:div w:id="1562789422">
              <w:marLeft w:val="0"/>
              <w:marRight w:val="0"/>
              <w:marTop w:val="0"/>
              <w:marBottom w:val="0"/>
              <w:divBdr>
                <w:top w:val="none" w:sz="0" w:space="0" w:color="auto"/>
                <w:left w:val="none" w:sz="0" w:space="0" w:color="auto"/>
                <w:bottom w:val="none" w:sz="0" w:space="0" w:color="auto"/>
                <w:right w:val="none" w:sz="0" w:space="0" w:color="auto"/>
              </w:divBdr>
            </w:div>
            <w:div w:id="1563953617">
              <w:marLeft w:val="0"/>
              <w:marRight w:val="0"/>
              <w:marTop w:val="0"/>
              <w:marBottom w:val="0"/>
              <w:divBdr>
                <w:top w:val="none" w:sz="0" w:space="0" w:color="auto"/>
                <w:left w:val="none" w:sz="0" w:space="0" w:color="auto"/>
                <w:bottom w:val="none" w:sz="0" w:space="0" w:color="auto"/>
                <w:right w:val="none" w:sz="0" w:space="0" w:color="auto"/>
              </w:divBdr>
            </w:div>
            <w:div w:id="1567909171">
              <w:marLeft w:val="0"/>
              <w:marRight w:val="0"/>
              <w:marTop w:val="0"/>
              <w:marBottom w:val="0"/>
              <w:divBdr>
                <w:top w:val="none" w:sz="0" w:space="0" w:color="auto"/>
                <w:left w:val="none" w:sz="0" w:space="0" w:color="auto"/>
                <w:bottom w:val="none" w:sz="0" w:space="0" w:color="auto"/>
                <w:right w:val="none" w:sz="0" w:space="0" w:color="auto"/>
              </w:divBdr>
            </w:div>
            <w:div w:id="1570457323">
              <w:marLeft w:val="0"/>
              <w:marRight w:val="0"/>
              <w:marTop w:val="0"/>
              <w:marBottom w:val="0"/>
              <w:divBdr>
                <w:top w:val="none" w:sz="0" w:space="0" w:color="auto"/>
                <w:left w:val="none" w:sz="0" w:space="0" w:color="auto"/>
                <w:bottom w:val="none" w:sz="0" w:space="0" w:color="auto"/>
                <w:right w:val="none" w:sz="0" w:space="0" w:color="auto"/>
              </w:divBdr>
            </w:div>
            <w:div w:id="1570849748">
              <w:marLeft w:val="0"/>
              <w:marRight w:val="0"/>
              <w:marTop w:val="0"/>
              <w:marBottom w:val="0"/>
              <w:divBdr>
                <w:top w:val="none" w:sz="0" w:space="0" w:color="auto"/>
                <w:left w:val="none" w:sz="0" w:space="0" w:color="auto"/>
                <w:bottom w:val="none" w:sz="0" w:space="0" w:color="auto"/>
                <w:right w:val="none" w:sz="0" w:space="0" w:color="auto"/>
              </w:divBdr>
            </w:div>
            <w:div w:id="1572957797">
              <w:marLeft w:val="0"/>
              <w:marRight w:val="0"/>
              <w:marTop w:val="0"/>
              <w:marBottom w:val="0"/>
              <w:divBdr>
                <w:top w:val="none" w:sz="0" w:space="0" w:color="auto"/>
                <w:left w:val="none" w:sz="0" w:space="0" w:color="auto"/>
                <w:bottom w:val="none" w:sz="0" w:space="0" w:color="auto"/>
                <w:right w:val="none" w:sz="0" w:space="0" w:color="auto"/>
              </w:divBdr>
            </w:div>
            <w:div w:id="1576089591">
              <w:marLeft w:val="0"/>
              <w:marRight w:val="0"/>
              <w:marTop w:val="0"/>
              <w:marBottom w:val="0"/>
              <w:divBdr>
                <w:top w:val="none" w:sz="0" w:space="0" w:color="auto"/>
                <w:left w:val="none" w:sz="0" w:space="0" w:color="auto"/>
                <w:bottom w:val="none" w:sz="0" w:space="0" w:color="auto"/>
                <w:right w:val="none" w:sz="0" w:space="0" w:color="auto"/>
              </w:divBdr>
            </w:div>
            <w:div w:id="1576548247">
              <w:marLeft w:val="0"/>
              <w:marRight w:val="0"/>
              <w:marTop w:val="0"/>
              <w:marBottom w:val="0"/>
              <w:divBdr>
                <w:top w:val="none" w:sz="0" w:space="0" w:color="auto"/>
                <w:left w:val="none" w:sz="0" w:space="0" w:color="auto"/>
                <w:bottom w:val="none" w:sz="0" w:space="0" w:color="auto"/>
                <w:right w:val="none" w:sz="0" w:space="0" w:color="auto"/>
              </w:divBdr>
            </w:div>
            <w:div w:id="1576667019">
              <w:marLeft w:val="0"/>
              <w:marRight w:val="0"/>
              <w:marTop w:val="0"/>
              <w:marBottom w:val="0"/>
              <w:divBdr>
                <w:top w:val="none" w:sz="0" w:space="0" w:color="auto"/>
                <w:left w:val="none" w:sz="0" w:space="0" w:color="auto"/>
                <w:bottom w:val="none" w:sz="0" w:space="0" w:color="auto"/>
                <w:right w:val="none" w:sz="0" w:space="0" w:color="auto"/>
              </w:divBdr>
            </w:div>
            <w:div w:id="1576669880">
              <w:marLeft w:val="0"/>
              <w:marRight w:val="0"/>
              <w:marTop w:val="0"/>
              <w:marBottom w:val="0"/>
              <w:divBdr>
                <w:top w:val="none" w:sz="0" w:space="0" w:color="auto"/>
                <w:left w:val="none" w:sz="0" w:space="0" w:color="auto"/>
                <w:bottom w:val="none" w:sz="0" w:space="0" w:color="auto"/>
                <w:right w:val="none" w:sz="0" w:space="0" w:color="auto"/>
              </w:divBdr>
            </w:div>
            <w:div w:id="1576816548">
              <w:marLeft w:val="0"/>
              <w:marRight w:val="0"/>
              <w:marTop w:val="0"/>
              <w:marBottom w:val="0"/>
              <w:divBdr>
                <w:top w:val="none" w:sz="0" w:space="0" w:color="auto"/>
                <w:left w:val="none" w:sz="0" w:space="0" w:color="auto"/>
                <w:bottom w:val="none" w:sz="0" w:space="0" w:color="auto"/>
                <w:right w:val="none" w:sz="0" w:space="0" w:color="auto"/>
              </w:divBdr>
            </w:div>
            <w:div w:id="1577855683">
              <w:marLeft w:val="0"/>
              <w:marRight w:val="0"/>
              <w:marTop w:val="0"/>
              <w:marBottom w:val="0"/>
              <w:divBdr>
                <w:top w:val="none" w:sz="0" w:space="0" w:color="auto"/>
                <w:left w:val="none" w:sz="0" w:space="0" w:color="auto"/>
                <w:bottom w:val="none" w:sz="0" w:space="0" w:color="auto"/>
                <w:right w:val="none" w:sz="0" w:space="0" w:color="auto"/>
              </w:divBdr>
            </w:div>
            <w:div w:id="1578204645">
              <w:marLeft w:val="0"/>
              <w:marRight w:val="0"/>
              <w:marTop w:val="0"/>
              <w:marBottom w:val="0"/>
              <w:divBdr>
                <w:top w:val="none" w:sz="0" w:space="0" w:color="auto"/>
                <w:left w:val="none" w:sz="0" w:space="0" w:color="auto"/>
                <w:bottom w:val="none" w:sz="0" w:space="0" w:color="auto"/>
                <w:right w:val="none" w:sz="0" w:space="0" w:color="auto"/>
              </w:divBdr>
            </w:div>
            <w:div w:id="1578708195">
              <w:marLeft w:val="0"/>
              <w:marRight w:val="0"/>
              <w:marTop w:val="0"/>
              <w:marBottom w:val="0"/>
              <w:divBdr>
                <w:top w:val="none" w:sz="0" w:space="0" w:color="auto"/>
                <w:left w:val="none" w:sz="0" w:space="0" w:color="auto"/>
                <w:bottom w:val="none" w:sz="0" w:space="0" w:color="auto"/>
                <w:right w:val="none" w:sz="0" w:space="0" w:color="auto"/>
              </w:divBdr>
            </w:div>
            <w:div w:id="1578858187">
              <w:marLeft w:val="0"/>
              <w:marRight w:val="0"/>
              <w:marTop w:val="0"/>
              <w:marBottom w:val="0"/>
              <w:divBdr>
                <w:top w:val="none" w:sz="0" w:space="0" w:color="auto"/>
                <w:left w:val="none" w:sz="0" w:space="0" w:color="auto"/>
                <w:bottom w:val="none" w:sz="0" w:space="0" w:color="auto"/>
                <w:right w:val="none" w:sz="0" w:space="0" w:color="auto"/>
              </w:divBdr>
            </w:div>
            <w:div w:id="1579629016">
              <w:marLeft w:val="0"/>
              <w:marRight w:val="0"/>
              <w:marTop w:val="0"/>
              <w:marBottom w:val="0"/>
              <w:divBdr>
                <w:top w:val="none" w:sz="0" w:space="0" w:color="auto"/>
                <w:left w:val="none" w:sz="0" w:space="0" w:color="auto"/>
                <w:bottom w:val="none" w:sz="0" w:space="0" w:color="auto"/>
                <w:right w:val="none" w:sz="0" w:space="0" w:color="auto"/>
              </w:divBdr>
            </w:div>
            <w:div w:id="1580213215">
              <w:marLeft w:val="0"/>
              <w:marRight w:val="0"/>
              <w:marTop w:val="0"/>
              <w:marBottom w:val="0"/>
              <w:divBdr>
                <w:top w:val="none" w:sz="0" w:space="0" w:color="auto"/>
                <w:left w:val="none" w:sz="0" w:space="0" w:color="auto"/>
                <w:bottom w:val="none" w:sz="0" w:space="0" w:color="auto"/>
                <w:right w:val="none" w:sz="0" w:space="0" w:color="auto"/>
              </w:divBdr>
            </w:div>
            <w:div w:id="1580292824">
              <w:marLeft w:val="0"/>
              <w:marRight w:val="0"/>
              <w:marTop w:val="0"/>
              <w:marBottom w:val="0"/>
              <w:divBdr>
                <w:top w:val="none" w:sz="0" w:space="0" w:color="auto"/>
                <w:left w:val="none" w:sz="0" w:space="0" w:color="auto"/>
                <w:bottom w:val="none" w:sz="0" w:space="0" w:color="auto"/>
                <w:right w:val="none" w:sz="0" w:space="0" w:color="auto"/>
              </w:divBdr>
            </w:div>
            <w:div w:id="1587227308">
              <w:marLeft w:val="0"/>
              <w:marRight w:val="0"/>
              <w:marTop w:val="0"/>
              <w:marBottom w:val="0"/>
              <w:divBdr>
                <w:top w:val="none" w:sz="0" w:space="0" w:color="auto"/>
                <w:left w:val="none" w:sz="0" w:space="0" w:color="auto"/>
                <w:bottom w:val="none" w:sz="0" w:space="0" w:color="auto"/>
                <w:right w:val="none" w:sz="0" w:space="0" w:color="auto"/>
              </w:divBdr>
            </w:div>
            <w:div w:id="1588416640">
              <w:marLeft w:val="0"/>
              <w:marRight w:val="0"/>
              <w:marTop w:val="0"/>
              <w:marBottom w:val="0"/>
              <w:divBdr>
                <w:top w:val="none" w:sz="0" w:space="0" w:color="auto"/>
                <w:left w:val="none" w:sz="0" w:space="0" w:color="auto"/>
                <w:bottom w:val="none" w:sz="0" w:space="0" w:color="auto"/>
                <w:right w:val="none" w:sz="0" w:space="0" w:color="auto"/>
              </w:divBdr>
            </w:div>
            <w:div w:id="1588617656">
              <w:marLeft w:val="0"/>
              <w:marRight w:val="0"/>
              <w:marTop w:val="0"/>
              <w:marBottom w:val="0"/>
              <w:divBdr>
                <w:top w:val="none" w:sz="0" w:space="0" w:color="auto"/>
                <w:left w:val="none" w:sz="0" w:space="0" w:color="auto"/>
                <w:bottom w:val="none" w:sz="0" w:space="0" w:color="auto"/>
                <w:right w:val="none" w:sz="0" w:space="0" w:color="auto"/>
              </w:divBdr>
            </w:div>
            <w:div w:id="1588809681">
              <w:marLeft w:val="0"/>
              <w:marRight w:val="0"/>
              <w:marTop w:val="0"/>
              <w:marBottom w:val="0"/>
              <w:divBdr>
                <w:top w:val="none" w:sz="0" w:space="0" w:color="auto"/>
                <w:left w:val="none" w:sz="0" w:space="0" w:color="auto"/>
                <w:bottom w:val="none" w:sz="0" w:space="0" w:color="auto"/>
                <w:right w:val="none" w:sz="0" w:space="0" w:color="auto"/>
              </w:divBdr>
            </w:div>
            <w:div w:id="1589314529">
              <w:marLeft w:val="0"/>
              <w:marRight w:val="0"/>
              <w:marTop w:val="0"/>
              <w:marBottom w:val="0"/>
              <w:divBdr>
                <w:top w:val="none" w:sz="0" w:space="0" w:color="auto"/>
                <w:left w:val="none" w:sz="0" w:space="0" w:color="auto"/>
                <w:bottom w:val="none" w:sz="0" w:space="0" w:color="auto"/>
                <w:right w:val="none" w:sz="0" w:space="0" w:color="auto"/>
              </w:divBdr>
            </w:div>
            <w:div w:id="1590577288">
              <w:marLeft w:val="0"/>
              <w:marRight w:val="0"/>
              <w:marTop w:val="0"/>
              <w:marBottom w:val="0"/>
              <w:divBdr>
                <w:top w:val="none" w:sz="0" w:space="0" w:color="auto"/>
                <w:left w:val="none" w:sz="0" w:space="0" w:color="auto"/>
                <w:bottom w:val="none" w:sz="0" w:space="0" w:color="auto"/>
                <w:right w:val="none" w:sz="0" w:space="0" w:color="auto"/>
              </w:divBdr>
            </w:div>
            <w:div w:id="1590650556">
              <w:marLeft w:val="0"/>
              <w:marRight w:val="0"/>
              <w:marTop w:val="0"/>
              <w:marBottom w:val="0"/>
              <w:divBdr>
                <w:top w:val="none" w:sz="0" w:space="0" w:color="auto"/>
                <w:left w:val="none" w:sz="0" w:space="0" w:color="auto"/>
                <w:bottom w:val="none" w:sz="0" w:space="0" w:color="auto"/>
                <w:right w:val="none" w:sz="0" w:space="0" w:color="auto"/>
              </w:divBdr>
            </w:div>
            <w:div w:id="1591967129">
              <w:marLeft w:val="0"/>
              <w:marRight w:val="0"/>
              <w:marTop w:val="0"/>
              <w:marBottom w:val="0"/>
              <w:divBdr>
                <w:top w:val="none" w:sz="0" w:space="0" w:color="auto"/>
                <w:left w:val="none" w:sz="0" w:space="0" w:color="auto"/>
                <w:bottom w:val="none" w:sz="0" w:space="0" w:color="auto"/>
                <w:right w:val="none" w:sz="0" w:space="0" w:color="auto"/>
              </w:divBdr>
            </w:div>
            <w:div w:id="1592010253">
              <w:marLeft w:val="0"/>
              <w:marRight w:val="0"/>
              <w:marTop w:val="0"/>
              <w:marBottom w:val="0"/>
              <w:divBdr>
                <w:top w:val="none" w:sz="0" w:space="0" w:color="auto"/>
                <w:left w:val="none" w:sz="0" w:space="0" w:color="auto"/>
                <w:bottom w:val="none" w:sz="0" w:space="0" w:color="auto"/>
                <w:right w:val="none" w:sz="0" w:space="0" w:color="auto"/>
              </w:divBdr>
            </w:div>
            <w:div w:id="1592854714">
              <w:marLeft w:val="0"/>
              <w:marRight w:val="0"/>
              <w:marTop w:val="0"/>
              <w:marBottom w:val="0"/>
              <w:divBdr>
                <w:top w:val="none" w:sz="0" w:space="0" w:color="auto"/>
                <w:left w:val="none" w:sz="0" w:space="0" w:color="auto"/>
                <w:bottom w:val="none" w:sz="0" w:space="0" w:color="auto"/>
                <w:right w:val="none" w:sz="0" w:space="0" w:color="auto"/>
              </w:divBdr>
            </w:div>
            <w:div w:id="1593469945">
              <w:marLeft w:val="0"/>
              <w:marRight w:val="0"/>
              <w:marTop w:val="0"/>
              <w:marBottom w:val="0"/>
              <w:divBdr>
                <w:top w:val="none" w:sz="0" w:space="0" w:color="auto"/>
                <w:left w:val="none" w:sz="0" w:space="0" w:color="auto"/>
                <w:bottom w:val="none" w:sz="0" w:space="0" w:color="auto"/>
                <w:right w:val="none" w:sz="0" w:space="0" w:color="auto"/>
              </w:divBdr>
            </w:div>
            <w:div w:id="1596590050">
              <w:marLeft w:val="0"/>
              <w:marRight w:val="0"/>
              <w:marTop w:val="0"/>
              <w:marBottom w:val="0"/>
              <w:divBdr>
                <w:top w:val="none" w:sz="0" w:space="0" w:color="auto"/>
                <w:left w:val="none" w:sz="0" w:space="0" w:color="auto"/>
                <w:bottom w:val="none" w:sz="0" w:space="0" w:color="auto"/>
                <w:right w:val="none" w:sz="0" w:space="0" w:color="auto"/>
              </w:divBdr>
            </w:div>
            <w:div w:id="1604460560">
              <w:marLeft w:val="0"/>
              <w:marRight w:val="0"/>
              <w:marTop w:val="0"/>
              <w:marBottom w:val="0"/>
              <w:divBdr>
                <w:top w:val="none" w:sz="0" w:space="0" w:color="auto"/>
                <w:left w:val="none" w:sz="0" w:space="0" w:color="auto"/>
                <w:bottom w:val="none" w:sz="0" w:space="0" w:color="auto"/>
                <w:right w:val="none" w:sz="0" w:space="0" w:color="auto"/>
              </w:divBdr>
            </w:div>
            <w:div w:id="1605960772">
              <w:marLeft w:val="0"/>
              <w:marRight w:val="0"/>
              <w:marTop w:val="0"/>
              <w:marBottom w:val="0"/>
              <w:divBdr>
                <w:top w:val="none" w:sz="0" w:space="0" w:color="auto"/>
                <w:left w:val="none" w:sz="0" w:space="0" w:color="auto"/>
                <w:bottom w:val="none" w:sz="0" w:space="0" w:color="auto"/>
                <w:right w:val="none" w:sz="0" w:space="0" w:color="auto"/>
              </w:divBdr>
            </w:div>
            <w:div w:id="1606957398">
              <w:marLeft w:val="0"/>
              <w:marRight w:val="0"/>
              <w:marTop w:val="0"/>
              <w:marBottom w:val="0"/>
              <w:divBdr>
                <w:top w:val="none" w:sz="0" w:space="0" w:color="auto"/>
                <w:left w:val="none" w:sz="0" w:space="0" w:color="auto"/>
                <w:bottom w:val="none" w:sz="0" w:space="0" w:color="auto"/>
                <w:right w:val="none" w:sz="0" w:space="0" w:color="auto"/>
              </w:divBdr>
            </w:div>
            <w:div w:id="1607804974">
              <w:marLeft w:val="0"/>
              <w:marRight w:val="0"/>
              <w:marTop w:val="0"/>
              <w:marBottom w:val="0"/>
              <w:divBdr>
                <w:top w:val="none" w:sz="0" w:space="0" w:color="auto"/>
                <w:left w:val="none" w:sz="0" w:space="0" w:color="auto"/>
                <w:bottom w:val="none" w:sz="0" w:space="0" w:color="auto"/>
                <w:right w:val="none" w:sz="0" w:space="0" w:color="auto"/>
              </w:divBdr>
            </w:div>
            <w:div w:id="1608587067">
              <w:marLeft w:val="0"/>
              <w:marRight w:val="0"/>
              <w:marTop w:val="0"/>
              <w:marBottom w:val="0"/>
              <w:divBdr>
                <w:top w:val="none" w:sz="0" w:space="0" w:color="auto"/>
                <w:left w:val="none" w:sz="0" w:space="0" w:color="auto"/>
                <w:bottom w:val="none" w:sz="0" w:space="0" w:color="auto"/>
                <w:right w:val="none" w:sz="0" w:space="0" w:color="auto"/>
              </w:divBdr>
            </w:div>
            <w:div w:id="1608997877">
              <w:marLeft w:val="0"/>
              <w:marRight w:val="0"/>
              <w:marTop w:val="0"/>
              <w:marBottom w:val="0"/>
              <w:divBdr>
                <w:top w:val="none" w:sz="0" w:space="0" w:color="auto"/>
                <w:left w:val="none" w:sz="0" w:space="0" w:color="auto"/>
                <w:bottom w:val="none" w:sz="0" w:space="0" w:color="auto"/>
                <w:right w:val="none" w:sz="0" w:space="0" w:color="auto"/>
              </w:divBdr>
            </w:div>
            <w:div w:id="1612466749">
              <w:marLeft w:val="0"/>
              <w:marRight w:val="0"/>
              <w:marTop w:val="0"/>
              <w:marBottom w:val="0"/>
              <w:divBdr>
                <w:top w:val="none" w:sz="0" w:space="0" w:color="auto"/>
                <w:left w:val="none" w:sz="0" w:space="0" w:color="auto"/>
                <w:bottom w:val="none" w:sz="0" w:space="0" w:color="auto"/>
                <w:right w:val="none" w:sz="0" w:space="0" w:color="auto"/>
              </w:divBdr>
            </w:div>
            <w:div w:id="1612517032">
              <w:marLeft w:val="0"/>
              <w:marRight w:val="0"/>
              <w:marTop w:val="0"/>
              <w:marBottom w:val="0"/>
              <w:divBdr>
                <w:top w:val="none" w:sz="0" w:space="0" w:color="auto"/>
                <w:left w:val="none" w:sz="0" w:space="0" w:color="auto"/>
                <w:bottom w:val="none" w:sz="0" w:space="0" w:color="auto"/>
                <w:right w:val="none" w:sz="0" w:space="0" w:color="auto"/>
              </w:divBdr>
            </w:div>
            <w:div w:id="1613394056">
              <w:marLeft w:val="0"/>
              <w:marRight w:val="0"/>
              <w:marTop w:val="0"/>
              <w:marBottom w:val="0"/>
              <w:divBdr>
                <w:top w:val="none" w:sz="0" w:space="0" w:color="auto"/>
                <w:left w:val="none" w:sz="0" w:space="0" w:color="auto"/>
                <w:bottom w:val="none" w:sz="0" w:space="0" w:color="auto"/>
                <w:right w:val="none" w:sz="0" w:space="0" w:color="auto"/>
              </w:divBdr>
            </w:div>
            <w:div w:id="1614169586">
              <w:marLeft w:val="0"/>
              <w:marRight w:val="0"/>
              <w:marTop w:val="0"/>
              <w:marBottom w:val="0"/>
              <w:divBdr>
                <w:top w:val="none" w:sz="0" w:space="0" w:color="auto"/>
                <w:left w:val="none" w:sz="0" w:space="0" w:color="auto"/>
                <w:bottom w:val="none" w:sz="0" w:space="0" w:color="auto"/>
                <w:right w:val="none" w:sz="0" w:space="0" w:color="auto"/>
              </w:divBdr>
            </w:div>
            <w:div w:id="1614248348">
              <w:marLeft w:val="0"/>
              <w:marRight w:val="0"/>
              <w:marTop w:val="0"/>
              <w:marBottom w:val="0"/>
              <w:divBdr>
                <w:top w:val="none" w:sz="0" w:space="0" w:color="auto"/>
                <w:left w:val="none" w:sz="0" w:space="0" w:color="auto"/>
                <w:bottom w:val="none" w:sz="0" w:space="0" w:color="auto"/>
                <w:right w:val="none" w:sz="0" w:space="0" w:color="auto"/>
              </w:divBdr>
            </w:div>
            <w:div w:id="1615282010">
              <w:marLeft w:val="0"/>
              <w:marRight w:val="0"/>
              <w:marTop w:val="0"/>
              <w:marBottom w:val="0"/>
              <w:divBdr>
                <w:top w:val="none" w:sz="0" w:space="0" w:color="auto"/>
                <w:left w:val="none" w:sz="0" w:space="0" w:color="auto"/>
                <w:bottom w:val="none" w:sz="0" w:space="0" w:color="auto"/>
                <w:right w:val="none" w:sz="0" w:space="0" w:color="auto"/>
              </w:divBdr>
            </w:div>
            <w:div w:id="1615361154">
              <w:marLeft w:val="0"/>
              <w:marRight w:val="0"/>
              <w:marTop w:val="0"/>
              <w:marBottom w:val="0"/>
              <w:divBdr>
                <w:top w:val="none" w:sz="0" w:space="0" w:color="auto"/>
                <w:left w:val="none" w:sz="0" w:space="0" w:color="auto"/>
                <w:bottom w:val="none" w:sz="0" w:space="0" w:color="auto"/>
                <w:right w:val="none" w:sz="0" w:space="0" w:color="auto"/>
              </w:divBdr>
            </w:div>
            <w:div w:id="1616325138">
              <w:marLeft w:val="0"/>
              <w:marRight w:val="0"/>
              <w:marTop w:val="0"/>
              <w:marBottom w:val="0"/>
              <w:divBdr>
                <w:top w:val="none" w:sz="0" w:space="0" w:color="auto"/>
                <w:left w:val="none" w:sz="0" w:space="0" w:color="auto"/>
                <w:bottom w:val="none" w:sz="0" w:space="0" w:color="auto"/>
                <w:right w:val="none" w:sz="0" w:space="0" w:color="auto"/>
              </w:divBdr>
            </w:div>
            <w:div w:id="1617054077">
              <w:marLeft w:val="0"/>
              <w:marRight w:val="0"/>
              <w:marTop w:val="0"/>
              <w:marBottom w:val="0"/>
              <w:divBdr>
                <w:top w:val="none" w:sz="0" w:space="0" w:color="auto"/>
                <w:left w:val="none" w:sz="0" w:space="0" w:color="auto"/>
                <w:bottom w:val="none" w:sz="0" w:space="0" w:color="auto"/>
                <w:right w:val="none" w:sz="0" w:space="0" w:color="auto"/>
              </w:divBdr>
            </w:div>
            <w:div w:id="1619482674">
              <w:marLeft w:val="0"/>
              <w:marRight w:val="0"/>
              <w:marTop w:val="0"/>
              <w:marBottom w:val="0"/>
              <w:divBdr>
                <w:top w:val="none" w:sz="0" w:space="0" w:color="auto"/>
                <w:left w:val="none" w:sz="0" w:space="0" w:color="auto"/>
                <w:bottom w:val="none" w:sz="0" w:space="0" w:color="auto"/>
                <w:right w:val="none" w:sz="0" w:space="0" w:color="auto"/>
              </w:divBdr>
            </w:div>
            <w:div w:id="1620181896">
              <w:marLeft w:val="0"/>
              <w:marRight w:val="0"/>
              <w:marTop w:val="0"/>
              <w:marBottom w:val="0"/>
              <w:divBdr>
                <w:top w:val="none" w:sz="0" w:space="0" w:color="auto"/>
                <w:left w:val="none" w:sz="0" w:space="0" w:color="auto"/>
                <w:bottom w:val="none" w:sz="0" w:space="0" w:color="auto"/>
                <w:right w:val="none" w:sz="0" w:space="0" w:color="auto"/>
              </w:divBdr>
            </w:div>
            <w:div w:id="1622567575">
              <w:marLeft w:val="0"/>
              <w:marRight w:val="0"/>
              <w:marTop w:val="0"/>
              <w:marBottom w:val="0"/>
              <w:divBdr>
                <w:top w:val="none" w:sz="0" w:space="0" w:color="auto"/>
                <w:left w:val="none" w:sz="0" w:space="0" w:color="auto"/>
                <w:bottom w:val="none" w:sz="0" w:space="0" w:color="auto"/>
                <w:right w:val="none" w:sz="0" w:space="0" w:color="auto"/>
              </w:divBdr>
            </w:div>
            <w:div w:id="1622763577">
              <w:marLeft w:val="0"/>
              <w:marRight w:val="0"/>
              <w:marTop w:val="0"/>
              <w:marBottom w:val="0"/>
              <w:divBdr>
                <w:top w:val="none" w:sz="0" w:space="0" w:color="auto"/>
                <w:left w:val="none" w:sz="0" w:space="0" w:color="auto"/>
                <w:bottom w:val="none" w:sz="0" w:space="0" w:color="auto"/>
                <w:right w:val="none" w:sz="0" w:space="0" w:color="auto"/>
              </w:divBdr>
            </w:div>
            <w:div w:id="1628858212">
              <w:marLeft w:val="0"/>
              <w:marRight w:val="0"/>
              <w:marTop w:val="0"/>
              <w:marBottom w:val="0"/>
              <w:divBdr>
                <w:top w:val="none" w:sz="0" w:space="0" w:color="auto"/>
                <w:left w:val="none" w:sz="0" w:space="0" w:color="auto"/>
                <w:bottom w:val="none" w:sz="0" w:space="0" w:color="auto"/>
                <w:right w:val="none" w:sz="0" w:space="0" w:color="auto"/>
              </w:divBdr>
            </w:div>
            <w:div w:id="1630938413">
              <w:marLeft w:val="0"/>
              <w:marRight w:val="0"/>
              <w:marTop w:val="0"/>
              <w:marBottom w:val="0"/>
              <w:divBdr>
                <w:top w:val="none" w:sz="0" w:space="0" w:color="auto"/>
                <w:left w:val="none" w:sz="0" w:space="0" w:color="auto"/>
                <w:bottom w:val="none" w:sz="0" w:space="0" w:color="auto"/>
                <w:right w:val="none" w:sz="0" w:space="0" w:color="auto"/>
              </w:divBdr>
            </w:div>
            <w:div w:id="1632205759">
              <w:marLeft w:val="0"/>
              <w:marRight w:val="0"/>
              <w:marTop w:val="0"/>
              <w:marBottom w:val="0"/>
              <w:divBdr>
                <w:top w:val="none" w:sz="0" w:space="0" w:color="auto"/>
                <w:left w:val="none" w:sz="0" w:space="0" w:color="auto"/>
                <w:bottom w:val="none" w:sz="0" w:space="0" w:color="auto"/>
                <w:right w:val="none" w:sz="0" w:space="0" w:color="auto"/>
              </w:divBdr>
            </w:div>
            <w:div w:id="1633707876">
              <w:marLeft w:val="0"/>
              <w:marRight w:val="0"/>
              <w:marTop w:val="0"/>
              <w:marBottom w:val="0"/>
              <w:divBdr>
                <w:top w:val="none" w:sz="0" w:space="0" w:color="auto"/>
                <w:left w:val="none" w:sz="0" w:space="0" w:color="auto"/>
                <w:bottom w:val="none" w:sz="0" w:space="0" w:color="auto"/>
                <w:right w:val="none" w:sz="0" w:space="0" w:color="auto"/>
              </w:divBdr>
            </w:div>
            <w:div w:id="1634217310">
              <w:marLeft w:val="0"/>
              <w:marRight w:val="0"/>
              <w:marTop w:val="0"/>
              <w:marBottom w:val="0"/>
              <w:divBdr>
                <w:top w:val="none" w:sz="0" w:space="0" w:color="auto"/>
                <w:left w:val="none" w:sz="0" w:space="0" w:color="auto"/>
                <w:bottom w:val="none" w:sz="0" w:space="0" w:color="auto"/>
                <w:right w:val="none" w:sz="0" w:space="0" w:color="auto"/>
              </w:divBdr>
            </w:div>
            <w:div w:id="1636443328">
              <w:marLeft w:val="0"/>
              <w:marRight w:val="0"/>
              <w:marTop w:val="0"/>
              <w:marBottom w:val="0"/>
              <w:divBdr>
                <w:top w:val="none" w:sz="0" w:space="0" w:color="auto"/>
                <w:left w:val="none" w:sz="0" w:space="0" w:color="auto"/>
                <w:bottom w:val="none" w:sz="0" w:space="0" w:color="auto"/>
                <w:right w:val="none" w:sz="0" w:space="0" w:color="auto"/>
              </w:divBdr>
            </w:div>
            <w:div w:id="1637183261">
              <w:marLeft w:val="0"/>
              <w:marRight w:val="0"/>
              <w:marTop w:val="0"/>
              <w:marBottom w:val="0"/>
              <w:divBdr>
                <w:top w:val="none" w:sz="0" w:space="0" w:color="auto"/>
                <w:left w:val="none" w:sz="0" w:space="0" w:color="auto"/>
                <w:bottom w:val="none" w:sz="0" w:space="0" w:color="auto"/>
                <w:right w:val="none" w:sz="0" w:space="0" w:color="auto"/>
              </w:divBdr>
            </w:div>
            <w:div w:id="1637828904">
              <w:marLeft w:val="0"/>
              <w:marRight w:val="0"/>
              <w:marTop w:val="0"/>
              <w:marBottom w:val="0"/>
              <w:divBdr>
                <w:top w:val="none" w:sz="0" w:space="0" w:color="auto"/>
                <w:left w:val="none" w:sz="0" w:space="0" w:color="auto"/>
                <w:bottom w:val="none" w:sz="0" w:space="0" w:color="auto"/>
                <w:right w:val="none" w:sz="0" w:space="0" w:color="auto"/>
              </w:divBdr>
            </w:div>
            <w:div w:id="1639992791">
              <w:marLeft w:val="0"/>
              <w:marRight w:val="0"/>
              <w:marTop w:val="0"/>
              <w:marBottom w:val="0"/>
              <w:divBdr>
                <w:top w:val="none" w:sz="0" w:space="0" w:color="auto"/>
                <w:left w:val="none" w:sz="0" w:space="0" w:color="auto"/>
                <w:bottom w:val="none" w:sz="0" w:space="0" w:color="auto"/>
                <w:right w:val="none" w:sz="0" w:space="0" w:color="auto"/>
              </w:divBdr>
            </w:div>
            <w:div w:id="1640258734">
              <w:marLeft w:val="0"/>
              <w:marRight w:val="0"/>
              <w:marTop w:val="0"/>
              <w:marBottom w:val="0"/>
              <w:divBdr>
                <w:top w:val="none" w:sz="0" w:space="0" w:color="auto"/>
                <w:left w:val="none" w:sz="0" w:space="0" w:color="auto"/>
                <w:bottom w:val="none" w:sz="0" w:space="0" w:color="auto"/>
                <w:right w:val="none" w:sz="0" w:space="0" w:color="auto"/>
              </w:divBdr>
            </w:div>
            <w:div w:id="1640529092">
              <w:marLeft w:val="0"/>
              <w:marRight w:val="0"/>
              <w:marTop w:val="0"/>
              <w:marBottom w:val="0"/>
              <w:divBdr>
                <w:top w:val="none" w:sz="0" w:space="0" w:color="auto"/>
                <w:left w:val="none" w:sz="0" w:space="0" w:color="auto"/>
                <w:bottom w:val="none" w:sz="0" w:space="0" w:color="auto"/>
                <w:right w:val="none" w:sz="0" w:space="0" w:color="auto"/>
              </w:divBdr>
            </w:div>
            <w:div w:id="1641955144">
              <w:marLeft w:val="0"/>
              <w:marRight w:val="0"/>
              <w:marTop w:val="360"/>
              <w:marBottom w:val="0"/>
              <w:divBdr>
                <w:top w:val="single" w:sz="6" w:space="0" w:color="auto"/>
                <w:left w:val="single" w:sz="6" w:space="0" w:color="auto"/>
                <w:bottom w:val="single" w:sz="6" w:space="0" w:color="auto"/>
                <w:right w:val="single" w:sz="6" w:space="0" w:color="auto"/>
              </w:divBdr>
            </w:div>
            <w:div w:id="1642150247">
              <w:marLeft w:val="0"/>
              <w:marRight w:val="0"/>
              <w:marTop w:val="0"/>
              <w:marBottom w:val="0"/>
              <w:divBdr>
                <w:top w:val="none" w:sz="0" w:space="0" w:color="auto"/>
                <w:left w:val="none" w:sz="0" w:space="0" w:color="auto"/>
                <w:bottom w:val="none" w:sz="0" w:space="0" w:color="auto"/>
                <w:right w:val="none" w:sz="0" w:space="0" w:color="auto"/>
              </w:divBdr>
            </w:div>
            <w:div w:id="1643079885">
              <w:marLeft w:val="0"/>
              <w:marRight w:val="0"/>
              <w:marTop w:val="0"/>
              <w:marBottom w:val="0"/>
              <w:divBdr>
                <w:top w:val="none" w:sz="0" w:space="0" w:color="auto"/>
                <w:left w:val="none" w:sz="0" w:space="0" w:color="auto"/>
                <w:bottom w:val="none" w:sz="0" w:space="0" w:color="auto"/>
                <w:right w:val="none" w:sz="0" w:space="0" w:color="auto"/>
              </w:divBdr>
            </w:div>
            <w:div w:id="1646230696">
              <w:marLeft w:val="0"/>
              <w:marRight w:val="0"/>
              <w:marTop w:val="0"/>
              <w:marBottom w:val="0"/>
              <w:divBdr>
                <w:top w:val="none" w:sz="0" w:space="0" w:color="auto"/>
                <w:left w:val="none" w:sz="0" w:space="0" w:color="auto"/>
                <w:bottom w:val="none" w:sz="0" w:space="0" w:color="auto"/>
                <w:right w:val="none" w:sz="0" w:space="0" w:color="auto"/>
              </w:divBdr>
            </w:div>
            <w:div w:id="1647203900">
              <w:marLeft w:val="0"/>
              <w:marRight w:val="0"/>
              <w:marTop w:val="0"/>
              <w:marBottom w:val="0"/>
              <w:divBdr>
                <w:top w:val="none" w:sz="0" w:space="0" w:color="auto"/>
                <w:left w:val="none" w:sz="0" w:space="0" w:color="auto"/>
                <w:bottom w:val="none" w:sz="0" w:space="0" w:color="auto"/>
                <w:right w:val="none" w:sz="0" w:space="0" w:color="auto"/>
              </w:divBdr>
            </w:div>
            <w:div w:id="1647857774">
              <w:marLeft w:val="0"/>
              <w:marRight w:val="0"/>
              <w:marTop w:val="0"/>
              <w:marBottom w:val="0"/>
              <w:divBdr>
                <w:top w:val="none" w:sz="0" w:space="0" w:color="auto"/>
                <w:left w:val="none" w:sz="0" w:space="0" w:color="auto"/>
                <w:bottom w:val="none" w:sz="0" w:space="0" w:color="auto"/>
                <w:right w:val="none" w:sz="0" w:space="0" w:color="auto"/>
              </w:divBdr>
            </w:div>
            <w:div w:id="1649240558">
              <w:marLeft w:val="0"/>
              <w:marRight w:val="0"/>
              <w:marTop w:val="0"/>
              <w:marBottom w:val="0"/>
              <w:divBdr>
                <w:top w:val="none" w:sz="0" w:space="0" w:color="auto"/>
                <w:left w:val="none" w:sz="0" w:space="0" w:color="auto"/>
                <w:bottom w:val="none" w:sz="0" w:space="0" w:color="auto"/>
                <w:right w:val="none" w:sz="0" w:space="0" w:color="auto"/>
              </w:divBdr>
            </w:div>
            <w:div w:id="1650093971">
              <w:marLeft w:val="0"/>
              <w:marRight w:val="0"/>
              <w:marTop w:val="0"/>
              <w:marBottom w:val="0"/>
              <w:divBdr>
                <w:top w:val="none" w:sz="0" w:space="0" w:color="auto"/>
                <w:left w:val="none" w:sz="0" w:space="0" w:color="auto"/>
                <w:bottom w:val="none" w:sz="0" w:space="0" w:color="auto"/>
                <w:right w:val="none" w:sz="0" w:space="0" w:color="auto"/>
              </w:divBdr>
            </w:div>
            <w:div w:id="1650554803">
              <w:marLeft w:val="0"/>
              <w:marRight w:val="0"/>
              <w:marTop w:val="0"/>
              <w:marBottom w:val="0"/>
              <w:divBdr>
                <w:top w:val="none" w:sz="0" w:space="0" w:color="auto"/>
                <w:left w:val="none" w:sz="0" w:space="0" w:color="auto"/>
                <w:bottom w:val="none" w:sz="0" w:space="0" w:color="auto"/>
                <w:right w:val="none" w:sz="0" w:space="0" w:color="auto"/>
              </w:divBdr>
            </w:div>
            <w:div w:id="1654017852">
              <w:marLeft w:val="0"/>
              <w:marRight w:val="0"/>
              <w:marTop w:val="0"/>
              <w:marBottom w:val="0"/>
              <w:divBdr>
                <w:top w:val="none" w:sz="0" w:space="0" w:color="auto"/>
                <w:left w:val="none" w:sz="0" w:space="0" w:color="auto"/>
                <w:bottom w:val="none" w:sz="0" w:space="0" w:color="auto"/>
                <w:right w:val="none" w:sz="0" w:space="0" w:color="auto"/>
              </w:divBdr>
            </w:div>
            <w:div w:id="1654794723">
              <w:marLeft w:val="0"/>
              <w:marRight w:val="0"/>
              <w:marTop w:val="0"/>
              <w:marBottom w:val="0"/>
              <w:divBdr>
                <w:top w:val="none" w:sz="0" w:space="0" w:color="auto"/>
                <w:left w:val="none" w:sz="0" w:space="0" w:color="auto"/>
                <w:bottom w:val="none" w:sz="0" w:space="0" w:color="auto"/>
                <w:right w:val="none" w:sz="0" w:space="0" w:color="auto"/>
              </w:divBdr>
            </w:div>
            <w:div w:id="1661496969">
              <w:marLeft w:val="0"/>
              <w:marRight w:val="0"/>
              <w:marTop w:val="0"/>
              <w:marBottom w:val="0"/>
              <w:divBdr>
                <w:top w:val="none" w:sz="0" w:space="0" w:color="auto"/>
                <w:left w:val="none" w:sz="0" w:space="0" w:color="auto"/>
                <w:bottom w:val="none" w:sz="0" w:space="0" w:color="auto"/>
                <w:right w:val="none" w:sz="0" w:space="0" w:color="auto"/>
              </w:divBdr>
            </w:div>
            <w:div w:id="1663317207">
              <w:marLeft w:val="0"/>
              <w:marRight w:val="0"/>
              <w:marTop w:val="0"/>
              <w:marBottom w:val="0"/>
              <w:divBdr>
                <w:top w:val="none" w:sz="0" w:space="0" w:color="auto"/>
                <w:left w:val="none" w:sz="0" w:space="0" w:color="auto"/>
                <w:bottom w:val="none" w:sz="0" w:space="0" w:color="auto"/>
                <w:right w:val="none" w:sz="0" w:space="0" w:color="auto"/>
              </w:divBdr>
            </w:div>
            <w:div w:id="1664121100">
              <w:marLeft w:val="0"/>
              <w:marRight w:val="0"/>
              <w:marTop w:val="0"/>
              <w:marBottom w:val="0"/>
              <w:divBdr>
                <w:top w:val="none" w:sz="0" w:space="0" w:color="auto"/>
                <w:left w:val="none" w:sz="0" w:space="0" w:color="auto"/>
                <w:bottom w:val="none" w:sz="0" w:space="0" w:color="auto"/>
                <w:right w:val="none" w:sz="0" w:space="0" w:color="auto"/>
              </w:divBdr>
            </w:div>
            <w:div w:id="1664430936">
              <w:marLeft w:val="0"/>
              <w:marRight w:val="0"/>
              <w:marTop w:val="0"/>
              <w:marBottom w:val="0"/>
              <w:divBdr>
                <w:top w:val="none" w:sz="0" w:space="0" w:color="auto"/>
                <w:left w:val="none" w:sz="0" w:space="0" w:color="auto"/>
                <w:bottom w:val="none" w:sz="0" w:space="0" w:color="auto"/>
                <w:right w:val="none" w:sz="0" w:space="0" w:color="auto"/>
              </w:divBdr>
            </w:div>
            <w:div w:id="1667130390">
              <w:marLeft w:val="0"/>
              <w:marRight w:val="0"/>
              <w:marTop w:val="0"/>
              <w:marBottom w:val="0"/>
              <w:divBdr>
                <w:top w:val="none" w:sz="0" w:space="0" w:color="auto"/>
                <w:left w:val="none" w:sz="0" w:space="0" w:color="auto"/>
                <w:bottom w:val="none" w:sz="0" w:space="0" w:color="auto"/>
                <w:right w:val="none" w:sz="0" w:space="0" w:color="auto"/>
              </w:divBdr>
            </w:div>
            <w:div w:id="1669212211">
              <w:marLeft w:val="0"/>
              <w:marRight w:val="0"/>
              <w:marTop w:val="0"/>
              <w:marBottom w:val="0"/>
              <w:divBdr>
                <w:top w:val="none" w:sz="0" w:space="0" w:color="auto"/>
                <w:left w:val="none" w:sz="0" w:space="0" w:color="auto"/>
                <w:bottom w:val="none" w:sz="0" w:space="0" w:color="auto"/>
                <w:right w:val="none" w:sz="0" w:space="0" w:color="auto"/>
              </w:divBdr>
            </w:div>
            <w:div w:id="1669750240">
              <w:marLeft w:val="0"/>
              <w:marRight w:val="0"/>
              <w:marTop w:val="0"/>
              <w:marBottom w:val="0"/>
              <w:divBdr>
                <w:top w:val="none" w:sz="0" w:space="0" w:color="auto"/>
                <w:left w:val="none" w:sz="0" w:space="0" w:color="auto"/>
                <w:bottom w:val="none" w:sz="0" w:space="0" w:color="auto"/>
                <w:right w:val="none" w:sz="0" w:space="0" w:color="auto"/>
              </w:divBdr>
            </w:div>
            <w:div w:id="1670252591">
              <w:marLeft w:val="0"/>
              <w:marRight w:val="0"/>
              <w:marTop w:val="0"/>
              <w:marBottom w:val="0"/>
              <w:divBdr>
                <w:top w:val="none" w:sz="0" w:space="0" w:color="auto"/>
                <w:left w:val="none" w:sz="0" w:space="0" w:color="auto"/>
                <w:bottom w:val="none" w:sz="0" w:space="0" w:color="auto"/>
                <w:right w:val="none" w:sz="0" w:space="0" w:color="auto"/>
              </w:divBdr>
            </w:div>
            <w:div w:id="1670406595">
              <w:marLeft w:val="0"/>
              <w:marRight w:val="0"/>
              <w:marTop w:val="0"/>
              <w:marBottom w:val="0"/>
              <w:divBdr>
                <w:top w:val="none" w:sz="0" w:space="0" w:color="auto"/>
                <w:left w:val="none" w:sz="0" w:space="0" w:color="auto"/>
                <w:bottom w:val="none" w:sz="0" w:space="0" w:color="auto"/>
                <w:right w:val="none" w:sz="0" w:space="0" w:color="auto"/>
              </w:divBdr>
            </w:div>
            <w:div w:id="1670644423">
              <w:marLeft w:val="0"/>
              <w:marRight w:val="0"/>
              <w:marTop w:val="0"/>
              <w:marBottom w:val="0"/>
              <w:divBdr>
                <w:top w:val="none" w:sz="0" w:space="0" w:color="auto"/>
                <w:left w:val="none" w:sz="0" w:space="0" w:color="auto"/>
                <w:bottom w:val="none" w:sz="0" w:space="0" w:color="auto"/>
                <w:right w:val="none" w:sz="0" w:space="0" w:color="auto"/>
              </w:divBdr>
            </w:div>
            <w:div w:id="1671903432">
              <w:marLeft w:val="0"/>
              <w:marRight w:val="0"/>
              <w:marTop w:val="0"/>
              <w:marBottom w:val="0"/>
              <w:divBdr>
                <w:top w:val="none" w:sz="0" w:space="0" w:color="auto"/>
                <w:left w:val="none" w:sz="0" w:space="0" w:color="auto"/>
                <w:bottom w:val="none" w:sz="0" w:space="0" w:color="auto"/>
                <w:right w:val="none" w:sz="0" w:space="0" w:color="auto"/>
              </w:divBdr>
            </w:div>
            <w:div w:id="1675498776">
              <w:marLeft w:val="0"/>
              <w:marRight w:val="0"/>
              <w:marTop w:val="0"/>
              <w:marBottom w:val="0"/>
              <w:divBdr>
                <w:top w:val="none" w:sz="0" w:space="0" w:color="auto"/>
                <w:left w:val="none" w:sz="0" w:space="0" w:color="auto"/>
                <w:bottom w:val="none" w:sz="0" w:space="0" w:color="auto"/>
                <w:right w:val="none" w:sz="0" w:space="0" w:color="auto"/>
              </w:divBdr>
            </w:div>
            <w:div w:id="1675913594">
              <w:marLeft w:val="0"/>
              <w:marRight w:val="0"/>
              <w:marTop w:val="0"/>
              <w:marBottom w:val="0"/>
              <w:divBdr>
                <w:top w:val="none" w:sz="0" w:space="0" w:color="auto"/>
                <w:left w:val="none" w:sz="0" w:space="0" w:color="auto"/>
                <w:bottom w:val="none" w:sz="0" w:space="0" w:color="auto"/>
                <w:right w:val="none" w:sz="0" w:space="0" w:color="auto"/>
              </w:divBdr>
            </w:div>
            <w:div w:id="1676108493">
              <w:marLeft w:val="0"/>
              <w:marRight w:val="0"/>
              <w:marTop w:val="0"/>
              <w:marBottom w:val="0"/>
              <w:divBdr>
                <w:top w:val="none" w:sz="0" w:space="0" w:color="auto"/>
                <w:left w:val="none" w:sz="0" w:space="0" w:color="auto"/>
                <w:bottom w:val="none" w:sz="0" w:space="0" w:color="auto"/>
                <w:right w:val="none" w:sz="0" w:space="0" w:color="auto"/>
              </w:divBdr>
            </w:div>
            <w:div w:id="1676684228">
              <w:marLeft w:val="0"/>
              <w:marRight w:val="0"/>
              <w:marTop w:val="0"/>
              <w:marBottom w:val="0"/>
              <w:divBdr>
                <w:top w:val="none" w:sz="0" w:space="0" w:color="auto"/>
                <w:left w:val="none" w:sz="0" w:space="0" w:color="auto"/>
                <w:bottom w:val="none" w:sz="0" w:space="0" w:color="auto"/>
                <w:right w:val="none" w:sz="0" w:space="0" w:color="auto"/>
              </w:divBdr>
            </w:div>
            <w:div w:id="1676807528">
              <w:marLeft w:val="0"/>
              <w:marRight w:val="0"/>
              <w:marTop w:val="0"/>
              <w:marBottom w:val="0"/>
              <w:divBdr>
                <w:top w:val="none" w:sz="0" w:space="0" w:color="auto"/>
                <w:left w:val="none" w:sz="0" w:space="0" w:color="auto"/>
                <w:bottom w:val="none" w:sz="0" w:space="0" w:color="auto"/>
                <w:right w:val="none" w:sz="0" w:space="0" w:color="auto"/>
              </w:divBdr>
            </w:div>
            <w:div w:id="1677688327">
              <w:marLeft w:val="0"/>
              <w:marRight w:val="0"/>
              <w:marTop w:val="0"/>
              <w:marBottom w:val="0"/>
              <w:divBdr>
                <w:top w:val="none" w:sz="0" w:space="0" w:color="auto"/>
                <w:left w:val="none" w:sz="0" w:space="0" w:color="auto"/>
                <w:bottom w:val="none" w:sz="0" w:space="0" w:color="auto"/>
                <w:right w:val="none" w:sz="0" w:space="0" w:color="auto"/>
              </w:divBdr>
            </w:div>
            <w:div w:id="1678730541">
              <w:marLeft w:val="0"/>
              <w:marRight w:val="0"/>
              <w:marTop w:val="0"/>
              <w:marBottom w:val="0"/>
              <w:divBdr>
                <w:top w:val="none" w:sz="0" w:space="0" w:color="auto"/>
                <w:left w:val="none" w:sz="0" w:space="0" w:color="auto"/>
                <w:bottom w:val="none" w:sz="0" w:space="0" w:color="auto"/>
                <w:right w:val="none" w:sz="0" w:space="0" w:color="auto"/>
              </w:divBdr>
            </w:div>
            <w:div w:id="1679386491">
              <w:marLeft w:val="0"/>
              <w:marRight w:val="0"/>
              <w:marTop w:val="0"/>
              <w:marBottom w:val="0"/>
              <w:divBdr>
                <w:top w:val="none" w:sz="0" w:space="0" w:color="auto"/>
                <w:left w:val="none" w:sz="0" w:space="0" w:color="auto"/>
                <w:bottom w:val="none" w:sz="0" w:space="0" w:color="auto"/>
                <w:right w:val="none" w:sz="0" w:space="0" w:color="auto"/>
              </w:divBdr>
            </w:div>
            <w:div w:id="1680036180">
              <w:marLeft w:val="0"/>
              <w:marRight w:val="0"/>
              <w:marTop w:val="0"/>
              <w:marBottom w:val="0"/>
              <w:divBdr>
                <w:top w:val="none" w:sz="0" w:space="0" w:color="auto"/>
                <w:left w:val="none" w:sz="0" w:space="0" w:color="auto"/>
                <w:bottom w:val="none" w:sz="0" w:space="0" w:color="auto"/>
                <w:right w:val="none" w:sz="0" w:space="0" w:color="auto"/>
              </w:divBdr>
            </w:div>
            <w:div w:id="1680158246">
              <w:marLeft w:val="0"/>
              <w:marRight w:val="0"/>
              <w:marTop w:val="0"/>
              <w:marBottom w:val="0"/>
              <w:divBdr>
                <w:top w:val="none" w:sz="0" w:space="0" w:color="auto"/>
                <w:left w:val="none" w:sz="0" w:space="0" w:color="auto"/>
                <w:bottom w:val="none" w:sz="0" w:space="0" w:color="auto"/>
                <w:right w:val="none" w:sz="0" w:space="0" w:color="auto"/>
              </w:divBdr>
            </w:div>
            <w:div w:id="1681348324">
              <w:marLeft w:val="0"/>
              <w:marRight w:val="0"/>
              <w:marTop w:val="0"/>
              <w:marBottom w:val="0"/>
              <w:divBdr>
                <w:top w:val="none" w:sz="0" w:space="0" w:color="auto"/>
                <w:left w:val="none" w:sz="0" w:space="0" w:color="auto"/>
                <w:bottom w:val="none" w:sz="0" w:space="0" w:color="auto"/>
                <w:right w:val="none" w:sz="0" w:space="0" w:color="auto"/>
              </w:divBdr>
            </w:div>
            <w:div w:id="1682511174">
              <w:marLeft w:val="0"/>
              <w:marRight w:val="0"/>
              <w:marTop w:val="0"/>
              <w:marBottom w:val="0"/>
              <w:divBdr>
                <w:top w:val="none" w:sz="0" w:space="0" w:color="auto"/>
                <w:left w:val="none" w:sz="0" w:space="0" w:color="auto"/>
                <w:bottom w:val="none" w:sz="0" w:space="0" w:color="auto"/>
                <w:right w:val="none" w:sz="0" w:space="0" w:color="auto"/>
              </w:divBdr>
            </w:div>
            <w:div w:id="1683582841">
              <w:marLeft w:val="0"/>
              <w:marRight w:val="0"/>
              <w:marTop w:val="0"/>
              <w:marBottom w:val="0"/>
              <w:divBdr>
                <w:top w:val="none" w:sz="0" w:space="0" w:color="auto"/>
                <w:left w:val="none" w:sz="0" w:space="0" w:color="auto"/>
                <w:bottom w:val="none" w:sz="0" w:space="0" w:color="auto"/>
                <w:right w:val="none" w:sz="0" w:space="0" w:color="auto"/>
              </w:divBdr>
            </w:div>
            <w:div w:id="1685324815">
              <w:marLeft w:val="0"/>
              <w:marRight w:val="0"/>
              <w:marTop w:val="0"/>
              <w:marBottom w:val="0"/>
              <w:divBdr>
                <w:top w:val="none" w:sz="0" w:space="0" w:color="auto"/>
                <w:left w:val="none" w:sz="0" w:space="0" w:color="auto"/>
                <w:bottom w:val="none" w:sz="0" w:space="0" w:color="auto"/>
                <w:right w:val="none" w:sz="0" w:space="0" w:color="auto"/>
              </w:divBdr>
            </w:div>
            <w:div w:id="1685937209">
              <w:marLeft w:val="0"/>
              <w:marRight w:val="0"/>
              <w:marTop w:val="0"/>
              <w:marBottom w:val="0"/>
              <w:divBdr>
                <w:top w:val="none" w:sz="0" w:space="0" w:color="auto"/>
                <w:left w:val="none" w:sz="0" w:space="0" w:color="auto"/>
                <w:bottom w:val="none" w:sz="0" w:space="0" w:color="auto"/>
                <w:right w:val="none" w:sz="0" w:space="0" w:color="auto"/>
              </w:divBdr>
            </w:div>
            <w:div w:id="1686328022">
              <w:marLeft w:val="0"/>
              <w:marRight w:val="0"/>
              <w:marTop w:val="0"/>
              <w:marBottom w:val="0"/>
              <w:divBdr>
                <w:top w:val="none" w:sz="0" w:space="0" w:color="auto"/>
                <w:left w:val="none" w:sz="0" w:space="0" w:color="auto"/>
                <w:bottom w:val="none" w:sz="0" w:space="0" w:color="auto"/>
                <w:right w:val="none" w:sz="0" w:space="0" w:color="auto"/>
              </w:divBdr>
            </w:div>
            <w:div w:id="1689671979">
              <w:marLeft w:val="0"/>
              <w:marRight w:val="0"/>
              <w:marTop w:val="0"/>
              <w:marBottom w:val="0"/>
              <w:divBdr>
                <w:top w:val="none" w:sz="0" w:space="0" w:color="auto"/>
                <w:left w:val="none" w:sz="0" w:space="0" w:color="auto"/>
                <w:bottom w:val="none" w:sz="0" w:space="0" w:color="auto"/>
                <w:right w:val="none" w:sz="0" w:space="0" w:color="auto"/>
              </w:divBdr>
            </w:div>
            <w:div w:id="1689719913">
              <w:marLeft w:val="0"/>
              <w:marRight w:val="0"/>
              <w:marTop w:val="0"/>
              <w:marBottom w:val="0"/>
              <w:divBdr>
                <w:top w:val="none" w:sz="0" w:space="0" w:color="auto"/>
                <w:left w:val="none" w:sz="0" w:space="0" w:color="auto"/>
                <w:bottom w:val="none" w:sz="0" w:space="0" w:color="auto"/>
                <w:right w:val="none" w:sz="0" w:space="0" w:color="auto"/>
              </w:divBdr>
            </w:div>
            <w:div w:id="1693069492">
              <w:marLeft w:val="0"/>
              <w:marRight w:val="0"/>
              <w:marTop w:val="0"/>
              <w:marBottom w:val="0"/>
              <w:divBdr>
                <w:top w:val="none" w:sz="0" w:space="0" w:color="auto"/>
                <w:left w:val="none" w:sz="0" w:space="0" w:color="auto"/>
                <w:bottom w:val="none" w:sz="0" w:space="0" w:color="auto"/>
                <w:right w:val="none" w:sz="0" w:space="0" w:color="auto"/>
              </w:divBdr>
            </w:div>
            <w:div w:id="1694114529">
              <w:marLeft w:val="0"/>
              <w:marRight w:val="0"/>
              <w:marTop w:val="0"/>
              <w:marBottom w:val="0"/>
              <w:divBdr>
                <w:top w:val="none" w:sz="0" w:space="0" w:color="auto"/>
                <w:left w:val="none" w:sz="0" w:space="0" w:color="auto"/>
                <w:bottom w:val="none" w:sz="0" w:space="0" w:color="auto"/>
                <w:right w:val="none" w:sz="0" w:space="0" w:color="auto"/>
              </w:divBdr>
            </w:div>
            <w:div w:id="1695964191">
              <w:marLeft w:val="0"/>
              <w:marRight w:val="0"/>
              <w:marTop w:val="0"/>
              <w:marBottom w:val="0"/>
              <w:divBdr>
                <w:top w:val="none" w:sz="0" w:space="0" w:color="auto"/>
                <w:left w:val="none" w:sz="0" w:space="0" w:color="auto"/>
                <w:bottom w:val="none" w:sz="0" w:space="0" w:color="auto"/>
                <w:right w:val="none" w:sz="0" w:space="0" w:color="auto"/>
              </w:divBdr>
            </w:div>
            <w:div w:id="1696079238">
              <w:marLeft w:val="0"/>
              <w:marRight w:val="0"/>
              <w:marTop w:val="0"/>
              <w:marBottom w:val="0"/>
              <w:divBdr>
                <w:top w:val="none" w:sz="0" w:space="0" w:color="auto"/>
                <w:left w:val="none" w:sz="0" w:space="0" w:color="auto"/>
                <w:bottom w:val="none" w:sz="0" w:space="0" w:color="auto"/>
                <w:right w:val="none" w:sz="0" w:space="0" w:color="auto"/>
              </w:divBdr>
            </w:div>
            <w:div w:id="1698043288">
              <w:marLeft w:val="0"/>
              <w:marRight w:val="0"/>
              <w:marTop w:val="0"/>
              <w:marBottom w:val="0"/>
              <w:divBdr>
                <w:top w:val="none" w:sz="0" w:space="0" w:color="auto"/>
                <w:left w:val="none" w:sz="0" w:space="0" w:color="auto"/>
                <w:bottom w:val="none" w:sz="0" w:space="0" w:color="auto"/>
                <w:right w:val="none" w:sz="0" w:space="0" w:color="auto"/>
              </w:divBdr>
            </w:div>
            <w:div w:id="1698047836">
              <w:marLeft w:val="0"/>
              <w:marRight w:val="0"/>
              <w:marTop w:val="0"/>
              <w:marBottom w:val="0"/>
              <w:divBdr>
                <w:top w:val="none" w:sz="0" w:space="0" w:color="auto"/>
                <w:left w:val="none" w:sz="0" w:space="0" w:color="auto"/>
                <w:bottom w:val="none" w:sz="0" w:space="0" w:color="auto"/>
                <w:right w:val="none" w:sz="0" w:space="0" w:color="auto"/>
              </w:divBdr>
            </w:div>
            <w:div w:id="1701009709">
              <w:marLeft w:val="0"/>
              <w:marRight w:val="0"/>
              <w:marTop w:val="0"/>
              <w:marBottom w:val="0"/>
              <w:divBdr>
                <w:top w:val="none" w:sz="0" w:space="0" w:color="auto"/>
                <w:left w:val="none" w:sz="0" w:space="0" w:color="auto"/>
                <w:bottom w:val="none" w:sz="0" w:space="0" w:color="auto"/>
                <w:right w:val="none" w:sz="0" w:space="0" w:color="auto"/>
              </w:divBdr>
            </w:div>
            <w:div w:id="1701079051">
              <w:marLeft w:val="0"/>
              <w:marRight w:val="0"/>
              <w:marTop w:val="0"/>
              <w:marBottom w:val="0"/>
              <w:divBdr>
                <w:top w:val="none" w:sz="0" w:space="0" w:color="auto"/>
                <w:left w:val="none" w:sz="0" w:space="0" w:color="auto"/>
                <w:bottom w:val="none" w:sz="0" w:space="0" w:color="auto"/>
                <w:right w:val="none" w:sz="0" w:space="0" w:color="auto"/>
              </w:divBdr>
            </w:div>
            <w:div w:id="1706441451">
              <w:marLeft w:val="0"/>
              <w:marRight w:val="0"/>
              <w:marTop w:val="0"/>
              <w:marBottom w:val="0"/>
              <w:divBdr>
                <w:top w:val="none" w:sz="0" w:space="0" w:color="auto"/>
                <w:left w:val="none" w:sz="0" w:space="0" w:color="auto"/>
                <w:bottom w:val="none" w:sz="0" w:space="0" w:color="auto"/>
                <w:right w:val="none" w:sz="0" w:space="0" w:color="auto"/>
              </w:divBdr>
            </w:div>
            <w:div w:id="1706515159">
              <w:marLeft w:val="0"/>
              <w:marRight w:val="0"/>
              <w:marTop w:val="0"/>
              <w:marBottom w:val="0"/>
              <w:divBdr>
                <w:top w:val="none" w:sz="0" w:space="0" w:color="auto"/>
                <w:left w:val="none" w:sz="0" w:space="0" w:color="auto"/>
                <w:bottom w:val="none" w:sz="0" w:space="0" w:color="auto"/>
                <w:right w:val="none" w:sz="0" w:space="0" w:color="auto"/>
              </w:divBdr>
            </w:div>
            <w:div w:id="1707099796">
              <w:marLeft w:val="0"/>
              <w:marRight w:val="0"/>
              <w:marTop w:val="0"/>
              <w:marBottom w:val="0"/>
              <w:divBdr>
                <w:top w:val="none" w:sz="0" w:space="0" w:color="auto"/>
                <w:left w:val="none" w:sz="0" w:space="0" w:color="auto"/>
                <w:bottom w:val="none" w:sz="0" w:space="0" w:color="auto"/>
                <w:right w:val="none" w:sz="0" w:space="0" w:color="auto"/>
              </w:divBdr>
            </w:div>
            <w:div w:id="1707170872">
              <w:marLeft w:val="0"/>
              <w:marRight w:val="0"/>
              <w:marTop w:val="0"/>
              <w:marBottom w:val="0"/>
              <w:divBdr>
                <w:top w:val="none" w:sz="0" w:space="0" w:color="auto"/>
                <w:left w:val="none" w:sz="0" w:space="0" w:color="auto"/>
                <w:bottom w:val="none" w:sz="0" w:space="0" w:color="auto"/>
                <w:right w:val="none" w:sz="0" w:space="0" w:color="auto"/>
              </w:divBdr>
            </w:div>
            <w:div w:id="1709337748">
              <w:marLeft w:val="0"/>
              <w:marRight w:val="0"/>
              <w:marTop w:val="0"/>
              <w:marBottom w:val="0"/>
              <w:divBdr>
                <w:top w:val="none" w:sz="0" w:space="0" w:color="auto"/>
                <w:left w:val="none" w:sz="0" w:space="0" w:color="auto"/>
                <w:bottom w:val="none" w:sz="0" w:space="0" w:color="auto"/>
                <w:right w:val="none" w:sz="0" w:space="0" w:color="auto"/>
              </w:divBdr>
            </w:div>
            <w:div w:id="1710689449">
              <w:marLeft w:val="0"/>
              <w:marRight w:val="0"/>
              <w:marTop w:val="0"/>
              <w:marBottom w:val="0"/>
              <w:divBdr>
                <w:top w:val="none" w:sz="0" w:space="0" w:color="auto"/>
                <w:left w:val="none" w:sz="0" w:space="0" w:color="auto"/>
                <w:bottom w:val="none" w:sz="0" w:space="0" w:color="auto"/>
                <w:right w:val="none" w:sz="0" w:space="0" w:color="auto"/>
              </w:divBdr>
            </w:div>
            <w:div w:id="1717586933">
              <w:marLeft w:val="0"/>
              <w:marRight w:val="0"/>
              <w:marTop w:val="0"/>
              <w:marBottom w:val="0"/>
              <w:divBdr>
                <w:top w:val="none" w:sz="0" w:space="0" w:color="auto"/>
                <w:left w:val="none" w:sz="0" w:space="0" w:color="auto"/>
                <w:bottom w:val="none" w:sz="0" w:space="0" w:color="auto"/>
                <w:right w:val="none" w:sz="0" w:space="0" w:color="auto"/>
              </w:divBdr>
            </w:div>
            <w:div w:id="1721126091">
              <w:marLeft w:val="0"/>
              <w:marRight w:val="0"/>
              <w:marTop w:val="0"/>
              <w:marBottom w:val="0"/>
              <w:divBdr>
                <w:top w:val="none" w:sz="0" w:space="0" w:color="auto"/>
                <w:left w:val="none" w:sz="0" w:space="0" w:color="auto"/>
                <w:bottom w:val="none" w:sz="0" w:space="0" w:color="auto"/>
                <w:right w:val="none" w:sz="0" w:space="0" w:color="auto"/>
              </w:divBdr>
            </w:div>
            <w:div w:id="1724671522">
              <w:marLeft w:val="0"/>
              <w:marRight w:val="0"/>
              <w:marTop w:val="0"/>
              <w:marBottom w:val="0"/>
              <w:divBdr>
                <w:top w:val="none" w:sz="0" w:space="0" w:color="auto"/>
                <w:left w:val="none" w:sz="0" w:space="0" w:color="auto"/>
                <w:bottom w:val="none" w:sz="0" w:space="0" w:color="auto"/>
                <w:right w:val="none" w:sz="0" w:space="0" w:color="auto"/>
              </w:divBdr>
            </w:div>
            <w:div w:id="1725055805">
              <w:marLeft w:val="0"/>
              <w:marRight w:val="0"/>
              <w:marTop w:val="0"/>
              <w:marBottom w:val="0"/>
              <w:divBdr>
                <w:top w:val="none" w:sz="0" w:space="0" w:color="auto"/>
                <w:left w:val="none" w:sz="0" w:space="0" w:color="auto"/>
                <w:bottom w:val="none" w:sz="0" w:space="0" w:color="auto"/>
                <w:right w:val="none" w:sz="0" w:space="0" w:color="auto"/>
              </w:divBdr>
            </w:div>
            <w:div w:id="1725130378">
              <w:marLeft w:val="0"/>
              <w:marRight w:val="0"/>
              <w:marTop w:val="0"/>
              <w:marBottom w:val="0"/>
              <w:divBdr>
                <w:top w:val="none" w:sz="0" w:space="0" w:color="auto"/>
                <w:left w:val="none" w:sz="0" w:space="0" w:color="auto"/>
                <w:bottom w:val="none" w:sz="0" w:space="0" w:color="auto"/>
                <w:right w:val="none" w:sz="0" w:space="0" w:color="auto"/>
              </w:divBdr>
            </w:div>
            <w:div w:id="1726218382">
              <w:marLeft w:val="0"/>
              <w:marRight w:val="0"/>
              <w:marTop w:val="0"/>
              <w:marBottom w:val="0"/>
              <w:divBdr>
                <w:top w:val="none" w:sz="0" w:space="0" w:color="auto"/>
                <w:left w:val="none" w:sz="0" w:space="0" w:color="auto"/>
                <w:bottom w:val="none" w:sz="0" w:space="0" w:color="auto"/>
                <w:right w:val="none" w:sz="0" w:space="0" w:color="auto"/>
              </w:divBdr>
            </w:div>
            <w:div w:id="1726218933">
              <w:marLeft w:val="0"/>
              <w:marRight w:val="0"/>
              <w:marTop w:val="0"/>
              <w:marBottom w:val="0"/>
              <w:divBdr>
                <w:top w:val="none" w:sz="0" w:space="0" w:color="auto"/>
                <w:left w:val="none" w:sz="0" w:space="0" w:color="auto"/>
                <w:bottom w:val="none" w:sz="0" w:space="0" w:color="auto"/>
                <w:right w:val="none" w:sz="0" w:space="0" w:color="auto"/>
              </w:divBdr>
            </w:div>
            <w:div w:id="1727139125">
              <w:marLeft w:val="0"/>
              <w:marRight w:val="0"/>
              <w:marTop w:val="0"/>
              <w:marBottom w:val="0"/>
              <w:divBdr>
                <w:top w:val="none" w:sz="0" w:space="0" w:color="auto"/>
                <w:left w:val="none" w:sz="0" w:space="0" w:color="auto"/>
                <w:bottom w:val="none" w:sz="0" w:space="0" w:color="auto"/>
                <w:right w:val="none" w:sz="0" w:space="0" w:color="auto"/>
              </w:divBdr>
            </w:div>
            <w:div w:id="1728844034">
              <w:marLeft w:val="0"/>
              <w:marRight w:val="0"/>
              <w:marTop w:val="0"/>
              <w:marBottom w:val="0"/>
              <w:divBdr>
                <w:top w:val="none" w:sz="0" w:space="0" w:color="auto"/>
                <w:left w:val="none" w:sz="0" w:space="0" w:color="auto"/>
                <w:bottom w:val="none" w:sz="0" w:space="0" w:color="auto"/>
                <w:right w:val="none" w:sz="0" w:space="0" w:color="auto"/>
              </w:divBdr>
            </w:div>
            <w:div w:id="1729647741">
              <w:marLeft w:val="0"/>
              <w:marRight w:val="0"/>
              <w:marTop w:val="0"/>
              <w:marBottom w:val="0"/>
              <w:divBdr>
                <w:top w:val="none" w:sz="0" w:space="0" w:color="auto"/>
                <w:left w:val="none" w:sz="0" w:space="0" w:color="auto"/>
                <w:bottom w:val="none" w:sz="0" w:space="0" w:color="auto"/>
                <w:right w:val="none" w:sz="0" w:space="0" w:color="auto"/>
              </w:divBdr>
            </w:div>
            <w:div w:id="1730179617">
              <w:marLeft w:val="0"/>
              <w:marRight w:val="0"/>
              <w:marTop w:val="0"/>
              <w:marBottom w:val="0"/>
              <w:divBdr>
                <w:top w:val="none" w:sz="0" w:space="0" w:color="auto"/>
                <w:left w:val="none" w:sz="0" w:space="0" w:color="auto"/>
                <w:bottom w:val="none" w:sz="0" w:space="0" w:color="auto"/>
                <w:right w:val="none" w:sz="0" w:space="0" w:color="auto"/>
              </w:divBdr>
            </w:div>
            <w:div w:id="1735087079">
              <w:marLeft w:val="0"/>
              <w:marRight w:val="0"/>
              <w:marTop w:val="0"/>
              <w:marBottom w:val="0"/>
              <w:divBdr>
                <w:top w:val="none" w:sz="0" w:space="0" w:color="auto"/>
                <w:left w:val="none" w:sz="0" w:space="0" w:color="auto"/>
                <w:bottom w:val="none" w:sz="0" w:space="0" w:color="auto"/>
                <w:right w:val="none" w:sz="0" w:space="0" w:color="auto"/>
              </w:divBdr>
            </w:div>
            <w:div w:id="1737818182">
              <w:marLeft w:val="0"/>
              <w:marRight w:val="0"/>
              <w:marTop w:val="0"/>
              <w:marBottom w:val="0"/>
              <w:divBdr>
                <w:top w:val="none" w:sz="0" w:space="0" w:color="auto"/>
                <w:left w:val="none" w:sz="0" w:space="0" w:color="auto"/>
                <w:bottom w:val="none" w:sz="0" w:space="0" w:color="auto"/>
                <w:right w:val="none" w:sz="0" w:space="0" w:color="auto"/>
              </w:divBdr>
            </w:div>
            <w:div w:id="1740249973">
              <w:marLeft w:val="0"/>
              <w:marRight w:val="0"/>
              <w:marTop w:val="0"/>
              <w:marBottom w:val="0"/>
              <w:divBdr>
                <w:top w:val="none" w:sz="0" w:space="0" w:color="auto"/>
                <w:left w:val="none" w:sz="0" w:space="0" w:color="auto"/>
                <w:bottom w:val="none" w:sz="0" w:space="0" w:color="auto"/>
                <w:right w:val="none" w:sz="0" w:space="0" w:color="auto"/>
              </w:divBdr>
            </w:div>
            <w:div w:id="1741054823">
              <w:marLeft w:val="0"/>
              <w:marRight w:val="0"/>
              <w:marTop w:val="0"/>
              <w:marBottom w:val="0"/>
              <w:divBdr>
                <w:top w:val="none" w:sz="0" w:space="0" w:color="auto"/>
                <w:left w:val="none" w:sz="0" w:space="0" w:color="auto"/>
                <w:bottom w:val="none" w:sz="0" w:space="0" w:color="auto"/>
                <w:right w:val="none" w:sz="0" w:space="0" w:color="auto"/>
              </w:divBdr>
            </w:div>
            <w:div w:id="1741756154">
              <w:marLeft w:val="0"/>
              <w:marRight w:val="0"/>
              <w:marTop w:val="0"/>
              <w:marBottom w:val="0"/>
              <w:divBdr>
                <w:top w:val="none" w:sz="0" w:space="0" w:color="auto"/>
                <w:left w:val="none" w:sz="0" w:space="0" w:color="auto"/>
                <w:bottom w:val="none" w:sz="0" w:space="0" w:color="auto"/>
                <w:right w:val="none" w:sz="0" w:space="0" w:color="auto"/>
              </w:divBdr>
            </w:div>
            <w:div w:id="1744176252">
              <w:marLeft w:val="0"/>
              <w:marRight w:val="0"/>
              <w:marTop w:val="0"/>
              <w:marBottom w:val="0"/>
              <w:divBdr>
                <w:top w:val="none" w:sz="0" w:space="0" w:color="auto"/>
                <w:left w:val="none" w:sz="0" w:space="0" w:color="auto"/>
                <w:bottom w:val="none" w:sz="0" w:space="0" w:color="auto"/>
                <w:right w:val="none" w:sz="0" w:space="0" w:color="auto"/>
              </w:divBdr>
            </w:div>
            <w:div w:id="1744450790">
              <w:marLeft w:val="0"/>
              <w:marRight w:val="0"/>
              <w:marTop w:val="0"/>
              <w:marBottom w:val="0"/>
              <w:divBdr>
                <w:top w:val="none" w:sz="0" w:space="0" w:color="auto"/>
                <w:left w:val="none" w:sz="0" w:space="0" w:color="auto"/>
                <w:bottom w:val="none" w:sz="0" w:space="0" w:color="auto"/>
                <w:right w:val="none" w:sz="0" w:space="0" w:color="auto"/>
              </w:divBdr>
            </w:div>
            <w:div w:id="1747797366">
              <w:marLeft w:val="0"/>
              <w:marRight w:val="0"/>
              <w:marTop w:val="0"/>
              <w:marBottom w:val="0"/>
              <w:divBdr>
                <w:top w:val="none" w:sz="0" w:space="0" w:color="auto"/>
                <w:left w:val="none" w:sz="0" w:space="0" w:color="auto"/>
                <w:bottom w:val="none" w:sz="0" w:space="0" w:color="auto"/>
                <w:right w:val="none" w:sz="0" w:space="0" w:color="auto"/>
              </w:divBdr>
            </w:div>
            <w:div w:id="1750620252">
              <w:marLeft w:val="0"/>
              <w:marRight w:val="0"/>
              <w:marTop w:val="0"/>
              <w:marBottom w:val="0"/>
              <w:divBdr>
                <w:top w:val="none" w:sz="0" w:space="0" w:color="auto"/>
                <w:left w:val="none" w:sz="0" w:space="0" w:color="auto"/>
                <w:bottom w:val="none" w:sz="0" w:space="0" w:color="auto"/>
                <w:right w:val="none" w:sz="0" w:space="0" w:color="auto"/>
              </w:divBdr>
              <w:divsChild>
                <w:div w:id="10035337">
                  <w:marLeft w:val="0"/>
                  <w:marRight w:val="0"/>
                  <w:marTop w:val="0"/>
                  <w:marBottom w:val="0"/>
                  <w:divBdr>
                    <w:top w:val="none" w:sz="0" w:space="0" w:color="auto"/>
                    <w:left w:val="none" w:sz="0" w:space="0" w:color="auto"/>
                    <w:bottom w:val="none" w:sz="0" w:space="0" w:color="auto"/>
                    <w:right w:val="none" w:sz="0" w:space="0" w:color="auto"/>
                  </w:divBdr>
                </w:div>
                <w:div w:id="264576683">
                  <w:marLeft w:val="0"/>
                  <w:marRight w:val="0"/>
                  <w:marTop w:val="0"/>
                  <w:marBottom w:val="0"/>
                  <w:divBdr>
                    <w:top w:val="none" w:sz="0" w:space="0" w:color="auto"/>
                    <w:left w:val="none" w:sz="0" w:space="0" w:color="auto"/>
                    <w:bottom w:val="none" w:sz="0" w:space="0" w:color="auto"/>
                    <w:right w:val="none" w:sz="0" w:space="0" w:color="auto"/>
                  </w:divBdr>
                </w:div>
                <w:div w:id="590628208">
                  <w:marLeft w:val="0"/>
                  <w:marRight w:val="0"/>
                  <w:marTop w:val="0"/>
                  <w:marBottom w:val="0"/>
                  <w:divBdr>
                    <w:top w:val="none" w:sz="0" w:space="0" w:color="auto"/>
                    <w:left w:val="none" w:sz="0" w:space="0" w:color="auto"/>
                    <w:bottom w:val="none" w:sz="0" w:space="0" w:color="auto"/>
                    <w:right w:val="none" w:sz="0" w:space="0" w:color="auto"/>
                  </w:divBdr>
                </w:div>
                <w:div w:id="613097848">
                  <w:marLeft w:val="0"/>
                  <w:marRight w:val="0"/>
                  <w:marTop w:val="0"/>
                  <w:marBottom w:val="0"/>
                  <w:divBdr>
                    <w:top w:val="none" w:sz="0" w:space="0" w:color="auto"/>
                    <w:left w:val="none" w:sz="0" w:space="0" w:color="auto"/>
                    <w:bottom w:val="none" w:sz="0" w:space="0" w:color="auto"/>
                    <w:right w:val="none" w:sz="0" w:space="0" w:color="auto"/>
                  </w:divBdr>
                </w:div>
                <w:div w:id="620259491">
                  <w:marLeft w:val="0"/>
                  <w:marRight w:val="0"/>
                  <w:marTop w:val="0"/>
                  <w:marBottom w:val="0"/>
                  <w:divBdr>
                    <w:top w:val="none" w:sz="0" w:space="0" w:color="auto"/>
                    <w:left w:val="none" w:sz="0" w:space="0" w:color="auto"/>
                    <w:bottom w:val="none" w:sz="0" w:space="0" w:color="auto"/>
                    <w:right w:val="none" w:sz="0" w:space="0" w:color="auto"/>
                  </w:divBdr>
                </w:div>
                <w:div w:id="690573602">
                  <w:marLeft w:val="0"/>
                  <w:marRight w:val="0"/>
                  <w:marTop w:val="0"/>
                  <w:marBottom w:val="0"/>
                  <w:divBdr>
                    <w:top w:val="none" w:sz="0" w:space="0" w:color="auto"/>
                    <w:left w:val="none" w:sz="0" w:space="0" w:color="auto"/>
                    <w:bottom w:val="none" w:sz="0" w:space="0" w:color="auto"/>
                    <w:right w:val="none" w:sz="0" w:space="0" w:color="auto"/>
                  </w:divBdr>
                </w:div>
                <w:div w:id="809056619">
                  <w:marLeft w:val="0"/>
                  <w:marRight w:val="0"/>
                  <w:marTop w:val="0"/>
                  <w:marBottom w:val="0"/>
                  <w:divBdr>
                    <w:top w:val="none" w:sz="0" w:space="0" w:color="auto"/>
                    <w:left w:val="none" w:sz="0" w:space="0" w:color="auto"/>
                    <w:bottom w:val="none" w:sz="0" w:space="0" w:color="auto"/>
                    <w:right w:val="none" w:sz="0" w:space="0" w:color="auto"/>
                  </w:divBdr>
                </w:div>
                <w:div w:id="1403679956">
                  <w:marLeft w:val="0"/>
                  <w:marRight w:val="0"/>
                  <w:marTop w:val="0"/>
                  <w:marBottom w:val="0"/>
                  <w:divBdr>
                    <w:top w:val="none" w:sz="0" w:space="0" w:color="auto"/>
                    <w:left w:val="none" w:sz="0" w:space="0" w:color="auto"/>
                    <w:bottom w:val="none" w:sz="0" w:space="0" w:color="auto"/>
                    <w:right w:val="none" w:sz="0" w:space="0" w:color="auto"/>
                  </w:divBdr>
                </w:div>
                <w:div w:id="1737587435">
                  <w:marLeft w:val="0"/>
                  <w:marRight w:val="0"/>
                  <w:marTop w:val="0"/>
                  <w:marBottom w:val="0"/>
                  <w:divBdr>
                    <w:top w:val="none" w:sz="0" w:space="0" w:color="auto"/>
                    <w:left w:val="none" w:sz="0" w:space="0" w:color="auto"/>
                    <w:bottom w:val="none" w:sz="0" w:space="0" w:color="auto"/>
                    <w:right w:val="none" w:sz="0" w:space="0" w:color="auto"/>
                  </w:divBdr>
                </w:div>
                <w:div w:id="1812601156">
                  <w:marLeft w:val="0"/>
                  <w:marRight w:val="0"/>
                  <w:marTop w:val="0"/>
                  <w:marBottom w:val="0"/>
                  <w:divBdr>
                    <w:top w:val="none" w:sz="0" w:space="0" w:color="auto"/>
                    <w:left w:val="none" w:sz="0" w:space="0" w:color="auto"/>
                    <w:bottom w:val="none" w:sz="0" w:space="0" w:color="auto"/>
                    <w:right w:val="none" w:sz="0" w:space="0" w:color="auto"/>
                  </w:divBdr>
                </w:div>
              </w:divsChild>
            </w:div>
            <w:div w:id="1752657200">
              <w:marLeft w:val="0"/>
              <w:marRight w:val="0"/>
              <w:marTop w:val="0"/>
              <w:marBottom w:val="0"/>
              <w:divBdr>
                <w:top w:val="none" w:sz="0" w:space="0" w:color="auto"/>
                <w:left w:val="none" w:sz="0" w:space="0" w:color="auto"/>
                <w:bottom w:val="none" w:sz="0" w:space="0" w:color="auto"/>
                <w:right w:val="none" w:sz="0" w:space="0" w:color="auto"/>
              </w:divBdr>
            </w:div>
            <w:div w:id="1753814153">
              <w:marLeft w:val="0"/>
              <w:marRight w:val="0"/>
              <w:marTop w:val="0"/>
              <w:marBottom w:val="0"/>
              <w:divBdr>
                <w:top w:val="none" w:sz="0" w:space="0" w:color="auto"/>
                <w:left w:val="none" w:sz="0" w:space="0" w:color="auto"/>
                <w:bottom w:val="none" w:sz="0" w:space="0" w:color="auto"/>
                <w:right w:val="none" w:sz="0" w:space="0" w:color="auto"/>
              </w:divBdr>
            </w:div>
            <w:div w:id="1754736614">
              <w:marLeft w:val="0"/>
              <w:marRight w:val="0"/>
              <w:marTop w:val="0"/>
              <w:marBottom w:val="0"/>
              <w:divBdr>
                <w:top w:val="none" w:sz="0" w:space="0" w:color="auto"/>
                <w:left w:val="none" w:sz="0" w:space="0" w:color="auto"/>
                <w:bottom w:val="none" w:sz="0" w:space="0" w:color="auto"/>
                <w:right w:val="none" w:sz="0" w:space="0" w:color="auto"/>
              </w:divBdr>
            </w:div>
            <w:div w:id="1755282247">
              <w:marLeft w:val="0"/>
              <w:marRight w:val="0"/>
              <w:marTop w:val="0"/>
              <w:marBottom w:val="0"/>
              <w:divBdr>
                <w:top w:val="none" w:sz="0" w:space="0" w:color="auto"/>
                <w:left w:val="none" w:sz="0" w:space="0" w:color="auto"/>
                <w:bottom w:val="none" w:sz="0" w:space="0" w:color="auto"/>
                <w:right w:val="none" w:sz="0" w:space="0" w:color="auto"/>
              </w:divBdr>
            </w:div>
            <w:div w:id="1756245779">
              <w:marLeft w:val="0"/>
              <w:marRight w:val="0"/>
              <w:marTop w:val="0"/>
              <w:marBottom w:val="0"/>
              <w:divBdr>
                <w:top w:val="none" w:sz="0" w:space="0" w:color="auto"/>
                <w:left w:val="none" w:sz="0" w:space="0" w:color="auto"/>
                <w:bottom w:val="none" w:sz="0" w:space="0" w:color="auto"/>
                <w:right w:val="none" w:sz="0" w:space="0" w:color="auto"/>
              </w:divBdr>
            </w:div>
            <w:div w:id="1758550407">
              <w:marLeft w:val="0"/>
              <w:marRight w:val="0"/>
              <w:marTop w:val="0"/>
              <w:marBottom w:val="0"/>
              <w:divBdr>
                <w:top w:val="none" w:sz="0" w:space="0" w:color="auto"/>
                <w:left w:val="none" w:sz="0" w:space="0" w:color="auto"/>
                <w:bottom w:val="none" w:sz="0" w:space="0" w:color="auto"/>
                <w:right w:val="none" w:sz="0" w:space="0" w:color="auto"/>
              </w:divBdr>
            </w:div>
            <w:div w:id="1758747553">
              <w:marLeft w:val="0"/>
              <w:marRight w:val="0"/>
              <w:marTop w:val="0"/>
              <w:marBottom w:val="0"/>
              <w:divBdr>
                <w:top w:val="none" w:sz="0" w:space="0" w:color="auto"/>
                <w:left w:val="none" w:sz="0" w:space="0" w:color="auto"/>
                <w:bottom w:val="none" w:sz="0" w:space="0" w:color="auto"/>
                <w:right w:val="none" w:sz="0" w:space="0" w:color="auto"/>
              </w:divBdr>
            </w:div>
            <w:div w:id="1758944736">
              <w:marLeft w:val="0"/>
              <w:marRight w:val="0"/>
              <w:marTop w:val="0"/>
              <w:marBottom w:val="0"/>
              <w:divBdr>
                <w:top w:val="none" w:sz="0" w:space="0" w:color="auto"/>
                <w:left w:val="none" w:sz="0" w:space="0" w:color="auto"/>
                <w:bottom w:val="none" w:sz="0" w:space="0" w:color="auto"/>
                <w:right w:val="none" w:sz="0" w:space="0" w:color="auto"/>
              </w:divBdr>
            </w:div>
            <w:div w:id="1760784655">
              <w:marLeft w:val="0"/>
              <w:marRight w:val="0"/>
              <w:marTop w:val="0"/>
              <w:marBottom w:val="0"/>
              <w:divBdr>
                <w:top w:val="none" w:sz="0" w:space="0" w:color="auto"/>
                <w:left w:val="none" w:sz="0" w:space="0" w:color="auto"/>
                <w:bottom w:val="none" w:sz="0" w:space="0" w:color="auto"/>
                <w:right w:val="none" w:sz="0" w:space="0" w:color="auto"/>
              </w:divBdr>
            </w:div>
            <w:div w:id="1761366984">
              <w:marLeft w:val="0"/>
              <w:marRight w:val="0"/>
              <w:marTop w:val="0"/>
              <w:marBottom w:val="0"/>
              <w:divBdr>
                <w:top w:val="none" w:sz="0" w:space="0" w:color="auto"/>
                <w:left w:val="none" w:sz="0" w:space="0" w:color="auto"/>
                <w:bottom w:val="none" w:sz="0" w:space="0" w:color="auto"/>
                <w:right w:val="none" w:sz="0" w:space="0" w:color="auto"/>
              </w:divBdr>
            </w:div>
            <w:div w:id="1761415426">
              <w:marLeft w:val="0"/>
              <w:marRight w:val="0"/>
              <w:marTop w:val="0"/>
              <w:marBottom w:val="0"/>
              <w:divBdr>
                <w:top w:val="none" w:sz="0" w:space="0" w:color="auto"/>
                <w:left w:val="none" w:sz="0" w:space="0" w:color="auto"/>
                <w:bottom w:val="none" w:sz="0" w:space="0" w:color="auto"/>
                <w:right w:val="none" w:sz="0" w:space="0" w:color="auto"/>
              </w:divBdr>
            </w:div>
            <w:div w:id="1762330413">
              <w:marLeft w:val="0"/>
              <w:marRight w:val="0"/>
              <w:marTop w:val="0"/>
              <w:marBottom w:val="0"/>
              <w:divBdr>
                <w:top w:val="none" w:sz="0" w:space="0" w:color="auto"/>
                <w:left w:val="none" w:sz="0" w:space="0" w:color="auto"/>
                <w:bottom w:val="none" w:sz="0" w:space="0" w:color="auto"/>
                <w:right w:val="none" w:sz="0" w:space="0" w:color="auto"/>
              </w:divBdr>
            </w:div>
            <w:div w:id="1762408782">
              <w:marLeft w:val="0"/>
              <w:marRight w:val="0"/>
              <w:marTop w:val="0"/>
              <w:marBottom w:val="0"/>
              <w:divBdr>
                <w:top w:val="none" w:sz="0" w:space="0" w:color="auto"/>
                <w:left w:val="none" w:sz="0" w:space="0" w:color="auto"/>
                <w:bottom w:val="none" w:sz="0" w:space="0" w:color="auto"/>
                <w:right w:val="none" w:sz="0" w:space="0" w:color="auto"/>
              </w:divBdr>
            </w:div>
            <w:div w:id="1763601445">
              <w:marLeft w:val="0"/>
              <w:marRight w:val="0"/>
              <w:marTop w:val="0"/>
              <w:marBottom w:val="0"/>
              <w:divBdr>
                <w:top w:val="none" w:sz="0" w:space="0" w:color="auto"/>
                <w:left w:val="none" w:sz="0" w:space="0" w:color="auto"/>
                <w:bottom w:val="none" w:sz="0" w:space="0" w:color="auto"/>
                <w:right w:val="none" w:sz="0" w:space="0" w:color="auto"/>
              </w:divBdr>
            </w:div>
            <w:div w:id="1763993264">
              <w:marLeft w:val="0"/>
              <w:marRight w:val="0"/>
              <w:marTop w:val="0"/>
              <w:marBottom w:val="0"/>
              <w:divBdr>
                <w:top w:val="none" w:sz="0" w:space="0" w:color="auto"/>
                <w:left w:val="none" w:sz="0" w:space="0" w:color="auto"/>
                <w:bottom w:val="none" w:sz="0" w:space="0" w:color="auto"/>
                <w:right w:val="none" w:sz="0" w:space="0" w:color="auto"/>
              </w:divBdr>
            </w:div>
            <w:div w:id="1765346660">
              <w:marLeft w:val="0"/>
              <w:marRight w:val="0"/>
              <w:marTop w:val="0"/>
              <w:marBottom w:val="0"/>
              <w:divBdr>
                <w:top w:val="none" w:sz="0" w:space="0" w:color="auto"/>
                <w:left w:val="none" w:sz="0" w:space="0" w:color="auto"/>
                <w:bottom w:val="none" w:sz="0" w:space="0" w:color="auto"/>
                <w:right w:val="none" w:sz="0" w:space="0" w:color="auto"/>
              </w:divBdr>
            </w:div>
            <w:div w:id="1770855071">
              <w:marLeft w:val="0"/>
              <w:marRight w:val="0"/>
              <w:marTop w:val="0"/>
              <w:marBottom w:val="0"/>
              <w:divBdr>
                <w:top w:val="none" w:sz="0" w:space="0" w:color="auto"/>
                <w:left w:val="none" w:sz="0" w:space="0" w:color="auto"/>
                <w:bottom w:val="none" w:sz="0" w:space="0" w:color="auto"/>
                <w:right w:val="none" w:sz="0" w:space="0" w:color="auto"/>
              </w:divBdr>
            </w:div>
            <w:div w:id="1771705984">
              <w:marLeft w:val="0"/>
              <w:marRight w:val="0"/>
              <w:marTop w:val="0"/>
              <w:marBottom w:val="0"/>
              <w:divBdr>
                <w:top w:val="none" w:sz="0" w:space="0" w:color="auto"/>
                <w:left w:val="none" w:sz="0" w:space="0" w:color="auto"/>
                <w:bottom w:val="none" w:sz="0" w:space="0" w:color="auto"/>
                <w:right w:val="none" w:sz="0" w:space="0" w:color="auto"/>
              </w:divBdr>
            </w:div>
            <w:div w:id="1773472690">
              <w:marLeft w:val="0"/>
              <w:marRight w:val="0"/>
              <w:marTop w:val="0"/>
              <w:marBottom w:val="0"/>
              <w:divBdr>
                <w:top w:val="none" w:sz="0" w:space="0" w:color="auto"/>
                <w:left w:val="none" w:sz="0" w:space="0" w:color="auto"/>
                <w:bottom w:val="none" w:sz="0" w:space="0" w:color="auto"/>
                <w:right w:val="none" w:sz="0" w:space="0" w:color="auto"/>
              </w:divBdr>
            </w:div>
            <w:div w:id="1773554631">
              <w:marLeft w:val="0"/>
              <w:marRight w:val="0"/>
              <w:marTop w:val="0"/>
              <w:marBottom w:val="0"/>
              <w:divBdr>
                <w:top w:val="none" w:sz="0" w:space="0" w:color="auto"/>
                <w:left w:val="none" w:sz="0" w:space="0" w:color="auto"/>
                <w:bottom w:val="none" w:sz="0" w:space="0" w:color="auto"/>
                <w:right w:val="none" w:sz="0" w:space="0" w:color="auto"/>
              </w:divBdr>
            </w:div>
            <w:div w:id="1774784516">
              <w:marLeft w:val="0"/>
              <w:marRight w:val="0"/>
              <w:marTop w:val="0"/>
              <w:marBottom w:val="0"/>
              <w:divBdr>
                <w:top w:val="none" w:sz="0" w:space="0" w:color="auto"/>
                <w:left w:val="none" w:sz="0" w:space="0" w:color="auto"/>
                <w:bottom w:val="none" w:sz="0" w:space="0" w:color="auto"/>
                <w:right w:val="none" w:sz="0" w:space="0" w:color="auto"/>
              </w:divBdr>
            </w:div>
            <w:div w:id="1775132913">
              <w:marLeft w:val="0"/>
              <w:marRight w:val="0"/>
              <w:marTop w:val="0"/>
              <w:marBottom w:val="0"/>
              <w:divBdr>
                <w:top w:val="none" w:sz="0" w:space="0" w:color="auto"/>
                <w:left w:val="none" w:sz="0" w:space="0" w:color="auto"/>
                <w:bottom w:val="none" w:sz="0" w:space="0" w:color="auto"/>
                <w:right w:val="none" w:sz="0" w:space="0" w:color="auto"/>
              </w:divBdr>
            </w:div>
            <w:div w:id="1775441522">
              <w:marLeft w:val="0"/>
              <w:marRight w:val="0"/>
              <w:marTop w:val="0"/>
              <w:marBottom w:val="0"/>
              <w:divBdr>
                <w:top w:val="none" w:sz="0" w:space="0" w:color="auto"/>
                <w:left w:val="none" w:sz="0" w:space="0" w:color="auto"/>
                <w:bottom w:val="none" w:sz="0" w:space="0" w:color="auto"/>
                <w:right w:val="none" w:sz="0" w:space="0" w:color="auto"/>
              </w:divBdr>
            </w:div>
            <w:div w:id="1775444728">
              <w:marLeft w:val="0"/>
              <w:marRight w:val="0"/>
              <w:marTop w:val="0"/>
              <w:marBottom w:val="0"/>
              <w:divBdr>
                <w:top w:val="none" w:sz="0" w:space="0" w:color="auto"/>
                <w:left w:val="none" w:sz="0" w:space="0" w:color="auto"/>
                <w:bottom w:val="none" w:sz="0" w:space="0" w:color="auto"/>
                <w:right w:val="none" w:sz="0" w:space="0" w:color="auto"/>
              </w:divBdr>
            </w:div>
            <w:div w:id="1776555842">
              <w:marLeft w:val="0"/>
              <w:marRight w:val="0"/>
              <w:marTop w:val="0"/>
              <w:marBottom w:val="0"/>
              <w:divBdr>
                <w:top w:val="none" w:sz="0" w:space="0" w:color="auto"/>
                <w:left w:val="none" w:sz="0" w:space="0" w:color="auto"/>
                <w:bottom w:val="none" w:sz="0" w:space="0" w:color="auto"/>
                <w:right w:val="none" w:sz="0" w:space="0" w:color="auto"/>
              </w:divBdr>
            </w:div>
            <w:div w:id="1776749647">
              <w:marLeft w:val="0"/>
              <w:marRight w:val="0"/>
              <w:marTop w:val="0"/>
              <w:marBottom w:val="0"/>
              <w:divBdr>
                <w:top w:val="none" w:sz="0" w:space="0" w:color="auto"/>
                <w:left w:val="none" w:sz="0" w:space="0" w:color="auto"/>
                <w:bottom w:val="none" w:sz="0" w:space="0" w:color="auto"/>
                <w:right w:val="none" w:sz="0" w:space="0" w:color="auto"/>
              </w:divBdr>
            </w:div>
            <w:div w:id="1776825865">
              <w:marLeft w:val="0"/>
              <w:marRight w:val="0"/>
              <w:marTop w:val="0"/>
              <w:marBottom w:val="0"/>
              <w:divBdr>
                <w:top w:val="none" w:sz="0" w:space="0" w:color="auto"/>
                <w:left w:val="none" w:sz="0" w:space="0" w:color="auto"/>
                <w:bottom w:val="none" w:sz="0" w:space="0" w:color="auto"/>
                <w:right w:val="none" w:sz="0" w:space="0" w:color="auto"/>
              </w:divBdr>
            </w:div>
            <w:div w:id="1777287163">
              <w:marLeft w:val="0"/>
              <w:marRight w:val="0"/>
              <w:marTop w:val="0"/>
              <w:marBottom w:val="0"/>
              <w:divBdr>
                <w:top w:val="none" w:sz="0" w:space="0" w:color="auto"/>
                <w:left w:val="none" w:sz="0" w:space="0" w:color="auto"/>
                <w:bottom w:val="none" w:sz="0" w:space="0" w:color="auto"/>
                <w:right w:val="none" w:sz="0" w:space="0" w:color="auto"/>
              </w:divBdr>
            </w:div>
            <w:div w:id="1779643894">
              <w:marLeft w:val="0"/>
              <w:marRight w:val="0"/>
              <w:marTop w:val="0"/>
              <w:marBottom w:val="0"/>
              <w:divBdr>
                <w:top w:val="none" w:sz="0" w:space="0" w:color="auto"/>
                <w:left w:val="none" w:sz="0" w:space="0" w:color="auto"/>
                <w:bottom w:val="none" w:sz="0" w:space="0" w:color="auto"/>
                <w:right w:val="none" w:sz="0" w:space="0" w:color="auto"/>
              </w:divBdr>
            </w:div>
            <w:div w:id="1782719954">
              <w:marLeft w:val="0"/>
              <w:marRight w:val="0"/>
              <w:marTop w:val="0"/>
              <w:marBottom w:val="0"/>
              <w:divBdr>
                <w:top w:val="none" w:sz="0" w:space="0" w:color="auto"/>
                <w:left w:val="none" w:sz="0" w:space="0" w:color="auto"/>
                <w:bottom w:val="none" w:sz="0" w:space="0" w:color="auto"/>
                <w:right w:val="none" w:sz="0" w:space="0" w:color="auto"/>
              </w:divBdr>
            </w:div>
            <w:div w:id="1782801234">
              <w:marLeft w:val="0"/>
              <w:marRight w:val="0"/>
              <w:marTop w:val="0"/>
              <w:marBottom w:val="0"/>
              <w:divBdr>
                <w:top w:val="none" w:sz="0" w:space="0" w:color="auto"/>
                <w:left w:val="none" w:sz="0" w:space="0" w:color="auto"/>
                <w:bottom w:val="none" w:sz="0" w:space="0" w:color="auto"/>
                <w:right w:val="none" w:sz="0" w:space="0" w:color="auto"/>
              </w:divBdr>
            </w:div>
            <w:div w:id="1784424371">
              <w:marLeft w:val="0"/>
              <w:marRight w:val="0"/>
              <w:marTop w:val="0"/>
              <w:marBottom w:val="0"/>
              <w:divBdr>
                <w:top w:val="none" w:sz="0" w:space="0" w:color="auto"/>
                <w:left w:val="none" w:sz="0" w:space="0" w:color="auto"/>
                <w:bottom w:val="none" w:sz="0" w:space="0" w:color="auto"/>
                <w:right w:val="none" w:sz="0" w:space="0" w:color="auto"/>
              </w:divBdr>
            </w:div>
            <w:div w:id="1785617671">
              <w:marLeft w:val="0"/>
              <w:marRight w:val="0"/>
              <w:marTop w:val="0"/>
              <w:marBottom w:val="0"/>
              <w:divBdr>
                <w:top w:val="none" w:sz="0" w:space="0" w:color="auto"/>
                <w:left w:val="none" w:sz="0" w:space="0" w:color="auto"/>
                <w:bottom w:val="none" w:sz="0" w:space="0" w:color="auto"/>
                <w:right w:val="none" w:sz="0" w:space="0" w:color="auto"/>
              </w:divBdr>
            </w:div>
            <w:div w:id="1788039996">
              <w:marLeft w:val="0"/>
              <w:marRight w:val="0"/>
              <w:marTop w:val="0"/>
              <w:marBottom w:val="0"/>
              <w:divBdr>
                <w:top w:val="none" w:sz="0" w:space="0" w:color="auto"/>
                <w:left w:val="none" w:sz="0" w:space="0" w:color="auto"/>
                <w:bottom w:val="none" w:sz="0" w:space="0" w:color="auto"/>
                <w:right w:val="none" w:sz="0" w:space="0" w:color="auto"/>
              </w:divBdr>
            </w:div>
            <w:div w:id="1791169409">
              <w:marLeft w:val="0"/>
              <w:marRight w:val="0"/>
              <w:marTop w:val="0"/>
              <w:marBottom w:val="0"/>
              <w:divBdr>
                <w:top w:val="none" w:sz="0" w:space="0" w:color="auto"/>
                <w:left w:val="none" w:sz="0" w:space="0" w:color="auto"/>
                <w:bottom w:val="none" w:sz="0" w:space="0" w:color="auto"/>
                <w:right w:val="none" w:sz="0" w:space="0" w:color="auto"/>
              </w:divBdr>
            </w:div>
            <w:div w:id="1791242179">
              <w:marLeft w:val="0"/>
              <w:marRight w:val="0"/>
              <w:marTop w:val="360"/>
              <w:marBottom w:val="0"/>
              <w:divBdr>
                <w:top w:val="single" w:sz="6" w:space="0" w:color="auto"/>
                <w:left w:val="single" w:sz="6" w:space="0" w:color="auto"/>
                <w:bottom w:val="single" w:sz="6" w:space="0" w:color="auto"/>
                <w:right w:val="single" w:sz="6" w:space="0" w:color="auto"/>
              </w:divBdr>
            </w:div>
            <w:div w:id="1791318719">
              <w:marLeft w:val="0"/>
              <w:marRight w:val="0"/>
              <w:marTop w:val="360"/>
              <w:marBottom w:val="0"/>
              <w:divBdr>
                <w:top w:val="single" w:sz="6" w:space="0" w:color="auto"/>
                <w:left w:val="single" w:sz="6" w:space="0" w:color="auto"/>
                <w:bottom w:val="single" w:sz="6" w:space="0" w:color="auto"/>
                <w:right w:val="single" w:sz="6" w:space="0" w:color="auto"/>
              </w:divBdr>
            </w:div>
            <w:div w:id="1791439510">
              <w:marLeft w:val="0"/>
              <w:marRight w:val="0"/>
              <w:marTop w:val="0"/>
              <w:marBottom w:val="0"/>
              <w:divBdr>
                <w:top w:val="none" w:sz="0" w:space="0" w:color="auto"/>
                <w:left w:val="none" w:sz="0" w:space="0" w:color="auto"/>
                <w:bottom w:val="none" w:sz="0" w:space="0" w:color="auto"/>
                <w:right w:val="none" w:sz="0" w:space="0" w:color="auto"/>
              </w:divBdr>
            </w:div>
            <w:div w:id="1792944017">
              <w:marLeft w:val="0"/>
              <w:marRight w:val="0"/>
              <w:marTop w:val="0"/>
              <w:marBottom w:val="0"/>
              <w:divBdr>
                <w:top w:val="none" w:sz="0" w:space="0" w:color="auto"/>
                <w:left w:val="none" w:sz="0" w:space="0" w:color="auto"/>
                <w:bottom w:val="none" w:sz="0" w:space="0" w:color="auto"/>
                <w:right w:val="none" w:sz="0" w:space="0" w:color="auto"/>
              </w:divBdr>
            </w:div>
            <w:div w:id="1794061272">
              <w:marLeft w:val="0"/>
              <w:marRight w:val="0"/>
              <w:marTop w:val="0"/>
              <w:marBottom w:val="0"/>
              <w:divBdr>
                <w:top w:val="none" w:sz="0" w:space="0" w:color="auto"/>
                <w:left w:val="none" w:sz="0" w:space="0" w:color="auto"/>
                <w:bottom w:val="none" w:sz="0" w:space="0" w:color="auto"/>
                <w:right w:val="none" w:sz="0" w:space="0" w:color="auto"/>
              </w:divBdr>
            </w:div>
            <w:div w:id="1795245663">
              <w:marLeft w:val="0"/>
              <w:marRight w:val="0"/>
              <w:marTop w:val="0"/>
              <w:marBottom w:val="0"/>
              <w:divBdr>
                <w:top w:val="none" w:sz="0" w:space="0" w:color="auto"/>
                <w:left w:val="none" w:sz="0" w:space="0" w:color="auto"/>
                <w:bottom w:val="none" w:sz="0" w:space="0" w:color="auto"/>
                <w:right w:val="none" w:sz="0" w:space="0" w:color="auto"/>
              </w:divBdr>
            </w:div>
            <w:div w:id="1796366440">
              <w:marLeft w:val="0"/>
              <w:marRight w:val="0"/>
              <w:marTop w:val="0"/>
              <w:marBottom w:val="0"/>
              <w:divBdr>
                <w:top w:val="none" w:sz="0" w:space="0" w:color="auto"/>
                <w:left w:val="none" w:sz="0" w:space="0" w:color="auto"/>
                <w:bottom w:val="none" w:sz="0" w:space="0" w:color="auto"/>
                <w:right w:val="none" w:sz="0" w:space="0" w:color="auto"/>
              </w:divBdr>
            </w:div>
            <w:div w:id="1797527952">
              <w:marLeft w:val="0"/>
              <w:marRight w:val="0"/>
              <w:marTop w:val="0"/>
              <w:marBottom w:val="0"/>
              <w:divBdr>
                <w:top w:val="none" w:sz="0" w:space="0" w:color="auto"/>
                <w:left w:val="none" w:sz="0" w:space="0" w:color="auto"/>
                <w:bottom w:val="none" w:sz="0" w:space="0" w:color="auto"/>
                <w:right w:val="none" w:sz="0" w:space="0" w:color="auto"/>
              </w:divBdr>
            </w:div>
            <w:div w:id="1801145950">
              <w:marLeft w:val="0"/>
              <w:marRight w:val="0"/>
              <w:marTop w:val="0"/>
              <w:marBottom w:val="0"/>
              <w:divBdr>
                <w:top w:val="none" w:sz="0" w:space="0" w:color="auto"/>
                <w:left w:val="none" w:sz="0" w:space="0" w:color="auto"/>
                <w:bottom w:val="none" w:sz="0" w:space="0" w:color="auto"/>
                <w:right w:val="none" w:sz="0" w:space="0" w:color="auto"/>
              </w:divBdr>
            </w:div>
            <w:div w:id="1801530250">
              <w:marLeft w:val="0"/>
              <w:marRight w:val="0"/>
              <w:marTop w:val="0"/>
              <w:marBottom w:val="0"/>
              <w:divBdr>
                <w:top w:val="none" w:sz="0" w:space="0" w:color="auto"/>
                <w:left w:val="none" w:sz="0" w:space="0" w:color="auto"/>
                <w:bottom w:val="none" w:sz="0" w:space="0" w:color="auto"/>
                <w:right w:val="none" w:sz="0" w:space="0" w:color="auto"/>
              </w:divBdr>
            </w:div>
            <w:div w:id="1801654626">
              <w:marLeft w:val="0"/>
              <w:marRight w:val="0"/>
              <w:marTop w:val="0"/>
              <w:marBottom w:val="0"/>
              <w:divBdr>
                <w:top w:val="none" w:sz="0" w:space="0" w:color="auto"/>
                <w:left w:val="none" w:sz="0" w:space="0" w:color="auto"/>
                <w:bottom w:val="none" w:sz="0" w:space="0" w:color="auto"/>
                <w:right w:val="none" w:sz="0" w:space="0" w:color="auto"/>
              </w:divBdr>
            </w:div>
            <w:div w:id="1805081213">
              <w:marLeft w:val="0"/>
              <w:marRight w:val="0"/>
              <w:marTop w:val="0"/>
              <w:marBottom w:val="0"/>
              <w:divBdr>
                <w:top w:val="none" w:sz="0" w:space="0" w:color="auto"/>
                <w:left w:val="none" w:sz="0" w:space="0" w:color="auto"/>
                <w:bottom w:val="none" w:sz="0" w:space="0" w:color="auto"/>
                <w:right w:val="none" w:sz="0" w:space="0" w:color="auto"/>
              </w:divBdr>
            </w:div>
            <w:div w:id="1807232708">
              <w:marLeft w:val="0"/>
              <w:marRight w:val="0"/>
              <w:marTop w:val="0"/>
              <w:marBottom w:val="0"/>
              <w:divBdr>
                <w:top w:val="none" w:sz="0" w:space="0" w:color="auto"/>
                <w:left w:val="none" w:sz="0" w:space="0" w:color="auto"/>
                <w:bottom w:val="none" w:sz="0" w:space="0" w:color="auto"/>
                <w:right w:val="none" w:sz="0" w:space="0" w:color="auto"/>
              </w:divBdr>
            </w:div>
            <w:div w:id="1808624250">
              <w:marLeft w:val="0"/>
              <w:marRight w:val="0"/>
              <w:marTop w:val="0"/>
              <w:marBottom w:val="0"/>
              <w:divBdr>
                <w:top w:val="none" w:sz="0" w:space="0" w:color="auto"/>
                <w:left w:val="none" w:sz="0" w:space="0" w:color="auto"/>
                <w:bottom w:val="none" w:sz="0" w:space="0" w:color="auto"/>
                <w:right w:val="none" w:sz="0" w:space="0" w:color="auto"/>
              </w:divBdr>
            </w:div>
            <w:div w:id="1809056618">
              <w:marLeft w:val="0"/>
              <w:marRight w:val="0"/>
              <w:marTop w:val="0"/>
              <w:marBottom w:val="0"/>
              <w:divBdr>
                <w:top w:val="none" w:sz="0" w:space="0" w:color="auto"/>
                <w:left w:val="none" w:sz="0" w:space="0" w:color="auto"/>
                <w:bottom w:val="none" w:sz="0" w:space="0" w:color="auto"/>
                <w:right w:val="none" w:sz="0" w:space="0" w:color="auto"/>
              </w:divBdr>
            </w:div>
            <w:div w:id="1809592800">
              <w:marLeft w:val="0"/>
              <w:marRight w:val="0"/>
              <w:marTop w:val="0"/>
              <w:marBottom w:val="0"/>
              <w:divBdr>
                <w:top w:val="none" w:sz="0" w:space="0" w:color="auto"/>
                <w:left w:val="none" w:sz="0" w:space="0" w:color="auto"/>
                <w:bottom w:val="none" w:sz="0" w:space="0" w:color="auto"/>
                <w:right w:val="none" w:sz="0" w:space="0" w:color="auto"/>
              </w:divBdr>
            </w:div>
            <w:div w:id="1812206917">
              <w:marLeft w:val="0"/>
              <w:marRight w:val="0"/>
              <w:marTop w:val="0"/>
              <w:marBottom w:val="0"/>
              <w:divBdr>
                <w:top w:val="none" w:sz="0" w:space="0" w:color="auto"/>
                <w:left w:val="none" w:sz="0" w:space="0" w:color="auto"/>
                <w:bottom w:val="none" w:sz="0" w:space="0" w:color="auto"/>
                <w:right w:val="none" w:sz="0" w:space="0" w:color="auto"/>
              </w:divBdr>
            </w:div>
            <w:div w:id="1814712169">
              <w:marLeft w:val="0"/>
              <w:marRight w:val="0"/>
              <w:marTop w:val="0"/>
              <w:marBottom w:val="0"/>
              <w:divBdr>
                <w:top w:val="none" w:sz="0" w:space="0" w:color="auto"/>
                <w:left w:val="none" w:sz="0" w:space="0" w:color="auto"/>
                <w:bottom w:val="none" w:sz="0" w:space="0" w:color="auto"/>
                <w:right w:val="none" w:sz="0" w:space="0" w:color="auto"/>
              </w:divBdr>
            </w:div>
            <w:div w:id="1815172390">
              <w:marLeft w:val="0"/>
              <w:marRight w:val="0"/>
              <w:marTop w:val="0"/>
              <w:marBottom w:val="0"/>
              <w:divBdr>
                <w:top w:val="none" w:sz="0" w:space="0" w:color="auto"/>
                <w:left w:val="none" w:sz="0" w:space="0" w:color="auto"/>
                <w:bottom w:val="none" w:sz="0" w:space="0" w:color="auto"/>
                <w:right w:val="none" w:sz="0" w:space="0" w:color="auto"/>
              </w:divBdr>
            </w:div>
            <w:div w:id="1816413610">
              <w:marLeft w:val="0"/>
              <w:marRight w:val="0"/>
              <w:marTop w:val="0"/>
              <w:marBottom w:val="0"/>
              <w:divBdr>
                <w:top w:val="none" w:sz="0" w:space="0" w:color="auto"/>
                <w:left w:val="none" w:sz="0" w:space="0" w:color="auto"/>
                <w:bottom w:val="none" w:sz="0" w:space="0" w:color="auto"/>
                <w:right w:val="none" w:sz="0" w:space="0" w:color="auto"/>
              </w:divBdr>
            </w:div>
            <w:div w:id="1816415798">
              <w:marLeft w:val="0"/>
              <w:marRight w:val="0"/>
              <w:marTop w:val="0"/>
              <w:marBottom w:val="0"/>
              <w:divBdr>
                <w:top w:val="none" w:sz="0" w:space="0" w:color="auto"/>
                <w:left w:val="none" w:sz="0" w:space="0" w:color="auto"/>
                <w:bottom w:val="none" w:sz="0" w:space="0" w:color="auto"/>
                <w:right w:val="none" w:sz="0" w:space="0" w:color="auto"/>
              </w:divBdr>
            </w:div>
            <w:div w:id="1818839237">
              <w:marLeft w:val="0"/>
              <w:marRight w:val="0"/>
              <w:marTop w:val="0"/>
              <w:marBottom w:val="0"/>
              <w:divBdr>
                <w:top w:val="none" w:sz="0" w:space="0" w:color="auto"/>
                <w:left w:val="none" w:sz="0" w:space="0" w:color="auto"/>
                <w:bottom w:val="none" w:sz="0" w:space="0" w:color="auto"/>
                <w:right w:val="none" w:sz="0" w:space="0" w:color="auto"/>
              </w:divBdr>
            </w:div>
            <w:div w:id="1819027385">
              <w:marLeft w:val="0"/>
              <w:marRight w:val="0"/>
              <w:marTop w:val="0"/>
              <w:marBottom w:val="0"/>
              <w:divBdr>
                <w:top w:val="none" w:sz="0" w:space="0" w:color="auto"/>
                <w:left w:val="none" w:sz="0" w:space="0" w:color="auto"/>
                <w:bottom w:val="none" w:sz="0" w:space="0" w:color="auto"/>
                <w:right w:val="none" w:sz="0" w:space="0" w:color="auto"/>
              </w:divBdr>
            </w:div>
            <w:div w:id="1819836103">
              <w:marLeft w:val="0"/>
              <w:marRight w:val="0"/>
              <w:marTop w:val="0"/>
              <w:marBottom w:val="0"/>
              <w:divBdr>
                <w:top w:val="none" w:sz="0" w:space="0" w:color="auto"/>
                <w:left w:val="none" w:sz="0" w:space="0" w:color="auto"/>
                <w:bottom w:val="none" w:sz="0" w:space="0" w:color="auto"/>
                <w:right w:val="none" w:sz="0" w:space="0" w:color="auto"/>
              </w:divBdr>
            </w:div>
            <w:div w:id="1820731476">
              <w:marLeft w:val="0"/>
              <w:marRight w:val="0"/>
              <w:marTop w:val="0"/>
              <w:marBottom w:val="0"/>
              <w:divBdr>
                <w:top w:val="none" w:sz="0" w:space="0" w:color="auto"/>
                <w:left w:val="none" w:sz="0" w:space="0" w:color="auto"/>
                <w:bottom w:val="none" w:sz="0" w:space="0" w:color="auto"/>
                <w:right w:val="none" w:sz="0" w:space="0" w:color="auto"/>
              </w:divBdr>
            </w:div>
            <w:div w:id="1823694234">
              <w:marLeft w:val="0"/>
              <w:marRight w:val="0"/>
              <w:marTop w:val="0"/>
              <w:marBottom w:val="0"/>
              <w:divBdr>
                <w:top w:val="none" w:sz="0" w:space="0" w:color="auto"/>
                <w:left w:val="none" w:sz="0" w:space="0" w:color="auto"/>
                <w:bottom w:val="none" w:sz="0" w:space="0" w:color="auto"/>
                <w:right w:val="none" w:sz="0" w:space="0" w:color="auto"/>
              </w:divBdr>
            </w:div>
            <w:div w:id="1827472989">
              <w:marLeft w:val="0"/>
              <w:marRight w:val="0"/>
              <w:marTop w:val="0"/>
              <w:marBottom w:val="0"/>
              <w:divBdr>
                <w:top w:val="none" w:sz="0" w:space="0" w:color="auto"/>
                <w:left w:val="none" w:sz="0" w:space="0" w:color="auto"/>
                <w:bottom w:val="none" w:sz="0" w:space="0" w:color="auto"/>
                <w:right w:val="none" w:sz="0" w:space="0" w:color="auto"/>
              </w:divBdr>
            </w:div>
            <w:div w:id="1827553154">
              <w:marLeft w:val="0"/>
              <w:marRight w:val="0"/>
              <w:marTop w:val="360"/>
              <w:marBottom w:val="0"/>
              <w:divBdr>
                <w:top w:val="single" w:sz="6" w:space="0" w:color="auto"/>
                <w:left w:val="single" w:sz="6" w:space="0" w:color="auto"/>
                <w:bottom w:val="single" w:sz="6" w:space="0" w:color="auto"/>
                <w:right w:val="single" w:sz="6" w:space="0" w:color="auto"/>
              </w:divBdr>
            </w:div>
            <w:div w:id="1831750477">
              <w:marLeft w:val="0"/>
              <w:marRight w:val="0"/>
              <w:marTop w:val="0"/>
              <w:marBottom w:val="0"/>
              <w:divBdr>
                <w:top w:val="none" w:sz="0" w:space="0" w:color="auto"/>
                <w:left w:val="none" w:sz="0" w:space="0" w:color="auto"/>
                <w:bottom w:val="none" w:sz="0" w:space="0" w:color="auto"/>
                <w:right w:val="none" w:sz="0" w:space="0" w:color="auto"/>
              </w:divBdr>
            </w:div>
            <w:div w:id="1831828735">
              <w:marLeft w:val="0"/>
              <w:marRight w:val="0"/>
              <w:marTop w:val="0"/>
              <w:marBottom w:val="0"/>
              <w:divBdr>
                <w:top w:val="none" w:sz="0" w:space="0" w:color="auto"/>
                <w:left w:val="none" w:sz="0" w:space="0" w:color="auto"/>
                <w:bottom w:val="none" w:sz="0" w:space="0" w:color="auto"/>
                <w:right w:val="none" w:sz="0" w:space="0" w:color="auto"/>
              </w:divBdr>
            </w:div>
            <w:div w:id="1838226032">
              <w:marLeft w:val="0"/>
              <w:marRight w:val="0"/>
              <w:marTop w:val="0"/>
              <w:marBottom w:val="0"/>
              <w:divBdr>
                <w:top w:val="none" w:sz="0" w:space="0" w:color="auto"/>
                <w:left w:val="none" w:sz="0" w:space="0" w:color="auto"/>
                <w:bottom w:val="none" w:sz="0" w:space="0" w:color="auto"/>
                <w:right w:val="none" w:sz="0" w:space="0" w:color="auto"/>
              </w:divBdr>
            </w:div>
            <w:div w:id="1838765256">
              <w:marLeft w:val="0"/>
              <w:marRight w:val="0"/>
              <w:marTop w:val="0"/>
              <w:marBottom w:val="0"/>
              <w:divBdr>
                <w:top w:val="none" w:sz="0" w:space="0" w:color="auto"/>
                <w:left w:val="none" w:sz="0" w:space="0" w:color="auto"/>
                <w:bottom w:val="none" w:sz="0" w:space="0" w:color="auto"/>
                <w:right w:val="none" w:sz="0" w:space="0" w:color="auto"/>
              </w:divBdr>
            </w:div>
            <w:div w:id="1841238316">
              <w:marLeft w:val="0"/>
              <w:marRight w:val="0"/>
              <w:marTop w:val="0"/>
              <w:marBottom w:val="0"/>
              <w:divBdr>
                <w:top w:val="none" w:sz="0" w:space="0" w:color="auto"/>
                <w:left w:val="none" w:sz="0" w:space="0" w:color="auto"/>
                <w:bottom w:val="none" w:sz="0" w:space="0" w:color="auto"/>
                <w:right w:val="none" w:sz="0" w:space="0" w:color="auto"/>
              </w:divBdr>
            </w:div>
            <w:div w:id="1841578918">
              <w:marLeft w:val="0"/>
              <w:marRight w:val="0"/>
              <w:marTop w:val="0"/>
              <w:marBottom w:val="0"/>
              <w:divBdr>
                <w:top w:val="none" w:sz="0" w:space="0" w:color="auto"/>
                <w:left w:val="none" w:sz="0" w:space="0" w:color="auto"/>
                <w:bottom w:val="none" w:sz="0" w:space="0" w:color="auto"/>
                <w:right w:val="none" w:sz="0" w:space="0" w:color="auto"/>
              </w:divBdr>
            </w:div>
            <w:div w:id="1841655124">
              <w:marLeft w:val="0"/>
              <w:marRight w:val="0"/>
              <w:marTop w:val="0"/>
              <w:marBottom w:val="0"/>
              <w:divBdr>
                <w:top w:val="none" w:sz="0" w:space="0" w:color="auto"/>
                <w:left w:val="none" w:sz="0" w:space="0" w:color="auto"/>
                <w:bottom w:val="none" w:sz="0" w:space="0" w:color="auto"/>
                <w:right w:val="none" w:sz="0" w:space="0" w:color="auto"/>
              </w:divBdr>
            </w:div>
            <w:div w:id="1841699061">
              <w:marLeft w:val="0"/>
              <w:marRight w:val="0"/>
              <w:marTop w:val="0"/>
              <w:marBottom w:val="0"/>
              <w:divBdr>
                <w:top w:val="none" w:sz="0" w:space="0" w:color="auto"/>
                <w:left w:val="none" w:sz="0" w:space="0" w:color="auto"/>
                <w:bottom w:val="none" w:sz="0" w:space="0" w:color="auto"/>
                <w:right w:val="none" w:sz="0" w:space="0" w:color="auto"/>
              </w:divBdr>
            </w:div>
            <w:div w:id="1845123101">
              <w:marLeft w:val="0"/>
              <w:marRight w:val="0"/>
              <w:marTop w:val="0"/>
              <w:marBottom w:val="0"/>
              <w:divBdr>
                <w:top w:val="none" w:sz="0" w:space="0" w:color="auto"/>
                <w:left w:val="none" w:sz="0" w:space="0" w:color="auto"/>
                <w:bottom w:val="none" w:sz="0" w:space="0" w:color="auto"/>
                <w:right w:val="none" w:sz="0" w:space="0" w:color="auto"/>
              </w:divBdr>
            </w:div>
            <w:div w:id="1845195423">
              <w:marLeft w:val="0"/>
              <w:marRight w:val="0"/>
              <w:marTop w:val="0"/>
              <w:marBottom w:val="0"/>
              <w:divBdr>
                <w:top w:val="none" w:sz="0" w:space="0" w:color="auto"/>
                <w:left w:val="none" w:sz="0" w:space="0" w:color="auto"/>
                <w:bottom w:val="none" w:sz="0" w:space="0" w:color="auto"/>
                <w:right w:val="none" w:sz="0" w:space="0" w:color="auto"/>
              </w:divBdr>
            </w:div>
            <w:div w:id="1845897244">
              <w:marLeft w:val="0"/>
              <w:marRight w:val="0"/>
              <w:marTop w:val="0"/>
              <w:marBottom w:val="0"/>
              <w:divBdr>
                <w:top w:val="none" w:sz="0" w:space="0" w:color="auto"/>
                <w:left w:val="none" w:sz="0" w:space="0" w:color="auto"/>
                <w:bottom w:val="none" w:sz="0" w:space="0" w:color="auto"/>
                <w:right w:val="none" w:sz="0" w:space="0" w:color="auto"/>
              </w:divBdr>
            </w:div>
            <w:div w:id="1847862852">
              <w:marLeft w:val="0"/>
              <w:marRight w:val="0"/>
              <w:marTop w:val="0"/>
              <w:marBottom w:val="0"/>
              <w:divBdr>
                <w:top w:val="none" w:sz="0" w:space="0" w:color="auto"/>
                <w:left w:val="none" w:sz="0" w:space="0" w:color="auto"/>
                <w:bottom w:val="none" w:sz="0" w:space="0" w:color="auto"/>
                <w:right w:val="none" w:sz="0" w:space="0" w:color="auto"/>
              </w:divBdr>
            </w:div>
            <w:div w:id="1848253617">
              <w:marLeft w:val="0"/>
              <w:marRight w:val="0"/>
              <w:marTop w:val="0"/>
              <w:marBottom w:val="0"/>
              <w:divBdr>
                <w:top w:val="none" w:sz="0" w:space="0" w:color="auto"/>
                <w:left w:val="none" w:sz="0" w:space="0" w:color="auto"/>
                <w:bottom w:val="none" w:sz="0" w:space="0" w:color="auto"/>
                <w:right w:val="none" w:sz="0" w:space="0" w:color="auto"/>
              </w:divBdr>
              <w:divsChild>
                <w:div w:id="348220153">
                  <w:marLeft w:val="0"/>
                  <w:marRight w:val="0"/>
                  <w:marTop w:val="0"/>
                  <w:marBottom w:val="0"/>
                  <w:divBdr>
                    <w:top w:val="none" w:sz="0" w:space="0" w:color="auto"/>
                    <w:left w:val="none" w:sz="0" w:space="0" w:color="auto"/>
                    <w:bottom w:val="none" w:sz="0" w:space="0" w:color="auto"/>
                    <w:right w:val="none" w:sz="0" w:space="0" w:color="auto"/>
                  </w:divBdr>
                </w:div>
                <w:div w:id="1608848623">
                  <w:marLeft w:val="0"/>
                  <w:marRight w:val="0"/>
                  <w:marTop w:val="0"/>
                  <w:marBottom w:val="0"/>
                  <w:divBdr>
                    <w:top w:val="none" w:sz="0" w:space="0" w:color="auto"/>
                    <w:left w:val="none" w:sz="0" w:space="0" w:color="auto"/>
                    <w:bottom w:val="none" w:sz="0" w:space="0" w:color="auto"/>
                    <w:right w:val="none" w:sz="0" w:space="0" w:color="auto"/>
                  </w:divBdr>
                </w:div>
                <w:div w:id="2063288065">
                  <w:marLeft w:val="0"/>
                  <w:marRight w:val="0"/>
                  <w:marTop w:val="0"/>
                  <w:marBottom w:val="0"/>
                  <w:divBdr>
                    <w:top w:val="none" w:sz="0" w:space="0" w:color="auto"/>
                    <w:left w:val="none" w:sz="0" w:space="0" w:color="auto"/>
                    <w:bottom w:val="none" w:sz="0" w:space="0" w:color="auto"/>
                    <w:right w:val="none" w:sz="0" w:space="0" w:color="auto"/>
                  </w:divBdr>
                </w:div>
                <w:div w:id="2091929431">
                  <w:marLeft w:val="0"/>
                  <w:marRight w:val="0"/>
                  <w:marTop w:val="0"/>
                  <w:marBottom w:val="0"/>
                  <w:divBdr>
                    <w:top w:val="none" w:sz="0" w:space="0" w:color="auto"/>
                    <w:left w:val="none" w:sz="0" w:space="0" w:color="auto"/>
                    <w:bottom w:val="none" w:sz="0" w:space="0" w:color="auto"/>
                    <w:right w:val="none" w:sz="0" w:space="0" w:color="auto"/>
                  </w:divBdr>
                </w:div>
              </w:divsChild>
            </w:div>
            <w:div w:id="1848321333">
              <w:marLeft w:val="0"/>
              <w:marRight w:val="0"/>
              <w:marTop w:val="0"/>
              <w:marBottom w:val="0"/>
              <w:divBdr>
                <w:top w:val="none" w:sz="0" w:space="0" w:color="auto"/>
                <w:left w:val="none" w:sz="0" w:space="0" w:color="auto"/>
                <w:bottom w:val="none" w:sz="0" w:space="0" w:color="auto"/>
                <w:right w:val="none" w:sz="0" w:space="0" w:color="auto"/>
              </w:divBdr>
            </w:div>
            <w:div w:id="1849060859">
              <w:marLeft w:val="0"/>
              <w:marRight w:val="0"/>
              <w:marTop w:val="0"/>
              <w:marBottom w:val="0"/>
              <w:divBdr>
                <w:top w:val="none" w:sz="0" w:space="0" w:color="auto"/>
                <w:left w:val="none" w:sz="0" w:space="0" w:color="auto"/>
                <w:bottom w:val="none" w:sz="0" w:space="0" w:color="auto"/>
                <w:right w:val="none" w:sz="0" w:space="0" w:color="auto"/>
              </w:divBdr>
            </w:div>
            <w:div w:id="1849516181">
              <w:marLeft w:val="0"/>
              <w:marRight w:val="0"/>
              <w:marTop w:val="0"/>
              <w:marBottom w:val="0"/>
              <w:divBdr>
                <w:top w:val="none" w:sz="0" w:space="0" w:color="auto"/>
                <w:left w:val="none" w:sz="0" w:space="0" w:color="auto"/>
                <w:bottom w:val="none" w:sz="0" w:space="0" w:color="auto"/>
                <w:right w:val="none" w:sz="0" w:space="0" w:color="auto"/>
              </w:divBdr>
            </w:div>
            <w:div w:id="1849562381">
              <w:marLeft w:val="0"/>
              <w:marRight w:val="0"/>
              <w:marTop w:val="0"/>
              <w:marBottom w:val="0"/>
              <w:divBdr>
                <w:top w:val="none" w:sz="0" w:space="0" w:color="auto"/>
                <w:left w:val="none" w:sz="0" w:space="0" w:color="auto"/>
                <w:bottom w:val="none" w:sz="0" w:space="0" w:color="auto"/>
                <w:right w:val="none" w:sz="0" w:space="0" w:color="auto"/>
              </w:divBdr>
            </w:div>
            <w:div w:id="1850758396">
              <w:marLeft w:val="0"/>
              <w:marRight w:val="0"/>
              <w:marTop w:val="0"/>
              <w:marBottom w:val="0"/>
              <w:divBdr>
                <w:top w:val="none" w:sz="0" w:space="0" w:color="auto"/>
                <w:left w:val="none" w:sz="0" w:space="0" w:color="auto"/>
                <w:bottom w:val="none" w:sz="0" w:space="0" w:color="auto"/>
                <w:right w:val="none" w:sz="0" w:space="0" w:color="auto"/>
              </w:divBdr>
            </w:div>
            <w:div w:id="1851408637">
              <w:marLeft w:val="0"/>
              <w:marRight w:val="0"/>
              <w:marTop w:val="0"/>
              <w:marBottom w:val="0"/>
              <w:divBdr>
                <w:top w:val="none" w:sz="0" w:space="0" w:color="auto"/>
                <w:left w:val="none" w:sz="0" w:space="0" w:color="auto"/>
                <w:bottom w:val="none" w:sz="0" w:space="0" w:color="auto"/>
                <w:right w:val="none" w:sz="0" w:space="0" w:color="auto"/>
              </w:divBdr>
            </w:div>
            <w:div w:id="1852331554">
              <w:marLeft w:val="0"/>
              <w:marRight w:val="0"/>
              <w:marTop w:val="0"/>
              <w:marBottom w:val="0"/>
              <w:divBdr>
                <w:top w:val="none" w:sz="0" w:space="0" w:color="auto"/>
                <w:left w:val="none" w:sz="0" w:space="0" w:color="auto"/>
                <w:bottom w:val="none" w:sz="0" w:space="0" w:color="auto"/>
                <w:right w:val="none" w:sz="0" w:space="0" w:color="auto"/>
              </w:divBdr>
            </w:div>
            <w:div w:id="1855609712">
              <w:marLeft w:val="0"/>
              <w:marRight w:val="0"/>
              <w:marTop w:val="0"/>
              <w:marBottom w:val="0"/>
              <w:divBdr>
                <w:top w:val="none" w:sz="0" w:space="0" w:color="auto"/>
                <w:left w:val="none" w:sz="0" w:space="0" w:color="auto"/>
                <w:bottom w:val="none" w:sz="0" w:space="0" w:color="auto"/>
                <w:right w:val="none" w:sz="0" w:space="0" w:color="auto"/>
              </w:divBdr>
            </w:div>
            <w:div w:id="1856456244">
              <w:marLeft w:val="0"/>
              <w:marRight w:val="0"/>
              <w:marTop w:val="0"/>
              <w:marBottom w:val="0"/>
              <w:divBdr>
                <w:top w:val="none" w:sz="0" w:space="0" w:color="auto"/>
                <w:left w:val="none" w:sz="0" w:space="0" w:color="auto"/>
                <w:bottom w:val="none" w:sz="0" w:space="0" w:color="auto"/>
                <w:right w:val="none" w:sz="0" w:space="0" w:color="auto"/>
              </w:divBdr>
            </w:div>
            <w:div w:id="1856798090">
              <w:marLeft w:val="0"/>
              <w:marRight w:val="0"/>
              <w:marTop w:val="0"/>
              <w:marBottom w:val="0"/>
              <w:divBdr>
                <w:top w:val="none" w:sz="0" w:space="0" w:color="auto"/>
                <w:left w:val="none" w:sz="0" w:space="0" w:color="auto"/>
                <w:bottom w:val="none" w:sz="0" w:space="0" w:color="auto"/>
                <w:right w:val="none" w:sz="0" w:space="0" w:color="auto"/>
              </w:divBdr>
            </w:div>
            <w:div w:id="1862475860">
              <w:marLeft w:val="0"/>
              <w:marRight w:val="0"/>
              <w:marTop w:val="0"/>
              <w:marBottom w:val="0"/>
              <w:divBdr>
                <w:top w:val="none" w:sz="0" w:space="0" w:color="auto"/>
                <w:left w:val="none" w:sz="0" w:space="0" w:color="auto"/>
                <w:bottom w:val="none" w:sz="0" w:space="0" w:color="auto"/>
                <w:right w:val="none" w:sz="0" w:space="0" w:color="auto"/>
              </w:divBdr>
            </w:div>
            <w:div w:id="1863594673">
              <w:marLeft w:val="0"/>
              <w:marRight w:val="0"/>
              <w:marTop w:val="0"/>
              <w:marBottom w:val="0"/>
              <w:divBdr>
                <w:top w:val="none" w:sz="0" w:space="0" w:color="auto"/>
                <w:left w:val="none" w:sz="0" w:space="0" w:color="auto"/>
                <w:bottom w:val="none" w:sz="0" w:space="0" w:color="auto"/>
                <w:right w:val="none" w:sz="0" w:space="0" w:color="auto"/>
              </w:divBdr>
            </w:div>
            <w:div w:id="1864247102">
              <w:marLeft w:val="0"/>
              <w:marRight w:val="0"/>
              <w:marTop w:val="0"/>
              <w:marBottom w:val="0"/>
              <w:divBdr>
                <w:top w:val="none" w:sz="0" w:space="0" w:color="auto"/>
                <w:left w:val="none" w:sz="0" w:space="0" w:color="auto"/>
                <w:bottom w:val="none" w:sz="0" w:space="0" w:color="auto"/>
                <w:right w:val="none" w:sz="0" w:space="0" w:color="auto"/>
              </w:divBdr>
            </w:div>
            <w:div w:id="1865171094">
              <w:marLeft w:val="0"/>
              <w:marRight w:val="0"/>
              <w:marTop w:val="0"/>
              <w:marBottom w:val="0"/>
              <w:divBdr>
                <w:top w:val="none" w:sz="0" w:space="0" w:color="auto"/>
                <w:left w:val="none" w:sz="0" w:space="0" w:color="auto"/>
                <w:bottom w:val="none" w:sz="0" w:space="0" w:color="auto"/>
                <w:right w:val="none" w:sz="0" w:space="0" w:color="auto"/>
              </w:divBdr>
            </w:div>
            <w:div w:id="1867594968">
              <w:marLeft w:val="0"/>
              <w:marRight w:val="0"/>
              <w:marTop w:val="0"/>
              <w:marBottom w:val="0"/>
              <w:divBdr>
                <w:top w:val="none" w:sz="0" w:space="0" w:color="auto"/>
                <w:left w:val="none" w:sz="0" w:space="0" w:color="auto"/>
                <w:bottom w:val="none" w:sz="0" w:space="0" w:color="auto"/>
                <w:right w:val="none" w:sz="0" w:space="0" w:color="auto"/>
              </w:divBdr>
            </w:div>
            <w:div w:id="1868057831">
              <w:marLeft w:val="0"/>
              <w:marRight w:val="0"/>
              <w:marTop w:val="0"/>
              <w:marBottom w:val="0"/>
              <w:divBdr>
                <w:top w:val="none" w:sz="0" w:space="0" w:color="auto"/>
                <w:left w:val="none" w:sz="0" w:space="0" w:color="auto"/>
                <w:bottom w:val="none" w:sz="0" w:space="0" w:color="auto"/>
                <w:right w:val="none" w:sz="0" w:space="0" w:color="auto"/>
              </w:divBdr>
              <w:divsChild>
                <w:div w:id="191380925">
                  <w:marLeft w:val="0"/>
                  <w:marRight w:val="0"/>
                  <w:marTop w:val="0"/>
                  <w:marBottom w:val="0"/>
                  <w:divBdr>
                    <w:top w:val="none" w:sz="0" w:space="0" w:color="auto"/>
                    <w:left w:val="none" w:sz="0" w:space="0" w:color="auto"/>
                    <w:bottom w:val="none" w:sz="0" w:space="0" w:color="auto"/>
                    <w:right w:val="none" w:sz="0" w:space="0" w:color="auto"/>
                  </w:divBdr>
                </w:div>
                <w:div w:id="459231022">
                  <w:marLeft w:val="0"/>
                  <w:marRight w:val="0"/>
                  <w:marTop w:val="0"/>
                  <w:marBottom w:val="0"/>
                  <w:divBdr>
                    <w:top w:val="none" w:sz="0" w:space="0" w:color="auto"/>
                    <w:left w:val="none" w:sz="0" w:space="0" w:color="auto"/>
                    <w:bottom w:val="none" w:sz="0" w:space="0" w:color="auto"/>
                    <w:right w:val="none" w:sz="0" w:space="0" w:color="auto"/>
                  </w:divBdr>
                </w:div>
                <w:div w:id="655375735">
                  <w:marLeft w:val="0"/>
                  <w:marRight w:val="0"/>
                  <w:marTop w:val="0"/>
                  <w:marBottom w:val="0"/>
                  <w:divBdr>
                    <w:top w:val="none" w:sz="0" w:space="0" w:color="auto"/>
                    <w:left w:val="none" w:sz="0" w:space="0" w:color="auto"/>
                    <w:bottom w:val="none" w:sz="0" w:space="0" w:color="auto"/>
                    <w:right w:val="none" w:sz="0" w:space="0" w:color="auto"/>
                  </w:divBdr>
                </w:div>
                <w:div w:id="783236533">
                  <w:marLeft w:val="0"/>
                  <w:marRight w:val="0"/>
                  <w:marTop w:val="0"/>
                  <w:marBottom w:val="0"/>
                  <w:divBdr>
                    <w:top w:val="none" w:sz="0" w:space="0" w:color="auto"/>
                    <w:left w:val="none" w:sz="0" w:space="0" w:color="auto"/>
                    <w:bottom w:val="none" w:sz="0" w:space="0" w:color="auto"/>
                    <w:right w:val="none" w:sz="0" w:space="0" w:color="auto"/>
                  </w:divBdr>
                </w:div>
                <w:div w:id="859470886">
                  <w:marLeft w:val="0"/>
                  <w:marRight w:val="0"/>
                  <w:marTop w:val="0"/>
                  <w:marBottom w:val="0"/>
                  <w:divBdr>
                    <w:top w:val="none" w:sz="0" w:space="0" w:color="auto"/>
                    <w:left w:val="none" w:sz="0" w:space="0" w:color="auto"/>
                    <w:bottom w:val="none" w:sz="0" w:space="0" w:color="auto"/>
                    <w:right w:val="none" w:sz="0" w:space="0" w:color="auto"/>
                  </w:divBdr>
                </w:div>
                <w:div w:id="1094858331">
                  <w:marLeft w:val="0"/>
                  <w:marRight w:val="0"/>
                  <w:marTop w:val="0"/>
                  <w:marBottom w:val="0"/>
                  <w:divBdr>
                    <w:top w:val="none" w:sz="0" w:space="0" w:color="auto"/>
                    <w:left w:val="none" w:sz="0" w:space="0" w:color="auto"/>
                    <w:bottom w:val="none" w:sz="0" w:space="0" w:color="auto"/>
                    <w:right w:val="none" w:sz="0" w:space="0" w:color="auto"/>
                  </w:divBdr>
                </w:div>
                <w:div w:id="1098213505">
                  <w:marLeft w:val="0"/>
                  <w:marRight w:val="0"/>
                  <w:marTop w:val="0"/>
                  <w:marBottom w:val="0"/>
                  <w:divBdr>
                    <w:top w:val="none" w:sz="0" w:space="0" w:color="auto"/>
                    <w:left w:val="none" w:sz="0" w:space="0" w:color="auto"/>
                    <w:bottom w:val="none" w:sz="0" w:space="0" w:color="auto"/>
                    <w:right w:val="none" w:sz="0" w:space="0" w:color="auto"/>
                  </w:divBdr>
                </w:div>
                <w:div w:id="1375420492">
                  <w:marLeft w:val="0"/>
                  <w:marRight w:val="0"/>
                  <w:marTop w:val="0"/>
                  <w:marBottom w:val="0"/>
                  <w:divBdr>
                    <w:top w:val="none" w:sz="0" w:space="0" w:color="auto"/>
                    <w:left w:val="none" w:sz="0" w:space="0" w:color="auto"/>
                    <w:bottom w:val="none" w:sz="0" w:space="0" w:color="auto"/>
                    <w:right w:val="none" w:sz="0" w:space="0" w:color="auto"/>
                  </w:divBdr>
                </w:div>
                <w:div w:id="1484472287">
                  <w:marLeft w:val="0"/>
                  <w:marRight w:val="0"/>
                  <w:marTop w:val="0"/>
                  <w:marBottom w:val="0"/>
                  <w:divBdr>
                    <w:top w:val="none" w:sz="0" w:space="0" w:color="auto"/>
                    <w:left w:val="none" w:sz="0" w:space="0" w:color="auto"/>
                    <w:bottom w:val="none" w:sz="0" w:space="0" w:color="auto"/>
                    <w:right w:val="none" w:sz="0" w:space="0" w:color="auto"/>
                  </w:divBdr>
                </w:div>
                <w:div w:id="1517842836">
                  <w:marLeft w:val="0"/>
                  <w:marRight w:val="0"/>
                  <w:marTop w:val="0"/>
                  <w:marBottom w:val="0"/>
                  <w:divBdr>
                    <w:top w:val="none" w:sz="0" w:space="0" w:color="auto"/>
                    <w:left w:val="none" w:sz="0" w:space="0" w:color="auto"/>
                    <w:bottom w:val="none" w:sz="0" w:space="0" w:color="auto"/>
                    <w:right w:val="none" w:sz="0" w:space="0" w:color="auto"/>
                  </w:divBdr>
                </w:div>
                <w:div w:id="1533497573">
                  <w:marLeft w:val="0"/>
                  <w:marRight w:val="0"/>
                  <w:marTop w:val="0"/>
                  <w:marBottom w:val="0"/>
                  <w:divBdr>
                    <w:top w:val="none" w:sz="0" w:space="0" w:color="auto"/>
                    <w:left w:val="none" w:sz="0" w:space="0" w:color="auto"/>
                    <w:bottom w:val="none" w:sz="0" w:space="0" w:color="auto"/>
                    <w:right w:val="none" w:sz="0" w:space="0" w:color="auto"/>
                  </w:divBdr>
                </w:div>
                <w:div w:id="1551569662">
                  <w:marLeft w:val="0"/>
                  <w:marRight w:val="0"/>
                  <w:marTop w:val="0"/>
                  <w:marBottom w:val="0"/>
                  <w:divBdr>
                    <w:top w:val="none" w:sz="0" w:space="0" w:color="auto"/>
                    <w:left w:val="none" w:sz="0" w:space="0" w:color="auto"/>
                    <w:bottom w:val="none" w:sz="0" w:space="0" w:color="auto"/>
                    <w:right w:val="none" w:sz="0" w:space="0" w:color="auto"/>
                  </w:divBdr>
                </w:div>
                <w:div w:id="1603370403">
                  <w:marLeft w:val="0"/>
                  <w:marRight w:val="0"/>
                  <w:marTop w:val="0"/>
                  <w:marBottom w:val="0"/>
                  <w:divBdr>
                    <w:top w:val="none" w:sz="0" w:space="0" w:color="auto"/>
                    <w:left w:val="none" w:sz="0" w:space="0" w:color="auto"/>
                    <w:bottom w:val="none" w:sz="0" w:space="0" w:color="auto"/>
                    <w:right w:val="none" w:sz="0" w:space="0" w:color="auto"/>
                  </w:divBdr>
                </w:div>
                <w:div w:id="1875116805">
                  <w:marLeft w:val="0"/>
                  <w:marRight w:val="0"/>
                  <w:marTop w:val="0"/>
                  <w:marBottom w:val="0"/>
                  <w:divBdr>
                    <w:top w:val="none" w:sz="0" w:space="0" w:color="auto"/>
                    <w:left w:val="none" w:sz="0" w:space="0" w:color="auto"/>
                    <w:bottom w:val="none" w:sz="0" w:space="0" w:color="auto"/>
                    <w:right w:val="none" w:sz="0" w:space="0" w:color="auto"/>
                  </w:divBdr>
                </w:div>
                <w:div w:id="1942839082">
                  <w:marLeft w:val="0"/>
                  <w:marRight w:val="0"/>
                  <w:marTop w:val="0"/>
                  <w:marBottom w:val="0"/>
                  <w:divBdr>
                    <w:top w:val="none" w:sz="0" w:space="0" w:color="auto"/>
                    <w:left w:val="none" w:sz="0" w:space="0" w:color="auto"/>
                    <w:bottom w:val="none" w:sz="0" w:space="0" w:color="auto"/>
                    <w:right w:val="none" w:sz="0" w:space="0" w:color="auto"/>
                  </w:divBdr>
                </w:div>
                <w:div w:id="1942881284">
                  <w:marLeft w:val="0"/>
                  <w:marRight w:val="0"/>
                  <w:marTop w:val="0"/>
                  <w:marBottom w:val="0"/>
                  <w:divBdr>
                    <w:top w:val="none" w:sz="0" w:space="0" w:color="auto"/>
                    <w:left w:val="none" w:sz="0" w:space="0" w:color="auto"/>
                    <w:bottom w:val="none" w:sz="0" w:space="0" w:color="auto"/>
                    <w:right w:val="none" w:sz="0" w:space="0" w:color="auto"/>
                  </w:divBdr>
                </w:div>
                <w:div w:id="1988125735">
                  <w:marLeft w:val="0"/>
                  <w:marRight w:val="0"/>
                  <w:marTop w:val="0"/>
                  <w:marBottom w:val="0"/>
                  <w:divBdr>
                    <w:top w:val="none" w:sz="0" w:space="0" w:color="auto"/>
                    <w:left w:val="none" w:sz="0" w:space="0" w:color="auto"/>
                    <w:bottom w:val="none" w:sz="0" w:space="0" w:color="auto"/>
                    <w:right w:val="none" w:sz="0" w:space="0" w:color="auto"/>
                  </w:divBdr>
                </w:div>
                <w:div w:id="2054881653">
                  <w:marLeft w:val="0"/>
                  <w:marRight w:val="0"/>
                  <w:marTop w:val="0"/>
                  <w:marBottom w:val="0"/>
                  <w:divBdr>
                    <w:top w:val="none" w:sz="0" w:space="0" w:color="auto"/>
                    <w:left w:val="none" w:sz="0" w:space="0" w:color="auto"/>
                    <w:bottom w:val="none" w:sz="0" w:space="0" w:color="auto"/>
                    <w:right w:val="none" w:sz="0" w:space="0" w:color="auto"/>
                  </w:divBdr>
                </w:div>
              </w:divsChild>
            </w:div>
            <w:div w:id="1872374173">
              <w:marLeft w:val="0"/>
              <w:marRight w:val="0"/>
              <w:marTop w:val="0"/>
              <w:marBottom w:val="0"/>
              <w:divBdr>
                <w:top w:val="none" w:sz="0" w:space="0" w:color="auto"/>
                <w:left w:val="none" w:sz="0" w:space="0" w:color="auto"/>
                <w:bottom w:val="none" w:sz="0" w:space="0" w:color="auto"/>
                <w:right w:val="none" w:sz="0" w:space="0" w:color="auto"/>
              </w:divBdr>
            </w:div>
            <w:div w:id="1872961040">
              <w:marLeft w:val="0"/>
              <w:marRight w:val="0"/>
              <w:marTop w:val="0"/>
              <w:marBottom w:val="0"/>
              <w:divBdr>
                <w:top w:val="none" w:sz="0" w:space="0" w:color="auto"/>
                <w:left w:val="none" w:sz="0" w:space="0" w:color="auto"/>
                <w:bottom w:val="none" w:sz="0" w:space="0" w:color="auto"/>
                <w:right w:val="none" w:sz="0" w:space="0" w:color="auto"/>
              </w:divBdr>
            </w:div>
            <w:div w:id="1873035725">
              <w:marLeft w:val="0"/>
              <w:marRight w:val="0"/>
              <w:marTop w:val="0"/>
              <w:marBottom w:val="0"/>
              <w:divBdr>
                <w:top w:val="none" w:sz="0" w:space="0" w:color="auto"/>
                <w:left w:val="none" w:sz="0" w:space="0" w:color="auto"/>
                <w:bottom w:val="none" w:sz="0" w:space="0" w:color="auto"/>
                <w:right w:val="none" w:sz="0" w:space="0" w:color="auto"/>
              </w:divBdr>
            </w:div>
            <w:div w:id="1873224969">
              <w:marLeft w:val="0"/>
              <w:marRight w:val="0"/>
              <w:marTop w:val="0"/>
              <w:marBottom w:val="0"/>
              <w:divBdr>
                <w:top w:val="none" w:sz="0" w:space="0" w:color="auto"/>
                <w:left w:val="none" w:sz="0" w:space="0" w:color="auto"/>
                <w:bottom w:val="none" w:sz="0" w:space="0" w:color="auto"/>
                <w:right w:val="none" w:sz="0" w:space="0" w:color="auto"/>
              </w:divBdr>
            </w:div>
            <w:div w:id="1873954509">
              <w:marLeft w:val="0"/>
              <w:marRight w:val="0"/>
              <w:marTop w:val="0"/>
              <w:marBottom w:val="0"/>
              <w:divBdr>
                <w:top w:val="none" w:sz="0" w:space="0" w:color="auto"/>
                <w:left w:val="none" w:sz="0" w:space="0" w:color="auto"/>
                <w:bottom w:val="none" w:sz="0" w:space="0" w:color="auto"/>
                <w:right w:val="none" w:sz="0" w:space="0" w:color="auto"/>
              </w:divBdr>
            </w:div>
            <w:div w:id="1874683728">
              <w:marLeft w:val="0"/>
              <w:marRight w:val="0"/>
              <w:marTop w:val="0"/>
              <w:marBottom w:val="0"/>
              <w:divBdr>
                <w:top w:val="none" w:sz="0" w:space="0" w:color="auto"/>
                <w:left w:val="none" w:sz="0" w:space="0" w:color="auto"/>
                <w:bottom w:val="none" w:sz="0" w:space="0" w:color="auto"/>
                <w:right w:val="none" w:sz="0" w:space="0" w:color="auto"/>
              </w:divBdr>
            </w:div>
            <w:div w:id="1876311449">
              <w:marLeft w:val="0"/>
              <w:marRight w:val="0"/>
              <w:marTop w:val="0"/>
              <w:marBottom w:val="0"/>
              <w:divBdr>
                <w:top w:val="none" w:sz="0" w:space="0" w:color="auto"/>
                <w:left w:val="none" w:sz="0" w:space="0" w:color="auto"/>
                <w:bottom w:val="none" w:sz="0" w:space="0" w:color="auto"/>
                <w:right w:val="none" w:sz="0" w:space="0" w:color="auto"/>
              </w:divBdr>
            </w:div>
            <w:div w:id="1877161739">
              <w:marLeft w:val="0"/>
              <w:marRight w:val="0"/>
              <w:marTop w:val="0"/>
              <w:marBottom w:val="0"/>
              <w:divBdr>
                <w:top w:val="none" w:sz="0" w:space="0" w:color="auto"/>
                <w:left w:val="none" w:sz="0" w:space="0" w:color="auto"/>
                <w:bottom w:val="none" w:sz="0" w:space="0" w:color="auto"/>
                <w:right w:val="none" w:sz="0" w:space="0" w:color="auto"/>
              </w:divBdr>
            </w:div>
            <w:div w:id="1878202984">
              <w:marLeft w:val="0"/>
              <w:marRight w:val="0"/>
              <w:marTop w:val="0"/>
              <w:marBottom w:val="0"/>
              <w:divBdr>
                <w:top w:val="none" w:sz="0" w:space="0" w:color="auto"/>
                <w:left w:val="none" w:sz="0" w:space="0" w:color="auto"/>
                <w:bottom w:val="none" w:sz="0" w:space="0" w:color="auto"/>
                <w:right w:val="none" w:sz="0" w:space="0" w:color="auto"/>
              </w:divBdr>
            </w:div>
            <w:div w:id="1878658799">
              <w:marLeft w:val="0"/>
              <w:marRight w:val="0"/>
              <w:marTop w:val="0"/>
              <w:marBottom w:val="0"/>
              <w:divBdr>
                <w:top w:val="none" w:sz="0" w:space="0" w:color="auto"/>
                <w:left w:val="none" w:sz="0" w:space="0" w:color="auto"/>
                <w:bottom w:val="none" w:sz="0" w:space="0" w:color="auto"/>
                <w:right w:val="none" w:sz="0" w:space="0" w:color="auto"/>
              </w:divBdr>
            </w:div>
            <w:div w:id="1880436982">
              <w:marLeft w:val="0"/>
              <w:marRight w:val="0"/>
              <w:marTop w:val="0"/>
              <w:marBottom w:val="0"/>
              <w:divBdr>
                <w:top w:val="none" w:sz="0" w:space="0" w:color="auto"/>
                <w:left w:val="none" w:sz="0" w:space="0" w:color="auto"/>
                <w:bottom w:val="none" w:sz="0" w:space="0" w:color="auto"/>
                <w:right w:val="none" w:sz="0" w:space="0" w:color="auto"/>
              </w:divBdr>
            </w:div>
            <w:div w:id="1882284453">
              <w:marLeft w:val="0"/>
              <w:marRight w:val="0"/>
              <w:marTop w:val="0"/>
              <w:marBottom w:val="0"/>
              <w:divBdr>
                <w:top w:val="none" w:sz="0" w:space="0" w:color="auto"/>
                <w:left w:val="none" w:sz="0" w:space="0" w:color="auto"/>
                <w:bottom w:val="none" w:sz="0" w:space="0" w:color="auto"/>
                <w:right w:val="none" w:sz="0" w:space="0" w:color="auto"/>
              </w:divBdr>
            </w:div>
            <w:div w:id="1882861645">
              <w:marLeft w:val="0"/>
              <w:marRight w:val="0"/>
              <w:marTop w:val="0"/>
              <w:marBottom w:val="0"/>
              <w:divBdr>
                <w:top w:val="none" w:sz="0" w:space="0" w:color="auto"/>
                <w:left w:val="none" w:sz="0" w:space="0" w:color="auto"/>
                <w:bottom w:val="none" w:sz="0" w:space="0" w:color="auto"/>
                <w:right w:val="none" w:sz="0" w:space="0" w:color="auto"/>
              </w:divBdr>
            </w:div>
            <w:div w:id="1883320224">
              <w:marLeft w:val="0"/>
              <w:marRight w:val="0"/>
              <w:marTop w:val="0"/>
              <w:marBottom w:val="0"/>
              <w:divBdr>
                <w:top w:val="none" w:sz="0" w:space="0" w:color="auto"/>
                <w:left w:val="none" w:sz="0" w:space="0" w:color="auto"/>
                <w:bottom w:val="none" w:sz="0" w:space="0" w:color="auto"/>
                <w:right w:val="none" w:sz="0" w:space="0" w:color="auto"/>
              </w:divBdr>
            </w:div>
            <w:div w:id="1883978763">
              <w:marLeft w:val="0"/>
              <w:marRight w:val="0"/>
              <w:marTop w:val="0"/>
              <w:marBottom w:val="0"/>
              <w:divBdr>
                <w:top w:val="none" w:sz="0" w:space="0" w:color="auto"/>
                <w:left w:val="none" w:sz="0" w:space="0" w:color="auto"/>
                <w:bottom w:val="none" w:sz="0" w:space="0" w:color="auto"/>
                <w:right w:val="none" w:sz="0" w:space="0" w:color="auto"/>
              </w:divBdr>
            </w:div>
            <w:div w:id="1886984069">
              <w:marLeft w:val="0"/>
              <w:marRight w:val="0"/>
              <w:marTop w:val="0"/>
              <w:marBottom w:val="0"/>
              <w:divBdr>
                <w:top w:val="none" w:sz="0" w:space="0" w:color="auto"/>
                <w:left w:val="none" w:sz="0" w:space="0" w:color="auto"/>
                <w:bottom w:val="none" w:sz="0" w:space="0" w:color="auto"/>
                <w:right w:val="none" w:sz="0" w:space="0" w:color="auto"/>
              </w:divBdr>
            </w:div>
            <w:div w:id="1889537210">
              <w:marLeft w:val="0"/>
              <w:marRight w:val="0"/>
              <w:marTop w:val="0"/>
              <w:marBottom w:val="0"/>
              <w:divBdr>
                <w:top w:val="none" w:sz="0" w:space="0" w:color="auto"/>
                <w:left w:val="none" w:sz="0" w:space="0" w:color="auto"/>
                <w:bottom w:val="none" w:sz="0" w:space="0" w:color="auto"/>
                <w:right w:val="none" w:sz="0" w:space="0" w:color="auto"/>
              </w:divBdr>
            </w:div>
            <w:div w:id="1889611263">
              <w:marLeft w:val="0"/>
              <w:marRight w:val="0"/>
              <w:marTop w:val="0"/>
              <w:marBottom w:val="0"/>
              <w:divBdr>
                <w:top w:val="none" w:sz="0" w:space="0" w:color="auto"/>
                <w:left w:val="none" w:sz="0" w:space="0" w:color="auto"/>
                <w:bottom w:val="none" w:sz="0" w:space="0" w:color="auto"/>
                <w:right w:val="none" w:sz="0" w:space="0" w:color="auto"/>
              </w:divBdr>
            </w:div>
            <w:div w:id="1891258136">
              <w:marLeft w:val="0"/>
              <w:marRight w:val="0"/>
              <w:marTop w:val="0"/>
              <w:marBottom w:val="0"/>
              <w:divBdr>
                <w:top w:val="none" w:sz="0" w:space="0" w:color="auto"/>
                <w:left w:val="none" w:sz="0" w:space="0" w:color="auto"/>
                <w:bottom w:val="none" w:sz="0" w:space="0" w:color="auto"/>
                <w:right w:val="none" w:sz="0" w:space="0" w:color="auto"/>
              </w:divBdr>
            </w:div>
            <w:div w:id="1894802828">
              <w:marLeft w:val="0"/>
              <w:marRight w:val="0"/>
              <w:marTop w:val="0"/>
              <w:marBottom w:val="0"/>
              <w:divBdr>
                <w:top w:val="none" w:sz="0" w:space="0" w:color="auto"/>
                <w:left w:val="none" w:sz="0" w:space="0" w:color="auto"/>
                <w:bottom w:val="none" w:sz="0" w:space="0" w:color="auto"/>
                <w:right w:val="none" w:sz="0" w:space="0" w:color="auto"/>
              </w:divBdr>
            </w:div>
            <w:div w:id="1894929192">
              <w:marLeft w:val="0"/>
              <w:marRight w:val="0"/>
              <w:marTop w:val="0"/>
              <w:marBottom w:val="0"/>
              <w:divBdr>
                <w:top w:val="none" w:sz="0" w:space="0" w:color="auto"/>
                <w:left w:val="none" w:sz="0" w:space="0" w:color="auto"/>
                <w:bottom w:val="none" w:sz="0" w:space="0" w:color="auto"/>
                <w:right w:val="none" w:sz="0" w:space="0" w:color="auto"/>
              </w:divBdr>
            </w:div>
            <w:div w:id="1897280187">
              <w:marLeft w:val="0"/>
              <w:marRight w:val="0"/>
              <w:marTop w:val="0"/>
              <w:marBottom w:val="0"/>
              <w:divBdr>
                <w:top w:val="none" w:sz="0" w:space="0" w:color="auto"/>
                <w:left w:val="none" w:sz="0" w:space="0" w:color="auto"/>
                <w:bottom w:val="none" w:sz="0" w:space="0" w:color="auto"/>
                <w:right w:val="none" w:sz="0" w:space="0" w:color="auto"/>
              </w:divBdr>
            </w:div>
            <w:div w:id="1897471566">
              <w:marLeft w:val="0"/>
              <w:marRight w:val="0"/>
              <w:marTop w:val="0"/>
              <w:marBottom w:val="0"/>
              <w:divBdr>
                <w:top w:val="none" w:sz="0" w:space="0" w:color="auto"/>
                <w:left w:val="none" w:sz="0" w:space="0" w:color="auto"/>
                <w:bottom w:val="none" w:sz="0" w:space="0" w:color="auto"/>
                <w:right w:val="none" w:sz="0" w:space="0" w:color="auto"/>
              </w:divBdr>
            </w:div>
            <w:div w:id="1897622220">
              <w:marLeft w:val="0"/>
              <w:marRight w:val="0"/>
              <w:marTop w:val="0"/>
              <w:marBottom w:val="0"/>
              <w:divBdr>
                <w:top w:val="none" w:sz="0" w:space="0" w:color="auto"/>
                <w:left w:val="none" w:sz="0" w:space="0" w:color="auto"/>
                <w:bottom w:val="none" w:sz="0" w:space="0" w:color="auto"/>
                <w:right w:val="none" w:sz="0" w:space="0" w:color="auto"/>
              </w:divBdr>
            </w:div>
            <w:div w:id="1899969265">
              <w:marLeft w:val="0"/>
              <w:marRight w:val="0"/>
              <w:marTop w:val="0"/>
              <w:marBottom w:val="0"/>
              <w:divBdr>
                <w:top w:val="none" w:sz="0" w:space="0" w:color="auto"/>
                <w:left w:val="none" w:sz="0" w:space="0" w:color="auto"/>
                <w:bottom w:val="none" w:sz="0" w:space="0" w:color="auto"/>
                <w:right w:val="none" w:sz="0" w:space="0" w:color="auto"/>
              </w:divBdr>
            </w:div>
            <w:div w:id="1900746430">
              <w:marLeft w:val="0"/>
              <w:marRight w:val="0"/>
              <w:marTop w:val="0"/>
              <w:marBottom w:val="0"/>
              <w:divBdr>
                <w:top w:val="none" w:sz="0" w:space="0" w:color="auto"/>
                <w:left w:val="none" w:sz="0" w:space="0" w:color="auto"/>
                <w:bottom w:val="none" w:sz="0" w:space="0" w:color="auto"/>
                <w:right w:val="none" w:sz="0" w:space="0" w:color="auto"/>
              </w:divBdr>
            </w:div>
            <w:div w:id="1901357237">
              <w:marLeft w:val="0"/>
              <w:marRight w:val="0"/>
              <w:marTop w:val="0"/>
              <w:marBottom w:val="0"/>
              <w:divBdr>
                <w:top w:val="none" w:sz="0" w:space="0" w:color="auto"/>
                <w:left w:val="none" w:sz="0" w:space="0" w:color="auto"/>
                <w:bottom w:val="none" w:sz="0" w:space="0" w:color="auto"/>
                <w:right w:val="none" w:sz="0" w:space="0" w:color="auto"/>
              </w:divBdr>
            </w:div>
            <w:div w:id="1901599907">
              <w:marLeft w:val="0"/>
              <w:marRight w:val="0"/>
              <w:marTop w:val="0"/>
              <w:marBottom w:val="0"/>
              <w:divBdr>
                <w:top w:val="none" w:sz="0" w:space="0" w:color="auto"/>
                <w:left w:val="none" w:sz="0" w:space="0" w:color="auto"/>
                <w:bottom w:val="none" w:sz="0" w:space="0" w:color="auto"/>
                <w:right w:val="none" w:sz="0" w:space="0" w:color="auto"/>
              </w:divBdr>
              <w:divsChild>
                <w:div w:id="235743940">
                  <w:marLeft w:val="0"/>
                  <w:marRight w:val="0"/>
                  <w:marTop w:val="0"/>
                  <w:marBottom w:val="0"/>
                  <w:divBdr>
                    <w:top w:val="none" w:sz="0" w:space="0" w:color="auto"/>
                    <w:left w:val="none" w:sz="0" w:space="0" w:color="auto"/>
                    <w:bottom w:val="none" w:sz="0" w:space="0" w:color="auto"/>
                    <w:right w:val="none" w:sz="0" w:space="0" w:color="auto"/>
                  </w:divBdr>
                </w:div>
                <w:div w:id="628901804">
                  <w:marLeft w:val="0"/>
                  <w:marRight w:val="0"/>
                  <w:marTop w:val="0"/>
                  <w:marBottom w:val="0"/>
                  <w:divBdr>
                    <w:top w:val="none" w:sz="0" w:space="0" w:color="auto"/>
                    <w:left w:val="none" w:sz="0" w:space="0" w:color="auto"/>
                    <w:bottom w:val="none" w:sz="0" w:space="0" w:color="auto"/>
                    <w:right w:val="none" w:sz="0" w:space="0" w:color="auto"/>
                  </w:divBdr>
                </w:div>
                <w:div w:id="713775110">
                  <w:marLeft w:val="0"/>
                  <w:marRight w:val="0"/>
                  <w:marTop w:val="0"/>
                  <w:marBottom w:val="0"/>
                  <w:divBdr>
                    <w:top w:val="none" w:sz="0" w:space="0" w:color="auto"/>
                    <w:left w:val="none" w:sz="0" w:space="0" w:color="auto"/>
                    <w:bottom w:val="none" w:sz="0" w:space="0" w:color="auto"/>
                    <w:right w:val="none" w:sz="0" w:space="0" w:color="auto"/>
                  </w:divBdr>
                </w:div>
                <w:div w:id="715393077">
                  <w:marLeft w:val="0"/>
                  <w:marRight w:val="0"/>
                  <w:marTop w:val="0"/>
                  <w:marBottom w:val="0"/>
                  <w:divBdr>
                    <w:top w:val="none" w:sz="0" w:space="0" w:color="auto"/>
                    <w:left w:val="none" w:sz="0" w:space="0" w:color="auto"/>
                    <w:bottom w:val="none" w:sz="0" w:space="0" w:color="auto"/>
                    <w:right w:val="none" w:sz="0" w:space="0" w:color="auto"/>
                  </w:divBdr>
                </w:div>
                <w:div w:id="1014303265">
                  <w:marLeft w:val="0"/>
                  <w:marRight w:val="0"/>
                  <w:marTop w:val="0"/>
                  <w:marBottom w:val="0"/>
                  <w:divBdr>
                    <w:top w:val="none" w:sz="0" w:space="0" w:color="auto"/>
                    <w:left w:val="none" w:sz="0" w:space="0" w:color="auto"/>
                    <w:bottom w:val="none" w:sz="0" w:space="0" w:color="auto"/>
                    <w:right w:val="none" w:sz="0" w:space="0" w:color="auto"/>
                  </w:divBdr>
                </w:div>
                <w:div w:id="1563711233">
                  <w:marLeft w:val="0"/>
                  <w:marRight w:val="0"/>
                  <w:marTop w:val="0"/>
                  <w:marBottom w:val="0"/>
                  <w:divBdr>
                    <w:top w:val="none" w:sz="0" w:space="0" w:color="auto"/>
                    <w:left w:val="none" w:sz="0" w:space="0" w:color="auto"/>
                    <w:bottom w:val="none" w:sz="0" w:space="0" w:color="auto"/>
                    <w:right w:val="none" w:sz="0" w:space="0" w:color="auto"/>
                  </w:divBdr>
                </w:div>
                <w:div w:id="1853953413">
                  <w:marLeft w:val="0"/>
                  <w:marRight w:val="0"/>
                  <w:marTop w:val="0"/>
                  <w:marBottom w:val="0"/>
                  <w:divBdr>
                    <w:top w:val="none" w:sz="0" w:space="0" w:color="auto"/>
                    <w:left w:val="none" w:sz="0" w:space="0" w:color="auto"/>
                    <w:bottom w:val="none" w:sz="0" w:space="0" w:color="auto"/>
                    <w:right w:val="none" w:sz="0" w:space="0" w:color="auto"/>
                  </w:divBdr>
                </w:div>
              </w:divsChild>
            </w:div>
            <w:div w:id="1902057926">
              <w:marLeft w:val="0"/>
              <w:marRight w:val="0"/>
              <w:marTop w:val="0"/>
              <w:marBottom w:val="0"/>
              <w:divBdr>
                <w:top w:val="none" w:sz="0" w:space="0" w:color="auto"/>
                <w:left w:val="none" w:sz="0" w:space="0" w:color="auto"/>
                <w:bottom w:val="none" w:sz="0" w:space="0" w:color="auto"/>
                <w:right w:val="none" w:sz="0" w:space="0" w:color="auto"/>
              </w:divBdr>
            </w:div>
            <w:div w:id="1903250369">
              <w:marLeft w:val="0"/>
              <w:marRight w:val="0"/>
              <w:marTop w:val="0"/>
              <w:marBottom w:val="0"/>
              <w:divBdr>
                <w:top w:val="none" w:sz="0" w:space="0" w:color="auto"/>
                <w:left w:val="none" w:sz="0" w:space="0" w:color="auto"/>
                <w:bottom w:val="none" w:sz="0" w:space="0" w:color="auto"/>
                <w:right w:val="none" w:sz="0" w:space="0" w:color="auto"/>
              </w:divBdr>
            </w:div>
            <w:div w:id="1903447598">
              <w:marLeft w:val="0"/>
              <w:marRight w:val="0"/>
              <w:marTop w:val="0"/>
              <w:marBottom w:val="0"/>
              <w:divBdr>
                <w:top w:val="none" w:sz="0" w:space="0" w:color="auto"/>
                <w:left w:val="none" w:sz="0" w:space="0" w:color="auto"/>
                <w:bottom w:val="none" w:sz="0" w:space="0" w:color="auto"/>
                <w:right w:val="none" w:sz="0" w:space="0" w:color="auto"/>
              </w:divBdr>
            </w:div>
            <w:div w:id="1905026325">
              <w:marLeft w:val="0"/>
              <w:marRight w:val="0"/>
              <w:marTop w:val="0"/>
              <w:marBottom w:val="0"/>
              <w:divBdr>
                <w:top w:val="none" w:sz="0" w:space="0" w:color="auto"/>
                <w:left w:val="none" w:sz="0" w:space="0" w:color="auto"/>
                <w:bottom w:val="none" w:sz="0" w:space="0" w:color="auto"/>
                <w:right w:val="none" w:sz="0" w:space="0" w:color="auto"/>
              </w:divBdr>
            </w:div>
            <w:div w:id="1906719174">
              <w:marLeft w:val="0"/>
              <w:marRight w:val="0"/>
              <w:marTop w:val="0"/>
              <w:marBottom w:val="0"/>
              <w:divBdr>
                <w:top w:val="none" w:sz="0" w:space="0" w:color="auto"/>
                <w:left w:val="none" w:sz="0" w:space="0" w:color="auto"/>
                <w:bottom w:val="none" w:sz="0" w:space="0" w:color="auto"/>
                <w:right w:val="none" w:sz="0" w:space="0" w:color="auto"/>
              </w:divBdr>
            </w:div>
            <w:div w:id="1906911523">
              <w:marLeft w:val="0"/>
              <w:marRight w:val="0"/>
              <w:marTop w:val="0"/>
              <w:marBottom w:val="0"/>
              <w:divBdr>
                <w:top w:val="none" w:sz="0" w:space="0" w:color="auto"/>
                <w:left w:val="none" w:sz="0" w:space="0" w:color="auto"/>
                <w:bottom w:val="none" w:sz="0" w:space="0" w:color="auto"/>
                <w:right w:val="none" w:sz="0" w:space="0" w:color="auto"/>
              </w:divBdr>
            </w:div>
            <w:div w:id="1907107212">
              <w:marLeft w:val="0"/>
              <w:marRight w:val="0"/>
              <w:marTop w:val="0"/>
              <w:marBottom w:val="0"/>
              <w:divBdr>
                <w:top w:val="none" w:sz="0" w:space="0" w:color="auto"/>
                <w:left w:val="none" w:sz="0" w:space="0" w:color="auto"/>
                <w:bottom w:val="none" w:sz="0" w:space="0" w:color="auto"/>
                <w:right w:val="none" w:sz="0" w:space="0" w:color="auto"/>
              </w:divBdr>
            </w:div>
            <w:div w:id="1908030276">
              <w:marLeft w:val="0"/>
              <w:marRight w:val="0"/>
              <w:marTop w:val="0"/>
              <w:marBottom w:val="0"/>
              <w:divBdr>
                <w:top w:val="none" w:sz="0" w:space="0" w:color="auto"/>
                <w:left w:val="none" w:sz="0" w:space="0" w:color="auto"/>
                <w:bottom w:val="none" w:sz="0" w:space="0" w:color="auto"/>
                <w:right w:val="none" w:sz="0" w:space="0" w:color="auto"/>
              </w:divBdr>
            </w:div>
            <w:div w:id="1911305966">
              <w:marLeft w:val="0"/>
              <w:marRight w:val="0"/>
              <w:marTop w:val="360"/>
              <w:marBottom w:val="0"/>
              <w:divBdr>
                <w:top w:val="single" w:sz="6" w:space="0" w:color="auto"/>
                <w:left w:val="single" w:sz="6" w:space="0" w:color="auto"/>
                <w:bottom w:val="single" w:sz="6" w:space="0" w:color="auto"/>
                <w:right w:val="single" w:sz="6" w:space="0" w:color="auto"/>
              </w:divBdr>
            </w:div>
            <w:div w:id="1911690817">
              <w:marLeft w:val="0"/>
              <w:marRight w:val="0"/>
              <w:marTop w:val="0"/>
              <w:marBottom w:val="0"/>
              <w:divBdr>
                <w:top w:val="none" w:sz="0" w:space="0" w:color="auto"/>
                <w:left w:val="none" w:sz="0" w:space="0" w:color="auto"/>
                <w:bottom w:val="none" w:sz="0" w:space="0" w:color="auto"/>
                <w:right w:val="none" w:sz="0" w:space="0" w:color="auto"/>
              </w:divBdr>
            </w:div>
            <w:div w:id="1911966496">
              <w:marLeft w:val="0"/>
              <w:marRight w:val="0"/>
              <w:marTop w:val="0"/>
              <w:marBottom w:val="0"/>
              <w:divBdr>
                <w:top w:val="none" w:sz="0" w:space="0" w:color="auto"/>
                <w:left w:val="none" w:sz="0" w:space="0" w:color="auto"/>
                <w:bottom w:val="none" w:sz="0" w:space="0" w:color="auto"/>
                <w:right w:val="none" w:sz="0" w:space="0" w:color="auto"/>
              </w:divBdr>
            </w:div>
            <w:div w:id="1914700311">
              <w:marLeft w:val="0"/>
              <w:marRight w:val="0"/>
              <w:marTop w:val="0"/>
              <w:marBottom w:val="0"/>
              <w:divBdr>
                <w:top w:val="none" w:sz="0" w:space="0" w:color="auto"/>
                <w:left w:val="none" w:sz="0" w:space="0" w:color="auto"/>
                <w:bottom w:val="none" w:sz="0" w:space="0" w:color="auto"/>
                <w:right w:val="none" w:sz="0" w:space="0" w:color="auto"/>
              </w:divBdr>
            </w:div>
            <w:div w:id="1914927604">
              <w:marLeft w:val="0"/>
              <w:marRight w:val="0"/>
              <w:marTop w:val="0"/>
              <w:marBottom w:val="0"/>
              <w:divBdr>
                <w:top w:val="none" w:sz="0" w:space="0" w:color="auto"/>
                <w:left w:val="none" w:sz="0" w:space="0" w:color="auto"/>
                <w:bottom w:val="none" w:sz="0" w:space="0" w:color="auto"/>
                <w:right w:val="none" w:sz="0" w:space="0" w:color="auto"/>
              </w:divBdr>
            </w:div>
            <w:div w:id="1917938765">
              <w:marLeft w:val="0"/>
              <w:marRight w:val="0"/>
              <w:marTop w:val="0"/>
              <w:marBottom w:val="0"/>
              <w:divBdr>
                <w:top w:val="none" w:sz="0" w:space="0" w:color="auto"/>
                <w:left w:val="none" w:sz="0" w:space="0" w:color="auto"/>
                <w:bottom w:val="none" w:sz="0" w:space="0" w:color="auto"/>
                <w:right w:val="none" w:sz="0" w:space="0" w:color="auto"/>
              </w:divBdr>
            </w:div>
            <w:div w:id="1921138960">
              <w:marLeft w:val="0"/>
              <w:marRight w:val="0"/>
              <w:marTop w:val="0"/>
              <w:marBottom w:val="0"/>
              <w:divBdr>
                <w:top w:val="none" w:sz="0" w:space="0" w:color="auto"/>
                <w:left w:val="none" w:sz="0" w:space="0" w:color="auto"/>
                <w:bottom w:val="none" w:sz="0" w:space="0" w:color="auto"/>
                <w:right w:val="none" w:sz="0" w:space="0" w:color="auto"/>
              </w:divBdr>
            </w:div>
            <w:div w:id="1922595722">
              <w:marLeft w:val="0"/>
              <w:marRight w:val="0"/>
              <w:marTop w:val="0"/>
              <w:marBottom w:val="0"/>
              <w:divBdr>
                <w:top w:val="none" w:sz="0" w:space="0" w:color="auto"/>
                <w:left w:val="none" w:sz="0" w:space="0" w:color="auto"/>
                <w:bottom w:val="none" w:sz="0" w:space="0" w:color="auto"/>
                <w:right w:val="none" w:sz="0" w:space="0" w:color="auto"/>
              </w:divBdr>
            </w:div>
            <w:div w:id="1922716463">
              <w:marLeft w:val="0"/>
              <w:marRight w:val="0"/>
              <w:marTop w:val="0"/>
              <w:marBottom w:val="0"/>
              <w:divBdr>
                <w:top w:val="none" w:sz="0" w:space="0" w:color="auto"/>
                <w:left w:val="none" w:sz="0" w:space="0" w:color="auto"/>
                <w:bottom w:val="none" w:sz="0" w:space="0" w:color="auto"/>
                <w:right w:val="none" w:sz="0" w:space="0" w:color="auto"/>
              </w:divBdr>
            </w:div>
            <w:div w:id="1924339241">
              <w:marLeft w:val="0"/>
              <w:marRight w:val="0"/>
              <w:marTop w:val="0"/>
              <w:marBottom w:val="0"/>
              <w:divBdr>
                <w:top w:val="none" w:sz="0" w:space="0" w:color="auto"/>
                <w:left w:val="none" w:sz="0" w:space="0" w:color="auto"/>
                <w:bottom w:val="none" w:sz="0" w:space="0" w:color="auto"/>
                <w:right w:val="none" w:sz="0" w:space="0" w:color="auto"/>
              </w:divBdr>
            </w:div>
            <w:div w:id="1926720646">
              <w:marLeft w:val="0"/>
              <w:marRight w:val="0"/>
              <w:marTop w:val="0"/>
              <w:marBottom w:val="0"/>
              <w:divBdr>
                <w:top w:val="none" w:sz="0" w:space="0" w:color="auto"/>
                <w:left w:val="none" w:sz="0" w:space="0" w:color="auto"/>
                <w:bottom w:val="none" w:sz="0" w:space="0" w:color="auto"/>
                <w:right w:val="none" w:sz="0" w:space="0" w:color="auto"/>
              </w:divBdr>
            </w:div>
            <w:div w:id="1927302926">
              <w:marLeft w:val="0"/>
              <w:marRight w:val="0"/>
              <w:marTop w:val="0"/>
              <w:marBottom w:val="0"/>
              <w:divBdr>
                <w:top w:val="none" w:sz="0" w:space="0" w:color="auto"/>
                <w:left w:val="none" w:sz="0" w:space="0" w:color="auto"/>
                <w:bottom w:val="none" w:sz="0" w:space="0" w:color="auto"/>
                <w:right w:val="none" w:sz="0" w:space="0" w:color="auto"/>
              </w:divBdr>
            </w:div>
            <w:div w:id="1928465941">
              <w:marLeft w:val="0"/>
              <w:marRight w:val="0"/>
              <w:marTop w:val="0"/>
              <w:marBottom w:val="0"/>
              <w:divBdr>
                <w:top w:val="none" w:sz="0" w:space="0" w:color="auto"/>
                <w:left w:val="none" w:sz="0" w:space="0" w:color="auto"/>
                <w:bottom w:val="none" w:sz="0" w:space="0" w:color="auto"/>
                <w:right w:val="none" w:sz="0" w:space="0" w:color="auto"/>
              </w:divBdr>
            </w:div>
            <w:div w:id="1929535452">
              <w:marLeft w:val="0"/>
              <w:marRight w:val="0"/>
              <w:marTop w:val="0"/>
              <w:marBottom w:val="0"/>
              <w:divBdr>
                <w:top w:val="none" w:sz="0" w:space="0" w:color="auto"/>
                <w:left w:val="none" w:sz="0" w:space="0" w:color="auto"/>
                <w:bottom w:val="none" w:sz="0" w:space="0" w:color="auto"/>
                <w:right w:val="none" w:sz="0" w:space="0" w:color="auto"/>
              </w:divBdr>
            </w:div>
            <w:div w:id="1931041588">
              <w:marLeft w:val="0"/>
              <w:marRight w:val="0"/>
              <w:marTop w:val="0"/>
              <w:marBottom w:val="0"/>
              <w:divBdr>
                <w:top w:val="none" w:sz="0" w:space="0" w:color="auto"/>
                <w:left w:val="none" w:sz="0" w:space="0" w:color="auto"/>
                <w:bottom w:val="none" w:sz="0" w:space="0" w:color="auto"/>
                <w:right w:val="none" w:sz="0" w:space="0" w:color="auto"/>
              </w:divBdr>
              <w:divsChild>
                <w:div w:id="1120494489">
                  <w:marLeft w:val="0"/>
                  <w:marRight w:val="0"/>
                  <w:marTop w:val="0"/>
                  <w:marBottom w:val="0"/>
                  <w:divBdr>
                    <w:top w:val="none" w:sz="0" w:space="0" w:color="auto"/>
                    <w:left w:val="none" w:sz="0" w:space="0" w:color="auto"/>
                    <w:bottom w:val="none" w:sz="0" w:space="0" w:color="auto"/>
                    <w:right w:val="none" w:sz="0" w:space="0" w:color="auto"/>
                  </w:divBdr>
                </w:div>
                <w:div w:id="1285307982">
                  <w:marLeft w:val="0"/>
                  <w:marRight w:val="0"/>
                  <w:marTop w:val="0"/>
                  <w:marBottom w:val="0"/>
                  <w:divBdr>
                    <w:top w:val="none" w:sz="0" w:space="0" w:color="auto"/>
                    <w:left w:val="none" w:sz="0" w:space="0" w:color="auto"/>
                    <w:bottom w:val="none" w:sz="0" w:space="0" w:color="auto"/>
                    <w:right w:val="none" w:sz="0" w:space="0" w:color="auto"/>
                  </w:divBdr>
                </w:div>
                <w:div w:id="1985699658">
                  <w:marLeft w:val="0"/>
                  <w:marRight w:val="0"/>
                  <w:marTop w:val="0"/>
                  <w:marBottom w:val="0"/>
                  <w:divBdr>
                    <w:top w:val="none" w:sz="0" w:space="0" w:color="auto"/>
                    <w:left w:val="none" w:sz="0" w:space="0" w:color="auto"/>
                    <w:bottom w:val="none" w:sz="0" w:space="0" w:color="auto"/>
                    <w:right w:val="none" w:sz="0" w:space="0" w:color="auto"/>
                  </w:divBdr>
                </w:div>
                <w:div w:id="2138065978">
                  <w:marLeft w:val="0"/>
                  <w:marRight w:val="0"/>
                  <w:marTop w:val="0"/>
                  <w:marBottom w:val="0"/>
                  <w:divBdr>
                    <w:top w:val="none" w:sz="0" w:space="0" w:color="auto"/>
                    <w:left w:val="none" w:sz="0" w:space="0" w:color="auto"/>
                    <w:bottom w:val="none" w:sz="0" w:space="0" w:color="auto"/>
                    <w:right w:val="none" w:sz="0" w:space="0" w:color="auto"/>
                  </w:divBdr>
                </w:div>
              </w:divsChild>
            </w:div>
            <w:div w:id="1931891716">
              <w:marLeft w:val="0"/>
              <w:marRight w:val="0"/>
              <w:marTop w:val="0"/>
              <w:marBottom w:val="0"/>
              <w:divBdr>
                <w:top w:val="none" w:sz="0" w:space="0" w:color="auto"/>
                <w:left w:val="none" w:sz="0" w:space="0" w:color="auto"/>
                <w:bottom w:val="none" w:sz="0" w:space="0" w:color="auto"/>
                <w:right w:val="none" w:sz="0" w:space="0" w:color="auto"/>
              </w:divBdr>
            </w:div>
            <w:div w:id="1932544645">
              <w:marLeft w:val="0"/>
              <w:marRight w:val="0"/>
              <w:marTop w:val="0"/>
              <w:marBottom w:val="0"/>
              <w:divBdr>
                <w:top w:val="none" w:sz="0" w:space="0" w:color="auto"/>
                <w:left w:val="none" w:sz="0" w:space="0" w:color="auto"/>
                <w:bottom w:val="none" w:sz="0" w:space="0" w:color="auto"/>
                <w:right w:val="none" w:sz="0" w:space="0" w:color="auto"/>
              </w:divBdr>
            </w:div>
            <w:div w:id="1935243240">
              <w:marLeft w:val="0"/>
              <w:marRight w:val="0"/>
              <w:marTop w:val="0"/>
              <w:marBottom w:val="0"/>
              <w:divBdr>
                <w:top w:val="none" w:sz="0" w:space="0" w:color="auto"/>
                <w:left w:val="none" w:sz="0" w:space="0" w:color="auto"/>
                <w:bottom w:val="none" w:sz="0" w:space="0" w:color="auto"/>
                <w:right w:val="none" w:sz="0" w:space="0" w:color="auto"/>
              </w:divBdr>
            </w:div>
            <w:div w:id="1936745914">
              <w:marLeft w:val="0"/>
              <w:marRight w:val="0"/>
              <w:marTop w:val="0"/>
              <w:marBottom w:val="0"/>
              <w:divBdr>
                <w:top w:val="none" w:sz="0" w:space="0" w:color="auto"/>
                <w:left w:val="none" w:sz="0" w:space="0" w:color="auto"/>
                <w:bottom w:val="none" w:sz="0" w:space="0" w:color="auto"/>
                <w:right w:val="none" w:sz="0" w:space="0" w:color="auto"/>
              </w:divBdr>
            </w:div>
            <w:div w:id="1937400833">
              <w:marLeft w:val="0"/>
              <w:marRight w:val="0"/>
              <w:marTop w:val="0"/>
              <w:marBottom w:val="0"/>
              <w:divBdr>
                <w:top w:val="none" w:sz="0" w:space="0" w:color="auto"/>
                <w:left w:val="none" w:sz="0" w:space="0" w:color="auto"/>
                <w:bottom w:val="none" w:sz="0" w:space="0" w:color="auto"/>
                <w:right w:val="none" w:sz="0" w:space="0" w:color="auto"/>
              </w:divBdr>
            </w:div>
            <w:div w:id="1937665598">
              <w:marLeft w:val="0"/>
              <w:marRight w:val="0"/>
              <w:marTop w:val="0"/>
              <w:marBottom w:val="0"/>
              <w:divBdr>
                <w:top w:val="none" w:sz="0" w:space="0" w:color="auto"/>
                <w:left w:val="none" w:sz="0" w:space="0" w:color="auto"/>
                <w:bottom w:val="none" w:sz="0" w:space="0" w:color="auto"/>
                <w:right w:val="none" w:sz="0" w:space="0" w:color="auto"/>
              </w:divBdr>
            </w:div>
            <w:div w:id="1941331687">
              <w:marLeft w:val="0"/>
              <w:marRight w:val="0"/>
              <w:marTop w:val="0"/>
              <w:marBottom w:val="0"/>
              <w:divBdr>
                <w:top w:val="none" w:sz="0" w:space="0" w:color="auto"/>
                <w:left w:val="none" w:sz="0" w:space="0" w:color="auto"/>
                <w:bottom w:val="none" w:sz="0" w:space="0" w:color="auto"/>
                <w:right w:val="none" w:sz="0" w:space="0" w:color="auto"/>
              </w:divBdr>
            </w:div>
            <w:div w:id="1942031038">
              <w:marLeft w:val="0"/>
              <w:marRight w:val="0"/>
              <w:marTop w:val="0"/>
              <w:marBottom w:val="0"/>
              <w:divBdr>
                <w:top w:val="none" w:sz="0" w:space="0" w:color="auto"/>
                <w:left w:val="none" w:sz="0" w:space="0" w:color="auto"/>
                <w:bottom w:val="none" w:sz="0" w:space="0" w:color="auto"/>
                <w:right w:val="none" w:sz="0" w:space="0" w:color="auto"/>
              </w:divBdr>
            </w:div>
            <w:div w:id="1944066115">
              <w:marLeft w:val="0"/>
              <w:marRight w:val="0"/>
              <w:marTop w:val="0"/>
              <w:marBottom w:val="0"/>
              <w:divBdr>
                <w:top w:val="none" w:sz="0" w:space="0" w:color="auto"/>
                <w:left w:val="none" w:sz="0" w:space="0" w:color="auto"/>
                <w:bottom w:val="none" w:sz="0" w:space="0" w:color="auto"/>
                <w:right w:val="none" w:sz="0" w:space="0" w:color="auto"/>
              </w:divBdr>
            </w:div>
            <w:div w:id="1944653389">
              <w:marLeft w:val="0"/>
              <w:marRight w:val="0"/>
              <w:marTop w:val="0"/>
              <w:marBottom w:val="0"/>
              <w:divBdr>
                <w:top w:val="none" w:sz="0" w:space="0" w:color="auto"/>
                <w:left w:val="none" w:sz="0" w:space="0" w:color="auto"/>
                <w:bottom w:val="none" w:sz="0" w:space="0" w:color="auto"/>
                <w:right w:val="none" w:sz="0" w:space="0" w:color="auto"/>
              </w:divBdr>
            </w:div>
            <w:div w:id="1944678915">
              <w:marLeft w:val="0"/>
              <w:marRight w:val="0"/>
              <w:marTop w:val="0"/>
              <w:marBottom w:val="0"/>
              <w:divBdr>
                <w:top w:val="none" w:sz="0" w:space="0" w:color="auto"/>
                <w:left w:val="none" w:sz="0" w:space="0" w:color="auto"/>
                <w:bottom w:val="none" w:sz="0" w:space="0" w:color="auto"/>
                <w:right w:val="none" w:sz="0" w:space="0" w:color="auto"/>
              </w:divBdr>
            </w:div>
            <w:div w:id="1945961406">
              <w:marLeft w:val="0"/>
              <w:marRight w:val="0"/>
              <w:marTop w:val="0"/>
              <w:marBottom w:val="0"/>
              <w:divBdr>
                <w:top w:val="none" w:sz="0" w:space="0" w:color="auto"/>
                <w:left w:val="none" w:sz="0" w:space="0" w:color="auto"/>
                <w:bottom w:val="none" w:sz="0" w:space="0" w:color="auto"/>
                <w:right w:val="none" w:sz="0" w:space="0" w:color="auto"/>
              </w:divBdr>
            </w:div>
            <w:div w:id="1947276091">
              <w:marLeft w:val="0"/>
              <w:marRight w:val="0"/>
              <w:marTop w:val="0"/>
              <w:marBottom w:val="0"/>
              <w:divBdr>
                <w:top w:val="none" w:sz="0" w:space="0" w:color="auto"/>
                <w:left w:val="none" w:sz="0" w:space="0" w:color="auto"/>
                <w:bottom w:val="none" w:sz="0" w:space="0" w:color="auto"/>
                <w:right w:val="none" w:sz="0" w:space="0" w:color="auto"/>
              </w:divBdr>
            </w:div>
            <w:div w:id="1947694326">
              <w:marLeft w:val="0"/>
              <w:marRight w:val="0"/>
              <w:marTop w:val="0"/>
              <w:marBottom w:val="0"/>
              <w:divBdr>
                <w:top w:val="none" w:sz="0" w:space="0" w:color="auto"/>
                <w:left w:val="none" w:sz="0" w:space="0" w:color="auto"/>
                <w:bottom w:val="none" w:sz="0" w:space="0" w:color="auto"/>
                <w:right w:val="none" w:sz="0" w:space="0" w:color="auto"/>
              </w:divBdr>
            </w:div>
            <w:div w:id="1948542812">
              <w:marLeft w:val="0"/>
              <w:marRight w:val="0"/>
              <w:marTop w:val="0"/>
              <w:marBottom w:val="0"/>
              <w:divBdr>
                <w:top w:val="none" w:sz="0" w:space="0" w:color="auto"/>
                <w:left w:val="none" w:sz="0" w:space="0" w:color="auto"/>
                <w:bottom w:val="none" w:sz="0" w:space="0" w:color="auto"/>
                <w:right w:val="none" w:sz="0" w:space="0" w:color="auto"/>
              </w:divBdr>
            </w:div>
            <w:div w:id="1949388137">
              <w:marLeft w:val="0"/>
              <w:marRight w:val="0"/>
              <w:marTop w:val="0"/>
              <w:marBottom w:val="0"/>
              <w:divBdr>
                <w:top w:val="none" w:sz="0" w:space="0" w:color="auto"/>
                <w:left w:val="none" w:sz="0" w:space="0" w:color="auto"/>
                <w:bottom w:val="none" w:sz="0" w:space="0" w:color="auto"/>
                <w:right w:val="none" w:sz="0" w:space="0" w:color="auto"/>
              </w:divBdr>
            </w:div>
            <w:div w:id="1949584050">
              <w:marLeft w:val="0"/>
              <w:marRight w:val="0"/>
              <w:marTop w:val="0"/>
              <w:marBottom w:val="0"/>
              <w:divBdr>
                <w:top w:val="none" w:sz="0" w:space="0" w:color="auto"/>
                <w:left w:val="none" w:sz="0" w:space="0" w:color="auto"/>
                <w:bottom w:val="none" w:sz="0" w:space="0" w:color="auto"/>
                <w:right w:val="none" w:sz="0" w:space="0" w:color="auto"/>
              </w:divBdr>
            </w:div>
            <w:div w:id="1950504960">
              <w:marLeft w:val="0"/>
              <w:marRight w:val="0"/>
              <w:marTop w:val="0"/>
              <w:marBottom w:val="0"/>
              <w:divBdr>
                <w:top w:val="none" w:sz="0" w:space="0" w:color="auto"/>
                <w:left w:val="none" w:sz="0" w:space="0" w:color="auto"/>
                <w:bottom w:val="none" w:sz="0" w:space="0" w:color="auto"/>
                <w:right w:val="none" w:sz="0" w:space="0" w:color="auto"/>
              </w:divBdr>
            </w:div>
            <w:div w:id="1953128377">
              <w:marLeft w:val="0"/>
              <w:marRight w:val="0"/>
              <w:marTop w:val="0"/>
              <w:marBottom w:val="0"/>
              <w:divBdr>
                <w:top w:val="none" w:sz="0" w:space="0" w:color="auto"/>
                <w:left w:val="none" w:sz="0" w:space="0" w:color="auto"/>
                <w:bottom w:val="none" w:sz="0" w:space="0" w:color="auto"/>
                <w:right w:val="none" w:sz="0" w:space="0" w:color="auto"/>
              </w:divBdr>
            </w:div>
            <w:div w:id="1953398150">
              <w:marLeft w:val="0"/>
              <w:marRight w:val="0"/>
              <w:marTop w:val="0"/>
              <w:marBottom w:val="0"/>
              <w:divBdr>
                <w:top w:val="none" w:sz="0" w:space="0" w:color="auto"/>
                <w:left w:val="none" w:sz="0" w:space="0" w:color="auto"/>
                <w:bottom w:val="none" w:sz="0" w:space="0" w:color="auto"/>
                <w:right w:val="none" w:sz="0" w:space="0" w:color="auto"/>
              </w:divBdr>
            </w:div>
            <w:div w:id="1953439343">
              <w:marLeft w:val="0"/>
              <w:marRight w:val="0"/>
              <w:marTop w:val="0"/>
              <w:marBottom w:val="0"/>
              <w:divBdr>
                <w:top w:val="none" w:sz="0" w:space="0" w:color="auto"/>
                <w:left w:val="none" w:sz="0" w:space="0" w:color="auto"/>
                <w:bottom w:val="none" w:sz="0" w:space="0" w:color="auto"/>
                <w:right w:val="none" w:sz="0" w:space="0" w:color="auto"/>
              </w:divBdr>
            </w:div>
            <w:div w:id="1953589474">
              <w:marLeft w:val="0"/>
              <w:marRight w:val="0"/>
              <w:marTop w:val="0"/>
              <w:marBottom w:val="0"/>
              <w:divBdr>
                <w:top w:val="none" w:sz="0" w:space="0" w:color="auto"/>
                <w:left w:val="none" w:sz="0" w:space="0" w:color="auto"/>
                <w:bottom w:val="none" w:sz="0" w:space="0" w:color="auto"/>
                <w:right w:val="none" w:sz="0" w:space="0" w:color="auto"/>
              </w:divBdr>
            </w:div>
            <w:div w:id="1953591630">
              <w:marLeft w:val="0"/>
              <w:marRight w:val="0"/>
              <w:marTop w:val="0"/>
              <w:marBottom w:val="0"/>
              <w:divBdr>
                <w:top w:val="none" w:sz="0" w:space="0" w:color="auto"/>
                <w:left w:val="none" w:sz="0" w:space="0" w:color="auto"/>
                <w:bottom w:val="none" w:sz="0" w:space="0" w:color="auto"/>
                <w:right w:val="none" w:sz="0" w:space="0" w:color="auto"/>
              </w:divBdr>
            </w:div>
            <w:div w:id="1956714285">
              <w:marLeft w:val="0"/>
              <w:marRight w:val="0"/>
              <w:marTop w:val="0"/>
              <w:marBottom w:val="0"/>
              <w:divBdr>
                <w:top w:val="none" w:sz="0" w:space="0" w:color="auto"/>
                <w:left w:val="none" w:sz="0" w:space="0" w:color="auto"/>
                <w:bottom w:val="none" w:sz="0" w:space="0" w:color="auto"/>
                <w:right w:val="none" w:sz="0" w:space="0" w:color="auto"/>
              </w:divBdr>
            </w:div>
            <w:div w:id="1958566547">
              <w:marLeft w:val="0"/>
              <w:marRight w:val="0"/>
              <w:marTop w:val="0"/>
              <w:marBottom w:val="0"/>
              <w:divBdr>
                <w:top w:val="none" w:sz="0" w:space="0" w:color="auto"/>
                <w:left w:val="none" w:sz="0" w:space="0" w:color="auto"/>
                <w:bottom w:val="none" w:sz="0" w:space="0" w:color="auto"/>
                <w:right w:val="none" w:sz="0" w:space="0" w:color="auto"/>
              </w:divBdr>
            </w:div>
            <w:div w:id="1959019202">
              <w:marLeft w:val="0"/>
              <w:marRight w:val="0"/>
              <w:marTop w:val="0"/>
              <w:marBottom w:val="0"/>
              <w:divBdr>
                <w:top w:val="none" w:sz="0" w:space="0" w:color="auto"/>
                <w:left w:val="none" w:sz="0" w:space="0" w:color="auto"/>
                <w:bottom w:val="none" w:sz="0" w:space="0" w:color="auto"/>
                <w:right w:val="none" w:sz="0" w:space="0" w:color="auto"/>
              </w:divBdr>
            </w:div>
            <w:div w:id="1960868506">
              <w:marLeft w:val="0"/>
              <w:marRight w:val="0"/>
              <w:marTop w:val="0"/>
              <w:marBottom w:val="0"/>
              <w:divBdr>
                <w:top w:val="none" w:sz="0" w:space="0" w:color="auto"/>
                <w:left w:val="none" w:sz="0" w:space="0" w:color="auto"/>
                <w:bottom w:val="none" w:sz="0" w:space="0" w:color="auto"/>
                <w:right w:val="none" w:sz="0" w:space="0" w:color="auto"/>
              </w:divBdr>
            </w:div>
            <w:div w:id="1961302347">
              <w:marLeft w:val="0"/>
              <w:marRight w:val="0"/>
              <w:marTop w:val="0"/>
              <w:marBottom w:val="0"/>
              <w:divBdr>
                <w:top w:val="none" w:sz="0" w:space="0" w:color="auto"/>
                <w:left w:val="none" w:sz="0" w:space="0" w:color="auto"/>
                <w:bottom w:val="none" w:sz="0" w:space="0" w:color="auto"/>
                <w:right w:val="none" w:sz="0" w:space="0" w:color="auto"/>
              </w:divBdr>
            </w:div>
            <w:div w:id="1963338417">
              <w:marLeft w:val="0"/>
              <w:marRight w:val="0"/>
              <w:marTop w:val="0"/>
              <w:marBottom w:val="0"/>
              <w:divBdr>
                <w:top w:val="none" w:sz="0" w:space="0" w:color="auto"/>
                <w:left w:val="none" w:sz="0" w:space="0" w:color="auto"/>
                <w:bottom w:val="none" w:sz="0" w:space="0" w:color="auto"/>
                <w:right w:val="none" w:sz="0" w:space="0" w:color="auto"/>
              </w:divBdr>
            </w:div>
            <w:div w:id="1964918601">
              <w:marLeft w:val="0"/>
              <w:marRight w:val="0"/>
              <w:marTop w:val="0"/>
              <w:marBottom w:val="0"/>
              <w:divBdr>
                <w:top w:val="none" w:sz="0" w:space="0" w:color="auto"/>
                <w:left w:val="none" w:sz="0" w:space="0" w:color="auto"/>
                <w:bottom w:val="none" w:sz="0" w:space="0" w:color="auto"/>
                <w:right w:val="none" w:sz="0" w:space="0" w:color="auto"/>
              </w:divBdr>
            </w:div>
            <w:div w:id="1967277789">
              <w:marLeft w:val="0"/>
              <w:marRight w:val="0"/>
              <w:marTop w:val="0"/>
              <w:marBottom w:val="0"/>
              <w:divBdr>
                <w:top w:val="none" w:sz="0" w:space="0" w:color="auto"/>
                <w:left w:val="none" w:sz="0" w:space="0" w:color="auto"/>
                <w:bottom w:val="none" w:sz="0" w:space="0" w:color="auto"/>
                <w:right w:val="none" w:sz="0" w:space="0" w:color="auto"/>
              </w:divBdr>
            </w:div>
            <w:div w:id="1967850542">
              <w:marLeft w:val="0"/>
              <w:marRight w:val="0"/>
              <w:marTop w:val="0"/>
              <w:marBottom w:val="0"/>
              <w:divBdr>
                <w:top w:val="none" w:sz="0" w:space="0" w:color="auto"/>
                <w:left w:val="none" w:sz="0" w:space="0" w:color="auto"/>
                <w:bottom w:val="none" w:sz="0" w:space="0" w:color="auto"/>
                <w:right w:val="none" w:sz="0" w:space="0" w:color="auto"/>
              </w:divBdr>
            </w:div>
            <w:div w:id="1969779916">
              <w:marLeft w:val="0"/>
              <w:marRight w:val="0"/>
              <w:marTop w:val="0"/>
              <w:marBottom w:val="0"/>
              <w:divBdr>
                <w:top w:val="none" w:sz="0" w:space="0" w:color="auto"/>
                <w:left w:val="none" w:sz="0" w:space="0" w:color="auto"/>
                <w:bottom w:val="none" w:sz="0" w:space="0" w:color="auto"/>
                <w:right w:val="none" w:sz="0" w:space="0" w:color="auto"/>
              </w:divBdr>
            </w:div>
            <w:div w:id="1971519859">
              <w:marLeft w:val="0"/>
              <w:marRight w:val="0"/>
              <w:marTop w:val="0"/>
              <w:marBottom w:val="0"/>
              <w:divBdr>
                <w:top w:val="none" w:sz="0" w:space="0" w:color="auto"/>
                <w:left w:val="none" w:sz="0" w:space="0" w:color="auto"/>
                <w:bottom w:val="none" w:sz="0" w:space="0" w:color="auto"/>
                <w:right w:val="none" w:sz="0" w:space="0" w:color="auto"/>
              </w:divBdr>
            </w:div>
            <w:div w:id="1971739203">
              <w:marLeft w:val="0"/>
              <w:marRight w:val="0"/>
              <w:marTop w:val="0"/>
              <w:marBottom w:val="0"/>
              <w:divBdr>
                <w:top w:val="none" w:sz="0" w:space="0" w:color="auto"/>
                <w:left w:val="none" w:sz="0" w:space="0" w:color="auto"/>
                <w:bottom w:val="none" w:sz="0" w:space="0" w:color="auto"/>
                <w:right w:val="none" w:sz="0" w:space="0" w:color="auto"/>
              </w:divBdr>
            </w:div>
            <w:div w:id="1971865108">
              <w:marLeft w:val="0"/>
              <w:marRight w:val="0"/>
              <w:marTop w:val="0"/>
              <w:marBottom w:val="0"/>
              <w:divBdr>
                <w:top w:val="none" w:sz="0" w:space="0" w:color="auto"/>
                <w:left w:val="none" w:sz="0" w:space="0" w:color="auto"/>
                <w:bottom w:val="none" w:sz="0" w:space="0" w:color="auto"/>
                <w:right w:val="none" w:sz="0" w:space="0" w:color="auto"/>
              </w:divBdr>
            </w:div>
            <w:div w:id="1972706417">
              <w:marLeft w:val="0"/>
              <w:marRight w:val="0"/>
              <w:marTop w:val="0"/>
              <w:marBottom w:val="0"/>
              <w:divBdr>
                <w:top w:val="none" w:sz="0" w:space="0" w:color="auto"/>
                <w:left w:val="none" w:sz="0" w:space="0" w:color="auto"/>
                <w:bottom w:val="none" w:sz="0" w:space="0" w:color="auto"/>
                <w:right w:val="none" w:sz="0" w:space="0" w:color="auto"/>
              </w:divBdr>
            </w:div>
            <w:div w:id="1973049842">
              <w:marLeft w:val="0"/>
              <w:marRight w:val="0"/>
              <w:marTop w:val="0"/>
              <w:marBottom w:val="0"/>
              <w:divBdr>
                <w:top w:val="none" w:sz="0" w:space="0" w:color="auto"/>
                <w:left w:val="none" w:sz="0" w:space="0" w:color="auto"/>
                <w:bottom w:val="none" w:sz="0" w:space="0" w:color="auto"/>
                <w:right w:val="none" w:sz="0" w:space="0" w:color="auto"/>
              </w:divBdr>
            </w:div>
            <w:div w:id="1973562141">
              <w:marLeft w:val="0"/>
              <w:marRight w:val="0"/>
              <w:marTop w:val="0"/>
              <w:marBottom w:val="0"/>
              <w:divBdr>
                <w:top w:val="none" w:sz="0" w:space="0" w:color="auto"/>
                <w:left w:val="none" w:sz="0" w:space="0" w:color="auto"/>
                <w:bottom w:val="none" w:sz="0" w:space="0" w:color="auto"/>
                <w:right w:val="none" w:sz="0" w:space="0" w:color="auto"/>
              </w:divBdr>
            </w:div>
            <w:div w:id="1976522797">
              <w:marLeft w:val="0"/>
              <w:marRight w:val="0"/>
              <w:marTop w:val="0"/>
              <w:marBottom w:val="0"/>
              <w:divBdr>
                <w:top w:val="none" w:sz="0" w:space="0" w:color="auto"/>
                <w:left w:val="none" w:sz="0" w:space="0" w:color="auto"/>
                <w:bottom w:val="none" w:sz="0" w:space="0" w:color="auto"/>
                <w:right w:val="none" w:sz="0" w:space="0" w:color="auto"/>
              </w:divBdr>
            </w:div>
            <w:div w:id="1977952625">
              <w:marLeft w:val="0"/>
              <w:marRight w:val="0"/>
              <w:marTop w:val="0"/>
              <w:marBottom w:val="0"/>
              <w:divBdr>
                <w:top w:val="none" w:sz="0" w:space="0" w:color="auto"/>
                <w:left w:val="none" w:sz="0" w:space="0" w:color="auto"/>
                <w:bottom w:val="none" w:sz="0" w:space="0" w:color="auto"/>
                <w:right w:val="none" w:sz="0" w:space="0" w:color="auto"/>
              </w:divBdr>
            </w:div>
            <w:div w:id="1978022052">
              <w:marLeft w:val="0"/>
              <w:marRight w:val="0"/>
              <w:marTop w:val="0"/>
              <w:marBottom w:val="0"/>
              <w:divBdr>
                <w:top w:val="none" w:sz="0" w:space="0" w:color="auto"/>
                <w:left w:val="none" w:sz="0" w:space="0" w:color="auto"/>
                <w:bottom w:val="none" w:sz="0" w:space="0" w:color="auto"/>
                <w:right w:val="none" w:sz="0" w:space="0" w:color="auto"/>
              </w:divBdr>
            </w:div>
            <w:div w:id="1978411353">
              <w:marLeft w:val="0"/>
              <w:marRight w:val="0"/>
              <w:marTop w:val="0"/>
              <w:marBottom w:val="0"/>
              <w:divBdr>
                <w:top w:val="none" w:sz="0" w:space="0" w:color="auto"/>
                <w:left w:val="none" w:sz="0" w:space="0" w:color="auto"/>
                <w:bottom w:val="none" w:sz="0" w:space="0" w:color="auto"/>
                <w:right w:val="none" w:sz="0" w:space="0" w:color="auto"/>
              </w:divBdr>
            </w:div>
            <w:div w:id="1980920903">
              <w:marLeft w:val="0"/>
              <w:marRight w:val="0"/>
              <w:marTop w:val="0"/>
              <w:marBottom w:val="0"/>
              <w:divBdr>
                <w:top w:val="none" w:sz="0" w:space="0" w:color="auto"/>
                <w:left w:val="none" w:sz="0" w:space="0" w:color="auto"/>
                <w:bottom w:val="none" w:sz="0" w:space="0" w:color="auto"/>
                <w:right w:val="none" w:sz="0" w:space="0" w:color="auto"/>
              </w:divBdr>
            </w:div>
            <w:div w:id="1981422234">
              <w:marLeft w:val="0"/>
              <w:marRight w:val="0"/>
              <w:marTop w:val="0"/>
              <w:marBottom w:val="0"/>
              <w:divBdr>
                <w:top w:val="none" w:sz="0" w:space="0" w:color="auto"/>
                <w:left w:val="none" w:sz="0" w:space="0" w:color="auto"/>
                <w:bottom w:val="none" w:sz="0" w:space="0" w:color="auto"/>
                <w:right w:val="none" w:sz="0" w:space="0" w:color="auto"/>
              </w:divBdr>
            </w:div>
            <w:div w:id="1986734584">
              <w:marLeft w:val="0"/>
              <w:marRight w:val="0"/>
              <w:marTop w:val="0"/>
              <w:marBottom w:val="0"/>
              <w:divBdr>
                <w:top w:val="none" w:sz="0" w:space="0" w:color="auto"/>
                <w:left w:val="none" w:sz="0" w:space="0" w:color="auto"/>
                <w:bottom w:val="none" w:sz="0" w:space="0" w:color="auto"/>
                <w:right w:val="none" w:sz="0" w:space="0" w:color="auto"/>
              </w:divBdr>
            </w:div>
            <w:div w:id="1987081593">
              <w:marLeft w:val="0"/>
              <w:marRight w:val="0"/>
              <w:marTop w:val="0"/>
              <w:marBottom w:val="0"/>
              <w:divBdr>
                <w:top w:val="none" w:sz="0" w:space="0" w:color="auto"/>
                <w:left w:val="none" w:sz="0" w:space="0" w:color="auto"/>
                <w:bottom w:val="none" w:sz="0" w:space="0" w:color="auto"/>
                <w:right w:val="none" w:sz="0" w:space="0" w:color="auto"/>
              </w:divBdr>
              <w:divsChild>
                <w:div w:id="7297202">
                  <w:marLeft w:val="0"/>
                  <w:marRight w:val="0"/>
                  <w:marTop w:val="0"/>
                  <w:marBottom w:val="0"/>
                  <w:divBdr>
                    <w:top w:val="none" w:sz="0" w:space="0" w:color="auto"/>
                    <w:left w:val="none" w:sz="0" w:space="0" w:color="auto"/>
                    <w:bottom w:val="none" w:sz="0" w:space="0" w:color="auto"/>
                    <w:right w:val="none" w:sz="0" w:space="0" w:color="auto"/>
                  </w:divBdr>
                </w:div>
                <w:div w:id="322005175">
                  <w:marLeft w:val="0"/>
                  <w:marRight w:val="0"/>
                  <w:marTop w:val="0"/>
                  <w:marBottom w:val="0"/>
                  <w:divBdr>
                    <w:top w:val="none" w:sz="0" w:space="0" w:color="auto"/>
                    <w:left w:val="none" w:sz="0" w:space="0" w:color="auto"/>
                    <w:bottom w:val="none" w:sz="0" w:space="0" w:color="auto"/>
                    <w:right w:val="none" w:sz="0" w:space="0" w:color="auto"/>
                  </w:divBdr>
                </w:div>
                <w:div w:id="1140267434">
                  <w:marLeft w:val="0"/>
                  <w:marRight w:val="0"/>
                  <w:marTop w:val="0"/>
                  <w:marBottom w:val="0"/>
                  <w:divBdr>
                    <w:top w:val="none" w:sz="0" w:space="0" w:color="auto"/>
                    <w:left w:val="none" w:sz="0" w:space="0" w:color="auto"/>
                    <w:bottom w:val="none" w:sz="0" w:space="0" w:color="auto"/>
                    <w:right w:val="none" w:sz="0" w:space="0" w:color="auto"/>
                  </w:divBdr>
                </w:div>
                <w:div w:id="1207840908">
                  <w:marLeft w:val="0"/>
                  <w:marRight w:val="0"/>
                  <w:marTop w:val="0"/>
                  <w:marBottom w:val="0"/>
                  <w:divBdr>
                    <w:top w:val="none" w:sz="0" w:space="0" w:color="auto"/>
                    <w:left w:val="none" w:sz="0" w:space="0" w:color="auto"/>
                    <w:bottom w:val="none" w:sz="0" w:space="0" w:color="auto"/>
                    <w:right w:val="none" w:sz="0" w:space="0" w:color="auto"/>
                  </w:divBdr>
                </w:div>
                <w:div w:id="1226183179">
                  <w:marLeft w:val="0"/>
                  <w:marRight w:val="0"/>
                  <w:marTop w:val="0"/>
                  <w:marBottom w:val="0"/>
                  <w:divBdr>
                    <w:top w:val="none" w:sz="0" w:space="0" w:color="auto"/>
                    <w:left w:val="none" w:sz="0" w:space="0" w:color="auto"/>
                    <w:bottom w:val="none" w:sz="0" w:space="0" w:color="auto"/>
                    <w:right w:val="none" w:sz="0" w:space="0" w:color="auto"/>
                  </w:divBdr>
                </w:div>
                <w:div w:id="1813986685">
                  <w:marLeft w:val="0"/>
                  <w:marRight w:val="0"/>
                  <w:marTop w:val="0"/>
                  <w:marBottom w:val="0"/>
                  <w:divBdr>
                    <w:top w:val="none" w:sz="0" w:space="0" w:color="auto"/>
                    <w:left w:val="none" w:sz="0" w:space="0" w:color="auto"/>
                    <w:bottom w:val="none" w:sz="0" w:space="0" w:color="auto"/>
                    <w:right w:val="none" w:sz="0" w:space="0" w:color="auto"/>
                  </w:divBdr>
                </w:div>
              </w:divsChild>
            </w:div>
            <w:div w:id="1989437389">
              <w:marLeft w:val="0"/>
              <w:marRight w:val="0"/>
              <w:marTop w:val="0"/>
              <w:marBottom w:val="0"/>
              <w:divBdr>
                <w:top w:val="none" w:sz="0" w:space="0" w:color="auto"/>
                <w:left w:val="none" w:sz="0" w:space="0" w:color="auto"/>
                <w:bottom w:val="none" w:sz="0" w:space="0" w:color="auto"/>
                <w:right w:val="none" w:sz="0" w:space="0" w:color="auto"/>
              </w:divBdr>
            </w:div>
            <w:div w:id="1991670022">
              <w:marLeft w:val="0"/>
              <w:marRight w:val="0"/>
              <w:marTop w:val="0"/>
              <w:marBottom w:val="0"/>
              <w:divBdr>
                <w:top w:val="none" w:sz="0" w:space="0" w:color="auto"/>
                <w:left w:val="none" w:sz="0" w:space="0" w:color="auto"/>
                <w:bottom w:val="none" w:sz="0" w:space="0" w:color="auto"/>
                <w:right w:val="none" w:sz="0" w:space="0" w:color="auto"/>
              </w:divBdr>
            </w:div>
            <w:div w:id="1999534923">
              <w:marLeft w:val="0"/>
              <w:marRight w:val="0"/>
              <w:marTop w:val="0"/>
              <w:marBottom w:val="0"/>
              <w:divBdr>
                <w:top w:val="none" w:sz="0" w:space="0" w:color="auto"/>
                <w:left w:val="none" w:sz="0" w:space="0" w:color="auto"/>
                <w:bottom w:val="none" w:sz="0" w:space="0" w:color="auto"/>
                <w:right w:val="none" w:sz="0" w:space="0" w:color="auto"/>
              </w:divBdr>
            </w:div>
            <w:div w:id="1999965852">
              <w:marLeft w:val="0"/>
              <w:marRight w:val="0"/>
              <w:marTop w:val="0"/>
              <w:marBottom w:val="0"/>
              <w:divBdr>
                <w:top w:val="none" w:sz="0" w:space="0" w:color="auto"/>
                <w:left w:val="none" w:sz="0" w:space="0" w:color="auto"/>
                <w:bottom w:val="none" w:sz="0" w:space="0" w:color="auto"/>
                <w:right w:val="none" w:sz="0" w:space="0" w:color="auto"/>
              </w:divBdr>
            </w:div>
            <w:div w:id="2002926736">
              <w:marLeft w:val="0"/>
              <w:marRight w:val="0"/>
              <w:marTop w:val="0"/>
              <w:marBottom w:val="0"/>
              <w:divBdr>
                <w:top w:val="none" w:sz="0" w:space="0" w:color="auto"/>
                <w:left w:val="none" w:sz="0" w:space="0" w:color="auto"/>
                <w:bottom w:val="none" w:sz="0" w:space="0" w:color="auto"/>
                <w:right w:val="none" w:sz="0" w:space="0" w:color="auto"/>
              </w:divBdr>
            </w:div>
            <w:div w:id="2010018390">
              <w:marLeft w:val="0"/>
              <w:marRight w:val="0"/>
              <w:marTop w:val="0"/>
              <w:marBottom w:val="0"/>
              <w:divBdr>
                <w:top w:val="none" w:sz="0" w:space="0" w:color="auto"/>
                <w:left w:val="none" w:sz="0" w:space="0" w:color="auto"/>
                <w:bottom w:val="none" w:sz="0" w:space="0" w:color="auto"/>
                <w:right w:val="none" w:sz="0" w:space="0" w:color="auto"/>
              </w:divBdr>
            </w:div>
            <w:div w:id="2010794710">
              <w:marLeft w:val="0"/>
              <w:marRight w:val="0"/>
              <w:marTop w:val="0"/>
              <w:marBottom w:val="0"/>
              <w:divBdr>
                <w:top w:val="none" w:sz="0" w:space="0" w:color="auto"/>
                <w:left w:val="none" w:sz="0" w:space="0" w:color="auto"/>
                <w:bottom w:val="none" w:sz="0" w:space="0" w:color="auto"/>
                <w:right w:val="none" w:sz="0" w:space="0" w:color="auto"/>
              </w:divBdr>
            </w:div>
            <w:div w:id="2012247615">
              <w:marLeft w:val="0"/>
              <w:marRight w:val="0"/>
              <w:marTop w:val="0"/>
              <w:marBottom w:val="0"/>
              <w:divBdr>
                <w:top w:val="none" w:sz="0" w:space="0" w:color="auto"/>
                <w:left w:val="none" w:sz="0" w:space="0" w:color="auto"/>
                <w:bottom w:val="none" w:sz="0" w:space="0" w:color="auto"/>
                <w:right w:val="none" w:sz="0" w:space="0" w:color="auto"/>
              </w:divBdr>
            </w:div>
            <w:div w:id="2012753224">
              <w:marLeft w:val="0"/>
              <w:marRight w:val="0"/>
              <w:marTop w:val="0"/>
              <w:marBottom w:val="0"/>
              <w:divBdr>
                <w:top w:val="none" w:sz="0" w:space="0" w:color="auto"/>
                <w:left w:val="none" w:sz="0" w:space="0" w:color="auto"/>
                <w:bottom w:val="none" w:sz="0" w:space="0" w:color="auto"/>
                <w:right w:val="none" w:sz="0" w:space="0" w:color="auto"/>
              </w:divBdr>
            </w:div>
            <w:div w:id="2014910251">
              <w:marLeft w:val="0"/>
              <w:marRight w:val="0"/>
              <w:marTop w:val="0"/>
              <w:marBottom w:val="0"/>
              <w:divBdr>
                <w:top w:val="none" w:sz="0" w:space="0" w:color="auto"/>
                <w:left w:val="none" w:sz="0" w:space="0" w:color="auto"/>
                <w:bottom w:val="none" w:sz="0" w:space="0" w:color="auto"/>
                <w:right w:val="none" w:sz="0" w:space="0" w:color="auto"/>
              </w:divBdr>
            </w:div>
            <w:div w:id="2016951241">
              <w:marLeft w:val="0"/>
              <w:marRight w:val="0"/>
              <w:marTop w:val="0"/>
              <w:marBottom w:val="0"/>
              <w:divBdr>
                <w:top w:val="none" w:sz="0" w:space="0" w:color="auto"/>
                <w:left w:val="none" w:sz="0" w:space="0" w:color="auto"/>
                <w:bottom w:val="none" w:sz="0" w:space="0" w:color="auto"/>
                <w:right w:val="none" w:sz="0" w:space="0" w:color="auto"/>
              </w:divBdr>
            </w:div>
            <w:div w:id="2017147774">
              <w:marLeft w:val="0"/>
              <w:marRight w:val="0"/>
              <w:marTop w:val="0"/>
              <w:marBottom w:val="0"/>
              <w:divBdr>
                <w:top w:val="none" w:sz="0" w:space="0" w:color="auto"/>
                <w:left w:val="none" w:sz="0" w:space="0" w:color="auto"/>
                <w:bottom w:val="none" w:sz="0" w:space="0" w:color="auto"/>
                <w:right w:val="none" w:sz="0" w:space="0" w:color="auto"/>
              </w:divBdr>
            </w:div>
            <w:div w:id="2017464924">
              <w:marLeft w:val="0"/>
              <w:marRight w:val="0"/>
              <w:marTop w:val="0"/>
              <w:marBottom w:val="0"/>
              <w:divBdr>
                <w:top w:val="none" w:sz="0" w:space="0" w:color="auto"/>
                <w:left w:val="none" w:sz="0" w:space="0" w:color="auto"/>
                <w:bottom w:val="none" w:sz="0" w:space="0" w:color="auto"/>
                <w:right w:val="none" w:sz="0" w:space="0" w:color="auto"/>
              </w:divBdr>
            </w:div>
            <w:div w:id="2017724424">
              <w:marLeft w:val="0"/>
              <w:marRight w:val="0"/>
              <w:marTop w:val="0"/>
              <w:marBottom w:val="0"/>
              <w:divBdr>
                <w:top w:val="none" w:sz="0" w:space="0" w:color="auto"/>
                <w:left w:val="none" w:sz="0" w:space="0" w:color="auto"/>
                <w:bottom w:val="none" w:sz="0" w:space="0" w:color="auto"/>
                <w:right w:val="none" w:sz="0" w:space="0" w:color="auto"/>
              </w:divBdr>
            </w:div>
            <w:div w:id="2018460766">
              <w:marLeft w:val="0"/>
              <w:marRight w:val="0"/>
              <w:marTop w:val="0"/>
              <w:marBottom w:val="0"/>
              <w:divBdr>
                <w:top w:val="none" w:sz="0" w:space="0" w:color="auto"/>
                <w:left w:val="none" w:sz="0" w:space="0" w:color="auto"/>
                <w:bottom w:val="none" w:sz="0" w:space="0" w:color="auto"/>
                <w:right w:val="none" w:sz="0" w:space="0" w:color="auto"/>
              </w:divBdr>
            </w:div>
            <w:div w:id="2020157929">
              <w:marLeft w:val="0"/>
              <w:marRight w:val="0"/>
              <w:marTop w:val="0"/>
              <w:marBottom w:val="0"/>
              <w:divBdr>
                <w:top w:val="none" w:sz="0" w:space="0" w:color="auto"/>
                <w:left w:val="none" w:sz="0" w:space="0" w:color="auto"/>
                <w:bottom w:val="none" w:sz="0" w:space="0" w:color="auto"/>
                <w:right w:val="none" w:sz="0" w:space="0" w:color="auto"/>
              </w:divBdr>
            </w:div>
            <w:div w:id="2021852849">
              <w:marLeft w:val="0"/>
              <w:marRight w:val="0"/>
              <w:marTop w:val="0"/>
              <w:marBottom w:val="0"/>
              <w:divBdr>
                <w:top w:val="none" w:sz="0" w:space="0" w:color="auto"/>
                <w:left w:val="none" w:sz="0" w:space="0" w:color="auto"/>
                <w:bottom w:val="none" w:sz="0" w:space="0" w:color="auto"/>
                <w:right w:val="none" w:sz="0" w:space="0" w:color="auto"/>
              </w:divBdr>
            </w:div>
            <w:div w:id="2021925449">
              <w:marLeft w:val="0"/>
              <w:marRight w:val="0"/>
              <w:marTop w:val="0"/>
              <w:marBottom w:val="0"/>
              <w:divBdr>
                <w:top w:val="none" w:sz="0" w:space="0" w:color="auto"/>
                <w:left w:val="none" w:sz="0" w:space="0" w:color="auto"/>
                <w:bottom w:val="none" w:sz="0" w:space="0" w:color="auto"/>
                <w:right w:val="none" w:sz="0" w:space="0" w:color="auto"/>
              </w:divBdr>
            </w:div>
            <w:div w:id="2024479437">
              <w:marLeft w:val="0"/>
              <w:marRight w:val="0"/>
              <w:marTop w:val="0"/>
              <w:marBottom w:val="0"/>
              <w:divBdr>
                <w:top w:val="none" w:sz="0" w:space="0" w:color="auto"/>
                <w:left w:val="none" w:sz="0" w:space="0" w:color="auto"/>
                <w:bottom w:val="none" w:sz="0" w:space="0" w:color="auto"/>
                <w:right w:val="none" w:sz="0" w:space="0" w:color="auto"/>
              </w:divBdr>
            </w:div>
            <w:div w:id="2025814683">
              <w:marLeft w:val="0"/>
              <w:marRight w:val="0"/>
              <w:marTop w:val="0"/>
              <w:marBottom w:val="0"/>
              <w:divBdr>
                <w:top w:val="none" w:sz="0" w:space="0" w:color="auto"/>
                <w:left w:val="none" w:sz="0" w:space="0" w:color="auto"/>
                <w:bottom w:val="none" w:sz="0" w:space="0" w:color="auto"/>
                <w:right w:val="none" w:sz="0" w:space="0" w:color="auto"/>
              </w:divBdr>
            </w:div>
            <w:div w:id="2026207342">
              <w:marLeft w:val="0"/>
              <w:marRight w:val="0"/>
              <w:marTop w:val="360"/>
              <w:marBottom w:val="0"/>
              <w:divBdr>
                <w:top w:val="single" w:sz="6" w:space="0" w:color="auto"/>
                <w:left w:val="single" w:sz="6" w:space="0" w:color="auto"/>
                <w:bottom w:val="single" w:sz="6" w:space="0" w:color="auto"/>
                <w:right w:val="single" w:sz="6" w:space="0" w:color="auto"/>
              </w:divBdr>
            </w:div>
            <w:div w:id="2026780925">
              <w:marLeft w:val="0"/>
              <w:marRight w:val="0"/>
              <w:marTop w:val="0"/>
              <w:marBottom w:val="0"/>
              <w:divBdr>
                <w:top w:val="none" w:sz="0" w:space="0" w:color="auto"/>
                <w:left w:val="none" w:sz="0" w:space="0" w:color="auto"/>
                <w:bottom w:val="none" w:sz="0" w:space="0" w:color="auto"/>
                <w:right w:val="none" w:sz="0" w:space="0" w:color="auto"/>
              </w:divBdr>
            </w:div>
            <w:div w:id="2027511886">
              <w:marLeft w:val="0"/>
              <w:marRight w:val="0"/>
              <w:marTop w:val="0"/>
              <w:marBottom w:val="0"/>
              <w:divBdr>
                <w:top w:val="none" w:sz="0" w:space="0" w:color="auto"/>
                <w:left w:val="none" w:sz="0" w:space="0" w:color="auto"/>
                <w:bottom w:val="none" w:sz="0" w:space="0" w:color="auto"/>
                <w:right w:val="none" w:sz="0" w:space="0" w:color="auto"/>
              </w:divBdr>
            </w:div>
            <w:div w:id="2027751196">
              <w:marLeft w:val="0"/>
              <w:marRight w:val="0"/>
              <w:marTop w:val="0"/>
              <w:marBottom w:val="0"/>
              <w:divBdr>
                <w:top w:val="none" w:sz="0" w:space="0" w:color="auto"/>
                <w:left w:val="none" w:sz="0" w:space="0" w:color="auto"/>
                <w:bottom w:val="none" w:sz="0" w:space="0" w:color="auto"/>
                <w:right w:val="none" w:sz="0" w:space="0" w:color="auto"/>
              </w:divBdr>
            </w:div>
            <w:div w:id="2028945154">
              <w:marLeft w:val="0"/>
              <w:marRight w:val="0"/>
              <w:marTop w:val="0"/>
              <w:marBottom w:val="0"/>
              <w:divBdr>
                <w:top w:val="none" w:sz="0" w:space="0" w:color="auto"/>
                <w:left w:val="none" w:sz="0" w:space="0" w:color="auto"/>
                <w:bottom w:val="none" w:sz="0" w:space="0" w:color="auto"/>
                <w:right w:val="none" w:sz="0" w:space="0" w:color="auto"/>
              </w:divBdr>
            </w:div>
            <w:div w:id="2030525951">
              <w:marLeft w:val="0"/>
              <w:marRight w:val="0"/>
              <w:marTop w:val="0"/>
              <w:marBottom w:val="0"/>
              <w:divBdr>
                <w:top w:val="none" w:sz="0" w:space="0" w:color="auto"/>
                <w:left w:val="none" w:sz="0" w:space="0" w:color="auto"/>
                <w:bottom w:val="none" w:sz="0" w:space="0" w:color="auto"/>
                <w:right w:val="none" w:sz="0" w:space="0" w:color="auto"/>
              </w:divBdr>
            </w:div>
            <w:div w:id="2031374184">
              <w:marLeft w:val="0"/>
              <w:marRight w:val="0"/>
              <w:marTop w:val="0"/>
              <w:marBottom w:val="0"/>
              <w:divBdr>
                <w:top w:val="none" w:sz="0" w:space="0" w:color="auto"/>
                <w:left w:val="none" w:sz="0" w:space="0" w:color="auto"/>
                <w:bottom w:val="none" w:sz="0" w:space="0" w:color="auto"/>
                <w:right w:val="none" w:sz="0" w:space="0" w:color="auto"/>
              </w:divBdr>
            </w:div>
            <w:div w:id="2031910228">
              <w:marLeft w:val="0"/>
              <w:marRight w:val="0"/>
              <w:marTop w:val="0"/>
              <w:marBottom w:val="0"/>
              <w:divBdr>
                <w:top w:val="none" w:sz="0" w:space="0" w:color="auto"/>
                <w:left w:val="none" w:sz="0" w:space="0" w:color="auto"/>
                <w:bottom w:val="none" w:sz="0" w:space="0" w:color="auto"/>
                <w:right w:val="none" w:sz="0" w:space="0" w:color="auto"/>
              </w:divBdr>
            </w:div>
            <w:div w:id="2032490651">
              <w:marLeft w:val="0"/>
              <w:marRight w:val="0"/>
              <w:marTop w:val="360"/>
              <w:marBottom w:val="0"/>
              <w:divBdr>
                <w:top w:val="single" w:sz="6" w:space="0" w:color="auto"/>
                <w:left w:val="single" w:sz="6" w:space="0" w:color="auto"/>
                <w:bottom w:val="single" w:sz="6" w:space="0" w:color="auto"/>
                <w:right w:val="single" w:sz="6" w:space="0" w:color="auto"/>
              </w:divBdr>
            </w:div>
            <w:div w:id="2034307031">
              <w:marLeft w:val="0"/>
              <w:marRight w:val="0"/>
              <w:marTop w:val="0"/>
              <w:marBottom w:val="0"/>
              <w:divBdr>
                <w:top w:val="none" w:sz="0" w:space="0" w:color="auto"/>
                <w:left w:val="none" w:sz="0" w:space="0" w:color="auto"/>
                <w:bottom w:val="none" w:sz="0" w:space="0" w:color="auto"/>
                <w:right w:val="none" w:sz="0" w:space="0" w:color="auto"/>
              </w:divBdr>
            </w:div>
            <w:div w:id="2036076654">
              <w:marLeft w:val="0"/>
              <w:marRight w:val="0"/>
              <w:marTop w:val="0"/>
              <w:marBottom w:val="0"/>
              <w:divBdr>
                <w:top w:val="none" w:sz="0" w:space="0" w:color="auto"/>
                <w:left w:val="none" w:sz="0" w:space="0" w:color="auto"/>
                <w:bottom w:val="none" w:sz="0" w:space="0" w:color="auto"/>
                <w:right w:val="none" w:sz="0" w:space="0" w:color="auto"/>
              </w:divBdr>
            </w:div>
            <w:div w:id="2037349495">
              <w:marLeft w:val="0"/>
              <w:marRight w:val="0"/>
              <w:marTop w:val="0"/>
              <w:marBottom w:val="0"/>
              <w:divBdr>
                <w:top w:val="none" w:sz="0" w:space="0" w:color="auto"/>
                <w:left w:val="none" w:sz="0" w:space="0" w:color="auto"/>
                <w:bottom w:val="none" w:sz="0" w:space="0" w:color="auto"/>
                <w:right w:val="none" w:sz="0" w:space="0" w:color="auto"/>
              </w:divBdr>
            </w:div>
            <w:div w:id="2040858700">
              <w:marLeft w:val="0"/>
              <w:marRight w:val="0"/>
              <w:marTop w:val="0"/>
              <w:marBottom w:val="0"/>
              <w:divBdr>
                <w:top w:val="none" w:sz="0" w:space="0" w:color="auto"/>
                <w:left w:val="none" w:sz="0" w:space="0" w:color="auto"/>
                <w:bottom w:val="none" w:sz="0" w:space="0" w:color="auto"/>
                <w:right w:val="none" w:sz="0" w:space="0" w:color="auto"/>
              </w:divBdr>
            </w:div>
            <w:div w:id="2044859175">
              <w:marLeft w:val="0"/>
              <w:marRight w:val="0"/>
              <w:marTop w:val="0"/>
              <w:marBottom w:val="0"/>
              <w:divBdr>
                <w:top w:val="none" w:sz="0" w:space="0" w:color="auto"/>
                <w:left w:val="none" w:sz="0" w:space="0" w:color="auto"/>
                <w:bottom w:val="none" w:sz="0" w:space="0" w:color="auto"/>
                <w:right w:val="none" w:sz="0" w:space="0" w:color="auto"/>
              </w:divBdr>
            </w:div>
            <w:div w:id="2050060501">
              <w:marLeft w:val="0"/>
              <w:marRight w:val="0"/>
              <w:marTop w:val="0"/>
              <w:marBottom w:val="0"/>
              <w:divBdr>
                <w:top w:val="none" w:sz="0" w:space="0" w:color="auto"/>
                <w:left w:val="none" w:sz="0" w:space="0" w:color="auto"/>
                <w:bottom w:val="none" w:sz="0" w:space="0" w:color="auto"/>
                <w:right w:val="none" w:sz="0" w:space="0" w:color="auto"/>
              </w:divBdr>
            </w:div>
            <w:div w:id="2050833671">
              <w:marLeft w:val="0"/>
              <w:marRight w:val="0"/>
              <w:marTop w:val="0"/>
              <w:marBottom w:val="0"/>
              <w:divBdr>
                <w:top w:val="none" w:sz="0" w:space="0" w:color="auto"/>
                <w:left w:val="none" w:sz="0" w:space="0" w:color="auto"/>
                <w:bottom w:val="none" w:sz="0" w:space="0" w:color="auto"/>
                <w:right w:val="none" w:sz="0" w:space="0" w:color="auto"/>
              </w:divBdr>
            </w:div>
            <w:div w:id="2050838279">
              <w:marLeft w:val="0"/>
              <w:marRight w:val="0"/>
              <w:marTop w:val="0"/>
              <w:marBottom w:val="0"/>
              <w:divBdr>
                <w:top w:val="none" w:sz="0" w:space="0" w:color="auto"/>
                <w:left w:val="none" w:sz="0" w:space="0" w:color="auto"/>
                <w:bottom w:val="none" w:sz="0" w:space="0" w:color="auto"/>
                <w:right w:val="none" w:sz="0" w:space="0" w:color="auto"/>
              </w:divBdr>
            </w:div>
            <w:div w:id="2051294990">
              <w:marLeft w:val="0"/>
              <w:marRight w:val="0"/>
              <w:marTop w:val="0"/>
              <w:marBottom w:val="0"/>
              <w:divBdr>
                <w:top w:val="none" w:sz="0" w:space="0" w:color="auto"/>
                <w:left w:val="none" w:sz="0" w:space="0" w:color="auto"/>
                <w:bottom w:val="none" w:sz="0" w:space="0" w:color="auto"/>
                <w:right w:val="none" w:sz="0" w:space="0" w:color="auto"/>
              </w:divBdr>
            </w:div>
            <w:div w:id="2052460163">
              <w:marLeft w:val="0"/>
              <w:marRight w:val="0"/>
              <w:marTop w:val="0"/>
              <w:marBottom w:val="0"/>
              <w:divBdr>
                <w:top w:val="none" w:sz="0" w:space="0" w:color="auto"/>
                <w:left w:val="none" w:sz="0" w:space="0" w:color="auto"/>
                <w:bottom w:val="none" w:sz="0" w:space="0" w:color="auto"/>
                <w:right w:val="none" w:sz="0" w:space="0" w:color="auto"/>
              </w:divBdr>
            </w:div>
            <w:div w:id="2053915019">
              <w:marLeft w:val="0"/>
              <w:marRight w:val="0"/>
              <w:marTop w:val="0"/>
              <w:marBottom w:val="0"/>
              <w:divBdr>
                <w:top w:val="none" w:sz="0" w:space="0" w:color="auto"/>
                <w:left w:val="none" w:sz="0" w:space="0" w:color="auto"/>
                <w:bottom w:val="none" w:sz="0" w:space="0" w:color="auto"/>
                <w:right w:val="none" w:sz="0" w:space="0" w:color="auto"/>
              </w:divBdr>
            </w:div>
            <w:div w:id="2053915147">
              <w:marLeft w:val="0"/>
              <w:marRight w:val="0"/>
              <w:marTop w:val="0"/>
              <w:marBottom w:val="0"/>
              <w:divBdr>
                <w:top w:val="none" w:sz="0" w:space="0" w:color="auto"/>
                <w:left w:val="none" w:sz="0" w:space="0" w:color="auto"/>
                <w:bottom w:val="none" w:sz="0" w:space="0" w:color="auto"/>
                <w:right w:val="none" w:sz="0" w:space="0" w:color="auto"/>
              </w:divBdr>
            </w:div>
            <w:div w:id="2055353127">
              <w:marLeft w:val="0"/>
              <w:marRight w:val="0"/>
              <w:marTop w:val="0"/>
              <w:marBottom w:val="0"/>
              <w:divBdr>
                <w:top w:val="none" w:sz="0" w:space="0" w:color="auto"/>
                <w:left w:val="none" w:sz="0" w:space="0" w:color="auto"/>
                <w:bottom w:val="none" w:sz="0" w:space="0" w:color="auto"/>
                <w:right w:val="none" w:sz="0" w:space="0" w:color="auto"/>
              </w:divBdr>
            </w:div>
            <w:div w:id="2055691029">
              <w:marLeft w:val="0"/>
              <w:marRight w:val="0"/>
              <w:marTop w:val="0"/>
              <w:marBottom w:val="0"/>
              <w:divBdr>
                <w:top w:val="none" w:sz="0" w:space="0" w:color="auto"/>
                <w:left w:val="none" w:sz="0" w:space="0" w:color="auto"/>
                <w:bottom w:val="none" w:sz="0" w:space="0" w:color="auto"/>
                <w:right w:val="none" w:sz="0" w:space="0" w:color="auto"/>
              </w:divBdr>
            </w:div>
            <w:div w:id="2057897044">
              <w:marLeft w:val="0"/>
              <w:marRight w:val="0"/>
              <w:marTop w:val="0"/>
              <w:marBottom w:val="0"/>
              <w:divBdr>
                <w:top w:val="none" w:sz="0" w:space="0" w:color="auto"/>
                <w:left w:val="none" w:sz="0" w:space="0" w:color="auto"/>
                <w:bottom w:val="none" w:sz="0" w:space="0" w:color="auto"/>
                <w:right w:val="none" w:sz="0" w:space="0" w:color="auto"/>
              </w:divBdr>
            </w:div>
            <w:div w:id="2058505832">
              <w:marLeft w:val="0"/>
              <w:marRight w:val="0"/>
              <w:marTop w:val="0"/>
              <w:marBottom w:val="0"/>
              <w:divBdr>
                <w:top w:val="none" w:sz="0" w:space="0" w:color="auto"/>
                <w:left w:val="none" w:sz="0" w:space="0" w:color="auto"/>
                <w:bottom w:val="none" w:sz="0" w:space="0" w:color="auto"/>
                <w:right w:val="none" w:sz="0" w:space="0" w:color="auto"/>
              </w:divBdr>
            </w:div>
            <w:div w:id="2058578310">
              <w:marLeft w:val="0"/>
              <w:marRight w:val="0"/>
              <w:marTop w:val="0"/>
              <w:marBottom w:val="0"/>
              <w:divBdr>
                <w:top w:val="none" w:sz="0" w:space="0" w:color="auto"/>
                <w:left w:val="none" w:sz="0" w:space="0" w:color="auto"/>
                <w:bottom w:val="none" w:sz="0" w:space="0" w:color="auto"/>
                <w:right w:val="none" w:sz="0" w:space="0" w:color="auto"/>
              </w:divBdr>
            </w:div>
            <w:div w:id="2059890516">
              <w:marLeft w:val="0"/>
              <w:marRight w:val="0"/>
              <w:marTop w:val="0"/>
              <w:marBottom w:val="0"/>
              <w:divBdr>
                <w:top w:val="none" w:sz="0" w:space="0" w:color="auto"/>
                <w:left w:val="none" w:sz="0" w:space="0" w:color="auto"/>
                <w:bottom w:val="none" w:sz="0" w:space="0" w:color="auto"/>
                <w:right w:val="none" w:sz="0" w:space="0" w:color="auto"/>
              </w:divBdr>
            </w:div>
            <w:div w:id="2060670682">
              <w:marLeft w:val="0"/>
              <w:marRight w:val="0"/>
              <w:marTop w:val="0"/>
              <w:marBottom w:val="0"/>
              <w:divBdr>
                <w:top w:val="none" w:sz="0" w:space="0" w:color="auto"/>
                <w:left w:val="none" w:sz="0" w:space="0" w:color="auto"/>
                <w:bottom w:val="none" w:sz="0" w:space="0" w:color="auto"/>
                <w:right w:val="none" w:sz="0" w:space="0" w:color="auto"/>
              </w:divBdr>
            </w:div>
            <w:div w:id="2061588369">
              <w:marLeft w:val="0"/>
              <w:marRight w:val="0"/>
              <w:marTop w:val="0"/>
              <w:marBottom w:val="0"/>
              <w:divBdr>
                <w:top w:val="none" w:sz="0" w:space="0" w:color="auto"/>
                <w:left w:val="none" w:sz="0" w:space="0" w:color="auto"/>
                <w:bottom w:val="none" w:sz="0" w:space="0" w:color="auto"/>
                <w:right w:val="none" w:sz="0" w:space="0" w:color="auto"/>
              </w:divBdr>
            </w:div>
            <w:div w:id="2061860004">
              <w:marLeft w:val="0"/>
              <w:marRight w:val="0"/>
              <w:marTop w:val="0"/>
              <w:marBottom w:val="0"/>
              <w:divBdr>
                <w:top w:val="none" w:sz="0" w:space="0" w:color="auto"/>
                <w:left w:val="none" w:sz="0" w:space="0" w:color="auto"/>
                <w:bottom w:val="none" w:sz="0" w:space="0" w:color="auto"/>
                <w:right w:val="none" w:sz="0" w:space="0" w:color="auto"/>
              </w:divBdr>
            </w:div>
            <w:div w:id="2062316737">
              <w:marLeft w:val="0"/>
              <w:marRight w:val="0"/>
              <w:marTop w:val="0"/>
              <w:marBottom w:val="0"/>
              <w:divBdr>
                <w:top w:val="none" w:sz="0" w:space="0" w:color="auto"/>
                <w:left w:val="none" w:sz="0" w:space="0" w:color="auto"/>
                <w:bottom w:val="none" w:sz="0" w:space="0" w:color="auto"/>
                <w:right w:val="none" w:sz="0" w:space="0" w:color="auto"/>
              </w:divBdr>
            </w:div>
            <w:div w:id="2063021423">
              <w:marLeft w:val="0"/>
              <w:marRight w:val="0"/>
              <w:marTop w:val="0"/>
              <w:marBottom w:val="0"/>
              <w:divBdr>
                <w:top w:val="none" w:sz="0" w:space="0" w:color="auto"/>
                <w:left w:val="none" w:sz="0" w:space="0" w:color="auto"/>
                <w:bottom w:val="none" w:sz="0" w:space="0" w:color="auto"/>
                <w:right w:val="none" w:sz="0" w:space="0" w:color="auto"/>
              </w:divBdr>
            </w:div>
            <w:div w:id="2064405946">
              <w:marLeft w:val="0"/>
              <w:marRight w:val="0"/>
              <w:marTop w:val="0"/>
              <w:marBottom w:val="0"/>
              <w:divBdr>
                <w:top w:val="none" w:sz="0" w:space="0" w:color="auto"/>
                <w:left w:val="none" w:sz="0" w:space="0" w:color="auto"/>
                <w:bottom w:val="none" w:sz="0" w:space="0" w:color="auto"/>
                <w:right w:val="none" w:sz="0" w:space="0" w:color="auto"/>
              </w:divBdr>
            </w:div>
            <w:div w:id="2064863642">
              <w:marLeft w:val="0"/>
              <w:marRight w:val="0"/>
              <w:marTop w:val="0"/>
              <w:marBottom w:val="0"/>
              <w:divBdr>
                <w:top w:val="none" w:sz="0" w:space="0" w:color="auto"/>
                <w:left w:val="none" w:sz="0" w:space="0" w:color="auto"/>
                <w:bottom w:val="none" w:sz="0" w:space="0" w:color="auto"/>
                <w:right w:val="none" w:sz="0" w:space="0" w:color="auto"/>
              </w:divBdr>
            </w:div>
            <w:div w:id="2065055165">
              <w:marLeft w:val="0"/>
              <w:marRight w:val="0"/>
              <w:marTop w:val="0"/>
              <w:marBottom w:val="0"/>
              <w:divBdr>
                <w:top w:val="none" w:sz="0" w:space="0" w:color="auto"/>
                <w:left w:val="none" w:sz="0" w:space="0" w:color="auto"/>
                <w:bottom w:val="none" w:sz="0" w:space="0" w:color="auto"/>
                <w:right w:val="none" w:sz="0" w:space="0" w:color="auto"/>
              </w:divBdr>
            </w:div>
            <w:div w:id="2066836670">
              <w:marLeft w:val="0"/>
              <w:marRight w:val="0"/>
              <w:marTop w:val="0"/>
              <w:marBottom w:val="0"/>
              <w:divBdr>
                <w:top w:val="none" w:sz="0" w:space="0" w:color="auto"/>
                <w:left w:val="none" w:sz="0" w:space="0" w:color="auto"/>
                <w:bottom w:val="none" w:sz="0" w:space="0" w:color="auto"/>
                <w:right w:val="none" w:sz="0" w:space="0" w:color="auto"/>
              </w:divBdr>
            </w:div>
            <w:div w:id="2067874354">
              <w:marLeft w:val="0"/>
              <w:marRight w:val="0"/>
              <w:marTop w:val="0"/>
              <w:marBottom w:val="0"/>
              <w:divBdr>
                <w:top w:val="none" w:sz="0" w:space="0" w:color="auto"/>
                <w:left w:val="none" w:sz="0" w:space="0" w:color="auto"/>
                <w:bottom w:val="none" w:sz="0" w:space="0" w:color="auto"/>
                <w:right w:val="none" w:sz="0" w:space="0" w:color="auto"/>
              </w:divBdr>
            </w:div>
            <w:div w:id="2069985551">
              <w:marLeft w:val="0"/>
              <w:marRight w:val="0"/>
              <w:marTop w:val="0"/>
              <w:marBottom w:val="0"/>
              <w:divBdr>
                <w:top w:val="none" w:sz="0" w:space="0" w:color="auto"/>
                <w:left w:val="none" w:sz="0" w:space="0" w:color="auto"/>
                <w:bottom w:val="none" w:sz="0" w:space="0" w:color="auto"/>
                <w:right w:val="none" w:sz="0" w:space="0" w:color="auto"/>
              </w:divBdr>
            </w:div>
            <w:div w:id="2070642627">
              <w:marLeft w:val="0"/>
              <w:marRight w:val="0"/>
              <w:marTop w:val="0"/>
              <w:marBottom w:val="0"/>
              <w:divBdr>
                <w:top w:val="none" w:sz="0" w:space="0" w:color="auto"/>
                <w:left w:val="none" w:sz="0" w:space="0" w:color="auto"/>
                <w:bottom w:val="none" w:sz="0" w:space="0" w:color="auto"/>
                <w:right w:val="none" w:sz="0" w:space="0" w:color="auto"/>
              </w:divBdr>
            </w:div>
            <w:div w:id="2073774119">
              <w:marLeft w:val="0"/>
              <w:marRight w:val="0"/>
              <w:marTop w:val="0"/>
              <w:marBottom w:val="0"/>
              <w:divBdr>
                <w:top w:val="none" w:sz="0" w:space="0" w:color="auto"/>
                <w:left w:val="none" w:sz="0" w:space="0" w:color="auto"/>
                <w:bottom w:val="none" w:sz="0" w:space="0" w:color="auto"/>
                <w:right w:val="none" w:sz="0" w:space="0" w:color="auto"/>
              </w:divBdr>
              <w:divsChild>
                <w:div w:id="1043484376">
                  <w:marLeft w:val="0"/>
                  <w:marRight w:val="0"/>
                  <w:marTop w:val="0"/>
                  <w:marBottom w:val="0"/>
                  <w:divBdr>
                    <w:top w:val="none" w:sz="0" w:space="0" w:color="auto"/>
                    <w:left w:val="none" w:sz="0" w:space="0" w:color="auto"/>
                    <w:bottom w:val="none" w:sz="0" w:space="0" w:color="auto"/>
                    <w:right w:val="none" w:sz="0" w:space="0" w:color="auto"/>
                  </w:divBdr>
                </w:div>
                <w:div w:id="1295210125">
                  <w:marLeft w:val="0"/>
                  <w:marRight w:val="0"/>
                  <w:marTop w:val="0"/>
                  <w:marBottom w:val="0"/>
                  <w:divBdr>
                    <w:top w:val="none" w:sz="0" w:space="0" w:color="auto"/>
                    <w:left w:val="none" w:sz="0" w:space="0" w:color="auto"/>
                    <w:bottom w:val="none" w:sz="0" w:space="0" w:color="auto"/>
                    <w:right w:val="none" w:sz="0" w:space="0" w:color="auto"/>
                  </w:divBdr>
                </w:div>
                <w:div w:id="1420172056">
                  <w:marLeft w:val="0"/>
                  <w:marRight w:val="0"/>
                  <w:marTop w:val="0"/>
                  <w:marBottom w:val="0"/>
                  <w:divBdr>
                    <w:top w:val="none" w:sz="0" w:space="0" w:color="auto"/>
                    <w:left w:val="none" w:sz="0" w:space="0" w:color="auto"/>
                    <w:bottom w:val="none" w:sz="0" w:space="0" w:color="auto"/>
                    <w:right w:val="none" w:sz="0" w:space="0" w:color="auto"/>
                  </w:divBdr>
                </w:div>
                <w:div w:id="1894076400">
                  <w:marLeft w:val="0"/>
                  <w:marRight w:val="0"/>
                  <w:marTop w:val="0"/>
                  <w:marBottom w:val="0"/>
                  <w:divBdr>
                    <w:top w:val="none" w:sz="0" w:space="0" w:color="auto"/>
                    <w:left w:val="none" w:sz="0" w:space="0" w:color="auto"/>
                    <w:bottom w:val="none" w:sz="0" w:space="0" w:color="auto"/>
                    <w:right w:val="none" w:sz="0" w:space="0" w:color="auto"/>
                  </w:divBdr>
                </w:div>
              </w:divsChild>
            </w:div>
            <w:div w:id="2074155859">
              <w:marLeft w:val="0"/>
              <w:marRight w:val="0"/>
              <w:marTop w:val="0"/>
              <w:marBottom w:val="0"/>
              <w:divBdr>
                <w:top w:val="none" w:sz="0" w:space="0" w:color="auto"/>
                <w:left w:val="none" w:sz="0" w:space="0" w:color="auto"/>
                <w:bottom w:val="none" w:sz="0" w:space="0" w:color="auto"/>
                <w:right w:val="none" w:sz="0" w:space="0" w:color="auto"/>
              </w:divBdr>
            </w:div>
            <w:div w:id="2074350434">
              <w:marLeft w:val="0"/>
              <w:marRight w:val="0"/>
              <w:marTop w:val="0"/>
              <w:marBottom w:val="0"/>
              <w:divBdr>
                <w:top w:val="none" w:sz="0" w:space="0" w:color="auto"/>
                <w:left w:val="none" w:sz="0" w:space="0" w:color="auto"/>
                <w:bottom w:val="none" w:sz="0" w:space="0" w:color="auto"/>
                <w:right w:val="none" w:sz="0" w:space="0" w:color="auto"/>
              </w:divBdr>
            </w:div>
            <w:div w:id="2075351272">
              <w:marLeft w:val="0"/>
              <w:marRight w:val="0"/>
              <w:marTop w:val="0"/>
              <w:marBottom w:val="0"/>
              <w:divBdr>
                <w:top w:val="none" w:sz="0" w:space="0" w:color="auto"/>
                <w:left w:val="none" w:sz="0" w:space="0" w:color="auto"/>
                <w:bottom w:val="none" w:sz="0" w:space="0" w:color="auto"/>
                <w:right w:val="none" w:sz="0" w:space="0" w:color="auto"/>
              </w:divBdr>
            </w:div>
            <w:div w:id="2075617388">
              <w:marLeft w:val="0"/>
              <w:marRight w:val="0"/>
              <w:marTop w:val="0"/>
              <w:marBottom w:val="0"/>
              <w:divBdr>
                <w:top w:val="none" w:sz="0" w:space="0" w:color="auto"/>
                <w:left w:val="none" w:sz="0" w:space="0" w:color="auto"/>
                <w:bottom w:val="none" w:sz="0" w:space="0" w:color="auto"/>
                <w:right w:val="none" w:sz="0" w:space="0" w:color="auto"/>
              </w:divBdr>
            </w:div>
            <w:div w:id="2076387673">
              <w:marLeft w:val="0"/>
              <w:marRight w:val="0"/>
              <w:marTop w:val="0"/>
              <w:marBottom w:val="0"/>
              <w:divBdr>
                <w:top w:val="none" w:sz="0" w:space="0" w:color="auto"/>
                <w:left w:val="none" w:sz="0" w:space="0" w:color="auto"/>
                <w:bottom w:val="none" w:sz="0" w:space="0" w:color="auto"/>
                <w:right w:val="none" w:sz="0" w:space="0" w:color="auto"/>
              </w:divBdr>
            </w:div>
            <w:div w:id="2083604067">
              <w:marLeft w:val="0"/>
              <w:marRight w:val="0"/>
              <w:marTop w:val="0"/>
              <w:marBottom w:val="0"/>
              <w:divBdr>
                <w:top w:val="none" w:sz="0" w:space="0" w:color="auto"/>
                <w:left w:val="none" w:sz="0" w:space="0" w:color="auto"/>
                <w:bottom w:val="none" w:sz="0" w:space="0" w:color="auto"/>
                <w:right w:val="none" w:sz="0" w:space="0" w:color="auto"/>
              </w:divBdr>
            </w:div>
            <w:div w:id="2085563136">
              <w:marLeft w:val="0"/>
              <w:marRight w:val="0"/>
              <w:marTop w:val="360"/>
              <w:marBottom w:val="0"/>
              <w:divBdr>
                <w:top w:val="single" w:sz="6" w:space="0" w:color="auto"/>
                <w:left w:val="single" w:sz="6" w:space="0" w:color="auto"/>
                <w:bottom w:val="single" w:sz="6" w:space="0" w:color="auto"/>
                <w:right w:val="single" w:sz="6" w:space="0" w:color="auto"/>
              </w:divBdr>
            </w:div>
            <w:div w:id="2085835261">
              <w:marLeft w:val="0"/>
              <w:marRight w:val="0"/>
              <w:marTop w:val="0"/>
              <w:marBottom w:val="0"/>
              <w:divBdr>
                <w:top w:val="none" w:sz="0" w:space="0" w:color="auto"/>
                <w:left w:val="none" w:sz="0" w:space="0" w:color="auto"/>
                <w:bottom w:val="none" w:sz="0" w:space="0" w:color="auto"/>
                <w:right w:val="none" w:sz="0" w:space="0" w:color="auto"/>
              </w:divBdr>
            </w:div>
            <w:div w:id="2088964922">
              <w:marLeft w:val="0"/>
              <w:marRight w:val="0"/>
              <w:marTop w:val="0"/>
              <w:marBottom w:val="0"/>
              <w:divBdr>
                <w:top w:val="none" w:sz="0" w:space="0" w:color="auto"/>
                <w:left w:val="none" w:sz="0" w:space="0" w:color="auto"/>
                <w:bottom w:val="none" w:sz="0" w:space="0" w:color="auto"/>
                <w:right w:val="none" w:sz="0" w:space="0" w:color="auto"/>
              </w:divBdr>
            </w:div>
            <w:div w:id="2089185026">
              <w:marLeft w:val="0"/>
              <w:marRight w:val="0"/>
              <w:marTop w:val="0"/>
              <w:marBottom w:val="0"/>
              <w:divBdr>
                <w:top w:val="none" w:sz="0" w:space="0" w:color="auto"/>
                <w:left w:val="none" w:sz="0" w:space="0" w:color="auto"/>
                <w:bottom w:val="none" w:sz="0" w:space="0" w:color="auto"/>
                <w:right w:val="none" w:sz="0" w:space="0" w:color="auto"/>
              </w:divBdr>
            </w:div>
            <w:div w:id="2091581525">
              <w:marLeft w:val="0"/>
              <w:marRight w:val="0"/>
              <w:marTop w:val="0"/>
              <w:marBottom w:val="0"/>
              <w:divBdr>
                <w:top w:val="none" w:sz="0" w:space="0" w:color="auto"/>
                <w:left w:val="none" w:sz="0" w:space="0" w:color="auto"/>
                <w:bottom w:val="none" w:sz="0" w:space="0" w:color="auto"/>
                <w:right w:val="none" w:sz="0" w:space="0" w:color="auto"/>
              </w:divBdr>
            </w:div>
            <w:div w:id="2091585839">
              <w:marLeft w:val="0"/>
              <w:marRight w:val="0"/>
              <w:marTop w:val="0"/>
              <w:marBottom w:val="0"/>
              <w:divBdr>
                <w:top w:val="none" w:sz="0" w:space="0" w:color="auto"/>
                <w:left w:val="none" w:sz="0" w:space="0" w:color="auto"/>
                <w:bottom w:val="none" w:sz="0" w:space="0" w:color="auto"/>
                <w:right w:val="none" w:sz="0" w:space="0" w:color="auto"/>
              </w:divBdr>
            </w:div>
            <w:div w:id="2092190511">
              <w:marLeft w:val="0"/>
              <w:marRight w:val="0"/>
              <w:marTop w:val="0"/>
              <w:marBottom w:val="0"/>
              <w:divBdr>
                <w:top w:val="none" w:sz="0" w:space="0" w:color="auto"/>
                <w:left w:val="none" w:sz="0" w:space="0" w:color="auto"/>
                <w:bottom w:val="none" w:sz="0" w:space="0" w:color="auto"/>
                <w:right w:val="none" w:sz="0" w:space="0" w:color="auto"/>
              </w:divBdr>
            </w:div>
            <w:div w:id="2092654444">
              <w:marLeft w:val="0"/>
              <w:marRight w:val="0"/>
              <w:marTop w:val="0"/>
              <w:marBottom w:val="0"/>
              <w:divBdr>
                <w:top w:val="none" w:sz="0" w:space="0" w:color="auto"/>
                <w:left w:val="none" w:sz="0" w:space="0" w:color="auto"/>
                <w:bottom w:val="none" w:sz="0" w:space="0" w:color="auto"/>
                <w:right w:val="none" w:sz="0" w:space="0" w:color="auto"/>
              </w:divBdr>
            </w:div>
            <w:div w:id="2098287660">
              <w:marLeft w:val="0"/>
              <w:marRight w:val="0"/>
              <w:marTop w:val="0"/>
              <w:marBottom w:val="0"/>
              <w:divBdr>
                <w:top w:val="none" w:sz="0" w:space="0" w:color="auto"/>
                <w:left w:val="none" w:sz="0" w:space="0" w:color="auto"/>
                <w:bottom w:val="none" w:sz="0" w:space="0" w:color="auto"/>
                <w:right w:val="none" w:sz="0" w:space="0" w:color="auto"/>
              </w:divBdr>
            </w:div>
            <w:div w:id="2098600167">
              <w:marLeft w:val="0"/>
              <w:marRight w:val="0"/>
              <w:marTop w:val="0"/>
              <w:marBottom w:val="0"/>
              <w:divBdr>
                <w:top w:val="none" w:sz="0" w:space="0" w:color="auto"/>
                <w:left w:val="none" w:sz="0" w:space="0" w:color="auto"/>
                <w:bottom w:val="none" w:sz="0" w:space="0" w:color="auto"/>
                <w:right w:val="none" w:sz="0" w:space="0" w:color="auto"/>
              </w:divBdr>
            </w:div>
            <w:div w:id="2098863808">
              <w:marLeft w:val="0"/>
              <w:marRight w:val="0"/>
              <w:marTop w:val="0"/>
              <w:marBottom w:val="0"/>
              <w:divBdr>
                <w:top w:val="none" w:sz="0" w:space="0" w:color="auto"/>
                <w:left w:val="none" w:sz="0" w:space="0" w:color="auto"/>
                <w:bottom w:val="none" w:sz="0" w:space="0" w:color="auto"/>
                <w:right w:val="none" w:sz="0" w:space="0" w:color="auto"/>
              </w:divBdr>
            </w:div>
            <w:div w:id="2100564596">
              <w:marLeft w:val="0"/>
              <w:marRight w:val="0"/>
              <w:marTop w:val="0"/>
              <w:marBottom w:val="0"/>
              <w:divBdr>
                <w:top w:val="none" w:sz="0" w:space="0" w:color="auto"/>
                <w:left w:val="none" w:sz="0" w:space="0" w:color="auto"/>
                <w:bottom w:val="none" w:sz="0" w:space="0" w:color="auto"/>
                <w:right w:val="none" w:sz="0" w:space="0" w:color="auto"/>
              </w:divBdr>
            </w:div>
            <w:div w:id="2100640205">
              <w:marLeft w:val="0"/>
              <w:marRight w:val="0"/>
              <w:marTop w:val="0"/>
              <w:marBottom w:val="0"/>
              <w:divBdr>
                <w:top w:val="none" w:sz="0" w:space="0" w:color="auto"/>
                <w:left w:val="none" w:sz="0" w:space="0" w:color="auto"/>
                <w:bottom w:val="none" w:sz="0" w:space="0" w:color="auto"/>
                <w:right w:val="none" w:sz="0" w:space="0" w:color="auto"/>
              </w:divBdr>
            </w:div>
            <w:div w:id="2101023574">
              <w:marLeft w:val="0"/>
              <w:marRight w:val="0"/>
              <w:marTop w:val="0"/>
              <w:marBottom w:val="0"/>
              <w:divBdr>
                <w:top w:val="none" w:sz="0" w:space="0" w:color="auto"/>
                <w:left w:val="none" w:sz="0" w:space="0" w:color="auto"/>
                <w:bottom w:val="none" w:sz="0" w:space="0" w:color="auto"/>
                <w:right w:val="none" w:sz="0" w:space="0" w:color="auto"/>
              </w:divBdr>
            </w:div>
            <w:div w:id="2103069360">
              <w:marLeft w:val="0"/>
              <w:marRight w:val="0"/>
              <w:marTop w:val="0"/>
              <w:marBottom w:val="0"/>
              <w:divBdr>
                <w:top w:val="none" w:sz="0" w:space="0" w:color="auto"/>
                <w:left w:val="none" w:sz="0" w:space="0" w:color="auto"/>
                <w:bottom w:val="none" w:sz="0" w:space="0" w:color="auto"/>
                <w:right w:val="none" w:sz="0" w:space="0" w:color="auto"/>
              </w:divBdr>
            </w:div>
            <w:div w:id="2103406167">
              <w:marLeft w:val="0"/>
              <w:marRight w:val="0"/>
              <w:marTop w:val="0"/>
              <w:marBottom w:val="0"/>
              <w:divBdr>
                <w:top w:val="none" w:sz="0" w:space="0" w:color="auto"/>
                <w:left w:val="none" w:sz="0" w:space="0" w:color="auto"/>
                <w:bottom w:val="none" w:sz="0" w:space="0" w:color="auto"/>
                <w:right w:val="none" w:sz="0" w:space="0" w:color="auto"/>
              </w:divBdr>
            </w:div>
            <w:div w:id="2105346259">
              <w:marLeft w:val="0"/>
              <w:marRight w:val="0"/>
              <w:marTop w:val="0"/>
              <w:marBottom w:val="0"/>
              <w:divBdr>
                <w:top w:val="none" w:sz="0" w:space="0" w:color="auto"/>
                <w:left w:val="none" w:sz="0" w:space="0" w:color="auto"/>
                <w:bottom w:val="none" w:sz="0" w:space="0" w:color="auto"/>
                <w:right w:val="none" w:sz="0" w:space="0" w:color="auto"/>
              </w:divBdr>
            </w:div>
            <w:div w:id="2106151729">
              <w:marLeft w:val="0"/>
              <w:marRight w:val="0"/>
              <w:marTop w:val="0"/>
              <w:marBottom w:val="0"/>
              <w:divBdr>
                <w:top w:val="none" w:sz="0" w:space="0" w:color="auto"/>
                <w:left w:val="none" w:sz="0" w:space="0" w:color="auto"/>
                <w:bottom w:val="none" w:sz="0" w:space="0" w:color="auto"/>
                <w:right w:val="none" w:sz="0" w:space="0" w:color="auto"/>
              </w:divBdr>
            </w:div>
            <w:div w:id="2107067323">
              <w:marLeft w:val="0"/>
              <w:marRight w:val="0"/>
              <w:marTop w:val="0"/>
              <w:marBottom w:val="0"/>
              <w:divBdr>
                <w:top w:val="none" w:sz="0" w:space="0" w:color="auto"/>
                <w:left w:val="none" w:sz="0" w:space="0" w:color="auto"/>
                <w:bottom w:val="none" w:sz="0" w:space="0" w:color="auto"/>
                <w:right w:val="none" w:sz="0" w:space="0" w:color="auto"/>
              </w:divBdr>
            </w:div>
            <w:div w:id="2108112532">
              <w:marLeft w:val="0"/>
              <w:marRight w:val="0"/>
              <w:marTop w:val="0"/>
              <w:marBottom w:val="0"/>
              <w:divBdr>
                <w:top w:val="none" w:sz="0" w:space="0" w:color="auto"/>
                <w:left w:val="none" w:sz="0" w:space="0" w:color="auto"/>
                <w:bottom w:val="none" w:sz="0" w:space="0" w:color="auto"/>
                <w:right w:val="none" w:sz="0" w:space="0" w:color="auto"/>
              </w:divBdr>
            </w:div>
            <w:div w:id="2109081192">
              <w:marLeft w:val="0"/>
              <w:marRight w:val="0"/>
              <w:marTop w:val="0"/>
              <w:marBottom w:val="0"/>
              <w:divBdr>
                <w:top w:val="none" w:sz="0" w:space="0" w:color="auto"/>
                <w:left w:val="none" w:sz="0" w:space="0" w:color="auto"/>
                <w:bottom w:val="none" w:sz="0" w:space="0" w:color="auto"/>
                <w:right w:val="none" w:sz="0" w:space="0" w:color="auto"/>
              </w:divBdr>
            </w:div>
            <w:div w:id="2110078782">
              <w:marLeft w:val="0"/>
              <w:marRight w:val="0"/>
              <w:marTop w:val="0"/>
              <w:marBottom w:val="0"/>
              <w:divBdr>
                <w:top w:val="none" w:sz="0" w:space="0" w:color="auto"/>
                <w:left w:val="none" w:sz="0" w:space="0" w:color="auto"/>
                <w:bottom w:val="none" w:sz="0" w:space="0" w:color="auto"/>
                <w:right w:val="none" w:sz="0" w:space="0" w:color="auto"/>
              </w:divBdr>
            </w:div>
            <w:div w:id="2110811652">
              <w:marLeft w:val="0"/>
              <w:marRight w:val="0"/>
              <w:marTop w:val="0"/>
              <w:marBottom w:val="0"/>
              <w:divBdr>
                <w:top w:val="none" w:sz="0" w:space="0" w:color="auto"/>
                <w:left w:val="none" w:sz="0" w:space="0" w:color="auto"/>
                <w:bottom w:val="none" w:sz="0" w:space="0" w:color="auto"/>
                <w:right w:val="none" w:sz="0" w:space="0" w:color="auto"/>
              </w:divBdr>
            </w:div>
            <w:div w:id="2114784447">
              <w:marLeft w:val="0"/>
              <w:marRight w:val="0"/>
              <w:marTop w:val="0"/>
              <w:marBottom w:val="0"/>
              <w:divBdr>
                <w:top w:val="none" w:sz="0" w:space="0" w:color="auto"/>
                <w:left w:val="none" w:sz="0" w:space="0" w:color="auto"/>
                <w:bottom w:val="none" w:sz="0" w:space="0" w:color="auto"/>
                <w:right w:val="none" w:sz="0" w:space="0" w:color="auto"/>
              </w:divBdr>
            </w:div>
            <w:div w:id="2117091260">
              <w:marLeft w:val="0"/>
              <w:marRight w:val="0"/>
              <w:marTop w:val="0"/>
              <w:marBottom w:val="0"/>
              <w:divBdr>
                <w:top w:val="none" w:sz="0" w:space="0" w:color="auto"/>
                <w:left w:val="none" w:sz="0" w:space="0" w:color="auto"/>
                <w:bottom w:val="none" w:sz="0" w:space="0" w:color="auto"/>
                <w:right w:val="none" w:sz="0" w:space="0" w:color="auto"/>
              </w:divBdr>
            </w:div>
            <w:div w:id="2117091565">
              <w:marLeft w:val="0"/>
              <w:marRight w:val="0"/>
              <w:marTop w:val="0"/>
              <w:marBottom w:val="0"/>
              <w:divBdr>
                <w:top w:val="none" w:sz="0" w:space="0" w:color="auto"/>
                <w:left w:val="none" w:sz="0" w:space="0" w:color="auto"/>
                <w:bottom w:val="none" w:sz="0" w:space="0" w:color="auto"/>
                <w:right w:val="none" w:sz="0" w:space="0" w:color="auto"/>
              </w:divBdr>
            </w:div>
            <w:div w:id="2123183748">
              <w:marLeft w:val="0"/>
              <w:marRight w:val="0"/>
              <w:marTop w:val="0"/>
              <w:marBottom w:val="0"/>
              <w:divBdr>
                <w:top w:val="none" w:sz="0" w:space="0" w:color="auto"/>
                <w:left w:val="none" w:sz="0" w:space="0" w:color="auto"/>
                <w:bottom w:val="none" w:sz="0" w:space="0" w:color="auto"/>
                <w:right w:val="none" w:sz="0" w:space="0" w:color="auto"/>
              </w:divBdr>
            </w:div>
            <w:div w:id="2123721718">
              <w:marLeft w:val="0"/>
              <w:marRight w:val="0"/>
              <w:marTop w:val="0"/>
              <w:marBottom w:val="0"/>
              <w:divBdr>
                <w:top w:val="none" w:sz="0" w:space="0" w:color="auto"/>
                <w:left w:val="none" w:sz="0" w:space="0" w:color="auto"/>
                <w:bottom w:val="none" w:sz="0" w:space="0" w:color="auto"/>
                <w:right w:val="none" w:sz="0" w:space="0" w:color="auto"/>
              </w:divBdr>
            </w:div>
            <w:div w:id="2125423378">
              <w:marLeft w:val="0"/>
              <w:marRight w:val="0"/>
              <w:marTop w:val="360"/>
              <w:marBottom w:val="0"/>
              <w:divBdr>
                <w:top w:val="single" w:sz="6" w:space="0" w:color="auto"/>
                <w:left w:val="single" w:sz="6" w:space="0" w:color="auto"/>
                <w:bottom w:val="single" w:sz="6" w:space="0" w:color="auto"/>
                <w:right w:val="single" w:sz="6" w:space="0" w:color="auto"/>
              </w:divBdr>
            </w:div>
            <w:div w:id="2127382448">
              <w:marLeft w:val="0"/>
              <w:marRight w:val="0"/>
              <w:marTop w:val="0"/>
              <w:marBottom w:val="0"/>
              <w:divBdr>
                <w:top w:val="none" w:sz="0" w:space="0" w:color="auto"/>
                <w:left w:val="none" w:sz="0" w:space="0" w:color="auto"/>
                <w:bottom w:val="none" w:sz="0" w:space="0" w:color="auto"/>
                <w:right w:val="none" w:sz="0" w:space="0" w:color="auto"/>
              </w:divBdr>
            </w:div>
            <w:div w:id="2129273517">
              <w:marLeft w:val="0"/>
              <w:marRight w:val="0"/>
              <w:marTop w:val="0"/>
              <w:marBottom w:val="0"/>
              <w:divBdr>
                <w:top w:val="none" w:sz="0" w:space="0" w:color="auto"/>
                <w:left w:val="none" w:sz="0" w:space="0" w:color="auto"/>
                <w:bottom w:val="none" w:sz="0" w:space="0" w:color="auto"/>
                <w:right w:val="none" w:sz="0" w:space="0" w:color="auto"/>
              </w:divBdr>
            </w:div>
            <w:div w:id="2130007098">
              <w:marLeft w:val="0"/>
              <w:marRight w:val="0"/>
              <w:marTop w:val="0"/>
              <w:marBottom w:val="0"/>
              <w:divBdr>
                <w:top w:val="none" w:sz="0" w:space="0" w:color="auto"/>
                <w:left w:val="none" w:sz="0" w:space="0" w:color="auto"/>
                <w:bottom w:val="none" w:sz="0" w:space="0" w:color="auto"/>
                <w:right w:val="none" w:sz="0" w:space="0" w:color="auto"/>
              </w:divBdr>
            </w:div>
            <w:div w:id="2130201061">
              <w:marLeft w:val="0"/>
              <w:marRight w:val="0"/>
              <w:marTop w:val="0"/>
              <w:marBottom w:val="0"/>
              <w:divBdr>
                <w:top w:val="none" w:sz="0" w:space="0" w:color="auto"/>
                <w:left w:val="none" w:sz="0" w:space="0" w:color="auto"/>
                <w:bottom w:val="none" w:sz="0" w:space="0" w:color="auto"/>
                <w:right w:val="none" w:sz="0" w:space="0" w:color="auto"/>
              </w:divBdr>
            </w:div>
            <w:div w:id="2132702235">
              <w:marLeft w:val="0"/>
              <w:marRight w:val="0"/>
              <w:marTop w:val="0"/>
              <w:marBottom w:val="0"/>
              <w:divBdr>
                <w:top w:val="none" w:sz="0" w:space="0" w:color="auto"/>
                <w:left w:val="none" w:sz="0" w:space="0" w:color="auto"/>
                <w:bottom w:val="none" w:sz="0" w:space="0" w:color="auto"/>
                <w:right w:val="none" w:sz="0" w:space="0" w:color="auto"/>
              </w:divBdr>
            </w:div>
            <w:div w:id="2138454235">
              <w:marLeft w:val="0"/>
              <w:marRight w:val="0"/>
              <w:marTop w:val="0"/>
              <w:marBottom w:val="0"/>
              <w:divBdr>
                <w:top w:val="none" w:sz="0" w:space="0" w:color="auto"/>
                <w:left w:val="none" w:sz="0" w:space="0" w:color="auto"/>
                <w:bottom w:val="none" w:sz="0" w:space="0" w:color="auto"/>
                <w:right w:val="none" w:sz="0" w:space="0" w:color="auto"/>
              </w:divBdr>
            </w:div>
            <w:div w:id="2138797744">
              <w:marLeft w:val="0"/>
              <w:marRight w:val="0"/>
              <w:marTop w:val="0"/>
              <w:marBottom w:val="0"/>
              <w:divBdr>
                <w:top w:val="none" w:sz="0" w:space="0" w:color="auto"/>
                <w:left w:val="none" w:sz="0" w:space="0" w:color="auto"/>
                <w:bottom w:val="none" w:sz="0" w:space="0" w:color="auto"/>
                <w:right w:val="none" w:sz="0" w:space="0" w:color="auto"/>
              </w:divBdr>
            </w:div>
            <w:div w:id="2139295626">
              <w:marLeft w:val="0"/>
              <w:marRight w:val="0"/>
              <w:marTop w:val="0"/>
              <w:marBottom w:val="0"/>
              <w:divBdr>
                <w:top w:val="none" w:sz="0" w:space="0" w:color="auto"/>
                <w:left w:val="none" w:sz="0" w:space="0" w:color="auto"/>
                <w:bottom w:val="none" w:sz="0" w:space="0" w:color="auto"/>
                <w:right w:val="none" w:sz="0" w:space="0" w:color="auto"/>
              </w:divBdr>
            </w:div>
            <w:div w:id="2141410789">
              <w:marLeft w:val="0"/>
              <w:marRight w:val="0"/>
              <w:marTop w:val="0"/>
              <w:marBottom w:val="0"/>
              <w:divBdr>
                <w:top w:val="none" w:sz="0" w:space="0" w:color="auto"/>
                <w:left w:val="none" w:sz="0" w:space="0" w:color="auto"/>
                <w:bottom w:val="none" w:sz="0" w:space="0" w:color="auto"/>
                <w:right w:val="none" w:sz="0" w:space="0" w:color="auto"/>
              </w:divBdr>
            </w:div>
            <w:div w:id="2142918208">
              <w:marLeft w:val="0"/>
              <w:marRight w:val="0"/>
              <w:marTop w:val="0"/>
              <w:marBottom w:val="0"/>
              <w:divBdr>
                <w:top w:val="none" w:sz="0" w:space="0" w:color="auto"/>
                <w:left w:val="none" w:sz="0" w:space="0" w:color="auto"/>
                <w:bottom w:val="none" w:sz="0" w:space="0" w:color="auto"/>
                <w:right w:val="none" w:sz="0" w:space="0" w:color="auto"/>
              </w:divBdr>
            </w:div>
            <w:div w:id="2143115433">
              <w:marLeft w:val="0"/>
              <w:marRight w:val="0"/>
              <w:marTop w:val="360"/>
              <w:marBottom w:val="0"/>
              <w:divBdr>
                <w:top w:val="single" w:sz="6" w:space="0" w:color="auto"/>
                <w:left w:val="single" w:sz="6" w:space="0" w:color="auto"/>
                <w:bottom w:val="single" w:sz="6" w:space="0" w:color="auto"/>
                <w:right w:val="single" w:sz="6" w:space="0" w:color="auto"/>
              </w:divBdr>
            </w:div>
            <w:div w:id="2143376415">
              <w:marLeft w:val="0"/>
              <w:marRight w:val="0"/>
              <w:marTop w:val="0"/>
              <w:marBottom w:val="0"/>
              <w:divBdr>
                <w:top w:val="none" w:sz="0" w:space="0" w:color="auto"/>
                <w:left w:val="none" w:sz="0" w:space="0" w:color="auto"/>
                <w:bottom w:val="none" w:sz="0" w:space="0" w:color="auto"/>
                <w:right w:val="none" w:sz="0" w:space="0" w:color="auto"/>
              </w:divBdr>
            </w:div>
            <w:div w:id="2143844229">
              <w:marLeft w:val="0"/>
              <w:marRight w:val="0"/>
              <w:marTop w:val="0"/>
              <w:marBottom w:val="0"/>
              <w:divBdr>
                <w:top w:val="none" w:sz="0" w:space="0" w:color="auto"/>
                <w:left w:val="none" w:sz="0" w:space="0" w:color="auto"/>
                <w:bottom w:val="none" w:sz="0" w:space="0" w:color="auto"/>
                <w:right w:val="none" w:sz="0" w:space="0" w:color="auto"/>
              </w:divBdr>
            </w:div>
            <w:div w:id="2143880665">
              <w:marLeft w:val="0"/>
              <w:marRight w:val="0"/>
              <w:marTop w:val="0"/>
              <w:marBottom w:val="0"/>
              <w:divBdr>
                <w:top w:val="none" w:sz="0" w:space="0" w:color="auto"/>
                <w:left w:val="none" w:sz="0" w:space="0" w:color="auto"/>
                <w:bottom w:val="none" w:sz="0" w:space="0" w:color="auto"/>
                <w:right w:val="none" w:sz="0" w:space="0" w:color="auto"/>
              </w:divBdr>
            </w:div>
            <w:div w:id="2145002888">
              <w:marLeft w:val="0"/>
              <w:marRight w:val="0"/>
              <w:marTop w:val="0"/>
              <w:marBottom w:val="0"/>
              <w:divBdr>
                <w:top w:val="none" w:sz="0" w:space="0" w:color="auto"/>
                <w:left w:val="none" w:sz="0" w:space="0" w:color="auto"/>
                <w:bottom w:val="none" w:sz="0" w:space="0" w:color="auto"/>
                <w:right w:val="none" w:sz="0" w:space="0" w:color="auto"/>
              </w:divBdr>
            </w:div>
            <w:div w:id="2146584117">
              <w:marLeft w:val="0"/>
              <w:marRight w:val="0"/>
              <w:marTop w:val="0"/>
              <w:marBottom w:val="0"/>
              <w:divBdr>
                <w:top w:val="none" w:sz="0" w:space="0" w:color="auto"/>
                <w:left w:val="none" w:sz="0" w:space="0" w:color="auto"/>
                <w:bottom w:val="none" w:sz="0" w:space="0" w:color="auto"/>
                <w:right w:val="none" w:sz="0" w:space="0" w:color="auto"/>
              </w:divBdr>
            </w:div>
            <w:div w:id="21468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7914">
      <w:bodyDiv w:val="1"/>
      <w:marLeft w:val="0"/>
      <w:marRight w:val="0"/>
      <w:marTop w:val="0"/>
      <w:marBottom w:val="0"/>
      <w:divBdr>
        <w:top w:val="none" w:sz="0" w:space="0" w:color="auto"/>
        <w:left w:val="none" w:sz="0" w:space="0" w:color="auto"/>
        <w:bottom w:val="none" w:sz="0" w:space="0" w:color="auto"/>
        <w:right w:val="none" w:sz="0" w:space="0" w:color="auto"/>
      </w:divBdr>
      <w:divsChild>
        <w:div w:id="4792748">
          <w:marLeft w:val="0"/>
          <w:marRight w:val="0"/>
          <w:marTop w:val="0"/>
          <w:marBottom w:val="0"/>
          <w:divBdr>
            <w:top w:val="none" w:sz="0" w:space="0" w:color="auto"/>
            <w:left w:val="none" w:sz="0" w:space="0" w:color="auto"/>
            <w:bottom w:val="none" w:sz="0" w:space="0" w:color="auto"/>
            <w:right w:val="none" w:sz="0" w:space="0" w:color="auto"/>
          </w:divBdr>
        </w:div>
        <w:div w:id="4871949">
          <w:marLeft w:val="0"/>
          <w:marRight w:val="0"/>
          <w:marTop w:val="0"/>
          <w:marBottom w:val="0"/>
          <w:divBdr>
            <w:top w:val="none" w:sz="0" w:space="0" w:color="auto"/>
            <w:left w:val="none" w:sz="0" w:space="0" w:color="auto"/>
            <w:bottom w:val="none" w:sz="0" w:space="0" w:color="auto"/>
            <w:right w:val="none" w:sz="0" w:space="0" w:color="auto"/>
          </w:divBdr>
        </w:div>
        <w:div w:id="7830215">
          <w:marLeft w:val="0"/>
          <w:marRight w:val="0"/>
          <w:marTop w:val="0"/>
          <w:marBottom w:val="0"/>
          <w:divBdr>
            <w:top w:val="none" w:sz="0" w:space="0" w:color="auto"/>
            <w:left w:val="none" w:sz="0" w:space="0" w:color="auto"/>
            <w:bottom w:val="none" w:sz="0" w:space="0" w:color="auto"/>
            <w:right w:val="none" w:sz="0" w:space="0" w:color="auto"/>
          </w:divBdr>
        </w:div>
        <w:div w:id="7878065">
          <w:marLeft w:val="0"/>
          <w:marRight w:val="0"/>
          <w:marTop w:val="0"/>
          <w:marBottom w:val="0"/>
          <w:divBdr>
            <w:top w:val="none" w:sz="0" w:space="0" w:color="auto"/>
            <w:left w:val="none" w:sz="0" w:space="0" w:color="auto"/>
            <w:bottom w:val="none" w:sz="0" w:space="0" w:color="auto"/>
            <w:right w:val="none" w:sz="0" w:space="0" w:color="auto"/>
          </w:divBdr>
        </w:div>
        <w:div w:id="12194956">
          <w:marLeft w:val="0"/>
          <w:marRight w:val="0"/>
          <w:marTop w:val="0"/>
          <w:marBottom w:val="0"/>
          <w:divBdr>
            <w:top w:val="none" w:sz="0" w:space="0" w:color="auto"/>
            <w:left w:val="none" w:sz="0" w:space="0" w:color="auto"/>
            <w:bottom w:val="none" w:sz="0" w:space="0" w:color="auto"/>
            <w:right w:val="none" w:sz="0" w:space="0" w:color="auto"/>
          </w:divBdr>
        </w:div>
        <w:div w:id="17630009">
          <w:marLeft w:val="0"/>
          <w:marRight w:val="0"/>
          <w:marTop w:val="0"/>
          <w:marBottom w:val="0"/>
          <w:divBdr>
            <w:top w:val="none" w:sz="0" w:space="0" w:color="auto"/>
            <w:left w:val="none" w:sz="0" w:space="0" w:color="auto"/>
            <w:bottom w:val="none" w:sz="0" w:space="0" w:color="auto"/>
            <w:right w:val="none" w:sz="0" w:space="0" w:color="auto"/>
          </w:divBdr>
        </w:div>
        <w:div w:id="19818347">
          <w:marLeft w:val="0"/>
          <w:marRight w:val="0"/>
          <w:marTop w:val="0"/>
          <w:marBottom w:val="0"/>
          <w:divBdr>
            <w:top w:val="none" w:sz="0" w:space="0" w:color="auto"/>
            <w:left w:val="none" w:sz="0" w:space="0" w:color="auto"/>
            <w:bottom w:val="none" w:sz="0" w:space="0" w:color="auto"/>
            <w:right w:val="none" w:sz="0" w:space="0" w:color="auto"/>
          </w:divBdr>
        </w:div>
        <w:div w:id="20134004">
          <w:marLeft w:val="0"/>
          <w:marRight w:val="0"/>
          <w:marTop w:val="0"/>
          <w:marBottom w:val="0"/>
          <w:divBdr>
            <w:top w:val="none" w:sz="0" w:space="0" w:color="auto"/>
            <w:left w:val="none" w:sz="0" w:space="0" w:color="auto"/>
            <w:bottom w:val="none" w:sz="0" w:space="0" w:color="auto"/>
            <w:right w:val="none" w:sz="0" w:space="0" w:color="auto"/>
          </w:divBdr>
        </w:div>
        <w:div w:id="30807042">
          <w:marLeft w:val="0"/>
          <w:marRight w:val="0"/>
          <w:marTop w:val="0"/>
          <w:marBottom w:val="0"/>
          <w:divBdr>
            <w:top w:val="none" w:sz="0" w:space="0" w:color="auto"/>
            <w:left w:val="none" w:sz="0" w:space="0" w:color="auto"/>
            <w:bottom w:val="none" w:sz="0" w:space="0" w:color="auto"/>
            <w:right w:val="none" w:sz="0" w:space="0" w:color="auto"/>
          </w:divBdr>
        </w:div>
        <w:div w:id="31464335">
          <w:marLeft w:val="0"/>
          <w:marRight w:val="0"/>
          <w:marTop w:val="0"/>
          <w:marBottom w:val="0"/>
          <w:divBdr>
            <w:top w:val="none" w:sz="0" w:space="0" w:color="auto"/>
            <w:left w:val="none" w:sz="0" w:space="0" w:color="auto"/>
            <w:bottom w:val="none" w:sz="0" w:space="0" w:color="auto"/>
            <w:right w:val="none" w:sz="0" w:space="0" w:color="auto"/>
          </w:divBdr>
        </w:div>
        <w:div w:id="35395064">
          <w:marLeft w:val="0"/>
          <w:marRight w:val="0"/>
          <w:marTop w:val="0"/>
          <w:marBottom w:val="0"/>
          <w:divBdr>
            <w:top w:val="none" w:sz="0" w:space="0" w:color="auto"/>
            <w:left w:val="none" w:sz="0" w:space="0" w:color="auto"/>
            <w:bottom w:val="none" w:sz="0" w:space="0" w:color="auto"/>
            <w:right w:val="none" w:sz="0" w:space="0" w:color="auto"/>
          </w:divBdr>
        </w:div>
        <w:div w:id="39404503">
          <w:marLeft w:val="0"/>
          <w:marRight w:val="0"/>
          <w:marTop w:val="0"/>
          <w:marBottom w:val="0"/>
          <w:divBdr>
            <w:top w:val="none" w:sz="0" w:space="0" w:color="auto"/>
            <w:left w:val="none" w:sz="0" w:space="0" w:color="auto"/>
            <w:bottom w:val="none" w:sz="0" w:space="0" w:color="auto"/>
            <w:right w:val="none" w:sz="0" w:space="0" w:color="auto"/>
          </w:divBdr>
        </w:div>
        <w:div w:id="42558969">
          <w:marLeft w:val="0"/>
          <w:marRight w:val="0"/>
          <w:marTop w:val="0"/>
          <w:marBottom w:val="0"/>
          <w:divBdr>
            <w:top w:val="none" w:sz="0" w:space="0" w:color="auto"/>
            <w:left w:val="none" w:sz="0" w:space="0" w:color="auto"/>
            <w:bottom w:val="none" w:sz="0" w:space="0" w:color="auto"/>
            <w:right w:val="none" w:sz="0" w:space="0" w:color="auto"/>
          </w:divBdr>
        </w:div>
        <w:div w:id="48188847">
          <w:marLeft w:val="0"/>
          <w:marRight w:val="0"/>
          <w:marTop w:val="0"/>
          <w:marBottom w:val="0"/>
          <w:divBdr>
            <w:top w:val="none" w:sz="0" w:space="0" w:color="auto"/>
            <w:left w:val="none" w:sz="0" w:space="0" w:color="auto"/>
            <w:bottom w:val="none" w:sz="0" w:space="0" w:color="auto"/>
            <w:right w:val="none" w:sz="0" w:space="0" w:color="auto"/>
          </w:divBdr>
        </w:div>
        <w:div w:id="54672590">
          <w:marLeft w:val="0"/>
          <w:marRight w:val="0"/>
          <w:marTop w:val="0"/>
          <w:marBottom w:val="0"/>
          <w:divBdr>
            <w:top w:val="none" w:sz="0" w:space="0" w:color="auto"/>
            <w:left w:val="none" w:sz="0" w:space="0" w:color="auto"/>
            <w:bottom w:val="none" w:sz="0" w:space="0" w:color="auto"/>
            <w:right w:val="none" w:sz="0" w:space="0" w:color="auto"/>
          </w:divBdr>
        </w:div>
        <w:div w:id="54860212">
          <w:marLeft w:val="0"/>
          <w:marRight w:val="0"/>
          <w:marTop w:val="0"/>
          <w:marBottom w:val="0"/>
          <w:divBdr>
            <w:top w:val="none" w:sz="0" w:space="0" w:color="auto"/>
            <w:left w:val="none" w:sz="0" w:space="0" w:color="auto"/>
            <w:bottom w:val="none" w:sz="0" w:space="0" w:color="auto"/>
            <w:right w:val="none" w:sz="0" w:space="0" w:color="auto"/>
          </w:divBdr>
        </w:div>
        <w:div w:id="57871311">
          <w:marLeft w:val="0"/>
          <w:marRight w:val="0"/>
          <w:marTop w:val="0"/>
          <w:marBottom w:val="0"/>
          <w:divBdr>
            <w:top w:val="none" w:sz="0" w:space="0" w:color="auto"/>
            <w:left w:val="none" w:sz="0" w:space="0" w:color="auto"/>
            <w:bottom w:val="none" w:sz="0" w:space="0" w:color="auto"/>
            <w:right w:val="none" w:sz="0" w:space="0" w:color="auto"/>
          </w:divBdr>
        </w:div>
        <w:div w:id="65953340">
          <w:marLeft w:val="0"/>
          <w:marRight w:val="0"/>
          <w:marTop w:val="0"/>
          <w:marBottom w:val="0"/>
          <w:divBdr>
            <w:top w:val="none" w:sz="0" w:space="0" w:color="auto"/>
            <w:left w:val="none" w:sz="0" w:space="0" w:color="auto"/>
            <w:bottom w:val="none" w:sz="0" w:space="0" w:color="auto"/>
            <w:right w:val="none" w:sz="0" w:space="0" w:color="auto"/>
          </w:divBdr>
        </w:div>
        <w:div w:id="70809006">
          <w:marLeft w:val="0"/>
          <w:marRight w:val="0"/>
          <w:marTop w:val="0"/>
          <w:marBottom w:val="0"/>
          <w:divBdr>
            <w:top w:val="none" w:sz="0" w:space="0" w:color="auto"/>
            <w:left w:val="none" w:sz="0" w:space="0" w:color="auto"/>
            <w:bottom w:val="none" w:sz="0" w:space="0" w:color="auto"/>
            <w:right w:val="none" w:sz="0" w:space="0" w:color="auto"/>
          </w:divBdr>
        </w:div>
        <w:div w:id="79068073">
          <w:marLeft w:val="0"/>
          <w:marRight w:val="0"/>
          <w:marTop w:val="0"/>
          <w:marBottom w:val="0"/>
          <w:divBdr>
            <w:top w:val="none" w:sz="0" w:space="0" w:color="auto"/>
            <w:left w:val="none" w:sz="0" w:space="0" w:color="auto"/>
            <w:bottom w:val="none" w:sz="0" w:space="0" w:color="auto"/>
            <w:right w:val="none" w:sz="0" w:space="0" w:color="auto"/>
          </w:divBdr>
        </w:div>
        <w:div w:id="81531195">
          <w:marLeft w:val="0"/>
          <w:marRight w:val="0"/>
          <w:marTop w:val="0"/>
          <w:marBottom w:val="0"/>
          <w:divBdr>
            <w:top w:val="none" w:sz="0" w:space="0" w:color="auto"/>
            <w:left w:val="none" w:sz="0" w:space="0" w:color="auto"/>
            <w:bottom w:val="none" w:sz="0" w:space="0" w:color="auto"/>
            <w:right w:val="none" w:sz="0" w:space="0" w:color="auto"/>
          </w:divBdr>
        </w:div>
        <w:div w:id="86585361">
          <w:marLeft w:val="0"/>
          <w:marRight w:val="0"/>
          <w:marTop w:val="0"/>
          <w:marBottom w:val="0"/>
          <w:divBdr>
            <w:top w:val="none" w:sz="0" w:space="0" w:color="auto"/>
            <w:left w:val="none" w:sz="0" w:space="0" w:color="auto"/>
            <w:bottom w:val="none" w:sz="0" w:space="0" w:color="auto"/>
            <w:right w:val="none" w:sz="0" w:space="0" w:color="auto"/>
          </w:divBdr>
        </w:div>
        <w:div w:id="90320713">
          <w:marLeft w:val="0"/>
          <w:marRight w:val="0"/>
          <w:marTop w:val="0"/>
          <w:marBottom w:val="0"/>
          <w:divBdr>
            <w:top w:val="none" w:sz="0" w:space="0" w:color="auto"/>
            <w:left w:val="none" w:sz="0" w:space="0" w:color="auto"/>
            <w:bottom w:val="none" w:sz="0" w:space="0" w:color="auto"/>
            <w:right w:val="none" w:sz="0" w:space="0" w:color="auto"/>
          </w:divBdr>
        </w:div>
        <w:div w:id="94643628">
          <w:marLeft w:val="0"/>
          <w:marRight w:val="0"/>
          <w:marTop w:val="0"/>
          <w:marBottom w:val="0"/>
          <w:divBdr>
            <w:top w:val="none" w:sz="0" w:space="0" w:color="auto"/>
            <w:left w:val="none" w:sz="0" w:space="0" w:color="auto"/>
            <w:bottom w:val="none" w:sz="0" w:space="0" w:color="auto"/>
            <w:right w:val="none" w:sz="0" w:space="0" w:color="auto"/>
          </w:divBdr>
        </w:div>
        <w:div w:id="96410387">
          <w:marLeft w:val="0"/>
          <w:marRight w:val="0"/>
          <w:marTop w:val="0"/>
          <w:marBottom w:val="0"/>
          <w:divBdr>
            <w:top w:val="none" w:sz="0" w:space="0" w:color="auto"/>
            <w:left w:val="none" w:sz="0" w:space="0" w:color="auto"/>
            <w:bottom w:val="none" w:sz="0" w:space="0" w:color="auto"/>
            <w:right w:val="none" w:sz="0" w:space="0" w:color="auto"/>
          </w:divBdr>
        </w:div>
        <w:div w:id="100152844">
          <w:marLeft w:val="0"/>
          <w:marRight w:val="0"/>
          <w:marTop w:val="0"/>
          <w:marBottom w:val="0"/>
          <w:divBdr>
            <w:top w:val="none" w:sz="0" w:space="0" w:color="auto"/>
            <w:left w:val="none" w:sz="0" w:space="0" w:color="auto"/>
            <w:bottom w:val="none" w:sz="0" w:space="0" w:color="auto"/>
            <w:right w:val="none" w:sz="0" w:space="0" w:color="auto"/>
          </w:divBdr>
        </w:div>
        <w:div w:id="102191374">
          <w:marLeft w:val="0"/>
          <w:marRight w:val="0"/>
          <w:marTop w:val="0"/>
          <w:marBottom w:val="0"/>
          <w:divBdr>
            <w:top w:val="none" w:sz="0" w:space="0" w:color="auto"/>
            <w:left w:val="none" w:sz="0" w:space="0" w:color="auto"/>
            <w:bottom w:val="none" w:sz="0" w:space="0" w:color="auto"/>
            <w:right w:val="none" w:sz="0" w:space="0" w:color="auto"/>
          </w:divBdr>
        </w:div>
        <w:div w:id="105582024">
          <w:marLeft w:val="0"/>
          <w:marRight w:val="0"/>
          <w:marTop w:val="0"/>
          <w:marBottom w:val="0"/>
          <w:divBdr>
            <w:top w:val="none" w:sz="0" w:space="0" w:color="auto"/>
            <w:left w:val="none" w:sz="0" w:space="0" w:color="auto"/>
            <w:bottom w:val="none" w:sz="0" w:space="0" w:color="auto"/>
            <w:right w:val="none" w:sz="0" w:space="0" w:color="auto"/>
          </w:divBdr>
        </w:div>
        <w:div w:id="106896096">
          <w:marLeft w:val="0"/>
          <w:marRight w:val="0"/>
          <w:marTop w:val="0"/>
          <w:marBottom w:val="0"/>
          <w:divBdr>
            <w:top w:val="none" w:sz="0" w:space="0" w:color="auto"/>
            <w:left w:val="none" w:sz="0" w:space="0" w:color="auto"/>
            <w:bottom w:val="none" w:sz="0" w:space="0" w:color="auto"/>
            <w:right w:val="none" w:sz="0" w:space="0" w:color="auto"/>
          </w:divBdr>
        </w:div>
        <w:div w:id="107434152">
          <w:marLeft w:val="0"/>
          <w:marRight w:val="0"/>
          <w:marTop w:val="0"/>
          <w:marBottom w:val="0"/>
          <w:divBdr>
            <w:top w:val="none" w:sz="0" w:space="0" w:color="auto"/>
            <w:left w:val="none" w:sz="0" w:space="0" w:color="auto"/>
            <w:bottom w:val="none" w:sz="0" w:space="0" w:color="auto"/>
            <w:right w:val="none" w:sz="0" w:space="0" w:color="auto"/>
          </w:divBdr>
        </w:div>
        <w:div w:id="108397103">
          <w:marLeft w:val="0"/>
          <w:marRight w:val="0"/>
          <w:marTop w:val="0"/>
          <w:marBottom w:val="0"/>
          <w:divBdr>
            <w:top w:val="none" w:sz="0" w:space="0" w:color="auto"/>
            <w:left w:val="none" w:sz="0" w:space="0" w:color="auto"/>
            <w:bottom w:val="none" w:sz="0" w:space="0" w:color="auto"/>
            <w:right w:val="none" w:sz="0" w:space="0" w:color="auto"/>
          </w:divBdr>
        </w:div>
        <w:div w:id="109858574">
          <w:marLeft w:val="0"/>
          <w:marRight w:val="0"/>
          <w:marTop w:val="0"/>
          <w:marBottom w:val="0"/>
          <w:divBdr>
            <w:top w:val="none" w:sz="0" w:space="0" w:color="auto"/>
            <w:left w:val="none" w:sz="0" w:space="0" w:color="auto"/>
            <w:bottom w:val="none" w:sz="0" w:space="0" w:color="auto"/>
            <w:right w:val="none" w:sz="0" w:space="0" w:color="auto"/>
          </w:divBdr>
        </w:div>
        <w:div w:id="111633249">
          <w:marLeft w:val="0"/>
          <w:marRight w:val="0"/>
          <w:marTop w:val="0"/>
          <w:marBottom w:val="0"/>
          <w:divBdr>
            <w:top w:val="none" w:sz="0" w:space="0" w:color="auto"/>
            <w:left w:val="none" w:sz="0" w:space="0" w:color="auto"/>
            <w:bottom w:val="none" w:sz="0" w:space="0" w:color="auto"/>
            <w:right w:val="none" w:sz="0" w:space="0" w:color="auto"/>
          </w:divBdr>
        </w:div>
        <w:div w:id="124859731">
          <w:marLeft w:val="0"/>
          <w:marRight w:val="0"/>
          <w:marTop w:val="0"/>
          <w:marBottom w:val="0"/>
          <w:divBdr>
            <w:top w:val="none" w:sz="0" w:space="0" w:color="auto"/>
            <w:left w:val="none" w:sz="0" w:space="0" w:color="auto"/>
            <w:bottom w:val="none" w:sz="0" w:space="0" w:color="auto"/>
            <w:right w:val="none" w:sz="0" w:space="0" w:color="auto"/>
          </w:divBdr>
        </w:div>
        <w:div w:id="131219834">
          <w:marLeft w:val="0"/>
          <w:marRight w:val="0"/>
          <w:marTop w:val="0"/>
          <w:marBottom w:val="0"/>
          <w:divBdr>
            <w:top w:val="none" w:sz="0" w:space="0" w:color="auto"/>
            <w:left w:val="none" w:sz="0" w:space="0" w:color="auto"/>
            <w:bottom w:val="none" w:sz="0" w:space="0" w:color="auto"/>
            <w:right w:val="none" w:sz="0" w:space="0" w:color="auto"/>
          </w:divBdr>
        </w:div>
        <w:div w:id="136342584">
          <w:marLeft w:val="0"/>
          <w:marRight w:val="0"/>
          <w:marTop w:val="0"/>
          <w:marBottom w:val="0"/>
          <w:divBdr>
            <w:top w:val="none" w:sz="0" w:space="0" w:color="auto"/>
            <w:left w:val="none" w:sz="0" w:space="0" w:color="auto"/>
            <w:bottom w:val="none" w:sz="0" w:space="0" w:color="auto"/>
            <w:right w:val="none" w:sz="0" w:space="0" w:color="auto"/>
          </w:divBdr>
        </w:div>
        <w:div w:id="136456902">
          <w:marLeft w:val="0"/>
          <w:marRight w:val="0"/>
          <w:marTop w:val="0"/>
          <w:marBottom w:val="0"/>
          <w:divBdr>
            <w:top w:val="none" w:sz="0" w:space="0" w:color="auto"/>
            <w:left w:val="none" w:sz="0" w:space="0" w:color="auto"/>
            <w:bottom w:val="none" w:sz="0" w:space="0" w:color="auto"/>
            <w:right w:val="none" w:sz="0" w:space="0" w:color="auto"/>
          </w:divBdr>
        </w:div>
        <w:div w:id="137067039">
          <w:marLeft w:val="0"/>
          <w:marRight w:val="0"/>
          <w:marTop w:val="0"/>
          <w:marBottom w:val="0"/>
          <w:divBdr>
            <w:top w:val="none" w:sz="0" w:space="0" w:color="auto"/>
            <w:left w:val="none" w:sz="0" w:space="0" w:color="auto"/>
            <w:bottom w:val="none" w:sz="0" w:space="0" w:color="auto"/>
            <w:right w:val="none" w:sz="0" w:space="0" w:color="auto"/>
          </w:divBdr>
        </w:div>
        <w:div w:id="139084162">
          <w:marLeft w:val="0"/>
          <w:marRight w:val="0"/>
          <w:marTop w:val="0"/>
          <w:marBottom w:val="0"/>
          <w:divBdr>
            <w:top w:val="none" w:sz="0" w:space="0" w:color="auto"/>
            <w:left w:val="none" w:sz="0" w:space="0" w:color="auto"/>
            <w:bottom w:val="none" w:sz="0" w:space="0" w:color="auto"/>
            <w:right w:val="none" w:sz="0" w:space="0" w:color="auto"/>
          </w:divBdr>
        </w:div>
        <w:div w:id="139736601">
          <w:marLeft w:val="0"/>
          <w:marRight w:val="0"/>
          <w:marTop w:val="0"/>
          <w:marBottom w:val="0"/>
          <w:divBdr>
            <w:top w:val="none" w:sz="0" w:space="0" w:color="auto"/>
            <w:left w:val="none" w:sz="0" w:space="0" w:color="auto"/>
            <w:bottom w:val="none" w:sz="0" w:space="0" w:color="auto"/>
            <w:right w:val="none" w:sz="0" w:space="0" w:color="auto"/>
          </w:divBdr>
        </w:div>
        <w:div w:id="140656519">
          <w:marLeft w:val="0"/>
          <w:marRight w:val="0"/>
          <w:marTop w:val="0"/>
          <w:marBottom w:val="0"/>
          <w:divBdr>
            <w:top w:val="none" w:sz="0" w:space="0" w:color="auto"/>
            <w:left w:val="none" w:sz="0" w:space="0" w:color="auto"/>
            <w:bottom w:val="none" w:sz="0" w:space="0" w:color="auto"/>
            <w:right w:val="none" w:sz="0" w:space="0" w:color="auto"/>
          </w:divBdr>
        </w:div>
        <w:div w:id="144050826">
          <w:marLeft w:val="0"/>
          <w:marRight w:val="0"/>
          <w:marTop w:val="0"/>
          <w:marBottom w:val="0"/>
          <w:divBdr>
            <w:top w:val="none" w:sz="0" w:space="0" w:color="auto"/>
            <w:left w:val="none" w:sz="0" w:space="0" w:color="auto"/>
            <w:bottom w:val="none" w:sz="0" w:space="0" w:color="auto"/>
            <w:right w:val="none" w:sz="0" w:space="0" w:color="auto"/>
          </w:divBdr>
        </w:div>
        <w:div w:id="152375488">
          <w:marLeft w:val="0"/>
          <w:marRight w:val="0"/>
          <w:marTop w:val="0"/>
          <w:marBottom w:val="0"/>
          <w:divBdr>
            <w:top w:val="none" w:sz="0" w:space="0" w:color="auto"/>
            <w:left w:val="none" w:sz="0" w:space="0" w:color="auto"/>
            <w:bottom w:val="none" w:sz="0" w:space="0" w:color="auto"/>
            <w:right w:val="none" w:sz="0" w:space="0" w:color="auto"/>
          </w:divBdr>
        </w:div>
        <w:div w:id="162359098">
          <w:marLeft w:val="0"/>
          <w:marRight w:val="0"/>
          <w:marTop w:val="0"/>
          <w:marBottom w:val="0"/>
          <w:divBdr>
            <w:top w:val="none" w:sz="0" w:space="0" w:color="auto"/>
            <w:left w:val="none" w:sz="0" w:space="0" w:color="auto"/>
            <w:bottom w:val="none" w:sz="0" w:space="0" w:color="auto"/>
            <w:right w:val="none" w:sz="0" w:space="0" w:color="auto"/>
          </w:divBdr>
        </w:div>
        <w:div w:id="163714799">
          <w:marLeft w:val="0"/>
          <w:marRight w:val="0"/>
          <w:marTop w:val="0"/>
          <w:marBottom w:val="0"/>
          <w:divBdr>
            <w:top w:val="none" w:sz="0" w:space="0" w:color="auto"/>
            <w:left w:val="none" w:sz="0" w:space="0" w:color="auto"/>
            <w:bottom w:val="none" w:sz="0" w:space="0" w:color="auto"/>
            <w:right w:val="none" w:sz="0" w:space="0" w:color="auto"/>
          </w:divBdr>
        </w:div>
        <w:div w:id="164395650">
          <w:marLeft w:val="0"/>
          <w:marRight w:val="0"/>
          <w:marTop w:val="0"/>
          <w:marBottom w:val="0"/>
          <w:divBdr>
            <w:top w:val="none" w:sz="0" w:space="0" w:color="auto"/>
            <w:left w:val="none" w:sz="0" w:space="0" w:color="auto"/>
            <w:bottom w:val="none" w:sz="0" w:space="0" w:color="auto"/>
            <w:right w:val="none" w:sz="0" w:space="0" w:color="auto"/>
          </w:divBdr>
        </w:div>
        <w:div w:id="166411268">
          <w:marLeft w:val="0"/>
          <w:marRight w:val="0"/>
          <w:marTop w:val="0"/>
          <w:marBottom w:val="0"/>
          <w:divBdr>
            <w:top w:val="none" w:sz="0" w:space="0" w:color="auto"/>
            <w:left w:val="none" w:sz="0" w:space="0" w:color="auto"/>
            <w:bottom w:val="none" w:sz="0" w:space="0" w:color="auto"/>
            <w:right w:val="none" w:sz="0" w:space="0" w:color="auto"/>
          </w:divBdr>
        </w:div>
        <w:div w:id="175845286">
          <w:marLeft w:val="0"/>
          <w:marRight w:val="0"/>
          <w:marTop w:val="0"/>
          <w:marBottom w:val="0"/>
          <w:divBdr>
            <w:top w:val="none" w:sz="0" w:space="0" w:color="auto"/>
            <w:left w:val="none" w:sz="0" w:space="0" w:color="auto"/>
            <w:bottom w:val="none" w:sz="0" w:space="0" w:color="auto"/>
            <w:right w:val="none" w:sz="0" w:space="0" w:color="auto"/>
          </w:divBdr>
        </w:div>
        <w:div w:id="182983451">
          <w:marLeft w:val="0"/>
          <w:marRight w:val="0"/>
          <w:marTop w:val="0"/>
          <w:marBottom w:val="0"/>
          <w:divBdr>
            <w:top w:val="none" w:sz="0" w:space="0" w:color="auto"/>
            <w:left w:val="none" w:sz="0" w:space="0" w:color="auto"/>
            <w:bottom w:val="none" w:sz="0" w:space="0" w:color="auto"/>
            <w:right w:val="none" w:sz="0" w:space="0" w:color="auto"/>
          </w:divBdr>
        </w:div>
        <w:div w:id="183640833">
          <w:marLeft w:val="0"/>
          <w:marRight w:val="0"/>
          <w:marTop w:val="0"/>
          <w:marBottom w:val="0"/>
          <w:divBdr>
            <w:top w:val="none" w:sz="0" w:space="0" w:color="auto"/>
            <w:left w:val="none" w:sz="0" w:space="0" w:color="auto"/>
            <w:bottom w:val="none" w:sz="0" w:space="0" w:color="auto"/>
            <w:right w:val="none" w:sz="0" w:space="0" w:color="auto"/>
          </w:divBdr>
        </w:div>
        <w:div w:id="185945813">
          <w:marLeft w:val="0"/>
          <w:marRight w:val="0"/>
          <w:marTop w:val="0"/>
          <w:marBottom w:val="0"/>
          <w:divBdr>
            <w:top w:val="none" w:sz="0" w:space="0" w:color="auto"/>
            <w:left w:val="none" w:sz="0" w:space="0" w:color="auto"/>
            <w:bottom w:val="none" w:sz="0" w:space="0" w:color="auto"/>
            <w:right w:val="none" w:sz="0" w:space="0" w:color="auto"/>
          </w:divBdr>
        </w:div>
        <w:div w:id="193664270">
          <w:marLeft w:val="0"/>
          <w:marRight w:val="0"/>
          <w:marTop w:val="0"/>
          <w:marBottom w:val="0"/>
          <w:divBdr>
            <w:top w:val="none" w:sz="0" w:space="0" w:color="auto"/>
            <w:left w:val="none" w:sz="0" w:space="0" w:color="auto"/>
            <w:bottom w:val="none" w:sz="0" w:space="0" w:color="auto"/>
            <w:right w:val="none" w:sz="0" w:space="0" w:color="auto"/>
          </w:divBdr>
        </w:div>
        <w:div w:id="195774835">
          <w:marLeft w:val="0"/>
          <w:marRight w:val="0"/>
          <w:marTop w:val="0"/>
          <w:marBottom w:val="0"/>
          <w:divBdr>
            <w:top w:val="none" w:sz="0" w:space="0" w:color="auto"/>
            <w:left w:val="none" w:sz="0" w:space="0" w:color="auto"/>
            <w:bottom w:val="none" w:sz="0" w:space="0" w:color="auto"/>
            <w:right w:val="none" w:sz="0" w:space="0" w:color="auto"/>
          </w:divBdr>
        </w:div>
        <w:div w:id="210045327">
          <w:marLeft w:val="0"/>
          <w:marRight w:val="0"/>
          <w:marTop w:val="0"/>
          <w:marBottom w:val="0"/>
          <w:divBdr>
            <w:top w:val="none" w:sz="0" w:space="0" w:color="auto"/>
            <w:left w:val="none" w:sz="0" w:space="0" w:color="auto"/>
            <w:bottom w:val="none" w:sz="0" w:space="0" w:color="auto"/>
            <w:right w:val="none" w:sz="0" w:space="0" w:color="auto"/>
          </w:divBdr>
        </w:div>
        <w:div w:id="210265059">
          <w:marLeft w:val="0"/>
          <w:marRight w:val="0"/>
          <w:marTop w:val="0"/>
          <w:marBottom w:val="0"/>
          <w:divBdr>
            <w:top w:val="none" w:sz="0" w:space="0" w:color="auto"/>
            <w:left w:val="none" w:sz="0" w:space="0" w:color="auto"/>
            <w:bottom w:val="none" w:sz="0" w:space="0" w:color="auto"/>
            <w:right w:val="none" w:sz="0" w:space="0" w:color="auto"/>
          </w:divBdr>
        </w:div>
        <w:div w:id="212498924">
          <w:marLeft w:val="0"/>
          <w:marRight w:val="0"/>
          <w:marTop w:val="0"/>
          <w:marBottom w:val="0"/>
          <w:divBdr>
            <w:top w:val="none" w:sz="0" w:space="0" w:color="auto"/>
            <w:left w:val="none" w:sz="0" w:space="0" w:color="auto"/>
            <w:bottom w:val="none" w:sz="0" w:space="0" w:color="auto"/>
            <w:right w:val="none" w:sz="0" w:space="0" w:color="auto"/>
          </w:divBdr>
        </w:div>
        <w:div w:id="217017584">
          <w:marLeft w:val="0"/>
          <w:marRight w:val="0"/>
          <w:marTop w:val="0"/>
          <w:marBottom w:val="0"/>
          <w:divBdr>
            <w:top w:val="none" w:sz="0" w:space="0" w:color="auto"/>
            <w:left w:val="none" w:sz="0" w:space="0" w:color="auto"/>
            <w:bottom w:val="none" w:sz="0" w:space="0" w:color="auto"/>
            <w:right w:val="none" w:sz="0" w:space="0" w:color="auto"/>
          </w:divBdr>
        </w:div>
        <w:div w:id="226454982">
          <w:marLeft w:val="0"/>
          <w:marRight w:val="0"/>
          <w:marTop w:val="0"/>
          <w:marBottom w:val="0"/>
          <w:divBdr>
            <w:top w:val="none" w:sz="0" w:space="0" w:color="auto"/>
            <w:left w:val="none" w:sz="0" w:space="0" w:color="auto"/>
            <w:bottom w:val="none" w:sz="0" w:space="0" w:color="auto"/>
            <w:right w:val="none" w:sz="0" w:space="0" w:color="auto"/>
          </w:divBdr>
        </w:div>
        <w:div w:id="227035963">
          <w:marLeft w:val="0"/>
          <w:marRight w:val="0"/>
          <w:marTop w:val="0"/>
          <w:marBottom w:val="0"/>
          <w:divBdr>
            <w:top w:val="none" w:sz="0" w:space="0" w:color="auto"/>
            <w:left w:val="none" w:sz="0" w:space="0" w:color="auto"/>
            <w:bottom w:val="none" w:sz="0" w:space="0" w:color="auto"/>
            <w:right w:val="none" w:sz="0" w:space="0" w:color="auto"/>
          </w:divBdr>
        </w:div>
        <w:div w:id="231430383">
          <w:marLeft w:val="0"/>
          <w:marRight w:val="0"/>
          <w:marTop w:val="0"/>
          <w:marBottom w:val="0"/>
          <w:divBdr>
            <w:top w:val="none" w:sz="0" w:space="0" w:color="auto"/>
            <w:left w:val="none" w:sz="0" w:space="0" w:color="auto"/>
            <w:bottom w:val="none" w:sz="0" w:space="0" w:color="auto"/>
            <w:right w:val="none" w:sz="0" w:space="0" w:color="auto"/>
          </w:divBdr>
        </w:div>
        <w:div w:id="234166799">
          <w:marLeft w:val="0"/>
          <w:marRight w:val="0"/>
          <w:marTop w:val="0"/>
          <w:marBottom w:val="0"/>
          <w:divBdr>
            <w:top w:val="none" w:sz="0" w:space="0" w:color="auto"/>
            <w:left w:val="none" w:sz="0" w:space="0" w:color="auto"/>
            <w:bottom w:val="none" w:sz="0" w:space="0" w:color="auto"/>
            <w:right w:val="none" w:sz="0" w:space="0" w:color="auto"/>
          </w:divBdr>
        </w:div>
        <w:div w:id="236550224">
          <w:marLeft w:val="0"/>
          <w:marRight w:val="0"/>
          <w:marTop w:val="0"/>
          <w:marBottom w:val="0"/>
          <w:divBdr>
            <w:top w:val="none" w:sz="0" w:space="0" w:color="auto"/>
            <w:left w:val="none" w:sz="0" w:space="0" w:color="auto"/>
            <w:bottom w:val="none" w:sz="0" w:space="0" w:color="auto"/>
            <w:right w:val="none" w:sz="0" w:space="0" w:color="auto"/>
          </w:divBdr>
        </w:div>
        <w:div w:id="238560927">
          <w:marLeft w:val="0"/>
          <w:marRight w:val="0"/>
          <w:marTop w:val="0"/>
          <w:marBottom w:val="0"/>
          <w:divBdr>
            <w:top w:val="none" w:sz="0" w:space="0" w:color="auto"/>
            <w:left w:val="none" w:sz="0" w:space="0" w:color="auto"/>
            <w:bottom w:val="none" w:sz="0" w:space="0" w:color="auto"/>
            <w:right w:val="none" w:sz="0" w:space="0" w:color="auto"/>
          </w:divBdr>
        </w:div>
        <w:div w:id="239145551">
          <w:marLeft w:val="0"/>
          <w:marRight w:val="0"/>
          <w:marTop w:val="0"/>
          <w:marBottom w:val="0"/>
          <w:divBdr>
            <w:top w:val="none" w:sz="0" w:space="0" w:color="auto"/>
            <w:left w:val="none" w:sz="0" w:space="0" w:color="auto"/>
            <w:bottom w:val="none" w:sz="0" w:space="0" w:color="auto"/>
            <w:right w:val="none" w:sz="0" w:space="0" w:color="auto"/>
          </w:divBdr>
        </w:div>
        <w:div w:id="240257532">
          <w:marLeft w:val="0"/>
          <w:marRight w:val="0"/>
          <w:marTop w:val="0"/>
          <w:marBottom w:val="0"/>
          <w:divBdr>
            <w:top w:val="none" w:sz="0" w:space="0" w:color="auto"/>
            <w:left w:val="none" w:sz="0" w:space="0" w:color="auto"/>
            <w:bottom w:val="none" w:sz="0" w:space="0" w:color="auto"/>
            <w:right w:val="none" w:sz="0" w:space="0" w:color="auto"/>
          </w:divBdr>
        </w:div>
        <w:div w:id="244920062">
          <w:marLeft w:val="0"/>
          <w:marRight w:val="0"/>
          <w:marTop w:val="0"/>
          <w:marBottom w:val="0"/>
          <w:divBdr>
            <w:top w:val="none" w:sz="0" w:space="0" w:color="auto"/>
            <w:left w:val="none" w:sz="0" w:space="0" w:color="auto"/>
            <w:bottom w:val="none" w:sz="0" w:space="0" w:color="auto"/>
            <w:right w:val="none" w:sz="0" w:space="0" w:color="auto"/>
          </w:divBdr>
        </w:div>
        <w:div w:id="250089862">
          <w:marLeft w:val="0"/>
          <w:marRight w:val="0"/>
          <w:marTop w:val="0"/>
          <w:marBottom w:val="0"/>
          <w:divBdr>
            <w:top w:val="none" w:sz="0" w:space="0" w:color="auto"/>
            <w:left w:val="none" w:sz="0" w:space="0" w:color="auto"/>
            <w:bottom w:val="none" w:sz="0" w:space="0" w:color="auto"/>
            <w:right w:val="none" w:sz="0" w:space="0" w:color="auto"/>
          </w:divBdr>
        </w:div>
        <w:div w:id="250160430">
          <w:marLeft w:val="0"/>
          <w:marRight w:val="0"/>
          <w:marTop w:val="0"/>
          <w:marBottom w:val="0"/>
          <w:divBdr>
            <w:top w:val="none" w:sz="0" w:space="0" w:color="auto"/>
            <w:left w:val="none" w:sz="0" w:space="0" w:color="auto"/>
            <w:bottom w:val="none" w:sz="0" w:space="0" w:color="auto"/>
            <w:right w:val="none" w:sz="0" w:space="0" w:color="auto"/>
          </w:divBdr>
        </w:div>
        <w:div w:id="251276558">
          <w:marLeft w:val="0"/>
          <w:marRight w:val="0"/>
          <w:marTop w:val="0"/>
          <w:marBottom w:val="0"/>
          <w:divBdr>
            <w:top w:val="none" w:sz="0" w:space="0" w:color="auto"/>
            <w:left w:val="none" w:sz="0" w:space="0" w:color="auto"/>
            <w:bottom w:val="none" w:sz="0" w:space="0" w:color="auto"/>
            <w:right w:val="none" w:sz="0" w:space="0" w:color="auto"/>
          </w:divBdr>
        </w:div>
        <w:div w:id="256057134">
          <w:marLeft w:val="0"/>
          <w:marRight w:val="0"/>
          <w:marTop w:val="0"/>
          <w:marBottom w:val="0"/>
          <w:divBdr>
            <w:top w:val="none" w:sz="0" w:space="0" w:color="auto"/>
            <w:left w:val="none" w:sz="0" w:space="0" w:color="auto"/>
            <w:bottom w:val="none" w:sz="0" w:space="0" w:color="auto"/>
            <w:right w:val="none" w:sz="0" w:space="0" w:color="auto"/>
          </w:divBdr>
        </w:div>
        <w:div w:id="260338641">
          <w:marLeft w:val="0"/>
          <w:marRight w:val="0"/>
          <w:marTop w:val="0"/>
          <w:marBottom w:val="0"/>
          <w:divBdr>
            <w:top w:val="none" w:sz="0" w:space="0" w:color="auto"/>
            <w:left w:val="none" w:sz="0" w:space="0" w:color="auto"/>
            <w:bottom w:val="none" w:sz="0" w:space="0" w:color="auto"/>
            <w:right w:val="none" w:sz="0" w:space="0" w:color="auto"/>
          </w:divBdr>
        </w:div>
        <w:div w:id="267472440">
          <w:marLeft w:val="0"/>
          <w:marRight w:val="0"/>
          <w:marTop w:val="0"/>
          <w:marBottom w:val="0"/>
          <w:divBdr>
            <w:top w:val="none" w:sz="0" w:space="0" w:color="auto"/>
            <w:left w:val="none" w:sz="0" w:space="0" w:color="auto"/>
            <w:bottom w:val="none" w:sz="0" w:space="0" w:color="auto"/>
            <w:right w:val="none" w:sz="0" w:space="0" w:color="auto"/>
          </w:divBdr>
        </w:div>
        <w:div w:id="268204242">
          <w:marLeft w:val="0"/>
          <w:marRight w:val="0"/>
          <w:marTop w:val="0"/>
          <w:marBottom w:val="0"/>
          <w:divBdr>
            <w:top w:val="none" w:sz="0" w:space="0" w:color="auto"/>
            <w:left w:val="none" w:sz="0" w:space="0" w:color="auto"/>
            <w:bottom w:val="none" w:sz="0" w:space="0" w:color="auto"/>
            <w:right w:val="none" w:sz="0" w:space="0" w:color="auto"/>
          </w:divBdr>
        </w:div>
        <w:div w:id="270627804">
          <w:marLeft w:val="0"/>
          <w:marRight w:val="0"/>
          <w:marTop w:val="0"/>
          <w:marBottom w:val="0"/>
          <w:divBdr>
            <w:top w:val="none" w:sz="0" w:space="0" w:color="auto"/>
            <w:left w:val="none" w:sz="0" w:space="0" w:color="auto"/>
            <w:bottom w:val="none" w:sz="0" w:space="0" w:color="auto"/>
            <w:right w:val="none" w:sz="0" w:space="0" w:color="auto"/>
          </w:divBdr>
        </w:div>
        <w:div w:id="275067011">
          <w:marLeft w:val="0"/>
          <w:marRight w:val="0"/>
          <w:marTop w:val="0"/>
          <w:marBottom w:val="0"/>
          <w:divBdr>
            <w:top w:val="none" w:sz="0" w:space="0" w:color="auto"/>
            <w:left w:val="none" w:sz="0" w:space="0" w:color="auto"/>
            <w:bottom w:val="none" w:sz="0" w:space="0" w:color="auto"/>
            <w:right w:val="none" w:sz="0" w:space="0" w:color="auto"/>
          </w:divBdr>
        </w:div>
        <w:div w:id="275673452">
          <w:marLeft w:val="0"/>
          <w:marRight w:val="0"/>
          <w:marTop w:val="0"/>
          <w:marBottom w:val="0"/>
          <w:divBdr>
            <w:top w:val="none" w:sz="0" w:space="0" w:color="auto"/>
            <w:left w:val="none" w:sz="0" w:space="0" w:color="auto"/>
            <w:bottom w:val="none" w:sz="0" w:space="0" w:color="auto"/>
            <w:right w:val="none" w:sz="0" w:space="0" w:color="auto"/>
          </w:divBdr>
        </w:div>
        <w:div w:id="284848815">
          <w:marLeft w:val="0"/>
          <w:marRight w:val="0"/>
          <w:marTop w:val="0"/>
          <w:marBottom w:val="0"/>
          <w:divBdr>
            <w:top w:val="none" w:sz="0" w:space="0" w:color="auto"/>
            <w:left w:val="none" w:sz="0" w:space="0" w:color="auto"/>
            <w:bottom w:val="none" w:sz="0" w:space="0" w:color="auto"/>
            <w:right w:val="none" w:sz="0" w:space="0" w:color="auto"/>
          </w:divBdr>
        </w:div>
        <w:div w:id="290326211">
          <w:marLeft w:val="0"/>
          <w:marRight w:val="0"/>
          <w:marTop w:val="0"/>
          <w:marBottom w:val="0"/>
          <w:divBdr>
            <w:top w:val="none" w:sz="0" w:space="0" w:color="auto"/>
            <w:left w:val="none" w:sz="0" w:space="0" w:color="auto"/>
            <w:bottom w:val="none" w:sz="0" w:space="0" w:color="auto"/>
            <w:right w:val="none" w:sz="0" w:space="0" w:color="auto"/>
          </w:divBdr>
        </w:div>
        <w:div w:id="292372221">
          <w:marLeft w:val="0"/>
          <w:marRight w:val="0"/>
          <w:marTop w:val="0"/>
          <w:marBottom w:val="0"/>
          <w:divBdr>
            <w:top w:val="none" w:sz="0" w:space="0" w:color="auto"/>
            <w:left w:val="none" w:sz="0" w:space="0" w:color="auto"/>
            <w:bottom w:val="none" w:sz="0" w:space="0" w:color="auto"/>
            <w:right w:val="none" w:sz="0" w:space="0" w:color="auto"/>
          </w:divBdr>
        </w:div>
        <w:div w:id="298650254">
          <w:marLeft w:val="0"/>
          <w:marRight w:val="0"/>
          <w:marTop w:val="0"/>
          <w:marBottom w:val="0"/>
          <w:divBdr>
            <w:top w:val="none" w:sz="0" w:space="0" w:color="auto"/>
            <w:left w:val="none" w:sz="0" w:space="0" w:color="auto"/>
            <w:bottom w:val="none" w:sz="0" w:space="0" w:color="auto"/>
            <w:right w:val="none" w:sz="0" w:space="0" w:color="auto"/>
          </w:divBdr>
        </w:div>
        <w:div w:id="303657453">
          <w:marLeft w:val="0"/>
          <w:marRight w:val="0"/>
          <w:marTop w:val="0"/>
          <w:marBottom w:val="0"/>
          <w:divBdr>
            <w:top w:val="none" w:sz="0" w:space="0" w:color="auto"/>
            <w:left w:val="none" w:sz="0" w:space="0" w:color="auto"/>
            <w:bottom w:val="none" w:sz="0" w:space="0" w:color="auto"/>
            <w:right w:val="none" w:sz="0" w:space="0" w:color="auto"/>
          </w:divBdr>
        </w:div>
        <w:div w:id="304164922">
          <w:marLeft w:val="0"/>
          <w:marRight w:val="0"/>
          <w:marTop w:val="0"/>
          <w:marBottom w:val="0"/>
          <w:divBdr>
            <w:top w:val="none" w:sz="0" w:space="0" w:color="auto"/>
            <w:left w:val="none" w:sz="0" w:space="0" w:color="auto"/>
            <w:bottom w:val="none" w:sz="0" w:space="0" w:color="auto"/>
            <w:right w:val="none" w:sz="0" w:space="0" w:color="auto"/>
          </w:divBdr>
        </w:div>
        <w:div w:id="311906899">
          <w:marLeft w:val="0"/>
          <w:marRight w:val="0"/>
          <w:marTop w:val="0"/>
          <w:marBottom w:val="0"/>
          <w:divBdr>
            <w:top w:val="none" w:sz="0" w:space="0" w:color="auto"/>
            <w:left w:val="none" w:sz="0" w:space="0" w:color="auto"/>
            <w:bottom w:val="none" w:sz="0" w:space="0" w:color="auto"/>
            <w:right w:val="none" w:sz="0" w:space="0" w:color="auto"/>
          </w:divBdr>
        </w:div>
        <w:div w:id="313338728">
          <w:marLeft w:val="0"/>
          <w:marRight w:val="0"/>
          <w:marTop w:val="0"/>
          <w:marBottom w:val="0"/>
          <w:divBdr>
            <w:top w:val="none" w:sz="0" w:space="0" w:color="auto"/>
            <w:left w:val="none" w:sz="0" w:space="0" w:color="auto"/>
            <w:bottom w:val="none" w:sz="0" w:space="0" w:color="auto"/>
            <w:right w:val="none" w:sz="0" w:space="0" w:color="auto"/>
          </w:divBdr>
        </w:div>
        <w:div w:id="317422252">
          <w:marLeft w:val="0"/>
          <w:marRight w:val="0"/>
          <w:marTop w:val="0"/>
          <w:marBottom w:val="0"/>
          <w:divBdr>
            <w:top w:val="none" w:sz="0" w:space="0" w:color="auto"/>
            <w:left w:val="none" w:sz="0" w:space="0" w:color="auto"/>
            <w:bottom w:val="none" w:sz="0" w:space="0" w:color="auto"/>
            <w:right w:val="none" w:sz="0" w:space="0" w:color="auto"/>
          </w:divBdr>
        </w:div>
        <w:div w:id="323362250">
          <w:marLeft w:val="0"/>
          <w:marRight w:val="0"/>
          <w:marTop w:val="0"/>
          <w:marBottom w:val="0"/>
          <w:divBdr>
            <w:top w:val="none" w:sz="0" w:space="0" w:color="auto"/>
            <w:left w:val="none" w:sz="0" w:space="0" w:color="auto"/>
            <w:bottom w:val="none" w:sz="0" w:space="0" w:color="auto"/>
            <w:right w:val="none" w:sz="0" w:space="0" w:color="auto"/>
          </w:divBdr>
        </w:div>
        <w:div w:id="327053279">
          <w:marLeft w:val="0"/>
          <w:marRight w:val="0"/>
          <w:marTop w:val="0"/>
          <w:marBottom w:val="0"/>
          <w:divBdr>
            <w:top w:val="none" w:sz="0" w:space="0" w:color="auto"/>
            <w:left w:val="none" w:sz="0" w:space="0" w:color="auto"/>
            <w:bottom w:val="none" w:sz="0" w:space="0" w:color="auto"/>
            <w:right w:val="none" w:sz="0" w:space="0" w:color="auto"/>
          </w:divBdr>
        </w:div>
        <w:div w:id="332102303">
          <w:marLeft w:val="0"/>
          <w:marRight w:val="0"/>
          <w:marTop w:val="0"/>
          <w:marBottom w:val="0"/>
          <w:divBdr>
            <w:top w:val="none" w:sz="0" w:space="0" w:color="auto"/>
            <w:left w:val="none" w:sz="0" w:space="0" w:color="auto"/>
            <w:bottom w:val="none" w:sz="0" w:space="0" w:color="auto"/>
            <w:right w:val="none" w:sz="0" w:space="0" w:color="auto"/>
          </w:divBdr>
        </w:div>
        <w:div w:id="341202703">
          <w:marLeft w:val="0"/>
          <w:marRight w:val="0"/>
          <w:marTop w:val="0"/>
          <w:marBottom w:val="0"/>
          <w:divBdr>
            <w:top w:val="none" w:sz="0" w:space="0" w:color="auto"/>
            <w:left w:val="none" w:sz="0" w:space="0" w:color="auto"/>
            <w:bottom w:val="none" w:sz="0" w:space="0" w:color="auto"/>
            <w:right w:val="none" w:sz="0" w:space="0" w:color="auto"/>
          </w:divBdr>
        </w:div>
        <w:div w:id="346709815">
          <w:marLeft w:val="0"/>
          <w:marRight w:val="0"/>
          <w:marTop w:val="0"/>
          <w:marBottom w:val="0"/>
          <w:divBdr>
            <w:top w:val="none" w:sz="0" w:space="0" w:color="auto"/>
            <w:left w:val="none" w:sz="0" w:space="0" w:color="auto"/>
            <w:bottom w:val="none" w:sz="0" w:space="0" w:color="auto"/>
            <w:right w:val="none" w:sz="0" w:space="0" w:color="auto"/>
          </w:divBdr>
        </w:div>
        <w:div w:id="350181314">
          <w:marLeft w:val="0"/>
          <w:marRight w:val="0"/>
          <w:marTop w:val="0"/>
          <w:marBottom w:val="0"/>
          <w:divBdr>
            <w:top w:val="none" w:sz="0" w:space="0" w:color="auto"/>
            <w:left w:val="none" w:sz="0" w:space="0" w:color="auto"/>
            <w:bottom w:val="none" w:sz="0" w:space="0" w:color="auto"/>
            <w:right w:val="none" w:sz="0" w:space="0" w:color="auto"/>
          </w:divBdr>
        </w:div>
        <w:div w:id="353305906">
          <w:marLeft w:val="0"/>
          <w:marRight w:val="0"/>
          <w:marTop w:val="0"/>
          <w:marBottom w:val="0"/>
          <w:divBdr>
            <w:top w:val="none" w:sz="0" w:space="0" w:color="auto"/>
            <w:left w:val="none" w:sz="0" w:space="0" w:color="auto"/>
            <w:bottom w:val="none" w:sz="0" w:space="0" w:color="auto"/>
            <w:right w:val="none" w:sz="0" w:space="0" w:color="auto"/>
          </w:divBdr>
        </w:div>
        <w:div w:id="361636951">
          <w:marLeft w:val="0"/>
          <w:marRight w:val="0"/>
          <w:marTop w:val="0"/>
          <w:marBottom w:val="0"/>
          <w:divBdr>
            <w:top w:val="none" w:sz="0" w:space="0" w:color="auto"/>
            <w:left w:val="none" w:sz="0" w:space="0" w:color="auto"/>
            <w:bottom w:val="none" w:sz="0" w:space="0" w:color="auto"/>
            <w:right w:val="none" w:sz="0" w:space="0" w:color="auto"/>
          </w:divBdr>
        </w:div>
        <w:div w:id="366293734">
          <w:marLeft w:val="0"/>
          <w:marRight w:val="0"/>
          <w:marTop w:val="0"/>
          <w:marBottom w:val="0"/>
          <w:divBdr>
            <w:top w:val="none" w:sz="0" w:space="0" w:color="auto"/>
            <w:left w:val="none" w:sz="0" w:space="0" w:color="auto"/>
            <w:bottom w:val="none" w:sz="0" w:space="0" w:color="auto"/>
            <w:right w:val="none" w:sz="0" w:space="0" w:color="auto"/>
          </w:divBdr>
        </w:div>
        <w:div w:id="367753782">
          <w:marLeft w:val="0"/>
          <w:marRight w:val="0"/>
          <w:marTop w:val="0"/>
          <w:marBottom w:val="0"/>
          <w:divBdr>
            <w:top w:val="none" w:sz="0" w:space="0" w:color="auto"/>
            <w:left w:val="none" w:sz="0" w:space="0" w:color="auto"/>
            <w:bottom w:val="none" w:sz="0" w:space="0" w:color="auto"/>
            <w:right w:val="none" w:sz="0" w:space="0" w:color="auto"/>
          </w:divBdr>
        </w:div>
        <w:div w:id="370499141">
          <w:marLeft w:val="0"/>
          <w:marRight w:val="0"/>
          <w:marTop w:val="0"/>
          <w:marBottom w:val="0"/>
          <w:divBdr>
            <w:top w:val="none" w:sz="0" w:space="0" w:color="auto"/>
            <w:left w:val="none" w:sz="0" w:space="0" w:color="auto"/>
            <w:bottom w:val="none" w:sz="0" w:space="0" w:color="auto"/>
            <w:right w:val="none" w:sz="0" w:space="0" w:color="auto"/>
          </w:divBdr>
        </w:div>
        <w:div w:id="375928774">
          <w:marLeft w:val="0"/>
          <w:marRight w:val="0"/>
          <w:marTop w:val="0"/>
          <w:marBottom w:val="0"/>
          <w:divBdr>
            <w:top w:val="none" w:sz="0" w:space="0" w:color="auto"/>
            <w:left w:val="none" w:sz="0" w:space="0" w:color="auto"/>
            <w:bottom w:val="none" w:sz="0" w:space="0" w:color="auto"/>
            <w:right w:val="none" w:sz="0" w:space="0" w:color="auto"/>
          </w:divBdr>
        </w:div>
        <w:div w:id="384839387">
          <w:marLeft w:val="0"/>
          <w:marRight w:val="0"/>
          <w:marTop w:val="0"/>
          <w:marBottom w:val="0"/>
          <w:divBdr>
            <w:top w:val="none" w:sz="0" w:space="0" w:color="auto"/>
            <w:left w:val="none" w:sz="0" w:space="0" w:color="auto"/>
            <w:bottom w:val="none" w:sz="0" w:space="0" w:color="auto"/>
            <w:right w:val="none" w:sz="0" w:space="0" w:color="auto"/>
          </w:divBdr>
        </w:div>
        <w:div w:id="386297828">
          <w:marLeft w:val="0"/>
          <w:marRight w:val="0"/>
          <w:marTop w:val="0"/>
          <w:marBottom w:val="0"/>
          <w:divBdr>
            <w:top w:val="none" w:sz="0" w:space="0" w:color="auto"/>
            <w:left w:val="none" w:sz="0" w:space="0" w:color="auto"/>
            <w:bottom w:val="none" w:sz="0" w:space="0" w:color="auto"/>
            <w:right w:val="none" w:sz="0" w:space="0" w:color="auto"/>
          </w:divBdr>
        </w:div>
        <w:div w:id="389883727">
          <w:marLeft w:val="0"/>
          <w:marRight w:val="0"/>
          <w:marTop w:val="0"/>
          <w:marBottom w:val="0"/>
          <w:divBdr>
            <w:top w:val="none" w:sz="0" w:space="0" w:color="auto"/>
            <w:left w:val="none" w:sz="0" w:space="0" w:color="auto"/>
            <w:bottom w:val="none" w:sz="0" w:space="0" w:color="auto"/>
            <w:right w:val="none" w:sz="0" w:space="0" w:color="auto"/>
          </w:divBdr>
        </w:div>
        <w:div w:id="390614540">
          <w:marLeft w:val="0"/>
          <w:marRight w:val="0"/>
          <w:marTop w:val="0"/>
          <w:marBottom w:val="0"/>
          <w:divBdr>
            <w:top w:val="none" w:sz="0" w:space="0" w:color="auto"/>
            <w:left w:val="none" w:sz="0" w:space="0" w:color="auto"/>
            <w:bottom w:val="none" w:sz="0" w:space="0" w:color="auto"/>
            <w:right w:val="none" w:sz="0" w:space="0" w:color="auto"/>
          </w:divBdr>
        </w:div>
        <w:div w:id="391735498">
          <w:marLeft w:val="0"/>
          <w:marRight w:val="0"/>
          <w:marTop w:val="0"/>
          <w:marBottom w:val="0"/>
          <w:divBdr>
            <w:top w:val="none" w:sz="0" w:space="0" w:color="auto"/>
            <w:left w:val="none" w:sz="0" w:space="0" w:color="auto"/>
            <w:bottom w:val="none" w:sz="0" w:space="0" w:color="auto"/>
            <w:right w:val="none" w:sz="0" w:space="0" w:color="auto"/>
          </w:divBdr>
          <w:divsChild>
            <w:div w:id="23099126">
              <w:marLeft w:val="0"/>
              <w:marRight w:val="0"/>
              <w:marTop w:val="0"/>
              <w:marBottom w:val="0"/>
              <w:divBdr>
                <w:top w:val="none" w:sz="0" w:space="0" w:color="auto"/>
                <w:left w:val="none" w:sz="0" w:space="0" w:color="auto"/>
                <w:bottom w:val="none" w:sz="0" w:space="0" w:color="auto"/>
                <w:right w:val="none" w:sz="0" w:space="0" w:color="auto"/>
              </w:divBdr>
            </w:div>
            <w:div w:id="57633802">
              <w:marLeft w:val="0"/>
              <w:marRight w:val="0"/>
              <w:marTop w:val="0"/>
              <w:marBottom w:val="0"/>
              <w:divBdr>
                <w:top w:val="none" w:sz="0" w:space="0" w:color="auto"/>
                <w:left w:val="none" w:sz="0" w:space="0" w:color="auto"/>
                <w:bottom w:val="none" w:sz="0" w:space="0" w:color="auto"/>
                <w:right w:val="none" w:sz="0" w:space="0" w:color="auto"/>
              </w:divBdr>
            </w:div>
            <w:div w:id="141584171">
              <w:marLeft w:val="0"/>
              <w:marRight w:val="0"/>
              <w:marTop w:val="0"/>
              <w:marBottom w:val="0"/>
              <w:divBdr>
                <w:top w:val="none" w:sz="0" w:space="0" w:color="auto"/>
                <w:left w:val="none" w:sz="0" w:space="0" w:color="auto"/>
                <w:bottom w:val="none" w:sz="0" w:space="0" w:color="auto"/>
                <w:right w:val="none" w:sz="0" w:space="0" w:color="auto"/>
              </w:divBdr>
            </w:div>
            <w:div w:id="148861726">
              <w:marLeft w:val="0"/>
              <w:marRight w:val="0"/>
              <w:marTop w:val="0"/>
              <w:marBottom w:val="0"/>
              <w:divBdr>
                <w:top w:val="none" w:sz="0" w:space="0" w:color="auto"/>
                <w:left w:val="none" w:sz="0" w:space="0" w:color="auto"/>
                <w:bottom w:val="none" w:sz="0" w:space="0" w:color="auto"/>
                <w:right w:val="none" w:sz="0" w:space="0" w:color="auto"/>
              </w:divBdr>
            </w:div>
            <w:div w:id="165749808">
              <w:marLeft w:val="0"/>
              <w:marRight w:val="0"/>
              <w:marTop w:val="0"/>
              <w:marBottom w:val="0"/>
              <w:divBdr>
                <w:top w:val="none" w:sz="0" w:space="0" w:color="auto"/>
                <w:left w:val="none" w:sz="0" w:space="0" w:color="auto"/>
                <w:bottom w:val="none" w:sz="0" w:space="0" w:color="auto"/>
                <w:right w:val="none" w:sz="0" w:space="0" w:color="auto"/>
              </w:divBdr>
            </w:div>
            <w:div w:id="173888895">
              <w:marLeft w:val="0"/>
              <w:marRight w:val="0"/>
              <w:marTop w:val="0"/>
              <w:marBottom w:val="0"/>
              <w:divBdr>
                <w:top w:val="none" w:sz="0" w:space="0" w:color="auto"/>
                <w:left w:val="none" w:sz="0" w:space="0" w:color="auto"/>
                <w:bottom w:val="none" w:sz="0" w:space="0" w:color="auto"/>
                <w:right w:val="none" w:sz="0" w:space="0" w:color="auto"/>
              </w:divBdr>
            </w:div>
            <w:div w:id="205801426">
              <w:marLeft w:val="0"/>
              <w:marRight w:val="0"/>
              <w:marTop w:val="0"/>
              <w:marBottom w:val="0"/>
              <w:divBdr>
                <w:top w:val="none" w:sz="0" w:space="0" w:color="auto"/>
                <w:left w:val="none" w:sz="0" w:space="0" w:color="auto"/>
                <w:bottom w:val="none" w:sz="0" w:space="0" w:color="auto"/>
                <w:right w:val="none" w:sz="0" w:space="0" w:color="auto"/>
              </w:divBdr>
            </w:div>
            <w:div w:id="210843448">
              <w:marLeft w:val="0"/>
              <w:marRight w:val="0"/>
              <w:marTop w:val="0"/>
              <w:marBottom w:val="0"/>
              <w:divBdr>
                <w:top w:val="none" w:sz="0" w:space="0" w:color="auto"/>
                <w:left w:val="none" w:sz="0" w:space="0" w:color="auto"/>
                <w:bottom w:val="none" w:sz="0" w:space="0" w:color="auto"/>
                <w:right w:val="none" w:sz="0" w:space="0" w:color="auto"/>
              </w:divBdr>
            </w:div>
            <w:div w:id="225264369">
              <w:marLeft w:val="0"/>
              <w:marRight w:val="0"/>
              <w:marTop w:val="0"/>
              <w:marBottom w:val="0"/>
              <w:divBdr>
                <w:top w:val="none" w:sz="0" w:space="0" w:color="auto"/>
                <w:left w:val="none" w:sz="0" w:space="0" w:color="auto"/>
                <w:bottom w:val="none" w:sz="0" w:space="0" w:color="auto"/>
                <w:right w:val="none" w:sz="0" w:space="0" w:color="auto"/>
              </w:divBdr>
            </w:div>
            <w:div w:id="273368985">
              <w:marLeft w:val="0"/>
              <w:marRight w:val="0"/>
              <w:marTop w:val="0"/>
              <w:marBottom w:val="0"/>
              <w:divBdr>
                <w:top w:val="none" w:sz="0" w:space="0" w:color="auto"/>
                <w:left w:val="none" w:sz="0" w:space="0" w:color="auto"/>
                <w:bottom w:val="none" w:sz="0" w:space="0" w:color="auto"/>
                <w:right w:val="none" w:sz="0" w:space="0" w:color="auto"/>
              </w:divBdr>
            </w:div>
            <w:div w:id="273945772">
              <w:marLeft w:val="0"/>
              <w:marRight w:val="0"/>
              <w:marTop w:val="0"/>
              <w:marBottom w:val="0"/>
              <w:divBdr>
                <w:top w:val="none" w:sz="0" w:space="0" w:color="auto"/>
                <w:left w:val="none" w:sz="0" w:space="0" w:color="auto"/>
                <w:bottom w:val="none" w:sz="0" w:space="0" w:color="auto"/>
                <w:right w:val="none" w:sz="0" w:space="0" w:color="auto"/>
              </w:divBdr>
            </w:div>
            <w:div w:id="303051684">
              <w:marLeft w:val="0"/>
              <w:marRight w:val="0"/>
              <w:marTop w:val="0"/>
              <w:marBottom w:val="0"/>
              <w:divBdr>
                <w:top w:val="none" w:sz="0" w:space="0" w:color="auto"/>
                <w:left w:val="none" w:sz="0" w:space="0" w:color="auto"/>
                <w:bottom w:val="none" w:sz="0" w:space="0" w:color="auto"/>
                <w:right w:val="none" w:sz="0" w:space="0" w:color="auto"/>
              </w:divBdr>
            </w:div>
            <w:div w:id="332996806">
              <w:marLeft w:val="0"/>
              <w:marRight w:val="0"/>
              <w:marTop w:val="0"/>
              <w:marBottom w:val="0"/>
              <w:divBdr>
                <w:top w:val="none" w:sz="0" w:space="0" w:color="auto"/>
                <w:left w:val="none" w:sz="0" w:space="0" w:color="auto"/>
                <w:bottom w:val="none" w:sz="0" w:space="0" w:color="auto"/>
                <w:right w:val="none" w:sz="0" w:space="0" w:color="auto"/>
              </w:divBdr>
            </w:div>
            <w:div w:id="359863054">
              <w:marLeft w:val="0"/>
              <w:marRight w:val="0"/>
              <w:marTop w:val="0"/>
              <w:marBottom w:val="0"/>
              <w:divBdr>
                <w:top w:val="none" w:sz="0" w:space="0" w:color="auto"/>
                <w:left w:val="none" w:sz="0" w:space="0" w:color="auto"/>
                <w:bottom w:val="none" w:sz="0" w:space="0" w:color="auto"/>
                <w:right w:val="none" w:sz="0" w:space="0" w:color="auto"/>
              </w:divBdr>
            </w:div>
            <w:div w:id="532111541">
              <w:marLeft w:val="0"/>
              <w:marRight w:val="0"/>
              <w:marTop w:val="0"/>
              <w:marBottom w:val="0"/>
              <w:divBdr>
                <w:top w:val="none" w:sz="0" w:space="0" w:color="auto"/>
                <w:left w:val="none" w:sz="0" w:space="0" w:color="auto"/>
                <w:bottom w:val="none" w:sz="0" w:space="0" w:color="auto"/>
                <w:right w:val="none" w:sz="0" w:space="0" w:color="auto"/>
              </w:divBdr>
            </w:div>
            <w:div w:id="614798826">
              <w:marLeft w:val="0"/>
              <w:marRight w:val="0"/>
              <w:marTop w:val="0"/>
              <w:marBottom w:val="0"/>
              <w:divBdr>
                <w:top w:val="none" w:sz="0" w:space="0" w:color="auto"/>
                <w:left w:val="none" w:sz="0" w:space="0" w:color="auto"/>
                <w:bottom w:val="none" w:sz="0" w:space="0" w:color="auto"/>
                <w:right w:val="none" w:sz="0" w:space="0" w:color="auto"/>
              </w:divBdr>
            </w:div>
            <w:div w:id="673529165">
              <w:marLeft w:val="0"/>
              <w:marRight w:val="0"/>
              <w:marTop w:val="0"/>
              <w:marBottom w:val="0"/>
              <w:divBdr>
                <w:top w:val="none" w:sz="0" w:space="0" w:color="auto"/>
                <w:left w:val="none" w:sz="0" w:space="0" w:color="auto"/>
                <w:bottom w:val="none" w:sz="0" w:space="0" w:color="auto"/>
                <w:right w:val="none" w:sz="0" w:space="0" w:color="auto"/>
              </w:divBdr>
            </w:div>
            <w:div w:id="727384655">
              <w:marLeft w:val="0"/>
              <w:marRight w:val="0"/>
              <w:marTop w:val="0"/>
              <w:marBottom w:val="0"/>
              <w:divBdr>
                <w:top w:val="none" w:sz="0" w:space="0" w:color="auto"/>
                <w:left w:val="none" w:sz="0" w:space="0" w:color="auto"/>
                <w:bottom w:val="none" w:sz="0" w:space="0" w:color="auto"/>
                <w:right w:val="none" w:sz="0" w:space="0" w:color="auto"/>
              </w:divBdr>
            </w:div>
            <w:div w:id="747462202">
              <w:marLeft w:val="0"/>
              <w:marRight w:val="0"/>
              <w:marTop w:val="0"/>
              <w:marBottom w:val="0"/>
              <w:divBdr>
                <w:top w:val="none" w:sz="0" w:space="0" w:color="auto"/>
                <w:left w:val="none" w:sz="0" w:space="0" w:color="auto"/>
                <w:bottom w:val="none" w:sz="0" w:space="0" w:color="auto"/>
                <w:right w:val="none" w:sz="0" w:space="0" w:color="auto"/>
              </w:divBdr>
            </w:div>
            <w:div w:id="829827173">
              <w:marLeft w:val="0"/>
              <w:marRight w:val="0"/>
              <w:marTop w:val="0"/>
              <w:marBottom w:val="0"/>
              <w:divBdr>
                <w:top w:val="none" w:sz="0" w:space="0" w:color="auto"/>
                <w:left w:val="none" w:sz="0" w:space="0" w:color="auto"/>
                <w:bottom w:val="none" w:sz="0" w:space="0" w:color="auto"/>
                <w:right w:val="none" w:sz="0" w:space="0" w:color="auto"/>
              </w:divBdr>
            </w:div>
            <w:div w:id="841972164">
              <w:marLeft w:val="0"/>
              <w:marRight w:val="0"/>
              <w:marTop w:val="0"/>
              <w:marBottom w:val="0"/>
              <w:divBdr>
                <w:top w:val="none" w:sz="0" w:space="0" w:color="auto"/>
                <w:left w:val="none" w:sz="0" w:space="0" w:color="auto"/>
                <w:bottom w:val="none" w:sz="0" w:space="0" w:color="auto"/>
                <w:right w:val="none" w:sz="0" w:space="0" w:color="auto"/>
              </w:divBdr>
            </w:div>
            <w:div w:id="851381701">
              <w:marLeft w:val="0"/>
              <w:marRight w:val="0"/>
              <w:marTop w:val="0"/>
              <w:marBottom w:val="0"/>
              <w:divBdr>
                <w:top w:val="none" w:sz="0" w:space="0" w:color="auto"/>
                <w:left w:val="none" w:sz="0" w:space="0" w:color="auto"/>
                <w:bottom w:val="none" w:sz="0" w:space="0" w:color="auto"/>
                <w:right w:val="none" w:sz="0" w:space="0" w:color="auto"/>
              </w:divBdr>
            </w:div>
            <w:div w:id="905070196">
              <w:marLeft w:val="0"/>
              <w:marRight w:val="0"/>
              <w:marTop w:val="0"/>
              <w:marBottom w:val="0"/>
              <w:divBdr>
                <w:top w:val="none" w:sz="0" w:space="0" w:color="auto"/>
                <w:left w:val="none" w:sz="0" w:space="0" w:color="auto"/>
                <w:bottom w:val="none" w:sz="0" w:space="0" w:color="auto"/>
                <w:right w:val="none" w:sz="0" w:space="0" w:color="auto"/>
              </w:divBdr>
            </w:div>
            <w:div w:id="964775228">
              <w:marLeft w:val="0"/>
              <w:marRight w:val="0"/>
              <w:marTop w:val="0"/>
              <w:marBottom w:val="0"/>
              <w:divBdr>
                <w:top w:val="none" w:sz="0" w:space="0" w:color="auto"/>
                <w:left w:val="none" w:sz="0" w:space="0" w:color="auto"/>
                <w:bottom w:val="none" w:sz="0" w:space="0" w:color="auto"/>
                <w:right w:val="none" w:sz="0" w:space="0" w:color="auto"/>
              </w:divBdr>
            </w:div>
            <w:div w:id="1153571180">
              <w:marLeft w:val="0"/>
              <w:marRight w:val="0"/>
              <w:marTop w:val="0"/>
              <w:marBottom w:val="0"/>
              <w:divBdr>
                <w:top w:val="none" w:sz="0" w:space="0" w:color="auto"/>
                <w:left w:val="none" w:sz="0" w:space="0" w:color="auto"/>
                <w:bottom w:val="none" w:sz="0" w:space="0" w:color="auto"/>
                <w:right w:val="none" w:sz="0" w:space="0" w:color="auto"/>
              </w:divBdr>
            </w:div>
            <w:div w:id="1189098765">
              <w:marLeft w:val="0"/>
              <w:marRight w:val="0"/>
              <w:marTop w:val="0"/>
              <w:marBottom w:val="0"/>
              <w:divBdr>
                <w:top w:val="none" w:sz="0" w:space="0" w:color="auto"/>
                <w:left w:val="none" w:sz="0" w:space="0" w:color="auto"/>
                <w:bottom w:val="none" w:sz="0" w:space="0" w:color="auto"/>
                <w:right w:val="none" w:sz="0" w:space="0" w:color="auto"/>
              </w:divBdr>
            </w:div>
            <w:div w:id="1259368463">
              <w:marLeft w:val="0"/>
              <w:marRight w:val="0"/>
              <w:marTop w:val="0"/>
              <w:marBottom w:val="0"/>
              <w:divBdr>
                <w:top w:val="none" w:sz="0" w:space="0" w:color="auto"/>
                <w:left w:val="none" w:sz="0" w:space="0" w:color="auto"/>
                <w:bottom w:val="none" w:sz="0" w:space="0" w:color="auto"/>
                <w:right w:val="none" w:sz="0" w:space="0" w:color="auto"/>
              </w:divBdr>
            </w:div>
            <w:div w:id="1303123933">
              <w:marLeft w:val="0"/>
              <w:marRight w:val="0"/>
              <w:marTop w:val="0"/>
              <w:marBottom w:val="0"/>
              <w:divBdr>
                <w:top w:val="none" w:sz="0" w:space="0" w:color="auto"/>
                <w:left w:val="none" w:sz="0" w:space="0" w:color="auto"/>
                <w:bottom w:val="none" w:sz="0" w:space="0" w:color="auto"/>
                <w:right w:val="none" w:sz="0" w:space="0" w:color="auto"/>
              </w:divBdr>
            </w:div>
            <w:div w:id="1337072093">
              <w:marLeft w:val="0"/>
              <w:marRight w:val="0"/>
              <w:marTop w:val="0"/>
              <w:marBottom w:val="0"/>
              <w:divBdr>
                <w:top w:val="none" w:sz="0" w:space="0" w:color="auto"/>
                <w:left w:val="none" w:sz="0" w:space="0" w:color="auto"/>
                <w:bottom w:val="none" w:sz="0" w:space="0" w:color="auto"/>
                <w:right w:val="none" w:sz="0" w:space="0" w:color="auto"/>
              </w:divBdr>
            </w:div>
            <w:div w:id="1343896918">
              <w:marLeft w:val="0"/>
              <w:marRight w:val="0"/>
              <w:marTop w:val="0"/>
              <w:marBottom w:val="0"/>
              <w:divBdr>
                <w:top w:val="none" w:sz="0" w:space="0" w:color="auto"/>
                <w:left w:val="none" w:sz="0" w:space="0" w:color="auto"/>
                <w:bottom w:val="none" w:sz="0" w:space="0" w:color="auto"/>
                <w:right w:val="none" w:sz="0" w:space="0" w:color="auto"/>
              </w:divBdr>
            </w:div>
            <w:div w:id="1367102735">
              <w:marLeft w:val="0"/>
              <w:marRight w:val="0"/>
              <w:marTop w:val="0"/>
              <w:marBottom w:val="0"/>
              <w:divBdr>
                <w:top w:val="none" w:sz="0" w:space="0" w:color="auto"/>
                <w:left w:val="none" w:sz="0" w:space="0" w:color="auto"/>
                <w:bottom w:val="none" w:sz="0" w:space="0" w:color="auto"/>
                <w:right w:val="none" w:sz="0" w:space="0" w:color="auto"/>
              </w:divBdr>
            </w:div>
            <w:div w:id="1388606255">
              <w:marLeft w:val="0"/>
              <w:marRight w:val="0"/>
              <w:marTop w:val="0"/>
              <w:marBottom w:val="0"/>
              <w:divBdr>
                <w:top w:val="none" w:sz="0" w:space="0" w:color="auto"/>
                <w:left w:val="none" w:sz="0" w:space="0" w:color="auto"/>
                <w:bottom w:val="none" w:sz="0" w:space="0" w:color="auto"/>
                <w:right w:val="none" w:sz="0" w:space="0" w:color="auto"/>
              </w:divBdr>
            </w:div>
            <w:div w:id="1410273864">
              <w:marLeft w:val="0"/>
              <w:marRight w:val="0"/>
              <w:marTop w:val="0"/>
              <w:marBottom w:val="0"/>
              <w:divBdr>
                <w:top w:val="none" w:sz="0" w:space="0" w:color="auto"/>
                <w:left w:val="none" w:sz="0" w:space="0" w:color="auto"/>
                <w:bottom w:val="none" w:sz="0" w:space="0" w:color="auto"/>
                <w:right w:val="none" w:sz="0" w:space="0" w:color="auto"/>
              </w:divBdr>
            </w:div>
            <w:div w:id="1487237312">
              <w:marLeft w:val="0"/>
              <w:marRight w:val="0"/>
              <w:marTop w:val="0"/>
              <w:marBottom w:val="0"/>
              <w:divBdr>
                <w:top w:val="none" w:sz="0" w:space="0" w:color="auto"/>
                <w:left w:val="none" w:sz="0" w:space="0" w:color="auto"/>
                <w:bottom w:val="none" w:sz="0" w:space="0" w:color="auto"/>
                <w:right w:val="none" w:sz="0" w:space="0" w:color="auto"/>
              </w:divBdr>
            </w:div>
            <w:div w:id="1487473735">
              <w:marLeft w:val="0"/>
              <w:marRight w:val="0"/>
              <w:marTop w:val="0"/>
              <w:marBottom w:val="0"/>
              <w:divBdr>
                <w:top w:val="none" w:sz="0" w:space="0" w:color="auto"/>
                <w:left w:val="none" w:sz="0" w:space="0" w:color="auto"/>
                <w:bottom w:val="none" w:sz="0" w:space="0" w:color="auto"/>
                <w:right w:val="none" w:sz="0" w:space="0" w:color="auto"/>
              </w:divBdr>
            </w:div>
            <w:div w:id="1525905554">
              <w:marLeft w:val="0"/>
              <w:marRight w:val="0"/>
              <w:marTop w:val="0"/>
              <w:marBottom w:val="0"/>
              <w:divBdr>
                <w:top w:val="none" w:sz="0" w:space="0" w:color="auto"/>
                <w:left w:val="none" w:sz="0" w:space="0" w:color="auto"/>
                <w:bottom w:val="none" w:sz="0" w:space="0" w:color="auto"/>
                <w:right w:val="none" w:sz="0" w:space="0" w:color="auto"/>
              </w:divBdr>
            </w:div>
            <w:div w:id="1542937263">
              <w:marLeft w:val="0"/>
              <w:marRight w:val="0"/>
              <w:marTop w:val="0"/>
              <w:marBottom w:val="0"/>
              <w:divBdr>
                <w:top w:val="none" w:sz="0" w:space="0" w:color="auto"/>
                <w:left w:val="none" w:sz="0" w:space="0" w:color="auto"/>
                <w:bottom w:val="none" w:sz="0" w:space="0" w:color="auto"/>
                <w:right w:val="none" w:sz="0" w:space="0" w:color="auto"/>
              </w:divBdr>
            </w:div>
            <w:div w:id="1721981205">
              <w:marLeft w:val="0"/>
              <w:marRight w:val="0"/>
              <w:marTop w:val="0"/>
              <w:marBottom w:val="0"/>
              <w:divBdr>
                <w:top w:val="none" w:sz="0" w:space="0" w:color="auto"/>
                <w:left w:val="none" w:sz="0" w:space="0" w:color="auto"/>
                <w:bottom w:val="none" w:sz="0" w:space="0" w:color="auto"/>
                <w:right w:val="none" w:sz="0" w:space="0" w:color="auto"/>
              </w:divBdr>
            </w:div>
            <w:div w:id="1730299246">
              <w:marLeft w:val="0"/>
              <w:marRight w:val="0"/>
              <w:marTop w:val="0"/>
              <w:marBottom w:val="0"/>
              <w:divBdr>
                <w:top w:val="none" w:sz="0" w:space="0" w:color="auto"/>
                <w:left w:val="none" w:sz="0" w:space="0" w:color="auto"/>
                <w:bottom w:val="none" w:sz="0" w:space="0" w:color="auto"/>
                <w:right w:val="none" w:sz="0" w:space="0" w:color="auto"/>
              </w:divBdr>
            </w:div>
            <w:div w:id="1751416730">
              <w:marLeft w:val="0"/>
              <w:marRight w:val="0"/>
              <w:marTop w:val="0"/>
              <w:marBottom w:val="0"/>
              <w:divBdr>
                <w:top w:val="none" w:sz="0" w:space="0" w:color="auto"/>
                <w:left w:val="none" w:sz="0" w:space="0" w:color="auto"/>
                <w:bottom w:val="none" w:sz="0" w:space="0" w:color="auto"/>
                <w:right w:val="none" w:sz="0" w:space="0" w:color="auto"/>
              </w:divBdr>
            </w:div>
            <w:div w:id="1759642587">
              <w:marLeft w:val="0"/>
              <w:marRight w:val="0"/>
              <w:marTop w:val="0"/>
              <w:marBottom w:val="0"/>
              <w:divBdr>
                <w:top w:val="none" w:sz="0" w:space="0" w:color="auto"/>
                <w:left w:val="none" w:sz="0" w:space="0" w:color="auto"/>
                <w:bottom w:val="none" w:sz="0" w:space="0" w:color="auto"/>
                <w:right w:val="none" w:sz="0" w:space="0" w:color="auto"/>
              </w:divBdr>
            </w:div>
            <w:div w:id="1811366946">
              <w:marLeft w:val="0"/>
              <w:marRight w:val="0"/>
              <w:marTop w:val="0"/>
              <w:marBottom w:val="0"/>
              <w:divBdr>
                <w:top w:val="none" w:sz="0" w:space="0" w:color="auto"/>
                <w:left w:val="none" w:sz="0" w:space="0" w:color="auto"/>
                <w:bottom w:val="none" w:sz="0" w:space="0" w:color="auto"/>
                <w:right w:val="none" w:sz="0" w:space="0" w:color="auto"/>
              </w:divBdr>
            </w:div>
            <w:div w:id="1829058781">
              <w:marLeft w:val="0"/>
              <w:marRight w:val="0"/>
              <w:marTop w:val="0"/>
              <w:marBottom w:val="0"/>
              <w:divBdr>
                <w:top w:val="none" w:sz="0" w:space="0" w:color="auto"/>
                <w:left w:val="none" w:sz="0" w:space="0" w:color="auto"/>
                <w:bottom w:val="none" w:sz="0" w:space="0" w:color="auto"/>
                <w:right w:val="none" w:sz="0" w:space="0" w:color="auto"/>
              </w:divBdr>
            </w:div>
            <w:div w:id="1847860269">
              <w:marLeft w:val="0"/>
              <w:marRight w:val="0"/>
              <w:marTop w:val="0"/>
              <w:marBottom w:val="0"/>
              <w:divBdr>
                <w:top w:val="none" w:sz="0" w:space="0" w:color="auto"/>
                <w:left w:val="none" w:sz="0" w:space="0" w:color="auto"/>
                <w:bottom w:val="none" w:sz="0" w:space="0" w:color="auto"/>
                <w:right w:val="none" w:sz="0" w:space="0" w:color="auto"/>
              </w:divBdr>
            </w:div>
            <w:div w:id="1852139286">
              <w:marLeft w:val="0"/>
              <w:marRight w:val="0"/>
              <w:marTop w:val="0"/>
              <w:marBottom w:val="0"/>
              <w:divBdr>
                <w:top w:val="none" w:sz="0" w:space="0" w:color="auto"/>
                <w:left w:val="none" w:sz="0" w:space="0" w:color="auto"/>
                <w:bottom w:val="none" w:sz="0" w:space="0" w:color="auto"/>
                <w:right w:val="none" w:sz="0" w:space="0" w:color="auto"/>
              </w:divBdr>
            </w:div>
            <w:div w:id="1862819448">
              <w:marLeft w:val="0"/>
              <w:marRight w:val="0"/>
              <w:marTop w:val="0"/>
              <w:marBottom w:val="0"/>
              <w:divBdr>
                <w:top w:val="none" w:sz="0" w:space="0" w:color="auto"/>
                <w:left w:val="none" w:sz="0" w:space="0" w:color="auto"/>
                <w:bottom w:val="none" w:sz="0" w:space="0" w:color="auto"/>
                <w:right w:val="none" w:sz="0" w:space="0" w:color="auto"/>
              </w:divBdr>
            </w:div>
            <w:div w:id="1865484285">
              <w:marLeft w:val="0"/>
              <w:marRight w:val="0"/>
              <w:marTop w:val="0"/>
              <w:marBottom w:val="0"/>
              <w:divBdr>
                <w:top w:val="none" w:sz="0" w:space="0" w:color="auto"/>
                <w:left w:val="none" w:sz="0" w:space="0" w:color="auto"/>
                <w:bottom w:val="none" w:sz="0" w:space="0" w:color="auto"/>
                <w:right w:val="none" w:sz="0" w:space="0" w:color="auto"/>
              </w:divBdr>
            </w:div>
            <w:div w:id="1915628306">
              <w:marLeft w:val="0"/>
              <w:marRight w:val="0"/>
              <w:marTop w:val="0"/>
              <w:marBottom w:val="0"/>
              <w:divBdr>
                <w:top w:val="none" w:sz="0" w:space="0" w:color="auto"/>
                <w:left w:val="none" w:sz="0" w:space="0" w:color="auto"/>
                <w:bottom w:val="none" w:sz="0" w:space="0" w:color="auto"/>
                <w:right w:val="none" w:sz="0" w:space="0" w:color="auto"/>
              </w:divBdr>
            </w:div>
            <w:div w:id="1926527038">
              <w:marLeft w:val="0"/>
              <w:marRight w:val="0"/>
              <w:marTop w:val="0"/>
              <w:marBottom w:val="0"/>
              <w:divBdr>
                <w:top w:val="none" w:sz="0" w:space="0" w:color="auto"/>
                <w:left w:val="none" w:sz="0" w:space="0" w:color="auto"/>
                <w:bottom w:val="none" w:sz="0" w:space="0" w:color="auto"/>
                <w:right w:val="none" w:sz="0" w:space="0" w:color="auto"/>
              </w:divBdr>
            </w:div>
            <w:div w:id="1938564206">
              <w:marLeft w:val="0"/>
              <w:marRight w:val="0"/>
              <w:marTop w:val="0"/>
              <w:marBottom w:val="0"/>
              <w:divBdr>
                <w:top w:val="none" w:sz="0" w:space="0" w:color="auto"/>
                <w:left w:val="none" w:sz="0" w:space="0" w:color="auto"/>
                <w:bottom w:val="none" w:sz="0" w:space="0" w:color="auto"/>
                <w:right w:val="none" w:sz="0" w:space="0" w:color="auto"/>
              </w:divBdr>
            </w:div>
            <w:div w:id="2038967715">
              <w:marLeft w:val="0"/>
              <w:marRight w:val="0"/>
              <w:marTop w:val="0"/>
              <w:marBottom w:val="0"/>
              <w:divBdr>
                <w:top w:val="none" w:sz="0" w:space="0" w:color="auto"/>
                <w:left w:val="none" w:sz="0" w:space="0" w:color="auto"/>
                <w:bottom w:val="none" w:sz="0" w:space="0" w:color="auto"/>
                <w:right w:val="none" w:sz="0" w:space="0" w:color="auto"/>
              </w:divBdr>
            </w:div>
            <w:div w:id="2048218727">
              <w:marLeft w:val="0"/>
              <w:marRight w:val="0"/>
              <w:marTop w:val="0"/>
              <w:marBottom w:val="0"/>
              <w:divBdr>
                <w:top w:val="none" w:sz="0" w:space="0" w:color="auto"/>
                <w:left w:val="none" w:sz="0" w:space="0" w:color="auto"/>
                <w:bottom w:val="none" w:sz="0" w:space="0" w:color="auto"/>
                <w:right w:val="none" w:sz="0" w:space="0" w:color="auto"/>
              </w:divBdr>
            </w:div>
            <w:div w:id="2069957980">
              <w:marLeft w:val="0"/>
              <w:marRight w:val="0"/>
              <w:marTop w:val="0"/>
              <w:marBottom w:val="0"/>
              <w:divBdr>
                <w:top w:val="none" w:sz="0" w:space="0" w:color="auto"/>
                <w:left w:val="none" w:sz="0" w:space="0" w:color="auto"/>
                <w:bottom w:val="none" w:sz="0" w:space="0" w:color="auto"/>
                <w:right w:val="none" w:sz="0" w:space="0" w:color="auto"/>
              </w:divBdr>
            </w:div>
            <w:div w:id="2099129973">
              <w:marLeft w:val="0"/>
              <w:marRight w:val="0"/>
              <w:marTop w:val="0"/>
              <w:marBottom w:val="0"/>
              <w:divBdr>
                <w:top w:val="none" w:sz="0" w:space="0" w:color="auto"/>
                <w:left w:val="none" w:sz="0" w:space="0" w:color="auto"/>
                <w:bottom w:val="none" w:sz="0" w:space="0" w:color="auto"/>
                <w:right w:val="none" w:sz="0" w:space="0" w:color="auto"/>
              </w:divBdr>
            </w:div>
            <w:div w:id="2120100706">
              <w:marLeft w:val="0"/>
              <w:marRight w:val="0"/>
              <w:marTop w:val="0"/>
              <w:marBottom w:val="0"/>
              <w:divBdr>
                <w:top w:val="none" w:sz="0" w:space="0" w:color="auto"/>
                <w:left w:val="none" w:sz="0" w:space="0" w:color="auto"/>
                <w:bottom w:val="none" w:sz="0" w:space="0" w:color="auto"/>
                <w:right w:val="none" w:sz="0" w:space="0" w:color="auto"/>
              </w:divBdr>
            </w:div>
          </w:divsChild>
        </w:div>
        <w:div w:id="400837863">
          <w:marLeft w:val="0"/>
          <w:marRight w:val="0"/>
          <w:marTop w:val="0"/>
          <w:marBottom w:val="0"/>
          <w:divBdr>
            <w:top w:val="none" w:sz="0" w:space="0" w:color="auto"/>
            <w:left w:val="none" w:sz="0" w:space="0" w:color="auto"/>
            <w:bottom w:val="none" w:sz="0" w:space="0" w:color="auto"/>
            <w:right w:val="none" w:sz="0" w:space="0" w:color="auto"/>
          </w:divBdr>
        </w:div>
        <w:div w:id="402262266">
          <w:marLeft w:val="0"/>
          <w:marRight w:val="0"/>
          <w:marTop w:val="0"/>
          <w:marBottom w:val="0"/>
          <w:divBdr>
            <w:top w:val="none" w:sz="0" w:space="0" w:color="auto"/>
            <w:left w:val="none" w:sz="0" w:space="0" w:color="auto"/>
            <w:bottom w:val="none" w:sz="0" w:space="0" w:color="auto"/>
            <w:right w:val="none" w:sz="0" w:space="0" w:color="auto"/>
          </w:divBdr>
        </w:div>
        <w:div w:id="405228138">
          <w:marLeft w:val="0"/>
          <w:marRight w:val="0"/>
          <w:marTop w:val="0"/>
          <w:marBottom w:val="0"/>
          <w:divBdr>
            <w:top w:val="none" w:sz="0" w:space="0" w:color="auto"/>
            <w:left w:val="none" w:sz="0" w:space="0" w:color="auto"/>
            <w:bottom w:val="none" w:sz="0" w:space="0" w:color="auto"/>
            <w:right w:val="none" w:sz="0" w:space="0" w:color="auto"/>
          </w:divBdr>
        </w:div>
        <w:div w:id="413362098">
          <w:marLeft w:val="0"/>
          <w:marRight w:val="0"/>
          <w:marTop w:val="0"/>
          <w:marBottom w:val="0"/>
          <w:divBdr>
            <w:top w:val="none" w:sz="0" w:space="0" w:color="auto"/>
            <w:left w:val="none" w:sz="0" w:space="0" w:color="auto"/>
            <w:bottom w:val="none" w:sz="0" w:space="0" w:color="auto"/>
            <w:right w:val="none" w:sz="0" w:space="0" w:color="auto"/>
          </w:divBdr>
        </w:div>
        <w:div w:id="421071440">
          <w:marLeft w:val="0"/>
          <w:marRight w:val="0"/>
          <w:marTop w:val="0"/>
          <w:marBottom w:val="0"/>
          <w:divBdr>
            <w:top w:val="none" w:sz="0" w:space="0" w:color="auto"/>
            <w:left w:val="none" w:sz="0" w:space="0" w:color="auto"/>
            <w:bottom w:val="none" w:sz="0" w:space="0" w:color="auto"/>
            <w:right w:val="none" w:sz="0" w:space="0" w:color="auto"/>
          </w:divBdr>
        </w:div>
        <w:div w:id="428895229">
          <w:marLeft w:val="0"/>
          <w:marRight w:val="0"/>
          <w:marTop w:val="0"/>
          <w:marBottom w:val="0"/>
          <w:divBdr>
            <w:top w:val="none" w:sz="0" w:space="0" w:color="auto"/>
            <w:left w:val="none" w:sz="0" w:space="0" w:color="auto"/>
            <w:bottom w:val="none" w:sz="0" w:space="0" w:color="auto"/>
            <w:right w:val="none" w:sz="0" w:space="0" w:color="auto"/>
          </w:divBdr>
        </w:div>
        <w:div w:id="434180137">
          <w:marLeft w:val="0"/>
          <w:marRight w:val="0"/>
          <w:marTop w:val="0"/>
          <w:marBottom w:val="0"/>
          <w:divBdr>
            <w:top w:val="none" w:sz="0" w:space="0" w:color="auto"/>
            <w:left w:val="none" w:sz="0" w:space="0" w:color="auto"/>
            <w:bottom w:val="none" w:sz="0" w:space="0" w:color="auto"/>
            <w:right w:val="none" w:sz="0" w:space="0" w:color="auto"/>
          </w:divBdr>
        </w:div>
        <w:div w:id="441192829">
          <w:marLeft w:val="0"/>
          <w:marRight w:val="0"/>
          <w:marTop w:val="0"/>
          <w:marBottom w:val="0"/>
          <w:divBdr>
            <w:top w:val="none" w:sz="0" w:space="0" w:color="auto"/>
            <w:left w:val="none" w:sz="0" w:space="0" w:color="auto"/>
            <w:bottom w:val="none" w:sz="0" w:space="0" w:color="auto"/>
            <w:right w:val="none" w:sz="0" w:space="0" w:color="auto"/>
          </w:divBdr>
        </w:div>
        <w:div w:id="442192734">
          <w:marLeft w:val="0"/>
          <w:marRight w:val="0"/>
          <w:marTop w:val="0"/>
          <w:marBottom w:val="0"/>
          <w:divBdr>
            <w:top w:val="none" w:sz="0" w:space="0" w:color="auto"/>
            <w:left w:val="none" w:sz="0" w:space="0" w:color="auto"/>
            <w:bottom w:val="none" w:sz="0" w:space="0" w:color="auto"/>
            <w:right w:val="none" w:sz="0" w:space="0" w:color="auto"/>
          </w:divBdr>
        </w:div>
        <w:div w:id="442575503">
          <w:marLeft w:val="0"/>
          <w:marRight w:val="0"/>
          <w:marTop w:val="0"/>
          <w:marBottom w:val="0"/>
          <w:divBdr>
            <w:top w:val="none" w:sz="0" w:space="0" w:color="auto"/>
            <w:left w:val="none" w:sz="0" w:space="0" w:color="auto"/>
            <w:bottom w:val="none" w:sz="0" w:space="0" w:color="auto"/>
            <w:right w:val="none" w:sz="0" w:space="0" w:color="auto"/>
          </w:divBdr>
        </w:div>
        <w:div w:id="442724250">
          <w:marLeft w:val="0"/>
          <w:marRight w:val="0"/>
          <w:marTop w:val="0"/>
          <w:marBottom w:val="0"/>
          <w:divBdr>
            <w:top w:val="none" w:sz="0" w:space="0" w:color="auto"/>
            <w:left w:val="none" w:sz="0" w:space="0" w:color="auto"/>
            <w:bottom w:val="none" w:sz="0" w:space="0" w:color="auto"/>
            <w:right w:val="none" w:sz="0" w:space="0" w:color="auto"/>
          </w:divBdr>
        </w:div>
        <w:div w:id="443813724">
          <w:marLeft w:val="0"/>
          <w:marRight w:val="0"/>
          <w:marTop w:val="0"/>
          <w:marBottom w:val="0"/>
          <w:divBdr>
            <w:top w:val="none" w:sz="0" w:space="0" w:color="auto"/>
            <w:left w:val="none" w:sz="0" w:space="0" w:color="auto"/>
            <w:bottom w:val="none" w:sz="0" w:space="0" w:color="auto"/>
            <w:right w:val="none" w:sz="0" w:space="0" w:color="auto"/>
          </w:divBdr>
        </w:div>
        <w:div w:id="452675090">
          <w:marLeft w:val="0"/>
          <w:marRight w:val="0"/>
          <w:marTop w:val="0"/>
          <w:marBottom w:val="0"/>
          <w:divBdr>
            <w:top w:val="none" w:sz="0" w:space="0" w:color="auto"/>
            <w:left w:val="none" w:sz="0" w:space="0" w:color="auto"/>
            <w:bottom w:val="none" w:sz="0" w:space="0" w:color="auto"/>
            <w:right w:val="none" w:sz="0" w:space="0" w:color="auto"/>
          </w:divBdr>
        </w:div>
        <w:div w:id="464351219">
          <w:marLeft w:val="0"/>
          <w:marRight w:val="0"/>
          <w:marTop w:val="0"/>
          <w:marBottom w:val="0"/>
          <w:divBdr>
            <w:top w:val="none" w:sz="0" w:space="0" w:color="auto"/>
            <w:left w:val="none" w:sz="0" w:space="0" w:color="auto"/>
            <w:bottom w:val="none" w:sz="0" w:space="0" w:color="auto"/>
            <w:right w:val="none" w:sz="0" w:space="0" w:color="auto"/>
          </w:divBdr>
        </w:div>
        <w:div w:id="464666846">
          <w:marLeft w:val="0"/>
          <w:marRight w:val="0"/>
          <w:marTop w:val="0"/>
          <w:marBottom w:val="0"/>
          <w:divBdr>
            <w:top w:val="none" w:sz="0" w:space="0" w:color="auto"/>
            <w:left w:val="none" w:sz="0" w:space="0" w:color="auto"/>
            <w:bottom w:val="none" w:sz="0" w:space="0" w:color="auto"/>
            <w:right w:val="none" w:sz="0" w:space="0" w:color="auto"/>
          </w:divBdr>
        </w:div>
        <w:div w:id="466707839">
          <w:marLeft w:val="0"/>
          <w:marRight w:val="0"/>
          <w:marTop w:val="0"/>
          <w:marBottom w:val="0"/>
          <w:divBdr>
            <w:top w:val="none" w:sz="0" w:space="0" w:color="auto"/>
            <w:left w:val="none" w:sz="0" w:space="0" w:color="auto"/>
            <w:bottom w:val="none" w:sz="0" w:space="0" w:color="auto"/>
            <w:right w:val="none" w:sz="0" w:space="0" w:color="auto"/>
          </w:divBdr>
        </w:div>
        <w:div w:id="467086428">
          <w:marLeft w:val="0"/>
          <w:marRight w:val="0"/>
          <w:marTop w:val="0"/>
          <w:marBottom w:val="0"/>
          <w:divBdr>
            <w:top w:val="none" w:sz="0" w:space="0" w:color="auto"/>
            <w:left w:val="none" w:sz="0" w:space="0" w:color="auto"/>
            <w:bottom w:val="none" w:sz="0" w:space="0" w:color="auto"/>
            <w:right w:val="none" w:sz="0" w:space="0" w:color="auto"/>
          </w:divBdr>
        </w:div>
        <w:div w:id="474758676">
          <w:marLeft w:val="0"/>
          <w:marRight w:val="0"/>
          <w:marTop w:val="0"/>
          <w:marBottom w:val="0"/>
          <w:divBdr>
            <w:top w:val="none" w:sz="0" w:space="0" w:color="auto"/>
            <w:left w:val="none" w:sz="0" w:space="0" w:color="auto"/>
            <w:bottom w:val="none" w:sz="0" w:space="0" w:color="auto"/>
            <w:right w:val="none" w:sz="0" w:space="0" w:color="auto"/>
          </w:divBdr>
        </w:div>
        <w:div w:id="475882308">
          <w:marLeft w:val="0"/>
          <w:marRight w:val="0"/>
          <w:marTop w:val="0"/>
          <w:marBottom w:val="0"/>
          <w:divBdr>
            <w:top w:val="none" w:sz="0" w:space="0" w:color="auto"/>
            <w:left w:val="none" w:sz="0" w:space="0" w:color="auto"/>
            <w:bottom w:val="none" w:sz="0" w:space="0" w:color="auto"/>
            <w:right w:val="none" w:sz="0" w:space="0" w:color="auto"/>
          </w:divBdr>
        </w:div>
        <w:div w:id="481387120">
          <w:marLeft w:val="0"/>
          <w:marRight w:val="0"/>
          <w:marTop w:val="0"/>
          <w:marBottom w:val="0"/>
          <w:divBdr>
            <w:top w:val="none" w:sz="0" w:space="0" w:color="auto"/>
            <w:left w:val="none" w:sz="0" w:space="0" w:color="auto"/>
            <w:bottom w:val="none" w:sz="0" w:space="0" w:color="auto"/>
            <w:right w:val="none" w:sz="0" w:space="0" w:color="auto"/>
          </w:divBdr>
        </w:div>
        <w:div w:id="481433370">
          <w:marLeft w:val="0"/>
          <w:marRight w:val="0"/>
          <w:marTop w:val="0"/>
          <w:marBottom w:val="0"/>
          <w:divBdr>
            <w:top w:val="none" w:sz="0" w:space="0" w:color="auto"/>
            <w:left w:val="none" w:sz="0" w:space="0" w:color="auto"/>
            <w:bottom w:val="none" w:sz="0" w:space="0" w:color="auto"/>
            <w:right w:val="none" w:sz="0" w:space="0" w:color="auto"/>
          </w:divBdr>
        </w:div>
        <w:div w:id="489564594">
          <w:marLeft w:val="0"/>
          <w:marRight w:val="0"/>
          <w:marTop w:val="0"/>
          <w:marBottom w:val="0"/>
          <w:divBdr>
            <w:top w:val="none" w:sz="0" w:space="0" w:color="auto"/>
            <w:left w:val="none" w:sz="0" w:space="0" w:color="auto"/>
            <w:bottom w:val="none" w:sz="0" w:space="0" w:color="auto"/>
            <w:right w:val="none" w:sz="0" w:space="0" w:color="auto"/>
          </w:divBdr>
        </w:div>
        <w:div w:id="490876711">
          <w:marLeft w:val="0"/>
          <w:marRight w:val="0"/>
          <w:marTop w:val="0"/>
          <w:marBottom w:val="0"/>
          <w:divBdr>
            <w:top w:val="none" w:sz="0" w:space="0" w:color="auto"/>
            <w:left w:val="none" w:sz="0" w:space="0" w:color="auto"/>
            <w:bottom w:val="none" w:sz="0" w:space="0" w:color="auto"/>
            <w:right w:val="none" w:sz="0" w:space="0" w:color="auto"/>
          </w:divBdr>
        </w:div>
        <w:div w:id="491144907">
          <w:marLeft w:val="0"/>
          <w:marRight w:val="0"/>
          <w:marTop w:val="0"/>
          <w:marBottom w:val="0"/>
          <w:divBdr>
            <w:top w:val="none" w:sz="0" w:space="0" w:color="auto"/>
            <w:left w:val="none" w:sz="0" w:space="0" w:color="auto"/>
            <w:bottom w:val="none" w:sz="0" w:space="0" w:color="auto"/>
            <w:right w:val="none" w:sz="0" w:space="0" w:color="auto"/>
          </w:divBdr>
        </w:div>
        <w:div w:id="496459659">
          <w:marLeft w:val="0"/>
          <w:marRight w:val="0"/>
          <w:marTop w:val="0"/>
          <w:marBottom w:val="0"/>
          <w:divBdr>
            <w:top w:val="none" w:sz="0" w:space="0" w:color="auto"/>
            <w:left w:val="none" w:sz="0" w:space="0" w:color="auto"/>
            <w:bottom w:val="none" w:sz="0" w:space="0" w:color="auto"/>
            <w:right w:val="none" w:sz="0" w:space="0" w:color="auto"/>
          </w:divBdr>
        </w:div>
        <w:div w:id="504127554">
          <w:marLeft w:val="0"/>
          <w:marRight w:val="0"/>
          <w:marTop w:val="0"/>
          <w:marBottom w:val="0"/>
          <w:divBdr>
            <w:top w:val="none" w:sz="0" w:space="0" w:color="auto"/>
            <w:left w:val="none" w:sz="0" w:space="0" w:color="auto"/>
            <w:bottom w:val="none" w:sz="0" w:space="0" w:color="auto"/>
            <w:right w:val="none" w:sz="0" w:space="0" w:color="auto"/>
          </w:divBdr>
        </w:div>
        <w:div w:id="510410402">
          <w:marLeft w:val="0"/>
          <w:marRight w:val="0"/>
          <w:marTop w:val="0"/>
          <w:marBottom w:val="0"/>
          <w:divBdr>
            <w:top w:val="none" w:sz="0" w:space="0" w:color="auto"/>
            <w:left w:val="none" w:sz="0" w:space="0" w:color="auto"/>
            <w:bottom w:val="none" w:sz="0" w:space="0" w:color="auto"/>
            <w:right w:val="none" w:sz="0" w:space="0" w:color="auto"/>
          </w:divBdr>
        </w:div>
        <w:div w:id="518860442">
          <w:marLeft w:val="0"/>
          <w:marRight w:val="0"/>
          <w:marTop w:val="0"/>
          <w:marBottom w:val="0"/>
          <w:divBdr>
            <w:top w:val="none" w:sz="0" w:space="0" w:color="auto"/>
            <w:left w:val="none" w:sz="0" w:space="0" w:color="auto"/>
            <w:bottom w:val="none" w:sz="0" w:space="0" w:color="auto"/>
            <w:right w:val="none" w:sz="0" w:space="0" w:color="auto"/>
          </w:divBdr>
        </w:div>
        <w:div w:id="519859440">
          <w:marLeft w:val="0"/>
          <w:marRight w:val="0"/>
          <w:marTop w:val="0"/>
          <w:marBottom w:val="0"/>
          <w:divBdr>
            <w:top w:val="none" w:sz="0" w:space="0" w:color="auto"/>
            <w:left w:val="none" w:sz="0" w:space="0" w:color="auto"/>
            <w:bottom w:val="none" w:sz="0" w:space="0" w:color="auto"/>
            <w:right w:val="none" w:sz="0" w:space="0" w:color="auto"/>
          </w:divBdr>
        </w:div>
        <w:div w:id="525675042">
          <w:marLeft w:val="0"/>
          <w:marRight w:val="0"/>
          <w:marTop w:val="0"/>
          <w:marBottom w:val="0"/>
          <w:divBdr>
            <w:top w:val="none" w:sz="0" w:space="0" w:color="auto"/>
            <w:left w:val="none" w:sz="0" w:space="0" w:color="auto"/>
            <w:bottom w:val="none" w:sz="0" w:space="0" w:color="auto"/>
            <w:right w:val="none" w:sz="0" w:space="0" w:color="auto"/>
          </w:divBdr>
        </w:div>
        <w:div w:id="528372371">
          <w:marLeft w:val="0"/>
          <w:marRight w:val="0"/>
          <w:marTop w:val="0"/>
          <w:marBottom w:val="0"/>
          <w:divBdr>
            <w:top w:val="none" w:sz="0" w:space="0" w:color="auto"/>
            <w:left w:val="none" w:sz="0" w:space="0" w:color="auto"/>
            <w:bottom w:val="none" w:sz="0" w:space="0" w:color="auto"/>
            <w:right w:val="none" w:sz="0" w:space="0" w:color="auto"/>
          </w:divBdr>
        </w:div>
        <w:div w:id="533080322">
          <w:marLeft w:val="0"/>
          <w:marRight w:val="0"/>
          <w:marTop w:val="0"/>
          <w:marBottom w:val="0"/>
          <w:divBdr>
            <w:top w:val="none" w:sz="0" w:space="0" w:color="auto"/>
            <w:left w:val="none" w:sz="0" w:space="0" w:color="auto"/>
            <w:bottom w:val="none" w:sz="0" w:space="0" w:color="auto"/>
            <w:right w:val="none" w:sz="0" w:space="0" w:color="auto"/>
          </w:divBdr>
        </w:div>
        <w:div w:id="533463233">
          <w:marLeft w:val="0"/>
          <w:marRight w:val="0"/>
          <w:marTop w:val="0"/>
          <w:marBottom w:val="0"/>
          <w:divBdr>
            <w:top w:val="none" w:sz="0" w:space="0" w:color="auto"/>
            <w:left w:val="none" w:sz="0" w:space="0" w:color="auto"/>
            <w:bottom w:val="none" w:sz="0" w:space="0" w:color="auto"/>
            <w:right w:val="none" w:sz="0" w:space="0" w:color="auto"/>
          </w:divBdr>
        </w:div>
        <w:div w:id="538713228">
          <w:marLeft w:val="0"/>
          <w:marRight w:val="0"/>
          <w:marTop w:val="0"/>
          <w:marBottom w:val="0"/>
          <w:divBdr>
            <w:top w:val="none" w:sz="0" w:space="0" w:color="auto"/>
            <w:left w:val="none" w:sz="0" w:space="0" w:color="auto"/>
            <w:bottom w:val="none" w:sz="0" w:space="0" w:color="auto"/>
            <w:right w:val="none" w:sz="0" w:space="0" w:color="auto"/>
          </w:divBdr>
        </w:div>
        <w:div w:id="543062477">
          <w:marLeft w:val="0"/>
          <w:marRight w:val="0"/>
          <w:marTop w:val="0"/>
          <w:marBottom w:val="0"/>
          <w:divBdr>
            <w:top w:val="none" w:sz="0" w:space="0" w:color="auto"/>
            <w:left w:val="none" w:sz="0" w:space="0" w:color="auto"/>
            <w:bottom w:val="none" w:sz="0" w:space="0" w:color="auto"/>
            <w:right w:val="none" w:sz="0" w:space="0" w:color="auto"/>
          </w:divBdr>
        </w:div>
        <w:div w:id="545600835">
          <w:marLeft w:val="0"/>
          <w:marRight w:val="0"/>
          <w:marTop w:val="0"/>
          <w:marBottom w:val="0"/>
          <w:divBdr>
            <w:top w:val="none" w:sz="0" w:space="0" w:color="auto"/>
            <w:left w:val="none" w:sz="0" w:space="0" w:color="auto"/>
            <w:bottom w:val="none" w:sz="0" w:space="0" w:color="auto"/>
            <w:right w:val="none" w:sz="0" w:space="0" w:color="auto"/>
          </w:divBdr>
        </w:div>
        <w:div w:id="562103743">
          <w:marLeft w:val="0"/>
          <w:marRight w:val="0"/>
          <w:marTop w:val="0"/>
          <w:marBottom w:val="0"/>
          <w:divBdr>
            <w:top w:val="none" w:sz="0" w:space="0" w:color="auto"/>
            <w:left w:val="none" w:sz="0" w:space="0" w:color="auto"/>
            <w:bottom w:val="none" w:sz="0" w:space="0" w:color="auto"/>
            <w:right w:val="none" w:sz="0" w:space="0" w:color="auto"/>
          </w:divBdr>
        </w:div>
        <w:div w:id="564802520">
          <w:marLeft w:val="0"/>
          <w:marRight w:val="0"/>
          <w:marTop w:val="0"/>
          <w:marBottom w:val="0"/>
          <w:divBdr>
            <w:top w:val="none" w:sz="0" w:space="0" w:color="auto"/>
            <w:left w:val="none" w:sz="0" w:space="0" w:color="auto"/>
            <w:bottom w:val="none" w:sz="0" w:space="0" w:color="auto"/>
            <w:right w:val="none" w:sz="0" w:space="0" w:color="auto"/>
          </w:divBdr>
        </w:div>
        <w:div w:id="569728466">
          <w:marLeft w:val="0"/>
          <w:marRight w:val="0"/>
          <w:marTop w:val="0"/>
          <w:marBottom w:val="0"/>
          <w:divBdr>
            <w:top w:val="none" w:sz="0" w:space="0" w:color="auto"/>
            <w:left w:val="none" w:sz="0" w:space="0" w:color="auto"/>
            <w:bottom w:val="none" w:sz="0" w:space="0" w:color="auto"/>
            <w:right w:val="none" w:sz="0" w:space="0" w:color="auto"/>
          </w:divBdr>
        </w:div>
        <w:div w:id="572470879">
          <w:marLeft w:val="0"/>
          <w:marRight w:val="0"/>
          <w:marTop w:val="0"/>
          <w:marBottom w:val="0"/>
          <w:divBdr>
            <w:top w:val="none" w:sz="0" w:space="0" w:color="auto"/>
            <w:left w:val="none" w:sz="0" w:space="0" w:color="auto"/>
            <w:bottom w:val="none" w:sz="0" w:space="0" w:color="auto"/>
            <w:right w:val="none" w:sz="0" w:space="0" w:color="auto"/>
          </w:divBdr>
        </w:div>
        <w:div w:id="573584420">
          <w:marLeft w:val="0"/>
          <w:marRight w:val="0"/>
          <w:marTop w:val="0"/>
          <w:marBottom w:val="0"/>
          <w:divBdr>
            <w:top w:val="none" w:sz="0" w:space="0" w:color="auto"/>
            <w:left w:val="none" w:sz="0" w:space="0" w:color="auto"/>
            <w:bottom w:val="none" w:sz="0" w:space="0" w:color="auto"/>
            <w:right w:val="none" w:sz="0" w:space="0" w:color="auto"/>
          </w:divBdr>
        </w:div>
        <w:div w:id="577986806">
          <w:marLeft w:val="0"/>
          <w:marRight w:val="0"/>
          <w:marTop w:val="0"/>
          <w:marBottom w:val="0"/>
          <w:divBdr>
            <w:top w:val="none" w:sz="0" w:space="0" w:color="auto"/>
            <w:left w:val="none" w:sz="0" w:space="0" w:color="auto"/>
            <w:bottom w:val="none" w:sz="0" w:space="0" w:color="auto"/>
            <w:right w:val="none" w:sz="0" w:space="0" w:color="auto"/>
          </w:divBdr>
        </w:div>
        <w:div w:id="579799299">
          <w:marLeft w:val="0"/>
          <w:marRight w:val="0"/>
          <w:marTop w:val="0"/>
          <w:marBottom w:val="0"/>
          <w:divBdr>
            <w:top w:val="none" w:sz="0" w:space="0" w:color="auto"/>
            <w:left w:val="none" w:sz="0" w:space="0" w:color="auto"/>
            <w:bottom w:val="none" w:sz="0" w:space="0" w:color="auto"/>
            <w:right w:val="none" w:sz="0" w:space="0" w:color="auto"/>
          </w:divBdr>
        </w:div>
        <w:div w:id="580482256">
          <w:marLeft w:val="0"/>
          <w:marRight w:val="0"/>
          <w:marTop w:val="0"/>
          <w:marBottom w:val="0"/>
          <w:divBdr>
            <w:top w:val="none" w:sz="0" w:space="0" w:color="auto"/>
            <w:left w:val="none" w:sz="0" w:space="0" w:color="auto"/>
            <w:bottom w:val="none" w:sz="0" w:space="0" w:color="auto"/>
            <w:right w:val="none" w:sz="0" w:space="0" w:color="auto"/>
          </w:divBdr>
        </w:div>
        <w:div w:id="583535460">
          <w:marLeft w:val="0"/>
          <w:marRight w:val="0"/>
          <w:marTop w:val="0"/>
          <w:marBottom w:val="0"/>
          <w:divBdr>
            <w:top w:val="none" w:sz="0" w:space="0" w:color="auto"/>
            <w:left w:val="none" w:sz="0" w:space="0" w:color="auto"/>
            <w:bottom w:val="none" w:sz="0" w:space="0" w:color="auto"/>
            <w:right w:val="none" w:sz="0" w:space="0" w:color="auto"/>
          </w:divBdr>
        </w:div>
        <w:div w:id="591939590">
          <w:marLeft w:val="0"/>
          <w:marRight w:val="0"/>
          <w:marTop w:val="0"/>
          <w:marBottom w:val="0"/>
          <w:divBdr>
            <w:top w:val="none" w:sz="0" w:space="0" w:color="auto"/>
            <w:left w:val="none" w:sz="0" w:space="0" w:color="auto"/>
            <w:bottom w:val="none" w:sz="0" w:space="0" w:color="auto"/>
            <w:right w:val="none" w:sz="0" w:space="0" w:color="auto"/>
          </w:divBdr>
        </w:div>
        <w:div w:id="594871223">
          <w:marLeft w:val="0"/>
          <w:marRight w:val="0"/>
          <w:marTop w:val="0"/>
          <w:marBottom w:val="0"/>
          <w:divBdr>
            <w:top w:val="none" w:sz="0" w:space="0" w:color="auto"/>
            <w:left w:val="none" w:sz="0" w:space="0" w:color="auto"/>
            <w:bottom w:val="none" w:sz="0" w:space="0" w:color="auto"/>
            <w:right w:val="none" w:sz="0" w:space="0" w:color="auto"/>
          </w:divBdr>
        </w:div>
        <w:div w:id="595405255">
          <w:marLeft w:val="0"/>
          <w:marRight w:val="0"/>
          <w:marTop w:val="0"/>
          <w:marBottom w:val="0"/>
          <w:divBdr>
            <w:top w:val="none" w:sz="0" w:space="0" w:color="auto"/>
            <w:left w:val="none" w:sz="0" w:space="0" w:color="auto"/>
            <w:bottom w:val="none" w:sz="0" w:space="0" w:color="auto"/>
            <w:right w:val="none" w:sz="0" w:space="0" w:color="auto"/>
          </w:divBdr>
        </w:div>
        <w:div w:id="602343474">
          <w:marLeft w:val="0"/>
          <w:marRight w:val="0"/>
          <w:marTop w:val="0"/>
          <w:marBottom w:val="0"/>
          <w:divBdr>
            <w:top w:val="none" w:sz="0" w:space="0" w:color="auto"/>
            <w:left w:val="none" w:sz="0" w:space="0" w:color="auto"/>
            <w:bottom w:val="none" w:sz="0" w:space="0" w:color="auto"/>
            <w:right w:val="none" w:sz="0" w:space="0" w:color="auto"/>
          </w:divBdr>
        </w:div>
        <w:div w:id="606741011">
          <w:marLeft w:val="0"/>
          <w:marRight w:val="0"/>
          <w:marTop w:val="0"/>
          <w:marBottom w:val="0"/>
          <w:divBdr>
            <w:top w:val="none" w:sz="0" w:space="0" w:color="auto"/>
            <w:left w:val="none" w:sz="0" w:space="0" w:color="auto"/>
            <w:bottom w:val="none" w:sz="0" w:space="0" w:color="auto"/>
            <w:right w:val="none" w:sz="0" w:space="0" w:color="auto"/>
          </w:divBdr>
        </w:div>
        <w:div w:id="610942726">
          <w:marLeft w:val="0"/>
          <w:marRight w:val="0"/>
          <w:marTop w:val="0"/>
          <w:marBottom w:val="0"/>
          <w:divBdr>
            <w:top w:val="none" w:sz="0" w:space="0" w:color="auto"/>
            <w:left w:val="none" w:sz="0" w:space="0" w:color="auto"/>
            <w:bottom w:val="none" w:sz="0" w:space="0" w:color="auto"/>
            <w:right w:val="none" w:sz="0" w:space="0" w:color="auto"/>
          </w:divBdr>
        </w:div>
        <w:div w:id="615984641">
          <w:marLeft w:val="0"/>
          <w:marRight w:val="0"/>
          <w:marTop w:val="0"/>
          <w:marBottom w:val="0"/>
          <w:divBdr>
            <w:top w:val="none" w:sz="0" w:space="0" w:color="auto"/>
            <w:left w:val="none" w:sz="0" w:space="0" w:color="auto"/>
            <w:bottom w:val="none" w:sz="0" w:space="0" w:color="auto"/>
            <w:right w:val="none" w:sz="0" w:space="0" w:color="auto"/>
          </w:divBdr>
        </w:div>
        <w:div w:id="627708662">
          <w:marLeft w:val="0"/>
          <w:marRight w:val="0"/>
          <w:marTop w:val="0"/>
          <w:marBottom w:val="0"/>
          <w:divBdr>
            <w:top w:val="none" w:sz="0" w:space="0" w:color="auto"/>
            <w:left w:val="none" w:sz="0" w:space="0" w:color="auto"/>
            <w:bottom w:val="none" w:sz="0" w:space="0" w:color="auto"/>
            <w:right w:val="none" w:sz="0" w:space="0" w:color="auto"/>
          </w:divBdr>
        </w:div>
        <w:div w:id="655452095">
          <w:marLeft w:val="0"/>
          <w:marRight w:val="0"/>
          <w:marTop w:val="0"/>
          <w:marBottom w:val="0"/>
          <w:divBdr>
            <w:top w:val="none" w:sz="0" w:space="0" w:color="auto"/>
            <w:left w:val="none" w:sz="0" w:space="0" w:color="auto"/>
            <w:bottom w:val="none" w:sz="0" w:space="0" w:color="auto"/>
            <w:right w:val="none" w:sz="0" w:space="0" w:color="auto"/>
          </w:divBdr>
        </w:div>
        <w:div w:id="661086082">
          <w:marLeft w:val="0"/>
          <w:marRight w:val="0"/>
          <w:marTop w:val="0"/>
          <w:marBottom w:val="0"/>
          <w:divBdr>
            <w:top w:val="none" w:sz="0" w:space="0" w:color="auto"/>
            <w:left w:val="none" w:sz="0" w:space="0" w:color="auto"/>
            <w:bottom w:val="none" w:sz="0" w:space="0" w:color="auto"/>
            <w:right w:val="none" w:sz="0" w:space="0" w:color="auto"/>
          </w:divBdr>
        </w:div>
        <w:div w:id="662010125">
          <w:marLeft w:val="0"/>
          <w:marRight w:val="0"/>
          <w:marTop w:val="0"/>
          <w:marBottom w:val="0"/>
          <w:divBdr>
            <w:top w:val="none" w:sz="0" w:space="0" w:color="auto"/>
            <w:left w:val="none" w:sz="0" w:space="0" w:color="auto"/>
            <w:bottom w:val="none" w:sz="0" w:space="0" w:color="auto"/>
            <w:right w:val="none" w:sz="0" w:space="0" w:color="auto"/>
          </w:divBdr>
        </w:div>
        <w:div w:id="666371391">
          <w:marLeft w:val="0"/>
          <w:marRight w:val="0"/>
          <w:marTop w:val="0"/>
          <w:marBottom w:val="0"/>
          <w:divBdr>
            <w:top w:val="none" w:sz="0" w:space="0" w:color="auto"/>
            <w:left w:val="none" w:sz="0" w:space="0" w:color="auto"/>
            <w:bottom w:val="none" w:sz="0" w:space="0" w:color="auto"/>
            <w:right w:val="none" w:sz="0" w:space="0" w:color="auto"/>
          </w:divBdr>
        </w:div>
        <w:div w:id="666711345">
          <w:marLeft w:val="0"/>
          <w:marRight w:val="0"/>
          <w:marTop w:val="0"/>
          <w:marBottom w:val="0"/>
          <w:divBdr>
            <w:top w:val="none" w:sz="0" w:space="0" w:color="auto"/>
            <w:left w:val="none" w:sz="0" w:space="0" w:color="auto"/>
            <w:bottom w:val="none" w:sz="0" w:space="0" w:color="auto"/>
            <w:right w:val="none" w:sz="0" w:space="0" w:color="auto"/>
          </w:divBdr>
        </w:div>
        <w:div w:id="671374604">
          <w:marLeft w:val="0"/>
          <w:marRight w:val="0"/>
          <w:marTop w:val="0"/>
          <w:marBottom w:val="0"/>
          <w:divBdr>
            <w:top w:val="none" w:sz="0" w:space="0" w:color="auto"/>
            <w:left w:val="none" w:sz="0" w:space="0" w:color="auto"/>
            <w:bottom w:val="none" w:sz="0" w:space="0" w:color="auto"/>
            <w:right w:val="none" w:sz="0" w:space="0" w:color="auto"/>
          </w:divBdr>
        </w:div>
        <w:div w:id="673652420">
          <w:marLeft w:val="0"/>
          <w:marRight w:val="0"/>
          <w:marTop w:val="0"/>
          <w:marBottom w:val="0"/>
          <w:divBdr>
            <w:top w:val="none" w:sz="0" w:space="0" w:color="auto"/>
            <w:left w:val="none" w:sz="0" w:space="0" w:color="auto"/>
            <w:bottom w:val="none" w:sz="0" w:space="0" w:color="auto"/>
            <w:right w:val="none" w:sz="0" w:space="0" w:color="auto"/>
          </w:divBdr>
        </w:div>
        <w:div w:id="681589955">
          <w:marLeft w:val="0"/>
          <w:marRight w:val="0"/>
          <w:marTop w:val="0"/>
          <w:marBottom w:val="0"/>
          <w:divBdr>
            <w:top w:val="none" w:sz="0" w:space="0" w:color="auto"/>
            <w:left w:val="none" w:sz="0" w:space="0" w:color="auto"/>
            <w:bottom w:val="none" w:sz="0" w:space="0" w:color="auto"/>
            <w:right w:val="none" w:sz="0" w:space="0" w:color="auto"/>
          </w:divBdr>
        </w:div>
        <w:div w:id="682782436">
          <w:marLeft w:val="0"/>
          <w:marRight w:val="0"/>
          <w:marTop w:val="0"/>
          <w:marBottom w:val="0"/>
          <w:divBdr>
            <w:top w:val="none" w:sz="0" w:space="0" w:color="auto"/>
            <w:left w:val="none" w:sz="0" w:space="0" w:color="auto"/>
            <w:bottom w:val="none" w:sz="0" w:space="0" w:color="auto"/>
            <w:right w:val="none" w:sz="0" w:space="0" w:color="auto"/>
          </w:divBdr>
        </w:div>
        <w:div w:id="685789512">
          <w:marLeft w:val="0"/>
          <w:marRight w:val="0"/>
          <w:marTop w:val="0"/>
          <w:marBottom w:val="0"/>
          <w:divBdr>
            <w:top w:val="none" w:sz="0" w:space="0" w:color="auto"/>
            <w:left w:val="none" w:sz="0" w:space="0" w:color="auto"/>
            <w:bottom w:val="none" w:sz="0" w:space="0" w:color="auto"/>
            <w:right w:val="none" w:sz="0" w:space="0" w:color="auto"/>
          </w:divBdr>
        </w:div>
        <w:div w:id="692413991">
          <w:marLeft w:val="0"/>
          <w:marRight w:val="0"/>
          <w:marTop w:val="0"/>
          <w:marBottom w:val="0"/>
          <w:divBdr>
            <w:top w:val="none" w:sz="0" w:space="0" w:color="auto"/>
            <w:left w:val="none" w:sz="0" w:space="0" w:color="auto"/>
            <w:bottom w:val="none" w:sz="0" w:space="0" w:color="auto"/>
            <w:right w:val="none" w:sz="0" w:space="0" w:color="auto"/>
          </w:divBdr>
        </w:div>
        <w:div w:id="700862466">
          <w:marLeft w:val="0"/>
          <w:marRight w:val="0"/>
          <w:marTop w:val="0"/>
          <w:marBottom w:val="0"/>
          <w:divBdr>
            <w:top w:val="none" w:sz="0" w:space="0" w:color="auto"/>
            <w:left w:val="none" w:sz="0" w:space="0" w:color="auto"/>
            <w:bottom w:val="none" w:sz="0" w:space="0" w:color="auto"/>
            <w:right w:val="none" w:sz="0" w:space="0" w:color="auto"/>
          </w:divBdr>
        </w:div>
        <w:div w:id="700933315">
          <w:marLeft w:val="0"/>
          <w:marRight w:val="0"/>
          <w:marTop w:val="0"/>
          <w:marBottom w:val="0"/>
          <w:divBdr>
            <w:top w:val="none" w:sz="0" w:space="0" w:color="auto"/>
            <w:left w:val="none" w:sz="0" w:space="0" w:color="auto"/>
            <w:bottom w:val="none" w:sz="0" w:space="0" w:color="auto"/>
            <w:right w:val="none" w:sz="0" w:space="0" w:color="auto"/>
          </w:divBdr>
        </w:div>
        <w:div w:id="701515065">
          <w:marLeft w:val="0"/>
          <w:marRight w:val="0"/>
          <w:marTop w:val="0"/>
          <w:marBottom w:val="0"/>
          <w:divBdr>
            <w:top w:val="none" w:sz="0" w:space="0" w:color="auto"/>
            <w:left w:val="none" w:sz="0" w:space="0" w:color="auto"/>
            <w:bottom w:val="none" w:sz="0" w:space="0" w:color="auto"/>
            <w:right w:val="none" w:sz="0" w:space="0" w:color="auto"/>
          </w:divBdr>
        </w:div>
        <w:div w:id="704409453">
          <w:marLeft w:val="0"/>
          <w:marRight w:val="0"/>
          <w:marTop w:val="0"/>
          <w:marBottom w:val="0"/>
          <w:divBdr>
            <w:top w:val="none" w:sz="0" w:space="0" w:color="auto"/>
            <w:left w:val="none" w:sz="0" w:space="0" w:color="auto"/>
            <w:bottom w:val="none" w:sz="0" w:space="0" w:color="auto"/>
            <w:right w:val="none" w:sz="0" w:space="0" w:color="auto"/>
          </w:divBdr>
        </w:div>
        <w:div w:id="705955314">
          <w:marLeft w:val="0"/>
          <w:marRight w:val="0"/>
          <w:marTop w:val="0"/>
          <w:marBottom w:val="0"/>
          <w:divBdr>
            <w:top w:val="none" w:sz="0" w:space="0" w:color="auto"/>
            <w:left w:val="none" w:sz="0" w:space="0" w:color="auto"/>
            <w:bottom w:val="none" w:sz="0" w:space="0" w:color="auto"/>
            <w:right w:val="none" w:sz="0" w:space="0" w:color="auto"/>
          </w:divBdr>
        </w:div>
        <w:div w:id="712652328">
          <w:marLeft w:val="0"/>
          <w:marRight w:val="0"/>
          <w:marTop w:val="0"/>
          <w:marBottom w:val="0"/>
          <w:divBdr>
            <w:top w:val="none" w:sz="0" w:space="0" w:color="auto"/>
            <w:left w:val="none" w:sz="0" w:space="0" w:color="auto"/>
            <w:bottom w:val="none" w:sz="0" w:space="0" w:color="auto"/>
            <w:right w:val="none" w:sz="0" w:space="0" w:color="auto"/>
          </w:divBdr>
        </w:div>
        <w:div w:id="715936956">
          <w:marLeft w:val="0"/>
          <w:marRight w:val="0"/>
          <w:marTop w:val="0"/>
          <w:marBottom w:val="0"/>
          <w:divBdr>
            <w:top w:val="none" w:sz="0" w:space="0" w:color="auto"/>
            <w:left w:val="none" w:sz="0" w:space="0" w:color="auto"/>
            <w:bottom w:val="none" w:sz="0" w:space="0" w:color="auto"/>
            <w:right w:val="none" w:sz="0" w:space="0" w:color="auto"/>
          </w:divBdr>
        </w:div>
        <w:div w:id="718937107">
          <w:marLeft w:val="0"/>
          <w:marRight w:val="0"/>
          <w:marTop w:val="0"/>
          <w:marBottom w:val="0"/>
          <w:divBdr>
            <w:top w:val="none" w:sz="0" w:space="0" w:color="auto"/>
            <w:left w:val="none" w:sz="0" w:space="0" w:color="auto"/>
            <w:bottom w:val="none" w:sz="0" w:space="0" w:color="auto"/>
            <w:right w:val="none" w:sz="0" w:space="0" w:color="auto"/>
          </w:divBdr>
        </w:div>
        <w:div w:id="719406187">
          <w:marLeft w:val="0"/>
          <w:marRight w:val="0"/>
          <w:marTop w:val="0"/>
          <w:marBottom w:val="0"/>
          <w:divBdr>
            <w:top w:val="none" w:sz="0" w:space="0" w:color="auto"/>
            <w:left w:val="none" w:sz="0" w:space="0" w:color="auto"/>
            <w:bottom w:val="none" w:sz="0" w:space="0" w:color="auto"/>
            <w:right w:val="none" w:sz="0" w:space="0" w:color="auto"/>
          </w:divBdr>
        </w:div>
        <w:div w:id="727455418">
          <w:marLeft w:val="0"/>
          <w:marRight w:val="0"/>
          <w:marTop w:val="0"/>
          <w:marBottom w:val="0"/>
          <w:divBdr>
            <w:top w:val="none" w:sz="0" w:space="0" w:color="auto"/>
            <w:left w:val="none" w:sz="0" w:space="0" w:color="auto"/>
            <w:bottom w:val="none" w:sz="0" w:space="0" w:color="auto"/>
            <w:right w:val="none" w:sz="0" w:space="0" w:color="auto"/>
          </w:divBdr>
        </w:div>
        <w:div w:id="733313457">
          <w:marLeft w:val="0"/>
          <w:marRight w:val="0"/>
          <w:marTop w:val="0"/>
          <w:marBottom w:val="0"/>
          <w:divBdr>
            <w:top w:val="none" w:sz="0" w:space="0" w:color="auto"/>
            <w:left w:val="none" w:sz="0" w:space="0" w:color="auto"/>
            <w:bottom w:val="none" w:sz="0" w:space="0" w:color="auto"/>
            <w:right w:val="none" w:sz="0" w:space="0" w:color="auto"/>
          </w:divBdr>
        </w:div>
        <w:div w:id="736901872">
          <w:marLeft w:val="0"/>
          <w:marRight w:val="0"/>
          <w:marTop w:val="0"/>
          <w:marBottom w:val="0"/>
          <w:divBdr>
            <w:top w:val="none" w:sz="0" w:space="0" w:color="auto"/>
            <w:left w:val="none" w:sz="0" w:space="0" w:color="auto"/>
            <w:bottom w:val="none" w:sz="0" w:space="0" w:color="auto"/>
            <w:right w:val="none" w:sz="0" w:space="0" w:color="auto"/>
          </w:divBdr>
          <w:divsChild>
            <w:div w:id="211700133">
              <w:marLeft w:val="0"/>
              <w:marRight w:val="0"/>
              <w:marTop w:val="0"/>
              <w:marBottom w:val="0"/>
              <w:divBdr>
                <w:top w:val="none" w:sz="0" w:space="0" w:color="auto"/>
                <w:left w:val="none" w:sz="0" w:space="0" w:color="auto"/>
                <w:bottom w:val="none" w:sz="0" w:space="0" w:color="auto"/>
                <w:right w:val="none" w:sz="0" w:space="0" w:color="auto"/>
              </w:divBdr>
            </w:div>
            <w:div w:id="213084223">
              <w:marLeft w:val="0"/>
              <w:marRight w:val="0"/>
              <w:marTop w:val="0"/>
              <w:marBottom w:val="0"/>
              <w:divBdr>
                <w:top w:val="none" w:sz="0" w:space="0" w:color="auto"/>
                <w:left w:val="none" w:sz="0" w:space="0" w:color="auto"/>
                <w:bottom w:val="none" w:sz="0" w:space="0" w:color="auto"/>
                <w:right w:val="none" w:sz="0" w:space="0" w:color="auto"/>
              </w:divBdr>
            </w:div>
            <w:div w:id="274751254">
              <w:marLeft w:val="0"/>
              <w:marRight w:val="0"/>
              <w:marTop w:val="0"/>
              <w:marBottom w:val="0"/>
              <w:divBdr>
                <w:top w:val="none" w:sz="0" w:space="0" w:color="auto"/>
                <w:left w:val="none" w:sz="0" w:space="0" w:color="auto"/>
                <w:bottom w:val="none" w:sz="0" w:space="0" w:color="auto"/>
                <w:right w:val="none" w:sz="0" w:space="0" w:color="auto"/>
              </w:divBdr>
            </w:div>
            <w:div w:id="276178723">
              <w:marLeft w:val="0"/>
              <w:marRight w:val="0"/>
              <w:marTop w:val="0"/>
              <w:marBottom w:val="0"/>
              <w:divBdr>
                <w:top w:val="none" w:sz="0" w:space="0" w:color="auto"/>
                <w:left w:val="none" w:sz="0" w:space="0" w:color="auto"/>
                <w:bottom w:val="none" w:sz="0" w:space="0" w:color="auto"/>
                <w:right w:val="none" w:sz="0" w:space="0" w:color="auto"/>
              </w:divBdr>
            </w:div>
            <w:div w:id="281763446">
              <w:marLeft w:val="0"/>
              <w:marRight w:val="0"/>
              <w:marTop w:val="0"/>
              <w:marBottom w:val="0"/>
              <w:divBdr>
                <w:top w:val="none" w:sz="0" w:space="0" w:color="auto"/>
                <w:left w:val="none" w:sz="0" w:space="0" w:color="auto"/>
                <w:bottom w:val="none" w:sz="0" w:space="0" w:color="auto"/>
                <w:right w:val="none" w:sz="0" w:space="0" w:color="auto"/>
              </w:divBdr>
            </w:div>
            <w:div w:id="293370033">
              <w:marLeft w:val="0"/>
              <w:marRight w:val="0"/>
              <w:marTop w:val="0"/>
              <w:marBottom w:val="0"/>
              <w:divBdr>
                <w:top w:val="none" w:sz="0" w:space="0" w:color="auto"/>
                <w:left w:val="none" w:sz="0" w:space="0" w:color="auto"/>
                <w:bottom w:val="none" w:sz="0" w:space="0" w:color="auto"/>
                <w:right w:val="none" w:sz="0" w:space="0" w:color="auto"/>
              </w:divBdr>
            </w:div>
            <w:div w:id="370158013">
              <w:marLeft w:val="0"/>
              <w:marRight w:val="0"/>
              <w:marTop w:val="0"/>
              <w:marBottom w:val="0"/>
              <w:divBdr>
                <w:top w:val="none" w:sz="0" w:space="0" w:color="auto"/>
                <w:left w:val="none" w:sz="0" w:space="0" w:color="auto"/>
                <w:bottom w:val="none" w:sz="0" w:space="0" w:color="auto"/>
                <w:right w:val="none" w:sz="0" w:space="0" w:color="auto"/>
              </w:divBdr>
            </w:div>
            <w:div w:id="441412785">
              <w:marLeft w:val="0"/>
              <w:marRight w:val="0"/>
              <w:marTop w:val="0"/>
              <w:marBottom w:val="0"/>
              <w:divBdr>
                <w:top w:val="none" w:sz="0" w:space="0" w:color="auto"/>
                <w:left w:val="none" w:sz="0" w:space="0" w:color="auto"/>
                <w:bottom w:val="none" w:sz="0" w:space="0" w:color="auto"/>
                <w:right w:val="none" w:sz="0" w:space="0" w:color="auto"/>
              </w:divBdr>
            </w:div>
            <w:div w:id="483860650">
              <w:marLeft w:val="0"/>
              <w:marRight w:val="0"/>
              <w:marTop w:val="0"/>
              <w:marBottom w:val="0"/>
              <w:divBdr>
                <w:top w:val="none" w:sz="0" w:space="0" w:color="auto"/>
                <w:left w:val="none" w:sz="0" w:space="0" w:color="auto"/>
                <w:bottom w:val="none" w:sz="0" w:space="0" w:color="auto"/>
                <w:right w:val="none" w:sz="0" w:space="0" w:color="auto"/>
              </w:divBdr>
            </w:div>
            <w:div w:id="494031992">
              <w:marLeft w:val="0"/>
              <w:marRight w:val="0"/>
              <w:marTop w:val="0"/>
              <w:marBottom w:val="0"/>
              <w:divBdr>
                <w:top w:val="none" w:sz="0" w:space="0" w:color="auto"/>
                <w:left w:val="none" w:sz="0" w:space="0" w:color="auto"/>
                <w:bottom w:val="none" w:sz="0" w:space="0" w:color="auto"/>
                <w:right w:val="none" w:sz="0" w:space="0" w:color="auto"/>
              </w:divBdr>
            </w:div>
            <w:div w:id="498039761">
              <w:marLeft w:val="0"/>
              <w:marRight w:val="0"/>
              <w:marTop w:val="0"/>
              <w:marBottom w:val="0"/>
              <w:divBdr>
                <w:top w:val="none" w:sz="0" w:space="0" w:color="auto"/>
                <w:left w:val="none" w:sz="0" w:space="0" w:color="auto"/>
                <w:bottom w:val="none" w:sz="0" w:space="0" w:color="auto"/>
                <w:right w:val="none" w:sz="0" w:space="0" w:color="auto"/>
              </w:divBdr>
            </w:div>
            <w:div w:id="584068511">
              <w:marLeft w:val="0"/>
              <w:marRight w:val="0"/>
              <w:marTop w:val="0"/>
              <w:marBottom w:val="0"/>
              <w:divBdr>
                <w:top w:val="none" w:sz="0" w:space="0" w:color="auto"/>
                <w:left w:val="none" w:sz="0" w:space="0" w:color="auto"/>
                <w:bottom w:val="none" w:sz="0" w:space="0" w:color="auto"/>
                <w:right w:val="none" w:sz="0" w:space="0" w:color="auto"/>
              </w:divBdr>
            </w:div>
            <w:div w:id="667834043">
              <w:marLeft w:val="0"/>
              <w:marRight w:val="0"/>
              <w:marTop w:val="0"/>
              <w:marBottom w:val="0"/>
              <w:divBdr>
                <w:top w:val="none" w:sz="0" w:space="0" w:color="auto"/>
                <w:left w:val="none" w:sz="0" w:space="0" w:color="auto"/>
                <w:bottom w:val="none" w:sz="0" w:space="0" w:color="auto"/>
                <w:right w:val="none" w:sz="0" w:space="0" w:color="auto"/>
              </w:divBdr>
            </w:div>
            <w:div w:id="744228861">
              <w:marLeft w:val="0"/>
              <w:marRight w:val="0"/>
              <w:marTop w:val="0"/>
              <w:marBottom w:val="0"/>
              <w:divBdr>
                <w:top w:val="none" w:sz="0" w:space="0" w:color="auto"/>
                <w:left w:val="none" w:sz="0" w:space="0" w:color="auto"/>
                <w:bottom w:val="none" w:sz="0" w:space="0" w:color="auto"/>
                <w:right w:val="none" w:sz="0" w:space="0" w:color="auto"/>
              </w:divBdr>
            </w:div>
            <w:div w:id="889001793">
              <w:marLeft w:val="0"/>
              <w:marRight w:val="0"/>
              <w:marTop w:val="0"/>
              <w:marBottom w:val="0"/>
              <w:divBdr>
                <w:top w:val="none" w:sz="0" w:space="0" w:color="auto"/>
                <w:left w:val="none" w:sz="0" w:space="0" w:color="auto"/>
                <w:bottom w:val="none" w:sz="0" w:space="0" w:color="auto"/>
                <w:right w:val="none" w:sz="0" w:space="0" w:color="auto"/>
              </w:divBdr>
            </w:div>
            <w:div w:id="933510439">
              <w:marLeft w:val="0"/>
              <w:marRight w:val="0"/>
              <w:marTop w:val="0"/>
              <w:marBottom w:val="0"/>
              <w:divBdr>
                <w:top w:val="none" w:sz="0" w:space="0" w:color="auto"/>
                <w:left w:val="none" w:sz="0" w:space="0" w:color="auto"/>
                <w:bottom w:val="none" w:sz="0" w:space="0" w:color="auto"/>
                <w:right w:val="none" w:sz="0" w:space="0" w:color="auto"/>
              </w:divBdr>
            </w:div>
            <w:div w:id="966424975">
              <w:marLeft w:val="0"/>
              <w:marRight w:val="0"/>
              <w:marTop w:val="0"/>
              <w:marBottom w:val="0"/>
              <w:divBdr>
                <w:top w:val="none" w:sz="0" w:space="0" w:color="auto"/>
                <w:left w:val="none" w:sz="0" w:space="0" w:color="auto"/>
                <w:bottom w:val="none" w:sz="0" w:space="0" w:color="auto"/>
                <w:right w:val="none" w:sz="0" w:space="0" w:color="auto"/>
              </w:divBdr>
            </w:div>
            <w:div w:id="1011108390">
              <w:marLeft w:val="0"/>
              <w:marRight w:val="0"/>
              <w:marTop w:val="0"/>
              <w:marBottom w:val="0"/>
              <w:divBdr>
                <w:top w:val="none" w:sz="0" w:space="0" w:color="auto"/>
                <w:left w:val="none" w:sz="0" w:space="0" w:color="auto"/>
                <w:bottom w:val="none" w:sz="0" w:space="0" w:color="auto"/>
                <w:right w:val="none" w:sz="0" w:space="0" w:color="auto"/>
              </w:divBdr>
            </w:div>
            <w:div w:id="1119103466">
              <w:marLeft w:val="0"/>
              <w:marRight w:val="0"/>
              <w:marTop w:val="0"/>
              <w:marBottom w:val="0"/>
              <w:divBdr>
                <w:top w:val="none" w:sz="0" w:space="0" w:color="auto"/>
                <w:left w:val="none" w:sz="0" w:space="0" w:color="auto"/>
                <w:bottom w:val="none" w:sz="0" w:space="0" w:color="auto"/>
                <w:right w:val="none" w:sz="0" w:space="0" w:color="auto"/>
              </w:divBdr>
            </w:div>
            <w:div w:id="1262765465">
              <w:marLeft w:val="0"/>
              <w:marRight w:val="0"/>
              <w:marTop w:val="0"/>
              <w:marBottom w:val="0"/>
              <w:divBdr>
                <w:top w:val="none" w:sz="0" w:space="0" w:color="auto"/>
                <w:left w:val="none" w:sz="0" w:space="0" w:color="auto"/>
                <w:bottom w:val="none" w:sz="0" w:space="0" w:color="auto"/>
                <w:right w:val="none" w:sz="0" w:space="0" w:color="auto"/>
              </w:divBdr>
            </w:div>
            <w:div w:id="1298873207">
              <w:marLeft w:val="0"/>
              <w:marRight w:val="0"/>
              <w:marTop w:val="0"/>
              <w:marBottom w:val="0"/>
              <w:divBdr>
                <w:top w:val="none" w:sz="0" w:space="0" w:color="auto"/>
                <w:left w:val="none" w:sz="0" w:space="0" w:color="auto"/>
                <w:bottom w:val="none" w:sz="0" w:space="0" w:color="auto"/>
                <w:right w:val="none" w:sz="0" w:space="0" w:color="auto"/>
              </w:divBdr>
            </w:div>
            <w:div w:id="1377117984">
              <w:marLeft w:val="0"/>
              <w:marRight w:val="0"/>
              <w:marTop w:val="0"/>
              <w:marBottom w:val="0"/>
              <w:divBdr>
                <w:top w:val="none" w:sz="0" w:space="0" w:color="auto"/>
                <w:left w:val="none" w:sz="0" w:space="0" w:color="auto"/>
                <w:bottom w:val="none" w:sz="0" w:space="0" w:color="auto"/>
                <w:right w:val="none" w:sz="0" w:space="0" w:color="auto"/>
              </w:divBdr>
            </w:div>
            <w:div w:id="1439908092">
              <w:marLeft w:val="0"/>
              <w:marRight w:val="0"/>
              <w:marTop w:val="0"/>
              <w:marBottom w:val="0"/>
              <w:divBdr>
                <w:top w:val="none" w:sz="0" w:space="0" w:color="auto"/>
                <w:left w:val="none" w:sz="0" w:space="0" w:color="auto"/>
                <w:bottom w:val="none" w:sz="0" w:space="0" w:color="auto"/>
                <w:right w:val="none" w:sz="0" w:space="0" w:color="auto"/>
              </w:divBdr>
            </w:div>
            <w:div w:id="1575506100">
              <w:marLeft w:val="0"/>
              <w:marRight w:val="0"/>
              <w:marTop w:val="0"/>
              <w:marBottom w:val="0"/>
              <w:divBdr>
                <w:top w:val="none" w:sz="0" w:space="0" w:color="auto"/>
                <w:left w:val="none" w:sz="0" w:space="0" w:color="auto"/>
                <w:bottom w:val="none" w:sz="0" w:space="0" w:color="auto"/>
                <w:right w:val="none" w:sz="0" w:space="0" w:color="auto"/>
              </w:divBdr>
            </w:div>
            <w:div w:id="1596204510">
              <w:marLeft w:val="0"/>
              <w:marRight w:val="0"/>
              <w:marTop w:val="0"/>
              <w:marBottom w:val="0"/>
              <w:divBdr>
                <w:top w:val="none" w:sz="0" w:space="0" w:color="auto"/>
                <w:left w:val="none" w:sz="0" w:space="0" w:color="auto"/>
                <w:bottom w:val="none" w:sz="0" w:space="0" w:color="auto"/>
                <w:right w:val="none" w:sz="0" w:space="0" w:color="auto"/>
              </w:divBdr>
            </w:div>
            <w:div w:id="1637376136">
              <w:marLeft w:val="0"/>
              <w:marRight w:val="0"/>
              <w:marTop w:val="0"/>
              <w:marBottom w:val="0"/>
              <w:divBdr>
                <w:top w:val="none" w:sz="0" w:space="0" w:color="auto"/>
                <w:left w:val="none" w:sz="0" w:space="0" w:color="auto"/>
                <w:bottom w:val="none" w:sz="0" w:space="0" w:color="auto"/>
                <w:right w:val="none" w:sz="0" w:space="0" w:color="auto"/>
              </w:divBdr>
            </w:div>
            <w:div w:id="1720012603">
              <w:marLeft w:val="0"/>
              <w:marRight w:val="0"/>
              <w:marTop w:val="0"/>
              <w:marBottom w:val="0"/>
              <w:divBdr>
                <w:top w:val="none" w:sz="0" w:space="0" w:color="auto"/>
                <w:left w:val="none" w:sz="0" w:space="0" w:color="auto"/>
                <w:bottom w:val="none" w:sz="0" w:space="0" w:color="auto"/>
                <w:right w:val="none" w:sz="0" w:space="0" w:color="auto"/>
              </w:divBdr>
            </w:div>
            <w:div w:id="1723669811">
              <w:marLeft w:val="0"/>
              <w:marRight w:val="0"/>
              <w:marTop w:val="0"/>
              <w:marBottom w:val="0"/>
              <w:divBdr>
                <w:top w:val="none" w:sz="0" w:space="0" w:color="auto"/>
                <w:left w:val="none" w:sz="0" w:space="0" w:color="auto"/>
                <w:bottom w:val="none" w:sz="0" w:space="0" w:color="auto"/>
                <w:right w:val="none" w:sz="0" w:space="0" w:color="auto"/>
              </w:divBdr>
            </w:div>
            <w:div w:id="1901548691">
              <w:marLeft w:val="0"/>
              <w:marRight w:val="0"/>
              <w:marTop w:val="0"/>
              <w:marBottom w:val="0"/>
              <w:divBdr>
                <w:top w:val="none" w:sz="0" w:space="0" w:color="auto"/>
                <w:left w:val="none" w:sz="0" w:space="0" w:color="auto"/>
                <w:bottom w:val="none" w:sz="0" w:space="0" w:color="auto"/>
                <w:right w:val="none" w:sz="0" w:space="0" w:color="auto"/>
              </w:divBdr>
            </w:div>
            <w:div w:id="2057507238">
              <w:marLeft w:val="0"/>
              <w:marRight w:val="0"/>
              <w:marTop w:val="0"/>
              <w:marBottom w:val="0"/>
              <w:divBdr>
                <w:top w:val="none" w:sz="0" w:space="0" w:color="auto"/>
                <w:left w:val="none" w:sz="0" w:space="0" w:color="auto"/>
                <w:bottom w:val="none" w:sz="0" w:space="0" w:color="auto"/>
                <w:right w:val="none" w:sz="0" w:space="0" w:color="auto"/>
              </w:divBdr>
            </w:div>
          </w:divsChild>
        </w:div>
        <w:div w:id="743913297">
          <w:marLeft w:val="0"/>
          <w:marRight w:val="0"/>
          <w:marTop w:val="0"/>
          <w:marBottom w:val="0"/>
          <w:divBdr>
            <w:top w:val="none" w:sz="0" w:space="0" w:color="auto"/>
            <w:left w:val="none" w:sz="0" w:space="0" w:color="auto"/>
            <w:bottom w:val="none" w:sz="0" w:space="0" w:color="auto"/>
            <w:right w:val="none" w:sz="0" w:space="0" w:color="auto"/>
          </w:divBdr>
        </w:div>
        <w:div w:id="747118773">
          <w:marLeft w:val="0"/>
          <w:marRight w:val="0"/>
          <w:marTop w:val="0"/>
          <w:marBottom w:val="0"/>
          <w:divBdr>
            <w:top w:val="none" w:sz="0" w:space="0" w:color="auto"/>
            <w:left w:val="none" w:sz="0" w:space="0" w:color="auto"/>
            <w:bottom w:val="none" w:sz="0" w:space="0" w:color="auto"/>
            <w:right w:val="none" w:sz="0" w:space="0" w:color="auto"/>
          </w:divBdr>
        </w:div>
        <w:div w:id="754087253">
          <w:marLeft w:val="0"/>
          <w:marRight w:val="0"/>
          <w:marTop w:val="0"/>
          <w:marBottom w:val="0"/>
          <w:divBdr>
            <w:top w:val="none" w:sz="0" w:space="0" w:color="auto"/>
            <w:left w:val="none" w:sz="0" w:space="0" w:color="auto"/>
            <w:bottom w:val="none" w:sz="0" w:space="0" w:color="auto"/>
            <w:right w:val="none" w:sz="0" w:space="0" w:color="auto"/>
          </w:divBdr>
        </w:div>
        <w:div w:id="756945452">
          <w:marLeft w:val="0"/>
          <w:marRight w:val="0"/>
          <w:marTop w:val="0"/>
          <w:marBottom w:val="0"/>
          <w:divBdr>
            <w:top w:val="none" w:sz="0" w:space="0" w:color="auto"/>
            <w:left w:val="none" w:sz="0" w:space="0" w:color="auto"/>
            <w:bottom w:val="none" w:sz="0" w:space="0" w:color="auto"/>
            <w:right w:val="none" w:sz="0" w:space="0" w:color="auto"/>
          </w:divBdr>
        </w:div>
        <w:div w:id="772089504">
          <w:marLeft w:val="0"/>
          <w:marRight w:val="0"/>
          <w:marTop w:val="0"/>
          <w:marBottom w:val="0"/>
          <w:divBdr>
            <w:top w:val="none" w:sz="0" w:space="0" w:color="auto"/>
            <w:left w:val="none" w:sz="0" w:space="0" w:color="auto"/>
            <w:bottom w:val="none" w:sz="0" w:space="0" w:color="auto"/>
            <w:right w:val="none" w:sz="0" w:space="0" w:color="auto"/>
          </w:divBdr>
        </w:div>
        <w:div w:id="775751633">
          <w:marLeft w:val="0"/>
          <w:marRight w:val="0"/>
          <w:marTop w:val="0"/>
          <w:marBottom w:val="0"/>
          <w:divBdr>
            <w:top w:val="none" w:sz="0" w:space="0" w:color="auto"/>
            <w:left w:val="none" w:sz="0" w:space="0" w:color="auto"/>
            <w:bottom w:val="none" w:sz="0" w:space="0" w:color="auto"/>
            <w:right w:val="none" w:sz="0" w:space="0" w:color="auto"/>
          </w:divBdr>
        </w:div>
        <w:div w:id="785808484">
          <w:marLeft w:val="0"/>
          <w:marRight w:val="0"/>
          <w:marTop w:val="0"/>
          <w:marBottom w:val="0"/>
          <w:divBdr>
            <w:top w:val="none" w:sz="0" w:space="0" w:color="auto"/>
            <w:left w:val="none" w:sz="0" w:space="0" w:color="auto"/>
            <w:bottom w:val="none" w:sz="0" w:space="0" w:color="auto"/>
            <w:right w:val="none" w:sz="0" w:space="0" w:color="auto"/>
          </w:divBdr>
        </w:div>
        <w:div w:id="788207575">
          <w:marLeft w:val="0"/>
          <w:marRight w:val="0"/>
          <w:marTop w:val="0"/>
          <w:marBottom w:val="0"/>
          <w:divBdr>
            <w:top w:val="none" w:sz="0" w:space="0" w:color="auto"/>
            <w:left w:val="none" w:sz="0" w:space="0" w:color="auto"/>
            <w:bottom w:val="none" w:sz="0" w:space="0" w:color="auto"/>
            <w:right w:val="none" w:sz="0" w:space="0" w:color="auto"/>
          </w:divBdr>
        </w:div>
        <w:div w:id="791368639">
          <w:marLeft w:val="0"/>
          <w:marRight w:val="0"/>
          <w:marTop w:val="0"/>
          <w:marBottom w:val="0"/>
          <w:divBdr>
            <w:top w:val="none" w:sz="0" w:space="0" w:color="auto"/>
            <w:left w:val="none" w:sz="0" w:space="0" w:color="auto"/>
            <w:bottom w:val="none" w:sz="0" w:space="0" w:color="auto"/>
            <w:right w:val="none" w:sz="0" w:space="0" w:color="auto"/>
          </w:divBdr>
        </w:div>
        <w:div w:id="792863754">
          <w:marLeft w:val="0"/>
          <w:marRight w:val="0"/>
          <w:marTop w:val="0"/>
          <w:marBottom w:val="0"/>
          <w:divBdr>
            <w:top w:val="none" w:sz="0" w:space="0" w:color="auto"/>
            <w:left w:val="none" w:sz="0" w:space="0" w:color="auto"/>
            <w:bottom w:val="none" w:sz="0" w:space="0" w:color="auto"/>
            <w:right w:val="none" w:sz="0" w:space="0" w:color="auto"/>
          </w:divBdr>
        </w:div>
        <w:div w:id="797912377">
          <w:marLeft w:val="0"/>
          <w:marRight w:val="0"/>
          <w:marTop w:val="0"/>
          <w:marBottom w:val="0"/>
          <w:divBdr>
            <w:top w:val="none" w:sz="0" w:space="0" w:color="auto"/>
            <w:left w:val="none" w:sz="0" w:space="0" w:color="auto"/>
            <w:bottom w:val="none" w:sz="0" w:space="0" w:color="auto"/>
            <w:right w:val="none" w:sz="0" w:space="0" w:color="auto"/>
          </w:divBdr>
        </w:div>
        <w:div w:id="801731667">
          <w:marLeft w:val="0"/>
          <w:marRight w:val="0"/>
          <w:marTop w:val="0"/>
          <w:marBottom w:val="0"/>
          <w:divBdr>
            <w:top w:val="none" w:sz="0" w:space="0" w:color="auto"/>
            <w:left w:val="none" w:sz="0" w:space="0" w:color="auto"/>
            <w:bottom w:val="none" w:sz="0" w:space="0" w:color="auto"/>
            <w:right w:val="none" w:sz="0" w:space="0" w:color="auto"/>
          </w:divBdr>
        </w:div>
        <w:div w:id="801965496">
          <w:marLeft w:val="0"/>
          <w:marRight w:val="0"/>
          <w:marTop w:val="0"/>
          <w:marBottom w:val="0"/>
          <w:divBdr>
            <w:top w:val="none" w:sz="0" w:space="0" w:color="auto"/>
            <w:left w:val="none" w:sz="0" w:space="0" w:color="auto"/>
            <w:bottom w:val="none" w:sz="0" w:space="0" w:color="auto"/>
            <w:right w:val="none" w:sz="0" w:space="0" w:color="auto"/>
          </w:divBdr>
        </w:div>
        <w:div w:id="807623629">
          <w:marLeft w:val="0"/>
          <w:marRight w:val="0"/>
          <w:marTop w:val="0"/>
          <w:marBottom w:val="0"/>
          <w:divBdr>
            <w:top w:val="none" w:sz="0" w:space="0" w:color="auto"/>
            <w:left w:val="none" w:sz="0" w:space="0" w:color="auto"/>
            <w:bottom w:val="none" w:sz="0" w:space="0" w:color="auto"/>
            <w:right w:val="none" w:sz="0" w:space="0" w:color="auto"/>
          </w:divBdr>
        </w:div>
        <w:div w:id="812017807">
          <w:marLeft w:val="0"/>
          <w:marRight w:val="0"/>
          <w:marTop w:val="0"/>
          <w:marBottom w:val="0"/>
          <w:divBdr>
            <w:top w:val="none" w:sz="0" w:space="0" w:color="auto"/>
            <w:left w:val="none" w:sz="0" w:space="0" w:color="auto"/>
            <w:bottom w:val="none" w:sz="0" w:space="0" w:color="auto"/>
            <w:right w:val="none" w:sz="0" w:space="0" w:color="auto"/>
          </w:divBdr>
        </w:div>
        <w:div w:id="815033677">
          <w:marLeft w:val="0"/>
          <w:marRight w:val="0"/>
          <w:marTop w:val="0"/>
          <w:marBottom w:val="0"/>
          <w:divBdr>
            <w:top w:val="none" w:sz="0" w:space="0" w:color="auto"/>
            <w:left w:val="none" w:sz="0" w:space="0" w:color="auto"/>
            <w:bottom w:val="none" w:sz="0" w:space="0" w:color="auto"/>
            <w:right w:val="none" w:sz="0" w:space="0" w:color="auto"/>
          </w:divBdr>
        </w:div>
        <w:div w:id="816606214">
          <w:marLeft w:val="0"/>
          <w:marRight w:val="0"/>
          <w:marTop w:val="0"/>
          <w:marBottom w:val="0"/>
          <w:divBdr>
            <w:top w:val="none" w:sz="0" w:space="0" w:color="auto"/>
            <w:left w:val="none" w:sz="0" w:space="0" w:color="auto"/>
            <w:bottom w:val="none" w:sz="0" w:space="0" w:color="auto"/>
            <w:right w:val="none" w:sz="0" w:space="0" w:color="auto"/>
          </w:divBdr>
        </w:div>
        <w:div w:id="822695104">
          <w:marLeft w:val="0"/>
          <w:marRight w:val="0"/>
          <w:marTop w:val="0"/>
          <w:marBottom w:val="0"/>
          <w:divBdr>
            <w:top w:val="none" w:sz="0" w:space="0" w:color="auto"/>
            <w:left w:val="none" w:sz="0" w:space="0" w:color="auto"/>
            <w:bottom w:val="none" w:sz="0" w:space="0" w:color="auto"/>
            <w:right w:val="none" w:sz="0" w:space="0" w:color="auto"/>
          </w:divBdr>
        </w:div>
        <w:div w:id="837842703">
          <w:marLeft w:val="0"/>
          <w:marRight w:val="0"/>
          <w:marTop w:val="0"/>
          <w:marBottom w:val="0"/>
          <w:divBdr>
            <w:top w:val="none" w:sz="0" w:space="0" w:color="auto"/>
            <w:left w:val="none" w:sz="0" w:space="0" w:color="auto"/>
            <w:bottom w:val="none" w:sz="0" w:space="0" w:color="auto"/>
            <w:right w:val="none" w:sz="0" w:space="0" w:color="auto"/>
          </w:divBdr>
        </w:div>
        <w:div w:id="846098106">
          <w:marLeft w:val="0"/>
          <w:marRight w:val="0"/>
          <w:marTop w:val="0"/>
          <w:marBottom w:val="0"/>
          <w:divBdr>
            <w:top w:val="none" w:sz="0" w:space="0" w:color="auto"/>
            <w:left w:val="none" w:sz="0" w:space="0" w:color="auto"/>
            <w:bottom w:val="none" w:sz="0" w:space="0" w:color="auto"/>
            <w:right w:val="none" w:sz="0" w:space="0" w:color="auto"/>
          </w:divBdr>
        </w:div>
        <w:div w:id="846405547">
          <w:marLeft w:val="0"/>
          <w:marRight w:val="0"/>
          <w:marTop w:val="0"/>
          <w:marBottom w:val="0"/>
          <w:divBdr>
            <w:top w:val="none" w:sz="0" w:space="0" w:color="auto"/>
            <w:left w:val="none" w:sz="0" w:space="0" w:color="auto"/>
            <w:bottom w:val="none" w:sz="0" w:space="0" w:color="auto"/>
            <w:right w:val="none" w:sz="0" w:space="0" w:color="auto"/>
          </w:divBdr>
        </w:div>
        <w:div w:id="854267562">
          <w:marLeft w:val="0"/>
          <w:marRight w:val="0"/>
          <w:marTop w:val="0"/>
          <w:marBottom w:val="0"/>
          <w:divBdr>
            <w:top w:val="none" w:sz="0" w:space="0" w:color="auto"/>
            <w:left w:val="none" w:sz="0" w:space="0" w:color="auto"/>
            <w:bottom w:val="none" w:sz="0" w:space="0" w:color="auto"/>
            <w:right w:val="none" w:sz="0" w:space="0" w:color="auto"/>
          </w:divBdr>
        </w:div>
        <w:div w:id="855268937">
          <w:marLeft w:val="0"/>
          <w:marRight w:val="0"/>
          <w:marTop w:val="0"/>
          <w:marBottom w:val="0"/>
          <w:divBdr>
            <w:top w:val="none" w:sz="0" w:space="0" w:color="auto"/>
            <w:left w:val="none" w:sz="0" w:space="0" w:color="auto"/>
            <w:bottom w:val="none" w:sz="0" w:space="0" w:color="auto"/>
            <w:right w:val="none" w:sz="0" w:space="0" w:color="auto"/>
          </w:divBdr>
        </w:div>
        <w:div w:id="855733089">
          <w:marLeft w:val="0"/>
          <w:marRight w:val="0"/>
          <w:marTop w:val="0"/>
          <w:marBottom w:val="0"/>
          <w:divBdr>
            <w:top w:val="none" w:sz="0" w:space="0" w:color="auto"/>
            <w:left w:val="none" w:sz="0" w:space="0" w:color="auto"/>
            <w:bottom w:val="none" w:sz="0" w:space="0" w:color="auto"/>
            <w:right w:val="none" w:sz="0" w:space="0" w:color="auto"/>
          </w:divBdr>
        </w:div>
        <w:div w:id="865022175">
          <w:marLeft w:val="0"/>
          <w:marRight w:val="0"/>
          <w:marTop w:val="0"/>
          <w:marBottom w:val="0"/>
          <w:divBdr>
            <w:top w:val="none" w:sz="0" w:space="0" w:color="auto"/>
            <w:left w:val="none" w:sz="0" w:space="0" w:color="auto"/>
            <w:bottom w:val="none" w:sz="0" w:space="0" w:color="auto"/>
            <w:right w:val="none" w:sz="0" w:space="0" w:color="auto"/>
          </w:divBdr>
        </w:div>
        <w:div w:id="866331789">
          <w:marLeft w:val="0"/>
          <w:marRight w:val="0"/>
          <w:marTop w:val="0"/>
          <w:marBottom w:val="0"/>
          <w:divBdr>
            <w:top w:val="none" w:sz="0" w:space="0" w:color="auto"/>
            <w:left w:val="none" w:sz="0" w:space="0" w:color="auto"/>
            <w:bottom w:val="none" w:sz="0" w:space="0" w:color="auto"/>
            <w:right w:val="none" w:sz="0" w:space="0" w:color="auto"/>
          </w:divBdr>
        </w:div>
        <w:div w:id="878279580">
          <w:marLeft w:val="0"/>
          <w:marRight w:val="0"/>
          <w:marTop w:val="0"/>
          <w:marBottom w:val="0"/>
          <w:divBdr>
            <w:top w:val="none" w:sz="0" w:space="0" w:color="auto"/>
            <w:left w:val="none" w:sz="0" w:space="0" w:color="auto"/>
            <w:bottom w:val="none" w:sz="0" w:space="0" w:color="auto"/>
            <w:right w:val="none" w:sz="0" w:space="0" w:color="auto"/>
          </w:divBdr>
        </w:div>
        <w:div w:id="878323841">
          <w:marLeft w:val="0"/>
          <w:marRight w:val="0"/>
          <w:marTop w:val="0"/>
          <w:marBottom w:val="0"/>
          <w:divBdr>
            <w:top w:val="none" w:sz="0" w:space="0" w:color="auto"/>
            <w:left w:val="none" w:sz="0" w:space="0" w:color="auto"/>
            <w:bottom w:val="none" w:sz="0" w:space="0" w:color="auto"/>
            <w:right w:val="none" w:sz="0" w:space="0" w:color="auto"/>
          </w:divBdr>
        </w:div>
        <w:div w:id="881401679">
          <w:marLeft w:val="0"/>
          <w:marRight w:val="0"/>
          <w:marTop w:val="0"/>
          <w:marBottom w:val="0"/>
          <w:divBdr>
            <w:top w:val="none" w:sz="0" w:space="0" w:color="auto"/>
            <w:left w:val="none" w:sz="0" w:space="0" w:color="auto"/>
            <w:bottom w:val="none" w:sz="0" w:space="0" w:color="auto"/>
            <w:right w:val="none" w:sz="0" w:space="0" w:color="auto"/>
          </w:divBdr>
        </w:div>
        <w:div w:id="881554150">
          <w:marLeft w:val="0"/>
          <w:marRight w:val="0"/>
          <w:marTop w:val="0"/>
          <w:marBottom w:val="0"/>
          <w:divBdr>
            <w:top w:val="none" w:sz="0" w:space="0" w:color="auto"/>
            <w:left w:val="none" w:sz="0" w:space="0" w:color="auto"/>
            <w:bottom w:val="none" w:sz="0" w:space="0" w:color="auto"/>
            <w:right w:val="none" w:sz="0" w:space="0" w:color="auto"/>
          </w:divBdr>
        </w:div>
        <w:div w:id="882985808">
          <w:marLeft w:val="0"/>
          <w:marRight w:val="0"/>
          <w:marTop w:val="0"/>
          <w:marBottom w:val="0"/>
          <w:divBdr>
            <w:top w:val="none" w:sz="0" w:space="0" w:color="auto"/>
            <w:left w:val="none" w:sz="0" w:space="0" w:color="auto"/>
            <w:bottom w:val="none" w:sz="0" w:space="0" w:color="auto"/>
            <w:right w:val="none" w:sz="0" w:space="0" w:color="auto"/>
          </w:divBdr>
        </w:div>
        <w:div w:id="883560588">
          <w:marLeft w:val="0"/>
          <w:marRight w:val="0"/>
          <w:marTop w:val="0"/>
          <w:marBottom w:val="0"/>
          <w:divBdr>
            <w:top w:val="none" w:sz="0" w:space="0" w:color="auto"/>
            <w:left w:val="none" w:sz="0" w:space="0" w:color="auto"/>
            <w:bottom w:val="none" w:sz="0" w:space="0" w:color="auto"/>
            <w:right w:val="none" w:sz="0" w:space="0" w:color="auto"/>
          </w:divBdr>
        </w:div>
        <w:div w:id="888034397">
          <w:marLeft w:val="0"/>
          <w:marRight w:val="0"/>
          <w:marTop w:val="0"/>
          <w:marBottom w:val="0"/>
          <w:divBdr>
            <w:top w:val="none" w:sz="0" w:space="0" w:color="auto"/>
            <w:left w:val="none" w:sz="0" w:space="0" w:color="auto"/>
            <w:bottom w:val="none" w:sz="0" w:space="0" w:color="auto"/>
            <w:right w:val="none" w:sz="0" w:space="0" w:color="auto"/>
          </w:divBdr>
        </w:div>
        <w:div w:id="889270723">
          <w:marLeft w:val="0"/>
          <w:marRight w:val="0"/>
          <w:marTop w:val="0"/>
          <w:marBottom w:val="0"/>
          <w:divBdr>
            <w:top w:val="none" w:sz="0" w:space="0" w:color="auto"/>
            <w:left w:val="none" w:sz="0" w:space="0" w:color="auto"/>
            <w:bottom w:val="none" w:sz="0" w:space="0" w:color="auto"/>
            <w:right w:val="none" w:sz="0" w:space="0" w:color="auto"/>
          </w:divBdr>
        </w:div>
        <w:div w:id="890923939">
          <w:marLeft w:val="0"/>
          <w:marRight w:val="0"/>
          <w:marTop w:val="0"/>
          <w:marBottom w:val="0"/>
          <w:divBdr>
            <w:top w:val="none" w:sz="0" w:space="0" w:color="auto"/>
            <w:left w:val="none" w:sz="0" w:space="0" w:color="auto"/>
            <w:bottom w:val="none" w:sz="0" w:space="0" w:color="auto"/>
            <w:right w:val="none" w:sz="0" w:space="0" w:color="auto"/>
          </w:divBdr>
        </w:div>
        <w:div w:id="891306129">
          <w:marLeft w:val="0"/>
          <w:marRight w:val="0"/>
          <w:marTop w:val="0"/>
          <w:marBottom w:val="0"/>
          <w:divBdr>
            <w:top w:val="none" w:sz="0" w:space="0" w:color="auto"/>
            <w:left w:val="none" w:sz="0" w:space="0" w:color="auto"/>
            <w:bottom w:val="none" w:sz="0" w:space="0" w:color="auto"/>
            <w:right w:val="none" w:sz="0" w:space="0" w:color="auto"/>
          </w:divBdr>
        </w:div>
        <w:div w:id="893933378">
          <w:marLeft w:val="0"/>
          <w:marRight w:val="0"/>
          <w:marTop w:val="0"/>
          <w:marBottom w:val="0"/>
          <w:divBdr>
            <w:top w:val="none" w:sz="0" w:space="0" w:color="auto"/>
            <w:left w:val="none" w:sz="0" w:space="0" w:color="auto"/>
            <w:bottom w:val="none" w:sz="0" w:space="0" w:color="auto"/>
            <w:right w:val="none" w:sz="0" w:space="0" w:color="auto"/>
          </w:divBdr>
        </w:div>
        <w:div w:id="896009863">
          <w:marLeft w:val="0"/>
          <w:marRight w:val="0"/>
          <w:marTop w:val="0"/>
          <w:marBottom w:val="0"/>
          <w:divBdr>
            <w:top w:val="none" w:sz="0" w:space="0" w:color="auto"/>
            <w:left w:val="none" w:sz="0" w:space="0" w:color="auto"/>
            <w:bottom w:val="none" w:sz="0" w:space="0" w:color="auto"/>
            <w:right w:val="none" w:sz="0" w:space="0" w:color="auto"/>
          </w:divBdr>
        </w:div>
        <w:div w:id="900479267">
          <w:marLeft w:val="0"/>
          <w:marRight w:val="0"/>
          <w:marTop w:val="0"/>
          <w:marBottom w:val="0"/>
          <w:divBdr>
            <w:top w:val="none" w:sz="0" w:space="0" w:color="auto"/>
            <w:left w:val="none" w:sz="0" w:space="0" w:color="auto"/>
            <w:bottom w:val="none" w:sz="0" w:space="0" w:color="auto"/>
            <w:right w:val="none" w:sz="0" w:space="0" w:color="auto"/>
          </w:divBdr>
        </w:div>
        <w:div w:id="901599832">
          <w:marLeft w:val="0"/>
          <w:marRight w:val="0"/>
          <w:marTop w:val="0"/>
          <w:marBottom w:val="0"/>
          <w:divBdr>
            <w:top w:val="none" w:sz="0" w:space="0" w:color="auto"/>
            <w:left w:val="none" w:sz="0" w:space="0" w:color="auto"/>
            <w:bottom w:val="none" w:sz="0" w:space="0" w:color="auto"/>
            <w:right w:val="none" w:sz="0" w:space="0" w:color="auto"/>
          </w:divBdr>
        </w:div>
        <w:div w:id="907347198">
          <w:marLeft w:val="0"/>
          <w:marRight w:val="0"/>
          <w:marTop w:val="0"/>
          <w:marBottom w:val="0"/>
          <w:divBdr>
            <w:top w:val="none" w:sz="0" w:space="0" w:color="auto"/>
            <w:left w:val="none" w:sz="0" w:space="0" w:color="auto"/>
            <w:bottom w:val="none" w:sz="0" w:space="0" w:color="auto"/>
            <w:right w:val="none" w:sz="0" w:space="0" w:color="auto"/>
          </w:divBdr>
        </w:div>
        <w:div w:id="911426489">
          <w:marLeft w:val="0"/>
          <w:marRight w:val="0"/>
          <w:marTop w:val="0"/>
          <w:marBottom w:val="0"/>
          <w:divBdr>
            <w:top w:val="none" w:sz="0" w:space="0" w:color="auto"/>
            <w:left w:val="none" w:sz="0" w:space="0" w:color="auto"/>
            <w:bottom w:val="none" w:sz="0" w:space="0" w:color="auto"/>
            <w:right w:val="none" w:sz="0" w:space="0" w:color="auto"/>
          </w:divBdr>
        </w:div>
        <w:div w:id="911504240">
          <w:marLeft w:val="0"/>
          <w:marRight w:val="0"/>
          <w:marTop w:val="0"/>
          <w:marBottom w:val="0"/>
          <w:divBdr>
            <w:top w:val="none" w:sz="0" w:space="0" w:color="auto"/>
            <w:left w:val="none" w:sz="0" w:space="0" w:color="auto"/>
            <w:bottom w:val="none" w:sz="0" w:space="0" w:color="auto"/>
            <w:right w:val="none" w:sz="0" w:space="0" w:color="auto"/>
          </w:divBdr>
        </w:div>
        <w:div w:id="917592808">
          <w:marLeft w:val="0"/>
          <w:marRight w:val="0"/>
          <w:marTop w:val="0"/>
          <w:marBottom w:val="0"/>
          <w:divBdr>
            <w:top w:val="none" w:sz="0" w:space="0" w:color="auto"/>
            <w:left w:val="none" w:sz="0" w:space="0" w:color="auto"/>
            <w:bottom w:val="none" w:sz="0" w:space="0" w:color="auto"/>
            <w:right w:val="none" w:sz="0" w:space="0" w:color="auto"/>
          </w:divBdr>
        </w:div>
        <w:div w:id="924724791">
          <w:marLeft w:val="0"/>
          <w:marRight w:val="0"/>
          <w:marTop w:val="0"/>
          <w:marBottom w:val="0"/>
          <w:divBdr>
            <w:top w:val="none" w:sz="0" w:space="0" w:color="auto"/>
            <w:left w:val="none" w:sz="0" w:space="0" w:color="auto"/>
            <w:bottom w:val="none" w:sz="0" w:space="0" w:color="auto"/>
            <w:right w:val="none" w:sz="0" w:space="0" w:color="auto"/>
          </w:divBdr>
        </w:div>
        <w:div w:id="924726273">
          <w:marLeft w:val="0"/>
          <w:marRight w:val="0"/>
          <w:marTop w:val="0"/>
          <w:marBottom w:val="0"/>
          <w:divBdr>
            <w:top w:val="none" w:sz="0" w:space="0" w:color="auto"/>
            <w:left w:val="none" w:sz="0" w:space="0" w:color="auto"/>
            <w:bottom w:val="none" w:sz="0" w:space="0" w:color="auto"/>
            <w:right w:val="none" w:sz="0" w:space="0" w:color="auto"/>
          </w:divBdr>
        </w:div>
        <w:div w:id="928005584">
          <w:marLeft w:val="0"/>
          <w:marRight w:val="0"/>
          <w:marTop w:val="0"/>
          <w:marBottom w:val="0"/>
          <w:divBdr>
            <w:top w:val="none" w:sz="0" w:space="0" w:color="auto"/>
            <w:left w:val="none" w:sz="0" w:space="0" w:color="auto"/>
            <w:bottom w:val="none" w:sz="0" w:space="0" w:color="auto"/>
            <w:right w:val="none" w:sz="0" w:space="0" w:color="auto"/>
          </w:divBdr>
        </w:div>
        <w:div w:id="928932480">
          <w:marLeft w:val="0"/>
          <w:marRight w:val="0"/>
          <w:marTop w:val="0"/>
          <w:marBottom w:val="0"/>
          <w:divBdr>
            <w:top w:val="none" w:sz="0" w:space="0" w:color="auto"/>
            <w:left w:val="none" w:sz="0" w:space="0" w:color="auto"/>
            <w:bottom w:val="none" w:sz="0" w:space="0" w:color="auto"/>
            <w:right w:val="none" w:sz="0" w:space="0" w:color="auto"/>
          </w:divBdr>
        </w:div>
        <w:div w:id="930310178">
          <w:marLeft w:val="0"/>
          <w:marRight w:val="0"/>
          <w:marTop w:val="0"/>
          <w:marBottom w:val="0"/>
          <w:divBdr>
            <w:top w:val="none" w:sz="0" w:space="0" w:color="auto"/>
            <w:left w:val="none" w:sz="0" w:space="0" w:color="auto"/>
            <w:bottom w:val="none" w:sz="0" w:space="0" w:color="auto"/>
            <w:right w:val="none" w:sz="0" w:space="0" w:color="auto"/>
          </w:divBdr>
        </w:div>
        <w:div w:id="930968475">
          <w:marLeft w:val="0"/>
          <w:marRight w:val="0"/>
          <w:marTop w:val="0"/>
          <w:marBottom w:val="0"/>
          <w:divBdr>
            <w:top w:val="none" w:sz="0" w:space="0" w:color="auto"/>
            <w:left w:val="none" w:sz="0" w:space="0" w:color="auto"/>
            <w:bottom w:val="none" w:sz="0" w:space="0" w:color="auto"/>
            <w:right w:val="none" w:sz="0" w:space="0" w:color="auto"/>
          </w:divBdr>
        </w:div>
        <w:div w:id="936640922">
          <w:marLeft w:val="0"/>
          <w:marRight w:val="0"/>
          <w:marTop w:val="0"/>
          <w:marBottom w:val="0"/>
          <w:divBdr>
            <w:top w:val="none" w:sz="0" w:space="0" w:color="auto"/>
            <w:left w:val="none" w:sz="0" w:space="0" w:color="auto"/>
            <w:bottom w:val="none" w:sz="0" w:space="0" w:color="auto"/>
            <w:right w:val="none" w:sz="0" w:space="0" w:color="auto"/>
          </w:divBdr>
        </w:div>
        <w:div w:id="940601017">
          <w:marLeft w:val="0"/>
          <w:marRight w:val="0"/>
          <w:marTop w:val="0"/>
          <w:marBottom w:val="0"/>
          <w:divBdr>
            <w:top w:val="none" w:sz="0" w:space="0" w:color="auto"/>
            <w:left w:val="none" w:sz="0" w:space="0" w:color="auto"/>
            <w:bottom w:val="none" w:sz="0" w:space="0" w:color="auto"/>
            <w:right w:val="none" w:sz="0" w:space="0" w:color="auto"/>
          </w:divBdr>
        </w:div>
        <w:div w:id="951088577">
          <w:marLeft w:val="0"/>
          <w:marRight w:val="0"/>
          <w:marTop w:val="0"/>
          <w:marBottom w:val="0"/>
          <w:divBdr>
            <w:top w:val="none" w:sz="0" w:space="0" w:color="auto"/>
            <w:left w:val="none" w:sz="0" w:space="0" w:color="auto"/>
            <w:bottom w:val="none" w:sz="0" w:space="0" w:color="auto"/>
            <w:right w:val="none" w:sz="0" w:space="0" w:color="auto"/>
          </w:divBdr>
        </w:div>
        <w:div w:id="954098767">
          <w:marLeft w:val="0"/>
          <w:marRight w:val="0"/>
          <w:marTop w:val="0"/>
          <w:marBottom w:val="0"/>
          <w:divBdr>
            <w:top w:val="none" w:sz="0" w:space="0" w:color="auto"/>
            <w:left w:val="none" w:sz="0" w:space="0" w:color="auto"/>
            <w:bottom w:val="none" w:sz="0" w:space="0" w:color="auto"/>
            <w:right w:val="none" w:sz="0" w:space="0" w:color="auto"/>
          </w:divBdr>
        </w:div>
        <w:div w:id="956791670">
          <w:marLeft w:val="0"/>
          <w:marRight w:val="0"/>
          <w:marTop w:val="0"/>
          <w:marBottom w:val="0"/>
          <w:divBdr>
            <w:top w:val="none" w:sz="0" w:space="0" w:color="auto"/>
            <w:left w:val="none" w:sz="0" w:space="0" w:color="auto"/>
            <w:bottom w:val="none" w:sz="0" w:space="0" w:color="auto"/>
            <w:right w:val="none" w:sz="0" w:space="0" w:color="auto"/>
          </w:divBdr>
        </w:div>
        <w:div w:id="961575799">
          <w:marLeft w:val="0"/>
          <w:marRight w:val="0"/>
          <w:marTop w:val="0"/>
          <w:marBottom w:val="0"/>
          <w:divBdr>
            <w:top w:val="none" w:sz="0" w:space="0" w:color="auto"/>
            <w:left w:val="none" w:sz="0" w:space="0" w:color="auto"/>
            <w:bottom w:val="none" w:sz="0" w:space="0" w:color="auto"/>
            <w:right w:val="none" w:sz="0" w:space="0" w:color="auto"/>
          </w:divBdr>
        </w:div>
        <w:div w:id="964853641">
          <w:marLeft w:val="0"/>
          <w:marRight w:val="0"/>
          <w:marTop w:val="0"/>
          <w:marBottom w:val="0"/>
          <w:divBdr>
            <w:top w:val="none" w:sz="0" w:space="0" w:color="auto"/>
            <w:left w:val="none" w:sz="0" w:space="0" w:color="auto"/>
            <w:bottom w:val="none" w:sz="0" w:space="0" w:color="auto"/>
            <w:right w:val="none" w:sz="0" w:space="0" w:color="auto"/>
          </w:divBdr>
        </w:div>
        <w:div w:id="968701100">
          <w:marLeft w:val="0"/>
          <w:marRight w:val="0"/>
          <w:marTop w:val="0"/>
          <w:marBottom w:val="0"/>
          <w:divBdr>
            <w:top w:val="none" w:sz="0" w:space="0" w:color="auto"/>
            <w:left w:val="none" w:sz="0" w:space="0" w:color="auto"/>
            <w:bottom w:val="none" w:sz="0" w:space="0" w:color="auto"/>
            <w:right w:val="none" w:sz="0" w:space="0" w:color="auto"/>
          </w:divBdr>
        </w:div>
        <w:div w:id="970986310">
          <w:marLeft w:val="0"/>
          <w:marRight w:val="0"/>
          <w:marTop w:val="0"/>
          <w:marBottom w:val="0"/>
          <w:divBdr>
            <w:top w:val="none" w:sz="0" w:space="0" w:color="auto"/>
            <w:left w:val="none" w:sz="0" w:space="0" w:color="auto"/>
            <w:bottom w:val="none" w:sz="0" w:space="0" w:color="auto"/>
            <w:right w:val="none" w:sz="0" w:space="0" w:color="auto"/>
          </w:divBdr>
        </w:div>
        <w:div w:id="972252142">
          <w:marLeft w:val="0"/>
          <w:marRight w:val="0"/>
          <w:marTop w:val="0"/>
          <w:marBottom w:val="0"/>
          <w:divBdr>
            <w:top w:val="none" w:sz="0" w:space="0" w:color="auto"/>
            <w:left w:val="none" w:sz="0" w:space="0" w:color="auto"/>
            <w:bottom w:val="none" w:sz="0" w:space="0" w:color="auto"/>
            <w:right w:val="none" w:sz="0" w:space="0" w:color="auto"/>
          </w:divBdr>
        </w:div>
        <w:div w:id="974942989">
          <w:marLeft w:val="0"/>
          <w:marRight w:val="0"/>
          <w:marTop w:val="0"/>
          <w:marBottom w:val="0"/>
          <w:divBdr>
            <w:top w:val="none" w:sz="0" w:space="0" w:color="auto"/>
            <w:left w:val="none" w:sz="0" w:space="0" w:color="auto"/>
            <w:bottom w:val="none" w:sz="0" w:space="0" w:color="auto"/>
            <w:right w:val="none" w:sz="0" w:space="0" w:color="auto"/>
          </w:divBdr>
        </w:div>
        <w:div w:id="977340640">
          <w:marLeft w:val="0"/>
          <w:marRight w:val="0"/>
          <w:marTop w:val="0"/>
          <w:marBottom w:val="0"/>
          <w:divBdr>
            <w:top w:val="none" w:sz="0" w:space="0" w:color="auto"/>
            <w:left w:val="none" w:sz="0" w:space="0" w:color="auto"/>
            <w:bottom w:val="none" w:sz="0" w:space="0" w:color="auto"/>
            <w:right w:val="none" w:sz="0" w:space="0" w:color="auto"/>
          </w:divBdr>
        </w:div>
        <w:div w:id="982079976">
          <w:marLeft w:val="0"/>
          <w:marRight w:val="0"/>
          <w:marTop w:val="0"/>
          <w:marBottom w:val="0"/>
          <w:divBdr>
            <w:top w:val="none" w:sz="0" w:space="0" w:color="auto"/>
            <w:left w:val="none" w:sz="0" w:space="0" w:color="auto"/>
            <w:bottom w:val="none" w:sz="0" w:space="0" w:color="auto"/>
            <w:right w:val="none" w:sz="0" w:space="0" w:color="auto"/>
          </w:divBdr>
        </w:div>
        <w:div w:id="985670486">
          <w:marLeft w:val="0"/>
          <w:marRight w:val="0"/>
          <w:marTop w:val="0"/>
          <w:marBottom w:val="0"/>
          <w:divBdr>
            <w:top w:val="none" w:sz="0" w:space="0" w:color="auto"/>
            <w:left w:val="none" w:sz="0" w:space="0" w:color="auto"/>
            <w:bottom w:val="none" w:sz="0" w:space="0" w:color="auto"/>
            <w:right w:val="none" w:sz="0" w:space="0" w:color="auto"/>
          </w:divBdr>
        </w:div>
        <w:div w:id="990863566">
          <w:marLeft w:val="0"/>
          <w:marRight w:val="0"/>
          <w:marTop w:val="0"/>
          <w:marBottom w:val="0"/>
          <w:divBdr>
            <w:top w:val="none" w:sz="0" w:space="0" w:color="auto"/>
            <w:left w:val="none" w:sz="0" w:space="0" w:color="auto"/>
            <w:bottom w:val="none" w:sz="0" w:space="0" w:color="auto"/>
            <w:right w:val="none" w:sz="0" w:space="0" w:color="auto"/>
          </w:divBdr>
        </w:div>
        <w:div w:id="997734552">
          <w:marLeft w:val="0"/>
          <w:marRight w:val="0"/>
          <w:marTop w:val="0"/>
          <w:marBottom w:val="0"/>
          <w:divBdr>
            <w:top w:val="none" w:sz="0" w:space="0" w:color="auto"/>
            <w:left w:val="none" w:sz="0" w:space="0" w:color="auto"/>
            <w:bottom w:val="none" w:sz="0" w:space="0" w:color="auto"/>
            <w:right w:val="none" w:sz="0" w:space="0" w:color="auto"/>
          </w:divBdr>
        </w:div>
        <w:div w:id="1002469083">
          <w:marLeft w:val="0"/>
          <w:marRight w:val="0"/>
          <w:marTop w:val="0"/>
          <w:marBottom w:val="0"/>
          <w:divBdr>
            <w:top w:val="none" w:sz="0" w:space="0" w:color="auto"/>
            <w:left w:val="none" w:sz="0" w:space="0" w:color="auto"/>
            <w:bottom w:val="none" w:sz="0" w:space="0" w:color="auto"/>
            <w:right w:val="none" w:sz="0" w:space="0" w:color="auto"/>
          </w:divBdr>
        </w:div>
        <w:div w:id="1009285346">
          <w:marLeft w:val="0"/>
          <w:marRight w:val="0"/>
          <w:marTop w:val="0"/>
          <w:marBottom w:val="0"/>
          <w:divBdr>
            <w:top w:val="none" w:sz="0" w:space="0" w:color="auto"/>
            <w:left w:val="none" w:sz="0" w:space="0" w:color="auto"/>
            <w:bottom w:val="none" w:sz="0" w:space="0" w:color="auto"/>
            <w:right w:val="none" w:sz="0" w:space="0" w:color="auto"/>
          </w:divBdr>
        </w:div>
        <w:div w:id="1010257392">
          <w:marLeft w:val="0"/>
          <w:marRight w:val="0"/>
          <w:marTop w:val="0"/>
          <w:marBottom w:val="0"/>
          <w:divBdr>
            <w:top w:val="none" w:sz="0" w:space="0" w:color="auto"/>
            <w:left w:val="none" w:sz="0" w:space="0" w:color="auto"/>
            <w:bottom w:val="none" w:sz="0" w:space="0" w:color="auto"/>
            <w:right w:val="none" w:sz="0" w:space="0" w:color="auto"/>
          </w:divBdr>
        </w:div>
        <w:div w:id="1013073359">
          <w:marLeft w:val="0"/>
          <w:marRight w:val="0"/>
          <w:marTop w:val="0"/>
          <w:marBottom w:val="0"/>
          <w:divBdr>
            <w:top w:val="none" w:sz="0" w:space="0" w:color="auto"/>
            <w:left w:val="none" w:sz="0" w:space="0" w:color="auto"/>
            <w:bottom w:val="none" w:sz="0" w:space="0" w:color="auto"/>
            <w:right w:val="none" w:sz="0" w:space="0" w:color="auto"/>
          </w:divBdr>
        </w:div>
        <w:div w:id="1013608373">
          <w:marLeft w:val="0"/>
          <w:marRight w:val="0"/>
          <w:marTop w:val="0"/>
          <w:marBottom w:val="0"/>
          <w:divBdr>
            <w:top w:val="none" w:sz="0" w:space="0" w:color="auto"/>
            <w:left w:val="none" w:sz="0" w:space="0" w:color="auto"/>
            <w:bottom w:val="none" w:sz="0" w:space="0" w:color="auto"/>
            <w:right w:val="none" w:sz="0" w:space="0" w:color="auto"/>
          </w:divBdr>
        </w:div>
        <w:div w:id="1018889501">
          <w:marLeft w:val="0"/>
          <w:marRight w:val="0"/>
          <w:marTop w:val="0"/>
          <w:marBottom w:val="0"/>
          <w:divBdr>
            <w:top w:val="none" w:sz="0" w:space="0" w:color="auto"/>
            <w:left w:val="none" w:sz="0" w:space="0" w:color="auto"/>
            <w:bottom w:val="none" w:sz="0" w:space="0" w:color="auto"/>
            <w:right w:val="none" w:sz="0" w:space="0" w:color="auto"/>
          </w:divBdr>
        </w:div>
        <w:div w:id="1019239870">
          <w:marLeft w:val="0"/>
          <w:marRight w:val="0"/>
          <w:marTop w:val="0"/>
          <w:marBottom w:val="0"/>
          <w:divBdr>
            <w:top w:val="none" w:sz="0" w:space="0" w:color="auto"/>
            <w:left w:val="none" w:sz="0" w:space="0" w:color="auto"/>
            <w:bottom w:val="none" w:sz="0" w:space="0" w:color="auto"/>
            <w:right w:val="none" w:sz="0" w:space="0" w:color="auto"/>
          </w:divBdr>
        </w:div>
        <w:div w:id="1020202749">
          <w:marLeft w:val="0"/>
          <w:marRight w:val="0"/>
          <w:marTop w:val="0"/>
          <w:marBottom w:val="0"/>
          <w:divBdr>
            <w:top w:val="none" w:sz="0" w:space="0" w:color="auto"/>
            <w:left w:val="none" w:sz="0" w:space="0" w:color="auto"/>
            <w:bottom w:val="none" w:sz="0" w:space="0" w:color="auto"/>
            <w:right w:val="none" w:sz="0" w:space="0" w:color="auto"/>
          </w:divBdr>
        </w:div>
        <w:div w:id="1026445611">
          <w:marLeft w:val="0"/>
          <w:marRight w:val="0"/>
          <w:marTop w:val="0"/>
          <w:marBottom w:val="0"/>
          <w:divBdr>
            <w:top w:val="none" w:sz="0" w:space="0" w:color="auto"/>
            <w:left w:val="none" w:sz="0" w:space="0" w:color="auto"/>
            <w:bottom w:val="none" w:sz="0" w:space="0" w:color="auto"/>
            <w:right w:val="none" w:sz="0" w:space="0" w:color="auto"/>
          </w:divBdr>
        </w:div>
        <w:div w:id="1027102553">
          <w:marLeft w:val="0"/>
          <w:marRight w:val="0"/>
          <w:marTop w:val="0"/>
          <w:marBottom w:val="0"/>
          <w:divBdr>
            <w:top w:val="none" w:sz="0" w:space="0" w:color="auto"/>
            <w:left w:val="none" w:sz="0" w:space="0" w:color="auto"/>
            <w:bottom w:val="none" w:sz="0" w:space="0" w:color="auto"/>
            <w:right w:val="none" w:sz="0" w:space="0" w:color="auto"/>
          </w:divBdr>
        </w:div>
        <w:div w:id="1031418854">
          <w:marLeft w:val="0"/>
          <w:marRight w:val="0"/>
          <w:marTop w:val="0"/>
          <w:marBottom w:val="0"/>
          <w:divBdr>
            <w:top w:val="none" w:sz="0" w:space="0" w:color="auto"/>
            <w:left w:val="none" w:sz="0" w:space="0" w:color="auto"/>
            <w:bottom w:val="none" w:sz="0" w:space="0" w:color="auto"/>
            <w:right w:val="none" w:sz="0" w:space="0" w:color="auto"/>
          </w:divBdr>
        </w:div>
        <w:div w:id="1032270984">
          <w:marLeft w:val="0"/>
          <w:marRight w:val="0"/>
          <w:marTop w:val="0"/>
          <w:marBottom w:val="0"/>
          <w:divBdr>
            <w:top w:val="none" w:sz="0" w:space="0" w:color="auto"/>
            <w:left w:val="none" w:sz="0" w:space="0" w:color="auto"/>
            <w:bottom w:val="none" w:sz="0" w:space="0" w:color="auto"/>
            <w:right w:val="none" w:sz="0" w:space="0" w:color="auto"/>
          </w:divBdr>
        </w:div>
        <w:div w:id="1036930119">
          <w:marLeft w:val="0"/>
          <w:marRight w:val="0"/>
          <w:marTop w:val="0"/>
          <w:marBottom w:val="0"/>
          <w:divBdr>
            <w:top w:val="none" w:sz="0" w:space="0" w:color="auto"/>
            <w:left w:val="none" w:sz="0" w:space="0" w:color="auto"/>
            <w:bottom w:val="none" w:sz="0" w:space="0" w:color="auto"/>
            <w:right w:val="none" w:sz="0" w:space="0" w:color="auto"/>
          </w:divBdr>
        </w:div>
        <w:div w:id="1038312293">
          <w:marLeft w:val="0"/>
          <w:marRight w:val="0"/>
          <w:marTop w:val="0"/>
          <w:marBottom w:val="0"/>
          <w:divBdr>
            <w:top w:val="none" w:sz="0" w:space="0" w:color="auto"/>
            <w:left w:val="none" w:sz="0" w:space="0" w:color="auto"/>
            <w:bottom w:val="none" w:sz="0" w:space="0" w:color="auto"/>
            <w:right w:val="none" w:sz="0" w:space="0" w:color="auto"/>
          </w:divBdr>
        </w:div>
        <w:div w:id="1040665497">
          <w:marLeft w:val="0"/>
          <w:marRight w:val="0"/>
          <w:marTop w:val="0"/>
          <w:marBottom w:val="0"/>
          <w:divBdr>
            <w:top w:val="none" w:sz="0" w:space="0" w:color="auto"/>
            <w:left w:val="none" w:sz="0" w:space="0" w:color="auto"/>
            <w:bottom w:val="none" w:sz="0" w:space="0" w:color="auto"/>
            <w:right w:val="none" w:sz="0" w:space="0" w:color="auto"/>
          </w:divBdr>
        </w:div>
        <w:div w:id="1043677179">
          <w:marLeft w:val="0"/>
          <w:marRight w:val="0"/>
          <w:marTop w:val="0"/>
          <w:marBottom w:val="0"/>
          <w:divBdr>
            <w:top w:val="none" w:sz="0" w:space="0" w:color="auto"/>
            <w:left w:val="none" w:sz="0" w:space="0" w:color="auto"/>
            <w:bottom w:val="none" w:sz="0" w:space="0" w:color="auto"/>
            <w:right w:val="none" w:sz="0" w:space="0" w:color="auto"/>
          </w:divBdr>
        </w:div>
        <w:div w:id="1046029642">
          <w:marLeft w:val="0"/>
          <w:marRight w:val="0"/>
          <w:marTop w:val="0"/>
          <w:marBottom w:val="0"/>
          <w:divBdr>
            <w:top w:val="none" w:sz="0" w:space="0" w:color="auto"/>
            <w:left w:val="none" w:sz="0" w:space="0" w:color="auto"/>
            <w:bottom w:val="none" w:sz="0" w:space="0" w:color="auto"/>
            <w:right w:val="none" w:sz="0" w:space="0" w:color="auto"/>
          </w:divBdr>
        </w:div>
        <w:div w:id="1053389151">
          <w:marLeft w:val="0"/>
          <w:marRight w:val="0"/>
          <w:marTop w:val="0"/>
          <w:marBottom w:val="0"/>
          <w:divBdr>
            <w:top w:val="none" w:sz="0" w:space="0" w:color="auto"/>
            <w:left w:val="none" w:sz="0" w:space="0" w:color="auto"/>
            <w:bottom w:val="none" w:sz="0" w:space="0" w:color="auto"/>
            <w:right w:val="none" w:sz="0" w:space="0" w:color="auto"/>
          </w:divBdr>
        </w:div>
        <w:div w:id="1060204646">
          <w:marLeft w:val="0"/>
          <w:marRight w:val="0"/>
          <w:marTop w:val="0"/>
          <w:marBottom w:val="0"/>
          <w:divBdr>
            <w:top w:val="none" w:sz="0" w:space="0" w:color="auto"/>
            <w:left w:val="none" w:sz="0" w:space="0" w:color="auto"/>
            <w:bottom w:val="none" w:sz="0" w:space="0" w:color="auto"/>
            <w:right w:val="none" w:sz="0" w:space="0" w:color="auto"/>
          </w:divBdr>
        </w:div>
        <w:div w:id="1060521341">
          <w:marLeft w:val="0"/>
          <w:marRight w:val="0"/>
          <w:marTop w:val="0"/>
          <w:marBottom w:val="0"/>
          <w:divBdr>
            <w:top w:val="none" w:sz="0" w:space="0" w:color="auto"/>
            <w:left w:val="none" w:sz="0" w:space="0" w:color="auto"/>
            <w:bottom w:val="none" w:sz="0" w:space="0" w:color="auto"/>
            <w:right w:val="none" w:sz="0" w:space="0" w:color="auto"/>
          </w:divBdr>
        </w:div>
        <w:div w:id="1063911605">
          <w:marLeft w:val="0"/>
          <w:marRight w:val="0"/>
          <w:marTop w:val="0"/>
          <w:marBottom w:val="0"/>
          <w:divBdr>
            <w:top w:val="none" w:sz="0" w:space="0" w:color="auto"/>
            <w:left w:val="none" w:sz="0" w:space="0" w:color="auto"/>
            <w:bottom w:val="none" w:sz="0" w:space="0" w:color="auto"/>
            <w:right w:val="none" w:sz="0" w:space="0" w:color="auto"/>
          </w:divBdr>
        </w:div>
        <w:div w:id="1066338209">
          <w:marLeft w:val="0"/>
          <w:marRight w:val="0"/>
          <w:marTop w:val="0"/>
          <w:marBottom w:val="0"/>
          <w:divBdr>
            <w:top w:val="none" w:sz="0" w:space="0" w:color="auto"/>
            <w:left w:val="none" w:sz="0" w:space="0" w:color="auto"/>
            <w:bottom w:val="none" w:sz="0" w:space="0" w:color="auto"/>
            <w:right w:val="none" w:sz="0" w:space="0" w:color="auto"/>
          </w:divBdr>
        </w:div>
        <w:div w:id="1069184979">
          <w:marLeft w:val="0"/>
          <w:marRight w:val="0"/>
          <w:marTop w:val="0"/>
          <w:marBottom w:val="0"/>
          <w:divBdr>
            <w:top w:val="none" w:sz="0" w:space="0" w:color="auto"/>
            <w:left w:val="none" w:sz="0" w:space="0" w:color="auto"/>
            <w:bottom w:val="none" w:sz="0" w:space="0" w:color="auto"/>
            <w:right w:val="none" w:sz="0" w:space="0" w:color="auto"/>
          </w:divBdr>
        </w:div>
        <w:div w:id="1079248837">
          <w:marLeft w:val="0"/>
          <w:marRight w:val="0"/>
          <w:marTop w:val="0"/>
          <w:marBottom w:val="0"/>
          <w:divBdr>
            <w:top w:val="none" w:sz="0" w:space="0" w:color="auto"/>
            <w:left w:val="none" w:sz="0" w:space="0" w:color="auto"/>
            <w:bottom w:val="none" w:sz="0" w:space="0" w:color="auto"/>
            <w:right w:val="none" w:sz="0" w:space="0" w:color="auto"/>
          </w:divBdr>
        </w:div>
        <w:div w:id="1086532557">
          <w:marLeft w:val="0"/>
          <w:marRight w:val="0"/>
          <w:marTop w:val="0"/>
          <w:marBottom w:val="0"/>
          <w:divBdr>
            <w:top w:val="none" w:sz="0" w:space="0" w:color="auto"/>
            <w:left w:val="none" w:sz="0" w:space="0" w:color="auto"/>
            <w:bottom w:val="none" w:sz="0" w:space="0" w:color="auto"/>
            <w:right w:val="none" w:sz="0" w:space="0" w:color="auto"/>
          </w:divBdr>
        </w:div>
        <w:div w:id="1088313064">
          <w:marLeft w:val="0"/>
          <w:marRight w:val="0"/>
          <w:marTop w:val="0"/>
          <w:marBottom w:val="0"/>
          <w:divBdr>
            <w:top w:val="none" w:sz="0" w:space="0" w:color="auto"/>
            <w:left w:val="none" w:sz="0" w:space="0" w:color="auto"/>
            <w:bottom w:val="none" w:sz="0" w:space="0" w:color="auto"/>
            <w:right w:val="none" w:sz="0" w:space="0" w:color="auto"/>
          </w:divBdr>
        </w:div>
        <w:div w:id="1094205216">
          <w:marLeft w:val="0"/>
          <w:marRight w:val="0"/>
          <w:marTop w:val="0"/>
          <w:marBottom w:val="0"/>
          <w:divBdr>
            <w:top w:val="none" w:sz="0" w:space="0" w:color="auto"/>
            <w:left w:val="none" w:sz="0" w:space="0" w:color="auto"/>
            <w:bottom w:val="none" w:sz="0" w:space="0" w:color="auto"/>
            <w:right w:val="none" w:sz="0" w:space="0" w:color="auto"/>
          </w:divBdr>
        </w:div>
        <w:div w:id="1096369320">
          <w:marLeft w:val="0"/>
          <w:marRight w:val="0"/>
          <w:marTop w:val="0"/>
          <w:marBottom w:val="0"/>
          <w:divBdr>
            <w:top w:val="none" w:sz="0" w:space="0" w:color="auto"/>
            <w:left w:val="none" w:sz="0" w:space="0" w:color="auto"/>
            <w:bottom w:val="none" w:sz="0" w:space="0" w:color="auto"/>
            <w:right w:val="none" w:sz="0" w:space="0" w:color="auto"/>
          </w:divBdr>
        </w:div>
        <w:div w:id="1096633020">
          <w:marLeft w:val="0"/>
          <w:marRight w:val="0"/>
          <w:marTop w:val="0"/>
          <w:marBottom w:val="0"/>
          <w:divBdr>
            <w:top w:val="none" w:sz="0" w:space="0" w:color="auto"/>
            <w:left w:val="none" w:sz="0" w:space="0" w:color="auto"/>
            <w:bottom w:val="none" w:sz="0" w:space="0" w:color="auto"/>
            <w:right w:val="none" w:sz="0" w:space="0" w:color="auto"/>
          </w:divBdr>
        </w:div>
        <w:div w:id="1101757577">
          <w:marLeft w:val="0"/>
          <w:marRight w:val="0"/>
          <w:marTop w:val="0"/>
          <w:marBottom w:val="0"/>
          <w:divBdr>
            <w:top w:val="none" w:sz="0" w:space="0" w:color="auto"/>
            <w:left w:val="none" w:sz="0" w:space="0" w:color="auto"/>
            <w:bottom w:val="none" w:sz="0" w:space="0" w:color="auto"/>
            <w:right w:val="none" w:sz="0" w:space="0" w:color="auto"/>
          </w:divBdr>
        </w:div>
        <w:div w:id="1109544710">
          <w:marLeft w:val="0"/>
          <w:marRight w:val="0"/>
          <w:marTop w:val="0"/>
          <w:marBottom w:val="0"/>
          <w:divBdr>
            <w:top w:val="none" w:sz="0" w:space="0" w:color="auto"/>
            <w:left w:val="none" w:sz="0" w:space="0" w:color="auto"/>
            <w:bottom w:val="none" w:sz="0" w:space="0" w:color="auto"/>
            <w:right w:val="none" w:sz="0" w:space="0" w:color="auto"/>
          </w:divBdr>
        </w:div>
        <w:div w:id="1109856614">
          <w:marLeft w:val="0"/>
          <w:marRight w:val="0"/>
          <w:marTop w:val="0"/>
          <w:marBottom w:val="0"/>
          <w:divBdr>
            <w:top w:val="none" w:sz="0" w:space="0" w:color="auto"/>
            <w:left w:val="none" w:sz="0" w:space="0" w:color="auto"/>
            <w:bottom w:val="none" w:sz="0" w:space="0" w:color="auto"/>
            <w:right w:val="none" w:sz="0" w:space="0" w:color="auto"/>
          </w:divBdr>
        </w:div>
        <w:div w:id="1120370170">
          <w:marLeft w:val="0"/>
          <w:marRight w:val="0"/>
          <w:marTop w:val="0"/>
          <w:marBottom w:val="0"/>
          <w:divBdr>
            <w:top w:val="none" w:sz="0" w:space="0" w:color="auto"/>
            <w:left w:val="none" w:sz="0" w:space="0" w:color="auto"/>
            <w:bottom w:val="none" w:sz="0" w:space="0" w:color="auto"/>
            <w:right w:val="none" w:sz="0" w:space="0" w:color="auto"/>
          </w:divBdr>
          <w:divsChild>
            <w:div w:id="566382019">
              <w:marLeft w:val="0"/>
              <w:marRight w:val="0"/>
              <w:marTop w:val="0"/>
              <w:marBottom w:val="0"/>
              <w:divBdr>
                <w:top w:val="none" w:sz="0" w:space="0" w:color="auto"/>
                <w:left w:val="none" w:sz="0" w:space="0" w:color="auto"/>
                <w:bottom w:val="none" w:sz="0" w:space="0" w:color="auto"/>
                <w:right w:val="none" w:sz="0" w:space="0" w:color="auto"/>
              </w:divBdr>
            </w:div>
            <w:div w:id="731737533">
              <w:marLeft w:val="0"/>
              <w:marRight w:val="0"/>
              <w:marTop w:val="0"/>
              <w:marBottom w:val="0"/>
              <w:divBdr>
                <w:top w:val="none" w:sz="0" w:space="0" w:color="auto"/>
                <w:left w:val="none" w:sz="0" w:space="0" w:color="auto"/>
                <w:bottom w:val="none" w:sz="0" w:space="0" w:color="auto"/>
                <w:right w:val="none" w:sz="0" w:space="0" w:color="auto"/>
              </w:divBdr>
            </w:div>
            <w:div w:id="1086224242">
              <w:marLeft w:val="0"/>
              <w:marRight w:val="0"/>
              <w:marTop w:val="0"/>
              <w:marBottom w:val="0"/>
              <w:divBdr>
                <w:top w:val="none" w:sz="0" w:space="0" w:color="auto"/>
                <w:left w:val="none" w:sz="0" w:space="0" w:color="auto"/>
                <w:bottom w:val="none" w:sz="0" w:space="0" w:color="auto"/>
                <w:right w:val="none" w:sz="0" w:space="0" w:color="auto"/>
              </w:divBdr>
            </w:div>
            <w:div w:id="2134710845">
              <w:marLeft w:val="0"/>
              <w:marRight w:val="0"/>
              <w:marTop w:val="0"/>
              <w:marBottom w:val="0"/>
              <w:divBdr>
                <w:top w:val="none" w:sz="0" w:space="0" w:color="auto"/>
                <w:left w:val="none" w:sz="0" w:space="0" w:color="auto"/>
                <w:bottom w:val="none" w:sz="0" w:space="0" w:color="auto"/>
                <w:right w:val="none" w:sz="0" w:space="0" w:color="auto"/>
              </w:divBdr>
            </w:div>
          </w:divsChild>
        </w:div>
        <w:div w:id="1120798911">
          <w:marLeft w:val="0"/>
          <w:marRight w:val="0"/>
          <w:marTop w:val="0"/>
          <w:marBottom w:val="0"/>
          <w:divBdr>
            <w:top w:val="none" w:sz="0" w:space="0" w:color="auto"/>
            <w:left w:val="none" w:sz="0" w:space="0" w:color="auto"/>
            <w:bottom w:val="none" w:sz="0" w:space="0" w:color="auto"/>
            <w:right w:val="none" w:sz="0" w:space="0" w:color="auto"/>
          </w:divBdr>
        </w:div>
        <w:div w:id="1121268755">
          <w:marLeft w:val="0"/>
          <w:marRight w:val="0"/>
          <w:marTop w:val="0"/>
          <w:marBottom w:val="0"/>
          <w:divBdr>
            <w:top w:val="none" w:sz="0" w:space="0" w:color="auto"/>
            <w:left w:val="none" w:sz="0" w:space="0" w:color="auto"/>
            <w:bottom w:val="none" w:sz="0" w:space="0" w:color="auto"/>
            <w:right w:val="none" w:sz="0" w:space="0" w:color="auto"/>
          </w:divBdr>
        </w:div>
        <w:div w:id="1122959965">
          <w:marLeft w:val="0"/>
          <w:marRight w:val="0"/>
          <w:marTop w:val="0"/>
          <w:marBottom w:val="0"/>
          <w:divBdr>
            <w:top w:val="none" w:sz="0" w:space="0" w:color="auto"/>
            <w:left w:val="none" w:sz="0" w:space="0" w:color="auto"/>
            <w:bottom w:val="none" w:sz="0" w:space="0" w:color="auto"/>
            <w:right w:val="none" w:sz="0" w:space="0" w:color="auto"/>
          </w:divBdr>
        </w:div>
        <w:div w:id="1131249456">
          <w:marLeft w:val="0"/>
          <w:marRight w:val="0"/>
          <w:marTop w:val="0"/>
          <w:marBottom w:val="0"/>
          <w:divBdr>
            <w:top w:val="none" w:sz="0" w:space="0" w:color="auto"/>
            <w:left w:val="none" w:sz="0" w:space="0" w:color="auto"/>
            <w:bottom w:val="none" w:sz="0" w:space="0" w:color="auto"/>
            <w:right w:val="none" w:sz="0" w:space="0" w:color="auto"/>
          </w:divBdr>
        </w:div>
        <w:div w:id="1141196177">
          <w:marLeft w:val="0"/>
          <w:marRight w:val="0"/>
          <w:marTop w:val="0"/>
          <w:marBottom w:val="0"/>
          <w:divBdr>
            <w:top w:val="none" w:sz="0" w:space="0" w:color="auto"/>
            <w:left w:val="none" w:sz="0" w:space="0" w:color="auto"/>
            <w:bottom w:val="none" w:sz="0" w:space="0" w:color="auto"/>
            <w:right w:val="none" w:sz="0" w:space="0" w:color="auto"/>
          </w:divBdr>
        </w:div>
        <w:div w:id="1143228886">
          <w:marLeft w:val="0"/>
          <w:marRight w:val="0"/>
          <w:marTop w:val="0"/>
          <w:marBottom w:val="0"/>
          <w:divBdr>
            <w:top w:val="none" w:sz="0" w:space="0" w:color="auto"/>
            <w:left w:val="none" w:sz="0" w:space="0" w:color="auto"/>
            <w:bottom w:val="none" w:sz="0" w:space="0" w:color="auto"/>
            <w:right w:val="none" w:sz="0" w:space="0" w:color="auto"/>
          </w:divBdr>
        </w:div>
        <w:div w:id="1145008465">
          <w:marLeft w:val="0"/>
          <w:marRight w:val="0"/>
          <w:marTop w:val="0"/>
          <w:marBottom w:val="0"/>
          <w:divBdr>
            <w:top w:val="none" w:sz="0" w:space="0" w:color="auto"/>
            <w:left w:val="none" w:sz="0" w:space="0" w:color="auto"/>
            <w:bottom w:val="none" w:sz="0" w:space="0" w:color="auto"/>
            <w:right w:val="none" w:sz="0" w:space="0" w:color="auto"/>
          </w:divBdr>
        </w:div>
        <w:div w:id="1146781337">
          <w:marLeft w:val="0"/>
          <w:marRight w:val="0"/>
          <w:marTop w:val="0"/>
          <w:marBottom w:val="0"/>
          <w:divBdr>
            <w:top w:val="none" w:sz="0" w:space="0" w:color="auto"/>
            <w:left w:val="none" w:sz="0" w:space="0" w:color="auto"/>
            <w:bottom w:val="none" w:sz="0" w:space="0" w:color="auto"/>
            <w:right w:val="none" w:sz="0" w:space="0" w:color="auto"/>
          </w:divBdr>
        </w:div>
        <w:div w:id="1153716797">
          <w:marLeft w:val="0"/>
          <w:marRight w:val="0"/>
          <w:marTop w:val="0"/>
          <w:marBottom w:val="0"/>
          <w:divBdr>
            <w:top w:val="none" w:sz="0" w:space="0" w:color="auto"/>
            <w:left w:val="none" w:sz="0" w:space="0" w:color="auto"/>
            <w:bottom w:val="none" w:sz="0" w:space="0" w:color="auto"/>
            <w:right w:val="none" w:sz="0" w:space="0" w:color="auto"/>
          </w:divBdr>
        </w:div>
        <w:div w:id="1157574516">
          <w:marLeft w:val="0"/>
          <w:marRight w:val="0"/>
          <w:marTop w:val="0"/>
          <w:marBottom w:val="0"/>
          <w:divBdr>
            <w:top w:val="none" w:sz="0" w:space="0" w:color="auto"/>
            <w:left w:val="none" w:sz="0" w:space="0" w:color="auto"/>
            <w:bottom w:val="none" w:sz="0" w:space="0" w:color="auto"/>
            <w:right w:val="none" w:sz="0" w:space="0" w:color="auto"/>
          </w:divBdr>
        </w:div>
        <w:div w:id="1158033770">
          <w:marLeft w:val="0"/>
          <w:marRight w:val="0"/>
          <w:marTop w:val="0"/>
          <w:marBottom w:val="0"/>
          <w:divBdr>
            <w:top w:val="none" w:sz="0" w:space="0" w:color="auto"/>
            <w:left w:val="none" w:sz="0" w:space="0" w:color="auto"/>
            <w:bottom w:val="none" w:sz="0" w:space="0" w:color="auto"/>
            <w:right w:val="none" w:sz="0" w:space="0" w:color="auto"/>
          </w:divBdr>
        </w:div>
        <w:div w:id="1158839070">
          <w:marLeft w:val="0"/>
          <w:marRight w:val="0"/>
          <w:marTop w:val="0"/>
          <w:marBottom w:val="0"/>
          <w:divBdr>
            <w:top w:val="none" w:sz="0" w:space="0" w:color="auto"/>
            <w:left w:val="none" w:sz="0" w:space="0" w:color="auto"/>
            <w:bottom w:val="none" w:sz="0" w:space="0" w:color="auto"/>
            <w:right w:val="none" w:sz="0" w:space="0" w:color="auto"/>
          </w:divBdr>
        </w:div>
        <w:div w:id="1164660194">
          <w:marLeft w:val="0"/>
          <w:marRight w:val="0"/>
          <w:marTop w:val="0"/>
          <w:marBottom w:val="0"/>
          <w:divBdr>
            <w:top w:val="none" w:sz="0" w:space="0" w:color="auto"/>
            <w:left w:val="none" w:sz="0" w:space="0" w:color="auto"/>
            <w:bottom w:val="none" w:sz="0" w:space="0" w:color="auto"/>
            <w:right w:val="none" w:sz="0" w:space="0" w:color="auto"/>
          </w:divBdr>
        </w:div>
        <w:div w:id="1165165817">
          <w:marLeft w:val="0"/>
          <w:marRight w:val="0"/>
          <w:marTop w:val="0"/>
          <w:marBottom w:val="0"/>
          <w:divBdr>
            <w:top w:val="none" w:sz="0" w:space="0" w:color="auto"/>
            <w:left w:val="none" w:sz="0" w:space="0" w:color="auto"/>
            <w:bottom w:val="none" w:sz="0" w:space="0" w:color="auto"/>
            <w:right w:val="none" w:sz="0" w:space="0" w:color="auto"/>
          </w:divBdr>
        </w:div>
        <w:div w:id="1167555716">
          <w:marLeft w:val="0"/>
          <w:marRight w:val="0"/>
          <w:marTop w:val="0"/>
          <w:marBottom w:val="0"/>
          <w:divBdr>
            <w:top w:val="none" w:sz="0" w:space="0" w:color="auto"/>
            <w:left w:val="none" w:sz="0" w:space="0" w:color="auto"/>
            <w:bottom w:val="none" w:sz="0" w:space="0" w:color="auto"/>
            <w:right w:val="none" w:sz="0" w:space="0" w:color="auto"/>
          </w:divBdr>
        </w:div>
        <w:div w:id="1168986205">
          <w:marLeft w:val="0"/>
          <w:marRight w:val="0"/>
          <w:marTop w:val="0"/>
          <w:marBottom w:val="0"/>
          <w:divBdr>
            <w:top w:val="none" w:sz="0" w:space="0" w:color="auto"/>
            <w:left w:val="none" w:sz="0" w:space="0" w:color="auto"/>
            <w:bottom w:val="none" w:sz="0" w:space="0" w:color="auto"/>
            <w:right w:val="none" w:sz="0" w:space="0" w:color="auto"/>
          </w:divBdr>
        </w:div>
        <w:div w:id="1173685915">
          <w:marLeft w:val="0"/>
          <w:marRight w:val="0"/>
          <w:marTop w:val="0"/>
          <w:marBottom w:val="0"/>
          <w:divBdr>
            <w:top w:val="none" w:sz="0" w:space="0" w:color="auto"/>
            <w:left w:val="none" w:sz="0" w:space="0" w:color="auto"/>
            <w:bottom w:val="none" w:sz="0" w:space="0" w:color="auto"/>
            <w:right w:val="none" w:sz="0" w:space="0" w:color="auto"/>
          </w:divBdr>
        </w:div>
        <w:div w:id="1178470984">
          <w:marLeft w:val="0"/>
          <w:marRight w:val="0"/>
          <w:marTop w:val="0"/>
          <w:marBottom w:val="0"/>
          <w:divBdr>
            <w:top w:val="none" w:sz="0" w:space="0" w:color="auto"/>
            <w:left w:val="none" w:sz="0" w:space="0" w:color="auto"/>
            <w:bottom w:val="none" w:sz="0" w:space="0" w:color="auto"/>
            <w:right w:val="none" w:sz="0" w:space="0" w:color="auto"/>
          </w:divBdr>
        </w:div>
        <w:div w:id="1190609941">
          <w:marLeft w:val="0"/>
          <w:marRight w:val="0"/>
          <w:marTop w:val="0"/>
          <w:marBottom w:val="0"/>
          <w:divBdr>
            <w:top w:val="none" w:sz="0" w:space="0" w:color="auto"/>
            <w:left w:val="none" w:sz="0" w:space="0" w:color="auto"/>
            <w:bottom w:val="none" w:sz="0" w:space="0" w:color="auto"/>
            <w:right w:val="none" w:sz="0" w:space="0" w:color="auto"/>
          </w:divBdr>
        </w:div>
        <w:div w:id="1193878615">
          <w:marLeft w:val="0"/>
          <w:marRight w:val="0"/>
          <w:marTop w:val="0"/>
          <w:marBottom w:val="0"/>
          <w:divBdr>
            <w:top w:val="none" w:sz="0" w:space="0" w:color="auto"/>
            <w:left w:val="none" w:sz="0" w:space="0" w:color="auto"/>
            <w:bottom w:val="none" w:sz="0" w:space="0" w:color="auto"/>
            <w:right w:val="none" w:sz="0" w:space="0" w:color="auto"/>
          </w:divBdr>
        </w:div>
        <w:div w:id="1197502313">
          <w:marLeft w:val="0"/>
          <w:marRight w:val="0"/>
          <w:marTop w:val="0"/>
          <w:marBottom w:val="0"/>
          <w:divBdr>
            <w:top w:val="none" w:sz="0" w:space="0" w:color="auto"/>
            <w:left w:val="none" w:sz="0" w:space="0" w:color="auto"/>
            <w:bottom w:val="none" w:sz="0" w:space="0" w:color="auto"/>
            <w:right w:val="none" w:sz="0" w:space="0" w:color="auto"/>
          </w:divBdr>
        </w:div>
        <w:div w:id="1199121420">
          <w:marLeft w:val="0"/>
          <w:marRight w:val="0"/>
          <w:marTop w:val="0"/>
          <w:marBottom w:val="0"/>
          <w:divBdr>
            <w:top w:val="none" w:sz="0" w:space="0" w:color="auto"/>
            <w:left w:val="none" w:sz="0" w:space="0" w:color="auto"/>
            <w:bottom w:val="none" w:sz="0" w:space="0" w:color="auto"/>
            <w:right w:val="none" w:sz="0" w:space="0" w:color="auto"/>
          </w:divBdr>
        </w:div>
        <w:div w:id="1200514681">
          <w:marLeft w:val="0"/>
          <w:marRight w:val="0"/>
          <w:marTop w:val="0"/>
          <w:marBottom w:val="0"/>
          <w:divBdr>
            <w:top w:val="none" w:sz="0" w:space="0" w:color="auto"/>
            <w:left w:val="none" w:sz="0" w:space="0" w:color="auto"/>
            <w:bottom w:val="none" w:sz="0" w:space="0" w:color="auto"/>
            <w:right w:val="none" w:sz="0" w:space="0" w:color="auto"/>
          </w:divBdr>
        </w:div>
        <w:div w:id="1207065930">
          <w:marLeft w:val="0"/>
          <w:marRight w:val="0"/>
          <w:marTop w:val="0"/>
          <w:marBottom w:val="0"/>
          <w:divBdr>
            <w:top w:val="none" w:sz="0" w:space="0" w:color="auto"/>
            <w:left w:val="none" w:sz="0" w:space="0" w:color="auto"/>
            <w:bottom w:val="none" w:sz="0" w:space="0" w:color="auto"/>
            <w:right w:val="none" w:sz="0" w:space="0" w:color="auto"/>
          </w:divBdr>
        </w:div>
        <w:div w:id="1209563576">
          <w:marLeft w:val="0"/>
          <w:marRight w:val="0"/>
          <w:marTop w:val="0"/>
          <w:marBottom w:val="0"/>
          <w:divBdr>
            <w:top w:val="none" w:sz="0" w:space="0" w:color="auto"/>
            <w:left w:val="none" w:sz="0" w:space="0" w:color="auto"/>
            <w:bottom w:val="none" w:sz="0" w:space="0" w:color="auto"/>
            <w:right w:val="none" w:sz="0" w:space="0" w:color="auto"/>
          </w:divBdr>
        </w:div>
        <w:div w:id="1212111647">
          <w:marLeft w:val="0"/>
          <w:marRight w:val="0"/>
          <w:marTop w:val="0"/>
          <w:marBottom w:val="0"/>
          <w:divBdr>
            <w:top w:val="none" w:sz="0" w:space="0" w:color="auto"/>
            <w:left w:val="none" w:sz="0" w:space="0" w:color="auto"/>
            <w:bottom w:val="none" w:sz="0" w:space="0" w:color="auto"/>
            <w:right w:val="none" w:sz="0" w:space="0" w:color="auto"/>
          </w:divBdr>
        </w:div>
        <w:div w:id="1214846404">
          <w:marLeft w:val="0"/>
          <w:marRight w:val="0"/>
          <w:marTop w:val="0"/>
          <w:marBottom w:val="0"/>
          <w:divBdr>
            <w:top w:val="none" w:sz="0" w:space="0" w:color="auto"/>
            <w:left w:val="none" w:sz="0" w:space="0" w:color="auto"/>
            <w:bottom w:val="none" w:sz="0" w:space="0" w:color="auto"/>
            <w:right w:val="none" w:sz="0" w:space="0" w:color="auto"/>
          </w:divBdr>
        </w:div>
        <w:div w:id="1217357575">
          <w:marLeft w:val="0"/>
          <w:marRight w:val="0"/>
          <w:marTop w:val="0"/>
          <w:marBottom w:val="0"/>
          <w:divBdr>
            <w:top w:val="none" w:sz="0" w:space="0" w:color="auto"/>
            <w:left w:val="none" w:sz="0" w:space="0" w:color="auto"/>
            <w:bottom w:val="none" w:sz="0" w:space="0" w:color="auto"/>
            <w:right w:val="none" w:sz="0" w:space="0" w:color="auto"/>
          </w:divBdr>
        </w:div>
        <w:div w:id="1218006430">
          <w:marLeft w:val="0"/>
          <w:marRight w:val="0"/>
          <w:marTop w:val="0"/>
          <w:marBottom w:val="0"/>
          <w:divBdr>
            <w:top w:val="none" w:sz="0" w:space="0" w:color="auto"/>
            <w:left w:val="none" w:sz="0" w:space="0" w:color="auto"/>
            <w:bottom w:val="none" w:sz="0" w:space="0" w:color="auto"/>
            <w:right w:val="none" w:sz="0" w:space="0" w:color="auto"/>
          </w:divBdr>
        </w:div>
        <w:div w:id="1222400741">
          <w:marLeft w:val="0"/>
          <w:marRight w:val="0"/>
          <w:marTop w:val="0"/>
          <w:marBottom w:val="0"/>
          <w:divBdr>
            <w:top w:val="none" w:sz="0" w:space="0" w:color="auto"/>
            <w:left w:val="none" w:sz="0" w:space="0" w:color="auto"/>
            <w:bottom w:val="none" w:sz="0" w:space="0" w:color="auto"/>
            <w:right w:val="none" w:sz="0" w:space="0" w:color="auto"/>
          </w:divBdr>
        </w:div>
        <w:div w:id="1223368799">
          <w:marLeft w:val="0"/>
          <w:marRight w:val="0"/>
          <w:marTop w:val="0"/>
          <w:marBottom w:val="0"/>
          <w:divBdr>
            <w:top w:val="none" w:sz="0" w:space="0" w:color="auto"/>
            <w:left w:val="none" w:sz="0" w:space="0" w:color="auto"/>
            <w:bottom w:val="none" w:sz="0" w:space="0" w:color="auto"/>
            <w:right w:val="none" w:sz="0" w:space="0" w:color="auto"/>
          </w:divBdr>
        </w:div>
        <w:div w:id="1229266458">
          <w:marLeft w:val="0"/>
          <w:marRight w:val="0"/>
          <w:marTop w:val="0"/>
          <w:marBottom w:val="0"/>
          <w:divBdr>
            <w:top w:val="none" w:sz="0" w:space="0" w:color="auto"/>
            <w:left w:val="none" w:sz="0" w:space="0" w:color="auto"/>
            <w:bottom w:val="none" w:sz="0" w:space="0" w:color="auto"/>
            <w:right w:val="none" w:sz="0" w:space="0" w:color="auto"/>
          </w:divBdr>
        </w:div>
        <w:div w:id="1230070868">
          <w:marLeft w:val="0"/>
          <w:marRight w:val="0"/>
          <w:marTop w:val="0"/>
          <w:marBottom w:val="0"/>
          <w:divBdr>
            <w:top w:val="none" w:sz="0" w:space="0" w:color="auto"/>
            <w:left w:val="none" w:sz="0" w:space="0" w:color="auto"/>
            <w:bottom w:val="none" w:sz="0" w:space="0" w:color="auto"/>
            <w:right w:val="none" w:sz="0" w:space="0" w:color="auto"/>
          </w:divBdr>
        </w:div>
        <w:div w:id="1234924312">
          <w:marLeft w:val="0"/>
          <w:marRight w:val="0"/>
          <w:marTop w:val="0"/>
          <w:marBottom w:val="0"/>
          <w:divBdr>
            <w:top w:val="none" w:sz="0" w:space="0" w:color="auto"/>
            <w:left w:val="none" w:sz="0" w:space="0" w:color="auto"/>
            <w:bottom w:val="none" w:sz="0" w:space="0" w:color="auto"/>
            <w:right w:val="none" w:sz="0" w:space="0" w:color="auto"/>
          </w:divBdr>
        </w:div>
        <w:div w:id="1238513384">
          <w:marLeft w:val="0"/>
          <w:marRight w:val="0"/>
          <w:marTop w:val="0"/>
          <w:marBottom w:val="0"/>
          <w:divBdr>
            <w:top w:val="none" w:sz="0" w:space="0" w:color="auto"/>
            <w:left w:val="none" w:sz="0" w:space="0" w:color="auto"/>
            <w:bottom w:val="none" w:sz="0" w:space="0" w:color="auto"/>
            <w:right w:val="none" w:sz="0" w:space="0" w:color="auto"/>
          </w:divBdr>
        </w:div>
        <w:div w:id="1244530238">
          <w:marLeft w:val="0"/>
          <w:marRight w:val="0"/>
          <w:marTop w:val="0"/>
          <w:marBottom w:val="0"/>
          <w:divBdr>
            <w:top w:val="none" w:sz="0" w:space="0" w:color="auto"/>
            <w:left w:val="none" w:sz="0" w:space="0" w:color="auto"/>
            <w:bottom w:val="none" w:sz="0" w:space="0" w:color="auto"/>
            <w:right w:val="none" w:sz="0" w:space="0" w:color="auto"/>
          </w:divBdr>
        </w:div>
        <w:div w:id="1244990551">
          <w:marLeft w:val="0"/>
          <w:marRight w:val="0"/>
          <w:marTop w:val="0"/>
          <w:marBottom w:val="0"/>
          <w:divBdr>
            <w:top w:val="none" w:sz="0" w:space="0" w:color="auto"/>
            <w:left w:val="none" w:sz="0" w:space="0" w:color="auto"/>
            <w:bottom w:val="none" w:sz="0" w:space="0" w:color="auto"/>
            <w:right w:val="none" w:sz="0" w:space="0" w:color="auto"/>
          </w:divBdr>
        </w:div>
        <w:div w:id="1249190865">
          <w:marLeft w:val="0"/>
          <w:marRight w:val="0"/>
          <w:marTop w:val="0"/>
          <w:marBottom w:val="0"/>
          <w:divBdr>
            <w:top w:val="none" w:sz="0" w:space="0" w:color="auto"/>
            <w:left w:val="none" w:sz="0" w:space="0" w:color="auto"/>
            <w:bottom w:val="none" w:sz="0" w:space="0" w:color="auto"/>
            <w:right w:val="none" w:sz="0" w:space="0" w:color="auto"/>
          </w:divBdr>
        </w:div>
        <w:div w:id="1253509098">
          <w:marLeft w:val="0"/>
          <w:marRight w:val="0"/>
          <w:marTop w:val="0"/>
          <w:marBottom w:val="0"/>
          <w:divBdr>
            <w:top w:val="none" w:sz="0" w:space="0" w:color="auto"/>
            <w:left w:val="none" w:sz="0" w:space="0" w:color="auto"/>
            <w:bottom w:val="none" w:sz="0" w:space="0" w:color="auto"/>
            <w:right w:val="none" w:sz="0" w:space="0" w:color="auto"/>
          </w:divBdr>
        </w:div>
        <w:div w:id="1255481002">
          <w:marLeft w:val="0"/>
          <w:marRight w:val="0"/>
          <w:marTop w:val="0"/>
          <w:marBottom w:val="0"/>
          <w:divBdr>
            <w:top w:val="none" w:sz="0" w:space="0" w:color="auto"/>
            <w:left w:val="none" w:sz="0" w:space="0" w:color="auto"/>
            <w:bottom w:val="none" w:sz="0" w:space="0" w:color="auto"/>
            <w:right w:val="none" w:sz="0" w:space="0" w:color="auto"/>
          </w:divBdr>
        </w:div>
        <w:div w:id="1260136922">
          <w:marLeft w:val="0"/>
          <w:marRight w:val="0"/>
          <w:marTop w:val="0"/>
          <w:marBottom w:val="0"/>
          <w:divBdr>
            <w:top w:val="none" w:sz="0" w:space="0" w:color="auto"/>
            <w:left w:val="none" w:sz="0" w:space="0" w:color="auto"/>
            <w:bottom w:val="none" w:sz="0" w:space="0" w:color="auto"/>
            <w:right w:val="none" w:sz="0" w:space="0" w:color="auto"/>
          </w:divBdr>
        </w:div>
        <w:div w:id="1260987922">
          <w:marLeft w:val="0"/>
          <w:marRight w:val="0"/>
          <w:marTop w:val="0"/>
          <w:marBottom w:val="0"/>
          <w:divBdr>
            <w:top w:val="none" w:sz="0" w:space="0" w:color="auto"/>
            <w:left w:val="none" w:sz="0" w:space="0" w:color="auto"/>
            <w:bottom w:val="none" w:sz="0" w:space="0" w:color="auto"/>
            <w:right w:val="none" w:sz="0" w:space="0" w:color="auto"/>
          </w:divBdr>
        </w:div>
        <w:div w:id="1266882516">
          <w:marLeft w:val="0"/>
          <w:marRight w:val="0"/>
          <w:marTop w:val="0"/>
          <w:marBottom w:val="0"/>
          <w:divBdr>
            <w:top w:val="none" w:sz="0" w:space="0" w:color="auto"/>
            <w:left w:val="none" w:sz="0" w:space="0" w:color="auto"/>
            <w:bottom w:val="none" w:sz="0" w:space="0" w:color="auto"/>
            <w:right w:val="none" w:sz="0" w:space="0" w:color="auto"/>
          </w:divBdr>
        </w:div>
        <w:div w:id="1268385761">
          <w:marLeft w:val="0"/>
          <w:marRight w:val="0"/>
          <w:marTop w:val="0"/>
          <w:marBottom w:val="0"/>
          <w:divBdr>
            <w:top w:val="none" w:sz="0" w:space="0" w:color="auto"/>
            <w:left w:val="none" w:sz="0" w:space="0" w:color="auto"/>
            <w:bottom w:val="none" w:sz="0" w:space="0" w:color="auto"/>
            <w:right w:val="none" w:sz="0" w:space="0" w:color="auto"/>
          </w:divBdr>
        </w:div>
        <w:div w:id="1278488435">
          <w:marLeft w:val="0"/>
          <w:marRight w:val="0"/>
          <w:marTop w:val="0"/>
          <w:marBottom w:val="0"/>
          <w:divBdr>
            <w:top w:val="none" w:sz="0" w:space="0" w:color="auto"/>
            <w:left w:val="none" w:sz="0" w:space="0" w:color="auto"/>
            <w:bottom w:val="none" w:sz="0" w:space="0" w:color="auto"/>
            <w:right w:val="none" w:sz="0" w:space="0" w:color="auto"/>
          </w:divBdr>
        </w:div>
        <w:div w:id="1281761826">
          <w:marLeft w:val="0"/>
          <w:marRight w:val="0"/>
          <w:marTop w:val="0"/>
          <w:marBottom w:val="0"/>
          <w:divBdr>
            <w:top w:val="none" w:sz="0" w:space="0" w:color="auto"/>
            <w:left w:val="none" w:sz="0" w:space="0" w:color="auto"/>
            <w:bottom w:val="none" w:sz="0" w:space="0" w:color="auto"/>
            <w:right w:val="none" w:sz="0" w:space="0" w:color="auto"/>
          </w:divBdr>
        </w:div>
        <w:div w:id="1283923122">
          <w:marLeft w:val="0"/>
          <w:marRight w:val="0"/>
          <w:marTop w:val="0"/>
          <w:marBottom w:val="0"/>
          <w:divBdr>
            <w:top w:val="none" w:sz="0" w:space="0" w:color="auto"/>
            <w:left w:val="none" w:sz="0" w:space="0" w:color="auto"/>
            <w:bottom w:val="none" w:sz="0" w:space="0" w:color="auto"/>
            <w:right w:val="none" w:sz="0" w:space="0" w:color="auto"/>
          </w:divBdr>
        </w:div>
        <w:div w:id="1286738962">
          <w:marLeft w:val="0"/>
          <w:marRight w:val="0"/>
          <w:marTop w:val="0"/>
          <w:marBottom w:val="0"/>
          <w:divBdr>
            <w:top w:val="none" w:sz="0" w:space="0" w:color="auto"/>
            <w:left w:val="none" w:sz="0" w:space="0" w:color="auto"/>
            <w:bottom w:val="none" w:sz="0" w:space="0" w:color="auto"/>
            <w:right w:val="none" w:sz="0" w:space="0" w:color="auto"/>
          </w:divBdr>
        </w:div>
        <w:div w:id="1286887490">
          <w:marLeft w:val="0"/>
          <w:marRight w:val="0"/>
          <w:marTop w:val="0"/>
          <w:marBottom w:val="0"/>
          <w:divBdr>
            <w:top w:val="none" w:sz="0" w:space="0" w:color="auto"/>
            <w:left w:val="none" w:sz="0" w:space="0" w:color="auto"/>
            <w:bottom w:val="none" w:sz="0" w:space="0" w:color="auto"/>
            <w:right w:val="none" w:sz="0" w:space="0" w:color="auto"/>
          </w:divBdr>
        </w:div>
        <w:div w:id="1288776709">
          <w:marLeft w:val="0"/>
          <w:marRight w:val="0"/>
          <w:marTop w:val="0"/>
          <w:marBottom w:val="0"/>
          <w:divBdr>
            <w:top w:val="none" w:sz="0" w:space="0" w:color="auto"/>
            <w:left w:val="none" w:sz="0" w:space="0" w:color="auto"/>
            <w:bottom w:val="none" w:sz="0" w:space="0" w:color="auto"/>
            <w:right w:val="none" w:sz="0" w:space="0" w:color="auto"/>
          </w:divBdr>
        </w:div>
        <w:div w:id="1291858115">
          <w:marLeft w:val="0"/>
          <w:marRight w:val="0"/>
          <w:marTop w:val="0"/>
          <w:marBottom w:val="0"/>
          <w:divBdr>
            <w:top w:val="none" w:sz="0" w:space="0" w:color="auto"/>
            <w:left w:val="none" w:sz="0" w:space="0" w:color="auto"/>
            <w:bottom w:val="none" w:sz="0" w:space="0" w:color="auto"/>
            <w:right w:val="none" w:sz="0" w:space="0" w:color="auto"/>
          </w:divBdr>
        </w:div>
        <w:div w:id="1303922421">
          <w:marLeft w:val="0"/>
          <w:marRight w:val="0"/>
          <w:marTop w:val="0"/>
          <w:marBottom w:val="0"/>
          <w:divBdr>
            <w:top w:val="none" w:sz="0" w:space="0" w:color="auto"/>
            <w:left w:val="none" w:sz="0" w:space="0" w:color="auto"/>
            <w:bottom w:val="none" w:sz="0" w:space="0" w:color="auto"/>
            <w:right w:val="none" w:sz="0" w:space="0" w:color="auto"/>
          </w:divBdr>
        </w:div>
        <w:div w:id="1312521612">
          <w:marLeft w:val="0"/>
          <w:marRight w:val="0"/>
          <w:marTop w:val="0"/>
          <w:marBottom w:val="0"/>
          <w:divBdr>
            <w:top w:val="none" w:sz="0" w:space="0" w:color="auto"/>
            <w:left w:val="none" w:sz="0" w:space="0" w:color="auto"/>
            <w:bottom w:val="none" w:sz="0" w:space="0" w:color="auto"/>
            <w:right w:val="none" w:sz="0" w:space="0" w:color="auto"/>
          </w:divBdr>
        </w:div>
        <w:div w:id="1324432169">
          <w:marLeft w:val="0"/>
          <w:marRight w:val="0"/>
          <w:marTop w:val="0"/>
          <w:marBottom w:val="0"/>
          <w:divBdr>
            <w:top w:val="none" w:sz="0" w:space="0" w:color="auto"/>
            <w:left w:val="none" w:sz="0" w:space="0" w:color="auto"/>
            <w:bottom w:val="none" w:sz="0" w:space="0" w:color="auto"/>
            <w:right w:val="none" w:sz="0" w:space="0" w:color="auto"/>
          </w:divBdr>
        </w:div>
        <w:div w:id="1326670801">
          <w:marLeft w:val="0"/>
          <w:marRight w:val="0"/>
          <w:marTop w:val="0"/>
          <w:marBottom w:val="0"/>
          <w:divBdr>
            <w:top w:val="none" w:sz="0" w:space="0" w:color="auto"/>
            <w:left w:val="none" w:sz="0" w:space="0" w:color="auto"/>
            <w:bottom w:val="none" w:sz="0" w:space="0" w:color="auto"/>
            <w:right w:val="none" w:sz="0" w:space="0" w:color="auto"/>
          </w:divBdr>
        </w:div>
        <w:div w:id="1338077879">
          <w:marLeft w:val="0"/>
          <w:marRight w:val="0"/>
          <w:marTop w:val="0"/>
          <w:marBottom w:val="0"/>
          <w:divBdr>
            <w:top w:val="none" w:sz="0" w:space="0" w:color="auto"/>
            <w:left w:val="none" w:sz="0" w:space="0" w:color="auto"/>
            <w:bottom w:val="none" w:sz="0" w:space="0" w:color="auto"/>
            <w:right w:val="none" w:sz="0" w:space="0" w:color="auto"/>
          </w:divBdr>
        </w:div>
        <w:div w:id="1342076880">
          <w:marLeft w:val="0"/>
          <w:marRight w:val="0"/>
          <w:marTop w:val="0"/>
          <w:marBottom w:val="0"/>
          <w:divBdr>
            <w:top w:val="none" w:sz="0" w:space="0" w:color="auto"/>
            <w:left w:val="none" w:sz="0" w:space="0" w:color="auto"/>
            <w:bottom w:val="none" w:sz="0" w:space="0" w:color="auto"/>
            <w:right w:val="none" w:sz="0" w:space="0" w:color="auto"/>
          </w:divBdr>
        </w:div>
        <w:div w:id="1344434474">
          <w:marLeft w:val="0"/>
          <w:marRight w:val="0"/>
          <w:marTop w:val="0"/>
          <w:marBottom w:val="0"/>
          <w:divBdr>
            <w:top w:val="none" w:sz="0" w:space="0" w:color="auto"/>
            <w:left w:val="none" w:sz="0" w:space="0" w:color="auto"/>
            <w:bottom w:val="none" w:sz="0" w:space="0" w:color="auto"/>
            <w:right w:val="none" w:sz="0" w:space="0" w:color="auto"/>
          </w:divBdr>
        </w:div>
        <w:div w:id="1352684561">
          <w:marLeft w:val="0"/>
          <w:marRight w:val="0"/>
          <w:marTop w:val="0"/>
          <w:marBottom w:val="0"/>
          <w:divBdr>
            <w:top w:val="none" w:sz="0" w:space="0" w:color="auto"/>
            <w:left w:val="none" w:sz="0" w:space="0" w:color="auto"/>
            <w:bottom w:val="none" w:sz="0" w:space="0" w:color="auto"/>
            <w:right w:val="none" w:sz="0" w:space="0" w:color="auto"/>
          </w:divBdr>
        </w:div>
        <w:div w:id="1356081677">
          <w:marLeft w:val="0"/>
          <w:marRight w:val="0"/>
          <w:marTop w:val="0"/>
          <w:marBottom w:val="0"/>
          <w:divBdr>
            <w:top w:val="none" w:sz="0" w:space="0" w:color="auto"/>
            <w:left w:val="none" w:sz="0" w:space="0" w:color="auto"/>
            <w:bottom w:val="none" w:sz="0" w:space="0" w:color="auto"/>
            <w:right w:val="none" w:sz="0" w:space="0" w:color="auto"/>
          </w:divBdr>
        </w:div>
        <w:div w:id="1363700911">
          <w:marLeft w:val="0"/>
          <w:marRight w:val="0"/>
          <w:marTop w:val="0"/>
          <w:marBottom w:val="0"/>
          <w:divBdr>
            <w:top w:val="none" w:sz="0" w:space="0" w:color="auto"/>
            <w:left w:val="none" w:sz="0" w:space="0" w:color="auto"/>
            <w:bottom w:val="none" w:sz="0" w:space="0" w:color="auto"/>
            <w:right w:val="none" w:sz="0" w:space="0" w:color="auto"/>
          </w:divBdr>
        </w:div>
        <w:div w:id="1364669102">
          <w:marLeft w:val="0"/>
          <w:marRight w:val="0"/>
          <w:marTop w:val="0"/>
          <w:marBottom w:val="0"/>
          <w:divBdr>
            <w:top w:val="none" w:sz="0" w:space="0" w:color="auto"/>
            <w:left w:val="none" w:sz="0" w:space="0" w:color="auto"/>
            <w:bottom w:val="none" w:sz="0" w:space="0" w:color="auto"/>
            <w:right w:val="none" w:sz="0" w:space="0" w:color="auto"/>
          </w:divBdr>
        </w:div>
        <w:div w:id="1368989635">
          <w:marLeft w:val="0"/>
          <w:marRight w:val="0"/>
          <w:marTop w:val="0"/>
          <w:marBottom w:val="0"/>
          <w:divBdr>
            <w:top w:val="none" w:sz="0" w:space="0" w:color="auto"/>
            <w:left w:val="none" w:sz="0" w:space="0" w:color="auto"/>
            <w:bottom w:val="none" w:sz="0" w:space="0" w:color="auto"/>
            <w:right w:val="none" w:sz="0" w:space="0" w:color="auto"/>
          </w:divBdr>
        </w:div>
        <w:div w:id="1372152577">
          <w:marLeft w:val="0"/>
          <w:marRight w:val="0"/>
          <w:marTop w:val="0"/>
          <w:marBottom w:val="0"/>
          <w:divBdr>
            <w:top w:val="none" w:sz="0" w:space="0" w:color="auto"/>
            <w:left w:val="none" w:sz="0" w:space="0" w:color="auto"/>
            <w:bottom w:val="none" w:sz="0" w:space="0" w:color="auto"/>
            <w:right w:val="none" w:sz="0" w:space="0" w:color="auto"/>
          </w:divBdr>
        </w:div>
        <w:div w:id="1375498827">
          <w:marLeft w:val="0"/>
          <w:marRight w:val="0"/>
          <w:marTop w:val="0"/>
          <w:marBottom w:val="0"/>
          <w:divBdr>
            <w:top w:val="none" w:sz="0" w:space="0" w:color="auto"/>
            <w:left w:val="none" w:sz="0" w:space="0" w:color="auto"/>
            <w:bottom w:val="none" w:sz="0" w:space="0" w:color="auto"/>
            <w:right w:val="none" w:sz="0" w:space="0" w:color="auto"/>
          </w:divBdr>
        </w:div>
        <w:div w:id="1381515112">
          <w:marLeft w:val="0"/>
          <w:marRight w:val="0"/>
          <w:marTop w:val="0"/>
          <w:marBottom w:val="0"/>
          <w:divBdr>
            <w:top w:val="none" w:sz="0" w:space="0" w:color="auto"/>
            <w:left w:val="none" w:sz="0" w:space="0" w:color="auto"/>
            <w:bottom w:val="none" w:sz="0" w:space="0" w:color="auto"/>
            <w:right w:val="none" w:sz="0" w:space="0" w:color="auto"/>
          </w:divBdr>
        </w:div>
        <w:div w:id="1382942072">
          <w:marLeft w:val="0"/>
          <w:marRight w:val="0"/>
          <w:marTop w:val="0"/>
          <w:marBottom w:val="0"/>
          <w:divBdr>
            <w:top w:val="none" w:sz="0" w:space="0" w:color="auto"/>
            <w:left w:val="none" w:sz="0" w:space="0" w:color="auto"/>
            <w:bottom w:val="none" w:sz="0" w:space="0" w:color="auto"/>
            <w:right w:val="none" w:sz="0" w:space="0" w:color="auto"/>
          </w:divBdr>
        </w:div>
        <w:div w:id="1385451393">
          <w:marLeft w:val="0"/>
          <w:marRight w:val="0"/>
          <w:marTop w:val="0"/>
          <w:marBottom w:val="0"/>
          <w:divBdr>
            <w:top w:val="none" w:sz="0" w:space="0" w:color="auto"/>
            <w:left w:val="none" w:sz="0" w:space="0" w:color="auto"/>
            <w:bottom w:val="none" w:sz="0" w:space="0" w:color="auto"/>
            <w:right w:val="none" w:sz="0" w:space="0" w:color="auto"/>
          </w:divBdr>
        </w:div>
        <w:div w:id="1386370522">
          <w:marLeft w:val="0"/>
          <w:marRight w:val="0"/>
          <w:marTop w:val="0"/>
          <w:marBottom w:val="0"/>
          <w:divBdr>
            <w:top w:val="none" w:sz="0" w:space="0" w:color="auto"/>
            <w:left w:val="none" w:sz="0" w:space="0" w:color="auto"/>
            <w:bottom w:val="none" w:sz="0" w:space="0" w:color="auto"/>
            <w:right w:val="none" w:sz="0" w:space="0" w:color="auto"/>
          </w:divBdr>
        </w:div>
        <w:div w:id="1399552231">
          <w:marLeft w:val="0"/>
          <w:marRight w:val="0"/>
          <w:marTop w:val="0"/>
          <w:marBottom w:val="0"/>
          <w:divBdr>
            <w:top w:val="none" w:sz="0" w:space="0" w:color="auto"/>
            <w:left w:val="none" w:sz="0" w:space="0" w:color="auto"/>
            <w:bottom w:val="none" w:sz="0" w:space="0" w:color="auto"/>
            <w:right w:val="none" w:sz="0" w:space="0" w:color="auto"/>
          </w:divBdr>
        </w:div>
        <w:div w:id="1404058683">
          <w:marLeft w:val="0"/>
          <w:marRight w:val="0"/>
          <w:marTop w:val="0"/>
          <w:marBottom w:val="0"/>
          <w:divBdr>
            <w:top w:val="none" w:sz="0" w:space="0" w:color="auto"/>
            <w:left w:val="none" w:sz="0" w:space="0" w:color="auto"/>
            <w:bottom w:val="none" w:sz="0" w:space="0" w:color="auto"/>
            <w:right w:val="none" w:sz="0" w:space="0" w:color="auto"/>
          </w:divBdr>
        </w:div>
        <w:div w:id="1411199397">
          <w:marLeft w:val="0"/>
          <w:marRight w:val="0"/>
          <w:marTop w:val="0"/>
          <w:marBottom w:val="0"/>
          <w:divBdr>
            <w:top w:val="none" w:sz="0" w:space="0" w:color="auto"/>
            <w:left w:val="none" w:sz="0" w:space="0" w:color="auto"/>
            <w:bottom w:val="none" w:sz="0" w:space="0" w:color="auto"/>
            <w:right w:val="none" w:sz="0" w:space="0" w:color="auto"/>
          </w:divBdr>
        </w:div>
        <w:div w:id="1413963811">
          <w:marLeft w:val="0"/>
          <w:marRight w:val="0"/>
          <w:marTop w:val="0"/>
          <w:marBottom w:val="0"/>
          <w:divBdr>
            <w:top w:val="none" w:sz="0" w:space="0" w:color="auto"/>
            <w:left w:val="none" w:sz="0" w:space="0" w:color="auto"/>
            <w:bottom w:val="none" w:sz="0" w:space="0" w:color="auto"/>
            <w:right w:val="none" w:sz="0" w:space="0" w:color="auto"/>
          </w:divBdr>
        </w:div>
        <w:div w:id="1431386916">
          <w:marLeft w:val="0"/>
          <w:marRight w:val="0"/>
          <w:marTop w:val="0"/>
          <w:marBottom w:val="0"/>
          <w:divBdr>
            <w:top w:val="none" w:sz="0" w:space="0" w:color="auto"/>
            <w:left w:val="none" w:sz="0" w:space="0" w:color="auto"/>
            <w:bottom w:val="none" w:sz="0" w:space="0" w:color="auto"/>
            <w:right w:val="none" w:sz="0" w:space="0" w:color="auto"/>
          </w:divBdr>
        </w:div>
        <w:div w:id="1438523674">
          <w:marLeft w:val="0"/>
          <w:marRight w:val="0"/>
          <w:marTop w:val="0"/>
          <w:marBottom w:val="0"/>
          <w:divBdr>
            <w:top w:val="none" w:sz="0" w:space="0" w:color="auto"/>
            <w:left w:val="none" w:sz="0" w:space="0" w:color="auto"/>
            <w:bottom w:val="none" w:sz="0" w:space="0" w:color="auto"/>
            <w:right w:val="none" w:sz="0" w:space="0" w:color="auto"/>
          </w:divBdr>
        </w:div>
        <w:div w:id="1445691347">
          <w:marLeft w:val="0"/>
          <w:marRight w:val="0"/>
          <w:marTop w:val="0"/>
          <w:marBottom w:val="0"/>
          <w:divBdr>
            <w:top w:val="none" w:sz="0" w:space="0" w:color="auto"/>
            <w:left w:val="none" w:sz="0" w:space="0" w:color="auto"/>
            <w:bottom w:val="none" w:sz="0" w:space="0" w:color="auto"/>
            <w:right w:val="none" w:sz="0" w:space="0" w:color="auto"/>
          </w:divBdr>
        </w:div>
        <w:div w:id="1451241690">
          <w:marLeft w:val="0"/>
          <w:marRight w:val="0"/>
          <w:marTop w:val="0"/>
          <w:marBottom w:val="0"/>
          <w:divBdr>
            <w:top w:val="none" w:sz="0" w:space="0" w:color="auto"/>
            <w:left w:val="none" w:sz="0" w:space="0" w:color="auto"/>
            <w:bottom w:val="none" w:sz="0" w:space="0" w:color="auto"/>
            <w:right w:val="none" w:sz="0" w:space="0" w:color="auto"/>
          </w:divBdr>
        </w:div>
        <w:div w:id="1455978472">
          <w:marLeft w:val="0"/>
          <w:marRight w:val="0"/>
          <w:marTop w:val="0"/>
          <w:marBottom w:val="0"/>
          <w:divBdr>
            <w:top w:val="none" w:sz="0" w:space="0" w:color="auto"/>
            <w:left w:val="none" w:sz="0" w:space="0" w:color="auto"/>
            <w:bottom w:val="none" w:sz="0" w:space="0" w:color="auto"/>
            <w:right w:val="none" w:sz="0" w:space="0" w:color="auto"/>
          </w:divBdr>
        </w:div>
        <w:div w:id="1468161860">
          <w:marLeft w:val="0"/>
          <w:marRight w:val="0"/>
          <w:marTop w:val="0"/>
          <w:marBottom w:val="0"/>
          <w:divBdr>
            <w:top w:val="none" w:sz="0" w:space="0" w:color="auto"/>
            <w:left w:val="none" w:sz="0" w:space="0" w:color="auto"/>
            <w:bottom w:val="none" w:sz="0" w:space="0" w:color="auto"/>
            <w:right w:val="none" w:sz="0" w:space="0" w:color="auto"/>
          </w:divBdr>
        </w:div>
        <w:div w:id="1475561134">
          <w:marLeft w:val="0"/>
          <w:marRight w:val="0"/>
          <w:marTop w:val="0"/>
          <w:marBottom w:val="0"/>
          <w:divBdr>
            <w:top w:val="none" w:sz="0" w:space="0" w:color="auto"/>
            <w:left w:val="none" w:sz="0" w:space="0" w:color="auto"/>
            <w:bottom w:val="none" w:sz="0" w:space="0" w:color="auto"/>
            <w:right w:val="none" w:sz="0" w:space="0" w:color="auto"/>
          </w:divBdr>
        </w:div>
        <w:div w:id="1476488832">
          <w:marLeft w:val="0"/>
          <w:marRight w:val="0"/>
          <w:marTop w:val="0"/>
          <w:marBottom w:val="0"/>
          <w:divBdr>
            <w:top w:val="none" w:sz="0" w:space="0" w:color="auto"/>
            <w:left w:val="none" w:sz="0" w:space="0" w:color="auto"/>
            <w:bottom w:val="none" w:sz="0" w:space="0" w:color="auto"/>
            <w:right w:val="none" w:sz="0" w:space="0" w:color="auto"/>
          </w:divBdr>
        </w:div>
        <w:div w:id="1476801749">
          <w:marLeft w:val="0"/>
          <w:marRight w:val="0"/>
          <w:marTop w:val="0"/>
          <w:marBottom w:val="0"/>
          <w:divBdr>
            <w:top w:val="none" w:sz="0" w:space="0" w:color="auto"/>
            <w:left w:val="none" w:sz="0" w:space="0" w:color="auto"/>
            <w:bottom w:val="none" w:sz="0" w:space="0" w:color="auto"/>
            <w:right w:val="none" w:sz="0" w:space="0" w:color="auto"/>
          </w:divBdr>
        </w:div>
        <w:div w:id="1486437163">
          <w:marLeft w:val="0"/>
          <w:marRight w:val="0"/>
          <w:marTop w:val="0"/>
          <w:marBottom w:val="0"/>
          <w:divBdr>
            <w:top w:val="none" w:sz="0" w:space="0" w:color="auto"/>
            <w:left w:val="none" w:sz="0" w:space="0" w:color="auto"/>
            <w:bottom w:val="none" w:sz="0" w:space="0" w:color="auto"/>
            <w:right w:val="none" w:sz="0" w:space="0" w:color="auto"/>
          </w:divBdr>
        </w:div>
        <w:div w:id="1491361837">
          <w:marLeft w:val="0"/>
          <w:marRight w:val="0"/>
          <w:marTop w:val="0"/>
          <w:marBottom w:val="0"/>
          <w:divBdr>
            <w:top w:val="none" w:sz="0" w:space="0" w:color="auto"/>
            <w:left w:val="none" w:sz="0" w:space="0" w:color="auto"/>
            <w:bottom w:val="none" w:sz="0" w:space="0" w:color="auto"/>
            <w:right w:val="none" w:sz="0" w:space="0" w:color="auto"/>
          </w:divBdr>
        </w:div>
        <w:div w:id="1491411563">
          <w:marLeft w:val="0"/>
          <w:marRight w:val="0"/>
          <w:marTop w:val="0"/>
          <w:marBottom w:val="0"/>
          <w:divBdr>
            <w:top w:val="none" w:sz="0" w:space="0" w:color="auto"/>
            <w:left w:val="none" w:sz="0" w:space="0" w:color="auto"/>
            <w:bottom w:val="none" w:sz="0" w:space="0" w:color="auto"/>
            <w:right w:val="none" w:sz="0" w:space="0" w:color="auto"/>
          </w:divBdr>
        </w:div>
        <w:div w:id="1492213499">
          <w:marLeft w:val="0"/>
          <w:marRight w:val="0"/>
          <w:marTop w:val="0"/>
          <w:marBottom w:val="0"/>
          <w:divBdr>
            <w:top w:val="none" w:sz="0" w:space="0" w:color="auto"/>
            <w:left w:val="none" w:sz="0" w:space="0" w:color="auto"/>
            <w:bottom w:val="none" w:sz="0" w:space="0" w:color="auto"/>
            <w:right w:val="none" w:sz="0" w:space="0" w:color="auto"/>
          </w:divBdr>
        </w:div>
        <w:div w:id="1496457203">
          <w:marLeft w:val="0"/>
          <w:marRight w:val="0"/>
          <w:marTop w:val="0"/>
          <w:marBottom w:val="0"/>
          <w:divBdr>
            <w:top w:val="none" w:sz="0" w:space="0" w:color="auto"/>
            <w:left w:val="none" w:sz="0" w:space="0" w:color="auto"/>
            <w:bottom w:val="none" w:sz="0" w:space="0" w:color="auto"/>
            <w:right w:val="none" w:sz="0" w:space="0" w:color="auto"/>
          </w:divBdr>
        </w:div>
        <w:div w:id="1503349962">
          <w:marLeft w:val="0"/>
          <w:marRight w:val="0"/>
          <w:marTop w:val="0"/>
          <w:marBottom w:val="0"/>
          <w:divBdr>
            <w:top w:val="none" w:sz="0" w:space="0" w:color="auto"/>
            <w:left w:val="none" w:sz="0" w:space="0" w:color="auto"/>
            <w:bottom w:val="none" w:sz="0" w:space="0" w:color="auto"/>
            <w:right w:val="none" w:sz="0" w:space="0" w:color="auto"/>
          </w:divBdr>
        </w:div>
        <w:div w:id="1507213182">
          <w:marLeft w:val="0"/>
          <w:marRight w:val="0"/>
          <w:marTop w:val="0"/>
          <w:marBottom w:val="0"/>
          <w:divBdr>
            <w:top w:val="none" w:sz="0" w:space="0" w:color="auto"/>
            <w:left w:val="none" w:sz="0" w:space="0" w:color="auto"/>
            <w:bottom w:val="none" w:sz="0" w:space="0" w:color="auto"/>
            <w:right w:val="none" w:sz="0" w:space="0" w:color="auto"/>
          </w:divBdr>
        </w:div>
        <w:div w:id="1510673931">
          <w:marLeft w:val="0"/>
          <w:marRight w:val="0"/>
          <w:marTop w:val="0"/>
          <w:marBottom w:val="0"/>
          <w:divBdr>
            <w:top w:val="none" w:sz="0" w:space="0" w:color="auto"/>
            <w:left w:val="none" w:sz="0" w:space="0" w:color="auto"/>
            <w:bottom w:val="none" w:sz="0" w:space="0" w:color="auto"/>
            <w:right w:val="none" w:sz="0" w:space="0" w:color="auto"/>
          </w:divBdr>
        </w:div>
        <w:div w:id="1516262466">
          <w:marLeft w:val="0"/>
          <w:marRight w:val="0"/>
          <w:marTop w:val="0"/>
          <w:marBottom w:val="0"/>
          <w:divBdr>
            <w:top w:val="none" w:sz="0" w:space="0" w:color="auto"/>
            <w:left w:val="none" w:sz="0" w:space="0" w:color="auto"/>
            <w:bottom w:val="none" w:sz="0" w:space="0" w:color="auto"/>
            <w:right w:val="none" w:sz="0" w:space="0" w:color="auto"/>
          </w:divBdr>
        </w:div>
        <w:div w:id="1520654753">
          <w:marLeft w:val="0"/>
          <w:marRight w:val="0"/>
          <w:marTop w:val="0"/>
          <w:marBottom w:val="0"/>
          <w:divBdr>
            <w:top w:val="none" w:sz="0" w:space="0" w:color="auto"/>
            <w:left w:val="none" w:sz="0" w:space="0" w:color="auto"/>
            <w:bottom w:val="none" w:sz="0" w:space="0" w:color="auto"/>
            <w:right w:val="none" w:sz="0" w:space="0" w:color="auto"/>
          </w:divBdr>
        </w:div>
        <w:div w:id="1529372976">
          <w:marLeft w:val="0"/>
          <w:marRight w:val="0"/>
          <w:marTop w:val="0"/>
          <w:marBottom w:val="0"/>
          <w:divBdr>
            <w:top w:val="none" w:sz="0" w:space="0" w:color="auto"/>
            <w:left w:val="none" w:sz="0" w:space="0" w:color="auto"/>
            <w:bottom w:val="none" w:sz="0" w:space="0" w:color="auto"/>
            <w:right w:val="none" w:sz="0" w:space="0" w:color="auto"/>
          </w:divBdr>
        </w:div>
        <w:div w:id="1530532291">
          <w:marLeft w:val="0"/>
          <w:marRight w:val="0"/>
          <w:marTop w:val="0"/>
          <w:marBottom w:val="0"/>
          <w:divBdr>
            <w:top w:val="none" w:sz="0" w:space="0" w:color="auto"/>
            <w:left w:val="none" w:sz="0" w:space="0" w:color="auto"/>
            <w:bottom w:val="none" w:sz="0" w:space="0" w:color="auto"/>
            <w:right w:val="none" w:sz="0" w:space="0" w:color="auto"/>
          </w:divBdr>
        </w:div>
        <w:div w:id="1530754887">
          <w:marLeft w:val="0"/>
          <w:marRight w:val="0"/>
          <w:marTop w:val="0"/>
          <w:marBottom w:val="0"/>
          <w:divBdr>
            <w:top w:val="none" w:sz="0" w:space="0" w:color="auto"/>
            <w:left w:val="none" w:sz="0" w:space="0" w:color="auto"/>
            <w:bottom w:val="none" w:sz="0" w:space="0" w:color="auto"/>
            <w:right w:val="none" w:sz="0" w:space="0" w:color="auto"/>
          </w:divBdr>
        </w:div>
        <w:div w:id="1535852547">
          <w:marLeft w:val="0"/>
          <w:marRight w:val="0"/>
          <w:marTop w:val="0"/>
          <w:marBottom w:val="0"/>
          <w:divBdr>
            <w:top w:val="none" w:sz="0" w:space="0" w:color="auto"/>
            <w:left w:val="none" w:sz="0" w:space="0" w:color="auto"/>
            <w:bottom w:val="none" w:sz="0" w:space="0" w:color="auto"/>
            <w:right w:val="none" w:sz="0" w:space="0" w:color="auto"/>
          </w:divBdr>
        </w:div>
        <w:div w:id="1539781450">
          <w:marLeft w:val="0"/>
          <w:marRight w:val="0"/>
          <w:marTop w:val="0"/>
          <w:marBottom w:val="0"/>
          <w:divBdr>
            <w:top w:val="none" w:sz="0" w:space="0" w:color="auto"/>
            <w:left w:val="none" w:sz="0" w:space="0" w:color="auto"/>
            <w:bottom w:val="none" w:sz="0" w:space="0" w:color="auto"/>
            <w:right w:val="none" w:sz="0" w:space="0" w:color="auto"/>
          </w:divBdr>
        </w:div>
        <w:div w:id="1540169585">
          <w:marLeft w:val="0"/>
          <w:marRight w:val="0"/>
          <w:marTop w:val="0"/>
          <w:marBottom w:val="0"/>
          <w:divBdr>
            <w:top w:val="none" w:sz="0" w:space="0" w:color="auto"/>
            <w:left w:val="none" w:sz="0" w:space="0" w:color="auto"/>
            <w:bottom w:val="none" w:sz="0" w:space="0" w:color="auto"/>
            <w:right w:val="none" w:sz="0" w:space="0" w:color="auto"/>
          </w:divBdr>
        </w:div>
        <w:div w:id="1540585282">
          <w:marLeft w:val="0"/>
          <w:marRight w:val="0"/>
          <w:marTop w:val="0"/>
          <w:marBottom w:val="0"/>
          <w:divBdr>
            <w:top w:val="none" w:sz="0" w:space="0" w:color="auto"/>
            <w:left w:val="none" w:sz="0" w:space="0" w:color="auto"/>
            <w:bottom w:val="none" w:sz="0" w:space="0" w:color="auto"/>
            <w:right w:val="none" w:sz="0" w:space="0" w:color="auto"/>
          </w:divBdr>
        </w:div>
        <w:div w:id="1545170461">
          <w:marLeft w:val="0"/>
          <w:marRight w:val="0"/>
          <w:marTop w:val="0"/>
          <w:marBottom w:val="0"/>
          <w:divBdr>
            <w:top w:val="none" w:sz="0" w:space="0" w:color="auto"/>
            <w:left w:val="none" w:sz="0" w:space="0" w:color="auto"/>
            <w:bottom w:val="none" w:sz="0" w:space="0" w:color="auto"/>
            <w:right w:val="none" w:sz="0" w:space="0" w:color="auto"/>
          </w:divBdr>
        </w:div>
        <w:div w:id="1546481363">
          <w:marLeft w:val="0"/>
          <w:marRight w:val="0"/>
          <w:marTop w:val="0"/>
          <w:marBottom w:val="0"/>
          <w:divBdr>
            <w:top w:val="none" w:sz="0" w:space="0" w:color="auto"/>
            <w:left w:val="none" w:sz="0" w:space="0" w:color="auto"/>
            <w:bottom w:val="none" w:sz="0" w:space="0" w:color="auto"/>
            <w:right w:val="none" w:sz="0" w:space="0" w:color="auto"/>
          </w:divBdr>
        </w:div>
        <w:div w:id="1553276072">
          <w:marLeft w:val="0"/>
          <w:marRight w:val="0"/>
          <w:marTop w:val="0"/>
          <w:marBottom w:val="0"/>
          <w:divBdr>
            <w:top w:val="none" w:sz="0" w:space="0" w:color="auto"/>
            <w:left w:val="none" w:sz="0" w:space="0" w:color="auto"/>
            <w:bottom w:val="none" w:sz="0" w:space="0" w:color="auto"/>
            <w:right w:val="none" w:sz="0" w:space="0" w:color="auto"/>
          </w:divBdr>
        </w:div>
        <w:div w:id="1553881859">
          <w:marLeft w:val="0"/>
          <w:marRight w:val="0"/>
          <w:marTop w:val="0"/>
          <w:marBottom w:val="0"/>
          <w:divBdr>
            <w:top w:val="none" w:sz="0" w:space="0" w:color="auto"/>
            <w:left w:val="none" w:sz="0" w:space="0" w:color="auto"/>
            <w:bottom w:val="none" w:sz="0" w:space="0" w:color="auto"/>
            <w:right w:val="none" w:sz="0" w:space="0" w:color="auto"/>
          </w:divBdr>
        </w:div>
        <w:div w:id="1557860927">
          <w:marLeft w:val="0"/>
          <w:marRight w:val="0"/>
          <w:marTop w:val="0"/>
          <w:marBottom w:val="0"/>
          <w:divBdr>
            <w:top w:val="none" w:sz="0" w:space="0" w:color="auto"/>
            <w:left w:val="none" w:sz="0" w:space="0" w:color="auto"/>
            <w:bottom w:val="none" w:sz="0" w:space="0" w:color="auto"/>
            <w:right w:val="none" w:sz="0" w:space="0" w:color="auto"/>
          </w:divBdr>
        </w:div>
        <w:div w:id="1565287583">
          <w:marLeft w:val="0"/>
          <w:marRight w:val="0"/>
          <w:marTop w:val="0"/>
          <w:marBottom w:val="0"/>
          <w:divBdr>
            <w:top w:val="none" w:sz="0" w:space="0" w:color="auto"/>
            <w:left w:val="none" w:sz="0" w:space="0" w:color="auto"/>
            <w:bottom w:val="none" w:sz="0" w:space="0" w:color="auto"/>
            <w:right w:val="none" w:sz="0" w:space="0" w:color="auto"/>
          </w:divBdr>
        </w:div>
        <w:div w:id="1566448328">
          <w:marLeft w:val="0"/>
          <w:marRight w:val="0"/>
          <w:marTop w:val="0"/>
          <w:marBottom w:val="0"/>
          <w:divBdr>
            <w:top w:val="none" w:sz="0" w:space="0" w:color="auto"/>
            <w:left w:val="none" w:sz="0" w:space="0" w:color="auto"/>
            <w:bottom w:val="none" w:sz="0" w:space="0" w:color="auto"/>
            <w:right w:val="none" w:sz="0" w:space="0" w:color="auto"/>
          </w:divBdr>
          <w:divsChild>
            <w:div w:id="933780579">
              <w:marLeft w:val="0"/>
              <w:marRight w:val="0"/>
              <w:marTop w:val="0"/>
              <w:marBottom w:val="0"/>
              <w:divBdr>
                <w:top w:val="none" w:sz="0" w:space="0" w:color="auto"/>
                <w:left w:val="none" w:sz="0" w:space="0" w:color="auto"/>
                <w:bottom w:val="none" w:sz="0" w:space="0" w:color="auto"/>
                <w:right w:val="none" w:sz="0" w:space="0" w:color="auto"/>
              </w:divBdr>
            </w:div>
            <w:div w:id="1070927409">
              <w:marLeft w:val="0"/>
              <w:marRight w:val="0"/>
              <w:marTop w:val="0"/>
              <w:marBottom w:val="0"/>
              <w:divBdr>
                <w:top w:val="none" w:sz="0" w:space="0" w:color="auto"/>
                <w:left w:val="none" w:sz="0" w:space="0" w:color="auto"/>
                <w:bottom w:val="none" w:sz="0" w:space="0" w:color="auto"/>
                <w:right w:val="none" w:sz="0" w:space="0" w:color="auto"/>
              </w:divBdr>
            </w:div>
            <w:div w:id="1739815710">
              <w:marLeft w:val="0"/>
              <w:marRight w:val="0"/>
              <w:marTop w:val="0"/>
              <w:marBottom w:val="0"/>
              <w:divBdr>
                <w:top w:val="none" w:sz="0" w:space="0" w:color="auto"/>
                <w:left w:val="none" w:sz="0" w:space="0" w:color="auto"/>
                <w:bottom w:val="none" w:sz="0" w:space="0" w:color="auto"/>
                <w:right w:val="none" w:sz="0" w:space="0" w:color="auto"/>
              </w:divBdr>
            </w:div>
            <w:div w:id="1773166817">
              <w:marLeft w:val="0"/>
              <w:marRight w:val="0"/>
              <w:marTop w:val="0"/>
              <w:marBottom w:val="0"/>
              <w:divBdr>
                <w:top w:val="none" w:sz="0" w:space="0" w:color="auto"/>
                <w:left w:val="none" w:sz="0" w:space="0" w:color="auto"/>
                <w:bottom w:val="none" w:sz="0" w:space="0" w:color="auto"/>
                <w:right w:val="none" w:sz="0" w:space="0" w:color="auto"/>
              </w:divBdr>
            </w:div>
          </w:divsChild>
        </w:div>
        <w:div w:id="1566523365">
          <w:marLeft w:val="0"/>
          <w:marRight w:val="0"/>
          <w:marTop w:val="0"/>
          <w:marBottom w:val="0"/>
          <w:divBdr>
            <w:top w:val="none" w:sz="0" w:space="0" w:color="auto"/>
            <w:left w:val="none" w:sz="0" w:space="0" w:color="auto"/>
            <w:bottom w:val="none" w:sz="0" w:space="0" w:color="auto"/>
            <w:right w:val="none" w:sz="0" w:space="0" w:color="auto"/>
          </w:divBdr>
        </w:div>
        <w:div w:id="1572502616">
          <w:marLeft w:val="0"/>
          <w:marRight w:val="0"/>
          <w:marTop w:val="0"/>
          <w:marBottom w:val="0"/>
          <w:divBdr>
            <w:top w:val="none" w:sz="0" w:space="0" w:color="auto"/>
            <w:left w:val="none" w:sz="0" w:space="0" w:color="auto"/>
            <w:bottom w:val="none" w:sz="0" w:space="0" w:color="auto"/>
            <w:right w:val="none" w:sz="0" w:space="0" w:color="auto"/>
          </w:divBdr>
        </w:div>
        <w:div w:id="1572933140">
          <w:marLeft w:val="0"/>
          <w:marRight w:val="0"/>
          <w:marTop w:val="0"/>
          <w:marBottom w:val="0"/>
          <w:divBdr>
            <w:top w:val="none" w:sz="0" w:space="0" w:color="auto"/>
            <w:left w:val="none" w:sz="0" w:space="0" w:color="auto"/>
            <w:bottom w:val="none" w:sz="0" w:space="0" w:color="auto"/>
            <w:right w:val="none" w:sz="0" w:space="0" w:color="auto"/>
          </w:divBdr>
        </w:div>
        <w:div w:id="1576552547">
          <w:marLeft w:val="0"/>
          <w:marRight w:val="0"/>
          <w:marTop w:val="0"/>
          <w:marBottom w:val="0"/>
          <w:divBdr>
            <w:top w:val="none" w:sz="0" w:space="0" w:color="auto"/>
            <w:left w:val="none" w:sz="0" w:space="0" w:color="auto"/>
            <w:bottom w:val="none" w:sz="0" w:space="0" w:color="auto"/>
            <w:right w:val="none" w:sz="0" w:space="0" w:color="auto"/>
          </w:divBdr>
        </w:div>
        <w:div w:id="1577474842">
          <w:marLeft w:val="0"/>
          <w:marRight w:val="0"/>
          <w:marTop w:val="0"/>
          <w:marBottom w:val="0"/>
          <w:divBdr>
            <w:top w:val="none" w:sz="0" w:space="0" w:color="auto"/>
            <w:left w:val="none" w:sz="0" w:space="0" w:color="auto"/>
            <w:bottom w:val="none" w:sz="0" w:space="0" w:color="auto"/>
            <w:right w:val="none" w:sz="0" w:space="0" w:color="auto"/>
          </w:divBdr>
        </w:div>
        <w:div w:id="1578054380">
          <w:marLeft w:val="0"/>
          <w:marRight w:val="0"/>
          <w:marTop w:val="0"/>
          <w:marBottom w:val="0"/>
          <w:divBdr>
            <w:top w:val="none" w:sz="0" w:space="0" w:color="auto"/>
            <w:left w:val="none" w:sz="0" w:space="0" w:color="auto"/>
            <w:bottom w:val="none" w:sz="0" w:space="0" w:color="auto"/>
            <w:right w:val="none" w:sz="0" w:space="0" w:color="auto"/>
          </w:divBdr>
        </w:div>
        <w:div w:id="1582833980">
          <w:marLeft w:val="0"/>
          <w:marRight w:val="0"/>
          <w:marTop w:val="0"/>
          <w:marBottom w:val="0"/>
          <w:divBdr>
            <w:top w:val="none" w:sz="0" w:space="0" w:color="auto"/>
            <w:left w:val="none" w:sz="0" w:space="0" w:color="auto"/>
            <w:bottom w:val="none" w:sz="0" w:space="0" w:color="auto"/>
            <w:right w:val="none" w:sz="0" w:space="0" w:color="auto"/>
          </w:divBdr>
        </w:div>
        <w:div w:id="1586760634">
          <w:marLeft w:val="0"/>
          <w:marRight w:val="0"/>
          <w:marTop w:val="0"/>
          <w:marBottom w:val="0"/>
          <w:divBdr>
            <w:top w:val="none" w:sz="0" w:space="0" w:color="auto"/>
            <w:left w:val="none" w:sz="0" w:space="0" w:color="auto"/>
            <w:bottom w:val="none" w:sz="0" w:space="0" w:color="auto"/>
            <w:right w:val="none" w:sz="0" w:space="0" w:color="auto"/>
          </w:divBdr>
        </w:div>
        <w:div w:id="1588493750">
          <w:marLeft w:val="0"/>
          <w:marRight w:val="0"/>
          <w:marTop w:val="0"/>
          <w:marBottom w:val="0"/>
          <w:divBdr>
            <w:top w:val="none" w:sz="0" w:space="0" w:color="auto"/>
            <w:left w:val="none" w:sz="0" w:space="0" w:color="auto"/>
            <w:bottom w:val="none" w:sz="0" w:space="0" w:color="auto"/>
            <w:right w:val="none" w:sz="0" w:space="0" w:color="auto"/>
          </w:divBdr>
        </w:div>
        <w:div w:id="1590894455">
          <w:marLeft w:val="0"/>
          <w:marRight w:val="0"/>
          <w:marTop w:val="0"/>
          <w:marBottom w:val="0"/>
          <w:divBdr>
            <w:top w:val="none" w:sz="0" w:space="0" w:color="auto"/>
            <w:left w:val="none" w:sz="0" w:space="0" w:color="auto"/>
            <w:bottom w:val="none" w:sz="0" w:space="0" w:color="auto"/>
            <w:right w:val="none" w:sz="0" w:space="0" w:color="auto"/>
          </w:divBdr>
        </w:div>
        <w:div w:id="1593006833">
          <w:marLeft w:val="0"/>
          <w:marRight w:val="0"/>
          <w:marTop w:val="0"/>
          <w:marBottom w:val="0"/>
          <w:divBdr>
            <w:top w:val="none" w:sz="0" w:space="0" w:color="auto"/>
            <w:left w:val="none" w:sz="0" w:space="0" w:color="auto"/>
            <w:bottom w:val="none" w:sz="0" w:space="0" w:color="auto"/>
            <w:right w:val="none" w:sz="0" w:space="0" w:color="auto"/>
          </w:divBdr>
        </w:div>
        <w:div w:id="1593053667">
          <w:marLeft w:val="0"/>
          <w:marRight w:val="0"/>
          <w:marTop w:val="0"/>
          <w:marBottom w:val="0"/>
          <w:divBdr>
            <w:top w:val="none" w:sz="0" w:space="0" w:color="auto"/>
            <w:left w:val="none" w:sz="0" w:space="0" w:color="auto"/>
            <w:bottom w:val="none" w:sz="0" w:space="0" w:color="auto"/>
            <w:right w:val="none" w:sz="0" w:space="0" w:color="auto"/>
          </w:divBdr>
        </w:div>
        <w:div w:id="1595282881">
          <w:marLeft w:val="0"/>
          <w:marRight w:val="0"/>
          <w:marTop w:val="0"/>
          <w:marBottom w:val="0"/>
          <w:divBdr>
            <w:top w:val="none" w:sz="0" w:space="0" w:color="auto"/>
            <w:left w:val="none" w:sz="0" w:space="0" w:color="auto"/>
            <w:bottom w:val="none" w:sz="0" w:space="0" w:color="auto"/>
            <w:right w:val="none" w:sz="0" w:space="0" w:color="auto"/>
          </w:divBdr>
        </w:div>
        <w:div w:id="1605846273">
          <w:marLeft w:val="0"/>
          <w:marRight w:val="0"/>
          <w:marTop w:val="0"/>
          <w:marBottom w:val="0"/>
          <w:divBdr>
            <w:top w:val="none" w:sz="0" w:space="0" w:color="auto"/>
            <w:left w:val="none" w:sz="0" w:space="0" w:color="auto"/>
            <w:bottom w:val="none" w:sz="0" w:space="0" w:color="auto"/>
            <w:right w:val="none" w:sz="0" w:space="0" w:color="auto"/>
          </w:divBdr>
        </w:div>
        <w:div w:id="1605918271">
          <w:marLeft w:val="0"/>
          <w:marRight w:val="0"/>
          <w:marTop w:val="0"/>
          <w:marBottom w:val="0"/>
          <w:divBdr>
            <w:top w:val="none" w:sz="0" w:space="0" w:color="auto"/>
            <w:left w:val="none" w:sz="0" w:space="0" w:color="auto"/>
            <w:bottom w:val="none" w:sz="0" w:space="0" w:color="auto"/>
            <w:right w:val="none" w:sz="0" w:space="0" w:color="auto"/>
          </w:divBdr>
        </w:div>
        <w:div w:id="1606883583">
          <w:marLeft w:val="0"/>
          <w:marRight w:val="0"/>
          <w:marTop w:val="0"/>
          <w:marBottom w:val="0"/>
          <w:divBdr>
            <w:top w:val="none" w:sz="0" w:space="0" w:color="auto"/>
            <w:left w:val="none" w:sz="0" w:space="0" w:color="auto"/>
            <w:bottom w:val="none" w:sz="0" w:space="0" w:color="auto"/>
            <w:right w:val="none" w:sz="0" w:space="0" w:color="auto"/>
          </w:divBdr>
        </w:div>
        <w:div w:id="1609779316">
          <w:marLeft w:val="0"/>
          <w:marRight w:val="0"/>
          <w:marTop w:val="0"/>
          <w:marBottom w:val="0"/>
          <w:divBdr>
            <w:top w:val="none" w:sz="0" w:space="0" w:color="auto"/>
            <w:left w:val="none" w:sz="0" w:space="0" w:color="auto"/>
            <w:bottom w:val="none" w:sz="0" w:space="0" w:color="auto"/>
            <w:right w:val="none" w:sz="0" w:space="0" w:color="auto"/>
          </w:divBdr>
        </w:div>
        <w:div w:id="1615481982">
          <w:marLeft w:val="0"/>
          <w:marRight w:val="0"/>
          <w:marTop w:val="0"/>
          <w:marBottom w:val="0"/>
          <w:divBdr>
            <w:top w:val="none" w:sz="0" w:space="0" w:color="auto"/>
            <w:left w:val="none" w:sz="0" w:space="0" w:color="auto"/>
            <w:bottom w:val="none" w:sz="0" w:space="0" w:color="auto"/>
            <w:right w:val="none" w:sz="0" w:space="0" w:color="auto"/>
          </w:divBdr>
        </w:div>
        <w:div w:id="1615988122">
          <w:marLeft w:val="0"/>
          <w:marRight w:val="0"/>
          <w:marTop w:val="0"/>
          <w:marBottom w:val="0"/>
          <w:divBdr>
            <w:top w:val="none" w:sz="0" w:space="0" w:color="auto"/>
            <w:left w:val="none" w:sz="0" w:space="0" w:color="auto"/>
            <w:bottom w:val="none" w:sz="0" w:space="0" w:color="auto"/>
            <w:right w:val="none" w:sz="0" w:space="0" w:color="auto"/>
          </w:divBdr>
        </w:div>
        <w:div w:id="1616450162">
          <w:marLeft w:val="0"/>
          <w:marRight w:val="0"/>
          <w:marTop w:val="0"/>
          <w:marBottom w:val="0"/>
          <w:divBdr>
            <w:top w:val="none" w:sz="0" w:space="0" w:color="auto"/>
            <w:left w:val="none" w:sz="0" w:space="0" w:color="auto"/>
            <w:bottom w:val="none" w:sz="0" w:space="0" w:color="auto"/>
            <w:right w:val="none" w:sz="0" w:space="0" w:color="auto"/>
          </w:divBdr>
        </w:div>
        <w:div w:id="1617104781">
          <w:marLeft w:val="0"/>
          <w:marRight w:val="0"/>
          <w:marTop w:val="0"/>
          <w:marBottom w:val="0"/>
          <w:divBdr>
            <w:top w:val="none" w:sz="0" w:space="0" w:color="auto"/>
            <w:left w:val="none" w:sz="0" w:space="0" w:color="auto"/>
            <w:bottom w:val="none" w:sz="0" w:space="0" w:color="auto"/>
            <w:right w:val="none" w:sz="0" w:space="0" w:color="auto"/>
          </w:divBdr>
        </w:div>
        <w:div w:id="1624967267">
          <w:marLeft w:val="0"/>
          <w:marRight w:val="0"/>
          <w:marTop w:val="0"/>
          <w:marBottom w:val="0"/>
          <w:divBdr>
            <w:top w:val="none" w:sz="0" w:space="0" w:color="auto"/>
            <w:left w:val="none" w:sz="0" w:space="0" w:color="auto"/>
            <w:bottom w:val="none" w:sz="0" w:space="0" w:color="auto"/>
            <w:right w:val="none" w:sz="0" w:space="0" w:color="auto"/>
          </w:divBdr>
        </w:div>
        <w:div w:id="1627471270">
          <w:marLeft w:val="0"/>
          <w:marRight w:val="0"/>
          <w:marTop w:val="0"/>
          <w:marBottom w:val="0"/>
          <w:divBdr>
            <w:top w:val="none" w:sz="0" w:space="0" w:color="auto"/>
            <w:left w:val="none" w:sz="0" w:space="0" w:color="auto"/>
            <w:bottom w:val="none" w:sz="0" w:space="0" w:color="auto"/>
            <w:right w:val="none" w:sz="0" w:space="0" w:color="auto"/>
          </w:divBdr>
        </w:div>
        <w:div w:id="1633095450">
          <w:marLeft w:val="0"/>
          <w:marRight w:val="0"/>
          <w:marTop w:val="0"/>
          <w:marBottom w:val="0"/>
          <w:divBdr>
            <w:top w:val="none" w:sz="0" w:space="0" w:color="auto"/>
            <w:left w:val="none" w:sz="0" w:space="0" w:color="auto"/>
            <w:bottom w:val="none" w:sz="0" w:space="0" w:color="auto"/>
            <w:right w:val="none" w:sz="0" w:space="0" w:color="auto"/>
          </w:divBdr>
        </w:div>
        <w:div w:id="1634477955">
          <w:marLeft w:val="0"/>
          <w:marRight w:val="0"/>
          <w:marTop w:val="0"/>
          <w:marBottom w:val="0"/>
          <w:divBdr>
            <w:top w:val="none" w:sz="0" w:space="0" w:color="auto"/>
            <w:left w:val="none" w:sz="0" w:space="0" w:color="auto"/>
            <w:bottom w:val="none" w:sz="0" w:space="0" w:color="auto"/>
            <w:right w:val="none" w:sz="0" w:space="0" w:color="auto"/>
          </w:divBdr>
        </w:div>
        <w:div w:id="1635258087">
          <w:marLeft w:val="0"/>
          <w:marRight w:val="0"/>
          <w:marTop w:val="0"/>
          <w:marBottom w:val="0"/>
          <w:divBdr>
            <w:top w:val="none" w:sz="0" w:space="0" w:color="auto"/>
            <w:left w:val="none" w:sz="0" w:space="0" w:color="auto"/>
            <w:bottom w:val="none" w:sz="0" w:space="0" w:color="auto"/>
            <w:right w:val="none" w:sz="0" w:space="0" w:color="auto"/>
          </w:divBdr>
        </w:div>
        <w:div w:id="1636376082">
          <w:marLeft w:val="0"/>
          <w:marRight w:val="0"/>
          <w:marTop w:val="0"/>
          <w:marBottom w:val="0"/>
          <w:divBdr>
            <w:top w:val="none" w:sz="0" w:space="0" w:color="auto"/>
            <w:left w:val="none" w:sz="0" w:space="0" w:color="auto"/>
            <w:bottom w:val="none" w:sz="0" w:space="0" w:color="auto"/>
            <w:right w:val="none" w:sz="0" w:space="0" w:color="auto"/>
          </w:divBdr>
        </w:div>
        <w:div w:id="1637759260">
          <w:marLeft w:val="0"/>
          <w:marRight w:val="0"/>
          <w:marTop w:val="0"/>
          <w:marBottom w:val="0"/>
          <w:divBdr>
            <w:top w:val="none" w:sz="0" w:space="0" w:color="auto"/>
            <w:left w:val="none" w:sz="0" w:space="0" w:color="auto"/>
            <w:bottom w:val="none" w:sz="0" w:space="0" w:color="auto"/>
            <w:right w:val="none" w:sz="0" w:space="0" w:color="auto"/>
          </w:divBdr>
        </w:div>
        <w:div w:id="1639991948">
          <w:marLeft w:val="0"/>
          <w:marRight w:val="0"/>
          <w:marTop w:val="0"/>
          <w:marBottom w:val="0"/>
          <w:divBdr>
            <w:top w:val="none" w:sz="0" w:space="0" w:color="auto"/>
            <w:left w:val="none" w:sz="0" w:space="0" w:color="auto"/>
            <w:bottom w:val="none" w:sz="0" w:space="0" w:color="auto"/>
            <w:right w:val="none" w:sz="0" w:space="0" w:color="auto"/>
          </w:divBdr>
        </w:div>
        <w:div w:id="1647590417">
          <w:marLeft w:val="0"/>
          <w:marRight w:val="0"/>
          <w:marTop w:val="0"/>
          <w:marBottom w:val="0"/>
          <w:divBdr>
            <w:top w:val="none" w:sz="0" w:space="0" w:color="auto"/>
            <w:left w:val="none" w:sz="0" w:space="0" w:color="auto"/>
            <w:bottom w:val="none" w:sz="0" w:space="0" w:color="auto"/>
            <w:right w:val="none" w:sz="0" w:space="0" w:color="auto"/>
          </w:divBdr>
        </w:div>
        <w:div w:id="1648586716">
          <w:marLeft w:val="0"/>
          <w:marRight w:val="0"/>
          <w:marTop w:val="0"/>
          <w:marBottom w:val="0"/>
          <w:divBdr>
            <w:top w:val="none" w:sz="0" w:space="0" w:color="auto"/>
            <w:left w:val="none" w:sz="0" w:space="0" w:color="auto"/>
            <w:bottom w:val="none" w:sz="0" w:space="0" w:color="auto"/>
            <w:right w:val="none" w:sz="0" w:space="0" w:color="auto"/>
          </w:divBdr>
        </w:div>
        <w:div w:id="1651592195">
          <w:marLeft w:val="0"/>
          <w:marRight w:val="0"/>
          <w:marTop w:val="0"/>
          <w:marBottom w:val="0"/>
          <w:divBdr>
            <w:top w:val="none" w:sz="0" w:space="0" w:color="auto"/>
            <w:left w:val="none" w:sz="0" w:space="0" w:color="auto"/>
            <w:bottom w:val="none" w:sz="0" w:space="0" w:color="auto"/>
            <w:right w:val="none" w:sz="0" w:space="0" w:color="auto"/>
          </w:divBdr>
        </w:div>
        <w:div w:id="1651665451">
          <w:marLeft w:val="0"/>
          <w:marRight w:val="0"/>
          <w:marTop w:val="0"/>
          <w:marBottom w:val="0"/>
          <w:divBdr>
            <w:top w:val="none" w:sz="0" w:space="0" w:color="auto"/>
            <w:left w:val="none" w:sz="0" w:space="0" w:color="auto"/>
            <w:bottom w:val="none" w:sz="0" w:space="0" w:color="auto"/>
            <w:right w:val="none" w:sz="0" w:space="0" w:color="auto"/>
          </w:divBdr>
        </w:div>
        <w:div w:id="1654018519">
          <w:marLeft w:val="0"/>
          <w:marRight w:val="0"/>
          <w:marTop w:val="0"/>
          <w:marBottom w:val="0"/>
          <w:divBdr>
            <w:top w:val="none" w:sz="0" w:space="0" w:color="auto"/>
            <w:left w:val="none" w:sz="0" w:space="0" w:color="auto"/>
            <w:bottom w:val="none" w:sz="0" w:space="0" w:color="auto"/>
            <w:right w:val="none" w:sz="0" w:space="0" w:color="auto"/>
          </w:divBdr>
        </w:div>
        <w:div w:id="1656646388">
          <w:marLeft w:val="0"/>
          <w:marRight w:val="0"/>
          <w:marTop w:val="0"/>
          <w:marBottom w:val="0"/>
          <w:divBdr>
            <w:top w:val="none" w:sz="0" w:space="0" w:color="auto"/>
            <w:left w:val="none" w:sz="0" w:space="0" w:color="auto"/>
            <w:bottom w:val="none" w:sz="0" w:space="0" w:color="auto"/>
            <w:right w:val="none" w:sz="0" w:space="0" w:color="auto"/>
          </w:divBdr>
        </w:div>
        <w:div w:id="1660618799">
          <w:marLeft w:val="0"/>
          <w:marRight w:val="0"/>
          <w:marTop w:val="0"/>
          <w:marBottom w:val="0"/>
          <w:divBdr>
            <w:top w:val="none" w:sz="0" w:space="0" w:color="auto"/>
            <w:left w:val="none" w:sz="0" w:space="0" w:color="auto"/>
            <w:bottom w:val="none" w:sz="0" w:space="0" w:color="auto"/>
            <w:right w:val="none" w:sz="0" w:space="0" w:color="auto"/>
          </w:divBdr>
        </w:div>
        <w:div w:id="1660770186">
          <w:marLeft w:val="0"/>
          <w:marRight w:val="0"/>
          <w:marTop w:val="0"/>
          <w:marBottom w:val="0"/>
          <w:divBdr>
            <w:top w:val="none" w:sz="0" w:space="0" w:color="auto"/>
            <w:left w:val="none" w:sz="0" w:space="0" w:color="auto"/>
            <w:bottom w:val="none" w:sz="0" w:space="0" w:color="auto"/>
            <w:right w:val="none" w:sz="0" w:space="0" w:color="auto"/>
          </w:divBdr>
        </w:div>
        <w:div w:id="1661303920">
          <w:marLeft w:val="0"/>
          <w:marRight w:val="0"/>
          <w:marTop w:val="0"/>
          <w:marBottom w:val="0"/>
          <w:divBdr>
            <w:top w:val="none" w:sz="0" w:space="0" w:color="auto"/>
            <w:left w:val="none" w:sz="0" w:space="0" w:color="auto"/>
            <w:bottom w:val="none" w:sz="0" w:space="0" w:color="auto"/>
            <w:right w:val="none" w:sz="0" w:space="0" w:color="auto"/>
          </w:divBdr>
        </w:div>
        <w:div w:id="1669595951">
          <w:marLeft w:val="0"/>
          <w:marRight w:val="0"/>
          <w:marTop w:val="0"/>
          <w:marBottom w:val="0"/>
          <w:divBdr>
            <w:top w:val="none" w:sz="0" w:space="0" w:color="auto"/>
            <w:left w:val="none" w:sz="0" w:space="0" w:color="auto"/>
            <w:bottom w:val="none" w:sz="0" w:space="0" w:color="auto"/>
            <w:right w:val="none" w:sz="0" w:space="0" w:color="auto"/>
          </w:divBdr>
        </w:div>
        <w:div w:id="1671062900">
          <w:marLeft w:val="0"/>
          <w:marRight w:val="0"/>
          <w:marTop w:val="0"/>
          <w:marBottom w:val="0"/>
          <w:divBdr>
            <w:top w:val="none" w:sz="0" w:space="0" w:color="auto"/>
            <w:left w:val="none" w:sz="0" w:space="0" w:color="auto"/>
            <w:bottom w:val="none" w:sz="0" w:space="0" w:color="auto"/>
            <w:right w:val="none" w:sz="0" w:space="0" w:color="auto"/>
          </w:divBdr>
        </w:div>
        <w:div w:id="1675496127">
          <w:marLeft w:val="0"/>
          <w:marRight w:val="0"/>
          <w:marTop w:val="0"/>
          <w:marBottom w:val="0"/>
          <w:divBdr>
            <w:top w:val="none" w:sz="0" w:space="0" w:color="auto"/>
            <w:left w:val="none" w:sz="0" w:space="0" w:color="auto"/>
            <w:bottom w:val="none" w:sz="0" w:space="0" w:color="auto"/>
            <w:right w:val="none" w:sz="0" w:space="0" w:color="auto"/>
          </w:divBdr>
        </w:div>
        <w:div w:id="1680110864">
          <w:marLeft w:val="0"/>
          <w:marRight w:val="0"/>
          <w:marTop w:val="0"/>
          <w:marBottom w:val="0"/>
          <w:divBdr>
            <w:top w:val="none" w:sz="0" w:space="0" w:color="auto"/>
            <w:left w:val="none" w:sz="0" w:space="0" w:color="auto"/>
            <w:bottom w:val="none" w:sz="0" w:space="0" w:color="auto"/>
            <w:right w:val="none" w:sz="0" w:space="0" w:color="auto"/>
          </w:divBdr>
        </w:div>
        <w:div w:id="1694459235">
          <w:marLeft w:val="0"/>
          <w:marRight w:val="0"/>
          <w:marTop w:val="0"/>
          <w:marBottom w:val="0"/>
          <w:divBdr>
            <w:top w:val="none" w:sz="0" w:space="0" w:color="auto"/>
            <w:left w:val="none" w:sz="0" w:space="0" w:color="auto"/>
            <w:bottom w:val="none" w:sz="0" w:space="0" w:color="auto"/>
            <w:right w:val="none" w:sz="0" w:space="0" w:color="auto"/>
          </w:divBdr>
        </w:div>
        <w:div w:id="1697929656">
          <w:marLeft w:val="0"/>
          <w:marRight w:val="0"/>
          <w:marTop w:val="0"/>
          <w:marBottom w:val="0"/>
          <w:divBdr>
            <w:top w:val="none" w:sz="0" w:space="0" w:color="auto"/>
            <w:left w:val="none" w:sz="0" w:space="0" w:color="auto"/>
            <w:bottom w:val="none" w:sz="0" w:space="0" w:color="auto"/>
            <w:right w:val="none" w:sz="0" w:space="0" w:color="auto"/>
          </w:divBdr>
        </w:div>
        <w:div w:id="1701971228">
          <w:marLeft w:val="0"/>
          <w:marRight w:val="0"/>
          <w:marTop w:val="0"/>
          <w:marBottom w:val="0"/>
          <w:divBdr>
            <w:top w:val="none" w:sz="0" w:space="0" w:color="auto"/>
            <w:left w:val="none" w:sz="0" w:space="0" w:color="auto"/>
            <w:bottom w:val="none" w:sz="0" w:space="0" w:color="auto"/>
            <w:right w:val="none" w:sz="0" w:space="0" w:color="auto"/>
          </w:divBdr>
        </w:div>
        <w:div w:id="1708944446">
          <w:marLeft w:val="0"/>
          <w:marRight w:val="0"/>
          <w:marTop w:val="0"/>
          <w:marBottom w:val="0"/>
          <w:divBdr>
            <w:top w:val="none" w:sz="0" w:space="0" w:color="auto"/>
            <w:left w:val="none" w:sz="0" w:space="0" w:color="auto"/>
            <w:bottom w:val="none" w:sz="0" w:space="0" w:color="auto"/>
            <w:right w:val="none" w:sz="0" w:space="0" w:color="auto"/>
          </w:divBdr>
        </w:div>
        <w:div w:id="1710062800">
          <w:marLeft w:val="0"/>
          <w:marRight w:val="0"/>
          <w:marTop w:val="0"/>
          <w:marBottom w:val="0"/>
          <w:divBdr>
            <w:top w:val="none" w:sz="0" w:space="0" w:color="auto"/>
            <w:left w:val="none" w:sz="0" w:space="0" w:color="auto"/>
            <w:bottom w:val="none" w:sz="0" w:space="0" w:color="auto"/>
            <w:right w:val="none" w:sz="0" w:space="0" w:color="auto"/>
          </w:divBdr>
        </w:div>
        <w:div w:id="1716394614">
          <w:marLeft w:val="0"/>
          <w:marRight w:val="0"/>
          <w:marTop w:val="0"/>
          <w:marBottom w:val="0"/>
          <w:divBdr>
            <w:top w:val="none" w:sz="0" w:space="0" w:color="auto"/>
            <w:left w:val="none" w:sz="0" w:space="0" w:color="auto"/>
            <w:bottom w:val="none" w:sz="0" w:space="0" w:color="auto"/>
            <w:right w:val="none" w:sz="0" w:space="0" w:color="auto"/>
          </w:divBdr>
        </w:div>
        <w:div w:id="1717512118">
          <w:marLeft w:val="0"/>
          <w:marRight w:val="0"/>
          <w:marTop w:val="0"/>
          <w:marBottom w:val="0"/>
          <w:divBdr>
            <w:top w:val="none" w:sz="0" w:space="0" w:color="auto"/>
            <w:left w:val="none" w:sz="0" w:space="0" w:color="auto"/>
            <w:bottom w:val="none" w:sz="0" w:space="0" w:color="auto"/>
            <w:right w:val="none" w:sz="0" w:space="0" w:color="auto"/>
          </w:divBdr>
        </w:div>
        <w:div w:id="1721636402">
          <w:marLeft w:val="0"/>
          <w:marRight w:val="0"/>
          <w:marTop w:val="0"/>
          <w:marBottom w:val="0"/>
          <w:divBdr>
            <w:top w:val="none" w:sz="0" w:space="0" w:color="auto"/>
            <w:left w:val="none" w:sz="0" w:space="0" w:color="auto"/>
            <w:bottom w:val="none" w:sz="0" w:space="0" w:color="auto"/>
            <w:right w:val="none" w:sz="0" w:space="0" w:color="auto"/>
          </w:divBdr>
        </w:div>
        <w:div w:id="1730885919">
          <w:marLeft w:val="0"/>
          <w:marRight w:val="0"/>
          <w:marTop w:val="0"/>
          <w:marBottom w:val="0"/>
          <w:divBdr>
            <w:top w:val="none" w:sz="0" w:space="0" w:color="auto"/>
            <w:left w:val="none" w:sz="0" w:space="0" w:color="auto"/>
            <w:bottom w:val="none" w:sz="0" w:space="0" w:color="auto"/>
            <w:right w:val="none" w:sz="0" w:space="0" w:color="auto"/>
          </w:divBdr>
        </w:div>
        <w:div w:id="1737893362">
          <w:marLeft w:val="0"/>
          <w:marRight w:val="0"/>
          <w:marTop w:val="0"/>
          <w:marBottom w:val="0"/>
          <w:divBdr>
            <w:top w:val="none" w:sz="0" w:space="0" w:color="auto"/>
            <w:left w:val="none" w:sz="0" w:space="0" w:color="auto"/>
            <w:bottom w:val="none" w:sz="0" w:space="0" w:color="auto"/>
            <w:right w:val="none" w:sz="0" w:space="0" w:color="auto"/>
          </w:divBdr>
        </w:div>
        <w:div w:id="1742672549">
          <w:marLeft w:val="0"/>
          <w:marRight w:val="0"/>
          <w:marTop w:val="0"/>
          <w:marBottom w:val="0"/>
          <w:divBdr>
            <w:top w:val="none" w:sz="0" w:space="0" w:color="auto"/>
            <w:left w:val="none" w:sz="0" w:space="0" w:color="auto"/>
            <w:bottom w:val="none" w:sz="0" w:space="0" w:color="auto"/>
            <w:right w:val="none" w:sz="0" w:space="0" w:color="auto"/>
          </w:divBdr>
        </w:div>
        <w:div w:id="1745494484">
          <w:marLeft w:val="0"/>
          <w:marRight w:val="0"/>
          <w:marTop w:val="0"/>
          <w:marBottom w:val="0"/>
          <w:divBdr>
            <w:top w:val="none" w:sz="0" w:space="0" w:color="auto"/>
            <w:left w:val="none" w:sz="0" w:space="0" w:color="auto"/>
            <w:bottom w:val="none" w:sz="0" w:space="0" w:color="auto"/>
            <w:right w:val="none" w:sz="0" w:space="0" w:color="auto"/>
          </w:divBdr>
        </w:div>
        <w:div w:id="1747606408">
          <w:marLeft w:val="0"/>
          <w:marRight w:val="0"/>
          <w:marTop w:val="0"/>
          <w:marBottom w:val="0"/>
          <w:divBdr>
            <w:top w:val="none" w:sz="0" w:space="0" w:color="auto"/>
            <w:left w:val="none" w:sz="0" w:space="0" w:color="auto"/>
            <w:bottom w:val="none" w:sz="0" w:space="0" w:color="auto"/>
            <w:right w:val="none" w:sz="0" w:space="0" w:color="auto"/>
          </w:divBdr>
        </w:div>
        <w:div w:id="1756053151">
          <w:marLeft w:val="0"/>
          <w:marRight w:val="0"/>
          <w:marTop w:val="0"/>
          <w:marBottom w:val="0"/>
          <w:divBdr>
            <w:top w:val="none" w:sz="0" w:space="0" w:color="auto"/>
            <w:left w:val="none" w:sz="0" w:space="0" w:color="auto"/>
            <w:bottom w:val="none" w:sz="0" w:space="0" w:color="auto"/>
            <w:right w:val="none" w:sz="0" w:space="0" w:color="auto"/>
          </w:divBdr>
        </w:div>
        <w:div w:id="1765030500">
          <w:marLeft w:val="0"/>
          <w:marRight w:val="0"/>
          <w:marTop w:val="0"/>
          <w:marBottom w:val="0"/>
          <w:divBdr>
            <w:top w:val="none" w:sz="0" w:space="0" w:color="auto"/>
            <w:left w:val="none" w:sz="0" w:space="0" w:color="auto"/>
            <w:bottom w:val="none" w:sz="0" w:space="0" w:color="auto"/>
            <w:right w:val="none" w:sz="0" w:space="0" w:color="auto"/>
          </w:divBdr>
        </w:div>
        <w:div w:id="1774284016">
          <w:marLeft w:val="0"/>
          <w:marRight w:val="0"/>
          <w:marTop w:val="0"/>
          <w:marBottom w:val="0"/>
          <w:divBdr>
            <w:top w:val="none" w:sz="0" w:space="0" w:color="auto"/>
            <w:left w:val="none" w:sz="0" w:space="0" w:color="auto"/>
            <w:bottom w:val="none" w:sz="0" w:space="0" w:color="auto"/>
            <w:right w:val="none" w:sz="0" w:space="0" w:color="auto"/>
          </w:divBdr>
        </w:div>
        <w:div w:id="1776512157">
          <w:marLeft w:val="0"/>
          <w:marRight w:val="0"/>
          <w:marTop w:val="0"/>
          <w:marBottom w:val="0"/>
          <w:divBdr>
            <w:top w:val="none" w:sz="0" w:space="0" w:color="auto"/>
            <w:left w:val="none" w:sz="0" w:space="0" w:color="auto"/>
            <w:bottom w:val="none" w:sz="0" w:space="0" w:color="auto"/>
            <w:right w:val="none" w:sz="0" w:space="0" w:color="auto"/>
          </w:divBdr>
        </w:div>
        <w:div w:id="1776707214">
          <w:marLeft w:val="0"/>
          <w:marRight w:val="0"/>
          <w:marTop w:val="0"/>
          <w:marBottom w:val="0"/>
          <w:divBdr>
            <w:top w:val="none" w:sz="0" w:space="0" w:color="auto"/>
            <w:left w:val="none" w:sz="0" w:space="0" w:color="auto"/>
            <w:bottom w:val="none" w:sz="0" w:space="0" w:color="auto"/>
            <w:right w:val="none" w:sz="0" w:space="0" w:color="auto"/>
          </w:divBdr>
        </w:div>
        <w:div w:id="1776827124">
          <w:marLeft w:val="0"/>
          <w:marRight w:val="0"/>
          <w:marTop w:val="0"/>
          <w:marBottom w:val="0"/>
          <w:divBdr>
            <w:top w:val="none" w:sz="0" w:space="0" w:color="auto"/>
            <w:left w:val="none" w:sz="0" w:space="0" w:color="auto"/>
            <w:bottom w:val="none" w:sz="0" w:space="0" w:color="auto"/>
            <w:right w:val="none" w:sz="0" w:space="0" w:color="auto"/>
          </w:divBdr>
        </w:div>
        <w:div w:id="1779830408">
          <w:marLeft w:val="0"/>
          <w:marRight w:val="0"/>
          <w:marTop w:val="0"/>
          <w:marBottom w:val="0"/>
          <w:divBdr>
            <w:top w:val="none" w:sz="0" w:space="0" w:color="auto"/>
            <w:left w:val="none" w:sz="0" w:space="0" w:color="auto"/>
            <w:bottom w:val="none" w:sz="0" w:space="0" w:color="auto"/>
            <w:right w:val="none" w:sz="0" w:space="0" w:color="auto"/>
          </w:divBdr>
        </w:div>
        <w:div w:id="1781875121">
          <w:marLeft w:val="0"/>
          <w:marRight w:val="0"/>
          <w:marTop w:val="0"/>
          <w:marBottom w:val="0"/>
          <w:divBdr>
            <w:top w:val="none" w:sz="0" w:space="0" w:color="auto"/>
            <w:left w:val="none" w:sz="0" w:space="0" w:color="auto"/>
            <w:bottom w:val="none" w:sz="0" w:space="0" w:color="auto"/>
            <w:right w:val="none" w:sz="0" w:space="0" w:color="auto"/>
          </w:divBdr>
        </w:div>
        <w:div w:id="1791971633">
          <w:marLeft w:val="0"/>
          <w:marRight w:val="0"/>
          <w:marTop w:val="0"/>
          <w:marBottom w:val="0"/>
          <w:divBdr>
            <w:top w:val="none" w:sz="0" w:space="0" w:color="auto"/>
            <w:left w:val="none" w:sz="0" w:space="0" w:color="auto"/>
            <w:bottom w:val="none" w:sz="0" w:space="0" w:color="auto"/>
            <w:right w:val="none" w:sz="0" w:space="0" w:color="auto"/>
          </w:divBdr>
        </w:div>
        <w:div w:id="1799302350">
          <w:marLeft w:val="0"/>
          <w:marRight w:val="0"/>
          <w:marTop w:val="0"/>
          <w:marBottom w:val="0"/>
          <w:divBdr>
            <w:top w:val="none" w:sz="0" w:space="0" w:color="auto"/>
            <w:left w:val="none" w:sz="0" w:space="0" w:color="auto"/>
            <w:bottom w:val="none" w:sz="0" w:space="0" w:color="auto"/>
            <w:right w:val="none" w:sz="0" w:space="0" w:color="auto"/>
          </w:divBdr>
        </w:div>
        <w:div w:id="1799757364">
          <w:marLeft w:val="0"/>
          <w:marRight w:val="0"/>
          <w:marTop w:val="0"/>
          <w:marBottom w:val="0"/>
          <w:divBdr>
            <w:top w:val="none" w:sz="0" w:space="0" w:color="auto"/>
            <w:left w:val="none" w:sz="0" w:space="0" w:color="auto"/>
            <w:bottom w:val="none" w:sz="0" w:space="0" w:color="auto"/>
            <w:right w:val="none" w:sz="0" w:space="0" w:color="auto"/>
          </w:divBdr>
        </w:div>
        <w:div w:id="1799882450">
          <w:marLeft w:val="0"/>
          <w:marRight w:val="0"/>
          <w:marTop w:val="0"/>
          <w:marBottom w:val="0"/>
          <w:divBdr>
            <w:top w:val="none" w:sz="0" w:space="0" w:color="auto"/>
            <w:left w:val="none" w:sz="0" w:space="0" w:color="auto"/>
            <w:bottom w:val="none" w:sz="0" w:space="0" w:color="auto"/>
            <w:right w:val="none" w:sz="0" w:space="0" w:color="auto"/>
          </w:divBdr>
        </w:div>
        <w:div w:id="1808274819">
          <w:marLeft w:val="0"/>
          <w:marRight w:val="0"/>
          <w:marTop w:val="0"/>
          <w:marBottom w:val="0"/>
          <w:divBdr>
            <w:top w:val="none" w:sz="0" w:space="0" w:color="auto"/>
            <w:left w:val="none" w:sz="0" w:space="0" w:color="auto"/>
            <w:bottom w:val="none" w:sz="0" w:space="0" w:color="auto"/>
            <w:right w:val="none" w:sz="0" w:space="0" w:color="auto"/>
          </w:divBdr>
        </w:div>
        <w:div w:id="1811290286">
          <w:marLeft w:val="0"/>
          <w:marRight w:val="0"/>
          <w:marTop w:val="0"/>
          <w:marBottom w:val="0"/>
          <w:divBdr>
            <w:top w:val="none" w:sz="0" w:space="0" w:color="auto"/>
            <w:left w:val="none" w:sz="0" w:space="0" w:color="auto"/>
            <w:bottom w:val="none" w:sz="0" w:space="0" w:color="auto"/>
            <w:right w:val="none" w:sz="0" w:space="0" w:color="auto"/>
          </w:divBdr>
        </w:div>
        <w:div w:id="1812359131">
          <w:marLeft w:val="0"/>
          <w:marRight w:val="0"/>
          <w:marTop w:val="0"/>
          <w:marBottom w:val="0"/>
          <w:divBdr>
            <w:top w:val="none" w:sz="0" w:space="0" w:color="auto"/>
            <w:left w:val="none" w:sz="0" w:space="0" w:color="auto"/>
            <w:bottom w:val="none" w:sz="0" w:space="0" w:color="auto"/>
            <w:right w:val="none" w:sz="0" w:space="0" w:color="auto"/>
          </w:divBdr>
        </w:div>
        <w:div w:id="1817143415">
          <w:marLeft w:val="0"/>
          <w:marRight w:val="0"/>
          <w:marTop w:val="0"/>
          <w:marBottom w:val="0"/>
          <w:divBdr>
            <w:top w:val="none" w:sz="0" w:space="0" w:color="auto"/>
            <w:left w:val="none" w:sz="0" w:space="0" w:color="auto"/>
            <w:bottom w:val="none" w:sz="0" w:space="0" w:color="auto"/>
            <w:right w:val="none" w:sz="0" w:space="0" w:color="auto"/>
          </w:divBdr>
        </w:div>
        <w:div w:id="1818262928">
          <w:marLeft w:val="0"/>
          <w:marRight w:val="0"/>
          <w:marTop w:val="0"/>
          <w:marBottom w:val="0"/>
          <w:divBdr>
            <w:top w:val="none" w:sz="0" w:space="0" w:color="auto"/>
            <w:left w:val="none" w:sz="0" w:space="0" w:color="auto"/>
            <w:bottom w:val="none" w:sz="0" w:space="0" w:color="auto"/>
            <w:right w:val="none" w:sz="0" w:space="0" w:color="auto"/>
          </w:divBdr>
        </w:div>
        <w:div w:id="1825655943">
          <w:marLeft w:val="0"/>
          <w:marRight w:val="0"/>
          <w:marTop w:val="0"/>
          <w:marBottom w:val="0"/>
          <w:divBdr>
            <w:top w:val="none" w:sz="0" w:space="0" w:color="auto"/>
            <w:left w:val="none" w:sz="0" w:space="0" w:color="auto"/>
            <w:bottom w:val="none" w:sz="0" w:space="0" w:color="auto"/>
            <w:right w:val="none" w:sz="0" w:space="0" w:color="auto"/>
          </w:divBdr>
        </w:div>
        <w:div w:id="1838111329">
          <w:marLeft w:val="0"/>
          <w:marRight w:val="0"/>
          <w:marTop w:val="0"/>
          <w:marBottom w:val="0"/>
          <w:divBdr>
            <w:top w:val="none" w:sz="0" w:space="0" w:color="auto"/>
            <w:left w:val="none" w:sz="0" w:space="0" w:color="auto"/>
            <w:bottom w:val="none" w:sz="0" w:space="0" w:color="auto"/>
            <w:right w:val="none" w:sz="0" w:space="0" w:color="auto"/>
          </w:divBdr>
        </w:div>
        <w:div w:id="1839810657">
          <w:marLeft w:val="0"/>
          <w:marRight w:val="0"/>
          <w:marTop w:val="0"/>
          <w:marBottom w:val="0"/>
          <w:divBdr>
            <w:top w:val="none" w:sz="0" w:space="0" w:color="auto"/>
            <w:left w:val="none" w:sz="0" w:space="0" w:color="auto"/>
            <w:bottom w:val="none" w:sz="0" w:space="0" w:color="auto"/>
            <w:right w:val="none" w:sz="0" w:space="0" w:color="auto"/>
          </w:divBdr>
        </w:div>
        <w:div w:id="1847476487">
          <w:marLeft w:val="0"/>
          <w:marRight w:val="0"/>
          <w:marTop w:val="0"/>
          <w:marBottom w:val="0"/>
          <w:divBdr>
            <w:top w:val="none" w:sz="0" w:space="0" w:color="auto"/>
            <w:left w:val="none" w:sz="0" w:space="0" w:color="auto"/>
            <w:bottom w:val="none" w:sz="0" w:space="0" w:color="auto"/>
            <w:right w:val="none" w:sz="0" w:space="0" w:color="auto"/>
          </w:divBdr>
        </w:div>
        <w:div w:id="1850480677">
          <w:marLeft w:val="0"/>
          <w:marRight w:val="0"/>
          <w:marTop w:val="0"/>
          <w:marBottom w:val="0"/>
          <w:divBdr>
            <w:top w:val="none" w:sz="0" w:space="0" w:color="auto"/>
            <w:left w:val="none" w:sz="0" w:space="0" w:color="auto"/>
            <w:bottom w:val="none" w:sz="0" w:space="0" w:color="auto"/>
            <w:right w:val="none" w:sz="0" w:space="0" w:color="auto"/>
          </w:divBdr>
        </w:div>
        <w:div w:id="1850832778">
          <w:marLeft w:val="0"/>
          <w:marRight w:val="0"/>
          <w:marTop w:val="0"/>
          <w:marBottom w:val="0"/>
          <w:divBdr>
            <w:top w:val="none" w:sz="0" w:space="0" w:color="auto"/>
            <w:left w:val="none" w:sz="0" w:space="0" w:color="auto"/>
            <w:bottom w:val="none" w:sz="0" w:space="0" w:color="auto"/>
            <w:right w:val="none" w:sz="0" w:space="0" w:color="auto"/>
          </w:divBdr>
        </w:div>
        <w:div w:id="1855916925">
          <w:marLeft w:val="0"/>
          <w:marRight w:val="0"/>
          <w:marTop w:val="0"/>
          <w:marBottom w:val="0"/>
          <w:divBdr>
            <w:top w:val="none" w:sz="0" w:space="0" w:color="auto"/>
            <w:left w:val="none" w:sz="0" w:space="0" w:color="auto"/>
            <w:bottom w:val="none" w:sz="0" w:space="0" w:color="auto"/>
            <w:right w:val="none" w:sz="0" w:space="0" w:color="auto"/>
          </w:divBdr>
        </w:div>
        <w:div w:id="1856655756">
          <w:marLeft w:val="0"/>
          <w:marRight w:val="0"/>
          <w:marTop w:val="0"/>
          <w:marBottom w:val="0"/>
          <w:divBdr>
            <w:top w:val="none" w:sz="0" w:space="0" w:color="auto"/>
            <w:left w:val="none" w:sz="0" w:space="0" w:color="auto"/>
            <w:bottom w:val="none" w:sz="0" w:space="0" w:color="auto"/>
            <w:right w:val="none" w:sz="0" w:space="0" w:color="auto"/>
          </w:divBdr>
        </w:div>
        <w:div w:id="1865169428">
          <w:marLeft w:val="0"/>
          <w:marRight w:val="0"/>
          <w:marTop w:val="0"/>
          <w:marBottom w:val="0"/>
          <w:divBdr>
            <w:top w:val="none" w:sz="0" w:space="0" w:color="auto"/>
            <w:left w:val="none" w:sz="0" w:space="0" w:color="auto"/>
            <w:bottom w:val="none" w:sz="0" w:space="0" w:color="auto"/>
            <w:right w:val="none" w:sz="0" w:space="0" w:color="auto"/>
          </w:divBdr>
        </w:div>
        <w:div w:id="1867327224">
          <w:marLeft w:val="0"/>
          <w:marRight w:val="0"/>
          <w:marTop w:val="0"/>
          <w:marBottom w:val="0"/>
          <w:divBdr>
            <w:top w:val="none" w:sz="0" w:space="0" w:color="auto"/>
            <w:left w:val="none" w:sz="0" w:space="0" w:color="auto"/>
            <w:bottom w:val="none" w:sz="0" w:space="0" w:color="auto"/>
            <w:right w:val="none" w:sz="0" w:space="0" w:color="auto"/>
          </w:divBdr>
        </w:div>
        <w:div w:id="1873109660">
          <w:marLeft w:val="0"/>
          <w:marRight w:val="0"/>
          <w:marTop w:val="0"/>
          <w:marBottom w:val="0"/>
          <w:divBdr>
            <w:top w:val="none" w:sz="0" w:space="0" w:color="auto"/>
            <w:left w:val="none" w:sz="0" w:space="0" w:color="auto"/>
            <w:bottom w:val="none" w:sz="0" w:space="0" w:color="auto"/>
            <w:right w:val="none" w:sz="0" w:space="0" w:color="auto"/>
          </w:divBdr>
        </w:div>
        <w:div w:id="1877619198">
          <w:marLeft w:val="0"/>
          <w:marRight w:val="0"/>
          <w:marTop w:val="0"/>
          <w:marBottom w:val="0"/>
          <w:divBdr>
            <w:top w:val="none" w:sz="0" w:space="0" w:color="auto"/>
            <w:left w:val="none" w:sz="0" w:space="0" w:color="auto"/>
            <w:bottom w:val="none" w:sz="0" w:space="0" w:color="auto"/>
            <w:right w:val="none" w:sz="0" w:space="0" w:color="auto"/>
          </w:divBdr>
        </w:div>
        <w:div w:id="1879120572">
          <w:marLeft w:val="0"/>
          <w:marRight w:val="0"/>
          <w:marTop w:val="0"/>
          <w:marBottom w:val="0"/>
          <w:divBdr>
            <w:top w:val="none" w:sz="0" w:space="0" w:color="auto"/>
            <w:left w:val="none" w:sz="0" w:space="0" w:color="auto"/>
            <w:bottom w:val="none" w:sz="0" w:space="0" w:color="auto"/>
            <w:right w:val="none" w:sz="0" w:space="0" w:color="auto"/>
          </w:divBdr>
        </w:div>
        <w:div w:id="1890651524">
          <w:marLeft w:val="0"/>
          <w:marRight w:val="0"/>
          <w:marTop w:val="0"/>
          <w:marBottom w:val="0"/>
          <w:divBdr>
            <w:top w:val="none" w:sz="0" w:space="0" w:color="auto"/>
            <w:left w:val="none" w:sz="0" w:space="0" w:color="auto"/>
            <w:bottom w:val="none" w:sz="0" w:space="0" w:color="auto"/>
            <w:right w:val="none" w:sz="0" w:space="0" w:color="auto"/>
          </w:divBdr>
        </w:div>
        <w:div w:id="1892110182">
          <w:marLeft w:val="0"/>
          <w:marRight w:val="0"/>
          <w:marTop w:val="0"/>
          <w:marBottom w:val="0"/>
          <w:divBdr>
            <w:top w:val="none" w:sz="0" w:space="0" w:color="auto"/>
            <w:left w:val="none" w:sz="0" w:space="0" w:color="auto"/>
            <w:bottom w:val="none" w:sz="0" w:space="0" w:color="auto"/>
            <w:right w:val="none" w:sz="0" w:space="0" w:color="auto"/>
          </w:divBdr>
        </w:div>
        <w:div w:id="1892184068">
          <w:marLeft w:val="0"/>
          <w:marRight w:val="0"/>
          <w:marTop w:val="0"/>
          <w:marBottom w:val="0"/>
          <w:divBdr>
            <w:top w:val="none" w:sz="0" w:space="0" w:color="auto"/>
            <w:left w:val="none" w:sz="0" w:space="0" w:color="auto"/>
            <w:bottom w:val="none" w:sz="0" w:space="0" w:color="auto"/>
            <w:right w:val="none" w:sz="0" w:space="0" w:color="auto"/>
          </w:divBdr>
          <w:divsChild>
            <w:div w:id="192157815">
              <w:marLeft w:val="0"/>
              <w:marRight w:val="0"/>
              <w:marTop w:val="0"/>
              <w:marBottom w:val="0"/>
              <w:divBdr>
                <w:top w:val="none" w:sz="0" w:space="0" w:color="auto"/>
                <w:left w:val="none" w:sz="0" w:space="0" w:color="auto"/>
                <w:bottom w:val="none" w:sz="0" w:space="0" w:color="auto"/>
                <w:right w:val="none" w:sz="0" w:space="0" w:color="auto"/>
              </w:divBdr>
            </w:div>
            <w:div w:id="403995013">
              <w:marLeft w:val="0"/>
              <w:marRight w:val="0"/>
              <w:marTop w:val="0"/>
              <w:marBottom w:val="0"/>
              <w:divBdr>
                <w:top w:val="none" w:sz="0" w:space="0" w:color="auto"/>
                <w:left w:val="none" w:sz="0" w:space="0" w:color="auto"/>
                <w:bottom w:val="none" w:sz="0" w:space="0" w:color="auto"/>
                <w:right w:val="none" w:sz="0" w:space="0" w:color="auto"/>
              </w:divBdr>
            </w:div>
            <w:div w:id="465782338">
              <w:marLeft w:val="0"/>
              <w:marRight w:val="0"/>
              <w:marTop w:val="0"/>
              <w:marBottom w:val="0"/>
              <w:divBdr>
                <w:top w:val="none" w:sz="0" w:space="0" w:color="auto"/>
                <w:left w:val="none" w:sz="0" w:space="0" w:color="auto"/>
                <w:bottom w:val="none" w:sz="0" w:space="0" w:color="auto"/>
                <w:right w:val="none" w:sz="0" w:space="0" w:color="auto"/>
              </w:divBdr>
            </w:div>
            <w:div w:id="466245991">
              <w:marLeft w:val="0"/>
              <w:marRight w:val="0"/>
              <w:marTop w:val="0"/>
              <w:marBottom w:val="0"/>
              <w:divBdr>
                <w:top w:val="none" w:sz="0" w:space="0" w:color="auto"/>
                <w:left w:val="none" w:sz="0" w:space="0" w:color="auto"/>
                <w:bottom w:val="none" w:sz="0" w:space="0" w:color="auto"/>
                <w:right w:val="none" w:sz="0" w:space="0" w:color="auto"/>
              </w:divBdr>
            </w:div>
            <w:div w:id="516816973">
              <w:marLeft w:val="0"/>
              <w:marRight w:val="0"/>
              <w:marTop w:val="0"/>
              <w:marBottom w:val="0"/>
              <w:divBdr>
                <w:top w:val="none" w:sz="0" w:space="0" w:color="auto"/>
                <w:left w:val="none" w:sz="0" w:space="0" w:color="auto"/>
                <w:bottom w:val="none" w:sz="0" w:space="0" w:color="auto"/>
                <w:right w:val="none" w:sz="0" w:space="0" w:color="auto"/>
              </w:divBdr>
            </w:div>
            <w:div w:id="557403190">
              <w:marLeft w:val="0"/>
              <w:marRight w:val="0"/>
              <w:marTop w:val="0"/>
              <w:marBottom w:val="0"/>
              <w:divBdr>
                <w:top w:val="none" w:sz="0" w:space="0" w:color="auto"/>
                <w:left w:val="none" w:sz="0" w:space="0" w:color="auto"/>
                <w:bottom w:val="none" w:sz="0" w:space="0" w:color="auto"/>
                <w:right w:val="none" w:sz="0" w:space="0" w:color="auto"/>
              </w:divBdr>
            </w:div>
            <w:div w:id="582227392">
              <w:marLeft w:val="0"/>
              <w:marRight w:val="0"/>
              <w:marTop w:val="0"/>
              <w:marBottom w:val="0"/>
              <w:divBdr>
                <w:top w:val="none" w:sz="0" w:space="0" w:color="auto"/>
                <w:left w:val="none" w:sz="0" w:space="0" w:color="auto"/>
                <w:bottom w:val="none" w:sz="0" w:space="0" w:color="auto"/>
                <w:right w:val="none" w:sz="0" w:space="0" w:color="auto"/>
              </w:divBdr>
            </w:div>
            <w:div w:id="654265322">
              <w:marLeft w:val="0"/>
              <w:marRight w:val="0"/>
              <w:marTop w:val="0"/>
              <w:marBottom w:val="0"/>
              <w:divBdr>
                <w:top w:val="none" w:sz="0" w:space="0" w:color="auto"/>
                <w:left w:val="none" w:sz="0" w:space="0" w:color="auto"/>
                <w:bottom w:val="none" w:sz="0" w:space="0" w:color="auto"/>
                <w:right w:val="none" w:sz="0" w:space="0" w:color="auto"/>
              </w:divBdr>
            </w:div>
            <w:div w:id="1042175246">
              <w:marLeft w:val="0"/>
              <w:marRight w:val="0"/>
              <w:marTop w:val="0"/>
              <w:marBottom w:val="0"/>
              <w:divBdr>
                <w:top w:val="none" w:sz="0" w:space="0" w:color="auto"/>
                <w:left w:val="none" w:sz="0" w:space="0" w:color="auto"/>
                <w:bottom w:val="none" w:sz="0" w:space="0" w:color="auto"/>
                <w:right w:val="none" w:sz="0" w:space="0" w:color="auto"/>
              </w:divBdr>
            </w:div>
            <w:div w:id="1061565033">
              <w:marLeft w:val="0"/>
              <w:marRight w:val="0"/>
              <w:marTop w:val="0"/>
              <w:marBottom w:val="0"/>
              <w:divBdr>
                <w:top w:val="none" w:sz="0" w:space="0" w:color="auto"/>
                <w:left w:val="none" w:sz="0" w:space="0" w:color="auto"/>
                <w:bottom w:val="none" w:sz="0" w:space="0" w:color="auto"/>
                <w:right w:val="none" w:sz="0" w:space="0" w:color="auto"/>
              </w:divBdr>
            </w:div>
            <w:div w:id="1282420174">
              <w:marLeft w:val="0"/>
              <w:marRight w:val="0"/>
              <w:marTop w:val="0"/>
              <w:marBottom w:val="0"/>
              <w:divBdr>
                <w:top w:val="none" w:sz="0" w:space="0" w:color="auto"/>
                <w:left w:val="none" w:sz="0" w:space="0" w:color="auto"/>
                <w:bottom w:val="none" w:sz="0" w:space="0" w:color="auto"/>
                <w:right w:val="none" w:sz="0" w:space="0" w:color="auto"/>
              </w:divBdr>
            </w:div>
            <w:div w:id="1660034263">
              <w:marLeft w:val="0"/>
              <w:marRight w:val="0"/>
              <w:marTop w:val="0"/>
              <w:marBottom w:val="0"/>
              <w:divBdr>
                <w:top w:val="none" w:sz="0" w:space="0" w:color="auto"/>
                <w:left w:val="none" w:sz="0" w:space="0" w:color="auto"/>
                <w:bottom w:val="none" w:sz="0" w:space="0" w:color="auto"/>
                <w:right w:val="none" w:sz="0" w:space="0" w:color="auto"/>
              </w:divBdr>
            </w:div>
            <w:div w:id="1738016531">
              <w:marLeft w:val="0"/>
              <w:marRight w:val="0"/>
              <w:marTop w:val="0"/>
              <w:marBottom w:val="0"/>
              <w:divBdr>
                <w:top w:val="none" w:sz="0" w:space="0" w:color="auto"/>
                <w:left w:val="none" w:sz="0" w:space="0" w:color="auto"/>
                <w:bottom w:val="none" w:sz="0" w:space="0" w:color="auto"/>
                <w:right w:val="none" w:sz="0" w:space="0" w:color="auto"/>
              </w:divBdr>
            </w:div>
            <w:div w:id="1804427028">
              <w:marLeft w:val="0"/>
              <w:marRight w:val="0"/>
              <w:marTop w:val="0"/>
              <w:marBottom w:val="0"/>
              <w:divBdr>
                <w:top w:val="none" w:sz="0" w:space="0" w:color="auto"/>
                <w:left w:val="none" w:sz="0" w:space="0" w:color="auto"/>
                <w:bottom w:val="none" w:sz="0" w:space="0" w:color="auto"/>
                <w:right w:val="none" w:sz="0" w:space="0" w:color="auto"/>
              </w:divBdr>
            </w:div>
            <w:div w:id="1908959407">
              <w:marLeft w:val="0"/>
              <w:marRight w:val="0"/>
              <w:marTop w:val="0"/>
              <w:marBottom w:val="0"/>
              <w:divBdr>
                <w:top w:val="none" w:sz="0" w:space="0" w:color="auto"/>
                <w:left w:val="none" w:sz="0" w:space="0" w:color="auto"/>
                <w:bottom w:val="none" w:sz="0" w:space="0" w:color="auto"/>
                <w:right w:val="none" w:sz="0" w:space="0" w:color="auto"/>
              </w:divBdr>
            </w:div>
            <w:div w:id="1944023383">
              <w:marLeft w:val="0"/>
              <w:marRight w:val="0"/>
              <w:marTop w:val="0"/>
              <w:marBottom w:val="0"/>
              <w:divBdr>
                <w:top w:val="none" w:sz="0" w:space="0" w:color="auto"/>
                <w:left w:val="none" w:sz="0" w:space="0" w:color="auto"/>
                <w:bottom w:val="none" w:sz="0" w:space="0" w:color="auto"/>
                <w:right w:val="none" w:sz="0" w:space="0" w:color="auto"/>
              </w:divBdr>
            </w:div>
            <w:div w:id="1947106446">
              <w:marLeft w:val="0"/>
              <w:marRight w:val="0"/>
              <w:marTop w:val="0"/>
              <w:marBottom w:val="0"/>
              <w:divBdr>
                <w:top w:val="none" w:sz="0" w:space="0" w:color="auto"/>
                <w:left w:val="none" w:sz="0" w:space="0" w:color="auto"/>
                <w:bottom w:val="none" w:sz="0" w:space="0" w:color="auto"/>
                <w:right w:val="none" w:sz="0" w:space="0" w:color="auto"/>
              </w:divBdr>
            </w:div>
            <w:div w:id="1955361326">
              <w:marLeft w:val="0"/>
              <w:marRight w:val="0"/>
              <w:marTop w:val="0"/>
              <w:marBottom w:val="0"/>
              <w:divBdr>
                <w:top w:val="none" w:sz="0" w:space="0" w:color="auto"/>
                <w:left w:val="none" w:sz="0" w:space="0" w:color="auto"/>
                <w:bottom w:val="none" w:sz="0" w:space="0" w:color="auto"/>
                <w:right w:val="none" w:sz="0" w:space="0" w:color="auto"/>
              </w:divBdr>
            </w:div>
          </w:divsChild>
        </w:div>
        <w:div w:id="1892230931">
          <w:marLeft w:val="0"/>
          <w:marRight w:val="0"/>
          <w:marTop w:val="0"/>
          <w:marBottom w:val="0"/>
          <w:divBdr>
            <w:top w:val="none" w:sz="0" w:space="0" w:color="auto"/>
            <w:left w:val="none" w:sz="0" w:space="0" w:color="auto"/>
            <w:bottom w:val="none" w:sz="0" w:space="0" w:color="auto"/>
            <w:right w:val="none" w:sz="0" w:space="0" w:color="auto"/>
          </w:divBdr>
        </w:div>
        <w:div w:id="1892959389">
          <w:marLeft w:val="0"/>
          <w:marRight w:val="0"/>
          <w:marTop w:val="0"/>
          <w:marBottom w:val="0"/>
          <w:divBdr>
            <w:top w:val="none" w:sz="0" w:space="0" w:color="auto"/>
            <w:left w:val="none" w:sz="0" w:space="0" w:color="auto"/>
            <w:bottom w:val="none" w:sz="0" w:space="0" w:color="auto"/>
            <w:right w:val="none" w:sz="0" w:space="0" w:color="auto"/>
          </w:divBdr>
        </w:div>
        <w:div w:id="1895195690">
          <w:marLeft w:val="0"/>
          <w:marRight w:val="0"/>
          <w:marTop w:val="0"/>
          <w:marBottom w:val="0"/>
          <w:divBdr>
            <w:top w:val="none" w:sz="0" w:space="0" w:color="auto"/>
            <w:left w:val="none" w:sz="0" w:space="0" w:color="auto"/>
            <w:bottom w:val="none" w:sz="0" w:space="0" w:color="auto"/>
            <w:right w:val="none" w:sz="0" w:space="0" w:color="auto"/>
          </w:divBdr>
        </w:div>
        <w:div w:id="1901749378">
          <w:marLeft w:val="0"/>
          <w:marRight w:val="0"/>
          <w:marTop w:val="0"/>
          <w:marBottom w:val="0"/>
          <w:divBdr>
            <w:top w:val="none" w:sz="0" w:space="0" w:color="auto"/>
            <w:left w:val="none" w:sz="0" w:space="0" w:color="auto"/>
            <w:bottom w:val="none" w:sz="0" w:space="0" w:color="auto"/>
            <w:right w:val="none" w:sz="0" w:space="0" w:color="auto"/>
          </w:divBdr>
        </w:div>
        <w:div w:id="1907110661">
          <w:marLeft w:val="0"/>
          <w:marRight w:val="0"/>
          <w:marTop w:val="0"/>
          <w:marBottom w:val="0"/>
          <w:divBdr>
            <w:top w:val="none" w:sz="0" w:space="0" w:color="auto"/>
            <w:left w:val="none" w:sz="0" w:space="0" w:color="auto"/>
            <w:bottom w:val="none" w:sz="0" w:space="0" w:color="auto"/>
            <w:right w:val="none" w:sz="0" w:space="0" w:color="auto"/>
          </w:divBdr>
        </w:div>
        <w:div w:id="1907450718">
          <w:marLeft w:val="0"/>
          <w:marRight w:val="0"/>
          <w:marTop w:val="0"/>
          <w:marBottom w:val="0"/>
          <w:divBdr>
            <w:top w:val="none" w:sz="0" w:space="0" w:color="auto"/>
            <w:left w:val="none" w:sz="0" w:space="0" w:color="auto"/>
            <w:bottom w:val="none" w:sz="0" w:space="0" w:color="auto"/>
            <w:right w:val="none" w:sz="0" w:space="0" w:color="auto"/>
          </w:divBdr>
        </w:div>
        <w:div w:id="1909682199">
          <w:marLeft w:val="0"/>
          <w:marRight w:val="0"/>
          <w:marTop w:val="0"/>
          <w:marBottom w:val="0"/>
          <w:divBdr>
            <w:top w:val="none" w:sz="0" w:space="0" w:color="auto"/>
            <w:left w:val="none" w:sz="0" w:space="0" w:color="auto"/>
            <w:bottom w:val="none" w:sz="0" w:space="0" w:color="auto"/>
            <w:right w:val="none" w:sz="0" w:space="0" w:color="auto"/>
          </w:divBdr>
        </w:div>
        <w:div w:id="1913202218">
          <w:marLeft w:val="0"/>
          <w:marRight w:val="0"/>
          <w:marTop w:val="0"/>
          <w:marBottom w:val="0"/>
          <w:divBdr>
            <w:top w:val="none" w:sz="0" w:space="0" w:color="auto"/>
            <w:left w:val="none" w:sz="0" w:space="0" w:color="auto"/>
            <w:bottom w:val="none" w:sz="0" w:space="0" w:color="auto"/>
            <w:right w:val="none" w:sz="0" w:space="0" w:color="auto"/>
          </w:divBdr>
        </w:div>
        <w:div w:id="1923879000">
          <w:marLeft w:val="0"/>
          <w:marRight w:val="0"/>
          <w:marTop w:val="0"/>
          <w:marBottom w:val="0"/>
          <w:divBdr>
            <w:top w:val="none" w:sz="0" w:space="0" w:color="auto"/>
            <w:left w:val="none" w:sz="0" w:space="0" w:color="auto"/>
            <w:bottom w:val="none" w:sz="0" w:space="0" w:color="auto"/>
            <w:right w:val="none" w:sz="0" w:space="0" w:color="auto"/>
          </w:divBdr>
        </w:div>
        <w:div w:id="1924341492">
          <w:marLeft w:val="0"/>
          <w:marRight w:val="0"/>
          <w:marTop w:val="0"/>
          <w:marBottom w:val="0"/>
          <w:divBdr>
            <w:top w:val="none" w:sz="0" w:space="0" w:color="auto"/>
            <w:left w:val="none" w:sz="0" w:space="0" w:color="auto"/>
            <w:bottom w:val="none" w:sz="0" w:space="0" w:color="auto"/>
            <w:right w:val="none" w:sz="0" w:space="0" w:color="auto"/>
          </w:divBdr>
        </w:div>
        <w:div w:id="1924994255">
          <w:marLeft w:val="0"/>
          <w:marRight w:val="0"/>
          <w:marTop w:val="0"/>
          <w:marBottom w:val="0"/>
          <w:divBdr>
            <w:top w:val="none" w:sz="0" w:space="0" w:color="auto"/>
            <w:left w:val="none" w:sz="0" w:space="0" w:color="auto"/>
            <w:bottom w:val="none" w:sz="0" w:space="0" w:color="auto"/>
            <w:right w:val="none" w:sz="0" w:space="0" w:color="auto"/>
          </w:divBdr>
        </w:div>
        <w:div w:id="1930962855">
          <w:marLeft w:val="0"/>
          <w:marRight w:val="0"/>
          <w:marTop w:val="0"/>
          <w:marBottom w:val="0"/>
          <w:divBdr>
            <w:top w:val="none" w:sz="0" w:space="0" w:color="auto"/>
            <w:left w:val="none" w:sz="0" w:space="0" w:color="auto"/>
            <w:bottom w:val="none" w:sz="0" w:space="0" w:color="auto"/>
            <w:right w:val="none" w:sz="0" w:space="0" w:color="auto"/>
          </w:divBdr>
        </w:div>
        <w:div w:id="1931817700">
          <w:marLeft w:val="0"/>
          <w:marRight w:val="0"/>
          <w:marTop w:val="0"/>
          <w:marBottom w:val="0"/>
          <w:divBdr>
            <w:top w:val="none" w:sz="0" w:space="0" w:color="auto"/>
            <w:left w:val="none" w:sz="0" w:space="0" w:color="auto"/>
            <w:bottom w:val="none" w:sz="0" w:space="0" w:color="auto"/>
            <w:right w:val="none" w:sz="0" w:space="0" w:color="auto"/>
          </w:divBdr>
        </w:div>
        <w:div w:id="1932003406">
          <w:marLeft w:val="0"/>
          <w:marRight w:val="0"/>
          <w:marTop w:val="0"/>
          <w:marBottom w:val="0"/>
          <w:divBdr>
            <w:top w:val="none" w:sz="0" w:space="0" w:color="auto"/>
            <w:left w:val="none" w:sz="0" w:space="0" w:color="auto"/>
            <w:bottom w:val="none" w:sz="0" w:space="0" w:color="auto"/>
            <w:right w:val="none" w:sz="0" w:space="0" w:color="auto"/>
          </w:divBdr>
        </w:div>
        <w:div w:id="1934629886">
          <w:marLeft w:val="0"/>
          <w:marRight w:val="0"/>
          <w:marTop w:val="0"/>
          <w:marBottom w:val="0"/>
          <w:divBdr>
            <w:top w:val="none" w:sz="0" w:space="0" w:color="auto"/>
            <w:left w:val="none" w:sz="0" w:space="0" w:color="auto"/>
            <w:bottom w:val="none" w:sz="0" w:space="0" w:color="auto"/>
            <w:right w:val="none" w:sz="0" w:space="0" w:color="auto"/>
          </w:divBdr>
        </w:div>
        <w:div w:id="1935942115">
          <w:marLeft w:val="0"/>
          <w:marRight w:val="0"/>
          <w:marTop w:val="0"/>
          <w:marBottom w:val="0"/>
          <w:divBdr>
            <w:top w:val="none" w:sz="0" w:space="0" w:color="auto"/>
            <w:left w:val="none" w:sz="0" w:space="0" w:color="auto"/>
            <w:bottom w:val="none" w:sz="0" w:space="0" w:color="auto"/>
            <w:right w:val="none" w:sz="0" w:space="0" w:color="auto"/>
          </w:divBdr>
        </w:div>
        <w:div w:id="1938564496">
          <w:marLeft w:val="0"/>
          <w:marRight w:val="0"/>
          <w:marTop w:val="0"/>
          <w:marBottom w:val="0"/>
          <w:divBdr>
            <w:top w:val="none" w:sz="0" w:space="0" w:color="auto"/>
            <w:left w:val="none" w:sz="0" w:space="0" w:color="auto"/>
            <w:bottom w:val="none" w:sz="0" w:space="0" w:color="auto"/>
            <w:right w:val="none" w:sz="0" w:space="0" w:color="auto"/>
          </w:divBdr>
        </w:div>
        <w:div w:id="1940261639">
          <w:marLeft w:val="0"/>
          <w:marRight w:val="0"/>
          <w:marTop w:val="0"/>
          <w:marBottom w:val="0"/>
          <w:divBdr>
            <w:top w:val="none" w:sz="0" w:space="0" w:color="auto"/>
            <w:left w:val="none" w:sz="0" w:space="0" w:color="auto"/>
            <w:bottom w:val="none" w:sz="0" w:space="0" w:color="auto"/>
            <w:right w:val="none" w:sz="0" w:space="0" w:color="auto"/>
          </w:divBdr>
        </w:div>
        <w:div w:id="1943761036">
          <w:marLeft w:val="0"/>
          <w:marRight w:val="0"/>
          <w:marTop w:val="0"/>
          <w:marBottom w:val="0"/>
          <w:divBdr>
            <w:top w:val="none" w:sz="0" w:space="0" w:color="auto"/>
            <w:left w:val="none" w:sz="0" w:space="0" w:color="auto"/>
            <w:bottom w:val="none" w:sz="0" w:space="0" w:color="auto"/>
            <w:right w:val="none" w:sz="0" w:space="0" w:color="auto"/>
          </w:divBdr>
        </w:div>
        <w:div w:id="1946108552">
          <w:marLeft w:val="0"/>
          <w:marRight w:val="0"/>
          <w:marTop w:val="0"/>
          <w:marBottom w:val="0"/>
          <w:divBdr>
            <w:top w:val="none" w:sz="0" w:space="0" w:color="auto"/>
            <w:left w:val="none" w:sz="0" w:space="0" w:color="auto"/>
            <w:bottom w:val="none" w:sz="0" w:space="0" w:color="auto"/>
            <w:right w:val="none" w:sz="0" w:space="0" w:color="auto"/>
          </w:divBdr>
        </w:div>
        <w:div w:id="1953856889">
          <w:marLeft w:val="0"/>
          <w:marRight w:val="0"/>
          <w:marTop w:val="0"/>
          <w:marBottom w:val="0"/>
          <w:divBdr>
            <w:top w:val="none" w:sz="0" w:space="0" w:color="auto"/>
            <w:left w:val="none" w:sz="0" w:space="0" w:color="auto"/>
            <w:bottom w:val="none" w:sz="0" w:space="0" w:color="auto"/>
            <w:right w:val="none" w:sz="0" w:space="0" w:color="auto"/>
          </w:divBdr>
        </w:div>
        <w:div w:id="1955362827">
          <w:marLeft w:val="0"/>
          <w:marRight w:val="0"/>
          <w:marTop w:val="0"/>
          <w:marBottom w:val="0"/>
          <w:divBdr>
            <w:top w:val="none" w:sz="0" w:space="0" w:color="auto"/>
            <w:left w:val="none" w:sz="0" w:space="0" w:color="auto"/>
            <w:bottom w:val="none" w:sz="0" w:space="0" w:color="auto"/>
            <w:right w:val="none" w:sz="0" w:space="0" w:color="auto"/>
          </w:divBdr>
        </w:div>
        <w:div w:id="1955594680">
          <w:marLeft w:val="0"/>
          <w:marRight w:val="0"/>
          <w:marTop w:val="0"/>
          <w:marBottom w:val="0"/>
          <w:divBdr>
            <w:top w:val="none" w:sz="0" w:space="0" w:color="auto"/>
            <w:left w:val="none" w:sz="0" w:space="0" w:color="auto"/>
            <w:bottom w:val="none" w:sz="0" w:space="0" w:color="auto"/>
            <w:right w:val="none" w:sz="0" w:space="0" w:color="auto"/>
          </w:divBdr>
        </w:div>
        <w:div w:id="1966039388">
          <w:marLeft w:val="0"/>
          <w:marRight w:val="0"/>
          <w:marTop w:val="0"/>
          <w:marBottom w:val="0"/>
          <w:divBdr>
            <w:top w:val="none" w:sz="0" w:space="0" w:color="auto"/>
            <w:left w:val="none" w:sz="0" w:space="0" w:color="auto"/>
            <w:bottom w:val="none" w:sz="0" w:space="0" w:color="auto"/>
            <w:right w:val="none" w:sz="0" w:space="0" w:color="auto"/>
          </w:divBdr>
        </w:div>
        <w:div w:id="1970471548">
          <w:marLeft w:val="0"/>
          <w:marRight w:val="0"/>
          <w:marTop w:val="0"/>
          <w:marBottom w:val="0"/>
          <w:divBdr>
            <w:top w:val="none" w:sz="0" w:space="0" w:color="auto"/>
            <w:left w:val="none" w:sz="0" w:space="0" w:color="auto"/>
            <w:bottom w:val="none" w:sz="0" w:space="0" w:color="auto"/>
            <w:right w:val="none" w:sz="0" w:space="0" w:color="auto"/>
          </w:divBdr>
        </w:div>
        <w:div w:id="1971323971">
          <w:marLeft w:val="0"/>
          <w:marRight w:val="0"/>
          <w:marTop w:val="0"/>
          <w:marBottom w:val="0"/>
          <w:divBdr>
            <w:top w:val="none" w:sz="0" w:space="0" w:color="auto"/>
            <w:left w:val="none" w:sz="0" w:space="0" w:color="auto"/>
            <w:bottom w:val="none" w:sz="0" w:space="0" w:color="auto"/>
            <w:right w:val="none" w:sz="0" w:space="0" w:color="auto"/>
          </w:divBdr>
        </w:div>
        <w:div w:id="1974554169">
          <w:marLeft w:val="0"/>
          <w:marRight w:val="0"/>
          <w:marTop w:val="0"/>
          <w:marBottom w:val="0"/>
          <w:divBdr>
            <w:top w:val="none" w:sz="0" w:space="0" w:color="auto"/>
            <w:left w:val="none" w:sz="0" w:space="0" w:color="auto"/>
            <w:bottom w:val="none" w:sz="0" w:space="0" w:color="auto"/>
            <w:right w:val="none" w:sz="0" w:space="0" w:color="auto"/>
          </w:divBdr>
        </w:div>
        <w:div w:id="1978560656">
          <w:marLeft w:val="0"/>
          <w:marRight w:val="0"/>
          <w:marTop w:val="0"/>
          <w:marBottom w:val="0"/>
          <w:divBdr>
            <w:top w:val="none" w:sz="0" w:space="0" w:color="auto"/>
            <w:left w:val="none" w:sz="0" w:space="0" w:color="auto"/>
            <w:bottom w:val="none" w:sz="0" w:space="0" w:color="auto"/>
            <w:right w:val="none" w:sz="0" w:space="0" w:color="auto"/>
          </w:divBdr>
        </w:div>
        <w:div w:id="1978996757">
          <w:marLeft w:val="0"/>
          <w:marRight w:val="0"/>
          <w:marTop w:val="0"/>
          <w:marBottom w:val="0"/>
          <w:divBdr>
            <w:top w:val="none" w:sz="0" w:space="0" w:color="auto"/>
            <w:left w:val="none" w:sz="0" w:space="0" w:color="auto"/>
            <w:bottom w:val="none" w:sz="0" w:space="0" w:color="auto"/>
            <w:right w:val="none" w:sz="0" w:space="0" w:color="auto"/>
          </w:divBdr>
        </w:div>
        <w:div w:id="1979801942">
          <w:marLeft w:val="0"/>
          <w:marRight w:val="0"/>
          <w:marTop w:val="0"/>
          <w:marBottom w:val="0"/>
          <w:divBdr>
            <w:top w:val="none" w:sz="0" w:space="0" w:color="auto"/>
            <w:left w:val="none" w:sz="0" w:space="0" w:color="auto"/>
            <w:bottom w:val="none" w:sz="0" w:space="0" w:color="auto"/>
            <w:right w:val="none" w:sz="0" w:space="0" w:color="auto"/>
          </w:divBdr>
        </w:div>
        <w:div w:id="1988777738">
          <w:marLeft w:val="0"/>
          <w:marRight w:val="0"/>
          <w:marTop w:val="0"/>
          <w:marBottom w:val="0"/>
          <w:divBdr>
            <w:top w:val="none" w:sz="0" w:space="0" w:color="auto"/>
            <w:left w:val="none" w:sz="0" w:space="0" w:color="auto"/>
            <w:bottom w:val="none" w:sz="0" w:space="0" w:color="auto"/>
            <w:right w:val="none" w:sz="0" w:space="0" w:color="auto"/>
          </w:divBdr>
        </w:div>
        <w:div w:id="1989630341">
          <w:marLeft w:val="0"/>
          <w:marRight w:val="0"/>
          <w:marTop w:val="0"/>
          <w:marBottom w:val="0"/>
          <w:divBdr>
            <w:top w:val="none" w:sz="0" w:space="0" w:color="auto"/>
            <w:left w:val="none" w:sz="0" w:space="0" w:color="auto"/>
            <w:bottom w:val="none" w:sz="0" w:space="0" w:color="auto"/>
            <w:right w:val="none" w:sz="0" w:space="0" w:color="auto"/>
          </w:divBdr>
        </w:div>
        <w:div w:id="1991711666">
          <w:marLeft w:val="0"/>
          <w:marRight w:val="0"/>
          <w:marTop w:val="0"/>
          <w:marBottom w:val="0"/>
          <w:divBdr>
            <w:top w:val="none" w:sz="0" w:space="0" w:color="auto"/>
            <w:left w:val="none" w:sz="0" w:space="0" w:color="auto"/>
            <w:bottom w:val="none" w:sz="0" w:space="0" w:color="auto"/>
            <w:right w:val="none" w:sz="0" w:space="0" w:color="auto"/>
          </w:divBdr>
        </w:div>
        <w:div w:id="2001955486">
          <w:marLeft w:val="0"/>
          <w:marRight w:val="0"/>
          <w:marTop w:val="0"/>
          <w:marBottom w:val="0"/>
          <w:divBdr>
            <w:top w:val="none" w:sz="0" w:space="0" w:color="auto"/>
            <w:left w:val="none" w:sz="0" w:space="0" w:color="auto"/>
            <w:bottom w:val="none" w:sz="0" w:space="0" w:color="auto"/>
            <w:right w:val="none" w:sz="0" w:space="0" w:color="auto"/>
          </w:divBdr>
        </w:div>
        <w:div w:id="2009214569">
          <w:marLeft w:val="0"/>
          <w:marRight w:val="0"/>
          <w:marTop w:val="0"/>
          <w:marBottom w:val="0"/>
          <w:divBdr>
            <w:top w:val="none" w:sz="0" w:space="0" w:color="auto"/>
            <w:left w:val="none" w:sz="0" w:space="0" w:color="auto"/>
            <w:bottom w:val="none" w:sz="0" w:space="0" w:color="auto"/>
            <w:right w:val="none" w:sz="0" w:space="0" w:color="auto"/>
          </w:divBdr>
        </w:div>
        <w:div w:id="2009819507">
          <w:marLeft w:val="0"/>
          <w:marRight w:val="0"/>
          <w:marTop w:val="0"/>
          <w:marBottom w:val="0"/>
          <w:divBdr>
            <w:top w:val="none" w:sz="0" w:space="0" w:color="auto"/>
            <w:left w:val="none" w:sz="0" w:space="0" w:color="auto"/>
            <w:bottom w:val="none" w:sz="0" w:space="0" w:color="auto"/>
            <w:right w:val="none" w:sz="0" w:space="0" w:color="auto"/>
          </w:divBdr>
        </w:div>
        <w:div w:id="2011984989">
          <w:marLeft w:val="0"/>
          <w:marRight w:val="0"/>
          <w:marTop w:val="0"/>
          <w:marBottom w:val="0"/>
          <w:divBdr>
            <w:top w:val="none" w:sz="0" w:space="0" w:color="auto"/>
            <w:left w:val="none" w:sz="0" w:space="0" w:color="auto"/>
            <w:bottom w:val="none" w:sz="0" w:space="0" w:color="auto"/>
            <w:right w:val="none" w:sz="0" w:space="0" w:color="auto"/>
          </w:divBdr>
        </w:div>
        <w:div w:id="2015448159">
          <w:marLeft w:val="0"/>
          <w:marRight w:val="0"/>
          <w:marTop w:val="0"/>
          <w:marBottom w:val="0"/>
          <w:divBdr>
            <w:top w:val="none" w:sz="0" w:space="0" w:color="auto"/>
            <w:left w:val="none" w:sz="0" w:space="0" w:color="auto"/>
            <w:bottom w:val="none" w:sz="0" w:space="0" w:color="auto"/>
            <w:right w:val="none" w:sz="0" w:space="0" w:color="auto"/>
          </w:divBdr>
        </w:div>
        <w:div w:id="2020883258">
          <w:marLeft w:val="0"/>
          <w:marRight w:val="0"/>
          <w:marTop w:val="0"/>
          <w:marBottom w:val="0"/>
          <w:divBdr>
            <w:top w:val="none" w:sz="0" w:space="0" w:color="auto"/>
            <w:left w:val="none" w:sz="0" w:space="0" w:color="auto"/>
            <w:bottom w:val="none" w:sz="0" w:space="0" w:color="auto"/>
            <w:right w:val="none" w:sz="0" w:space="0" w:color="auto"/>
          </w:divBdr>
        </w:div>
        <w:div w:id="2021397018">
          <w:marLeft w:val="0"/>
          <w:marRight w:val="0"/>
          <w:marTop w:val="0"/>
          <w:marBottom w:val="0"/>
          <w:divBdr>
            <w:top w:val="none" w:sz="0" w:space="0" w:color="auto"/>
            <w:left w:val="none" w:sz="0" w:space="0" w:color="auto"/>
            <w:bottom w:val="none" w:sz="0" w:space="0" w:color="auto"/>
            <w:right w:val="none" w:sz="0" w:space="0" w:color="auto"/>
          </w:divBdr>
        </w:div>
        <w:div w:id="2029215600">
          <w:marLeft w:val="0"/>
          <w:marRight w:val="0"/>
          <w:marTop w:val="0"/>
          <w:marBottom w:val="0"/>
          <w:divBdr>
            <w:top w:val="none" w:sz="0" w:space="0" w:color="auto"/>
            <w:left w:val="none" w:sz="0" w:space="0" w:color="auto"/>
            <w:bottom w:val="none" w:sz="0" w:space="0" w:color="auto"/>
            <w:right w:val="none" w:sz="0" w:space="0" w:color="auto"/>
          </w:divBdr>
        </w:div>
        <w:div w:id="2029987249">
          <w:marLeft w:val="0"/>
          <w:marRight w:val="0"/>
          <w:marTop w:val="0"/>
          <w:marBottom w:val="0"/>
          <w:divBdr>
            <w:top w:val="none" w:sz="0" w:space="0" w:color="auto"/>
            <w:left w:val="none" w:sz="0" w:space="0" w:color="auto"/>
            <w:bottom w:val="none" w:sz="0" w:space="0" w:color="auto"/>
            <w:right w:val="none" w:sz="0" w:space="0" w:color="auto"/>
          </w:divBdr>
        </w:div>
        <w:div w:id="2038775054">
          <w:marLeft w:val="0"/>
          <w:marRight w:val="0"/>
          <w:marTop w:val="0"/>
          <w:marBottom w:val="0"/>
          <w:divBdr>
            <w:top w:val="none" w:sz="0" w:space="0" w:color="auto"/>
            <w:left w:val="none" w:sz="0" w:space="0" w:color="auto"/>
            <w:bottom w:val="none" w:sz="0" w:space="0" w:color="auto"/>
            <w:right w:val="none" w:sz="0" w:space="0" w:color="auto"/>
          </w:divBdr>
        </w:div>
        <w:div w:id="2040663309">
          <w:marLeft w:val="0"/>
          <w:marRight w:val="0"/>
          <w:marTop w:val="0"/>
          <w:marBottom w:val="0"/>
          <w:divBdr>
            <w:top w:val="none" w:sz="0" w:space="0" w:color="auto"/>
            <w:left w:val="none" w:sz="0" w:space="0" w:color="auto"/>
            <w:bottom w:val="none" w:sz="0" w:space="0" w:color="auto"/>
            <w:right w:val="none" w:sz="0" w:space="0" w:color="auto"/>
          </w:divBdr>
        </w:div>
        <w:div w:id="2041055207">
          <w:marLeft w:val="0"/>
          <w:marRight w:val="0"/>
          <w:marTop w:val="0"/>
          <w:marBottom w:val="0"/>
          <w:divBdr>
            <w:top w:val="none" w:sz="0" w:space="0" w:color="auto"/>
            <w:left w:val="none" w:sz="0" w:space="0" w:color="auto"/>
            <w:bottom w:val="none" w:sz="0" w:space="0" w:color="auto"/>
            <w:right w:val="none" w:sz="0" w:space="0" w:color="auto"/>
          </w:divBdr>
        </w:div>
        <w:div w:id="2041197830">
          <w:marLeft w:val="0"/>
          <w:marRight w:val="0"/>
          <w:marTop w:val="0"/>
          <w:marBottom w:val="0"/>
          <w:divBdr>
            <w:top w:val="none" w:sz="0" w:space="0" w:color="auto"/>
            <w:left w:val="none" w:sz="0" w:space="0" w:color="auto"/>
            <w:bottom w:val="none" w:sz="0" w:space="0" w:color="auto"/>
            <w:right w:val="none" w:sz="0" w:space="0" w:color="auto"/>
          </w:divBdr>
        </w:div>
        <w:div w:id="2041272316">
          <w:marLeft w:val="0"/>
          <w:marRight w:val="0"/>
          <w:marTop w:val="0"/>
          <w:marBottom w:val="0"/>
          <w:divBdr>
            <w:top w:val="none" w:sz="0" w:space="0" w:color="auto"/>
            <w:left w:val="none" w:sz="0" w:space="0" w:color="auto"/>
            <w:bottom w:val="none" w:sz="0" w:space="0" w:color="auto"/>
            <w:right w:val="none" w:sz="0" w:space="0" w:color="auto"/>
          </w:divBdr>
        </w:div>
        <w:div w:id="2047368651">
          <w:marLeft w:val="0"/>
          <w:marRight w:val="0"/>
          <w:marTop w:val="0"/>
          <w:marBottom w:val="0"/>
          <w:divBdr>
            <w:top w:val="none" w:sz="0" w:space="0" w:color="auto"/>
            <w:left w:val="none" w:sz="0" w:space="0" w:color="auto"/>
            <w:bottom w:val="none" w:sz="0" w:space="0" w:color="auto"/>
            <w:right w:val="none" w:sz="0" w:space="0" w:color="auto"/>
          </w:divBdr>
        </w:div>
        <w:div w:id="2053067188">
          <w:marLeft w:val="0"/>
          <w:marRight w:val="0"/>
          <w:marTop w:val="0"/>
          <w:marBottom w:val="0"/>
          <w:divBdr>
            <w:top w:val="none" w:sz="0" w:space="0" w:color="auto"/>
            <w:left w:val="none" w:sz="0" w:space="0" w:color="auto"/>
            <w:bottom w:val="none" w:sz="0" w:space="0" w:color="auto"/>
            <w:right w:val="none" w:sz="0" w:space="0" w:color="auto"/>
          </w:divBdr>
        </w:div>
        <w:div w:id="2053383855">
          <w:marLeft w:val="0"/>
          <w:marRight w:val="0"/>
          <w:marTop w:val="0"/>
          <w:marBottom w:val="0"/>
          <w:divBdr>
            <w:top w:val="none" w:sz="0" w:space="0" w:color="auto"/>
            <w:left w:val="none" w:sz="0" w:space="0" w:color="auto"/>
            <w:bottom w:val="none" w:sz="0" w:space="0" w:color="auto"/>
            <w:right w:val="none" w:sz="0" w:space="0" w:color="auto"/>
          </w:divBdr>
        </w:div>
        <w:div w:id="2054767675">
          <w:marLeft w:val="0"/>
          <w:marRight w:val="0"/>
          <w:marTop w:val="0"/>
          <w:marBottom w:val="0"/>
          <w:divBdr>
            <w:top w:val="none" w:sz="0" w:space="0" w:color="auto"/>
            <w:left w:val="none" w:sz="0" w:space="0" w:color="auto"/>
            <w:bottom w:val="none" w:sz="0" w:space="0" w:color="auto"/>
            <w:right w:val="none" w:sz="0" w:space="0" w:color="auto"/>
          </w:divBdr>
        </w:div>
        <w:div w:id="2056653981">
          <w:marLeft w:val="0"/>
          <w:marRight w:val="0"/>
          <w:marTop w:val="0"/>
          <w:marBottom w:val="0"/>
          <w:divBdr>
            <w:top w:val="none" w:sz="0" w:space="0" w:color="auto"/>
            <w:left w:val="none" w:sz="0" w:space="0" w:color="auto"/>
            <w:bottom w:val="none" w:sz="0" w:space="0" w:color="auto"/>
            <w:right w:val="none" w:sz="0" w:space="0" w:color="auto"/>
          </w:divBdr>
        </w:div>
        <w:div w:id="2057659548">
          <w:marLeft w:val="0"/>
          <w:marRight w:val="0"/>
          <w:marTop w:val="0"/>
          <w:marBottom w:val="0"/>
          <w:divBdr>
            <w:top w:val="none" w:sz="0" w:space="0" w:color="auto"/>
            <w:left w:val="none" w:sz="0" w:space="0" w:color="auto"/>
            <w:bottom w:val="none" w:sz="0" w:space="0" w:color="auto"/>
            <w:right w:val="none" w:sz="0" w:space="0" w:color="auto"/>
          </w:divBdr>
        </w:div>
        <w:div w:id="2059893593">
          <w:marLeft w:val="0"/>
          <w:marRight w:val="0"/>
          <w:marTop w:val="0"/>
          <w:marBottom w:val="0"/>
          <w:divBdr>
            <w:top w:val="none" w:sz="0" w:space="0" w:color="auto"/>
            <w:left w:val="none" w:sz="0" w:space="0" w:color="auto"/>
            <w:bottom w:val="none" w:sz="0" w:space="0" w:color="auto"/>
            <w:right w:val="none" w:sz="0" w:space="0" w:color="auto"/>
          </w:divBdr>
        </w:div>
        <w:div w:id="2060082973">
          <w:marLeft w:val="0"/>
          <w:marRight w:val="0"/>
          <w:marTop w:val="0"/>
          <w:marBottom w:val="0"/>
          <w:divBdr>
            <w:top w:val="none" w:sz="0" w:space="0" w:color="auto"/>
            <w:left w:val="none" w:sz="0" w:space="0" w:color="auto"/>
            <w:bottom w:val="none" w:sz="0" w:space="0" w:color="auto"/>
            <w:right w:val="none" w:sz="0" w:space="0" w:color="auto"/>
          </w:divBdr>
        </w:div>
        <w:div w:id="2069717327">
          <w:marLeft w:val="0"/>
          <w:marRight w:val="0"/>
          <w:marTop w:val="0"/>
          <w:marBottom w:val="0"/>
          <w:divBdr>
            <w:top w:val="none" w:sz="0" w:space="0" w:color="auto"/>
            <w:left w:val="none" w:sz="0" w:space="0" w:color="auto"/>
            <w:bottom w:val="none" w:sz="0" w:space="0" w:color="auto"/>
            <w:right w:val="none" w:sz="0" w:space="0" w:color="auto"/>
          </w:divBdr>
        </w:div>
        <w:div w:id="2069835045">
          <w:marLeft w:val="0"/>
          <w:marRight w:val="0"/>
          <w:marTop w:val="0"/>
          <w:marBottom w:val="0"/>
          <w:divBdr>
            <w:top w:val="none" w:sz="0" w:space="0" w:color="auto"/>
            <w:left w:val="none" w:sz="0" w:space="0" w:color="auto"/>
            <w:bottom w:val="none" w:sz="0" w:space="0" w:color="auto"/>
            <w:right w:val="none" w:sz="0" w:space="0" w:color="auto"/>
          </w:divBdr>
        </w:div>
        <w:div w:id="2071683369">
          <w:marLeft w:val="0"/>
          <w:marRight w:val="0"/>
          <w:marTop w:val="0"/>
          <w:marBottom w:val="0"/>
          <w:divBdr>
            <w:top w:val="none" w:sz="0" w:space="0" w:color="auto"/>
            <w:left w:val="none" w:sz="0" w:space="0" w:color="auto"/>
            <w:bottom w:val="none" w:sz="0" w:space="0" w:color="auto"/>
            <w:right w:val="none" w:sz="0" w:space="0" w:color="auto"/>
          </w:divBdr>
        </w:div>
        <w:div w:id="2073313166">
          <w:marLeft w:val="0"/>
          <w:marRight w:val="0"/>
          <w:marTop w:val="0"/>
          <w:marBottom w:val="0"/>
          <w:divBdr>
            <w:top w:val="none" w:sz="0" w:space="0" w:color="auto"/>
            <w:left w:val="none" w:sz="0" w:space="0" w:color="auto"/>
            <w:bottom w:val="none" w:sz="0" w:space="0" w:color="auto"/>
            <w:right w:val="none" w:sz="0" w:space="0" w:color="auto"/>
          </w:divBdr>
        </w:div>
        <w:div w:id="2076393586">
          <w:marLeft w:val="0"/>
          <w:marRight w:val="0"/>
          <w:marTop w:val="0"/>
          <w:marBottom w:val="0"/>
          <w:divBdr>
            <w:top w:val="none" w:sz="0" w:space="0" w:color="auto"/>
            <w:left w:val="none" w:sz="0" w:space="0" w:color="auto"/>
            <w:bottom w:val="none" w:sz="0" w:space="0" w:color="auto"/>
            <w:right w:val="none" w:sz="0" w:space="0" w:color="auto"/>
          </w:divBdr>
        </w:div>
        <w:div w:id="2080908114">
          <w:marLeft w:val="0"/>
          <w:marRight w:val="0"/>
          <w:marTop w:val="0"/>
          <w:marBottom w:val="0"/>
          <w:divBdr>
            <w:top w:val="none" w:sz="0" w:space="0" w:color="auto"/>
            <w:left w:val="none" w:sz="0" w:space="0" w:color="auto"/>
            <w:bottom w:val="none" w:sz="0" w:space="0" w:color="auto"/>
            <w:right w:val="none" w:sz="0" w:space="0" w:color="auto"/>
          </w:divBdr>
        </w:div>
        <w:div w:id="2082216805">
          <w:marLeft w:val="0"/>
          <w:marRight w:val="0"/>
          <w:marTop w:val="0"/>
          <w:marBottom w:val="0"/>
          <w:divBdr>
            <w:top w:val="none" w:sz="0" w:space="0" w:color="auto"/>
            <w:left w:val="none" w:sz="0" w:space="0" w:color="auto"/>
            <w:bottom w:val="none" w:sz="0" w:space="0" w:color="auto"/>
            <w:right w:val="none" w:sz="0" w:space="0" w:color="auto"/>
          </w:divBdr>
        </w:div>
        <w:div w:id="2085298293">
          <w:marLeft w:val="0"/>
          <w:marRight w:val="0"/>
          <w:marTop w:val="0"/>
          <w:marBottom w:val="0"/>
          <w:divBdr>
            <w:top w:val="none" w:sz="0" w:space="0" w:color="auto"/>
            <w:left w:val="none" w:sz="0" w:space="0" w:color="auto"/>
            <w:bottom w:val="none" w:sz="0" w:space="0" w:color="auto"/>
            <w:right w:val="none" w:sz="0" w:space="0" w:color="auto"/>
          </w:divBdr>
        </w:div>
        <w:div w:id="2089451035">
          <w:marLeft w:val="0"/>
          <w:marRight w:val="0"/>
          <w:marTop w:val="0"/>
          <w:marBottom w:val="0"/>
          <w:divBdr>
            <w:top w:val="none" w:sz="0" w:space="0" w:color="auto"/>
            <w:left w:val="none" w:sz="0" w:space="0" w:color="auto"/>
            <w:bottom w:val="none" w:sz="0" w:space="0" w:color="auto"/>
            <w:right w:val="none" w:sz="0" w:space="0" w:color="auto"/>
          </w:divBdr>
        </w:div>
        <w:div w:id="2091199095">
          <w:marLeft w:val="0"/>
          <w:marRight w:val="0"/>
          <w:marTop w:val="0"/>
          <w:marBottom w:val="0"/>
          <w:divBdr>
            <w:top w:val="none" w:sz="0" w:space="0" w:color="auto"/>
            <w:left w:val="none" w:sz="0" w:space="0" w:color="auto"/>
            <w:bottom w:val="none" w:sz="0" w:space="0" w:color="auto"/>
            <w:right w:val="none" w:sz="0" w:space="0" w:color="auto"/>
          </w:divBdr>
        </w:div>
        <w:div w:id="2091809645">
          <w:marLeft w:val="0"/>
          <w:marRight w:val="0"/>
          <w:marTop w:val="0"/>
          <w:marBottom w:val="0"/>
          <w:divBdr>
            <w:top w:val="none" w:sz="0" w:space="0" w:color="auto"/>
            <w:left w:val="none" w:sz="0" w:space="0" w:color="auto"/>
            <w:bottom w:val="none" w:sz="0" w:space="0" w:color="auto"/>
            <w:right w:val="none" w:sz="0" w:space="0" w:color="auto"/>
          </w:divBdr>
        </w:div>
        <w:div w:id="2093159856">
          <w:marLeft w:val="0"/>
          <w:marRight w:val="0"/>
          <w:marTop w:val="0"/>
          <w:marBottom w:val="0"/>
          <w:divBdr>
            <w:top w:val="none" w:sz="0" w:space="0" w:color="auto"/>
            <w:left w:val="none" w:sz="0" w:space="0" w:color="auto"/>
            <w:bottom w:val="none" w:sz="0" w:space="0" w:color="auto"/>
            <w:right w:val="none" w:sz="0" w:space="0" w:color="auto"/>
          </w:divBdr>
        </w:div>
        <w:div w:id="2096630775">
          <w:marLeft w:val="0"/>
          <w:marRight w:val="0"/>
          <w:marTop w:val="0"/>
          <w:marBottom w:val="0"/>
          <w:divBdr>
            <w:top w:val="none" w:sz="0" w:space="0" w:color="auto"/>
            <w:left w:val="none" w:sz="0" w:space="0" w:color="auto"/>
            <w:bottom w:val="none" w:sz="0" w:space="0" w:color="auto"/>
            <w:right w:val="none" w:sz="0" w:space="0" w:color="auto"/>
          </w:divBdr>
        </w:div>
        <w:div w:id="2104328178">
          <w:marLeft w:val="0"/>
          <w:marRight w:val="0"/>
          <w:marTop w:val="0"/>
          <w:marBottom w:val="0"/>
          <w:divBdr>
            <w:top w:val="none" w:sz="0" w:space="0" w:color="auto"/>
            <w:left w:val="none" w:sz="0" w:space="0" w:color="auto"/>
            <w:bottom w:val="none" w:sz="0" w:space="0" w:color="auto"/>
            <w:right w:val="none" w:sz="0" w:space="0" w:color="auto"/>
          </w:divBdr>
        </w:div>
        <w:div w:id="2105569324">
          <w:marLeft w:val="0"/>
          <w:marRight w:val="0"/>
          <w:marTop w:val="0"/>
          <w:marBottom w:val="0"/>
          <w:divBdr>
            <w:top w:val="none" w:sz="0" w:space="0" w:color="auto"/>
            <w:left w:val="none" w:sz="0" w:space="0" w:color="auto"/>
            <w:bottom w:val="none" w:sz="0" w:space="0" w:color="auto"/>
            <w:right w:val="none" w:sz="0" w:space="0" w:color="auto"/>
          </w:divBdr>
        </w:div>
        <w:div w:id="2107382471">
          <w:marLeft w:val="0"/>
          <w:marRight w:val="0"/>
          <w:marTop w:val="0"/>
          <w:marBottom w:val="0"/>
          <w:divBdr>
            <w:top w:val="none" w:sz="0" w:space="0" w:color="auto"/>
            <w:left w:val="none" w:sz="0" w:space="0" w:color="auto"/>
            <w:bottom w:val="none" w:sz="0" w:space="0" w:color="auto"/>
            <w:right w:val="none" w:sz="0" w:space="0" w:color="auto"/>
          </w:divBdr>
        </w:div>
        <w:div w:id="2109697023">
          <w:marLeft w:val="0"/>
          <w:marRight w:val="0"/>
          <w:marTop w:val="0"/>
          <w:marBottom w:val="0"/>
          <w:divBdr>
            <w:top w:val="none" w:sz="0" w:space="0" w:color="auto"/>
            <w:left w:val="none" w:sz="0" w:space="0" w:color="auto"/>
            <w:bottom w:val="none" w:sz="0" w:space="0" w:color="auto"/>
            <w:right w:val="none" w:sz="0" w:space="0" w:color="auto"/>
          </w:divBdr>
        </w:div>
        <w:div w:id="2117291839">
          <w:marLeft w:val="0"/>
          <w:marRight w:val="0"/>
          <w:marTop w:val="0"/>
          <w:marBottom w:val="0"/>
          <w:divBdr>
            <w:top w:val="none" w:sz="0" w:space="0" w:color="auto"/>
            <w:left w:val="none" w:sz="0" w:space="0" w:color="auto"/>
            <w:bottom w:val="none" w:sz="0" w:space="0" w:color="auto"/>
            <w:right w:val="none" w:sz="0" w:space="0" w:color="auto"/>
          </w:divBdr>
        </w:div>
        <w:div w:id="2122992716">
          <w:marLeft w:val="0"/>
          <w:marRight w:val="0"/>
          <w:marTop w:val="0"/>
          <w:marBottom w:val="0"/>
          <w:divBdr>
            <w:top w:val="none" w:sz="0" w:space="0" w:color="auto"/>
            <w:left w:val="none" w:sz="0" w:space="0" w:color="auto"/>
            <w:bottom w:val="none" w:sz="0" w:space="0" w:color="auto"/>
            <w:right w:val="none" w:sz="0" w:space="0" w:color="auto"/>
          </w:divBdr>
        </w:div>
        <w:div w:id="2127381833">
          <w:marLeft w:val="0"/>
          <w:marRight w:val="0"/>
          <w:marTop w:val="0"/>
          <w:marBottom w:val="0"/>
          <w:divBdr>
            <w:top w:val="none" w:sz="0" w:space="0" w:color="auto"/>
            <w:left w:val="none" w:sz="0" w:space="0" w:color="auto"/>
            <w:bottom w:val="none" w:sz="0" w:space="0" w:color="auto"/>
            <w:right w:val="none" w:sz="0" w:space="0" w:color="auto"/>
          </w:divBdr>
        </w:div>
      </w:divsChild>
    </w:div>
    <w:div w:id="1944339676">
      <w:bodyDiv w:val="1"/>
      <w:marLeft w:val="0"/>
      <w:marRight w:val="0"/>
      <w:marTop w:val="0"/>
      <w:marBottom w:val="0"/>
      <w:divBdr>
        <w:top w:val="none" w:sz="0" w:space="0" w:color="auto"/>
        <w:left w:val="none" w:sz="0" w:space="0" w:color="auto"/>
        <w:bottom w:val="none" w:sz="0" w:space="0" w:color="auto"/>
        <w:right w:val="none" w:sz="0" w:space="0" w:color="auto"/>
      </w:divBdr>
      <w:divsChild>
        <w:div w:id="71395048">
          <w:marLeft w:val="0"/>
          <w:marRight w:val="0"/>
          <w:marTop w:val="0"/>
          <w:marBottom w:val="0"/>
          <w:divBdr>
            <w:top w:val="none" w:sz="0" w:space="0" w:color="auto"/>
            <w:left w:val="none" w:sz="0" w:space="0" w:color="auto"/>
            <w:bottom w:val="none" w:sz="0" w:space="0" w:color="auto"/>
            <w:right w:val="none" w:sz="0" w:space="0" w:color="auto"/>
          </w:divBdr>
          <w:divsChild>
            <w:div w:id="967198408">
              <w:marLeft w:val="0"/>
              <w:marRight w:val="0"/>
              <w:marTop w:val="0"/>
              <w:marBottom w:val="0"/>
              <w:divBdr>
                <w:top w:val="none" w:sz="0" w:space="0" w:color="auto"/>
                <w:left w:val="none" w:sz="0" w:space="0" w:color="auto"/>
                <w:bottom w:val="none" w:sz="0" w:space="0" w:color="auto"/>
                <w:right w:val="none" w:sz="0" w:space="0" w:color="auto"/>
              </w:divBdr>
            </w:div>
            <w:div w:id="1322543320">
              <w:marLeft w:val="0"/>
              <w:marRight w:val="0"/>
              <w:marTop w:val="0"/>
              <w:marBottom w:val="0"/>
              <w:divBdr>
                <w:top w:val="none" w:sz="0" w:space="0" w:color="auto"/>
                <w:left w:val="none" w:sz="0" w:space="0" w:color="auto"/>
                <w:bottom w:val="none" w:sz="0" w:space="0" w:color="auto"/>
                <w:right w:val="none" w:sz="0" w:space="0" w:color="auto"/>
              </w:divBdr>
            </w:div>
            <w:div w:id="1616407000">
              <w:marLeft w:val="0"/>
              <w:marRight w:val="0"/>
              <w:marTop w:val="0"/>
              <w:marBottom w:val="0"/>
              <w:divBdr>
                <w:top w:val="none" w:sz="0" w:space="0" w:color="auto"/>
                <w:left w:val="none" w:sz="0" w:space="0" w:color="auto"/>
                <w:bottom w:val="none" w:sz="0" w:space="0" w:color="auto"/>
                <w:right w:val="none" w:sz="0" w:space="0" w:color="auto"/>
              </w:divBdr>
            </w:div>
            <w:div w:id="1797674420">
              <w:marLeft w:val="0"/>
              <w:marRight w:val="0"/>
              <w:marTop w:val="0"/>
              <w:marBottom w:val="0"/>
              <w:divBdr>
                <w:top w:val="none" w:sz="0" w:space="0" w:color="auto"/>
                <w:left w:val="none" w:sz="0" w:space="0" w:color="auto"/>
                <w:bottom w:val="none" w:sz="0" w:space="0" w:color="auto"/>
                <w:right w:val="none" w:sz="0" w:space="0" w:color="auto"/>
              </w:divBdr>
            </w:div>
            <w:div w:id="1892496093">
              <w:marLeft w:val="0"/>
              <w:marRight w:val="0"/>
              <w:marTop w:val="0"/>
              <w:marBottom w:val="0"/>
              <w:divBdr>
                <w:top w:val="none" w:sz="0" w:space="0" w:color="auto"/>
                <w:left w:val="none" w:sz="0" w:space="0" w:color="auto"/>
                <w:bottom w:val="none" w:sz="0" w:space="0" w:color="auto"/>
                <w:right w:val="none" w:sz="0" w:space="0" w:color="auto"/>
              </w:divBdr>
            </w:div>
          </w:divsChild>
        </w:div>
        <w:div w:id="126818455">
          <w:marLeft w:val="0"/>
          <w:marRight w:val="0"/>
          <w:marTop w:val="0"/>
          <w:marBottom w:val="0"/>
          <w:divBdr>
            <w:top w:val="none" w:sz="0" w:space="0" w:color="auto"/>
            <w:left w:val="none" w:sz="0" w:space="0" w:color="auto"/>
            <w:bottom w:val="none" w:sz="0" w:space="0" w:color="auto"/>
            <w:right w:val="none" w:sz="0" w:space="0" w:color="auto"/>
          </w:divBdr>
          <w:divsChild>
            <w:div w:id="30348013">
              <w:marLeft w:val="0"/>
              <w:marRight w:val="0"/>
              <w:marTop w:val="0"/>
              <w:marBottom w:val="0"/>
              <w:divBdr>
                <w:top w:val="none" w:sz="0" w:space="0" w:color="auto"/>
                <w:left w:val="none" w:sz="0" w:space="0" w:color="auto"/>
                <w:bottom w:val="none" w:sz="0" w:space="0" w:color="auto"/>
                <w:right w:val="none" w:sz="0" w:space="0" w:color="auto"/>
              </w:divBdr>
            </w:div>
            <w:div w:id="395131426">
              <w:marLeft w:val="0"/>
              <w:marRight w:val="0"/>
              <w:marTop w:val="0"/>
              <w:marBottom w:val="0"/>
              <w:divBdr>
                <w:top w:val="none" w:sz="0" w:space="0" w:color="auto"/>
                <w:left w:val="none" w:sz="0" w:space="0" w:color="auto"/>
                <w:bottom w:val="none" w:sz="0" w:space="0" w:color="auto"/>
                <w:right w:val="none" w:sz="0" w:space="0" w:color="auto"/>
              </w:divBdr>
            </w:div>
            <w:div w:id="561717260">
              <w:marLeft w:val="0"/>
              <w:marRight w:val="0"/>
              <w:marTop w:val="0"/>
              <w:marBottom w:val="0"/>
              <w:divBdr>
                <w:top w:val="none" w:sz="0" w:space="0" w:color="auto"/>
                <w:left w:val="none" w:sz="0" w:space="0" w:color="auto"/>
                <w:bottom w:val="none" w:sz="0" w:space="0" w:color="auto"/>
                <w:right w:val="none" w:sz="0" w:space="0" w:color="auto"/>
              </w:divBdr>
            </w:div>
            <w:div w:id="1399281136">
              <w:marLeft w:val="0"/>
              <w:marRight w:val="0"/>
              <w:marTop w:val="0"/>
              <w:marBottom w:val="0"/>
              <w:divBdr>
                <w:top w:val="none" w:sz="0" w:space="0" w:color="auto"/>
                <w:left w:val="none" w:sz="0" w:space="0" w:color="auto"/>
                <w:bottom w:val="none" w:sz="0" w:space="0" w:color="auto"/>
                <w:right w:val="none" w:sz="0" w:space="0" w:color="auto"/>
              </w:divBdr>
            </w:div>
            <w:div w:id="1579747589">
              <w:marLeft w:val="0"/>
              <w:marRight w:val="0"/>
              <w:marTop w:val="0"/>
              <w:marBottom w:val="0"/>
              <w:divBdr>
                <w:top w:val="none" w:sz="0" w:space="0" w:color="auto"/>
                <w:left w:val="none" w:sz="0" w:space="0" w:color="auto"/>
                <w:bottom w:val="none" w:sz="0" w:space="0" w:color="auto"/>
                <w:right w:val="none" w:sz="0" w:space="0" w:color="auto"/>
              </w:divBdr>
            </w:div>
            <w:div w:id="1993560719">
              <w:marLeft w:val="0"/>
              <w:marRight w:val="0"/>
              <w:marTop w:val="0"/>
              <w:marBottom w:val="0"/>
              <w:divBdr>
                <w:top w:val="none" w:sz="0" w:space="0" w:color="auto"/>
                <w:left w:val="none" w:sz="0" w:space="0" w:color="auto"/>
                <w:bottom w:val="none" w:sz="0" w:space="0" w:color="auto"/>
                <w:right w:val="none" w:sz="0" w:space="0" w:color="auto"/>
              </w:divBdr>
            </w:div>
          </w:divsChild>
        </w:div>
        <w:div w:id="181944572">
          <w:marLeft w:val="0"/>
          <w:marRight w:val="0"/>
          <w:marTop w:val="0"/>
          <w:marBottom w:val="0"/>
          <w:divBdr>
            <w:top w:val="none" w:sz="0" w:space="0" w:color="auto"/>
            <w:left w:val="none" w:sz="0" w:space="0" w:color="auto"/>
            <w:bottom w:val="none" w:sz="0" w:space="0" w:color="auto"/>
            <w:right w:val="none" w:sz="0" w:space="0" w:color="auto"/>
          </w:divBdr>
          <w:divsChild>
            <w:div w:id="20009813">
              <w:marLeft w:val="0"/>
              <w:marRight w:val="0"/>
              <w:marTop w:val="0"/>
              <w:marBottom w:val="0"/>
              <w:divBdr>
                <w:top w:val="none" w:sz="0" w:space="0" w:color="auto"/>
                <w:left w:val="none" w:sz="0" w:space="0" w:color="auto"/>
                <w:bottom w:val="none" w:sz="0" w:space="0" w:color="auto"/>
                <w:right w:val="none" w:sz="0" w:space="0" w:color="auto"/>
              </w:divBdr>
            </w:div>
            <w:div w:id="23600423">
              <w:marLeft w:val="0"/>
              <w:marRight w:val="0"/>
              <w:marTop w:val="0"/>
              <w:marBottom w:val="0"/>
              <w:divBdr>
                <w:top w:val="none" w:sz="0" w:space="0" w:color="auto"/>
                <w:left w:val="none" w:sz="0" w:space="0" w:color="auto"/>
                <w:bottom w:val="none" w:sz="0" w:space="0" w:color="auto"/>
                <w:right w:val="none" w:sz="0" w:space="0" w:color="auto"/>
              </w:divBdr>
            </w:div>
            <w:div w:id="64911766">
              <w:marLeft w:val="0"/>
              <w:marRight w:val="0"/>
              <w:marTop w:val="0"/>
              <w:marBottom w:val="0"/>
              <w:divBdr>
                <w:top w:val="none" w:sz="0" w:space="0" w:color="auto"/>
                <w:left w:val="none" w:sz="0" w:space="0" w:color="auto"/>
                <w:bottom w:val="none" w:sz="0" w:space="0" w:color="auto"/>
                <w:right w:val="none" w:sz="0" w:space="0" w:color="auto"/>
              </w:divBdr>
            </w:div>
            <w:div w:id="74743409">
              <w:marLeft w:val="0"/>
              <w:marRight w:val="0"/>
              <w:marTop w:val="0"/>
              <w:marBottom w:val="0"/>
              <w:divBdr>
                <w:top w:val="none" w:sz="0" w:space="0" w:color="auto"/>
                <w:left w:val="none" w:sz="0" w:space="0" w:color="auto"/>
                <w:bottom w:val="none" w:sz="0" w:space="0" w:color="auto"/>
                <w:right w:val="none" w:sz="0" w:space="0" w:color="auto"/>
              </w:divBdr>
            </w:div>
            <w:div w:id="81068919">
              <w:marLeft w:val="0"/>
              <w:marRight w:val="0"/>
              <w:marTop w:val="0"/>
              <w:marBottom w:val="0"/>
              <w:divBdr>
                <w:top w:val="none" w:sz="0" w:space="0" w:color="auto"/>
                <w:left w:val="none" w:sz="0" w:space="0" w:color="auto"/>
                <w:bottom w:val="none" w:sz="0" w:space="0" w:color="auto"/>
                <w:right w:val="none" w:sz="0" w:space="0" w:color="auto"/>
              </w:divBdr>
            </w:div>
            <w:div w:id="89011512">
              <w:marLeft w:val="0"/>
              <w:marRight w:val="0"/>
              <w:marTop w:val="0"/>
              <w:marBottom w:val="0"/>
              <w:divBdr>
                <w:top w:val="none" w:sz="0" w:space="0" w:color="auto"/>
                <w:left w:val="none" w:sz="0" w:space="0" w:color="auto"/>
                <w:bottom w:val="none" w:sz="0" w:space="0" w:color="auto"/>
                <w:right w:val="none" w:sz="0" w:space="0" w:color="auto"/>
              </w:divBdr>
            </w:div>
            <w:div w:id="121458357">
              <w:marLeft w:val="0"/>
              <w:marRight w:val="0"/>
              <w:marTop w:val="0"/>
              <w:marBottom w:val="0"/>
              <w:divBdr>
                <w:top w:val="none" w:sz="0" w:space="0" w:color="auto"/>
                <w:left w:val="none" w:sz="0" w:space="0" w:color="auto"/>
                <w:bottom w:val="none" w:sz="0" w:space="0" w:color="auto"/>
                <w:right w:val="none" w:sz="0" w:space="0" w:color="auto"/>
              </w:divBdr>
            </w:div>
            <w:div w:id="132604734">
              <w:marLeft w:val="0"/>
              <w:marRight w:val="0"/>
              <w:marTop w:val="0"/>
              <w:marBottom w:val="0"/>
              <w:divBdr>
                <w:top w:val="none" w:sz="0" w:space="0" w:color="auto"/>
                <w:left w:val="none" w:sz="0" w:space="0" w:color="auto"/>
                <w:bottom w:val="none" w:sz="0" w:space="0" w:color="auto"/>
                <w:right w:val="none" w:sz="0" w:space="0" w:color="auto"/>
              </w:divBdr>
            </w:div>
            <w:div w:id="160826148">
              <w:marLeft w:val="0"/>
              <w:marRight w:val="0"/>
              <w:marTop w:val="0"/>
              <w:marBottom w:val="0"/>
              <w:divBdr>
                <w:top w:val="none" w:sz="0" w:space="0" w:color="auto"/>
                <w:left w:val="none" w:sz="0" w:space="0" w:color="auto"/>
                <w:bottom w:val="none" w:sz="0" w:space="0" w:color="auto"/>
                <w:right w:val="none" w:sz="0" w:space="0" w:color="auto"/>
              </w:divBdr>
            </w:div>
            <w:div w:id="198977861">
              <w:marLeft w:val="0"/>
              <w:marRight w:val="0"/>
              <w:marTop w:val="0"/>
              <w:marBottom w:val="0"/>
              <w:divBdr>
                <w:top w:val="none" w:sz="0" w:space="0" w:color="auto"/>
                <w:left w:val="none" w:sz="0" w:space="0" w:color="auto"/>
                <w:bottom w:val="none" w:sz="0" w:space="0" w:color="auto"/>
                <w:right w:val="none" w:sz="0" w:space="0" w:color="auto"/>
              </w:divBdr>
            </w:div>
            <w:div w:id="219288608">
              <w:marLeft w:val="0"/>
              <w:marRight w:val="0"/>
              <w:marTop w:val="0"/>
              <w:marBottom w:val="0"/>
              <w:divBdr>
                <w:top w:val="none" w:sz="0" w:space="0" w:color="auto"/>
                <w:left w:val="none" w:sz="0" w:space="0" w:color="auto"/>
                <w:bottom w:val="none" w:sz="0" w:space="0" w:color="auto"/>
                <w:right w:val="none" w:sz="0" w:space="0" w:color="auto"/>
              </w:divBdr>
            </w:div>
            <w:div w:id="227106970">
              <w:marLeft w:val="0"/>
              <w:marRight w:val="0"/>
              <w:marTop w:val="0"/>
              <w:marBottom w:val="0"/>
              <w:divBdr>
                <w:top w:val="none" w:sz="0" w:space="0" w:color="auto"/>
                <w:left w:val="none" w:sz="0" w:space="0" w:color="auto"/>
                <w:bottom w:val="none" w:sz="0" w:space="0" w:color="auto"/>
                <w:right w:val="none" w:sz="0" w:space="0" w:color="auto"/>
              </w:divBdr>
            </w:div>
            <w:div w:id="236980995">
              <w:marLeft w:val="0"/>
              <w:marRight w:val="0"/>
              <w:marTop w:val="0"/>
              <w:marBottom w:val="0"/>
              <w:divBdr>
                <w:top w:val="none" w:sz="0" w:space="0" w:color="auto"/>
                <w:left w:val="none" w:sz="0" w:space="0" w:color="auto"/>
                <w:bottom w:val="none" w:sz="0" w:space="0" w:color="auto"/>
                <w:right w:val="none" w:sz="0" w:space="0" w:color="auto"/>
              </w:divBdr>
            </w:div>
            <w:div w:id="281032423">
              <w:marLeft w:val="0"/>
              <w:marRight w:val="0"/>
              <w:marTop w:val="0"/>
              <w:marBottom w:val="0"/>
              <w:divBdr>
                <w:top w:val="none" w:sz="0" w:space="0" w:color="auto"/>
                <w:left w:val="none" w:sz="0" w:space="0" w:color="auto"/>
                <w:bottom w:val="none" w:sz="0" w:space="0" w:color="auto"/>
                <w:right w:val="none" w:sz="0" w:space="0" w:color="auto"/>
              </w:divBdr>
            </w:div>
            <w:div w:id="301086067">
              <w:marLeft w:val="0"/>
              <w:marRight w:val="0"/>
              <w:marTop w:val="0"/>
              <w:marBottom w:val="0"/>
              <w:divBdr>
                <w:top w:val="none" w:sz="0" w:space="0" w:color="auto"/>
                <w:left w:val="none" w:sz="0" w:space="0" w:color="auto"/>
                <w:bottom w:val="none" w:sz="0" w:space="0" w:color="auto"/>
                <w:right w:val="none" w:sz="0" w:space="0" w:color="auto"/>
              </w:divBdr>
            </w:div>
            <w:div w:id="308095030">
              <w:marLeft w:val="0"/>
              <w:marRight w:val="0"/>
              <w:marTop w:val="0"/>
              <w:marBottom w:val="0"/>
              <w:divBdr>
                <w:top w:val="none" w:sz="0" w:space="0" w:color="auto"/>
                <w:left w:val="none" w:sz="0" w:space="0" w:color="auto"/>
                <w:bottom w:val="none" w:sz="0" w:space="0" w:color="auto"/>
                <w:right w:val="none" w:sz="0" w:space="0" w:color="auto"/>
              </w:divBdr>
            </w:div>
            <w:div w:id="332150375">
              <w:marLeft w:val="0"/>
              <w:marRight w:val="0"/>
              <w:marTop w:val="0"/>
              <w:marBottom w:val="0"/>
              <w:divBdr>
                <w:top w:val="none" w:sz="0" w:space="0" w:color="auto"/>
                <w:left w:val="none" w:sz="0" w:space="0" w:color="auto"/>
                <w:bottom w:val="none" w:sz="0" w:space="0" w:color="auto"/>
                <w:right w:val="none" w:sz="0" w:space="0" w:color="auto"/>
              </w:divBdr>
            </w:div>
            <w:div w:id="345639957">
              <w:marLeft w:val="0"/>
              <w:marRight w:val="0"/>
              <w:marTop w:val="0"/>
              <w:marBottom w:val="0"/>
              <w:divBdr>
                <w:top w:val="none" w:sz="0" w:space="0" w:color="auto"/>
                <w:left w:val="none" w:sz="0" w:space="0" w:color="auto"/>
                <w:bottom w:val="none" w:sz="0" w:space="0" w:color="auto"/>
                <w:right w:val="none" w:sz="0" w:space="0" w:color="auto"/>
              </w:divBdr>
            </w:div>
            <w:div w:id="385959903">
              <w:marLeft w:val="0"/>
              <w:marRight w:val="0"/>
              <w:marTop w:val="0"/>
              <w:marBottom w:val="0"/>
              <w:divBdr>
                <w:top w:val="none" w:sz="0" w:space="0" w:color="auto"/>
                <w:left w:val="none" w:sz="0" w:space="0" w:color="auto"/>
                <w:bottom w:val="none" w:sz="0" w:space="0" w:color="auto"/>
                <w:right w:val="none" w:sz="0" w:space="0" w:color="auto"/>
              </w:divBdr>
              <w:divsChild>
                <w:div w:id="1781435">
                  <w:marLeft w:val="0"/>
                  <w:marRight w:val="0"/>
                  <w:marTop w:val="0"/>
                  <w:marBottom w:val="0"/>
                  <w:divBdr>
                    <w:top w:val="none" w:sz="0" w:space="0" w:color="auto"/>
                    <w:left w:val="none" w:sz="0" w:space="0" w:color="auto"/>
                    <w:bottom w:val="none" w:sz="0" w:space="0" w:color="auto"/>
                    <w:right w:val="none" w:sz="0" w:space="0" w:color="auto"/>
                  </w:divBdr>
                </w:div>
                <w:div w:id="2365239">
                  <w:marLeft w:val="0"/>
                  <w:marRight w:val="0"/>
                  <w:marTop w:val="0"/>
                  <w:marBottom w:val="0"/>
                  <w:divBdr>
                    <w:top w:val="none" w:sz="0" w:space="0" w:color="auto"/>
                    <w:left w:val="none" w:sz="0" w:space="0" w:color="auto"/>
                    <w:bottom w:val="none" w:sz="0" w:space="0" w:color="auto"/>
                    <w:right w:val="none" w:sz="0" w:space="0" w:color="auto"/>
                  </w:divBdr>
                </w:div>
                <w:div w:id="3560110">
                  <w:marLeft w:val="0"/>
                  <w:marRight w:val="0"/>
                  <w:marTop w:val="0"/>
                  <w:marBottom w:val="0"/>
                  <w:divBdr>
                    <w:top w:val="none" w:sz="0" w:space="0" w:color="auto"/>
                    <w:left w:val="none" w:sz="0" w:space="0" w:color="auto"/>
                    <w:bottom w:val="none" w:sz="0" w:space="0" w:color="auto"/>
                    <w:right w:val="none" w:sz="0" w:space="0" w:color="auto"/>
                  </w:divBdr>
                </w:div>
                <w:div w:id="4941244">
                  <w:marLeft w:val="0"/>
                  <w:marRight w:val="0"/>
                  <w:marTop w:val="0"/>
                  <w:marBottom w:val="0"/>
                  <w:divBdr>
                    <w:top w:val="none" w:sz="0" w:space="0" w:color="auto"/>
                    <w:left w:val="none" w:sz="0" w:space="0" w:color="auto"/>
                    <w:bottom w:val="none" w:sz="0" w:space="0" w:color="auto"/>
                    <w:right w:val="none" w:sz="0" w:space="0" w:color="auto"/>
                  </w:divBdr>
                </w:div>
                <w:div w:id="5447407">
                  <w:marLeft w:val="0"/>
                  <w:marRight w:val="0"/>
                  <w:marTop w:val="0"/>
                  <w:marBottom w:val="0"/>
                  <w:divBdr>
                    <w:top w:val="none" w:sz="0" w:space="0" w:color="auto"/>
                    <w:left w:val="none" w:sz="0" w:space="0" w:color="auto"/>
                    <w:bottom w:val="none" w:sz="0" w:space="0" w:color="auto"/>
                    <w:right w:val="none" w:sz="0" w:space="0" w:color="auto"/>
                  </w:divBdr>
                </w:div>
                <w:div w:id="7567204">
                  <w:marLeft w:val="0"/>
                  <w:marRight w:val="0"/>
                  <w:marTop w:val="0"/>
                  <w:marBottom w:val="0"/>
                  <w:divBdr>
                    <w:top w:val="none" w:sz="0" w:space="0" w:color="auto"/>
                    <w:left w:val="none" w:sz="0" w:space="0" w:color="auto"/>
                    <w:bottom w:val="none" w:sz="0" w:space="0" w:color="auto"/>
                    <w:right w:val="none" w:sz="0" w:space="0" w:color="auto"/>
                  </w:divBdr>
                </w:div>
                <w:div w:id="7678261">
                  <w:marLeft w:val="0"/>
                  <w:marRight w:val="0"/>
                  <w:marTop w:val="0"/>
                  <w:marBottom w:val="0"/>
                  <w:divBdr>
                    <w:top w:val="none" w:sz="0" w:space="0" w:color="auto"/>
                    <w:left w:val="none" w:sz="0" w:space="0" w:color="auto"/>
                    <w:bottom w:val="none" w:sz="0" w:space="0" w:color="auto"/>
                    <w:right w:val="none" w:sz="0" w:space="0" w:color="auto"/>
                  </w:divBdr>
                </w:div>
                <w:div w:id="8064921">
                  <w:marLeft w:val="0"/>
                  <w:marRight w:val="0"/>
                  <w:marTop w:val="0"/>
                  <w:marBottom w:val="0"/>
                  <w:divBdr>
                    <w:top w:val="none" w:sz="0" w:space="0" w:color="auto"/>
                    <w:left w:val="none" w:sz="0" w:space="0" w:color="auto"/>
                    <w:bottom w:val="none" w:sz="0" w:space="0" w:color="auto"/>
                    <w:right w:val="none" w:sz="0" w:space="0" w:color="auto"/>
                  </w:divBdr>
                </w:div>
                <w:div w:id="9334392">
                  <w:marLeft w:val="0"/>
                  <w:marRight w:val="0"/>
                  <w:marTop w:val="0"/>
                  <w:marBottom w:val="0"/>
                  <w:divBdr>
                    <w:top w:val="none" w:sz="0" w:space="0" w:color="auto"/>
                    <w:left w:val="none" w:sz="0" w:space="0" w:color="auto"/>
                    <w:bottom w:val="none" w:sz="0" w:space="0" w:color="auto"/>
                    <w:right w:val="none" w:sz="0" w:space="0" w:color="auto"/>
                  </w:divBdr>
                </w:div>
                <w:div w:id="9456962">
                  <w:marLeft w:val="0"/>
                  <w:marRight w:val="0"/>
                  <w:marTop w:val="0"/>
                  <w:marBottom w:val="0"/>
                  <w:divBdr>
                    <w:top w:val="none" w:sz="0" w:space="0" w:color="auto"/>
                    <w:left w:val="none" w:sz="0" w:space="0" w:color="auto"/>
                    <w:bottom w:val="none" w:sz="0" w:space="0" w:color="auto"/>
                    <w:right w:val="none" w:sz="0" w:space="0" w:color="auto"/>
                  </w:divBdr>
                </w:div>
                <w:div w:id="9651633">
                  <w:marLeft w:val="0"/>
                  <w:marRight w:val="0"/>
                  <w:marTop w:val="0"/>
                  <w:marBottom w:val="0"/>
                  <w:divBdr>
                    <w:top w:val="none" w:sz="0" w:space="0" w:color="auto"/>
                    <w:left w:val="none" w:sz="0" w:space="0" w:color="auto"/>
                    <w:bottom w:val="none" w:sz="0" w:space="0" w:color="auto"/>
                    <w:right w:val="none" w:sz="0" w:space="0" w:color="auto"/>
                  </w:divBdr>
                </w:div>
                <w:div w:id="10766373">
                  <w:marLeft w:val="0"/>
                  <w:marRight w:val="0"/>
                  <w:marTop w:val="0"/>
                  <w:marBottom w:val="0"/>
                  <w:divBdr>
                    <w:top w:val="none" w:sz="0" w:space="0" w:color="auto"/>
                    <w:left w:val="none" w:sz="0" w:space="0" w:color="auto"/>
                    <w:bottom w:val="none" w:sz="0" w:space="0" w:color="auto"/>
                    <w:right w:val="none" w:sz="0" w:space="0" w:color="auto"/>
                  </w:divBdr>
                </w:div>
                <w:div w:id="10838296">
                  <w:marLeft w:val="0"/>
                  <w:marRight w:val="0"/>
                  <w:marTop w:val="0"/>
                  <w:marBottom w:val="0"/>
                  <w:divBdr>
                    <w:top w:val="none" w:sz="0" w:space="0" w:color="auto"/>
                    <w:left w:val="none" w:sz="0" w:space="0" w:color="auto"/>
                    <w:bottom w:val="none" w:sz="0" w:space="0" w:color="auto"/>
                    <w:right w:val="none" w:sz="0" w:space="0" w:color="auto"/>
                  </w:divBdr>
                </w:div>
                <w:div w:id="11225485">
                  <w:marLeft w:val="0"/>
                  <w:marRight w:val="0"/>
                  <w:marTop w:val="0"/>
                  <w:marBottom w:val="0"/>
                  <w:divBdr>
                    <w:top w:val="none" w:sz="0" w:space="0" w:color="auto"/>
                    <w:left w:val="none" w:sz="0" w:space="0" w:color="auto"/>
                    <w:bottom w:val="none" w:sz="0" w:space="0" w:color="auto"/>
                    <w:right w:val="none" w:sz="0" w:space="0" w:color="auto"/>
                  </w:divBdr>
                </w:div>
                <w:div w:id="13072001">
                  <w:marLeft w:val="0"/>
                  <w:marRight w:val="0"/>
                  <w:marTop w:val="0"/>
                  <w:marBottom w:val="0"/>
                  <w:divBdr>
                    <w:top w:val="none" w:sz="0" w:space="0" w:color="auto"/>
                    <w:left w:val="none" w:sz="0" w:space="0" w:color="auto"/>
                    <w:bottom w:val="none" w:sz="0" w:space="0" w:color="auto"/>
                    <w:right w:val="none" w:sz="0" w:space="0" w:color="auto"/>
                  </w:divBdr>
                </w:div>
                <w:div w:id="19015268">
                  <w:marLeft w:val="0"/>
                  <w:marRight w:val="0"/>
                  <w:marTop w:val="0"/>
                  <w:marBottom w:val="0"/>
                  <w:divBdr>
                    <w:top w:val="none" w:sz="0" w:space="0" w:color="auto"/>
                    <w:left w:val="none" w:sz="0" w:space="0" w:color="auto"/>
                    <w:bottom w:val="none" w:sz="0" w:space="0" w:color="auto"/>
                    <w:right w:val="none" w:sz="0" w:space="0" w:color="auto"/>
                  </w:divBdr>
                </w:div>
                <w:div w:id="19597331">
                  <w:marLeft w:val="0"/>
                  <w:marRight w:val="0"/>
                  <w:marTop w:val="0"/>
                  <w:marBottom w:val="0"/>
                  <w:divBdr>
                    <w:top w:val="none" w:sz="0" w:space="0" w:color="auto"/>
                    <w:left w:val="none" w:sz="0" w:space="0" w:color="auto"/>
                    <w:bottom w:val="none" w:sz="0" w:space="0" w:color="auto"/>
                    <w:right w:val="none" w:sz="0" w:space="0" w:color="auto"/>
                  </w:divBdr>
                </w:div>
                <w:div w:id="19939826">
                  <w:marLeft w:val="0"/>
                  <w:marRight w:val="0"/>
                  <w:marTop w:val="0"/>
                  <w:marBottom w:val="0"/>
                  <w:divBdr>
                    <w:top w:val="none" w:sz="0" w:space="0" w:color="auto"/>
                    <w:left w:val="none" w:sz="0" w:space="0" w:color="auto"/>
                    <w:bottom w:val="none" w:sz="0" w:space="0" w:color="auto"/>
                    <w:right w:val="none" w:sz="0" w:space="0" w:color="auto"/>
                  </w:divBdr>
                </w:div>
                <w:div w:id="20398704">
                  <w:marLeft w:val="0"/>
                  <w:marRight w:val="0"/>
                  <w:marTop w:val="0"/>
                  <w:marBottom w:val="0"/>
                  <w:divBdr>
                    <w:top w:val="none" w:sz="0" w:space="0" w:color="auto"/>
                    <w:left w:val="none" w:sz="0" w:space="0" w:color="auto"/>
                    <w:bottom w:val="none" w:sz="0" w:space="0" w:color="auto"/>
                    <w:right w:val="none" w:sz="0" w:space="0" w:color="auto"/>
                  </w:divBdr>
                </w:div>
                <w:div w:id="22676476">
                  <w:marLeft w:val="0"/>
                  <w:marRight w:val="0"/>
                  <w:marTop w:val="0"/>
                  <w:marBottom w:val="0"/>
                  <w:divBdr>
                    <w:top w:val="none" w:sz="0" w:space="0" w:color="auto"/>
                    <w:left w:val="none" w:sz="0" w:space="0" w:color="auto"/>
                    <w:bottom w:val="none" w:sz="0" w:space="0" w:color="auto"/>
                    <w:right w:val="none" w:sz="0" w:space="0" w:color="auto"/>
                  </w:divBdr>
                </w:div>
                <w:div w:id="23337115">
                  <w:marLeft w:val="0"/>
                  <w:marRight w:val="0"/>
                  <w:marTop w:val="0"/>
                  <w:marBottom w:val="0"/>
                  <w:divBdr>
                    <w:top w:val="none" w:sz="0" w:space="0" w:color="auto"/>
                    <w:left w:val="none" w:sz="0" w:space="0" w:color="auto"/>
                    <w:bottom w:val="none" w:sz="0" w:space="0" w:color="auto"/>
                    <w:right w:val="none" w:sz="0" w:space="0" w:color="auto"/>
                  </w:divBdr>
                </w:div>
                <w:div w:id="26175434">
                  <w:marLeft w:val="0"/>
                  <w:marRight w:val="0"/>
                  <w:marTop w:val="0"/>
                  <w:marBottom w:val="0"/>
                  <w:divBdr>
                    <w:top w:val="none" w:sz="0" w:space="0" w:color="auto"/>
                    <w:left w:val="none" w:sz="0" w:space="0" w:color="auto"/>
                    <w:bottom w:val="none" w:sz="0" w:space="0" w:color="auto"/>
                    <w:right w:val="none" w:sz="0" w:space="0" w:color="auto"/>
                  </w:divBdr>
                </w:div>
                <w:div w:id="28190405">
                  <w:marLeft w:val="0"/>
                  <w:marRight w:val="0"/>
                  <w:marTop w:val="0"/>
                  <w:marBottom w:val="0"/>
                  <w:divBdr>
                    <w:top w:val="none" w:sz="0" w:space="0" w:color="auto"/>
                    <w:left w:val="none" w:sz="0" w:space="0" w:color="auto"/>
                    <w:bottom w:val="none" w:sz="0" w:space="0" w:color="auto"/>
                    <w:right w:val="none" w:sz="0" w:space="0" w:color="auto"/>
                  </w:divBdr>
                </w:div>
                <w:div w:id="28453482">
                  <w:marLeft w:val="0"/>
                  <w:marRight w:val="0"/>
                  <w:marTop w:val="0"/>
                  <w:marBottom w:val="0"/>
                  <w:divBdr>
                    <w:top w:val="none" w:sz="0" w:space="0" w:color="auto"/>
                    <w:left w:val="none" w:sz="0" w:space="0" w:color="auto"/>
                    <w:bottom w:val="none" w:sz="0" w:space="0" w:color="auto"/>
                    <w:right w:val="none" w:sz="0" w:space="0" w:color="auto"/>
                  </w:divBdr>
                </w:div>
                <w:div w:id="28990601">
                  <w:marLeft w:val="0"/>
                  <w:marRight w:val="0"/>
                  <w:marTop w:val="0"/>
                  <w:marBottom w:val="0"/>
                  <w:divBdr>
                    <w:top w:val="none" w:sz="0" w:space="0" w:color="auto"/>
                    <w:left w:val="none" w:sz="0" w:space="0" w:color="auto"/>
                    <w:bottom w:val="none" w:sz="0" w:space="0" w:color="auto"/>
                    <w:right w:val="none" w:sz="0" w:space="0" w:color="auto"/>
                  </w:divBdr>
                </w:div>
                <w:div w:id="31854486">
                  <w:marLeft w:val="0"/>
                  <w:marRight w:val="0"/>
                  <w:marTop w:val="0"/>
                  <w:marBottom w:val="0"/>
                  <w:divBdr>
                    <w:top w:val="none" w:sz="0" w:space="0" w:color="auto"/>
                    <w:left w:val="none" w:sz="0" w:space="0" w:color="auto"/>
                    <w:bottom w:val="none" w:sz="0" w:space="0" w:color="auto"/>
                    <w:right w:val="none" w:sz="0" w:space="0" w:color="auto"/>
                  </w:divBdr>
                </w:div>
                <w:div w:id="33969983">
                  <w:marLeft w:val="0"/>
                  <w:marRight w:val="0"/>
                  <w:marTop w:val="0"/>
                  <w:marBottom w:val="0"/>
                  <w:divBdr>
                    <w:top w:val="none" w:sz="0" w:space="0" w:color="auto"/>
                    <w:left w:val="none" w:sz="0" w:space="0" w:color="auto"/>
                    <w:bottom w:val="none" w:sz="0" w:space="0" w:color="auto"/>
                    <w:right w:val="none" w:sz="0" w:space="0" w:color="auto"/>
                  </w:divBdr>
                </w:div>
                <w:div w:id="36394835">
                  <w:marLeft w:val="0"/>
                  <w:marRight w:val="0"/>
                  <w:marTop w:val="0"/>
                  <w:marBottom w:val="0"/>
                  <w:divBdr>
                    <w:top w:val="none" w:sz="0" w:space="0" w:color="auto"/>
                    <w:left w:val="none" w:sz="0" w:space="0" w:color="auto"/>
                    <w:bottom w:val="none" w:sz="0" w:space="0" w:color="auto"/>
                    <w:right w:val="none" w:sz="0" w:space="0" w:color="auto"/>
                  </w:divBdr>
                </w:div>
                <w:div w:id="37171426">
                  <w:marLeft w:val="0"/>
                  <w:marRight w:val="0"/>
                  <w:marTop w:val="0"/>
                  <w:marBottom w:val="0"/>
                  <w:divBdr>
                    <w:top w:val="none" w:sz="0" w:space="0" w:color="auto"/>
                    <w:left w:val="none" w:sz="0" w:space="0" w:color="auto"/>
                    <w:bottom w:val="none" w:sz="0" w:space="0" w:color="auto"/>
                    <w:right w:val="none" w:sz="0" w:space="0" w:color="auto"/>
                  </w:divBdr>
                </w:div>
                <w:div w:id="38945787">
                  <w:marLeft w:val="0"/>
                  <w:marRight w:val="0"/>
                  <w:marTop w:val="0"/>
                  <w:marBottom w:val="0"/>
                  <w:divBdr>
                    <w:top w:val="none" w:sz="0" w:space="0" w:color="auto"/>
                    <w:left w:val="none" w:sz="0" w:space="0" w:color="auto"/>
                    <w:bottom w:val="none" w:sz="0" w:space="0" w:color="auto"/>
                    <w:right w:val="none" w:sz="0" w:space="0" w:color="auto"/>
                  </w:divBdr>
                </w:div>
                <w:div w:id="39089249">
                  <w:marLeft w:val="0"/>
                  <w:marRight w:val="0"/>
                  <w:marTop w:val="0"/>
                  <w:marBottom w:val="0"/>
                  <w:divBdr>
                    <w:top w:val="none" w:sz="0" w:space="0" w:color="auto"/>
                    <w:left w:val="none" w:sz="0" w:space="0" w:color="auto"/>
                    <w:bottom w:val="none" w:sz="0" w:space="0" w:color="auto"/>
                    <w:right w:val="none" w:sz="0" w:space="0" w:color="auto"/>
                  </w:divBdr>
                </w:div>
                <w:div w:id="41097402">
                  <w:marLeft w:val="0"/>
                  <w:marRight w:val="0"/>
                  <w:marTop w:val="0"/>
                  <w:marBottom w:val="0"/>
                  <w:divBdr>
                    <w:top w:val="none" w:sz="0" w:space="0" w:color="auto"/>
                    <w:left w:val="none" w:sz="0" w:space="0" w:color="auto"/>
                    <w:bottom w:val="none" w:sz="0" w:space="0" w:color="auto"/>
                    <w:right w:val="none" w:sz="0" w:space="0" w:color="auto"/>
                  </w:divBdr>
                </w:div>
                <w:div w:id="41558871">
                  <w:marLeft w:val="0"/>
                  <w:marRight w:val="0"/>
                  <w:marTop w:val="0"/>
                  <w:marBottom w:val="0"/>
                  <w:divBdr>
                    <w:top w:val="none" w:sz="0" w:space="0" w:color="auto"/>
                    <w:left w:val="none" w:sz="0" w:space="0" w:color="auto"/>
                    <w:bottom w:val="none" w:sz="0" w:space="0" w:color="auto"/>
                    <w:right w:val="none" w:sz="0" w:space="0" w:color="auto"/>
                  </w:divBdr>
                </w:div>
                <w:div w:id="43146337">
                  <w:marLeft w:val="0"/>
                  <w:marRight w:val="0"/>
                  <w:marTop w:val="0"/>
                  <w:marBottom w:val="0"/>
                  <w:divBdr>
                    <w:top w:val="none" w:sz="0" w:space="0" w:color="auto"/>
                    <w:left w:val="none" w:sz="0" w:space="0" w:color="auto"/>
                    <w:bottom w:val="none" w:sz="0" w:space="0" w:color="auto"/>
                    <w:right w:val="none" w:sz="0" w:space="0" w:color="auto"/>
                  </w:divBdr>
                </w:div>
                <w:div w:id="43531726">
                  <w:marLeft w:val="0"/>
                  <w:marRight w:val="0"/>
                  <w:marTop w:val="0"/>
                  <w:marBottom w:val="0"/>
                  <w:divBdr>
                    <w:top w:val="none" w:sz="0" w:space="0" w:color="auto"/>
                    <w:left w:val="none" w:sz="0" w:space="0" w:color="auto"/>
                    <w:bottom w:val="none" w:sz="0" w:space="0" w:color="auto"/>
                    <w:right w:val="none" w:sz="0" w:space="0" w:color="auto"/>
                  </w:divBdr>
                </w:div>
                <w:div w:id="44261324">
                  <w:marLeft w:val="0"/>
                  <w:marRight w:val="0"/>
                  <w:marTop w:val="0"/>
                  <w:marBottom w:val="0"/>
                  <w:divBdr>
                    <w:top w:val="none" w:sz="0" w:space="0" w:color="auto"/>
                    <w:left w:val="none" w:sz="0" w:space="0" w:color="auto"/>
                    <w:bottom w:val="none" w:sz="0" w:space="0" w:color="auto"/>
                    <w:right w:val="none" w:sz="0" w:space="0" w:color="auto"/>
                  </w:divBdr>
                </w:div>
                <w:div w:id="44915149">
                  <w:marLeft w:val="0"/>
                  <w:marRight w:val="0"/>
                  <w:marTop w:val="0"/>
                  <w:marBottom w:val="0"/>
                  <w:divBdr>
                    <w:top w:val="none" w:sz="0" w:space="0" w:color="auto"/>
                    <w:left w:val="none" w:sz="0" w:space="0" w:color="auto"/>
                    <w:bottom w:val="none" w:sz="0" w:space="0" w:color="auto"/>
                    <w:right w:val="none" w:sz="0" w:space="0" w:color="auto"/>
                  </w:divBdr>
                </w:div>
                <w:div w:id="45225052">
                  <w:marLeft w:val="0"/>
                  <w:marRight w:val="0"/>
                  <w:marTop w:val="0"/>
                  <w:marBottom w:val="0"/>
                  <w:divBdr>
                    <w:top w:val="none" w:sz="0" w:space="0" w:color="auto"/>
                    <w:left w:val="none" w:sz="0" w:space="0" w:color="auto"/>
                    <w:bottom w:val="none" w:sz="0" w:space="0" w:color="auto"/>
                    <w:right w:val="none" w:sz="0" w:space="0" w:color="auto"/>
                  </w:divBdr>
                </w:div>
                <w:div w:id="46950470">
                  <w:marLeft w:val="0"/>
                  <w:marRight w:val="0"/>
                  <w:marTop w:val="0"/>
                  <w:marBottom w:val="0"/>
                  <w:divBdr>
                    <w:top w:val="none" w:sz="0" w:space="0" w:color="auto"/>
                    <w:left w:val="none" w:sz="0" w:space="0" w:color="auto"/>
                    <w:bottom w:val="none" w:sz="0" w:space="0" w:color="auto"/>
                    <w:right w:val="none" w:sz="0" w:space="0" w:color="auto"/>
                  </w:divBdr>
                </w:div>
                <w:div w:id="47074212">
                  <w:marLeft w:val="0"/>
                  <w:marRight w:val="0"/>
                  <w:marTop w:val="0"/>
                  <w:marBottom w:val="0"/>
                  <w:divBdr>
                    <w:top w:val="none" w:sz="0" w:space="0" w:color="auto"/>
                    <w:left w:val="none" w:sz="0" w:space="0" w:color="auto"/>
                    <w:bottom w:val="none" w:sz="0" w:space="0" w:color="auto"/>
                    <w:right w:val="none" w:sz="0" w:space="0" w:color="auto"/>
                  </w:divBdr>
                </w:div>
                <w:div w:id="47458267">
                  <w:marLeft w:val="0"/>
                  <w:marRight w:val="0"/>
                  <w:marTop w:val="0"/>
                  <w:marBottom w:val="0"/>
                  <w:divBdr>
                    <w:top w:val="none" w:sz="0" w:space="0" w:color="auto"/>
                    <w:left w:val="none" w:sz="0" w:space="0" w:color="auto"/>
                    <w:bottom w:val="none" w:sz="0" w:space="0" w:color="auto"/>
                    <w:right w:val="none" w:sz="0" w:space="0" w:color="auto"/>
                  </w:divBdr>
                </w:div>
                <w:div w:id="49422464">
                  <w:marLeft w:val="0"/>
                  <w:marRight w:val="0"/>
                  <w:marTop w:val="0"/>
                  <w:marBottom w:val="0"/>
                  <w:divBdr>
                    <w:top w:val="none" w:sz="0" w:space="0" w:color="auto"/>
                    <w:left w:val="none" w:sz="0" w:space="0" w:color="auto"/>
                    <w:bottom w:val="none" w:sz="0" w:space="0" w:color="auto"/>
                    <w:right w:val="none" w:sz="0" w:space="0" w:color="auto"/>
                  </w:divBdr>
                </w:div>
                <w:div w:id="51390858">
                  <w:marLeft w:val="0"/>
                  <w:marRight w:val="0"/>
                  <w:marTop w:val="0"/>
                  <w:marBottom w:val="0"/>
                  <w:divBdr>
                    <w:top w:val="none" w:sz="0" w:space="0" w:color="auto"/>
                    <w:left w:val="none" w:sz="0" w:space="0" w:color="auto"/>
                    <w:bottom w:val="none" w:sz="0" w:space="0" w:color="auto"/>
                    <w:right w:val="none" w:sz="0" w:space="0" w:color="auto"/>
                  </w:divBdr>
                </w:div>
                <w:div w:id="51779169">
                  <w:marLeft w:val="0"/>
                  <w:marRight w:val="0"/>
                  <w:marTop w:val="0"/>
                  <w:marBottom w:val="0"/>
                  <w:divBdr>
                    <w:top w:val="none" w:sz="0" w:space="0" w:color="auto"/>
                    <w:left w:val="none" w:sz="0" w:space="0" w:color="auto"/>
                    <w:bottom w:val="none" w:sz="0" w:space="0" w:color="auto"/>
                    <w:right w:val="none" w:sz="0" w:space="0" w:color="auto"/>
                  </w:divBdr>
                </w:div>
                <w:div w:id="53160548">
                  <w:marLeft w:val="0"/>
                  <w:marRight w:val="0"/>
                  <w:marTop w:val="0"/>
                  <w:marBottom w:val="0"/>
                  <w:divBdr>
                    <w:top w:val="none" w:sz="0" w:space="0" w:color="auto"/>
                    <w:left w:val="none" w:sz="0" w:space="0" w:color="auto"/>
                    <w:bottom w:val="none" w:sz="0" w:space="0" w:color="auto"/>
                    <w:right w:val="none" w:sz="0" w:space="0" w:color="auto"/>
                  </w:divBdr>
                </w:div>
                <w:div w:id="53742624">
                  <w:marLeft w:val="0"/>
                  <w:marRight w:val="0"/>
                  <w:marTop w:val="0"/>
                  <w:marBottom w:val="0"/>
                  <w:divBdr>
                    <w:top w:val="none" w:sz="0" w:space="0" w:color="auto"/>
                    <w:left w:val="none" w:sz="0" w:space="0" w:color="auto"/>
                    <w:bottom w:val="none" w:sz="0" w:space="0" w:color="auto"/>
                    <w:right w:val="none" w:sz="0" w:space="0" w:color="auto"/>
                  </w:divBdr>
                </w:div>
                <w:div w:id="54200969">
                  <w:marLeft w:val="0"/>
                  <w:marRight w:val="0"/>
                  <w:marTop w:val="0"/>
                  <w:marBottom w:val="0"/>
                  <w:divBdr>
                    <w:top w:val="none" w:sz="0" w:space="0" w:color="auto"/>
                    <w:left w:val="none" w:sz="0" w:space="0" w:color="auto"/>
                    <w:bottom w:val="none" w:sz="0" w:space="0" w:color="auto"/>
                    <w:right w:val="none" w:sz="0" w:space="0" w:color="auto"/>
                  </w:divBdr>
                </w:div>
                <w:div w:id="57024061">
                  <w:marLeft w:val="0"/>
                  <w:marRight w:val="0"/>
                  <w:marTop w:val="0"/>
                  <w:marBottom w:val="0"/>
                  <w:divBdr>
                    <w:top w:val="none" w:sz="0" w:space="0" w:color="auto"/>
                    <w:left w:val="none" w:sz="0" w:space="0" w:color="auto"/>
                    <w:bottom w:val="none" w:sz="0" w:space="0" w:color="auto"/>
                    <w:right w:val="none" w:sz="0" w:space="0" w:color="auto"/>
                  </w:divBdr>
                </w:div>
                <w:div w:id="57940610">
                  <w:marLeft w:val="0"/>
                  <w:marRight w:val="0"/>
                  <w:marTop w:val="0"/>
                  <w:marBottom w:val="0"/>
                  <w:divBdr>
                    <w:top w:val="none" w:sz="0" w:space="0" w:color="auto"/>
                    <w:left w:val="none" w:sz="0" w:space="0" w:color="auto"/>
                    <w:bottom w:val="none" w:sz="0" w:space="0" w:color="auto"/>
                    <w:right w:val="none" w:sz="0" w:space="0" w:color="auto"/>
                  </w:divBdr>
                </w:div>
                <w:div w:id="58528739">
                  <w:marLeft w:val="0"/>
                  <w:marRight w:val="0"/>
                  <w:marTop w:val="0"/>
                  <w:marBottom w:val="0"/>
                  <w:divBdr>
                    <w:top w:val="none" w:sz="0" w:space="0" w:color="auto"/>
                    <w:left w:val="none" w:sz="0" w:space="0" w:color="auto"/>
                    <w:bottom w:val="none" w:sz="0" w:space="0" w:color="auto"/>
                    <w:right w:val="none" w:sz="0" w:space="0" w:color="auto"/>
                  </w:divBdr>
                </w:div>
                <w:div w:id="63451530">
                  <w:marLeft w:val="0"/>
                  <w:marRight w:val="0"/>
                  <w:marTop w:val="0"/>
                  <w:marBottom w:val="0"/>
                  <w:divBdr>
                    <w:top w:val="none" w:sz="0" w:space="0" w:color="auto"/>
                    <w:left w:val="none" w:sz="0" w:space="0" w:color="auto"/>
                    <w:bottom w:val="none" w:sz="0" w:space="0" w:color="auto"/>
                    <w:right w:val="none" w:sz="0" w:space="0" w:color="auto"/>
                  </w:divBdr>
                </w:div>
                <w:div w:id="64033542">
                  <w:marLeft w:val="0"/>
                  <w:marRight w:val="0"/>
                  <w:marTop w:val="0"/>
                  <w:marBottom w:val="0"/>
                  <w:divBdr>
                    <w:top w:val="none" w:sz="0" w:space="0" w:color="auto"/>
                    <w:left w:val="none" w:sz="0" w:space="0" w:color="auto"/>
                    <w:bottom w:val="none" w:sz="0" w:space="0" w:color="auto"/>
                    <w:right w:val="none" w:sz="0" w:space="0" w:color="auto"/>
                  </w:divBdr>
                </w:div>
                <w:div w:id="65029716">
                  <w:marLeft w:val="0"/>
                  <w:marRight w:val="0"/>
                  <w:marTop w:val="0"/>
                  <w:marBottom w:val="0"/>
                  <w:divBdr>
                    <w:top w:val="none" w:sz="0" w:space="0" w:color="auto"/>
                    <w:left w:val="none" w:sz="0" w:space="0" w:color="auto"/>
                    <w:bottom w:val="none" w:sz="0" w:space="0" w:color="auto"/>
                    <w:right w:val="none" w:sz="0" w:space="0" w:color="auto"/>
                  </w:divBdr>
                </w:div>
                <w:div w:id="65032954">
                  <w:marLeft w:val="0"/>
                  <w:marRight w:val="0"/>
                  <w:marTop w:val="0"/>
                  <w:marBottom w:val="0"/>
                  <w:divBdr>
                    <w:top w:val="none" w:sz="0" w:space="0" w:color="auto"/>
                    <w:left w:val="none" w:sz="0" w:space="0" w:color="auto"/>
                    <w:bottom w:val="none" w:sz="0" w:space="0" w:color="auto"/>
                    <w:right w:val="none" w:sz="0" w:space="0" w:color="auto"/>
                  </w:divBdr>
                </w:div>
                <w:div w:id="65341403">
                  <w:marLeft w:val="0"/>
                  <w:marRight w:val="0"/>
                  <w:marTop w:val="0"/>
                  <w:marBottom w:val="0"/>
                  <w:divBdr>
                    <w:top w:val="none" w:sz="0" w:space="0" w:color="auto"/>
                    <w:left w:val="none" w:sz="0" w:space="0" w:color="auto"/>
                    <w:bottom w:val="none" w:sz="0" w:space="0" w:color="auto"/>
                    <w:right w:val="none" w:sz="0" w:space="0" w:color="auto"/>
                  </w:divBdr>
                </w:div>
                <w:div w:id="65420513">
                  <w:marLeft w:val="0"/>
                  <w:marRight w:val="0"/>
                  <w:marTop w:val="0"/>
                  <w:marBottom w:val="0"/>
                  <w:divBdr>
                    <w:top w:val="none" w:sz="0" w:space="0" w:color="auto"/>
                    <w:left w:val="none" w:sz="0" w:space="0" w:color="auto"/>
                    <w:bottom w:val="none" w:sz="0" w:space="0" w:color="auto"/>
                    <w:right w:val="none" w:sz="0" w:space="0" w:color="auto"/>
                  </w:divBdr>
                </w:div>
                <w:div w:id="67307913">
                  <w:marLeft w:val="0"/>
                  <w:marRight w:val="0"/>
                  <w:marTop w:val="0"/>
                  <w:marBottom w:val="0"/>
                  <w:divBdr>
                    <w:top w:val="none" w:sz="0" w:space="0" w:color="auto"/>
                    <w:left w:val="none" w:sz="0" w:space="0" w:color="auto"/>
                    <w:bottom w:val="none" w:sz="0" w:space="0" w:color="auto"/>
                    <w:right w:val="none" w:sz="0" w:space="0" w:color="auto"/>
                  </w:divBdr>
                </w:div>
                <w:div w:id="68238995">
                  <w:marLeft w:val="0"/>
                  <w:marRight w:val="0"/>
                  <w:marTop w:val="0"/>
                  <w:marBottom w:val="0"/>
                  <w:divBdr>
                    <w:top w:val="none" w:sz="0" w:space="0" w:color="auto"/>
                    <w:left w:val="none" w:sz="0" w:space="0" w:color="auto"/>
                    <w:bottom w:val="none" w:sz="0" w:space="0" w:color="auto"/>
                    <w:right w:val="none" w:sz="0" w:space="0" w:color="auto"/>
                  </w:divBdr>
                </w:div>
                <w:div w:id="68354050">
                  <w:marLeft w:val="0"/>
                  <w:marRight w:val="0"/>
                  <w:marTop w:val="0"/>
                  <w:marBottom w:val="0"/>
                  <w:divBdr>
                    <w:top w:val="none" w:sz="0" w:space="0" w:color="auto"/>
                    <w:left w:val="none" w:sz="0" w:space="0" w:color="auto"/>
                    <w:bottom w:val="none" w:sz="0" w:space="0" w:color="auto"/>
                    <w:right w:val="none" w:sz="0" w:space="0" w:color="auto"/>
                  </w:divBdr>
                </w:div>
                <w:div w:id="71046404">
                  <w:marLeft w:val="0"/>
                  <w:marRight w:val="0"/>
                  <w:marTop w:val="0"/>
                  <w:marBottom w:val="0"/>
                  <w:divBdr>
                    <w:top w:val="none" w:sz="0" w:space="0" w:color="auto"/>
                    <w:left w:val="none" w:sz="0" w:space="0" w:color="auto"/>
                    <w:bottom w:val="none" w:sz="0" w:space="0" w:color="auto"/>
                    <w:right w:val="none" w:sz="0" w:space="0" w:color="auto"/>
                  </w:divBdr>
                </w:div>
                <w:div w:id="71393544">
                  <w:marLeft w:val="0"/>
                  <w:marRight w:val="0"/>
                  <w:marTop w:val="0"/>
                  <w:marBottom w:val="0"/>
                  <w:divBdr>
                    <w:top w:val="none" w:sz="0" w:space="0" w:color="auto"/>
                    <w:left w:val="none" w:sz="0" w:space="0" w:color="auto"/>
                    <w:bottom w:val="none" w:sz="0" w:space="0" w:color="auto"/>
                    <w:right w:val="none" w:sz="0" w:space="0" w:color="auto"/>
                  </w:divBdr>
                </w:div>
                <w:div w:id="72091874">
                  <w:marLeft w:val="0"/>
                  <w:marRight w:val="0"/>
                  <w:marTop w:val="0"/>
                  <w:marBottom w:val="0"/>
                  <w:divBdr>
                    <w:top w:val="none" w:sz="0" w:space="0" w:color="auto"/>
                    <w:left w:val="none" w:sz="0" w:space="0" w:color="auto"/>
                    <w:bottom w:val="none" w:sz="0" w:space="0" w:color="auto"/>
                    <w:right w:val="none" w:sz="0" w:space="0" w:color="auto"/>
                  </w:divBdr>
                </w:div>
                <w:div w:id="72289089">
                  <w:marLeft w:val="0"/>
                  <w:marRight w:val="0"/>
                  <w:marTop w:val="0"/>
                  <w:marBottom w:val="0"/>
                  <w:divBdr>
                    <w:top w:val="none" w:sz="0" w:space="0" w:color="auto"/>
                    <w:left w:val="none" w:sz="0" w:space="0" w:color="auto"/>
                    <w:bottom w:val="none" w:sz="0" w:space="0" w:color="auto"/>
                    <w:right w:val="none" w:sz="0" w:space="0" w:color="auto"/>
                  </w:divBdr>
                </w:div>
                <w:div w:id="72435796">
                  <w:marLeft w:val="0"/>
                  <w:marRight w:val="0"/>
                  <w:marTop w:val="0"/>
                  <w:marBottom w:val="0"/>
                  <w:divBdr>
                    <w:top w:val="none" w:sz="0" w:space="0" w:color="auto"/>
                    <w:left w:val="none" w:sz="0" w:space="0" w:color="auto"/>
                    <w:bottom w:val="none" w:sz="0" w:space="0" w:color="auto"/>
                    <w:right w:val="none" w:sz="0" w:space="0" w:color="auto"/>
                  </w:divBdr>
                </w:div>
                <w:div w:id="74669308">
                  <w:marLeft w:val="0"/>
                  <w:marRight w:val="0"/>
                  <w:marTop w:val="0"/>
                  <w:marBottom w:val="0"/>
                  <w:divBdr>
                    <w:top w:val="none" w:sz="0" w:space="0" w:color="auto"/>
                    <w:left w:val="none" w:sz="0" w:space="0" w:color="auto"/>
                    <w:bottom w:val="none" w:sz="0" w:space="0" w:color="auto"/>
                    <w:right w:val="none" w:sz="0" w:space="0" w:color="auto"/>
                  </w:divBdr>
                </w:div>
                <w:div w:id="74715316">
                  <w:marLeft w:val="0"/>
                  <w:marRight w:val="0"/>
                  <w:marTop w:val="0"/>
                  <w:marBottom w:val="0"/>
                  <w:divBdr>
                    <w:top w:val="none" w:sz="0" w:space="0" w:color="auto"/>
                    <w:left w:val="none" w:sz="0" w:space="0" w:color="auto"/>
                    <w:bottom w:val="none" w:sz="0" w:space="0" w:color="auto"/>
                    <w:right w:val="none" w:sz="0" w:space="0" w:color="auto"/>
                  </w:divBdr>
                </w:div>
                <w:div w:id="74908742">
                  <w:marLeft w:val="0"/>
                  <w:marRight w:val="0"/>
                  <w:marTop w:val="0"/>
                  <w:marBottom w:val="0"/>
                  <w:divBdr>
                    <w:top w:val="none" w:sz="0" w:space="0" w:color="auto"/>
                    <w:left w:val="none" w:sz="0" w:space="0" w:color="auto"/>
                    <w:bottom w:val="none" w:sz="0" w:space="0" w:color="auto"/>
                    <w:right w:val="none" w:sz="0" w:space="0" w:color="auto"/>
                  </w:divBdr>
                </w:div>
                <w:div w:id="75397520">
                  <w:marLeft w:val="0"/>
                  <w:marRight w:val="0"/>
                  <w:marTop w:val="0"/>
                  <w:marBottom w:val="0"/>
                  <w:divBdr>
                    <w:top w:val="none" w:sz="0" w:space="0" w:color="auto"/>
                    <w:left w:val="none" w:sz="0" w:space="0" w:color="auto"/>
                    <w:bottom w:val="none" w:sz="0" w:space="0" w:color="auto"/>
                    <w:right w:val="none" w:sz="0" w:space="0" w:color="auto"/>
                  </w:divBdr>
                </w:div>
                <w:div w:id="76446177">
                  <w:marLeft w:val="0"/>
                  <w:marRight w:val="0"/>
                  <w:marTop w:val="0"/>
                  <w:marBottom w:val="0"/>
                  <w:divBdr>
                    <w:top w:val="none" w:sz="0" w:space="0" w:color="auto"/>
                    <w:left w:val="none" w:sz="0" w:space="0" w:color="auto"/>
                    <w:bottom w:val="none" w:sz="0" w:space="0" w:color="auto"/>
                    <w:right w:val="none" w:sz="0" w:space="0" w:color="auto"/>
                  </w:divBdr>
                </w:div>
                <w:div w:id="79375294">
                  <w:marLeft w:val="0"/>
                  <w:marRight w:val="0"/>
                  <w:marTop w:val="0"/>
                  <w:marBottom w:val="0"/>
                  <w:divBdr>
                    <w:top w:val="none" w:sz="0" w:space="0" w:color="auto"/>
                    <w:left w:val="none" w:sz="0" w:space="0" w:color="auto"/>
                    <w:bottom w:val="none" w:sz="0" w:space="0" w:color="auto"/>
                    <w:right w:val="none" w:sz="0" w:space="0" w:color="auto"/>
                  </w:divBdr>
                </w:div>
                <w:div w:id="80493781">
                  <w:marLeft w:val="0"/>
                  <w:marRight w:val="0"/>
                  <w:marTop w:val="0"/>
                  <w:marBottom w:val="0"/>
                  <w:divBdr>
                    <w:top w:val="none" w:sz="0" w:space="0" w:color="auto"/>
                    <w:left w:val="none" w:sz="0" w:space="0" w:color="auto"/>
                    <w:bottom w:val="none" w:sz="0" w:space="0" w:color="auto"/>
                    <w:right w:val="none" w:sz="0" w:space="0" w:color="auto"/>
                  </w:divBdr>
                </w:div>
                <w:div w:id="81075268">
                  <w:marLeft w:val="0"/>
                  <w:marRight w:val="0"/>
                  <w:marTop w:val="0"/>
                  <w:marBottom w:val="0"/>
                  <w:divBdr>
                    <w:top w:val="none" w:sz="0" w:space="0" w:color="auto"/>
                    <w:left w:val="none" w:sz="0" w:space="0" w:color="auto"/>
                    <w:bottom w:val="none" w:sz="0" w:space="0" w:color="auto"/>
                    <w:right w:val="none" w:sz="0" w:space="0" w:color="auto"/>
                  </w:divBdr>
                </w:div>
                <w:div w:id="82118674">
                  <w:marLeft w:val="0"/>
                  <w:marRight w:val="0"/>
                  <w:marTop w:val="0"/>
                  <w:marBottom w:val="0"/>
                  <w:divBdr>
                    <w:top w:val="none" w:sz="0" w:space="0" w:color="auto"/>
                    <w:left w:val="none" w:sz="0" w:space="0" w:color="auto"/>
                    <w:bottom w:val="none" w:sz="0" w:space="0" w:color="auto"/>
                    <w:right w:val="none" w:sz="0" w:space="0" w:color="auto"/>
                  </w:divBdr>
                </w:div>
                <w:div w:id="82730559">
                  <w:marLeft w:val="0"/>
                  <w:marRight w:val="0"/>
                  <w:marTop w:val="0"/>
                  <w:marBottom w:val="0"/>
                  <w:divBdr>
                    <w:top w:val="none" w:sz="0" w:space="0" w:color="auto"/>
                    <w:left w:val="none" w:sz="0" w:space="0" w:color="auto"/>
                    <w:bottom w:val="none" w:sz="0" w:space="0" w:color="auto"/>
                    <w:right w:val="none" w:sz="0" w:space="0" w:color="auto"/>
                  </w:divBdr>
                </w:div>
                <w:div w:id="82731062">
                  <w:marLeft w:val="0"/>
                  <w:marRight w:val="0"/>
                  <w:marTop w:val="0"/>
                  <w:marBottom w:val="0"/>
                  <w:divBdr>
                    <w:top w:val="none" w:sz="0" w:space="0" w:color="auto"/>
                    <w:left w:val="none" w:sz="0" w:space="0" w:color="auto"/>
                    <w:bottom w:val="none" w:sz="0" w:space="0" w:color="auto"/>
                    <w:right w:val="none" w:sz="0" w:space="0" w:color="auto"/>
                  </w:divBdr>
                </w:div>
                <w:div w:id="82997129">
                  <w:marLeft w:val="0"/>
                  <w:marRight w:val="0"/>
                  <w:marTop w:val="0"/>
                  <w:marBottom w:val="0"/>
                  <w:divBdr>
                    <w:top w:val="none" w:sz="0" w:space="0" w:color="auto"/>
                    <w:left w:val="none" w:sz="0" w:space="0" w:color="auto"/>
                    <w:bottom w:val="none" w:sz="0" w:space="0" w:color="auto"/>
                    <w:right w:val="none" w:sz="0" w:space="0" w:color="auto"/>
                  </w:divBdr>
                </w:div>
                <w:div w:id="83965663">
                  <w:marLeft w:val="0"/>
                  <w:marRight w:val="0"/>
                  <w:marTop w:val="0"/>
                  <w:marBottom w:val="0"/>
                  <w:divBdr>
                    <w:top w:val="none" w:sz="0" w:space="0" w:color="auto"/>
                    <w:left w:val="none" w:sz="0" w:space="0" w:color="auto"/>
                    <w:bottom w:val="none" w:sz="0" w:space="0" w:color="auto"/>
                    <w:right w:val="none" w:sz="0" w:space="0" w:color="auto"/>
                  </w:divBdr>
                </w:div>
                <w:div w:id="87507328">
                  <w:marLeft w:val="0"/>
                  <w:marRight w:val="0"/>
                  <w:marTop w:val="0"/>
                  <w:marBottom w:val="0"/>
                  <w:divBdr>
                    <w:top w:val="none" w:sz="0" w:space="0" w:color="auto"/>
                    <w:left w:val="none" w:sz="0" w:space="0" w:color="auto"/>
                    <w:bottom w:val="none" w:sz="0" w:space="0" w:color="auto"/>
                    <w:right w:val="none" w:sz="0" w:space="0" w:color="auto"/>
                  </w:divBdr>
                </w:div>
                <w:div w:id="89157062">
                  <w:marLeft w:val="0"/>
                  <w:marRight w:val="0"/>
                  <w:marTop w:val="0"/>
                  <w:marBottom w:val="0"/>
                  <w:divBdr>
                    <w:top w:val="none" w:sz="0" w:space="0" w:color="auto"/>
                    <w:left w:val="none" w:sz="0" w:space="0" w:color="auto"/>
                    <w:bottom w:val="none" w:sz="0" w:space="0" w:color="auto"/>
                    <w:right w:val="none" w:sz="0" w:space="0" w:color="auto"/>
                  </w:divBdr>
                </w:div>
                <w:div w:id="89548839">
                  <w:marLeft w:val="0"/>
                  <w:marRight w:val="0"/>
                  <w:marTop w:val="0"/>
                  <w:marBottom w:val="0"/>
                  <w:divBdr>
                    <w:top w:val="none" w:sz="0" w:space="0" w:color="auto"/>
                    <w:left w:val="none" w:sz="0" w:space="0" w:color="auto"/>
                    <w:bottom w:val="none" w:sz="0" w:space="0" w:color="auto"/>
                    <w:right w:val="none" w:sz="0" w:space="0" w:color="auto"/>
                  </w:divBdr>
                </w:div>
                <w:div w:id="90131092">
                  <w:marLeft w:val="0"/>
                  <w:marRight w:val="0"/>
                  <w:marTop w:val="0"/>
                  <w:marBottom w:val="0"/>
                  <w:divBdr>
                    <w:top w:val="none" w:sz="0" w:space="0" w:color="auto"/>
                    <w:left w:val="none" w:sz="0" w:space="0" w:color="auto"/>
                    <w:bottom w:val="none" w:sz="0" w:space="0" w:color="auto"/>
                    <w:right w:val="none" w:sz="0" w:space="0" w:color="auto"/>
                  </w:divBdr>
                </w:div>
                <w:div w:id="90244072">
                  <w:marLeft w:val="0"/>
                  <w:marRight w:val="0"/>
                  <w:marTop w:val="0"/>
                  <w:marBottom w:val="0"/>
                  <w:divBdr>
                    <w:top w:val="none" w:sz="0" w:space="0" w:color="auto"/>
                    <w:left w:val="none" w:sz="0" w:space="0" w:color="auto"/>
                    <w:bottom w:val="none" w:sz="0" w:space="0" w:color="auto"/>
                    <w:right w:val="none" w:sz="0" w:space="0" w:color="auto"/>
                  </w:divBdr>
                </w:div>
                <w:div w:id="90860760">
                  <w:marLeft w:val="0"/>
                  <w:marRight w:val="0"/>
                  <w:marTop w:val="0"/>
                  <w:marBottom w:val="0"/>
                  <w:divBdr>
                    <w:top w:val="none" w:sz="0" w:space="0" w:color="auto"/>
                    <w:left w:val="none" w:sz="0" w:space="0" w:color="auto"/>
                    <w:bottom w:val="none" w:sz="0" w:space="0" w:color="auto"/>
                    <w:right w:val="none" w:sz="0" w:space="0" w:color="auto"/>
                  </w:divBdr>
                </w:div>
                <w:div w:id="92215485">
                  <w:marLeft w:val="0"/>
                  <w:marRight w:val="0"/>
                  <w:marTop w:val="0"/>
                  <w:marBottom w:val="0"/>
                  <w:divBdr>
                    <w:top w:val="none" w:sz="0" w:space="0" w:color="auto"/>
                    <w:left w:val="none" w:sz="0" w:space="0" w:color="auto"/>
                    <w:bottom w:val="none" w:sz="0" w:space="0" w:color="auto"/>
                    <w:right w:val="none" w:sz="0" w:space="0" w:color="auto"/>
                  </w:divBdr>
                </w:div>
                <w:div w:id="93290118">
                  <w:marLeft w:val="0"/>
                  <w:marRight w:val="0"/>
                  <w:marTop w:val="0"/>
                  <w:marBottom w:val="0"/>
                  <w:divBdr>
                    <w:top w:val="none" w:sz="0" w:space="0" w:color="auto"/>
                    <w:left w:val="none" w:sz="0" w:space="0" w:color="auto"/>
                    <w:bottom w:val="none" w:sz="0" w:space="0" w:color="auto"/>
                    <w:right w:val="none" w:sz="0" w:space="0" w:color="auto"/>
                  </w:divBdr>
                </w:div>
                <w:div w:id="94596922">
                  <w:marLeft w:val="0"/>
                  <w:marRight w:val="0"/>
                  <w:marTop w:val="0"/>
                  <w:marBottom w:val="0"/>
                  <w:divBdr>
                    <w:top w:val="none" w:sz="0" w:space="0" w:color="auto"/>
                    <w:left w:val="none" w:sz="0" w:space="0" w:color="auto"/>
                    <w:bottom w:val="none" w:sz="0" w:space="0" w:color="auto"/>
                    <w:right w:val="none" w:sz="0" w:space="0" w:color="auto"/>
                  </w:divBdr>
                </w:div>
                <w:div w:id="100806696">
                  <w:marLeft w:val="0"/>
                  <w:marRight w:val="0"/>
                  <w:marTop w:val="0"/>
                  <w:marBottom w:val="0"/>
                  <w:divBdr>
                    <w:top w:val="none" w:sz="0" w:space="0" w:color="auto"/>
                    <w:left w:val="none" w:sz="0" w:space="0" w:color="auto"/>
                    <w:bottom w:val="none" w:sz="0" w:space="0" w:color="auto"/>
                    <w:right w:val="none" w:sz="0" w:space="0" w:color="auto"/>
                  </w:divBdr>
                </w:div>
                <w:div w:id="102188354">
                  <w:marLeft w:val="0"/>
                  <w:marRight w:val="0"/>
                  <w:marTop w:val="0"/>
                  <w:marBottom w:val="0"/>
                  <w:divBdr>
                    <w:top w:val="none" w:sz="0" w:space="0" w:color="auto"/>
                    <w:left w:val="none" w:sz="0" w:space="0" w:color="auto"/>
                    <w:bottom w:val="none" w:sz="0" w:space="0" w:color="auto"/>
                    <w:right w:val="none" w:sz="0" w:space="0" w:color="auto"/>
                  </w:divBdr>
                </w:div>
                <w:div w:id="105085113">
                  <w:marLeft w:val="0"/>
                  <w:marRight w:val="0"/>
                  <w:marTop w:val="0"/>
                  <w:marBottom w:val="0"/>
                  <w:divBdr>
                    <w:top w:val="none" w:sz="0" w:space="0" w:color="auto"/>
                    <w:left w:val="none" w:sz="0" w:space="0" w:color="auto"/>
                    <w:bottom w:val="none" w:sz="0" w:space="0" w:color="auto"/>
                    <w:right w:val="none" w:sz="0" w:space="0" w:color="auto"/>
                  </w:divBdr>
                </w:div>
                <w:div w:id="105275304">
                  <w:marLeft w:val="0"/>
                  <w:marRight w:val="0"/>
                  <w:marTop w:val="0"/>
                  <w:marBottom w:val="0"/>
                  <w:divBdr>
                    <w:top w:val="none" w:sz="0" w:space="0" w:color="auto"/>
                    <w:left w:val="none" w:sz="0" w:space="0" w:color="auto"/>
                    <w:bottom w:val="none" w:sz="0" w:space="0" w:color="auto"/>
                    <w:right w:val="none" w:sz="0" w:space="0" w:color="auto"/>
                  </w:divBdr>
                </w:div>
                <w:div w:id="108356106">
                  <w:marLeft w:val="0"/>
                  <w:marRight w:val="0"/>
                  <w:marTop w:val="0"/>
                  <w:marBottom w:val="0"/>
                  <w:divBdr>
                    <w:top w:val="none" w:sz="0" w:space="0" w:color="auto"/>
                    <w:left w:val="none" w:sz="0" w:space="0" w:color="auto"/>
                    <w:bottom w:val="none" w:sz="0" w:space="0" w:color="auto"/>
                    <w:right w:val="none" w:sz="0" w:space="0" w:color="auto"/>
                  </w:divBdr>
                </w:div>
                <w:div w:id="108857917">
                  <w:marLeft w:val="0"/>
                  <w:marRight w:val="0"/>
                  <w:marTop w:val="0"/>
                  <w:marBottom w:val="0"/>
                  <w:divBdr>
                    <w:top w:val="none" w:sz="0" w:space="0" w:color="auto"/>
                    <w:left w:val="none" w:sz="0" w:space="0" w:color="auto"/>
                    <w:bottom w:val="none" w:sz="0" w:space="0" w:color="auto"/>
                    <w:right w:val="none" w:sz="0" w:space="0" w:color="auto"/>
                  </w:divBdr>
                </w:div>
                <w:div w:id="109057940">
                  <w:marLeft w:val="0"/>
                  <w:marRight w:val="0"/>
                  <w:marTop w:val="0"/>
                  <w:marBottom w:val="0"/>
                  <w:divBdr>
                    <w:top w:val="none" w:sz="0" w:space="0" w:color="auto"/>
                    <w:left w:val="none" w:sz="0" w:space="0" w:color="auto"/>
                    <w:bottom w:val="none" w:sz="0" w:space="0" w:color="auto"/>
                    <w:right w:val="none" w:sz="0" w:space="0" w:color="auto"/>
                  </w:divBdr>
                </w:div>
                <w:div w:id="110518421">
                  <w:marLeft w:val="0"/>
                  <w:marRight w:val="0"/>
                  <w:marTop w:val="0"/>
                  <w:marBottom w:val="0"/>
                  <w:divBdr>
                    <w:top w:val="none" w:sz="0" w:space="0" w:color="auto"/>
                    <w:left w:val="none" w:sz="0" w:space="0" w:color="auto"/>
                    <w:bottom w:val="none" w:sz="0" w:space="0" w:color="auto"/>
                    <w:right w:val="none" w:sz="0" w:space="0" w:color="auto"/>
                  </w:divBdr>
                </w:div>
                <w:div w:id="110714298">
                  <w:marLeft w:val="0"/>
                  <w:marRight w:val="0"/>
                  <w:marTop w:val="0"/>
                  <w:marBottom w:val="0"/>
                  <w:divBdr>
                    <w:top w:val="none" w:sz="0" w:space="0" w:color="auto"/>
                    <w:left w:val="none" w:sz="0" w:space="0" w:color="auto"/>
                    <w:bottom w:val="none" w:sz="0" w:space="0" w:color="auto"/>
                    <w:right w:val="none" w:sz="0" w:space="0" w:color="auto"/>
                  </w:divBdr>
                </w:div>
                <w:div w:id="111750005">
                  <w:marLeft w:val="0"/>
                  <w:marRight w:val="0"/>
                  <w:marTop w:val="0"/>
                  <w:marBottom w:val="0"/>
                  <w:divBdr>
                    <w:top w:val="none" w:sz="0" w:space="0" w:color="auto"/>
                    <w:left w:val="none" w:sz="0" w:space="0" w:color="auto"/>
                    <w:bottom w:val="none" w:sz="0" w:space="0" w:color="auto"/>
                    <w:right w:val="none" w:sz="0" w:space="0" w:color="auto"/>
                  </w:divBdr>
                </w:div>
                <w:div w:id="115685982">
                  <w:marLeft w:val="0"/>
                  <w:marRight w:val="0"/>
                  <w:marTop w:val="0"/>
                  <w:marBottom w:val="0"/>
                  <w:divBdr>
                    <w:top w:val="none" w:sz="0" w:space="0" w:color="auto"/>
                    <w:left w:val="none" w:sz="0" w:space="0" w:color="auto"/>
                    <w:bottom w:val="none" w:sz="0" w:space="0" w:color="auto"/>
                    <w:right w:val="none" w:sz="0" w:space="0" w:color="auto"/>
                  </w:divBdr>
                </w:div>
                <w:div w:id="115949537">
                  <w:marLeft w:val="0"/>
                  <w:marRight w:val="0"/>
                  <w:marTop w:val="0"/>
                  <w:marBottom w:val="0"/>
                  <w:divBdr>
                    <w:top w:val="none" w:sz="0" w:space="0" w:color="auto"/>
                    <w:left w:val="none" w:sz="0" w:space="0" w:color="auto"/>
                    <w:bottom w:val="none" w:sz="0" w:space="0" w:color="auto"/>
                    <w:right w:val="none" w:sz="0" w:space="0" w:color="auto"/>
                  </w:divBdr>
                </w:div>
                <w:div w:id="117071962">
                  <w:marLeft w:val="0"/>
                  <w:marRight w:val="0"/>
                  <w:marTop w:val="0"/>
                  <w:marBottom w:val="0"/>
                  <w:divBdr>
                    <w:top w:val="none" w:sz="0" w:space="0" w:color="auto"/>
                    <w:left w:val="none" w:sz="0" w:space="0" w:color="auto"/>
                    <w:bottom w:val="none" w:sz="0" w:space="0" w:color="auto"/>
                    <w:right w:val="none" w:sz="0" w:space="0" w:color="auto"/>
                  </w:divBdr>
                </w:div>
                <w:div w:id="117376900">
                  <w:marLeft w:val="0"/>
                  <w:marRight w:val="0"/>
                  <w:marTop w:val="0"/>
                  <w:marBottom w:val="0"/>
                  <w:divBdr>
                    <w:top w:val="none" w:sz="0" w:space="0" w:color="auto"/>
                    <w:left w:val="none" w:sz="0" w:space="0" w:color="auto"/>
                    <w:bottom w:val="none" w:sz="0" w:space="0" w:color="auto"/>
                    <w:right w:val="none" w:sz="0" w:space="0" w:color="auto"/>
                  </w:divBdr>
                </w:div>
                <w:div w:id="118573972">
                  <w:marLeft w:val="0"/>
                  <w:marRight w:val="0"/>
                  <w:marTop w:val="0"/>
                  <w:marBottom w:val="0"/>
                  <w:divBdr>
                    <w:top w:val="none" w:sz="0" w:space="0" w:color="auto"/>
                    <w:left w:val="none" w:sz="0" w:space="0" w:color="auto"/>
                    <w:bottom w:val="none" w:sz="0" w:space="0" w:color="auto"/>
                    <w:right w:val="none" w:sz="0" w:space="0" w:color="auto"/>
                  </w:divBdr>
                </w:div>
                <w:div w:id="120268005">
                  <w:marLeft w:val="0"/>
                  <w:marRight w:val="0"/>
                  <w:marTop w:val="0"/>
                  <w:marBottom w:val="0"/>
                  <w:divBdr>
                    <w:top w:val="none" w:sz="0" w:space="0" w:color="auto"/>
                    <w:left w:val="none" w:sz="0" w:space="0" w:color="auto"/>
                    <w:bottom w:val="none" w:sz="0" w:space="0" w:color="auto"/>
                    <w:right w:val="none" w:sz="0" w:space="0" w:color="auto"/>
                  </w:divBdr>
                </w:div>
                <w:div w:id="120658720">
                  <w:marLeft w:val="0"/>
                  <w:marRight w:val="0"/>
                  <w:marTop w:val="0"/>
                  <w:marBottom w:val="0"/>
                  <w:divBdr>
                    <w:top w:val="none" w:sz="0" w:space="0" w:color="auto"/>
                    <w:left w:val="none" w:sz="0" w:space="0" w:color="auto"/>
                    <w:bottom w:val="none" w:sz="0" w:space="0" w:color="auto"/>
                    <w:right w:val="none" w:sz="0" w:space="0" w:color="auto"/>
                  </w:divBdr>
                </w:div>
                <w:div w:id="121927715">
                  <w:marLeft w:val="0"/>
                  <w:marRight w:val="0"/>
                  <w:marTop w:val="0"/>
                  <w:marBottom w:val="0"/>
                  <w:divBdr>
                    <w:top w:val="none" w:sz="0" w:space="0" w:color="auto"/>
                    <w:left w:val="none" w:sz="0" w:space="0" w:color="auto"/>
                    <w:bottom w:val="none" w:sz="0" w:space="0" w:color="auto"/>
                    <w:right w:val="none" w:sz="0" w:space="0" w:color="auto"/>
                  </w:divBdr>
                </w:div>
                <w:div w:id="123890719">
                  <w:marLeft w:val="0"/>
                  <w:marRight w:val="0"/>
                  <w:marTop w:val="0"/>
                  <w:marBottom w:val="0"/>
                  <w:divBdr>
                    <w:top w:val="none" w:sz="0" w:space="0" w:color="auto"/>
                    <w:left w:val="none" w:sz="0" w:space="0" w:color="auto"/>
                    <w:bottom w:val="none" w:sz="0" w:space="0" w:color="auto"/>
                    <w:right w:val="none" w:sz="0" w:space="0" w:color="auto"/>
                  </w:divBdr>
                </w:div>
                <w:div w:id="129328928">
                  <w:marLeft w:val="0"/>
                  <w:marRight w:val="0"/>
                  <w:marTop w:val="0"/>
                  <w:marBottom w:val="0"/>
                  <w:divBdr>
                    <w:top w:val="none" w:sz="0" w:space="0" w:color="auto"/>
                    <w:left w:val="none" w:sz="0" w:space="0" w:color="auto"/>
                    <w:bottom w:val="none" w:sz="0" w:space="0" w:color="auto"/>
                    <w:right w:val="none" w:sz="0" w:space="0" w:color="auto"/>
                  </w:divBdr>
                </w:div>
                <w:div w:id="129637271">
                  <w:marLeft w:val="0"/>
                  <w:marRight w:val="0"/>
                  <w:marTop w:val="0"/>
                  <w:marBottom w:val="0"/>
                  <w:divBdr>
                    <w:top w:val="none" w:sz="0" w:space="0" w:color="auto"/>
                    <w:left w:val="none" w:sz="0" w:space="0" w:color="auto"/>
                    <w:bottom w:val="none" w:sz="0" w:space="0" w:color="auto"/>
                    <w:right w:val="none" w:sz="0" w:space="0" w:color="auto"/>
                  </w:divBdr>
                </w:div>
                <w:div w:id="129977306">
                  <w:marLeft w:val="0"/>
                  <w:marRight w:val="0"/>
                  <w:marTop w:val="0"/>
                  <w:marBottom w:val="0"/>
                  <w:divBdr>
                    <w:top w:val="none" w:sz="0" w:space="0" w:color="auto"/>
                    <w:left w:val="none" w:sz="0" w:space="0" w:color="auto"/>
                    <w:bottom w:val="none" w:sz="0" w:space="0" w:color="auto"/>
                    <w:right w:val="none" w:sz="0" w:space="0" w:color="auto"/>
                  </w:divBdr>
                </w:div>
                <w:div w:id="130024881">
                  <w:marLeft w:val="0"/>
                  <w:marRight w:val="0"/>
                  <w:marTop w:val="0"/>
                  <w:marBottom w:val="0"/>
                  <w:divBdr>
                    <w:top w:val="none" w:sz="0" w:space="0" w:color="auto"/>
                    <w:left w:val="none" w:sz="0" w:space="0" w:color="auto"/>
                    <w:bottom w:val="none" w:sz="0" w:space="0" w:color="auto"/>
                    <w:right w:val="none" w:sz="0" w:space="0" w:color="auto"/>
                  </w:divBdr>
                </w:div>
                <w:div w:id="131601021">
                  <w:marLeft w:val="0"/>
                  <w:marRight w:val="0"/>
                  <w:marTop w:val="0"/>
                  <w:marBottom w:val="0"/>
                  <w:divBdr>
                    <w:top w:val="none" w:sz="0" w:space="0" w:color="auto"/>
                    <w:left w:val="none" w:sz="0" w:space="0" w:color="auto"/>
                    <w:bottom w:val="none" w:sz="0" w:space="0" w:color="auto"/>
                    <w:right w:val="none" w:sz="0" w:space="0" w:color="auto"/>
                  </w:divBdr>
                </w:div>
                <w:div w:id="131946299">
                  <w:marLeft w:val="0"/>
                  <w:marRight w:val="0"/>
                  <w:marTop w:val="0"/>
                  <w:marBottom w:val="0"/>
                  <w:divBdr>
                    <w:top w:val="none" w:sz="0" w:space="0" w:color="auto"/>
                    <w:left w:val="none" w:sz="0" w:space="0" w:color="auto"/>
                    <w:bottom w:val="none" w:sz="0" w:space="0" w:color="auto"/>
                    <w:right w:val="none" w:sz="0" w:space="0" w:color="auto"/>
                  </w:divBdr>
                </w:div>
                <w:div w:id="131951420">
                  <w:marLeft w:val="0"/>
                  <w:marRight w:val="0"/>
                  <w:marTop w:val="0"/>
                  <w:marBottom w:val="0"/>
                  <w:divBdr>
                    <w:top w:val="none" w:sz="0" w:space="0" w:color="auto"/>
                    <w:left w:val="none" w:sz="0" w:space="0" w:color="auto"/>
                    <w:bottom w:val="none" w:sz="0" w:space="0" w:color="auto"/>
                    <w:right w:val="none" w:sz="0" w:space="0" w:color="auto"/>
                  </w:divBdr>
                </w:div>
                <w:div w:id="132332632">
                  <w:marLeft w:val="0"/>
                  <w:marRight w:val="0"/>
                  <w:marTop w:val="0"/>
                  <w:marBottom w:val="0"/>
                  <w:divBdr>
                    <w:top w:val="none" w:sz="0" w:space="0" w:color="auto"/>
                    <w:left w:val="none" w:sz="0" w:space="0" w:color="auto"/>
                    <w:bottom w:val="none" w:sz="0" w:space="0" w:color="auto"/>
                    <w:right w:val="none" w:sz="0" w:space="0" w:color="auto"/>
                  </w:divBdr>
                </w:div>
                <w:div w:id="133105631">
                  <w:marLeft w:val="0"/>
                  <w:marRight w:val="0"/>
                  <w:marTop w:val="0"/>
                  <w:marBottom w:val="0"/>
                  <w:divBdr>
                    <w:top w:val="none" w:sz="0" w:space="0" w:color="auto"/>
                    <w:left w:val="none" w:sz="0" w:space="0" w:color="auto"/>
                    <w:bottom w:val="none" w:sz="0" w:space="0" w:color="auto"/>
                    <w:right w:val="none" w:sz="0" w:space="0" w:color="auto"/>
                  </w:divBdr>
                </w:div>
                <w:div w:id="134571101">
                  <w:marLeft w:val="0"/>
                  <w:marRight w:val="0"/>
                  <w:marTop w:val="0"/>
                  <w:marBottom w:val="0"/>
                  <w:divBdr>
                    <w:top w:val="none" w:sz="0" w:space="0" w:color="auto"/>
                    <w:left w:val="none" w:sz="0" w:space="0" w:color="auto"/>
                    <w:bottom w:val="none" w:sz="0" w:space="0" w:color="auto"/>
                    <w:right w:val="none" w:sz="0" w:space="0" w:color="auto"/>
                  </w:divBdr>
                </w:div>
                <w:div w:id="136149320">
                  <w:marLeft w:val="0"/>
                  <w:marRight w:val="0"/>
                  <w:marTop w:val="0"/>
                  <w:marBottom w:val="0"/>
                  <w:divBdr>
                    <w:top w:val="none" w:sz="0" w:space="0" w:color="auto"/>
                    <w:left w:val="none" w:sz="0" w:space="0" w:color="auto"/>
                    <w:bottom w:val="none" w:sz="0" w:space="0" w:color="auto"/>
                    <w:right w:val="none" w:sz="0" w:space="0" w:color="auto"/>
                  </w:divBdr>
                </w:div>
                <w:div w:id="136653909">
                  <w:marLeft w:val="0"/>
                  <w:marRight w:val="0"/>
                  <w:marTop w:val="0"/>
                  <w:marBottom w:val="0"/>
                  <w:divBdr>
                    <w:top w:val="none" w:sz="0" w:space="0" w:color="auto"/>
                    <w:left w:val="none" w:sz="0" w:space="0" w:color="auto"/>
                    <w:bottom w:val="none" w:sz="0" w:space="0" w:color="auto"/>
                    <w:right w:val="none" w:sz="0" w:space="0" w:color="auto"/>
                  </w:divBdr>
                </w:div>
                <w:div w:id="139076212">
                  <w:marLeft w:val="0"/>
                  <w:marRight w:val="0"/>
                  <w:marTop w:val="0"/>
                  <w:marBottom w:val="0"/>
                  <w:divBdr>
                    <w:top w:val="none" w:sz="0" w:space="0" w:color="auto"/>
                    <w:left w:val="none" w:sz="0" w:space="0" w:color="auto"/>
                    <w:bottom w:val="none" w:sz="0" w:space="0" w:color="auto"/>
                    <w:right w:val="none" w:sz="0" w:space="0" w:color="auto"/>
                  </w:divBdr>
                </w:div>
                <w:div w:id="139200404">
                  <w:marLeft w:val="0"/>
                  <w:marRight w:val="0"/>
                  <w:marTop w:val="0"/>
                  <w:marBottom w:val="0"/>
                  <w:divBdr>
                    <w:top w:val="none" w:sz="0" w:space="0" w:color="auto"/>
                    <w:left w:val="none" w:sz="0" w:space="0" w:color="auto"/>
                    <w:bottom w:val="none" w:sz="0" w:space="0" w:color="auto"/>
                    <w:right w:val="none" w:sz="0" w:space="0" w:color="auto"/>
                  </w:divBdr>
                </w:div>
                <w:div w:id="140390776">
                  <w:marLeft w:val="0"/>
                  <w:marRight w:val="0"/>
                  <w:marTop w:val="0"/>
                  <w:marBottom w:val="0"/>
                  <w:divBdr>
                    <w:top w:val="none" w:sz="0" w:space="0" w:color="auto"/>
                    <w:left w:val="none" w:sz="0" w:space="0" w:color="auto"/>
                    <w:bottom w:val="none" w:sz="0" w:space="0" w:color="auto"/>
                    <w:right w:val="none" w:sz="0" w:space="0" w:color="auto"/>
                  </w:divBdr>
                </w:div>
                <w:div w:id="142281283">
                  <w:marLeft w:val="0"/>
                  <w:marRight w:val="0"/>
                  <w:marTop w:val="0"/>
                  <w:marBottom w:val="0"/>
                  <w:divBdr>
                    <w:top w:val="none" w:sz="0" w:space="0" w:color="auto"/>
                    <w:left w:val="none" w:sz="0" w:space="0" w:color="auto"/>
                    <w:bottom w:val="none" w:sz="0" w:space="0" w:color="auto"/>
                    <w:right w:val="none" w:sz="0" w:space="0" w:color="auto"/>
                  </w:divBdr>
                </w:div>
                <w:div w:id="144055693">
                  <w:marLeft w:val="0"/>
                  <w:marRight w:val="0"/>
                  <w:marTop w:val="0"/>
                  <w:marBottom w:val="0"/>
                  <w:divBdr>
                    <w:top w:val="none" w:sz="0" w:space="0" w:color="auto"/>
                    <w:left w:val="none" w:sz="0" w:space="0" w:color="auto"/>
                    <w:bottom w:val="none" w:sz="0" w:space="0" w:color="auto"/>
                    <w:right w:val="none" w:sz="0" w:space="0" w:color="auto"/>
                  </w:divBdr>
                </w:div>
                <w:div w:id="145703757">
                  <w:marLeft w:val="0"/>
                  <w:marRight w:val="0"/>
                  <w:marTop w:val="0"/>
                  <w:marBottom w:val="0"/>
                  <w:divBdr>
                    <w:top w:val="none" w:sz="0" w:space="0" w:color="auto"/>
                    <w:left w:val="none" w:sz="0" w:space="0" w:color="auto"/>
                    <w:bottom w:val="none" w:sz="0" w:space="0" w:color="auto"/>
                    <w:right w:val="none" w:sz="0" w:space="0" w:color="auto"/>
                  </w:divBdr>
                </w:div>
                <w:div w:id="147982653">
                  <w:marLeft w:val="0"/>
                  <w:marRight w:val="0"/>
                  <w:marTop w:val="0"/>
                  <w:marBottom w:val="0"/>
                  <w:divBdr>
                    <w:top w:val="none" w:sz="0" w:space="0" w:color="auto"/>
                    <w:left w:val="none" w:sz="0" w:space="0" w:color="auto"/>
                    <w:bottom w:val="none" w:sz="0" w:space="0" w:color="auto"/>
                    <w:right w:val="none" w:sz="0" w:space="0" w:color="auto"/>
                  </w:divBdr>
                </w:div>
                <w:div w:id="148598408">
                  <w:marLeft w:val="0"/>
                  <w:marRight w:val="0"/>
                  <w:marTop w:val="0"/>
                  <w:marBottom w:val="0"/>
                  <w:divBdr>
                    <w:top w:val="none" w:sz="0" w:space="0" w:color="auto"/>
                    <w:left w:val="none" w:sz="0" w:space="0" w:color="auto"/>
                    <w:bottom w:val="none" w:sz="0" w:space="0" w:color="auto"/>
                    <w:right w:val="none" w:sz="0" w:space="0" w:color="auto"/>
                  </w:divBdr>
                </w:div>
                <w:div w:id="148864891">
                  <w:marLeft w:val="0"/>
                  <w:marRight w:val="0"/>
                  <w:marTop w:val="0"/>
                  <w:marBottom w:val="0"/>
                  <w:divBdr>
                    <w:top w:val="none" w:sz="0" w:space="0" w:color="auto"/>
                    <w:left w:val="none" w:sz="0" w:space="0" w:color="auto"/>
                    <w:bottom w:val="none" w:sz="0" w:space="0" w:color="auto"/>
                    <w:right w:val="none" w:sz="0" w:space="0" w:color="auto"/>
                  </w:divBdr>
                </w:div>
                <w:div w:id="149375415">
                  <w:marLeft w:val="0"/>
                  <w:marRight w:val="0"/>
                  <w:marTop w:val="0"/>
                  <w:marBottom w:val="0"/>
                  <w:divBdr>
                    <w:top w:val="none" w:sz="0" w:space="0" w:color="auto"/>
                    <w:left w:val="none" w:sz="0" w:space="0" w:color="auto"/>
                    <w:bottom w:val="none" w:sz="0" w:space="0" w:color="auto"/>
                    <w:right w:val="none" w:sz="0" w:space="0" w:color="auto"/>
                  </w:divBdr>
                </w:div>
                <w:div w:id="151144532">
                  <w:marLeft w:val="0"/>
                  <w:marRight w:val="0"/>
                  <w:marTop w:val="0"/>
                  <w:marBottom w:val="0"/>
                  <w:divBdr>
                    <w:top w:val="none" w:sz="0" w:space="0" w:color="auto"/>
                    <w:left w:val="none" w:sz="0" w:space="0" w:color="auto"/>
                    <w:bottom w:val="none" w:sz="0" w:space="0" w:color="auto"/>
                    <w:right w:val="none" w:sz="0" w:space="0" w:color="auto"/>
                  </w:divBdr>
                </w:div>
                <w:div w:id="151456754">
                  <w:marLeft w:val="0"/>
                  <w:marRight w:val="0"/>
                  <w:marTop w:val="0"/>
                  <w:marBottom w:val="0"/>
                  <w:divBdr>
                    <w:top w:val="none" w:sz="0" w:space="0" w:color="auto"/>
                    <w:left w:val="none" w:sz="0" w:space="0" w:color="auto"/>
                    <w:bottom w:val="none" w:sz="0" w:space="0" w:color="auto"/>
                    <w:right w:val="none" w:sz="0" w:space="0" w:color="auto"/>
                  </w:divBdr>
                </w:div>
                <w:div w:id="153840305">
                  <w:marLeft w:val="0"/>
                  <w:marRight w:val="0"/>
                  <w:marTop w:val="0"/>
                  <w:marBottom w:val="0"/>
                  <w:divBdr>
                    <w:top w:val="none" w:sz="0" w:space="0" w:color="auto"/>
                    <w:left w:val="none" w:sz="0" w:space="0" w:color="auto"/>
                    <w:bottom w:val="none" w:sz="0" w:space="0" w:color="auto"/>
                    <w:right w:val="none" w:sz="0" w:space="0" w:color="auto"/>
                  </w:divBdr>
                </w:div>
                <w:div w:id="154493722">
                  <w:marLeft w:val="0"/>
                  <w:marRight w:val="0"/>
                  <w:marTop w:val="0"/>
                  <w:marBottom w:val="0"/>
                  <w:divBdr>
                    <w:top w:val="none" w:sz="0" w:space="0" w:color="auto"/>
                    <w:left w:val="none" w:sz="0" w:space="0" w:color="auto"/>
                    <w:bottom w:val="none" w:sz="0" w:space="0" w:color="auto"/>
                    <w:right w:val="none" w:sz="0" w:space="0" w:color="auto"/>
                  </w:divBdr>
                </w:div>
                <w:div w:id="154998978">
                  <w:marLeft w:val="0"/>
                  <w:marRight w:val="0"/>
                  <w:marTop w:val="0"/>
                  <w:marBottom w:val="0"/>
                  <w:divBdr>
                    <w:top w:val="none" w:sz="0" w:space="0" w:color="auto"/>
                    <w:left w:val="none" w:sz="0" w:space="0" w:color="auto"/>
                    <w:bottom w:val="none" w:sz="0" w:space="0" w:color="auto"/>
                    <w:right w:val="none" w:sz="0" w:space="0" w:color="auto"/>
                  </w:divBdr>
                </w:div>
                <w:div w:id="156506531">
                  <w:marLeft w:val="0"/>
                  <w:marRight w:val="0"/>
                  <w:marTop w:val="0"/>
                  <w:marBottom w:val="0"/>
                  <w:divBdr>
                    <w:top w:val="none" w:sz="0" w:space="0" w:color="auto"/>
                    <w:left w:val="none" w:sz="0" w:space="0" w:color="auto"/>
                    <w:bottom w:val="none" w:sz="0" w:space="0" w:color="auto"/>
                    <w:right w:val="none" w:sz="0" w:space="0" w:color="auto"/>
                  </w:divBdr>
                </w:div>
                <w:div w:id="157622059">
                  <w:marLeft w:val="0"/>
                  <w:marRight w:val="0"/>
                  <w:marTop w:val="0"/>
                  <w:marBottom w:val="0"/>
                  <w:divBdr>
                    <w:top w:val="none" w:sz="0" w:space="0" w:color="auto"/>
                    <w:left w:val="none" w:sz="0" w:space="0" w:color="auto"/>
                    <w:bottom w:val="none" w:sz="0" w:space="0" w:color="auto"/>
                    <w:right w:val="none" w:sz="0" w:space="0" w:color="auto"/>
                  </w:divBdr>
                </w:div>
                <w:div w:id="158205043">
                  <w:marLeft w:val="0"/>
                  <w:marRight w:val="0"/>
                  <w:marTop w:val="0"/>
                  <w:marBottom w:val="0"/>
                  <w:divBdr>
                    <w:top w:val="none" w:sz="0" w:space="0" w:color="auto"/>
                    <w:left w:val="none" w:sz="0" w:space="0" w:color="auto"/>
                    <w:bottom w:val="none" w:sz="0" w:space="0" w:color="auto"/>
                    <w:right w:val="none" w:sz="0" w:space="0" w:color="auto"/>
                  </w:divBdr>
                </w:div>
                <w:div w:id="158424861">
                  <w:marLeft w:val="0"/>
                  <w:marRight w:val="0"/>
                  <w:marTop w:val="0"/>
                  <w:marBottom w:val="0"/>
                  <w:divBdr>
                    <w:top w:val="none" w:sz="0" w:space="0" w:color="auto"/>
                    <w:left w:val="none" w:sz="0" w:space="0" w:color="auto"/>
                    <w:bottom w:val="none" w:sz="0" w:space="0" w:color="auto"/>
                    <w:right w:val="none" w:sz="0" w:space="0" w:color="auto"/>
                  </w:divBdr>
                </w:div>
                <w:div w:id="158546546">
                  <w:marLeft w:val="0"/>
                  <w:marRight w:val="0"/>
                  <w:marTop w:val="0"/>
                  <w:marBottom w:val="0"/>
                  <w:divBdr>
                    <w:top w:val="none" w:sz="0" w:space="0" w:color="auto"/>
                    <w:left w:val="none" w:sz="0" w:space="0" w:color="auto"/>
                    <w:bottom w:val="none" w:sz="0" w:space="0" w:color="auto"/>
                    <w:right w:val="none" w:sz="0" w:space="0" w:color="auto"/>
                  </w:divBdr>
                </w:div>
                <w:div w:id="159546426">
                  <w:marLeft w:val="0"/>
                  <w:marRight w:val="0"/>
                  <w:marTop w:val="0"/>
                  <w:marBottom w:val="0"/>
                  <w:divBdr>
                    <w:top w:val="none" w:sz="0" w:space="0" w:color="auto"/>
                    <w:left w:val="none" w:sz="0" w:space="0" w:color="auto"/>
                    <w:bottom w:val="none" w:sz="0" w:space="0" w:color="auto"/>
                    <w:right w:val="none" w:sz="0" w:space="0" w:color="auto"/>
                  </w:divBdr>
                </w:div>
                <w:div w:id="160119272">
                  <w:marLeft w:val="0"/>
                  <w:marRight w:val="0"/>
                  <w:marTop w:val="0"/>
                  <w:marBottom w:val="0"/>
                  <w:divBdr>
                    <w:top w:val="none" w:sz="0" w:space="0" w:color="auto"/>
                    <w:left w:val="none" w:sz="0" w:space="0" w:color="auto"/>
                    <w:bottom w:val="none" w:sz="0" w:space="0" w:color="auto"/>
                    <w:right w:val="none" w:sz="0" w:space="0" w:color="auto"/>
                  </w:divBdr>
                </w:div>
                <w:div w:id="161698605">
                  <w:marLeft w:val="0"/>
                  <w:marRight w:val="0"/>
                  <w:marTop w:val="0"/>
                  <w:marBottom w:val="0"/>
                  <w:divBdr>
                    <w:top w:val="none" w:sz="0" w:space="0" w:color="auto"/>
                    <w:left w:val="none" w:sz="0" w:space="0" w:color="auto"/>
                    <w:bottom w:val="none" w:sz="0" w:space="0" w:color="auto"/>
                    <w:right w:val="none" w:sz="0" w:space="0" w:color="auto"/>
                  </w:divBdr>
                </w:div>
                <w:div w:id="163319958">
                  <w:marLeft w:val="0"/>
                  <w:marRight w:val="0"/>
                  <w:marTop w:val="0"/>
                  <w:marBottom w:val="0"/>
                  <w:divBdr>
                    <w:top w:val="none" w:sz="0" w:space="0" w:color="auto"/>
                    <w:left w:val="none" w:sz="0" w:space="0" w:color="auto"/>
                    <w:bottom w:val="none" w:sz="0" w:space="0" w:color="auto"/>
                    <w:right w:val="none" w:sz="0" w:space="0" w:color="auto"/>
                  </w:divBdr>
                </w:div>
                <w:div w:id="163668066">
                  <w:marLeft w:val="0"/>
                  <w:marRight w:val="0"/>
                  <w:marTop w:val="0"/>
                  <w:marBottom w:val="0"/>
                  <w:divBdr>
                    <w:top w:val="none" w:sz="0" w:space="0" w:color="auto"/>
                    <w:left w:val="none" w:sz="0" w:space="0" w:color="auto"/>
                    <w:bottom w:val="none" w:sz="0" w:space="0" w:color="auto"/>
                    <w:right w:val="none" w:sz="0" w:space="0" w:color="auto"/>
                  </w:divBdr>
                </w:div>
                <w:div w:id="164177002">
                  <w:marLeft w:val="0"/>
                  <w:marRight w:val="0"/>
                  <w:marTop w:val="0"/>
                  <w:marBottom w:val="0"/>
                  <w:divBdr>
                    <w:top w:val="none" w:sz="0" w:space="0" w:color="auto"/>
                    <w:left w:val="none" w:sz="0" w:space="0" w:color="auto"/>
                    <w:bottom w:val="none" w:sz="0" w:space="0" w:color="auto"/>
                    <w:right w:val="none" w:sz="0" w:space="0" w:color="auto"/>
                  </w:divBdr>
                </w:div>
                <w:div w:id="164245042">
                  <w:marLeft w:val="0"/>
                  <w:marRight w:val="0"/>
                  <w:marTop w:val="0"/>
                  <w:marBottom w:val="0"/>
                  <w:divBdr>
                    <w:top w:val="none" w:sz="0" w:space="0" w:color="auto"/>
                    <w:left w:val="none" w:sz="0" w:space="0" w:color="auto"/>
                    <w:bottom w:val="none" w:sz="0" w:space="0" w:color="auto"/>
                    <w:right w:val="none" w:sz="0" w:space="0" w:color="auto"/>
                  </w:divBdr>
                </w:div>
                <w:div w:id="166486936">
                  <w:marLeft w:val="0"/>
                  <w:marRight w:val="0"/>
                  <w:marTop w:val="0"/>
                  <w:marBottom w:val="0"/>
                  <w:divBdr>
                    <w:top w:val="none" w:sz="0" w:space="0" w:color="auto"/>
                    <w:left w:val="none" w:sz="0" w:space="0" w:color="auto"/>
                    <w:bottom w:val="none" w:sz="0" w:space="0" w:color="auto"/>
                    <w:right w:val="none" w:sz="0" w:space="0" w:color="auto"/>
                  </w:divBdr>
                </w:div>
                <w:div w:id="167142295">
                  <w:marLeft w:val="0"/>
                  <w:marRight w:val="0"/>
                  <w:marTop w:val="0"/>
                  <w:marBottom w:val="0"/>
                  <w:divBdr>
                    <w:top w:val="none" w:sz="0" w:space="0" w:color="auto"/>
                    <w:left w:val="none" w:sz="0" w:space="0" w:color="auto"/>
                    <w:bottom w:val="none" w:sz="0" w:space="0" w:color="auto"/>
                    <w:right w:val="none" w:sz="0" w:space="0" w:color="auto"/>
                  </w:divBdr>
                </w:div>
                <w:div w:id="169032169">
                  <w:marLeft w:val="0"/>
                  <w:marRight w:val="0"/>
                  <w:marTop w:val="0"/>
                  <w:marBottom w:val="0"/>
                  <w:divBdr>
                    <w:top w:val="none" w:sz="0" w:space="0" w:color="auto"/>
                    <w:left w:val="none" w:sz="0" w:space="0" w:color="auto"/>
                    <w:bottom w:val="none" w:sz="0" w:space="0" w:color="auto"/>
                    <w:right w:val="none" w:sz="0" w:space="0" w:color="auto"/>
                  </w:divBdr>
                </w:div>
                <w:div w:id="170220284">
                  <w:marLeft w:val="0"/>
                  <w:marRight w:val="0"/>
                  <w:marTop w:val="0"/>
                  <w:marBottom w:val="0"/>
                  <w:divBdr>
                    <w:top w:val="none" w:sz="0" w:space="0" w:color="auto"/>
                    <w:left w:val="none" w:sz="0" w:space="0" w:color="auto"/>
                    <w:bottom w:val="none" w:sz="0" w:space="0" w:color="auto"/>
                    <w:right w:val="none" w:sz="0" w:space="0" w:color="auto"/>
                  </w:divBdr>
                </w:div>
                <w:div w:id="173883090">
                  <w:marLeft w:val="0"/>
                  <w:marRight w:val="0"/>
                  <w:marTop w:val="0"/>
                  <w:marBottom w:val="0"/>
                  <w:divBdr>
                    <w:top w:val="none" w:sz="0" w:space="0" w:color="auto"/>
                    <w:left w:val="none" w:sz="0" w:space="0" w:color="auto"/>
                    <w:bottom w:val="none" w:sz="0" w:space="0" w:color="auto"/>
                    <w:right w:val="none" w:sz="0" w:space="0" w:color="auto"/>
                  </w:divBdr>
                </w:div>
                <w:div w:id="175047087">
                  <w:marLeft w:val="0"/>
                  <w:marRight w:val="0"/>
                  <w:marTop w:val="0"/>
                  <w:marBottom w:val="0"/>
                  <w:divBdr>
                    <w:top w:val="none" w:sz="0" w:space="0" w:color="auto"/>
                    <w:left w:val="none" w:sz="0" w:space="0" w:color="auto"/>
                    <w:bottom w:val="none" w:sz="0" w:space="0" w:color="auto"/>
                    <w:right w:val="none" w:sz="0" w:space="0" w:color="auto"/>
                  </w:divBdr>
                </w:div>
                <w:div w:id="176504720">
                  <w:marLeft w:val="0"/>
                  <w:marRight w:val="0"/>
                  <w:marTop w:val="0"/>
                  <w:marBottom w:val="0"/>
                  <w:divBdr>
                    <w:top w:val="none" w:sz="0" w:space="0" w:color="auto"/>
                    <w:left w:val="none" w:sz="0" w:space="0" w:color="auto"/>
                    <w:bottom w:val="none" w:sz="0" w:space="0" w:color="auto"/>
                    <w:right w:val="none" w:sz="0" w:space="0" w:color="auto"/>
                  </w:divBdr>
                </w:div>
                <w:div w:id="179124595">
                  <w:marLeft w:val="0"/>
                  <w:marRight w:val="0"/>
                  <w:marTop w:val="0"/>
                  <w:marBottom w:val="0"/>
                  <w:divBdr>
                    <w:top w:val="none" w:sz="0" w:space="0" w:color="auto"/>
                    <w:left w:val="none" w:sz="0" w:space="0" w:color="auto"/>
                    <w:bottom w:val="none" w:sz="0" w:space="0" w:color="auto"/>
                    <w:right w:val="none" w:sz="0" w:space="0" w:color="auto"/>
                  </w:divBdr>
                </w:div>
                <w:div w:id="179508634">
                  <w:marLeft w:val="0"/>
                  <w:marRight w:val="0"/>
                  <w:marTop w:val="0"/>
                  <w:marBottom w:val="0"/>
                  <w:divBdr>
                    <w:top w:val="none" w:sz="0" w:space="0" w:color="auto"/>
                    <w:left w:val="none" w:sz="0" w:space="0" w:color="auto"/>
                    <w:bottom w:val="none" w:sz="0" w:space="0" w:color="auto"/>
                    <w:right w:val="none" w:sz="0" w:space="0" w:color="auto"/>
                  </w:divBdr>
                </w:div>
                <w:div w:id="180513139">
                  <w:marLeft w:val="0"/>
                  <w:marRight w:val="0"/>
                  <w:marTop w:val="0"/>
                  <w:marBottom w:val="0"/>
                  <w:divBdr>
                    <w:top w:val="none" w:sz="0" w:space="0" w:color="auto"/>
                    <w:left w:val="none" w:sz="0" w:space="0" w:color="auto"/>
                    <w:bottom w:val="none" w:sz="0" w:space="0" w:color="auto"/>
                    <w:right w:val="none" w:sz="0" w:space="0" w:color="auto"/>
                  </w:divBdr>
                </w:div>
                <w:div w:id="181210894">
                  <w:marLeft w:val="0"/>
                  <w:marRight w:val="0"/>
                  <w:marTop w:val="0"/>
                  <w:marBottom w:val="0"/>
                  <w:divBdr>
                    <w:top w:val="none" w:sz="0" w:space="0" w:color="auto"/>
                    <w:left w:val="none" w:sz="0" w:space="0" w:color="auto"/>
                    <w:bottom w:val="none" w:sz="0" w:space="0" w:color="auto"/>
                    <w:right w:val="none" w:sz="0" w:space="0" w:color="auto"/>
                  </w:divBdr>
                </w:div>
                <w:div w:id="183593336">
                  <w:marLeft w:val="0"/>
                  <w:marRight w:val="0"/>
                  <w:marTop w:val="0"/>
                  <w:marBottom w:val="0"/>
                  <w:divBdr>
                    <w:top w:val="none" w:sz="0" w:space="0" w:color="auto"/>
                    <w:left w:val="none" w:sz="0" w:space="0" w:color="auto"/>
                    <w:bottom w:val="none" w:sz="0" w:space="0" w:color="auto"/>
                    <w:right w:val="none" w:sz="0" w:space="0" w:color="auto"/>
                  </w:divBdr>
                </w:div>
                <w:div w:id="184905024">
                  <w:marLeft w:val="0"/>
                  <w:marRight w:val="0"/>
                  <w:marTop w:val="0"/>
                  <w:marBottom w:val="0"/>
                  <w:divBdr>
                    <w:top w:val="none" w:sz="0" w:space="0" w:color="auto"/>
                    <w:left w:val="none" w:sz="0" w:space="0" w:color="auto"/>
                    <w:bottom w:val="none" w:sz="0" w:space="0" w:color="auto"/>
                    <w:right w:val="none" w:sz="0" w:space="0" w:color="auto"/>
                  </w:divBdr>
                </w:div>
                <w:div w:id="185483946">
                  <w:marLeft w:val="0"/>
                  <w:marRight w:val="0"/>
                  <w:marTop w:val="0"/>
                  <w:marBottom w:val="0"/>
                  <w:divBdr>
                    <w:top w:val="none" w:sz="0" w:space="0" w:color="auto"/>
                    <w:left w:val="none" w:sz="0" w:space="0" w:color="auto"/>
                    <w:bottom w:val="none" w:sz="0" w:space="0" w:color="auto"/>
                    <w:right w:val="none" w:sz="0" w:space="0" w:color="auto"/>
                  </w:divBdr>
                </w:div>
                <w:div w:id="188832763">
                  <w:marLeft w:val="0"/>
                  <w:marRight w:val="0"/>
                  <w:marTop w:val="0"/>
                  <w:marBottom w:val="0"/>
                  <w:divBdr>
                    <w:top w:val="none" w:sz="0" w:space="0" w:color="auto"/>
                    <w:left w:val="none" w:sz="0" w:space="0" w:color="auto"/>
                    <w:bottom w:val="none" w:sz="0" w:space="0" w:color="auto"/>
                    <w:right w:val="none" w:sz="0" w:space="0" w:color="auto"/>
                  </w:divBdr>
                </w:div>
                <w:div w:id="189537214">
                  <w:marLeft w:val="0"/>
                  <w:marRight w:val="0"/>
                  <w:marTop w:val="0"/>
                  <w:marBottom w:val="0"/>
                  <w:divBdr>
                    <w:top w:val="none" w:sz="0" w:space="0" w:color="auto"/>
                    <w:left w:val="none" w:sz="0" w:space="0" w:color="auto"/>
                    <w:bottom w:val="none" w:sz="0" w:space="0" w:color="auto"/>
                    <w:right w:val="none" w:sz="0" w:space="0" w:color="auto"/>
                  </w:divBdr>
                </w:div>
                <w:div w:id="190192585">
                  <w:marLeft w:val="0"/>
                  <w:marRight w:val="0"/>
                  <w:marTop w:val="0"/>
                  <w:marBottom w:val="0"/>
                  <w:divBdr>
                    <w:top w:val="none" w:sz="0" w:space="0" w:color="auto"/>
                    <w:left w:val="none" w:sz="0" w:space="0" w:color="auto"/>
                    <w:bottom w:val="none" w:sz="0" w:space="0" w:color="auto"/>
                    <w:right w:val="none" w:sz="0" w:space="0" w:color="auto"/>
                  </w:divBdr>
                </w:div>
                <w:div w:id="190342099">
                  <w:marLeft w:val="0"/>
                  <w:marRight w:val="0"/>
                  <w:marTop w:val="0"/>
                  <w:marBottom w:val="0"/>
                  <w:divBdr>
                    <w:top w:val="none" w:sz="0" w:space="0" w:color="auto"/>
                    <w:left w:val="none" w:sz="0" w:space="0" w:color="auto"/>
                    <w:bottom w:val="none" w:sz="0" w:space="0" w:color="auto"/>
                    <w:right w:val="none" w:sz="0" w:space="0" w:color="auto"/>
                  </w:divBdr>
                </w:div>
                <w:div w:id="190732661">
                  <w:marLeft w:val="0"/>
                  <w:marRight w:val="0"/>
                  <w:marTop w:val="0"/>
                  <w:marBottom w:val="0"/>
                  <w:divBdr>
                    <w:top w:val="none" w:sz="0" w:space="0" w:color="auto"/>
                    <w:left w:val="none" w:sz="0" w:space="0" w:color="auto"/>
                    <w:bottom w:val="none" w:sz="0" w:space="0" w:color="auto"/>
                    <w:right w:val="none" w:sz="0" w:space="0" w:color="auto"/>
                  </w:divBdr>
                </w:div>
                <w:div w:id="191001195">
                  <w:marLeft w:val="0"/>
                  <w:marRight w:val="0"/>
                  <w:marTop w:val="0"/>
                  <w:marBottom w:val="0"/>
                  <w:divBdr>
                    <w:top w:val="none" w:sz="0" w:space="0" w:color="auto"/>
                    <w:left w:val="none" w:sz="0" w:space="0" w:color="auto"/>
                    <w:bottom w:val="none" w:sz="0" w:space="0" w:color="auto"/>
                    <w:right w:val="none" w:sz="0" w:space="0" w:color="auto"/>
                  </w:divBdr>
                </w:div>
                <w:div w:id="191303985">
                  <w:marLeft w:val="0"/>
                  <w:marRight w:val="0"/>
                  <w:marTop w:val="0"/>
                  <w:marBottom w:val="0"/>
                  <w:divBdr>
                    <w:top w:val="none" w:sz="0" w:space="0" w:color="auto"/>
                    <w:left w:val="none" w:sz="0" w:space="0" w:color="auto"/>
                    <w:bottom w:val="none" w:sz="0" w:space="0" w:color="auto"/>
                    <w:right w:val="none" w:sz="0" w:space="0" w:color="auto"/>
                  </w:divBdr>
                </w:div>
                <w:div w:id="191505287">
                  <w:marLeft w:val="0"/>
                  <w:marRight w:val="0"/>
                  <w:marTop w:val="0"/>
                  <w:marBottom w:val="0"/>
                  <w:divBdr>
                    <w:top w:val="none" w:sz="0" w:space="0" w:color="auto"/>
                    <w:left w:val="none" w:sz="0" w:space="0" w:color="auto"/>
                    <w:bottom w:val="none" w:sz="0" w:space="0" w:color="auto"/>
                    <w:right w:val="none" w:sz="0" w:space="0" w:color="auto"/>
                  </w:divBdr>
                </w:div>
                <w:div w:id="201479470">
                  <w:marLeft w:val="0"/>
                  <w:marRight w:val="0"/>
                  <w:marTop w:val="0"/>
                  <w:marBottom w:val="0"/>
                  <w:divBdr>
                    <w:top w:val="none" w:sz="0" w:space="0" w:color="auto"/>
                    <w:left w:val="none" w:sz="0" w:space="0" w:color="auto"/>
                    <w:bottom w:val="none" w:sz="0" w:space="0" w:color="auto"/>
                    <w:right w:val="none" w:sz="0" w:space="0" w:color="auto"/>
                  </w:divBdr>
                </w:div>
                <w:div w:id="201984359">
                  <w:marLeft w:val="0"/>
                  <w:marRight w:val="0"/>
                  <w:marTop w:val="0"/>
                  <w:marBottom w:val="0"/>
                  <w:divBdr>
                    <w:top w:val="none" w:sz="0" w:space="0" w:color="auto"/>
                    <w:left w:val="none" w:sz="0" w:space="0" w:color="auto"/>
                    <w:bottom w:val="none" w:sz="0" w:space="0" w:color="auto"/>
                    <w:right w:val="none" w:sz="0" w:space="0" w:color="auto"/>
                  </w:divBdr>
                </w:div>
                <w:div w:id="205143948">
                  <w:marLeft w:val="0"/>
                  <w:marRight w:val="0"/>
                  <w:marTop w:val="0"/>
                  <w:marBottom w:val="0"/>
                  <w:divBdr>
                    <w:top w:val="none" w:sz="0" w:space="0" w:color="auto"/>
                    <w:left w:val="none" w:sz="0" w:space="0" w:color="auto"/>
                    <w:bottom w:val="none" w:sz="0" w:space="0" w:color="auto"/>
                    <w:right w:val="none" w:sz="0" w:space="0" w:color="auto"/>
                  </w:divBdr>
                </w:div>
                <w:div w:id="205653075">
                  <w:marLeft w:val="0"/>
                  <w:marRight w:val="0"/>
                  <w:marTop w:val="0"/>
                  <w:marBottom w:val="0"/>
                  <w:divBdr>
                    <w:top w:val="none" w:sz="0" w:space="0" w:color="auto"/>
                    <w:left w:val="none" w:sz="0" w:space="0" w:color="auto"/>
                    <w:bottom w:val="none" w:sz="0" w:space="0" w:color="auto"/>
                    <w:right w:val="none" w:sz="0" w:space="0" w:color="auto"/>
                  </w:divBdr>
                </w:div>
                <w:div w:id="206454975">
                  <w:marLeft w:val="0"/>
                  <w:marRight w:val="0"/>
                  <w:marTop w:val="0"/>
                  <w:marBottom w:val="0"/>
                  <w:divBdr>
                    <w:top w:val="none" w:sz="0" w:space="0" w:color="auto"/>
                    <w:left w:val="none" w:sz="0" w:space="0" w:color="auto"/>
                    <w:bottom w:val="none" w:sz="0" w:space="0" w:color="auto"/>
                    <w:right w:val="none" w:sz="0" w:space="0" w:color="auto"/>
                  </w:divBdr>
                </w:div>
                <w:div w:id="206646479">
                  <w:marLeft w:val="0"/>
                  <w:marRight w:val="0"/>
                  <w:marTop w:val="0"/>
                  <w:marBottom w:val="0"/>
                  <w:divBdr>
                    <w:top w:val="none" w:sz="0" w:space="0" w:color="auto"/>
                    <w:left w:val="none" w:sz="0" w:space="0" w:color="auto"/>
                    <w:bottom w:val="none" w:sz="0" w:space="0" w:color="auto"/>
                    <w:right w:val="none" w:sz="0" w:space="0" w:color="auto"/>
                  </w:divBdr>
                </w:div>
                <w:div w:id="207109951">
                  <w:marLeft w:val="0"/>
                  <w:marRight w:val="0"/>
                  <w:marTop w:val="0"/>
                  <w:marBottom w:val="0"/>
                  <w:divBdr>
                    <w:top w:val="none" w:sz="0" w:space="0" w:color="auto"/>
                    <w:left w:val="none" w:sz="0" w:space="0" w:color="auto"/>
                    <w:bottom w:val="none" w:sz="0" w:space="0" w:color="auto"/>
                    <w:right w:val="none" w:sz="0" w:space="0" w:color="auto"/>
                  </w:divBdr>
                </w:div>
                <w:div w:id="208956343">
                  <w:marLeft w:val="0"/>
                  <w:marRight w:val="0"/>
                  <w:marTop w:val="0"/>
                  <w:marBottom w:val="0"/>
                  <w:divBdr>
                    <w:top w:val="none" w:sz="0" w:space="0" w:color="auto"/>
                    <w:left w:val="none" w:sz="0" w:space="0" w:color="auto"/>
                    <w:bottom w:val="none" w:sz="0" w:space="0" w:color="auto"/>
                    <w:right w:val="none" w:sz="0" w:space="0" w:color="auto"/>
                  </w:divBdr>
                </w:div>
                <w:div w:id="209853514">
                  <w:marLeft w:val="0"/>
                  <w:marRight w:val="0"/>
                  <w:marTop w:val="0"/>
                  <w:marBottom w:val="0"/>
                  <w:divBdr>
                    <w:top w:val="none" w:sz="0" w:space="0" w:color="auto"/>
                    <w:left w:val="none" w:sz="0" w:space="0" w:color="auto"/>
                    <w:bottom w:val="none" w:sz="0" w:space="0" w:color="auto"/>
                    <w:right w:val="none" w:sz="0" w:space="0" w:color="auto"/>
                  </w:divBdr>
                </w:div>
                <w:div w:id="210002375">
                  <w:marLeft w:val="0"/>
                  <w:marRight w:val="0"/>
                  <w:marTop w:val="0"/>
                  <w:marBottom w:val="0"/>
                  <w:divBdr>
                    <w:top w:val="none" w:sz="0" w:space="0" w:color="auto"/>
                    <w:left w:val="none" w:sz="0" w:space="0" w:color="auto"/>
                    <w:bottom w:val="none" w:sz="0" w:space="0" w:color="auto"/>
                    <w:right w:val="none" w:sz="0" w:space="0" w:color="auto"/>
                  </w:divBdr>
                </w:div>
                <w:div w:id="211692160">
                  <w:marLeft w:val="0"/>
                  <w:marRight w:val="0"/>
                  <w:marTop w:val="0"/>
                  <w:marBottom w:val="0"/>
                  <w:divBdr>
                    <w:top w:val="none" w:sz="0" w:space="0" w:color="auto"/>
                    <w:left w:val="none" w:sz="0" w:space="0" w:color="auto"/>
                    <w:bottom w:val="none" w:sz="0" w:space="0" w:color="auto"/>
                    <w:right w:val="none" w:sz="0" w:space="0" w:color="auto"/>
                  </w:divBdr>
                </w:div>
                <w:div w:id="213123147">
                  <w:marLeft w:val="0"/>
                  <w:marRight w:val="0"/>
                  <w:marTop w:val="0"/>
                  <w:marBottom w:val="0"/>
                  <w:divBdr>
                    <w:top w:val="none" w:sz="0" w:space="0" w:color="auto"/>
                    <w:left w:val="none" w:sz="0" w:space="0" w:color="auto"/>
                    <w:bottom w:val="none" w:sz="0" w:space="0" w:color="auto"/>
                    <w:right w:val="none" w:sz="0" w:space="0" w:color="auto"/>
                  </w:divBdr>
                </w:div>
                <w:div w:id="213125903">
                  <w:marLeft w:val="0"/>
                  <w:marRight w:val="0"/>
                  <w:marTop w:val="0"/>
                  <w:marBottom w:val="0"/>
                  <w:divBdr>
                    <w:top w:val="none" w:sz="0" w:space="0" w:color="auto"/>
                    <w:left w:val="none" w:sz="0" w:space="0" w:color="auto"/>
                    <w:bottom w:val="none" w:sz="0" w:space="0" w:color="auto"/>
                    <w:right w:val="none" w:sz="0" w:space="0" w:color="auto"/>
                  </w:divBdr>
                </w:div>
                <w:div w:id="213733232">
                  <w:marLeft w:val="0"/>
                  <w:marRight w:val="0"/>
                  <w:marTop w:val="0"/>
                  <w:marBottom w:val="0"/>
                  <w:divBdr>
                    <w:top w:val="none" w:sz="0" w:space="0" w:color="auto"/>
                    <w:left w:val="none" w:sz="0" w:space="0" w:color="auto"/>
                    <w:bottom w:val="none" w:sz="0" w:space="0" w:color="auto"/>
                    <w:right w:val="none" w:sz="0" w:space="0" w:color="auto"/>
                  </w:divBdr>
                </w:div>
                <w:div w:id="213933788">
                  <w:marLeft w:val="0"/>
                  <w:marRight w:val="0"/>
                  <w:marTop w:val="0"/>
                  <w:marBottom w:val="0"/>
                  <w:divBdr>
                    <w:top w:val="none" w:sz="0" w:space="0" w:color="auto"/>
                    <w:left w:val="none" w:sz="0" w:space="0" w:color="auto"/>
                    <w:bottom w:val="none" w:sz="0" w:space="0" w:color="auto"/>
                    <w:right w:val="none" w:sz="0" w:space="0" w:color="auto"/>
                  </w:divBdr>
                </w:div>
                <w:div w:id="214051148">
                  <w:marLeft w:val="0"/>
                  <w:marRight w:val="0"/>
                  <w:marTop w:val="0"/>
                  <w:marBottom w:val="0"/>
                  <w:divBdr>
                    <w:top w:val="none" w:sz="0" w:space="0" w:color="auto"/>
                    <w:left w:val="none" w:sz="0" w:space="0" w:color="auto"/>
                    <w:bottom w:val="none" w:sz="0" w:space="0" w:color="auto"/>
                    <w:right w:val="none" w:sz="0" w:space="0" w:color="auto"/>
                  </w:divBdr>
                </w:div>
                <w:div w:id="215507969">
                  <w:marLeft w:val="0"/>
                  <w:marRight w:val="0"/>
                  <w:marTop w:val="0"/>
                  <w:marBottom w:val="0"/>
                  <w:divBdr>
                    <w:top w:val="none" w:sz="0" w:space="0" w:color="auto"/>
                    <w:left w:val="none" w:sz="0" w:space="0" w:color="auto"/>
                    <w:bottom w:val="none" w:sz="0" w:space="0" w:color="auto"/>
                    <w:right w:val="none" w:sz="0" w:space="0" w:color="auto"/>
                  </w:divBdr>
                </w:div>
                <w:div w:id="217907593">
                  <w:marLeft w:val="0"/>
                  <w:marRight w:val="0"/>
                  <w:marTop w:val="0"/>
                  <w:marBottom w:val="0"/>
                  <w:divBdr>
                    <w:top w:val="none" w:sz="0" w:space="0" w:color="auto"/>
                    <w:left w:val="none" w:sz="0" w:space="0" w:color="auto"/>
                    <w:bottom w:val="none" w:sz="0" w:space="0" w:color="auto"/>
                    <w:right w:val="none" w:sz="0" w:space="0" w:color="auto"/>
                  </w:divBdr>
                </w:div>
                <w:div w:id="218564207">
                  <w:marLeft w:val="0"/>
                  <w:marRight w:val="0"/>
                  <w:marTop w:val="0"/>
                  <w:marBottom w:val="0"/>
                  <w:divBdr>
                    <w:top w:val="none" w:sz="0" w:space="0" w:color="auto"/>
                    <w:left w:val="none" w:sz="0" w:space="0" w:color="auto"/>
                    <w:bottom w:val="none" w:sz="0" w:space="0" w:color="auto"/>
                    <w:right w:val="none" w:sz="0" w:space="0" w:color="auto"/>
                  </w:divBdr>
                </w:div>
                <w:div w:id="219832663">
                  <w:marLeft w:val="0"/>
                  <w:marRight w:val="0"/>
                  <w:marTop w:val="0"/>
                  <w:marBottom w:val="0"/>
                  <w:divBdr>
                    <w:top w:val="none" w:sz="0" w:space="0" w:color="auto"/>
                    <w:left w:val="none" w:sz="0" w:space="0" w:color="auto"/>
                    <w:bottom w:val="none" w:sz="0" w:space="0" w:color="auto"/>
                    <w:right w:val="none" w:sz="0" w:space="0" w:color="auto"/>
                  </w:divBdr>
                </w:div>
                <w:div w:id="221913051">
                  <w:marLeft w:val="0"/>
                  <w:marRight w:val="0"/>
                  <w:marTop w:val="0"/>
                  <w:marBottom w:val="0"/>
                  <w:divBdr>
                    <w:top w:val="none" w:sz="0" w:space="0" w:color="auto"/>
                    <w:left w:val="none" w:sz="0" w:space="0" w:color="auto"/>
                    <w:bottom w:val="none" w:sz="0" w:space="0" w:color="auto"/>
                    <w:right w:val="none" w:sz="0" w:space="0" w:color="auto"/>
                  </w:divBdr>
                </w:div>
                <w:div w:id="222327032">
                  <w:marLeft w:val="0"/>
                  <w:marRight w:val="0"/>
                  <w:marTop w:val="0"/>
                  <w:marBottom w:val="0"/>
                  <w:divBdr>
                    <w:top w:val="none" w:sz="0" w:space="0" w:color="auto"/>
                    <w:left w:val="none" w:sz="0" w:space="0" w:color="auto"/>
                    <w:bottom w:val="none" w:sz="0" w:space="0" w:color="auto"/>
                    <w:right w:val="none" w:sz="0" w:space="0" w:color="auto"/>
                  </w:divBdr>
                </w:div>
                <w:div w:id="222445807">
                  <w:marLeft w:val="0"/>
                  <w:marRight w:val="0"/>
                  <w:marTop w:val="0"/>
                  <w:marBottom w:val="0"/>
                  <w:divBdr>
                    <w:top w:val="none" w:sz="0" w:space="0" w:color="auto"/>
                    <w:left w:val="none" w:sz="0" w:space="0" w:color="auto"/>
                    <w:bottom w:val="none" w:sz="0" w:space="0" w:color="auto"/>
                    <w:right w:val="none" w:sz="0" w:space="0" w:color="auto"/>
                  </w:divBdr>
                </w:div>
                <w:div w:id="223178405">
                  <w:marLeft w:val="0"/>
                  <w:marRight w:val="0"/>
                  <w:marTop w:val="0"/>
                  <w:marBottom w:val="0"/>
                  <w:divBdr>
                    <w:top w:val="none" w:sz="0" w:space="0" w:color="auto"/>
                    <w:left w:val="none" w:sz="0" w:space="0" w:color="auto"/>
                    <w:bottom w:val="none" w:sz="0" w:space="0" w:color="auto"/>
                    <w:right w:val="none" w:sz="0" w:space="0" w:color="auto"/>
                  </w:divBdr>
                </w:div>
                <w:div w:id="223873587">
                  <w:marLeft w:val="0"/>
                  <w:marRight w:val="0"/>
                  <w:marTop w:val="0"/>
                  <w:marBottom w:val="0"/>
                  <w:divBdr>
                    <w:top w:val="none" w:sz="0" w:space="0" w:color="auto"/>
                    <w:left w:val="none" w:sz="0" w:space="0" w:color="auto"/>
                    <w:bottom w:val="none" w:sz="0" w:space="0" w:color="auto"/>
                    <w:right w:val="none" w:sz="0" w:space="0" w:color="auto"/>
                  </w:divBdr>
                </w:div>
                <w:div w:id="223952183">
                  <w:marLeft w:val="0"/>
                  <w:marRight w:val="0"/>
                  <w:marTop w:val="0"/>
                  <w:marBottom w:val="0"/>
                  <w:divBdr>
                    <w:top w:val="none" w:sz="0" w:space="0" w:color="auto"/>
                    <w:left w:val="none" w:sz="0" w:space="0" w:color="auto"/>
                    <w:bottom w:val="none" w:sz="0" w:space="0" w:color="auto"/>
                    <w:right w:val="none" w:sz="0" w:space="0" w:color="auto"/>
                  </w:divBdr>
                </w:div>
                <w:div w:id="224070268">
                  <w:marLeft w:val="0"/>
                  <w:marRight w:val="0"/>
                  <w:marTop w:val="0"/>
                  <w:marBottom w:val="0"/>
                  <w:divBdr>
                    <w:top w:val="none" w:sz="0" w:space="0" w:color="auto"/>
                    <w:left w:val="none" w:sz="0" w:space="0" w:color="auto"/>
                    <w:bottom w:val="none" w:sz="0" w:space="0" w:color="auto"/>
                    <w:right w:val="none" w:sz="0" w:space="0" w:color="auto"/>
                  </w:divBdr>
                </w:div>
                <w:div w:id="224798997">
                  <w:marLeft w:val="0"/>
                  <w:marRight w:val="0"/>
                  <w:marTop w:val="0"/>
                  <w:marBottom w:val="0"/>
                  <w:divBdr>
                    <w:top w:val="none" w:sz="0" w:space="0" w:color="auto"/>
                    <w:left w:val="none" w:sz="0" w:space="0" w:color="auto"/>
                    <w:bottom w:val="none" w:sz="0" w:space="0" w:color="auto"/>
                    <w:right w:val="none" w:sz="0" w:space="0" w:color="auto"/>
                  </w:divBdr>
                </w:div>
                <w:div w:id="225800395">
                  <w:marLeft w:val="0"/>
                  <w:marRight w:val="0"/>
                  <w:marTop w:val="0"/>
                  <w:marBottom w:val="0"/>
                  <w:divBdr>
                    <w:top w:val="none" w:sz="0" w:space="0" w:color="auto"/>
                    <w:left w:val="none" w:sz="0" w:space="0" w:color="auto"/>
                    <w:bottom w:val="none" w:sz="0" w:space="0" w:color="auto"/>
                    <w:right w:val="none" w:sz="0" w:space="0" w:color="auto"/>
                  </w:divBdr>
                </w:div>
                <w:div w:id="226233707">
                  <w:marLeft w:val="0"/>
                  <w:marRight w:val="0"/>
                  <w:marTop w:val="0"/>
                  <w:marBottom w:val="0"/>
                  <w:divBdr>
                    <w:top w:val="none" w:sz="0" w:space="0" w:color="auto"/>
                    <w:left w:val="none" w:sz="0" w:space="0" w:color="auto"/>
                    <w:bottom w:val="none" w:sz="0" w:space="0" w:color="auto"/>
                    <w:right w:val="none" w:sz="0" w:space="0" w:color="auto"/>
                  </w:divBdr>
                </w:div>
                <w:div w:id="228883574">
                  <w:marLeft w:val="0"/>
                  <w:marRight w:val="0"/>
                  <w:marTop w:val="0"/>
                  <w:marBottom w:val="0"/>
                  <w:divBdr>
                    <w:top w:val="none" w:sz="0" w:space="0" w:color="auto"/>
                    <w:left w:val="none" w:sz="0" w:space="0" w:color="auto"/>
                    <w:bottom w:val="none" w:sz="0" w:space="0" w:color="auto"/>
                    <w:right w:val="none" w:sz="0" w:space="0" w:color="auto"/>
                  </w:divBdr>
                </w:div>
                <w:div w:id="229316162">
                  <w:marLeft w:val="0"/>
                  <w:marRight w:val="0"/>
                  <w:marTop w:val="0"/>
                  <w:marBottom w:val="0"/>
                  <w:divBdr>
                    <w:top w:val="none" w:sz="0" w:space="0" w:color="auto"/>
                    <w:left w:val="none" w:sz="0" w:space="0" w:color="auto"/>
                    <w:bottom w:val="none" w:sz="0" w:space="0" w:color="auto"/>
                    <w:right w:val="none" w:sz="0" w:space="0" w:color="auto"/>
                  </w:divBdr>
                </w:div>
                <w:div w:id="230694705">
                  <w:marLeft w:val="0"/>
                  <w:marRight w:val="0"/>
                  <w:marTop w:val="0"/>
                  <w:marBottom w:val="0"/>
                  <w:divBdr>
                    <w:top w:val="none" w:sz="0" w:space="0" w:color="auto"/>
                    <w:left w:val="none" w:sz="0" w:space="0" w:color="auto"/>
                    <w:bottom w:val="none" w:sz="0" w:space="0" w:color="auto"/>
                    <w:right w:val="none" w:sz="0" w:space="0" w:color="auto"/>
                  </w:divBdr>
                </w:div>
                <w:div w:id="231355707">
                  <w:marLeft w:val="0"/>
                  <w:marRight w:val="0"/>
                  <w:marTop w:val="0"/>
                  <w:marBottom w:val="0"/>
                  <w:divBdr>
                    <w:top w:val="none" w:sz="0" w:space="0" w:color="auto"/>
                    <w:left w:val="none" w:sz="0" w:space="0" w:color="auto"/>
                    <w:bottom w:val="none" w:sz="0" w:space="0" w:color="auto"/>
                    <w:right w:val="none" w:sz="0" w:space="0" w:color="auto"/>
                  </w:divBdr>
                </w:div>
                <w:div w:id="233392416">
                  <w:marLeft w:val="0"/>
                  <w:marRight w:val="0"/>
                  <w:marTop w:val="0"/>
                  <w:marBottom w:val="0"/>
                  <w:divBdr>
                    <w:top w:val="none" w:sz="0" w:space="0" w:color="auto"/>
                    <w:left w:val="none" w:sz="0" w:space="0" w:color="auto"/>
                    <w:bottom w:val="none" w:sz="0" w:space="0" w:color="auto"/>
                    <w:right w:val="none" w:sz="0" w:space="0" w:color="auto"/>
                  </w:divBdr>
                </w:div>
                <w:div w:id="234171542">
                  <w:marLeft w:val="0"/>
                  <w:marRight w:val="0"/>
                  <w:marTop w:val="0"/>
                  <w:marBottom w:val="0"/>
                  <w:divBdr>
                    <w:top w:val="none" w:sz="0" w:space="0" w:color="auto"/>
                    <w:left w:val="none" w:sz="0" w:space="0" w:color="auto"/>
                    <w:bottom w:val="none" w:sz="0" w:space="0" w:color="auto"/>
                    <w:right w:val="none" w:sz="0" w:space="0" w:color="auto"/>
                  </w:divBdr>
                </w:div>
                <w:div w:id="235552798">
                  <w:marLeft w:val="0"/>
                  <w:marRight w:val="0"/>
                  <w:marTop w:val="0"/>
                  <w:marBottom w:val="0"/>
                  <w:divBdr>
                    <w:top w:val="none" w:sz="0" w:space="0" w:color="auto"/>
                    <w:left w:val="none" w:sz="0" w:space="0" w:color="auto"/>
                    <w:bottom w:val="none" w:sz="0" w:space="0" w:color="auto"/>
                    <w:right w:val="none" w:sz="0" w:space="0" w:color="auto"/>
                  </w:divBdr>
                </w:div>
                <w:div w:id="236869718">
                  <w:marLeft w:val="0"/>
                  <w:marRight w:val="0"/>
                  <w:marTop w:val="0"/>
                  <w:marBottom w:val="0"/>
                  <w:divBdr>
                    <w:top w:val="none" w:sz="0" w:space="0" w:color="auto"/>
                    <w:left w:val="none" w:sz="0" w:space="0" w:color="auto"/>
                    <w:bottom w:val="none" w:sz="0" w:space="0" w:color="auto"/>
                    <w:right w:val="none" w:sz="0" w:space="0" w:color="auto"/>
                  </w:divBdr>
                </w:div>
                <w:div w:id="236981461">
                  <w:marLeft w:val="0"/>
                  <w:marRight w:val="0"/>
                  <w:marTop w:val="0"/>
                  <w:marBottom w:val="0"/>
                  <w:divBdr>
                    <w:top w:val="none" w:sz="0" w:space="0" w:color="auto"/>
                    <w:left w:val="none" w:sz="0" w:space="0" w:color="auto"/>
                    <w:bottom w:val="none" w:sz="0" w:space="0" w:color="auto"/>
                    <w:right w:val="none" w:sz="0" w:space="0" w:color="auto"/>
                  </w:divBdr>
                </w:div>
                <w:div w:id="237181411">
                  <w:marLeft w:val="0"/>
                  <w:marRight w:val="0"/>
                  <w:marTop w:val="0"/>
                  <w:marBottom w:val="0"/>
                  <w:divBdr>
                    <w:top w:val="none" w:sz="0" w:space="0" w:color="auto"/>
                    <w:left w:val="none" w:sz="0" w:space="0" w:color="auto"/>
                    <w:bottom w:val="none" w:sz="0" w:space="0" w:color="auto"/>
                    <w:right w:val="none" w:sz="0" w:space="0" w:color="auto"/>
                  </w:divBdr>
                </w:div>
                <w:div w:id="239566612">
                  <w:marLeft w:val="0"/>
                  <w:marRight w:val="0"/>
                  <w:marTop w:val="0"/>
                  <w:marBottom w:val="0"/>
                  <w:divBdr>
                    <w:top w:val="none" w:sz="0" w:space="0" w:color="auto"/>
                    <w:left w:val="none" w:sz="0" w:space="0" w:color="auto"/>
                    <w:bottom w:val="none" w:sz="0" w:space="0" w:color="auto"/>
                    <w:right w:val="none" w:sz="0" w:space="0" w:color="auto"/>
                  </w:divBdr>
                </w:div>
                <w:div w:id="242033149">
                  <w:marLeft w:val="0"/>
                  <w:marRight w:val="0"/>
                  <w:marTop w:val="0"/>
                  <w:marBottom w:val="0"/>
                  <w:divBdr>
                    <w:top w:val="none" w:sz="0" w:space="0" w:color="auto"/>
                    <w:left w:val="none" w:sz="0" w:space="0" w:color="auto"/>
                    <w:bottom w:val="none" w:sz="0" w:space="0" w:color="auto"/>
                    <w:right w:val="none" w:sz="0" w:space="0" w:color="auto"/>
                  </w:divBdr>
                </w:div>
                <w:div w:id="244807656">
                  <w:marLeft w:val="0"/>
                  <w:marRight w:val="0"/>
                  <w:marTop w:val="0"/>
                  <w:marBottom w:val="0"/>
                  <w:divBdr>
                    <w:top w:val="none" w:sz="0" w:space="0" w:color="auto"/>
                    <w:left w:val="none" w:sz="0" w:space="0" w:color="auto"/>
                    <w:bottom w:val="none" w:sz="0" w:space="0" w:color="auto"/>
                    <w:right w:val="none" w:sz="0" w:space="0" w:color="auto"/>
                  </w:divBdr>
                </w:div>
                <w:div w:id="247008914">
                  <w:marLeft w:val="0"/>
                  <w:marRight w:val="0"/>
                  <w:marTop w:val="0"/>
                  <w:marBottom w:val="0"/>
                  <w:divBdr>
                    <w:top w:val="none" w:sz="0" w:space="0" w:color="auto"/>
                    <w:left w:val="none" w:sz="0" w:space="0" w:color="auto"/>
                    <w:bottom w:val="none" w:sz="0" w:space="0" w:color="auto"/>
                    <w:right w:val="none" w:sz="0" w:space="0" w:color="auto"/>
                  </w:divBdr>
                </w:div>
                <w:div w:id="249003440">
                  <w:marLeft w:val="0"/>
                  <w:marRight w:val="0"/>
                  <w:marTop w:val="0"/>
                  <w:marBottom w:val="0"/>
                  <w:divBdr>
                    <w:top w:val="none" w:sz="0" w:space="0" w:color="auto"/>
                    <w:left w:val="none" w:sz="0" w:space="0" w:color="auto"/>
                    <w:bottom w:val="none" w:sz="0" w:space="0" w:color="auto"/>
                    <w:right w:val="none" w:sz="0" w:space="0" w:color="auto"/>
                  </w:divBdr>
                </w:div>
                <w:div w:id="249049596">
                  <w:marLeft w:val="0"/>
                  <w:marRight w:val="0"/>
                  <w:marTop w:val="0"/>
                  <w:marBottom w:val="0"/>
                  <w:divBdr>
                    <w:top w:val="none" w:sz="0" w:space="0" w:color="auto"/>
                    <w:left w:val="none" w:sz="0" w:space="0" w:color="auto"/>
                    <w:bottom w:val="none" w:sz="0" w:space="0" w:color="auto"/>
                    <w:right w:val="none" w:sz="0" w:space="0" w:color="auto"/>
                  </w:divBdr>
                </w:div>
                <w:div w:id="250817059">
                  <w:marLeft w:val="0"/>
                  <w:marRight w:val="0"/>
                  <w:marTop w:val="0"/>
                  <w:marBottom w:val="0"/>
                  <w:divBdr>
                    <w:top w:val="none" w:sz="0" w:space="0" w:color="auto"/>
                    <w:left w:val="none" w:sz="0" w:space="0" w:color="auto"/>
                    <w:bottom w:val="none" w:sz="0" w:space="0" w:color="auto"/>
                    <w:right w:val="none" w:sz="0" w:space="0" w:color="auto"/>
                  </w:divBdr>
                </w:div>
                <w:div w:id="251283824">
                  <w:marLeft w:val="0"/>
                  <w:marRight w:val="0"/>
                  <w:marTop w:val="0"/>
                  <w:marBottom w:val="0"/>
                  <w:divBdr>
                    <w:top w:val="none" w:sz="0" w:space="0" w:color="auto"/>
                    <w:left w:val="none" w:sz="0" w:space="0" w:color="auto"/>
                    <w:bottom w:val="none" w:sz="0" w:space="0" w:color="auto"/>
                    <w:right w:val="none" w:sz="0" w:space="0" w:color="auto"/>
                  </w:divBdr>
                </w:div>
                <w:div w:id="251358478">
                  <w:marLeft w:val="0"/>
                  <w:marRight w:val="0"/>
                  <w:marTop w:val="0"/>
                  <w:marBottom w:val="0"/>
                  <w:divBdr>
                    <w:top w:val="none" w:sz="0" w:space="0" w:color="auto"/>
                    <w:left w:val="none" w:sz="0" w:space="0" w:color="auto"/>
                    <w:bottom w:val="none" w:sz="0" w:space="0" w:color="auto"/>
                    <w:right w:val="none" w:sz="0" w:space="0" w:color="auto"/>
                  </w:divBdr>
                </w:div>
                <w:div w:id="252512717">
                  <w:marLeft w:val="0"/>
                  <w:marRight w:val="0"/>
                  <w:marTop w:val="0"/>
                  <w:marBottom w:val="0"/>
                  <w:divBdr>
                    <w:top w:val="none" w:sz="0" w:space="0" w:color="auto"/>
                    <w:left w:val="none" w:sz="0" w:space="0" w:color="auto"/>
                    <w:bottom w:val="none" w:sz="0" w:space="0" w:color="auto"/>
                    <w:right w:val="none" w:sz="0" w:space="0" w:color="auto"/>
                  </w:divBdr>
                </w:div>
                <w:div w:id="253057915">
                  <w:marLeft w:val="0"/>
                  <w:marRight w:val="0"/>
                  <w:marTop w:val="0"/>
                  <w:marBottom w:val="0"/>
                  <w:divBdr>
                    <w:top w:val="none" w:sz="0" w:space="0" w:color="auto"/>
                    <w:left w:val="none" w:sz="0" w:space="0" w:color="auto"/>
                    <w:bottom w:val="none" w:sz="0" w:space="0" w:color="auto"/>
                    <w:right w:val="none" w:sz="0" w:space="0" w:color="auto"/>
                  </w:divBdr>
                </w:div>
                <w:div w:id="254753151">
                  <w:marLeft w:val="0"/>
                  <w:marRight w:val="0"/>
                  <w:marTop w:val="0"/>
                  <w:marBottom w:val="0"/>
                  <w:divBdr>
                    <w:top w:val="none" w:sz="0" w:space="0" w:color="auto"/>
                    <w:left w:val="none" w:sz="0" w:space="0" w:color="auto"/>
                    <w:bottom w:val="none" w:sz="0" w:space="0" w:color="auto"/>
                    <w:right w:val="none" w:sz="0" w:space="0" w:color="auto"/>
                  </w:divBdr>
                </w:div>
                <w:div w:id="254940388">
                  <w:marLeft w:val="0"/>
                  <w:marRight w:val="0"/>
                  <w:marTop w:val="0"/>
                  <w:marBottom w:val="0"/>
                  <w:divBdr>
                    <w:top w:val="none" w:sz="0" w:space="0" w:color="auto"/>
                    <w:left w:val="none" w:sz="0" w:space="0" w:color="auto"/>
                    <w:bottom w:val="none" w:sz="0" w:space="0" w:color="auto"/>
                    <w:right w:val="none" w:sz="0" w:space="0" w:color="auto"/>
                  </w:divBdr>
                </w:div>
                <w:div w:id="256913663">
                  <w:marLeft w:val="0"/>
                  <w:marRight w:val="0"/>
                  <w:marTop w:val="0"/>
                  <w:marBottom w:val="0"/>
                  <w:divBdr>
                    <w:top w:val="none" w:sz="0" w:space="0" w:color="auto"/>
                    <w:left w:val="none" w:sz="0" w:space="0" w:color="auto"/>
                    <w:bottom w:val="none" w:sz="0" w:space="0" w:color="auto"/>
                    <w:right w:val="none" w:sz="0" w:space="0" w:color="auto"/>
                  </w:divBdr>
                </w:div>
                <w:div w:id="257059761">
                  <w:marLeft w:val="0"/>
                  <w:marRight w:val="0"/>
                  <w:marTop w:val="0"/>
                  <w:marBottom w:val="0"/>
                  <w:divBdr>
                    <w:top w:val="none" w:sz="0" w:space="0" w:color="auto"/>
                    <w:left w:val="none" w:sz="0" w:space="0" w:color="auto"/>
                    <w:bottom w:val="none" w:sz="0" w:space="0" w:color="auto"/>
                    <w:right w:val="none" w:sz="0" w:space="0" w:color="auto"/>
                  </w:divBdr>
                </w:div>
                <w:div w:id="257252713">
                  <w:marLeft w:val="0"/>
                  <w:marRight w:val="0"/>
                  <w:marTop w:val="0"/>
                  <w:marBottom w:val="0"/>
                  <w:divBdr>
                    <w:top w:val="none" w:sz="0" w:space="0" w:color="auto"/>
                    <w:left w:val="none" w:sz="0" w:space="0" w:color="auto"/>
                    <w:bottom w:val="none" w:sz="0" w:space="0" w:color="auto"/>
                    <w:right w:val="none" w:sz="0" w:space="0" w:color="auto"/>
                  </w:divBdr>
                </w:div>
                <w:div w:id="257297987">
                  <w:marLeft w:val="0"/>
                  <w:marRight w:val="0"/>
                  <w:marTop w:val="0"/>
                  <w:marBottom w:val="0"/>
                  <w:divBdr>
                    <w:top w:val="none" w:sz="0" w:space="0" w:color="auto"/>
                    <w:left w:val="none" w:sz="0" w:space="0" w:color="auto"/>
                    <w:bottom w:val="none" w:sz="0" w:space="0" w:color="auto"/>
                    <w:right w:val="none" w:sz="0" w:space="0" w:color="auto"/>
                  </w:divBdr>
                </w:div>
                <w:div w:id="257956353">
                  <w:marLeft w:val="0"/>
                  <w:marRight w:val="0"/>
                  <w:marTop w:val="0"/>
                  <w:marBottom w:val="0"/>
                  <w:divBdr>
                    <w:top w:val="none" w:sz="0" w:space="0" w:color="auto"/>
                    <w:left w:val="none" w:sz="0" w:space="0" w:color="auto"/>
                    <w:bottom w:val="none" w:sz="0" w:space="0" w:color="auto"/>
                    <w:right w:val="none" w:sz="0" w:space="0" w:color="auto"/>
                  </w:divBdr>
                </w:div>
                <w:div w:id="258022740">
                  <w:marLeft w:val="0"/>
                  <w:marRight w:val="0"/>
                  <w:marTop w:val="0"/>
                  <w:marBottom w:val="0"/>
                  <w:divBdr>
                    <w:top w:val="none" w:sz="0" w:space="0" w:color="auto"/>
                    <w:left w:val="none" w:sz="0" w:space="0" w:color="auto"/>
                    <w:bottom w:val="none" w:sz="0" w:space="0" w:color="auto"/>
                    <w:right w:val="none" w:sz="0" w:space="0" w:color="auto"/>
                  </w:divBdr>
                </w:div>
                <w:div w:id="258371047">
                  <w:marLeft w:val="0"/>
                  <w:marRight w:val="0"/>
                  <w:marTop w:val="0"/>
                  <w:marBottom w:val="0"/>
                  <w:divBdr>
                    <w:top w:val="none" w:sz="0" w:space="0" w:color="auto"/>
                    <w:left w:val="none" w:sz="0" w:space="0" w:color="auto"/>
                    <w:bottom w:val="none" w:sz="0" w:space="0" w:color="auto"/>
                    <w:right w:val="none" w:sz="0" w:space="0" w:color="auto"/>
                  </w:divBdr>
                </w:div>
                <w:div w:id="259141010">
                  <w:marLeft w:val="0"/>
                  <w:marRight w:val="0"/>
                  <w:marTop w:val="0"/>
                  <w:marBottom w:val="0"/>
                  <w:divBdr>
                    <w:top w:val="none" w:sz="0" w:space="0" w:color="auto"/>
                    <w:left w:val="none" w:sz="0" w:space="0" w:color="auto"/>
                    <w:bottom w:val="none" w:sz="0" w:space="0" w:color="auto"/>
                    <w:right w:val="none" w:sz="0" w:space="0" w:color="auto"/>
                  </w:divBdr>
                </w:div>
                <w:div w:id="262885831">
                  <w:marLeft w:val="0"/>
                  <w:marRight w:val="0"/>
                  <w:marTop w:val="0"/>
                  <w:marBottom w:val="0"/>
                  <w:divBdr>
                    <w:top w:val="none" w:sz="0" w:space="0" w:color="auto"/>
                    <w:left w:val="none" w:sz="0" w:space="0" w:color="auto"/>
                    <w:bottom w:val="none" w:sz="0" w:space="0" w:color="auto"/>
                    <w:right w:val="none" w:sz="0" w:space="0" w:color="auto"/>
                  </w:divBdr>
                </w:div>
                <w:div w:id="263735133">
                  <w:marLeft w:val="0"/>
                  <w:marRight w:val="0"/>
                  <w:marTop w:val="0"/>
                  <w:marBottom w:val="0"/>
                  <w:divBdr>
                    <w:top w:val="none" w:sz="0" w:space="0" w:color="auto"/>
                    <w:left w:val="none" w:sz="0" w:space="0" w:color="auto"/>
                    <w:bottom w:val="none" w:sz="0" w:space="0" w:color="auto"/>
                    <w:right w:val="none" w:sz="0" w:space="0" w:color="auto"/>
                  </w:divBdr>
                </w:div>
                <w:div w:id="266040794">
                  <w:marLeft w:val="0"/>
                  <w:marRight w:val="0"/>
                  <w:marTop w:val="0"/>
                  <w:marBottom w:val="0"/>
                  <w:divBdr>
                    <w:top w:val="none" w:sz="0" w:space="0" w:color="auto"/>
                    <w:left w:val="none" w:sz="0" w:space="0" w:color="auto"/>
                    <w:bottom w:val="none" w:sz="0" w:space="0" w:color="auto"/>
                    <w:right w:val="none" w:sz="0" w:space="0" w:color="auto"/>
                  </w:divBdr>
                </w:div>
                <w:div w:id="266088280">
                  <w:marLeft w:val="0"/>
                  <w:marRight w:val="0"/>
                  <w:marTop w:val="0"/>
                  <w:marBottom w:val="0"/>
                  <w:divBdr>
                    <w:top w:val="none" w:sz="0" w:space="0" w:color="auto"/>
                    <w:left w:val="none" w:sz="0" w:space="0" w:color="auto"/>
                    <w:bottom w:val="none" w:sz="0" w:space="0" w:color="auto"/>
                    <w:right w:val="none" w:sz="0" w:space="0" w:color="auto"/>
                  </w:divBdr>
                </w:div>
                <w:div w:id="266471575">
                  <w:marLeft w:val="0"/>
                  <w:marRight w:val="0"/>
                  <w:marTop w:val="0"/>
                  <w:marBottom w:val="0"/>
                  <w:divBdr>
                    <w:top w:val="none" w:sz="0" w:space="0" w:color="auto"/>
                    <w:left w:val="none" w:sz="0" w:space="0" w:color="auto"/>
                    <w:bottom w:val="none" w:sz="0" w:space="0" w:color="auto"/>
                    <w:right w:val="none" w:sz="0" w:space="0" w:color="auto"/>
                  </w:divBdr>
                </w:div>
                <w:div w:id="266885264">
                  <w:marLeft w:val="0"/>
                  <w:marRight w:val="0"/>
                  <w:marTop w:val="0"/>
                  <w:marBottom w:val="0"/>
                  <w:divBdr>
                    <w:top w:val="none" w:sz="0" w:space="0" w:color="auto"/>
                    <w:left w:val="none" w:sz="0" w:space="0" w:color="auto"/>
                    <w:bottom w:val="none" w:sz="0" w:space="0" w:color="auto"/>
                    <w:right w:val="none" w:sz="0" w:space="0" w:color="auto"/>
                  </w:divBdr>
                </w:div>
                <w:div w:id="267542776">
                  <w:marLeft w:val="0"/>
                  <w:marRight w:val="0"/>
                  <w:marTop w:val="0"/>
                  <w:marBottom w:val="0"/>
                  <w:divBdr>
                    <w:top w:val="none" w:sz="0" w:space="0" w:color="auto"/>
                    <w:left w:val="none" w:sz="0" w:space="0" w:color="auto"/>
                    <w:bottom w:val="none" w:sz="0" w:space="0" w:color="auto"/>
                    <w:right w:val="none" w:sz="0" w:space="0" w:color="auto"/>
                  </w:divBdr>
                </w:div>
                <w:div w:id="268661986">
                  <w:marLeft w:val="0"/>
                  <w:marRight w:val="0"/>
                  <w:marTop w:val="0"/>
                  <w:marBottom w:val="0"/>
                  <w:divBdr>
                    <w:top w:val="none" w:sz="0" w:space="0" w:color="auto"/>
                    <w:left w:val="none" w:sz="0" w:space="0" w:color="auto"/>
                    <w:bottom w:val="none" w:sz="0" w:space="0" w:color="auto"/>
                    <w:right w:val="none" w:sz="0" w:space="0" w:color="auto"/>
                  </w:divBdr>
                </w:div>
                <w:div w:id="269944619">
                  <w:marLeft w:val="0"/>
                  <w:marRight w:val="0"/>
                  <w:marTop w:val="0"/>
                  <w:marBottom w:val="0"/>
                  <w:divBdr>
                    <w:top w:val="none" w:sz="0" w:space="0" w:color="auto"/>
                    <w:left w:val="none" w:sz="0" w:space="0" w:color="auto"/>
                    <w:bottom w:val="none" w:sz="0" w:space="0" w:color="auto"/>
                    <w:right w:val="none" w:sz="0" w:space="0" w:color="auto"/>
                  </w:divBdr>
                </w:div>
                <w:div w:id="271134765">
                  <w:marLeft w:val="0"/>
                  <w:marRight w:val="0"/>
                  <w:marTop w:val="0"/>
                  <w:marBottom w:val="0"/>
                  <w:divBdr>
                    <w:top w:val="none" w:sz="0" w:space="0" w:color="auto"/>
                    <w:left w:val="none" w:sz="0" w:space="0" w:color="auto"/>
                    <w:bottom w:val="none" w:sz="0" w:space="0" w:color="auto"/>
                    <w:right w:val="none" w:sz="0" w:space="0" w:color="auto"/>
                  </w:divBdr>
                </w:div>
                <w:div w:id="272248203">
                  <w:marLeft w:val="0"/>
                  <w:marRight w:val="0"/>
                  <w:marTop w:val="0"/>
                  <w:marBottom w:val="0"/>
                  <w:divBdr>
                    <w:top w:val="none" w:sz="0" w:space="0" w:color="auto"/>
                    <w:left w:val="none" w:sz="0" w:space="0" w:color="auto"/>
                    <w:bottom w:val="none" w:sz="0" w:space="0" w:color="auto"/>
                    <w:right w:val="none" w:sz="0" w:space="0" w:color="auto"/>
                  </w:divBdr>
                </w:div>
                <w:div w:id="275523584">
                  <w:marLeft w:val="0"/>
                  <w:marRight w:val="0"/>
                  <w:marTop w:val="0"/>
                  <w:marBottom w:val="0"/>
                  <w:divBdr>
                    <w:top w:val="none" w:sz="0" w:space="0" w:color="auto"/>
                    <w:left w:val="none" w:sz="0" w:space="0" w:color="auto"/>
                    <w:bottom w:val="none" w:sz="0" w:space="0" w:color="auto"/>
                    <w:right w:val="none" w:sz="0" w:space="0" w:color="auto"/>
                  </w:divBdr>
                </w:div>
                <w:div w:id="278606379">
                  <w:marLeft w:val="0"/>
                  <w:marRight w:val="0"/>
                  <w:marTop w:val="0"/>
                  <w:marBottom w:val="0"/>
                  <w:divBdr>
                    <w:top w:val="none" w:sz="0" w:space="0" w:color="auto"/>
                    <w:left w:val="none" w:sz="0" w:space="0" w:color="auto"/>
                    <w:bottom w:val="none" w:sz="0" w:space="0" w:color="auto"/>
                    <w:right w:val="none" w:sz="0" w:space="0" w:color="auto"/>
                  </w:divBdr>
                </w:div>
                <w:div w:id="280310201">
                  <w:marLeft w:val="0"/>
                  <w:marRight w:val="0"/>
                  <w:marTop w:val="0"/>
                  <w:marBottom w:val="0"/>
                  <w:divBdr>
                    <w:top w:val="none" w:sz="0" w:space="0" w:color="auto"/>
                    <w:left w:val="none" w:sz="0" w:space="0" w:color="auto"/>
                    <w:bottom w:val="none" w:sz="0" w:space="0" w:color="auto"/>
                    <w:right w:val="none" w:sz="0" w:space="0" w:color="auto"/>
                  </w:divBdr>
                </w:div>
                <w:div w:id="281768054">
                  <w:marLeft w:val="0"/>
                  <w:marRight w:val="0"/>
                  <w:marTop w:val="0"/>
                  <w:marBottom w:val="0"/>
                  <w:divBdr>
                    <w:top w:val="none" w:sz="0" w:space="0" w:color="auto"/>
                    <w:left w:val="none" w:sz="0" w:space="0" w:color="auto"/>
                    <w:bottom w:val="none" w:sz="0" w:space="0" w:color="auto"/>
                    <w:right w:val="none" w:sz="0" w:space="0" w:color="auto"/>
                  </w:divBdr>
                </w:div>
                <w:div w:id="282394781">
                  <w:marLeft w:val="0"/>
                  <w:marRight w:val="0"/>
                  <w:marTop w:val="0"/>
                  <w:marBottom w:val="0"/>
                  <w:divBdr>
                    <w:top w:val="none" w:sz="0" w:space="0" w:color="auto"/>
                    <w:left w:val="none" w:sz="0" w:space="0" w:color="auto"/>
                    <w:bottom w:val="none" w:sz="0" w:space="0" w:color="auto"/>
                    <w:right w:val="none" w:sz="0" w:space="0" w:color="auto"/>
                  </w:divBdr>
                </w:div>
                <w:div w:id="282545379">
                  <w:marLeft w:val="0"/>
                  <w:marRight w:val="0"/>
                  <w:marTop w:val="0"/>
                  <w:marBottom w:val="0"/>
                  <w:divBdr>
                    <w:top w:val="none" w:sz="0" w:space="0" w:color="auto"/>
                    <w:left w:val="none" w:sz="0" w:space="0" w:color="auto"/>
                    <w:bottom w:val="none" w:sz="0" w:space="0" w:color="auto"/>
                    <w:right w:val="none" w:sz="0" w:space="0" w:color="auto"/>
                  </w:divBdr>
                </w:div>
                <w:div w:id="283580654">
                  <w:marLeft w:val="0"/>
                  <w:marRight w:val="0"/>
                  <w:marTop w:val="0"/>
                  <w:marBottom w:val="0"/>
                  <w:divBdr>
                    <w:top w:val="none" w:sz="0" w:space="0" w:color="auto"/>
                    <w:left w:val="none" w:sz="0" w:space="0" w:color="auto"/>
                    <w:bottom w:val="none" w:sz="0" w:space="0" w:color="auto"/>
                    <w:right w:val="none" w:sz="0" w:space="0" w:color="auto"/>
                  </w:divBdr>
                </w:div>
                <w:div w:id="283732144">
                  <w:marLeft w:val="0"/>
                  <w:marRight w:val="0"/>
                  <w:marTop w:val="0"/>
                  <w:marBottom w:val="0"/>
                  <w:divBdr>
                    <w:top w:val="none" w:sz="0" w:space="0" w:color="auto"/>
                    <w:left w:val="none" w:sz="0" w:space="0" w:color="auto"/>
                    <w:bottom w:val="none" w:sz="0" w:space="0" w:color="auto"/>
                    <w:right w:val="none" w:sz="0" w:space="0" w:color="auto"/>
                  </w:divBdr>
                </w:div>
                <w:div w:id="283776451">
                  <w:marLeft w:val="0"/>
                  <w:marRight w:val="0"/>
                  <w:marTop w:val="0"/>
                  <w:marBottom w:val="0"/>
                  <w:divBdr>
                    <w:top w:val="none" w:sz="0" w:space="0" w:color="auto"/>
                    <w:left w:val="none" w:sz="0" w:space="0" w:color="auto"/>
                    <w:bottom w:val="none" w:sz="0" w:space="0" w:color="auto"/>
                    <w:right w:val="none" w:sz="0" w:space="0" w:color="auto"/>
                  </w:divBdr>
                </w:div>
                <w:div w:id="284164400">
                  <w:marLeft w:val="0"/>
                  <w:marRight w:val="0"/>
                  <w:marTop w:val="0"/>
                  <w:marBottom w:val="0"/>
                  <w:divBdr>
                    <w:top w:val="none" w:sz="0" w:space="0" w:color="auto"/>
                    <w:left w:val="none" w:sz="0" w:space="0" w:color="auto"/>
                    <w:bottom w:val="none" w:sz="0" w:space="0" w:color="auto"/>
                    <w:right w:val="none" w:sz="0" w:space="0" w:color="auto"/>
                  </w:divBdr>
                </w:div>
                <w:div w:id="285160434">
                  <w:marLeft w:val="0"/>
                  <w:marRight w:val="0"/>
                  <w:marTop w:val="0"/>
                  <w:marBottom w:val="0"/>
                  <w:divBdr>
                    <w:top w:val="none" w:sz="0" w:space="0" w:color="auto"/>
                    <w:left w:val="none" w:sz="0" w:space="0" w:color="auto"/>
                    <w:bottom w:val="none" w:sz="0" w:space="0" w:color="auto"/>
                    <w:right w:val="none" w:sz="0" w:space="0" w:color="auto"/>
                  </w:divBdr>
                </w:div>
                <w:div w:id="288976103">
                  <w:marLeft w:val="0"/>
                  <w:marRight w:val="0"/>
                  <w:marTop w:val="0"/>
                  <w:marBottom w:val="0"/>
                  <w:divBdr>
                    <w:top w:val="none" w:sz="0" w:space="0" w:color="auto"/>
                    <w:left w:val="none" w:sz="0" w:space="0" w:color="auto"/>
                    <w:bottom w:val="none" w:sz="0" w:space="0" w:color="auto"/>
                    <w:right w:val="none" w:sz="0" w:space="0" w:color="auto"/>
                  </w:divBdr>
                </w:div>
                <w:div w:id="289019638">
                  <w:marLeft w:val="0"/>
                  <w:marRight w:val="0"/>
                  <w:marTop w:val="0"/>
                  <w:marBottom w:val="0"/>
                  <w:divBdr>
                    <w:top w:val="none" w:sz="0" w:space="0" w:color="auto"/>
                    <w:left w:val="none" w:sz="0" w:space="0" w:color="auto"/>
                    <w:bottom w:val="none" w:sz="0" w:space="0" w:color="auto"/>
                    <w:right w:val="none" w:sz="0" w:space="0" w:color="auto"/>
                  </w:divBdr>
                </w:div>
                <w:div w:id="291323994">
                  <w:marLeft w:val="0"/>
                  <w:marRight w:val="0"/>
                  <w:marTop w:val="0"/>
                  <w:marBottom w:val="0"/>
                  <w:divBdr>
                    <w:top w:val="none" w:sz="0" w:space="0" w:color="auto"/>
                    <w:left w:val="none" w:sz="0" w:space="0" w:color="auto"/>
                    <w:bottom w:val="none" w:sz="0" w:space="0" w:color="auto"/>
                    <w:right w:val="none" w:sz="0" w:space="0" w:color="auto"/>
                  </w:divBdr>
                </w:div>
                <w:div w:id="291713243">
                  <w:marLeft w:val="0"/>
                  <w:marRight w:val="0"/>
                  <w:marTop w:val="0"/>
                  <w:marBottom w:val="0"/>
                  <w:divBdr>
                    <w:top w:val="none" w:sz="0" w:space="0" w:color="auto"/>
                    <w:left w:val="none" w:sz="0" w:space="0" w:color="auto"/>
                    <w:bottom w:val="none" w:sz="0" w:space="0" w:color="auto"/>
                    <w:right w:val="none" w:sz="0" w:space="0" w:color="auto"/>
                  </w:divBdr>
                </w:div>
                <w:div w:id="294257861">
                  <w:marLeft w:val="0"/>
                  <w:marRight w:val="0"/>
                  <w:marTop w:val="0"/>
                  <w:marBottom w:val="0"/>
                  <w:divBdr>
                    <w:top w:val="none" w:sz="0" w:space="0" w:color="auto"/>
                    <w:left w:val="none" w:sz="0" w:space="0" w:color="auto"/>
                    <w:bottom w:val="none" w:sz="0" w:space="0" w:color="auto"/>
                    <w:right w:val="none" w:sz="0" w:space="0" w:color="auto"/>
                  </w:divBdr>
                </w:div>
                <w:div w:id="295070323">
                  <w:marLeft w:val="0"/>
                  <w:marRight w:val="0"/>
                  <w:marTop w:val="0"/>
                  <w:marBottom w:val="0"/>
                  <w:divBdr>
                    <w:top w:val="none" w:sz="0" w:space="0" w:color="auto"/>
                    <w:left w:val="none" w:sz="0" w:space="0" w:color="auto"/>
                    <w:bottom w:val="none" w:sz="0" w:space="0" w:color="auto"/>
                    <w:right w:val="none" w:sz="0" w:space="0" w:color="auto"/>
                  </w:divBdr>
                </w:div>
                <w:div w:id="297731978">
                  <w:marLeft w:val="0"/>
                  <w:marRight w:val="0"/>
                  <w:marTop w:val="0"/>
                  <w:marBottom w:val="0"/>
                  <w:divBdr>
                    <w:top w:val="none" w:sz="0" w:space="0" w:color="auto"/>
                    <w:left w:val="none" w:sz="0" w:space="0" w:color="auto"/>
                    <w:bottom w:val="none" w:sz="0" w:space="0" w:color="auto"/>
                    <w:right w:val="none" w:sz="0" w:space="0" w:color="auto"/>
                  </w:divBdr>
                </w:div>
                <w:div w:id="299389025">
                  <w:marLeft w:val="0"/>
                  <w:marRight w:val="0"/>
                  <w:marTop w:val="0"/>
                  <w:marBottom w:val="0"/>
                  <w:divBdr>
                    <w:top w:val="none" w:sz="0" w:space="0" w:color="auto"/>
                    <w:left w:val="none" w:sz="0" w:space="0" w:color="auto"/>
                    <w:bottom w:val="none" w:sz="0" w:space="0" w:color="auto"/>
                    <w:right w:val="none" w:sz="0" w:space="0" w:color="auto"/>
                  </w:divBdr>
                </w:div>
                <w:div w:id="299654363">
                  <w:marLeft w:val="0"/>
                  <w:marRight w:val="0"/>
                  <w:marTop w:val="0"/>
                  <w:marBottom w:val="0"/>
                  <w:divBdr>
                    <w:top w:val="none" w:sz="0" w:space="0" w:color="auto"/>
                    <w:left w:val="none" w:sz="0" w:space="0" w:color="auto"/>
                    <w:bottom w:val="none" w:sz="0" w:space="0" w:color="auto"/>
                    <w:right w:val="none" w:sz="0" w:space="0" w:color="auto"/>
                  </w:divBdr>
                </w:div>
                <w:div w:id="303392480">
                  <w:marLeft w:val="0"/>
                  <w:marRight w:val="0"/>
                  <w:marTop w:val="0"/>
                  <w:marBottom w:val="0"/>
                  <w:divBdr>
                    <w:top w:val="none" w:sz="0" w:space="0" w:color="auto"/>
                    <w:left w:val="none" w:sz="0" w:space="0" w:color="auto"/>
                    <w:bottom w:val="none" w:sz="0" w:space="0" w:color="auto"/>
                    <w:right w:val="none" w:sz="0" w:space="0" w:color="auto"/>
                  </w:divBdr>
                </w:div>
                <w:div w:id="303509590">
                  <w:marLeft w:val="0"/>
                  <w:marRight w:val="0"/>
                  <w:marTop w:val="0"/>
                  <w:marBottom w:val="0"/>
                  <w:divBdr>
                    <w:top w:val="none" w:sz="0" w:space="0" w:color="auto"/>
                    <w:left w:val="none" w:sz="0" w:space="0" w:color="auto"/>
                    <w:bottom w:val="none" w:sz="0" w:space="0" w:color="auto"/>
                    <w:right w:val="none" w:sz="0" w:space="0" w:color="auto"/>
                  </w:divBdr>
                </w:div>
                <w:div w:id="303852245">
                  <w:marLeft w:val="0"/>
                  <w:marRight w:val="0"/>
                  <w:marTop w:val="0"/>
                  <w:marBottom w:val="0"/>
                  <w:divBdr>
                    <w:top w:val="none" w:sz="0" w:space="0" w:color="auto"/>
                    <w:left w:val="none" w:sz="0" w:space="0" w:color="auto"/>
                    <w:bottom w:val="none" w:sz="0" w:space="0" w:color="auto"/>
                    <w:right w:val="none" w:sz="0" w:space="0" w:color="auto"/>
                  </w:divBdr>
                </w:div>
                <w:div w:id="305860249">
                  <w:marLeft w:val="0"/>
                  <w:marRight w:val="0"/>
                  <w:marTop w:val="0"/>
                  <w:marBottom w:val="0"/>
                  <w:divBdr>
                    <w:top w:val="none" w:sz="0" w:space="0" w:color="auto"/>
                    <w:left w:val="none" w:sz="0" w:space="0" w:color="auto"/>
                    <w:bottom w:val="none" w:sz="0" w:space="0" w:color="auto"/>
                    <w:right w:val="none" w:sz="0" w:space="0" w:color="auto"/>
                  </w:divBdr>
                </w:div>
                <w:div w:id="306512676">
                  <w:marLeft w:val="0"/>
                  <w:marRight w:val="0"/>
                  <w:marTop w:val="0"/>
                  <w:marBottom w:val="0"/>
                  <w:divBdr>
                    <w:top w:val="none" w:sz="0" w:space="0" w:color="auto"/>
                    <w:left w:val="none" w:sz="0" w:space="0" w:color="auto"/>
                    <w:bottom w:val="none" w:sz="0" w:space="0" w:color="auto"/>
                    <w:right w:val="none" w:sz="0" w:space="0" w:color="auto"/>
                  </w:divBdr>
                </w:div>
                <w:div w:id="306975242">
                  <w:marLeft w:val="0"/>
                  <w:marRight w:val="0"/>
                  <w:marTop w:val="0"/>
                  <w:marBottom w:val="0"/>
                  <w:divBdr>
                    <w:top w:val="none" w:sz="0" w:space="0" w:color="auto"/>
                    <w:left w:val="none" w:sz="0" w:space="0" w:color="auto"/>
                    <w:bottom w:val="none" w:sz="0" w:space="0" w:color="auto"/>
                    <w:right w:val="none" w:sz="0" w:space="0" w:color="auto"/>
                  </w:divBdr>
                </w:div>
                <w:div w:id="307170405">
                  <w:marLeft w:val="0"/>
                  <w:marRight w:val="0"/>
                  <w:marTop w:val="0"/>
                  <w:marBottom w:val="0"/>
                  <w:divBdr>
                    <w:top w:val="none" w:sz="0" w:space="0" w:color="auto"/>
                    <w:left w:val="none" w:sz="0" w:space="0" w:color="auto"/>
                    <w:bottom w:val="none" w:sz="0" w:space="0" w:color="auto"/>
                    <w:right w:val="none" w:sz="0" w:space="0" w:color="auto"/>
                  </w:divBdr>
                </w:div>
                <w:div w:id="308487632">
                  <w:marLeft w:val="0"/>
                  <w:marRight w:val="0"/>
                  <w:marTop w:val="0"/>
                  <w:marBottom w:val="0"/>
                  <w:divBdr>
                    <w:top w:val="none" w:sz="0" w:space="0" w:color="auto"/>
                    <w:left w:val="none" w:sz="0" w:space="0" w:color="auto"/>
                    <w:bottom w:val="none" w:sz="0" w:space="0" w:color="auto"/>
                    <w:right w:val="none" w:sz="0" w:space="0" w:color="auto"/>
                  </w:divBdr>
                </w:div>
                <w:div w:id="310452235">
                  <w:marLeft w:val="0"/>
                  <w:marRight w:val="0"/>
                  <w:marTop w:val="0"/>
                  <w:marBottom w:val="0"/>
                  <w:divBdr>
                    <w:top w:val="none" w:sz="0" w:space="0" w:color="auto"/>
                    <w:left w:val="none" w:sz="0" w:space="0" w:color="auto"/>
                    <w:bottom w:val="none" w:sz="0" w:space="0" w:color="auto"/>
                    <w:right w:val="none" w:sz="0" w:space="0" w:color="auto"/>
                  </w:divBdr>
                </w:div>
                <w:div w:id="310716091">
                  <w:marLeft w:val="0"/>
                  <w:marRight w:val="0"/>
                  <w:marTop w:val="0"/>
                  <w:marBottom w:val="0"/>
                  <w:divBdr>
                    <w:top w:val="none" w:sz="0" w:space="0" w:color="auto"/>
                    <w:left w:val="none" w:sz="0" w:space="0" w:color="auto"/>
                    <w:bottom w:val="none" w:sz="0" w:space="0" w:color="auto"/>
                    <w:right w:val="none" w:sz="0" w:space="0" w:color="auto"/>
                  </w:divBdr>
                </w:div>
                <w:div w:id="311183798">
                  <w:marLeft w:val="0"/>
                  <w:marRight w:val="0"/>
                  <w:marTop w:val="0"/>
                  <w:marBottom w:val="0"/>
                  <w:divBdr>
                    <w:top w:val="none" w:sz="0" w:space="0" w:color="auto"/>
                    <w:left w:val="none" w:sz="0" w:space="0" w:color="auto"/>
                    <w:bottom w:val="none" w:sz="0" w:space="0" w:color="auto"/>
                    <w:right w:val="none" w:sz="0" w:space="0" w:color="auto"/>
                  </w:divBdr>
                </w:div>
                <w:div w:id="311259067">
                  <w:marLeft w:val="0"/>
                  <w:marRight w:val="0"/>
                  <w:marTop w:val="0"/>
                  <w:marBottom w:val="0"/>
                  <w:divBdr>
                    <w:top w:val="none" w:sz="0" w:space="0" w:color="auto"/>
                    <w:left w:val="none" w:sz="0" w:space="0" w:color="auto"/>
                    <w:bottom w:val="none" w:sz="0" w:space="0" w:color="auto"/>
                    <w:right w:val="none" w:sz="0" w:space="0" w:color="auto"/>
                  </w:divBdr>
                </w:div>
                <w:div w:id="311762682">
                  <w:marLeft w:val="0"/>
                  <w:marRight w:val="0"/>
                  <w:marTop w:val="0"/>
                  <w:marBottom w:val="0"/>
                  <w:divBdr>
                    <w:top w:val="none" w:sz="0" w:space="0" w:color="auto"/>
                    <w:left w:val="none" w:sz="0" w:space="0" w:color="auto"/>
                    <w:bottom w:val="none" w:sz="0" w:space="0" w:color="auto"/>
                    <w:right w:val="none" w:sz="0" w:space="0" w:color="auto"/>
                  </w:divBdr>
                </w:div>
                <w:div w:id="312218596">
                  <w:marLeft w:val="0"/>
                  <w:marRight w:val="0"/>
                  <w:marTop w:val="0"/>
                  <w:marBottom w:val="0"/>
                  <w:divBdr>
                    <w:top w:val="none" w:sz="0" w:space="0" w:color="auto"/>
                    <w:left w:val="none" w:sz="0" w:space="0" w:color="auto"/>
                    <w:bottom w:val="none" w:sz="0" w:space="0" w:color="auto"/>
                    <w:right w:val="none" w:sz="0" w:space="0" w:color="auto"/>
                  </w:divBdr>
                </w:div>
                <w:div w:id="315573289">
                  <w:marLeft w:val="0"/>
                  <w:marRight w:val="0"/>
                  <w:marTop w:val="0"/>
                  <w:marBottom w:val="0"/>
                  <w:divBdr>
                    <w:top w:val="none" w:sz="0" w:space="0" w:color="auto"/>
                    <w:left w:val="none" w:sz="0" w:space="0" w:color="auto"/>
                    <w:bottom w:val="none" w:sz="0" w:space="0" w:color="auto"/>
                    <w:right w:val="none" w:sz="0" w:space="0" w:color="auto"/>
                  </w:divBdr>
                </w:div>
                <w:div w:id="317416387">
                  <w:marLeft w:val="0"/>
                  <w:marRight w:val="0"/>
                  <w:marTop w:val="0"/>
                  <w:marBottom w:val="0"/>
                  <w:divBdr>
                    <w:top w:val="none" w:sz="0" w:space="0" w:color="auto"/>
                    <w:left w:val="none" w:sz="0" w:space="0" w:color="auto"/>
                    <w:bottom w:val="none" w:sz="0" w:space="0" w:color="auto"/>
                    <w:right w:val="none" w:sz="0" w:space="0" w:color="auto"/>
                  </w:divBdr>
                </w:div>
                <w:div w:id="317463321">
                  <w:marLeft w:val="0"/>
                  <w:marRight w:val="0"/>
                  <w:marTop w:val="0"/>
                  <w:marBottom w:val="0"/>
                  <w:divBdr>
                    <w:top w:val="none" w:sz="0" w:space="0" w:color="auto"/>
                    <w:left w:val="none" w:sz="0" w:space="0" w:color="auto"/>
                    <w:bottom w:val="none" w:sz="0" w:space="0" w:color="auto"/>
                    <w:right w:val="none" w:sz="0" w:space="0" w:color="auto"/>
                  </w:divBdr>
                </w:div>
                <w:div w:id="317660627">
                  <w:marLeft w:val="0"/>
                  <w:marRight w:val="0"/>
                  <w:marTop w:val="0"/>
                  <w:marBottom w:val="0"/>
                  <w:divBdr>
                    <w:top w:val="none" w:sz="0" w:space="0" w:color="auto"/>
                    <w:left w:val="none" w:sz="0" w:space="0" w:color="auto"/>
                    <w:bottom w:val="none" w:sz="0" w:space="0" w:color="auto"/>
                    <w:right w:val="none" w:sz="0" w:space="0" w:color="auto"/>
                  </w:divBdr>
                </w:div>
                <w:div w:id="317805086">
                  <w:marLeft w:val="0"/>
                  <w:marRight w:val="0"/>
                  <w:marTop w:val="0"/>
                  <w:marBottom w:val="0"/>
                  <w:divBdr>
                    <w:top w:val="none" w:sz="0" w:space="0" w:color="auto"/>
                    <w:left w:val="none" w:sz="0" w:space="0" w:color="auto"/>
                    <w:bottom w:val="none" w:sz="0" w:space="0" w:color="auto"/>
                    <w:right w:val="none" w:sz="0" w:space="0" w:color="auto"/>
                  </w:divBdr>
                </w:div>
                <w:div w:id="318968399">
                  <w:marLeft w:val="0"/>
                  <w:marRight w:val="0"/>
                  <w:marTop w:val="0"/>
                  <w:marBottom w:val="0"/>
                  <w:divBdr>
                    <w:top w:val="none" w:sz="0" w:space="0" w:color="auto"/>
                    <w:left w:val="none" w:sz="0" w:space="0" w:color="auto"/>
                    <w:bottom w:val="none" w:sz="0" w:space="0" w:color="auto"/>
                    <w:right w:val="none" w:sz="0" w:space="0" w:color="auto"/>
                  </w:divBdr>
                </w:div>
                <w:div w:id="319114366">
                  <w:marLeft w:val="0"/>
                  <w:marRight w:val="0"/>
                  <w:marTop w:val="0"/>
                  <w:marBottom w:val="0"/>
                  <w:divBdr>
                    <w:top w:val="none" w:sz="0" w:space="0" w:color="auto"/>
                    <w:left w:val="none" w:sz="0" w:space="0" w:color="auto"/>
                    <w:bottom w:val="none" w:sz="0" w:space="0" w:color="auto"/>
                    <w:right w:val="none" w:sz="0" w:space="0" w:color="auto"/>
                  </w:divBdr>
                </w:div>
                <w:div w:id="320279750">
                  <w:marLeft w:val="0"/>
                  <w:marRight w:val="0"/>
                  <w:marTop w:val="0"/>
                  <w:marBottom w:val="0"/>
                  <w:divBdr>
                    <w:top w:val="none" w:sz="0" w:space="0" w:color="auto"/>
                    <w:left w:val="none" w:sz="0" w:space="0" w:color="auto"/>
                    <w:bottom w:val="none" w:sz="0" w:space="0" w:color="auto"/>
                    <w:right w:val="none" w:sz="0" w:space="0" w:color="auto"/>
                  </w:divBdr>
                </w:div>
                <w:div w:id="320890862">
                  <w:marLeft w:val="0"/>
                  <w:marRight w:val="0"/>
                  <w:marTop w:val="0"/>
                  <w:marBottom w:val="0"/>
                  <w:divBdr>
                    <w:top w:val="none" w:sz="0" w:space="0" w:color="auto"/>
                    <w:left w:val="none" w:sz="0" w:space="0" w:color="auto"/>
                    <w:bottom w:val="none" w:sz="0" w:space="0" w:color="auto"/>
                    <w:right w:val="none" w:sz="0" w:space="0" w:color="auto"/>
                  </w:divBdr>
                </w:div>
                <w:div w:id="325322716">
                  <w:marLeft w:val="0"/>
                  <w:marRight w:val="0"/>
                  <w:marTop w:val="0"/>
                  <w:marBottom w:val="0"/>
                  <w:divBdr>
                    <w:top w:val="none" w:sz="0" w:space="0" w:color="auto"/>
                    <w:left w:val="none" w:sz="0" w:space="0" w:color="auto"/>
                    <w:bottom w:val="none" w:sz="0" w:space="0" w:color="auto"/>
                    <w:right w:val="none" w:sz="0" w:space="0" w:color="auto"/>
                  </w:divBdr>
                </w:div>
                <w:div w:id="326829218">
                  <w:marLeft w:val="0"/>
                  <w:marRight w:val="0"/>
                  <w:marTop w:val="0"/>
                  <w:marBottom w:val="0"/>
                  <w:divBdr>
                    <w:top w:val="none" w:sz="0" w:space="0" w:color="auto"/>
                    <w:left w:val="none" w:sz="0" w:space="0" w:color="auto"/>
                    <w:bottom w:val="none" w:sz="0" w:space="0" w:color="auto"/>
                    <w:right w:val="none" w:sz="0" w:space="0" w:color="auto"/>
                  </w:divBdr>
                </w:div>
                <w:div w:id="327365658">
                  <w:marLeft w:val="0"/>
                  <w:marRight w:val="0"/>
                  <w:marTop w:val="0"/>
                  <w:marBottom w:val="0"/>
                  <w:divBdr>
                    <w:top w:val="none" w:sz="0" w:space="0" w:color="auto"/>
                    <w:left w:val="none" w:sz="0" w:space="0" w:color="auto"/>
                    <w:bottom w:val="none" w:sz="0" w:space="0" w:color="auto"/>
                    <w:right w:val="none" w:sz="0" w:space="0" w:color="auto"/>
                  </w:divBdr>
                </w:div>
                <w:div w:id="330064754">
                  <w:marLeft w:val="0"/>
                  <w:marRight w:val="0"/>
                  <w:marTop w:val="0"/>
                  <w:marBottom w:val="0"/>
                  <w:divBdr>
                    <w:top w:val="none" w:sz="0" w:space="0" w:color="auto"/>
                    <w:left w:val="none" w:sz="0" w:space="0" w:color="auto"/>
                    <w:bottom w:val="none" w:sz="0" w:space="0" w:color="auto"/>
                    <w:right w:val="none" w:sz="0" w:space="0" w:color="auto"/>
                  </w:divBdr>
                </w:div>
                <w:div w:id="330721751">
                  <w:marLeft w:val="0"/>
                  <w:marRight w:val="0"/>
                  <w:marTop w:val="0"/>
                  <w:marBottom w:val="0"/>
                  <w:divBdr>
                    <w:top w:val="none" w:sz="0" w:space="0" w:color="auto"/>
                    <w:left w:val="none" w:sz="0" w:space="0" w:color="auto"/>
                    <w:bottom w:val="none" w:sz="0" w:space="0" w:color="auto"/>
                    <w:right w:val="none" w:sz="0" w:space="0" w:color="auto"/>
                  </w:divBdr>
                </w:div>
                <w:div w:id="331564828">
                  <w:marLeft w:val="0"/>
                  <w:marRight w:val="0"/>
                  <w:marTop w:val="0"/>
                  <w:marBottom w:val="0"/>
                  <w:divBdr>
                    <w:top w:val="none" w:sz="0" w:space="0" w:color="auto"/>
                    <w:left w:val="none" w:sz="0" w:space="0" w:color="auto"/>
                    <w:bottom w:val="none" w:sz="0" w:space="0" w:color="auto"/>
                    <w:right w:val="none" w:sz="0" w:space="0" w:color="auto"/>
                  </w:divBdr>
                </w:div>
                <w:div w:id="333387162">
                  <w:marLeft w:val="0"/>
                  <w:marRight w:val="0"/>
                  <w:marTop w:val="0"/>
                  <w:marBottom w:val="0"/>
                  <w:divBdr>
                    <w:top w:val="none" w:sz="0" w:space="0" w:color="auto"/>
                    <w:left w:val="none" w:sz="0" w:space="0" w:color="auto"/>
                    <w:bottom w:val="none" w:sz="0" w:space="0" w:color="auto"/>
                    <w:right w:val="none" w:sz="0" w:space="0" w:color="auto"/>
                  </w:divBdr>
                </w:div>
                <w:div w:id="338384891">
                  <w:marLeft w:val="0"/>
                  <w:marRight w:val="0"/>
                  <w:marTop w:val="0"/>
                  <w:marBottom w:val="0"/>
                  <w:divBdr>
                    <w:top w:val="none" w:sz="0" w:space="0" w:color="auto"/>
                    <w:left w:val="none" w:sz="0" w:space="0" w:color="auto"/>
                    <w:bottom w:val="none" w:sz="0" w:space="0" w:color="auto"/>
                    <w:right w:val="none" w:sz="0" w:space="0" w:color="auto"/>
                  </w:divBdr>
                </w:div>
                <w:div w:id="338848019">
                  <w:marLeft w:val="0"/>
                  <w:marRight w:val="0"/>
                  <w:marTop w:val="0"/>
                  <w:marBottom w:val="0"/>
                  <w:divBdr>
                    <w:top w:val="none" w:sz="0" w:space="0" w:color="auto"/>
                    <w:left w:val="none" w:sz="0" w:space="0" w:color="auto"/>
                    <w:bottom w:val="none" w:sz="0" w:space="0" w:color="auto"/>
                    <w:right w:val="none" w:sz="0" w:space="0" w:color="auto"/>
                  </w:divBdr>
                </w:div>
                <w:div w:id="342172389">
                  <w:marLeft w:val="0"/>
                  <w:marRight w:val="0"/>
                  <w:marTop w:val="0"/>
                  <w:marBottom w:val="0"/>
                  <w:divBdr>
                    <w:top w:val="none" w:sz="0" w:space="0" w:color="auto"/>
                    <w:left w:val="none" w:sz="0" w:space="0" w:color="auto"/>
                    <w:bottom w:val="none" w:sz="0" w:space="0" w:color="auto"/>
                    <w:right w:val="none" w:sz="0" w:space="0" w:color="auto"/>
                  </w:divBdr>
                </w:div>
                <w:div w:id="342175247">
                  <w:marLeft w:val="0"/>
                  <w:marRight w:val="0"/>
                  <w:marTop w:val="0"/>
                  <w:marBottom w:val="0"/>
                  <w:divBdr>
                    <w:top w:val="none" w:sz="0" w:space="0" w:color="auto"/>
                    <w:left w:val="none" w:sz="0" w:space="0" w:color="auto"/>
                    <w:bottom w:val="none" w:sz="0" w:space="0" w:color="auto"/>
                    <w:right w:val="none" w:sz="0" w:space="0" w:color="auto"/>
                  </w:divBdr>
                </w:div>
                <w:div w:id="344475499">
                  <w:marLeft w:val="0"/>
                  <w:marRight w:val="0"/>
                  <w:marTop w:val="0"/>
                  <w:marBottom w:val="0"/>
                  <w:divBdr>
                    <w:top w:val="none" w:sz="0" w:space="0" w:color="auto"/>
                    <w:left w:val="none" w:sz="0" w:space="0" w:color="auto"/>
                    <w:bottom w:val="none" w:sz="0" w:space="0" w:color="auto"/>
                    <w:right w:val="none" w:sz="0" w:space="0" w:color="auto"/>
                  </w:divBdr>
                </w:div>
                <w:div w:id="345790714">
                  <w:marLeft w:val="0"/>
                  <w:marRight w:val="0"/>
                  <w:marTop w:val="0"/>
                  <w:marBottom w:val="0"/>
                  <w:divBdr>
                    <w:top w:val="none" w:sz="0" w:space="0" w:color="auto"/>
                    <w:left w:val="none" w:sz="0" w:space="0" w:color="auto"/>
                    <w:bottom w:val="none" w:sz="0" w:space="0" w:color="auto"/>
                    <w:right w:val="none" w:sz="0" w:space="0" w:color="auto"/>
                  </w:divBdr>
                </w:div>
                <w:div w:id="346181206">
                  <w:marLeft w:val="0"/>
                  <w:marRight w:val="0"/>
                  <w:marTop w:val="0"/>
                  <w:marBottom w:val="0"/>
                  <w:divBdr>
                    <w:top w:val="none" w:sz="0" w:space="0" w:color="auto"/>
                    <w:left w:val="none" w:sz="0" w:space="0" w:color="auto"/>
                    <w:bottom w:val="none" w:sz="0" w:space="0" w:color="auto"/>
                    <w:right w:val="none" w:sz="0" w:space="0" w:color="auto"/>
                  </w:divBdr>
                </w:div>
                <w:div w:id="348144307">
                  <w:marLeft w:val="0"/>
                  <w:marRight w:val="0"/>
                  <w:marTop w:val="0"/>
                  <w:marBottom w:val="0"/>
                  <w:divBdr>
                    <w:top w:val="none" w:sz="0" w:space="0" w:color="auto"/>
                    <w:left w:val="none" w:sz="0" w:space="0" w:color="auto"/>
                    <w:bottom w:val="none" w:sz="0" w:space="0" w:color="auto"/>
                    <w:right w:val="none" w:sz="0" w:space="0" w:color="auto"/>
                  </w:divBdr>
                </w:div>
                <w:div w:id="348335726">
                  <w:marLeft w:val="0"/>
                  <w:marRight w:val="0"/>
                  <w:marTop w:val="0"/>
                  <w:marBottom w:val="0"/>
                  <w:divBdr>
                    <w:top w:val="none" w:sz="0" w:space="0" w:color="auto"/>
                    <w:left w:val="none" w:sz="0" w:space="0" w:color="auto"/>
                    <w:bottom w:val="none" w:sz="0" w:space="0" w:color="auto"/>
                    <w:right w:val="none" w:sz="0" w:space="0" w:color="auto"/>
                  </w:divBdr>
                </w:div>
                <w:div w:id="348407528">
                  <w:marLeft w:val="0"/>
                  <w:marRight w:val="0"/>
                  <w:marTop w:val="0"/>
                  <w:marBottom w:val="0"/>
                  <w:divBdr>
                    <w:top w:val="none" w:sz="0" w:space="0" w:color="auto"/>
                    <w:left w:val="none" w:sz="0" w:space="0" w:color="auto"/>
                    <w:bottom w:val="none" w:sz="0" w:space="0" w:color="auto"/>
                    <w:right w:val="none" w:sz="0" w:space="0" w:color="auto"/>
                  </w:divBdr>
                </w:div>
                <w:div w:id="349572107">
                  <w:marLeft w:val="0"/>
                  <w:marRight w:val="0"/>
                  <w:marTop w:val="0"/>
                  <w:marBottom w:val="0"/>
                  <w:divBdr>
                    <w:top w:val="none" w:sz="0" w:space="0" w:color="auto"/>
                    <w:left w:val="none" w:sz="0" w:space="0" w:color="auto"/>
                    <w:bottom w:val="none" w:sz="0" w:space="0" w:color="auto"/>
                    <w:right w:val="none" w:sz="0" w:space="0" w:color="auto"/>
                  </w:divBdr>
                </w:div>
                <w:div w:id="350766598">
                  <w:marLeft w:val="0"/>
                  <w:marRight w:val="0"/>
                  <w:marTop w:val="0"/>
                  <w:marBottom w:val="0"/>
                  <w:divBdr>
                    <w:top w:val="none" w:sz="0" w:space="0" w:color="auto"/>
                    <w:left w:val="none" w:sz="0" w:space="0" w:color="auto"/>
                    <w:bottom w:val="none" w:sz="0" w:space="0" w:color="auto"/>
                    <w:right w:val="none" w:sz="0" w:space="0" w:color="auto"/>
                  </w:divBdr>
                </w:div>
                <w:div w:id="351151569">
                  <w:marLeft w:val="0"/>
                  <w:marRight w:val="0"/>
                  <w:marTop w:val="0"/>
                  <w:marBottom w:val="0"/>
                  <w:divBdr>
                    <w:top w:val="none" w:sz="0" w:space="0" w:color="auto"/>
                    <w:left w:val="none" w:sz="0" w:space="0" w:color="auto"/>
                    <w:bottom w:val="none" w:sz="0" w:space="0" w:color="auto"/>
                    <w:right w:val="none" w:sz="0" w:space="0" w:color="auto"/>
                  </w:divBdr>
                </w:div>
                <w:div w:id="353960720">
                  <w:marLeft w:val="0"/>
                  <w:marRight w:val="0"/>
                  <w:marTop w:val="0"/>
                  <w:marBottom w:val="0"/>
                  <w:divBdr>
                    <w:top w:val="none" w:sz="0" w:space="0" w:color="auto"/>
                    <w:left w:val="none" w:sz="0" w:space="0" w:color="auto"/>
                    <w:bottom w:val="none" w:sz="0" w:space="0" w:color="auto"/>
                    <w:right w:val="none" w:sz="0" w:space="0" w:color="auto"/>
                  </w:divBdr>
                </w:div>
                <w:div w:id="356926024">
                  <w:marLeft w:val="0"/>
                  <w:marRight w:val="0"/>
                  <w:marTop w:val="0"/>
                  <w:marBottom w:val="0"/>
                  <w:divBdr>
                    <w:top w:val="none" w:sz="0" w:space="0" w:color="auto"/>
                    <w:left w:val="none" w:sz="0" w:space="0" w:color="auto"/>
                    <w:bottom w:val="none" w:sz="0" w:space="0" w:color="auto"/>
                    <w:right w:val="none" w:sz="0" w:space="0" w:color="auto"/>
                  </w:divBdr>
                </w:div>
                <w:div w:id="358316115">
                  <w:marLeft w:val="0"/>
                  <w:marRight w:val="0"/>
                  <w:marTop w:val="0"/>
                  <w:marBottom w:val="0"/>
                  <w:divBdr>
                    <w:top w:val="none" w:sz="0" w:space="0" w:color="auto"/>
                    <w:left w:val="none" w:sz="0" w:space="0" w:color="auto"/>
                    <w:bottom w:val="none" w:sz="0" w:space="0" w:color="auto"/>
                    <w:right w:val="none" w:sz="0" w:space="0" w:color="auto"/>
                  </w:divBdr>
                </w:div>
                <w:div w:id="358625805">
                  <w:marLeft w:val="0"/>
                  <w:marRight w:val="0"/>
                  <w:marTop w:val="0"/>
                  <w:marBottom w:val="0"/>
                  <w:divBdr>
                    <w:top w:val="none" w:sz="0" w:space="0" w:color="auto"/>
                    <w:left w:val="none" w:sz="0" w:space="0" w:color="auto"/>
                    <w:bottom w:val="none" w:sz="0" w:space="0" w:color="auto"/>
                    <w:right w:val="none" w:sz="0" w:space="0" w:color="auto"/>
                  </w:divBdr>
                </w:div>
                <w:div w:id="359205093">
                  <w:marLeft w:val="0"/>
                  <w:marRight w:val="0"/>
                  <w:marTop w:val="0"/>
                  <w:marBottom w:val="0"/>
                  <w:divBdr>
                    <w:top w:val="none" w:sz="0" w:space="0" w:color="auto"/>
                    <w:left w:val="none" w:sz="0" w:space="0" w:color="auto"/>
                    <w:bottom w:val="none" w:sz="0" w:space="0" w:color="auto"/>
                    <w:right w:val="none" w:sz="0" w:space="0" w:color="auto"/>
                  </w:divBdr>
                </w:div>
                <w:div w:id="361712375">
                  <w:marLeft w:val="0"/>
                  <w:marRight w:val="0"/>
                  <w:marTop w:val="0"/>
                  <w:marBottom w:val="0"/>
                  <w:divBdr>
                    <w:top w:val="none" w:sz="0" w:space="0" w:color="auto"/>
                    <w:left w:val="none" w:sz="0" w:space="0" w:color="auto"/>
                    <w:bottom w:val="none" w:sz="0" w:space="0" w:color="auto"/>
                    <w:right w:val="none" w:sz="0" w:space="0" w:color="auto"/>
                  </w:divBdr>
                </w:div>
                <w:div w:id="361832237">
                  <w:marLeft w:val="0"/>
                  <w:marRight w:val="0"/>
                  <w:marTop w:val="0"/>
                  <w:marBottom w:val="0"/>
                  <w:divBdr>
                    <w:top w:val="none" w:sz="0" w:space="0" w:color="auto"/>
                    <w:left w:val="none" w:sz="0" w:space="0" w:color="auto"/>
                    <w:bottom w:val="none" w:sz="0" w:space="0" w:color="auto"/>
                    <w:right w:val="none" w:sz="0" w:space="0" w:color="auto"/>
                  </w:divBdr>
                </w:div>
                <w:div w:id="362481302">
                  <w:marLeft w:val="0"/>
                  <w:marRight w:val="0"/>
                  <w:marTop w:val="0"/>
                  <w:marBottom w:val="0"/>
                  <w:divBdr>
                    <w:top w:val="none" w:sz="0" w:space="0" w:color="auto"/>
                    <w:left w:val="none" w:sz="0" w:space="0" w:color="auto"/>
                    <w:bottom w:val="none" w:sz="0" w:space="0" w:color="auto"/>
                    <w:right w:val="none" w:sz="0" w:space="0" w:color="auto"/>
                  </w:divBdr>
                </w:div>
                <w:div w:id="364446360">
                  <w:marLeft w:val="0"/>
                  <w:marRight w:val="0"/>
                  <w:marTop w:val="0"/>
                  <w:marBottom w:val="0"/>
                  <w:divBdr>
                    <w:top w:val="none" w:sz="0" w:space="0" w:color="auto"/>
                    <w:left w:val="none" w:sz="0" w:space="0" w:color="auto"/>
                    <w:bottom w:val="none" w:sz="0" w:space="0" w:color="auto"/>
                    <w:right w:val="none" w:sz="0" w:space="0" w:color="auto"/>
                  </w:divBdr>
                </w:div>
                <w:div w:id="365103321">
                  <w:marLeft w:val="0"/>
                  <w:marRight w:val="0"/>
                  <w:marTop w:val="0"/>
                  <w:marBottom w:val="0"/>
                  <w:divBdr>
                    <w:top w:val="none" w:sz="0" w:space="0" w:color="auto"/>
                    <w:left w:val="none" w:sz="0" w:space="0" w:color="auto"/>
                    <w:bottom w:val="none" w:sz="0" w:space="0" w:color="auto"/>
                    <w:right w:val="none" w:sz="0" w:space="0" w:color="auto"/>
                  </w:divBdr>
                </w:div>
                <w:div w:id="366106913">
                  <w:marLeft w:val="0"/>
                  <w:marRight w:val="0"/>
                  <w:marTop w:val="0"/>
                  <w:marBottom w:val="0"/>
                  <w:divBdr>
                    <w:top w:val="none" w:sz="0" w:space="0" w:color="auto"/>
                    <w:left w:val="none" w:sz="0" w:space="0" w:color="auto"/>
                    <w:bottom w:val="none" w:sz="0" w:space="0" w:color="auto"/>
                    <w:right w:val="none" w:sz="0" w:space="0" w:color="auto"/>
                  </w:divBdr>
                </w:div>
                <w:div w:id="366495586">
                  <w:marLeft w:val="0"/>
                  <w:marRight w:val="0"/>
                  <w:marTop w:val="0"/>
                  <w:marBottom w:val="0"/>
                  <w:divBdr>
                    <w:top w:val="none" w:sz="0" w:space="0" w:color="auto"/>
                    <w:left w:val="none" w:sz="0" w:space="0" w:color="auto"/>
                    <w:bottom w:val="none" w:sz="0" w:space="0" w:color="auto"/>
                    <w:right w:val="none" w:sz="0" w:space="0" w:color="auto"/>
                  </w:divBdr>
                </w:div>
                <w:div w:id="373045984">
                  <w:marLeft w:val="0"/>
                  <w:marRight w:val="0"/>
                  <w:marTop w:val="0"/>
                  <w:marBottom w:val="0"/>
                  <w:divBdr>
                    <w:top w:val="none" w:sz="0" w:space="0" w:color="auto"/>
                    <w:left w:val="none" w:sz="0" w:space="0" w:color="auto"/>
                    <w:bottom w:val="none" w:sz="0" w:space="0" w:color="auto"/>
                    <w:right w:val="none" w:sz="0" w:space="0" w:color="auto"/>
                  </w:divBdr>
                </w:div>
                <w:div w:id="374501738">
                  <w:marLeft w:val="0"/>
                  <w:marRight w:val="0"/>
                  <w:marTop w:val="0"/>
                  <w:marBottom w:val="0"/>
                  <w:divBdr>
                    <w:top w:val="none" w:sz="0" w:space="0" w:color="auto"/>
                    <w:left w:val="none" w:sz="0" w:space="0" w:color="auto"/>
                    <w:bottom w:val="none" w:sz="0" w:space="0" w:color="auto"/>
                    <w:right w:val="none" w:sz="0" w:space="0" w:color="auto"/>
                  </w:divBdr>
                </w:div>
                <w:div w:id="375549921">
                  <w:marLeft w:val="0"/>
                  <w:marRight w:val="0"/>
                  <w:marTop w:val="0"/>
                  <w:marBottom w:val="0"/>
                  <w:divBdr>
                    <w:top w:val="none" w:sz="0" w:space="0" w:color="auto"/>
                    <w:left w:val="none" w:sz="0" w:space="0" w:color="auto"/>
                    <w:bottom w:val="none" w:sz="0" w:space="0" w:color="auto"/>
                    <w:right w:val="none" w:sz="0" w:space="0" w:color="auto"/>
                  </w:divBdr>
                </w:div>
                <w:div w:id="376664985">
                  <w:marLeft w:val="0"/>
                  <w:marRight w:val="0"/>
                  <w:marTop w:val="0"/>
                  <w:marBottom w:val="0"/>
                  <w:divBdr>
                    <w:top w:val="none" w:sz="0" w:space="0" w:color="auto"/>
                    <w:left w:val="none" w:sz="0" w:space="0" w:color="auto"/>
                    <w:bottom w:val="none" w:sz="0" w:space="0" w:color="auto"/>
                    <w:right w:val="none" w:sz="0" w:space="0" w:color="auto"/>
                  </w:divBdr>
                </w:div>
                <w:div w:id="377123099">
                  <w:marLeft w:val="0"/>
                  <w:marRight w:val="0"/>
                  <w:marTop w:val="0"/>
                  <w:marBottom w:val="0"/>
                  <w:divBdr>
                    <w:top w:val="none" w:sz="0" w:space="0" w:color="auto"/>
                    <w:left w:val="none" w:sz="0" w:space="0" w:color="auto"/>
                    <w:bottom w:val="none" w:sz="0" w:space="0" w:color="auto"/>
                    <w:right w:val="none" w:sz="0" w:space="0" w:color="auto"/>
                  </w:divBdr>
                </w:div>
                <w:div w:id="377751547">
                  <w:marLeft w:val="0"/>
                  <w:marRight w:val="0"/>
                  <w:marTop w:val="0"/>
                  <w:marBottom w:val="0"/>
                  <w:divBdr>
                    <w:top w:val="none" w:sz="0" w:space="0" w:color="auto"/>
                    <w:left w:val="none" w:sz="0" w:space="0" w:color="auto"/>
                    <w:bottom w:val="none" w:sz="0" w:space="0" w:color="auto"/>
                    <w:right w:val="none" w:sz="0" w:space="0" w:color="auto"/>
                  </w:divBdr>
                </w:div>
                <w:div w:id="380204066">
                  <w:marLeft w:val="0"/>
                  <w:marRight w:val="0"/>
                  <w:marTop w:val="0"/>
                  <w:marBottom w:val="0"/>
                  <w:divBdr>
                    <w:top w:val="none" w:sz="0" w:space="0" w:color="auto"/>
                    <w:left w:val="none" w:sz="0" w:space="0" w:color="auto"/>
                    <w:bottom w:val="none" w:sz="0" w:space="0" w:color="auto"/>
                    <w:right w:val="none" w:sz="0" w:space="0" w:color="auto"/>
                  </w:divBdr>
                </w:div>
                <w:div w:id="381952636">
                  <w:marLeft w:val="0"/>
                  <w:marRight w:val="0"/>
                  <w:marTop w:val="0"/>
                  <w:marBottom w:val="0"/>
                  <w:divBdr>
                    <w:top w:val="none" w:sz="0" w:space="0" w:color="auto"/>
                    <w:left w:val="none" w:sz="0" w:space="0" w:color="auto"/>
                    <w:bottom w:val="none" w:sz="0" w:space="0" w:color="auto"/>
                    <w:right w:val="none" w:sz="0" w:space="0" w:color="auto"/>
                  </w:divBdr>
                </w:div>
                <w:div w:id="383068110">
                  <w:marLeft w:val="0"/>
                  <w:marRight w:val="0"/>
                  <w:marTop w:val="0"/>
                  <w:marBottom w:val="0"/>
                  <w:divBdr>
                    <w:top w:val="none" w:sz="0" w:space="0" w:color="auto"/>
                    <w:left w:val="none" w:sz="0" w:space="0" w:color="auto"/>
                    <w:bottom w:val="none" w:sz="0" w:space="0" w:color="auto"/>
                    <w:right w:val="none" w:sz="0" w:space="0" w:color="auto"/>
                  </w:divBdr>
                </w:div>
                <w:div w:id="384109104">
                  <w:marLeft w:val="0"/>
                  <w:marRight w:val="0"/>
                  <w:marTop w:val="0"/>
                  <w:marBottom w:val="0"/>
                  <w:divBdr>
                    <w:top w:val="none" w:sz="0" w:space="0" w:color="auto"/>
                    <w:left w:val="none" w:sz="0" w:space="0" w:color="auto"/>
                    <w:bottom w:val="none" w:sz="0" w:space="0" w:color="auto"/>
                    <w:right w:val="none" w:sz="0" w:space="0" w:color="auto"/>
                  </w:divBdr>
                </w:div>
                <w:div w:id="384524214">
                  <w:marLeft w:val="0"/>
                  <w:marRight w:val="0"/>
                  <w:marTop w:val="0"/>
                  <w:marBottom w:val="0"/>
                  <w:divBdr>
                    <w:top w:val="none" w:sz="0" w:space="0" w:color="auto"/>
                    <w:left w:val="none" w:sz="0" w:space="0" w:color="auto"/>
                    <w:bottom w:val="none" w:sz="0" w:space="0" w:color="auto"/>
                    <w:right w:val="none" w:sz="0" w:space="0" w:color="auto"/>
                  </w:divBdr>
                </w:div>
                <w:div w:id="384841911">
                  <w:marLeft w:val="0"/>
                  <w:marRight w:val="0"/>
                  <w:marTop w:val="0"/>
                  <w:marBottom w:val="0"/>
                  <w:divBdr>
                    <w:top w:val="none" w:sz="0" w:space="0" w:color="auto"/>
                    <w:left w:val="none" w:sz="0" w:space="0" w:color="auto"/>
                    <w:bottom w:val="none" w:sz="0" w:space="0" w:color="auto"/>
                    <w:right w:val="none" w:sz="0" w:space="0" w:color="auto"/>
                  </w:divBdr>
                </w:div>
                <w:div w:id="385761853">
                  <w:marLeft w:val="0"/>
                  <w:marRight w:val="0"/>
                  <w:marTop w:val="0"/>
                  <w:marBottom w:val="0"/>
                  <w:divBdr>
                    <w:top w:val="none" w:sz="0" w:space="0" w:color="auto"/>
                    <w:left w:val="none" w:sz="0" w:space="0" w:color="auto"/>
                    <w:bottom w:val="none" w:sz="0" w:space="0" w:color="auto"/>
                    <w:right w:val="none" w:sz="0" w:space="0" w:color="auto"/>
                  </w:divBdr>
                </w:div>
                <w:div w:id="388070750">
                  <w:marLeft w:val="0"/>
                  <w:marRight w:val="0"/>
                  <w:marTop w:val="0"/>
                  <w:marBottom w:val="0"/>
                  <w:divBdr>
                    <w:top w:val="none" w:sz="0" w:space="0" w:color="auto"/>
                    <w:left w:val="none" w:sz="0" w:space="0" w:color="auto"/>
                    <w:bottom w:val="none" w:sz="0" w:space="0" w:color="auto"/>
                    <w:right w:val="none" w:sz="0" w:space="0" w:color="auto"/>
                  </w:divBdr>
                </w:div>
                <w:div w:id="388959367">
                  <w:marLeft w:val="0"/>
                  <w:marRight w:val="0"/>
                  <w:marTop w:val="0"/>
                  <w:marBottom w:val="0"/>
                  <w:divBdr>
                    <w:top w:val="none" w:sz="0" w:space="0" w:color="auto"/>
                    <w:left w:val="none" w:sz="0" w:space="0" w:color="auto"/>
                    <w:bottom w:val="none" w:sz="0" w:space="0" w:color="auto"/>
                    <w:right w:val="none" w:sz="0" w:space="0" w:color="auto"/>
                  </w:divBdr>
                </w:div>
                <w:div w:id="390353351">
                  <w:marLeft w:val="0"/>
                  <w:marRight w:val="0"/>
                  <w:marTop w:val="0"/>
                  <w:marBottom w:val="0"/>
                  <w:divBdr>
                    <w:top w:val="none" w:sz="0" w:space="0" w:color="auto"/>
                    <w:left w:val="none" w:sz="0" w:space="0" w:color="auto"/>
                    <w:bottom w:val="none" w:sz="0" w:space="0" w:color="auto"/>
                    <w:right w:val="none" w:sz="0" w:space="0" w:color="auto"/>
                  </w:divBdr>
                </w:div>
                <w:div w:id="391777910">
                  <w:marLeft w:val="0"/>
                  <w:marRight w:val="0"/>
                  <w:marTop w:val="0"/>
                  <w:marBottom w:val="0"/>
                  <w:divBdr>
                    <w:top w:val="none" w:sz="0" w:space="0" w:color="auto"/>
                    <w:left w:val="none" w:sz="0" w:space="0" w:color="auto"/>
                    <w:bottom w:val="none" w:sz="0" w:space="0" w:color="auto"/>
                    <w:right w:val="none" w:sz="0" w:space="0" w:color="auto"/>
                  </w:divBdr>
                </w:div>
                <w:div w:id="394091185">
                  <w:marLeft w:val="0"/>
                  <w:marRight w:val="0"/>
                  <w:marTop w:val="0"/>
                  <w:marBottom w:val="0"/>
                  <w:divBdr>
                    <w:top w:val="none" w:sz="0" w:space="0" w:color="auto"/>
                    <w:left w:val="none" w:sz="0" w:space="0" w:color="auto"/>
                    <w:bottom w:val="none" w:sz="0" w:space="0" w:color="auto"/>
                    <w:right w:val="none" w:sz="0" w:space="0" w:color="auto"/>
                  </w:divBdr>
                </w:div>
                <w:div w:id="395015260">
                  <w:marLeft w:val="0"/>
                  <w:marRight w:val="0"/>
                  <w:marTop w:val="0"/>
                  <w:marBottom w:val="0"/>
                  <w:divBdr>
                    <w:top w:val="none" w:sz="0" w:space="0" w:color="auto"/>
                    <w:left w:val="none" w:sz="0" w:space="0" w:color="auto"/>
                    <w:bottom w:val="none" w:sz="0" w:space="0" w:color="auto"/>
                    <w:right w:val="none" w:sz="0" w:space="0" w:color="auto"/>
                  </w:divBdr>
                </w:div>
                <w:div w:id="395473936">
                  <w:marLeft w:val="0"/>
                  <w:marRight w:val="0"/>
                  <w:marTop w:val="0"/>
                  <w:marBottom w:val="0"/>
                  <w:divBdr>
                    <w:top w:val="none" w:sz="0" w:space="0" w:color="auto"/>
                    <w:left w:val="none" w:sz="0" w:space="0" w:color="auto"/>
                    <w:bottom w:val="none" w:sz="0" w:space="0" w:color="auto"/>
                    <w:right w:val="none" w:sz="0" w:space="0" w:color="auto"/>
                  </w:divBdr>
                </w:div>
                <w:div w:id="398988920">
                  <w:marLeft w:val="0"/>
                  <w:marRight w:val="0"/>
                  <w:marTop w:val="0"/>
                  <w:marBottom w:val="0"/>
                  <w:divBdr>
                    <w:top w:val="none" w:sz="0" w:space="0" w:color="auto"/>
                    <w:left w:val="none" w:sz="0" w:space="0" w:color="auto"/>
                    <w:bottom w:val="none" w:sz="0" w:space="0" w:color="auto"/>
                    <w:right w:val="none" w:sz="0" w:space="0" w:color="auto"/>
                  </w:divBdr>
                </w:div>
                <w:div w:id="402339332">
                  <w:marLeft w:val="0"/>
                  <w:marRight w:val="0"/>
                  <w:marTop w:val="0"/>
                  <w:marBottom w:val="0"/>
                  <w:divBdr>
                    <w:top w:val="none" w:sz="0" w:space="0" w:color="auto"/>
                    <w:left w:val="none" w:sz="0" w:space="0" w:color="auto"/>
                    <w:bottom w:val="none" w:sz="0" w:space="0" w:color="auto"/>
                    <w:right w:val="none" w:sz="0" w:space="0" w:color="auto"/>
                  </w:divBdr>
                </w:div>
                <w:div w:id="403769986">
                  <w:marLeft w:val="0"/>
                  <w:marRight w:val="0"/>
                  <w:marTop w:val="0"/>
                  <w:marBottom w:val="0"/>
                  <w:divBdr>
                    <w:top w:val="none" w:sz="0" w:space="0" w:color="auto"/>
                    <w:left w:val="none" w:sz="0" w:space="0" w:color="auto"/>
                    <w:bottom w:val="none" w:sz="0" w:space="0" w:color="auto"/>
                    <w:right w:val="none" w:sz="0" w:space="0" w:color="auto"/>
                  </w:divBdr>
                </w:div>
                <w:div w:id="405226398">
                  <w:marLeft w:val="0"/>
                  <w:marRight w:val="0"/>
                  <w:marTop w:val="0"/>
                  <w:marBottom w:val="0"/>
                  <w:divBdr>
                    <w:top w:val="none" w:sz="0" w:space="0" w:color="auto"/>
                    <w:left w:val="none" w:sz="0" w:space="0" w:color="auto"/>
                    <w:bottom w:val="none" w:sz="0" w:space="0" w:color="auto"/>
                    <w:right w:val="none" w:sz="0" w:space="0" w:color="auto"/>
                  </w:divBdr>
                </w:div>
                <w:div w:id="406003779">
                  <w:marLeft w:val="0"/>
                  <w:marRight w:val="0"/>
                  <w:marTop w:val="0"/>
                  <w:marBottom w:val="0"/>
                  <w:divBdr>
                    <w:top w:val="none" w:sz="0" w:space="0" w:color="auto"/>
                    <w:left w:val="none" w:sz="0" w:space="0" w:color="auto"/>
                    <w:bottom w:val="none" w:sz="0" w:space="0" w:color="auto"/>
                    <w:right w:val="none" w:sz="0" w:space="0" w:color="auto"/>
                  </w:divBdr>
                </w:div>
                <w:div w:id="406074749">
                  <w:marLeft w:val="0"/>
                  <w:marRight w:val="0"/>
                  <w:marTop w:val="0"/>
                  <w:marBottom w:val="0"/>
                  <w:divBdr>
                    <w:top w:val="none" w:sz="0" w:space="0" w:color="auto"/>
                    <w:left w:val="none" w:sz="0" w:space="0" w:color="auto"/>
                    <w:bottom w:val="none" w:sz="0" w:space="0" w:color="auto"/>
                    <w:right w:val="none" w:sz="0" w:space="0" w:color="auto"/>
                  </w:divBdr>
                </w:div>
                <w:div w:id="407119285">
                  <w:marLeft w:val="0"/>
                  <w:marRight w:val="0"/>
                  <w:marTop w:val="0"/>
                  <w:marBottom w:val="0"/>
                  <w:divBdr>
                    <w:top w:val="none" w:sz="0" w:space="0" w:color="auto"/>
                    <w:left w:val="none" w:sz="0" w:space="0" w:color="auto"/>
                    <w:bottom w:val="none" w:sz="0" w:space="0" w:color="auto"/>
                    <w:right w:val="none" w:sz="0" w:space="0" w:color="auto"/>
                  </w:divBdr>
                </w:div>
                <w:div w:id="407196776">
                  <w:marLeft w:val="0"/>
                  <w:marRight w:val="0"/>
                  <w:marTop w:val="0"/>
                  <w:marBottom w:val="0"/>
                  <w:divBdr>
                    <w:top w:val="none" w:sz="0" w:space="0" w:color="auto"/>
                    <w:left w:val="none" w:sz="0" w:space="0" w:color="auto"/>
                    <w:bottom w:val="none" w:sz="0" w:space="0" w:color="auto"/>
                    <w:right w:val="none" w:sz="0" w:space="0" w:color="auto"/>
                  </w:divBdr>
                </w:div>
                <w:div w:id="407577439">
                  <w:marLeft w:val="0"/>
                  <w:marRight w:val="0"/>
                  <w:marTop w:val="0"/>
                  <w:marBottom w:val="0"/>
                  <w:divBdr>
                    <w:top w:val="none" w:sz="0" w:space="0" w:color="auto"/>
                    <w:left w:val="none" w:sz="0" w:space="0" w:color="auto"/>
                    <w:bottom w:val="none" w:sz="0" w:space="0" w:color="auto"/>
                    <w:right w:val="none" w:sz="0" w:space="0" w:color="auto"/>
                  </w:divBdr>
                </w:div>
                <w:div w:id="408190771">
                  <w:marLeft w:val="0"/>
                  <w:marRight w:val="0"/>
                  <w:marTop w:val="0"/>
                  <w:marBottom w:val="0"/>
                  <w:divBdr>
                    <w:top w:val="none" w:sz="0" w:space="0" w:color="auto"/>
                    <w:left w:val="none" w:sz="0" w:space="0" w:color="auto"/>
                    <w:bottom w:val="none" w:sz="0" w:space="0" w:color="auto"/>
                    <w:right w:val="none" w:sz="0" w:space="0" w:color="auto"/>
                  </w:divBdr>
                </w:div>
                <w:div w:id="409933326">
                  <w:marLeft w:val="0"/>
                  <w:marRight w:val="0"/>
                  <w:marTop w:val="0"/>
                  <w:marBottom w:val="0"/>
                  <w:divBdr>
                    <w:top w:val="none" w:sz="0" w:space="0" w:color="auto"/>
                    <w:left w:val="none" w:sz="0" w:space="0" w:color="auto"/>
                    <w:bottom w:val="none" w:sz="0" w:space="0" w:color="auto"/>
                    <w:right w:val="none" w:sz="0" w:space="0" w:color="auto"/>
                  </w:divBdr>
                </w:div>
                <w:div w:id="411197951">
                  <w:marLeft w:val="0"/>
                  <w:marRight w:val="0"/>
                  <w:marTop w:val="0"/>
                  <w:marBottom w:val="0"/>
                  <w:divBdr>
                    <w:top w:val="none" w:sz="0" w:space="0" w:color="auto"/>
                    <w:left w:val="none" w:sz="0" w:space="0" w:color="auto"/>
                    <w:bottom w:val="none" w:sz="0" w:space="0" w:color="auto"/>
                    <w:right w:val="none" w:sz="0" w:space="0" w:color="auto"/>
                  </w:divBdr>
                </w:div>
                <w:div w:id="412048597">
                  <w:marLeft w:val="0"/>
                  <w:marRight w:val="0"/>
                  <w:marTop w:val="0"/>
                  <w:marBottom w:val="0"/>
                  <w:divBdr>
                    <w:top w:val="none" w:sz="0" w:space="0" w:color="auto"/>
                    <w:left w:val="none" w:sz="0" w:space="0" w:color="auto"/>
                    <w:bottom w:val="none" w:sz="0" w:space="0" w:color="auto"/>
                    <w:right w:val="none" w:sz="0" w:space="0" w:color="auto"/>
                  </w:divBdr>
                </w:div>
                <w:div w:id="412509816">
                  <w:marLeft w:val="0"/>
                  <w:marRight w:val="0"/>
                  <w:marTop w:val="0"/>
                  <w:marBottom w:val="0"/>
                  <w:divBdr>
                    <w:top w:val="none" w:sz="0" w:space="0" w:color="auto"/>
                    <w:left w:val="none" w:sz="0" w:space="0" w:color="auto"/>
                    <w:bottom w:val="none" w:sz="0" w:space="0" w:color="auto"/>
                    <w:right w:val="none" w:sz="0" w:space="0" w:color="auto"/>
                  </w:divBdr>
                </w:div>
                <w:div w:id="413942985">
                  <w:marLeft w:val="0"/>
                  <w:marRight w:val="0"/>
                  <w:marTop w:val="0"/>
                  <w:marBottom w:val="0"/>
                  <w:divBdr>
                    <w:top w:val="none" w:sz="0" w:space="0" w:color="auto"/>
                    <w:left w:val="none" w:sz="0" w:space="0" w:color="auto"/>
                    <w:bottom w:val="none" w:sz="0" w:space="0" w:color="auto"/>
                    <w:right w:val="none" w:sz="0" w:space="0" w:color="auto"/>
                  </w:divBdr>
                </w:div>
                <w:div w:id="420029640">
                  <w:marLeft w:val="0"/>
                  <w:marRight w:val="0"/>
                  <w:marTop w:val="0"/>
                  <w:marBottom w:val="0"/>
                  <w:divBdr>
                    <w:top w:val="none" w:sz="0" w:space="0" w:color="auto"/>
                    <w:left w:val="none" w:sz="0" w:space="0" w:color="auto"/>
                    <w:bottom w:val="none" w:sz="0" w:space="0" w:color="auto"/>
                    <w:right w:val="none" w:sz="0" w:space="0" w:color="auto"/>
                  </w:divBdr>
                </w:div>
                <w:div w:id="420756758">
                  <w:marLeft w:val="0"/>
                  <w:marRight w:val="0"/>
                  <w:marTop w:val="0"/>
                  <w:marBottom w:val="0"/>
                  <w:divBdr>
                    <w:top w:val="none" w:sz="0" w:space="0" w:color="auto"/>
                    <w:left w:val="none" w:sz="0" w:space="0" w:color="auto"/>
                    <w:bottom w:val="none" w:sz="0" w:space="0" w:color="auto"/>
                    <w:right w:val="none" w:sz="0" w:space="0" w:color="auto"/>
                  </w:divBdr>
                </w:div>
                <w:div w:id="421606144">
                  <w:marLeft w:val="0"/>
                  <w:marRight w:val="0"/>
                  <w:marTop w:val="0"/>
                  <w:marBottom w:val="0"/>
                  <w:divBdr>
                    <w:top w:val="none" w:sz="0" w:space="0" w:color="auto"/>
                    <w:left w:val="none" w:sz="0" w:space="0" w:color="auto"/>
                    <w:bottom w:val="none" w:sz="0" w:space="0" w:color="auto"/>
                    <w:right w:val="none" w:sz="0" w:space="0" w:color="auto"/>
                  </w:divBdr>
                </w:div>
                <w:div w:id="421806068">
                  <w:marLeft w:val="0"/>
                  <w:marRight w:val="0"/>
                  <w:marTop w:val="0"/>
                  <w:marBottom w:val="0"/>
                  <w:divBdr>
                    <w:top w:val="none" w:sz="0" w:space="0" w:color="auto"/>
                    <w:left w:val="none" w:sz="0" w:space="0" w:color="auto"/>
                    <w:bottom w:val="none" w:sz="0" w:space="0" w:color="auto"/>
                    <w:right w:val="none" w:sz="0" w:space="0" w:color="auto"/>
                  </w:divBdr>
                </w:div>
                <w:div w:id="422263445">
                  <w:marLeft w:val="0"/>
                  <w:marRight w:val="0"/>
                  <w:marTop w:val="0"/>
                  <w:marBottom w:val="0"/>
                  <w:divBdr>
                    <w:top w:val="none" w:sz="0" w:space="0" w:color="auto"/>
                    <w:left w:val="none" w:sz="0" w:space="0" w:color="auto"/>
                    <w:bottom w:val="none" w:sz="0" w:space="0" w:color="auto"/>
                    <w:right w:val="none" w:sz="0" w:space="0" w:color="auto"/>
                  </w:divBdr>
                </w:div>
                <w:div w:id="422453503">
                  <w:marLeft w:val="0"/>
                  <w:marRight w:val="0"/>
                  <w:marTop w:val="0"/>
                  <w:marBottom w:val="0"/>
                  <w:divBdr>
                    <w:top w:val="none" w:sz="0" w:space="0" w:color="auto"/>
                    <w:left w:val="none" w:sz="0" w:space="0" w:color="auto"/>
                    <w:bottom w:val="none" w:sz="0" w:space="0" w:color="auto"/>
                    <w:right w:val="none" w:sz="0" w:space="0" w:color="auto"/>
                  </w:divBdr>
                </w:div>
                <w:div w:id="422772927">
                  <w:marLeft w:val="0"/>
                  <w:marRight w:val="0"/>
                  <w:marTop w:val="0"/>
                  <w:marBottom w:val="0"/>
                  <w:divBdr>
                    <w:top w:val="none" w:sz="0" w:space="0" w:color="auto"/>
                    <w:left w:val="none" w:sz="0" w:space="0" w:color="auto"/>
                    <w:bottom w:val="none" w:sz="0" w:space="0" w:color="auto"/>
                    <w:right w:val="none" w:sz="0" w:space="0" w:color="auto"/>
                  </w:divBdr>
                </w:div>
                <w:div w:id="423191323">
                  <w:marLeft w:val="0"/>
                  <w:marRight w:val="0"/>
                  <w:marTop w:val="0"/>
                  <w:marBottom w:val="0"/>
                  <w:divBdr>
                    <w:top w:val="none" w:sz="0" w:space="0" w:color="auto"/>
                    <w:left w:val="none" w:sz="0" w:space="0" w:color="auto"/>
                    <w:bottom w:val="none" w:sz="0" w:space="0" w:color="auto"/>
                    <w:right w:val="none" w:sz="0" w:space="0" w:color="auto"/>
                  </w:divBdr>
                </w:div>
                <w:div w:id="424154370">
                  <w:marLeft w:val="0"/>
                  <w:marRight w:val="0"/>
                  <w:marTop w:val="0"/>
                  <w:marBottom w:val="0"/>
                  <w:divBdr>
                    <w:top w:val="none" w:sz="0" w:space="0" w:color="auto"/>
                    <w:left w:val="none" w:sz="0" w:space="0" w:color="auto"/>
                    <w:bottom w:val="none" w:sz="0" w:space="0" w:color="auto"/>
                    <w:right w:val="none" w:sz="0" w:space="0" w:color="auto"/>
                  </w:divBdr>
                </w:div>
                <w:div w:id="424306738">
                  <w:marLeft w:val="0"/>
                  <w:marRight w:val="0"/>
                  <w:marTop w:val="0"/>
                  <w:marBottom w:val="0"/>
                  <w:divBdr>
                    <w:top w:val="none" w:sz="0" w:space="0" w:color="auto"/>
                    <w:left w:val="none" w:sz="0" w:space="0" w:color="auto"/>
                    <w:bottom w:val="none" w:sz="0" w:space="0" w:color="auto"/>
                    <w:right w:val="none" w:sz="0" w:space="0" w:color="auto"/>
                  </w:divBdr>
                </w:div>
                <w:div w:id="424544021">
                  <w:marLeft w:val="0"/>
                  <w:marRight w:val="0"/>
                  <w:marTop w:val="0"/>
                  <w:marBottom w:val="0"/>
                  <w:divBdr>
                    <w:top w:val="none" w:sz="0" w:space="0" w:color="auto"/>
                    <w:left w:val="none" w:sz="0" w:space="0" w:color="auto"/>
                    <w:bottom w:val="none" w:sz="0" w:space="0" w:color="auto"/>
                    <w:right w:val="none" w:sz="0" w:space="0" w:color="auto"/>
                  </w:divBdr>
                </w:div>
                <w:div w:id="425351546">
                  <w:marLeft w:val="0"/>
                  <w:marRight w:val="0"/>
                  <w:marTop w:val="0"/>
                  <w:marBottom w:val="0"/>
                  <w:divBdr>
                    <w:top w:val="none" w:sz="0" w:space="0" w:color="auto"/>
                    <w:left w:val="none" w:sz="0" w:space="0" w:color="auto"/>
                    <w:bottom w:val="none" w:sz="0" w:space="0" w:color="auto"/>
                    <w:right w:val="none" w:sz="0" w:space="0" w:color="auto"/>
                  </w:divBdr>
                </w:div>
                <w:div w:id="425619552">
                  <w:marLeft w:val="0"/>
                  <w:marRight w:val="0"/>
                  <w:marTop w:val="0"/>
                  <w:marBottom w:val="0"/>
                  <w:divBdr>
                    <w:top w:val="none" w:sz="0" w:space="0" w:color="auto"/>
                    <w:left w:val="none" w:sz="0" w:space="0" w:color="auto"/>
                    <w:bottom w:val="none" w:sz="0" w:space="0" w:color="auto"/>
                    <w:right w:val="none" w:sz="0" w:space="0" w:color="auto"/>
                  </w:divBdr>
                </w:div>
                <w:div w:id="430275251">
                  <w:marLeft w:val="0"/>
                  <w:marRight w:val="0"/>
                  <w:marTop w:val="0"/>
                  <w:marBottom w:val="0"/>
                  <w:divBdr>
                    <w:top w:val="none" w:sz="0" w:space="0" w:color="auto"/>
                    <w:left w:val="none" w:sz="0" w:space="0" w:color="auto"/>
                    <w:bottom w:val="none" w:sz="0" w:space="0" w:color="auto"/>
                    <w:right w:val="none" w:sz="0" w:space="0" w:color="auto"/>
                  </w:divBdr>
                </w:div>
                <w:div w:id="431314898">
                  <w:marLeft w:val="0"/>
                  <w:marRight w:val="0"/>
                  <w:marTop w:val="0"/>
                  <w:marBottom w:val="0"/>
                  <w:divBdr>
                    <w:top w:val="none" w:sz="0" w:space="0" w:color="auto"/>
                    <w:left w:val="none" w:sz="0" w:space="0" w:color="auto"/>
                    <w:bottom w:val="none" w:sz="0" w:space="0" w:color="auto"/>
                    <w:right w:val="none" w:sz="0" w:space="0" w:color="auto"/>
                  </w:divBdr>
                </w:div>
                <w:div w:id="432089363">
                  <w:marLeft w:val="0"/>
                  <w:marRight w:val="0"/>
                  <w:marTop w:val="0"/>
                  <w:marBottom w:val="0"/>
                  <w:divBdr>
                    <w:top w:val="none" w:sz="0" w:space="0" w:color="auto"/>
                    <w:left w:val="none" w:sz="0" w:space="0" w:color="auto"/>
                    <w:bottom w:val="none" w:sz="0" w:space="0" w:color="auto"/>
                    <w:right w:val="none" w:sz="0" w:space="0" w:color="auto"/>
                  </w:divBdr>
                </w:div>
                <w:div w:id="432941880">
                  <w:marLeft w:val="0"/>
                  <w:marRight w:val="0"/>
                  <w:marTop w:val="0"/>
                  <w:marBottom w:val="0"/>
                  <w:divBdr>
                    <w:top w:val="none" w:sz="0" w:space="0" w:color="auto"/>
                    <w:left w:val="none" w:sz="0" w:space="0" w:color="auto"/>
                    <w:bottom w:val="none" w:sz="0" w:space="0" w:color="auto"/>
                    <w:right w:val="none" w:sz="0" w:space="0" w:color="auto"/>
                  </w:divBdr>
                </w:div>
                <w:div w:id="433788895">
                  <w:marLeft w:val="0"/>
                  <w:marRight w:val="0"/>
                  <w:marTop w:val="0"/>
                  <w:marBottom w:val="0"/>
                  <w:divBdr>
                    <w:top w:val="none" w:sz="0" w:space="0" w:color="auto"/>
                    <w:left w:val="none" w:sz="0" w:space="0" w:color="auto"/>
                    <w:bottom w:val="none" w:sz="0" w:space="0" w:color="auto"/>
                    <w:right w:val="none" w:sz="0" w:space="0" w:color="auto"/>
                  </w:divBdr>
                </w:div>
                <w:div w:id="435104790">
                  <w:marLeft w:val="0"/>
                  <w:marRight w:val="0"/>
                  <w:marTop w:val="0"/>
                  <w:marBottom w:val="0"/>
                  <w:divBdr>
                    <w:top w:val="none" w:sz="0" w:space="0" w:color="auto"/>
                    <w:left w:val="none" w:sz="0" w:space="0" w:color="auto"/>
                    <w:bottom w:val="none" w:sz="0" w:space="0" w:color="auto"/>
                    <w:right w:val="none" w:sz="0" w:space="0" w:color="auto"/>
                  </w:divBdr>
                </w:div>
                <w:div w:id="435564172">
                  <w:marLeft w:val="0"/>
                  <w:marRight w:val="0"/>
                  <w:marTop w:val="0"/>
                  <w:marBottom w:val="0"/>
                  <w:divBdr>
                    <w:top w:val="none" w:sz="0" w:space="0" w:color="auto"/>
                    <w:left w:val="none" w:sz="0" w:space="0" w:color="auto"/>
                    <w:bottom w:val="none" w:sz="0" w:space="0" w:color="auto"/>
                    <w:right w:val="none" w:sz="0" w:space="0" w:color="auto"/>
                  </w:divBdr>
                </w:div>
                <w:div w:id="436213647">
                  <w:marLeft w:val="0"/>
                  <w:marRight w:val="0"/>
                  <w:marTop w:val="0"/>
                  <w:marBottom w:val="0"/>
                  <w:divBdr>
                    <w:top w:val="none" w:sz="0" w:space="0" w:color="auto"/>
                    <w:left w:val="none" w:sz="0" w:space="0" w:color="auto"/>
                    <w:bottom w:val="none" w:sz="0" w:space="0" w:color="auto"/>
                    <w:right w:val="none" w:sz="0" w:space="0" w:color="auto"/>
                  </w:divBdr>
                </w:div>
                <w:div w:id="436872599">
                  <w:marLeft w:val="0"/>
                  <w:marRight w:val="0"/>
                  <w:marTop w:val="0"/>
                  <w:marBottom w:val="0"/>
                  <w:divBdr>
                    <w:top w:val="none" w:sz="0" w:space="0" w:color="auto"/>
                    <w:left w:val="none" w:sz="0" w:space="0" w:color="auto"/>
                    <w:bottom w:val="none" w:sz="0" w:space="0" w:color="auto"/>
                    <w:right w:val="none" w:sz="0" w:space="0" w:color="auto"/>
                  </w:divBdr>
                </w:div>
                <w:div w:id="438842653">
                  <w:marLeft w:val="0"/>
                  <w:marRight w:val="0"/>
                  <w:marTop w:val="0"/>
                  <w:marBottom w:val="0"/>
                  <w:divBdr>
                    <w:top w:val="none" w:sz="0" w:space="0" w:color="auto"/>
                    <w:left w:val="none" w:sz="0" w:space="0" w:color="auto"/>
                    <w:bottom w:val="none" w:sz="0" w:space="0" w:color="auto"/>
                    <w:right w:val="none" w:sz="0" w:space="0" w:color="auto"/>
                  </w:divBdr>
                </w:div>
                <w:div w:id="440882362">
                  <w:marLeft w:val="0"/>
                  <w:marRight w:val="0"/>
                  <w:marTop w:val="0"/>
                  <w:marBottom w:val="0"/>
                  <w:divBdr>
                    <w:top w:val="none" w:sz="0" w:space="0" w:color="auto"/>
                    <w:left w:val="none" w:sz="0" w:space="0" w:color="auto"/>
                    <w:bottom w:val="none" w:sz="0" w:space="0" w:color="auto"/>
                    <w:right w:val="none" w:sz="0" w:space="0" w:color="auto"/>
                  </w:divBdr>
                </w:div>
                <w:div w:id="441190817">
                  <w:marLeft w:val="0"/>
                  <w:marRight w:val="0"/>
                  <w:marTop w:val="0"/>
                  <w:marBottom w:val="0"/>
                  <w:divBdr>
                    <w:top w:val="none" w:sz="0" w:space="0" w:color="auto"/>
                    <w:left w:val="none" w:sz="0" w:space="0" w:color="auto"/>
                    <w:bottom w:val="none" w:sz="0" w:space="0" w:color="auto"/>
                    <w:right w:val="none" w:sz="0" w:space="0" w:color="auto"/>
                  </w:divBdr>
                </w:div>
                <w:div w:id="443306623">
                  <w:marLeft w:val="0"/>
                  <w:marRight w:val="0"/>
                  <w:marTop w:val="0"/>
                  <w:marBottom w:val="0"/>
                  <w:divBdr>
                    <w:top w:val="none" w:sz="0" w:space="0" w:color="auto"/>
                    <w:left w:val="none" w:sz="0" w:space="0" w:color="auto"/>
                    <w:bottom w:val="none" w:sz="0" w:space="0" w:color="auto"/>
                    <w:right w:val="none" w:sz="0" w:space="0" w:color="auto"/>
                  </w:divBdr>
                </w:div>
                <w:div w:id="443353863">
                  <w:marLeft w:val="0"/>
                  <w:marRight w:val="0"/>
                  <w:marTop w:val="0"/>
                  <w:marBottom w:val="0"/>
                  <w:divBdr>
                    <w:top w:val="none" w:sz="0" w:space="0" w:color="auto"/>
                    <w:left w:val="none" w:sz="0" w:space="0" w:color="auto"/>
                    <w:bottom w:val="none" w:sz="0" w:space="0" w:color="auto"/>
                    <w:right w:val="none" w:sz="0" w:space="0" w:color="auto"/>
                  </w:divBdr>
                </w:div>
                <w:div w:id="444620952">
                  <w:marLeft w:val="0"/>
                  <w:marRight w:val="0"/>
                  <w:marTop w:val="0"/>
                  <w:marBottom w:val="0"/>
                  <w:divBdr>
                    <w:top w:val="none" w:sz="0" w:space="0" w:color="auto"/>
                    <w:left w:val="none" w:sz="0" w:space="0" w:color="auto"/>
                    <w:bottom w:val="none" w:sz="0" w:space="0" w:color="auto"/>
                    <w:right w:val="none" w:sz="0" w:space="0" w:color="auto"/>
                  </w:divBdr>
                </w:div>
                <w:div w:id="445346682">
                  <w:marLeft w:val="0"/>
                  <w:marRight w:val="0"/>
                  <w:marTop w:val="0"/>
                  <w:marBottom w:val="0"/>
                  <w:divBdr>
                    <w:top w:val="none" w:sz="0" w:space="0" w:color="auto"/>
                    <w:left w:val="none" w:sz="0" w:space="0" w:color="auto"/>
                    <w:bottom w:val="none" w:sz="0" w:space="0" w:color="auto"/>
                    <w:right w:val="none" w:sz="0" w:space="0" w:color="auto"/>
                  </w:divBdr>
                </w:div>
                <w:div w:id="448203128">
                  <w:marLeft w:val="0"/>
                  <w:marRight w:val="0"/>
                  <w:marTop w:val="0"/>
                  <w:marBottom w:val="0"/>
                  <w:divBdr>
                    <w:top w:val="none" w:sz="0" w:space="0" w:color="auto"/>
                    <w:left w:val="none" w:sz="0" w:space="0" w:color="auto"/>
                    <w:bottom w:val="none" w:sz="0" w:space="0" w:color="auto"/>
                    <w:right w:val="none" w:sz="0" w:space="0" w:color="auto"/>
                  </w:divBdr>
                </w:div>
                <w:div w:id="448817116">
                  <w:marLeft w:val="0"/>
                  <w:marRight w:val="0"/>
                  <w:marTop w:val="0"/>
                  <w:marBottom w:val="0"/>
                  <w:divBdr>
                    <w:top w:val="none" w:sz="0" w:space="0" w:color="auto"/>
                    <w:left w:val="none" w:sz="0" w:space="0" w:color="auto"/>
                    <w:bottom w:val="none" w:sz="0" w:space="0" w:color="auto"/>
                    <w:right w:val="none" w:sz="0" w:space="0" w:color="auto"/>
                  </w:divBdr>
                </w:div>
                <w:div w:id="449786836">
                  <w:marLeft w:val="0"/>
                  <w:marRight w:val="0"/>
                  <w:marTop w:val="0"/>
                  <w:marBottom w:val="0"/>
                  <w:divBdr>
                    <w:top w:val="none" w:sz="0" w:space="0" w:color="auto"/>
                    <w:left w:val="none" w:sz="0" w:space="0" w:color="auto"/>
                    <w:bottom w:val="none" w:sz="0" w:space="0" w:color="auto"/>
                    <w:right w:val="none" w:sz="0" w:space="0" w:color="auto"/>
                  </w:divBdr>
                </w:div>
                <w:div w:id="449855752">
                  <w:marLeft w:val="0"/>
                  <w:marRight w:val="0"/>
                  <w:marTop w:val="0"/>
                  <w:marBottom w:val="0"/>
                  <w:divBdr>
                    <w:top w:val="none" w:sz="0" w:space="0" w:color="auto"/>
                    <w:left w:val="none" w:sz="0" w:space="0" w:color="auto"/>
                    <w:bottom w:val="none" w:sz="0" w:space="0" w:color="auto"/>
                    <w:right w:val="none" w:sz="0" w:space="0" w:color="auto"/>
                  </w:divBdr>
                </w:div>
                <w:div w:id="449975600">
                  <w:marLeft w:val="0"/>
                  <w:marRight w:val="0"/>
                  <w:marTop w:val="0"/>
                  <w:marBottom w:val="0"/>
                  <w:divBdr>
                    <w:top w:val="none" w:sz="0" w:space="0" w:color="auto"/>
                    <w:left w:val="none" w:sz="0" w:space="0" w:color="auto"/>
                    <w:bottom w:val="none" w:sz="0" w:space="0" w:color="auto"/>
                    <w:right w:val="none" w:sz="0" w:space="0" w:color="auto"/>
                  </w:divBdr>
                </w:div>
                <w:div w:id="450436670">
                  <w:marLeft w:val="0"/>
                  <w:marRight w:val="0"/>
                  <w:marTop w:val="0"/>
                  <w:marBottom w:val="0"/>
                  <w:divBdr>
                    <w:top w:val="none" w:sz="0" w:space="0" w:color="auto"/>
                    <w:left w:val="none" w:sz="0" w:space="0" w:color="auto"/>
                    <w:bottom w:val="none" w:sz="0" w:space="0" w:color="auto"/>
                    <w:right w:val="none" w:sz="0" w:space="0" w:color="auto"/>
                  </w:divBdr>
                </w:div>
                <w:div w:id="452021796">
                  <w:marLeft w:val="0"/>
                  <w:marRight w:val="0"/>
                  <w:marTop w:val="0"/>
                  <w:marBottom w:val="0"/>
                  <w:divBdr>
                    <w:top w:val="none" w:sz="0" w:space="0" w:color="auto"/>
                    <w:left w:val="none" w:sz="0" w:space="0" w:color="auto"/>
                    <w:bottom w:val="none" w:sz="0" w:space="0" w:color="auto"/>
                    <w:right w:val="none" w:sz="0" w:space="0" w:color="auto"/>
                  </w:divBdr>
                </w:div>
                <w:div w:id="453405248">
                  <w:marLeft w:val="0"/>
                  <w:marRight w:val="0"/>
                  <w:marTop w:val="0"/>
                  <w:marBottom w:val="0"/>
                  <w:divBdr>
                    <w:top w:val="none" w:sz="0" w:space="0" w:color="auto"/>
                    <w:left w:val="none" w:sz="0" w:space="0" w:color="auto"/>
                    <w:bottom w:val="none" w:sz="0" w:space="0" w:color="auto"/>
                    <w:right w:val="none" w:sz="0" w:space="0" w:color="auto"/>
                  </w:divBdr>
                </w:div>
                <w:div w:id="454178662">
                  <w:marLeft w:val="0"/>
                  <w:marRight w:val="0"/>
                  <w:marTop w:val="0"/>
                  <w:marBottom w:val="0"/>
                  <w:divBdr>
                    <w:top w:val="none" w:sz="0" w:space="0" w:color="auto"/>
                    <w:left w:val="none" w:sz="0" w:space="0" w:color="auto"/>
                    <w:bottom w:val="none" w:sz="0" w:space="0" w:color="auto"/>
                    <w:right w:val="none" w:sz="0" w:space="0" w:color="auto"/>
                  </w:divBdr>
                </w:div>
                <w:div w:id="455685178">
                  <w:marLeft w:val="0"/>
                  <w:marRight w:val="0"/>
                  <w:marTop w:val="0"/>
                  <w:marBottom w:val="0"/>
                  <w:divBdr>
                    <w:top w:val="none" w:sz="0" w:space="0" w:color="auto"/>
                    <w:left w:val="none" w:sz="0" w:space="0" w:color="auto"/>
                    <w:bottom w:val="none" w:sz="0" w:space="0" w:color="auto"/>
                    <w:right w:val="none" w:sz="0" w:space="0" w:color="auto"/>
                  </w:divBdr>
                </w:div>
                <w:div w:id="457340692">
                  <w:marLeft w:val="0"/>
                  <w:marRight w:val="0"/>
                  <w:marTop w:val="0"/>
                  <w:marBottom w:val="0"/>
                  <w:divBdr>
                    <w:top w:val="none" w:sz="0" w:space="0" w:color="auto"/>
                    <w:left w:val="none" w:sz="0" w:space="0" w:color="auto"/>
                    <w:bottom w:val="none" w:sz="0" w:space="0" w:color="auto"/>
                    <w:right w:val="none" w:sz="0" w:space="0" w:color="auto"/>
                  </w:divBdr>
                </w:div>
                <w:div w:id="457720135">
                  <w:marLeft w:val="0"/>
                  <w:marRight w:val="0"/>
                  <w:marTop w:val="0"/>
                  <w:marBottom w:val="0"/>
                  <w:divBdr>
                    <w:top w:val="none" w:sz="0" w:space="0" w:color="auto"/>
                    <w:left w:val="none" w:sz="0" w:space="0" w:color="auto"/>
                    <w:bottom w:val="none" w:sz="0" w:space="0" w:color="auto"/>
                    <w:right w:val="none" w:sz="0" w:space="0" w:color="auto"/>
                  </w:divBdr>
                </w:div>
                <w:div w:id="458185645">
                  <w:marLeft w:val="0"/>
                  <w:marRight w:val="0"/>
                  <w:marTop w:val="0"/>
                  <w:marBottom w:val="0"/>
                  <w:divBdr>
                    <w:top w:val="none" w:sz="0" w:space="0" w:color="auto"/>
                    <w:left w:val="none" w:sz="0" w:space="0" w:color="auto"/>
                    <w:bottom w:val="none" w:sz="0" w:space="0" w:color="auto"/>
                    <w:right w:val="none" w:sz="0" w:space="0" w:color="auto"/>
                  </w:divBdr>
                </w:div>
                <w:div w:id="460734398">
                  <w:marLeft w:val="0"/>
                  <w:marRight w:val="0"/>
                  <w:marTop w:val="0"/>
                  <w:marBottom w:val="0"/>
                  <w:divBdr>
                    <w:top w:val="none" w:sz="0" w:space="0" w:color="auto"/>
                    <w:left w:val="none" w:sz="0" w:space="0" w:color="auto"/>
                    <w:bottom w:val="none" w:sz="0" w:space="0" w:color="auto"/>
                    <w:right w:val="none" w:sz="0" w:space="0" w:color="auto"/>
                  </w:divBdr>
                </w:div>
                <w:div w:id="463696344">
                  <w:marLeft w:val="0"/>
                  <w:marRight w:val="0"/>
                  <w:marTop w:val="0"/>
                  <w:marBottom w:val="0"/>
                  <w:divBdr>
                    <w:top w:val="none" w:sz="0" w:space="0" w:color="auto"/>
                    <w:left w:val="none" w:sz="0" w:space="0" w:color="auto"/>
                    <w:bottom w:val="none" w:sz="0" w:space="0" w:color="auto"/>
                    <w:right w:val="none" w:sz="0" w:space="0" w:color="auto"/>
                  </w:divBdr>
                </w:div>
                <w:div w:id="465006265">
                  <w:marLeft w:val="0"/>
                  <w:marRight w:val="0"/>
                  <w:marTop w:val="0"/>
                  <w:marBottom w:val="0"/>
                  <w:divBdr>
                    <w:top w:val="none" w:sz="0" w:space="0" w:color="auto"/>
                    <w:left w:val="none" w:sz="0" w:space="0" w:color="auto"/>
                    <w:bottom w:val="none" w:sz="0" w:space="0" w:color="auto"/>
                    <w:right w:val="none" w:sz="0" w:space="0" w:color="auto"/>
                  </w:divBdr>
                </w:div>
                <w:div w:id="465313941">
                  <w:marLeft w:val="0"/>
                  <w:marRight w:val="0"/>
                  <w:marTop w:val="0"/>
                  <w:marBottom w:val="0"/>
                  <w:divBdr>
                    <w:top w:val="none" w:sz="0" w:space="0" w:color="auto"/>
                    <w:left w:val="none" w:sz="0" w:space="0" w:color="auto"/>
                    <w:bottom w:val="none" w:sz="0" w:space="0" w:color="auto"/>
                    <w:right w:val="none" w:sz="0" w:space="0" w:color="auto"/>
                  </w:divBdr>
                </w:div>
                <w:div w:id="466631439">
                  <w:marLeft w:val="0"/>
                  <w:marRight w:val="0"/>
                  <w:marTop w:val="0"/>
                  <w:marBottom w:val="0"/>
                  <w:divBdr>
                    <w:top w:val="none" w:sz="0" w:space="0" w:color="auto"/>
                    <w:left w:val="none" w:sz="0" w:space="0" w:color="auto"/>
                    <w:bottom w:val="none" w:sz="0" w:space="0" w:color="auto"/>
                    <w:right w:val="none" w:sz="0" w:space="0" w:color="auto"/>
                  </w:divBdr>
                </w:div>
                <w:div w:id="466751684">
                  <w:marLeft w:val="0"/>
                  <w:marRight w:val="0"/>
                  <w:marTop w:val="0"/>
                  <w:marBottom w:val="0"/>
                  <w:divBdr>
                    <w:top w:val="none" w:sz="0" w:space="0" w:color="auto"/>
                    <w:left w:val="none" w:sz="0" w:space="0" w:color="auto"/>
                    <w:bottom w:val="none" w:sz="0" w:space="0" w:color="auto"/>
                    <w:right w:val="none" w:sz="0" w:space="0" w:color="auto"/>
                  </w:divBdr>
                </w:div>
                <w:div w:id="467476087">
                  <w:marLeft w:val="0"/>
                  <w:marRight w:val="0"/>
                  <w:marTop w:val="0"/>
                  <w:marBottom w:val="0"/>
                  <w:divBdr>
                    <w:top w:val="none" w:sz="0" w:space="0" w:color="auto"/>
                    <w:left w:val="none" w:sz="0" w:space="0" w:color="auto"/>
                    <w:bottom w:val="none" w:sz="0" w:space="0" w:color="auto"/>
                    <w:right w:val="none" w:sz="0" w:space="0" w:color="auto"/>
                  </w:divBdr>
                </w:div>
                <w:div w:id="467818508">
                  <w:marLeft w:val="0"/>
                  <w:marRight w:val="0"/>
                  <w:marTop w:val="0"/>
                  <w:marBottom w:val="0"/>
                  <w:divBdr>
                    <w:top w:val="none" w:sz="0" w:space="0" w:color="auto"/>
                    <w:left w:val="none" w:sz="0" w:space="0" w:color="auto"/>
                    <w:bottom w:val="none" w:sz="0" w:space="0" w:color="auto"/>
                    <w:right w:val="none" w:sz="0" w:space="0" w:color="auto"/>
                  </w:divBdr>
                </w:div>
                <w:div w:id="472331012">
                  <w:marLeft w:val="0"/>
                  <w:marRight w:val="0"/>
                  <w:marTop w:val="0"/>
                  <w:marBottom w:val="0"/>
                  <w:divBdr>
                    <w:top w:val="none" w:sz="0" w:space="0" w:color="auto"/>
                    <w:left w:val="none" w:sz="0" w:space="0" w:color="auto"/>
                    <w:bottom w:val="none" w:sz="0" w:space="0" w:color="auto"/>
                    <w:right w:val="none" w:sz="0" w:space="0" w:color="auto"/>
                  </w:divBdr>
                </w:div>
                <w:div w:id="473178736">
                  <w:marLeft w:val="0"/>
                  <w:marRight w:val="0"/>
                  <w:marTop w:val="0"/>
                  <w:marBottom w:val="0"/>
                  <w:divBdr>
                    <w:top w:val="none" w:sz="0" w:space="0" w:color="auto"/>
                    <w:left w:val="none" w:sz="0" w:space="0" w:color="auto"/>
                    <w:bottom w:val="none" w:sz="0" w:space="0" w:color="auto"/>
                    <w:right w:val="none" w:sz="0" w:space="0" w:color="auto"/>
                  </w:divBdr>
                </w:div>
                <w:div w:id="475226020">
                  <w:marLeft w:val="0"/>
                  <w:marRight w:val="0"/>
                  <w:marTop w:val="0"/>
                  <w:marBottom w:val="0"/>
                  <w:divBdr>
                    <w:top w:val="none" w:sz="0" w:space="0" w:color="auto"/>
                    <w:left w:val="none" w:sz="0" w:space="0" w:color="auto"/>
                    <w:bottom w:val="none" w:sz="0" w:space="0" w:color="auto"/>
                    <w:right w:val="none" w:sz="0" w:space="0" w:color="auto"/>
                  </w:divBdr>
                </w:div>
                <w:div w:id="475416130">
                  <w:marLeft w:val="0"/>
                  <w:marRight w:val="0"/>
                  <w:marTop w:val="0"/>
                  <w:marBottom w:val="0"/>
                  <w:divBdr>
                    <w:top w:val="none" w:sz="0" w:space="0" w:color="auto"/>
                    <w:left w:val="none" w:sz="0" w:space="0" w:color="auto"/>
                    <w:bottom w:val="none" w:sz="0" w:space="0" w:color="auto"/>
                    <w:right w:val="none" w:sz="0" w:space="0" w:color="auto"/>
                  </w:divBdr>
                </w:div>
                <w:div w:id="477958549">
                  <w:marLeft w:val="0"/>
                  <w:marRight w:val="0"/>
                  <w:marTop w:val="0"/>
                  <w:marBottom w:val="0"/>
                  <w:divBdr>
                    <w:top w:val="none" w:sz="0" w:space="0" w:color="auto"/>
                    <w:left w:val="none" w:sz="0" w:space="0" w:color="auto"/>
                    <w:bottom w:val="none" w:sz="0" w:space="0" w:color="auto"/>
                    <w:right w:val="none" w:sz="0" w:space="0" w:color="auto"/>
                  </w:divBdr>
                </w:div>
                <w:div w:id="478501672">
                  <w:marLeft w:val="0"/>
                  <w:marRight w:val="0"/>
                  <w:marTop w:val="0"/>
                  <w:marBottom w:val="0"/>
                  <w:divBdr>
                    <w:top w:val="none" w:sz="0" w:space="0" w:color="auto"/>
                    <w:left w:val="none" w:sz="0" w:space="0" w:color="auto"/>
                    <w:bottom w:val="none" w:sz="0" w:space="0" w:color="auto"/>
                    <w:right w:val="none" w:sz="0" w:space="0" w:color="auto"/>
                  </w:divBdr>
                </w:div>
                <w:div w:id="478616095">
                  <w:marLeft w:val="0"/>
                  <w:marRight w:val="0"/>
                  <w:marTop w:val="0"/>
                  <w:marBottom w:val="0"/>
                  <w:divBdr>
                    <w:top w:val="none" w:sz="0" w:space="0" w:color="auto"/>
                    <w:left w:val="none" w:sz="0" w:space="0" w:color="auto"/>
                    <w:bottom w:val="none" w:sz="0" w:space="0" w:color="auto"/>
                    <w:right w:val="none" w:sz="0" w:space="0" w:color="auto"/>
                  </w:divBdr>
                </w:div>
                <w:div w:id="480270624">
                  <w:marLeft w:val="0"/>
                  <w:marRight w:val="0"/>
                  <w:marTop w:val="0"/>
                  <w:marBottom w:val="0"/>
                  <w:divBdr>
                    <w:top w:val="none" w:sz="0" w:space="0" w:color="auto"/>
                    <w:left w:val="none" w:sz="0" w:space="0" w:color="auto"/>
                    <w:bottom w:val="none" w:sz="0" w:space="0" w:color="auto"/>
                    <w:right w:val="none" w:sz="0" w:space="0" w:color="auto"/>
                  </w:divBdr>
                </w:div>
                <w:div w:id="480849474">
                  <w:marLeft w:val="0"/>
                  <w:marRight w:val="0"/>
                  <w:marTop w:val="0"/>
                  <w:marBottom w:val="0"/>
                  <w:divBdr>
                    <w:top w:val="none" w:sz="0" w:space="0" w:color="auto"/>
                    <w:left w:val="none" w:sz="0" w:space="0" w:color="auto"/>
                    <w:bottom w:val="none" w:sz="0" w:space="0" w:color="auto"/>
                    <w:right w:val="none" w:sz="0" w:space="0" w:color="auto"/>
                  </w:divBdr>
                </w:div>
                <w:div w:id="484590829">
                  <w:marLeft w:val="0"/>
                  <w:marRight w:val="0"/>
                  <w:marTop w:val="0"/>
                  <w:marBottom w:val="0"/>
                  <w:divBdr>
                    <w:top w:val="none" w:sz="0" w:space="0" w:color="auto"/>
                    <w:left w:val="none" w:sz="0" w:space="0" w:color="auto"/>
                    <w:bottom w:val="none" w:sz="0" w:space="0" w:color="auto"/>
                    <w:right w:val="none" w:sz="0" w:space="0" w:color="auto"/>
                  </w:divBdr>
                </w:div>
                <w:div w:id="484930629">
                  <w:marLeft w:val="0"/>
                  <w:marRight w:val="0"/>
                  <w:marTop w:val="0"/>
                  <w:marBottom w:val="0"/>
                  <w:divBdr>
                    <w:top w:val="none" w:sz="0" w:space="0" w:color="auto"/>
                    <w:left w:val="none" w:sz="0" w:space="0" w:color="auto"/>
                    <w:bottom w:val="none" w:sz="0" w:space="0" w:color="auto"/>
                    <w:right w:val="none" w:sz="0" w:space="0" w:color="auto"/>
                  </w:divBdr>
                </w:div>
                <w:div w:id="485706482">
                  <w:marLeft w:val="0"/>
                  <w:marRight w:val="0"/>
                  <w:marTop w:val="0"/>
                  <w:marBottom w:val="0"/>
                  <w:divBdr>
                    <w:top w:val="none" w:sz="0" w:space="0" w:color="auto"/>
                    <w:left w:val="none" w:sz="0" w:space="0" w:color="auto"/>
                    <w:bottom w:val="none" w:sz="0" w:space="0" w:color="auto"/>
                    <w:right w:val="none" w:sz="0" w:space="0" w:color="auto"/>
                  </w:divBdr>
                </w:div>
                <w:div w:id="489444588">
                  <w:marLeft w:val="0"/>
                  <w:marRight w:val="0"/>
                  <w:marTop w:val="0"/>
                  <w:marBottom w:val="0"/>
                  <w:divBdr>
                    <w:top w:val="none" w:sz="0" w:space="0" w:color="auto"/>
                    <w:left w:val="none" w:sz="0" w:space="0" w:color="auto"/>
                    <w:bottom w:val="none" w:sz="0" w:space="0" w:color="auto"/>
                    <w:right w:val="none" w:sz="0" w:space="0" w:color="auto"/>
                  </w:divBdr>
                </w:div>
                <w:div w:id="490102629">
                  <w:marLeft w:val="0"/>
                  <w:marRight w:val="0"/>
                  <w:marTop w:val="0"/>
                  <w:marBottom w:val="0"/>
                  <w:divBdr>
                    <w:top w:val="none" w:sz="0" w:space="0" w:color="auto"/>
                    <w:left w:val="none" w:sz="0" w:space="0" w:color="auto"/>
                    <w:bottom w:val="none" w:sz="0" w:space="0" w:color="auto"/>
                    <w:right w:val="none" w:sz="0" w:space="0" w:color="auto"/>
                  </w:divBdr>
                </w:div>
                <w:div w:id="491725280">
                  <w:marLeft w:val="0"/>
                  <w:marRight w:val="0"/>
                  <w:marTop w:val="0"/>
                  <w:marBottom w:val="0"/>
                  <w:divBdr>
                    <w:top w:val="none" w:sz="0" w:space="0" w:color="auto"/>
                    <w:left w:val="none" w:sz="0" w:space="0" w:color="auto"/>
                    <w:bottom w:val="none" w:sz="0" w:space="0" w:color="auto"/>
                    <w:right w:val="none" w:sz="0" w:space="0" w:color="auto"/>
                  </w:divBdr>
                </w:div>
                <w:div w:id="492330891">
                  <w:marLeft w:val="0"/>
                  <w:marRight w:val="0"/>
                  <w:marTop w:val="0"/>
                  <w:marBottom w:val="0"/>
                  <w:divBdr>
                    <w:top w:val="none" w:sz="0" w:space="0" w:color="auto"/>
                    <w:left w:val="none" w:sz="0" w:space="0" w:color="auto"/>
                    <w:bottom w:val="none" w:sz="0" w:space="0" w:color="auto"/>
                    <w:right w:val="none" w:sz="0" w:space="0" w:color="auto"/>
                  </w:divBdr>
                </w:div>
                <w:div w:id="493030967">
                  <w:marLeft w:val="0"/>
                  <w:marRight w:val="0"/>
                  <w:marTop w:val="0"/>
                  <w:marBottom w:val="0"/>
                  <w:divBdr>
                    <w:top w:val="none" w:sz="0" w:space="0" w:color="auto"/>
                    <w:left w:val="none" w:sz="0" w:space="0" w:color="auto"/>
                    <w:bottom w:val="none" w:sz="0" w:space="0" w:color="auto"/>
                    <w:right w:val="none" w:sz="0" w:space="0" w:color="auto"/>
                  </w:divBdr>
                </w:div>
                <w:div w:id="493842381">
                  <w:marLeft w:val="0"/>
                  <w:marRight w:val="0"/>
                  <w:marTop w:val="0"/>
                  <w:marBottom w:val="0"/>
                  <w:divBdr>
                    <w:top w:val="none" w:sz="0" w:space="0" w:color="auto"/>
                    <w:left w:val="none" w:sz="0" w:space="0" w:color="auto"/>
                    <w:bottom w:val="none" w:sz="0" w:space="0" w:color="auto"/>
                    <w:right w:val="none" w:sz="0" w:space="0" w:color="auto"/>
                  </w:divBdr>
                </w:div>
                <w:div w:id="494030635">
                  <w:marLeft w:val="0"/>
                  <w:marRight w:val="0"/>
                  <w:marTop w:val="0"/>
                  <w:marBottom w:val="0"/>
                  <w:divBdr>
                    <w:top w:val="none" w:sz="0" w:space="0" w:color="auto"/>
                    <w:left w:val="none" w:sz="0" w:space="0" w:color="auto"/>
                    <w:bottom w:val="none" w:sz="0" w:space="0" w:color="auto"/>
                    <w:right w:val="none" w:sz="0" w:space="0" w:color="auto"/>
                  </w:divBdr>
                </w:div>
                <w:div w:id="496001390">
                  <w:marLeft w:val="0"/>
                  <w:marRight w:val="0"/>
                  <w:marTop w:val="0"/>
                  <w:marBottom w:val="0"/>
                  <w:divBdr>
                    <w:top w:val="none" w:sz="0" w:space="0" w:color="auto"/>
                    <w:left w:val="none" w:sz="0" w:space="0" w:color="auto"/>
                    <w:bottom w:val="none" w:sz="0" w:space="0" w:color="auto"/>
                    <w:right w:val="none" w:sz="0" w:space="0" w:color="auto"/>
                  </w:divBdr>
                </w:div>
                <w:div w:id="497842144">
                  <w:marLeft w:val="0"/>
                  <w:marRight w:val="0"/>
                  <w:marTop w:val="0"/>
                  <w:marBottom w:val="0"/>
                  <w:divBdr>
                    <w:top w:val="none" w:sz="0" w:space="0" w:color="auto"/>
                    <w:left w:val="none" w:sz="0" w:space="0" w:color="auto"/>
                    <w:bottom w:val="none" w:sz="0" w:space="0" w:color="auto"/>
                    <w:right w:val="none" w:sz="0" w:space="0" w:color="auto"/>
                  </w:divBdr>
                </w:div>
                <w:div w:id="498038262">
                  <w:marLeft w:val="0"/>
                  <w:marRight w:val="0"/>
                  <w:marTop w:val="0"/>
                  <w:marBottom w:val="0"/>
                  <w:divBdr>
                    <w:top w:val="none" w:sz="0" w:space="0" w:color="auto"/>
                    <w:left w:val="none" w:sz="0" w:space="0" w:color="auto"/>
                    <w:bottom w:val="none" w:sz="0" w:space="0" w:color="auto"/>
                    <w:right w:val="none" w:sz="0" w:space="0" w:color="auto"/>
                  </w:divBdr>
                </w:div>
                <w:div w:id="498084993">
                  <w:marLeft w:val="0"/>
                  <w:marRight w:val="0"/>
                  <w:marTop w:val="0"/>
                  <w:marBottom w:val="0"/>
                  <w:divBdr>
                    <w:top w:val="none" w:sz="0" w:space="0" w:color="auto"/>
                    <w:left w:val="none" w:sz="0" w:space="0" w:color="auto"/>
                    <w:bottom w:val="none" w:sz="0" w:space="0" w:color="auto"/>
                    <w:right w:val="none" w:sz="0" w:space="0" w:color="auto"/>
                  </w:divBdr>
                </w:div>
                <w:div w:id="501236818">
                  <w:marLeft w:val="0"/>
                  <w:marRight w:val="0"/>
                  <w:marTop w:val="0"/>
                  <w:marBottom w:val="0"/>
                  <w:divBdr>
                    <w:top w:val="none" w:sz="0" w:space="0" w:color="auto"/>
                    <w:left w:val="none" w:sz="0" w:space="0" w:color="auto"/>
                    <w:bottom w:val="none" w:sz="0" w:space="0" w:color="auto"/>
                    <w:right w:val="none" w:sz="0" w:space="0" w:color="auto"/>
                  </w:divBdr>
                </w:div>
                <w:div w:id="501506255">
                  <w:marLeft w:val="0"/>
                  <w:marRight w:val="0"/>
                  <w:marTop w:val="0"/>
                  <w:marBottom w:val="0"/>
                  <w:divBdr>
                    <w:top w:val="none" w:sz="0" w:space="0" w:color="auto"/>
                    <w:left w:val="none" w:sz="0" w:space="0" w:color="auto"/>
                    <w:bottom w:val="none" w:sz="0" w:space="0" w:color="auto"/>
                    <w:right w:val="none" w:sz="0" w:space="0" w:color="auto"/>
                  </w:divBdr>
                </w:div>
                <w:div w:id="501895029">
                  <w:marLeft w:val="0"/>
                  <w:marRight w:val="0"/>
                  <w:marTop w:val="0"/>
                  <w:marBottom w:val="0"/>
                  <w:divBdr>
                    <w:top w:val="none" w:sz="0" w:space="0" w:color="auto"/>
                    <w:left w:val="none" w:sz="0" w:space="0" w:color="auto"/>
                    <w:bottom w:val="none" w:sz="0" w:space="0" w:color="auto"/>
                    <w:right w:val="none" w:sz="0" w:space="0" w:color="auto"/>
                  </w:divBdr>
                </w:div>
                <w:div w:id="504200495">
                  <w:marLeft w:val="0"/>
                  <w:marRight w:val="0"/>
                  <w:marTop w:val="0"/>
                  <w:marBottom w:val="0"/>
                  <w:divBdr>
                    <w:top w:val="none" w:sz="0" w:space="0" w:color="auto"/>
                    <w:left w:val="none" w:sz="0" w:space="0" w:color="auto"/>
                    <w:bottom w:val="none" w:sz="0" w:space="0" w:color="auto"/>
                    <w:right w:val="none" w:sz="0" w:space="0" w:color="auto"/>
                  </w:divBdr>
                </w:div>
                <w:div w:id="504983237">
                  <w:marLeft w:val="0"/>
                  <w:marRight w:val="0"/>
                  <w:marTop w:val="0"/>
                  <w:marBottom w:val="0"/>
                  <w:divBdr>
                    <w:top w:val="none" w:sz="0" w:space="0" w:color="auto"/>
                    <w:left w:val="none" w:sz="0" w:space="0" w:color="auto"/>
                    <w:bottom w:val="none" w:sz="0" w:space="0" w:color="auto"/>
                    <w:right w:val="none" w:sz="0" w:space="0" w:color="auto"/>
                  </w:divBdr>
                </w:div>
                <w:div w:id="505444927">
                  <w:marLeft w:val="0"/>
                  <w:marRight w:val="0"/>
                  <w:marTop w:val="0"/>
                  <w:marBottom w:val="0"/>
                  <w:divBdr>
                    <w:top w:val="none" w:sz="0" w:space="0" w:color="auto"/>
                    <w:left w:val="none" w:sz="0" w:space="0" w:color="auto"/>
                    <w:bottom w:val="none" w:sz="0" w:space="0" w:color="auto"/>
                    <w:right w:val="none" w:sz="0" w:space="0" w:color="auto"/>
                  </w:divBdr>
                </w:div>
                <w:div w:id="505942238">
                  <w:marLeft w:val="0"/>
                  <w:marRight w:val="0"/>
                  <w:marTop w:val="0"/>
                  <w:marBottom w:val="0"/>
                  <w:divBdr>
                    <w:top w:val="none" w:sz="0" w:space="0" w:color="auto"/>
                    <w:left w:val="none" w:sz="0" w:space="0" w:color="auto"/>
                    <w:bottom w:val="none" w:sz="0" w:space="0" w:color="auto"/>
                    <w:right w:val="none" w:sz="0" w:space="0" w:color="auto"/>
                  </w:divBdr>
                </w:div>
                <w:div w:id="506217335">
                  <w:marLeft w:val="0"/>
                  <w:marRight w:val="0"/>
                  <w:marTop w:val="0"/>
                  <w:marBottom w:val="0"/>
                  <w:divBdr>
                    <w:top w:val="none" w:sz="0" w:space="0" w:color="auto"/>
                    <w:left w:val="none" w:sz="0" w:space="0" w:color="auto"/>
                    <w:bottom w:val="none" w:sz="0" w:space="0" w:color="auto"/>
                    <w:right w:val="none" w:sz="0" w:space="0" w:color="auto"/>
                  </w:divBdr>
                </w:div>
                <w:div w:id="506676156">
                  <w:marLeft w:val="0"/>
                  <w:marRight w:val="0"/>
                  <w:marTop w:val="0"/>
                  <w:marBottom w:val="0"/>
                  <w:divBdr>
                    <w:top w:val="none" w:sz="0" w:space="0" w:color="auto"/>
                    <w:left w:val="none" w:sz="0" w:space="0" w:color="auto"/>
                    <w:bottom w:val="none" w:sz="0" w:space="0" w:color="auto"/>
                    <w:right w:val="none" w:sz="0" w:space="0" w:color="auto"/>
                  </w:divBdr>
                </w:div>
                <w:div w:id="508181815">
                  <w:marLeft w:val="0"/>
                  <w:marRight w:val="0"/>
                  <w:marTop w:val="0"/>
                  <w:marBottom w:val="0"/>
                  <w:divBdr>
                    <w:top w:val="none" w:sz="0" w:space="0" w:color="auto"/>
                    <w:left w:val="none" w:sz="0" w:space="0" w:color="auto"/>
                    <w:bottom w:val="none" w:sz="0" w:space="0" w:color="auto"/>
                    <w:right w:val="none" w:sz="0" w:space="0" w:color="auto"/>
                  </w:divBdr>
                </w:div>
                <w:div w:id="508639860">
                  <w:marLeft w:val="0"/>
                  <w:marRight w:val="0"/>
                  <w:marTop w:val="0"/>
                  <w:marBottom w:val="0"/>
                  <w:divBdr>
                    <w:top w:val="none" w:sz="0" w:space="0" w:color="auto"/>
                    <w:left w:val="none" w:sz="0" w:space="0" w:color="auto"/>
                    <w:bottom w:val="none" w:sz="0" w:space="0" w:color="auto"/>
                    <w:right w:val="none" w:sz="0" w:space="0" w:color="auto"/>
                  </w:divBdr>
                </w:div>
                <w:div w:id="508837975">
                  <w:marLeft w:val="0"/>
                  <w:marRight w:val="0"/>
                  <w:marTop w:val="0"/>
                  <w:marBottom w:val="0"/>
                  <w:divBdr>
                    <w:top w:val="none" w:sz="0" w:space="0" w:color="auto"/>
                    <w:left w:val="none" w:sz="0" w:space="0" w:color="auto"/>
                    <w:bottom w:val="none" w:sz="0" w:space="0" w:color="auto"/>
                    <w:right w:val="none" w:sz="0" w:space="0" w:color="auto"/>
                  </w:divBdr>
                </w:div>
                <w:div w:id="509104742">
                  <w:marLeft w:val="0"/>
                  <w:marRight w:val="0"/>
                  <w:marTop w:val="0"/>
                  <w:marBottom w:val="0"/>
                  <w:divBdr>
                    <w:top w:val="none" w:sz="0" w:space="0" w:color="auto"/>
                    <w:left w:val="none" w:sz="0" w:space="0" w:color="auto"/>
                    <w:bottom w:val="none" w:sz="0" w:space="0" w:color="auto"/>
                    <w:right w:val="none" w:sz="0" w:space="0" w:color="auto"/>
                  </w:divBdr>
                </w:div>
                <w:div w:id="509150853">
                  <w:marLeft w:val="0"/>
                  <w:marRight w:val="0"/>
                  <w:marTop w:val="0"/>
                  <w:marBottom w:val="0"/>
                  <w:divBdr>
                    <w:top w:val="none" w:sz="0" w:space="0" w:color="auto"/>
                    <w:left w:val="none" w:sz="0" w:space="0" w:color="auto"/>
                    <w:bottom w:val="none" w:sz="0" w:space="0" w:color="auto"/>
                    <w:right w:val="none" w:sz="0" w:space="0" w:color="auto"/>
                  </w:divBdr>
                </w:div>
                <w:div w:id="509180749">
                  <w:marLeft w:val="0"/>
                  <w:marRight w:val="0"/>
                  <w:marTop w:val="0"/>
                  <w:marBottom w:val="0"/>
                  <w:divBdr>
                    <w:top w:val="none" w:sz="0" w:space="0" w:color="auto"/>
                    <w:left w:val="none" w:sz="0" w:space="0" w:color="auto"/>
                    <w:bottom w:val="none" w:sz="0" w:space="0" w:color="auto"/>
                    <w:right w:val="none" w:sz="0" w:space="0" w:color="auto"/>
                  </w:divBdr>
                </w:div>
                <w:div w:id="509754862">
                  <w:marLeft w:val="0"/>
                  <w:marRight w:val="0"/>
                  <w:marTop w:val="0"/>
                  <w:marBottom w:val="0"/>
                  <w:divBdr>
                    <w:top w:val="none" w:sz="0" w:space="0" w:color="auto"/>
                    <w:left w:val="none" w:sz="0" w:space="0" w:color="auto"/>
                    <w:bottom w:val="none" w:sz="0" w:space="0" w:color="auto"/>
                    <w:right w:val="none" w:sz="0" w:space="0" w:color="auto"/>
                  </w:divBdr>
                </w:div>
                <w:div w:id="512845384">
                  <w:marLeft w:val="0"/>
                  <w:marRight w:val="0"/>
                  <w:marTop w:val="0"/>
                  <w:marBottom w:val="0"/>
                  <w:divBdr>
                    <w:top w:val="none" w:sz="0" w:space="0" w:color="auto"/>
                    <w:left w:val="none" w:sz="0" w:space="0" w:color="auto"/>
                    <w:bottom w:val="none" w:sz="0" w:space="0" w:color="auto"/>
                    <w:right w:val="none" w:sz="0" w:space="0" w:color="auto"/>
                  </w:divBdr>
                </w:div>
                <w:div w:id="513612625">
                  <w:marLeft w:val="0"/>
                  <w:marRight w:val="0"/>
                  <w:marTop w:val="0"/>
                  <w:marBottom w:val="0"/>
                  <w:divBdr>
                    <w:top w:val="none" w:sz="0" w:space="0" w:color="auto"/>
                    <w:left w:val="none" w:sz="0" w:space="0" w:color="auto"/>
                    <w:bottom w:val="none" w:sz="0" w:space="0" w:color="auto"/>
                    <w:right w:val="none" w:sz="0" w:space="0" w:color="auto"/>
                  </w:divBdr>
                </w:div>
                <w:div w:id="513883824">
                  <w:marLeft w:val="0"/>
                  <w:marRight w:val="0"/>
                  <w:marTop w:val="0"/>
                  <w:marBottom w:val="0"/>
                  <w:divBdr>
                    <w:top w:val="none" w:sz="0" w:space="0" w:color="auto"/>
                    <w:left w:val="none" w:sz="0" w:space="0" w:color="auto"/>
                    <w:bottom w:val="none" w:sz="0" w:space="0" w:color="auto"/>
                    <w:right w:val="none" w:sz="0" w:space="0" w:color="auto"/>
                  </w:divBdr>
                </w:div>
                <w:div w:id="514463971">
                  <w:marLeft w:val="0"/>
                  <w:marRight w:val="0"/>
                  <w:marTop w:val="0"/>
                  <w:marBottom w:val="0"/>
                  <w:divBdr>
                    <w:top w:val="none" w:sz="0" w:space="0" w:color="auto"/>
                    <w:left w:val="none" w:sz="0" w:space="0" w:color="auto"/>
                    <w:bottom w:val="none" w:sz="0" w:space="0" w:color="auto"/>
                    <w:right w:val="none" w:sz="0" w:space="0" w:color="auto"/>
                  </w:divBdr>
                </w:div>
                <w:div w:id="516233059">
                  <w:marLeft w:val="0"/>
                  <w:marRight w:val="0"/>
                  <w:marTop w:val="0"/>
                  <w:marBottom w:val="0"/>
                  <w:divBdr>
                    <w:top w:val="none" w:sz="0" w:space="0" w:color="auto"/>
                    <w:left w:val="none" w:sz="0" w:space="0" w:color="auto"/>
                    <w:bottom w:val="none" w:sz="0" w:space="0" w:color="auto"/>
                    <w:right w:val="none" w:sz="0" w:space="0" w:color="auto"/>
                  </w:divBdr>
                </w:div>
                <w:div w:id="516965776">
                  <w:marLeft w:val="0"/>
                  <w:marRight w:val="0"/>
                  <w:marTop w:val="0"/>
                  <w:marBottom w:val="0"/>
                  <w:divBdr>
                    <w:top w:val="none" w:sz="0" w:space="0" w:color="auto"/>
                    <w:left w:val="none" w:sz="0" w:space="0" w:color="auto"/>
                    <w:bottom w:val="none" w:sz="0" w:space="0" w:color="auto"/>
                    <w:right w:val="none" w:sz="0" w:space="0" w:color="auto"/>
                  </w:divBdr>
                </w:div>
                <w:div w:id="519205609">
                  <w:marLeft w:val="0"/>
                  <w:marRight w:val="0"/>
                  <w:marTop w:val="0"/>
                  <w:marBottom w:val="0"/>
                  <w:divBdr>
                    <w:top w:val="none" w:sz="0" w:space="0" w:color="auto"/>
                    <w:left w:val="none" w:sz="0" w:space="0" w:color="auto"/>
                    <w:bottom w:val="none" w:sz="0" w:space="0" w:color="auto"/>
                    <w:right w:val="none" w:sz="0" w:space="0" w:color="auto"/>
                  </w:divBdr>
                </w:div>
                <w:div w:id="519439830">
                  <w:marLeft w:val="0"/>
                  <w:marRight w:val="0"/>
                  <w:marTop w:val="0"/>
                  <w:marBottom w:val="0"/>
                  <w:divBdr>
                    <w:top w:val="none" w:sz="0" w:space="0" w:color="auto"/>
                    <w:left w:val="none" w:sz="0" w:space="0" w:color="auto"/>
                    <w:bottom w:val="none" w:sz="0" w:space="0" w:color="auto"/>
                    <w:right w:val="none" w:sz="0" w:space="0" w:color="auto"/>
                  </w:divBdr>
                </w:div>
                <w:div w:id="520632919">
                  <w:marLeft w:val="0"/>
                  <w:marRight w:val="0"/>
                  <w:marTop w:val="0"/>
                  <w:marBottom w:val="0"/>
                  <w:divBdr>
                    <w:top w:val="none" w:sz="0" w:space="0" w:color="auto"/>
                    <w:left w:val="none" w:sz="0" w:space="0" w:color="auto"/>
                    <w:bottom w:val="none" w:sz="0" w:space="0" w:color="auto"/>
                    <w:right w:val="none" w:sz="0" w:space="0" w:color="auto"/>
                  </w:divBdr>
                </w:div>
                <w:div w:id="521628153">
                  <w:marLeft w:val="0"/>
                  <w:marRight w:val="0"/>
                  <w:marTop w:val="0"/>
                  <w:marBottom w:val="0"/>
                  <w:divBdr>
                    <w:top w:val="none" w:sz="0" w:space="0" w:color="auto"/>
                    <w:left w:val="none" w:sz="0" w:space="0" w:color="auto"/>
                    <w:bottom w:val="none" w:sz="0" w:space="0" w:color="auto"/>
                    <w:right w:val="none" w:sz="0" w:space="0" w:color="auto"/>
                  </w:divBdr>
                </w:div>
                <w:div w:id="521630994">
                  <w:marLeft w:val="0"/>
                  <w:marRight w:val="0"/>
                  <w:marTop w:val="0"/>
                  <w:marBottom w:val="0"/>
                  <w:divBdr>
                    <w:top w:val="none" w:sz="0" w:space="0" w:color="auto"/>
                    <w:left w:val="none" w:sz="0" w:space="0" w:color="auto"/>
                    <w:bottom w:val="none" w:sz="0" w:space="0" w:color="auto"/>
                    <w:right w:val="none" w:sz="0" w:space="0" w:color="auto"/>
                  </w:divBdr>
                </w:div>
                <w:div w:id="522011560">
                  <w:marLeft w:val="0"/>
                  <w:marRight w:val="0"/>
                  <w:marTop w:val="0"/>
                  <w:marBottom w:val="0"/>
                  <w:divBdr>
                    <w:top w:val="none" w:sz="0" w:space="0" w:color="auto"/>
                    <w:left w:val="none" w:sz="0" w:space="0" w:color="auto"/>
                    <w:bottom w:val="none" w:sz="0" w:space="0" w:color="auto"/>
                    <w:right w:val="none" w:sz="0" w:space="0" w:color="auto"/>
                  </w:divBdr>
                </w:div>
                <w:div w:id="522793208">
                  <w:marLeft w:val="0"/>
                  <w:marRight w:val="0"/>
                  <w:marTop w:val="0"/>
                  <w:marBottom w:val="0"/>
                  <w:divBdr>
                    <w:top w:val="none" w:sz="0" w:space="0" w:color="auto"/>
                    <w:left w:val="none" w:sz="0" w:space="0" w:color="auto"/>
                    <w:bottom w:val="none" w:sz="0" w:space="0" w:color="auto"/>
                    <w:right w:val="none" w:sz="0" w:space="0" w:color="auto"/>
                  </w:divBdr>
                </w:div>
                <w:div w:id="523134927">
                  <w:marLeft w:val="0"/>
                  <w:marRight w:val="0"/>
                  <w:marTop w:val="0"/>
                  <w:marBottom w:val="0"/>
                  <w:divBdr>
                    <w:top w:val="none" w:sz="0" w:space="0" w:color="auto"/>
                    <w:left w:val="none" w:sz="0" w:space="0" w:color="auto"/>
                    <w:bottom w:val="none" w:sz="0" w:space="0" w:color="auto"/>
                    <w:right w:val="none" w:sz="0" w:space="0" w:color="auto"/>
                  </w:divBdr>
                </w:div>
                <w:div w:id="528301581">
                  <w:marLeft w:val="0"/>
                  <w:marRight w:val="0"/>
                  <w:marTop w:val="0"/>
                  <w:marBottom w:val="0"/>
                  <w:divBdr>
                    <w:top w:val="none" w:sz="0" w:space="0" w:color="auto"/>
                    <w:left w:val="none" w:sz="0" w:space="0" w:color="auto"/>
                    <w:bottom w:val="none" w:sz="0" w:space="0" w:color="auto"/>
                    <w:right w:val="none" w:sz="0" w:space="0" w:color="auto"/>
                  </w:divBdr>
                </w:div>
                <w:div w:id="528613608">
                  <w:marLeft w:val="0"/>
                  <w:marRight w:val="0"/>
                  <w:marTop w:val="0"/>
                  <w:marBottom w:val="0"/>
                  <w:divBdr>
                    <w:top w:val="none" w:sz="0" w:space="0" w:color="auto"/>
                    <w:left w:val="none" w:sz="0" w:space="0" w:color="auto"/>
                    <w:bottom w:val="none" w:sz="0" w:space="0" w:color="auto"/>
                    <w:right w:val="none" w:sz="0" w:space="0" w:color="auto"/>
                  </w:divBdr>
                </w:div>
                <w:div w:id="530384782">
                  <w:marLeft w:val="0"/>
                  <w:marRight w:val="0"/>
                  <w:marTop w:val="0"/>
                  <w:marBottom w:val="0"/>
                  <w:divBdr>
                    <w:top w:val="none" w:sz="0" w:space="0" w:color="auto"/>
                    <w:left w:val="none" w:sz="0" w:space="0" w:color="auto"/>
                    <w:bottom w:val="none" w:sz="0" w:space="0" w:color="auto"/>
                    <w:right w:val="none" w:sz="0" w:space="0" w:color="auto"/>
                  </w:divBdr>
                </w:div>
                <w:div w:id="532615405">
                  <w:marLeft w:val="0"/>
                  <w:marRight w:val="0"/>
                  <w:marTop w:val="0"/>
                  <w:marBottom w:val="0"/>
                  <w:divBdr>
                    <w:top w:val="none" w:sz="0" w:space="0" w:color="auto"/>
                    <w:left w:val="none" w:sz="0" w:space="0" w:color="auto"/>
                    <w:bottom w:val="none" w:sz="0" w:space="0" w:color="auto"/>
                    <w:right w:val="none" w:sz="0" w:space="0" w:color="auto"/>
                  </w:divBdr>
                </w:div>
                <w:div w:id="532957264">
                  <w:marLeft w:val="0"/>
                  <w:marRight w:val="0"/>
                  <w:marTop w:val="0"/>
                  <w:marBottom w:val="0"/>
                  <w:divBdr>
                    <w:top w:val="none" w:sz="0" w:space="0" w:color="auto"/>
                    <w:left w:val="none" w:sz="0" w:space="0" w:color="auto"/>
                    <w:bottom w:val="none" w:sz="0" w:space="0" w:color="auto"/>
                    <w:right w:val="none" w:sz="0" w:space="0" w:color="auto"/>
                  </w:divBdr>
                </w:div>
                <w:div w:id="536432902">
                  <w:marLeft w:val="0"/>
                  <w:marRight w:val="0"/>
                  <w:marTop w:val="0"/>
                  <w:marBottom w:val="0"/>
                  <w:divBdr>
                    <w:top w:val="none" w:sz="0" w:space="0" w:color="auto"/>
                    <w:left w:val="none" w:sz="0" w:space="0" w:color="auto"/>
                    <w:bottom w:val="none" w:sz="0" w:space="0" w:color="auto"/>
                    <w:right w:val="none" w:sz="0" w:space="0" w:color="auto"/>
                  </w:divBdr>
                </w:div>
                <w:div w:id="537084275">
                  <w:marLeft w:val="0"/>
                  <w:marRight w:val="0"/>
                  <w:marTop w:val="0"/>
                  <w:marBottom w:val="0"/>
                  <w:divBdr>
                    <w:top w:val="none" w:sz="0" w:space="0" w:color="auto"/>
                    <w:left w:val="none" w:sz="0" w:space="0" w:color="auto"/>
                    <w:bottom w:val="none" w:sz="0" w:space="0" w:color="auto"/>
                    <w:right w:val="none" w:sz="0" w:space="0" w:color="auto"/>
                  </w:divBdr>
                </w:div>
                <w:div w:id="538321158">
                  <w:marLeft w:val="0"/>
                  <w:marRight w:val="0"/>
                  <w:marTop w:val="0"/>
                  <w:marBottom w:val="0"/>
                  <w:divBdr>
                    <w:top w:val="none" w:sz="0" w:space="0" w:color="auto"/>
                    <w:left w:val="none" w:sz="0" w:space="0" w:color="auto"/>
                    <w:bottom w:val="none" w:sz="0" w:space="0" w:color="auto"/>
                    <w:right w:val="none" w:sz="0" w:space="0" w:color="auto"/>
                  </w:divBdr>
                </w:div>
                <w:div w:id="539166173">
                  <w:marLeft w:val="0"/>
                  <w:marRight w:val="0"/>
                  <w:marTop w:val="0"/>
                  <w:marBottom w:val="0"/>
                  <w:divBdr>
                    <w:top w:val="none" w:sz="0" w:space="0" w:color="auto"/>
                    <w:left w:val="none" w:sz="0" w:space="0" w:color="auto"/>
                    <w:bottom w:val="none" w:sz="0" w:space="0" w:color="auto"/>
                    <w:right w:val="none" w:sz="0" w:space="0" w:color="auto"/>
                  </w:divBdr>
                </w:div>
                <w:div w:id="540367562">
                  <w:marLeft w:val="0"/>
                  <w:marRight w:val="0"/>
                  <w:marTop w:val="0"/>
                  <w:marBottom w:val="0"/>
                  <w:divBdr>
                    <w:top w:val="none" w:sz="0" w:space="0" w:color="auto"/>
                    <w:left w:val="none" w:sz="0" w:space="0" w:color="auto"/>
                    <w:bottom w:val="none" w:sz="0" w:space="0" w:color="auto"/>
                    <w:right w:val="none" w:sz="0" w:space="0" w:color="auto"/>
                  </w:divBdr>
                </w:div>
                <w:div w:id="541871778">
                  <w:marLeft w:val="0"/>
                  <w:marRight w:val="0"/>
                  <w:marTop w:val="0"/>
                  <w:marBottom w:val="0"/>
                  <w:divBdr>
                    <w:top w:val="none" w:sz="0" w:space="0" w:color="auto"/>
                    <w:left w:val="none" w:sz="0" w:space="0" w:color="auto"/>
                    <w:bottom w:val="none" w:sz="0" w:space="0" w:color="auto"/>
                    <w:right w:val="none" w:sz="0" w:space="0" w:color="auto"/>
                  </w:divBdr>
                </w:div>
                <w:div w:id="542063767">
                  <w:marLeft w:val="0"/>
                  <w:marRight w:val="0"/>
                  <w:marTop w:val="0"/>
                  <w:marBottom w:val="0"/>
                  <w:divBdr>
                    <w:top w:val="none" w:sz="0" w:space="0" w:color="auto"/>
                    <w:left w:val="none" w:sz="0" w:space="0" w:color="auto"/>
                    <w:bottom w:val="none" w:sz="0" w:space="0" w:color="auto"/>
                    <w:right w:val="none" w:sz="0" w:space="0" w:color="auto"/>
                  </w:divBdr>
                </w:div>
                <w:div w:id="542863457">
                  <w:marLeft w:val="0"/>
                  <w:marRight w:val="0"/>
                  <w:marTop w:val="0"/>
                  <w:marBottom w:val="0"/>
                  <w:divBdr>
                    <w:top w:val="none" w:sz="0" w:space="0" w:color="auto"/>
                    <w:left w:val="none" w:sz="0" w:space="0" w:color="auto"/>
                    <w:bottom w:val="none" w:sz="0" w:space="0" w:color="auto"/>
                    <w:right w:val="none" w:sz="0" w:space="0" w:color="auto"/>
                  </w:divBdr>
                </w:div>
                <w:div w:id="543714756">
                  <w:marLeft w:val="0"/>
                  <w:marRight w:val="0"/>
                  <w:marTop w:val="0"/>
                  <w:marBottom w:val="0"/>
                  <w:divBdr>
                    <w:top w:val="none" w:sz="0" w:space="0" w:color="auto"/>
                    <w:left w:val="none" w:sz="0" w:space="0" w:color="auto"/>
                    <w:bottom w:val="none" w:sz="0" w:space="0" w:color="auto"/>
                    <w:right w:val="none" w:sz="0" w:space="0" w:color="auto"/>
                  </w:divBdr>
                </w:div>
                <w:div w:id="545794395">
                  <w:marLeft w:val="0"/>
                  <w:marRight w:val="0"/>
                  <w:marTop w:val="0"/>
                  <w:marBottom w:val="0"/>
                  <w:divBdr>
                    <w:top w:val="none" w:sz="0" w:space="0" w:color="auto"/>
                    <w:left w:val="none" w:sz="0" w:space="0" w:color="auto"/>
                    <w:bottom w:val="none" w:sz="0" w:space="0" w:color="auto"/>
                    <w:right w:val="none" w:sz="0" w:space="0" w:color="auto"/>
                  </w:divBdr>
                </w:div>
                <w:div w:id="545918166">
                  <w:marLeft w:val="0"/>
                  <w:marRight w:val="0"/>
                  <w:marTop w:val="0"/>
                  <w:marBottom w:val="0"/>
                  <w:divBdr>
                    <w:top w:val="none" w:sz="0" w:space="0" w:color="auto"/>
                    <w:left w:val="none" w:sz="0" w:space="0" w:color="auto"/>
                    <w:bottom w:val="none" w:sz="0" w:space="0" w:color="auto"/>
                    <w:right w:val="none" w:sz="0" w:space="0" w:color="auto"/>
                  </w:divBdr>
                </w:div>
                <w:div w:id="545987383">
                  <w:marLeft w:val="0"/>
                  <w:marRight w:val="0"/>
                  <w:marTop w:val="0"/>
                  <w:marBottom w:val="0"/>
                  <w:divBdr>
                    <w:top w:val="none" w:sz="0" w:space="0" w:color="auto"/>
                    <w:left w:val="none" w:sz="0" w:space="0" w:color="auto"/>
                    <w:bottom w:val="none" w:sz="0" w:space="0" w:color="auto"/>
                    <w:right w:val="none" w:sz="0" w:space="0" w:color="auto"/>
                  </w:divBdr>
                </w:div>
                <w:div w:id="546373746">
                  <w:marLeft w:val="0"/>
                  <w:marRight w:val="0"/>
                  <w:marTop w:val="0"/>
                  <w:marBottom w:val="0"/>
                  <w:divBdr>
                    <w:top w:val="none" w:sz="0" w:space="0" w:color="auto"/>
                    <w:left w:val="none" w:sz="0" w:space="0" w:color="auto"/>
                    <w:bottom w:val="none" w:sz="0" w:space="0" w:color="auto"/>
                    <w:right w:val="none" w:sz="0" w:space="0" w:color="auto"/>
                  </w:divBdr>
                </w:div>
                <w:div w:id="547643280">
                  <w:marLeft w:val="0"/>
                  <w:marRight w:val="0"/>
                  <w:marTop w:val="0"/>
                  <w:marBottom w:val="0"/>
                  <w:divBdr>
                    <w:top w:val="none" w:sz="0" w:space="0" w:color="auto"/>
                    <w:left w:val="none" w:sz="0" w:space="0" w:color="auto"/>
                    <w:bottom w:val="none" w:sz="0" w:space="0" w:color="auto"/>
                    <w:right w:val="none" w:sz="0" w:space="0" w:color="auto"/>
                  </w:divBdr>
                </w:div>
                <w:div w:id="549002255">
                  <w:marLeft w:val="0"/>
                  <w:marRight w:val="0"/>
                  <w:marTop w:val="0"/>
                  <w:marBottom w:val="0"/>
                  <w:divBdr>
                    <w:top w:val="none" w:sz="0" w:space="0" w:color="auto"/>
                    <w:left w:val="none" w:sz="0" w:space="0" w:color="auto"/>
                    <w:bottom w:val="none" w:sz="0" w:space="0" w:color="auto"/>
                    <w:right w:val="none" w:sz="0" w:space="0" w:color="auto"/>
                  </w:divBdr>
                </w:div>
                <w:div w:id="549538894">
                  <w:marLeft w:val="0"/>
                  <w:marRight w:val="0"/>
                  <w:marTop w:val="0"/>
                  <w:marBottom w:val="0"/>
                  <w:divBdr>
                    <w:top w:val="none" w:sz="0" w:space="0" w:color="auto"/>
                    <w:left w:val="none" w:sz="0" w:space="0" w:color="auto"/>
                    <w:bottom w:val="none" w:sz="0" w:space="0" w:color="auto"/>
                    <w:right w:val="none" w:sz="0" w:space="0" w:color="auto"/>
                  </w:divBdr>
                </w:div>
                <w:div w:id="551577158">
                  <w:marLeft w:val="0"/>
                  <w:marRight w:val="0"/>
                  <w:marTop w:val="0"/>
                  <w:marBottom w:val="0"/>
                  <w:divBdr>
                    <w:top w:val="none" w:sz="0" w:space="0" w:color="auto"/>
                    <w:left w:val="none" w:sz="0" w:space="0" w:color="auto"/>
                    <w:bottom w:val="none" w:sz="0" w:space="0" w:color="auto"/>
                    <w:right w:val="none" w:sz="0" w:space="0" w:color="auto"/>
                  </w:divBdr>
                </w:div>
                <w:div w:id="551698310">
                  <w:marLeft w:val="0"/>
                  <w:marRight w:val="0"/>
                  <w:marTop w:val="0"/>
                  <w:marBottom w:val="0"/>
                  <w:divBdr>
                    <w:top w:val="none" w:sz="0" w:space="0" w:color="auto"/>
                    <w:left w:val="none" w:sz="0" w:space="0" w:color="auto"/>
                    <w:bottom w:val="none" w:sz="0" w:space="0" w:color="auto"/>
                    <w:right w:val="none" w:sz="0" w:space="0" w:color="auto"/>
                  </w:divBdr>
                </w:div>
                <w:div w:id="552277165">
                  <w:marLeft w:val="0"/>
                  <w:marRight w:val="0"/>
                  <w:marTop w:val="0"/>
                  <w:marBottom w:val="0"/>
                  <w:divBdr>
                    <w:top w:val="none" w:sz="0" w:space="0" w:color="auto"/>
                    <w:left w:val="none" w:sz="0" w:space="0" w:color="auto"/>
                    <w:bottom w:val="none" w:sz="0" w:space="0" w:color="auto"/>
                    <w:right w:val="none" w:sz="0" w:space="0" w:color="auto"/>
                  </w:divBdr>
                </w:div>
                <w:div w:id="552813270">
                  <w:marLeft w:val="0"/>
                  <w:marRight w:val="0"/>
                  <w:marTop w:val="0"/>
                  <w:marBottom w:val="0"/>
                  <w:divBdr>
                    <w:top w:val="none" w:sz="0" w:space="0" w:color="auto"/>
                    <w:left w:val="none" w:sz="0" w:space="0" w:color="auto"/>
                    <w:bottom w:val="none" w:sz="0" w:space="0" w:color="auto"/>
                    <w:right w:val="none" w:sz="0" w:space="0" w:color="auto"/>
                  </w:divBdr>
                </w:div>
                <w:div w:id="557015892">
                  <w:marLeft w:val="0"/>
                  <w:marRight w:val="0"/>
                  <w:marTop w:val="0"/>
                  <w:marBottom w:val="0"/>
                  <w:divBdr>
                    <w:top w:val="none" w:sz="0" w:space="0" w:color="auto"/>
                    <w:left w:val="none" w:sz="0" w:space="0" w:color="auto"/>
                    <w:bottom w:val="none" w:sz="0" w:space="0" w:color="auto"/>
                    <w:right w:val="none" w:sz="0" w:space="0" w:color="auto"/>
                  </w:divBdr>
                </w:div>
                <w:div w:id="557208626">
                  <w:marLeft w:val="0"/>
                  <w:marRight w:val="0"/>
                  <w:marTop w:val="0"/>
                  <w:marBottom w:val="0"/>
                  <w:divBdr>
                    <w:top w:val="none" w:sz="0" w:space="0" w:color="auto"/>
                    <w:left w:val="none" w:sz="0" w:space="0" w:color="auto"/>
                    <w:bottom w:val="none" w:sz="0" w:space="0" w:color="auto"/>
                    <w:right w:val="none" w:sz="0" w:space="0" w:color="auto"/>
                  </w:divBdr>
                </w:div>
                <w:div w:id="558394435">
                  <w:marLeft w:val="0"/>
                  <w:marRight w:val="0"/>
                  <w:marTop w:val="0"/>
                  <w:marBottom w:val="0"/>
                  <w:divBdr>
                    <w:top w:val="none" w:sz="0" w:space="0" w:color="auto"/>
                    <w:left w:val="none" w:sz="0" w:space="0" w:color="auto"/>
                    <w:bottom w:val="none" w:sz="0" w:space="0" w:color="auto"/>
                    <w:right w:val="none" w:sz="0" w:space="0" w:color="auto"/>
                  </w:divBdr>
                </w:div>
                <w:div w:id="558906774">
                  <w:marLeft w:val="0"/>
                  <w:marRight w:val="0"/>
                  <w:marTop w:val="0"/>
                  <w:marBottom w:val="0"/>
                  <w:divBdr>
                    <w:top w:val="none" w:sz="0" w:space="0" w:color="auto"/>
                    <w:left w:val="none" w:sz="0" w:space="0" w:color="auto"/>
                    <w:bottom w:val="none" w:sz="0" w:space="0" w:color="auto"/>
                    <w:right w:val="none" w:sz="0" w:space="0" w:color="auto"/>
                  </w:divBdr>
                </w:div>
                <w:div w:id="560143600">
                  <w:marLeft w:val="0"/>
                  <w:marRight w:val="0"/>
                  <w:marTop w:val="0"/>
                  <w:marBottom w:val="0"/>
                  <w:divBdr>
                    <w:top w:val="none" w:sz="0" w:space="0" w:color="auto"/>
                    <w:left w:val="none" w:sz="0" w:space="0" w:color="auto"/>
                    <w:bottom w:val="none" w:sz="0" w:space="0" w:color="auto"/>
                    <w:right w:val="none" w:sz="0" w:space="0" w:color="auto"/>
                  </w:divBdr>
                </w:div>
                <w:div w:id="560604020">
                  <w:marLeft w:val="0"/>
                  <w:marRight w:val="0"/>
                  <w:marTop w:val="0"/>
                  <w:marBottom w:val="0"/>
                  <w:divBdr>
                    <w:top w:val="none" w:sz="0" w:space="0" w:color="auto"/>
                    <w:left w:val="none" w:sz="0" w:space="0" w:color="auto"/>
                    <w:bottom w:val="none" w:sz="0" w:space="0" w:color="auto"/>
                    <w:right w:val="none" w:sz="0" w:space="0" w:color="auto"/>
                  </w:divBdr>
                </w:div>
                <w:div w:id="564218689">
                  <w:marLeft w:val="0"/>
                  <w:marRight w:val="0"/>
                  <w:marTop w:val="0"/>
                  <w:marBottom w:val="0"/>
                  <w:divBdr>
                    <w:top w:val="none" w:sz="0" w:space="0" w:color="auto"/>
                    <w:left w:val="none" w:sz="0" w:space="0" w:color="auto"/>
                    <w:bottom w:val="none" w:sz="0" w:space="0" w:color="auto"/>
                    <w:right w:val="none" w:sz="0" w:space="0" w:color="auto"/>
                  </w:divBdr>
                </w:div>
                <w:div w:id="564489717">
                  <w:marLeft w:val="0"/>
                  <w:marRight w:val="0"/>
                  <w:marTop w:val="0"/>
                  <w:marBottom w:val="0"/>
                  <w:divBdr>
                    <w:top w:val="none" w:sz="0" w:space="0" w:color="auto"/>
                    <w:left w:val="none" w:sz="0" w:space="0" w:color="auto"/>
                    <w:bottom w:val="none" w:sz="0" w:space="0" w:color="auto"/>
                    <w:right w:val="none" w:sz="0" w:space="0" w:color="auto"/>
                  </w:divBdr>
                </w:div>
                <w:div w:id="564923788">
                  <w:marLeft w:val="0"/>
                  <w:marRight w:val="0"/>
                  <w:marTop w:val="0"/>
                  <w:marBottom w:val="0"/>
                  <w:divBdr>
                    <w:top w:val="none" w:sz="0" w:space="0" w:color="auto"/>
                    <w:left w:val="none" w:sz="0" w:space="0" w:color="auto"/>
                    <w:bottom w:val="none" w:sz="0" w:space="0" w:color="auto"/>
                    <w:right w:val="none" w:sz="0" w:space="0" w:color="auto"/>
                  </w:divBdr>
                </w:div>
                <w:div w:id="567616098">
                  <w:marLeft w:val="0"/>
                  <w:marRight w:val="0"/>
                  <w:marTop w:val="0"/>
                  <w:marBottom w:val="0"/>
                  <w:divBdr>
                    <w:top w:val="none" w:sz="0" w:space="0" w:color="auto"/>
                    <w:left w:val="none" w:sz="0" w:space="0" w:color="auto"/>
                    <w:bottom w:val="none" w:sz="0" w:space="0" w:color="auto"/>
                    <w:right w:val="none" w:sz="0" w:space="0" w:color="auto"/>
                  </w:divBdr>
                </w:div>
                <w:div w:id="568273880">
                  <w:marLeft w:val="0"/>
                  <w:marRight w:val="0"/>
                  <w:marTop w:val="0"/>
                  <w:marBottom w:val="0"/>
                  <w:divBdr>
                    <w:top w:val="none" w:sz="0" w:space="0" w:color="auto"/>
                    <w:left w:val="none" w:sz="0" w:space="0" w:color="auto"/>
                    <w:bottom w:val="none" w:sz="0" w:space="0" w:color="auto"/>
                    <w:right w:val="none" w:sz="0" w:space="0" w:color="auto"/>
                  </w:divBdr>
                </w:div>
                <w:div w:id="568465602">
                  <w:marLeft w:val="0"/>
                  <w:marRight w:val="0"/>
                  <w:marTop w:val="0"/>
                  <w:marBottom w:val="0"/>
                  <w:divBdr>
                    <w:top w:val="none" w:sz="0" w:space="0" w:color="auto"/>
                    <w:left w:val="none" w:sz="0" w:space="0" w:color="auto"/>
                    <w:bottom w:val="none" w:sz="0" w:space="0" w:color="auto"/>
                    <w:right w:val="none" w:sz="0" w:space="0" w:color="auto"/>
                  </w:divBdr>
                </w:div>
                <w:div w:id="574316824">
                  <w:marLeft w:val="0"/>
                  <w:marRight w:val="0"/>
                  <w:marTop w:val="0"/>
                  <w:marBottom w:val="0"/>
                  <w:divBdr>
                    <w:top w:val="none" w:sz="0" w:space="0" w:color="auto"/>
                    <w:left w:val="none" w:sz="0" w:space="0" w:color="auto"/>
                    <w:bottom w:val="none" w:sz="0" w:space="0" w:color="auto"/>
                    <w:right w:val="none" w:sz="0" w:space="0" w:color="auto"/>
                  </w:divBdr>
                </w:div>
                <w:div w:id="575286751">
                  <w:marLeft w:val="0"/>
                  <w:marRight w:val="0"/>
                  <w:marTop w:val="0"/>
                  <w:marBottom w:val="0"/>
                  <w:divBdr>
                    <w:top w:val="none" w:sz="0" w:space="0" w:color="auto"/>
                    <w:left w:val="none" w:sz="0" w:space="0" w:color="auto"/>
                    <w:bottom w:val="none" w:sz="0" w:space="0" w:color="auto"/>
                    <w:right w:val="none" w:sz="0" w:space="0" w:color="auto"/>
                  </w:divBdr>
                </w:div>
                <w:div w:id="576672227">
                  <w:marLeft w:val="0"/>
                  <w:marRight w:val="0"/>
                  <w:marTop w:val="0"/>
                  <w:marBottom w:val="0"/>
                  <w:divBdr>
                    <w:top w:val="none" w:sz="0" w:space="0" w:color="auto"/>
                    <w:left w:val="none" w:sz="0" w:space="0" w:color="auto"/>
                    <w:bottom w:val="none" w:sz="0" w:space="0" w:color="auto"/>
                    <w:right w:val="none" w:sz="0" w:space="0" w:color="auto"/>
                  </w:divBdr>
                </w:div>
                <w:div w:id="579407992">
                  <w:marLeft w:val="0"/>
                  <w:marRight w:val="0"/>
                  <w:marTop w:val="0"/>
                  <w:marBottom w:val="0"/>
                  <w:divBdr>
                    <w:top w:val="none" w:sz="0" w:space="0" w:color="auto"/>
                    <w:left w:val="none" w:sz="0" w:space="0" w:color="auto"/>
                    <w:bottom w:val="none" w:sz="0" w:space="0" w:color="auto"/>
                    <w:right w:val="none" w:sz="0" w:space="0" w:color="auto"/>
                  </w:divBdr>
                </w:div>
                <w:div w:id="580599378">
                  <w:marLeft w:val="0"/>
                  <w:marRight w:val="0"/>
                  <w:marTop w:val="0"/>
                  <w:marBottom w:val="0"/>
                  <w:divBdr>
                    <w:top w:val="none" w:sz="0" w:space="0" w:color="auto"/>
                    <w:left w:val="none" w:sz="0" w:space="0" w:color="auto"/>
                    <w:bottom w:val="none" w:sz="0" w:space="0" w:color="auto"/>
                    <w:right w:val="none" w:sz="0" w:space="0" w:color="auto"/>
                  </w:divBdr>
                </w:div>
                <w:div w:id="580986963">
                  <w:marLeft w:val="0"/>
                  <w:marRight w:val="0"/>
                  <w:marTop w:val="0"/>
                  <w:marBottom w:val="0"/>
                  <w:divBdr>
                    <w:top w:val="none" w:sz="0" w:space="0" w:color="auto"/>
                    <w:left w:val="none" w:sz="0" w:space="0" w:color="auto"/>
                    <w:bottom w:val="none" w:sz="0" w:space="0" w:color="auto"/>
                    <w:right w:val="none" w:sz="0" w:space="0" w:color="auto"/>
                  </w:divBdr>
                </w:div>
                <w:div w:id="583074990">
                  <w:marLeft w:val="0"/>
                  <w:marRight w:val="0"/>
                  <w:marTop w:val="0"/>
                  <w:marBottom w:val="0"/>
                  <w:divBdr>
                    <w:top w:val="none" w:sz="0" w:space="0" w:color="auto"/>
                    <w:left w:val="none" w:sz="0" w:space="0" w:color="auto"/>
                    <w:bottom w:val="none" w:sz="0" w:space="0" w:color="auto"/>
                    <w:right w:val="none" w:sz="0" w:space="0" w:color="auto"/>
                  </w:divBdr>
                </w:div>
                <w:div w:id="584194730">
                  <w:marLeft w:val="0"/>
                  <w:marRight w:val="0"/>
                  <w:marTop w:val="0"/>
                  <w:marBottom w:val="0"/>
                  <w:divBdr>
                    <w:top w:val="none" w:sz="0" w:space="0" w:color="auto"/>
                    <w:left w:val="none" w:sz="0" w:space="0" w:color="auto"/>
                    <w:bottom w:val="none" w:sz="0" w:space="0" w:color="auto"/>
                    <w:right w:val="none" w:sz="0" w:space="0" w:color="auto"/>
                  </w:divBdr>
                </w:div>
                <w:div w:id="585770525">
                  <w:marLeft w:val="0"/>
                  <w:marRight w:val="0"/>
                  <w:marTop w:val="0"/>
                  <w:marBottom w:val="0"/>
                  <w:divBdr>
                    <w:top w:val="none" w:sz="0" w:space="0" w:color="auto"/>
                    <w:left w:val="none" w:sz="0" w:space="0" w:color="auto"/>
                    <w:bottom w:val="none" w:sz="0" w:space="0" w:color="auto"/>
                    <w:right w:val="none" w:sz="0" w:space="0" w:color="auto"/>
                  </w:divBdr>
                </w:div>
                <w:div w:id="585772129">
                  <w:marLeft w:val="0"/>
                  <w:marRight w:val="0"/>
                  <w:marTop w:val="0"/>
                  <w:marBottom w:val="0"/>
                  <w:divBdr>
                    <w:top w:val="none" w:sz="0" w:space="0" w:color="auto"/>
                    <w:left w:val="none" w:sz="0" w:space="0" w:color="auto"/>
                    <w:bottom w:val="none" w:sz="0" w:space="0" w:color="auto"/>
                    <w:right w:val="none" w:sz="0" w:space="0" w:color="auto"/>
                  </w:divBdr>
                </w:div>
                <w:div w:id="586185724">
                  <w:marLeft w:val="0"/>
                  <w:marRight w:val="0"/>
                  <w:marTop w:val="0"/>
                  <w:marBottom w:val="0"/>
                  <w:divBdr>
                    <w:top w:val="none" w:sz="0" w:space="0" w:color="auto"/>
                    <w:left w:val="none" w:sz="0" w:space="0" w:color="auto"/>
                    <w:bottom w:val="none" w:sz="0" w:space="0" w:color="auto"/>
                    <w:right w:val="none" w:sz="0" w:space="0" w:color="auto"/>
                  </w:divBdr>
                </w:div>
                <w:div w:id="588196659">
                  <w:marLeft w:val="0"/>
                  <w:marRight w:val="0"/>
                  <w:marTop w:val="0"/>
                  <w:marBottom w:val="0"/>
                  <w:divBdr>
                    <w:top w:val="none" w:sz="0" w:space="0" w:color="auto"/>
                    <w:left w:val="none" w:sz="0" w:space="0" w:color="auto"/>
                    <w:bottom w:val="none" w:sz="0" w:space="0" w:color="auto"/>
                    <w:right w:val="none" w:sz="0" w:space="0" w:color="auto"/>
                  </w:divBdr>
                </w:div>
                <w:div w:id="591280960">
                  <w:marLeft w:val="0"/>
                  <w:marRight w:val="0"/>
                  <w:marTop w:val="0"/>
                  <w:marBottom w:val="0"/>
                  <w:divBdr>
                    <w:top w:val="none" w:sz="0" w:space="0" w:color="auto"/>
                    <w:left w:val="none" w:sz="0" w:space="0" w:color="auto"/>
                    <w:bottom w:val="none" w:sz="0" w:space="0" w:color="auto"/>
                    <w:right w:val="none" w:sz="0" w:space="0" w:color="auto"/>
                  </w:divBdr>
                </w:div>
                <w:div w:id="593436392">
                  <w:marLeft w:val="0"/>
                  <w:marRight w:val="0"/>
                  <w:marTop w:val="0"/>
                  <w:marBottom w:val="0"/>
                  <w:divBdr>
                    <w:top w:val="none" w:sz="0" w:space="0" w:color="auto"/>
                    <w:left w:val="none" w:sz="0" w:space="0" w:color="auto"/>
                    <w:bottom w:val="none" w:sz="0" w:space="0" w:color="auto"/>
                    <w:right w:val="none" w:sz="0" w:space="0" w:color="auto"/>
                  </w:divBdr>
                </w:div>
                <w:div w:id="593707486">
                  <w:marLeft w:val="0"/>
                  <w:marRight w:val="0"/>
                  <w:marTop w:val="0"/>
                  <w:marBottom w:val="0"/>
                  <w:divBdr>
                    <w:top w:val="none" w:sz="0" w:space="0" w:color="auto"/>
                    <w:left w:val="none" w:sz="0" w:space="0" w:color="auto"/>
                    <w:bottom w:val="none" w:sz="0" w:space="0" w:color="auto"/>
                    <w:right w:val="none" w:sz="0" w:space="0" w:color="auto"/>
                  </w:divBdr>
                </w:div>
                <w:div w:id="594823345">
                  <w:marLeft w:val="0"/>
                  <w:marRight w:val="0"/>
                  <w:marTop w:val="0"/>
                  <w:marBottom w:val="0"/>
                  <w:divBdr>
                    <w:top w:val="none" w:sz="0" w:space="0" w:color="auto"/>
                    <w:left w:val="none" w:sz="0" w:space="0" w:color="auto"/>
                    <w:bottom w:val="none" w:sz="0" w:space="0" w:color="auto"/>
                    <w:right w:val="none" w:sz="0" w:space="0" w:color="auto"/>
                  </w:divBdr>
                </w:div>
                <w:div w:id="595096801">
                  <w:marLeft w:val="0"/>
                  <w:marRight w:val="0"/>
                  <w:marTop w:val="0"/>
                  <w:marBottom w:val="0"/>
                  <w:divBdr>
                    <w:top w:val="none" w:sz="0" w:space="0" w:color="auto"/>
                    <w:left w:val="none" w:sz="0" w:space="0" w:color="auto"/>
                    <w:bottom w:val="none" w:sz="0" w:space="0" w:color="auto"/>
                    <w:right w:val="none" w:sz="0" w:space="0" w:color="auto"/>
                  </w:divBdr>
                </w:div>
                <w:div w:id="596444781">
                  <w:marLeft w:val="0"/>
                  <w:marRight w:val="0"/>
                  <w:marTop w:val="0"/>
                  <w:marBottom w:val="0"/>
                  <w:divBdr>
                    <w:top w:val="none" w:sz="0" w:space="0" w:color="auto"/>
                    <w:left w:val="none" w:sz="0" w:space="0" w:color="auto"/>
                    <w:bottom w:val="none" w:sz="0" w:space="0" w:color="auto"/>
                    <w:right w:val="none" w:sz="0" w:space="0" w:color="auto"/>
                  </w:divBdr>
                </w:div>
                <w:div w:id="597326914">
                  <w:marLeft w:val="0"/>
                  <w:marRight w:val="0"/>
                  <w:marTop w:val="0"/>
                  <w:marBottom w:val="0"/>
                  <w:divBdr>
                    <w:top w:val="none" w:sz="0" w:space="0" w:color="auto"/>
                    <w:left w:val="none" w:sz="0" w:space="0" w:color="auto"/>
                    <w:bottom w:val="none" w:sz="0" w:space="0" w:color="auto"/>
                    <w:right w:val="none" w:sz="0" w:space="0" w:color="auto"/>
                  </w:divBdr>
                </w:div>
                <w:div w:id="597522606">
                  <w:marLeft w:val="0"/>
                  <w:marRight w:val="0"/>
                  <w:marTop w:val="0"/>
                  <w:marBottom w:val="0"/>
                  <w:divBdr>
                    <w:top w:val="none" w:sz="0" w:space="0" w:color="auto"/>
                    <w:left w:val="none" w:sz="0" w:space="0" w:color="auto"/>
                    <w:bottom w:val="none" w:sz="0" w:space="0" w:color="auto"/>
                    <w:right w:val="none" w:sz="0" w:space="0" w:color="auto"/>
                  </w:divBdr>
                </w:div>
                <w:div w:id="598102564">
                  <w:marLeft w:val="0"/>
                  <w:marRight w:val="0"/>
                  <w:marTop w:val="0"/>
                  <w:marBottom w:val="0"/>
                  <w:divBdr>
                    <w:top w:val="none" w:sz="0" w:space="0" w:color="auto"/>
                    <w:left w:val="none" w:sz="0" w:space="0" w:color="auto"/>
                    <w:bottom w:val="none" w:sz="0" w:space="0" w:color="auto"/>
                    <w:right w:val="none" w:sz="0" w:space="0" w:color="auto"/>
                  </w:divBdr>
                </w:div>
                <w:div w:id="598486963">
                  <w:marLeft w:val="0"/>
                  <w:marRight w:val="0"/>
                  <w:marTop w:val="0"/>
                  <w:marBottom w:val="0"/>
                  <w:divBdr>
                    <w:top w:val="none" w:sz="0" w:space="0" w:color="auto"/>
                    <w:left w:val="none" w:sz="0" w:space="0" w:color="auto"/>
                    <w:bottom w:val="none" w:sz="0" w:space="0" w:color="auto"/>
                    <w:right w:val="none" w:sz="0" w:space="0" w:color="auto"/>
                  </w:divBdr>
                </w:div>
                <w:div w:id="599143242">
                  <w:marLeft w:val="0"/>
                  <w:marRight w:val="0"/>
                  <w:marTop w:val="0"/>
                  <w:marBottom w:val="0"/>
                  <w:divBdr>
                    <w:top w:val="none" w:sz="0" w:space="0" w:color="auto"/>
                    <w:left w:val="none" w:sz="0" w:space="0" w:color="auto"/>
                    <w:bottom w:val="none" w:sz="0" w:space="0" w:color="auto"/>
                    <w:right w:val="none" w:sz="0" w:space="0" w:color="auto"/>
                  </w:divBdr>
                </w:div>
                <w:div w:id="599801345">
                  <w:marLeft w:val="0"/>
                  <w:marRight w:val="0"/>
                  <w:marTop w:val="0"/>
                  <w:marBottom w:val="0"/>
                  <w:divBdr>
                    <w:top w:val="none" w:sz="0" w:space="0" w:color="auto"/>
                    <w:left w:val="none" w:sz="0" w:space="0" w:color="auto"/>
                    <w:bottom w:val="none" w:sz="0" w:space="0" w:color="auto"/>
                    <w:right w:val="none" w:sz="0" w:space="0" w:color="auto"/>
                  </w:divBdr>
                </w:div>
                <w:div w:id="601376843">
                  <w:marLeft w:val="0"/>
                  <w:marRight w:val="0"/>
                  <w:marTop w:val="0"/>
                  <w:marBottom w:val="0"/>
                  <w:divBdr>
                    <w:top w:val="none" w:sz="0" w:space="0" w:color="auto"/>
                    <w:left w:val="none" w:sz="0" w:space="0" w:color="auto"/>
                    <w:bottom w:val="none" w:sz="0" w:space="0" w:color="auto"/>
                    <w:right w:val="none" w:sz="0" w:space="0" w:color="auto"/>
                  </w:divBdr>
                </w:div>
                <w:div w:id="601498644">
                  <w:marLeft w:val="0"/>
                  <w:marRight w:val="0"/>
                  <w:marTop w:val="0"/>
                  <w:marBottom w:val="0"/>
                  <w:divBdr>
                    <w:top w:val="none" w:sz="0" w:space="0" w:color="auto"/>
                    <w:left w:val="none" w:sz="0" w:space="0" w:color="auto"/>
                    <w:bottom w:val="none" w:sz="0" w:space="0" w:color="auto"/>
                    <w:right w:val="none" w:sz="0" w:space="0" w:color="auto"/>
                  </w:divBdr>
                </w:div>
                <w:div w:id="602032584">
                  <w:marLeft w:val="0"/>
                  <w:marRight w:val="0"/>
                  <w:marTop w:val="0"/>
                  <w:marBottom w:val="0"/>
                  <w:divBdr>
                    <w:top w:val="none" w:sz="0" w:space="0" w:color="auto"/>
                    <w:left w:val="none" w:sz="0" w:space="0" w:color="auto"/>
                    <w:bottom w:val="none" w:sz="0" w:space="0" w:color="auto"/>
                    <w:right w:val="none" w:sz="0" w:space="0" w:color="auto"/>
                  </w:divBdr>
                </w:div>
                <w:div w:id="603878206">
                  <w:marLeft w:val="0"/>
                  <w:marRight w:val="0"/>
                  <w:marTop w:val="0"/>
                  <w:marBottom w:val="0"/>
                  <w:divBdr>
                    <w:top w:val="none" w:sz="0" w:space="0" w:color="auto"/>
                    <w:left w:val="none" w:sz="0" w:space="0" w:color="auto"/>
                    <w:bottom w:val="none" w:sz="0" w:space="0" w:color="auto"/>
                    <w:right w:val="none" w:sz="0" w:space="0" w:color="auto"/>
                  </w:divBdr>
                </w:div>
                <w:div w:id="606428951">
                  <w:marLeft w:val="0"/>
                  <w:marRight w:val="0"/>
                  <w:marTop w:val="0"/>
                  <w:marBottom w:val="0"/>
                  <w:divBdr>
                    <w:top w:val="none" w:sz="0" w:space="0" w:color="auto"/>
                    <w:left w:val="none" w:sz="0" w:space="0" w:color="auto"/>
                    <w:bottom w:val="none" w:sz="0" w:space="0" w:color="auto"/>
                    <w:right w:val="none" w:sz="0" w:space="0" w:color="auto"/>
                  </w:divBdr>
                </w:div>
                <w:div w:id="607658516">
                  <w:marLeft w:val="0"/>
                  <w:marRight w:val="0"/>
                  <w:marTop w:val="0"/>
                  <w:marBottom w:val="0"/>
                  <w:divBdr>
                    <w:top w:val="none" w:sz="0" w:space="0" w:color="auto"/>
                    <w:left w:val="none" w:sz="0" w:space="0" w:color="auto"/>
                    <w:bottom w:val="none" w:sz="0" w:space="0" w:color="auto"/>
                    <w:right w:val="none" w:sz="0" w:space="0" w:color="auto"/>
                  </w:divBdr>
                </w:div>
                <w:div w:id="609749582">
                  <w:marLeft w:val="0"/>
                  <w:marRight w:val="0"/>
                  <w:marTop w:val="0"/>
                  <w:marBottom w:val="0"/>
                  <w:divBdr>
                    <w:top w:val="none" w:sz="0" w:space="0" w:color="auto"/>
                    <w:left w:val="none" w:sz="0" w:space="0" w:color="auto"/>
                    <w:bottom w:val="none" w:sz="0" w:space="0" w:color="auto"/>
                    <w:right w:val="none" w:sz="0" w:space="0" w:color="auto"/>
                  </w:divBdr>
                </w:div>
                <w:div w:id="610553061">
                  <w:marLeft w:val="0"/>
                  <w:marRight w:val="0"/>
                  <w:marTop w:val="0"/>
                  <w:marBottom w:val="0"/>
                  <w:divBdr>
                    <w:top w:val="none" w:sz="0" w:space="0" w:color="auto"/>
                    <w:left w:val="none" w:sz="0" w:space="0" w:color="auto"/>
                    <w:bottom w:val="none" w:sz="0" w:space="0" w:color="auto"/>
                    <w:right w:val="none" w:sz="0" w:space="0" w:color="auto"/>
                  </w:divBdr>
                </w:div>
                <w:div w:id="611016348">
                  <w:marLeft w:val="0"/>
                  <w:marRight w:val="0"/>
                  <w:marTop w:val="0"/>
                  <w:marBottom w:val="0"/>
                  <w:divBdr>
                    <w:top w:val="none" w:sz="0" w:space="0" w:color="auto"/>
                    <w:left w:val="none" w:sz="0" w:space="0" w:color="auto"/>
                    <w:bottom w:val="none" w:sz="0" w:space="0" w:color="auto"/>
                    <w:right w:val="none" w:sz="0" w:space="0" w:color="auto"/>
                  </w:divBdr>
                </w:div>
                <w:div w:id="611058252">
                  <w:marLeft w:val="0"/>
                  <w:marRight w:val="0"/>
                  <w:marTop w:val="0"/>
                  <w:marBottom w:val="0"/>
                  <w:divBdr>
                    <w:top w:val="none" w:sz="0" w:space="0" w:color="auto"/>
                    <w:left w:val="none" w:sz="0" w:space="0" w:color="auto"/>
                    <w:bottom w:val="none" w:sz="0" w:space="0" w:color="auto"/>
                    <w:right w:val="none" w:sz="0" w:space="0" w:color="auto"/>
                  </w:divBdr>
                </w:div>
                <w:div w:id="611088690">
                  <w:marLeft w:val="0"/>
                  <w:marRight w:val="0"/>
                  <w:marTop w:val="0"/>
                  <w:marBottom w:val="0"/>
                  <w:divBdr>
                    <w:top w:val="none" w:sz="0" w:space="0" w:color="auto"/>
                    <w:left w:val="none" w:sz="0" w:space="0" w:color="auto"/>
                    <w:bottom w:val="none" w:sz="0" w:space="0" w:color="auto"/>
                    <w:right w:val="none" w:sz="0" w:space="0" w:color="auto"/>
                  </w:divBdr>
                </w:div>
                <w:div w:id="611519654">
                  <w:marLeft w:val="0"/>
                  <w:marRight w:val="0"/>
                  <w:marTop w:val="0"/>
                  <w:marBottom w:val="0"/>
                  <w:divBdr>
                    <w:top w:val="none" w:sz="0" w:space="0" w:color="auto"/>
                    <w:left w:val="none" w:sz="0" w:space="0" w:color="auto"/>
                    <w:bottom w:val="none" w:sz="0" w:space="0" w:color="auto"/>
                    <w:right w:val="none" w:sz="0" w:space="0" w:color="auto"/>
                  </w:divBdr>
                </w:div>
                <w:div w:id="611976920">
                  <w:marLeft w:val="0"/>
                  <w:marRight w:val="0"/>
                  <w:marTop w:val="0"/>
                  <w:marBottom w:val="0"/>
                  <w:divBdr>
                    <w:top w:val="none" w:sz="0" w:space="0" w:color="auto"/>
                    <w:left w:val="none" w:sz="0" w:space="0" w:color="auto"/>
                    <w:bottom w:val="none" w:sz="0" w:space="0" w:color="auto"/>
                    <w:right w:val="none" w:sz="0" w:space="0" w:color="auto"/>
                  </w:divBdr>
                </w:div>
                <w:div w:id="612833843">
                  <w:marLeft w:val="0"/>
                  <w:marRight w:val="0"/>
                  <w:marTop w:val="0"/>
                  <w:marBottom w:val="0"/>
                  <w:divBdr>
                    <w:top w:val="none" w:sz="0" w:space="0" w:color="auto"/>
                    <w:left w:val="none" w:sz="0" w:space="0" w:color="auto"/>
                    <w:bottom w:val="none" w:sz="0" w:space="0" w:color="auto"/>
                    <w:right w:val="none" w:sz="0" w:space="0" w:color="auto"/>
                  </w:divBdr>
                </w:div>
                <w:div w:id="612981733">
                  <w:marLeft w:val="0"/>
                  <w:marRight w:val="0"/>
                  <w:marTop w:val="0"/>
                  <w:marBottom w:val="0"/>
                  <w:divBdr>
                    <w:top w:val="none" w:sz="0" w:space="0" w:color="auto"/>
                    <w:left w:val="none" w:sz="0" w:space="0" w:color="auto"/>
                    <w:bottom w:val="none" w:sz="0" w:space="0" w:color="auto"/>
                    <w:right w:val="none" w:sz="0" w:space="0" w:color="auto"/>
                  </w:divBdr>
                </w:div>
                <w:div w:id="613176427">
                  <w:marLeft w:val="0"/>
                  <w:marRight w:val="0"/>
                  <w:marTop w:val="0"/>
                  <w:marBottom w:val="0"/>
                  <w:divBdr>
                    <w:top w:val="none" w:sz="0" w:space="0" w:color="auto"/>
                    <w:left w:val="none" w:sz="0" w:space="0" w:color="auto"/>
                    <w:bottom w:val="none" w:sz="0" w:space="0" w:color="auto"/>
                    <w:right w:val="none" w:sz="0" w:space="0" w:color="auto"/>
                  </w:divBdr>
                </w:div>
                <w:div w:id="615331223">
                  <w:marLeft w:val="0"/>
                  <w:marRight w:val="0"/>
                  <w:marTop w:val="0"/>
                  <w:marBottom w:val="0"/>
                  <w:divBdr>
                    <w:top w:val="none" w:sz="0" w:space="0" w:color="auto"/>
                    <w:left w:val="none" w:sz="0" w:space="0" w:color="auto"/>
                    <w:bottom w:val="none" w:sz="0" w:space="0" w:color="auto"/>
                    <w:right w:val="none" w:sz="0" w:space="0" w:color="auto"/>
                  </w:divBdr>
                </w:div>
                <w:div w:id="615451852">
                  <w:marLeft w:val="0"/>
                  <w:marRight w:val="0"/>
                  <w:marTop w:val="0"/>
                  <w:marBottom w:val="0"/>
                  <w:divBdr>
                    <w:top w:val="none" w:sz="0" w:space="0" w:color="auto"/>
                    <w:left w:val="none" w:sz="0" w:space="0" w:color="auto"/>
                    <w:bottom w:val="none" w:sz="0" w:space="0" w:color="auto"/>
                    <w:right w:val="none" w:sz="0" w:space="0" w:color="auto"/>
                  </w:divBdr>
                </w:div>
                <w:div w:id="615524115">
                  <w:marLeft w:val="0"/>
                  <w:marRight w:val="0"/>
                  <w:marTop w:val="0"/>
                  <w:marBottom w:val="0"/>
                  <w:divBdr>
                    <w:top w:val="none" w:sz="0" w:space="0" w:color="auto"/>
                    <w:left w:val="none" w:sz="0" w:space="0" w:color="auto"/>
                    <w:bottom w:val="none" w:sz="0" w:space="0" w:color="auto"/>
                    <w:right w:val="none" w:sz="0" w:space="0" w:color="auto"/>
                  </w:divBdr>
                </w:div>
                <w:div w:id="618495207">
                  <w:marLeft w:val="0"/>
                  <w:marRight w:val="0"/>
                  <w:marTop w:val="0"/>
                  <w:marBottom w:val="0"/>
                  <w:divBdr>
                    <w:top w:val="none" w:sz="0" w:space="0" w:color="auto"/>
                    <w:left w:val="none" w:sz="0" w:space="0" w:color="auto"/>
                    <w:bottom w:val="none" w:sz="0" w:space="0" w:color="auto"/>
                    <w:right w:val="none" w:sz="0" w:space="0" w:color="auto"/>
                  </w:divBdr>
                </w:div>
                <w:div w:id="618531489">
                  <w:marLeft w:val="0"/>
                  <w:marRight w:val="0"/>
                  <w:marTop w:val="0"/>
                  <w:marBottom w:val="0"/>
                  <w:divBdr>
                    <w:top w:val="none" w:sz="0" w:space="0" w:color="auto"/>
                    <w:left w:val="none" w:sz="0" w:space="0" w:color="auto"/>
                    <w:bottom w:val="none" w:sz="0" w:space="0" w:color="auto"/>
                    <w:right w:val="none" w:sz="0" w:space="0" w:color="auto"/>
                  </w:divBdr>
                </w:div>
                <w:div w:id="618536108">
                  <w:marLeft w:val="0"/>
                  <w:marRight w:val="0"/>
                  <w:marTop w:val="0"/>
                  <w:marBottom w:val="0"/>
                  <w:divBdr>
                    <w:top w:val="none" w:sz="0" w:space="0" w:color="auto"/>
                    <w:left w:val="none" w:sz="0" w:space="0" w:color="auto"/>
                    <w:bottom w:val="none" w:sz="0" w:space="0" w:color="auto"/>
                    <w:right w:val="none" w:sz="0" w:space="0" w:color="auto"/>
                  </w:divBdr>
                </w:div>
                <w:div w:id="618805505">
                  <w:marLeft w:val="0"/>
                  <w:marRight w:val="0"/>
                  <w:marTop w:val="0"/>
                  <w:marBottom w:val="0"/>
                  <w:divBdr>
                    <w:top w:val="none" w:sz="0" w:space="0" w:color="auto"/>
                    <w:left w:val="none" w:sz="0" w:space="0" w:color="auto"/>
                    <w:bottom w:val="none" w:sz="0" w:space="0" w:color="auto"/>
                    <w:right w:val="none" w:sz="0" w:space="0" w:color="auto"/>
                  </w:divBdr>
                </w:div>
                <w:div w:id="620111561">
                  <w:marLeft w:val="0"/>
                  <w:marRight w:val="0"/>
                  <w:marTop w:val="0"/>
                  <w:marBottom w:val="0"/>
                  <w:divBdr>
                    <w:top w:val="none" w:sz="0" w:space="0" w:color="auto"/>
                    <w:left w:val="none" w:sz="0" w:space="0" w:color="auto"/>
                    <w:bottom w:val="none" w:sz="0" w:space="0" w:color="auto"/>
                    <w:right w:val="none" w:sz="0" w:space="0" w:color="auto"/>
                  </w:divBdr>
                </w:div>
                <w:div w:id="620385358">
                  <w:marLeft w:val="0"/>
                  <w:marRight w:val="0"/>
                  <w:marTop w:val="0"/>
                  <w:marBottom w:val="0"/>
                  <w:divBdr>
                    <w:top w:val="none" w:sz="0" w:space="0" w:color="auto"/>
                    <w:left w:val="none" w:sz="0" w:space="0" w:color="auto"/>
                    <w:bottom w:val="none" w:sz="0" w:space="0" w:color="auto"/>
                    <w:right w:val="none" w:sz="0" w:space="0" w:color="auto"/>
                  </w:divBdr>
                </w:div>
                <w:div w:id="620451922">
                  <w:marLeft w:val="0"/>
                  <w:marRight w:val="0"/>
                  <w:marTop w:val="0"/>
                  <w:marBottom w:val="0"/>
                  <w:divBdr>
                    <w:top w:val="none" w:sz="0" w:space="0" w:color="auto"/>
                    <w:left w:val="none" w:sz="0" w:space="0" w:color="auto"/>
                    <w:bottom w:val="none" w:sz="0" w:space="0" w:color="auto"/>
                    <w:right w:val="none" w:sz="0" w:space="0" w:color="auto"/>
                  </w:divBdr>
                </w:div>
                <w:div w:id="621110321">
                  <w:marLeft w:val="0"/>
                  <w:marRight w:val="0"/>
                  <w:marTop w:val="0"/>
                  <w:marBottom w:val="0"/>
                  <w:divBdr>
                    <w:top w:val="none" w:sz="0" w:space="0" w:color="auto"/>
                    <w:left w:val="none" w:sz="0" w:space="0" w:color="auto"/>
                    <w:bottom w:val="none" w:sz="0" w:space="0" w:color="auto"/>
                    <w:right w:val="none" w:sz="0" w:space="0" w:color="auto"/>
                  </w:divBdr>
                </w:div>
                <w:div w:id="621349511">
                  <w:marLeft w:val="0"/>
                  <w:marRight w:val="0"/>
                  <w:marTop w:val="0"/>
                  <w:marBottom w:val="0"/>
                  <w:divBdr>
                    <w:top w:val="none" w:sz="0" w:space="0" w:color="auto"/>
                    <w:left w:val="none" w:sz="0" w:space="0" w:color="auto"/>
                    <w:bottom w:val="none" w:sz="0" w:space="0" w:color="auto"/>
                    <w:right w:val="none" w:sz="0" w:space="0" w:color="auto"/>
                  </w:divBdr>
                </w:div>
                <w:div w:id="623464459">
                  <w:marLeft w:val="0"/>
                  <w:marRight w:val="0"/>
                  <w:marTop w:val="0"/>
                  <w:marBottom w:val="0"/>
                  <w:divBdr>
                    <w:top w:val="none" w:sz="0" w:space="0" w:color="auto"/>
                    <w:left w:val="none" w:sz="0" w:space="0" w:color="auto"/>
                    <w:bottom w:val="none" w:sz="0" w:space="0" w:color="auto"/>
                    <w:right w:val="none" w:sz="0" w:space="0" w:color="auto"/>
                  </w:divBdr>
                </w:div>
                <w:div w:id="625694757">
                  <w:marLeft w:val="0"/>
                  <w:marRight w:val="0"/>
                  <w:marTop w:val="0"/>
                  <w:marBottom w:val="0"/>
                  <w:divBdr>
                    <w:top w:val="none" w:sz="0" w:space="0" w:color="auto"/>
                    <w:left w:val="none" w:sz="0" w:space="0" w:color="auto"/>
                    <w:bottom w:val="none" w:sz="0" w:space="0" w:color="auto"/>
                    <w:right w:val="none" w:sz="0" w:space="0" w:color="auto"/>
                  </w:divBdr>
                </w:div>
                <w:div w:id="630139269">
                  <w:marLeft w:val="0"/>
                  <w:marRight w:val="0"/>
                  <w:marTop w:val="0"/>
                  <w:marBottom w:val="0"/>
                  <w:divBdr>
                    <w:top w:val="none" w:sz="0" w:space="0" w:color="auto"/>
                    <w:left w:val="none" w:sz="0" w:space="0" w:color="auto"/>
                    <w:bottom w:val="none" w:sz="0" w:space="0" w:color="auto"/>
                    <w:right w:val="none" w:sz="0" w:space="0" w:color="auto"/>
                  </w:divBdr>
                </w:div>
                <w:div w:id="633217071">
                  <w:marLeft w:val="0"/>
                  <w:marRight w:val="0"/>
                  <w:marTop w:val="0"/>
                  <w:marBottom w:val="0"/>
                  <w:divBdr>
                    <w:top w:val="none" w:sz="0" w:space="0" w:color="auto"/>
                    <w:left w:val="none" w:sz="0" w:space="0" w:color="auto"/>
                    <w:bottom w:val="none" w:sz="0" w:space="0" w:color="auto"/>
                    <w:right w:val="none" w:sz="0" w:space="0" w:color="auto"/>
                  </w:divBdr>
                </w:div>
                <w:div w:id="633755249">
                  <w:marLeft w:val="0"/>
                  <w:marRight w:val="0"/>
                  <w:marTop w:val="0"/>
                  <w:marBottom w:val="0"/>
                  <w:divBdr>
                    <w:top w:val="none" w:sz="0" w:space="0" w:color="auto"/>
                    <w:left w:val="none" w:sz="0" w:space="0" w:color="auto"/>
                    <w:bottom w:val="none" w:sz="0" w:space="0" w:color="auto"/>
                    <w:right w:val="none" w:sz="0" w:space="0" w:color="auto"/>
                  </w:divBdr>
                </w:div>
                <w:div w:id="634800039">
                  <w:marLeft w:val="0"/>
                  <w:marRight w:val="0"/>
                  <w:marTop w:val="0"/>
                  <w:marBottom w:val="0"/>
                  <w:divBdr>
                    <w:top w:val="none" w:sz="0" w:space="0" w:color="auto"/>
                    <w:left w:val="none" w:sz="0" w:space="0" w:color="auto"/>
                    <w:bottom w:val="none" w:sz="0" w:space="0" w:color="auto"/>
                    <w:right w:val="none" w:sz="0" w:space="0" w:color="auto"/>
                  </w:divBdr>
                </w:div>
                <w:div w:id="635331923">
                  <w:marLeft w:val="0"/>
                  <w:marRight w:val="0"/>
                  <w:marTop w:val="0"/>
                  <w:marBottom w:val="0"/>
                  <w:divBdr>
                    <w:top w:val="none" w:sz="0" w:space="0" w:color="auto"/>
                    <w:left w:val="none" w:sz="0" w:space="0" w:color="auto"/>
                    <w:bottom w:val="none" w:sz="0" w:space="0" w:color="auto"/>
                    <w:right w:val="none" w:sz="0" w:space="0" w:color="auto"/>
                  </w:divBdr>
                </w:div>
                <w:div w:id="635450977">
                  <w:marLeft w:val="0"/>
                  <w:marRight w:val="0"/>
                  <w:marTop w:val="0"/>
                  <w:marBottom w:val="0"/>
                  <w:divBdr>
                    <w:top w:val="none" w:sz="0" w:space="0" w:color="auto"/>
                    <w:left w:val="none" w:sz="0" w:space="0" w:color="auto"/>
                    <w:bottom w:val="none" w:sz="0" w:space="0" w:color="auto"/>
                    <w:right w:val="none" w:sz="0" w:space="0" w:color="auto"/>
                  </w:divBdr>
                </w:div>
                <w:div w:id="637028772">
                  <w:marLeft w:val="0"/>
                  <w:marRight w:val="0"/>
                  <w:marTop w:val="0"/>
                  <w:marBottom w:val="0"/>
                  <w:divBdr>
                    <w:top w:val="none" w:sz="0" w:space="0" w:color="auto"/>
                    <w:left w:val="none" w:sz="0" w:space="0" w:color="auto"/>
                    <w:bottom w:val="none" w:sz="0" w:space="0" w:color="auto"/>
                    <w:right w:val="none" w:sz="0" w:space="0" w:color="auto"/>
                  </w:divBdr>
                </w:div>
                <w:div w:id="637682309">
                  <w:marLeft w:val="0"/>
                  <w:marRight w:val="0"/>
                  <w:marTop w:val="0"/>
                  <w:marBottom w:val="0"/>
                  <w:divBdr>
                    <w:top w:val="none" w:sz="0" w:space="0" w:color="auto"/>
                    <w:left w:val="none" w:sz="0" w:space="0" w:color="auto"/>
                    <w:bottom w:val="none" w:sz="0" w:space="0" w:color="auto"/>
                    <w:right w:val="none" w:sz="0" w:space="0" w:color="auto"/>
                  </w:divBdr>
                </w:div>
                <w:div w:id="640422502">
                  <w:marLeft w:val="0"/>
                  <w:marRight w:val="0"/>
                  <w:marTop w:val="0"/>
                  <w:marBottom w:val="0"/>
                  <w:divBdr>
                    <w:top w:val="none" w:sz="0" w:space="0" w:color="auto"/>
                    <w:left w:val="none" w:sz="0" w:space="0" w:color="auto"/>
                    <w:bottom w:val="none" w:sz="0" w:space="0" w:color="auto"/>
                    <w:right w:val="none" w:sz="0" w:space="0" w:color="auto"/>
                  </w:divBdr>
                </w:div>
                <w:div w:id="640577745">
                  <w:marLeft w:val="0"/>
                  <w:marRight w:val="0"/>
                  <w:marTop w:val="0"/>
                  <w:marBottom w:val="0"/>
                  <w:divBdr>
                    <w:top w:val="none" w:sz="0" w:space="0" w:color="auto"/>
                    <w:left w:val="none" w:sz="0" w:space="0" w:color="auto"/>
                    <w:bottom w:val="none" w:sz="0" w:space="0" w:color="auto"/>
                    <w:right w:val="none" w:sz="0" w:space="0" w:color="auto"/>
                  </w:divBdr>
                </w:div>
                <w:div w:id="641350608">
                  <w:marLeft w:val="0"/>
                  <w:marRight w:val="0"/>
                  <w:marTop w:val="0"/>
                  <w:marBottom w:val="0"/>
                  <w:divBdr>
                    <w:top w:val="none" w:sz="0" w:space="0" w:color="auto"/>
                    <w:left w:val="none" w:sz="0" w:space="0" w:color="auto"/>
                    <w:bottom w:val="none" w:sz="0" w:space="0" w:color="auto"/>
                    <w:right w:val="none" w:sz="0" w:space="0" w:color="auto"/>
                  </w:divBdr>
                </w:div>
                <w:div w:id="643464851">
                  <w:marLeft w:val="0"/>
                  <w:marRight w:val="0"/>
                  <w:marTop w:val="0"/>
                  <w:marBottom w:val="0"/>
                  <w:divBdr>
                    <w:top w:val="none" w:sz="0" w:space="0" w:color="auto"/>
                    <w:left w:val="none" w:sz="0" w:space="0" w:color="auto"/>
                    <w:bottom w:val="none" w:sz="0" w:space="0" w:color="auto"/>
                    <w:right w:val="none" w:sz="0" w:space="0" w:color="auto"/>
                  </w:divBdr>
                </w:div>
                <w:div w:id="644554918">
                  <w:marLeft w:val="0"/>
                  <w:marRight w:val="0"/>
                  <w:marTop w:val="0"/>
                  <w:marBottom w:val="0"/>
                  <w:divBdr>
                    <w:top w:val="none" w:sz="0" w:space="0" w:color="auto"/>
                    <w:left w:val="none" w:sz="0" w:space="0" w:color="auto"/>
                    <w:bottom w:val="none" w:sz="0" w:space="0" w:color="auto"/>
                    <w:right w:val="none" w:sz="0" w:space="0" w:color="auto"/>
                  </w:divBdr>
                </w:div>
                <w:div w:id="645207844">
                  <w:marLeft w:val="0"/>
                  <w:marRight w:val="0"/>
                  <w:marTop w:val="0"/>
                  <w:marBottom w:val="0"/>
                  <w:divBdr>
                    <w:top w:val="none" w:sz="0" w:space="0" w:color="auto"/>
                    <w:left w:val="none" w:sz="0" w:space="0" w:color="auto"/>
                    <w:bottom w:val="none" w:sz="0" w:space="0" w:color="auto"/>
                    <w:right w:val="none" w:sz="0" w:space="0" w:color="auto"/>
                  </w:divBdr>
                </w:div>
                <w:div w:id="645550526">
                  <w:marLeft w:val="0"/>
                  <w:marRight w:val="0"/>
                  <w:marTop w:val="0"/>
                  <w:marBottom w:val="0"/>
                  <w:divBdr>
                    <w:top w:val="none" w:sz="0" w:space="0" w:color="auto"/>
                    <w:left w:val="none" w:sz="0" w:space="0" w:color="auto"/>
                    <w:bottom w:val="none" w:sz="0" w:space="0" w:color="auto"/>
                    <w:right w:val="none" w:sz="0" w:space="0" w:color="auto"/>
                  </w:divBdr>
                </w:div>
                <w:div w:id="646742009">
                  <w:marLeft w:val="0"/>
                  <w:marRight w:val="0"/>
                  <w:marTop w:val="0"/>
                  <w:marBottom w:val="0"/>
                  <w:divBdr>
                    <w:top w:val="none" w:sz="0" w:space="0" w:color="auto"/>
                    <w:left w:val="none" w:sz="0" w:space="0" w:color="auto"/>
                    <w:bottom w:val="none" w:sz="0" w:space="0" w:color="auto"/>
                    <w:right w:val="none" w:sz="0" w:space="0" w:color="auto"/>
                  </w:divBdr>
                </w:div>
                <w:div w:id="647367625">
                  <w:marLeft w:val="0"/>
                  <w:marRight w:val="0"/>
                  <w:marTop w:val="0"/>
                  <w:marBottom w:val="0"/>
                  <w:divBdr>
                    <w:top w:val="none" w:sz="0" w:space="0" w:color="auto"/>
                    <w:left w:val="none" w:sz="0" w:space="0" w:color="auto"/>
                    <w:bottom w:val="none" w:sz="0" w:space="0" w:color="auto"/>
                    <w:right w:val="none" w:sz="0" w:space="0" w:color="auto"/>
                  </w:divBdr>
                </w:div>
                <w:div w:id="650527171">
                  <w:marLeft w:val="0"/>
                  <w:marRight w:val="0"/>
                  <w:marTop w:val="0"/>
                  <w:marBottom w:val="0"/>
                  <w:divBdr>
                    <w:top w:val="none" w:sz="0" w:space="0" w:color="auto"/>
                    <w:left w:val="none" w:sz="0" w:space="0" w:color="auto"/>
                    <w:bottom w:val="none" w:sz="0" w:space="0" w:color="auto"/>
                    <w:right w:val="none" w:sz="0" w:space="0" w:color="auto"/>
                  </w:divBdr>
                </w:div>
                <w:div w:id="651060873">
                  <w:marLeft w:val="0"/>
                  <w:marRight w:val="0"/>
                  <w:marTop w:val="0"/>
                  <w:marBottom w:val="0"/>
                  <w:divBdr>
                    <w:top w:val="none" w:sz="0" w:space="0" w:color="auto"/>
                    <w:left w:val="none" w:sz="0" w:space="0" w:color="auto"/>
                    <w:bottom w:val="none" w:sz="0" w:space="0" w:color="auto"/>
                    <w:right w:val="none" w:sz="0" w:space="0" w:color="auto"/>
                  </w:divBdr>
                </w:div>
                <w:div w:id="656812186">
                  <w:marLeft w:val="0"/>
                  <w:marRight w:val="0"/>
                  <w:marTop w:val="0"/>
                  <w:marBottom w:val="0"/>
                  <w:divBdr>
                    <w:top w:val="none" w:sz="0" w:space="0" w:color="auto"/>
                    <w:left w:val="none" w:sz="0" w:space="0" w:color="auto"/>
                    <w:bottom w:val="none" w:sz="0" w:space="0" w:color="auto"/>
                    <w:right w:val="none" w:sz="0" w:space="0" w:color="auto"/>
                  </w:divBdr>
                </w:div>
                <w:div w:id="657924619">
                  <w:marLeft w:val="0"/>
                  <w:marRight w:val="0"/>
                  <w:marTop w:val="0"/>
                  <w:marBottom w:val="0"/>
                  <w:divBdr>
                    <w:top w:val="none" w:sz="0" w:space="0" w:color="auto"/>
                    <w:left w:val="none" w:sz="0" w:space="0" w:color="auto"/>
                    <w:bottom w:val="none" w:sz="0" w:space="0" w:color="auto"/>
                    <w:right w:val="none" w:sz="0" w:space="0" w:color="auto"/>
                  </w:divBdr>
                </w:div>
                <w:div w:id="658460103">
                  <w:marLeft w:val="0"/>
                  <w:marRight w:val="0"/>
                  <w:marTop w:val="0"/>
                  <w:marBottom w:val="0"/>
                  <w:divBdr>
                    <w:top w:val="none" w:sz="0" w:space="0" w:color="auto"/>
                    <w:left w:val="none" w:sz="0" w:space="0" w:color="auto"/>
                    <w:bottom w:val="none" w:sz="0" w:space="0" w:color="auto"/>
                    <w:right w:val="none" w:sz="0" w:space="0" w:color="auto"/>
                  </w:divBdr>
                </w:div>
                <w:div w:id="658921220">
                  <w:marLeft w:val="0"/>
                  <w:marRight w:val="0"/>
                  <w:marTop w:val="0"/>
                  <w:marBottom w:val="0"/>
                  <w:divBdr>
                    <w:top w:val="none" w:sz="0" w:space="0" w:color="auto"/>
                    <w:left w:val="none" w:sz="0" w:space="0" w:color="auto"/>
                    <w:bottom w:val="none" w:sz="0" w:space="0" w:color="auto"/>
                    <w:right w:val="none" w:sz="0" w:space="0" w:color="auto"/>
                  </w:divBdr>
                </w:div>
                <w:div w:id="660237286">
                  <w:marLeft w:val="0"/>
                  <w:marRight w:val="0"/>
                  <w:marTop w:val="0"/>
                  <w:marBottom w:val="0"/>
                  <w:divBdr>
                    <w:top w:val="none" w:sz="0" w:space="0" w:color="auto"/>
                    <w:left w:val="none" w:sz="0" w:space="0" w:color="auto"/>
                    <w:bottom w:val="none" w:sz="0" w:space="0" w:color="auto"/>
                    <w:right w:val="none" w:sz="0" w:space="0" w:color="auto"/>
                  </w:divBdr>
                </w:div>
                <w:div w:id="660430273">
                  <w:marLeft w:val="0"/>
                  <w:marRight w:val="0"/>
                  <w:marTop w:val="0"/>
                  <w:marBottom w:val="0"/>
                  <w:divBdr>
                    <w:top w:val="none" w:sz="0" w:space="0" w:color="auto"/>
                    <w:left w:val="none" w:sz="0" w:space="0" w:color="auto"/>
                    <w:bottom w:val="none" w:sz="0" w:space="0" w:color="auto"/>
                    <w:right w:val="none" w:sz="0" w:space="0" w:color="auto"/>
                  </w:divBdr>
                </w:div>
                <w:div w:id="660691803">
                  <w:marLeft w:val="0"/>
                  <w:marRight w:val="0"/>
                  <w:marTop w:val="0"/>
                  <w:marBottom w:val="0"/>
                  <w:divBdr>
                    <w:top w:val="none" w:sz="0" w:space="0" w:color="auto"/>
                    <w:left w:val="none" w:sz="0" w:space="0" w:color="auto"/>
                    <w:bottom w:val="none" w:sz="0" w:space="0" w:color="auto"/>
                    <w:right w:val="none" w:sz="0" w:space="0" w:color="auto"/>
                  </w:divBdr>
                </w:div>
                <w:div w:id="661471727">
                  <w:marLeft w:val="0"/>
                  <w:marRight w:val="0"/>
                  <w:marTop w:val="0"/>
                  <w:marBottom w:val="0"/>
                  <w:divBdr>
                    <w:top w:val="none" w:sz="0" w:space="0" w:color="auto"/>
                    <w:left w:val="none" w:sz="0" w:space="0" w:color="auto"/>
                    <w:bottom w:val="none" w:sz="0" w:space="0" w:color="auto"/>
                    <w:right w:val="none" w:sz="0" w:space="0" w:color="auto"/>
                  </w:divBdr>
                </w:div>
                <w:div w:id="661735709">
                  <w:marLeft w:val="0"/>
                  <w:marRight w:val="0"/>
                  <w:marTop w:val="0"/>
                  <w:marBottom w:val="0"/>
                  <w:divBdr>
                    <w:top w:val="none" w:sz="0" w:space="0" w:color="auto"/>
                    <w:left w:val="none" w:sz="0" w:space="0" w:color="auto"/>
                    <w:bottom w:val="none" w:sz="0" w:space="0" w:color="auto"/>
                    <w:right w:val="none" w:sz="0" w:space="0" w:color="auto"/>
                  </w:divBdr>
                </w:div>
                <w:div w:id="662927377">
                  <w:marLeft w:val="0"/>
                  <w:marRight w:val="0"/>
                  <w:marTop w:val="0"/>
                  <w:marBottom w:val="0"/>
                  <w:divBdr>
                    <w:top w:val="none" w:sz="0" w:space="0" w:color="auto"/>
                    <w:left w:val="none" w:sz="0" w:space="0" w:color="auto"/>
                    <w:bottom w:val="none" w:sz="0" w:space="0" w:color="auto"/>
                    <w:right w:val="none" w:sz="0" w:space="0" w:color="auto"/>
                  </w:divBdr>
                </w:div>
                <w:div w:id="663049651">
                  <w:marLeft w:val="0"/>
                  <w:marRight w:val="0"/>
                  <w:marTop w:val="0"/>
                  <w:marBottom w:val="0"/>
                  <w:divBdr>
                    <w:top w:val="none" w:sz="0" w:space="0" w:color="auto"/>
                    <w:left w:val="none" w:sz="0" w:space="0" w:color="auto"/>
                    <w:bottom w:val="none" w:sz="0" w:space="0" w:color="auto"/>
                    <w:right w:val="none" w:sz="0" w:space="0" w:color="auto"/>
                  </w:divBdr>
                </w:div>
                <w:div w:id="665328444">
                  <w:marLeft w:val="0"/>
                  <w:marRight w:val="0"/>
                  <w:marTop w:val="0"/>
                  <w:marBottom w:val="0"/>
                  <w:divBdr>
                    <w:top w:val="none" w:sz="0" w:space="0" w:color="auto"/>
                    <w:left w:val="none" w:sz="0" w:space="0" w:color="auto"/>
                    <w:bottom w:val="none" w:sz="0" w:space="0" w:color="auto"/>
                    <w:right w:val="none" w:sz="0" w:space="0" w:color="auto"/>
                  </w:divBdr>
                </w:div>
                <w:div w:id="666711888">
                  <w:marLeft w:val="0"/>
                  <w:marRight w:val="0"/>
                  <w:marTop w:val="0"/>
                  <w:marBottom w:val="0"/>
                  <w:divBdr>
                    <w:top w:val="none" w:sz="0" w:space="0" w:color="auto"/>
                    <w:left w:val="none" w:sz="0" w:space="0" w:color="auto"/>
                    <w:bottom w:val="none" w:sz="0" w:space="0" w:color="auto"/>
                    <w:right w:val="none" w:sz="0" w:space="0" w:color="auto"/>
                  </w:divBdr>
                </w:div>
                <w:div w:id="667444337">
                  <w:marLeft w:val="0"/>
                  <w:marRight w:val="0"/>
                  <w:marTop w:val="0"/>
                  <w:marBottom w:val="0"/>
                  <w:divBdr>
                    <w:top w:val="none" w:sz="0" w:space="0" w:color="auto"/>
                    <w:left w:val="none" w:sz="0" w:space="0" w:color="auto"/>
                    <w:bottom w:val="none" w:sz="0" w:space="0" w:color="auto"/>
                    <w:right w:val="none" w:sz="0" w:space="0" w:color="auto"/>
                  </w:divBdr>
                </w:div>
                <w:div w:id="668406341">
                  <w:marLeft w:val="0"/>
                  <w:marRight w:val="0"/>
                  <w:marTop w:val="0"/>
                  <w:marBottom w:val="0"/>
                  <w:divBdr>
                    <w:top w:val="none" w:sz="0" w:space="0" w:color="auto"/>
                    <w:left w:val="none" w:sz="0" w:space="0" w:color="auto"/>
                    <w:bottom w:val="none" w:sz="0" w:space="0" w:color="auto"/>
                    <w:right w:val="none" w:sz="0" w:space="0" w:color="auto"/>
                  </w:divBdr>
                </w:div>
                <w:div w:id="671496950">
                  <w:marLeft w:val="0"/>
                  <w:marRight w:val="0"/>
                  <w:marTop w:val="0"/>
                  <w:marBottom w:val="0"/>
                  <w:divBdr>
                    <w:top w:val="none" w:sz="0" w:space="0" w:color="auto"/>
                    <w:left w:val="none" w:sz="0" w:space="0" w:color="auto"/>
                    <w:bottom w:val="none" w:sz="0" w:space="0" w:color="auto"/>
                    <w:right w:val="none" w:sz="0" w:space="0" w:color="auto"/>
                  </w:divBdr>
                </w:div>
                <w:div w:id="671570195">
                  <w:marLeft w:val="0"/>
                  <w:marRight w:val="0"/>
                  <w:marTop w:val="0"/>
                  <w:marBottom w:val="0"/>
                  <w:divBdr>
                    <w:top w:val="none" w:sz="0" w:space="0" w:color="auto"/>
                    <w:left w:val="none" w:sz="0" w:space="0" w:color="auto"/>
                    <w:bottom w:val="none" w:sz="0" w:space="0" w:color="auto"/>
                    <w:right w:val="none" w:sz="0" w:space="0" w:color="auto"/>
                  </w:divBdr>
                </w:div>
                <w:div w:id="674192717">
                  <w:marLeft w:val="0"/>
                  <w:marRight w:val="0"/>
                  <w:marTop w:val="0"/>
                  <w:marBottom w:val="0"/>
                  <w:divBdr>
                    <w:top w:val="none" w:sz="0" w:space="0" w:color="auto"/>
                    <w:left w:val="none" w:sz="0" w:space="0" w:color="auto"/>
                    <w:bottom w:val="none" w:sz="0" w:space="0" w:color="auto"/>
                    <w:right w:val="none" w:sz="0" w:space="0" w:color="auto"/>
                  </w:divBdr>
                </w:div>
                <w:div w:id="675110101">
                  <w:marLeft w:val="0"/>
                  <w:marRight w:val="0"/>
                  <w:marTop w:val="0"/>
                  <w:marBottom w:val="0"/>
                  <w:divBdr>
                    <w:top w:val="none" w:sz="0" w:space="0" w:color="auto"/>
                    <w:left w:val="none" w:sz="0" w:space="0" w:color="auto"/>
                    <w:bottom w:val="none" w:sz="0" w:space="0" w:color="auto"/>
                    <w:right w:val="none" w:sz="0" w:space="0" w:color="auto"/>
                  </w:divBdr>
                </w:div>
                <w:div w:id="675839269">
                  <w:marLeft w:val="0"/>
                  <w:marRight w:val="0"/>
                  <w:marTop w:val="0"/>
                  <w:marBottom w:val="0"/>
                  <w:divBdr>
                    <w:top w:val="none" w:sz="0" w:space="0" w:color="auto"/>
                    <w:left w:val="none" w:sz="0" w:space="0" w:color="auto"/>
                    <w:bottom w:val="none" w:sz="0" w:space="0" w:color="auto"/>
                    <w:right w:val="none" w:sz="0" w:space="0" w:color="auto"/>
                  </w:divBdr>
                </w:div>
                <w:div w:id="676542062">
                  <w:marLeft w:val="0"/>
                  <w:marRight w:val="0"/>
                  <w:marTop w:val="0"/>
                  <w:marBottom w:val="0"/>
                  <w:divBdr>
                    <w:top w:val="none" w:sz="0" w:space="0" w:color="auto"/>
                    <w:left w:val="none" w:sz="0" w:space="0" w:color="auto"/>
                    <w:bottom w:val="none" w:sz="0" w:space="0" w:color="auto"/>
                    <w:right w:val="none" w:sz="0" w:space="0" w:color="auto"/>
                  </w:divBdr>
                </w:div>
                <w:div w:id="676923626">
                  <w:marLeft w:val="0"/>
                  <w:marRight w:val="0"/>
                  <w:marTop w:val="0"/>
                  <w:marBottom w:val="0"/>
                  <w:divBdr>
                    <w:top w:val="none" w:sz="0" w:space="0" w:color="auto"/>
                    <w:left w:val="none" w:sz="0" w:space="0" w:color="auto"/>
                    <w:bottom w:val="none" w:sz="0" w:space="0" w:color="auto"/>
                    <w:right w:val="none" w:sz="0" w:space="0" w:color="auto"/>
                  </w:divBdr>
                </w:div>
                <w:div w:id="677267478">
                  <w:marLeft w:val="0"/>
                  <w:marRight w:val="0"/>
                  <w:marTop w:val="0"/>
                  <w:marBottom w:val="0"/>
                  <w:divBdr>
                    <w:top w:val="none" w:sz="0" w:space="0" w:color="auto"/>
                    <w:left w:val="none" w:sz="0" w:space="0" w:color="auto"/>
                    <w:bottom w:val="none" w:sz="0" w:space="0" w:color="auto"/>
                    <w:right w:val="none" w:sz="0" w:space="0" w:color="auto"/>
                  </w:divBdr>
                </w:div>
                <w:div w:id="678702745">
                  <w:marLeft w:val="0"/>
                  <w:marRight w:val="0"/>
                  <w:marTop w:val="0"/>
                  <w:marBottom w:val="0"/>
                  <w:divBdr>
                    <w:top w:val="none" w:sz="0" w:space="0" w:color="auto"/>
                    <w:left w:val="none" w:sz="0" w:space="0" w:color="auto"/>
                    <w:bottom w:val="none" w:sz="0" w:space="0" w:color="auto"/>
                    <w:right w:val="none" w:sz="0" w:space="0" w:color="auto"/>
                  </w:divBdr>
                </w:div>
                <w:div w:id="680083487">
                  <w:marLeft w:val="0"/>
                  <w:marRight w:val="0"/>
                  <w:marTop w:val="0"/>
                  <w:marBottom w:val="0"/>
                  <w:divBdr>
                    <w:top w:val="none" w:sz="0" w:space="0" w:color="auto"/>
                    <w:left w:val="none" w:sz="0" w:space="0" w:color="auto"/>
                    <w:bottom w:val="none" w:sz="0" w:space="0" w:color="auto"/>
                    <w:right w:val="none" w:sz="0" w:space="0" w:color="auto"/>
                  </w:divBdr>
                </w:div>
                <w:div w:id="680812313">
                  <w:marLeft w:val="0"/>
                  <w:marRight w:val="0"/>
                  <w:marTop w:val="0"/>
                  <w:marBottom w:val="0"/>
                  <w:divBdr>
                    <w:top w:val="none" w:sz="0" w:space="0" w:color="auto"/>
                    <w:left w:val="none" w:sz="0" w:space="0" w:color="auto"/>
                    <w:bottom w:val="none" w:sz="0" w:space="0" w:color="auto"/>
                    <w:right w:val="none" w:sz="0" w:space="0" w:color="auto"/>
                  </w:divBdr>
                </w:div>
                <w:div w:id="681126193">
                  <w:marLeft w:val="0"/>
                  <w:marRight w:val="0"/>
                  <w:marTop w:val="0"/>
                  <w:marBottom w:val="0"/>
                  <w:divBdr>
                    <w:top w:val="none" w:sz="0" w:space="0" w:color="auto"/>
                    <w:left w:val="none" w:sz="0" w:space="0" w:color="auto"/>
                    <w:bottom w:val="none" w:sz="0" w:space="0" w:color="auto"/>
                    <w:right w:val="none" w:sz="0" w:space="0" w:color="auto"/>
                  </w:divBdr>
                </w:div>
                <w:div w:id="681710339">
                  <w:marLeft w:val="0"/>
                  <w:marRight w:val="0"/>
                  <w:marTop w:val="0"/>
                  <w:marBottom w:val="0"/>
                  <w:divBdr>
                    <w:top w:val="none" w:sz="0" w:space="0" w:color="auto"/>
                    <w:left w:val="none" w:sz="0" w:space="0" w:color="auto"/>
                    <w:bottom w:val="none" w:sz="0" w:space="0" w:color="auto"/>
                    <w:right w:val="none" w:sz="0" w:space="0" w:color="auto"/>
                  </w:divBdr>
                </w:div>
                <w:div w:id="683436906">
                  <w:marLeft w:val="0"/>
                  <w:marRight w:val="0"/>
                  <w:marTop w:val="0"/>
                  <w:marBottom w:val="0"/>
                  <w:divBdr>
                    <w:top w:val="none" w:sz="0" w:space="0" w:color="auto"/>
                    <w:left w:val="none" w:sz="0" w:space="0" w:color="auto"/>
                    <w:bottom w:val="none" w:sz="0" w:space="0" w:color="auto"/>
                    <w:right w:val="none" w:sz="0" w:space="0" w:color="auto"/>
                  </w:divBdr>
                </w:div>
                <w:div w:id="684789736">
                  <w:marLeft w:val="0"/>
                  <w:marRight w:val="0"/>
                  <w:marTop w:val="0"/>
                  <w:marBottom w:val="0"/>
                  <w:divBdr>
                    <w:top w:val="none" w:sz="0" w:space="0" w:color="auto"/>
                    <w:left w:val="none" w:sz="0" w:space="0" w:color="auto"/>
                    <w:bottom w:val="none" w:sz="0" w:space="0" w:color="auto"/>
                    <w:right w:val="none" w:sz="0" w:space="0" w:color="auto"/>
                  </w:divBdr>
                </w:div>
                <w:div w:id="685912627">
                  <w:marLeft w:val="0"/>
                  <w:marRight w:val="0"/>
                  <w:marTop w:val="0"/>
                  <w:marBottom w:val="0"/>
                  <w:divBdr>
                    <w:top w:val="none" w:sz="0" w:space="0" w:color="auto"/>
                    <w:left w:val="none" w:sz="0" w:space="0" w:color="auto"/>
                    <w:bottom w:val="none" w:sz="0" w:space="0" w:color="auto"/>
                    <w:right w:val="none" w:sz="0" w:space="0" w:color="auto"/>
                  </w:divBdr>
                </w:div>
                <w:div w:id="686979612">
                  <w:marLeft w:val="0"/>
                  <w:marRight w:val="0"/>
                  <w:marTop w:val="0"/>
                  <w:marBottom w:val="0"/>
                  <w:divBdr>
                    <w:top w:val="none" w:sz="0" w:space="0" w:color="auto"/>
                    <w:left w:val="none" w:sz="0" w:space="0" w:color="auto"/>
                    <w:bottom w:val="none" w:sz="0" w:space="0" w:color="auto"/>
                    <w:right w:val="none" w:sz="0" w:space="0" w:color="auto"/>
                  </w:divBdr>
                </w:div>
                <w:div w:id="687876894">
                  <w:marLeft w:val="0"/>
                  <w:marRight w:val="0"/>
                  <w:marTop w:val="0"/>
                  <w:marBottom w:val="0"/>
                  <w:divBdr>
                    <w:top w:val="none" w:sz="0" w:space="0" w:color="auto"/>
                    <w:left w:val="none" w:sz="0" w:space="0" w:color="auto"/>
                    <w:bottom w:val="none" w:sz="0" w:space="0" w:color="auto"/>
                    <w:right w:val="none" w:sz="0" w:space="0" w:color="auto"/>
                  </w:divBdr>
                </w:div>
                <w:div w:id="688916428">
                  <w:marLeft w:val="0"/>
                  <w:marRight w:val="0"/>
                  <w:marTop w:val="0"/>
                  <w:marBottom w:val="0"/>
                  <w:divBdr>
                    <w:top w:val="none" w:sz="0" w:space="0" w:color="auto"/>
                    <w:left w:val="none" w:sz="0" w:space="0" w:color="auto"/>
                    <w:bottom w:val="none" w:sz="0" w:space="0" w:color="auto"/>
                    <w:right w:val="none" w:sz="0" w:space="0" w:color="auto"/>
                  </w:divBdr>
                </w:div>
                <w:div w:id="689071044">
                  <w:marLeft w:val="0"/>
                  <w:marRight w:val="0"/>
                  <w:marTop w:val="0"/>
                  <w:marBottom w:val="0"/>
                  <w:divBdr>
                    <w:top w:val="none" w:sz="0" w:space="0" w:color="auto"/>
                    <w:left w:val="none" w:sz="0" w:space="0" w:color="auto"/>
                    <w:bottom w:val="none" w:sz="0" w:space="0" w:color="auto"/>
                    <w:right w:val="none" w:sz="0" w:space="0" w:color="auto"/>
                  </w:divBdr>
                </w:div>
                <w:div w:id="689186239">
                  <w:marLeft w:val="0"/>
                  <w:marRight w:val="0"/>
                  <w:marTop w:val="0"/>
                  <w:marBottom w:val="0"/>
                  <w:divBdr>
                    <w:top w:val="none" w:sz="0" w:space="0" w:color="auto"/>
                    <w:left w:val="none" w:sz="0" w:space="0" w:color="auto"/>
                    <w:bottom w:val="none" w:sz="0" w:space="0" w:color="auto"/>
                    <w:right w:val="none" w:sz="0" w:space="0" w:color="auto"/>
                  </w:divBdr>
                </w:div>
                <w:div w:id="689256492">
                  <w:marLeft w:val="0"/>
                  <w:marRight w:val="0"/>
                  <w:marTop w:val="0"/>
                  <w:marBottom w:val="0"/>
                  <w:divBdr>
                    <w:top w:val="none" w:sz="0" w:space="0" w:color="auto"/>
                    <w:left w:val="none" w:sz="0" w:space="0" w:color="auto"/>
                    <w:bottom w:val="none" w:sz="0" w:space="0" w:color="auto"/>
                    <w:right w:val="none" w:sz="0" w:space="0" w:color="auto"/>
                  </w:divBdr>
                </w:div>
                <w:div w:id="690571496">
                  <w:marLeft w:val="0"/>
                  <w:marRight w:val="0"/>
                  <w:marTop w:val="0"/>
                  <w:marBottom w:val="0"/>
                  <w:divBdr>
                    <w:top w:val="none" w:sz="0" w:space="0" w:color="auto"/>
                    <w:left w:val="none" w:sz="0" w:space="0" w:color="auto"/>
                    <w:bottom w:val="none" w:sz="0" w:space="0" w:color="auto"/>
                    <w:right w:val="none" w:sz="0" w:space="0" w:color="auto"/>
                  </w:divBdr>
                </w:div>
                <w:div w:id="690909789">
                  <w:marLeft w:val="0"/>
                  <w:marRight w:val="0"/>
                  <w:marTop w:val="0"/>
                  <w:marBottom w:val="0"/>
                  <w:divBdr>
                    <w:top w:val="none" w:sz="0" w:space="0" w:color="auto"/>
                    <w:left w:val="none" w:sz="0" w:space="0" w:color="auto"/>
                    <w:bottom w:val="none" w:sz="0" w:space="0" w:color="auto"/>
                    <w:right w:val="none" w:sz="0" w:space="0" w:color="auto"/>
                  </w:divBdr>
                </w:div>
                <w:div w:id="691565283">
                  <w:marLeft w:val="0"/>
                  <w:marRight w:val="0"/>
                  <w:marTop w:val="0"/>
                  <w:marBottom w:val="0"/>
                  <w:divBdr>
                    <w:top w:val="none" w:sz="0" w:space="0" w:color="auto"/>
                    <w:left w:val="none" w:sz="0" w:space="0" w:color="auto"/>
                    <w:bottom w:val="none" w:sz="0" w:space="0" w:color="auto"/>
                    <w:right w:val="none" w:sz="0" w:space="0" w:color="auto"/>
                  </w:divBdr>
                </w:div>
                <w:div w:id="692340976">
                  <w:marLeft w:val="0"/>
                  <w:marRight w:val="0"/>
                  <w:marTop w:val="0"/>
                  <w:marBottom w:val="0"/>
                  <w:divBdr>
                    <w:top w:val="none" w:sz="0" w:space="0" w:color="auto"/>
                    <w:left w:val="none" w:sz="0" w:space="0" w:color="auto"/>
                    <w:bottom w:val="none" w:sz="0" w:space="0" w:color="auto"/>
                    <w:right w:val="none" w:sz="0" w:space="0" w:color="auto"/>
                  </w:divBdr>
                </w:div>
                <w:div w:id="692459383">
                  <w:marLeft w:val="0"/>
                  <w:marRight w:val="0"/>
                  <w:marTop w:val="0"/>
                  <w:marBottom w:val="0"/>
                  <w:divBdr>
                    <w:top w:val="none" w:sz="0" w:space="0" w:color="auto"/>
                    <w:left w:val="none" w:sz="0" w:space="0" w:color="auto"/>
                    <w:bottom w:val="none" w:sz="0" w:space="0" w:color="auto"/>
                    <w:right w:val="none" w:sz="0" w:space="0" w:color="auto"/>
                  </w:divBdr>
                </w:div>
                <w:div w:id="692610554">
                  <w:marLeft w:val="0"/>
                  <w:marRight w:val="0"/>
                  <w:marTop w:val="0"/>
                  <w:marBottom w:val="0"/>
                  <w:divBdr>
                    <w:top w:val="none" w:sz="0" w:space="0" w:color="auto"/>
                    <w:left w:val="none" w:sz="0" w:space="0" w:color="auto"/>
                    <w:bottom w:val="none" w:sz="0" w:space="0" w:color="auto"/>
                    <w:right w:val="none" w:sz="0" w:space="0" w:color="auto"/>
                  </w:divBdr>
                </w:div>
                <w:div w:id="693922674">
                  <w:marLeft w:val="0"/>
                  <w:marRight w:val="0"/>
                  <w:marTop w:val="0"/>
                  <w:marBottom w:val="0"/>
                  <w:divBdr>
                    <w:top w:val="none" w:sz="0" w:space="0" w:color="auto"/>
                    <w:left w:val="none" w:sz="0" w:space="0" w:color="auto"/>
                    <w:bottom w:val="none" w:sz="0" w:space="0" w:color="auto"/>
                    <w:right w:val="none" w:sz="0" w:space="0" w:color="auto"/>
                  </w:divBdr>
                </w:div>
                <w:div w:id="694040123">
                  <w:marLeft w:val="0"/>
                  <w:marRight w:val="0"/>
                  <w:marTop w:val="0"/>
                  <w:marBottom w:val="0"/>
                  <w:divBdr>
                    <w:top w:val="none" w:sz="0" w:space="0" w:color="auto"/>
                    <w:left w:val="none" w:sz="0" w:space="0" w:color="auto"/>
                    <w:bottom w:val="none" w:sz="0" w:space="0" w:color="auto"/>
                    <w:right w:val="none" w:sz="0" w:space="0" w:color="auto"/>
                  </w:divBdr>
                </w:div>
                <w:div w:id="695228880">
                  <w:marLeft w:val="0"/>
                  <w:marRight w:val="0"/>
                  <w:marTop w:val="0"/>
                  <w:marBottom w:val="0"/>
                  <w:divBdr>
                    <w:top w:val="none" w:sz="0" w:space="0" w:color="auto"/>
                    <w:left w:val="none" w:sz="0" w:space="0" w:color="auto"/>
                    <w:bottom w:val="none" w:sz="0" w:space="0" w:color="auto"/>
                    <w:right w:val="none" w:sz="0" w:space="0" w:color="auto"/>
                  </w:divBdr>
                </w:div>
                <w:div w:id="696541033">
                  <w:marLeft w:val="0"/>
                  <w:marRight w:val="0"/>
                  <w:marTop w:val="0"/>
                  <w:marBottom w:val="0"/>
                  <w:divBdr>
                    <w:top w:val="none" w:sz="0" w:space="0" w:color="auto"/>
                    <w:left w:val="none" w:sz="0" w:space="0" w:color="auto"/>
                    <w:bottom w:val="none" w:sz="0" w:space="0" w:color="auto"/>
                    <w:right w:val="none" w:sz="0" w:space="0" w:color="auto"/>
                  </w:divBdr>
                </w:div>
                <w:div w:id="701826353">
                  <w:marLeft w:val="0"/>
                  <w:marRight w:val="0"/>
                  <w:marTop w:val="0"/>
                  <w:marBottom w:val="0"/>
                  <w:divBdr>
                    <w:top w:val="none" w:sz="0" w:space="0" w:color="auto"/>
                    <w:left w:val="none" w:sz="0" w:space="0" w:color="auto"/>
                    <w:bottom w:val="none" w:sz="0" w:space="0" w:color="auto"/>
                    <w:right w:val="none" w:sz="0" w:space="0" w:color="auto"/>
                  </w:divBdr>
                </w:div>
                <w:div w:id="703138306">
                  <w:marLeft w:val="0"/>
                  <w:marRight w:val="0"/>
                  <w:marTop w:val="0"/>
                  <w:marBottom w:val="0"/>
                  <w:divBdr>
                    <w:top w:val="none" w:sz="0" w:space="0" w:color="auto"/>
                    <w:left w:val="none" w:sz="0" w:space="0" w:color="auto"/>
                    <w:bottom w:val="none" w:sz="0" w:space="0" w:color="auto"/>
                    <w:right w:val="none" w:sz="0" w:space="0" w:color="auto"/>
                  </w:divBdr>
                </w:div>
                <w:div w:id="706367927">
                  <w:marLeft w:val="0"/>
                  <w:marRight w:val="0"/>
                  <w:marTop w:val="0"/>
                  <w:marBottom w:val="0"/>
                  <w:divBdr>
                    <w:top w:val="none" w:sz="0" w:space="0" w:color="auto"/>
                    <w:left w:val="none" w:sz="0" w:space="0" w:color="auto"/>
                    <w:bottom w:val="none" w:sz="0" w:space="0" w:color="auto"/>
                    <w:right w:val="none" w:sz="0" w:space="0" w:color="auto"/>
                  </w:divBdr>
                </w:div>
                <w:div w:id="707493739">
                  <w:marLeft w:val="0"/>
                  <w:marRight w:val="0"/>
                  <w:marTop w:val="0"/>
                  <w:marBottom w:val="0"/>
                  <w:divBdr>
                    <w:top w:val="none" w:sz="0" w:space="0" w:color="auto"/>
                    <w:left w:val="none" w:sz="0" w:space="0" w:color="auto"/>
                    <w:bottom w:val="none" w:sz="0" w:space="0" w:color="auto"/>
                    <w:right w:val="none" w:sz="0" w:space="0" w:color="auto"/>
                  </w:divBdr>
                </w:div>
                <w:div w:id="709501780">
                  <w:marLeft w:val="0"/>
                  <w:marRight w:val="0"/>
                  <w:marTop w:val="0"/>
                  <w:marBottom w:val="0"/>
                  <w:divBdr>
                    <w:top w:val="none" w:sz="0" w:space="0" w:color="auto"/>
                    <w:left w:val="none" w:sz="0" w:space="0" w:color="auto"/>
                    <w:bottom w:val="none" w:sz="0" w:space="0" w:color="auto"/>
                    <w:right w:val="none" w:sz="0" w:space="0" w:color="auto"/>
                  </w:divBdr>
                </w:div>
                <w:div w:id="711223120">
                  <w:marLeft w:val="0"/>
                  <w:marRight w:val="0"/>
                  <w:marTop w:val="0"/>
                  <w:marBottom w:val="0"/>
                  <w:divBdr>
                    <w:top w:val="none" w:sz="0" w:space="0" w:color="auto"/>
                    <w:left w:val="none" w:sz="0" w:space="0" w:color="auto"/>
                    <w:bottom w:val="none" w:sz="0" w:space="0" w:color="auto"/>
                    <w:right w:val="none" w:sz="0" w:space="0" w:color="auto"/>
                  </w:divBdr>
                </w:div>
                <w:div w:id="711733735">
                  <w:marLeft w:val="0"/>
                  <w:marRight w:val="0"/>
                  <w:marTop w:val="0"/>
                  <w:marBottom w:val="0"/>
                  <w:divBdr>
                    <w:top w:val="none" w:sz="0" w:space="0" w:color="auto"/>
                    <w:left w:val="none" w:sz="0" w:space="0" w:color="auto"/>
                    <w:bottom w:val="none" w:sz="0" w:space="0" w:color="auto"/>
                    <w:right w:val="none" w:sz="0" w:space="0" w:color="auto"/>
                  </w:divBdr>
                </w:div>
                <w:div w:id="714811556">
                  <w:marLeft w:val="0"/>
                  <w:marRight w:val="0"/>
                  <w:marTop w:val="0"/>
                  <w:marBottom w:val="0"/>
                  <w:divBdr>
                    <w:top w:val="none" w:sz="0" w:space="0" w:color="auto"/>
                    <w:left w:val="none" w:sz="0" w:space="0" w:color="auto"/>
                    <w:bottom w:val="none" w:sz="0" w:space="0" w:color="auto"/>
                    <w:right w:val="none" w:sz="0" w:space="0" w:color="auto"/>
                  </w:divBdr>
                </w:div>
                <w:div w:id="715084635">
                  <w:marLeft w:val="0"/>
                  <w:marRight w:val="0"/>
                  <w:marTop w:val="0"/>
                  <w:marBottom w:val="0"/>
                  <w:divBdr>
                    <w:top w:val="none" w:sz="0" w:space="0" w:color="auto"/>
                    <w:left w:val="none" w:sz="0" w:space="0" w:color="auto"/>
                    <w:bottom w:val="none" w:sz="0" w:space="0" w:color="auto"/>
                    <w:right w:val="none" w:sz="0" w:space="0" w:color="auto"/>
                  </w:divBdr>
                </w:div>
                <w:div w:id="717558842">
                  <w:marLeft w:val="0"/>
                  <w:marRight w:val="0"/>
                  <w:marTop w:val="0"/>
                  <w:marBottom w:val="0"/>
                  <w:divBdr>
                    <w:top w:val="none" w:sz="0" w:space="0" w:color="auto"/>
                    <w:left w:val="none" w:sz="0" w:space="0" w:color="auto"/>
                    <w:bottom w:val="none" w:sz="0" w:space="0" w:color="auto"/>
                    <w:right w:val="none" w:sz="0" w:space="0" w:color="auto"/>
                  </w:divBdr>
                </w:div>
                <w:div w:id="720204971">
                  <w:marLeft w:val="0"/>
                  <w:marRight w:val="0"/>
                  <w:marTop w:val="0"/>
                  <w:marBottom w:val="0"/>
                  <w:divBdr>
                    <w:top w:val="none" w:sz="0" w:space="0" w:color="auto"/>
                    <w:left w:val="none" w:sz="0" w:space="0" w:color="auto"/>
                    <w:bottom w:val="none" w:sz="0" w:space="0" w:color="auto"/>
                    <w:right w:val="none" w:sz="0" w:space="0" w:color="auto"/>
                  </w:divBdr>
                </w:div>
                <w:div w:id="722993430">
                  <w:marLeft w:val="0"/>
                  <w:marRight w:val="0"/>
                  <w:marTop w:val="0"/>
                  <w:marBottom w:val="0"/>
                  <w:divBdr>
                    <w:top w:val="none" w:sz="0" w:space="0" w:color="auto"/>
                    <w:left w:val="none" w:sz="0" w:space="0" w:color="auto"/>
                    <w:bottom w:val="none" w:sz="0" w:space="0" w:color="auto"/>
                    <w:right w:val="none" w:sz="0" w:space="0" w:color="auto"/>
                  </w:divBdr>
                </w:div>
                <w:div w:id="723648729">
                  <w:marLeft w:val="0"/>
                  <w:marRight w:val="0"/>
                  <w:marTop w:val="0"/>
                  <w:marBottom w:val="0"/>
                  <w:divBdr>
                    <w:top w:val="none" w:sz="0" w:space="0" w:color="auto"/>
                    <w:left w:val="none" w:sz="0" w:space="0" w:color="auto"/>
                    <w:bottom w:val="none" w:sz="0" w:space="0" w:color="auto"/>
                    <w:right w:val="none" w:sz="0" w:space="0" w:color="auto"/>
                  </w:divBdr>
                </w:div>
                <w:div w:id="723872395">
                  <w:marLeft w:val="0"/>
                  <w:marRight w:val="0"/>
                  <w:marTop w:val="0"/>
                  <w:marBottom w:val="0"/>
                  <w:divBdr>
                    <w:top w:val="none" w:sz="0" w:space="0" w:color="auto"/>
                    <w:left w:val="none" w:sz="0" w:space="0" w:color="auto"/>
                    <w:bottom w:val="none" w:sz="0" w:space="0" w:color="auto"/>
                    <w:right w:val="none" w:sz="0" w:space="0" w:color="auto"/>
                  </w:divBdr>
                </w:div>
                <w:div w:id="727341994">
                  <w:marLeft w:val="0"/>
                  <w:marRight w:val="0"/>
                  <w:marTop w:val="0"/>
                  <w:marBottom w:val="0"/>
                  <w:divBdr>
                    <w:top w:val="none" w:sz="0" w:space="0" w:color="auto"/>
                    <w:left w:val="none" w:sz="0" w:space="0" w:color="auto"/>
                    <w:bottom w:val="none" w:sz="0" w:space="0" w:color="auto"/>
                    <w:right w:val="none" w:sz="0" w:space="0" w:color="auto"/>
                  </w:divBdr>
                </w:div>
                <w:div w:id="727531151">
                  <w:marLeft w:val="0"/>
                  <w:marRight w:val="0"/>
                  <w:marTop w:val="0"/>
                  <w:marBottom w:val="0"/>
                  <w:divBdr>
                    <w:top w:val="none" w:sz="0" w:space="0" w:color="auto"/>
                    <w:left w:val="none" w:sz="0" w:space="0" w:color="auto"/>
                    <w:bottom w:val="none" w:sz="0" w:space="0" w:color="auto"/>
                    <w:right w:val="none" w:sz="0" w:space="0" w:color="auto"/>
                  </w:divBdr>
                </w:div>
                <w:div w:id="728186655">
                  <w:marLeft w:val="0"/>
                  <w:marRight w:val="0"/>
                  <w:marTop w:val="0"/>
                  <w:marBottom w:val="0"/>
                  <w:divBdr>
                    <w:top w:val="none" w:sz="0" w:space="0" w:color="auto"/>
                    <w:left w:val="none" w:sz="0" w:space="0" w:color="auto"/>
                    <w:bottom w:val="none" w:sz="0" w:space="0" w:color="auto"/>
                    <w:right w:val="none" w:sz="0" w:space="0" w:color="auto"/>
                  </w:divBdr>
                </w:div>
                <w:div w:id="729116521">
                  <w:marLeft w:val="0"/>
                  <w:marRight w:val="0"/>
                  <w:marTop w:val="0"/>
                  <w:marBottom w:val="0"/>
                  <w:divBdr>
                    <w:top w:val="none" w:sz="0" w:space="0" w:color="auto"/>
                    <w:left w:val="none" w:sz="0" w:space="0" w:color="auto"/>
                    <w:bottom w:val="none" w:sz="0" w:space="0" w:color="auto"/>
                    <w:right w:val="none" w:sz="0" w:space="0" w:color="auto"/>
                  </w:divBdr>
                </w:div>
                <w:div w:id="732386795">
                  <w:marLeft w:val="0"/>
                  <w:marRight w:val="0"/>
                  <w:marTop w:val="0"/>
                  <w:marBottom w:val="0"/>
                  <w:divBdr>
                    <w:top w:val="none" w:sz="0" w:space="0" w:color="auto"/>
                    <w:left w:val="none" w:sz="0" w:space="0" w:color="auto"/>
                    <w:bottom w:val="none" w:sz="0" w:space="0" w:color="auto"/>
                    <w:right w:val="none" w:sz="0" w:space="0" w:color="auto"/>
                  </w:divBdr>
                </w:div>
                <w:div w:id="732511381">
                  <w:marLeft w:val="0"/>
                  <w:marRight w:val="0"/>
                  <w:marTop w:val="0"/>
                  <w:marBottom w:val="0"/>
                  <w:divBdr>
                    <w:top w:val="none" w:sz="0" w:space="0" w:color="auto"/>
                    <w:left w:val="none" w:sz="0" w:space="0" w:color="auto"/>
                    <w:bottom w:val="none" w:sz="0" w:space="0" w:color="auto"/>
                    <w:right w:val="none" w:sz="0" w:space="0" w:color="auto"/>
                  </w:divBdr>
                </w:div>
                <w:div w:id="732771950">
                  <w:marLeft w:val="0"/>
                  <w:marRight w:val="0"/>
                  <w:marTop w:val="0"/>
                  <w:marBottom w:val="0"/>
                  <w:divBdr>
                    <w:top w:val="none" w:sz="0" w:space="0" w:color="auto"/>
                    <w:left w:val="none" w:sz="0" w:space="0" w:color="auto"/>
                    <w:bottom w:val="none" w:sz="0" w:space="0" w:color="auto"/>
                    <w:right w:val="none" w:sz="0" w:space="0" w:color="auto"/>
                  </w:divBdr>
                </w:div>
                <w:div w:id="733048010">
                  <w:marLeft w:val="0"/>
                  <w:marRight w:val="0"/>
                  <w:marTop w:val="0"/>
                  <w:marBottom w:val="0"/>
                  <w:divBdr>
                    <w:top w:val="none" w:sz="0" w:space="0" w:color="auto"/>
                    <w:left w:val="none" w:sz="0" w:space="0" w:color="auto"/>
                    <w:bottom w:val="none" w:sz="0" w:space="0" w:color="auto"/>
                    <w:right w:val="none" w:sz="0" w:space="0" w:color="auto"/>
                  </w:divBdr>
                </w:div>
                <w:div w:id="736787190">
                  <w:marLeft w:val="0"/>
                  <w:marRight w:val="0"/>
                  <w:marTop w:val="0"/>
                  <w:marBottom w:val="0"/>
                  <w:divBdr>
                    <w:top w:val="none" w:sz="0" w:space="0" w:color="auto"/>
                    <w:left w:val="none" w:sz="0" w:space="0" w:color="auto"/>
                    <w:bottom w:val="none" w:sz="0" w:space="0" w:color="auto"/>
                    <w:right w:val="none" w:sz="0" w:space="0" w:color="auto"/>
                  </w:divBdr>
                </w:div>
                <w:div w:id="736827384">
                  <w:marLeft w:val="0"/>
                  <w:marRight w:val="0"/>
                  <w:marTop w:val="0"/>
                  <w:marBottom w:val="0"/>
                  <w:divBdr>
                    <w:top w:val="none" w:sz="0" w:space="0" w:color="auto"/>
                    <w:left w:val="none" w:sz="0" w:space="0" w:color="auto"/>
                    <w:bottom w:val="none" w:sz="0" w:space="0" w:color="auto"/>
                    <w:right w:val="none" w:sz="0" w:space="0" w:color="auto"/>
                  </w:divBdr>
                </w:div>
                <w:div w:id="737825897">
                  <w:marLeft w:val="0"/>
                  <w:marRight w:val="0"/>
                  <w:marTop w:val="0"/>
                  <w:marBottom w:val="0"/>
                  <w:divBdr>
                    <w:top w:val="none" w:sz="0" w:space="0" w:color="auto"/>
                    <w:left w:val="none" w:sz="0" w:space="0" w:color="auto"/>
                    <w:bottom w:val="none" w:sz="0" w:space="0" w:color="auto"/>
                    <w:right w:val="none" w:sz="0" w:space="0" w:color="auto"/>
                  </w:divBdr>
                </w:div>
                <w:div w:id="738483425">
                  <w:marLeft w:val="0"/>
                  <w:marRight w:val="0"/>
                  <w:marTop w:val="0"/>
                  <w:marBottom w:val="0"/>
                  <w:divBdr>
                    <w:top w:val="none" w:sz="0" w:space="0" w:color="auto"/>
                    <w:left w:val="none" w:sz="0" w:space="0" w:color="auto"/>
                    <w:bottom w:val="none" w:sz="0" w:space="0" w:color="auto"/>
                    <w:right w:val="none" w:sz="0" w:space="0" w:color="auto"/>
                  </w:divBdr>
                </w:div>
                <w:div w:id="739793238">
                  <w:marLeft w:val="0"/>
                  <w:marRight w:val="0"/>
                  <w:marTop w:val="0"/>
                  <w:marBottom w:val="0"/>
                  <w:divBdr>
                    <w:top w:val="none" w:sz="0" w:space="0" w:color="auto"/>
                    <w:left w:val="none" w:sz="0" w:space="0" w:color="auto"/>
                    <w:bottom w:val="none" w:sz="0" w:space="0" w:color="auto"/>
                    <w:right w:val="none" w:sz="0" w:space="0" w:color="auto"/>
                  </w:divBdr>
                </w:div>
                <w:div w:id="739908462">
                  <w:marLeft w:val="0"/>
                  <w:marRight w:val="0"/>
                  <w:marTop w:val="0"/>
                  <w:marBottom w:val="0"/>
                  <w:divBdr>
                    <w:top w:val="none" w:sz="0" w:space="0" w:color="auto"/>
                    <w:left w:val="none" w:sz="0" w:space="0" w:color="auto"/>
                    <w:bottom w:val="none" w:sz="0" w:space="0" w:color="auto"/>
                    <w:right w:val="none" w:sz="0" w:space="0" w:color="auto"/>
                  </w:divBdr>
                </w:div>
                <w:div w:id="739981395">
                  <w:marLeft w:val="0"/>
                  <w:marRight w:val="0"/>
                  <w:marTop w:val="0"/>
                  <w:marBottom w:val="0"/>
                  <w:divBdr>
                    <w:top w:val="none" w:sz="0" w:space="0" w:color="auto"/>
                    <w:left w:val="none" w:sz="0" w:space="0" w:color="auto"/>
                    <w:bottom w:val="none" w:sz="0" w:space="0" w:color="auto"/>
                    <w:right w:val="none" w:sz="0" w:space="0" w:color="auto"/>
                  </w:divBdr>
                </w:div>
                <w:div w:id="740912642">
                  <w:marLeft w:val="0"/>
                  <w:marRight w:val="0"/>
                  <w:marTop w:val="0"/>
                  <w:marBottom w:val="0"/>
                  <w:divBdr>
                    <w:top w:val="none" w:sz="0" w:space="0" w:color="auto"/>
                    <w:left w:val="none" w:sz="0" w:space="0" w:color="auto"/>
                    <w:bottom w:val="none" w:sz="0" w:space="0" w:color="auto"/>
                    <w:right w:val="none" w:sz="0" w:space="0" w:color="auto"/>
                  </w:divBdr>
                </w:div>
                <w:div w:id="742072760">
                  <w:marLeft w:val="0"/>
                  <w:marRight w:val="0"/>
                  <w:marTop w:val="0"/>
                  <w:marBottom w:val="0"/>
                  <w:divBdr>
                    <w:top w:val="none" w:sz="0" w:space="0" w:color="auto"/>
                    <w:left w:val="none" w:sz="0" w:space="0" w:color="auto"/>
                    <w:bottom w:val="none" w:sz="0" w:space="0" w:color="auto"/>
                    <w:right w:val="none" w:sz="0" w:space="0" w:color="auto"/>
                  </w:divBdr>
                </w:div>
                <w:div w:id="742919170">
                  <w:marLeft w:val="0"/>
                  <w:marRight w:val="0"/>
                  <w:marTop w:val="0"/>
                  <w:marBottom w:val="0"/>
                  <w:divBdr>
                    <w:top w:val="none" w:sz="0" w:space="0" w:color="auto"/>
                    <w:left w:val="none" w:sz="0" w:space="0" w:color="auto"/>
                    <w:bottom w:val="none" w:sz="0" w:space="0" w:color="auto"/>
                    <w:right w:val="none" w:sz="0" w:space="0" w:color="auto"/>
                  </w:divBdr>
                </w:div>
                <w:div w:id="744767697">
                  <w:marLeft w:val="0"/>
                  <w:marRight w:val="0"/>
                  <w:marTop w:val="0"/>
                  <w:marBottom w:val="0"/>
                  <w:divBdr>
                    <w:top w:val="none" w:sz="0" w:space="0" w:color="auto"/>
                    <w:left w:val="none" w:sz="0" w:space="0" w:color="auto"/>
                    <w:bottom w:val="none" w:sz="0" w:space="0" w:color="auto"/>
                    <w:right w:val="none" w:sz="0" w:space="0" w:color="auto"/>
                  </w:divBdr>
                </w:div>
                <w:div w:id="745616683">
                  <w:marLeft w:val="0"/>
                  <w:marRight w:val="0"/>
                  <w:marTop w:val="0"/>
                  <w:marBottom w:val="0"/>
                  <w:divBdr>
                    <w:top w:val="none" w:sz="0" w:space="0" w:color="auto"/>
                    <w:left w:val="none" w:sz="0" w:space="0" w:color="auto"/>
                    <w:bottom w:val="none" w:sz="0" w:space="0" w:color="auto"/>
                    <w:right w:val="none" w:sz="0" w:space="0" w:color="auto"/>
                  </w:divBdr>
                </w:div>
                <w:div w:id="746419654">
                  <w:marLeft w:val="0"/>
                  <w:marRight w:val="0"/>
                  <w:marTop w:val="0"/>
                  <w:marBottom w:val="0"/>
                  <w:divBdr>
                    <w:top w:val="none" w:sz="0" w:space="0" w:color="auto"/>
                    <w:left w:val="none" w:sz="0" w:space="0" w:color="auto"/>
                    <w:bottom w:val="none" w:sz="0" w:space="0" w:color="auto"/>
                    <w:right w:val="none" w:sz="0" w:space="0" w:color="auto"/>
                  </w:divBdr>
                </w:div>
                <w:div w:id="747192663">
                  <w:marLeft w:val="0"/>
                  <w:marRight w:val="0"/>
                  <w:marTop w:val="0"/>
                  <w:marBottom w:val="0"/>
                  <w:divBdr>
                    <w:top w:val="none" w:sz="0" w:space="0" w:color="auto"/>
                    <w:left w:val="none" w:sz="0" w:space="0" w:color="auto"/>
                    <w:bottom w:val="none" w:sz="0" w:space="0" w:color="auto"/>
                    <w:right w:val="none" w:sz="0" w:space="0" w:color="auto"/>
                  </w:divBdr>
                </w:div>
                <w:div w:id="748843264">
                  <w:marLeft w:val="0"/>
                  <w:marRight w:val="0"/>
                  <w:marTop w:val="0"/>
                  <w:marBottom w:val="0"/>
                  <w:divBdr>
                    <w:top w:val="none" w:sz="0" w:space="0" w:color="auto"/>
                    <w:left w:val="none" w:sz="0" w:space="0" w:color="auto"/>
                    <w:bottom w:val="none" w:sz="0" w:space="0" w:color="auto"/>
                    <w:right w:val="none" w:sz="0" w:space="0" w:color="auto"/>
                  </w:divBdr>
                </w:div>
                <w:div w:id="751927235">
                  <w:marLeft w:val="0"/>
                  <w:marRight w:val="0"/>
                  <w:marTop w:val="0"/>
                  <w:marBottom w:val="0"/>
                  <w:divBdr>
                    <w:top w:val="none" w:sz="0" w:space="0" w:color="auto"/>
                    <w:left w:val="none" w:sz="0" w:space="0" w:color="auto"/>
                    <w:bottom w:val="none" w:sz="0" w:space="0" w:color="auto"/>
                    <w:right w:val="none" w:sz="0" w:space="0" w:color="auto"/>
                  </w:divBdr>
                </w:div>
                <w:div w:id="753668319">
                  <w:marLeft w:val="0"/>
                  <w:marRight w:val="0"/>
                  <w:marTop w:val="0"/>
                  <w:marBottom w:val="0"/>
                  <w:divBdr>
                    <w:top w:val="none" w:sz="0" w:space="0" w:color="auto"/>
                    <w:left w:val="none" w:sz="0" w:space="0" w:color="auto"/>
                    <w:bottom w:val="none" w:sz="0" w:space="0" w:color="auto"/>
                    <w:right w:val="none" w:sz="0" w:space="0" w:color="auto"/>
                  </w:divBdr>
                </w:div>
                <w:div w:id="753824381">
                  <w:marLeft w:val="0"/>
                  <w:marRight w:val="0"/>
                  <w:marTop w:val="0"/>
                  <w:marBottom w:val="0"/>
                  <w:divBdr>
                    <w:top w:val="none" w:sz="0" w:space="0" w:color="auto"/>
                    <w:left w:val="none" w:sz="0" w:space="0" w:color="auto"/>
                    <w:bottom w:val="none" w:sz="0" w:space="0" w:color="auto"/>
                    <w:right w:val="none" w:sz="0" w:space="0" w:color="auto"/>
                  </w:divBdr>
                </w:div>
                <w:div w:id="756439130">
                  <w:marLeft w:val="0"/>
                  <w:marRight w:val="0"/>
                  <w:marTop w:val="0"/>
                  <w:marBottom w:val="0"/>
                  <w:divBdr>
                    <w:top w:val="none" w:sz="0" w:space="0" w:color="auto"/>
                    <w:left w:val="none" w:sz="0" w:space="0" w:color="auto"/>
                    <w:bottom w:val="none" w:sz="0" w:space="0" w:color="auto"/>
                    <w:right w:val="none" w:sz="0" w:space="0" w:color="auto"/>
                  </w:divBdr>
                </w:div>
                <w:div w:id="757825261">
                  <w:marLeft w:val="0"/>
                  <w:marRight w:val="0"/>
                  <w:marTop w:val="0"/>
                  <w:marBottom w:val="0"/>
                  <w:divBdr>
                    <w:top w:val="none" w:sz="0" w:space="0" w:color="auto"/>
                    <w:left w:val="none" w:sz="0" w:space="0" w:color="auto"/>
                    <w:bottom w:val="none" w:sz="0" w:space="0" w:color="auto"/>
                    <w:right w:val="none" w:sz="0" w:space="0" w:color="auto"/>
                  </w:divBdr>
                </w:div>
                <w:div w:id="758645673">
                  <w:marLeft w:val="0"/>
                  <w:marRight w:val="0"/>
                  <w:marTop w:val="0"/>
                  <w:marBottom w:val="0"/>
                  <w:divBdr>
                    <w:top w:val="none" w:sz="0" w:space="0" w:color="auto"/>
                    <w:left w:val="none" w:sz="0" w:space="0" w:color="auto"/>
                    <w:bottom w:val="none" w:sz="0" w:space="0" w:color="auto"/>
                    <w:right w:val="none" w:sz="0" w:space="0" w:color="auto"/>
                  </w:divBdr>
                </w:div>
                <w:div w:id="758914381">
                  <w:marLeft w:val="0"/>
                  <w:marRight w:val="0"/>
                  <w:marTop w:val="0"/>
                  <w:marBottom w:val="0"/>
                  <w:divBdr>
                    <w:top w:val="none" w:sz="0" w:space="0" w:color="auto"/>
                    <w:left w:val="none" w:sz="0" w:space="0" w:color="auto"/>
                    <w:bottom w:val="none" w:sz="0" w:space="0" w:color="auto"/>
                    <w:right w:val="none" w:sz="0" w:space="0" w:color="auto"/>
                  </w:divBdr>
                </w:div>
                <w:div w:id="759371194">
                  <w:marLeft w:val="0"/>
                  <w:marRight w:val="0"/>
                  <w:marTop w:val="0"/>
                  <w:marBottom w:val="0"/>
                  <w:divBdr>
                    <w:top w:val="none" w:sz="0" w:space="0" w:color="auto"/>
                    <w:left w:val="none" w:sz="0" w:space="0" w:color="auto"/>
                    <w:bottom w:val="none" w:sz="0" w:space="0" w:color="auto"/>
                    <w:right w:val="none" w:sz="0" w:space="0" w:color="auto"/>
                  </w:divBdr>
                </w:div>
                <w:div w:id="760831224">
                  <w:marLeft w:val="0"/>
                  <w:marRight w:val="0"/>
                  <w:marTop w:val="0"/>
                  <w:marBottom w:val="0"/>
                  <w:divBdr>
                    <w:top w:val="none" w:sz="0" w:space="0" w:color="auto"/>
                    <w:left w:val="none" w:sz="0" w:space="0" w:color="auto"/>
                    <w:bottom w:val="none" w:sz="0" w:space="0" w:color="auto"/>
                    <w:right w:val="none" w:sz="0" w:space="0" w:color="auto"/>
                  </w:divBdr>
                </w:div>
                <w:div w:id="762149076">
                  <w:marLeft w:val="0"/>
                  <w:marRight w:val="0"/>
                  <w:marTop w:val="0"/>
                  <w:marBottom w:val="0"/>
                  <w:divBdr>
                    <w:top w:val="none" w:sz="0" w:space="0" w:color="auto"/>
                    <w:left w:val="none" w:sz="0" w:space="0" w:color="auto"/>
                    <w:bottom w:val="none" w:sz="0" w:space="0" w:color="auto"/>
                    <w:right w:val="none" w:sz="0" w:space="0" w:color="auto"/>
                  </w:divBdr>
                </w:div>
                <w:div w:id="762261949">
                  <w:marLeft w:val="0"/>
                  <w:marRight w:val="0"/>
                  <w:marTop w:val="0"/>
                  <w:marBottom w:val="0"/>
                  <w:divBdr>
                    <w:top w:val="none" w:sz="0" w:space="0" w:color="auto"/>
                    <w:left w:val="none" w:sz="0" w:space="0" w:color="auto"/>
                    <w:bottom w:val="none" w:sz="0" w:space="0" w:color="auto"/>
                    <w:right w:val="none" w:sz="0" w:space="0" w:color="auto"/>
                  </w:divBdr>
                </w:div>
                <w:div w:id="763111248">
                  <w:marLeft w:val="0"/>
                  <w:marRight w:val="0"/>
                  <w:marTop w:val="0"/>
                  <w:marBottom w:val="0"/>
                  <w:divBdr>
                    <w:top w:val="none" w:sz="0" w:space="0" w:color="auto"/>
                    <w:left w:val="none" w:sz="0" w:space="0" w:color="auto"/>
                    <w:bottom w:val="none" w:sz="0" w:space="0" w:color="auto"/>
                    <w:right w:val="none" w:sz="0" w:space="0" w:color="auto"/>
                  </w:divBdr>
                </w:div>
                <w:div w:id="764108270">
                  <w:marLeft w:val="0"/>
                  <w:marRight w:val="0"/>
                  <w:marTop w:val="0"/>
                  <w:marBottom w:val="0"/>
                  <w:divBdr>
                    <w:top w:val="none" w:sz="0" w:space="0" w:color="auto"/>
                    <w:left w:val="none" w:sz="0" w:space="0" w:color="auto"/>
                    <w:bottom w:val="none" w:sz="0" w:space="0" w:color="auto"/>
                    <w:right w:val="none" w:sz="0" w:space="0" w:color="auto"/>
                  </w:divBdr>
                </w:div>
                <w:div w:id="768232004">
                  <w:marLeft w:val="0"/>
                  <w:marRight w:val="0"/>
                  <w:marTop w:val="0"/>
                  <w:marBottom w:val="0"/>
                  <w:divBdr>
                    <w:top w:val="none" w:sz="0" w:space="0" w:color="auto"/>
                    <w:left w:val="none" w:sz="0" w:space="0" w:color="auto"/>
                    <w:bottom w:val="none" w:sz="0" w:space="0" w:color="auto"/>
                    <w:right w:val="none" w:sz="0" w:space="0" w:color="auto"/>
                  </w:divBdr>
                </w:div>
                <w:div w:id="768543207">
                  <w:marLeft w:val="0"/>
                  <w:marRight w:val="0"/>
                  <w:marTop w:val="0"/>
                  <w:marBottom w:val="0"/>
                  <w:divBdr>
                    <w:top w:val="none" w:sz="0" w:space="0" w:color="auto"/>
                    <w:left w:val="none" w:sz="0" w:space="0" w:color="auto"/>
                    <w:bottom w:val="none" w:sz="0" w:space="0" w:color="auto"/>
                    <w:right w:val="none" w:sz="0" w:space="0" w:color="auto"/>
                  </w:divBdr>
                </w:div>
                <w:div w:id="770902374">
                  <w:marLeft w:val="0"/>
                  <w:marRight w:val="0"/>
                  <w:marTop w:val="0"/>
                  <w:marBottom w:val="0"/>
                  <w:divBdr>
                    <w:top w:val="none" w:sz="0" w:space="0" w:color="auto"/>
                    <w:left w:val="none" w:sz="0" w:space="0" w:color="auto"/>
                    <w:bottom w:val="none" w:sz="0" w:space="0" w:color="auto"/>
                    <w:right w:val="none" w:sz="0" w:space="0" w:color="auto"/>
                  </w:divBdr>
                </w:div>
                <w:div w:id="771096860">
                  <w:marLeft w:val="0"/>
                  <w:marRight w:val="0"/>
                  <w:marTop w:val="0"/>
                  <w:marBottom w:val="0"/>
                  <w:divBdr>
                    <w:top w:val="none" w:sz="0" w:space="0" w:color="auto"/>
                    <w:left w:val="none" w:sz="0" w:space="0" w:color="auto"/>
                    <w:bottom w:val="none" w:sz="0" w:space="0" w:color="auto"/>
                    <w:right w:val="none" w:sz="0" w:space="0" w:color="auto"/>
                  </w:divBdr>
                </w:div>
                <w:div w:id="775248437">
                  <w:marLeft w:val="0"/>
                  <w:marRight w:val="0"/>
                  <w:marTop w:val="0"/>
                  <w:marBottom w:val="0"/>
                  <w:divBdr>
                    <w:top w:val="none" w:sz="0" w:space="0" w:color="auto"/>
                    <w:left w:val="none" w:sz="0" w:space="0" w:color="auto"/>
                    <w:bottom w:val="none" w:sz="0" w:space="0" w:color="auto"/>
                    <w:right w:val="none" w:sz="0" w:space="0" w:color="auto"/>
                  </w:divBdr>
                </w:div>
                <w:div w:id="775441513">
                  <w:marLeft w:val="0"/>
                  <w:marRight w:val="0"/>
                  <w:marTop w:val="0"/>
                  <w:marBottom w:val="0"/>
                  <w:divBdr>
                    <w:top w:val="none" w:sz="0" w:space="0" w:color="auto"/>
                    <w:left w:val="none" w:sz="0" w:space="0" w:color="auto"/>
                    <w:bottom w:val="none" w:sz="0" w:space="0" w:color="auto"/>
                    <w:right w:val="none" w:sz="0" w:space="0" w:color="auto"/>
                  </w:divBdr>
                </w:div>
                <w:div w:id="775636812">
                  <w:marLeft w:val="0"/>
                  <w:marRight w:val="0"/>
                  <w:marTop w:val="0"/>
                  <w:marBottom w:val="0"/>
                  <w:divBdr>
                    <w:top w:val="none" w:sz="0" w:space="0" w:color="auto"/>
                    <w:left w:val="none" w:sz="0" w:space="0" w:color="auto"/>
                    <w:bottom w:val="none" w:sz="0" w:space="0" w:color="auto"/>
                    <w:right w:val="none" w:sz="0" w:space="0" w:color="auto"/>
                  </w:divBdr>
                </w:div>
                <w:div w:id="778717085">
                  <w:marLeft w:val="0"/>
                  <w:marRight w:val="0"/>
                  <w:marTop w:val="0"/>
                  <w:marBottom w:val="0"/>
                  <w:divBdr>
                    <w:top w:val="none" w:sz="0" w:space="0" w:color="auto"/>
                    <w:left w:val="none" w:sz="0" w:space="0" w:color="auto"/>
                    <w:bottom w:val="none" w:sz="0" w:space="0" w:color="auto"/>
                    <w:right w:val="none" w:sz="0" w:space="0" w:color="auto"/>
                  </w:divBdr>
                </w:div>
                <w:div w:id="779108575">
                  <w:marLeft w:val="0"/>
                  <w:marRight w:val="0"/>
                  <w:marTop w:val="0"/>
                  <w:marBottom w:val="0"/>
                  <w:divBdr>
                    <w:top w:val="none" w:sz="0" w:space="0" w:color="auto"/>
                    <w:left w:val="none" w:sz="0" w:space="0" w:color="auto"/>
                    <w:bottom w:val="none" w:sz="0" w:space="0" w:color="auto"/>
                    <w:right w:val="none" w:sz="0" w:space="0" w:color="auto"/>
                  </w:divBdr>
                </w:div>
                <w:div w:id="781531179">
                  <w:marLeft w:val="0"/>
                  <w:marRight w:val="0"/>
                  <w:marTop w:val="0"/>
                  <w:marBottom w:val="0"/>
                  <w:divBdr>
                    <w:top w:val="none" w:sz="0" w:space="0" w:color="auto"/>
                    <w:left w:val="none" w:sz="0" w:space="0" w:color="auto"/>
                    <w:bottom w:val="none" w:sz="0" w:space="0" w:color="auto"/>
                    <w:right w:val="none" w:sz="0" w:space="0" w:color="auto"/>
                  </w:divBdr>
                </w:div>
                <w:div w:id="790444161">
                  <w:marLeft w:val="0"/>
                  <w:marRight w:val="0"/>
                  <w:marTop w:val="0"/>
                  <w:marBottom w:val="0"/>
                  <w:divBdr>
                    <w:top w:val="none" w:sz="0" w:space="0" w:color="auto"/>
                    <w:left w:val="none" w:sz="0" w:space="0" w:color="auto"/>
                    <w:bottom w:val="none" w:sz="0" w:space="0" w:color="auto"/>
                    <w:right w:val="none" w:sz="0" w:space="0" w:color="auto"/>
                  </w:divBdr>
                </w:div>
                <w:div w:id="790519817">
                  <w:marLeft w:val="0"/>
                  <w:marRight w:val="0"/>
                  <w:marTop w:val="0"/>
                  <w:marBottom w:val="0"/>
                  <w:divBdr>
                    <w:top w:val="none" w:sz="0" w:space="0" w:color="auto"/>
                    <w:left w:val="none" w:sz="0" w:space="0" w:color="auto"/>
                    <w:bottom w:val="none" w:sz="0" w:space="0" w:color="auto"/>
                    <w:right w:val="none" w:sz="0" w:space="0" w:color="auto"/>
                  </w:divBdr>
                </w:div>
                <w:div w:id="790586207">
                  <w:marLeft w:val="0"/>
                  <w:marRight w:val="0"/>
                  <w:marTop w:val="0"/>
                  <w:marBottom w:val="0"/>
                  <w:divBdr>
                    <w:top w:val="none" w:sz="0" w:space="0" w:color="auto"/>
                    <w:left w:val="none" w:sz="0" w:space="0" w:color="auto"/>
                    <w:bottom w:val="none" w:sz="0" w:space="0" w:color="auto"/>
                    <w:right w:val="none" w:sz="0" w:space="0" w:color="auto"/>
                  </w:divBdr>
                </w:div>
                <w:div w:id="791830287">
                  <w:marLeft w:val="0"/>
                  <w:marRight w:val="0"/>
                  <w:marTop w:val="0"/>
                  <w:marBottom w:val="0"/>
                  <w:divBdr>
                    <w:top w:val="none" w:sz="0" w:space="0" w:color="auto"/>
                    <w:left w:val="none" w:sz="0" w:space="0" w:color="auto"/>
                    <w:bottom w:val="none" w:sz="0" w:space="0" w:color="auto"/>
                    <w:right w:val="none" w:sz="0" w:space="0" w:color="auto"/>
                  </w:divBdr>
                </w:div>
                <w:div w:id="794368008">
                  <w:marLeft w:val="0"/>
                  <w:marRight w:val="0"/>
                  <w:marTop w:val="0"/>
                  <w:marBottom w:val="0"/>
                  <w:divBdr>
                    <w:top w:val="none" w:sz="0" w:space="0" w:color="auto"/>
                    <w:left w:val="none" w:sz="0" w:space="0" w:color="auto"/>
                    <w:bottom w:val="none" w:sz="0" w:space="0" w:color="auto"/>
                    <w:right w:val="none" w:sz="0" w:space="0" w:color="auto"/>
                  </w:divBdr>
                </w:div>
                <w:div w:id="794979439">
                  <w:marLeft w:val="0"/>
                  <w:marRight w:val="0"/>
                  <w:marTop w:val="0"/>
                  <w:marBottom w:val="0"/>
                  <w:divBdr>
                    <w:top w:val="none" w:sz="0" w:space="0" w:color="auto"/>
                    <w:left w:val="none" w:sz="0" w:space="0" w:color="auto"/>
                    <w:bottom w:val="none" w:sz="0" w:space="0" w:color="auto"/>
                    <w:right w:val="none" w:sz="0" w:space="0" w:color="auto"/>
                  </w:divBdr>
                </w:div>
                <w:div w:id="795098231">
                  <w:marLeft w:val="0"/>
                  <w:marRight w:val="0"/>
                  <w:marTop w:val="0"/>
                  <w:marBottom w:val="0"/>
                  <w:divBdr>
                    <w:top w:val="none" w:sz="0" w:space="0" w:color="auto"/>
                    <w:left w:val="none" w:sz="0" w:space="0" w:color="auto"/>
                    <w:bottom w:val="none" w:sz="0" w:space="0" w:color="auto"/>
                    <w:right w:val="none" w:sz="0" w:space="0" w:color="auto"/>
                  </w:divBdr>
                </w:div>
                <w:div w:id="795639474">
                  <w:marLeft w:val="0"/>
                  <w:marRight w:val="0"/>
                  <w:marTop w:val="0"/>
                  <w:marBottom w:val="0"/>
                  <w:divBdr>
                    <w:top w:val="none" w:sz="0" w:space="0" w:color="auto"/>
                    <w:left w:val="none" w:sz="0" w:space="0" w:color="auto"/>
                    <w:bottom w:val="none" w:sz="0" w:space="0" w:color="auto"/>
                    <w:right w:val="none" w:sz="0" w:space="0" w:color="auto"/>
                  </w:divBdr>
                </w:div>
                <w:div w:id="796066490">
                  <w:marLeft w:val="0"/>
                  <w:marRight w:val="0"/>
                  <w:marTop w:val="0"/>
                  <w:marBottom w:val="0"/>
                  <w:divBdr>
                    <w:top w:val="none" w:sz="0" w:space="0" w:color="auto"/>
                    <w:left w:val="none" w:sz="0" w:space="0" w:color="auto"/>
                    <w:bottom w:val="none" w:sz="0" w:space="0" w:color="auto"/>
                    <w:right w:val="none" w:sz="0" w:space="0" w:color="auto"/>
                  </w:divBdr>
                </w:div>
                <w:div w:id="796486428">
                  <w:marLeft w:val="0"/>
                  <w:marRight w:val="0"/>
                  <w:marTop w:val="0"/>
                  <w:marBottom w:val="0"/>
                  <w:divBdr>
                    <w:top w:val="none" w:sz="0" w:space="0" w:color="auto"/>
                    <w:left w:val="none" w:sz="0" w:space="0" w:color="auto"/>
                    <w:bottom w:val="none" w:sz="0" w:space="0" w:color="auto"/>
                    <w:right w:val="none" w:sz="0" w:space="0" w:color="auto"/>
                  </w:divBdr>
                </w:div>
                <w:div w:id="796601876">
                  <w:marLeft w:val="0"/>
                  <w:marRight w:val="0"/>
                  <w:marTop w:val="0"/>
                  <w:marBottom w:val="0"/>
                  <w:divBdr>
                    <w:top w:val="none" w:sz="0" w:space="0" w:color="auto"/>
                    <w:left w:val="none" w:sz="0" w:space="0" w:color="auto"/>
                    <w:bottom w:val="none" w:sz="0" w:space="0" w:color="auto"/>
                    <w:right w:val="none" w:sz="0" w:space="0" w:color="auto"/>
                  </w:divBdr>
                </w:div>
                <w:div w:id="798646978">
                  <w:marLeft w:val="0"/>
                  <w:marRight w:val="0"/>
                  <w:marTop w:val="0"/>
                  <w:marBottom w:val="0"/>
                  <w:divBdr>
                    <w:top w:val="none" w:sz="0" w:space="0" w:color="auto"/>
                    <w:left w:val="none" w:sz="0" w:space="0" w:color="auto"/>
                    <w:bottom w:val="none" w:sz="0" w:space="0" w:color="auto"/>
                    <w:right w:val="none" w:sz="0" w:space="0" w:color="auto"/>
                  </w:divBdr>
                </w:div>
                <w:div w:id="799956727">
                  <w:marLeft w:val="0"/>
                  <w:marRight w:val="0"/>
                  <w:marTop w:val="0"/>
                  <w:marBottom w:val="0"/>
                  <w:divBdr>
                    <w:top w:val="none" w:sz="0" w:space="0" w:color="auto"/>
                    <w:left w:val="none" w:sz="0" w:space="0" w:color="auto"/>
                    <w:bottom w:val="none" w:sz="0" w:space="0" w:color="auto"/>
                    <w:right w:val="none" w:sz="0" w:space="0" w:color="auto"/>
                  </w:divBdr>
                </w:div>
                <w:div w:id="800344371">
                  <w:marLeft w:val="0"/>
                  <w:marRight w:val="0"/>
                  <w:marTop w:val="0"/>
                  <w:marBottom w:val="0"/>
                  <w:divBdr>
                    <w:top w:val="none" w:sz="0" w:space="0" w:color="auto"/>
                    <w:left w:val="none" w:sz="0" w:space="0" w:color="auto"/>
                    <w:bottom w:val="none" w:sz="0" w:space="0" w:color="auto"/>
                    <w:right w:val="none" w:sz="0" w:space="0" w:color="auto"/>
                  </w:divBdr>
                </w:div>
                <w:div w:id="801267900">
                  <w:marLeft w:val="0"/>
                  <w:marRight w:val="0"/>
                  <w:marTop w:val="0"/>
                  <w:marBottom w:val="0"/>
                  <w:divBdr>
                    <w:top w:val="none" w:sz="0" w:space="0" w:color="auto"/>
                    <w:left w:val="none" w:sz="0" w:space="0" w:color="auto"/>
                    <w:bottom w:val="none" w:sz="0" w:space="0" w:color="auto"/>
                    <w:right w:val="none" w:sz="0" w:space="0" w:color="auto"/>
                  </w:divBdr>
                </w:div>
                <w:div w:id="804080273">
                  <w:marLeft w:val="0"/>
                  <w:marRight w:val="0"/>
                  <w:marTop w:val="0"/>
                  <w:marBottom w:val="0"/>
                  <w:divBdr>
                    <w:top w:val="none" w:sz="0" w:space="0" w:color="auto"/>
                    <w:left w:val="none" w:sz="0" w:space="0" w:color="auto"/>
                    <w:bottom w:val="none" w:sz="0" w:space="0" w:color="auto"/>
                    <w:right w:val="none" w:sz="0" w:space="0" w:color="auto"/>
                  </w:divBdr>
                </w:div>
                <w:div w:id="806169357">
                  <w:marLeft w:val="0"/>
                  <w:marRight w:val="0"/>
                  <w:marTop w:val="0"/>
                  <w:marBottom w:val="0"/>
                  <w:divBdr>
                    <w:top w:val="none" w:sz="0" w:space="0" w:color="auto"/>
                    <w:left w:val="none" w:sz="0" w:space="0" w:color="auto"/>
                    <w:bottom w:val="none" w:sz="0" w:space="0" w:color="auto"/>
                    <w:right w:val="none" w:sz="0" w:space="0" w:color="auto"/>
                  </w:divBdr>
                </w:div>
                <w:div w:id="806243062">
                  <w:marLeft w:val="0"/>
                  <w:marRight w:val="0"/>
                  <w:marTop w:val="0"/>
                  <w:marBottom w:val="0"/>
                  <w:divBdr>
                    <w:top w:val="none" w:sz="0" w:space="0" w:color="auto"/>
                    <w:left w:val="none" w:sz="0" w:space="0" w:color="auto"/>
                    <w:bottom w:val="none" w:sz="0" w:space="0" w:color="auto"/>
                    <w:right w:val="none" w:sz="0" w:space="0" w:color="auto"/>
                  </w:divBdr>
                </w:div>
                <w:div w:id="807821984">
                  <w:marLeft w:val="0"/>
                  <w:marRight w:val="0"/>
                  <w:marTop w:val="0"/>
                  <w:marBottom w:val="0"/>
                  <w:divBdr>
                    <w:top w:val="none" w:sz="0" w:space="0" w:color="auto"/>
                    <w:left w:val="none" w:sz="0" w:space="0" w:color="auto"/>
                    <w:bottom w:val="none" w:sz="0" w:space="0" w:color="auto"/>
                    <w:right w:val="none" w:sz="0" w:space="0" w:color="auto"/>
                  </w:divBdr>
                </w:div>
                <w:div w:id="808088185">
                  <w:marLeft w:val="0"/>
                  <w:marRight w:val="0"/>
                  <w:marTop w:val="0"/>
                  <w:marBottom w:val="0"/>
                  <w:divBdr>
                    <w:top w:val="none" w:sz="0" w:space="0" w:color="auto"/>
                    <w:left w:val="none" w:sz="0" w:space="0" w:color="auto"/>
                    <w:bottom w:val="none" w:sz="0" w:space="0" w:color="auto"/>
                    <w:right w:val="none" w:sz="0" w:space="0" w:color="auto"/>
                  </w:divBdr>
                </w:div>
                <w:div w:id="808206224">
                  <w:marLeft w:val="0"/>
                  <w:marRight w:val="0"/>
                  <w:marTop w:val="0"/>
                  <w:marBottom w:val="0"/>
                  <w:divBdr>
                    <w:top w:val="none" w:sz="0" w:space="0" w:color="auto"/>
                    <w:left w:val="none" w:sz="0" w:space="0" w:color="auto"/>
                    <w:bottom w:val="none" w:sz="0" w:space="0" w:color="auto"/>
                    <w:right w:val="none" w:sz="0" w:space="0" w:color="auto"/>
                  </w:divBdr>
                </w:div>
                <w:div w:id="809437960">
                  <w:marLeft w:val="0"/>
                  <w:marRight w:val="0"/>
                  <w:marTop w:val="0"/>
                  <w:marBottom w:val="0"/>
                  <w:divBdr>
                    <w:top w:val="none" w:sz="0" w:space="0" w:color="auto"/>
                    <w:left w:val="none" w:sz="0" w:space="0" w:color="auto"/>
                    <w:bottom w:val="none" w:sz="0" w:space="0" w:color="auto"/>
                    <w:right w:val="none" w:sz="0" w:space="0" w:color="auto"/>
                  </w:divBdr>
                </w:div>
                <w:div w:id="809443297">
                  <w:marLeft w:val="0"/>
                  <w:marRight w:val="0"/>
                  <w:marTop w:val="0"/>
                  <w:marBottom w:val="0"/>
                  <w:divBdr>
                    <w:top w:val="none" w:sz="0" w:space="0" w:color="auto"/>
                    <w:left w:val="none" w:sz="0" w:space="0" w:color="auto"/>
                    <w:bottom w:val="none" w:sz="0" w:space="0" w:color="auto"/>
                    <w:right w:val="none" w:sz="0" w:space="0" w:color="auto"/>
                  </w:divBdr>
                </w:div>
                <w:div w:id="810057677">
                  <w:marLeft w:val="0"/>
                  <w:marRight w:val="0"/>
                  <w:marTop w:val="0"/>
                  <w:marBottom w:val="0"/>
                  <w:divBdr>
                    <w:top w:val="none" w:sz="0" w:space="0" w:color="auto"/>
                    <w:left w:val="none" w:sz="0" w:space="0" w:color="auto"/>
                    <w:bottom w:val="none" w:sz="0" w:space="0" w:color="auto"/>
                    <w:right w:val="none" w:sz="0" w:space="0" w:color="auto"/>
                  </w:divBdr>
                </w:div>
                <w:div w:id="810173447">
                  <w:marLeft w:val="0"/>
                  <w:marRight w:val="0"/>
                  <w:marTop w:val="0"/>
                  <w:marBottom w:val="0"/>
                  <w:divBdr>
                    <w:top w:val="none" w:sz="0" w:space="0" w:color="auto"/>
                    <w:left w:val="none" w:sz="0" w:space="0" w:color="auto"/>
                    <w:bottom w:val="none" w:sz="0" w:space="0" w:color="auto"/>
                    <w:right w:val="none" w:sz="0" w:space="0" w:color="auto"/>
                  </w:divBdr>
                </w:div>
                <w:div w:id="810250037">
                  <w:marLeft w:val="0"/>
                  <w:marRight w:val="0"/>
                  <w:marTop w:val="0"/>
                  <w:marBottom w:val="0"/>
                  <w:divBdr>
                    <w:top w:val="none" w:sz="0" w:space="0" w:color="auto"/>
                    <w:left w:val="none" w:sz="0" w:space="0" w:color="auto"/>
                    <w:bottom w:val="none" w:sz="0" w:space="0" w:color="auto"/>
                    <w:right w:val="none" w:sz="0" w:space="0" w:color="auto"/>
                  </w:divBdr>
                </w:div>
                <w:div w:id="812410964">
                  <w:marLeft w:val="0"/>
                  <w:marRight w:val="0"/>
                  <w:marTop w:val="0"/>
                  <w:marBottom w:val="0"/>
                  <w:divBdr>
                    <w:top w:val="none" w:sz="0" w:space="0" w:color="auto"/>
                    <w:left w:val="none" w:sz="0" w:space="0" w:color="auto"/>
                    <w:bottom w:val="none" w:sz="0" w:space="0" w:color="auto"/>
                    <w:right w:val="none" w:sz="0" w:space="0" w:color="auto"/>
                  </w:divBdr>
                </w:div>
                <w:div w:id="812675090">
                  <w:marLeft w:val="0"/>
                  <w:marRight w:val="0"/>
                  <w:marTop w:val="0"/>
                  <w:marBottom w:val="0"/>
                  <w:divBdr>
                    <w:top w:val="none" w:sz="0" w:space="0" w:color="auto"/>
                    <w:left w:val="none" w:sz="0" w:space="0" w:color="auto"/>
                    <w:bottom w:val="none" w:sz="0" w:space="0" w:color="auto"/>
                    <w:right w:val="none" w:sz="0" w:space="0" w:color="auto"/>
                  </w:divBdr>
                </w:div>
                <w:div w:id="815026625">
                  <w:marLeft w:val="0"/>
                  <w:marRight w:val="0"/>
                  <w:marTop w:val="0"/>
                  <w:marBottom w:val="0"/>
                  <w:divBdr>
                    <w:top w:val="none" w:sz="0" w:space="0" w:color="auto"/>
                    <w:left w:val="none" w:sz="0" w:space="0" w:color="auto"/>
                    <w:bottom w:val="none" w:sz="0" w:space="0" w:color="auto"/>
                    <w:right w:val="none" w:sz="0" w:space="0" w:color="auto"/>
                  </w:divBdr>
                </w:div>
                <w:div w:id="817920183">
                  <w:marLeft w:val="0"/>
                  <w:marRight w:val="0"/>
                  <w:marTop w:val="0"/>
                  <w:marBottom w:val="0"/>
                  <w:divBdr>
                    <w:top w:val="none" w:sz="0" w:space="0" w:color="auto"/>
                    <w:left w:val="none" w:sz="0" w:space="0" w:color="auto"/>
                    <w:bottom w:val="none" w:sz="0" w:space="0" w:color="auto"/>
                    <w:right w:val="none" w:sz="0" w:space="0" w:color="auto"/>
                  </w:divBdr>
                </w:div>
                <w:div w:id="817956767">
                  <w:marLeft w:val="0"/>
                  <w:marRight w:val="0"/>
                  <w:marTop w:val="0"/>
                  <w:marBottom w:val="0"/>
                  <w:divBdr>
                    <w:top w:val="none" w:sz="0" w:space="0" w:color="auto"/>
                    <w:left w:val="none" w:sz="0" w:space="0" w:color="auto"/>
                    <w:bottom w:val="none" w:sz="0" w:space="0" w:color="auto"/>
                    <w:right w:val="none" w:sz="0" w:space="0" w:color="auto"/>
                  </w:divBdr>
                </w:div>
                <w:div w:id="817961169">
                  <w:marLeft w:val="0"/>
                  <w:marRight w:val="0"/>
                  <w:marTop w:val="0"/>
                  <w:marBottom w:val="0"/>
                  <w:divBdr>
                    <w:top w:val="none" w:sz="0" w:space="0" w:color="auto"/>
                    <w:left w:val="none" w:sz="0" w:space="0" w:color="auto"/>
                    <w:bottom w:val="none" w:sz="0" w:space="0" w:color="auto"/>
                    <w:right w:val="none" w:sz="0" w:space="0" w:color="auto"/>
                  </w:divBdr>
                </w:div>
                <w:div w:id="819231337">
                  <w:marLeft w:val="0"/>
                  <w:marRight w:val="0"/>
                  <w:marTop w:val="0"/>
                  <w:marBottom w:val="0"/>
                  <w:divBdr>
                    <w:top w:val="none" w:sz="0" w:space="0" w:color="auto"/>
                    <w:left w:val="none" w:sz="0" w:space="0" w:color="auto"/>
                    <w:bottom w:val="none" w:sz="0" w:space="0" w:color="auto"/>
                    <w:right w:val="none" w:sz="0" w:space="0" w:color="auto"/>
                  </w:divBdr>
                </w:div>
                <w:div w:id="820272214">
                  <w:marLeft w:val="0"/>
                  <w:marRight w:val="0"/>
                  <w:marTop w:val="0"/>
                  <w:marBottom w:val="0"/>
                  <w:divBdr>
                    <w:top w:val="none" w:sz="0" w:space="0" w:color="auto"/>
                    <w:left w:val="none" w:sz="0" w:space="0" w:color="auto"/>
                    <w:bottom w:val="none" w:sz="0" w:space="0" w:color="auto"/>
                    <w:right w:val="none" w:sz="0" w:space="0" w:color="auto"/>
                  </w:divBdr>
                </w:div>
                <w:div w:id="822089797">
                  <w:marLeft w:val="0"/>
                  <w:marRight w:val="0"/>
                  <w:marTop w:val="0"/>
                  <w:marBottom w:val="0"/>
                  <w:divBdr>
                    <w:top w:val="none" w:sz="0" w:space="0" w:color="auto"/>
                    <w:left w:val="none" w:sz="0" w:space="0" w:color="auto"/>
                    <w:bottom w:val="none" w:sz="0" w:space="0" w:color="auto"/>
                    <w:right w:val="none" w:sz="0" w:space="0" w:color="auto"/>
                  </w:divBdr>
                </w:div>
                <w:div w:id="822815712">
                  <w:marLeft w:val="0"/>
                  <w:marRight w:val="0"/>
                  <w:marTop w:val="0"/>
                  <w:marBottom w:val="0"/>
                  <w:divBdr>
                    <w:top w:val="none" w:sz="0" w:space="0" w:color="auto"/>
                    <w:left w:val="none" w:sz="0" w:space="0" w:color="auto"/>
                    <w:bottom w:val="none" w:sz="0" w:space="0" w:color="auto"/>
                    <w:right w:val="none" w:sz="0" w:space="0" w:color="auto"/>
                  </w:divBdr>
                </w:div>
                <w:div w:id="825322459">
                  <w:marLeft w:val="0"/>
                  <w:marRight w:val="0"/>
                  <w:marTop w:val="0"/>
                  <w:marBottom w:val="0"/>
                  <w:divBdr>
                    <w:top w:val="none" w:sz="0" w:space="0" w:color="auto"/>
                    <w:left w:val="none" w:sz="0" w:space="0" w:color="auto"/>
                    <w:bottom w:val="none" w:sz="0" w:space="0" w:color="auto"/>
                    <w:right w:val="none" w:sz="0" w:space="0" w:color="auto"/>
                  </w:divBdr>
                </w:div>
                <w:div w:id="826481985">
                  <w:marLeft w:val="0"/>
                  <w:marRight w:val="0"/>
                  <w:marTop w:val="0"/>
                  <w:marBottom w:val="0"/>
                  <w:divBdr>
                    <w:top w:val="none" w:sz="0" w:space="0" w:color="auto"/>
                    <w:left w:val="none" w:sz="0" w:space="0" w:color="auto"/>
                    <w:bottom w:val="none" w:sz="0" w:space="0" w:color="auto"/>
                    <w:right w:val="none" w:sz="0" w:space="0" w:color="auto"/>
                  </w:divBdr>
                </w:div>
                <w:div w:id="827402541">
                  <w:marLeft w:val="0"/>
                  <w:marRight w:val="0"/>
                  <w:marTop w:val="0"/>
                  <w:marBottom w:val="0"/>
                  <w:divBdr>
                    <w:top w:val="none" w:sz="0" w:space="0" w:color="auto"/>
                    <w:left w:val="none" w:sz="0" w:space="0" w:color="auto"/>
                    <w:bottom w:val="none" w:sz="0" w:space="0" w:color="auto"/>
                    <w:right w:val="none" w:sz="0" w:space="0" w:color="auto"/>
                  </w:divBdr>
                </w:div>
                <w:div w:id="829448827">
                  <w:marLeft w:val="0"/>
                  <w:marRight w:val="0"/>
                  <w:marTop w:val="0"/>
                  <w:marBottom w:val="0"/>
                  <w:divBdr>
                    <w:top w:val="none" w:sz="0" w:space="0" w:color="auto"/>
                    <w:left w:val="none" w:sz="0" w:space="0" w:color="auto"/>
                    <w:bottom w:val="none" w:sz="0" w:space="0" w:color="auto"/>
                    <w:right w:val="none" w:sz="0" w:space="0" w:color="auto"/>
                  </w:divBdr>
                </w:div>
                <w:div w:id="830876582">
                  <w:marLeft w:val="0"/>
                  <w:marRight w:val="0"/>
                  <w:marTop w:val="0"/>
                  <w:marBottom w:val="0"/>
                  <w:divBdr>
                    <w:top w:val="none" w:sz="0" w:space="0" w:color="auto"/>
                    <w:left w:val="none" w:sz="0" w:space="0" w:color="auto"/>
                    <w:bottom w:val="none" w:sz="0" w:space="0" w:color="auto"/>
                    <w:right w:val="none" w:sz="0" w:space="0" w:color="auto"/>
                  </w:divBdr>
                </w:div>
                <w:div w:id="831530781">
                  <w:marLeft w:val="0"/>
                  <w:marRight w:val="0"/>
                  <w:marTop w:val="0"/>
                  <w:marBottom w:val="0"/>
                  <w:divBdr>
                    <w:top w:val="none" w:sz="0" w:space="0" w:color="auto"/>
                    <w:left w:val="none" w:sz="0" w:space="0" w:color="auto"/>
                    <w:bottom w:val="none" w:sz="0" w:space="0" w:color="auto"/>
                    <w:right w:val="none" w:sz="0" w:space="0" w:color="auto"/>
                  </w:divBdr>
                </w:div>
                <w:div w:id="831681225">
                  <w:marLeft w:val="0"/>
                  <w:marRight w:val="0"/>
                  <w:marTop w:val="0"/>
                  <w:marBottom w:val="0"/>
                  <w:divBdr>
                    <w:top w:val="none" w:sz="0" w:space="0" w:color="auto"/>
                    <w:left w:val="none" w:sz="0" w:space="0" w:color="auto"/>
                    <w:bottom w:val="none" w:sz="0" w:space="0" w:color="auto"/>
                    <w:right w:val="none" w:sz="0" w:space="0" w:color="auto"/>
                  </w:divBdr>
                </w:div>
                <w:div w:id="831872726">
                  <w:marLeft w:val="0"/>
                  <w:marRight w:val="0"/>
                  <w:marTop w:val="0"/>
                  <w:marBottom w:val="0"/>
                  <w:divBdr>
                    <w:top w:val="none" w:sz="0" w:space="0" w:color="auto"/>
                    <w:left w:val="none" w:sz="0" w:space="0" w:color="auto"/>
                    <w:bottom w:val="none" w:sz="0" w:space="0" w:color="auto"/>
                    <w:right w:val="none" w:sz="0" w:space="0" w:color="auto"/>
                  </w:divBdr>
                </w:div>
                <w:div w:id="832570612">
                  <w:marLeft w:val="0"/>
                  <w:marRight w:val="0"/>
                  <w:marTop w:val="0"/>
                  <w:marBottom w:val="0"/>
                  <w:divBdr>
                    <w:top w:val="none" w:sz="0" w:space="0" w:color="auto"/>
                    <w:left w:val="none" w:sz="0" w:space="0" w:color="auto"/>
                    <w:bottom w:val="none" w:sz="0" w:space="0" w:color="auto"/>
                    <w:right w:val="none" w:sz="0" w:space="0" w:color="auto"/>
                  </w:divBdr>
                </w:div>
                <w:div w:id="833229911">
                  <w:marLeft w:val="0"/>
                  <w:marRight w:val="0"/>
                  <w:marTop w:val="0"/>
                  <w:marBottom w:val="0"/>
                  <w:divBdr>
                    <w:top w:val="none" w:sz="0" w:space="0" w:color="auto"/>
                    <w:left w:val="none" w:sz="0" w:space="0" w:color="auto"/>
                    <w:bottom w:val="none" w:sz="0" w:space="0" w:color="auto"/>
                    <w:right w:val="none" w:sz="0" w:space="0" w:color="auto"/>
                  </w:divBdr>
                </w:div>
                <w:div w:id="833763624">
                  <w:marLeft w:val="0"/>
                  <w:marRight w:val="0"/>
                  <w:marTop w:val="0"/>
                  <w:marBottom w:val="0"/>
                  <w:divBdr>
                    <w:top w:val="none" w:sz="0" w:space="0" w:color="auto"/>
                    <w:left w:val="none" w:sz="0" w:space="0" w:color="auto"/>
                    <w:bottom w:val="none" w:sz="0" w:space="0" w:color="auto"/>
                    <w:right w:val="none" w:sz="0" w:space="0" w:color="auto"/>
                  </w:divBdr>
                </w:div>
                <w:div w:id="834226356">
                  <w:marLeft w:val="0"/>
                  <w:marRight w:val="0"/>
                  <w:marTop w:val="0"/>
                  <w:marBottom w:val="0"/>
                  <w:divBdr>
                    <w:top w:val="none" w:sz="0" w:space="0" w:color="auto"/>
                    <w:left w:val="none" w:sz="0" w:space="0" w:color="auto"/>
                    <w:bottom w:val="none" w:sz="0" w:space="0" w:color="auto"/>
                    <w:right w:val="none" w:sz="0" w:space="0" w:color="auto"/>
                  </w:divBdr>
                </w:div>
                <w:div w:id="835807101">
                  <w:marLeft w:val="0"/>
                  <w:marRight w:val="0"/>
                  <w:marTop w:val="0"/>
                  <w:marBottom w:val="0"/>
                  <w:divBdr>
                    <w:top w:val="none" w:sz="0" w:space="0" w:color="auto"/>
                    <w:left w:val="none" w:sz="0" w:space="0" w:color="auto"/>
                    <w:bottom w:val="none" w:sz="0" w:space="0" w:color="auto"/>
                    <w:right w:val="none" w:sz="0" w:space="0" w:color="auto"/>
                  </w:divBdr>
                </w:div>
                <w:div w:id="836924324">
                  <w:marLeft w:val="0"/>
                  <w:marRight w:val="0"/>
                  <w:marTop w:val="0"/>
                  <w:marBottom w:val="0"/>
                  <w:divBdr>
                    <w:top w:val="none" w:sz="0" w:space="0" w:color="auto"/>
                    <w:left w:val="none" w:sz="0" w:space="0" w:color="auto"/>
                    <w:bottom w:val="none" w:sz="0" w:space="0" w:color="auto"/>
                    <w:right w:val="none" w:sz="0" w:space="0" w:color="auto"/>
                  </w:divBdr>
                </w:div>
                <w:div w:id="836924564">
                  <w:marLeft w:val="0"/>
                  <w:marRight w:val="0"/>
                  <w:marTop w:val="0"/>
                  <w:marBottom w:val="0"/>
                  <w:divBdr>
                    <w:top w:val="none" w:sz="0" w:space="0" w:color="auto"/>
                    <w:left w:val="none" w:sz="0" w:space="0" w:color="auto"/>
                    <w:bottom w:val="none" w:sz="0" w:space="0" w:color="auto"/>
                    <w:right w:val="none" w:sz="0" w:space="0" w:color="auto"/>
                  </w:divBdr>
                </w:div>
                <w:div w:id="840196185">
                  <w:marLeft w:val="0"/>
                  <w:marRight w:val="0"/>
                  <w:marTop w:val="0"/>
                  <w:marBottom w:val="0"/>
                  <w:divBdr>
                    <w:top w:val="none" w:sz="0" w:space="0" w:color="auto"/>
                    <w:left w:val="none" w:sz="0" w:space="0" w:color="auto"/>
                    <w:bottom w:val="none" w:sz="0" w:space="0" w:color="auto"/>
                    <w:right w:val="none" w:sz="0" w:space="0" w:color="auto"/>
                  </w:divBdr>
                </w:div>
                <w:div w:id="840583597">
                  <w:marLeft w:val="0"/>
                  <w:marRight w:val="0"/>
                  <w:marTop w:val="0"/>
                  <w:marBottom w:val="0"/>
                  <w:divBdr>
                    <w:top w:val="none" w:sz="0" w:space="0" w:color="auto"/>
                    <w:left w:val="none" w:sz="0" w:space="0" w:color="auto"/>
                    <w:bottom w:val="none" w:sz="0" w:space="0" w:color="auto"/>
                    <w:right w:val="none" w:sz="0" w:space="0" w:color="auto"/>
                  </w:divBdr>
                </w:div>
                <w:div w:id="841243987">
                  <w:marLeft w:val="0"/>
                  <w:marRight w:val="0"/>
                  <w:marTop w:val="0"/>
                  <w:marBottom w:val="0"/>
                  <w:divBdr>
                    <w:top w:val="none" w:sz="0" w:space="0" w:color="auto"/>
                    <w:left w:val="none" w:sz="0" w:space="0" w:color="auto"/>
                    <w:bottom w:val="none" w:sz="0" w:space="0" w:color="auto"/>
                    <w:right w:val="none" w:sz="0" w:space="0" w:color="auto"/>
                  </w:divBdr>
                </w:div>
                <w:div w:id="841357307">
                  <w:marLeft w:val="0"/>
                  <w:marRight w:val="0"/>
                  <w:marTop w:val="0"/>
                  <w:marBottom w:val="0"/>
                  <w:divBdr>
                    <w:top w:val="none" w:sz="0" w:space="0" w:color="auto"/>
                    <w:left w:val="none" w:sz="0" w:space="0" w:color="auto"/>
                    <w:bottom w:val="none" w:sz="0" w:space="0" w:color="auto"/>
                    <w:right w:val="none" w:sz="0" w:space="0" w:color="auto"/>
                  </w:divBdr>
                </w:div>
                <w:div w:id="841899308">
                  <w:marLeft w:val="0"/>
                  <w:marRight w:val="0"/>
                  <w:marTop w:val="0"/>
                  <w:marBottom w:val="0"/>
                  <w:divBdr>
                    <w:top w:val="none" w:sz="0" w:space="0" w:color="auto"/>
                    <w:left w:val="none" w:sz="0" w:space="0" w:color="auto"/>
                    <w:bottom w:val="none" w:sz="0" w:space="0" w:color="auto"/>
                    <w:right w:val="none" w:sz="0" w:space="0" w:color="auto"/>
                  </w:divBdr>
                </w:div>
                <w:div w:id="842547655">
                  <w:marLeft w:val="0"/>
                  <w:marRight w:val="0"/>
                  <w:marTop w:val="0"/>
                  <w:marBottom w:val="0"/>
                  <w:divBdr>
                    <w:top w:val="none" w:sz="0" w:space="0" w:color="auto"/>
                    <w:left w:val="none" w:sz="0" w:space="0" w:color="auto"/>
                    <w:bottom w:val="none" w:sz="0" w:space="0" w:color="auto"/>
                    <w:right w:val="none" w:sz="0" w:space="0" w:color="auto"/>
                  </w:divBdr>
                </w:div>
                <w:div w:id="842627105">
                  <w:marLeft w:val="0"/>
                  <w:marRight w:val="0"/>
                  <w:marTop w:val="0"/>
                  <w:marBottom w:val="0"/>
                  <w:divBdr>
                    <w:top w:val="none" w:sz="0" w:space="0" w:color="auto"/>
                    <w:left w:val="none" w:sz="0" w:space="0" w:color="auto"/>
                    <w:bottom w:val="none" w:sz="0" w:space="0" w:color="auto"/>
                    <w:right w:val="none" w:sz="0" w:space="0" w:color="auto"/>
                  </w:divBdr>
                </w:div>
                <w:div w:id="843281078">
                  <w:marLeft w:val="0"/>
                  <w:marRight w:val="0"/>
                  <w:marTop w:val="0"/>
                  <w:marBottom w:val="0"/>
                  <w:divBdr>
                    <w:top w:val="none" w:sz="0" w:space="0" w:color="auto"/>
                    <w:left w:val="none" w:sz="0" w:space="0" w:color="auto"/>
                    <w:bottom w:val="none" w:sz="0" w:space="0" w:color="auto"/>
                    <w:right w:val="none" w:sz="0" w:space="0" w:color="auto"/>
                  </w:divBdr>
                </w:div>
                <w:div w:id="843980275">
                  <w:marLeft w:val="0"/>
                  <w:marRight w:val="0"/>
                  <w:marTop w:val="0"/>
                  <w:marBottom w:val="0"/>
                  <w:divBdr>
                    <w:top w:val="none" w:sz="0" w:space="0" w:color="auto"/>
                    <w:left w:val="none" w:sz="0" w:space="0" w:color="auto"/>
                    <w:bottom w:val="none" w:sz="0" w:space="0" w:color="auto"/>
                    <w:right w:val="none" w:sz="0" w:space="0" w:color="auto"/>
                  </w:divBdr>
                </w:div>
                <w:div w:id="844247133">
                  <w:marLeft w:val="0"/>
                  <w:marRight w:val="0"/>
                  <w:marTop w:val="0"/>
                  <w:marBottom w:val="0"/>
                  <w:divBdr>
                    <w:top w:val="none" w:sz="0" w:space="0" w:color="auto"/>
                    <w:left w:val="none" w:sz="0" w:space="0" w:color="auto"/>
                    <w:bottom w:val="none" w:sz="0" w:space="0" w:color="auto"/>
                    <w:right w:val="none" w:sz="0" w:space="0" w:color="auto"/>
                  </w:divBdr>
                </w:div>
                <w:div w:id="844705265">
                  <w:marLeft w:val="0"/>
                  <w:marRight w:val="0"/>
                  <w:marTop w:val="0"/>
                  <w:marBottom w:val="0"/>
                  <w:divBdr>
                    <w:top w:val="none" w:sz="0" w:space="0" w:color="auto"/>
                    <w:left w:val="none" w:sz="0" w:space="0" w:color="auto"/>
                    <w:bottom w:val="none" w:sz="0" w:space="0" w:color="auto"/>
                    <w:right w:val="none" w:sz="0" w:space="0" w:color="auto"/>
                  </w:divBdr>
                </w:div>
                <w:div w:id="845095442">
                  <w:marLeft w:val="0"/>
                  <w:marRight w:val="0"/>
                  <w:marTop w:val="0"/>
                  <w:marBottom w:val="0"/>
                  <w:divBdr>
                    <w:top w:val="none" w:sz="0" w:space="0" w:color="auto"/>
                    <w:left w:val="none" w:sz="0" w:space="0" w:color="auto"/>
                    <w:bottom w:val="none" w:sz="0" w:space="0" w:color="auto"/>
                    <w:right w:val="none" w:sz="0" w:space="0" w:color="auto"/>
                  </w:divBdr>
                </w:div>
                <w:div w:id="846095795">
                  <w:marLeft w:val="0"/>
                  <w:marRight w:val="0"/>
                  <w:marTop w:val="0"/>
                  <w:marBottom w:val="0"/>
                  <w:divBdr>
                    <w:top w:val="none" w:sz="0" w:space="0" w:color="auto"/>
                    <w:left w:val="none" w:sz="0" w:space="0" w:color="auto"/>
                    <w:bottom w:val="none" w:sz="0" w:space="0" w:color="auto"/>
                    <w:right w:val="none" w:sz="0" w:space="0" w:color="auto"/>
                  </w:divBdr>
                </w:div>
                <w:div w:id="847594289">
                  <w:marLeft w:val="0"/>
                  <w:marRight w:val="0"/>
                  <w:marTop w:val="0"/>
                  <w:marBottom w:val="0"/>
                  <w:divBdr>
                    <w:top w:val="none" w:sz="0" w:space="0" w:color="auto"/>
                    <w:left w:val="none" w:sz="0" w:space="0" w:color="auto"/>
                    <w:bottom w:val="none" w:sz="0" w:space="0" w:color="auto"/>
                    <w:right w:val="none" w:sz="0" w:space="0" w:color="auto"/>
                  </w:divBdr>
                </w:div>
                <w:div w:id="847601870">
                  <w:marLeft w:val="0"/>
                  <w:marRight w:val="0"/>
                  <w:marTop w:val="0"/>
                  <w:marBottom w:val="0"/>
                  <w:divBdr>
                    <w:top w:val="none" w:sz="0" w:space="0" w:color="auto"/>
                    <w:left w:val="none" w:sz="0" w:space="0" w:color="auto"/>
                    <w:bottom w:val="none" w:sz="0" w:space="0" w:color="auto"/>
                    <w:right w:val="none" w:sz="0" w:space="0" w:color="auto"/>
                  </w:divBdr>
                </w:div>
                <w:div w:id="850294208">
                  <w:marLeft w:val="0"/>
                  <w:marRight w:val="0"/>
                  <w:marTop w:val="0"/>
                  <w:marBottom w:val="0"/>
                  <w:divBdr>
                    <w:top w:val="none" w:sz="0" w:space="0" w:color="auto"/>
                    <w:left w:val="none" w:sz="0" w:space="0" w:color="auto"/>
                    <w:bottom w:val="none" w:sz="0" w:space="0" w:color="auto"/>
                    <w:right w:val="none" w:sz="0" w:space="0" w:color="auto"/>
                  </w:divBdr>
                </w:div>
                <w:div w:id="850753445">
                  <w:marLeft w:val="0"/>
                  <w:marRight w:val="0"/>
                  <w:marTop w:val="0"/>
                  <w:marBottom w:val="0"/>
                  <w:divBdr>
                    <w:top w:val="none" w:sz="0" w:space="0" w:color="auto"/>
                    <w:left w:val="none" w:sz="0" w:space="0" w:color="auto"/>
                    <w:bottom w:val="none" w:sz="0" w:space="0" w:color="auto"/>
                    <w:right w:val="none" w:sz="0" w:space="0" w:color="auto"/>
                  </w:divBdr>
                </w:div>
                <w:div w:id="852377808">
                  <w:marLeft w:val="0"/>
                  <w:marRight w:val="0"/>
                  <w:marTop w:val="0"/>
                  <w:marBottom w:val="0"/>
                  <w:divBdr>
                    <w:top w:val="none" w:sz="0" w:space="0" w:color="auto"/>
                    <w:left w:val="none" w:sz="0" w:space="0" w:color="auto"/>
                    <w:bottom w:val="none" w:sz="0" w:space="0" w:color="auto"/>
                    <w:right w:val="none" w:sz="0" w:space="0" w:color="auto"/>
                  </w:divBdr>
                </w:div>
                <w:div w:id="853150268">
                  <w:marLeft w:val="0"/>
                  <w:marRight w:val="0"/>
                  <w:marTop w:val="0"/>
                  <w:marBottom w:val="0"/>
                  <w:divBdr>
                    <w:top w:val="none" w:sz="0" w:space="0" w:color="auto"/>
                    <w:left w:val="none" w:sz="0" w:space="0" w:color="auto"/>
                    <w:bottom w:val="none" w:sz="0" w:space="0" w:color="auto"/>
                    <w:right w:val="none" w:sz="0" w:space="0" w:color="auto"/>
                  </w:divBdr>
                </w:div>
                <w:div w:id="855194101">
                  <w:marLeft w:val="0"/>
                  <w:marRight w:val="0"/>
                  <w:marTop w:val="0"/>
                  <w:marBottom w:val="0"/>
                  <w:divBdr>
                    <w:top w:val="none" w:sz="0" w:space="0" w:color="auto"/>
                    <w:left w:val="none" w:sz="0" w:space="0" w:color="auto"/>
                    <w:bottom w:val="none" w:sz="0" w:space="0" w:color="auto"/>
                    <w:right w:val="none" w:sz="0" w:space="0" w:color="auto"/>
                  </w:divBdr>
                </w:div>
                <w:div w:id="855458794">
                  <w:marLeft w:val="0"/>
                  <w:marRight w:val="0"/>
                  <w:marTop w:val="0"/>
                  <w:marBottom w:val="0"/>
                  <w:divBdr>
                    <w:top w:val="none" w:sz="0" w:space="0" w:color="auto"/>
                    <w:left w:val="none" w:sz="0" w:space="0" w:color="auto"/>
                    <w:bottom w:val="none" w:sz="0" w:space="0" w:color="auto"/>
                    <w:right w:val="none" w:sz="0" w:space="0" w:color="auto"/>
                  </w:divBdr>
                </w:div>
                <w:div w:id="855801777">
                  <w:marLeft w:val="0"/>
                  <w:marRight w:val="0"/>
                  <w:marTop w:val="0"/>
                  <w:marBottom w:val="0"/>
                  <w:divBdr>
                    <w:top w:val="none" w:sz="0" w:space="0" w:color="auto"/>
                    <w:left w:val="none" w:sz="0" w:space="0" w:color="auto"/>
                    <w:bottom w:val="none" w:sz="0" w:space="0" w:color="auto"/>
                    <w:right w:val="none" w:sz="0" w:space="0" w:color="auto"/>
                  </w:divBdr>
                </w:div>
                <w:div w:id="855995363">
                  <w:marLeft w:val="0"/>
                  <w:marRight w:val="0"/>
                  <w:marTop w:val="0"/>
                  <w:marBottom w:val="0"/>
                  <w:divBdr>
                    <w:top w:val="none" w:sz="0" w:space="0" w:color="auto"/>
                    <w:left w:val="none" w:sz="0" w:space="0" w:color="auto"/>
                    <w:bottom w:val="none" w:sz="0" w:space="0" w:color="auto"/>
                    <w:right w:val="none" w:sz="0" w:space="0" w:color="auto"/>
                  </w:divBdr>
                </w:div>
                <w:div w:id="857505083">
                  <w:marLeft w:val="0"/>
                  <w:marRight w:val="0"/>
                  <w:marTop w:val="0"/>
                  <w:marBottom w:val="0"/>
                  <w:divBdr>
                    <w:top w:val="none" w:sz="0" w:space="0" w:color="auto"/>
                    <w:left w:val="none" w:sz="0" w:space="0" w:color="auto"/>
                    <w:bottom w:val="none" w:sz="0" w:space="0" w:color="auto"/>
                    <w:right w:val="none" w:sz="0" w:space="0" w:color="auto"/>
                  </w:divBdr>
                </w:div>
                <w:div w:id="857740344">
                  <w:marLeft w:val="0"/>
                  <w:marRight w:val="0"/>
                  <w:marTop w:val="0"/>
                  <w:marBottom w:val="0"/>
                  <w:divBdr>
                    <w:top w:val="none" w:sz="0" w:space="0" w:color="auto"/>
                    <w:left w:val="none" w:sz="0" w:space="0" w:color="auto"/>
                    <w:bottom w:val="none" w:sz="0" w:space="0" w:color="auto"/>
                    <w:right w:val="none" w:sz="0" w:space="0" w:color="auto"/>
                  </w:divBdr>
                </w:div>
                <w:div w:id="858859929">
                  <w:marLeft w:val="0"/>
                  <w:marRight w:val="0"/>
                  <w:marTop w:val="0"/>
                  <w:marBottom w:val="0"/>
                  <w:divBdr>
                    <w:top w:val="none" w:sz="0" w:space="0" w:color="auto"/>
                    <w:left w:val="none" w:sz="0" w:space="0" w:color="auto"/>
                    <w:bottom w:val="none" w:sz="0" w:space="0" w:color="auto"/>
                    <w:right w:val="none" w:sz="0" w:space="0" w:color="auto"/>
                  </w:divBdr>
                </w:div>
                <w:div w:id="860388665">
                  <w:marLeft w:val="0"/>
                  <w:marRight w:val="0"/>
                  <w:marTop w:val="0"/>
                  <w:marBottom w:val="0"/>
                  <w:divBdr>
                    <w:top w:val="none" w:sz="0" w:space="0" w:color="auto"/>
                    <w:left w:val="none" w:sz="0" w:space="0" w:color="auto"/>
                    <w:bottom w:val="none" w:sz="0" w:space="0" w:color="auto"/>
                    <w:right w:val="none" w:sz="0" w:space="0" w:color="auto"/>
                  </w:divBdr>
                </w:div>
                <w:div w:id="860555465">
                  <w:marLeft w:val="0"/>
                  <w:marRight w:val="0"/>
                  <w:marTop w:val="0"/>
                  <w:marBottom w:val="0"/>
                  <w:divBdr>
                    <w:top w:val="none" w:sz="0" w:space="0" w:color="auto"/>
                    <w:left w:val="none" w:sz="0" w:space="0" w:color="auto"/>
                    <w:bottom w:val="none" w:sz="0" w:space="0" w:color="auto"/>
                    <w:right w:val="none" w:sz="0" w:space="0" w:color="auto"/>
                  </w:divBdr>
                </w:div>
                <w:div w:id="860900573">
                  <w:marLeft w:val="0"/>
                  <w:marRight w:val="0"/>
                  <w:marTop w:val="0"/>
                  <w:marBottom w:val="0"/>
                  <w:divBdr>
                    <w:top w:val="none" w:sz="0" w:space="0" w:color="auto"/>
                    <w:left w:val="none" w:sz="0" w:space="0" w:color="auto"/>
                    <w:bottom w:val="none" w:sz="0" w:space="0" w:color="auto"/>
                    <w:right w:val="none" w:sz="0" w:space="0" w:color="auto"/>
                  </w:divBdr>
                </w:div>
                <w:div w:id="861240554">
                  <w:marLeft w:val="0"/>
                  <w:marRight w:val="0"/>
                  <w:marTop w:val="0"/>
                  <w:marBottom w:val="0"/>
                  <w:divBdr>
                    <w:top w:val="none" w:sz="0" w:space="0" w:color="auto"/>
                    <w:left w:val="none" w:sz="0" w:space="0" w:color="auto"/>
                    <w:bottom w:val="none" w:sz="0" w:space="0" w:color="auto"/>
                    <w:right w:val="none" w:sz="0" w:space="0" w:color="auto"/>
                  </w:divBdr>
                </w:div>
                <w:div w:id="862522474">
                  <w:marLeft w:val="0"/>
                  <w:marRight w:val="0"/>
                  <w:marTop w:val="0"/>
                  <w:marBottom w:val="0"/>
                  <w:divBdr>
                    <w:top w:val="none" w:sz="0" w:space="0" w:color="auto"/>
                    <w:left w:val="none" w:sz="0" w:space="0" w:color="auto"/>
                    <w:bottom w:val="none" w:sz="0" w:space="0" w:color="auto"/>
                    <w:right w:val="none" w:sz="0" w:space="0" w:color="auto"/>
                  </w:divBdr>
                </w:div>
                <w:div w:id="863397509">
                  <w:marLeft w:val="0"/>
                  <w:marRight w:val="0"/>
                  <w:marTop w:val="0"/>
                  <w:marBottom w:val="0"/>
                  <w:divBdr>
                    <w:top w:val="none" w:sz="0" w:space="0" w:color="auto"/>
                    <w:left w:val="none" w:sz="0" w:space="0" w:color="auto"/>
                    <w:bottom w:val="none" w:sz="0" w:space="0" w:color="auto"/>
                    <w:right w:val="none" w:sz="0" w:space="0" w:color="auto"/>
                  </w:divBdr>
                </w:div>
                <w:div w:id="864054513">
                  <w:marLeft w:val="0"/>
                  <w:marRight w:val="0"/>
                  <w:marTop w:val="0"/>
                  <w:marBottom w:val="0"/>
                  <w:divBdr>
                    <w:top w:val="none" w:sz="0" w:space="0" w:color="auto"/>
                    <w:left w:val="none" w:sz="0" w:space="0" w:color="auto"/>
                    <w:bottom w:val="none" w:sz="0" w:space="0" w:color="auto"/>
                    <w:right w:val="none" w:sz="0" w:space="0" w:color="auto"/>
                  </w:divBdr>
                </w:div>
                <w:div w:id="865216959">
                  <w:marLeft w:val="0"/>
                  <w:marRight w:val="0"/>
                  <w:marTop w:val="0"/>
                  <w:marBottom w:val="0"/>
                  <w:divBdr>
                    <w:top w:val="none" w:sz="0" w:space="0" w:color="auto"/>
                    <w:left w:val="none" w:sz="0" w:space="0" w:color="auto"/>
                    <w:bottom w:val="none" w:sz="0" w:space="0" w:color="auto"/>
                    <w:right w:val="none" w:sz="0" w:space="0" w:color="auto"/>
                  </w:divBdr>
                </w:div>
                <w:div w:id="869758207">
                  <w:marLeft w:val="0"/>
                  <w:marRight w:val="0"/>
                  <w:marTop w:val="0"/>
                  <w:marBottom w:val="0"/>
                  <w:divBdr>
                    <w:top w:val="none" w:sz="0" w:space="0" w:color="auto"/>
                    <w:left w:val="none" w:sz="0" w:space="0" w:color="auto"/>
                    <w:bottom w:val="none" w:sz="0" w:space="0" w:color="auto"/>
                    <w:right w:val="none" w:sz="0" w:space="0" w:color="auto"/>
                  </w:divBdr>
                </w:div>
                <w:div w:id="870150666">
                  <w:marLeft w:val="0"/>
                  <w:marRight w:val="0"/>
                  <w:marTop w:val="0"/>
                  <w:marBottom w:val="0"/>
                  <w:divBdr>
                    <w:top w:val="none" w:sz="0" w:space="0" w:color="auto"/>
                    <w:left w:val="none" w:sz="0" w:space="0" w:color="auto"/>
                    <w:bottom w:val="none" w:sz="0" w:space="0" w:color="auto"/>
                    <w:right w:val="none" w:sz="0" w:space="0" w:color="auto"/>
                  </w:divBdr>
                </w:div>
                <w:div w:id="871304980">
                  <w:marLeft w:val="0"/>
                  <w:marRight w:val="0"/>
                  <w:marTop w:val="0"/>
                  <w:marBottom w:val="0"/>
                  <w:divBdr>
                    <w:top w:val="none" w:sz="0" w:space="0" w:color="auto"/>
                    <w:left w:val="none" w:sz="0" w:space="0" w:color="auto"/>
                    <w:bottom w:val="none" w:sz="0" w:space="0" w:color="auto"/>
                    <w:right w:val="none" w:sz="0" w:space="0" w:color="auto"/>
                  </w:divBdr>
                </w:div>
                <w:div w:id="872379262">
                  <w:marLeft w:val="0"/>
                  <w:marRight w:val="0"/>
                  <w:marTop w:val="0"/>
                  <w:marBottom w:val="0"/>
                  <w:divBdr>
                    <w:top w:val="none" w:sz="0" w:space="0" w:color="auto"/>
                    <w:left w:val="none" w:sz="0" w:space="0" w:color="auto"/>
                    <w:bottom w:val="none" w:sz="0" w:space="0" w:color="auto"/>
                    <w:right w:val="none" w:sz="0" w:space="0" w:color="auto"/>
                  </w:divBdr>
                </w:div>
                <w:div w:id="872500783">
                  <w:marLeft w:val="0"/>
                  <w:marRight w:val="0"/>
                  <w:marTop w:val="0"/>
                  <w:marBottom w:val="0"/>
                  <w:divBdr>
                    <w:top w:val="none" w:sz="0" w:space="0" w:color="auto"/>
                    <w:left w:val="none" w:sz="0" w:space="0" w:color="auto"/>
                    <w:bottom w:val="none" w:sz="0" w:space="0" w:color="auto"/>
                    <w:right w:val="none" w:sz="0" w:space="0" w:color="auto"/>
                  </w:divBdr>
                </w:div>
                <w:div w:id="874200312">
                  <w:marLeft w:val="0"/>
                  <w:marRight w:val="0"/>
                  <w:marTop w:val="0"/>
                  <w:marBottom w:val="0"/>
                  <w:divBdr>
                    <w:top w:val="none" w:sz="0" w:space="0" w:color="auto"/>
                    <w:left w:val="none" w:sz="0" w:space="0" w:color="auto"/>
                    <w:bottom w:val="none" w:sz="0" w:space="0" w:color="auto"/>
                    <w:right w:val="none" w:sz="0" w:space="0" w:color="auto"/>
                  </w:divBdr>
                </w:div>
                <w:div w:id="874925926">
                  <w:marLeft w:val="0"/>
                  <w:marRight w:val="0"/>
                  <w:marTop w:val="0"/>
                  <w:marBottom w:val="0"/>
                  <w:divBdr>
                    <w:top w:val="none" w:sz="0" w:space="0" w:color="auto"/>
                    <w:left w:val="none" w:sz="0" w:space="0" w:color="auto"/>
                    <w:bottom w:val="none" w:sz="0" w:space="0" w:color="auto"/>
                    <w:right w:val="none" w:sz="0" w:space="0" w:color="auto"/>
                  </w:divBdr>
                </w:div>
                <w:div w:id="876353453">
                  <w:marLeft w:val="0"/>
                  <w:marRight w:val="0"/>
                  <w:marTop w:val="0"/>
                  <w:marBottom w:val="0"/>
                  <w:divBdr>
                    <w:top w:val="none" w:sz="0" w:space="0" w:color="auto"/>
                    <w:left w:val="none" w:sz="0" w:space="0" w:color="auto"/>
                    <w:bottom w:val="none" w:sz="0" w:space="0" w:color="auto"/>
                    <w:right w:val="none" w:sz="0" w:space="0" w:color="auto"/>
                  </w:divBdr>
                </w:div>
                <w:div w:id="876770523">
                  <w:marLeft w:val="0"/>
                  <w:marRight w:val="0"/>
                  <w:marTop w:val="0"/>
                  <w:marBottom w:val="0"/>
                  <w:divBdr>
                    <w:top w:val="none" w:sz="0" w:space="0" w:color="auto"/>
                    <w:left w:val="none" w:sz="0" w:space="0" w:color="auto"/>
                    <w:bottom w:val="none" w:sz="0" w:space="0" w:color="auto"/>
                    <w:right w:val="none" w:sz="0" w:space="0" w:color="auto"/>
                  </w:divBdr>
                </w:div>
                <w:div w:id="877472119">
                  <w:marLeft w:val="0"/>
                  <w:marRight w:val="0"/>
                  <w:marTop w:val="0"/>
                  <w:marBottom w:val="0"/>
                  <w:divBdr>
                    <w:top w:val="none" w:sz="0" w:space="0" w:color="auto"/>
                    <w:left w:val="none" w:sz="0" w:space="0" w:color="auto"/>
                    <w:bottom w:val="none" w:sz="0" w:space="0" w:color="auto"/>
                    <w:right w:val="none" w:sz="0" w:space="0" w:color="auto"/>
                  </w:divBdr>
                </w:div>
                <w:div w:id="878591041">
                  <w:marLeft w:val="0"/>
                  <w:marRight w:val="0"/>
                  <w:marTop w:val="0"/>
                  <w:marBottom w:val="0"/>
                  <w:divBdr>
                    <w:top w:val="none" w:sz="0" w:space="0" w:color="auto"/>
                    <w:left w:val="none" w:sz="0" w:space="0" w:color="auto"/>
                    <w:bottom w:val="none" w:sz="0" w:space="0" w:color="auto"/>
                    <w:right w:val="none" w:sz="0" w:space="0" w:color="auto"/>
                  </w:divBdr>
                </w:div>
                <w:div w:id="878905224">
                  <w:marLeft w:val="0"/>
                  <w:marRight w:val="0"/>
                  <w:marTop w:val="0"/>
                  <w:marBottom w:val="0"/>
                  <w:divBdr>
                    <w:top w:val="none" w:sz="0" w:space="0" w:color="auto"/>
                    <w:left w:val="none" w:sz="0" w:space="0" w:color="auto"/>
                    <w:bottom w:val="none" w:sz="0" w:space="0" w:color="auto"/>
                    <w:right w:val="none" w:sz="0" w:space="0" w:color="auto"/>
                  </w:divBdr>
                </w:div>
                <w:div w:id="879248192">
                  <w:marLeft w:val="0"/>
                  <w:marRight w:val="0"/>
                  <w:marTop w:val="0"/>
                  <w:marBottom w:val="0"/>
                  <w:divBdr>
                    <w:top w:val="none" w:sz="0" w:space="0" w:color="auto"/>
                    <w:left w:val="none" w:sz="0" w:space="0" w:color="auto"/>
                    <w:bottom w:val="none" w:sz="0" w:space="0" w:color="auto"/>
                    <w:right w:val="none" w:sz="0" w:space="0" w:color="auto"/>
                  </w:divBdr>
                </w:div>
                <w:div w:id="879509137">
                  <w:marLeft w:val="0"/>
                  <w:marRight w:val="0"/>
                  <w:marTop w:val="0"/>
                  <w:marBottom w:val="0"/>
                  <w:divBdr>
                    <w:top w:val="none" w:sz="0" w:space="0" w:color="auto"/>
                    <w:left w:val="none" w:sz="0" w:space="0" w:color="auto"/>
                    <w:bottom w:val="none" w:sz="0" w:space="0" w:color="auto"/>
                    <w:right w:val="none" w:sz="0" w:space="0" w:color="auto"/>
                  </w:divBdr>
                </w:div>
                <w:div w:id="879972837">
                  <w:marLeft w:val="0"/>
                  <w:marRight w:val="0"/>
                  <w:marTop w:val="0"/>
                  <w:marBottom w:val="0"/>
                  <w:divBdr>
                    <w:top w:val="none" w:sz="0" w:space="0" w:color="auto"/>
                    <w:left w:val="none" w:sz="0" w:space="0" w:color="auto"/>
                    <w:bottom w:val="none" w:sz="0" w:space="0" w:color="auto"/>
                    <w:right w:val="none" w:sz="0" w:space="0" w:color="auto"/>
                  </w:divBdr>
                </w:div>
                <w:div w:id="880945948">
                  <w:marLeft w:val="0"/>
                  <w:marRight w:val="0"/>
                  <w:marTop w:val="0"/>
                  <w:marBottom w:val="0"/>
                  <w:divBdr>
                    <w:top w:val="none" w:sz="0" w:space="0" w:color="auto"/>
                    <w:left w:val="none" w:sz="0" w:space="0" w:color="auto"/>
                    <w:bottom w:val="none" w:sz="0" w:space="0" w:color="auto"/>
                    <w:right w:val="none" w:sz="0" w:space="0" w:color="auto"/>
                  </w:divBdr>
                </w:div>
                <w:div w:id="881673137">
                  <w:marLeft w:val="0"/>
                  <w:marRight w:val="0"/>
                  <w:marTop w:val="0"/>
                  <w:marBottom w:val="0"/>
                  <w:divBdr>
                    <w:top w:val="none" w:sz="0" w:space="0" w:color="auto"/>
                    <w:left w:val="none" w:sz="0" w:space="0" w:color="auto"/>
                    <w:bottom w:val="none" w:sz="0" w:space="0" w:color="auto"/>
                    <w:right w:val="none" w:sz="0" w:space="0" w:color="auto"/>
                  </w:divBdr>
                </w:div>
                <w:div w:id="885607858">
                  <w:marLeft w:val="0"/>
                  <w:marRight w:val="0"/>
                  <w:marTop w:val="0"/>
                  <w:marBottom w:val="0"/>
                  <w:divBdr>
                    <w:top w:val="none" w:sz="0" w:space="0" w:color="auto"/>
                    <w:left w:val="none" w:sz="0" w:space="0" w:color="auto"/>
                    <w:bottom w:val="none" w:sz="0" w:space="0" w:color="auto"/>
                    <w:right w:val="none" w:sz="0" w:space="0" w:color="auto"/>
                  </w:divBdr>
                </w:div>
                <w:div w:id="886722783">
                  <w:marLeft w:val="0"/>
                  <w:marRight w:val="0"/>
                  <w:marTop w:val="0"/>
                  <w:marBottom w:val="0"/>
                  <w:divBdr>
                    <w:top w:val="none" w:sz="0" w:space="0" w:color="auto"/>
                    <w:left w:val="none" w:sz="0" w:space="0" w:color="auto"/>
                    <w:bottom w:val="none" w:sz="0" w:space="0" w:color="auto"/>
                    <w:right w:val="none" w:sz="0" w:space="0" w:color="auto"/>
                  </w:divBdr>
                </w:div>
                <w:div w:id="886722848">
                  <w:marLeft w:val="0"/>
                  <w:marRight w:val="0"/>
                  <w:marTop w:val="0"/>
                  <w:marBottom w:val="0"/>
                  <w:divBdr>
                    <w:top w:val="none" w:sz="0" w:space="0" w:color="auto"/>
                    <w:left w:val="none" w:sz="0" w:space="0" w:color="auto"/>
                    <w:bottom w:val="none" w:sz="0" w:space="0" w:color="auto"/>
                    <w:right w:val="none" w:sz="0" w:space="0" w:color="auto"/>
                  </w:divBdr>
                </w:div>
                <w:div w:id="888615563">
                  <w:marLeft w:val="0"/>
                  <w:marRight w:val="0"/>
                  <w:marTop w:val="0"/>
                  <w:marBottom w:val="0"/>
                  <w:divBdr>
                    <w:top w:val="none" w:sz="0" w:space="0" w:color="auto"/>
                    <w:left w:val="none" w:sz="0" w:space="0" w:color="auto"/>
                    <w:bottom w:val="none" w:sz="0" w:space="0" w:color="auto"/>
                    <w:right w:val="none" w:sz="0" w:space="0" w:color="auto"/>
                  </w:divBdr>
                </w:div>
                <w:div w:id="892237542">
                  <w:marLeft w:val="0"/>
                  <w:marRight w:val="0"/>
                  <w:marTop w:val="0"/>
                  <w:marBottom w:val="0"/>
                  <w:divBdr>
                    <w:top w:val="none" w:sz="0" w:space="0" w:color="auto"/>
                    <w:left w:val="none" w:sz="0" w:space="0" w:color="auto"/>
                    <w:bottom w:val="none" w:sz="0" w:space="0" w:color="auto"/>
                    <w:right w:val="none" w:sz="0" w:space="0" w:color="auto"/>
                  </w:divBdr>
                </w:div>
                <w:div w:id="893733007">
                  <w:marLeft w:val="0"/>
                  <w:marRight w:val="0"/>
                  <w:marTop w:val="0"/>
                  <w:marBottom w:val="0"/>
                  <w:divBdr>
                    <w:top w:val="none" w:sz="0" w:space="0" w:color="auto"/>
                    <w:left w:val="none" w:sz="0" w:space="0" w:color="auto"/>
                    <w:bottom w:val="none" w:sz="0" w:space="0" w:color="auto"/>
                    <w:right w:val="none" w:sz="0" w:space="0" w:color="auto"/>
                  </w:divBdr>
                </w:div>
                <w:div w:id="893856309">
                  <w:marLeft w:val="0"/>
                  <w:marRight w:val="0"/>
                  <w:marTop w:val="0"/>
                  <w:marBottom w:val="0"/>
                  <w:divBdr>
                    <w:top w:val="none" w:sz="0" w:space="0" w:color="auto"/>
                    <w:left w:val="none" w:sz="0" w:space="0" w:color="auto"/>
                    <w:bottom w:val="none" w:sz="0" w:space="0" w:color="auto"/>
                    <w:right w:val="none" w:sz="0" w:space="0" w:color="auto"/>
                  </w:divBdr>
                </w:div>
                <w:div w:id="894002087">
                  <w:marLeft w:val="0"/>
                  <w:marRight w:val="0"/>
                  <w:marTop w:val="0"/>
                  <w:marBottom w:val="0"/>
                  <w:divBdr>
                    <w:top w:val="none" w:sz="0" w:space="0" w:color="auto"/>
                    <w:left w:val="none" w:sz="0" w:space="0" w:color="auto"/>
                    <w:bottom w:val="none" w:sz="0" w:space="0" w:color="auto"/>
                    <w:right w:val="none" w:sz="0" w:space="0" w:color="auto"/>
                  </w:divBdr>
                </w:div>
                <w:div w:id="894509989">
                  <w:marLeft w:val="0"/>
                  <w:marRight w:val="0"/>
                  <w:marTop w:val="0"/>
                  <w:marBottom w:val="0"/>
                  <w:divBdr>
                    <w:top w:val="none" w:sz="0" w:space="0" w:color="auto"/>
                    <w:left w:val="none" w:sz="0" w:space="0" w:color="auto"/>
                    <w:bottom w:val="none" w:sz="0" w:space="0" w:color="auto"/>
                    <w:right w:val="none" w:sz="0" w:space="0" w:color="auto"/>
                  </w:divBdr>
                </w:div>
                <w:div w:id="896167539">
                  <w:marLeft w:val="0"/>
                  <w:marRight w:val="0"/>
                  <w:marTop w:val="0"/>
                  <w:marBottom w:val="0"/>
                  <w:divBdr>
                    <w:top w:val="none" w:sz="0" w:space="0" w:color="auto"/>
                    <w:left w:val="none" w:sz="0" w:space="0" w:color="auto"/>
                    <w:bottom w:val="none" w:sz="0" w:space="0" w:color="auto"/>
                    <w:right w:val="none" w:sz="0" w:space="0" w:color="auto"/>
                  </w:divBdr>
                </w:div>
                <w:div w:id="896555255">
                  <w:marLeft w:val="0"/>
                  <w:marRight w:val="0"/>
                  <w:marTop w:val="0"/>
                  <w:marBottom w:val="0"/>
                  <w:divBdr>
                    <w:top w:val="none" w:sz="0" w:space="0" w:color="auto"/>
                    <w:left w:val="none" w:sz="0" w:space="0" w:color="auto"/>
                    <w:bottom w:val="none" w:sz="0" w:space="0" w:color="auto"/>
                    <w:right w:val="none" w:sz="0" w:space="0" w:color="auto"/>
                  </w:divBdr>
                </w:div>
                <w:div w:id="896818446">
                  <w:marLeft w:val="0"/>
                  <w:marRight w:val="0"/>
                  <w:marTop w:val="0"/>
                  <w:marBottom w:val="0"/>
                  <w:divBdr>
                    <w:top w:val="none" w:sz="0" w:space="0" w:color="auto"/>
                    <w:left w:val="none" w:sz="0" w:space="0" w:color="auto"/>
                    <w:bottom w:val="none" w:sz="0" w:space="0" w:color="auto"/>
                    <w:right w:val="none" w:sz="0" w:space="0" w:color="auto"/>
                  </w:divBdr>
                </w:div>
                <w:div w:id="903679405">
                  <w:marLeft w:val="0"/>
                  <w:marRight w:val="0"/>
                  <w:marTop w:val="0"/>
                  <w:marBottom w:val="0"/>
                  <w:divBdr>
                    <w:top w:val="none" w:sz="0" w:space="0" w:color="auto"/>
                    <w:left w:val="none" w:sz="0" w:space="0" w:color="auto"/>
                    <w:bottom w:val="none" w:sz="0" w:space="0" w:color="auto"/>
                    <w:right w:val="none" w:sz="0" w:space="0" w:color="auto"/>
                  </w:divBdr>
                </w:div>
                <w:div w:id="905451633">
                  <w:marLeft w:val="0"/>
                  <w:marRight w:val="0"/>
                  <w:marTop w:val="0"/>
                  <w:marBottom w:val="0"/>
                  <w:divBdr>
                    <w:top w:val="none" w:sz="0" w:space="0" w:color="auto"/>
                    <w:left w:val="none" w:sz="0" w:space="0" w:color="auto"/>
                    <w:bottom w:val="none" w:sz="0" w:space="0" w:color="auto"/>
                    <w:right w:val="none" w:sz="0" w:space="0" w:color="auto"/>
                  </w:divBdr>
                </w:div>
                <w:div w:id="906842844">
                  <w:marLeft w:val="0"/>
                  <w:marRight w:val="0"/>
                  <w:marTop w:val="0"/>
                  <w:marBottom w:val="0"/>
                  <w:divBdr>
                    <w:top w:val="none" w:sz="0" w:space="0" w:color="auto"/>
                    <w:left w:val="none" w:sz="0" w:space="0" w:color="auto"/>
                    <w:bottom w:val="none" w:sz="0" w:space="0" w:color="auto"/>
                    <w:right w:val="none" w:sz="0" w:space="0" w:color="auto"/>
                  </w:divBdr>
                </w:div>
                <w:div w:id="909343617">
                  <w:marLeft w:val="0"/>
                  <w:marRight w:val="0"/>
                  <w:marTop w:val="0"/>
                  <w:marBottom w:val="0"/>
                  <w:divBdr>
                    <w:top w:val="none" w:sz="0" w:space="0" w:color="auto"/>
                    <w:left w:val="none" w:sz="0" w:space="0" w:color="auto"/>
                    <w:bottom w:val="none" w:sz="0" w:space="0" w:color="auto"/>
                    <w:right w:val="none" w:sz="0" w:space="0" w:color="auto"/>
                  </w:divBdr>
                </w:div>
                <w:div w:id="909653192">
                  <w:marLeft w:val="0"/>
                  <w:marRight w:val="0"/>
                  <w:marTop w:val="0"/>
                  <w:marBottom w:val="0"/>
                  <w:divBdr>
                    <w:top w:val="none" w:sz="0" w:space="0" w:color="auto"/>
                    <w:left w:val="none" w:sz="0" w:space="0" w:color="auto"/>
                    <w:bottom w:val="none" w:sz="0" w:space="0" w:color="auto"/>
                    <w:right w:val="none" w:sz="0" w:space="0" w:color="auto"/>
                  </w:divBdr>
                </w:div>
                <w:div w:id="911618303">
                  <w:marLeft w:val="0"/>
                  <w:marRight w:val="0"/>
                  <w:marTop w:val="0"/>
                  <w:marBottom w:val="0"/>
                  <w:divBdr>
                    <w:top w:val="none" w:sz="0" w:space="0" w:color="auto"/>
                    <w:left w:val="none" w:sz="0" w:space="0" w:color="auto"/>
                    <w:bottom w:val="none" w:sz="0" w:space="0" w:color="auto"/>
                    <w:right w:val="none" w:sz="0" w:space="0" w:color="auto"/>
                  </w:divBdr>
                </w:div>
                <w:div w:id="911741740">
                  <w:marLeft w:val="0"/>
                  <w:marRight w:val="0"/>
                  <w:marTop w:val="0"/>
                  <w:marBottom w:val="0"/>
                  <w:divBdr>
                    <w:top w:val="none" w:sz="0" w:space="0" w:color="auto"/>
                    <w:left w:val="none" w:sz="0" w:space="0" w:color="auto"/>
                    <w:bottom w:val="none" w:sz="0" w:space="0" w:color="auto"/>
                    <w:right w:val="none" w:sz="0" w:space="0" w:color="auto"/>
                  </w:divBdr>
                </w:div>
                <w:div w:id="911893787">
                  <w:marLeft w:val="0"/>
                  <w:marRight w:val="0"/>
                  <w:marTop w:val="0"/>
                  <w:marBottom w:val="0"/>
                  <w:divBdr>
                    <w:top w:val="none" w:sz="0" w:space="0" w:color="auto"/>
                    <w:left w:val="none" w:sz="0" w:space="0" w:color="auto"/>
                    <w:bottom w:val="none" w:sz="0" w:space="0" w:color="auto"/>
                    <w:right w:val="none" w:sz="0" w:space="0" w:color="auto"/>
                  </w:divBdr>
                </w:div>
                <w:div w:id="912815482">
                  <w:marLeft w:val="0"/>
                  <w:marRight w:val="0"/>
                  <w:marTop w:val="0"/>
                  <w:marBottom w:val="0"/>
                  <w:divBdr>
                    <w:top w:val="none" w:sz="0" w:space="0" w:color="auto"/>
                    <w:left w:val="none" w:sz="0" w:space="0" w:color="auto"/>
                    <w:bottom w:val="none" w:sz="0" w:space="0" w:color="auto"/>
                    <w:right w:val="none" w:sz="0" w:space="0" w:color="auto"/>
                  </w:divBdr>
                </w:div>
                <w:div w:id="915240163">
                  <w:marLeft w:val="0"/>
                  <w:marRight w:val="0"/>
                  <w:marTop w:val="0"/>
                  <w:marBottom w:val="0"/>
                  <w:divBdr>
                    <w:top w:val="none" w:sz="0" w:space="0" w:color="auto"/>
                    <w:left w:val="none" w:sz="0" w:space="0" w:color="auto"/>
                    <w:bottom w:val="none" w:sz="0" w:space="0" w:color="auto"/>
                    <w:right w:val="none" w:sz="0" w:space="0" w:color="auto"/>
                  </w:divBdr>
                </w:div>
                <w:div w:id="918445089">
                  <w:marLeft w:val="0"/>
                  <w:marRight w:val="0"/>
                  <w:marTop w:val="0"/>
                  <w:marBottom w:val="0"/>
                  <w:divBdr>
                    <w:top w:val="none" w:sz="0" w:space="0" w:color="auto"/>
                    <w:left w:val="none" w:sz="0" w:space="0" w:color="auto"/>
                    <w:bottom w:val="none" w:sz="0" w:space="0" w:color="auto"/>
                    <w:right w:val="none" w:sz="0" w:space="0" w:color="auto"/>
                  </w:divBdr>
                </w:div>
                <w:div w:id="919801140">
                  <w:marLeft w:val="0"/>
                  <w:marRight w:val="0"/>
                  <w:marTop w:val="0"/>
                  <w:marBottom w:val="0"/>
                  <w:divBdr>
                    <w:top w:val="none" w:sz="0" w:space="0" w:color="auto"/>
                    <w:left w:val="none" w:sz="0" w:space="0" w:color="auto"/>
                    <w:bottom w:val="none" w:sz="0" w:space="0" w:color="auto"/>
                    <w:right w:val="none" w:sz="0" w:space="0" w:color="auto"/>
                  </w:divBdr>
                </w:div>
                <w:div w:id="919869402">
                  <w:marLeft w:val="0"/>
                  <w:marRight w:val="0"/>
                  <w:marTop w:val="0"/>
                  <w:marBottom w:val="0"/>
                  <w:divBdr>
                    <w:top w:val="none" w:sz="0" w:space="0" w:color="auto"/>
                    <w:left w:val="none" w:sz="0" w:space="0" w:color="auto"/>
                    <w:bottom w:val="none" w:sz="0" w:space="0" w:color="auto"/>
                    <w:right w:val="none" w:sz="0" w:space="0" w:color="auto"/>
                  </w:divBdr>
                </w:div>
                <w:div w:id="921838622">
                  <w:marLeft w:val="0"/>
                  <w:marRight w:val="0"/>
                  <w:marTop w:val="0"/>
                  <w:marBottom w:val="0"/>
                  <w:divBdr>
                    <w:top w:val="none" w:sz="0" w:space="0" w:color="auto"/>
                    <w:left w:val="none" w:sz="0" w:space="0" w:color="auto"/>
                    <w:bottom w:val="none" w:sz="0" w:space="0" w:color="auto"/>
                    <w:right w:val="none" w:sz="0" w:space="0" w:color="auto"/>
                  </w:divBdr>
                </w:div>
                <w:div w:id="922882774">
                  <w:marLeft w:val="0"/>
                  <w:marRight w:val="0"/>
                  <w:marTop w:val="0"/>
                  <w:marBottom w:val="0"/>
                  <w:divBdr>
                    <w:top w:val="none" w:sz="0" w:space="0" w:color="auto"/>
                    <w:left w:val="none" w:sz="0" w:space="0" w:color="auto"/>
                    <w:bottom w:val="none" w:sz="0" w:space="0" w:color="auto"/>
                    <w:right w:val="none" w:sz="0" w:space="0" w:color="auto"/>
                  </w:divBdr>
                </w:div>
                <w:div w:id="924412514">
                  <w:marLeft w:val="0"/>
                  <w:marRight w:val="0"/>
                  <w:marTop w:val="0"/>
                  <w:marBottom w:val="0"/>
                  <w:divBdr>
                    <w:top w:val="none" w:sz="0" w:space="0" w:color="auto"/>
                    <w:left w:val="none" w:sz="0" w:space="0" w:color="auto"/>
                    <w:bottom w:val="none" w:sz="0" w:space="0" w:color="auto"/>
                    <w:right w:val="none" w:sz="0" w:space="0" w:color="auto"/>
                  </w:divBdr>
                </w:div>
                <w:div w:id="924917445">
                  <w:marLeft w:val="0"/>
                  <w:marRight w:val="0"/>
                  <w:marTop w:val="0"/>
                  <w:marBottom w:val="0"/>
                  <w:divBdr>
                    <w:top w:val="none" w:sz="0" w:space="0" w:color="auto"/>
                    <w:left w:val="none" w:sz="0" w:space="0" w:color="auto"/>
                    <w:bottom w:val="none" w:sz="0" w:space="0" w:color="auto"/>
                    <w:right w:val="none" w:sz="0" w:space="0" w:color="auto"/>
                  </w:divBdr>
                </w:div>
                <w:div w:id="926306096">
                  <w:marLeft w:val="0"/>
                  <w:marRight w:val="0"/>
                  <w:marTop w:val="0"/>
                  <w:marBottom w:val="0"/>
                  <w:divBdr>
                    <w:top w:val="none" w:sz="0" w:space="0" w:color="auto"/>
                    <w:left w:val="none" w:sz="0" w:space="0" w:color="auto"/>
                    <w:bottom w:val="none" w:sz="0" w:space="0" w:color="auto"/>
                    <w:right w:val="none" w:sz="0" w:space="0" w:color="auto"/>
                  </w:divBdr>
                </w:div>
                <w:div w:id="926379085">
                  <w:marLeft w:val="0"/>
                  <w:marRight w:val="0"/>
                  <w:marTop w:val="0"/>
                  <w:marBottom w:val="0"/>
                  <w:divBdr>
                    <w:top w:val="none" w:sz="0" w:space="0" w:color="auto"/>
                    <w:left w:val="none" w:sz="0" w:space="0" w:color="auto"/>
                    <w:bottom w:val="none" w:sz="0" w:space="0" w:color="auto"/>
                    <w:right w:val="none" w:sz="0" w:space="0" w:color="auto"/>
                  </w:divBdr>
                </w:div>
                <w:div w:id="928192772">
                  <w:marLeft w:val="0"/>
                  <w:marRight w:val="0"/>
                  <w:marTop w:val="0"/>
                  <w:marBottom w:val="0"/>
                  <w:divBdr>
                    <w:top w:val="none" w:sz="0" w:space="0" w:color="auto"/>
                    <w:left w:val="none" w:sz="0" w:space="0" w:color="auto"/>
                    <w:bottom w:val="none" w:sz="0" w:space="0" w:color="auto"/>
                    <w:right w:val="none" w:sz="0" w:space="0" w:color="auto"/>
                  </w:divBdr>
                </w:div>
                <w:div w:id="928588559">
                  <w:marLeft w:val="0"/>
                  <w:marRight w:val="0"/>
                  <w:marTop w:val="0"/>
                  <w:marBottom w:val="0"/>
                  <w:divBdr>
                    <w:top w:val="none" w:sz="0" w:space="0" w:color="auto"/>
                    <w:left w:val="none" w:sz="0" w:space="0" w:color="auto"/>
                    <w:bottom w:val="none" w:sz="0" w:space="0" w:color="auto"/>
                    <w:right w:val="none" w:sz="0" w:space="0" w:color="auto"/>
                  </w:divBdr>
                </w:div>
                <w:div w:id="928660682">
                  <w:marLeft w:val="0"/>
                  <w:marRight w:val="0"/>
                  <w:marTop w:val="0"/>
                  <w:marBottom w:val="0"/>
                  <w:divBdr>
                    <w:top w:val="none" w:sz="0" w:space="0" w:color="auto"/>
                    <w:left w:val="none" w:sz="0" w:space="0" w:color="auto"/>
                    <w:bottom w:val="none" w:sz="0" w:space="0" w:color="auto"/>
                    <w:right w:val="none" w:sz="0" w:space="0" w:color="auto"/>
                  </w:divBdr>
                </w:div>
                <w:div w:id="929043374">
                  <w:marLeft w:val="0"/>
                  <w:marRight w:val="0"/>
                  <w:marTop w:val="0"/>
                  <w:marBottom w:val="0"/>
                  <w:divBdr>
                    <w:top w:val="none" w:sz="0" w:space="0" w:color="auto"/>
                    <w:left w:val="none" w:sz="0" w:space="0" w:color="auto"/>
                    <w:bottom w:val="none" w:sz="0" w:space="0" w:color="auto"/>
                    <w:right w:val="none" w:sz="0" w:space="0" w:color="auto"/>
                  </w:divBdr>
                </w:div>
                <w:div w:id="929629626">
                  <w:marLeft w:val="0"/>
                  <w:marRight w:val="0"/>
                  <w:marTop w:val="0"/>
                  <w:marBottom w:val="0"/>
                  <w:divBdr>
                    <w:top w:val="none" w:sz="0" w:space="0" w:color="auto"/>
                    <w:left w:val="none" w:sz="0" w:space="0" w:color="auto"/>
                    <w:bottom w:val="none" w:sz="0" w:space="0" w:color="auto"/>
                    <w:right w:val="none" w:sz="0" w:space="0" w:color="auto"/>
                  </w:divBdr>
                </w:div>
                <w:div w:id="930353796">
                  <w:marLeft w:val="0"/>
                  <w:marRight w:val="0"/>
                  <w:marTop w:val="0"/>
                  <w:marBottom w:val="0"/>
                  <w:divBdr>
                    <w:top w:val="none" w:sz="0" w:space="0" w:color="auto"/>
                    <w:left w:val="none" w:sz="0" w:space="0" w:color="auto"/>
                    <w:bottom w:val="none" w:sz="0" w:space="0" w:color="auto"/>
                    <w:right w:val="none" w:sz="0" w:space="0" w:color="auto"/>
                  </w:divBdr>
                </w:div>
                <w:div w:id="930939044">
                  <w:marLeft w:val="0"/>
                  <w:marRight w:val="0"/>
                  <w:marTop w:val="0"/>
                  <w:marBottom w:val="0"/>
                  <w:divBdr>
                    <w:top w:val="none" w:sz="0" w:space="0" w:color="auto"/>
                    <w:left w:val="none" w:sz="0" w:space="0" w:color="auto"/>
                    <w:bottom w:val="none" w:sz="0" w:space="0" w:color="auto"/>
                    <w:right w:val="none" w:sz="0" w:space="0" w:color="auto"/>
                  </w:divBdr>
                </w:div>
                <w:div w:id="931203661">
                  <w:marLeft w:val="0"/>
                  <w:marRight w:val="0"/>
                  <w:marTop w:val="0"/>
                  <w:marBottom w:val="0"/>
                  <w:divBdr>
                    <w:top w:val="none" w:sz="0" w:space="0" w:color="auto"/>
                    <w:left w:val="none" w:sz="0" w:space="0" w:color="auto"/>
                    <w:bottom w:val="none" w:sz="0" w:space="0" w:color="auto"/>
                    <w:right w:val="none" w:sz="0" w:space="0" w:color="auto"/>
                  </w:divBdr>
                </w:div>
                <w:div w:id="932082278">
                  <w:marLeft w:val="0"/>
                  <w:marRight w:val="0"/>
                  <w:marTop w:val="0"/>
                  <w:marBottom w:val="0"/>
                  <w:divBdr>
                    <w:top w:val="none" w:sz="0" w:space="0" w:color="auto"/>
                    <w:left w:val="none" w:sz="0" w:space="0" w:color="auto"/>
                    <w:bottom w:val="none" w:sz="0" w:space="0" w:color="auto"/>
                    <w:right w:val="none" w:sz="0" w:space="0" w:color="auto"/>
                  </w:divBdr>
                </w:div>
                <w:div w:id="932738078">
                  <w:marLeft w:val="0"/>
                  <w:marRight w:val="0"/>
                  <w:marTop w:val="0"/>
                  <w:marBottom w:val="0"/>
                  <w:divBdr>
                    <w:top w:val="none" w:sz="0" w:space="0" w:color="auto"/>
                    <w:left w:val="none" w:sz="0" w:space="0" w:color="auto"/>
                    <w:bottom w:val="none" w:sz="0" w:space="0" w:color="auto"/>
                    <w:right w:val="none" w:sz="0" w:space="0" w:color="auto"/>
                  </w:divBdr>
                </w:div>
                <w:div w:id="933828880">
                  <w:marLeft w:val="0"/>
                  <w:marRight w:val="0"/>
                  <w:marTop w:val="0"/>
                  <w:marBottom w:val="0"/>
                  <w:divBdr>
                    <w:top w:val="none" w:sz="0" w:space="0" w:color="auto"/>
                    <w:left w:val="none" w:sz="0" w:space="0" w:color="auto"/>
                    <w:bottom w:val="none" w:sz="0" w:space="0" w:color="auto"/>
                    <w:right w:val="none" w:sz="0" w:space="0" w:color="auto"/>
                  </w:divBdr>
                </w:div>
                <w:div w:id="934558843">
                  <w:marLeft w:val="0"/>
                  <w:marRight w:val="0"/>
                  <w:marTop w:val="0"/>
                  <w:marBottom w:val="0"/>
                  <w:divBdr>
                    <w:top w:val="none" w:sz="0" w:space="0" w:color="auto"/>
                    <w:left w:val="none" w:sz="0" w:space="0" w:color="auto"/>
                    <w:bottom w:val="none" w:sz="0" w:space="0" w:color="auto"/>
                    <w:right w:val="none" w:sz="0" w:space="0" w:color="auto"/>
                  </w:divBdr>
                </w:div>
                <w:div w:id="935672521">
                  <w:marLeft w:val="0"/>
                  <w:marRight w:val="0"/>
                  <w:marTop w:val="0"/>
                  <w:marBottom w:val="0"/>
                  <w:divBdr>
                    <w:top w:val="none" w:sz="0" w:space="0" w:color="auto"/>
                    <w:left w:val="none" w:sz="0" w:space="0" w:color="auto"/>
                    <w:bottom w:val="none" w:sz="0" w:space="0" w:color="auto"/>
                    <w:right w:val="none" w:sz="0" w:space="0" w:color="auto"/>
                  </w:divBdr>
                </w:div>
                <w:div w:id="936600657">
                  <w:marLeft w:val="0"/>
                  <w:marRight w:val="0"/>
                  <w:marTop w:val="0"/>
                  <w:marBottom w:val="0"/>
                  <w:divBdr>
                    <w:top w:val="none" w:sz="0" w:space="0" w:color="auto"/>
                    <w:left w:val="none" w:sz="0" w:space="0" w:color="auto"/>
                    <w:bottom w:val="none" w:sz="0" w:space="0" w:color="auto"/>
                    <w:right w:val="none" w:sz="0" w:space="0" w:color="auto"/>
                  </w:divBdr>
                </w:div>
                <w:div w:id="936669087">
                  <w:marLeft w:val="0"/>
                  <w:marRight w:val="0"/>
                  <w:marTop w:val="0"/>
                  <w:marBottom w:val="0"/>
                  <w:divBdr>
                    <w:top w:val="none" w:sz="0" w:space="0" w:color="auto"/>
                    <w:left w:val="none" w:sz="0" w:space="0" w:color="auto"/>
                    <w:bottom w:val="none" w:sz="0" w:space="0" w:color="auto"/>
                    <w:right w:val="none" w:sz="0" w:space="0" w:color="auto"/>
                  </w:divBdr>
                </w:div>
                <w:div w:id="939139825">
                  <w:marLeft w:val="0"/>
                  <w:marRight w:val="0"/>
                  <w:marTop w:val="0"/>
                  <w:marBottom w:val="0"/>
                  <w:divBdr>
                    <w:top w:val="none" w:sz="0" w:space="0" w:color="auto"/>
                    <w:left w:val="none" w:sz="0" w:space="0" w:color="auto"/>
                    <w:bottom w:val="none" w:sz="0" w:space="0" w:color="auto"/>
                    <w:right w:val="none" w:sz="0" w:space="0" w:color="auto"/>
                  </w:divBdr>
                </w:div>
                <w:div w:id="940797869">
                  <w:marLeft w:val="0"/>
                  <w:marRight w:val="0"/>
                  <w:marTop w:val="0"/>
                  <w:marBottom w:val="0"/>
                  <w:divBdr>
                    <w:top w:val="none" w:sz="0" w:space="0" w:color="auto"/>
                    <w:left w:val="none" w:sz="0" w:space="0" w:color="auto"/>
                    <w:bottom w:val="none" w:sz="0" w:space="0" w:color="auto"/>
                    <w:right w:val="none" w:sz="0" w:space="0" w:color="auto"/>
                  </w:divBdr>
                </w:div>
                <w:div w:id="940801449">
                  <w:marLeft w:val="0"/>
                  <w:marRight w:val="0"/>
                  <w:marTop w:val="0"/>
                  <w:marBottom w:val="0"/>
                  <w:divBdr>
                    <w:top w:val="none" w:sz="0" w:space="0" w:color="auto"/>
                    <w:left w:val="none" w:sz="0" w:space="0" w:color="auto"/>
                    <w:bottom w:val="none" w:sz="0" w:space="0" w:color="auto"/>
                    <w:right w:val="none" w:sz="0" w:space="0" w:color="auto"/>
                  </w:divBdr>
                </w:div>
                <w:div w:id="942347383">
                  <w:marLeft w:val="0"/>
                  <w:marRight w:val="0"/>
                  <w:marTop w:val="0"/>
                  <w:marBottom w:val="0"/>
                  <w:divBdr>
                    <w:top w:val="none" w:sz="0" w:space="0" w:color="auto"/>
                    <w:left w:val="none" w:sz="0" w:space="0" w:color="auto"/>
                    <w:bottom w:val="none" w:sz="0" w:space="0" w:color="auto"/>
                    <w:right w:val="none" w:sz="0" w:space="0" w:color="auto"/>
                  </w:divBdr>
                </w:div>
                <w:div w:id="945775954">
                  <w:marLeft w:val="0"/>
                  <w:marRight w:val="0"/>
                  <w:marTop w:val="0"/>
                  <w:marBottom w:val="0"/>
                  <w:divBdr>
                    <w:top w:val="none" w:sz="0" w:space="0" w:color="auto"/>
                    <w:left w:val="none" w:sz="0" w:space="0" w:color="auto"/>
                    <w:bottom w:val="none" w:sz="0" w:space="0" w:color="auto"/>
                    <w:right w:val="none" w:sz="0" w:space="0" w:color="auto"/>
                  </w:divBdr>
                </w:div>
                <w:div w:id="947664325">
                  <w:marLeft w:val="0"/>
                  <w:marRight w:val="0"/>
                  <w:marTop w:val="0"/>
                  <w:marBottom w:val="0"/>
                  <w:divBdr>
                    <w:top w:val="none" w:sz="0" w:space="0" w:color="auto"/>
                    <w:left w:val="none" w:sz="0" w:space="0" w:color="auto"/>
                    <w:bottom w:val="none" w:sz="0" w:space="0" w:color="auto"/>
                    <w:right w:val="none" w:sz="0" w:space="0" w:color="auto"/>
                  </w:divBdr>
                </w:div>
                <w:div w:id="949120549">
                  <w:marLeft w:val="0"/>
                  <w:marRight w:val="0"/>
                  <w:marTop w:val="0"/>
                  <w:marBottom w:val="0"/>
                  <w:divBdr>
                    <w:top w:val="none" w:sz="0" w:space="0" w:color="auto"/>
                    <w:left w:val="none" w:sz="0" w:space="0" w:color="auto"/>
                    <w:bottom w:val="none" w:sz="0" w:space="0" w:color="auto"/>
                    <w:right w:val="none" w:sz="0" w:space="0" w:color="auto"/>
                  </w:divBdr>
                </w:div>
                <w:div w:id="951517840">
                  <w:marLeft w:val="0"/>
                  <w:marRight w:val="0"/>
                  <w:marTop w:val="0"/>
                  <w:marBottom w:val="0"/>
                  <w:divBdr>
                    <w:top w:val="none" w:sz="0" w:space="0" w:color="auto"/>
                    <w:left w:val="none" w:sz="0" w:space="0" w:color="auto"/>
                    <w:bottom w:val="none" w:sz="0" w:space="0" w:color="auto"/>
                    <w:right w:val="none" w:sz="0" w:space="0" w:color="auto"/>
                  </w:divBdr>
                </w:div>
                <w:div w:id="951790611">
                  <w:marLeft w:val="0"/>
                  <w:marRight w:val="0"/>
                  <w:marTop w:val="0"/>
                  <w:marBottom w:val="0"/>
                  <w:divBdr>
                    <w:top w:val="none" w:sz="0" w:space="0" w:color="auto"/>
                    <w:left w:val="none" w:sz="0" w:space="0" w:color="auto"/>
                    <w:bottom w:val="none" w:sz="0" w:space="0" w:color="auto"/>
                    <w:right w:val="none" w:sz="0" w:space="0" w:color="auto"/>
                  </w:divBdr>
                </w:div>
                <w:div w:id="953055882">
                  <w:marLeft w:val="0"/>
                  <w:marRight w:val="0"/>
                  <w:marTop w:val="0"/>
                  <w:marBottom w:val="0"/>
                  <w:divBdr>
                    <w:top w:val="none" w:sz="0" w:space="0" w:color="auto"/>
                    <w:left w:val="none" w:sz="0" w:space="0" w:color="auto"/>
                    <w:bottom w:val="none" w:sz="0" w:space="0" w:color="auto"/>
                    <w:right w:val="none" w:sz="0" w:space="0" w:color="auto"/>
                  </w:divBdr>
                </w:div>
                <w:div w:id="953170608">
                  <w:marLeft w:val="0"/>
                  <w:marRight w:val="0"/>
                  <w:marTop w:val="0"/>
                  <w:marBottom w:val="0"/>
                  <w:divBdr>
                    <w:top w:val="none" w:sz="0" w:space="0" w:color="auto"/>
                    <w:left w:val="none" w:sz="0" w:space="0" w:color="auto"/>
                    <w:bottom w:val="none" w:sz="0" w:space="0" w:color="auto"/>
                    <w:right w:val="none" w:sz="0" w:space="0" w:color="auto"/>
                  </w:divBdr>
                </w:div>
                <w:div w:id="953827836">
                  <w:marLeft w:val="0"/>
                  <w:marRight w:val="0"/>
                  <w:marTop w:val="0"/>
                  <w:marBottom w:val="0"/>
                  <w:divBdr>
                    <w:top w:val="none" w:sz="0" w:space="0" w:color="auto"/>
                    <w:left w:val="none" w:sz="0" w:space="0" w:color="auto"/>
                    <w:bottom w:val="none" w:sz="0" w:space="0" w:color="auto"/>
                    <w:right w:val="none" w:sz="0" w:space="0" w:color="auto"/>
                  </w:divBdr>
                </w:div>
                <w:div w:id="954286109">
                  <w:marLeft w:val="0"/>
                  <w:marRight w:val="0"/>
                  <w:marTop w:val="0"/>
                  <w:marBottom w:val="0"/>
                  <w:divBdr>
                    <w:top w:val="none" w:sz="0" w:space="0" w:color="auto"/>
                    <w:left w:val="none" w:sz="0" w:space="0" w:color="auto"/>
                    <w:bottom w:val="none" w:sz="0" w:space="0" w:color="auto"/>
                    <w:right w:val="none" w:sz="0" w:space="0" w:color="auto"/>
                  </w:divBdr>
                </w:div>
                <w:div w:id="954335576">
                  <w:marLeft w:val="0"/>
                  <w:marRight w:val="0"/>
                  <w:marTop w:val="0"/>
                  <w:marBottom w:val="0"/>
                  <w:divBdr>
                    <w:top w:val="none" w:sz="0" w:space="0" w:color="auto"/>
                    <w:left w:val="none" w:sz="0" w:space="0" w:color="auto"/>
                    <w:bottom w:val="none" w:sz="0" w:space="0" w:color="auto"/>
                    <w:right w:val="none" w:sz="0" w:space="0" w:color="auto"/>
                  </w:divBdr>
                </w:div>
                <w:div w:id="954364327">
                  <w:marLeft w:val="0"/>
                  <w:marRight w:val="0"/>
                  <w:marTop w:val="0"/>
                  <w:marBottom w:val="0"/>
                  <w:divBdr>
                    <w:top w:val="none" w:sz="0" w:space="0" w:color="auto"/>
                    <w:left w:val="none" w:sz="0" w:space="0" w:color="auto"/>
                    <w:bottom w:val="none" w:sz="0" w:space="0" w:color="auto"/>
                    <w:right w:val="none" w:sz="0" w:space="0" w:color="auto"/>
                  </w:divBdr>
                </w:div>
                <w:div w:id="954826086">
                  <w:marLeft w:val="0"/>
                  <w:marRight w:val="0"/>
                  <w:marTop w:val="0"/>
                  <w:marBottom w:val="0"/>
                  <w:divBdr>
                    <w:top w:val="none" w:sz="0" w:space="0" w:color="auto"/>
                    <w:left w:val="none" w:sz="0" w:space="0" w:color="auto"/>
                    <w:bottom w:val="none" w:sz="0" w:space="0" w:color="auto"/>
                    <w:right w:val="none" w:sz="0" w:space="0" w:color="auto"/>
                  </w:divBdr>
                </w:div>
                <w:div w:id="956762953">
                  <w:marLeft w:val="0"/>
                  <w:marRight w:val="0"/>
                  <w:marTop w:val="0"/>
                  <w:marBottom w:val="0"/>
                  <w:divBdr>
                    <w:top w:val="none" w:sz="0" w:space="0" w:color="auto"/>
                    <w:left w:val="none" w:sz="0" w:space="0" w:color="auto"/>
                    <w:bottom w:val="none" w:sz="0" w:space="0" w:color="auto"/>
                    <w:right w:val="none" w:sz="0" w:space="0" w:color="auto"/>
                  </w:divBdr>
                </w:div>
                <w:div w:id="957219073">
                  <w:marLeft w:val="0"/>
                  <w:marRight w:val="0"/>
                  <w:marTop w:val="0"/>
                  <w:marBottom w:val="0"/>
                  <w:divBdr>
                    <w:top w:val="none" w:sz="0" w:space="0" w:color="auto"/>
                    <w:left w:val="none" w:sz="0" w:space="0" w:color="auto"/>
                    <w:bottom w:val="none" w:sz="0" w:space="0" w:color="auto"/>
                    <w:right w:val="none" w:sz="0" w:space="0" w:color="auto"/>
                  </w:divBdr>
                </w:div>
                <w:div w:id="957875929">
                  <w:marLeft w:val="0"/>
                  <w:marRight w:val="0"/>
                  <w:marTop w:val="0"/>
                  <w:marBottom w:val="0"/>
                  <w:divBdr>
                    <w:top w:val="none" w:sz="0" w:space="0" w:color="auto"/>
                    <w:left w:val="none" w:sz="0" w:space="0" w:color="auto"/>
                    <w:bottom w:val="none" w:sz="0" w:space="0" w:color="auto"/>
                    <w:right w:val="none" w:sz="0" w:space="0" w:color="auto"/>
                  </w:divBdr>
                </w:div>
                <w:div w:id="957948474">
                  <w:marLeft w:val="0"/>
                  <w:marRight w:val="0"/>
                  <w:marTop w:val="0"/>
                  <w:marBottom w:val="0"/>
                  <w:divBdr>
                    <w:top w:val="none" w:sz="0" w:space="0" w:color="auto"/>
                    <w:left w:val="none" w:sz="0" w:space="0" w:color="auto"/>
                    <w:bottom w:val="none" w:sz="0" w:space="0" w:color="auto"/>
                    <w:right w:val="none" w:sz="0" w:space="0" w:color="auto"/>
                  </w:divBdr>
                </w:div>
                <w:div w:id="958102037">
                  <w:marLeft w:val="0"/>
                  <w:marRight w:val="0"/>
                  <w:marTop w:val="0"/>
                  <w:marBottom w:val="0"/>
                  <w:divBdr>
                    <w:top w:val="none" w:sz="0" w:space="0" w:color="auto"/>
                    <w:left w:val="none" w:sz="0" w:space="0" w:color="auto"/>
                    <w:bottom w:val="none" w:sz="0" w:space="0" w:color="auto"/>
                    <w:right w:val="none" w:sz="0" w:space="0" w:color="auto"/>
                  </w:divBdr>
                </w:div>
                <w:div w:id="961884001">
                  <w:marLeft w:val="0"/>
                  <w:marRight w:val="0"/>
                  <w:marTop w:val="0"/>
                  <w:marBottom w:val="0"/>
                  <w:divBdr>
                    <w:top w:val="none" w:sz="0" w:space="0" w:color="auto"/>
                    <w:left w:val="none" w:sz="0" w:space="0" w:color="auto"/>
                    <w:bottom w:val="none" w:sz="0" w:space="0" w:color="auto"/>
                    <w:right w:val="none" w:sz="0" w:space="0" w:color="auto"/>
                  </w:divBdr>
                </w:div>
                <w:div w:id="966592045">
                  <w:marLeft w:val="0"/>
                  <w:marRight w:val="0"/>
                  <w:marTop w:val="0"/>
                  <w:marBottom w:val="0"/>
                  <w:divBdr>
                    <w:top w:val="none" w:sz="0" w:space="0" w:color="auto"/>
                    <w:left w:val="none" w:sz="0" w:space="0" w:color="auto"/>
                    <w:bottom w:val="none" w:sz="0" w:space="0" w:color="auto"/>
                    <w:right w:val="none" w:sz="0" w:space="0" w:color="auto"/>
                  </w:divBdr>
                </w:div>
                <w:div w:id="966815723">
                  <w:marLeft w:val="0"/>
                  <w:marRight w:val="0"/>
                  <w:marTop w:val="0"/>
                  <w:marBottom w:val="0"/>
                  <w:divBdr>
                    <w:top w:val="none" w:sz="0" w:space="0" w:color="auto"/>
                    <w:left w:val="none" w:sz="0" w:space="0" w:color="auto"/>
                    <w:bottom w:val="none" w:sz="0" w:space="0" w:color="auto"/>
                    <w:right w:val="none" w:sz="0" w:space="0" w:color="auto"/>
                  </w:divBdr>
                </w:div>
                <w:div w:id="966860912">
                  <w:marLeft w:val="0"/>
                  <w:marRight w:val="0"/>
                  <w:marTop w:val="0"/>
                  <w:marBottom w:val="0"/>
                  <w:divBdr>
                    <w:top w:val="none" w:sz="0" w:space="0" w:color="auto"/>
                    <w:left w:val="none" w:sz="0" w:space="0" w:color="auto"/>
                    <w:bottom w:val="none" w:sz="0" w:space="0" w:color="auto"/>
                    <w:right w:val="none" w:sz="0" w:space="0" w:color="auto"/>
                  </w:divBdr>
                </w:div>
                <w:div w:id="967206526">
                  <w:marLeft w:val="0"/>
                  <w:marRight w:val="0"/>
                  <w:marTop w:val="0"/>
                  <w:marBottom w:val="0"/>
                  <w:divBdr>
                    <w:top w:val="none" w:sz="0" w:space="0" w:color="auto"/>
                    <w:left w:val="none" w:sz="0" w:space="0" w:color="auto"/>
                    <w:bottom w:val="none" w:sz="0" w:space="0" w:color="auto"/>
                    <w:right w:val="none" w:sz="0" w:space="0" w:color="auto"/>
                  </w:divBdr>
                </w:div>
                <w:div w:id="967783559">
                  <w:marLeft w:val="0"/>
                  <w:marRight w:val="0"/>
                  <w:marTop w:val="0"/>
                  <w:marBottom w:val="0"/>
                  <w:divBdr>
                    <w:top w:val="none" w:sz="0" w:space="0" w:color="auto"/>
                    <w:left w:val="none" w:sz="0" w:space="0" w:color="auto"/>
                    <w:bottom w:val="none" w:sz="0" w:space="0" w:color="auto"/>
                    <w:right w:val="none" w:sz="0" w:space="0" w:color="auto"/>
                  </w:divBdr>
                </w:div>
                <w:div w:id="971833803">
                  <w:marLeft w:val="0"/>
                  <w:marRight w:val="0"/>
                  <w:marTop w:val="0"/>
                  <w:marBottom w:val="0"/>
                  <w:divBdr>
                    <w:top w:val="none" w:sz="0" w:space="0" w:color="auto"/>
                    <w:left w:val="none" w:sz="0" w:space="0" w:color="auto"/>
                    <w:bottom w:val="none" w:sz="0" w:space="0" w:color="auto"/>
                    <w:right w:val="none" w:sz="0" w:space="0" w:color="auto"/>
                  </w:divBdr>
                </w:div>
                <w:div w:id="972174978">
                  <w:marLeft w:val="0"/>
                  <w:marRight w:val="0"/>
                  <w:marTop w:val="0"/>
                  <w:marBottom w:val="0"/>
                  <w:divBdr>
                    <w:top w:val="none" w:sz="0" w:space="0" w:color="auto"/>
                    <w:left w:val="none" w:sz="0" w:space="0" w:color="auto"/>
                    <w:bottom w:val="none" w:sz="0" w:space="0" w:color="auto"/>
                    <w:right w:val="none" w:sz="0" w:space="0" w:color="auto"/>
                  </w:divBdr>
                </w:div>
                <w:div w:id="974069220">
                  <w:marLeft w:val="0"/>
                  <w:marRight w:val="0"/>
                  <w:marTop w:val="0"/>
                  <w:marBottom w:val="0"/>
                  <w:divBdr>
                    <w:top w:val="none" w:sz="0" w:space="0" w:color="auto"/>
                    <w:left w:val="none" w:sz="0" w:space="0" w:color="auto"/>
                    <w:bottom w:val="none" w:sz="0" w:space="0" w:color="auto"/>
                    <w:right w:val="none" w:sz="0" w:space="0" w:color="auto"/>
                  </w:divBdr>
                </w:div>
                <w:div w:id="977805272">
                  <w:marLeft w:val="0"/>
                  <w:marRight w:val="0"/>
                  <w:marTop w:val="0"/>
                  <w:marBottom w:val="0"/>
                  <w:divBdr>
                    <w:top w:val="none" w:sz="0" w:space="0" w:color="auto"/>
                    <w:left w:val="none" w:sz="0" w:space="0" w:color="auto"/>
                    <w:bottom w:val="none" w:sz="0" w:space="0" w:color="auto"/>
                    <w:right w:val="none" w:sz="0" w:space="0" w:color="auto"/>
                  </w:divBdr>
                </w:div>
                <w:div w:id="978455421">
                  <w:marLeft w:val="0"/>
                  <w:marRight w:val="0"/>
                  <w:marTop w:val="0"/>
                  <w:marBottom w:val="0"/>
                  <w:divBdr>
                    <w:top w:val="none" w:sz="0" w:space="0" w:color="auto"/>
                    <w:left w:val="none" w:sz="0" w:space="0" w:color="auto"/>
                    <w:bottom w:val="none" w:sz="0" w:space="0" w:color="auto"/>
                    <w:right w:val="none" w:sz="0" w:space="0" w:color="auto"/>
                  </w:divBdr>
                </w:div>
                <w:div w:id="979266314">
                  <w:marLeft w:val="0"/>
                  <w:marRight w:val="0"/>
                  <w:marTop w:val="0"/>
                  <w:marBottom w:val="0"/>
                  <w:divBdr>
                    <w:top w:val="none" w:sz="0" w:space="0" w:color="auto"/>
                    <w:left w:val="none" w:sz="0" w:space="0" w:color="auto"/>
                    <w:bottom w:val="none" w:sz="0" w:space="0" w:color="auto"/>
                    <w:right w:val="none" w:sz="0" w:space="0" w:color="auto"/>
                  </w:divBdr>
                </w:div>
                <w:div w:id="979767236">
                  <w:marLeft w:val="0"/>
                  <w:marRight w:val="0"/>
                  <w:marTop w:val="0"/>
                  <w:marBottom w:val="0"/>
                  <w:divBdr>
                    <w:top w:val="none" w:sz="0" w:space="0" w:color="auto"/>
                    <w:left w:val="none" w:sz="0" w:space="0" w:color="auto"/>
                    <w:bottom w:val="none" w:sz="0" w:space="0" w:color="auto"/>
                    <w:right w:val="none" w:sz="0" w:space="0" w:color="auto"/>
                  </w:divBdr>
                </w:div>
                <w:div w:id="981157919">
                  <w:marLeft w:val="0"/>
                  <w:marRight w:val="0"/>
                  <w:marTop w:val="0"/>
                  <w:marBottom w:val="0"/>
                  <w:divBdr>
                    <w:top w:val="none" w:sz="0" w:space="0" w:color="auto"/>
                    <w:left w:val="none" w:sz="0" w:space="0" w:color="auto"/>
                    <w:bottom w:val="none" w:sz="0" w:space="0" w:color="auto"/>
                    <w:right w:val="none" w:sz="0" w:space="0" w:color="auto"/>
                  </w:divBdr>
                </w:div>
                <w:div w:id="981350125">
                  <w:marLeft w:val="0"/>
                  <w:marRight w:val="0"/>
                  <w:marTop w:val="0"/>
                  <w:marBottom w:val="0"/>
                  <w:divBdr>
                    <w:top w:val="none" w:sz="0" w:space="0" w:color="auto"/>
                    <w:left w:val="none" w:sz="0" w:space="0" w:color="auto"/>
                    <w:bottom w:val="none" w:sz="0" w:space="0" w:color="auto"/>
                    <w:right w:val="none" w:sz="0" w:space="0" w:color="auto"/>
                  </w:divBdr>
                </w:div>
                <w:div w:id="982350970">
                  <w:marLeft w:val="0"/>
                  <w:marRight w:val="0"/>
                  <w:marTop w:val="0"/>
                  <w:marBottom w:val="0"/>
                  <w:divBdr>
                    <w:top w:val="none" w:sz="0" w:space="0" w:color="auto"/>
                    <w:left w:val="none" w:sz="0" w:space="0" w:color="auto"/>
                    <w:bottom w:val="none" w:sz="0" w:space="0" w:color="auto"/>
                    <w:right w:val="none" w:sz="0" w:space="0" w:color="auto"/>
                  </w:divBdr>
                </w:div>
                <w:div w:id="982613851">
                  <w:marLeft w:val="0"/>
                  <w:marRight w:val="0"/>
                  <w:marTop w:val="0"/>
                  <w:marBottom w:val="0"/>
                  <w:divBdr>
                    <w:top w:val="none" w:sz="0" w:space="0" w:color="auto"/>
                    <w:left w:val="none" w:sz="0" w:space="0" w:color="auto"/>
                    <w:bottom w:val="none" w:sz="0" w:space="0" w:color="auto"/>
                    <w:right w:val="none" w:sz="0" w:space="0" w:color="auto"/>
                  </w:divBdr>
                </w:div>
                <w:div w:id="983241006">
                  <w:marLeft w:val="0"/>
                  <w:marRight w:val="0"/>
                  <w:marTop w:val="0"/>
                  <w:marBottom w:val="0"/>
                  <w:divBdr>
                    <w:top w:val="none" w:sz="0" w:space="0" w:color="auto"/>
                    <w:left w:val="none" w:sz="0" w:space="0" w:color="auto"/>
                    <w:bottom w:val="none" w:sz="0" w:space="0" w:color="auto"/>
                    <w:right w:val="none" w:sz="0" w:space="0" w:color="auto"/>
                  </w:divBdr>
                </w:div>
                <w:div w:id="983579447">
                  <w:marLeft w:val="0"/>
                  <w:marRight w:val="0"/>
                  <w:marTop w:val="0"/>
                  <w:marBottom w:val="0"/>
                  <w:divBdr>
                    <w:top w:val="none" w:sz="0" w:space="0" w:color="auto"/>
                    <w:left w:val="none" w:sz="0" w:space="0" w:color="auto"/>
                    <w:bottom w:val="none" w:sz="0" w:space="0" w:color="auto"/>
                    <w:right w:val="none" w:sz="0" w:space="0" w:color="auto"/>
                  </w:divBdr>
                </w:div>
                <w:div w:id="984889847">
                  <w:marLeft w:val="0"/>
                  <w:marRight w:val="0"/>
                  <w:marTop w:val="0"/>
                  <w:marBottom w:val="0"/>
                  <w:divBdr>
                    <w:top w:val="none" w:sz="0" w:space="0" w:color="auto"/>
                    <w:left w:val="none" w:sz="0" w:space="0" w:color="auto"/>
                    <w:bottom w:val="none" w:sz="0" w:space="0" w:color="auto"/>
                    <w:right w:val="none" w:sz="0" w:space="0" w:color="auto"/>
                  </w:divBdr>
                </w:div>
                <w:div w:id="985160869">
                  <w:marLeft w:val="0"/>
                  <w:marRight w:val="0"/>
                  <w:marTop w:val="0"/>
                  <w:marBottom w:val="0"/>
                  <w:divBdr>
                    <w:top w:val="none" w:sz="0" w:space="0" w:color="auto"/>
                    <w:left w:val="none" w:sz="0" w:space="0" w:color="auto"/>
                    <w:bottom w:val="none" w:sz="0" w:space="0" w:color="auto"/>
                    <w:right w:val="none" w:sz="0" w:space="0" w:color="auto"/>
                  </w:divBdr>
                </w:div>
                <w:div w:id="986323040">
                  <w:marLeft w:val="0"/>
                  <w:marRight w:val="0"/>
                  <w:marTop w:val="0"/>
                  <w:marBottom w:val="0"/>
                  <w:divBdr>
                    <w:top w:val="none" w:sz="0" w:space="0" w:color="auto"/>
                    <w:left w:val="none" w:sz="0" w:space="0" w:color="auto"/>
                    <w:bottom w:val="none" w:sz="0" w:space="0" w:color="auto"/>
                    <w:right w:val="none" w:sz="0" w:space="0" w:color="auto"/>
                  </w:divBdr>
                </w:div>
                <w:div w:id="986520213">
                  <w:marLeft w:val="0"/>
                  <w:marRight w:val="0"/>
                  <w:marTop w:val="0"/>
                  <w:marBottom w:val="0"/>
                  <w:divBdr>
                    <w:top w:val="none" w:sz="0" w:space="0" w:color="auto"/>
                    <w:left w:val="none" w:sz="0" w:space="0" w:color="auto"/>
                    <w:bottom w:val="none" w:sz="0" w:space="0" w:color="auto"/>
                    <w:right w:val="none" w:sz="0" w:space="0" w:color="auto"/>
                  </w:divBdr>
                </w:div>
                <w:div w:id="986711345">
                  <w:marLeft w:val="0"/>
                  <w:marRight w:val="0"/>
                  <w:marTop w:val="0"/>
                  <w:marBottom w:val="0"/>
                  <w:divBdr>
                    <w:top w:val="none" w:sz="0" w:space="0" w:color="auto"/>
                    <w:left w:val="none" w:sz="0" w:space="0" w:color="auto"/>
                    <w:bottom w:val="none" w:sz="0" w:space="0" w:color="auto"/>
                    <w:right w:val="none" w:sz="0" w:space="0" w:color="auto"/>
                  </w:divBdr>
                </w:div>
                <w:div w:id="986938885">
                  <w:marLeft w:val="0"/>
                  <w:marRight w:val="0"/>
                  <w:marTop w:val="0"/>
                  <w:marBottom w:val="0"/>
                  <w:divBdr>
                    <w:top w:val="none" w:sz="0" w:space="0" w:color="auto"/>
                    <w:left w:val="none" w:sz="0" w:space="0" w:color="auto"/>
                    <w:bottom w:val="none" w:sz="0" w:space="0" w:color="auto"/>
                    <w:right w:val="none" w:sz="0" w:space="0" w:color="auto"/>
                  </w:divBdr>
                </w:div>
                <w:div w:id="986975087">
                  <w:marLeft w:val="0"/>
                  <w:marRight w:val="0"/>
                  <w:marTop w:val="0"/>
                  <w:marBottom w:val="0"/>
                  <w:divBdr>
                    <w:top w:val="none" w:sz="0" w:space="0" w:color="auto"/>
                    <w:left w:val="none" w:sz="0" w:space="0" w:color="auto"/>
                    <w:bottom w:val="none" w:sz="0" w:space="0" w:color="auto"/>
                    <w:right w:val="none" w:sz="0" w:space="0" w:color="auto"/>
                  </w:divBdr>
                </w:div>
                <w:div w:id="987903845">
                  <w:marLeft w:val="0"/>
                  <w:marRight w:val="0"/>
                  <w:marTop w:val="0"/>
                  <w:marBottom w:val="0"/>
                  <w:divBdr>
                    <w:top w:val="none" w:sz="0" w:space="0" w:color="auto"/>
                    <w:left w:val="none" w:sz="0" w:space="0" w:color="auto"/>
                    <w:bottom w:val="none" w:sz="0" w:space="0" w:color="auto"/>
                    <w:right w:val="none" w:sz="0" w:space="0" w:color="auto"/>
                  </w:divBdr>
                </w:div>
                <w:div w:id="988903837">
                  <w:marLeft w:val="0"/>
                  <w:marRight w:val="0"/>
                  <w:marTop w:val="0"/>
                  <w:marBottom w:val="0"/>
                  <w:divBdr>
                    <w:top w:val="none" w:sz="0" w:space="0" w:color="auto"/>
                    <w:left w:val="none" w:sz="0" w:space="0" w:color="auto"/>
                    <w:bottom w:val="none" w:sz="0" w:space="0" w:color="auto"/>
                    <w:right w:val="none" w:sz="0" w:space="0" w:color="auto"/>
                  </w:divBdr>
                </w:div>
                <w:div w:id="990598457">
                  <w:marLeft w:val="0"/>
                  <w:marRight w:val="0"/>
                  <w:marTop w:val="0"/>
                  <w:marBottom w:val="0"/>
                  <w:divBdr>
                    <w:top w:val="none" w:sz="0" w:space="0" w:color="auto"/>
                    <w:left w:val="none" w:sz="0" w:space="0" w:color="auto"/>
                    <w:bottom w:val="none" w:sz="0" w:space="0" w:color="auto"/>
                    <w:right w:val="none" w:sz="0" w:space="0" w:color="auto"/>
                  </w:divBdr>
                </w:div>
                <w:div w:id="991062364">
                  <w:marLeft w:val="0"/>
                  <w:marRight w:val="0"/>
                  <w:marTop w:val="0"/>
                  <w:marBottom w:val="0"/>
                  <w:divBdr>
                    <w:top w:val="none" w:sz="0" w:space="0" w:color="auto"/>
                    <w:left w:val="none" w:sz="0" w:space="0" w:color="auto"/>
                    <w:bottom w:val="none" w:sz="0" w:space="0" w:color="auto"/>
                    <w:right w:val="none" w:sz="0" w:space="0" w:color="auto"/>
                  </w:divBdr>
                </w:div>
                <w:div w:id="991568708">
                  <w:marLeft w:val="0"/>
                  <w:marRight w:val="0"/>
                  <w:marTop w:val="0"/>
                  <w:marBottom w:val="0"/>
                  <w:divBdr>
                    <w:top w:val="none" w:sz="0" w:space="0" w:color="auto"/>
                    <w:left w:val="none" w:sz="0" w:space="0" w:color="auto"/>
                    <w:bottom w:val="none" w:sz="0" w:space="0" w:color="auto"/>
                    <w:right w:val="none" w:sz="0" w:space="0" w:color="auto"/>
                  </w:divBdr>
                </w:div>
                <w:div w:id="992027531">
                  <w:marLeft w:val="0"/>
                  <w:marRight w:val="0"/>
                  <w:marTop w:val="0"/>
                  <w:marBottom w:val="0"/>
                  <w:divBdr>
                    <w:top w:val="none" w:sz="0" w:space="0" w:color="auto"/>
                    <w:left w:val="none" w:sz="0" w:space="0" w:color="auto"/>
                    <w:bottom w:val="none" w:sz="0" w:space="0" w:color="auto"/>
                    <w:right w:val="none" w:sz="0" w:space="0" w:color="auto"/>
                  </w:divBdr>
                </w:div>
                <w:div w:id="997997240">
                  <w:marLeft w:val="0"/>
                  <w:marRight w:val="0"/>
                  <w:marTop w:val="0"/>
                  <w:marBottom w:val="0"/>
                  <w:divBdr>
                    <w:top w:val="none" w:sz="0" w:space="0" w:color="auto"/>
                    <w:left w:val="none" w:sz="0" w:space="0" w:color="auto"/>
                    <w:bottom w:val="none" w:sz="0" w:space="0" w:color="auto"/>
                    <w:right w:val="none" w:sz="0" w:space="0" w:color="auto"/>
                  </w:divBdr>
                </w:div>
                <w:div w:id="1000893379">
                  <w:marLeft w:val="0"/>
                  <w:marRight w:val="0"/>
                  <w:marTop w:val="0"/>
                  <w:marBottom w:val="0"/>
                  <w:divBdr>
                    <w:top w:val="none" w:sz="0" w:space="0" w:color="auto"/>
                    <w:left w:val="none" w:sz="0" w:space="0" w:color="auto"/>
                    <w:bottom w:val="none" w:sz="0" w:space="0" w:color="auto"/>
                    <w:right w:val="none" w:sz="0" w:space="0" w:color="auto"/>
                  </w:divBdr>
                </w:div>
                <w:div w:id="1001812523">
                  <w:marLeft w:val="0"/>
                  <w:marRight w:val="0"/>
                  <w:marTop w:val="0"/>
                  <w:marBottom w:val="0"/>
                  <w:divBdr>
                    <w:top w:val="none" w:sz="0" w:space="0" w:color="auto"/>
                    <w:left w:val="none" w:sz="0" w:space="0" w:color="auto"/>
                    <w:bottom w:val="none" w:sz="0" w:space="0" w:color="auto"/>
                    <w:right w:val="none" w:sz="0" w:space="0" w:color="auto"/>
                  </w:divBdr>
                </w:div>
                <w:div w:id="1002123472">
                  <w:marLeft w:val="0"/>
                  <w:marRight w:val="0"/>
                  <w:marTop w:val="0"/>
                  <w:marBottom w:val="0"/>
                  <w:divBdr>
                    <w:top w:val="none" w:sz="0" w:space="0" w:color="auto"/>
                    <w:left w:val="none" w:sz="0" w:space="0" w:color="auto"/>
                    <w:bottom w:val="none" w:sz="0" w:space="0" w:color="auto"/>
                    <w:right w:val="none" w:sz="0" w:space="0" w:color="auto"/>
                  </w:divBdr>
                </w:div>
                <w:div w:id="1003898851">
                  <w:marLeft w:val="0"/>
                  <w:marRight w:val="0"/>
                  <w:marTop w:val="0"/>
                  <w:marBottom w:val="0"/>
                  <w:divBdr>
                    <w:top w:val="none" w:sz="0" w:space="0" w:color="auto"/>
                    <w:left w:val="none" w:sz="0" w:space="0" w:color="auto"/>
                    <w:bottom w:val="none" w:sz="0" w:space="0" w:color="auto"/>
                    <w:right w:val="none" w:sz="0" w:space="0" w:color="auto"/>
                  </w:divBdr>
                </w:div>
                <w:div w:id="1004212379">
                  <w:marLeft w:val="0"/>
                  <w:marRight w:val="0"/>
                  <w:marTop w:val="0"/>
                  <w:marBottom w:val="0"/>
                  <w:divBdr>
                    <w:top w:val="none" w:sz="0" w:space="0" w:color="auto"/>
                    <w:left w:val="none" w:sz="0" w:space="0" w:color="auto"/>
                    <w:bottom w:val="none" w:sz="0" w:space="0" w:color="auto"/>
                    <w:right w:val="none" w:sz="0" w:space="0" w:color="auto"/>
                  </w:divBdr>
                </w:div>
                <w:div w:id="1005785471">
                  <w:marLeft w:val="0"/>
                  <w:marRight w:val="0"/>
                  <w:marTop w:val="0"/>
                  <w:marBottom w:val="0"/>
                  <w:divBdr>
                    <w:top w:val="none" w:sz="0" w:space="0" w:color="auto"/>
                    <w:left w:val="none" w:sz="0" w:space="0" w:color="auto"/>
                    <w:bottom w:val="none" w:sz="0" w:space="0" w:color="auto"/>
                    <w:right w:val="none" w:sz="0" w:space="0" w:color="auto"/>
                  </w:divBdr>
                </w:div>
                <w:div w:id="1006442032">
                  <w:marLeft w:val="0"/>
                  <w:marRight w:val="0"/>
                  <w:marTop w:val="0"/>
                  <w:marBottom w:val="0"/>
                  <w:divBdr>
                    <w:top w:val="none" w:sz="0" w:space="0" w:color="auto"/>
                    <w:left w:val="none" w:sz="0" w:space="0" w:color="auto"/>
                    <w:bottom w:val="none" w:sz="0" w:space="0" w:color="auto"/>
                    <w:right w:val="none" w:sz="0" w:space="0" w:color="auto"/>
                  </w:divBdr>
                </w:div>
                <w:div w:id="1007555752">
                  <w:marLeft w:val="0"/>
                  <w:marRight w:val="0"/>
                  <w:marTop w:val="0"/>
                  <w:marBottom w:val="0"/>
                  <w:divBdr>
                    <w:top w:val="none" w:sz="0" w:space="0" w:color="auto"/>
                    <w:left w:val="none" w:sz="0" w:space="0" w:color="auto"/>
                    <w:bottom w:val="none" w:sz="0" w:space="0" w:color="auto"/>
                    <w:right w:val="none" w:sz="0" w:space="0" w:color="auto"/>
                  </w:divBdr>
                </w:div>
                <w:div w:id="1008601480">
                  <w:marLeft w:val="0"/>
                  <w:marRight w:val="0"/>
                  <w:marTop w:val="0"/>
                  <w:marBottom w:val="0"/>
                  <w:divBdr>
                    <w:top w:val="none" w:sz="0" w:space="0" w:color="auto"/>
                    <w:left w:val="none" w:sz="0" w:space="0" w:color="auto"/>
                    <w:bottom w:val="none" w:sz="0" w:space="0" w:color="auto"/>
                    <w:right w:val="none" w:sz="0" w:space="0" w:color="auto"/>
                  </w:divBdr>
                </w:div>
                <w:div w:id="1012954226">
                  <w:marLeft w:val="0"/>
                  <w:marRight w:val="0"/>
                  <w:marTop w:val="0"/>
                  <w:marBottom w:val="0"/>
                  <w:divBdr>
                    <w:top w:val="none" w:sz="0" w:space="0" w:color="auto"/>
                    <w:left w:val="none" w:sz="0" w:space="0" w:color="auto"/>
                    <w:bottom w:val="none" w:sz="0" w:space="0" w:color="auto"/>
                    <w:right w:val="none" w:sz="0" w:space="0" w:color="auto"/>
                  </w:divBdr>
                </w:div>
                <w:div w:id="1012993867">
                  <w:marLeft w:val="0"/>
                  <w:marRight w:val="0"/>
                  <w:marTop w:val="0"/>
                  <w:marBottom w:val="0"/>
                  <w:divBdr>
                    <w:top w:val="none" w:sz="0" w:space="0" w:color="auto"/>
                    <w:left w:val="none" w:sz="0" w:space="0" w:color="auto"/>
                    <w:bottom w:val="none" w:sz="0" w:space="0" w:color="auto"/>
                    <w:right w:val="none" w:sz="0" w:space="0" w:color="auto"/>
                  </w:divBdr>
                </w:div>
                <w:div w:id="1018582198">
                  <w:marLeft w:val="0"/>
                  <w:marRight w:val="0"/>
                  <w:marTop w:val="0"/>
                  <w:marBottom w:val="0"/>
                  <w:divBdr>
                    <w:top w:val="none" w:sz="0" w:space="0" w:color="auto"/>
                    <w:left w:val="none" w:sz="0" w:space="0" w:color="auto"/>
                    <w:bottom w:val="none" w:sz="0" w:space="0" w:color="auto"/>
                    <w:right w:val="none" w:sz="0" w:space="0" w:color="auto"/>
                  </w:divBdr>
                </w:div>
                <w:div w:id="1025711030">
                  <w:marLeft w:val="0"/>
                  <w:marRight w:val="0"/>
                  <w:marTop w:val="0"/>
                  <w:marBottom w:val="0"/>
                  <w:divBdr>
                    <w:top w:val="none" w:sz="0" w:space="0" w:color="auto"/>
                    <w:left w:val="none" w:sz="0" w:space="0" w:color="auto"/>
                    <w:bottom w:val="none" w:sz="0" w:space="0" w:color="auto"/>
                    <w:right w:val="none" w:sz="0" w:space="0" w:color="auto"/>
                  </w:divBdr>
                </w:div>
                <w:div w:id="1026756753">
                  <w:marLeft w:val="0"/>
                  <w:marRight w:val="0"/>
                  <w:marTop w:val="0"/>
                  <w:marBottom w:val="0"/>
                  <w:divBdr>
                    <w:top w:val="none" w:sz="0" w:space="0" w:color="auto"/>
                    <w:left w:val="none" w:sz="0" w:space="0" w:color="auto"/>
                    <w:bottom w:val="none" w:sz="0" w:space="0" w:color="auto"/>
                    <w:right w:val="none" w:sz="0" w:space="0" w:color="auto"/>
                  </w:divBdr>
                </w:div>
                <w:div w:id="1027098033">
                  <w:marLeft w:val="0"/>
                  <w:marRight w:val="0"/>
                  <w:marTop w:val="0"/>
                  <w:marBottom w:val="0"/>
                  <w:divBdr>
                    <w:top w:val="none" w:sz="0" w:space="0" w:color="auto"/>
                    <w:left w:val="none" w:sz="0" w:space="0" w:color="auto"/>
                    <w:bottom w:val="none" w:sz="0" w:space="0" w:color="auto"/>
                    <w:right w:val="none" w:sz="0" w:space="0" w:color="auto"/>
                  </w:divBdr>
                </w:div>
                <w:div w:id="1028605560">
                  <w:marLeft w:val="0"/>
                  <w:marRight w:val="0"/>
                  <w:marTop w:val="0"/>
                  <w:marBottom w:val="0"/>
                  <w:divBdr>
                    <w:top w:val="none" w:sz="0" w:space="0" w:color="auto"/>
                    <w:left w:val="none" w:sz="0" w:space="0" w:color="auto"/>
                    <w:bottom w:val="none" w:sz="0" w:space="0" w:color="auto"/>
                    <w:right w:val="none" w:sz="0" w:space="0" w:color="auto"/>
                  </w:divBdr>
                </w:div>
                <w:div w:id="1028796893">
                  <w:marLeft w:val="0"/>
                  <w:marRight w:val="0"/>
                  <w:marTop w:val="0"/>
                  <w:marBottom w:val="0"/>
                  <w:divBdr>
                    <w:top w:val="none" w:sz="0" w:space="0" w:color="auto"/>
                    <w:left w:val="none" w:sz="0" w:space="0" w:color="auto"/>
                    <w:bottom w:val="none" w:sz="0" w:space="0" w:color="auto"/>
                    <w:right w:val="none" w:sz="0" w:space="0" w:color="auto"/>
                  </w:divBdr>
                </w:div>
                <w:div w:id="1029061684">
                  <w:marLeft w:val="0"/>
                  <w:marRight w:val="0"/>
                  <w:marTop w:val="0"/>
                  <w:marBottom w:val="0"/>
                  <w:divBdr>
                    <w:top w:val="none" w:sz="0" w:space="0" w:color="auto"/>
                    <w:left w:val="none" w:sz="0" w:space="0" w:color="auto"/>
                    <w:bottom w:val="none" w:sz="0" w:space="0" w:color="auto"/>
                    <w:right w:val="none" w:sz="0" w:space="0" w:color="auto"/>
                  </w:divBdr>
                </w:div>
                <w:div w:id="1030180273">
                  <w:marLeft w:val="0"/>
                  <w:marRight w:val="0"/>
                  <w:marTop w:val="0"/>
                  <w:marBottom w:val="0"/>
                  <w:divBdr>
                    <w:top w:val="none" w:sz="0" w:space="0" w:color="auto"/>
                    <w:left w:val="none" w:sz="0" w:space="0" w:color="auto"/>
                    <w:bottom w:val="none" w:sz="0" w:space="0" w:color="auto"/>
                    <w:right w:val="none" w:sz="0" w:space="0" w:color="auto"/>
                  </w:divBdr>
                </w:div>
                <w:div w:id="1030305051">
                  <w:marLeft w:val="0"/>
                  <w:marRight w:val="0"/>
                  <w:marTop w:val="0"/>
                  <w:marBottom w:val="0"/>
                  <w:divBdr>
                    <w:top w:val="none" w:sz="0" w:space="0" w:color="auto"/>
                    <w:left w:val="none" w:sz="0" w:space="0" w:color="auto"/>
                    <w:bottom w:val="none" w:sz="0" w:space="0" w:color="auto"/>
                    <w:right w:val="none" w:sz="0" w:space="0" w:color="auto"/>
                  </w:divBdr>
                </w:div>
                <w:div w:id="1031298483">
                  <w:marLeft w:val="0"/>
                  <w:marRight w:val="0"/>
                  <w:marTop w:val="0"/>
                  <w:marBottom w:val="0"/>
                  <w:divBdr>
                    <w:top w:val="none" w:sz="0" w:space="0" w:color="auto"/>
                    <w:left w:val="none" w:sz="0" w:space="0" w:color="auto"/>
                    <w:bottom w:val="none" w:sz="0" w:space="0" w:color="auto"/>
                    <w:right w:val="none" w:sz="0" w:space="0" w:color="auto"/>
                  </w:divBdr>
                </w:div>
                <w:div w:id="1033074732">
                  <w:marLeft w:val="0"/>
                  <w:marRight w:val="0"/>
                  <w:marTop w:val="0"/>
                  <w:marBottom w:val="0"/>
                  <w:divBdr>
                    <w:top w:val="none" w:sz="0" w:space="0" w:color="auto"/>
                    <w:left w:val="none" w:sz="0" w:space="0" w:color="auto"/>
                    <w:bottom w:val="none" w:sz="0" w:space="0" w:color="auto"/>
                    <w:right w:val="none" w:sz="0" w:space="0" w:color="auto"/>
                  </w:divBdr>
                </w:div>
                <w:div w:id="1034888029">
                  <w:marLeft w:val="0"/>
                  <w:marRight w:val="0"/>
                  <w:marTop w:val="0"/>
                  <w:marBottom w:val="0"/>
                  <w:divBdr>
                    <w:top w:val="none" w:sz="0" w:space="0" w:color="auto"/>
                    <w:left w:val="none" w:sz="0" w:space="0" w:color="auto"/>
                    <w:bottom w:val="none" w:sz="0" w:space="0" w:color="auto"/>
                    <w:right w:val="none" w:sz="0" w:space="0" w:color="auto"/>
                  </w:divBdr>
                </w:div>
                <w:div w:id="1035542894">
                  <w:marLeft w:val="0"/>
                  <w:marRight w:val="0"/>
                  <w:marTop w:val="0"/>
                  <w:marBottom w:val="0"/>
                  <w:divBdr>
                    <w:top w:val="none" w:sz="0" w:space="0" w:color="auto"/>
                    <w:left w:val="none" w:sz="0" w:space="0" w:color="auto"/>
                    <w:bottom w:val="none" w:sz="0" w:space="0" w:color="auto"/>
                    <w:right w:val="none" w:sz="0" w:space="0" w:color="auto"/>
                  </w:divBdr>
                </w:div>
                <w:div w:id="1035614319">
                  <w:marLeft w:val="0"/>
                  <w:marRight w:val="0"/>
                  <w:marTop w:val="0"/>
                  <w:marBottom w:val="0"/>
                  <w:divBdr>
                    <w:top w:val="none" w:sz="0" w:space="0" w:color="auto"/>
                    <w:left w:val="none" w:sz="0" w:space="0" w:color="auto"/>
                    <w:bottom w:val="none" w:sz="0" w:space="0" w:color="auto"/>
                    <w:right w:val="none" w:sz="0" w:space="0" w:color="auto"/>
                  </w:divBdr>
                </w:div>
                <w:div w:id="1036270818">
                  <w:marLeft w:val="0"/>
                  <w:marRight w:val="0"/>
                  <w:marTop w:val="0"/>
                  <w:marBottom w:val="0"/>
                  <w:divBdr>
                    <w:top w:val="none" w:sz="0" w:space="0" w:color="auto"/>
                    <w:left w:val="none" w:sz="0" w:space="0" w:color="auto"/>
                    <w:bottom w:val="none" w:sz="0" w:space="0" w:color="auto"/>
                    <w:right w:val="none" w:sz="0" w:space="0" w:color="auto"/>
                  </w:divBdr>
                </w:div>
                <w:div w:id="1037196377">
                  <w:marLeft w:val="0"/>
                  <w:marRight w:val="0"/>
                  <w:marTop w:val="0"/>
                  <w:marBottom w:val="0"/>
                  <w:divBdr>
                    <w:top w:val="none" w:sz="0" w:space="0" w:color="auto"/>
                    <w:left w:val="none" w:sz="0" w:space="0" w:color="auto"/>
                    <w:bottom w:val="none" w:sz="0" w:space="0" w:color="auto"/>
                    <w:right w:val="none" w:sz="0" w:space="0" w:color="auto"/>
                  </w:divBdr>
                </w:div>
                <w:div w:id="1037850117">
                  <w:marLeft w:val="0"/>
                  <w:marRight w:val="0"/>
                  <w:marTop w:val="0"/>
                  <w:marBottom w:val="0"/>
                  <w:divBdr>
                    <w:top w:val="none" w:sz="0" w:space="0" w:color="auto"/>
                    <w:left w:val="none" w:sz="0" w:space="0" w:color="auto"/>
                    <w:bottom w:val="none" w:sz="0" w:space="0" w:color="auto"/>
                    <w:right w:val="none" w:sz="0" w:space="0" w:color="auto"/>
                  </w:divBdr>
                </w:div>
                <w:div w:id="1037897568">
                  <w:marLeft w:val="0"/>
                  <w:marRight w:val="0"/>
                  <w:marTop w:val="0"/>
                  <w:marBottom w:val="0"/>
                  <w:divBdr>
                    <w:top w:val="none" w:sz="0" w:space="0" w:color="auto"/>
                    <w:left w:val="none" w:sz="0" w:space="0" w:color="auto"/>
                    <w:bottom w:val="none" w:sz="0" w:space="0" w:color="auto"/>
                    <w:right w:val="none" w:sz="0" w:space="0" w:color="auto"/>
                  </w:divBdr>
                </w:div>
                <w:div w:id="1038509334">
                  <w:marLeft w:val="0"/>
                  <w:marRight w:val="0"/>
                  <w:marTop w:val="0"/>
                  <w:marBottom w:val="0"/>
                  <w:divBdr>
                    <w:top w:val="none" w:sz="0" w:space="0" w:color="auto"/>
                    <w:left w:val="none" w:sz="0" w:space="0" w:color="auto"/>
                    <w:bottom w:val="none" w:sz="0" w:space="0" w:color="auto"/>
                    <w:right w:val="none" w:sz="0" w:space="0" w:color="auto"/>
                  </w:divBdr>
                </w:div>
                <w:div w:id="1039280851">
                  <w:marLeft w:val="0"/>
                  <w:marRight w:val="0"/>
                  <w:marTop w:val="0"/>
                  <w:marBottom w:val="0"/>
                  <w:divBdr>
                    <w:top w:val="none" w:sz="0" w:space="0" w:color="auto"/>
                    <w:left w:val="none" w:sz="0" w:space="0" w:color="auto"/>
                    <w:bottom w:val="none" w:sz="0" w:space="0" w:color="auto"/>
                    <w:right w:val="none" w:sz="0" w:space="0" w:color="auto"/>
                  </w:divBdr>
                </w:div>
                <w:div w:id="1039627470">
                  <w:marLeft w:val="0"/>
                  <w:marRight w:val="0"/>
                  <w:marTop w:val="0"/>
                  <w:marBottom w:val="0"/>
                  <w:divBdr>
                    <w:top w:val="none" w:sz="0" w:space="0" w:color="auto"/>
                    <w:left w:val="none" w:sz="0" w:space="0" w:color="auto"/>
                    <w:bottom w:val="none" w:sz="0" w:space="0" w:color="auto"/>
                    <w:right w:val="none" w:sz="0" w:space="0" w:color="auto"/>
                  </w:divBdr>
                </w:div>
                <w:div w:id="1042678116">
                  <w:marLeft w:val="0"/>
                  <w:marRight w:val="0"/>
                  <w:marTop w:val="0"/>
                  <w:marBottom w:val="0"/>
                  <w:divBdr>
                    <w:top w:val="none" w:sz="0" w:space="0" w:color="auto"/>
                    <w:left w:val="none" w:sz="0" w:space="0" w:color="auto"/>
                    <w:bottom w:val="none" w:sz="0" w:space="0" w:color="auto"/>
                    <w:right w:val="none" w:sz="0" w:space="0" w:color="auto"/>
                  </w:divBdr>
                </w:div>
                <w:div w:id="1042678775">
                  <w:marLeft w:val="0"/>
                  <w:marRight w:val="0"/>
                  <w:marTop w:val="0"/>
                  <w:marBottom w:val="0"/>
                  <w:divBdr>
                    <w:top w:val="none" w:sz="0" w:space="0" w:color="auto"/>
                    <w:left w:val="none" w:sz="0" w:space="0" w:color="auto"/>
                    <w:bottom w:val="none" w:sz="0" w:space="0" w:color="auto"/>
                    <w:right w:val="none" w:sz="0" w:space="0" w:color="auto"/>
                  </w:divBdr>
                </w:div>
                <w:div w:id="1043603431">
                  <w:marLeft w:val="0"/>
                  <w:marRight w:val="0"/>
                  <w:marTop w:val="0"/>
                  <w:marBottom w:val="0"/>
                  <w:divBdr>
                    <w:top w:val="none" w:sz="0" w:space="0" w:color="auto"/>
                    <w:left w:val="none" w:sz="0" w:space="0" w:color="auto"/>
                    <w:bottom w:val="none" w:sz="0" w:space="0" w:color="auto"/>
                    <w:right w:val="none" w:sz="0" w:space="0" w:color="auto"/>
                  </w:divBdr>
                </w:div>
                <w:div w:id="1044329786">
                  <w:marLeft w:val="0"/>
                  <w:marRight w:val="0"/>
                  <w:marTop w:val="0"/>
                  <w:marBottom w:val="0"/>
                  <w:divBdr>
                    <w:top w:val="none" w:sz="0" w:space="0" w:color="auto"/>
                    <w:left w:val="none" w:sz="0" w:space="0" w:color="auto"/>
                    <w:bottom w:val="none" w:sz="0" w:space="0" w:color="auto"/>
                    <w:right w:val="none" w:sz="0" w:space="0" w:color="auto"/>
                  </w:divBdr>
                </w:div>
                <w:div w:id="1044404610">
                  <w:marLeft w:val="0"/>
                  <w:marRight w:val="0"/>
                  <w:marTop w:val="0"/>
                  <w:marBottom w:val="0"/>
                  <w:divBdr>
                    <w:top w:val="none" w:sz="0" w:space="0" w:color="auto"/>
                    <w:left w:val="none" w:sz="0" w:space="0" w:color="auto"/>
                    <w:bottom w:val="none" w:sz="0" w:space="0" w:color="auto"/>
                    <w:right w:val="none" w:sz="0" w:space="0" w:color="auto"/>
                  </w:divBdr>
                </w:div>
                <w:div w:id="1045838046">
                  <w:marLeft w:val="0"/>
                  <w:marRight w:val="0"/>
                  <w:marTop w:val="0"/>
                  <w:marBottom w:val="0"/>
                  <w:divBdr>
                    <w:top w:val="none" w:sz="0" w:space="0" w:color="auto"/>
                    <w:left w:val="none" w:sz="0" w:space="0" w:color="auto"/>
                    <w:bottom w:val="none" w:sz="0" w:space="0" w:color="auto"/>
                    <w:right w:val="none" w:sz="0" w:space="0" w:color="auto"/>
                  </w:divBdr>
                </w:div>
                <w:div w:id="1046562654">
                  <w:marLeft w:val="0"/>
                  <w:marRight w:val="0"/>
                  <w:marTop w:val="0"/>
                  <w:marBottom w:val="0"/>
                  <w:divBdr>
                    <w:top w:val="none" w:sz="0" w:space="0" w:color="auto"/>
                    <w:left w:val="none" w:sz="0" w:space="0" w:color="auto"/>
                    <w:bottom w:val="none" w:sz="0" w:space="0" w:color="auto"/>
                    <w:right w:val="none" w:sz="0" w:space="0" w:color="auto"/>
                  </w:divBdr>
                </w:div>
                <w:div w:id="1047677292">
                  <w:marLeft w:val="0"/>
                  <w:marRight w:val="0"/>
                  <w:marTop w:val="0"/>
                  <w:marBottom w:val="0"/>
                  <w:divBdr>
                    <w:top w:val="none" w:sz="0" w:space="0" w:color="auto"/>
                    <w:left w:val="none" w:sz="0" w:space="0" w:color="auto"/>
                    <w:bottom w:val="none" w:sz="0" w:space="0" w:color="auto"/>
                    <w:right w:val="none" w:sz="0" w:space="0" w:color="auto"/>
                  </w:divBdr>
                </w:div>
                <w:div w:id="1048334580">
                  <w:marLeft w:val="0"/>
                  <w:marRight w:val="0"/>
                  <w:marTop w:val="0"/>
                  <w:marBottom w:val="0"/>
                  <w:divBdr>
                    <w:top w:val="none" w:sz="0" w:space="0" w:color="auto"/>
                    <w:left w:val="none" w:sz="0" w:space="0" w:color="auto"/>
                    <w:bottom w:val="none" w:sz="0" w:space="0" w:color="auto"/>
                    <w:right w:val="none" w:sz="0" w:space="0" w:color="auto"/>
                  </w:divBdr>
                </w:div>
                <w:div w:id="1049380450">
                  <w:marLeft w:val="0"/>
                  <w:marRight w:val="0"/>
                  <w:marTop w:val="0"/>
                  <w:marBottom w:val="0"/>
                  <w:divBdr>
                    <w:top w:val="none" w:sz="0" w:space="0" w:color="auto"/>
                    <w:left w:val="none" w:sz="0" w:space="0" w:color="auto"/>
                    <w:bottom w:val="none" w:sz="0" w:space="0" w:color="auto"/>
                    <w:right w:val="none" w:sz="0" w:space="0" w:color="auto"/>
                  </w:divBdr>
                </w:div>
                <w:div w:id="1049691813">
                  <w:marLeft w:val="0"/>
                  <w:marRight w:val="0"/>
                  <w:marTop w:val="0"/>
                  <w:marBottom w:val="0"/>
                  <w:divBdr>
                    <w:top w:val="none" w:sz="0" w:space="0" w:color="auto"/>
                    <w:left w:val="none" w:sz="0" w:space="0" w:color="auto"/>
                    <w:bottom w:val="none" w:sz="0" w:space="0" w:color="auto"/>
                    <w:right w:val="none" w:sz="0" w:space="0" w:color="auto"/>
                  </w:divBdr>
                </w:div>
                <w:div w:id="1050222959">
                  <w:marLeft w:val="0"/>
                  <w:marRight w:val="0"/>
                  <w:marTop w:val="0"/>
                  <w:marBottom w:val="0"/>
                  <w:divBdr>
                    <w:top w:val="none" w:sz="0" w:space="0" w:color="auto"/>
                    <w:left w:val="none" w:sz="0" w:space="0" w:color="auto"/>
                    <w:bottom w:val="none" w:sz="0" w:space="0" w:color="auto"/>
                    <w:right w:val="none" w:sz="0" w:space="0" w:color="auto"/>
                  </w:divBdr>
                </w:div>
                <w:div w:id="1051536507">
                  <w:marLeft w:val="0"/>
                  <w:marRight w:val="0"/>
                  <w:marTop w:val="0"/>
                  <w:marBottom w:val="0"/>
                  <w:divBdr>
                    <w:top w:val="none" w:sz="0" w:space="0" w:color="auto"/>
                    <w:left w:val="none" w:sz="0" w:space="0" w:color="auto"/>
                    <w:bottom w:val="none" w:sz="0" w:space="0" w:color="auto"/>
                    <w:right w:val="none" w:sz="0" w:space="0" w:color="auto"/>
                  </w:divBdr>
                </w:div>
                <w:div w:id="1052382479">
                  <w:marLeft w:val="0"/>
                  <w:marRight w:val="0"/>
                  <w:marTop w:val="0"/>
                  <w:marBottom w:val="0"/>
                  <w:divBdr>
                    <w:top w:val="none" w:sz="0" w:space="0" w:color="auto"/>
                    <w:left w:val="none" w:sz="0" w:space="0" w:color="auto"/>
                    <w:bottom w:val="none" w:sz="0" w:space="0" w:color="auto"/>
                    <w:right w:val="none" w:sz="0" w:space="0" w:color="auto"/>
                  </w:divBdr>
                </w:div>
                <w:div w:id="1052577444">
                  <w:marLeft w:val="0"/>
                  <w:marRight w:val="0"/>
                  <w:marTop w:val="0"/>
                  <w:marBottom w:val="0"/>
                  <w:divBdr>
                    <w:top w:val="none" w:sz="0" w:space="0" w:color="auto"/>
                    <w:left w:val="none" w:sz="0" w:space="0" w:color="auto"/>
                    <w:bottom w:val="none" w:sz="0" w:space="0" w:color="auto"/>
                    <w:right w:val="none" w:sz="0" w:space="0" w:color="auto"/>
                  </w:divBdr>
                </w:div>
                <w:div w:id="1052653049">
                  <w:marLeft w:val="0"/>
                  <w:marRight w:val="0"/>
                  <w:marTop w:val="0"/>
                  <w:marBottom w:val="0"/>
                  <w:divBdr>
                    <w:top w:val="none" w:sz="0" w:space="0" w:color="auto"/>
                    <w:left w:val="none" w:sz="0" w:space="0" w:color="auto"/>
                    <w:bottom w:val="none" w:sz="0" w:space="0" w:color="auto"/>
                    <w:right w:val="none" w:sz="0" w:space="0" w:color="auto"/>
                  </w:divBdr>
                </w:div>
                <w:div w:id="1053311351">
                  <w:marLeft w:val="0"/>
                  <w:marRight w:val="0"/>
                  <w:marTop w:val="0"/>
                  <w:marBottom w:val="0"/>
                  <w:divBdr>
                    <w:top w:val="none" w:sz="0" w:space="0" w:color="auto"/>
                    <w:left w:val="none" w:sz="0" w:space="0" w:color="auto"/>
                    <w:bottom w:val="none" w:sz="0" w:space="0" w:color="auto"/>
                    <w:right w:val="none" w:sz="0" w:space="0" w:color="auto"/>
                  </w:divBdr>
                </w:div>
                <w:div w:id="1054700030">
                  <w:marLeft w:val="0"/>
                  <w:marRight w:val="0"/>
                  <w:marTop w:val="0"/>
                  <w:marBottom w:val="0"/>
                  <w:divBdr>
                    <w:top w:val="none" w:sz="0" w:space="0" w:color="auto"/>
                    <w:left w:val="none" w:sz="0" w:space="0" w:color="auto"/>
                    <w:bottom w:val="none" w:sz="0" w:space="0" w:color="auto"/>
                    <w:right w:val="none" w:sz="0" w:space="0" w:color="auto"/>
                  </w:divBdr>
                </w:div>
                <w:div w:id="1055004181">
                  <w:marLeft w:val="0"/>
                  <w:marRight w:val="0"/>
                  <w:marTop w:val="0"/>
                  <w:marBottom w:val="0"/>
                  <w:divBdr>
                    <w:top w:val="none" w:sz="0" w:space="0" w:color="auto"/>
                    <w:left w:val="none" w:sz="0" w:space="0" w:color="auto"/>
                    <w:bottom w:val="none" w:sz="0" w:space="0" w:color="auto"/>
                    <w:right w:val="none" w:sz="0" w:space="0" w:color="auto"/>
                  </w:divBdr>
                </w:div>
                <w:div w:id="1056273099">
                  <w:marLeft w:val="0"/>
                  <w:marRight w:val="0"/>
                  <w:marTop w:val="0"/>
                  <w:marBottom w:val="0"/>
                  <w:divBdr>
                    <w:top w:val="none" w:sz="0" w:space="0" w:color="auto"/>
                    <w:left w:val="none" w:sz="0" w:space="0" w:color="auto"/>
                    <w:bottom w:val="none" w:sz="0" w:space="0" w:color="auto"/>
                    <w:right w:val="none" w:sz="0" w:space="0" w:color="auto"/>
                  </w:divBdr>
                </w:div>
                <w:div w:id="1056468985">
                  <w:marLeft w:val="0"/>
                  <w:marRight w:val="0"/>
                  <w:marTop w:val="0"/>
                  <w:marBottom w:val="0"/>
                  <w:divBdr>
                    <w:top w:val="none" w:sz="0" w:space="0" w:color="auto"/>
                    <w:left w:val="none" w:sz="0" w:space="0" w:color="auto"/>
                    <w:bottom w:val="none" w:sz="0" w:space="0" w:color="auto"/>
                    <w:right w:val="none" w:sz="0" w:space="0" w:color="auto"/>
                  </w:divBdr>
                </w:div>
                <w:div w:id="1056588293">
                  <w:marLeft w:val="0"/>
                  <w:marRight w:val="0"/>
                  <w:marTop w:val="0"/>
                  <w:marBottom w:val="0"/>
                  <w:divBdr>
                    <w:top w:val="none" w:sz="0" w:space="0" w:color="auto"/>
                    <w:left w:val="none" w:sz="0" w:space="0" w:color="auto"/>
                    <w:bottom w:val="none" w:sz="0" w:space="0" w:color="auto"/>
                    <w:right w:val="none" w:sz="0" w:space="0" w:color="auto"/>
                  </w:divBdr>
                </w:div>
                <w:div w:id="1057168209">
                  <w:marLeft w:val="0"/>
                  <w:marRight w:val="0"/>
                  <w:marTop w:val="0"/>
                  <w:marBottom w:val="0"/>
                  <w:divBdr>
                    <w:top w:val="none" w:sz="0" w:space="0" w:color="auto"/>
                    <w:left w:val="none" w:sz="0" w:space="0" w:color="auto"/>
                    <w:bottom w:val="none" w:sz="0" w:space="0" w:color="auto"/>
                    <w:right w:val="none" w:sz="0" w:space="0" w:color="auto"/>
                  </w:divBdr>
                </w:div>
                <w:div w:id="1058362219">
                  <w:marLeft w:val="0"/>
                  <w:marRight w:val="0"/>
                  <w:marTop w:val="0"/>
                  <w:marBottom w:val="0"/>
                  <w:divBdr>
                    <w:top w:val="none" w:sz="0" w:space="0" w:color="auto"/>
                    <w:left w:val="none" w:sz="0" w:space="0" w:color="auto"/>
                    <w:bottom w:val="none" w:sz="0" w:space="0" w:color="auto"/>
                    <w:right w:val="none" w:sz="0" w:space="0" w:color="auto"/>
                  </w:divBdr>
                </w:div>
                <w:div w:id="1060326492">
                  <w:marLeft w:val="0"/>
                  <w:marRight w:val="0"/>
                  <w:marTop w:val="0"/>
                  <w:marBottom w:val="0"/>
                  <w:divBdr>
                    <w:top w:val="none" w:sz="0" w:space="0" w:color="auto"/>
                    <w:left w:val="none" w:sz="0" w:space="0" w:color="auto"/>
                    <w:bottom w:val="none" w:sz="0" w:space="0" w:color="auto"/>
                    <w:right w:val="none" w:sz="0" w:space="0" w:color="auto"/>
                  </w:divBdr>
                </w:div>
                <w:div w:id="1060832502">
                  <w:marLeft w:val="0"/>
                  <w:marRight w:val="0"/>
                  <w:marTop w:val="0"/>
                  <w:marBottom w:val="0"/>
                  <w:divBdr>
                    <w:top w:val="none" w:sz="0" w:space="0" w:color="auto"/>
                    <w:left w:val="none" w:sz="0" w:space="0" w:color="auto"/>
                    <w:bottom w:val="none" w:sz="0" w:space="0" w:color="auto"/>
                    <w:right w:val="none" w:sz="0" w:space="0" w:color="auto"/>
                  </w:divBdr>
                </w:div>
                <w:div w:id="1060983710">
                  <w:marLeft w:val="0"/>
                  <w:marRight w:val="0"/>
                  <w:marTop w:val="0"/>
                  <w:marBottom w:val="0"/>
                  <w:divBdr>
                    <w:top w:val="none" w:sz="0" w:space="0" w:color="auto"/>
                    <w:left w:val="none" w:sz="0" w:space="0" w:color="auto"/>
                    <w:bottom w:val="none" w:sz="0" w:space="0" w:color="auto"/>
                    <w:right w:val="none" w:sz="0" w:space="0" w:color="auto"/>
                  </w:divBdr>
                </w:div>
                <w:div w:id="1061252761">
                  <w:marLeft w:val="0"/>
                  <w:marRight w:val="0"/>
                  <w:marTop w:val="0"/>
                  <w:marBottom w:val="0"/>
                  <w:divBdr>
                    <w:top w:val="none" w:sz="0" w:space="0" w:color="auto"/>
                    <w:left w:val="none" w:sz="0" w:space="0" w:color="auto"/>
                    <w:bottom w:val="none" w:sz="0" w:space="0" w:color="auto"/>
                    <w:right w:val="none" w:sz="0" w:space="0" w:color="auto"/>
                  </w:divBdr>
                </w:div>
                <w:div w:id="1065027438">
                  <w:marLeft w:val="0"/>
                  <w:marRight w:val="0"/>
                  <w:marTop w:val="0"/>
                  <w:marBottom w:val="0"/>
                  <w:divBdr>
                    <w:top w:val="none" w:sz="0" w:space="0" w:color="auto"/>
                    <w:left w:val="none" w:sz="0" w:space="0" w:color="auto"/>
                    <w:bottom w:val="none" w:sz="0" w:space="0" w:color="auto"/>
                    <w:right w:val="none" w:sz="0" w:space="0" w:color="auto"/>
                  </w:divBdr>
                </w:div>
                <w:div w:id="1066948736">
                  <w:marLeft w:val="0"/>
                  <w:marRight w:val="0"/>
                  <w:marTop w:val="0"/>
                  <w:marBottom w:val="0"/>
                  <w:divBdr>
                    <w:top w:val="none" w:sz="0" w:space="0" w:color="auto"/>
                    <w:left w:val="none" w:sz="0" w:space="0" w:color="auto"/>
                    <w:bottom w:val="none" w:sz="0" w:space="0" w:color="auto"/>
                    <w:right w:val="none" w:sz="0" w:space="0" w:color="auto"/>
                  </w:divBdr>
                </w:div>
                <w:div w:id="1068502114">
                  <w:marLeft w:val="0"/>
                  <w:marRight w:val="0"/>
                  <w:marTop w:val="0"/>
                  <w:marBottom w:val="0"/>
                  <w:divBdr>
                    <w:top w:val="none" w:sz="0" w:space="0" w:color="auto"/>
                    <w:left w:val="none" w:sz="0" w:space="0" w:color="auto"/>
                    <w:bottom w:val="none" w:sz="0" w:space="0" w:color="auto"/>
                    <w:right w:val="none" w:sz="0" w:space="0" w:color="auto"/>
                  </w:divBdr>
                </w:div>
                <w:div w:id="1069574317">
                  <w:marLeft w:val="0"/>
                  <w:marRight w:val="0"/>
                  <w:marTop w:val="0"/>
                  <w:marBottom w:val="0"/>
                  <w:divBdr>
                    <w:top w:val="none" w:sz="0" w:space="0" w:color="auto"/>
                    <w:left w:val="none" w:sz="0" w:space="0" w:color="auto"/>
                    <w:bottom w:val="none" w:sz="0" w:space="0" w:color="auto"/>
                    <w:right w:val="none" w:sz="0" w:space="0" w:color="auto"/>
                  </w:divBdr>
                </w:div>
                <w:div w:id="1070234233">
                  <w:marLeft w:val="0"/>
                  <w:marRight w:val="0"/>
                  <w:marTop w:val="0"/>
                  <w:marBottom w:val="0"/>
                  <w:divBdr>
                    <w:top w:val="none" w:sz="0" w:space="0" w:color="auto"/>
                    <w:left w:val="none" w:sz="0" w:space="0" w:color="auto"/>
                    <w:bottom w:val="none" w:sz="0" w:space="0" w:color="auto"/>
                    <w:right w:val="none" w:sz="0" w:space="0" w:color="auto"/>
                  </w:divBdr>
                </w:div>
                <w:div w:id="1071346737">
                  <w:marLeft w:val="0"/>
                  <w:marRight w:val="0"/>
                  <w:marTop w:val="0"/>
                  <w:marBottom w:val="0"/>
                  <w:divBdr>
                    <w:top w:val="none" w:sz="0" w:space="0" w:color="auto"/>
                    <w:left w:val="none" w:sz="0" w:space="0" w:color="auto"/>
                    <w:bottom w:val="none" w:sz="0" w:space="0" w:color="auto"/>
                    <w:right w:val="none" w:sz="0" w:space="0" w:color="auto"/>
                  </w:divBdr>
                </w:div>
                <w:div w:id="1075979908">
                  <w:marLeft w:val="0"/>
                  <w:marRight w:val="0"/>
                  <w:marTop w:val="0"/>
                  <w:marBottom w:val="0"/>
                  <w:divBdr>
                    <w:top w:val="none" w:sz="0" w:space="0" w:color="auto"/>
                    <w:left w:val="none" w:sz="0" w:space="0" w:color="auto"/>
                    <w:bottom w:val="none" w:sz="0" w:space="0" w:color="auto"/>
                    <w:right w:val="none" w:sz="0" w:space="0" w:color="auto"/>
                  </w:divBdr>
                </w:div>
                <w:div w:id="1077676054">
                  <w:marLeft w:val="0"/>
                  <w:marRight w:val="0"/>
                  <w:marTop w:val="0"/>
                  <w:marBottom w:val="0"/>
                  <w:divBdr>
                    <w:top w:val="none" w:sz="0" w:space="0" w:color="auto"/>
                    <w:left w:val="none" w:sz="0" w:space="0" w:color="auto"/>
                    <w:bottom w:val="none" w:sz="0" w:space="0" w:color="auto"/>
                    <w:right w:val="none" w:sz="0" w:space="0" w:color="auto"/>
                  </w:divBdr>
                </w:div>
                <w:div w:id="1079447269">
                  <w:marLeft w:val="0"/>
                  <w:marRight w:val="0"/>
                  <w:marTop w:val="0"/>
                  <w:marBottom w:val="0"/>
                  <w:divBdr>
                    <w:top w:val="none" w:sz="0" w:space="0" w:color="auto"/>
                    <w:left w:val="none" w:sz="0" w:space="0" w:color="auto"/>
                    <w:bottom w:val="none" w:sz="0" w:space="0" w:color="auto"/>
                    <w:right w:val="none" w:sz="0" w:space="0" w:color="auto"/>
                  </w:divBdr>
                </w:div>
                <w:div w:id="1079597398">
                  <w:marLeft w:val="0"/>
                  <w:marRight w:val="0"/>
                  <w:marTop w:val="0"/>
                  <w:marBottom w:val="0"/>
                  <w:divBdr>
                    <w:top w:val="none" w:sz="0" w:space="0" w:color="auto"/>
                    <w:left w:val="none" w:sz="0" w:space="0" w:color="auto"/>
                    <w:bottom w:val="none" w:sz="0" w:space="0" w:color="auto"/>
                    <w:right w:val="none" w:sz="0" w:space="0" w:color="auto"/>
                  </w:divBdr>
                </w:div>
                <w:div w:id="1079908514">
                  <w:marLeft w:val="0"/>
                  <w:marRight w:val="0"/>
                  <w:marTop w:val="0"/>
                  <w:marBottom w:val="0"/>
                  <w:divBdr>
                    <w:top w:val="none" w:sz="0" w:space="0" w:color="auto"/>
                    <w:left w:val="none" w:sz="0" w:space="0" w:color="auto"/>
                    <w:bottom w:val="none" w:sz="0" w:space="0" w:color="auto"/>
                    <w:right w:val="none" w:sz="0" w:space="0" w:color="auto"/>
                  </w:divBdr>
                </w:div>
                <w:div w:id="1083526885">
                  <w:marLeft w:val="0"/>
                  <w:marRight w:val="0"/>
                  <w:marTop w:val="0"/>
                  <w:marBottom w:val="0"/>
                  <w:divBdr>
                    <w:top w:val="none" w:sz="0" w:space="0" w:color="auto"/>
                    <w:left w:val="none" w:sz="0" w:space="0" w:color="auto"/>
                    <w:bottom w:val="none" w:sz="0" w:space="0" w:color="auto"/>
                    <w:right w:val="none" w:sz="0" w:space="0" w:color="auto"/>
                  </w:divBdr>
                </w:div>
                <w:div w:id="1083604552">
                  <w:marLeft w:val="0"/>
                  <w:marRight w:val="0"/>
                  <w:marTop w:val="0"/>
                  <w:marBottom w:val="0"/>
                  <w:divBdr>
                    <w:top w:val="none" w:sz="0" w:space="0" w:color="auto"/>
                    <w:left w:val="none" w:sz="0" w:space="0" w:color="auto"/>
                    <w:bottom w:val="none" w:sz="0" w:space="0" w:color="auto"/>
                    <w:right w:val="none" w:sz="0" w:space="0" w:color="auto"/>
                  </w:divBdr>
                </w:div>
                <w:div w:id="1084111141">
                  <w:marLeft w:val="0"/>
                  <w:marRight w:val="0"/>
                  <w:marTop w:val="0"/>
                  <w:marBottom w:val="0"/>
                  <w:divBdr>
                    <w:top w:val="none" w:sz="0" w:space="0" w:color="auto"/>
                    <w:left w:val="none" w:sz="0" w:space="0" w:color="auto"/>
                    <w:bottom w:val="none" w:sz="0" w:space="0" w:color="auto"/>
                    <w:right w:val="none" w:sz="0" w:space="0" w:color="auto"/>
                  </w:divBdr>
                </w:div>
                <w:div w:id="1087464007">
                  <w:marLeft w:val="0"/>
                  <w:marRight w:val="0"/>
                  <w:marTop w:val="0"/>
                  <w:marBottom w:val="0"/>
                  <w:divBdr>
                    <w:top w:val="none" w:sz="0" w:space="0" w:color="auto"/>
                    <w:left w:val="none" w:sz="0" w:space="0" w:color="auto"/>
                    <w:bottom w:val="none" w:sz="0" w:space="0" w:color="auto"/>
                    <w:right w:val="none" w:sz="0" w:space="0" w:color="auto"/>
                  </w:divBdr>
                </w:div>
                <w:div w:id="1093207482">
                  <w:marLeft w:val="0"/>
                  <w:marRight w:val="0"/>
                  <w:marTop w:val="0"/>
                  <w:marBottom w:val="0"/>
                  <w:divBdr>
                    <w:top w:val="none" w:sz="0" w:space="0" w:color="auto"/>
                    <w:left w:val="none" w:sz="0" w:space="0" w:color="auto"/>
                    <w:bottom w:val="none" w:sz="0" w:space="0" w:color="auto"/>
                    <w:right w:val="none" w:sz="0" w:space="0" w:color="auto"/>
                  </w:divBdr>
                </w:div>
                <w:div w:id="1094857247">
                  <w:marLeft w:val="0"/>
                  <w:marRight w:val="0"/>
                  <w:marTop w:val="0"/>
                  <w:marBottom w:val="0"/>
                  <w:divBdr>
                    <w:top w:val="none" w:sz="0" w:space="0" w:color="auto"/>
                    <w:left w:val="none" w:sz="0" w:space="0" w:color="auto"/>
                    <w:bottom w:val="none" w:sz="0" w:space="0" w:color="auto"/>
                    <w:right w:val="none" w:sz="0" w:space="0" w:color="auto"/>
                  </w:divBdr>
                </w:div>
                <w:div w:id="1097100454">
                  <w:marLeft w:val="0"/>
                  <w:marRight w:val="0"/>
                  <w:marTop w:val="0"/>
                  <w:marBottom w:val="0"/>
                  <w:divBdr>
                    <w:top w:val="none" w:sz="0" w:space="0" w:color="auto"/>
                    <w:left w:val="none" w:sz="0" w:space="0" w:color="auto"/>
                    <w:bottom w:val="none" w:sz="0" w:space="0" w:color="auto"/>
                    <w:right w:val="none" w:sz="0" w:space="0" w:color="auto"/>
                  </w:divBdr>
                </w:div>
                <w:div w:id="1101876321">
                  <w:marLeft w:val="0"/>
                  <w:marRight w:val="0"/>
                  <w:marTop w:val="0"/>
                  <w:marBottom w:val="0"/>
                  <w:divBdr>
                    <w:top w:val="none" w:sz="0" w:space="0" w:color="auto"/>
                    <w:left w:val="none" w:sz="0" w:space="0" w:color="auto"/>
                    <w:bottom w:val="none" w:sz="0" w:space="0" w:color="auto"/>
                    <w:right w:val="none" w:sz="0" w:space="0" w:color="auto"/>
                  </w:divBdr>
                </w:div>
                <w:div w:id="1104225662">
                  <w:marLeft w:val="0"/>
                  <w:marRight w:val="0"/>
                  <w:marTop w:val="0"/>
                  <w:marBottom w:val="0"/>
                  <w:divBdr>
                    <w:top w:val="none" w:sz="0" w:space="0" w:color="auto"/>
                    <w:left w:val="none" w:sz="0" w:space="0" w:color="auto"/>
                    <w:bottom w:val="none" w:sz="0" w:space="0" w:color="auto"/>
                    <w:right w:val="none" w:sz="0" w:space="0" w:color="auto"/>
                  </w:divBdr>
                </w:div>
                <w:div w:id="1104375214">
                  <w:marLeft w:val="0"/>
                  <w:marRight w:val="0"/>
                  <w:marTop w:val="0"/>
                  <w:marBottom w:val="0"/>
                  <w:divBdr>
                    <w:top w:val="none" w:sz="0" w:space="0" w:color="auto"/>
                    <w:left w:val="none" w:sz="0" w:space="0" w:color="auto"/>
                    <w:bottom w:val="none" w:sz="0" w:space="0" w:color="auto"/>
                    <w:right w:val="none" w:sz="0" w:space="0" w:color="auto"/>
                  </w:divBdr>
                </w:div>
                <w:div w:id="1107000944">
                  <w:marLeft w:val="0"/>
                  <w:marRight w:val="0"/>
                  <w:marTop w:val="0"/>
                  <w:marBottom w:val="0"/>
                  <w:divBdr>
                    <w:top w:val="none" w:sz="0" w:space="0" w:color="auto"/>
                    <w:left w:val="none" w:sz="0" w:space="0" w:color="auto"/>
                    <w:bottom w:val="none" w:sz="0" w:space="0" w:color="auto"/>
                    <w:right w:val="none" w:sz="0" w:space="0" w:color="auto"/>
                  </w:divBdr>
                </w:div>
                <w:div w:id="1108935433">
                  <w:marLeft w:val="0"/>
                  <w:marRight w:val="0"/>
                  <w:marTop w:val="0"/>
                  <w:marBottom w:val="0"/>
                  <w:divBdr>
                    <w:top w:val="none" w:sz="0" w:space="0" w:color="auto"/>
                    <w:left w:val="none" w:sz="0" w:space="0" w:color="auto"/>
                    <w:bottom w:val="none" w:sz="0" w:space="0" w:color="auto"/>
                    <w:right w:val="none" w:sz="0" w:space="0" w:color="auto"/>
                  </w:divBdr>
                </w:div>
                <w:div w:id="1111585698">
                  <w:marLeft w:val="0"/>
                  <w:marRight w:val="0"/>
                  <w:marTop w:val="0"/>
                  <w:marBottom w:val="0"/>
                  <w:divBdr>
                    <w:top w:val="none" w:sz="0" w:space="0" w:color="auto"/>
                    <w:left w:val="none" w:sz="0" w:space="0" w:color="auto"/>
                    <w:bottom w:val="none" w:sz="0" w:space="0" w:color="auto"/>
                    <w:right w:val="none" w:sz="0" w:space="0" w:color="auto"/>
                  </w:divBdr>
                </w:div>
                <w:div w:id="1111625846">
                  <w:marLeft w:val="0"/>
                  <w:marRight w:val="0"/>
                  <w:marTop w:val="0"/>
                  <w:marBottom w:val="0"/>
                  <w:divBdr>
                    <w:top w:val="none" w:sz="0" w:space="0" w:color="auto"/>
                    <w:left w:val="none" w:sz="0" w:space="0" w:color="auto"/>
                    <w:bottom w:val="none" w:sz="0" w:space="0" w:color="auto"/>
                    <w:right w:val="none" w:sz="0" w:space="0" w:color="auto"/>
                  </w:divBdr>
                </w:div>
                <w:div w:id="1113088986">
                  <w:marLeft w:val="0"/>
                  <w:marRight w:val="0"/>
                  <w:marTop w:val="0"/>
                  <w:marBottom w:val="0"/>
                  <w:divBdr>
                    <w:top w:val="none" w:sz="0" w:space="0" w:color="auto"/>
                    <w:left w:val="none" w:sz="0" w:space="0" w:color="auto"/>
                    <w:bottom w:val="none" w:sz="0" w:space="0" w:color="auto"/>
                    <w:right w:val="none" w:sz="0" w:space="0" w:color="auto"/>
                  </w:divBdr>
                </w:div>
                <w:div w:id="1117407874">
                  <w:marLeft w:val="0"/>
                  <w:marRight w:val="0"/>
                  <w:marTop w:val="0"/>
                  <w:marBottom w:val="0"/>
                  <w:divBdr>
                    <w:top w:val="none" w:sz="0" w:space="0" w:color="auto"/>
                    <w:left w:val="none" w:sz="0" w:space="0" w:color="auto"/>
                    <w:bottom w:val="none" w:sz="0" w:space="0" w:color="auto"/>
                    <w:right w:val="none" w:sz="0" w:space="0" w:color="auto"/>
                  </w:divBdr>
                </w:div>
                <w:div w:id="1118791071">
                  <w:marLeft w:val="0"/>
                  <w:marRight w:val="0"/>
                  <w:marTop w:val="0"/>
                  <w:marBottom w:val="0"/>
                  <w:divBdr>
                    <w:top w:val="none" w:sz="0" w:space="0" w:color="auto"/>
                    <w:left w:val="none" w:sz="0" w:space="0" w:color="auto"/>
                    <w:bottom w:val="none" w:sz="0" w:space="0" w:color="auto"/>
                    <w:right w:val="none" w:sz="0" w:space="0" w:color="auto"/>
                  </w:divBdr>
                </w:div>
                <w:div w:id="1118917907">
                  <w:marLeft w:val="0"/>
                  <w:marRight w:val="0"/>
                  <w:marTop w:val="0"/>
                  <w:marBottom w:val="0"/>
                  <w:divBdr>
                    <w:top w:val="none" w:sz="0" w:space="0" w:color="auto"/>
                    <w:left w:val="none" w:sz="0" w:space="0" w:color="auto"/>
                    <w:bottom w:val="none" w:sz="0" w:space="0" w:color="auto"/>
                    <w:right w:val="none" w:sz="0" w:space="0" w:color="auto"/>
                  </w:divBdr>
                </w:div>
                <w:div w:id="1119228895">
                  <w:marLeft w:val="0"/>
                  <w:marRight w:val="0"/>
                  <w:marTop w:val="0"/>
                  <w:marBottom w:val="0"/>
                  <w:divBdr>
                    <w:top w:val="none" w:sz="0" w:space="0" w:color="auto"/>
                    <w:left w:val="none" w:sz="0" w:space="0" w:color="auto"/>
                    <w:bottom w:val="none" w:sz="0" w:space="0" w:color="auto"/>
                    <w:right w:val="none" w:sz="0" w:space="0" w:color="auto"/>
                  </w:divBdr>
                </w:div>
                <w:div w:id="1120102667">
                  <w:marLeft w:val="0"/>
                  <w:marRight w:val="0"/>
                  <w:marTop w:val="0"/>
                  <w:marBottom w:val="0"/>
                  <w:divBdr>
                    <w:top w:val="none" w:sz="0" w:space="0" w:color="auto"/>
                    <w:left w:val="none" w:sz="0" w:space="0" w:color="auto"/>
                    <w:bottom w:val="none" w:sz="0" w:space="0" w:color="auto"/>
                    <w:right w:val="none" w:sz="0" w:space="0" w:color="auto"/>
                  </w:divBdr>
                </w:div>
                <w:div w:id="1120681010">
                  <w:marLeft w:val="0"/>
                  <w:marRight w:val="0"/>
                  <w:marTop w:val="0"/>
                  <w:marBottom w:val="0"/>
                  <w:divBdr>
                    <w:top w:val="none" w:sz="0" w:space="0" w:color="auto"/>
                    <w:left w:val="none" w:sz="0" w:space="0" w:color="auto"/>
                    <w:bottom w:val="none" w:sz="0" w:space="0" w:color="auto"/>
                    <w:right w:val="none" w:sz="0" w:space="0" w:color="auto"/>
                  </w:divBdr>
                </w:div>
                <w:div w:id="1120686225">
                  <w:marLeft w:val="0"/>
                  <w:marRight w:val="0"/>
                  <w:marTop w:val="0"/>
                  <w:marBottom w:val="0"/>
                  <w:divBdr>
                    <w:top w:val="none" w:sz="0" w:space="0" w:color="auto"/>
                    <w:left w:val="none" w:sz="0" w:space="0" w:color="auto"/>
                    <w:bottom w:val="none" w:sz="0" w:space="0" w:color="auto"/>
                    <w:right w:val="none" w:sz="0" w:space="0" w:color="auto"/>
                  </w:divBdr>
                </w:div>
                <w:div w:id="1125468936">
                  <w:marLeft w:val="0"/>
                  <w:marRight w:val="0"/>
                  <w:marTop w:val="0"/>
                  <w:marBottom w:val="0"/>
                  <w:divBdr>
                    <w:top w:val="none" w:sz="0" w:space="0" w:color="auto"/>
                    <w:left w:val="none" w:sz="0" w:space="0" w:color="auto"/>
                    <w:bottom w:val="none" w:sz="0" w:space="0" w:color="auto"/>
                    <w:right w:val="none" w:sz="0" w:space="0" w:color="auto"/>
                  </w:divBdr>
                </w:div>
                <w:div w:id="1125660162">
                  <w:marLeft w:val="0"/>
                  <w:marRight w:val="0"/>
                  <w:marTop w:val="0"/>
                  <w:marBottom w:val="0"/>
                  <w:divBdr>
                    <w:top w:val="none" w:sz="0" w:space="0" w:color="auto"/>
                    <w:left w:val="none" w:sz="0" w:space="0" w:color="auto"/>
                    <w:bottom w:val="none" w:sz="0" w:space="0" w:color="auto"/>
                    <w:right w:val="none" w:sz="0" w:space="0" w:color="auto"/>
                  </w:divBdr>
                </w:div>
                <w:div w:id="1127308830">
                  <w:marLeft w:val="0"/>
                  <w:marRight w:val="0"/>
                  <w:marTop w:val="0"/>
                  <w:marBottom w:val="0"/>
                  <w:divBdr>
                    <w:top w:val="none" w:sz="0" w:space="0" w:color="auto"/>
                    <w:left w:val="none" w:sz="0" w:space="0" w:color="auto"/>
                    <w:bottom w:val="none" w:sz="0" w:space="0" w:color="auto"/>
                    <w:right w:val="none" w:sz="0" w:space="0" w:color="auto"/>
                  </w:divBdr>
                </w:div>
                <w:div w:id="1131561462">
                  <w:marLeft w:val="0"/>
                  <w:marRight w:val="0"/>
                  <w:marTop w:val="0"/>
                  <w:marBottom w:val="0"/>
                  <w:divBdr>
                    <w:top w:val="none" w:sz="0" w:space="0" w:color="auto"/>
                    <w:left w:val="none" w:sz="0" w:space="0" w:color="auto"/>
                    <w:bottom w:val="none" w:sz="0" w:space="0" w:color="auto"/>
                    <w:right w:val="none" w:sz="0" w:space="0" w:color="auto"/>
                  </w:divBdr>
                </w:div>
                <w:div w:id="1132753999">
                  <w:marLeft w:val="0"/>
                  <w:marRight w:val="0"/>
                  <w:marTop w:val="0"/>
                  <w:marBottom w:val="0"/>
                  <w:divBdr>
                    <w:top w:val="none" w:sz="0" w:space="0" w:color="auto"/>
                    <w:left w:val="none" w:sz="0" w:space="0" w:color="auto"/>
                    <w:bottom w:val="none" w:sz="0" w:space="0" w:color="auto"/>
                    <w:right w:val="none" w:sz="0" w:space="0" w:color="auto"/>
                  </w:divBdr>
                </w:div>
                <w:div w:id="1134761083">
                  <w:marLeft w:val="0"/>
                  <w:marRight w:val="0"/>
                  <w:marTop w:val="0"/>
                  <w:marBottom w:val="0"/>
                  <w:divBdr>
                    <w:top w:val="none" w:sz="0" w:space="0" w:color="auto"/>
                    <w:left w:val="none" w:sz="0" w:space="0" w:color="auto"/>
                    <w:bottom w:val="none" w:sz="0" w:space="0" w:color="auto"/>
                    <w:right w:val="none" w:sz="0" w:space="0" w:color="auto"/>
                  </w:divBdr>
                </w:div>
                <w:div w:id="1137642619">
                  <w:marLeft w:val="0"/>
                  <w:marRight w:val="0"/>
                  <w:marTop w:val="0"/>
                  <w:marBottom w:val="0"/>
                  <w:divBdr>
                    <w:top w:val="none" w:sz="0" w:space="0" w:color="auto"/>
                    <w:left w:val="none" w:sz="0" w:space="0" w:color="auto"/>
                    <w:bottom w:val="none" w:sz="0" w:space="0" w:color="auto"/>
                    <w:right w:val="none" w:sz="0" w:space="0" w:color="auto"/>
                  </w:divBdr>
                </w:div>
                <w:div w:id="1138573335">
                  <w:marLeft w:val="0"/>
                  <w:marRight w:val="0"/>
                  <w:marTop w:val="0"/>
                  <w:marBottom w:val="0"/>
                  <w:divBdr>
                    <w:top w:val="none" w:sz="0" w:space="0" w:color="auto"/>
                    <w:left w:val="none" w:sz="0" w:space="0" w:color="auto"/>
                    <w:bottom w:val="none" w:sz="0" w:space="0" w:color="auto"/>
                    <w:right w:val="none" w:sz="0" w:space="0" w:color="auto"/>
                  </w:divBdr>
                </w:div>
                <w:div w:id="1139227755">
                  <w:marLeft w:val="0"/>
                  <w:marRight w:val="0"/>
                  <w:marTop w:val="0"/>
                  <w:marBottom w:val="0"/>
                  <w:divBdr>
                    <w:top w:val="none" w:sz="0" w:space="0" w:color="auto"/>
                    <w:left w:val="none" w:sz="0" w:space="0" w:color="auto"/>
                    <w:bottom w:val="none" w:sz="0" w:space="0" w:color="auto"/>
                    <w:right w:val="none" w:sz="0" w:space="0" w:color="auto"/>
                  </w:divBdr>
                </w:div>
                <w:div w:id="1140340127">
                  <w:marLeft w:val="0"/>
                  <w:marRight w:val="0"/>
                  <w:marTop w:val="0"/>
                  <w:marBottom w:val="0"/>
                  <w:divBdr>
                    <w:top w:val="none" w:sz="0" w:space="0" w:color="auto"/>
                    <w:left w:val="none" w:sz="0" w:space="0" w:color="auto"/>
                    <w:bottom w:val="none" w:sz="0" w:space="0" w:color="auto"/>
                    <w:right w:val="none" w:sz="0" w:space="0" w:color="auto"/>
                  </w:divBdr>
                </w:div>
                <w:div w:id="1140463391">
                  <w:marLeft w:val="0"/>
                  <w:marRight w:val="0"/>
                  <w:marTop w:val="0"/>
                  <w:marBottom w:val="0"/>
                  <w:divBdr>
                    <w:top w:val="none" w:sz="0" w:space="0" w:color="auto"/>
                    <w:left w:val="none" w:sz="0" w:space="0" w:color="auto"/>
                    <w:bottom w:val="none" w:sz="0" w:space="0" w:color="auto"/>
                    <w:right w:val="none" w:sz="0" w:space="0" w:color="auto"/>
                  </w:divBdr>
                </w:div>
                <w:div w:id="1143959333">
                  <w:marLeft w:val="0"/>
                  <w:marRight w:val="0"/>
                  <w:marTop w:val="0"/>
                  <w:marBottom w:val="0"/>
                  <w:divBdr>
                    <w:top w:val="none" w:sz="0" w:space="0" w:color="auto"/>
                    <w:left w:val="none" w:sz="0" w:space="0" w:color="auto"/>
                    <w:bottom w:val="none" w:sz="0" w:space="0" w:color="auto"/>
                    <w:right w:val="none" w:sz="0" w:space="0" w:color="auto"/>
                  </w:divBdr>
                </w:div>
                <w:div w:id="1150052756">
                  <w:marLeft w:val="0"/>
                  <w:marRight w:val="0"/>
                  <w:marTop w:val="0"/>
                  <w:marBottom w:val="0"/>
                  <w:divBdr>
                    <w:top w:val="none" w:sz="0" w:space="0" w:color="auto"/>
                    <w:left w:val="none" w:sz="0" w:space="0" w:color="auto"/>
                    <w:bottom w:val="none" w:sz="0" w:space="0" w:color="auto"/>
                    <w:right w:val="none" w:sz="0" w:space="0" w:color="auto"/>
                  </w:divBdr>
                </w:div>
                <w:div w:id="1155030006">
                  <w:marLeft w:val="0"/>
                  <w:marRight w:val="0"/>
                  <w:marTop w:val="0"/>
                  <w:marBottom w:val="0"/>
                  <w:divBdr>
                    <w:top w:val="none" w:sz="0" w:space="0" w:color="auto"/>
                    <w:left w:val="none" w:sz="0" w:space="0" w:color="auto"/>
                    <w:bottom w:val="none" w:sz="0" w:space="0" w:color="auto"/>
                    <w:right w:val="none" w:sz="0" w:space="0" w:color="auto"/>
                  </w:divBdr>
                </w:div>
                <w:div w:id="1156341479">
                  <w:marLeft w:val="0"/>
                  <w:marRight w:val="0"/>
                  <w:marTop w:val="0"/>
                  <w:marBottom w:val="0"/>
                  <w:divBdr>
                    <w:top w:val="none" w:sz="0" w:space="0" w:color="auto"/>
                    <w:left w:val="none" w:sz="0" w:space="0" w:color="auto"/>
                    <w:bottom w:val="none" w:sz="0" w:space="0" w:color="auto"/>
                    <w:right w:val="none" w:sz="0" w:space="0" w:color="auto"/>
                  </w:divBdr>
                </w:div>
                <w:div w:id="1157724494">
                  <w:marLeft w:val="0"/>
                  <w:marRight w:val="0"/>
                  <w:marTop w:val="0"/>
                  <w:marBottom w:val="0"/>
                  <w:divBdr>
                    <w:top w:val="none" w:sz="0" w:space="0" w:color="auto"/>
                    <w:left w:val="none" w:sz="0" w:space="0" w:color="auto"/>
                    <w:bottom w:val="none" w:sz="0" w:space="0" w:color="auto"/>
                    <w:right w:val="none" w:sz="0" w:space="0" w:color="auto"/>
                  </w:divBdr>
                </w:div>
                <w:div w:id="1157725615">
                  <w:marLeft w:val="0"/>
                  <w:marRight w:val="0"/>
                  <w:marTop w:val="0"/>
                  <w:marBottom w:val="0"/>
                  <w:divBdr>
                    <w:top w:val="none" w:sz="0" w:space="0" w:color="auto"/>
                    <w:left w:val="none" w:sz="0" w:space="0" w:color="auto"/>
                    <w:bottom w:val="none" w:sz="0" w:space="0" w:color="auto"/>
                    <w:right w:val="none" w:sz="0" w:space="0" w:color="auto"/>
                  </w:divBdr>
                </w:div>
                <w:div w:id="1158039211">
                  <w:marLeft w:val="0"/>
                  <w:marRight w:val="0"/>
                  <w:marTop w:val="0"/>
                  <w:marBottom w:val="0"/>
                  <w:divBdr>
                    <w:top w:val="none" w:sz="0" w:space="0" w:color="auto"/>
                    <w:left w:val="none" w:sz="0" w:space="0" w:color="auto"/>
                    <w:bottom w:val="none" w:sz="0" w:space="0" w:color="auto"/>
                    <w:right w:val="none" w:sz="0" w:space="0" w:color="auto"/>
                  </w:divBdr>
                </w:div>
                <w:div w:id="1160535634">
                  <w:marLeft w:val="0"/>
                  <w:marRight w:val="0"/>
                  <w:marTop w:val="0"/>
                  <w:marBottom w:val="0"/>
                  <w:divBdr>
                    <w:top w:val="none" w:sz="0" w:space="0" w:color="auto"/>
                    <w:left w:val="none" w:sz="0" w:space="0" w:color="auto"/>
                    <w:bottom w:val="none" w:sz="0" w:space="0" w:color="auto"/>
                    <w:right w:val="none" w:sz="0" w:space="0" w:color="auto"/>
                  </w:divBdr>
                </w:div>
                <w:div w:id="1163813808">
                  <w:marLeft w:val="0"/>
                  <w:marRight w:val="0"/>
                  <w:marTop w:val="0"/>
                  <w:marBottom w:val="0"/>
                  <w:divBdr>
                    <w:top w:val="none" w:sz="0" w:space="0" w:color="auto"/>
                    <w:left w:val="none" w:sz="0" w:space="0" w:color="auto"/>
                    <w:bottom w:val="none" w:sz="0" w:space="0" w:color="auto"/>
                    <w:right w:val="none" w:sz="0" w:space="0" w:color="auto"/>
                  </w:divBdr>
                </w:div>
                <w:div w:id="1164317855">
                  <w:marLeft w:val="0"/>
                  <w:marRight w:val="0"/>
                  <w:marTop w:val="0"/>
                  <w:marBottom w:val="0"/>
                  <w:divBdr>
                    <w:top w:val="none" w:sz="0" w:space="0" w:color="auto"/>
                    <w:left w:val="none" w:sz="0" w:space="0" w:color="auto"/>
                    <w:bottom w:val="none" w:sz="0" w:space="0" w:color="auto"/>
                    <w:right w:val="none" w:sz="0" w:space="0" w:color="auto"/>
                  </w:divBdr>
                </w:div>
                <w:div w:id="1165825647">
                  <w:marLeft w:val="0"/>
                  <w:marRight w:val="0"/>
                  <w:marTop w:val="0"/>
                  <w:marBottom w:val="0"/>
                  <w:divBdr>
                    <w:top w:val="none" w:sz="0" w:space="0" w:color="auto"/>
                    <w:left w:val="none" w:sz="0" w:space="0" w:color="auto"/>
                    <w:bottom w:val="none" w:sz="0" w:space="0" w:color="auto"/>
                    <w:right w:val="none" w:sz="0" w:space="0" w:color="auto"/>
                  </w:divBdr>
                </w:div>
                <w:div w:id="1169710397">
                  <w:marLeft w:val="0"/>
                  <w:marRight w:val="0"/>
                  <w:marTop w:val="0"/>
                  <w:marBottom w:val="0"/>
                  <w:divBdr>
                    <w:top w:val="none" w:sz="0" w:space="0" w:color="auto"/>
                    <w:left w:val="none" w:sz="0" w:space="0" w:color="auto"/>
                    <w:bottom w:val="none" w:sz="0" w:space="0" w:color="auto"/>
                    <w:right w:val="none" w:sz="0" w:space="0" w:color="auto"/>
                  </w:divBdr>
                </w:div>
                <w:div w:id="1169783347">
                  <w:marLeft w:val="0"/>
                  <w:marRight w:val="0"/>
                  <w:marTop w:val="0"/>
                  <w:marBottom w:val="0"/>
                  <w:divBdr>
                    <w:top w:val="none" w:sz="0" w:space="0" w:color="auto"/>
                    <w:left w:val="none" w:sz="0" w:space="0" w:color="auto"/>
                    <w:bottom w:val="none" w:sz="0" w:space="0" w:color="auto"/>
                    <w:right w:val="none" w:sz="0" w:space="0" w:color="auto"/>
                  </w:divBdr>
                </w:div>
                <w:div w:id="1169902103">
                  <w:marLeft w:val="0"/>
                  <w:marRight w:val="0"/>
                  <w:marTop w:val="0"/>
                  <w:marBottom w:val="0"/>
                  <w:divBdr>
                    <w:top w:val="none" w:sz="0" w:space="0" w:color="auto"/>
                    <w:left w:val="none" w:sz="0" w:space="0" w:color="auto"/>
                    <w:bottom w:val="none" w:sz="0" w:space="0" w:color="auto"/>
                    <w:right w:val="none" w:sz="0" w:space="0" w:color="auto"/>
                  </w:divBdr>
                </w:div>
                <w:div w:id="1172259270">
                  <w:marLeft w:val="0"/>
                  <w:marRight w:val="0"/>
                  <w:marTop w:val="0"/>
                  <w:marBottom w:val="0"/>
                  <w:divBdr>
                    <w:top w:val="none" w:sz="0" w:space="0" w:color="auto"/>
                    <w:left w:val="none" w:sz="0" w:space="0" w:color="auto"/>
                    <w:bottom w:val="none" w:sz="0" w:space="0" w:color="auto"/>
                    <w:right w:val="none" w:sz="0" w:space="0" w:color="auto"/>
                  </w:divBdr>
                </w:div>
                <w:div w:id="1173491928">
                  <w:marLeft w:val="0"/>
                  <w:marRight w:val="0"/>
                  <w:marTop w:val="0"/>
                  <w:marBottom w:val="0"/>
                  <w:divBdr>
                    <w:top w:val="none" w:sz="0" w:space="0" w:color="auto"/>
                    <w:left w:val="none" w:sz="0" w:space="0" w:color="auto"/>
                    <w:bottom w:val="none" w:sz="0" w:space="0" w:color="auto"/>
                    <w:right w:val="none" w:sz="0" w:space="0" w:color="auto"/>
                  </w:divBdr>
                </w:div>
                <w:div w:id="1175265281">
                  <w:marLeft w:val="0"/>
                  <w:marRight w:val="0"/>
                  <w:marTop w:val="0"/>
                  <w:marBottom w:val="0"/>
                  <w:divBdr>
                    <w:top w:val="none" w:sz="0" w:space="0" w:color="auto"/>
                    <w:left w:val="none" w:sz="0" w:space="0" w:color="auto"/>
                    <w:bottom w:val="none" w:sz="0" w:space="0" w:color="auto"/>
                    <w:right w:val="none" w:sz="0" w:space="0" w:color="auto"/>
                  </w:divBdr>
                </w:div>
                <w:div w:id="1176992382">
                  <w:marLeft w:val="0"/>
                  <w:marRight w:val="0"/>
                  <w:marTop w:val="0"/>
                  <w:marBottom w:val="0"/>
                  <w:divBdr>
                    <w:top w:val="none" w:sz="0" w:space="0" w:color="auto"/>
                    <w:left w:val="none" w:sz="0" w:space="0" w:color="auto"/>
                    <w:bottom w:val="none" w:sz="0" w:space="0" w:color="auto"/>
                    <w:right w:val="none" w:sz="0" w:space="0" w:color="auto"/>
                  </w:divBdr>
                </w:div>
                <w:div w:id="1178233823">
                  <w:marLeft w:val="0"/>
                  <w:marRight w:val="0"/>
                  <w:marTop w:val="0"/>
                  <w:marBottom w:val="0"/>
                  <w:divBdr>
                    <w:top w:val="none" w:sz="0" w:space="0" w:color="auto"/>
                    <w:left w:val="none" w:sz="0" w:space="0" w:color="auto"/>
                    <w:bottom w:val="none" w:sz="0" w:space="0" w:color="auto"/>
                    <w:right w:val="none" w:sz="0" w:space="0" w:color="auto"/>
                  </w:divBdr>
                </w:div>
                <w:div w:id="1178348075">
                  <w:marLeft w:val="0"/>
                  <w:marRight w:val="0"/>
                  <w:marTop w:val="0"/>
                  <w:marBottom w:val="0"/>
                  <w:divBdr>
                    <w:top w:val="none" w:sz="0" w:space="0" w:color="auto"/>
                    <w:left w:val="none" w:sz="0" w:space="0" w:color="auto"/>
                    <w:bottom w:val="none" w:sz="0" w:space="0" w:color="auto"/>
                    <w:right w:val="none" w:sz="0" w:space="0" w:color="auto"/>
                  </w:divBdr>
                </w:div>
                <w:div w:id="1178349795">
                  <w:marLeft w:val="0"/>
                  <w:marRight w:val="0"/>
                  <w:marTop w:val="0"/>
                  <w:marBottom w:val="0"/>
                  <w:divBdr>
                    <w:top w:val="none" w:sz="0" w:space="0" w:color="auto"/>
                    <w:left w:val="none" w:sz="0" w:space="0" w:color="auto"/>
                    <w:bottom w:val="none" w:sz="0" w:space="0" w:color="auto"/>
                    <w:right w:val="none" w:sz="0" w:space="0" w:color="auto"/>
                  </w:divBdr>
                </w:div>
                <w:div w:id="1179078597">
                  <w:marLeft w:val="0"/>
                  <w:marRight w:val="0"/>
                  <w:marTop w:val="0"/>
                  <w:marBottom w:val="0"/>
                  <w:divBdr>
                    <w:top w:val="none" w:sz="0" w:space="0" w:color="auto"/>
                    <w:left w:val="none" w:sz="0" w:space="0" w:color="auto"/>
                    <w:bottom w:val="none" w:sz="0" w:space="0" w:color="auto"/>
                    <w:right w:val="none" w:sz="0" w:space="0" w:color="auto"/>
                  </w:divBdr>
                </w:div>
                <w:div w:id="1179270611">
                  <w:marLeft w:val="0"/>
                  <w:marRight w:val="0"/>
                  <w:marTop w:val="0"/>
                  <w:marBottom w:val="0"/>
                  <w:divBdr>
                    <w:top w:val="none" w:sz="0" w:space="0" w:color="auto"/>
                    <w:left w:val="none" w:sz="0" w:space="0" w:color="auto"/>
                    <w:bottom w:val="none" w:sz="0" w:space="0" w:color="auto"/>
                    <w:right w:val="none" w:sz="0" w:space="0" w:color="auto"/>
                  </w:divBdr>
                </w:div>
                <w:div w:id="1179387307">
                  <w:marLeft w:val="0"/>
                  <w:marRight w:val="0"/>
                  <w:marTop w:val="0"/>
                  <w:marBottom w:val="0"/>
                  <w:divBdr>
                    <w:top w:val="none" w:sz="0" w:space="0" w:color="auto"/>
                    <w:left w:val="none" w:sz="0" w:space="0" w:color="auto"/>
                    <w:bottom w:val="none" w:sz="0" w:space="0" w:color="auto"/>
                    <w:right w:val="none" w:sz="0" w:space="0" w:color="auto"/>
                  </w:divBdr>
                </w:div>
                <w:div w:id="1179739250">
                  <w:marLeft w:val="0"/>
                  <w:marRight w:val="0"/>
                  <w:marTop w:val="0"/>
                  <w:marBottom w:val="0"/>
                  <w:divBdr>
                    <w:top w:val="none" w:sz="0" w:space="0" w:color="auto"/>
                    <w:left w:val="none" w:sz="0" w:space="0" w:color="auto"/>
                    <w:bottom w:val="none" w:sz="0" w:space="0" w:color="auto"/>
                    <w:right w:val="none" w:sz="0" w:space="0" w:color="auto"/>
                  </w:divBdr>
                </w:div>
                <w:div w:id="1180049630">
                  <w:marLeft w:val="0"/>
                  <w:marRight w:val="0"/>
                  <w:marTop w:val="0"/>
                  <w:marBottom w:val="0"/>
                  <w:divBdr>
                    <w:top w:val="none" w:sz="0" w:space="0" w:color="auto"/>
                    <w:left w:val="none" w:sz="0" w:space="0" w:color="auto"/>
                    <w:bottom w:val="none" w:sz="0" w:space="0" w:color="auto"/>
                    <w:right w:val="none" w:sz="0" w:space="0" w:color="auto"/>
                  </w:divBdr>
                </w:div>
                <w:div w:id="1180311841">
                  <w:marLeft w:val="0"/>
                  <w:marRight w:val="0"/>
                  <w:marTop w:val="0"/>
                  <w:marBottom w:val="0"/>
                  <w:divBdr>
                    <w:top w:val="none" w:sz="0" w:space="0" w:color="auto"/>
                    <w:left w:val="none" w:sz="0" w:space="0" w:color="auto"/>
                    <w:bottom w:val="none" w:sz="0" w:space="0" w:color="auto"/>
                    <w:right w:val="none" w:sz="0" w:space="0" w:color="auto"/>
                  </w:divBdr>
                </w:div>
                <w:div w:id="1180779299">
                  <w:marLeft w:val="0"/>
                  <w:marRight w:val="0"/>
                  <w:marTop w:val="0"/>
                  <w:marBottom w:val="0"/>
                  <w:divBdr>
                    <w:top w:val="none" w:sz="0" w:space="0" w:color="auto"/>
                    <w:left w:val="none" w:sz="0" w:space="0" w:color="auto"/>
                    <w:bottom w:val="none" w:sz="0" w:space="0" w:color="auto"/>
                    <w:right w:val="none" w:sz="0" w:space="0" w:color="auto"/>
                  </w:divBdr>
                </w:div>
                <w:div w:id="1182013781">
                  <w:marLeft w:val="0"/>
                  <w:marRight w:val="0"/>
                  <w:marTop w:val="0"/>
                  <w:marBottom w:val="0"/>
                  <w:divBdr>
                    <w:top w:val="none" w:sz="0" w:space="0" w:color="auto"/>
                    <w:left w:val="none" w:sz="0" w:space="0" w:color="auto"/>
                    <w:bottom w:val="none" w:sz="0" w:space="0" w:color="auto"/>
                    <w:right w:val="none" w:sz="0" w:space="0" w:color="auto"/>
                  </w:divBdr>
                </w:div>
                <w:div w:id="1182814811">
                  <w:marLeft w:val="0"/>
                  <w:marRight w:val="0"/>
                  <w:marTop w:val="0"/>
                  <w:marBottom w:val="0"/>
                  <w:divBdr>
                    <w:top w:val="none" w:sz="0" w:space="0" w:color="auto"/>
                    <w:left w:val="none" w:sz="0" w:space="0" w:color="auto"/>
                    <w:bottom w:val="none" w:sz="0" w:space="0" w:color="auto"/>
                    <w:right w:val="none" w:sz="0" w:space="0" w:color="auto"/>
                  </w:divBdr>
                </w:div>
                <w:div w:id="1184437259">
                  <w:marLeft w:val="0"/>
                  <w:marRight w:val="0"/>
                  <w:marTop w:val="0"/>
                  <w:marBottom w:val="0"/>
                  <w:divBdr>
                    <w:top w:val="none" w:sz="0" w:space="0" w:color="auto"/>
                    <w:left w:val="none" w:sz="0" w:space="0" w:color="auto"/>
                    <w:bottom w:val="none" w:sz="0" w:space="0" w:color="auto"/>
                    <w:right w:val="none" w:sz="0" w:space="0" w:color="auto"/>
                  </w:divBdr>
                </w:div>
                <w:div w:id="1185480787">
                  <w:marLeft w:val="0"/>
                  <w:marRight w:val="0"/>
                  <w:marTop w:val="0"/>
                  <w:marBottom w:val="0"/>
                  <w:divBdr>
                    <w:top w:val="none" w:sz="0" w:space="0" w:color="auto"/>
                    <w:left w:val="none" w:sz="0" w:space="0" w:color="auto"/>
                    <w:bottom w:val="none" w:sz="0" w:space="0" w:color="auto"/>
                    <w:right w:val="none" w:sz="0" w:space="0" w:color="auto"/>
                  </w:divBdr>
                </w:div>
                <w:div w:id="1188712046">
                  <w:marLeft w:val="0"/>
                  <w:marRight w:val="0"/>
                  <w:marTop w:val="0"/>
                  <w:marBottom w:val="0"/>
                  <w:divBdr>
                    <w:top w:val="none" w:sz="0" w:space="0" w:color="auto"/>
                    <w:left w:val="none" w:sz="0" w:space="0" w:color="auto"/>
                    <w:bottom w:val="none" w:sz="0" w:space="0" w:color="auto"/>
                    <w:right w:val="none" w:sz="0" w:space="0" w:color="auto"/>
                  </w:divBdr>
                </w:div>
                <w:div w:id="1190223381">
                  <w:marLeft w:val="0"/>
                  <w:marRight w:val="0"/>
                  <w:marTop w:val="0"/>
                  <w:marBottom w:val="0"/>
                  <w:divBdr>
                    <w:top w:val="none" w:sz="0" w:space="0" w:color="auto"/>
                    <w:left w:val="none" w:sz="0" w:space="0" w:color="auto"/>
                    <w:bottom w:val="none" w:sz="0" w:space="0" w:color="auto"/>
                    <w:right w:val="none" w:sz="0" w:space="0" w:color="auto"/>
                  </w:divBdr>
                </w:div>
                <w:div w:id="1192064043">
                  <w:marLeft w:val="0"/>
                  <w:marRight w:val="0"/>
                  <w:marTop w:val="0"/>
                  <w:marBottom w:val="0"/>
                  <w:divBdr>
                    <w:top w:val="none" w:sz="0" w:space="0" w:color="auto"/>
                    <w:left w:val="none" w:sz="0" w:space="0" w:color="auto"/>
                    <w:bottom w:val="none" w:sz="0" w:space="0" w:color="auto"/>
                    <w:right w:val="none" w:sz="0" w:space="0" w:color="auto"/>
                  </w:divBdr>
                </w:div>
                <w:div w:id="1192501204">
                  <w:marLeft w:val="0"/>
                  <w:marRight w:val="0"/>
                  <w:marTop w:val="0"/>
                  <w:marBottom w:val="0"/>
                  <w:divBdr>
                    <w:top w:val="none" w:sz="0" w:space="0" w:color="auto"/>
                    <w:left w:val="none" w:sz="0" w:space="0" w:color="auto"/>
                    <w:bottom w:val="none" w:sz="0" w:space="0" w:color="auto"/>
                    <w:right w:val="none" w:sz="0" w:space="0" w:color="auto"/>
                  </w:divBdr>
                </w:div>
                <w:div w:id="1192917192">
                  <w:marLeft w:val="0"/>
                  <w:marRight w:val="0"/>
                  <w:marTop w:val="0"/>
                  <w:marBottom w:val="0"/>
                  <w:divBdr>
                    <w:top w:val="none" w:sz="0" w:space="0" w:color="auto"/>
                    <w:left w:val="none" w:sz="0" w:space="0" w:color="auto"/>
                    <w:bottom w:val="none" w:sz="0" w:space="0" w:color="auto"/>
                    <w:right w:val="none" w:sz="0" w:space="0" w:color="auto"/>
                  </w:divBdr>
                </w:div>
                <w:div w:id="1193156005">
                  <w:marLeft w:val="0"/>
                  <w:marRight w:val="0"/>
                  <w:marTop w:val="0"/>
                  <w:marBottom w:val="0"/>
                  <w:divBdr>
                    <w:top w:val="none" w:sz="0" w:space="0" w:color="auto"/>
                    <w:left w:val="none" w:sz="0" w:space="0" w:color="auto"/>
                    <w:bottom w:val="none" w:sz="0" w:space="0" w:color="auto"/>
                    <w:right w:val="none" w:sz="0" w:space="0" w:color="auto"/>
                  </w:divBdr>
                </w:div>
                <w:div w:id="1195924416">
                  <w:marLeft w:val="0"/>
                  <w:marRight w:val="0"/>
                  <w:marTop w:val="0"/>
                  <w:marBottom w:val="0"/>
                  <w:divBdr>
                    <w:top w:val="none" w:sz="0" w:space="0" w:color="auto"/>
                    <w:left w:val="none" w:sz="0" w:space="0" w:color="auto"/>
                    <w:bottom w:val="none" w:sz="0" w:space="0" w:color="auto"/>
                    <w:right w:val="none" w:sz="0" w:space="0" w:color="auto"/>
                  </w:divBdr>
                </w:div>
                <w:div w:id="1196429320">
                  <w:marLeft w:val="0"/>
                  <w:marRight w:val="0"/>
                  <w:marTop w:val="0"/>
                  <w:marBottom w:val="0"/>
                  <w:divBdr>
                    <w:top w:val="none" w:sz="0" w:space="0" w:color="auto"/>
                    <w:left w:val="none" w:sz="0" w:space="0" w:color="auto"/>
                    <w:bottom w:val="none" w:sz="0" w:space="0" w:color="auto"/>
                    <w:right w:val="none" w:sz="0" w:space="0" w:color="auto"/>
                  </w:divBdr>
                </w:div>
                <w:div w:id="1198348494">
                  <w:marLeft w:val="0"/>
                  <w:marRight w:val="0"/>
                  <w:marTop w:val="0"/>
                  <w:marBottom w:val="0"/>
                  <w:divBdr>
                    <w:top w:val="none" w:sz="0" w:space="0" w:color="auto"/>
                    <w:left w:val="none" w:sz="0" w:space="0" w:color="auto"/>
                    <w:bottom w:val="none" w:sz="0" w:space="0" w:color="auto"/>
                    <w:right w:val="none" w:sz="0" w:space="0" w:color="auto"/>
                  </w:divBdr>
                </w:div>
                <w:div w:id="1202355067">
                  <w:marLeft w:val="0"/>
                  <w:marRight w:val="0"/>
                  <w:marTop w:val="0"/>
                  <w:marBottom w:val="0"/>
                  <w:divBdr>
                    <w:top w:val="none" w:sz="0" w:space="0" w:color="auto"/>
                    <w:left w:val="none" w:sz="0" w:space="0" w:color="auto"/>
                    <w:bottom w:val="none" w:sz="0" w:space="0" w:color="auto"/>
                    <w:right w:val="none" w:sz="0" w:space="0" w:color="auto"/>
                  </w:divBdr>
                </w:div>
                <w:div w:id="1203975372">
                  <w:marLeft w:val="0"/>
                  <w:marRight w:val="0"/>
                  <w:marTop w:val="0"/>
                  <w:marBottom w:val="0"/>
                  <w:divBdr>
                    <w:top w:val="none" w:sz="0" w:space="0" w:color="auto"/>
                    <w:left w:val="none" w:sz="0" w:space="0" w:color="auto"/>
                    <w:bottom w:val="none" w:sz="0" w:space="0" w:color="auto"/>
                    <w:right w:val="none" w:sz="0" w:space="0" w:color="auto"/>
                  </w:divBdr>
                </w:div>
                <w:div w:id="1204244414">
                  <w:marLeft w:val="0"/>
                  <w:marRight w:val="0"/>
                  <w:marTop w:val="0"/>
                  <w:marBottom w:val="0"/>
                  <w:divBdr>
                    <w:top w:val="none" w:sz="0" w:space="0" w:color="auto"/>
                    <w:left w:val="none" w:sz="0" w:space="0" w:color="auto"/>
                    <w:bottom w:val="none" w:sz="0" w:space="0" w:color="auto"/>
                    <w:right w:val="none" w:sz="0" w:space="0" w:color="auto"/>
                  </w:divBdr>
                </w:div>
                <w:div w:id="1204899440">
                  <w:marLeft w:val="0"/>
                  <w:marRight w:val="0"/>
                  <w:marTop w:val="0"/>
                  <w:marBottom w:val="0"/>
                  <w:divBdr>
                    <w:top w:val="none" w:sz="0" w:space="0" w:color="auto"/>
                    <w:left w:val="none" w:sz="0" w:space="0" w:color="auto"/>
                    <w:bottom w:val="none" w:sz="0" w:space="0" w:color="auto"/>
                    <w:right w:val="none" w:sz="0" w:space="0" w:color="auto"/>
                  </w:divBdr>
                </w:div>
                <w:div w:id="1204948206">
                  <w:marLeft w:val="0"/>
                  <w:marRight w:val="0"/>
                  <w:marTop w:val="0"/>
                  <w:marBottom w:val="0"/>
                  <w:divBdr>
                    <w:top w:val="none" w:sz="0" w:space="0" w:color="auto"/>
                    <w:left w:val="none" w:sz="0" w:space="0" w:color="auto"/>
                    <w:bottom w:val="none" w:sz="0" w:space="0" w:color="auto"/>
                    <w:right w:val="none" w:sz="0" w:space="0" w:color="auto"/>
                  </w:divBdr>
                </w:div>
                <w:div w:id="1207336560">
                  <w:marLeft w:val="0"/>
                  <w:marRight w:val="0"/>
                  <w:marTop w:val="0"/>
                  <w:marBottom w:val="0"/>
                  <w:divBdr>
                    <w:top w:val="none" w:sz="0" w:space="0" w:color="auto"/>
                    <w:left w:val="none" w:sz="0" w:space="0" w:color="auto"/>
                    <w:bottom w:val="none" w:sz="0" w:space="0" w:color="auto"/>
                    <w:right w:val="none" w:sz="0" w:space="0" w:color="auto"/>
                  </w:divBdr>
                </w:div>
                <w:div w:id="1211378961">
                  <w:marLeft w:val="0"/>
                  <w:marRight w:val="0"/>
                  <w:marTop w:val="0"/>
                  <w:marBottom w:val="0"/>
                  <w:divBdr>
                    <w:top w:val="none" w:sz="0" w:space="0" w:color="auto"/>
                    <w:left w:val="none" w:sz="0" w:space="0" w:color="auto"/>
                    <w:bottom w:val="none" w:sz="0" w:space="0" w:color="auto"/>
                    <w:right w:val="none" w:sz="0" w:space="0" w:color="auto"/>
                  </w:divBdr>
                </w:div>
                <w:div w:id="1212110915">
                  <w:marLeft w:val="0"/>
                  <w:marRight w:val="0"/>
                  <w:marTop w:val="0"/>
                  <w:marBottom w:val="0"/>
                  <w:divBdr>
                    <w:top w:val="none" w:sz="0" w:space="0" w:color="auto"/>
                    <w:left w:val="none" w:sz="0" w:space="0" w:color="auto"/>
                    <w:bottom w:val="none" w:sz="0" w:space="0" w:color="auto"/>
                    <w:right w:val="none" w:sz="0" w:space="0" w:color="auto"/>
                  </w:divBdr>
                </w:div>
                <w:div w:id="1214384996">
                  <w:marLeft w:val="0"/>
                  <w:marRight w:val="0"/>
                  <w:marTop w:val="0"/>
                  <w:marBottom w:val="0"/>
                  <w:divBdr>
                    <w:top w:val="none" w:sz="0" w:space="0" w:color="auto"/>
                    <w:left w:val="none" w:sz="0" w:space="0" w:color="auto"/>
                    <w:bottom w:val="none" w:sz="0" w:space="0" w:color="auto"/>
                    <w:right w:val="none" w:sz="0" w:space="0" w:color="auto"/>
                  </w:divBdr>
                </w:div>
                <w:div w:id="1214537064">
                  <w:marLeft w:val="0"/>
                  <w:marRight w:val="0"/>
                  <w:marTop w:val="0"/>
                  <w:marBottom w:val="0"/>
                  <w:divBdr>
                    <w:top w:val="none" w:sz="0" w:space="0" w:color="auto"/>
                    <w:left w:val="none" w:sz="0" w:space="0" w:color="auto"/>
                    <w:bottom w:val="none" w:sz="0" w:space="0" w:color="auto"/>
                    <w:right w:val="none" w:sz="0" w:space="0" w:color="auto"/>
                  </w:divBdr>
                </w:div>
                <w:div w:id="1215696714">
                  <w:marLeft w:val="0"/>
                  <w:marRight w:val="0"/>
                  <w:marTop w:val="0"/>
                  <w:marBottom w:val="0"/>
                  <w:divBdr>
                    <w:top w:val="none" w:sz="0" w:space="0" w:color="auto"/>
                    <w:left w:val="none" w:sz="0" w:space="0" w:color="auto"/>
                    <w:bottom w:val="none" w:sz="0" w:space="0" w:color="auto"/>
                    <w:right w:val="none" w:sz="0" w:space="0" w:color="auto"/>
                  </w:divBdr>
                </w:div>
                <w:div w:id="1216044172">
                  <w:marLeft w:val="0"/>
                  <w:marRight w:val="0"/>
                  <w:marTop w:val="0"/>
                  <w:marBottom w:val="0"/>
                  <w:divBdr>
                    <w:top w:val="none" w:sz="0" w:space="0" w:color="auto"/>
                    <w:left w:val="none" w:sz="0" w:space="0" w:color="auto"/>
                    <w:bottom w:val="none" w:sz="0" w:space="0" w:color="auto"/>
                    <w:right w:val="none" w:sz="0" w:space="0" w:color="auto"/>
                  </w:divBdr>
                </w:div>
                <w:div w:id="1216895291">
                  <w:marLeft w:val="0"/>
                  <w:marRight w:val="0"/>
                  <w:marTop w:val="0"/>
                  <w:marBottom w:val="0"/>
                  <w:divBdr>
                    <w:top w:val="none" w:sz="0" w:space="0" w:color="auto"/>
                    <w:left w:val="none" w:sz="0" w:space="0" w:color="auto"/>
                    <w:bottom w:val="none" w:sz="0" w:space="0" w:color="auto"/>
                    <w:right w:val="none" w:sz="0" w:space="0" w:color="auto"/>
                  </w:divBdr>
                </w:div>
                <w:div w:id="1217469939">
                  <w:marLeft w:val="0"/>
                  <w:marRight w:val="0"/>
                  <w:marTop w:val="0"/>
                  <w:marBottom w:val="0"/>
                  <w:divBdr>
                    <w:top w:val="none" w:sz="0" w:space="0" w:color="auto"/>
                    <w:left w:val="none" w:sz="0" w:space="0" w:color="auto"/>
                    <w:bottom w:val="none" w:sz="0" w:space="0" w:color="auto"/>
                    <w:right w:val="none" w:sz="0" w:space="0" w:color="auto"/>
                  </w:divBdr>
                </w:div>
                <w:div w:id="1219244126">
                  <w:marLeft w:val="0"/>
                  <w:marRight w:val="0"/>
                  <w:marTop w:val="0"/>
                  <w:marBottom w:val="0"/>
                  <w:divBdr>
                    <w:top w:val="none" w:sz="0" w:space="0" w:color="auto"/>
                    <w:left w:val="none" w:sz="0" w:space="0" w:color="auto"/>
                    <w:bottom w:val="none" w:sz="0" w:space="0" w:color="auto"/>
                    <w:right w:val="none" w:sz="0" w:space="0" w:color="auto"/>
                  </w:divBdr>
                </w:div>
                <w:div w:id="1220436387">
                  <w:marLeft w:val="0"/>
                  <w:marRight w:val="0"/>
                  <w:marTop w:val="0"/>
                  <w:marBottom w:val="0"/>
                  <w:divBdr>
                    <w:top w:val="none" w:sz="0" w:space="0" w:color="auto"/>
                    <w:left w:val="none" w:sz="0" w:space="0" w:color="auto"/>
                    <w:bottom w:val="none" w:sz="0" w:space="0" w:color="auto"/>
                    <w:right w:val="none" w:sz="0" w:space="0" w:color="auto"/>
                  </w:divBdr>
                </w:div>
                <w:div w:id="1221869743">
                  <w:marLeft w:val="0"/>
                  <w:marRight w:val="0"/>
                  <w:marTop w:val="0"/>
                  <w:marBottom w:val="0"/>
                  <w:divBdr>
                    <w:top w:val="none" w:sz="0" w:space="0" w:color="auto"/>
                    <w:left w:val="none" w:sz="0" w:space="0" w:color="auto"/>
                    <w:bottom w:val="none" w:sz="0" w:space="0" w:color="auto"/>
                    <w:right w:val="none" w:sz="0" w:space="0" w:color="auto"/>
                  </w:divBdr>
                </w:div>
                <w:div w:id="1223102504">
                  <w:marLeft w:val="0"/>
                  <w:marRight w:val="0"/>
                  <w:marTop w:val="0"/>
                  <w:marBottom w:val="0"/>
                  <w:divBdr>
                    <w:top w:val="none" w:sz="0" w:space="0" w:color="auto"/>
                    <w:left w:val="none" w:sz="0" w:space="0" w:color="auto"/>
                    <w:bottom w:val="none" w:sz="0" w:space="0" w:color="auto"/>
                    <w:right w:val="none" w:sz="0" w:space="0" w:color="auto"/>
                  </w:divBdr>
                </w:div>
                <w:div w:id="1225487343">
                  <w:marLeft w:val="0"/>
                  <w:marRight w:val="0"/>
                  <w:marTop w:val="0"/>
                  <w:marBottom w:val="0"/>
                  <w:divBdr>
                    <w:top w:val="none" w:sz="0" w:space="0" w:color="auto"/>
                    <w:left w:val="none" w:sz="0" w:space="0" w:color="auto"/>
                    <w:bottom w:val="none" w:sz="0" w:space="0" w:color="auto"/>
                    <w:right w:val="none" w:sz="0" w:space="0" w:color="auto"/>
                  </w:divBdr>
                </w:div>
                <w:div w:id="1226839653">
                  <w:marLeft w:val="0"/>
                  <w:marRight w:val="0"/>
                  <w:marTop w:val="0"/>
                  <w:marBottom w:val="0"/>
                  <w:divBdr>
                    <w:top w:val="none" w:sz="0" w:space="0" w:color="auto"/>
                    <w:left w:val="none" w:sz="0" w:space="0" w:color="auto"/>
                    <w:bottom w:val="none" w:sz="0" w:space="0" w:color="auto"/>
                    <w:right w:val="none" w:sz="0" w:space="0" w:color="auto"/>
                  </w:divBdr>
                </w:div>
                <w:div w:id="1227763773">
                  <w:marLeft w:val="0"/>
                  <w:marRight w:val="0"/>
                  <w:marTop w:val="0"/>
                  <w:marBottom w:val="0"/>
                  <w:divBdr>
                    <w:top w:val="none" w:sz="0" w:space="0" w:color="auto"/>
                    <w:left w:val="none" w:sz="0" w:space="0" w:color="auto"/>
                    <w:bottom w:val="none" w:sz="0" w:space="0" w:color="auto"/>
                    <w:right w:val="none" w:sz="0" w:space="0" w:color="auto"/>
                  </w:divBdr>
                </w:div>
                <w:div w:id="1228419709">
                  <w:marLeft w:val="0"/>
                  <w:marRight w:val="0"/>
                  <w:marTop w:val="0"/>
                  <w:marBottom w:val="0"/>
                  <w:divBdr>
                    <w:top w:val="none" w:sz="0" w:space="0" w:color="auto"/>
                    <w:left w:val="none" w:sz="0" w:space="0" w:color="auto"/>
                    <w:bottom w:val="none" w:sz="0" w:space="0" w:color="auto"/>
                    <w:right w:val="none" w:sz="0" w:space="0" w:color="auto"/>
                  </w:divBdr>
                </w:div>
                <w:div w:id="1232733591">
                  <w:marLeft w:val="0"/>
                  <w:marRight w:val="0"/>
                  <w:marTop w:val="0"/>
                  <w:marBottom w:val="0"/>
                  <w:divBdr>
                    <w:top w:val="none" w:sz="0" w:space="0" w:color="auto"/>
                    <w:left w:val="none" w:sz="0" w:space="0" w:color="auto"/>
                    <w:bottom w:val="none" w:sz="0" w:space="0" w:color="auto"/>
                    <w:right w:val="none" w:sz="0" w:space="0" w:color="auto"/>
                  </w:divBdr>
                </w:div>
                <w:div w:id="1233854182">
                  <w:marLeft w:val="0"/>
                  <w:marRight w:val="0"/>
                  <w:marTop w:val="0"/>
                  <w:marBottom w:val="0"/>
                  <w:divBdr>
                    <w:top w:val="none" w:sz="0" w:space="0" w:color="auto"/>
                    <w:left w:val="none" w:sz="0" w:space="0" w:color="auto"/>
                    <w:bottom w:val="none" w:sz="0" w:space="0" w:color="auto"/>
                    <w:right w:val="none" w:sz="0" w:space="0" w:color="auto"/>
                  </w:divBdr>
                </w:div>
                <w:div w:id="1234000067">
                  <w:marLeft w:val="0"/>
                  <w:marRight w:val="0"/>
                  <w:marTop w:val="0"/>
                  <w:marBottom w:val="0"/>
                  <w:divBdr>
                    <w:top w:val="none" w:sz="0" w:space="0" w:color="auto"/>
                    <w:left w:val="none" w:sz="0" w:space="0" w:color="auto"/>
                    <w:bottom w:val="none" w:sz="0" w:space="0" w:color="auto"/>
                    <w:right w:val="none" w:sz="0" w:space="0" w:color="auto"/>
                  </w:divBdr>
                </w:div>
                <w:div w:id="1235238002">
                  <w:marLeft w:val="0"/>
                  <w:marRight w:val="0"/>
                  <w:marTop w:val="0"/>
                  <w:marBottom w:val="0"/>
                  <w:divBdr>
                    <w:top w:val="none" w:sz="0" w:space="0" w:color="auto"/>
                    <w:left w:val="none" w:sz="0" w:space="0" w:color="auto"/>
                    <w:bottom w:val="none" w:sz="0" w:space="0" w:color="auto"/>
                    <w:right w:val="none" w:sz="0" w:space="0" w:color="auto"/>
                  </w:divBdr>
                </w:div>
                <w:div w:id="1238982473">
                  <w:marLeft w:val="0"/>
                  <w:marRight w:val="0"/>
                  <w:marTop w:val="0"/>
                  <w:marBottom w:val="0"/>
                  <w:divBdr>
                    <w:top w:val="none" w:sz="0" w:space="0" w:color="auto"/>
                    <w:left w:val="none" w:sz="0" w:space="0" w:color="auto"/>
                    <w:bottom w:val="none" w:sz="0" w:space="0" w:color="auto"/>
                    <w:right w:val="none" w:sz="0" w:space="0" w:color="auto"/>
                  </w:divBdr>
                </w:div>
                <w:div w:id="1239561267">
                  <w:marLeft w:val="0"/>
                  <w:marRight w:val="0"/>
                  <w:marTop w:val="0"/>
                  <w:marBottom w:val="0"/>
                  <w:divBdr>
                    <w:top w:val="none" w:sz="0" w:space="0" w:color="auto"/>
                    <w:left w:val="none" w:sz="0" w:space="0" w:color="auto"/>
                    <w:bottom w:val="none" w:sz="0" w:space="0" w:color="auto"/>
                    <w:right w:val="none" w:sz="0" w:space="0" w:color="auto"/>
                  </w:divBdr>
                </w:div>
                <w:div w:id="1239943513">
                  <w:marLeft w:val="0"/>
                  <w:marRight w:val="0"/>
                  <w:marTop w:val="0"/>
                  <w:marBottom w:val="0"/>
                  <w:divBdr>
                    <w:top w:val="none" w:sz="0" w:space="0" w:color="auto"/>
                    <w:left w:val="none" w:sz="0" w:space="0" w:color="auto"/>
                    <w:bottom w:val="none" w:sz="0" w:space="0" w:color="auto"/>
                    <w:right w:val="none" w:sz="0" w:space="0" w:color="auto"/>
                  </w:divBdr>
                </w:div>
                <w:div w:id="1240214475">
                  <w:marLeft w:val="0"/>
                  <w:marRight w:val="0"/>
                  <w:marTop w:val="0"/>
                  <w:marBottom w:val="0"/>
                  <w:divBdr>
                    <w:top w:val="none" w:sz="0" w:space="0" w:color="auto"/>
                    <w:left w:val="none" w:sz="0" w:space="0" w:color="auto"/>
                    <w:bottom w:val="none" w:sz="0" w:space="0" w:color="auto"/>
                    <w:right w:val="none" w:sz="0" w:space="0" w:color="auto"/>
                  </w:divBdr>
                </w:div>
                <w:div w:id="1240366257">
                  <w:marLeft w:val="0"/>
                  <w:marRight w:val="0"/>
                  <w:marTop w:val="0"/>
                  <w:marBottom w:val="0"/>
                  <w:divBdr>
                    <w:top w:val="none" w:sz="0" w:space="0" w:color="auto"/>
                    <w:left w:val="none" w:sz="0" w:space="0" w:color="auto"/>
                    <w:bottom w:val="none" w:sz="0" w:space="0" w:color="auto"/>
                    <w:right w:val="none" w:sz="0" w:space="0" w:color="auto"/>
                  </w:divBdr>
                </w:div>
                <w:div w:id="1242105440">
                  <w:marLeft w:val="0"/>
                  <w:marRight w:val="0"/>
                  <w:marTop w:val="0"/>
                  <w:marBottom w:val="0"/>
                  <w:divBdr>
                    <w:top w:val="none" w:sz="0" w:space="0" w:color="auto"/>
                    <w:left w:val="none" w:sz="0" w:space="0" w:color="auto"/>
                    <w:bottom w:val="none" w:sz="0" w:space="0" w:color="auto"/>
                    <w:right w:val="none" w:sz="0" w:space="0" w:color="auto"/>
                  </w:divBdr>
                </w:div>
                <w:div w:id="1242368411">
                  <w:marLeft w:val="0"/>
                  <w:marRight w:val="0"/>
                  <w:marTop w:val="0"/>
                  <w:marBottom w:val="0"/>
                  <w:divBdr>
                    <w:top w:val="none" w:sz="0" w:space="0" w:color="auto"/>
                    <w:left w:val="none" w:sz="0" w:space="0" w:color="auto"/>
                    <w:bottom w:val="none" w:sz="0" w:space="0" w:color="auto"/>
                    <w:right w:val="none" w:sz="0" w:space="0" w:color="auto"/>
                  </w:divBdr>
                </w:div>
                <w:div w:id="1245069029">
                  <w:marLeft w:val="0"/>
                  <w:marRight w:val="0"/>
                  <w:marTop w:val="0"/>
                  <w:marBottom w:val="0"/>
                  <w:divBdr>
                    <w:top w:val="none" w:sz="0" w:space="0" w:color="auto"/>
                    <w:left w:val="none" w:sz="0" w:space="0" w:color="auto"/>
                    <w:bottom w:val="none" w:sz="0" w:space="0" w:color="auto"/>
                    <w:right w:val="none" w:sz="0" w:space="0" w:color="auto"/>
                  </w:divBdr>
                </w:div>
                <w:div w:id="1245994095">
                  <w:marLeft w:val="0"/>
                  <w:marRight w:val="0"/>
                  <w:marTop w:val="0"/>
                  <w:marBottom w:val="0"/>
                  <w:divBdr>
                    <w:top w:val="none" w:sz="0" w:space="0" w:color="auto"/>
                    <w:left w:val="none" w:sz="0" w:space="0" w:color="auto"/>
                    <w:bottom w:val="none" w:sz="0" w:space="0" w:color="auto"/>
                    <w:right w:val="none" w:sz="0" w:space="0" w:color="auto"/>
                  </w:divBdr>
                </w:div>
                <w:div w:id="1246037857">
                  <w:marLeft w:val="0"/>
                  <w:marRight w:val="0"/>
                  <w:marTop w:val="0"/>
                  <w:marBottom w:val="0"/>
                  <w:divBdr>
                    <w:top w:val="none" w:sz="0" w:space="0" w:color="auto"/>
                    <w:left w:val="none" w:sz="0" w:space="0" w:color="auto"/>
                    <w:bottom w:val="none" w:sz="0" w:space="0" w:color="auto"/>
                    <w:right w:val="none" w:sz="0" w:space="0" w:color="auto"/>
                  </w:divBdr>
                </w:div>
                <w:div w:id="1246379274">
                  <w:marLeft w:val="0"/>
                  <w:marRight w:val="0"/>
                  <w:marTop w:val="0"/>
                  <w:marBottom w:val="0"/>
                  <w:divBdr>
                    <w:top w:val="none" w:sz="0" w:space="0" w:color="auto"/>
                    <w:left w:val="none" w:sz="0" w:space="0" w:color="auto"/>
                    <w:bottom w:val="none" w:sz="0" w:space="0" w:color="auto"/>
                    <w:right w:val="none" w:sz="0" w:space="0" w:color="auto"/>
                  </w:divBdr>
                </w:div>
                <w:div w:id="1248156123">
                  <w:marLeft w:val="0"/>
                  <w:marRight w:val="0"/>
                  <w:marTop w:val="0"/>
                  <w:marBottom w:val="0"/>
                  <w:divBdr>
                    <w:top w:val="none" w:sz="0" w:space="0" w:color="auto"/>
                    <w:left w:val="none" w:sz="0" w:space="0" w:color="auto"/>
                    <w:bottom w:val="none" w:sz="0" w:space="0" w:color="auto"/>
                    <w:right w:val="none" w:sz="0" w:space="0" w:color="auto"/>
                  </w:divBdr>
                </w:div>
                <w:div w:id="1248343372">
                  <w:marLeft w:val="0"/>
                  <w:marRight w:val="0"/>
                  <w:marTop w:val="0"/>
                  <w:marBottom w:val="0"/>
                  <w:divBdr>
                    <w:top w:val="none" w:sz="0" w:space="0" w:color="auto"/>
                    <w:left w:val="none" w:sz="0" w:space="0" w:color="auto"/>
                    <w:bottom w:val="none" w:sz="0" w:space="0" w:color="auto"/>
                    <w:right w:val="none" w:sz="0" w:space="0" w:color="auto"/>
                  </w:divBdr>
                </w:div>
                <w:div w:id="1248346977">
                  <w:marLeft w:val="0"/>
                  <w:marRight w:val="0"/>
                  <w:marTop w:val="0"/>
                  <w:marBottom w:val="0"/>
                  <w:divBdr>
                    <w:top w:val="none" w:sz="0" w:space="0" w:color="auto"/>
                    <w:left w:val="none" w:sz="0" w:space="0" w:color="auto"/>
                    <w:bottom w:val="none" w:sz="0" w:space="0" w:color="auto"/>
                    <w:right w:val="none" w:sz="0" w:space="0" w:color="auto"/>
                  </w:divBdr>
                </w:div>
                <w:div w:id="1249802014">
                  <w:marLeft w:val="0"/>
                  <w:marRight w:val="0"/>
                  <w:marTop w:val="0"/>
                  <w:marBottom w:val="0"/>
                  <w:divBdr>
                    <w:top w:val="none" w:sz="0" w:space="0" w:color="auto"/>
                    <w:left w:val="none" w:sz="0" w:space="0" w:color="auto"/>
                    <w:bottom w:val="none" w:sz="0" w:space="0" w:color="auto"/>
                    <w:right w:val="none" w:sz="0" w:space="0" w:color="auto"/>
                  </w:divBdr>
                </w:div>
                <w:div w:id="1250386106">
                  <w:marLeft w:val="0"/>
                  <w:marRight w:val="0"/>
                  <w:marTop w:val="0"/>
                  <w:marBottom w:val="0"/>
                  <w:divBdr>
                    <w:top w:val="none" w:sz="0" w:space="0" w:color="auto"/>
                    <w:left w:val="none" w:sz="0" w:space="0" w:color="auto"/>
                    <w:bottom w:val="none" w:sz="0" w:space="0" w:color="auto"/>
                    <w:right w:val="none" w:sz="0" w:space="0" w:color="auto"/>
                  </w:divBdr>
                </w:div>
                <w:div w:id="1251888450">
                  <w:marLeft w:val="0"/>
                  <w:marRight w:val="0"/>
                  <w:marTop w:val="0"/>
                  <w:marBottom w:val="0"/>
                  <w:divBdr>
                    <w:top w:val="none" w:sz="0" w:space="0" w:color="auto"/>
                    <w:left w:val="none" w:sz="0" w:space="0" w:color="auto"/>
                    <w:bottom w:val="none" w:sz="0" w:space="0" w:color="auto"/>
                    <w:right w:val="none" w:sz="0" w:space="0" w:color="auto"/>
                  </w:divBdr>
                </w:div>
                <w:div w:id="1253931931">
                  <w:marLeft w:val="0"/>
                  <w:marRight w:val="0"/>
                  <w:marTop w:val="0"/>
                  <w:marBottom w:val="0"/>
                  <w:divBdr>
                    <w:top w:val="none" w:sz="0" w:space="0" w:color="auto"/>
                    <w:left w:val="none" w:sz="0" w:space="0" w:color="auto"/>
                    <w:bottom w:val="none" w:sz="0" w:space="0" w:color="auto"/>
                    <w:right w:val="none" w:sz="0" w:space="0" w:color="auto"/>
                  </w:divBdr>
                </w:div>
                <w:div w:id="1256399752">
                  <w:marLeft w:val="0"/>
                  <w:marRight w:val="0"/>
                  <w:marTop w:val="0"/>
                  <w:marBottom w:val="0"/>
                  <w:divBdr>
                    <w:top w:val="none" w:sz="0" w:space="0" w:color="auto"/>
                    <w:left w:val="none" w:sz="0" w:space="0" w:color="auto"/>
                    <w:bottom w:val="none" w:sz="0" w:space="0" w:color="auto"/>
                    <w:right w:val="none" w:sz="0" w:space="0" w:color="auto"/>
                  </w:divBdr>
                </w:div>
                <w:div w:id="1256985170">
                  <w:marLeft w:val="0"/>
                  <w:marRight w:val="0"/>
                  <w:marTop w:val="0"/>
                  <w:marBottom w:val="0"/>
                  <w:divBdr>
                    <w:top w:val="none" w:sz="0" w:space="0" w:color="auto"/>
                    <w:left w:val="none" w:sz="0" w:space="0" w:color="auto"/>
                    <w:bottom w:val="none" w:sz="0" w:space="0" w:color="auto"/>
                    <w:right w:val="none" w:sz="0" w:space="0" w:color="auto"/>
                  </w:divBdr>
                </w:div>
                <w:div w:id="1258248720">
                  <w:marLeft w:val="0"/>
                  <w:marRight w:val="0"/>
                  <w:marTop w:val="0"/>
                  <w:marBottom w:val="0"/>
                  <w:divBdr>
                    <w:top w:val="none" w:sz="0" w:space="0" w:color="auto"/>
                    <w:left w:val="none" w:sz="0" w:space="0" w:color="auto"/>
                    <w:bottom w:val="none" w:sz="0" w:space="0" w:color="auto"/>
                    <w:right w:val="none" w:sz="0" w:space="0" w:color="auto"/>
                  </w:divBdr>
                </w:div>
                <w:div w:id="1259411328">
                  <w:marLeft w:val="0"/>
                  <w:marRight w:val="0"/>
                  <w:marTop w:val="0"/>
                  <w:marBottom w:val="0"/>
                  <w:divBdr>
                    <w:top w:val="none" w:sz="0" w:space="0" w:color="auto"/>
                    <w:left w:val="none" w:sz="0" w:space="0" w:color="auto"/>
                    <w:bottom w:val="none" w:sz="0" w:space="0" w:color="auto"/>
                    <w:right w:val="none" w:sz="0" w:space="0" w:color="auto"/>
                  </w:divBdr>
                </w:div>
                <w:div w:id="1261059166">
                  <w:marLeft w:val="0"/>
                  <w:marRight w:val="0"/>
                  <w:marTop w:val="0"/>
                  <w:marBottom w:val="0"/>
                  <w:divBdr>
                    <w:top w:val="none" w:sz="0" w:space="0" w:color="auto"/>
                    <w:left w:val="none" w:sz="0" w:space="0" w:color="auto"/>
                    <w:bottom w:val="none" w:sz="0" w:space="0" w:color="auto"/>
                    <w:right w:val="none" w:sz="0" w:space="0" w:color="auto"/>
                  </w:divBdr>
                </w:div>
                <w:div w:id="1262759573">
                  <w:marLeft w:val="0"/>
                  <w:marRight w:val="0"/>
                  <w:marTop w:val="0"/>
                  <w:marBottom w:val="0"/>
                  <w:divBdr>
                    <w:top w:val="none" w:sz="0" w:space="0" w:color="auto"/>
                    <w:left w:val="none" w:sz="0" w:space="0" w:color="auto"/>
                    <w:bottom w:val="none" w:sz="0" w:space="0" w:color="auto"/>
                    <w:right w:val="none" w:sz="0" w:space="0" w:color="auto"/>
                  </w:divBdr>
                </w:div>
                <w:div w:id="1263416800">
                  <w:marLeft w:val="0"/>
                  <w:marRight w:val="0"/>
                  <w:marTop w:val="0"/>
                  <w:marBottom w:val="0"/>
                  <w:divBdr>
                    <w:top w:val="none" w:sz="0" w:space="0" w:color="auto"/>
                    <w:left w:val="none" w:sz="0" w:space="0" w:color="auto"/>
                    <w:bottom w:val="none" w:sz="0" w:space="0" w:color="auto"/>
                    <w:right w:val="none" w:sz="0" w:space="0" w:color="auto"/>
                  </w:divBdr>
                </w:div>
                <w:div w:id="1267032505">
                  <w:marLeft w:val="0"/>
                  <w:marRight w:val="0"/>
                  <w:marTop w:val="0"/>
                  <w:marBottom w:val="0"/>
                  <w:divBdr>
                    <w:top w:val="none" w:sz="0" w:space="0" w:color="auto"/>
                    <w:left w:val="none" w:sz="0" w:space="0" w:color="auto"/>
                    <w:bottom w:val="none" w:sz="0" w:space="0" w:color="auto"/>
                    <w:right w:val="none" w:sz="0" w:space="0" w:color="auto"/>
                  </w:divBdr>
                </w:div>
                <w:div w:id="1271813280">
                  <w:marLeft w:val="0"/>
                  <w:marRight w:val="0"/>
                  <w:marTop w:val="0"/>
                  <w:marBottom w:val="0"/>
                  <w:divBdr>
                    <w:top w:val="none" w:sz="0" w:space="0" w:color="auto"/>
                    <w:left w:val="none" w:sz="0" w:space="0" w:color="auto"/>
                    <w:bottom w:val="none" w:sz="0" w:space="0" w:color="auto"/>
                    <w:right w:val="none" w:sz="0" w:space="0" w:color="auto"/>
                  </w:divBdr>
                </w:div>
                <w:div w:id="1273706468">
                  <w:marLeft w:val="0"/>
                  <w:marRight w:val="0"/>
                  <w:marTop w:val="0"/>
                  <w:marBottom w:val="0"/>
                  <w:divBdr>
                    <w:top w:val="none" w:sz="0" w:space="0" w:color="auto"/>
                    <w:left w:val="none" w:sz="0" w:space="0" w:color="auto"/>
                    <w:bottom w:val="none" w:sz="0" w:space="0" w:color="auto"/>
                    <w:right w:val="none" w:sz="0" w:space="0" w:color="auto"/>
                  </w:divBdr>
                </w:div>
                <w:div w:id="1278366744">
                  <w:marLeft w:val="0"/>
                  <w:marRight w:val="0"/>
                  <w:marTop w:val="0"/>
                  <w:marBottom w:val="0"/>
                  <w:divBdr>
                    <w:top w:val="none" w:sz="0" w:space="0" w:color="auto"/>
                    <w:left w:val="none" w:sz="0" w:space="0" w:color="auto"/>
                    <w:bottom w:val="none" w:sz="0" w:space="0" w:color="auto"/>
                    <w:right w:val="none" w:sz="0" w:space="0" w:color="auto"/>
                  </w:divBdr>
                </w:div>
                <w:div w:id="1279145954">
                  <w:marLeft w:val="0"/>
                  <w:marRight w:val="0"/>
                  <w:marTop w:val="0"/>
                  <w:marBottom w:val="0"/>
                  <w:divBdr>
                    <w:top w:val="none" w:sz="0" w:space="0" w:color="auto"/>
                    <w:left w:val="none" w:sz="0" w:space="0" w:color="auto"/>
                    <w:bottom w:val="none" w:sz="0" w:space="0" w:color="auto"/>
                    <w:right w:val="none" w:sz="0" w:space="0" w:color="auto"/>
                  </w:divBdr>
                </w:div>
                <w:div w:id="1280796747">
                  <w:marLeft w:val="0"/>
                  <w:marRight w:val="0"/>
                  <w:marTop w:val="0"/>
                  <w:marBottom w:val="0"/>
                  <w:divBdr>
                    <w:top w:val="none" w:sz="0" w:space="0" w:color="auto"/>
                    <w:left w:val="none" w:sz="0" w:space="0" w:color="auto"/>
                    <w:bottom w:val="none" w:sz="0" w:space="0" w:color="auto"/>
                    <w:right w:val="none" w:sz="0" w:space="0" w:color="auto"/>
                  </w:divBdr>
                </w:div>
                <w:div w:id="1282566851">
                  <w:marLeft w:val="0"/>
                  <w:marRight w:val="0"/>
                  <w:marTop w:val="0"/>
                  <w:marBottom w:val="0"/>
                  <w:divBdr>
                    <w:top w:val="none" w:sz="0" w:space="0" w:color="auto"/>
                    <w:left w:val="none" w:sz="0" w:space="0" w:color="auto"/>
                    <w:bottom w:val="none" w:sz="0" w:space="0" w:color="auto"/>
                    <w:right w:val="none" w:sz="0" w:space="0" w:color="auto"/>
                  </w:divBdr>
                </w:div>
                <w:div w:id="1282691794">
                  <w:marLeft w:val="0"/>
                  <w:marRight w:val="0"/>
                  <w:marTop w:val="0"/>
                  <w:marBottom w:val="0"/>
                  <w:divBdr>
                    <w:top w:val="none" w:sz="0" w:space="0" w:color="auto"/>
                    <w:left w:val="none" w:sz="0" w:space="0" w:color="auto"/>
                    <w:bottom w:val="none" w:sz="0" w:space="0" w:color="auto"/>
                    <w:right w:val="none" w:sz="0" w:space="0" w:color="auto"/>
                  </w:divBdr>
                </w:div>
                <w:div w:id="1284923945">
                  <w:marLeft w:val="0"/>
                  <w:marRight w:val="0"/>
                  <w:marTop w:val="0"/>
                  <w:marBottom w:val="0"/>
                  <w:divBdr>
                    <w:top w:val="none" w:sz="0" w:space="0" w:color="auto"/>
                    <w:left w:val="none" w:sz="0" w:space="0" w:color="auto"/>
                    <w:bottom w:val="none" w:sz="0" w:space="0" w:color="auto"/>
                    <w:right w:val="none" w:sz="0" w:space="0" w:color="auto"/>
                  </w:divBdr>
                </w:div>
                <w:div w:id="1285889290">
                  <w:marLeft w:val="0"/>
                  <w:marRight w:val="0"/>
                  <w:marTop w:val="0"/>
                  <w:marBottom w:val="0"/>
                  <w:divBdr>
                    <w:top w:val="none" w:sz="0" w:space="0" w:color="auto"/>
                    <w:left w:val="none" w:sz="0" w:space="0" w:color="auto"/>
                    <w:bottom w:val="none" w:sz="0" w:space="0" w:color="auto"/>
                    <w:right w:val="none" w:sz="0" w:space="0" w:color="auto"/>
                  </w:divBdr>
                </w:div>
                <w:div w:id="1286473592">
                  <w:marLeft w:val="0"/>
                  <w:marRight w:val="0"/>
                  <w:marTop w:val="0"/>
                  <w:marBottom w:val="0"/>
                  <w:divBdr>
                    <w:top w:val="none" w:sz="0" w:space="0" w:color="auto"/>
                    <w:left w:val="none" w:sz="0" w:space="0" w:color="auto"/>
                    <w:bottom w:val="none" w:sz="0" w:space="0" w:color="auto"/>
                    <w:right w:val="none" w:sz="0" w:space="0" w:color="auto"/>
                  </w:divBdr>
                </w:div>
                <w:div w:id="1287547388">
                  <w:marLeft w:val="0"/>
                  <w:marRight w:val="0"/>
                  <w:marTop w:val="0"/>
                  <w:marBottom w:val="0"/>
                  <w:divBdr>
                    <w:top w:val="none" w:sz="0" w:space="0" w:color="auto"/>
                    <w:left w:val="none" w:sz="0" w:space="0" w:color="auto"/>
                    <w:bottom w:val="none" w:sz="0" w:space="0" w:color="auto"/>
                    <w:right w:val="none" w:sz="0" w:space="0" w:color="auto"/>
                  </w:divBdr>
                </w:div>
                <w:div w:id="1288704929">
                  <w:marLeft w:val="0"/>
                  <w:marRight w:val="0"/>
                  <w:marTop w:val="0"/>
                  <w:marBottom w:val="0"/>
                  <w:divBdr>
                    <w:top w:val="none" w:sz="0" w:space="0" w:color="auto"/>
                    <w:left w:val="none" w:sz="0" w:space="0" w:color="auto"/>
                    <w:bottom w:val="none" w:sz="0" w:space="0" w:color="auto"/>
                    <w:right w:val="none" w:sz="0" w:space="0" w:color="auto"/>
                  </w:divBdr>
                </w:div>
                <w:div w:id="1290279437">
                  <w:marLeft w:val="0"/>
                  <w:marRight w:val="0"/>
                  <w:marTop w:val="0"/>
                  <w:marBottom w:val="0"/>
                  <w:divBdr>
                    <w:top w:val="none" w:sz="0" w:space="0" w:color="auto"/>
                    <w:left w:val="none" w:sz="0" w:space="0" w:color="auto"/>
                    <w:bottom w:val="none" w:sz="0" w:space="0" w:color="auto"/>
                    <w:right w:val="none" w:sz="0" w:space="0" w:color="auto"/>
                  </w:divBdr>
                </w:div>
                <w:div w:id="1290472280">
                  <w:marLeft w:val="0"/>
                  <w:marRight w:val="0"/>
                  <w:marTop w:val="0"/>
                  <w:marBottom w:val="0"/>
                  <w:divBdr>
                    <w:top w:val="none" w:sz="0" w:space="0" w:color="auto"/>
                    <w:left w:val="none" w:sz="0" w:space="0" w:color="auto"/>
                    <w:bottom w:val="none" w:sz="0" w:space="0" w:color="auto"/>
                    <w:right w:val="none" w:sz="0" w:space="0" w:color="auto"/>
                  </w:divBdr>
                </w:div>
                <w:div w:id="1294948198">
                  <w:marLeft w:val="0"/>
                  <w:marRight w:val="0"/>
                  <w:marTop w:val="0"/>
                  <w:marBottom w:val="0"/>
                  <w:divBdr>
                    <w:top w:val="none" w:sz="0" w:space="0" w:color="auto"/>
                    <w:left w:val="none" w:sz="0" w:space="0" w:color="auto"/>
                    <w:bottom w:val="none" w:sz="0" w:space="0" w:color="auto"/>
                    <w:right w:val="none" w:sz="0" w:space="0" w:color="auto"/>
                  </w:divBdr>
                </w:div>
                <w:div w:id="1296907951">
                  <w:marLeft w:val="0"/>
                  <w:marRight w:val="0"/>
                  <w:marTop w:val="0"/>
                  <w:marBottom w:val="0"/>
                  <w:divBdr>
                    <w:top w:val="none" w:sz="0" w:space="0" w:color="auto"/>
                    <w:left w:val="none" w:sz="0" w:space="0" w:color="auto"/>
                    <w:bottom w:val="none" w:sz="0" w:space="0" w:color="auto"/>
                    <w:right w:val="none" w:sz="0" w:space="0" w:color="auto"/>
                  </w:divBdr>
                </w:div>
                <w:div w:id="1296910138">
                  <w:marLeft w:val="0"/>
                  <w:marRight w:val="0"/>
                  <w:marTop w:val="0"/>
                  <w:marBottom w:val="0"/>
                  <w:divBdr>
                    <w:top w:val="none" w:sz="0" w:space="0" w:color="auto"/>
                    <w:left w:val="none" w:sz="0" w:space="0" w:color="auto"/>
                    <w:bottom w:val="none" w:sz="0" w:space="0" w:color="auto"/>
                    <w:right w:val="none" w:sz="0" w:space="0" w:color="auto"/>
                  </w:divBdr>
                </w:div>
                <w:div w:id="1296982886">
                  <w:marLeft w:val="0"/>
                  <w:marRight w:val="0"/>
                  <w:marTop w:val="0"/>
                  <w:marBottom w:val="0"/>
                  <w:divBdr>
                    <w:top w:val="none" w:sz="0" w:space="0" w:color="auto"/>
                    <w:left w:val="none" w:sz="0" w:space="0" w:color="auto"/>
                    <w:bottom w:val="none" w:sz="0" w:space="0" w:color="auto"/>
                    <w:right w:val="none" w:sz="0" w:space="0" w:color="auto"/>
                  </w:divBdr>
                </w:div>
                <w:div w:id="1297295633">
                  <w:marLeft w:val="0"/>
                  <w:marRight w:val="0"/>
                  <w:marTop w:val="0"/>
                  <w:marBottom w:val="0"/>
                  <w:divBdr>
                    <w:top w:val="none" w:sz="0" w:space="0" w:color="auto"/>
                    <w:left w:val="none" w:sz="0" w:space="0" w:color="auto"/>
                    <w:bottom w:val="none" w:sz="0" w:space="0" w:color="auto"/>
                    <w:right w:val="none" w:sz="0" w:space="0" w:color="auto"/>
                  </w:divBdr>
                </w:div>
                <w:div w:id="1299414009">
                  <w:marLeft w:val="0"/>
                  <w:marRight w:val="0"/>
                  <w:marTop w:val="0"/>
                  <w:marBottom w:val="0"/>
                  <w:divBdr>
                    <w:top w:val="none" w:sz="0" w:space="0" w:color="auto"/>
                    <w:left w:val="none" w:sz="0" w:space="0" w:color="auto"/>
                    <w:bottom w:val="none" w:sz="0" w:space="0" w:color="auto"/>
                    <w:right w:val="none" w:sz="0" w:space="0" w:color="auto"/>
                  </w:divBdr>
                </w:div>
                <w:div w:id="1300384529">
                  <w:marLeft w:val="0"/>
                  <w:marRight w:val="0"/>
                  <w:marTop w:val="0"/>
                  <w:marBottom w:val="0"/>
                  <w:divBdr>
                    <w:top w:val="none" w:sz="0" w:space="0" w:color="auto"/>
                    <w:left w:val="none" w:sz="0" w:space="0" w:color="auto"/>
                    <w:bottom w:val="none" w:sz="0" w:space="0" w:color="auto"/>
                    <w:right w:val="none" w:sz="0" w:space="0" w:color="auto"/>
                  </w:divBdr>
                </w:div>
                <w:div w:id="1300764927">
                  <w:marLeft w:val="0"/>
                  <w:marRight w:val="0"/>
                  <w:marTop w:val="0"/>
                  <w:marBottom w:val="0"/>
                  <w:divBdr>
                    <w:top w:val="none" w:sz="0" w:space="0" w:color="auto"/>
                    <w:left w:val="none" w:sz="0" w:space="0" w:color="auto"/>
                    <w:bottom w:val="none" w:sz="0" w:space="0" w:color="auto"/>
                    <w:right w:val="none" w:sz="0" w:space="0" w:color="auto"/>
                  </w:divBdr>
                </w:div>
                <w:div w:id="1301038863">
                  <w:marLeft w:val="0"/>
                  <w:marRight w:val="0"/>
                  <w:marTop w:val="0"/>
                  <w:marBottom w:val="0"/>
                  <w:divBdr>
                    <w:top w:val="none" w:sz="0" w:space="0" w:color="auto"/>
                    <w:left w:val="none" w:sz="0" w:space="0" w:color="auto"/>
                    <w:bottom w:val="none" w:sz="0" w:space="0" w:color="auto"/>
                    <w:right w:val="none" w:sz="0" w:space="0" w:color="auto"/>
                  </w:divBdr>
                </w:div>
                <w:div w:id="1301426537">
                  <w:marLeft w:val="0"/>
                  <w:marRight w:val="0"/>
                  <w:marTop w:val="0"/>
                  <w:marBottom w:val="0"/>
                  <w:divBdr>
                    <w:top w:val="none" w:sz="0" w:space="0" w:color="auto"/>
                    <w:left w:val="none" w:sz="0" w:space="0" w:color="auto"/>
                    <w:bottom w:val="none" w:sz="0" w:space="0" w:color="auto"/>
                    <w:right w:val="none" w:sz="0" w:space="0" w:color="auto"/>
                  </w:divBdr>
                </w:div>
                <w:div w:id="1302609711">
                  <w:marLeft w:val="0"/>
                  <w:marRight w:val="0"/>
                  <w:marTop w:val="0"/>
                  <w:marBottom w:val="0"/>
                  <w:divBdr>
                    <w:top w:val="none" w:sz="0" w:space="0" w:color="auto"/>
                    <w:left w:val="none" w:sz="0" w:space="0" w:color="auto"/>
                    <w:bottom w:val="none" w:sz="0" w:space="0" w:color="auto"/>
                    <w:right w:val="none" w:sz="0" w:space="0" w:color="auto"/>
                  </w:divBdr>
                </w:div>
                <w:div w:id="1303191641">
                  <w:marLeft w:val="0"/>
                  <w:marRight w:val="0"/>
                  <w:marTop w:val="0"/>
                  <w:marBottom w:val="0"/>
                  <w:divBdr>
                    <w:top w:val="none" w:sz="0" w:space="0" w:color="auto"/>
                    <w:left w:val="none" w:sz="0" w:space="0" w:color="auto"/>
                    <w:bottom w:val="none" w:sz="0" w:space="0" w:color="auto"/>
                    <w:right w:val="none" w:sz="0" w:space="0" w:color="auto"/>
                  </w:divBdr>
                </w:div>
                <w:div w:id="1306004570">
                  <w:marLeft w:val="0"/>
                  <w:marRight w:val="0"/>
                  <w:marTop w:val="0"/>
                  <w:marBottom w:val="0"/>
                  <w:divBdr>
                    <w:top w:val="none" w:sz="0" w:space="0" w:color="auto"/>
                    <w:left w:val="none" w:sz="0" w:space="0" w:color="auto"/>
                    <w:bottom w:val="none" w:sz="0" w:space="0" w:color="auto"/>
                    <w:right w:val="none" w:sz="0" w:space="0" w:color="auto"/>
                  </w:divBdr>
                </w:div>
                <w:div w:id="1308437838">
                  <w:marLeft w:val="0"/>
                  <w:marRight w:val="0"/>
                  <w:marTop w:val="0"/>
                  <w:marBottom w:val="0"/>
                  <w:divBdr>
                    <w:top w:val="none" w:sz="0" w:space="0" w:color="auto"/>
                    <w:left w:val="none" w:sz="0" w:space="0" w:color="auto"/>
                    <w:bottom w:val="none" w:sz="0" w:space="0" w:color="auto"/>
                    <w:right w:val="none" w:sz="0" w:space="0" w:color="auto"/>
                  </w:divBdr>
                </w:div>
                <w:div w:id="1308820693">
                  <w:marLeft w:val="0"/>
                  <w:marRight w:val="0"/>
                  <w:marTop w:val="0"/>
                  <w:marBottom w:val="0"/>
                  <w:divBdr>
                    <w:top w:val="none" w:sz="0" w:space="0" w:color="auto"/>
                    <w:left w:val="none" w:sz="0" w:space="0" w:color="auto"/>
                    <w:bottom w:val="none" w:sz="0" w:space="0" w:color="auto"/>
                    <w:right w:val="none" w:sz="0" w:space="0" w:color="auto"/>
                  </w:divBdr>
                </w:div>
                <w:div w:id="1311210964">
                  <w:marLeft w:val="0"/>
                  <w:marRight w:val="0"/>
                  <w:marTop w:val="0"/>
                  <w:marBottom w:val="0"/>
                  <w:divBdr>
                    <w:top w:val="none" w:sz="0" w:space="0" w:color="auto"/>
                    <w:left w:val="none" w:sz="0" w:space="0" w:color="auto"/>
                    <w:bottom w:val="none" w:sz="0" w:space="0" w:color="auto"/>
                    <w:right w:val="none" w:sz="0" w:space="0" w:color="auto"/>
                  </w:divBdr>
                </w:div>
                <w:div w:id="1311523008">
                  <w:marLeft w:val="0"/>
                  <w:marRight w:val="0"/>
                  <w:marTop w:val="0"/>
                  <w:marBottom w:val="0"/>
                  <w:divBdr>
                    <w:top w:val="none" w:sz="0" w:space="0" w:color="auto"/>
                    <w:left w:val="none" w:sz="0" w:space="0" w:color="auto"/>
                    <w:bottom w:val="none" w:sz="0" w:space="0" w:color="auto"/>
                    <w:right w:val="none" w:sz="0" w:space="0" w:color="auto"/>
                  </w:divBdr>
                </w:div>
                <w:div w:id="1312489717">
                  <w:marLeft w:val="0"/>
                  <w:marRight w:val="0"/>
                  <w:marTop w:val="0"/>
                  <w:marBottom w:val="0"/>
                  <w:divBdr>
                    <w:top w:val="none" w:sz="0" w:space="0" w:color="auto"/>
                    <w:left w:val="none" w:sz="0" w:space="0" w:color="auto"/>
                    <w:bottom w:val="none" w:sz="0" w:space="0" w:color="auto"/>
                    <w:right w:val="none" w:sz="0" w:space="0" w:color="auto"/>
                  </w:divBdr>
                </w:div>
                <w:div w:id="1313370283">
                  <w:marLeft w:val="0"/>
                  <w:marRight w:val="0"/>
                  <w:marTop w:val="0"/>
                  <w:marBottom w:val="0"/>
                  <w:divBdr>
                    <w:top w:val="none" w:sz="0" w:space="0" w:color="auto"/>
                    <w:left w:val="none" w:sz="0" w:space="0" w:color="auto"/>
                    <w:bottom w:val="none" w:sz="0" w:space="0" w:color="auto"/>
                    <w:right w:val="none" w:sz="0" w:space="0" w:color="auto"/>
                  </w:divBdr>
                </w:div>
                <w:div w:id="1313752032">
                  <w:marLeft w:val="0"/>
                  <w:marRight w:val="0"/>
                  <w:marTop w:val="0"/>
                  <w:marBottom w:val="0"/>
                  <w:divBdr>
                    <w:top w:val="none" w:sz="0" w:space="0" w:color="auto"/>
                    <w:left w:val="none" w:sz="0" w:space="0" w:color="auto"/>
                    <w:bottom w:val="none" w:sz="0" w:space="0" w:color="auto"/>
                    <w:right w:val="none" w:sz="0" w:space="0" w:color="auto"/>
                  </w:divBdr>
                </w:div>
                <w:div w:id="1313874290">
                  <w:marLeft w:val="0"/>
                  <w:marRight w:val="0"/>
                  <w:marTop w:val="0"/>
                  <w:marBottom w:val="0"/>
                  <w:divBdr>
                    <w:top w:val="none" w:sz="0" w:space="0" w:color="auto"/>
                    <w:left w:val="none" w:sz="0" w:space="0" w:color="auto"/>
                    <w:bottom w:val="none" w:sz="0" w:space="0" w:color="auto"/>
                    <w:right w:val="none" w:sz="0" w:space="0" w:color="auto"/>
                  </w:divBdr>
                </w:div>
                <w:div w:id="1314020028">
                  <w:marLeft w:val="0"/>
                  <w:marRight w:val="0"/>
                  <w:marTop w:val="0"/>
                  <w:marBottom w:val="0"/>
                  <w:divBdr>
                    <w:top w:val="none" w:sz="0" w:space="0" w:color="auto"/>
                    <w:left w:val="none" w:sz="0" w:space="0" w:color="auto"/>
                    <w:bottom w:val="none" w:sz="0" w:space="0" w:color="auto"/>
                    <w:right w:val="none" w:sz="0" w:space="0" w:color="auto"/>
                  </w:divBdr>
                </w:div>
                <w:div w:id="1314332971">
                  <w:marLeft w:val="0"/>
                  <w:marRight w:val="0"/>
                  <w:marTop w:val="0"/>
                  <w:marBottom w:val="0"/>
                  <w:divBdr>
                    <w:top w:val="none" w:sz="0" w:space="0" w:color="auto"/>
                    <w:left w:val="none" w:sz="0" w:space="0" w:color="auto"/>
                    <w:bottom w:val="none" w:sz="0" w:space="0" w:color="auto"/>
                    <w:right w:val="none" w:sz="0" w:space="0" w:color="auto"/>
                  </w:divBdr>
                </w:div>
                <w:div w:id="1315179642">
                  <w:marLeft w:val="0"/>
                  <w:marRight w:val="0"/>
                  <w:marTop w:val="0"/>
                  <w:marBottom w:val="0"/>
                  <w:divBdr>
                    <w:top w:val="none" w:sz="0" w:space="0" w:color="auto"/>
                    <w:left w:val="none" w:sz="0" w:space="0" w:color="auto"/>
                    <w:bottom w:val="none" w:sz="0" w:space="0" w:color="auto"/>
                    <w:right w:val="none" w:sz="0" w:space="0" w:color="auto"/>
                  </w:divBdr>
                </w:div>
                <w:div w:id="1316060145">
                  <w:marLeft w:val="0"/>
                  <w:marRight w:val="0"/>
                  <w:marTop w:val="0"/>
                  <w:marBottom w:val="0"/>
                  <w:divBdr>
                    <w:top w:val="none" w:sz="0" w:space="0" w:color="auto"/>
                    <w:left w:val="none" w:sz="0" w:space="0" w:color="auto"/>
                    <w:bottom w:val="none" w:sz="0" w:space="0" w:color="auto"/>
                    <w:right w:val="none" w:sz="0" w:space="0" w:color="auto"/>
                  </w:divBdr>
                </w:div>
                <w:div w:id="1317219145">
                  <w:marLeft w:val="0"/>
                  <w:marRight w:val="0"/>
                  <w:marTop w:val="0"/>
                  <w:marBottom w:val="0"/>
                  <w:divBdr>
                    <w:top w:val="none" w:sz="0" w:space="0" w:color="auto"/>
                    <w:left w:val="none" w:sz="0" w:space="0" w:color="auto"/>
                    <w:bottom w:val="none" w:sz="0" w:space="0" w:color="auto"/>
                    <w:right w:val="none" w:sz="0" w:space="0" w:color="auto"/>
                  </w:divBdr>
                </w:div>
                <w:div w:id="1317686092">
                  <w:marLeft w:val="0"/>
                  <w:marRight w:val="0"/>
                  <w:marTop w:val="0"/>
                  <w:marBottom w:val="0"/>
                  <w:divBdr>
                    <w:top w:val="none" w:sz="0" w:space="0" w:color="auto"/>
                    <w:left w:val="none" w:sz="0" w:space="0" w:color="auto"/>
                    <w:bottom w:val="none" w:sz="0" w:space="0" w:color="auto"/>
                    <w:right w:val="none" w:sz="0" w:space="0" w:color="auto"/>
                  </w:divBdr>
                </w:div>
                <w:div w:id="1319529899">
                  <w:marLeft w:val="0"/>
                  <w:marRight w:val="0"/>
                  <w:marTop w:val="0"/>
                  <w:marBottom w:val="0"/>
                  <w:divBdr>
                    <w:top w:val="none" w:sz="0" w:space="0" w:color="auto"/>
                    <w:left w:val="none" w:sz="0" w:space="0" w:color="auto"/>
                    <w:bottom w:val="none" w:sz="0" w:space="0" w:color="auto"/>
                    <w:right w:val="none" w:sz="0" w:space="0" w:color="auto"/>
                  </w:divBdr>
                </w:div>
                <w:div w:id="1320307867">
                  <w:marLeft w:val="0"/>
                  <w:marRight w:val="0"/>
                  <w:marTop w:val="0"/>
                  <w:marBottom w:val="0"/>
                  <w:divBdr>
                    <w:top w:val="none" w:sz="0" w:space="0" w:color="auto"/>
                    <w:left w:val="none" w:sz="0" w:space="0" w:color="auto"/>
                    <w:bottom w:val="none" w:sz="0" w:space="0" w:color="auto"/>
                    <w:right w:val="none" w:sz="0" w:space="0" w:color="auto"/>
                  </w:divBdr>
                </w:div>
                <w:div w:id="1321227918">
                  <w:marLeft w:val="0"/>
                  <w:marRight w:val="0"/>
                  <w:marTop w:val="0"/>
                  <w:marBottom w:val="0"/>
                  <w:divBdr>
                    <w:top w:val="none" w:sz="0" w:space="0" w:color="auto"/>
                    <w:left w:val="none" w:sz="0" w:space="0" w:color="auto"/>
                    <w:bottom w:val="none" w:sz="0" w:space="0" w:color="auto"/>
                    <w:right w:val="none" w:sz="0" w:space="0" w:color="auto"/>
                  </w:divBdr>
                </w:div>
                <w:div w:id="1323000376">
                  <w:marLeft w:val="0"/>
                  <w:marRight w:val="0"/>
                  <w:marTop w:val="0"/>
                  <w:marBottom w:val="0"/>
                  <w:divBdr>
                    <w:top w:val="none" w:sz="0" w:space="0" w:color="auto"/>
                    <w:left w:val="none" w:sz="0" w:space="0" w:color="auto"/>
                    <w:bottom w:val="none" w:sz="0" w:space="0" w:color="auto"/>
                    <w:right w:val="none" w:sz="0" w:space="0" w:color="auto"/>
                  </w:divBdr>
                </w:div>
                <w:div w:id="1323318364">
                  <w:marLeft w:val="0"/>
                  <w:marRight w:val="0"/>
                  <w:marTop w:val="0"/>
                  <w:marBottom w:val="0"/>
                  <w:divBdr>
                    <w:top w:val="none" w:sz="0" w:space="0" w:color="auto"/>
                    <w:left w:val="none" w:sz="0" w:space="0" w:color="auto"/>
                    <w:bottom w:val="none" w:sz="0" w:space="0" w:color="auto"/>
                    <w:right w:val="none" w:sz="0" w:space="0" w:color="auto"/>
                  </w:divBdr>
                </w:div>
                <w:div w:id="1324772544">
                  <w:marLeft w:val="0"/>
                  <w:marRight w:val="0"/>
                  <w:marTop w:val="0"/>
                  <w:marBottom w:val="0"/>
                  <w:divBdr>
                    <w:top w:val="none" w:sz="0" w:space="0" w:color="auto"/>
                    <w:left w:val="none" w:sz="0" w:space="0" w:color="auto"/>
                    <w:bottom w:val="none" w:sz="0" w:space="0" w:color="auto"/>
                    <w:right w:val="none" w:sz="0" w:space="0" w:color="auto"/>
                  </w:divBdr>
                </w:div>
                <w:div w:id="1325891301">
                  <w:marLeft w:val="0"/>
                  <w:marRight w:val="0"/>
                  <w:marTop w:val="0"/>
                  <w:marBottom w:val="0"/>
                  <w:divBdr>
                    <w:top w:val="none" w:sz="0" w:space="0" w:color="auto"/>
                    <w:left w:val="none" w:sz="0" w:space="0" w:color="auto"/>
                    <w:bottom w:val="none" w:sz="0" w:space="0" w:color="auto"/>
                    <w:right w:val="none" w:sz="0" w:space="0" w:color="auto"/>
                  </w:divBdr>
                </w:div>
                <w:div w:id="1327248629">
                  <w:marLeft w:val="0"/>
                  <w:marRight w:val="0"/>
                  <w:marTop w:val="0"/>
                  <w:marBottom w:val="0"/>
                  <w:divBdr>
                    <w:top w:val="none" w:sz="0" w:space="0" w:color="auto"/>
                    <w:left w:val="none" w:sz="0" w:space="0" w:color="auto"/>
                    <w:bottom w:val="none" w:sz="0" w:space="0" w:color="auto"/>
                    <w:right w:val="none" w:sz="0" w:space="0" w:color="auto"/>
                  </w:divBdr>
                </w:div>
                <w:div w:id="1327511645">
                  <w:marLeft w:val="0"/>
                  <w:marRight w:val="0"/>
                  <w:marTop w:val="0"/>
                  <w:marBottom w:val="0"/>
                  <w:divBdr>
                    <w:top w:val="none" w:sz="0" w:space="0" w:color="auto"/>
                    <w:left w:val="none" w:sz="0" w:space="0" w:color="auto"/>
                    <w:bottom w:val="none" w:sz="0" w:space="0" w:color="auto"/>
                    <w:right w:val="none" w:sz="0" w:space="0" w:color="auto"/>
                  </w:divBdr>
                </w:div>
                <w:div w:id="1329943468">
                  <w:marLeft w:val="0"/>
                  <w:marRight w:val="0"/>
                  <w:marTop w:val="0"/>
                  <w:marBottom w:val="0"/>
                  <w:divBdr>
                    <w:top w:val="none" w:sz="0" w:space="0" w:color="auto"/>
                    <w:left w:val="none" w:sz="0" w:space="0" w:color="auto"/>
                    <w:bottom w:val="none" w:sz="0" w:space="0" w:color="auto"/>
                    <w:right w:val="none" w:sz="0" w:space="0" w:color="auto"/>
                  </w:divBdr>
                </w:div>
                <w:div w:id="1332296372">
                  <w:marLeft w:val="0"/>
                  <w:marRight w:val="0"/>
                  <w:marTop w:val="0"/>
                  <w:marBottom w:val="0"/>
                  <w:divBdr>
                    <w:top w:val="none" w:sz="0" w:space="0" w:color="auto"/>
                    <w:left w:val="none" w:sz="0" w:space="0" w:color="auto"/>
                    <w:bottom w:val="none" w:sz="0" w:space="0" w:color="auto"/>
                    <w:right w:val="none" w:sz="0" w:space="0" w:color="auto"/>
                  </w:divBdr>
                </w:div>
                <w:div w:id="1333340438">
                  <w:marLeft w:val="0"/>
                  <w:marRight w:val="0"/>
                  <w:marTop w:val="0"/>
                  <w:marBottom w:val="0"/>
                  <w:divBdr>
                    <w:top w:val="none" w:sz="0" w:space="0" w:color="auto"/>
                    <w:left w:val="none" w:sz="0" w:space="0" w:color="auto"/>
                    <w:bottom w:val="none" w:sz="0" w:space="0" w:color="auto"/>
                    <w:right w:val="none" w:sz="0" w:space="0" w:color="auto"/>
                  </w:divBdr>
                </w:div>
                <w:div w:id="1334339475">
                  <w:marLeft w:val="0"/>
                  <w:marRight w:val="0"/>
                  <w:marTop w:val="0"/>
                  <w:marBottom w:val="0"/>
                  <w:divBdr>
                    <w:top w:val="none" w:sz="0" w:space="0" w:color="auto"/>
                    <w:left w:val="none" w:sz="0" w:space="0" w:color="auto"/>
                    <w:bottom w:val="none" w:sz="0" w:space="0" w:color="auto"/>
                    <w:right w:val="none" w:sz="0" w:space="0" w:color="auto"/>
                  </w:divBdr>
                </w:div>
                <w:div w:id="1334526886">
                  <w:marLeft w:val="0"/>
                  <w:marRight w:val="0"/>
                  <w:marTop w:val="0"/>
                  <w:marBottom w:val="0"/>
                  <w:divBdr>
                    <w:top w:val="none" w:sz="0" w:space="0" w:color="auto"/>
                    <w:left w:val="none" w:sz="0" w:space="0" w:color="auto"/>
                    <w:bottom w:val="none" w:sz="0" w:space="0" w:color="auto"/>
                    <w:right w:val="none" w:sz="0" w:space="0" w:color="auto"/>
                  </w:divBdr>
                </w:div>
                <w:div w:id="1335568114">
                  <w:marLeft w:val="0"/>
                  <w:marRight w:val="0"/>
                  <w:marTop w:val="0"/>
                  <w:marBottom w:val="0"/>
                  <w:divBdr>
                    <w:top w:val="none" w:sz="0" w:space="0" w:color="auto"/>
                    <w:left w:val="none" w:sz="0" w:space="0" w:color="auto"/>
                    <w:bottom w:val="none" w:sz="0" w:space="0" w:color="auto"/>
                    <w:right w:val="none" w:sz="0" w:space="0" w:color="auto"/>
                  </w:divBdr>
                </w:div>
                <w:div w:id="1338195648">
                  <w:marLeft w:val="0"/>
                  <w:marRight w:val="0"/>
                  <w:marTop w:val="0"/>
                  <w:marBottom w:val="0"/>
                  <w:divBdr>
                    <w:top w:val="none" w:sz="0" w:space="0" w:color="auto"/>
                    <w:left w:val="none" w:sz="0" w:space="0" w:color="auto"/>
                    <w:bottom w:val="none" w:sz="0" w:space="0" w:color="auto"/>
                    <w:right w:val="none" w:sz="0" w:space="0" w:color="auto"/>
                  </w:divBdr>
                </w:div>
                <w:div w:id="1339574306">
                  <w:marLeft w:val="0"/>
                  <w:marRight w:val="0"/>
                  <w:marTop w:val="0"/>
                  <w:marBottom w:val="0"/>
                  <w:divBdr>
                    <w:top w:val="none" w:sz="0" w:space="0" w:color="auto"/>
                    <w:left w:val="none" w:sz="0" w:space="0" w:color="auto"/>
                    <w:bottom w:val="none" w:sz="0" w:space="0" w:color="auto"/>
                    <w:right w:val="none" w:sz="0" w:space="0" w:color="auto"/>
                  </w:divBdr>
                </w:div>
                <w:div w:id="1341353580">
                  <w:marLeft w:val="0"/>
                  <w:marRight w:val="0"/>
                  <w:marTop w:val="0"/>
                  <w:marBottom w:val="0"/>
                  <w:divBdr>
                    <w:top w:val="none" w:sz="0" w:space="0" w:color="auto"/>
                    <w:left w:val="none" w:sz="0" w:space="0" w:color="auto"/>
                    <w:bottom w:val="none" w:sz="0" w:space="0" w:color="auto"/>
                    <w:right w:val="none" w:sz="0" w:space="0" w:color="auto"/>
                  </w:divBdr>
                </w:div>
                <w:div w:id="1343313097">
                  <w:marLeft w:val="0"/>
                  <w:marRight w:val="0"/>
                  <w:marTop w:val="0"/>
                  <w:marBottom w:val="0"/>
                  <w:divBdr>
                    <w:top w:val="none" w:sz="0" w:space="0" w:color="auto"/>
                    <w:left w:val="none" w:sz="0" w:space="0" w:color="auto"/>
                    <w:bottom w:val="none" w:sz="0" w:space="0" w:color="auto"/>
                    <w:right w:val="none" w:sz="0" w:space="0" w:color="auto"/>
                  </w:divBdr>
                </w:div>
                <w:div w:id="1345589472">
                  <w:marLeft w:val="0"/>
                  <w:marRight w:val="0"/>
                  <w:marTop w:val="0"/>
                  <w:marBottom w:val="0"/>
                  <w:divBdr>
                    <w:top w:val="none" w:sz="0" w:space="0" w:color="auto"/>
                    <w:left w:val="none" w:sz="0" w:space="0" w:color="auto"/>
                    <w:bottom w:val="none" w:sz="0" w:space="0" w:color="auto"/>
                    <w:right w:val="none" w:sz="0" w:space="0" w:color="auto"/>
                  </w:divBdr>
                </w:div>
                <w:div w:id="1346710258">
                  <w:marLeft w:val="0"/>
                  <w:marRight w:val="0"/>
                  <w:marTop w:val="0"/>
                  <w:marBottom w:val="0"/>
                  <w:divBdr>
                    <w:top w:val="none" w:sz="0" w:space="0" w:color="auto"/>
                    <w:left w:val="none" w:sz="0" w:space="0" w:color="auto"/>
                    <w:bottom w:val="none" w:sz="0" w:space="0" w:color="auto"/>
                    <w:right w:val="none" w:sz="0" w:space="0" w:color="auto"/>
                  </w:divBdr>
                </w:div>
                <w:div w:id="1348016592">
                  <w:marLeft w:val="0"/>
                  <w:marRight w:val="0"/>
                  <w:marTop w:val="0"/>
                  <w:marBottom w:val="0"/>
                  <w:divBdr>
                    <w:top w:val="none" w:sz="0" w:space="0" w:color="auto"/>
                    <w:left w:val="none" w:sz="0" w:space="0" w:color="auto"/>
                    <w:bottom w:val="none" w:sz="0" w:space="0" w:color="auto"/>
                    <w:right w:val="none" w:sz="0" w:space="0" w:color="auto"/>
                  </w:divBdr>
                </w:div>
                <w:div w:id="1349598819">
                  <w:marLeft w:val="0"/>
                  <w:marRight w:val="0"/>
                  <w:marTop w:val="0"/>
                  <w:marBottom w:val="0"/>
                  <w:divBdr>
                    <w:top w:val="none" w:sz="0" w:space="0" w:color="auto"/>
                    <w:left w:val="none" w:sz="0" w:space="0" w:color="auto"/>
                    <w:bottom w:val="none" w:sz="0" w:space="0" w:color="auto"/>
                    <w:right w:val="none" w:sz="0" w:space="0" w:color="auto"/>
                  </w:divBdr>
                </w:div>
                <w:div w:id="1349867545">
                  <w:marLeft w:val="0"/>
                  <w:marRight w:val="0"/>
                  <w:marTop w:val="0"/>
                  <w:marBottom w:val="0"/>
                  <w:divBdr>
                    <w:top w:val="none" w:sz="0" w:space="0" w:color="auto"/>
                    <w:left w:val="none" w:sz="0" w:space="0" w:color="auto"/>
                    <w:bottom w:val="none" w:sz="0" w:space="0" w:color="auto"/>
                    <w:right w:val="none" w:sz="0" w:space="0" w:color="auto"/>
                  </w:divBdr>
                </w:div>
                <w:div w:id="1349869515">
                  <w:marLeft w:val="0"/>
                  <w:marRight w:val="0"/>
                  <w:marTop w:val="0"/>
                  <w:marBottom w:val="0"/>
                  <w:divBdr>
                    <w:top w:val="none" w:sz="0" w:space="0" w:color="auto"/>
                    <w:left w:val="none" w:sz="0" w:space="0" w:color="auto"/>
                    <w:bottom w:val="none" w:sz="0" w:space="0" w:color="auto"/>
                    <w:right w:val="none" w:sz="0" w:space="0" w:color="auto"/>
                  </w:divBdr>
                </w:div>
                <w:div w:id="1351684241">
                  <w:marLeft w:val="0"/>
                  <w:marRight w:val="0"/>
                  <w:marTop w:val="0"/>
                  <w:marBottom w:val="0"/>
                  <w:divBdr>
                    <w:top w:val="none" w:sz="0" w:space="0" w:color="auto"/>
                    <w:left w:val="none" w:sz="0" w:space="0" w:color="auto"/>
                    <w:bottom w:val="none" w:sz="0" w:space="0" w:color="auto"/>
                    <w:right w:val="none" w:sz="0" w:space="0" w:color="auto"/>
                  </w:divBdr>
                </w:div>
                <w:div w:id="1353384315">
                  <w:marLeft w:val="0"/>
                  <w:marRight w:val="0"/>
                  <w:marTop w:val="0"/>
                  <w:marBottom w:val="0"/>
                  <w:divBdr>
                    <w:top w:val="none" w:sz="0" w:space="0" w:color="auto"/>
                    <w:left w:val="none" w:sz="0" w:space="0" w:color="auto"/>
                    <w:bottom w:val="none" w:sz="0" w:space="0" w:color="auto"/>
                    <w:right w:val="none" w:sz="0" w:space="0" w:color="auto"/>
                  </w:divBdr>
                </w:div>
                <w:div w:id="1354108873">
                  <w:marLeft w:val="0"/>
                  <w:marRight w:val="0"/>
                  <w:marTop w:val="0"/>
                  <w:marBottom w:val="0"/>
                  <w:divBdr>
                    <w:top w:val="none" w:sz="0" w:space="0" w:color="auto"/>
                    <w:left w:val="none" w:sz="0" w:space="0" w:color="auto"/>
                    <w:bottom w:val="none" w:sz="0" w:space="0" w:color="auto"/>
                    <w:right w:val="none" w:sz="0" w:space="0" w:color="auto"/>
                  </w:divBdr>
                </w:div>
                <w:div w:id="1354111313">
                  <w:marLeft w:val="0"/>
                  <w:marRight w:val="0"/>
                  <w:marTop w:val="0"/>
                  <w:marBottom w:val="0"/>
                  <w:divBdr>
                    <w:top w:val="none" w:sz="0" w:space="0" w:color="auto"/>
                    <w:left w:val="none" w:sz="0" w:space="0" w:color="auto"/>
                    <w:bottom w:val="none" w:sz="0" w:space="0" w:color="auto"/>
                    <w:right w:val="none" w:sz="0" w:space="0" w:color="auto"/>
                  </w:divBdr>
                </w:div>
                <w:div w:id="1355376444">
                  <w:marLeft w:val="0"/>
                  <w:marRight w:val="0"/>
                  <w:marTop w:val="0"/>
                  <w:marBottom w:val="0"/>
                  <w:divBdr>
                    <w:top w:val="none" w:sz="0" w:space="0" w:color="auto"/>
                    <w:left w:val="none" w:sz="0" w:space="0" w:color="auto"/>
                    <w:bottom w:val="none" w:sz="0" w:space="0" w:color="auto"/>
                    <w:right w:val="none" w:sz="0" w:space="0" w:color="auto"/>
                  </w:divBdr>
                </w:div>
                <w:div w:id="1356492567">
                  <w:marLeft w:val="0"/>
                  <w:marRight w:val="0"/>
                  <w:marTop w:val="0"/>
                  <w:marBottom w:val="0"/>
                  <w:divBdr>
                    <w:top w:val="none" w:sz="0" w:space="0" w:color="auto"/>
                    <w:left w:val="none" w:sz="0" w:space="0" w:color="auto"/>
                    <w:bottom w:val="none" w:sz="0" w:space="0" w:color="auto"/>
                    <w:right w:val="none" w:sz="0" w:space="0" w:color="auto"/>
                  </w:divBdr>
                </w:div>
                <w:div w:id="1357120995">
                  <w:marLeft w:val="0"/>
                  <w:marRight w:val="0"/>
                  <w:marTop w:val="0"/>
                  <w:marBottom w:val="0"/>
                  <w:divBdr>
                    <w:top w:val="none" w:sz="0" w:space="0" w:color="auto"/>
                    <w:left w:val="none" w:sz="0" w:space="0" w:color="auto"/>
                    <w:bottom w:val="none" w:sz="0" w:space="0" w:color="auto"/>
                    <w:right w:val="none" w:sz="0" w:space="0" w:color="auto"/>
                  </w:divBdr>
                </w:div>
                <w:div w:id="1358189765">
                  <w:marLeft w:val="0"/>
                  <w:marRight w:val="0"/>
                  <w:marTop w:val="0"/>
                  <w:marBottom w:val="0"/>
                  <w:divBdr>
                    <w:top w:val="none" w:sz="0" w:space="0" w:color="auto"/>
                    <w:left w:val="none" w:sz="0" w:space="0" w:color="auto"/>
                    <w:bottom w:val="none" w:sz="0" w:space="0" w:color="auto"/>
                    <w:right w:val="none" w:sz="0" w:space="0" w:color="auto"/>
                  </w:divBdr>
                </w:div>
                <w:div w:id="1358458617">
                  <w:marLeft w:val="0"/>
                  <w:marRight w:val="0"/>
                  <w:marTop w:val="0"/>
                  <w:marBottom w:val="0"/>
                  <w:divBdr>
                    <w:top w:val="none" w:sz="0" w:space="0" w:color="auto"/>
                    <w:left w:val="none" w:sz="0" w:space="0" w:color="auto"/>
                    <w:bottom w:val="none" w:sz="0" w:space="0" w:color="auto"/>
                    <w:right w:val="none" w:sz="0" w:space="0" w:color="auto"/>
                  </w:divBdr>
                </w:div>
                <w:div w:id="1358847755">
                  <w:marLeft w:val="0"/>
                  <w:marRight w:val="0"/>
                  <w:marTop w:val="0"/>
                  <w:marBottom w:val="0"/>
                  <w:divBdr>
                    <w:top w:val="none" w:sz="0" w:space="0" w:color="auto"/>
                    <w:left w:val="none" w:sz="0" w:space="0" w:color="auto"/>
                    <w:bottom w:val="none" w:sz="0" w:space="0" w:color="auto"/>
                    <w:right w:val="none" w:sz="0" w:space="0" w:color="auto"/>
                  </w:divBdr>
                </w:div>
                <w:div w:id="1360548404">
                  <w:marLeft w:val="0"/>
                  <w:marRight w:val="0"/>
                  <w:marTop w:val="0"/>
                  <w:marBottom w:val="0"/>
                  <w:divBdr>
                    <w:top w:val="none" w:sz="0" w:space="0" w:color="auto"/>
                    <w:left w:val="none" w:sz="0" w:space="0" w:color="auto"/>
                    <w:bottom w:val="none" w:sz="0" w:space="0" w:color="auto"/>
                    <w:right w:val="none" w:sz="0" w:space="0" w:color="auto"/>
                  </w:divBdr>
                </w:div>
                <w:div w:id="1363089938">
                  <w:marLeft w:val="0"/>
                  <w:marRight w:val="0"/>
                  <w:marTop w:val="0"/>
                  <w:marBottom w:val="0"/>
                  <w:divBdr>
                    <w:top w:val="none" w:sz="0" w:space="0" w:color="auto"/>
                    <w:left w:val="none" w:sz="0" w:space="0" w:color="auto"/>
                    <w:bottom w:val="none" w:sz="0" w:space="0" w:color="auto"/>
                    <w:right w:val="none" w:sz="0" w:space="0" w:color="auto"/>
                  </w:divBdr>
                </w:div>
                <w:div w:id="1363246944">
                  <w:marLeft w:val="0"/>
                  <w:marRight w:val="0"/>
                  <w:marTop w:val="0"/>
                  <w:marBottom w:val="0"/>
                  <w:divBdr>
                    <w:top w:val="none" w:sz="0" w:space="0" w:color="auto"/>
                    <w:left w:val="none" w:sz="0" w:space="0" w:color="auto"/>
                    <w:bottom w:val="none" w:sz="0" w:space="0" w:color="auto"/>
                    <w:right w:val="none" w:sz="0" w:space="0" w:color="auto"/>
                  </w:divBdr>
                </w:div>
                <w:div w:id="1365057022">
                  <w:marLeft w:val="0"/>
                  <w:marRight w:val="0"/>
                  <w:marTop w:val="0"/>
                  <w:marBottom w:val="0"/>
                  <w:divBdr>
                    <w:top w:val="none" w:sz="0" w:space="0" w:color="auto"/>
                    <w:left w:val="none" w:sz="0" w:space="0" w:color="auto"/>
                    <w:bottom w:val="none" w:sz="0" w:space="0" w:color="auto"/>
                    <w:right w:val="none" w:sz="0" w:space="0" w:color="auto"/>
                  </w:divBdr>
                </w:div>
                <w:div w:id="1365445712">
                  <w:marLeft w:val="0"/>
                  <w:marRight w:val="0"/>
                  <w:marTop w:val="0"/>
                  <w:marBottom w:val="0"/>
                  <w:divBdr>
                    <w:top w:val="none" w:sz="0" w:space="0" w:color="auto"/>
                    <w:left w:val="none" w:sz="0" w:space="0" w:color="auto"/>
                    <w:bottom w:val="none" w:sz="0" w:space="0" w:color="auto"/>
                    <w:right w:val="none" w:sz="0" w:space="0" w:color="auto"/>
                  </w:divBdr>
                </w:div>
                <w:div w:id="1365598482">
                  <w:marLeft w:val="0"/>
                  <w:marRight w:val="0"/>
                  <w:marTop w:val="0"/>
                  <w:marBottom w:val="0"/>
                  <w:divBdr>
                    <w:top w:val="none" w:sz="0" w:space="0" w:color="auto"/>
                    <w:left w:val="none" w:sz="0" w:space="0" w:color="auto"/>
                    <w:bottom w:val="none" w:sz="0" w:space="0" w:color="auto"/>
                    <w:right w:val="none" w:sz="0" w:space="0" w:color="auto"/>
                  </w:divBdr>
                </w:div>
                <w:div w:id="1366104153">
                  <w:marLeft w:val="0"/>
                  <w:marRight w:val="0"/>
                  <w:marTop w:val="0"/>
                  <w:marBottom w:val="0"/>
                  <w:divBdr>
                    <w:top w:val="none" w:sz="0" w:space="0" w:color="auto"/>
                    <w:left w:val="none" w:sz="0" w:space="0" w:color="auto"/>
                    <w:bottom w:val="none" w:sz="0" w:space="0" w:color="auto"/>
                    <w:right w:val="none" w:sz="0" w:space="0" w:color="auto"/>
                  </w:divBdr>
                </w:div>
                <w:div w:id="1366565053">
                  <w:marLeft w:val="0"/>
                  <w:marRight w:val="0"/>
                  <w:marTop w:val="0"/>
                  <w:marBottom w:val="0"/>
                  <w:divBdr>
                    <w:top w:val="none" w:sz="0" w:space="0" w:color="auto"/>
                    <w:left w:val="none" w:sz="0" w:space="0" w:color="auto"/>
                    <w:bottom w:val="none" w:sz="0" w:space="0" w:color="auto"/>
                    <w:right w:val="none" w:sz="0" w:space="0" w:color="auto"/>
                  </w:divBdr>
                </w:div>
                <w:div w:id="1366714554">
                  <w:marLeft w:val="0"/>
                  <w:marRight w:val="0"/>
                  <w:marTop w:val="0"/>
                  <w:marBottom w:val="0"/>
                  <w:divBdr>
                    <w:top w:val="none" w:sz="0" w:space="0" w:color="auto"/>
                    <w:left w:val="none" w:sz="0" w:space="0" w:color="auto"/>
                    <w:bottom w:val="none" w:sz="0" w:space="0" w:color="auto"/>
                    <w:right w:val="none" w:sz="0" w:space="0" w:color="auto"/>
                  </w:divBdr>
                </w:div>
                <w:div w:id="1366979858">
                  <w:marLeft w:val="0"/>
                  <w:marRight w:val="0"/>
                  <w:marTop w:val="0"/>
                  <w:marBottom w:val="0"/>
                  <w:divBdr>
                    <w:top w:val="none" w:sz="0" w:space="0" w:color="auto"/>
                    <w:left w:val="none" w:sz="0" w:space="0" w:color="auto"/>
                    <w:bottom w:val="none" w:sz="0" w:space="0" w:color="auto"/>
                    <w:right w:val="none" w:sz="0" w:space="0" w:color="auto"/>
                  </w:divBdr>
                </w:div>
                <w:div w:id="1369180037">
                  <w:marLeft w:val="0"/>
                  <w:marRight w:val="0"/>
                  <w:marTop w:val="0"/>
                  <w:marBottom w:val="0"/>
                  <w:divBdr>
                    <w:top w:val="none" w:sz="0" w:space="0" w:color="auto"/>
                    <w:left w:val="none" w:sz="0" w:space="0" w:color="auto"/>
                    <w:bottom w:val="none" w:sz="0" w:space="0" w:color="auto"/>
                    <w:right w:val="none" w:sz="0" w:space="0" w:color="auto"/>
                  </w:divBdr>
                </w:div>
                <w:div w:id="1369379025">
                  <w:marLeft w:val="0"/>
                  <w:marRight w:val="0"/>
                  <w:marTop w:val="0"/>
                  <w:marBottom w:val="0"/>
                  <w:divBdr>
                    <w:top w:val="none" w:sz="0" w:space="0" w:color="auto"/>
                    <w:left w:val="none" w:sz="0" w:space="0" w:color="auto"/>
                    <w:bottom w:val="none" w:sz="0" w:space="0" w:color="auto"/>
                    <w:right w:val="none" w:sz="0" w:space="0" w:color="auto"/>
                  </w:divBdr>
                </w:div>
                <w:div w:id="1370106666">
                  <w:marLeft w:val="0"/>
                  <w:marRight w:val="0"/>
                  <w:marTop w:val="0"/>
                  <w:marBottom w:val="0"/>
                  <w:divBdr>
                    <w:top w:val="none" w:sz="0" w:space="0" w:color="auto"/>
                    <w:left w:val="none" w:sz="0" w:space="0" w:color="auto"/>
                    <w:bottom w:val="none" w:sz="0" w:space="0" w:color="auto"/>
                    <w:right w:val="none" w:sz="0" w:space="0" w:color="auto"/>
                  </w:divBdr>
                </w:div>
                <w:div w:id="1370837035">
                  <w:marLeft w:val="0"/>
                  <w:marRight w:val="0"/>
                  <w:marTop w:val="0"/>
                  <w:marBottom w:val="0"/>
                  <w:divBdr>
                    <w:top w:val="none" w:sz="0" w:space="0" w:color="auto"/>
                    <w:left w:val="none" w:sz="0" w:space="0" w:color="auto"/>
                    <w:bottom w:val="none" w:sz="0" w:space="0" w:color="auto"/>
                    <w:right w:val="none" w:sz="0" w:space="0" w:color="auto"/>
                  </w:divBdr>
                </w:div>
                <w:div w:id="1370955198">
                  <w:marLeft w:val="0"/>
                  <w:marRight w:val="0"/>
                  <w:marTop w:val="0"/>
                  <w:marBottom w:val="0"/>
                  <w:divBdr>
                    <w:top w:val="none" w:sz="0" w:space="0" w:color="auto"/>
                    <w:left w:val="none" w:sz="0" w:space="0" w:color="auto"/>
                    <w:bottom w:val="none" w:sz="0" w:space="0" w:color="auto"/>
                    <w:right w:val="none" w:sz="0" w:space="0" w:color="auto"/>
                  </w:divBdr>
                </w:div>
                <w:div w:id="1372654175">
                  <w:marLeft w:val="0"/>
                  <w:marRight w:val="0"/>
                  <w:marTop w:val="0"/>
                  <w:marBottom w:val="0"/>
                  <w:divBdr>
                    <w:top w:val="none" w:sz="0" w:space="0" w:color="auto"/>
                    <w:left w:val="none" w:sz="0" w:space="0" w:color="auto"/>
                    <w:bottom w:val="none" w:sz="0" w:space="0" w:color="auto"/>
                    <w:right w:val="none" w:sz="0" w:space="0" w:color="auto"/>
                  </w:divBdr>
                </w:div>
                <w:div w:id="1373573272">
                  <w:marLeft w:val="0"/>
                  <w:marRight w:val="0"/>
                  <w:marTop w:val="0"/>
                  <w:marBottom w:val="0"/>
                  <w:divBdr>
                    <w:top w:val="none" w:sz="0" w:space="0" w:color="auto"/>
                    <w:left w:val="none" w:sz="0" w:space="0" w:color="auto"/>
                    <w:bottom w:val="none" w:sz="0" w:space="0" w:color="auto"/>
                    <w:right w:val="none" w:sz="0" w:space="0" w:color="auto"/>
                  </w:divBdr>
                </w:div>
                <w:div w:id="1374037871">
                  <w:marLeft w:val="0"/>
                  <w:marRight w:val="0"/>
                  <w:marTop w:val="0"/>
                  <w:marBottom w:val="0"/>
                  <w:divBdr>
                    <w:top w:val="none" w:sz="0" w:space="0" w:color="auto"/>
                    <w:left w:val="none" w:sz="0" w:space="0" w:color="auto"/>
                    <w:bottom w:val="none" w:sz="0" w:space="0" w:color="auto"/>
                    <w:right w:val="none" w:sz="0" w:space="0" w:color="auto"/>
                  </w:divBdr>
                </w:div>
                <w:div w:id="1374500987">
                  <w:marLeft w:val="0"/>
                  <w:marRight w:val="0"/>
                  <w:marTop w:val="0"/>
                  <w:marBottom w:val="0"/>
                  <w:divBdr>
                    <w:top w:val="none" w:sz="0" w:space="0" w:color="auto"/>
                    <w:left w:val="none" w:sz="0" w:space="0" w:color="auto"/>
                    <w:bottom w:val="none" w:sz="0" w:space="0" w:color="auto"/>
                    <w:right w:val="none" w:sz="0" w:space="0" w:color="auto"/>
                  </w:divBdr>
                </w:div>
                <w:div w:id="1375426351">
                  <w:marLeft w:val="0"/>
                  <w:marRight w:val="0"/>
                  <w:marTop w:val="0"/>
                  <w:marBottom w:val="0"/>
                  <w:divBdr>
                    <w:top w:val="none" w:sz="0" w:space="0" w:color="auto"/>
                    <w:left w:val="none" w:sz="0" w:space="0" w:color="auto"/>
                    <w:bottom w:val="none" w:sz="0" w:space="0" w:color="auto"/>
                    <w:right w:val="none" w:sz="0" w:space="0" w:color="auto"/>
                  </w:divBdr>
                </w:div>
                <w:div w:id="1376464416">
                  <w:marLeft w:val="0"/>
                  <w:marRight w:val="0"/>
                  <w:marTop w:val="0"/>
                  <w:marBottom w:val="0"/>
                  <w:divBdr>
                    <w:top w:val="none" w:sz="0" w:space="0" w:color="auto"/>
                    <w:left w:val="none" w:sz="0" w:space="0" w:color="auto"/>
                    <w:bottom w:val="none" w:sz="0" w:space="0" w:color="auto"/>
                    <w:right w:val="none" w:sz="0" w:space="0" w:color="auto"/>
                  </w:divBdr>
                </w:div>
                <w:div w:id="1378704923">
                  <w:marLeft w:val="0"/>
                  <w:marRight w:val="0"/>
                  <w:marTop w:val="0"/>
                  <w:marBottom w:val="0"/>
                  <w:divBdr>
                    <w:top w:val="none" w:sz="0" w:space="0" w:color="auto"/>
                    <w:left w:val="none" w:sz="0" w:space="0" w:color="auto"/>
                    <w:bottom w:val="none" w:sz="0" w:space="0" w:color="auto"/>
                    <w:right w:val="none" w:sz="0" w:space="0" w:color="auto"/>
                  </w:divBdr>
                </w:div>
                <w:div w:id="1379280342">
                  <w:marLeft w:val="0"/>
                  <w:marRight w:val="0"/>
                  <w:marTop w:val="0"/>
                  <w:marBottom w:val="0"/>
                  <w:divBdr>
                    <w:top w:val="none" w:sz="0" w:space="0" w:color="auto"/>
                    <w:left w:val="none" w:sz="0" w:space="0" w:color="auto"/>
                    <w:bottom w:val="none" w:sz="0" w:space="0" w:color="auto"/>
                    <w:right w:val="none" w:sz="0" w:space="0" w:color="auto"/>
                  </w:divBdr>
                </w:div>
                <w:div w:id="1382094140">
                  <w:marLeft w:val="0"/>
                  <w:marRight w:val="0"/>
                  <w:marTop w:val="0"/>
                  <w:marBottom w:val="0"/>
                  <w:divBdr>
                    <w:top w:val="none" w:sz="0" w:space="0" w:color="auto"/>
                    <w:left w:val="none" w:sz="0" w:space="0" w:color="auto"/>
                    <w:bottom w:val="none" w:sz="0" w:space="0" w:color="auto"/>
                    <w:right w:val="none" w:sz="0" w:space="0" w:color="auto"/>
                  </w:divBdr>
                </w:div>
                <w:div w:id="1382367757">
                  <w:marLeft w:val="0"/>
                  <w:marRight w:val="0"/>
                  <w:marTop w:val="0"/>
                  <w:marBottom w:val="0"/>
                  <w:divBdr>
                    <w:top w:val="none" w:sz="0" w:space="0" w:color="auto"/>
                    <w:left w:val="none" w:sz="0" w:space="0" w:color="auto"/>
                    <w:bottom w:val="none" w:sz="0" w:space="0" w:color="auto"/>
                    <w:right w:val="none" w:sz="0" w:space="0" w:color="auto"/>
                  </w:divBdr>
                </w:div>
                <w:div w:id="1382753631">
                  <w:marLeft w:val="0"/>
                  <w:marRight w:val="0"/>
                  <w:marTop w:val="0"/>
                  <w:marBottom w:val="0"/>
                  <w:divBdr>
                    <w:top w:val="none" w:sz="0" w:space="0" w:color="auto"/>
                    <w:left w:val="none" w:sz="0" w:space="0" w:color="auto"/>
                    <w:bottom w:val="none" w:sz="0" w:space="0" w:color="auto"/>
                    <w:right w:val="none" w:sz="0" w:space="0" w:color="auto"/>
                  </w:divBdr>
                </w:div>
                <w:div w:id="1383596318">
                  <w:marLeft w:val="0"/>
                  <w:marRight w:val="0"/>
                  <w:marTop w:val="0"/>
                  <w:marBottom w:val="0"/>
                  <w:divBdr>
                    <w:top w:val="none" w:sz="0" w:space="0" w:color="auto"/>
                    <w:left w:val="none" w:sz="0" w:space="0" w:color="auto"/>
                    <w:bottom w:val="none" w:sz="0" w:space="0" w:color="auto"/>
                    <w:right w:val="none" w:sz="0" w:space="0" w:color="auto"/>
                  </w:divBdr>
                </w:div>
                <w:div w:id="1384597364">
                  <w:marLeft w:val="0"/>
                  <w:marRight w:val="0"/>
                  <w:marTop w:val="0"/>
                  <w:marBottom w:val="0"/>
                  <w:divBdr>
                    <w:top w:val="none" w:sz="0" w:space="0" w:color="auto"/>
                    <w:left w:val="none" w:sz="0" w:space="0" w:color="auto"/>
                    <w:bottom w:val="none" w:sz="0" w:space="0" w:color="auto"/>
                    <w:right w:val="none" w:sz="0" w:space="0" w:color="auto"/>
                  </w:divBdr>
                </w:div>
                <w:div w:id="1388066166">
                  <w:marLeft w:val="0"/>
                  <w:marRight w:val="0"/>
                  <w:marTop w:val="0"/>
                  <w:marBottom w:val="0"/>
                  <w:divBdr>
                    <w:top w:val="none" w:sz="0" w:space="0" w:color="auto"/>
                    <w:left w:val="none" w:sz="0" w:space="0" w:color="auto"/>
                    <w:bottom w:val="none" w:sz="0" w:space="0" w:color="auto"/>
                    <w:right w:val="none" w:sz="0" w:space="0" w:color="auto"/>
                  </w:divBdr>
                </w:div>
                <w:div w:id="1389256349">
                  <w:marLeft w:val="0"/>
                  <w:marRight w:val="0"/>
                  <w:marTop w:val="0"/>
                  <w:marBottom w:val="0"/>
                  <w:divBdr>
                    <w:top w:val="none" w:sz="0" w:space="0" w:color="auto"/>
                    <w:left w:val="none" w:sz="0" w:space="0" w:color="auto"/>
                    <w:bottom w:val="none" w:sz="0" w:space="0" w:color="auto"/>
                    <w:right w:val="none" w:sz="0" w:space="0" w:color="auto"/>
                  </w:divBdr>
                </w:div>
                <w:div w:id="1390153996">
                  <w:marLeft w:val="0"/>
                  <w:marRight w:val="0"/>
                  <w:marTop w:val="0"/>
                  <w:marBottom w:val="0"/>
                  <w:divBdr>
                    <w:top w:val="none" w:sz="0" w:space="0" w:color="auto"/>
                    <w:left w:val="none" w:sz="0" w:space="0" w:color="auto"/>
                    <w:bottom w:val="none" w:sz="0" w:space="0" w:color="auto"/>
                    <w:right w:val="none" w:sz="0" w:space="0" w:color="auto"/>
                  </w:divBdr>
                </w:div>
                <w:div w:id="1391687461">
                  <w:marLeft w:val="0"/>
                  <w:marRight w:val="0"/>
                  <w:marTop w:val="0"/>
                  <w:marBottom w:val="0"/>
                  <w:divBdr>
                    <w:top w:val="none" w:sz="0" w:space="0" w:color="auto"/>
                    <w:left w:val="none" w:sz="0" w:space="0" w:color="auto"/>
                    <w:bottom w:val="none" w:sz="0" w:space="0" w:color="auto"/>
                    <w:right w:val="none" w:sz="0" w:space="0" w:color="auto"/>
                  </w:divBdr>
                </w:div>
                <w:div w:id="1392079611">
                  <w:marLeft w:val="0"/>
                  <w:marRight w:val="0"/>
                  <w:marTop w:val="0"/>
                  <w:marBottom w:val="0"/>
                  <w:divBdr>
                    <w:top w:val="none" w:sz="0" w:space="0" w:color="auto"/>
                    <w:left w:val="none" w:sz="0" w:space="0" w:color="auto"/>
                    <w:bottom w:val="none" w:sz="0" w:space="0" w:color="auto"/>
                    <w:right w:val="none" w:sz="0" w:space="0" w:color="auto"/>
                  </w:divBdr>
                </w:div>
                <w:div w:id="1392265934">
                  <w:marLeft w:val="0"/>
                  <w:marRight w:val="0"/>
                  <w:marTop w:val="0"/>
                  <w:marBottom w:val="0"/>
                  <w:divBdr>
                    <w:top w:val="none" w:sz="0" w:space="0" w:color="auto"/>
                    <w:left w:val="none" w:sz="0" w:space="0" w:color="auto"/>
                    <w:bottom w:val="none" w:sz="0" w:space="0" w:color="auto"/>
                    <w:right w:val="none" w:sz="0" w:space="0" w:color="auto"/>
                  </w:divBdr>
                </w:div>
                <w:div w:id="1393117065">
                  <w:marLeft w:val="0"/>
                  <w:marRight w:val="0"/>
                  <w:marTop w:val="0"/>
                  <w:marBottom w:val="0"/>
                  <w:divBdr>
                    <w:top w:val="none" w:sz="0" w:space="0" w:color="auto"/>
                    <w:left w:val="none" w:sz="0" w:space="0" w:color="auto"/>
                    <w:bottom w:val="none" w:sz="0" w:space="0" w:color="auto"/>
                    <w:right w:val="none" w:sz="0" w:space="0" w:color="auto"/>
                  </w:divBdr>
                </w:div>
                <w:div w:id="1393894357">
                  <w:marLeft w:val="0"/>
                  <w:marRight w:val="0"/>
                  <w:marTop w:val="0"/>
                  <w:marBottom w:val="0"/>
                  <w:divBdr>
                    <w:top w:val="none" w:sz="0" w:space="0" w:color="auto"/>
                    <w:left w:val="none" w:sz="0" w:space="0" w:color="auto"/>
                    <w:bottom w:val="none" w:sz="0" w:space="0" w:color="auto"/>
                    <w:right w:val="none" w:sz="0" w:space="0" w:color="auto"/>
                  </w:divBdr>
                </w:div>
                <w:div w:id="1394507568">
                  <w:marLeft w:val="0"/>
                  <w:marRight w:val="0"/>
                  <w:marTop w:val="0"/>
                  <w:marBottom w:val="0"/>
                  <w:divBdr>
                    <w:top w:val="none" w:sz="0" w:space="0" w:color="auto"/>
                    <w:left w:val="none" w:sz="0" w:space="0" w:color="auto"/>
                    <w:bottom w:val="none" w:sz="0" w:space="0" w:color="auto"/>
                    <w:right w:val="none" w:sz="0" w:space="0" w:color="auto"/>
                  </w:divBdr>
                </w:div>
                <w:div w:id="1394624242">
                  <w:marLeft w:val="0"/>
                  <w:marRight w:val="0"/>
                  <w:marTop w:val="0"/>
                  <w:marBottom w:val="0"/>
                  <w:divBdr>
                    <w:top w:val="none" w:sz="0" w:space="0" w:color="auto"/>
                    <w:left w:val="none" w:sz="0" w:space="0" w:color="auto"/>
                    <w:bottom w:val="none" w:sz="0" w:space="0" w:color="auto"/>
                    <w:right w:val="none" w:sz="0" w:space="0" w:color="auto"/>
                  </w:divBdr>
                </w:div>
                <w:div w:id="1395470159">
                  <w:marLeft w:val="0"/>
                  <w:marRight w:val="0"/>
                  <w:marTop w:val="0"/>
                  <w:marBottom w:val="0"/>
                  <w:divBdr>
                    <w:top w:val="none" w:sz="0" w:space="0" w:color="auto"/>
                    <w:left w:val="none" w:sz="0" w:space="0" w:color="auto"/>
                    <w:bottom w:val="none" w:sz="0" w:space="0" w:color="auto"/>
                    <w:right w:val="none" w:sz="0" w:space="0" w:color="auto"/>
                  </w:divBdr>
                </w:div>
                <w:div w:id="1395662526">
                  <w:marLeft w:val="0"/>
                  <w:marRight w:val="0"/>
                  <w:marTop w:val="0"/>
                  <w:marBottom w:val="0"/>
                  <w:divBdr>
                    <w:top w:val="none" w:sz="0" w:space="0" w:color="auto"/>
                    <w:left w:val="none" w:sz="0" w:space="0" w:color="auto"/>
                    <w:bottom w:val="none" w:sz="0" w:space="0" w:color="auto"/>
                    <w:right w:val="none" w:sz="0" w:space="0" w:color="auto"/>
                  </w:divBdr>
                </w:div>
                <w:div w:id="1396049236">
                  <w:marLeft w:val="0"/>
                  <w:marRight w:val="0"/>
                  <w:marTop w:val="0"/>
                  <w:marBottom w:val="0"/>
                  <w:divBdr>
                    <w:top w:val="none" w:sz="0" w:space="0" w:color="auto"/>
                    <w:left w:val="none" w:sz="0" w:space="0" w:color="auto"/>
                    <w:bottom w:val="none" w:sz="0" w:space="0" w:color="auto"/>
                    <w:right w:val="none" w:sz="0" w:space="0" w:color="auto"/>
                  </w:divBdr>
                </w:div>
                <w:div w:id="1396858106">
                  <w:marLeft w:val="0"/>
                  <w:marRight w:val="0"/>
                  <w:marTop w:val="0"/>
                  <w:marBottom w:val="0"/>
                  <w:divBdr>
                    <w:top w:val="none" w:sz="0" w:space="0" w:color="auto"/>
                    <w:left w:val="none" w:sz="0" w:space="0" w:color="auto"/>
                    <w:bottom w:val="none" w:sz="0" w:space="0" w:color="auto"/>
                    <w:right w:val="none" w:sz="0" w:space="0" w:color="auto"/>
                  </w:divBdr>
                </w:div>
                <w:div w:id="1396926714">
                  <w:marLeft w:val="0"/>
                  <w:marRight w:val="0"/>
                  <w:marTop w:val="0"/>
                  <w:marBottom w:val="0"/>
                  <w:divBdr>
                    <w:top w:val="none" w:sz="0" w:space="0" w:color="auto"/>
                    <w:left w:val="none" w:sz="0" w:space="0" w:color="auto"/>
                    <w:bottom w:val="none" w:sz="0" w:space="0" w:color="auto"/>
                    <w:right w:val="none" w:sz="0" w:space="0" w:color="auto"/>
                  </w:divBdr>
                </w:div>
                <w:div w:id="1400979254">
                  <w:marLeft w:val="0"/>
                  <w:marRight w:val="0"/>
                  <w:marTop w:val="0"/>
                  <w:marBottom w:val="0"/>
                  <w:divBdr>
                    <w:top w:val="none" w:sz="0" w:space="0" w:color="auto"/>
                    <w:left w:val="none" w:sz="0" w:space="0" w:color="auto"/>
                    <w:bottom w:val="none" w:sz="0" w:space="0" w:color="auto"/>
                    <w:right w:val="none" w:sz="0" w:space="0" w:color="auto"/>
                  </w:divBdr>
                </w:div>
                <w:div w:id="1404065992">
                  <w:marLeft w:val="0"/>
                  <w:marRight w:val="0"/>
                  <w:marTop w:val="0"/>
                  <w:marBottom w:val="0"/>
                  <w:divBdr>
                    <w:top w:val="none" w:sz="0" w:space="0" w:color="auto"/>
                    <w:left w:val="none" w:sz="0" w:space="0" w:color="auto"/>
                    <w:bottom w:val="none" w:sz="0" w:space="0" w:color="auto"/>
                    <w:right w:val="none" w:sz="0" w:space="0" w:color="auto"/>
                  </w:divBdr>
                </w:div>
                <w:div w:id="1407603793">
                  <w:marLeft w:val="0"/>
                  <w:marRight w:val="0"/>
                  <w:marTop w:val="0"/>
                  <w:marBottom w:val="0"/>
                  <w:divBdr>
                    <w:top w:val="none" w:sz="0" w:space="0" w:color="auto"/>
                    <w:left w:val="none" w:sz="0" w:space="0" w:color="auto"/>
                    <w:bottom w:val="none" w:sz="0" w:space="0" w:color="auto"/>
                    <w:right w:val="none" w:sz="0" w:space="0" w:color="auto"/>
                  </w:divBdr>
                </w:div>
                <w:div w:id="1407804886">
                  <w:marLeft w:val="0"/>
                  <w:marRight w:val="0"/>
                  <w:marTop w:val="0"/>
                  <w:marBottom w:val="0"/>
                  <w:divBdr>
                    <w:top w:val="none" w:sz="0" w:space="0" w:color="auto"/>
                    <w:left w:val="none" w:sz="0" w:space="0" w:color="auto"/>
                    <w:bottom w:val="none" w:sz="0" w:space="0" w:color="auto"/>
                    <w:right w:val="none" w:sz="0" w:space="0" w:color="auto"/>
                  </w:divBdr>
                </w:div>
                <w:div w:id="1409881075">
                  <w:marLeft w:val="0"/>
                  <w:marRight w:val="0"/>
                  <w:marTop w:val="0"/>
                  <w:marBottom w:val="0"/>
                  <w:divBdr>
                    <w:top w:val="none" w:sz="0" w:space="0" w:color="auto"/>
                    <w:left w:val="none" w:sz="0" w:space="0" w:color="auto"/>
                    <w:bottom w:val="none" w:sz="0" w:space="0" w:color="auto"/>
                    <w:right w:val="none" w:sz="0" w:space="0" w:color="auto"/>
                  </w:divBdr>
                </w:div>
                <w:div w:id="1412043365">
                  <w:marLeft w:val="0"/>
                  <w:marRight w:val="0"/>
                  <w:marTop w:val="0"/>
                  <w:marBottom w:val="0"/>
                  <w:divBdr>
                    <w:top w:val="none" w:sz="0" w:space="0" w:color="auto"/>
                    <w:left w:val="none" w:sz="0" w:space="0" w:color="auto"/>
                    <w:bottom w:val="none" w:sz="0" w:space="0" w:color="auto"/>
                    <w:right w:val="none" w:sz="0" w:space="0" w:color="auto"/>
                  </w:divBdr>
                </w:div>
                <w:div w:id="1413627129">
                  <w:marLeft w:val="0"/>
                  <w:marRight w:val="0"/>
                  <w:marTop w:val="0"/>
                  <w:marBottom w:val="0"/>
                  <w:divBdr>
                    <w:top w:val="none" w:sz="0" w:space="0" w:color="auto"/>
                    <w:left w:val="none" w:sz="0" w:space="0" w:color="auto"/>
                    <w:bottom w:val="none" w:sz="0" w:space="0" w:color="auto"/>
                    <w:right w:val="none" w:sz="0" w:space="0" w:color="auto"/>
                  </w:divBdr>
                </w:div>
                <w:div w:id="1413821551">
                  <w:marLeft w:val="0"/>
                  <w:marRight w:val="0"/>
                  <w:marTop w:val="0"/>
                  <w:marBottom w:val="0"/>
                  <w:divBdr>
                    <w:top w:val="none" w:sz="0" w:space="0" w:color="auto"/>
                    <w:left w:val="none" w:sz="0" w:space="0" w:color="auto"/>
                    <w:bottom w:val="none" w:sz="0" w:space="0" w:color="auto"/>
                    <w:right w:val="none" w:sz="0" w:space="0" w:color="auto"/>
                  </w:divBdr>
                </w:div>
                <w:div w:id="1414204542">
                  <w:marLeft w:val="0"/>
                  <w:marRight w:val="0"/>
                  <w:marTop w:val="0"/>
                  <w:marBottom w:val="0"/>
                  <w:divBdr>
                    <w:top w:val="none" w:sz="0" w:space="0" w:color="auto"/>
                    <w:left w:val="none" w:sz="0" w:space="0" w:color="auto"/>
                    <w:bottom w:val="none" w:sz="0" w:space="0" w:color="auto"/>
                    <w:right w:val="none" w:sz="0" w:space="0" w:color="auto"/>
                  </w:divBdr>
                </w:div>
                <w:div w:id="1415469427">
                  <w:marLeft w:val="0"/>
                  <w:marRight w:val="0"/>
                  <w:marTop w:val="0"/>
                  <w:marBottom w:val="0"/>
                  <w:divBdr>
                    <w:top w:val="none" w:sz="0" w:space="0" w:color="auto"/>
                    <w:left w:val="none" w:sz="0" w:space="0" w:color="auto"/>
                    <w:bottom w:val="none" w:sz="0" w:space="0" w:color="auto"/>
                    <w:right w:val="none" w:sz="0" w:space="0" w:color="auto"/>
                  </w:divBdr>
                </w:div>
                <w:div w:id="1416248790">
                  <w:marLeft w:val="0"/>
                  <w:marRight w:val="0"/>
                  <w:marTop w:val="0"/>
                  <w:marBottom w:val="0"/>
                  <w:divBdr>
                    <w:top w:val="none" w:sz="0" w:space="0" w:color="auto"/>
                    <w:left w:val="none" w:sz="0" w:space="0" w:color="auto"/>
                    <w:bottom w:val="none" w:sz="0" w:space="0" w:color="auto"/>
                    <w:right w:val="none" w:sz="0" w:space="0" w:color="auto"/>
                  </w:divBdr>
                </w:div>
                <w:div w:id="1418554392">
                  <w:marLeft w:val="0"/>
                  <w:marRight w:val="0"/>
                  <w:marTop w:val="0"/>
                  <w:marBottom w:val="0"/>
                  <w:divBdr>
                    <w:top w:val="none" w:sz="0" w:space="0" w:color="auto"/>
                    <w:left w:val="none" w:sz="0" w:space="0" w:color="auto"/>
                    <w:bottom w:val="none" w:sz="0" w:space="0" w:color="auto"/>
                    <w:right w:val="none" w:sz="0" w:space="0" w:color="auto"/>
                  </w:divBdr>
                </w:div>
                <w:div w:id="1423530581">
                  <w:marLeft w:val="0"/>
                  <w:marRight w:val="0"/>
                  <w:marTop w:val="0"/>
                  <w:marBottom w:val="0"/>
                  <w:divBdr>
                    <w:top w:val="none" w:sz="0" w:space="0" w:color="auto"/>
                    <w:left w:val="none" w:sz="0" w:space="0" w:color="auto"/>
                    <w:bottom w:val="none" w:sz="0" w:space="0" w:color="auto"/>
                    <w:right w:val="none" w:sz="0" w:space="0" w:color="auto"/>
                  </w:divBdr>
                </w:div>
                <w:div w:id="1423993618">
                  <w:marLeft w:val="0"/>
                  <w:marRight w:val="0"/>
                  <w:marTop w:val="0"/>
                  <w:marBottom w:val="0"/>
                  <w:divBdr>
                    <w:top w:val="none" w:sz="0" w:space="0" w:color="auto"/>
                    <w:left w:val="none" w:sz="0" w:space="0" w:color="auto"/>
                    <w:bottom w:val="none" w:sz="0" w:space="0" w:color="auto"/>
                    <w:right w:val="none" w:sz="0" w:space="0" w:color="auto"/>
                  </w:divBdr>
                </w:div>
                <w:div w:id="1424302300">
                  <w:marLeft w:val="0"/>
                  <w:marRight w:val="0"/>
                  <w:marTop w:val="0"/>
                  <w:marBottom w:val="0"/>
                  <w:divBdr>
                    <w:top w:val="none" w:sz="0" w:space="0" w:color="auto"/>
                    <w:left w:val="none" w:sz="0" w:space="0" w:color="auto"/>
                    <w:bottom w:val="none" w:sz="0" w:space="0" w:color="auto"/>
                    <w:right w:val="none" w:sz="0" w:space="0" w:color="auto"/>
                  </w:divBdr>
                </w:div>
                <w:div w:id="1424454861">
                  <w:marLeft w:val="0"/>
                  <w:marRight w:val="0"/>
                  <w:marTop w:val="0"/>
                  <w:marBottom w:val="0"/>
                  <w:divBdr>
                    <w:top w:val="none" w:sz="0" w:space="0" w:color="auto"/>
                    <w:left w:val="none" w:sz="0" w:space="0" w:color="auto"/>
                    <w:bottom w:val="none" w:sz="0" w:space="0" w:color="auto"/>
                    <w:right w:val="none" w:sz="0" w:space="0" w:color="auto"/>
                  </w:divBdr>
                </w:div>
                <w:div w:id="1425297630">
                  <w:marLeft w:val="0"/>
                  <w:marRight w:val="0"/>
                  <w:marTop w:val="0"/>
                  <w:marBottom w:val="0"/>
                  <w:divBdr>
                    <w:top w:val="none" w:sz="0" w:space="0" w:color="auto"/>
                    <w:left w:val="none" w:sz="0" w:space="0" w:color="auto"/>
                    <w:bottom w:val="none" w:sz="0" w:space="0" w:color="auto"/>
                    <w:right w:val="none" w:sz="0" w:space="0" w:color="auto"/>
                  </w:divBdr>
                </w:div>
                <w:div w:id="1433042470">
                  <w:marLeft w:val="0"/>
                  <w:marRight w:val="0"/>
                  <w:marTop w:val="0"/>
                  <w:marBottom w:val="0"/>
                  <w:divBdr>
                    <w:top w:val="none" w:sz="0" w:space="0" w:color="auto"/>
                    <w:left w:val="none" w:sz="0" w:space="0" w:color="auto"/>
                    <w:bottom w:val="none" w:sz="0" w:space="0" w:color="auto"/>
                    <w:right w:val="none" w:sz="0" w:space="0" w:color="auto"/>
                  </w:divBdr>
                </w:div>
                <w:div w:id="1433160420">
                  <w:marLeft w:val="0"/>
                  <w:marRight w:val="0"/>
                  <w:marTop w:val="0"/>
                  <w:marBottom w:val="0"/>
                  <w:divBdr>
                    <w:top w:val="none" w:sz="0" w:space="0" w:color="auto"/>
                    <w:left w:val="none" w:sz="0" w:space="0" w:color="auto"/>
                    <w:bottom w:val="none" w:sz="0" w:space="0" w:color="auto"/>
                    <w:right w:val="none" w:sz="0" w:space="0" w:color="auto"/>
                  </w:divBdr>
                </w:div>
                <w:div w:id="1433207111">
                  <w:marLeft w:val="0"/>
                  <w:marRight w:val="0"/>
                  <w:marTop w:val="0"/>
                  <w:marBottom w:val="0"/>
                  <w:divBdr>
                    <w:top w:val="none" w:sz="0" w:space="0" w:color="auto"/>
                    <w:left w:val="none" w:sz="0" w:space="0" w:color="auto"/>
                    <w:bottom w:val="none" w:sz="0" w:space="0" w:color="auto"/>
                    <w:right w:val="none" w:sz="0" w:space="0" w:color="auto"/>
                  </w:divBdr>
                </w:div>
                <w:div w:id="1433818154">
                  <w:marLeft w:val="0"/>
                  <w:marRight w:val="0"/>
                  <w:marTop w:val="0"/>
                  <w:marBottom w:val="0"/>
                  <w:divBdr>
                    <w:top w:val="none" w:sz="0" w:space="0" w:color="auto"/>
                    <w:left w:val="none" w:sz="0" w:space="0" w:color="auto"/>
                    <w:bottom w:val="none" w:sz="0" w:space="0" w:color="auto"/>
                    <w:right w:val="none" w:sz="0" w:space="0" w:color="auto"/>
                  </w:divBdr>
                </w:div>
                <w:div w:id="1438020646">
                  <w:marLeft w:val="0"/>
                  <w:marRight w:val="0"/>
                  <w:marTop w:val="0"/>
                  <w:marBottom w:val="0"/>
                  <w:divBdr>
                    <w:top w:val="none" w:sz="0" w:space="0" w:color="auto"/>
                    <w:left w:val="none" w:sz="0" w:space="0" w:color="auto"/>
                    <w:bottom w:val="none" w:sz="0" w:space="0" w:color="auto"/>
                    <w:right w:val="none" w:sz="0" w:space="0" w:color="auto"/>
                  </w:divBdr>
                </w:div>
                <w:div w:id="1438481317">
                  <w:marLeft w:val="0"/>
                  <w:marRight w:val="0"/>
                  <w:marTop w:val="0"/>
                  <w:marBottom w:val="0"/>
                  <w:divBdr>
                    <w:top w:val="none" w:sz="0" w:space="0" w:color="auto"/>
                    <w:left w:val="none" w:sz="0" w:space="0" w:color="auto"/>
                    <w:bottom w:val="none" w:sz="0" w:space="0" w:color="auto"/>
                    <w:right w:val="none" w:sz="0" w:space="0" w:color="auto"/>
                  </w:divBdr>
                </w:div>
                <w:div w:id="1441030711">
                  <w:marLeft w:val="0"/>
                  <w:marRight w:val="0"/>
                  <w:marTop w:val="0"/>
                  <w:marBottom w:val="0"/>
                  <w:divBdr>
                    <w:top w:val="none" w:sz="0" w:space="0" w:color="auto"/>
                    <w:left w:val="none" w:sz="0" w:space="0" w:color="auto"/>
                    <w:bottom w:val="none" w:sz="0" w:space="0" w:color="auto"/>
                    <w:right w:val="none" w:sz="0" w:space="0" w:color="auto"/>
                  </w:divBdr>
                </w:div>
                <w:div w:id="1442069585">
                  <w:marLeft w:val="0"/>
                  <w:marRight w:val="0"/>
                  <w:marTop w:val="0"/>
                  <w:marBottom w:val="0"/>
                  <w:divBdr>
                    <w:top w:val="none" w:sz="0" w:space="0" w:color="auto"/>
                    <w:left w:val="none" w:sz="0" w:space="0" w:color="auto"/>
                    <w:bottom w:val="none" w:sz="0" w:space="0" w:color="auto"/>
                    <w:right w:val="none" w:sz="0" w:space="0" w:color="auto"/>
                  </w:divBdr>
                </w:div>
                <w:div w:id="1444108113">
                  <w:marLeft w:val="0"/>
                  <w:marRight w:val="0"/>
                  <w:marTop w:val="0"/>
                  <w:marBottom w:val="0"/>
                  <w:divBdr>
                    <w:top w:val="none" w:sz="0" w:space="0" w:color="auto"/>
                    <w:left w:val="none" w:sz="0" w:space="0" w:color="auto"/>
                    <w:bottom w:val="none" w:sz="0" w:space="0" w:color="auto"/>
                    <w:right w:val="none" w:sz="0" w:space="0" w:color="auto"/>
                  </w:divBdr>
                </w:div>
                <w:div w:id="1444618225">
                  <w:marLeft w:val="0"/>
                  <w:marRight w:val="0"/>
                  <w:marTop w:val="0"/>
                  <w:marBottom w:val="0"/>
                  <w:divBdr>
                    <w:top w:val="none" w:sz="0" w:space="0" w:color="auto"/>
                    <w:left w:val="none" w:sz="0" w:space="0" w:color="auto"/>
                    <w:bottom w:val="none" w:sz="0" w:space="0" w:color="auto"/>
                    <w:right w:val="none" w:sz="0" w:space="0" w:color="auto"/>
                  </w:divBdr>
                </w:div>
                <w:div w:id="1445266185">
                  <w:marLeft w:val="0"/>
                  <w:marRight w:val="0"/>
                  <w:marTop w:val="0"/>
                  <w:marBottom w:val="0"/>
                  <w:divBdr>
                    <w:top w:val="none" w:sz="0" w:space="0" w:color="auto"/>
                    <w:left w:val="none" w:sz="0" w:space="0" w:color="auto"/>
                    <w:bottom w:val="none" w:sz="0" w:space="0" w:color="auto"/>
                    <w:right w:val="none" w:sz="0" w:space="0" w:color="auto"/>
                  </w:divBdr>
                </w:div>
                <w:div w:id="1445419907">
                  <w:marLeft w:val="0"/>
                  <w:marRight w:val="0"/>
                  <w:marTop w:val="0"/>
                  <w:marBottom w:val="0"/>
                  <w:divBdr>
                    <w:top w:val="none" w:sz="0" w:space="0" w:color="auto"/>
                    <w:left w:val="none" w:sz="0" w:space="0" w:color="auto"/>
                    <w:bottom w:val="none" w:sz="0" w:space="0" w:color="auto"/>
                    <w:right w:val="none" w:sz="0" w:space="0" w:color="auto"/>
                  </w:divBdr>
                </w:div>
                <w:div w:id="1446778037">
                  <w:marLeft w:val="0"/>
                  <w:marRight w:val="0"/>
                  <w:marTop w:val="0"/>
                  <w:marBottom w:val="0"/>
                  <w:divBdr>
                    <w:top w:val="none" w:sz="0" w:space="0" w:color="auto"/>
                    <w:left w:val="none" w:sz="0" w:space="0" w:color="auto"/>
                    <w:bottom w:val="none" w:sz="0" w:space="0" w:color="auto"/>
                    <w:right w:val="none" w:sz="0" w:space="0" w:color="auto"/>
                  </w:divBdr>
                </w:div>
                <w:div w:id="1448236243">
                  <w:marLeft w:val="0"/>
                  <w:marRight w:val="0"/>
                  <w:marTop w:val="0"/>
                  <w:marBottom w:val="0"/>
                  <w:divBdr>
                    <w:top w:val="none" w:sz="0" w:space="0" w:color="auto"/>
                    <w:left w:val="none" w:sz="0" w:space="0" w:color="auto"/>
                    <w:bottom w:val="none" w:sz="0" w:space="0" w:color="auto"/>
                    <w:right w:val="none" w:sz="0" w:space="0" w:color="auto"/>
                  </w:divBdr>
                </w:div>
                <w:div w:id="1448280491">
                  <w:marLeft w:val="0"/>
                  <w:marRight w:val="0"/>
                  <w:marTop w:val="0"/>
                  <w:marBottom w:val="0"/>
                  <w:divBdr>
                    <w:top w:val="none" w:sz="0" w:space="0" w:color="auto"/>
                    <w:left w:val="none" w:sz="0" w:space="0" w:color="auto"/>
                    <w:bottom w:val="none" w:sz="0" w:space="0" w:color="auto"/>
                    <w:right w:val="none" w:sz="0" w:space="0" w:color="auto"/>
                  </w:divBdr>
                </w:div>
                <w:div w:id="1448812199">
                  <w:marLeft w:val="0"/>
                  <w:marRight w:val="0"/>
                  <w:marTop w:val="0"/>
                  <w:marBottom w:val="0"/>
                  <w:divBdr>
                    <w:top w:val="none" w:sz="0" w:space="0" w:color="auto"/>
                    <w:left w:val="none" w:sz="0" w:space="0" w:color="auto"/>
                    <w:bottom w:val="none" w:sz="0" w:space="0" w:color="auto"/>
                    <w:right w:val="none" w:sz="0" w:space="0" w:color="auto"/>
                  </w:divBdr>
                </w:div>
                <w:div w:id="1449156628">
                  <w:marLeft w:val="0"/>
                  <w:marRight w:val="0"/>
                  <w:marTop w:val="0"/>
                  <w:marBottom w:val="0"/>
                  <w:divBdr>
                    <w:top w:val="none" w:sz="0" w:space="0" w:color="auto"/>
                    <w:left w:val="none" w:sz="0" w:space="0" w:color="auto"/>
                    <w:bottom w:val="none" w:sz="0" w:space="0" w:color="auto"/>
                    <w:right w:val="none" w:sz="0" w:space="0" w:color="auto"/>
                  </w:divBdr>
                </w:div>
                <w:div w:id="1449814494">
                  <w:marLeft w:val="0"/>
                  <w:marRight w:val="0"/>
                  <w:marTop w:val="0"/>
                  <w:marBottom w:val="0"/>
                  <w:divBdr>
                    <w:top w:val="none" w:sz="0" w:space="0" w:color="auto"/>
                    <w:left w:val="none" w:sz="0" w:space="0" w:color="auto"/>
                    <w:bottom w:val="none" w:sz="0" w:space="0" w:color="auto"/>
                    <w:right w:val="none" w:sz="0" w:space="0" w:color="auto"/>
                  </w:divBdr>
                </w:div>
                <w:div w:id="1451434155">
                  <w:marLeft w:val="0"/>
                  <w:marRight w:val="0"/>
                  <w:marTop w:val="0"/>
                  <w:marBottom w:val="0"/>
                  <w:divBdr>
                    <w:top w:val="none" w:sz="0" w:space="0" w:color="auto"/>
                    <w:left w:val="none" w:sz="0" w:space="0" w:color="auto"/>
                    <w:bottom w:val="none" w:sz="0" w:space="0" w:color="auto"/>
                    <w:right w:val="none" w:sz="0" w:space="0" w:color="auto"/>
                  </w:divBdr>
                </w:div>
                <w:div w:id="1451514249">
                  <w:marLeft w:val="0"/>
                  <w:marRight w:val="0"/>
                  <w:marTop w:val="0"/>
                  <w:marBottom w:val="0"/>
                  <w:divBdr>
                    <w:top w:val="none" w:sz="0" w:space="0" w:color="auto"/>
                    <w:left w:val="none" w:sz="0" w:space="0" w:color="auto"/>
                    <w:bottom w:val="none" w:sz="0" w:space="0" w:color="auto"/>
                    <w:right w:val="none" w:sz="0" w:space="0" w:color="auto"/>
                  </w:divBdr>
                </w:div>
                <w:div w:id="1451778873">
                  <w:marLeft w:val="0"/>
                  <w:marRight w:val="0"/>
                  <w:marTop w:val="0"/>
                  <w:marBottom w:val="0"/>
                  <w:divBdr>
                    <w:top w:val="none" w:sz="0" w:space="0" w:color="auto"/>
                    <w:left w:val="none" w:sz="0" w:space="0" w:color="auto"/>
                    <w:bottom w:val="none" w:sz="0" w:space="0" w:color="auto"/>
                    <w:right w:val="none" w:sz="0" w:space="0" w:color="auto"/>
                  </w:divBdr>
                </w:div>
                <w:div w:id="1453018158">
                  <w:marLeft w:val="0"/>
                  <w:marRight w:val="0"/>
                  <w:marTop w:val="0"/>
                  <w:marBottom w:val="0"/>
                  <w:divBdr>
                    <w:top w:val="none" w:sz="0" w:space="0" w:color="auto"/>
                    <w:left w:val="none" w:sz="0" w:space="0" w:color="auto"/>
                    <w:bottom w:val="none" w:sz="0" w:space="0" w:color="auto"/>
                    <w:right w:val="none" w:sz="0" w:space="0" w:color="auto"/>
                  </w:divBdr>
                </w:div>
                <w:div w:id="1454210764">
                  <w:marLeft w:val="0"/>
                  <w:marRight w:val="0"/>
                  <w:marTop w:val="0"/>
                  <w:marBottom w:val="0"/>
                  <w:divBdr>
                    <w:top w:val="none" w:sz="0" w:space="0" w:color="auto"/>
                    <w:left w:val="none" w:sz="0" w:space="0" w:color="auto"/>
                    <w:bottom w:val="none" w:sz="0" w:space="0" w:color="auto"/>
                    <w:right w:val="none" w:sz="0" w:space="0" w:color="auto"/>
                  </w:divBdr>
                </w:div>
                <w:div w:id="1455321781">
                  <w:marLeft w:val="0"/>
                  <w:marRight w:val="0"/>
                  <w:marTop w:val="0"/>
                  <w:marBottom w:val="0"/>
                  <w:divBdr>
                    <w:top w:val="none" w:sz="0" w:space="0" w:color="auto"/>
                    <w:left w:val="none" w:sz="0" w:space="0" w:color="auto"/>
                    <w:bottom w:val="none" w:sz="0" w:space="0" w:color="auto"/>
                    <w:right w:val="none" w:sz="0" w:space="0" w:color="auto"/>
                  </w:divBdr>
                </w:div>
                <w:div w:id="1458454652">
                  <w:marLeft w:val="0"/>
                  <w:marRight w:val="0"/>
                  <w:marTop w:val="0"/>
                  <w:marBottom w:val="0"/>
                  <w:divBdr>
                    <w:top w:val="none" w:sz="0" w:space="0" w:color="auto"/>
                    <w:left w:val="none" w:sz="0" w:space="0" w:color="auto"/>
                    <w:bottom w:val="none" w:sz="0" w:space="0" w:color="auto"/>
                    <w:right w:val="none" w:sz="0" w:space="0" w:color="auto"/>
                  </w:divBdr>
                </w:div>
                <w:div w:id="1458571750">
                  <w:marLeft w:val="0"/>
                  <w:marRight w:val="0"/>
                  <w:marTop w:val="0"/>
                  <w:marBottom w:val="0"/>
                  <w:divBdr>
                    <w:top w:val="none" w:sz="0" w:space="0" w:color="auto"/>
                    <w:left w:val="none" w:sz="0" w:space="0" w:color="auto"/>
                    <w:bottom w:val="none" w:sz="0" w:space="0" w:color="auto"/>
                    <w:right w:val="none" w:sz="0" w:space="0" w:color="auto"/>
                  </w:divBdr>
                </w:div>
                <w:div w:id="1461222811">
                  <w:marLeft w:val="0"/>
                  <w:marRight w:val="0"/>
                  <w:marTop w:val="0"/>
                  <w:marBottom w:val="0"/>
                  <w:divBdr>
                    <w:top w:val="none" w:sz="0" w:space="0" w:color="auto"/>
                    <w:left w:val="none" w:sz="0" w:space="0" w:color="auto"/>
                    <w:bottom w:val="none" w:sz="0" w:space="0" w:color="auto"/>
                    <w:right w:val="none" w:sz="0" w:space="0" w:color="auto"/>
                  </w:divBdr>
                </w:div>
                <w:div w:id="1461532541">
                  <w:marLeft w:val="0"/>
                  <w:marRight w:val="0"/>
                  <w:marTop w:val="0"/>
                  <w:marBottom w:val="0"/>
                  <w:divBdr>
                    <w:top w:val="none" w:sz="0" w:space="0" w:color="auto"/>
                    <w:left w:val="none" w:sz="0" w:space="0" w:color="auto"/>
                    <w:bottom w:val="none" w:sz="0" w:space="0" w:color="auto"/>
                    <w:right w:val="none" w:sz="0" w:space="0" w:color="auto"/>
                  </w:divBdr>
                </w:div>
                <w:div w:id="1462726989">
                  <w:marLeft w:val="0"/>
                  <w:marRight w:val="0"/>
                  <w:marTop w:val="0"/>
                  <w:marBottom w:val="0"/>
                  <w:divBdr>
                    <w:top w:val="none" w:sz="0" w:space="0" w:color="auto"/>
                    <w:left w:val="none" w:sz="0" w:space="0" w:color="auto"/>
                    <w:bottom w:val="none" w:sz="0" w:space="0" w:color="auto"/>
                    <w:right w:val="none" w:sz="0" w:space="0" w:color="auto"/>
                  </w:divBdr>
                </w:div>
                <w:div w:id="1463038663">
                  <w:marLeft w:val="0"/>
                  <w:marRight w:val="0"/>
                  <w:marTop w:val="0"/>
                  <w:marBottom w:val="0"/>
                  <w:divBdr>
                    <w:top w:val="none" w:sz="0" w:space="0" w:color="auto"/>
                    <w:left w:val="none" w:sz="0" w:space="0" w:color="auto"/>
                    <w:bottom w:val="none" w:sz="0" w:space="0" w:color="auto"/>
                    <w:right w:val="none" w:sz="0" w:space="0" w:color="auto"/>
                  </w:divBdr>
                </w:div>
                <w:div w:id="1463188166">
                  <w:marLeft w:val="0"/>
                  <w:marRight w:val="0"/>
                  <w:marTop w:val="0"/>
                  <w:marBottom w:val="0"/>
                  <w:divBdr>
                    <w:top w:val="none" w:sz="0" w:space="0" w:color="auto"/>
                    <w:left w:val="none" w:sz="0" w:space="0" w:color="auto"/>
                    <w:bottom w:val="none" w:sz="0" w:space="0" w:color="auto"/>
                    <w:right w:val="none" w:sz="0" w:space="0" w:color="auto"/>
                  </w:divBdr>
                </w:div>
                <w:div w:id="1463304942">
                  <w:marLeft w:val="0"/>
                  <w:marRight w:val="0"/>
                  <w:marTop w:val="0"/>
                  <w:marBottom w:val="0"/>
                  <w:divBdr>
                    <w:top w:val="none" w:sz="0" w:space="0" w:color="auto"/>
                    <w:left w:val="none" w:sz="0" w:space="0" w:color="auto"/>
                    <w:bottom w:val="none" w:sz="0" w:space="0" w:color="auto"/>
                    <w:right w:val="none" w:sz="0" w:space="0" w:color="auto"/>
                  </w:divBdr>
                </w:div>
                <w:div w:id="1464348032">
                  <w:marLeft w:val="0"/>
                  <w:marRight w:val="0"/>
                  <w:marTop w:val="0"/>
                  <w:marBottom w:val="0"/>
                  <w:divBdr>
                    <w:top w:val="none" w:sz="0" w:space="0" w:color="auto"/>
                    <w:left w:val="none" w:sz="0" w:space="0" w:color="auto"/>
                    <w:bottom w:val="none" w:sz="0" w:space="0" w:color="auto"/>
                    <w:right w:val="none" w:sz="0" w:space="0" w:color="auto"/>
                  </w:divBdr>
                </w:div>
                <w:div w:id="1468425709">
                  <w:marLeft w:val="0"/>
                  <w:marRight w:val="0"/>
                  <w:marTop w:val="0"/>
                  <w:marBottom w:val="0"/>
                  <w:divBdr>
                    <w:top w:val="none" w:sz="0" w:space="0" w:color="auto"/>
                    <w:left w:val="none" w:sz="0" w:space="0" w:color="auto"/>
                    <w:bottom w:val="none" w:sz="0" w:space="0" w:color="auto"/>
                    <w:right w:val="none" w:sz="0" w:space="0" w:color="auto"/>
                  </w:divBdr>
                </w:div>
                <w:div w:id="1472095439">
                  <w:marLeft w:val="0"/>
                  <w:marRight w:val="0"/>
                  <w:marTop w:val="0"/>
                  <w:marBottom w:val="0"/>
                  <w:divBdr>
                    <w:top w:val="none" w:sz="0" w:space="0" w:color="auto"/>
                    <w:left w:val="none" w:sz="0" w:space="0" w:color="auto"/>
                    <w:bottom w:val="none" w:sz="0" w:space="0" w:color="auto"/>
                    <w:right w:val="none" w:sz="0" w:space="0" w:color="auto"/>
                  </w:divBdr>
                </w:div>
                <w:div w:id="1472363292">
                  <w:marLeft w:val="0"/>
                  <w:marRight w:val="0"/>
                  <w:marTop w:val="0"/>
                  <w:marBottom w:val="0"/>
                  <w:divBdr>
                    <w:top w:val="none" w:sz="0" w:space="0" w:color="auto"/>
                    <w:left w:val="none" w:sz="0" w:space="0" w:color="auto"/>
                    <w:bottom w:val="none" w:sz="0" w:space="0" w:color="auto"/>
                    <w:right w:val="none" w:sz="0" w:space="0" w:color="auto"/>
                  </w:divBdr>
                </w:div>
                <w:div w:id="1473860973">
                  <w:marLeft w:val="0"/>
                  <w:marRight w:val="0"/>
                  <w:marTop w:val="0"/>
                  <w:marBottom w:val="0"/>
                  <w:divBdr>
                    <w:top w:val="none" w:sz="0" w:space="0" w:color="auto"/>
                    <w:left w:val="none" w:sz="0" w:space="0" w:color="auto"/>
                    <w:bottom w:val="none" w:sz="0" w:space="0" w:color="auto"/>
                    <w:right w:val="none" w:sz="0" w:space="0" w:color="auto"/>
                  </w:divBdr>
                </w:div>
                <w:div w:id="1473982789">
                  <w:marLeft w:val="0"/>
                  <w:marRight w:val="0"/>
                  <w:marTop w:val="0"/>
                  <w:marBottom w:val="0"/>
                  <w:divBdr>
                    <w:top w:val="none" w:sz="0" w:space="0" w:color="auto"/>
                    <w:left w:val="none" w:sz="0" w:space="0" w:color="auto"/>
                    <w:bottom w:val="none" w:sz="0" w:space="0" w:color="auto"/>
                    <w:right w:val="none" w:sz="0" w:space="0" w:color="auto"/>
                  </w:divBdr>
                </w:div>
                <w:div w:id="1475024457">
                  <w:marLeft w:val="0"/>
                  <w:marRight w:val="0"/>
                  <w:marTop w:val="0"/>
                  <w:marBottom w:val="0"/>
                  <w:divBdr>
                    <w:top w:val="none" w:sz="0" w:space="0" w:color="auto"/>
                    <w:left w:val="none" w:sz="0" w:space="0" w:color="auto"/>
                    <w:bottom w:val="none" w:sz="0" w:space="0" w:color="auto"/>
                    <w:right w:val="none" w:sz="0" w:space="0" w:color="auto"/>
                  </w:divBdr>
                </w:div>
                <w:div w:id="1477336953">
                  <w:marLeft w:val="0"/>
                  <w:marRight w:val="0"/>
                  <w:marTop w:val="0"/>
                  <w:marBottom w:val="0"/>
                  <w:divBdr>
                    <w:top w:val="none" w:sz="0" w:space="0" w:color="auto"/>
                    <w:left w:val="none" w:sz="0" w:space="0" w:color="auto"/>
                    <w:bottom w:val="none" w:sz="0" w:space="0" w:color="auto"/>
                    <w:right w:val="none" w:sz="0" w:space="0" w:color="auto"/>
                  </w:divBdr>
                </w:div>
                <w:div w:id="1477995185">
                  <w:marLeft w:val="0"/>
                  <w:marRight w:val="0"/>
                  <w:marTop w:val="0"/>
                  <w:marBottom w:val="0"/>
                  <w:divBdr>
                    <w:top w:val="none" w:sz="0" w:space="0" w:color="auto"/>
                    <w:left w:val="none" w:sz="0" w:space="0" w:color="auto"/>
                    <w:bottom w:val="none" w:sz="0" w:space="0" w:color="auto"/>
                    <w:right w:val="none" w:sz="0" w:space="0" w:color="auto"/>
                  </w:divBdr>
                </w:div>
                <w:div w:id="1478302632">
                  <w:marLeft w:val="0"/>
                  <w:marRight w:val="0"/>
                  <w:marTop w:val="0"/>
                  <w:marBottom w:val="0"/>
                  <w:divBdr>
                    <w:top w:val="none" w:sz="0" w:space="0" w:color="auto"/>
                    <w:left w:val="none" w:sz="0" w:space="0" w:color="auto"/>
                    <w:bottom w:val="none" w:sz="0" w:space="0" w:color="auto"/>
                    <w:right w:val="none" w:sz="0" w:space="0" w:color="auto"/>
                  </w:divBdr>
                </w:div>
                <w:div w:id="1479495928">
                  <w:marLeft w:val="0"/>
                  <w:marRight w:val="0"/>
                  <w:marTop w:val="0"/>
                  <w:marBottom w:val="0"/>
                  <w:divBdr>
                    <w:top w:val="none" w:sz="0" w:space="0" w:color="auto"/>
                    <w:left w:val="none" w:sz="0" w:space="0" w:color="auto"/>
                    <w:bottom w:val="none" w:sz="0" w:space="0" w:color="auto"/>
                    <w:right w:val="none" w:sz="0" w:space="0" w:color="auto"/>
                  </w:divBdr>
                </w:div>
                <w:div w:id="1480730806">
                  <w:marLeft w:val="0"/>
                  <w:marRight w:val="0"/>
                  <w:marTop w:val="0"/>
                  <w:marBottom w:val="0"/>
                  <w:divBdr>
                    <w:top w:val="none" w:sz="0" w:space="0" w:color="auto"/>
                    <w:left w:val="none" w:sz="0" w:space="0" w:color="auto"/>
                    <w:bottom w:val="none" w:sz="0" w:space="0" w:color="auto"/>
                    <w:right w:val="none" w:sz="0" w:space="0" w:color="auto"/>
                  </w:divBdr>
                </w:div>
                <w:div w:id="1481773758">
                  <w:marLeft w:val="0"/>
                  <w:marRight w:val="0"/>
                  <w:marTop w:val="0"/>
                  <w:marBottom w:val="0"/>
                  <w:divBdr>
                    <w:top w:val="none" w:sz="0" w:space="0" w:color="auto"/>
                    <w:left w:val="none" w:sz="0" w:space="0" w:color="auto"/>
                    <w:bottom w:val="none" w:sz="0" w:space="0" w:color="auto"/>
                    <w:right w:val="none" w:sz="0" w:space="0" w:color="auto"/>
                  </w:divBdr>
                </w:div>
                <w:div w:id="1482037900">
                  <w:marLeft w:val="0"/>
                  <w:marRight w:val="0"/>
                  <w:marTop w:val="0"/>
                  <w:marBottom w:val="0"/>
                  <w:divBdr>
                    <w:top w:val="none" w:sz="0" w:space="0" w:color="auto"/>
                    <w:left w:val="none" w:sz="0" w:space="0" w:color="auto"/>
                    <w:bottom w:val="none" w:sz="0" w:space="0" w:color="auto"/>
                    <w:right w:val="none" w:sz="0" w:space="0" w:color="auto"/>
                  </w:divBdr>
                </w:div>
                <w:div w:id="1482966426">
                  <w:marLeft w:val="0"/>
                  <w:marRight w:val="0"/>
                  <w:marTop w:val="0"/>
                  <w:marBottom w:val="0"/>
                  <w:divBdr>
                    <w:top w:val="none" w:sz="0" w:space="0" w:color="auto"/>
                    <w:left w:val="none" w:sz="0" w:space="0" w:color="auto"/>
                    <w:bottom w:val="none" w:sz="0" w:space="0" w:color="auto"/>
                    <w:right w:val="none" w:sz="0" w:space="0" w:color="auto"/>
                  </w:divBdr>
                </w:div>
                <w:div w:id="1483039475">
                  <w:marLeft w:val="0"/>
                  <w:marRight w:val="0"/>
                  <w:marTop w:val="0"/>
                  <w:marBottom w:val="0"/>
                  <w:divBdr>
                    <w:top w:val="none" w:sz="0" w:space="0" w:color="auto"/>
                    <w:left w:val="none" w:sz="0" w:space="0" w:color="auto"/>
                    <w:bottom w:val="none" w:sz="0" w:space="0" w:color="auto"/>
                    <w:right w:val="none" w:sz="0" w:space="0" w:color="auto"/>
                  </w:divBdr>
                </w:div>
                <w:div w:id="1483111097">
                  <w:marLeft w:val="0"/>
                  <w:marRight w:val="0"/>
                  <w:marTop w:val="0"/>
                  <w:marBottom w:val="0"/>
                  <w:divBdr>
                    <w:top w:val="none" w:sz="0" w:space="0" w:color="auto"/>
                    <w:left w:val="none" w:sz="0" w:space="0" w:color="auto"/>
                    <w:bottom w:val="none" w:sz="0" w:space="0" w:color="auto"/>
                    <w:right w:val="none" w:sz="0" w:space="0" w:color="auto"/>
                  </w:divBdr>
                </w:div>
                <w:div w:id="1483811838">
                  <w:marLeft w:val="0"/>
                  <w:marRight w:val="0"/>
                  <w:marTop w:val="0"/>
                  <w:marBottom w:val="0"/>
                  <w:divBdr>
                    <w:top w:val="none" w:sz="0" w:space="0" w:color="auto"/>
                    <w:left w:val="none" w:sz="0" w:space="0" w:color="auto"/>
                    <w:bottom w:val="none" w:sz="0" w:space="0" w:color="auto"/>
                    <w:right w:val="none" w:sz="0" w:space="0" w:color="auto"/>
                  </w:divBdr>
                </w:div>
                <w:div w:id="1485858130">
                  <w:marLeft w:val="0"/>
                  <w:marRight w:val="0"/>
                  <w:marTop w:val="0"/>
                  <w:marBottom w:val="0"/>
                  <w:divBdr>
                    <w:top w:val="none" w:sz="0" w:space="0" w:color="auto"/>
                    <w:left w:val="none" w:sz="0" w:space="0" w:color="auto"/>
                    <w:bottom w:val="none" w:sz="0" w:space="0" w:color="auto"/>
                    <w:right w:val="none" w:sz="0" w:space="0" w:color="auto"/>
                  </w:divBdr>
                </w:div>
                <w:div w:id="1489126057">
                  <w:marLeft w:val="0"/>
                  <w:marRight w:val="0"/>
                  <w:marTop w:val="0"/>
                  <w:marBottom w:val="0"/>
                  <w:divBdr>
                    <w:top w:val="none" w:sz="0" w:space="0" w:color="auto"/>
                    <w:left w:val="none" w:sz="0" w:space="0" w:color="auto"/>
                    <w:bottom w:val="none" w:sz="0" w:space="0" w:color="auto"/>
                    <w:right w:val="none" w:sz="0" w:space="0" w:color="auto"/>
                  </w:divBdr>
                </w:div>
                <w:div w:id="1490169396">
                  <w:marLeft w:val="0"/>
                  <w:marRight w:val="0"/>
                  <w:marTop w:val="0"/>
                  <w:marBottom w:val="0"/>
                  <w:divBdr>
                    <w:top w:val="none" w:sz="0" w:space="0" w:color="auto"/>
                    <w:left w:val="none" w:sz="0" w:space="0" w:color="auto"/>
                    <w:bottom w:val="none" w:sz="0" w:space="0" w:color="auto"/>
                    <w:right w:val="none" w:sz="0" w:space="0" w:color="auto"/>
                  </w:divBdr>
                </w:div>
                <w:div w:id="1490176282">
                  <w:marLeft w:val="0"/>
                  <w:marRight w:val="0"/>
                  <w:marTop w:val="0"/>
                  <w:marBottom w:val="0"/>
                  <w:divBdr>
                    <w:top w:val="none" w:sz="0" w:space="0" w:color="auto"/>
                    <w:left w:val="none" w:sz="0" w:space="0" w:color="auto"/>
                    <w:bottom w:val="none" w:sz="0" w:space="0" w:color="auto"/>
                    <w:right w:val="none" w:sz="0" w:space="0" w:color="auto"/>
                  </w:divBdr>
                </w:div>
                <w:div w:id="1491750829">
                  <w:marLeft w:val="0"/>
                  <w:marRight w:val="0"/>
                  <w:marTop w:val="0"/>
                  <w:marBottom w:val="0"/>
                  <w:divBdr>
                    <w:top w:val="none" w:sz="0" w:space="0" w:color="auto"/>
                    <w:left w:val="none" w:sz="0" w:space="0" w:color="auto"/>
                    <w:bottom w:val="none" w:sz="0" w:space="0" w:color="auto"/>
                    <w:right w:val="none" w:sz="0" w:space="0" w:color="auto"/>
                  </w:divBdr>
                </w:div>
                <w:div w:id="1494182519">
                  <w:marLeft w:val="0"/>
                  <w:marRight w:val="0"/>
                  <w:marTop w:val="0"/>
                  <w:marBottom w:val="0"/>
                  <w:divBdr>
                    <w:top w:val="none" w:sz="0" w:space="0" w:color="auto"/>
                    <w:left w:val="none" w:sz="0" w:space="0" w:color="auto"/>
                    <w:bottom w:val="none" w:sz="0" w:space="0" w:color="auto"/>
                    <w:right w:val="none" w:sz="0" w:space="0" w:color="auto"/>
                  </w:divBdr>
                </w:div>
                <w:div w:id="1494880552">
                  <w:marLeft w:val="0"/>
                  <w:marRight w:val="0"/>
                  <w:marTop w:val="0"/>
                  <w:marBottom w:val="0"/>
                  <w:divBdr>
                    <w:top w:val="none" w:sz="0" w:space="0" w:color="auto"/>
                    <w:left w:val="none" w:sz="0" w:space="0" w:color="auto"/>
                    <w:bottom w:val="none" w:sz="0" w:space="0" w:color="auto"/>
                    <w:right w:val="none" w:sz="0" w:space="0" w:color="auto"/>
                  </w:divBdr>
                </w:div>
                <w:div w:id="1495220341">
                  <w:marLeft w:val="0"/>
                  <w:marRight w:val="0"/>
                  <w:marTop w:val="0"/>
                  <w:marBottom w:val="0"/>
                  <w:divBdr>
                    <w:top w:val="none" w:sz="0" w:space="0" w:color="auto"/>
                    <w:left w:val="none" w:sz="0" w:space="0" w:color="auto"/>
                    <w:bottom w:val="none" w:sz="0" w:space="0" w:color="auto"/>
                    <w:right w:val="none" w:sz="0" w:space="0" w:color="auto"/>
                  </w:divBdr>
                </w:div>
                <w:div w:id="1495730146">
                  <w:marLeft w:val="0"/>
                  <w:marRight w:val="0"/>
                  <w:marTop w:val="0"/>
                  <w:marBottom w:val="0"/>
                  <w:divBdr>
                    <w:top w:val="none" w:sz="0" w:space="0" w:color="auto"/>
                    <w:left w:val="none" w:sz="0" w:space="0" w:color="auto"/>
                    <w:bottom w:val="none" w:sz="0" w:space="0" w:color="auto"/>
                    <w:right w:val="none" w:sz="0" w:space="0" w:color="auto"/>
                  </w:divBdr>
                </w:div>
                <w:div w:id="1495754090">
                  <w:marLeft w:val="0"/>
                  <w:marRight w:val="0"/>
                  <w:marTop w:val="0"/>
                  <w:marBottom w:val="0"/>
                  <w:divBdr>
                    <w:top w:val="none" w:sz="0" w:space="0" w:color="auto"/>
                    <w:left w:val="none" w:sz="0" w:space="0" w:color="auto"/>
                    <w:bottom w:val="none" w:sz="0" w:space="0" w:color="auto"/>
                    <w:right w:val="none" w:sz="0" w:space="0" w:color="auto"/>
                  </w:divBdr>
                </w:div>
                <w:div w:id="1497526557">
                  <w:marLeft w:val="0"/>
                  <w:marRight w:val="0"/>
                  <w:marTop w:val="0"/>
                  <w:marBottom w:val="0"/>
                  <w:divBdr>
                    <w:top w:val="none" w:sz="0" w:space="0" w:color="auto"/>
                    <w:left w:val="none" w:sz="0" w:space="0" w:color="auto"/>
                    <w:bottom w:val="none" w:sz="0" w:space="0" w:color="auto"/>
                    <w:right w:val="none" w:sz="0" w:space="0" w:color="auto"/>
                  </w:divBdr>
                </w:div>
                <w:div w:id="1498836943">
                  <w:marLeft w:val="0"/>
                  <w:marRight w:val="0"/>
                  <w:marTop w:val="0"/>
                  <w:marBottom w:val="0"/>
                  <w:divBdr>
                    <w:top w:val="none" w:sz="0" w:space="0" w:color="auto"/>
                    <w:left w:val="none" w:sz="0" w:space="0" w:color="auto"/>
                    <w:bottom w:val="none" w:sz="0" w:space="0" w:color="auto"/>
                    <w:right w:val="none" w:sz="0" w:space="0" w:color="auto"/>
                  </w:divBdr>
                </w:div>
                <w:div w:id="1499346683">
                  <w:marLeft w:val="0"/>
                  <w:marRight w:val="0"/>
                  <w:marTop w:val="0"/>
                  <w:marBottom w:val="0"/>
                  <w:divBdr>
                    <w:top w:val="none" w:sz="0" w:space="0" w:color="auto"/>
                    <w:left w:val="none" w:sz="0" w:space="0" w:color="auto"/>
                    <w:bottom w:val="none" w:sz="0" w:space="0" w:color="auto"/>
                    <w:right w:val="none" w:sz="0" w:space="0" w:color="auto"/>
                  </w:divBdr>
                </w:div>
                <w:div w:id="1500149438">
                  <w:marLeft w:val="0"/>
                  <w:marRight w:val="0"/>
                  <w:marTop w:val="0"/>
                  <w:marBottom w:val="0"/>
                  <w:divBdr>
                    <w:top w:val="none" w:sz="0" w:space="0" w:color="auto"/>
                    <w:left w:val="none" w:sz="0" w:space="0" w:color="auto"/>
                    <w:bottom w:val="none" w:sz="0" w:space="0" w:color="auto"/>
                    <w:right w:val="none" w:sz="0" w:space="0" w:color="auto"/>
                  </w:divBdr>
                </w:div>
                <w:div w:id="1500341478">
                  <w:marLeft w:val="0"/>
                  <w:marRight w:val="0"/>
                  <w:marTop w:val="0"/>
                  <w:marBottom w:val="0"/>
                  <w:divBdr>
                    <w:top w:val="none" w:sz="0" w:space="0" w:color="auto"/>
                    <w:left w:val="none" w:sz="0" w:space="0" w:color="auto"/>
                    <w:bottom w:val="none" w:sz="0" w:space="0" w:color="auto"/>
                    <w:right w:val="none" w:sz="0" w:space="0" w:color="auto"/>
                  </w:divBdr>
                </w:div>
                <w:div w:id="1501385542">
                  <w:marLeft w:val="0"/>
                  <w:marRight w:val="0"/>
                  <w:marTop w:val="0"/>
                  <w:marBottom w:val="0"/>
                  <w:divBdr>
                    <w:top w:val="none" w:sz="0" w:space="0" w:color="auto"/>
                    <w:left w:val="none" w:sz="0" w:space="0" w:color="auto"/>
                    <w:bottom w:val="none" w:sz="0" w:space="0" w:color="auto"/>
                    <w:right w:val="none" w:sz="0" w:space="0" w:color="auto"/>
                  </w:divBdr>
                </w:div>
                <w:div w:id="1502236233">
                  <w:marLeft w:val="0"/>
                  <w:marRight w:val="0"/>
                  <w:marTop w:val="0"/>
                  <w:marBottom w:val="0"/>
                  <w:divBdr>
                    <w:top w:val="none" w:sz="0" w:space="0" w:color="auto"/>
                    <w:left w:val="none" w:sz="0" w:space="0" w:color="auto"/>
                    <w:bottom w:val="none" w:sz="0" w:space="0" w:color="auto"/>
                    <w:right w:val="none" w:sz="0" w:space="0" w:color="auto"/>
                  </w:divBdr>
                </w:div>
                <w:div w:id="1503398244">
                  <w:marLeft w:val="0"/>
                  <w:marRight w:val="0"/>
                  <w:marTop w:val="0"/>
                  <w:marBottom w:val="0"/>
                  <w:divBdr>
                    <w:top w:val="none" w:sz="0" w:space="0" w:color="auto"/>
                    <w:left w:val="none" w:sz="0" w:space="0" w:color="auto"/>
                    <w:bottom w:val="none" w:sz="0" w:space="0" w:color="auto"/>
                    <w:right w:val="none" w:sz="0" w:space="0" w:color="auto"/>
                  </w:divBdr>
                </w:div>
                <w:div w:id="1506238542">
                  <w:marLeft w:val="0"/>
                  <w:marRight w:val="0"/>
                  <w:marTop w:val="0"/>
                  <w:marBottom w:val="0"/>
                  <w:divBdr>
                    <w:top w:val="none" w:sz="0" w:space="0" w:color="auto"/>
                    <w:left w:val="none" w:sz="0" w:space="0" w:color="auto"/>
                    <w:bottom w:val="none" w:sz="0" w:space="0" w:color="auto"/>
                    <w:right w:val="none" w:sz="0" w:space="0" w:color="auto"/>
                  </w:divBdr>
                </w:div>
                <w:div w:id="1506286695">
                  <w:marLeft w:val="0"/>
                  <w:marRight w:val="0"/>
                  <w:marTop w:val="0"/>
                  <w:marBottom w:val="0"/>
                  <w:divBdr>
                    <w:top w:val="none" w:sz="0" w:space="0" w:color="auto"/>
                    <w:left w:val="none" w:sz="0" w:space="0" w:color="auto"/>
                    <w:bottom w:val="none" w:sz="0" w:space="0" w:color="auto"/>
                    <w:right w:val="none" w:sz="0" w:space="0" w:color="auto"/>
                  </w:divBdr>
                </w:div>
                <w:div w:id="1506751095">
                  <w:marLeft w:val="0"/>
                  <w:marRight w:val="0"/>
                  <w:marTop w:val="0"/>
                  <w:marBottom w:val="0"/>
                  <w:divBdr>
                    <w:top w:val="none" w:sz="0" w:space="0" w:color="auto"/>
                    <w:left w:val="none" w:sz="0" w:space="0" w:color="auto"/>
                    <w:bottom w:val="none" w:sz="0" w:space="0" w:color="auto"/>
                    <w:right w:val="none" w:sz="0" w:space="0" w:color="auto"/>
                  </w:divBdr>
                </w:div>
                <w:div w:id="1507553606">
                  <w:marLeft w:val="0"/>
                  <w:marRight w:val="0"/>
                  <w:marTop w:val="0"/>
                  <w:marBottom w:val="0"/>
                  <w:divBdr>
                    <w:top w:val="none" w:sz="0" w:space="0" w:color="auto"/>
                    <w:left w:val="none" w:sz="0" w:space="0" w:color="auto"/>
                    <w:bottom w:val="none" w:sz="0" w:space="0" w:color="auto"/>
                    <w:right w:val="none" w:sz="0" w:space="0" w:color="auto"/>
                  </w:divBdr>
                </w:div>
                <w:div w:id="1507743756">
                  <w:marLeft w:val="0"/>
                  <w:marRight w:val="0"/>
                  <w:marTop w:val="0"/>
                  <w:marBottom w:val="0"/>
                  <w:divBdr>
                    <w:top w:val="none" w:sz="0" w:space="0" w:color="auto"/>
                    <w:left w:val="none" w:sz="0" w:space="0" w:color="auto"/>
                    <w:bottom w:val="none" w:sz="0" w:space="0" w:color="auto"/>
                    <w:right w:val="none" w:sz="0" w:space="0" w:color="auto"/>
                  </w:divBdr>
                </w:div>
                <w:div w:id="1508133508">
                  <w:marLeft w:val="0"/>
                  <w:marRight w:val="0"/>
                  <w:marTop w:val="0"/>
                  <w:marBottom w:val="0"/>
                  <w:divBdr>
                    <w:top w:val="none" w:sz="0" w:space="0" w:color="auto"/>
                    <w:left w:val="none" w:sz="0" w:space="0" w:color="auto"/>
                    <w:bottom w:val="none" w:sz="0" w:space="0" w:color="auto"/>
                    <w:right w:val="none" w:sz="0" w:space="0" w:color="auto"/>
                  </w:divBdr>
                </w:div>
                <w:div w:id="1509103621">
                  <w:marLeft w:val="0"/>
                  <w:marRight w:val="0"/>
                  <w:marTop w:val="0"/>
                  <w:marBottom w:val="0"/>
                  <w:divBdr>
                    <w:top w:val="none" w:sz="0" w:space="0" w:color="auto"/>
                    <w:left w:val="none" w:sz="0" w:space="0" w:color="auto"/>
                    <w:bottom w:val="none" w:sz="0" w:space="0" w:color="auto"/>
                    <w:right w:val="none" w:sz="0" w:space="0" w:color="auto"/>
                  </w:divBdr>
                </w:div>
                <w:div w:id="1510943521">
                  <w:marLeft w:val="0"/>
                  <w:marRight w:val="0"/>
                  <w:marTop w:val="0"/>
                  <w:marBottom w:val="0"/>
                  <w:divBdr>
                    <w:top w:val="none" w:sz="0" w:space="0" w:color="auto"/>
                    <w:left w:val="none" w:sz="0" w:space="0" w:color="auto"/>
                    <w:bottom w:val="none" w:sz="0" w:space="0" w:color="auto"/>
                    <w:right w:val="none" w:sz="0" w:space="0" w:color="auto"/>
                  </w:divBdr>
                </w:div>
                <w:div w:id="1511484133">
                  <w:marLeft w:val="0"/>
                  <w:marRight w:val="0"/>
                  <w:marTop w:val="0"/>
                  <w:marBottom w:val="0"/>
                  <w:divBdr>
                    <w:top w:val="none" w:sz="0" w:space="0" w:color="auto"/>
                    <w:left w:val="none" w:sz="0" w:space="0" w:color="auto"/>
                    <w:bottom w:val="none" w:sz="0" w:space="0" w:color="auto"/>
                    <w:right w:val="none" w:sz="0" w:space="0" w:color="auto"/>
                  </w:divBdr>
                </w:div>
                <w:div w:id="1511679657">
                  <w:marLeft w:val="0"/>
                  <w:marRight w:val="0"/>
                  <w:marTop w:val="0"/>
                  <w:marBottom w:val="0"/>
                  <w:divBdr>
                    <w:top w:val="none" w:sz="0" w:space="0" w:color="auto"/>
                    <w:left w:val="none" w:sz="0" w:space="0" w:color="auto"/>
                    <w:bottom w:val="none" w:sz="0" w:space="0" w:color="auto"/>
                    <w:right w:val="none" w:sz="0" w:space="0" w:color="auto"/>
                  </w:divBdr>
                </w:div>
                <w:div w:id="1512183520">
                  <w:marLeft w:val="0"/>
                  <w:marRight w:val="0"/>
                  <w:marTop w:val="0"/>
                  <w:marBottom w:val="0"/>
                  <w:divBdr>
                    <w:top w:val="none" w:sz="0" w:space="0" w:color="auto"/>
                    <w:left w:val="none" w:sz="0" w:space="0" w:color="auto"/>
                    <w:bottom w:val="none" w:sz="0" w:space="0" w:color="auto"/>
                    <w:right w:val="none" w:sz="0" w:space="0" w:color="auto"/>
                  </w:divBdr>
                </w:div>
                <w:div w:id="1514110289">
                  <w:marLeft w:val="0"/>
                  <w:marRight w:val="0"/>
                  <w:marTop w:val="0"/>
                  <w:marBottom w:val="0"/>
                  <w:divBdr>
                    <w:top w:val="none" w:sz="0" w:space="0" w:color="auto"/>
                    <w:left w:val="none" w:sz="0" w:space="0" w:color="auto"/>
                    <w:bottom w:val="none" w:sz="0" w:space="0" w:color="auto"/>
                    <w:right w:val="none" w:sz="0" w:space="0" w:color="auto"/>
                  </w:divBdr>
                </w:div>
                <w:div w:id="1514955774">
                  <w:marLeft w:val="0"/>
                  <w:marRight w:val="0"/>
                  <w:marTop w:val="0"/>
                  <w:marBottom w:val="0"/>
                  <w:divBdr>
                    <w:top w:val="none" w:sz="0" w:space="0" w:color="auto"/>
                    <w:left w:val="none" w:sz="0" w:space="0" w:color="auto"/>
                    <w:bottom w:val="none" w:sz="0" w:space="0" w:color="auto"/>
                    <w:right w:val="none" w:sz="0" w:space="0" w:color="auto"/>
                  </w:divBdr>
                </w:div>
                <w:div w:id="1516578227">
                  <w:marLeft w:val="0"/>
                  <w:marRight w:val="0"/>
                  <w:marTop w:val="0"/>
                  <w:marBottom w:val="0"/>
                  <w:divBdr>
                    <w:top w:val="none" w:sz="0" w:space="0" w:color="auto"/>
                    <w:left w:val="none" w:sz="0" w:space="0" w:color="auto"/>
                    <w:bottom w:val="none" w:sz="0" w:space="0" w:color="auto"/>
                    <w:right w:val="none" w:sz="0" w:space="0" w:color="auto"/>
                  </w:divBdr>
                </w:div>
                <w:div w:id="1516845028">
                  <w:marLeft w:val="0"/>
                  <w:marRight w:val="0"/>
                  <w:marTop w:val="0"/>
                  <w:marBottom w:val="0"/>
                  <w:divBdr>
                    <w:top w:val="none" w:sz="0" w:space="0" w:color="auto"/>
                    <w:left w:val="none" w:sz="0" w:space="0" w:color="auto"/>
                    <w:bottom w:val="none" w:sz="0" w:space="0" w:color="auto"/>
                    <w:right w:val="none" w:sz="0" w:space="0" w:color="auto"/>
                  </w:divBdr>
                </w:div>
                <w:div w:id="1517573718">
                  <w:marLeft w:val="0"/>
                  <w:marRight w:val="0"/>
                  <w:marTop w:val="0"/>
                  <w:marBottom w:val="0"/>
                  <w:divBdr>
                    <w:top w:val="none" w:sz="0" w:space="0" w:color="auto"/>
                    <w:left w:val="none" w:sz="0" w:space="0" w:color="auto"/>
                    <w:bottom w:val="none" w:sz="0" w:space="0" w:color="auto"/>
                    <w:right w:val="none" w:sz="0" w:space="0" w:color="auto"/>
                  </w:divBdr>
                </w:div>
                <w:div w:id="1518419575">
                  <w:marLeft w:val="0"/>
                  <w:marRight w:val="0"/>
                  <w:marTop w:val="0"/>
                  <w:marBottom w:val="0"/>
                  <w:divBdr>
                    <w:top w:val="none" w:sz="0" w:space="0" w:color="auto"/>
                    <w:left w:val="none" w:sz="0" w:space="0" w:color="auto"/>
                    <w:bottom w:val="none" w:sz="0" w:space="0" w:color="auto"/>
                    <w:right w:val="none" w:sz="0" w:space="0" w:color="auto"/>
                  </w:divBdr>
                </w:div>
                <w:div w:id="1519350596">
                  <w:marLeft w:val="0"/>
                  <w:marRight w:val="0"/>
                  <w:marTop w:val="0"/>
                  <w:marBottom w:val="0"/>
                  <w:divBdr>
                    <w:top w:val="none" w:sz="0" w:space="0" w:color="auto"/>
                    <w:left w:val="none" w:sz="0" w:space="0" w:color="auto"/>
                    <w:bottom w:val="none" w:sz="0" w:space="0" w:color="auto"/>
                    <w:right w:val="none" w:sz="0" w:space="0" w:color="auto"/>
                  </w:divBdr>
                </w:div>
                <w:div w:id="1521894561">
                  <w:marLeft w:val="0"/>
                  <w:marRight w:val="0"/>
                  <w:marTop w:val="0"/>
                  <w:marBottom w:val="0"/>
                  <w:divBdr>
                    <w:top w:val="none" w:sz="0" w:space="0" w:color="auto"/>
                    <w:left w:val="none" w:sz="0" w:space="0" w:color="auto"/>
                    <w:bottom w:val="none" w:sz="0" w:space="0" w:color="auto"/>
                    <w:right w:val="none" w:sz="0" w:space="0" w:color="auto"/>
                  </w:divBdr>
                </w:div>
                <w:div w:id="1521967720">
                  <w:marLeft w:val="0"/>
                  <w:marRight w:val="0"/>
                  <w:marTop w:val="0"/>
                  <w:marBottom w:val="0"/>
                  <w:divBdr>
                    <w:top w:val="none" w:sz="0" w:space="0" w:color="auto"/>
                    <w:left w:val="none" w:sz="0" w:space="0" w:color="auto"/>
                    <w:bottom w:val="none" w:sz="0" w:space="0" w:color="auto"/>
                    <w:right w:val="none" w:sz="0" w:space="0" w:color="auto"/>
                  </w:divBdr>
                </w:div>
                <w:div w:id="1522008070">
                  <w:marLeft w:val="0"/>
                  <w:marRight w:val="0"/>
                  <w:marTop w:val="0"/>
                  <w:marBottom w:val="0"/>
                  <w:divBdr>
                    <w:top w:val="none" w:sz="0" w:space="0" w:color="auto"/>
                    <w:left w:val="none" w:sz="0" w:space="0" w:color="auto"/>
                    <w:bottom w:val="none" w:sz="0" w:space="0" w:color="auto"/>
                    <w:right w:val="none" w:sz="0" w:space="0" w:color="auto"/>
                  </w:divBdr>
                </w:div>
                <w:div w:id="1522359222">
                  <w:marLeft w:val="0"/>
                  <w:marRight w:val="0"/>
                  <w:marTop w:val="0"/>
                  <w:marBottom w:val="0"/>
                  <w:divBdr>
                    <w:top w:val="none" w:sz="0" w:space="0" w:color="auto"/>
                    <w:left w:val="none" w:sz="0" w:space="0" w:color="auto"/>
                    <w:bottom w:val="none" w:sz="0" w:space="0" w:color="auto"/>
                    <w:right w:val="none" w:sz="0" w:space="0" w:color="auto"/>
                  </w:divBdr>
                </w:div>
                <w:div w:id="1522547052">
                  <w:marLeft w:val="0"/>
                  <w:marRight w:val="0"/>
                  <w:marTop w:val="0"/>
                  <w:marBottom w:val="0"/>
                  <w:divBdr>
                    <w:top w:val="none" w:sz="0" w:space="0" w:color="auto"/>
                    <w:left w:val="none" w:sz="0" w:space="0" w:color="auto"/>
                    <w:bottom w:val="none" w:sz="0" w:space="0" w:color="auto"/>
                    <w:right w:val="none" w:sz="0" w:space="0" w:color="auto"/>
                  </w:divBdr>
                </w:div>
                <w:div w:id="1525559255">
                  <w:marLeft w:val="0"/>
                  <w:marRight w:val="0"/>
                  <w:marTop w:val="0"/>
                  <w:marBottom w:val="0"/>
                  <w:divBdr>
                    <w:top w:val="none" w:sz="0" w:space="0" w:color="auto"/>
                    <w:left w:val="none" w:sz="0" w:space="0" w:color="auto"/>
                    <w:bottom w:val="none" w:sz="0" w:space="0" w:color="auto"/>
                    <w:right w:val="none" w:sz="0" w:space="0" w:color="auto"/>
                  </w:divBdr>
                </w:div>
                <w:div w:id="1527477088">
                  <w:marLeft w:val="0"/>
                  <w:marRight w:val="0"/>
                  <w:marTop w:val="0"/>
                  <w:marBottom w:val="0"/>
                  <w:divBdr>
                    <w:top w:val="none" w:sz="0" w:space="0" w:color="auto"/>
                    <w:left w:val="none" w:sz="0" w:space="0" w:color="auto"/>
                    <w:bottom w:val="none" w:sz="0" w:space="0" w:color="auto"/>
                    <w:right w:val="none" w:sz="0" w:space="0" w:color="auto"/>
                  </w:divBdr>
                </w:div>
                <w:div w:id="1527790601">
                  <w:marLeft w:val="0"/>
                  <w:marRight w:val="0"/>
                  <w:marTop w:val="0"/>
                  <w:marBottom w:val="0"/>
                  <w:divBdr>
                    <w:top w:val="none" w:sz="0" w:space="0" w:color="auto"/>
                    <w:left w:val="none" w:sz="0" w:space="0" w:color="auto"/>
                    <w:bottom w:val="none" w:sz="0" w:space="0" w:color="auto"/>
                    <w:right w:val="none" w:sz="0" w:space="0" w:color="auto"/>
                  </w:divBdr>
                </w:div>
                <w:div w:id="1528829630">
                  <w:marLeft w:val="0"/>
                  <w:marRight w:val="0"/>
                  <w:marTop w:val="0"/>
                  <w:marBottom w:val="0"/>
                  <w:divBdr>
                    <w:top w:val="none" w:sz="0" w:space="0" w:color="auto"/>
                    <w:left w:val="none" w:sz="0" w:space="0" w:color="auto"/>
                    <w:bottom w:val="none" w:sz="0" w:space="0" w:color="auto"/>
                    <w:right w:val="none" w:sz="0" w:space="0" w:color="auto"/>
                  </w:divBdr>
                </w:div>
                <w:div w:id="1530530864">
                  <w:marLeft w:val="0"/>
                  <w:marRight w:val="0"/>
                  <w:marTop w:val="0"/>
                  <w:marBottom w:val="0"/>
                  <w:divBdr>
                    <w:top w:val="none" w:sz="0" w:space="0" w:color="auto"/>
                    <w:left w:val="none" w:sz="0" w:space="0" w:color="auto"/>
                    <w:bottom w:val="none" w:sz="0" w:space="0" w:color="auto"/>
                    <w:right w:val="none" w:sz="0" w:space="0" w:color="auto"/>
                  </w:divBdr>
                </w:div>
                <w:div w:id="1531458015">
                  <w:marLeft w:val="0"/>
                  <w:marRight w:val="0"/>
                  <w:marTop w:val="0"/>
                  <w:marBottom w:val="0"/>
                  <w:divBdr>
                    <w:top w:val="none" w:sz="0" w:space="0" w:color="auto"/>
                    <w:left w:val="none" w:sz="0" w:space="0" w:color="auto"/>
                    <w:bottom w:val="none" w:sz="0" w:space="0" w:color="auto"/>
                    <w:right w:val="none" w:sz="0" w:space="0" w:color="auto"/>
                  </w:divBdr>
                </w:div>
                <w:div w:id="1534154908">
                  <w:marLeft w:val="0"/>
                  <w:marRight w:val="0"/>
                  <w:marTop w:val="0"/>
                  <w:marBottom w:val="0"/>
                  <w:divBdr>
                    <w:top w:val="none" w:sz="0" w:space="0" w:color="auto"/>
                    <w:left w:val="none" w:sz="0" w:space="0" w:color="auto"/>
                    <w:bottom w:val="none" w:sz="0" w:space="0" w:color="auto"/>
                    <w:right w:val="none" w:sz="0" w:space="0" w:color="auto"/>
                  </w:divBdr>
                </w:div>
                <w:div w:id="1536846553">
                  <w:marLeft w:val="0"/>
                  <w:marRight w:val="0"/>
                  <w:marTop w:val="0"/>
                  <w:marBottom w:val="0"/>
                  <w:divBdr>
                    <w:top w:val="none" w:sz="0" w:space="0" w:color="auto"/>
                    <w:left w:val="none" w:sz="0" w:space="0" w:color="auto"/>
                    <w:bottom w:val="none" w:sz="0" w:space="0" w:color="auto"/>
                    <w:right w:val="none" w:sz="0" w:space="0" w:color="auto"/>
                  </w:divBdr>
                </w:div>
                <w:div w:id="1538003956">
                  <w:marLeft w:val="0"/>
                  <w:marRight w:val="0"/>
                  <w:marTop w:val="0"/>
                  <w:marBottom w:val="0"/>
                  <w:divBdr>
                    <w:top w:val="none" w:sz="0" w:space="0" w:color="auto"/>
                    <w:left w:val="none" w:sz="0" w:space="0" w:color="auto"/>
                    <w:bottom w:val="none" w:sz="0" w:space="0" w:color="auto"/>
                    <w:right w:val="none" w:sz="0" w:space="0" w:color="auto"/>
                  </w:divBdr>
                </w:div>
                <w:div w:id="1539203619">
                  <w:marLeft w:val="0"/>
                  <w:marRight w:val="0"/>
                  <w:marTop w:val="0"/>
                  <w:marBottom w:val="0"/>
                  <w:divBdr>
                    <w:top w:val="none" w:sz="0" w:space="0" w:color="auto"/>
                    <w:left w:val="none" w:sz="0" w:space="0" w:color="auto"/>
                    <w:bottom w:val="none" w:sz="0" w:space="0" w:color="auto"/>
                    <w:right w:val="none" w:sz="0" w:space="0" w:color="auto"/>
                  </w:divBdr>
                </w:div>
                <w:div w:id="1539926159">
                  <w:marLeft w:val="0"/>
                  <w:marRight w:val="0"/>
                  <w:marTop w:val="0"/>
                  <w:marBottom w:val="0"/>
                  <w:divBdr>
                    <w:top w:val="none" w:sz="0" w:space="0" w:color="auto"/>
                    <w:left w:val="none" w:sz="0" w:space="0" w:color="auto"/>
                    <w:bottom w:val="none" w:sz="0" w:space="0" w:color="auto"/>
                    <w:right w:val="none" w:sz="0" w:space="0" w:color="auto"/>
                  </w:divBdr>
                </w:div>
                <w:div w:id="1540044329">
                  <w:marLeft w:val="0"/>
                  <w:marRight w:val="0"/>
                  <w:marTop w:val="0"/>
                  <w:marBottom w:val="0"/>
                  <w:divBdr>
                    <w:top w:val="none" w:sz="0" w:space="0" w:color="auto"/>
                    <w:left w:val="none" w:sz="0" w:space="0" w:color="auto"/>
                    <w:bottom w:val="none" w:sz="0" w:space="0" w:color="auto"/>
                    <w:right w:val="none" w:sz="0" w:space="0" w:color="auto"/>
                  </w:divBdr>
                </w:div>
                <w:div w:id="1542934935">
                  <w:marLeft w:val="0"/>
                  <w:marRight w:val="0"/>
                  <w:marTop w:val="0"/>
                  <w:marBottom w:val="0"/>
                  <w:divBdr>
                    <w:top w:val="none" w:sz="0" w:space="0" w:color="auto"/>
                    <w:left w:val="none" w:sz="0" w:space="0" w:color="auto"/>
                    <w:bottom w:val="none" w:sz="0" w:space="0" w:color="auto"/>
                    <w:right w:val="none" w:sz="0" w:space="0" w:color="auto"/>
                  </w:divBdr>
                </w:div>
                <w:div w:id="1545751171">
                  <w:marLeft w:val="0"/>
                  <w:marRight w:val="0"/>
                  <w:marTop w:val="0"/>
                  <w:marBottom w:val="0"/>
                  <w:divBdr>
                    <w:top w:val="none" w:sz="0" w:space="0" w:color="auto"/>
                    <w:left w:val="none" w:sz="0" w:space="0" w:color="auto"/>
                    <w:bottom w:val="none" w:sz="0" w:space="0" w:color="auto"/>
                    <w:right w:val="none" w:sz="0" w:space="0" w:color="auto"/>
                  </w:divBdr>
                </w:div>
                <w:div w:id="1546140611">
                  <w:marLeft w:val="0"/>
                  <w:marRight w:val="0"/>
                  <w:marTop w:val="0"/>
                  <w:marBottom w:val="0"/>
                  <w:divBdr>
                    <w:top w:val="none" w:sz="0" w:space="0" w:color="auto"/>
                    <w:left w:val="none" w:sz="0" w:space="0" w:color="auto"/>
                    <w:bottom w:val="none" w:sz="0" w:space="0" w:color="auto"/>
                    <w:right w:val="none" w:sz="0" w:space="0" w:color="auto"/>
                  </w:divBdr>
                </w:div>
                <w:div w:id="1546403653">
                  <w:marLeft w:val="0"/>
                  <w:marRight w:val="0"/>
                  <w:marTop w:val="0"/>
                  <w:marBottom w:val="0"/>
                  <w:divBdr>
                    <w:top w:val="none" w:sz="0" w:space="0" w:color="auto"/>
                    <w:left w:val="none" w:sz="0" w:space="0" w:color="auto"/>
                    <w:bottom w:val="none" w:sz="0" w:space="0" w:color="auto"/>
                    <w:right w:val="none" w:sz="0" w:space="0" w:color="auto"/>
                  </w:divBdr>
                </w:div>
                <w:div w:id="1547135431">
                  <w:marLeft w:val="0"/>
                  <w:marRight w:val="0"/>
                  <w:marTop w:val="0"/>
                  <w:marBottom w:val="0"/>
                  <w:divBdr>
                    <w:top w:val="none" w:sz="0" w:space="0" w:color="auto"/>
                    <w:left w:val="none" w:sz="0" w:space="0" w:color="auto"/>
                    <w:bottom w:val="none" w:sz="0" w:space="0" w:color="auto"/>
                    <w:right w:val="none" w:sz="0" w:space="0" w:color="auto"/>
                  </w:divBdr>
                </w:div>
                <w:div w:id="1547831679">
                  <w:marLeft w:val="0"/>
                  <w:marRight w:val="0"/>
                  <w:marTop w:val="0"/>
                  <w:marBottom w:val="0"/>
                  <w:divBdr>
                    <w:top w:val="none" w:sz="0" w:space="0" w:color="auto"/>
                    <w:left w:val="none" w:sz="0" w:space="0" w:color="auto"/>
                    <w:bottom w:val="none" w:sz="0" w:space="0" w:color="auto"/>
                    <w:right w:val="none" w:sz="0" w:space="0" w:color="auto"/>
                  </w:divBdr>
                </w:div>
                <w:div w:id="1547913983">
                  <w:marLeft w:val="0"/>
                  <w:marRight w:val="0"/>
                  <w:marTop w:val="0"/>
                  <w:marBottom w:val="0"/>
                  <w:divBdr>
                    <w:top w:val="none" w:sz="0" w:space="0" w:color="auto"/>
                    <w:left w:val="none" w:sz="0" w:space="0" w:color="auto"/>
                    <w:bottom w:val="none" w:sz="0" w:space="0" w:color="auto"/>
                    <w:right w:val="none" w:sz="0" w:space="0" w:color="auto"/>
                  </w:divBdr>
                </w:div>
                <w:div w:id="1549218559">
                  <w:marLeft w:val="0"/>
                  <w:marRight w:val="0"/>
                  <w:marTop w:val="0"/>
                  <w:marBottom w:val="0"/>
                  <w:divBdr>
                    <w:top w:val="none" w:sz="0" w:space="0" w:color="auto"/>
                    <w:left w:val="none" w:sz="0" w:space="0" w:color="auto"/>
                    <w:bottom w:val="none" w:sz="0" w:space="0" w:color="auto"/>
                    <w:right w:val="none" w:sz="0" w:space="0" w:color="auto"/>
                  </w:divBdr>
                </w:div>
                <w:div w:id="1549682019">
                  <w:marLeft w:val="0"/>
                  <w:marRight w:val="0"/>
                  <w:marTop w:val="0"/>
                  <w:marBottom w:val="0"/>
                  <w:divBdr>
                    <w:top w:val="none" w:sz="0" w:space="0" w:color="auto"/>
                    <w:left w:val="none" w:sz="0" w:space="0" w:color="auto"/>
                    <w:bottom w:val="none" w:sz="0" w:space="0" w:color="auto"/>
                    <w:right w:val="none" w:sz="0" w:space="0" w:color="auto"/>
                  </w:divBdr>
                </w:div>
                <w:div w:id="1551383812">
                  <w:marLeft w:val="0"/>
                  <w:marRight w:val="0"/>
                  <w:marTop w:val="0"/>
                  <w:marBottom w:val="0"/>
                  <w:divBdr>
                    <w:top w:val="none" w:sz="0" w:space="0" w:color="auto"/>
                    <w:left w:val="none" w:sz="0" w:space="0" w:color="auto"/>
                    <w:bottom w:val="none" w:sz="0" w:space="0" w:color="auto"/>
                    <w:right w:val="none" w:sz="0" w:space="0" w:color="auto"/>
                  </w:divBdr>
                </w:div>
                <w:div w:id="1552304754">
                  <w:marLeft w:val="0"/>
                  <w:marRight w:val="0"/>
                  <w:marTop w:val="0"/>
                  <w:marBottom w:val="0"/>
                  <w:divBdr>
                    <w:top w:val="none" w:sz="0" w:space="0" w:color="auto"/>
                    <w:left w:val="none" w:sz="0" w:space="0" w:color="auto"/>
                    <w:bottom w:val="none" w:sz="0" w:space="0" w:color="auto"/>
                    <w:right w:val="none" w:sz="0" w:space="0" w:color="auto"/>
                  </w:divBdr>
                </w:div>
                <w:div w:id="1554124041">
                  <w:marLeft w:val="0"/>
                  <w:marRight w:val="0"/>
                  <w:marTop w:val="0"/>
                  <w:marBottom w:val="0"/>
                  <w:divBdr>
                    <w:top w:val="none" w:sz="0" w:space="0" w:color="auto"/>
                    <w:left w:val="none" w:sz="0" w:space="0" w:color="auto"/>
                    <w:bottom w:val="none" w:sz="0" w:space="0" w:color="auto"/>
                    <w:right w:val="none" w:sz="0" w:space="0" w:color="auto"/>
                  </w:divBdr>
                </w:div>
                <w:div w:id="1556431347">
                  <w:marLeft w:val="0"/>
                  <w:marRight w:val="0"/>
                  <w:marTop w:val="0"/>
                  <w:marBottom w:val="0"/>
                  <w:divBdr>
                    <w:top w:val="none" w:sz="0" w:space="0" w:color="auto"/>
                    <w:left w:val="none" w:sz="0" w:space="0" w:color="auto"/>
                    <w:bottom w:val="none" w:sz="0" w:space="0" w:color="auto"/>
                    <w:right w:val="none" w:sz="0" w:space="0" w:color="auto"/>
                  </w:divBdr>
                </w:div>
                <w:div w:id="1557085138">
                  <w:marLeft w:val="0"/>
                  <w:marRight w:val="0"/>
                  <w:marTop w:val="0"/>
                  <w:marBottom w:val="0"/>
                  <w:divBdr>
                    <w:top w:val="none" w:sz="0" w:space="0" w:color="auto"/>
                    <w:left w:val="none" w:sz="0" w:space="0" w:color="auto"/>
                    <w:bottom w:val="none" w:sz="0" w:space="0" w:color="auto"/>
                    <w:right w:val="none" w:sz="0" w:space="0" w:color="auto"/>
                  </w:divBdr>
                </w:div>
                <w:div w:id="1558131001">
                  <w:marLeft w:val="0"/>
                  <w:marRight w:val="0"/>
                  <w:marTop w:val="0"/>
                  <w:marBottom w:val="0"/>
                  <w:divBdr>
                    <w:top w:val="none" w:sz="0" w:space="0" w:color="auto"/>
                    <w:left w:val="none" w:sz="0" w:space="0" w:color="auto"/>
                    <w:bottom w:val="none" w:sz="0" w:space="0" w:color="auto"/>
                    <w:right w:val="none" w:sz="0" w:space="0" w:color="auto"/>
                  </w:divBdr>
                </w:div>
                <w:div w:id="1558391257">
                  <w:marLeft w:val="0"/>
                  <w:marRight w:val="0"/>
                  <w:marTop w:val="0"/>
                  <w:marBottom w:val="0"/>
                  <w:divBdr>
                    <w:top w:val="none" w:sz="0" w:space="0" w:color="auto"/>
                    <w:left w:val="none" w:sz="0" w:space="0" w:color="auto"/>
                    <w:bottom w:val="none" w:sz="0" w:space="0" w:color="auto"/>
                    <w:right w:val="none" w:sz="0" w:space="0" w:color="auto"/>
                  </w:divBdr>
                </w:div>
                <w:div w:id="1558400429">
                  <w:marLeft w:val="0"/>
                  <w:marRight w:val="0"/>
                  <w:marTop w:val="0"/>
                  <w:marBottom w:val="0"/>
                  <w:divBdr>
                    <w:top w:val="none" w:sz="0" w:space="0" w:color="auto"/>
                    <w:left w:val="none" w:sz="0" w:space="0" w:color="auto"/>
                    <w:bottom w:val="none" w:sz="0" w:space="0" w:color="auto"/>
                    <w:right w:val="none" w:sz="0" w:space="0" w:color="auto"/>
                  </w:divBdr>
                </w:div>
                <w:div w:id="1558665971">
                  <w:marLeft w:val="0"/>
                  <w:marRight w:val="0"/>
                  <w:marTop w:val="0"/>
                  <w:marBottom w:val="0"/>
                  <w:divBdr>
                    <w:top w:val="none" w:sz="0" w:space="0" w:color="auto"/>
                    <w:left w:val="none" w:sz="0" w:space="0" w:color="auto"/>
                    <w:bottom w:val="none" w:sz="0" w:space="0" w:color="auto"/>
                    <w:right w:val="none" w:sz="0" w:space="0" w:color="auto"/>
                  </w:divBdr>
                </w:div>
                <w:div w:id="1559046651">
                  <w:marLeft w:val="0"/>
                  <w:marRight w:val="0"/>
                  <w:marTop w:val="0"/>
                  <w:marBottom w:val="0"/>
                  <w:divBdr>
                    <w:top w:val="none" w:sz="0" w:space="0" w:color="auto"/>
                    <w:left w:val="none" w:sz="0" w:space="0" w:color="auto"/>
                    <w:bottom w:val="none" w:sz="0" w:space="0" w:color="auto"/>
                    <w:right w:val="none" w:sz="0" w:space="0" w:color="auto"/>
                  </w:divBdr>
                </w:div>
                <w:div w:id="1559440415">
                  <w:marLeft w:val="0"/>
                  <w:marRight w:val="0"/>
                  <w:marTop w:val="0"/>
                  <w:marBottom w:val="0"/>
                  <w:divBdr>
                    <w:top w:val="none" w:sz="0" w:space="0" w:color="auto"/>
                    <w:left w:val="none" w:sz="0" w:space="0" w:color="auto"/>
                    <w:bottom w:val="none" w:sz="0" w:space="0" w:color="auto"/>
                    <w:right w:val="none" w:sz="0" w:space="0" w:color="auto"/>
                  </w:divBdr>
                </w:div>
                <w:div w:id="1559976153">
                  <w:marLeft w:val="0"/>
                  <w:marRight w:val="0"/>
                  <w:marTop w:val="0"/>
                  <w:marBottom w:val="0"/>
                  <w:divBdr>
                    <w:top w:val="none" w:sz="0" w:space="0" w:color="auto"/>
                    <w:left w:val="none" w:sz="0" w:space="0" w:color="auto"/>
                    <w:bottom w:val="none" w:sz="0" w:space="0" w:color="auto"/>
                    <w:right w:val="none" w:sz="0" w:space="0" w:color="auto"/>
                  </w:divBdr>
                </w:div>
                <w:div w:id="1560356793">
                  <w:marLeft w:val="0"/>
                  <w:marRight w:val="0"/>
                  <w:marTop w:val="0"/>
                  <w:marBottom w:val="0"/>
                  <w:divBdr>
                    <w:top w:val="none" w:sz="0" w:space="0" w:color="auto"/>
                    <w:left w:val="none" w:sz="0" w:space="0" w:color="auto"/>
                    <w:bottom w:val="none" w:sz="0" w:space="0" w:color="auto"/>
                    <w:right w:val="none" w:sz="0" w:space="0" w:color="auto"/>
                  </w:divBdr>
                </w:div>
                <w:div w:id="1560746147">
                  <w:marLeft w:val="0"/>
                  <w:marRight w:val="0"/>
                  <w:marTop w:val="0"/>
                  <w:marBottom w:val="0"/>
                  <w:divBdr>
                    <w:top w:val="none" w:sz="0" w:space="0" w:color="auto"/>
                    <w:left w:val="none" w:sz="0" w:space="0" w:color="auto"/>
                    <w:bottom w:val="none" w:sz="0" w:space="0" w:color="auto"/>
                    <w:right w:val="none" w:sz="0" w:space="0" w:color="auto"/>
                  </w:divBdr>
                </w:div>
                <w:div w:id="1564834632">
                  <w:marLeft w:val="0"/>
                  <w:marRight w:val="0"/>
                  <w:marTop w:val="0"/>
                  <w:marBottom w:val="0"/>
                  <w:divBdr>
                    <w:top w:val="none" w:sz="0" w:space="0" w:color="auto"/>
                    <w:left w:val="none" w:sz="0" w:space="0" w:color="auto"/>
                    <w:bottom w:val="none" w:sz="0" w:space="0" w:color="auto"/>
                    <w:right w:val="none" w:sz="0" w:space="0" w:color="auto"/>
                  </w:divBdr>
                </w:div>
                <w:div w:id="1566061250">
                  <w:marLeft w:val="0"/>
                  <w:marRight w:val="0"/>
                  <w:marTop w:val="0"/>
                  <w:marBottom w:val="0"/>
                  <w:divBdr>
                    <w:top w:val="none" w:sz="0" w:space="0" w:color="auto"/>
                    <w:left w:val="none" w:sz="0" w:space="0" w:color="auto"/>
                    <w:bottom w:val="none" w:sz="0" w:space="0" w:color="auto"/>
                    <w:right w:val="none" w:sz="0" w:space="0" w:color="auto"/>
                  </w:divBdr>
                </w:div>
                <w:div w:id="1566642731">
                  <w:marLeft w:val="0"/>
                  <w:marRight w:val="0"/>
                  <w:marTop w:val="0"/>
                  <w:marBottom w:val="0"/>
                  <w:divBdr>
                    <w:top w:val="none" w:sz="0" w:space="0" w:color="auto"/>
                    <w:left w:val="none" w:sz="0" w:space="0" w:color="auto"/>
                    <w:bottom w:val="none" w:sz="0" w:space="0" w:color="auto"/>
                    <w:right w:val="none" w:sz="0" w:space="0" w:color="auto"/>
                  </w:divBdr>
                </w:div>
                <w:div w:id="1567908835">
                  <w:marLeft w:val="0"/>
                  <w:marRight w:val="0"/>
                  <w:marTop w:val="0"/>
                  <w:marBottom w:val="0"/>
                  <w:divBdr>
                    <w:top w:val="none" w:sz="0" w:space="0" w:color="auto"/>
                    <w:left w:val="none" w:sz="0" w:space="0" w:color="auto"/>
                    <w:bottom w:val="none" w:sz="0" w:space="0" w:color="auto"/>
                    <w:right w:val="none" w:sz="0" w:space="0" w:color="auto"/>
                  </w:divBdr>
                </w:div>
                <w:div w:id="1568027397">
                  <w:marLeft w:val="0"/>
                  <w:marRight w:val="0"/>
                  <w:marTop w:val="0"/>
                  <w:marBottom w:val="0"/>
                  <w:divBdr>
                    <w:top w:val="none" w:sz="0" w:space="0" w:color="auto"/>
                    <w:left w:val="none" w:sz="0" w:space="0" w:color="auto"/>
                    <w:bottom w:val="none" w:sz="0" w:space="0" w:color="auto"/>
                    <w:right w:val="none" w:sz="0" w:space="0" w:color="auto"/>
                  </w:divBdr>
                </w:div>
                <w:div w:id="1570143136">
                  <w:marLeft w:val="0"/>
                  <w:marRight w:val="0"/>
                  <w:marTop w:val="0"/>
                  <w:marBottom w:val="0"/>
                  <w:divBdr>
                    <w:top w:val="none" w:sz="0" w:space="0" w:color="auto"/>
                    <w:left w:val="none" w:sz="0" w:space="0" w:color="auto"/>
                    <w:bottom w:val="none" w:sz="0" w:space="0" w:color="auto"/>
                    <w:right w:val="none" w:sz="0" w:space="0" w:color="auto"/>
                  </w:divBdr>
                </w:div>
                <w:div w:id="1570769758">
                  <w:marLeft w:val="0"/>
                  <w:marRight w:val="0"/>
                  <w:marTop w:val="0"/>
                  <w:marBottom w:val="0"/>
                  <w:divBdr>
                    <w:top w:val="none" w:sz="0" w:space="0" w:color="auto"/>
                    <w:left w:val="none" w:sz="0" w:space="0" w:color="auto"/>
                    <w:bottom w:val="none" w:sz="0" w:space="0" w:color="auto"/>
                    <w:right w:val="none" w:sz="0" w:space="0" w:color="auto"/>
                  </w:divBdr>
                </w:div>
                <w:div w:id="1572160654">
                  <w:marLeft w:val="0"/>
                  <w:marRight w:val="0"/>
                  <w:marTop w:val="0"/>
                  <w:marBottom w:val="0"/>
                  <w:divBdr>
                    <w:top w:val="none" w:sz="0" w:space="0" w:color="auto"/>
                    <w:left w:val="none" w:sz="0" w:space="0" w:color="auto"/>
                    <w:bottom w:val="none" w:sz="0" w:space="0" w:color="auto"/>
                    <w:right w:val="none" w:sz="0" w:space="0" w:color="auto"/>
                  </w:divBdr>
                </w:div>
                <w:div w:id="1574314384">
                  <w:marLeft w:val="0"/>
                  <w:marRight w:val="0"/>
                  <w:marTop w:val="0"/>
                  <w:marBottom w:val="0"/>
                  <w:divBdr>
                    <w:top w:val="none" w:sz="0" w:space="0" w:color="auto"/>
                    <w:left w:val="none" w:sz="0" w:space="0" w:color="auto"/>
                    <w:bottom w:val="none" w:sz="0" w:space="0" w:color="auto"/>
                    <w:right w:val="none" w:sz="0" w:space="0" w:color="auto"/>
                  </w:divBdr>
                </w:div>
                <w:div w:id="1574463179">
                  <w:marLeft w:val="0"/>
                  <w:marRight w:val="0"/>
                  <w:marTop w:val="0"/>
                  <w:marBottom w:val="0"/>
                  <w:divBdr>
                    <w:top w:val="none" w:sz="0" w:space="0" w:color="auto"/>
                    <w:left w:val="none" w:sz="0" w:space="0" w:color="auto"/>
                    <w:bottom w:val="none" w:sz="0" w:space="0" w:color="auto"/>
                    <w:right w:val="none" w:sz="0" w:space="0" w:color="auto"/>
                  </w:divBdr>
                </w:div>
                <w:div w:id="1575361224">
                  <w:marLeft w:val="0"/>
                  <w:marRight w:val="0"/>
                  <w:marTop w:val="0"/>
                  <w:marBottom w:val="0"/>
                  <w:divBdr>
                    <w:top w:val="none" w:sz="0" w:space="0" w:color="auto"/>
                    <w:left w:val="none" w:sz="0" w:space="0" w:color="auto"/>
                    <w:bottom w:val="none" w:sz="0" w:space="0" w:color="auto"/>
                    <w:right w:val="none" w:sz="0" w:space="0" w:color="auto"/>
                  </w:divBdr>
                </w:div>
                <w:div w:id="1575552330">
                  <w:marLeft w:val="0"/>
                  <w:marRight w:val="0"/>
                  <w:marTop w:val="0"/>
                  <w:marBottom w:val="0"/>
                  <w:divBdr>
                    <w:top w:val="none" w:sz="0" w:space="0" w:color="auto"/>
                    <w:left w:val="none" w:sz="0" w:space="0" w:color="auto"/>
                    <w:bottom w:val="none" w:sz="0" w:space="0" w:color="auto"/>
                    <w:right w:val="none" w:sz="0" w:space="0" w:color="auto"/>
                  </w:divBdr>
                </w:div>
                <w:div w:id="1575890558">
                  <w:marLeft w:val="0"/>
                  <w:marRight w:val="0"/>
                  <w:marTop w:val="0"/>
                  <w:marBottom w:val="0"/>
                  <w:divBdr>
                    <w:top w:val="none" w:sz="0" w:space="0" w:color="auto"/>
                    <w:left w:val="none" w:sz="0" w:space="0" w:color="auto"/>
                    <w:bottom w:val="none" w:sz="0" w:space="0" w:color="auto"/>
                    <w:right w:val="none" w:sz="0" w:space="0" w:color="auto"/>
                  </w:divBdr>
                </w:div>
                <w:div w:id="1577015983">
                  <w:marLeft w:val="0"/>
                  <w:marRight w:val="0"/>
                  <w:marTop w:val="0"/>
                  <w:marBottom w:val="0"/>
                  <w:divBdr>
                    <w:top w:val="none" w:sz="0" w:space="0" w:color="auto"/>
                    <w:left w:val="none" w:sz="0" w:space="0" w:color="auto"/>
                    <w:bottom w:val="none" w:sz="0" w:space="0" w:color="auto"/>
                    <w:right w:val="none" w:sz="0" w:space="0" w:color="auto"/>
                  </w:divBdr>
                </w:div>
                <w:div w:id="1579906104">
                  <w:marLeft w:val="0"/>
                  <w:marRight w:val="0"/>
                  <w:marTop w:val="0"/>
                  <w:marBottom w:val="0"/>
                  <w:divBdr>
                    <w:top w:val="none" w:sz="0" w:space="0" w:color="auto"/>
                    <w:left w:val="none" w:sz="0" w:space="0" w:color="auto"/>
                    <w:bottom w:val="none" w:sz="0" w:space="0" w:color="auto"/>
                    <w:right w:val="none" w:sz="0" w:space="0" w:color="auto"/>
                  </w:divBdr>
                </w:div>
                <w:div w:id="1579943376">
                  <w:marLeft w:val="0"/>
                  <w:marRight w:val="0"/>
                  <w:marTop w:val="0"/>
                  <w:marBottom w:val="0"/>
                  <w:divBdr>
                    <w:top w:val="none" w:sz="0" w:space="0" w:color="auto"/>
                    <w:left w:val="none" w:sz="0" w:space="0" w:color="auto"/>
                    <w:bottom w:val="none" w:sz="0" w:space="0" w:color="auto"/>
                    <w:right w:val="none" w:sz="0" w:space="0" w:color="auto"/>
                  </w:divBdr>
                </w:div>
                <w:div w:id="1580673047">
                  <w:marLeft w:val="0"/>
                  <w:marRight w:val="0"/>
                  <w:marTop w:val="0"/>
                  <w:marBottom w:val="0"/>
                  <w:divBdr>
                    <w:top w:val="none" w:sz="0" w:space="0" w:color="auto"/>
                    <w:left w:val="none" w:sz="0" w:space="0" w:color="auto"/>
                    <w:bottom w:val="none" w:sz="0" w:space="0" w:color="auto"/>
                    <w:right w:val="none" w:sz="0" w:space="0" w:color="auto"/>
                  </w:divBdr>
                </w:div>
                <w:div w:id="1584681361">
                  <w:marLeft w:val="0"/>
                  <w:marRight w:val="0"/>
                  <w:marTop w:val="0"/>
                  <w:marBottom w:val="0"/>
                  <w:divBdr>
                    <w:top w:val="none" w:sz="0" w:space="0" w:color="auto"/>
                    <w:left w:val="none" w:sz="0" w:space="0" w:color="auto"/>
                    <w:bottom w:val="none" w:sz="0" w:space="0" w:color="auto"/>
                    <w:right w:val="none" w:sz="0" w:space="0" w:color="auto"/>
                  </w:divBdr>
                </w:div>
                <w:div w:id="1586261253">
                  <w:marLeft w:val="0"/>
                  <w:marRight w:val="0"/>
                  <w:marTop w:val="0"/>
                  <w:marBottom w:val="0"/>
                  <w:divBdr>
                    <w:top w:val="none" w:sz="0" w:space="0" w:color="auto"/>
                    <w:left w:val="none" w:sz="0" w:space="0" w:color="auto"/>
                    <w:bottom w:val="none" w:sz="0" w:space="0" w:color="auto"/>
                    <w:right w:val="none" w:sz="0" w:space="0" w:color="auto"/>
                  </w:divBdr>
                </w:div>
                <w:div w:id="1586570636">
                  <w:marLeft w:val="0"/>
                  <w:marRight w:val="0"/>
                  <w:marTop w:val="0"/>
                  <w:marBottom w:val="0"/>
                  <w:divBdr>
                    <w:top w:val="none" w:sz="0" w:space="0" w:color="auto"/>
                    <w:left w:val="none" w:sz="0" w:space="0" w:color="auto"/>
                    <w:bottom w:val="none" w:sz="0" w:space="0" w:color="auto"/>
                    <w:right w:val="none" w:sz="0" w:space="0" w:color="auto"/>
                  </w:divBdr>
                </w:div>
                <w:div w:id="1587768172">
                  <w:marLeft w:val="0"/>
                  <w:marRight w:val="0"/>
                  <w:marTop w:val="0"/>
                  <w:marBottom w:val="0"/>
                  <w:divBdr>
                    <w:top w:val="none" w:sz="0" w:space="0" w:color="auto"/>
                    <w:left w:val="none" w:sz="0" w:space="0" w:color="auto"/>
                    <w:bottom w:val="none" w:sz="0" w:space="0" w:color="auto"/>
                    <w:right w:val="none" w:sz="0" w:space="0" w:color="auto"/>
                  </w:divBdr>
                </w:div>
                <w:div w:id="1588154720">
                  <w:marLeft w:val="0"/>
                  <w:marRight w:val="0"/>
                  <w:marTop w:val="0"/>
                  <w:marBottom w:val="0"/>
                  <w:divBdr>
                    <w:top w:val="none" w:sz="0" w:space="0" w:color="auto"/>
                    <w:left w:val="none" w:sz="0" w:space="0" w:color="auto"/>
                    <w:bottom w:val="none" w:sz="0" w:space="0" w:color="auto"/>
                    <w:right w:val="none" w:sz="0" w:space="0" w:color="auto"/>
                  </w:divBdr>
                </w:div>
                <w:div w:id="1588346106">
                  <w:marLeft w:val="0"/>
                  <w:marRight w:val="0"/>
                  <w:marTop w:val="0"/>
                  <w:marBottom w:val="0"/>
                  <w:divBdr>
                    <w:top w:val="none" w:sz="0" w:space="0" w:color="auto"/>
                    <w:left w:val="none" w:sz="0" w:space="0" w:color="auto"/>
                    <w:bottom w:val="none" w:sz="0" w:space="0" w:color="auto"/>
                    <w:right w:val="none" w:sz="0" w:space="0" w:color="auto"/>
                  </w:divBdr>
                </w:div>
                <w:div w:id="1591620743">
                  <w:marLeft w:val="0"/>
                  <w:marRight w:val="0"/>
                  <w:marTop w:val="0"/>
                  <w:marBottom w:val="0"/>
                  <w:divBdr>
                    <w:top w:val="none" w:sz="0" w:space="0" w:color="auto"/>
                    <w:left w:val="none" w:sz="0" w:space="0" w:color="auto"/>
                    <w:bottom w:val="none" w:sz="0" w:space="0" w:color="auto"/>
                    <w:right w:val="none" w:sz="0" w:space="0" w:color="auto"/>
                  </w:divBdr>
                </w:div>
                <w:div w:id="1593316168">
                  <w:marLeft w:val="0"/>
                  <w:marRight w:val="0"/>
                  <w:marTop w:val="0"/>
                  <w:marBottom w:val="0"/>
                  <w:divBdr>
                    <w:top w:val="none" w:sz="0" w:space="0" w:color="auto"/>
                    <w:left w:val="none" w:sz="0" w:space="0" w:color="auto"/>
                    <w:bottom w:val="none" w:sz="0" w:space="0" w:color="auto"/>
                    <w:right w:val="none" w:sz="0" w:space="0" w:color="auto"/>
                  </w:divBdr>
                </w:div>
                <w:div w:id="1594122130">
                  <w:marLeft w:val="0"/>
                  <w:marRight w:val="0"/>
                  <w:marTop w:val="0"/>
                  <w:marBottom w:val="0"/>
                  <w:divBdr>
                    <w:top w:val="none" w:sz="0" w:space="0" w:color="auto"/>
                    <w:left w:val="none" w:sz="0" w:space="0" w:color="auto"/>
                    <w:bottom w:val="none" w:sz="0" w:space="0" w:color="auto"/>
                    <w:right w:val="none" w:sz="0" w:space="0" w:color="auto"/>
                  </w:divBdr>
                </w:div>
                <w:div w:id="1595552505">
                  <w:marLeft w:val="0"/>
                  <w:marRight w:val="0"/>
                  <w:marTop w:val="0"/>
                  <w:marBottom w:val="0"/>
                  <w:divBdr>
                    <w:top w:val="none" w:sz="0" w:space="0" w:color="auto"/>
                    <w:left w:val="none" w:sz="0" w:space="0" w:color="auto"/>
                    <w:bottom w:val="none" w:sz="0" w:space="0" w:color="auto"/>
                    <w:right w:val="none" w:sz="0" w:space="0" w:color="auto"/>
                  </w:divBdr>
                </w:div>
                <w:div w:id="1596089302">
                  <w:marLeft w:val="0"/>
                  <w:marRight w:val="0"/>
                  <w:marTop w:val="0"/>
                  <w:marBottom w:val="0"/>
                  <w:divBdr>
                    <w:top w:val="none" w:sz="0" w:space="0" w:color="auto"/>
                    <w:left w:val="none" w:sz="0" w:space="0" w:color="auto"/>
                    <w:bottom w:val="none" w:sz="0" w:space="0" w:color="auto"/>
                    <w:right w:val="none" w:sz="0" w:space="0" w:color="auto"/>
                  </w:divBdr>
                </w:div>
                <w:div w:id="1596523949">
                  <w:marLeft w:val="0"/>
                  <w:marRight w:val="0"/>
                  <w:marTop w:val="0"/>
                  <w:marBottom w:val="0"/>
                  <w:divBdr>
                    <w:top w:val="none" w:sz="0" w:space="0" w:color="auto"/>
                    <w:left w:val="none" w:sz="0" w:space="0" w:color="auto"/>
                    <w:bottom w:val="none" w:sz="0" w:space="0" w:color="auto"/>
                    <w:right w:val="none" w:sz="0" w:space="0" w:color="auto"/>
                  </w:divBdr>
                </w:div>
                <w:div w:id="1597709386">
                  <w:marLeft w:val="0"/>
                  <w:marRight w:val="0"/>
                  <w:marTop w:val="0"/>
                  <w:marBottom w:val="0"/>
                  <w:divBdr>
                    <w:top w:val="none" w:sz="0" w:space="0" w:color="auto"/>
                    <w:left w:val="none" w:sz="0" w:space="0" w:color="auto"/>
                    <w:bottom w:val="none" w:sz="0" w:space="0" w:color="auto"/>
                    <w:right w:val="none" w:sz="0" w:space="0" w:color="auto"/>
                  </w:divBdr>
                </w:div>
                <w:div w:id="1599874282">
                  <w:marLeft w:val="0"/>
                  <w:marRight w:val="0"/>
                  <w:marTop w:val="0"/>
                  <w:marBottom w:val="0"/>
                  <w:divBdr>
                    <w:top w:val="none" w:sz="0" w:space="0" w:color="auto"/>
                    <w:left w:val="none" w:sz="0" w:space="0" w:color="auto"/>
                    <w:bottom w:val="none" w:sz="0" w:space="0" w:color="auto"/>
                    <w:right w:val="none" w:sz="0" w:space="0" w:color="auto"/>
                  </w:divBdr>
                </w:div>
                <w:div w:id="1603757227">
                  <w:marLeft w:val="0"/>
                  <w:marRight w:val="0"/>
                  <w:marTop w:val="0"/>
                  <w:marBottom w:val="0"/>
                  <w:divBdr>
                    <w:top w:val="none" w:sz="0" w:space="0" w:color="auto"/>
                    <w:left w:val="none" w:sz="0" w:space="0" w:color="auto"/>
                    <w:bottom w:val="none" w:sz="0" w:space="0" w:color="auto"/>
                    <w:right w:val="none" w:sz="0" w:space="0" w:color="auto"/>
                  </w:divBdr>
                </w:div>
                <w:div w:id="1606842662">
                  <w:marLeft w:val="0"/>
                  <w:marRight w:val="0"/>
                  <w:marTop w:val="0"/>
                  <w:marBottom w:val="0"/>
                  <w:divBdr>
                    <w:top w:val="none" w:sz="0" w:space="0" w:color="auto"/>
                    <w:left w:val="none" w:sz="0" w:space="0" w:color="auto"/>
                    <w:bottom w:val="none" w:sz="0" w:space="0" w:color="auto"/>
                    <w:right w:val="none" w:sz="0" w:space="0" w:color="auto"/>
                  </w:divBdr>
                </w:div>
                <w:div w:id="1607344944">
                  <w:marLeft w:val="0"/>
                  <w:marRight w:val="0"/>
                  <w:marTop w:val="0"/>
                  <w:marBottom w:val="0"/>
                  <w:divBdr>
                    <w:top w:val="none" w:sz="0" w:space="0" w:color="auto"/>
                    <w:left w:val="none" w:sz="0" w:space="0" w:color="auto"/>
                    <w:bottom w:val="none" w:sz="0" w:space="0" w:color="auto"/>
                    <w:right w:val="none" w:sz="0" w:space="0" w:color="auto"/>
                  </w:divBdr>
                </w:div>
                <w:div w:id="1607424988">
                  <w:marLeft w:val="0"/>
                  <w:marRight w:val="0"/>
                  <w:marTop w:val="0"/>
                  <w:marBottom w:val="0"/>
                  <w:divBdr>
                    <w:top w:val="none" w:sz="0" w:space="0" w:color="auto"/>
                    <w:left w:val="none" w:sz="0" w:space="0" w:color="auto"/>
                    <w:bottom w:val="none" w:sz="0" w:space="0" w:color="auto"/>
                    <w:right w:val="none" w:sz="0" w:space="0" w:color="auto"/>
                  </w:divBdr>
                </w:div>
                <w:div w:id="1607997862">
                  <w:marLeft w:val="0"/>
                  <w:marRight w:val="0"/>
                  <w:marTop w:val="0"/>
                  <w:marBottom w:val="0"/>
                  <w:divBdr>
                    <w:top w:val="none" w:sz="0" w:space="0" w:color="auto"/>
                    <w:left w:val="none" w:sz="0" w:space="0" w:color="auto"/>
                    <w:bottom w:val="none" w:sz="0" w:space="0" w:color="auto"/>
                    <w:right w:val="none" w:sz="0" w:space="0" w:color="auto"/>
                  </w:divBdr>
                </w:div>
                <w:div w:id="1609122184">
                  <w:marLeft w:val="0"/>
                  <w:marRight w:val="0"/>
                  <w:marTop w:val="0"/>
                  <w:marBottom w:val="0"/>
                  <w:divBdr>
                    <w:top w:val="none" w:sz="0" w:space="0" w:color="auto"/>
                    <w:left w:val="none" w:sz="0" w:space="0" w:color="auto"/>
                    <w:bottom w:val="none" w:sz="0" w:space="0" w:color="auto"/>
                    <w:right w:val="none" w:sz="0" w:space="0" w:color="auto"/>
                  </w:divBdr>
                </w:div>
                <w:div w:id="1609317582">
                  <w:marLeft w:val="0"/>
                  <w:marRight w:val="0"/>
                  <w:marTop w:val="0"/>
                  <w:marBottom w:val="0"/>
                  <w:divBdr>
                    <w:top w:val="none" w:sz="0" w:space="0" w:color="auto"/>
                    <w:left w:val="none" w:sz="0" w:space="0" w:color="auto"/>
                    <w:bottom w:val="none" w:sz="0" w:space="0" w:color="auto"/>
                    <w:right w:val="none" w:sz="0" w:space="0" w:color="auto"/>
                  </w:divBdr>
                </w:div>
                <w:div w:id="1611428572">
                  <w:marLeft w:val="0"/>
                  <w:marRight w:val="0"/>
                  <w:marTop w:val="0"/>
                  <w:marBottom w:val="0"/>
                  <w:divBdr>
                    <w:top w:val="none" w:sz="0" w:space="0" w:color="auto"/>
                    <w:left w:val="none" w:sz="0" w:space="0" w:color="auto"/>
                    <w:bottom w:val="none" w:sz="0" w:space="0" w:color="auto"/>
                    <w:right w:val="none" w:sz="0" w:space="0" w:color="auto"/>
                  </w:divBdr>
                </w:div>
                <w:div w:id="1611858769">
                  <w:marLeft w:val="0"/>
                  <w:marRight w:val="0"/>
                  <w:marTop w:val="0"/>
                  <w:marBottom w:val="0"/>
                  <w:divBdr>
                    <w:top w:val="none" w:sz="0" w:space="0" w:color="auto"/>
                    <w:left w:val="none" w:sz="0" w:space="0" w:color="auto"/>
                    <w:bottom w:val="none" w:sz="0" w:space="0" w:color="auto"/>
                    <w:right w:val="none" w:sz="0" w:space="0" w:color="auto"/>
                  </w:divBdr>
                </w:div>
                <w:div w:id="1611889887">
                  <w:marLeft w:val="0"/>
                  <w:marRight w:val="0"/>
                  <w:marTop w:val="0"/>
                  <w:marBottom w:val="0"/>
                  <w:divBdr>
                    <w:top w:val="none" w:sz="0" w:space="0" w:color="auto"/>
                    <w:left w:val="none" w:sz="0" w:space="0" w:color="auto"/>
                    <w:bottom w:val="none" w:sz="0" w:space="0" w:color="auto"/>
                    <w:right w:val="none" w:sz="0" w:space="0" w:color="auto"/>
                  </w:divBdr>
                </w:div>
                <w:div w:id="1612857358">
                  <w:marLeft w:val="0"/>
                  <w:marRight w:val="0"/>
                  <w:marTop w:val="0"/>
                  <w:marBottom w:val="0"/>
                  <w:divBdr>
                    <w:top w:val="none" w:sz="0" w:space="0" w:color="auto"/>
                    <w:left w:val="none" w:sz="0" w:space="0" w:color="auto"/>
                    <w:bottom w:val="none" w:sz="0" w:space="0" w:color="auto"/>
                    <w:right w:val="none" w:sz="0" w:space="0" w:color="auto"/>
                  </w:divBdr>
                </w:div>
                <w:div w:id="1616324609">
                  <w:marLeft w:val="0"/>
                  <w:marRight w:val="0"/>
                  <w:marTop w:val="0"/>
                  <w:marBottom w:val="0"/>
                  <w:divBdr>
                    <w:top w:val="none" w:sz="0" w:space="0" w:color="auto"/>
                    <w:left w:val="none" w:sz="0" w:space="0" w:color="auto"/>
                    <w:bottom w:val="none" w:sz="0" w:space="0" w:color="auto"/>
                    <w:right w:val="none" w:sz="0" w:space="0" w:color="auto"/>
                  </w:divBdr>
                </w:div>
                <w:div w:id="1616911615">
                  <w:marLeft w:val="0"/>
                  <w:marRight w:val="0"/>
                  <w:marTop w:val="0"/>
                  <w:marBottom w:val="0"/>
                  <w:divBdr>
                    <w:top w:val="none" w:sz="0" w:space="0" w:color="auto"/>
                    <w:left w:val="none" w:sz="0" w:space="0" w:color="auto"/>
                    <w:bottom w:val="none" w:sz="0" w:space="0" w:color="auto"/>
                    <w:right w:val="none" w:sz="0" w:space="0" w:color="auto"/>
                  </w:divBdr>
                </w:div>
                <w:div w:id="1616982179">
                  <w:marLeft w:val="0"/>
                  <w:marRight w:val="0"/>
                  <w:marTop w:val="0"/>
                  <w:marBottom w:val="0"/>
                  <w:divBdr>
                    <w:top w:val="none" w:sz="0" w:space="0" w:color="auto"/>
                    <w:left w:val="none" w:sz="0" w:space="0" w:color="auto"/>
                    <w:bottom w:val="none" w:sz="0" w:space="0" w:color="auto"/>
                    <w:right w:val="none" w:sz="0" w:space="0" w:color="auto"/>
                  </w:divBdr>
                </w:div>
                <w:div w:id="1617638862">
                  <w:marLeft w:val="0"/>
                  <w:marRight w:val="0"/>
                  <w:marTop w:val="0"/>
                  <w:marBottom w:val="0"/>
                  <w:divBdr>
                    <w:top w:val="none" w:sz="0" w:space="0" w:color="auto"/>
                    <w:left w:val="none" w:sz="0" w:space="0" w:color="auto"/>
                    <w:bottom w:val="none" w:sz="0" w:space="0" w:color="auto"/>
                    <w:right w:val="none" w:sz="0" w:space="0" w:color="auto"/>
                  </w:divBdr>
                </w:div>
                <w:div w:id="1619020265">
                  <w:marLeft w:val="0"/>
                  <w:marRight w:val="0"/>
                  <w:marTop w:val="0"/>
                  <w:marBottom w:val="0"/>
                  <w:divBdr>
                    <w:top w:val="none" w:sz="0" w:space="0" w:color="auto"/>
                    <w:left w:val="none" w:sz="0" w:space="0" w:color="auto"/>
                    <w:bottom w:val="none" w:sz="0" w:space="0" w:color="auto"/>
                    <w:right w:val="none" w:sz="0" w:space="0" w:color="auto"/>
                  </w:divBdr>
                </w:div>
                <w:div w:id="1619677277">
                  <w:marLeft w:val="0"/>
                  <w:marRight w:val="0"/>
                  <w:marTop w:val="0"/>
                  <w:marBottom w:val="0"/>
                  <w:divBdr>
                    <w:top w:val="none" w:sz="0" w:space="0" w:color="auto"/>
                    <w:left w:val="none" w:sz="0" w:space="0" w:color="auto"/>
                    <w:bottom w:val="none" w:sz="0" w:space="0" w:color="auto"/>
                    <w:right w:val="none" w:sz="0" w:space="0" w:color="auto"/>
                  </w:divBdr>
                </w:div>
                <w:div w:id="1620139400">
                  <w:marLeft w:val="0"/>
                  <w:marRight w:val="0"/>
                  <w:marTop w:val="0"/>
                  <w:marBottom w:val="0"/>
                  <w:divBdr>
                    <w:top w:val="none" w:sz="0" w:space="0" w:color="auto"/>
                    <w:left w:val="none" w:sz="0" w:space="0" w:color="auto"/>
                    <w:bottom w:val="none" w:sz="0" w:space="0" w:color="auto"/>
                    <w:right w:val="none" w:sz="0" w:space="0" w:color="auto"/>
                  </w:divBdr>
                </w:div>
                <w:div w:id="1622228124">
                  <w:marLeft w:val="0"/>
                  <w:marRight w:val="0"/>
                  <w:marTop w:val="0"/>
                  <w:marBottom w:val="0"/>
                  <w:divBdr>
                    <w:top w:val="none" w:sz="0" w:space="0" w:color="auto"/>
                    <w:left w:val="none" w:sz="0" w:space="0" w:color="auto"/>
                    <w:bottom w:val="none" w:sz="0" w:space="0" w:color="auto"/>
                    <w:right w:val="none" w:sz="0" w:space="0" w:color="auto"/>
                  </w:divBdr>
                </w:div>
                <w:div w:id="1623029349">
                  <w:marLeft w:val="0"/>
                  <w:marRight w:val="0"/>
                  <w:marTop w:val="0"/>
                  <w:marBottom w:val="0"/>
                  <w:divBdr>
                    <w:top w:val="none" w:sz="0" w:space="0" w:color="auto"/>
                    <w:left w:val="none" w:sz="0" w:space="0" w:color="auto"/>
                    <w:bottom w:val="none" w:sz="0" w:space="0" w:color="auto"/>
                    <w:right w:val="none" w:sz="0" w:space="0" w:color="auto"/>
                  </w:divBdr>
                </w:div>
                <w:div w:id="1623878514">
                  <w:marLeft w:val="0"/>
                  <w:marRight w:val="0"/>
                  <w:marTop w:val="0"/>
                  <w:marBottom w:val="0"/>
                  <w:divBdr>
                    <w:top w:val="none" w:sz="0" w:space="0" w:color="auto"/>
                    <w:left w:val="none" w:sz="0" w:space="0" w:color="auto"/>
                    <w:bottom w:val="none" w:sz="0" w:space="0" w:color="auto"/>
                    <w:right w:val="none" w:sz="0" w:space="0" w:color="auto"/>
                  </w:divBdr>
                </w:div>
                <w:div w:id="1625303668">
                  <w:marLeft w:val="0"/>
                  <w:marRight w:val="0"/>
                  <w:marTop w:val="0"/>
                  <w:marBottom w:val="0"/>
                  <w:divBdr>
                    <w:top w:val="none" w:sz="0" w:space="0" w:color="auto"/>
                    <w:left w:val="none" w:sz="0" w:space="0" w:color="auto"/>
                    <w:bottom w:val="none" w:sz="0" w:space="0" w:color="auto"/>
                    <w:right w:val="none" w:sz="0" w:space="0" w:color="auto"/>
                  </w:divBdr>
                </w:div>
                <w:div w:id="1627466091">
                  <w:marLeft w:val="0"/>
                  <w:marRight w:val="0"/>
                  <w:marTop w:val="0"/>
                  <w:marBottom w:val="0"/>
                  <w:divBdr>
                    <w:top w:val="none" w:sz="0" w:space="0" w:color="auto"/>
                    <w:left w:val="none" w:sz="0" w:space="0" w:color="auto"/>
                    <w:bottom w:val="none" w:sz="0" w:space="0" w:color="auto"/>
                    <w:right w:val="none" w:sz="0" w:space="0" w:color="auto"/>
                  </w:divBdr>
                </w:div>
                <w:div w:id="1627586980">
                  <w:marLeft w:val="0"/>
                  <w:marRight w:val="0"/>
                  <w:marTop w:val="0"/>
                  <w:marBottom w:val="0"/>
                  <w:divBdr>
                    <w:top w:val="none" w:sz="0" w:space="0" w:color="auto"/>
                    <w:left w:val="none" w:sz="0" w:space="0" w:color="auto"/>
                    <w:bottom w:val="none" w:sz="0" w:space="0" w:color="auto"/>
                    <w:right w:val="none" w:sz="0" w:space="0" w:color="auto"/>
                  </w:divBdr>
                </w:div>
                <w:div w:id="1628319210">
                  <w:marLeft w:val="0"/>
                  <w:marRight w:val="0"/>
                  <w:marTop w:val="0"/>
                  <w:marBottom w:val="0"/>
                  <w:divBdr>
                    <w:top w:val="none" w:sz="0" w:space="0" w:color="auto"/>
                    <w:left w:val="none" w:sz="0" w:space="0" w:color="auto"/>
                    <w:bottom w:val="none" w:sz="0" w:space="0" w:color="auto"/>
                    <w:right w:val="none" w:sz="0" w:space="0" w:color="auto"/>
                  </w:divBdr>
                </w:div>
                <w:div w:id="1628972520">
                  <w:marLeft w:val="0"/>
                  <w:marRight w:val="0"/>
                  <w:marTop w:val="0"/>
                  <w:marBottom w:val="0"/>
                  <w:divBdr>
                    <w:top w:val="none" w:sz="0" w:space="0" w:color="auto"/>
                    <w:left w:val="none" w:sz="0" w:space="0" w:color="auto"/>
                    <w:bottom w:val="none" w:sz="0" w:space="0" w:color="auto"/>
                    <w:right w:val="none" w:sz="0" w:space="0" w:color="auto"/>
                  </w:divBdr>
                </w:div>
                <w:div w:id="1629552704">
                  <w:marLeft w:val="0"/>
                  <w:marRight w:val="0"/>
                  <w:marTop w:val="0"/>
                  <w:marBottom w:val="0"/>
                  <w:divBdr>
                    <w:top w:val="none" w:sz="0" w:space="0" w:color="auto"/>
                    <w:left w:val="none" w:sz="0" w:space="0" w:color="auto"/>
                    <w:bottom w:val="none" w:sz="0" w:space="0" w:color="auto"/>
                    <w:right w:val="none" w:sz="0" w:space="0" w:color="auto"/>
                  </w:divBdr>
                </w:div>
                <w:div w:id="1630552516">
                  <w:marLeft w:val="0"/>
                  <w:marRight w:val="0"/>
                  <w:marTop w:val="0"/>
                  <w:marBottom w:val="0"/>
                  <w:divBdr>
                    <w:top w:val="none" w:sz="0" w:space="0" w:color="auto"/>
                    <w:left w:val="none" w:sz="0" w:space="0" w:color="auto"/>
                    <w:bottom w:val="none" w:sz="0" w:space="0" w:color="auto"/>
                    <w:right w:val="none" w:sz="0" w:space="0" w:color="auto"/>
                  </w:divBdr>
                </w:div>
                <w:div w:id="1631282964">
                  <w:marLeft w:val="0"/>
                  <w:marRight w:val="0"/>
                  <w:marTop w:val="0"/>
                  <w:marBottom w:val="0"/>
                  <w:divBdr>
                    <w:top w:val="none" w:sz="0" w:space="0" w:color="auto"/>
                    <w:left w:val="none" w:sz="0" w:space="0" w:color="auto"/>
                    <w:bottom w:val="none" w:sz="0" w:space="0" w:color="auto"/>
                    <w:right w:val="none" w:sz="0" w:space="0" w:color="auto"/>
                  </w:divBdr>
                </w:div>
                <w:div w:id="1631788147">
                  <w:marLeft w:val="0"/>
                  <w:marRight w:val="0"/>
                  <w:marTop w:val="0"/>
                  <w:marBottom w:val="0"/>
                  <w:divBdr>
                    <w:top w:val="none" w:sz="0" w:space="0" w:color="auto"/>
                    <w:left w:val="none" w:sz="0" w:space="0" w:color="auto"/>
                    <w:bottom w:val="none" w:sz="0" w:space="0" w:color="auto"/>
                    <w:right w:val="none" w:sz="0" w:space="0" w:color="auto"/>
                  </w:divBdr>
                </w:div>
                <w:div w:id="1635914747">
                  <w:marLeft w:val="0"/>
                  <w:marRight w:val="0"/>
                  <w:marTop w:val="0"/>
                  <w:marBottom w:val="0"/>
                  <w:divBdr>
                    <w:top w:val="none" w:sz="0" w:space="0" w:color="auto"/>
                    <w:left w:val="none" w:sz="0" w:space="0" w:color="auto"/>
                    <w:bottom w:val="none" w:sz="0" w:space="0" w:color="auto"/>
                    <w:right w:val="none" w:sz="0" w:space="0" w:color="auto"/>
                  </w:divBdr>
                </w:div>
                <w:div w:id="1636639799">
                  <w:marLeft w:val="0"/>
                  <w:marRight w:val="0"/>
                  <w:marTop w:val="0"/>
                  <w:marBottom w:val="0"/>
                  <w:divBdr>
                    <w:top w:val="none" w:sz="0" w:space="0" w:color="auto"/>
                    <w:left w:val="none" w:sz="0" w:space="0" w:color="auto"/>
                    <w:bottom w:val="none" w:sz="0" w:space="0" w:color="auto"/>
                    <w:right w:val="none" w:sz="0" w:space="0" w:color="auto"/>
                  </w:divBdr>
                </w:div>
                <w:div w:id="1643074643">
                  <w:marLeft w:val="0"/>
                  <w:marRight w:val="0"/>
                  <w:marTop w:val="0"/>
                  <w:marBottom w:val="0"/>
                  <w:divBdr>
                    <w:top w:val="none" w:sz="0" w:space="0" w:color="auto"/>
                    <w:left w:val="none" w:sz="0" w:space="0" w:color="auto"/>
                    <w:bottom w:val="none" w:sz="0" w:space="0" w:color="auto"/>
                    <w:right w:val="none" w:sz="0" w:space="0" w:color="auto"/>
                  </w:divBdr>
                </w:div>
                <w:div w:id="1643734895">
                  <w:marLeft w:val="0"/>
                  <w:marRight w:val="0"/>
                  <w:marTop w:val="0"/>
                  <w:marBottom w:val="0"/>
                  <w:divBdr>
                    <w:top w:val="none" w:sz="0" w:space="0" w:color="auto"/>
                    <w:left w:val="none" w:sz="0" w:space="0" w:color="auto"/>
                    <w:bottom w:val="none" w:sz="0" w:space="0" w:color="auto"/>
                    <w:right w:val="none" w:sz="0" w:space="0" w:color="auto"/>
                  </w:divBdr>
                </w:div>
                <w:div w:id="1645621003">
                  <w:marLeft w:val="0"/>
                  <w:marRight w:val="0"/>
                  <w:marTop w:val="0"/>
                  <w:marBottom w:val="0"/>
                  <w:divBdr>
                    <w:top w:val="none" w:sz="0" w:space="0" w:color="auto"/>
                    <w:left w:val="none" w:sz="0" w:space="0" w:color="auto"/>
                    <w:bottom w:val="none" w:sz="0" w:space="0" w:color="auto"/>
                    <w:right w:val="none" w:sz="0" w:space="0" w:color="auto"/>
                  </w:divBdr>
                </w:div>
                <w:div w:id="1649550900">
                  <w:marLeft w:val="0"/>
                  <w:marRight w:val="0"/>
                  <w:marTop w:val="0"/>
                  <w:marBottom w:val="0"/>
                  <w:divBdr>
                    <w:top w:val="none" w:sz="0" w:space="0" w:color="auto"/>
                    <w:left w:val="none" w:sz="0" w:space="0" w:color="auto"/>
                    <w:bottom w:val="none" w:sz="0" w:space="0" w:color="auto"/>
                    <w:right w:val="none" w:sz="0" w:space="0" w:color="auto"/>
                  </w:divBdr>
                </w:div>
                <w:div w:id="1650791898">
                  <w:marLeft w:val="0"/>
                  <w:marRight w:val="0"/>
                  <w:marTop w:val="0"/>
                  <w:marBottom w:val="0"/>
                  <w:divBdr>
                    <w:top w:val="none" w:sz="0" w:space="0" w:color="auto"/>
                    <w:left w:val="none" w:sz="0" w:space="0" w:color="auto"/>
                    <w:bottom w:val="none" w:sz="0" w:space="0" w:color="auto"/>
                    <w:right w:val="none" w:sz="0" w:space="0" w:color="auto"/>
                  </w:divBdr>
                </w:div>
                <w:div w:id="1652951840">
                  <w:marLeft w:val="0"/>
                  <w:marRight w:val="0"/>
                  <w:marTop w:val="0"/>
                  <w:marBottom w:val="0"/>
                  <w:divBdr>
                    <w:top w:val="none" w:sz="0" w:space="0" w:color="auto"/>
                    <w:left w:val="none" w:sz="0" w:space="0" w:color="auto"/>
                    <w:bottom w:val="none" w:sz="0" w:space="0" w:color="auto"/>
                    <w:right w:val="none" w:sz="0" w:space="0" w:color="auto"/>
                  </w:divBdr>
                </w:div>
                <w:div w:id="1652979996">
                  <w:marLeft w:val="0"/>
                  <w:marRight w:val="0"/>
                  <w:marTop w:val="0"/>
                  <w:marBottom w:val="0"/>
                  <w:divBdr>
                    <w:top w:val="none" w:sz="0" w:space="0" w:color="auto"/>
                    <w:left w:val="none" w:sz="0" w:space="0" w:color="auto"/>
                    <w:bottom w:val="none" w:sz="0" w:space="0" w:color="auto"/>
                    <w:right w:val="none" w:sz="0" w:space="0" w:color="auto"/>
                  </w:divBdr>
                </w:div>
                <w:div w:id="1653947425">
                  <w:marLeft w:val="0"/>
                  <w:marRight w:val="0"/>
                  <w:marTop w:val="0"/>
                  <w:marBottom w:val="0"/>
                  <w:divBdr>
                    <w:top w:val="none" w:sz="0" w:space="0" w:color="auto"/>
                    <w:left w:val="none" w:sz="0" w:space="0" w:color="auto"/>
                    <w:bottom w:val="none" w:sz="0" w:space="0" w:color="auto"/>
                    <w:right w:val="none" w:sz="0" w:space="0" w:color="auto"/>
                  </w:divBdr>
                </w:div>
                <w:div w:id="1655989357">
                  <w:marLeft w:val="0"/>
                  <w:marRight w:val="0"/>
                  <w:marTop w:val="0"/>
                  <w:marBottom w:val="0"/>
                  <w:divBdr>
                    <w:top w:val="none" w:sz="0" w:space="0" w:color="auto"/>
                    <w:left w:val="none" w:sz="0" w:space="0" w:color="auto"/>
                    <w:bottom w:val="none" w:sz="0" w:space="0" w:color="auto"/>
                    <w:right w:val="none" w:sz="0" w:space="0" w:color="auto"/>
                  </w:divBdr>
                </w:div>
                <w:div w:id="1657762120">
                  <w:marLeft w:val="0"/>
                  <w:marRight w:val="0"/>
                  <w:marTop w:val="0"/>
                  <w:marBottom w:val="0"/>
                  <w:divBdr>
                    <w:top w:val="none" w:sz="0" w:space="0" w:color="auto"/>
                    <w:left w:val="none" w:sz="0" w:space="0" w:color="auto"/>
                    <w:bottom w:val="none" w:sz="0" w:space="0" w:color="auto"/>
                    <w:right w:val="none" w:sz="0" w:space="0" w:color="auto"/>
                  </w:divBdr>
                </w:div>
                <w:div w:id="1657805123">
                  <w:marLeft w:val="0"/>
                  <w:marRight w:val="0"/>
                  <w:marTop w:val="0"/>
                  <w:marBottom w:val="0"/>
                  <w:divBdr>
                    <w:top w:val="none" w:sz="0" w:space="0" w:color="auto"/>
                    <w:left w:val="none" w:sz="0" w:space="0" w:color="auto"/>
                    <w:bottom w:val="none" w:sz="0" w:space="0" w:color="auto"/>
                    <w:right w:val="none" w:sz="0" w:space="0" w:color="auto"/>
                  </w:divBdr>
                </w:div>
                <w:div w:id="1658335591">
                  <w:marLeft w:val="0"/>
                  <w:marRight w:val="0"/>
                  <w:marTop w:val="0"/>
                  <w:marBottom w:val="0"/>
                  <w:divBdr>
                    <w:top w:val="none" w:sz="0" w:space="0" w:color="auto"/>
                    <w:left w:val="none" w:sz="0" w:space="0" w:color="auto"/>
                    <w:bottom w:val="none" w:sz="0" w:space="0" w:color="auto"/>
                    <w:right w:val="none" w:sz="0" w:space="0" w:color="auto"/>
                  </w:divBdr>
                </w:div>
                <w:div w:id="1659531371">
                  <w:marLeft w:val="0"/>
                  <w:marRight w:val="0"/>
                  <w:marTop w:val="0"/>
                  <w:marBottom w:val="0"/>
                  <w:divBdr>
                    <w:top w:val="none" w:sz="0" w:space="0" w:color="auto"/>
                    <w:left w:val="none" w:sz="0" w:space="0" w:color="auto"/>
                    <w:bottom w:val="none" w:sz="0" w:space="0" w:color="auto"/>
                    <w:right w:val="none" w:sz="0" w:space="0" w:color="auto"/>
                  </w:divBdr>
                </w:div>
                <w:div w:id="1661084291">
                  <w:marLeft w:val="0"/>
                  <w:marRight w:val="0"/>
                  <w:marTop w:val="0"/>
                  <w:marBottom w:val="0"/>
                  <w:divBdr>
                    <w:top w:val="none" w:sz="0" w:space="0" w:color="auto"/>
                    <w:left w:val="none" w:sz="0" w:space="0" w:color="auto"/>
                    <w:bottom w:val="none" w:sz="0" w:space="0" w:color="auto"/>
                    <w:right w:val="none" w:sz="0" w:space="0" w:color="auto"/>
                  </w:divBdr>
                </w:div>
                <w:div w:id="1662155379">
                  <w:marLeft w:val="0"/>
                  <w:marRight w:val="0"/>
                  <w:marTop w:val="0"/>
                  <w:marBottom w:val="0"/>
                  <w:divBdr>
                    <w:top w:val="none" w:sz="0" w:space="0" w:color="auto"/>
                    <w:left w:val="none" w:sz="0" w:space="0" w:color="auto"/>
                    <w:bottom w:val="none" w:sz="0" w:space="0" w:color="auto"/>
                    <w:right w:val="none" w:sz="0" w:space="0" w:color="auto"/>
                  </w:divBdr>
                </w:div>
                <w:div w:id="1667586778">
                  <w:marLeft w:val="0"/>
                  <w:marRight w:val="0"/>
                  <w:marTop w:val="0"/>
                  <w:marBottom w:val="0"/>
                  <w:divBdr>
                    <w:top w:val="none" w:sz="0" w:space="0" w:color="auto"/>
                    <w:left w:val="none" w:sz="0" w:space="0" w:color="auto"/>
                    <w:bottom w:val="none" w:sz="0" w:space="0" w:color="auto"/>
                    <w:right w:val="none" w:sz="0" w:space="0" w:color="auto"/>
                  </w:divBdr>
                </w:div>
                <w:div w:id="1672174199">
                  <w:marLeft w:val="0"/>
                  <w:marRight w:val="0"/>
                  <w:marTop w:val="0"/>
                  <w:marBottom w:val="0"/>
                  <w:divBdr>
                    <w:top w:val="none" w:sz="0" w:space="0" w:color="auto"/>
                    <w:left w:val="none" w:sz="0" w:space="0" w:color="auto"/>
                    <w:bottom w:val="none" w:sz="0" w:space="0" w:color="auto"/>
                    <w:right w:val="none" w:sz="0" w:space="0" w:color="auto"/>
                  </w:divBdr>
                </w:div>
                <w:div w:id="1672639998">
                  <w:marLeft w:val="0"/>
                  <w:marRight w:val="0"/>
                  <w:marTop w:val="0"/>
                  <w:marBottom w:val="0"/>
                  <w:divBdr>
                    <w:top w:val="none" w:sz="0" w:space="0" w:color="auto"/>
                    <w:left w:val="none" w:sz="0" w:space="0" w:color="auto"/>
                    <w:bottom w:val="none" w:sz="0" w:space="0" w:color="auto"/>
                    <w:right w:val="none" w:sz="0" w:space="0" w:color="auto"/>
                  </w:divBdr>
                </w:div>
                <w:div w:id="1672877841">
                  <w:marLeft w:val="0"/>
                  <w:marRight w:val="0"/>
                  <w:marTop w:val="0"/>
                  <w:marBottom w:val="0"/>
                  <w:divBdr>
                    <w:top w:val="none" w:sz="0" w:space="0" w:color="auto"/>
                    <w:left w:val="none" w:sz="0" w:space="0" w:color="auto"/>
                    <w:bottom w:val="none" w:sz="0" w:space="0" w:color="auto"/>
                    <w:right w:val="none" w:sz="0" w:space="0" w:color="auto"/>
                  </w:divBdr>
                </w:div>
                <w:div w:id="1675761896">
                  <w:marLeft w:val="0"/>
                  <w:marRight w:val="0"/>
                  <w:marTop w:val="0"/>
                  <w:marBottom w:val="0"/>
                  <w:divBdr>
                    <w:top w:val="none" w:sz="0" w:space="0" w:color="auto"/>
                    <w:left w:val="none" w:sz="0" w:space="0" w:color="auto"/>
                    <w:bottom w:val="none" w:sz="0" w:space="0" w:color="auto"/>
                    <w:right w:val="none" w:sz="0" w:space="0" w:color="auto"/>
                  </w:divBdr>
                </w:div>
                <w:div w:id="1676376508">
                  <w:marLeft w:val="0"/>
                  <w:marRight w:val="0"/>
                  <w:marTop w:val="0"/>
                  <w:marBottom w:val="0"/>
                  <w:divBdr>
                    <w:top w:val="none" w:sz="0" w:space="0" w:color="auto"/>
                    <w:left w:val="none" w:sz="0" w:space="0" w:color="auto"/>
                    <w:bottom w:val="none" w:sz="0" w:space="0" w:color="auto"/>
                    <w:right w:val="none" w:sz="0" w:space="0" w:color="auto"/>
                  </w:divBdr>
                </w:div>
                <w:div w:id="1676953907">
                  <w:marLeft w:val="0"/>
                  <w:marRight w:val="0"/>
                  <w:marTop w:val="0"/>
                  <w:marBottom w:val="0"/>
                  <w:divBdr>
                    <w:top w:val="none" w:sz="0" w:space="0" w:color="auto"/>
                    <w:left w:val="none" w:sz="0" w:space="0" w:color="auto"/>
                    <w:bottom w:val="none" w:sz="0" w:space="0" w:color="auto"/>
                    <w:right w:val="none" w:sz="0" w:space="0" w:color="auto"/>
                  </w:divBdr>
                </w:div>
                <w:div w:id="1677414737">
                  <w:marLeft w:val="0"/>
                  <w:marRight w:val="0"/>
                  <w:marTop w:val="0"/>
                  <w:marBottom w:val="0"/>
                  <w:divBdr>
                    <w:top w:val="none" w:sz="0" w:space="0" w:color="auto"/>
                    <w:left w:val="none" w:sz="0" w:space="0" w:color="auto"/>
                    <w:bottom w:val="none" w:sz="0" w:space="0" w:color="auto"/>
                    <w:right w:val="none" w:sz="0" w:space="0" w:color="auto"/>
                  </w:divBdr>
                </w:div>
                <w:div w:id="1681160245">
                  <w:marLeft w:val="0"/>
                  <w:marRight w:val="0"/>
                  <w:marTop w:val="0"/>
                  <w:marBottom w:val="0"/>
                  <w:divBdr>
                    <w:top w:val="none" w:sz="0" w:space="0" w:color="auto"/>
                    <w:left w:val="none" w:sz="0" w:space="0" w:color="auto"/>
                    <w:bottom w:val="none" w:sz="0" w:space="0" w:color="auto"/>
                    <w:right w:val="none" w:sz="0" w:space="0" w:color="auto"/>
                  </w:divBdr>
                </w:div>
                <w:div w:id="1682512582">
                  <w:marLeft w:val="0"/>
                  <w:marRight w:val="0"/>
                  <w:marTop w:val="0"/>
                  <w:marBottom w:val="0"/>
                  <w:divBdr>
                    <w:top w:val="none" w:sz="0" w:space="0" w:color="auto"/>
                    <w:left w:val="none" w:sz="0" w:space="0" w:color="auto"/>
                    <w:bottom w:val="none" w:sz="0" w:space="0" w:color="auto"/>
                    <w:right w:val="none" w:sz="0" w:space="0" w:color="auto"/>
                  </w:divBdr>
                </w:div>
                <w:div w:id="1683127220">
                  <w:marLeft w:val="0"/>
                  <w:marRight w:val="0"/>
                  <w:marTop w:val="0"/>
                  <w:marBottom w:val="0"/>
                  <w:divBdr>
                    <w:top w:val="none" w:sz="0" w:space="0" w:color="auto"/>
                    <w:left w:val="none" w:sz="0" w:space="0" w:color="auto"/>
                    <w:bottom w:val="none" w:sz="0" w:space="0" w:color="auto"/>
                    <w:right w:val="none" w:sz="0" w:space="0" w:color="auto"/>
                  </w:divBdr>
                </w:div>
                <w:div w:id="1687169316">
                  <w:marLeft w:val="0"/>
                  <w:marRight w:val="0"/>
                  <w:marTop w:val="0"/>
                  <w:marBottom w:val="0"/>
                  <w:divBdr>
                    <w:top w:val="none" w:sz="0" w:space="0" w:color="auto"/>
                    <w:left w:val="none" w:sz="0" w:space="0" w:color="auto"/>
                    <w:bottom w:val="none" w:sz="0" w:space="0" w:color="auto"/>
                    <w:right w:val="none" w:sz="0" w:space="0" w:color="auto"/>
                  </w:divBdr>
                </w:div>
                <w:div w:id="1688945999">
                  <w:marLeft w:val="0"/>
                  <w:marRight w:val="0"/>
                  <w:marTop w:val="0"/>
                  <w:marBottom w:val="0"/>
                  <w:divBdr>
                    <w:top w:val="none" w:sz="0" w:space="0" w:color="auto"/>
                    <w:left w:val="none" w:sz="0" w:space="0" w:color="auto"/>
                    <w:bottom w:val="none" w:sz="0" w:space="0" w:color="auto"/>
                    <w:right w:val="none" w:sz="0" w:space="0" w:color="auto"/>
                  </w:divBdr>
                </w:div>
                <w:div w:id="1691837316">
                  <w:marLeft w:val="0"/>
                  <w:marRight w:val="0"/>
                  <w:marTop w:val="0"/>
                  <w:marBottom w:val="0"/>
                  <w:divBdr>
                    <w:top w:val="none" w:sz="0" w:space="0" w:color="auto"/>
                    <w:left w:val="none" w:sz="0" w:space="0" w:color="auto"/>
                    <w:bottom w:val="none" w:sz="0" w:space="0" w:color="auto"/>
                    <w:right w:val="none" w:sz="0" w:space="0" w:color="auto"/>
                  </w:divBdr>
                </w:div>
                <w:div w:id="1691837532">
                  <w:marLeft w:val="0"/>
                  <w:marRight w:val="0"/>
                  <w:marTop w:val="0"/>
                  <w:marBottom w:val="0"/>
                  <w:divBdr>
                    <w:top w:val="none" w:sz="0" w:space="0" w:color="auto"/>
                    <w:left w:val="none" w:sz="0" w:space="0" w:color="auto"/>
                    <w:bottom w:val="none" w:sz="0" w:space="0" w:color="auto"/>
                    <w:right w:val="none" w:sz="0" w:space="0" w:color="auto"/>
                  </w:divBdr>
                </w:div>
                <w:div w:id="1693803573">
                  <w:marLeft w:val="0"/>
                  <w:marRight w:val="0"/>
                  <w:marTop w:val="0"/>
                  <w:marBottom w:val="0"/>
                  <w:divBdr>
                    <w:top w:val="none" w:sz="0" w:space="0" w:color="auto"/>
                    <w:left w:val="none" w:sz="0" w:space="0" w:color="auto"/>
                    <w:bottom w:val="none" w:sz="0" w:space="0" w:color="auto"/>
                    <w:right w:val="none" w:sz="0" w:space="0" w:color="auto"/>
                  </w:divBdr>
                </w:div>
                <w:div w:id="1694107871">
                  <w:marLeft w:val="0"/>
                  <w:marRight w:val="0"/>
                  <w:marTop w:val="0"/>
                  <w:marBottom w:val="0"/>
                  <w:divBdr>
                    <w:top w:val="none" w:sz="0" w:space="0" w:color="auto"/>
                    <w:left w:val="none" w:sz="0" w:space="0" w:color="auto"/>
                    <w:bottom w:val="none" w:sz="0" w:space="0" w:color="auto"/>
                    <w:right w:val="none" w:sz="0" w:space="0" w:color="auto"/>
                  </w:divBdr>
                </w:div>
                <w:div w:id="1694721403">
                  <w:marLeft w:val="0"/>
                  <w:marRight w:val="0"/>
                  <w:marTop w:val="0"/>
                  <w:marBottom w:val="0"/>
                  <w:divBdr>
                    <w:top w:val="none" w:sz="0" w:space="0" w:color="auto"/>
                    <w:left w:val="none" w:sz="0" w:space="0" w:color="auto"/>
                    <w:bottom w:val="none" w:sz="0" w:space="0" w:color="auto"/>
                    <w:right w:val="none" w:sz="0" w:space="0" w:color="auto"/>
                  </w:divBdr>
                </w:div>
                <w:div w:id="1697390992">
                  <w:marLeft w:val="0"/>
                  <w:marRight w:val="0"/>
                  <w:marTop w:val="0"/>
                  <w:marBottom w:val="0"/>
                  <w:divBdr>
                    <w:top w:val="none" w:sz="0" w:space="0" w:color="auto"/>
                    <w:left w:val="none" w:sz="0" w:space="0" w:color="auto"/>
                    <w:bottom w:val="none" w:sz="0" w:space="0" w:color="auto"/>
                    <w:right w:val="none" w:sz="0" w:space="0" w:color="auto"/>
                  </w:divBdr>
                </w:div>
                <w:div w:id="1700619703">
                  <w:marLeft w:val="0"/>
                  <w:marRight w:val="0"/>
                  <w:marTop w:val="0"/>
                  <w:marBottom w:val="0"/>
                  <w:divBdr>
                    <w:top w:val="none" w:sz="0" w:space="0" w:color="auto"/>
                    <w:left w:val="none" w:sz="0" w:space="0" w:color="auto"/>
                    <w:bottom w:val="none" w:sz="0" w:space="0" w:color="auto"/>
                    <w:right w:val="none" w:sz="0" w:space="0" w:color="auto"/>
                  </w:divBdr>
                </w:div>
                <w:div w:id="1701391563">
                  <w:marLeft w:val="0"/>
                  <w:marRight w:val="0"/>
                  <w:marTop w:val="0"/>
                  <w:marBottom w:val="0"/>
                  <w:divBdr>
                    <w:top w:val="none" w:sz="0" w:space="0" w:color="auto"/>
                    <w:left w:val="none" w:sz="0" w:space="0" w:color="auto"/>
                    <w:bottom w:val="none" w:sz="0" w:space="0" w:color="auto"/>
                    <w:right w:val="none" w:sz="0" w:space="0" w:color="auto"/>
                  </w:divBdr>
                </w:div>
                <w:div w:id="1704287048">
                  <w:marLeft w:val="0"/>
                  <w:marRight w:val="0"/>
                  <w:marTop w:val="0"/>
                  <w:marBottom w:val="0"/>
                  <w:divBdr>
                    <w:top w:val="none" w:sz="0" w:space="0" w:color="auto"/>
                    <w:left w:val="none" w:sz="0" w:space="0" w:color="auto"/>
                    <w:bottom w:val="none" w:sz="0" w:space="0" w:color="auto"/>
                    <w:right w:val="none" w:sz="0" w:space="0" w:color="auto"/>
                  </w:divBdr>
                </w:div>
                <w:div w:id="1704551041">
                  <w:marLeft w:val="0"/>
                  <w:marRight w:val="0"/>
                  <w:marTop w:val="0"/>
                  <w:marBottom w:val="0"/>
                  <w:divBdr>
                    <w:top w:val="none" w:sz="0" w:space="0" w:color="auto"/>
                    <w:left w:val="none" w:sz="0" w:space="0" w:color="auto"/>
                    <w:bottom w:val="none" w:sz="0" w:space="0" w:color="auto"/>
                    <w:right w:val="none" w:sz="0" w:space="0" w:color="auto"/>
                  </w:divBdr>
                </w:div>
                <w:div w:id="1705867735">
                  <w:marLeft w:val="0"/>
                  <w:marRight w:val="0"/>
                  <w:marTop w:val="0"/>
                  <w:marBottom w:val="0"/>
                  <w:divBdr>
                    <w:top w:val="none" w:sz="0" w:space="0" w:color="auto"/>
                    <w:left w:val="none" w:sz="0" w:space="0" w:color="auto"/>
                    <w:bottom w:val="none" w:sz="0" w:space="0" w:color="auto"/>
                    <w:right w:val="none" w:sz="0" w:space="0" w:color="auto"/>
                  </w:divBdr>
                </w:div>
                <w:div w:id="1706176234">
                  <w:marLeft w:val="0"/>
                  <w:marRight w:val="0"/>
                  <w:marTop w:val="0"/>
                  <w:marBottom w:val="0"/>
                  <w:divBdr>
                    <w:top w:val="none" w:sz="0" w:space="0" w:color="auto"/>
                    <w:left w:val="none" w:sz="0" w:space="0" w:color="auto"/>
                    <w:bottom w:val="none" w:sz="0" w:space="0" w:color="auto"/>
                    <w:right w:val="none" w:sz="0" w:space="0" w:color="auto"/>
                  </w:divBdr>
                </w:div>
                <w:div w:id="1706323284">
                  <w:marLeft w:val="0"/>
                  <w:marRight w:val="0"/>
                  <w:marTop w:val="0"/>
                  <w:marBottom w:val="0"/>
                  <w:divBdr>
                    <w:top w:val="none" w:sz="0" w:space="0" w:color="auto"/>
                    <w:left w:val="none" w:sz="0" w:space="0" w:color="auto"/>
                    <w:bottom w:val="none" w:sz="0" w:space="0" w:color="auto"/>
                    <w:right w:val="none" w:sz="0" w:space="0" w:color="auto"/>
                  </w:divBdr>
                </w:div>
                <w:div w:id="1708984803">
                  <w:marLeft w:val="0"/>
                  <w:marRight w:val="0"/>
                  <w:marTop w:val="0"/>
                  <w:marBottom w:val="0"/>
                  <w:divBdr>
                    <w:top w:val="none" w:sz="0" w:space="0" w:color="auto"/>
                    <w:left w:val="none" w:sz="0" w:space="0" w:color="auto"/>
                    <w:bottom w:val="none" w:sz="0" w:space="0" w:color="auto"/>
                    <w:right w:val="none" w:sz="0" w:space="0" w:color="auto"/>
                  </w:divBdr>
                </w:div>
                <w:div w:id="1710302030">
                  <w:marLeft w:val="0"/>
                  <w:marRight w:val="0"/>
                  <w:marTop w:val="0"/>
                  <w:marBottom w:val="0"/>
                  <w:divBdr>
                    <w:top w:val="none" w:sz="0" w:space="0" w:color="auto"/>
                    <w:left w:val="none" w:sz="0" w:space="0" w:color="auto"/>
                    <w:bottom w:val="none" w:sz="0" w:space="0" w:color="auto"/>
                    <w:right w:val="none" w:sz="0" w:space="0" w:color="auto"/>
                  </w:divBdr>
                </w:div>
                <w:div w:id="1712801290">
                  <w:marLeft w:val="0"/>
                  <w:marRight w:val="0"/>
                  <w:marTop w:val="0"/>
                  <w:marBottom w:val="0"/>
                  <w:divBdr>
                    <w:top w:val="none" w:sz="0" w:space="0" w:color="auto"/>
                    <w:left w:val="none" w:sz="0" w:space="0" w:color="auto"/>
                    <w:bottom w:val="none" w:sz="0" w:space="0" w:color="auto"/>
                    <w:right w:val="none" w:sz="0" w:space="0" w:color="auto"/>
                  </w:divBdr>
                </w:div>
                <w:div w:id="1712925364">
                  <w:marLeft w:val="0"/>
                  <w:marRight w:val="0"/>
                  <w:marTop w:val="0"/>
                  <w:marBottom w:val="0"/>
                  <w:divBdr>
                    <w:top w:val="none" w:sz="0" w:space="0" w:color="auto"/>
                    <w:left w:val="none" w:sz="0" w:space="0" w:color="auto"/>
                    <w:bottom w:val="none" w:sz="0" w:space="0" w:color="auto"/>
                    <w:right w:val="none" w:sz="0" w:space="0" w:color="auto"/>
                  </w:divBdr>
                </w:div>
                <w:div w:id="1713383390">
                  <w:marLeft w:val="0"/>
                  <w:marRight w:val="0"/>
                  <w:marTop w:val="0"/>
                  <w:marBottom w:val="0"/>
                  <w:divBdr>
                    <w:top w:val="none" w:sz="0" w:space="0" w:color="auto"/>
                    <w:left w:val="none" w:sz="0" w:space="0" w:color="auto"/>
                    <w:bottom w:val="none" w:sz="0" w:space="0" w:color="auto"/>
                    <w:right w:val="none" w:sz="0" w:space="0" w:color="auto"/>
                  </w:divBdr>
                </w:div>
                <w:div w:id="1713504759">
                  <w:marLeft w:val="0"/>
                  <w:marRight w:val="0"/>
                  <w:marTop w:val="0"/>
                  <w:marBottom w:val="0"/>
                  <w:divBdr>
                    <w:top w:val="none" w:sz="0" w:space="0" w:color="auto"/>
                    <w:left w:val="none" w:sz="0" w:space="0" w:color="auto"/>
                    <w:bottom w:val="none" w:sz="0" w:space="0" w:color="auto"/>
                    <w:right w:val="none" w:sz="0" w:space="0" w:color="auto"/>
                  </w:divBdr>
                </w:div>
                <w:div w:id="1713572191">
                  <w:marLeft w:val="0"/>
                  <w:marRight w:val="0"/>
                  <w:marTop w:val="0"/>
                  <w:marBottom w:val="0"/>
                  <w:divBdr>
                    <w:top w:val="none" w:sz="0" w:space="0" w:color="auto"/>
                    <w:left w:val="none" w:sz="0" w:space="0" w:color="auto"/>
                    <w:bottom w:val="none" w:sz="0" w:space="0" w:color="auto"/>
                    <w:right w:val="none" w:sz="0" w:space="0" w:color="auto"/>
                  </w:divBdr>
                </w:div>
                <w:div w:id="1713771862">
                  <w:marLeft w:val="0"/>
                  <w:marRight w:val="0"/>
                  <w:marTop w:val="0"/>
                  <w:marBottom w:val="0"/>
                  <w:divBdr>
                    <w:top w:val="none" w:sz="0" w:space="0" w:color="auto"/>
                    <w:left w:val="none" w:sz="0" w:space="0" w:color="auto"/>
                    <w:bottom w:val="none" w:sz="0" w:space="0" w:color="auto"/>
                    <w:right w:val="none" w:sz="0" w:space="0" w:color="auto"/>
                  </w:divBdr>
                </w:div>
                <w:div w:id="1714377684">
                  <w:marLeft w:val="0"/>
                  <w:marRight w:val="0"/>
                  <w:marTop w:val="0"/>
                  <w:marBottom w:val="0"/>
                  <w:divBdr>
                    <w:top w:val="none" w:sz="0" w:space="0" w:color="auto"/>
                    <w:left w:val="none" w:sz="0" w:space="0" w:color="auto"/>
                    <w:bottom w:val="none" w:sz="0" w:space="0" w:color="auto"/>
                    <w:right w:val="none" w:sz="0" w:space="0" w:color="auto"/>
                  </w:divBdr>
                </w:div>
                <w:div w:id="1714696595">
                  <w:marLeft w:val="0"/>
                  <w:marRight w:val="0"/>
                  <w:marTop w:val="0"/>
                  <w:marBottom w:val="0"/>
                  <w:divBdr>
                    <w:top w:val="none" w:sz="0" w:space="0" w:color="auto"/>
                    <w:left w:val="none" w:sz="0" w:space="0" w:color="auto"/>
                    <w:bottom w:val="none" w:sz="0" w:space="0" w:color="auto"/>
                    <w:right w:val="none" w:sz="0" w:space="0" w:color="auto"/>
                  </w:divBdr>
                </w:div>
                <w:div w:id="1715495400">
                  <w:marLeft w:val="0"/>
                  <w:marRight w:val="0"/>
                  <w:marTop w:val="0"/>
                  <w:marBottom w:val="0"/>
                  <w:divBdr>
                    <w:top w:val="none" w:sz="0" w:space="0" w:color="auto"/>
                    <w:left w:val="none" w:sz="0" w:space="0" w:color="auto"/>
                    <w:bottom w:val="none" w:sz="0" w:space="0" w:color="auto"/>
                    <w:right w:val="none" w:sz="0" w:space="0" w:color="auto"/>
                  </w:divBdr>
                </w:div>
                <w:div w:id="1717969988">
                  <w:marLeft w:val="0"/>
                  <w:marRight w:val="0"/>
                  <w:marTop w:val="0"/>
                  <w:marBottom w:val="0"/>
                  <w:divBdr>
                    <w:top w:val="none" w:sz="0" w:space="0" w:color="auto"/>
                    <w:left w:val="none" w:sz="0" w:space="0" w:color="auto"/>
                    <w:bottom w:val="none" w:sz="0" w:space="0" w:color="auto"/>
                    <w:right w:val="none" w:sz="0" w:space="0" w:color="auto"/>
                  </w:divBdr>
                </w:div>
                <w:div w:id="1719161193">
                  <w:marLeft w:val="0"/>
                  <w:marRight w:val="0"/>
                  <w:marTop w:val="0"/>
                  <w:marBottom w:val="0"/>
                  <w:divBdr>
                    <w:top w:val="none" w:sz="0" w:space="0" w:color="auto"/>
                    <w:left w:val="none" w:sz="0" w:space="0" w:color="auto"/>
                    <w:bottom w:val="none" w:sz="0" w:space="0" w:color="auto"/>
                    <w:right w:val="none" w:sz="0" w:space="0" w:color="auto"/>
                  </w:divBdr>
                </w:div>
                <w:div w:id="1722094214">
                  <w:marLeft w:val="0"/>
                  <w:marRight w:val="0"/>
                  <w:marTop w:val="0"/>
                  <w:marBottom w:val="0"/>
                  <w:divBdr>
                    <w:top w:val="none" w:sz="0" w:space="0" w:color="auto"/>
                    <w:left w:val="none" w:sz="0" w:space="0" w:color="auto"/>
                    <w:bottom w:val="none" w:sz="0" w:space="0" w:color="auto"/>
                    <w:right w:val="none" w:sz="0" w:space="0" w:color="auto"/>
                  </w:divBdr>
                </w:div>
                <w:div w:id="1722368346">
                  <w:marLeft w:val="0"/>
                  <w:marRight w:val="0"/>
                  <w:marTop w:val="0"/>
                  <w:marBottom w:val="0"/>
                  <w:divBdr>
                    <w:top w:val="none" w:sz="0" w:space="0" w:color="auto"/>
                    <w:left w:val="none" w:sz="0" w:space="0" w:color="auto"/>
                    <w:bottom w:val="none" w:sz="0" w:space="0" w:color="auto"/>
                    <w:right w:val="none" w:sz="0" w:space="0" w:color="auto"/>
                  </w:divBdr>
                </w:div>
                <w:div w:id="1723940297">
                  <w:marLeft w:val="0"/>
                  <w:marRight w:val="0"/>
                  <w:marTop w:val="0"/>
                  <w:marBottom w:val="0"/>
                  <w:divBdr>
                    <w:top w:val="none" w:sz="0" w:space="0" w:color="auto"/>
                    <w:left w:val="none" w:sz="0" w:space="0" w:color="auto"/>
                    <w:bottom w:val="none" w:sz="0" w:space="0" w:color="auto"/>
                    <w:right w:val="none" w:sz="0" w:space="0" w:color="auto"/>
                  </w:divBdr>
                </w:div>
                <w:div w:id="1726755463">
                  <w:marLeft w:val="0"/>
                  <w:marRight w:val="0"/>
                  <w:marTop w:val="0"/>
                  <w:marBottom w:val="0"/>
                  <w:divBdr>
                    <w:top w:val="none" w:sz="0" w:space="0" w:color="auto"/>
                    <w:left w:val="none" w:sz="0" w:space="0" w:color="auto"/>
                    <w:bottom w:val="none" w:sz="0" w:space="0" w:color="auto"/>
                    <w:right w:val="none" w:sz="0" w:space="0" w:color="auto"/>
                  </w:divBdr>
                </w:div>
                <w:div w:id="1726834744">
                  <w:marLeft w:val="0"/>
                  <w:marRight w:val="0"/>
                  <w:marTop w:val="0"/>
                  <w:marBottom w:val="0"/>
                  <w:divBdr>
                    <w:top w:val="none" w:sz="0" w:space="0" w:color="auto"/>
                    <w:left w:val="none" w:sz="0" w:space="0" w:color="auto"/>
                    <w:bottom w:val="none" w:sz="0" w:space="0" w:color="auto"/>
                    <w:right w:val="none" w:sz="0" w:space="0" w:color="auto"/>
                  </w:divBdr>
                </w:div>
                <w:div w:id="1727560732">
                  <w:marLeft w:val="0"/>
                  <w:marRight w:val="0"/>
                  <w:marTop w:val="0"/>
                  <w:marBottom w:val="0"/>
                  <w:divBdr>
                    <w:top w:val="none" w:sz="0" w:space="0" w:color="auto"/>
                    <w:left w:val="none" w:sz="0" w:space="0" w:color="auto"/>
                    <w:bottom w:val="none" w:sz="0" w:space="0" w:color="auto"/>
                    <w:right w:val="none" w:sz="0" w:space="0" w:color="auto"/>
                  </w:divBdr>
                </w:div>
                <w:div w:id="1728382826">
                  <w:marLeft w:val="0"/>
                  <w:marRight w:val="0"/>
                  <w:marTop w:val="0"/>
                  <w:marBottom w:val="0"/>
                  <w:divBdr>
                    <w:top w:val="none" w:sz="0" w:space="0" w:color="auto"/>
                    <w:left w:val="none" w:sz="0" w:space="0" w:color="auto"/>
                    <w:bottom w:val="none" w:sz="0" w:space="0" w:color="auto"/>
                    <w:right w:val="none" w:sz="0" w:space="0" w:color="auto"/>
                  </w:divBdr>
                </w:div>
                <w:div w:id="1731921458">
                  <w:marLeft w:val="0"/>
                  <w:marRight w:val="0"/>
                  <w:marTop w:val="0"/>
                  <w:marBottom w:val="0"/>
                  <w:divBdr>
                    <w:top w:val="none" w:sz="0" w:space="0" w:color="auto"/>
                    <w:left w:val="none" w:sz="0" w:space="0" w:color="auto"/>
                    <w:bottom w:val="none" w:sz="0" w:space="0" w:color="auto"/>
                    <w:right w:val="none" w:sz="0" w:space="0" w:color="auto"/>
                  </w:divBdr>
                </w:div>
                <w:div w:id="1732149083">
                  <w:marLeft w:val="0"/>
                  <w:marRight w:val="0"/>
                  <w:marTop w:val="0"/>
                  <w:marBottom w:val="0"/>
                  <w:divBdr>
                    <w:top w:val="none" w:sz="0" w:space="0" w:color="auto"/>
                    <w:left w:val="none" w:sz="0" w:space="0" w:color="auto"/>
                    <w:bottom w:val="none" w:sz="0" w:space="0" w:color="auto"/>
                    <w:right w:val="none" w:sz="0" w:space="0" w:color="auto"/>
                  </w:divBdr>
                </w:div>
                <w:div w:id="1734042919">
                  <w:marLeft w:val="0"/>
                  <w:marRight w:val="0"/>
                  <w:marTop w:val="0"/>
                  <w:marBottom w:val="0"/>
                  <w:divBdr>
                    <w:top w:val="none" w:sz="0" w:space="0" w:color="auto"/>
                    <w:left w:val="none" w:sz="0" w:space="0" w:color="auto"/>
                    <w:bottom w:val="none" w:sz="0" w:space="0" w:color="auto"/>
                    <w:right w:val="none" w:sz="0" w:space="0" w:color="auto"/>
                  </w:divBdr>
                </w:div>
                <w:div w:id="1734154309">
                  <w:marLeft w:val="0"/>
                  <w:marRight w:val="0"/>
                  <w:marTop w:val="0"/>
                  <w:marBottom w:val="0"/>
                  <w:divBdr>
                    <w:top w:val="none" w:sz="0" w:space="0" w:color="auto"/>
                    <w:left w:val="none" w:sz="0" w:space="0" w:color="auto"/>
                    <w:bottom w:val="none" w:sz="0" w:space="0" w:color="auto"/>
                    <w:right w:val="none" w:sz="0" w:space="0" w:color="auto"/>
                  </w:divBdr>
                </w:div>
                <w:div w:id="1734616866">
                  <w:marLeft w:val="0"/>
                  <w:marRight w:val="0"/>
                  <w:marTop w:val="0"/>
                  <w:marBottom w:val="0"/>
                  <w:divBdr>
                    <w:top w:val="none" w:sz="0" w:space="0" w:color="auto"/>
                    <w:left w:val="none" w:sz="0" w:space="0" w:color="auto"/>
                    <w:bottom w:val="none" w:sz="0" w:space="0" w:color="auto"/>
                    <w:right w:val="none" w:sz="0" w:space="0" w:color="auto"/>
                  </w:divBdr>
                </w:div>
                <w:div w:id="1734935862">
                  <w:marLeft w:val="0"/>
                  <w:marRight w:val="0"/>
                  <w:marTop w:val="0"/>
                  <w:marBottom w:val="0"/>
                  <w:divBdr>
                    <w:top w:val="none" w:sz="0" w:space="0" w:color="auto"/>
                    <w:left w:val="none" w:sz="0" w:space="0" w:color="auto"/>
                    <w:bottom w:val="none" w:sz="0" w:space="0" w:color="auto"/>
                    <w:right w:val="none" w:sz="0" w:space="0" w:color="auto"/>
                  </w:divBdr>
                </w:div>
                <w:div w:id="1735160335">
                  <w:marLeft w:val="0"/>
                  <w:marRight w:val="0"/>
                  <w:marTop w:val="0"/>
                  <w:marBottom w:val="0"/>
                  <w:divBdr>
                    <w:top w:val="none" w:sz="0" w:space="0" w:color="auto"/>
                    <w:left w:val="none" w:sz="0" w:space="0" w:color="auto"/>
                    <w:bottom w:val="none" w:sz="0" w:space="0" w:color="auto"/>
                    <w:right w:val="none" w:sz="0" w:space="0" w:color="auto"/>
                  </w:divBdr>
                </w:div>
                <w:div w:id="1736007335">
                  <w:marLeft w:val="0"/>
                  <w:marRight w:val="0"/>
                  <w:marTop w:val="0"/>
                  <w:marBottom w:val="0"/>
                  <w:divBdr>
                    <w:top w:val="none" w:sz="0" w:space="0" w:color="auto"/>
                    <w:left w:val="none" w:sz="0" w:space="0" w:color="auto"/>
                    <w:bottom w:val="none" w:sz="0" w:space="0" w:color="auto"/>
                    <w:right w:val="none" w:sz="0" w:space="0" w:color="auto"/>
                  </w:divBdr>
                </w:div>
                <w:div w:id="1737361318">
                  <w:marLeft w:val="0"/>
                  <w:marRight w:val="0"/>
                  <w:marTop w:val="0"/>
                  <w:marBottom w:val="0"/>
                  <w:divBdr>
                    <w:top w:val="none" w:sz="0" w:space="0" w:color="auto"/>
                    <w:left w:val="none" w:sz="0" w:space="0" w:color="auto"/>
                    <w:bottom w:val="none" w:sz="0" w:space="0" w:color="auto"/>
                    <w:right w:val="none" w:sz="0" w:space="0" w:color="auto"/>
                  </w:divBdr>
                </w:div>
                <w:div w:id="1737511141">
                  <w:marLeft w:val="0"/>
                  <w:marRight w:val="0"/>
                  <w:marTop w:val="0"/>
                  <w:marBottom w:val="0"/>
                  <w:divBdr>
                    <w:top w:val="none" w:sz="0" w:space="0" w:color="auto"/>
                    <w:left w:val="none" w:sz="0" w:space="0" w:color="auto"/>
                    <w:bottom w:val="none" w:sz="0" w:space="0" w:color="auto"/>
                    <w:right w:val="none" w:sz="0" w:space="0" w:color="auto"/>
                  </w:divBdr>
                </w:div>
                <w:div w:id="1738897942">
                  <w:marLeft w:val="0"/>
                  <w:marRight w:val="0"/>
                  <w:marTop w:val="0"/>
                  <w:marBottom w:val="0"/>
                  <w:divBdr>
                    <w:top w:val="none" w:sz="0" w:space="0" w:color="auto"/>
                    <w:left w:val="none" w:sz="0" w:space="0" w:color="auto"/>
                    <w:bottom w:val="none" w:sz="0" w:space="0" w:color="auto"/>
                    <w:right w:val="none" w:sz="0" w:space="0" w:color="auto"/>
                  </w:divBdr>
                </w:div>
                <w:div w:id="1740439953">
                  <w:marLeft w:val="0"/>
                  <w:marRight w:val="0"/>
                  <w:marTop w:val="0"/>
                  <w:marBottom w:val="0"/>
                  <w:divBdr>
                    <w:top w:val="none" w:sz="0" w:space="0" w:color="auto"/>
                    <w:left w:val="none" w:sz="0" w:space="0" w:color="auto"/>
                    <w:bottom w:val="none" w:sz="0" w:space="0" w:color="auto"/>
                    <w:right w:val="none" w:sz="0" w:space="0" w:color="auto"/>
                  </w:divBdr>
                </w:div>
                <w:div w:id="1742560187">
                  <w:marLeft w:val="0"/>
                  <w:marRight w:val="0"/>
                  <w:marTop w:val="0"/>
                  <w:marBottom w:val="0"/>
                  <w:divBdr>
                    <w:top w:val="none" w:sz="0" w:space="0" w:color="auto"/>
                    <w:left w:val="none" w:sz="0" w:space="0" w:color="auto"/>
                    <w:bottom w:val="none" w:sz="0" w:space="0" w:color="auto"/>
                    <w:right w:val="none" w:sz="0" w:space="0" w:color="auto"/>
                  </w:divBdr>
                </w:div>
                <w:div w:id="1742944339">
                  <w:marLeft w:val="0"/>
                  <w:marRight w:val="0"/>
                  <w:marTop w:val="0"/>
                  <w:marBottom w:val="0"/>
                  <w:divBdr>
                    <w:top w:val="none" w:sz="0" w:space="0" w:color="auto"/>
                    <w:left w:val="none" w:sz="0" w:space="0" w:color="auto"/>
                    <w:bottom w:val="none" w:sz="0" w:space="0" w:color="auto"/>
                    <w:right w:val="none" w:sz="0" w:space="0" w:color="auto"/>
                  </w:divBdr>
                </w:div>
                <w:div w:id="1743211226">
                  <w:marLeft w:val="0"/>
                  <w:marRight w:val="0"/>
                  <w:marTop w:val="0"/>
                  <w:marBottom w:val="0"/>
                  <w:divBdr>
                    <w:top w:val="none" w:sz="0" w:space="0" w:color="auto"/>
                    <w:left w:val="none" w:sz="0" w:space="0" w:color="auto"/>
                    <w:bottom w:val="none" w:sz="0" w:space="0" w:color="auto"/>
                    <w:right w:val="none" w:sz="0" w:space="0" w:color="auto"/>
                  </w:divBdr>
                </w:div>
                <w:div w:id="1745376476">
                  <w:marLeft w:val="0"/>
                  <w:marRight w:val="0"/>
                  <w:marTop w:val="0"/>
                  <w:marBottom w:val="0"/>
                  <w:divBdr>
                    <w:top w:val="none" w:sz="0" w:space="0" w:color="auto"/>
                    <w:left w:val="none" w:sz="0" w:space="0" w:color="auto"/>
                    <w:bottom w:val="none" w:sz="0" w:space="0" w:color="auto"/>
                    <w:right w:val="none" w:sz="0" w:space="0" w:color="auto"/>
                  </w:divBdr>
                </w:div>
                <w:div w:id="1745957882">
                  <w:marLeft w:val="0"/>
                  <w:marRight w:val="0"/>
                  <w:marTop w:val="0"/>
                  <w:marBottom w:val="0"/>
                  <w:divBdr>
                    <w:top w:val="none" w:sz="0" w:space="0" w:color="auto"/>
                    <w:left w:val="none" w:sz="0" w:space="0" w:color="auto"/>
                    <w:bottom w:val="none" w:sz="0" w:space="0" w:color="auto"/>
                    <w:right w:val="none" w:sz="0" w:space="0" w:color="auto"/>
                  </w:divBdr>
                </w:div>
                <w:div w:id="1747024653">
                  <w:marLeft w:val="0"/>
                  <w:marRight w:val="0"/>
                  <w:marTop w:val="0"/>
                  <w:marBottom w:val="0"/>
                  <w:divBdr>
                    <w:top w:val="none" w:sz="0" w:space="0" w:color="auto"/>
                    <w:left w:val="none" w:sz="0" w:space="0" w:color="auto"/>
                    <w:bottom w:val="none" w:sz="0" w:space="0" w:color="auto"/>
                    <w:right w:val="none" w:sz="0" w:space="0" w:color="auto"/>
                  </w:divBdr>
                </w:div>
                <w:div w:id="1747801372">
                  <w:marLeft w:val="0"/>
                  <w:marRight w:val="0"/>
                  <w:marTop w:val="0"/>
                  <w:marBottom w:val="0"/>
                  <w:divBdr>
                    <w:top w:val="none" w:sz="0" w:space="0" w:color="auto"/>
                    <w:left w:val="none" w:sz="0" w:space="0" w:color="auto"/>
                    <w:bottom w:val="none" w:sz="0" w:space="0" w:color="auto"/>
                    <w:right w:val="none" w:sz="0" w:space="0" w:color="auto"/>
                  </w:divBdr>
                </w:div>
                <w:div w:id="1748964366">
                  <w:marLeft w:val="0"/>
                  <w:marRight w:val="0"/>
                  <w:marTop w:val="0"/>
                  <w:marBottom w:val="0"/>
                  <w:divBdr>
                    <w:top w:val="none" w:sz="0" w:space="0" w:color="auto"/>
                    <w:left w:val="none" w:sz="0" w:space="0" w:color="auto"/>
                    <w:bottom w:val="none" w:sz="0" w:space="0" w:color="auto"/>
                    <w:right w:val="none" w:sz="0" w:space="0" w:color="auto"/>
                  </w:divBdr>
                </w:div>
                <w:div w:id="1750879578">
                  <w:marLeft w:val="0"/>
                  <w:marRight w:val="0"/>
                  <w:marTop w:val="0"/>
                  <w:marBottom w:val="0"/>
                  <w:divBdr>
                    <w:top w:val="none" w:sz="0" w:space="0" w:color="auto"/>
                    <w:left w:val="none" w:sz="0" w:space="0" w:color="auto"/>
                    <w:bottom w:val="none" w:sz="0" w:space="0" w:color="auto"/>
                    <w:right w:val="none" w:sz="0" w:space="0" w:color="auto"/>
                  </w:divBdr>
                </w:div>
                <w:div w:id="1752459217">
                  <w:marLeft w:val="0"/>
                  <w:marRight w:val="0"/>
                  <w:marTop w:val="0"/>
                  <w:marBottom w:val="0"/>
                  <w:divBdr>
                    <w:top w:val="none" w:sz="0" w:space="0" w:color="auto"/>
                    <w:left w:val="none" w:sz="0" w:space="0" w:color="auto"/>
                    <w:bottom w:val="none" w:sz="0" w:space="0" w:color="auto"/>
                    <w:right w:val="none" w:sz="0" w:space="0" w:color="auto"/>
                  </w:divBdr>
                </w:div>
                <w:div w:id="1752463734">
                  <w:marLeft w:val="0"/>
                  <w:marRight w:val="0"/>
                  <w:marTop w:val="0"/>
                  <w:marBottom w:val="0"/>
                  <w:divBdr>
                    <w:top w:val="none" w:sz="0" w:space="0" w:color="auto"/>
                    <w:left w:val="none" w:sz="0" w:space="0" w:color="auto"/>
                    <w:bottom w:val="none" w:sz="0" w:space="0" w:color="auto"/>
                    <w:right w:val="none" w:sz="0" w:space="0" w:color="auto"/>
                  </w:divBdr>
                </w:div>
                <w:div w:id="1753088774">
                  <w:marLeft w:val="0"/>
                  <w:marRight w:val="0"/>
                  <w:marTop w:val="0"/>
                  <w:marBottom w:val="0"/>
                  <w:divBdr>
                    <w:top w:val="none" w:sz="0" w:space="0" w:color="auto"/>
                    <w:left w:val="none" w:sz="0" w:space="0" w:color="auto"/>
                    <w:bottom w:val="none" w:sz="0" w:space="0" w:color="auto"/>
                    <w:right w:val="none" w:sz="0" w:space="0" w:color="auto"/>
                  </w:divBdr>
                </w:div>
                <w:div w:id="1753162751">
                  <w:marLeft w:val="0"/>
                  <w:marRight w:val="0"/>
                  <w:marTop w:val="0"/>
                  <w:marBottom w:val="0"/>
                  <w:divBdr>
                    <w:top w:val="none" w:sz="0" w:space="0" w:color="auto"/>
                    <w:left w:val="none" w:sz="0" w:space="0" w:color="auto"/>
                    <w:bottom w:val="none" w:sz="0" w:space="0" w:color="auto"/>
                    <w:right w:val="none" w:sz="0" w:space="0" w:color="auto"/>
                  </w:divBdr>
                </w:div>
                <w:div w:id="1753701472">
                  <w:marLeft w:val="0"/>
                  <w:marRight w:val="0"/>
                  <w:marTop w:val="0"/>
                  <w:marBottom w:val="0"/>
                  <w:divBdr>
                    <w:top w:val="none" w:sz="0" w:space="0" w:color="auto"/>
                    <w:left w:val="none" w:sz="0" w:space="0" w:color="auto"/>
                    <w:bottom w:val="none" w:sz="0" w:space="0" w:color="auto"/>
                    <w:right w:val="none" w:sz="0" w:space="0" w:color="auto"/>
                  </w:divBdr>
                </w:div>
                <w:div w:id="1755545589">
                  <w:marLeft w:val="0"/>
                  <w:marRight w:val="0"/>
                  <w:marTop w:val="0"/>
                  <w:marBottom w:val="0"/>
                  <w:divBdr>
                    <w:top w:val="none" w:sz="0" w:space="0" w:color="auto"/>
                    <w:left w:val="none" w:sz="0" w:space="0" w:color="auto"/>
                    <w:bottom w:val="none" w:sz="0" w:space="0" w:color="auto"/>
                    <w:right w:val="none" w:sz="0" w:space="0" w:color="auto"/>
                  </w:divBdr>
                </w:div>
                <w:div w:id="1759987216">
                  <w:marLeft w:val="0"/>
                  <w:marRight w:val="0"/>
                  <w:marTop w:val="0"/>
                  <w:marBottom w:val="0"/>
                  <w:divBdr>
                    <w:top w:val="none" w:sz="0" w:space="0" w:color="auto"/>
                    <w:left w:val="none" w:sz="0" w:space="0" w:color="auto"/>
                    <w:bottom w:val="none" w:sz="0" w:space="0" w:color="auto"/>
                    <w:right w:val="none" w:sz="0" w:space="0" w:color="auto"/>
                  </w:divBdr>
                </w:div>
                <w:div w:id="1761365699">
                  <w:marLeft w:val="0"/>
                  <w:marRight w:val="0"/>
                  <w:marTop w:val="0"/>
                  <w:marBottom w:val="0"/>
                  <w:divBdr>
                    <w:top w:val="none" w:sz="0" w:space="0" w:color="auto"/>
                    <w:left w:val="none" w:sz="0" w:space="0" w:color="auto"/>
                    <w:bottom w:val="none" w:sz="0" w:space="0" w:color="auto"/>
                    <w:right w:val="none" w:sz="0" w:space="0" w:color="auto"/>
                  </w:divBdr>
                </w:div>
                <w:div w:id="1762213065">
                  <w:marLeft w:val="0"/>
                  <w:marRight w:val="0"/>
                  <w:marTop w:val="0"/>
                  <w:marBottom w:val="0"/>
                  <w:divBdr>
                    <w:top w:val="none" w:sz="0" w:space="0" w:color="auto"/>
                    <w:left w:val="none" w:sz="0" w:space="0" w:color="auto"/>
                    <w:bottom w:val="none" w:sz="0" w:space="0" w:color="auto"/>
                    <w:right w:val="none" w:sz="0" w:space="0" w:color="auto"/>
                  </w:divBdr>
                </w:div>
                <w:div w:id="1762944185">
                  <w:marLeft w:val="0"/>
                  <w:marRight w:val="0"/>
                  <w:marTop w:val="0"/>
                  <w:marBottom w:val="0"/>
                  <w:divBdr>
                    <w:top w:val="none" w:sz="0" w:space="0" w:color="auto"/>
                    <w:left w:val="none" w:sz="0" w:space="0" w:color="auto"/>
                    <w:bottom w:val="none" w:sz="0" w:space="0" w:color="auto"/>
                    <w:right w:val="none" w:sz="0" w:space="0" w:color="auto"/>
                  </w:divBdr>
                </w:div>
                <w:div w:id="1765034868">
                  <w:marLeft w:val="0"/>
                  <w:marRight w:val="0"/>
                  <w:marTop w:val="0"/>
                  <w:marBottom w:val="0"/>
                  <w:divBdr>
                    <w:top w:val="none" w:sz="0" w:space="0" w:color="auto"/>
                    <w:left w:val="none" w:sz="0" w:space="0" w:color="auto"/>
                    <w:bottom w:val="none" w:sz="0" w:space="0" w:color="auto"/>
                    <w:right w:val="none" w:sz="0" w:space="0" w:color="auto"/>
                  </w:divBdr>
                </w:div>
                <w:div w:id="1765414737">
                  <w:marLeft w:val="0"/>
                  <w:marRight w:val="0"/>
                  <w:marTop w:val="0"/>
                  <w:marBottom w:val="0"/>
                  <w:divBdr>
                    <w:top w:val="none" w:sz="0" w:space="0" w:color="auto"/>
                    <w:left w:val="none" w:sz="0" w:space="0" w:color="auto"/>
                    <w:bottom w:val="none" w:sz="0" w:space="0" w:color="auto"/>
                    <w:right w:val="none" w:sz="0" w:space="0" w:color="auto"/>
                  </w:divBdr>
                </w:div>
                <w:div w:id="1765491696">
                  <w:marLeft w:val="0"/>
                  <w:marRight w:val="0"/>
                  <w:marTop w:val="0"/>
                  <w:marBottom w:val="0"/>
                  <w:divBdr>
                    <w:top w:val="none" w:sz="0" w:space="0" w:color="auto"/>
                    <w:left w:val="none" w:sz="0" w:space="0" w:color="auto"/>
                    <w:bottom w:val="none" w:sz="0" w:space="0" w:color="auto"/>
                    <w:right w:val="none" w:sz="0" w:space="0" w:color="auto"/>
                  </w:divBdr>
                </w:div>
                <w:div w:id="1767193006">
                  <w:marLeft w:val="0"/>
                  <w:marRight w:val="0"/>
                  <w:marTop w:val="0"/>
                  <w:marBottom w:val="0"/>
                  <w:divBdr>
                    <w:top w:val="none" w:sz="0" w:space="0" w:color="auto"/>
                    <w:left w:val="none" w:sz="0" w:space="0" w:color="auto"/>
                    <w:bottom w:val="none" w:sz="0" w:space="0" w:color="auto"/>
                    <w:right w:val="none" w:sz="0" w:space="0" w:color="auto"/>
                  </w:divBdr>
                </w:div>
                <w:div w:id="1767728304">
                  <w:marLeft w:val="0"/>
                  <w:marRight w:val="0"/>
                  <w:marTop w:val="0"/>
                  <w:marBottom w:val="0"/>
                  <w:divBdr>
                    <w:top w:val="none" w:sz="0" w:space="0" w:color="auto"/>
                    <w:left w:val="none" w:sz="0" w:space="0" w:color="auto"/>
                    <w:bottom w:val="none" w:sz="0" w:space="0" w:color="auto"/>
                    <w:right w:val="none" w:sz="0" w:space="0" w:color="auto"/>
                  </w:divBdr>
                </w:div>
                <w:div w:id="1769233230">
                  <w:marLeft w:val="0"/>
                  <w:marRight w:val="0"/>
                  <w:marTop w:val="0"/>
                  <w:marBottom w:val="0"/>
                  <w:divBdr>
                    <w:top w:val="none" w:sz="0" w:space="0" w:color="auto"/>
                    <w:left w:val="none" w:sz="0" w:space="0" w:color="auto"/>
                    <w:bottom w:val="none" w:sz="0" w:space="0" w:color="auto"/>
                    <w:right w:val="none" w:sz="0" w:space="0" w:color="auto"/>
                  </w:divBdr>
                </w:div>
                <w:div w:id="1769959898">
                  <w:marLeft w:val="0"/>
                  <w:marRight w:val="0"/>
                  <w:marTop w:val="0"/>
                  <w:marBottom w:val="0"/>
                  <w:divBdr>
                    <w:top w:val="none" w:sz="0" w:space="0" w:color="auto"/>
                    <w:left w:val="none" w:sz="0" w:space="0" w:color="auto"/>
                    <w:bottom w:val="none" w:sz="0" w:space="0" w:color="auto"/>
                    <w:right w:val="none" w:sz="0" w:space="0" w:color="auto"/>
                  </w:divBdr>
                </w:div>
                <w:div w:id="1770352028">
                  <w:marLeft w:val="0"/>
                  <w:marRight w:val="0"/>
                  <w:marTop w:val="0"/>
                  <w:marBottom w:val="0"/>
                  <w:divBdr>
                    <w:top w:val="none" w:sz="0" w:space="0" w:color="auto"/>
                    <w:left w:val="none" w:sz="0" w:space="0" w:color="auto"/>
                    <w:bottom w:val="none" w:sz="0" w:space="0" w:color="auto"/>
                    <w:right w:val="none" w:sz="0" w:space="0" w:color="auto"/>
                  </w:divBdr>
                </w:div>
                <w:div w:id="1770539511">
                  <w:marLeft w:val="0"/>
                  <w:marRight w:val="0"/>
                  <w:marTop w:val="0"/>
                  <w:marBottom w:val="0"/>
                  <w:divBdr>
                    <w:top w:val="none" w:sz="0" w:space="0" w:color="auto"/>
                    <w:left w:val="none" w:sz="0" w:space="0" w:color="auto"/>
                    <w:bottom w:val="none" w:sz="0" w:space="0" w:color="auto"/>
                    <w:right w:val="none" w:sz="0" w:space="0" w:color="auto"/>
                  </w:divBdr>
                </w:div>
                <w:div w:id="1770737901">
                  <w:marLeft w:val="0"/>
                  <w:marRight w:val="0"/>
                  <w:marTop w:val="0"/>
                  <w:marBottom w:val="0"/>
                  <w:divBdr>
                    <w:top w:val="none" w:sz="0" w:space="0" w:color="auto"/>
                    <w:left w:val="none" w:sz="0" w:space="0" w:color="auto"/>
                    <w:bottom w:val="none" w:sz="0" w:space="0" w:color="auto"/>
                    <w:right w:val="none" w:sz="0" w:space="0" w:color="auto"/>
                  </w:divBdr>
                </w:div>
                <w:div w:id="1771007155">
                  <w:marLeft w:val="0"/>
                  <w:marRight w:val="0"/>
                  <w:marTop w:val="0"/>
                  <w:marBottom w:val="0"/>
                  <w:divBdr>
                    <w:top w:val="none" w:sz="0" w:space="0" w:color="auto"/>
                    <w:left w:val="none" w:sz="0" w:space="0" w:color="auto"/>
                    <w:bottom w:val="none" w:sz="0" w:space="0" w:color="auto"/>
                    <w:right w:val="none" w:sz="0" w:space="0" w:color="auto"/>
                  </w:divBdr>
                </w:div>
                <w:div w:id="1771048101">
                  <w:marLeft w:val="0"/>
                  <w:marRight w:val="0"/>
                  <w:marTop w:val="0"/>
                  <w:marBottom w:val="0"/>
                  <w:divBdr>
                    <w:top w:val="none" w:sz="0" w:space="0" w:color="auto"/>
                    <w:left w:val="none" w:sz="0" w:space="0" w:color="auto"/>
                    <w:bottom w:val="none" w:sz="0" w:space="0" w:color="auto"/>
                    <w:right w:val="none" w:sz="0" w:space="0" w:color="auto"/>
                  </w:divBdr>
                </w:div>
                <w:div w:id="1771700230">
                  <w:marLeft w:val="0"/>
                  <w:marRight w:val="0"/>
                  <w:marTop w:val="0"/>
                  <w:marBottom w:val="0"/>
                  <w:divBdr>
                    <w:top w:val="none" w:sz="0" w:space="0" w:color="auto"/>
                    <w:left w:val="none" w:sz="0" w:space="0" w:color="auto"/>
                    <w:bottom w:val="none" w:sz="0" w:space="0" w:color="auto"/>
                    <w:right w:val="none" w:sz="0" w:space="0" w:color="auto"/>
                  </w:divBdr>
                </w:div>
                <w:div w:id="1772974386">
                  <w:marLeft w:val="0"/>
                  <w:marRight w:val="0"/>
                  <w:marTop w:val="0"/>
                  <w:marBottom w:val="0"/>
                  <w:divBdr>
                    <w:top w:val="none" w:sz="0" w:space="0" w:color="auto"/>
                    <w:left w:val="none" w:sz="0" w:space="0" w:color="auto"/>
                    <w:bottom w:val="none" w:sz="0" w:space="0" w:color="auto"/>
                    <w:right w:val="none" w:sz="0" w:space="0" w:color="auto"/>
                  </w:divBdr>
                </w:div>
                <w:div w:id="1773936076">
                  <w:marLeft w:val="0"/>
                  <w:marRight w:val="0"/>
                  <w:marTop w:val="0"/>
                  <w:marBottom w:val="0"/>
                  <w:divBdr>
                    <w:top w:val="none" w:sz="0" w:space="0" w:color="auto"/>
                    <w:left w:val="none" w:sz="0" w:space="0" w:color="auto"/>
                    <w:bottom w:val="none" w:sz="0" w:space="0" w:color="auto"/>
                    <w:right w:val="none" w:sz="0" w:space="0" w:color="auto"/>
                  </w:divBdr>
                </w:div>
                <w:div w:id="1775242981">
                  <w:marLeft w:val="0"/>
                  <w:marRight w:val="0"/>
                  <w:marTop w:val="0"/>
                  <w:marBottom w:val="0"/>
                  <w:divBdr>
                    <w:top w:val="none" w:sz="0" w:space="0" w:color="auto"/>
                    <w:left w:val="none" w:sz="0" w:space="0" w:color="auto"/>
                    <w:bottom w:val="none" w:sz="0" w:space="0" w:color="auto"/>
                    <w:right w:val="none" w:sz="0" w:space="0" w:color="auto"/>
                  </w:divBdr>
                </w:div>
                <w:div w:id="1776905682">
                  <w:marLeft w:val="0"/>
                  <w:marRight w:val="0"/>
                  <w:marTop w:val="0"/>
                  <w:marBottom w:val="0"/>
                  <w:divBdr>
                    <w:top w:val="none" w:sz="0" w:space="0" w:color="auto"/>
                    <w:left w:val="none" w:sz="0" w:space="0" w:color="auto"/>
                    <w:bottom w:val="none" w:sz="0" w:space="0" w:color="auto"/>
                    <w:right w:val="none" w:sz="0" w:space="0" w:color="auto"/>
                  </w:divBdr>
                </w:div>
                <w:div w:id="1779059327">
                  <w:marLeft w:val="0"/>
                  <w:marRight w:val="0"/>
                  <w:marTop w:val="0"/>
                  <w:marBottom w:val="0"/>
                  <w:divBdr>
                    <w:top w:val="none" w:sz="0" w:space="0" w:color="auto"/>
                    <w:left w:val="none" w:sz="0" w:space="0" w:color="auto"/>
                    <w:bottom w:val="none" w:sz="0" w:space="0" w:color="auto"/>
                    <w:right w:val="none" w:sz="0" w:space="0" w:color="auto"/>
                  </w:divBdr>
                </w:div>
                <w:div w:id="1781024294">
                  <w:marLeft w:val="0"/>
                  <w:marRight w:val="0"/>
                  <w:marTop w:val="0"/>
                  <w:marBottom w:val="0"/>
                  <w:divBdr>
                    <w:top w:val="none" w:sz="0" w:space="0" w:color="auto"/>
                    <w:left w:val="none" w:sz="0" w:space="0" w:color="auto"/>
                    <w:bottom w:val="none" w:sz="0" w:space="0" w:color="auto"/>
                    <w:right w:val="none" w:sz="0" w:space="0" w:color="auto"/>
                  </w:divBdr>
                </w:div>
                <w:div w:id="1782072308">
                  <w:marLeft w:val="0"/>
                  <w:marRight w:val="0"/>
                  <w:marTop w:val="0"/>
                  <w:marBottom w:val="0"/>
                  <w:divBdr>
                    <w:top w:val="none" w:sz="0" w:space="0" w:color="auto"/>
                    <w:left w:val="none" w:sz="0" w:space="0" w:color="auto"/>
                    <w:bottom w:val="none" w:sz="0" w:space="0" w:color="auto"/>
                    <w:right w:val="none" w:sz="0" w:space="0" w:color="auto"/>
                  </w:divBdr>
                </w:div>
                <w:div w:id="1782457383">
                  <w:marLeft w:val="0"/>
                  <w:marRight w:val="0"/>
                  <w:marTop w:val="0"/>
                  <w:marBottom w:val="0"/>
                  <w:divBdr>
                    <w:top w:val="none" w:sz="0" w:space="0" w:color="auto"/>
                    <w:left w:val="none" w:sz="0" w:space="0" w:color="auto"/>
                    <w:bottom w:val="none" w:sz="0" w:space="0" w:color="auto"/>
                    <w:right w:val="none" w:sz="0" w:space="0" w:color="auto"/>
                  </w:divBdr>
                </w:div>
                <w:div w:id="1793599014">
                  <w:marLeft w:val="0"/>
                  <w:marRight w:val="0"/>
                  <w:marTop w:val="0"/>
                  <w:marBottom w:val="0"/>
                  <w:divBdr>
                    <w:top w:val="none" w:sz="0" w:space="0" w:color="auto"/>
                    <w:left w:val="none" w:sz="0" w:space="0" w:color="auto"/>
                    <w:bottom w:val="none" w:sz="0" w:space="0" w:color="auto"/>
                    <w:right w:val="none" w:sz="0" w:space="0" w:color="auto"/>
                  </w:divBdr>
                </w:div>
                <w:div w:id="1793671422">
                  <w:marLeft w:val="0"/>
                  <w:marRight w:val="0"/>
                  <w:marTop w:val="0"/>
                  <w:marBottom w:val="0"/>
                  <w:divBdr>
                    <w:top w:val="none" w:sz="0" w:space="0" w:color="auto"/>
                    <w:left w:val="none" w:sz="0" w:space="0" w:color="auto"/>
                    <w:bottom w:val="none" w:sz="0" w:space="0" w:color="auto"/>
                    <w:right w:val="none" w:sz="0" w:space="0" w:color="auto"/>
                  </w:divBdr>
                </w:div>
                <w:div w:id="1794470982">
                  <w:marLeft w:val="0"/>
                  <w:marRight w:val="0"/>
                  <w:marTop w:val="0"/>
                  <w:marBottom w:val="0"/>
                  <w:divBdr>
                    <w:top w:val="none" w:sz="0" w:space="0" w:color="auto"/>
                    <w:left w:val="none" w:sz="0" w:space="0" w:color="auto"/>
                    <w:bottom w:val="none" w:sz="0" w:space="0" w:color="auto"/>
                    <w:right w:val="none" w:sz="0" w:space="0" w:color="auto"/>
                  </w:divBdr>
                </w:div>
                <w:div w:id="1794904791">
                  <w:marLeft w:val="0"/>
                  <w:marRight w:val="0"/>
                  <w:marTop w:val="0"/>
                  <w:marBottom w:val="0"/>
                  <w:divBdr>
                    <w:top w:val="none" w:sz="0" w:space="0" w:color="auto"/>
                    <w:left w:val="none" w:sz="0" w:space="0" w:color="auto"/>
                    <w:bottom w:val="none" w:sz="0" w:space="0" w:color="auto"/>
                    <w:right w:val="none" w:sz="0" w:space="0" w:color="auto"/>
                  </w:divBdr>
                </w:div>
                <w:div w:id="1796757474">
                  <w:marLeft w:val="0"/>
                  <w:marRight w:val="0"/>
                  <w:marTop w:val="0"/>
                  <w:marBottom w:val="0"/>
                  <w:divBdr>
                    <w:top w:val="none" w:sz="0" w:space="0" w:color="auto"/>
                    <w:left w:val="none" w:sz="0" w:space="0" w:color="auto"/>
                    <w:bottom w:val="none" w:sz="0" w:space="0" w:color="auto"/>
                    <w:right w:val="none" w:sz="0" w:space="0" w:color="auto"/>
                  </w:divBdr>
                </w:div>
                <w:div w:id="1797481744">
                  <w:marLeft w:val="0"/>
                  <w:marRight w:val="0"/>
                  <w:marTop w:val="0"/>
                  <w:marBottom w:val="0"/>
                  <w:divBdr>
                    <w:top w:val="none" w:sz="0" w:space="0" w:color="auto"/>
                    <w:left w:val="none" w:sz="0" w:space="0" w:color="auto"/>
                    <w:bottom w:val="none" w:sz="0" w:space="0" w:color="auto"/>
                    <w:right w:val="none" w:sz="0" w:space="0" w:color="auto"/>
                  </w:divBdr>
                </w:div>
                <w:div w:id="1797601214">
                  <w:marLeft w:val="0"/>
                  <w:marRight w:val="0"/>
                  <w:marTop w:val="0"/>
                  <w:marBottom w:val="0"/>
                  <w:divBdr>
                    <w:top w:val="none" w:sz="0" w:space="0" w:color="auto"/>
                    <w:left w:val="none" w:sz="0" w:space="0" w:color="auto"/>
                    <w:bottom w:val="none" w:sz="0" w:space="0" w:color="auto"/>
                    <w:right w:val="none" w:sz="0" w:space="0" w:color="auto"/>
                  </w:divBdr>
                </w:div>
                <w:div w:id="1797672878">
                  <w:marLeft w:val="0"/>
                  <w:marRight w:val="0"/>
                  <w:marTop w:val="0"/>
                  <w:marBottom w:val="0"/>
                  <w:divBdr>
                    <w:top w:val="none" w:sz="0" w:space="0" w:color="auto"/>
                    <w:left w:val="none" w:sz="0" w:space="0" w:color="auto"/>
                    <w:bottom w:val="none" w:sz="0" w:space="0" w:color="auto"/>
                    <w:right w:val="none" w:sz="0" w:space="0" w:color="auto"/>
                  </w:divBdr>
                </w:div>
                <w:div w:id="1800801574">
                  <w:marLeft w:val="0"/>
                  <w:marRight w:val="0"/>
                  <w:marTop w:val="0"/>
                  <w:marBottom w:val="0"/>
                  <w:divBdr>
                    <w:top w:val="none" w:sz="0" w:space="0" w:color="auto"/>
                    <w:left w:val="none" w:sz="0" w:space="0" w:color="auto"/>
                    <w:bottom w:val="none" w:sz="0" w:space="0" w:color="auto"/>
                    <w:right w:val="none" w:sz="0" w:space="0" w:color="auto"/>
                  </w:divBdr>
                </w:div>
                <w:div w:id="1802990109">
                  <w:marLeft w:val="0"/>
                  <w:marRight w:val="0"/>
                  <w:marTop w:val="0"/>
                  <w:marBottom w:val="0"/>
                  <w:divBdr>
                    <w:top w:val="none" w:sz="0" w:space="0" w:color="auto"/>
                    <w:left w:val="none" w:sz="0" w:space="0" w:color="auto"/>
                    <w:bottom w:val="none" w:sz="0" w:space="0" w:color="auto"/>
                    <w:right w:val="none" w:sz="0" w:space="0" w:color="auto"/>
                  </w:divBdr>
                </w:div>
                <w:div w:id="1803307726">
                  <w:marLeft w:val="0"/>
                  <w:marRight w:val="0"/>
                  <w:marTop w:val="0"/>
                  <w:marBottom w:val="0"/>
                  <w:divBdr>
                    <w:top w:val="none" w:sz="0" w:space="0" w:color="auto"/>
                    <w:left w:val="none" w:sz="0" w:space="0" w:color="auto"/>
                    <w:bottom w:val="none" w:sz="0" w:space="0" w:color="auto"/>
                    <w:right w:val="none" w:sz="0" w:space="0" w:color="auto"/>
                  </w:divBdr>
                </w:div>
                <w:div w:id="1804538586">
                  <w:marLeft w:val="0"/>
                  <w:marRight w:val="0"/>
                  <w:marTop w:val="0"/>
                  <w:marBottom w:val="0"/>
                  <w:divBdr>
                    <w:top w:val="none" w:sz="0" w:space="0" w:color="auto"/>
                    <w:left w:val="none" w:sz="0" w:space="0" w:color="auto"/>
                    <w:bottom w:val="none" w:sz="0" w:space="0" w:color="auto"/>
                    <w:right w:val="none" w:sz="0" w:space="0" w:color="auto"/>
                  </w:divBdr>
                </w:div>
                <w:div w:id="1808081741">
                  <w:marLeft w:val="0"/>
                  <w:marRight w:val="0"/>
                  <w:marTop w:val="0"/>
                  <w:marBottom w:val="0"/>
                  <w:divBdr>
                    <w:top w:val="none" w:sz="0" w:space="0" w:color="auto"/>
                    <w:left w:val="none" w:sz="0" w:space="0" w:color="auto"/>
                    <w:bottom w:val="none" w:sz="0" w:space="0" w:color="auto"/>
                    <w:right w:val="none" w:sz="0" w:space="0" w:color="auto"/>
                  </w:divBdr>
                </w:div>
                <w:div w:id="1808282142">
                  <w:marLeft w:val="0"/>
                  <w:marRight w:val="0"/>
                  <w:marTop w:val="0"/>
                  <w:marBottom w:val="0"/>
                  <w:divBdr>
                    <w:top w:val="none" w:sz="0" w:space="0" w:color="auto"/>
                    <w:left w:val="none" w:sz="0" w:space="0" w:color="auto"/>
                    <w:bottom w:val="none" w:sz="0" w:space="0" w:color="auto"/>
                    <w:right w:val="none" w:sz="0" w:space="0" w:color="auto"/>
                  </w:divBdr>
                </w:div>
                <w:div w:id="1810896801">
                  <w:marLeft w:val="0"/>
                  <w:marRight w:val="0"/>
                  <w:marTop w:val="0"/>
                  <w:marBottom w:val="0"/>
                  <w:divBdr>
                    <w:top w:val="none" w:sz="0" w:space="0" w:color="auto"/>
                    <w:left w:val="none" w:sz="0" w:space="0" w:color="auto"/>
                    <w:bottom w:val="none" w:sz="0" w:space="0" w:color="auto"/>
                    <w:right w:val="none" w:sz="0" w:space="0" w:color="auto"/>
                  </w:divBdr>
                </w:div>
                <w:div w:id="1813256512">
                  <w:marLeft w:val="0"/>
                  <w:marRight w:val="0"/>
                  <w:marTop w:val="0"/>
                  <w:marBottom w:val="0"/>
                  <w:divBdr>
                    <w:top w:val="none" w:sz="0" w:space="0" w:color="auto"/>
                    <w:left w:val="none" w:sz="0" w:space="0" w:color="auto"/>
                    <w:bottom w:val="none" w:sz="0" w:space="0" w:color="auto"/>
                    <w:right w:val="none" w:sz="0" w:space="0" w:color="auto"/>
                  </w:divBdr>
                </w:div>
                <w:div w:id="1814445168">
                  <w:marLeft w:val="0"/>
                  <w:marRight w:val="0"/>
                  <w:marTop w:val="0"/>
                  <w:marBottom w:val="0"/>
                  <w:divBdr>
                    <w:top w:val="none" w:sz="0" w:space="0" w:color="auto"/>
                    <w:left w:val="none" w:sz="0" w:space="0" w:color="auto"/>
                    <w:bottom w:val="none" w:sz="0" w:space="0" w:color="auto"/>
                    <w:right w:val="none" w:sz="0" w:space="0" w:color="auto"/>
                  </w:divBdr>
                </w:div>
                <w:div w:id="1816724166">
                  <w:marLeft w:val="0"/>
                  <w:marRight w:val="0"/>
                  <w:marTop w:val="0"/>
                  <w:marBottom w:val="0"/>
                  <w:divBdr>
                    <w:top w:val="none" w:sz="0" w:space="0" w:color="auto"/>
                    <w:left w:val="none" w:sz="0" w:space="0" w:color="auto"/>
                    <w:bottom w:val="none" w:sz="0" w:space="0" w:color="auto"/>
                    <w:right w:val="none" w:sz="0" w:space="0" w:color="auto"/>
                  </w:divBdr>
                </w:div>
                <w:div w:id="1820030433">
                  <w:marLeft w:val="0"/>
                  <w:marRight w:val="0"/>
                  <w:marTop w:val="0"/>
                  <w:marBottom w:val="0"/>
                  <w:divBdr>
                    <w:top w:val="none" w:sz="0" w:space="0" w:color="auto"/>
                    <w:left w:val="none" w:sz="0" w:space="0" w:color="auto"/>
                    <w:bottom w:val="none" w:sz="0" w:space="0" w:color="auto"/>
                    <w:right w:val="none" w:sz="0" w:space="0" w:color="auto"/>
                  </w:divBdr>
                </w:div>
                <w:div w:id="1820420830">
                  <w:marLeft w:val="0"/>
                  <w:marRight w:val="0"/>
                  <w:marTop w:val="0"/>
                  <w:marBottom w:val="0"/>
                  <w:divBdr>
                    <w:top w:val="none" w:sz="0" w:space="0" w:color="auto"/>
                    <w:left w:val="none" w:sz="0" w:space="0" w:color="auto"/>
                    <w:bottom w:val="none" w:sz="0" w:space="0" w:color="auto"/>
                    <w:right w:val="none" w:sz="0" w:space="0" w:color="auto"/>
                  </w:divBdr>
                </w:div>
                <w:div w:id="1822191310">
                  <w:marLeft w:val="0"/>
                  <w:marRight w:val="0"/>
                  <w:marTop w:val="0"/>
                  <w:marBottom w:val="0"/>
                  <w:divBdr>
                    <w:top w:val="none" w:sz="0" w:space="0" w:color="auto"/>
                    <w:left w:val="none" w:sz="0" w:space="0" w:color="auto"/>
                    <w:bottom w:val="none" w:sz="0" w:space="0" w:color="auto"/>
                    <w:right w:val="none" w:sz="0" w:space="0" w:color="auto"/>
                  </w:divBdr>
                </w:div>
                <w:div w:id="1824421694">
                  <w:marLeft w:val="0"/>
                  <w:marRight w:val="0"/>
                  <w:marTop w:val="0"/>
                  <w:marBottom w:val="0"/>
                  <w:divBdr>
                    <w:top w:val="none" w:sz="0" w:space="0" w:color="auto"/>
                    <w:left w:val="none" w:sz="0" w:space="0" w:color="auto"/>
                    <w:bottom w:val="none" w:sz="0" w:space="0" w:color="auto"/>
                    <w:right w:val="none" w:sz="0" w:space="0" w:color="auto"/>
                  </w:divBdr>
                </w:div>
                <w:div w:id="1824926440">
                  <w:marLeft w:val="0"/>
                  <w:marRight w:val="0"/>
                  <w:marTop w:val="0"/>
                  <w:marBottom w:val="0"/>
                  <w:divBdr>
                    <w:top w:val="none" w:sz="0" w:space="0" w:color="auto"/>
                    <w:left w:val="none" w:sz="0" w:space="0" w:color="auto"/>
                    <w:bottom w:val="none" w:sz="0" w:space="0" w:color="auto"/>
                    <w:right w:val="none" w:sz="0" w:space="0" w:color="auto"/>
                  </w:divBdr>
                </w:div>
                <w:div w:id="1825050759">
                  <w:marLeft w:val="0"/>
                  <w:marRight w:val="0"/>
                  <w:marTop w:val="0"/>
                  <w:marBottom w:val="0"/>
                  <w:divBdr>
                    <w:top w:val="none" w:sz="0" w:space="0" w:color="auto"/>
                    <w:left w:val="none" w:sz="0" w:space="0" w:color="auto"/>
                    <w:bottom w:val="none" w:sz="0" w:space="0" w:color="auto"/>
                    <w:right w:val="none" w:sz="0" w:space="0" w:color="auto"/>
                  </w:divBdr>
                </w:div>
                <w:div w:id="1829247454">
                  <w:marLeft w:val="0"/>
                  <w:marRight w:val="0"/>
                  <w:marTop w:val="0"/>
                  <w:marBottom w:val="0"/>
                  <w:divBdr>
                    <w:top w:val="none" w:sz="0" w:space="0" w:color="auto"/>
                    <w:left w:val="none" w:sz="0" w:space="0" w:color="auto"/>
                    <w:bottom w:val="none" w:sz="0" w:space="0" w:color="auto"/>
                    <w:right w:val="none" w:sz="0" w:space="0" w:color="auto"/>
                  </w:divBdr>
                </w:div>
                <w:div w:id="1831630136">
                  <w:marLeft w:val="0"/>
                  <w:marRight w:val="0"/>
                  <w:marTop w:val="0"/>
                  <w:marBottom w:val="0"/>
                  <w:divBdr>
                    <w:top w:val="none" w:sz="0" w:space="0" w:color="auto"/>
                    <w:left w:val="none" w:sz="0" w:space="0" w:color="auto"/>
                    <w:bottom w:val="none" w:sz="0" w:space="0" w:color="auto"/>
                    <w:right w:val="none" w:sz="0" w:space="0" w:color="auto"/>
                  </w:divBdr>
                </w:div>
                <w:div w:id="1831826020">
                  <w:marLeft w:val="0"/>
                  <w:marRight w:val="0"/>
                  <w:marTop w:val="0"/>
                  <w:marBottom w:val="0"/>
                  <w:divBdr>
                    <w:top w:val="none" w:sz="0" w:space="0" w:color="auto"/>
                    <w:left w:val="none" w:sz="0" w:space="0" w:color="auto"/>
                    <w:bottom w:val="none" w:sz="0" w:space="0" w:color="auto"/>
                    <w:right w:val="none" w:sz="0" w:space="0" w:color="auto"/>
                  </w:divBdr>
                </w:div>
                <w:div w:id="1835488113">
                  <w:marLeft w:val="0"/>
                  <w:marRight w:val="0"/>
                  <w:marTop w:val="0"/>
                  <w:marBottom w:val="0"/>
                  <w:divBdr>
                    <w:top w:val="none" w:sz="0" w:space="0" w:color="auto"/>
                    <w:left w:val="none" w:sz="0" w:space="0" w:color="auto"/>
                    <w:bottom w:val="none" w:sz="0" w:space="0" w:color="auto"/>
                    <w:right w:val="none" w:sz="0" w:space="0" w:color="auto"/>
                  </w:divBdr>
                </w:div>
                <w:div w:id="1835683124">
                  <w:marLeft w:val="0"/>
                  <w:marRight w:val="0"/>
                  <w:marTop w:val="0"/>
                  <w:marBottom w:val="0"/>
                  <w:divBdr>
                    <w:top w:val="none" w:sz="0" w:space="0" w:color="auto"/>
                    <w:left w:val="none" w:sz="0" w:space="0" w:color="auto"/>
                    <w:bottom w:val="none" w:sz="0" w:space="0" w:color="auto"/>
                    <w:right w:val="none" w:sz="0" w:space="0" w:color="auto"/>
                  </w:divBdr>
                </w:div>
                <w:div w:id="1837114653">
                  <w:marLeft w:val="0"/>
                  <w:marRight w:val="0"/>
                  <w:marTop w:val="0"/>
                  <w:marBottom w:val="0"/>
                  <w:divBdr>
                    <w:top w:val="none" w:sz="0" w:space="0" w:color="auto"/>
                    <w:left w:val="none" w:sz="0" w:space="0" w:color="auto"/>
                    <w:bottom w:val="none" w:sz="0" w:space="0" w:color="auto"/>
                    <w:right w:val="none" w:sz="0" w:space="0" w:color="auto"/>
                  </w:divBdr>
                </w:div>
                <w:div w:id="1837645154">
                  <w:marLeft w:val="0"/>
                  <w:marRight w:val="0"/>
                  <w:marTop w:val="0"/>
                  <w:marBottom w:val="0"/>
                  <w:divBdr>
                    <w:top w:val="none" w:sz="0" w:space="0" w:color="auto"/>
                    <w:left w:val="none" w:sz="0" w:space="0" w:color="auto"/>
                    <w:bottom w:val="none" w:sz="0" w:space="0" w:color="auto"/>
                    <w:right w:val="none" w:sz="0" w:space="0" w:color="auto"/>
                  </w:divBdr>
                </w:div>
                <w:div w:id="1839416351">
                  <w:marLeft w:val="0"/>
                  <w:marRight w:val="0"/>
                  <w:marTop w:val="0"/>
                  <w:marBottom w:val="0"/>
                  <w:divBdr>
                    <w:top w:val="none" w:sz="0" w:space="0" w:color="auto"/>
                    <w:left w:val="none" w:sz="0" w:space="0" w:color="auto"/>
                    <w:bottom w:val="none" w:sz="0" w:space="0" w:color="auto"/>
                    <w:right w:val="none" w:sz="0" w:space="0" w:color="auto"/>
                  </w:divBdr>
                </w:div>
                <w:div w:id="1840191059">
                  <w:marLeft w:val="0"/>
                  <w:marRight w:val="0"/>
                  <w:marTop w:val="0"/>
                  <w:marBottom w:val="0"/>
                  <w:divBdr>
                    <w:top w:val="none" w:sz="0" w:space="0" w:color="auto"/>
                    <w:left w:val="none" w:sz="0" w:space="0" w:color="auto"/>
                    <w:bottom w:val="none" w:sz="0" w:space="0" w:color="auto"/>
                    <w:right w:val="none" w:sz="0" w:space="0" w:color="auto"/>
                  </w:divBdr>
                </w:div>
                <w:div w:id="1840463207">
                  <w:marLeft w:val="0"/>
                  <w:marRight w:val="0"/>
                  <w:marTop w:val="0"/>
                  <w:marBottom w:val="0"/>
                  <w:divBdr>
                    <w:top w:val="none" w:sz="0" w:space="0" w:color="auto"/>
                    <w:left w:val="none" w:sz="0" w:space="0" w:color="auto"/>
                    <w:bottom w:val="none" w:sz="0" w:space="0" w:color="auto"/>
                    <w:right w:val="none" w:sz="0" w:space="0" w:color="auto"/>
                  </w:divBdr>
                </w:div>
                <w:div w:id="1840536627">
                  <w:marLeft w:val="0"/>
                  <w:marRight w:val="0"/>
                  <w:marTop w:val="0"/>
                  <w:marBottom w:val="0"/>
                  <w:divBdr>
                    <w:top w:val="none" w:sz="0" w:space="0" w:color="auto"/>
                    <w:left w:val="none" w:sz="0" w:space="0" w:color="auto"/>
                    <w:bottom w:val="none" w:sz="0" w:space="0" w:color="auto"/>
                    <w:right w:val="none" w:sz="0" w:space="0" w:color="auto"/>
                  </w:divBdr>
                </w:div>
                <w:div w:id="1841118756">
                  <w:marLeft w:val="0"/>
                  <w:marRight w:val="0"/>
                  <w:marTop w:val="0"/>
                  <w:marBottom w:val="0"/>
                  <w:divBdr>
                    <w:top w:val="none" w:sz="0" w:space="0" w:color="auto"/>
                    <w:left w:val="none" w:sz="0" w:space="0" w:color="auto"/>
                    <w:bottom w:val="none" w:sz="0" w:space="0" w:color="auto"/>
                    <w:right w:val="none" w:sz="0" w:space="0" w:color="auto"/>
                  </w:divBdr>
                </w:div>
                <w:div w:id="1843004000">
                  <w:marLeft w:val="0"/>
                  <w:marRight w:val="0"/>
                  <w:marTop w:val="0"/>
                  <w:marBottom w:val="0"/>
                  <w:divBdr>
                    <w:top w:val="none" w:sz="0" w:space="0" w:color="auto"/>
                    <w:left w:val="none" w:sz="0" w:space="0" w:color="auto"/>
                    <w:bottom w:val="none" w:sz="0" w:space="0" w:color="auto"/>
                    <w:right w:val="none" w:sz="0" w:space="0" w:color="auto"/>
                  </w:divBdr>
                </w:div>
                <w:div w:id="1846093228">
                  <w:marLeft w:val="0"/>
                  <w:marRight w:val="0"/>
                  <w:marTop w:val="0"/>
                  <w:marBottom w:val="0"/>
                  <w:divBdr>
                    <w:top w:val="none" w:sz="0" w:space="0" w:color="auto"/>
                    <w:left w:val="none" w:sz="0" w:space="0" w:color="auto"/>
                    <w:bottom w:val="none" w:sz="0" w:space="0" w:color="auto"/>
                    <w:right w:val="none" w:sz="0" w:space="0" w:color="auto"/>
                  </w:divBdr>
                </w:div>
                <w:div w:id="1846624745">
                  <w:marLeft w:val="0"/>
                  <w:marRight w:val="0"/>
                  <w:marTop w:val="0"/>
                  <w:marBottom w:val="0"/>
                  <w:divBdr>
                    <w:top w:val="none" w:sz="0" w:space="0" w:color="auto"/>
                    <w:left w:val="none" w:sz="0" w:space="0" w:color="auto"/>
                    <w:bottom w:val="none" w:sz="0" w:space="0" w:color="auto"/>
                    <w:right w:val="none" w:sz="0" w:space="0" w:color="auto"/>
                  </w:divBdr>
                </w:div>
                <w:div w:id="1847086079">
                  <w:marLeft w:val="0"/>
                  <w:marRight w:val="0"/>
                  <w:marTop w:val="0"/>
                  <w:marBottom w:val="0"/>
                  <w:divBdr>
                    <w:top w:val="none" w:sz="0" w:space="0" w:color="auto"/>
                    <w:left w:val="none" w:sz="0" w:space="0" w:color="auto"/>
                    <w:bottom w:val="none" w:sz="0" w:space="0" w:color="auto"/>
                    <w:right w:val="none" w:sz="0" w:space="0" w:color="auto"/>
                  </w:divBdr>
                </w:div>
                <w:div w:id="1851218869">
                  <w:marLeft w:val="0"/>
                  <w:marRight w:val="0"/>
                  <w:marTop w:val="0"/>
                  <w:marBottom w:val="0"/>
                  <w:divBdr>
                    <w:top w:val="none" w:sz="0" w:space="0" w:color="auto"/>
                    <w:left w:val="none" w:sz="0" w:space="0" w:color="auto"/>
                    <w:bottom w:val="none" w:sz="0" w:space="0" w:color="auto"/>
                    <w:right w:val="none" w:sz="0" w:space="0" w:color="auto"/>
                  </w:divBdr>
                </w:div>
                <w:div w:id="1853571345">
                  <w:marLeft w:val="0"/>
                  <w:marRight w:val="0"/>
                  <w:marTop w:val="0"/>
                  <w:marBottom w:val="0"/>
                  <w:divBdr>
                    <w:top w:val="none" w:sz="0" w:space="0" w:color="auto"/>
                    <w:left w:val="none" w:sz="0" w:space="0" w:color="auto"/>
                    <w:bottom w:val="none" w:sz="0" w:space="0" w:color="auto"/>
                    <w:right w:val="none" w:sz="0" w:space="0" w:color="auto"/>
                  </w:divBdr>
                </w:div>
                <w:div w:id="1854299784">
                  <w:marLeft w:val="0"/>
                  <w:marRight w:val="0"/>
                  <w:marTop w:val="0"/>
                  <w:marBottom w:val="0"/>
                  <w:divBdr>
                    <w:top w:val="none" w:sz="0" w:space="0" w:color="auto"/>
                    <w:left w:val="none" w:sz="0" w:space="0" w:color="auto"/>
                    <w:bottom w:val="none" w:sz="0" w:space="0" w:color="auto"/>
                    <w:right w:val="none" w:sz="0" w:space="0" w:color="auto"/>
                  </w:divBdr>
                </w:div>
                <w:div w:id="1854802437">
                  <w:marLeft w:val="0"/>
                  <w:marRight w:val="0"/>
                  <w:marTop w:val="0"/>
                  <w:marBottom w:val="0"/>
                  <w:divBdr>
                    <w:top w:val="none" w:sz="0" w:space="0" w:color="auto"/>
                    <w:left w:val="none" w:sz="0" w:space="0" w:color="auto"/>
                    <w:bottom w:val="none" w:sz="0" w:space="0" w:color="auto"/>
                    <w:right w:val="none" w:sz="0" w:space="0" w:color="auto"/>
                  </w:divBdr>
                </w:div>
                <w:div w:id="1857422316">
                  <w:marLeft w:val="0"/>
                  <w:marRight w:val="0"/>
                  <w:marTop w:val="0"/>
                  <w:marBottom w:val="0"/>
                  <w:divBdr>
                    <w:top w:val="none" w:sz="0" w:space="0" w:color="auto"/>
                    <w:left w:val="none" w:sz="0" w:space="0" w:color="auto"/>
                    <w:bottom w:val="none" w:sz="0" w:space="0" w:color="auto"/>
                    <w:right w:val="none" w:sz="0" w:space="0" w:color="auto"/>
                  </w:divBdr>
                </w:div>
                <w:div w:id="1858349555">
                  <w:marLeft w:val="0"/>
                  <w:marRight w:val="0"/>
                  <w:marTop w:val="0"/>
                  <w:marBottom w:val="0"/>
                  <w:divBdr>
                    <w:top w:val="none" w:sz="0" w:space="0" w:color="auto"/>
                    <w:left w:val="none" w:sz="0" w:space="0" w:color="auto"/>
                    <w:bottom w:val="none" w:sz="0" w:space="0" w:color="auto"/>
                    <w:right w:val="none" w:sz="0" w:space="0" w:color="auto"/>
                  </w:divBdr>
                </w:div>
                <w:div w:id="1858810085">
                  <w:marLeft w:val="0"/>
                  <w:marRight w:val="0"/>
                  <w:marTop w:val="0"/>
                  <w:marBottom w:val="0"/>
                  <w:divBdr>
                    <w:top w:val="none" w:sz="0" w:space="0" w:color="auto"/>
                    <w:left w:val="none" w:sz="0" w:space="0" w:color="auto"/>
                    <w:bottom w:val="none" w:sz="0" w:space="0" w:color="auto"/>
                    <w:right w:val="none" w:sz="0" w:space="0" w:color="auto"/>
                  </w:divBdr>
                </w:div>
                <w:div w:id="1861897935">
                  <w:marLeft w:val="0"/>
                  <w:marRight w:val="0"/>
                  <w:marTop w:val="0"/>
                  <w:marBottom w:val="0"/>
                  <w:divBdr>
                    <w:top w:val="none" w:sz="0" w:space="0" w:color="auto"/>
                    <w:left w:val="none" w:sz="0" w:space="0" w:color="auto"/>
                    <w:bottom w:val="none" w:sz="0" w:space="0" w:color="auto"/>
                    <w:right w:val="none" w:sz="0" w:space="0" w:color="auto"/>
                  </w:divBdr>
                </w:div>
                <w:div w:id="1862089874">
                  <w:marLeft w:val="0"/>
                  <w:marRight w:val="0"/>
                  <w:marTop w:val="0"/>
                  <w:marBottom w:val="0"/>
                  <w:divBdr>
                    <w:top w:val="none" w:sz="0" w:space="0" w:color="auto"/>
                    <w:left w:val="none" w:sz="0" w:space="0" w:color="auto"/>
                    <w:bottom w:val="none" w:sz="0" w:space="0" w:color="auto"/>
                    <w:right w:val="none" w:sz="0" w:space="0" w:color="auto"/>
                  </w:divBdr>
                </w:div>
                <w:div w:id="1863274584">
                  <w:marLeft w:val="0"/>
                  <w:marRight w:val="0"/>
                  <w:marTop w:val="0"/>
                  <w:marBottom w:val="0"/>
                  <w:divBdr>
                    <w:top w:val="none" w:sz="0" w:space="0" w:color="auto"/>
                    <w:left w:val="none" w:sz="0" w:space="0" w:color="auto"/>
                    <w:bottom w:val="none" w:sz="0" w:space="0" w:color="auto"/>
                    <w:right w:val="none" w:sz="0" w:space="0" w:color="auto"/>
                  </w:divBdr>
                </w:div>
                <w:div w:id="1863585690">
                  <w:marLeft w:val="0"/>
                  <w:marRight w:val="0"/>
                  <w:marTop w:val="0"/>
                  <w:marBottom w:val="0"/>
                  <w:divBdr>
                    <w:top w:val="none" w:sz="0" w:space="0" w:color="auto"/>
                    <w:left w:val="none" w:sz="0" w:space="0" w:color="auto"/>
                    <w:bottom w:val="none" w:sz="0" w:space="0" w:color="auto"/>
                    <w:right w:val="none" w:sz="0" w:space="0" w:color="auto"/>
                  </w:divBdr>
                </w:div>
                <w:div w:id="1863737489">
                  <w:marLeft w:val="0"/>
                  <w:marRight w:val="0"/>
                  <w:marTop w:val="0"/>
                  <w:marBottom w:val="0"/>
                  <w:divBdr>
                    <w:top w:val="none" w:sz="0" w:space="0" w:color="auto"/>
                    <w:left w:val="none" w:sz="0" w:space="0" w:color="auto"/>
                    <w:bottom w:val="none" w:sz="0" w:space="0" w:color="auto"/>
                    <w:right w:val="none" w:sz="0" w:space="0" w:color="auto"/>
                  </w:divBdr>
                </w:div>
                <w:div w:id="1865634524">
                  <w:marLeft w:val="0"/>
                  <w:marRight w:val="0"/>
                  <w:marTop w:val="0"/>
                  <w:marBottom w:val="0"/>
                  <w:divBdr>
                    <w:top w:val="none" w:sz="0" w:space="0" w:color="auto"/>
                    <w:left w:val="none" w:sz="0" w:space="0" w:color="auto"/>
                    <w:bottom w:val="none" w:sz="0" w:space="0" w:color="auto"/>
                    <w:right w:val="none" w:sz="0" w:space="0" w:color="auto"/>
                  </w:divBdr>
                </w:div>
                <w:div w:id="1865945072">
                  <w:marLeft w:val="0"/>
                  <w:marRight w:val="0"/>
                  <w:marTop w:val="0"/>
                  <w:marBottom w:val="0"/>
                  <w:divBdr>
                    <w:top w:val="none" w:sz="0" w:space="0" w:color="auto"/>
                    <w:left w:val="none" w:sz="0" w:space="0" w:color="auto"/>
                    <w:bottom w:val="none" w:sz="0" w:space="0" w:color="auto"/>
                    <w:right w:val="none" w:sz="0" w:space="0" w:color="auto"/>
                  </w:divBdr>
                </w:div>
                <w:div w:id="1866939765">
                  <w:marLeft w:val="0"/>
                  <w:marRight w:val="0"/>
                  <w:marTop w:val="0"/>
                  <w:marBottom w:val="0"/>
                  <w:divBdr>
                    <w:top w:val="none" w:sz="0" w:space="0" w:color="auto"/>
                    <w:left w:val="none" w:sz="0" w:space="0" w:color="auto"/>
                    <w:bottom w:val="none" w:sz="0" w:space="0" w:color="auto"/>
                    <w:right w:val="none" w:sz="0" w:space="0" w:color="auto"/>
                  </w:divBdr>
                </w:div>
                <w:div w:id="1867790770">
                  <w:marLeft w:val="0"/>
                  <w:marRight w:val="0"/>
                  <w:marTop w:val="0"/>
                  <w:marBottom w:val="0"/>
                  <w:divBdr>
                    <w:top w:val="none" w:sz="0" w:space="0" w:color="auto"/>
                    <w:left w:val="none" w:sz="0" w:space="0" w:color="auto"/>
                    <w:bottom w:val="none" w:sz="0" w:space="0" w:color="auto"/>
                    <w:right w:val="none" w:sz="0" w:space="0" w:color="auto"/>
                  </w:divBdr>
                </w:div>
                <w:div w:id="1868904011">
                  <w:marLeft w:val="0"/>
                  <w:marRight w:val="0"/>
                  <w:marTop w:val="0"/>
                  <w:marBottom w:val="0"/>
                  <w:divBdr>
                    <w:top w:val="none" w:sz="0" w:space="0" w:color="auto"/>
                    <w:left w:val="none" w:sz="0" w:space="0" w:color="auto"/>
                    <w:bottom w:val="none" w:sz="0" w:space="0" w:color="auto"/>
                    <w:right w:val="none" w:sz="0" w:space="0" w:color="auto"/>
                  </w:divBdr>
                </w:div>
                <w:div w:id="1869025543">
                  <w:marLeft w:val="0"/>
                  <w:marRight w:val="0"/>
                  <w:marTop w:val="0"/>
                  <w:marBottom w:val="0"/>
                  <w:divBdr>
                    <w:top w:val="none" w:sz="0" w:space="0" w:color="auto"/>
                    <w:left w:val="none" w:sz="0" w:space="0" w:color="auto"/>
                    <w:bottom w:val="none" w:sz="0" w:space="0" w:color="auto"/>
                    <w:right w:val="none" w:sz="0" w:space="0" w:color="auto"/>
                  </w:divBdr>
                </w:div>
                <w:div w:id="1869180811">
                  <w:marLeft w:val="0"/>
                  <w:marRight w:val="0"/>
                  <w:marTop w:val="0"/>
                  <w:marBottom w:val="0"/>
                  <w:divBdr>
                    <w:top w:val="none" w:sz="0" w:space="0" w:color="auto"/>
                    <w:left w:val="none" w:sz="0" w:space="0" w:color="auto"/>
                    <w:bottom w:val="none" w:sz="0" w:space="0" w:color="auto"/>
                    <w:right w:val="none" w:sz="0" w:space="0" w:color="auto"/>
                  </w:divBdr>
                </w:div>
                <w:div w:id="1870487163">
                  <w:marLeft w:val="0"/>
                  <w:marRight w:val="0"/>
                  <w:marTop w:val="0"/>
                  <w:marBottom w:val="0"/>
                  <w:divBdr>
                    <w:top w:val="none" w:sz="0" w:space="0" w:color="auto"/>
                    <w:left w:val="none" w:sz="0" w:space="0" w:color="auto"/>
                    <w:bottom w:val="none" w:sz="0" w:space="0" w:color="auto"/>
                    <w:right w:val="none" w:sz="0" w:space="0" w:color="auto"/>
                  </w:divBdr>
                </w:div>
                <w:div w:id="1871796589">
                  <w:marLeft w:val="0"/>
                  <w:marRight w:val="0"/>
                  <w:marTop w:val="0"/>
                  <w:marBottom w:val="0"/>
                  <w:divBdr>
                    <w:top w:val="none" w:sz="0" w:space="0" w:color="auto"/>
                    <w:left w:val="none" w:sz="0" w:space="0" w:color="auto"/>
                    <w:bottom w:val="none" w:sz="0" w:space="0" w:color="auto"/>
                    <w:right w:val="none" w:sz="0" w:space="0" w:color="auto"/>
                  </w:divBdr>
                </w:div>
                <w:div w:id="1871986654">
                  <w:marLeft w:val="0"/>
                  <w:marRight w:val="0"/>
                  <w:marTop w:val="0"/>
                  <w:marBottom w:val="0"/>
                  <w:divBdr>
                    <w:top w:val="none" w:sz="0" w:space="0" w:color="auto"/>
                    <w:left w:val="none" w:sz="0" w:space="0" w:color="auto"/>
                    <w:bottom w:val="none" w:sz="0" w:space="0" w:color="auto"/>
                    <w:right w:val="none" w:sz="0" w:space="0" w:color="auto"/>
                  </w:divBdr>
                </w:div>
                <w:div w:id="1872721881">
                  <w:marLeft w:val="0"/>
                  <w:marRight w:val="0"/>
                  <w:marTop w:val="0"/>
                  <w:marBottom w:val="0"/>
                  <w:divBdr>
                    <w:top w:val="none" w:sz="0" w:space="0" w:color="auto"/>
                    <w:left w:val="none" w:sz="0" w:space="0" w:color="auto"/>
                    <w:bottom w:val="none" w:sz="0" w:space="0" w:color="auto"/>
                    <w:right w:val="none" w:sz="0" w:space="0" w:color="auto"/>
                  </w:divBdr>
                </w:div>
                <w:div w:id="1873884757">
                  <w:marLeft w:val="0"/>
                  <w:marRight w:val="0"/>
                  <w:marTop w:val="0"/>
                  <w:marBottom w:val="0"/>
                  <w:divBdr>
                    <w:top w:val="none" w:sz="0" w:space="0" w:color="auto"/>
                    <w:left w:val="none" w:sz="0" w:space="0" w:color="auto"/>
                    <w:bottom w:val="none" w:sz="0" w:space="0" w:color="auto"/>
                    <w:right w:val="none" w:sz="0" w:space="0" w:color="auto"/>
                  </w:divBdr>
                </w:div>
                <w:div w:id="1875536028">
                  <w:marLeft w:val="0"/>
                  <w:marRight w:val="0"/>
                  <w:marTop w:val="0"/>
                  <w:marBottom w:val="0"/>
                  <w:divBdr>
                    <w:top w:val="none" w:sz="0" w:space="0" w:color="auto"/>
                    <w:left w:val="none" w:sz="0" w:space="0" w:color="auto"/>
                    <w:bottom w:val="none" w:sz="0" w:space="0" w:color="auto"/>
                    <w:right w:val="none" w:sz="0" w:space="0" w:color="auto"/>
                  </w:divBdr>
                </w:div>
                <w:div w:id="1876893080">
                  <w:marLeft w:val="0"/>
                  <w:marRight w:val="0"/>
                  <w:marTop w:val="0"/>
                  <w:marBottom w:val="0"/>
                  <w:divBdr>
                    <w:top w:val="none" w:sz="0" w:space="0" w:color="auto"/>
                    <w:left w:val="none" w:sz="0" w:space="0" w:color="auto"/>
                    <w:bottom w:val="none" w:sz="0" w:space="0" w:color="auto"/>
                    <w:right w:val="none" w:sz="0" w:space="0" w:color="auto"/>
                  </w:divBdr>
                </w:div>
                <w:div w:id="1877421571">
                  <w:marLeft w:val="0"/>
                  <w:marRight w:val="0"/>
                  <w:marTop w:val="0"/>
                  <w:marBottom w:val="0"/>
                  <w:divBdr>
                    <w:top w:val="none" w:sz="0" w:space="0" w:color="auto"/>
                    <w:left w:val="none" w:sz="0" w:space="0" w:color="auto"/>
                    <w:bottom w:val="none" w:sz="0" w:space="0" w:color="auto"/>
                    <w:right w:val="none" w:sz="0" w:space="0" w:color="auto"/>
                  </w:divBdr>
                </w:div>
                <w:div w:id="1877695331">
                  <w:marLeft w:val="0"/>
                  <w:marRight w:val="0"/>
                  <w:marTop w:val="0"/>
                  <w:marBottom w:val="0"/>
                  <w:divBdr>
                    <w:top w:val="none" w:sz="0" w:space="0" w:color="auto"/>
                    <w:left w:val="none" w:sz="0" w:space="0" w:color="auto"/>
                    <w:bottom w:val="none" w:sz="0" w:space="0" w:color="auto"/>
                    <w:right w:val="none" w:sz="0" w:space="0" w:color="auto"/>
                  </w:divBdr>
                </w:div>
                <w:div w:id="1878080032">
                  <w:marLeft w:val="0"/>
                  <w:marRight w:val="0"/>
                  <w:marTop w:val="0"/>
                  <w:marBottom w:val="0"/>
                  <w:divBdr>
                    <w:top w:val="none" w:sz="0" w:space="0" w:color="auto"/>
                    <w:left w:val="none" w:sz="0" w:space="0" w:color="auto"/>
                    <w:bottom w:val="none" w:sz="0" w:space="0" w:color="auto"/>
                    <w:right w:val="none" w:sz="0" w:space="0" w:color="auto"/>
                  </w:divBdr>
                </w:div>
                <w:div w:id="1879780457">
                  <w:marLeft w:val="0"/>
                  <w:marRight w:val="0"/>
                  <w:marTop w:val="0"/>
                  <w:marBottom w:val="0"/>
                  <w:divBdr>
                    <w:top w:val="none" w:sz="0" w:space="0" w:color="auto"/>
                    <w:left w:val="none" w:sz="0" w:space="0" w:color="auto"/>
                    <w:bottom w:val="none" w:sz="0" w:space="0" w:color="auto"/>
                    <w:right w:val="none" w:sz="0" w:space="0" w:color="auto"/>
                  </w:divBdr>
                </w:div>
                <w:div w:id="1881283037">
                  <w:marLeft w:val="0"/>
                  <w:marRight w:val="0"/>
                  <w:marTop w:val="0"/>
                  <w:marBottom w:val="0"/>
                  <w:divBdr>
                    <w:top w:val="none" w:sz="0" w:space="0" w:color="auto"/>
                    <w:left w:val="none" w:sz="0" w:space="0" w:color="auto"/>
                    <w:bottom w:val="none" w:sz="0" w:space="0" w:color="auto"/>
                    <w:right w:val="none" w:sz="0" w:space="0" w:color="auto"/>
                  </w:divBdr>
                </w:div>
                <w:div w:id="1881817168">
                  <w:marLeft w:val="0"/>
                  <w:marRight w:val="0"/>
                  <w:marTop w:val="0"/>
                  <w:marBottom w:val="0"/>
                  <w:divBdr>
                    <w:top w:val="none" w:sz="0" w:space="0" w:color="auto"/>
                    <w:left w:val="none" w:sz="0" w:space="0" w:color="auto"/>
                    <w:bottom w:val="none" w:sz="0" w:space="0" w:color="auto"/>
                    <w:right w:val="none" w:sz="0" w:space="0" w:color="auto"/>
                  </w:divBdr>
                </w:div>
                <w:div w:id="1885870445">
                  <w:marLeft w:val="0"/>
                  <w:marRight w:val="0"/>
                  <w:marTop w:val="0"/>
                  <w:marBottom w:val="0"/>
                  <w:divBdr>
                    <w:top w:val="none" w:sz="0" w:space="0" w:color="auto"/>
                    <w:left w:val="none" w:sz="0" w:space="0" w:color="auto"/>
                    <w:bottom w:val="none" w:sz="0" w:space="0" w:color="auto"/>
                    <w:right w:val="none" w:sz="0" w:space="0" w:color="auto"/>
                  </w:divBdr>
                </w:div>
                <w:div w:id="1888907731">
                  <w:marLeft w:val="0"/>
                  <w:marRight w:val="0"/>
                  <w:marTop w:val="0"/>
                  <w:marBottom w:val="0"/>
                  <w:divBdr>
                    <w:top w:val="none" w:sz="0" w:space="0" w:color="auto"/>
                    <w:left w:val="none" w:sz="0" w:space="0" w:color="auto"/>
                    <w:bottom w:val="none" w:sz="0" w:space="0" w:color="auto"/>
                    <w:right w:val="none" w:sz="0" w:space="0" w:color="auto"/>
                  </w:divBdr>
                </w:div>
                <w:div w:id="1889803620">
                  <w:marLeft w:val="0"/>
                  <w:marRight w:val="0"/>
                  <w:marTop w:val="0"/>
                  <w:marBottom w:val="0"/>
                  <w:divBdr>
                    <w:top w:val="none" w:sz="0" w:space="0" w:color="auto"/>
                    <w:left w:val="none" w:sz="0" w:space="0" w:color="auto"/>
                    <w:bottom w:val="none" w:sz="0" w:space="0" w:color="auto"/>
                    <w:right w:val="none" w:sz="0" w:space="0" w:color="auto"/>
                  </w:divBdr>
                </w:div>
                <w:div w:id="1894123650">
                  <w:marLeft w:val="0"/>
                  <w:marRight w:val="0"/>
                  <w:marTop w:val="0"/>
                  <w:marBottom w:val="0"/>
                  <w:divBdr>
                    <w:top w:val="none" w:sz="0" w:space="0" w:color="auto"/>
                    <w:left w:val="none" w:sz="0" w:space="0" w:color="auto"/>
                    <w:bottom w:val="none" w:sz="0" w:space="0" w:color="auto"/>
                    <w:right w:val="none" w:sz="0" w:space="0" w:color="auto"/>
                  </w:divBdr>
                </w:div>
                <w:div w:id="1896578374">
                  <w:marLeft w:val="0"/>
                  <w:marRight w:val="0"/>
                  <w:marTop w:val="0"/>
                  <w:marBottom w:val="0"/>
                  <w:divBdr>
                    <w:top w:val="none" w:sz="0" w:space="0" w:color="auto"/>
                    <w:left w:val="none" w:sz="0" w:space="0" w:color="auto"/>
                    <w:bottom w:val="none" w:sz="0" w:space="0" w:color="auto"/>
                    <w:right w:val="none" w:sz="0" w:space="0" w:color="auto"/>
                  </w:divBdr>
                </w:div>
                <w:div w:id="1898085788">
                  <w:marLeft w:val="0"/>
                  <w:marRight w:val="0"/>
                  <w:marTop w:val="0"/>
                  <w:marBottom w:val="0"/>
                  <w:divBdr>
                    <w:top w:val="none" w:sz="0" w:space="0" w:color="auto"/>
                    <w:left w:val="none" w:sz="0" w:space="0" w:color="auto"/>
                    <w:bottom w:val="none" w:sz="0" w:space="0" w:color="auto"/>
                    <w:right w:val="none" w:sz="0" w:space="0" w:color="auto"/>
                  </w:divBdr>
                </w:div>
                <w:div w:id="1901165662">
                  <w:marLeft w:val="0"/>
                  <w:marRight w:val="0"/>
                  <w:marTop w:val="0"/>
                  <w:marBottom w:val="0"/>
                  <w:divBdr>
                    <w:top w:val="none" w:sz="0" w:space="0" w:color="auto"/>
                    <w:left w:val="none" w:sz="0" w:space="0" w:color="auto"/>
                    <w:bottom w:val="none" w:sz="0" w:space="0" w:color="auto"/>
                    <w:right w:val="none" w:sz="0" w:space="0" w:color="auto"/>
                  </w:divBdr>
                </w:div>
                <w:div w:id="1901357735">
                  <w:marLeft w:val="0"/>
                  <w:marRight w:val="0"/>
                  <w:marTop w:val="0"/>
                  <w:marBottom w:val="0"/>
                  <w:divBdr>
                    <w:top w:val="none" w:sz="0" w:space="0" w:color="auto"/>
                    <w:left w:val="none" w:sz="0" w:space="0" w:color="auto"/>
                    <w:bottom w:val="none" w:sz="0" w:space="0" w:color="auto"/>
                    <w:right w:val="none" w:sz="0" w:space="0" w:color="auto"/>
                  </w:divBdr>
                </w:div>
                <w:div w:id="1901556476">
                  <w:marLeft w:val="0"/>
                  <w:marRight w:val="0"/>
                  <w:marTop w:val="0"/>
                  <w:marBottom w:val="0"/>
                  <w:divBdr>
                    <w:top w:val="none" w:sz="0" w:space="0" w:color="auto"/>
                    <w:left w:val="none" w:sz="0" w:space="0" w:color="auto"/>
                    <w:bottom w:val="none" w:sz="0" w:space="0" w:color="auto"/>
                    <w:right w:val="none" w:sz="0" w:space="0" w:color="auto"/>
                  </w:divBdr>
                </w:div>
                <w:div w:id="1901670639">
                  <w:marLeft w:val="0"/>
                  <w:marRight w:val="0"/>
                  <w:marTop w:val="0"/>
                  <w:marBottom w:val="0"/>
                  <w:divBdr>
                    <w:top w:val="none" w:sz="0" w:space="0" w:color="auto"/>
                    <w:left w:val="none" w:sz="0" w:space="0" w:color="auto"/>
                    <w:bottom w:val="none" w:sz="0" w:space="0" w:color="auto"/>
                    <w:right w:val="none" w:sz="0" w:space="0" w:color="auto"/>
                  </w:divBdr>
                </w:div>
                <w:div w:id="1904945982">
                  <w:marLeft w:val="0"/>
                  <w:marRight w:val="0"/>
                  <w:marTop w:val="0"/>
                  <w:marBottom w:val="0"/>
                  <w:divBdr>
                    <w:top w:val="none" w:sz="0" w:space="0" w:color="auto"/>
                    <w:left w:val="none" w:sz="0" w:space="0" w:color="auto"/>
                    <w:bottom w:val="none" w:sz="0" w:space="0" w:color="auto"/>
                    <w:right w:val="none" w:sz="0" w:space="0" w:color="auto"/>
                  </w:divBdr>
                </w:div>
                <w:div w:id="1905792522">
                  <w:marLeft w:val="0"/>
                  <w:marRight w:val="0"/>
                  <w:marTop w:val="0"/>
                  <w:marBottom w:val="0"/>
                  <w:divBdr>
                    <w:top w:val="none" w:sz="0" w:space="0" w:color="auto"/>
                    <w:left w:val="none" w:sz="0" w:space="0" w:color="auto"/>
                    <w:bottom w:val="none" w:sz="0" w:space="0" w:color="auto"/>
                    <w:right w:val="none" w:sz="0" w:space="0" w:color="auto"/>
                  </w:divBdr>
                </w:div>
                <w:div w:id="1906447893">
                  <w:marLeft w:val="0"/>
                  <w:marRight w:val="0"/>
                  <w:marTop w:val="0"/>
                  <w:marBottom w:val="0"/>
                  <w:divBdr>
                    <w:top w:val="none" w:sz="0" w:space="0" w:color="auto"/>
                    <w:left w:val="none" w:sz="0" w:space="0" w:color="auto"/>
                    <w:bottom w:val="none" w:sz="0" w:space="0" w:color="auto"/>
                    <w:right w:val="none" w:sz="0" w:space="0" w:color="auto"/>
                  </w:divBdr>
                </w:div>
                <w:div w:id="1909219074">
                  <w:marLeft w:val="0"/>
                  <w:marRight w:val="0"/>
                  <w:marTop w:val="0"/>
                  <w:marBottom w:val="0"/>
                  <w:divBdr>
                    <w:top w:val="none" w:sz="0" w:space="0" w:color="auto"/>
                    <w:left w:val="none" w:sz="0" w:space="0" w:color="auto"/>
                    <w:bottom w:val="none" w:sz="0" w:space="0" w:color="auto"/>
                    <w:right w:val="none" w:sz="0" w:space="0" w:color="auto"/>
                  </w:divBdr>
                </w:div>
                <w:div w:id="1911646269">
                  <w:marLeft w:val="0"/>
                  <w:marRight w:val="0"/>
                  <w:marTop w:val="0"/>
                  <w:marBottom w:val="0"/>
                  <w:divBdr>
                    <w:top w:val="none" w:sz="0" w:space="0" w:color="auto"/>
                    <w:left w:val="none" w:sz="0" w:space="0" w:color="auto"/>
                    <w:bottom w:val="none" w:sz="0" w:space="0" w:color="auto"/>
                    <w:right w:val="none" w:sz="0" w:space="0" w:color="auto"/>
                  </w:divBdr>
                </w:div>
                <w:div w:id="1911691308">
                  <w:marLeft w:val="0"/>
                  <w:marRight w:val="0"/>
                  <w:marTop w:val="0"/>
                  <w:marBottom w:val="0"/>
                  <w:divBdr>
                    <w:top w:val="none" w:sz="0" w:space="0" w:color="auto"/>
                    <w:left w:val="none" w:sz="0" w:space="0" w:color="auto"/>
                    <w:bottom w:val="none" w:sz="0" w:space="0" w:color="auto"/>
                    <w:right w:val="none" w:sz="0" w:space="0" w:color="auto"/>
                  </w:divBdr>
                </w:div>
                <w:div w:id="1912037184">
                  <w:marLeft w:val="0"/>
                  <w:marRight w:val="0"/>
                  <w:marTop w:val="0"/>
                  <w:marBottom w:val="0"/>
                  <w:divBdr>
                    <w:top w:val="none" w:sz="0" w:space="0" w:color="auto"/>
                    <w:left w:val="none" w:sz="0" w:space="0" w:color="auto"/>
                    <w:bottom w:val="none" w:sz="0" w:space="0" w:color="auto"/>
                    <w:right w:val="none" w:sz="0" w:space="0" w:color="auto"/>
                  </w:divBdr>
                </w:div>
                <w:div w:id="1912543528">
                  <w:marLeft w:val="0"/>
                  <w:marRight w:val="0"/>
                  <w:marTop w:val="0"/>
                  <w:marBottom w:val="0"/>
                  <w:divBdr>
                    <w:top w:val="none" w:sz="0" w:space="0" w:color="auto"/>
                    <w:left w:val="none" w:sz="0" w:space="0" w:color="auto"/>
                    <w:bottom w:val="none" w:sz="0" w:space="0" w:color="auto"/>
                    <w:right w:val="none" w:sz="0" w:space="0" w:color="auto"/>
                  </w:divBdr>
                </w:div>
                <w:div w:id="1913077821">
                  <w:marLeft w:val="0"/>
                  <w:marRight w:val="0"/>
                  <w:marTop w:val="0"/>
                  <w:marBottom w:val="0"/>
                  <w:divBdr>
                    <w:top w:val="none" w:sz="0" w:space="0" w:color="auto"/>
                    <w:left w:val="none" w:sz="0" w:space="0" w:color="auto"/>
                    <w:bottom w:val="none" w:sz="0" w:space="0" w:color="auto"/>
                    <w:right w:val="none" w:sz="0" w:space="0" w:color="auto"/>
                  </w:divBdr>
                </w:div>
                <w:div w:id="1913656584">
                  <w:marLeft w:val="0"/>
                  <w:marRight w:val="0"/>
                  <w:marTop w:val="0"/>
                  <w:marBottom w:val="0"/>
                  <w:divBdr>
                    <w:top w:val="none" w:sz="0" w:space="0" w:color="auto"/>
                    <w:left w:val="none" w:sz="0" w:space="0" w:color="auto"/>
                    <w:bottom w:val="none" w:sz="0" w:space="0" w:color="auto"/>
                    <w:right w:val="none" w:sz="0" w:space="0" w:color="auto"/>
                  </w:divBdr>
                </w:div>
                <w:div w:id="1913855069">
                  <w:marLeft w:val="0"/>
                  <w:marRight w:val="0"/>
                  <w:marTop w:val="0"/>
                  <w:marBottom w:val="0"/>
                  <w:divBdr>
                    <w:top w:val="none" w:sz="0" w:space="0" w:color="auto"/>
                    <w:left w:val="none" w:sz="0" w:space="0" w:color="auto"/>
                    <w:bottom w:val="none" w:sz="0" w:space="0" w:color="auto"/>
                    <w:right w:val="none" w:sz="0" w:space="0" w:color="auto"/>
                  </w:divBdr>
                </w:div>
                <w:div w:id="1914073992">
                  <w:marLeft w:val="0"/>
                  <w:marRight w:val="0"/>
                  <w:marTop w:val="0"/>
                  <w:marBottom w:val="0"/>
                  <w:divBdr>
                    <w:top w:val="none" w:sz="0" w:space="0" w:color="auto"/>
                    <w:left w:val="none" w:sz="0" w:space="0" w:color="auto"/>
                    <w:bottom w:val="none" w:sz="0" w:space="0" w:color="auto"/>
                    <w:right w:val="none" w:sz="0" w:space="0" w:color="auto"/>
                  </w:divBdr>
                </w:div>
                <w:div w:id="1915361309">
                  <w:marLeft w:val="0"/>
                  <w:marRight w:val="0"/>
                  <w:marTop w:val="0"/>
                  <w:marBottom w:val="0"/>
                  <w:divBdr>
                    <w:top w:val="none" w:sz="0" w:space="0" w:color="auto"/>
                    <w:left w:val="none" w:sz="0" w:space="0" w:color="auto"/>
                    <w:bottom w:val="none" w:sz="0" w:space="0" w:color="auto"/>
                    <w:right w:val="none" w:sz="0" w:space="0" w:color="auto"/>
                  </w:divBdr>
                </w:div>
                <w:div w:id="1917010560">
                  <w:marLeft w:val="0"/>
                  <w:marRight w:val="0"/>
                  <w:marTop w:val="0"/>
                  <w:marBottom w:val="0"/>
                  <w:divBdr>
                    <w:top w:val="none" w:sz="0" w:space="0" w:color="auto"/>
                    <w:left w:val="none" w:sz="0" w:space="0" w:color="auto"/>
                    <w:bottom w:val="none" w:sz="0" w:space="0" w:color="auto"/>
                    <w:right w:val="none" w:sz="0" w:space="0" w:color="auto"/>
                  </w:divBdr>
                </w:div>
                <w:div w:id="1917982547">
                  <w:marLeft w:val="0"/>
                  <w:marRight w:val="0"/>
                  <w:marTop w:val="0"/>
                  <w:marBottom w:val="0"/>
                  <w:divBdr>
                    <w:top w:val="none" w:sz="0" w:space="0" w:color="auto"/>
                    <w:left w:val="none" w:sz="0" w:space="0" w:color="auto"/>
                    <w:bottom w:val="none" w:sz="0" w:space="0" w:color="auto"/>
                    <w:right w:val="none" w:sz="0" w:space="0" w:color="auto"/>
                  </w:divBdr>
                </w:div>
                <w:div w:id="1920553200">
                  <w:marLeft w:val="0"/>
                  <w:marRight w:val="0"/>
                  <w:marTop w:val="0"/>
                  <w:marBottom w:val="0"/>
                  <w:divBdr>
                    <w:top w:val="none" w:sz="0" w:space="0" w:color="auto"/>
                    <w:left w:val="none" w:sz="0" w:space="0" w:color="auto"/>
                    <w:bottom w:val="none" w:sz="0" w:space="0" w:color="auto"/>
                    <w:right w:val="none" w:sz="0" w:space="0" w:color="auto"/>
                  </w:divBdr>
                </w:div>
                <w:div w:id="1921207463">
                  <w:marLeft w:val="0"/>
                  <w:marRight w:val="0"/>
                  <w:marTop w:val="0"/>
                  <w:marBottom w:val="0"/>
                  <w:divBdr>
                    <w:top w:val="none" w:sz="0" w:space="0" w:color="auto"/>
                    <w:left w:val="none" w:sz="0" w:space="0" w:color="auto"/>
                    <w:bottom w:val="none" w:sz="0" w:space="0" w:color="auto"/>
                    <w:right w:val="none" w:sz="0" w:space="0" w:color="auto"/>
                  </w:divBdr>
                </w:div>
                <w:div w:id="1921527220">
                  <w:marLeft w:val="0"/>
                  <w:marRight w:val="0"/>
                  <w:marTop w:val="0"/>
                  <w:marBottom w:val="0"/>
                  <w:divBdr>
                    <w:top w:val="none" w:sz="0" w:space="0" w:color="auto"/>
                    <w:left w:val="none" w:sz="0" w:space="0" w:color="auto"/>
                    <w:bottom w:val="none" w:sz="0" w:space="0" w:color="auto"/>
                    <w:right w:val="none" w:sz="0" w:space="0" w:color="auto"/>
                  </w:divBdr>
                </w:div>
                <w:div w:id="1921717454">
                  <w:marLeft w:val="0"/>
                  <w:marRight w:val="0"/>
                  <w:marTop w:val="0"/>
                  <w:marBottom w:val="0"/>
                  <w:divBdr>
                    <w:top w:val="none" w:sz="0" w:space="0" w:color="auto"/>
                    <w:left w:val="none" w:sz="0" w:space="0" w:color="auto"/>
                    <w:bottom w:val="none" w:sz="0" w:space="0" w:color="auto"/>
                    <w:right w:val="none" w:sz="0" w:space="0" w:color="auto"/>
                  </w:divBdr>
                </w:div>
                <w:div w:id="1922326427">
                  <w:marLeft w:val="0"/>
                  <w:marRight w:val="0"/>
                  <w:marTop w:val="0"/>
                  <w:marBottom w:val="0"/>
                  <w:divBdr>
                    <w:top w:val="none" w:sz="0" w:space="0" w:color="auto"/>
                    <w:left w:val="none" w:sz="0" w:space="0" w:color="auto"/>
                    <w:bottom w:val="none" w:sz="0" w:space="0" w:color="auto"/>
                    <w:right w:val="none" w:sz="0" w:space="0" w:color="auto"/>
                  </w:divBdr>
                </w:div>
                <w:div w:id="1922710509">
                  <w:marLeft w:val="0"/>
                  <w:marRight w:val="0"/>
                  <w:marTop w:val="0"/>
                  <w:marBottom w:val="0"/>
                  <w:divBdr>
                    <w:top w:val="none" w:sz="0" w:space="0" w:color="auto"/>
                    <w:left w:val="none" w:sz="0" w:space="0" w:color="auto"/>
                    <w:bottom w:val="none" w:sz="0" w:space="0" w:color="auto"/>
                    <w:right w:val="none" w:sz="0" w:space="0" w:color="auto"/>
                  </w:divBdr>
                </w:div>
                <w:div w:id="1924484637">
                  <w:marLeft w:val="0"/>
                  <w:marRight w:val="0"/>
                  <w:marTop w:val="0"/>
                  <w:marBottom w:val="0"/>
                  <w:divBdr>
                    <w:top w:val="none" w:sz="0" w:space="0" w:color="auto"/>
                    <w:left w:val="none" w:sz="0" w:space="0" w:color="auto"/>
                    <w:bottom w:val="none" w:sz="0" w:space="0" w:color="auto"/>
                    <w:right w:val="none" w:sz="0" w:space="0" w:color="auto"/>
                  </w:divBdr>
                </w:div>
                <w:div w:id="1925146744">
                  <w:marLeft w:val="0"/>
                  <w:marRight w:val="0"/>
                  <w:marTop w:val="0"/>
                  <w:marBottom w:val="0"/>
                  <w:divBdr>
                    <w:top w:val="none" w:sz="0" w:space="0" w:color="auto"/>
                    <w:left w:val="none" w:sz="0" w:space="0" w:color="auto"/>
                    <w:bottom w:val="none" w:sz="0" w:space="0" w:color="auto"/>
                    <w:right w:val="none" w:sz="0" w:space="0" w:color="auto"/>
                  </w:divBdr>
                </w:div>
                <w:div w:id="1925526708">
                  <w:marLeft w:val="0"/>
                  <w:marRight w:val="0"/>
                  <w:marTop w:val="0"/>
                  <w:marBottom w:val="0"/>
                  <w:divBdr>
                    <w:top w:val="none" w:sz="0" w:space="0" w:color="auto"/>
                    <w:left w:val="none" w:sz="0" w:space="0" w:color="auto"/>
                    <w:bottom w:val="none" w:sz="0" w:space="0" w:color="auto"/>
                    <w:right w:val="none" w:sz="0" w:space="0" w:color="auto"/>
                  </w:divBdr>
                </w:div>
                <w:div w:id="1929733393">
                  <w:marLeft w:val="0"/>
                  <w:marRight w:val="0"/>
                  <w:marTop w:val="0"/>
                  <w:marBottom w:val="0"/>
                  <w:divBdr>
                    <w:top w:val="none" w:sz="0" w:space="0" w:color="auto"/>
                    <w:left w:val="none" w:sz="0" w:space="0" w:color="auto"/>
                    <w:bottom w:val="none" w:sz="0" w:space="0" w:color="auto"/>
                    <w:right w:val="none" w:sz="0" w:space="0" w:color="auto"/>
                  </w:divBdr>
                </w:div>
                <w:div w:id="1931624451">
                  <w:marLeft w:val="0"/>
                  <w:marRight w:val="0"/>
                  <w:marTop w:val="0"/>
                  <w:marBottom w:val="0"/>
                  <w:divBdr>
                    <w:top w:val="none" w:sz="0" w:space="0" w:color="auto"/>
                    <w:left w:val="none" w:sz="0" w:space="0" w:color="auto"/>
                    <w:bottom w:val="none" w:sz="0" w:space="0" w:color="auto"/>
                    <w:right w:val="none" w:sz="0" w:space="0" w:color="auto"/>
                  </w:divBdr>
                </w:div>
                <w:div w:id="1931886451">
                  <w:marLeft w:val="0"/>
                  <w:marRight w:val="0"/>
                  <w:marTop w:val="0"/>
                  <w:marBottom w:val="0"/>
                  <w:divBdr>
                    <w:top w:val="none" w:sz="0" w:space="0" w:color="auto"/>
                    <w:left w:val="none" w:sz="0" w:space="0" w:color="auto"/>
                    <w:bottom w:val="none" w:sz="0" w:space="0" w:color="auto"/>
                    <w:right w:val="none" w:sz="0" w:space="0" w:color="auto"/>
                  </w:divBdr>
                </w:div>
                <w:div w:id="1932467959">
                  <w:marLeft w:val="0"/>
                  <w:marRight w:val="0"/>
                  <w:marTop w:val="0"/>
                  <w:marBottom w:val="0"/>
                  <w:divBdr>
                    <w:top w:val="none" w:sz="0" w:space="0" w:color="auto"/>
                    <w:left w:val="none" w:sz="0" w:space="0" w:color="auto"/>
                    <w:bottom w:val="none" w:sz="0" w:space="0" w:color="auto"/>
                    <w:right w:val="none" w:sz="0" w:space="0" w:color="auto"/>
                  </w:divBdr>
                </w:div>
                <w:div w:id="1933472490">
                  <w:marLeft w:val="0"/>
                  <w:marRight w:val="0"/>
                  <w:marTop w:val="0"/>
                  <w:marBottom w:val="0"/>
                  <w:divBdr>
                    <w:top w:val="none" w:sz="0" w:space="0" w:color="auto"/>
                    <w:left w:val="none" w:sz="0" w:space="0" w:color="auto"/>
                    <w:bottom w:val="none" w:sz="0" w:space="0" w:color="auto"/>
                    <w:right w:val="none" w:sz="0" w:space="0" w:color="auto"/>
                  </w:divBdr>
                </w:div>
                <w:div w:id="1934388300">
                  <w:marLeft w:val="0"/>
                  <w:marRight w:val="0"/>
                  <w:marTop w:val="0"/>
                  <w:marBottom w:val="0"/>
                  <w:divBdr>
                    <w:top w:val="none" w:sz="0" w:space="0" w:color="auto"/>
                    <w:left w:val="none" w:sz="0" w:space="0" w:color="auto"/>
                    <w:bottom w:val="none" w:sz="0" w:space="0" w:color="auto"/>
                    <w:right w:val="none" w:sz="0" w:space="0" w:color="auto"/>
                  </w:divBdr>
                </w:div>
                <w:div w:id="1934513732">
                  <w:marLeft w:val="0"/>
                  <w:marRight w:val="0"/>
                  <w:marTop w:val="0"/>
                  <w:marBottom w:val="0"/>
                  <w:divBdr>
                    <w:top w:val="none" w:sz="0" w:space="0" w:color="auto"/>
                    <w:left w:val="none" w:sz="0" w:space="0" w:color="auto"/>
                    <w:bottom w:val="none" w:sz="0" w:space="0" w:color="auto"/>
                    <w:right w:val="none" w:sz="0" w:space="0" w:color="auto"/>
                  </w:divBdr>
                </w:div>
                <w:div w:id="1935043738">
                  <w:marLeft w:val="0"/>
                  <w:marRight w:val="0"/>
                  <w:marTop w:val="0"/>
                  <w:marBottom w:val="0"/>
                  <w:divBdr>
                    <w:top w:val="none" w:sz="0" w:space="0" w:color="auto"/>
                    <w:left w:val="none" w:sz="0" w:space="0" w:color="auto"/>
                    <w:bottom w:val="none" w:sz="0" w:space="0" w:color="auto"/>
                    <w:right w:val="none" w:sz="0" w:space="0" w:color="auto"/>
                  </w:divBdr>
                </w:div>
                <w:div w:id="1936594708">
                  <w:marLeft w:val="0"/>
                  <w:marRight w:val="0"/>
                  <w:marTop w:val="0"/>
                  <w:marBottom w:val="0"/>
                  <w:divBdr>
                    <w:top w:val="none" w:sz="0" w:space="0" w:color="auto"/>
                    <w:left w:val="none" w:sz="0" w:space="0" w:color="auto"/>
                    <w:bottom w:val="none" w:sz="0" w:space="0" w:color="auto"/>
                    <w:right w:val="none" w:sz="0" w:space="0" w:color="auto"/>
                  </w:divBdr>
                </w:div>
                <w:div w:id="1937471793">
                  <w:marLeft w:val="0"/>
                  <w:marRight w:val="0"/>
                  <w:marTop w:val="0"/>
                  <w:marBottom w:val="0"/>
                  <w:divBdr>
                    <w:top w:val="none" w:sz="0" w:space="0" w:color="auto"/>
                    <w:left w:val="none" w:sz="0" w:space="0" w:color="auto"/>
                    <w:bottom w:val="none" w:sz="0" w:space="0" w:color="auto"/>
                    <w:right w:val="none" w:sz="0" w:space="0" w:color="auto"/>
                  </w:divBdr>
                </w:div>
                <w:div w:id="1938294227">
                  <w:marLeft w:val="0"/>
                  <w:marRight w:val="0"/>
                  <w:marTop w:val="0"/>
                  <w:marBottom w:val="0"/>
                  <w:divBdr>
                    <w:top w:val="none" w:sz="0" w:space="0" w:color="auto"/>
                    <w:left w:val="none" w:sz="0" w:space="0" w:color="auto"/>
                    <w:bottom w:val="none" w:sz="0" w:space="0" w:color="auto"/>
                    <w:right w:val="none" w:sz="0" w:space="0" w:color="auto"/>
                  </w:divBdr>
                </w:div>
                <w:div w:id="1939605227">
                  <w:marLeft w:val="0"/>
                  <w:marRight w:val="0"/>
                  <w:marTop w:val="0"/>
                  <w:marBottom w:val="0"/>
                  <w:divBdr>
                    <w:top w:val="none" w:sz="0" w:space="0" w:color="auto"/>
                    <w:left w:val="none" w:sz="0" w:space="0" w:color="auto"/>
                    <w:bottom w:val="none" w:sz="0" w:space="0" w:color="auto"/>
                    <w:right w:val="none" w:sz="0" w:space="0" w:color="auto"/>
                  </w:divBdr>
                </w:div>
                <w:div w:id="1940674874">
                  <w:marLeft w:val="0"/>
                  <w:marRight w:val="0"/>
                  <w:marTop w:val="0"/>
                  <w:marBottom w:val="0"/>
                  <w:divBdr>
                    <w:top w:val="none" w:sz="0" w:space="0" w:color="auto"/>
                    <w:left w:val="none" w:sz="0" w:space="0" w:color="auto"/>
                    <w:bottom w:val="none" w:sz="0" w:space="0" w:color="auto"/>
                    <w:right w:val="none" w:sz="0" w:space="0" w:color="auto"/>
                  </w:divBdr>
                </w:div>
                <w:div w:id="1943105218">
                  <w:marLeft w:val="0"/>
                  <w:marRight w:val="0"/>
                  <w:marTop w:val="0"/>
                  <w:marBottom w:val="0"/>
                  <w:divBdr>
                    <w:top w:val="none" w:sz="0" w:space="0" w:color="auto"/>
                    <w:left w:val="none" w:sz="0" w:space="0" w:color="auto"/>
                    <w:bottom w:val="none" w:sz="0" w:space="0" w:color="auto"/>
                    <w:right w:val="none" w:sz="0" w:space="0" w:color="auto"/>
                  </w:divBdr>
                </w:div>
                <w:div w:id="1943413906">
                  <w:marLeft w:val="0"/>
                  <w:marRight w:val="0"/>
                  <w:marTop w:val="0"/>
                  <w:marBottom w:val="0"/>
                  <w:divBdr>
                    <w:top w:val="none" w:sz="0" w:space="0" w:color="auto"/>
                    <w:left w:val="none" w:sz="0" w:space="0" w:color="auto"/>
                    <w:bottom w:val="none" w:sz="0" w:space="0" w:color="auto"/>
                    <w:right w:val="none" w:sz="0" w:space="0" w:color="auto"/>
                  </w:divBdr>
                </w:div>
                <w:div w:id="1945108753">
                  <w:marLeft w:val="0"/>
                  <w:marRight w:val="0"/>
                  <w:marTop w:val="0"/>
                  <w:marBottom w:val="0"/>
                  <w:divBdr>
                    <w:top w:val="none" w:sz="0" w:space="0" w:color="auto"/>
                    <w:left w:val="none" w:sz="0" w:space="0" w:color="auto"/>
                    <w:bottom w:val="none" w:sz="0" w:space="0" w:color="auto"/>
                    <w:right w:val="none" w:sz="0" w:space="0" w:color="auto"/>
                  </w:divBdr>
                </w:div>
                <w:div w:id="1946302126">
                  <w:marLeft w:val="0"/>
                  <w:marRight w:val="0"/>
                  <w:marTop w:val="0"/>
                  <w:marBottom w:val="0"/>
                  <w:divBdr>
                    <w:top w:val="none" w:sz="0" w:space="0" w:color="auto"/>
                    <w:left w:val="none" w:sz="0" w:space="0" w:color="auto"/>
                    <w:bottom w:val="none" w:sz="0" w:space="0" w:color="auto"/>
                    <w:right w:val="none" w:sz="0" w:space="0" w:color="auto"/>
                  </w:divBdr>
                </w:div>
                <w:div w:id="1946884968">
                  <w:marLeft w:val="0"/>
                  <w:marRight w:val="0"/>
                  <w:marTop w:val="0"/>
                  <w:marBottom w:val="0"/>
                  <w:divBdr>
                    <w:top w:val="none" w:sz="0" w:space="0" w:color="auto"/>
                    <w:left w:val="none" w:sz="0" w:space="0" w:color="auto"/>
                    <w:bottom w:val="none" w:sz="0" w:space="0" w:color="auto"/>
                    <w:right w:val="none" w:sz="0" w:space="0" w:color="auto"/>
                  </w:divBdr>
                </w:div>
                <w:div w:id="1947300457">
                  <w:marLeft w:val="0"/>
                  <w:marRight w:val="0"/>
                  <w:marTop w:val="0"/>
                  <w:marBottom w:val="0"/>
                  <w:divBdr>
                    <w:top w:val="none" w:sz="0" w:space="0" w:color="auto"/>
                    <w:left w:val="none" w:sz="0" w:space="0" w:color="auto"/>
                    <w:bottom w:val="none" w:sz="0" w:space="0" w:color="auto"/>
                    <w:right w:val="none" w:sz="0" w:space="0" w:color="auto"/>
                  </w:divBdr>
                </w:div>
                <w:div w:id="1948612546">
                  <w:marLeft w:val="0"/>
                  <w:marRight w:val="0"/>
                  <w:marTop w:val="0"/>
                  <w:marBottom w:val="0"/>
                  <w:divBdr>
                    <w:top w:val="none" w:sz="0" w:space="0" w:color="auto"/>
                    <w:left w:val="none" w:sz="0" w:space="0" w:color="auto"/>
                    <w:bottom w:val="none" w:sz="0" w:space="0" w:color="auto"/>
                    <w:right w:val="none" w:sz="0" w:space="0" w:color="auto"/>
                  </w:divBdr>
                </w:div>
                <w:div w:id="1950967733">
                  <w:marLeft w:val="0"/>
                  <w:marRight w:val="0"/>
                  <w:marTop w:val="0"/>
                  <w:marBottom w:val="0"/>
                  <w:divBdr>
                    <w:top w:val="none" w:sz="0" w:space="0" w:color="auto"/>
                    <w:left w:val="none" w:sz="0" w:space="0" w:color="auto"/>
                    <w:bottom w:val="none" w:sz="0" w:space="0" w:color="auto"/>
                    <w:right w:val="none" w:sz="0" w:space="0" w:color="auto"/>
                  </w:divBdr>
                </w:div>
                <w:div w:id="1951743999">
                  <w:marLeft w:val="0"/>
                  <w:marRight w:val="0"/>
                  <w:marTop w:val="0"/>
                  <w:marBottom w:val="0"/>
                  <w:divBdr>
                    <w:top w:val="none" w:sz="0" w:space="0" w:color="auto"/>
                    <w:left w:val="none" w:sz="0" w:space="0" w:color="auto"/>
                    <w:bottom w:val="none" w:sz="0" w:space="0" w:color="auto"/>
                    <w:right w:val="none" w:sz="0" w:space="0" w:color="auto"/>
                  </w:divBdr>
                </w:div>
                <w:div w:id="1954088068">
                  <w:marLeft w:val="0"/>
                  <w:marRight w:val="0"/>
                  <w:marTop w:val="0"/>
                  <w:marBottom w:val="0"/>
                  <w:divBdr>
                    <w:top w:val="none" w:sz="0" w:space="0" w:color="auto"/>
                    <w:left w:val="none" w:sz="0" w:space="0" w:color="auto"/>
                    <w:bottom w:val="none" w:sz="0" w:space="0" w:color="auto"/>
                    <w:right w:val="none" w:sz="0" w:space="0" w:color="auto"/>
                  </w:divBdr>
                </w:div>
                <w:div w:id="1954290089">
                  <w:marLeft w:val="0"/>
                  <w:marRight w:val="0"/>
                  <w:marTop w:val="0"/>
                  <w:marBottom w:val="0"/>
                  <w:divBdr>
                    <w:top w:val="none" w:sz="0" w:space="0" w:color="auto"/>
                    <w:left w:val="none" w:sz="0" w:space="0" w:color="auto"/>
                    <w:bottom w:val="none" w:sz="0" w:space="0" w:color="auto"/>
                    <w:right w:val="none" w:sz="0" w:space="0" w:color="auto"/>
                  </w:divBdr>
                </w:div>
                <w:div w:id="1954365693">
                  <w:marLeft w:val="0"/>
                  <w:marRight w:val="0"/>
                  <w:marTop w:val="0"/>
                  <w:marBottom w:val="0"/>
                  <w:divBdr>
                    <w:top w:val="none" w:sz="0" w:space="0" w:color="auto"/>
                    <w:left w:val="none" w:sz="0" w:space="0" w:color="auto"/>
                    <w:bottom w:val="none" w:sz="0" w:space="0" w:color="auto"/>
                    <w:right w:val="none" w:sz="0" w:space="0" w:color="auto"/>
                  </w:divBdr>
                </w:div>
                <w:div w:id="1955868486">
                  <w:marLeft w:val="0"/>
                  <w:marRight w:val="0"/>
                  <w:marTop w:val="0"/>
                  <w:marBottom w:val="0"/>
                  <w:divBdr>
                    <w:top w:val="none" w:sz="0" w:space="0" w:color="auto"/>
                    <w:left w:val="none" w:sz="0" w:space="0" w:color="auto"/>
                    <w:bottom w:val="none" w:sz="0" w:space="0" w:color="auto"/>
                    <w:right w:val="none" w:sz="0" w:space="0" w:color="auto"/>
                  </w:divBdr>
                </w:div>
                <w:div w:id="1956595002">
                  <w:marLeft w:val="0"/>
                  <w:marRight w:val="0"/>
                  <w:marTop w:val="0"/>
                  <w:marBottom w:val="0"/>
                  <w:divBdr>
                    <w:top w:val="none" w:sz="0" w:space="0" w:color="auto"/>
                    <w:left w:val="none" w:sz="0" w:space="0" w:color="auto"/>
                    <w:bottom w:val="none" w:sz="0" w:space="0" w:color="auto"/>
                    <w:right w:val="none" w:sz="0" w:space="0" w:color="auto"/>
                  </w:divBdr>
                </w:div>
                <w:div w:id="1958178301">
                  <w:marLeft w:val="0"/>
                  <w:marRight w:val="0"/>
                  <w:marTop w:val="0"/>
                  <w:marBottom w:val="0"/>
                  <w:divBdr>
                    <w:top w:val="none" w:sz="0" w:space="0" w:color="auto"/>
                    <w:left w:val="none" w:sz="0" w:space="0" w:color="auto"/>
                    <w:bottom w:val="none" w:sz="0" w:space="0" w:color="auto"/>
                    <w:right w:val="none" w:sz="0" w:space="0" w:color="auto"/>
                  </w:divBdr>
                </w:div>
                <w:div w:id="1958833573">
                  <w:marLeft w:val="0"/>
                  <w:marRight w:val="0"/>
                  <w:marTop w:val="0"/>
                  <w:marBottom w:val="0"/>
                  <w:divBdr>
                    <w:top w:val="none" w:sz="0" w:space="0" w:color="auto"/>
                    <w:left w:val="none" w:sz="0" w:space="0" w:color="auto"/>
                    <w:bottom w:val="none" w:sz="0" w:space="0" w:color="auto"/>
                    <w:right w:val="none" w:sz="0" w:space="0" w:color="auto"/>
                  </w:divBdr>
                </w:div>
                <w:div w:id="1959069448">
                  <w:marLeft w:val="0"/>
                  <w:marRight w:val="0"/>
                  <w:marTop w:val="0"/>
                  <w:marBottom w:val="0"/>
                  <w:divBdr>
                    <w:top w:val="none" w:sz="0" w:space="0" w:color="auto"/>
                    <w:left w:val="none" w:sz="0" w:space="0" w:color="auto"/>
                    <w:bottom w:val="none" w:sz="0" w:space="0" w:color="auto"/>
                    <w:right w:val="none" w:sz="0" w:space="0" w:color="auto"/>
                  </w:divBdr>
                </w:div>
                <w:div w:id="1959755311">
                  <w:marLeft w:val="0"/>
                  <w:marRight w:val="0"/>
                  <w:marTop w:val="0"/>
                  <w:marBottom w:val="0"/>
                  <w:divBdr>
                    <w:top w:val="none" w:sz="0" w:space="0" w:color="auto"/>
                    <w:left w:val="none" w:sz="0" w:space="0" w:color="auto"/>
                    <w:bottom w:val="none" w:sz="0" w:space="0" w:color="auto"/>
                    <w:right w:val="none" w:sz="0" w:space="0" w:color="auto"/>
                  </w:divBdr>
                </w:div>
                <w:div w:id="1960139593">
                  <w:marLeft w:val="0"/>
                  <w:marRight w:val="0"/>
                  <w:marTop w:val="0"/>
                  <w:marBottom w:val="0"/>
                  <w:divBdr>
                    <w:top w:val="none" w:sz="0" w:space="0" w:color="auto"/>
                    <w:left w:val="none" w:sz="0" w:space="0" w:color="auto"/>
                    <w:bottom w:val="none" w:sz="0" w:space="0" w:color="auto"/>
                    <w:right w:val="none" w:sz="0" w:space="0" w:color="auto"/>
                  </w:divBdr>
                </w:div>
                <w:div w:id="1963687691">
                  <w:marLeft w:val="0"/>
                  <w:marRight w:val="0"/>
                  <w:marTop w:val="0"/>
                  <w:marBottom w:val="0"/>
                  <w:divBdr>
                    <w:top w:val="none" w:sz="0" w:space="0" w:color="auto"/>
                    <w:left w:val="none" w:sz="0" w:space="0" w:color="auto"/>
                    <w:bottom w:val="none" w:sz="0" w:space="0" w:color="auto"/>
                    <w:right w:val="none" w:sz="0" w:space="0" w:color="auto"/>
                  </w:divBdr>
                </w:div>
                <w:div w:id="1964146460">
                  <w:marLeft w:val="0"/>
                  <w:marRight w:val="0"/>
                  <w:marTop w:val="0"/>
                  <w:marBottom w:val="0"/>
                  <w:divBdr>
                    <w:top w:val="none" w:sz="0" w:space="0" w:color="auto"/>
                    <w:left w:val="none" w:sz="0" w:space="0" w:color="auto"/>
                    <w:bottom w:val="none" w:sz="0" w:space="0" w:color="auto"/>
                    <w:right w:val="none" w:sz="0" w:space="0" w:color="auto"/>
                  </w:divBdr>
                </w:div>
                <w:div w:id="1965385739">
                  <w:marLeft w:val="0"/>
                  <w:marRight w:val="0"/>
                  <w:marTop w:val="0"/>
                  <w:marBottom w:val="0"/>
                  <w:divBdr>
                    <w:top w:val="none" w:sz="0" w:space="0" w:color="auto"/>
                    <w:left w:val="none" w:sz="0" w:space="0" w:color="auto"/>
                    <w:bottom w:val="none" w:sz="0" w:space="0" w:color="auto"/>
                    <w:right w:val="none" w:sz="0" w:space="0" w:color="auto"/>
                  </w:divBdr>
                </w:div>
                <w:div w:id="1966154157">
                  <w:marLeft w:val="0"/>
                  <w:marRight w:val="0"/>
                  <w:marTop w:val="0"/>
                  <w:marBottom w:val="0"/>
                  <w:divBdr>
                    <w:top w:val="none" w:sz="0" w:space="0" w:color="auto"/>
                    <w:left w:val="none" w:sz="0" w:space="0" w:color="auto"/>
                    <w:bottom w:val="none" w:sz="0" w:space="0" w:color="auto"/>
                    <w:right w:val="none" w:sz="0" w:space="0" w:color="auto"/>
                  </w:divBdr>
                </w:div>
                <w:div w:id="1966891335">
                  <w:marLeft w:val="0"/>
                  <w:marRight w:val="0"/>
                  <w:marTop w:val="0"/>
                  <w:marBottom w:val="0"/>
                  <w:divBdr>
                    <w:top w:val="none" w:sz="0" w:space="0" w:color="auto"/>
                    <w:left w:val="none" w:sz="0" w:space="0" w:color="auto"/>
                    <w:bottom w:val="none" w:sz="0" w:space="0" w:color="auto"/>
                    <w:right w:val="none" w:sz="0" w:space="0" w:color="auto"/>
                  </w:divBdr>
                </w:div>
                <w:div w:id="1966933070">
                  <w:marLeft w:val="0"/>
                  <w:marRight w:val="0"/>
                  <w:marTop w:val="0"/>
                  <w:marBottom w:val="0"/>
                  <w:divBdr>
                    <w:top w:val="none" w:sz="0" w:space="0" w:color="auto"/>
                    <w:left w:val="none" w:sz="0" w:space="0" w:color="auto"/>
                    <w:bottom w:val="none" w:sz="0" w:space="0" w:color="auto"/>
                    <w:right w:val="none" w:sz="0" w:space="0" w:color="auto"/>
                  </w:divBdr>
                </w:div>
                <w:div w:id="1968392427">
                  <w:marLeft w:val="0"/>
                  <w:marRight w:val="0"/>
                  <w:marTop w:val="0"/>
                  <w:marBottom w:val="0"/>
                  <w:divBdr>
                    <w:top w:val="none" w:sz="0" w:space="0" w:color="auto"/>
                    <w:left w:val="none" w:sz="0" w:space="0" w:color="auto"/>
                    <w:bottom w:val="none" w:sz="0" w:space="0" w:color="auto"/>
                    <w:right w:val="none" w:sz="0" w:space="0" w:color="auto"/>
                  </w:divBdr>
                </w:div>
                <w:div w:id="1968853117">
                  <w:marLeft w:val="0"/>
                  <w:marRight w:val="0"/>
                  <w:marTop w:val="0"/>
                  <w:marBottom w:val="0"/>
                  <w:divBdr>
                    <w:top w:val="none" w:sz="0" w:space="0" w:color="auto"/>
                    <w:left w:val="none" w:sz="0" w:space="0" w:color="auto"/>
                    <w:bottom w:val="none" w:sz="0" w:space="0" w:color="auto"/>
                    <w:right w:val="none" w:sz="0" w:space="0" w:color="auto"/>
                  </w:divBdr>
                </w:div>
                <w:div w:id="1969118200">
                  <w:marLeft w:val="0"/>
                  <w:marRight w:val="0"/>
                  <w:marTop w:val="0"/>
                  <w:marBottom w:val="0"/>
                  <w:divBdr>
                    <w:top w:val="none" w:sz="0" w:space="0" w:color="auto"/>
                    <w:left w:val="none" w:sz="0" w:space="0" w:color="auto"/>
                    <w:bottom w:val="none" w:sz="0" w:space="0" w:color="auto"/>
                    <w:right w:val="none" w:sz="0" w:space="0" w:color="auto"/>
                  </w:divBdr>
                </w:div>
                <w:div w:id="1969973203">
                  <w:marLeft w:val="0"/>
                  <w:marRight w:val="0"/>
                  <w:marTop w:val="0"/>
                  <w:marBottom w:val="0"/>
                  <w:divBdr>
                    <w:top w:val="none" w:sz="0" w:space="0" w:color="auto"/>
                    <w:left w:val="none" w:sz="0" w:space="0" w:color="auto"/>
                    <w:bottom w:val="none" w:sz="0" w:space="0" w:color="auto"/>
                    <w:right w:val="none" w:sz="0" w:space="0" w:color="auto"/>
                  </w:divBdr>
                </w:div>
                <w:div w:id="1970015896">
                  <w:marLeft w:val="0"/>
                  <w:marRight w:val="0"/>
                  <w:marTop w:val="0"/>
                  <w:marBottom w:val="0"/>
                  <w:divBdr>
                    <w:top w:val="none" w:sz="0" w:space="0" w:color="auto"/>
                    <w:left w:val="none" w:sz="0" w:space="0" w:color="auto"/>
                    <w:bottom w:val="none" w:sz="0" w:space="0" w:color="auto"/>
                    <w:right w:val="none" w:sz="0" w:space="0" w:color="auto"/>
                  </w:divBdr>
                </w:div>
                <w:div w:id="1970865017">
                  <w:marLeft w:val="0"/>
                  <w:marRight w:val="0"/>
                  <w:marTop w:val="0"/>
                  <w:marBottom w:val="0"/>
                  <w:divBdr>
                    <w:top w:val="none" w:sz="0" w:space="0" w:color="auto"/>
                    <w:left w:val="none" w:sz="0" w:space="0" w:color="auto"/>
                    <w:bottom w:val="none" w:sz="0" w:space="0" w:color="auto"/>
                    <w:right w:val="none" w:sz="0" w:space="0" w:color="auto"/>
                  </w:divBdr>
                </w:div>
                <w:div w:id="1971668825">
                  <w:marLeft w:val="0"/>
                  <w:marRight w:val="0"/>
                  <w:marTop w:val="0"/>
                  <w:marBottom w:val="0"/>
                  <w:divBdr>
                    <w:top w:val="none" w:sz="0" w:space="0" w:color="auto"/>
                    <w:left w:val="none" w:sz="0" w:space="0" w:color="auto"/>
                    <w:bottom w:val="none" w:sz="0" w:space="0" w:color="auto"/>
                    <w:right w:val="none" w:sz="0" w:space="0" w:color="auto"/>
                  </w:divBdr>
                </w:div>
                <w:div w:id="1972442104">
                  <w:marLeft w:val="0"/>
                  <w:marRight w:val="0"/>
                  <w:marTop w:val="0"/>
                  <w:marBottom w:val="0"/>
                  <w:divBdr>
                    <w:top w:val="none" w:sz="0" w:space="0" w:color="auto"/>
                    <w:left w:val="none" w:sz="0" w:space="0" w:color="auto"/>
                    <w:bottom w:val="none" w:sz="0" w:space="0" w:color="auto"/>
                    <w:right w:val="none" w:sz="0" w:space="0" w:color="auto"/>
                  </w:divBdr>
                </w:div>
                <w:div w:id="1973749591">
                  <w:marLeft w:val="0"/>
                  <w:marRight w:val="0"/>
                  <w:marTop w:val="0"/>
                  <w:marBottom w:val="0"/>
                  <w:divBdr>
                    <w:top w:val="none" w:sz="0" w:space="0" w:color="auto"/>
                    <w:left w:val="none" w:sz="0" w:space="0" w:color="auto"/>
                    <w:bottom w:val="none" w:sz="0" w:space="0" w:color="auto"/>
                    <w:right w:val="none" w:sz="0" w:space="0" w:color="auto"/>
                  </w:divBdr>
                </w:div>
                <w:div w:id="1976989047">
                  <w:marLeft w:val="0"/>
                  <w:marRight w:val="0"/>
                  <w:marTop w:val="0"/>
                  <w:marBottom w:val="0"/>
                  <w:divBdr>
                    <w:top w:val="none" w:sz="0" w:space="0" w:color="auto"/>
                    <w:left w:val="none" w:sz="0" w:space="0" w:color="auto"/>
                    <w:bottom w:val="none" w:sz="0" w:space="0" w:color="auto"/>
                    <w:right w:val="none" w:sz="0" w:space="0" w:color="auto"/>
                  </w:divBdr>
                </w:div>
                <w:div w:id="1978800987">
                  <w:marLeft w:val="0"/>
                  <w:marRight w:val="0"/>
                  <w:marTop w:val="0"/>
                  <w:marBottom w:val="0"/>
                  <w:divBdr>
                    <w:top w:val="none" w:sz="0" w:space="0" w:color="auto"/>
                    <w:left w:val="none" w:sz="0" w:space="0" w:color="auto"/>
                    <w:bottom w:val="none" w:sz="0" w:space="0" w:color="auto"/>
                    <w:right w:val="none" w:sz="0" w:space="0" w:color="auto"/>
                  </w:divBdr>
                </w:div>
                <w:div w:id="1978872203">
                  <w:marLeft w:val="0"/>
                  <w:marRight w:val="0"/>
                  <w:marTop w:val="0"/>
                  <w:marBottom w:val="0"/>
                  <w:divBdr>
                    <w:top w:val="none" w:sz="0" w:space="0" w:color="auto"/>
                    <w:left w:val="none" w:sz="0" w:space="0" w:color="auto"/>
                    <w:bottom w:val="none" w:sz="0" w:space="0" w:color="auto"/>
                    <w:right w:val="none" w:sz="0" w:space="0" w:color="auto"/>
                  </w:divBdr>
                </w:div>
                <w:div w:id="1979257320">
                  <w:marLeft w:val="0"/>
                  <w:marRight w:val="0"/>
                  <w:marTop w:val="0"/>
                  <w:marBottom w:val="0"/>
                  <w:divBdr>
                    <w:top w:val="none" w:sz="0" w:space="0" w:color="auto"/>
                    <w:left w:val="none" w:sz="0" w:space="0" w:color="auto"/>
                    <w:bottom w:val="none" w:sz="0" w:space="0" w:color="auto"/>
                    <w:right w:val="none" w:sz="0" w:space="0" w:color="auto"/>
                  </w:divBdr>
                </w:div>
                <w:div w:id="1979335665">
                  <w:marLeft w:val="0"/>
                  <w:marRight w:val="0"/>
                  <w:marTop w:val="0"/>
                  <w:marBottom w:val="0"/>
                  <w:divBdr>
                    <w:top w:val="none" w:sz="0" w:space="0" w:color="auto"/>
                    <w:left w:val="none" w:sz="0" w:space="0" w:color="auto"/>
                    <w:bottom w:val="none" w:sz="0" w:space="0" w:color="auto"/>
                    <w:right w:val="none" w:sz="0" w:space="0" w:color="auto"/>
                  </w:divBdr>
                </w:div>
                <w:div w:id="1979794645">
                  <w:marLeft w:val="0"/>
                  <w:marRight w:val="0"/>
                  <w:marTop w:val="0"/>
                  <w:marBottom w:val="0"/>
                  <w:divBdr>
                    <w:top w:val="none" w:sz="0" w:space="0" w:color="auto"/>
                    <w:left w:val="none" w:sz="0" w:space="0" w:color="auto"/>
                    <w:bottom w:val="none" w:sz="0" w:space="0" w:color="auto"/>
                    <w:right w:val="none" w:sz="0" w:space="0" w:color="auto"/>
                  </w:divBdr>
                </w:div>
                <w:div w:id="1979921431">
                  <w:marLeft w:val="0"/>
                  <w:marRight w:val="0"/>
                  <w:marTop w:val="0"/>
                  <w:marBottom w:val="0"/>
                  <w:divBdr>
                    <w:top w:val="none" w:sz="0" w:space="0" w:color="auto"/>
                    <w:left w:val="none" w:sz="0" w:space="0" w:color="auto"/>
                    <w:bottom w:val="none" w:sz="0" w:space="0" w:color="auto"/>
                    <w:right w:val="none" w:sz="0" w:space="0" w:color="auto"/>
                  </w:divBdr>
                </w:div>
                <w:div w:id="1983340165">
                  <w:marLeft w:val="0"/>
                  <w:marRight w:val="0"/>
                  <w:marTop w:val="0"/>
                  <w:marBottom w:val="0"/>
                  <w:divBdr>
                    <w:top w:val="none" w:sz="0" w:space="0" w:color="auto"/>
                    <w:left w:val="none" w:sz="0" w:space="0" w:color="auto"/>
                    <w:bottom w:val="none" w:sz="0" w:space="0" w:color="auto"/>
                    <w:right w:val="none" w:sz="0" w:space="0" w:color="auto"/>
                  </w:divBdr>
                </w:div>
                <w:div w:id="1983998832">
                  <w:marLeft w:val="0"/>
                  <w:marRight w:val="0"/>
                  <w:marTop w:val="0"/>
                  <w:marBottom w:val="0"/>
                  <w:divBdr>
                    <w:top w:val="none" w:sz="0" w:space="0" w:color="auto"/>
                    <w:left w:val="none" w:sz="0" w:space="0" w:color="auto"/>
                    <w:bottom w:val="none" w:sz="0" w:space="0" w:color="auto"/>
                    <w:right w:val="none" w:sz="0" w:space="0" w:color="auto"/>
                  </w:divBdr>
                </w:div>
                <w:div w:id="1985889055">
                  <w:marLeft w:val="0"/>
                  <w:marRight w:val="0"/>
                  <w:marTop w:val="0"/>
                  <w:marBottom w:val="0"/>
                  <w:divBdr>
                    <w:top w:val="none" w:sz="0" w:space="0" w:color="auto"/>
                    <w:left w:val="none" w:sz="0" w:space="0" w:color="auto"/>
                    <w:bottom w:val="none" w:sz="0" w:space="0" w:color="auto"/>
                    <w:right w:val="none" w:sz="0" w:space="0" w:color="auto"/>
                  </w:divBdr>
                </w:div>
                <w:div w:id="1988123476">
                  <w:marLeft w:val="0"/>
                  <w:marRight w:val="0"/>
                  <w:marTop w:val="0"/>
                  <w:marBottom w:val="0"/>
                  <w:divBdr>
                    <w:top w:val="none" w:sz="0" w:space="0" w:color="auto"/>
                    <w:left w:val="none" w:sz="0" w:space="0" w:color="auto"/>
                    <w:bottom w:val="none" w:sz="0" w:space="0" w:color="auto"/>
                    <w:right w:val="none" w:sz="0" w:space="0" w:color="auto"/>
                  </w:divBdr>
                </w:div>
                <w:div w:id="1989281120">
                  <w:marLeft w:val="0"/>
                  <w:marRight w:val="0"/>
                  <w:marTop w:val="0"/>
                  <w:marBottom w:val="0"/>
                  <w:divBdr>
                    <w:top w:val="none" w:sz="0" w:space="0" w:color="auto"/>
                    <w:left w:val="none" w:sz="0" w:space="0" w:color="auto"/>
                    <w:bottom w:val="none" w:sz="0" w:space="0" w:color="auto"/>
                    <w:right w:val="none" w:sz="0" w:space="0" w:color="auto"/>
                  </w:divBdr>
                </w:div>
                <w:div w:id="1989359745">
                  <w:marLeft w:val="0"/>
                  <w:marRight w:val="0"/>
                  <w:marTop w:val="0"/>
                  <w:marBottom w:val="0"/>
                  <w:divBdr>
                    <w:top w:val="none" w:sz="0" w:space="0" w:color="auto"/>
                    <w:left w:val="none" w:sz="0" w:space="0" w:color="auto"/>
                    <w:bottom w:val="none" w:sz="0" w:space="0" w:color="auto"/>
                    <w:right w:val="none" w:sz="0" w:space="0" w:color="auto"/>
                  </w:divBdr>
                </w:div>
                <w:div w:id="1990473236">
                  <w:marLeft w:val="0"/>
                  <w:marRight w:val="0"/>
                  <w:marTop w:val="0"/>
                  <w:marBottom w:val="0"/>
                  <w:divBdr>
                    <w:top w:val="none" w:sz="0" w:space="0" w:color="auto"/>
                    <w:left w:val="none" w:sz="0" w:space="0" w:color="auto"/>
                    <w:bottom w:val="none" w:sz="0" w:space="0" w:color="auto"/>
                    <w:right w:val="none" w:sz="0" w:space="0" w:color="auto"/>
                  </w:divBdr>
                </w:div>
                <w:div w:id="1991404711">
                  <w:marLeft w:val="0"/>
                  <w:marRight w:val="0"/>
                  <w:marTop w:val="0"/>
                  <w:marBottom w:val="0"/>
                  <w:divBdr>
                    <w:top w:val="none" w:sz="0" w:space="0" w:color="auto"/>
                    <w:left w:val="none" w:sz="0" w:space="0" w:color="auto"/>
                    <w:bottom w:val="none" w:sz="0" w:space="0" w:color="auto"/>
                    <w:right w:val="none" w:sz="0" w:space="0" w:color="auto"/>
                  </w:divBdr>
                </w:div>
                <w:div w:id="1993295369">
                  <w:marLeft w:val="0"/>
                  <w:marRight w:val="0"/>
                  <w:marTop w:val="0"/>
                  <w:marBottom w:val="0"/>
                  <w:divBdr>
                    <w:top w:val="none" w:sz="0" w:space="0" w:color="auto"/>
                    <w:left w:val="none" w:sz="0" w:space="0" w:color="auto"/>
                    <w:bottom w:val="none" w:sz="0" w:space="0" w:color="auto"/>
                    <w:right w:val="none" w:sz="0" w:space="0" w:color="auto"/>
                  </w:divBdr>
                </w:div>
                <w:div w:id="1993487976">
                  <w:marLeft w:val="0"/>
                  <w:marRight w:val="0"/>
                  <w:marTop w:val="0"/>
                  <w:marBottom w:val="0"/>
                  <w:divBdr>
                    <w:top w:val="none" w:sz="0" w:space="0" w:color="auto"/>
                    <w:left w:val="none" w:sz="0" w:space="0" w:color="auto"/>
                    <w:bottom w:val="none" w:sz="0" w:space="0" w:color="auto"/>
                    <w:right w:val="none" w:sz="0" w:space="0" w:color="auto"/>
                  </w:divBdr>
                </w:div>
                <w:div w:id="1993872537">
                  <w:marLeft w:val="0"/>
                  <w:marRight w:val="0"/>
                  <w:marTop w:val="0"/>
                  <w:marBottom w:val="0"/>
                  <w:divBdr>
                    <w:top w:val="none" w:sz="0" w:space="0" w:color="auto"/>
                    <w:left w:val="none" w:sz="0" w:space="0" w:color="auto"/>
                    <w:bottom w:val="none" w:sz="0" w:space="0" w:color="auto"/>
                    <w:right w:val="none" w:sz="0" w:space="0" w:color="auto"/>
                  </w:divBdr>
                </w:div>
                <w:div w:id="1994677398">
                  <w:marLeft w:val="0"/>
                  <w:marRight w:val="0"/>
                  <w:marTop w:val="0"/>
                  <w:marBottom w:val="0"/>
                  <w:divBdr>
                    <w:top w:val="none" w:sz="0" w:space="0" w:color="auto"/>
                    <w:left w:val="none" w:sz="0" w:space="0" w:color="auto"/>
                    <w:bottom w:val="none" w:sz="0" w:space="0" w:color="auto"/>
                    <w:right w:val="none" w:sz="0" w:space="0" w:color="auto"/>
                  </w:divBdr>
                </w:div>
                <w:div w:id="1995061129">
                  <w:marLeft w:val="0"/>
                  <w:marRight w:val="0"/>
                  <w:marTop w:val="0"/>
                  <w:marBottom w:val="0"/>
                  <w:divBdr>
                    <w:top w:val="none" w:sz="0" w:space="0" w:color="auto"/>
                    <w:left w:val="none" w:sz="0" w:space="0" w:color="auto"/>
                    <w:bottom w:val="none" w:sz="0" w:space="0" w:color="auto"/>
                    <w:right w:val="none" w:sz="0" w:space="0" w:color="auto"/>
                  </w:divBdr>
                </w:div>
                <w:div w:id="1995720302">
                  <w:marLeft w:val="0"/>
                  <w:marRight w:val="0"/>
                  <w:marTop w:val="0"/>
                  <w:marBottom w:val="0"/>
                  <w:divBdr>
                    <w:top w:val="none" w:sz="0" w:space="0" w:color="auto"/>
                    <w:left w:val="none" w:sz="0" w:space="0" w:color="auto"/>
                    <w:bottom w:val="none" w:sz="0" w:space="0" w:color="auto"/>
                    <w:right w:val="none" w:sz="0" w:space="0" w:color="auto"/>
                  </w:divBdr>
                </w:div>
                <w:div w:id="1997803050">
                  <w:marLeft w:val="0"/>
                  <w:marRight w:val="0"/>
                  <w:marTop w:val="0"/>
                  <w:marBottom w:val="0"/>
                  <w:divBdr>
                    <w:top w:val="none" w:sz="0" w:space="0" w:color="auto"/>
                    <w:left w:val="none" w:sz="0" w:space="0" w:color="auto"/>
                    <w:bottom w:val="none" w:sz="0" w:space="0" w:color="auto"/>
                    <w:right w:val="none" w:sz="0" w:space="0" w:color="auto"/>
                  </w:divBdr>
                </w:div>
                <w:div w:id="1998411781">
                  <w:marLeft w:val="0"/>
                  <w:marRight w:val="0"/>
                  <w:marTop w:val="0"/>
                  <w:marBottom w:val="0"/>
                  <w:divBdr>
                    <w:top w:val="none" w:sz="0" w:space="0" w:color="auto"/>
                    <w:left w:val="none" w:sz="0" w:space="0" w:color="auto"/>
                    <w:bottom w:val="none" w:sz="0" w:space="0" w:color="auto"/>
                    <w:right w:val="none" w:sz="0" w:space="0" w:color="auto"/>
                  </w:divBdr>
                </w:div>
                <w:div w:id="1998607103">
                  <w:marLeft w:val="0"/>
                  <w:marRight w:val="0"/>
                  <w:marTop w:val="0"/>
                  <w:marBottom w:val="0"/>
                  <w:divBdr>
                    <w:top w:val="none" w:sz="0" w:space="0" w:color="auto"/>
                    <w:left w:val="none" w:sz="0" w:space="0" w:color="auto"/>
                    <w:bottom w:val="none" w:sz="0" w:space="0" w:color="auto"/>
                    <w:right w:val="none" w:sz="0" w:space="0" w:color="auto"/>
                  </w:divBdr>
                </w:div>
                <w:div w:id="1998921306">
                  <w:marLeft w:val="0"/>
                  <w:marRight w:val="0"/>
                  <w:marTop w:val="0"/>
                  <w:marBottom w:val="0"/>
                  <w:divBdr>
                    <w:top w:val="none" w:sz="0" w:space="0" w:color="auto"/>
                    <w:left w:val="none" w:sz="0" w:space="0" w:color="auto"/>
                    <w:bottom w:val="none" w:sz="0" w:space="0" w:color="auto"/>
                    <w:right w:val="none" w:sz="0" w:space="0" w:color="auto"/>
                  </w:divBdr>
                </w:div>
                <w:div w:id="2000765534">
                  <w:marLeft w:val="0"/>
                  <w:marRight w:val="0"/>
                  <w:marTop w:val="0"/>
                  <w:marBottom w:val="0"/>
                  <w:divBdr>
                    <w:top w:val="none" w:sz="0" w:space="0" w:color="auto"/>
                    <w:left w:val="none" w:sz="0" w:space="0" w:color="auto"/>
                    <w:bottom w:val="none" w:sz="0" w:space="0" w:color="auto"/>
                    <w:right w:val="none" w:sz="0" w:space="0" w:color="auto"/>
                  </w:divBdr>
                </w:div>
                <w:div w:id="2000839955">
                  <w:marLeft w:val="0"/>
                  <w:marRight w:val="0"/>
                  <w:marTop w:val="0"/>
                  <w:marBottom w:val="0"/>
                  <w:divBdr>
                    <w:top w:val="none" w:sz="0" w:space="0" w:color="auto"/>
                    <w:left w:val="none" w:sz="0" w:space="0" w:color="auto"/>
                    <w:bottom w:val="none" w:sz="0" w:space="0" w:color="auto"/>
                    <w:right w:val="none" w:sz="0" w:space="0" w:color="auto"/>
                  </w:divBdr>
                </w:div>
                <w:div w:id="2001421956">
                  <w:marLeft w:val="0"/>
                  <w:marRight w:val="0"/>
                  <w:marTop w:val="0"/>
                  <w:marBottom w:val="0"/>
                  <w:divBdr>
                    <w:top w:val="none" w:sz="0" w:space="0" w:color="auto"/>
                    <w:left w:val="none" w:sz="0" w:space="0" w:color="auto"/>
                    <w:bottom w:val="none" w:sz="0" w:space="0" w:color="auto"/>
                    <w:right w:val="none" w:sz="0" w:space="0" w:color="auto"/>
                  </w:divBdr>
                </w:div>
                <w:div w:id="2002152029">
                  <w:marLeft w:val="0"/>
                  <w:marRight w:val="0"/>
                  <w:marTop w:val="0"/>
                  <w:marBottom w:val="0"/>
                  <w:divBdr>
                    <w:top w:val="none" w:sz="0" w:space="0" w:color="auto"/>
                    <w:left w:val="none" w:sz="0" w:space="0" w:color="auto"/>
                    <w:bottom w:val="none" w:sz="0" w:space="0" w:color="auto"/>
                    <w:right w:val="none" w:sz="0" w:space="0" w:color="auto"/>
                  </w:divBdr>
                </w:div>
                <w:div w:id="2002351042">
                  <w:marLeft w:val="0"/>
                  <w:marRight w:val="0"/>
                  <w:marTop w:val="0"/>
                  <w:marBottom w:val="0"/>
                  <w:divBdr>
                    <w:top w:val="none" w:sz="0" w:space="0" w:color="auto"/>
                    <w:left w:val="none" w:sz="0" w:space="0" w:color="auto"/>
                    <w:bottom w:val="none" w:sz="0" w:space="0" w:color="auto"/>
                    <w:right w:val="none" w:sz="0" w:space="0" w:color="auto"/>
                  </w:divBdr>
                </w:div>
                <w:div w:id="2003652982">
                  <w:marLeft w:val="0"/>
                  <w:marRight w:val="0"/>
                  <w:marTop w:val="0"/>
                  <w:marBottom w:val="0"/>
                  <w:divBdr>
                    <w:top w:val="none" w:sz="0" w:space="0" w:color="auto"/>
                    <w:left w:val="none" w:sz="0" w:space="0" w:color="auto"/>
                    <w:bottom w:val="none" w:sz="0" w:space="0" w:color="auto"/>
                    <w:right w:val="none" w:sz="0" w:space="0" w:color="auto"/>
                  </w:divBdr>
                </w:div>
                <w:div w:id="2004433999">
                  <w:marLeft w:val="0"/>
                  <w:marRight w:val="0"/>
                  <w:marTop w:val="0"/>
                  <w:marBottom w:val="0"/>
                  <w:divBdr>
                    <w:top w:val="none" w:sz="0" w:space="0" w:color="auto"/>
                    <w:left w:val="none" w:sz="0" w:space="0" w:color="auto"/>
                    <w:bottom w:val="none" w:sz="0" w:space="0" w:color="auto"/>
                    <w:right w:val="none" w:sz="0" w:space="0" w:color="auto"/>
                  </w:divBdr>
                </w:div>
                <w:div w:id="2005670526">
                  <w:marLeft w:val="0"/>
                  <w:marRight w:val="0"/>
                  <w:marTop w:val="0"/>
                  <w:marBottom w:val="0"/>
                  <w:divBdr>
                    <w:top w:val="none" w:sz="0" w:space="0" w:color="auto"/>
                    <w:left w:val="none" w:sz="0" w:space="0" w:color="auto"/>
                    <w:bottom w:val="none" w:sz="0" w:space="0" w:color="auto"/>
                    <w:right w:val="none" w:sz="0" w:space="0" w:color="auto"/>
                  </w:divBdr>
                </w:div>
                <w:div w:id="2007633285">
                  <w:marLeft w:val="0"/>
                  <w:marRight w:val="0"/>
                  <w:marTop w:val="0"/>
                  <w:marBottom w:val="0"/>
                  <w:divBdr>
                    <w:top w:val="none" w:sz="0" w:space="0" w:color="auto"/>
                    <w:left w:val="none" w:sz="0" w:space="0" w:color="auto"/>
                    <w:bottom w:val="none" w:sz="0" w:space="0" w:color="auto"/>
                    <w:right w:val="none" w:sz="0" w:space="0" w:color="auto"/>
                  </w:divBdr>
                </w:div>
                <w:div w:id="2008745844">
                  <w:marLeft w:val="0"/>
                  <w:marRight w:val="0"/>
                  <w:marTop w:val="0"/>
                  <w:marBottom w:val="0"/>
                  <w:divBdr>
                    <w:top w:val="none" w:sz="0" w:space="0" w:color="auto"/>
                    <w:left w:val="none" w:sz="0" w:space="0" w:color="auto"/>
                    <w:bottom w:val="none" w:sz="0" w:space="0" w:color="auto"/>
                    <w:right w:val="none" w:sz="0" w:space="0" w:color="auto"/>
                  </w:divBdr>
                </w:div>
                <w:div w:id="2008970694">
                  <w:marLeft w:val="0"/>
                  <w:marRight w:val="0"/>
                  <w:marTop w:val="0"/>
                  <w:marBottom w:val="0"/>
                  <w:divBdr>
                    <w:top w:val="none" w:sz="0" w:space="0" w:color="auto"/>
                    <w:left w:val="none" w:sz="0" w:space="0" w:color="auto"/>
                    <w:bottom w:val="none" w:sz="0" w:space="0" w:color="auto"/>
                    <w:right w:val="none" w:sz="0" w:space="0" w:color="auto"/>
                  </w:divBdr>
                </w:div>
                <w:div w:id="2009868080">
                  <w:marLeft w:val="0"/>
                  <w:marRight w:val="0"/>
                  <w:marTop w:val="0"/>
                  <w:marBottom w:val="0"/>
                  <w:divBdr>
                    <w:top w:val="none" w:sz="0" w:space="0" w:color="auto"/>
                    <w:left w:val="none" w:sz="0" w:space="0" w:color="auto"/>
                    <w:bottom w:val="none" w:sz="0" w:space="0" w:color="auto"/>
                    <w:right w:val="none" w:sz="0" w:space="0" w:color="auto"/>
                  </w:divBdr>
                </w:div>
                <w:div w:id="2010327886">
                  <w:marLeft w:val="0"/>
                  <w:marRight w:val="0"/>
                  <w:marTop w:val="0"/>
                  <w:marBottom w:val="0"/>
                  <w:divBdr>
                    <w:top w:val="none" w:sz="0" w:space="0" w:color="auto"/>
                    <w:left w:val="none" w:sz="0" w:space="0" w:color="auto"/>
                    <w:bottom w:val="none" w:sz="0" w:space="0" w:color="auto"/>
                    <w:right w:val="none" w:sz="0" w:space="0" w:color="auto"/>
                  </w:divBdr>
                </w:div>
                <w:div w:id="2010789069">
                  <w:marLeft w:val="0"/>
                  <w:marRight w:val="0"/>
                  <w:marTop w:val="0"/>
                  <w:marBottom w:val="0"/>
                  <w:divBdr>
                    <w:top w:val="none" w:sz="0" w:space="0" w:color="auto"/>
                    <w:left w:val="none" w:sz="0" w:space="0" w:color="auto"/>
                    <w:bottom w:val="none" w:sz="0" w:space="0" w:color="auto"/>
                    <w:right w:val="none" w:sz="0" w:space="0" w:color="auto"/>
                  </w:divBdr>
                </w:div>
                <w:div w:id="2011716435">
                  <w:marLeft w:val="0"/>
                  <w:marRight w:val="0"/>
                  <w:marTop w:val="0"/>
                  <w:marBottom w:val="0"/>
                  <w:divBdr>
                    <w:top w:val="none" w:sz="0" w:space="0" w:color="auto"/>
                    <w:left w:val="none" w:sz="0" w:space="0" w:color="auto"/>
                    <w:bottom w:val="none" w:sz="0" w:space="0" w:color="auto"/>
                    <w:right w:val="none" w:sz="0" w:space="0" w:color="auto"/>
                  </w:divBdr>
                </w:div>
                <w:div w:id="2013489335">
                  <w:marLeft w:val="0"/>
                  <w:marRight w:val="0"/>
                  <w:marTop w:val="0"/>
                  <w:marBottom w:val="0"/>
                  <w:divBdr>
                    <w:top w:val="none" w:sz="0" w:space="0" w:color="auto"/>
                    <w:left w:val="none" w:sz="0" w:space="0" w:color="auto"/>
                    <w:bottom w:val="none" w:sz="0" w:space="0" w:color="auto"/>
                    <w:right w:val="none" w:sz="0" w:space="0" w:color="auto"/>
                  </w:divBdr>
                </w:div>
                <w:div w:id="2014910263">
                  <w:marLeft w:val="0"/>
                  <w:marRight w:val="0"/>
                  <w:marTop w:val="0"/>
                  <w:marBottom w:val="0"/>
                  <w:divBdr>
                    <w:top w:val="none" w:sz="0" w:space="0" w:color="auto"/>
                    <w:left w:val="none" w:sz="0" w:space="0" w:color="auto"/>
                    <w:bottom w:val="none" w:sz="0" w:space="0" w:color="auto"/>
                    <w:right w:val="none" w:sz="0" w:space="0" w:color="auto"/>
                  </w:divBdr>
                </w:div>
                <w:div w:id="2016036172">
                  <w:marLeft w:val="0"/>
                  <w:marRight w:val="0"/>
                  <w:marTop w:val="0"/>
                  <w:marBottom w:val="0"/>
                  <w:divBdr>
                    <w:top w:val="none" w:sz="0" w:space="0" w:color="auto"/>
                    <w:left w:val="none" w:sz="0" w:space="0" w:color="auto"/>
                    <w:bottom w:val="none" w:sz="0" w:space="0" w:color="auto"/>
                    <w:right w:val="none" w:sz="0" w:space="0" w:color="auto"/>
                  </w:divBdr>
                </w:div>
                <w:div w:id="2016683001">
                  <w:marLeft w:val="0"/>
                  <w:marRight w:val="0"/>
                  <w:marTop w:val="0"/>
                  <w:marBottom w:val="0"/>
                  <w:divBdr>
                    <w:top w:val="none" w:sz="0" w:space="0" w:color="auto"/>
                    <w:left w:val="none" w:sz="0" w:space="0" w:color="auto"/>
                    <w:bottom w:val="none" w:sz="0" w:space="0" w:color="auto"/>
                    <w:right w:val="none" w:sz="0" w:space="0" w:color="auto"/>
                  </w:divBdr>
                </w:div>
                <w:div w:id="2018842889">
                  <w:marLeft w:val="0"/>
                  <w:marRight w:val="0"/>
                  <w:marTop w:val="0"/>
                  <w:marBottom w:val="0"/>
                  <w:divBdr>
                    <w:top w:val="none" w:sz="0" w:space="0" w:color="auto"/>
                    <w:left w:val="none" w:sz="0" w:space="0" w:color="auto"/>
                    <w:bottom w:val="none" w:sz="0" w:space="0" w:color="auto"/>
                    <w:right w:val="none" w:sz="0" w:space="0" w:color="auto"/>
                  </w:divBdr>
                </w:div>
                <w:div w:id="2018917290">
                  <w:marLeft w:val="0"/>
                  <w:marRight w:val="0"/>
                  <w:marTop w:val="0"/>
                  <w:marBottom w:val="0"/>
                  <w:divBdr>
                    <w:top w:val="none" w:sz="0" w:space="0" w:color="auto"/>
                    <w:left w:val="none" w:sz="0" w:space="0" w:color="auto"/>
                    <w:bottom w:val="none" w:sz="0" w:space="0" w:color="auto"/>
                    <w:right w:val="none" w:sz="0" w:space="0" w:color="auto"/>
                  </w:divBdr>
                </w:div>
                <w:div w:id="2022005012">
                  <w:marLeft w:val="0"/>
                  <w:marRight w:val="0"/>
                  <w:marTop w:val="0"/>
                  <w:marBottom w:val="0"/>
                  <w:divBdr>
                    <w:top w:val="none" w:sz="0" w:space="0" w:color="auto"/>
                    <w:left w:val="none" w:sz="0" w:space="0" w:color="auto"/>
                    <w:bottom w:val="none" w:sz="0" w:space="0" w:color="auto"/>
                    <w:right w:val="none" w:sz="0" w:space="0" w:color="auto"/>
                  </w:divBdr>
                </w:div>
                <w:div w:id="2022075445">
                  <w:marLeft w:val="0"/>
                  <w:marRight w:val="0"/>
                  <w:marTop w:val="0"/>
                  <w:marBottom w:val="0"/>
                  <w:divBdr>
                    <w:top w:val="none" w:sz="0" w:space="0" w:color="auto"/>
                    <w:left w:val="none" w:sz="0" w:space="0" w:color="auto"/>
                    <w:bottom w:val="none" w:sz="0" w:space="0" w:color="auto"/>
                    <w:right w:val="none" w:sz="0" w:space="0" w:color="auto"/>
                  </w:divBdr>
                </w:div>
                <w:div w:id="2026201506">
                  <w:marLeft w:val="0"/>
                  <w:marRight w:val="0"/>
                  <w:marTop w:val="0"/>
                  <w:marBottom w:val="0"/>
                  <w:divBdr>
                    <w:top w:val="none" w:sz="0" w:space="0" w:color="auto"/>
                    <w:left w:val="none" w:sz="0" w:space="0" w:color="auto"/>
                    <w:bottom w:val="none" w:sz="0" w:space="0" w:color="auto"/>
                    <w:right w:val="none" w:sz="0" w:space="0" w:color="auto"/>
                  </w:divBdr>
                </w:div>
                <w:div w:id="2026443981">
                  <w:marLeft w:val="0"/>
                  <w:marRight w:val="0"/>
                  <w:marTop w:val="0"/>
                  <w:marBottom w:val="0"/>
                  <w:divBdr>
                    <w:top w:val="none" w:sz="0" w:space="0" w:color="auto"/>
                    <w:left w:val="none" w:sz="0" w:space="0" w:color="auto"/>
                    <w:bottom w:val="none" w:sz="0" w:space="0" w:color="auto"/>
                    <w:right w:val="none" w:sz="0" w:space="0" w:color="auto"/>
                  </w:divBdr>
                </w:div>
                <w:div w:id="2026515299">
                  <w:marLeft w:val="0"/>
                  <w:marRight w:val="0"/>
                  <w:marTop w:val="0"/>
                  <w:marBottom w:val="0"/>
                  <w:divBdr>
                    <w:top w:val="none" w:sz="0" w:space="0" w:color="auto"/>
                    <w:left w:val="none" w:sz="0" w:space="0" w:color="auto"/>
                    <w:bottom w:val="none" w:sz="0" w:space="0" w:color="auto"/>
                    <w:right w:val="none" w:sz="0" w:space="0" w:color="auto"/>
                  </w:divBdr>
                </w:div>
                <w:div w:id="2027515385">
                  <w:marLeft w:val="0"/>
                  <w:marRight w:val="0"/>
                  <w:marTop w:val="0"/>
                  <w:marBottom w:val="0"/>
                  <w:divBdr>
                    <w:top w:val="none" w:sz="0" w:space="0" w:color="auto"/>
                    <w:left w:val="none" w:sz="0" w:space="0" w:color="auto"/>
                    <w:bottom w:val="none" w:sz="0" w:space="0" w:color="auto"/>
                    <w:right w:val="none" w:sz="0" w:space="0" w:color="auto"/>
                  </w:divBdr>
                </w:div>
                <w:div w:id="2027780737">
                  <w:marLeft w:val="0"/>
                  <w:marRight w:val="0"/>
                  <w:marTop w:val="0"/>
                  <w:marBottom w:val="0"/>
                  <w:divBdr>
                    <w:top w:val="none" w:sz="0" w:space="0" w:color="auto"/>
                    <w:left w:val="none" w:sz="0" w:space="0" w:color="auto"/>
                    <w:bottom w:val="none" w:sz="0" w:space="0" w:color="auto"/>
                    <w:right w:val="none" w:sz="0" w:space="0" w:color="auto"/>
                  </w:divBdr>
                </w:div>
                <w:div w:id="2028633161">
                  <w:marLeft w:val="0"/>
                  <w:marRight w:val="0"/>
                  <w:marTop w:val="0"/>
                  <w:marBottom w:val="0"/>
                  <w:divBdr>
                    <w:top w:val="none" w:sz="0" w:space="0" w:color="auto"/>
                    <w:left w:val="none" w:sz="0" w:space="0" w:color="auto"/>
                    <w:bottom w:val="none" w:sz="0" w:space="0" w:color="auto"/>
                    <w:right w:val="none" w:sz="0" w:space="0" w:color="auto"/>
                  </w:divBdr>
                </w:div>
                <w:div w:id="2030832391">
                  <w:marLeft w:val="0"/>
                  <w:marRight w:val="0"/>
                  <w:marTop w:val="0"/>
                  <w:marBottom w:val="0"/>
                  <w:divBdr>
                    <w:top w:val="none" w:sz="0" w:space="0" w:color="auto"/>
                    <w:left w:val="none" w:sz="0" w:space="0" w:color="auto"/>
                    <w:bottom w:val="none" w:sz="0" w:space="0" w:color="auto"/>
                    <w:right w:val="none" w:sz="0" w:space="0" w:color="auto"/>
                  </w:divBdr>
                </w:div>
                <w:div w:id="2034719633">
                  <w:marLeft w:val="0"/>
                  <w:marRight w:val="0"/>
                  <w:marTop w:val="0"/>
                  <w:marBottom w:val="0"/>
                  <w:divBdr>
                    <w:top w:val="none" w:sz="0" w:space="0" w:color="auto"/>
                    <w:left w:val="none" w:sz="0" w:space="0" w:color="auto"/>
                    <w:bottom w:val="none" w:sz="0" w:space="0" w:color="auto"/>
                    <w:right w:val="none" w:sz="0" w:space="0" w:color="auto"/>
                  </w:divBdr>
                </w:div>
                <w:div w:id="2036079265">
                  <w:marLeft w:val="0"/>
                  <w:marRight w:val="0"/>
                  <w:marTop w:val="0"/>
                  <w:marBottom w:val="0"/>
                  <w:divBdr>
                    <w:top w:val="none" w:sz="0" w:space="0" w:color="auto"/>
                    <w:left w:val="none" w:sz="0" w:space="0" w:color="auto"/>
                    <w:bottom w:val="none" w:sz="0" w:space="0" w:color="auto"/>
                    <w:right w:val="none" w:sz="0" w:space="0" w:color="auto"/>
                  </w:divBdr>
                </w:div>
                <w:div w:id="2036956952">
                  <w:marLeft w:val="0"/>
                  <w:marRight w:val="0"/>
                  <w:marTop w:val="0"/>
                  <w:marBottom w:val="0"/>
                  <w:divBdr>
                    <w:top w:val="none" w:sz="0" w:space="0" w:color="auto"/>
                    <w:left w:val="none" w:sz="0" w:space="0" w:color="auto"/>
                    <w:bottom w:val="none" w:sz="0" w:space="0" w:color="auto"/>
                    <w:right w:val="none" w:sz="0" w:space="0" w:color="auto"/>
                  </w:divBdr>
                </w:div>
                <w:div w:id="2037535098">
                  <w:marLeft w:val="0"/>
                  <w:marRight w:val="0"/>
                  <w:marTop w:val="0"/>
                  <w:marBottom w:val="0"/>
                  <w:divBdr>
                    <w:top w:val="none" w:sz="0" w:space="0" w:color="auto"/>
                    <w:left w:val="none" w:sz="0" w:space="0" w:color="auto"/>
                    <w:bottom w:val="none" w:sz="0" w:space="0" w:color="auto"/>
                    <w:right w:val="none" w:sz="0" w:space="0" w:color="auto"/>
                  </w:divBdr>
                </w:div>
                <w:div w:id="2038697376">
                  <w:marLeft w:val="0"/>
                  <w:marRight w:val="0"/>
                  <w:marTop w:val="0"/>
                  <w:marBottom w:val="0"/>
                  <w:divBdr>
                    <w:top w:val="none" w:sz="0" w:space="0" w:color="auto"/>
                    <w:left w:val="none" w:sz="0" w:space="0" w:color="auto"/>
                    <w:bottom w:val="none" w:sz="0" w:space="0" w:color="auto"/>
                    <w:right w:val="none" w:sz="0" w:space="0" w:color="auto"/>
                  </w:divBdr>
                </w:div>
                <w:div w:id="2038968032">
                  <w:marLeft w:val="0"/>
                  <w:marRight w:val="0"/>
                  <w:marTop w:val="0"/>
                  <w:marBottom w:val="0"/>
                  <w:divBdr>
                    <w:top w:val="none" w:sz="0" w:space="0" w:color="auto"/>
                    <w:left w:val="none" w:sz="0" w:space="0" w:color="auto"/>
                    <w:bottom w:val="none" w:sz="0" w:space="0" w:color="auto"/>
                    <w:right w:val="none" w:sz="0" w:space="0" w:color="auto"/>
                  </w:divBdr>
                </w:div>
                <w:div w:id="2039885790">
                  <w:marLeft w:val="0"/>
                  <w:marRight w:val="0"/>
                  <w:marTop w:val="0"/>
                  <w:marBottom w:val="0"/>
                  <w:divBdr>
                    <w:top w:val="none" w:sz="0" w:space="0" w:color="auto"/>
                    <w:left w:val="none" w:sz="0" w:space="0" w:color="auto"/>
                    <w:bottom w:val="none" w:sz="0" w:space="0" w:color="auto"/>
                    <w:right w:val="none" w:sz="0" w:space="0" w:color="auto"/>
                  </w:divBdr>
                </w:div>
                <w:div w:id="2040162372">
                  <w:marLeft w:val="0"/>
                  <w:marRight w:val="0"/>
                  <w:marTop w:val="0"/>
                  <w:marBottom w:val="0"/>
                  <w:divBdr>
                    <w:top w:val="none" w:sz="0" w:space="0" w:color="auto"/>
                    <w:left w:val="none" w:sz="0" w:space="0" w:color="auto"/>
                    <w:bottom w:val="none" w:sz="0" w:space="0" w:color="auto"/>
                    <w:right w:val="none" w:sz="0" w:space="0" w:color="auto"/>
                  </w:divBdr>
                </w:div>
                <w:div w:id="2040272671">
                  <w:marLeft w:val="0"/>
                  <w:marRight w:val="0"/>
                  <w:marTop w:val="0"/>
                  <w:marBottom w:val="0"/>
                  <w:divBdr>
                    <w:top w:val="none" w:sz="0" w:space="0" w:color="auto"/>
                    <w:left w:val="none" w:sz="0" w:space="0" w:color="auto"/>
                    <w:bottom w:val="none" w:sz="0" w:space="0" w:color="auto"/>
                    <w:right w:val="none" w:sz="0" w:space="0" w:color="auto"/>
                  </w:divBdr>
                </w:div>
                <w:div w:id="2040425653">
                  <w:marLeft w:val="0"/>
                  <w:marRight w:val="0"/>
                  <w:marTop w:val="0"/>
                  <w:marBottom w:val="0"/>
                  <w:divBdr>
                    <w:top w:val="none" w:sz="0" w:space="0" w:color="auto"/>
                    <w:left w:val="none" w:sz="0" w:space="0" w:color="auto"/>
                    <w:bottom w:val="none" w:sz="0" w:space="0" w:color="auto"/>
                    <w:right w:val="none" w:sz="0" w:space="0" w:color="auto"/>
                  </w:divBdr>
                </w:div>
                <w:div w:id="2041205686">
                  <w:marLeft w:val="0"/>
                  <w:marRight w:val="0"/>
                  <w:marTop w:val="0"/>
                  <w:marBottom w:val="0"/>
                  <w:divBdr>
                    <w:top w:val="none" w:sz="0" w:space="0" w:color="auto"/>
                    <w:left w:val="none" w:sz="0" w:space="0" w:color="auto"/>
                    <w:bottom w:val="none" w:sz="0" w:space="0" w:color="auto"/>
                    <w:right w:val="none" w:sz="0" w:space="0" w:color="auto"/>
                  </w:divBdr>
                </w:div>
                <w:div w:id="2041970741">
                  <w:marLeft w:val="0"/>
                  <w:marRight w:val="0"/>
                  <w:marTop w:val="0"/>
                  <w:marBottom w:val="0"/>
                  <w:divBdr>
                    <w:top w:val="none" w:sz="0" w:space="0" w:color="auto"/>
                    <w:left w:val="none" w:sz="0" w:space="0" w:color="auto"/>
                    <w:bottom w:val="none" w:sz="0" w:space="0" w:color="auto"/>
                    <w:right w:val="none" w:sz="0" w:space="0" w:color="auto"/>
                  </w:divBdr>
                </w:div>
                <w:div w:id="2043824800">
                  <w:marLeft w:val="0"/>
                  <w:marRight w:val="0"/>
                  <w:marTop w:val="0"/>
                  <w:marBottom w:val="0"/>
                  <w:divBdr>
                    <w:top w:val="none" w:sz="0" w:space="0" w:color="auto"/>
                    <w:left w:val="none" w:sz="0" w:space="0" w:color="auto"/>
                    <w:bottom w:val="none" w:sz="0" w:space="0" w:color="auto"/>
                    <w:right w:val="none" w:sz="0" w:space="0" w:color="auto"/>
                  </w:divBdr>
                </w:div>
                <w:div w:id="2046441617">
                  <w:marLeft w:val="0"/>
                  <w:marRight w:val="0"/>
                  <w:marTop w:val="0"/>
                  <w:marBottom w:val="0"/>
                  <w:divBdr>
                    <w:top w:val="none" w:sz="0" w:space="0" w:color="auto"/>
                    <w:left w:val="none" w:sz="0" w:space="0" w:color="auto"/>
                    <w:bottom w:val="none" w:sz="0" w:space="0" w:color="auto"/>
                    <w:right w:val="none" w:sz="0" w:space="0" w:color="auto"/>
                  </w:divBdr>
                </w:div>
                <w:div w:id="2046978922">
                  <w:marLeft w:val="0"/>
                  <w:marRight w:val="0"/>
                  <w:marTop w:val="0"/>
                  <w:marBottom w:val="0"/>
                  <w:divBdr>
                    <w:top w:val="none" w:sz="0" w:space="0" w:color="auto"/>
                    <w:left w:val="none" w:sz="0" w:space="0" w:color="auto"/>
                    <w:bottom w:val="none" w:sz="0" w:space="0" w:color="auto"/>
                    <w:right w:val="none" w:sz="0" w:space="0" w:color="auto"/>
                  </w:divBdr>
                </w:div>
                <w:div w:id="2049647705">
                  <w:marLeft w:val="0"/>
                  <w:marRight w:val="0"/>
                  <w:marTop w:val="0"/>
                  <w:marBottom w:val="0"/>
                  <w:divBdr>
                    <w:top w:val="none" w:sz="0" w:space="0" w:color="auto"/>
                    <w:left w:val="none" w:sz="0" w:space="0" w:color="auto"/>
                    <w:bottom w:val="none" w:sz="0" w:space="0" w:color="auto"/>
                    <w:right w:val="none" w:sz="0" w:space="0" w:color="auto"/>
                  </w:divBdr>
                </w:div>
                <w:div w:id="2051374655">
                  <w:marLeft w:val="0"/>
                  <w:marRight w:val="0"/>
                  <w:marTop w:val="0"/>
                  <w:marBottom w:val="0"/>
                  <w:divBdr>
                    <w:top w:val="none" w:sz="0" w:space="0" w:color="auto"/>
                    <w:left w:val="none" w:sz="0" w:space="0" w:color="auto"/>
                    <w:bottom w:val="none" w:sz="0" w:space="0" w:color="auto"/>
                    <w:right w:val="none" w:sz="0" w:space="0" w:color="auto"/>
                  </w:divBdr>
                </w:div>
                <w:div w:id="2051490002">
                  <w:marLeft w:val="0"/>
                  <w:marRight w:val="0"/>
                  <w:marTop w:val="0"/>
                  <w:marBottom w:val="0"/>
                  <w:divBdr>
                    <w:top w:val="none" w:sz="0" w:space="0" w:color="auto"/>
                    <w:left w:val="none" w:sz="0" w:space="0" w:color="auto"/>
                    <w:bottom w:val="none" w:sz="0" w:space="0" w:color="auto"/>
                    <w:right w:val="none" w:sz="0" w:space="0" w:color="auto"/>
                  </w:divBdr>
                </w:div>
                <w:div w:id="2055886802">
                  <w:marLeft w:val="0"/>
                  <w:marRight w:val="0"/>
                  <w:marTop w:val="0"/>
                  <w:marBottom w:val="0"/>
                  <w:divBdr>
                    <w:top w:val="none" w:sz="0" w:space="0" w:color="auto"/>
                    <w:left w:val="none" w:sz="0" w:space="0" w:color="auto"/>
                    <w:bottom w:val="none" w:sz="0" w:space="0" w:color="auto"/>
                    <w:right w:val="none" w:sz="0" w:space="0" w:color="auto"/>
                  </w:divBdr>
                </w:div>
                <w:div w:id="2056733263">
                  <w:marLeft w:val="0"/>
                  <w:marRight w:val="0"/>
                  <w:marTop w:val="0"/>
                  <w:marBottom w:val="0"/>
                  <w:divBdr>
                    <w:top w:val="none" w:sz="0" w:space="0" w:color="auto"/>
                    <w:left w:val="none" w:sz="0" w:space="0" w:color="auto"/>
                    <w:bottom w:val="none" w:sz="0" w:space="0" w:color="auto"/>
                    <w:right w:val="none" w:sz="0" w:space="0" w:color="auto"/>
                  </w:divBdr>
                </w:div>
                <w:div w:id="2060979313">
                  <w:marLeft w:val="0"/>
                  <w:marRight w:val="0"/>
                  <w:marTop w:val="0"/>
                  <w:marBottom w:val="0"/>
                  <w:divBdr>
                    <w:top w:val="none" w:sz="0" w:space="0" w:color="auto"/>
                    <w:left w:val="none" w:sz="0" w:space="0" w:color="auto"/>
                    <w:bottom w:val="none" w:sz="0" w:space="0" w:color="auto"/>
                    <w:right w:val="none" w:sz="0" w:space="0" w:color="auto"/>
                  </w:divBdr>
                </w:div>
                <w:div w:id="2062483811">
                  <w:marLeft w:val="0"/>
                  <w:marRight w:val="0"/>
                  <w:marTop w:val="0"/>
                  <w:marBottom w:val="0"/>
                  <w:divBdr>
                    <w:top w:val="none" w:sz="0" w:space="0" w:color="auto"/>
                    <w:left w:val="none" w:sz="0" w:space="0" w:color="auto"/>
                    <w:bottom w:val="none" w:sz="0" w:space="0" w:color="auto"/>
                    <w:right w:val="none" w:sz="0" w:space="0" w:color="auto"/>
                  </w:divBdr>
                </w:div>
                <w:div w:id="2062515643">
                  <w:marLeft w:val="0"/>
                  <w:marRight w:val="0"/>
                  <w:marTop w:val="0"/>
                  <w:marBottom w:val="0"/>
                  <w:divBdr>
                    <w:top w:val="none" w:sz="0" w:space="0" w:color="auto"/>
                    <w:left w:val="none" w:sz="0" w:space="0" w:color="auto"/>
                    <w:bottom w:val="none" w:sz="0" w:space="0" w:color="auto"/>
                    <w:right w:val="none" w:sz="0" w:space="0" w:color="auto"/>
                  </w:divBdr>
                </w:div>
                <w:div w:id="2066945859">
                  <w:marLeft w:val="0"/>
                  <w:marRight w:val="0"/>
                  <w:marTop w:val="0"/>
                  <w:marBottom w:val="0"/>
                  <w:divBdr>
                    <w:top w:val="none" w:sz="0" w:space="0" w:color="auto"/>
                    <w:left w:val="none" w:sz="0" w:space="0" w:color="auto"/>
                    <w:bottom w:val="none" w:sz="0" w:space="0" w:color="auto"/>
                    <w:right w:val="none" w:sz="0" w:space="0" w:color="auto"/>
                  </w:divBdr>
                </w:div>
                <w:div w:id="2067993622">
                  <w:marLeft w:val="0"/>
                  <w:marRight w:val="0"/>
                  <w:marTop w:val="0"/>
                  <w:marBottom w:val="0"/>
                  <w:divBdr>
                    <w:top w:val="none" w:sz="0" w:space="0" w:color="auto"/>
                    <w:left w:val="none" w:sz="0" w:space="0" w:color="auto"/>
                    <w:bottom w:val="none" w:sz="0" w:space="0" w:color="auto"/>
                    <w:right w:val="none" w:sz="0" w:space="0" w:color="auto"/>
                  </w:divBdr>
                </w:div>
                <w:div w:id="2068066867">
                  <w:marLeft w:val="0"/>
                  <w:marRight w:val="0"/>
                  <w:marTop w:val="0"/>
                  <w:marBottom w:val="0"/>
                  <w:divBdr>
                    <w:top w:val="none" w:sz="0" w:space="0" w:color="auto"/>
                    <w:left w:val="none" w:sz="0" w:space="0" w:color="auto"/>
                    <w:bottom w:val="none" w:sz="0" w:space="0" w:color="auto"/>
                    <w:right w:val="none" w:sz="0" w:space="0" w:color="auto"/>
                  </w:divBdr>
                </w:div>
                <w:div w:id="2068334717">
                  <w:marLeft w:val="0"/>
                  <w:marRight w:val="0"/>
                  <w:marTop w:val="0"/>
                  <w:marBottom w:val="0"/>
                  <w:divBdr>
                    <w:top w:val="none" w:sz="0" w:space="0" w:color="auto"/>
                    <w:left w:val="none" w:sz="0" w:space="0" w:color="auto"/>
                    <w:bottom w:val="none" w:sz="0" w:space="0" w:color="auto"/>
                    <w:right w:val="none" w:sz="0" w:space="0" w:color="auto"/>
                  </w:divBdr>
                </w:div>
                <w:div w:id="2068336550">
                  <w:marLeft w:val="0"/>
                  <w:marRight w:val="0"/>
                  <w:marTop w:val="0"/>
                  <w:marBottom w:val="0"/>
                  <w:divBdr>
                    <w:top w:val="none" w:sz="0" w:space="0" w:color="auto"/>
                    <w:left w:val="none" w:sz="0" w:space="0" w:color="auto"/>
                    <w:bottom w:val="none" w:sz="0" w:space="0" w:color="auto"/>
                    <w:right w:val="none" w:sz="0" w:space="0" w:color="auto"/>
                  </w:divBdr>
                </w:div>
                <w:div w:id="2068651237">
                  <w:marLeft w:val="0"/>
                  <w:marRight w:val="0"/>
                  <w:marTop w:val="0"/>
                  <w:marBottom w:val="0"/>
                  <w:divBdr>
                    <w:top w:val="none" w:sz="0" w:space="0" w:color="auto"/>
                    <w:left w:val="none" w:sz="0" w:space="0" w:color="auto"/>
                    <w:bottom w:val="none" w:sz="0" w:space="0" w:color="auto"/>
                    <w:right w:val="none" w:sz="0" w:space="0" w:color="auto"/>
                  </w:divBdr>
                </w:div>
                <w:div w:id="2070416235">
                  <w:marLeft w:val="0"/>
                  <w:marRight w:val="0"/>
                  <w:marTop w:val="0"/>
                  <w:marBottom w:val="0"/>
                  <w:divBdr>
                    <w:top w:val="none" w:sz="0" w:space="0" w:color="auto"/>
                    <w:left w:val="none" w:sz="0" w:space="0" w:color="auto"/>
                    <w:bottom w:val="none" w:sz="0" w:space="0" w:color="auto"/>
                    <w:right w:val="none" w:sz="0" w:space="0" w:color="auto"/>
                  </w:divBdr>
                </w:div>
                <w:div w:id="2070689004">
                  <w:marLeft w:val="0"/>
                  <w:marRight w:val="0"/>
                  <w:marTop w:val="0"/>
                  <w:marBottom w:val="0"/>
                  <w:divBdr>
                    <w:top w:val="none" w:sz="0" w:space="0" w:color="auto"/>
                    <w:left w:val="none" w:sz="0" w:space="0" w:color="auto"/>
                    <w:bottom w:val="none" w:sz="0" w:space="0" w:color="auto"/>
                    <w:right w:val="none" w:sz="0" w:space="0" w:color="auto"/>
                  </w:divBdr>
                </w:div>
                <w:div w:id="2070765598">
                  <w:marLeft w:val="0"/>
                  <w:marRight w:val="0"/>
                  <w:marTop w:val="0"/>
                  <w:marBottom w:val="0"/>
                  <w:divBdr>
                    <w:top w:val="none" w:sz="0" w:space="0" w:color="auto"/>
                    <w:left w:val="none" w:sz="0" w:space="0" w:color="auto"/>
                    <w:bottom w:val="none" w:sz="0" w:space="0" w:color="auto"/>
                    <w:right w:val="none" w:sz="0" w:space="0" w:color="auto"/>
                  </w:divBdr>
                </w:div>
                <w:div w:id="2071226221">
                  <w:marLeft w:val="0"/>
                  <w:marRight w:val="0"/>
                  <w:marTop w:val="0"/>
                  <w:marBottom w:val="0"/>
                  <w:divBdr>
                    <w:top w:val="none" w:sz="0" w:space="0" w:color="auto"/>
                    <w:left w:val="none" w:sz="0" w:space="0" w:color="auto"/>
                    <w:bottom w:val="none" w:sz="0" w:space="0" w:color="auto"/>
                    <w:right w:val="none" w:sz="0" w:space="0" w:color="auto"/>
                  </w:divBdr>
                </w:div>
                <w:div w:id="2072457623">
                  <w:marLeft w:val="0"/>
                  <w:marRight w:val="0"/>
                  <w:marTop w:val="0"/>
                  <w:marBottom w:val="0"/>
                  <w:divBdr>
                    <w:top w:val="none" w:sz="0" w:space="0" w:color="auto"/>
                    <w:left w:val="none" w:sz="0" w:space="0" w:color="auto"/>
                    <w:bottom w:val="none" w:sz="0" w:space="0" w:color="auto"/>
                    <w:right w:val="none" w:sz="0" w:space="0" w:color="auto"/>
                  </w:divBdr>
                </w:div>
                <w:div w:id="2075228013">
                  <w:marLeft w:val="0"/>
                  <w:marRight w:val="0"/>
                  <w:marTop w:val="0"/>
                  <w:marBottom w:val="0"/>
                  <w:divBdr>
                    <w:top w:val="none" w:sz="0" w:space="0" w:color="auto"/>
                    <w:left w:val="none" w:sz="0" w:space="0" w:color="auto"/>
                    <w:bottom w:val="none" w:sz="0" w:space="0" w:color="auto"/>
                    <w:right w:val="none" w:sz="0" w:space="0" w:color="auto"/>
                  </w:divBdr>
                </w:div>
                <w:div w:id="2076199704">
                  <w:marLeft w:val="0"/>
                  <w:marRight w:val="0"/>
                  <w:marTop w:val="0"/>
                  <w:marBottom w:val="0"/>
                  <w:divBdr>
                    <w:top w:val="none" w:sz="0" w:space="0" w:color="auto"/>
                    <w:left w:val="none" w:sz="0" w:space="0" w:color="auto"/>
                    <w:bottom w:val="none" w:sz="0" w:space="0" w:color="auto"/>
                    <w:right w:val="none" w:sz="0" w:space="0" w:color="auto"/>
                  </w:divBdr>
                </w:div>
                <w:div w:id="2076929367">
                  <w:marLeft w:val="0"/>
                  <w:marRight w:val="0"/>
                  <w:marTop w:val="0"/>
                  <w:marBottom w:val="0"/>
                  <w:divBdr>
                    <w:top w:val="none" w:sz="0" w:space="0" w:color="auto"/>
                    <w:left w:val="none" w:sz="0" w:space="0" w:color="auto"/>
                    <w:bottom w:val="none" w:sz="0" w:space="0" w:color="auto"/>
                    <w:right w:val="none" w:sz="0" w:space="0" w:color="auto"/>
                  </w:divBdr>
                </w:div>
                <w:div w:id="2077818963">
                  <w:marLeft w:val="0"/>
                  <w:marRight w:val="0"/>
                  <w:marTop w:val="0"/>
                  <w:marBottom w:val="0"/>
                  <w:divBdr>
                    <w:top w:val="none" w:sz="0" w:space="0" w:color="auto"/>
                    <w:left w:val="none" w:sz="0" w:space="0" w:color="auto"/>
                    <w:bottom w:val="none" w:sz="0" w:space="0" w:color="auto"/>
                    <w:right w:val="none" w:sz="0" w:space="0" w:color="auto"/>
                  </w:divBdr>
                </w:div>
                <w:div w:id="2077819852">
                  <w:marLeft w:val="0"/>
                  <w:marRight w:val="0"/>
                  <w:marTop w:val="0"/>
                  <w:marBottom w:val="0"/>
                  <w:divBdr>
                    <w:top w:val="none" w:sz="0" w:space="0" w:color="auto"/>
                    <w:left w:val="none" w:sz="0" w:space="0" w:color="auto"/>
                    <w:bottom w:val="none" w:sz="0" w:space="0" w:color="auto"/>
                    <w:right w:val="none" w:sz="0" w:space="0" w:color="auto"/>
                  </w:divBdr>
                </w:div>
                <w:div w:id="2079862571">
                  <w:marLeft w:val="0"/>
                  <w:marRight w:val="0"/>
                  <w:marTop w:val="0"/>
                  <w:marBottom w:val="0"/>
                  <w:divBdr>
                    <w:top w:val="none" w:sz="0" w:space="0" w:color="auto"/>
                    <w:left w:val="none" w:sz="0" w:space="0" w:color="auto"/>
                    <w:bottom w:val="none" w:sz="0" w:space="0" w:color="auto"/>
                    <w:right w:val="none" w:sz="0" w:space="0" w:color="auto"/>
                  </w:divBdr>
                </w:div>
                <w:div w:id="2080058954">
                  <w:marLeft w:val="0"/>
                  <w:marRight w:val="0"/>
                  <w:marTop w:val="0"/>
                  <w:marBottom w:val="0"/>
                  <w:divBdr>
                    <w:top w:val="none" w:sz="0" w:space="0" w:color="auto"/>
                    <w:left w:val="none" w:sz="0" w:space="0" w:color="auto"/>
                    <w:bottom w:val="none" w:sz="0" w:space="0" w:color="auto"/>
                    <w:right w:val="none" w:sz="0" w:space="0" w:color="auto"/>
                  </w:divBdr>
                </w:div>
                <w:div w:id="2080129481">
                  <w:marLeft w:val="0"/>
                  <w:marRight w:val="0"/>
                  <w:marTop w:val="0"/>
                  <w:marBottom w:val="0"/>
                  <w:divBdr>
                    <w:top w:val="none" w:sz="0" w:space="0" w:color="auto"/>
                    <w:left w:val="none" w:sz="0" w:space="0" w:color="auto"/>
                    <w:bottom w:val="none" w:sz="0" w:space="0" w:color="auto"/>
                    <w:right w:val="none" w:sz="0" w:space="0" w:color="auto"/>
                  </w:divBdr>
                </w:div>
                <w:div w:id="2082212428">
                  <w:marLeft w:val="0"/>
                  <w:marRight w:val="0"/>
                  <w:marTop w:val="0"/>
                  <w:marBottom w:val="0"/>
                  <w:divBdr>
                    <w:top w:val="none" w:sz="0" w:space="0" w:color="auto"/>
                    <w:left w:val="none" w:sz="0" w:space="0" w:color="auto"/>
                    <w:bottom w:val="none" w:sz="0" w:space="0" w:color="auto"/>
                    <w:right w:val="none" w:sz="0" w:space="0" w:color="auto"/>
                  </w:divBdr>
                </w:div>
                <w:div w:id="2082293830">
                  <w:marLeft w:val="0"/>
                  <w:marRight w:val="0"/>
                  <w:marTop w:val="0"/>
                  <w:marBottom w:val="0"/>
                  <w:divBdr>
                    <w:top w:val="none" w:sz="0" w:space="0" w:color="auto"/>
                    <w:left w:val="none" w:sz="0" w:space="0" w:color="auto"/>
                    <w:bottom w:val="none" w:sz="0" w:space="0" w:color="auto"/>
                    <w:right w:val="none" w:sz="0" w:space="0" w:color="auto"/>
                  </w:divBdr>
                </w:div>
                <w:div w:id="2085179264">
                  <w:marLeft w:val="0"/>
                  <w:marRight w:val="0"/>
                  <w:marTop w:val="0"/>
                  <w:marBottom w:val="0"/>
                  <w:divBdr>
                    <w:top w:val="none" w:sz="0" w:space="0" w:color="auto"/>
                    <w:left w:val="none" w:sz="0" w:space="0" w:color="auto"/>
                    <w:bottom w:val="none" w:sz="0" w:space="0" w:color="auto"/>
                    <w:right w:val="none" w:sz="0" w:space="0" w:color="auto"/>
                  </w:divBdr>
                </w:div>
                <w:div w:id="2085835346">
                  <w:marLeft w:val="0"/>
                  <w:marRight w:val="0"/>
                  <w:marTop w:val="0"/>
                  <w:marBottom w:val="0"/>
                  <w:divBdr>
                    <w:top w:val="none" w:sz="0" w:space="0" w:color="auto"/>
                    <w:left w:val="none" w:sz="0" w:space="0" w:color="auto"/>
                    <w:bottom w:val="none" w:sz="0" w:space="0" w:color="auto"/>
                    <w:right w:val="none" w:sz="0" w:space="0" w:color="auto"/>
                  </w:divBdr>
                </w:div>
                <w:div w:id="2086681073">
                  <w:marLeft w:val="0"/>
                  <w:marRight w:val="0"/>
                  <w:marTop w:val="0"/>
                  <w:marBottom w:val="0"/>
                  <w:divBdr>
                    <w:top w:val="none" w:sz="0" w:space="0" w:color="auto"/>
                    <w:left w:val="none" w:sz="0" w:space="0" w:color="auto"/>
                    <w:bottom w:val="none" w:sz="0" w:space="0" w:color="auto"/>
                    <w:right w:val="none" w:sz="0" w:space="0" w:color="auto"/>
                  </w:divBdr>
                </w:div>
                <w:div w:id="2088963908">
                  <w:marLeft w:val="0"/>
                  <w:marRight w:val="0"/>
                  <w:marTop w:val="0"/>
                  <w:marBottom w:val="0"/>
                  <w:divBdr>
                    <w:top w:val="none" w:sz="0" w:space="0" w:color="auto"/>
                    <w:left w:val="none" w:sz="0" w:space="0" w:color="auto"/>
                    <w:bottom w:val="none" w:sz="0" w:space="0" w:color="auto"/>
                    <w:right w:val="none" w:sz="0" w:space="0" w:color="auto"/>
                  </w:divBdr>
                </w:div>
                <w:div w:id="2089616724">
                  <w:marLeft w:val="0"/>
                  <w:marRight w:val="0"/>
                  <w:marTop w:val="0"/>
                  <w:marBottom w:val="0"/>
                  <w:divBdr>
                    <w:top w:val="none" w:sz="0" w:space="0" w:color="auto"/>
                    <w:left w:val="none" w:sz="0" w:space="0" w:color="auto"/>
                    <w:bottom w:val="none" w:sz="0" w:space="0" w:color="auto"/>
                    <w:right w:val="none" w:sz="0" w:space="0" w:color="auto"/>
                  </w:divBdr>
                </w:div>
                <w:div w:id="2090610019">
                  <w:marLeft w:val="0"/>
                  <w:marRight w:val="0"/>
                  <w:marTop w:val="0"/>
                  <w:marBottom w:val="0"/>
                  <w:divBdr>
                    <w:top w:val="none" w:sz="0" w:space="0" w:color="auto"/>
                    <w:left w:val="none" w:sz="0" w:space="0" w:color="auto"/>
                    <w:bottom w:val="none" w:sz="0" w:space="0" w:color="auto"/>
                    <w:right w:val="none" w:sz="0" w:space="0" w:color="auto"/>
                  </w:divBdr>
                </w:div>
                <w:div w:id="2091149526">
                  <w:marLeft w:val="0"/>
                  <w:marRight w:val="0"/>
                  <w:marTop w:val="0"/>
                  <w:marBottom w:val="0"/>
                  <w:divBdr>
                    <w:top w:val="none" w:sz="0" w:space="0" w:color="auto"/>
                    <w:left w:val="none" w:sz="0" w:space="0" w:color="auto"/>
                    <w:bottom w:val="none" w:sz="0" w:space="0" w:color="auto"/>
                    <w:right w:val="none" w:sz="0" w:space="0" w:color="auto"/>
                  </w:divBdr>
                </w:div>
                <w:div w:id="2091543424">
                  <w:marLeft w:val="0"/>
                  <w:marRight w:val="0"/>
                  <w:marTop w:val="0"/>
                  <w:marBottom w:val="0"/>
                  <w:divBdr>
                    <w:top w:val="none" w:sz="0" w:space="0" w:color="auto"/>
                    <w:left w:val="none" w:sz="0" w:space="0" w:color="auto"/>
                    <w:bottom w:val="none" w:sz="0" w:space="0" w:color="auto"/>
                    <w:right w:val="none" w:sz="0" w:space="0" w:color="auto"/>
                  </w:divBdr>
                </w:div>
                <w:div w:id="2091734725">
                  <w:marLeft w:val="0"/>
                  <w:marRight w:val="0"/>
                  <w:marTop w:val="0"/>
                  <w:marBottom w:val="0"/>
                  <w:divBdr>
                    <w:top w:val="none" w:sz="0" w:space="0" w:color="auto"/>
                    <w:left w:val="none" w:sz="0" w:space="0" w:color="auto"/>
                    <w:bottom w:val="none" w:sz="0" w:space="0" w:color="auto"/>
                    <w:right w:val="none" w:sz="0" w:space="0" w:color="auto"/>
                  </w:divBdr>
                </w:div>
                <w:div w:id="2092507368">
                  <w:marLeft w:val="0"/>
                  <w:marRight w:val="0"/>
                  <w:marTop w:val="0"/>
                  <w:marBottom w:val="0"/>
                  <w:divBdr>
                    <w:top w:val="none" w:sz="0" w:space="0" w:color="auto"/>
                    <w:left w:val="none" w:sz="0" w:space="0" w:color="auto"/>
                    <w:bottom w:val="none" w:sz="0" w:space="0" w:color="auto"/>
                    <w:right w:val="none" w:sz="0" w:space="0" w:color="auto"/>
                  </w:divBdr>
                </w:div>
                <w:div w:id="2093886494">
                  <w:marLeft w:val="0"/>
                  <w:marRight w:val="0"/>
                  <w:marTop w:val="0"/>
                  <w:marBottom w:val="0"/>
                  <w:divBdr>
                    <w:top w:val="none" w:sz="0" w:space="0" w:color="auto"/>
                    <w:left w:val="none" w:sz="0" w:space="0" w:color="auto"/>
                    <w:bottom w:val="none" w:sz="0" w:space="0" w:color="auto"/>
                    <w:right w:val="none" w:sz="0" w:space="0" w:color="auto"/>
                  </w:divBdr>
                </w:div>
                <w:div w:id="2096827983">
                  <w:marLeft w:val="0"/>
                  <w:marRight w:val="0"/>
                  <w:marTop w:val="0"/>
                  <w:marBottom w:val="0"/>
                  <w:divBdr>
                    <w:top w:val="none" w:sz="0" w:space="0" w:color="auto"/>
                    <w:left w:val="none" w:sz="0" w:space="0" w:color="auto"/>
                    <w:bottom w:val="none" w:sz="0" w:space="0" w:color="auto"/>
                    <w:right w:val="none" w:sz="0" w:space="0" w:color="auto"/>
                  </w:divBdr>
                </w:div>
                <w:div w:id="2097512427">
                  <w:marLeft w:val="0"/>
                  <w:marRight w:val="0"/>
                  <w:marTop w:val="0"/>
                  <w:marBottom w:val="0"/>
                  <w:divBdr>
                    <w:top w:val="none" w:sz="0" w:space="0" w:color="auto"/>
                    <w:left w:val="none" w:sz="0" w:space="0" w:color="auto"/>
                    <w:bottom w:val="none" w:sz="0" w:space="0" w:color="auto"/>
                    <w:right w:val="none" w:sz="0" w:space="0" w:color="auto"/>
                  </w:divBdr>
                </w:div>
                <w:div w:id="2098289127">
                  <w:marLeft w:val="0"/>
                  <w:marRight w:val="0"/>
                  <w:marTop w:val="0"/>
                  <w:marBottom w:val="0"/>
                  <w:divBdr>
                    <w:top w:val="none" w:sz="0" w:space="0" w:color="auto"/>
                    <w:left w:val="none" w:sz="0" w:space="0" w:color="auto"/>
                    <w:bottom w:val="none" w:sz="0" w:space="0" w:color="auto"/>
                    <w:right w:val="none" w:sz="0" w:space="0" w:color="auto"/>
                  </w:divBdr>
                </w:div>
                <w:div w:id="2099910325">
                  <w:marLeft w:val="0"/>
                  <w:marRight w:val="0"/>
                  <w:marTop w:val="0"/>
                  <w:marBottom w:val="0"/>
                  <w:divBdr>
                    <w:top w:val="none" w:sz="0" w:space="0" w:color="auto"/>
                    <w:left w:val="none" w:sz="0" w:space="0" w:color="auto"/>
                    <w:bottom w:val="none" w:sz="0" w:space="0" w:color="auto"/>
                    <w:right w:val="none" w:sz="0" w:space="0" w:color="auto"/>
                  </w:divBdr>
                </w:div>
                <w:div w:id="2100129144">
                  <w:marLeft w:val="0"/>
                  <w:marRight w:val="0"/>
                  <w:marTop w:val="0"/>
                  <w:marBottom w:val="0"/>
                  <w:divBdr>
                    <w:top w:val="none" w:sz="0" w:space="0" w:color="auto"/>
                    <w:left w:val="none" w:sz="0" w:space="0" w:color="auto"/>
                    <w:bottom w:val="none" w:sz="0" w:space="0" w:color="auto"/>
                    <w:right w:val="none" w:sz="0" w:space="0" w:color="auto"/>
                  </w:divBdr>
                </w:div>
                <w:div w:id="2100637302">
                  <w:marLeft w:val="0"/>
                  <w:marRight w:val="0"/>
                  <w:marTop w:val="0"/>
                  <w:marBottom w:val="0"/>
                  <w:divBdr>
                    <w:top w:val="none" w:sz="0" w:space="0" w:color="auto"/>
                    <w:left w:val="none" w:sz="0" w:space="0" w:color="auto"/>
                    <w:bottom w:val="none" w:sz="0" w:space="0" w:color="auto"/>
                    <w:right w:val="none" w:sz="0" w:space="0" w:color="auto"/>
                  </w:divBdr>
                </w:div>
                <w:div w:id="2104300961">
                  <w:marLeft w:val="0"/>
                  <w:marRight w:val="0"/>
                  <w:marTop w:val="0"/>
                  <w:marBottom w:val="0"/>
                  <w:divBdr>
                    <w:top w:val="none" w:sz="0" w:space="0" w:color="auto"/>
                    <w:left w:val="none" w:sz="0" w:space="0" w:color="auto"/>
                    <w:bottom w:val="none" w:sz="0" w:space="0" w:color="auto"/>
                    <w:right w:val="none" w:sz="0" w:space="0" w:color="auto"/>
                  </w:divBdr>
                </w:div>
                <w:div w:id="2104915793">
                  <w:marLeft w:val="0"/>
                  <w:marRight w:val="0"/>
                  <w:marTop w:val="0"/>
                  <w:marBottom w:val="0"/>
                  <w:divBdr>
                    <w:top w:val="none" w:sz="0" w:space="0" w:color="auto"/>
                    <w:left w:val="none" w:sz="0" w:space="0" w:color="auto"/>
                    <w:bottom w:val="none" w:sz="0" w:space="0" w:color="auto"/>
                    <w:right w:val="none" w:sz="0" w:space="0" w:color="auto"/>
                  </w:divBdr>
                </w:div>
                <w:div w:id="2105221907">
                  <w:marLeft w:val="0"/>
                  <w:marRight w:val="0"/>
                  <w:marTop w:val="0"/>
                  <w:marBottom w:val="0"/>
                  <w:divBdr>
                    <w:top w:val="none" w:sz="0" w:space="0" w:color="auto"/>
                    <w:left w:val="none" w:sz="0" w:space="0" w:color="auto"/>
                    <w:bottom w:val="none" w:sz="0" w:space="0" w:color="auto"/>
                    <w:right w:val="none" w:sz="0" w:space="0" w:color="auto"/>
                  </w:divBdr>
                </w:div>
                <w:div w:id="2106000142">
                  <w:marLeft w:val="0"/>
                  <w:marRight w:val="0"/>
                  <w:marTop w:val="0"/>
                  <w:marBottom w:val="0"/>
                  <w:divBdr>
                    <w:top w:val="none" w:sz="0" w:space="0" w:color="auto"/>
                    <w:left w:val="none" w:sz="0" w:space="0" w:color="auto"/>
                    <w:bottom w:val="none" w:sz="0" w:space="0" w:color="auto"/>
                    <w:right w:val="none" w:sz="0" w:space="0" w:color="auto"/>
                  </w:divBdr>
                </w:div>
                <w:div w:id="2106490252">
                  <w:marLeft w:val="0"/>
                  <w:marRight w:val="0"/>
                  <w:marTop w:val="0"/>
                  <w:marBottom w:val="0"/>
                  <w:divBdr>
                    <w:top w:val="none" w:sz="0" w:space="0" w:color="auto"/>
                    <w:left w:val="none" w:sz="0" w:space="0" w:color="auto"/>
                    <w:bottom w:val="none" w:sz="0" w:space="0" w:color="auto"/>
                    <w:right w:val="none" w:sz="0" w:space="0" w:color="auto"/>
                  </w:divBdr>
                </w:div>
                <w:div w:id="2107116012">
                  <w:marLeft w:val="0"/>
                  <w:marRight w:val="0"/>
                  <w:marTop w:val="0"/>
                  <w:marBottom w:val="0"/>
                  <w:divBdr>
                    <w:top w:val="none" w:sz="0" w:space="0" w:color="auto"/>
                    <w:left w:val="none" w:sz="0" w:space="0" w:color="auto"/>
                    <w:bottom w:val="none" w:sz="0" w:space="0" w:color="auto"/>
                    <w:right w:val="none" w:sz="0" w:space="0" w:color="auto"/>
                  </w:divBdr>
                </w:div>
                <w:div w:id="2107461046">
                  <w:marLeft w:val="0"/>
                  <w:marRight w:val="0"/>
                  <w:marTop w:val="0"/>
                  <w:marBottom w:val="0"/>
                  <w:divBdr>
                    <w:top w:val="none" w:sz="0" w:space="0" w:color="auto"/>
                    <w:left w:val="none" w:sz="0" w:space="0" w:color="auto"/>
                    <w:bottom w:val="none" w:sz="0" w:space="0" w:color="auto"/>
                    <w:right w:val="none" w:sz="0" w:space="0" w:color="auto"/>
                  </w:divBdr>
                </w:div>
                <w:div w:id="2107654131">
                  <w:marLeft w:val="0"/>
                  <w:marRight w:val="0"/>
                  <w:marTop w:val="0"/>
                  <w:marBottom w:val="0"/>
                  <w:divBdr>
                    <w:top w:val="none" w:sz="0" w:space="0" w:color="auto"/>
                    <w:left w:val="none" w:sz="0" w:space="0" w:color="auto"/>
                    <w:bottom w:val="none" w:sz="0" w:space="0" w:color="auto"/>
                    <w:right w:val="none" w:sz="0" w:space="0" w:color="auto"/>
                  </w:divBdr>
                </w:div>
                <w:div w:id="2110543339">
                  <w:marLeft w:val="0"/>
                  <w:marRight w:val="0"/>
                  <w:marTop w:val="0"/>
                  <w:marBottom w:val="0"/>
                  <w:divBdr>
                    <w:top w:val="none" w:sz="0" w:space="0" w:color="auto"/>
                    <w:left w:val="none" w:sz="0" w:space="0" w:color="auto"/>
                    <w:bottom w:val="none" w:sz="0" w:space="0" w:color="auto"/>
                    <w:right w:val="none" w:sz="0" w:space="0" w:color="auto"/>
                  </w:divBdr>
                </w:div>
                <w:div w:id="2110588497">
                  <w:marLeft w:val="0"/>
                  <w:marRight w:val="0"/>
                  <w:marTop w:val="0"/>
                  <w:marBottom w:val="0"/>
                  <w:divBdr>
                    <w:top w:val="none" w:sz="0" w:space="0" w:color="auto"/>
                    <w:left w:val="none" w:sz="0" w:space="0" w:color="auto"/>
                    <w:bottom w:val="none" w:sz="0" w:space="0" w:color="auto"/>
                    <w:right w:val="none" w:sz="0" w:space="0" w:color="auto"/>
                  </w:divBdr>
                </w:div>
                <w:div w:id="2111386517">
                  <w:marLeft w:val="0"/>
                  <w:marRight w:val="0"/>
                  <w:marTop w:val="0"/>
                  <w:marBottom w:val="0"/>
                  <w:divBdr>
                    <w:top w:val="none" w:sz="0" w:space="0" w:color="auto"/>
                    <w:left w:val="none" w:sz="0" w:space="0" w:color="auto"/>
                    <w:bottom w:val="none" w:sz="0" w:space="0" w:color="auto"/>
                    <w:right w:val="none" w:sz="0" w:space="0" w:color="auto"/>
                  </w:divBdr>
                </w:div>
                <w:div w:id="2111469029">
                  <w:marLeft w:val="0"/>
                  <w:marRight w:val="0"/>
                  <w:marTop w:val="0"/>
                  <w:marBottom w:val="0"/>
                  <w:divBdr>
                    <w:top w:val="none" w:sz="0" w:space="0" w:color="auto"/>
                    <w:left w:val="none" w:sz="0" w:space="0" w:color="auto"/>
                    <w:bottom w:val="none" w:sz="0" w:space="0" w:color="auto"/>
                    <w:right w:val="none" w:sz="0" w:space="0" w:color="auto"/>
                  </w:divBdr>
                </w:div>
                <w:div w:id="2114549295">
                  <w:marLeft w:val="0"/>
                  <w:marRight w:val="0"/>
                  <w:marTop w:val="0"/>
                  <w:marBottom w:val="0"/>
                  <w:divBdr>
                    <w:top w:val="none" w:sz="0" w:space="0" w:color="auto"/>
                    <w:left w:val="none" w:sz="0" w:space="0" w:color="auto"/>
                    <w:bottom w:val="none" w:sz="0" w:space="0" w:color="auto"/>
                    <w:right w:val="none" w:sz="0" w:space="0" w:color="auto"/>
                  </w:divBdr>
                </w:div>
                <w:div w:id="2115055530">
                  <w:marLeft w:val="0"/>
                  <w:marRight w:val="0"/>
                  <w:marTop w:val="0"/>
                  <w:marBottom w:val="0"/>
                  <w:divBdr>
                    <w:top w:val="none" w:sz="0" w:space="0" w:color="auto"/>
                    <w:left w:val="none" w:sz="0" w:space="0" w:color="auto"/>
                    <w:bottom w:val="none" w:sz="0" w:space="0" w:color="auto"/>
                    <w:right w:val="none" w:sz="0" w:space="0" w:color="auto"/>
                  </w:divBdr>
                </w:div>
                <w:div w:id="2115979303">
                  <w:marLeft w:val="0"/>
                  <w:marRight w:val="0"/>
                  <w:marTop w:val="0"/>
                  <w:marBottom w:val="0"/>
                  <w:divBdr>
                    <w:top w:val="none" w:sz="0" w:space="0" w:color="auto"/>
                    <w:left w:val="none" w:sz="0" w:space="0" w:color="auto"/>
                    <w:bottom w:val="none" w:sz="0" w:space="0" w:color="auto"/>
                    <w:right w:val="none" w:sz="0" w:space="0" w:color="auto"/>
                  </w:divBdr>
                </w:div>
                <w:div w:id="2117095576">
                  <w:marLeft w:val="0"/>
                  <w:marRight w:val="0"/>
                  <w:marTop w:val="0"/>
                  <w:marBottom w:val="0"/>
                  <w:divBdr>
                    <w:top w:val="none" w:sz="0" w:space="0" w:color="auto"/>
                    <w:left w:val="none" w:sz="0" w:space="0" w:color="auto"/>
                    <w:bottom w:val="none" w:sz="0" w:space="0" w:color="auto"/>
                    <w:right w:val="none" w:sz="0" w:space="0" w:color="auto"/>
                  </w:divBdr>
                </w:div>
                <w:div w:id="2118254741">
                  <w:marLeft w:val="0"/>
                  <w:marRight w:val="0"/>
                  <w:marTop w:val="0"/>
                  <w:marBottom w:val="0"/>
                  <w:divBdr>
                    <w:top w:val="none" w:sz="0" w:space="0" w:color="auto"/>
                    <w:left w:val="none" w:sz="0" w:space="0" w:color="auto"/>
                    <w:bottom w:val="none" w:sz="0" w:space="0" w:color="auto"/>
                    <w:right w:val="none" w:sz="0" w:space="0" w:color="auto"/>
                  </w:divBdr>
                </w:div>
                <w:div w:id="2118866274">
                  <w:marLeft w:val="0"/>
                  <w:marRight w:val="0"/>
                  <w:marTop w:val="0"/>
                  <w:marBottom w:val="0"/>
                  <w:divBdr>
                    <w:top w:val="none" w:sz="0" w:space="0" w:color="auto"/>
                    <w:left w:val="none" w:sz="0" w:space="0" w:color="auto"/>
                    <w:bottom w:val="none" w:sz="0" w:space="0" w:color="auto"/>
                    <w:right w:val="none" w:sz="0" w:space="0" w:color="auto"/>
                  </w:divBdr>
                </w:div>
                <w:div w:id="2119642024">
                  <w:marLeft w:val="0"/>
                  <w:marRight w:val="0"/>
                  <w:marTop w:val="0"/>
                  <w:marBottom w:val="0"/>
                  <w:divBdr>
                    <w:top w:val="none" w:sz="0" w:space="0" w:color="auto"/>
                    <w:left w:val="none" w:sz="0" w:space="0" w:color="auto"/>
                    <w:bottom w:val="none" w:sz="0" w:space="0" w:color="auto"/>
                    <w:right w:val="none" w:sz="0" w:space="0" w:color="auto"/>
                  </w:divBdr>
                </w:div>
                <w:div w:id="2122645878">
                  <w:marLeft w:val="0"/>
                  <w:marRight w:val="0"/>
                  <w:marTop w:val="0"/>
                  <w:marBottom w:val="0"/>
                  <w:divBdr>
                    <w:top w:val="none" w:sz="0" w:space="0" w:color="auto"/>
                    <w:left w:val="none" w:sz="0" w:space="0" w:color="auto"/>
                    <w:bottom w:val="none" w:sz="0" w:space="0" w:color="auto"/>
                    <w:right w:val="none" w:sz="0" w:space="0" w:color="auto"/>
                  </w:divBdr>
                </w:div>
                <w:div w:id="2123189137">
                  <w:marLeft w:val="0"/>
                  <w:marRight w:val="0"/>
                  <w:marTop w:val="0"/>
                  <w:marBottom w:val="0"/>
                  <w:divBdr>
                    <w:top w:val="none" w:sz="0" w:space="0" w:color="auto"/>
                    <w:left w:val="none" w:sz="0" w:space="0" w:color="auto"/>
                    <w:bottom w:val="none" w:sz="0" w:space="0" w:color="auto"/>
                    <w:right w:val="none" w:sz="0" w:space="0" w:color="auto"/>
                  </w:divBdr>
                </w:div>
                <w:div w:id="2124491502">
                  <w:marLeft w:val="0"/>
                  <w:marRight w:val="0"/>
                  <w:marTop w:val="0"/>
                  <w:marBottom w:val="0"/>
                  <w:divBdr>
                    <w:top w:val="none" w:sz="0" w:space="0" w:color="auto"/>
                    <w:left w:val="none" w:sz="0" w:space="0" w:color="auto"/>
                    <w:bottom w:val="none" w:sz="0" w:space="0" w:color="auto"/>
                    <w:right w:val="none" w:sz="0" w:space="0" w:color="auto"/>
                  </w:divBdr>
                </w:div>
                <w:div w:id="2126801440">
                  <w:marLeft w:val="0"/>
                  <w:marRight w:val="0"/>
                  <w:marTop w:val="0"/>
                  <w:marBottom w:val="0"/>
                  <w:divBdr>
                    <w:top w:val="none" w:sz="0" w:space="0" w:color="auto"/>
                    <w:left w:val="none" w:sz="0" w:space="0" w:color="auto"/>
                    <w:bottom w:val="none" w:sz="0" w:space="0" w:color="auto"/>
                    <w:right w:val="none" w:sz="0" w:space="0" w:color="auto"/>
                  </w:divBdr>
                </w:div>
                <w:div w:id="2127460085">
                  <w:marLeft w:val="0"/>
                  <w:marRight w:val="0"/>
                  <w:marTop w:val="0"/>
                  <w:marBottom w:val="0"/>
                  <w:divBdr>
                    <w:top w:val="none" w:sz="0" w:space="0" w:color="auto"/>
                    <w:left w:val="none" w:sz="0" w:space="0" w:color="auto"/>
                    <w:bottom w:val="none" w:sz="0" w:space="0" w:color="auto"/>
                    <w:right w:val="none" w:sz="0" w:space="0" w:color="auto"/>
                  </w:divBdr>
                </w:div>
                <w:div w:id="2128501393">
                  <w:marLeft w:val="0"/>
                  <w:marRight w:val="0"/>
                  <w:marTop w:val="0"/>
                  <w:marBottom w:val="0"/>
                  <w:divBdr>
                    <w:top w:val="none" w:sz="0" w:space="0" w:color="auto"/>
                    <w:left w:val="none" w:sz="0" w:space="0" w:color="auto"/>
                    <w:bottom w:val="none" w:sz="0" w:space="0" w:color="auto"/>
                    <w:right w:val="none" w:sz="0" w:space="0" w:color="auto"/>
                  </w:divBdr>
                </w:div>
                <w:div w:id="2129273240">
                  <w:marLeft w:val="0"/>
                  <w:marRight w:val="0"/>
                  <w:marTop w:val="0"/>
                  <w:marBottom w:val="0"/>
                  <w:divBdr>
                    <w:top w:val="none" w:sz="0" w:space="0" w:color="auto"/>
                    <w:left w:val="none" w:sz="0" w:space="0" w:color="auto"/>
                    <w:bottom w:val="none" w:sz="0" w:space="0" w:color="auto"/>
                    <w:right w:val="none" w:sz="0" w:space="0" w:color="auto"/>
                  </w:divBdr>
                </w:div>
                <w:div w:id="2129808350">
                  <w:marLeft w:val="0"/>
                  <w:marRight w:val="0"/>
                  <w:marTop w:val="0"/>
                  <w:marBottom w:val="0"/>
                  <w:divBdr>
                    <w:top w:val="none" w:sz="0" w:space="0" w:color="auto"/>
                    <w:left w:val="none" w:sz="0" w:space="0" w:color="auto"/>
                    <w:bottom w:val="none" w:sz="0" w:space="0" w:color="auto"/>
                    <w:right w:val="none" w:sz="0" w:space="0" w:color="auto"/>
                  </w:divBdr>
                </w:div>
                <w:div w:id="2130203404">
                  <w:marLeft w:val="0"/>
                  <w:marRight w:val="0"/>
                  <w:marTop w:val="0"/>
                  <w:marBottom w:val="0"/>
                  <w:divBdr>
                    <w:top w:val="none" w:sz="0" w:space="0" w:color="auto"/>
                    <w:left w:val="none" w:sz="0" w:space="0" w:color="auto"/>
                    <w:bottom w:val="none" w:sz="0" w:space="0" w:color="auto"/>
                    <w:right w:val="none" w:sz="0" w:space="0" w:color="auto"/>
                  </w:divBdr>
                </w:div>
                <w:div w:id="2130969853">
                  <w:marLeft w:val="0"/>
                  <w:marRight w:val="0"/>
                  <w:marTop w:val="0"/>
                  <w:marBottom w:val="0"/>
                  <w:divBdr>
                    <w:top w:val="none" w:sz="0" w:space="0" w:color="auto"/>
                    <w:left w:val="none" w:sz="0" w:space="0" w:color="auto"/>
                    <w:bottom w:val="none" w:sz="0" w:space="0" w:color="auto"/>
                    <w:right w:val="none" w:sz="0" w:space="0" w:color="auto"/>
                  </w:divBdr>
                </w:div>
                <w:div w:id="2131777741">
                  <w:marLeft w:val="0"/>
                  <w:marRight w:val="0"/>
                  <w:marTop w:val="0"/>
                  <w:marBottom w:val="0"/>
                  <w:divBdr>
                    <w:top w:val="none" w:sz="0" w:space="0" w:color="auto"/>
                    <w:left w:val="none" w:sz="0" w:space="0" w:color="auto"/>
                    <w:bottom w:val="none" w:sz="0" w:space="0" w:color="auto"/>
                    <w:right w:val="none" w:sz="0" w:space="0" w:color="auto"/>
                  </w:divBdr>
                </w:div>
                <w:div w:id="2131973613">
                  <w:marLeft w:val="0"/>
                  <w:marRight w:val="0"/>
                  <w:marTop w:val="0"/>
                  <w:marBottom w:val="0"/>
                  <w:divBdr>
                    <w:top w:val="none" w:sz="0" w:space="0" w:color="auto"/>
                    <w:left w:val="none" w:sz="0" w:space="0" w:color="auto"/>
                    <w:bottom w:val="none" w:sz="0" w:space="0" w:color="auto"/>
                    <w:right w:val="none" w:sz="0" w:space="0" w:color="auto"/>
                  </w:divBdr>
                </w:div>
                <w:div w:id="2134253306">
                  <w:marLeft w:val="0"/>
                  <w:marRight w:val="0"/>
                  <w:marTop w:val="0"/>
                  <w:marBottom w:val="0"/>
                  <w:divBdr>
                    <w:top w:val="none" w:sz="0" w:space="0" w:color="auto"/>
                    <w:left w:val="none" w:sz="0" w:space="0" w:color="auto"/>
                    <w:bottom w:val="none" w:sz="0" w:space="0" w:color="auto"/>
                    <w:right w:val="none" w:sz="0" w:space="0" w:color="auto"/>
                  </w:divBdr>
                </w:div>
                <w:div w:id="2135178022">
                  <w:marLeft w:val="0"/>
                  <w:marRight w:val="0"/>
                  <w:marTop w:val="0"/>
                  <w:marBottom w:val="0"/>
                  <w:divBdr>
                    <w:top w:val="none" w:sz="0" w:space="0" w:color="auto"/>
                    <w:left w:val="none" w:sz="0" w:space="0" w:color="auto"/>
                    <w:bottom w:val="none" w:sz="0" w:space="0" w:color="auto"/>
                    <w:right w:val="none" w:sz="0" w:space="0" w:color="auto"/>
                  </w:divBdr>
                </w:div>
                <w:div w:id="2135899963">
                  <w:marLeft w:val="0"/>
                  <w:marRight w:val="0"/>
                  <w:marTop w:val="0"/>
                  <w:marBottom w:val="0"/>
                  <w:divBdr>
                    <w:top w:val="none" w:sz="0" w:space="0" w:color="auto"/>
                    <w:left w:val="none" w:sz="0" w:space="0" w:color="auto"/>
                    <w:bottom w:val="none" w:sz="0" w:space="0" w:color="auto"/>
                    <w:right w:val="none" w:sz="0" w:space="0" w:color="auto"/>
                  </w:divBdr>
                </w:div>
                <w:div w:id="2140416545">
                  <w:marLeft w:val="0"/>
                  <w:marRight w:val="0"/>
                  <w:marTop w:val="0"/>
                  <w:marBottom w:val="0"/>
                  <w:divBdr>
                    <w:top w:val="none" w:sz="0" w:space="0" w:color="auto"/>
                    <w:left w:val="none" w:sz="0" w:space="0" w:color="auto"/>
                    <w:bottom w:val="none" w:sz="0" w:space="0" w:color="auto"/>
                    <w:right w:val="none" w:sz="0" w:space="0" w:color="auto"/>
                  </w:divBdr>
                </w:div>
                <w:div w:id="2140950430">
                  <w:marLeft w:val="0"/>
                  <w:marRight w:val="0"/>
                  <w:marTop w:val="0"/>
                  <w:marBottom w:val="0"/>
                  <w:divBdr>
                    <w:top w:val="none" w:sz="0" w:space="0" w:color="auto"/>
                    <w:left w:val="none" w:sz="0" w:space="0" w:color="auto"/>
                    <w:bottom w:val="none" w:sz="0" w:space="0" w:color="auto"/>
                    <w:right w:val="none" w:sz="0" w:space="0" w:color="auto"/>
                  </w:divBdr>
                </w:div>
                <w:div w:id="2141875367">
                  <w:marLeft w:val="0"/>
                  <w:marRight w:val="0"/>
                  <w:marTop w:val="0"/>
                  <w:marBottom w:val="0"/>
                  <w:divBdr>
                    <w:top w:val="none" w:sz="0" w:space="0" w:color="auto"/>
                    <w:left w:val="none" w:sz="0" w:space="0" w:color="auto"/>
                    <w:bottom w:val="none" w:sz="0" w:space="0" w:color="auto"/>
                    <w:right w:val="none" w:sz="0" w:space="0" w:color="auto"/>
                  </w:divBdr>
                </w:div>
                <w:div w:id="2141914983">
                  <w:marLeft w:val="0"/>
                  <w:marRight w:val="0"/>
                  <w:marTop w:val="0"/>
                  <w:marBottom w:val="0"/>
                  <w:divBdr>
                    <w:top w:val="none" w:sz="0" w:space="0" w:color="auto"/>
                    <w:left w:val="none" w:sz="0" w:space="0" w:color="auto"/>
                    <w:bottom w:val="none" w:sz="0" w:space="0" w:color="auto"/>
                    <w:right w:val="none" w:sz="0" w:space="0" w:color="auto"/>
                  </w:divBdr>
                </w:div>
                <w:div w:id="2142767900">
                  <w:marLeft w:val="0"/>
                  <w:marRight w:val="0"/>
                  <w:marTop w:val="0"/>
                  <w:marBottom w:val="0"/>
                  <w:divBdr>
                    <w:top w:val="none" w:sz="0" w:space="0" w:color="auto"/>
                    <w:left w:val="none" w:sz="0" w:space="0" w:color="auto"/>
                    <w:bottom w:val="none" w:sz="0" w:space="0" w:color="auto"/>
                    <w:right w:val="none" w:sz="0" w:space="0" w:color="auto"/>
                  </w:divBdr>
                </w:div>
                <w:div w:id="2144689256">
                  <w:marLeft w:val="0"/>
                  <w:marRight w:val="0"/>
                  <w:marTop w:val="0"/>
                  <w:marBottom w:val="0"/>
                  <w:divBdr>
                    <w:top w:val="none" w:sz="0" w:space="0" w:color="auto"/>
                    <w:left w:val="none" w:sz="0" w:space="0" w:color="auto"/>
                    <w:bottom w:val="none" w:sz="0" w:space="0" w:color="auto"/>
                    <w:right w:val="none" w:sz="0" w:space="0" w:color="auto"/>
                  </w:divBdr>
                </w:div>
                <w:div w:id="2147115126">
                  <w:marLeft w:val="0"/>
                  <w:marRight w:val="0"/>
                  <w:marTop w:val="0"/>
                  <w:marBottom w:val="0"/>
                  <w:divBdr>
                    <w:top w:val="none" w:sz="0" w:space="0" w:color="auto"/>
                    <w:left w:val="none" w:sz="0" w:space="0" w:color="auto"/>
                    <w:bottom w:val="none" w:sz="0" w:space="0" w:color="auto"/>
                    <w:right w:val="none" w:sz="0" w:space="0" w:color="auto"/>
                  </w:divBdr>
                </w:div>
              </w:divsChild>
            </w:div>
            <w:div w:id="407847260">
              <w:marLeft w:val="0"/>
              <w:marRight w:val="0"/>
              <w:marTop w:val="0"/>
              <w:marBottom w:val="0"/>
              <w:divBdr>
                <w:top w:val="none" w:sz="0" w:space="0" w:color="auto"/>
                <w:left w:val="none" w:sz="0" w:space="0" w:color="auto"/>
                <w:bottom w:val="none" w:sz="0" w:space="0" w:color="auto"/>
                <w:right w:val="none" w:sz="0" w:space="0" w:color="auto"/>
              </w:divBdr>
            </w:div>
            <w:div w:id="433790650">
              <w:marLeft w:val="0"/>
              <w:marRight w:val="0"/>
              <w:marTop w:val="0"/>
              <w:marBottom w:val="0"/>
              <w:divBdr>
                <w:top w:val="none" w:sz="0" w:space="0" w:color="auto"/>
                <w:left w:val="none" w:sz="0" w:space="0" w:color="auto"/>
                <w:bottom w:val="none" w:sz="0" w:space="0" w:color="auto"/>
                <w:right w:val="none" w:sz="0" w:space="0" w:color="auto"/>
              </w:divBdr>
            </w:div>
            <w:div w:id="444620336">
              <w:marLeft w:val="0"/>
              <w:marRight w:val="0"/>
              <w:marTop w:val="0"/>
              <w:marBottom w:val="0"/>
              <w:divBdr>
                <w:top w:val="none" w:sz="0" w:space="0" w:color="auto"/>
                <w:left w:val="none" w:sz="0" w:space="0" w:color="auto"/>
                <w:bottom w:val="none" w:sz="0" w:space="0" w:color="auto"/>
                <w:right w:val="none" w:sz="0" w:space="0" w:color="auto"/>
              </w:divBdr>
            </w:div>
            <w:div w:id="464154441">
              <w:marLeft w:val="0"/>
              <w:marRight w:val="0"/>
              <w:marTop w:val="0"/>
              <w:marBottom w:val="0"/>
              <w:divBdr>
                <w:top w:val="none" w:sz="0" w:space="0" w:color="auto"/>
                <w:left w:val="none" w:sz="0" w:space="0" w:color="auto"/>
                <w:bottom w:val="none" w:sz="0" w:space="0" w:color="auto"/>
                <w:right w:val="none" w:sz="0" w:space="0" w:color="auto"/>
              </w:divBdr>
            </w:div>
            <w:div w:id="471366150">
              <w:marLeft w:val="0"/>
              <w:marRight w:val="0"/>
              <w:marTop w:val="0"/>
              <w:marBottom w:val="0"/>
              <w:divBdr>
                <w:top w:val="none" w:sz="0" w:space="0" w:color="auto"/>
                <w:left w:val="none" w:sz="0" w:space="0" w:color="auto"/>
                <w:bottom w:val="none" w:sz="0" w:space="0" w:color="auto"/>
                <w:right w:val="none" w:sz="0" w:space="0" w:color="auto"/>
              </w:divBdr>
            </w:div>
            <w:div w:id="476266467">
              <w:marLeft w:val="0"/>
              <w:marRight w:val="0"/>
              <w:marTop w:val="0"/>
              <w:marBottom w:val="0"/>
              <w:divBdr>
                <w:top w:val="none" w:sz="0" w:space="0" w:color="auto"/>
                <w:left w:val="none" w:sz="0" w:space="0" w:color="auto"/>
                <w:bottom w:val="none" w:sz="0" w:space="0" w:color="auto"/>
                <w:right w:val="none" w:sz="0" w:space="0" w:color="auto"/>
              </w:divBdr>
            </w:div>
            <w:div w:id="482963173">
              <w:marLeft w:val="0"/>
              <w:marRight w:val="0"/>
              <w:marTop w:val="0"/>
              <w:marBottom w:val="0"/>
              <w:divBdr>
                <w:top w:val="none" w:sz="0" w:space="0" w:color="auto"/>
                <w:left w:val="none" w:sz="0" w:space="0" w:color="auto"/>
                <w:bottom w:val="none" w:sz="0" w:space="0" w:color="auto"/>
                <w:right w:val="none" w:sz="0" w:space="0" w:color="auto"/>
              </w:divBdr>
            </w:div>
            <w:div w:id="499395308">
              <w:marLeft w:val="0"/>
              <w:marRight w:val="0"/>
              <w:marTop w:val="0"/>
              <w:marBottom w:val="0"/>
              <w:divBdr>
                <w:top w:val="none" w:sz="0" w:space="0" w:color="auto"/>
                <w:left w:val="none" w:sz="0" w:space="0" w:color="auto"/>
                <w:bottom w:val="none" w:sz="0" w:space="0" w:color="auto"/>
                <w:right w:val="none" w:sz="0" w:space="0" w:color="auto"/>
              </w:divBdr>
            </w:div>
            <w:div w:id="504979269">
              <w:marLeft w:val="0"/>
              <w:marRight w:val="0"/>
              <w:marTop w:val="0"/>
              <w:marBottom w:val="0"/>
              <w:divBdr>
                <w:top w:val="none" w:sz="0" w:space="0" w:color="auto"/>
                <w:left w:val="none" w:sz="0" w:space="0" w:color="auto"/>
                <w:bottom w:val="none" w:sz="0" w:space="0" w:color="auto"/>
                <w:right w:val="none" w:sz="0" w:space="0" w:color="auto"/>
              </w:divBdr>
            </w:div>
            <w:div w:id="527259956">
              <w:marLeft w:val="0"/>
              <w:marRight w:val="0"/>
              <w:marTop w:val="0"/>
              <w:marBottom w:val="0"/>
              <w:divBdr>
                <w:top w:val="none" w:sz="0" w:space="0" w:color="auto"/>
                <w:left w:val="none" w:sz="0" w:space="0" w:color="auto"/>
                <w:bottom w:val="none" w:sz="0" w:space="0" w:color="auto"/>
                <w:right w:val="none" w:sz="0" w:space="0" w:color="auto"/>
              </w:divBdr>
            </w:div>
            <w:div w:id="532309325">
              <w:marLeft w:val="0"/>
              <w:marRight w:val="0"/>
              <w:marTop w:val="0"/>
              <w:marBottom w:val="0"/>
              <w:divBdr>
                <w:top w:val="none" w:sz="0" w:space="0" w:color="auto"/>
                <w:left w:val="none" w:sz="0" w:space="0" w:color="auto"/>
                <w:bottom w:val="none" w:sz="0" w:space="0" w:color="auto"/>
                <w:right w:val="none" w:sz="0" w:space="0" w:color="auto"/>
              </w:divBdr>
            </w:div>
            <w:div w:id="542523638">
              <w:marLeft w:val="0"/>
              <w:marRight w:val="0"/>
              <w:marTop w:val="0"/>
              <w:marBottom w:val="0"/>
              <w:divBdr>
                <w:top w:val="none" w:sz="0" w:space="0" w:color="auto"/>
                <w:left w:val="none" w:sz="0" w:space="0" w:color="auto"/>
                <w:bottom w:val="none" w:sz="0" w:space="0" w:color="auto"/>
                <w:right w:val="none" w:sz="0" w:space="0" w:color="auto"/>
              </w:divBdr>
            </w:div>
            <w:div w:id="542714805">
              <w:marLeft w:val="0"/>
              <w:marRight w:val="0"/>
              <w:marTop w:val="0"/>
              <w:marBottom w:val="0"/>
              <w:divBdr>
                <w:top w:val="none" w:sz="0" w:space="0" w:color="auto"/>
                <w:left w:val="none" w:sz="0" w:space="0" w:color="auto"/>
                <w:bottom w:val="none" w:sz="0" w:space="0" w:color="auto"/>
                <w:right w:val="none" w:sz="0" w:space="0" w:color="auto"/>
              </w:divBdr>
            </w:div>
            <w:div w:id="555549267">
              <w:marLeft w:val="0"/>
              <w:marRight w:val="0"/>
              <w:marTop w:val="0"/>
              <w:marBottom w:val="0"/>
              <w:divBdr>
                <w:top w:val="none" w:sz="0" w:space="0" w:color="auto"/>
                <w:left w:val="none" w:sz="0" w:space="0" w:color="auto"/>
                <w:bottom w:val="none" w:sz="0" w:space="0" w:color="auto"/>
                <w:right w:val="none" w:sz="0" w:space="0" w:color="auto"/>
              </w:divBdr>
            </w:div>
            <w:div w:id="561672435">
              <w:marLeft w:val="0"/>
              <w:marRight w:val="0"/>
              <w:marTop w:val="0"/>
              <w:marBottom w:val="0"/>
              <w:divBdr>
                <w:top w:val="none" w:sz="0" w:space="0" w:color="auto"/>
                <w:left w:val="none" w:sz="0" w:space="0" w:color="auto"/>
                <w:bottom w:val="none" w:sz="0" w:space="0" w:color="auto"/>
                <w:right w:val="none" w:sz="0" w:space="0" w:color="auto"/>
              </w:divBdr>
            </w:div>
            <w:div w:id="581456196">
              <w:marLeft w:val="0"/>
              <w:marRight w:val="0"/>
              <w:marTop w:val="0"/>
              <w:marBottom w:val="0"/>
              <w:divBdr>
                <w:top w:val="none" w:sz="0" w:space="0" w:color="auto"/>
                <w:left w:val="none" w:sz="0" w:space="0" w:color="auto"/>
                <w:bottom w:val="none" w:sz="0" w:space="0" w:color="auto"/>
                <w:right w:val="none" w:sz="0" w:space="0" w:color="auto"/>
              </w:divBdr>
            </w:div>
            <w:div w:id="607544041">
              <w:marLeft w:val="0"/>
              <w:marRight w:val="0"/>
              <w:marTop w:val="0"/>
              <w:marBottom w:val="0"/>
              <w:divBdr>
                <w:top w:val="none" w:sz="0" w:space="0" w:color="auto"/>
                <w:left w:val="none" w:sz="0" w:space="0" w:color="auto"/>
                <w:bottom w:val="none" w:sz="0" w:space="0" w:color="auto"/>
                <w:right w:val="none" w:sz="0" w:space="0" w:color="auto"/>
              </w:divBdr>
            </w:div>
            <w:div w:id="624847553">
              <w:marLeft w:val="0"/>
              <w:marRight w:val="0"/>
              <w:marTop w:val="0"/>
              <w:marBottom w:val="0"/>
              <w:divBdr>
                <w:top w:val="none" w:sz="0" w:space="0" w:color="auto"/>
                <w:left w:val="none" w:sz="0" w:space="0" w:color="auto"/>
                <w:bottom w:val="none" w:sz="0" w:space="0" w:color="auto"/>
                <w:right w:val="none" w:sz="0" w:space="0" w:color="auto"/>
              </w:divBdr>
            </w:div>
            <w:div w:id="644116917">
              <w:marLeft w:val="0"/>
              <w:marRight w:val="0"/>
              <w:marTop w:val="0"/>
              <w:marBottom w:val="0"/>
              <w:divBdr>
                <w:top w:val="none" w:sz="0" w:space="0" w:color="auto"/>
                <w:left w:val="none" w:sz="0" w:space="0" w:color="auto"/>
                <w:bottom w:val="none" w:sz="0" w:space="0" w:color="auto"/>
                <w:right w:val="none" w:sz="0" w:space="0" w:color="auto"/>
              </w:divBdr>
            </w:div>
            <w:div w:id="647591275">
              <w:marLeft w:val="0"/>
              <w:marRight w:val="0"/>
              <w:marTop w:val="0"/>
              <w:marBottom w:val="0"/>
              <w:divBdr>
                <w:top w:val="none" w:sz="0" w:space="0" w:color="auto"/>
                <w:left w:val="none" w:sz="0" w:space="0" w:color="auto"/>
                <w:bottom w:val="none" w:sz="0" w:space="0" w:color="auto"/>
                <w:right w:val="none" w:sz="0" w:space="0" w:color="auto"/>
              </w:divBdr>
            </w:div>
            <w:div w:id="706367345">
              <w:marLeft w:val="0"/>
              <w:marRight w:val="0"/>
              <w:marTop w:val="0"/>
              <w:marBottom w:val="0"/>
              <w:divBdr>
                <w:top w:val="none" w:sz="0" w:space="0" w:color="auto"/>
                <w:left w:val="none" w:sz="0" w:space="0" w:color="auto"/>
                <w:bottom w:val="none" w:sz="0" w:space="0" w:color="auto"/>
                <w:right w:val="none" w:sz="0" w:space="0" w:color="auto"/>
              </w:divBdr>
            </w:div>
            <w:div w:id="711732802">
              <w:marLeft w:val="0"/>
              <w:marRight w:val="0"/>
              <w:marTop w:val="0"/>
              <w:marBottom w:val="0"/>
              <w:divBdr>
                <w:top w:val="none" w:sz="0" w:space="0" w:color="auto"/>
                <w:left w:val="none" w:sz="0" w:space="0" w:color="auto"/>
                <w:bottom w:val="none" w:sz="0" w:space="0" w:color="auto"/>
                <w:right w:val="none" w:sz="0" w:space="0" w:color="auto"/>
              </w:divBdr>
            </w:div>
            <w:div w:id="768545394">
              <w:marLeft w:val="0"/>
              <w:marRight w:val="0"/>
              <w:marTop w:val="0"/>
              <w:marBottom w:val="0"/>
              <w:divBdr>
                <w:top w:val="none" w:sz="0" w:space="0" w:color="auto"/>
                <w:left w:val="none" w:sz="0" w:space="0" w:color="auto"/>
                <w:bottom w:val="none" w:sz="0" w:space="0" w:color="auto"/>
                <w:right w:val="none" w:sz="0" w:space="0" w:color="auto"/>
              </w:divBdr>
            </w:div>
            <w:div w:id="772018701">
              <w:marLeft w:val="0"/>
              <w:marRight w:val="0"/>
              <w:marTop w:val="0"/>
              <w:marBottom w:val="0"/>
              <w:divBdr>
                <w:top w:val="none" w:sz="0" w:space="0" w:color="auto"/>
                <w:left w:val="none" w:sz="0" w:space="0" w:color="auto"/>
                <w:bottom w:val="none" w:sz="0" w:space="0" w:color="auto"/>
                <w:right w:val="none" w:sz="0" w:space="0" w:color="auto"/>
              </w:divBdr>
            </w:div>
            <w:div w:id="788402547">
              <w:marLeft w:val="0"/>
              <w:marRight w:val="0"/>
              <w:marTop w:val="0"/>
              <w:marBottom w:val="0"/>
              <w:divBdr>
                <w:top w:val="none" w:sz="0" w:space="0" w:color="auto"/>
                <w:left w:val="none" w:sz="0" w:space="0" w:color="auto"/>
                <w:bottom w:val="none" w:sz="0" w:space="0" w:color="auto"/>
                <w:right w:val="none" w:sz="0" w:space="0" w:color="auto"/>
              </w:divBdr>
            </w:div>
            <w:div w:id="809712368">
              <w:marLeft w:val="0"/>
              <w:marRight w:val="0"/>
              <w:marTop w:val="0"/>
              <w:marBottom w:val="0"/>
              <w:divBdr>
                <w:top w:val="none" w:sz="0" w:space="0" w:color="auto"/>
                <w:left w:val="none" w:sz="0" w:space="0" w:color="auto"/>
                <w:bottom w:val="none" w:sz="0" w:space="0" w:color="auto"/>
                <w:right w:val="none" w:sz="0" w:space="0" w:color="auto"/>
              </w:divBdr>
            </w:div>
            <w:div w:id="831259656">
              <w:marLeft w:val="0"/>
              <w:marRight w:val="0"/>
              <w:marTop w:val="0"/>
              <w:marBottom w:val="0"/>
              <w:divBdr>
                <w:top w:val="none" w:sz="0" w:space="0" w:color="auto"/>
                <w:left w:val="none" w:sz="0" w:space="0" w:color="auto"/>
                <w:bottom w:val="none" w:sz="0" w:space="0" w:color="auto"/>
                <w:right w:val="none" w:sz="0" w:space="0" w:color="auto"/>
              </w:divBdr>
            </w:div>
            <w:div w:id="862481052">
              <w:marLeft w:val="0"/>
              <w:marRight w:val="0"/>
              <w:marTop w:val="0"/>
              <w:marBottom w:val="0"/>
              <w:divBdr>
                <w:top w:val="none" w:sz="0" w:space="0" w:color="auto"/>
                <w:left w:val="none" w:sz="0" w:space="0" w:color="auto"/>
                <w:bottom w:val="none" w:sz="0" w:space="0" w:color="auto"/>
                <w:right w:val="none" w:sz="0" w:space="0" w:color="auto"/>
              </w:divBdr>
            </w:div>
            <w:div w:id="880552805">
              <w:marLeft w:val="0"/>
              <w:marRight w:val="0"/>
              <w:marTop w:val="0"/>
              <w:marBottom w:val="0"/>
              <w:divBdr>
                <w:top w:val="none" w:sz="0" w:space="0" w:color="auto"/>
                <w:left w:val="none" w:sz="0" w:space="0" w:color="auto"/>
                <w:bottom w:val="none" w:sz="0" w:space="0" w:color="auto"/>
                <w:right w:val="none" w:sz="0" w:space="0" w:color="auto"/>
              </w:divBdr>
            </w:div>
            <w:div w:id="891232145">
              <w:marLeft w:val="0"/>
              <w:marRight w:val="0"/>
              <w:marTop w:val="0"/>
              <w:marBottom w:val="0"/>
              <w:divBdr>
                <w:top w:val="none" w:sz="0" w:space="0" w:color="auto"/>
                <w:left w:val="none" w:sz="0" w:space="0" w:color="auto"/>
                <w:bottom w:val="none" w:sz="0" w:space="0" w:color="auto"/>
                <w:right w:val="none" w:sz="0" w:space="0" w:color="auto"/>
              </w:divBdr>
            </w:div>
            <w:div w:id="906189584">
              <w:marLeft w:val="0"/>
              <w:marRight w:val="0"/>
              <w:marTop w:val="0"/>
              <w:marBottom w:val="0"/>
              <w:divBdr>
                <w:top w:val="none" w:sz="0" w:space="0" w:color="auto"/>
                <w:left w:val="none" w:sz="0" w:space="0" w:color="auto"/>
                <w:bottom w:val="none" w:sz="0" w:space="0" w:color="auto"/>
                <w:right w:val="none" w:sz="0" w:space="0" w:color="auto"/>
              </w:divBdr>
            </w:div>
            <w:div w:id="920022936">
              <w:marLeft w:val="0"/>
              <w:marRight w:val="0"/>
              <w:marTop w:val="0"/>
              <w:marBottom w:val="0"/>
              <w:divBdr>
                <w:top w:val="none" w:sz="0" w:space="0" w:color="auto"/>
                <w:left w:val="none" w:sz="0" w:space="0" w:color="auto"/>
                <w:bottom w:val="none" w:sz="0" w:space="0" w:color="auto"/>
                <w:right w:val="none" w:sz="0" w:space="0" w:color="auto"/>
              </w:divBdr>
            </w:div>
            <w:div w:id="928658522">
              <w:marLeft w:val="0"/>
              <w:marRight w:val="0"/>
              <w:marTop w:val="0"/>
              <w:marBottom w:val="0"/>
              <w:divBdr>
                <w:top w:val="none" w:sz="0" w:space="0" w:color="auto"/>
                <w:left w:val="none" w:sz="0" w:space="0" w:color="auto"/>
                <w:bottom w:val="none" w:sz="0" w:space="0" w:color="auto"/>
                <w:right w:val="none" w:sz="0" w:space="0" w:color="auto"/>
              </w:divBdr>
            </w:div>
            <w:div w:id="935598949">
              <w:marLeft w:val="0"/>
              <w:marRight w:val="0"/>
              <w:marTop w:val="0"/>
              <w:marBottom w:val="0"/>
              <w:divBdr>
                <w:top w:val="none" w:sz="0" w:space="0" w:color="auto"/>
                <w:left w:val="none" w:sz="0" w:space="0" w:color="auto"/>
                <w:bottom w:val="none" w:sz="0" w:space="0" w:color="auto"/>
                <w:right w:val="none" w:sz="0" w:space="0" w:color="auto"/>
              </w:divBdr>
            </w:div>
            <w:div w:id="947931529">
              <w:marLeft w:val="0"/>
              <w:marRight w:val="0"/>
              <w:marTop w:val="0"/>
              <w:marBottom w:val="0"/>
              <w:divBdr>
                <w:top w:val="none" w:sz="0" w:space="0" w:color="auto"/>
                <w:left w:val="none" w:sz="0" w:space="0" w:color="auto"/>
                <w:bottom w:val="none" w:sz="0" w:space="0" w:color="auto"/>
                <w:right w:val="none" w:sz="0" w:space="0" w:color="auto"/>
              </w:divBdr>
            </w:div>
            <w:div w:id="967667370">
              <w:marLeft w:val="0"/>
              <w:marRight w:val="0"/>
              <w:marTop w:val="0"/>
              <w:marBottom w:val="0"/>
              <w:divBdr>
                <w:top w:val="none" w:sz="0" w:space="0" w:color="auto"/>
                <w:left w:val="none" w:sz="0" w:space="0" w:color="auto"/>
                <w:bottom w:val="none" w:sz="0" w:space="0" w:color="auto"/>
                <w:right w:val="none" w:sz="0" w:space="0" w:color="auto"/>
              </w:divBdr>
            </w:div>
            <w:div w:id="1008874387">
              <w:marLeft w:val="0"/>
              <w:marRight w:val="0"/>
              <w:marTop w:val="0"/>
              <w:marBottom w:val="0"/>
              <w:divBdr>
                <w:top w:val="none" w:sz="0" w:space="0" w:color="auto"/>
                <w:left w:val="none" w:sz="0" w:space="0" w:color="auto"/>
                <w:bottom w:val="none" w:sz="0" w:space="0" w:color="auto"/>
                <w:right w:val="none" w:sz="0" w:space="0" w:color="auto"/>
              </w:divBdr>
            </w:div>
            <w:div w:id="1013916210">
              <w:marLeft w:val="0"/>
              <w:marRight w:val="0"/>
              <w:marTop w:val="0"/>
              <w:marBottom w:val="0"/>
              <w:divBdr>
                <w:top w:val="none" w:sz="0" w:space="0" w:color="auto"/>
                <w:left w:val="none" w:sz="0" w:space="0" w:color="auto"/>
                <w:bottom w:val="none" w:sz="0" w:space="0" w:color="auto"/>
                <w:right w:val="none" w:sz="0" w:space="0" w:color="auto"/>
              </w:divBdr>
            </w:div>
            <w:div w:id="1014957236">
              <w:marLeft w:val="0"/>
              <w:marRight w:val="0"/>
              <w:marTop w:val="0"/>
              <w:marBottom w:val="0"/>
              <w:divBdr>
                <w:top w:val="none" w:sz="0" w:space="0" w:color="auto"/>
                <w:left w:val="none" w:sz="0" w:space="0" w:color="auto"/>
                <w:bottom w:val="none" w:sz="0" w:space="0" w:color="auto"/>
                <w:right w:val="none" w:sz="0" w:space="0" w:color="auto"/>
              </w:divBdr>
            </w:div>
            <w:div w:id="1075470212">
              <w:marLeft w:val="0"/>
              <w:marRight w:val="0"/>
              <w:marTop w:val="0"/>
              <w:marBottom w:val="0"/>
              <w:divBdr>
                <w:top w:val="none" w:sz="0" w:space="0" w:color="auto"/>
                <w:left w:val="none" w:sz="0" w:space="0" w:color="auto"/>
                <w:bottom w:val="none" w:sz="0" w:space="0" w:color="auto"/>
                <w:right w:val="none" w:sz="0" w:space="0" w:color="auto"/>
              </w:divBdr>
            </w:div>
            <w:div w:id="1081101943">
              <w:marLeft w:val="0"/>
              <w:marRight w:val="0"/>
              <w:marTop w:val="0"/>
              <w:marBottom w:val="0"/>
              <w:divBdr>
                <w:top w:val="none" w:sz="0" w:space="0" w:color="auto"/>
                <w:left w:val="none" w:sz="0" w:space="0" w:color="auto"/>
                <w:bottom w:val="none" w:sz="0" w:space="0" w:color="auto"/>
                <w:right w:val="none" w:sz="0" w:space="0" w:color="auto"/>
              </w:divBdr>
            </w:div>
            <w:div w:id="1093630354">
              <w:marLeft w:val="0"/>
              <w:marRight w:val="0"/>
              <w:marTop w:val="0"/>
              <w:marBottom w:val="0"/>
              <w:divBdr>
                <w:top w:val="none" w:sz="0" w:space="0" w:color="auto"/>
                <w:left w:val="none" w:sz="0" w:space="0" w:color="auto"/>
                <w:bottom w:val="none" w:sz="0" w:space="0" w:color="auto"/>
                <w:right w:val="none" w:sz="0" w:space="0" w:color="auto"/>
              </w:divBdr>
            </w:div>
            <w:div w:id="1100026575">
              <w:marLeft w:val="0"/>
              <w:marRight w:val="0"/>
              <w:marTop w:val="0"/>
              <w:marBottom w:val="0"/>
              <w:divBdr>
                <w:top w:val="none" w:sz="0" w:space="0" w:color="auto"/>
                <w:left w:val="none" w:sz="0" w:space="0" w:color="auto"/>
                <w:bottom w:val="none" w:sz="0" w:space="0" w:color="auto"/>
                <w:right w:val="none" w:sz="0" w:space="0" w:color="auto"/>
              </w:divBdr>
            </w:div>
            <w:div w:id="1112748729">
              <w:marLeft w:val="0"/>
              <w:marRight w:val="0"/>
              <w:marTop w:val="0"/>
              <w:marBottom w:val="0"/>
              <w:divBdr>
                <w:top w:val="none" w:sz="0" w:space="0" w:color="auto"/>
                <w:left w:val="none" w:sz="0" w:space="0" w:color="auto"/>
                <w:bottom w:val="none" w:sz="0" w:space="0" w:color="auto"/>
                <w:right w:val="none" w:sz="0" w:space="0" w:color="auto"/>
              </w:divBdr>
            </w:div>
            <w:div w:id="1123575826">
              <w:marLeft w:val="0"/>
              <w:marRight w:val="0"/>
              <w:marTop w:val="0"/>
              <w:marBottom w:val="0"/>
              <w:divBdr>
                <w:top w:val="none" w:sz="0" w:space="0" w:color="auto"/>
                <w:left w:val="none" w:sz="0" w:space="0" w:color="auto"/>
                <w:bottom w:val="none" w:sz="0" w:space="0" w:color="auto"/>
                <w:right w:val="none" w:sz="0" w:space="0" w:color="auto"/>
              </w:divBdr>
            </w:div>
            <w:div w:id="1129470525">
              <w:marLeft w:val="0"/>
              <w:marRight w:val="0"/>
              <w:marTop w:val="0"/>
              <w:marBottom w:val="0"/>
              <w:divBdr>
                <w:top w:val="none" w:sz="0" w:space="0" w:color="auto"/>
                <w:left w:val="none" w:sz="0" w:space="0" w:color="auto"/>
                <w:bottom w:val="none" w:sz="0" w:space="0" w:color="auto"/>
                <w:right w:val="none" w:sz="0" w:space="0" w:color="auto"/>
              </w:divBdr>
            </w:div>
            <w:div w:id="1248493137">
              <w:marLeft w:val="0"/>
              <w:marRight w:val="0"/>
              <w:marTop w:val="0"/>
              <w:marBottom w:val="0"/>
              <w:divBdr>
                <w:top w:val="none" w:sz="0" w:space="0" w:color="auto"/>
                <w:left w:val="none" w:sz="0" w:space="0" w:color="auto"/>
                <w:bottom w:val="none" w:sz="0" w:space="0" w:color="auto"/>
                <w:right w:val="none" w:sz="0" w:space="0" w:color="auto"/>
              </w:divBdr>
            </w:div>
            <w:div w:id="1251962355">
              <w:marLeft w:val="0"/>
              <w:marRight w:val="0"/>
              <w:marTop w:val="0"/>
              <w:marBottom w:val="0"/>
              <w:divBdr>
                <w:top w:val="none" w:sz="0" w:space="0" w:color="auto"/>
                <w:left w:val="none" w:sz="0" w:space="0" w:color="auto"/>
                <w:bottom w:val="none" w:sz="0" w:space="0" w:color="auto"/>
                <w:right w:val="none" w:sz="0" w:space="0" w:color="auto"/>
              </w:divBdr>
            </w:div>
            <w:div w:id="1257135362">
              <w:marLeft w:val="0"/>
              <w:marRight w:val="0"/>
              <w:marTop w:val="0"/>
              <w:marBottom w:val="0"/>
              <w:divBdr>
                <w:top w:val="none" w:sz="0" w:space="0" w:color="auto"/>
                <w:left w:val="none" w:sz="0" w:space="0" w:color="auto"/>
                <w:bottom w:val="none" w:sz="0" w:space="0" w:color="auto"/>
                <w:right w:val="none" w:sz="0" w:space="0" w:color="auto"/>
              </w:divBdr>
            </w:div>
            <w:div w:id="1273438446">
              <w:marLeft w:val="0"/>
              <w:marRight w:val="0"/>
              <w:marTop w:val="0"/>
              <w:marBottom w:val="0"/>
              <w:divBdr>
                <w:top w:val="none" w:sz="0" w:space="0" w:color="auto"/>
                <w:left w:val="none" w:sz="0" w:space="0" w:color="auto"/>
                <w:bottom w:val="none" w:sz="0" w:space="0" w:color="auto"/>
                <w:right w:val="none" w:sz="0" w:space="0" w:color="auto"/>
              </w:divBdr>
            </w:div>
            <w:div w:id="1283879037">
              <w:marLeft w:val="0"/>
              <w:marRight w:val="0"/>
              <w:marTop w:val="0"/>
              <w:marBottom w:val="0"/>
              <w:divBdr>
                <w:top w:val="none" w:sz="0" w:space="0" w:color="auto"/>
                <w:left w:val="none" w:sz="0" w:space="0" w:color="auto"/>
                <w:bottom w:val="none" w:sz="0" w:space="0" w:color="auto"/>
                <w:right w:val="none" w:sz="0" w:space="0" w:color="auto"/>
              </w:divBdr>
            </w:div>
            <w:div w:id="1310405594">
              <w:marLeft w:val="0"/>
              <w:marRight w:val="0"/>
              <w:marTop w:val="0"/>
              <w:marBottom w:val="0"/>
              <w:divBdr>
                <w:top w:val="none" w:sz="0" w:space="0" w:color="auto"/>
                <w:left w:val="none" w:sz="0" w:space="0" w:color="auto"/>
                <w:bottom w:val="none" w:sz="0" w:space="0" w:color="auto"/>
                <w:right w:val="none" w:sz="0" w:space="0" w:color="auto"/>
              </w:divBdr>
            </w:div>
            <w:div w:id="1314333556">
              <w:marLeft w:val="0"/>
              <w:marRight w:val="0"/>
              <w:marTop w:val="0"/>
              <w:marBottom w:val="0"/>
              <w:divBdr>
                <w:top w:val="none" w:sz="0" w:space="0" w:color="auto"/>
                <w:left w:val="none" w:sz="0" w:space="0" w:color="auto"/>
                <w:bottom w:val="none" w:sz="0" w:space="0" w:color="auto"/>
                <w:right w:val="none" w:sz="0" w:space="0" w:color="auto"/>
              </w:divBdr>
            </w:div>
            <w:div w:id="1341275905">
              <w:marLeft w:val="0"/>
              <w:marRight w:val="0"/>
              <w:marTop w:val="0"/>
              <w:marBottom w:val="0"/>
              <w:divBdr>
                <w:top w:val="none" w:sz="0" w:space="0" w:color="auto"/>
                <w:left w:val="none" w:sz="0" w:space="0" w:color="auto"/>
                <w:bottom w:val="none" w:sz="0" w:space="0" w:color="auto"/>
                <w:right w:val="none" w:sz="0" w:space="0" w:color="auto"/>
              </w:divBdr>
            </w:div>
            <w:div w:id="1364788721">
              <w:marLeft w:val="0"/>
              <w:marRight w:val="0"/>
              <w:marTop w:val="0"/>
              <w:marBottom w:val="0"/>
              <w:divBdr>
                <w:top w:val="none" w:sz="0" w:space="0" w:color="auto"/>
                <w:left w:val="none" w:sz="0" w:space="0" w:color="auto"/>
                <w:bottom w:val="none" w:sz="0" w:space="0" w:color="auto"/>
                <w:right w:val="none" w:sz="0" w:space="0" w:color="auto"/>
              </w:divBdr>
            </w:div>
            <w:div w:id="1405108527">
              <w:marLeft w:val="0"/>
              <w:marRight w:val="0"/>
              <w:marTop w:val="0"/>
              <w:marBottom w:val="0"/>
              <w:divBdr>
                <w:top w:val="none" w:sz="0" w:space="0" w:color="auto"/>
                <w:left w:val="none" w:sz="0" w:space="0" w:color="auto"/>
                <w:bottom w:val="none" w:sz="0" w:space="0" w:color="auto"/>
                <w:right w:val="none" w:sz="0" w:space="0" w:color="auto"/>
              </w:divBdr>
            </w:div>
            <w:div w:id="1413308579">
              <w:marLeft w:val="0"/>
              <w:marRight w:val="0"/>
              <w:marTop w:val="0"/>
              <w:marBottom w:val="0"/>
              <w:divBdr>
                <w:top w:val="none" w:sz="0" w:space="0" w:color="auto"/>
                <w:left w:val="none" w:sz="0" w:space="0" w:color="auto"/>
                <w:bottom w:val="none" w:sz="0" w:space="0" w:color="auto"/>
                <w:right w:val="none" w:sz="0" w:space="0" w:color="auto"/>
              </w:divBdr>
            </w:div>
            <w:div w:id="1433669904">
              <w:marLeft w:val="0"/>
              <w:marRight w:val="0"/>
              <w:marTop w:val="0"/>
              <w:marBottom w:val="0"/>
              <w:divBdr>
                <w:top w:val="none" w:sz="0" w:space="0" w:color="auto"/>
                <w:left w:val="none" w:sz="0" w:space="0" w:color="auto"/>
                <w:bottom w:val="none" w:sz="0" w:space="0" w:color="auto"/>
                <w:right w:val="none" w:sz="0" w:space="0" w:color="auto"/>
              </w:divBdr>
            </w:div>
            <w:div w:id="1488476270">
              <w:marLeft w:val="0"/>
              <w:marRight w:val="0"/>
              <w:marTop w:val="0"/>
              <w:marBottom w:val="0"/>
              <w:divBdr>
                <w:top w:val="none" w:sz="0" w:space="0" w:color="auto"/>
                <w:left w:val="none" w:sz="0" w:space="0" w:color="auto"/>
                <w:bottom w:val="none" w:sz="0" w:space="0" w:color="auto"/>
                <w:right w:val="none" w:sz="0" w:space="0" w:color="auto"/>
              </w:divBdr>
            </w:div>
            <w:div w:id="1494754216">
              <w:marLeft w:val="0"/>
              <w:marRight w:val="0"/>
              <w:marTop w:val="0"/>
              <w:marBottom w:val="0"/>
              <w:divBdr>
                <w:top w:val="none" w:sz="0" w:space="0" w:color="auto"/>
                <w:left w:val="none" w:sz="0" w:space="0" w:color="auto"/>
                <w:bottom w:val="none" w:sz="0" w:space="0" w:color="auto"/>
                <w:right w:val="none" w:sz="0" w:space="0" w:color="auto"/>
              </w:divBdr>
            </w:div>
            <w:div w:id="1589466451">
              <w:marLeft w:val="0"/>
              <w:marRight w:val="0"/>
              <w:marTop w:val="0"/>
              <w:marBottom w:val="0"/>
              <w:divBdr>
                <w:top w:val="none" w:sz="0" w:space="0" w:color="auto"/>
                <w:left w:val="none" w:sz="0" w:space="0" w:color="auto"/>
                <w:bottom w:val="none" w:sz="0" w:space="0" w:color="auto"/>
                <w:right w:val="none" w:sz="0" w:space="0" w:color="auto"/>
              </w:divBdr>
            </w:div>
            <w:div w:id="1600062656">
              <w:marLeft w:val="0"/>
              <w:marRight w:val="0"/>
              <w:marTop w:val="0"/>
              <w:marBottom w:val="0"/>
              <w:divBdr>
                <w:top w:val="none" w:sz="0" w:space="0" w:color="auto"/>
                <w:left w:val="none" w:sz="0" w:space="0" w:color="auto"/>
                <w:bottom w:val="none" w:sz="0" w:space="0" w:color="auto"/>
                <w:right w:val="none" w:sz="0" w:space="0" w:color="auto"/>
              </w:divBdr>
            </w:div>
            <w:div w:id="1700473816">
              <w:marLeft w:val="0"/>
              <w:marRight w:val="0"/>
              <w:marTop w:val="0"/>
              <w:marBottom w:val="0"/>
              <w:divBdr>
                <w:top w:val="none" w:sz="0" w:space="0" w:color="auto"/>
                <w:left w:val="none" w:sz="0" w:space="0" w:color="auto"/>
                <w:bottom w:val="none" w:sz="0" w:space="0" w:color="auto"/>
                <w:right w:val="none" w:sz="0" w:space="0" w:color="auto"/>
              </w:divBdr>
            </w:div>
            <w:div w:id="1701928142">
              <w:marLeft w:val="0"/>
              <w:marRight w:val="0"/>
              <w:marTop w:val="0"/>
              <w:marBottom w:val="0"/>
              <w:divBdr>
                <w:top w:val="none" w:sz="0" w:space="0" w:color="auto"/>
                <w:left w:val="none" w:sz="0" w:space="0" w:color="auto"/>
                <w:bottom w:val="none" w:sz="0" w:space="0" w:color="auto"/>
                <w:right w:val="none" w:sz="0" w:space="0" w:color="auto"/>
              </w:divBdr>
            </w:div>
            <w:div w:id="1709912697">
              <w:marLeft w:val="0"/>
              <w:marRight w:val="0"/>
              <w:marTop w:val="0"/>
              <w:marBottom w:val="0"/>
              <w:divBdr>
                <w:top w:val="none" w:sz="0" w:space="0" w:color="auto"/>
                <w:left w:val="none" w:sz="0" w:space="0" w:color="auto"/>
                <w:bottom w:val="none" w:sz="0" w:space="0" w:color="auto"/>
                <w:right w:val="none" w:sz="0" w:space="0" w:color="auto"/>
              </w:divBdr>
            </w:div>
            <w:div w:id="1710646775">
              <w:marLeft w:val="0"/>
              <w:marRight w:val="0"/>
              <w:marTop w:val="0"/>
              <w:marBottom w:val="0"/>
              <w:divBdr>
                <w:top w:val="none" w:sz="0" w:space="0" w:color="auto"/>
                <w:left w:val="none" w:sz="0" w:space="0" w:color="auto"/>
                <w:bottom w:val="none" w:sz="0" w:space="0" w:color="auto"/>
                <w:right w:val="none" w:sz="0" w:space="0" w:color="auto"/>
              </w:divBdr>
            </w:div>
            <w:div w:id="1711690176">
              <w:marLeft w:val="0"/>
              <w:marRight w:val="0"/>
              <w:marTop w:val="0"/>
              <w:marBottom w:val="0"/>
              <w:divBdr>
                <w:top w:val="none" w:sz="0" w:space="0" w:color="auto"/>
                <w:left w:val="none" w:sz="0" w:space="0" w:color="auto"/>
                <w:bottom w:val="none" w:sz="0" w:space="0" w:color="auto"/>
                <w:right w:val="none" w:sz="0" w:space="0" w:color="auto"/>
              </w:divBdr>
            </w:div>
            <w:div w:id="1722899197">
              <w:marLeft w:val="0"/>
              <w:marRight w:val="0"/>
              <w:marTop w:val="0"/>
              <w:marBottom w:val="0"/>
              <w:divBdr>
                <w:top w:val="none" w:sz="0" w:space="0" w:color="auto"/>
                <w:left w:val="none" w:sz="0" w:space="0" w:color="auto"/>
                <w:bottom w:val="none" w:sz="0" w:space="0" w:color="auto"/>
                <w:right w:val="none" w:sz="0" w:space="0" w:color="auto"/>
              </w:divBdr>
            </w:div>
            <w:div w:id="1747221801">
              <w:marLeft w:val="0"/>
              <w:marRight w:val="0"/>
              <w:marTop w:val="0"/>
              <w:marBottom w:val="0"/>
              <w:divBdr>
                <w:top w:val="none" w:sz="0" w:space="0" w:color="auto"/>
                <w:left w:val="none" w:sz="0" w:space="0" w:color="auto"/>
                <w:bottom w:val="none" w:sz="0" w:space="0" w:color="auto"/>
                <w:right w:val="none" w:sz="0" w:space="0" w:color="auto"/>
              </w:divBdr>
            </w:div>
            <w:div w:id="1771897386">
              <w:marLeft w:val="0"/>
              <w:marRight w:val="0"/>
              <w:marTop w:val="0"/>
              <w:marBottom w:val="0"/>
              <w:divBdr>
                <w:top w:val="none" w:sz="0" w:space="0" w:color="auto"/>
                <w:left w:val="none" w:sz="0" w:space="0" w:color="auto"/>
                <w:bottom w:val="none" w:sz="0" w:space="0" w:color="auto"/>
                <w:right w:val="none" w:sz="0" w:space="0" w:color="auto"/>
              </w:divBdr>
            </w:div>
            <w:div w:id="1796019660">
              <w:marLeft w:val="0"/>
              <w:marRight w:val="0"/>
              <w:marTop w:val="0"/>
              <w:marBottom w:val="0"/>
              <w:divBdr>
                <w:top w:val="none" w:sz="0" w:space="0" w:color="auto"/>
                <w:left w:val="none" w:sz="0" w:space="0" w:color="auto"/>
                <w:bottom w:val="none" w:sz="0" w:space="0" w:color="auto"/>
                <w:right w:val="none" w:sz="0" w:space="0" w:color="auto"/>
              </w:divBdr>
            </w:div>
            <w:div w:id="1808933040">
              <w:marLeft w:val="0"/>
              <w:marRight w:val="0"/>
              <w:marTop w:val="0"/>
              <w:marBottom w:val="0"/>
              <w:divBdr>
                <w:top w:val="none" w:sz="0" w:space="0" w:color="auto"/>
                <w:left w:val="none" w:sz="0" w:space="0" w:color="auto"/>
                <w:bottom w:val="none" w:sz="0" w:space="0" w:color="auto"/>
                <w:right w:val="none" w:sz="0" w:space="0" w:color="auto"/>
              </w:divBdr>
            </w:div>
            <w:div w:id="1812595543">
              <w:marLeft w:val="0"/>
              <w:marRight w:val="0"/>
              <w:marTop w:val="0"/>
              <w:marBottom w:val="0"/>
              <w:divBdr>
                <w:top w:val="none" w:sz="0" w:space="0" w:color="auto"/>
                <w:left w:val="none" w:sz="0" w:space="0" w:color="auto"/>
                <w:bottom w:val="none" w:sz="0" w:space="0" w:color="auto"/>
                <w:right w:val="none" w:sz="0" w:space="0" w:color="auto"/>
              </w:divBdr>
            </w:div>
            <w:div w:id="1842620025">
              <w:marLeft w:val="0"/>
              <w:marRight w:val="0"/>
              <w:marTop w:val="0"/>
              <w:marBottom w:val="0"/>
              <w:divBdr>
                <w:top w:val="none" w:sz="0" w:space="0" w:color="auto"/>
                <w:left w:val="none" w:sz="0" w:space="0" w:color="auto"/>
                <w:bottom w:val="none" w:sz="0" w:space="0" w:color="auto"/>
                <w:right w:val="none" w:sz="0" w:space="0" w:color="auto"/>
              </w:divBdr>
            </w:div>
            <w:div w:id="1856070413">
              <w:marLeft w:val="0"/>
              <w:marRight w:val="0"/>
              <w:marTop w:val="0"/>
              <w:marBottom w:val="0"/>
              <w:divBdr>
                <w:top w:val="none" w:sz="0" w:space="0" w:color="auto"/>
                <w:left w:val="none" w:sz="0" w:space="0" w:color="auto"/>
                <w:bottom w:val="none" w:sz="0" w:space="0" w:color="auto"/>
                <w:right w:val="none" w:sz="0" w:space="0" w:color="auto"/>
              </w:divBdr>
            </w:div>
            <w:div w:id="1860506359">
              <w:marLeft w:val="0"/>
              <w:marRight w:val="0"/>
              <w:marTop w:val="0"/>
              <w:marBottom w:val="0"/>
              <w:divBdr>
                <w:top w:val="none" w:sz="0" w:space="0" w:color="auto"/>
                <w:left w:val="none" w:sz="0" w:space="0" w:color="auto"/>
                <w:bottom w:val="none" w:sz="0" w:space="0" w:color="auto"/>
                <w:right w:val="none" w:sz="0" w:space="0" w:color="auto"/>
              </w:divBdr>
            </w:div>
            <w:div w:id="1886209441">
              <w:marLeft w:val="0"/>
              <w:marRight w:val="0"/>
              <w:marTop w:val="0"/>
              <w:marBottom w:val="0"/>
              <w:divBdr>
                <w:top w:val="none" w:sz="0" w:space="0" w:color="auto"/>
                <w:left w:val="none" w:sz="0" w:space="0" w:color="auto"/>
                <w:bottom w:val="none" w:sz="0" w:space="0" w:color="auto"/>
                <w:right w:val="none" w:sz="0" w:space="0" w:color="auto"/>
              </w:divBdr>
            </w:div>
            <w:div w:id="1907259368">
              <w:marLeft w:val="0"/>
              <w:marRight w:val="0"/>
              <w:marTop w:val="0"/>
              <w:marBottom w:val="0"/>
              <w:divBdr>
                <w:top w:val="none" w:sz="0" w:space="0" w:color="auto"/>
                <w:left w:val="none" w:sz="0" w:space="0" w:color="auto"/>
                <w:bottom w:val="none" w:sz="0" w:space="0" w:color="auto"/>
                <w:right w:val="none" w:sz="0" w:space="0" w:color="auto"/>
              </w:divBdr>
            </w:div>
            <w:div w:id="1909611102">
              <w:marLeft w:val="0"/>
              <w:marRight w:val="0"/>
              <w:marTop w:val="0"/>
              <w:marBottom w:val="0"/>
              <w:divBdr>
                <w:top w:val="none" w:sz="0" w:space="0" w:color="auto"/>
                <w:left w:val="none" w:sz="0" w:space="0" w:color="auto"/>
                <w:bottom w:val="none" w:sz="0" w:space="0" w:color="auto"/>
                <w:right w:val="none" w:sz="0" w:space="0" w:color="auto"/>
              </w:divBdr>
            </w:div>
            <w:div w:id="1916088054">
              <w:marLeft w:val="0"/>
              <w:marRight w:val="0"/>
              <w:marTop w:val="0"/>
              <w:marBottom w:val="0"/>
              <w:divBdr>
                <w:top w:val="none" w:sz="0" w:space="0" w:color="auto"/>
                <w:left w:val="none" w:sz="0" w:space="0" w:color="auto"/>
                <w:bottom w:val="none" w:sz="0" w:space="0" w:color="auto"/>
                <w:right w:val="none" w:sz="0" w:space="0" w:color="auto"/>
              </w:divBdr>
            </w:div>
            <w:div w:id="1972127133">
              <w:marLeft w:val="0"/>
              <w:marRight w:val="0"/>
              <w:marTop w:val="0"/>
              <w:marBottom w:val="0"/>
              <w:divBdr>
                <w:top w:val="none" w:sz="0" w:space="0" w:color="auto"/>
                <w:left w:val="none" w:sz="0" w:space="0" w:color="auto"/>
                <w:bottom w:val="none" w:sz="0" w:space="0" w:color="auto"/>
                <w:right w:val="none" w:sz="0" w:space="0" w:color="auto"/>
              </w:divBdr>
            </w:div>
            <w:div w:id="1974288809">
              <w:marLeft w:val="0"/>
              <w:marRight w:val="0"/>
              <w:marTop w:val="0"/>
              <w:marBottom w:val="0"/>
              <w:divBdr>
                <w:top w:val="none" w:sz="0" w:space="0" w:color="auto"/>
                <w:left w:val="none" w:sz="0" w:space="0" w:color="auto"/>
                <w:bottom w:val="none" w:sz="0" w:space="0" w:color="auto"/>
                <w:right w:val="none" w:sz="0" w:space="0" w:color="auto"/>
              </w:divBdr>
            </w:div>
            <w:div w:id="2001956973">
              <w:marLeft w:val="0"/>
              <w:marRight w:val="0"/>
              <w:marTop w:val="0"/>
              <w:marBottom w:val="0"/>
              <w:divBdr>
                <w:top w:val="none" w:sz="0" w:space="0" w:color="auto"/>
                <w:left w:val="none" w:sz="0" w:space="0" w:color="auto"/>
                <w:bottom w:val="none" w:sz="0" w:space="0" w:color="auto"/>
                <w:right w:val="none" w:sz="0" w:space="0" w:color="auto"/>
              </w:divBdr>
            </w:div>
            <w:div w:id="2042586105">
              <w:marLeft w:val="0"/>
              <w:marRight w:val="0"/>
              <w:marTop w:val="0"/>
              <w:marBottom w:val="0"/>
              <w:divBdr>
                <w:top w:val="none" w:sz="0" w:space="0" w:color="auto"/>
                <w:left w:val="none" w:sz="0" w:space="0" w:color="auto"/>
                <w:bottom w:val="none" w:sz="0" w:space="0" w:color="auto"/>
                <w:right w:val="none" w:sz="0" w:space="0" w:color="auto"/>
              </w:divBdr>
            </w:div>
            <w:div w:id="2047830305">
              <w:marLeft w:val="0"/>
              <w:marRight w:val="0"/>
              <w:marTop w:val="0"/>
              <w:marBottom w:val="0"/>
              <w:divBdr>
                <w:top w:val="none" w:sz="0" w:space="0" w:color="auto"/>
                <w:left w:val="none" w:sz="0" w:space="0" w:color="auto"/>
                <w:bottom w:val="none" w:sz="0" w:space="0" w:color="auto"/>
                <w:right w:val="none" w:sz="0" w:space="0" w:color="auto"/>
              </w:divBdr>
            </w:div>
            <w:div w:id="2056852340">
              <w:marLeft w:val="0"/>
              <w:marRight w:val="0"/>
              <w:marTop w:val="0"/>
              <w:marBottom w:val="0"/>
              <w:divBdr>
                <w:top w:val="none" w:sz="0" w:space="0" w:color="auto"/>
                <w:left w:val="none" w:sz="0" w:space="0" w:color="auto"/>
                <w:bottom w:val="none" w:sz="0" w:space="0" w:color="auto"/>
                <w:right w:val="none" w:sz="0" w:space="0" w:color="auto"/>
              </w:divBdr>
            </w:div>
            <w:div w:id="2071339006">
              <w:marLeft w:val="0"/>
              <w:marRight w:val="0"/>
              <w:marTop w:val="0"/>
              <w:marBottom w:val="0"/>
              <w:divBdr>
                <w:top w:val="none" w:sz="0" w:space="0" w:color="auto"/>
                <w:left w:val="none" w:sz="0" w:space="0" w:color="auto"/>
                <w:bottom w:val="none" w:sz="0" w:space="0" w:color="auto"/>
                <w:right w:val="none" w:sz="0" w:space="0" w:color="auto"/>
              </w:divBdr>
            </w:div>
            <w:div w:id="2089231388">
              <w:marLeft w:val="0"/>
              <w:marRight w:val="0"/>
              <w:marTop w:val="0"/>
              <w:marBottom w:val="0"/>
              <w:divBdr>
                <w:top w:val="none" w:sz="0" w:space="0" w:color="auto"/>
                <w:left w:val="none" w:sz="0" w:space="0" w:color="auto"/>
                <w:bottom w:val="none" w:sz="0" w:space="0" w:color="auto"/>
                <w:right w:val="none" w:sz="0" w:space="0" w:color="auto"/>
              </w:divBdr>
            </w:div>
            <w:div w:id="2104909230">
              <w:marLeft w:val="0"/>
              <w:marRight w:val="0"/>
              <w:marTop w:val="0"/>
              <w:marBottom w:val="0"/>
              <w:divBdr>
                <w:top w:val="none" w:sz="0" w:space="0" w:color="auto"/>
                <w:left w:val="none" w:sz="0" w:space="0" w:color="auto"/>
                <w:bottom w:val="none" w:sz="0" w:space="0" w:color="auto"/>
                <w:right w:val="none" w:sz="0" w:space="0" w:color="auto"/>
              </w:divBdr>
            </w:div>
            <w:div w:id="2105421351">
              <w:marLeft w:val="0"/>
              <w:marRight w:val="0"/>
              <w:marTop w:val="0"/>
              <w:marBottom w:val="0"/>
              <w:divBdr>
                <w:top w:val="none" w:sz="0" w:space="0" w:color="auto"/>
                <w:left w:val="none" w:sz="0" w:space="0" w:color="auto"/>
                <w:bottom w:val="none" w:sz="0" w:space="0" w:color="auto"/>
                <w:right w:val="none" w:sz="0" w:space="0" w:color="auto"/>
              </w:divBdr>
            </w:div>
            <w:div w:id="2131195225">
              <w:marLeft w:val="0"/>
              <w:marRight w:val="0"/>
              <w:marTop w:val="0"/>
              <w:marBottom w:val="0"/>
              <w:divBdr>
                <w:top w:val="none" w:sz="0" w:space="0" w:color="auto"/>
                <w:left w:val="none" w:sz="0" w:space="0" w:color="auto"/>
                <w:bottom w:val="none" w:sz="0" w:space="0" w:color="auto"/>
                <w:right w:val="none" w:sz="0" w:space="0" w:color="auto"/>
              </w:divBdr>
            </w:div>
            <w:div w:id="2137602242">
              <w:marLeft w:val="0"/>
              <w:marRight w:val="0"/>
              <w:marTop w:val="0"/>
              <w:marBottom w:val="0"/>
              <w:divBdr>
                <w:top w:val="none" w:sz="0" w:space="0" w:color="auto"/>
                <w:left w:val="none" w:sz="0" w:space="0" w:color="auto"/>
                <w:bottom w:val="none" w:sz="0" w:space="0" w:color="auto"/>
                <w:right w:val="none" w:sz="0" w:space="0" w:color="auto"/>
              </w:divBdr>
            </w:div>
          </w:divsChild>
        </w:div>
        <w:div w:id="322007282">
          <w:marLeft w:val="0"/>
          <w:marRight w:val="0"/>
          <w:marTop w:val="0"/>
          <w:marBottom w:val="0"/>
          <w:divBdr>
            <w:top w:val="none" w:sz="0" w:space="0" w:color="auto"/>
            <w:left w:val="none" w:sz="0" w:space="0" w:color="auto"/>
            <w:bottom w:val="none" w:sz="0" w:space="0" w:color="auto"/>
            <w:right w:val="none" w:sz="0" w:space="0" w:color="auto"/>
          </w:divBdr>
          <w:divsChild>
            <w:div w:id="1638993611">
              <w:marLeft w:val="0"/>
              <w:marRight w:val="0"/>
              <w:marTop w:val="0"/>
              <w:marBottom w:val="0"/>
              <w:divBdr>
                <w:top w:val="none" w:sz="0" w:space="0" w:color="auto"/>
                <w:left w:val="none" w:sz="0" w:space="0" w:color="auto"/>
                <w:bottom w:val="none" w:sz="0" w:space="0" w:color="auto"/>
                <w:right w:val="none" w:sz="0" w:space="0" w:color="auto"/>
              </w:divBdr>
            </w:div>
          </w:divsChild>
        </w:div>
        <w:div w:id="405541373">
          <w:marLeft w:val="0"/>
          <w:marRight w:val="0"/>
          <w:marTop w:val="0"/>
          <w:marBottom w:val="0"/>
          <w:divBdr>
            <w:top w:val="none" w:sz="0" w:space="0" w:color="auto"/>
            <w:left w:val="none" w:sz="0" w:space="0" w:color="auto"/>
            <w:bottom w:val="none" w:sz="0" w:space="0" w:color="auto"/>
            <w:right w:val="none" w:sz="0" w:space="0" w:color="auto"/>
          </w:divBdr>
          <w:divsChild>
            <w:div w:id="63334897">
              <w:marLeft w:val="0"/>
              <w:marRight w:val="0"/>
              <w:marTop w:val="0"/>
              <w:marBottom w:val="0"/>
              <w:divBdr>
                <w:top w:val="none" w:sz="0" w:space="0" w:color="auto"/>
                <w:left w:val="none" w:sz="0" w:space="0" w:color="auto"/>
                <w:bottom w:val="none" w:sz="0" w:space="0" w:color="auto"/>
                <w:right w:val="none" w:sz="0" w:space="0" w:color="auto"/>
              </w:divBdr>
            </w:div>
            <w:div w:id="66461929">
              <w:marLeft w:val="0"/>
              <w:marRight w:val="0"/>
              <w:marTop w:val="0"/>
              <w:marBottom w:val="0"/>
              <w:divBdr>
                <w:top w:val="none" w:sz="0" w:space="0" w:color="auto"/>
                <w:left w:val="none" w:sz="0" w:space="0" w:color="auto"/>
                <w:bottom w:val="none" w:sz="0" w:space="0" w:color="auto"/>
                <w:right w:val="none" w:sz="0" w:space="0" w:color="auto"/>
              </w:divBdr>
            </w:div>
            <w:div w:id="101345288">
              <w:marLeft w:val="0"/>
              <w:marRight w:val="0"/>
              <w:marTop w:val="0"/>
              <w:marBottom w:val="0"/>
              <w:divBdr>
                <w:top w:val="none" w:sz="0" w:space="0" w:color="auto"/>
                <w:left w:val="none" w:sz="0" w:space="0" w:color="auto"/>
                <w:bottom w:val="none" w:sz="0" w:space="0" w:color="auto"/>
                <w:right w:val="none" w:sz="0" w:space="0" w:color="auto"/>
              </w:divBdr>
            </w:div>
            <w:div w:id="113403289">
              <w:marLeft w:val="0"/>
              <w:marRight w:val="0"/>
              <w:marTop w:val="0"/>
              <w:marBottom w:val="0"/>
              <w:divBdr>
                <w:top w:val="none" w:sz="0" w:space="0" w:color="auto"/>
                <w:left w:val="none" w:sz="0" w:space="0" w:color="auto"/>
                <w:bottom w:val="none" w:sz="0" w:space="0" w:color="auto"/>
                <w:right w:val="none" w:sz="0" w:space="0" w:color="auto"/>
              </w:divBdr>
            </w:div>
            <w:div w:id="144669371">
              <w:marLeft w:val="0"/>
              <w:marRight w:val="0"/>
              <w:marTop w:val="0"/>
              <w:marBottom w:val="0"/>
              <w:divBdr>
                <w:top w:val="none" w:sz="0" w:space="0" w:color="auto"/>
                <w:left w:val="none" w:sz="0" w:space="0" w:color="auto"/>
                <w:bottom w:val="none" w:sz="0" w:space="0" w:color="auto"/>
                <w:right w:val="none" w:sz="0" w:space="0" w:color="auto"/>
              </w:divBdr>
            </w:div>
            <w:div w:id="155416041">
              <w:marLeft w:val="0"/>
              <w:marRight w:val="0"/>
              <w:marTop w:val="0"/>
              <w:marBottom w:val="0"/>
              <w:divBdr>
                <w:top w:val="none" w:sz="0" w:space="0" w:color="auto"/>
                <w:left w:val="none" w:sz="0" w:space="0" w:color="auto"/>
                <w:bottom w:val="none" w:sz="0" w:space="0" w:color="auto"/>
                <w:right w:val="none" w:sz="0" w:space="0" w:color="auto"/>
              </w:divBdr>
            </w:div>
            <w:div w:id="202910428">
              <w:marLeft w:val="0"/>
              <w:marRight w:val="0"/>
              <w:marTop w:val="0"/>
              <w:marBottom w:val="0"/>
              <w:divBdr>
                <w:top w:val="none" w:sz="0" w:space="0" w:color="auto"/>
                <w:left w:val="none" w:sz="0" w:space="0" w:color="auto"/>
                <w:bottom w:val="none" w:sz="0" w:space="0" w:color="auto"/>
                <w:right w:val="none" w:sz="0" w:space="0" w:color="auto"/>
              </w:divBdr>
            </w:div>
            <w:div w:id="212548218">
              <w:marLeft w:val="0"/>
              <w:marRight w:val="0"/>
              <w:marTop w:val="0"/>
              <w:marBottom w:val="0"/>
              <w:divBdr>
                <w:top w:val="none" w:sz="0" w:space="0" w:color="auto"/>
                <w:left w:val="none" w:sz="0" w:space="0" w:color="auto"/>
                <w:bottom w:val="none" w:sz="0" w:space="0" w:color="auto"/>
                <w:right w:val="none" w:sz="0" w:space="0" w:color="auto"/>
              </w:divBdr>
            </w:div>
            <w:div w:id="237371399">
              <w:marLeft w:val="0"/>
              <w:marRight w:val="0"/>
              <w:marTop w:val="0"/>
              <w:marBottom w:val="0"/>
              <w:divBdr>
                <w:top w:val="none" w:sz="0" w:space="0" w:color="auto"/>
                <w:left w:val="none" w:sz="0" w:space="0" w:color="auto"/>
                <w:bottom w:val="none" w:sz="0" w:space="0" w:color="auto"/>
                <w:right w:val="none" w:sz="0" w:space="0" w:color="auto"/>
              </w:divBdr>
            </w:div>
            <w:div w:id="343480894">
              <w:marLeft w:val="0"/>
              <w:marRight w:val="0"/>
              <w:marTop w:val="0"/>
              <w:marBottom w:val="0"/>
              <w:divBdr>
                <w:top w:val="none" w:sz="0" w:space="0" w:color="auto"/>
                <w:left w:val="none" w:sz="0" w:space="0" w:color="auto"/>
                <w:bottom w:val="none" w:sz="0" w:space="0" w:color="auto"/>
                <w:right w:val="none" w:sz="0" w:space="0" w:color="auto"/>
              </w:divBdr>
            </w:div>
            <w:div w:id="385570150">
              <w:marLeft w:val="0"/>
              <w:marRight w:val="0"/>
              <w:marTop w:val="0"/>
              <w:marBottom w:val="0"/>
              <w:divBdr>
                <w:top w:val="none" w:sz="0" w:space="0" w:color="auto"/>
                <w:left w:val="none" w:sz="0" w:space="0" w:color="auto"/>
                <w:bottom w:val="none" w:sz="0" w:space="0" w:color="auto"/>
                <w:right w:val="none" w:sz="0" w:space="0" w:color="auto"/>
              </w:divBdr>
            </w:div>
            <w:div w:id="404181449">
              <w:marLeft w:val="0"/>
              <w:marRight w:val="0"/>
              <w:marTop w:val="0"/>
              <w:marBottom w:val="0"/>
              <w:divBdr>
                <w:top w:val="none" w:sz="0" w:space="0" w:color="auto"/>
                <w:left w:val="none" w:sz="0" w:space="0" w:color="auto"/>
                <w:bottom w:val="none" w:sz="0" w:space="0" w:color="auto"/>
                <w:right w:val="none" w:sz="0" w:space="0" w:color="auto"/>
              </w:divBdr>
            </w:div>
            <w:div w:id="456145469">
              <w:marLeft w:val="0"/>
              <w:marRight w:val="0"/>
              <w:marTop w:val="0"/>
              <w:marBottom w:val="0"/>
              <w:divBdr>
                <w:top w:val="none" w:sz="0" w:space="0" w:color="auto"/>
                <w:left w:val="none" w:sz="0" w:space="0" w:color="auto"/>
                <w:bottom w:val="none" w:sz="0" w:space="0" w:color="auto"/>
                <w:right w:val="none" w:sz="0" w:space="0" w:color="auto"/>
              </w:divBdr>
            </w:div>
            <w:div w:id="456147578">
              <w:marLeft w:val="0"/>
              <w:marRight w:val="0"/>
              <w:marTop w:val="0"/>
              <w:marBottom w:val="0"/>
              <w:divBdr>
                <w:top w:val="none" w:sz="0" w:space="0" w:color="auto"/>
                <w:left w:val="none" w:sz="0" w:space="0" w:color="auto"/>
                <w:bottom w:val="none" w:sz="0" w:space="0" w:color="auto"/>
                <w:right w:val="none" w:sz="0" w:space="0" w:color="auto"/>
              </w:divBdr>
            </w:div>
            <w:div w:id="507409545">
              <w:marLeft w:val="0"/>
              <w:marRight w:val="0"/>
              <w:marTop w:val="0"/>
              <w:marBottom w:val="0"/>
              <w:divBdr>
                <w:top w:val="none" w:sz="0" w:space="0" w:color="auto"/>
                <w:left w:val="none" w:sz="0" w:space="0" w:color="auto"/>
                <w:bottom w:val="none" w:sz="0" w:space="0" w:color="auto"/>
                <w:right w:val="none" w:sz="0" w:space="0" w:color="auto"/>
              </w:divBdr>
            </w:div>
            <w:div w:id="515655427">
              <w:marLeft w:val="0"/>
              <w:marRight w:val="0"/>
              <w:marTop w:val="0"/>
              <w:marBottom w:val="0"/>
              <w:divBdr>
                <w:top w:val="none" w:sz="0" w:space="0" w:color="auto"/>
                <w:left w:val="none" w:sz="0" w:space="0" w:color="auto"/>
                <w:bottom w:val="none" w:sz="0" w:space="0" w:color="auto"/>
                <w:right w:val="none" w:sz="0" w:space="0" w:color="auto"/>
              </w:divBdr>
            </w:div>
            <w:div w:id="530727222">
              <w:marLeft w:val="0"/>
              <w:marRight w:val="0"/>
              <w:marTop w:val="0"/>
              <w:marBottom w:val="0"/>
              <w:divBdr>
                <w:top w:val="none" w:sz="0" w:space="0" w:color="auto"/>
                <w:left w:val="none" w:sz="0" w:space="0" w:color="auto"/>
                <w:bottom w:val="none" w:sz="0" w:space="0" w:color="auto"/>
                <w:right w:val="none" w:sz="0" w:space="0" w:color="auto"/>
              </w:divBdr>
            </w:div>
            <w:div w:id="542131596">
              <w:marLeft w:val="0"/>
              <w:marRight w:val="0"/>
              <w:marTop w:val="0"/>
              <w:marBottom w:val="0"/>
              <w:divBdr>
                <w:top w:val="none" w:sz="0" w:space="0" w:color="auto"/>
                <w:left w:val="none" w:sz="0" w:space="0" w:color="auto"/>
                <w:bottom w:val="none" w:sz="0" w:space="0" w:color="auto"/>
                <w:right w:val="none" w:sz="0" w:space="0" w:color="auto"/>
              </w:divBdr>
            </w:div>
            <w:div w:id="576092638">
              <w:marLeft w:val="0"/>
              <w:marRight w:val="0"/>
              <w:marTop w:val="0"/>
              <w:marBottom w:val="0"/>
              <w:divBdr>
                <w:top w:val="none" w:sz="0" w:space="0" w:color="auto"/>
                <w:left w:val="none" w:sz="0" w:space="0" w:color="auto"/>
                <w:bottom w:val="none" w:sz="0" w:space="0" w:color="auto"/>
                <w:right w:val="none" w:sz="0" w:space="0" w:color="auto"/>
              </w:divBdr>
            </w:div>
            <w:div w:id="602615367">
              <w:marLeft w:val="0"/>
              <w:marRight w:val="0"/>
              <w:marTop w:val="0"/>
              <w:marBottom w:val="0"/>
              <w:divBdr>
                <w:top w:val="none" w:sz="0" w:space="0" w:color="auto"/>
                <w:left w:val="none" w:sz="0" w:space="0" w:color="auto"/>
                <w:bottom w:val="none" w:sz="0" w:space="0" w:color="auto"/>
                <w:right w:val="none" w:sz="0" w:space="0" w:color="auto"/>
              </w:divBdr>
            </w:div>
            <w:div w:id="693653941">
              <w:marLeft w:val="0"/>
              <w:marRight w:val="0"/>
              <w:marTop w:val="0"/>
              <w:marBottom w:val="0"/>
              <w:divBdr>
                <w:top w:val="none" w:sz="0" w:space="0" w:color="auto"/>
                <w:left w:val="none" w:sz="0" w:space="0" w:color="auto"/>
                <w:bottom w:val="none" w:sz="0" w:space="0" w:color="auto"/>
                <w:right w:val="none" w:sz="0" w:space="0" w:color="auto"/>
              </w:divBdr>
            </w:div>
            <w:div w:id="701176962">
              <w:marLeft w:val="0"/>
              <w:marRight w:val="0"/>
              <w:marTop w:val="0"/>
              <w:marBottom w:val="0"/>
              <w:divBdr>
                <w:top w:val="none" w:sz="0" w:space="0" w:color="auto"/>
                <w:left w:val="none" w:sz="0" w:space="0" w:color="auto"/>
                <w:bottom w:val="none" w:sz="0" w:space="0" w:color="auto"/>
                <w:right w:val="none" w:sz="0" w:space="0" w:color="auto"/>
              </w:divBdr>
            </w:div>
            <w:div w:id="725227612">
              <w:marLeft w:val="0"/>
              <w:marRight w:val="0"/>
              <w:marTop w:val="0"/>
              <w:marBottom w:val="0"/>
              <w:divBdr>
                <w:top w:val="none" w:sz="0" w:space="0" w:color="auto"/>
                <w:left w:val="none" w:sz="0" w:space="0" w:color="auto"/>
                <w:bottom w:val="none" w:sz="0" w:space="0" w:color="auto"/>
                <w:right w:val="none" w:sz="0" w:space="0" w:color="auto"/>
              </w:divBdr>
            </w:div>
            <w:div w:id="777213906">
              <w:marLeft w:val="0"/>
              <w:marRight w:val="0"/>
              <w:marTop w:val="0"/>
              <w:marBottom w:val="0"/>
              <w:divBdr>
                <w:top w:val="none" w:sz="0" w:space="0" w:color="auto"/>
                <w:left w:val="none" w:sz="0" w:space="0" w:color="auto"/>
                <w:bottom w:val="none" w:sz="0" w:space="0" w:color="auto"/>
                <w:right w:val="none" w:sz="0" w:space="0" w:color="auto"/>
              </w:divBdr>
            </w:div>
            <w:div w:id="795833380">
              <w:marLeft w:val="0"/>
              <w:marRight w:val="0"/>
              <w:marTop w:val="0"/>
              <w:marBottom w:val="0"/>
              <w:divBdr>
                <w:top w:val="none" w:sz="0" w:space="0" w:color="auto"/>
                <w:left w:val="none" w:sz="0" w:space="0" w:color="auto"/>
                <w:bottom w:val="none" w:sz="0" w:space="0" w:color="auto"/>
                <w:right w:val="none" w:sz="0" w:space="0" w:color="auto"/>
              </w:divBdr>
            </w:div>
            <w:div w:id="814685956">
              <w:marLeft w:val="0"/>
              <w:marRight w:val="0"/>
              <w:marTop w:val="0"/>
              <w:marBottom w:val="0"/>
              <w:divBdr>
                <w:top w:val="none" w:sz="0" w:space="0" w:color="auto"/>
                <w:left w:val="none" w:sz="0" w:space="0" w:color="auto"/>
                <w:bottom w:val="none" w:sz="0" w:space="0" w:color="auto"/>
                <w:right w:val="none" w:sz="0" w:space="0" w:color="auto"/>
              </w:divBdr>
            </w:div>
            <w:div w:id="827357532">
              <w:marLeft w:val="0"/>
              <w:marRight w:val="0"/>
              <w:marTop w:val="0"/>
              <w:marBottom w:val="0"/>
              <w:divBdr>
                <w:top w:val="none" w:sz="0" w:space="0" w:color="auto"/>
                <w:left w:val="none" w:sz="0" w:space="0" w:color="auto"/>
                <w:bottom w:val="none" w:sz="0" w:space="0" w:color="auto"/>
                <w:right w:val="none" w:sz="0" w:space="0" w:color="auto"/>
              </w:divBdr>
            </w:div>
            <w:div w:id="884678302">
              <w:marLeft w:val="0"/>
              <w:marRight w:val="0"/>
              <w:marTop w:val="0"/>
              <w:marBottom w:val="0"/>
              <w:divBdr>
                <w:top w:val="none" w:sz="0" w:space="0" w:color="auto"/>
                <w:left w:val="none" w:sz="0" w:space="0" w:color="auto"/>
                <w:bottom w:val="none" w:sz="0" w:space="0" w:color="auto"/>
                <w:right w:val="none" w:sz="0" w:space="0" w:color="auto"/>
              </w:divBdr>
            </w:div>
            <w:div w:id="885872568">
              <w:marLeft w:val="0"/>
              <w:marRight w:val="0"/>
              <w:marTop w:val="0"/>
              <w:marBottom w:val="0"/>
              <w:divBdr>
                <w:top w:val="none" w:sz="0" w:space="0" w:color="auto"/>
                <w:left w:val="none" w:sz="0" w:space="0" w:color="auto"/>
                <w:bottom w:val="none" w:sz="0" w:space="0" w:color="auto"/>
                <w:right w:val="none" w:sz="0" w:space="0" w:color="auto"/>
              </w:divBdr>
            </w:div>
            <w:div w:id="972061900">
              <w:marLeft w:val="0"/>
              <w:marRight w:val="0"/>
              <w:marTop w:val="0"/>
              <w:marBottom w:val="0"/>
              <w:divBdr>
                <w:top w:val="none" w:sz="0" w:space="0" w:color="auto"/>
                <w:left w:val="none" w:sz="0" w:space="0" w:color="auto"/>
                <w:bottom w:val="none" w:sz="0" w:space="0" w:color="auto"/>
                <w:right w:val="none" w:sz="0" w:space="0" w:color="auto"/>
              </w:divBdr>
            </w:div>
            <w:div w:id="1027171344">
              <w:marLeft w:val="0"/>
              <w:marRight w:val="0"/>
              <w:marTop w:val="0"/>
              <w:marBottom w:val="0"/>
              <w:divBdr>
                <w:top w:val="none" w:sz="0" w:space="0" w:color="auto"/>
                <w:left w:val="none" w:sz="0" w:space="0" w:color="auto"/>
                <w:bottom w:val="none" w:sz="0" w:space="0" w:color="auto"/>
                <w:right w:val="none" w:sz="0" w:space="0" w:color="auto"/>
              </w:divBdr>
            </w:div>
            <w:div w:id="1058671917">
              <w:marLeft w:val="0"/>
              <w:marRight w:val="0"/>
              <w:marTop w:val="0"/>
              <w:marBottom w:val="0"/>
              <w:divBdr>
                <w:top w:val="none" w:sz="0" w:space="0" w:color="auto"/>
                <w:left w:val="none" w:sz="0" w:space="0" w:color="auto"/>
                <w:bottom w:val="none" w:sz="0" w:space="0" w:color="auto"/>
                <w:right w:val="none" w:sz="0" w:space="0" w:color="auto"/>
              </w:divBdr>
            </w:div>
            <w:div w:id="1064451871">
              <w:marLeft w:val="0"/>
              <w:marRight w:val="0"/>
              <w:marTop w:val="0"/>
              <w:marBottom w:val="0"/>
              <w:divBdr>
                <w:top w:val="none" w:sz="0" w:space="0" w:color="auto"/>
                <w:left w:val="none" w:sz="0" w:space="0" w:color="auto"/>
                <w:bottom w:val="none" w:sz="0" w:space="0" w:color="auto"/>
                <w:right w:val="none" w:sz="0" w:space="0" w:color="auto"/>
              </w:divBdr>
            </w:div>
            <w:div w:id="1080982605">
              <w:marLeft w:val="0"/>
              <w:marRight w:val="0"/>
              <w:marTop w:val="0"/>
              <w:marBottom w:val="0"/>
              <w:divBdr>
                <w:top w:val="none" w:sz="0" w:space="0" w:color="auto"/>
                <w:left w:val="none" w:sz="0" w:space="0" w:color="auto"/>
                <w:bottom w:val="none" w:sz="0" w:space="0" w:color="auto"/>
                <w:right w:val="none" w:sz="0" w:space="0" w:color="auto"/>
              </w:divBdr>
            </w:div>
            <w:div w:id="1098022138">
              <w:marLeft w:val="0"/>
              <w:marRight w:val="0"/>
              <w:marTop w:val="0"/>
              <w:marBottom w:val="0"/>
              <w:divBdr>
                <w:top w:val="none" w:sz="0" w:space="0" w:color="auto"/>
                <w:left w:val="none" w:sz="0" w:space="0" w:color="auto"/>
                <w:bottom w:val="none" w:sz="0" w:space="0" w:color="auto"/>
                <w:right w:val="none" w:sz="0" w:space="0" w:color="auto"/>
              </w:divBdr>
            </w:div>
            <w:div w:id="1119760082">
              <w:marLeft w:val="0"/>
              <w:marRight w:val="0"/>
              <w:marTop w:val="0"/>
              <w:marBottom w:val="0"/>
              <w:divBdr>
                <w:top w:val="none" w:sz="0" w:space="0" w:color="auto"/>
                <w:left w:val="none" w:sz="0" w:space="0" w:color="auto"/>
                <w:bottom w:val="none" w:sz="0" w:space="0" w:color="auto"/>
                <w:right w:val="none" w:sz="0" w:space="0" w:color="auto"/>
              </w:divBdr>
            </w:div>
            <w:div w:id="1203983368">
              <w:marLeft w:val="0"/>
              <w:marRight w:val="0"/>
              <w:marTop w:val="0"/>
              <w:marBottom w:val="0"/>
              <w:divBdr>
                <w:top w:val="none" w:sz="0" w:space="0" w:color="auto"/>
                <w:left w:val="none" w:sz="0" w:space="0" w:color="auto"/>
                <w:bottom w:val="none" w:sz="0" w:space="0" w:color="auto"/>
                <w:right w:val="none" w:sz="0" w:space="0" w:color="auto"/>
              </w:divBdr>
            </w:div>
            <w:div w:id="1210339809">
              <w:marLeft w:val="0"/>
              <w:marRight w:val="0"/>
              <w:marTop w:val="0"/>
              <w:marBottom w:val="0"/>
              <w:divBdr>
                <w:top w:val="none" w:sz="0" w:space="0" w:color="auto"/>
                <w:left w:val="none" w:sz="0" w:space="0" w:color="auto"/>
                <w:bottom w:val="none" w:sz="0" w:space="0" w:color="auto"/>
                <w:right w:val="none" w:sz="0" w:space="0" w:color="auto"/>
              </w:divBdr>
            </w:div>
            <w:div w:id="1215119206">
              <w:marLeft w:val="0"/>
              <w:marRight w:val="0"/>
              <w:marTop w:val="0"/>
              <w:marBottom w:val="0"/>
              <w:divBdr>
                <w:top w:val="none" w:sz="0" w:space="0" w:color="auto"/>
                <w:left w:val="none" w:sz="0" w:space="0" w:color="auto"/>
                <w:bottom w:val="none" w:sz="0" w:space="0" w:color="auto"/>
                <w:right w:val="none" w:sz="0" w:space="0" w:color="auto"/>
              </w:divBdr>
            </w:div>
            <w:div w:id="1220284867">
              <w:marLeft w:val="0"/>
              <w:marRight w:val="0"/>
              <w:marTop w:val="0"/>
              <w:marBottom w:val="0"/>
              <w:divBdr>
                <w:top w:val="none" w:sz="0" w:space="0" w:color="auto"/>
                <w:left w:val="none" w:sz="0" w:space="0" w:color="auto"/>
                <w:bottom w:val="none" w:sz="0" w:space="0" w:color="auto"/>
                <w:right w:val="none" w:sz="0" w:space="0" w:color="auto"/>
              </w:divBdr>
            </w:div>
            <w:div w:id="1239025337">
              <w:marLeft w:val="0"/>
              <w:marRight w:val="0"/>
              <w:marTop w:val="0"/>
              <w:marBottom w:val="0"/>
              <w:divBdr>
                <w:top w:val="none" w:sz="0" w:space="0" w:color="auto"/>
                <w:left w:val="none" w:sz="0" w:space="0" w:color="auto"/>
                <w:bottom w:val="none" w:sz="0" w:space="0" w:color="auto"/>
                <w:right w:val="none" w:sz="0" w:space="0" w:color="auto"/>
              </w:divBdr>
            </w:div>
            <w:div w:id="1253276903">
              <w:marLeft w:val="0"/>
              <w:marRight w:val="0"/>
              <w:marTop w:val="0"/>
              <w:marBottom w:val="0"/>
              <w:divBdr>
                <w:top w:val="none" w:sz="0" w:space="0" w:color="auto"/>
                <w:left w:val="none" w:sz="0" w:space="0" w:color="auto"/>
                <w:bottom w:val="none" w:sz="0" w:space="0" w:color="auto"/>
                <w:right w:val="none" w:sz="0" w:space="0" w:color="auto"/>
              </w:divBdr>
            </w:div>
            <w:div w:id="1273711855">
              <w:marLeft w:val="0"/>
              <w:marRight w:val="0"/>
              <w:marTop w:val="0"/>
              <w:marBottom w:val="0"/>
              <w:divBdr>
                <w:top w:val="none" w:sz="0" w:space="0" w:color="auto"/>
                <w:left w:val="none" w:sz="0" w:space="0" w:color="auto"/>
                <w:bottom w:val="none" w:sz="0" w:space="0" w:color="auto"/>
                <w:right w:val="none" w:sz="0" w:space="0" w:color="auto"/>
              </w:divBdr>
            </w:div>
            <w:div w:id="1314215792">
              <w:marLeft w:val="0"/>
              <w:marRight w:val="0"/>
              <w:marTop w:val="0"/>
              <w:marBottom w:val="0"/>
              <w:divBdr>
                <w:top w:val="none" w:sz="0" w:space="0" w:color="auto"/>
                <w:left w:val="none" w:sz="0" w:space="0" w:color="auto"/>
                <w:bottom w:val="none" w:sz="0" w:space="0" w:color="auto"/>
                <w:right w:val="none" w:sz="0" w:space="0" w:color="auto"/>
              </w:divBdr>
            </w:div>
            <w:div w:id="1321882420">
              <w:marLeft w:val="0"/>
              <w:marRight w:val="0"/>
              <w:marTop w:val="0"/>
              <w:marBottom w:val="0"/>
              <w:divBdr>
                <w:top w:val="none" w:sz="0" w:space="0" w:color="auto"/>
                <w:left w:val="none" w:sz="0" w:space="0" w:color="auto"/>
                <w:bottom w:val="none" w:sz="0" w:space="0" w:color="auto"/>
                <w:right w:val="none" w:sz="0" w:space="0" w:color="auto"/>
              </w:divBdr>
            </w:div>
            <w:div w:id="1335034231">
              <w:marLeft w:val="0"/>
              <w:marRight w:val="0"/>
              <w:marTop w:val="0"/>
              <w:marBottom w:val="0"/>
              <w:divBdr>
                <w:top w:val="none" w:sz="0" w:space="0" w:color="auto"/>
                <w:left w:val="none" w:sz="0" w:space="0" w:color="auto"/>
                <w:bottom w:val="none" w:sz="0" w:space="0" w:color="auto"/>
                <w:right w:val="none" w:sz="0" w:space="0" w:color="auto"/>
              </w:divBdr>
            </w:div>
            <w:div w:id="1345400592">
              <w:marLeft w:val="0"/>
              <w:marRight w:val="0"/>
              <w:marTop w:val="0"/>
              <w:marBottom w:val="0"/>
              <w:divBdr>
                <w:top w:val="none" w:sz="0" w:space="0" w:color="auto"/>
                <w:left w:val="none" w:sz="0" w:space="0" w:color="auto"/>
                <w:bottom w:val="none" w:sz="0" w:space="0" w:color="auto"/>
                <w:right w:val="none" w:sz="0" w:space="0" w:color="auto"/>
              </w:divBdr>
            </w:div>
            <w:div w:id="1355307653">
              <w:marLeft w:val="0"/>
              <w:marRight w:val="0"/>
              <w:marTop w:val="0"/>
              <w:marBottom w:val="0"/>
              <w:divBdr>
                <w:top w:val="none" w:sz="0" w:space="0" w:color="auto"/>
                <w:left w:val="none" w:sz="0" w:space="0" w:color="auto"/>
                <w:bottom w:val="none" w:sz="0" w:space="0" w:color="auto"/>
                <w:right w:val="none" w:sz="0" w:space="0" w:color="auto"/>
              </w:divBdr>
            </w:div>
            <w:div w:id="1364020647">
              <w:marLeft w:val="0"/>
              <w:marRight w:val="0"/>
              <w:marTop w:val="0"/>
              <w:marBottom w:val="0"/>
              <w:divBdr>
                <w:top w:val="none" w:sz="0" w:space="0" w:color="auto"/>
                <w:left w:val="none" w:sz="0" w:space="0" w:color="auto"/>
                <w:bottom w:val="none" w:sz="0" w:space="0" w:color="auto"/>
                <w:right w:val="none" w:sz="0" w:space="0" w:color="auto"/>
              </w:divBdr>
            </w:div>
            <w:div w:id="1376462767">
              <w:marLeft w:val="0"/>
              <w:marRight w:val="0"/>
              <w:marTop w:val="0"/>
              <w:marBottom w:val="0"/>
              <w:divBdr>
                <w:top w:val="none" w:sz="0" w:space="0" w:color="auto"/>
                <w:left w:val="none" w:sz="0" w:space="0" w:color="auto"/>
                <w:bottom w:val="none" w:sz="0" w:space="0" w:color="auto"/>
                <w:right w:val="none" w:sz="0" w:space="0" w:color="auto"/>
              </w:divBdr>
            </w:div>
            <w:div w:id="1410689598">
              <w:marLeft w:val="0"/>
              <w:marRight w:val="0"/>
              <w:marTop w:val="0"/>
              <w:marBottom w:val="0"/>
              <w:divBdr>
                <w:top w:val="none" w:sz="0" w:space="0" w:color="auto"/>
                <w:left w:val="none" w:sz="0" w:space="0" w:color="auto"/>
                <w:bottom w:val="none" w:sz="0" w:space="0" w:color="auto"/>
                <w:right w:val="none" w:sz="0" w:space="0" w:color="auto"/>
              </w:divBdr>
            </w:div>
            <w:div w:id="1424112120">
              <w:marLeft w:val="0"/>
              <w:marRight w:val="0"/>
              <w:marTop w:val="0"/>
              <w:marBottom w:val="0"/>
              <w:divBdr>
                <w:top w:val="none" w:sz="0" w:space="0" w:color="auto"/>
                <w:left w:val="none" w:sz="0" w:space="0" w:color="auto"/>
                <w:bottom w:val="none" w:sz="0" w:space="0" w:color="auto"/>
                <w:right w:val="none" w:sz="0" w:space="0" w:color="auto"/>
              </w:divBdr>
            </w:div>
            <w:div w:id="1471362968">
              <w:marLeft w:val="0"/>
              <w:marRight w:val="0"/>
              <w:marTop w:val="0"/>
              <w:marBottom w:val="0"/>
              <w:divBdr>
                <w:top w:val="none" w:sz="0" w:space="0" w:color="auto"/>
                <w:left w:val="none" w:sz="0" w:space="0" w:color="auto"/>
                <w:bottom w:val="none" w:sz="0" w:space="0" w:color="auto"/>
                <w:right w:val="none" w:sz="0" w:space="0" w:color="auto"/>
              </w:divBdr>
            </w:div>
            <w:div w:id="1473450319">
              <w:marLeft w:val="0"/>
              <w:marRight w:val="0"/>
              <w:marTop w:val="0"/>
              <w:marBottom w:val="0"/>
              <w:divBdr>
                <w:top w:val="none" w:sz="0" w:space="0" w:color="auto"/>
                <w:left w:val="none" w:sz="0" w:space="0" w:color="auto"/>
                <w:bottom w:val="none" w:sz="0" w:space="0" w:color="auto"/>
                <w:right w:val="none" w:sz="0" w:space="0" w:color="auto"/>
              </w:divBdr>
            </w:div>
            <w:div w:id="1498690957">
              <w:marLeft w:val="0"/>
              <w:marRight w:val="0"/>
              <w:marTop w:val="0"/>
              <w:marBottom w:val="0"/>
              <w:divBdr>
                <w:top w:val="none" w:sz="0" w:space="0" w:color="auto"/>
                <w:left w:val="none" w:sz="0" w:space="0" w:color="auto"/>
                <w:bottom w:val="none" w:sz="0" w:space="0" w:color="auto"/>
                <w:right w:val="none" w:sz="0" w:space="0" w:color="auto"/>
              </w:divBdr>
            </w:div>
            <w:div w:id="1500653395">
              <w:marLeft w:val="0"/>
              <w:marRight w:val="0"/>
              <w:marTop w:val="0"/>
              <w:marBottom w:val="0"/>
              <w:divBdr>
                <w:top w:val="none" w:sz="0" w:space="0" w:color="auto"/>
                <w:left w:val="none" w:sz="0" w:space="0" w:color="auto"/>
                <w:bottom w:val="none" w:sz="0" w:space="0" w:color="auto"/>
                <w:right w:val="none" w:sz="0" w:space="0" w:color="auto"/>
              </w:divBdr>
            </w:div>
            <w:div w:id="1542740790">
              <w:marLeft w:val="0"/>
              <w:marRight w:val="0"/>
              <w:marTop w:val="0"/>
              <w:marBottom w:val="0"/>
              <w:divBdr>
                <w:top w:val="none" w:sz="0" w:space="0" w:color="auto"/>
                <w:left w:val="none" w:sz="0" w:space="0" w:color="auto"/>
                <w:bottom w:val="none" w:sz="0" w:space="0" w:color="auto"/>
                <w:right w:val="none" w:sz="0" w:space="0" w:color="auto"/>
              </w:divBdr>
            </w:div>
            <w:div w:id="1664551983">
              <w:marLeft w:val="0"/>
              <w:marRight w:val="0"/>
              <w:marTop w:val="0"/>
              <w:marBottom w:val="0"/>
              <w:divBdr>
                <w:top w:val="none" w:sz="0" w:space="0" w:color="auto"/>
                <w:left w:val="none" w:sz="0" w:space="0" w:color="auto"/>
                <w:bottom w:val="none" w:sz="0" w:space="0" w:color="auto"/>
                <w:right w:val="none" w:sz="0" w:space="0" w:color="auto"/>
              </w:divBdr>
            </w:div>
            <w:div w:id="1692099666">
              <w:marLeft w:val="0"/>
              <w:marRight w:val="0"/>
              <w:marTop w:val="0"/>
              <w:marBottom w:val="0"/>
              <w:divBdr>
                <w:top w:val="none" w:sz="0" w:space="0" w:color="auto"/>
                <w:left w:val="none" w:sz="0" w:space="0" w:color="auto"/>
                <w:bottom w:val="none" w:sz="0" w:space="0" w:color="auto"/>
                <w:right w:val="none" w:sz="0" w:space="0" w:color="auto"/>
              </w:divBdr>
            </w:div>
            <w:div w:id="1702051081">
              <w:marLeft w:val="0"/>
              <w:marRight w:val="0"/>
              <w:marTop w:val="0"/>
              <w:marBottom w:val="0"/>
              <w:divBdr>
                <w:top w:val="none" w:sz="0" w:space="0" w:color="auto"/>
                <w:left w:val="none" w:sz="0" w:space="0" w:color="auto"/>
                <w:bottom w:val="none" w:sz="0" w:space="0" w:color="auto"/>
                <w:right w:val="none" w:sz="0" w:space="0" w:color="auto"/>
              </w:divBdr>
            </w:div>
            <w:div w:id="1771388063">
              <w:marLeft w:val="0"/>
              <w:marRight w:val="0"/>
              <w:marTop w:val="0"/>
              <w:marBottom w:val="0"/>
              <w:divBdr>
                <w:top w:val="none" w:sz="0" w:space="0" w:color="auto"/>
                <w:left w:val="none" w:sz="0" w:space="0" w:color="auto"/>
                <w:bottom w:val="none" w:sz="0" w:space="0" w:color="auto"/>
                <w:right w:val="none" w:sz="0" w:space="0" w:color="auto"/>
              </w:divBdr>
            </w:div>
            <w:div w:id="1819300987">
              <w:marLeft w:val="0"/>
              <w:marRight w:val="0"/>
              <w:marTop w:val="0"/>
              <w:marBottom w:val="0"/>
              <w:divBdr>
                <w:top w:val="none" w:sz="0" w:space="0" w:color="auto"/>
                <w:left w:val="none" w:sz="0" w:space="0" w:color="auto"/>
                <w:bottom w:val="none" w:sz="0" w:space="0" w:color="auto"/>
                <w:right w:val="none" w:sz="0" w:space="0" w:color="auto"/>
              </w:divBdr>
            </w:div>
            <w:div w:id="1824663116">
              <w:marLeft w:val="0"/>
              <w:marRight w:val="0"/>
              <w:marTop w:val="0"/>
              <w:marBottom w:val="0"/>
              <w:divBdr>
                <w:top w:val="none" w:sz="0" w:space="0" w:color="auto"/>
                <w:left w:val="none" w:sz="0" w:space="0" w:color="auto"/>
                <w:bottom w:val="none" w:sz="0" w:space="0" w:color="auto"/>
                <w:right w:val="none" w:sz="0" w:space="0" w:color="auto"/>
              </w:divBdr>
            </w:div>
            <w:div w:id="1918977581">
              <w:marLeft w:val="0"/>
              <w:marRight w:val="0"/>
              <w:marTop w:val="0"/>
              <w:marBottom w:val="0"/>
              <w:divBdr>
                <w:top w:val="none" w:sz="0" w:space="0" w:color="auto"/>
                <w:left w:val="none" w:sz="0" w:space="0" w:color="auto"/>
                <w:bottom w:val="none" w:sz="0" w:space="0" w:color="auto"/>
                <w:right w:val="none" w:sz="0" w:space="0" w:color="auto"/>
              </w:divBdr>
            </w:div>
            <w:div w:id="1945917979">
              <w:marLeft w:val="0"/>
              <w:marRight w:val="0"/>
              <w:marTop w:val="0"/>
              <w:marBottom w:val="0"/>
              <w:divBdr>
                <w:top w:val="none" w:sz="0" w:space="0" w:color="auto"/>
                <w:left w:val="none" w:sz="0" w:space="0" w:color="auto"/>
                <w:bottom w:val="none" w:sz="0" w:space="0" w:color="auto"/>
                <w:right w:val="none" w:sz="0" w:space="0" w:color="auto"/>
              </w:divBdr>
            </w:div>
            <w:div w:id="2087602562">
              <w:marLeft w:val="0"/>
              <w:marRight w:val="0"/>
              <w:marTop w:val="0"/>
              <w:marBottom w:val="0"/>
              <w:divBdr>
                <w:top w:val="none" w:sz="0" w:space="0" w:color="auto"/>
                <w:left w:val="none" w:sz="0" w:space="0" w:color="auto"/>
                <w:bottom w:val="none" w:sz="0" w:space="0" w:color="auto"/>
                <w:right w:val="none" w:sz="0" w:space="0" w:color="auto"/>
              </w:divBdr>
            </w:div>
            <w:div w:id="2090468397">
              <w:marLeft w:val="0"/>
              <w:marRight w:val="0"/>
              <w:marTop w:val="0"/>
              <w:marBottom w:val="0"/>
              <w:divBdr>
                <w:top w:val="none" w:sz="0" w:space="0" w:color="auto"/>
                <w:left w:val="none" w:sz="0" w:space="0" w:color="auto"/>
                <w:bottom w:val="none" w:sz="0" w:space="0" w:color="auto"/>
                <w:right w:val="none" w:sz="0" w:space="0" w:color="auto"/>
              </w:divBdr>
            </w:div>
            <w:div w:id="2099326615">
              <w:marLeft w:val="0"/>
              <w:marRight w:val="0"/>
              <w:marTop w:val="0"/>
              <w:marBottom w:val="0"/>
              <w:divBdr>
                <w:top w:val="none" w:sz="0" w:space="0" w:color="auto"/>
                <w:left w:val="none" w:sz="0" w:space="0" w:color="auto"/>
                <w:bottom w:val="none" w:sz="0" w:space="0" w:color="auto"/>
                <w:right w:val="none" w:sz="0" w:space="0" w:color="auto"/>
              </w:divBdr>
            </w:div>
            <w:div w:id="2142073864">
              <w:marLeft w:val="0"/>
              <w:marRight w:val="0"/>
              <w:marTop w:val="0"/>
              <w:marBottom w:val="0"/>
              <w:divBdr>
                <w:top w:val="none" w:sz="0" w:space="0" w:color="auto"/>
                <w:left w:val="none" w:sz="0" w:space="0" w:color="auto"/>
                <w:bottom w:val="none" w:sz="0" w:space="0" w:color="auto"/>
                <w:right w:val="none" w:sz="0" w:space="0" w:color="auto"/>
              </w:divBdr>
            </w:div>
          </w:divsChild>
        </w:div>
        <w:div w:id="431324368">
          <w:marLeft w:val="0"/>
          <w:marRight w:val="0"/>
          <w:marTop w:val="0"/>
          <w:marBottom w:val="0"/>
          <w:divBdr>
            <w:top w:val="none" w:sz="0" w:space="0" w:color="auto"/>
            <w:left w:val="none" w:sz="0" w:space="0" w:color="auto"/>
            <w:bottom w:val="none" w:sz="0" w:space="0" w:color="auto"/>
            <w:right w:val="none" w:sz="0" w:space="0" w:color="auto"/>
          </w:divBdr>
          <w:divsChild>
            <w:div w:id="652099806">
              <w:marLeft w:val="0"/>
              <w:marRight w:val="0"/>
              <w:marTop w:val="0"/>
              <w:marBottom w:val="0"/>
              <w:divBdr>
                <w:top w:val="none" w:sz="0" w:space="0" w:color="auto"/>
                <w:left w:val="none" w:sz="0" w:space="0" w:color="auto"/>
                <w:bottom w:val="none" w:sz="0" w:space="0" w:color="auto"/>
                <w:right w:val="none" w:sz="0" w:space="0" w:color="auto"/>
              </w:divBdr>
            </w:div>
            <w:div w:id="743797053">
              <w:marLeft w:val="0"/>
              <w:marRight w:val="0"/>
              <w:marTop w:val="0"/>
              <w:marBottom w:val="0"/>
              <w:divBdr>
                <w:top w:val="none" w:sz="0" w:space="0" w:color="auto"/>
                <w:left w:val="none" w:sz="0" w:space="0" w:color="auto"/>
                <w:bottom w:val="none" w:sz="0" w:space="0" w:color="auto"/>
                <w:right w:val="none" w:sz="0" w:space="0" w:color="auto"/>
              </w:divBdr>
            </w:div>
            <w:div w:id="1272202479">
              <w:marLeft w:val="0"/>
              <w:marRight w:val="0"/>
              <w:marTop w:val="0"/>
              <w:marBottom w:val="0"/>
              <w:divBdr>
                <w:top w:val="none" w:sz="0" w:space="0" w:color="auto"/>
                <w:left w:val="none" w:sz="0" w:space="0" w:color="auto"/>
                <w:bottom w:val="none" w:sz="0" w:space="0" w:color="auto"/>
                <w:right w:val="none" w:sz="0" w:space="0" w:color="auto"/>
              </w:divBdr>
            </w:div>
            <w:div w:id="1333755060">
              <w:marLeft w:val="0"/>
              <w:marRight w:val="0"/>
              <w:marTop w:val="0"/>
              <w:marBottom w:val="0"/>
              <w:divBdr>
                <w:top w:val="none" w:sz="0" w:space="0" w:color="auto"/>
                <w:left w:val="none" w:sz="0" w:space="0" w:color="auto"/>
                <w:bottom w:val="none" w:sz="0" w:space="0" w:color="auto"/>
                <w:right w:val="none" w:sz="0" w:space="0" w:color="auto"/>
              </w:divBdr>
            </w:div>
            <w:div w:id="1963224097">
              <w:marLeft w:val="0"/>
              <w:marRight w:val="0"/>
              <w:marTop w:val="0"/>
              <w:marBottom w:val="0"/>
              <w:divBdr>
                <w:top w:val="none" w:sz="0" w:space="0" w:color="auto"/>
                <w:left w:val="none" w:sz="0" w:space="0" w:color="auto"/>
                <w:bottom w:val="none" w:sz="0" w:space="0" w:color="auto"/>
                <w:right w:val="none" w:sz="0" w:space="0" w:color="auto"/>
              </w:divBdr>
              <w:divsChild>
                <w:div w:id="3442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9921">
          <w:marLeft w:val="0"/>
          <w:marRight w:val="0"/>
          <w:marTop w:val="0"/>
          <w:marBottom w:val="0"/>
          <w:divBdr>
            <w:top w:val="none" w:sz="0" w:space="0" w:color="auto"/>
            <w:left w:val="none" w:sz="0" w:space="0" w:color="auto"/>
            <w:bottom w:val="none" w:sz="0" w:space="0" w:color="auto"/>
            <w:right w:val="none" w:sz="0" w:space="0" w:color="auto"/>
          </w:divBdr>
          <w:divsChild>
            <w:div w:id="278263">
              <w:marLeft w:val="0"/>
              <w:marRight w:val="0"/>
              <w:marTop w:val="0"/>
              <w:marBottom w:val="0"/>
              <w:divBdr>
                <w:top w:val="none" w:sz="0" w:space="0" w:color="auto"/>
                <w:left w:val="none" w:sz="0" w:space="0" w:color="auto"/>
                <w:bottom w:val="none" w:sz="0" w:space="0" w:color="auto"/>
                <w:right w:val="none" w:sz="0" w:space="0" w:color="auto"/>
              </w:divBdr>
            </w:div>
            <w:div w:id="1863076">
              <w:marLeft w:val="0"/>
              <w:marRight w:val="0"/>
              <w:marTop w:val="0"/>
              <w:marBottom w:val="0"/>
              <w:divBdr>
                <w:top w:val="none" w:sz="0" w:space="0" w:color="auto"/>
                <w:left w:val="none" w:sz="0" w:space="0" w:color="auto"/>
                <w:bottom w:val="none" w:sz="0" w:space="0" w:color="auto"/>
                <w:right w:val="none" w:sz="0" w:space="0" w:color="auto"/>
              </w:divBdr>
            </w:div>
            <w:div w:id="2708055">
              <w:marLeft w:val="0"/>
              <w:marRight w:val="0"/>
              <w:marTop w:val="0"/>
              <w:marBottom w:val="0"/>
              <w:divBdr>
                <w:top w:val="none" w:sz="0" w:space="0" w:color="auto"/>
                <w:left w:val="none" w:sz="0" w:space="0" w:color="auto"/>
                <w:bottom w:val="none" w:sz="0" w:space="0" w:color="auto"/>
                <w:right w:val="none" w:sz="0" w:space="0" w:color="auto"/>
              </w:divBdr>
            </w:div>
            <w:div w:id="3094809">
              <w:marLeft w:val="0"/>
              <w:marRight w:val="0"/>
              <w:marTop w:val="0"/>
              <w:marBottom w:val="0"/>
              <w:divBdr>
                <w:top w:val="none" w:sz="0" w:space="0" w:color="auto"/>
                <w:left w:val="none" w:sz="0" w:space="0" w:color="auto"/>
                <w:bottom w:val="none" w:sz="0" w:space="0" w:color="auto"/>
                <w:right w:val="none" w:sz="0" w:space="0" w:color="auto"/>
              </w:divBdr>
            </w:div>
            <w:div w:id="3366005">
              <w:marLeft w:val="0"/>
              <w:marRight w:val="0"/>
              <w:marTop w:val="0"/>
              <w:marBottom w:val="0"/>
              <w:divBdr>
                <w:top w:val="none" w:sz="0" w:space="0" w:color="auto"/>
                <w:left w:val="none" w:sz="0" w:space="0" w:color="auto"/>
                <w:bottom w:val="none" w:sz="0" w:space="0" w:color="auto"/>
                <w:right w:val="none" w:sz="0" w:space="0" w:color="auto"/>
              </w:divBdr>
            </w:div>
            <w:div w:id="3630095">
              <w:marLeft w:val="0"/>
              <w:marRight w:val="0"/>
              <w:marTop w:val="0"/>
              <w:marBottom w:val="0"/>
              <w:divBdr>
                <w:top w:val="none" w:sz="0" w:space="0" w:color="auto"/>
                <w:left w:val="none" w:sz="0" w:space="0" w:color="auto"/>
                <w:bottom w:val="none" w:sz="0" w:space="0" w:color="auto"/>
                <w:right w:val="none" w:sz="0" w:space="0" w:color="auto"/>
              </w:divBdr>
            </w:div>
            <w:div w:id="5715701">
              <w:marLeft w:val="0"/>
              <w:marRight w:val="0"/>
              <w:marTop w:val="0"/>
              <w:marBottom w:val="0"/>
              <w:divBdr>
                <w:top w:val="none" w:sz="0" w:space="0" w:color="auto"/>
                <w:left w:val="none" w:sz="0" w:space="0" w:color="auto"/>
                <w:bottom w:val="none" w:sz="0" w:space="0" w:color="auto"/>
                <w:right w:val="none" w:sz="0" w:space="0" w:color="auto"/>
              </w:divBdr>
            </w:div>
            <w:div w:id="6098640">
              <w:marLeft w:val="0"/>
              <w:marRight w:val="0"/>
              <w:marTop w:val="0"/>
              <w:marBottom w:val="0"/>
              <w:divBdr>
                <w:top w:val="none" w:sz="0" w:space="0" w:color="auto"/>
                <w:left w:val="none" w:sz="0" w:space="0" w:color="auto"/>
                <w:bottom w:val="none" w:sz="0" w:space="0" w:color="auto"/>
                <w:right w:val="none" w:sz="0" w:space="0" w:color="auto"/>
              </w:divBdr>
            </w:div>
            <w:div w:id="6637666">
              <w:marLeft w:val="0"/>
              <w:marRight w:val="0"/>
              <w:marTop w:val="0"/>
              <w:marBottom w:val="0"/>
              <w:divBdr>
                <w:top w:val="none" w:sz="0" w:space="0" w:color="auto"/>
                <w:left w:val="none" w:sz="0" w:space="0" w:color="auto"/>
                <w:bottom w:val="none" w:sz="0" w:space="0" w:color="auto"/>
                <w:right w:val="none" w:sz="0" w:space="0" w:color="auto"/>
              </w:divBdr>
            </w:div>
            <w:div w:id="6955087">
              <w:marLeft w:val="0"/>
              <w:marRight w:val="0"/>
              <w:marTop w:val="0"/>
              <w:marBottom w:val="0"/>
              <w:divBdr>
                <w:top w:val="none" w:sz="0" w:space="0" w:color="auto"/>
                <w:left w:val="none" w:sz="0" w:space="0" w:color="auto"/>
                <w:bottom w:val="none" w:sz="0" w:space="0" w:color="auto"/>
                <w:right w:val="none" w:sz="0" w:space="0" w:color="auto"/>
              </w:divBdr>
            </w:div>
            <w:div w:id="8266076">
              <w:marLeft w:val="0"/>
              <w:marRight w:val="0"/>
              <w:marTop w:val="0"/>
              <w:marBottom w:val="0"/>
              <w:divBdr>
                <w:top w:val="none" w:sz="0" w:space="0" w:color="auto"/>
                <w:left w:val="none" w:sz="0" w:space="0" w:color="auto"/>
                <w:bottom w:val="none" w:sz="0" w:space="0" w:color="auto"/>
                <w:right w:val="none" w:sz="0" w:space="0" w:color="auto"/>
              </w:divBdr>
            </w:div>
            <w:div w:id="9139466">
              <w:marLeft w:val="0"/>
              <w:marRight w:val="0"/>
              <w:marTop w:val="0"/>
              <w:marBottom w:val="0"/>
              <w:divBdr>
                <w:top w:val="none" w:sz="0" w:space="0" w:color="auto"/>
                <w:left w:val="none" w:sz="0" w:space="0" w:color="auto"/>
                <w:bottom w:val="none" w:sz="0" w:space="0" w:color="auto"/>
                <w:right w:val="none" w:sz="0" w:space="0" w:color="auto"/>
              </w:divBdr>
            </w:div>
            <w:div w:id="10107091">
              <w:marLeft w:val="0"/>
              <w:marRight w:val="0"/>
              <w:marTop w:val="0"/>
              <w:marBottom w:val="0"/>
              <w:divBdr>
                <w:top w:val="none" w:sz="0" w:space="0" w:color="auto"/>
                <w:left w:val="none" w:sz="0" w:space="0" w:color="auto"/>
                <w:bottom w:val="none" w:sz="0" w:space="0" w:color="auto"/>
                <w:right w:val="none" w:sz="0" w:space="0" w:color="auto"/>
              </w:divBdr>
            </w:div>
            <w:div w:id="13532678">
              <w:marLeft w:val="0"/>
              <w:marRight w:val="0"/>
              <w:marTop w:val="0"/>
              <w:marBottom w:val="0"/>
              <w:divBdr>
                <w:top w:val="none" w:sz="0" w:space="0" w:color="auto"/>
                <w:left w:val="none" w:sz="0" w:space="0" w:color="auto"/>
                <w:bottom w:val="none" w:sz="0" w:space="0" w:color="auto"/>
                <w:right w:val="none" w:sz="0" w:space="0" w:color="auto"/>
              </w:divBdr>
            </w:div>
            <w:div w:id="15347771">
              <w:marLeft w:val="0"/>
              <w:marRight w:val="0"/>
              <w:marTop w:val="0"/>
              <w:marBottom w:val="0"/>
              <w:divBdr>
                <w:top w:val="none" w:sz="0" w:space="0" w:color="auto"/>
                <w:left w:val="none" w:sz="0" w:space="0" w:color="auto"/>
                <w:bottom w:val="none" w:sz="0" w:space="0" w:color="auto"/>
                <w:right w:val="none" w:sz="0" w:space="0" w:color="auto"/>
              </w:divBdr>
            </w:div>
            <w:div w:id="15738403">
              <w:marLeft w:val="0"/>
              <w:marRight w:val="0"/>
              <w:marTop w:val="0"/>
              <w:marBottom w:val="0"/>
              <w:divBdr>
                <w:top w:val="none" w:sz="0" w:space="0" w:color="auto"/>
                <w:left w:val="none" w:sz="0" w:space="0" w:color="auto"/>
                <w:bottom w:val="none" w:sz="0" w:space="0" w:color="auto"/>
                <w:right w:val="none" w:sz="0" w:space="0" w:color="auto"/>
              </w:divBdr>
            </w:div>
            <w:div w:id="15738504">
              <w:marLeft w:val="0"/>
              <w:marRight w:val="0"/>
              <w:marTop w:val="0"/>
              <w:marBottom w:val="0"/>
              <w:divBdr>
                <w:top w:val="none" w:sz="0" w:space="0" w:color="auto"/>
                <w:left w:val="none" w:sz="0" w:space="0" w:color="auto"/>
                <w:bottom w:val="none" w:sz="0" w:space="0" w:color="auto"/>
                <w:right w:val="none" w:sz="0" w:space="0" w:color="auto"/>
              </w:divBdr>
            </w:div>
            <w:div w:id="19355309">
              <w:marLeft w:val="0"/>
              <w:marRight w:val="0"/>
              <w:marTop w:val="0"/>
              <w:marBottom w:val="0"/>
              <w:divBdr>
                <w:top w:val="none" w:sz="0" w:space="0" w:color="auto"/>
                <w:left w:val="none" w:sz="0" w:space="0" w:color="auto"/>
                <w:bottom w:val="none" w:sz="0" w:space="0" w:color="auto"/>
                <w:right w:val="none" w:sz="0" w:space="0" w:color="auto"/>
              </w:divBdr>
            </w:div>
            <w:div w:id="21252747">
              <w:marLeft w:val="0"/>
              <w:marRight w:val="0"/>
              <w:marTop w:val="0"/>
              <w:marBottom w:val="0"/>
              <w:divBdr>
                <w:top w:val="none" w:sz="0" w:space="0" w:color="auto"/>
                <w:left w:val="none" w:sz="0" w:space="0" w:color="auto"/>
                <w:bottom w:val="none" w:sz="0" w:space="0" w:color="auto"/>
                <w:right w:val="none" w:sz="0" w:space="0" w:color="auto"/>
              </w:divBdr>
            </w:div>
            <w:div w:id="21323483">
              <w:marLeft w:val="0"/>
              <w:marRight w:val="0"/>
              <w:marTop w:val="0"/>
              <w:marBottom w:val="0"/>
              <w:divBdr>
                <w:top w:val="none" w:sz="0" w:space="0" w:color="auto"/>
                <w:left w:val="none" w:sz="0" w:space="0" w:color="auto"/>
                <w:bottom w:val="none" w:sz="0" w:space="0" w:color="auto"/>
                <w:right w:val="none" w:sz="0" w:space="0" w:color="auto"/>
              </w:divBdr>
            </w:div>
            <w:div w:id="21758350">
              <w:marLeft w:val="0"/>
              <w:marRight w:val="0"/>
              <w:marTop w:val="0"/>
              <w:marBottom w:val="0"/>
              <w:divBdr>
                <w:top w:val="none" w:sz="0" w:space="0" w:color="auto"/>
                <w:left w:val="none" w:sz="0" w:space="0" w:color="auto"/>
                <w:bottom w:val="none" w:sz="0" w:space="0" w:color="auto"/>
                <w:right w:val="none" w:sz="0" w:space="0" w:color="auto"/>
              </w:divBdr>
            </w:div>
            <w:div w:id="24673121">
              <w:marLeft w:val="0"/>
              <w:marRight w:val="0"/>
              <w:marTop w:val="0"/>
              <w:marBottom w:val="0"/>
              <w:divBdr>
                <w:top w:val="none" w:sz="0" w:space="0" w:color="auto"/>
                <w:left w:val="none" w:sz="0" w:space="0" w:color="auto"/>
                <w:bottom w:val="none" w:sz="0" w:space="0" w:color="auto"/>
                <w:right w:val="none" w:sz="0" w:space="0" w:color="auto"/>
              </w:divBdr>
            </w:div>
            <w:div w:id="26177325">
              <w:marLeft w:val="0"/>
              <w:marRight w:val="0"/>
              <w:marTop w:val="0"/>
              <w:marBottom w:val="0"/>
              <w:divBdr>
                <w:top w:val="none" w:sz="0" w:space="0" w:color="auto"/>
                <w:left w:val="none" w:sz="0" w:space="0" w:color="auto"/>
                <w:bottom w:val="none" w:sz="0" w:space="0" w:color="auto"/>
                <w:right w:val="none" w:sz="0" w:space="0" w:color="auto"/>
              </w:divBdr>
            </w:div>
            <w:div w:id="26610168">
              <w:marLeft w:val="0"/>
              <w:marRight w:val="0"/>
              <w:marTop w:val="0"/>
              <w:marBottom w:val="0"/>
              <w:divBdr>
                <w:top w:val="none" w:sz="0" w:space="0" w:color="auto"/>
                <w:left w:val="none" w:sz="0" w:space="0" w:color="auto"/>
                <w:bottom w:val="none" w:sz="0" w:space="0" w:color="auto"/>
                <w:right w:val="none" w:sz="0" w:space="0" w:color="auto"/>
              </w:divBdr>
            </w:div>
            <w:div w:id="27216994">
              <w:marLeft w:val="0"/>
              <w:marRight w:val="0"/>
              <w:marTop w:val="0"/>
              <w:marBottom w:val="0"/>
              <w:divBdr>
                <w:top w:val="none" w:sz="0" w:space="0" w:color="auto"/>
                <w:left w:val="none" w:sz="0" w:space="0" w:color="auto"/>
                <w:bottom w:val="none" w:sz="0" w:space="0" w:color="auto"/>
                <w:right w:val="none" w:sz="0" w:space="0" w:color="auto"/>
              </w:divBdr>
            </w:div>
            <w:div w:id="29452732">
              <w:marLeft w:val="0"/>
              <w:marRight w:val="0"/>
              <w:marTop w:val="0"/>
              <w:marBottom w:val="0"/>
              <w:divBdr>
                <w:top w:val="none" w:sz="0" w:space="0" w:color="auto"/>
                <w:left w:val="none" w:sz="0" w:space="0" w:color="auto"/>
                <w:bottom w:val="none" w:sz="0" w:space="0" w:color="auto"/>
                <w:right w:val="none" w:sz="0" w:space="0" w:color="auto"/>
              </w:divBdr>
            </w:div>
            <w:div w:id="30300984">
              <w:marLeft w:val="0"/>
              <w:marRight w:val="0"/>
              <w:marTop w:val="0"/>
              <w:marBottom w:val="0"/>
              <w:divBdr>
                <w:top w:val="none" w:sz="0" w:space="0" w:color="auto"/>
                <w:left w:val="none" w:sz="0" w:space="0" w:color="auto"/>
                <w:bottom w:val="none" w:sz="0" w:space="0" w:color="auto"/>
                <w:right w:val="none" w:sz="0" w:space="0" w:color="auto"/>
              </w:divBdr>
            </w:div>
            <w:div w:id="32507149">
              <w:marLeft w:val="0"/>
              <w:marRight w:val="0"/>
              <w:marTop w:val="0"/>
              <w:marBottom w:val="0"/>
              <w:divBdr>
                <w:top w:val="none" w:sz="0" w:space="0" w:color="auto"/>
                <w:left w:val="none" w:sz="0" w:space="0" w:color="auto"/>
                <w:bottom w:val="none" w:sz="0" w:space="0" w:color="auto"/>
                <w:right w:val="none" w:sz="0" w:space="0" w:color="auto"/>
              </w:divBdr>
            </w:div>
            <w:div w:id="33359235">
              <w:marLeft w:val="0"/>
              <w:marRight w:val="0"/>
              <w:marTop w:val="0"/>
              <w:marBottom w:val="0"/>
              <w:divBdr>
                <w:top w:val="none" w:sz="0" w:space="0" w:color="auto"/>
                <w:left w:val="none" w:sz="0" w:space="0" w:color="auto"/>
                <w:bottom w:val="none" w:sz="0" w:space="0" w:color="auto"/>
                <w:right w:val="none" w:sz="0" w:space="0" w:color="auto"/>
              </w:divBdr>
            </w:div>
            <w:div w:id="35087381">
              <w:marLeft w:val="0"/>
              <w:marRight w:val="0"/>
              <w:marTop w:val="0"/>
              <w:marBottom w:val="0"/>
              <w:divBdr>
                <w:top w:val="none" w:sz="0" w:space="0" w:color="auto"/>
                <w:left w:val="none" w:sz="0" w:space="0" w:color="auto"/>
                <w:bottom w:val="none" w:sz="0" w:space="0" w:color="auto"/>
                <w:right w:val="none" w:sz="0" w:space="0" w:color="auto"/>
              </w:divBdr>
            </w:div>
            <w:div w:id="36126819">
              <w:marLeft w:val="0"/>
              <w:marRight w:val="0"/>
              <w:marTop w:val="0"/>
              <w:marBottom w:val="0"/>
              <w:divBdr>
                <w:top w:val="none" w:sz="0" w:space="0" w:color="auto"/>
                <w:left w:val="none" w:sz="0" w:space="0" w:color="auto"/>
                <w:bottom w:val="none" w:sz="0" w:space="0" w:color="auto"/>
                <w:right w:val="none" w:sz="0" w:space="0" w:color="auto"/>
              </w:divBdr>
            </w:div>
            <w:div w:id="37633174">
              <w:marLeft w:val="0"/>
              <w:marRight w:val="0"/>
              <w:marTop w:val="0"/>
              <w:marBottom w:val="0"/>
              <w:divBdr>
                <w:top w:val="none" w:sz="0" w:space="0" w:color="auto"/>
                <w:left w:val="none" w:sz="0" w:space="0" w:color="auto"/>
                <w:bottom w:val="none" w:sz="0" w:space="0" w:color="auto"/>
                <w:right w:val="none" w:sz="0" w:space="0" w:color="auto"/>
              </w:divBdr>
            </w:div>
            <w:div w:id="40447783">
              <w:marLeft w:val="0"/>
              <w:marRight w:val="0"/>
              <w:marTop w:val="0"/>
              <w:marBottom w:val="0"/>
              <w:divBdr>
                <w:top w:val="none" w:sz="0" w:space="0" w:color="auto"/>
                <w:left w:val="none" w:sz="0" w:space="0" w:color="auto"/>
                <w:bottom w:val="none" w:sz="0" w:space="0" w:color="auto"/>
                <w:right w:val="none" w:sz="0" w:space="0" w:color="auto"/>
              </w:divBdr>
            </w:div>
            <w:div w:id="40860552">
              <w:marLeft w:val="0"/>
              <w:marRight w:val="0"/>
              <w:marTop w:val="0"/>
              <w:marBottom w:val="0"/>
              <w:divBdr>
                <w:top w:val="none" w:sz="0" w:space="0" w:color="auto"/>
                <w:left w:val="none" w:sz="0" w:space="0" w:color="auto"/>
                <w:bottom w:val="none" w:sz="0" w:space="0" w:color="auto"/>
                <w:right w:val="none" w:sz="0" w:space="0" w:color="auto"/>
              </w:divBdr>
            </w:div>
            <w:div w:id="41834207">
              <w:marLeft w:val="0"/>
              <w:marRight w:val="0"/>
              <w:marTop w:val="0"/>
              <w:marBottom w:val="0"/>
              <w:divBdr>
                <w:top w:val="none" w:sz="0" w:space="0" w:color="auto"/>
                <w:left w:val="none" w:sz="0" w:space="0" w:color="auto"/>
                <w:bottom w:val="none" w:sz="0" w:space="0" w:color="auto"/>
                <w:right w:val="none" w:sz="0" w:space="0" w:color="auto"/>
              </w:divBdr>
            </w:div>
            <w:div w:id="43989260">
              <w:marLeft w:val="0"/>
              <w:marRight w:val="0"/>
              <w:marTop w:val="0"/>
              <w:marBottom w:val="0"/>
              <w:divBdr>
                <w:top w:val="none" w:sz="0" w:space="0" w:color="auto"/>
                <w:left w:val="none" w:sz="0" w:space="0" w:color="auto"/>
                <w:bottom w:val="none" w:sz="0" w:space="0" w:color="auto"/>
                <w:right w:val="none" w:sz="0" w:space="0" w:color="auto"/>
              </w:divBdr>
            </w:div>
            <w:div w:id="45758591">
              <w:marLeft w:val="0"/>
              <w:marRight w:val="0"/>
              <w:marTop w:val="0"/>
              <w:marBottom w:val="0"/>
              <w:divBdr>
                <w:top w:val="none" w:sz="0" w:space="0" w:color="auto"/>
                <w:left w:val="none" w:sz="0" w:space="0" w:color="auto"/>
                <w:bottom w:val="none" w:sz="0" w:space="0" w:color="auto"/>
                <w:right w:val="none" w:sz="0" w:space="0" w:color="auto"/>
              </w:divBdr>
            </w:div>
            <w:div w:id="46536362">
              <w:marLeft w:val="0"/>
              <w:marRight w:val="0"/>
              <w:marTop w:val="0"/>
              <w:marBottom w:val="0"/>
              <w:divBdr>
                <w:top w:val="none" w:sz="0" w:space="0" w:color="auto"/>
                <w:left w:val="none" w:sz="0" w:space="0" w:color="auto"/>
                <w:bottom w:val="none" w:sz="0" w:space="0" w:color="auto"/>
                <w:right w:val="none" w:sz="0" w:space="0" w:color="auto"/>
              </w:divBdr>
            </w:div>
            <w:div w:id="49232511">
              <w:marLeft w:val="0"/>
              <w:marRight w:val="0"/>
              <w:marTop w:val="0"/>
              <w:marBottom w:val="0"/>
              <w:divBdr>
                <w:top w:val="none" w:sz="0" w:space="0" w:color="auto"/>
                <w:left w:val="none" w:sz="0" w:space="0" w:color="auto"/>
                <w:bottom w:val="none" w:sz="0" w:space="0" w:color="auto"/>
                <w:right w:val="none" w:sz="0" w:space="0" w:color="auto"/>
              </w:divBdr>
            </w:div>
            <w:div w:id="49889832">
              <w:marLeft w:val="0"/>
              <w:marRight w:val="0"/>
              <w:marTop w:val="0"/>
              <w:marBottom w:val="0"/>
              <w:divBdr>
                <w:top w:val="none" w:sz="0" w:space="0" w:color="auto"/>
                <w:left w:val="none" w:sz="0" w:space="0" w:color="auto"/>
                <w:bottom w:val="none" w:sz="0" w:space="0" w:color="auto"/>
                <w:right w:val="none" w:sz="0" w:space="0" w:color="auto"/>
              </w:divBdr>
            </w:div>
            <w:div w:id="50736561">
              <w:marLeft w:val="0"/>
              <w:marRight w:val="0"/>
              <w:marTop w:val="0"/>
              <w:marBottom w:val="0"/>
              <w:divBdr>
                <w:top w:val="none" w:sz="0" w:space="0" w:color="auto"/>
                <w:left w:val="none" w:sz="0" w:space="0" w:color="auto"/>
                <w:bottom w:val="none" w:sz="0" w:space="0" w:color="auto"/>
                <w:right w:val="none" w:sz="0" w:space="0" w:color="auto"/>
              </w:divBdr>
            </w:div>
            <w:div w:id="51009636">
              <w:marLeft w:val="0"/>
              <w:marRight w:val="0"/>
              <w:marTop w:val="0"/>
              <w:marBottom w:val="0"/>
              <w:divBdr>
                <w:top w:val="none" w:sz="0" w:space="0" w:color="auto"/>
                <w:left w:val="none" w:sz="0" w:space="0" w:color="auto"/>
                <w:bottom w:val="none" w:sz="0" w:space="0" w:color="auto"/>
                <w:right w:val="none" w:sz="0" w:space="0" w:color="auto"/>
              </w:divBdr>
            </w:div>
            <w:div w:id="52122927">
              <w:marLeft w:val="0"/>
              <w:marRight w:val="0"/>
              <w:marTop w:val="0"/>
              <w:marBottom w:val="0"/>
              <w:divBdr>
                <w:top w:val="none" w:sz="0" w:space="0" w:color="auto"/>
                <w:left w:val="none" w:sz="0" w:space="0" w:color="auto"/>
                <w:bottom w:val="none" w:sz="0" w:space="0" w:color="auto"/>
                <w:right w:val="none" w:sz="0" w:space="0" w:color="auto"/>
              </w:divBdr>
            </w:div>
            <w:div w:id="53281880">
              <w:marLeft w:val="0"/>
              <w:marRight w:val="0"/>
              <w:marTop w:val="0"/>
              <w:marBottom w:val="0"/>
              <w:divBdr>
                <w:top w:val="none" w:sz="0" w:space="0" w:color="auto"/>
                <w:left w:val="none" w:sz="0" w:space="0" w:color="auto"/>
                <w:bottom w:val="none" w:sz="0" w:space="0" w:color="auto"/>
                <w:right w:val="none" w:sz="0" w:space="0" w:color="auto"/>
              </w:divBdr>
            </w:div>
            <w:div w:id="57287411">
              <w:marLeft w:val="0"/>
              <w:marRight w:val="0"/>
              <w:marTop w:val="0"/>
              <w:marBottom w:val="0"/>
              <w:divBdr>
                <w:top w:val="none" w:sz="0" w:space="0" w:color="auto"/>
                <w:left w:val="none" w:sz="0" w:space="0" w:color="auto"/>
                <w:bottom w:val="none" w:sz="0" w:space="0" w:color="auto"/>
                <w:right w:val="none" w:sz="0" w:space="0" w:color="auto"/>
              </w:divBdr>
            </w:div>
            <w:div w:id="58020019">
              <w:marLeft w:val="0"/>
              <w:marRight w:val="0"/>
              <w:marTop w:val="0"/>
              <w:marBottom w:val="0"/>
              <w:divBdr>
                <w:top w:val="none" w:sz="0" w:space="0" w:color="auto"/>
                <w:left w:val="none" w:sz="0" w:space="0" w:color="auto"/>
                <w:bottom w:val="none" w:sz="0" w:space="0" w:color="auto"/>
                <w:right w:val="none" w:sz="0" w:space="0" w:color="auto"/>
              </w:divBdr>
            </w:div>
            <w:div w:id="58408334">
              <w:marLeft w:val="0"/>
              <w:marRight w:val="0"/>
              <w:marTop w:val="0"/>
              <w:marBottom w:val="0"/>
              <w:divBdr>
                <w:top w:val="none" w:sz="0" w:space="0" w:color="auto"/>
                <w:left w:val="none" w:sz="0" w:space="0" w:color="auto"/>
                <w:bottom w:val="none" w:sz="0" w:space="0" w:color="auto"/>
                <w:right w:val="none" w:sz="0" w:space="0" w:color="auto"/>
              </w:divBdr>
            </w:div>
            <w:div w:id="58594928">
              <w:marLeft w:val="0"/>
              <w:marRight w:val="0"/>
              <w:marTop w:val="0"/>
              <w:marBottom w:val="0"/>
              <w:divBdr>
                <w:top w:val="none" w:sz="0" w:space="0" w:color="auto"/>
                <w:left w:val="none" w:sz="0" w:space="0" w:color="auto"/>
                <w:bottom w:val="none" w:sz="0" w:space="0" w:color="auto"/>
                <w:right w:val="none" w:sz="0" w:space="0" w:color="auto"/>
              </w:divBdr>
            </w:div>
            <w:div w:id="60060311">
              <w:marLeft w:val="0"/>
              <w:marRight w:val="0"/>
              <w:marTop w:val="0"/>
              <w:marBottom w:val="0"/>
              <w:divBdr>
                <w:top w:val="none" w:sz="0" w:space="0" w:color="auto"/>
                <w:left w:val="none" w:sz="0" w:space="0" w:color="auto"/>
                <w:bottom w:val="none" w:sz="0" w:space="0" w:color="auto"/>
                <w:right w:val="none" w:sz="0" w:space="0" w:color="auto"/>
              </w:divBdr>
            </w:div>
            <w:div w:id="62069554">
              <w:marLeft w:val="0"/>
              <w:marRight w:val="0"/>
              <w:marTop w:val="0"/>
              <w:marBottom w:val="0"/>
              <w:divBdr>
                <w:top w:val="none" w:sz="0" w:space="0" w:color="auto"/>
                <w:left w:val="none" w:sz="0" w:space="0" w:color="auto"/>
                <w:bottom w:val="none" w:sz="0" w:space="0" w:color="auto"/>
                <w:right w:val="none" w:sz="0" w:space="0" w:color="auto"/>
              </w:divBdr>
            </w:div>
            <w:div w:id="64883968">
              <w:marLeft w:val="0"/>
              <w:marRight w:val="0"/>
              <w:marTop w:val="0"/>
              <w:marBottom w:val="0"/>
              <w:divBdr>
                <w:top w:val="none" w:sz="0" w:space="0" w:color="auto"/>
                <w:left w:val="none" w:sz="0" w:space="0" w:color="auto"/>
                <w:bottom w:val="none" w:sz="0" w:space="0" w:color="auto"/>
                <w:right w:val="none" w:sz="0" w:space="0" w:color="auto"/>
              </w:divBdr>
            </w:div>
            <w:div w:id="66465981">
              <w:marLeft w:val="0"/>
              <w:marRight w:val="0"/>
              <w:marTop w:val="0"/>
              <w:marBottom w:val="0"/>
              <w:divBdr>
                <w:top w:val="none" w:sz="0" w:space="0" w:color="auto"/>
                <w:left w:val="none" w:sz="0" w:space="0" w:color="auto"/>
                <w:bottom w:val="none" w:sz="0" w:space="0" w:color="auto"/>
                <w:right w:val="none" w:sz="0" w:space="0" w:color="auto"/>
              </w:divBdr>
            </w:div>
            <w:div w:id="68158227">
              <w:marLeft w:val="0"/>
              <w:marRight w:val="0"/>
              <w:marTop w:val="0"/>
              <w:marBottom w:val="0"/>
              <w:divBdr>
                <w:top w:val="none" w:sz="0" w:space="0" w:color="auto"/>
                <w:left w:val="none" w:sz="0" w:space="0" w:color="auto"/>
                <w:bottom w:val="none" w:sz="0" w:space="0" w:color="auto"/>
                <w:right w:val="none" w:sz="0" w:space="0" w:color="auto"/>
              </w:divBdr>
            </w:div>
            <w:div w:id="70202044">
              <w:marLeft w:val="0"/>
              <w:marRight w:val="0"/>
              <w:marTop w:val="0"/>
              <w:marBottom w:val="0"/>
              <w:divBdr>
                <w:top w:val="none" w:sz="0" w:space="0" w:color="auto"/>
                <w:left w:val="none" w:sz="0" w:space="0" w:color="auto"/>
                <w:bottom w:val="none" w:sz="0" w:space="0" w:color="auto"/>
                <w:right w:val="none" w:sz="0" w:space="0" w:color="auto"/>
              </w:divBdr>
            </w:div>
            <w:div w:id="70465062">
              <w:marLeft w:val="0"/>
              <w:marRight w:val="0"/>
              <w:marTop w:val="0"/>
              <w:marBottom w:val="0"/>
              <w:divBdr>
                <w:top w:val="none" w:sz="0" w:space="0" w:color="auto"/>
                <w:left w:val="none" w:sz="0" w:space="0" w:color="auto"/>
                <w:bottom w:val="none" w:sz="0" w:space="0" w:color="auto"/>
                <w:right w:val="none" w:sz="0" w:space="0" w:color="auto"/>
              </w:divBdr>
            </w:div>
            <w:div w:id="70467054">
              <w:marLeft w:val="0"/>
              <w:marRight w:val="0"/>
              <w:marTop w:val="0"/>
              <w:marBottom w:val="0"/>
              <w:divBdr>
                <w:top w:val="none" w:sz="0" w:space="0" w:color="auto"/>
                <w:left w:val="none" w:sz="0" w:space="0" w:color="auto"/>
                <w:bottom w:val="none" w:sz="0" w:space="0" w:color="auto"/>
                <w:right w:val="none" w:sz="0" w:space="0" w:color="auto"/>
              </w:divBdr>
            </w:div>
            <w:div w:id="70928648">
              <w:marLeft w:val="0"/>
              <w:marRight w:val="0"/>
              <w:marTop w:val="0"/>
              <w:marBottom w:val="0"/>
              <w:divBdr>
                <w:top w:val="none" w:sz="0" w:space="0" w:color="auto"/>
                <w:left w:val="none" w:sz="0" w:space="0" w:color="auto"/>
                <w:bottom w:val="none" w:sz="0" w:space="0" w:color="auto"/>
                <w:right w:val="none" w:sz="0" w:space="0" w:color="auto"/>
              </w:divBdr>
            </w:div>
            <w:div w:id="71855884">
              <w:marLeft w:val="0"/>
              <w:marRight w:val="0"/>
              <w:marTop w:val="0"/>
              <w:marBottom w:val="0"/>
              <w:divBdr>
                <w:top w:val="none" w:sz="0" w:space="0" w:color="auto"/>
                <w:left w:val="none" w:sz="0" w:space="0" w:color="auto"/>
                <w:bottom w:val="none" w:sz="0" w:space="0" w:color="auto"/>
                <w:right w:val="none" w:sz="0" w:space="0" w:color="auto"/>
              </w:divBdr>
            </w:div>
            <w:div w:id="71857629">
              <w:marLeft w:val="0"/>
              <w:marRight w:val="0"/>
              <w:marTop w:val="0"/>
              <w:marBottom w:val="0"/>
              <w:divBdr>
                <w:top w:val="none" w:sz="0" w:space="0" w:color="auto"/>
                <w:left w:val="none" w:sz="0" w:space="0" w:color="auto"/>
                <w:bottom w:val="none" w:sz="0" w:space="0" w:color="auto"/>
                <w:right w:val="none" w:sz="0" w:space="0" w:color="auto"/>
              </w:divBdr>
            </w:div>
            <w:div w:id="72095291">
              <w:marLeft w:val="0"/>
              <w:marRight w:val="0"/>
              <w:marTop w:val="0"/>
              <w:marBottom w:val="0"/>
              <w:divBdr>
                <w:top w:val="none" w:sz="0" w:space="0" w:color="auto"/>
                <w:left w:val="none" w:sz="0" w:space="0" w:color="auto"/>
                <w:bottom w:val="none" w:sz="0" w:space="0" w:color="auto"/>
                <w:right w:val="none" w:sz="0" w:space="0" w:color="auto"/>
              </w:divBdr>
            </w:div>
            <w:div w:id="72506241">
              <w:marLeft w:val="0"/>
              <w:marRight w:val="0"/>
              <w:marTop w:val="0"/>
              <w:marBottom w:val="0"/>
              <w:divBdr>
                <w:top w:val="none" w:sz="0" w:space="0" w:color="auto"/>
                <w:left w:val="none" w:sz="0" w:space="0" w:color="auto"/>
                <w:bottom w:val="none" w:sz="0" w:space="0" w:color="auto"/>
                <w:right w:val="none" w:sz="0" w:space="0" w:color="auto"/>
              </w:divBdr>
            </w:div>
            <w:div w:id="74520193">
              <w:marLeft w:val="0"/>
              <w:marRight w:val="0"/>
              <w:marTop w:val="0"/>
              <w:marBottom w:val="0"/>
              <w:divBdr>
                <w:top w:val="none" w:sz="0" w:space="0" w:color="auto"/>
                <w:left w:val="none" w:sz="0" w:space="0" w:color="auto"/>
                <w:bottom w:val="none" w:sz="0" w:space="0" w:color="auto"/>
                <w:right w:val="none" w:sz="0" w:space="0" w:color="auto"/>
              </w:divBdr>
            </w:div>
            <w:div w:id="75783190">
              <w:marLeft w:val="0"/>
              <w:marRight w:val="0"/>
              <w:marTop w:val="0"/>
              <w:marBottom w:val="0"/>
              <w:divBdr>
                <w:top w:val="none" w:sz="0" w:space="0" w:color="auto"/>
                <w:left w:val="none" w:sz="0" w:space="0" w:color="auto"/>
                <w:bottom w:val="none" w:sz="0" w:space="0" w:color="auto"/>
                <w:right w:val="none" w:sz="0" w:space="0" w:color="auto"/>
              </w:divBdr>
            </w:div>
            <w:div w:id="76093849">
              <w:marLeft w:val="0"/>
              <w:marRight w:val="0"/>
              <w:marTop w:val="0"/>
              <w:marBottom w:val="0"/>
              <w:divBdr>
                <w:top w:val="none" w:sz="0" w:space="0" w:color="auto"/>
                <w:left w:val="none" w:sz="0" w:space="0" w:color="auto"/>
                <w:bottom w:val="none" w:sz="0" w:space="0" w:color="auto"/>
                <w:right w:val="none" w:sz="0" w:space="0" w:color="auto"/>
              </w:divBdr>
            </w:div>
            <w:div w:id="76751902">
              <w:marLeft w:val="0"/>
              <w:marRight w:val="0"/>
              <w:marTop w:val="0"/>
              <w:marBottom w:val="0"/>
              <w:divBdr>
                <w:top w:val="none" w:sz="0" w:space="0" w:color="auto"/>
                <w:left w:val="none" w:sz="0" w:space="0" w:color="auto"/>
                <w:bottom w:val="none" w:sz="0" w:space="0" w:color="auto"/>
                <w:right w:val="none" w:sz="0" w:space="0" w:color="auto"/>
              </w:divBdr>
            </w:div>
            <w:div w:id="78215491">
              <w:marLeft w:val="0"/>
              <w:marRight w:val="0"/>
              <w:marTop w:val="0"/>
              <w:marBottom w:val="0"/>
              <w:divBdr>
                <w:top w:val="none" w:sz="0" w:space="0" w:color="auto"/>
                <w:left w:val="none" w:sz="0" w:space="0" w:color="auto"/>
                <w:bottom w:val="none" w:sz="0" w:space="0" w:color="auto"/>
                <w:right w:val="none" w:sz="0" w:space="0" w:color="auto"/>
              </w:divBdr>
            </w:div>
            <w:div w:id="78403442">
              <w:marLeft w:val="0"/>
              <w:marRight w:val="0"/>
              <w:marTop w:val="0"/>
              <w:marBottom w:val="0"/>
              <w:divBdr>
                <w:top w:val="none" w:sz="0" w:space="0" w:color="auto"/>
                <w:left w:val="none" w:sz="0" w:space="0" w:color="auto"/>
                <w:bottom w:val="none" w:sz="0" w:space="0" w:color="auto"/>
                <w:right w:val="none" w:sz="0" w:space="0" w:color="auto"/>
              </w:divBdr>
            </w:div>
            <w:div w:id="79110885">
              <w:marLeft w:val="0"/>
              <w:marRight w:val="0"/>
              <w:marTop w:val="0"/>
              <w:marBottom w:val="0"/>
              <w:divBdr>
                <w:top w:val="none" w:sz="0" w:space="0" w:color="auto"/>
                <w:left w:val="none" w:sz="0" w:space="0" w:color="auto"/>
                <w:bottom w:val="none" w:sz="0" w:space="0" w:color="auto"/>
                <w:right w:val="none" w:sz="0" w:space="0" w:color="auto"/>
              </w:divBdr>
            </w:div>
            <w:div w:id="80222542">
              <w:marLeft w:val="0"/>
              <w:marRight w:val="0"/>
              <w:marTop w:val="0"/>
              <w:marBottom w:val="0"/>
              <w:divBdr>
                <w:top w:val="none" w:sz="0" w:space="0" w:color="auto"/>
                <w:left w:val="none" w:sz="0" w:space="0" w:color="auto"/>
                <w:bottom w:val="none" w:sz="0" w:space="0" w:color="auto"/>
                <w:right w:val="none" w:sz="0" w:space="0" w:color="auto"/>
              </w:divBdr>
            </w:div>
            <w:div w:id="82117823">
              <w:marLeft w:val="0"/>
              <w:marRight w:val="0"/>
              <w:marTop w:val="0"/>
              <w:marBottom w:val="0"/>
              <w:divBdr>
                <w:top w:val="none" w:sz="0" w:space="0" w:color="auto"/>
                <w:left w:val="none" w:sz="0" w:space="0" w:color="auto"/>
                <w:bottom w:val="none" w:sz="0" w:space="0" w:color="auto"/>
                <w:right w:val="none" w:sz="0" w:space="0" w:color="auto"/>
              </w:divBdr>
            </w:div>
            <w:div w:id="82578172">
              <w:marLeft w:val="0"/>
              <w:marRight w:val="0"/>
              <w:marTop w:val="0"/>
              <w:marBottom w:val="0"/>
              <w:divBdr>
                <w:top w:val="none" w:sz="0" w:space="0" w:color="auto"/>
                <w:left w:val="none" w:sz="0" w:space="0" w:color="auto"/>
                <w:bottom w:val="none" w:sz="0" w:space="0" w:color="auto"/>
                <w:right w:val="none" w:sz="0" w:space="0" w:color="auto"/>
              </w:divBdr>
            </w:div>
            <w:div w:id="83652231">
              <w:marLeft w:val="0"/>
              <w:marRight w:val="0"/>
              <w:marTop w:val="0"/>
              <w:marBottom w:val="0"/>
              <w:divBdr>
                <w:top w:val="none" w:sz="0" w:space="0" w:color="auto"/>
                <w:left w:val="none" w:sz="0" w:space="0" w:color="auto"/>
                <w:bottom w:val="none" w:sz="0" w:space="0" w:color="auto"/>
                <w:right w:val="none" w:sz="0" w:space="0" w:color="auto"/>
              </w:divBdr>
            </w:div>
            <w:div w:id="84109780">
              <w:marLeft w:val="0"/>
              <w:marRight w:val="0"/>
              <w:marTop w:val="0"/>
              <w:marBottom w:val="0"/>
              <w:divBdr>
                <w:top w:val="none" w:sz="0" w:space="0" w:color="auto"/>
                <w:left w:val="none" w:sz="0" w:space="0" w:color="auto"/>
                <w:bottom w:val="none" w:sz="0" w:space="0" w:color="auto"/>
                <w:right w:val="none" w:sz="0" w:space="0" w:color="auto"/>
              </w:divBdr>
            </w:div>
            <w:div w:id="85420097">
              <w:marLeft w:val="0"/>
              <w:marRight w:val="0"/>
              <w:marTop w:val="0"/>
              <w:marBottom w:val="0"/>
              <w:divBdr>
                <w:top w:val="none" w:sz="0" w:space="0" w:color="auto"/>
                <w:left w:val="none" w:sz="0" w:space="0" w:color="auto"/>
                <w:bottom w:val="none" w:sz="0" w:space="0" w:color="auto"/>
                <w:right w:val="none" w:sz="0" w:space="0" w:color="auto"/>
              </w:divBdr>
            </w:div>
            <w:div w:id="86772524">
              <w:marLeft w:val="0"/>
              <w:marRight w:val="0"/>
              <w:marTop w:val="0"/>
              <w:marBottom w:val="0"/>
              <w:divBdr>
                <w:top w:val="none" w:sz="0" w:space="0" w:color="auto"/>
                <w:left w:val="none" w:sz="0" w:space="0" w:color="auto"/>
                <w:bottom w:val="none" w:sz="0" w:space="0" w:color="auto"/>
                <w:right w:val="none" w:sz="0" w:space="0" w:color="auto"/>
              </w:divBdr>
            </w:div>
            <w:div w:id="88239018">
              <w:marLeft w:val="0"/>
              <w:marRight w:val="0"/>
              <w:marTop w:val="0"/>
              <w:marBottom w:val="0"/>
              <w:divBdr>
                <w:top w:val="none" w:sz="0" w:space="0" w:color="auto"/>
                <w:left w:val="none" w:sz="0" w:space="0" w:color="auto"/>
                <w:bottom w:val="none" w:sz="0" w:space="0" w:color="auto"/>
                <w:right w:val="none" w:sz="0" w:space="0" w:color="auto"/>
              </w:divBdr>
            </w:div>
            <w:div w:id="88743885">
              <w:marLeft w:val="0"/>
              <w:marRight w:val="0"/>
              <w:marTop w:val="0"/>
              <w:marBottom w:val="0"/>
              <w:divBdr>
                <w:top w:val="none" w:sz="0" w:space="0" w:color="auto"/>
                <w:left w:val="none" w:sz="0" w:space="0" w:color="auto"/>
                <w:bottom w:val="none" w:sz="0" w:space="0" w:color="auto"/>
                <w:right w:val="none" w:sz="0" w:space="0" w:color="auto"/>
              </w:divBdr>
            </w:div>
            <w:div w:id="89549839">
              <w:marLeft w:val="0"/>
              <w:marRight w:val="0"/>
              <w:marTop w:val="0"/>
              <w:marBottom w:val="0"/>
              <w:divBdr>
                <w:top w:val="none" w:sz="0" w:space="0" w:color="auto"/>
                <w:left w:val="none" w:sz="0" w:space="0" w:color="auto"/>
                <w:bottom w:val="none" w:sz="0" w:space="0" w:color="auto"/>
                <w:right w:val="none" w:sz="0" w:space="0" w:color="auto"/>
              </w:divBdr>
            </w:div>
            <w:div w:id="89740629">
              <w:marLeft w:val="0"/>
              <w:marRight w:val="0"/>
              <w:marTop w:val="0"/>
              <w:marBottom w:val="0"/>
              <w:divBdr>
                <w:top w:val="none" w:sz="0" w:space="0" w:color="auto"/>
                <w:left w:val="none" w:sz="0" w:space="0" w:color="auto"/>
                <w:bottom w:val="none" w:sz="0" w:space="0" w:color="auto"/>
                <w:right w:val="none" w:sz="0" w:space="0" w:color="auto"/>
              </w:divBdr>
            </w:div>
            <w:div w:id="89811617">
              <w:marLeft w:val="0"/>
              <w:marRight w:val="0"/>
              <w:marTop w:val="0"/>
              <w:marBottom w:val="0"/>
              <w:divBdr>
                <w:top w:val="none" w:sz="0" w:space="0" w:color="auto"/>
                <w:left w:val="none" w:sz="0" w:space="0" w:color="auto"/>
                <w:bottom w:val="none" w:sz="0" w:space="0" w:color="auto"/>
                <w:right w:val="none" w:sz="0" w:space="0" w:color="auto"/>
              </w:divBdr>
            </w:div>
            <w:div w:id="91056025">
              <w:marLeft w:val="0"/>
              <w:marRight w:val="0"/>
              <w:marTop w:val="0"/>
              <w:marBottom w:val="0"/>
              <w:divBdr>
                <w:top w:val="none" w:sz="0" w:space="0" w:color="auto"/>
                <w:left w:val="none" w:sz="0" w:space="0" w:color="auto"/>
                <w:bottom w:val="none" w:sz="0" w:space="0" w:color="auto"/>
                <w:right w:val="none" w:sz="0" w:space="0" w:color="auto"/>
              </w:divBdr>
            </w:div>
            <w:div w:id="92751444">
              <w:marLeft w:val="0"/>
              <w:marRight w:val="0"/>
              <w:marTop w:val="0"/>
              <w:marBottom w:val="0"/>
              <w:divBdr>
                <w:top w:val="none" w:sz="0" w:space="0" w:color="auto"/>
                <w:left w:val="none" w:sz="0" w:space="0" w:color="auto"/>
                <w:bottom w:val="none" w:sz="0" w:space="0" w:color="auto"/>
                <w:right w:val="none" w:sz="0" w:space="0" w:color="auto"/>
              </w:divBdr>
            </w:div>
            <w:div w:id="93088565">
              <w:marLeft w:val="0"/>
              <w:marRight w:val="0"/>
              <w:marTop w:val="0"/>
              <w:marBottom w:val="0"/>
              <w:divBdr>
                <w:top w:val="none" w:sz="0" w:space="0" w:color="auto"/>
                <w:left w:val="none" w:sz="0" w:space="0" w:color="auto"/>
                <w:bottom w:val="none" w:sz="0" w:space="0" w:color="auto"/>
                <w:right w:val="none" w:sz="0" w:space="0" w:color="auto"/>
              </w:divBdr>
            </w:div>
            <w:div w:id="93089729">
              <w:marLeft w:val="0"/>
              <w:marRight w:val="0"/>
              <w:marTop w:val="0"/>
              <w:marBottom w:val="0"/>
              <w:divBdr>
                <w:top w:val="none" w:sz="0" w:space="0" w:color="auto"/>
                <w:left w:val="none" w:sz="0" w:space="0" w:color="auto"/>
                <w:bottom w:val="none" w:sz="0" w:space="0" w:color="auto"/>
                <w:right w:val="none" w:sz="0" w:space="0" w:color="auto"/>
              </w:divBdr>
            </w:div>
            <w:div w:id="94642127">
              <w:marLeft w:val="0"/>
              <w:marRight w:val="0"/>
              <w:marTop w:val="0"/>
              <w:marBottom w:val="0"/>
              <w:divBdr>
                <w:top w:val="none" w:sz="0" w:space="0" w:color="auto"/>
                <w:left w:val="none" w:sz="0" w:space="0" w:color="auto"/>
                <w:bottom w:val="none" w:sz="0" w:space="0" w:color="auto"/>
                <w:right w:val="none" w:sz="0" w:space="0" w:color="auto"/>
              </w:divBdr>
            </w:div>
            <w:div w:id="96798664">
              <w:marLeft w:val="0"/>
              <w:marRight w:val="0"/>
              <w:marTop w:val="0"/>
              <w:marBottom w:val="0"/>
              <w:divBdr>
                <w:top w:val="none" w:sz="0" w:space="0" w:color="auto"/>
                <w:left w:val="none" w:sz="0" w:space="0" w:color="auto"/>
                <w:bottom w:val="none" w:sz="0" w:space="0" w:color="auto"/>
                <w:right w:val="none" w:sz="0" w:space="0" w:color="auto"/>
              </w:divBdr>
            </w:div>
            <w:div w:id="99958859">
              <w:marLeft w:val="0"/>
              <w:marRight w:val="0"/>
              <w:marTop w:val="0"/>
              <w:marBottom w:val="0"/>
              <w:divBdr>
                <w:top w:val="none" w:sz="0" w:space="0" w:color="auto"/>
                <w:left w:val="none" w:sz="0" w:space="0" w:color="auto"/>
                <w:bottom w:val="none" w:sz="0" w:space="0" w:color="auto"/>
                <w:right w:val="none" w:sz="0" w:space="0" w:color="auto"/>
              </w:divBdr>
            </w:div>
            <w:div w:id="102893174">
              <w:marLeft w:val="0"/>
              <w:marRight w:val="0"/>
              <w:marTop w:val="0"/>
              <w:marBottom w:val="0"/>
              <w:divBdr>
                <w:top w:val="none" w:sz="0" w:space="0" w:color="auto"/>
                <w:left w:val="none" w:sz="0" w:space="0" w:color="auto"/>
                <w:bottom w:val="none" w:sz="0" w:space="0" w:color="auto"/>
                <w:right w:val="none" w:sz="0" w:space="0" w:color="auto"/>
              </w:divBdr>
            </w:div>
            <w:div w:id="104429773">
              <w:marLeft w:val="0"/>
              <w:marRight w:val="0"/>
              <w:marTop w:val="0"/>
              <w:marBottom w:val="0"/>
              <w:divBdr>
                <w:top w:val="none" w:sz="0" w:space="0" w:color="auto"/>
                <w:left w:val="none" w:sz="0" w:space="0" w:color="auto"/>
                <w:bottom w:val="none" w:sz="0" w:space="0" w:color="auto"/>
                <w:right w:val="none" w:sz="0" w:space="0" w:color="auto"/>
              </w:divBdr>
            </w:div>
            <w:div w:id="104813180">
              <w:marLeft w:val="0"/>
              <w:marRight w:val="0"/>
              <w:marTop w:val="0"/>
              <w:marBottom w:val="0"/>
              <w:divBdr>
                <w:top w:val="none" w:sz="0" w:space="0" w:color="auto"/>
                <w:left w:val="none" w:sz="0" w:space="0" w:color="auto"/>
                <w:bottom w:val="none" w:sz="0" w:space="0" w:color="auto"/>
                <w:right w:val="none" w:sz="0" w:space="0" w:color="auto"/>
              </w:divBdr>
            </w:div>
            <w:div w:id="105389935">
              <w:marLeft w:val="0"/>
              <w:marRight w:val="0"/>
              <w:marTop w:val="0"/>
              <w:marBottom w:val="0"/>
              <w:divBdr>
                <w:top w:val="none" w:sz="0" w:space="0" w:color="auto"/>
                <w:left w:val="none" w:sz="0" w:space="0" w:color="auto"/>
                <w:bottom w:val="none" w:sz="0" w:space="0" w:color="auto"/>
                <w:right w:val="none" w:sz="0" w:space="0" w:color="auto"/>
              </w:divBdr>
            </w:div>
            <w:div w:id="106047230">
              <w:marLeft w:val="0"/>
              <w:marRight w:val="0"/>
              <w:marTop w:val="0"/>
              <w:marBottom w:val="0"/>
              <w:divBdr>
                <w:top w:val="none" w:sz="0" w:space="0" w:color="auto"/>
                <w:left w:val="none" w:sz="0" w:space="0" w:color="auto"/>
                <w:bottom w:val="none" w:sz="0" w:space="0" w:color="auto"/>
                <w:right w:val="none" w:sz="0" w:space="0" w:color="auto"/>
              </w:divBdr>
            </w:div>
            <w:div w:id="106700675">
              <w:marLeft w:val="0"/>
              <w:marRight w:val="0"/>
              <w:marTop w:val="0"/>
              <w:marBottom w:val="0"/>
              <w:divBdr>
                <w:top w:val="none" w:sz="0" w:space="0" w:color="auto"/>
                <w:left w:val="none" w:sz="0" w:space="0" w:color="auto"/>
                <w:bottom w:val="none" w:sz="0" w:space="0" w:color="auto"/>
                <w:right w:val="none" w:sz="0" w:space="0" w:color="auto"/>
              </w:divBdr>
            </w:div>
            <w:div w:id="109518915">
              <w:marLeft w:val="0"/>
              <w:marRight w:val="0"/>
              <w:marTop w:val="0"/>
              <w:marBottom w:val="0"/>
              <w:divBdr>
                <w:top w:val="none" w:sz="0" w:space="0" w:color="auto"/>
                <w:left w:val="none" w:sz="0" w:space="0" w:color="auto"/>
                <w:bottom w:val="none" w:sz="0" w:space="0" w:color="auto"/>
                <w:right w:val="none" w:sz="0" w:space="0" w:color="auto"/>
              </w:divBdr>
            </w:div>
            <w:div w:id="109980356">
              <w:marLeft w:val="0"/>
              <w:marRight w:val="0"/>
              <w:marTop w:val="0"/>
              <w:marBottom w:val="0"/>
              <w:divBdr>
                <w:top w:val="none" w:sz="0" w:space="0" w:color="auto"/>
                <w:left w:val="none" w:sz="0" w:space="0" w:color="auto"/>
                <w:bottom w:val="none" w:sz="0" w:space="0" w:color="auto"/>
                <w:right w:val="none" w:sz="0" w:space="0" w:color="auto"/>
              </w:divBdr>
            </w:div>
            <w:div w:id="110979819">
              <w:marLeft w:val="0"/>
              <w:marRight w:val="0"/>
              <w:marTop w:val="0"/>
              <w:marBottom w:val="0"/>
              <w:divBdr>
                <w:top w:val="none" w:sz="0" w:space="0" w:color="auto"/>
                <w:left w:val="none" w:sz="0" w:space="0" w:color="auto"/>
                <w:bottom w:val="none" w:sz="0" w:space="0" w:color="auto"/>
                <w:right w:val="none" w:sz="0" w:space="0" w:color="auto"/>
              </w:divBdr>
            </w:div>
            <w:div w:id="112556636">
              <w:marLeft w:val="0"/>
              <w:marRight w:val="0"/>
              <w:marTop w:val="0"/>
              <w:marBottom w:val="0"/>
              <w:divBdr>
                <w:top w:val="none" w:sz="0" w:space="0" w:color="auto"/>
                <w:left w:val="none" w:sz="0" w:space="0" w:color="auto"/>
                <w:bottom w:val="none" w:sz="0" w:space="0" w:color="auto"/>
                <w:right w:val="none" w:sz="0" w:space="0" w:color="auto"/>
              </w:divBdr>
            </w:div>
            <w:div w:id="112749904">
              <w:marLeft w:val="0"/>
              <w:marRight w:val="0"/>
              <w:marTop w:val="0"/>
              <w:marBottom w:val="0"/>
              <w:divBdr>
                <w:top w:val="none" w:sz="0" w:space="0" w:color="auto"/>
                <w:left w:val="none" w:sz="0" w:space="0" w:color="auto"/>
                <w:bottom w:val="none" w:sz="0" w:space="0" w:color="auto"/>
                <w:right w:val="none" w:sz="0" w:space="0" w:color="auto"/>
              </w:divBdr>
            </w:div>
            <w:div w:id="113793193">
              <w:marLeft w:val="0"/>
              <w:marRight w:val="0"/>
              <w:marTop w:val="0"/>
              <w:marBottom w:val="0"/>
              <w:divBdr>
                <w:top w:val="none" w:sz="0" w:space="0" w:color="auto"/>
                <w:left w:val="none" w:sz="0" w:space="0" w:color="auto"/>
                <w:bottom w:val="none" w:sz="0" w:space="0" w:color="auto"/>
                <w:right w:val="none" w:sz="0" w:space="0" w:color="auto"/>
              </w:divBdr>
            </w:div>
            <w:div w:id="114519165">
              <w:marLeft w:val="0"/>
              <w:marRight w:val="0"/>
              <w:marTop w:val="0"/>
              <w:marBottom w:val="0"/>
              <w:divBdr>
                <w:top w:val="none" w:sz="0" w:space="0" w:color="auto"/>
                <w:left w:val="none" w:sz="0" w:space="0" w:color="auto"/>
                <w:bottom w:val="none" w:sz="0" w:space="0" w:color="auto"/>
                <w:right w:val="none" w:sz="0" w:space="0" w:color="auto"/>
              </w:divBdr>
            </w:div>
            <w:div w:id="115223008">
              <w:marLeft w:val="0"/>
              <w:marRight w:val="0"/>
              <w:marTop w:val="0"/>
              <w:marBottom w:val="0"/>
              <w:divBdr>
                <w:top w:val="none" w:sz="0" w:space="0" w:color="auto"/>
                <w:left w:val="none" w:sz="0" w:space="0" w:color="auto"/>
                <w:bottom w:val="none" w:sz="0" w:space="0" w:color="auto"/>
                <w:right w:val="none" w:sz="0" w:space="0" w:color="auto"/>
              </w:divBdr>
            </w:div>
            <w:div w:id="117527258">
              <w:marLeft w:val="0"/>
              <w:marRight w:val="0"/>
              <w:marTop w:val="0"/>
              <w:marBottom w:val="0"/>
              <w:divBdr>
                <w:top w:val="none" w:sz="0" w:space="0" w:color="auto"/>
                <w:left w:val="none" w:sz="0" w:space="0" w:color="auto"/>
                <w:bottom w:val="none" w:sz="0" w:space="0" w:color="auto"/>
                <w:right w:val="none" w:sz="0" w:space="0" w:color="auto"/>
              </w:divBdr>
            </w:div>
            <w:div w:id="118688089">
              <w:marLeft w:val="0"/>
              <w:marRight w:val="0"/>
              <w:marTop w:val="0"/>
              <w:marBottom w:val="0"/>
              <w:divBdr>
                <w:top w:val="none" w:sz="0" w:space="0" w:color="auto"/>
                <w:left w:val="none" w:sz="0" w:space="0" w:color="auto"/>
                <w:bottom w:val="none" w:sz="0" w:space="0" w:color="auto"/>
                <w:right w:val="none" w:sz="0" w:space="0" w:color="auto"/>
              </w:divBdr>
            </w:div>
            <w:div w:id="119618327">
              <w:marLeft w:val="0"/>
              <w:marRight w:val="0"/>
              <w:marTop w:val="0"/>
              <w:marBottom w:val="0"/>
              <w:divBdr>
                <w:top w:val="none" w:sz="0" w:space="0" w:color="auto"/>
                <w:left w:val="none" w:sz="0" w:space="0" w:color="auto"/>
                <w:bottom w:val="none" w:sz="0" w:space="0" w:color="auto"/>
                <w:right w:val="none" w:sz="0" w:space="0" w:color="auto"/>
              </w:divBdr>
            </w:div>
            <w:div w:id="124084575">
              <w:marLeft w:val="0"/>
              <w:marRight w:val="0"/>
              <w:marTop w:val="0"/>
              <w:marBottom w:val="0"/>
              <w:divBdr>
                <w:top w:val="none" w:sz="0" w:space="0" w:color="auto"/>
                <w:left w:val="none" w:sz="0" w:space="0" w:color="auto"/>
                <w:bottom w:val="none" w:sz="0" w:space="0" w:color="auto"/>
                <w:right w:val="none" w:sz="0" w:space="0" w:color="auto"/>
              </w:divBdr>
            </w:div>
            <w:div w:id="125239631">
              <w:marLeft w:val="0"/>
              <w:marRight w:val="0"/>
              <w:marTop w:val="0"/>
              <w:marBottom w:val="0"/>
              <w:divBdr>
                <w:top w:val="none" w:sz="0" w:space="0" w:color="auto"/>
                <w:left w:val="none" w:sz="0" w:space="0" w:color="auto"/>
                <w:bottom w:val="none" w:sz="0" w:space="0" w:color="auto"/>
                <w:right w:val="none" w:sz="0" w:space="0" w:color="auto"/>
              </w:divBdr>
            </w:div>
            <w:div w:id="126747631">
              <w:marLeft w:val="0"/>
              <w:marRight w:val="0"/>
              <w:marTop w:val="0"/>
              <w:marBottom w:val="0"/>
              <w:divBdr>
                <w:top w:val="none" w:sz="0" w:space="0" w:color="auto"/>
                <w:left w:val="none" w:sz="0" w:space="0" w:color="auto"/>
                <w:bottom w:val="none" w:sz="0" w:space="0" w:color="auto"/>
                <w:right w:val="none" w:sz="0" w:space="0" w:color="auto"/>
              </w:divBdr>
            </w:div>
            <w:div w:id="128862750">
              <w:marLeft w:val="0"/>
              <w:marRight w:val="0"/>
              <w:marTop w:val="0"/>
              <w:marBottom w:val="0"/>
              <w:divBdr>
                <w:top w:val="none" w:sz="0" w:space="0" w:color="auto"/>
                <w:left w:val="none" w:sz="0" w:space="0" w:color="auto"/>
                <w:bottom w:val="none" w:sz="0" w:space="0" w:color="auto"/>
                <w:right w:val="none" w:sz="0" w:space="0" w:color="auto"/>
              </w:divBdr>
            </w:div>
            <w:div w:id="128867220">
              <w:marLeft w:val="0"/>
              <w:marRight w:val="0"/>
              <w:marTop w:val="0"/>
              <w:marBottom w:val="0"/>
              <w:divBdr>
                <w:top w:val="none" w:sz="0" w:space="0" w:color="auto"/>
                <w:left w:val="none" w:sz="0" w:space="0" w:color="auto"/>
                <w:bottom w:val="none" w:sz="0" w:space="0" w:color="auto"/>
                <w:right w:val="none" w:sz="0" w:space="0" w:color="auto"/>
              </w:divBdr>
            </w:div>
            <w:div w:id="129642002">
              <w:marLeft w:val="0"/>
              <w:marRight w:val="0"/>
              <w:marTop w:val="0"/>
              <w:marBottom w:val="0"/>
              <w:divBdr>
                <w:top w:val="none" w:sz="0" w:space="0" w:color="auto"/>
                <w:left w:val="none" w:sz="0" w:space="0" w:color="auto"/>
                <w:bottom w:val="none" w:sz="0" w:space="0" w:color="auto"/>
                <w:right w:val="none" w:sz="0" w:space="0" w:color="auto"/>
              </w:divBdr>
            </w:div>
            <w:div w:id="131409514">
              <w:marLeft w:val="0"/>
              <w:marRight w:val="0"/>
              <w:marTop w:val="0"/>
              <w:marBottom w:val="0"/>
              <w:divBdr>
                <w:top w:val="none" w:sz="0" w:space="0" w:color="auto"/>
                <w:left w:val="none" w:sz="0" w:space="0" w:color="auto"/>
                <w:bottom w:val="none" w:sz="0" w:space="0" w:color="auto"/>
                <w:right w:val="none" w:sz="0" w:space="0" w:color="auto"/>
              </w:divBdr>
            </w:div>
            <w:div w:id="131948461">
              <w:marLeft w:val="0"/>
              <w:marRight w:val="0"/>
              <w:marTop w:val="0"/>
              <w:marBottom w:val="0"/>
              <w:divBdr>
                <w:top w:val="none" w:sz="0" w:space="0" w:color="auto"/>
                <w:left w:val="none" w:sz="0" w:space="0" w:color="auto"/>
                <w:bottom w:val="none" w:sz="0" w:space="0" w:color="auto"/>
                <w:right w:val="none" w:sz="0" w:space="0" w:color="auto"/>
              </w:divBdr>
            </w:div>
            <w:div w:id="133450792">
              <w:marLeft w:val="0"/>
              <w:marRight w:val="0"/>
              <w:marTop w:val="0"/>
              <w:marBottom w:val="0"/>
              <w:divBdr>
                <w:top w:val="none" w:sz="0" w:space="0" w:color="auto"/>
                <w:left w:val="none" w:sz="0" w:space="0" w:color="auto"/>
                <w:bottom w:val="none" w:sz="0" w:space="0" w:color="auto"/>
                <w:right w:val="none" w:sz="0" w:space="0" w:color="auto"/>
              </w:divBdr>
            </w:div>
            <w:div w:id="136581028">
              <w:marLeft w:val="0"/>
              <w:marRight w:val="0"/>
              <w:marTop w:val="0"/>
              <w:marBottom w:val="0"/>
              <w:divBdr>
                <w:top w:val="none" w:sz="0" w:space="0" w:color="auto"/>
                <w:left w:val="none" w:sz="0" w:space="0" w:color="auto"/>
                <w:bottom w:val="none" w:sz="0" w:space="0" w:color="auto"/>
                <w:right w:val="none" w:sz="0" w:space="0" w:color="auto"/>
              </w:divBdr>
            </w:div>
            <w:div w:id="139658883">
              <w:marLeft w:val="0"/>
              <w:marRight w:val="0"/>
              <w:marTop w:val="0"/>
              <w:marBottom w:val="0"/>
              <w:divBdr>
                <w:top w:val="none" w:sz="0" w:space="0" w:color="auto"/>
                <w:left w:val="none" w:sz="0" w:space="0" w:color="auto"/>
                <w:bottom w:val="none" w:sz="0" w:space="0" w:color="auto"/>
                <w:right w:val="none" w:sz="0" w:space="0" w:color="auto"/>
              </w:divBdr>
            </w:div>
            <w:div w:id="139880676">
              <w:marLeft w:val="0"/>
              <w:marRight w:val="0"/>
              <w:marTop w:val="0"/>
              <w:marBottom w:val="0"/>
              <w:divBdr>
                <w:top w:val="none" w:sz="0" w:space="0" w:color="auto"/>
                <w:left w:val="none" w:sz="0" w:space="0" w:color="auto"/>
                <w:bottom w:val="none" w:sz="0" w:space="0" w:color="auto"/>
                <w:right w:val="none" w:sz="0" w:space="0" w:color="auto"/>
              </w:divBdr>
            </w:div>
            <w:div w:id="140775817">
              <w:marLeft w:val="0"/>
              <w:marRight w:val="0"/>
              <w:marTop w:val="0"/>
              <w:marBottom w:val="0"/>
              <w:divBdr>
                <w:top w:val="none" w:sz="0" w:space="0" w:color="auto"/>
                <w:left w:val="none" w:sz="0" w:space="0" w:color="auto"/>
                <w:bottom w:val="none" w:sz="0" w:space="0" w:color="auto"/>
                <w:right w:val="none" w:sz="0" w:space="0" w:color="auto"/>
              </w:divBdr>
            </w:div>
            <w:div w:id="140970192">
              <w:marLeft w:val="0"/>
              <w:marRight w:val="0"/>
              <w:marTop w:val="0"/>
              <w:marBottom w:val="0"/>
              <w:divBdr>
                <w:top w:val="none" w:sz="0" w:space="0" w:color="auto"/>
                <w:left w:val="none" w:sz="0" w:space="0" w:color="auto"/>
                <w:bottom w:val="none" w:sz="0" w:space="0" w:color="auto"/>
                <w:right w:val="none" w:sz="0" w:space="0" w:color="auto"/>
              </w:divBdr>
            </w:div>
            <w:div w:id="141389384">
              <w:marLeft w:val="0"/>
              <w:marRight w:val="0"/>
              <w:marTop w:val="0"/>
              <w:marBottom w:val="0"/>
              <w:divBdr>
                <w:top w:val="none" w:sz="0" w:space="0" w:color="auto"/>
                <w:left w:val="none" w:sz="0" w:space="0" w:color="auto"/>
                <w:bottom w:val="none" w:sz="0" w:space="0" w:color="auto"/>
                <w:right w:val="none" w:sz="0" w:space="0" w:color="auto"/>
              </w:divBdr>
              <w:divsChild>
                <w:div w:id="144589894">
                  <w:marLeft w:val="0"/>
                  <w:marRight w:val="0"/>
                  <w:marTop w:val="0"/>
                  <w:marBottom w:val="0"/>
                  <w:divBdr>
                    <w:top w:val="none" w:sz="0" w:space="0" w:color="auto"/>
                    <w:left w:val="none" w:sz="0" w:space="0" w:color="auto"/>
                    <w:bottom w:val="none" w:sz="0" w:space="0" w:color="auto"/>
                    <w:right w:val="none" w:sz="0" w:space="0" w:color="auto"/>
                  </w:divBdr>
                </w:div>
                <w:div w:id="167986228">
                  <w:marLeft w:val="0"/>
                  <w:marRight w:val="0"/>
                  <w:marTop w:val="0"/>
                  <w:marBottom w:val="0"/>
                  <w:divBdr>
                    <w:top w:val="none" w:sz="0" w:space="0" w:color="auto"/>
                    <w:left w:val="none" w:sz="0" w:space="0" w:color="auto"/>
                    <w:bottom w:val="none" w:sz="0" w:space="0" w:color="auto"/>
                    <w:right w:val="none" w:sz="0" w:space="0" w:color="auto"/>
                  </w:divBdr>
                </w:div>
                <w:div w:id="1269384563">
                  <w:marLeft w:val="0"/>
                  <w:marRight w:val="0"/>
                  <w:marTop w:val="0"/>
                  <w:marBottom w:val="0"/>
                  <w:divBdr>
                    <w:top w:val="none" w:sz="0" w:space="0" w:color="auto"/>
                    <w:left w:val="none" w:sz="0" w:space="0" w:color="auto"/>
                    <w:bottom w:val="none" w:sz="0" w:space="0" w:color="auto"/>
                    <w:right w:val="none" w:sz="0" w:space="0" w:color="auto"/>
                  </w:divBdr>
                </w:div>
                <w:div w:id="1323387028">
                  <w:marLeft w:val="0"/>
                  <w:marRight w:val="0"/>
                  <w:marTop w:val="0"/>
                  <w:marBottom w:val="0"/>
                  <w:divBdr>
                    <w:top w:val="none" w:sz="0" w:space="0" w:color="auto"/>
                    <w:left w:val="none" w:sz="0" w:space="0" w:color="auto"/>
                    <w:bottom w:val="none" w:sz="0" w:space="0" w:color="auto"/>
                    <w:right w:val="none" w:sz="0" w:space="0" w:color="auto"/>
                  </w:divBdr>
                </w:div>
                <w:div w:id="1761754929">
                  <w:marLeft w:val="0"/>
                  <w:marRight w:val="0"/>
                  <w:marTop w:val="0"/>
                  <w:marBottom w:val="0"/>
                  <w:divBdr>
                    <w:top w:val="none" w:sz="0" w:space="0" w:color="auto"/>
                    <w:left w:val="none" w:sz="0" w:space="0" w:color="auto"/>
                    <w:bottom w:val="none" w:sz="0" w:space="0" w:color="auto"/>
                    <w:right w:val="none" w:sz="0" w:space="0" w:color="auto"/>
                  </w:divBdr>
                </w:div>
                <w:div w:id="2082751500">
                  <w:marLeft w:val="0"/>
                  <w:marRight w:val="0"/>
                  <w:marTop w:val="0"/>
                  <w:marBottom w:val="0"/>
                  <w:divBdr>
                    <w:top w:val="none" w:sz="0" w:space="0" w:color="auto"/>
                    <w:left w:val="none" w:sz="0" w:space="0" w:color="auto"/>
                    <w:bottom w:val="none" w:sz="0" w:space="0" w:color="auto"/>
                    <w:right w:val="none" w:sz="0" w:space="0" w:color="auto"/>
                  </w:divBdr>
                </w:div>
              </w:divsChild>
            </w:div>
            <w:div w:id="148326494">
              <w:marLeft w:val="0"/>
              <w:marRight w:val="0"/>
              <w:marTop w:val="0"/>
              <w:marBottom w:val="0"/>
              <w:divBdr>
                <w:top w:val="none" w:sz="0" w:space="0" w:color="auto"/>
                <w:left w:val="none" w:sz="0" w:space="0" w:color="auto"/>
                <w:bottom w:val="none" w:sz="0" w:space="0" w:color="auto"/>
                <w:right w:val="none" w:sz="0" w:space="0" w:color="auto"/>
              </w:divBdr>
            </w:div>
            <w:div w:id="148526163">
              <w:marLeft w:val="0"/>
              <w:marRight w:val="0"/>
              <w:marTop w:val="0"/>
              <w:marBottom w:val="0"/>
              <w:divBdr>
                <w:top w:val="none" w:sz="0" w:space="0" w:color="auto"/>
                <w:left w:val="none" w:sz="0" w:space="0" w:color="auto"/>
                <w:bottom w:val="none" w:sz="0" w:space="0" w:color="auto"/>
                <w:right w:val="none" w:sz="0" w:space="0" w:color="auto"/>
              </w:divBdr>
            </w:div>
            <w:div w:id="153228511">
              <w:marLeft w:val="0"/>
              <w:marRight w:val="0"/>
              <w:marTop w:val="0"/>
              <w:marBottom w:val="0"/>
              <w:divBdr>
                <w:top w:val="none" w:sz="0" w:space="0" w:color="auto"/>
                <w:left w:val="none" w:sz="0" w:space="0" w:color="auto"/>
                <w:bottom w:val="none" w:sz="0" w:space="0" w:color="auto"/>
                <w:right w:val="none" w:sz="0" w:space="0" w:color="auto"/>
              </w:divBdr>
            </w:div>
            <w:div w:id="154146329">
              <w:marLeft w:val="0"/>
              <w:marRight w:val="0"/>
              <w:marTop w:val="0"/>
              <w:marBottom w:val="0"/>
              <w:divBdr>
                <w:top w:val="none" w:sz="0" w:space="0" w:color="auto"/>
                <w:left w:val="none" w:sz="0" w:space="0" w:color="auto"/>
                <w:bottom w:val="none" w:sz="0" w:space="0" w:color="auto"/>
                <w:right w:val="none" w:sz="0" w:space="0" w:color="auto"/>
              </w:divBdr>
            </w:div>
            <w:div w:id="154301785">
              <w:marLeft w:val="0"/>
              <w:marRight w:val="0"/>
              <w:marTop w:val="0"/>
              <w:marBottom w:val="0"/>
              <w:divBdr>
                <w:top w:val="none" w:sz="0" w:space="0" w:color="auto"/>
                <w:left w:val="none" w:sz="0" w:space="0" w:color="auto"/>
                <w:bottom w:val="none" w:sz="0" w:space="0" w:color="auto"/>
                <w:right w:val="none" w:sz="0" w:space="0" w:color="auto"/>
              </w:divBdr>
            </w:div>
            <w:div w:id="155809861">
              <w:marLeft w:val="0"/>
              <w:marRight w:val="0"/>
              <w:marTop w:val="0"/>
              <w:marBottom w:val="0"/>
              <w:divBdr>
                <w:top w:val="none" w:sz="0" w:space="0" w:color="auto"/>
                <w:left w:val="none" w:sz="0" w:space="0" w:color="auto"/>
                <w:bottom w:val="none" w:sz="0" w:space="0" w:color="auto"/>
                <w:right w:val="none" w:sz="0" w:space="0" w:color="auto"/>
              </w:divBdr>
            </w:div>
            <w:div w:id="156071774">
              <w:marLeft w:val="0"/>
              <w:marRight w:val="0"/>
              <w:marTop w:val="0"/>
              <w:marBottom w:val="0"/>
              <w:divBdr>
                <w:top w:val="none" w:sz="0" w:space="0" w:color="auto"/>
                <w:left w:val="none" w:sz="0" w:space="0" w:color="auto"/>
                <w:bottom w:val="none" w:sz="0" w:space="0" w:color="auto"/>
                <w:right w:val="none" w:sz="0" w:space="0" w:color="auto"/>
              </w:divBdr>
            </w:div>
            <w:div w:id="156072596">
              <w:marLeft w:val="0"/>
              <w:marRight w:val="0"/>
              <w:marTop w:val="0"/>
              <w:marBottom w:val="0"/>
              <w:divBdr>
                <w:top w:val="none" w:sz="0" w:space="0" w:color="auto"/>
                <w:left w:val="none" w:sz="0" w:space="0" w:color="auto"/>
                <w:bottom w:val="none" w:sz="0" w:space="0" w:color="auto"/>
                <w:right w:val="none" w:sz="0" w:space="0" w:color="auto"/>
              </w:divBdr>
            </w:div>
            <w:div w:id="157120451">
              <w:marLeft w:val="0"/>
              <w:marRight w:val="0"/>
              <w:marTop w:val="0"/>
              <w:marBottom w:val="0"/>
              <w:divBdr>
                <w:top w:val="none" w:sz="0" w:space="0" w:color="auto"/>
                <w:left w:val="none" w:sz="0" w:space="0" w:color="auto"/>
                <w:bottom w:val="none" w:sz="0" w:space="0" w:color="auto"/>
                <w:right w:val="none" w:sz="0" w:space="0" w:color="auto"/>
              </w:divBdr>
            </w:div>
            <w:div w:id="157549649">
              <w:marLeft w:val="0"/>
              <w:marRight w:val="0"/>
              <w:marTop w:val="0"/>
              <w:marBottom w:val="0"/>
              <w:divBdr>
                <w:top w:val="none" w:sz="0" w:space="0" w:color="auto"/>
                <w:left w:val="none" w:sz="0" w:space="0" w:color="auto"/>
                <w:bottom w:val="none" w:sz="0" w:space="0" w:color="auto"/>
                <w:right w:val="none" w:sz="0" w:space="0" w:color="auto"/>
              </w:divBdr>
            </w:div>
            <w:div w:id="157963506">
              <w:marLeft w:val="0"/>
              <w:marRight w:val="0"/>
              <w:marTop w:val="0"/>
              <w:marBottom w:val="0"/>
              <w:divBdr>
                <w:top w:val="none" w:sz="0" w:space="0" w:color="auto"/>
                <w:left w:val="none" w:sz="0" w:space="0" w:color="auto"/>
                <w:bottom w:val="none" w:sz="0" w:space="0" w:color="auto"/>
                <w:right w:val="none" w:sz="0" w:space="0" w:color="auto"/>
              </w:divBdr>
            </w:div>
            <w:div w:id="158235149">
              <w:marLeft w:val="0"/>
              <w:marRight w:val="0"/>
              <w:marTop w:val="0"/>
              <w:marBottom w:val="0"/>
              <w:divBdr>
                <w:top w:val="none" w:sz="0" w:space="0" w:color="auto"/>
                <w:left w:val="none" w:sz="0" w:space="0" w:color="auto"/>
                <w:bottom w:val="none" w:sz="0" w:space="0" w:color="auto"/>
                <w:right w:val="none" w:sz="0" w:space="0" w:color="auto"/>
              </w:divBdr>
            </w:div>
            <w:div w:id="162404135">
              <w:marLeft w:val="0"/>
              <w:marRight w:val="0"/>
              <w:marTop w:val="0"/>
              <w:marBottom w:val="0"/>
              <w:divBdr>
                <w:top w:val="none" w:sz="0" w:space="0" w:color="auto"/>
                <w:left w:val="none" w:sz="0" w:space="0" w:color="auto"/>
                <w:bottom w:val="none" w:sz="0" w:space="0" w:color="auto"/>
                <w:right w:val="none" w:sz="0" w:space="0" w:color="auto"/>
              </w:divBdr>
            </w:div>
            <w:div w:id="162939364">
              <w:marLeft w:val="0"/>
              <w:marRight w:val="0"/>
              <w:marTop w:val="0"/>
              <w:marBottom w:val="0"/>
              <w:divBdr>
                <w:top w:val="none" w:sz="0" w:space="0" w:color="auto"/>
                <w:left w:val="none" w:sz="0" w:space="0" w:color="auto"/>
                <w:bottom w:val="none" w:sz="0" w:space="0" w:color="auto"/>
                <w:right w:val="none" w:sz="0" w:space="0" w:color="auto"/>
              </w:divBdr>
            </w:div>
            <w:div w:id="169300289">
              <w:marLeft w:val="0"/>
              <w:marRight w:val="0"/>
              <w:marTop w:val="0"/>
              <w:marBottom w:val="0"/>
              <w:divBdr>
                <w:top w:val="none" w:sz="0" w:space="0" w:color="auto"/>
                <w:left w:val="none" w:sz="0" w:space="0" w:color="auto"/>
                <w:bottom w:val="none" w:sz="0" w:space="0" w:color="auto"/>
                <w:right w:val="none" w:sz="0" w:space="0" w:color="auto"/>
              </w:divBdr>
            </w:div>
            <w:div w:id="169376899">
              <w:marLeft w:val="0"/>
              <w:marRight w:val="0"/>
              <w:marTop w:val="0"/>
              <w:marBottom w:val="0"/>
              <w:divBdr>
                <w:top w:val="none" w:sz="0" w:space="0" w:color="auto"/>
                <w:left w:val="none" w:sz="0" w:space="0" w:color="auto"/>
                <w:bottom w:val="none" w:sz="0" w:space="0" w:color="auto"/>
                <w:right w:val="none" w:sz="0" w:space="0" w:color="auto"/>
              </w:divBdr>
            </w:div>
            <w:div w:id="169948664">
              <w:marLeft w:val="0"/>
              <w:marRight w:val="0"/>
              <w:marTop w:val="0"/>
              <w:marBottom w:val="0"/>
              <w:divBdr>
                <w:top w:val="none" w:sz="0" w:space="0" w:color="auto"/>
                <w:left w:val="none" w:sz="0" w:space="0" w:color="auto"/>
                <w:bottom w:val="none" w:sz="0" w:space="0" w:color="auto"/>
                <w:right w:val="none" w:sz="0" w:space="0" w:color="auto"/>
              </w:divBdr>
            </w:div>
            <w:div w:id="172454895">
              <w:marLeft w:val="0"/>
              <w:marRight w:val="0"/>
              <w:marTop w:val="0"/>
              <w:marBottom w:val="0"/>
              <w:divBdr>
                <w:top w:val="none" w:sz="0" w:space="0" w:color="auto"/>
                <w:left w:val="none" w:sz="0" w:space="0" w:color="auto"/>
                <w:bottom w:val="none" w:sz="0" w:space="0" w:color="auto"/>
                <w:right w:val="none" w:sz="0" w:space="0" w:color="auto"/>
              </w:divBdr>
            </w:div>
            <w:div w:id="173036408">
              <w:marLeft w:val="0"/>
              <w:marRight w:val="0"/>
              <w:marTop w:val="0"/>
              <w:marBottom w:val="0"/>
              <w:divBdr>
                <w:top w:val="none" w:sz="0" w:space="0" w:color="auto"/>
                <w:left w:val="none" w:sz="0" w:space="0" w:color="auto"/>
                <w:bottom w:val="none" w:sz="0" w:space="0" w:color="auto"/>
                <w:right w:val="none" w:sz="0" w:space="0" w:color="auto"/>
              </w:divBdr>
            </w:div>
            <w:div w:id="173962425">
              <w:marLeft w:val="0"/>
              <w:marRight w:val="0"/>
              <w:marTop w:val="0"/>
              <w:marBottom w:val="0"/>
              <w:divBdr>
                <w:top w:val="none" w:sz="0" w:space="0" w:color="auto"/>
                <w:left w:val="none" w:sz="0" w:space="0" w:color="auto"/>
                <w:bottom w:val="none" w:sz="0" w:space="0" w:color="auto"/>
                <w:right w:val="none" w:sz="0" w:space="0" w:color="auto"/>
              </w:divBdr>
            </w:div>
            <w:div w:id="174924243">
              <w:marLeft w:val="0"/>
              <w:marRight w:val="0"/>
              <w:marTop w:val="0"/>
              <w:marBottom w:val="0"/>
              <w:divBdr>
                <w:top w:val="none" w:sz="0" w:space="0" w:color="auto"/>
                <w:left w:val="none" w:sz="0" w:space="0" w:color="auto"/>
                <w:bottom w:val="none" w:sz="0" w:space="0" w:color="auto"/>
                <w:right w:val="none" w:sz="0" w:space="0" w:color="auto"/>
              </w:divBdr>
            </w:div>
            <w:div w:id="175577696">
              <w:marLeft w:val="0"/>
              <w:marRight w:val="0"/>
              <w:marTop w:val="0"/>
              <w:marBottom w:val="0"/>
              <w:divBdr>
                <w:top w:val="none" w:sz="0" w:space="0" w:color="auto"/>
                <w:left w:val="none" w:sz="0" w:space="0" w:color="auto"/>
                <w:bottom w:val="none" w:sz="0" w:space="0" w:color="auto"/>
                <w:right w:val="none" w:sz="0" w:space="0" w:color="auto"/>
              </w:divBdr>
            </w:div>
            <w:div w:id="175657108">
              <w:marLeft w:val="0"/>
              <w:marRight w:val="0"/>
              <w:marTop w:val="0"/>
              <w:marBottom w:val="0"/>
              <w:divBdr>
                <w:top w:val="none" w:sz="0" w:space="0" w:color="auto"/>
                <w:left w:val="none" w:sz="0" w:space="0" w:color="auto"/>
                <w:bottom w:val="none" w:sz="0" w:space="0" w:color="auto"/>
                <w:right w:val="none" w:sz="0" w:space="0" w:color="auto"/>
              </w:divBdr>
            </w:div>
            <w:div w:id="176117165">
              <w:marLeft w:val="0"/>
              <w:marRight w:val="0"/>
              <w:marTop w:val="0"/>
              <w:marBottom w:val="0"/>
              <w:divBdr>
                <w:top w:val="none" w:sz="0" w:space="0" w:color="auto"/>
                <w:left w:val="none" w:sz="0" w:space="0" w:color="auto"/>
                <w:bottom w:val="none" w:sz="0" w:space="0" w:color="auto"/>
                <w:right w:val="none" w:sz="0" w:space="0" w:color="auto"/>
              </w:divBdr>
            </w:div>
            <w:div w:id="177238886">
              <w:marLeft w:val="0"/>
              <w:marRight w:val="0"/>
              <w:marTop w:val="0"/>
              <w:marBottom w:val="0"/>
              <w:divBdr>
                <w:top w:val="none" w:sz="0" w:space="0" w:color="auto"/>
                <w:left w:val="none" w:sz="0" w:space="0" w:color="auto"/>
                <w:bottom w:val="none" w:sz="0" w:space="0" w:color="auto"/>
                <w:right w:val="none" w:sz="0" w:space="0" w:color="auto"/>
              </w:divBdr>
            </w:div>
            <w:div w:id="177740828">
              <w:marLeft w:val="0"/>
              <w:marRight w:val="0"/>
              <w:marTop w:val="0"/>
              <w:marBottom w:val="0"/>
              <w:divBdr>
                <w:top w:val="none" w:sz="0" w:space="0" w:color="auto"/>
                <w:left w:val="none" w:sz="0" w:space="0" w:color="auto"/>
                <w:bottom w:val="none" w:sz="0" w:space="0" w:color="auto"/>
                <w:right w:val="none" w:sz="0" w:space="0" w:color="auto"/>
              </w:divBdr>
            </w:div>
            <w:div w:id="182868396">
              <w:marLeft w:val="0"/>
              <w:marRight w:val="0"/>
              <w:marTop w:val="0"/>
              <w:marBottom w:val="0"/>
              <w:divBdr>
                <w:top w:val="none" w:sz="0" w:space="0" w:color="auto"/>
                <w:left w:val="none" w:sz="0" w:space="0" w:color="auto"/>
                <w:bottom w:val="none" w:sz="0" w:space="0" w:color="auto"/>
                <w:right w:val="none" w:sz="0" w:space="0" w:color="auto"/>
              </w:divBdr>
              <w:divsChild>
                <w:div w:id="19547283">
                  <w:marLeft w:val="0"/>
                  <w:marRight w:val="0"/>
                  <w:marTop w:val="0"/>
                  <w:marBottom w:val="0"/>
                  <w:divBdr>
                    <w:top w:val="none" w:sz="0" w:space="0" w:color="auto"/>
                    <w:left w:val="none" w:sz="0" w:space="0" w:color="auto"/>
                    <w:bottom w:val="none" w:sz="0" w:space="0" w:color="auto"/>
                    <w:right w:val="none" w:sz="0" w:space="0" w:color="auto"/>
                  </w:divBdr>
                </w:div>
                <w:div w:id="123432339">
                  <w:marLeft w:val="0"/>
                  <w:marRight w:val="0"/>
                  <w:marTop w:val="0"/>
                  <w:marBottom w:val="0"/>
                  <w:divBdr>
                    <w:top w:val="none" w:sz="0" w:space="0" w:color="auto"/>
                    <w:left w:val="none" w:sz="0" w:space="0" w:color="auto"/>
                    <w:bottom w:val="none" w:sz="0" w:space="0" w:color="auto"/>
                    <w:right w:val="none" w:sz="0" w:space="0" w:color="auto"/>
                  </w:divBdr>
                </w:div>
                <w:div w:id="161164827">
                  <w:marLeft w:val="0"/>
                  <w:marRight w:val="0"/>
                  <w:marTop w:val="0"/>
                  <w:marBottom w:val="0"/>
                  <w:divBdr>
                    <w:top w:val="none" w:sz="0" w:space="0" w:color="auto"/>
                    <w:left w:val="none" w:sz="0" w:space="0" w:color="auto"/>
                    <w:bottom w:val="none" w:sz="0" w:space="0" w:color="auto"/>
                    <w:right w:val="none" w:sz="0" w:space="0" w:color="auto"/>
                  </w:divBdr>
                </w:div>
                <w:div w:id="212498318">
                  <w:marLeft w:val="0"/>
                  <w:marRight w:val="0"/>
                  <w:marTop w:val="0"/>
                  <w:marBottom w:val="0"/>
                  <w:divBdr>
                    <w:top w:val="none" w:sz="0" w:space="0" w:color="auto"/>
                    <w:left w:val="none" w:sz="0" w:space="0" w:color="auto"/>
                    <w:bottom w:val="none" w:sz="0" w:space="0" w:color="auto"/>
                    <w:right w:val="none" w:sz="0" w:space="0" w:color="auto"/>
                  </w:divBdr>
                </w:div>
                <w:div w:id="215557124">
                  <w:marLeft w:val="0"/>
                  <w:marRight w:val="0"/>
                  <w:marTop w:val="0"/>
                  <w:marBottom w:val="0"/>
                  <w:divBdr>
                    <w:top w:val="none" w:sz="0" w:space="0" w:color="auto"/>
                    <w:left w:val="none" w:sz="0" w:space="0" w:color="auto"/>
                    <w:bottom w:val="none" w:sz="0" w:space="0" w:color="auto"/>
                    <w:right w:val="none" w:sz="0" w:space="0" w:color="auto"/>
                  </w:divBdr>
                </w:div>
                <w:div w:id="321814281">
                  <w:marLeft w:val="0"/>
                  <w:marRight w:val="0"/>
                  <w:marTop w:val="0"/>
                  <w:marBottom w:val="0"/>
                  <w:divBdr>
                    <w:top w:val="none" w:sz="0" w:space="0" w:color="auto"/>
                    <w:left w:val="none" w:sz="0" w:space="0" w:color="auto"/>
                    <w:bottom w:val="none" w:sz="0" w:space="0" w:color="auto"/>
                    <w:right w:val="none" w:sz="0" w:space="0" w:color="auto"/>
                  </w:divBdr>
                </w:div>
                <w:div w:id="324894110">
                  <w:marLeft w:val="0"/>
                  <w:marRight w:val="0"/>
                  <w:marTop w:val="0"/>
                  <w:marBottom w:val="0"/>
                  <w:divBdr>
                    <w:top w:val="none" w:sz="0" w:space="0" w:color="auto"/>
                    <w:left w:val="none" w:sz="0" w:space="0" w:color="auto"/>
                    <w:bottom w:val="none" w:sz="0" w:space="0" w:color="auto"/>
                    <w:right w:val="none" w:sz="0" w:space="0" w:color="auto"/>
                  </w:divBdr>
                </w:div>
                <w:div w:id="390428678">
                  <w:marLeft w:val="0"/>
                  <w:marRight w:val="0"/>
                  <w:marTop w:val="0"/>
                  <w:marBottom w:val="0"/>
                  <w:divBdr>
                    <w:top w:val="none" w:sz="0" w:space="0" w:color="auto"/>
                    <w:left w:val="none" w:sz="0" w:space="0" w:color="auto"/>
                    <w:bottom w:val="none" w:sz="0" w:space="0" w:color="auto"/>
                    <w:right w:val="none" w:sz="0" w:space="0" w:color="auto"/>
                  </w:divBdr>
                </w:div>
                <w:div w:id="406919850">
                  <w:marLeft w:val="0"/>
                  <w:marRight w:val="0"/>
                  <w:marTop w:val="0"/>
                  <w:marBottom w:val="0"/>
                  <w:divBdr>
                    <w:top w:val="none" w:sz="0" w:space="0" w:color="auto"/>
                    <w:left w:val="none" w:sz="0" w:space="0" w:color="auto"/>
                    <w:bottom w:val="none" w:sz="0" w:space="0" w:color="auto"/>
                    <w:right w:val="none" w:sz="0" w:space="0" w:color="auto"/>
                  </w:divBdr>
                </w:div>
                <w:div w:id="439908792">
                  <w:marLeft w:val="0"/>
                  <w:marRight w:val="0"/>
                  <w:marTop w:val="0"/>
                  <w:marBottom w:val="0"/>
                  <w:divBdr>
                    <w:top w:val="none" w:sz="0" w:space="0" w:color="auto"/>
                    <w:left w:val="none" w:sz="0" w:space="0" w:color="auto"/>
                    <w:bottom w:val="none" w:sz="0" w:space="0" w:color="auto"/>
                    <w:right w:val="none" w:sz="0" w:space="0" w:color="auto"/>
                  </w:divBdr>
                </w:div>
                <w:div w:id="454061933">
                  <w:marLeft w:val="0"/>
                  <w:marRight w:val="0"/>
                  <w:marTop w:val="0"/>
                  <w:marBottom w:val="0"/>
                  <w:divBdr>
                    <w:top w:val="none" w:sz="0" w:space="0" w:color="auto"/>
                    <w:left w:val="none" w:sz="0" w:space="0" w:color="auto"/>
                    <w:bottom w:val="none" w:sz="0" w:space="0" w:color="auto"/>
                    <w:right w:val="none" w:sz="0" w:space="0" w:color="auto"/>
                  </w:divBdr>
                </w:div>
                <w:div w:id="543374306">
                  <w:marLeft w:val="0"/>
                  <w:marRight w:val="0"/>
                  <w:marTop w:val="0"/>
                  <w:marBottom w:val="0"/>
                  <w:divBdr>
                    <w:top w:val="none" w:sz="0" w:space="0" w:color="auto"/>
                    <w:left w:val="none" w:sz="0" w:space="0" w:color="auto"/>
                    <w:bottom w:val="none" w:sz="0" w:space="0" w:color="auto"/>
                    <w:right w:val="none" w:sz="0" w:space="0" w:color="auto"/>
                  </w:divBdr>
                </w:div>
                <w:div w:id="565921704">
                  <w:marLeft w:val="0"/>
                  <w:marRight w:val="0"/>
                  <w:marTop w:val="0"/>
                  <w:marBottom w:val="0"/>
                  <w:divBdr>
                    <w:top w:val="none" w:sz="0" w:space="0" w:color="auto"/>
                    <w:left w:val="none" w:sz="0" w:space="0" w:color="auto"/>
                    <w:bottom w:val="none" w:sz="0" w:space="0" w:color="auto"/>
                    <w:right w:val="none" w:sz="0" w:space="0" w:color="auto"/>
                  </w:divBdr>
                </w:div>
                <w:div w:id="708914661">
                  <w:marLeft w:val="0"/>
                  <w:marRight w:val="0"/>
                  <w:marTop w:val="0"/>
                  <w:marBottom w:val="0"/>
                  <w:divBdr>
                    <w:top w:val="none" w:sz="0" w:space="0" w:color="auto"/>
                    <w:left w:val="none" w:sz="0" w:space="0" w:color="auto"/>
                    <w:bottom w:val="none" w:sz="0" w:space="0" w:color="auto"/>
                    <w:right w:val="none" w:sz="0" w:space="0" w:color="auto"/>
                  </w:divBdr>
                </w:div>
                <w:div w:id="764569954">
                  <w:marLeft w:val="0"/>
                  <w:marRight w:val="0"/>
                  <w:marTop w:val="0"/>
                  <w:marBottom w:val="0"/>
                  <w:divBdr>
                    <w:top w:val="none" w:sz="0" w:space="0" w:color="auto"/>
                    <w:left w:val="none" w:sz="0" w:space="0" w:color="auto"/>
                    <w:bottom w:val="none" w:sz="0" w:space="0" w:color="auto"/>
                    <w:right w:val="none" w:sz="0" w:space="0" w:color="auto"/>
                  </w:divBdr>
                </w:div>
                <w:div w:id="800609936">
                  <w:marLeft w:val="0"/>
                  <w:marRight w:val="0"/>
                  <w:marTop w:val="0"/>
                  <w:marBottom w:val="0"/>
                  <w:divBdr>
                    <w:top w:val="none" w:sz="0" w:space="0" w:color="auto"/>
                    <w:left w:val="none" w:sz="0" w:space="0" w:color="auto"/>
                    <w:bottom w:val="none" w:sz="0" w:space="0" w:color="auto"/>
                    <w:right w:val="none" w:sz="0" w:space="0" w:color="auto"/>
                  </w:divBdr>
                </w:div>
                <w:div w:id="804545016">
                  <w:marLeft w:val="0"/>
                  <w:marRight w:val="0"/>
                  <w:marTop w:val="0"/>
                  <w:marBottom w:val="0"/>
                  <w:divBdr>
                    <w:top w:val="none" w:sz="0" w:space="0" w:color="auto"/>
                    <w:left w:val="none" w:sz="0" w:space="0" w:color="auto"/>
                    <w:bottom w:val="none" w:sz="0" w:space="0" w:color="auto"/>
                    <w:right w:val="none" w:sz="0" w:space="0" w:color="auto"/>
                  </w:divBdr>
                </w:div>
                <w:div w:id="880215621">
                  <w:marLeft w:val="0"/>
                  <w:marRight w:val="0"/>
                  <w:marTop w:val="0"/>
                  <w:marBottom w:val="0"/>
                  <w:divBdr>
                    <w:top w:val="none" w:sz="0" w:space="0" w:color="auto"/>
                    <w:left w:val="none" w:sz="0" w:space="0" w:color="auto"/>
                    <w:bottom w:val="none" w:sz="0" w:space="0" w:color="auto"/>
                    <w:right w:val="none" w:sz="0" w:space="0" w:color="auto"/>
                  </w:divBdr>
                </w:div>
                <w:div w:id="896746368">
                  <w:marLeft w:val="0"/>
                  <w:marRight w:val="0"/>
                  <w:marTop w:val="0"/>
                  <w:marBottom w:val="0"/>
                  <w:divBdr>
                    <w:top w:val="none" w:sz="0" w:space="0" w:color="auto"/>
                    <w:left w:val="none" w:sz="0" w:space="0" w:color="auto"/>
                    <w:bottom w:val="none" w:sz="0" w:space="0" w:color="auto"/>
                    <w:right w:val="none" w:sz="0" w:space="0" w:color="auto"/>
                  </w:divBdr>
                </w:div>
                <w:div w:id="941455072">
                  <w:marLeft w:val="0"/>
                  <w:marRight w:val="0"/>
                  <w:marTop w:val="0"/>
                  <w:marBottom w:val="0"/>
                  <w:divBdr>
                    <w:top w:val="none" w:sz="0" w:space="0" w:color="auto"/>
                    <w:left w:val="none" w:sz="0" w:space="0" w:color="auto"/>
                    <w:bottom w:val="none" w:sz="0" w:space="0" w:color="auto"/>
                    <w:right w:val="none" w:sz="0" w:space="0" w:color="auto"/>
                  </w:divBdr>
                </w:div>
                <w:div w:id="1069183832">
                  <w:marLeft w:val="0"/>
                  <w:marRight w:val="0"/>
                  <w:marTop w:val="0"/>
                  <w:marBottom w:val="0"/>
                  <w:divBdr>
                    <w:top w:val="none" w:sz="0" w:space="0" w:color="auto"/>
                    <w:left w:val="none" w:sz="0" w:space="0" w:color="auto"/>
                    <w:bottom w:val="none" w:sz="0" w:space="0" w:color="auto"/>
                    <w:right w:val="none" w:sz="0" w:space="0" w:color="auto"/>
                  </w:divBdr>
                </w:div>
                <w:div w:id="1085539064">
                  <w:marLeft w:val="0"/>
                  <w:marRight w:val="0"/>
                  <w:marTop w:val="0"/>
                  <w:marBottom w:val="0"/>
                  <w:divBdr>
                    <w:top w:val="none" w:sz="0" w:space="0" w:color="auto"/>
                    <w:left w:val="none" w:sz="0" w:space="0" w:color="auto"/>
                    <w:bottom w:val="none" w:sz="0" w:space="0" w:color="auto"/>
                    <w:right w:val="none" w:sz="0" w:space="0" w:color="auto"/>
                  </w:divBdr>
                </w:div>
                <w:div w:id="1092361756">
                  <w:marLeft w:val="0"/>
                  <w:marRight w:val="0"/>
                  <w:marTop w:val="0"/>
                  <w:marBottom w:val="0"/>
                  <w:divBdr>
                    <w:top w:val="none" w:sz="0" w:space="0" w:color="auto"/>
                    <w:left w:val="none" w:sz="0" w:space="0" w:color="auto"/>
                    <w:bottom w:val="none" w:sz="0" w:space="0" w:color="auto"/>
                    <w:right w:val="none" w:sz="0" w:space="0" w:color="auto"/>
                  </w:divBdr>
                </w:div>
                <w:div w:id="1190685063">
                  <w:marLeft w:val="0"/>
                  <w:marRight w:val="0"/>
                  <w:marTop w:val="0"/>
                  <w:marBottom w:val="0"/>
                  <w:divBdr>
                    <w:top w:val="none" w:sz="0" w:space="0" w:color="auto"/>
                    <w:left w:val="none" w:sz="0" w:space="0" w:color="auto"/>
                    <w:bottom w:val="none" w:sz="0" w:space="0" w:color="auto"/>
                    <w:right w:val="none" w:sz="0" w:space="0" w:color="auto"/>
                  </w:divBdr>
                </w:div>
                <w:div w:id="1210997113">
                  <w:marLeft w:val="0"/>
                  <w:marRight w:val="0"/>
                  <w:marTop w:val="0"/>
                  <w:marBottom w:val="0"/>
                  <w:divBdr>
                    <w:top w:val="none" w:sz="0" w:space="0" w:color="auto"/>
                    <w:left w:val="none" w:sz="0" w:space="0" w:color="auto"/>
                    <w:bottom w:val="none" w:sz="0" w:space="0" w:color="auto"/>
                    <w:right w:val="none" w:sz="0" w:space="0" w:color="auto"/>
                  </w:divBdr>
                </w:div>
                <w:div w:id="1388142146">
                  <w:marLeft w:val="0"/>
                  <w:marRight w:val="0"/>
                  <w:marTop w:val="0"/>
                  <w:marBottom w:val="0"/>
                  <w:divBdr>
                    <w:top w:val="none" w:sz="0" w:space="0" w:color="auto"/>
                    <w:left w:val="none" w:sz="0" w:space="0" w:color="auto"/>
                    <w:bottom w:val="none" w:sz="0" w:space="0" w:color="auto"/>
                    <w:right w:val="none" w:sz="0" w:space="0" w:color="auto"/>
                  </w:divBdr>
                </w:div>
                <w:div w:id="1425374725">
                  <w:marLeft w:val="0"/>
                  <w:marRight w:val="0"/>
                  <w:marTop w:val="0"/>
                  <w:marBottom w:val="0"/>
                  <w:divBdr>
                    <w:top w:val="none" w:sz="0" w:space="0" w:color="auto"/>
                    <w:left w:val="none" w:sz="0" w:space="0" w:color="auto"/>
                    <w:bottom w:val="none" w:sz="0" w:space="0" w:color="auto"/>
                    <w:right w:val="none" w:sz="0" w:space="0" w:color="auto"/>
                  </w:divBdr>
                </w:div>
                <w:div w:id="1440221009">
                  <w:marLeft w:val="0"/>
                  <w:marRight w:val="0"/>
                  <w:marTop w:val="0"/>
                  <w:marBottom w:val="0"/>
                  <w:divBdr>
                    <w:top w:val="none" w:sz="0" w:space="0" w:color="auto"/>
                    <w:left w:val="none" w:sz="0" w:space="0" w:color="auto"/>
                    <w:bottom w:val="none" w:sz="0" w:space="0" w:color="auto"/>
                    <w:right w:val="none" w:sz="0" w:space="0" w:color="auto"/>
                  </w:divBdr>
                </w:div>
                <w:div w:id="1456485309">
                  <w:marLeft w:val="0"/>
                  <w:marRight w:val="0"/>
                  <w:marTop w:val="0"/>
                  <w:marBottom w:val="0"/>
                  <w:divBdr>
                    <w:top w:val="none" w:sz="0" w:space="0" w:color="auto"/>
                    <w:left w:val="none" w:sz="0" w:space="0" w:color="auto"/>
                    <w:bottom w:val="none" w:sz="0" w:space="0" w:color="auto"/>
                    <w:right w:val="none" w:sz="0" w:space="0" w:color="auto"/>
                  </w:divBdr>
                </w:div>
                <w:div w:id="1485196474">
                  <w:marLeft w:val="0"/>
                  <w:marRight w:val="0"/>
                  <w:marTop w:val="0"/>
                  <w:marBottom w:val="0"/>
                  <w:divBdr>
                    <w:top w:val="none" w:sz="0" w:space="0" w:color="auto"/>
                    <w:left w:val="none" w:sz="0" w:space="0" w:color="auto"/>
                    <w:bottom w:val="none" w:sz="0" w:space="0" w:color="auto"/>
                    <w:right w:val="none" w:sz="0" w:space="0" w:color="auto"/>
                  </w:divBdr>
                </w:div>
                <w:div w:id="1487471489">
                  <w:marLeft w:val="0"/>
                  <w:marRight w:val="0"/>
                  <w:marTop w:val="0"/>
                  <w:marBottom w:val="0"/>
                  <w:divBdr>
                    <w:top w:val="none" w:sz="0" w:space="0" w:color="auto"/>
                    <w:left w:val="none" w:sz="0" w:space="0" w:color="auto"/>
                    <w:bottom w:val="none" w:sz="0" w:space="0" w:color="auto"/>
                    <w:right w:val="none" w:sz="0" w:space="0" w:color="auto"/>
                  </w:divBdr>
                </w:div>
                <w:div w:id="1799831260">
                  <w:marLeft w:val="0"/>
                  <w:marRight w:val="0"/>
                  <w:marTop w:val="0"/>
                  <w:marBottom w:val="0"/>
                  <w:divBdr>
                    <w:top w:val="none" w:sz="0" w:space="0" w:color="auto"/>
                    <w:left w:val="none" w:sz="0" w:space="0" w:color="auto"/>
                    <w:bottom w:val="none" w:sz="0" w:space="0" w:color="auto"/>
                    <w:right w:val="none" w:sz="0" w:space="0" w:color="auto"/>
                  </w:divBdr>
                </w:div>
                <w:div w:id="1864240808">
                  <w:marLeft w:val="0"/>
                  <w:marRight w:val="0"/>
                  <w:marTop w:val="0"/>
                  <w:marBottom w:val="0"/>
                  <w:divBdr>
                    <w:top w:val="none" w:sz="0" w:space="0" w:color="auto"/>
                    <w:left w:val="none" w:sz="0" w:space="0" w:color="auto"/>
                    <w:bottom w:val="none" w:sz="0" w:space="0" w:color="auto"/>
                    <w:right w:val="none" w:sz="0" w:space="0" w:color="auto"/>
                  </w:divBdr>
                </w:div>
                <w:div w:id="1949269998">
                  <w:marLeft w:val="0"/>
                  <w:marRight w:val="0"/>
                  <w:marTop w:val="0"/>
                  <w:marBottom w:val="0"/>
                  <w:divBdr>
                    <w:top w:val="none" w:sz="0" w:space="0" w:color="auto"/>
                    <w:left w:val="none" w:sz="0" w:space="0" w:color="auto"/>
                    <w:bottom w:val="none" w:sz="0" w:space="0" w:color="auto"/>
                    <w:right w:val="none" w:sz="0" w:space="0" w:color="auto"/>
                  </w:divBdr>
                </w:div>
                <w:div w:id="2021469930">
                  <w:marLeft w:val="0"/>
                  <w:marRight w:val="0"/>
                  <w:marTop w:val="0"/>
                  <w:marBottom w:val="0"/>
                  <w:divBdr>
                    <w:top w:val="none" w:sz="0" w:space="0" w:color="auto"/>
                    <w:left w:val="none" w:sz="0" w:space="0" w:color="auto"/>
                    <w:bottom w:val="none" w:sz="0" w:space="0" w:color="auto"/>
                    <w:right w:val="none" w:sz="0" w:space="0" w:color="auto"/>
                  </w:divBdr>
                </w:div>
                <w:div w:id="2092122338">
                  <w:marLeft w:val="0"/>
                  <w:marRight w:val="0"/>
                  <w:marTop w:val="0"/>
                  <w:marBottom w:val="0"/>
                  <w:divBdr>
                    <w:top w:val="none" w:sz="0" w:space="0" w:color="auto"/>
                    <w:left w:val="none" w:sz="0" w:space="0" w:color="auto"/>
                    <w:bottom w:val="none" w:sz="0" w:space="0" w:color="auto"/>
                    <w:right w:val="none" w:sz="0" w:space="0" w:color="auto"/>
                  </w:divBdr>
                </w:div>
                <w:div w:id="2127503780">
                  <w:marLeft w:val="0"/>
                  <w:marRight w:val="0"/>
                  <w:marTop w:val="0"/>
                  <w:marBottom w:val="0"/>
                  <w:divBdr>
                    <w:top w:val="none" w:sz="0" w:space="0" w:color="auto"/>
                    <w:left w:val="none" w:sz="0" w:space="0" w:color="auto"/>
                    <w:bottom w:val="none" w:sz="0" w:space="0" w:color="auto"/>
                    <w:right w:val="none" w:sz="0" w:space="0" w:color="auto"/>
                  </w:divBdr>
                </w:div>
              </w:divsChild>
            </w:div>
            <w:div w:id="183250431">
              <w:marLeft w:val="0"/>
              <w:marRight w:val="0"/>
              <w:marTop w:val="0"/>
              <w:marBottom w:val="0"/>
              <w:divBdr>
                <w:top w:val="none" w:sz="0" w:space="0" w:color="auto"/>
                <w:left w:val="none" w:sz="0" w:space="0" w:color="auto"/>
                <w:bottom w:val="none" w:sz="0" w:space="0" w:color="auto"/>
                <w:right w:val="none" w:sz="0" w:space="0" w:color="auto"/>
              </w:divBdr>
            </w:div>
            <w:div w:id="183440129">
              <w:marLeft w:val="0"/>
              <w:marRight w:val="0"/>
              <w:marTop w:val="0"/>
              <w:marBottom w:val="0"/>
              <w:divBdr>
                <w:top w:val="none" w:sz="0" w:space="0" w:color="auto"/>
                <w:left w:val="none" w:sz="0" w:space="0" w:color="auto"/>
                <w:bottom w:val="none" w:sz="0" w:space="0" w:color="auto"/>
                <w:right w:val="none" w:sz="0" w:space="0" w:color="auto"/>
              </w:divBdr>
            </w:div>
            <w:div w:id="184709675">
              <w:marLeft w:val="0"/>
              <w:marRight w:val="0"/>
              <w:marTop w:val="0"/>
              <w:marBottom w:val="0"/>
              <w:divBdr>
                <w:top w:val="none" w:sz="0" w:space="0" w:color="auto"/>
                <w:left w:val="none" w:sz="0" w:space="0" w:color="auto"/>
                <w:bottom w:val="none" w:sz="0" w:space="0" w:color="auto"/>
                <w:right w:val="none" w:sz="0" w:space="0" w:color="auto"/>
              </w:divBdr>
            </w:div>
            <w:div w:id="184751302">
              <w:marLeft w:val="0"/>
              <w:marRight w:val="0"/>
              <w:marTop w:val="0"/>
              <w:marBottom w:val="0"/>
              <w:divBdr>
                <w:top w:val="none" w:sz="0" w:space="0" w:color="auto"/>
                <w:left w:val="none" w:sz="0" w:space="0" w:color="auto"/>
                <w:bottom w:val="none" w:sz="0" w:space="0" w:color="auto"/>
                <w:right w:val="none" w:sz="0" w:space="0" w:color="auto"/>
              </w:divBdr>
            </w:div>
            <w:div w:id="185338866">
              <w:marLeft w:val="0"/>
              <w:marRight w:val="0"/>
              <w:marTop w:val="0"/>
              <w:marBottom w:val="0"/>
              <w:divBdr>
                <w:top w:val="none" w:sz="0" w:space="0" w:color="auto"/>
                <w:left w:val="none" w:sz="0" w:space="0" w:color="auto"/>
                <w:bottom w:val="none" w:sz="0" w:space="0" w:color="auto"/>
                <w:right w:val="none" w:sz="0" w:space="0" w:color="auto"/>
              </w:divBdr>
            </w:div>
            <w:div w:id="185873681">
              <w:marLeft w:val="0"/>
              <w:marRight w:val="0"/>
              <w:marTop w:val="0"/>
              <w:marBottom w:val="0"/>
              <w:divBdr>
                <w:top w:val="none" w:sz="0" w:space="0" w:color="auto"/>
                <w:left w:val="none" w:sz="0" w:space="0" w:color="auto"/>
                <w:bottom w:val="none" w:sz="0" w:space="0" w:color="auto"/>
                <w:right w:val="none" w:sz="0" w:space="0" w:color="auto"/>
              </w:divBdr>
            </w:div>
            <w:div w:id="186140787">
              <w:marLeft w:val="0"/>
              <w:marRight w:val="0"/>
              <w:marTop w:val="0"/>
              <w:marBottom w:val="0"/>
              <w:divBdr>
                <w:top w:val="none" w:sz="0" w:space="0" w:color="auto"/>
                <w:left w:val="none" w:sz="0" w:space="0" w:color="auto"/>
                <w:bottom w:val="none" w:sz="0" w:space="0" w:color="auto"/>
                <w:right w:val="none" w:sz="0" w:space="0" w:color="auto"/>
              </w:divBdr>
            </w:div>
            <w:div w:id="187184054">
              <w:marLeft w:val="0"/>
              <w:marRight w:val="0"/>
              <w:marTop w:val="0"/>
              <w:marBottom w:val="0"/>
              <w:divBdr>
                <w:top w:val="none" w:sz="0" w:space="0" w:color="auto"/>
                <w:left w:val="none" w:sz="0" w:space="0" w:color="auto"/>
                <w:bottom w:val="none" w:sz="0" w:space="0" w:color="auto"/>
                <w:right w:val="none" w:sz="0" w:space="0" w:color="auto"/>
              </w:divBdr>
            </w:div>
            <w:div w:id="187525075">
              <w:marLeft w:val="0"/>
              <w:marRight w:val="0"/>
              <w:marTop w:val="0"/>
              <w:marBottom w:val="0"/>
              <w:divBdr>
                <w:top w:val="none" w:sz="0" w:space="0" w:color="auto"/>
                <w:left w:val="none" w:sz="0" w:space="0" w:color="auto"/>
                <w:bottom w:val="none" w:sz="0" w:space="0" w:color="auto"/>
                <w:right w:val="none" w:sz="0" w:space="0" w:color="auto"/>
              </w:divBdr>
            </w:div>
            <w:div w:id="189681862">
              <w:marLeft w:val="0"/>
              <w:marRight w:val="0"/>
              <w:marTop w:val="0"/>
              <w:marBottom w:val="0"/>
              <w:divBdr>
                <w:top w:val="none" w:sz="0" w:space="0" w:color="auto"/>
                <w:left w:val="none" w:sz="0" w:space="0" w:color="auto"/>
                <w:bottom w:val="none" w:sz="0" w:space="0" w:color="auto"/>
                <w:right w:val="none" w:sz="0" w:space="0" w:color="auto"/>
              </w:divBdr>
            </w:div>
            <w:div w:id="192228685">
              <w:marLeft w:val="0"/>
              <w:marRight w:val="0"/>
              <w:marTop w:val="0"/>
              <w:marBottom w:val="0"/>
              <w:divBdr>
                <w:top w:val="none" w:sz="0" w:space="0" w:color="auto"/>
                <w:left w:val="none" w:sz="0" w:space="0" w:color="auto"/>
                <w:bottom w:val="none" w:sz="0" w:space="0" w:color="auto"/>
                <w:right w:val="none" w:sz="0" w:space="0" w:color="auto"/>
              </w:divBdr>
            </w:div>
            <w:div w:id="193076793">
              <w:marLeft w:val="0"/>
              <w:marRight w:val="0"/>
              <w:marTop w:val="0"/>
              <w:marBottom w:val="0"/>
              <w:divBdr>
                <w:top w:val="none" w:sz="0" w:space="0" w:color="auto"/>
                <w:left w:val="none" w:sz="0" w:space="0" w:color="auto"/>
                <w:bottom w:val="none" w:sz="0" w:space="0" w:color="auto"/>
                <w:right w:val="none" w:sz="0" w:space="0" w:color="auto"/>
              </w:divBdr>
            </w:div>
            <w:div w:id="193738474">
              <w:marLeft w:val="0"/>
              <w:marRight w:val="0"/>
              <w:marTop w:val="0"/>
              <w:marBottom w:val="0"/>
              <w:divBdr>
                <w:top w:val="none" w:sz="0" w:space="0" w:color="auto"/>
                <w:left w:val="none" w:sz="0" w:space="0" w:color="auto"/>
                <w:bottom w:val="none" w:sz="0" w:space="0" w:color="auto"/>
                <w:right w:val="none" w:sz="0" w:space="0" w:color="auto"/>
              </w:divBdr>
            </w:div>
            <w:div w:id="197208875">
              <w:marLeft w:val="0"/>
              <w:marRight w:val="0"/>
              <w:marTop w:val="0"/>
              <w:marBottom w:val="0"/>
              <w:divBdr>
                <w:top w:val="none" w:sz="0" w:space="0" w:color="auto"/>
                <w:left w:val="none" w:sz="0" w:space="0" w:color="auto"/>
                <w:bottom w:val="none" w:sz="0" w:space="0" w:color="auto"/>
                <w:right w:val="none" w:sz="0" w:space="0" w:color="auto"/>
              </w:divBdr>
            </w:div>
            <w:div w:id="197396568">
              <w:marLeft w:val="0"/>
              <w:marRight w:val="0"/>
              <w:marTop w:val="0"/>
              <w:marBottom w:val="0"/>
              <w:divBdr>
                <w:top w:val="none" w:sz="0" w:space="0" w:color="auto"/>
                <w:left w:val="none" w:sz="0" w:space="0" w:color="auto"/>
                <w:bottom w:val="none" w:sz="0" w:space="0" w:color="auto"/>
                <w:right w:val="none" w:sz="0" w:space="0" w:color="auto"/>
              </w:divBdr>
            </w:div>
            <w:div w:id="197398835">
              <w:marLeft w:val="0"/>
              <w:marRight w:val="0"/>
              <w:marTop w:val="0"/>
              <w:marBottom w:val="0"/>
              <w:divBdr>
                <w:top w:val="none" w:sz="0" w:space="0" w:color="auto"/>
                <w:left w:val="none" w:sz="0" w:space="0" w:color="auto"/>
                <w:bottom w:val="none" w:sz="0" w:space="0" w:color="auto"/>
                <w:right w:val="none" w:sz="0" w:space="0" w:color="auto"/>
              </w:divBdr>
            </w:div>
            <w:div w:id="197817360">
              <w:marLeft w:val="0"/>
              <w:marRight w:val="0"/>
              <w:marTop w:val="0"/>
              <w:marBottom w:val="0"/>
              <w:divBdr>
                <w:top w:val="none" w:sz="0" w:space="0" w:color="auto"/>
                <w:left w:val="none" w:sz="0" w:space="0" w:color="auto"/>
                <w:bottom w:val="none" w:sz="0" w:space="0" w:color="auto"/>
                <w:right w:val="none" w:sz="0" w:space="0" w:color="auto"/>
              </w:divBdr>
            </w:div>
            <w:div w:id="200287125">
              <w:marLeft w:val="0"/>
              <w:marRight w:val="0"/>
              <w:marTop w:val="0"/>
              <w:marBottom w:val="0"/>
              <w:divBdr>
                <w:top w:val="none" w:sz="0" w:space="0" w:color="auto"/>
                <w:left w:val="none" w:sz="0" w:space="0" w:color="auto"/>
                <w:bottom w:val="none" w:sz="0" w:space="0" w:color="auto"/>
                <w:right w:val="none" w:sz="0" w:space="0" w:color="auto"/>
              </w:divBdr>
            </w:div>
            <w:div w:id="201673766">
              <w:marLeft w:val="0"/>
              <w:marRight w:val="0"/>
              <w:marTop w:val="0"/>
              <w:marBottom w:val="0"/>
              <w:divBdr>
                <w:top w:val="none" w:sz="0" w:space="0" w:color="auto"/>
                <w:left w:val="none" w:sz="0" w:space="0" w:color="auto"/>
                <w:bottom w:val="none" w:sz="0" w:space="0" w:color="auto"/>
                <w:right w:val="none" w:sz="0" w:space="0" w:color="auto"/>
              </w:divBdr>
            </w:div>
            <w:div w:id="204488781">
              <w:marLeft w:val="0"/>
              <w:marRight w:val="0"/>
              <w:marTop w:val="0"/>
              <w:marBottom w:val="0"/>
              <w:divBdr>
                <w:top w:val="none" w:sz="0" w:space="0" w:color="auto"/>
                <w:left w:val="none" w:sz="0" w:space="0" w:color="auto"/>
                <w:bottom w:val="none" w:sz="0" w:space="0" w:color="auto"/>
                <w:right w:val="none" w:sz="0" w:space="0" w:color="auto"/>
              </w:divBdr>
            </w:div>
            <w:div w:id="205605304">
              <w:marLeft w:val="0"/>
              <w:marRight w:val="0"/>
              <w:marTop w:val="0"/>
              <w:marBottom w:val="0"/>
              <w:divBdr>
                <w:top w:val="none" w:sz="0" w:space="0" w:color="auto"/>
                <w:left w:val="none" w:sz="0" w:space="0" w:color="auto"/>
                <w:bottom w:val="none" w:sz="0" w:space="0" w:color="auto"/>
                <w:right w:val="none" w:sz="0" w:space="0" w:color="auto"/>
              </w:divBdr>
            </w:div>
            <w:div w:id="205719227">
              <w:marLeft w:val="0"/>
              <w:marRight w:val="0"/>
              <w:marTop w:val="0"/>
              <w:marBottom w:val="0"/>
              <w:divBdr>
                <w:top w:val="none" w:sz="0" w:space="0" w:color="auto"/>
                <w:left w:val="none" w:sz="0" w:space="0" w:color="auto"/>
                <w:bottom w:val="none" w:sz="0" w:space="0" w:color="auto"/>
                <w:right w:val="none" w:sz="0" w:space="0" w:color="auto"/>
              </w:divBdr>
            </w:div>
            <w:div w:id="208499228">
              <w:marLeft w:val="0"/>
              <w:marRight w:val="0"/>
              <w:marTop w:val="0"/>
              <w:marBottom w:val="0"/>
              <w:divBdr>
                <w:top w:val="none" w:sz="0" w:space="0" w:color="auto"/>
                <w:left w:val="none" w:sz="0" w:space="0" w:color="auto"/>
                <w:bottom w:val="none" w:sz="0" w:space="0" w:color="auto"/>
                <w:right w:val="none" w:sz="0" w:space="0" w:color="auto"/>
              </w:divBdr>
            </w:div>
            <w:div w:id="208499967">
              <w:marLeft w:val="0"/>
              <w:marRight w:val="0"/>
              <w:marTop w:val="0"/>
              <w:marBottom w:val="0"/>
              <w:divBdr>
                <w:top w:val="none" w:sz="0" w:space="0" w:color="auto"/>
                <w:left w:val="none" w:sz="0" w:space="0" w:color="auto"/>
                <w:bottom w:val="none" w:sz="0" w:space="0" w:color="auto"/>
                <w:right w:val="none" w:sz="0" w:space="0" w:color="auto"/>
              </w:divBdr>
            </w:div>
            <w:div w:id="209347457">
              <w:marLeft w:val="0"/>
              <w:marRight w:val="0"/>
              <w:marTop w:val="0"/>
              <w:marBottom w:val="0"/>
              <w:divBdr>
                <w:top w:val="none" w:sz="0" w:space="0" w:color="auto"/>
                <w:left w:val="none" w:sz="0" w:space="0" w:color="auto"/>
                <w:bottom w:val="none" w:sz="0" w:space="0" w:color="auto"/>
                <w:right w:val="none" w:sz="0" w:space="0" w:color="auto"/>
              </w:divBdr>
            </w:div>
            <w:div w:id="210459312">
              <w:marLeft w:val="0"/>
              <w:marRight w:val="0"/>
              <w:marTop w:val="0"/>
              <w:marBottom w:val="0"/>
              <w:divBdr>
                <w:top w:val="none" w:sz="0" w:space="0" w:color="auto"/>
                <w:left w:val="none" w:sz="0" w:space="0" w:color="auto"/>
                <w:bottom w:val="none" w:sz="0" w:space="0" w:color="auto"/>
                <w:right w:val="none" w:sz="0" w:space="0" w:color="auto"/>
              </w:divBdr>
            </w:div>
            <w:div w:id="210969232">
              <w:marLeft w:val="0"/>
              <w:marRight w:val="0"/>
              <w:marTop w:val="0"/>
              <w:marBottom w:val="0"/>
              <w:divBdr>
                <w:top w:val="none" w:sz="0" w:space="0" w:color="auto"/>
                <w:left w:val="none" w:sz="0" w:space="0" w:color="auto"/>
                <w:bottom w:val="none" w:sz="0" w:space="0" w:color="auto"/>
                <w:right w:val="none" w:sz="0" w:space="0" w:color="auto"/>
              </w:divBdr>
            </w:div>
            <w:div w:id="213128186">
              <w:marLeft w:val="0"/>
              <w:marRight w:val="0"/>
              <w:marTop w:val="0"/>
              <w:marBottom w:val="0"/>
              <w:divBdr>
                <w:top w:val="none" w:sz="0" w:space="0" w:color="auto"/>
                <w:left w:val="none" w:sz="0" w:space="0" w:color="auto"/>
                <w:bottom w:val="none" w:sz="0" w:space="0" w:color="auto"/>
                <w:right w:val="none" w:sz="0" w:space="0" w:color="auto"/>
              </w:divBdr>
            </w:div>
            <w:div w:id="215049093">
              <w:marLeft w:val="0"/>
              <w:marRight w:val="0"/>
              <w:marTop w:val="0"/>
              <w:marBottom w:val="0"/>
              <w:divBdr>
                <w:top w:val="none" w:sz="0" w:space="0" w:color="auto"/>
                <w:left w:val="none" w:sz="0" w:space="0" w:color="auto"/>
                <w:bottom w:val="none" w:sz="0" w:space="0" w:color="auto"/>
                <w:right w:val="none" w:sz="0" w:space="0" w:color="auto"/>
              </w:divBdr>
            </w:div>
            <w:div w:id="215508914">
              <w:marLeft w:val="0"/>
              <w:marRight w:val="0"/>
              <w:marTop w:val="0"/>
              <w:marBottom w:val="0"/>
              <w:divBdr>
                <w:top w:val="none" w:sz="0" w:space="0" w:color="auto"/>
                <w:left w:val="none" w:sz="0" w:space="0" w:color="auto"/>
                <w:bottom w:val="none" w:sz="0" w:space="0" w:color="auto"/>
                <w:right w:val="none" w:sz="0" w:space="0" w:color="auto"/>
              </w:divBdr>
            </w:div>
            <w:div w:id="215632635">
              <w:marLeft w:val="0"/>
              <w:marRight w:val="0"/>
              <w:marTop w:val="0"/>
              <w:marBottom w:val="0"/>
              <w:divBdr>
                <w:top w:val="none" w:sz="0" w:space="0" w:color="auto"/>
                <w:left w:val="none" w:sz="0" w:space="0" w:color="auto"/>
                <w:bottom w:val="none" w:sz="0" w:space="0" w:color="auto"/>
                <w:right w:val="none" w:sz="0" w:space="0" w:color="auto"/>
              </w:divBdr>
            </w:div>
            <w:div w:id="217404752">
              <w:marLeft w:val="0"/>
              <w:marRight w:val="0"/>
              <w:marTop w:val="0"/>
              <w:marBottom w:val="0"/>
              <w:divBdr>
                <w:top w:val="none" w:sz="0" w:space="0" w:color="auto"/>
                <w:left w:val="none" w:sz="0" w:space="0" w:color="auto"/>
                <w:bottom w:val="none" w:sz="0" w:space="0" w:color="auto"/>
                <w:right w:val="none" w:sz="0" w:space="0" w:color="auto"/>
              </w:divBdr>
            </w:div>
            <w:div w:id="218133334">
              <w:marLeft w:val="0"/>
              <w:marRight w:val="0"/>
              <w:marTop w:val="0"/>
              <w:marBottom w:val="0"/>
              <w:divBdr>
                <w:top w:val="none" w:sz="0" w:space="0" w:color="auto"/>
                <w:left w:val="none" w:sz="0" w:space="0" w:color="auto"/>
                <w:bottom w:val="none" w:sz="0" w:space="0" w:color="auto"/>
                <w:right w:val="none" w:sz="0" w:space="0" w:color="auto"/>
              </w:divBdr>
            </w:div>
            <w:div w:id="220599477">
              <w:marLeft w:val="0"/>
              <w:marRight w:val="0"/>
              <w:marTop w:val="0"/>
              <w:marBottom w:val="0"/>
              <w:divBdr>
                <w:top w:val="none" w:sz="0" w:space="0" w:color="auto"/>
                <w:left w:val="none" w:sz="0" w:space="0" w:color="auto"/>
                <w:bottom w:val="none" w:sz="0" w:space="0" w:color="auto"/>
                <w:right w:val="none" w:sz="0" w:space="0" w:color="auto"/>
              </w:divBdr>
            </w:div>
            <w:div w:id="221912859">
              <w:marLeft w:val="0"/>
              <w:marRight w:val="0"/>
              <w:marTop w:val="0"/>
              <w:marBottom w:val="0"/>
              <w:divBdr>
                <w:top w:val="none" w:sz="0" w:space="0" w:color="auto"/>
                <w:left w:val="none" w:sz="0" w:space="0" w:color="auto"/>
                <w:bottom w:val="none" w:sz="0" w:space="0" w:color="auto"/>
                <w:right w:val="none" w:sz="0" w:space="0" w:color="auto"/>
              </w:divBdr>
            </w:div>
            <w:div w:id="222301293">
              <w:marLeft w:val="0"/>
              <w:marRight w:val="0"/>
              <w:marTop w:val="0"/>
              <w:marBottom w:val="0"/>
              <w:divBdr>
                <w:top w:val="none" w:sz="0" w:space="0" w:color="auto"/>
                <w:left w:val="none" w:sz="0" w:space="0" w:color="auto"/>
                <w:bottom w:val="none" w:sz="0" w:space="0" w:color="auto"/>
                <w:right w:val="none" w:sz="0" w:space="0" w:color="auto"/>
              </w:divBdr>
            </w:div>
            <w:div w:id="222376103">
              <w:marLeft w:val="0"/>
              <w:marRight w:val="0"/>
              <w:marTop w:val="0"/>
              <w:marBottom w:val="0"/>
              <w:divBdr>
                <w:top w:val="none" w:sz="0" w:space="0" w:color="auto"/>
                <w:left w:val="none" w:sz="0" w:space="0" w:color="auto"/>
                <w:bottom w:val="none" w:sz="0" w:space="0" w:color="auto"/>
                <w:right w:val="none" w:sz="0" w:space="0" w:color="auto"/>
              </w:divBdr>
            </w:div>
            <w:div w:id="224072238">
              <w:marLeft w:val="0"/>
              <w:marRight w:val="0"/>
              <w:marTop w:val="0"/>
              <w:marBottom w:val="0"/>
              <w:divBdr>
                <w:top w:val="none" w:sz="0" w:space="0" w:color="auto"/>
                <w:left w:val="none" w:sz="0" w:space="0" w:color="auto"/>
                <w:bottom w:val="none" w:sz="0" w:space="0" w:color="auto"/>
                <w:right w:val="none" w:sz="0" w:space="0" w:color="auto"/>
              </w:divBdr>
            </w:div>
            <w:div w:id="224488093">
              <w:marLeft w:val="0"/>
              <w:marRight w:val="0"/>
              <w:marTop w:val="0"/>
              <w:marBottom w:val="0"/>
              <w:divBdr>
                <w:top w:val="none" w:sz="0" w:space="0" w:color="auto"/>
                <w:left w:val="none" w:sz="0" w:space="0" w:color="auto"/>
                <w:bottom w:val="none" w:sz="0" w:space="0" w:color="auto"/>
                <w:right w:val="none" w:sz="0" w:space="0" w:color="auto"/>
              </w:divBdr>
            </w:div>
            <w:div w:id="225075254">
              <w:marLeft w:val="0"/>
              <w:marRight w:val="0"/>
              <w:marTop w:val="0"/>
              <w:marBottom w:val="0"/>
              <w:divBdr>
                <w:top w:val="none" w:sz="0" w:space="0" w:color="auto"/>
                <w:left w:val="none" w:sz="0" w:space="0" w:color="auto"/>
                <w:bottom w:val="none" w:sz="0" w:space="0" w:color="auto"/>
                <w:right w:val="none" w:sz="0" w:space="0" w:color="auto"/>
              </w:divBdr>
            </w:div>
            <w:div w:id="226107835">
              <w:marLeft w:val="0"/>
              <w:marRight w:val="0"/>
              <w:marTop w:val="0"/>
              <w:marBottom w:val="0"/>
              <w:divBdr>
                <w:top w:val="none" w:sz="0" w:space="0" w:color="auto"/>
                <w:left w:val="none" w:sz="0" w:space="0" w:color="auto"/>
                <w:bottom w:val="none" w:sz="0" w:space="0" w:color="auto"/>
                <w:right w:val="none" w:sz="0" w:space="0" w:color="auto"/>
              </w:divBdr>
            </w:div>
            <w:div w:id="232083844">
              <w:marLeft w:val="0"/>
              <w:marRight w:val="0"/>
              <w:marTop w:val="0"/>
              <w:marBottom w:val="0"/>
              <w:divBdr>
                <w:top w:val="none" w:sz="0" w:space="0" w:color="auto"/>
                <w:left w:val="none" w:sz="0" w:space="0" w:color="auto"/>
                <w:bottom w:val="none" w:sz="0" w:space="0" w:color="auto"/>
                <w:right w:val="none" w:sz="0" w:space="0" w:color="auto"/>
              </w:divBdr>
            </w:div>
            <w:div w:id="232279566">
              <w:marLeft w:val="0"/>
              <w:marRight w:val="0"/>
              <w:marTop w:val="0"/>
              <w:marBottom w:val="0"/>
              <w:divBdr>
                <w:top w:val="none" w:sz="0" w:space="0" w:color="auto"/>
                <w:left w:val="none" w:sz="0" w:space="0" w:color="auto"/>
                <w:bottom w:val="none" w:sz="0" w:space="0" w:color="auto"/>
                <w:right w:val="none" w:sz="0" w:space="0" w:color="auto"/>
              </w:divBdr>
            </w:div>
            <w:div w:id="232281692">
              <w:marLeft w:val="0"/>
              <w:marRight w:val="0"/>
              <w:marTop w:val="0"/>
              <w:marBottom w:val="0"/>
              <w:divBdr>
                <w:top w:val="none" w:sz="0" w:space="0" w:color="auto"/>
                <w:left w:val="none" w:sz="0" w:space="0" w:color="auto"/>
                <w:bottom w:val="none" w:sz="0" w:space="0" w:color="auto"/>
                <w:right w:val="none" w:sz="0" w:space="0" w:color="auto"/>
              </w:divBdr>
            </w:div>
            <w:div w:id="232667212">
              <w:marLeft w:val="0"/>
              <w:marRight w:val="0"/>
              <w:marTop w:val="0"/>
              <w:marBottom w:val="0"/>
              <w:divBdr>
                <w:top w:val="none" w:sz="0" w:space="0" w:color="auto"/>
                <w:left w:val="none" w:sz="0" w:space="0" w:color="auto"/>
                <w:bottom w:val="none" w:sz="0" w:space="0" w:color="auto"/>
                <w:right w:val="none" w:sz="0" w:space="0" w:color="auto"/>
              </w:divBdr>
            </w:div>
            <w:div w:id="234362783">
              <w:marLeft w:val="0"/>
              <w:marRight w:val="0"/>
              <w:marTop w:val="0"/>
              <w:marBottom w:val="0"/>
              <w:divBdr>
                <w:top w:val="none" w:sz="0" w:space="0" w:color="auto"/>
                <w:left w:val="none" w:sz="0" w:space="0" w:color="auto"/>
                <w:bottom w:val="none" w:sz="0" w:space="0" w:color="auto"/>
                <w:right w:val="none" w:sz="0" w:space="0" w:color="auto"/>
              </w:divBdr>
            </w:div>
            <w:div w:id="236524784">
              <w:marLeft w:val="0"/>
              <w:marRight w:val="0"/>
              <w:marTop w:val="0"/>
              <w:marBottom w:val="0"/>
              <w:divBdr>
                <w:top w:val="none" w:sz="0" w:space="0" w:color="auto"/>
                <w:left w:val="none" w:sz="0" w:space="0" w:color="auto"/>
                <w:bottom w:val="none" w:sz="0" w:space="0" w:color="auto"/>
                <w:right w:val="none" w:sz="0" w:space="0" w:color="auto"/>
              </w:divBdr>
            </w:div>
            <w:div w:id="236594501">
              <w:marLeft w:val="0"/>
              <w:marRight w:val="0"/>
              <w:marTop w:val="0"/>
              <w:marBottom w:val="0"/>
              <w:divBdr>
                <w:top w:val="none" w:sz="0" w:space="0" w:color="auto"/>
                <w:left w:val="none" w:sz="0" w:space="0" w:color="auto"/>
                <w:bottom w:val="none" w:sz="0" w:space="0" w:color="auto"/>
                <w:right w:val="none" w:sz="0" w:space="0" w:color="auto"/>
              </w:divBdr>
            </w:div>
            <w:div w:id="239170302">
              <w:marLeft w:val="0"/>
              <w:marRight w:val="0"/>
              <w:marTop w:val="0"/>
              <w:marBottom w:val="0"/>
              <w:divBdr>
                <w:top w:val="none" w:sz="0" w:space="0" w:color="auto"/>
                <w:left w:val="none" w:sz="0" w:space="0" w:color="auto"/>
                <w:bottom w:val="none" w:sz="0" w:space="0" w:color="auto"/>
                <w:right w:val="none" w:sz="0" w:space="0" w:color="auto"/>
              </w:divBdr>
            </w:div>
            <w:div w:id="240218456">
              <w:marLeft w:val="0"/>
              <w:marRight w:val="0"/>
              <w:marTop w:val="0"/>
              <w:marBottom w:val="0"/>
              <w:divBdr>
                <w:top w:val="none" w:sz="0" w:space="0" w:color="auto"/>
                <w:left w:val="none" w:sz="0" w:space="0" w:color="auto"/>
                <w:bottom w:val="none" w:sz="0" w:space="0" w:color="auto"/>
                <w:right w:val="none" w:sz="0" w:space="0" w:color="auto"/>
              </w:divBdr>
            </w:div>
            <w:div w:id="243078219">
              <w:marLeft w:val="0"/>
              <w:marRight w:val="0"/>
              <w:marTop w:val="0"/>
              <w:marBottom w:val="0"/>
              <w:divBdr>
                <w:top w:val="none" w:sz="0" w:space="0" w:color="auto"/>
                <w:left w:val="none" w:sz="0" w:space="0" w:color="auto"/>
                <w:bottom w:val="none" w:sz="0" w:space="0" w:color="auto"/>
                <w:right w:val="none" w:sz="0" w:space="0" w:color="auto"/>
              </w:divBdr>
            </w:div>
            <w:div w:id="243103126">
              <w:marLeft w:val="0"/>
              <w:marRight w:val="0"/>
              <w:marTop w:val="0"/>
              <w:marBottom w:val="0"/>
              <w:divBdr>
                <w:top w:val="none" w:sz="0" w:space="0" w:color="auto"/>
                <w:left w:val="none" w:sz="0" w:space="0" w:color="auto"/>
                <w:bottom w:val="none" w:sz="0" w:space="0" w:color="auto"/>
                <w:right w:val="none" w:sz="0" w:space="0" w:color="auto"/>
              </w:divBdr>
            </w:div>
            <w:div w:id="243221491">
              <w:marLeft w:val="0"/>
              <w:marRight w:val="0"/>
              <w:marTop w:val="0"/>
              <w:marBottom w:val="0"/>
              <w:divBdr>
                <w:top w:val="none" w:sz="0" w:space="0" w:color="auto"/>
                <w:left w:val="none" w:sz="0" w:space="0" w:color="auto"/>
                <w:bottom w:val="none" w:sz="0" w:space="0" w:color="auto"/>
                <w:right w:val="none" w:sz="0" w:space="0" w:color="auto"/>
              </w:divBdr>
            </w:div>
            <w:div w:id="246892409">
              <w:marLeft w:val="0"/>
              <w:marRight w:val="0"/>
              <w:marTop w:val="0"/>
              <w:marBottom w:val="0"/>
              <w:divBdr>
                <w:top w:val="none" w:sz="0" w:space="0" w:color="auto"/>
                <w:left w:val="none" w:sz="0" w:space="0" w:color="auto"/>
                <w:bottom w:val="none" w:sz="0" w:space="0" w:color="auto"/>
                <w:right w:val="none" w:sz="0" w:space="0" w:color="auto"/>
              </w:divBdr>
            </w:div>
            <w:div w:id="247279174">
              <w:marLeft w:val="0"/>
              <w:marRight w:val="0"/>
              <w:marTop w:val="0"/>
              <w:marBottom w:val="0"/>
              <w:divBdr>
                <w:top w:val="none" w:sz="0" w:space="0" w:color="auto"/>
                <w:left w:val="none" w:sz="0" w:space="0" w:color="auto"/>
                <w:bottom w:val="none" w:sz="0" w:space="0" w:color="auto"/>
                <w:right w:val="none" w:sz="0" w:space="0" w:color="auto"/>
              </w:divBdr>
            </w:div>
            <w:div w:id="249584678">
              <w:marLeft w:val="0"/>
              <w:marRight w:val="0"/>
              <w:marTop w:val="0"/>
              <w:marBottom w:val="0"/>
              <w:divBdr>
                <w:top w:val="none" w:sz="0" w:space="0" w:color="auto"/>
                <w:left w:val="none" w:sz="0" w:space="0" w:color="auto"/>
                <w:bottom w:val="none" w:sz="0" w:space="0" w:color="auto"/>
                <w:right w:val="none" w:sz="0" w:space="0" w:color="auto"/>
              </w:divBdr>
            </w:div>
            <w:div w:id="250822969">
              <w:marLeft w:val="0"/>
              <w:marRight w:val="0"/>
              <w:marTop w:val="0"/>
              <w:marBottom w:val="0"/>
              <w:divBdr>
                <w:top w:val="none" w:sz="0" w:space="0" w:color="auto"/>
                <w:left w:val="none" w:sz="0" w:space="0" w:color="auto"/>
                <w:bottom w:val="none" w:sz="0" w:space="0" w:color="auto"/>
                <w:right w:val="none" w:sz="0" w:space="0" w:color="auto"/>
              </w:divBdr>
            </w:div>
            <w:div w:id="251090614">
              <w:marLeft w:val="0"/>
              <w:marRight w:val="0"/>
              <w:marTop w:val="0"/>
              <w:marBottom w:val="0"/>
              <w:divBdr>
                <w:top w:val="none" w:sz="0" w:space="0" w:color="auto"/>
                <w:left w:val="none" w:sz="0" w:space="0" w:color="auto"/>
                <w:bottom w:val="none" w:sz="0" w:space="0" w:color="auto"/>
                <w:right w:val="none" w:sz="0" w:space="0" w:color="auto"/>
              </w:divBdr>
            </w:div>
            <w:div w:id="253100823">
              <w:marLeft w:val="0"/>
              <w:marRight w:val="0"/>
              <w:marTop w:val="0"/>
              <w:marBottom w:val="0"/>
              <w:divBdr>
                <w:top w:val="none" w:sz="0" w:space="0" w:color="auto"/>
                <w:left w:val="none" w:sz="0" w:space="0" w:color="auto"/>
                <w:bottom w:val="none" w:sz="0" w:space="0" w:color="auto"/>
                <w:right w:val="none" w:sz="0" w:space="0" w:color="auto"/>
              </w:divBdr>
            </w:div>
            <w:div w:id="254166534">
              <w:marLeft w:val="0"/>
              <w:marRight w:val="0"/>
              <w:marTop w:val="0"/>
              <w:marBottom w:val="0"/>
              <w:divBdr>
                <w:top w:val="none" w:sz="0" w:space="0" w:color="auto"/>
                <w:left w:val="none" w:sz="0" w:space="0" w:color="auto"/>
                <w:bottom w:val="none" w:sz="0" w:space="0" w:color="auto"/>
                <w:right w:val="none" w:sz="0" w:space="0" w:color="auto"/>
              </w:divBdr>
            </w:div>
            <w:div w:id="254411263">
              <w:marLeft w:val="0"/>
              <w:marRight w:val="0"/>
              <w:marTop w:val="0"/>
              <w:marBottom w:val="0"/>
              <w:divBdr>
                <w:top w:val="none" w:sz="0" w:space="0" w:color="auto"/>
                <w:left w:val="none" w:sz="0" w:space="0" w:color="auto"/>
                <w:bottom w:val="none" w:sz="0" w:space="0" w:color="auto"/>
                <w:right w:val="none" w:sz="0" w:space="0" w:color="auto"/>
              </w:divBdr>
            </w:div>
            <w:div w:id="254628194">
              <w:marLeft w:val="0"/>
              <w:marRight w:val="0"/>
              <w:marTop w:val="0"/>
              <w:marBottom w:val="0"/>
              <w:divBdr>
                <w:top w:val="none" w:sz="0" w:space="0" w:color="auto"/>
                <w:left w:val="none" w:sz="0" w:space="0" w:color="auto"/>
                <w:bottom w:val="none" w:sz="0" w:space="0" w:color="auto"/>
                <w:right w:val="none" w:sz="0" w:space="0" w:color="auto"/>
              </w:divBdr>
            </w:div>
            <w:div w:id="254900569">
              <w:marLeft w:val="0"/>
              <w:marRight w:val="0"/>
              <w:marTop w:val="0"/>
              <w:marBottom w:val="0"/>
              <w:divBdr>
                <w:top w:val="none" w:sz="0" w:space="0" w:color="auto"/>
                <w:left w:val="none" w:sz="0" w:space="0" w:color="auto"/>
                <w:bottom w:val="none" w:sz="0" w:space="0" w:color="auto"/>
                <w:right w:val="none" w:sz="0" w:space="0" w:color="auto"/>
              </w:divBdr>
            </w:div>
            <w:div w:id="258224285">
              <w:marLeft w:val="0"/>
              <w:marRight w:val="0"/>
              <w:marTop w:val="0"/>
              <w:marBottom w:val="0"/>
              <w:divBdr>
                <w:top w:val="none" w:sz="0" w:space="0" w:color="auto"/>
                <w:left w:val="none" w:sz="0" w:space="0" w:color="auto"/>
                <w:bottom w:val="none" w:sz="0" w:space="0" w:color="auto"/>
                <w:right w:val="none" w:sz="0" w:space="0" w:color="auto"/>
              </w:divBdr>
            </w:div>
            <w:div w:id="258683429">
              <w:marLeft w:val="0"/>
              <w:marRight w:val="0"/>
              <w:marTop w:val="0"/>
              <w:marBottom w:val="0"/>
              <w:divBdr>
                <w:top w:val="none" w:sz="0" w:space="0" w:color="auto"/>
                <w:left w:val="none" w:sz="0" w:space="0" w:color="auto"/>
                <w:bottom w:val="none" w:sz="0" w:space="0" w:color="auto"/>
                <w:right w:val="none" w:sz="0" w:space="0" w:color="auto"/>
              </w:divBdr>
            </w:div>
            <w:div w:id="260451031">
              <w:marLeft w:val="0"/>
              <w:marRight w:val="0"/>
              <w:marTop w:val="0"/>
              <w:marBottom w:val="0"/>
              <w:divBdr>
                <w:top w:val="none" w:sz="0" w:space="0" w:color="auto"/>
                <w:left w:val="none" w:sz="0" w:space="0" w:color="auto"/>
                <w:bottom w:val="none" w:sz="0" w:space="0" w:color="auto"/>
                <w:right w:val="none" w:sz="0" w:space="0" w:color="auto"/>
              </w:divBdr>
            </w:div>
            <w:div w:id="262345140">
              <w:marLeft w:val="0"/>
              <w:marRight w:val="0"/>
              <w:marTop w:val="0"/>
              <w:marBottom w:val="0"/>
              <w:divBdr>
                <w:top w:val="none" w:sz="0" w:space="0" w:color="auto"/>
                <w:left w:val="none" w:sz="0" w:space="0" w:color="auto"/>
                <w:bottom w:val="none" w:sz="0" w:space="0" w:color="auto"/>
                <w:right w:val="none" w:sz="0" w:space="0" w:color="auto"/>
              </w:divBdr>
            </w:div>
            <w:div w:id="262614880">
              <w:marLeft w:val="0"/>
              <w:marRight w:val="0"/>
              <w:marTop w:val="0"/>
              <w:marBottom w:val="0"/>
              <w:divBdr>
                <w:top w:val="none" w:sz="0" w:space="0" w:color="auto"/>
                <w:left w:val="none" w:sz="0" w:space="0" w:color="auto"/>
                <w:bottom w:val="none" w:sz="0" w:space="0" w:color="auto"/>
                <w:right w:val="none" w:sz="0" w:space="0" w:color="auto"/>
              </w:divBdr>
            </w:div>
            <w:div w:id="263224556">
              <w:marLeft w:val="0"/>
              <w:marRight w:val="0"/>
              <w:marTop w:val="0"/>
              <w:marBottom w:val="0"/>
              <w:divBdr>
                <w:top w:val="none" w:sz="0" w:space="0" w:color="auto"/>
                <w:left w:val="none" w:sz="0" w:space="0" w:color="auto"/>
                <w:bottom w:val="none" w:sz="0" w:space="0" w:color="auto"/>
                <w:right w:val="none" w:sz="0" w:space="0" w:color="auto"/>
              </w:divBdr>
            </w:div>
            <w:div w:id="264002498">
              <w:marLeft w:val="0"/>
              <w:marRight w:val="0"/>
              <w:marTop w:val="0"/>
              <w:marBottom w:val="0"/>
              <w:divBdr>
                <w:top w:val="none" w:sz="0" w:space="0" w:color="auto"/>
                <w:left w:val="none" w:sz="0" w:space="0" w:color="auto"/>
                <w:bottom w:val="none" w:sz="0" w:space="0" w:color="auto"/>
                <w:right w:val="none" w:sz="0" w:space="0" w:color="auto"/>
              </w:divBdr>
            </w:div>
            <w:div w:id="264120213">
              <w:marLeft w:val="0"/>
              <w:marRight w:val="0"/>
              <w:marTop w:val="0"/>
              <w:marBottom w:val="0"/>
              <w:divBdr>
                <w:top w:val="none" w:sz="0" w:space="0" w:color="auto"/>
                <w:left w:val="none" w:sz="0" w:space="0" w:color="auto"/>
                <w:bottom w:val="none" w:sz="0" w:space="0" w:color="auto"/>
                <w:right w:val="none" w:sz="0" w:space="0" w:color="auto"/>
              </w:divBdr>
            </w:div>
            <w:div w:id="265119514">
              <w:marLeft w:val="0"/>
              <w:marRight w:val="0"/>
              <w:marTop w:val="0"/>
              <w:marBottom w:val="0"/>
              <w:divBdr>
                <w:top w:val="none" w:sz="0" w:space="0" w:color="auto"/>
                <w:left w:val="none" w:sz="0" w:space="0" w:color="auto"/>
                <w:bottom w:val="none" w:sz="0" w:space="0" w:color="auto"/>
                <w:right w:val="none" w:sz="0" w:space="0" w:color="auto"/>
              </w:divBdr>
            </w:div>
            <w:div w:id="265427048">
              <w:marLeft w:val="0"/>
              <w:marRight w:val="0"/>
              <w:marTop w:val="0"/>
              <w:marBottom w:val="0"/>
              <w:divBdr>
                <w:top w:val="none" w:sz="0" w:space="0" w:color="auto"/>
                <w:left w:val="none" w:sz="0" w:space="0" w:color="auto"/>
                <w:bottom w:val="none" w:sz="0" w:space="0" w:color="auto"/>
                <w:right w:val="none" w:sz="0" w:space="0" w:color="auto"/>
              </w:divBdr>
            </w:div>
            <w:div w:id="266737833">
              <w:marLeft w:val="0"/>
              <w:marRight w:val="0"/>
              <w:marTop w:val="0"/>
              <w:marBottom w:val="0"/>
              <w:divBdr>
                <w:top w:val="none" w:sz="0" w:space="0" w:color="auto"/>
                <w:left w:val="none" w:sz="0" w:space="0" w:color="auto"/>
                <w:bottom w:val="none" w:sz="0" w:space="0" w:color="auto"/>
                <w:right w:val="none" w:sz="0" w:space="0" w:color="auto"/>
              </w:divBdr>
            </w:div>
            <w:div w:id="268510329">
              <w:marLeft w:val="0"/>
              <w:marRight w:val="0"/>
              <w:marTop w:val="0"/>
              <w:marBottom w:val="0"/>
              <w:divBdr>
                <w:top w:val="none" w:sz="0" w:space="0" w:color="auto"/>
                <w:left w:val="none" w:sz="0" w:space="0" w:color="auto"/>
                <w:bottom w:val="none" w:sz="0" w:space="0" w:color="auto"/>
                <w:right w:val="none" w:sz="0" w:space="0" w:color="auto"/>
              </w:divBdr>
            </w:div>
            <w:div w:id="268661599">
              <w:marLeft w:val="0"/>
              <w:marRight w:val="0"/>
              <w:marTop w:val="0"/>
              <w:marBottom w:val="0"/>
              <w:divBdr>
                <w:top w:val="none" w:sz="0" w:space="0" w:color="auto"/>
                <w:left w:val="none" w:sz="0" w:space="0" w:color="auto"/>
                <w:bottom w:val="none" w:sz="0" w:space="0" w:color="auto"/>
                <w:right w:val="none" w:sz="0" w:space="0" w:color="auto"/>
              </w:divBdr>
            </w:div>
            <w:div w:id="271404188">
              <w:marLeft w:val="0"/>
              <w:marRight w:val="0"/>
              <w:marTop w:val="0"/>
              <w:marBottom w:val="0"/>
              <w:divBdr>
                <w:top w:val="none" w:sz="0" w:space="0" w:color="auto"/>
                <w:left w:val="none" w:sz="0" w:space="0" w:color="auto"/>
                <w:bottom w:val="none" w:sz="0" w:space="0" w:color="auto"/>
                <w:right w:val="none" w:sz="0" w:space="0" w:color="auto"/>
              </w:divBdr>
            </w:div>
            <w:div w:id="273876397">
              <w:marLeft w:val="0"/>
              <w:marRight w:val="0"/>
              <w:marTop w:val="0"/>
              <w:marBottom w:val="0"/>
              <w:divBdr>
                <w:top w:val="none" w:sz="0" w:space="0" w:color="auto"/>
                <w:left w:val="none" w:sz="0" w:space="0" w:color="auto"/>
                <w:bottom w:val="none" w:sz="0" w:space="0" w:color="auto"/>
                <w:right w:val="none" w:sz="0" w:space="0" w:color="auto"/>
              </w:divBdr>
            </w:div>
            <w:div w:id="275067601">
              <w:marLeft w:val="0"/>
              <w:marRight w:val="0"/>
              <w:marTop w:val="0"/>
              <w:marBottom w:val="0"/>
              <w:divBdr>
                <w:top w:val="none" w:sz="0" w:space="0" w:color="auto"/>
                <w:left w:val="none" w:sz="0" w:space="0" w:color="auto"/>
                <w:bottom w:val="none" w:sz="0" w:space="0" w:color="auto"/>
                <w:right w:val="none" w:sz="0" w:space="0" w:color="auto"/>
              </w:divBdr>
            </w:div>
            <w:div w:id="275674422">
              <w:marLeft w:val="0"/>
              <w:marRight w:val="0"/>
              <w:marTop w:val="0"/>
              <w:marBottom w:val="0"/>
              <w:divBdr>
                <w:top w:val="none" w:sz="0" w:space="0" w:color="auto"/>
                <w:left w:val="none" w:sz="0" w:space="0" w:color="auto"/>
                <w:bottom w:val="none" w:sz="0" w:space="0" w:color="auto"/>
                <w:right w:val="none" w:sz="0" w:space="0" w:color="auto"/>
              </w:divBdr>
            </w:div>
            <w:div w:id="275791989">
              <w:marLeft w:val="0"/>
              <w:marRight w:val="0"/>
              <w:marTop w:val="0"/>
              <w:marBottom w:val="0"/>
              <w:divBdr>
                <w:top w:val="none" w:sz="0" w:space="0" w:color="auto"/>
                <w:left w:val="none" w:sz="0" w:space="0" w:color="auto"/>
                <w:bottom w:val="none" w:sz="0" w:space="0" w:color="auto"/>
                <w:right w:val="none" w:sz="0" w:space="0" w:color="auto"/>
              </w:divBdr>
            </w:div>
            <w:div w:id="276108637">
              <w:marLeft w:val="0"/>
              <w:marRight w:val="0"/>
              <w:marTop w:val="0"/>
              <w:marBottom w:val="0"/>
              <w:divBdr>
                <w:top w:val="none" w:sz="0" w:space="0" w:color="auto"/>
                <w:left w:val="none" w:sz="0" w:space="0" w:color="auto"/>
                <w:bottom w:val="none" w:sz="0" w:space="0" w:color="auto"/>
                <w:right w:val="none" w:sz="0" w:space="0" w:color="auto"/>
              </w:divBdr>
            </w:div>
            <w:div w:id="276260810">
              <w:marLeft w:val="0"/>
              <w:marRight w:val="0"/>
              <w:marTop w:val="0"/>
              <w:marBottom w:val="0"/>
              <w:divBdr>
                <w:top w:val="none" w:sz="0" w:space="0" w:color="auto"/>
                <w:left w:val="none" w:sz="0" w:space="0" w:color="auto"/>
                <w:bottom w:val="none" w:sz="0" w:space="0" w:color="auto"/>
                <w:right w:val="none" w:sz="0" w:space="0" w:color="auto"/>
              </w:divBdr>
            </w:div>
            <w:div w:id="276958463">
              <w:marLeft w:val="0"/>
              <w:marRight w:val="0"/>
              <w:marTop w:val="0"/>
              <w:marBottom w:val="0"/>
              <w:divBdr>
                <w:top w:val="none" w:sz="0" w:space="0" w:color="auto"/>
                <w:left w:val="none" w:sz="0" w:space="0" w:color="auto"/>
                <w:bottom w:val="none" w:sz="0" w:space="0" w:color="auto"/>
                <w:right w:val="none" w:sz="0" w:space="0" w:color="auto"/>
              </w:divBdr>
            </w:div>
            <w:div w:id="279380729">
              <w:marLeft w:val="0"/>
              <w:marRight w:val="0"/>
              <w:marTop w:val="0"/>
              <w:marBottom w:val="0"/>
              <w:divBdr>
                <w:top w:val="none" w:sz="0" w:space="0" w:color="auto"/>
                <w:left w:val="none" w:sz="0" w:space="0" w:color="auto"/>
                <w:bottom w:val="none" w:sz="0" w:space="0" w:color="auto"/>
                <w:right w:val="none" w:sz="0" w:space="0" w:color="auto"/>
              </w:divBdr>
            </w:div>
            <w:div w:id="280650485">
              <w:marLeft w:val="0"/>
              <w:marRight w:val="0"/>
              <w:marTop w:val="0"/>
              <w:marBottom w:val="0"/>
              <w:divBdr>
                <w:top w:val="none" w:sz="0" w:space="0" w:color="auto"/>
                <w:left w:val="none" w:sz="0" w:space="0" w:color="auto"/>
                <w:bottom w:val="none" w:sz="0" w:space="0" w:color="auto"/>
                <w:right w:val="none" w:sz="0" w:space="0" w:color="auto"/>
              </w:divBdr>
            </w:div>
            <w:div w:id="282856363">
              <w:marLeft w:val="0"/>
              <w:marRight w:val="0"/>
              <w:marTop w:val="0"/>
              <w:marBottom w:val="0"/>
              <w:divBdr>
                <w:top w:val="none" w:sz="0" w:space="0" w:color="auto"/>
                <w:left w:val="none" w:sz="0" w:space="0" w:color="auto"/>
                <w:bottom w:val="none" w:sz="0" w:space="0" w:color="auto"/>
                <w:right w:val="none" w:sz="0" w:space="0" w:color="auto"/>
              </w:divBdr>
            </w:div>
            <w:div w:id="286011242">
              <w:marLeft w:val="0"/>
              <w:marRight w:val="0"/>
              <w:marTop w:val="0"/>
              <w:marBottom w:val="0"/>
              <w:divBdr>
                <w:top w:val="none" w:sz="0" w:space="0" w:color="auto"/>
                <w:left w:val="none" w:sz="0" w:space="0" w:color="auto"/>
                <w:bottom w:val="none" w:sz="0" w:space="0" w:color="auto"/>
                <w:right w:val="none" w:sz="0" w:space="0" w:color="auto"/>
              </w:divBdr>
            </w:div>
            <w:div w:id="290288063">
              <w:marLeft w:val="0"/>
              <w:marRight w:val="0"/>
              <w:marTop w:val="0"/>
              <w:marBottom w:val="0"/>
              <w:divBdr>
                <w:top w:val="none" w:sz="0" w:space="0" w:color="auto"/>
                <w:left w:val="none" w:sz="0" w:space="0" w:color="auto"/>
                <w:bottom w:val="none" w:sz="0" w:space="0" w:color="auto"/>
                <w:right w:val="none" w:sz="0" w:space="0" w:color="auto"/>
              </w:divBdr>
            </w:div>
            <w:div w:id="290523997">
              <w:marLeft w:val="0"/>
              <w:marRight w:val="0"/>
              <w:marTop w:val="0"/>
              <w:marBottom w:val="0"/>
              <w:divBdr>
                <w:top w:val="none" w:sz="0" w:space="0" w:color="auto"/>
                <w:left w:val="none" w:sz="0" w:space="0" w:color="auto"/>
                <w:bottom w:val="none" w:sz="0" w:space="0" w:color="auto"/>
                <w:right w:val="none" w:sz="0" w:space="0" w:color="auto"/>
              </w:divBdr>
            </w:div>
            <w:div w:id="291134062">
              <w:marLeft w:val="0"/>
              <w:marRight w:val="0"/>
              <w:marTop w:val="0"/>
              <w:marBottom w:val="0"/>
              <w:divBdr>
                <w:top w:val="none" w:sz="0" w:space="0" w:color="auto"/>
                <w:left w:val="none" w:sz="0" w:space="0" w:color="auto"/>
                <w:bottom w:val="none" w:sz="0" w:space="0" w:color="auto"/>
                <w:right w:val="none" w:sz="0" w:space="0" w:color="auto"/>
              </w:divBdr>
            </w:div>
            <w:div w:id="294412959">
              <w:marLeft w:val="0"/>
              <w:marRight w:val="0"/>
              <w:marTop w:val="0"/>
              <w:marBottom w:val="0"/>
              <w:divBdr>
                <w:top w:val="none" w:sz="0" w:space="0" w:color="auto"/>
                <w:left w:val="none" w:sz="0" w:space="0" w:color="auto"/>
                <w:bottom w:val="none" w:sz="0" w:space="0" w:color="auto"/>
                <w:right w:val="none" w:sz="0" w:space="0" w:color="auto"/>
              </w:divBdr>
            </w:div>
            <w:div w:id="297956608">
              <w:marLeft w:val="0"/>
              <w:marRight w:val="0"/>
              <w:marTop w:val="0"/>
              <w:marBottom w:val="0"/>
              <w:divBdr>
                <w:top w:val="none" w:sz="0" w:space="0" w:color="auto"/>
                <w:left w:val="none" w:sz="0" w:space="0" w:color="auto"/>
                <w:bottom w:val="none" w:sz="0" w:space="0" w:color="auto"/>
                <w:right w:val="none" w:sz="0" w:space="0" w:color="auto"/>
              </w:divBdr>
            </w:div>
            <w:div w:id="298196451">
              <w:marLeft w:val="0"/>
              <w:marRight w:val="0"/>
              <w:marTop w:val="0"/>
              <w:marBottom w:val="0"/>
              <w:divBdr>
                <w:top w:val="none" w:sz="0" w:space="0" w:color="auto"/>
                <w:left w:val="none" w:sz="0" w:space="0" w:color="auto"/>
                <w:bottom w:val="none" w:sz="0" w:space="0" w:color="auto"/>
                <w:right w:val="none" w:sz="0" w:space="0" w:color="auto"/>
              </w:divBdr>
            </w:div>
            <w:div w:id="298535715">
              <w:marLeft w:val="0"/>
              <w:marRight w:val="0"/>
              <w:marTop w:val="0"/>
              <w:marBottom w:val="0"/>
              <w:divBdr>
                <w:top w:val="none" w:sz="0" w:space="0" w:color="auto"/>
                <w:left w:val="none" w:sz="0" w:space="0" w:color="auto"/>
                <w:bottom w:val="none" w:sz="0" w:space="0" w:color="auto"/>
                <w:right w:val="none" w:sz="0" w:space="0" w:color="auto"/>
              </w:divBdr>
            </w:div>
            <w:div w:id="300693113">
              <w:marLeft w:val="0"/>
              <w:marRight w:val="0"/>
              <w:marTop w:val="0"/>
              <w:marBottom w:val="0"/>
              <w:divBdr>
                <w:top w:val="none" w:sz="0" w:space="0" w:color="auto"/>
                <w:left w:val="none" w:sz="0" w:space="0" w:color="auto"/>
                <w:bottom w:val="none" w:sz="0" w:space="0" w:color="auto"/>
                <w:right w:val="none" w:sz="0" w:space="0" w:color="auto"/>
              </w:divBdr>
            </w:div>
            <w:div w:id="301080303">
              <w:marLeft w:val="0"/>
              <w:marRight w:val="0"/>
              <w:marTop w:val="0"/>
              <w:marBottom w:val="0"/>
              <w:divBdr>
                <w:top w:val="none" w:sz="0" w:space="0" w:color="auto"/>
                <w:left w:val="none" w:sz="0" w:space="0" w:color="auto"/>
                <w:bottom w:val="none" w:sz="0" w:space="0" w:color="auto"/>
                <w:right w:val="none" w:sz="0" w:space="0" w:color="auto"/>
              </w:divBdr>
            </w:div>
            <w:div w:id="303320893">
              <w:marLeft w:val="0"/>
              <w:marRight w:val="0"/>
              <w:marTop w:val="0"/>
              <w:marBottom w:val="0"/>
              <w:divBdr>
                <w:top w:val="none" w:sz="0" w:space="0" w:color="auto"/>
                <w:left w:val="none" w:sz="0" w:space="0" w:color="auto"/>
                <w:bottom w:val="none" w:sz="0" w:space="0" w:color="auto"/>
                <w:right w:val="none" w:sz="0" w:space="0" w:color="auto"/>
              </w:divBdr>
            </w:div>
            <w:div w:id="304630761">
              <w:marLeft w:val="0"/>
              <w:marRight w:val="0"/>
              <w:marTop w:val="0"/>
              <w:marBottom w:val="0"/>
              <w:divBdr>
                <w:top w:val="none" w:sz="0" w:space="0" w:color="auto"/>
                <w:left w:val="none" w:sz="0" w:space="0" w:color="auto"/>
                <w:bottom w:val="none" w:sz="0" w:space="0" w:color="auto"/>
                <w:right w:val="none" w:sz="0" w:space="0" w:color="auto"/>
              </w:divBdr>
            </w:div>
            <w:div w:id="308826804">
              <w:marLeft w:val="0"/>
              <w:marRight w:val="0"/>
              <w:marTop w:val="0"/>
              <w:marBottom w:val="0"/>
              <w:divBdr>
                <w:top w:val="none" w:sz="0" w:space="0" w:color="auto"/>
                <w:left w:val="none" w:sz="0" w:space="0" w:color="auto"/>
                <w:bottom w:val="none" w:sz="0" w:space="0" w:color="auto"/>
                <w:right w:val="none" w:sz="0" w:space="0" w:color="auto"/>
              </w:divBdr>
            </w:div>
            <w:div w:id="309746363">
              <w:marLeft w:val="0"/>
              <w:marRight w:val="0"/>
              <w:marTop w:val="0"/>
              <w:marBottom w:val="0"/>
              <w:divBdr>
                <w:top w:val="none" w:sz="0" w:space="0" w:color="auto"/>
                <w:left w:val="none" w:sz="0" w:space="0" w:color="auto"/>
                <w:bottom w:val="none" w:sz="0" w:space="0" w:color="auto"/>
                <w:right w:val="none" w:sz="0" w:space="0" w:color="auto"/>
              </w:divBdr>
            </w:div>
            <w:div w:id="310060283">
              <w:marLeft w:val="0"/>
              <w:marRight w:val="0"/>
              <w:marTop w:val="0"/>
              <w:marBottom w:val="0"/>
              <w:divBdr>
                <w:top w:val="none" w:sz="0" w:space="0" w:color="auto"/>
                <w:left w:val="none" w:sz="0" w:space="0" w:color="auto"/>
                <w:bottom w:val="none" w:sz="0" w:space="0" w:color="auto"/>
                <w:right w:val="none" w:sz="0" w:space="0" w:color="auto"/>
              </w:divBdr>
            </w:div>
            <w:div w:id="310137375">
              <w:marLeft w:val="0"/>
              <w:marRight w:val="0"/>
              <w:marTop w:val="0"/>
              <w:marBottom w:val="0"/>
              <w:divBdr>
                <w:top w:val="none" w:sz="0" w:space="0" w:color="auto"/>
                <w:left w:val="none" w:sz="0" w:space="0" w:color="auto"/>
                <w:bottom w:val="none" w:sz="0" w:space="0" w:color="auto"/>
                <w:right w:val="none" w:sz="0" w:space="0" w:color="auto"/>
              </w:divBdr>
            </w:div>
            <w:div w:id="311374467">
              <w:marLeft w:val="0"/>
              <w:marRight w:val="0"/>
              <w:marTop w:val="0"/>
              <w:marBottom w:val="0"/>
              <w:divBdr>
                <w:top w:val="none" w:sz="0" w:space="0" w:color="auto"/>
                <w:left w:val="none" w:sz="0" w:space="0" w:color="auto"/>
                <w:bottom w:val="none" w:sz="0" w:space="0" w:color="auto"/>
                <w:right w:val="none" w:sz="0" w:space="0" w:color="auto"/>
              </w:divBdr>
            </w:div>
            <w:div w:id="311830415">
              <w:marLeft w:val="0"/>
              <w:marRight w:val="0"/>
              <w:marTop w:val="0"/>
              <w:marBottom w:val="0"/>
              <w:divBdr>
                <w:top w:val="none" w:sz="0" w:space="0" w:color="auto"/>
                <w:left w:val="none" w:sz="0" w:space="0" w:color="auto"/>
                <w:bottom w:val="none" w:sz="0" w:space="0" w:color="auto"/>
                <w:right w:val="none" w:sz="0" w:space="0" w:color="auto"/>
              </w:divBdr>
            </w:div>
            <w:div w:id="312370542">
              <w:marLeft w:val="0"/>
              <w:marRight w:val="0"/>
              <w:marTop w:val="0"/>
              <w:marBottom w:val="0"/>
              <w:divBdr>
                <w:top w:val="none" w:sz="0" w:space="0" w:color="auto"/>
                <w:left w:val="none" w:sz="0" w:space="0" w:color="auto"/>
                <w:bottom w:val="none" w:sz="0" w:space="0" w:color="auto"/>
                <w:right w:val="none" w:sz="0" w:space="0" w:color="auto"/>
              </w:divBdr>
            </w:div>
            <w:div w:id="314842152">
              <w:marLeft w:val="0"/>
              <w:marRight w:val="0"/>
              <w:marTop w:val="0"/>
              <w:marBottom w:val="0"/>
              <w:divBdr>
                <w:top w:val="none" w:sz="0" w:space="0" w:color="auto"/>
                <w:left w:val="none" w:sz="0" w:space="0" w:color="auto"/>
                <w:bottom w:val="none" w:sz="0" w:space="0" w:color="auto"/>
                <w:right w:val="none" w:sz="0" w:space="0" w:color="auto"/>
              </w:divBdr>
            </w:div>
            <w:div w:id="314919609">
              <w:marLeft w:val="0"/>
              <w:marRight w:val="0"/>
              <w:marTop w:val="0"/>
              <w:marBottom w:val="0"/>
              <w:divBdr>
                <w:top w:val="none" w:sz="0" w:space="0" w:color="auto"/>
                <w:left w:val="none" w:sz="0" w:space="0" w:color="auto"/>
                <w:bottom w:val="none" w:sz="0" w:space="0" w:color="auto"/>
                <w:right w:val="none" w:sz="0" w:space="0" w:color="auto"/>
              </w:divBdr>
            </w:div>
            <w:div w:id="315187793">
              <w:marLeft w:val="0"/>
              <w:marRight w:val="0"/>
              <w:marTop w:val="0"/>
              <w:marBottom w:val="0"/>
              <w:divBdr>
                <w:top w:val="none" w:sz="0" w:space="0" w:color="auto"/>
                <w:left w:val="none" w:sz="0" w:space="0" w:color="auto"/>
                <w:bottom w:val="none" w:sz="0" w:space="0" w:color="auto"/>
                <w:right w:val="none" w:sz="0" w:space="0" w:color="auto"/>
              </w:divBdr>
            </w:div>
            <w:div w:id="315190118">
              <w:marLeft w:val="0"/>
              <w:marRight w:val="0"/>
              <w:marTop w:val="0"/>
              <w:marBottom w:val="0"/>
              <w:divBdr>
                <w:top w:val="none" w:sz="0" w:space="0" w:color="auto"/>
                <w:left w:val="none" w:sz="0" w:space="0" w:color="auto"/>
                <w:bottom w:val="none" w:sz="0" w:space="0" w:color="auto"/>
                <w:right w:val="none" w:sz="0" w:space="0" w:color="auto"/>
              </w:divBdr>
            </w:div>
            <w:div w:id="315301413">
              <w:marLeft w:val="0"/>
              <w:marRight w:val="0"/>
              <w:marTop w:val="0"/>
              <w:marBottom w:val="0"/>
              <w:divBdr>
                <w:top w:val="none" w:sz="0" w:space="0" w:color="auto"/>
                <w:left w:val="none" w:sz="0" w:space="0" w:color="auto"/>
                <w:bottom w:val="none" w:sz="0" w:space="0" w:color="auto"/>
                <w:right w:val="none" w:sz="0" w:space="0" w:color="auto"/>
              </w:divBdr>
            </w:div>
            <w:div w:id="317805633">
              <w:marLeft w:val="0"/>
              <w:marRight w:val="0"/>
              <w:marTop w:val="0"/>
              <w:marBottom w:val="0"/>
              <w:divBdr>
                <w:top w:val="none" w:sz="0" w:space="0" w:color="auto"/>
                <w:left w:val="none" w:sz="0" w:space="0" w:color="auto"/>
                <w:bottom w:val="none" w:sz="0" w:space="0" w:color="auto"/>
                <w:right w:val="none" w:sz="0" w:space="0" w:color="auto"/>
              </w:divBdr>
            </w:div>
            <w:div w:id="318195867">
              <w:marLeft w:val="0"/>
              <w:marRight w:val="0"/>
              <w:marTop w:val="0"/>
              <w:marBottom w:val="0"/>
              <w:divBdr>
                <w:top w:val="none" w:sz="0" w:space="0" w:color="auto"/>
                <w:left w:val="none" w:sz="0" w:space="0" w:color="auto"/>
                <w:bottom w:val="none" w:sz="0" w:space="0" w:color="auto"/>
                <w:right w:val="none" w:sz="0" w:space="0" w:color="auto"/>
              </w:divBdr>
            </w:div>
            <w:div w:id="318844561">
              <w:marLeft w:val="0"/>
              <w:marRight w:val="0"/>
              <w:marTop w:val="0"/>
              <w:marBottom w:val="0"/>
              <w:divBdr>
                <w:top w:val="none" w:sz="0" w:space="0" w:color="auto"/>
                <w:left w:val="none" w:sz="0" w:space="0" w:color="auto"/>
                <w:bottom w:val="none" w:sz="0" w:space="0" w:color="auto"/>
                <w:right w:val="none" w:sz="0" w:space="0" w:color="auto"/>
              </w:divBdr>
            </w:div>
            <w:div w:id="320282197">
              <w:marLeft w:val="0"/>
              <w:marRight w:val="0"/>
              <w:marTop w:val="0"/>
              <w:marBottom w:val="0"/>
              <w:divBdr>
                <w:top w:val="none" w:sz="0" w:space="0" w:color="auto"/>
                <w:left w:val="none" w:sz="0" w:space="0" w:color="auto"/>
                <w:bottom w:val="none" w:sz="0" w:space="0" w:color="auto"/>
                <w:right w:val="none" w:sz="0" w:space="0" w:color="auto"/>
              </w:divBdr>
            </w:div>
            <w:div w:id="321272335">
              <w:marLeft w:val="0"/>
              <w:marRight w:val="0"/>
              <w:marTop w:val="0"/>
              <w:marBottom w:val="0"/>
              <w:divBdr>
                <w:top w:val="none" w:sz="0" w:space="0" w:color="auto"/>
                <w:left w:val="none" w:sz="0" w:space="0" w:color="auto"/>
                <w:bottom w:val="none" w:sz="0" w:space="0" w:color="auto"/>
                <w:right w:val="none" w:sz="0" w:space="0" w:color="auto"/>
              </w:divBdr>
            </w:div>
            <w:div w:id="322664297">
              <w:marLeft w:val="0"/>
              <w:marRight w:val="0"/>
              <w:marTop w:val="0"/>
              <w:marBottom w:val="0"/>
              <w:divBdr>
                <w:top w:val="none" w:sz="0" w:space="0" w:color="auto"/>
                <w:left w:val="none" w:sz="0" w:space="0" w:color="auto"/>
                <w:bottom w:val="none" w:sz="0" w:space="0" w:color="auto"/>
                <w:right w:val="none" w:sz="0" w:space="0" w:color="auto"/>
              </w:divBdr>
            </w:div>
            <w:div w:id="322853967">
              <w:marLeft w:val="0"/>
              <w:marRight w:val="0"/>
              <w:marTop w:val="0"/>
              <w:marBottom w:val="0"/>
              <w:divBdr>
                <w:top w:val="none" w:sz="0" w:space="0" w:color="auto"/>
                <w:left w:val="none" w:sz="0" w:space="0" w:color="auto"/>
                <w:bottom w:val="none" w:sz="0" w:space="0" w:color="auto"/>
                <w:right w:val="none" w:sz="0" w:space="0" w:color="auto"/>
              </w:divBdr>
            </w:div>
            <w:div w:id="323359145">
              <w:marLeft w:val="0"/>
              <w:marRight w:val="0"/>
              <w:marTop w:val="0"/>
              <w:marBottom w:val="0"/>
              <w:divBdr>
                <w:top w:val="none" w:sz="0" w:space="0" w:color="auto"/>
                <w:left w:val="none" w:sz="0" w:space="0" w:color="auto"/>
                <w:bottom w:val="none" w:sz="0" w:space="0" w:color="auto"/>
                <w:right w:val="none" w:sz="0" w:space="0" w:color="auto"/>
              </w:divBdr>
            </w:div>
            <w:div w:id="324670766">
              <w:marLeft w:val="0"/>
              <w:marRight w:val="0"/>
              <w:marTop w:val="0"/>
              <w:marBottom w:val="0"/>
              <w:divBdr>
                <w:top w:val="none" w:sz="0" w:space="0" w:color="auto"/>
                <w:left w:val="none" w:sz="0" w:space="0" w:color="auto"/>
                <w:bottom w:val="none" w:sz="0" w:space="0" w:color="auto"/>
                <w:right w:val="none" w:sz="0" w:space="0" w:color="auto"/>
              </w:divBdr>
            </w:div>
            <w:div w:id="325133149">
              <w:marLeft w:val="0"/>
              <w:marRight w:val="0"/>
              <w:marTop w:val="0"/>
              <w:marBottom w:val="0"/>
              <w:divBdr>
                <w:top w:val="none" w:sz="0" w:space="0" w:color="auto"/>
                <w:left w:val="none" w:sz="0" w:space="0" w:color="auto"/>
                <w:bottom w:val="none" w:sz="0" w:space="0" w:color="auto"/>
                <w:right w:val="none" w:sz="0" w:space="0" w:color="auto"/>
              </w:divBdr>
            </w:div>
            <w:div w:id="325785758">
              <w:marLeft w:val="0"/>
              <w:marRight w:val="0"/>
              <w:marTop w:val="0"/>
              <w:marBottom w:val="0"/>
              <w:divBdr>
                <w:top w:val="none" w:sz="0" w:space="0" w:color="auto"/>
                <w:left w:val="none" w:sz="0" w:space="0" w:color="auto"/>
                <w:bottom w:val="none" w:sz="0" w:space="0" w:color="auto"/>
                <w:right w:val="none" w:sz="0" w:space="0" w:color="auto"/>
              </w:divBdr>
            </w:div>
            <w:div w:id="326321353">
              <w:marLeft w:val="0"/>
              <w:marRight w:val="0"/>
              <w:marTop w:val="0"/>
              <w:marBottom w:val="0"/>
              <w:divBdr>
                <w:top w:val="none" w:sz="0" w:space="0" w:color="auto"/>
                <w:left w:val="none" w:sz="0" w:space="0" w:color="auto"/>
                <w:bottom w:val="none" w:sz="0" w:space="0" w:color="auto"/>
                <w:right w:val="none" w:sz="0" w:space="0" w:color="auto"/>
              </w:divBdr>
            </w:div>
            <w:div w:id="326713719">
              <w:marLeft w:val="0"/>
              <w:marRight w:val="0"/>
              <w:marTop w:val="0"/>
              <w:marBottom w:val="0"/>
              <w:divBdr>
                <w:top w:val="none" w:sz="0" w:space="0" w:color="auto"/>
                <w:left w:val="none" w:sz="0" w:space="0" w:color="auto"/>
                <w:bottom w:val="none" w:sz="0" w:space="0" w:color="auto"/>
                <w:right w:val="none" w:sz="0" w:space="0" w:color="auto"/>
              </w:divBdr>
            </w:div>
            <w:div w:id="328560790">
              <w:marLeft w:val="0"/>
              <w:marRight w:val="0"/>
              <w:marTop w:val="0"/>
              <w:marBottom w:val="0"/>
              <w:divBdr>
                <w:top w:val="none" w:sz="0" w:space="0" w:color="auto"/>
                <w:left w:val="none" w:sz="0" w:space="0" w:color="auto"/>
                <w:bottom w:val="none" w:sz="0" w:space="0" w:color="auto"/>
                <w:right w:val="none" w:sz="0" w:space="0" w:color="auto"/>
              </w:divBdr>
            </w:div>
            <w:div w:id="329067217">
              <w:marLeft w:val="0"/>
              <w:marRight w:val="0"/>
              <w:marTop w:val="0"/>
              <w:marBottom w:val="0"/>
              <w:divBdr>
                <w:top w:val="none" w:sz="0" w:space="0" w:color="auto"/>
                <w:left w:val="none" w:sz="0" w:space="0" w:color="auto"/>
                <w:bottom w:val="none" w:sz="0" w:space="0" w:color="auto"/>
                <w:right w:val="none" w:sz="0" w:space="0" w:color="auto"/>
              </w:divBdr>
            </w:div>
            <w:div w:id="331031492">
              <w:marLeft w:val="0"/>
              <w:marRight w:val="0"/>
              <w:marTop w:val="0"/>
              <w:marBottom w:val="0"/>
              <w:divBdr>
                <w:top w:val="none" w:sz="0" w:space="0" w:color="auto"/>
                <w:left w:val="none" w:sz="0" w:space="0" w:color="auto"/>
                <w:bottom w:val="none" w:sz="0" w:space="0" w:color="auto"/>
                <w:right w:val="none" w:sz="0" w:space="0" w:color="auto"/>
              </w:divBdr>
            </w:div>
            <w:div w:id="331418965">
              <w:marLeft w:val="0"/>
              <w:marRight w:val="0"/>
              <w:marTop w:val="0"/>
              <w:marBottom w:val="0"/>
              <w:divBdr>
                <w:top w:val="none" w:sz="0" w:space="0" w:color="auto"/>
                <w:left w:val="none" w:sz="0" w:space="0" w:color="auto"/>
                <w:bottom w:val="none" w:sz="0" w:space="0" w:color="auto"/>
                <w:right w:val="none" w:sz="0" w:space="0" w:color="auto"/>
              </w:divBdr>
            </w:div>
            <w:div w:id="332606077">
              <w:marLeft w:val="0"/>
              <w:marRight w:val="0"/>
              <w:marTop w:val="0"/>
              <w:marBottom w:val="0"/>
              <w:divBdr>
                <w:top w:val="none" w:sz="0" w:space="0" w:color="auto"/>
                <w:left w:val="none" w:sz="0" w:space="0" w:color="auto"/>
                <w:bottom w:val="none" w:sz="0" w:space="0" w:color="auto"/>
                <w:right w:val="none" w:sz="0" w:space="0" w:color="auto"/>
              </w:divBdr>
            </w:div>
            <w:div w:id="334500166">
              <w:marLeft w:val="0"/>
              <w:marRight w:val="0"/>
              <w:marTop w:val="0"/>
              <w:marBottom w:val="0"/>
              <w:divBdr>
                <w:top w:val="none" w:sz="0" w:space="0" w:color="auto"/>
                <w:left w:val="none" w:sz="0" w:space="0" w:color="auto"/>
                <w:bottom w:val="none" w:sz="0" w:space="0" w:color="auto"/>
                <w:right w:val="none" w:sz="0" w:space="0" w:color="auto"/>
              </w:divBdr>
            </w:div>
            <w:div w:id="335042440">
              <w:marLeft w:val="0"/>
              <w:marRight w:val="0"/>
              <w:marTop w:val="0"/>
              <w:marBottom w:val="0"/>
              <w:divBdr>
                <w:top w:val="none" w:sz="0" w:space="0" w:color="auto"/>
                <w:left w:val="none" w:sz="0" w:space="0" w:color="auto"/>
                <w:bottom w:val="none" w:sz="0" w:space="0" w:color="auto"/>
                <w:right w:val="none" w:sz="0" w:space="0" w:color="auto"/>
              </w:divBdr>
            </w:div>
            <w:div w:id="337386607">
              <w:marLeft w:val="0"/>
              <w:marRight w:val="0"/>
              <w:marTop w:val="0"/>
              <w:marBottom w:val="0"/>
              <w:divBdr>
                <w:top w:val="none" w:sz="0" w:space="0" w:color="auto"/>
                <w:left w:val="none" w:sz="0" w:space="0" w:color="auto"/>
                <w:bottom w:val="none" w:sz="0" w:space="0" w:color="auto"/>
                <w:right w:val="none" w:sz="0" w:space="0" w:color="auto"/>
              </w:divBdr>
            </w:div>
            <w:div w:id="340158752">
              <w:marLeft w:val="0"/>
              <w:marRight w:val="0"/>
              <w:marTop w:val="0"/>
              <w:marBottom w:val="0"/>
              <w:divBdr>
                <w:top w:val="none" w:sz="0" w:space="0" w:color="auto"/>
                <w:left w:val="none" w:sz="0" w:space="0" w:color="auto"/>
                <w:bottom w:val="none" w:sz="0" w:space="0" w:color="auto"/>
                <w:right w:val="none" w:sz="0" w:space="0" w:color="auto"/>
              </w:divBdr>
            </w:div>
            <w:div w:id="347175290">
              <w:marLeft w:val="0"/>
              <w:marRight w:val="0"/>
              <w:marTop w:val="0"/>
              <w:marBottom w:val="0"/>
              <w:divBdr>
                <w:top w:val="none" w:sz="0" w:space="0" w:color="auto"/>
                <w:left w:val="none" w:sz="0" w:space="0" w:color="auto"/>
                <w:bottom w:val="none" w:sz="0" w:space="0" w:color="auto"/>
                <w:right w:val="none" w:sz="0" w:space="0" w:color="auto"/>
              </w:divBdr>
            </w:div>
            <w:div w:id="348531273">
              <w:marLeft w:val="0"/>
              <w:marRight w:val="0"/>
              <w:marTop w:val="0"/>
              <w:marBottom w:val="0"/>
              <w:divBdr>
                <w:top w:val="none" w:sz="0" w:space="0" w:color="auto"/>
                <w:left w:val="none" w:sz="0" w:space="0" w:color="auto"/>
                <w:bottom w:val="none" w:sz="0" w:space="0" w:color="auto"/>
                <w:right w:val="none" w:sz="0" w:space="0" w:color="auto"/>
              </w:divBdr>
            </w:div>
            <w:div w:id="348802729">
              <w:marLeft w:val="0"/>
              <w:marRight w:val="0"/>
              <w:marTop w:val="0"/>
              <w:marBottom w:val="0"/>
              <w:divBdr>
                <w:top w:val="none" w:sz="0" w:space="0" w:color="auto"/>
                <w:left w:val="none" w:sz="0" w:space="0" w:color="auto"/>
                <w:bottom w:val="none" w:sz="0" w:space="0" w:color="auto"/>
                <w:right w:val="none" w:sz="0" w:space="0" w:color="auto"/>
              </w:divBdr>
            </w:div>
            <w:div w:id="349185829">
              <w:marLeft w:val="0"/>
              <w:marRight w:val="0"/>
              <w:marTop w:val="0"/>
              <w:marBottom w:val="0"/>
              <w:divBdr>
                <w:top w:val="none" w:sz="0" w:space="0" w:color="auto"/>
                <w:left w:val="none" w:sz="0" w:space="0" w:color="auto"/>
                <w:bottom w:val="none" w:sz="0" w:space="0" w:color="auto"/>
                <w:right w:val="none" w:sz="0" w:space="0" w:color="auto"/>
              </w:divBdr>
            </w:div>
            <w:div w:id="349533961">
              <w:marLeft w:val="0"/>
              <w:marRight w:val="0"/>
              <w:marTop w:val="0"/>
              <w:marBottom w:val="0"/>
              <w:divBdr>
                <w:top w:val="none" w:sz="0" w:space="0" w:color="auto"/>
                <w:left w:val="none" w:sz="0" w:space="0" w:color="auto"/>
                <w:bottom w:val="none" w:sz="0" w:space="0" w:color="auto"/>
                <w:right w:val="none" w:sz="0" w:space="0" w:color="auto"/>
              </w:divBdr>
            </w:div>
            <w:div w:id="350109155">
              <w:marLeft w:val="0"/>
              <w:marRight w:val="0"/>
              <w:marTop w:val="0"/>
              <w:marBottom w:val="0"/>
              <w:divBdr>
                <w:top w:val="none" w:sz="0" w:space="0" w:color="auto"/>
                <w:left w:val="none" w:sz="0" w:space="0" w:color="auto"/>
                <w:bottom w:val="none" w:sz="0" w:space="0" w:color="auto"/>
                <w:right w:val="none" w:sz="0" w:space="0" w:color="auto"/>
              </w:divBdr>
            </w:div>
            <w:div w:id="352154409">
              <w:marLeft w:val="0"/>
              <w:marRight w:val="0"/>
              <w:marTop w:val="0"/>
              <w:marBottom w:val="0"/>
              <w:divBdr>
                <w:top w:val="none" w:sz="0" w:space="0" w:color="auto"/>
                <w:left w:val="none" w:sz="0" w:space="0" w:color="auto"/>
                <w:bottom w:val="none" w:sz="0" w:space="0" w:color="auto"/>
                <w:right w:val="none" w:sz="0" w:space="0" w:color="auto"/>
              </w:divBdr>
            </w:div>
            <w:div w:id="352654264">
              <w:marLeft w:val="0"/>
              <w:marRight w:val="0"/>
              <w:marTop w:val="0"/>
              <w:marBottom w:val="0"/>
              <w:divBdr>
                <w:top w:val="none" w:sz="0" w:space="0" w:color="auto"/>
                <w:left w:val="none" w:sz="0" w:space="0" w:color="auto"/>
                <w:bottom w:val="none" w:sz="0" w:space="0" w:color="auto"/>
                <w:right w:val="none" w:sz="0" w:space="0" w:color="auto"/>
              </w:divBdr>
            </w:div>
            <w:div w:id="353532884">
              <w:marLeft w:val="0"/>
              <w:marRight w:val="0"/>
              <w:marTop w:val="0"/>
              <w:marBottom w:val="0"/>
              <w:divBdr>
                <w:top w:val="none" w:sz="0" w:space="0" w:color="auto"/>
                <w:left w:val="none" w:sz="0" w:space="0" w:color="auto"/>
                <w:bottom w:val="none" w:sz="0" w:space="0" w:color="auto"/>
                <w:right w:val="none" w:sz="0" w:space="0" w:color="auto"/>
              </w:divBdr>
            </w:div>
            <w:div w:id="354968198">
              <w:marLeft w:val="0"/>
              <w:marRight w:val="0"/>
              <w:marTop w:val="0"/>
              <w:marBottom w:val="0"/>
              <w:divBdr>
                <w:top w:val="none" w:sz="0" w:space="0" w:color="auto"/>
                <w:left w:val="none" w:sz="0" w:space="0" w:color="auto"/>
                <w:bottom w:val="none" w:sz="0" w:space="0" w:color="auto"/>
                <w:right w:val="none" w:sz="0" w:space="0" w:color="auto"/>
              </w:divBdr>
            </w:div>
            <w:div w:id="355735241">
              <w:marLeft w:val="0"/>
              <w:marRight w:val="0"/>
              <w:marTop w:val="0"/>
              <w:marBottom w:val="0"/>
              <w:divBdr>
                <w:top w:val="none" w:sz="0" w:space="0" w:color="auto"/>
                <w:left w:val="none" w:sz="0" w:space="0" w:color="auto"/>
                <w:bottom w:val="none" w:sz="0" w:space="0" w:color="auto"/>
                <w:right w:val="none" w:sz="0" w:space="0" w:color="auto"/>
              </w:divBdr>
            </w:div>
            <w:div w:id="355813918">
              <w:marLeft w:val="0"/>
              <w:marRight w:val="0"/>
              <w:marTop w:val="0"/>
              <w:marBottom w:val="0"/>
              <w:divBdr>
                <w:top w:val="none" w:sz="0" w:space="0" w:color="auto"/>
                <w:left w:val="none" w:sz="0" w:space="0" w:color="auto"/>
                <w:bottom w:val="none" w:sz="0" w:space="0" w:color="auto"/>
                <w:right w:val="none" w:sz="0" w:space="0" w:color="auto"/>
              </w:divBdr>
            </w:div>
            <w:div w:id="356129127">
              <w:marLeft w:val="0"/>
              <w:marRight w:val="0"/>
              <w:marTop w:val="0"/>
              <w:marBottom w:val="0"/>
              <w:divBdr>
                <w:top w:val="none" w:sz="0" w:space="0" w:color="auto"/>
                <w:left w:val="none" w:sz="0" w:space="0" w:color="auto"/>
                <w:bottom w:val="none" w:sz="0" w:space="0" w:color="auto"/>
                <w:right w:val="none" w:sz="0" w:space="0" w:color="auto"/>
              </w:divBdr>
            </w:div>
            <w:div w:id="357200152">
              <w:marLeft w:val="0"/>
              <w:marRight w:val="0"/>
              <w:marTop w:val="0"/>
              <w:marBottom w:val="0"/>
              <w:divBdr>
                <w:top w:val="none" w:sz="0" w:space="0" w:color="auto"/>
                <w:left w:val="none" w:sz="0" w:space="0" w:color="auto"/>
                <w:bottom w:val="none" w:sz="0" w:space="0" w:color="auto"/>
                <w:right w:val="none" w:sz="0" w:space="0" w:color="auto"/>
              </w:divBdr>
            </w:div>
            <w:div w:id="357462956">
              <w:marLeft w:val="0"/>
              <w:marRight w:val="0"/>
              <w:marTop w:val="0"/>
              <w:marBottom w:val="0"/>
              <w:divBdr>
                <w:top w:val="none" w:sz="0" w:space="0" w:color="auto"/>
                <w:left w:val="none" w:sz="0" w:space="0" w:color="auto"/>
                <w:bottom w:val="none" w:sz="0" w:space="0" w:color="auto"/>
                <w:right w:val="none" w:sz="0" w:space="0" w:color="auto"/>
              </w:divBdr>
            </w:div>
            <w:div w:id="357776890">
              <w:marLeft w:val="0"/>
              <w:marRight w:val="0"/>
              <w:marTop w:val="0"/>
              <w:marBottom w:val="0"/>
              <w:divBdr>
                <w:top w:val="none" w:sz="0" w:space="0" w:color="auto"/>
                <w:left w:val="none" w:sz="0" w:space="0" w:color="auto"/>
                <w:bottom w:val="none" w:sz="0" w:space="0" w:color="auto"/>
                <w:right w:val="none" w:sz="0" w:space="0" w:color="auto"/>
              </w:divBdr>
            </w:div>
            <w:div w:id="358549107">
              <w:marLeft w:val="0"/>
              <w:marRight w:val="0"/>
              <w:marTop w:val="0"/>
              <w:marBottom w:val="0"/>
              <w:divBdr>
                <w:top w:val="none" w:sz="0" w:space="0" w:color="auto"/>
                <w:left w:val="none" w:sz="0" w:space="0" w:color="auto"/>
                <w:bottom w:val="none" w:sz="0" w:space="0" w:color="auto"/>
                <w:right w:val="none" w:sz="0" w:space="0" w:color="auto"/>
              </w:divBdr>
            </w:div>
            <w:div w:id="360478332">
              <w:marLeft w:val="0"/>
              <w:marRight w:val="0"/>
              <w:marTop w:val="0"/>
              <w:marBottom w:val="0"/>
              <w:divBdr>
                <w:top w:val="none" w:sz="0" w:space="0" w:color="auto"/>
                <w:left w:val="none" w:sz="0" w:space="0" w:color="auto"/>
                <w:bottom w:val="none" w:sz="0" w:space="0" w:color="auto"/>
                <w:right w:val="none" w:sz="0" w:space="0" w:color="auto"/>
              </w:divBdr>
            </w:div>
            <w:div w:id="361438491">
              <w:marLeft w:val="0"/>
              <w:marRight w:val="0"/>
              <w:marTop w:val="0"/>
              <w:marBottom w:val="0"/>
              <w:divBdr>
                <w:top w:val="none" w:sz="0" w:space="0" w:color="auto"/>
                <w:left w:val="none" w:sz="0" w:space="0" w:color="auto"/>
                <w:bottom w:val="none" w:sz="0" w:space="0" w:color="auto"/>
                <w:right w:val="none" w:sz="0" w:space="0" w:color="auto"/>
              </w:divBdr>
            </w:div>
            <w:div w:id="363405720">
              <w:marLeft w:val="0"/>
              <w:marRight w:val="0"/>
              <w:marTop w:val="0"/>
              <w:marBottom w:val="0"/>
              <w:divBdr>
                <w:top w:val="none" w:sz="0" w:space="0" w:color="auto"/>
                <w:left w:val="none" w:sz="0" w:space="0" w:color="auto"/>
                <w:bottom w:val="none" w:sz="0" w:space="0" w:color="auto"/>
                <w:right w:val="none" w:sz="0" w:space="0" w:color="auto"/>
              </w:divBdr>
            </w:div>
            <w:div w:id="364066615">
              <w:marLeft w:val="0"/>
              <w:marRight w:val="0"/>
              <w:marTop w:val="0"/>
              <w:marBottom w:val="0"/>
              <w:divBdr>
                <w:top w:val="none" w:sz="0" w:space="0" w:color="auto"/>
                <w:left w:val="none" w:sz="0" w:space="0" w:color="auto"/>
                <w:bottom w:val="none" w:sz="0" w:space="0" w:color="auto"/>
                <w:right w:val="none" w:sz="0" w:space="0" w:color="auto"/>
              </w:divBdr>
            </w:div>
            <w:div w:id="364185086">
              <w:marLeft w:val="0"/>
              <w:marRight w:val="0"/>
              <w:marTop w:val="0"/>
              <w:marBottom w:val="0"/>
              <w:divBdr>
                <w:top w:val="none" w:sz="0" w:space="0" w:color="auto"/>
                <w:left w:val="none" w:sz="0" w:space="0" w:color="auto"/>
                <w:bottom w:val="none" w:sz="0" w:space="0" w:color="auto"/>
                <w:right w:val="none" w:sz="0" w:space="0" w:color="auto"/>
              </w:divBdr>
            </w:div>
            <w:div w:id="364674424">
              <w:marLeft w:val="0"/>
              <w:marRight w:val="0"/>
              <w:marTop w:val="0"/>
              <w:marBottom w:val="0"/>
              <w:divBdr>
                <w:top w:val="none" w:sz="0" w:space="0" w:color="auto"/>
                <w:left w:val="none" w:sz="0" w:space="0" w:color="auto"/>
                <w:bottom w:val="none" w:sz="0" w:space="0" w:color="auto"/>
                <w:right w:val="none" w:sz="0" w:space="0" w:color="auto"/>
              </w:divBdr>
            </w:div>
            <w:div w:id="366564208">
              <w:marLeft w:val="0"/>
              <w:marRight w:val="0"/>
              <w:marTop w:val="0"/>
              <w:marBottom w:val="0"/>
              <w:divBdr>
                <w:top w:val="none" w:sz="0" w:space="0" w:color="auto"/>
                <w:left w:val="none" w:sz="0" w:space="0" w:color="auto"/>
                <w:bottom w:val="none" w:sz="0" w:space="0" w:color="auto"/>
                <w:right w:val="none" w:sz="0" w:space="0" w:color="auto"/>
              </w:divBdr>
            </w:div>
            <w:div w:id="367610686">
              <w:marLeft w:val="0"/>
              <w:marRight w:val="0"/>
              <w:marTop w:val="0"/>
              <w:marBottom w:val="0"/>
              <w:divBdr>
                <w:top w:val="none" w:sz="0" w:space="0" w:color="auto"/>
                <w:left w:val="none" w:sz="0" w:space="0" w:color="auto"/>
                <w:bottom w:val="none" w:sz="0" w:space="0" w:color="auto"/>
                <w:right w:val="none" w:sz="0" w:space="0" w:color="auto"/>
              </w:divBdr>
            </w:div>
            <w:div w:id="369038191">
              <w:marLeft w:val="0"/>
              <w:marRight w:val="0"/>
              <w:marTop w:val="0"/>
              <w:marBottom w:val="0"/>
              <w:divBdr>
                <w:top w:val="none" w:sz="0" w:space="0" w:color="auto"/>
                <w:left w:val="none" w:sz="0" w:space="0" w:color="auto"/>
                <w:bottom w:val="none" w:sz="0" w:space="0" w:color="auto"/>
                <w:right w:val="none" w:sz="0" w:space="0" w:color="auto"/>
              </w:divBdr>
            </w:div>
            <w:div w:id="370113687">
              <w:marLeft w:val="0"/>
              <w:marRight w:val="0"/>
              <w:marTop w:val="0"/>
              <w:marBottom w:val="0"/>
              <w:divBdr>
                <w:top w:val="none" w:sz="0" w:space="0" w:color="auto"/>
                <w:left w:val="none" w:sz="0" w:space="0" w:color="auto"/>
                <w:bottom w:val="none" w:sz="0" w:space="0" w:color="auto"/>
                <w:right w:val="none" w:sz="0" w:space="0" w:color="auto"/>
              </w:divBdr>
            </w:div>
            <w:div w:id="373308385">
              <w:marLeft w:val="0"/>
              <w:marRight w:val="0"/>
              <w:marTop w:val="0"/>
              <w:marBottom w:val="0"/>
              <w:divBdr>
                <w:top w:val="none" w:sz="0" w:space="0" w:color="auto"/>
                <w:left w:val="none" w:sz="0" w:space="0" w:color="auto"/>
                <w:bottom w:val="none" w:sz="0" w:space="0" w:color="auto"/>
                <w:right w:val="none" w:sz="0" w:space="0" w:color="auto"/>
              </w:divBdr>
            </w:div>
            <w:div w:id="375083481">
              <w:marLeft w:val="0"/>
              <w:marRight w:val="0"/>
              <w:marTop w:val="0"/>
              <w:marBottom w:val="0"/>
              <w:divBdr>
                <w:top w:val="none" w:sz="0" w:space="0" w:color="auto"/>
                <w:left w:val="none" w:sz="0" w:space="0" w:color="auto"/>
                <w:bottom w:val="none" w:sz="0" w:space="0" w:color="auto"/>
                <w:right w:val="none" w:sz="0" w:space="0" w:color="auto"/>
              </w:divBdr>
            </w:div>
            <w:div w:id="375742313">
              <w:marLeft w:val="0"/>
              <w:marRight w:val="0"/>
              <w:marTop w:val="0"/>
              <w:marBottom w:val="0"/>
              <w:divBdr>
                <w:top w:val="none" w:sz="0" w:space="0" w:color="auto"/>
                <w:left w:val="none" w:sz="0" w:space="0" w:color="auto"/>
                <w:bottom w:val="none" w:sz="0" w:space="0" w:color="auto"/>
                <w:right w:val="none" w:sz="0" w:space="0" w:color="auto"/>
              </w:divBdr>
            </w:div>
            <w:div w:id="376322350">
              <w:marLeft w:val="0"/>
              <w:marRight w:val="0"/>
              <w:marTop w:val="0"/>
              <w:marBottom w:val="0"/>
              <w:divBdr>
                <w:top w:val="none" w:sz="0" w:space="0" w:color="auto"/>
                <w:left w:val="none" w:sz="0" w:space="0" w:color="auto"/>
                <w:bottom w:val="none" w:sz="0" w:space="0" w:color="auto"/>
                <w:right w:val="none" w:sz="0" w:space="0" w:color="auto"/>
              </w:divBdr>
            </w:div>
            <w:div w:id="376855265">
              <w:marLeft w:val="0"/>
              <w:marRight w:val="0"/>
              <w:marTop w:val="0"/>
              <w:marBottom w:val="0"/>
              <w:divBdr>
                <w:top w:val="none" w:sz="0" w:space="0" w:color="auto"/>
                <w:left w:val="none" w:sz="0" w:space="0" w:color="auto"/>
                <w:bottom w:val="none" w:sz="0" w:space="0" w:color="auto"/>
                <w:right w:val="none" w:sz="0" w:space="0" w:color="auto"/>
              </w:divBdr>
            </w:div>
            <w:div w:id="378867852">
              <w:marLeft w:val="0"/>
              <w:marRight w:val="0"/>
              <w:marTop w:val="0"/>
              <w:marBottom w:val="0"/>
              <w:divBdr>
                <w:top w:val="none" w:sz="0" w:space="0" w:color="auto"/>
                <w:left w:val="none" w:sz="0" w:space="0" w:color="auto"/>
                <w:bottom w:val="none" w:sz="0" w:space="0" w:color="auto"/>
                <w:right w:val="none" w:sz="0" w:space="0" w:color="auto"/>
              </w:divBdr>
            </w:div>
            <w:div w:id="381294146">
              <w:marLeft w:val="0"/>
              <w:marRight w:val="0"/>
              <w:marTop w:val="0"/>
              <w:marBottom w:val="0"/>
              <w:divBdr>
                <w:top w:val="none" w:sz="0" w:space="0" w:color="auto"/>
                <w:left w:val="none" w:sz="0" w:space="0" w:color="auto"/>
                <w:bottom w:val="none" w:sz="0" w:space="0" w:color="auto"/>
                <w:right w:val="none" w:sz="0" w:space="0" w:color="auto"/>
              </w:divBdr>
            </w:div>
            <w:div w:id="383070532">
              <w:marLeft w:val="0"/>
              <w:marRight w:val="0"/>
              <w:marTop w:val="0"/>
              <w:marBottom w:val="0"/>
              <w:divBdr>
                <w:top w:val="none" w:sz="0" w:space="0" w:color="auto"/>
                <w:left w:val="none" w:sz="0" w:space="0" w:color="auto"/>
                <w:bottom w:val="none" w:sz="0" w:space="0" w:color="auto"/>
                <w:right w:val="none" w:sz="0" w:space="0" w:color="auto"/>
              </w:divBdr>
            </w:div>
            <w:div w:id="386615425">
              <w:marLeft w:val="0"/>
              <w:marRight w:val="0"/>
              <w:marTop w:val="0"/>
              <w:marBottom w:val="0"/>
              <w:divBdr>
                <w:top w:val="none" w:sz="0" w:space="0" w:color="auto"/>
                <w:left w:val="none" w:sz="0" w:space="0" w:color="auto"/>
                <w:bottom w:val="none" w:sz="0" w:space="0" w:color="auto"/>
                <w:right w:val="none" w:sz="0" w:space="0" w:color="auto"/>
              </w:divBdr>
            </w:div>
            <w:div w:id="386759705">
              <w:marLeft w:val="0"/>
              <w:marRight w:val="0"/>
              <w:marTop w:val="0"/>
              <w:marBottom w:val="0"/>
              <w:divBdr>
                <w:top w:val="none" w:sz="0" w:space="0" w:color="auto"/>
                <w:left w:val="none" w:sz="0" w:space="0" w:color="auto"/>
                <w:bottom w:val="none" w:sz="0" w:space="0" w:color="auto"/>
                <w:right w:val="none" w:sz="0" w:space="0" w:color="auto"/>
              </w:divBdr>
              <w:divsChild>
                <w:div w:id="99766957">
                  <w:marLeft w:val="0"/>
                  <w:marRight w:val="0"/>
                  <w:marTop w:val="0"/>
                  <w:marBottom w:val="0"/>
                  <w:divBdr>
                    <w:top w:val="none" w:sz="0" w:space="0" w:color="auto"/>
                    <w:left w:val="none" w:sz="0" w:space="0" w:color="auto"/>
                    <w:bottom w:val="none" w:sz="0" w:space="0" w:color="auto"/>
                    <w:right w:val="none" w:sz="0" w:space="0" w:color="auto"/>
                  </w:divBdr>
                </w:div>
                <w:div w:id="273096526">
                  <w:marLeft w:val="0"/>
                  <w:marRight w:val="0"/>
                  <w:marTop w:val="0"/>
                  <w:marBottom w:val="0"/>
                  <w:divBdr>
                    <w:top w:val="none" w:sz="0" w:space="0" w:color="auto"/>
                    <w:left w:val="none" w:sz="0" w:space="0" w:color="auto"/>
                    <w:bottom w:val="none" w:sz="0" w:space="0" w:color="auto"/>
                    <w:right w:val="none" w:sz="0" w:space="0" w:color="auto"/>
                  </w:divBdr>
                </w:div>
                <w:div w:id="722338841">
                  <w:marLeft w:val="0"/>
                  <w:marRight w:val="0"/>
                  <w:marTop w:val="0"/>
                  <w:marBottom w:val="0"/>
                  <w:divBdr>
                    <w:top w:val="none" w:sz="0" w:space="0" w:color="auto"/>
                    <w:left w:val="none" w:sz="0" w:space="0" w:color="auto"/>
                    <w:bottom w:val="none" w:sz="0" w:space="0" w:color="auto"/>
                    <w:right w:val="none" w:sz="0" w:space="0" w:color="auto"/>
                  </w:divBdr>
                </w:div>
                <w:div w:id="1008026452">
                  <w:marLeft w:val="0"/>
                  <w:marRight w:val="0"/>
                  <w:marTop w:val="0"/>
                  <w:marBottom w:val="0"/>
                  <w:divBdr>
                    <w:top w:val="none" w:sz="0" w:space="0" w:color="auto"/>
                    <w:left w:val="none" w:sz="0" w:space="0" w:color="auto"/>
                    <w:bottom w:val="none" w:sz="0" w:space="0" w:color="auto"/>
                    <w:right w:val="none" w:sz="0" w:space="0" w:color="auto"/>
                  </w:divBdr>
                </w:div>
                <w:div w:id="1403142429">
                  <w:marLeft w:val="0"/>
                  <w:marRight w:val="0"/>
                  <w:marTop w:val="0"/>
                  <w:marBottom w:val="0"/>
                  <w:divBdr>
                    <w:top w:val="none" w:sz="0" w:space="0" w:color="auto"/>
                    <w:left w:val="none" w:sz="0" w:space="0" w:color="auto"/>
                    <w:bottom w:val="none" w:sz="0" w:space="0" w:color="auto"/>
                    <w:right w:val="none" w:sz="0" w:space="0" w:color="auto"/>
                  </w:divBdr>
                </w:div>
                <w:div w:id="1474831355">
                  <w:marLeft w:val="0"/>
                  <w:marRight w:val="0"/>
                  <w:marTop w:val="0"/>
                  <w:marBottom w:val="0"/>
                  <w:divBdr>
                    <w:top w:val="none" w:sz="0" w:space="0" w:color="auto"/>
                    <w:left w:val="none" w:sz="0" w:space="0" w:color="auto"/>
                    <w:bottom w:val="none" w:sz="0" w:space="0" w:color="auto"/>
                    <w:right w:val="none" w:sz="0" w:space="0" w:color="auto"/>
                  </w:divBdr>
                </w:div>
                <w:div w:id="1805200944">
                  <w:marLeft w:val="0"/>
                  <w:marRight w:val="0"/>
                  <w:marTop w:val="0"/>
                  <w:marBottom w:val="0"/>
                  <w:divBdr>
                    <w:top w:val="none" w:sz="0" w:space="0" w:color="auto"/>
                    <w:left w:val="none" w:sz="0" w:space="0" w:color="auto"/>
                    <w:bottom w:val="none" w:sz="0" w:space="0" w:color="auto"/>
                    <w:right w:val="none" w:sz="0" w:space="0" w:color="auto"/>
                  </w:divBdr>
                </w:div>
                <w:div w:id="2116441910">
                  <w:marLeft w:val="0"/>
                  <w:marRight w:val="0"/>
                  <w:marTop w:val="0"/>
                  <w:marBottom w:val="0"/>
                  <w:divBdr>
                    <w:top w:val="none" w:sz="0" w:space="0" w:color="auto"/>
                    <w:left w:val="none" w:sz="0" w:space="0" w:color="auto"/>
                    <w:bottom w:val="none" w:sz="0" w:space="0" w:color="auto"/>
                    <w:right w:val="none" w:sz="0" w:space="0" w:color="auto"/>
                  </w:divBdr>
                </w:div>
              </w:divsChild>
            </w:div>
            <w:div w:id="387847990">
              <w:marLeft w:val="0"/>
              <w:marRight w:val="0"/>
              <w:marTop w:val="0"/>
              <w:marBottom w:val="0"/>
              <w:divBdr>
                <w:top w:val="none" w:sz="0" w:space="0" w:color="auto"/>
                <w:left w:val="none" w:sz="0" w:space="0" w:color="auto"/>
                <w:bottom w:val="none" w:sz="0" w:space="0" w:color="auto"/>
                <w:right w:val="none" w:sz="0" w:space="0" w:color="auto"/>
              </w:divBdr>
            </w:div>
            <w:div w:id="388724947">
              <w:marLeft w:val="0"/>
              <w:marRight w:val="0"/>
              <w:marTop w:val="0"/>
              <w:marBottom w:val="0"/>
              <w:divBdr>
                <w:top w:val="none" w:sz="0" w:space="0" w:color="auto"/>
                <w:left w:val="none" w:sz="0" w:space="0" w:color="auto"/>
                <w:bottom w:val="none" w:sz="0" w:space="0" w:color="auto"/>
                <w:right w:val="none" w:sz="0" w:space="0" w:color="auto"/>
              </w:divBdr>
            </w:div>
            <w:div w:id="389235213">
              <w:marLeft w:val="0"/>
              <w:marRight w:val="0"/>
              <w:marTop w:val="0"/>
              <w:marBottom w:val="0"/>
              <w:divBdr>
                <w:top w:val="none" w:sz="0" w:space="0" w:color="auto"/>
                <w:left w:val="none" w:sz="0" w:space="0" w:color="auto"/>
                <w:bottom w:val="none" w:sz="0" w:space="0" w:color="auto"/>
                <w:right w:val="none" w:sz="0" w:space="0" w:color="auto"/>
              </w:divBdr>
            </w:div>
            <w:div w:id="389380547">
              <w:marLeft w:val="0"/>
              <w:marRight w:val="0"/>
              <w:marTop w:val="0"/>
              <w:marBottom w:val="0"/>
              <w:divBdr>
                <w:top w:val="none" w:sz="0" w:space="0" w:color="auto"/>
                <w:left w:val="none" w:sz="0" w:space="0" w:color="auto"/>
                <w:bottom w:val="none" w:sz="0" w:space="0" w:color="auto"/>
                <w:right w:val="none" w:sz="0" w:space="0" w:color="auto"/>
              </w:divBdr>
            </w:div>
            <w:div w:id="389691018">
              <w:marLeft w:val="0"/>
              <w:marRight w:val="0"/>
              <w:marTop w:val="0"/>
              <w:marBottom w:val="0"/>
              <w:divBdr>
                <w:top w:val="none" w:sz="0" w:space="0" w:color="auto"/>
                <w:left w:val="none" w:sz="0" w:space="0" w:color="auto"/>
                <w:bottom w:val="none" w:sz="0" w:space="0" w:color="auto"/>
                <w:right w:val="none" w:sz="0" w:space="0" w:color="auto"/>
              </w:divBdr>
            </w:div>
            <w:div w:id="390931746">
              <w:marLeft w:val="0"/>
              <w:marRight w:val="0"/>
              <w:marTop w:val="0"/>
              <w:marBottom w:val="0"/>
              <w:divBdr>
                <w:top w:val="none" w:sz="0" w:space="0" w:color="auto"/>
                <w:left w:val="none" w:sz="0" w:space="0" w:color="auto"/>
                <w:bottom w:val="none" w:sz="0" w:space="0" w:color="auto"/>
                <w:right w:val="none" w:sz="0" w:space="0" w:color="auto"/>
              </w:divBdr>
            </w:div>
            <w:div w:id="392385868">
              <w:marLeft w:val="0"/>
              <w:marRight w:val="0"/>
              <w:marTop w:val="0"/>
              <w:marBottom w:val="0"/>
              <w:divBdr>
                <w:top w:val="none" w:sz="0" w:space="0" w:color="auto"/>
                <w:left w:val="none" w:sz="0" w:space="0" w:color="auto"/>
                <w:bottom w:val="none" w:sz="0" w:space="0" w:color="auto"/>
                <w:right w:val="none" w:sz="0" w:space="0" w:color="auto"/>
              </w:divBdr>
            </w:div>
            <w:div w:id="393701374">
              <w:marLeft w:val="0"/>
              <w:marRight w:val="0"/>
              <w:marTop w:val="0"/>
              <w:marBottom w:val="0"/>
              <w:divBdr>
                <w:top w:val="none" w:sz="0" w:space="0" w:color="auto"/>
                <w:left w:val="none" w:sz="0" w:space="0" w:color="auto"/>
                <w:bottom w:val="none" w:sz="0" w:space="0" w:color="auto"/>
                <w:right w:val="none" w:sz="0" w:space="0" w:color="auto"/>
              </w:divBdr>
            </w:div>
            <w:div w:id="395513807">
              <w:marLeft w:val="0"/>
              <w:marRight w:val="0"/>
              <w:marTop w:val="0"/>
              <w:marBottom w:val="0"/>
              <w:divBdr>
                <w:top w:val="none" w:sz="0" w:space="0" w:color="auto"/>
                <w:left w:val="none" w:sz="0" w:space="0" w:color="auto"/>
                <w:bottom w:val="none" w:sz="0" w:space="0" w:color="auto"/>
                <w:right w:val="none" w:sz="0" w:space="0" w:color="auto"/>
              </w:divBdr>
            </w:div>
            <w:div w:id="398409503">
              <w:marLeft w:val="0"/>
              <w:marRight w:val="0"/>
              <w:marTop w:val="0"/>
              <w:marBottom w:val="0"/>
              <w:divBdr>
                <w:top w:val="none" w:sz="0" w:space="0" w:color="auto"/>
                <w:left w:val="none" w:sz="0" w:space="0" w:color="auto"/>
                <w:bottom w:val="none" w:sz="0" w:space="0" w:color="auto"/>
                <w:right w:val="none" w:sz="0" w:space="0" w:color="auto"/>
              </w:divBdr>
            </w:div>
            <w:div w:id="398554971">
              <w:marLeft w:val="0"/>
              <w:marRight w:val="0"/>
              <w:marTop w:val="0"/>
              <w:marBottom w:val="0"/>
              <w:divBdr>
                <w:top w:val="none" w:sz="0" w:space="0" w:color="auto"/>
                <w:left w:val="none" w:sz="0" w:space="0" w:color="auto"/>
                <w:bottom w:val="none" w:sz="0" w:space="0" w:color="auto"/>
                <w:right w:val="none" w:sz="0" w:space="0" w:color="auto"/>
              </w:divBdr>
            </w:div>
            <w:div w:id="399209124">
              <w:marLeft w:val="0"/>
              <w:marRight w:val="0"/>
              <w:marTop w:val="0"/>
              <w:marBottom w:val="0"/>
              <w:divBdr>
                <w:top w:val="none" w:sz="0" w:space="0" w:color="auto"/>
                <w:left w:val="none" w:sz="0" w:space="0" w:color="auto"/>
                <w:bottom w:val="none" w:sz="0" w:space="0" w:color="auto"/>
                <w:right w:val="none" w:sz="0" w:space="0" w:color="auto"/>
              </w:divBdr>
            </w:div>
            <w:div w:id="399670358">
              <w:marLeft w:val="0"/>
              <w:marRight w:val="0"/>
              <w:marTop w:val="0"/>
              <w:marBottom w:val="0"/>
              <w:divBdr>
                <w:top w:val="none" w:sz="0" w:space="0" w:color="auto"/>
                <w:left w:val="none" w:sz="0" w:space="0" w:color="auto"/>
                <w:bottom w:val="none" w:sz="0" w:space="0" w:color="auto"/>
                <w:right w:val="none" w:sz="0" w:space="0" w:color="auto"/>
              </w:divBdr>
            </w:div>
            <w:div w:id="401408518">
              <w:marLeft w:val="0"/>
              <w:marRight w:val="0"/>
              <w:marTop w:val="0"/>
              <w:marBottom w:val="0"/>
              <w:divBdr>
                <w:top w:val="none" w:sz="0" w:space="0" w:color="auto"/>
                <w:left w:val="none" w:sz="0" w:space="0" w:color="auto"/>
                <w:bottom w:val="none" w:sz="0" w:space="0" w:color="auto"/>
                <w:right w:val="none" w:sz="0" w:space="0" w:color="auto"/>
              </w:divBdr>
            </w:div>
            <w:div w:id="402263871">
              <w:marLeft w:val="0"/>
              <w:marRight w:val="0"/>
              <w:marTop w:val="0"/>
              <w:marBottom w:val="0"/>
              <w:divBdr>
                <w:top w:val="none" w:sz="0" w:space="0" w:color="auto"/>
                <w:left w:val="none" w:sz="0" w:space="0" w:color="auto"/>
                <w:bottom w:val="none" w:sz="0" w:space="0" w:color="auto"/>
                <w:right w:val="none" w:sz="0" w:space="0" w:color="auto"/>
              </w:divBdr>
            </w:div>
            <w:div w:id="402334416">
              <w:marLeft w:val="0"/>
              <w:marRight w:val="0"/>
              <w:marTop w:val="0"/>
              <w:marBottom w:val="0"/>
              <w:divBdr>
                <w:top w:val="none" w:sz="0" w:space="0" w:color="auto"/>
                <w:left w:val="none" w:sz="0" w:space="0" w:color="auto"/>
                <w:bottom w:val="none" w:sz="0" w:space="0" w:color="auto"/>
                <w:right w:val="none" w:sz="0" w:space="0" w:color="auto"/>
              </w:divBdr>
            </w:div>
            <w:div w:id="403341158">
              <w:marLeft w:val="0"/>
              <w:marRight w:val="0"/>
              <w:marTop w:val="0"/>
              <w:marBottom w:val="0"/>
              <w:divBdr>
                <w:top w:val="none" w:sz="0" w:space="0" w:color="auto"/>
                <w:left w:val="none" w:sz="0" w:space="0" w:color="auto"/>
                <w:bottom w:val="none" w:sz="0" w:space="0" w:color="auto"/>
                <w:right w:val="none" w:sz="0" w:space="0" w:color="auto"/>
              </w:divBdr>
            </w:div>
            <w:div w:id="403837815">
              <w:marLeft w:val="0"/>
              <w:marRight w:val="0"/>
              <w:marTop w:val="0"/>
              <w:marBottom w:val="0"/>
              <w:divBdr>
                <w:top w:val="none" w:sz="0" w:space="0" w:color="auto"/>
                <w:left w:val="none" w:sz="0" w:space="0" w:color="auto"/>
                <w:bottom w:val="none" w:sz="0" w:space="0" w:color="auto"/>
                <w:right w:val="none" w:sz="0" w:space="0" w:color="auto"/>
              </w:divBdr>
            </w:div>
            <w:div w:id="404379802">
              <w:marLeft w:val="0"/>
              <w:marRight w:val="0"/>
              <w:marTop w:val="0"/>
              <w:marBottom w:val="0"/>
              <w:divBdr>
                <w:top w:val="none" w:sz="0" w:space="0" w:color="auto"/>
                <w:left w:val="none" w:sz="0" w:space="0" w:color="auto"/>
                <w:bottom w:val="none" w:sz="0" w:space="0" w:color="auto"/>
                <w:right w:val="none" w:sz="0" w:space="0" w:color="auto"/>
              </w:divBdr>
            </w:div>
            <w:div w:id="404883320">
              <w:marLeft w:val="0"/>
              <w:marRight w:val="0"/>
              <w:marTop w:val="0"/>
              <w:marBottom w:val="0"/>
              <w:divBdr>
                <w:top w:val="none" w:sz="0" w:space="0" w:color="auto"/>
                <w:left w:val="none" w:sz="0" w:space="0" w:color="auto"/>
                <w:bottom w:val="none" w:sz="0" w:space="0" w:color="auto"/>
                <w:right w:val="none" w:sz="0" w:space="0" w:color="auto"/>
              </w:divBdr>
            </w:div>
            <w:div w:id="407070853">
              <w:marLeft w:val="0"/>
              <w:marRight w:val="0"/>
              <w:marTop w:val="0"/>
              <w:marBottom w:val="0"/>
              <w:divBdr>
                <w:top w:val="none" w:sz="0" w:space="0" w:color="auto"/>
                <w:left w:val="none" w:sz="0" w:space="0" w:color="auto"/>
                <w:bottom w:val="none" w:sz="0" w:space="0" w:color="auto"/>
                <w:right w:val="none" w:sz="0" w:space="0" w:color="auto"/>
              </w:divBdr>
            </w:div>
            <w:div w:id="409818624">
              <w:marLeft w:val="0"/>
              <w:marRight w:val="0"/>
              <w:marTop w:val="0"/>
              <w:marBottom w:val="0"/>
              <w:divBdr>
                <w:top w:val="none" w:sz="0" w:space="0" w:color="auto"/>
                <w:left w:val="none" w:sz="0" w:space="0" w:color="auto"/>
                <w:bottom w:val="none" w:sz="0" w:space="0" w:color="auto"/>
                <w:right w:val="none" w:sz="0" w:space="0" w:color="auto"/>
              </w:divBdr>
            </w:div>
            <w:div w:id="410271785">
              <w:marLeft w:val="0"/>
              <w:marRight w:val="0"/>
              <w:marTop w:val="0"/>
              <w:marBottom w:val="0"/>
              <w:divBdr>
                <w:top w:val="none" w:sz="0" w:space="0" w:color="auto"/>
                <w:left w:val="none" w:sz="0" w:space="0" w:color="auto"/>
                <w:bottom w:val="none" w:sz="0" w:space="0" w:color="auto"/>
                <w:right w:val="none" w:sz="0" w:space="0" w:color="auto"/>
              </w:divBdr>
            </w:div>
            <w:div w:id="410348059">
              <w:marLeft w:val="0"/>
              <w:marRight w:val="0"/>
              <w:marTop w:val="0"/>
              <w:marBottom w:val="0"/>
              <w:divBdr>
                <w:top w:val="none" w:sz="0" w:space="0" w:color="auto"/>
                <w:left w:val="none" w:sz="0" w:space="0" w:color="auto"/>
                <w:bottom w:val="none" w:sz="0" w:space="0" w:color="auto"/>
                <w:right w:val="none" w:sz="0" w:space="0" w:color="auto"/>
              </w:divBdr>
            </w:div>
            <w:div w:id="410393055">
              <w:marLeft w:val="0"/>
              <w:marRight w:val="0"/>
              <w:marTop w:val="0"/>
              <w:marBottom w:val="0"/>
              <w:divBdr>
                <w:top w:val="none" w:sz="0" w:space="0" w:color="auto"/>
                <w:left w:val="none" w:sz="0" w:space="0" w:color="auto"/>
                <w:bottom w:val="none" w:sz="0" w:space="0" w:color="auto"/>
                <w:right w:val="none" w:sz="0" w:space="0" w:color="auto"/>
              </w:divBdr>
            </w:div>
            <w:div w:id="413018348">
              <w:marLeft w:val="0"/>
              <w:marRight w:val="0"/>
              <w:marTop w:val="0"/>
              <w:marBottom w:val="0"/>
              <w:divBdr>
                <w:top w:val="none" w:sz="0" w:space="0" w:color="auto"/>
                <w:left w:val="none" w:sz="0" w:space="0" w:color="auto"/>
                <w:bottom w:val="none" w:sz="0" w:space="0" w:color="auto"/>
                <w:right w:val="none" w:sz="0" w:space="0" w:color="auto"/>
              </w:divBdr>
            </w:div>
            <w:div w:id="414328865">
              <w:marLeft w:val="0"/>
              <w:marRight w:val="0"/>
              <w:marTop w:val="0"/>
              <w:marBottom w:val="0"/>
              <w:divBdr>
                <w:top w:val="none" w:sz="0" w:space="0" w:color="auto"/>
                <w:left w:val="none" w:sz="0" w:space="0" w:color="auto"/>
                <w:bottom w:val="none" w:sz="0" w:space="0" w:color="auto"/>
                <w:right w:val="none" w:sz="0" w:space="0" w:color="auto"/>
              </w:divBdr>
            </w:div>
            <w:div w:id="415252694">
              <w:marLeft w:val="0"/>
              <w:marRight w:val="0"/>
              <w:marTop w:val="0"/>
              <w:marBottom w:val="0"/>
              <w:divBdr>
                <w:top w:val="none" w:sz="0" w:space="0" w:color="auto"/>
                <w:left w:val="none" w:sz="0" w:space="0" w:color="auto"/>
                <w:bottom w:val="none" w:sz="0" w:space="0" w:color="auto"/>
                <w:right w:val="none" w:sz="0" w:space="0" w:color="auto"/>
              </w:divBdr>
            </w:div>
            <w:div w:id="415828694">
              <w:marLeft w:val="0"/>
              <w:marRight w:val="0"/>
              <w:marTop w:val="0"/>
              <w:marBottom w:val="0"/>
              <w:divBdr>
                <w:top w:val="none" w:sz="0" w:space="0" w:color="auto"/>
                <w:left w:val="none" w:sz="0" w:space="0" w:color="auto"/>
                <w:bottom w:val="none" w:sz="0" w:space="0" w:color="auto"/>
                <w:right w:val="none" w:sz="0" w:space="0" w:color="auto"/>
              </w:divBdr>
            </w:div>
            <w:div w:id="417990601">
              <w:marLeft w:val="0"/>
              <w:marRight w:val="0"/>
              <w:marTop w:val="0"/>
              <w:marBottom w:val="0"/>
              <w:divBdr>
                <w:top w:val="none" w:sz="0" w:space="0" w:color="auto"/>
                <w:left w:val="none" w:sz="0" w:space="0" w:color="auto"/>
                <w:bottom w:val="none" w:sz="0" w:space="0" w:color="auto"/>
                <w:right w:val="none" w:sz="0" w:space="0" w:color="auto"/>
              </w:divBdr>
            </w:div>
            <w:div w:id="421224127">
              <w:marLeft w:val="0"/>
              <w:marRight w:val="0"/>
              <w:marTop w:val="0"/>
              <w:marBottom w:val="0"/>
              <w:divBdr>
                <w:top w:val="none" w:sz="0" w:space="0" w:color="auto"/>
                <w:left w:val="none" w:sz="0" w:space="0" w:color="auto"/>
                <w:bottom w:val="none" w:sz="0" w:space="0" w:color="auto"/>
                <w:right w:val="none" w:sz="0" w:space="0" w:color="auto"/>
              </w:divBdr>
            </w:div>
            <w:div w:id="423575293">
              <w:marLeft w:val="0"/>
              <w:marRight w:val="0"/>
              <w:marTop w:val="0"/>
              <w:marBottom w:val="0"/>
              <w:divBdr>
                <w:top w:val="none" w:sz="0" w:space="0" w:color="auto"/>
                <w:left w:val="none" w:sz="0" w:space="0" w:color="auto"/>
                <w:bottom w:val="none" w:sz="0" w:space="0" w:color="auto"/>
                <w:right w:val="none" w:sz="0" w:space="0" w:color="auto"/>
              </w:divBdr>
            </w:div>
            <w:div w:id="424495755">
              <w:marLeft w:val="0"/>
              <w:marRight w:val="0"/>
              <w:marTop w:val="0"/>
              <w:marBottom w:val="0"/>
              <w:divBdr>
                <w:top w:val="none" w:sz="0" w:space="0" w:color="auto"/>
                <w:left w:val="none" w:sz="0" w:space="0" w:color="auto"/>
                <w:bottom w:val="none" w:sz="0" w:space="0" w:color="auto"/>
                <w:right w:val="none" w:sz="0" w:space="0" w:color="auto"/>
              </w:divBdr>
            </w:div>
            <w:div w:id="426121337">
              <w:marLeft w:val="0"/>
              <w:marRight w:val="0"/>
              <w:marTop w:val="0"/>
              <w:marBottom w:val="0"/>
              <w:divBdr>
                <w:top w:val="none" w:sz="0" w:space="0" w:color="auto"/>
                <w:left w:val="none" w:sz="0" w:space="0" w:color="auto"/>
                <w:bottom w:val="none" w:sz="0" w:space="0" w:color="auto"/>
                <w:right w:val="none" w:sz="0" w:space="0" w:color="auto"/>
              </w:divBdr>
            </w:div>
            <w:div w:id="426997190">
              <w:marLeft w:val="0"/>
              <w:marRight w:val="0"/>
              <w:marTop w:val="0"/>
              <w:marBottom w:val="0"/>
              <w:divBdr>
                <w:top w:val="none" w:sz="0" w:space="0" w:color="auto"/>
                <w:left w:val="none" w:sz="0" w:space="0" w:color="auto"/>
                <w:bottom w:val="none" w:sz="0" w:space="0" w:color="auto"/>
                <w:right w:val="none" w:sz="0" w:space="0" w:color="auto"/>
              </w:divBdr>
            </w:div>
            <w:div w:id="427578147">
              <w:marLeft w:val="0"/>
              <w:marRight w:val="0"/>
              <w:marTop w:val="0"/>
              <w:marBottom w:val="0"/>
              <w:divBdr>
                <w:top w:val="none" w:sz="0" w:space="0" w:color="auto"/>
                <w:left w:val="none" w:sz="0" w:space="0" w:color="auto"/>
                <w:bottom w:val="none" w:sz="0" w:space="0" w:color="auto"/>
                <w:right w:val="none" w:sz="0" w:space="0" w:color="auto"/>
              </w:divBdr>
            </w:div>
            <w:div w:id="428090001">
              <w:marLeft w:val="0"/>
              <w:marRight w:val="0"/>
              <w:marTop w:val="0"/>
              <w:marBottom w:val="0"/>
              <w:divBdr>
                <w:top w:val="none" w:sz="0" w:space="0" w:color="auto"/>
                <w:left w:val="none" w:sz="0" w:space="0" w:color="auto"/>
                <w:bottom w:val="none" w:sz="0" w:space="0" w:color="auto"/>
                <w:right w:val="none" w:sz="0" w:space="0" w:color="auto"/>
              </w:divBdr>
            </w:div>
            <w:div w:id="429618210">
              <w:marLeft w:val="0"/>
              <w:marRight w:val="0"/>
              <w:marTop w:val="0"/>
              <w:marBottom w:val="0"/>
              <w:divBdr>
                <w:top w:val="none" w:sz="0" w:space="0" w:color="auto"/>
                <w:left w:val="none" w:sz="0" w:space="0" w:color="auto"/>
                <w:bottom w:val="none" w:sz="0" w:space="0" w:color="auto"/>
                <w:right w:val="none" w:sz="0" w:space="0" w:color="auto"/>
              </w:divBdr>
            </w:div>
            <w:div w:id="434178626">
              <w:marLeft w:val="0"/>
              <w:marRight w:val="0"/>
              <w:marTop w:val="0"/>
              <w:marBottom w:val="0"/>
              <w:divBdr>
                <w:top w:val="none" w:sz="0" w:space="0" w:color="auto"/>
                <w:left w:val="none" w:sz="0" w:space="0" w:color="auto"/>
                <w:bottom w:val="none" w:sz="0" w:space="0" w:color="auto"/>
                <w:right w:val="none" w:sz="0" w:space="0" w:color="auto"/>
              </w:divBdr>
            </w:div>
            <w:div w:id="438109561">
              <w:marLeft w:val="0"/>
              <w:marRight w:val="0"/>
              <w:marTop w:val="0"/>
              <w:marBottom w:val="0"/>
              <w:divBdr>
                <w:top w:val="none" w:sz="0" w:space="0" w:color="auto"/>
                <w:left w:val="none" w:sz="0" w:space="0" w:color="auto"/>
                <w:bottom w:val="none" w:sz="0" w:space="0" w:color="auto"/>
                <w:right w:val="none" w:sz="0" w:space="0" w:color="auto"/>
              </w:divBdr>
            </w:div>
            <w:div w:id="438566991">
              <w:marLeft w:val="0"/>
              <w:marRight w:val="0"/>
              <w:marTop w:val="0"/>
              <w:marBottom w:val="0"/>
              <w:divBdr>
                <w:top w:val="none" w:sz="0" w:space="0" w:color="auto"/>
                <w:left w:val="none" w:sz="0" w:space="0" w:color="auto"/>
                <w:bottom w:val="none" w:sz="0" w:space="0" w:color="auto"/>
                <w:right w:val="none" w:sz="0" w:space="0" w:color="auto"/>
              </w:divBdr>
            </w:div>
            <w:div w:id="438839057">
              <w:marLeft w:val="0"/>
              <w:marRight w:val="0"/>
              <w:marTop w:val="0"/>
              <w:marBottom w:val="0"/>
              <w:divBdr>
                <w:top w:val="none" w:sz="0" w:space="0" w:color="auto"/>
                <w:left w:val="none" w:sz="0" w:space="0" w:color="auto"/>
                <w:bottom w:val="none" w:sz="0" w:space="0" w:color="auto"/>
                <w:right w:val="none" w:sz="0" w:space="0" w:color="auto"/>
              </w:divBdr>
            </w:div>
            <w:div w:id="445386868">
              <w:marLeft w:val="0"/>
              <w:marRight w:val="0"/>
              <w:marTop w:val="0"/>
              <w:marBottom w:val="0"/>
              <w:divBdr>
                <w:top w:val="none" w:sz="0" w:space="0" w:color="auto"/>
                <w:left w:val="none" w:sz="0" w:space="0" w:color="auto"/>
                <w:bottom w:val="none" w:sz="0" w:space="0" w:color="auto"/>
                <w:right w:val="none" w:sz="0" w:space="0" w:color="auto"/>
              </w:divBdr>
            </w:div>
            <w:div w:id="446311570">
              <w:marLeft w:val="0"/>
              <w:marRight w:val="0"/>
              <w:marTop w:val="0"/>
              <w:marBottom w:val="0"/>
              <w:divBdr>
                <w:top w:val="none" w:sz="0" w:space="0" w:color="auto"/>
                <w:left w:val="none" w:sz="0" w:space="0" w:color="auto"/>
                <w:bottom w:val="none" w:sz="0" w:space="0" w:color="auto"/>
                <w:right w:val="none" w:sz="0" w:space="0" w:color="auto"/>
              </w:divBdr>
            </w:div>
            <w:div w:id="447698136">
              <w:marLeft w:val="0"/>
              <w:marRight w:val="0"/>
              <w:marTop w:val="0"/>
              <w:marBottom w:val="0"/>
              <w:divBdr>
                <w:top w:val="none" w:sz="0" w:space="0" w:color="auto"/>
                <w:left w:val="none" w:sz="0" w:space="0" w:color="auto"/>
                <w:bottom w:val="none" w:sz="0" w:space="0" w:color="auto"/>
                <w:right w:val="none" w:sz="0" w:space="0" w:color="auto"/>
              </w:divBdr>
            </w:div>
            <w:div w:id="448814768">
              <w:marLeft w:val="0"/>
              <w:marRight w:val="0"/>
              <w:marTop w:val="0"/>
              <w:marBottom w:val="0"/>
              <w:divBdr>
                <w:top w:val="none" w:sz="0" w:space="0" w:color="auto"/>
                <w:left w:val="none" w:sz="0" w:space="0" w:color="auto"/>
                <w:bottom w:val="none" w:sz="0" w:space="0" w:color="auto"/>
                <w:right w:val="none" w:sz="0" w:space="0" w:color="auto"/>
              </w:divBdr>
            </w:div>
            <w:div w:id="449864047">
              <w:marLeft w:val="0"/>
              <w:marRight w:val="0"/>
              <w:marTop w:val="0"/>
              <w:marBottom w:val="0"/>
              <w:divBdr>
                <w:top w:val="none" w:sz="0" w:space="0" w:color="auto"/>
                <w:left w:val="none" w:sz="0" w:space="0" w:color="auto"/>
                <w:bottom w:val="none" w:sz="0" w:space="0" w:color="auto"/>
                <w:right w:val="none" w:sz="0" w:space="0" w:color="auto"/>
              </w:divBdr>
            </w:div>
            <w:div w:id="450249143">
              <w:marLeft w:val="0"/>
              <w:marRight w:val="0"/>
              <w:marTop w:val="0"/>
              <w:marBottom w:val="0"/>
              <w:divBdr>
                <w:top w:val="none" w:sz="0" w:space="0" w:color="auto"/>
                <w:left w:val="none" w:sz="0" w:space="0" w:color="auto"/>
                <w:bottom w:val="none" w:sz="0" w:space="0" w:color="auto"/>
                <w:right w:val="none" w:sz="0" w:space="0" w:color="auto"/>
              </w:divBdr>
            </w:div>
            <w:div w:id="451023943">
              <w:marLeft w:val="0"/>
              <w:marRight w:val="0"/>
              <w:marTop w:val="0"/>
              <w:marBottom w:val="0"/>
              <w:divBdr>
                <w:top w:val="none" w:sz="0" w:space="0" w:color="auto"/>
                <w:left w:val="none" w:sz="0" w:space="0" w:color="auto"/>
                <w:bottom w:val="none" w:sz="0" w:space="0" w:color="auto"/>
                <w:right w:val="none" w:sz="0" w:space="0" w:color="auto"/>
              </w:divBdr>
            </w:div>
            <w:div w:id="452947517">
              <w:marLeft w:val="0"/>
              <w:marRight w:val="0"/>
              <w:marTop w:val="0"/>
              <w:marBottom w:val="0"/>
              <w:divBdr>
                <w:top w:val="none" w:sz="0" w:space="0" w:color="auto"/>
                <w:left w:val="none" w:sz="0" w:space="0" w:color="auto"/>
                <w:bottom w:val="none" w:sz="0" w:space="0" w:color="auto"/>
                <w:right w:val="none" w:sz="0" w:space="0" w:color="auto"/>
              </w:divBdr>
            </w:div>
            <w:div w:id="454443675">
              <w:marLeft w:val="0"/>
              <w:marRight w:val="0"/>
              <w:marTop w:val="0"/>
              <w:marBottom w:val="0"/>
              <w:divBdr>
                <w:top w:val="none" w:sz="0" w:space="0" w:color="auto"/>
                <w:left w:val="none" w:sz="0" w:space="0" w:color="auto"/>
                <w:bottom w:val="none" w:sz="0" w:space="0" w:color="auto"/>
                <w:right w:val="none" w:sz="0" w:space="0" w:color="auto"/>
              </w:divBdr>
            </w:div>
            <w:div w:id="454836632">
              <w:marLeft w:val="0"/>
              <w:marRight w:val="0"/>
              <w:marTop w:val="0"/>
              <w:marBottom w:val="0"/>
              <w:divBdr>
                <w:top w:val="none" w:sz="0" w:space="0" w:color="auto"/>
                <w:left w:val="none" w:sz="0" w:space="0" w:color="auto"/>
                <w:bottom w:val="none" w:sz="0" w:space="0" w:color="auto"/>
                <w:right w:val="none" w:sz="0" w:space="0" w:color="auto"/>
              </w:divBdr>
            </w:div>
            <w:div w:id="457065416">
              <w:marLeft w:val="0"/>
              <w:marRight w:val="0"/>
              <w:marTop w:val="0"/>
              <w:marBottom w:val="0"/>
              <w:divBdr>
                <w:top w:val="none" w:sz="0" w:space="0" w:color="auto"/>
                <w:left w:val="none" w:sz="0" w:space="0" w:color="auto"/>
                <w:bottom w:val="none" w:sz="0" w:space="0" w:color="auto"/>
                <w:right w:val="none" w:sz="0" w:space="0" w:color="auto"/>
              </w:divBdr>
            </w:div>
            <w:div w:id="461119126">
              <w:marLeft w:val="0"/>
              <w:marRight w:val="0"/>
              <w:marTop w:val="0"/>
              <w:marBottom w:val="0"/>
              <w:divBdr>
                <w:top w:val="none" w:sz="0" w:space="0" w:color="auto"/>
                <w:left w:val="none" w:sz="0" w:space="0" w:color="auto"/>
                <w:bottom w:val="none" w:sz="0" w:space="0" w:color="auto"/>
                <w:right w:val="none" w:sz="0" w:space="0" w:color="auto"/>
              </w:divBdr>
            </w:div>
            <w:div w:id="461732491">
              <w:marLeft w:val="0"/>
              <w:marRight w:val="0"/>
              <w:marTop w:val="0"/>
              <w:marBottom w:val="0"/>
              <w:divBdr>
                <w:top w:val="none" w:sz="0" w:space="0" w:color="auto"/>
                <w:left w:val="none" w:sz="0" w:space="0" w:color="auto"/>
                <w:bottom w:val="none" w:sz="0" w:space="0" w:color="auto"/>
                <w:right w:val="none" w:sz="0" w:space="0" w:color="auto"/>
              </w:divBdr>
            </w:div>
            <w:div w:id="462238998">
              <w:marLeft w:val="0"/>
              <w:marRight w:val="0"/>
              <w:marTop w:val="0"/>
              <w:marBottom w:val="0"/>
              <w:divBdr>
                <w:top w:val="none" w:sz="0" w:space="0" w:color="auto"/>
                <w:left w:val="none" w:sz="0" w:space="0" w:color="auto"/>
                <w:bottom w:val="none" w:sz="0" w:space="0" w:color="auto"/>
                <w:right w:val="none" w:sz="0" w:space="0" w:color="auto"/>
              </w:divBdr>
            </w:div>
            <w:div w:id="462847598">
              <w:marLeft w:val="0"/>
              <w:marRight w:val="0"/>
              <w:marTop w:val="0"/>
              <w:marBottom w:val="0"/>
              <w:divBdr>
                <w:top w:val="none" w:sz="0" w:space="0" w:color="auto"/>
                <w:left w:val="none" w:sz="0" w:space="0" w:color="auto"/>
                <w:bottom w:val="none" w:sz="0" w:space="0" w:color="auto"/>
                <w:right w:val="none" w:sz="0" w:space="0" w:color="auto"/>
              </w:divBdr>
            </w:div>
            <w:div w:id="464855383">
              <w:marLeft w:val="0"/>
              <w:marRight w:val="0"/>
              <w:marTop w:val="0"/>
              <w:marBottom w:val="0"/>
              <w:divBdr>
                <w:top w:val="none" w:sz="0" w:space="0" w:color="auto"/>
                <w:left w:val="none" w:sz="0" w:space="0" w:color="auto"/>
                <w:bottom w:val="none" w:sz="0" w:space="0" w:color="auto"/>
                <w:right w:val="none" w:sz="0" w:space="0" w:color="auto"/>
              </w:divBdr>
            </w:div>
            <w:div w:id="466970300">
              <w:marLeft w:val="0"/>
              <w:marRight w:val="0"/>
              <w:marTop w:val="0"/>
              <w:marBottom w:val="0"/>
              <w:divBdr>
                <w:top w:val="none" w:sz="0" w:space="0" w:color="auto"/>
                <w:left w:val="none" w:sz="0" w:space="0" w:color="auto"/>
                <w:bottom w:val="none" w:sz="0" w:space="0" w:color="auto"/>
                <w:right w:val="none" w:sz="0" w:space="0" w:color="auto"/>
              </w:divBdr>
            </w:div>
            <w:div w:id="467433547">
              <w:marLeft w:val="0"/>
              <w:marRight w:val="0"/>
              <w:marTop w:val="0"/>
              <w:marBottom w:val="0"/>
              <w:divBdr>
                <w:top w:val="none" w:sz="0" w:space="0" w:color="auto"/>
                <w:left w:val="none" w:sz="0" w:space="0" w:color="auto"/>
                <w:bottom w:val="none" w:sz="0" w:space="0" w:color="auto"/>
                <w:right w:val="none" w:sz="0" w:space="0" w:color="auto"/>
              </w:divBdr>
            </w:div>
            <w:div w:id="468280639">
              <w:marLeft w:val="0"/>
              <w:marRight w:val="0"/>
              <w:marTop w:val="0"/>
              <w:marBottom w:val="0"/>
              <w:divBdr>
                <w:top w:val="none" w:sz="0" w:space="0" w:color="auto"/>
                <w:left w:val="none" w:sz="0" w:space="0" w:color="auto"/>
                <w:bottom w:val="none" w:sz="0" w:space="0" w:color="auto"/>
                <w:right w:val="none" w:sz="0" w:space="0" w:color="auto"/>
              </w:divBdr>
            </w:div>
            <w:div w:id="468592535">
              <w:marLeft w:val="0"/>
              <w:marRight w:val="0"/>
              <w:marTop w:val="0"/>
              <w:marBottom w:val="0"/>
              <w:divBdr>
                <w:top w:val="none" w:sz="0" w:space="0" w:color="auto"/>
                <w:left w:val="none" w:sz="0" w:space="0" w:color="auto"/>
                <w:bottom w:val="none" w:sz="0" w:space="0" w:color="auto"/>
                <w:right w:val="none" w:sz="0" w:space="0" w:color="auto"/>
              </w:divBdr>
            </w:div>
            <w:div w:id="469631689">
              <w:marLeft w:val="0"/>
              <w:marRight w:val="0"/>
              <w:marTop w:val="0"/>
              <w:marBottom w:val="0"/>
              <w:divBdr>
                <w:top w:val="none" w:sz="0" w:space="0" w:color="auto"/>
                <w:left w:val="none" w:sz="0" w:space="0" w:color="auto"/>
                <w:bottom w:val="none" w:sz="0" w:space="0" w:color="auto"/>
                <w:right w:val="none" w:sz="0" w:space="0" w:color="auto"/>
              </w:divBdr>
            </w:div>
            <w:div w:id="471753242">
              <w:marLeft w:val="0"/>
              <w:marRight w:val="0"/>
              <w:marTop w:val="0"/>
              <w:marBottom w:val="0"/>
              <w:divBdr>
                <w:top w:val="none" w:sz="0" w:space="0" w:color="auto"/>
                <w:left w:val="none" w:sz="0" w:space="0" w:color="auto"/>
                <w:bottom w:val="none" w:sz="0" w:space="0" w:color="auto"/>
                <w:right w:val="none" w:sz="0" w:space="0" w:color="auto"/>
              </w:divBdr>
            </w:div>
            <w:div w:id="472601896">
              <w:marLeft w:val="0"/>
              <w:marRight w:val="0"/>
              <w:marTop w:val="0"/>
              <w:marBottom w:val="0"/>
              <w:divBdr>
                <w:top w:val="none" w:sz="0" w:space="0" w:color="auto"/>
                <w:left w:val="none" w:sz="0" w:space="0" w:color="auto"/>
                <w:bottom w:val="none" w:sz="0" w:space="0" w:color="auto"/>
                <w:right w:val="none" w:sz="0" w:space="0" w:color="auto"/>
              </w:divBdr>
            </w:div>
            <w:div w:id="472602413">
              <w:marLeft w:val="0"/>
              <w:marRight w:val="0"/>
              <w:marTop w:val="0"/>
              <w:marBottom w:val="0"/>
              <w:divBdr>
                <w:top w:val="none" w:sz="0" w:space="0" w:color="auto"/>
                <w:left w:val="none" w:sz="0" w:space="0" w:color="auto"/>
                <w:bottom w:val="none" w:sz="0" w:space="0" w:color="auto"/>
                <w:right w:val="none" w:sz="0" w:space="0" w:color="auto"/>
              </w:divBdr>
            </w:div>
            <w:div w:id="474492256">
              <w:marLeft w:val="0"/>
              <w:marRight w:val="0"/>
              <w:marTop w:val="0"/>
              <w:marBottom w:val="0"/>
              <w:divBdr>
                <w:top w:val="none" w:sz="0" w:space="0" w:color="auto"/>
                <w:left w:val="none" w:sz="0" w:space="0" w:color="auto"/>
                <w:bottom w:val="none" w:sz="0" w:space="0" w:color="auto"/>
                <w:right w:val="none" w:sz="0" w:space="0" w:color="auto"/>
              </w:divBdr>
            </w:div>
            <w:div w:id="474878056">
              <w:marLeft w:val="0"/>
              <w:marRight w:val="0"/>
              <w:marTop w:val="0"/>
              <w:marBottom w:val="0"/>
              <w:divBdr>
                <w:top w:val="none" w:sz="0" w:space="0" w:color="auto"/>
                <w:left w:val="none" w:sz="0" w:space="0" w:color="auto"/>
                <w:bottom w:val="none" w:sz="0" w:space="0" w:color="auto"/>
                <w:right w:val="none" w:sz="0" w:space="0" w:color="auto"/>
              </w:divBdr>
            </w:div>
            <w:div w:id="475027417">
              <w:marLeft w:val="0"/>
              <w:marRight w:val="0"/>
              <w:marTop w:val="0"/>
              <w:marBottom w:val="0"/>
              <w:divBdr>
                <w:top w:val="none" w:sz="0" w:space="0" w:color="auto"/>
                <w:left w:val="none" w:sz="0" w:space="0" w:color="auto"/>
                <w:bottom w:val="none" w:sz="0" w:space="0" w:color="auto"/>
                <w:right w:val="none" w:sz="0" w:space="0" w:color="auto"/>
              </w:divBdr>
            </w:div>
            <w:div w:id="475032712">
              <w:marLeft w:val="0"/>
              <w:marRight w:val="0"/>
              <w:marTop w:val="0"/>
              <w:marBottom w:val="0"/>
              <w:divBdr>
                <w:top w:val="none" w:sz="0" w:space="0" w:color="auto"/>
                <w:left w:val="none" w:sz="0" w:space="0" w:color="auto"/>
                <w:bottom w:val="none" w:sz="0" w:space="0" w:color="auto"/>
                <w:right w:val="none" w:sz="0" w:space="0" w:color="auto"/>
              </w:divBdr>
            </w:div>
            <w:div w:id="475225291">
              <w:marLeft w:val="0"/>
              <w:marRight w:val="0"/>
              <w:marTop w:val="0"/>
              <w:marBottom w:val="0"/>
              <w:divBdr>
                <w:top w:val="none" w:sz="0" w:space="0" w:color="auto"/>
                <w:left w:val="none" w:sz="0" w:space="0" w:color="auto"/>
                <w:bottom w:val="none" w:sz="0" w:space="0" w:color="auto"/>
                <w:right w:val="none" w:sz="0" w:space="0" w:color="auto"/>
              </w:divBdr>
            </w:div>
            <w:div w:id="476068487">
              <w:marLeft w:val="0"/>
              <w:marRight w:val="0"/>
              <w:marTop w:val="0"/>
              <w:marBottom w:val="0"/>
              <w:divBdr>
                <w:top w:val="none" w:sz="0" w:space="0" w:color="auto"/>
                <w:left w:val="none" w:sz="0" w:space="0" w:color="auto"/>
                <w:bottom w:val="none" w:sz="0" w:space="0" w:color="auto"/>
                <w:right w:val="none" w:sz="0" w:space="0" w:color="auto"/>
              </w:divBdr>
            </w:div>
            <w:div w:id="476608042">
              <w:marLeft w:val="0"/>
              <w:marRight w:val="0"/>
              <w:marTop w:val="0"/>
              <w:marBottom w:val="0"/>
              <w:divBdr>
                <w:top w:val="none" w:sz="0" w:space="0" w:color="auto"/>
                <w:left w:val="none" w:sz="0" w:space="0" w:color="auto"/>
                <w:bottom w:val="none" w:sz="0" w:space="0" w:color="auto"/>
                <w:right w:val="none" w:sz="0" w:space="0" w:color="auto"/>
              </w:divBdr>
            </w:div>
            <w:div w:id="477500367">
              <w:marLeft w:val="0"/>
              <w:marRight w:val="0"/>
              <w:marTop w:val="0"/>
              <w:marBottom w:val="0"/>
              <w:divBdr>
                <w:top w:val="none" w:sz="0" w:space="0" w:color="auto"/>
                <w:left w:val="none" w:sz="0" w:space="0" w:color="auto"/>
                <w:bottom w:val="none" w:sz="0" w:space="0" w:color="auto"/>
                <w:right w:val="none" w:sz="0" w:space="0" w:color="auto"/>
              </w:divBdr>
            </w:div>
            <w:div w:id="478153283">
              <w:marLeft w:val="0"/>
              <w:marRight w:val="0"/>
              <w:marTop w:val="0"/>
              <w:marBottom w:val="0"/>
              <w:divBdr>
                <w:top w:val="none" w:sz="0" w:space="0" w:color="auto"/>
                <w:left w:val="none" w:sz="0" w:space="0" w:color="auto"/>
                <w:bottom w:val="none" w:sz="0" w:space="0" w:color="auto"/>
                <w:right w:val="none" w:sz="0" w:space="0" w:color="auto"/>
              </w:divBdr>
            </w:div>
            <w:div w:id="480272821">
              <w:marLeft w:val="0"/>
              <w:marRight w:val="0"/>
              <w:marTop w:val="0"/>
              <w:marBottom w:val="0"/>
              <w:divBdr>
                <w:top w:val="none" w:sz="0" w:space="0" w:color="auto"/>
                <w:left w:val="none" w:sz="0" w:space="0" w:color="auto"/>
                <w:bottom w:val="none" w:sz="0" w:space="0" w:color="auto"/>
                <w:right w:val="none" w:sz="0" w:space="0" w:color="auto"/>
              </w:divBdr>
            </w:div>
            <w:div w:id="480848302">
              <w:marLeft w:val="0"/>
              <w:marRight w:val="0"/>
              <w:marTop w:val="0"/>
              <w:marBottom w:val="0"/>
              <w:divBdr>
                <w:top w:val="none" w:sz="0" w:space="0" w:color="auto"/>
                <w:left w:val="none" w:sz="0" w:space="0" w:color="auto"/>
                <w:bottom w:val="none" w:sz="0" w:space="0" w:color="auto"/>
                <w:right w:val="none" w:sz="0" w:space="0" w:color="auto"/>
              </w:divBdr>
            </w:div>
            <w:div w:id="482157244">
              <w:marLeft w:val="0"/>
              <w:marRight w:val="0"/>
              <w:marTop w:val="0"/>
              <w:marBottom w:val="0"/>
              <w:divBdr>
                <w:top w:val="none" w:sz="0" w:space="0" w:color="auto"/>
                <w:left w:val="none" w:sz="0" w:space="0" w:color="auto"/>
                <w:bottom w:val="none" w:sz="0" w:space="0" w:color="auto"/>
                <w:right w:val="none" w:sz="0" w:space="0" w:color="auto"/>
              </w:divBdr>
            </w:div>
            <w:div w:id="484975220">
              <w:marLeft w:val="0"/>
              <w:marRight w:val="0"/>
              <w:marTop w:val="0"/>
              <w:marBottom w:val="0"/>
              <w:divBdr>
                <w:top w:val="none" w:sz="0" w:space="0" w:color="auto"/>
                <w:left w:val="none" w:sz="0" w:space="0" w:color="auto"/>
                <w:bottom w:val="none" w:sz="0" w:space="0" w:color="auto"/>
                <w:right w:val="none" w:sz="0" w:space="0" w:color="auto"/>
              </w:divBdr>
            </w:div>
            <w:div w:id="485628334">
              <w:marLeft w:val="0"/>
              <w:marRight w:val="0"/>
              <w:marTop w:val="0"/>
              <w:marBottom w:val="0"/>
              <w:divBdr>
                <w:top w:val="none" w:sz="0" w:space="0" w:color="auto"/>
                <w:left w:val="none" w:sz="0" w:space="0" w:color="auto"/>
                <w:bottom w:val="none" w:sz="0" w:space="0" w:color="auto"/>
                <w:right w:val="none" w:sz="0" w:space="0" w:color="auto"/>
              </w:divBdr>
            </w:div>
            <w:div w:id="485629671">
              <w:marLeft w:val="0"/>
              <w:marRight w:val="0"/>
              <w:marTop w:val="0"/>
              <w:marBottom w:val="0"/>
              <w:divBdr>
                <w:top w:val="none" w:sz="0" w:space="0" w:color="auto"/>
                <w:left w:val="none" w:sz="0" w:space="0" w:color="auto"/>
                <w:bottom w:val="none" w:sz="0" w:space="0" w:color="auto"/>
                <w:right w:val="none" w:sz="0" w:space="0" w:color="auto"/>
              </w:divBdr>
            </w:div>
            <w:div w:id="487330102">
              <w:marLeft w:val="0"/>
              <w:marRight w:val="0"/>
              <w:marTop w:val="0"/>
              <w:marBottom w:val="0"/>
              <w:divBdr>
                <w:top w:val="none" w:sz="0" w:space="0" w:color="auto"/>
                <w:left w:val="none" w:sz="0" w:space="0" w:color="auto"/>
                <w:bottom w:val="none" w:sz="0" w:space="0" w:color="auto"/>
                <w:right w:val="none" w:sz="0" w:space="0" w:color="auto"/>
              </w:divBdr>
            </w:div>
            <w:div w:id="488061926">
              <w:marLeft w:val="0"/>
              <w:marRight w:val="0"/>
              <w:marTop w:val="0"/>
              <w:marBottom w:val="0"/>
              <w:divBdr>
                <w:top w:val="none" w:sz="0" w:space="0" w:color="auto"/>
                <w:left w:val="none" w:sz="0" w:space="0" w:color="auto"/>
                <w:bottom w:val="none" w:sz="0" w:space="0" w:color="auto"/>
                <w:right w:val="none" w:sz="0" w:space="0" w:color="auto"/>
              </w:divBdr>
            </w:div>
            <w:div w:id="488909146">
              <w:marLeft w:val="0"/>
              <w:marRight w:val="0"/>
              <w:marTop w:val="0"/>
              <w:marBottom w:val="0"/>
              <w:divBdr>
                <w:top w:val="none" w:sz="0" w:space="0" w:color="auto"/>
                <w:left w:val="none" w:sz="0" w:space="0" w:color="auto"/>
                <w:bottom w:val="none" w:sz="0" w:space="0" w:color="auto"/>
                <w:right w:val="none" w:sz="0" w:space="0" w:color="auto"/>
              </w:divBdr>
            </w:div>
            <w:div w:id="489443683">
              <w:marLeft w:val="0"/>
              <w:marRight w:val="0"/>
              <w:marTop w:val="0"/>
              <w:marBottom w:val="0"/>
              <w:divBdr>
                <w:top w:val="none" w:sz="0" w:space="0" w:color="auto"/>
                <w:left w:val="none" w:sz="0" w:space="0" w:color="auto"/>
                <w:bottom w:val="none" w:sz="0" w:space="0" w:color="auto"/>
                <w:right w:val="none" w:sz="0" w:space="0" w:color="auto"/>
              </w:divBdr>
            </w:div>
            <w:div w:id="490489673">
              <w:marLeft w:val="0"/>
              <w:marRight w:val="0"/>
              <w:marTop w:val="0"/>
              <w:marBottom w:val="0"/>
              <w:divBdr>
                <w:top w:val="none" w:sz="0" w:space="0" w:color="auto"/>
                <w:left w:val="none" w:sz="0" w:space="0" w:color="auto"/>
                <w:bottom w:val="none" w:sz="0" w:space="0" w:color="auto"/>
                <w:right w:val="none" w:sz="0" w:space="0" w:color="auto"/>
              </w:divBdr>
            </w:div>
            <w:div w:id="490878612">
              <w:marLeft w:val="0"/>
              <w:marRight w:val="0"/>
              <w:marTop w:val="0"/>
              <w:marBottom w:val="0"/>
              <w:divBdr>
                <w:top w:val="none" w:sz="0" w:space="0" w:color="auto"/>
                <w:left w:val="none" w:sz="0" w:space="0" w:color="auto"/>
                <w:bottom w:val="none" w:sz="0" w:space="0" w:color="auto"/>
                <w:right w:val="none" w:sz="0" w:space="0" w:color="auto"/>
              </w:divBdr>
            </w:div>
            <w:div w:id="491290467">
              <w:marLeft w:val="0"/>
              <w:marRight w:val="0"/>
              <w:marTop w:val="0"/>
              <w:marBottom w:val="0"/>
              <w:divBdr>
                <w:top w:val="none" w:sz="0" w:space="0" w:color="auto"/>
                <w:left w:val="none" w:sz="0" w:space="0" w:color="auto"/>
                <w:bottom w:val="none" w:sz="0" w:space="0" w:color="auto"/>
                <w:right w:val="none" w:sz="0" w:space="0" w:color="auto"/>
              </w:divBdr>
            </w:div>
            <w:div w:id="493879734">
              <w:marLeft w:val="0"/>
              <w:marRight w:val="0"/>
              <w:marTop w:val="0"/>
              <w:marBottom w:val="0"/>
              <w:divBdr>
                <w:top w:val="none" w:sz="0" w:space="0" w:color="auto"/>
                <w:left w:val="none" w:sz="0" w:space="0" w:color="auto"/>
                <w:bottom w:val="none" w:sz="0" w:space="0" w:color="auto"/>
                <w:right w:val="none" w:sz="0" w:space="0" w:color="auto"/>
              </w:divBdr>
            </w:div>
            <w:div w:id="494030507">
              <w:marLeft w:val="0"/>
              <w:marRight w:val="0"/>
              <w:marTop w:val="0"/>
              <w:marBottom w:val="0"/>
              <w:divBdr>
                <w:top w:val="none" w:sz="0" w:space="0" w:color="auto"/>
                <w:left w:val="none" w:sz="0" w:space="0" w:color="auto"/>
                <w:bottom w:val="none" w:sz="0" w:space="0" w:color="auto"/>
                <w:right w:val="none" w:sz="0" w:space="0" w:color="auto"/>
              </w:divBdr>
            </w:div>
            <w:div w:id="495849882">
              <w:marLeft w:val="0"/>
              <w:marRight w:val="0"/>
              <w:marTop w:val="0"/>
              <w:marBottom w:val="0"/>
              <w:divBdr>
                <w:top w:val="none" w:sz="0" w:space="0" w:color="auto"/>
                <w:left w:val="none" w:sz="0" w:space="0" w:color="auto"/>
                <w:bottom w:val="none" w:sz="0" w:space="0" w:color="auto"/>
                <w:right w:val="none" w:sz="0" w:space="0" w:color="auto"/>
              </w:divBdr>
            </w:div>
            <w:div w:id="496386597">
              <w:marLeft w:val="0"/>
              <w:marRight w:val="0"/>
              <w:marTop w:val="0"/>
              <w:marBottom w:val="0"/>
              <w:divBdr>
                <w:top w:val="none" w:sz="0" w:space="0" w:color="auto"/>
                <w:left w:val="none" w:sz="0" w:space="0" w:color="auto"/>
                <w:bottom w:val="none" w:sz="0" w:space="0" w:color="auto"/>
                <w:right w:val="none" w:sz="0" w:space="0" w:color="auto"/>
              </w:divBdr>
            </w:div>
            <w:div w:id="497698524">
              <w:marLeft w:val="0"/>
              <w:marRight w:val="0"/>
              <w:marTop w:val="0"/>
              <w:marBottom w:val="0"/>
              <w:divBdr>
                <w:top w:val="none" w:sz="0" w:space="0" w:color="auto"/>
                <w:left w:val="none" w:sz="0" w:space="0" w:color="auto"/>
                <w:bottom w:val="none" w:sz="0" w:space="0" w:color="auto"/>
                <w:right w:val="none" w:sz="0" w:space="0" w:color="auto"/>
              </w:divBdr>
            </w:div>
            <w:div w:id="499657189">
              <w:marLeft w:val="0"/>
              <w:marRight w:val="0"/>
              <w:marTop w:val="0"/>
              <w:marBottom w:val="0"/>
              <w:divBdr>
                <w:top w:val="none" w:sz="0" w:space="0" w:color="auto"/>
                <w:left w:val="none" w:sz="0" w:space="0" w:color="auto"/>
                <w:bottom w:val="none" w:sz="0" w:space="0" w:color="auto"/>
                <w:right w:val="none" w:sz="0" w:space="0" w:color="auto"/>
              </w:divBdr>
            </w:div>
            <w:div w:id="500971850">
              <w:marLeft w:val="0"/>
              <w:marRight w:val="0"/>
              <w:marTop w:val="0"/>
              <w:marBottom w:val="0"/>
              <w:divBdr>
                <w:top w:val="none" w:sz="0" w:space="0" w:color="auto"/>
                <w:left w:val="none" w:sz="0" w:space="0" w:color="auto"/>
                <w:bottom w:val="none" w:sz="0" w:space="0" w:color="auto"/>
                <w:right w:val="none" w:sz="0" w:space="0" w:color="auto"/>
              </w:divBdr>
            </w:div>
            <w:div w:id="503277191">
              <w:marLeft w:val="0"/>
              <w:marRight w:val="0"/>
              <w:marTop w:val="0"/>
              <w:marBottom w:val="0"/>
              <w:divBdr>
                <w:top w:val="none" w:sz="0" w:space="0" w:color="auto"/>
                <w:left w:val="none" w:sz="0" w:space="0" w:color="auto"/>
                <w:bottom w:val="none" w:sz="0" w:space="0" w:color="auto"/>
                <w:right w:val="none" w:sz="0" w:space="0" w:color="auto"/>
              </w:divBdr>
            </w:div>
            <w:div w:id="504366783">
              <w:marLeft w:val="0"/>
              <w:marRight w:val="0"/>
              <w:marTop w:val="0"/>
              <w:marBottom w:val="0"/>
              <w:divBdr>
                <w:top w:val="none" w:sz="0" w:space="0" w:color="auto"/>
                <w:left w:val="none" w:sz="0" w:space="0" w:color="auto"/>
                <w:bottom w:val="none" w:sz="0" w:space="0" w:color="auto"/>
                <w:right w:val="none" w:sz="0" w:space="0" w:color="auto"/>
              </w:divBdr>
            </w:div>
            <w:div w:id="505630604">
              <w:marLeft w:val="0"/>
              <w:marRight w:val="0"/>
              <w:marTop w:val="0"/>
              <w:marBottom w:val="0"/>
              <w:divBdr>
                <w:top w:val="none" w:sz="0" w:space="0" w:color="auto"/>
                <w:left w:val="none" w:sz="0" w:space="0" w:color="auto"/>
                <w:bottom w:val="none" w:sz="0" w:space="0" w:color="auto"/>
                <w:right w:val="none" w:sz="0" w:space="0" w:color="auto"/>
              </w:divBdr>
            </w:div>
            <w:div w:id="506941628">
              <w:marLeft w:val="0"/>
              <w:marRight w:val="0"/>
              <w:marTop w:val="0"/>
              <w:marBottom w:val="0"/>
              <w:divBdr>
                <w:top w:val="none" w:sz="0" w:space="0" w:color="auto"/>
                <w:left w:val="none" w:sz="0" w:space="0" w:color="auto"/>
                <w:bottom w:val="none" w:sz="0" w:space="0" w:color="auto"/>
                <w:right w:val="none" w:sz="0" w:space="0" w:color="auto"/>
              </w:divBdr>
            </w:div>
            <w:div w:id="506944283">
              <w:marLeft w:val="0"/>
              <w:marRight w:val="0"/>
              <w:marTop w:val="0"/>
              <w:marBottom w:val="0"/>
              <w:divBdr>
                <w:top w:val="none" w:sz="0" w:space="0" w:color="auto"/>
                <w:left w:val="none" w:sz="0" w:space="0" w:color="auto"/>
                <w:bottom w:val="none" w:sz="0" w:space="0" w:color="auto"/>
                <w:right w:val="none" w:sz="0" w:space="0" w:color="auto"/>
              </w:divBdr>
            </w:div>
            <w:div w:id="507063199">
              <w:marLeft w:val="0"/>
              <w:marRight w:val="0"/>
              <w:marTop w:val="0"/>
              <w:marBottom w:val="0"/>
              <w:divBdr>
                <w:top w:val="none" w:sz="0" w:space="0" w:color="auto"/>
                <w:left w:val="none" w:sz="0" w:space="0" w:color="auto"/>
                <w:bottom w:val="none" w:sz="0" w:space="0" w:color="auto"/>
                <w:right w:val="none" w:sz="0" w:space="0" w:color="auto"/>
              </w:divBdr>
            </w:div>
            <w:div w:id="507252208">
              <w:marLeft w:val="0"/>
              <w:marRight w:val="0"/>
              <w:marTop w:val="0"/>
              <w:marBottom w:val="0"/>
              <w:divBdr>
                <w:top w:val="none" w:sz="0" w:space="0" w:color="auto"/>
                <w:left w:val="none" w:sz="0" w:space="0" w:color="auto"/>
                <w:bottom w:val="none" w:sz="0" w:space="0" w:color="auto"/>
                <w:right w:val="none" w:sz="0" w:space="0" w:color="auto"/>
              </w:divBdr>
            </w:div>
            <w:div w:id="508983246">
              <w:marLeft w:val="0"/>
              <w:marRight w:val="0"/>
              <w:marTop w:val="0"/>
              <w:marBottom w:val="0"/>
              <w:divBdr>
                <w:top w:val="none" w:sz="0" w:space="0" w:color="auto"/>
                <w:left w:val="none" w:sz="0" w:space="0" w:color="auto"/>
                <w:bottom w:val="none" w:sz="0" w:space="0" w:color="auto"/>
                <w:right w:val="none" w:sz="0" w:space="0" w:color="auto"/>
              </w:divBdr>
            </w:div>
            <w:div w:id="510611826">
              <w:marLeft w:val="0"/>
              <w:marRight w:val="0"/>
              <w:marTop w:val="0"/>
              <w:marBottom w:val="0"/>
              <w:divBdr>
                <w:top w:val="none" w:sz="0" w:space="0" w:color="auto"/>
                <w:left w:val="none" w:sz="0" w:space="0" w:color="auto"/>
                <w:bottom w:val="none" w:sz="0" w:space="0" w:color="auto"/>
                <w:right w:val="none" w:sz="0" w:space="0" w:color="auto"/>
              </w:divBdr>
            </w:div>
            <w:div w:id="511645342">
              <w:marLeft w:val="0"/>
              <w:marRight w:val="0"/>
              <w:marTop w:val="0"/>
              <w:marBottom w:val="0"/>
              <w:divBdr>
                <w:top w:val="none" w:sz="0" w:space="0" w:color="auto"/>
                <w:left w:val="none" w:sz="0" w:space="0" w:color="auto"/>
                <w:bottom w:val="none" w:sz="0" w:space="0" w:color="auto"/>
                <w:right w:val="none" w:sz="0" w:space="0" w:color="auto"/>
              </w:divBdr>
            </w:div>
            <w:div w:id="511651357">
              <w:marLeft w:val="0"/>
              <w:marRight w:val="0"/>
              <w:marTop w:val="0"/>
              <w:marBottom w:val="0"/>
              <w:divBdr>
                <w:top w:val="none" w:sz="0" w:space="0" w:color="auto"/>
                <w:left w:val="none" w:sz="0" w:space="0" w:color="auto"/>
                <w:bottom w:val="none" w:sz="0" w:space="0" w:color="auto"/>
                <w:right w:val="none" w:sz="0" w:space="0" w:color="auto"/>
              </w:divBdr>
            </w:div>
            <w:div w:id="511800981">
              <w:marLeft w:val="0"/>
              <w:marRight w:val="0"/>
              <w:marTop w:val="0"/>
              <w:marBottom w:val="0"/>
              <w:divBdr>
                <w:top w:val="none" w:sz="0" w:space="0" w:color="auto"/>
                <w:left w:val="none" w:sz="0" w:space="0" w:color="auto"/>
                <w:bottom w:val="none" w:sz="0" w:space="0" w:color="auto"/>
                <w:right w:val="none" w:sz="0" w:space="0" w:color="auto"/>
              </w:divBdr>
            </w:div>
            <w:div w:id="513155339">
              <w:marLeft w:val="0"/>
              <w:marRight w:val="0"/>
              <w:marTop w:val="0"/>
              <w:marBottom w:val="0"/>
              <w:divBdr>
                <w:top w:val="none" w:sz="0" w:space="0" w:color="auto"/>
                <w:left w:val="none" w:sz="0" w:space="0" w:color="auto"/>
                <w:bottom w:val="none" w:sz="0" w:space="0" w:color="auto"/>
                <w:right w:val="none" w:sz="0" w:space="0" w:color="auto"/>
              </w:divBdr>
            </w:div>
            <w:div w:id="514345603">
              <w:marLeft w:val="0"/>
              <w:marRight w:val="0"/>
              <w:marTop w:val="0"/>
              <w:marBottom w:val="0"/>
              <w:divBdr>
                <w:top w:val="none" w:sz="0" w:space="0" w:color="auto"/>
                <w:left w:val="none" w:sz="0" w:space="0" w:color="auto"/>
                <w:bottom w:val="none" w:sz="0" w:space="0" w:color="auto"/>
                <w:right w:val="none" w:sz="0" w:space="0" w:color="auto"/>
              </w:divBdr>
            </w:div>
            <w:div w:id="515651356">
              <w:marLeft w:val="0"/>
              <w:marRight w:val="0"/>
              <w:marTop w:val="0"/>
              <w:marBottom w:val="0"/>
              <w:divBdr>
                <w:top w:val="none" w:sz="0" w:space="0" w:color="auto"/>
                <w:left w:val="none" w:sz="0" w:space="0" w:color="auto"/>
                <w:bottom w:val="none" w:sz="0" w:space="0" w:color="auto"/>
                <w:right w:val="none" w:sz="0" w:space="0" w:color="auto"/>
              </w:divBdr>
            </w:div>
            <w:div w:id="516192519">
              <w:marLeft w:val="0"/>
              <w:marRight w:val="0"/>
              <w:marTop w:val="0"/>
              <w:marBottom w:val="0"/>
              <w:divBdr>
                <w:top w:val="none" w:sz="0" w:space="0" w:color="auto"/>
                <w:left w:val="none" w:sz="0" w:space="0" w:color="auto"/>
                <w:bottom w:val="none" w:sz="0" w:space="0" w:color="auto"/>
                <w:right w:val="none" w:sz="0" w:space="0" w:color="auto"/>
              </w:divBdr>
            </w:div>
            <w:div w:id="517233927">
              <w:marLeft w:val="0"/>
              <w:marRight w:val="0"/>
              <w:marTop w:val="0"/>
              <w:marBottom w:val="0"/>
              <w:divBdr>
                <w:top w:val="none" w:sz="0" w:space="0" w:color="auto"/>
                <w:left w:val="none" w:sz="0" w:space="0" w:color="auto"/>
                <w:bottom w:val="none" w:sz="0" w:space="0" w:color="auto"/>
                <w:right w:val="none" w:sz="0" w:space="0" w:color="auto"/>
              </w:divBdr>
            </w:div>
            <w:div w:id="517236933">
              <w:marLeft w:val="0"/>
              <w:marRight w:val="0"/>
              <w:marTop w:val="0"/>
              <w:marBottom w:val="0"/>
              <w:divBdr>
                <w:top w:val="none" w:sz="0" w:space="0" w:color="auto"/>
                <w:left w:val="none" w:sz="0" w:space="0" w:color="auto"/>
                <w:bottom w:val="none" w:sz="0" w:space="0" w:color="auto"/>
                <w:right w:val="none" w:sz="0" w:space="0" w:color="auto"/>
              </w:divBdr>
            </w:div>
            <w:div w:id="518009435">
              <w:marLeft w:val="0"/>
              <w:marRight w:val="0"/>
              <w:marTop w:val="0"/>
              <w:marBottom w:val="0"/>
              <w:divBdr>
                <w:top w:val="none" w:sz="0" w:space="0" w:color="auto"/>
                <w:left w:val="none" w:sz="0" w:space="0" w:color="auto"/>
                <w:bottom w:val="none" w:sz="0" w:space="0" w:color="auto"/>
                <w:right w:val="none" w:sz="0" w:space="0" w:color="auto"/>
              </w:divBdr>
            </w:div>
            <w:div w:id="518547699">
              <w:marLeft w:val="0"/>
              <w:marRight w:val="0"/>
              <w:marTop w:val="0"/>
              <w:marBottom w:val="0"/>
              <w:divBdr>
                <w:top w:val="none" w:sz="0" w:space="0" w:color="auto"/>
                <w:left w:val="none" w:sz="0" w:space="0" w:color="auto"/>
                <w:bottom w:val="none" w:sz="0" w:space="0" w:color="auto"/>
                <w:right w:val="none" w:sz="0" w:space="0" w:color="auto"/>
              </w:divBdr>
            </w:div>
            <w:div w:id="519003243">
              <w:marLeft w:val="0"/>
              <w:marRight w:val="0"/>
              <w:marTop w:val="0"/>
              <w:marBottom w:val="0"/>
              <w:divBdr>
                <w:top w:val="none" w:sz="0" w:space="0" w:color="auto"/>
                <w:left w:val="none" w:sz="0" w:space="0" w:color="auto"/>
                <w:bottom w:val="none" w:sz="0" w:space="0" w:color="auto"/>
                <w:right w:val="none" w:sz="0" w:space="0" w:color="auto"/>
              </w:divBdr>
            </w:div>
            <w:div w:id="522939079">
              <w:marLeft w:val="0"/>
              <w:marRight w:val="0"/>
              <w:marTop w:val="0"/>
              <w:marBottom w:val="0"/>
              <w:divBdr>
                <w:top w:val="none" w:sz="0" w:space="0" w:color="auto"/>
                <w:left w:val="none" w:sz="0" w:space="0" w:color="auto"/>
                <w:bottom w:val="none" w:sz="0" w:space="0" w:color="auto"/>
                <w:right w:val="none" w:sz="0" w:space="0" w:color="auto"/>
              </w:divBdr>
            </w:div>
            <w:div w:id="524901047">
              <w:marLeft w:val="0"/>
              <w:marRight w:val="0"/>
              <w:marTop w:val="0"/>
              <w:marBottom w:val="0"/>
              <w:divBdr>
                <w:top w:val="none" w:sz="0" w:space="0" w:color="auto"/>
                <w:left w:val="none" w:sz="0" w:space="0" w:color="auto"/>
                <w:bottom w:val="none" w:sz="0" w:space="0" w:color="auto"/>
                <w:right w:val="none" w:sz="0" w:space="0" w:color="auto"/>
              </w:divBdr>
            </w:div>
            <w:div w:id="524949234">
              <w:marLeft w:val="0"/>
              <w:marRight w:val="0"/>
              <w:marTop w:val="0"/>
              <w:marBottom w:val="0"/>
              <w:divBdr>
                <w:top w:val="none" w:sz="0" w:space="0" w:color="auto"/>
                <w:left w:val="none" w:sz="0" w:space="0" w:color="auto"/>
                <w:bottom w:val="none" w:sz="0" w:space="0" w:color="auto"/>
                <w:right w:val="none" w:sz="0" w:space="0" w:color="auto"/>
              </w:divBdr>
            </w:div>
            <w:div w:id="524949630">
              <w:marLeft w:val="0"/>
              <w:marRight w:val="0"/>
              <w:marTop w:val="0"/>
              <w:marBottom w:val="0"/>
              <w:divBdr>
                <w:top w:val="none" w:sz="0" w:space="0" w:color="auto"/>
                <w:left w:val="none" w:sz="0" w:space="0" w:color="auto"/>
                <w:bottom w:val="none" w:sz="0" w:space="0" w:color="auto"/>
                <w:right w:val="none" w:sz="0" w:space="0" w:color="auto"/>
              </w:divBdr>
            </w:div>
            <w:div w:id="526068078">
              <w:marLeft w:val="0"/>
              <w:marRight w:val="0"/>
              <w:marTop w:val="0"/>
              <w:marBottom w:val="0"/>
              <w:divBdr>
                <w:top w:val="none" w:sz="0" w:space="0" w:color="auto"/>
                <w:left w:val="none" w:sz="0" w:space="0" w:color="auto"/>
                <w:bottom w:val="none" w:sz="0" w:space="0" w:color="auto"/>
                <w:right w:val="none" w:sz="0" w:space="0" w:color="auto"/>
              </w:divBdr>
            </w:div>
            <w:div w:id="528420155">
              <w:marLeft w:val="0"/>
              <w:marRight w:val="0"/>
              <w:marTop w:val="0"/>
              <w:marBottom w:val="0"/>
              <w:divBdr>
                <w:top w:val="none" w:sz="0" w:space="0" w:color="auto"/>
                <w:left w:val="none" w:sz="0" w:space="0" w:color="auto"/>
                <w:bottom w:val="none" w:sz="0" w:space="0" w:color="auto"/>
                <w:right w:val="none" w:sz="0" w:space="0" w:color="auto"/>
              </w:divBdr>
            </w:div>
            <w:div w:id="528955363">
              <w:marLeft w:val="0"/>
              <w:marRight w:val="0"/>
              <w:marTop w:val="0"/>
              <w:marBottom w:val="0"/>
              <w:divBdr>
                <w:top w:val="none" w:sz="0" w:space="0" w:color="auto"/>
                <w:left w:val="none" w:sz="0" w:space="0" w:color="auto"/>
                <w:bottom w:val="none" w:sz="0" w:space="0" w:color="auto"/>
                <w:right w:val="none" w:sz="0" w:space="0" w:color="auto"/>
              </w:divBdr>
            </w:div>
            <w:div w:id="532814184">
              <w:marLeft w:val="0"/>
              <w:marRight w:val="0"/>
              <w:marTop w:val="0"/>
              <w:marBottom w:val="0"/>
              <w:divBdr>
                <w:top w:val="none" w:sz="0" w:space="0" w:color="auto"/>
                <w:left w:val="none" w:sz="0" w:space="0" w:color="auto"/>
                <w:bottom w:val="none" w:sz="0" w:space="0" w:color="auto"/>
                <w:right w:val="none" w:sz="0" w:space="0" w:color="auto"/>
              </w:divBdr>
            </w:div>
            <w:div w:id="533426546">
              <w:marLeft w:val="0"/>
              <w:marRight w:val="0"/>
              <w:marTop w:val="0"/>
              <w:marBottom w:val="0"/>
              <w:divBdr>
                <w:top w:val="none" w:sz="0" w:space="0" w:color="auto"/>
                <w:left w:val="none" w:sz="0" w:space="0" w:color="auto"/>
                <w:bottom w:val="none" w:sz="0" w:space="0" w:color="auto"/>
                <w:right w:val="none" w:sz="0" w:space="0" w:color="auto"/>
              </w:divBdr>
            </w:div>
            <w:div w:id="536356574">
              <w:marLeft w:val="0"/>
              <w:marRight w:val="0"/>
              <w:marTop w:val="0"/>
              <w:marBottom w:val="0"/>
              <w:divBdr>
                <w:top w:val="none" w:sz="0" w:space="0" w:color="auto"/>
                <w:left w:val="none" w:sz="0" w:space="0" w:color="auto"/>
                <w:bottom w:val="none" w:sz="0" w:space="0" w:color="auto"/>
                <w:right w:val="none" w:sz="0" w:space="0" w:color="auto"/>
              </w:divBdr>
            </w:div>
            <w:div w:id="536818612">
              <w:marLeft w:val="0"/>
              <w:marRight w:val="0"/>
              <w:marTop w:val="0"/>
              <w:marBottom w:val="0"/>
              <w:divBdr>
                <w:top w:val="none" w:sz="0" w:space="0" w:color="auto"/>
                <w:left w:val="none" w:sz="0" w:space="0" w:color="auto"/>
                <w:bottom w:val="none" w:sz="0" w:space="0" w:color="auto"/>
                <w:right w:val="none" w:sz="0" w:space="0" w:color="auto"/>
              </w:divBdr>
            </w:div>
            <w:div w:id="538276843">
              <w:marLeft w:val="0"/>
              <w:marRight w:val="0"/>
              <w:marTop w:val="0"/>
              <w:marBottom w:val="0"/>
              <w:divBdr>
                <w:top w:val="none" w:sz="0" w:space="0" w:color="auto"/>
                <w:left w:val="none" w:sz="0" w:space="0" w:color="auto"/>
                <w:bottom w:val="none" w:sz="0" w:space="0" w:color="auto"/>
                <w:right w:val="none" w:sz="0" w:space="0" w:color="auto"/>
              </w:divBdr>
            </w:div>
            <w:div w:id="539438117">
              <w:marLeft w:val="0"/>
              <w:marRight w:val="0"/>
              <w:marTop w:val="0"/>
              <w:marBottom w:val="0"/>
              <w:divBdr>
                <w:top w:val="none" w:sz="0" w:space="0" w:color="auto"/>
                <w:left w:val="none" w:sz="0" w:space="0" w:color="auto"/>
                <w:bottom w:val="none" w:sz="0" w:space="0" w:color="auto"/>
                <w:right w:val="none" w:sz="0" w:space="0" w:color="auto"/>
              </w:divBdr>
            </w:div>
            <w:div w:id="540215437">
              <w:marLeft w:val="0"/>
              <w:marRight w:val="0"/>
              <w:marTop w:val="0"/>
              <w:marBottom w:val="0"/>
              <w:divBdr>
                <w:top w:val="none" w:sz="0" w:space="0" w:color="auto"/>
                <w:left w:val="none" w:sz="0" w:space="0" w:color="auto"/>
                <w:bottom w:val="none" w:sz="0" w:space="0" w:color="auto"/>
                <w:right w:val="none" w:sz="0" w:space="0" w:color="auto"/>
              </w:divBdr>
            </w:div>
            <w:div w:id="544490195">
              <w:marLeft w:val="0"/>
              <w:marRight w:val="0"/>
              <w:marTop w:val="0"/>
              <w:marBottom w:val="0"/>
              <w:divBdr>
                <w:top w:val="none" w:sz="0" w:space="0" w:color="auto"/>
                <w:left w:val="none" w:sz="0" w:space="0" w:color="auto"/>
                <w:bottom w:val="none" w:sz="0" w:space="0" w:color="auto"/>
                <w:right w:val="none" w:sz="0" w:space="0" w:color="auto"/>
              </w:divBdr>
            </w:div>
            <w:div w:id="544492746">
              <w:marLeft w:val="0"/>
              <w:marRight w:val="0"/>
              <w:marTop w:val="0"/>
              <w:marBottom w:val="0"/>
              <w:divBdr>
                <w:top w:val="none" w:sz="0" w:space="0" w:color="auto"/>
                <w:left w:val="none" w:sz="0" w:space="0" w:color="auto"/>
                <w:bottom w:val="none" w:sz="0" w:space="0" w:color="auto"/>
                <w:right w:val="none" w:sz="0" w:space="0" w:color="auto"/>
              </w:divBdr>
            </w:div>
            <w:div w:id="548763398">
              <w:marLeft w:val="0"/>
              <w:marRight w:val="0"/>
              <w:marTop w:val="0"/>
              <w:marBottom w:val="0"/>
              <w:divBdr>
                <w:top w:val="none" w:sz="0" w:space="0" w:color="auto"/>
                <w:left w:val="none" w:sz="0" w:space="0" w:color="auto"/>
                <w:bottom w:val="none" w:sz="0" w:space="0" w:color="auto"/>
                <w:right w:val="none" w:sz="0" w:space="0" w:color="auto"/>
              </w:divBdr>
            </w:div>
            <w:div w:id="549538948">
              <w:marLeft w:val="0"/>
              <w:marRight w:val="0"/>
              <w:marTop w:val="0"/>
              <w:marBottom w:val="0"/>
              <w:divBdr>
                <w:top w:val="none" w:sz="0" w:space="0" w:color="auto"/>
                <w:left w:val="none" w:sz="0" w:space="0" w:color="auto"/>
                <w:bottom w:val="none" w:sz="0" w:space="0" w:color="auto"/>
                <w:right w:val="none" w:sz="0" w:space="0" w:color="auto"/>
              </w:divBdr>
            </w:div>
            <w:div w:id="550116878">
              <w:marLeft w:val="0"/>
              <w:marRight w:val="0"/>
              <w:marTop w:val="0"/>
              <w:marBottom w:val="0"/>
              <w:divBdr>
                <w:top w:val="none" w:sz="0" w:space="0" w:color="auto"/>
                <w:left w:val="none" w:sz="0" w:space="0" w:color="auto"/>
                <w:bottom w:val="none" w:sz="0" w:space="0" w:color="auto"/>
                <w:right w:val="none" w:sz="0" w:space="0" w:color="auto"/>
              </w:divBdr>
            </w:div>
            <w:div w:id="550699034">
              <w:marLeft w:val="0"/>
              <w:marRight w:val="0"/>
              <w:marTop w:val="0"/>
              <w:marBottom w:val="0"/>
              <w:divBdr>
                <w:top w:val="none" w:sz="0" w:space="0" w:color="auto"/>
                <w:left w:val="none" w:sz="0" w:space="0" w:color="auto"/>
                <w:bottom w:val="none" w:sz="0" w:space="0" w:color="auto"/>
                <w:right w:val="none" w:sz="0" w:space="0" w:color="auto"/>
              </w:divBdr>
            </w:div>
            <w:div w:id="552041639">
              <w:marLeft w:val="0"/>
              <w:marRight w:val="0"/>
              <w:marTop w:val="0"/>
              <w:marBottom w:val="0"/>
              <w:divBdr>
                <w:top w:val="none" w:sz="0" w:space="0" w:color="auto"/>
                <w:left w:val="none" w:sz="0" w:space="0" w:color="auto"/>
                <w:bottom w:val="none" w:sz="0" w:space="0" w:color="auto"/>
                <w:right w:val="none" w:sz="0" w:space="0" w:color="auto"/>
              </w:divBdr>
            </w:div>
            <w:div w:id="552235090">
              <w:marLeft w:val="0"/>
              <w:marRight w:val="0"/>
              <w:marTop w:val="0"/>
              <w:marBottom w:val="0"/>
              <w:divBdr>
                <w:top w:val="none" w:sz="0" w:space="0" w:color="auto"/>
                <w:left w:val="none" w:sz="0" w:space="0" w:color="auto"/>
                <w:bottom w:val="none" w:sz="0" w:space="0" w:color="auto"/>
                <w:right w:val="none" w:sz="0" w:space="0" w:color="auto"/>
              </w:divBdr>
            </w:div>
            <w:div w:id="555777202">
              <w:marLeft w:val="0"/>
              <w:marRight w:val="0"/>
              <w:marTop w:val="0"/>
              <w:marBottom w:val="0"/>
              <w:divBdr>
                <w:top w:val="none" w:sz="0" w:space="0" w:color="auto"/>
                <w:left w:val="none" w:sz="0" w:space="0" w:color="auto"/>
                <w:bottom w:val="none" w:sz="0" w:space="0" w:color="auto"/>
                <w:right w:val="none" w:sz="0" w:space="0" w:color="auto"/>
              </w:divBdr>
            </w:div>
            <w:div w:id="555822284">
              <w:marLeft w:val="0"/>
              <w:marRight w:val="0"/>
              <w:marTop w:val="0"/>
              <w:marBottom w:val="0"/>
              <w:divBdr>
                <w:top w:val="none" w:sz="0" w:space="0" w:color="auto"/>
                <w:left w:val="none" w:sz="0" w:space="0" w:color="auto"/>
                <w:bottom w:val="none" w:sz="0" w:space="0" w:color="auto"/>
                <w:right w:val="none" w:sz="0" w:space="0" w:color="auto"/>
              </w:divBdr>
            </w:div>
            <w:div w:id="556207254">
              <w:marLeft w:val="0"/>
              <w:marRight w:val="0"/>
              <w:marTop w:val="0"/>
              <w:marBottom w:val="0"/>
              <w:divBdr>
                <w:top w:val="none" w:sz="0" w:space="0" w:color="auto"/>
                <w:left w:val="none" w:sz="0" w:space="0" w:color="auto"/>
                <w:bottom w:val="none" w:sz="0" w:space="0" w:color="auto"/>
                <w:right w:val="none" w:sz="0" w:space="0" w:color="auto"/>
              </w:divBdr>
            </w:div>
            <w:div w:id="556861611">
              <w:marLeft w:val="0"/>
              <w:marRight w:val="0"/>
              <w:marTop w:val="0"/>
              <w:marBottom w:val="0"/>
              <w:divBdr>
                <w:top w:val="none" w:sz="0" w:space="0" w:color="auto"/>
                <w:left w:val="none" w:sz="0" w:space="0" w:color="auto"/>
                <w:bottom w:val="none" w:sz="0" w:space="0" w:color="auto"/>
                <w:right w:val="none" w:sz="0" w:space="0" w:color="auto"/>
              </w:divBdr>
            </w:div>
            <w:div w:id="557935004">
              <w:marLeft w:val="0"/>
              <w:marRight w:val="0"/>
              <w:marTop w:val="0"/>
              <w:marBottom w:val="0"/>
              <w:divBdr>
                <w:top w:val="none" w:sz="0" w:space="0" w:color="auto"/>
                <w:left w:val="none" w:sz="0" w:space="0" w:color="auto"/>
                <w:bottom w:val="none" w:sz="0" w:space="0" w:color="auto"/>
                <w:right w:val="none" w:sz="0" w:space="0" w:color="auto"/>
              </w:divBdr>
            </w:div>
            <w:div w:id="558370595">
              <w:marLeft w:val="0"/>
              <w:marRight w:val="0"/>
              <w:marTop w:val="0"/>
              <w:marBottom w:val="0"/>
              <w:divBdr>
                <w:top w:val="none" w:sz="0" w:space="0" w:color="auto"/>
                <w:left w:val="none" w:sz="0" w:space="0" w:color="auto"/>
                <w:bottom w:val="none" w:sz="0" w:space="0" w:color="auto"/>
                <w:right w:val="none" w:sz="0" w:space="0" w:color="auto"/>
              </w:divBdr>
            </w:div>
            <w:div w:id="559439250">
              <w:marLeft w:val="0"/>
              <w:marRight w:val="0"/>
              <w:marTop w:val="0"/>
              <w:marBottom w:val="0"/>
              <w:divBdr>
                <w:top w:val="none" w:sz="0" w:space="0" w:color="auto"/>
                <w:left w:val="none" w:sz="0" w:space="0" w:color="auto"/>
                <w:bottom w:val="none" w:sz="0" w:space="0" w:color="auto"/>
                <w:right w:val="none" w:sz="0" w:space="0" w:color="auto"/>
              </w:divBdr>
            </w:div>
            <w:div w:id="560596155">
              <w:marLeft w:val="0"/>
              <w:marRight w:val="0"/>
              <w:marTop w:val="0"/>
              <w:marBottom w:val="0"/>
              <w:divBdr>
                <w:top w:val="none" w:sz="0" w:space="0" w:color="auto"/>
                <w:left w:val="none" w:sz="0" w:space="0" w:color="auto"/>
                <w:bottom w:val="none" w:sz="0" w:space="0" w:color="auto"/>
                <w:right w:val="none" w:sz="0" w:space="0" w:color="auto"/>
              </w:divBdr>
            </w:div>
            <w:div w:id="562258853">
              <w:marLeft w:val="0"/>
              <w:marRight w:val="0"/>
              <w:marTop w:val="0"/>
              <w:marBottom w:val="0"/>
              <w:divBdr>
                <w:top w:val="none" w:sz="0" w:space="0" w:color="auto"/>
                <w:left w:val="none" w:sz="0" w:space="0" w:color="auto"/>
                <w:bottom w:val="none" w:sz="0" w:space="0" w:color="auto"/>
                <w:right w:val="none" w:sz="0" w:space="0" w:color="auto"/>
              </w:divBdr>
            </w:div>
            <w:div w:id="563568211">
              <w:marLeft w:val="0"/>
              <w:marRight w:val="0"/>
              <w:marTop w:val="0"/>
              <w:marBottom w:val="0"/>
              <w:divBdr>
                <w:top w:val="none" w:sz="0" w:space="0" w:color="auto"/>
                <w:left w:val="none" w:sz="0" w:space="0" w:color="auto"/>
                <w:bottom w:val="none" w:sz="0" w:space="0" w:color="auto"/>
                <w:right w:val="none" w:sz="0" w:space="0" w:color="auto"/>
              </w:divBdr>
            </w:div>
            <w:div w:id="564337422">
              <w:marLeft w:val="0"/>
              <w:marRight w:val="0"/>
              <w:marTop w:val="0"/>
              <w:marBottom w:val="0"/>
              <w:divBdr>
                <w:top w:val="none" w:sz="0" w:space="0" w:color="auto"/>
                <w:left w:val="none" w:sz="0" w:space="0" w:color="auto"/>
                <w:bottom w:val="none" w:sz="0" w:space="0" w:color="auto"/>
                <w:right w:val="none" w:sz="0" w:space="0" w:color="auto"/>
              </w:divBdr>
            </w:div>
            <w:div w:id="567764019">
              <w:marLeft w:val="0"/>
              <w:marRight w:val="0"/>
              <w:marTop w:val="0"/>
              <w:marBottom w:val="0"/>
              <w:divBdr>
                <w:top w:val="none" w:sz="0" w:space="0" w:color="auto"/>
                <w:left w:val="none" w:sz="0" w:space="0" w:color="auto"/>
                <w:bottom w:val="none" w:sz="0" w:space="0" w:color="auto"/>
                <w:right w:val="none" w:sz="0" w:space="0" w:color="auto"/>
              </w:divBdr>
            </w:div>
            <w:div w:id="567769531">
              <w:marLeft w:val="0"/>
              <w:marRight w:val="0"/>
              <w:marTop w:val="0"/>
              <w:marBottom w:val="0"/>
              <w:divBdr>
                <w:top w:val="none" w:sz="0" w:space="0" w:color="auto"/>
                <w:left w:val="none" w:sz="0" w:space="0" w:color="auto"/>
                <w:bottom w:val="none" w:sz="0" w:space="0" w:color="auto"/>
                <w:right w:val="none" w:sz="0" w:space="0" w:color="auto"/>
              </w:divBdr>
            </w:div>
            <w:div w:id="568619554">
              <w:marLeft w:val="0"/>
              <w:marRight w:val="0"/>
              <w:marTop w:val="0"/>
              <w:marBottom w:val="0"/>
              <w:divBdr>
                <w:top w:val="none" w:sz="0" w:space="0" w:color="auto"/>
                <w:left w:val="none" w:sz="0" w:space="0" w:color="auto"/>
                <w:bottom w:val="none" w:sz="0" w:space="0" w:color="auto"/>
                <w:right w:val="none" w:sz="0" w:space="0" w:color="auto"/>
              </w:divBdr>
            </w:div>
            <w:div w:id="569458875">
              <w:marLeft w:val="0"/>
              <w:marRight w:val="0"/>
              <w:marTop w:val="0"/>
              <w:marBottom w:val="0"/>
              <w:divBdr>
                <w:top w:val="none" w:sz="0" w:space="0" w:color="auto"/>
                <w:left w:val="none" w:sz="0" w:space="0" w:color="auto"/>
                <w:bottom w:val="none" w:sz="0" w:space="0" w:color="auto"/>
                <w:right w:val="none" w:sz="0" w:space="0" w:color="auto"/>
              </w:divBdr>
            </w:div>
            <w:div w:id="570043781">
              <w:marLeft w:val="0"/>
              <w:marRight w:val="0"/>
              <w:marTop w:val="0"/>
              <w:marBottom w:val="0"/>
              <w:divBdr>
                <w:top w:val="none" w:sz="0" w:space="0" w:color="auto"/>
                <w:left w:val="none" w:sz="0" w:space="0" w:color="auto"/>
                <w:bottom w:val="none" w:sz="0" w:space="0" w:color="auto"/>
                <w:right w:val="none" w:sz="0" w:space="0" w:color="auto"/>
              </w:divBdr>
            </w:div>
            <w:div w:id="570046748">
              <w:marLeft w:val="0"/>
              <w:marRight w:val="0"/>
              <w:marTop w:val="0"/>
              <w:marBottom w:val="0"/>
              <w:divBdr>
                <w:top w:val="none" w:sz="0" w:space="0" w:color="auto"/>
                <w:left w:val="none" w:sz="0" w:space="0" w:color="auto"/>
                <w:bottom w:val="none" w:sz="0" w:space="0" w:color="auto"/>
                <w:right w:val="none" w:sz="0" w:space="0" w:color="auto"/>
              </w:divBdr>
            </w:div>
            <w:div w:id="570623097">
              <w:marLeft w:val="0"/>
              <w:marRight w:val="0"/>
              <w:marTop w:val="0"/>
              <w:marBottom w:val="0"/>
              <w:divBdr>
                <w:top w:val="none" w:sz="0" w:space="0" w:color="auto"/>
                <w:left w:val="none" w:sz="0" w:space="0" w:color="auto"/>
                <w:bottom w:val="none" w:sz="0" w:space="0" w:color="auto"/>
                <w:right w:val="none" w:sz="0" w:space="0" w:color="auto"/>
              </w:divBdr>
            </w:div>
            <w:div w:id="573929139">
              <w:marLeft w:val="0"/>
              <w:marRight w:val="0"/>
              <w:marTop w:val="0"/>
              <w:marBottom w:val="0"/>
              <w:divBdr>
                <w:top w:val="none" w:sz="0" w:space="0" w:color="auto"/>
                <w:left w:val="none" w:sz="0" w:space="0" w:color="auto"/>
                <w:bottom w:val="none" w:sz="0" w:space="0" w:color="auto"/>
                <w:right w:val="none" w:sz="0" w:space="0" w:color="auto"/>
              </w:divBdr>
            </w:div>
            <w:div w:id="575360635">
              <w:marLeft w:val="0"/>
              <w:marRight w:val="0"/>
              <w:marTop w:val="0"/>
              <w:marBottom w:val="0"/>
              <w:divBdr>
                <w:top w:val="none" w:sz="0" w:space="0" w:color="auto"/>
                <w:left w:val="none" w:sz="0" w:space="0" w:color="auto"/>
                <w:bottom w:val="none" w:sz="0" w:space="0" w:color="auto"/>
                <w:right w:val="none" w:sz="0" w:space="0" w:color="auto"/>
              </w:divBdr>
            </w:div>
            <w:div w:id="575747779">
              <w:marLeft w:val="0"/>
              <w:marRight w:val="0"/>
              <w:marTop w:val="0"/>
              <w:marBottom w:val="0"/>
              <w:divBdr>
                <w:top w:val="none" w:sz="0" w:space="0" w:color="auto"/>
                <w:left w:val="none" w:sz="0" w:space="0" w:color="auto"/>
                <w:bottom w:val="none" w:sz="0" w:space="0" w:color="auto"/>
                <w:right w:val="none" w:sz="0" w:space="0" w:color="auto"/>
              </w:divBdr>
            </w:div>
            <w:div w:id="575896750">
              <w:marLeft w:val="0"/>
              <w:marRight w:val="0"/>
              <w:marTop w:val="0"/>
              <w:marBottom w:val="0"/>
              <w:divBdr>
                <w:top w:val="none" w:sz="0" w:space="0" w:color="auto"/>
                <w:left w:val="none" w:sz="0" w:space="0" w:color="auto"/>
                <w:bottom w:val="none" w:sz="0" w:space="0" w:color="auto"/>
                <w:right w:val="none" w:sz="0" w:space="0" w:color="auto"/>
              </w:divBdr>
            </w:div>
            <w:div w:id="576020883">
              <w:marLeft w:val="0"/>
              <w:marRight w:val="0"/>
              <w:marTop w:val="0"/>
              <w:marBottom w:val="0"/>
              <w:divBdr>
                <w:top w:val="none" w:sz="0" w:space="0" w:color="auto"/>
                <w:left w:val="none" w:sz="0" w:space="0" w:color="auto"/>
                <w:bottom w:val="none" w:sz="0" w:space="0" w:color="auto"/>
                <w:right w:val="none" w:sz="0" w:space="0" w:color="auto"/>
              </w:divBdr>
            </w:div>
            <w:div w:id="578056613">
              <w:marLeft w:val="0"/>
              <w:marRight w:val="0"/>
              <w:marTop w:val="0"/>
              <w:marBottom w:val="0"/>
              <w:divBdr>
                <w:top w:val="none" w:sz="0" w:space="0" w:color="auto"/>
                <w:left w:val="none" w:sz="0" w:space="0" w:color="auto"/>
                <w:bottom w:val="none" w:sz="0" w:space="0" w:color="auto"/>
                <w:right w:val="none" w:sz="0" w:space="0" w:color="auto"/>
              </w:divBdr>
            </w:div>
            <w:div w:id="579827358">
              <w:marLeft w:val="0"/>
              <w:marRight w:val="0"/>
              <w:marTop w:val="0"/>
              <w:marBottom w:val="0"/>
              <w:divBdr>
                <w:top w:val="none" w:sz="0" w:space="0" w:color="auto"/>
                <w:left w:val="none" w:sz="0" w:space="0" w:color="auto"/>
                <w:bottom w:val="none" w:sz="0" w:space="0" w:color="auto"/>
                <w:right w:val="none" w:sz="0" w:space="0" w:color="auto"/>
              </w:divBdr>
            </w:div>
            <w:div w:id="582226682">
              <w:marLeft w:val="0"/>
              <w:marRight w:val="0"/>
              <w:marTop w:val="0"/>
              <w:marBottom w:val="0"/>
              <w:divBdr>
                <w:top w:val="none" w:sz="0" w:space="0" w:color="auto"/>
                <w:left w:val="none" w:sz="0" w:space="0" w:color="auto"/>
                <w:bottom w:val="none" w:sz="0" w:space="0" w:color="auto"/>
                <w:right w:val="none" w:sz="0" w:space="0" w:color="auto"/>
              </w:divBdr>
            </w:div>
            <w:div w:id="583607744">
              <w:marLeft w:val="0"/>
              <w:marRight w:val="0"/>
              <w:marTop w:val="0"/>
              <w:marBottom w:val="0"/>
              <w:divBdr>
                <w:top w:val="none" w:sz="0" w:space="0" w:color="auto"/>
                <w:left w:val="none" w:sz="0" w:space="0" w:color="auto"/>
                <w:bottom w:val="none" w:sz="0" w:space="0" w:color="auto"/>
                <w:right w:val="none" w:sz="0" w:space="0" w:color="auto"/>
              </w:divBdr>
            </w:div>
            <w:div w:id="593979433">
              <w:marLeft w:val="0"/>
              <w:marRight w:val="0"/>
              <w:marTop w:val="0"/>
              <w:marBottom w:val="0"/>
              <w:divBdr>
                <w:top w:val="none" w:sz="0" w:space="0" w:color="auto"/>
                <w:left w:val="none" w:sz="0" w:space="0" w:color="auto"/>
                <w:bottom w:val="none" w:sz="0" w:space="0" w:color="auto"/>
                <w:right w:val="none" w:sz="0" w:space="0" w:color="auto"/>
              </w:divBdr>
            </w:div>
            <w:div w:id="595331928">
              <w:marLeft w:val="0"/>
              <w:marRight w:val="0"/>
              <w:marTop w:val="0"/>
              <w:marBottom w:val="0"/>
              <w:divBdr>
                <w:top w:val="none" w:sz="0" w:space="0" w:color="auto"/>
                <w:left w:val="none" w:sz="0" w:space="0" w:color="auto"/>
                <w:bottom w:val="none" w:sz="0" w:space="0" w:color="auto"/>
                <w:right w:val="none" w:sz="0" w:space="0" w:color="auto"/>
              </w:divBdr>
            </w:div>
            <w:div w:id="597715262">
              <w:marLeft w:val="0"/>
              <w:marRight w:val="0"/>
              <w:marTop w:val="0"/>
              <w:marBottom w:val="0"/>
              <w:divBdr>
                <w:top w:val="none" w:sz="0" w:space="0" w:color="auto"/>
                <w:left w:val="none" w:sz="0" w:space="0" w:color="auto"/>
                <w:bottom w:val="none" w:sz="0" w:space="0" w:color="auto"/>
                <w:right w:val="none" w:sz="0" w:space="0" w:color="auto"/>
              </w:divBdr>
            </w:div>
            <w:div w:id="598833882">
              <w:marLeft w:val="0"/>
              <w:marRight w:val="0"/>
              <w:marTop w:val="0"/>
              <w:marBottom w:val="0"/>
              <w:divBdr>
                <w:top w:val="none" w:sz="0" w:space="0" w:color="auto"/>
                <w:left w:val="none" w:sz="0" w:space="0" w:color="auto"/>
                <w:bottom w:val="none" w:sz="0" w:space="0" w:color="auto"/>
                <w:right w:val="none" w:sz="0" w:space="0" w:color="auto"/>
              </w:divBdr>
            </w:div>
            <w:div w:id="599875516">
              <w:marLeft w:val="0"/>
              <w:marRight w:val="0"/>
              <w:marTop w:val="0"/>
              <w:marBottom w:val="0"/>
              <w:divBdr>
                <w:top w:val="none" w:sz="0" w:space="0" w:color="auto"/>
                <w:left w:val="none" w:sz="0" w:space="0" w:color="auto"/>
                <w:bottom w:val="none" w:sz="0" w:space="0" w:color="auto"/>
                <w:right w:val="none" w:sz="0" w:space="0" w:color="auto"/>
              </w:divBdr>
            </w:div>
            <w:div w:id="600341344">
              <w:marLeft w:val="0"/>
              <w:marRight w:val="0"/>
              <w:marTop w:val="0"/>
              <w:marBottom w:val="0"/>
              <w:divBdr>
                <w:top w:val="none" w:sz="0" w:space="0" w:color="auto"/>
                <w:left w:val="none" w:sz="0" w:space="0" w:color="auto"/>
                <w:bottom w:val="none" w:sz="0" w:space="0" w:color="auto"/>
                <w:right w:val="none" w:sz="0" w:space="0" w:color="auto"/>
              </w:divBdr>
            </w:div>
            <w:div w:id="600525812">
              <w:marLeft w:val="0"/>
              <w:marRight w:val="0"/>
              <w:marTop w:val="0"/>
              <w:marBottom w:val="0"/>
              <w:divBdr>
                <w:top w:val="none" w:sz="0" w:space="0" w:color="auto"/>
                <w:left w:val="none" w:sz="0" w:space="0" w:color="auto"/>
                <w:bottom w:val="none" w:sz="0" w:space="0" w:color="auto"/>
                <w:right w:val="none" w:sz="0" w:space="0" w:color="auto"/>
              </w:divBdr>
            </w:div>
            <w:div w:id="601762210">
              <w:marLeft w:val="0"/>
              <w:marRight w:val="0"/>
              <w:marTop w:val="0"/>
              <w:marBottom w:val="0"/>
              <w:divBdr>
                <w:top w:val="none" w:sz="0" w:space="0" w:color="auto"/>
                <w:left w:val="none" w:sz="0" w:space="0" w:color="auto"/>
                <w:bottom w:val="none" w:sz="0" w:space="0" w:color="auto"/>
                <w:right w:val="none" w:sz="0" w:space="0" w:color="auto"/>
              </w:divBdr>
            </w:div>
            <w:div w:id="603342893">
              <w:marLeft w:val="0"/>
              <w:marRight w:val="0"/>
              <w:marTop w:val="0"/>
              <w:marBottom w:val="0"/>
              <w:divBdr>
                <w:top w:val="none" w:sz="0" w:space="0" w:color="auto"/>
                <w:left w:val="none" w:sz="0" w:space="0" w:color="auto"/>
                <w:bottom w:val="none" w:sz="0" w:space="0" w:color="auto"/>
                <w:right w:val="none" w:sz="0" w:space="0" w:color="auto"/>
              </w:divBdr>
            </w:div>
            <w:div w:id="605499408">
              <w:marLeft w:val="0"/>
              <w:marRight w:val="0"/>
              <w:marTop w:val="0"/>
              <w:marBottom w:val="0"/>
              <w:divBdr>
                <w:top w:val="none" w:sz="0" w:space="0" w:color="auto"/>
                <w:left w:val="none" w:sz="0" w:space="0" w:color="auto"/>
                <w:bottom w:val="none" w:sz="0" w:space="0" w:color="auto"/>
                <w:right w:val="none" w:sz="0" w:space="0" w:color="auto"/>
              </w:divBdr>
            </w:div>
            <w:div w:id="605506114">
              <w:marLeft w:val="0"/>
              <w:marRight w:val="0"/>
              <w:marTop w:val="0"/>
              <w:marBottom w:val="0"/>
              <w:divBdr>
                <w:top w:val="none" w:sz="0" w:space="0" w:color="auto"/>
                <w:left w:val="none" w:sz="0" w:space="0" w:color="auto"/>
                <w:bottom w:val="none" w:sz="0" w:space="0" w:color="auto"/>
                <w:right w:val="none" w:sz="0" w:space="0" w:color="auto"/>
              </w:divBdr>
            </w:div>
            <w:div w:id="606695503">
              <w:marLeft w:val="0"/>
              <w:marRight w:val="0"/>
              <w:marTop w:val="0"/>
              <w:marBottom w:val="0"/>
              <w:divBdr>
                <w:top w:val="none" w:sz="0" w:space="0" w:color="auto"/>
                <w:left w:val="none" w:sz="0" w:space="0" w:color="auto"/>
                <w:bottom w:val="none" w:sz="0" w:space="0" w:color="auto"/>
                <w:right w:val="none" w:sz="0" w:space="0" w:color="auto"/>
              </w:divBdr>
            </w:div>
            <w:div w:id="608045925">
              <w:marLeft w:val="0"/>
              <w:marRight w:val="0"/>
              <w:marTop w:val="0"/>
              <w:marBottom w:val="0"/>
              <w:divBdr>
                <w:top w:val="none" w:sz="0" w:space="0" w:color="auto"/>
                <w:left w:val="none" w:sz="0" w:space="0" w:color="auto"/>
                <w:bottom w:val="none" w:sz="0" w:space="0" w:color="auto"/>
                <w:right w:val="none" w:sz="0" w:space="0" w:color="auto"/>
              </w:divBdr>
            </w:div>
            <w:div w:id="609431094">
              <w:marLeft w:val="0"/>
              <w:marRight w:val="0"/>
              <w:marTop w:val="0"/>
              <w:marBottom w:val="0"/>
              <w:divBdr>
                <w:top w:val="none" w:sz="0" w:space="0" w:color="auto"/>
                <w:left w:val="none" w:sz="0" w:space="0" w:color="auto"/>
                <w:bottom w:val="none" w:sz="0" w:space="0" w:color="auto"/>
                <w:right w:val="none" w:sz="0" w:space="0" w:color="auto"/>
              </w:divBdr>
            </w:div>
            <w:div w:id="609439458">
              <w:marLeft w:val="0"/>
              <w:marRight w:val="0"/>
              <w:marTop w:val="0"/>
              <w:marBottom w:val="0"/>
              <w:divBdr>
                <w:top w:val="none" w:sz="0" w:space="0" w:color="auto"/>
                <w:left w:val="none" w:sz="0" w:space="0" w:color="auto"/>
                <w:bottom w:val="none" w:sz="0" w:space="0" w:color="auto"/>
                <w:right w:val="none" w:sz="0" w:space="0" w:color="auto"/>
              </w:divBdr>
            </w:div>
            <w:div w:id="610816569">
              <w:marLeft w:val="0"/>
              <w:marRight w:val="0"/>
              <w:marTop w:val="0"/>
              <w:marBottom w:val="0"/>
              <w:divBdr>
                <w:top w:val="none" w:sz="0" w:space="0" w:color="auto"/>
                <w:left w:val="none" w:sz="0" w:space="0" w:color="auto"/>
                <w:bottom w:val="none" w:sz="0" w:space="0" w:color="auto"/>
                <w:right w:val="none" w:sz="0" w:space="0" w:color="auto"/>
              </w:divBdr>
            </w:div>
            <w:div w:id="613638667">
              <w:marLeft w:val="0"/>
              <w:marRight w:val="0"/>
              <w:marTop w:val="0"/>
              <w:marBottom w:val="0"/>
              <w:divBdr>
                <w:top w:val="none" w:sz="0" w:space="0" w:color="auto"/>
                <w:left w:val="none" w:sz="0" w:space="0" w:color="auto"/>
                <w:bottom w:val="none" w:sz="0" w:space="0" w:color="auto"/>
                <w:right w:val="none" w:sz="0" w:space="0" w:color="auto"/>
              </w:divBdr>
            </w:div>
            <w:div w:id="614290698">
              <w:marLeft w:val="0"/>
              <w:marRight w:val="0"/>
              <w:marTop w:val="0"/>
              <w:marBottom w:val="0"/>
              <w:divBdr>
                <w:top w:val="none" w:sz="0" w:space="0" w:color="auto"/>
                <w:left w:val="none" w:sz="0" w:space="0" w:color="auto"/>
                <w:bottom w:val="none" w:sz="0" w:space="0" w:color="auto"/>
                <w:right w:val="none" w:sz="0" w:space="0" w:color="auto"/>
              </w:divBdr>
            </w:div>
            <w:div w:id="615063169">
              <w:marLeft w:val="0"/>
              <w:marRight w:val="0"/>
              <w:marTop w:val="0"/>
              <w:marBottom w:val="0"/>
              <w:divBdr>
                <w:top w:val="none" w:sz="0" w:space="0" w:color="auto"/>
                <w:left w:val="none" w:sz="0" w:space="0" w:color="auto"/>
                <w:bottom w:val="none" w:sz="0" w:space="0" w:color="auto"/>
                <w:right w:val="none" w:sz="0" w:space="0" w:color="auto"/>
              </w:divBdr>
            </w:div>
            <w:div w:id="615334806">
              <w:marLeft w:val="0"/>
              <w:marRight w:val="0"/>
              <w:marTop w:val="0"/>
              <w:marBottom w:val="0"/>
              <w:divBdr>
                <w:top w:val="none" w:sz="0" w:space="0" w:color="auto"/>
                <w:left w:val="none" w:sz="0" w:space="0" w:color="auto"/>
                <w:bottom w:val="none" w:sz="0" w:space="0" w:color="auto"/>
                <w:right w:val="none" w:sz="0" w:space="0" w:color="auto"/>
              </w:divBdr>
            </w:div>
            <w:div w:id="615674507">
              <w:marLeft w:val="0"/>
              <w:marRight w:val="0"/>
              <w:marTop w:val="0"/>
              <w:marBottom w:val="0"/>
              <w:divBdr>
                <w:top w:val="none" w:sz="0" w:space="0" w:color="auto"/>
                <w:left w:val="none" w:sz="0" w:space="0" w:color="auto"/>
                <w:bottom w:val="none" w:sz="0" w:space="0" w:color="auto"/>
                <w:right w:val="none" w:sz="0" w:space="0" w:color="auto"/>
              </w:divBdr>
            </w:div>
            <w:div w:id="615984706">
              <w:marLeft w:val="0"/>
              <w:marRight w:val="0"/>
              <w:marTop w:val="0"/>
              <w:marBottom w:val="0"/>
              <w:divBdr>
                <w:top w:val="none" w:sz="0" w:space="0" w:color="auto"/>
                <w:left w:val="none" w:sz="0" w:space="0" w:color="auto"/>
                <w:bottom w:val="none" w:sz="0" w:space="0" w:color="auto"/>
                <w:right w:val="none" w:sz="0" w:space="0" w:color="auto"/>
              </w:divBdr>
            </w:div>
            <w:div w:id="616301714">
              <w:marLeft w:val="0"/>
              <w:marRight w:val="0"/>
              <w:marTop w:val="0"/>
              <w:marBottom w:val="0"/>
              <w:divBdr>
                <w:top w:val="none" w:sz="0" w:space="0" w:color="auto"/>
                <w:left w:val="none" w:sz="0" w:space="0" w:color="auto"/>
                <w:bottom w:val="none" w:sz="0" w:space="0" w:color="auto"/>
                <w:right w:val="none" w:sz="0" w:space="0" w:color="auto"/>
              </w:divBdr>
            </w:div>
            <w:div w:id="616713428">
              <w:marLeft w:val="0"/>
              <w:marRight w:val="0"/>
              <w:marTop w:val="0"/>
              <w:marBottom w:val="0"/>
              <w:divBdr>
                <w:top w:val="none" w:sz="0" w:space="0" w:color="auto"/>
                <w:left w:val="none" w:sz="0" w:space="0" w:color="auto"/>
                <w:bottom w:val="none" w:sz="0" w:space="0" w:color="auto"/>
                <w:right w:val="none" w:sz="0" w:space="0" w:color="auto"/>
              </w:divBdr>
            </w:div>
            <w:div w:id="617302507">
              <w:marLeft w:val="0"/>
              <w:marRight w:val="0"/>
              <w:marTop w:val="0"/>
              <w:marBottom w:val="0"/>
              <w:divBdr>
                <w:top w:val="none" w:sz="0" w:space="0" w:color="auto"/>
                <w:left w:val="none" w:sz="0" w:space="0" w:color="auto"/>
                <w:bottom w:val="none" w:sz="0" w:space="0" w:color="auto"/>
                <w:right w:val="none" w:sz="0" w:space="0" w:color="auto"/>
              </w:divBdr>
            </w:div>
            <w:div w:id="617683930">
              <w:marLeft w:val="0"/>
              <w:marRight w:val="0"/>
              <w:marTop w:val="0"/>
              <w:marBottom w:val="0"/>
              <w:divBdr>
                <w:top w:val="none" w:sz="0" w:space="0" w:color="auto"/>
                <w:left w:val="none" w:sz="0" w:space="0" w:color="auto"/>
                <w:bottom w:val="none" w:sz="0" w:space="0" w:color="auto"/>
                <w:right w:val="none" w:sz="0" w:space="0" w:color="auto"/>
              </w:divBdr>
            </w:div>
            <w:div w:id="618607631">
              <w:marLeft w:val="0"/>
              <w:marRight w:val="0"/>
              <w:marTop w:val="0"/>
              <w:marBottom w:val="0"/>
              <w:divBdr>
                <w:top w:val="none" w:sz="0" w:space="0" w:color="auto"/>
                <w:left w:val="none" w:sz="0" w:space="0" w:color="auto"/>
                <w:bottom w:val="none" w:sz="0" w:space="0" w:color="auto"/>
                <w:right w:val="none" w:sz="0" w:space="0" w:color="auto"/>
              </w:divBdr>
            </w:div>
            <w:div w:id="619847275">
              <w:marLeft w:val="0"/>
              <w:marRight w:val="0"/>
              <w:marTop w:val="0"/>
              <w:marBottom w:val="0"/>
              <w:divBdr>
                <w:top w:val="none" w:sz="0" w:space="0" w:color="auto"/>
                <w:left w:val="none" w:sz="0" w:space="0" w:color="auto"/>
                <w:bottom w:val="none" w:sz="0" w:space="0" w:color="auto"/>
                <w:right w:val="none" w:sz="0" w:space="0" w:color="auto"/>
              </w:divBdr>
            </w:div>
            <w:div w:id="620452442">
              <w:marLeft w:val="0"/>
              <w:marRight w:val="0"/>
              <w:marTop w:val="0"/>
              <w:marBottom w:val="0"/>
              <w:divBdr>
                <w:top w:val="none" w:sz="0" w:space="0" w:color="auto"/>
                <w:left w:val="none" w:sz="0" w:space="0" w:color="auto"/>
                <w:bottom w:val="none" w:sz="0" w:space="0" w:color="auto"/>
                <w:right w:val="none" w:sz="0" w:space="0" w:color="auto"/>
              </w:divBdr>
            </w:div>
            <w:div w:id="620720337">
              <w:marLeft w:val="0"/>
              <w:marRight w:val="0"/>
              <w:marTop w:val="0"/>
              <w:marBottom w:val="0"/>
              <w:divBdr>
                <w:top w:val="none" w:sz="0" w:space="0" w:color="auto"/>
                <w:left w:val="none" w:sz="0" w:space="0" w:color="auto"/>
                <w:bottom w:val="none" w:sz="0" w:space="0" w:color="auto"/>
                <w:right w:val="none" w:sz="0" w:space="0" w:color="auto"/>
              </w:divBdr>
            </w:div>
            <w:div w:id="623116362">
              <w:marLeft w:val="0"/>
              <w:marRight w:val="0"/>
              <w:marTop w:val="0"/>
              <w:marBottom w:val="0"/>
              <w:divBdr>
                <w:top w:val="none" w:sz="0" w:space="0" w:color="auto"/>
                <w:left w:val="none" w:sz="0" w:space="0" w:color="auto"/>
                <w:bottom w:val="none" w:sz="0" w:space="0" w:color="auto"/>
                <w:right w:val="none" w:sz="0" w:space="0" w:color="auto"/>
              </w:divBdr>
            </w:div>
            <w:div w:id="623777039">
              <w:marLeft w:val="0"/>
              <w:marRight w:val="0"/>
              <w:marTop w:val="0"/>
              <w:marBottom w:val="0"/>
              <w:divBdr>
                <w:top w:val="none" w:sz="0" w:space="0" w:color="auto"/>
                <w:left w:val="none" w:sz="0" w:space="0" w:color="auto"/>
                <w:bottom w:val="none" w:sz="0" w:space="0" w:color="auto"/>
                <w:right w:val="none" w:sz="0" w:space="0" w:color="auto"/>
              </w:divBdr>
            </w:div>
            <w:div w:id="627127207">
              <w:marLeft w:val="0"/>
              <w:marRight w:val="0"/>
              <w:marTop w:val="0"/>
              <w:marBottom w:val="0"/>
              <w:divBdr>
                <w:top w:val="none" w:sz="0" w:space="0" w:color="auto"/>
                <w:left w:val="none" w:sz="0" w:space="0" w:color="auto"/>
                <w:bottom w:val="none" w:sz="0" w:space="0" w:color="auto"/>
                <w:right w:val="none" w:sz="0" w:space="0" w:color="auto"/>
              </w:divBdr>
            </w:div>
            <w:div w:id="630593039">
              <w:marLeft w:val="0"/>
              <w:marRight w:val="0"/>
              <w:marTop w:val="0"/>
              <w:marBottom w:val="0"/>
              <w:divBdr>
                <w:top w:val="none" w:sz="0" w:space="0" w:color="auto"/>
                <w:left w:val="none" w:sz="0" w:space="0" w:color="auto"/>
                <w:bottom w:val="none" w:sz="0" w:space="0" w:color="auto"/>
                <w:right w:val="none" w:sz="0" w:space="0" w:color="auto"/>
              </w:divBdr>
            </w:div>
            <w:div w:id="631909760">
              <w:marLeft w:val="0"/>
              <w:marRight w:val="0"/>
              <w:marTop w:val="0"/>
              <w:marBottom w:val="0"/>
              <w:divBdr>
                <w:top w:val="none" w:sz="0" w:space="0" w:color="auto"/>
                <w:left w:val="none" w:sz="0" w:space="0" w:color="auto"/>
                <w:bottom w:val="none" w:sz="0" w:space="0" w:color="auto"/>
                <w:right w:val="none" w:sz="0" w:space="0" w:color="auto"/>
              </w:divBdr>
              <w:divsChild>
                <w:div w:id="263923086">
                  <w:marLeft w:val="0"/>
                  <w:marRight w:val="0"/>
                  <w:marTop w:val="0"/>
                  <w:marBottom w:val="0"/>
                  <w:divBdr>
                    <w:top w:val="none" w:sz="0" w:space="0" w:color="auto"/>
                    <w:left w:val="none" w:sz="0" w:space="0" w:color="auto"/>
                    <w:bottom w:val="none" w:sz="0" w:space="0" w:color="auto"/>
                    <w:right w:val="none" w:sz="0" w:space="0" w:color="auto"/>
                  </w:divBdr>
                </w:div>
                <w:div w:id="310713416">
                  <w:marLeft w:val="0"/>
                  <w:marRight w:val="0"/>
                  <w:marTop w:val="0"/>
                  <w:marBottom w:val="0"/>
                  <w:divBdr>
                    <w:top w:val="none" w:sz="0" w:space="0" w:color="auto"/>
                    <w:left w:val="none" w:sz="0" w:space="0" w:color="auto"/>
                    <w:bottom w:val="none" w:sz="0" w:space="0" w:color="auto"/>
                    <w:right w:val="none" w:sz="0" w:space="0" w:color="auto"/>
                  </w:divBdr>
                </w:div>
                <w:div w:id="556089093">
                  <w:marLeft w:val="0"/>
                  <w:marRight w:val="0"/>
                  <w:marTop w:val="0"/>
                  <w:marBottom w:val="0"/>
                  <w:divBdr>
                    <w:top w:val="none" w:sz="0" w:space="0" w:color="auto"/>
                    <w:left w:val="none" w:sz="0" w:space="0" w:color="auto"/>
                    <w:bottom w:val="none" w:sz="0" w:space="0" w:color="auto"/>
                    <w:right w:val="none" w:sz="0" w:space="0" w:color="auto"/>
                  </w:divBdr>
                </w:div>
                <w:div w:id="848760183">
                  <w:marLeft w:val="0"/>
                  <w:marRight w:val="0"/>
                  <w:marTop w:val="0"/>
                  <w:marBottom w:val="0"/>
                  <w:divBdr>
                    <w:top w:val="none" w:sz="0" w:space="0" w:color="auto"/>
                    <w:left w:val="none" w:sz="0" w:space="0" w:color="auto"/>
                    <w:bottom w:val="none" w:sz="0" w:space="0" w:color="auto"/>
                    <w:right w:val="none" w:sz="0" w:space="0" w:color="auto"/>
                  </w:divBdr>
                </w:div>
                <w:div w:id="1000045239">
                  <w:marLeft w:val="0"/>
                  <w:marRight w:val="0"/>
                  <w:marTop w:val="0"/>
                  <w:marBottom w:val="0"/>
                  <w:divBdr>
                    <w:top w:val="none" w:sz="0" w:space="0" w:color="auto"/>
                    <w:left w:val="none" w:sz="0" w:space="0" w:color="auto"/>
                    <w:bottom w:val="none" w:sz="0" w:space="0" w:color="auto"/>
                    <w:right w:val="none" w:sz="0" w:space="0" w:color="auto"/>
                  </w:divBdr>
                </w:div>
                <w:div w:id="1737245778">
                  <w:marLeft w:val="0"/>
                  <w:marRight w:val="0"/>
                  <w:marTop w:val="0"/>
                  <w:marBottom w:val="0"/>
                  <w:divBdr>
                    <w:top w:val="none" w:sz="0" w:space="0" w:color="auto"/>
                    <w:left w:val="none" w:sz="0" w:space="0" w:color="auto"/>
                    <w:bottom w:val="none" w:sz="0" w:space="0" w:color="auto"/>
                    <w:right w:val="none" w:sz="0" w:space="0" w:color="auto"/>
                  </w:divBdr>
                </w:div>
              </w:divsChild>
            </w:div>
            <w:div w:id="634457219">
              <w:marLeft w:val="0"/>
              <w:marRight w:val="0"/>
              <w:marTop w:val="0"/>
              <w:marBottom w:val="0"/>
              <w:divBdr>
                <w:top w:val="none" w:sz="0" w:space="0" w:color="auto"/>
                <w:left w:val="none" w:sz="0" w:space="0" w:color="auto"/>
                <w:bottom w:val="none" w:sz="0" w:space="0" w:color="auto"/>
                <w:right w:val="none" w:sz="0" w:space="0" w:color="auto"/>
              </w:divBdr>
            </w:div>
            <w:div w:id="635793492">
              <w:marLeft w:val="0"/>
              <w:marRight w:val="0"/>
              <w:marTop w:val="0"/>
              <w:marBottom w:val="0"/>
              <w:divBdr>
                <w:top w:val="none" w:sz="0" w:space="0" w:color="auto"/>
                <w:left w:val="none" w:sz="0" w:space="0" w:color="auto"/>
                <w:bottom w:val="none" w:sz="0" w:space="0" w:color="auto"/>
                <w:right w:val="none" w:sz="0" w:space="0" w:color="auto"/>
              </w:divBdr>
            </w:div>
            <w:div w:id="636884781">
              <w:marLeft w:val="0"/>
              <w:marRight w:val="0"/>
              <w:marTop w:val="0"/>
              <w:marBottom w:val="0"/>
              <w:divBdr>
                <w:top w:val="none" w:sz="0" w:space="0" w:color="auto"/>
                <w:left w:val="none" w:sz="0" w:space="0" w:color="auto"/>
                <w:bottom w:val="none" w:sz="0" w:space="0" w:color="auto"/>
                <w:right w:val="none" w:sz="0" w:space="0" w:color="auto"/>
              </w:divBdr>
            </w:div>
            <w:div w:id="637494352">
              <w:marLeft w:val="0"/>
              <w:marRight w:val="0"/>
              <w:marTop w:val="0"/>
              <w:marBottom w:val="0"/>
              <w:divBdr>
                <w:top w:val="none" w:sz="0" w:space="0" w:color="auto"/>
                <w:left w:val="none" w:sz="0" w:space="0" w:color="auto"/>
                <w:bottom w:val="none" w:sz="0" w:space="0" w:color="auto"/>
                <w:right w:val="none" w:sz="0" w:space="0" w:color="auto"/>
              </w:divBdr>
            </w:div>
            <w:div w:id="639304508">
              <w:marLeft w:val="0"/>
              <w:marRight w:val="0"/>
              <w:marTop w:val="0"/>
              <w:marBottom w:val="0"/>
              <w:divBdr>
                <w:top w:val="none" w:sz="0" w:space="0" w:color="auto"/>
                <w:left w:val="none" w:sz="0" w:space="0" w:color="auto"/>
                <w:bottom w:val="none" w:sz="0" w:space="0" w:color="auto"/>
                <w:right w:val="none" w:sz="0" w:space="0" w:color="auto"/>
              </w:divBdr>
            </w:div>
            <w:div w:id="639381836">
              <w:marLeft w:val="0"/>
              <w:marRight w:val="0"/>
              <w:marTop w:val="0"/>
              <w:marBottom w:val="0"/>
              <w:divBdr>
                <w:top w:val="none" w:sz="0" w:space="0" w:color="auto"/>
                <w:left w:val="none" w:sz="0" w:space="0" w:color="auto"/>
                <w:bottom w:val="none" w:sz="0" w:space="0" w:color="auto"/>
                <w:right w:val="none" w:sz="0" w:space="0" w:color="auto"/>
              </w:divBdr>
            </w:div>
            <w:div w:id="639724332">
              <w:marLeft w:val="0"/>
              <w:marRight w:val="0"/>
              <w:marTop w:val="0"/>
              <w:marBottom w:val="0"/>
              <w:divBdr>
                <w:top w:val="none" w:sz="0" w:space="0" w:color="auto"/>
                <w:left w:val="none" w:sz="0" w:space="0" w:color="auto"/>
                <w:bottom w:val="none" w:sz="0" w:space="0" w:color="auto"/>
                <w:right w:val="none" w:sz="0" w:space="0" w:color="auto"/>
              </w:divBdr>
            </w:div>
            <w:div w:id="640160677">
              <w:marLeft w:val="0"/>
              <w:marRight w:val="0"/>
              <w:marTop w:val="0"/>
              <w:marBottom w:val="0"/>
              <w:divBdr>
                <w:top w:val="none" w:sz="0" w:space="0" w:color="auto"/>
                <w:left w:val="none" w:sz="0" w:space="0" w:color="auto"/>
                <w:bottom w:val="none" w:sz="0" w:space="0" w:color="auto"/>
                <w:right w:val="none" w:sz="0" w:space="0" w:color="auto"/>
              </w:divBdr>
            </w:div>
            <w:div w:id="641236622">
              <w:marLeft w:val="0"/>
              <w:marRight w:val="0"/>
              <w:marTop w:val="0"/>
              <w:marBottom w:val="0"/>
              <w:divBdr>
                <w:top w:val="none" w:sz="0" w:space="0" w:color="auto"/>
                <w:left w:val="none" w:sz="0" w:space="0" w:color="auto"/>
                <w:bottom w:val="none" w:sz="0" w:space="0" w:color="auto"/>
                <w:right w:val="none" w:sz="0" w:space="0" w:color="auto"/>
              </w:divBdr>
            </w:div>
            <w:div w:id="641889701">
              <w:marLeft w:val="0"/>
              <w:marRight w:val="0"/>
              <w:marTop w:val="0"/>
              <w:marBottom w:val="0"/>
              <w:divBdr>
                <w:top w:val="none" w:sz="0" w:space="0" w:color="auto"/>
                <w:left w:val="none" w:sz="0" w:space="0" w:color="auto"/>
                <w:bottom w:val="none" w:sz="0" w:space="0" w:color="auto"/>
                <w:right w:val="none" w:sz="0" w:space="0" w:color="auto"/>
              </w:divBdr>
            </w:div>
            <w:div w:id="642126381">
              <w:marLeft w:val="0"/>
              <w:marRight w:val="0"/>
              <w:marTop w:val="0"/>
              <w:marBottom w:val="0"/>
              <w:divBdr>
                <w:top w:val="none" w:sz="0" w:space="0" w:color="auto"/>
                <w:left w:val="none" w:sz="0" w:space="0" w:color="auto"/>
                <w:bottom w:val="none" w:sz="0" w:space="0" w:color="auto"/>
                <w:right w:val="none" w:sz="0" w:space="0" w:color="auto"/>
              </w:divBdr>
            </w:div>
            <w:div w:id="643236245">
              <w:marLeft w:val="0"/>
              <w:marRight w:val="0"/>
              <w:marTop w:val="0"/>
              <w:marBottom w:val="0"/>
              <w:divBdr>
                <w:top w:val="none" w:sz="0" w:space="0" w:color="auto"/>
                <w:left w:val="none" w:sz="0" w:space="0" w:color="auto"/>
                <w:bottom w:val="none" w:sz="0" w:space="0" w:color="auto"/>
                <w:right w:val="none" w:sz="0" w:space="0" w:color="auto"/>
              </w:divBdr>
            </w:div>
            <w:div w:id="643436350">
              <w:marLeft w:val="0"/>
              <w:marRight w:val="0"/>
              <w:marTop w:val="0"/>
              <w:marBottom w:val="0"/>
              <w:divBdr>
                <w:top w:val="none" w:sz="0" w:space="0" w:color="auto"/>
                <w:left w:val="none" w:sz="0" w:space="0" w:color="auto"/>
                <w:bottom w:val="none" w:sz="0" w:space="0" w:color="auto"/>
                <w:right w:val="none" w:sz="0" w:space="0" w:color="auto"/>
              </w:divBdr>
            </w:div>
            <w:div w:id="644046591">
              <w:marLeft w:val="0"/>
              <w:marRight w:val="0"/>
              <w:marTop w:val="0"/>
              <w:marBottom w:val="0"/>
              <w:divBdr>
                <w:top w:val="none" w:sz="0" w:space="0" w:color="auto"/>
                <w:left w:val="none" w:sz="0" w:space="0" w:color="auto"/>
                <w:bottom w:val="none" w:sz="0" w:space="0" w:color="auto"/>
                <w:right w:val="none" w:sz="0" w:space="0" w:color="auto"/>
              </w:divBdr>
            </w:div>
            <w:div w:id="644551254">
              <w:marLeft w:val="0"/>
              <w:marRight w:val="0"/>
              <w:marTop w:val="0"/>
              <w:marBottom w:val="0"/>
              <w:divBdr>
                <w:top w:val="none" w:sz="0" w:space="0" w:color="auto"/>
                <w:left w:val="none" w:sz="0" w:space="0" w:color="auto"/>
                <w:bottom w:val="none" w:sz="0" w:space="0" w:color="auto"/>
                <w:right w:val="none" w:sz="0" w:space="0" w:color="auto"/>
              </w:divBdr>
            </w:div>
            <w:div w:id="645353228">
              <w:marLeft w:val="0"/>
              <w:marRight w:val="0"/>
              <w:marTop w:val="0"/>
              <w:marBottom w:val="0"/>
              <w:divBdr>
                <w:top w:val="none" w:sz="0" w:space="0" w:color="auto"/>
                <w:left w:val="none" w:sz="0" w:space="0" w:color="auto"/>
                <w:bottom w:val="none" w:sz="0" w:space="0" w:color="auto"/>
                <w:right w:val="none" w:sz="0" w:space="0" w:color="auto"/>
              </w:divBdr>
            </w:div>
            <w:div w:id="646013180">
              <w:marLeft w:val="0"/>
              <w:marRight w:val="0"/>
              <w:marTop w:val="0"/>
              <w:marBottom w:val="0"/>
              <w:divBdr>
                <w:top w:val="none" w:sz="0" w:space="0" w:color="auto"/>
                <w:left w:val="none" w:sz="0" w:space="0" w:color="auto"/>
                <w:bottom w:val="none" w:sz="0" w:space="0" w:color="auto"/>
                <w:right w:val="none" w:sz="0" w:space="0" w:color="auto"/>
              </w:divBdr>
            </w:div>
            <w:div w:id="646477033">
              <w:marLeft w:val="0"/>
              <w:marRight w:val="0"/>
              <w:marTop w:val="0"/>
              <w:marBottom w:val="0"/>
              <w:divBdr>
                <w:top w:val="none" w:sz="0" w:space="0" w:color="auto"/>
                <w:left w:val="none" w:sz="0" w:space="0" w:color="auto"/>
                <w:bottom w:val="none" w:sz="0" w:space="0" w:color="auto"/>
                <w:right w:val="none" w:sz="0" w:space="0" w:color="auto"/>
              </w:divBdr>
            </w:div>
            <w:div w:id="646596019">
              <w:marLeft w:val="0"/>
              <w:marRight w:val="0"/>
              <w:marTop w:val="0"/>
              <w:marBottom w:val="0"/>
              <w:divBdr>
                <w:top w:val="none" w:sz="0" w:space="0" w:color="auto"/>
                <w:left w:val="none" w:sz="0" w:space="0" w:color="auto"/>
                <w:bottom w:val="none" w:sz="0" w:space="0" w:color="auto"/>
                <w:right w:val="none" w:sz="0" w:space="0" w:color="auto"/>
              </w:divBdr>
            </w:div>
            <w:div w:id="646709601">
              <w:marLeft w:val="0"/>
              <w:marRight w:val="0"/>
              <w:marTop w:val="0"/>
              <w:marBottom w:val="0"/>
              <w:divBdr>
                <w:top w:val="none" w:sz="0" w:space="0" w:color="auto"/>
                <w:left w:val="none" w:sz="0" w:space="0" w:color="auto"/>
                <w:bottom w:val="none" w:sz="0" w:space="0" w:color="auto"/>
                <w:right w:val="none" w:sz="0" w:space="0" w:color="auto"/>
              </w:divBdr>
              <w:divsChild>
                <w:div w:id="29036598">
                  <w:marLeft w:val="0"/>
                  <w:marRight w:val="0"/>
                  <w:marTop w:val="0"/>
                  <w:marBottom w:val="0"/>
                  <w:divBdr>
                    <w:top w:val="none" w:sz="0" w:space="0" w:color="auto"/>
                    <w:left w:val="none" w:sz="0" w:space="0" w:color="auto"/>
                    <w:bottom w:val="none" w:sz="0" w:space="0" w:color="auto"/>
                    <w:right w:val="none" w:sz="0" w:space="0" w:color="auto"/>
                  </w:divBdr>
                </w:div>
                <w:div w:id="890581694">
                  <w:marLeft w:val="0"/>
                  <w:marRight w:val="0"/>
                  <w:marTop w:val="0"/>
                  <w:marBottom w:val="0"/>
                  <w:divBdr>
                    <w:top w:val="none" w:sz="0" w:space="0" w:color="auto"/>
                    <w:left w:val="none" w:sz="0" w:space="0" w:color="auto"/>
                    <w:bottom w:val="none" w:sz="0" w:space="0" w:color="auto"/>
                    <w:right w:val="none" w:sz="0" w:space="0" w:color="auto"/>
                  </w:divBdr>
                </w:div>
                <w:div w:id="951783445">
                  <w:marLeft w:val="0"/>
                  <w:marRight w:val="0"/>
                  <w:marTop w:val="0"/>
                  <w:marBottom w:val="0"/>
                  <w:divBdr>
                    <w:top w:val="none" w:sz="0" w:space="0" w:color="auto"/>
                    <w:left w:val="none" w:sz="0" w:space="0" w:color="auto"/>
                    <w:bottom w:val="none" w:sz="0" w:space="0" w:color="auto"/>
                    <w:right w:val="none" w:sz="0" w:space="0" w:color="auto"/>
                  </w:divBdr>
                </w:div>
                <w:div w:id="2064712875">
                  <w:marLeft w:val="0"/>
                  <w:marRight w:val="0"/>
                  <w:marTop w:val="0"/>
                  <w:marBottom w:val="0"/>
                  <w:divBdr>
                    <w:top w:val="none" w:sz="0" w:space="0" w:color="auto"/>
                    <w:left w:val="none" w:sz="0" w:space="0" w:color="auto"/>
                    <w:bottom w:val="none" w:sz="0" w:space="0" w:color="auto"/>
                    <w:right w:val="none" w:sz="0" w:space="0" w:color="auto"/>
                  </w:divBdr>
                </w:div>
              </w:divsChild>
            </w:div>
            <w:div w:id="650791181">
              <w:marLeft w:val="0"/>
              <w:marRight w:val="0"/>
              <w:marTop w:val="0"/>
              <w:marBottom w:val="0"/>
              <w:divBdr>
                <w:top w:val="none" w:sz="0" w:space="0" w:color="auto"/>
                <w:left w:val="none" w:sz="0" w:space="0" w:color="auto"/>
                <w:bottom w:val="none" w:sz="0" w:space="0" w:color="auto"/>
                <w:right w:val="none" w:sz="0" w:space="0" w:color="auto"/>
              </w:divBdr>
            </w:div>
            <w:div w:id="652494008">
              <w:marLeft w:val="0"/>
              <w:marRight w:val="0"/>
              <w:marTop w:val="0"/>
              <w:marBottom w:val="0"/>
              <w:divBdr>
                <w:top w:val="none" w:sz="0" w:space="0" w:color="auto"/>
                <w:left w:val="none" w:sz="0" w:space="0" w:color="auto"/>
                <w:bottom w:val="none" w:sz="0" w:space="0" w:color="auto"/>
                <w:right w:val="none" w:sz="0" w:space="0" w:color="auto"/>
              </w:divBdr>
            </w:div>
            <w:div w:id="653030513">
              <w:marLeft w:val="0"/>
              <w:marRight w:val="0"/>
              <w:marTop w:val="0"/>
              <w:marBottom w:val="0"/>
              <w:divBdr>
                <w:top w:val="none" w:sz="0" w:space="0" w:color="auto"/>
                <w:left w:val="none" w:sz="0" w:space="0" w:color="auto"/>
                <w:bottom w:val="none" w:sz="0" w:space="0" w:color="auto"/>
                <w:right w:val="none" w:sz="0" w:space="0" w:color="auto"/>
              </w:divBdr>
            </w:div>
            <w:div w:id="653802157">
              <w:marLeft w:val="0"/>
              <w:marRight w:val="0"/>
              <w:marTop w:val="0"/>
              <w:marBottom w:val="0"/>
              <w:divBdr>
                <w:top w:val="none" w:sz="0" w:space="0" w:color="auto"/>
                <w:left w:val="none" w:sz="0" w:space="0" w:color="auto"/>
                <w:bottom w:val="none" w:sz="0" w:space="0" w:color="auto"/>
                <w:right w:val="none" w:sz="0" w:space="0" w:color="auto"/>
              </w:divBdr>
            </w:div>
            <w:div w:id="656803374">
              <w:marLeft w:val="0"/>
              <w:marRight w:val="0"/>
              <w:marTop w:val="0"/>
              <w:marBottom w:val="0"/>
              <w:divBdr>
                <w:top w:val="none" w:sz="0" w:space="0" w:color="auto"/>
                <w:left w:val="none" w:sz="0" w:space="0" w:color="auto"/>
                <w:bottom w:val="none" w:sz="0" w:space="0" w:color="auto"/>
                <w:right w:val="none" w:sz="0" w:space="0" w:color="auto"/>
              </w:divBdr>
            </w:div>
            <w:div w:id="658385449">
              <w:marLeft w:val="0"/>
              <w:marRight w:val="0"/>
              <w:marTop w:val="0"/>
              <w:marBottom w:val="0"/>
              <w:divBdr>
                <w:top w:val="none" w:sz="0" w:space="0" w:color="auto"/>
                <w:left w:val="none" w:sz="0" w:space="0" w:color="auto"/>
                <w:bottom w:val="none" w:sz="0" w:space="0" w:color="auto"/>
                <w:right w:val="none" w:sz="0" w:space="0" w:color="auto"/>
              </w:divBdr>
            </w:div>
            <w:div w:id="659231953">
              <w:marLeft w:val="0"/>
              <w:marRight w:val="0"/>
              <w:marTop w:val="0"/>
              <w:marBottom w:val="0"/>
              <w:divBdr>
                <w:top w:val="none" w:sz="0" w:space="0" w:color="auto"/>
                <w:left w:val="none" w:sz="0" w:space="0" w:color="auto"/>
                <w:bottom w:val="none" w:sz="0" w:space="0" w:color="auto"/>
                <w:right w:val="none" w:sz="0" w:space="0" w:color="auto"/>
              </w:divBdr>
            </w:div>
            <w:div w:id="659771336">
              <w:marLeft w:val="0"/>
              <w:marRight w:val="0"/>
              <w:marTop w:val="0"/>
              <w:marBottom w:val="0"/>
              <w:divBdr>
                <w:top w:val="none" w:sz="0" w:space="0" w:color="auto"/>
                <w:left w:val="none" w:sz="0" w:space="0" w:color="auto"/>
                <w:bottom w:val="none" w:sz="0" w:space="0" w:color="auto"/>
                <w:right w:val="none" w:sz="0" w:space="0" w:color="auto"/>
              </w:divBdr>
            </w:div>
            <w:div w:id="660543930">
              <w:marLeft w:val="0"/>
              <w:marRight w:val="0"/>
              <w:marTop w:val="0"/>
              <w:marBottom w:val="0"/>
              <w:divBdr>
                <w:top w:val="none" w:sz="0" w:space="0" w:color="auto"/>
                <w:left w:val="none" w:sz="0" w:space="0" w:color="auto"/>
                <w:bottom w:val="none" w:sz="0" w:space="0" w:color="auto"/>
                <w:right w:val="none" w:sz="0" w:space="0" w:color="auto"/>
              </w:divBdr>
            </w:div>
            <w:div w:id="661012185">
              <w:marLeft w:val="0"/>
              <w:marRight w:val="0"/>
              <w:marTop w:val="0"/>
              <w:marBottom w:val="0"/>
              <w:divBdr>
                <w:top w:val="none" w:sz="0" w:space="0" w:color="auto"/>
                <w:left w:val="none" w:sz="0" w:space="0" w:color="auto"/>
                <w:bottom w:val="none" w:sz="0" w:space="0" w:color="auto"/>
                <w:right w:val="none" w:sz="0" w:space="0" w:color="auto"/>
              </w:divBdr>
            </w:div>
            <w:div w:id="661588342">
              <w:marLeft w:val="0"/>
              <w:marRight w:val="0"/>
              <w:marTop w:val="0"/>
              <w:marBottom w:val="0"/>
              <w:divBdr>
                <w:top w:val="none" w:sz="0" w:space="0" w:color="auto"/>
                <w:left w:val="none" w:sz="0" w:space="0" w:color="auto"/>
                <w:bottom w:val="none" w:sz="0" w:space="0" w:color="auto"/>
                <w:right w:val="none" w:sz="0" w:space="0" w:color="auto"/>
              </w:divBdr>
            </w:div>
            <w:div w:id="664284586">
              <w:marLeft w:val="0"/>
              <w:marRight w:val="0"/>
              <w:marTop w:val="0"/>
              <w:marBottom w:val="0"/>
              <w:divBdr>
                <w:top w:val="none" w:sz="0" w:space="0" w:color="auto"/>
                <w:left w:val="none" w:sz="0" w:space="0" w:color="auto"/>
                <w:bottom w:val="none" w:sz="0" w:space="0" w:color="auto"/>
                <w:right w:val="none" w:sz="0" w:space="0" w:color="auto"/>
              </w:divBdr>
            </w:div>
            <w:div w:id="665715302">
              <w:marLeft w:val="0"/>
              <w:marRight w:val="0"/>
              <w:marTop w:val="0"/>
              <w:marBottom w:val="0"/>
              <w:divBdr>
                <w:top w:val="none" w:sz="0" w:space="0" w:color="auto"/>
                <w:left w:val="none" w:sz="0" w:space="0" w:color="auto"/>
                <w:bottom w:val="none" w:sz="0" w:space="0" w:color="auto"/>
                <w:right w:val="none" w:sz="0" w:space="0" w:color="auto"/>
              </w:divBdr>
            </w:div>
            <w:div w:id="667371009">
              <w:marLeft w:val="0"/>
              <w:marRight w:val="0"/>
              <w:marTop w:val="0"/>
              <w:marBottom w:val="0"/>
              <w:divBdr>
                <w:top w:val="none" w:sz="0" w:space="0" w:color="auto"/>
                <w:left w:val="none" w:sz="0" w:space="0" w:color="auto"/>
                <w:bottom w:val="none" w:sz="0" w:space="0" w:color="auto"/>
                <w:right w:val="none" w:sz="0" w:space="0" w:color="auto"/>
              </w:divBdr>
            </w:div>
            <w:div w:id="668102456">
              <w:marLeft w:val="0"/>
              <w:marRight w:val="0"/>
              <w:marTop w:val="0"/>
              <w:marBottom w:val="0"/>
              <w:divBdr>
                <w:top w:val="none" w:sz="0" w:space="0" w:color="auto"/>
                <w:left w:val="none" w:sz="0" w:space="0" w:color="auto"/>
                <w:bottom w:val="none" w:sz="0" w:space="0" w:color="auto"/>
                <w:right w:val="none" w:sz="0" w:space="0" w:color="auto"/>
              </w:divBdr>
            </w:div>
            <w:div w:id="669066888">
              <w:marLeft w:val="0"/>
              <w:marRight w:val="0"/>
              <w:marTop w:val="0"/>
              <w:marBottom w:val="0"/>
              <w:divBdr>
                <w:top w:val="none" w:sz="0" w:space="0" w:color="auto"/>
                <w:left w:val="none" w:sz="0" w:space="0" w:color="auto"/>
                <w:bottom w:val="none" w:sz="0" w:space="0" w:color="auto"/>
                <w:right w:val="none" w:sz="0" w:space="0" w:color="auto"/>
              </w:divBdr>
            </w:div>
            <w:div w:id="669336000">
              <w:marLeft w:val="0"/>
              <w:marRight w:val="0"/>
              <w:marTop w:val="0"/>
              <w:marBottom w:val="0"/>
              <w:divBdr>
                <w:top w:val="none" w:sz="0" w:space="0" w:color="auto"/>
                <w:left w:val="none" w:sz="0" w:space="0" w:color="auto"/>
                <w:bottom w:val="none" w:sz="0" w:space="0" w:color="auto"/>
                <w:right w:val="none" w:sz="0" w:space="0" w:color="auto"/>
              </w:divBdr>
            </w:div>
            <w:div w:id="674696697">
              <w:marLeft w:val="0"/>
              <w:marRight w:val="0"/>
              <w:marTop w:val="0"/>
              <w:marBottom w:val="0"/>
              <w:divBdr>
                <w:top w:val="none" w:sz="0" w:space="0" w:color="auto"/>
                <w:left w:val="none" w:sz="0" w:space="0" w:color="auto"/>
                <w:bottom w:val="none" w:sz="0" w:space="0" w:color="auto"/>
                <w:right w:val="none" w:sz="0" w:space="0" w:color="auto"/>
              </w:divBdr>
            </w:div>
            <w:div w:id="676662698">
              <w:marLeft w:val="0"/>
              <w:marRight w:val="0"/>
              <w:marTop w:val="0"/>
              <w:marBottom w:val="0"/>
              <w:divBdr>
                <w:top w:val="none" w:sz="0" w:space="0" w:color="auto"/>
                <w:left w:val="none" w:sz="0" w:space="0" w:color="auto"/>
                <w:bottom w:val="none" w:sz="0" w:space="0" w:color="auto"/>
                <w:right w:val="none" w:sz="0" w:space="0" w:color="auto"/>
              </w:divBdr>
            </w:div>
            <w:div w:id="679892352">
              <w:marLeft w:val="0"/>
              <w:marRight w:val="0"/>
              <w:marTop w:val="0"/>
              <w:marBottom w:val="0"/>
              <w:divBdr>
                <w:top w:val="none" w:sz="0" w:space="0" w:color="auto"/>
                <w:left w:val="none" w:sz="0" w:space="0" w:color="auto"/>
                <w:bottom w:val="none" w:sz="0" w:space="0" w:color="auto"/>
                <w:right w:val="none" w:sz="0" w:space="0" w:color="auto"/>
              </w:divBdr>
            </w:div>
            <w:div w:id="681055174">
              <w:marLeft w:val="0"/>
              <w:marRight w:val="0"/>
              <w:marTop w:val="0"/>
              <w:marBottom w:val="0"/>
              <w:divBdr>
                <w:top w:val="none" w:sz="0" w:space="0" w:color="auto"/>
                <w:left w:val="none" w:sz="0" w:space="0" w:color="auto"/>
                <w:bottom w:val="none" w:sz="0" w:space="0" w:color="auto"/>
                <w:right w:val="none" w:sz="0" w:space="0" w:color="auto"/>
              </w:divBdr>
            </w:div>
            <w:div w:id="681199969">
              <w:marLeft w:val="0"/>
              <w:marRight w:val="0"/>
              <w:marTop w:val="0"/>
              <w:marBottom w:val="0"/>
              <w:divBdr>
                <w:top w:val="none" w:sz="0" w:space="0" w:color="auto"/>
                <w:left w:val="none" w:sz="0" w:space="0" w:color="auto"/>
                <w:bottom w:val="none" w:sz="0" w:space="0" w:color="auto"/>
                <w:right w:val="none" w:sz="0" w:space="0" w:color="auto"/>
              </w:divBdr>
            </w:div>
            <w:div w:id="681932038">
              <w:marLeft w:val="0"/>
              <w:marRight w:val="0"/>
              <w:marTop w:val="0"/>
              <w:marBottom w:val="0"/>
              <w:divBdr>
                <w:top w:val="none" w:sz="0" w:space="0" w:color="auto"/>
                <w:left w:val="none" w:sz="0" w:space="0" w:color="auto"/>
                <w:bottom w:val="none" w:sz="0" w:space="0" w:color="auto"/>
                <w:right w:val="none" w:sz="0" w:space="0" w:color="auto"/>
              </w:divBdr>
            </w:div>
            <w:div w:id="681972056">
              <w:marLeft w:val="0"/>
              <w:marRight w:val="0"/>
              <w:marTop w:val="0"/>
              <w:marBottom w:val="0"/>
              <w:divBdr>
                <w:top w:val="none" w:sz="0" w:space="0" w:color="auto"/>
                <w:left w:val="none" w:sz="0" w:space="0" w:color="auto"/>
                <w:bottom w:val="none" w:sz="0" w:space="0" w:color="auto"/>
                <w:right w:val="none" w:sz="0" w:space="0" w:color="auto"/>
              </w:divBdr>
            </w:div>
            <w:div w:id="682976371">
              <w:marLeft w:val="0"/>
              <w:marRight w:val="0"/>
              <w:marTop w:val="0"/>
              <w:marBottom w:val="0"/>
              <w:divBdr>
                <w:top w:val="none" w:sz="0" w:space="0" w:color="auto"/>
                <w:left w:val="none" w:sz="0" w:space="0" w:color="auto"/>
                <w:bottom w:val="none" w:sz="0" w:space="0" w:color="auto"/>
                <w:right w:val="none" w:sz="0" w:space="0" w:color="auto"/>
              </w:divBdr>
            </w:div>
            <w:div w:id="684868638">
              <w:marLeft w:val="0"/>
              <w:marRight w:val="0"/>
              <w:marTop w:val="0"/>
              <w:marBottom w:val="0"/>
              <w:divBdr>
                <w:top w:val="none" w:sz="0" w:space="0" w:color="auto"/>
                <w:left w:val="none" w:sz="0" w:space="0" w:color="auto"/>
                <w:bottom w:val="none" w:sz="0" w:space="0" w:color="auto"/>
                <w:right w:val="none" w:sz="0" w:space="0" w:color="auto"/>
              </w:divBdr>
            </w:div>
            <w:div w:id="684940858">
              <w:marLeft w:val="0"/>
              <w:marRight w:val="0"/>
              <w:marTop w:val="0"/>
              <w:marBottom w:val="0"/>
              <w:divBdr>
                <w:top w:val="none" w:sz="0" w:space="0" w:color="auto"/>
                <w:left w:val="none" w:sz="0" w:space="0" w:color="auto"/>
                <w:bottom w:val="none" w:sz="0" w:space="0" w:color="auto"/>
                <w:right w:val="none" w:sz="0" w:space="0" w:color="auto"/>
              </w:divBdr>
            </w:div>
            <w:div w:id="687213960">
              <w:marLeft w:val="0"/>
              <w:marRight w:val="0"/>
              <w:marTop w:val="0"/>
              <w:marBottom w:val="0"/>
              <w:divBdr>
                <w:top w:val="none" w:sz="0" w:space="0" w:color="auto"/>
                <w:left w:val="none" w:sz="0" w:space="0" w:color="auto"/>
                <w:bottom w:val="none" w:sz="0" w:space="0" w:color="auto"/>
                <w:right w:val="none" w:sz="0" w:space="0" w:color="auto"/>
              </w:divBdr>
            </w:div>
            <w:div w:id="687760112">
              <w:marLeft w:val="0"/>
              <w:marRight w:val="0"/>
              <w:marTop w:val="0"/>
              <w:marBottom w:val="0"/>
              <w:divBdr>
                <w:top w:val="none" w:sz="0" w:space="0" w:color="auto"/>
                <w:left w:val="none" w:sz="0" w:space="0" w:color="auto"/>
                <w:bottom w:val="none" w:sz="0" w:space="0" w:color="auto"/>
                <w:right w:val="none" w:sz="0" w:space="0" w:color="auto"/>
              </w:divBdr>
            </w:div>
            <w:div w:id="688602295">
              <w:marLeft w:val="0"/>
              <w:marRight w:val="0"/>
              <w:marTop w:val="0"/>
              <w:marBottom w:val="0"/>
              <w:divBdr>
                <w:top w:val="none" w:sz="0" w:space="0" w:color="auto"/>
                <w:left w:val="none" w:sz="0" w:space="0" w:color="auto"/>
                <w:bottom w:val="none" w:sz="0" w:space="0" w:color="auto"/>
                <w:right w:val="none" w:sz="0" w:space="0" w:color="auto"/>
              </w:divBdr>
            </w:div>
            <w:div w:id="688677631">
              <w:marLeft w:val="0"/>
              <w:marRight w:val="0"/>
              <w:marTop w:val="0"/>
              <w:marBottom w:val="0"/>
              <w:divBdr>
                <w:top w:val="none" w:sz="0" w:space="0" w:color="auto"/>
                <w:left w:val="none" w:sz="0" w:space="0" w:color="auto"/>
                <w:bottom w:val="none" w:sz="0" w:space="0" w:color="auto"/>
                <w:right w:val="none" w:sz="0" w:space="0" w:color="auto"/>
              </w:divBdr>
            </w:div>
            <w:div w:id="688718684">
              <w:marLeft w:val="0"/>
              <w:marRight w:val="0"/>
              <w:marTop w:val="0"/>
              <w:marBottom w:val="0"/>
              <w:divBdr>
                <w:top w:val="none" w:sz="0" w:space="0" w:color="auto"/>
                <w:left w:val="none" w:sz="0" w:space="0" w:color="auto"/>
                <w:bottom w:val="none" w:sz="0" w:space="0" w:color="auto"/>
                <w:right w:val="none" w:sz="0" w:space="0" w:color="auto"/>
              </w:divBdr>
            </w:div>
            <w:div w:id="689256063">
              <w:marLeft w:val="0"/>
              <w:marRight w:val="0"/>
              <w:marTop w:val="0"/>
              <w:marBottom w:val="0"/>
              <w:divBdr>
                <w:top w:val="none" w:sz="0" w:space="0" w:color="auto"/>
                <w:left w:val="none" w:sz="0" w:space="0" w:color="auto"/>
                <w:bottom w:val="none" w:sz="0" w:space="0" w:color="auto"/>
                <w:right w:val="none" w:sz="0" w:space="0" w:color="auto"/>
              </w:divBdr>
            </w:div>
            <w:div w:id="690640906">
              <w:marLeft w:val="0"/>
              <w:marRight w:val="0"/>
              <w:marTop w:val="0"/>
              <w:marBottom w:val="0"/>
              <w:divBdr>
                <w:top w:val="none" w:sz="0" w:space="0" w:color="auto"/>
                <w:left w:val="none" w:sz="0" w:space="0" w:color="auto"/>
                <w:bottom w:val="none" w:sz="0" w:space="0" w:color="auto"/>
                <w:right w:val="none" w:sz="0" w:space="0" w:color="auto"/>
              </w:divBdr>
            </w:div>
            <w:div w:id="690960387">
              <w:marLeft w:val="0"/>
              <w:marRight w:val="0"/>
              <w:marTop w:val="0"/>
              <w:marBottom w:val="0"/>
              <w:divBdr>
                <w:top w:val="none" w:sz="0" w:space="0" w:color="auto"/>
                <w:left w:val="none" w:sz="0" w:space="0" w:color="auto"/>
                <w:bottom w:val="none" w:sz="0" w:space="0" w:color="auto"/>
                <w:right w:val="none" w:sz="0" w:space="0" w:color="auto"/>
              </w:divBdr>
            </w:div>
            <w:div w:id="691758993">
              <w:marLeft w:val="0"/>
              <w:marRight w:val="0"/>
              <w:marTop w:val="0"/>
              <w:marBottom w:val="0"/>
              <w:divBdr>
                <w:top w:val="none" w:sz="0" w:space="0" w:color="auto"/>
                <w:left w:val="none" w:sz="0" w:space="0" w:color="auto"/>
                <w:bottom w:val="none" w:sz="0" w:space="0" w:color="auto"/>
                <w:right w:val="none" w:sz="0" w:space="0" w:color="auto"/>
              </w:divBdr>
            </w:div>
            <w:div w:id="691763652">
              <w:marLeft w:val="0"/>
              <w:marRight w:val="0"/>
              <w:marTop w:val="0"/>
              <w:marBottom w:val="0"/>
              <w:divBdr>
                <w:top w:val="none" w:sz="0" w:space="0" w:color="auto"/>
                <w:left w:val="none" w:sz="0" w:space="0" w:color="auto"/>
                <w:bottom w:val="none" w:sz="0" w:space="0" w:color="auto"/>
                <w:right w:val="none" w:sz="0" w:space="0" w:color="auto"/>
              </w:divBdr>
            </w:div>
            <w:div w:id="696466337">
              <w:marLeft w:val="0"/>
              <w:marRight w:val="0"/>
              <w:marTop w:val="0"/>
              <w:marBottom w:val="0"/>
              <w:divBdr>
                <w:top w:val="none" w:sz="0" w:space="0" w:color="auto"/>
                <w:left w:val="none" w:sz="0" w:space="0" w:color="auto"/>
                <w:bottom w:val="none" w:sz="0" w:space="0" w:color="auto"/>
                <w:right w:val="none" w:sz="0" w:space="0" w:color="auto"/>
              </w:divBdr>
            </w:div>
            <w:div w:id="698505964">
              <w:marLeft w:val="0"/>
              <w:marRight w:val="0"/>
              <w:marTop w:val="0"/>
              <w:marBottom w:val="0"/>
              <w:divBdr>
                <w:top w:val="none" w:sz="0" w:space="0" w:color="auto"/>
                <w:left w:val="none" w:sz="0" w:space="0" w:color="auto"/>
                <w:bottom w:val="none" w:sz="0" w:space="0" w:color="auto"/>
                <w:right w:val="none" w:sz="0" w:space="0" w:color="auto"/>
              </w:divBdr>
            </w:div>
            <w:div w:id="699361801">
              <w:marLeft w:val="0"/>
              <w:marRight w:val="0"/>
              <w:marTop w:val="0"/>
              <w:marBottom w:val="0"/>
              <w:divBdr>
                <w:top w:val="none" w:sz="0" w:space="0" w:color="auto"/>
                <w:left w:val="none" w:sz="0" w:space="0" w:color="auto"/>
                <w:bottom w:val="none" w:sz="0" w:space="0" w:color="auto"/>
                <w:right w:val="none" w:sz="0" w:space="0" w:color="auto"/>
              </w:divBdr>
            </w:div>
            <w:div w:id="699402899">
              <w:marLeft w:val="0"/>
              <w:marRight w:val="0"/>
              <w:marTop w:val="0"/>
              <w:marBottom w:val="0"/>
              <w:divBdr>
                <w:top w:val="none" w:sz="0" w:space="0" w:color="auto"/>
                <w:left w:val="none" w:sz="0" w:space="0" w:color="auto"/>
                <w:bottom w:val="none" w:sz="0" w:space="0" w:color="auto"/>
                <w:right w:val="none" w:sz="0" w:space="0" w:color="auto"/>
              </w:divBdr>
            </w:div>
            <w:div w:id="699664794">
              <w:marLeft w:val="0"/>
              <w:marRight w:val="0"/>
              <w:marTop w:val="0"/>
              <w:marBottom w:val="0"/>
              <w:divBdr>
                <w:top w:val="none" w:sz="0" w:space="0" w:color="auto"/>
                <w:left w:val="none" w:sz="0" w:space="0" w:color="auto"/>
                <w:bottom w:val="none" w:sz="0" w:space="0" w:color="auto"/>
                <w:right w:val="none" w:sz="0" w:space="0" w:color="auto"/>
              </w:divBdr>
            </w:div>
            <w:div w:id="699669107">
              <w:marLeft w:val="0"/>
              <w:marRight w:val="0"/>
              <w:marTop w:val="0"/>
              <w:marBottom w:val="0"/>
              <w:divBdr>
                <w:top w:val="none" w:sz="0" w:space="0" w:color="auto"/>
                <w:left w:val="none" w:sz="0" w:space="0" w:color="auto"/>
                <w:bottom w:val="none" w:sz="0" w:space="0" w:color="auto"/>
                <w:right w:val="none" w:sz="0" w:space="0" w:color="auto"/>
              </w:divBdr>
            </w:div>
            <w:div w:id="700134462">
              <w:marLeft w:val="0"/>
              <w:marRight w:val="0"/>
              <w:marTop w:val="0"/>
              <w:marBottom w:val="0"/>
              <w:divBdr>
                <w:top w:val="none" w:sz="0" w:space="0" w:color="auto"/>
                <w:left w:val="none" w:sz="0" w:space="0" w:color="auto"/>
                <w:bottom w:val="none" w:sz="0" w:space="0" w:color="auto"/>
                <w:right w:val="none" w:sz="0" w:space="0" w:color="auto"/>
              </w:divBdr>
            </w:div>
            <w:div w:id="705565986">
              <w:marLeft w:val="0"/>
              <w:marRight w:val="0"/>
              <w:marTop w:val="0"/>
              <w:marBottom w:val="0"/>
              <w:divBdr>
                <w:top w:val="none" w:sz="0" w:space="0" w:color="auto"/>
                <w:left w:val="none" w:sz="0" w:space="0" w:color="auto"/>
                <w:bottom w:val="none" w:sz="0" w:space="0" w:color="auto"/>
                <w:right w:val="none" w:sz="0" w:space="0" w:color="auto"/>
              </w:divBdr>
            </w:div>
            <w:div w:id="707415090">
              <w:marLeft w:val="0"/>
              <w:marRight w:val="0"/>
              <w:marTop w:val="0"/>
              <w:marBottom w:val="0"/>
              <w:divBdr>
                <w:top w:val="none" w:sz="0" w:space="0" w:color="auto"/>
                <w:left w:val="none" w:sz="0" w:space="0" w:color="auto"/>
                <w:bottom w:val="none" w:sz="0" w:space="0" w:color="auto"/>
                <w:right w:val="none" w:sz="0" w:space="0" w:color="auto"/>
              </w:divBdr>
            </w:div>
            <w:div w:id="707416344">
              <w:marLeft w:val="0"/>
              <w:marRight w:val="0"/>
              <w:marTop w:val="0"/>
              <w:marBottom w:val="0"/>
              <w:divBdr>
                <w:top w:val="none" w:sz="0" w:space="0" w:color="auto"/>
                <w:left w:val="none" w:sz="0" w:space="0" w:color="auto"/>
                <w:bottom w:val="none" w:sz="0" w:space="0" w:color="auto"/>
                <w:right w:val="none" w:sz="0" w:space="0" w:color="auto"/>
              </w:divBdr>
            </w:div>
            <w:div w:id="711811503">
              <w:marLeft w:val="0"/>
              <w:marRight w:val="0"/>
              <w:marTop w:val="0"/>
              <w:marBottom w:val="0"/>
              <w:divBdr>
                <w:top w:val="none" w:sz="0" w:space="0" w:color="auto"/>
                <w:left w:val="none" w:sz="0" w:space="0" w:color="auto"/>
                <w:bottom w:val="none" w:sz="0" w:space="0" w:color="auto"/>
                <w:right w:val="none" w:sz="0" w:space="0" w:color="auto"/>
              </w:divBdr>
            </w:div>
            <w:div w:id="714233427">
              <w:marLeft w:val="0"/>
              <w:marRight w:val="0"/>
              <w:marTop w:val="0"/>
              <w:marBottom w:val="0"/>
              <w:divBdr>
                <w:top w:val="none" w:sz="0" w:space="0" w:color="auto"/>
                <w:left w:val="none" w:sz="0" w:space="0" w:color="auto"/>
                <w:bottom w:val="none" w:sz="0" w:space="0" w:color="auto"/>
                <w:right w:val="none" w:sz="0" w:space="0" w:color="auto"/>
              </w:divBdr>
            </w:div>
            <w:div w:id="714350478">
              <w:marLeft w:val="0"/>
              <w:marRight w:val="0"/>
              <w:marTop w:val="0"/>
              <w:marBottom w:val="0"/>
              <w:divBdr>
                <w:top w:val="none" w:sz="0" w:space="0" w:color="auto"/>
                <w:left w:val="none" w:sz="0" w:space="0" w:color="auto"/>
                <w:bottom w:val="none" w:sz="0" w:space="0" w:color="auto"/>
                <w:right w:val="none" w:sz="0" w:space="0" w:color="auto"/>
              </w:divBdr>
            </w:div>
            <w:div w:id="716784478">
              <w:marLeft w:val="0"/>
              <w:marRight w:val="0"/>
              <w:marTop w:val="0"/>
              <w:marBottom w:val="0"/>
              <w:divBdr>
                <w:top w:val="none" w:sz="0" w:space="0" w:color="auto"/>
                <w:left w:val="none" w:sz="0" w:space="0" w:color="auto"/>
                <w:bottom w:val="none" w:sz="0" w:space="0" w:color="auto"/>
                <w:right w:val="none" w:sz="0" w:space="0" w:color="auto"/>
              </w:divBdr>
            </w:div>
            <w:div w:id="716785103">
              <w:marLeft w:val="0"/>
              <w:marRight w:val="0"/>
              <w:marTop w:val="0"/>
              <w:marBottom w:val="0"/>
              <w:divBdr>
                <w:top w:val="none" w:sz="0" w:space="0" w:color="auto"/>
                <w:left w:val="none" w:sz="0" w:space="0" w:color="auto"/>
                <w:bottom w:val="none" w:sz="0" w:space="0" w:color="auto"/>
                <w:right w:val="none" w:sz="0" w:space="0" w:color="auto"/>
              </w:divBdr>
            </w:div>
            <w:div w:id="718361412">
              <w:marLeft w:val="0"/>
              <w:marRight w:val="0"/>
              <w:marTop w:val="0"/>
              <w:marBottom w:val="0"/>
              <w:divBdr>
                <w:top w:val="none" w:sz="0" w:space="0" w:color="auto"/>
                <w:left w:val="none" w:sz="0" w:space="0" w:color="auto"/>
                <w:bottom w:val="none" w:sz="0" w:space="0" w:color="auto"/>
                <w:right w:val="none" w:sz="0" w:space="0" w:color="auto"/>
              </w:divBdr>
            </w:div>
            <w:div w:id="719209610">
              <w:marLeft w:val="0"/>
              <w:marRight w:val="0"/>
              <w:marTop w:val="0"/>
              <w:marBottom w:val="0"/>
              <w:divBdr>
                <w:top w:val="none" w:sz="0" w:space="0" w:color="auto"/>
                <w:left w:val="none" w:sz="0" w:space="0" w:color="auto"/>
                <w:bottom w:val="none" w:sz="0" w:space="0" w:color="auto"/>
                <w:right w:val="none" w:sz="0" w:space="0" w:color="auto"/>
              </w:divBdr>
            </w:div>
            <w:div w:id="719472907">
              <w:marLeft w:val="0"/>
              <w:marRight w:val="0"/>
              <w:marTop w:val="0"/>
              <w:marBottom w:val="0"/>
              <w:divBdr>
                <w:top w:val="none" w:sz="0" w:space="0" w:color="auto"/>
                <w:left w:val="none" w:sz="0" w:space="0" w:color="auto"/>
                <w:bottom w:val="none" w:sz="0" w:space="0" w:color="auto"/>
                <w:right w:val="none" w:sz="0" w:space="0" w:color="auto"/>
              </w:divBdr>
            </w:div>
            <w:div w:id="720444295">
              <w:marLeft w:val="0"/>
              <w:marRight w:val="0"/>
              <w:marTop w:val="0"/>
              <w:marBottom w:val="0"/>
              <w:divBdr>
                <w:top w:val="none" w:sz="0" w:space="0" w:color="auto"/>
                <w:left w:val="none" w:sz="0" w:space="0" w:color="auto"/>
                <w:bottom w:val="none" w:sz="0" w:space="0" w:color="auto"/>
                <w:right w:val="none" w:sz="0" w:space="0" w:color="auto"/>
              </w:divBdr>
            </w:div>
            <w:div w:id="721170113">
              <w:marLeft w:val="0"/>
              <w:marRight w:val="0"/>
              <w:marTop w:val="0"/>
              <w:marBottom w:val="0"/>
              <w:divBdr>
                <w:top w:val="none" w:sz="0" w:space="0" w:color="auto"/>
                <w:left w:val="none" w:sz="0" w:space="0" w:color="auto"/>
                <w:bottom w:val="none" w:sz="0" w:space="0" w:color="auto"/>
                <w:right w:val="none" w:sz="0" w:space="0" w:color="auto"/>
              </w:divBdr>
            </w:div>
            <w:div w:id="723143921">
              <w:marLeft w:val="0"/>
              <w:marRight w:val="0"/>
              <w:marTop w:val="0"/>
              <w:marBottom w:val="0"/>
              <w:divBdr>
                <w:top w:val="none" w:sz="0" w:space="0" w:color="auto"/>
                <w:left w:val="none" w:sz="0" w:space="0" w:color="auto"/>
                <w:bottom w:val="none" w:sz="0" w:space="0" w:color="auto"/>
                <w:right w:val="none" w:sz="0" w:space="0" w:color="auto"/>
              </w:divBdr>
            </w:div>
            <w:div w:id="724908258">
              <w:marLeft w:val="0"/>
              <w:marRight w:val="0"/>
              <w:marTop w:val="0"/>
              <w:marBottom w:val="0"/>
              <w:divBdr>
                <w:top w:val="none" w:sz="0" w:space="0" w:color="auto"/>
                <w:left w:val="none" w:sz="0" w:space="0" w:color="auto"/>
                <w:bottom w:val="none" w:sz="0" w:space="0" w:color="auto"/>
                <w:right w:val="none" w:sz="0" w:space="0" w:color="auto"/>
              </w:divBdr>
            </w:div>
            <w:div w:id="724914657">
              <w:marLeft w:val="0"/>
              <w:marRight w:val="0"/>
              <w:marTop w:val="0"/>
              <w:marBottom w:val="0"/>
              <w:divBdr>
                <w:top w:val="none" w:sz="0" w:space="0" w:color="auto"/>
                <w:left w:val="none" w:sz="0" w:space="0" w:color="auto"/>
                <w:bottom w:val="none" w:sz="0" w:space="0" w:color="auto"/>
                <w:right w:val="none" w:sz="0" w:space="0" w:color="auto"/>
              </w:divBdr>
            </w:div>
            <w:div w:id="726032939">
              <w:marLeft w:val="0"/>
              <w:marRight w:val="0"/>
              <w:marTop w:val="0"/>
              <w:marBottom w:val="0"/>
              <w:divBdr>
                <w:top w:val="none" w:sz="0" w:space="0" w:color="auto"/>
                <w:left w:val="none" w:sz="0" w:space="0" w:color="auto"/>
                <w:bottom w:val="none" w:sz="0" w:space="0" w:color="auto"/>
                <w:right w:val="none" w:sz="0" w:space="0" w:color="auto"/>
              </w:divBdr>
            </w:div>
            <w:div w:id="728529076">
              <w:marLeft w:val="0"/>
              <w:marRight w:val="0"/>
              <w:marTop w:val="0"/>
              <w:marBottom w:val="0"/>
              <w:divBdr>
                <w:top w:val="none" w:sz="0" w:space="0" w:color="auto"/>
                <w:left w:val="none" w:sz="0" w:space="0" w:color="auto"/>
                <w:bottom w:val="none" w:sz="0" w:space="0" w:color="auto"/>
                <w:right w:val="none" w:sz="0" w:space="0" w:color="auto"/>
              </w:divBdr>
            </w:div>
            <w:div w:id="731775554">
              <w:marLeft w:val="0"/>
              <w:marRight w:val="0"/>
              <w:marTop w:val="0"/>
              <w:marBottom w:val="0"/>
              <w:divBdr>
                <w:top w:val="none" w:sz="0" w:space="0" w:color="auto"/>
                <w:left w:val="none" w:sz="0" w:space="0" w:color="auto"/>
                <w:bottom w:val="none" w:sz="0" w:space="0" w:color="auto"/>
                <w:right w:val="none" w:sz="0" w:space="0" w:color="auto"/>
              </w:divBdr>
            </w:div>
            <w:div w:id="732391696">
              <w:marLeft w:val="0"/>
              <w:marRight w:val="0"/>
              <w:marTop w:val="0"/>
              <w:marBottom w:val="0"/>
              <w:divBdr>
                <w:top w:val="none" w:sz="0" w:space="0" w:color="auto"/>
                <w:left w:val="none" w:sz="0" w:space="0" w:color="auto"/>
                <w:bottom w:val="none" w:sz="0" w:space="0" w:color="auto"/>
                <w:right w:val="none" w:sz="0" w:space="0" w:color="auto"/>
              </w:divBdr>
            </w:div>
            <w:div w:id="732698566">
              <w:marLeft w:val="0"/>
              <w:marRight w:val="0"/>
              <w:marTop w:val="0"/>
              <w:marBottom w:val="0"/>
              <w:divBdr>
                <w:top w:val="none" w:sz="0" w:space="0" w:color="auto"/>
                <w:left w:val="none" w:sz="0" w:space="0" w:color="auto"/>
                <w:bottom w:val="none" w:sz="0" w:space="0" w:color="auto"/>
                <w:right w:val="none" w:sz="0" w:space="0" w:color="auto"/>
              </w:divBdr>
            </w:div>
            <w:div w:id="735053495">
              <w:marLeft w:val="0"/>
              <w:marRight w:val="0"/>
              <w:marTop w:val="0"/>
              <w:marBottom w:val="0"/>
              <w:divBdr>
                <w:top w:val="none" w:sz="0" w:space="0" w:color="auto"/>
                <w:left w:val="none" w:sz="0" w:space="0" w:color="auto"/>
                <w:bottom w:val="none" w:sz="0" w:space="0" w:color="auto"/>
                <w:right w:val="none" w:sz="0" w:space="0" w:color="auto"/>
              </w:divBdr>
            </w:div>
            <w:div w:id="738132558">
              <w:marLeft w:val="0"/>
              <w:marRight w:val="0"/>
              <w:marTop w:val="0"/>
              <w:marBottom w:val="0"/>
              <w:divBdr>
                <w:top w:val="none" w:sz="0" w:space="0" w:color="auto"/>
                <w:left w:val="none" w:sz="0" w:space="0" w:color="auto"/>
                <w:bottom w:val="none" w:sz="0" w:space="0" w:color="auto"/>
                <w:right w:val="none" w:sz="0" w:space="0" w:color="auto"/>
              </w:divBdr>
            </w:div>
            <w:div w:id="738790194">
              <w:marLeft w:val="0"/>
              <w:marRight w:val="0"/>
              <w:marTop w:val="0"/>
              <w:marBottom w:val="0"/>
              <w:divBdr>
                <w:top w:val="none" w:sz="0" w:space="0" w:color="auto"/>
                <w:left w:val="none" w:sz="0" w:space="0" w:color="auto"/>
                <w:bottom w:val="none" w:sz="0" w:space="0" w:color="auto"/>
                <w:right w:val="none" w:sz="0" w:space="0" w:color="auto"/>
              </w:divBdr>
            </w:div>
            <w:div w:id="739138509">
              <w:marLeft w:val="0"/>
              <w:marRight w:val="0"/>
              <w:marTop w:val="0"/>
              <w:marBottom w:val="0"/>
              <w:divBdr>
                <w:top w:val="none" w:sz="0" w:space="0" w:color="auto"/>
                <w:left w:val="none" w:sz="0" w:space="0" w:color="auto"/>
                <w:bottom w:val="none" w:sz="0" w:space="0" w:color="auto"/>
                <w:right w:val="none" w:sz="0" w:space="0" w:color="auto"/>
              </w:divBdr>
            </w:div>
            <w:div w:id="740565812">
              <w:marLeft w:val="0"/>
              <w:marRight w:val="0"/>
              <w:marTop w:val="0"/>
              <w:marBottom w:val="0"/>
              <w:divBdr>
                <w:top w:val="none" w:sz="0" w:space="0" w:color="auto"/>
                <w:left w:val="none" w:sz="0" w:space="0" w:color="auto"/>
                <w:bottom w:val="none" w:sz="0" w:space="0" w:color="auto"/>
                <w:right w:val="none" w:sz="0" w:space="0" w:color="auto"/>
              </w:divBdr>
            </w:div>
            <w:div w:id="741949570">
              <w:marLeft w:val="0"/>
              <w:marRight w:val="0"/>
              <w:marTop w:val="0"/>
              <w:marBottom w:val="0"/>
              <w:divBdr>
                <w:top w:val="none" w:sz="0" w:space="0" w:color="auto"/>
                <w:left w:val="none" w:sz="0" w:space="0" w:color="auto"/>
                <w:bottom w:val="none" w:sz="0" w:space="0" w:color="auto"/>
                <w:right w:val="none" w:sz="0" w:space="0" w:color="auto"/>
              </w:divBdr>
            </w:div>
            <w:div w:id="742945825">
              <w:marLeft w:val="0"/>
              <w:marRight w:val="0"/>
              <w:marTop w:val="0"/>
              <w:marBottom w:val="0"/>
              <w:divBdr>
                <w:top w:val="none" w:sz="0" w:space="0" w:color="auto"/>
                <w:left w:val="none" w:sz="0" w:space="0" w:color="auto"/>
                <w:bottom w:val="none" w:sz="0" w:space="0" w:color="auto"/>
                <w:right w:val="none" w:sz="0" w:space="0" w:color="auto"/>
              </w:divBdr>
            </w:div>
            <w:div w:id="745418501">
              <w:marLeft w:val="0"/>
              <w:marRight w:val="0"/>
              <w:marTop w:val="0"/>
              <w:marBottom w:val="0"/>
              <w:divBdr>
                <w:top w:val="none" w:sz="0" w:space="0" w:color="auto"/>
                <w:left w:val="none" w:sz="0" w:space="0" w:color="auto"/>
                <w:bottom w:val="none" w:sz="0" w:space="0" w:color="auto"/>
                <w:right w:val="none" w:sz="0" w:space="0" w:color="auto"/>
              </w:divBdr>
            </w:div>
            <w:div w:id="747073984">
              <w:marLeft w:val="0"/>
              <w:marRight w:val="0"/>
              <w:marTop w:val="0"/>
              <w:marBottom w:val="0"/>
              <w:divBdr>
                <w:top w:val="none" w:sz="0" w:space="0" w:color="auto"/>
                <w:left w:val="none" w:sz="0" w:space="0" w:color="auto"/>
                <w:bottom w:val="none" w:sz="0" w:space="0" w:color="auto"/>
                <w:right w:val="none" w:sz="0" w:space="0" w:color="auto"/>
              </w:divBdr>
            </w:div>
            <w:div w:id="750154631">
              <w:marLeft w:val="0"/>
              <w:marRight w:val="0"/>
              <w:marTop w:val="0"/>
              <w:marBottom w:val="0"/>
              <w:divBdr>
                <w:top w:val="none" w:sz="0" w:space="0" w:color="auto"/>
                <w:left w:val="none" w:sz="0" w:space="0" w:color="auto"/>
                <w:bottom w:val="none" w:sz="0" w:space="0" w:color="auto"/>
                <w:right w:val="none" w:sz="0" w:space="0" w:color="auto"/>
              </w:divBdr>
            </w:div>
            <w:div w:id="751120244">
              <w:marLeft w:val="0"/>
              <w:marRight w:val="0"/>
              <w:marTop w:val="0"/>
              <w:marBottom w:val="0"/>
              <w:divBdr>
                <w:top w:val="none" w:sz="0" w:space="0" w:color="auto"/>
                <w:left w:val="none" w:sz="0" w:space="0" w:color="auto"/>
                <w:bottom w:val="none" w:sz="0" w:space="0" w:color="auto"/>
                <w:right w:val="none" w:sz="0" w:space="0" w:color="auto"/>
              </w:divBdr>
            </w:div>
            <w:div w:id="751466484">
              <w:marLeft w:val="0"/>
              <w:marRight w:val="0"/>
              <w:marTop w:val="0"/>
              <w:marBottom w:val="0"/>
              <w:divBdr>
                <w:top w:val="none" w:sz="0" w:space="0" w:color="auto"/>
                <w:left w:val="none" w:sz="0" w:space="0" w:color="auto"/>
                <w:bottom w:val="none" w:sz="0" w:space="0" w:color="auto"/>
                <w:right w:val="none" w:sz="0" w:space="0" w:color="auto"/>
              </w:divBdr>
            </w:div>
            <w:div w:id="753168677">
              <w:marLeft w:val="0"/>
              <w:marRight w:val="0"/>
              <w:marTop w:val="0"/>
              <w:marBottom w:val="0"/>
              <w:divBdr>
                <w:top w:val="none" w:sz="0" w:space="0" w:color="auto"/>
                <w:left w:val="none" w:sz="0" w:space="0" w:color="auto"/>
                <w:bottom w:val="none" w:sz="0" w:space="0" w:color="auto"/>
                <w:right w:val="none" w:sz="0" w:space="0" w:color="auto"/>
              </w:divBdr>
            </w:div>
            <w:div w:id="753550951">
              <w:marLeft w:val="0"/>
              <w:marRight w:val="0"/>
              <w:marTop w:val="0"/>
              <w:marBottom w:val="0"/>
              <w:divBdr>
                <w:top w:val="none" w:sz="0" w:space="0" w:color="auto"/>
                <w:left w:val="none" w:sz="0" w:space="0" w:color="auto"/>
                <w:bottom w:val="none" w:sz="0" w:space="0" w:color="auto"/>
                <w:right w:val="none" w:sz="0" w:space="0" w:color="auto"/>
              </w:divBdr>
            </w:div>
            <w:div w:id="756708362">
              <w:marLeft w:val="0"/>
              <w:marRight w:val="0"/>
              <w:marTop w:val="0"/>
              <w:marBottom w:val="0"/>
              <w:divBdr>
                <w:top w:val="none" w:sz="0" w:space="0" w:color="auto"/>
                <w:left w:val="none" w:sz="0" w:space="0" w:color="auto"/>
                <w:bottom w:val="none" w:sz="0" w:space="0" w:color="auto"/>
                <w:right w:val="none" w:sz="0" w:space="0" w:color="auto"/>
              </w:divBdr>
            </w:div>
            <w:div w:id="758019314">
              <w:marLeft w:val="0"/>
              <w:marRight w:val="0"/>
              <w:marTop w:val="0"/>
              <w:marBottom w:val="0"/>
              <w:divBdr>
                <w:top w:val="none" w:sz="0" w:space="0" w:color="auto"/>
                <w:left w:val="none" w:sz="0" w:space="0" w:color="auto"/>
                <w:bottom w:val="none" w:sz="0" w:space="0" w:color="auto"/>
                <w:right w:val="none" w:sz="0" w:space="0" w:color="auto"/>
              </w:divBdr>
            </w:div>
            <w:div w:id="758212809">
              <w:marLeft w:val="0"/>
              <w:marRight w:val="0"/>
              <w:marTop w:val="0"/>
              <w:marBottom w:val="0"/>
              <w:divBdr>
                <w:top w:val="none" w:sz="0" w:space="0" w:color="auto"/>
                <w:left w:val="none" w:sz="0" w:space="0" w:color="auto"/>
                <w:bottom w:val="none" w:sz="0" w:space="0" w:color="auto"/>
                <w:right w:val="none" w:sz="0" w:space="0" w:color="auto"/>
              </w:divBdr>
            </w:div>
            <w:div w:id="759446558">
              <w:marLeft w:val="0"/>
              <w:marRight w:val="0"/>
              <w:marTop w:val="0"/>
              <w:marBottom w:val="0"/>
              <w:divBdr>
                <w:top w:val="none" w:sz="0" w:space="0" w:color="auto"/>
                <w:left w:val="none" w:sz="0" w:space="0" w:color="auto"/>
                <w:bottom w:val="none" w:sz="0" w:space="0" w:color="auto"/>
                <w:right w:val="none" w:sz="0" w:space="0" w:color="auto"/>
              </w:divBdr>
            </w:div>
            <w:div w:id="759760124">
              <w:marLeft w:val="0"/>
              <w:marRight w:val="0"/>
              <w:marTop w:val="0"/>
              <w:marBottom w:val="0"/>
              <w:divBdr>
                <w:top w:val="none" w:sz="0" w:space="0" w:color="auto"/>
                <w:left w:val="none" w:sz="0" w:space="0" w:color="auto"/>
                <w:bottom w:val="none" w:sz="0" w:space="0" w:color="auto"/>
                <w:right w:val="none" w:sz="0" w:space="0" w:color="auto"/>
              </w:divBdr>
            </w:div>
            <w:div w:id="760445128">
              <w:marLeft w:val="0"/>
              <w:marRight w:val="0"/>
              <w:marTop w:val="0"/>
              <w:marBottom w:val="0"/>
              <w:divBdr>
                <w:top w:val="none" w:sz="0" w:space="0" w:color="auto"/>
                <w:left w:val="none" w:sz="0" w:space="0" w:color="auto"/>
                <w:bottom w:val="none" w:sz="0" w:space="0" w:color="auto"/>
                <w:right w:val="none" w:sz="0" w:space="0" w:color="auto"/>
              </w:divBdr>
            </w:div>
            <w:div w:id="761417511">
              <w:marLeft w:val="0"/>
              <w:marRight w:val="0"/>
              <w:marTop w:val="0"/>
              <w:marBottom w:val="0"/>
              <w:divBdr>
                <w:top w:val="none" w:sz="0" w:space="0" w:color="auto"/>
                <w:left w:val="none" w:sz="0" w:space="0" w:color="auto"/>
                <w:bottom w:val="none" w:sz="0" w:space="0" w:color="auto"/>
                <w:right w:val="none" w:sz="0" w:space="0" w:color="auto"/>
              </w:divBdr>
            </w:div>
            <w:div w:id="762606845">
              <w:marLeft w:val="0"/>
              <w:marRight w:val="0"/>
              <w:marTop w:val="0"/>
              <w:marBottom w:val="0"/>
              <w:divBdr>
                <w:top w:val="none" w:sz="0" w:space="0" w:color="auto"/>
                <w:left w:val="none" w:sz="0" w:space="0" w:color="auto"/>
                <w:bottom w:val="none" w:sz="0" w:space="0" w:color="auto"/>
                <w:right w:val="none" w:sz="0" w:space="0" w:color="auto"/>
              </w:divBdr>
            </w:div>
            <w:div w:id="762720411">
              <w:marLeft w:val="0"/>
              <w:marRight w:val="0"/>
              <w:marTop w:val="0"/>
              <w:marBottom w:val="0"/>
              <w:divBdr>
                <w:top w:val="none" w:sz="0" w:space="0" w:color="auto"/>
                <w:left w:val="none" w:sz="0" w:space="0" w:color="auto"/>
                <w:bottom w:val="none" w:sz="0" w:space="0" w:color="auto"/>
                <w:right w:val="none" w:sz="0" w:space="0" w:color="auto"/>
              </w:divBdr>
            </w:div>
            <w:div w:id="763114793">
              <w:marLeft w:val="0"/>
              <w:marRight w:val="0"/>
              <w:marTop w:val="0"/>
              <w:marBottom w:val="0"/>
              <w:divBdr>
                <w:top w:val="none" w:sz="0" w:space="0" w:color="auto"/>
                <w:left w:val="none" w:sz="0" w:space="0" w:color="auto"/>
                <w:bottom w:val="none" w:sz="0" w:space="0" w:color="auto"/>
                <w:right w:val="none" w:sz="0" w:space="0" w:color="auto"/>
              </w:divBdr>
            </w:div>
            <w:div w:id="763766879">
              <w:marLeft w:val="0"/>
              <w:marRight w:val="0"/>
              <w:marTop w:val="0"/>
              <w:marBottom w:val="0"/>
              <w:divBdr>
                <w:top w:val="none" w:sz="0" w:space="0" w:color="auto"/>
                <w:left w:val="none" w:sz="0" w:space="0" w:color="auto"/>
                <w:bottom w:val="none" w:sz="0" w:space="0" w:color="auto"/>
                <w:right w:val="none" w:sz="0" w:space="0" w:color="auto"/>
              </w:divBdr>
            </w:div>
            <w:div w:id="764377618">
              <w:marLeft w:val="0"/>
              <w:marRight w:val="0"/>
              <w:marTop w:val="0"/>
              <w:marBottom w:val="0"/>
              <w:divBdr>
                <w:top w:val="none" w:sz="0" w:space="0" w:color="auto"/>
                <w:left w:val="none" w:sz="0" w:space="0" w:color="auto"/>
                <w:bottom w:val="none" w:sz="0" w:space="0" w:color="auto"/>
                <w:right w:val="none" w:sz="0" w:space="0" w:color="auto"/>
              </w:divBdr>
            </w:div>
            <w:div w:id="771046135">
              <w:marLeft w:val="0"/>
              <w:marRight w:val="0"/>
              <w:marTop w:val="0"/>
              <w:marBottom w:val="0"/>
              <w:divBdr>
                <w:top w:val="none" w:sz="0" w:space="0" w:color="auto"/>
                <w:left w:val="none" w:sz="0" w:space="0" w:color="auto"/>
                <w:bottom w:val="none" w:sz="0" w:space="0" w:color="auto"/>
                <w:right w:val="none" w:sz="0" w:space="0" w:color="auto"/>
              </w:divBdr>
            </w:div>
            <w:div w:id="772868738">
              <w:marLeft w:val="0"/>
              <w:marRight w:val="0"/>
              <w:marTop w:val="0"/>
              <w:marBottom w:val="0"/>
              <w:divBdr>
                <w:top w:val="none" w:sz="0" w:space="0" w:color="auto"/>
                <w:left w:val="none" w:sz="0" w:space="0" w:color="auto"/>
                <w:bottom w:val="none" w:sz="0" w:space="0" w:color="auto"/>
                <w:right w:val="none" w:sz="0" w:space="0" w:color="auto"/>
              </w:divBdr>
            </w:div>
            <w:div w:id="773862130">
              <w:marLeft w:val="0"/>
              <w:marRight w:val="0"/>
              <w:marTop w:val="0"/>
              <w:marBottom w:val="0"/>
              <w:divBdr>
                <w:top w:val="none" w:sz="0" w:space="0" w:color="auto"/>
                <w:left w:val="none" w:sz="0" w:space="0" w:color="auto"/>
                <w:bottom w:val="none" w:sz="0" w:space="0" w:color="auto"/>
                <w:right w:val="none" w:sz="0" w:space="0" w:color="auto"/>
              </w:divBdr>
            </w:div>
            <w:div w:id="774134958">
              <w:marLeft w:val="0"/>
              <w:marRight w:val="0"/>
              <w:marTop w:val="0"/>
              <w:marBottom w:val="0"/>
              <w:divBdr>
                <w:top w:val="none" w:sz="0" w:space="0" w:color="auto"/>
                <w:left w:val="none" w:sz="0" w:space="0" w:color="auto"/>
                <w:bottom w:val="none" w:sz="0" w:space="0" w:color="auto"/>
                <w:right w:val="none" w:sz="0" w:space="0" w:color="auto"/>
              </w:divBdr>
            </w:div>
            <w:div w:id="775489332">
              <w:marLeft w:val="0"/>
              <w:marRight w:val="0"/>
              <w:marTop w:val="0"/>
              <w:marBottom w:val="0"/>
              <w:divBdr>
                <w:top w:val="none" w:sz="0" w:space="0" w:color="auto"/>
                <w:left w:val="none" w:sz="0" w:space="0" w:color="auto"/>
                <w:bottom w:val="none" w:sz="0" w:space="0" w:color="auto"/>
                <w:right w:val="none" w:sz="0" w:space="0" w:color="auto"/>
              </w:divBdr>
            </w:div>
            <w:div w:id="779107301">
              <w:marLeft w:val="0"/>
              <w:marRight w:val="0"/>
              <w:marTop w:val="0"/>
              <w:marBottom w:val="0"/>
              <w:divBdr>
                <w:top w:val="none" w:sz="0" w:space="0" w:color="auto"/>
                <w:left w:val="none" w:sz="0" w:space="0" w:color="auto"/>
                <w:bottom w:val="none" w:sz="0" w:space="0" w:color="auto"/>
                <w:right w:val="none" w:sz="0" w:space="0" w:color="auto"/>
              </w:divBdr>
            </w:div>
            <w:div w:id="783422797">
              <w:marLeft w:val="0"/>
              <w:marRight w:val="0"/>
              <w:marTop w:val="0"/>
              <w:marBottom w:val="0"/>
              <w:divBdr>
                <w:top w:val="none" w:sz="0" w:space="0" w:color="auto"/>
                <w:left w:val="none" w:sz="0" w:space="0" w:color="auto"/>
                <w:bottom w:val="none" w:sz="0" w:space="0" w:color="auto"/>
                <w:right w:val="none" w:sz="0" w:space="0" w:color="auto"/>
              </w:divBdr>
            </w:div>
            <w:div w:id="783811048">
              <w:marLeft w:val="0"/>
              <w:marRight w:val="0"/>
              <w:marTop w:val="0"/>
              <w:marBottom w:val="0"/>
              <w:divBdr>
                <w:top w:val="none" w:sz="0" w:space="0" w:color="auto"/>
                <w:left w:val="none" w:sz="0" w:space="0" w:color="auto"/>
                <w:bottom w:val="none" w:sz="0" w:space="0" w:color="auto"/>
                <w:right w:val="none" w:sz="0" w:space="0" w:color="auto"/>
              </w:divBdr>
            </w:div>
            <w:div w:id="786699237">
              <w:marLeft w:val="0"/>
              <w:marRight w:val="0"/>
              <w:marTop w:val="0"/>
              <w:marBottom w:val="0"/>
              <w:divBdr>
                <w:top w:val="none" w:sz="0" w:space="0" w:color="auto"/>
                <w:left w:val="none" w:sz="0" w:space="0" w:color="auto"/>
                <w:bottom w:val="none" w:sz="0" w:space="0" w:color="auto"/>
                <w:right w:val="none" w:sz="0" w:space="0" w:color="auto"/>
              </w:divBdr>
            </w:div>
            <w:div w:id="786970816">
              <w:marLeft w:val="0"/>
              <w:marRight w:val="0"/>
              <w:marTop w:val="0"/>
              <w:marBottom w:val="0"/>
              <w:divBdr>
                <w:top w:val="none" w:sz="0" w:space="0" w:color="auto"/>
                <w:left w:val="none" w:sz="0" w:space="0" w:color="auto"/>
                <w:bottom w:val="none" w:sz="0" w:space="0" w:color="auto"/>
                <w:right w:val="none" w:sz="0" w:space="0" w:color="auto"/>
              </w:divBdr>
            </w:div>
            <w:div w:id="787314056">
              <w:marLeft w:val="0"/>
              <w:marRight w:val="0"/>
              <w:marTop w:val="0"/>
              <w:marBottom w:val="0"/>
              <w:divBdr>
                <w:top w:val="none" w:sz="0" w:space="0" w:color="auto"/>
                <w:left w:val="none" w:sz="0" w:space="0" w:color="auto"/>
                <w:bottom w:val="none" w:sz="0" w:space="0" w:color="auto"/>
                <w:right w:val="none" w:sz="0" w:space="0" w:color="auto"/>
              </w:divBdr>
            </w:div>
            <w:div w:id="787703327">
              <w:marLeft w:val="0"/>
              <w:marRight w:val="0"/>
              <w:marTop w:val="0"/>
              <w:marBottom w:val="0"/>
              <w:divBdr>
                <w:top w:val="none" w:sz="0" w:space="0" w:color="auto"/>
                <w:left w:val="none" w:sz="0" w:space="0" w:color="auto"/>
                <w:bottom w:val="none" w:sz="0" w:space="0" w:color="auto"/>
                <w:right w:val="none" w:sz="0" w:space="0" w:color="auto"/>
              </w:divBdr>
            </w:div>
            <w:div w:id="787745124">
              <w:marLeft w:val="0"/>
              <w:marRight w:val="0"/>
              <w:marTop w:val="0"/>
              <w:marBottom w:val="0"/>
              <w:divBdr>
                <w:top w:val="none" w:sz="0" w:space="0" w:color="auto"/>
                <w:left w:val="none" w:sz="0" w:space="0" w:color="auto"/>
                <w:bottom w:val="none" w:sz="0" w:space="0" w:color="auto"/>
                <w:right w:val="none" w:sz="0" w:space="0" w:color="auto"/>
              </w:divBdr>
            </w:div>
            <w:div w:id="789133325">
              <w:marLeft w:val="0"/>
              <w:marRight w:val="0"/>
              <w:marTop w:val="0"/>
              <w:marBottom w:val="0"/>
              <w:divBdr>
                <w:top w:val="none" w:sz="0" w:space="0" w:color="auto"/>
                <w:left w:val="none" w:sz="0" w:space="0" w:color="auto"/>
                <w:bottom w:val="none" w:sz="0" w:space="0" w:color="auto"/>
                <w:right w:val="none" w:sz="0" w:space="0" w:color="auto"/>
              </w:divBdr>
            </w:div>
            <w:div w:id="789516441">
              <w:marLeft w:val="0"/>
              <w:marRight w:val="0"/>
              <w:marTop w:val="0"/>
              <w:marBottom w:val="0"/>
              <w:divBdr>
                <w:top w:val="none" w:sz="0" w:space="0" w:color="auto"/>
                <w:left w:val="none" w:sz="0" w:space="0" w:color="auto"/>
                <w:bottom w:val="none" w:sz="0" w:space="0" w:color="auto"/>
                <w:right w:val="none" w:sz="0" w:space="0" w:color="auto"/>
              </w:divBdr>
            </w:div>
            <w:div w:id="790592186">
              <w:marLeft w:val="0"/>
              <w:marRight w:val="0"/>
              <w:marTop w:val="0"/>
              <w:marBottom w:val="0"/>
              <w:divBdr>
                <w:top w:val="none" w:sz="0" w:space="0" w:color="auto"/>
                <w:left w:val="none" w:sz="0" w:space="0" w:color="auto"/>
                <w:bottom w:val="none" w:sz="0" w:space="0" w:color="auto"/>
                <w:right w:val="none" w:sz="0" w:space="0" w:color="auto"/>
              </w:divBdr>
            </w:div>
            <w:div w:id="793253440">
              <w:marLeft w:val="0"/>
              <w:marRight w:val="0"/>
              <w:marTop w:val="0"/>
              <w:marBottom w:val="0"/>
              <w:divBdr>
                <w:top w:val="none" w:sz="0" w:space="0" w:color="auto"/>
                <w:left w:val="none" w:sz="0" w:space="0" w:color="auto"/>
                <w:bottom w:val="none" w:sz="0" w:space="0" w:color="auto"/>
                <w:right w:val="none" w:sz="0" w:space="0" w:color="auto"/>
              </w:divBdr>
            </w:div>
            <w:div w:id="793720565">
              <w:marLeft w:val="0"/>
              <w:marRight w:val="0"/>
              <w:marTop w:val="0"/>
              <w:marBottom w:val="0"/>
              <w:divBdr>
                <w:top w:val="none" w:sz="0" w:space="0" w:color="auto"/>
                <w:left w:val="none" w:sz="0" w:space="0" w:color="auto"/>
                <w:bottom w:val="none" w:sz="0" w:space="0" w:color="auto"/>
                <w:right w:val="none" w:sz="0" w:space="0" w:color="auto"/>
              </w:divBdr>
            </w:div>
            <w:div w:id="794642431">
              <w:marLeft w:val="0"/>
              <w:marRight w:val="0"/>
              <w:marTop w:val="0"/>
              <w:marBottom w:val="0"/>
              <w:divBdr>
                <w:top w:val="none" w:sz="0" w:space="0" w:color="auto"/>
                <w:left w:val="none" w:sz="0" w:space="0" w:color="auto"/>
                <w:bottom w:val="none" w:sz="0" w:space="0" w:color="auto"/>
                <w:right w:val="none" w:sz="0" w:space="0" w:color="auto"/>
              </w:divBdr>
            </w:div>
            <w:div w:id="795413364">
              <w:marLeft w:val="0"/>
              <w:marRight w:val="0"/>
              <w:marTop w:val="0"/>
              <w:marBottom w:val="0"/>
              <w:divBdr>
                <w:top w:val="none" w:sz="0" w:space="0" w:color="auto"/>
                <w:left w:val="none" w:sz="0" w:space="0" w:color="auto"/>
                <w:bottom w:val="none" w:sz="0" w:space="0" w:color="auto"/>
                <w:right w:val="none" w:sz="0" w:space="0" w:color="auto"/>
              </w:divBdr>
            </w:div>
            <w:div w:id="796409955">
              <w:marLeft w:val="0"/>
              <w:marRight w:val="0"/>
              <w:marTop w:val="0"/>
              <w:marBottom w:val="0"/>
              <w:divBdr>
                <w:top w:val="none" w:sz="0" w:space="0" w:color="auto"/>
                <w:left w:val="none" w:sz="0" w:space="0" w:color="auto"/>
                <w:bottom w:val="none" w:sz="0" w:space="0" w:color="auto"/>
                <w:right w:val="none" w:sz="0" w:space="0" w:color="auto"/>
              </w:divBdr>
            </w:div>
            <w:div w:id="796797785">
              <w:marLeft w:val="0"/>
              <w:marRight w:val="0"/>
              <w:marTop w:val="0"/>
              <w:marBottom w:val="0"/>
              <w:divBdr>
                <w:top w:val="none" w:sz="0" w:space="0" w:color="auto"/>
                <w:left w:val="none" w:sz="0" w:space="0" w:color="auto"/>
                <w:bottom w:val="none" w:sz="0" w:space="0" w:color="auto"/>
                <w:right w:val="none" w:sz="0" w:space="0" w:color="auto"/>
              </w:divBdr>
            </w:div>
            <w:div w:id="798111420">
              <w:marLeft w:val="0"/>
              <w:marRight w:val="0"/>
              <w:marTop w:val="0"/>
              <w:marBottom w:val="0"/>
              <w:divBdr>
                <w:top w:val="none" w:sz="0" w:space="0" w:color="auto"/>
                <w:left w:val="none" w:sz="0" w:space="0" w:color="auto"/>
                <w:bottom w:val="none" w:sz="0" w:space="0" w:color="auto"/>
                <w:right w:val="none" w:sz="0" w:space="0" w:color="auto"/>
              </w:divBdr>
            </w:div>
            <w:div w:id="800342417">
              <w:marLeft w:val="0"/>
              <w:marRight w:val="0"/>
              <w:marTop w:val="0"/>
              <w:marBottom w:val="0"/>
              <w:divBdr>
                <w:top w:val="none" w:sz="0" w:space="0" w:color="auto"/>
                <w:left w:val="none" w:sz="0" w:space="0" w:color="auto"/>
                <w:bottom w:val="none" w:sz="0" w:space="0" w:color="auto"/>
                <w:right w:val="none" w:sz="0" w:space="0" w:color="auto"/>
              </w:divBdr>
            </w:div>
            <w:div w:id="801267140">
              <w:marLeft w:val="0"/>
              <w:marRight w:val="0"/>
              <w:marTop w:val="0"/>
              <w:marBottom w:val="0"/>
              <w:divBdr>
                <w:top w:val="none" w:sz="0" w:space="0" w:color="auto"/>
                <w:left w:val="none" w:sz="0" w:space="0" w:color="auto"/>
                <w:bottom w:val="none" w:sz="0" w:space="0" w:color="auto"/>
                <w:right w:val="none" w:sz="0" w:space="0" w:color="auto"/>
              </w:divBdr>
            </w:div>
            <w:div w:id="801652791">
              <w:marLeft w:val="0"/>
              <w:marRight w:val="0"/>
              <w:marTop w:val="0"/>
              <w:marBottom w:val="0"/>
              <w:divBdr>
                <w:top w:val="none" w:sz="0" w:space="0" w:color="auto"/>
                <w:left w:val="none" w:sz="0" w:space="0" w:color="auto"/>
                <w:bottom w:val="none" w:sz="0" w:space="0" w:color="auto"/>
                <w:right w:val="none" w:sz="0" w:space="0" w:color="auto"/>
              </w:divBdr>
            </w:div>
            <w:div w:id="801701892">
              <w:marLeft w:val="0"/>
              <w:marRight w:val="0"/>
              <w:marTop w:val="0"/>
              <w:marBottom w:val="0"/>
              <w:divBdr>
                <w:top w:val="none" w:sz="0" w:space="0" w:color="auto"/>
                <w:left w:val="none" w:sz="0" w:space="0" w:color="auto"/>
                <w:bottom w:val="none" w:sz="0" w:space="0" w:color="auto"/>
                <w:right w:val="none" w:sz="0" w:space="0" w:color="auto"/>
              </w:divBdr>
            </w:div>
            <w:div w:id="801851378">
              <w:marLeft w:val="0"/>
              <w:marRight w:val="0"/>
              <w:marTop w:val="0"/>
              <w:marBottom w:val="0"/>
              <w:divBdr>
                <w:top w:val="none" w:sz="0" w:space="0" w:color="auto"/>
                <w:left w:val="none" w:sz="0" w:space="0" w:color="auto"/>
                <w:bottom w:val="none" w:sz="0" w:space="0" w:color="auto"/>
                <w:right w:val="none" w:sz="0" w:space="0" w:color="auto"/>
              </w:divBdr>
            </w:div>
            <w:div w:id="802844317">
              <w:marLeft w:val="0"/>
              <w:marRight w:val="0"/>
              <w:marTop w:val="0"/>
              <w:marBottom w:val="0"/>
              <w:divBdr>
                <w:top w:val="none" w:sz="0" w:space="0" w:color="auto"/>
                <w:left w:val="none" w:sz="0" w:space="0" w:color="auto"/>
                <w:bottom w:val="none" w:sz="0" w:space="0" w:color="auto"/>
                <w:right w:val="none" w:sz="0" w:space="0" w:color="auto"/>
              </w:divBdr>
            </w:div>
            <w:div w:id="803817163">
              <w:marLeft w:val="0"/>
              <w:marRight w:val="0"/>
              <w:marTop w:val="0"/>
              <w:marBottom w:val="0"/>
              <w:divBdr>
                <w:top w:val="none" w:sz="0" w:space="0" w:color="auto"/>
                <w:left w:val="none" w:sz="0" w:space="0" w:color="auto"/>
                <w:bottom w:val="none" w:sz="0" w:space="0" w:color="auto"/>
                <w:right w:val="none" w:sz="0" w:space="0" w:color="auto"/>
              </w:divBdr>
            </w:div>
            <w:div w:id="804153441">
              <w:marLeft w:val="0"/>
              <w:marRight w:val="0"/>
              <w:marTop w:val="0"/>
              <w:marBottom w:val="0"/>
              <w:divBdr>
                <w:top w:val="none" w:sz="0" w:space="0" w:color="auto"/>
                <w:left w:val="none" w:sz="0" w:space="0" w:color="auto"/>
                <w:bottom w:val="none" w:sz="0" w:space="0" w:color="auto"/>
                <w:right w:val="none" w:sz="0" w:space="0" w:color="auto"/>
              </w:divBdr>
            </w:div>
            <w:div w:id="805321639">
              <w:marLeft w:val="0"/>
              <w:marRight w:val="0"/>
              <w:marTop w:val="0"/>
              <w:marBottom w:val="0"/>
              <w:divBdr>
                <w:top w:val="none" w:sz="0" w:space="0" w:color="auto"/>
                <w:left w:val="none" w:sz="0" w:space="0" w:color="auto"/>
                <w:bottom w:val="none" w:sz="0" w:space="0" w:color="auto"/>
                <w:right w:val="none" w:sz="0" w:space="0" w:color="auto"/>
              </w:divBdr>
            </w:div>
            <w:div w:id="805660425">
              <w:marLeft w:val="0"/>
              <w:marRight w:val="0"/>
              <w:marTop w:val="0"/>
              <w:marBottom w:val="0"/>
              <w:divBdr>
                <w:top w:val="none" w:sz="0" w:space="0" w:color="auto"/>
                <w:left w:val="none" w:sz="0" w:space="0" w:color="auto"/>
                <w:bottom w:val="none" w:sz="0" w:space="0" w:color="auto"/>
                <w:right w:val="none" w:sz="0" w:space="0" w:color="auto"/>
              </w:divBdr>
            </w:div>
            <w:div w:id="807016496">
              <w:marLeft w:val="0"/>
              <w:marRight w:val="0"/>
              <w:marTop w:val="0"/>
              <w:marBottom w:val="0"/>
              <w:divBdr>
                <w:top w:val="none" w:sz="0" w:space="0" w:color="auto"/>
                <w:left w:val="none" w:sz="0" w:space="0" w:color="auto"/>
                <w:bottom w:val="none" w:sz="0" w:space="0" w:color="auto"/>
                <w:right w:val="none" w:sz="0" w:space="0" w:color="auto"/>
              </w:divBdr>
            </w:div>
            <w:div w:id="807628870">
              <w:marLeft w:val="0"/>
              <w:marRight w:val="0"/>
              <w:marTop w:val="0"/>
              <w:marBottom w:val="0"/>
              <w:divBdr>
                <w:top w:val="none" w:sz="0" w:space="0" w:color="auto"/>
                <w:left w:val="none" w:sz="0" w:space="0" w:color="auto"/>
                <w:bottom w:val="none" w:sz="0" w:space="0" w:color="auto"/>
                <w:right w:val="none" w:sz="0" w:space="0" w:color="auto"/>
              </w:divBdr>
            </w:div>
            <w:div w:id="813376868">
              <w:marLeft w:val="0"/>
              <w:marRight w:val="0"/>
              <w:marTop w:val="0"/>
              <w:marBottom w:val="0"/>
              <w:divBdr>
                <w:top w:val="none" w:sz="0" w:space="0" w:color="auto"/>
                <w:left w:val="none" w:sz="0" w:space="0" w:color="auto"/>
                <w:bottom w:val="none" w:sz="0" w:space="0" w:color="auto"/>
                <w:right w:val="none" w:sz="0" w:space="0" w:color="auto"/>
              </w:divBdr>
            </w:div>
            <w:div w:id="817110484">
              <w:marLeft w:val="0"/>
              <w:marRight w:val="0"/>
              <w:marTop w:val="0"/>
              <w:marBottom w:val="0"/>
              <w:divBdr>
                <w:top w:val="none" w:sz="0" w:space="0" w:color="auto"/>
                <w:left w:val="none" w:sz="0" w:space="0" w:color="auto"/>
                <w:bottom w:val="none" w:sz="0" w:space="0" w:color="auto"/>
                <w:right w:val="none" w:sz="0" w:space="0" w:color="auto"/>
              </w:divBdr>
            </w:div>
            <w:div w:id="817960963">
              <w:marLeft w:val="0"/>
              <w:marRight w:val="0"/>
              <w:marTop w:val="0"/>
              <w:marBottom w:val="0"/>
              <w:divBdr>
                <w:top w:val="none" w:sz="0" w:space="0" w:color="auto"/>
                <w:left w:val="none" w:sz="0" w:space="0" w:color="auto"/>
                <w:bottom w:val="none" w:sz="0" w:space="0" w:color="auto"/>
                <w:right w:val="none" w:sz="0" w:space="0" w:color="auto"/>
              </w:divBdr>
            </w:div>
            <w:div w:id="818767294">
              <w:marLeft w:val="0"/>
              <w:marRight w:val="0"/>
              <w:marTop w:val="0"/>
              <w:marBottom w:val="0"/>
              <w:divBdr>
                <w:top w:val="none" w:sz="0" w:space="0" w:color="auto"/>
                <w:left w:val="none" w:sz="0" w:space="0" w:color="auto"/>
                <w:bottom w:val="none" w:sz="0" w:space="0" w:color="auto"/>
                <w:right w:val="none" w:sz="0" w:space="0" w:color="auto"/>
              </w:divBdr>
            </w:div>
            <w:div w:id="818770854">
              <w:marLeft w:val="0"/>
              <w:marRight w:val="0"/>
              <w:marTop w:val="0"/>
              <w:marBottom w:val="0"/>
              <w:divBdr>
                <w:top w:val="none" w:sz="0" w:space="0" w:color="auto"/>
                <w:left w:val="none" w:sz="0" w:space="0" w:color="auto"/>
                <w:bottom w:val="none" w:sz="0" w:space="0" w:color="auto"/>
                <w:right w:val="none" w:sz="0" w:space="0" w:color="auto"/>
              </w:divBdr>
            </w:div>
            <w:div w:id="820119207">
              <w:marLeft w:val="0"/>
              <w:marRight w:val="0"/>
              <w:marTop w:val="0"/>
              <w:marBottom w:val="0"/>
              <w:divBdr>
                <w:top w:val="none" w:sz="0" w:space="0" w:color="auto"/>
                <w:left w:val="none" w:sz="0" w:space="0" w:color="auto"/>
                <w:bottom w:val="none" w:sz="0" w:space="0" w:color="auto"/>
                <w:right w:val="none" w:sz="0" w:space="0" w:color="auto"/>
              </w:divBdr>
            </w:div>
            <w:div w:id="821388261">
              <w:marLeft w:val="0"/>
              <w:marRight w:val="0"/>
              <w:marTop w:val="0"/>
              <w:marBottom w:val="0"/>
              <w:divBdr>
                <w:top w:val="none" w:sz="0" w:space="0" w:color="auto"/>
                <w:left w:val="none" w:sz="0" w:space="0" w:color="auto"/>
                <w:bottom w:val="none" w:sz="0" w:space="0" w:color="auto"/>
                <w:right w:val="none" w:sz="0" w:space="0" w:color="auto"/>
              </w:divBdr>
            </w:div>
            <w:div w:id="821503105">
              <w:marLeft w:val="0"/>
              <w:marRight w:val="0"/>
              <w:marTop w:val="0"/>
              <w:marBottom w:val="0"/>
              <w:divBdr>
                <w:top w:val="none" w:sz="0" w:space="0" w:color="auto"/>
                <w:left w:val="none" w:sz="0" w:space="0" w:color="auto"/>
                <w:bottom w:val="none" w:sz="0" w:space="0" w:color="auto"/>
                <w:right w:val="none" w:sz="0" w:space="0" w:color="auto"/>
              </w:divBdr>
            </w:div>
            <w:div w:id="821582427">
              <w:marLeft w:val="0"/>
              <w:marRight w:val="0"/>
              <w:marTop w:val="0"/>
              <w:marBottom w:val="0"/>
              <w:divBdr>
                <w:top w:val="none" w:sz="0" w:space="0" w:color="auto"/>
                <w:left w:val="none" w:sz="0" w:space="0" w:color="auto"/>
                <w:bottom w:val="none" w:sz="0" w:space="0" w:color="auto"/>
                <w:right w:val="none" w:sz="0" w:space="0" w:color="auto"/>
              </w:divBdr>
            </w:div>
            <w:div w:id="822965469">
              <w:marLeft w:val="0"/>
              <w:marRight w:val="0"/>
              <w:marTop w:val="0"/>
              <w:marBottom w:val="0"/>
              <w:divBdr>
                <w:top w:val="none" w:sz="0" w:space="0" w:color="auto"/>
                <w:left w:val="none" w:sz="0" w:space="0" w:color="auto"/>
                <w:bottom w:val="none" w:sz="0" w:space="0" w:color="auto"/>
                <w:right w:val="none" w:sz="0" w:space="0" w:color="auto"/>
              </w:divBdr>
            </w:div>
            <w:div w:id="823739411">
              <w:marLeft w:val="0"/>
              <w:marRight w:val="0"/>
              <w:marTop w:val="0"/>
              <w:marBottom w:val="0"/>
              <w:divBdr>
                <w:top w:val="none" w:sz="0" w:space="0" w:color="auto"/>
                <w:left w:val="none" w:sz="0" w:space="0" w:color="auto"/>
                <w:bottom w:val="none" w:sz="0" w:space="0" w:color="auto"/>
                <w:right w:val="none" w:sz="0" w:space="0" w:color="auto"/>
              </w:divBdr>
            </w:div>
            <w:div w:id="824273253">
              <w:marLeft w:val="0"/>
              <w:marRight w:val="0"/>
              <w:marTop w:val="0"/>
              <w:marBottom w:val="0"/>
              <w:divBdr>
                <w:top w:val="none" w:sz="0" w:space="0" w:color="auto"/>
                <w:left w:val="none" w:sz="0" w:space="0" w:color="auto"/>
                <w:bottom w:val="none" w:sz="0" w:space="0" w:color="auto"/>
                <w:right w:val="none" w:sz="0" w:space="0" w:color="auto"/>
              </w:divBdr>
            </w:div>
            <w:div w:id="826283250">
              <w:marLeft w:val="0"/>
              <w:marRight w:val="0"/>
              <w:marTop w:val="0"/>
              <w:marBottom w:val="0"/>
              <w:divBdr>
                <w:top w:val="none" w:sz="0" w:space="0" w:color="auto"/>
                <w:left w:val="none" w:sz="0" w:space="0" w:color="auto"/>
                <w:bottom w:val="none" w:sz="0" w:space="0" w:color="auto"/>
                <w:right w:val="none" w:sz="0" w:space="0" w:color="auto"/>
              </w:divBdr>
            </w:div>
            <w:div w:id="826675230">
              <w:marLeft w:val="0"/>
              <w:marRight w:val="0"/>
              <w:marTop w:val="0"/>
              <w:marBottom w:val="0"/>
              <w:divBdr>
                <w:top w:val="none" w:sz="0" w:space="0" w:color="auto"/>
                <w:left w:val="none" w:sz="0" w:space="0" w:color="auto"/>
                <w:bottom w:val="none" w:sz="0" w:space="0" w:color="auto"/>
                <w:right w:val="none" w:sz="0" w:space="0" w:color="auto"/>
              </w:divBdr>
            </w:div>
            <w:div w:id="827017724">
              <w:marLeft w:val="0"/>
              <w:marRight w:val="0"/>
              <w:marTop w:val="0"/>
              <w:marBottom w:val="0"/>
              <w:divBdr>
                <w:top w:val="none" w:sz="0" w:space="0" w:color="auto"/>
                <w:left w:val="none" w:sz="0" w:space="0" w:color="auto"/>
                <w:bottom w:val="none" w:sz="0" w:space="0" w:color="auto"/>
                <w:right w:val="none" w:sz="0" w:space="0" w:color="auto"/>
              </w:divBdr>
            </w:div>
            <w:div w:id="827597012">
              <w:marLeft w:val="0"/>
              <w:marRight w:val="0"/>
              <w:marTop w:val="0"/>
              <w:marBottom w:val="0"/>
              <w:divBdr>
                <w:top w:val="none" w:sz="0" w:space="0" w:color="auto"/>
                <w:left w:val="none" w:sz="0" w:space="0" w:color="auto"/>
                <w:bottom w:val="none" w:sz="0" w:space="0" w:color="auto"/>
                <w:right w:val="none" w:sz="0" w:space="0" w:color="auto"/>
              </w:divBdr>
            </w:div>
            <w:div w:id="830170534">
              <w:marLeft w:val="0"/>
              <w:marRight w:val="0"/>
              <w:marTop w:val="0"/>
              <w:marBottom w:val="0"/>
              <w:divBdr>
                <w:top w:val="none" w:sz="0" w:space="0" w:color="auto"/>
                <w:left w:val="none" w:sz="0" w:space="0" w:color="auto"/>
                <w:bottom w:val="none" w:sz="0" w:space="0" w:color="auto"/>
                <w:right w:val="none" w:sz="0" w:space="0" w:color="auto"/>
              </w:divBdr>
            </w:div>
            <w:div w:id="830174275">
              <w:marLeft w:val="0"/>
              <w:marRight w:val="0"/>
              <w:marTop w:val="0"/>
              <w:marBottom w:val="0"/>
              <w:divBdr>
                <w:top w:val="none" w:sz="0" w:space="0" w:color="auto"/>
                <w:left w:val="none" w:sz="0" w:space="0" w:color="auto"/>
                <w:bottom w:val="none" w:sz="0" w:space="0" w:color="auto"/>
                <w:right w:val="none" w:sz="0" w:space="0" w:color="auto"/>
              </w:divBdr>
            </w:div>
            <w:div w:id="830677271">
              <w:marLeft w:val="0"/>
              <w:marRight w:val="0"/>
              <w:marTop w:val="0"/>
              <w:marBottom w:val="0"/>
              <w:divBdr>
                <w:top w:val="none" w:sz="0" w:space="0" w:color="auto"/>
                <w:left w:val="none" w:sz="0" w:space="0" w:color="auto"/>
                <w:bottom w:val="none" w:sz="0" w:space="0" w:color="auto"/>
                <w:right w:val="none" w:sz="0" w:space="0" w:color="auto"/>
              </w:divBdr>
            </w:div>
            <w:div w:id="830756145">
              <w:marLeft w:val="0"/>
              <w:marRight w:val="0"/>
              <w:marTop w:val="0"/>
              <w:marBottom w:val="0"/>
              <w:divBdr>
                <w:top w:val="none" w:sz="0" w:space="0" w:color="auto"/>
                <w:left w:val="none" w:sz="0" w:space="0" w:color="auto"/>
                <w:bottom w:val="none" w:sz="0" w:space="0" w:color="auto"/>
                <w:right w:val="none" w:sz="0" w:space="0" w:color="auto"/>
              </w:divBdr>
            </w:div>
            <w:div w:id="830758801">
              <w:marLeft w:val="0"/>
              <w:marRight w:val="0"/>
              <w:marTop w:val="0"/>
              <w:marBottom w:val="0"/>
              <w:divBdr>
                <w:top w:val="none" w:sz="0" w:space="0" w:color="auto"/>
                <w:left w:val="none" w:sz="0" w:space="0" w:color="auto"/>
                <w:bottom w:val="none" w:sz="0" w:space="0" w:color="auto"/>
                <w:right w:val="none" w:sz="0" w:space="0" w:color="auto"/>
              </w:divBdr>
            </w:div>
            <w:div w:id="831067225">
              <w:marLeft w:val="0"/>
              <w:marRight w:val="0"/>
              <w:marTop w:val="0"/>
              <w:marBottom w:val="0"/>
              <w:divBdr>
                <w:top w:val="none" w:sz="0" w:space="0" w:color="auto"/>
                <w:left w:val="none" w:sz="0" w:space="0" w:color="auto"/>
                <w:bottom w:val="none" w:sz="0" w:space="0" w:color="auto"/>
                <w:right w:val="none" w:sz="0" w:space="0" w:color="auto"/>
              </w:divBdr>
            </w:div>
            <w:div w:id="833224994">
              <w:marLeft w:val="0"/>
              <w:marRight w:val="0"/>
              <w:marTop w:val="0"/>
              <w:marBottom w:val="0"/>
              <w:divBdr>
                <w:top w:val="none" w:sz="0" w:space="0" w:color="auto"/>
                <w:left w:val="none" w:sz="0" w:space="0" w:color="auto"/>
                <w:bottom w:val="none" w:sz="0" w:space="0" w:color="auto"/>
                <w:right w:val="none" w:sz="0" w:space="0" w:color="auto"/>
              </w:divBdr>
            </w:div>
            <w:div w:id="836388944">
              <w:marLeft w:val="0"/>
              <w:marRight w:val="0"/>
              <w:marTop w:val="0"/>
              <w:marBottom w:val="0"/>
              <w:divBdr>
                <w:top w:val="none" w:sz="0" w:space="0" w:color="auto"/>
                <w:left w:val="none" w:sz="0" w:space="0" w:color="auto"/>
                <w:bottom w:val="none" w:sz="0" w:space="0" w:color="auto"/>
                <w:right w:val="none" w:sz="0" w:space="0" w:color="auto"/>
              </w:divBdr>
            </w:div>
            <w:div w:id="836649951">
              <w:marLeft w:val="0"/>
              <w:marRight w:val="0"/>
              <w:marTop w:val="0"/>
              <w:marBottom w:val="0"/>
              <w:divBdr>
                <w:top w:val="none" w:sz="0" w:space="0" w:color="auto"/>
                <w:left w:val="none" w:sz="0" w:space="0" w:color="auto"/>
                <w:bottom w:val="none" w:sz="0" w:space="0" w:color="auto"/>
                <w:right w:val="none" w:sz="0" w:space="0" w:color="auto"/>
              </w:divBdr>
            </w:div>
            <w:div w:id="838157498">
              <w:marLeft w:val="0"/>
              <w:marRight w:val="0"/>
              <w:marTop w:val="0"/>
              <w:marBottom w:val="0"/>
              <w:divBdr>
                <w:top w:val="none" w:sz="0" w:space="0" w:color="auto"/>
                <w:left w:val="none" w:sz="0" w:space="0" w:color="auto"/>
                <w:bottom w:val="none" w:sz="0" w:space="0" w:color="auto"/>
                <w:right w:val="none" w:sz="0" w:space="0" w:color="auto"/>
              </w:divBdr>
            </w:div>
            <w:div w:id="838228968">
              <w:marLeft w:val="0"/>
              <w:marRight w:val="0"/>
              <w:marTop w:val="0"/>
              <w:marBottom w:val="0"/>
              <w:divBdr>
                <w:top w:val="none" w:sz="0" w:space="0" w:color="auto"/>
                <w:left w:val="none" w:sz="0" w:space="0" w:color="auto"/>
                <w:bottom w:val="none" w:sz="0" w:space="0" w:color="auto"/>
                <w:right w:val="none" w:sz="0" w:space="0" w:color="auto"/>
              </w:divBdr>
            </w:div>
            <w:div w:id="841508926">
              <w:marLeft w:val="0"/>
              <w:marRight w:val="0"/>
              <w:marTop w:val="0"/>
              <w:marBottom w:val="0"/>
              <w:divBdr>
                <w:top w:val="none" w:sz="0" w:space="0" w:color="auto"/>
                <w:left w:val="none" w:sz="0" w:space="0" w:color="auto"/>
                <w:bottom w:val="none" w:sz="0" w:space="0" w:color="auto"/>
                <w:right w:val="none" w:sz="0" w:space="0" w:color="auto"/>
              </w:divBdr>
            </w:div>
            <w:div w:id="843782881">
              <w:marLeft w:val="0"/>
              <w:marRight w:val="0"/>
              <w:marTop w:val="0"/>
              <w:marBottom w:val="0"/>
              <w:divBdr>
                <w:top w:val="none" w:sz="0" w:space="0" w:color="auto"/>
                <w:left w:val="none" w:sz="0" w:space="0" w:color="auto"/>
                <w:bottom w:val="none" w:sz="0" w:space="0" w:color="auto"/>
                <w:right w:val="none" w:sz="0" w:space="0" w:color="auto"/>
              </w:divBdr>
            </w:div>
            <w:div w:id="844325539">
              <w:marLeft w:val="0"/>
              <w:marRight w:val="0"/>
              <w:marTop w:val="0"/>
              <w:marBottom w:val="0"/>
              <w:divBdr>
                <w:top w:val="none" w:sz="0" w:space="0" w:color="auto"/>
                <w:left w:val="none" w:sz="0" w:space="0" w:color="auto"/>
                <w:bottom w:val="none" w:sz="0" w:space="0" w:color="auto"/>
                <w:right w:val="none" w:sz="0" w:space="0" w:color="auto"/>
              </w:divBdr>
            </w:div>
            <w:div w:id="845218652">
              <w:marLeft w:val="0"/>
              <w:marRight w:val="0"/>
              <w:marTop w:val="0"/>
              <w:marBottom w:val="0"/>
              <w:divBdr>
                <w:top w:val="none" w:sz="0" w:space="0" w:color="auto"/>
                <w:left w:val="none" w:sz="0" w:space="0" w:color="auto"/>
                <w:bottom w:val="none" w:sz="0" w:space="0" w:color="auto"/>
                <w:right w:val="none" w:sz="0" w:space="0" w:color="auto"/>
              </w:divBdr>
            </w:div>
            <w:div w:id="847839635">
              <w:marLeft w:val="0"/>
              <w:marRight w:val="0"/>
              <w:marTop w:val="0"/>
              <w:marBottom w:val="0"/>
              <w:divBdr>
                <w:top w:val="none" w:sz="0" w:space="0" w:color="auto"/>
                <w:left w:val="none" w:sz="0" w:space="0" w:color="auto"/>
                <w:bottom w:val="none" w:sz="0" w:space="0" w:color="auto"/>
                <w:right w:val="none" w:sz="0" w:space="0" w:color="auto"/>
              </w:divBdr>
            </w:div>
            <w:div w:id="849485664">
              <w:marLeft w:val="0"/>
              <w:marRight w:val="0"/>
              <w:marTop w:val="0"/>
              <w:marBottom w:val="0"/>
              <w:divBdr>
                <w:top w:val="none" w:sz="0" w:space="0" w:color="auto"/>
                <w:left w:val="none" w:sz="0" w:space="0" w:color="auto"/>
                <w:bottom w:val="none" w:sz="0" w:space="0" w:color="auto"/>
                <w:right w:val="none" w:sz="0" w:space="0" w:color="auto"/>
              </w:divBdr>
            </w:div>
            <w:div w:id="849568747">
              <w:marLeft w:val="0"/>
              <w:marRight w:val="0"/>
              <w:marTop w:val="0"/>
              <w:marBottom w:val="0"/>
              <w:divBdr>
                <w:top w:val="none" w:sz="0" w:space="0" w:color="auto"/>
                <w:left w:val="none" w:sz="0" w:space="0" w:color="auto"/>
                <w:bottom w:val="none" w:sz="0" w:space="0" w:color="auto"/>
                <w:right w:val="none" w:sz="0" w:space="0" w:color="auto"/>
              </w:divBdr>
            </w:div>
            <w:div w:id="850797538">
              <w:marLeft w:val="0"/>
              <w:marRight w:val="0"/>
              <w:marTop w:val="0"/>
              <w:marBottom w:val="0"/>
              <w:divBdr>
                <w:top w:val="none" w:sz="0" w:space="0" w:color="auto"/>
                <w:left w:val="none" w:sz="0" w:space="0" w:color="auto"/>
                <w:bottom w:val="none" w:sz="0" w:space="0" w:color="auto"/>
                <w:right w:val="none" w:sz="0" w:space="0" w:color="auto"/>
              </w:divBdr>
            </w:div>
            <w:div w:id="851148641">
              <w:marLeft w:val="0"/>
              <w:marRight w:val="0"/>
              <w:marTop w:val="0"/>
              <w:marBottom w:val="0"/>
              <w:divBdr>
                <w:top w:val="none" w:sz="0" w:space="0" w:color="auto"/>
                <w:left w:val="none" w:sz="0" w:space="0" w:color="auto"/>
                <w:bottom w:val="none" w:sz="0" w:space="0" w:color="auto"/>
                <w:right w:val="none" w:sz="0" w:space="0" w:color="auto"/>
              </w:divBdr>
            </w:div>
            <w:div w:id="853348974">
              <w:marLeft w:val="0"/>
              <w:marRight w:val="0"/>
              <w:marTop w:val="0"/>
              <w:marBottom w:val="0"/>
              <w:divBdr>
                <w:top w:val="none" w:sz="0" w:space="0" w:color="auto"/>
                <w:left w:val="none" w:sz="0" w:space="0" w:color="auto"/>
                <w:bottom w:val="none" w:sz="0" w:space="0" w:color="auto"/>
                <w:right w:val="none" w:sz="0" w:space="0" w:color="auto"/>
              </w:divBdr>
            </w:div>
            <w:div w:id="853500796">
              <w:marLeft w:val="0"/>
              <w:marRight w:val="0"/>
              <w:marTop w:val="0"/>
              <w:marBottom w:val="0"/>
              <w:divBdr>
                <w:top w:val="none" w:sz="0" w:space="0" w:color="auto"/>
                <w:left w:val="none" w:sz="0" w:space="0" w:color="auto"/>
                <w:bottom w:val="none" w:sz="0" w:space="0" w:color="auto"/>
                <w:right w:val="none" w:sz="0" w:space="0" w:color="auto"/>
              </w:divBdr>
            </w:div>
            <w:div w:id="854002383">
              <w:marLeft w:val="0"/>
              <w:marRight w:val="0"/>
              <w:marTop w:val="0"/>
              <w:marBottom w:val="0"/>
              <w:divBdr>
                <w:top w:val="none" w:sz="0" w:space="0" w:color="auto"/>
                <w:left w:val="none" w:sz="0" w:space="0" w:color="auto"/>
                <w:bottom w:val="none" w:sz="0" w:space="0" w:color="auto"/>
                <w:right w:val="none" w:sz="0" w:space="0" w:color="auto"/>
              </w:divBdr>
            </w:div>
            <w:div w:id="855270857">
              <w:marLeft w:val="0"/>
              <w:marRight w:val="0"/>
              <w:marTop w:val="0"/>
              <w:marBottom w:val="0"/>
              <w:divBdr>
                <w:top w:val="none" w:sz="0" w:space="0" w:color="auto"/>
                <w:left w:val="none" w:sz="0" w:space="0" w:color="auto"/>
                <w:bottom w:val="none" w:sz="0" w:space="0" w:color="auto"/>
                <w:right w:val="none" w:sz="0" w:space="0" w:color="auto"/>
              </w:divBdr>
            </w:div>
            <w:div w:id="855385946">
              <w:marLeft w:val="0"/>
              <w:marRight w:val="0"/>
              <w:marTop w:val="0"/>
              <w:marBottom w:val="0"/>
              <w:divBdr>
                <w:top w:val="none" w:sz="0" w:space="0" w:color="auto"/>
                <w:left w:val="none" w:sz="0" w:space="0" w:color="auto"/>
                <w:bottom w:val="none" w:sz="0" w:space="0" w:color="auto"/>
                <w:right w:val="none" w:sz="0" w:space="0" w:color="auto"/>
              </w:divBdr>
            </w:div>
            <w:div w:id="855576551">
              <w:marLeft w:val="0"/>
              <w:marRight w:val="0"/>
              <w:marTop w:val="0"/>
              <w:marBottom w:val="0"/>
              <w:divBdr>
                <w:top w:val="none" w:sz="0" w:space="0" w:color="auto"/>
                <w:left w:val="none" w:sz="0" w:space="0" w:color="auto"/>
                <w:bottom w:val="none" w:sz="0" w:space="0" w:color="auto"/>
                <w:right w:val="none" w:sz="0" w:space="0" w:color="auto"/>
              </w:divBdr>
            </w:div>
            <w:div w:id="856769554">
              <w:marLeft w:val="0"/>
              <w:marRight w:val="0"/>
              <w:marTop w:val="0"/>
              <w:marBottom w:val="0"/>
              <w:divBdr>
                <w:top w:val="none" w:sz="0" w:space="0" w:color="auto"/>
                <w:left w:val="none" w:sz="0" w:space="0" w:color="auto"/>
                <w:bottom w:val="none" w:sz="0" w:space="0" w:color="auto"/>
                <w:right w:val="none" w:sz="0" w:space="0" w:color="auto"/>
              </w:divBdr>
            </w:div>
            <w:div w:id="856845851">
              <w:marLeft w:val="0"/>
              <w:marRight w:val="0"/>
              <w:marTop w:val="0"/>
              <w:marBottom w:val="0"/>
              <w:divBdr>
                <w:top w:val="none" w:sz="0" w:space="0" w:color="auto"/>
                <w:left w:val="none" w:sz="0" w:space="0" w:color="auto"/>
                <w:bottom w:val="none" w:sz="0" w:space="0" w:color="auto"/>
                <w:right w:val="none" w:sz="0" w:space="0" w:color="auto"/>
              </w:divBdr>
            </w:div>
            <w:div w:id="860780992">
              <w:marLeft w:val="0"/>
              <w:marRight w:val="0"/>
              <w:marTop w:val="0"/>
              <w:marBottom w:val="0"/>
              <w:divBdr>
                <w:top w:val="none" w:sz="0" w:space="0" w:color="auto"/>
                <w:left w:val="none" w:sz="0" w:space="0" w:color="auto"/>
                <w:bottom w:val="none" w:sz="0" w:space="0" w:color="auto"/>
                <w:right w:val="none" w:sz="0" w:space="0" w:color="auto"/>
              </w:divBdr>
            </w:div>
            <w:div w:id="866212878">
              <w:marLeft w:val="0"/>
              <w:marRight w:val="0"/>
              <w:marTop w:val="0"/>
              <w:marBottom w:val="0"/>
              <w:divBdr>
                <w:top w:val="none" w:sz="0" w:space="0" w:color="auto"/>
                <w:left w:val="none" w:sz="0" w:space="0" w:color="auto"/>
                <w:bottom w:val="none" w:sz="0" w:space="0" w:color="auto"/>
                <w:right w:val="none" w:sz="0" w:space="0" w:color="auto"/>
              </w:divBdr>
            </w:div>
            <w:div w:id="866675297">
              <w:marLeft w:val="0"/>
              <w:marRight w:val="0"/>
              <w:marTop w:val="0"/>
              <w:marBottom w:val="0"/>
              <w:divBdr>
                <w:top w:val="none" w:sz="0" w:space="0" w:color="auto"/>
                <w:left w:val="none" w:sz="0" w:space="0" w:color="auto"/>
                <w:bottom w:val="none" w:sz="0" w:space="0" w:color="auto"/>
                <w:right w:val="none" w:sz="0" w:space="0" w:color="auto"/>
              </w:divBdr>
            </w:div>
            <w:div w:id="867723014">
              <w:marLeft w:val="0"/>
              <w:marRight w:val="0"/>
              <w:marTop w:val="0"/>
              <w:marBottom w:val="0"/>
              <w:divBdr>
                <w:top w:val="none" w:sz="0" w:space="0" w:color="auto"/>
                <w:left w:val="none" w:sz="0" w:space="0" w:color="auto"/>
                <w:bottom w:val="none" w:sz="0" w:space="0" w:color="auto"/>
                <w:right w:val="none" w:sz="0" w:space="0" w:color="auto"/>
              </w:divBdr>
            </w:div>
            <w:div w:id="867908993">
              <w:marLeft w:val="0"/>
              <w:marRight w:val="0"/>
              <w:marTop w:val="0"/>
              <w:marBottom w:val="0"/>
              <w:divBdr>
                <w:top w:val="none" w:sz="0" w:space="0" w:color="auto"/>
                <w:left w:val="none" w:sz="0" w:space="0" w:color="auto"/>
                <w:bottom w:val="none" w:sz="0" w:space="0" w:color="auto"/>
                <w:right w:val="none" w:sz="0" w:space="0" w:color="auto"/>
              </w:divBdr>
            </w:div>
            <w:div w:id="868029349">
              <w:marLeft w:val="0"/>
              <w:marRight w:val="0"/>
              <w:marTop w:val="0"/>
              <w:marBottom w:val="0"/>
              <w:divBdr>
                <w:top w:val="none" w:sz="0" w:space="0" w:color="auto"/>
                <w:left w:val="none" w:sz="0" w:space="0" w:color="auto"/>
                <w:bottom w:val="none" w:sz="0" w:space="0" w:color="auto"/>
                <w:right w:val="none" w:sz="0" w:space="0" w:color="auto"/>
              </w:divBdr>
            </w:div>
            <w:div w:id="872117512">
              <w:marLeft w:val="0"/>
              <w:marRight w:val="0"/>
              <w:marTop w:val="0"/>
              <w:marBottom w:val="0"/>
              <w:divBdr>
                <w:top w:val="none" w:sz="0" w:space="0" w:color="auto"/>
                <w:left w:val="none" w:sz="0" w:space="0" w:color="auto"/>
                <w:bottom w:val="none" w:sz="0" w:space="0" w:color="auto"/>
                <w:right w:val="none" w:sz="0" w:space="0" w:color="auto"/>
              </w:divBdr>
            </w:div>
            <w:div w:id="872183187">
              <w:marLeft w:val="0"/>
              <w:marRight w:val="0"/>
              <w:marTop w:val="0"/>
              <w:marBottom w:val="0"/>
              <w:divBdr>
                <w:top w:val="none" w:sz="0" w:space="0" w:color="auto"/>
                <w:left w:val="none" w:sz="0" w:space="0" w:color="auto"/>
                <w:bottom w:val="none" w:sz="0" w:space="0" w:color="auto"/>
                <w:right w:val="none" w:sz="0" w:space="0" w:color="auto"/>
              </w:divBdr>
            </w:div>
            <w:div w:id="872349901">
              <w:marLeft w:val="0"/>
              <w:marRight w:val="0"/>
              <w:marTop w:val="0"/>
              <w:marBottom w:val="0"/>
              <w:divBdr>
                <w:top w:val="none" w:sz="0" w:space="0" w:color="auto"/>
                <w:left w:val="none" w:sz="0" w:space="0" w:color="auto"/>
                <w:bottom w:val="none" w:sz="0" w:space="0" w:color="auto"/>
                <w:right w:val="none" w:sz="0" w:space="0" w:color="auto"/>
              </w:divBdr>
            </w:div>
            <w:div w:id="872810485">
              <w:marLeft w:val="0"/>
              <w:marRight w:val="0"/>
              <w:marTop w:val="0"/>
              <w:marBottom w:val="0"/>
              <w:divBdr>
                <w:top w:val="none" w:sz="0" w:space="0" w:color="auto"/>
                <w:left w:val="none" w:sz="0" w:space="0" w:color="auto"/>
                <w:bottom w:val="none" w:sz="0" w:space="0" w:color="auto"/>
                <w:right w:val="none" w:sz="0" w:space="0" w:color="auto"/>
              </w:divBdr>
            </w:div>
            <w:div w:id="877208502">
              <w:marLeft w:val="0"/>
              <w:marRight w:val="0"/>
              <w:marTop w:val="0"/>
              <w:marBottom w:val="0"/>
              <w:divBdr>
                <w:top w:val="none" w:sz="0" w:space="0" w:color="auto"/>
                <w:left w:val="none" w:sz="0" w:space="0" w:color="auto"/>
                <w:bottom w:val="none" w:sz="0" w:space="0" w:color="auto"/>
                <w:right w:val="none" w:sz="0" w:space="0" w:color="auto"/>
              </w:divBdr>
            </w:div>
            <w:div w:id="877399338">
              <w:marLeft w:val="0"/>
              <w:marRight w:val="0"/>
              <w:marTop w:val="0"/>
              <w:marBottom w:val="0"/>
              <w:divBdr>
                <w:top w:val="none" w:sz="0" w:space="0" w:color="auto"/>
                <w:left w:val="none" w:sz="0" w:space="0" w:color="auto"/>
                <w:bottom w:val="none" w:sz="0" w:space="0" w:color="auto"/>
                <w:right w:val="none" w:sz="0" w:space="0" w:color="auto"/>
              </w:divBdr>
            </w:div>
            <w:div w:id="878323741">
              <w:marLeft w:val="0"/>
              <w:marRight w:val="0"/>
              <w:marTop w:val="0"/>
              <w:marBottom w:val="0"/>
              <w:divBdr>
                <w:top w:val="none" w:sz="0" w:space="0" w:color="auto"/>
                <w:left w:val="none" w:sz="0" w:space="0" w:color="auto"/>
                <w:bottom w:val="none" w:sz="0" w:space="0" w:color="auto"/>
                <w:right w:val="none" w:sz="0" w:space="0" w:color="auto"/>
              </w:divBdr>
            </w:div>
            <w:div w:id="878398256">
              <w:marLeft w:val="0"/>
              <w:marRight w:val="0"/>
              <w:marTop w:val="0"/>
              <w:marBottom w:val="0"/>
              <w:divBdr>
                <w:top w:val="none" w:sz="0" w:space="0" w:color="auto"/>
                <w:left w:val="none" w:sz="0" w:space="0" w:color="auto"/>
                <w:bottom w:val="none" w:sz="0" w:space="0" w:color="auto"/>
                <w:right w:val="none" w:sz="0" w:space="0" w:color="auto"/>
              </w:divBdr>
            </w:div>
            <w:div w:id="879707522">
              <w:marLeft w:val="0"/>
              <w:marRight w:val="0"/>
              <w:marTop w:val="0"/>
              <w:marBottom w:val="0"/>
              <w:divBdr>
                <w:top w:val="none" w:sz="0" w:space="0" w:color="auto"/>
                <w:left w:val="none" w:sz="0" w:space="0" w:color="auto"/>
                <w:bottom w:val="none" w:sz="0" w:space="0" w:color="auto"/>
                <w:right w:val="none" w:sz="0" w:space="0" w:color="auto"/>
              </w:divBdr>
            </w:div>
            <w:div w:id="881474914">
              <w:marLeft w:val="0"/>
              <w:marRight w:val="0"/>
              <w:marTop w:val="0"/>
              <w:marBottom w:val="0"/>
              <w:divBdr>
                <w:top w:val="none" w:sz="0" w:space="0" w:color="auto"/>
                <w:left w:val="none" w:sz="0" w:space="0" w:color="auto"/>
                <w:bottom w:val="none" w:sz="0" w:space="0" w:color="auto"/>
                <w:right w:val="none" w:sz="0" w:space="0" w:color="auto"/>
              </w:divBdr>
            </w:div>
            <w:div w:id="884872114">
              <w:marLeft w:val="0"/>
              <w:marRight w:val="0"/>
              <w:marTop w:val="0"/>
              <w:marBottom w:val="0"/>
              <w:divBdr>
                <w:top w:val="none" w:sz="0" w:space="0" w:color="auto"/>
                <w:left w:val="none" w:sz="0" w:space="0" w:color="auto"/>
                <w:bottom w:val="none" w:sz="0" w:space="0" w:color="auto"/>
                <w:right w:val="none" w:sz="0" w:space="0" w:color="auto"/>
              </w:divBdr>
            </w:div>
            <w:div w:id="885260946">
              <w:marLeft w:val="0"/>
              <w:marRight w:val="0"/>
              <w:marTop w:val="0"/>
              <w:marBottom w:val="0"/>
              <w:divBdr>
                <w:top w:val="none" w:sz="0" w:space="0" w:color="auto"/>
                <w:left w:val="none" w:sz="0" w:space="0" w:color="auto"/>
                <w:bottom w:val="none" w:sz="0" w:space="0" w:color="auto"/>
                <w:right w:val="none" w:sz="0" w:space="0" w:color="auto"/>
              </w:divBdr>
            </w:div>
            <w:div w:id="885681314">
              <w:marLeft w:val="0"/>
              <w:marRight w:val="0"/>
              <w:marTop w:val="0"/>
              <w:marBottom w:val="0"/>
              <w:divBdr>
                <w:top w:val="none" w:sz="0" w:space="0" w:color="auto"/>
                <w:left w:val="none" w:sz="0" w:space="0" w:color="auto"/>
                <w:bottom w:val="none" w:sz="0" w:space="0" w:color="auto"/>
                <w:right w:val="none" w:sz="0" w:space="0" w:color="auto"/>
              </w:divBdr>
            </w:div>
            <w:div w:id="885989975">
              <w:marLeft w:val="0"/>
              <w:marRight w:val="0"/>
              <w:marTop w:val="0"/>
              <w:marBottom w:val="0"/>
              <w:divBdr>
                <w:top w:val="none" w:sz="0" w:space="0" w:color="auto"/>
                <w:left w:val="none" w:sz="0" w:space="0" w:color="auto"/>
                <w:bottom w:val="none" w:sz="0" w:space="0" w:color="auto"/>
                <w:right w:val="none" w:sz="0" w:space="0" w:color="auto"/>
              </w:divBdr>
            </w:div>
            <w:div w:id="886525361">
              <w:marLeft w:val="0"/>
              <w:marRight w:val="0"/>
              <w:marTop w:val="0"/>
              <w:marBottom w:val="0"/>
              <w:divBdr>
                <w:top w:val="none" w:sz="0" w:space="0" w:color="auto"/>
                <w:left w:val="none" w:sz="0" w:space="0" w:color="auto"/>
                <w:bottom w:val="none" w:sz="0" w:space="0" w:color="auto"/>
                <w:right w:val="none" w:sz="0" w:space="0" w:color="auto"/>
              </w:divBdr>
            </w:div>
            <w:div w:id="887301906">
              <w:marLeft w:val="0"/>
              <w:marRight w:val="0"/>
              <w:marTop w:val="0"/>
              <w:marBottom w:val="0"/>
              <w:divBdr>
                <w:top w:val="none" w:sz="0" w:space="0" w:color="auto"/>
                <w:left w:val="none" w:sz="0" w:space="0" w:color="auto"/>
                <w:bottom w:val="none" w:sz="0" w:space="0" w:color="auto"/>
                <w:right w:val="none" w:sz="0" w:space="0" w:color="auto"/>
              </w:divBdr>
            </w:div>
            <w:div w:id="889682388">
              <w:marLeft w:val="0"/>
              <w:marRight w:val="0"/>
              <w:marTop w:val="0"/>
              <w:marBottom w:val="0"/>
              <w:divBdr>
                <w:top w:val="none" w:sz="0" w:space="0" w:color="auto"/>
                <w:left w:val="none" w:sz="0" w:space="0" w:color="auto"/>
                <w:bottom w:val="none" w:sz="0" w:space="0" w:color="auto"/>
                <w:right w:val="none" w:sz="0" w:space="0" w:color="auto"/>
              </w:divBdr>
            </w:div>
            <w:div w:id="892350733">
              <w:marLeft w:val="0"/>
              <w:marRight w:val="0"/>
              <w:marTop w:val="0"/>
              <w:marBottom w:val="0"/>
              <w:divBdr>
                <w:top w:val="none" w:sz="0" w:space="0" w:color="auto"/>
                <w:left w:val="none" w:sz="0" w:space="0" w:color="auto"/>
                <w:bottom w:val="none" w:sz="0" w:space="0" w:color="auto"/>
                <w:right w:val="none" w:sz="0" w:space="0" w:color="auto"/>
              </w:divBdr>
            </w:div>
            <w:div w:id="893078549">
              <w:marLeft w:val="0"/>
              <w:marRight w:val="0"/>
              <w:marTop w:val="0"/>
              <w:marBottom w:val="0"/>
              <w:divBdr>
                <w:top w:val="none" w:sz="0" w:space="0" w:color="auto"/>
                <w:left w:val="none" w:sz="0" w:space="0" w:color="auto"/>
                <w:bottom w:val="none" w:sz="0" w:space="0" w:color="auto"/>
                <w:right w:val="none" w:sz="0" w:space="0" w:color="auto"/>
              </w:divBdr>
            </w:div>
            <w:div w:id="893080721">
              <w:marLeft w:val="0"/>
              <w:marRight w:val="0"/>
              <w:marTop w:val="0"/>
              <w:marBottom w:val="0"/>
              <w:divBdr>
                <w:top w:val="none" w:sz="0" w:space="0" w:color="auto"/>
                <w:left w:val="none" w:sz="0" w:space="0" w:color="auto"/>
                <w:bottom w:val="none" w:sz="0" w:space="0" w:color="auto"/>
                <w:right w:val="none" w:sz="0" w:space="0" w:color="auto"/>
              </w:divBdr>
            </w:div>
            <w:div w:id="893583794">
              <w:marLeft w:val="0"/>
              <w:marRight w:val="0"/>
              <w:marTop w:val="0"/>
              <w:marBottom w:val="0"/>
              <w:divBdr>
                <w:top w:val="none" w:sz="0" w:space="0" w:color="auto"/>
                <w:left w:val="none" w:sz="0" w:space="0" w:color="auto"/>
                <w:bottom w:val="none" w:sz="0" w:space="0" w:color="auto"/>
                <w:right w:val="none" w:sz="0" w:space="0" w:color="auto"/>
              </w:divBdr>
            </w:div>
            <w:div w:id="894317031">
              <w:marLeft w:val="0"/>
              <w:marRight w:val="0"/>
              <w:marTop w:val="0"/>
              <w:marBottom w:val="0"/>
              <w:divBdr>
                <w:top w:val="none" w:sz="0" w:space="0" w:color="auto"/>
                <w:left w:val="none" w:sz="0" w:space="0" w:color="auto"/>
                <w:bottom w:val="none" w:sz="0" w:space="0" w:color="auto"/>
                <w:right w:val="none" w:sz="0" w:space="0" w:color="auto"/>
              </w:divBdr>
            </w:div>
            <w:div w:id="895969330">
              <w:marLeft w:val="0"/>
              <w:marRight w:val="0"/>
              <w:marTop w:val="0"/>
              <w:marBottom w:val="0"/>
              <w:divBdr>
                <w:top w:val="none" w:sz="0" w:space="0" w:color="auto"/>
                <w:left w:val="none" w:sz="0" w:space="0" w:color="auto"/>
                <w:bottom w:val="none" w:sz="0" w:space="0" w:color="auto"/>
                <w:right w:val="none" w:sz="0" w:space="0" w:color="auto"/>
              </w:divBdr>
            </w:div>
            <w:div w:id="895972821">
              <w:marLeft w:val="0"/>
              <w:marRight w:val="0"/>
              <w:marTop w:val="0"/>
              <w:marBottom w:val="0"/>
              <w:divBdr>
                <w:top w:val="none" w:sz="0" w:space="0" w:color="auto"/>
                <w:left w:val="none" w:sz="0" w:space="0" w:color="auto"/>
                <w:bottom w:val="none" w:sz="0" w:space="0" w:color="auto"/>
                <w:right w:val="none" w:sz="0" w:space="0" w:color="auto"/>
              </w:divBdr>
            </w:div>
            <w:div w:id="903637077">
              <w:marLeft w:val="0"/>
              <w:marRight w:val="0"/>
              <w:marTop w:val="0"/>
              <w:marBottom w:val="0"/>
              <w:divBdr>
                <w:top w:val="none" w:sz="0" w:space="0" w:color="auto"/>
                <w:left w:val="none" w:sz="0" w:space="0" w:color="auto"/>
                <w:bottom w:val="none" w:sz="0" w:space="0" w:color="auto"/>
                <w:right w:val="none" w:sz="0" w:space="0" w:color="auto"/>
              </w:divBdr>
            </w:div>
            <w:div w:id="905385075">
              <w:marLeft w:val="0"/>
              <w:marRight w:val="0"/>
              <w:marTop w:val="0"/>
              <w:marBottom w:val="0"/>
              <w:divBdr>
                <w:top w:val="none" w:sz="0" w:space="0" w:color="auto"/>
                <w:left w:val="none" w:sz="0" w:space="0" w:color="auto"/>
                <w:bottom w:val="none" w:sz="0" w:space="0" w:color="auto"/>
                <w:right w:val="none" w:sz="0" w:space="0" w:color="auto"/>
              </w:divBdr>
            </w:div>
            <w:div w:id="905530495">
              <w:marLeft w:val="0"/>
              <w:marRight w:val="0"/>
              <w:marTop w:val="0"/>
              <w:marBottom w:val="0"/>
              <w:divBdr>
                <w:top w:val="none" w:sz="0" w:space="0" w:color="auto"/>
                <w:left w:val="none" w:sz="0" w:space="0" w:color="auto"/>
                <w:bottom w:val="none" w:sz="0" w:space="0" w:color="auto"/>
                <w:right w:val="none" w:sz="0" w:space="0" w:color="auto"/>
              </w:divBdr>
            </w:div>
            <w:div w:id="905841861">
              <w:marLeft w:val="0"/>
              <w:marRight w:val="0"/>
              <w:marTop w:val="0"/>
              <w:marBottom w:val="0"/>
              <w:divBdr>
                <w:top w:val="none" w:sz="0" w:space="0" w:color="auto"/>
                <w:left w:val="none" w:sz="0" w:space="0" w:color="auto"/>
                <w:bottom w:val="none" w:sz="0" w:space="0" w:color="auto"/>
                <w:right w:val="none" w:sz="0" w:space="0" w:color="auto"/>
              </w:divBdr>
            </w:div>
            <w:div w:id="907961598">
              <w:marLeft w:val="0"/>
              <w:marRight w:val="0"/>
              <w:marTop w:val="0"/>
              <w:marBottom w:val="0"/>
              <w:divBdr>
                <w:top w:val="none" w:sz="0" w:space="0" w:color="auto"/>
                <w:left w:val="none" w:sz="0" w:space="0" w:color="auto"/>
                <w:bottom w:val="none" w:sz="0" w:space="0" w:color="auto"/>
                <w:right w:val="none" w:sz="0" w:space="0" w:color="auto"/>
              </w:divBdr>
            </w:div>
            <w:div w:id="908274243">
              <w:marLeft w:val="0"/>
              <w:marRight w:val="0"/>
              <w:marTop w:val="0"/>
              <w:marBottom w:val="0"/>
              <w:divBdr>
                <w:top w:val="none" w:sz="0" w:space="0" w:color="auto"/>
                <w:left w:val="none" w:sz="0" w:space="0" w:color="auto"/>
                <w:bottom w:val="none" w:sz="0" w:space="0" w:color="auto"/>
                <w:right w:val="none" w:sz="0" w:space="0" w:color="auto"/>
              </w:divBdr>
            </w:div>
            <w:div w:id="909852378">
              <w:marLeft w:val="0"/>
              <w:marRight w:val="0"/>
              <w:marTop w:val="0"/>
              <w:marBottom w:val="0"/>
              <w:divBdr>
                <w:top w:val="none" w:sz="0" w:space="0" w:color="auto"/>
                <w:left w:val="none" w:sz="0" w:space="0" w:color="auto"/>
                <w:bottom w:val="none" w:sz="0" w:space="0" w:color="auto"/>
                <w:right w:val="none" w:sz="0" w:space="0" w:color="auto"/>
              </w:divBdr>
            </w:div>
            <w:div w:id="911626654">
              <w:marLeft w:val="0"/>
              <w:marRight w:val="0"/>
              <w:marTop w:val="0"/>
              <w:marBottom w:val="0"/>
              <w:divBdr>
                <w:top w:val="none" w:sz="0" w:space="0" w:color="auto"/>
                <w:left w:val="none" w:sz="0" w:space="0" w:color="auto"/>
                <w:bottom w:val="none" w:sz="0" w:space="0" w:color="auto"/>
                <w:right w:val="none" w:sz="0" w:space="0" w:color="auto"/>
              </w:divBdr>
            </w:div>
            <w:div w:id="912356797">
              <w:marLeft w:val="0"/>
              <w:marRight w:val="0"/>
              <w:marTop w:val="0"/>
              <w:marBottom w:val="0"/>
              <w:divBdr>
                <w:top w:val="none" w:sz="0" w:space="0" w:color="auto"/>
                <w:left w:val="none" w:sz="0" w:space="0" w:color="auto"/>
                <w:bottom w:val="none" w:sz="0" w:space="0" w:color="auto"/>
                <w:right w:val="none" w:sz="0" w:space="0" w:color="auto"/>
              </w:divBdr>
            </w:div>
            <w:div w:id="914583193">
              <w:marLeft w:val="0"/>
              <w:marRight w:val="0"/>
              <w:marTop w:val="0"/>
              <w:marBottom w:val="0"/>
              <w:divBdr>
                <w:top w:val="none" w:sz="0" w:space="0" w:color="auto"/>
                <w:left w:val="none" w:sz="0" w:space="0" w:color="auto"/>
                <w:bottom w:val="none" w:sz="0" w:space="0" w:color="auto"/>
                <w:right w:val="none" w:sz="0" w:space="0" w:color="auto"/>
              </w:divBdr>
            </w:div>
            <w:div w:id="916784321">
              <w:marLeft w:val="0"/>
              <w:marRight w:val="0"/>
              <w:marTop w:val="0"/>
              <w:marBottom w:val="0"/>
              <w:divBdr>
                <w:top w:val="none" w:sz="0" w:space="0" w:color="auto"/>
                <w:left w:val="none" w:sz="0" w:space="0" w:color="auto"/>
                <w:bottom w:val="none" w:sz="0" w:space="0" w:color="auto"/>
                <w:right w:val="none" w:sz="0" w:space="0" w:color="auto"/>
              </w:divBdr>
            </w:div>
            <w:div w:id="918363818">
              <w:marLeft w:val="0"/>
              <w:marRight w:val="0"/>
              <w:marTop w:val="0"/>
              <w:marBottom w:val="0"/>
              <w:divBdr>
                <w:top w:val="none" w:sz="0" w:space="0" w:color="auto"/>
                <w:left w:val="none" w:sz="0" w:space="0" w:color="auto"/>
                <w:bottom w:val="none" w:sz="0" w:space="0" w:color="auto"/>
                <w:right w:val="none" w:sz="0" w:space="0" w:color="auto"/>
              </w:divBdr>
            </w:div>
            <w:div w:id="918442483">
              <w:marLeft w:val="0"/>
              <w:marRight w:val="0"/>
              <w:marTop w:val="0"/>
              <w:marBottom w:val="0"/>
              <w:divBdr>
                <w:top w:val="none" w:sz="0" w:space="0" w:color="auto"/>
                <w:left w:val="none" w:sz="0" w:space="0" w:color="auto"/>
                <w:bottom w:val="none" w:sz="0" w:space="0" w:color="auto"/>
                <w:right w:val="none" w:sz="0" w:space="0" w:color="auto"/>
              </w:divBdr>
            </w:div>
            <w:div w:id="918752501">
              <w:marLeft w:val="0"/>
              <w:marRight w:val="0"/>
              <w:marTop w:val="0"/>
              <w:marBottom w:val="0"/>
              <w:divBdr>
                <w:top w:val="none" w:sz="0" w:space="0" w:color="auto"/>
                <w:left w:val="none" w:sz="0" w:space="0" w:color="auto"/>
                <w:bottom w:val="none" w:sz="0" w:space="0" w:color="auto"/>
                <w:right w:val="none" w:sz="0" w:space="0" w:color="auto"/>
              </w:divBdr>
            </w:div>
            <w:div w:id="919481715">
              <w:marLeft w:val="0"/>
              <w:marRight w:val="0"/>
              <w:marTop w:val="0"/>
              <w:marBottom w:val="0"/>
              <w:divBdr>
                <w:top w:val="none" w:sz="0" w:space="0" w:color="auto"/>
                <w:left w:val="none" w:sz="0" w:space="0" w:color="auto"/>
                <w:bottom w:val="none" w:sz="0" w:space="0" w:color="auto"/>
                <w:right w:val="none" w:sz="0" w:space="0" w:color="auto"/>
              </w:divBdr>
            </w:div>
            <w:div w:id="919557585">
              <w:marLeft w:val="0"/>
              <w:marRight w:val="0"/>
              <w:marTop w:val="0"/>
              <w:marBottom w:val="0"/>
              <w:divBdr>
                <w:top w:val="none" w:sz="0" w:space="0" w:color="auto"/>
                <w:left w:val="none" w:sz="0" w:space="0" w:color="auto"/>
                <w:bottom w:val="none" w:sz="0" w:space="0" w:color="auto"/>
                <w:right w:val="none" w:sz="0" w:space="0" w:color="auto"/>
              </w:divBdr>
            </w:div>
            <w:div w:id="920715876">
              <w:marLeft w:val="0"/>
              <w:marRight w:val="0"/>
              <w:marTop w:val="0"/>
              <w:marBottom w:val="0"/>
              <w:divBdr>
                <w:top w:val="none" w:sz="0" w:space="0" w:color="auto"/>
                <w:left w:val="none" w:sz="0" w:space="0" w:color="auto"/>
                <w:bottom w:val="none" w:sz="0" w:space="0" w:color="auto"/>
                <w:right w:val="none" w:sz="0" w:space="0" w:color="auto"/>
              </w:divBdr>
            </w:div>
            <w:div w:id="922030074">
              <w:marLeft w:val="0"/>
              <w:marRight w:val="0"/>
              <w:marTop w:val="0"/>
              <w:marBottom w:val="0"/>
              <w:divBdr>
                <w:top w:val="none" w:sz="0" w:space="0" w:color="auto"/>
                <w:left w:val="none" w:sz="0" w:space="0" w:color="auto"/>
                <w:bottom w:val="none" w:sz="0" w:space="0" w:color="auto"/>
                <w:right w:val="none" w:sz="0" w:space="0" w:color="auto"/>
              </w:divBdr>
            </w:div>
            <w:div w:id="922835135">
              <w:marLeft w:val="0"/>
              <w:marRight w:val="0"/>
              <w:marTop w:val="0"/>
              <w:marBottom w:val="0"/>
              <w:divBdr>
                <w:top w:val="none" w:sz="0" w:space="0" w:color="auto"/>
                <w:left w:val="none" w:sz="0" w:space="0" w:color="auto"/>
                <w:bottom w:val="none" w:sz="0" w:space="0" w:color="auto"/>
                <w:right w:val="none" w:sz="0" w:space="0" w:color="auto"/>
              </w:divBdr>
            </w:div>
            <w:div w:id="923878161">
              <w:marLeft w:val="0"/>
              <w:marRight w:val="0"/>
              <w:marTop w:val="0"/>
              <w:marBottom w:val="0"/>
              <w:divBdr>
                <w:top w:val="none" w:sz="0" w:space="0" w:color="auto"/>
                <w:left w:val="none" w:sz="0" w:space="0" w:color="auto"/>
                <w:bottom w:val="none" w:sz="0" w:space="0" w:color="auto"/>
                <w:right w:val="none" w:sz="0" w:space="0" w:color="auto"/>
              </w:divBdr>
            </w:div>
            <w:div w:id="925462463">
              <w:marLeft w:val="0"/>
              <w:marRight w:val="0"/>
              <w:marTop w:val="0"/>
              <w:marBottom w:val="0"/>
              <w:divBdr>
                <w:top w:val="none" w:sz="0" w:space="0" w:color="auto"/>
                <w:left w:val="none" w:sz="0" w:space="0" w:color="auto"/>
                <w:bottom w:val="none" w:sz="0" w:space="0" w:color="auto"/>
                <w:right w:val="none" w:sz="0" w:space="0" w:color="auto"/>
              </w:divBdr>
            </w:div>
            <w:div w:id="926039282">
              <w:marLeft w:val="0"/>
              <w:marRight w:val="0"/>
              <w:marTop w:val="0"/>
              <w:marBottom w:val="0"/>
              <w:divBdr>
                <w:top w:val="none" w:sz="0" w:space="0" w:color="auto"/>
                <w:left w:val="none" w:sz="0" w:space="0" w:color="auto"/>
                <w:bottom w:val="none" w:sz="0" w:space="0" w:color="auto"/>
                <w:right w:val="none" w:sz="0" w:space="0" w:color="auto"/>
              </w:divBdr>
            </w:div>
            <w:div w:id="926690959">
              <w:marLeft w:val="0"/>
              <w:marRight w:val="0"/>
              <w:marTop w:val="0"/>
              <w:marBottom w:val="0"/>
              <w:divBdr>
                <w:top w:val="none" w:sz="0" w:space="0" w:color="auto"/>
                <w:left w:val="none" w:sz="0" w:space="0" w:color="auto"/>
                <w:bottom w:val="none" w:sz="0" w:space="0" w:color="auto"/>
                <w:right w:val="none" w:sz="0" w:space="0" w:color="auto"/>
              </w:divBdr>
            </w:div>
            <w:div w:id="926810574">
              <w:marLeft w:val="0"/>
              <w:marRight w:val="0"/>
              <w:marTop w:val="0"/>
              <w:marBottom w:val="0"/>
              <w:divBdr>
                <w:top w:val="none" w:sz="0" w:space="0" w:color="auto"/>
                <w:left w:val="none" w:sz="0" w:space="0" w:color="auto"/>
                <w:bottom w:val="none" w:sz="0" w:space="0" w:color="auto"/>
                <w:right w:val="none" w:sz="0" w:space="0" w:color="auto"/>
              </w:divBdr>
            </w:div>
            <w:div w:id="927420538">
              <w:marLeft w:val="0"/>
              <w:marRight w:val="0"/>
              <w:marTop w:val="0"/>
              <w:marBottom w:val="0"/>
              <w:divBdr>
                <w:top w:val="none" w:sz="0" w:space="0" w:color="auto"/>
                <w:left w:val="none" w:sz="0" w:space="0" w:color="auto"/>
                <w:bottom w:val="none" w:sz="0" w:space="0" w:color="auto"/>
                <w:right w:val="none" w:sz="0" w:space="0" w:color="auto"/>
              </w:divBdr>
            </w:div>
            <w:div w:id="931816054">
              <w:marLeft w:val="0"/>
              <w:marRight w:val="0"/>
              <w:marTop w:val="0"/>
              <w:marBottom w:val="0"/>
              <w:divBdr>
                <w:top w:val="none" w:sz="0" w:space="0" w:color="auto"/>
                <w:left w:val="none" w:sz="0" w:space="0" w:color="auto"/>
                <w:bottom w:val="none" w:sz="0" w:space="0" w:color="auto"/>
                <w:right w:val="none" w:sz="0" w:space="0" w:color="auto"/>
              </w:divBdr>
            </w:div>
            <w:div w:id="932469136">
              <w:marLeft w:val="0"/>
              <w:marRight w:val="0"/>
              <w:marTop w:val="0"/>
              <w:marBottom w:val="0"/>
              <w:divBdr>
                <w:top w:val="none" w:sz="0" w:space="0" w:color="auto"/>
                <w:left w:val="none" w:sz="0" w:space="0" w:color="auto"/>
                <w:bottom w:val="none" w:sz="0" w:space="0" w:color="auto"/>
                <w:right w:val="none" w:sz="0" w:space="0" w:color="auto"/>
              </w:divBdr>
            </w:div>
            <w:div w:id="936446048">
              <w:marLeft w:val="0"/>
              <w:marRight w:val="0"/>
              <w:marTop w:val="0"/>
              <w:marBottom w:val="0"/>
              <w:divBdr>
                <w:top w:val="none" w:sz="0" w:space="0" w:color="auto"/>
                <w:left w:val="none" w:sz="0" w:space="0" w:color="auto"/>
                <w:bottom w:val="none" w:sz="0" w:space="0" w:color="auto"/>
                <w:right w:val="none" w:sz="0" w:space="0" w:color="auto"/>
              </w:divBdr>
            </w:div>
            <w:div w:id="937904132">
              <w:marLeft w:val="0"/>
              <w:marRight w:val="0"/>
              <w:marTop w:val="0"/>
              <w:marBottom w:val="0"/>
              <w:divBdr>
                <w:top w:val="none" w:sz="0" w:space="0" w:color="auto"/>
                <w:left w:val="none" w:sz="0" w:space="0" w:color="auto"/>
                <w:bottom w:val="none" w:sz="0" w:space="0" w:color="auto"/>
                <w:right w:val="none" w:sz="0" w:space="0" w:color="auto"/>
              </w:divBdr>
            </w:div>
            <w:div w:id="938101724">
              <w:marLeft w:val="0"/>
              <w:marRight w:val="0"/>
              <w:marTop w:val="0"/>
              <w:marBottom w:val="0"/>
              <w:divBdr>
                <w:top w:val="none" w:sz="0" w:space="0" w:color="auto"/>
                <w:left w:val="none" w:sz="0" w:space="0" w:color="auto"/>
                <w:bottom w:val="none" w:sz="0" w:space="0" w:color="auto"/>
                <w:right w:val="none" w:sz="0" w:space="0" w:color="auto"/>
              </w:divBdr>
            </w:div>
            <w:div w:id="938370989">
              <w:marLeft w:val="0"/>
              <w:marRight w:val="0"/>
              <w:marTop w:val="0"/>
              <w:marBottom w:val="0"/>
              <w:divBdr>
                <w:top w:val="none" w:sz="0" w:space="0" w:color="auto"/>
                <w:left w:val="none" w:sz="0" w:space="0" w:color="auto"/>
                <w:bottom w:val="none" w:sz="0" w:space="0" w:color="auto"/>
                <w:right w:val="none" w:sz="0" w:space="0" w:color="auto"/>
              </w:divBdr>
            </w:div>
            <w:div w:id="940067344">
              <w:marLeft w:val="0"/>
              <w:marRight w:val="0"/>
              <w:marTop w:val="0"/>
              <w:marBottom w:val="0"/>
              <w:divBdr>
                <w:top w:val="none" w:sz="0" w:space="0" w:color="auto"/>
                <w:left w:val="none" w:sz="0" w:space="0" w:color="auto"/>
                <w:bottom w:val="none" w:sz="0" w:space="0" w:color="auto"/>
                <w:right w:val="none" w:sz="0" w:space="0" w:color="auto"/>
              </w:divBdr>
            </w:div>
            <w:div w:id="944269728">
              <w:marLeft w:val="0"/>
              <w:marRight w:val="0"/>
              <w:marTop w:val="0"/>
              <w:marBottom w:val="0"/>
              <w:divBdr>
                <w:top w:val="none" w:sz="0" w:space="0" w:color="auto"/>
                <w:left w:val="none" w:sz="0" w:space="0" w:color="auto"/>
                <w:bottom w:val="none" w:sz="0" w:space="0" w:color="auto"/>
                <w:right w:val="none" w:sz="0" w:space="0" w:color="auto"/>
              </w:divBdr>
            </w:div>
            <w:div w:id="944927207">
              <w:marLeft w:val="0"/>
              <w:marRight w:val="0"/>
              <w:marTop w:val="0"/>
              <w:marBottom w:val="0"/>
              <w:divBdr>
                <w:top w:val="none" w:sz="0" w:space="0" w:color="auto"/>
                <w:left w:val="none" w:sz="0" w:space="0" w:color="auto"/>
                <w:bottom w:val="none" w:sz="0" w:space="0" w:color="auto"/>
                <w:right w:val="none" w:sz="0" w:space="0" w:color="auto"/>
              </w:divBdr>
            </w:div>
            <w:div w:id="945623951">
              <w:marLeft w:val="0"/>
              <w:marRight w:val="0"/>
              <w:marTop w:val="0"/>
              <w:marBottom w:val="0"/>
              <w:divBdr>
                <w:top w:val="none" w:sz="0" w:space="0" w:color="auto"/>
                <w:left w:val="none" w:sz="0" w:space="0" w:color="auto"/>
                <w:bottom w:val="none" w:sz="0" w:space="0" w:color="auto"/>
                <w:right w:val="none" w:sz="0" w:space="0" w:color="auto"/>
              </w:divBdr>
            </w:div>
            <w:div w:id="946472579">
              <w:marLeft w:val="0"/>
              <w:marRight w:val="0"/>
              <w:marTop w:val="0"/>
              <w:marBottom w:val="0"/>
              <w:divBdr>
                <w:top w:val="none" w:sz="0" w:space="0" w:color="auto"/>
                <w:left w:val="none" w:sz="0" w:space="0" w:color="auto"/>
                <w:bottom w:val="none" w:sz="0" w:space="0" w:color="auto"/>
                <w:right w:val="none" w:sz="0" w:space="0" w:color="auto"/>
              </w:divBdr>
            </w:div>
            <w:div w:id="946738829">
              <w:marLeft w:val="0"/>
              <w:marRight w:val="0"/>
              <w:marTop w:val="0"/>
              <w:marBottom w:val="0"/>
              <w:divBdr>
                <w:top w:val="none" w:sz="0" w:space="0" w:color="auto"/>
                <w:left w:val="none" w:sz="0" w:space="0" w:color="auto"/>
                <w:bottom w:val="none" w:sz="0" w:space="0" w:color="auto"/>
                <w:right w:val="none" w:sz="0" w:space="0" w:color="auto"/>
              </w:divBdr>
            </w:div>
            <w:div w:id="950236171">
              <w:marLeft w:val="0"/>
              <w:marRight w:val="0"/>
              <w:marTop w:val="0"/>
              <w:marBottom w:val="0"/>
              <w:divBdr>
                <w:top w:val="none" w:sz="0" w:space="0" w:color="auto"/>
                <w:left w:val="none" w:sz="0" w:space="0" w:color="auto"/>
                <w:bottom w:val="none" w:sz="0" w:space="0" w:color="auto"/>
                <w:right w:val="none" w:sz="0" w:space="0" w:color="auto"/>
              </w:divBdr>
            </w:div>
            <w:div w:id="954141540">
              <w:marLeft w:val="0"/>
              <w:marRight w:val="0"/>
              <w:marTop w:val="0"/>
              <w:marBottom w:val="0"/>
              <w:divBdr>
                <w:top w:val="none" w:sz="0" w:space="0" w:color="auto"/>
                <w:left w:val="none" w:sz="0" w:space="0" w:color="auto"/>
                <w:bottom w:val="none" w:sz="0" w:space="0" w:color="auto"/>
                <w:right w:val="none" w:sz="0" w:space="0" w:color="auto"/>
              </w:divBdr>
            </w:div>
            <w:div w:id="956567290">
              <w:marLeft w:val="0"/>
              <w:marRight w:val="0"/>
              <w:marTop w:val="0"/>
              <w:marBottom w:val="0"/>
              <w:divBdr>
                <w:top w:val="none" w:sz="0" w:space="0" w:color="auto"/>
                <w:left w:val="none" w:sz="0" w:space="0" w:color="auto"/>
                <w:bottom w:val="none" w:sz="0" w:space="0" w:color="auto"/>
                <w:right w:val="none" w:sz="0" w:space="0" w:color="auto"/>
              </w:divBdr>
            </w:div>
            <w:div w:id="957105688">
              <w:marLeft w:val="0"/>
              <w:marRight w:val="0"/>
              <w:marTop w:val="0"/>
              <w:marBottom w:val="0"/>
              <w:divBdr>
                <w:top w:val="none" w:sz="0" w:space="0" w:color="auto"/>
                <w:left w:val="none" w:sz="0" w:space="0" w:color="auto"/>
                <w:bottom w:val="none" w:sz="0" w:space="0" w:color="auto"/>
                <w:right w:val="none" w:sz="0" w:space="0" w:color="auto"/>
              </w:divBdr>
            </w:div>
            <w:div w:id="961306780">
              <w:marLeft w:val="0"/>
              <w:marRight w:val="0"/>
              <w:marTop w:val="0"/>
              <w:marBottom w:val="0"/>
              <w:divBdr>
                <w:top w:val="none" w:sz="0" w:space="0" w:color="auto"/>
                <w:left w:val="none" w:sz="0" w:space="0" w:color="auto"/>
                <w:bottom w:val="none" w:sz="0" w:space="0" w:color="auto"/>
                <w:right w:val="none" w:sz="0" w:space="0" w:color="auto"/>
              </w:divBdr>
            </w:div>
            <w:div w:id="961693189">
              <w:marLeft w:val="0"/>
              <w:marRight w:val="0"/>
              <w:marTop w:val="0"/>
              <w:marBottom w:val="0"/>
              <w:divBdr>
                <w:top w:val="none" w:sz="0" w:space="0" w:color="auto"/>
                <w:left w:val="none" w:sz="0" w:space="0" w:color="auto"/>
                <w:bottom w:val="none" w:sz="0" w:space="0" w:color="auto"/>
                <w:right w:val="none" w:sz="0" w:space="0" w:color="auto"/>
              </w:divBdr>
            </w:div>
            <w:div w:id="963927304">
              <w:marLeft w:val="0"/>
              <w:marRight w:val="0"/>
              <w:marTop w:val="0"/>
              <w:marBottom w:val="0"/>
              <w:divBdr>
                <w:top w:val="none" w:sz="0" w:space="0" w:color="auto"/>
                <w:left w:val="none" w:sz="0" w:space="0" w:color="auto"/>
                <w:bottom w:val="none" w:sz="0" w:space="0" w:color="auto"/>
                <w:right w:val="none" w:sz="0" w:space="0" w:color="auto"/>
              </w:divBdr>
            </w:div>
            <w:div w:id="964043060">
              <w:marLeft w:val="0"/>
              <w:marRight w:val="0"/>
              <w:marTop w:val="0"/>
              <w:marBottom w:val="0"/>
              <w:divBdr>
                <w:top w:val="none" w:sz="0" w:space="0" w:color="auto"/>
                <w:left w:val="none" w:sz="0" w:space="0" w:color="auto"/>
                <w:bottom w:val="none" w:sz="0" w:space="0" w:color="auto"/>
                <w:right w:val="none" w:sz="0" w:space="0" w:color="auto"/>
              </w:divBdr>
            </w:div>
            <w:div w:id="965351979">
              <w:marLeft w:val="0"/>
              <w:marRight w:val="0"/>
              <w:marTop w:val="0"/>
              <w:marBottom w:val="0"/>
              <w:divBdr>
                <w:top w:val="none" w:sz="0" w:space="0" w:color="auto"/>
                <w:left w:val="none" w:sz="0" w:space="0" w:color="auto"/>
                <w:bottom w:val="none" w:sz="0" w:space="0" w:color="auto"/>
                <w:right w:val="none" w:sz="0" w:space="0" w:color="auto"/>
              </w:divBdr>
            </w:div>
            <w:div w:id="966398461">
              <w:marLeft w:val="0"/>
              <w:marRight w:val="0"/>
              <w:marTop w:val="0"/>
              <w:marBottom w:val="0"/>
              <w:divBdr>
                <w:top w:val="none" w:sz="0" w:space="0" w:color="auto"/>
                <w:left w:val="none" w:sz="0" w:space="0" w:color="auto"/>
                <w:bottom w:val="none" w:sz="0" w:space="0" w:color="auto"/>
                <w:right w:val="none" w:sz="0" w:space="0" w:color="auto"/>
              </w:divBdr>
            </w:div>
            <w:div w:id="967784341">
              <w:marLeft w:val="0"/>
              <w:marRight w:val="0"/>
              <w:marTop w:val="0"/>
              <w:marBottom w:val="0"/>
              <w:divBdr>
                <w:top w:val="none" w:sz="0" w:space="0" w:color="auto"/>
                <w:left w:val="none" w:sz="0" w:space="0" w:color="auto"/>
                <w:bottom w:val="none" w:sz="0" w:space="0" w:color="auto"/>
                <w:right w:val="none" w:sz="0" w:space="0" w:color="auto"/>
              </w:divBdr>
            </w:div>
            <w:div w:id="969090369">
              <w:marLeft w:val="0"/>
              <w:marRight w:val="0"/>
              <w:marTop w:val="0"/>
              <w:marBottom w:val="0"/>
              <w:divBdr>
                <w:top w:val="none" w:sz="0" w:space="0" w:color="auto"/>
                <w:left w:val="none" w:sz="0" w:space="0" w:color="auto"/>
                <w:bottom w:val="none" w:sz="0" w:space="0" w:color="auto"/>
                <w:right w:val="none" w:sz="0" w:space="0" w:color="auto"/>
              </w:divBdr>
            </w:div>
            <w:div w:id="973145708">
              <w:marLeft w:val="0"/>
              <w:marRight w:val="0"/>
              <w:marTop w:val="0"/>
              <w:marBottom w:val="0"/>
              <w:divBdr>
                <w:top w:val="none" w:sz="0" w:space="0" w:color="auto"/>
                <w:left w:val="none" w:sz="0" w:space="0" w:color="auto"/>
                <w:bottom w:val="none" w:sz="0" w:space="0" w:color="auto"/>
                <w:right w:val="none" w:sz="0" w:space="0" w:color="auto"/>
              </w:divBdr>
            </w:div>
            <w:div w:id="974678892">
              <w:marLeft w:val="0"/>
              <w:marRight w:val="0"/>
              <w:marTop w:val="0"/>
              <w:marBottom w:val="0"/>
              <w:divBdr>
                <w:top w:val="none" w:sz="0" w:space="0" w:color="auto"/>
                <w:left w:val="none" w:sz="0" w:space="0" w:color="auto"/>
                <w:bottom w:val="none" w:sz="0" w:space="0" w:color="auto"/>
                <w:right w:val="none" w:sz="0" w:space="0" w:color="auto"/>
              </w:divBdr>
            </w:div>
            <w:div w:id="976303607">
              <w:marLeft w:val="0"/>
              <w:marRight w:val="0"/>
              <w:marTop w:val="0"/>
              <w:marBottom w:val="0"/>
              <w:divBdr>
                <w:top w:val="none" w:sz="0" w:space="0" w:color="auto"/>
                <w:left w:val="none" w:sz="0" w:space="0" w:color="auto"/>
                <w:bottom w:val="none" w:sz="0" w:space="0" w:color="auto"/>
                <w:right w:val="none" w:sz="0" w:space="0" w:color="auto"/>
              </w:divBdr>
            </w:div>
            <w:div w:id="978613241">
              <w:marLeft w:val="0"/>
              <w:marRight w:val="0"/>
              <w:marTop w:val="0"/>
              <w:marBottom w:val="0"/>
              <w:divBdr>
                <w:top w:val="none" w:sz="0" w:space="0" w:color="auto"/>
                <w:left w:val="none" w:sz="0" w:space="0" w:color="auto"/>
                <w:bottom w:val="none" w:sz="0" w:space="0" w:color="auto"/>
                <w:right w:val="none" w:sz="0" w:space="0" w:color="auto"/>
              </w:divBdr>
            </w:div>
            <w:div w:id="982153651">
              <w:marLeft w:val="0"/>
              <w:marRight w:val="0"/>
              <w:marTop w:val="0"/>
              <w:marBottom w:val="0"/>
              <w:divBdr>
                <w:top w:val="none" w:sz="0" w:space="0" w:color="auto"/>
                <w:left w:val="none" w:sz="0" w:space="0" w:color="auto"/>
                <w:bottom w:val="none" w:sz="0" w:space="0" w:color="auto"/>
                <w:right w:val="none" w:sz="0" w:space="0" w:color="auto"/>
              </w:divBdr>
            </w:div>
            <w:div w:id="982278058">
              <w:marLeft w:val="0"/>
              <w:marRight w:val="0"/>
              <w:marTop w:val="0"/>
              <w:marBottom w:val="0"/>
              <w:divBdr>
                <w:top w:val="none" w:sz="0" w:space="0" w:color="auto"/>
                <w:left w:val="none" w:sz="0" w:space="0" w:color="auto"/>
                <w:bottom w:val="none" w:sz="0" w:space="0" w:color="auto"/>
                <w:right w:val="none" w:sz="0" w:space="0" w:color="auto"/>
              </w:divBdr>
            </w:div>
            <w:div w:id="982544072">
              <w:marLeft w:val="0"/>
              <w:marRight w:val="0"/>
              <w:marTop w:val="0"/>
              <w:marBottom w:val="0"/>
              <w:divBdr>
                <w:top w:val="none" w:sz="0" w:space="0" w:color="auto"/>
                <w:left w:val="none" w:sz="0" w:space="0" w:color="auto"/>
                <w:bottom w:val="none" w:sz="0" w:space="0" w:color="auto"/>
                <w:right w:val="none" w:sz="0" w:space="0" w:color="auto"/>
              </w:divBdr>
            </w:div>
            <w:div w:id="982585057">
              <w:marLeft w:val="0"/>
              <w:marRight w:val="0"/>
              <w:marTop w:val="0"/>
              <w:marBottom w:val="0"/>
              <w:divBdr>
                <w:top w:val="none" w:sz="0" w:space="0" w:color="auto"/>
                <w:left w:val="none" w:sz="0" w:space="0" w:color="auto"/>
                <w:bottom w:val="none" w:sz="0" w:space="0" w:color="auto"/>
                <w:right w:val="none" w:sz="0" w:space="0" w:color="auto"/>
              </w:divBdr>
            </w:div>
            <w:div w:id="983505420">
              <w:marLeft w:val="0"/>
              <w:marRight w:val="0"/>
              <w:marTop w:val="0"/>
              <w:marBottom w:val="0"/>
              <w:divBdr>
                <w:top w:val="none" w:sz="0" w:space="0" w:color="auto"/>
                <w:left w:val="none" w:sz="0" w:space="0" w:color="auto"/>
                <w:bottom w:val="none" w:sz="0" w:space="0" w:color="auto"/>
                <w:right w:val="none" w:sz="0" w:space="0" w:color="auto"/>
              </w:divBdr>
            </w:div>
            <w:div w:id="983704804">
              <w:marLeft w:val="0"/>
              <w:marRight w:val="0"/>
              <w:marTop w:val="0"/>
              <w:marBottom w:val="0"/>
              <w:divBdr>
                <w:top w:val="none" w:sz="0" w:space="0" w:color="auto"/>
                <w:left w:val="none" w:sz="0" w:space="0" w:color="auto"/>
                <w:bottom w:val="none" w:sz="0" w:space="0" w:color="auto"/>
                <w:right w:val="none" w:sz="0" w:space="0" w:color="auto"/>
              </w:divBdr>
            </w:div>
            <w:div w:id="985858223">
              <w:marLeft w:val="0"/>
              <w:marRight w:val="0"/>
              <w:marTop w:val="0"/>
              <w:marBottom w:val="0"/>
              <w:divBdr>
                <w:top w:val="none" w:sz="0" w:space="0" w:color="auto"/>
                <w:left w:val="none" w:sz="0" w:space="0" w:color="auto"/>
                <w:bottom w:val="none" w:sz="0" w:space="0" w:color="auto"/>
                <w:right w:val="none" w:sz="0" w:space="0" w:color="auto"/>
              </w:divBdr>
            </w:div>
            <w:div w:id="986320493">
              <w:marLeft w:val="0"/>
              <w:marRight w:val="0"/>
              <w:marTop w:val="0"/>
              <w:marBottom w:val="0"/>
              <w:divBdr>
                <w:top w:val="none" w:sz="0" w:space="0" w:color="auto"/>
                <w:left w:val="none" w:sz="0" w:space="0" w:color="auto"/>
                <w:bottom w:val="none" w:sz="0" w:space="0" w:color="auto"/>
                <w:right w:val="none" w:sz="0" w:space="0" w:color="auto"/>
              </w:divBdr>
            </w:div>
            <w:div w:id="987519503">
              <w:marLeft w:val="0"/>
              <w:marRight w:val="0"/>
              <w:marTop w:val="0"/>
              <w:marBottom w:val="0"/>
              <w:divBdr>
                <w:top w:val="none" w:sz="0" w:space="0" w:color="auto"/>
                <w:left w:val="none" w:sz="0" w:space="0" w:color="auto"/>
                <w:bottom w:val="none" w:sz="0" w:space="0" w:color="auto"/>
                <w:right w:val="none" w:sz="0" w:space="0" w:color="auto"/>
              </w:divBdr>
            </w:div>
            <w:div w:id="987898590">
              <w:marLeft w:val="0"/>
              <w:marRight w:val="0"/>
              <w:marTop w:val="0"/>
              <w:marBottom w:val="0"/>
              <w:divBdr>
                <w:top w:val="none" w:sz="0" w:space="0" w:color="auto"/>
                <w:left w:val="none" w:sz="0" w:space="0" w:color="auto"/>
                <w:bottom w:val="none" w:sz="0" w:space="0" w:color="auto"/>
                <w:right w:val="none" w:sz="0" w:space="0" w:color="auto"/>
              </w:divBdr>
            </w:div>
            <w:div w:id="988095024">
              <w:marLeft w:val="0"/>
              <w:marRight w:val="0"/>
              <w:marTop w:val="0"/>
              <w:marBottom w:val="0"/>
              <w:divBdr>
                <w:top w:val="none" w:sz="0" w:space="0" w:color="auto"/>
                <w:left w:val="none" w:sz="0" w:space="0" w:color="auto"/>
                <w:bottom w:val="none" w:sz="0" w:space="0" w:color="auto"/>
                <w:right w:val="none" w:sz="0" w:space="0" w:color="auto"/>
              </w:divBdr>
            </w:div>
            <w:div w:id="990864496">
              <w:marLeft w:val="0"/>
              <w:marRight w:val="0"/>
              <w:marTop w:val="0"/>
              <w:marBottom w:val="0"/>
              <w:divBdr>
                <w:top w:val="none" w:sz="0" w:space="0" w:color="auto"/>
                <w:left w:val="none" w:sz="0" w:space="0" w:color="auto"/>
                <w:bottom w:val="none" w:sz="0" w:space="0" w:color="auto"/>
                <w:right w:val="none" w:sz="0" w:space="0" w:color="auto"/>
              </w:divBdr>
            </w:div>
            <w:div w:id="991375183">
              <w:marLeft w:val="0"/>
              <w:marRight w:val="0"/>
              <w:marTop w:val="0"/>
              <w:marBottom w:val="0"/>
              <w:divBdr>
                <w:top w:val="none" w:sz="0" w:space="0" w:color="auto"/>
                <w:left w:val="none" w:sz="0" w:space="0" w:color="auto"/>
                <w:bottom w:val="none" w:sz="0" w:space="0" w:color="auto"/>
                <w:right w:val="none" w:sz="0" w:space="0" w:color="auto"/>
              </w:divBdr>
            </w:div>
            <w:div w:id="991787642">
              <w:marLeft w:val="0"/>
              <w:marRight w:val="0"/>
              <w:marTop w:val="0"/>
              <w:marBottom w:val="0"/>
              <w:divBdr>
                <w:top w:val="none" w:sz="0" w:space="0" w:color="auto"/>
                <w:left w:val="none" w:sz="0" w:space="0" w:color="auto"/>
                <w:bottom w:val="none" w:sz="0" w:space="0" w:color="auto"/>
                <w:right w:val="none" w:sz="0" w:space="0" w:color="auto"/>
              </w:divBdr>
            </w:div>
            <w:div w:id="992026040">
              <w:marLeft w:val="0"/>
              <w:marRight w:val="0"/>
              <w:marTop w:val="0"/>
              <w:marBottom w:val="0"/>
              <w:divBdr>
                <w:top w:val="none" w:sz="0" w:space="0" w:color="auto"/>
                <w:left w:val="none" w:sz="0" w:space="0" w:color="auto"/>
                <w:bottom w:val="none" w:sz="0" w:space="0" w:color="auto"/>
                <w:right w:val="none" w:sz="0" w:space="0" w:color="auto"/>
              </w:divBdr>
            </w:div>
            <w:div w:id="993920102">
              <w:marLeft w:val="0"/>
              <w:marRight w:val="0"/>
              <w:marTop w:val="0"/>
              <w:marBottom w:val="0"/>
              <w:divBdr>
                <w:top w:val="none" w:sz="0" w:space="0" w:color="auto"/>
                <w:left w:val="none" w:sz="0" w:space="0" w:color="auto"/>
                <w:bottom w:val="none" w:sz="0" w:space="0" w:color="auto"/>
                <w:right w:val="none" w:sz="0" w:space="0" w:color="auto"/>
              </w:divBdr>
            </w:div>
            <w:div w:id="994340186">
              <w:marLeft w:val="0"/>
              <w:marRight w:val="0"/>
              <w:marTop w:val="0"/>
              <w:marBottom w:val="0"/>
              <w:divBdr>
                <w:top w:val="none" w:sz="0" w:space="0" w:color="auto"/>
                <w:left w:val="none" w:sz="0" w:space="0" w:color="auto"/>
                <w:bottom w:val="none" w:sz="0" w:space="0" w:color="auto"/>
                <w:right w:val="none" w:sz="0" w:space="0" w:color="auto"/>
              </w:divBdr>
            </w:div>
            <w:div w:id="995033792">
              <w:marLeft w:val="0"/>
              <w:marRight w:val="0"/>
              <w:marTop w:val="0"/>
              <w:marBottom w:val="0"/>
              <w:divBdr>
                <w:top w:val="none" w:sz="0" w:space="0" w:color="auto"/>
                <w:left w:val="none" w:sz="0" w:space="0" w:color="auto"/>
                <w:bottom w:val="none" w:sz="0" w:space="0" w:color="auto"/>
                <w:right w:val="none" w:sz="0" w:space="0" w:color="auto"/>
              </w:divBdr>
            </w:div>
            <w:div w:id="995231955">
              <w:marLeft w:val="0"/>
              <w:marRight w:val="0"/>
              <w:marTop w:val="0"/>
              <w:marBottom w:val="0"/>
              <w:divBdr>
                <w:top w:val="none" w:sz="0" w:space="0" w:color="auto"/>
                <w:left w:val="none" w:sz="0" w:space="0" w:color="auto"/>
                <w:bottom w:val="none" w:sz="0" w:space="0" w:color="auto"/>
                <w:right w:val="none" w:sz="0" w:space="0" w:color="auto"/>
              </w:divBdr>
            </w:div>
            <w:div w:id="995961372">
              <w:marLeft w:val="0"/>
              <w:marRight w:val="0"/>
              <w:marTop w:val="0"/>
              <w:marBottom w:val="0"/>
              <w:divBdr>
                <w:top w:val="none" w:sz="0" w:space="0" w:color="auto"/>
                <w:left w:val="none" w:sz="0" w:space="0" w:color="auto"/>
                <w:bottom w:val="none" w:sz="0" w:space="0" w:color="auto"/>
                <w:right w:val="none" w:sz="0" w:space="0" w:color="auto"/>
              </w:divBdr>
            </w:div>
            <w:div w:id="996566938">
              <w:marLeft w:val="0"/>
              <w:marRight w:val="0"/>
              <w:marTop w:val="0"/>
              <w:marBottom w:val="0"/>
              <w:divBdr>
                <w:top w:val="none" w:sz="0" w:space="0" w:color="auto"/>
                <w:left w:val="none" w:sz="0" w:space="0" w:color="auto"/>
                <w:bottom w:val="none" w:sz="0" w:space="0" w:color="auto"/>
                <w:right w:val="none" w:sz="0" w:space="0" w:color="auto"/>
              </w:divBdr>
            </w:div>
            <w:div w:id="997461544">
              <w:marLeft w:val="0"/>
              <w:marRight w:val="0"/>
              <w:marTop w:val="0"/>
              <w:marBottom w:val="0"/>
              <w:divBdr>
                <w:top w:val="none" w:sz="0" w:space="0" w:color="auto"/>
                <w:left w:val="none" w:sz="0" w:space="0" w:color="auto"/>
                <w:bottom w:val="none" w:sz="0" w:space="0" w:color="auto"/>
                <w:right w:val="none" w:sz="0" w:space="0" w:color="auto"/>
              </w:divBdr>
            </w:div>
            <w:div w:id="998580117">
              <w:marLeft w:val="0"/>
              <w:marRight w:val="0"/>
              <w:marTop w:val="0"/>
              <w:marBottom w:val="0"/>
              <w:divBdr>
                <w:top w:val="none" w:sz="0" w:space="0" w:color="auto"/>
                <w:left w:val="none" w:sz="0" w:space="0" w:color="auto"/>
                <w:bottom w:val="none" w:sz="0" w:space="0" w:color="auto"/>
                <w:right w:val="none" w:sz="0" w:space="0" w:color="auto"/>
              </w:divBdr>
            </w:div>
            <w:div w:id="998659352">
              <w:marLeft w:val="0"/>
              <w:marRight w:val="0"/>
              <w:marTop w:val="0"/>
              <w:marBottom w:val="0"/>
              <w:divBdr>
                <w:top w:val="none" w:sz="0" w:space="0" w:color="auto"/>
                <w:left w:val="none" w:sz="0" w:space="0" w:color="auto"/>
                <w:bottom w:val="none" w:sz="0" w:space="0" w:color="auto"/>
                <w:right w:val="none" w:sz="0" w:space="0" w:color="auto"/>
              </w:divBdr>
            </w:div>
            <w:div w:id="1001618523">
              <w:marLeft w:val="0"/>
              <w:marRight w:val="0"/>
              <w:marTop w:val="0"/>
              <w:marBottom w:val="0"/>
              <w:divBdr>
                <w:top w:val="none" w:sz="0" w:space="0" w:color="auto"/>
                <w:left w:val="none" w:sz="0" w:space="0" w:color="auto"/>
                <w:bottom w:val="none" w:sz="0" w:space="0" w:color="auto"/>
                <w:right w:val="none" w:sz="0" w:space="0" w:color="auto"/>
              </w:divBdr>
            </w:div>
            <w:div w:id="1003236910">
              <w:marLeft w:val="0"/>
              <w:marRight w:val="0"/>
              <w:marTop w:val="0"/>
              <w:marBottom w:val="0"/>
              <w:divBdr>
                <w:top w:val="none" w:sz="0" w:space="0" w:color="auto"/>
                <w:left w:val="none" w:sz="0" w:space="0" w:color="auto"/>
                <w:bottom w:val="none" w:sz="0" w:space="0" w:color="auto"/>
                <w:right w:val="none" w:sz="0" w:space="0" w:color="auto"/>
              </w:divBdr>
            </w:div>
            <w:div w:id="1004164619">
              <w:marLeft w:val="0"/>
              <w:marRight w:val="0"/>
              <w:marTop w:val="0"/>
              <w:marBottom w:val="0"/>
              <w:divBdr>
                <w:top w:val="none" w:sz="0" w:space="0" w:color="auto"/>
                <w:left w:val="none" w:sz="0" w:space="0" w:color="auto"/>
                <w:bottom w:val="none" w:sz="0" w:space="0" w:color="auto"/>
                <w:right w:val="none" w:sz="0" w:space="0" w:color="auto"/>
              </w:divBdr>
            </w:div>
            <w:div w:id="1006787691">
              <w:marLeft w:val="0"/>
              <w:marRight w:val="0"/>
              <w:marTop w:val="0"/>
              <w:marBottom w:val="0"/>
              <w:divBdr>
                <w:top w:val="none" w:sz="0" w:space="0" w:color="auto"/>
                <w:left w:val="none" w:sz="0" w:space="0" w:color="auto"/>
                <w:bottom w:val="none" w:sz="0" w:space="0" w:color="auto"/>
                <w:right w:val="none" w:sz="0" w:space="0" w:color="auto"/>
              </w:divBdr>
            </w:div>
            <w:div w:id="1009916195">
              <w:marLeft w:val="0"/>
              <w:marRight w:val="0"/>
              <w:marTop w:val="0"/>
              <w:marBottom w:val="0"/>
              <w:divBdr>
                <w:top w:val="none" w:sz="0" w:space="0" w:color="auto"/>
                <w:left w:val="none" w:sz="0" w:space="0" w:color="auto"/>
                <w:bottom w:val="none" w:sz="0" w:space="0" w:color="auto"/>
                <w:right w:val="none" w:sz="0" w:space="0" w:color="auto"/>
              </w:divBdr>
            </w:div>
            <w:div w:id="1010832563">
              <w:marLeft w:val="0"/>
              <w:marRight w:val="0"/>
              <w:marTop w:val="0"/>
              <w:marBottom w:val="0"/>
              <w:divBdr>
                <w:top w:val="none" w:sz="0" w:space="0" w:color="auto"/>
                <w:left w:val="none" w:sz="0" w:space="0" w:color="auto"/>
                <w:bottom w:val="none" w:sz="0" w:space="0" w:color="auto"/>
                <w:right w:val="none" w:sz="0" w:space="0" w:color="auto"/>
              </w:divBdr>
            </w:div>
            <w:div w:id="1012029268">
              <w:marLeft w:val="0"/>
              <w:marRight w:val="0"/>
              <w:marTop w:val="0"/>
              <w:marBottom w:val="0"/>
              <w:divBdr>
                <w:top w:val="none" w:sz="0" w:space="0" w:color="auto"/>
                <w:left w:val="none" w:sz="0" w:space="0" w:color="auto"/>
                <w:bottom w:val="none" w:sz="0" w:space="0" w:color="auto"/>
                <w:right w:val="none" w:sz="0" w:space="0" w:color="auto"/>
              </w:divBdr>
            </w:div>
            <w:div w:id="1012679427">
              <w:marLeft w:val="0"/>
              <w:marRight w:val="0"/>
              <w:marTop w:val="0"/>
              <w:marBottom w:val="0"/>
              <w:divBdr>
                <w:top w:val="none" w:sz="0" w:space="0" w:color="auto"/>
                <w:left w:val="none" w:sz="0" w:space="0" w:color="auto"/>
                <w:bottom w:val="none" w:sz="0" w:space="0" w:color="auto"/>
                <w:right w:val="none" w:sz="0" w:space="0" w:color="auto"/>
              </w:divBdr>
            </w:div>
            <w:div w:id="1012998171">
              <w:marLeft w:val="0"/>
              <w:marRight w:val="0"/>
              <w:marTop w:val="0"/>
              <w:marBottom w:val="0"/>
              <w:divBdr>
                <w:top w:val="none" w:sz="0" w:space="0" w:color="auto"/>
                <w:left w:val="none" w:sz="0" w:space="0" w:color="auto"/>
                <w:bottom w:val="none" w:sz="0" w:space="0" w:color="auto"/>
                <w:right w:val="none" w:sz="0" w:space="0" w:color="auto"/>
              </w:divBdr>
            </w:div>
            <w:div w:id="1014039088">
              <w:marLeft w:val="0"/>
              <w:marRight w:val="0"/>
              <w:marTop w:val="0"/>
              <w:marBottom w:val="0"/>
              <w:divBdr>
                <w:top w:val="none" w:sz="0" w:space="0" w:color="auto"/>
                <w:left w:val="none" w:sz="0" w:space="0" w:color="auto"/>
                <w:bottom w:val="none" w:sz="0" w:space="0" w:color="auto"/>
                <w:right w:val="none" w:sz="0" w:space="0" w:color="auto"/>
              </w:divBdr>
            </w:div>
            <w:div w:id="1018046977">
              <w:marLeft w:val="0"/>
              <w:marRight w:val="0"/>
              <w:marTop w:val="0"/>
              <w:marBottom w:val="0"/>
              <w:divBdr>
                <w:top w:val="none" w:sz="0" w:space="0" w:color="auto"/>
                <w:left w:val="none" w:sz="0" w:space="0" w:color="auto"/>
                <w:bottom w:val="none" w:sz="0" w:space="0" w:color="auto"/>
                <w:right w:val="none" w:sz="0" w:space="0" w:color="auto"/>
              </w:divBdr>
            </w:div>
            <w:div w:id="1020738434">
              <w:marLeft w:val="0"/>
              <w:marRight w:val="0"/>
              <w:marTop w:val="0"/>
              <w:marBottom w:val="0"/>
              <w:divBdr>
                <w:top w:val="none" w:sz="0" w:space="0" w:color="auto"/>
                <w:left w:val="none" w:sz="0" w:space="0" w:color="auto"/>
                <w:bottom w:val="none" w:sz="0" w:space="0" w:color="auto"/>
                <w:right w:val="none" w:sz="0" w:space="0" w:color="auto"/>
              </w:divBdr>
            </w:div>
            <w:div w:id="1021972236">
              <w:marLeft w:val="0"/>
              <w:marRight w:val="0"/>
              <w:marTop w:val="0"/>
              <w:marBottom w:val="0"/>
              <w:divBdr>
                <w:top w:val="none" w:sz="0" w:space="0" w:color="auto"/>
                <w:left w:val="none" w:sz="0" w:space="0" w:color="auto"/>
                <w:bottom w:val="none" w:sz="0" w:space="0" w:color="auto"/>
                <w:right w:val="none" w:sz="0" w:space="0" w:color="auto"/>
              </w:divBdr>
            </w:div>
            <w:div w:id="1024134656">
              <w:marLeft w:val="0"/>
              <w:marRight w:val="0"/>
              <w:marTop w:val="0"/>
              <w:marBottom w:val="0"/>
              <w:divBdr>
                <w:top w:val="none" w:sz="0" w:space="0" w:color="auto"/>
                <w:left w:val="none" w:sz="0" w:space="0" w:color="auto"/>
                <w:bottom w:val="none" w:sz="0" w:space="0" w:color="auto"/>
                <w:right w:val="none" w:sz="0" w:space="0" w:color="auto"/>
              </w:divBdr>
            </w:div>
            <w:div w:id="1024674957">
              <w:marLeft w:val="0"/>
              <w:marRight w:val="0"/>
              <w:marTop w:val="0"/>
              <w:marBottom w:val="0"/>
              <w:divBdr>
                <w:top w:val="none" w:sz="0" w:space="0" w:color="auto"/>
                <w:left w:val="none" w:sz="0" w:space="0" w:color="auto"/>
                <w:bottom w:val="none" w:sz="0" w:space="0" w:color="auto"/>
                <w:right w:val="none" w:sz="0" w:space="0" w:color="auto"/>
              </w:divBdr>
            </w:div>
            <w:div w:id="1030034092">
              <w:marLeft w:val="0"/>
              <w:marRight w:val="0"/>
              <w:marTop w:val="0"/>
              <w:marBottom w:val="0"/>
              <w:divBdr>
                <w:top w:val="none" w:sz="0" w:space="0" w:color="auto"/>
                <w:left w:val="none" w:sz="0" w:space="0" w:color="auto"/>
                <w:bottom w:val="none" w:sz="0" w:space="0" w:color="auto"/>
                <w:right w:val="none" w:sz="0" w:space="0" w:color="auto"/>
              </w:divBdr>
            </w:div>
            <w:div w:id="1030491414">
              <w:marLeft w:val="0"/>
              <w:marRight w:val="0"/>
              <w:marTop w:val="0"/>
              <w:marBottom w:val="0"/>
              <w:divBdr>
                <w:top w:val="none" w:sz="0" w:space="0" w:color="auto"/>
                <w:left w:val="none" w:sz="0" w:space="0" w:color="auto"/>
                <w:bottom w:val="none" w:sz="0" w:space="0" w:color="auto"/>
                <w:right w:val="none" w:sz="0" w:space="0" w:color="auto"/>
              </w:divBdr>
            </w:div>
            <w:div w:id="1030491450">
              <w:marLeft w:val="0"/>
              <w:marRight w:val="0"/>
              <w:marTop w:val="0"/>
              <w:marBottom w:val="0"/>
              <w:divBdr>
                <w:top w:val="none" w:sz="0" w:space="0" w:color="auto"/>
                <w:left w:val="none" w:sz="0" w:space="0" w:color="auto"/>
                <w:bottom w:val="none" w:sz="0" w:space="0" w:color="auto"/>
                <w:right w:val="none" w:sz="0" w:space="0" w:color="auto"/>
              </w:divBdr>
            </w:div>
            <w:div w:id="1031566246">
              <w:marLeft w:val="0"/>
              <w:marRight w:val="0"/>
              <w:marTop w:val="0"/>
              <w:marBottom w:val="0"/>
              <w:divBdr>
                <w:top w:val="none" w:sz="0" w:space="0" w:color="auto"/>
                <w:left w:val="none" w:sz="0" w:space="0" w:color="auto"/>
                <w:bottom w:val="none" w:sz="0" w:space="0" w:color="auto"/>
                <w:right w:val="none" w:sz="0" w:space="0" w:color="auto"/>
              </w:divBdr>
            </w:div>
            <w:div w:id="1032801138">
              <w:marLeft w:val="0"/>
              <w:marRight w:val="0"/>
              <w:marTop w:val="0"/>
              <w:marBottom w:val="0"/>
              <w:divBdr>
                <w:top w:val="none" w:sz="0" w:space="0" w:color="auto"/>
                <w:left w:val="none" w:sz="0" w:space="0" w:color="auto"/>
                <w:bottom w:val="none" w:sz="0" w:space="0" w:color="auto"/>
                <w:right w:val="none" w:sz="0" w:space="0" w:color="auto"/>
              </w:divBdr>
            </w:div>
            <w:div w:id="1033656328">
              <w:marLeft w:val="0"/>
              <w:marRight w:val="0"/>
              <w:marTop w:val="0"/>
              <w:marBottom w:val="0"/>
              <w:divBdr>
                <w:top w:val="none" w:sz="0" w:space="0" w:color="auto"/>
                <w:left w:val="none" w:sz="0" w:space="0" w:color="auto"/>
                <w:bottom w:val="none" w:sz="0" w:space="0" w:color="auto"/>
                <w:right w:val="none" w:sz="0" w:space="0" w:color="auto"/>
              </w:divBdr>
            </w:div>
            <w:div w:id="1034580687">
              <w:marLeft w:val="0"/>
              <w:marRight w:val="0"/>
              <w:marTop w:val="0"/>
              <w:marBottom w:val="0"/>
              <w:divBdr>
                <w:top w:val="none" w:sz="0" w:space="0" w:color="auto"/>
                <w:left w:val="none" w:sz="0" w:space="0" w:color="auto"/>
                <w:bottom w:val="none" w:sz="0" w:space="0" w:color="auto"/>
                <w:right w:val="none" w:sz="0" w:space="0" w:color="auto"/>
              </w:divBdr>
            </w:div>
            <w:div w:id="1035158117">
              <w:marLeft w:val="0"/>
              <w:marRight w:val="0"/>
              <w:marTop w:val="0"/>
              <w:marBottom w:val="0"/>
              <w:divBdr>
                <w:top w:val="none" w:sz="0" w:space="0" w:color="auto"/>
                <w:left w:val="none" w:sz="0" w:space="0" w:color="auto"/>
                <w:bottom w:val="none" w:sz="0" w:space="0" w:color="auto"/>
                <w:right w:val="none" w:sz="0" w:space="0" w:color="auto"/>
              </w:divBdr>
            </w:div>
            <w:div w:id="1035230293">
              <w:marLeft w:val="0"/>
              <w:marRight w:val="0"/>
              <w:marTop w:val="0"/>
              <w:marBottom w:val="0"/>
              <w:divBdr>
                <w:top w:val="none" w:sz="0" w:space="0" w:color="auto"/>
                <w:left w:val="none" w:sz="0" w:space="0" w:color="auto"/>
                <w:bottom w:val="none" w:sz="0" w:space="0" w:color="auto"/>
                <w:right w:val="none" w:sz="0" w:space="0" w:color="auto"/>
              </w:divBdr>
            </w:div>
            <w:div w:id="1035933320">
              <w:marLeft w:val="0"/>
              <w:marRight w:val="0"/>
              <w:marTop w:val="0"/>
              <w:marBottom w:val="0"/>
              <w:divBdr>
                <w:top w:val="none" w:sz="0" w:space="0" w:color="auto"/>
                <w:left w:val="none" w:sz="0" w:space="0" w:color="auto"/>
                <w:bottom w:val="none" w:sz="0" w:space="0" w:color="auto"/>
                <w:right w:val="none" w:sz="0" w:space="0" w:color="auto"/>
              </w:divBdr>
            </w:div>
            <w:div w:id="1036471768">
              <w:marLeft w:val="0"/>
              <w:marRight w:val="0"/>
              <w:marTop w:val="0"/>
              <w:marBottom w:val="0"/>
              <w:divBdr>
                <w:top w:val="none" w:sz="0" w:space="0" w:color="auto"/>
                <w:left w:val="none" w:sz="0" w:space="0" w:color="auto"/>
                <w:bottom w:val="none" w:sz="0" w:space="0" w:color="auto"/>
                <w:right w:val="none" w:sz="0" w:space="0" w:color="auto"/>
              </w:divBdr>
            </w:div>
            <w:div w:id="1037196435">
              <w:marLeft w:val="0"/>
              <w:marRight w:val="0"/>
              <w:marTop w:val="0"/>
              <w:marBottom w:val="0"/>
              <w:divBdr>
                <w:top w:val="none" w:sz="0" w:space="0" w:color="auto"/>
                <w:left w:val="none" w:sz="0" w:space="0" w:color="auto"/>
                <w:bottom w:val="none" w:sz="0" w:space="0" w:color="auto"/>
                <w:right w:val="none" w:sz="0" w:space="0" w:color="auto"/>
              </w:divBdr>
            </w:div>
            <w:div w:id="1037196656">
              <w:marLeft w:val="0"/>
              <w:marRight w:val="0"/>
              <w:marTop w:val="0"/>
              <w:marBottom w:val="0"/>
              <w:divBdr>
                <w:top w:val="none" w:sz="0" w:space="0" w:color="auto"/>
                <w:left w:val="none" w:sz="0" w:space="0" w:color="auto"/>
                <w:bottom w:val="none" w:sz="0" w:space="0" w:color="auto"/>
                <w:right w:val="none" w:sz="0" w:space="0" w:color="auto"/>
              </w:divBdr>
            </w:div>
            <w:div w:id="1039359774">
              <w:marLeft w:val="0"/>
              <w:marRight w:val="0"/>
              <w:marTop w:val="0"/>
              <w:marBottom w:val="0"/>
              <w:divBdr>
                <w:top w:val="none" w:sz="0" w:space="0" w:color="auto"/>
                <w:left w:val="none" w:sz="0" w:space="0" w:color="auto"/>
                <w:bottom w:val="none" w:sz="0" w:space="0" w:color="auto"/>
                <w:right w:val="none" w:sz="0" w:space="0" w:color="auto"/>
              </w:divBdr>
            </w:div>
            <w:div w:id="1040591171">
              <w:marLeft w:val="0"/>
              <w:marRight w:val="0"/>
              <w:marTop w:val="0"/>
              <w:marBottom w:val="0"/>
              <w:divBdr>
                <w:top w:val="none" w:sz="0" w:space="0" w:color="auto"/>
                <w:left w:val="none" w:sz="0" w:space="0" w:color="auto"/>
                <w:bottom w:val="none" w:sz="0" w:space="0" w:color="auto"/>
                <w:right w:val="none" w:sz="0" w:space="0" w:color="auto"/>
              </w:divBdr>
            </w:div>
            <w:div w:id="1041590694">
              <w:marLeft w:val="0"/>
              <w:marRight w:val="0"/>
              <w:marTop w:val="0"/>
              <w:marBottom w:val="0"/>
              <w:divBdr>
                <w:top w:val="none" w:sz="0" w:space="0" w:color="auto"/>
                <w:left w:val="none" w:sz="0" w:space="0" w:color="auto"/>
                <w:bottom w:val="none" w:sz="0" w:space="0" w:color="auto"/>
                <w:right w:val="none" w:sz="0" w:space="0" w:color="auto"/>
              </w:divBdr>
            </w:div>
            <w:div w:id="1041637197">
              <w:marLeft w:val="0"/>
              <w:marRight w:val="0"/>
              <w:marTop w:val="0"/>
              <w:marBottom w:val="0"/>
              <w:divBdr>
                <w:top w:val="none" w:sz="0" w:space="0" w:color="auto"/>
                <w:left w:val="none" w:sz="0" w:space="0" w:color="auto"/>
                <w:bottom w:val="none" w:sz="0" w:space="0" w:color="auto"/>
                <w:right w:val="none" w:sz="0" w:space="0" w:color="auto"/>
              </w:divBdr>
            </w:div>
            <w:div w:id="1043870366">
              <w:marLeft w:val="0"/>
              <w:marRight w:val="0"/>
              <w:marTop w:val="0"/>
              <w:marBottom w:val="0"/>
              <w:divBdr>
                <w:top w:val="none" w:sz="0" w:space="0" w:color="auto"/>
                <w:left w:val="none" w:sz="0" w:space="0" w:color="auto"/>
                <w:bottom w:val="none" w:sz="0" w:space="0" w:color="auto"/>
                <w:right w:val="none" w:sz="0" w:space="0" w:color="auto"/>
              </w:divBdr>
            </w:div>
            <w:div w:id="1044671543">
              <w:marLeft w:val="0"/>
              <w:marRight w:val="0"/>
              <w:marTop w:val="0"/>
              <w:marBottom w:val="0"/>
              <w:divBdr>
                <w:top w:val="none" w:sz="0" w:space="0" w:color="auto"/>
                <w:left w:val="none" w:sz="0" w:space="0" w:color="auto"/>
                <w:bottom w:val="none" w:sz="0" w:space="0" w:color="auto"/>
                <w:right w:val="none" w:sz="0" w:space="0" w:color="auto"/>
              </w:divBdr>
            </w:div>
            <w:div w:id="1045369630">
              <w:marLeft w:val="0"/>
              <w:marRight w:val="0"/>
              <w:marTop w:val="0"/>
              <w:marBottom w:val="0"/>
              <w:divBdr>
                <w:top w:val="none" w:sz="0" w:space="0" w:color="auto"/>
                <w:left w:val="none" w:sz="0" w:space="0" w:color="auto"/>
                <w:bottom w:val="none" w:sz="0" w:space="0" w:color="auto"/>
                <w:right w:val="none" w:sz="0" w:space="0" w:color="auto"/>
              </w:divBdr>
            </w:div>
            <w:div w:id="1045760877">
              <w:marLeft w:val="0"/>
              <w:marRight w:val="0"/>
              <w:marTop w:val="0"/>
              <w:marBottom w:val="0"/>
              <w:divBdr>
                <w:top w:val="none" w:sz="0" w:space="0" w:color="auto"/>
                <w:left w:val="none" w:sz="0" w:space="0" w:color="auto"/>
                <w:bottom w:val="none" w:sz="0" w:space="0" w:color="auto"/>
                <w:right w:val="none" w:sz="0" w:space="0" w:color="auto"/>
              </w:divBdr>
            </w:div>
            <w:div w:id="1049494256">
              <w:marLeft w:val="0"/>
              <w:marRight w:val="0"/>
              <w:marTop w:val="0"/>
              <w:marBottom w:val="0"/>
              <w:divBdr>
                <w:top w:val="none" w:sz="0" w:space="0" w:color="auto"/>
                <w:left w:val="none" w:sz="0" w:space="0" w:color="auto"/>
                <w:bottom w:val="none" w:sz="0" w:space="0" w:color="auto"/>
                <w:right w:val="none" w:sz="0" w:space="0" w:color="auto"/>
              </w:divBdr>
            </w:div>
            <w:div w:id="1053507850">
              <w:marLeft w:val="0"/>
              <w:marRight w:val="0"/>
              <w:marTop w:val="0"/>
              <w:marBottom w:val="0"/>
              <w:divBdr>
                <w:top w:val="none" w:sz="0" w:space="0" w:color="auto"/>
                <w:left w:val="none" w:sz="0" w:space="0" w:color="auto"/>
                <w:bottom w:val="none" w:sz="0" w:space="0" w:color="auto"/>
                <w:right w:val="none" w:sz="0" w:space="0" w:color="auto"/>
              </w:divBdr>
            </w:div>
            <w:div w:id="1054239367">
              <w:marLeft w:val="0"/>
              <w:marRight w:val="0"/>
              <w:marTop w:val="0"/>
              <w:marBottom w:val="0"/>
              <w:divBdr>
                <w:top w:val="none" w:sz="0" w:space="0" w:color="auto"/>
                <w:left w:val="none" w:sz="0" w:space="0" w:color="auto"/>
                <w:bottom w:val="none" w:sz="0" w:space="0" w:color="auto"/>
                <w:right w:val="none" w:sz="0" w:space="0" w:color="auto"/>
              </w:divBdr>
            </w:div>
            <w:div w:id="1056665424">
              <w:marLeft w:val="0"/>
              <w:marRight w:val="0"/>
              <w:marTop w:val="0"/>
              <w:marBottom w:val="0"/>
              <w:divBdr>
                <w:top w:val="none" w:sz="0" w:space="0" w:color="auto"/>
                <w:left w:val="none" w:sz="0" w:space="0" w:color="auto"/>
                <w:bottom w:val="none" w:sz="0" w:space="0" w:color="auto"/>
                <w:right w:val="none" w:sz="0" w:space="0" w:color="auto"/>
              </w:divBdr>
            </w:div>
            <w:div w:id="1059212112">
              <w:marLeft w:val="0"/>
              <w:marRight w:val="0"/>
              <w:marTop w:val="0"/>
              <w:marBottom w:val="0"/>
              <w:divBdr>
                <w:top w:val="none" w:sz="0" w:space="0" w:color="auto"/>
                <w:left w:val="none" w:sz="0" w:space="0" w:color="auto"/>
                <w:bottom w:val="none" w:sz="0" w:space="0" w:color="auto"/>
                <w:right w:val="none" w:sz="0" w:space="0" w:color="auto"/>
              </w:divBdr>
            </w:div>
            <w:div w:id="1059861124">
              <w:marLeft w:val="0"/>
              <w:marRight w:val="0"/>
              <w:marTop w:val="0"/>
              <w:marBottom w:val="0"/>
              <w:divBdr>
                <w:top w:val="none" w:sz="0" w:space="0" w:color="auto"/>
                <w:left w:val="none" w:sz="0" w:space="0" w:color="auto"/>
                <w:bottom w:val="none" w:sz="0" w:space="0" w:color="auto"/>
                <w:right w:val="none" w:sz="0" w:space="0" w:color="auto"/>
              </w:divBdr>
            </w:div>
            <w:div w:id="1061246182">
              <w:marLeft w:val="0"/>
              <w:marRight w:val="0"/>
              <w:marTop w:val="0"/>
              <w:marBottom w:val="0"/>
              <w:divBdr>
                <w:top w:val="none" w:sz="0" w:space="0" w:color="auto"/>
                <w:left w:val="none" w:sz="0" w:space="0" w:color="auto"/>
                <w:bottom w:val="none" w:sz="0" w:space="0" w:color="auto"/>
                <w:right w:val="none" w:sz="0" w:space="0" w:color="auto"/>
              </w:divBdr>
            </w:div>
            <w:div w:id="1061639107">
              <w:marLeft w:val="0"/>
              <w:marRight w:val="0"/>
              <w:marTop w:val="0"/>
              <w:marBottom w:val="0"/>
              <w:divBdr>
                <w:top w:val="none" w:sz="0" w:space="0" w:color="auto"/>
                <w:left w:val="none" w:sz="0" w:space="0" w:color="auto"/>
                <w:bottom w:val="none" w:sz="0" w:space="0" w:color="auto"/>
                <w:right w:val="none" w:sz="0" w:space="0" w:color="auto"/>
              </w:divBdr>
            </w:div>
            <w:div w:id="1062404539">
              <w:marLeft w:val="0"/>
              <w:marRight w:val="0"/>
              <w:marTop w:val="0"/>
              <w:marBottom w:val="0"/>
              <w:divBdr>
                <w:top w:val="none" w:sz="0" w:space="0" w:color="auto"/>
                <w:left w:val="none" w:sz="0" w:space="0" w:color="auto"/>
                <w:bottom w:val="none" w:sz="0" w:space="0" w:color="auto"/>
                <w:right w:val="none" w:sz="0" w:space="0" w:color="auto"/>
              </w:divBdr>
            </w:div>
            <w:div w:id="1063791983">
              <w:marLeft w:val="0"/>
              <w:marRight w:val="0"/>
              <w:marTop w:val="0"/>
              <w:marBottom w:val="0"/>
              <w:divBdr>
                <w:top w:val="none" w:sz="0" w:space="0" w:color="auto"/>
                <w:left w:val="none" w:sz="0" w:space="0" w:color="auto"/>
                <w:bottom w:val="none" w:sz="0" w:space="0" w:color="auto"/>
                <w:right w:val="none" w:sz="0" w:space="0" w:color="auto"/>
              </w:divBdr>
            </w:div>
            <w:div w:id="1064376638">
              <w:marLeft w:val="0"/>
              <w:marRight w:val="0"/>
              <w:marTop w:val="0"/>
              <w:marBottom w:val="0"/>
              <w:divBdr>
                <w:top w:val="none" w:sz="0" w:space="0" w:color="auto"/>
                <w:left w:val="none" w:sz="0" w:space="0" w:color="auto"/>
                <w:bottom w:val="none" w:sz="0" w:space="0" w:color="auto"/>
                <w:right w:val="none" w:sz="0" w:space="0" w:color="auto"/>
              </w:divBdr>
            </w:div>
            <w:div w:id="1065303584">
              <w:marLeft w:val="0"/>
              <w:marRight w:val="0"/>
              <w:marTop w:val="0"/>
              <w:marBottom w:val="0"/>
              <w:divBdr>
                <w:top w:val="none" w:sz="0" w:space="0" w:color="auto"/>
                <w:left w:val="none" w:sz="0" w:space="0" w:color="auto"/>
                <w:bottom w:val="none" w:sz="0" w:space="0" w:color="auto"/>
                <w:right w:val="none" w:sz="0" w:space="0" w:color="auto"/>
              </w:divBdr>
            </w:div>
            <w:div w:id="1067067876">
              <w:marLeft w:val="0"/>
              <w:marRight w:val="0"/>
              <w:marTop w:val="0"/>
              <w:marBottom w:val="0"/>
              <w:divBdr>
                <w:top w:val="none" w:sz="0" w:space="0" w:color="auto"/>
                <w:left w:val="none" w:sz="0" w:space="0" w:color="auto"/>
                <w:bottom w:val="none" w:sz="0" w:space="0" w:color="auto"/>
                <w:right w:val="none" w:sz="0" w:space="0" w:color="auto"/>
              </w:divBdr>
            </w:div>
            <w:div w:id="1068966539">
              <w:marLeft w:val="0"/>
              <w:marRight w:val="0"/>
              <w:marTop w:val="0"/>
              <w:marBottom w:val="0"/>
              <w:divBdr>
                <w:top w:val="none" w:sz="0" w:space="0" w:color="auto"/>
                <w:left w:val="none" w:sz="0" w:space="0" w:color="auto"/>
                <w:bottom w:val="none" w:sz="0" w:space="0" w:color="auto"/>
                <w:right w:val="none" w:sz="0" w:space="0" w:color="auto"/>
              </w:divBdr>
            </w:div>
            <w:div w:id="1069037445">
              <w:marLeft w:val="0"/>
              <w:marRight w:val="0"/>
              <w:marTop w:val="0"/>
              <w:marBottom w:val="0"/>
              <w:divBdr>
                <w:top w:val="none" w:sz="0" w:space="0" w:color="auto"/>
                <w:left w:val="none" w:sz="0" w:space="0" w:color="auto"/>
                <w:bottom w:val="none" w:sz="0" w:space="0" w:color="auto"/>
                <w:right w:val="none" w:sz="0" w:space="0" w:color="auto"/>
              </w:divBdr>
            </w:div>
            <w:div w:id="1071276732">
              <w:marLeft w:val="0"/>
              <w:marRight w:val="0"/>
              <w:marTop w:val="0"/>
              <w:marBottom w:val="0"/>
              <w:divBdr>
                <w:top w:val="none" w:sz="0" w:space="0" w:color="auto"/>
                <w:left w:val="none" w:sz="0" w:space="0" w:color="auto"/>
                <w:bottom w:val="none" w:sz="0" w:space="0" w:color="auto"/>
                <w:right w:val="none" w:sz="0" w:space="0" w:color="auto"/>
              </w:divBdr>
            </w:div>
            <w:div w:id="1074595106">
              <w:marLeft w:val="0"/>
              <w:marRight w:val="0"/>
              <w:marTop w:val="0"/>
              <w:marBottom w:val="0"/>
              <w:divBdr>
                <w:top w:val="none" w:sz="0" w:space="0" w:color="auto"/>
                <w:left w:val="none" w:sz="0" w:space="0" w:color="auto"/>
                <w:bottom w:val="none" w:sz="0" w:space="0" w:color="auto"/>
                <w:right w:val="none" w:sz="0" w:space="0" w:color="auto"/>
              </w:divBdr>
            </w:div>
            <w:div w:id="1078136927">
              <w:marLeft w:val="0"/>
              <w:marRight w:val="0"/>
              <w:marTop w:val="0"/>
              <w:marBottom w:val="0"/>
              <w:divBdr>
                <w:top w:val="none" w:sz="0" w:space="0" w:color="auto"/>
                <w:left w:val="none" w:sz="0" w:space="0" w:color="auto"/>
                <w:bottom w:val="none" w:sz="0" w:space="0" w:color="auto"/>
                <w:right w:val="none" w:sz="0" w:space="0" w:color="auto"/>
              </w:divBdr>
            </w:div>
            <w:div w:id="1080520353">
              <w:marLeft w:val="0"/>
              <w:marRight w:val="0"/>
              <w:marTop w:val="0"/>
              <w:marBottom w:val="0"/>
              <w:divBdr>
                <w:top w:val="none" w:sz="0" w:space="0" w:color="auto"/>
                <w:left w:val="none" w:sz="0" w:space="0" w:color="auto"/>
                <w:bottom w:val="none" w:sz="0" w:space="0" w:color="auto"/>
                <w:right w:val="none" w:sz="0" w:space="0" w:color="auto"/>
              </w:divBdr>
            </w:div>
            <w:div w:id="1081372654">
              <w:marLeft w:val="0"/>
              <w:marRight w:val="0"/>
              <w:marTop w:val="0"/>
              <w:marBottom w:val="0"/>
              <w:divBdr>
                <w:top w:val="none" w:sz="0" w:space="0" w:color="auto"/>
                <w:left w:val="none" w:sz="0" w:space="0" w:color="auto"/>
                <w:bottom w:val="none" w:sz="0" w:space="0" w:color="auto"/>
                <w:right w:val="none" w:sz="0" w:space="0" w:color="auto"/>
              </w:divBdr>
            </w:div>
            <w:div w:id="1082332628">
              <w:marLeft w:val="0"/>
              <w:marRight w:val="0"/>
              <w:marTop w:val="0"/>
              <w:marBottom w:val="0"/>
              <w:divBdr>
                <w:top w:val="none" w:sz="0" w:space="0" w:color="auto"/>
                <w:left w:val="none" w:sz="0" w:space="0" w:color="auto"/>
                <w:bottom w:val="none" w:sz="0" w:space="0" w:color="auto"/>
                <w:right w:val="none" w:sz="0" w:space="0" w:color="auto"/>
              </w:divBdr>
            </w:div>
            <w:div w:id="1082486667">
              <w:marLeft w:val="0"/>
              <w:marRight w:val="0"/>
              <w:marTop w:val="0"/>
              <w:marBottom w:val="0"/>
              <w:divBdr>
                <w:top w:val="none" w:sz="0" w:space="0" w:color="auto"/>
                <w:left w:val="none" w:sz="0" w:space="0" w:color="auto"/>
                <w:bottom w:val="none" w:sz="0" w:space="0" w:color="auto"/>
                <w:right w:val="none" w:sz="0" w:space="0" w:color="auto"/>
              </w:divBdr>
            </w:div>
            <w:div w:id="1084381057">
              <w:marLeft w:val="0"/>
              <w:marRight w:val="0"/>
              <w:marTop w:val="0"/>
              <w:marBottom w:val="0"/>
              <w:divBdr>
                <w:top w:val="none" w:sz="0" w:space="0" w:color="auto"/>
                <w:left w:val="none" w:sz="0" w:space="0" w:color="auto"/>
                <w:bottom w:val="none" w:sz="0" w:space="0" w:color="auto"/>
                <w:right w:val="none" w:sz="0" w:space="0" w:color="auto"/>
              </w:divBdr>
            </w:div>
            <w:div w:id="1085226285">
              <w:marLeft w:val="0"/>
              <w:marRight w:val="0"/>
              <w:marTop w:val="0"/>
              <w:marBottom w:val="0"/>
              <w:divBdr>
                <w:top w:val="none" w:sz="0" w:space="0" w:color="auto"/>
                <w:left w:val="none" w:sz="0" w:space="0" w:color="auto"/>
                <w:bottom w:val="none" w:sz="0" w:space="0" w:color="auto"/>
                <w:right w:val="none" w:sz="0" w:space="0" w:color="auto"/>
              </w:divBdr>
            </w:div>
            <w:div w:id="1086419044">
              <w:marLeft w:val="0"/>
              <w:marRight w:val="0"/>
              <w:marTop w:val="0"/>
              <w:marBottom w:val="0"/>
              <w:divBdr>
                <w:top w:val="none" w:sz="0" w:space="0" w:color="auto"/>
                <w:left w:val="none" w:sz="0" w:space="0" w:color="auto"/>
                <w:bottom w:val="none" w:sz="0" w:space="0" w:color="auto"/>
                <w:right w:val="none" w:sz="0" w:space="0" w:color="auto"/>
              </w:divBdr>
            </w:div>
            <w:div w:id="1087001464">
              <w:marLeft w:val="0"/>
              <w:marRight w:val="0"/>
              <w:marTop w:val="0"/>
              <w:marBottom w:val="0"/>
              <w:divBdr>
                <w:top w:val="none" w:sz="0" w:space="0" w:color="auto"/>
                <w:left w:val="none" w:sz="0" w:space="0" w:color="auto"/>
                <w:bottom w:val="none" w:sz="0" w:space="0" w:color="auto"/>
                <w:right w:val="none" w:sz="0" w:space="0" w:color="auto"/>
              </w:divBdr>
            </w:div>
            <w:div w:id="1087116710">
              <w:marLeft w:val="0"/>
              <w:marRight w:val="0"/>
              <w:marTop w:val="0"/>
              <w:marBottom w:val="0"/>
              <w:divBdr>
                <w:top w:val="none" w:sz="0" w:space="0" w:color="auto"/>
                <w:left w:val="none" w:sz="0" w:space="0" w:color="auto"/>
                <w:bottom w:val="none" w:sz="0" w:space="0" w:color="auto"/>
                <w:right w:val="none" w:sz="0" w:space="0" w:color="auto"/>
              </w:divBdr>
            </w:div>
            <w:div w:id="1087577035">
              <w:marLeft w:val="0"/>
              <w:marRight w:val="0"/>
              <w:marTop w:val="0"/>
              <w:marBottom w:val="0"/>
              <w:divBdr>
                <w:top w:val="none" w:sz="0" w:space="0" w:color="auto"/>
                <w:left w:val="none" w:sz="0" w:space="0" w:color="auto"/>
                <w:bottom w:val="none" w:sz="0" w:space="0" w:color="auto"/>
                <w:right w:val="none" w:sz="0" w:space="0" w:color="auto"/>
              </w:divBdr>
            </w:div>
            <w:div w:id="1087921262">
              <w:marLeft w:val="0"/>
              <w:marRight w:val="0"/>
              <w:marTop w:val="0"/>
              <w:marBottom w:val="0"/>
              <w:divBdr>
                <w:top w:val="none" w:sz="0" w:space="0" w:color="auto"/>
                <w:left w:val="none" w:sz="0" w:space="0" w:color="auto"/>
                <w:bottom w:val="none" w:sz="0" w:space="0" w:color="auto"/>
                <w:right w:val="none" w:sz="0" w:space="0" w:color="auto"/>
              </w:divBdr>
            </w:div>
            <w:div w:id="1087964049">
              <w:marLeft w:val="0"/>
              <w:marRight w:val="0"/>
              <w:marTop w:val="0"/>
              <w:marBottom w:val="0"/>
              <w:divBdr>
                <w:top w:val="none" w:sz="0" w:space="0" w:color="auto"/>
                <w:left w:val="none" w:sz="0" w:space="0" w:color="auto"/>
                <w:bottom w:val="none" w:sz="0" w:space="0" w:color="auto"/>
                <w:right w:val="none" w:sz="0" w:space="0" w:color="auto"/>
              </w:divBdr>
            </w:div>
            <w:div w:id="1088112053">
              <w:marLeft w:val="0"/>
              <w:marRight w:val="0"/>
              <w:marTop w:val="0"/>
              <w:marBottom w:val="0"/>
              <w:divBdr>
                <w:top w:val="none" w:sz="0" w:space="0" w:color="auto"/>
                <w:left w:val="none" w:sz="0" w:space="0" w:color="auto"/>
                <w:bottom w:val="none" w:sz="0" w:space="0" w:color="auto"/>
                <w:right w:val="none" w:sz="0" w:space="0" w:color="auto"/>
              </w:divBdr>
            </w:div>
            <w:div w:id="1089424416">
              <w:marLeft w:val="0"/>
              <w:marRight w:val="0"/>
              <w:marTop w:val="0"/>
              <w:marBottom w:val="0"/>
              <w:divBdr>
                <w:top w:val="none" w:sz="0" w:space="0" w:color="auto"/>
                <w:left w:val="none" w:sz="0" w:space="0" w:color="auto"/>
                <w:bottom w:val="none" w:sz="0" w:space="0" w:color="auto"/>
                <w:right w:val="none" w:sz="0" w:space="0" w:color="auto"/>
              </w:divBdr>
            </w:div>
            <w:div w:id="1089816738">
              <w:marLeft w:val="0"/>
              <w:marRight w:val="0"/>
              <w:marTop w:val="0"/>
              <w:marBottom w:val="0"/>
              <w:divBdr>
                <w:top w:val="none" w:sz="0" w:space="0" w:color="auto"/>
                <w:left w:val="none" w:sz="0" w:space="0" w:color="auto"/>
                <w:bottom w:val="none" w:sz="0" w:space="0" w:color="auto"/>
                <w:right w:val="none" w:sz="0" w:space="0" w:color="auto"/>
              </w:divBdr>
            </w:div>
            <w:div w:id="1090350204">
              <w:marLeft w:val="0"/>
              <w:marRight w:val="0"/>
              <w:marTop w:val="0"/>
              <w:marBottom w:val="0"/>
              <w:divBdr>
                <w:top w:val="none" w:sz="0" w:space="0" w:color="auto"/>
                <w:left w:val="none" w:sz="0" w:space="0" w:color="auto"/>
                <w:bottom w:val="none" w:sz="0" w:space="0" w:color="auto"/>
                <w:right w:val="none" w:sz="0" w:space="0" w:color="auto"/>
              </w:divBdr>
            </w:div>
            <w:div w:id="1093476168">
              <w:marLeft w:val="0"/>
              <w:marRight w:val="0"/>
              <w:marTop w:val="0"/>
              <w:marBottom w:val="0"/>
              <w:divBdr>
                <w:top w:val="none" w:sz="0" w:space="0" w:color="auto"/>
                <w:left w:val="none" w:sz="0" w:space="0" w:color="auto"/>
                <w:bottom w:val="none" w:sz="0" w:space="0" w:color="auto"/>
                <w:right w:val="none" w:sz="0" w:space="0" w:color="auto"/>
              </w:divBdr>
            </w:div>
            <w:div w:id="1094862653">
              <w:marLeft w:val="0"/>
              <w:marRight w:val="0"/>
              <w:marTop w:val="0"/>
              <w:marBottom w:val="0"/>
              <w:divBdr>
                <w:top w:val="none" w:sz="0" w:space="0" w:color="auto"/>
                <w:left w:val="none" w:sz="0" w:space="0" w:color="auto"/>
                <w:bottom w:val="none" w:sz="0" w:space="0" w:color="auto"/>
                <w:right w:val="none" w:sz="0" w:space="0" w:color="auto"/>
              </w:divBdr>
            </w:div>
            <w:div w:id="1095443522">
              <w:marLeft w:val="0"/>
              <w:marRight w:val="0"/>
              <w:marTop w:val="0"/>
              <w:marBottom w:val="0"/>
              <w:divBdr>
                <w:top w:val="none" w:sz="0" w:space="0" w:color="auto"/>
                <w:left w:val="none" w:sz="0" w:space="0" w:color="auto"/>
                <w:bottom w:val="none" w:sz="0" w:space="0" w:color="auto"/>
                <w:right w:val="none" w:sz="0" w:space="0" w:color="auto"/>
              </w:divBdr>
            </w:div>
            <w:div w:id="1096172380">
              <w:marLeft w:val="0"/>
              <w:marRight w:val="0"/>
              <w:marTop w:val="0"/>
              <w:marBottom w:val="0"/>
              <w:divBdr>
                <w:top w:val="none" w:sz="0" w:space="0" w:color="auto"/>
                <w:left w:val="none" w:sz="0" w:space="0" w:color="auto"/>
                <w:bottom w:val="none" w:sz="0" w:space="0" w:color="auto"/>
                <w:right w:val="none" w:sz="0" w:space="0" w:color="auto"/>
              </w:divBdr>
            </w:div>
            <w:div w:id="1097600061">
              <w:marLeft w:val="0"/>
              <w:marRight w:val="0"/>
              <w:marTop w:val="0"/>
              <w:marBottom w:val="0"/>
              <w:divBdr>
                <w:top w:val="none" w:sz="0" w:space="0" w:color="auto"/>
                <w:left w:val="none" w:sz="0" w:space="0" w:color="auto"/>
                <w:bottom w:val="none" w:sz="0" w:space="0" w:color="auto"/>
                <w:right w:val="none" w:sz="0" w:space="0" w:color="auto"/>
              </w:divBdr>
            </w:div>
            <w:div w:id="1098480787">
              <w:marLeft w:val="0"/>
              <w:marRight w:val="0"/>
              <w:marTop w:val="0"/>
              <w:marBottom w:val="0"/>
              <w:divBdr>
                <w:top w:val="none" w:sz="0" w:space="0" w:color="auto"/>
                <w:left w:val="none" w:sz="0" w:space="0" w:color="auto"/>
                <w:bottom w:val="none" w:sz="0" w:space="0" w:color="auto"/>
                <w:right w:val="none" w:sz="0" w:space="0" w:color="auto"/>
              </w:divBdr>
            </w:div>
            <w:div w:id="1099981326">
              <w:marLeft w:val="0"/>
              <w:marRight w:val="0"/>
              <w:marTop w:val="0"/>
              <w:marBottom w:val="0"/>
              <w:divBdr>
                <w:top w:val="none" w:sz="0" w:space="0" w:color="auto"/>
                <w:left w:val="none" w:sz="0" w:space="0" w:color="auto"/>
                <w:bottom w:val="none" w:sz="0" w:space="0" w:color="auto"/>
                <w:right w:val="none" w:sz="0" w:space="0" w:color="auto"/>
              </w:divBdr>
            </w:div>
            <w:div w:id="1100298712">
              <w:marLeft w:val="0"/>
              <w:marRight w:val="0"/>
              <w:marTop w:val="0"/>
              <w:marBottom w:val="0"/>
              <w:divBdr>
                <w:top w:val="none" w:sz="0" w:space="0" w:color="auto"/>
                <w:left w:val="none" w:sz="0" w:space="0" w:color="auto"/>
                <w:bottom w:val="none" w:sz="0" w:space="0" w:color="auto"/>
                <w:right w:val="none" w:sz="0" w:space="0" w:color="auto"/>
              </w:divBdr>
            </w:div>
            <w:div w:id="1102188145">
              <w:marLeft w:val="0"/>
              <w:marRight w:val="0"/>
              <w:marTop w:val="0"/>
              <w:marBottom w:val="0"/>
              <w:divBdr>
                <w:top w:val="none" w:sz="0" w:space="0" w:color="auto"/>
                <w:left w:val="none" w:sz="0" w:space="0" w:color="auto"/>
                <w:bottom w:val="none" w:sz="0" w:space="0" w:color="auto"/>
                <w:right w:val="none" w:sz="0" w:space="0" w:color="auto"/>
              </w:divBdr>
            </w:div>
            <w:div w:id="1104155766">
              <w:marLeft w:val="0"/>
              <w:marRight w:val="0"/>
              <w:marTop w:val="0"/>
              <w:marBottom w:val="0"/>
              <w:divBdr>
                <w:top w:val="none" w:sz="0" w:space="0" w:color="auto"/>
                <w:left w:val="none" w:sz="0" w:space="0" w:color="auto"/>
                <w:bottom w:val="none" w:sz="0" w:space="0" w:color="auto"/>
                <w:right w:val="none" w:sz="0" w:space="0" w:color="auto"/>
              </w:divBdr>
            </w:div>
            <w:div w:id="1105536024">
              <w:marLeft w:val="0"/>
              <w:marRight w:val="0"/>
              <w:marTop w:val="0"/>
              <w:marBottom w:val="0"/>
              <w:divBdr>
                <w:top w:val="none" w:sz="0" w:space="0" w:color="auto"/>
                <w:left w:val="none" w:sz="0" w:space="0" w:color="auto"/>
                <w:bottom w:val="none" w:sz="0" w:space="0" w:color="auto"/>
                <w:right w:val="none" w:sz="0" w:space="0" w:color="auto"/>
              </w:divBdr>
            </w:div>
            <w:div w:id="1106582869">
              <w:marLeft w:val="0"/>
              <w:marRight w:val="0"/>
              <w:marTop w:val="0"/>
              <w:marBottom w:val="0"/>
              <w:divBdr>
                <w:top w:val="none" w:sz="0" w:space="0" w:color="auto"/>
                <w:left w:val="none" w:sz="0" w:space="0" w:color="auto"/>
                <w:bottom w:val="none" w:sz="0" w:space="0" w:color="auto"/>
                <w:right w:val="none" w:sz="0" w:space="0" w:color="auto"/>
              </w:divBdr>
            </w:div>
            <w:div w:id="1107892677">
              <w:marLeft w:val="0"/>
              <w:marRight w:val="0"/>
              <w:marTop w:val="0"/>
              <w:marBottom w:val="0"/>
              <w:divBdr>
                <w:top w:val="none" w:sz="0" w:space="0" w:color="auto"/>
                <w:left w:val="none" w:sz="0" w:space="0" w:color="auto"/>
                <w:bottom w:val="none" w:sz="0" w:space="0" w:color="auto"/>
                <w:right w:val="none" w:sz="0" w:space="0" w:color="auto"/>
              </w:divBdr>
            </w:div>
            <w:div w:id="1108159651">
              <w:marLeft w:val="0"/>
              <w:marRight w:val="0"/>
              <w:marTop w:val="0"/>
              <w:marBottom w:val="0"/>
              <w:divBdr>
                <w:top w:val="none" w:sz="0" w:space="0" w:color="auto"/>
                <w:left w:val="none" w:sz="0" w:space="0" w:color="auto"/>
                <w:bottom w:val="none" w:sz="0" w:space="0" w:color="auto"/>
                <w:right w:val="none" w:sz="0" w:space="0" w:color="auto"/>
              </w:divBdr>
            </w:div>
            <w:div w:id="1108692653">
              <w:marLeft w:val="0"/>
              <w:marRight w:val="0"/>
              <w:marTop w:val="0"/>
              <w:marBottom w:val="0"/>
              <w:divBdr>
                <w:top w:val="none" w:sz="0" w:space="0" w:color="auto"/>
                <w:left w:val="none" w:sz="0" w:space="0" w:color="auto"/>
                <w:bottom w:val="none" w:sz="0" w:space="0" w:color="auto"/>
                <w:right w:val="none" w:sz="0" w:space="0" w:color="auto"/>
              </w:divBdr>
            </w:div>
            <w:div w:id="1109813557">
              <w:marLeft w:val="0"/>
              <w:marRight w:val="0"/>
              <w:marTop w:val="0"/>
              <w:marBottom w:val="0"/>
              <w:divBdr>
                <w:top w:val="none" w:sz="0" w:space="0" w:color="auto"/>
                <w:left w:val="none" w:sz="0" w:space="0" w:color="auto"/>
                <w:bottom w:val="none" w:sz="0" w:space="0" w:color="auto"/>
                <w:right w:val="none" w:sz="0" w:space="0" w:color="auto"/>
              </w:divBdr>
            </w:div>
            <w:div w:id="1110474549">
              <w:marLeft w:val="0"/>
              <w:marRight w:val="0"/>
              <w:marTop w:val="0"/>
              <w:marBottom w:val="0"/>
              <w:divBdr>
                <w:top w:val="none" w:sz="0" w:space="0" w:color="auto"/>
                <w:left w:val="none" w:sz="0" w:space="0" w:color="auto"/>
                <w:bottom w:val="none" w:sz="0" w:space="0" w:color="auto"/>
                <w:right w:val="none" w:sz="0" w:space="0" w:color="auto"/>
              </w:divBdr>
            </w:div>
            <w:div w:id="1110584158">
              <w:marLeft w:val="0"/>
              <w:marRight w:val="0"/>
              <w:marTop w:val="0"/>
              <w:marBottom w:val="0"/>
              <w:divBdr>
                <w:top w:val="none" w:sz="0" w:space="0" w:color="auto"/>
                <w:left w:val="none" w:sz="0" w:space="0" w:color="auto"/>
                <w:bottom w:val="none" w:sz="0" w:space="0" w:color="auto"/>
                <w:right w:val="none" w:sz="0" w:space="0" w:color="auto"/>
              </w:divBdr>
            </w:div>
            <w:div w:id="1111510852">
              <w:marLeft w:val="0"/>
              <w:marRight w:val="0"/>
              <w:marTop w:val="0"/>
              <w:marBottom w:val="0"/>
              <w:divBdr>
                <w:top w:val="none" w:sz="0" w:space="0" w:color="auto"/>
                <w:left w:val="none" w:sz="0" w:space="0" w:color="auto"/>
                <w:bottom w:val="none" w:sz="0" w:space="0" w:color="auto"/>
                <w:right w:val="none" w:sz="0" w:space="0" w:color="auto"/>
              </w:divBdr>
            </w:div>
            <w:div w:id="1112089151">
              <w:marLeft w:val="0"/>
              <w:marRight w:val="0"/>
              <w:marTop w:val="0"/>
              <w:marBottom w:val="0"/>
              <w:divBdr>
                <w:top w:val="none" w:sz="0" w:space="0" w:color="auto"/>
                <w:left w:val="none" w:sz="0" w:space="0" w:color="auto"/>
                <w:bottom w:val="none" w:sz="0" w:space="0" w:color="auto"/>
                <w:right w:val="none" w:sz="0" w:space="0" w:color="auto"/>
              </w:divBdr>
            </w:div>
            <w:div w:id="1112671909">
              <w:marLeft w:val="0"/>
              <w:marRight w:val="0"/>
              <w:marTop w:val="0"/>
              <w:marBottom w:val="0"/>
              <w:divBdr>
                <w:top w:val="none" w:sz="0" w:space="0" w:color="auto"/>
                <w:left w:val="none" w:sz="0" w:space="0" w:color="auto"/>
                <w:bottom w:val="none" w:sz="0" w:space="0" w:color="auto"/>
                <w:right w:val="none" w:sz="0" w:space="0" w:color="auto"/>
              </w:divBdr>
            </w:div>
            <w:div w:id="1112868470">
              <w:marLeft w:val="0"/>
              <w:marRight w:val="0"/>
              <w:marTop w:val="0"/>
              <w:marBottom w:val="0"/>
              <w:divBdr>
                <w:top w:val="none" w:sz="0" w:space="0" w:color="auto"/>
                <w:left w:val="none" w:sz="0" w:space="0" w:color="auto"/>
                <w:bottom w:val="none" w:sz="0" w:space="0" w:color="auto"/>
                <w:right w:val="none" w:sz="0" w:space="0" w:color="auto"/>
              </w:divBdr>
            </w:div>
            <w:div w:id="1116414360">
              <w:marLeft w:val="0"/>
              <w:marRight w:val="0"/>
              <w:marTop w:val="0"/>
              <w:marBottom w:val="0"/>
              <w:divBdr>
                <w:top w:val="none" w:sz="0" w:space="0" w:color="auto"/>
                <w:left w:val="none" w:sz="0" w:space="0" w:color="auto"/>
                <w:bottom w:val="none" w:sz="0" w:space="0" w:color="auto"/>
                <w:right w:val="none" w:sz="0" w:space="0" w:color="auto"/>
              </w:divBdr>
            </w:div>
            <w:div w:id="1116487781">
              <w:marLeft w:val="0"/>
              <w:marRight w:val="0"/>
              <w:marTop w:val="0"/>
              <w:marBottom w:val="0"/>
              <w:divBdr>
                <w:top w:val="none" w:sz="0" w:space="0" w:color="auto"/>
                <w:left w:val="none" w:sz="0" w:space="0" w:color="auto"/>
                <w:bottom w:val="none" w:sz="0" w:space="0" w:color="auto"/>
                <w:right w:val="none" w:sz="0" w:space="0" w:color="auto"/>
              </w:divBdr>
            </w:div>
            <w:div w:id="1116872287">
              <w:marLeft w:val="0"/>
              <w:marRight w:val="0"/>
              <w:marTop w:val="0"/>
              <w:marBottom w:val="0"/>
              <w:divBdr>
                <w:top w:val="none" w:sz="0" w:space="0" w:color="auto"/>
                <w:left w:val="none" w:sz="0" w:space="0" w:color="auto"/>
                <w:bottom w:val="none" w:sz="0" w:space="0" w:color="auto"/>
                <w:right w:val="none" w:sz="0" w:space="0" w:color="auto"/>
              </w:divBdr>
            </w:div>
            <w:div w:id="1116950931">
              <w:marLeft w:val="0"/>
              <w:marRight w:val="0"/>
              <w:marTop w:val="0"/>
              <w:marBottom w:val="0"/>
              <w:divBdr>
                <w:top w:val="none" w:sz="0" w:space="0" w:color="auto"/>
                <w:left w:val="none" w:sz="0" w:space="0" w:color="auto"/>
                <w:bottom w:val="none" w:sz="0" w:space="0" w:color="auto"/>
                <w:right w:val="none" w:sz="0" w:space="0" w:color="auto"/>
              </w:divBdr>
            </w:div>
            <w:div w:id="1117485061">
              <w:marLeft w:val="0"/>
              <w:marRight w:val="0"/>
              <w:marTop w:val="0"/>
              <w:marBottom w:val="0"/>
              <w:divBdr>
                <w:top w:val="none" w:sz="0" w:space="0" w:color="auto"/>
                <w:left w:val="none" w:sz="0" w:space="0" w:color="auto"/>
                <w:bottom w:val="none" w:sz="0" w:space="0" w:color="auto"/>
                <w:right w:val="none" w:sz="0" w:space="0" w:color="auto"/>
              </w:divBdr>
            </w:div>
            <w:div w:id="1118111149">
              <w:marLeft w:val="0"/>
              <w:marRight w:val="0"/>
              <w:marTop w:val="0"/>
              <w:marBottom w:val="0"/>
              <w:divBdr>
                <w:top w:val="none" w:sz="0" w:space="0" w:color="auto"/>
                <w:left w:val="none" w:sz="0" w:space="0" w:color="auto"/>
                <w:bottom w:val="none" w:sz="0" w:space="0" w:color="auto"/>
                <w:right w:val="none" w:sz="0" w:space="0" w:color="auto"/>
              </w:divBdr>
            </w:div>
            <w:div w:id="1121337003">
              <w:marLeft w:val="0"/>
              <w:marRight w:val="0"/>
              <w:marTop w:val="0"/>
              <w:marBottom w:val="0"/>
              <w:divBdr>
                <w:top w:val="none" w:sz="0" w:space="0" w:color="auto"/>
                <w:left w:val="none" w:sz="0" w:space="0" w:color="auto"/>
                <w:bottom w:val="none" w:sz="0" w:space="0" w:color="auto"/>
                <w:right w:val="none" w:sz="0" w:space="0" w:color="auto"/>
              </w:divBdr>
            </w:div>
            <w:div w:id="1121728293">
              <w:marLeft w:val="0"/>
              <w:marRight w:val="0"/>
              <w:marTop w:val="0"/>
              <w:marBottom w:val="0"/>
              <w:divBdr>
                <w:top w:val="none" w:sz="0" w:space="0" w:color="auto"/>
                <w:left w:val="none" w:sz="0" w:space="0" w:color="auto"/>
                <w:bottom w:val="none" w:sz="0" w:space="0" w:color="auto"/>
                <w:right w:val="none" w:sz="0" w:space="0" w:color="auto"/>
              </w:divBdr>
            </w:div>
            <w:div w:id="1122847782">
              <w:marLeft w:val="0"/>
              <w:marRight w:val="0"/>
              <w:marTop w:val="0"/>
              <w:marBottom w:val="0"/>
              <w:divBdr>
                <w:top w:val="none" w:sz="0" w:space="0" w:color="auto"/>
                <w:left w:val="none" w:sz="0" w:space="0" w:color="auto"/>
                <w:bottom w:val="none" w:sz="0" w:space="0" w:color="auto"/>
                <w:right w:val="none" w:sz="0" w:space="0" w:color="auto"/>
              </w:divBdr>
            </w:div>
            <w:div w:id="1124621091">
              <w:marLeft w:val="0"/>
              <w:marRight w:val="0"/>
              <w:marTop w:val="0"/>
              <w:marBottom w:val="0"/>
              <w:divBdr>
                <w:top w:val="none" w:sz="0" w:space="0" w:color="auto"/>
                <w:left w:val="none" w:sz="0" w:space="0" w:color="auto"/>
                <w:bottom w:val="none" w:sz="0" w:space="0" w:color="auto"/>
                <w:right w:val="none" w:sz="0" w:space="0" w:color="auto"/>
              </w:divBdr>
            </w:div>
            <w:div w:id="1124810945">
              <w:marLeft w:val="0"/>
              <w:marRight w:val="0"/>
              <w:marTop w:val="0"/>
              <w:marBottom w:val="0"/>
              <w:divBdr>
                <w:top w:val="none" w:sz="0" w:space="0" w:color="auto"/>
                <w:left w:val="none" w:sz="0" w:space="0" w:color="auto"/>
                <w:bottom w:val="none" w:sz="0" w:space="0" w:color="auto"/>
                <w:right w:val="none" w:sz="0" w:space="0" w:color="auto"/>
              </w:divBdr>
            </w:div>
            <w:div w:id="1125080558">
              <w:marLeft w:val="0"/>
              <w:marRight w:val="0"/>
              <w:marTop w:val="0"/>
              <w:marBottom w:val="0"/>
              <w:divBdr>
                <w:top w:val="none" w:sz="0" w:space="0" w:color="auto"/>
                <w:left w:val="none" w:sz="0" w:space="0" w:color="auto"/>
                <w:bottom w:val="none" w:sz="0" w:space="0" w:color="auto"/>
                <w:right w:val="none" w:sz="0" w:space="0" w:color="auto"/>
              </w:divBdr>
            </w:div>
            <w:div w:id="1125386962">
              <w:marLeft w:val="0"/>
              <w:marRight w:val="0"/>
              <w:marTop w:val="0"/>
              <w:marBottom w:val="0"/>
              <w:divBdr>
                <w:top w:val="none" w:sz="0" w:space="0" w:color="auto"/>
                <w:left w:val="none" w:sz="0" w:space="0" w:color="auto"/>
                <w:bottom w:val="none" w:sz="0" w:space="0" w:color="auto"/>
                <w:right w:val="none" w:sz="0" w:space="0" w:color="auto"/>
              </w:divBdr>
            </w:div>
            <w:div w:id="1126391299">
              <w:marLeft w:val="0"/>
              <w:marRight w:val="0"/>
              <w:marTop w:val="0"/>
              <w:marBottom w:val="0"/>
              <w:divBdr>
                <w:top w:val="none" w:sz="0" w:space="0" w:color="auto"/>
                <w:left w:val="none" w:sz="0" w:space="0" w:color="auto"/>
                <w:bottom w:val="none" w:sz="0" w:space="0" w:color="auto"/>
                <w:right w:val="none" w:sz="0" w:space="0" w:color="auto"/>
              </w:divBdr>
            </w:div>
            <w:div w:id="1127163131">
              <w:marLeft w:val="0"/>
              <w:marRight w:val="0"/>
              <w:marTop w:val="0"/>
              <w:marBottom w:val="0"/>
              <w:divBdr>
                <w:top w:val="none" w:sz="0" w:space="0" w:color="auto"/>
                <w:left w:val="none" w:sz="0" w:space="0" w:color="auto"/>
                <w:bottom w:val="none" w:sz="0" w:space="0" w:color="auto"/>
                <w:right w:val="none" w:sz="0" w:space="0" w:color="auto"/>
              </w:divBdr>
            </w:div>
            <w:div w:id="1128620486">
              <w:marLeft w:val="0"/>
              <w:marRight w:val="0"/>
              <w:marTop w:val="0"/>
              <w:marBottom w:val="0"/>
              <w:divBdr>
                <w:top w:val="none" w:sz="0" w:space="0" w:color="auto"/>
                <w:left w:val="none" w:sz="0" w:space="0" w:color="auto"/>
                <w:bottom w:val="none" w:sz="0" w:space="0" w:color="auto"/>
                <w:right w:val="none" w:sz="0" w:space="0" w:color="auto"/>
              </w:divBdr>
            </w:div>
            <w:div w:id="1128670085">
              <w:marLeft w:val="0"/>
              <w:marRight w:val="0"/>
              <w:marTop w:val="0"/>
              <w:marBottom w:val="0"/>
              <w:divBdr>
                <w:top w:val="none" w:sz="0" w:space="0" w:color="auto"/>
                <w:left w:val="none" w:sz="0" w:space="0" w:color="auto"/>
                <w:bottom w:val="none" w:sz="0" w:space="0" w:color="auto"/>
                <w:right w:val="none" w:sz="0" w:space="0" w:color="auto"/>
              </w:divBdr>
            </w:div>
            <w:div w:id="1129128665">
              <w:marLeft w:val="0"/>
              <w:marRight w:val="0"/>
              <w:marTop w:val="0"/>
              <w:marBottom w:val="0"/>
              <w:divBdr>
                <w:top w:val="none" w:sz="0" w:space="0" w:color="auto"/>
                <w:left w:val="none" w:sz="0" w:space="0" w:color="auto"/>
                <w:bottom w:val="none" w:sz="0" w:space="0" w:color="auto"/>
                <w:right w:val="none" w:sz="0" w:space="0" w:color="auto"/>
              </w:divBdr>
            </w:div>
            <w:div w:id="1130243919">
              <w:marLeft w:val="0"/>
              <w:marRight w:val="0"/>
              <w:marTop w:val="0"/>
              <w:marBottom w:val="0"/>
              <w:divBdr>
                <w:top w:val="none" w:sz="0" w:space="0" w:color="auto"/>
                <w:left w:val="none" w:sz="0" w:space="0" w:color="auto"/>
                <w:bottom w:val="none" w:sz="0" w:space="0" w:color="auto"/>
                <w:right w:val="none" w:sz="0" w:space="0" w:color="auto"/>
              </w:divBdr>
            </w:div>
            <w:div w:id="1131629437">
              <w:marLeft w:val="0"/>
              <w:marRight w:val="0"/>
              <w:marTop w:val="0"/>
              <w:marBottom w:val="0"/>
              <w:divBdr>
                <w:top w:val="none" w:sz="0" w:space="0" w:color="auto"/>
                <w:left w:val="none" w:sz="0" w:space="0" w:color="auto"/>
                <w:bottom w:val="none" w:sz="0" w:space="0" w:color="auto"/>
                <w:right w:val="none" w:sz="0" w:space="0" w:color="auto"/>
              </w:divBdr>
            </w:div>
            <w:div w:id="1132094713">
              <w:marLeft w:val="0"/>
              <w:marRight w:val="0"/>
              <w:marTop w:val="0"/>
              <w:marBottom w:val="0"/>
              <w:divBdr>
                <w:top w:val="none" w:sz="0" w:space="0" w:color="auto"/>
                <w:left w:val="none" w:sz="0" w:space="0" w:color="auto"/>
                <w:bottom w:val="none" w:sz="0" w:space="0" w:color="auto"/>
                <w:right w:val="none" w:sz="0" w:space="0" w:color="auto"/>
              </w:divBdr>
            </w:div>
            <w:div w:id="1132939186">
              <w:marLeft w:val="0"/>
              <w:marRight w:val="0"/>
              <w:marTop w:val="0"/>
              <w:marBottom w:val="0"/>
              <w:divBdr>
                <w:top w:val="none" w:sz="0" w:space="0" w:color="auto"/>
                <w:left w:val="none" w:sz="0" w:space="0" w:color="auto"/>
                <w:bottom w:val="none" w:sz="0" w:space="0" w:color="auto"/>
                <w:right w:val="none" w:sz="0" w:space="0" w:color="auto"/>
              </w:divBdr>
            </w:div>
            <w:div w:id="1133475696">
              <w:marLeft w:val="0"/>
              <w:marRight w:val="0"/>
              <w:marTop w:val="0"/>
              <w:marBottom w:val="0"/>
              <w:divBdr>
                <w:top w:val="none" w:sz="0" w:space="0" w:color="auto"/>
                <w:left w:val="none" w:sz="0" w:space="0" w:color="auto"/>
                <w:bottom w:val="none" w:sz="0" w:space="0" w:color="auto"/>
                <w:right w:val="none" w:sz="0" w:space="0" w:color="auto"/>
              </w:divBdr>
            </w:div>
            <w:div w:id="1134448931">
              <w:marLeft w:val="0"/>
              <w:marRight w:val="0"/>
              <w:marTop w:val="0"/>
              <w:marBottom w:val="0"/>
              <w:divBdr>
                <w:top w:val="none" w:sz="0" w:space="0" w:color="auto"/>
                <w:left w:val="none" w:sz="0" w:space="0" w:color="auto"/>
                <w:bottom w:val="none" w:sz="0" w:space="0" w:color="auto"/>
                <w:right w:val="none" w:sz="0" w:space="0" w:color="auto"/>
              </w:divBdr>
            </w:div>
            <w:div w:id="1135173666">
              <w:marLeft w:val="0"/>
              <w:marRight w:val="0"/>
              <w:marTop w:val="0"/>
              <w:marBottom w:val="0"/>
              <w:divBdr>
                <w:top w:val="none" w:sz="0" w:space="0" w:color="auto"/>
                <w:left w:val="none" w:sz="0" w:space="0" w:color="auto"/>
                <w:bottom w:val="none" w:sz="0" w:space="0" w:color="auto"/>
                <w:right w:val="none" w:sz="0" w:space="0" w:color="auto"/>
              </w:divBdr>
            </w:div>
            <w:div w:id="1135566520">
              <w:marLeft w:val="0"/>
              <w:marRight w:val="0"/>
              <w:marTop w:val="0"/>
              <w:marBottom w:val="0"/>
              <w:divBdr>
                <w:top w:val="none" w:sz="0" w:space="0" w:color="auto"/>
                <w:left w:val="none" w:sz="0" w:space="0" w:color="auto"/>
                <w:bottom w:val="none" w:sz="0" w:space="0" w:color="auto"/>
                <w:right w:val="none" w:sz="0" w:space="0" w:color="auto"/>
              </w:divBdr>
            </w:div>
            <w:div w:id="1138185112">
              <w:marLeft w:val="0"/>
              <w:marRight w:val="0"/>
              <w:marTop w:val="0"/>
              <w:marBottom w:val="0"/>
              <w:divBdr>
                <w:top w:val="none" w:sz="0" w:space="0" w:color="auto"/>
                <w:left w:val="none" w:sz="0" w:space="0" w:color="auto"/>
                <w:bottom w:val="none" w:sz="0" w:space="0" w:color="auto"/>
                <w:right w:val="none" w:sz="0" w:space="0" w:color="auto"/>
              </w:divBdr>
            </w:div>
            <w:div w:id="1140197509">
              <w:marLeft w:val="0"/>
              <w:marRight w:val="0"/>
              <w:marTop w:val="0"/>
              <w:marBottom w:val="0"/>
              <w:divBdr>
                <w:top w:val="none" w:sz="0" w:space="0" w:color="auto"/>
                <w:left w:val="none" w:sz="0" w:space="0" w:color="auto"/>
                <w:bottom w:val="none" w:sz="0" w:space="0" w:color="auto"/>
                <w:right w:val="none" w:sz="0" w:space="0" w:color="auto"/>
              </w:divBdr>
            </w:div>
            <w:div w:id="1140612032">
              <w:marLeft w:val="0"/>
              <w:marRight w:val="0"/>
              <w:marTop w:val="0"/>
              <w:marBottom w:val="0"/>
              <w:divBdr>
                <w:top w:val="none" w:sz="0" w:space="0" w:color="auto"/>
                <w:left w:val="none" w:sz="0" w:space="0" w:color="auto"/>
                <w:bottom w:val="none" w:sz="0" w:space="0" w:color="auto"/>
                <w:right w:val="none" w:sz="0" w:space="0" w:color="auto"/>
              </w:divBdr>
            </w:div>
            <w:div w:id="1141650184">
              <w:marLeft w:val="0"/>
              <w:marRight w:val="0"/>
              <w:marTop w:val="0"/>
              <w:marBottom w:val="0"/>
              <w:divBdr>
                <w:top w:val="none" w:sz="0" w:space="0" w:color="auto"/>
                <w:left w:val="none" w:sz="0" w:space="0" w:color="auto"/>
                <w:bottom w:val="none" w:sz="0" w:space="0" w:color="auto"/>
                <w:right w:val="none" w:sz="0" w:space="0" w:color="auto"/>
              </w:divBdr>
            </w:div>
            <w:div w:id="1142309113">
              <w:marLeft w:val="0"/>
              <w:marRight w:val="0"/>
              <w:marTop w:val="0"/>
              <w:marBottom w:val="0"/>
              <w:divBdr>
                <w:top w:val="none" w:sz="0" w:space="0" w:color="auto"/>
                <w:left w:val="none" w:sz="0" w:space="0" w:color="auto"/>
                <w:bottom w:val="none" w:sz="0" w:space="0" w:color="auto"/>
                <w:right w:val="none" w:sz="0" w:space="0" w:color="auto"/>
              </w:divBdr>
            </w:div>
            <w:div w:id="1142312849">
              <w:marLeft w:val="0"/>
              <w:marRight w:val="0"/>
              <w:marTop w:val="0"/>
              <w:marBottom w:val="0"/>
              <w:divBdr>
                <w:top w:val="none" w:sz="0" w:space="0" w:color="auto"/>
                <w:left w:val="none" w:sz="0" w:space="0" w:color="auto"/>
                <w:bottom w:val="none" w:sz="0" w:space="0" w:color="auto"/>
                <w:right w:val="none" w:sz="0" w:space="0" w:color="auto"/>
              </w:divBdr>
            </w:div>
            <w:div w:id="1143423128">
              <w:marLeft w:val="0"/>
              <w:marRight w:val="0"/>
              <w:marTop w:val="0"/>
              <w:marBottom w:val="0"/>
              <w:divBdr>
                <w:top w:val="none" w:sz="0" w:space="0" w:color="auto"/>
                <w:left w:val="none" w:sz="0" w:space="0" w:color="auto"/>
                <w:bottom w:val="none" w:sz="0" w:space="0" w:color="auto"/>
                <w:right w:val="none" w:sz="0" w:space="0" w:color="auto"/>
              </w:divBdr>
            </w:div>
            <w:div w:id="1146555791">
              <w:marLeft w:val="0"/>
              <w:marRight w:val="0"/>
              <w:marTop w:val="0"/>
              <w:marBottom w:val="0"/>
              <w:divBdr>
                <w:top w:val="none" w:sz="0" w:space="0" w:color="auto"/>
                <w:left w:val="none" w:sz="0" w:space="0" w:color="auto"/>
                <w:bottom w:val="none" w:sz="0" w:space="0" w:color="auto"/>
                <w:right w:val="none" w:sz="0" w:space="0" w:color="auto"/>
              </w:divBdr>
            </w:div>
            <w:div w:id="1147165873">
              <w:marLeft w:val="0"/>
              <w:marRight w:val="0"/>
              <w:marTop w:val="0"/>
              <w:marBottom w:val="0"/>
              <w:divBdr>
                <w:top w:val="none" w:sz="0" w:space="0" w:color="auto"/>
                <w:left w:val="none" w:sz="0" w:space="0" w:color="auto"/>
                <w:bottom w:val="none" w:sz="0" w:space="0" w:color="auto"/>
                <w:right w:val="none" w:sz="0" w:space="0" w:color="auto"/>
              </w:divBdr>
            </w:div>
            <w:div w:id="1148593172">
              <w:marLeft w:val="0"/>
              <w:marRight w:val="0"/>
              <w:marTop w:val="0"/>
              <w:marBottom w:val="0"/>
              <w:divBdr>
                <w:top w:val="none" w:sz="0" w:space="0" w:color="auto"/>
                <w:left w:val="none" w:sz="0" w:space="0" w:color="auto"/>
                <w:bottom w:val="none" w:sz="0" w:space="0" w:color="auto"/>
                <w:right w:val="none" w:sz="0" w:space="0" w:color="auto"/>
              </w:divBdr>
            </w:div>
            <w:div w:id="1149635349">
              <w:marLeft w:val="0"/>
              <w:marRight w:val="0"/>
              <w:marTop w:val="0"/>
              <w:marBottom w:val="0"/>
              <w:divBdr>
                <w:top w:val="none" w:sz="0" w:space="0" w:color="auto"/>
                <w:left w:val="none" w:sz="0" w:space="0" w:color="auto"/>
                <w:bottom w:val="none" w:sz="0" w:space="0" w:color="auto"/>
                <w:right w:val="none" w:sz="0" w:space="0" w:color="auto"/>
              </w:divBdr>
            </w:div>
            <w:div w:id="1151827437">
              <w:marLeft w:val="0"/>
              <w:marRight w:val="0"/>
              <w:marTop w:val="0"/>
              <w:marBottom w:val="0"/>
              <w:divBdr>
                <w:top w:val="none" w:sz="0" w:space="0" w:color="auto"/>
                <w:left w:val="none" w:sz="0" w:space="0" w:color="auto"/>
                <w:bottom w:val="none" w:sz="0" w:space="0" w:color="auto"/>
                <w:right w:val="none" w:sz="0" w:space="0" w:color="auto"/>
              </w:divBdr>
            </w:div>
            <w:div w:id="1154222002">
              <w:marLeft w:val="0"/>
              <w:marRight w:val="0"/>
              <w:marTop w:val="0"/>
              <w:marBottom w:val="0"/>
              <w:divBdr>
                <w:top w:val="none" w:sz="0" w:space="0" w:color="auto"/>
                <w:left w:val="none" w:sz="0" w:space="0" w:color="auto"/>
                <w:bottom w:val="none" w:sz="0" w:space="0" w:color="auto"/>
                <w:right w:val="none" w:sz="0" w:space="0" w:color="auto"/>
              </w:divBdr>
            </w:div>
            <w:div w:id="1155334860">
              <w:marLeft w:val="0"/>
              <w:marRight w:val="0"/>
              <w:marTop w:val="0"/>
              <w:marBottom w:val="0"/>
              <w:divBdr>
                <w:top w:val="none" w:sz="0" w:space="0" w:color="auto"/>
                <w:left w:val="none" w:sz="0" w:space="0" w:color="auto"/>
                <w:bottom w:val="none" w:sz="0" w:space="0" w:color="auto"/>
                <w:right w:val="none" w:sz="0" w:space="0" w:color="auto"/>
              </w:divBdr>
            </w:div>
            <w:div w:id="1155605387">
              <w:marLeft w:val="0"/>
              <w:marRight w:val="0"/>
              <w:marTop w:val="0"/>
              <w:marBottom w:val="0"/>
              <w:divBdr>
                <w:top w:val="none" w:sz="0" w:space="0" w:color="auto"/>
                <w:left w:val="none" w:sz="0" w:space="0" w:color="auto"/>
                <w:bottom w:val="none" w:sz="0" w:space="0" w:color="auto"/>
                <w:right w:val="none" w:sz="0" w:space="0" w:color="auto"/>
              </w:divBdr>
            </w:div>
            <w:div w:id="1157846457">
              <w:marLeft w:val="0"/>
              <w:marRight w:val="0"/>
              <w:marTop w:val="0"/>
              <w:marBottom w:val="0"/>
              <w:divBdr>
                <w:top w:val="none" w:sz="0" w:space="0" w:color="auto"/>
                <w:left w:val="none" w:sz="0" w:space="0" w:color="auto"/>
                <w:bottom w:val="none" w:sz="0" w:space="0" w:color="auto"/>
                <w:right w:val="none" w:sz="0" w:space="0" w:color="auto"/>
              </w:divBdr>
            </w:div>
            <w:div w:id="1158109650">
              <w:marLeft w:val="0"/>
              <w:marRight w:val="0"/>
              <w:marTop w:val="0"/>
              <w:marBottom w:val="0"/>
              <w:divBdr>
                <w:top w:val="none" w:sz="0" w:space="0" w:color="auto"/>
                <w:left w:val="none" w:sz="0" w:space="0" w:color="auto"/>
                <w:bottom w:val="none" w:sz="0" w:space="0" w:color="auto"/>
                <w:right w:val="none" w:sz="0" w:space="0" w:color="auto"/>
              </w:divBdr>
            </w:div>
            <w:div w:id="1158109870">
              <w:marLeft w:val="0"/>
              <w:marRight w:val="0"/>
              <w:marTop w:val="0"/>
              <w:marBottom w:val="0"/>
              <w:divBdr>
                <w:top w:val="none" w:sz="0" w:space="0" w:color="auto"/>
                <w:left w:val="none" w:sz="0" w:space="0" w:color="auto"/>
                <w:bottom w:val="none" w:sz="0" w:space="0" w:color="auto"/>
                <w:right w:val="none" w:sz="0" w:space="0" w:color="auto"/>
              </w:divBdr>
            </w:div>
            <w:div w:id="1159544078">
              <w:marLeft w:val="0"/>
              <w:marRight w:val="0"/>
              <w:marTop w:val="0"/>
              <w:marBottom w:val="0"/>
              <w:divBdr>
                <w:top w:val="none" w:sz="0" w:space="0" w:color="auto"/>
                <w:left w:val="none" w:sz="0" w:space="0" w:color="auto"/>
                <w:bottom w:val="none" w:sz="0" w:space="0" w:color="auto"/>
                <w:right w:val="none" w:sz="0" w:space="0" w:color="auto"/>
              </w:divBdr>
            </w:div>
            <w:div w:id="1160388305">
              <w:marLeft w:val="0"/>
              <w:marRight w:val="0"/>
              <w:marTop w:val="0"/>
              <w:marBottom w:val="0"/>
              <w:divBdr>
                <w:top w:val="none" w:sz="0" w:space="0" w:color="auto"/>
                <w:left w:val="none" w:sz="0" w:space="0" w:color="auto"/>
                <w:bottom w:val="none" w:sz="0" w:space="0" w:color="auto"/>
                <w:right w:val="none" w:sz="0" w:space="0" w:color="auto"/>
              </w:divBdr>
            </w:div>
            <w:div w:id="1161626362">
              <w:marLeft w:val="0"/>
              <w:marRight w:val="0"/>
              <w:marTop w:val="0"/>
              <w:marBottom w:val="0"/>
              <w:divBdr>
                <w:top w:val="none" w:sz="0" w:space="0" w:color="auto"/>
                <w:left w:val="none" w:sz="0" w:space="0" w:color="auto"/>
                <w:bottom w:val="none" w:sz="0" w:space="0" w:color="auto"/>
                <w:right w:val="none" w:sz="0" w:space="0" w:color="auto"/>
              </w:divBdr>
            </w:div>
            <w:div w:id="1161655390">
              <w:marLeft w:val="0"/>
              <w:marRight w:val="0"/>
              <w:marTop w:val="0"/>
              <w:marBottom w:val="0"/>
              <w:divBdr>
                <w:top w:val="none" w:sz="0" w:space="0" w:color="auto"/>
                <w:left w:val="none" w:sz="0" w:space="0" w:color="auto"/>
                <w:bottom w:val="none" w:sz="0" w:space="0" w:color="auto"/>
                <w:right w:val="none" w:sz="0" w:space="0" w:color="auto"/>
              </w:divBdr>
            </w:div>
            <w:div w:id="1162234130">
              <w:marLeft w:val="0"/>
              <w:marRight w:val="0"/>
              <w:marTop w:val="0"/>
              <w:marBottom w:val="0"/>
              <w:divBdr>
                <w:top w:val="none" w:sz="0" w:space="0" w:color="auto"/>
                <w:left w:val="none" w:sz="0" w:space="0" w:color="auto"/>
                <w:bottom w:val="none" w:sz="0" w:space="0" w:color="auto"/>
                <w:right w:val="none" w:sz="0" w:space="0" w:color="auto"/>
              </w:divBdr>
            </w:div>
            <w:div w:id="1165627025">
              <w:marLeft w:val="0"/>
              <w:marRight w:val="0"/>
              <w:marTop w:val="0"/>
              <w:marBottom w:val="0"/>
              <w:divBdr>
                <w:top w:val="none" w:sz="0" w:space="0" w:color="auto"/>
                <w:left w:val="none" w:sz="0" w:space="0" w:color="auto"/>
                <w:bottom w:val="none" w:sz="0" w:space="0" w:color="auto"/>
                <w:right w:val="none" w:sz="0" w:space="0" w:color="auto"/>
              </w:divBdr>
            </w:div>
            <w:div w:id="1168523992">
              <w:marLeft w:val="0"/>
              <w:marRight w:val="0"/>
              <w:marTop w:val="0"/>
              <w:marBottom w:val="0"/>
              <w:divBdr>
                <w:top w:val="none" w:sz="0" w:space="0" w:color="auto"/>
                <w:left w:val="none" w:sz="0" w:space="0" w:color="auto"/>
                <w:bottom w:val="none" w:sz="0" w:space="0" w:color="auto"/>
                <w:right w:val="none" w:sz="0" w:space="0" w:color="auto"/>
              </w:divBdr>
            </w:div>
            <w:div w:id="1170952914">
              <w:marLeft w:val="0"/>
              <w:marRight w:val="0"/>
              <w:marTop w:val="0"/>
              <w:marBottom w:val="0"/>
              <w:divBdr>
                <w:top w:val="none" w:sz="0" w:space="0" w:color="auto"/>
                <w:left w:val="none" w:sz="0" w:space="0" w:color="auto"/>
                <w:bottom w:val="none" w:sz="0" w:space="0" w:color="auto"/>
                <w:right w:val="none" w:sz="0" w:space="0" w:color="auto"/>
              </w:divBdr>
            </w:div>
            <w:div w:id="1175461024">
              <w:marLeft w:val="0"/>
              <w:marRight w:val="0"/>
              <w:marTop w:val="0"/>
              <w:marBottom w:val="0"/>
              <w:divBdr>
                <w:top w:val="none" w:sz="0" w:space="0" w:color="auto"/>
                <w:left w:val="none" w:sz="0" w:space="0" w:color="auto"/>
                <w:bottom w:val="none" w:sz="0" w:space="0" w:color="auto"/>
                <w:right w:val="none" w:sz="0" w:space="0" w:color="auto"/>
              </w:divBdr>
            </w:div>
            <w:div w:id="1176268122">
              <w:marLeft w:val="0"/>
              <w:marRight w:val="0"/>
              <w:marTop w:val="0"/>
              <w:marBottom w:val="0"/>
              <w:divBdr>
                <w:top w:val="none" w:sz="0" w:space="0" w:color="auto"/>
                <w:left w:val="none" w:sz="0" w:space="0" w:color="auto"/>
                <w:bottom w:val="none" w:sz="0" w:space="0" w:color="auto"/>
                <w:right w:val="none" w:sz="0" w:space="0" w:color="auto"/>
              </w:divBdr>
            </w:div>
            <w:div w:id="1176962988">
              <w:marLeft w:val="0"/>
              <w:marRight w:val="0"/>
              <w:marTop w:val="0"/>
              <w:marBottom w:val="0"/>
              <w:divBdr>
                <w:top w:val="none" w:sz="0" w:space="0" w:color="auto"/>
                <w:left w:val="none" w:sz="0" w:space="0" w:color="auto"/>
                <w:bottom w:val="none" w:sz="0" w:space="0" w:color="auto"/>
                <w:right w:val="none" w:sz="0" w:space="0" w:color="auto"/>
              </w:divBdr>
            </w:div>
            <w:div w:id="1177576215">
              <w:marLeft w:val="0"/>
              <w:marRight w:val="0"/>
              <w:marTop w:val="0"/>
              <w:marBottom w:val="0"/>
              <w:divBdr>
                <w:top w:val="none" w:sz="0" w:space="0" w:color="auto"/>
                <w:left w:val="none" w:sz="0" w:space="0" w:color="auto"/>
                <w:bottom w:val="none" w:sz="0" w:space="0" w:color="auto"/>
                <w:right w:val="none" w:sz="0" w:space="0" w:color="auto"/>
              </w:divBdr>
            </w:div>
            <w:div w:id="1184710739">
              <w:marLeft w:val="0"/>
              <w:marRight w:val="0"/>
              <w:marTop w:val="0"/>
              <w:marBottom w:val="0"/>
              <w:divBdr>
                <w:top w:val="none" w:sz="0" w:space="0" w:color="auto"/>
                <w:left w:val="none" w:sz="0" w:space="0" w:color="auto"/>
                <w:bottom w:val="none" w:sz="0" w:space="0" w:color="auto"/>
                <w:right w:val="none" w:sz="0" w:space="0" w:color="auto"/>
              </w:divBdr>
            </w:div>
            <w:div w:id="1186938518">
              <w:marLeft w:val="0"/>
              <w:marRight w:val="0"/>
              <w:marTop w:val="0"/>
              <w:marBottom w:val="0"/>
              <w:divBdr>
                <w:top w:val="none" w:sz="0" w:space="0" w:color="auto"/>
                <w:left w:val="none" w:sz="0" w:space="0" w:color="auto"/>
                <w:bottom w:val="none" w:sz="0" w:space="0" w:color="auto"/>
                <w:right w:val="none" w:sz="0" w:space="0" w:color="auto"/>
              </w:divBdr>
            </w:div>
            <w:div w:id="1187253606">
              <w:marLeft w:val="0"/>
              <w:marRight w:val="0"/>
              <w:marTop w:val="0"/>
              <w:marBottom w:val="0"/>
              <w:divBdr>
                <w:top w:val="none" w:sz="0" w:space="0" w:color="auto"/>
                <w:left w:val="none" w:sz="0" w:space="0" w:color="auto"/>
                <w:bottom w:val="none" w:sz="0" w:space="0" w:color="auto"/>
                <w:right w:val="none" w:sz="0" w:space="0" w:color="auto"/>
              </w:divBdr>
            </w:div>
            <w:div w:id="1187717493">
              <w:marLeft w:val="0"/>
              <w:marRight w:val="0"/>
              <w:marTop w:val="0"/>
              <w:marBottom w:val="0"/>
              <w:divBdr>
                <w:top w:val="none" w:sz="0" w:space="0" w:color="auto"/>
                <w:left w:val="none" w:sz="0" w:space="0" w:color="auto"/>
                <w:bottom w:val="none" w:sz="0" w:space="0" w:color="auto"/>
                <w:right w:val="none" w:sz="0" w:space="0" w:color="auto"/>
              </w:divBdr>
            </w:div>
            <w:div w:id="1189878123">
              <w:marLeft w:val="0"/>
              <w:marRight w:val="0"/>
              <w:marTop w:val="0"/>
              <w:marBottom w:val="0"/>
              <w:divBdr>
                <w:top w:val="none" w:sz="0" w:space="0" w:color="auto"/>
                <w:left w:val="none" w:sz="0" w:space="0" w:color="auto"/>
                <w:bottom w:val="none" w:sz="0" w:space="0" w:color="auto"/>
                <w:right w:val="none" w:sz="0" w:space="0" w:color="auto"/>
              </w:divBdr>
            </w:div>
            <w:div w:id="1192037790">
              <w:marLeft w:val="0"/>
              <w:marRight w:val="0"/>
              <w:marTop w:val="0"/>
              <w:marBottom w:val="0"/>
              <w:divBdr>
                <w:top w:val="none" w:sz="0" w:space="0" w:color="auto"/>
                <w:left w:val="none" w:sz="0" w:space="0" w:color="auto"/>
                <w:bottom w:val="none" w:sz="0" w:space="0" w:color="auto"/>
                <w:right w:val="none" w:sz="0" w:space="0" w:color="auto"/>
              </w:divBdr>
            </w:div>
            <w:div w:id="1194151796">
              <w:marLeft w:val="0"/>
              <w:marRight w:val="0"/>
              <w:marTop w:val="0"/>
              <w:marBottom w:val="0"/>
              <w:divBdr>
                <w:top w:val="none" w:sz="0" w:space="0" w:color="auto"/>
                <w:left w:val="none" w:sz="0" w:space="0" w:color="auto"/>
                <w:bottom w:val="none" w:sz="0" w:space="0" w:color="auto"/>
                <w:right w:val="none" w:sz="0" w:space="0" w:color="auto"/>
              </w:divBdr>
            </w:div>
            <w:div w:id="1195073001">
              <w:marLeft w:val="0"/>
              <w:marRight w:val="0"/>
              <w:marTop w:val="0"/>
              <w:marBottom w:val="0"/>
              <w:divBdr>
                <w:top w:val="none" w:sz="0" w:space="0" w:color="auto"/>
                <w:left w:val="none" w:sz="0" w:space="0" w:color="auto"/>
                <w:bottom w:val="none" w:sz="0" w:space="0" w:color="auto"/>
                <w:right w:val="none" w:sz="0" w:space="0" w:color="auto"/>
              </w:divBdr>
            </w:div>
            <w:div w:id="1195995624">
              <w:marLeft w:val="0"/>
              <w:marRight w:val="0"/>
              <w:marTop w:val="0"/>
              <w:marBottom w:val="0"/>
              <w:divBdr>
                <w:top w:val="none" w:sz="0" w:space="0" w:color="auto"/>
                <w:left w:val="none" w:sz="0" w:space="0" w:color="auto"/>
                <w:bottom w:val="none" w:sz="0" w:space="0" w:color="auto"/>
                <w:right w:val="none" w:sz="0" w:space="0" w:color="auto"/>
              </w:divBdr>
            </w:div>
            <w:div w:id="1200780902">
              <w:marLeft w:val="0"/>
              <w:marRight w:val="0"/>
              <w:marTop w:val="0"/>
              <w:marBottom w:val="0"/>
              <w:divBdr>
                <w:top w:val="none" w:sz="0" w:space="0" w:color="auto"/>
                <w:left w:val="none" w:sz="0" w:space="0" w:color="auto"/>
                <w:bottom w:val="none" w:sz="0" w:space="0" w:color="auto"/>
                <w:right w:val="none" w:sz="0" w:space="0" w:color="auto"/>
              </w:divBdr>
            </w:div>
            <w:div w:id="1201433190">
              <w:marLeft w:val="0"/>
              <w:marRight w:val="0"/>
              <w:marTop w:val="0"/>
              <w:marBottom w:val="0"/>
              <w:divBdr>
                <w:top w:val="none" w:sz="0" w:space="0" w:color="auto"/>
                <w:left w:val="none" w:sz="0" w:space="0" w:color="auto"/>
                <w:bottom w:val="none" w:sz="0" w:space="0" w:color="auto"/>
                <w:right w:val="none" w:sz="0" w:space="0" w:color="auto"/>
              </w:divBdr>
            </w:div>
            <w:div w:id="1203009006">
              <w:marLeft w:val="0"/>
              <w:marRight w:val="0"/>
              <w:marTop w:val="0"/>
              <w:marBottom w:val="0"/>
              <w:divBdr>
                <w:top w:val="none" w:sz="0" w:space="0" w:color="auto"/>
                <w:left w:val="none" w:sz="0" w:space="0" w:color="auto"/>
                <w:bottom w:val="none" w:sz="0" w:space="0" w:color="auto"/>
                <w:right w:val="none" w:sz="0" w:space="0" w:color="auto"/>
              </w:divBdr>
            </w:div>
            <w:div w:id="1205631388">
              <w:marLeft w:val="0"/>
              <w:marRight w:val="0"/>
              <w:marTop w:val="0"/>
              <w:marBottom w:val="0"/>
              <w:divBdr>
                <w:top w:val="none" w:sz="0" w:space="0" w:color="auto"/>
                <w:left w:val="none" w:sz="0" w:space="0" w:color="auto"/>
                <w:bottom w:val="none" w:sz="0" w:space="0" w:color="auto"/>
                <w:right w:val="none" w:sz="0" w:space="0" w:color="auto"/>
              </w:divBdr>
            </w:div>
            <w:div w:id="1205946343">
              <w:marLeft w:val="0"/>
              <w:marRight w:val="0"/>
              <w:marTop w:val="0"/>
              <w:marBottom w:val="0"/>
              <w:divBdr>
                <w:top w:val="none" w:sz="0" w:space="0" w:color="auto"/>
                <w:left w:val="none" w:sz="0" w:space="0" w:color="auto"/>
                <w:bottom w:val="none" w:sz="0" w:space="0" w:color="auto"/>
                <w:right w:val="none" w:sz="0" w:space="0" w:color="auto"/>
              </w:divBdr>
            </w:div>
            <w:div w:id="1207253711">
              <w:marLeft w:val="0"/>
              <w:marRight w:val="0"/>
              <w:marTop w:val="0"/>
              <w:marBottom w:val="0"/>
              <w:divBdr>
                <w:top w:val="none" w:sz="0" w:space="0" w:color="auto"/>
                <w:left w:val="none" w:sz="0" w:space="0" w:color="auto"/>
                <w:bottom w:val="none" w:sz="0" w:space="0" w:color="auto"/>
                <w:right w:val="none" w:sz="0" w:space="0" w:color="auto"/>
              </w:divBdr>
            </w:div>
            <w:div w:id="1209146717">
              <w:marLeft w:val="0"/>
              <w:marRight w:val="0"/>
              <w:marTop w:val="0"/>
              <w:marBottom w:val="0"/>
              <w:divBdr>
                <w:top w:val="none" w:sz="0" w:space="0" w:color="auto"/>
                <w:left w:val="none" w:sz="0" w:space="0" w:color="auto"/>
                <w:bottom w:val="none" w:sz="0" w:space="0" w:color="auto"/>
                <w:right w:val="none" w:sz="0" w:space="0" w:color="auto"/>
              </w:divBdr>
            </w:div>
            <w:div w:id="1209532986">
              <w:marLeft w:val="0"/>
              <w:marRight w:val="0"/>
              <w:marTop w:val="0"/>
              <w:marBottom w:val="0"/>
              <w:divBdr>
                <w:top w:val="none" w:sz="0" w:space="0" w:color="auto"/>
                <w:left w:val="none" w:sz="0" w:space="0" w:color="auto"/>
                <w:bottom w:val="none" w:sz="0" w:space="0" w:color="auto"/>
                <w:right w:val="none" w:sz="0" w:space="0" w:color="auto"/>
              </w:divBdr>
            </w:div>
            <w:div w:id="1210920120">
              <w:marLeft w:val="0"/>
              <w:marRight w:val="0"/>
              <w:marTop w:val="0"/>
              <w:marBottom w:val="0"/>
              <w:divBdr>
                <w:top w:val="none" w:sz="0" w:space="0" w:color="auto"/>
                <w:left w:val="none" w:sz="0" w:space="0" w:color="auto"/>
                <w:bottom w:val="none" w:sz="0" w:space="0" w:color="auto"/>
                <w:right w:val="none" w:sz="0" w:space="0" w:color="auto"/>
              </w:divBdr>
            </w:div>
            <w:div w:id="1211114527">
              <w:marLeft w:val="0"/>
              <w:marRight w:val="0"/>
              <w:marTop w:val="0"/>
              <w:marBottom w:val="0"/>
              <w:divBdr>
                <w:top w:val="none" w:sz="0" w:space="0" w:color="auto"/>
                <w:left w:val="none" w:sz="0" w:space="0" w:color="auto"/>
                <w:bottom w:val="none" w:sz="0" w:space="0" w:color="auto"/>
                <w:right w:val="none" w:sz="0" w:space="0" w:color="auto"/>
              </w:divBdr>
            </w:div>
            <w:div w:id="1211115131">
              <w:marLeft w:val="0"/>
              <w:marRight w:val="0"/>
              <w:marTop w:val="0"/>
              <w:marBottom w:val="0"/>
              <w:divBdr>
                <w:top w:val="none" w:sz="0" w:space="0" w:color="auto"/>
                <w:left w:val="none" w:sz="0" w:space="0" w:color="auto"/>
                <w:bottom w:val="none" w:sz="0" w:space="0" w:color="auto"/>
                <w:right w:val="none" w:sz="0" w:space="0" w:color="auto"/>
              </w:divBdr>
            </w:div>
            <w:div w:id="1212962606">
              <w:marLeft w:val="0"/>
              <w:marRight w:val="0"/>
              <w:marTop w:val="0"/>
              <w:marBottom w:val="0"/>
              <w:divBdr>
                <w:top w:val="none" w:sz="0" w:space="0" w:color="auto"/>
                <w:left w:val="none" w:sz="0" w:space="0" w:color="auto"/>
                <w:bottom w:val="none" w:sz="0" w:space="0" w:color="auto"/>
                <w:right w:val="none" w:sz="0" w:space="0" w:color="auto"/>
              </w:divBdr>
            </w:div>
            <w:div w:id="1214342624">
              <w:marLeft w:val="0"/>
              <w:marRight w:val="0"/>
              <w:marTop w:val="0"/>
              <w:marBottom w:val="0"/>
              <w:divBdr>
                <w:top w:val="none" w:sz="0" w:space="0" w:color="auto"/>
                <w:left w:val="none" w:sz="0" w:space="0" w:color="auto"/>
                <w:bottom w:val="none" w:sz="0" w:space="0" w:color="auto"/>
                <w:right w:val="none" w:sz="0" w:space="0" w:color="auto"/>
              </w:divBdr>
            </w:div>
            <w:div w:id="1214537931">
              <w:marLeft w:val="0"/>
              <w:marRight w:val="0"/>
              <w:marTop w:val="0"/>
              <w:marBottom w:val="0"/>
              <w:divBdr>
                <w:top w:val="none" w:sz="0" w:space="0" w:color="auto"/>
                <w:left w:val="none" w:sz="0" w:space="0" w:color="auto"/>
                <w:bottom w:val="none" w:sz="0" w:space="0" w:color="auto"/>
                <w:right w:val="none" w:sz="0" w:space="0" w:color="auto"/>
              </w:divBdr>
            </w:div>
            <w:div w:id="1216771429">
              <w:marLeft w:val="0"/>
              <w:marRight w:val="0"/>
              <w:marTop w:val="0"/>
              <w:marBottom w:val="0"/>
              <w:divBdr>
                <w:top w:val="none" w:sz="0" w:space="0" w:color="auto"/>
                <w:left w:val="none" w:sz="0" w:space="0" w:color="auto"/>
                <w:bottom w:val="none" w:sz="0" w:space="0" w:color="auto"/>
                <w:right w:val="none" w:sz="0" w:space="0" w:color="auto"/>
              </w:divBdr>
            </w:div>
            <w:div w:id="1217812689">
              <w:marLeft w:val="0"/>
              <w:marRight w:val="0"/>
              <w:marTop w:val="0"/>
              <w:marBottom w:val="0"/>
              <w:divBdr>
                <w:top w:val="none" w:sz="0" w:space="0" w:color="auto"/>
                <w:left w:val="none" w:sz="0" w:space="0" w:color="auto"/>
                <w:bottom w:val="none" w:sz="0" w:space="0" w:color="auto"/>
                <w:right w:val="none" w:sz="0" w:space="0" w:color="auto"/>
              </w:divBdr>
            </w:div>
            <w:div w:id="1218930834">
              <w:marLeft w:val="0"/>
              <w:marRight w:val="0"/>
              <w:marTop w:val="0"/>
              <w:marBottom w:val="0"/>
              <w:divBdr>
                <w:top w:val="none" w:sz="0" w:space="0" w:color="auto"/>
                <w:left w:val="none" w:sz="0" w:space="0" w:color="auto"/>
                <w:bottom w:val="none" w:sz="0" w:space="0" w:color="auto"/>
                <w:right w:val="none" w:sz="0" w:space="0" w:color="auto"/>
              </w:divBdr>
            </w:div>
            <w:div w:id="1219710159">
              <w:marLeft w:val="0"/>
              <w:marRight w:val="0"/>
              <w:marTop w:val="0"/>
              <w:marBottom w:val="0"/>
              <w:divBdr>
                <w:top w:val="none" w:sz="0" w:space="0" w:color="auto"/>
                <w:left w:val="none" w:sz="0" w:space="0" w:color="auto"/>
                <w:bottom w:val="none" w:sz="0" w:space="0" w:color="auto"/>
                <w:right w:val="none" w:sz="0" w:space="0" w:color="auto"/>
              </w:divBdr>
            </w:div>
            <w:div w:id="1220550908">
              <w:marLeft w:val="0"/>
              <w:marRight w:val="0"/>
              <w:marTop w:val="0"/>
              <w:marBottom w:val="0"/>
              <w:divBdr>
                <w:top w:val="none" w:sz="0" w:space="0" w:color="auto"/>
                <w:left w:val="none" w:sz="0" w:space="0" w:color="auto"/>
                <w:bottom w:val="none" w:sz="0" w:space="0" w:color="auto"/>
                <w:right w:val="none" w:sz="0" w:space="0" w:color="auto"/>
              </w:divBdr>
            </w:div>
            <w:div w:id="1220745540">
              <w:marLeft w:val="0"/>
              <w:marRight w:val="0"/>
              <w:marTop w:val="0"/>
              <w:marBottom w:val="0"/>
              <w:divBdr>
                <w:top w:val="none" w:sz="0" w:space="0" w:color="auto"/>
                <w:left w:val="none" w:sz="0" w:space="0" w:color="auto"/>
                <w:bottom w:val="none" w:sz="0" w:space="0" w:color="auto"/>
                <w:right w:val="none" w:sz="0" w:space="0" w:color="auto"/>
              </w:divBdr>
            </w:div>
            <w:div w:id="1222210481">
              <w:marLeft w:val="0"/>
              <w:marRight w:val="0"/>
              <w:marTop w:val="0"/>
              <w:marBottom w:val="0"/>
              <w:divBdr>
                <w:top w:val="none" w:sz="0" w:space="0" w:color="auto"/>
                <w:left w:val="none" w:sz="0" w:space="0" w:color="auto"/>
                <w:bottom w:val="none" w:sz="0" w:space="0" w:color="auto"/>
                <w:right w:val="none" w:sz="0" w:space="0" w:color="auto"/>
              </w:divBdr>
            </w:div>
            <w:div w:id="1222327867">
              <w:marLeft w:val="0"/>
              <w:marRight w:val="0"/>
              <w:marTop w:val="0"/>
              <w:marBottom w:val="0"/>
              <w:divBdr>
                <w:top w:val="none" w:sz="0" w:space="0" w:color="auto"/>
                <w:left w:val="none" w:sz="0" w:space="0" w:color="auto"/>
                <w:bottom w:val="none" w:sz="0" w:space="0" w:color="auto"/>
                <w:right w:val="none" w:sz="0" w:space="0" w:color="auto"/>
              </w:divBdr>
            </w:div>
            <w:div w:id="1222330405">
              <w:marLeft w:val="0"/>
              <w:marRight w:val="0"/>
              <w:marTop w:val="0"/>
              <w:marBottom w:val="0"/>
              <w:divBdr>
                <w:top w:val="none" w:sz="0" w:space="0" w:color="auto"/>
                <w:left w:val="none" w:sz="0" w:space="0" w:color="auto"/>
                <w:bottom w:val="none" w:sz="0" w:space="0" w:color="auto"/>
                <w:right w:val="none" w:sz="0" w:space="0" w:color="auto"/>
              </w:divBdr>
            </w:div>
            <w:div w:id="1224489774">
              <w:marLeft w:val="0"/>
              <w:marRight w:val="0"/>
              <w:marTop w:val="0"/>
              <w:marBottom w:val="0"/>
              <w:divBdr>
                <w:top w:val="none" w:sz="0" w:space="0" w:color="auto"/>
                <w:left w:val="none" w:sz="0" w:space="0" w:color="auto"/>
                <w:bottom w:val="none" w:sz="0" w:space="0" w:color="auto"/>
                <w:right w:val="none" w:sz="0" w:space="0" w:color="auto"/>
              </w:divBdr>
            </w:div>
            <w:div w:id="1229656100">
              <w:marLeft w:val="0"/>
              <w:marRight w:val="0"/>
              <w:marTop w:val="0"/>
              <w:marBottom w:val="0"/>
              <w:divBdr>
                <w:top w:val="none" w:sz="0" w:space="0" w:color="auto"/>
                <w:left w:val="none" w:sz="0" w:space="0" w:color="auto"/>
                <w:bottom w:val="none" w:sz="0" w:space="0" w:color="auto"/>
                <w:right w:val="none" w:sz="0" w:space="0" w:color="auto"/>
              </w:divBdr>
            </w:div>
            <w:div w:id="1229682350">
              <w:marLeft w:val="0"/>
              <w:marRight w:val="0"/>
              <w:marTop w:val="0"/>
              <w:marBottom w:val="0"/>
              <w:divBdr>
                <w:top w:val="none" w:sz="0" w:space="0" w:color="auto"/>
                <w:left w:val="none" w:sz="0" w:space="0" w:color="auto"/>
                <w:bottom w:val="none" w:sz="0" w:space="0" w:color="auto"/>
                <w:right w:val="none" w:sz="0" w:space="0" w:color="auto"/>
              </w:divBdr>
            </w:div>
            <w:div w:id="1230922889">
              <w:marLeft w:val="0"/>
              <w:marRight w:val="0"/>
              <w:marTop w:val="0"/>
              <w:marBottom w:val="0"/>
              <w:divBdr>
                <w:top w:val="none" w:sz="0" w:space="0" w:color="auto"/>
                <w:left w:val="none" w:sz="0" w:space="0" w:color="auto"/>
                <w:bottom w:val="none" w:sz="0" w:space="0" w:color="auto"/>
                <w:right w:val="none" w:sz="0" w:space="0" w:color="auto"/>
              </w:divBdr>
            </w:div>
            <w:div w:id="1235552652">
              <w:marLeft w:val="0"/>
              <w:marRight w:val="0"/>
              <w:marTop w:val="0"/>
              <w:marBottom w:val="0"/>
              <w:divBdr>
                <w:top w:val="none" w:sz="0" w:space="0" w:color="auto"/>
                <w:left w:val="none" w:sz="0" w:space="0" w:color="auto"/>
                <w:bottom w:val="none" w:sz="0" w:space="0" w:color="auto"/>
                <w:right w:val="none" w:sz="0" w:space="0" w:color="auto"/>
              </w:divBdr>
            </w:div>
            <w:div w:id="1235774254">
              <w:marLeft w:val="0"/>
              <w:marRight w:val="0"/>
              <w:marTop w:val="0"/>
              <w:marBottom w:val="0"/>
              <w:divBdr>
                <w:top w:val="none" w:sz="0" w:space="0" w:color="auto"/>
                <w:left w:val="none" w:sz="0" w:space="0" w:color="auto"/>
                <w:bottom w:val="none" w:sz="0" w:space="0" w:color="auto"/>
                <w:right w:val="none" w:sz="0" w:space="0" w:color="auto"/>
              </w:divBdr>
            </w:div>
            <w:div w:id="1235898797">
              <w:marLeft w:val="0"/>
              <w:marRight w:val="0"/>
              <w:marTop w:val="0"/>
              <w:marBottom w:val="0"/>
              <w:divBdr>
                <w:top w:val="none" w:sz="0" w:space="0" w:color="auto"/>
                <w:left w:val="none" w:sz="0" w:space="0" w:color="auto"/>
                <w:bottom w:val="none" w:sz="0" w:space="0" w:color="auto"/>
                <w:right w:val="none" w:sz="0" w:space="0" w:color="auto"/>
              </w:divBdr>
            </w:div>
            <w:div w:id="1237396684">
              <w:marLeft w:val="0"/>
              <w:marRight w:val="0"/>
              <w:marTop w:val="0"/>
              <w:marBottom w:val="0"/>
              <w:divBdr>
                <w:top w:val="none" w:sz="0" w:space="0" w:color="auto"/>
                <w:left w:val="none" w:sz="0" w:space="0" w:color="auto"/>
                <w:bottom w:val="none" w:sz="0" w:space="0" w:color="auto"/>
                <w:right w:val="none" w:sz="0" w:space="0" w:color="auto"/>
              </w:divBdr>
            </w:div>
            <w:div w:id="1238320813">
              <w:marLeft w:val="0"/>
              <w:marRight w:val="0"/>
              <w:marTop w:val="0"/>
              <w:marBottom w:val="0"/>
              <w:divBdr>
                <w:top w:val="none" w:sz="0" w:space="0" w:color="auto"/>
                <w:left w:val="none" w:sz="0" w:space="0" w:color="auto"/>
                <w:bottom w:val="none" w:sz="0" w:space="0" w:color="auto"/>
                <w:right w:val="none" w:sz="0" w:space="0" w:color="auto"/>
              </w:divBdr>
            </w:div>
            <w:div w:id="1239752103">
              <w:marLeft w:val="0"/>
              <w:marRight w:val="0"/>
              <w:marTop w:val="0"/>
              <w:marBottom w:val="0"/>
              <w:divBdr>
                <w:top w:val="none" w:sz="0" w:space="0" w:color="auto"/>
                <w:left w:val="none" w:sz="0" w:space="0" w:color="auto"/>
                <w:bottom w:val="none" w:sz="0" w:space="0" w:color="auto"/>
                <w:right w:val="none" w:sz="0" w:space="0" w:color="auto"/>
              </w:divBdr>
            </w:div>
            <w:div w:id="1240679026">
              <w:marLeft w:val="0"/>
              <w:marRight w:val="0"/>
              <w:marTop w:val="0"/>
              <w:marBottom w:val="0"/>
              <w:divBdr>
                <w:top w:val="none" w:sz="0" w:space="0" w:color="auto"/>
                <w:left w:val="none" w:sz="0" w:space="0" w:color="auto"/>
                <w:bottom w:val="none" w:sz="0" w:space="0" w:color="auto"/>
                <w:right w:val="none" w:sz="0" w:space="0" w:color="auto"/>
              </w:divBdr>
            </w:div>
            <w:div w:id="1240945801">
              <w:marLeft w:val="0"/>
              <w:marRight w:val="0"/>
              <w:marTop w:val="0"/>
              <w:marBottom w:val="0"/>
              <w:divBdr>
                <w:top w:val="none" w:sz="0" w:space="0" w:color="auto"/>
                <w:left w:val="none" w:sz="0" w:space="0" w:color="auto"/>
                <w:bottom w:val="none" w:sz="0" w:space="0" w:color="auto"/>
                <w:right w:val="none" w:sz="0" w:space="0" w:color="auto"/>
              </w:divBdr>
            </w:div>
            <w:div w:id="1241059999">
              <w:marLeft w:val="0"/>
              <w:marRight w:val="0"/>
              <w:marTop w:val="0"/>
              <w:marBottom w:val="0"/>
              <w:divBdr>
                <w:top w:val="none" w:sz="0" w:space="0" w:color="auto"/>
                <w:left w:val="none" w:sz="0" w:space="0" w:color="auto"/>
                <w:bottom w:val="none" w:sz="0" w:space="0" w:color="auto"/>
                <w:right w:val="none" w:sz="0" w:space="0" w:color="auto"/>
              </w:divBdr>
            </w:div>
            <w:div w:id="1244947552">
              <w:marLeft w:val="0"/>
              <w:marRight w:val="0"/>
              <w:marTop w:val="0"/>
              <w:marBottom w:val="0"/>
              <w:divBdr>
                <w:top w:val="none" w:sz="0" w:space="0" w:color="auto"/>
                <w:left w:val="none" w:sz="0" w:space="0" w:color="auto"/>
                <w:bottom w:val="none" w:sz="0" w:space="0" w:color="auto"/>
                <w:right w:val="none" w:sz="0" w:space="0" w:color="auto"/>
              </w:divBdr>
            </w:div>
            <w:div w:id="1246761793">
              <w:marLeft w:val="0"/>
              <w:marRight w:val="0"/>
              <w:marTop w:val="0"/>
              <w:marBottom w:val="0"/>
              <w:divBdr>
                <w:top w:val="none" w:sz="0" w:space="0" w:color="auto"/>
                <w:left w:val="none" w:sz="0" w:space="0" w:color="auto"/>
                <w:bottom w:val="none" w:sz="0" w:space="0" w:color="auto"/>
                <w:right w:val="none" w:sz="0" w:space="0" w:color="auto"/>
              </w:divBdr>
            </w:div>
            <w:div w:id="1248149628">
              <w:marLeft w:val="0"/>
              <w:marRight w:val="0"/>
              <w:marTop w:val="0"/>
              <w:marBottom w:val="0"/>
              <w:divBdr>
                <w:top w:val="none" w:sz="0" w:space="0" w:color="auto"/>
                <w:left w:val="none" w:sz="0" w:space="0" w:color="auto"/>
                <w:bottom w:val="none" w:sz="0" w:space="0" w:color="auto"/>
                <w:right w:val="none" w:sz="0" w:space="0" w:color="auto"/>
              </w:divBdr>
            </w:div>
            <w:div w:id="1248729602">
              <w:marLeft w:val="0"/>
              <w:marRight w:val="0"/>
              <w:marTop w:val="0"/>
              <w:marBottom w:val="0"/>
              <w:divBdr>
                <w:top w:val="none" w:sz="0" w:space="0" w:color="auto"/>
                <w:left w:val="none" w:sz="0" w:space="0" w:color="auto"/>
                <w:bottom w:val="none" w:sz="0" w:space="0" w:color="auto"/>
                <w:right w:val="none" w:sz="0" w:space="0" w:color="auto"/>
              </w:divBdr>
            </w:div>
            <w:div w:id="1249273065">
              <w:marLeft w:val="0"/>
              <w:marRight w:val="0"/>
              <w:marTop w:val="0"/>
              <w:marBottom w:val="0"/>
              <w:divBdr>
                <w:top w:val="none" w:sz="0" w:space="0" w:color="auto"/>
                <w:left w:val="none" w:sz="0" w:space="0" w:color="auto"/>
                <w:bottom w:val="none" w:sz="0" w:space="0" w:color="auto"/>
                <w:right w:val="none" w:sz="0" w:space="0" w:color="auto"/>
              </w:divBdr>
            </w:div>
            <w:div w:id="1249463536">
              <w:marLeft w:val="0"/>
              <w:marRight w:val="0"/>
              <w:marTop w:val="0"/>
              <w:marBottom w:val="0"/>
              <w:divBdr>
                <w:top w:val="none" w:sz="0" w:space="0" w:color="auto"/>
                <w:left w:val="none" w:sz="0" w:space="0" w:color="auto"/>
                <w:bottom w:val="none" w:sz="0" w:space="0" w:color="auto"/>
                <w:right w:val="none" w:sz="0" w:space="0" w:color="auto"/>
              </w:divBdr>
            </w:div>
            <w:div w:id="1249578097">
              <w:marLeft w:val="0"/>
              <w:marRight w:val="0"/>
              <w:marTop w:val="0"/>
              <w:marBottom w:val="0"/>
              <w:divBdr>
                <w:top w:val="none" w:sz="0" w:space="0" w:color="auto"/>
                <w:left w:val="none" w:sz="0" w:space="0" w:color="auto"/>
                <w:bottom w:val="none" w:sz="0" w:space="0" w:color="auto"/>
                <w:right w:val="none" w:sz="0" w:space="0" w:color="auto"/>
              </w:divBdr>
            </w:div>
            <w:div w:id="1249583641">
              <w:marLeft w:val="0"/>
              <w:marRight w:val="0"/>
              <w:marTop w:val="0"/>
              <w:marBottom w:val="0"/>
              <w:divBdr>
                <w:top w:val="none" w:sz="0" w:space="0" w:color="auto"/>
                <w:left w:val="none" w:sz="0" w:space="0" w:color="auto"/>
                <w:bottom w:val="none" w:sz="0" w:space="0" w:color="auto"/>
                <w:right w:val="none" w:sz="0" w:space="0" w:color="auto"/>
              </w:divBdr>
            </w:div>
            <w:div w:id="1249845022">
              <w:marLeft w:val="0"/>
              <w:marRight w:val="0"/>
              <w:marTop w:val="0"/>
              <w:marBottom w:val="0"/>
              <w:divBdr>
                <w:top w:val="none" w:sz="0" w:space="0" w:color="auto"/>
                <w:left w:val="none" w:sz="0" w:space="0" w:color="auto"/>
                <w:bottom w:val="none" w:sz="0" w:space="0" w:color="auto"/>
                <w:right w:val="none" w:sz="0" w:space="0" w:color="auto"/>
              </w:divBdr>
            </w:div>
            <w:div w:id="1250693573">
              <w:marLeft w:val="0"/>
              <w:marRight w:val="0"/>
              <w:marTop w:val="0"/>
              <w:marBottom w:val="0"/>
              <w:divBdr>
                <w:top w:val="none" w:sz="0" w:space="0" w:color="auto"/>
                <w:left w:val="none" w:sz="0" w:space="0" w:color="auto"/>
                <w:bottom w:val="none" w:sz="0" w:space="0" w:color="auto"/>
                <w:right w:val="none" w:sz="0" w:space="0" w:color="auto"/>
              </w:divBdr>
            </w:div>
            <w:div w:id="1251156504">
              <w:marLeft w:val="0"/>
              <w:marRight w:val="0"/>
              <w:marTop w:val="0"/>
              <w:marBottom w:val="0"/>
              <w:divBdr>
                <w:top w:val="none" w:sz="0" w:space="0" w:color="auto"/>
                <w:left w:val="none" w:sz="0" w:space="0" w:color="auto"/>
                <w:bottom w:val="none" w:sz="0" w:space="0" w:color="auto"/>
                <w:right w:val="none" w:sz="0" w:space="0" w:color="auto"/>
              </w:divBdr>
            </w:div>
            <w:div w:id="1252160413">
              <w:marLeft w:val="0"/>
              <w:marRight w:val="0"/>
              <w:marTop w:val="0"/>
              <w:marBottom w:val="0"/>
              <w:divBdr>
                <w:top w:val="none" w:sz="0" w:space="0" w:color="auto"/>
                <w:left w:val="none" w:sz="0" w:space="0" w:color="auto"/>
                <w:bottom w:val="none" w:sz="0" w:space="0" w:color="auto"/>
                <w:right w:val="none" w:sz="0" w:space="0" w:color="auto"/>
              </w:divBdr>
            </w:div>
            <w:div w:id="1252203020">
              <w:marLeft w:val="0"/>
              <w:marRight w:val="0"/>
              <w:marTop w:val="0"/>
              <w:marBottom w:val="0"/>
              <w:divBdr>
                <w:top w:val="none" w:sz="0" w:space="0" w:color="auto"/>
                <w:left w:val="none" w:sz="0" w:space="0" w:color="auto"/>
                <w:bottom w:val="none" w:sz="0" w:space="0" w:color="auto"/>
                <w:right w:val="none" w:sz="0" w:space="0" w:color="auto"/>
              </w:divBdr>
            </w:div>
            <w:div w:id="1252278200">
              <w:marLeft w:val="0"/>
              <w:marRight w:val="0"/>
              <w:marTop w:val="0"/>
              <w:marBottom w:val="0"/>
              <w:divBdr>
                <w:top w:val="none" w:sz="0" w:space="0" w:color="auto"/>
                <w:left w:val="none" w:sz="0" w:space="0" w:color="auto"/>
                <w:bottom w:val="none" w:sz="0" w:space="0" w:color="auto"/>
                <w:right w:val="none" w:sz="0" w:space="0" w:color="auto"/>
              </w:divBdr>
            </w:div>
            <w:div w:id="1253852506">
              <w:marLeft w:val="0"/>
              <w:marRight w:val="0"/>
              <w:marTop w:val="0"/>
              <w:marBottom w:val="0"/>
              <w:divBdr>
                <w:top w:val="none" w:sz="0" w:space="0" w:color="auto"/>
                <w:left w:val="none" w:sz="0" w:space="0" w:color="auto"/>
                <w:bottom w:val="none" w:sz="0" w:space="0" w:color="auto"/>
                <w:right w:val="none" w:sz="0" w:space="0" w:color="auto"/>
              </w:divBdr>
            </w:div>
            <w:div w:id="1254627833">
              <w:marLeft w:val="0"/>
              <w:marRight w:val="0"/>
              <w:marTop w:val="0"/>
              <w:marBottom w:val="0"/>
              <w:divBdr>
                <w:top w:val="none" w:sz="0" w:space="0" w:color="auto"/>
                <w:left w:val="none" w:sz="0" w:space="0" w:color="auto"/>
                <w:bottom w:val="none" w:sz="0" w:space="0" w:color="auto"/>
                <w:right w:val="none" w:sz="0" w:space="0" w:color="auto"/>
              </w:divBdr>
            </w:div>
            <w:div w:id="1255824816">
              <w:marLeft w:val="0"/>
              <w:marRight w:val="0"/>
              <w:marTop w:val="0"/>
              <w:marBottom w:val="0"/>
              <w:divBdr>
                <w:top w:val="none" w:sz="0" w:space="0" w:color="auto"/>
                <w:left w:val="none" w:sz="0" w:space="0" w:color="auto"/>
                <w:bottom w:val="none" w:sz="0" w:space="0" w:color="auto"/>
                <w:right w:val="none" w:sz="0" w:space="0" w:color="auto"/>
              </w:divBdr>
            </w:div>
            <w:div w:id="1260404618">
              <w:marLeft w:val="0"/>
              <w:marRight w:val="0"/>
              <w:marTop w:val="0"/>
              <w:marBottom w:val="0"/>
              <w:divBdr>
                <w:top w:val="none" w:sz="0" w:space="0" w:color="auto"/>
                <w:left w:val="none" w:sz="0" w:space="0" w:color="auto"/>
                <w:bottom w:val="none" w:sz="0" w:space="0" w:color="auto"/>
                <w:right w:val="none" w:sz="0" w:space="0" w:color="auto"/>
              </w:divBdr>
            </w:div>
            <w:div w:id="1265840605">
              <w:marLeft w:val="0"/>
              <w:marRight w:val="0"/>
              <w:marTop w:val="0"/>
              <w:marBottom w:val="0"/>
              <w:divBdr>
                <w:top w:val="none" w:sz="0" w:space="0" w:color="auto"/>
                <w:left w:val="none" w:sz="0" w:space="0" w:color="auto"/>
                <w:bottom w:val="none" w:sz="0" w:space="0" w:color="auto"/>
                <w:right w:val="none" w:sz="0" w:space="0" w:color="auto"/>
              </w:divBdr>
            </w:div>
            <w:div w:id="1265964966">
              <w:marLeft w:val="0"/>
              <w:marRight w:val="0"/>
              <w:marTop w:val="0"/>
              <w:marBottom w:val="0"/>
              <w:divBdr>
                <w:top w:val="none" w:sz="0" w:space="0" w:color="auto"/>
                <w:left w:val="none" w:sz="0" w:space="0" w:color="auto"/>
                <w:bottom w:val="none" w:sz="0" w:space="0" w:color="auto"/>
                <w:right w:val="none" w:sz="0" w:space="0" w:color="auto"/>
              </w:divBdr>
            </w:div>
            <w:div w:id="1266771068">
              <w:marLeft w:val="0"/>
              <w:marRight w:val="0"/>
              <w:marTop w:val="0"/>
              <w:marBottom w:val="0"/>
              <w:divBdr>
                <w:top w:val="none" w:sz="0" w:space="0" w:color="auto"/>
                <w:left w:val="none" w:sz="0" w:space="0" w:color="auto"/>
                <w:bottom w:val="none" w:sz="0" w:space="0" w:color="auto"/>
                <w:right w:val="none" w:sz="0" w:space="0" w:color="auto"/>
              </w:divBdr>
            </w:div>
            <w:div w:id="1267083730">
              <w:marLeft w:val="0"/>
              <w:marRight w:val="0"/>
              <w:marTop w:val="0"/>
              <w:marBottom w:val="0"/>
              <w:divBdr>
                <w:top w:val="none" w:sz="0" w:space="0" w:color="auto"/>
                <w:left w:val="none" w:sz="0" w:space="0" w:color="auto"/>
                <w:bottom w:val="none" w:sz="0" w:space="0" w:color="auto"/>
                <w:right w:val="none" w:sz="0" w:space="0" w:color="auto"/>
              </w:divBdr>
            </w:div>
            <w:div w:id="1269239025">
              <w:marLeft w:val="0"/>
              <w:marRight w:val="0"/>
              <w:marTop w:val="0"/>
              <w:marBottom w:val="0"/>
              <w:divBdr>
                <w:top w:val="none" w:sz="0" w:space="0" w:color="auto"/>
                <w:left w:val="none" w:sz="0" w:space="0" w:color="auto"/>
                <w:bottom w:val="none" w:sz="0" w:space="0" w:color="auto"/>
                <w:right w:val="none" w:sz="0" w:space="0" w:color="auto"/>
              </w:divBdr>
            </w:div>
            <w:div w:id="1270896392">
              <w:marLeft w:val="0"/>
              <w:marRight w:val="0"/>
              <w:marTop w:val="0"/>
              <w:marBottom w:val="0"/>
              <w:divBdr>
                <w:top w:val="none" w:sz="0" w:space="0" w:color="auto"/>
                <w:left w:val="none" w:sz="0" w:space="0" w:color="auto"/>
                <w:bottom w:val="none" w:sz="0" w:space="0" w:color="auto"/>
                <w:right w:val="none" w:sz="0" w:space="0" w:color="auto"/>
              </w:divBdr>
            </w:div>
            <w:div w:id="1271007137">
              <w:marLeft w:val="0"/>
              <w:marRight w:val="0"/>
              <w:marTop w:val="0"/>
              <w:marBottom w:val="0"/>
              <w:divBdr>
                <w:top w:val="none" w:sz="0" w:space="0" w:color="auto"/>
                <w:left w:val="none" w:sz="0" w:space="0" w:color="auto"/>
                <w:bottom w:val="none" w:sz="0" w:space="0" w:color="auto"/>
                <w:right w:val="none" w:sz="0" w:space="0" w:color="auto"/>
              </w:divBdr>
            </w:div>
            <w:div w:id="1271745856">
              <w:marLeft w:val="0"/>
              <w:marRight w:val="0"/>
              <w:marTop w:val="0"/>
              <w:marBottom w:val="0"/>
              <w:divBdr>
                <w:top w:val="none" w:sz="0" w:space="0" w:color="auto"/>
                <w:left w:val="none" w:sz="0" w:space="0" w:color="auto"/>
                <w:bottom w:val="none" w:sz="0" w:space="0" w:color="auto"/>
                <w:right w:val="none" w:sz="0" w:space="0" w:color="auto"/>
              </w:divBdr>
            </w:div>
            <w:div w:id="1271818489">
              <w:marLeft w:val="0"/>
              <w:marRight w:val="0"/>
              <w:marTop w:val="0"/>
              <w:marBottom w:val="0"/>
              <w:divBdr>
                <w:top w:val="none" w:sz="0" w:space="0" w:color="auto"/>
                <w:left w:val="none" w:sz="0" w:space="0" w:color="auto"/>
                <w:bottom w:val="none" w:sz="0" w:space="0" w:color="auto"/>
                <w:right w:val="none" w:sz="0" w:space="0" w:color="auto"/>
              </w:divBdr>
            </w:div>
            <w:div w:id="1271936641">
              <w:marLeft w:val="0"/>
              <w:marRight w:val="0"/>
              <w:marTop w:val="0"/>
              <w:marBottom w:val="0"/>
              <w:divBdr>
                <w:top w:val="none" w:sz="0" w:space="0" w:color="auto"/>
                <w:left w:val="none" w:sz="0" w:space="0" w:color="auto"/>
                <w:bottom w:val="none" w:sz="0" w:space="0" w:color="auto"/>
                <w:right w:val="none" w:sz="0" w:space="0" w:color="auto"/>
              </w:divBdr>
            </w:div>
            <w:div w:id="1273510965">
              <w:marLeft w:val="0"/>
              <w:marRight w:val="0"/>
              <w:marTop w:val="0"/>
              <w:marBottom w:val="0"/>
              <w:divBdr>
                <w:top w:val="none" w:sz="0" w:space="0" w:color="auto"/>
                <w:left w:val="none" w:sz="0" w:space="0" w:color="auto"/>
                <w:bottom w:val="none" w:sz="0" w:space="0" w:color="auto"/>
                <w:right w:val="none" w:sz="0" w:space="0" w:color="auto"/>
              </w:divBdr>
            </w:div>
            <w:div w:id="1274753101">
              <w:marLeft w:val="0"/>
              <w:marRight w:val="0"/>
              <w:marTop w:val="0"/>
              <w:marBottom w:val="0"/>
              <w:divBdr>
                <w:top w:val="none" w:sz="0" w:space="0" w:color="auto"/>
                <w:left w:val="none" w:sz="0" w:space="0" w:color="auto"/>
                <w:bottom w:val="none" w:sz="0" w:space="0" w:color="auto"/>
                <w:right w:val="none" w:sz="0" w:space="0" w:color="auto"/>
              </w:divBdr>
            </w:div>
            <w:div w:id="1275404116">
              <w:marLeft w:val="0"/>
              <w:marRight w:val="0"/>
              <w:marTop w:val="0"/>
              <w:marBottom w:val="0"/>
              <w:divBdr>
                <w:top w:val="none" w:sz="0" w:space="0" w:color="auto"/>
                <w:left w:val="none" w:sz="0" w:space="0" w:color="auto"/>
                <w:bottom w:val="none" w:sz="0" w:space="0" w:color="auto"/>
                <w:right w:val="none" w:sz="0" w:space="0" w:color="auto"/>
              </w:divBdr>
            </w:div>
            <w:div w:id="1278559644">
              <w:marLeft w:val="0"/>
              <w:marRight w:val="0"/>
              <w:marTop w:val="0"/>
              <w:marBottom w:val="0"/>
              <w:divBdr>
                <w:top w:val="none" w:sz="0" w:space="0" w:color="auto"/>
                <w:left w:val="none" w:sz="0" w:space="0" w:color="auto"/>
                <w:bottom w:val="none" w:sz="0" w:space="0" w:color="auto"/>
                <w:right w:val="none" w:sz="0" w:space="0" w:color="auto"/>
              </w:divBdr>
            </w:div>
            <w:div w:id="1279601460">
              <w:marLeft w:val="0"/>
              <w:marRight w:val="0"/>
              <w:marTop w:val="0"/>
              <w:marBottom w:val="0"/>
              <w:divBdr>
                <w:top w:val="none" w:sz="0" w:space="0" w:color="auto"/>
                <w:left w:val="none" w:sz="0" w:space="0" w:color="auto"/>
                <w:bottom w:val="none" w:sz="0" w:space="0" w:color="auto"/>
                <w:right w:val="none" w:sz="0" w:space="0" w:color="auto"/>
              </w:divBdr>
            </w:div>
            <w:div w:id="1280068340">
              <w:marLeft w:val="0"/>
              <w:marRight w:val="0"/>
              <w:marTop w:val="0"/>
              <w:marBottom w:val="0"/>
              <w:divBdr>
                <w:top w:val="none" w:sz="0" w:space="0" w:color="auto"/>
                <w:left w:val="none" w:sz="0" w:space="0" w:color="auto"/>
                <w:bottom w:val="none" w:sz="0" w:space="0" w:color="auto"/>
                <w:right w:val="none" w:sz="0" w:space="0" w:color="auto"/>
              </w:divBdr>
            </w:div>
            <w:div w:id="1280180637">
              <w:marLeft w:val="0"/>
              <w:marRight w:val="0"/>
              <w:marTop w:val="0"/>
              <w:marBottom w:val="0"/>
              <w:divBdr>
                <w:top w:val="none" w:sz="0" w:space="0" w:color="auto"/>
                <w:left w:val="none" w:sz="0" w:space="0" w:color="auto"/>
                <w:bottom w:val="none" w:sz="0" w:space="0" w:color="auto"/>
                <w:right w:val="none" w:sz="0" w:space="0" w:color="auto"/>
              </w:divBdr>
            </w:div>
            <w:div w:id="1280255717">
              <w:marLeft w:val="0"/>
              <w:marRight w:val="0"/>
              <w:marTop w:val="0"/>
              <w:marBottom w:val="0"/>
              <w:divBdr>
                <w:top w:val="none" w:sz="0" w:space="0" w:color="auto"/>
                <w:left w:val="none" w:sz="0" w:space="0" w:color="auto"/>
                <w:bottom w:val="none" w:sz="0" w:space="0" w:color="auto"/>
                <w:right w:val="none" w:sz="0" w:space="0" w:color="auto"/>
              </w:divBdr>
            </w:div>
            <w:div w:id="1281036472">
              <w:marLeft w:val="0"/>
              <w:marRight w:val="0"/>
              <w:marTop w:val="0"/>
              <w:marBottom w:val="0"/>
              <w:divBdr>
                <w:top w:val="none" w:sz="0" w:space="0" w:color="auto"/>
                <w:left w:val="none" w:sz="0" w:space="0" w:color="auto"/>
                <w:bottom w:val="none" w:sz="0" w:space="0" w:color="auto"/>
                <w:right w:val="none" w:sz="0" w:space="0" w:color="auto"/>
              </w:divBdr>
            </w:div>
            <w:div w:id="1284071832">
              <w:marLeft w:val="0"/>
              <w:marRight w:val="0"/>
              <w:marTop w:val="0"/>
              <w:marBottom w:val="0"/>
              <w:divBdr>
                <w:top w:val="none" w:sz="0" w:space="0" w:color="auto"/>
                <w:left w:val="none" w:sz="0" w:space="0" w:color="auto"/>
                <w:bottom w:val="none" w:sz="0" w:space="0" w:color="auto"/>
                <w:right w:val="none" w:sz="0" w:space="0" w:color="auto"/>
              </w:divBdr>
            </w:div>
            <w:div w:id="1284386369">
              <w:marLeft w:val="0"/>
              <w:marRight w:val="0"/>
              <w:marTop w:val="0"/>
              <w:marBottom w:val="0"/>
              <w:divBdr>
                <w:top w:val="none" w:sz="0" w:space="0" w:color="auto"/>
                <w:left w:val="none" w:sz="0" w:space="0" w:color="auto"/>
                <w:bottom w:val="none" w:sz="0" w:space="0" w:color="auto"/>
                <w:right w:val="none" w:sz="0" w:space="0" w:color="auto"/>
              </w:divBdr>
            </w:div>
            <w:div w:id="1286934289">
              <w:marLeft w:val="0"/>
              <w:marRight w:val="0"/>
              <w:marTop w:val="0"/>
              <w:marBottom w:val="0"/>
              <w:divBdr>
                <w:top w:val="none" w:sz="0" w:space="0" w:color="auto"/>
                <w:left w:val="none" w:sz="0" w:space="0" w:color="auto"/>
                <w:bottom w:val="none" w:sz="0" w:space="0" w:color="auto"/>
                <w:right w:val="none" w:sz="0" w:space="0" w:color="auto"/>
              </w:divBdr>
            </w:div>
            <w:div w:id="1288782501">
              <w:marLeft w:val="0"/>
              <w:marRight w:val="0"/>
              <w:marTop w:val="0"/>
              <w:marBottom w:val="0"/>
              <w:divBdr>
                <w:top w:val="none" w:sz="0" w:space="0" w:color="auto"/>
                <w:left w:val="none" w:sz="0" w:space="0" w:color="auto"/>
                <w:bottom w:val="none" w:sz="0" w:space="0" w:color="auto"/>
                <w:right w:val="none" w:sz="0" w:space="0" w:color="auto"/>
              </w:divBdr>
            </w:div>
            <w:div w:id="1288853415">
              <w:marLeft w:val="0"/>
              <w:marRight w:val="0"/>
              <w:marTop w:val="0"/>
              <w:marBottom w:val="0"/>
              <w:divBdr>
                <w:top w:val="none" w:sz="0" w:space="0" w:color="auto"/>
                <w:left w:val="none" w:sz="0" w:space="0" w:color="auto"/>
                <w:bottom w:val="none" w:sz="0" w:space="0" w:color="auto"/>
                <w:right w:val="none" w:sz="0" w:space="0" w:color="auto"/>
              </w:divBdr>
            </w:div>
            <w:div w:id="1290280334">
              <w:marLeft w:val="0"/>
              <w:marRight w:val="0"/>
              <w:marTop w:val="0"/>
              <w:marBottom w:val="0"/>
              <w:divBdr>
                <w:top w:val="none" w:sz="0" w:space="0" w:color="auto"/>
                <w:left w:val="none" w:sz="0" w:space="0" w:color="auto"/>
                <w:bottom w:val="none" w:sz="0" w:space="0" w:color="auto"/>
                <w:right w:val="none" w:sz="0" w:space="0" w:color="auto"/>
              </w:divBdr>
            </w:div>
            <w:div w:id="1290672567">
              <w:marLeft w:val="0"/>
              <w:marRight w:val="0"/>
              <w:marTop w:val="0"/>
              <w:marBottom w:val="0"/>
              <w:divBdr>
                <w:top w:val="none" w:sz="0" w:space="0" w:color="auto"/>
                <w:left w:val="none" w:sz="0" w:space="0" w:color="auto"/>
                <w:bottom w:val="none" w:sz="0" w:space="0" w:color="auto"/>
                <w:right w:val="none" w:sz="0" w:space="0" w:color="auto"/>
              </w:divBdr>
            </w:div>
            <w:div w:id="1291977321">
              <w:marLeft w:val="0"/>
              <w:marRight w:val="0"/>
              <w:marTop w:val="0"/>
              <w:marBottom w:val="0"/>
              <w:divBdr>
                <w:top w:val="none" w:sz="0" w:space="0" w:color="auto"/>
                <w:left w:val="none" w:sz="0" w:space="0" w:color="auto"/>
                <w:bottom w:val="none" w:sz="0" w:space="0" w:color="auto"/>
                <w:right w:val="none" w:sz="0" w:space="0" w:color="auto"/>
              </w:divBdr>
            </w:div>
            <w:div w:id="1294024439">
              <w:marLeft w:val="0"/>
              <w:marRight w:val="0"/>
              <w:marTop w:val="0"/>
              <w:marBottom w:val="0"/>
              <w:divBdr>
                <w:top w:val="none" w:sz="0" w:space="0" w:color="auto"/>
                <w:left w:val="none" w:sz="0" w:space="0" w:color="auto"/>
                <w:bottom w:val="none" w:sz="0" w:space="0" w:color="auto"/>
                <w:right w:val="none" w:sz="0" w:space="0" w:color="auto"/>
              </w:divBdr>
            </w:div>
            <w:div w:id="1295216499">
              <w:marLeft w:val="0"/>
              <w:marRight w:val="0"/>
              <w:marTop w:val="0"/>
              <w:marBottom w:val="0"/>
              <w:divBdr>
                <w:top w:val="none" w:sz="0" w:space="0" w:color="auto"/>
                <w:left w:val="none" w:sz="0" w:space="0" w:color="auto"/>
                <w:bottom w:val="none" w:sz="0" w:space="0" w:color="auto"/>
                <w:right w:val="none" w:sz="0" w:space="0" w:color="auto"/>
              </w:divBdr>
            </w:div>
            <w:div w:id="1296376493">
              <w:marLeft w:val="0"/>
              <w:marRight w:val="0"/>
              <w:marTop w:val="0"/>
              <w:marBottom w:val="0"/>
              <w:divBdr>
                <w:top w:val="none" w:sz="0" w:space="0" w:color="auto"/>
                <w:left w:val="none" w:sz="0" w:space="0" w:color="auto"/>
                <w:bottom w:val="none" w:sz="0" w:space="0" w:color="auto"/>
                <w:right w:val="none" w:sz="0" w:space="0" w:color="auto"/>
              </w:divBdr>
            </w:div>
            <w:div w:id="1296527602">
              <w:marLeft w:val="0"/>
              <w:marRight w:val="0"/>
              <w:marTop w:val="0"/>
              <w:marBottom w:val="0"/>
              <w:divBdr>
                <w:top w:val="none" w:sz="0" w:space="0" w:color="auto"/>
                <w:left w:val="none" w:sz="0" w:space="0" w:color="auto"/>
                <w:bottom w:val="none" w:sz="0" w:space="0" w:color="auto"/>
                <w:right w:val="none" w:sz="0" w:space="0" w:color="auto"/>
              </w:divBdr>
            </w:div>
            <w:div w:id="1297099131">
              <w:marLeft w:val="0"/>
              <w:marRight w:val="0"/>
              <w:marTop w:val="0"/>
              <w:marBottom w:val="0"/>
              <w:divBdr>
                <w:top w:val="none" w:sz="0" w:space="0" w:color="auto"/>
                <w:left w:val="none" w:sz="0" w:space="0" w:color="auto"/>
                <w:bottom w:val="none" w:sz="0" w:space="0" w:color="auto"/>
                <w:right w:val="none" w:sz="0" w:space="0" w:color="auto"/>
              </w:divBdr>
            </w:div>
            <w:div w:id="1297221866">
              <w:marLeft w:val="0"/>
              <w:marRight w:val="0"/>
              <w:marTop w:val="0"/>
              <w:marBottom w:val="0"/>
              <w:divBdr>
                <w:top w:val="none" w:sz="0" w:space="0" w:color="auto"/>
                <w:left w:val="none" w:sz="0" w:space="0" w:color="auto"/>
                <w:bottom w:val="none" w:sz="0" w:space="0" w:color="auto"/>
                <w:right w:val="none" w:sz="0" w:space="0" w:color="auto"/>
              </w:divBdr>
            </w:div>
            <w:div w:id="1299916304">
              <w:marLeft w:val="0"/>
              <w:marRight w:val="0"/>
              <w:marTop w:val="0"/>
              <w:marBottom w:val="0"/>
              <w:divBdr>
                <w:top w:val="none" w:sz="0" w:space="0" w:color="auto"/>
                <w:left w:val="none" w:sz="0" w:space="0" w:color="auto"/>
                <w:bottom w:val="none" w:sz="0" w:space="0" w:color="auto"/>
                <w:right w:val="none" w:sz="0" w:space="0" w:color="auto"/>
              </w:divBdr>
            </w:div>
            <w:div w:id="1300302003">
              <w:marLeft w:val="0"/>
              <w:marRight w:val="0"/>
              <w:marTop w:val="0"/>
              <w:marBottom w:val="0"/>
              <w:divBdr>
                <w:top w:val="none" w:sz="0" w:space="0" w:color="auto"/>
                <w:left w:val="none" w:sz="0" w:space="0" w:color="auto"/>
                <w:bottom w:val="none" w:sz="0" w:space="0" w:color="auto"/>
                <w:right w:val="none" w:sz="0" w:space="0" w:color="auto"/>
              </w:divBdr>
            </w:div>
            <w:div w:id="1300383936">
              <w:marLeft w:val="0"/>
              <w:marRight w:val="0"/>
              <w:marTop w:val="0"/>
              <w:marBottom w:val="0"/>
              <w:divBdr>
                <w:top w:val="none" w:sz="0" w:space="0" w:color="auto"/>
                <w:left w:val="none" w:sz="0" w:space="0" w:color="auto"/>
                <w:bottom w:val="none" w:sz="0" w:space="0" w:color="auto"/>
                <w:right w:val="none" w:sz="0" w:space="0" w:color="auto"/>
              </w:divBdr>
            </w:div>
            <w:div w:id="1300693509">
              <w:marLeft w:val="0"/>
              <w:marRight w:val="0"/>
              <w:marTop w:val="0"/>
              <w:marBottom w:val="0"/>
              <w:divBdr>
                <w:top w:val="none" w:sz="0" w:space="0" w:color="auto"/>
                <w:left w:val="none" w:sz="0" w:space="0" w:color="auto"/>
                <w:bottom w:val="none" w:sz="0" w:space="0" w:color="auto"/>
                <w:right w:val="none" w:sz="0" w:space="0" w:color="auto"/>
              </w:divBdr>
            </w:div>
            <w:div w:id="1301107242">
              <w:marLeft w:val="0"/>
              <w:marRight w:val="0"/>
              <w:marTop w:val="0"/>
              <w:marBottom w:val="0"/>
              <w:divBdr>
                <w:top w:val="none" w:sz="0" w:space="0" w:color="auto"/>
                <w:left w:val="none" w:sz="0" w:space="0" w:color="auto"/>
                <w:bottom w:val="none" w:sz="0" w:space="0" w:color="auto"/>
                <w:right w:val="none" w:sz="0" w:space="0" w:color="auto"/>
              </w:divBdr>
            </w:div>
            <w:div w:id="1301567995">
              <w:marLeft w:val="0"/>
              <w:marRight w:val="0"/>
              <w:marTop w:val="0"/>
              <w:marBottom w:val="0"/>
              <w:divBdr>
                <w:top w:val="none" w:sz="0" w:space="0" w:color="auto"/>
                <w:left w:val="none" w:sz="0" w:space="0" w:color="auto"/>
                <w:bottom w:val="none" w:sz="0" w:space="0" w:color="auto"/>
                <w:right w:val="none" w:sz="0" w:space="0" w:color="auto"/>
              </w:divBdr>
            </w:div>
            <w:div w:id="1302157127">
              <w:marLeft w:val="0"/>
              <w:marRight w:val="0"/>
              <w:marTop w:val="0"/>
              <w:marBottom w:val="0"/>
              <w:divBdr>
                <w:top w:val="none" w:sz="0" w:space="0" w:color="auto"/>
                <w:left w:val="none" w:sz="0" w:space="0" w:color="auto"/>
                <w:bottom w:val="none" w:sz="0" w:space="0" w:color="auto"/>
                <w:right w:val="none" w:sz="0" w:space="0" w:color="auto"/>
              </w:divBdr>
            </w:div>
            <w:div w:id="1302536728">
              <w:marLeft w:val="0"/>
              <w:marRight w:val="0"/>
              <w:marTop w:val="0"/>
              <w:marBottom w:val="0"/>
              <w:divBdr>
                <w:top w:val="none" w:sz="0" w:space="0" w:color="auto"/>
                <w:left w:val="none" w:sz="0" w:space="0" w:color="auto"/>
                <w:bottom w:val="none" w:sz="0" w:space="0" w:color="auto"/>
                <w:right w:val="none" w:sz="0" w:space="0" w:color="auto"/>
              </w:divBdr>
            </w:div>
            <w:div w:id="1303542655">
              <w:marLeft w:val="0"/>
              <w:marRight w:val="0"/>
              <w:marTop w:val="0"/>
              <w:marBottom w:val="0"/>
              <w:divBdr>
                <w:top w:val="none" w:sz="0" w:space="0" w:color="auto"/>
                <w:left w:val="none" w:sz="0" w:space="0" w:color="auto"/>
                <w:bottom w:val="none" w:sz="0" w:space="0" w:color="auto"/>
                <w:right w:val="none" w:sz="0" w:space="0" w:color="auto"/>
              </w:divBdr>
            </w:div>
            <w:div w:id="1306007950">
              <w:marLeft w:val="0"/>
              <w:marRight w:val="0"/>
              <w:marTop w:val="0"/>
              <w:marBottom w:val="0"/>
              <w:divBdr>
                <w:top w:val="none" w:sz="0" w:space="0" w:color="auto"/>
                <w:left w:val="none" w:sz="0" w:space="0" w:color="auto"/>
                <w:bottom w:val="none" w:sz="0" w:space="0" w:color="auto"/>
                <w:right w:val="none" w:sz="0" w:space="0" w:color="auto"/>
              </w:divBdr>
            </w:div>
            <w:div w:id="1308630608">
              <w:marLeft w:val="0"/>
              <w:marRight w:val="0"/>
              <w:marTop w:val="0"/>
              <w:marBottom w:val="0"/>
              <w:divBdr>
                <w:top w:val="none" w:sz="0" w:space="0" w:color="auto"/>
                <w:left w:val="none" w:sz="0" w:space="0" w:color="auto"/>
                <w:bottom w:val="none" w:sz="0" w:space="0" w:color="auto"/>
                <w:right w:val="none" w:sz="0" w:space="0" w:color="auto"/>
              </w:divBdr>
            </w:div>
            <w:div w:id="1311666293">
              <w:marLeft w:val="0"/>
              <w:marRight w:val="0"/>
              <w:marTop w:val="0"/>
              <w:marBottom w:val="0"/>
              <w:divBdr>
                <w:top w:val="none" w:sz="0" w:space="0" w:color="auto"/>
                <w:left w:val="none" w:sz="0" w:space="0" w:color="auto"/>
                <w:bottom w:val="none" w:sz="0" w:space="0" w:color="auto"/>
                <w:right w:val="none" w:sz="0" w:space="0" w:color="auto"/>
              </w:divBdr>
            </w:div>
            <w:div w:id="1311864721">
              <w:marLeft w:val="0"/>
              <w:marRight w:val="0"/>
              <w:marTop w:val="0"/>
              <w:marBottom w:val="0"/>
              <w:divBdr>
                <w:top w:val="none" w:sz="0" w:space="0" w:color="auto"/>
                <w:left w:val="none" w:sz="0" w:space="0" w:color="auto"/>
                <w:bottom w:val="none" w:sz="0" w:space="0" w:color="auto"/>
                <w:right w:val="none" w:sz="0" w:space="0" w:color="auto"/>
              </w:divBdr>
            </w:div>
            <w:div w:id="1312635845">
              <w:marLeft w:val="0"/>
              <w:marRight w:val="0"/>
              <w:marTop w:val="0"/>
              <w:marBottom w:val="0"/>
              <w:divBdr>
                <w:top w:val="none" w:sz="0" w:space="0" w:color="auto"/>
                <w:left w:val="none" w:sz="0" w:space="0" w:color="auto"/>
                <w:bottom w:val="none" w:sz="0" w:space="0" w:color="auto"/>
                <w:right w:val="none" w:sz="0" w:space="0" w:color="auto"/>
              </w:divBdr>
            </w:div>
            <w:div w:id="1318222803">
              <w:marLeft w:val="0"/>
              <w:marRight w:val="0"/>
              <w:marTop w:val="0"/>
              <w:marBottom w:val="0"/>
              <w:divBdr>
                <w:top w:val="none" w:sz="0" w:space="0" w:color="auto"/>
                <w:left w:val="none" w:sz="0" w:space="0" w:color="auto"/>
                <w:bottom w:val="none" w:sz="0" w:space="0" w:color="auto"/>
                <w:right w:val="none" w:sz="0" w:space="0" w:color="auto"/>
              </w:divBdr>
            </w:div>
            <w:div w:id="1318919403">
              <w:marLeft w:val="0"/>
              <w:marRight w:val="0"/>
              <w:marTop w:val="0"/>
              <w:marBottom w:val="0"/>
              <w:divBdr>
                <w:top w:val="none" w:sz="0" w:space="0" w:color="auto"/>
                <w:left w:val="none" w:sz="0" w:space="0" w:color="auto"/>
                <w:bottom w:val="none" w:sz="0" w:space="0" w:color="auto"/>
                <w:right w:val="none" w:sz="0" w:space="0" w:color="auto"/>
              </w:divBdr>
            </w:div>
            <w:div w:id="1319773734">
              <w:marLeft w:val="0"/>
              <w:marRight w:val="0"/>
              <w:marTop w:val="0"/>
              <w:marBottom w:val="0"/>
              <w:divBdr>
                <w:top w:val="none" w:sz="0" w:space="0" w:color="auto"/>
                <w:left w:val="none" w:sz="0" w:space="0" w:color="auto"/>
                <w:bottom w:val="none" w:sz="0" w:space="0" w:color="auto"/>
                <w:right w:val="none" w:sz="0" w:space="0" w:color="auto"/>
              </w:divBdr>
            </w:div>
            <w:div w:id="1320576306">
              <w:marLeft w:val="0"/>
              <w:marRight w:val="0"/>
              <w:marTop w:val="0"/>
              <w:marBottom w:val="0"/>
              <w:divBdr>
                <w:top w:val="none" w:sz="0" w:space="0" w:color="auto"/>
                <w:left w:val="none" w:sz="0" w:space="0" w:color="auto"/>
                <w:bottom w:val="none" w:sz="0" w:space="0" w:color="auto"/>
                <w:right w:val="none" w:sz="0" w:space="0" w:color="auto"/>
              </w:divBdr>
            </w:div>
            <w:div w:id="1321927983">
              <w:marLeft w:val="0"/>
              <w:marRight w:val="0"/>
              <w:marTop w:val="0"/>
              <w:marBottom w:val="0"/>
              <w:divBdr>
                <w:top w:val="none" w:sz="0" w:space="0" w:color="auto"/>
                <w:left w:val="none" w:sz="0" w:space="0" w:color="auto"/>
                <w:bottom w:val="none" w:sz="0" w:space="0" w:color="auto"/>
                <w:right w:val="none" w:sz="0" w:space="0" w:color="auto"/>
              </w:divBdr>
            </w:div>
            <w:div w:id="1322732619">
              <w:marLeft w:val="0"/>
              <w:marRight w:val="0"/>
              <w:marTop w:val="0"/>
              <w:marBottom w:val="0"/>
              <w:divBdr>
                <w:top w:val="none" w:sz="0" w:space="0" w:color="auto"/>
                <w:left w:val="none" w:sz="0" w:space="0" w:color="auto"/>
                <w:bottom w:val="none" w:sz="0" w:space="0" w:color="auto"/>
                <w:right w:val="none" w:sz="0" w:space="0" w:color="auto"/>
              </w:divBdr>
            </w:div>
            <w:div w:id="1329558916">
              <w:marLeft w:val="0"/>
              <w:marRight w:val="0"/>
              <w:marTop w:val="0"/>
              <w:marBottom w:val="0"/>
              <w:divBdr>
                <w:top w:val="none" w:sz="0" w:space="0" w:color="auto"/>
                <w:left w:val="none" w:sz="0" w:space="0" w:color="auto"/>
                <w:bottom w:val="none" w:sz="0" w:space="0" w:color="auto"/>
                <w:right w:val="none" w:sz="0" w:space="0" w:color="auto"/>
              </w:divBdr>
            </w:div>
            <w:div w:id="1332026529">
              <w:marLeft w:val="0"/>
              <w:marRight w:val="0"/>
              <w:marTop w:val="0"/>
              <w:marBottom w:val="0"/>
              <w:divBdr>
                <w:top w:val="none" w:sz="0" w:space="0" w:color="auto"/>
                <w:left w:val="none" w:sz="0" w:space="0" w:color="auto"/>
                <w:bottom w:val="none" w:sz="0" w:space="0" w:color="auto"/>
                <w:right w:val="none" w:sz="0" w:space="0" w:color="auto"/>
              </w:divBdr>
            </w:div>
            <w:div w:id="1332297816">
              <w:marLeft w:val="0"/>
              <w:marRight w:val="0"/>
              <w:marTop w:val="0"/>
              <w:marBottom w:val="0"/>
              <w:divBdr>
                <w:top w:val="none" w:sz="0" w:space="0" w:color="auto"/>
                <w:left w:val="none" w:sz="0" w:space="0" w:color="auto"/>
                <w:bottom w:val="none" w:sz="0" w:space="0" w:color="auto"/>
                <w:right w:val="none" w:sz="0" w:space="0" w:color="auto"/>
              </w:divBdr>
            </w:div>
            <w:div w:id="1333098650">
              <w:marLeft w:val="0"/>
              <w:marRight w:val="0"/>
              <w:marTop w:val="0"/>
              <w:marBottom w:val="0"/>
              <w:divBdr>
                <w:top w:val="none" w:sz="0" w:space="0" w:color="auto"/>
                <w:left w:val="none" w:sz="0" w:space="0" w:color="auto"/>
                <w:bottom w:val="none" w:sz="0" w:space="0" w:color="auto"/>
                <w:right w:val="none" w:sz="0" w:space="0" w:color="auto"/>
              </w:divBdr>
            </w:div>
            <w:div w:id="1333532330">
              <w:marLeft w:val="0"/>
              <w:marRight w:val="0"/>
              <w:marTop w:val="0"/>
              <w:marBottom w:val="0"/>
              <w:divBdr>
                <w:top w:val="none" w:sz="0" w:space="0" w:color="auto"/>
                <w:left w:val="none" w:sz="0" w:space="0" w:color="auto"/>
                <w:bottom w:val="none" w:sz="0" w:space="0" w:color="auto"/>
                <w:right w:val="none" w:sz="0" w:space="0" w:color="auto"/>
              </w:divBdr>
            </w:div>
            <w:div w:id="1334988828">
              <w:marLeft w:val="0"/>
              <w:marRight w:val="0"/>
              <w:marTop w:val="0"/>
              <w:marBottom w:val="0"/>
              <w:divBdr>
                <w:top w:val="none" w:sz="0" w:space="0" w:color="auto"/>
                <w:left w:val="none" w:sz="0" w:space="0" w:color="auto"/>
                <w:bottom w:val="none" w:sz="0" w:space="0" w:color="auto"/>
                <w:right w:val="none" w:sz="0" w:space="0" w:color="auto"/>
              </w:divBdr>
            </w:div>
            <w:div w:id="1337344793">
              <w:marLeft w:val="0"/>
              <w:marRight w:val="0"/>
              <w:marTop w:val="0"/>
              <w:marBottom w:val="0"/>
              <w:divBdr>
                <w:top w:val="none" w:sz="0" w:space="0" w:color="auto"/>
                <w:left w:val="none" w:sz="0" w:space="0" w:color="auto"/>
                <w:bottom w:val="none" w:sz="0" w:space="0" w:color="auto"/>
                <w:right w:val="none" w:sz="0" w:space="0" w:color="auto"/>
              </w:divBdr>
            </w:div>
            <w:div w:id="1338532243">
              <w:marLeft w:val="0"/>
              <w:marRight w:val="0"/>
              <w:marTop w:val="0"/>
              <w:marBottom w:val="0"/>
              <w:divBdr>
                <w:top w:val="none" w:sz="0" w:space="0" w:color="auto"/>
                <w:left w:val="none" w:sz="0" w:space="0" w:color="auto"/>
                <w:bottom w:val="none" w:sz="0" w:space="0" w:color="auto"/>
                <w:right w:val="none" w:sz="0" w:space="0" w:color="auto"/>
              </w:divBdr>
            </w:div>
            <w:div w:id="1341614562">
              <w:marLeft w:val="0"/>
              <w:marRight w:val="0"/>
              <w:marTop w:val="0"/>
              <w:marBottom w:val="0"/>
              <w:divBdr>
                <w:top w:val="none" w:sz="0" w:space="0" w:color="auto"/>
                <w:left w:val="none" w:sz="0" w:space="0" w:color="auto"/>
                <w:bottom w:val="none" w:sz="0" w:space="0" w:color="auto"/>
                <w:right w:val="none" w:sz="0" w:space="0" w:color="auto"/>
              </w:divBdr>
            </w:div>
            <w:div w:id="1342048289">
              <w:marLeft w:val="0"/>
              <w:marRight w:val="0"/>
              <w:marTop w:val="0"/>
              <w:marBottom w:val="0"/>
              <w:divBdr>
                <w:top w:val="none" w:sz="0" w:space="0" w:color="auto"/>
                <w:left w:val="none" w:sz="0" w:space="0" w:color="auto"/>
                <w:bottom w:val="none" w:sz="0" w:space="0" w:color="auto"/>
                <w:right w:val="none" w:sz="0" w:space="0" w:color="auto"/>
              </w:divBdr>
            </w:div>
            <w:div w:id="1342317648">
              <w:marLeft w:val="0"/>
              <w:marRight w:val="0"/>
              <w:marTop w:val="0"/>
              <w:marBottom w:val="0"/>
              <w:divBdr>
                <w:top w:val="none" w:sz="0" w:space="0" w:color="auto"/>
                <w:left w:val="none" w:sz="0" w:space="0" w:color="auto"/>
                <w:bottom w:val="none" w:sz="0" w:space="0" w:color="auto"/>
                <w:right w:val="none" w:sz="0" w:space="0" w:color="auto"/>
              </w:divBdr>
            </w:div>
            <w:div w:id="1344746005">
              <w:marLeft w:val="0"/>
              <w:marRight w:val="0"/>
              <w:marTop w:val="0"/>
              <w:marBottom w:val="0"/>
              <w:divBdr>
                <w:top w:val="none" w:sz="0" w:space="0" w:color="auto"/>
                <w:left w:val="none" w:sz="0" w:space="0" w:color="auto"/>
                <w:bottom w:val="none" w:sz="0" w:space="0" w:color="auto"/>
                <w:right w:val="none" w:sz="0" w:space="0" w:color="auto"/>
              </w:divBdr>
            </w:div>
            <w:div w:id="1347051193">
              <w:marLeft w:val="0"/>
              <w:marRight w:val="0"/>
              <w:marTop w:val="0"/>
              <w:marBottom w:val="0"/>
              <w:divBdr>
                <w:top w:val="none" w:sz="0" w:space="0" w:color="auto"/>
                <w:left w:val="none" w:sz="0" w:space="0" w:color="auto"/>
                <w:bottom w:val="none" w:sz="0" w:space="0" w:color="auto"/>
                <w:right w:val="none" w:sz="0" w:space="0" w:color="auto"/>
              </w:divBdr>
            </w:div>
            <w:div w:id="1348215968">
              <w:marLeft w:val="0"/>
              <w:marRight w:val="0"/>
              <w:marTop w:val="0"/>
              <w:marBottom w:val="0"/>
              <w:divBdr>
                <w:top w:val="none" w:sz="0" w:space="0" w:color="auto"/>
                <w:left w:val="none" w:sz="0" w:space="0" w:color="auto"/>
                <w:bottom w:val="none" w:sz="0" w:space="0" w:color="auto"/>
                <w:right w:val="none" w:sz="0" w:space="0" w:color="auto"/>
              </w:divBdr>
            </w:div>
            <w:div w:id="1351369075">
              <w:marLeft w:val="0"/>
              <w:marRight w:val="0"/>
              <w:marTop w:val="0"/>
              <w:marBottom w:val="0"/>
              <w:divBdr>
                <w:top w:val="none" w:sz="0" w:space="0" w:color="auto"/>
                <w:left w:val="none" w:sz="0" w:space="0" w:color="auto"/>
                <w:bottom w:val="none" w:sz="0" w:space="0" w:color="auto"/>
                <w:right w:val="none" w:sz="0" w:space="0" w:color="auto"/>
              </w:divBdr>
            </w:div>
            <w:div w:id="1351372249">
              <w:marLeft w:val="0"/>
              <w:marRight w:val="0"/>
              <w:marTop w:val="0"/>
              <w:marBottom w:val="0"/>
              <w:divBdr>
                <w:top w:val="none" w:sz="0" w:space="0" w:color="auto"/>
                <w:left w:val="none" w:sz="0" w:space="0" w:color="auto"/>
                <w:bottom w:val="none" w:sz="0" w:space="0" w:color="auto"/>
                <w:right w:val="none" w:sz="0" w:space="0" w:color="auto"/>
              </w:divBdr>
            </w:div>
            <w:div w:id="1351449448">
              <w:marLeft w:val="0"/>
              <w:marRight w:val="0"/>
              <w:marTop w:val="0"/>
              <w:marBottom w:val="0"/>
              <w:divBdr>
                <w:top w:val="none" w:sz="0" w:space="0" w:color="auto"/>
                <w:left w:val="none" w:sz="0" w:space="0" w:color="auto"/>
                <w:bottom w:val="none" w:sz="0" w:space="0" w:color="auto"/>
                <w:right w:val="none" w:sz="0" w:space="0" w:color="auto"/>
              </w:divBdr>
            </w:div>
            <w:div w:id="1351688412">
              <w:marLeft w:val="0"/>
              <w:marRight w:val="0"/>
              <w:marTop w:val="0"/>
              <w:marBottom w:val="0"/>
              <w:divBdr>
                <w:top w:val="none" w:sz="0" w:space="0" w:color="auto"/>
                <w:left w:val="none" w:sz="0" w:space="0" w:color="auto"/>
                <w:bottom w:val="none" w:sz="0" w:space="0" w:color="auto"/>
                <w:right w:val="none" w:sz="0" w:space="0" w:color="auto"/>
              </w:divBdr>
            </w:div>
            <w:div w:id="1352755694">
              <w:marLeft w:val="0"/>
              <w:marRight w:val="0"/>
              <w:marTop w:val="0"/>
              <w:marBottom w:val="0"/>
              <w:divBdr>
                <w:top w:val="none" w:sz="0" w:space="0" w:color="auto"/>
                <w:left w:val="none" w:sz="0" w:space="0" w:color="auto"/>
                <w:bottom w:val="none" w:sz="0" w:space="0" w:color="auto"/>
                <w:right w:val="none" w:sz="0" w:space="0" w:color="auto"/>
              </w:divBdr>
            </w:div>
            <w:div w:id="1355040169">
              <w:marLeft w:val="0"/>
              <w:marRight w:val="0"/>
              <w:marTop w:val="0"/>
              <w:marBottom w:val="0"/>
              <w:divBdr>
                <w:top w:val="none" w:sz="0" w:space="0" w:color="auto"/>
                <w:left w:val="none" w:sz="0" w:space="0" w:color="auto"/>
                <w:bottom w:val="none" w:sz="0" w:space="0" w:color="auto"/>
                <w:right w:val="none" w:sz="0" w:space="0" w:color="auto"/>
              </w:divBdr>
            </w:div>
            <w:div w:id="1356149216">
              <w:marLeft w:val="0"/>
              <w:marRight w:val="0"/>
              <w:marTop w:val="0"/>
              <w:marBottom w:val="0"/>
              <w:divBdr>
                <w:top w:val="none" w:sz="0" w:space="0" w:color="auto"/>
                <w:left w:val="none" w:sz="0" w:space="0" w:color="auto"/>
                <w:bottom w:val="none" w:sz="0" w:space="0" w:color="auto"/>
                <w:right w:val="none" w:sz="0" w:space="0" w:color="auto"/>
              </w:divBdr>
            </w:div>
            <w:div w:id="1356538972">
              <w:marLeft w:val="0"/>
              <w:marRight w:val="0"/>
              <w:marTop w:val="0"/>
              <w:marBottom w:val="0"/>
              <w:divBdr>
                <w:top w:val="none" w:sz="0" w:space="0" w:color="auto"/>
                <w:left w:val="none" w:sz="0" w:space="0" w:color="auto"/>
                <w:bottom w:val="none" w:sz="0" w:space="0" w:color="auto"/>
                <w:right w:val="none" w:sz="0" w:space="0" w:color="auto"/>
              </w:divBdr>
            </w:div>
            <w:div w:id="1357073676">
              <w:marLeft w:val="0"/>
              <w:marRight w:val="0"/>
              <w:marTop w:val="0"/>
              <w:marBottom w:val="0"/>
              <w:divBdr>
                <w:top w:val="none" w:sz="0" w:space="0" w:color="auto"/>
                <w:left w:val="none" w:sz="0" w:space="0" w:color="auto"/>
                <w:bottom w:val="none" w:sz="0" w:space="0" w:color="auto"/>
                <w:right w:val="none" w:sz="0" w:space="0" w:color="auto"/>
              </w:divBdr>
            </w:div>
            <w:div w:id="1357779289">
              <w:marLeft w:val="0"/>
              <w:marRight w:val="0"/>
              <w:marTop w:val="0"/>
              <w:marBottom w:val="0"/>
              <w:divBdr>
                <w:top w:val="none" w:sz="0" w:space="0" w:color="auto"/>
                <w:left w:val="none" w:sz="0" w:space="0" w:color="auto"/>
                <w:bottom w:val="none" w:sz="0" w:space="0" w:color="auto"/>
                <w:right w:val="none" w:sz="0" w:space="0" w:color="auto"/>
              </w:divBdr>
            </w:div>
            <w:div w:id="1357779800">
              <w:marLeft w:val="0"/>
              <w:marRight w:val="0"/>
              <w:marTop w:val="0"/>
              <w:marBottom w:val="0"/>
              <w:divBdr>
                <w:top w:val="none" w:sz="0" w:space="0" w:color="auto"/>
                <w:left w:val="none" w:sz="0" w:space="0" w:color="auto"/>
                <w:bottom w:val="none" w:sz="0" w:space="0" w:color="auto"/>
                <w:right w:val="none" w:sz="0" w:space="0" w:color="auto"/>
              </w:divBdr>
            </w:div>
            <w:div w:id="1358114807">
              <w:marLeft w:val="0"/>
              <w:marRight w:val="0"/>
              <w:marTop w:val="0"/>
              <w:marBottom w:val="0"/>
              <w:divBdr>
                <w:top w:val="none" w:sz="0" w:space="0" w:color="auto"/>
                <w:left w:val="none" w:sz="0" w:space="0" w:color="auto"/>
                <w:bottom w:val="none" w:sz="0" w:space="0" w:color="auto"/>
                <w:right w:val="none" w:sz="0" w:space="0" w:color="auto"/>
              </w:divBdr>
            </w:div>
            <w:div w:id="1359426364">
              <w:marLeft w:val="0"/>
              <w:marRight w:val="0"/>
              <w:marTop w:val="0"/>
              <w:marBottom w:val="0"/>
              <w:divBdr>
                <w:top w:val="none" w:sz="0" w:space="0" w:color="auto"/>
                <w:left w:val="none" w:sz="0" w:space="0" w:color="auto"/>
                <w:bottom w:val="none" w:sz="0" w:space="0" w:color="auto"/>
                <w:right w:val="none" w:sz="0" w:space="0" w:color="auto"/>
              </w:divBdr>
            </w:div>
            <w:div w:id="1359694089">
              <w:marLeft w:val="0"/>
              <w:marRight w:val="0"/>
              <w:marTop w:val="0"/>
              <w:marBottom w:val="0"/>
              <w:divBdr>
                <w:top w:val="none" w:sz="0" w:space="0" w:color="auto"/>
                <w:left w:val="none" w:sz="0" w:space="0" w:color="auto"/>
                <w:bottom w:val="none" w:sz="0" w:space="0" w:color="auto"/>
                <w:right w:val="none" w:sz="0" w:space="0" w:color="auto"/>
              </w:divBdr>
            </w:div>
            <w:div w:id="1360617482">
              <w:marLeft w:val="0"/>
              <w:marRight w:val="0"/>
              <w:marTop w:val="0"/>
              <w:marBottom w:val="0"/>
              <w:divBdr>
                <w:top w:val="none" w:sz="0" w:space="0" w:color="auto"/>
                <w:left w:val="none" w:sz="0" w:space="0" w:color="auto"/>
                <w:bottom w:val="none" w:sz="0" w:space="0" w:color="auto"/>
                <w:right w:val="none" w:sz="0" w:space="0" w:color="auto"/>
              </w:divBdr>
            </w:div>
            <w:div w:id="1360937314">
              <w:marLeft w:val="0"/>
              <w:marRight w:val="0"/>
              <w:marTop w:val="0"/>
              <w:marBottom w:val="0"/>
              <w:divBdr>
                <w:top w:val="none" w:sz="0" w:space="0" w:color="auto"/>
                <w:left w:val="none" w:sz="0" w:space="0" w:color="auto"/>
                <w:bottom w:val="none" w:sz="0" w:space="0" w:color="auto"/>
                <w:right w:val="none" w:sz="0" w:space="0" w:color="auto"/>
              </w:divBdr>
            </w:div>
            <w:div w:id="1362317943">
              <w:marLeft w:val="0"/>
              <w:marRight w:val="0"/>
              <w:marTop w:val="0"/>
              <w:marBottom w:val="0"/>
              <w:divBdr>
                <w:top w:val="none" w:sz="0" w:space="0" w:color="auto"/>
                <w:left w:val="none" w:sz="0" w:space="0" w:color="auto"/>
                <w:bottom w:val="none" w:sz="0" w:space="0" w:color="auto"/>
                <w:right w:val="none" w:sz="0" w:space="0" w:color="auto"/>
              </w:divBdr>
            </w:div>
            <w:div w:id="1362365509">
              <w:marLeft w:val="0"/>
              <w:marRight w:val="0"/>
              <w:marTop w:val="0"/>
              <w:marBottom w:val="0"/>
              <w:divBdr>
                <w:top w:val="none" w:sz="0" w:space="0" w:color="auto"/>
                <w:left w:val="none" w:sz="0" w:space="0" w:color="auto"/>
                <w:bottom w:val="none" w:sz="0" w:space="0" w:color="auto"/>
                <w:right w:val="none" w:sz="0" w:space="0" w:color="auto"/>
              </w:divBdr>
            </w:div>
            <w:div w:id="1365979163">
              <w:marLeft w:val="0"/>
              <w:marRight w:val="0"/>
              <w:marTop w:val="0"/>
              <w:marBottom w:val="0"/>
              <w:divBdr>
                <w:top w:val="none" w:sz="0" w:space="0" w:color="auto"/>
                <w:left w:val="none" w:sz="0" w:space="0" w:color="auto"/>
                <w:bottom w:val="none" w:sz="0" w:space="0" w:color="auto"/>
                <w:right w:val="none" w:sz="0" w:space="0" w:color="auto"/>
              </w:divBdr>
            </w:div>
            <w:div w:id="1367680368">
              <w:marLeft w:val="0"/>
              <w:marRight w:val="0"/>
              <w:marTop w:val="0"/>
              <w:marBottom w:val="0"/>
              <w:divBdr>
                <w:top w:val="none" w:sz="0" w:space="0" w:color="auto"/>
                <w:left w:val="none" w:sz="0" w:space="0" w:color="auto"/>
                <w:bottom w:val="none" w:sz="0" w:space="0" w:color="auto"/>
                <w:right w:val="none" w:sz="0" w:space="0" w:color="auto"/>
              </w:divBdr>
            </w:div>
            <w:div w:id="1369137373">
              <w:marLeft w:val="0"/>
              <w:marRight w:val="0"/>
              <w:marTop w:val="0"/>
              <w:marBottom w:val="0"/>
              <w:divBdr>
                <w:top w:val="none" w:sz="0" w:space="0" w:color="auto"/>
                <w:left w:val="none" w:sz="0" w:space="0" w:color="auto"/>
                <w:bottom w:val="none" w:sz="0" w:space="0" w:color="auto"/>
                <w:right w:val="none" w:sz="0" w:space="0" w:color="auto"/>
              </w:divBdr>
            </w:div>
            <w:div w:id="1369449953">
              <w:marLeft w:val="0"/>
              <w:marRight w:val="0"/>
              <w:marTop w:val="0"/>
              <w:marBottom w:val="0"/>
              <w:divBdr>
                <w:top w:val="none" w:sz="0" w:space="0" w:color="auto"/>
                <w:left w:val="none" w:sz="0" w:space="0" w:color="auto"/>
                <w:bottom w:val="none" w:sz="0" w:space="0" w:color="auto"/>
                <w:right w:val="none" w:sz="0" w:space="0" w:color="auto"/>
              </w:divBdr>
            </w:div>
            <w:div w:id="1369720967">
              <w:marLeft w:val="0"/>
              <w:marRight w:val="0"/>
              <w:marTop w:val="0"/>
              <w:marBottom w:val="0"/>
              <w:divBdr>
                <w:top w:val="none" w:sz="0" w:space="0" w:color="auto"/>
                <w:left w:val="none" w:sz="0" w:space="0" w:color="auto"/>
                <w:bottom w:val="none" w:sz="0" w:space="0" w:color="auto"/>
                <w:right w:val="none" w:sz="0" w:space="0" w:color="auto"/>
              </w:divBdr>
            </w:div>
            <w:div w:id="1372456903">
              <w:marLeft w:val="0"/>
              <w:marRight w:val="0"/>
              <w:marTop w:val="0"/>
              <w:marBottom w:val="0"/>
              <w:divBdr>
                <w:top w:val="none" w:sz="0" w:space="0" w:color="auto"/>
                <w:left w:val="none" w:sz="0" w:space="0" w:color="auto"/>
                <w:bottom w:val="none" w:sz="0" w:space="0" w:color="auto"/>
                <w:right w:val="none" w:sz="0" w:space="0" w:color="auto"/>
              </w:divBdr>
            </w:div>
            <w:div w:id="1373843160">
              <w:marLeft w:val="0"/>
              <w:marRight w:val="0"/>
              <w:marTop w:val="0"/>
              <w:marBottom w:val="0"/>
              <w:divBdr>
                <w:top w:val="none" w:sz="0" w:space="0" w:color="auto"/>
                <w:left w:val="none" w:sz="0" w:space="0" w:color="auto"/>
                <w:bottom w:val="none" w:sz="0" w:space="0" w:color="auto"/>
                <w:right w:val="none" w:sz="0" w:space="0" w:color="auto"/>
              </w:divBdr>
            </w:div>
            <w:div w:id="1374034471">
              <w:marLeft w:val="0"/>
              <w:marRight w:val="0"/>
              <w:marTop w:val="0"/>
              <w:marBottom w:val="0"/>
              <w:divBdr>
                <w:top w:val="none" w:sz="0" w:space="0" w:color="auto"/>
                <w:left w:val="none" w:sz="0" w:space="0" w:color="auto"/>
                <w:bottom w:val="none" w:sz="0" w:space="0" w:color="auto"/>
                <w:right w:val="none" w:sz="0" w:space="0" w:color="auto"/>
              </w:divBdr>
            </w:div>
            <w:div w:id="1375541146">
              <w:marLeft w:val="0"/>
              <w:marRight w:val="0"/>
              <w:marTop w:val="0"/>
              <w:marBottom w:val="0"/>
              <w:divBdr>
                <w:top w:val="none" w:sz="0" w:space="0" w:color="auto"/>
                <w:left w:val="none" w:sz="0" w:space="0" w:color="auto"/>
                <w:bottom w:val="none" w:sz="0" w:space="0" w:color="auto"/>
                <w:right w:val="none" w:sz="0" w:space="0" w:color="auto"/>
              </w:divBdr>
            </w:div>
            <w:div w:id="1377316212">
              <w:marLeft w:val="0"/>
              <w:marRight w:val="0"/>
              <w:marTop w:val="0"/>
              <w:marBottom w:val="0"/>
              <w:divBdr>
                <w:top w:val="none" w:sz="0" w:space="0" w:color="auto"/>
                <w:left w:val="none" w:sz="0" w:space="0" w:color="auto"/>
                <w:bottom w:val="none" w:sz="0" w:space="0" w:color="auto"/>
                <w:right w:val="none" w:sz="0" w:space="0" w:color="auto"/>
              </w:divBdr>
            </w:div>
            <w:div w:id="1377389959">
              <w:marLeft w:val="0"/>
              <w:marRight w:val="0"/>
              <w:marTop w:val="0"/>
              <w:marBottom w:val="0"/>
              <w:divBdr>
                <w:top w:val="none" w:sz="0" w:space="0" w:color="auto"/>
                <w:left w:val="none" w:sz="0" w:space="0" w:color="auto"/>
                <w:bottom w:val="none" w:sz="0" w:space="0" w:color="auto"/>
                <w:right w:val="none" w:sz="0" w:space="0" w:color="auto"/>
              </w:divBdr>
            </w:div>
            <w:div w:id="1378048789">
              <w:marLeft w:val="0"/>
              <w:marRight w:val="0"/>
              <w:marTop w:val="0"/>
              <w:marBottom w:val="0"/>
              <w:divBdr>
                <w:top w:val="none" w:sz="0" w:space="0" w:color="auto"/>
                <w:left w:val="none" w:sz="0" w:space="0" w:color="auto"/>
                <w:bottom w:val="none" w:sz="0" w:space="0" w:color="auto"/>
                <w:right w:val="none" w:sz="0" w:space="0" w:color="auto"/>
              </w:divBdr>
            </w:div>
            <w:div w:id="1379432215">
              <w:marLeft w:val="0"/>
              <w:marRight w:val="0"/>
              <w:marTop w:val="0"/>
              <w:marBottom w:val="0"/>
              <w:divBdr>
                <w:top w:val="none" w:sz="0" w:space="0" w:color="auto"/>
                <w:left w:val="none" w:sz="0" w:space="0" w:color="auto"/>
                <w:bottom w:val="none" w:sz="0" w:space="0" w:color="auto"/>
                <w:right w:val="none" w:sz="0" w:space="0" w:color="auto"/>
              </w:divBdr>
            </w:div>
            <w:div w:id="1385644638">
              <w:marLeft w:val="0"/>
              <w:marRight w:val="0"/>
              <w:marTop w:val="0"/>
              <w:marBottom w:val="0"/>
              <w:divBdr>
                <w:top w:val="none" w:sz="0" w:space="0" w:color="auto"/>
                <w:left w:val="none" w:sz="0" w:space="0" w:color="auto"/>
                <w:bottom w:val="none" w:sz="0" w:space="0" w:color="auto"/>
                <w:right w:val="none" w:sz="0" w:space="0" w:color="auto"/>
              </w:divBdr>
            </w:div>
            <w:div w:id="1386640693">
              <w:marLeft w:val="0"/>
              <w:marRight w:val="0"/>
              <w:marTop w:val="0"/>
              <w:marBottom w:val="0"/>
              <w:divBdr>
                <w:top w:val="none" w:sz="0" w:space="0" w:color="auto"/>
                <w:left w:val="none" w:sz="0" w:space="0" w:color="auto"/>
                <w:bottom w:val="none" w:sz="0" w:space="0" w:color="auto"/>
                <w:right w:val="none" w:sz="0" w:space="0" w:color="auto"/>
              </w:divBdr>
            </w:div>
            <w:div w:id="1387145861">
              <w:marLeft w:val="0"/>
              <w:marRight w:val="0"/>
              <w:marTop w:val="0"/>
              <w:marBottom w:val="0"/>
              <w:divBdr>
                <w:top w:val="none" w:sz="0" w:space="0" w:color="auto"/>
                <w:left w:val="none" w:sz="0" w:space="0" w:color="auto"/>
                <w:bottom w:val="none" w:sz="0" w:space="0" w:color="auto"/>
                <w:right w:val="none" w:sz="0" w:space="0" w:color="auto"/>
              </w:divBdr>
            </w:div>
            <w:div w:id="1388143167">
              <w:marLeft w:val="0"/>
              <w:marRight w:val="0"/>
              <w:marTop w:val="0"/>
              <w:marBottom w:val="0"/>
              <w:divBdr>
                <w:top w:val="none" w:sz="0" w:space="0" w:color="auto"/>
                <w:left w:val="none" w:sz="0" w:space="0" w:color="auto"/>
                <w:bottom w:val="none" w:sz="0" w:space="0" w:color="auto"/>
                <w:right w:val="none" w:sz="0" w:space="0" w:color="auto"/>
              </w:divBdr>
            </w:div>
            <w:div w:id="1390035363">
              <w:marLeft w:val="0"/>
              <w:marRight w:val="0"/>
              <w:marTop w:val="0"/>
              <w:marBottom w:val="0"/>
              <w:divBdr>
                <w:top w:val="none" w:sz="0" w:space="0" w:color="auto"/>
                <w:left w:val="none" w:sz="0" w:space="0" w:color="auto"/>
                <w:bottom w:val="none" w:sz="0" w:space="0" w:color="auto"/>
                <w:right w:val="none" w:sz="0" w:space="0" w:color="auto"/>
              </w:divBdr>
            </w:div>
            <w:div w:id="1390302059">
              <w:marLeft w:val="0"/>
              <w:marRight w:val="0"/>
              <w:marTop w:val="0"/>
              <w:marBottom w:val="0"/>
              <w:divBdr>
                <w:top w:val="none" w:sz="0" w:space="0" w:color="auto"/>
                <w:left w:val="none" w:sz="0" w:space="0" w:color="auto"/>
                <w:bottom w:val="none" w:sz="0" w:space="0" w:color="auto"/>
                <w:right w:val="none" w:sz="0" w:space="0" w:color="auto"/>
              </w:divBdr>
            </w:div>
            <w:div w:id="1390882487">
              <w:marLeft w:val="0"/>
              <w:marRight w:val="0"/>
              <w:marTop w:val="0"/>
              <w:marBottom w:val="0"/>
              <w:divBdr>
                <w:top w:val="none" w:sz="0" w:space="0" w:color="auto"/>
                <w:left w:val="none" w:sz="0" w:space="0" w:color="auto"/>
                <w:bottom w:val="none" w:sz="0" w:space="0" w:color="auto"/>
                <w:right w:val="none" w:sz="0" w:space="0" w:color="auto"/>
              </w:divBdr>
            </w:div>
            <w:div w:id="1390962469">
              <w:marLeft w:val="0"/>
              <w:marRight w:val="0"/>
              <w:marTop w:val="0"/>
              <w:marBottom w:val="0"/>
              <w:divBdr>
                <w:top w:val="none" w:sz="0" w:space="0" w:color="auto"/>
                <w:left w:val="none" w:sz="0" w:space="0" w:color="auto"/>
                <w:bottom w:val="none" w:sz="0" w:space="0" w:color="auto"/>
                <w:right w:val="none" w:sz="0" w:space="0" w:color="auto"/>
              </w:divBdr>
            </w:div>
            <w:div w:id="1391153455">
              <w:marLeft w:val="0"/>
              <w:marRight w:val="0"/>
              <w:marTop w:val="0"/>
              <w:marBottom w:val="0"/>
              <w:divBdr>
                <w:top w:val="none" w:sz="0" w:space="0" w:color="auto"/>
                <w:left w:val="none" w:sz="0" w:space="0" w:color="auto"/>
                <w:bottom w:val="none" w:sz="0" w:space="0" w:color="auto"/>
                <w:right w:val="none" w:sz="0" w:space="0" w:color="auto"/>
              </w:divBdr>
            </w:div>
            <w:div w:id="1391227285">
              <w:marLeft w:val="0"/>
              <w:marRight w:val="0"/>
              <w:marTop w:val="0"/>
              <w:marBottom w:val="0"/>
              <w:divBdr>
                <w:top w:val="none" w:sz="0" w:space="0" w:color="auto"/>
                <w:left w:val="none" w:sz="0" w:space="0" w:color="auto"/>
                <w:bottom w:val="none" w:sz="0" w:space="0" w:color="auto"/>
                <w:right w:val="none" w:sz="0" w:space="0" w:color="auto"/>
              </w:divBdr>
            </w:div>
            <w:div w:id="1391806658">
              <w:marLeft w:val="0"/>
              <w:marRight w:val="0"/>
              <w:marTop w:val="0"/>
              <w:marBottom w:val="0"/>
              <w:divBdr>
                <w:top w:val="none" w:sz="0" w:space="0" w:color="auto"/>
                <w:left w:val="none" w:sz="0" w:space="0" w:color="auto"/>
                <w:bottom w:val="none" w:sz="0" w:space="0" w:color="auto"/>
                <w:right w:val="none" w:sz="0" w:space="0" w:color="auto"/>
              </w:divBdr>
            </w:div>
            <w:div w:id="1391919745">
              <w:marLeft w:val="0"/>
              <w:marRight w:val="0"/>
              <w:marTop w:val="0"/>
              <w:marBottom w:val="0"/>
              <w:divBdr>
                <w:top w:val="none" w:sz="0" w:space="0" w:color="auto"/>
                <w:left w:val="none" w:sz="0" w:space="0" w:color="auto"/>
                <w:bottom w:val="none" w:sz="0" w:space="0" w:color="auto"/>
                <w:right w:val="none" w:sz="0" w:space="0" w:color="auto"/>
              </w:divBdr>
            </w:div>
            <w:div w:id="1395471005">
              <w:marLeft w:val="0"/>
              <w:marRight w:val="0"/>
              <w:marTop w:val="0"/>
              <w:marBottom w:val="0"/>
              <w:divBdr>
                <w:top w:val="none" w:sz="0" w:space="0" w:color="auto"/>
                <w:left w:val="none" w:sz="0" w:space="0" w:color="auto"/>
                <w:bottom w:val="none" w:sz="0" w:space="0" w:color="auto"/>
                <w:right w:val="none" w:sz="0" w:space="0" w:color="auto"/>
              </w:divBdr>
            </w:div>
            <w:div w:id="1395932029">
              <w:marLeft w:val="0"/>
              <w:marRight w:val="0"/>
              <w:marTop w:val="0"/>
              <w:marBottom w:val="0"/>
              <w:divBdr>
                <w:top w:val="none" w:sz="0" w:space="0" w:color="auto"/>
                <w:left w:val="none" w:sz="0" w:space="0" w:color="auto"/>
                <w:bottom w:val="none" w:sz="0" w:space="0" w:color="auto"/>
                <w:right w:val="none" w:sz="0" w:space="0" w:color="auto"/>
              </w:divBdr>
            </w:div>
            <w:div w:id="1396315061">
              <w:marLeft w:val="0"/>
              <w:marRight w:val="0"/>
              <w:marTop w:val="0"/>
              <w:marBottom w:val="0"/>
              <w:divBdr>
                <w:top w:val="none" w:sz="0" w:space="0" w:color="auto"/>
                <w:left w:val="none" w:sz="0" w:space="0" w:color="auto"/>
                <w:bottom w:val="none" w:sz="0" w:space="0" w:color="auto"/>
                <w:right w:val="none" w:sz="0" w:space="0" w:color="auto"/>
              </w:divBdr>
            </w:div>
            <w:div w:id="1401758240">
              <w:marLeft w:val="0"/>
              <w:marRight w:val="0"/>
              <w:marTop w:val="0"/>
              <w:marBottom w:val="0"/>
              <w:divBdr>
                <w:top w:val="none" w:sz="0" w:space="0" w:color="auto"/>
                <w:left w:val="none" w:sz="0" w:space="0" w:color="auto"/>
                <w:bottom w:val="none" w:sz="0" w:space="0" w:color="auto"/>
                <w:right w:val="none" w:sz="0" w:space="0" w:color="auto"/>
              </w:divBdr>
            </w:div>
            <w:div w:id="1401899591">
              <w:marLeft w:val="0"/>
              <w:marRight w:val="0"/>
              <w:marTop w:val="0"/>
              <w:marBottom w:val="0"/>
              <w:divBdr>
                <w:top w:val="none" w:sz="0" w:space="0" w:color="auto"/>
                <w:left w:val="none" w:sz="0" w:space="0" w:color="auto"/>
                <w:bottom w:val="none" w:sz="0" w:space="0" w:color="auto"/>
                <w:right w:val="none" w:sz="0" w:space="0" w:color="auto"/>
              </w:divBdr>
            </w:div>
            <w:div w:id="1402365799">
              <w:marLeft w:val="0"/>
              <w:marRight w:val="0"/>
              <w:marTop w:val="0"/>
              <w:marBottom w:val="0"/>
              <w:divBdr>
                <w:top w:val="none" w:sz="0" w:space="0" w:color="auto"/>
                <w:left w:val="none" w:sz="0" w:space="0" w:color="auto"/>
                <w:bottom w:val="none" w:sz="0" w:space="0" w:color="auto"/>
                <w:right w:val="none" w:sz="0" w:space="0" w:color="auto"/>
              </w:divBdr>
            </w:div>
            <w:div w:id="1402366369">
              <w:marLeft w:val="0"/>
              <w:marRight w:val="0"/>
              <w:marTop w:val="0"/>
              <w:marBottom w:val="0"/>
              <w:divBdr>
                <w:top w:val="none" w:sz="0" w:space="0" w:color="auto"/>
                <w:left w:val="none" w:sz="0" w:space="0" w:color="auto"/>
                <w:bottom w:val="none" w:sz="0" w:space="0" w:color="auto"/>
                <w:right w:val="none" w:sz="0" w:space="0" w:color="auto"/>
              </w:divBdr>
            </w:div>
            <w:div w:id="1404327501">
              <w:marLeft w:val="0"/>
              <w:marRight w:val="0"/>
              <w:marTop w:val="0"/>
              <w:marBottom w:val="0"/>
              <w:divBdr>
                <w:top w:val="none" w:sz="0" w:space="0" w:color="auto"/>
                <w:left w:val="none" w:sz="0" w:space="0" w:color="auto"/>
                <w:bottom w:val="none" w:sz="0" w:space="0" w:color="auto"/>
                <w:right w:val="none" w:sz="0" w:space="0" w:color="auto"/>
              </w:divBdr>
            </w:div>
            <w:div w:id="1406220953">
              <w:marLeft w:val="0"/>
              <w:marRight w:val="0"/>
              <w:marTop w:val="0"/>
              <w:marBottom w:val="0"/>
              <w:divBdr>
                <w:top w:val="none" w:sz="0" w:space="0" w:color="auto"/>
                <w:left w:val="none" w:sz="0" w:space="0" w:color="auto"/>
                <w:bottom w:val="none" w:sz="0" w:space="0" w:color="auto"/>
                <w:right w:val="none" w:sz="0" w:space="0" w:color="auto"/>
              </w:divBdr>
            </w:div>
            <w:div w:id="1406411823">
              <w:marLeft w:val="0"/>
              <w:marRight w:val="0"/>
              <w:marTop w:val="0"/>
              <w:marBottom w:val="0"/>
              <w:divBdr>
                <w:top w:val="none" w:sz="0" w:space="0" w:color="auto"/>
                <w:left w:val="none" w:sz="0" w:space="0" w:color="auto"/>
                <w:bottom w:val="none" w:sz="0" w:space="0" w:color="auto"/>
                <w:right w:val="none" w:sz="0" w:space="0" w:color="auto"/>
              </w:divBdr>
            </w:div>
            <w:div w:id="1406876828">
              <w:marLeft w:val="0"/>
              <w:marRight w:val="0"/>
              <w:marTop w:val="0"/>
              <w:marBottom w:val="0"/>
              <w:divBdr>
                <w:top w:val="none" w:sz="0" w:space="0" w:color="auto"/>
                <w:left w:val="none" w:sz="0" w:space="0" w:color="auto"/>
                <w:bottom w:val="none" w:sz="0" w:space="0" w:color="auto"/>
                <w:right w:val="none" w:sz="0" w:space="0" w:color="auto"/>
              </w:divBdr>
            </w:div>
            <w:div w:id="1407804230">
              <w:marLeft w:val="0"/>
              <w:marRight w:val="0"/>
              <w:marTop w:val="0"/>
              <w:marBottom w:val="0"/>
              <w:divBdr>
                <w:top w:val="none" w:sz="0" w:space="0" w:color="auto"/>
                <w:left w:val="none" w:sz="0" w:space="0" w:color="auto"/>
                <w:bottom w:val="none" w:sz="0" w:space="0" w:color="auto"/>
                <w:right w:val="none" w:sz="0" w:space="0" w:color="auto"/>
              </w:divBdr>
            </w:div>
            <w:div w:id="1408960999">
              <w:marLeft w:val="0"/>
              <w:marRight w:val="0"/>
              <w:marTop w:val="0"/>
              <w:marBottom w:val="0"/>
              <w:divBdr>
                <w:top w:val="none" w:sz="0" w:space="0" w:color="auto"/>
                <w:left w:val="none" w:sz="0" w:space="0" w:color="auto"/>
                <w:bottom w:val="none" w:sz="0" w:space="0" w:color="auto"/>
                <w:right w:val="none" w:sz="0" w:space="0" w:color="auto"/>
              </w:divBdr>
            </w:div>
            <w:div w:id="1410074187">
              <w:marLeft w:val="0"/>
              <w:marRight w:val="0"/>
              <w:marTop w:val="0"/>
              <w:marBottom w:val="0"/>
              <w:divBdr>
                <w:top w:val="none" w:sz="0" w:space="0" w:color="auto"/>
                <w:left w:val="none" w:sz="0" w:space="0" w:color="auto"/>
                <w:bottom w:val="none" w:sz="0" w:space="0" w:color="auto"/>
                <w:right w:val="none" w:sz="0" w:space="0" w:color="auto"/>
              </w:divBdr>
            </w:div>
            <w:div w:id="1410421336">
              <w:marLeft w:val="0"/>
              <w:marRight w:val="0"/>
              <w:marTop w:val="0"/>
              <w:marBottom w:val="0"/>
              <w:divBdr>
                <w:top w:val="none" w:sz="0" w:space="0" w:color="auto"/>
                <w:left w:val="none" w:sz="0" w:space="0" w:color="auto"/>
                <w:bottom w:val="none" w:sz="0" w:space="0" w:color="auto"/>
                <w:right w:val="none" w:sz="0" w:space="0" w:color="auto"/>
              </w:divBdr>
            </w:div>
            <w:div w:id="1411776991">
              <w:marLeft w:val="0"/>
              <w:marRight w:val="0"/>
              <w:marTop w:val="0"/>
              <w:marBottom w:val="0"/>
              <w:divBdr>
                <w:top w:val="none" w:sz="0" w:space="0" w:color="auto"/>
                <w:left w:val="none" w:sz="0" w:space="0" w:color="auto"/>
                <w:bottom w:val="none" w:sz="0" w:space="0" w:color="auto"/>
                <w:right w:val="none" w:sz="0" w:space="0" w:color="auto"/>
              </w:divBdr>
            </w:div>
            <w:div w:id="1411853126">
              <w:marLeft w:val="0"/>
              <w:marRight w:val="0"/>
              <w:marTop w:val="0"/>
              <w:marBottom w:val="0"/>
              <w:divBdr>
                <w:top w:val="none" w:sz="0" w:space="0" w:color="auto"/>
                <w:left w:val="none" w:sz="0" w:space="0" w:color="auto"/>
                <w:bottom w:val="none" w:sz="0" w:space="0" w:color="auto"/>
                <w:right w:val="none" w:sz="0" w:space="0" w:color="auto"/>
              </w:divBdr>
            </w:div>
            <w:div w:id="1414086654">
              <w:marLeft w:val="0"/>
              <w:marRight w:val="0"/>
              <w:marTop w:val="0"/>
              <w:marBottom w:val="0"/>
              <w:divBdr>
                <w:top w:val="none" w:sz="0" w:space="0" w:color="auto"/>
                <w:left w:val="none" w:sz="0" w:space="0" w:color="auto"/>
                <w:bottom w:val="none" w:sz="0" w:space="0" w:color="auto"/>
                <w:right w:val="none" w:sz="0" w:space="0" w:color="auto"/>
              </w:divBdr>
            </w:div>
            <w:div w:id="1414740377">
              <w:marLeft w:val="0"/>
              <w:marRight w:val="0"/>
              <w:marTop w:val="0"/>
              <w:marBottom w:val="0"/>
              <w:divBdr>
                <w:top w:val="none" w:sz="0" w:space="0" w:color="auto"/>
                <w:left w:val="none" w:sz="0" w:space="0" w:color="auto"/>
                <w:bottom w:val="none" w:sz="0" w:space="0" w:color="auto"/>
                <w:right w:val="none" w:sz="0" w:space="0" w:color="auto"/>
              </w:divBdr>
            </w:div>
            <w:div w:id="1415319308">
              <w:marLeft w:val="0"/>
              <w:marRight w:val="0"/>
              <w:marTop w:val="0"/>
              <w:marBottom w:val="0"/>
              <w:divBdr>
                <w:top w:val="none" w:sz="0" w:space="0" w:color="auto"/>
                <w:left w:val="none" w:sz="0" w:space="0" w:color="auto"/>
                <w:bottom w:val="none" w:sz="0" w:space="0" w:color="auto"/>
                <w:right w:val="none" w:sz="0" w:space="0" w:color="auto"/>
              </w:divBdr>
            </w:div>
            <w:div w:id="1416054810">
              <w:marLeft w:val="0"/>
              <w:marRight w:val="0"/>
              <w:marTop w:val="0"/>
              <w:marBottom w:val="0"/>
              <w:divBdr>
                <w:top w:val="none" w:sz="0" w:space="0" w:color="auto"/>
                <w:left w:val="none" w:sz="0" w:space="0" w:color="auto"/>
                <w:bottom w:val="none" w:sz="0" w:space="0" w:color="auto"/>
                <w:right w:val="none" w:sz="0" w:space="0" w:color="auto"/>
              </w:divBdr>
            </w:div>
            <w:div w:id="1416824834">
              <w:marLeft w:val="0"/>
              <w:marRight w:val="0"/>
              <w:marTop w:val="0"/>
              <w:marBottom w:val="0"/>
              <w:divBdr>
                <w:top w:val="none" w:sz="0" w:space="0" w:color="auto"/>
                <w:left w:val="none" w:sz="0" w:space="0" w:color="auto"/>
                <w:bottom w:val="none" w:sz="0" w:space="0" w:color="auto"/>
                <w:right w:val="none" w:sz="0" w:space="0" w:color="auto"/>
              </w:divBdr>
            </w:div>
            <w:div w:id="1419520324">
              <w:marLeft w:val="0"/>
              <w:marRight w:val="0"/>
              <w:marTop w:val="0"/>
              <w:marBottom w:val="0"/>
              <w:divBdr>
                <w:top w:val="none" w:sz="0" w:space="0" w:color="auto"/>
                <w:left w:val="none" w:sz="0" w:space="0" w:color="auto"/>
                <w:bottom w:val="none" w:sz="0" w:space="0" w:color="auto"/>
                <w:right w:val="none" w:sz="0" w:space="0" w:color="auto"/>
              </w:divBdr>
            </w:div>
            <w:div w:id="1421372336">
              <w:marLeft w:val="0"/>
              <w:marRight w:val="0"/>
              <w:marTop w:val="0"/>
              <w:marBottom w:val="0"/>
              <w:divBdr>
                <w:top w:val="none" w:sz="0" w:space="0" w:color="auto"/>
                <w:left w:val="none" w:sz="0" w:space="0" w:color="auto"/>
                <w:bottom w:val="none" w:sz="0" w:space="0" w:color="auto"/>
                <w:right w:val="none" w:sz="0" w:space="0" w:color="auto"/>
              </w:divBdr>
            </w:div>
            <w:div w:id="1423793478">
              <w:marLeft w:val="0"/>
              <w:marRight w:val="0"/>
              <w:marTop w:val="0"/>
              <w:marBottom w:val="0"/>
              <w:divBdr>
                <w:top w:val="none" w:sz="0" w:space="0" w:color="auto"/>
                <w:left w:val="none" w:sz="0" w:space="0" w:color="auto"/>
                <w:bottom w:val="none" w:sz="0" w:space="0" w:color="auto"/>
                <w:right w:val="none" w:sz="0" w:space="0" w:color="auto"/>
              </w:divBdr>
            </w:div>
            <w:div w:id="1425109679">
              <w:marLeft w:val="0"/>
              <w:marRight w:val="0"/>
              <w:marTop w:val="0"/>
              <w:marBottom w:val="0"/>
              <w:divBdr>
                <w:top w:val="none" w:sz="0" w:space="0" w:color="auto"/>
                <w:left w:val="none" w:sz="0" w:space="0" w:color="auto"/>
                <w:bottom w:val="none" w:sz="0" w:space="0" w:color="auto"/>
                <w:right w:val="none" w:sz="0" w:space="0" w:color="auto"/>
              </w:divBdr>
            </w:div>
            <w:div w:id="1426344511">
              <w:marLeft w:val="0"/>
              <w:marRight w:val="0"/>
              <w:marTop w:val="0"/>
              <w:marBottom w:val="0"/>
              <w:divBdr>
                <w:top w:val="none" w:sz="0" w:space="0" w:color="auto"/>
                <w:left w:val="none" w:sz="0" w:space="0" w:color="auto"/>
                <w:bottom w:val="none" w:sz="0" w:space="0" w:color="auto"/>
                <w:right w:val="none" w:sz="0" w:space="0" w:color="auto"/>
              </w:divBdr>
            </w:div>
            <w:div w:id="1426418140">
              <w:marLeft w:val="0"/>
              <w:marRight w:val="0"/>
              <w:marTop w:val="0"/>
              <w:marBottom w:val="0"/>
              <w:divBdr>
                <w:top w:val="none" w:sz="0" w:space="0" w:color="auto"/>
                <w:left w:val="none" w:sz="0" w:space="0" w:color="auto"/>
                <w:bottom w:val="none" w:sz="0" w:space="0" w:color="auto"/>
                <w:right w:val="none" w:sz="0" w:space="0" w:color="auto"/>
              </w:divBdr>
            </w:div>
            <w:div w:id="1427506118">
              <w:marLeft w:val="0"/>
              <w:marRight w:val="0"/>
              <w:marTop w:val="0"/>
              <w:marBottom w:val="0"/>
              <w:divBdr>
                <w:top w:val="none" w:sz="0" w:space="0" w:color="auto"/>
                <w:left w:val="none" w:sz="0" w:space="0" w:color="auto"/>
                <w:bottom w:val="none" w:sz="0" w:space="0" w:color="auto"/>
                <w:right w:val="none" w:sz="0" w:space="0" w:color="auto"/>
              </w:divBdr>
            </w:div>
            <w:div w:id="1428425714">
              <w:marLeft w:val="0"/>
              <w:marRight w:val="0"/>
              <w:marTop w:val="0"/>
              <w:marBottom w:val="0"/>
              <w:divBdr>
                <w:top w:val="none" w:sz="0" w:space="0" w:color="auto"/>
                <w:left w:val="none" w:sz="0" w:space="0" w:color="auto"/>
                <w:bottom w:val="none" w:sz="0" w:space="0" w:color="auto"/>
                <w:right w:val="none" w:sz="0" w:space="0" w:color="auto"/>
              </w:divBdr>
            </w:div>
            <w:div w:id="1434281530">
              <w:marLeft w:val="0"/>
              <w:marRight w:val="0"/>
              <w:marTop w:val="0"/>
              <w:marBottom w:val="0"/>
              <w:divBdr>
                <w:top w:val="none" w:sz="0" w:space="0" w:color="auto"/>
                <w:left w:val="none" w:sz="0" w:space="0" w:color="auto"/>
                <w:bottom w:val="none" w:sz="0" w:space="0" w:color="auto"/>
                <w:right w:val="none" w:sz="0" w:space="0" w:color="auto"/>
              </w:divBdr>
            </w:div>
            <w:div w:id="1436050447">
              <w:marLeft w:val="0"/>
              <w:marRight w:val="0"/>
              <w:marTop w:val="0"/>
              <w:marBottom w:val="0"/>
              <w:divBdr>
                <w:top w:val="none" w:sz="0" w:space="0" w:color="auto"/>
                <w:left w:val="none" w:sz="0" w:space="0" w:color="auto"/>
                <w:bottom w:val="none" w:sz="0" w:space="0" w:color="auto"/>
                <w:right w:val="none" w:sz="0" w:space="0" w:color="auto"/>
              </w:divBdr>
            </w:div>
            <w:div w:id="1436319574">
              <w:marLeft w:val="0"/>
              <w:marRight w:val="0"/>
              <w:marTop w:val="0"/>
              <w:marBottom w:val="0"/>
              <w:divBdr>
                <w:top w:val="none" w:sz="0" w:space="0" w:color="auto"/>
                <w:left w:val="none" w:sz="0" w:space="0" w:color="auto"/>
                <w:bottom w:val="none" w:sz="0" w:space="0" w:color="auto"/>
                <w:right w:val="none" w:sz="0" w:space="0" w:color="auto"/>
              </w:divBdr>
            </w:div>
            <w:div w:id="1437560395">
              <w:marLeft w:val="0"/>
              <w:marRight w:val="0"/>
              <w:marTop w:val="0"/>
              <w:marBottom w:val="0"/>
              <w:divBdr>
                <w:top w:val="none" w:sz="0" w:space="0" w:color="auto"/>
                <w:left w:val="none" w:sz="0" w:space="0" w:color="auto"/>
                <w:bottom w:val="none" w:sz="0" w:space="0" w:color="auto"/>
                <w:right w:val="none" w:sz="0" w:space="0" w:color="auto"/>
              </w:divBdr>
            </w:div>
            <w:div w:id="1437674063">
              <w:marLeft w:val="0"/>
              <w:marRight w:val="0"/>
              <w:marTop w:val="0"/>
              <w:marBottom w:val="0"/>
              <w:divBdr>
                <w:top w:val="none" w:sz="0" w:space="0" w:color="auto"/>
                <w:left w:val="none" w:sz="0" w:space="0" w:color="auto"/>
                <w:bottom w:val="none" w:sz="0" w:space="0" w:color="auto"/>
                <w:right w:val="none" w:sz="0" w:space="0" w:color="auto"/>
              </w:divBdr>
            </w:div>
            <w:div w:id="1439565799">
              <w:marLeft w:val="0"/>
              <w:marRight w:val="0"/>
              <w:marTop w:val="0"/>
              <w:marBottom w:val="0"/>
              <w:divBdr>
                <w:top w:val="none" w:sz="0" w:space="0" w:color="auto"/>
                <w:left w:val="none" w:sz="0" w:space="0" w:color="auto"/>
                <w:bottom w:val="none" w:sz="0" w:space="0" w:color="auto"/>
                <w:right w:val="none" w:sz="0" w:space="0" w:color="auto"/>
              </w:divBdr>
            </w:div>
            <w:div w:id="1443841764">
              <w:marLeft w:val="0"/>
              <w:marRight w:val="0"/>
              <w:marTop w:val="0"/>
              <w:marBottom w:val="0"/>
              <w:divBdr>
                <w:top w:val="none" w:sz="0" w:space="0" w:color="auto"/>
                <w:left w:val="none" w:sz="0" w:space="0" w:color="auto"/>
                <w:bottom w:val="none" w:sz="0" w:space="0" w:color="auto"/>
                <w:right w:val="none" w:sz="0" w:space="0" w:color="auto"/>
              </w:divBdr>
            </w:div>
            <w:div w:id="1445223199">
              <w:marLeft w:val="0"/>
              <w:marRight w:val="0"/>
              <w:marTop w:val="0"/>
              <w:marBottom w:val="0"/>
              <w:divBdr>
                <w:top w:val="none" w:sz="0" w:space="0" w:color="auto"/>
                <w:left w:val="none" w:sz="0" w:space="0" w:color="auto"/>
                <w:bottom w:val="none" w:sz="0" w:space="0" w:color="auto"/>
                <w:right w:val="none" w:sz="0" w:space="0" w:color="auto"/>
              </w:divBdr>
            </w:div>
            <w:div w:id="1445466512">
              <w:marLeft w:val="0"/>
              <w:marRight w:val="0"/>
              <w:marTop w:val="0"/>
              <w:marBottom w:val="0"/>
              <w:divBdr>
                <w:top w:val="none" w:sz="0" w:space="0" w:color="auto"/>
                <w:left w:val="none" w:sz="0" w:space="0" w:color="auto"/>
                <w:bottom w:val="none" w:sz="0" w:space="0" w:color="auto"/>
                <w:right w:val="none" w:sz="0" w:space="0" w:color="auto"/>
              </w:divBdr>
            </w:div>
            <w:div w:id="1448503274">
              <w:marLeft w:val="0"/>
              <w:marRight w:val="0"/>
              <w:marTop w:val="0"/>
              <w:marBottom w:val="0"/>
              <w:divBdr>
                <w:top w:val="none" w:sz="0" w:space="0" w:color="auto"/>
                <w:left w:val="none" w:sz="0" w:space="0" w:color="auto"/>
                <w:bottom w:val="none" w:sz="0" w:space="0" w:color="auto"/>
                <w:right w:val="none" w:sz="0" w:space="0" w:color="auto"/>
              </w:divBdr>
            </w:div>
            <w:div w:id="1451051641">
              <w:marLeft w:val="0"/>
              <w:marRight w:val="0"/>
              <w:marTop w:val="0"/>
              <w:marBottom w:val="0"/>
              <w:divBdr>
                <w:top w:val="none" w:sz="0" w:space="0" w:color="auto"/>
                <w:left w:val="none" w:sz="0" w:space="0" w:color="auto"/>
                <w:bottom w:val="none" w:sz="0" w:space="0" w:color="auto"/>
                <w:right w:val="none" w:sz="0" w:space="0" w:color="auto"/>
              </w:divBdr>
            </w:div>
            <w:div w:id="1451779951">
              <w:marLeft w:val="0"/>
              <w:marRight w:val="0"/>
              <w:marTop w:val="0"/>
              <w:marBottom w:val="0"/>
              <w:divBdr>
                <w:top w:val="none" w:sz="0" w:space="0" w:color="auto"/>
                <w:left w:val="none" w:sz="0" w:space="0" w:color="auto"/>
                <w:bottom w:val="none" w:sz="0" w:space="0" w:color="auto"/>
                <w:right w:val="none" w:sz="0" w:space="0" w:color="auto"/>
              </w:divBdr>
            </w:div>
            <w:div w:id="1452167416">
              <w:marLeft w:val="0"/>
              <w:marRight w:val="0"/>
              <w:marTop w:val="0"/>
              <w:marBottom w:val="0"/>
              <w:divBdr>
                <w:top w:val="none" w:sz="0" w:space="0" w:color="auto"/>
                <w:left w:val="none" w:sz="0" w:space="0" w:color="auto"/>
                <w:bottom w:val="none" w:sz="0" w:space="0" w:color="auto"/>
                <w:right w:val="none" w:sz="0" w:space="0" w:color="auto"/>
              </w:divBdr>
            </w:div>
            <w:div w:id="1452702312">
              <w:marLeft w:val="0"/>
              <w:marRight w:val="0"/>
              <w:marTop w:val="0"/>
              <w:marBottom w:val="0"/>
              <w:divBdr>
                <w:top w:val="none" w:sz="0" w:space="0" w:color="auto"/>
                <w:left w:val="none" w:sz="0" w:space="0" w:color="auto"/>
                <w:bottom w:val="none" w:sz="0" w:space="0" w:color="auto"/>
                <w:right w:val="none" w:sz="0" w:space="0" w:color="auto"/>
              </w:divBdr>
            </w:div>
            <w:div w:id="1453327365">
              <w:marLeft w:val="0"/>
              <w:marRight w:val="0"/>
              <w:marTop w:val="0"/>
              <w:marBottom w:val="0"/>
              <w:divBdr>
                <w:top w:val="none" w:sz="0" w:space="0" w:color="auto"/>
                <w:left w:val="none" w:sz="0" w:space="0" w:color="auto"/>
                <w:bottom w:val="none" w:sz="0" w:space="0" w:color="auto"/>
                <w:right w:val="none" w:sz="0" w:space="0" w:color="auto"/>
              </w:divBdr>
            </w:div>
            <w:div w:id="1453401009">
              <w:marLeft w:val="0"/>
              <w:marRight w:val="0"/>
              <w:marTop w:val="0"/>
              <w:marBottom w:val="0"/>
              <w:divBdr>
                <w:top w:val="none" w:sz="0" w:space="0" w:color="auto"/>
                <w:left w:val="none" w:sz="0" w:space="0" w:color="auto"/>
                <w:bottom w:val="none" w:sz="0" w:space="0" w:color="auto"/>
                <w:right w:val="none" w:sz="0" w:space="0" w:color="auto"/>
              </w:divBdr>
            </w:div>
            <w:div w:id="1454205917">
              <w:marLeft w:val="0"/>
              <w:marRight w:val="0"/>
              <w:marTop w:val="0"/>
              <w:marBottom w:val="0"/>
              <w:divBdr>
                <w:top w:val="none" w:sz="0" w:space="0" w:color="auto"/>
                <w:left w:val="none" w:sz="0" w:space="0" w:color="auto"/>
                <w:bottom w:val="none" w:sz="0" w:space="0" w:color="auto"/>
                <w:right w:val="none" w:sz="0" w:space="0" w:color="auto"/>
              </w:divBdr>
            </w:div>
            <w:div w:id="1456095392">
              <w:marLeft w:val="0"/>
              <w:marRight w:val="0"/>
              <w:marTop w:val="0"/>
              <w:marBottom w:val="0"/>
              <w:divBdr>
                <w:top w:val="none" w:sz="0" w:space="0" w:color="auto"/>
                <w:left w:val="none" w:sz="0" w:space="0" w:color="auto"/>
                <w:bottom w:val="none" w:sz="0" w:space="0" w:color="auto"/>
                <w:right w:val="none" w:sz="0" w:space="0" w:color="auto"/>
              </w:divBdr>
            </w:div>
            <w:div w:id="1456175371">
              <w:marLeft w:val="0"/>
              <w:marRight w:val="0"/>
              <w:marTop w:val="0"/>
              <w:marBottom w:val="0"/>
              <w:divBdr>
                <w:top w:val="none" w:sz="0" w:space="0" w:color="auto"/>
                <w:left w:val="none" w:sz="0" w:space="0" w:color="auto"/>
                <w:bottom w:val="none" w:sz="0" w:space="0" w:color="auto"/>
                <w:right w:val="none" w:sz="0" w:space="0" w:color="auto"/>
              </w:divBdr>
            </w:div>
            <w:div w:id="1458527043">
              <w:marLeft w:val="0"/>
              <w:marRight w:val="0"/>
              <w:marTop w:val="0"/>
              <w:marBottom w:val="0"/>
              <w:divBdr>
                <w:top w:val="none" w:sz="0" w:space="0" w:color="auto"/>
                <w:left w:val="none" w:sz="0" w:space="0" w:color="auto"/>
                <w:bottom w:val="none" w:sz="0" w:space="0" w:color="auto"/>
                <w:right w:val="none" w:sz="0" w:space="0" w:color="auto"/>
              </w:divBdr>
            </w:div>
            <w:div w:id="1460496032">
              <w:marLeft w:val="0"/>
              <w:marRight w:val="0"/>
              <w:marTop w:val="0"/>
              <w:marBottom w:val="0"/>
              <w:divBdr>
                <w:top w:val="none" w:sz="0" w:space="0" w:color="auto"/>
                <w:left w:val="none" w:sz="0" w:space="0" w:color="auto"/>
                <w:bottom w:val="none" w:sz="0" w:space="0" w:color="auto"/>
                <w:right w:val="none" w:sz="0" w:space="0" w:color="auto"/>
              </w:divBdr>
            </w:div>
            <w:div w:id="1464233495">
              <w:marLeft w:val="0"/>
              <w:marRight w:val="0"/>
              <w:marTop w:val="0"/>
              <w:marBottom w:val="0"/>
              <w:divBdr>
                <w:top w:val="none" w:sz="0" w:space="0" w:color="auto"/>
                <w:left w:val="none" w:sz="0" w:space="0" w:color="auto"/>
                <w:bottom w:val="none" w:sz="0" w:space="0" w:color="auto"/>
                <w:right w:val="none" w:sz="0" w:space="0" w:color="auto"/>
              </w:divBdr>
            </w:div>
            <w:div w:id="1464344804">
              <w:marLeft w:val="0"/>
              <w:marRight w:val="0"/>
              <w:marTop w:val="0"/>
              <w:marBottom w:val="0"/>
              <w:divBdr>
                <w:top w:val="none" w:sz="0" w:space="0" w:color="auto"/>
                <w:left w:val="none" w:sz="0" w:space="0" w:color="auto"/>
                <w:bottom w:val="none" w:sz="0" w:space="0" w:color="auto"/>
                <w:right w:val="none" w:sz="0" w:space="0" w:color="auto"/>
              </w:divBdr>
            </w:div>
            <w:div w:id="1464420525">
              <w:marLeft w:val="0"/>
              <w:marRight w:val="0"/>
              <w:marTop w:val="0"/>
              <w:marBottom w:val="0"/>
              <w:divBdr>
                <w:top w:val="none" w:sz="0" w:space="0" w:color="auto"/>
                <w:left w:val="none" w:sz="0" w:space="0" w:color="auto"/>
                <w:bottom w:val="none" w:sz="0" w:space="0" w:color="auto"/>
                <w:right w:val="none" w:sz="0" w:space="0" w:color="auto"/>
              </w:divBdr>
            </w:div>
            <w:div w:id="1466972959">
              <w:marLeft w:val="0"/>
              <w:marRight w:val="0"/>
              <w:marTop w:val="0"/>
              <w:marBottom w:val="0"/>
              <w:divBdr>
                <w:top w:val="none" w:sz="0" w:space="0" w:color="auto"/>
                <w:left w:val="none" w:sz="0" w:space="0" w:color="auto"/>
                <w:bottom w:val="none" w:sz="0" w:space="0" w:color="auto"/>
                <w:right w:val="none" w:sz="0" w:space="0" w:color="auto"/>
              </w:divBdr>
            </w:div>
            <w:div w:id="1467164689">
              <w:marLeft w:val="0"/>
              <w:marRight w:val="0"/>
              <w:marTop w:val="0"/>
              <w:marBottom w:val="0"/>
              <w:divBdr>
                <w:top w:val="none" w:sz="0" w:space="0" w:color="auto"/>
                <w:left w:val="none" w:sz="0" w:space="0" w:color="auto"/>
                <w:bottom w:val="none" w:sz="0" w:space="0" w:color="auto"/>
                <w:right w:val="none" w:sz="0" w:space="0" w:color="auto"/>
              </w:divBdr>
            </w:div>
            <w:div w:id="1468354851">
              <w:marLeft w:val="0"/>
              <w:marRight w:val="0"/>
              <w:marTop w:val="0"/>
              <w:marBottom w:val="0"/>
              <w:divBdr>
                <w:top w:val="none" w:sz="0" w:space="0" w:color="auto"/>
                <w:left w:val="none" w:sz="0" w:space="0" w:color="auto"/>
                <w:bottom w:val="none" w:sz="0" w:space="0" w:color="auto"/>
                <w:right w:val="none" w:sz="0" w:space="0" w:color="auto"/>
              </w:divBdr>
            </w:div>
            <w:div w:id="1470511729">
              <w:marLeft w:val="0"/>
              <w:marRight w:val="0"/>
              <w:marTop w:val="0"/>
              <w:marBottom w:val="0"/>
              <w:divBdr>
                <w:top w:val="none" w:sz="0" w:space="0" w:color="auto"/>
                <w:left w:val="none" w:sz="0" w:space="0" w:color="auto"/>
                <w:bottom w:val="none" w:sz="0" w:space="0" w:color="auto"/>
                <w:right w:val="none" w:sz="0" w:space="0" w:color="auto"/>
              </w:divBdr>
            </w:div>
            <w:div w:id="1470854614">
              <w:marLeft w:val="0"/>
              <w:marRight w:val="0"/>
              <w:marTop w:val="0"/>
              <w:marBottom w:val="0"/>
              <w:divBdr>
                <w:top w:val="none" w:sz="0" w:space="0" w:color="auto"/>
                <w:left w:val="none" w:sz="0" w:space="0" w:color="auto"/>
                <w:bottom w:val="none" w:sz="0" w:space="0" w:color="auto"/>
                <w:right w:val="none" w:sz="0" w:space="0" w:color="auto"/>
              </w:divBdr>
            </w:div>
            <w:div w:id="1471898933">
              <w:marLeft w:val="0"/>
              <w:marRight w:val="0"/>
              <w:marTop w:val="0"/>
              <w:marBottom w:val="0"/>
              <w:divBdr>
                <w:top w:val="none" w:sz="0" w:space="0" w:color="auto"/>
                <w:left w:val="none" w:sz="0" w:space="0" w:color="auto"/>
                <w:bottom w:val="none" w:sz="0" w:space="0" w:color="auto"/>
                <w:right w:val="none" w:sz="0" w:space="0" w:color="auto"/>
              </w:divBdr>
            </w:div>
            <w:div w:id="1472362679">
              <w:marLeft w:val="0"/>
              <w:marRight w:val="0"/>
              <w:marTop w:val="0"/>
              <w:marBottom w:val="0"/>
              <w:divBdr>
                <w:top w:val="none" w:sz="0" w:space="0" w:color="auto"/>
                <w:left w:val="none" w:sz="0" w:space="0" w:color="auto"/>
                <w:bottom w:val="none" w:sz="0" w:space="0" w:color="auto"/>
                <w:right w:val="none" w:sz="0" w:space="0" w:color="auto"/>
              </w:divBdr>
            </w:div>
            <w:div w:id="1474911325">
              <w:marLeft w:val="0"/>
              <w:marRight w:val="0"/>
              <w:marTop w:val="0"/>
              <w:marBottom w:val="0"/>
              <w:divBdr>
                <w:top w:val="none" w:sz="0" w:space="0" w:color="auto"/>
                <w:left w:val="none" w:sz="0" w:space="0" w:color="auto"/>
                <w:bottom w:val="none" w:sz="0" w:space="0" w:color="auto"/>
                <w:right w:val="none" w:sz="0" w:space="0" w:color="auto"/>
              </w:divBdr>
            </w:div>
            <w:div w:id="1475640055">
              <w:marLeft w:val="0"/>
              <w:marRight w:val="0"/>
              <w:marTop w:val="0"/>
              <w:marBottom w:val="0"/>
              <w:divBdr>
                <w:top w:val="none" w:sz="0" w:space="0" w:color="auto"/>
                <w:left w:val="none" w:sz="0" w:space="0" w:color="auto"/>
                <w:bottom w:val="none" w:sz="0" w:space="0" w:color="auto"/>
                <w:right w:val="none" w:sz="0" w:space="0" w:color="auto"/>
              </w:divBdr>
            </w:div>
            <w:div w:id="1476877628">
              <w:marLeft w:val="0"/>
              <w:marRight w:val="0"/>
              <w:marTop w:val="0"/>
              <w:marBottom w:val="0"/>
              <w:divBdr>
                <w:top w:val="none" w:sz="0" w:space="0" w:color="auto"/>
                <w:left w:val="none" w:sz="0" w:space="0" w:color="auto"/>
                <w:bottom w:val="none" w:sz="0" w:space="0" w:color="auto"/>
                <w:right w:val="none" w:sz="0" w:space="0" w:color="auto"/>
              </w:divBdr>
            </w:div>
            <w:div w:id="1476950193">
              <w:marLeft w:val="0"/>
              <w:marRight w:val="0"/>
              <w:marTop w:val="0"/>
              <w:marBottom w:val="0"/>
              <w:divBdr>
                <w:top w:val="none" w:sz="0" w:space="0" w:color="auto"/>
                <w:left w:val="none" w:sz="0" w:space="0" w:color="auto"/>
                <w:bottom w:val="none" w:sz="0" w:space="0" w:color="auto"/>
                <w:right w:val="none" w:sz="0" w:space="0" w:color="auto"/>
              </w:divBdr>
            </w:div>
            <w:div w:id="1477070763">
              <w:marLeft w:val="0"/>
              <w:marRight w:val="0"/>
              <w:marTop w:val="0"/>
              <w:marBottom w:val="0"/>
              <w:divBdr>
                <w:top w:val="none" w:sz="0" w:space="0" w:color="auto"/>
                <w:left w:val="none" w:sz="0" w:space="0" w:color="auto"/>
                <w:bottom w:val="none" w:sz="0" w:space="0" w:color="auto"/>
                <w:right w:val="none" w:sz="0" w:space="0" w:color="auto"/>
              </w:divBdr>
            </w:div>
            <w:div w:id="1479178848">
              <w:marLeft w:val="0"/>
              <w:marRight w:val="0"/>
              <w:marTop w:val="0"/>
              <w:marBottom w:val="0"/>
              <w:divBdr>
                <w:top w:val="none" w:sz="0" w:space="0" w:color="auto"/>
                <w:left w:val="none" w:sz="0" w:space="0" w:color="auto"/>
                <w:bottom w:val="none" w:sz="0" w:space="0" w:color="auto"/>
                <w:right w:val="none" w:sz="0" w:space="0" w:color="auto"/>
              </w:divBdr>
            </w:div>
            <w:div w:id="1479884296">
              <w:marLeft w:val="0"/>
              <w:marRight w:val="0"/>
              <w:marTop w:val="0"/>
              <w:marBottom w:val="0"/>
              <w:divBdr>
                <w:top w:val="none" w:sz="0" w:space="0" w:color="auto"/>
                <w:left w:val="none" w:sz="0" w:space="0" w:color="auto"/>
                <w:bottom w:val="none" w:sz="0" w:space="0" w:color="auto"/>
                <w:right w:val="none" w:sz="0" w:space="0" w:color="auto"/>
              </w:divBdr>
            </w:div>
            <w:div w:id="1479955707">
              <w:marLeft w:val="0"/>
              <w:marRight w:val="0"/>
              <w:marTop w:val="0"/>
              <w:marBottom w:val="0"/>
              <w:divBdr>
                <w:top w:val="none" w:sz="0" w:space="0" w:color="auto"/>
                <w:left w:val="none" w:sz="0" w:space="0" w:color="auto"/>
                <w:bottom w:val="none" w:sz="0" w:space="0" w:color="auto"/>
                <w:right w:val="none" w:sz="0" w:space="0" w:color="auto"/>
              </w:divBdr>
            </w:div>
            <w:div w:id="1480263636">
              <w:marLeft w:val="0"/>
              <w:marRight w:val="0"/>
              <w:marTop w:val="0"/>
              <w:marBottom w:val="0"/>
              <w:divBdr>
                <w:top w:val="none" w:sz="0" w:space="0" w:color="auto"/>
                <w:left w:val="none" w:sz="0" w:space="0" w:color="auto"/>
                <w:bottom w:val="none" w:sz="0" w:space="0" w:color="auto"/>
                <w:right w:val="none" w:sz="0" w:space="0" w:color="auto"/>
              </w:divBdr>
            </w:div>
            <w:div w:id="1481337580">
              <w:marLeft w:val="0"/>
              <w:marRight w:val="0"/>
              <w:marTop w:val="0"/>
              <w:marBottom w:val="0"/>
              <w:divBdr>
                <w:top w:val="none" w:sz="0" w:space="0" w:color="auto"/>
                <w:left w:val="none" w:sz="0" w:space="0" w:color="auto"/>
                <w:bottom w:val="none" w:sz="0" w:space="0" w:color="auto"/>
                <w:right w:val="none" w:sz="0" w:space="0" w:color="auto"/>
              </w:divBdr>
            </w:div>
            <w:div w:id="1481725010">
              <w:marLeft w:val="0"/>
              <w:marRight w:val="0"/>
              <w:marTop w:val="0"/>
              <w:marBottom w:val="0"/>
              <w:divBdr>
                <w:top w:val="none" w:sz="0" w:space="0" w:color="auto"/>
                <w:left w:val="none" w:sz="0" w:space="0" w:color="auto"/>
                <w:bottom w:val="none" w:sz="0" w:space="0" w:color="auto"/>
                <w:right w:val="none" w:sz="0" w:space="0" w:color="auto"/>
              </w:divBdr>
            </w:div>
            <w:div w:id="1481772106">
              <w:marLeft w:val="0"/>
              <w:marRight w:val="0"/>
              <w:marTop w:val="0"/>
              <w:marBottom w:val="0"/>
              <w:divBdr>
                <w:top w:val="none" w:sz="0" w:space="0" w:color="auto"/>
                <w:left w:val="none" w:sz="0" w:space="0" w:color="auto"/>
                <w:bottom w:val="none" w:sz="0" w:space="0" w:color="auto"/>
                <w:right w:val="none" w:sz="0" w:space="0" w:color="auto"/>
              </w:divBdr>
            </w:div>
            <w:div w:id="1481995680">
              <w:marLeft w:val="0"/>
              <w:marRight w:val="0"/>
              <w:marTop w:val="0"/>
              <w:marBottom w:val="0"/>
              <w:divBdr>
                <w:top w:val="none" w:sz="0" w:space="0" w:color="auto"/>
                <w:left w:val="none" w:sz="0" w:space="0" w:color="auto"/>
                <w:bottom w:val="none" w:sz="0" w:space="0" w:color="auto"/>
                <w:right w:val="none" w:sz="0" w:space="0" w:color="auto"/>
              </w:divBdr>
            </w:div>
            <w:div w:id="1484010293">
              <w:marLeft w:val="0"/>
              <w:marRight w:val="0"/>
              <w:marTop w:val="0"/>
              <w:marBottom w:val="0"/>
              <w:divBdr>
                <w:top w:val="none" w:sz="0" w:space="0" w:color="auto"/>
                <w:left w:val="none" w:sz="0" w:space="0" w:color="auto"/>
                <w:bottom w:val="none" w:sz="0" w:space="0" w:color="auto"/>
                <w:right w:val="none" w:sz="0" w:space="0" w:color="auto"/>
              </w:divBdr>
            </w:div>
            <w:div w:id="1486706310">
              <w:marLeft w:val="0"/>
              <w:marRight w:val="0"/>
              <w:marTop w:val="0"/>
              <w:marBottom w:val="0"/>
              <w:divBdr>
                <w:top w:val="none" w:sz="0" w:space="0" w:color="auto"/>
                <w:left w:val="none" w:sz="0" w:space="0" w:color="auto"/>
                <w:bottom w:val="none" w:sz="0" w:space="0" w:color="auto"/>
                <w:right w:val="none" w:sz="0" w:space="0" w:color="auto"/>
              </w:divBdr>
            </w:div>
            <w:div w:id="1487168251">
              <w:marLeft w:val="0"/>
              <w:marRight w:val="0"/>
              <w:marTop w:val="0"/>
              <w:marBottom w:val="0"/>
              <w:divBdr>
                <w:top w:val="none" w:sz="0" w:space="0" w:color="auto"/>
                <w:left w:val="none" w:sz="0" w:space="0" w:color="auto"/>
                <w:bottom w:val="none" w:sz="0" w:space="0" w:color="auto"/>
                <w:right w:val="none" w:sz="0" w:space="0" w:color="auto"/>
              </w:divBdr>
            </w:div>
            <w:div w:id="1487746230">
              <w:marLeft w:val="0"/>
              <w:marRight w:val="0"/>
              <w:marTop w:val="0"/>
              <w:marBottom w:val="0"/>
              <w:divBdr>
                <w:top w:val="none" w:sz="0" w:space="0" w:color="auto"/>
                <w:left w:val="none" w:sz="0" w:space="0" w:color="auto"/>
                <w:bottom w:val="none" w:sz="0" w:space="0" w:color="auto"/>
                <w:right w:val="none" w:sz="0" w:space="0" w:color="auto"/>
              </w:divBdr>
            </w:div>
            <w:div w:id="1488084135">
              <w:marLeft w:val="0"/>
              <w:marRight w:val="0"/>
              <w:marTop w:val="0"/>
              <w:marBottom w:val="0"/>
              <w:divBdr>
                <w:top w:val="none" w:sz="0" w:space="0" w:color="auto"/>
                <w:left w:val="none" w:sz="0" w:space="0" w:color="auto"/>
                <w:bottom w:val="none" w:sz="0" w:space="0" w:color="auto"/>
                <w:right w:val="none" w:sz="0" w:space="0" w:color="auto"/>
              </w:divBdr>
            </w:div>
            <w:div w:id="1488203676">
              <w:marLeft w:val="0"/>
              <w:marRight w:val="0"/>
              <w:marTop w:val="0"/>
              <w:marBottom w:val="0"/>
              <w:divBdr>
                <w:top w:val="none" w:sz="0" w:space="0" w:color="auto"/>
                <w:left w:val="none" w:sz="0" w:space="0" w:color="auto"/>
                <w:bottom w:val="none" w:sz="0" w:space="0" w:color="auto"/>
                <w:right w:val="none" w:sz="0" w:space="0" w:color="auto"/>
              </w:divBdr>
            </w:div>
            <w:div w:id="1488477039">
              <w:marLeft w:val="0"/>
              <w:marRight w:val="0"/>
              <w:marTop w:val="0"/>
              <w:marBottom w:val="0"/>
              <w:divBdr>
                <w:top w:val="none" w:sz="0" w:space="0" w:color="auto"/>
                <w:left w:val="none" w:sz="0" w:space="0" w:color="auto"/>
                <w:bottom w:val="none" w:sz="0" w:space="0" w:color="auto"/>
                <w:right w:val="none" w:sz="0" w:space="0" w:color="auto"/>
              </w:divBdr>
            </w:div>
            <w:div w:id="1489325983">
              <w:marLeft w:val="0"/>
              <w:marRight w:val="0"/>
              <w:marTop w:val="0"/>
              <w:marBottom w:val="0"/>
              <w:divBdr>
                <w:top w:val="none" w:sz="0" w:space="0" w:color="auto"/>
                <w:left w:val="none" w:sz="0" w:space="0" w:color="auto"/>
                <w:bottom w:val="none" w:sz="0" w:space="0" w:color="auto"/>
                <w:right w:val="none" w:sz="0" w:space="0" w:color="auto"/>
              </w:divBdr>
            </w:div>
            <w:div w:id="1489978088">
              <w:marLeft w:val="0"/>
              <w:marRight w:val="0"/>
              <w:marTop w:val="0"/>
              <w:marBottom w:val="0"/>
              <w:divBdr>
                <w:top w:val="none" w:sz="0" w:space="0" w:color="auto"/>
                <w:left w:val="none" w:sz="0" w:space="0" w:color="auto"/>
                <w:bottom w:val="none" w:sz="0" w:space="0" w:color="auto"/>
                <w:right w:val="none" w:sz="0" w:space="0" w:color="auto"/>
              </w:divBdr>
            </w:div>
            <w:div w:id="1490945718">
              <w:marLeft w:val="0"/>
              <w:marRight w:val="0"/>
              <w:marTop w:val="0"/>
              <w:marBottom w:val="0"/>
              <w:divBdr>
                <w:top w:val="none" w:sz="0" w:space="0" w:color="auto"/>
                <w:left w:val="none" w:sz="0" w:space="0" w:color="auto"/>
                <w:bottom w:val="none" w:sz="0" w:space="0" w:color="auto"/>
                <w:right w:val="none" w:sz="0" w:space="0" w:color="auto"/>
              </w:divBdr>
            </w:div>
            <w:div w:id="1493521477">
              <w:marLeft w:val="0"/>
              <w:marRight w:val="0"/>
              <w:marTop w:val="0"/>
              <w:marBottom w:val="0"/>
              <w:divBdr>
                <w:top w:val="none" w:sz="0" w:space="0" w:color="auto"/>
                <w:left w:val="none" w:sz="0" w:space="0" w:color="auto"/>
                <w:bottom w:val="none" w:sz="0" w:space="0" w:color="auto"/>
                <w:right w:val="none" w:sz="0" w:space="0" w:color="auto"/>
              </w:divBdr>
            </w:div>
            <w:div w:id="1493911455">
              <w:marLeft w:val="0"/>
              <w:marRight w:val="0"/>
              <w:marTop w:val="0"/>
              <w:marBottom w:val="0"/>
              <w:divBdr>
                <w:top w:val="none" w:sz="0" w:space="0" w:color="auto"/>
                <w:left w:val="none" w:sz="0" w:space="0" w:color="auto"/>
                <w:bottom w:val="none" w:sz="0" w:space="0" w:color="auto"/>
                <w:right w:val="none" w:sz="0" w:space="0" w:color="auto"/>
              </w:divBdr>
            </w:div>
            <w:div w:id="1494680159">
              <w:marLeft w:val="0"/>
              <w:marRight w:val="0"/>
              <w:marTop w:val="0"/>
              <w:marBottom w:val="0"/>
              <w:divBdr>
                <w:top w:val="none" w:sz="0" w:space="0" w:color="auto"/>
                <w:left w:val="none" w:sz="0" w:space="0" w:color="auto"/>
                <w:bottom w:val="none" w:sz="0" w:space="0" w:color="auto"/>
                <w:right w:val="none" w:sz="0" w:space="0" w:color="auto"/>
              </w:divBdr>
            </w:div>
            <w:div w:id="1495608917">
              <w:marLeft w:val="0"/>
              <w:marRight w:val="0"/>
              <w:marTop w:val="0"/>
              <w:marBottom w:val="0"/>
              <w:divBdr>
                <w:top w:val="none" w:sz="0" w:space="0" w:color="auto"/>
                <w:left w:val="none" w:sz="0" w:space="0" w:color="auto"/>
                <w:bottom w:val="none" w:sz="0" w:space="0" w:color="auto"/>
                <w:right w:val="none" w:sz="0" w:space="0" w:color="auto"/>
              </w:divBdr>
            </w:div>
            <w:div w:id="1496532183">
              <w:marLeft w:val="0"/>
              <w:marRight w:val="0"/>
              <w:marTop w:val="0"/>
              <w:marBottom w:val="0"/>
              <w:divBdr>
                <w:top w:val="none" w:sz="0" w:space="0" w:color="auto"/>
                <w:left w:val="none" w:sz="0" w:space="0" w:color="auto"/>
                <w:bottom w:val="none" w:sz="0" w:space="0" w:color="auto"/>
                <w:right w:val="none" w:sz="0" w:space="0" w:color="auto"/>
              </w:divBdr>
            </w:div>
            <w:div w:id="1497187969">
              <w:marLeft w:val="0"/>
              <w:marRight w:val="0"/>
              <w:marTop w:val="0"/>
              <w:marBottom w:val="0"/>
              <w:divBdr>
                <w:top w:val="none" w:sz="0" w:space="0" w:color="auto"/>
                <w:left w:val="none" w:sz="0" w:space="0" w:color="auto"/>
                <w:bottom w:val="none" w:sz="0" w:space="0" w:color="auto"/>
                <w:right w:val="none" w:sz="0" w:space="0" w:color="auto"/>
              </w:divBdr>
            </w:div>
            <w:div w:id="1498962311">
              <w:marLeft w:val="0"/>
              <w:marRight w:val="0"/>
              <w:marTop w:val="0"/>
              <w:marBottom w:val="0"/>
              <w:divBdr>
                <w:top w:val="none" w:sz="0" w:space="0" w:color="auto"/>
                <w:left w:val="none" w:sz="0" w:space="0" w:color="auto"/>
                <w:bottom w:val="none" w:sz="0" w:space="0" w:color="auto"/>
                <w:right w:val="none" w:sz="0" w:space="0" w:color="auto"/>
              </w:divBdr>
            </w:div>
            <w:div w:id="1500122661">
              <w:marLeft w:val="0"/>
              <w:marRight w:val="0"/>
              <w:marTop w:val="0"/>
              <w:marBottom w:val="0"/>
              <w:divBdr>
                <w:top w:val="none" w:sz="0" w:space="0" w:color="auto"/>
                <w:left w:val="none" w:sz="0" w:space="0" w:color="auto"/>
                <w:bottom w:val="none" w:sz="0" w:space="0" w:color="auto"/>
                <w:right w:val="none" w:sz="0" w:space="0" w:color="auto"/>
              </w:divBdr>
            </w:div>
            <w:div w:id="1500730619">
              <w:marLeft w:val="0"/>
              <w:marRight w:val="0"/>
              <w:marTop w:val="0"/>
              <w:marBottom w:val="0"/>
              <w:divBdr>
                <w:top w:val="none" w:sz="0" w:space="0" w:color="auto"/>
                <w:left w:val="none" w:sz="0" w:space="0" w:color="auto"/>
                <w:bottom w:val="none" w:sz="0" w:space="0" w:color="auto"/>
                <w:right w:val="none" w:sz="0" w:space="0" w:color="auto"/>
              </w:divBdr>
            </w:div>
            <w:div w:id="1501431394">
              <w:marLeft w:val="0"/>
              <w:marRight w:val="0"/>
              <w:marTop w:val="0"/>
              <w:marBottom w:val="0"/>
              <w:divBdr>
                <w:top w:val="none" w:sz="0" w:space="0" w:color="auto"/>
                <w:left w:val="none" w:sz="0" w:space="0" w:color="auto"/>
                <w:bottom w:val="none" w:sz="0" w:space="0" w:color="auto"/>
                <w:right w:val="none" w:sz="0" w:space="0" w:color="auto"/>
              </w:divBdr>
            </w:div>
            <w:div w:id="1501657799">
              <w:marLeft w:val="0"/>
              <w:marRight w:val="0"/>
              <w:marTop w:val="0"/>
              <w:marBottom w:val="0"/>
              <w:divBdr>
                <w:top w:val="none" w:sz="0" w:space="0" w:color="auto"/>
                <w:left w:val="none" w:sz="0" w:space="0" w:color="auto"/>
                <w:bottom w:val="none" w:sz="0" w:space="0" w:color="auto"/>
                <w:right w:val="none" w:sz="0" w:space="0" w:color="auto"/>
              </w:divBdr>
            </w:div>
            <w:div w:id="1502044962">
              <w:marLeft w:val="0"/>
              <w:marRight w:val="0"/>
              <w:marTop w:val="0"/>
              <w:marBottom w:val="0"/>
              <w:divBdr>
                <w:top w:val="none" w:sz="0" w:space="0" w:color="auto"/>
                <w:left w:val="none" w:sz="0" w:space="0" w:color="auto"/>
                <w:bottom w:val="none" w:sz="0" w:space="0" w:color="auto"/>
                <w:right w:val="none" w:sz="0" w:space="0" w:color="auto"/>
              </w:divBdr>
            </w:div>
            <w:div w:id="1502045444">
              <w:marLeft w:val="0"/>
              <w:marRight w:val="0"/>
              <w:marTop w:val="0"/>
              <w:marBottom w:val="0"/>
              <w:divBdr>
                <w:top w:val="none" w:sz="0" w:space="0" w:color="auto"/>
                <w:left w:val="none" w:sz="0" w:space="0" w:color="auto"/>
                <w:bottom w:val="none" w:sz="0" w:space="0" w:color="auto"/>
                <w:right w:val="none" w:sz="0" w:space="0" w:color="auto"/>
              </w:divBdr>
            </w:div>
            <w:div w:id="1504736119">
              <w:marLeft w:val="0"/>
              <w:marRight w:val="0"/>
              <w:marTop w:val="0"/>
              <w:marBottom w:val="0"/>
              <w:divBdr>
                <w:top w:val="none" w:sz="0" w:space="0" w:color="auto"/>
                <w:left w:val="none" w:sz="0" w:space="0" w:color="auto"/>
                <w:bottom w:val="none" w:sz="0" w:space="0" w:color="auto"/>
                <w:right w:val="none" w:sz="0" w:space="0" w:color="auto"/>
              </w:divBdr>
            </w:div>
            <w:div w:id="1505049062">
              <w:marLeft w:val="0"/>
              <w:marRight w:val="0"/>
              <w:marTop w:val="0"/>
              <w:marBottom w:val="0"/>
              <w:divBdr>
                <w:top w:val="none" w:sz="0" w:space="0" w:color="auto"/>
                <w:left w:val="none" w:sz="0" w:space="0" w:color="auto"/>
                <w:bottom w:val="none" w:sz="0" w:space="0" w:color="auto"/>
                <w:right w:val="none" w:sz="0" w:space="0" w:color="auto"/>
              </w:divBdr>
            </w:div>
            <w:div w:id="1506506554">
              <w:marLeft w:val="0"/>
              <w:marRight w:val="0"/>
              <w:marTop w:val="0"/>
              <w:marBottom w:val="0"/>
              <w:divBdr>
                <w:top w:val="none" w:sz="0" w:space="0" w:color="auto"/>
                <w:left w:val="none" w:sz="0" w:space="0" w:color="auto"/>
                <w:bottom w:val="none" w:sz="0" w:space="0" w:color="auto"/>
                <w:right w:val="none" w:sz="0" w:space="0" w:color="auto"/>
              </w:divBdr>
            </w:div>
            <w:div w:id="1509323815">
              <w:marLeft w:val="0"/>
              <w:marRight w:val="0"/>
              <w:marTop w:val="0"/>
              <w:marBottom w:val="0"/>
              <w:divBdr>
                <w:top w:val="none" w:sz="0" w:space="0" w:color="auto"/>
                <w:left w:val="none" w:sz="0" w:space="0" w:color="auto"/>
                <w:bottom w:val="none" w:sz="0" w:space="0" w:color="auto"/>
                <w:right w:val="none" w:sz="0" w:space="0" w:color="auto"/>
              </w:divBdr>
            </w:div>
            <w:div w:id="1511145250">
              <w:marLeft w:val="0"/>
              <w:marRight w:val="0"/>
              <w:marTop w:val="0"/>
              <w:marBottom w:val="0"/>
              <w:divBdr>
                <w:top w:val="none" w:sz="0" w:space="0" w:color="auto"/>
                <w:left w:val="none" w:sz="0" w:space="0" w:color="auto"/>
                <w:bottom w:val="none" w:sz="0" w:space="0" w:color="auto"/>
                <w:right w:val="none" w:sz="0" w:space="0" w:color="auto"/>
              </w:divBdr>
            </w:div>
            <w:div w:id="1511262489">
              <w:marLeft w:val="0"/>
              <w:marRight w:val="0"/>
              <w:marTop w:val="0"/>
              <w:marBottom w:val="0"/>
              <w:divBdr>
                <w:top w:val="none" w:sz="0" w:space="0" w:color="auto"/>
                <w:left w:val="none" w:sz="0" w:space="0" w:color="auto"/>
                <w:bottom w:val="none" w:sz="0" w:space="0" w:color="auto"/>
                <w:right w:val="none" w:sz="0" w:space="0" w:color="auto"/>
              </w:divBdr>
            </w:div>
            <w:div w:id="1516574689">
              <w:marLeft w:val="0"/>
              <w:marRight w:val="0"/>
              <w:marTop w:val="0"/>
              <w:marBottom w:val="0"/>
              <w:divBdr>
                <w:top w:val="none" w:sz="0" w:space="0" w:color="auto"/>
                <w:left w:val="none" w:sz="0" w:space="0" w:color="auto"/>
                <w:bottom w:val="none" w:sz="0" w:space="0" w:color="auto"/>
                <w:right w:val="none" w:sz="0" w:space="0" w:color="auto"/>
              </w:divBdr>
            </w:div>
            <w:div w:id="1519199794">
              <w:marLeft w:val="0"/>
              <w:marRight w:val="0"/>
              <w:marTop w:val="0"/>
              <w:marBottom w:val="0"/>
              <w:divBdr>
                <w:top w:val="none" w:sz="0" w:space="0" w:color="auto"/>
                <w:left w:val="none" w:sz="0" w:space="0" w:color="auto"/>
                <w:bottom w:val="none" w:sz="0" w:space="0" w:color="auto"/>
                <w:right w:val="none" w:sz="0" w:space="0" w:color="auto"/>
              </w:divBdr>
            </w:div>
            <w:div w:id="1519662815">
              <w:marLeft w:val="0"/>
              <w:marRight w:val="0"/>
              <w:marTop w:val="0"/>
              <w:marBottom w:val="0"/>
              <w:divBdr>
                <w:top w:val="none" w:sz="0" w:space="0" w:color="auto"/>
                <w:left w:val="none" w:sz="0" w:space="0" w:color="auto"/>
                <w:bottom w:val="none" w:sz="0" w:space="0" w:color="auto"/>
                <w:right w:val="none" w:sz="0" w:space="0" w:color="auto"/>
              </w:divBdr>
            </w:div>
            <w:div w:id="1520390050">
              <w:marLeft w:val="0"/>
              <w:marRight w:val="0"/>
              <w:marTop w:val="0"/>
              <w:marBottom w:val="0"/>
              <w:divBdr>
                <w:top w:val="none" w:sz="0" w:space="0" w:color="auto"/>
                <w:left w:val="none" w:sz="0" w:space="0" w:color="auto"/>
                <w:bottom w:val="none" w:sz="0" w:space="0" w:color="auto"/>
                <w:right w:val="none" w:sz="0" w:space="0" w:color="auto"/>
              </w:divBdr>
            </w:div>
            <w:div w:id="1522889213">
              <w:marLeft w:val="0"/>
              <w:marRight w:val="0"/>
              <w:marTop w:val="0"/>
              <w:marBottom w:val="0"/>
              <w:divBdr>
                <w:top w:val="none" w:sz="0" w:space="0" w:color="auto"/>
                <w:left w:val="none" w:sz="0" w:space="0" w:color="auto"/>
                <w:bottom w:val="none" w:sz="0" w:space="0" w:color="auto"/>
                <w:right w:val="none" w:sz="0" w:space="0" w:color="auto"/>
              </w:divBdr>
            </w:div>
            <w:div w:id="1525556655">
              <w:marLeft w:val="0"/>
              <w:marRight w:val="0"/>
              <w:marTop w:val="0"/>
              <w:marBottom w:val="0"/>
              <w:divBdr>
                <w:top w:val="none" w:sz="0" w:space="0" w:color="auto"/>
                <w:left w:val="none" w:sz="0" w:space="0" w:color="auto"/>
                <w:bottom w:val="none" w:sz="0" w:space="0" w:color="auto"/>
                <w:right w:val="none" w:sz="0" w:space="0" w:color="auto"/>
              </w:divBdr>
            </w:div>
            <w:div w:id="1528641149">
              <w:marLeft w:val="0"/>
              <w:marRight w:val="0"/>
              <w:marTop w:val="0"/>
              <w:marBottom w:val="0"/>
              <w:divBdr>
                <w:top w:val="none" w:sz="0" w:space="0" w:color="auto"/>
                <w:left w:val="none" w:sz="0" w:space="0" w:color="auto"/>
                <w:bottom w:val="none" w:sz="0" w:space="0" w:color="auto"/>
                <w:right w:val="none" w:sz="0" w:space="0" w:color="auto"/>
              </w:divBdr>
            </w:div>
            <w:div w:id="1531261783">
              <w:marLeft w:val="0"/>
              <w:marRight w:val="0"/>
              <w:marTop w:val="0"/>
              <w:marBottom w:val="0"/>
              <w:divBdr>
                <w:top w:val="none" w:sz="0" w:space="0" w:color="auto"/>
                <w:left w:val="none" w:sz="0" w:space="0" w:color="auto"/>
                <w:bottom w:val="none" w:sz="0" w:space="0" w:color="auto"/>
                <w:right w:val="none" w:sz="0" w:space="0" w:color="auto"/>
              </w:divBdr>
            </w:div>
            <w:div w:id="1531802660">
              <w:marLeft w:val="0"/>
              <w:marRight w:val="0"/>
              <w:marTop w:val="0"/>
              <w:marBottom w:val="0"/>
              <w:divBdr>
                <w:top w:val="none" w:sz="0" w:space="0" w:color="auto"/>
                <w:left w:val="none" w:sz="0" w:space="0" w:color="auto"/>
                <w:bottom w:val="none" w:sz="0" w:space="0" w:color="auto"/>
                <w:right w:val="none" w:sz="0" w:space="0" w:color="auto"/>
              </w:divBdr>
            </w:div>
            <w:div w:id="1533491108">
              <w:marLeft w:val="0"/>
              <w:marRight w:val="0"/>
              <w:marTop w:val="0"/>
              <w:marBottom w:val="0"/>
              <w:divBdr>
                <w:top w:val="none" w:sz="0" w:space="0" w:color="auto"/>
                <w:left w:val="none" w:sz="0" w:space="0" w:color="auto"/>
                <w:bottom w:val="none" w:sz="0" w:space="0" w:color="auto"/>
                <w:right w:val="none" w:sz="0" w:space="0" w:color="auto"/>
              </w:divBdr>
            </w:div>
            <w:div w:id="1533572858">
              <w:marLeft w:val="0"/>
              <w:marRight w:val="0"/>
              <w:marTop w:val="0"/>
              <w:marBottom w:val="0"/>
              <w:divBdr>
                <w:top w:val="none" w:sz="0" w:space="0" w:color="auto"/>
                <w:left w:val="none" w:sz="0" w:space="0" w:color="auto"/>
                <w:bottom w:val="none" w:sz="0" w:space="0" w:color="auto"/>
                <w:right w:val="none" w:sz="0" w:space="0" w:color="auto"/>
              </w:divBdr>
            </w:div>
            <w:div w:id="1536892966">
              <w:marLeft w:val="0"/>
              <w:marRight w:val="0"/>
              <w:marTop w:val="0"/>
              <w:marBottom w:val="0"/>
              <w:divBdr>
                <w:top w:val="none" w:sz="0" w:space="0" w:color="auto"/>
                <w:left w:val="none" w:sz="0" w:space="0" w:color="auto"/>
                <w:bottom w:val="none" w:sz="0" w:space="0" w:color="auto"/>
                <w:right w:val="none" w:sz="0" w:space="0" w:color="auto"/>
              </w:divBdr>
            </w:div>
            <w:div w:id="1537352315">
              <w:marLeft w:val="0"/>
              <w:marRight w:val="0"/>
              <w:marTop w:val="0"/>
              <w:marBottom w:val="0"/>
              <w:divBdr>
                <w:top w:val="none" w:sz="0" w:space="0" w:color="auto"/>
                <w:left w:val="none" w:sz="0" w:space="0" w:color="auto"/>
                <w:bottom w:val="none" w:sz="0" w:space="0" w:color="auto"/>
                <w:right w:val="none" w:sz="0" w:space="0" w:color="auto"/>
              </w:divBdr>
            </w:div>
            <w:div w:id="1537960911">
              <w:marLeft w:val="0"/>
              <w:marRight w:val="0"/>
              <w:marTop w:val="0"/>
              <w:marBottom w:val="0"/>
              <w:divBdr>
                <w:top w:val="none" w:sz="0" w:space="0" w:color="auto"/>
                <w:left w:val="none" w:sz="0" w:space="0" w:color="auto"/>
                <w:bottom w:val="none" w:sz="0" w:space="0" w:color="auto"/>
                <w:right w:val="none" w:sz="0" w:space="0" w:color="auto"/>
              </w:divBdr>
            </w:div>
            <w:div w:id="1538618815">
              <w:marLeft w:val="0"/>
              <w:marRight w:val="0"/>
              <w:marTop w:val="0"/>
              <w:marBottom w:val="0"/>
              <w:divBdr>
                <w:top w:val="none" w:sz="0" w:space="0" w:color="auto"/>
                <w:left w:val="none" w:sz="0" w:space="0" w:color="auto"/>
                <w:bottom w:val="none" w:sz="0" w:space="0" w:color="auto"/>
                <w:right w:val="none" w:sz="0" w:space="0" w:color="auto"/>
              </w:divBdr>
            </w:div>
            <w:div w:id="1539972970">
              <w:marLeft w:val="0"/>
              <w:marRight w:val="0"/>
              <w:marTop w:val="0"/>
              <w:marBottom w:val="0"/>
              <w:divBdr>
                <w:top w:val="none" w:sz="0" w:space="0" w:color="auto"/>
                <w:left w:val="none" w:sz="0" w:space="0" w:color="auto"/>
                <w:bottom w:val="none" w:sz="0" w:space="0" w:color="auto"/>
                <w:right w:val="none" w:sz="0" w:space="0" w:color="auto"/>
              </w:divBdr>
            </w:div>
            <w:div w:id="1541746359">
              <w:marLeft w:val="0"/>
              <w:marRight w:val="0"/>
              <w:marTop w:val="0"/>
              <w:marBottom w:val="0"/>
              <w:divBdr>
                <w:top w:val="none" w:sz="0" w:space="0" w:color="auto"/>
                <w:left w:val="none" w:sz="0" w:space="0" w:color="auto"/>
                <w:bottom w:val="none" w:sz="0" w:space="0" w:color="auto"/>
                <w:right w:val="none" w:sz="0" w:space="0" w:color="auto"/>
              </w:divBdr>
            </w:div>
            <w:div w:id="1542598041">
              <w:marLeft w:val="0"/>
              <w:marRight w:val="0"/>
              <w:marTop w:val="0"/>
              <w:marBottom w:val="0"/>
              <w:divBdr>
                <w:top w:val="none" w:sz="0" w:space="0" w:color="auto"/>
                <w:left w:val="none" w:sz="0" w:space="0" w:color="auto"/>
                <w:bottom w:val="none" w:sz="0" w:space="0" w:color="auto"/>
                <w:right w:val="none" w:sz="0" w:space="0" w:color="auto"/>
              </w:divBdr>
            </w:div>
            <w:div w:id="1544555803">
              <w:marLeft w:val="0"/>
              <w:marRight w:val="0"/>
              <w:marTop w:val="0"/>
              <w:marBottom w:val="0"/>
              <w:divBdr>
                <w:top w:val="none" w:sz="0" w:space="0" w:color="auto"/>
                <w:left w:val="none" w:sz="0" w:space="0" w:color="auto"/>
                <w:bottom w:val="none" w:sz="0" w:space="0" w:color="auto"/>
                <w:right w:val="none" w:sz="0" w:space="0" w:color="auto"/>
              </w:divBdr>
            </w:div>
            <w:div w:id="1545364499">
              <w:marLeft w:val="0"/>
              <w:marRight w:val="0"/>
              <w:marTop w:val="0"/>
              <w:marBottom w:val="0"/>
              <w:divBdr>
                <w:top w:val="none" w:sz="0" w:space="0" w:color="auto"/>
                <w:left w:val="none" w:sz="0" w:space="0" w:color="auto"/>
                <w:bottom w:val="none" w:sz="0" w:space="0" w:color="auto"/>
                <w:right w:val="none" w:sz="0" w:space="0" w:color="auto"/>
              </w:divBdr>
            </w:div>
            <w:div w:id="1546673124">
              <w:marLeft w:val="0"/>
              <w:marRight w:val="0"/>
              <w:marTop w:val="0"/>
              <w:marBottom w:val="0"/>
              <w:divBdr>
                <w:top w:val="none" w:sz="0" w:space="0" w:color="auto"/>
                <w:left w:val="none" w:sz="0" w:space="0" w:color="auto"/>
                <w:bottom w:val="none" w:sz="0" w:space="0" w:color="auto"/>
                <w:right w:val="none" w:sz="0" w:space="0" w:color="auto"/>
              </w:divBdr>
            </w:div>
            <w:div w:id="1546912804">
              <w:marLeft w:val="0"/>
              <w:marRight w:val="0"/>
              <w:marTop w:val="0"/>
              <w:marBottom w:val="0"/>
              <w:divBdr>
                <w:top w:val="none" w:sz="0" w:space="0" w:color="auto"/>
                <w:left w:val="none" w:sz="0" w:space="0" w:color="auto"/>
                <w:bottom w:val="none" w:sz="0" w:space="0" w:color="auto"/>
                <w:right w:val="none" w:sz="0" w:space="0" w:color="auto"/>
              </w:divBdr>
            </w:div>
            <w:div w:id="1546942503">
              <w:marLeft w:val="0"/>
              <w:marRight w:val="0"/>
              <w:marTop w:val="0"/>
              <w:marBottom w:val="0"/>
              <w:divBdr>
                <w:top w:val="none" w:sz="0" w:space="0" w:color="auto"/>
                <w:left w:val="none" w:sz="0" w:space="0" w:color="auto"/>
                <w:bottom w:val="none" w:sz="0" w:space="0" w:color="auto"/>
                <w:right w:val="none" w:sz="0" w:space="0" w:color="auto"/>
              </w:divBdr>
            </w:div>
            <w:div w:id="1549301243">
              <w:marLeft w:val="0"/>
              <w:marRight w:val="0"/>
              <w:marTop w:val="0"/>
              <w:marBottom w:val="0"/>
              <w:divBdr>
                <w:top w:val="none" w:sz="0" w:space="0" w:color="auto"/>
                <w:left w:val="none" w:sz="0" w:space="0" w:color="auto"/>
                <w:bottom w:val="none" w:sz="0" w:space="0" w:color="auto"/>
                <w:right w:val="none" w:sz="0" w:space="0" w:color="auto"/>
              </w:divBdr>
            </w:div>
            <w:div w:id="1549490998">
              <w:marLeft w:val="0"/>
              <w:marRight w:val="0"/>
              <w:marTop w:val="0"/>
              <w:marBottom w:val="0"/>
              <w:divBdr>
                <w:top w:val="none" w:sz="0" w:space="0" w:color="auto"/>
                <w:left w:val="none" w:sz="0" w:space="0" w:color="auto"/>
                <w:bottom w:val="none" w:sz="0" w:space="0" w:color="auto"/>
                <w:right w:val="none" w:sz="0" w:space="0" w:color="auto"/>
              </w:divBdr>
            </w:div>
            <w:div w:id="1550066264">
              <w:marLeft w:val="0"/>
              <w:marRight w:val="0"/>
              <w:marTop w:val="0"/>
              <w:marBottom w:val="0"/>
              <w:divBdr>
                <w:top w:val="none" w:sz="0" w:space="0" w:color="auto"/>
                <w:left w:val="none" w:sz="0" w:space="0" w:color="auto"/>
                <w:bottom w:val="none" w:sz="0" w:space="0" w:color="auto"/>
                <w:right w:val="none" w:sz="0" w:space="0" w:color="auto"/>
              </w:divBdr>
            </w:div>
            <w:div w:id="1551644845">
              <w:marLeft w:val="0"/>
              <w:marRight w:val="0"/>
              <w:marTop w:val="0"/>
              <w:marBottom w:val="0"/>
              <w:divBdr>
                <w:top w:val="none" w:sz="0" w:space="0" w:color="auto"/>
                <w:left w:val="none" w:sz="0" w:space="0" w:color="auto"/>
                <w:bottom w:val="none" w:sz="0" w:space="0" w:color="auto"/>
                <w:right w:val="none" w:sz="0" w:space="0" w:color="auto"/>
              </w:divBdr>
            </w:div>
            <w:div w:id="1553033053">
              <w:marLeft w:val="0"/>
              <w:marRight w:val="0"/>
              <w:marTop w:val="0"/>
              <w:marBottom w:val="0"/>
              <w:divBdr>
                <w:top w:val="none" w:sz="0" w:space="0" w:color="auto"/>
                <w:left w:val="none" w:sz="0" w:space="0" w:color="auto"/>
                <w:bottom w:val="none" w:sz="0" w:space="0" w:color="auto"/>
                <w:right w:val="none" w:sz="0" w:space="0" w:color="auto"/>
              </w:divBdr>
            </w:div>
            <w:div w:id="1554272933">
              <w:marLeft w:val="0"/>
              <w:marRight w:val="0"/>
              <w:marTop w:val="0"/>
              <w:marBottom w:val="0"/>
              <w:divBdr>
                <w:top w:val="none" w:sz="0" w:space="0" w:color="auto"/>
                <w:left w:val="none" w:sz="0" w:space="0" w:color="auto"/>
                <w:bottom w:val="none" w:sz="0" w:space="0" w:color="auto"/>
                <w:right w:val="none" w:sz="0" w:space="0" w:color="auto"/>
              </w:divBdr>
            </w:div>
            <w:div w:id="1557355850">
              <w:marLeft w:val="0"/>
              <w:marRight w:val="0"/>
              <w:marTop w:val="0"/>
              <w:marBottom w:val="0"/>
              <w:divBdr>
                <w:top w:val="none" w:sz="0" w:space="0" w:color="auto"/>
                <w:left w:val="none" w:sz="0" w:space="0" w:color="auto"/>
                <w:bottom w:val="none" w:sz="0" w:space="0" w:color="auto"/>
                <w:right w:val="none" w:sz="0" w:space="0" w:color="auto"/>
              </w:divBdr>
            </w:div>
            <w:div w:id="1559245543">
              <w:marLeft w:val="0"/>
              <w:marRight w:val="0"/>
              <w:marTop w:val="0"/>
              <w:marBottom w:val="0"/>
              <w:divBdr>
                <w:top w:val="none" w:sz="0" w:space="0" w:color="auto"/>
                <w:left w:val="none" w:sz="0" w:space="0" w:color="auto"/>
                <w:bottom w:val="none" w:sz="0" w:space="0" w:color="auto"/>
                <w:right w:val="none" w:sz="0" w:space="0" w:color="auto"/>
              </w:divBdr>
            </w:div>
            <w:div w:id="1561283306">
              <w:marLeft w:val="0"/>
              <w:marRight w:val="0"/>
              <w:marTop w:val="0"/>
              <w:marBottom w:val="0"/>
              <w:divBdr>
                <w:top w:val="none" w:sz="0" w:space="0" w:color="auto"/>
                <w:left w:val="none" w:sz="0" w:space="0" w:color="auto"/>
                <w:bottom w:val="none" w:sz="0" w:space="0" w:color="auto"/>
                <w:right w:val="none" w:sz="0" w:space="0" w:color="auto"/>
              </w:divBdr>
            </w:div>
            <w:div w:id="1562860594">
              <w:marLeft w:val="0"/>
              <w:marRight w:val="0"/>
              <w:marTop w:val="0"/>
              <w:marBottom w:val="0"/>
              <w:divBdr>
                <w:top w:val="none" w:sz="0" w:space="0" w:color="auto"/>
                <w:left w:val="none" w:sz="0" w:space="0" w:color="auto"/>
                <w:bottom w:val="none" w:sz="0" w:space="0" w:color="auto"/>
                <w:right w:val="none" w:sz="0" w:space="0" w:color="auto"/>
              </w:divBdr>
            </w:div>
            <w:div w:id="1563442677">
              <w:marLeft w:val="0"/>
              <w:marRight w:val="0"/>
              <w:marTop w:val="0"/>
              <w:marBottom w:val="0"/>
              <w:divBdr>
                <w:top w:val="none" w:sz="0" w:space="0" w:color="auto"/>
                <w:left w:val="none" w:sz="0" w:space="0" w:color="auto"/>
                <w:bottom w:val="none" w:sz="0" w:space="0" w:color="auto"/>
                <w:right w:val="none" w:sz="0" w:space="0" w:color="auto"/>
              </w:divBdr>
            </w:div>
            <w:div w:id="1565212338">
              <w:marLeft w:val="0"/>
              <w:marRight w:val="0"/>
              <w:marTop w:val="0"/>
              <w:marBottom w:val="0"/>
              <w:divBdr>
                <w:top w:val="none" w:sz="0" w:space="0" w:color="auto"/>
                <w:left w:val="none" w:sz="0" w:space="0" w:color="auto"/>
                <w:bottom w:val="none" w:sz="0" w:space="0" w:color="auto"/>
                <w:right w:val="none" w:sz="0" w:space="0" w:color="auto"/>
              </w:divBdr>
            </w:div>
            <w:div w:id="1565412308">
              <w:marLeft w:val="0"/>
              <w:marRight w:val="0"/>
              <w:marTop w:val="0"/>
              <w:marBottom w:val="0"/>
              <w:divBdr>
                <w:top w:val="none" w:sz="0" w:space="0" w:color="auto"/>
                <w:left w:val="none" w:sz="0" w:space="0" w:color="auto"/>
                <w:bottom w:val="none" w:sz="0" w:space="0" w:color="auto"/>
                <w:right w:val="none" w:sz="0" w:space="0" w:color="auto"/>
              </w:divBdr>
            </w:div>
            <w:div w:id="1568875651">
              <w:marLeft w:val="0"/>
              <w:marRight w:val="0"/>
              <w:marTop w:val="0"/>
              <w:marBottom w:val="0"/>
              <w:divBdr>
                <w:top w:val="none" w:sz="0" w:space="0" w:color="auto"/>
                <w:left w:val="none" w:sz="0" w:space="0" w:color="auto"/>
                <w:bottom w:val="none" w:sz="0" w:space="0" w:color="auto"/>
                <w:right w:val="none" w:sz="0" w:space="0" w:color="auto"/>
              </w:divBdr>
            </w:div>
            <w:div w:id="1569414314">
              <w:marLeft w:val="0"/>
              <w:marRight w:val="0"/>
              <w:marTop w:val="0"/>
              <w:marBottom w:val="0"/>
              <w:divBdr>
                <w:top w:val="none" w:sz="0" w:space="0" w:color="auto"/>
                <w:left w:val="none" w:sz="0" w:space="0" w:color="auto"/>
                <w:bottom w:val="none" w:sz="0" w:space="0" w:color="auto"/>
                <w:right w:val="none" w:sz="0" w:space="0" w:color="auto"/>
              </w:divBdr>
            </w:div>
            <w:div w:id="1569917443">
              <w:marLeft w:val="0"/>
              <w:marRight w:val="0"/>
              <w:marTop w:val="0"/>
              <w:marBottom w:val="0"/>
              <w:divBdr>
                <w:top w:val="none" w:sz="0" w:space="0" w:color="auto"/>
                <w:left w:val="none" w:sz="0" w:space="0" w:color="auto"/>
                <w:bottom w:val="none" w:sz="0" w:space="0" w:color="auto"/>
                <w:right w:val="none" w:sz="0" w:space="0" w:color="auto"/>
              </w:divBdr>
            </w:div>
            <w:div w:id="1570649636">
              <w:marLeft w:val="0"/>
              <w:marRight w:val="0"/>
              <w:marTop w:val="0"/>
              <w:marBottom w:val="0"/>
              <w:divBdr>
                <w:top w:val="none" w:sz="0" w:space="0" w:color="auto"/>
                <w:left w:val="none" w:sz="0" w:space="0" w:color="auto"/>
                <w:bottom w:val="none" w:sz="0" w:space="0" w:color="auto"/>
                <w:right w:val="none" w:sz="0" w:space="0" w:color="auto"/>
              </w:divBdr>
            </w:div>
            <w:div w:id="1570965282">
              <w:marLeft w:val="0"/>
              <w:marRight w:val="0"/>
              <w:marTop w:val="0"/>
              <w:marBottom w:val="0"/>
              <w:divBdr>
                <w:top w:val="none" w:sz="0" w:space="0" w:color="auto"/>
                <w:left w:val="none" w:sz="0" w:space="0" w:color="auto"/>
                <w:bottom w:val="none" w:sz="0" w:space="0" w:color="auto"/>
                <w:right w:val="none" w:sz="0" w:space="0" w:color="auto"/>
              </w:divBdr>
            </w:div>
            <w:div w:id="1570993607">
              <w:marLeft w:val="0"/>
              <w:marRight w:val="0"/>
              <w:marTop w:val="0"/>
              <w:marBottom w:val="0"/>
              <w:divBdr>
                <w:top w:val="none" w:sz="0" w:space="0" w:color="auto"/>
                <w:left w:val="none" w:sz="0" w:space="0" w:color="auto"/>
                <w:bottom w:val="none" w:sz="0" w:space="0" w:color="auto"/>
                <w:right w:val="none" w:sz="0" w:space="0" w:color="auto"/>
              </w:divBdr>
            </w:div>
            <w:div w:id="1574466272">
              <w:marLeft w:val="0"/>
              <w:marRight w:val="0"/>
              <w:marTop w:val="0"/>
              <w:marBottom w:val="0"/>
              <w:divBdr>
                <w:top w:val="none" w:sz="0" w:space="0" w:color="auto"/>
                <w:left w:val="none" w:sz="0" w:space="0" w:color="auto"/>
                <w:bottom w:val="none" w:sz="0" w:space="0" w:color="auto"/>
                <w:right w:val="none" w:sz="0" w:space="0" w:color="auto"/>
              </w:divBdr>
            </w:div>
            <w:div w:id="1574703588">
              <w:marLeft w:val="0"/>
              <w:marRight w:val="0"/>
              <w:marTop w:val="0"/>
              <w:marBottom w:val="0"/>
              <w:divBdr>
                <w:top w:val="none" w:sz="0" w:space="0" w:color="auto"/>
                <w:left w:val="none" w:sz="0" w:space="0" w:color="auto"/>
                <w:bottom w:val="none" w:sz="0" w:space="0" w:color="auto"/>
                <w:right w:val="none" w:sz="0" w:space="0" w:color="auto"/>
              </w:divBdr>
            </w:div>
            <w:div w:id="1575315709">
              <w:marLeft w:val="0"/>
              <w:marRight w:val="0"/>
              <w:marTop w:val="0"/>
              <w:marBottom w:val="0"/>
              <w:divBdr>
                <w:top w:val="none" w:sz="0" w:space="0" w:color="auto"/>
                <w:left w:val="none" w:sz="0" w:space="0" w:color="auto"/>
                <w:bottom w:val="none" w:sz="0" w:space="0" w:color="auto"/>
                <w:right w:val="none" w:sz="0" w:space="0" w:color="auto"/>
              </w:divBdr>
            </w:div>
            <w:div w:id="1575578773">
              <w:marLeft w:val="0"/>
              <w:marRight w:val="0"/>
              <w:marTop w:val="0"/>
              <w:marBottom w:val="0"/>
              <w:divBdr>
                <w:top w:val="none" w:sz="0" w:space="0" w:color="auto"/>
                <w:left w:val="none" w:sz="0" w:space="0" w:color="auto"/>
                <w:bottom w:val="none" w:sz="0" w:space="0" w:color="auto"/>
                <w:right w:val="none" w:sz="0" w:space="0" w:color="auto"/>
              </w:divBdr>
            </w:div>
            <w:div w:id="1575966838">
              <w:marLeft w:val="0"/>
              <w:marRight w:val="0"/>
              <w:marTop w:val="0"/>
              <w:marBottom w:val="0"/>
              <w:divBdr>
                <w:top w:val="none" w:sz="0" w:space="0" w:color="auto"/>
                <w:left w:val="none" w:sz="0" w:space="0" w:color="auto"/>
                <w:bottom w:val="none" w:sz="0" w:space="0" w:color="auto"/>
                <w:right w:val="none" w:sz="0" w:space="0" w:color="auto"/>
              </w:divBdr>
            </w:div>
            <w:div w:id="1577083731">
              <w:marLeft w:val="0"/>
              <w:marRight w:val="0"/>
              <w:marTop w:val="0"/>
              <w:marBottom w:val="0"/>
              <w:divBdr>
                <w:top w:val="none" w:sz="0" w:space="0" w:color="auto"/>
                <w:left w:val="none" w:sz="0" w:space="0" w:color="auto"/>
                <w:bottom w:val="none" w:sz="0" w:space="0" w:color="auto"/>
                <w:right w:val="none" w:sz="0" w:space="0" w:color="auto"/>
              </w:divBdr>
            </w:div>
            <w:div w:id="1577281733">
              <w:marLeft w:val="0"/>
              <w:marRight w:val="0"/>
              <w:marTop w:val="0"/>
              <w:marBottom w:val="0"/>
              <w:divBdr>
                <w:top w:val="none" w:sz="0" w:space="0" w:color="auto"/>
                <w:left w:val="none" w:sz="0" w:space="0" w:color="auto"/>
                <w:bottom w:val="none" w:sz="0" w:space="0" w:color="auto"/>
                <w:right w:val="none" w:sz="0" w:space="0" w:color="auto"/>
              </w:divBdr>
            </w:div>
            <w:div w:id="1579631191">
              <w:marLeft w:val="0"/>
              <w:marRight w:val="0"/>
              <w:marTop w:val="0"/>
              <w:marBottom w:val="0"/>
              <w:divBdr>
                <w:top w:val="none" w:sz="0" w:space="0" w:color="auto"/>
                <w:left w:val="none" w:sz="0" w:space="0" w:color="auto"/>
                <w:bottom w:val="none" w:sz="0" w:space="0" w:color="auto"/>
                <w:right w:val="none" w:sz="0" w:space="0" w:color="auto"/>
              </w:divBdr>
            </w:div>
            <w:div w:id="1581140119">
              <w:marLeft w:val="0"/>
              <w:marRight w:val="0"/>
              <w:marTop w:val="0"/>
              <w:marBottom w:val="0"/>
              <w:divBdr>
                <w:top w:val="none" w:sz="0" w:space="0" w:color="auto"/>
                <w:left w:val="none" w:sz="0" w:space="0" w:color="auto"/>
                <w:bottom w:val="none" w:sz="0" w:space="0" w:color="auto"/>
                <w:right w:val="none" w:sz="0" w:space="0" w:color="auto"/>
              </w:divBdr>
            </w:div>
            <w:div w:id="1584993808">
              <w:marLeft w:val="0"/>
              <w:marRight w:val="0"/>
              <w:marTop w:val="0"/>
              <w:marBottom w:val="0"/>
              <w:divBdr>
                <w:top w:val="none" w:sz="0" w:space="0" w:color="auto"/>
                <w:left w:val="none" w:sz="0" w:space="0" w:color="auto"/>
                <w:bottom w:val="none" w:sz="0" w:space="0" w:color="auto"/>
                <w:right w:val="none" w:sz="0" w:space="0" w:color="auto"/>
              </w:divBdr>
            </w:div>
            <w:div w:id="1584996882">
              <w:marLeft w:val="0"/>
              <w:marRight w:val="0"/>
              <w:marTop w:val="0"/>
              <w:marBottom w:val="0"/>
              <w:divBdr>
                <w:top w:val="none" w:sz="0" w:space="0" w:color="auto"/>
                <w:left w:val="none" w:sz="0" w:space="0" w:color="auto"/>
                <w:bottom w:val="none" w:sz="0" w:space="0" w:color="auto"/>
                <w:right w:val="none" w:sz="0" w:space="0" w:color="auto"/>
              </w:divBdr>
            </w:div>
            <w:div w:id="1588228670">
              <w:marLeft w:val="0"/>
              <w:marRight w:val="0"/>
              <w:marTop w:val="0"/>
              <w:marBottom w:val="0"/>
              <w:divBdr>
                <w:top w:val="none" w:sz="0" w:space="0" w:color="auto"/>
                <w:left w:val="none" w:sz="0" w:space="0" w:color="auto"/>
                <w:bottom w:val="none" w:sz="0" w:space="0" w:color="auto"/>
                <w:right w:val="none" w:sz="0" w:space="0" w:color="auto"/>
              </w:divBdr>
            </w:div>
            <w:div w:id="1589271922">
              <w:marLeft w:val="0"/>
              <w:marRight w:val="0"/>
              <w:marTop w:val="0"/>
              <w:marBottom w:val="0"/>
              <w:divBdr>
                <w:top w:val="none" w:sz="0" w:space="0" w:color="auto"/>
                <w:left w:val="none" w:sz="0" w:space="0" w:color="auto"/>
                <w:bottom w:val="none" w:sz="0" w:space="0" w:color="auto"/>
                <w:right w:val="none" w:sz="0" w:space="0" w:color="auto"/>
              </w:divBdr>
            </w:div>
            <w:div w:id="1589540002">
              <w:marLeft w:val="0"/>
              <w:marRight w:val="0"/>
              <w:marTop w:val="0"/>
              <w:marBottom w:val="0"/>
              <w:divBdr>
                <w:top w:val="none" w:sz="0" w:space="0" w:color="auto"/>
                <w:left w:val="none" w:sz="0" w:space="0" w:color="auto"/>
                <w:bottom w:val="none" w:sz="0" w:space="0" w:color="auto"/>
                <w:right w:val="none" w:sz="0" w:space="0" w:color="auto"/>
              </w:divBdr>
            </w:div>
            <w:div w:id="1590506493">
              <w:marLeft w:val="0"/>
              <w:marRight w:val="0"/>
              <w:marTop w:val="0"/>
              <w:marBottom w:val="0"/>
              <w:divBdr>
                <w:top w:val="none" w:sz="0" w:space="0" w:color="auto"/>
                <w:left w:val="none" w:sz="0" w:space="0" w:color="auto"/>
                <w:bottom w:val="none" w:sz="0" w:space="0" w:color="auto"/>
                <w:right w:val="none" w:sz="0" w:space="0" w:color="auto"/>
              </w:divBdr>
            </w:div>
            <w:div w:id="1590775961">
              <w:marLeft w:val="0"/>
              <w:marRight w:val="0"/>
              <w:marTop w:val="0"/>
              <w:marBottom w:val="0"/>
              <w:divBdr>
                <w:top w:val="none" w:sz="0" w:space="0" w:color="auto"/>
                <w:left w:val="none" w:sz="0" w:space="0" w:color="auto"/>
                <w:bottom w:val="none" w:sz="0" w:space="0" w:color="auto"/>
                <w:right w:val="none" w:sz="0" w:space="0" w:color="auto"/>
              </w:divBdr>
            </w:div>
            <w:div w:id="1592157998">
              <w:marLeft w:val="0"/>
              <w:marRight w:val="0"/>
              <w:marTop w:val="0"/>
              <w:marBottom w:val="0"/>
              <w:divBdr>
                <w:top w:val="none" w:sz="0" w:space="0" w:color="auto"/>
                <w:left w:val="none" w:sz="0" w:space="0" w:color="auto"/>
                <w:bottom w:val="none" w:sz="0" w:space="0" w:color="auto"/>
                <w:right w:val="none" w:sz="0" w:space="0" w:color="auto"/>
              </w:divBdr>
            </w:div>
            <w:div w:id="1592741727">
              <w:marLeft w:val="0"/>
              <w:marRight w:val="0"/>
              <w:marTop w:val="0"/>
              <w:marBottom w:val="0"/>
              <w:divBdr>
                <w:top w:val="none" w:sz="0" w:space="0" w:color="auto"/>
                <w:left w:val="none" w:sz="0" w:space="0" w:color="auto"/>
                <w:bottom w:val="none" w:sz="0" w:space="0" w:color="auto"/>
                <w:right w:val="none" w:sz="0" w:space="0" w:color="auto"/>
              </w:divBdr>
            </w:div>
            <w:div w:id="1593970921">
              <w:marLeft w:val="0"/>
              <w:marRight w:val="0"/>
              <w:marTop w:val="0"/>
              <w:marBottom w:val="0"/>
              <w:divBdr>
                <w:top w:val="none" w:sz="0" w:space="0" w:color="auto"/>
                <w:left w:val="none" w:sz="0" w:space="0" w:color="auto"/>
                <w:bottom w:val="none" w:sz="0" w:space="0" w:color="auto"/>
                <w:right w:val="none" w:sz="0" w:space="0" w:color="auto"/>
              </w:divBdr>
            </w:div>
            <w:div w:id="1594124312">
              <w:marLeft w:val="0"/>
              <w:marRight w:val="0"/>
              <w:marTop w:val="0"/>
              <w:marBottom w:val="0"/>
              <w:divBdr>
                <w:top w:val="none" w:sz="0" w:space="0" w:color="auto"/>
                <w:left w:val="none" w:sz="0" w:space="0" w:color="auto"/>
                <w:bottom w:val="none" w:sz="0" w:space="0" w:color="auto"/>
                <w:right w:val="none" w:sz="0" w:space="0" w:color="auto"/>
              </w:divBdr>
            </w:div>
            <w:div w:id="1595476680">
              <w:marLeft w:val="0"/>
              <w:marRight w:val="0"/>
              <w:marTop w:val="0"/>
              <w:marBottom w:val="0"/>
              <w:divBdr>
                <w:top w:val="none" w:sz="0" w:space="0" w:color="auto"/>
                <w:left w:val="none" w:sz="0" w:space="0" w:color="auto"/>
                <w:bottom w:val="none" w:sz="0" w:space="0" w:color="auto"/>
                <w:right w:val="none" w:sz="0" w:space="0" w:color="auto"/>
              </w:divBdr>
            </w:div>
            <w:div w:id="1596136728">
              <w:marLeft w:val="0"/>
              <w:marRight w:val="0"/>
              <w:marTop w:val="0"/>
              <w:marBottom w:val="0"/>
              <w:divBdr>
                <w:top w:val="none" w:sz="0" w:space="0" w:color="auto"/>
                <w:left w:val="none" w:sz="0" w:space="0" w:color="auto"/>
                <w:bottom w:val="none" w:sz="0" w:space="0" w:color="auto"/>
                <w:right w:val="none" w:sz="0" w:space="0" w:color="auto"/>
              </w:divBdr>
            </w:div>
            <w:div w:id="1597013566">
              <w:marLeft w:val="0"/>
              <w:marRight w:val="0"/>
              <w:marTop w:val="0"/>
              <w:marBottom w:val="0"/>
              <w:divBdr>
                <w:top w:val="none" w:sz="0" w:space="0" w:color="auto"/>
                <w:left w:val="none" w:sz="0" w:space="0" w:color="auto"/>
                <w:bottom w:val="none" w:sz="0" w:space="0" w:color="auto"/>
                <w:right w:val="none" w:sz="0" w:space="0" w:color="auto"/>
              </w:divBdr>
            </w:div>
            <w:div w:id="1599367292">
              <w:marLeft w:val="0"/>
              <w:marRight w:val="0"/>
              <w:marTop w:val="0"/>
              <w:marBottom w:val="0"/>
              <w:divBdr>
                <w:top w:val="none" w:sz="0" w:space="0" w:color="auto"/>
                <w:left w:val="none" w:sz="0" w:space="0" w:color="auto"/>
                <w:bottom w:val="none" w:sz="0" w:space="0" w:color="auto"/>
                <w:right w:val="none" w:sz="0" w:space="0" w:color="auto"/>
              </w:divBdr>
            </w:div>
            <w:div w:id="1602251408">
              <w:marLeft w:val="0"/>
              <w:marRight w:val="0"/>
              <w:marTop w:val="0"/>
              <w:marBottom w:val="0"/>
              <w:divBdr>
                <w:top w:val="none" w:sz="0" w:space="0" w:color="auto"/>
                <w:left w:val="none" w:sz="0" w:space="0" w:color="auto"/>
                <w:bottom w:val="none" w:sz="0" w:space="0" w:color="auto"/>
                <w:right w:val="none" w:sz="0" w:space="0" w:color="auto"/>
              </w:divBdr>
            </w:div>
            <w:div w:id="1605725064">
              <w:marLeft w:val="0"/>
              <w:marRight w:val="0"/>
              <w:marTop w:val="0"/>
              <w:marBottom w:val="0"/>
              <w:divBdr>
                <w:top w:val="none" w:sz="0" w:space="0" w:color="auto"/>
                <w:left w:val="none" w:sz="0" w:space="0" w:color="auto"/>
                <w:bottom w:val="none" w:sz="0" w:space="0" w:color="auto"/>
                <w:right w:val="none" w:sz="0" w:space="0" w:color="auto"/>
              </w:divBdr>
            </w:div>
            <w:div w:id="1606234702">
              <w:marLeft w:val="0"/>
              <w:marRight w:val="0"/>
              <w:marTop w:val="0"/>
              <w:marBottom w:val="0"/>
              <w:divBdr>
                <w:top w:val="none" w:sz="0" w:space="0" w:color="auto"/>
                <w:left w:val="none" w:sz="0" w:space="0" w:color="auto"/>
                <w:bottom w:val="none" w:sz="0" w:space="0" w:color="auto"/>
                <w:right w:val="none" w:sz="0" w:space="0" w:color="auto"/>
              </w:divBdr>
            </w:div>
            <w:div w:id="1609581237">
              <w:marLeft w:val="0"/>
              <w:marRight w:val="0"/>
              <w:marTop w:val="0"/>
              <w:marBottom w:val="0"/>
              <w:divBdr>
                <w:top w:val="none" w:sz="0" w:space="0" w:color="auto"/>
                <w:left w:val="none" w:sz="0" w:space="0" w:color="auto"/>
                <w:bottom w:val="none" w:sz="0" w:space="0" w:color="auto"/>
                <w:right w:val="none" w:sz="0" w:space="0" w:color="auto"/>
              </w:divBdr>
            </w:div>
            <w:div w:id="1612469002">
              <w:marLeft w:val="0"/>
              <w:marRight w:val="0"/>
              <w:marTop w:val="0"/>
              <w:marBottom w:val="0"/>
              <w:divBdr>
                <w:top w:val="none" w:sz="0" w:space="0" w:color="auto"/>
                <w:left w:val="none" w:sz="0" w:space="0" w:color="auto"/>
                <w:bottom w:val="none" w:sz="0" w:space="0" w:color="auto"/>
                <w:right w:val="none" w:sz="0" w:space="0" w:color="auto"/>
              </w:divBdr>
            </w:div>
            <w:div w:id="1617370505">
              <w:marLeft w:val="0"/>
              <w:marRight w:val="0"/>
              <w:marTop w:val="0"/>
              <w:marBottom w:val="0"/>
              <w:divBdr>
                <w:top w:val="none" w:sz="0" w:space="0" w:color="auto"/>
                <w:left w:val="none" w:sz="0" w:space="0" w:color="auto"/>
                <w:bottom w:val="none" w:sz="0" w:space="0" w:color="auto"/>
                <w:right w:val="none" w:sz="0" w:space="0" w:color="auto"/>
              </w:divBdr>
            </w:div>
            <w:div w:id="1618364531">
              <w:marLeft w:val="0"/>
              <w:marRight w:val="0"/>
              <w:marTop w:val="0"/>
              <w:marBottom w:val="0"/>
              <w:divBdr>
                <w:top w:val="none" w:sz="0" w:space="0" w:color="auto"/>
                <w:left w:val="none" w:sz="0" w:space="0" w:color="auto"/>
                <w:bottom w:val="none" w:sz="0" w:space="0" w:color="auto"/>
                <w:right w:val="none" w:sz="0" w:space="0" w:color="auto"/>
              </w:divBdr>
            </w:div>
            <w:div w:id="1620447908">
              <w:marLeft w:val="0"/>
              <w:marRight w:val="0"/>
              <w:marTop w:val="0"/>
              <w:marBottom w:val="0"/>
              <w:divBdr>
                <w:top w:val="none" w:sz="0" w:space="0" w:color="auto"/>
                <w:left w:val="none" w:sz="0" w:space="0" w:color="auto"/>
                <w:bottom w:val="none" w:sz="0" w:space="0" w:color="auto"/>
                <w:right w:val="none" w:sz="0" w:space="0" w:color="auto"/>
              </w:divBdr>
            </w:div>
            <w:div w:id="1622034063">
              <w:marLeft w:val="0"/>
              <w:marRight w:val="0"/>
              <w:marTop w:val="0"/>
              <w:marBottom w:val="0"/>
              <w:divBdr>
                <w:top w:val="none" w:sz="0" w:space="0" w:color="auto"/>
                <w:left w:val="none" w:sz="0" w:space="0" w:color="auto"/>
                <w:bottom w:val="none" w:sz="0" w:space="0" w:color="auto"/>
                <w:right w:val="none" w:sz="0" w:space="0" w:color="auto"/>
              </w:divBdr>
            </w:div>
            <w:div w:id="1623732775">
              <w:marLeft w:val="0"/>
              <w:marRight w:val="0"/>
              <w:marTop w:val="0"/>
              <w:marBottom w:val="0"/>
              <w:divBdr>
                <w:top w:val="none" w:sz="0" w:space="0" w:color="auto"/>
                <w:left w:val="none" w:sz="0" w:space="0" w:color="auto"/>
                <w:bottom w:val="none" w:sz="0" w:space="0" w:color="auto"/>
                <w:right w:val="none" w:sz="0" w:space="0" w:color="auto"/>
              </w:divBdr>
            </w:div>
            <w:div w:id="1624725694">
              <w:marLeft w:val="0"/>
              <w:marRight w:val="0"/>
              <w:marTop w:val="0"/>
              <w:marBottom w:val="0"/>
              <w:divBdr>
                <w:top w:val="none" w:sz="0" w:space="0" w:color="auto"/>
                <w:left w:val="none" w:sz="0" w:space="0" w:color="auto"/>
                <w:bottom w:val="none" w:sz="0" w:space="0" w:color="auto"/>
                <w:right w:val="none" w:sz="0" w:space="0" w:color="auto"/>
              </w:divBdr>
            </w:div>
            <w:div w:id="1624917622">
              <w:marLeft w:val="0"/>
              <w:marRight w:val="0"/>
              <w:marTop w:val="0"/>
              <w:marBottom w:val="0"/>
              <w:divBdr>
                <w:top w:val="none" w:sz="0" w:space="0" w:color="auto"/>
                <w:left w:val="none" w:sz="0" w:space="0" w:color="auto"/>
                <w:bottom w:val="none" w:sz="0" w:space="0" w:color="auto"/>
                <w:right w:val="none" w:sz="0" w:space="0" w:color="auto"/>
              </w:divBdr>
            </w:div>
            <w:div w:id="1625306299">
              <w:marLeft w:val="0"/>
              <w:marRight w:val="0"/>
              <w:marTop w:val="0"/>
              <w:marBottom w:val="0"/>
              <w:divBdr>
                <w:top w:val="none" w:sz="0" w:space="0" w:color="auto"/>
                <w:left w:val="none" w:sz="0" w:space="0" w:color="auto"/>
                <w:bottom w:val="none" w:sz="0" w:space="0" w:color="auto"/>
                <w:right w:val="none" w:sz="0" w:space="0" w:color="auto"/>
              </w:divBdr>
            </w:div>
            <w:div w:id="1628387184">
              <w:marLeft w:val="0"/>
              <w:marRight w:val="0"/>
              <w:marTop w:val="0"/>
              <w:marBottom w:val="0"/>
              <w:divBdr>
                <w:top w:val="none" w:sz="0" w:space="0" w:color="auto"/>
                <w:left w:val="none" w:sz="0" w:space="0" w:color="auto"/>
                <w:bottom w:val="none" w:sz="0" w:space="0" w:color="auto"/>
                <w:right w:val="none" w:sz="0" w:space="0" w:color="auto"/>
              </w:divBdr>
            </w:div>
            <w:div w:id="1628470328">
              <w:marLeft w:val="0"/>
              <w:marRight w:val="0"/>
              <w:marTop w:val="0"/>
              <w:marBottom w:val="0"/>
              <w:divBdr>
                <w:top w:val="none" w:sz="0" w:space="0" w:color="auto"/>
                <w:left w:val="none" w:sz="0" w:space="0" w:color="auto"/>
                <w:bottom w:val="none" w:sz="0" w:space="0" w:color="auto"/>
                <w:right w:val="none" w:sz="0" w:space="0" w:color="auto"/>
              </w:divBdr>
            </w:div>
            <w:div w:id="1629509804">
              <w:marLeft w:val="0"/>
              <w:marRight w:val="0"/>
              <w:marTop w:val="0"/>
              <w:marBottom w:val="0"/>
              <w:divBdr>
                <w:top w:val="none" w:sz="0" w:space="0" w:color="auto"/>
                <w:left w:val="none" w:sz="0" w:space="0" w:color="auto"/>
                <w:bottom w:val="none" w:sz="0" w:space="0" w:color="auto"/>
                <w:right w:val="none" w:sz="0" w:space="0" w:color="auto"/>
              </w:divBdr>
            </w:div>
            <w:div w:id="1632054018">
              <w:marLeft w:val="0"/>
              <w:marRight w:val="0"/>
              <w:marTop w:val="0"/>
              <w:marBottom w:val="0"/>
              <w:divBdr>
                <w:top w:val="none" w:sz="0" w:space="0" w:color="auto"/>
                <w:left w:val="none" w:sz="0" w:space="0" w:color="auto"/>
                <w:bottom w:val="none" w:sz="0" w:space="0" w:color="auto"/>
                <w:right w:val="none" w:sz="0" w:space="0" w:color="auto"/>
              </w:divBdr>
            </w:div>
            <w:div w:id="1632438228">
              <w:marLeft w:val="0"/>
              <w:marRight w:val="0"/>
              <w:marTop w:val="0"/>
              <w:marBottom w:val="0"/>
              <w:divBdr>
                <w:top w:val="none" w:sz="0" w:space="0" w:color="auto"/>
                <w:left w:val="none" w:sz="0" w:space="0" w:color="auto"/>
                <w:bottom w:val="none" w:sz="0" w:space="0" w:color="auto"/>
                <w:right w:val="none" w:sz="0" w:space="0" w:color="auto"/>
              </w:divBdr>
            </w:div>
            <w:div w:id="1641300994">
              <w:marLeft w:val="0"/>
              <w:marRight w:val="0"/>
              <w:marTop w:val="0"/>
              <w:marBottom w:val="0"/>
              <w:divBdr>
                <w:top w:val="none" w:sz="0" w:space="0" w:color="auto"/>
                <w:left w:val="none" w:sz="0" w:space="0" w:color="auto"/>
                <w:bottom w:val="none" w:sz="0" w:space="0" w:color="auto"/>
                <w:right w:val="none" w:sz="0" w:space="0" w:color="auto"/>
              </w:divBdr>
            </w:div>
            <w:div w:id="1641373913">
              <w:marLeft w:val="0"/>
              <w:marRight w:val="0"/>
              <w:marTop w:val="0"/>
              <w:marBottom w:val="0"/>
              <w:divBdr>
                <w:top w:val="none" w:sz="0" w:space="0" w:color="auto"/>
                <w:left w:val="none" w:sz="0" w:space="0" w:color="auto"/>
                <w:bottom w:val="none" w:sz="0" w:space="0" w:color="auto"/>
                <w:right w:val="none" w:sz="0" w:space="0" w:color="auto"/>
              </w:divBdr>
            </w:div>
            <w:div w:id="1642493484">
              <w:marLeft w:val="0"/>
              <w:marRight w:val="0"/>
              <w:marTop w:val="0"/>
              <w:marBottom w:val="0"/>
              <w:divBdr>
                <w:top w:val="none" w:sz="0" w:space="0" w:color="auto"/>
                <w:left w:val="none" w:sz="0" w:space="0" w:color="auto"/>
                <w:bottom w:val="none" w:sz="0" w:space="0" w:color="auto"/>
                <w:right w:val="none" w:sz="0" w:space="0" w:color="auto"/>
              </w:divBdr>
            </w:div>
            <w:div w:id="1644652923">
              <w:marLeft w:val="0"/>
              <w:marRight w:val="0"/>
              <w:marTop w:val="0"/>
              <w:marBottom w:val="0"/>
              <w:divBdr>
                <w:top w:val="none" w:sz="0" w:space="0" w:color="auto"/>
                <w:left w:val="none" w:sz="0" w:space="0" w:color="auto"/>
                <w:bottom w:val="none" w:sz="0" w:space="0" w:color="auto"/>
                <w:right w:val="none" w:sz="0" w:space="0" w:color="auto"/>
              </w:divBdr>
            </w:div>
            <w:div w:id="1648972720">
              <w:marLeft w:val="0"/>
              <w:marRight w:val="0"/>
              <w:marTop w:val="0"/>
              <w:marBottom w:val="0"/>
              <w:divBdr>
                <w:top w:val="none" w:sz="0" w:space="0" w:color="auto"/>
                <w:left w:val="none" w:sz="0" w:space="0" w:color="auto"/>
                <w:bottom w:val="none" w:sz="0" w:space="0" w:color="auto"/>
                <w:right w:val="none" w:sz="0" w:space="0" w:color="auto"/>
              </w:divBdr>
            </w:div>
            <w:div w:id="1650598835">
              <w:marLeft w:val="0"/>
              <w:marRight w:val="0"/>
              <w:marTop w:val="0"/>
              <w:marBottom w:val="0"/>
              <w:divBdr>
                <w:top w:val="none" w:sz="0" w:space="0" w:color="auto"/>
                <w:left w:val="none" w:sz="0" w:space="0" w:color="auto"/>
                <w:bottom w:val="none" w:sz="0" w:space="0" w:color="auto"/>
                <w:right w:val="none" w:sz="0" w:space="0" w:color="auto"/>
              </w:divBdr>
            </w:div>
            <w:div w:id="1652178166">
              <w:marLeft w:val="0"/>
              <w:marRight w:val="0"/>
              <w:marTop w:val="0"/>
              <w:marBottom w:val="0"/>
              <w:divBdr>
                <w:top w:val="none" w:sz="0" w:space="0" w:color="auto"/>
                <w:left w:val="none" w:sz="0" w:space="0" w:color="auto"/>
                <w:bottom w:val="none" w:sz="0" w:space="0" w:color="auto"/>
                <w:right w:val="none" w:sz="0" w:space="0" w:color="auto"/>
              </w:divBdr>
            </w:div>
            <w:div w:id="1652364946">
              <w:marLeft w:val="0"/>
              <w:marRight w:val="0"/>
              <w:marTop w:val="0"/>
              <w:marBottom w:val="0"/>
              <w:divBdr>
                <w:top w:val="none" w:sz="0" w:space="0" w:color="auto"/>
                <w:left w:val="none" w:sz="0" w:space="0" w:color="auto"/>
                <w:bottom w:val="none" w:sz="0" w:space="0" w:color="auto"/>
                <w:right w:val="none" w:sz="0" w:space="0" w:color="auto"/>
              </w:divBdr>
            </w:div>
            <w:div w:id="1656881760">
              <w:marLeft w:val="0"/>
              <w:marRight w:val="0"/>
              <w:marTop w:val="0"/>
              <w:marBottom w:val="0"/>
              <w:divBdr>
                <w:top w:val="none" w:sz="0" w:space="0" w:color="auto"/>
                <w:left w:val="none" w:sz="0" w:space="0" w:color="auto"/>
                <w:bottom w:val="none" w:sz="0" w:space="0" w:color="auto"/>
                <w:right w:val="none" w:sz="0" w:space="0" w:color="auto"/>
              </w:divBdr>
            </w:div>
            <w:div w:id="1657606282">
              <w:marLeft w:val="0"/>
              <w:marRight w:val="0"/>
              <w:marTop w:val="0"/>
              <w:marBottom w:val="0"/>
              <w:divBdr>
                <w:top w:val="none" w:sz="0" w:space="0" w:color="auto"/>
                <w:left w:val="none" w:sz="0" w:space="0" w:color="auto"/>
                <w:bottom w:val="none" w:sz="0" w:space="0" w:color="auto"/>
                <w:right w:val="none" w:sz="0" w:space="0" w:color="auto"/>
              </w:divBdr>
            </w:div>
            <w:div w:id="1657687753">
              <w:marLeft w:val="0"/>
              <w:marRight w:val="0"/>
              <w:marTop w:val="0"/>
              <w:marBottom w:val="0"/>
              <w:divBdr>
                <w:top w:val="none" w:sz="0" w:space="0" w:color="auto"/>
                <w:left w:val="none" w:sz="0" w:space="0" w:color="auto"/>
                <w:bottom w:val="none" w:sz="0" w:space="0" w:color="auto"/>
                <w:right w:val="none" w:sz="0" w:space="0" w:color="auto"/>
              </w:divBdr>
            </w:div>
            <w:div w:id="1658612731">
              <w:marLeft w:val="0"/>
              <w:marRight w:val="0"/>
              <w:marTop w:val="0"/>
              <w:marBottom w:val="0"/>
              <w:divBdr>
                <w:top w:val="none" w:sz="0" w:space="0" w:color="auto"/>
                <w:left w:val="none" w:sz="0" w:space="0" w:color="auto"/>
                <w:bottom w:val="none" w:sz="0" w:space="0" w:color="auto"/>
                <w:right w:val="none" w:sz="0" w:space="0" w:color="auto"/>
              </w:divBdr>
            </w:div>
            <w:div w:id="1658656222">
              <w:marLeft w:val="0"/>
              <w:marRight w:val="0"/>
              <w:marTop w:val="0"/>
              <w:marBottom w:val="0"/>
              <w:divBdr>
                <w:top w:val="none" w:sz="0" w:space="0" w:color="auto"/>
                <w:left w:val="none" w:sz="0" w:space="0" w:color="auto"/>
                <w:bottom w:val="none" w:sz="0" w:space="0" w:color="auto"/>
                <w:right w:val="none" w:sz="0" w:space="0" w:color="auto"/>
              </w:divBdr>
            </w:div>
            <w:div w:id="1659654465">
              <w:marLeft w:val="0"/>
              <w:marRight w:val="0"/>
              <w:marTop w:val="0"/>
              <w:marBottom w:val="0"/>
              <w:divBdr>
                <w:top w:val="none" w:sz="0" w:space="0" w:color="auto"/>
                <w:left w:val="none" w:sz="0" w:space="0" w:color="auto"/>
                <w:bottom w:val="none" w:sz="0" w:space="0" w:color="auto"/>
                <w:right w:val="none" w:sz="0" w:space="0" w:color="auto"/>
              </w:divBdr>
            </w:div>
            <w:div w:id="1659846637">
              <w:marLeft w:val="0"/>
              <w:marRight w:val="0"/>
              <w:marTop w:val="0"/>
              <w:marBottom w:val="0"/>
              <w:divBdr>
                <w:top w:val="none" w:sz="0" w:space="0" w:color="auto"/>
                <w:left w:val="none" w:sz="0" w:space="0" w:color="auto"/>
                <w:bottom w:val="none" w:sz="0" w:space="0" w:color="auto"/>
                <w:right w:val="none" w:sz="0" w:space="0" w:color="auto"/>
              </w:divBdr>
            </w:div>
            <w:div w:id="1660496403">
              <w:marLeft w:val="0"/>
              <w:marRight w:val="0"/>
              <w:marTop w:val="0"/>
              <w:marBottom w:val="0"/>
              <w:divBdr>
                <w:top w:val="none" w:sz="0" w:space="0" w:color="auto"/>
                <w:left w:val="none" w:sz="0" w:space="0" w:color="auto"/>
                <w:bottom w:val="none" w:sz="0" w:space="0" w:color="auto"/>
                <w:right w:val="none" w:sz="0" w:space="0" w:color="auto"/>
              </w:divBdr>
            </w:div>
            <w:div w:id="1660769980">
              <w:marLeft w:val="0"/>
              <w:marRight w:val="0"/>
              <w:marTop w:val="0"/>
              <w:marBottom w:val="0"/>
              <w:divBdr>
                <w:top w:val="none" w:sz="0" w:space="0" w:color="auto"/>
                <w:left w:val="none" w:sz="0" w:space="0" w:color="auto"/>
                <w:bottom w:val="none" w:sz="0" w:space="0" w:color="auto"/>
                <w:right w:val="none" w:sz="0" w:space="0" w:color="auto"/>
              </w:divBdr>
            </w:div>
            <w:div w:id="1661886520">
              <w:marLeft w:val="0"/>
              <w:marRight w:val="0"/>
              <w:marTop w:val="0"/>
              <w:marBottom w:val="0"/>
              <w:divBdr>
                <w:top w:val="none" w:sz="0" w:space="0" w:color="auto"/>
                <w:left w:val="none" w:sz="0" w:space="0" w:color="auto"/>
                <w:bottom w:val="none" w:sz="0" w:space="0" w:color="auto"/>
                <w:right w:val="none" w:sz="0" w:space="0" w:color="auto"/>
              </w:divBdr>
            </w:div>
            <w:div w:id="1662469199">
              <w:marLeft w:val="0"/>
              <w:marRight w:val="0"/>
              <w:marTop w:val="0"/>
              <w:marBottom w:val="0"/>
              <w:divBdr>
                <w:top w:val="none" w:sz="0" w:space="0" w:color="auto"/>
                <w:left w:val="none" w:sz="0" w:space="0" w:color="auto"/>
                <w:bottom w:val="none" w:sz="0" w:space="0" w:color="auto"/>
                <w:right w:val="none" w:sz="0" w:space="0" w:color="auto"/>
              </w:divBdr>
            </w:div>
            <w:div w:id="1662931516">
              <w:marLeft w:val="0"/>
              <w:marRight w:val="0"/>
              <w:marTop w:val="0"/>
              <w:marBottom w:val="0"/>
              <w:divBdr>
                <w:top w:val="none" w:sz="0" w:space="0" w:color="auto"/>
                <w:left w:val="none" w:sz="0" w:space="0" w:color="auto"/>
                <w:bottom w:val="none" w:sz="0" w:space="0" w:color="auto"/>
                <w:right w:val="none" w:sz="0" w:space="0" w:color="auto"/>
              </w:divBdr>
            </w:div>
            <w:div w:id="1665938626">
              <w:marLeft w:val="0"/>
              <w:marRight w:val="0"/>
              <w:marTop w:val="0"/>
              <w:marBottom w:val="0"/>
              <w:divBdr>
                <w:top w:val="none" w:sz="0" w:space="0" w:color="auto"/>
                <w:left w:val="none" w:sz="0" w:space="0" w:color="auto"/>
                <w:bottom w:val="none" w:sz="0" w:space="0" w:color="auto"/>
                <w:right w:val="none" w:sz="0" w:space="0" w:color="auto"/>
              </w:divBdr>
            </w:div>
            <w:div w:id="1666936812">
              <w:marLeft w:val="0"/>
              <w:marRight w:val="0"/>
              <w:marTop w:val="0"/>
              <w:marBottom w:val="0"/>
              <w:divBdr>
                <w:top w:val="none" w:sz="0" w:space="0" w:color="auto"/>
                <w:left w:val="none" w:sz="0" w:space="0" w:color="auto"/>
                <w:bottom w:val="none" w:sz="0" w:space="0" w:color="auto"/>
                <w:right w:val="none" w:sz="0" w:space="0" w:color="auto"/>
              </w:divBdr>
            </w:div>
            <w:div w:id="1668635563">
              <w:marLeft w:val="0"/>
              <w:marRight w:val="0"/>
              <w:marTop w:val="0"/>
              <w:marBottom w:val="0"/>
              <w:divBdr>
                <w:top w:val="none" w:sz="0" w:space="0" w:color="auto"/>
                <w:left w:val="none" w:sz="0" w:space="0" w:color="auto"/>
                <w:bottom w:val="none" w:sz="0" w:space="0" w:color="auto"/>
                <w:right w:val="none" w:sz="0" w:space="0" w:color="auto"/>
              </w:divBdr>
            </w:div>
            <w:div w:id="1670135254">
              <w:marLeft w:val="0"/>
              <w:marRight w:val="0"/>
              <w:marTop w:val="0"/>
              <w:marBottom w:val="0"/>
              <w:divBdr>
                <w:top w:val="none" w:sz="0" w:space="0" w:color="auto"/>
                <w:left w:val="none" w:sz="0" w:space="0" w:color="auto"/>
                <w:bottom w:val="none" w:sz="0" w:space="0" w:color="auto"/>
                <w:right w:val="none" w:sz="0" w:space="0" w:color="auto"/>
              </w:divBdr>
            </w:div>
            <w:div w:id="1670331900">
              <w:marLeft w:val="0"/>
              <w:marRight w:val="0"/>
              <w:marTop w:val="0"/>
              <w:marBottom w:val="0"/>
              <w:divBdr>
                <w:top w:val="none" w:sz="0" w:space="0" w:color="auto"/>
                <w:left w:val="none" w:sz="0" w:space="0" w:color="auto"/>
                <w:bottom w:val="none" w:sz="0" w:space="0" w:color="auto"/>
                <w:right w:val="none" w:sz="0" w:space="0" w:color="auto"/>
              </w:divBdr>
            </w:div>
            <w:div w:id="1671057333">
              <w:marLeft w:val="0"/>
              <w:marRight w:val="0"/>
              <w:marTop w:val="0"/>
              <w:marBottom w:val="0"/>
              <w:divBdr>
                <w:top w:val="none" w:sz="0" w:space="0" w:color="auto"/>
                <w:left w:val="none" w:sz="0" w:space="0" w:color="auto"/>
                <w:bottom w:val="none" w:sz="0" w:space="0" w:color="auto"/>
                <w:right w:val="none" w:sz="0" w:space="0" w:color="auto"/>
              </w:divBdr>
            </w:div>
            <w:div w:id="1672028556">
              <w:marLeft w:val="0"/>
              <w:marRight w:val="0"/>
              <w:marTop w:val="0"/>
              <w:marBottom w:val="0"/>
              <w:divBdr>
                <w:top w:val="none" w:sz="0" w:space="0" w:color="auto"/>
                <w:left w:val="none" w:sz="0" w:space="0" w:color="auto"/>
                <w:bottom w:val="none" w:sz="0" w:space="0" w:color="auto"/>
                <w:right w:val="none" w:sz="0" w:space="0" w:color="auto"/>
              </w:divBdr>
            </w:div>
            <w:div w:id="1672222276">
              <w:marLeft w:val="0"/>
              <w:marRight w:val="0"/>
              <w:marTop w:val="0"/>
              <w:marBottom w:val="0"/>
              <w:divBdr>
                <w:top w:val="none" w:sz="0" w:space="0" w:color="auto"/>
                <w:left w:val="none" w:sz="0" w:space="0" w:color="auto"/>
                <w:bottom w:val="none" w:sz="0" w:space="0" w:color="auto"/>
                <w:right w:val="none" w:sz="0" w:space="0" w:color="auto"/>
              </w:divBdr>
            </w:div>
            <w:div w:id="1672445823">
              <w:marLeft w:val="0"/>
              <w:marRight w:val="0"/>
              <w:marTop w:val="0"/>
              <w:marBottom w:val="0"/>
              <w:divBdr>
                <w:top w:val="none" w:sz="0" w:space="0" w:color="auto"/>
                <w:left w:val="none" w:sz="0" w:space="0" w:color="auto"/>
                <w:bottom w:val="none" w:sz="0" w:space="0" w:color="auto"/>
                <w:right w:val="none" w:sz="0" w:space="0" w:color="auto"/>
              </w:divBdr>
            </w:div>
            <w:div w:id="1672677522">
              <w:marLeft w:val="0"/>
              <w:marRight w:val="0"/>
              <w:marTop w:val="0"/>
              <w:marBottom w:val="0"/>
              <w:divBdr>
                <w:top w:val="none" w:sz="0" w:space="0" w:color="auto"/>
                <w:left w:val="none" w:sz="0" w:space="0" w:color="auto"/>
                <w:bottom w:val="none" w:sz="0" w:space="0" w:color="auto"/>
                <w:right w:val="none" w:sz="0" w:space="0" w:color="auto"/>
              </w:divBdr>
            </w:div>
            <w:div w:id="1673558174">
              <w:marLeft w:val="0"/>
              <w:marRight w:val="0"/>
              <w:marTop w:val="0"/>
              <w:marBottom w:val="0"/>
              <w:divBdr>
                <w:top w:val="none" w:sz="0" w:space="0" w:color="auto"/>
                <w:left w:val="none" w:sz="0" w:space="0" w:color="auto"/>
                <w:bottom w:val="none" w:sz="0" w:space="0" w:color="auto"/>
                <w:right w:val="none" w:sz="0" w:space="0" w:color="auto"/>
              </w:divBdr>
            </w:div>
            <w:div w:id="1673753113">
              <w:marLeft w:val="0"/>
              <w:marRight w:val="0"/>
              <w:marTop w:val="0"/>
              <w:marBottom w:val="0"/>
              <w:divBdr>
                <w:top w:val="none" w:sz="0" w:space="0" w:color="auto"/>
                <w:left w:val="none" w:sz="0" w:space="0" w:color="auto"/>
                <w:bottom w:val="none" w:sz="0" w:space="0" w:color="auto"/>
                <w:right w:val="none" w:sz="0" w:space="0" w:color="auto"/>
              </w:divBdr>
            </w:div>
            <w:div w:id="1676496896">
              <w:marLeft w:val="0"/>
              <w:marRight w:val="0"/>
              <w:marTop w:val="0"/>
              <w:marBottom w:val="0"/>
              <w:divBdr>
                <w:top w:val="none" w:sz="0" w:space="0" w:color="auto"/>
                <w:left w:val="none" w:sz="0" w:space="0" w:color="auto"/>
                <w:bottom w:val="none" w:sz="0" w:space="0" w:color="auto"/>
                <w:right w:val="none" w:sz="0" w:space="0" w:color="auto"/>
              </w:divBdr>
            </w:div>
            <w:div w:id="1676565572">
              <w:marLeft w:val="0"/>
              <w:marRight w:val="0"/>
              <w:marTop w:val="0"/>
              <w:marBottom w:val="0"/>
              <w:divBdr>
                <w:top w:val="none" w:sz="0" w:space="0" w:color="auto"/>
                <w:left w:val="none" w:sz="0" w:space="0" w:color="auto"/>
                <w:bottom w:val="none" w:sz="0" w:space="0" w:color="auto"/>
                <w:right w:val="none" w:sz="0" w:space="0" w:color="auto"/>
              </w:divBdr>
            </w:div>
            <w:div w:id="1676958780">
              <w:marLeft w:val="0"/>
              <w:marRight w:val="0"/>
              <w:marTop w:val="0"/>
              <w:marBottom w:val="0"/>
              <w:divBdr>
                <w:top w:val="none" w:sz="0" w:space="0" w:color="auto"/>
                <w:left w:val="none" w:sz="0" w:space="0" w:color="auto"/>
                <w:bottom w:val="none" w:sz="0" w:space="0" w:color="auto"/>
                <w:right w:val="none" w:sz="0" w:space="0" w:color="auto"/>
              </w:divBdr>
            </w:div>
            <w:div w:id="1679187125">
              <w:marLeft w:val="0"/>
              <w:marRight w:val="0"/>
              <w:marTop w:val="0"/>
              <w:marBottom w:val="0"/>
              <w:divBdr>
                <w:top w:val="none" w:sz="0" w:space="0" w:color="auto"/>
                <w:left w:val="none" w:sz="0" w:space="0" w:color="auto"/>
                <w:bottom w:val="none" w:sz="0" w:space="0" w:color="auto"/>
                <w:right w:val="none" w:sz="0" w:space="0" w:color="auto"/>
              </w:divBdr>
            </w:div>
            <w:div w:id="1679309593">
              <w:marLeft w:val="0"/>
              <w:marRight w:val="0"/>
              <w:marTop w:val="0"/>
              <w:marBottom w:val="0"/>
              <w:divBdr>
                <w:top w:val="none" w:sz="0" w:space="0" w:color="auto"/>
                <w:left w:val="none" w:sz="0" w:space="0" w:color="auto"/>
                <w:bottom w:val="none" w:sz="0" w:space="0" w:color="auto"/>
                <w:right w:val="none" w:sz="0" w:space="0" w:color="auto"/>
              </w:divBdr>
            </w:div>
            <w:div w:id="1679963736">
              <w:marLeft w:val="0"/>
              <w:marRight w:val="0"/>
              <w:marTop w:val="0"/>
              <w:marBottom w:val="0"/>
              <w:divBdr>
                <w:top w:val="none" w:sz="0" w:space="0" w:color="auto"/>
                <w:left w:val="none" w:sz="0" w:space="0" w:color="auto"/>
                <w:bottom w:val="none" w:sz="0" w:space="0" w:color="auto"/>
                <w:right w:val="none" w:sz="0" w:space="0" w:color="auto"/>
              </w:divBdr>
            </w:div>
            <w:div w:id="1680766269">
              <w:marLeft w:val="0"/>
              <w:marRight w:val="0"/>
              <w:marTop w:val="0"/>
              <w:marBottom w:val="0"/>
              <w:divBdr>
                <w:top w:val="none" w:sz="0" w:space="0" w:color="auto"/>
                <w:left w:val="none" w:sz="0" w:space="0" w:color="auto"/>
                <w:bottom w:val="none" w:sz="0" w:space="0" w:color="auto"/>
                <w:right w:val="none" w:sz="0" w:space="0" w:color="auto"/>
              </w:divBdr>
            </w:div>
            <w:div w:id="1680892137">
              <w:marLeft w:val="0"/>
              <w:marRight w:val="0"/>
              <w:marTop w:val="0"/>
              <w:marBottom w:val="0"/>
              <w:divBdr>
                <w:top w:val="none" w:sz="0" w:space="0" w:color="auto"/>
                <w:left w:val="none" w:sz="0" w:space="0" w:color="auto"/>
                <w:bottom w:val="none" w:sz="0" w:space="0" w:color="auto"/>
                <w:right w:val="none" w:sz="0" w:space="0" w:color="auto"/>
              </w:divBdr>
            </w:div>
            <w:div w:id="1681003435">
              <w:marLeft w:val="0"/>
              <w:marRight w:val="0"/>
              <w:marTop w:val="0"/>
              <w:marBottom w:val="0"/>
              <w:divBdr>
                <w:top w:val="none" w:sz="0" w:space="0" w:color="auto"/>
                <w:left w:val="none" w:sz="0" w:space="0" w:color="auto"/>
                <w:bottom w:val="none" w:sz="0" w:space="0" w:color="auto"/>
                <w:right w:val="none" w:sz="0" w:space="0" w:color="auto"/>
              </w:divBdr>
            </w:div>
            <w:div w:id="1682312902">
              <w:marLeft w:val="0"/>
              <w:marRight w:val="0"/>
              <w:marTop w:val="0"/>
              <w:marBottom w:val="0"/>
              <w:divBdr>
                <w:top w:val="none" w:sz="0" w:space="0" w:color="auto"/>
                <w:left w:val="none" w:sz="0" w:space="0" w:color="auto"/>
                <w:bottom w:val="none" w:sz="0" w:space="0" w:color="auto"/>
                <w:right w:val="none" w:sz="0" w:space="0" w:color="auto"/>
              </w:divBdr>
            </w:div>
            <w:div w:id="1683315381">
              <w:marLeft w:val="0"/>
              <w:marRight w:val="0"/>
              <w:marTop w:val="0"/>
              <w:marBottom w:val="0"/>
              <w:divBdr>
                <w:top w:val="none" w:sz="0" w:space="0" w:color="auto"/>
                <w:left w:val="none" w:sz="0" w:space="0" w:color="auto"/>
                <w:bottom w:val="none" w:sz="0" w:space="0" w:color="auto"/>
                <w:right w:val="none" w:sz="0" w:space="0" w:color="auto"/>
              </w:divBdr>
            </w:div>
            <w:div w:id="1683897994">
              <w:marLeft w:val="0"/>
              <w:marRight w:val="0"/>
              <w:marTop w:val="0"/>
              <w:marBottom w:val="0"/>
              <w:divBdr>
                <w:top w:val="none" w:sz="0" w:space="0" w:color="auto"/>
                <w:left w:val="none" w:sz="0" w:space="0" w:color="auto"/>
                <w:bottom w:val="none" w:sz="0" w:space="0" w:color="auto"/>
                <w:right w:val="none" w:sz="0" w:space="0" w:color="auto"/>
              </w:divBdr>
            </w:div>
            <w:div w:id="1684091631">
              <w:marLeft w:val="0"/>
              <w:marRight w:val="0"/>
              <w:marTop w:val="0"/>
              <w:marBottom w:val="0"/>
              <w:divBdr>
                <w:top w:val="none" w:sz="0" w:space="0" w:color="auto"/>
                <w:left w:val="none" w:sz="0" w:space="0" w:color="auto"/>
                <w:bottom w:val="none" w:sz="0" w:space="0" w:color="auto"/>
                <w:right w:val="none" w:sz="0" w:space="0" w:color="auto"/>
              </w:divBdr>
            </w:div>
            <w:div w:id="1684478946">
              <w:marLeft w:val="0"/>
              <w:marRight w:val="0"/>
              <w:marTop w:val="0"/>
              <w:marBottom w:val="0"/>
              <w:divBdr>
                <w:top w:val="none" w:sz="0" w:space="0" w:color="auto"/>
                <w:left w:val="none" w:sz="0" w:space="0" w:color="auto"/>
                <w:bottom w:val="none" w:sz="0" w:space="0" w:color="auto"/>
                <w:right w:val="none" w:sz="0" w:space="0" w:color="auto"/>
              </w:divBdr>
            </w:div>
            <w:div w:id="1685090603">
              <w:marLeft w:val="0"/>
              <w:marRight w:val="0"/>
              <w:marTop w:val="0"/>
              <w:marBottom w:val="0"/>
              <w:divBdr>
                <w:top w:val="none" w:sz="0" w:space="0" w:color="auto"/>
                <w:left w:val="none" w:sz="0" w:space="0" w:color="auto"/>
                <w:bottom w:val="none" w:sz="0" w:space="0" w:color="auto"/>
                <w:right w:val="none" w:sz="0" w:space="0" w:color="auto"/>
              </w:divBdr>
            </w:div>
            <w:div w:id="1687245161">
              <w:marLeft w:val="0"/>
              <w:marRight w:val="0"/>
              <w:marTop w:val="0"/>
              <w:marBottom w:val="0"/>
              <w:divBdr>
                <w:top w:val="none" w:sz="0" w:space="0" w:color="auto"/>
                <w:left w:val="none" w:sz="0" w:space="0" w:color="auto"/>
                <w:bottom w:val="none" w:sz="0" w:space="0" w:color="auto"/>
                <w:right w:val="none" w:sz="0" w:space="0" w:color="auto"/>
              </w:divBdr>
            </w:div>
            <w:div w:id="1687246038">
              <w:marLeft w:val="0"/>
              <w:marRight w:val="0"/>
              <w:marTop w:val="0"/>
              <w:marBottom w:val="0"/>
              <w:divBdr>
                <w:top w:val="none" w:sz="0" w:space="0" w:color="auto"/>
                <w:left w:val="none" w:sz="0" w:space="0" w:color="auto"/>
                <w:bottom w:val="none" w:sz="0" w:space="0" w:color="auto"/>
                <w:right w:val="none" w:sz="0" w:space="0" w:color="auto"/>
              </w:divBdr>
            </w:div>
            <w:div w:id="1687558185">
              <w:marLeft w:val="0"/>
              <w:marRight w:val="0"/>
              <w:marTop w:val="0"/>
              <w:marBottom w:val="0"/>
              <w:divBdr>
                <w:top w:val="none" w:sz="0" w:space="0" w:color="auto"/>
                <w:left w:val="none" w:sz="0" w:space="0" w:color="auto"/>
                <w:bottom w:val="none" w:sz="0" w:space="0" w:color="auto"/>
                <w:right w:val="none" w:sz="0" w:space="0" w:color="auto"/>
              </w:divBdr>
            </w:div>
            <w:div w:id="1688947895">
              <w:marLeft w:val="0"/>
              <w:marRight w:val="0"/>
              <w:marTop w:val="0"/>
              <w:marBottom w:val="0"/>
              <w:divBdr>
                <w:top w:val="none" w:sz="0" w:space="0" w:color="auto"/>
                <w:left w:val="none" w:sz="0" w:space="0" w:color="auto"/>
                <w:bottom w:val="none" w:sz="0" w:space="0" w:color="auto"/>
                <w:right w:val="none" w:sz="0" w:space="0" w:color="auto"/>
              </w:divBdr>
            </w:div>
            <w:div w:id="1689022405">
              <w:marLeft w:val="0"/>
              <w:marRight w:val="0"/>
              <w:marTop w:val="0"/>
              <w:marBottom w:val="0"/>
              <w:divBdr>
                <w:top w:val="none" w:sz="0" w:space="0" w:color="auto"/>
                <w:left w:val="none" w:sz="0" w:space="0" w:color="auto"/>
                <w:bottom w:val="none" w:sz="0" w:space="0" w:color="auto"/>
                <w:right w:val="none" w:sz="0" w:space="0" w:color="auto"/>
              </w:divBdr>
            </w:div>
            <w:div w:id="1689287055">
              <w:marLeft w:val="0"/>
              <w:marRight w:val="0"/>
              <w:marTop w:val="0"/>
              <w:marBottom w:val="0"/>
              <w:divBdr>
                <w:top w:val="none" w:sz="0" w:space="0" w:color="auto"/>
                <w:left w:val="none" w:sz="0" w:space="0" w:color="auto"/>
                <w:bottom w:val="none" w:sz="0" w:space="0" w:color="auto"/>
                <w:right w:val="none" w:sz="0" w:space="0" w:color="auto"/>
              </w:divBdr>
            </w:div>
            <w:div w:id="1691837547">
              <w:marLeft w:val="0"/>
              <w:marRight w:val="0"/>
              <w:marTop w:val="0"/>
              <w:marBottom w:val="0"/>
              <w:divBdr>
                <w:top w:val="none" w:sz="0" w:space="0" w:color="auto"/>
                <w:left w:val="none" w:sz="0" w:space="0" w:color="auto"/>
                <w:bottom w:val="none" w:sz="0" w:space="0" w:color="auto"/>
                <w:right w:val="none" w:sz="0" w:space="0" w:color="auto"/>
              </w:divBdr>
            </w:div>
            <w:div w:id="1693992013">
              <w:marLeft w:val="0"/>
              <w:marRight w:val="0"/>
              <w:marTop w:val="0"/>
              <w:marBottom w:val="0"/>
              <w:divBdr>
                <w:top w:val="none" w:sz="0" w:space="0" w:color="auto"/>
                <w:left w:val="none" w:sz="0" w:space="0" w:color="auto"/>
                <w:bottom w:val="none" w:sz="0" w:space="0" w:color="auto"/>
                <w:right w:val="none" w:sz="0" w:space="0" w:color="auto"/>
              </w:divBdr>
            </w:div>
            <w:div w:id="1694070345">
              <w:marLeft w:val="0"/>
              <w:marRight w:val="0"/>
              <w:marTop w:val="0"/>
              <w:marBottom w:val="0"/>
              <w:divBdr>
                <w:top w:val="none" w:sz="0" w:space="0" w:color="auto"/>
                <w:left w:val="none" w:sz="0" w:space="0" w:color="auto"/>
                <w:bottom w:val="none" w:sz="0" w:space="0" w:color="auto"/>
                <w:right w:val="none" w:sz="0" w:space="0" w:color="auto"/>
              </w:divBdr>
            </w:div>
            <w:div w:id="1694113406">
              <w:marLeft w:val="0"/>
              <w:marRight w:val="0"/>
              <w:marTop w:val="0"/>
              <w:marBottom w:val="0"/>
              <w:divBdr>
                <w:top w:val="none" w:sz="0" w:space="0" w:color="auto"/>
                <w:left w:val="none" w:sz="0" w:space="0" w:color="auto"/>
                <w:bottom w:val="none" w:sz="0" w:space="0" w:color="auto"/>
                <w:right w:val="none" w:sz="0" w:space="0" w:color="auto"/>
              </w:divBdr>
            </w:div>
            <w:div w:id="1694454507">
              <w:marLeft w:val="0"/>
              <w:marRight w:val="0"/>
              <w:marTop w:val="0"/>
              <w:marBottom w:val="0"/>
              <w:divBdr>
                <w:top w:val="none" w:sz="0" w:space="0" w:color="auto"/>
                <w:left w:val="none" w:sz="0" w:space="0" w:color="auto"/>
                <w:bottom w:val="none" w:sz="0" w:space="0" w:color="auto"/>
                <w:right w:val="none" w:sz="0" w:space="0" w:color="auto"/>
              </w:divBdr>
            </w:div>
            <w:div w:id="1694570317">
              <w:marLeft w:val="0"/>
              <w:marRight w:val="0"/>
              <w:marTop w:val="0"/>
              <w:marBottom w:val="0"/>
              <w:divBdr>
                <w:top w:val="none" w:sz="0" w:space="0" w:color="auto"/>
                <w:left w:val="none" w:sz="0" w:space="0" w:color="auto"/>
                <w:bottom w:val="none" w:sz="0" w:space="0" w:color="auto"/>
                <w:right w:val="none" w:sz="0" w:space="0" w:color="auto"/>
              </w:divBdr>
            </w:div>
            <w:div w:id="1696539663">
              <w:marLeft w:val="0"/>
              <w:marRight w:val="0"/>
              <w:marTop w:val="0"/>
              <w:marBottom w:val="0"/>
              <w:divBdr>
                <w:top w:val="none" w:sz="0" w:space="0" w:color="auto"/>
                <w:left w:val="none" w:sz="0" w:space="0" w:color="auto"/>
                <w:bottom w:val="none" w:sz="0" w:space="0" w:color="auto"/>
                <w:right w:val="none" w:sz="0" w:space="0" w:color="auto"/>
              </w:divBdr>
            </w:div>
            <w:div w:id="1696954133">
              <w:marLeft w:val="0"/>
              <w:marRight w:val="0"/>
              <w:marTop w:val="0"/>
              <w:marBottom w:val="0"/>
              <w:divBdr>
                <w:top w:val="none" w:sz="0" w:space="0" w:color="auto"/>
                <w:left w:val="none" w:sz="0" w:space="0" w:color="auto"/>
                <w:bottom w:val="none" w:sz="0" w:space="0" w:color="auto"/>
                <w:right w:val="none" w:sz="0" w:space="0" w:color="auto"/>
              </w:divBdr>
            </w:div>
            <w:div w:id="1697459929">
              <w:marLeft w:val="0"/>
              <w:marRight w:val="0"/>
              <w:marTop w:val="0"/>
              <w:marBottom w:val="0"/>
              <w:divBdr>
                <w:top w:val="none" w:sz="0" w:space="0" w:color="auto"/>
                <w:left w:val="none" w:sz="0" w:space="0" w:color="auto"/>
                <w:bottom w:val="none" w:sz="0" w:space="0" w:color="auto"/>
                <w:right w:val="none" w:sz="0" w:space="0" w:color="auto"/>
              </w:divBdr>
            </w:div>
            <w:div w:id="1698382539">
              <w:marLeft w:val="0"/>
              <w:marRight w:val="0"/>
              <w:marTop w:val="0"/>
              <w:marBottom w:val="0"/>
              <w:divBdr>
                <w:top w:val="none" w:sz="0" w:space="0" w:color="auto"/>
                <w:left w:val="none" w:sz="0" w:space="0" w:color="auto"/>
                <w:bottom w:val="none" w:sz="0" w:space="0" w:color="auto"/>
                <w:right w:val="none" w:sz="0" w:space="0" w:color="auto"/>
              </w:divBdr>
            </w:div>
            <w:div w:id="1698771369">
              <w:marLeft w:val="0"/>
              <w:marRight w:val="0"/>
              <w:marTop w:val="0"/>
              <w:marBottom w:val="0"/>
              <w:divBdr>
                <w:top w:val="none" w:sz="0" w:space="0" w:color="auto"/>
                <w:left w:val="none" w:sz="0" w:space="0" w:color="auto"/>
                <w:bottom w:val="none" w:sz="0" w:space="0" w:color="auto"/>
                <w:right w:val="none" w:sz="0" w:space="0" w:color="auto"/>
              </w:divBdr>
            </w:div>
            <w:div w:id="1700155757">
              <w:marLeft w:val="0"/>
              <w:marRight w:val="0"/>
              <w:marTop w:val="0"/>
              <w:marBottom w:val="0"/>
              <w:divBdr>
                <w:top w:val="none" w:sz="0" w:space="0" w:color="auto"/>
                <w:left w:val="none" w:sz="0" w:space="0" w:color="auto"/>
                <w:bottom w:val="none" w:sz="0" w:space="0" w:color="auto"/>
                <w:right w:val="none" w:sz="0" w:space="0" w:color="auto"/>
              </w:divBdr>
            </w:div>
            <w:div w:id="1700354603">
              <w:marLeft w:val="0"/>
              <w:marRight w:val="0"/>
              <w:marTop w:val="0"/>
              <w:marBottom w:val="0"/>
              <w:divBdr>
                <w:top w:val="none" w:sz="0" w:space="0" w:color="auto"/>
                <w:left w:val="none" w:sz="0" w:space="0" w:color="auto"/>
                <w:bottom w:val="none" w:sz="0" w:space="0" w:color="auto"/>
                <w:right w:val="none" w:sz="0" w:space="0" w:color="auto"/>
              </w:divBdr>
            </w:div>
            <w:div w:id="1701205658">
              <w:marLeft w:val="0"/>
              <w:marRight w:val="0"/>
              <w:marTop w:val="0"/>
              <w:marBottom w:val="0"/>
              <w:divBdr>
                <w:top w:val="none" w:sz="0" w:space="0" w:color="auto"/>
                <w:left w:val="none" w:sz="0" w:space="0" w:color="auto"/>
                <w:bottom w:val="none" w:sz="0" w:space="0" w:color="auto"/>
                <w:right w:val="none" w:sz="0" w:space="0" w:color="auto"/>
              </w:divBdr>
            </w:div>
            <w:div w:id="1706172501">
              <w:marLeft w:val="0"/>
              <w:marRight w:val="0"/>
              <w:marTop w:val="0"/>
              <w:marBottom w:val="0"/>
              <w:divBdr>
                <w:top w:val="none" w:sz="0" w:space="0" w:color="auto"/>
                <w:left w:val="none" w:sz="0" w:space="0" w:color="auto"/>
                <w:bottom w:val="none" w:sz="0" w:space="0" w:color="auto"/>
                <w:right w:val="none" w:sz="0" w:space="0" w:color="auto"/>
              </w:divBdr>
            </w:div>
            <w:div w:id="1706634296">
              <w:marLeft w:val="0"/>
              <w:marRight w:val="0"/>
              <w:marTop w:val="0"/>
              <w:marBottom w:val="0"/>
              <w:divBdr>
                <w:top w:val="none" w:sz="0" w:space="0" w:color="auto"/>
                <w:left w:val="none" w:sz="0" w:space="0" w:color="auto"/>
                <w:bottom w:val="none" w:sz="0" w:space="0" w:color="auto"/>
                <w:right w:val="none" w:sz="0" w:space="0" w:color="auto"/>
              </w:divBdr>
            </w:div>
            <w:div w:id="1706980292">
              <w:marLeft w:val="0"/>
              <w:marRight w:val="0"/>
              <w:marTop w:val="0"/>
              <w:marBottom w:val="0"/>
              <w:divBdr>
                <w:top w:val="none" w:sz="0" w:space="0" w:color="auto"/>
                <w:left w:val="none" w:sz="0" w:space="0" w:color="auto"/>
                <w:bottom w:val="none" w:sz="0" w:space="0" w:color="auto"/>
                <w:right w:val="none" w:sz="0" w:space="0" w:color="auto"/>
              </w:divBdr>
            </w:div>
            <w:div w:id="1707441622">
              <w:marLeft w:val="0"/>
              <w:marRight w:val="0"/>
              <w:marTop w:val="0"/>
              <w:marBottom w:val="0"/>
              <w:divBdr>
                <w:top w:val="none" w:sz="0" w:space="0" w:color="auto"/>
                <w:left w:val="none" w:sz="0" w:space="0" w:color="auto"/>
                <w:bottom w:val="none" w:sz="0" w:space="0" w:color="auto"/>
                <w:right w:val="none" w:sz="0" w:space="0" w:color="auto"/>
              </w:divBdr>
            </w:div>
            <w:div w:id="1707824804">
              <w:marLeft w:val="0"/>
              <w:marRight w:val="0"/>
              <w:marTop w:val="0"/>
              <w:marBottom w:val="0"/>
              <w:divBdr>
                <w:top w:val="none" w:sz="0" w:space="0" w:color="auto"/>
                <w:left w:val="none" w:sz="0" w:space="0" w:color="auto"/>
                <w:bottom w:val="none" w:sz="0" w:space="0" w:color="auto"/>
                <w:right w:val="none" w:sz="0" w:space="0" w:color="auto"/>
              </w:divBdr>
            </w:div>
            <w:div w:id="1708674774">
              <w:marLeft w:val="0"/>
              <w:marRight w:val="0"/>
              <w:marTop w:val="0"/>
              <w:marBottom w:val="0"/>
              <w:divBdr>
                <w:top w:val="none" w:sz="0" w:space="0" w:color="auto"/>
                <w:left w:val="none" w:sz="0" w:space="0" w:color="auto"/>
                <w:bottom w:val="none" w:sz="0" w:space="0" w:color="auto"/>
                <w:right w:val="none" w:sz="0" w:space="0" w:color="auto"/>
              </w:divBdr>
            </w:div>
            <w:div w:id="1708723422">
              <w:marLeft w:val="0"/>
              <w:marRight w:val="0"/>
              <w:marTop w:val="0"/>
              <w:marBottom w:val="0"/>
              <w:divBdr>
                <w:top w:val="none" w:sz="0" w:space="0" w:color="auto"/>
                <w:left w:val="none" w:sz="0" w:space="0" w:color="auto"/>
                <w:bottom w:val="none" w:sz="0" w:space="0" w:color="auto"/>
                <w:right w:val="none" w:sz="0" w:space="0" w:color="auto"/>
              </w:divBdr>
            </w:div>
            <w:div w:id="1710304141">
              <w:marLeft w:val="0"/>
              <w:marRight w:val="0"/>
              <w:marTop w:val="0"/>
              <w:marBottom w:val="0"/>
              <w:divBdr>
                <w:top w:val="none" w:sz="0" w:space="0" w:color="auto"/>
                <w:left w:val="none" w:sz="0" w:space="0" w:color="auto"/>
                <w:bottom w:val="none" w:sz="0" w:space="0" w:color="auto"/>
                <w:right w:val="none" w:sz="0" w:space="0" w:color="auto"/>
              </w:divBdr>
            </w:div>
            <w:div w:id="1710955074">
              <w:marLeft w:val="0"/>
              <w:marRight w:val="0"/>
              <w:marTop w:val="0"/>
              <w:marBottom w:val="0"/>
              <w:divBdr>
                <w:top w:val="none" w:sz="0" w:space="0" w:color="auto"/>
                <w:left w:val="none" w:sz="0" w:space="0" w:color="auto"/>
                <w:bottom w:val="none" w:sz="0" w:space="0" w:color="auto"/>
                <w:right w:val="none" w:sz="0" w:space="0" w:color="auto"/>
              </w:divBdr>
            </w:div>
            <w:div w:id="1711689453">
              <w:marLeft w:val="0"/>
              <w:marRight w:val="0"/>
              <w:marTop w:val="0"/>
              <w:marBottom w:val="0"/>
              <w:divBdr>
                <w:top w:val="none" w:sz="0" w:space="0" w:color="auto"/>
                <w:left w:val="none" w:sz="0" w:space="0" w:color="auto"/>
                <w:bottom w:val="none" w:sz="0" w:space="0" w:color="auto"/>
                <w:right w:val="none" w:sz="0" w:space="0" w:color="auto"/>
              </w:divBdr>
            </w:div>
            <w:div w:id="1711757378">
              <w:marLeft w:val="0"/>
              <w:marRight w:val="0"/>
              <w:marTop w:val="0"/>
              <w:marBottom w:val="0"/>
              <w:divBdr>
                <w:top w:val="none" w:sz="0" w:space="0" w:color="auto"/>
                <w:left w:val="none" w:sz="0" w:space="0" w:color="auto"/>
                <w:bottom w:val="none" w:sz="0" w:space="0" w:color="auto"/>
                <w:right w:val="none" w:sz="0" w:space="0" w:color="auto"/>
              </w:divBdr>
            </w:div>
            <w:div w:id="1711953492">
              <w:marLeft w:val="0"/>
              <w:marRight w:val="0"/>
              <w:marTop w:val="0"/>
              <w:marBottom w:val="0"/>
              <w:divBdr>
                <w:top w:val="none" w:sz="0" w:space="0" w:color="auto"/>
                <w:left w:val="none" w:sz="0" w:space="0" w:color="auto"/>
                <w:bottom w:val="none" w:sz="0" w:space="0" w:color="auto"/>
                <w:right w:val="none" w:sz="0" w:space="0" w:color="auto"/>
              </w:divBdr>
            </w:div>
            <w:div w:id="1714038764">
              <w:marLeft w:val="0"/>
              <w:marRight w:val="0"/>
              <w:marTop w:val="0"/>
              <w:marBottom w:val="0"/>
              <w:divBdr>
                <w:top w:val="none" w:sz="0" w:space="0" w:color="auto"/>
                <w:left w:val="none" w:sz="0" w:space="0" w:color="auto"/>
                <w:bottom w:val="none" w:sz="0" w:space="0" w:color="auto"/>
                <w:right w:val="none" w:sz="0" w:space="0" w:color="auto"/>
              </w:divBdr>
            </w:div>
            <w:div w:id="1715082930">
              <w:marLeft w:val="0"/>
              <w:marRight w:val="0"/>
              <w:marTop w:val="0"/>
              <w:marBottom w:val="0"/>
              <w:divBdr>
                <w:top w:val="none" w:sz="0" w:space="0" w:color="auto"/>
                <w:left w:val="none" w:sz="0" w:space="0" w:color="auto"/>
                <w:bottom w:val="none" w:sz="0" w:space="0" w:color="auto"/>
                <w:right w:val="none" w:sz="0" w:space="0" w:color="auto"/>
              </w:divBdr>
            </w:div>
            <w:div w:id="1715150833">
              <w:marLeft w:val="0"/>
              <w:marRight w:val="0"/>
              <w:marTop w:val="0"/>
              <w:marBottom w:val="0"/>
              <w:divBdr>
                <w:top w:val="none" w:sz="0" w:space="0" w:color="auto"/>
                <w:left w:val="none" w:sz="0" w:space="0" w:color="auto"/>
                <w:bottom w:val="none" w:sz="0" w:space="0" w:color="auto"/>
                <w:right w:val="none" w:sz="0" w:space="0" w:color="auto"/>
              </w:divBdr>
            </w:div>
            <w:div w:id="1716392324">
              <w:marLeft w:val="0"/>
              <w:marRight w:val="0"/>
              <w:marTop w:val="0"/>
              <w:marBottom w:val="0"/>
              <w:divBdr>
                <w:top w:val="none" w:sz="0" w:space="0" w:color="auto"/>
                <w:left w:val="none" w:sz="0" w:space="0" w:color="auto"/>
                <w:bottom w:val="none" w:sz="0" w:space="0" w:color="auto"/>
                <w:right w:val="none" w:sz="0" w:space="0" w:color="auto"/>
              </w:divBdr>
            </w:div>
            <w:div w:id="1718309336">
              <w:marLeft w:val="0"/>
              <w:marRight w:val="0"/>
              <w:marTop w:val="0"/>
              <w:marBottom w:val="0"/>
              <w:divBdr>
                <w:top w:val="none" w:sz="0" w:space="0" w:color="auto"/>
                <w:left w:val="none" w:sz="0" w:space="0" w:color="auto"/>
                <w:bottom w:val="none" w:sz="0" w:space="0" w:color="auto"/>
                <w:right w:val="none" w:sz="0" w:space="0" w:color="auto"/>
              </w:divBdr>
            </w:div>
            <w:div w:id="1718699085">
              <w:marLeft w:val="0"/>
              <w:marRight w:val="0"/>
              <w:marTop w:val="0"/>
              <w:marBottom w:val="0"/>
              <w:divBdr>
                <w:top w:val="none" w:sz="0" w:space="0" w:color="auto"/>
                <w:left w:val="none" w:sz="0" w:space="0" w:color="auto"/>
                <w:bottom w:val="none" w:sz="0" w:space="0" w:color="auto"/>
                <w:right w:val="none" w:sz="0" w:space="0" w:color="auto"/>
              </w:divBdr>
            </w:div>
            <w:div w:id="1721243838">
              <w:marLeft w:val="0"/>
              <w:marRight w:val="0"/>
              <w:marTop w:val="0"/>
              <w:marBottom w:val="0"/>
              <w:divBdr>
                <w:top w:val="none" w:sz="0" w:space="0" w:color="auto"/>
                <w:left w:val="none" w:sz="0" w:space="0" w:color="auto"/>
                <w:bottom w:val="none" w:sz="0" w:space="0" w:color="auto"/>
                <w:right w:val="none" w:sz="0" w:space="0" w:color="auto"/>
              </w:divBdr>
            </w:div>
            <w:div w:id="1721703978">
              <w:marLeft w:val="0"/>
              <w:marRight w:val="0"/>
              <w:marTop w:val="0"/>
              <w:marBottom w:val="0"/>
              <w:divBdr>
                <w:top w:val="none" w:sz="0" w:space="0" w:color="auto"/>
                <w:left w:val="none" w:sz="0" w:space="0" w:color="auto"/>
                <w:bottom w:val="none" w:sz="0" w:space="0" w:color="auto"/>
                <w:right w:val="none" w:sz="0" w:space="0" w:color="auto"/>
              </w:divBdr>
            </w:div>
            <w:div w:id="1722509440">
              <w:marLeft w:val="0"/>
              <w:marRight w:val="0"/>
              <w:marTop w:val="0"/>
              <w:marBottom w:val="0"/>
              <w:divBdr>
                <w:top w:val="none" w:sz="0" w:space="0" w:color="auto"/>
                <w:left w:val="none" w:sz="0" w:space="0" w:color="auto"/>
                <w:bottom w:val="none" w:sz="0" w:space="0" w:color="auto"/>
                <w:right w:val="none" w:sz="0" w:space="0" w:color="auto"/>
              </w:divBdr>
            </w:div>
            <w:div w:id="1722632294">
              <w:marLeft w:val="0"/>
              <w:marRight w:val="0"/>
              <w:marTop w:val="0"/>
              <w:marBottom w:val="0"/>
              <w:divBdr>
                <w:top w:val="none" w:sz="0" w:space="0" w:color="auto"/>
                <w:left w:val="none" w:sz="0" w:space="0" w:color="auto"/>
                <w:bottom w:val="none" w:sz="0" w:space="0" w:color="auto"/>
                <w:right w:val="none" w:sz="0" w:space="0" w:color="auto"/>
              </w:divBdr>
            </w:div>
            <w:div w:id="1723825420">
              <w:marLeft w:val="0"/>
              <w:marRight w:val="0"/>
              <w:marTop w:val="0"/>
              <w:marBottom w:val="0"/>
              <w:divBdr>
                <w:top w:val="none" w:sz="0" w:space="0" w:color="auto"/>
                <w:left w:val="none" w:sz="0" w:space="0" w:color="auto"/>
                <w:bottom w:val="none" w:sz="0" w:space="0" w:color="auto"/>
                <w:right w:val="none" w:sz="0" w:space="0" w:color="auto"/>
              </w:divBdr>
            </w:div>
            <w:div w:id="1724407114">
              <w:marLeft w:val="0"/>
              <w:marRight w:val="0"/>
              <w:marTop w:val="0"/>
              <w:marBottom w:val="0"/>
              <w:divBdr>
                <w:top w:val="none" w:sz="0" w:space="0" w:color="auto"/>
                <w:left w:val="none" w:sz="0" w:space="0" w:color="auto"/>
                <w:bottom w:val="none" w:sz="0" w:space="0" w:color="auto"/>
                <w:right w:val="none" w:sz="0" w:space="0" w:color="auto"/>
              </w:divBdr>
            </w:div>
            <w:div w:id="1725058993">
              <w:marLeft w:val="0"/>
              <w:marRight w:val="0"/>
              <w:marTop w:val="0"/>
              <w:marBottom w:val="0"/>
              <w:divBdr>
                <w:top w:val="none" w:sz="0" w:space="0" w:color="auto"/>
                <w:left w:val="none" w:sz="0" w:space="0" w:color="auto"/>
                <w:bottom w:val="none" w:sz="0" w:space="0" w:color="auto"/>
                <w:right w:val="none" w:sz="0" w:space="0" w:color="auto"/>
              </w:divBdr>
            </w:div>
            <w:div w:id="1725785885">
              <w:marLeft w:val="0"/>
              <w:marRight w:val="0"/>
              <w:marTop w:val="0"/>
              <w:marBottom w:val="0"/>
              <w:divBdr>
                <w:top w:val="none" w:sz="0" w:space="0" w:color="auto"/>
                <w:left w:val="none" w:sz="0" w:space="0" w:color="auto"/>
                <w:bottom w:val="none" w:sz="0" w:space="0" w:color="auto"/>
                <w:right w:val="none" w:sz="0" w:space="0" w:color="auto"/>
              </w:divBdr>
            </w:div>
            <w:div w:id="1729572461">
              <w:marLeft w:val="0"/>
              <w:marRight w:val="0"/>
              <w:marTop w:val="0"/>
              <w:marBottom w:val="0"/>
              <w:divBdr>
                <w:top w:val="none" w:sz="0" w:space="0" w:color="auto"/>
                <w:left w:val="none" w:sz="0" w:space="0" w:color="auto"/>
                <w:bottom w:val="none" w:sz="0" w:space="0" w:color="auto"/>
                <w:right w:val="none" w:sz="0" w:space="0" w:color="auto"/>
              </w:divBdr>
            </w:div>
            <w:div w:id="1730768305">
              <w:marLeft w:val="0"/>
              <w:marRight w:val="0"/>
              <w:marTop w:val="0"/>
              <w:marBottom w:val="0"/>
              <w:divBdr>
                <w:top w:val="none" w:sz="0" w:space="0" w:color="auto"/>
                <w:left w:val="none" w:sz="0" w:space="0" w:color="auto"/>
                <w:bottom w:val="none" w:sz="0" w:space="0" w:color="auto"/>
                <w:right w:val="none" w:sz="0" w:space="0" w:color="auto"/>
              </w:divBdr>
            </w:div>
            <w:div w:id="1730961220">
              <w:marLeft w:val="0"/>
              <w:marRight w:val="0"/>
              <w:marTop w:val="0"/>
              <w:marBottom w:val="0"/>
              <w:divBdr>
                <w:top w:val="none" w:sz="0" w:space="0" w:color="auto"/>
                <w:left w:val="none" w:sz="0" w:space="0" w:color="auto"/>
                <w:bottom w:val="none" w:sz="0" w:space="0" w:color="auto"/>
                <w:right w:val="none" w:sz="0" w:space="0" w:color="auto"/>
              </w:divBdr>
            </w:div>
            <w:div w:id="1731075558">
              <w:marLeft w:val="0"/>
              <w:marRight w:val="0"/>
              <w:marTop w:val="0"/>
              <w:marBottom w:val="0"/>
              <w:divBdr>
                <w:top w:val="none" w:sz="0" w:space="0" w:color="auto"/>
                <w:left w:val="none" w:sz="0" w:space="0" w:color="auto"/>
                <w:bottom w:val="none" w:sz="0" w:space="0" w:color="auto"/>
                <w:right w:val="none" w:sz="0" w:space="0" w:color="auto"/>
              </w:divBdr>
            </w:div>
            <w:div w:id="1732345419">
              <w:marLeft w:val="0"/>
              <w:marRight w:val="0"/>
              <w:marTop w:val="0"/>
              <w:marBottom w:val="0"/>
              <w:divBdr>
                <w:top w:val="none" w:sz="0" w:space="0" w:color="auto"/>
                <w:left w:val="none" w:sz="0" w:space="0" w:color="auto"/>
                <w:bottom w:val="none" w:sz="0" w:space="0" w:color="auto"/>
                <w:right w:val="none" w:sz="0" w:space="0" w:color="auto"/>
              </w:divBdr>
            </w:div>
            <w:div w:id="1734037334">
              <w:marLeft w:val="0"/>
              <w:marRight w:val="0"/>
              <w:marTop w:val="0"/>
              <w:marBottom w:val="0"/>
              <w:divBdr>
                <w:top w:val="none" w:sz="0" w:space="0" w:color="auto"/>
                <w:left w:val="none" w:sz="0" w:space="0" w:color="auto"/>
                <w:bottom w:val="none" w:sz="0" w:space="0" w:color="auto"/>
                <w:right w:val="none" w:sz="0" w:space="0" w:color="auto"/>
              </w:divBdr>
            </w:div>
            <w:div w:id="1734043682">
              <w:marLeft w:val="0"/>
              <w:marRight w:val="0"/>
              <w:marTop w:val="0"/>
              <w:marBottom w:val="0"/>
              <w:divBdr>
                <w:top w:val="none" w:sz="0" w:space="0" w:color="auto"/>
                <w:left w:val="none" w:sz="0" w:space="0" w:color="auto"/>
                <w:bottom w:val="none" w:sz="0" w:space="0" w:color="auto"/>
                <w:right w:val="none" w:sz="0" w:space="0" w:color="auto"/>
              </w:divBdr>
            </w:div>
            <w:div w:id="1735155601">
              <w:marLeft w:val="0"/>
              <w:marRight w:val="0"/>
              <w:marTop w:val="0"/>
              <w:marBottom w:val="0"/>
              <w:divBdr>
                <w:top w:val="none" w:sz="0" w:space="0" w:color="auto"/>
                <w:left w:val="none" w:sz="0" w:space="0" w:color="auto"/>
                <w:bottom w:val="none" w:sz="0" w:space="0" w:color="auto"/>
                <w:right w:val="none" w:sz="0" w:space="0" w:color="auto"/>
              </w:divBdr>
            </w:div>
            <w:div w:id="1739401640">
              <w:marLeft w:val="0"/>
              <w:marRight w:val="0"/>
              <w:marTop w:val="0"/>
              <w:marBottom w:val="0"/>
              <w:divBdr>
                <w:top w:val="none" w:sz="0" w:space="0" w:color="auto"/>
                <w:left w:val="none" w:sz="0" w:space="0" w:color="auto"/>
                <w:bottom w:val="none" w:sz="0" w:space="0" w:color="auto"/>
                <w:right w:val="none" w:sz="0" w:space="0" w:color="auto"/>
              </w:divBdr>
            </w:div>
            <w:div w:id="1741365842">
              <w:marLeft w:val="0"/>
              <w:marRight w:val="0"/>
              <w:marTop w:val="0"/>
              <w:marBottom w:val="0"/>
              <w:divBdr>
                <w:top w:val="none" w:sz="0" w:space="0" w:color="auto"/>
                <w:left w:val="none" w:sz="0" w:space="0" w:color="auto"/>
                <w:bottom w:val="none" w:sz="0" w:space="0" w:color="auto"/>
                <w:right w:val="none" w:sz="0" w:space="0" w:color="auto"/>
              </w:divBdr>
            </w:div>
            <w:div w:id="1749646799">
              <w:marLeft w:val="0"/>
              <w:marRight w:val="0"/>
              <w:marTop w:val="0"/>
              <w:marBottom w:val="0"/>
              <w:divBdr>
                <w:top w:val="none" w:sz="0" w:space="0" w:color="auto"/>
                <w:left w:val="none" w:sz="0" w:space="0" w:color="auto"/>
                <w:bottom w:val="none" w:sz="0" w:space="0" w:color="auto"/>
                <w:right w:val="none" w:sz="0" w:space="0" w:color="auto"/>
              </w:divBdr>
            </w:div>
            <w:div w:id="1750687731">
              <w:marLeft w:val="0"/>
              <w:marRight w:val="0"/>
              <w:marTop w:val="0"/>
              <w:marBottom w:val="0"/>
              <w:divBdr>
                <w:top w:val="none" w:sz="0" w:space="0" w:color="auto"/>
                <w:left w:val="none" w:sz="0" w:space="0" w:color="auto"/>
                <w:bottom w:val="none" w:sz="0" w:space="0" w:color="auto"/>
                <w:right w:val="none" w:sz="0" w:space="0" w:color="auto"/>
              </w:divBdr>
            </w:div>
            <w:div w:id="1750927817">
              <w:marLeft w:val="0"/>
              <w:marRight w:val="0"/>
              <w:marTop w:val="0"/>
              <w:marBottom w:val="0"/>
              <w:divBdr>
                <w:top w:val="none" w:sz="0" w:space="0" w:color="auto"/>
                <w:left w:val="none" w:sz="0" w:space="0" w:color="auto"/>
                <w:bottom w:val="none" w:sz="0" w:space="0" w:color="auto"/>
                <w:right w:val="none" w:sz="0" w:space="0" w:color="auto"/>
              </w:divBdr>
            </w:div>
            <w:div w:id="1751124574">
              <w:marLeft w:val="0"/>
              <w:marRight w:val="0"/>
              <w:marTop w:val="0"/>
              <w:marBottom w:val="0"/>
              <w:divBdr>
                <w:top w:val="none" w:sz="0" w:space="0" w:color="auto"/>
                <w:left w:val="none" w:sz="0" w:space="0" w:color="auto"/>
                <w:bottom w:val="none" w:sz="0" w:space="0" w:color="auto"/>
                <w:right w:val="none" w:sz="0" w:space="0" w:color="auto"/>
              </w:divBdr>
            </w:div>
            <w:div w:id="1751609896">
              <w:marLeft w:val="0"/>
              <w:marRight w:val="0"/>
              <w:marTop w:val="0"/>
              <w:marBottom w:val="0"/>
              <w:divBdr>
                <w:top w:val="none" w:sz="0" w:space="0" w:color="auto"/>
                <w:left w:val="none" w:sz="0" w:space="0" w:color="auto"/>
                <w:bottom w:val="none" w:sz="0" w:space="0" w:color="auto"/>
                <w:right w:val="none" w:sz="0" w:space="0" w:color="auto"/>
              </w:divBdr>
            </w:div>
            <w:div w:id="1752896865">
              <w:marLeft w:val="0"/>
              <w:marRight w:val="0"/>
              <w:marTop w:val="0"/>
              <w:marBottom w:val="0"/>
              <w:divBdr>
                <w:top w:val="none" w:sz="0" w:space="0" w:color="auto"/>
                <w:left w:val="none" w:sz="0" w:space="0" w:color="auto"/>
                <w:bottom w:val="none" w:sz="0" w:space="0" w:color="auto"/>
                <w:right w:val="none" w:sz="0" w:space="0" w:color="auto"/>
              </w:divBdr>
            </w:div>
            <w:div w:id="1753237769">
              <w:marLeft w:val="0"/>
              <w:marRight w:val="0"/>
              <w:marTop w:val="0"/>
              <w:marBottom w:val="0"/>
              <w:divBdr>
                <w:top w:val="none" w:sz="0" w:space="0" w:color="auto"/>
                <w:left w:val="none" w:sz="0" w:space="0" w:color="auto"/>
                <w:bottom w:val="none" w:sz="0" w:space="0" w:color="auto"/>
                <w:right w:val="none" w:sz="0" w:space="0" w:color="auto"/>
              </w:divBdr>
            </w:div>
            <w:div w:id="1754816921">
              <w:marLeft w:val="0"/>
              <w:marRight w:val="0"/>
              <w:marTop w:val="0"/>
              <w:marBottom w:val="0"/>
              <w:divBdr>
                <w:top w:val="none" w:sz="0" w:space="0" w:color="auto"/>
                <w:left w:val="none" w:sz="0" w:space="0" w:color="auto"/>
                <w:bottom w:val="none" w:sz="0" w:space="0" w:color="auto"/>
                <w:right w:val="none" w:sz="0" w:space="0" w:color="auto"/>
              </w:divBdr>
            </w:div>
            <w:div w:id="1755935791">
              <w:marLeft w:val="0"/>
              <w:marRight w:val="0"/>
              <w:marTop w:val="0"/>
              <w:marBottom w:val="0"/>
              <w:divBdr>
                <w:top w:val="none" w:sz="0" w:space="0" w:color="auto"/>
                <w:left w:val="none" w:sz="0" w:space="0" w:color="auto"/>
                <w:bottom w:val="none" w:sz="0" w:space="0" w:color="auto"/>
                <w:right w:val="none" w:sz="0" w:space="0" w:color="auto"/>
              </w:divBdr>
            </w:div>
            <w:div w:id="1757241399">
              <w:marLeft w:val="0"/>
              <w:marRight w:val="0"/>
              <w:marTop w:val="0"/>
              <w:marBottom w:val="0"/>
              <w:divBdr>
                <w:top w:val="none" w:sz="0" w:space="0" w:color="auto"/>
                <w:left w:val="none" w:sz="0" w:space="0" w:color="auto"/>
                <w:bottom w:val="none" w:sz="0" w:space="0" w:color="auto"/>
                <w:right w:val="none" w:sz="0" w:space="0" w:color="auto"/>
              </w:divBdr>
            </w:div>
            <w:div w:id="1757900554">
              <w:marLeft w:val="0"/>
              <w:marRight w:val="0"/>
              <w:marTop w:val="0"/>
              <w:marBottom w:val="0"/>
              <w:divBdr>
                <w:top w:val="none" w:sz="0" w:space="0" w:color="auto"/>
                <w:left w:val="none" w:sz="0" w:space="0" w:color="auto"/>
                <w:bottom w:val="none" w:sz="0" w:space="0" w:color="auto"/>
                <w:right w:val="none" w:sz="0" w:space="0" w:color="auto"/>
              </w:divBdr>
            </w:div>
            <w:div w:id="1758598112">
              <w:marLeft w:val="0"/>
              <w:marRight w:val="0"/>
              <w:marTop w:val="0"/>
              <w:marBottom w:val="0"/>
              <w:divBdr>
                <w:top w:val="none" w:sz="0" w:space="0" w:color="auto"/>
                <w:left w:val="none" w:sz="0" w:space="0" w:color="auto"/>
                <w:bottom w:val="none" w:sz="0" w:space="0" w:color="auto"/>
                <w:right w:val="none" w:sz="0" w:space="0" w:color="auto"/>
              </w:divBdr>
            </w:div>
            <w:div w:id="1758671673">
              <w:marLeft w:val="0"/>
              <w:marRight w:val="0"/>
              <w:marTop w:val="0"/>
              <w:marBottom w:val="0"/>
              <w:divBdr>
                <w:top w:val="none" w:sz="0" w:space="0" w:color="auto"/>
                <w:left w:val="none" w:sz="0" w:space="0" w:color="auto"/>
                <w:bottom w:val="none" w:sz="0" w:space="0" w:color="auto"/>
                <w:right w:val="none" w:sz="0" w:space="0" w:color="auto"/>
              </w:divBdr>
            </w:div>
            <w:div w:id="1759935609">
              <w:marLeft w:val="0"/>
              <w:marRight w:val="0"/>
              <w:marTop w:val="0"/>
              <w:marBottom w:val="0"/>
              <w:divBdr>
                <w:top w:val="none" w:sz="0" w:space="0" w:color="auto"/>
                <w:left w:val="none" w:sz="0" w:space="0" w:color="auto"/>
                <w:bottom w:val="none" w:sz="0" w:space="0" w:color="auto"/>
                <w:right w:val="none" w:sz="0" w:space="0" w:color="auto"/>
              </w:divBdr>
            </w:div>
            <w:div w:id="1760639041">
              <w:marLeft w:val="0"/>
              <w:marRight w:val="0"/>
              <w:marTop w:val="0"/>
              <w:marBottom w:val="0"/>
              <w:divBdr>
                <w:top w:val="none" w:sz="0" w:space="0" w:color="auto"/>
                <w:left w:val="none" w:sz="0" w:space="0" w:color="auto"/>
                <w:bottom w:val="none" w:sz="0" w:space="0" w:color="auto"/>
                <w:right w:val="none" w:sz="0" w:space="0" w:color="auto"/>
              </w:divBdr>
            </w:div>
            <w:div w:id="1761565857">
              <w:marLeft w:val="0"/>
              <w:marRight w:val="0"/>
              <w:marTop w:val="0"/>
              <w:marBottom w:val="0"/>
              <w:divBdr>
                <w:top w:val="none" w:sz="0" w:space="0" w:color="auto"/>
                <w:left w:val="none" w:sz="0" w:space="0" w:color="auto"/>
                <w:bottom w:val="none" w:sz="0" w:space="0" w:color="auto"/>
                <w:right w:val="none" w:sz="0" w:space="0" w:color="auto"/>
              </w:divBdr>
            </w:div>
            <w:div w:id="1761677641">
              <w:marLeft w:val="0"/>
              <w:marRight w:val="0"/>
              <w:marTop w:val="0"/>
              <w:marBottom w:val="0"/>
              <w:divBdr>
                <w:top w:val="none" w:sz="0" w:space="0" w:color="auto"/>
                <w:left w:val="none" w:sz="0" w:space="0" w:color="auto"/>
                <w:bottom w:val="none" w:sz="0" w:space="0" w:color="auto"/>
                <w:right w:val="none" w:sz="0" w:space="0" w:color="auto"/>
              </w:divBdr>
            </w:div>
            <w:div w:id="1766271231">
              <w:marLeft w:val="0"/>
              <w:marRight w:val="0"/>
              <w:marTop w:val="0"/>
              <w:marBottom w:val="0"/>
              <w:divBdr>
                <w:top w:val="none" w:sz="0" w:space="0" w:color="auto"/>
                <w:left w:val="none" w:sz="0" w:space="0" w:color="auto"/>
                <w:bottom w:val="none" w:sz="0" w:space="0" w:color="auto"/>
                <w:right w:val="none" w:sz="0" w:space="0" w:color="auto"/>
              </w:divBdr>
            </w:div>
            <w:div w:id="1766344123">
              <w:marLeft w:val="0"/>
              <w:marRight w:val="0"/>
              <w:marTop w:val="0"/>
              <w:marBottom w:val="0"/>
              <w:divBdr>
                <w:top w:val="none" w:sz="0" w:space="0" w:color="auto"/>
                <w:left w:val="none" w:sz="0" w:space="0" w:color="auto"/>
                <w:bottom w:val="none" w:sz="0" w:space="0" w:color="auto"/>
                <w:right w:val="none" w:sz="0" w:space="0" w:color="auto"/>
              </w:divBdr>
            </w:div>
            <w:div w:id="1766416358">
              <w:marLeft w:val="0"/>
              <w:marRight w:val="0"/>
              <w:marTop w:val="0"/>
              <w:marBottom w:val="0"/>
              <w:divBdr>
                <w:top w:val="none" w:sz="0" w:space="0" w:color="auto"/>
                <w:left w:val="none" w:sz="0" w:space="0" w:color="auto"/>
                <w:bottom w:val="none" w:sz="0" w:space="0" w:color="auto"/>
                <w:right w:val="none" w:sz="0" w:space="0" w:color="auto"/>
              </w:divBdr>
            </w:div>
            <w:div w:id="1766656846">
              <w:marLeft w:val="0"/>
              <w:marRight w:val="0"/>
              <w:marTop w:val="0"/>
              <w:marBottom w:val="0"/>
              <w:divBdr>
                <w:top w:val="none" w:sz="0" w:space="0" w:color="auto"/>
                <w:left w:val="none" w:sz="0" w:space="0" w:color="auto"/>
                <w:bottom w:val="none" w:sz="0" w:space="0" w:color="auto"/>
                <w:right w:val="none" w:sz="0" w:space="0" w:color="auto"/>
              </w:divBdr>
            </w:div>
            <w:div w:id="1768846066">
              <w:marLeft w:val="0"/>
              <w:marRight w:val="0"/>
              <w:marTop w:val="0"/>
              <w:marBottom w:val="0"/>
              <w:divBdr>
                <w:top w:val="none" w:sz="0" w:space="0" w:color="auto"/>
                <w:left w:val="none" w:sz="0" w:space="0" w:color="auto"/>
                <w:bottom w:val="none" w:sz="0" w:space="0" w:color="auto"/>
                <w:right w:val="none" w:sz="0" w:space="0" w:color="auto"/>
              </w:divBdr>
            </w:div>
            <w:div w:id="1772044433">
              <w:marLeft w:val="0"/>
              <w:marRight w:val="0"/>
              <w:marTop w:val="0"/>
              <w:marBottom w:val="0"/>
              <w:divBdr>
                <w:top w:val="none" w:sz="0" w:space="0" w:color="auto"/>
                <w:left w:val="none" w:sz="0" w:space="0" w:color="auto"/>
                <w:bottom w:val="none" w:sz="0" w:space="0" w:color="auto"/>
                <w:right w:val="none" w:sz="0" w:space="0" w:color="auto"/>
              </w:divBdr>
            </w:div>
            <w:div w:id="1772622742">
              <w:marLeft w:val="0"/>
              <w:marRight w:val="0"/>
              <w:marTop w:val="0"/>
              <w:marBottom w:val="0"/>
              <w:divBdr>
                <w:top w:val="none" w:sz="0" w:space="0" w:color="auto"/>
                <w:left w:val="none" w:sz="0" w:space="0" w:color="auto"/>
                <w:bottom w:val="none" w:sz="0" w:space="0" w:color="auto"/>
                <w:right w:val="none" w:sz="0" w:space="0" w:color="auto"/>
              </w:divBdr>
            </w:div>
            <w:div w:id="1773932104">
              <w:marLeft w:val="0"/>
              <w:marRight w:val="0"/>
              <w:marTop w:val="0"/>
              <w:marBottom w:val="0"/>
              <w:divBdr>
                <w:top w:val="none" w:sz="0" w:space="0" w:color="auto"/>
                <w:left w:val="none" w:sz="0" w:space="0" w:color="auto"/>
                <w:bottom w:val="none" w:sz="0" w:space="0" w:color="auto"/>
                <w:right w:val="none" w:sz="0" w:space="0" w:color="auto"/>
              </w:divBdr>
            </w:div>
            <w:div w:id="1776900458">
              <w:marLeft w:val="0"/>
              <w:marRight w:val="0"/>
              <w:marTop w:val="0"/>
              <w:marBottom w:val="0"/>
              <w:divBdr>
                <w:top w:val="none" w:sz="0" w:space="0" w:color="auto"/>
                <w:left w:val="none" w:sz="0" w:space="0" w:color="auto"/>
                <w:bottom w:val="none" w:sz="0" w:space="0" w:color="auto"/>
                <w:right w:val="none" w:sz="0" w:space="0" w:color="auto"/>
              </w:divBdr>
            </w:div>
            <w:div w:id="1777825059">
              <w:marLeft w:val="0"/>
              <w:marRight w:val="0"/>
              <w:marTop w:val="0"/>
              <w:marBottom w:val="0"/>
              <w:divBdr>
                <w:top w:val="none" w:sz="0" w:space="0" w:color="auto"/>
                <w:left w:val="none" w:sz="0" w:space="0" w:color="auto"/>
                <w:bottom w:val="none" w:sz="0" w:space="0" w:color="auto"/>
                <w:right w:val="none" w:sz="0" w:space="0" w:color="auto"/>
              </w:divBdr>
            </w:div>
            <w:div w:id="1778213837">
              <w:marLeft w:val="0"/>
              <w:marRight w:val="0"/>
              <w:marTop w:val="0"/>
              <w:marBottom w:val="0"/>
              <w:divBdr>
                <w:top w:val="none" w:sz="0" w:space="0" w:color="auto"/>
                <w:left w:val="none" w:sz="0" w:space="0" w:color="auto"/>
                <w:bottom w:val="none" w:sz="0" w:space="0" w:color="auto"/>
                <w:right w:val="none" w:sz="0" w:space="0" w:color="auto"/>
              </w:divBdr>
            </w:div>
            <w:div w:id="1779567871">
              <w:marLeft w:val="0"/>
              <w:marRight w:val="0"/>
              <w:marTop w:val="0"/>
              <w:marBottom w:val="0"/>
              <w:divBdr>
                <w:top w:val="none" w:sz="0" w:space="0" w:color="auto"/>
                <w:left w:val="none" w:sz="0" w:space="0" w:color="auto"/>
                <w:bottom w:val="none" w:sz="0" w:space="0" w:color="auto"/>
                <w:right w:val="none" w:sz="0" w:space="0" w:color="auto"/>
              </w:divBdr>
            </w:div>
            <w:div w:id="1781220445">
              <w:marLeft w:val="0"/>
              <w:marRight w:val="0"/>
              <w:marTop w:val="0"/>
              <w:marBottom w:val="0"/>
              <w:divBdr>
                <w:top w:val="none" w:sz="0" w:space="0" w:color="auto"/>
                <w:left w:val="none" w:sz="0" w:space="0" w:color="auto"/>
                <w:bottom w:val="none" w:sz="0" w:space="0" w:color="auto"/>
                <w:right w:val="none" w:sz="0" w:space="0" w:color="auto"/>
              </w:divBdr>
            </w:div>
            <w:div w:id="1781222043">
              <w:marLeft w:val="0"/>
              <w:marRight w:val="0"/>
              <w:marTop w:val="0"/>
              <w:marBottom w:val="0"/>
              <w:divBdr>
                <w:top w:val="none" w:sz="0" w:space="0" w:color="auto"/>
                <w:left w:val="none" w:sz="0" w:space="0" w:color="auto"/>
                <w:bottom w:val="none" w:sz="0" w:space="0" w:color="auto"/>
                <w:right w:val="none" w:sz="0" w:space="0" w:color="auto"/>
              </w:divBdr>
            </w:div>
            <w:div w:id="1783184144">
              <w:marLeft w:val="0"/>
              <w:marRight w:val="0"/>
              <w:marTop w:val="0"/>
              <w:marBottom w:val="0"/>
              <w:divBdr>
                <w:top w:val="none" w:sz="0" w:space="0" w:color="auto"/>
                <w:left w:val="none" w:sz="0" w:space="0" w:color="auto"/>
                <w:bottom w:val="none" w:sz="0" w:space="0" w:color="auto"/>
                <w:right w:val="none" w:sz="0" w:space="0" w:color="auto"/>
              </w:divBdr>
            </w:div>
            <w:div w:id="1783188655">
              <w:marLeft w:val="0"/>
              <w:marRight w:val="0"/>
              <w:marTop w:val="0"/>
              <w:marBottom w:val="0"/>
              <w:divBdr>
                <w:top w:val="none" w:sz="0" w:space="0" w:color="auto"/>
                <w:left w:val="none" w:sz="0" w:space="0" w:color="auto"/>
                <w:bottom w:val="none" w:sz="0" w:space="0" w:color="auto"/>
                <w:right w:val="none" w:sz="0" w:space="0" w:color="auto"/>
              </w:divBdr>
            </w:div>
            <w:div w:id="1785533215">
              <w:marLeft w:val="0"/>
              <w:marRight w:val="0"/>
              <w:marTop w:val="0"/>
              <w:marBottom w:val="0"/>
              <w:divBdr>
                <w:top w:val="none" w:sz="0" w:space="0" w:color="auto"/>
                <w:left w:val="none" w:sz="0" w:space="0" w:color="auto"/>
                <w:bottom w:val="none" w:sz="0" w:space="0" w:color="auto"/>
                <w:right w:val="none" w:sz="0" w:space="0" w:color="auto"/>
              </w:divBdr>
            </w:div>
            <w:div w:id="1786072917">
              <w:marLeft w:val="0"/>
              <w:marRight w:val="0"/>
              <w:marTop w:val="0"/>
              <w:marBottom w:val="0"/>
              <w:divBdr>
                <w:top w:val="none" w:sz="0" w:space="0" w:color="auto"/>
                <w:left w:val="none" w:sz="0" w:space="0" w:color="auto"/>
                <w:bottom w:val="none" w:sz="0" w:space="0" w:color="auto"/>
                <w:right w:val="none" w:sz="0" w:space="0" w:color="auto"/>
              </w:divBdr>
            </w:div>
            <w:div w:id="1786147069">
              <w:marLeft w:val="0"/>
              <w:marRight w:val="0"/>
              <w:marTop w:val="0"/>
              <w:marBottom w:val="0"/>
              <w:divBdr>
                <w:top w:val="none" w:sz="0" w:space="0" w:color="auto"/>
                <w:left w:val="none" w:sz="0" w:space="0" w:color="auto"/>
                <w:bottom w:val="none" w:sz="0" w:space="0" w:color="auto"/>
                <w:right w:val="none" w:sz="0" w:space="0" w:color="auto"/>
              </w:divBdr>
            </w:div>
            <w:div w:id="1786535295">
              <w:marLeft w:val="0"/>
              <w:marRight w:val="0"/>
              <w:marTop w:val="0"/>
              <w:marBottom w:val="0"/>
              <w:divBdr>
                <w:top w:val="none" w:sz="0" w:space="0" w:color="auto"/>
                <w:left w:val="none" w:sz="0" w:space="0" w:color="auto"/>
                <w:bottom w:val="none" w:sz="0" w:space="0" w:color="auto"/>
                <w:right w:val="none" w:sz="0" w:space="0" w:color="auto"/>
              </w:divBdr>
            </w:div>
            <w:div w:id="1789810965">
              <w:marLeft w:val="0"/>
              <w:marRight w:val="0"/>
              <w:marTop w:val="0"/>
              <w:marBottom w:val="0"/>
              <w:divBdr>
                <w:top w:val="none" w:sz="0" w:space="0" w:color="auto"/>
                <w:left w:val="none" w:sz="0" w:space="0" w:color="auto"/>
                <w:bottom w:val="none" w:sz="0" w:space="0" w:color="auto"/>
                <w:right w:val="none" w:sz="0" w:space="0" w:color="auto"/>
              </w:divBdr>
            </w:div>
            <w:div w:id="1790511840">
              <w:marLeft w:val="0"/>
              <w:marRight w:val="0"/>
              <w:marTop w:val="0"/>
              <w:marBottom w:val="0"/>
              <w:divBdr>
                <w:top w:val="none" w:sz="0" w:space="0" w:color="auto"/>
                <w:left w:val="none" w:sz="0" w:space="0" w:color="auto"/>
                <w:bottom w:val="none" w:sz="0" w:space="0" w:color="auto"/>
                <w:right w:val="none" w:sz="0" w:space="0" w:color="auto"/>
              </w:divBdr>
            </w:div>
            <w:div w:id="1792551308">
              <w:marLeft w:val="0"/>
              <w:marRight w:val="0"/>
              <w:marTop w:val="0"/>
              <w:marBottom w:val="0"/>
              <w:divBdr>
                <w:top w:val="none" w:sz="0" w:space="0" w:color="auto"/>
                <w:left w:val="none" w:sz="0" w:space="0" w:color="auto"/>
                <w:bottom w:val="none" w:sz="0" w:space="0" w:color="auto"/>
                <w:right w:val="none" w:sz="0" w:space="0" w:color="auto"/>
              </w:divBdr>
            </w:div>
            <w:div w:id="1792702026">
              <w:marLeft w:val="0"/>
              <w:marRight w:val="0"/>
              <w:marTop w:val="0"/>
              <w:marBottom w:val="0"/>
              <w:divBdr>
                <w:top w:val="none" w:sz="0" w:space="0" w:color="auto"/>
                <w:left w:val="none" w:sz="0" w:space="0" w:color="auto"/>
                <w:bottom w:val="none" w:sz="0" w:space="0" w:color="auto"/>
                <w:right w:val="none" w:sz="0" w:space="0" w:color="auto"/>
              </w:divBdr>
            </w:div>
            <w:div w:id="1795437634">
              <w:marLeft w:val="0"/>
              <w:marRight w:val="0"/>
              <w:marTop w:val="0"/>
              <w:marBottom w:val="0"/>
              <w:divBdr>
                <w:top w:val="none" w:sz="0" w:space="0" w:color="auto"/>
                <w:left w:val="none" w:sz="0" w:space="0" w:color="auto"/>
                <w:bottom w:val="none" w:sz="0" w:space="0" w:color="auto"/>
                <w:right w:val="none" w:sz="0" w:space="0" w:color="auto"/>
              </w:divBdr>
            </w:div>
            <w:div w:id="1796946548">
              <w:marLeft w:val="0"/>
              <w:marRight w:val="0"/>
              <w:marTop w:val="0"/>
              <w:marBottom w:val="0"/>
              <w:divBdr>
                <w:top w:val="none" w:sz="0" w:space="0" w:color="auto"/>
                <w:left w:val="none" w:sz="0" w:space="0" w:color="auto"/>
                <w:bottom w:val="none" w:sz="0" w:space="0" w:color="auto"/>
                <w:right w:val="none" w:sz="0" w:space="0" w:color="auto"/>
              </w:divBdr>
            </w:div>
            <w:div w:id="1797136284">
              <w:marLeft w:val="0"/>
              <w:marRight w:val="0"/>
              <w:marTop w:val="0"/>
              <w:marBottom w:val="0"/>
              <w:divBdr>
                <w:top w:val="none" w:sz="0" w:space="0" w:color="auto"/>
                <w:left w:val="none" w:sz="0" w:space="0" w:color="auto"/>
                <w:bottom w:val="none" w:sz="0" w:space="0" w:color="auto"/>
                <w:right w:val="none" w:sz="0" w:space="0" w:color="auto"/>
              </w:divBdr>
            </w:div>
            <w:div w:id="1798600400">
              <w:marLeft w:val="0"/>
              <w:marRight w:val="0"/>
              <w:marTop w:val="0"/>
              <w:marBottom w:val="0"/>
              <w:divBdr>
                <w:top w:val="none" w:sz="0" w:space="0" w:color="auto"/>
                <w:left w:val="none" w:sz="0" w:space="0" w:color="auto"/>
                <w:bottom w:val="none" w:sz="0" w:space="0" w:color="auto"/>
                <w:right w:val="none" w:sz="0" w:space="0" w:color="auto"/>
              </w:divBdr>
            </w:div>
            <w:div w:id="1798837816">
              <w:marLeft w:val="0"/>
              <w:marRight w:val="0"/>
              <w:marTop w:val="0"/>
              <w:marBottom w:val="0"/>
              <w:divBdr>
                <w:top w:val="none" w:sz="0" w:space="0" w:color="auto"/>
                <w:left w:val="none" w:sz="0" w:space="0" w:color="auto"/>
                <w:bottom w:val="none" w:sz="0" w:space="0" w:color="auto"/>
                <w:right w:val="none" w:sz="0" w:space="0" w:color="auto"/>
              </w:divBdr>
            </w:div>
            <w:div w:id="1799760297">
              <w:marLeft w:val="0"/>
              <w:marRight w:val="0"/>
              <w:marTop w:val="0"/>
              <w:marBottom w:val="0"/>
              <w:divBdr>
                <w:top w:val="none" w:sz="0" w:space="0" w:color="auto"/>
                <w:left w:val="none" w:sz="0" w:space="0" w:color="auto"/>
                <w:bottom w:val="none" w:sz="0" w:space="0" w:color="auto"/>
                <w:right w:val="none" w:sz="0" w:space="0" w:color="auto"/>
              </w:divBdr>
            </w:div>
            <w:div w:id="1801071475">
              <w:marLeft w:val="0"/>
              <w:marRight w:val="0"/>
              <w:marTop w:val="0"/>
              <w:marBottom w:val="0"/>
              <w:divBdr>
                <w:top w:val="none" w:sz="0" w:space="0" w:color="auto"/>
                <w:left w:val="none" w:sz="0" w:space="0" w:color="auto"/>
                <w:bottom w:val="none" w:sz="0" w:space="0" w:color="auto"/>
                <w:right w:val="none" w:sz="0" w:space="0" w:color="auto"/>
              </w:divBdr>
            </w:div>
            <w:div w:id="1801149699">
              <w:marLeft w:val="0"/>
              <w:marRight w:val="0"/>
              <w:marTop w:val="0"/>
              <w:marBottom w:val="0"/>
              <w:divBdr>
                <w:top w:val="none" w:sz="0" w:space="0" w:color="auto"/>
                <w:left w:val="none" w:sz="0" w:space="0" w:color="auto"/>
                <w:bottom w:val="none" w:sz="0" w:space="0" w:color="auto"/>
                <w:right w:val="none" w:sz="0" w:space="0" w:color="auto"/>
              </w:divBdr>
            </w:div>
            <w:div w:id="1801415501">
              <w:marLeft w:val="0"/>
              <w:marRight w:val="0"/>
              <w:marTop w:val="0"/>
              <w:marBottom w:val="0"/>
              <w:divBdr>
                <w:top w:val="none" w:sz="0" w:space="0" w:color="auto"/>
                <w:left w:val="none" w:sz="0" w:space="0" w:color="auto"/>
                <w:bottom w:val="none" w:sz="0" w:space="0" w:color="auto"/>
                <w:right w:val="none" w:sz="0" w:space="0" w:color="auto"/>
              </w:divBdr>
            </w:div>
            <w:div w:id="1806854517">
              <w:marLeft w:val="0"/>
              <w:marRight w:val="0"/>
              <w:marTop w:val="0"/>
              <w:marBottom w:val="0"/>
              <w:divBdr>
                <w:top w:val="none" w:sz="0" w:space="0" w:color="auto"/>
                <w:left w:val="none" w:sz="0" w:space="0" w:color="auto"/>
                <w:bottom w:val="none" w:sz="0" w:space="0" w:color="auto"/>
                <w:right w:val="none" w:sz="0" w:space="0" w:color="auto"/>
              </w:divBdr>
            </w:div>
            <w:div w:id="1807353915">
              <w:marLeft w:val="0"/>
              <w:marRight w:val="0"/>
              <w:marTop w:val="0"/>
              <w:marBottom w:val="0"/>
              <w:divBdr>
                <w:top w:val="none" w:sz="0" w:space="0" w:color="auto"/>
                <w:left w:val="none" w:sz="0" w:space="0" w:color="auto"/>
                <w:bottom w:val="none" w:sz="0" w:space="0" w:color="auto"/>
                <w:right w:val="none" w:sz="0" w:space="0" w:color="auto"/>
              </w:divBdr>
            </w:div>
            <w:div w:id="1807892598">
              <w:marLeft w:val="0"/>
              <w:marRight w:val="0"/>
              <w:marTop w:val="0"/>
              <w:marBottom w:val="0"/>
              <w:divBdr>
                <w:top w:val="none" w:sz="0" w:space="0" w:color="auto"/>
                <w:left w:val="none" w:sz="0" w:space="0" w:color="auto"/>
                <w:bottom w:val="none" w:sz="0" w:space="0" w:color="auto"/>
                <w:right w:val="none" w:sz="0" w:space="0" w:color="auto"/>
              </w:divBdr>
            </w:div>
            <w:div w:id="1808157887">
              <w:marLeft w:val="0"/>
              <w:marRight w:val="0"/>
              <w:marTop w:val="0"/>
              <w:marBottom w:val="0"/>
              <w:divBdr>
                <w:top w:val="none" w:sz="0" w:space="0" w:color="auto"/>
                <w:left w:val="none" w:sz="0" w:space="0" w:color="auto"/>
                <w:bottom w:val="none" w:sz="0" w:space="0" w:color="auto"/>
                <w:right w:val="none" w:sz="0" w:space="0" w:color="auto"/>
              </w:divBdr>
            </w:div>
            <w:div w:id="1808931204">
              <w:marLeft w:val="0"/>
              <w:marRight w:val="0"/>
              <w:marTop w:val="0"/>
              <w:marBottom w:val="0"/>
              <w:divBdr>
                <w:top w:val="none" w:sz="0" w:space="0" w:color="auto"/>
                <w:left w:val="none" w:sz="0" w:space="0" w:color="auto"/>
                <w:bottom w:val="none" w:sz="0" w:space="0" w:color="auto"/>
                <w:right w:val="none" w:sz="0" w:space="0" w:color="auto"/>
              </w:divBdr>
            </w:div>
            <w:div w:id="1809207732">
              <w:marLeft w:val="0"/>
              <w:marRight w:val="0"/>
              <w:marTop w:val="0"/>
              <w:marBottom w:val="0"/>
              <w:divBdr>
                <w:top w:val="none" w:sz="0" w:space="0" w:color="auto"/>
                <w:left w:val="none" w:sz="0" w:space="0" w:color="auto"/>
                <w:bottom w:val="none" w:sz="0" w:space="0" w:color="auto"/>
                <w:right w:val="none" w:sz="0" w:space="0" w:color="auto"/>
              </w:divBdr>
            </w:div>
            <w:div w:id="1813785611">
              <w:marLeft w:val="0"/>
              <w:marRight w:val="0"/>
              <w:marTop w:val="0"/>
              <w:marBottom w:val="0"/>
              <w:divBdr>
                <w:top w:val="none" w:sz="0" w:space="0" w:color="auto"/>
                <w:left w:val="none" w:sz="0" w:space="0" w:color="auto"/>
                <w:bottom w:val="none" w:sz="0" w:space="0" w:color="auto"/>
                <w:right w:val="none" w:sz="0" w:space="0" w:color="auto"/>
              </w:divBdr>
            </w:div>
            <w:div w:id="1814366557">
              <w:marLeft w:val="0"/>
              <w:marRight w:val="0"/>
              <w:marTop w:val="0"/>
              <w:marBottom w:val="0"/>
              <w:divBdr>
                <w:top w:val="none" w:sz="0" w:space="0" w:color="auto"/>
                <w:left w:val="none" w:sz="0" w:space="0" w:color="auto"/>
                <w:bottom w:val="none" w:sz="0" w:space="0" w:color="auto"/>
                <w:right w:val="none" w:sz="0" w:space="0" w:color="auto"/>
              </w:divBdr>
            </w:div>
            <w:div w:id="1814639609">
              <w:marLeft w:val="0"/>
              <w:marRight w:val="0"/>
              <w:marTop w:val="0"/>
              <w:marBottom w:val="0"/>
              <w:divBdr>
                <w:top w:val="none" w:sz="0" w:space="0" w:color="auto"/>
                <w:left w:val="none" w:sz="0" w:space="0" w:color="auto"/>
                <w:bottom w:val="none" w:sz="0" w:space="0" w:color="auto"/>
                <w:right w:val="none" w:sz="0" w:space="0" w:color="auto"/>
              </w:divBdr>
            </w:div>
            <w:div w:id="1814828779">
              <w:marLeft w:val="0"/>
              <w:marRight w:val="0"/>
              <w:marTop w:val="0"/>
              <w:marBottom w:val="0"/>
              <w:divBdr>
                <w:top w:val="none" w:sz="0" w:space="0" w:color="auto"/>
                <w:left w:val="none" w:sz="0" w:space="0" w:color="auto"/>
                <w:bottom w:val="none" w:sz="0" w:space="0" w:color="auto"/>
                <w:right w:val="none" w:sz="0" w:space="0" w:color="auto"/>
              </w:divBdr>
            </w:div>
            <w:div w:id="1817405452">
              <w:marLeft w:val="0"/>
              <w:marRight w:val="0"/>
              <w:marTop w:val="0"/>
              <w:marBottom w:val="0"/>
              <w:divBdr>
                <w:top w:val="none" w:sz="0" w:space="0" w:color="auto"/>
                <w:left w:val="none" w:sz="0" w:space="0" w:color="auto"/>
                <w:bottom w:val="none" w:sz="0" w:space="0" w:color="auto"/>
                <w:right w:val="none" w:sz="0" w:space="0" w:color="auto"/>
              </w:divBdr>
            </w:div>
            <w:div w:id="1818840103">
              <w:marLeft w:val="0"/>
              <w:marRight w:val="0"/>
              <w:marTop w:val="0"/>
              <w:marBottom w:val="0"/>
              <w:divBdr>
                <w:top w:val="none" w:sz="0" w:space="0" w:color="auto"/>
                <w:left w:val="none" w:sz="0" w:space="0" w:color="auto"/>
                <w:bottom w:val="none" w:sz="0" w:space="0" w:color="auto"/>
                <w:right w:val="none" w:sz="0" w:space="0" w:color="auto"/>
              </w:divBdr>
            </w:div>
            <w:div w:id="1819958037">
              <w:marLeft w:val="0"/>
              <w:marRight w:val="0"/>
              <w:marTop w:val="0"/>
              <w:marBottom w:val="0"/>
              <w:divBdr>
                <w:top w:val="none" w:sz="0" w:space="0" w:color="auto"/>
                <w:left w:val="none" w:sz="0" w:space="0" w:color="auto"/>
                <w:bottom w:val="none" w:sz="0" w:space="0" w:color="auto"/>
                <w:right w:val="none" w:sz="0" w:space="0" w:color="auto"/>
              </w:divBdr>
            </w:div>
            <w:div w:id="1820221537">
              <w:marLeft w:val="0"/>
              <w:marRight w:val="0"/>
              <w:marTop w:val="0"/>
              <w:marBottom w:val="0"/>
              <w:divBdr>
                <w:top w:val="none" w:sz="0" w:space="0" w:color="auto"/>
                <w:left w:val="none" w:sz="0" w:space="0" w:color="auto"/>
                <w:bottom w:val="none" w:sz="0" w:space="0" w:color="auto"/>
                <w:right w:val="none" w:sz="0" w:space="0" w:color="auto"/>
              </w:divBdr>
            </w:div>
            <w:div w:id="1820805463">
              <w:marLeft w:val="0"/>
              <w:marRight w:val="0"/>
              <w:marTop w:val="0"/>
              <w:marBottom w:val="0"/>
              <w:divBdr>
                <w:top w:val="none" w:sz="0" w:space="0" w:color="auto"/>
                <w:left w:val="none" w:sz="0" w:space="0" w:color="auto"/>
                <w:bottom w:val="none" w:sz="0" w:space="0" w:color="auto"/>
                <w:right w:val="none" w:sz="0" w:space="0" w:color="auto"/>
              </w:divBdr>
            </w:div>
            <w:div w:id="1822040178">
              <w:marLeft w:val="0"/>
              <w:marRight w:val="0"/>
              <w:marTop w:val="0"/>
              <w:marBottom w:val="0"/>
              <w:divBdr>
                <w:top w:val="none" w:sz="0" w:space="0" w:color="auto"/>
                <w:left w:val="none" w:sz="0" w:space="0" w:color="auto"/>
                <w:bottom w:val="none" w:sz="0" w:space="0" w:color="auto"/>
                <w:right w:val="none" w:sz="0" w:space="0" w:color="auto"/>
              </w:divBdr>
            </w:div>
            <w:div w:id="1823158317">
              <w:marLeft w:val="0"/>
              <w:marRight w:val="0"/>
              <w:marTop w:val="0"/>
              <w:marBottom w:val="0"/>
              <w:divBdr>
                <w:top w:val="none" w:sz="0" w:space="0" w:color="auto"/>
                <w:left w:val="none" w:sz="0" w:space="0" w:color="auto"/>
                <w:bottom w:val="none" w:sz="0" w:space="0" w:color="auto"/>
                <w:right w:val="none" w:sz="0" w:space="0" w:color="auto"/>
              </w:divBdr>
            </w:div>
            <w:div w:id="1825702242">
              <w:marLeft w:val="0"/>
              <w:marRight w:val="0"/>
              <w:marTop w:val="0"/>
              <w:marBottom w:val="0"/>
              <w:divBdr>
                <w:top w:val="none" w:sz="0" w:space="0" w:color="auto"/>
                <w:left w:val="none" w:sz="0" w:space="0" w:color="auto"/>
                <w:bottom w:val="none" w:sz="0" w:space="0" w:color="auto"/>
                <w:right w:val="none" w:sz="0" w:space="0" w:color="auto"/>
              </w:divBdr>
            </w:div>
            <w:div w:id="1826361872">
              <w:marLeft w:val="0"/>
              <w:marRight w:val="0"/>
              <w:marTop w:val="0"/>
              <w:marBottom w:val="0"/>
              <w:divBdr>
                <w:top w:val="none" w:sz="0" w:space="0" w:color="auto"/>
                <w:left w:val="none" w:sz="0" w:space="0" w:color="auto"/>
                <w:bottom w:val="none" w:sz="0" w:space="0" w:color="auto"/>
                <w:right w:val="none" w:sz="0" w:space="0" w:color="auto"/>
              </w:divBdr>
            </w:div>
            <w:div w:id="1826585540">
              <w:marLeft w:val="0"/>
              <w:marRight w:val="0"/>
              <w:marTop w:val="0"/>
              <w:marBottom w:val="0"/>
              <w:divBdr>
                <w:top w:val="none" w:sz="0" w:space="0" w:color="auto"/>
                <w:left w:val="none" w:sz="0" w:space="0" w:color="auto"/>
                <w:bottom w:val="none" w:sz="0" w:space="0" w:color="auto"/>
                <w:right w:val="none" w:sz="0" w:space="0" w:color="auto"/>
              </w:divBdr>
            </w:div>
            <w:div w:id="1828672514">
              <w:marLeft w:val="0"/>
              <w:marRight w:val="0"/>
              <w:marTop w:val="0"/>
              <w:marBottom w:val="0"/>
              <w:divBdr>
                <w:top w:val="none" w:sz="0" w:space="0" w:color="auto"/>
                <w:left w:val="none" w:sz="0" w:space="0" w:color="auto"/>
                <w:bottom w:val="none" w:sz="0" w:space="0" w:color="auto"/>
                <w:right w:val="none" w:sz="0" w:space="0" w:color="auto"/>
              </w:divBdr>
            </w:div>
            <w:div w:id="1829130360">
              <w:marLeft w:val="0"/>
              <w:marRight w:val="0"/>
              <w:marTop w:val="0"/>
              <w:marBottom w:val="0"/>
              <w:divBdr>
                <w:top w:val="none" w:sz="0" w:space="0" w:color="auto"/>
                <w:left w:val="none" w:sz="0" w:space="0" w:color="auto"/>
                <w:bottom w:val="none" w:sz="0" w:space="0" w:color="auto"/>
                <w:right w:val="none" w:sz="0" w:space="0" w:color="auto"/>
              </w:divBdr>
            </w:div>
            <w:div w:id="1831404444">
              <w:marLeft w:val="0"/>
              <w:marRight w:val="0"/>
              <w:marTop w:val="0"/>
              <w:marBottom w:val="0"/>
              <w:divBdr>
                <w:top w:val="none" w:sz="0" w:space="0" w:color="auto"/>
                <w:left w:val="none" w:sz="0" w:space="0" w:color="auto"/>
                <w:bottom w:val="none" w:sz="0" w:space="0" w:color="auto"/>
                <w:right w:val="none" w:sz="0" w:space="0" w:color="auto"/>
              </w:divBdr>
            </w:div>
            <w:div w:id="1833829970">
              <w:marLeft w:val="0"/>
              <w:marRight w:val="0"/>
              <w:marTop w:val="0"/>
              <w:marBottom w:val="0"/>
              <w:divBdr>
                <w:top w:val="none" w:sz="0" w:space="0" w:color="auto"/>
                <w:left w:val="none" w:sz="0" w:space="0" w:color="auto"/>
                <w:bottom w:val="none" w:sz="0" w:space="0" w:color="auto"/>
                <w:right w:val="none" w:sz="0" w:space="0" w:color="auto"/>
              </w:divBdr>
            </w:div>
            <w:div w:id="1834879629">
              <w:marLeft w:val="0"/>
              <w:marRight w:val="0"/>
              <w:marTop w:val="0"/>
              <w:marBottom w:val="0"/>
              <w:divBdr>
                <w:top w:val="none" w:sz="0" w:space="0" w:color="auto"/>
                <w:left w:val="none" w:sz="0" w:space="0" w:color="auto"/>
                <w:bottom w:val="none" w:sz="0" w:space="0" w:color="auto"/>
                <w:right w:val="none" w:sz="0" w:space="0" w:color="auto"/>
              </w:divBdr>
            </w:div>
            <w:div w:id="1836415676">
              <w:marLeft w:val="0"/>
              <w:marRight w:val="0"/>
              <w:marTop w:val="0"/>
              <w:marBottom w:val="0"/>
              <w:divBdr>
                <w:top w:val="none" w:sz="0" w:space="0" w:color="auto"/>
                <w:left w:val="none" w:sz="0" w:space="0" w:color="auto"/>
                <w:bottom w:val="none" w:sz="0" w:space="0" w:color="auto"/>
                <w:right w:val="none" w:sz="0" w:space="0" w:color="auto"/>
              </w:divBdr>
            </w:div>
            <w:div w:id="1836803678">
              <w:marLeft w:val="0"/>
              <w:marRight w:val="0"/>
              <w:marTop w:val="0"/>
              <w:marBottom w:val="0"/>
              <w:divBdr>
                <w:top w:val="none" w:sz="0" w:space="0" w:color="auto"/>
                <w:left w:val="none" w:sz="0" w:space="0" w:color="auto"/>
                <w:bottom w:val="none" w:sz="0" w:space="0" w:color="auto"/>
                <w:right w:val="none" w:sz="0" w:space="0" w:color="auto"/>
              </w:divBdr>
            </w:div>
            <w:div w:id="1837106778">
              <w:marLeft w:val="0"/>
              <w:marRight w:val="0"/>
              <w:marTop w:val="0"/>
              <w:marBottom w:val="0"/>
              <w:divBdr>
                <w:top w:val="none" w:sz="0" w:space="0" w:color="auto"/>
                <w:left w:val="none" w:sz="0" w:space="0" w:color="auto"/>
                <w:bottom w:val="none" w:sz="0" w:space="0" w:color="auto"/>
                <w:right w:val="none" w:sz="0" w:space="0" w:color="auto"/>
              </w:divBdr>
            </w:div>
            <w:div w:id="1837766949">
              <w:marLeft w:val="0"/>
              <w:marRight w:val="0"/>
              <w:marTop w:val="0"/>
              <w:marBottom w:val="0"/>
              <w:divBdr>
                <w:top w:val="none" w:sz="0" w:space="0" w:color="auto"/>
                <w:left w:val="none" w:sz="0" w:space="0" w:color="auto"/>
                <w:bottom w:val="none" w:sz="0" w:space="0" w:color="auto"/>
                <w:right w:val="none" w:sz="0" w:space="0" w:color="auto"/>
              </w:divBdr>
            </w:div>
            <w:div w:id="1837840625">
              <w:marLeft w:val="0"/>
              <w:marRight w:val="0"/>
              <w:marTop w:val="0"/>
              <w:marBottom w:val="0"/>
              <w:divBdr>
                <w:top w:val="none" w:sz="0" w:space="0" w:color="auto"/>
                <w:left w:val="none" w:sz="0" w:space="0" w:color="auto"/>
                <w:bottom w:val="none" w:sz="0" w:space="0" w:color="auto"/>
                <w:right w:val="none" w:sz="0" w:space="0" w:color="auto"/>
              </w:divBdr>
            </w:div>
            <w:div w:id="1838878764">
              <w:marLeft w:val="0"/>
              <w:marRight w:val="0"/>
              <w:marTop w:val="0"/>
              <w:marBottom w:val="0"/>
              <w:divBdr>
                <w:top w:val="none" w:sz="0" w:space="0" w:color="auto"/>
                <w:left w:val="none" w:sz="0" w:space="0" w:color="auto"/>
                <w:bottom w:val="none" w:sz="0" w:space="0" w:color="auto"/>
                <w:right w:val="none" w:sz="0" w:space="0" w:color="auto"/>
              </w:divBdr>
            </w:div>
            <w:div w:id="1840460267">
              <w:marLeft w:val="0"/>
              <w:marRight w:val="0"/>
              <w:marTop w:val="0"/>
              <w:marBottom w:val="0"/>
              <w:divBdr>
                <w:top w:val="none" w:sz="0" w:space="0" w:color="auto"/>
                <w:left w:val="none" w:sz="0" w:space="0" w:color="auto"/>
                <w:bottom w:val="none" w:sz="0" w:space="0" w:color="auto"/>
                <w:right w:val="none" w:sz="0" w:space="0" w:color="auto"/>
              </w:divBdr>
            </w:div>
            <w:div w:id="1841651681">
              <w:marLeft w:val="0"/>
              <w:marRight w:val="0"/>
              <w:marTop w:val="0"/>
              <w:marBottom w:val="0"/>
              <w:divBdr>
                <w:top w:val="none" w:sz="0" w:space="0" w:color="auto"/>
                <w:left w:val="none" w:sz="0" w:space="0" w:color="auto"/>
                <w:bottom w:val="none" w:sz="0" w:space="0" w:color="auto"/>
                <w:right w:val="none" w:sz="0" w:space="0" w:color="auto"/>
              </w:divBdr>
            </w:div>
            <w:div w:id="1841776940">
              <w:marLeft w:val="0"/>
              <w:marRight w:val="0"/>
              <w:marTop w:val="0"/>
              <w:marBottom w:val="0"/>
              <w:divBdr>
                <w:top w:val="none" w:sz="0" w:space="0" w:color="auto"/>
                <w:left w:val="none" w:sz="0" w:space="0" w:color="auto"/>
                <w:bottom w:val="none" w:sz="0" w:space="0" w:color="auto"/>
                <w:right w:val="none" w:sz="0" w:space="0" w:color="auto"/>
              </w:divBdr>
            </w:div>
            <w:div w:id="1845895484">
              <w:marLeft w:val="0"/>
              <w:marRight w:val="0"/>
              <w:marTop w:val="0"/>
              <w:marBottom w:val="0"/>
              <w:divBdr>
                <w:top w:val="none" w:sz="0" w:space="0" w:color="auto"/>
                <w:left w:val="none" w:sz="0" w:space="0" w:color="auto"/>
                <w:bottom w:val="none" w:sz="0" w:space="0" w:color="auto"/>
                <w:right w:val="none" w:sz="0" w:space="0" w:color="auto"/>
              </w:divBdr>
            </w:div>
            <w:div w:id="1846897512">
              <w:marLeft w:val="0"/>
              <w:marRight w:val="0"/>
              <w:marTop w:val="0"/>
              <w:marBottom w:val="0"/>
              <w:divBdr>
                <w:top w:val="none" w:sz="0" w:space="0" w:color="auto"/>
                <w:left w:val="none" w:sz="0" w:space="0" w:color="auto"/>
                <w:bottom w:val="none" w:sz="0" w:space="0" w:color="auto"/>
                <w:right w:val="none" w:sz="0" w:space="0" w:color="auto"/>
              </w:divBdr>
            </w:div>
            <w:div w:id="1847672938">
              <w:marLeft w:val="0"/>
              <w:marRight w:val="0"/>
              <w:marTop w:val="0"/>
              <w:marBottom w:val="0"/>
              <w:divBdr>
                <w:top w:val="none" w:sz="0" w:space="0" w:color="auto"/>
                <w:left w:val="none" w:sz="0" w:space="0" w:color="auto"/>
                <w:bottom w:val="none" w:sz="0" w:space="0" w:color="auto"/>
                <w:right w:val="none" w:sz="0" w:space="0" w:color="auto"/>
              </w:divBdr>
            </w:div>
            <w:div w:id="1847984365">
              <w:marLeft w:val="0"/>
              <w:marRight w:val="0"/>
              <w:marTop w:val="0"/>
              <w:marBottom w:val="0"/>
              <w:divBdr>
                <w:top w:val="none" w:sz="0" w:space="0" w:color="auto"/>
                <w:left w:val="none" w:sz="0" w:space="0" w:color="auto"/>
                <w:bottom w:val="none" w:sz="0" w:space="0" w:color="auto"/>
                <w:right w:val="none" w:sz="0" w:space="0" w:color="auto"/>
              </w:divBdr>
            </w:div>
            <w:div w:id="1848248446">
              <w:marLeft w:val="0"/>
              <w:marRight w:val="0"/>
              <w:marTop w:val="0"/>
              <w:marBottom w:val="0"/>
              <w:divBdr>
                <w:top w:val="none" w:sz="0" w:space="0" w:color="auto"/>
                <w:left w:val="none" w:sz="0" w:space="0" w:color="auto"/>
                <w:bottom w:val="none" w:sz="0" w:space="0" w:color="auto"/>
                <w:right w:val="none" w:sz="0" w:space="0" w:color="auto"/>
              </w:divBdr>
            </w:div>
            <w:div w:id="1850607461">
              <w:marLeft w:val="0"/>
              <w:marRight w:val="0"/>
              <w:marTop w:val="0"/>
              <w:marBottom w:val="0"/>
              <w:divBdr>
                <w:top w:val="none" w:sz="0" w:space="0" w:color="auto"/>
                <w:left w:val="none" w:sz="0" w:space="0" w:color="auto"/>
                <w:bottom w:val="none" w:sz="0" w:space="0" w:color="auto"/>
                <w:right w:val="none" w:sz="0" w:space="0" w:color="auto"/>
              </w:divBdr>
            </w:div>
            <w:div w:id="1851719969">
              <w:marLeft w:val="0"/>
              <w:marRight w:val="0"/>
              <w:marTop w:val="0"/>
              <w:marBottom w:val="0"/>
              <w:divBdr>
                <w:top w:val="none" w:sz="0" w:space="0" w:color="auto"/>
                <w:left w:val="none" w:sz="0" w:space="0" w:color="auto"/>
                <w:bottom w:val="none" w:sz="0" w:space="0" w:color="auto"/>
                <w:right w:val="none" w:sz="0" w:space="0" w:color="auto"/>
              </w:divBdr>
            </w:div>
            <w:div w:id="1851722244">
              <w:marLeft w:val="0"/>
              <w:marRight w:val="0"/>
              <w:marTop w:val="0"/>
              <w:marBottom w:val="0"/>
              <w:divBdr>
                <w:top w:val="none" w:sz="0" w:space="0" w:color="auto"/>
                <w:left w:val="none" w:sz="0" w:space="0" w:color="auto"/>
                <w:bottom w:val="none" w:sz="0" w:space="0" w:color="auto"/>
                <w:right w:val="none" w:sz="0" w:space="0" w:color="auto"/>
              </w:divBdr>
            </w:div>
            <w:div w:id="1854345216">
              <w:marLeft w:val="0"/>
              <w:marRight w:val="0"/>
              <w:marTop w:val="0"/>
              <w:marBottom w:val="0"/>
              <w:divBdr>
                <w:top w:val="none" w:sz="0" w:space="0" w:color="auto"/>
                <w:left w:val="none" w:sz="0" w:space="0" w:color="auto"/>
                <w:bottom w:val="none" w:sz="0" w:space="0" w:color="auto"/>
                <w:right w:val="none" w:sz="0" w:space="0" w:color="auto"/>
              </w:divBdr>
            </w:div>
            <w:div w:id="1855613724">
              <w:marLeft w:val="0"/>
              <w:marRight w:val="0"/>
              <w:marTop w:val="0"/>
              <w:marBottom w:val="0"/>
              <w:divBdr>
                <w:top w:val="none" w:sz="0" w:space="0" w:color="auto"/>
                <w:left w:val="none" w:sz="0" w:space="0" w:color="auto"/>
                <w:bottom w:val="none" w:sz="0" w:space="0" w:color="auto"/>
                <w:right w:val="none" w:sz="0" w:space="0" w:color="auto"/>
              </w:divBdr>
            </w:div>
            <w:div w:id="1856310656">
              <w:marLeft w:val="0"/>
              <w:marRight w:val="0"/>
              <w:marTop w:val="0"/>
              <w:marBottom w:val="0"/>
              <w:divBdr>
                <w:top w:val="none" w:sz="0" w:space="0" w:color="auto"/>
                <w:left w:val="none" w:sz="0" w:space="0" w:color="auto"/>
                <w:bottom w:val="none" w:sz="0" w:space="0" w:color="auto"/>
                <w:right w:val="none" w:sz="0" w:space="0" w:color="auto"/>
              </w:divBdr>
            </w:div>
            <w:div w:id="1856916833">
              <w:marLeft w:val="0"/>
              <w:marRight w:val="0"/>
              <w:marTop w:val="0"/>
              <w:marBottom w:val="0"/>
              <w:divBdr>
                <w:top w:val="none" w:sz="0" w:space="0" w:color="auto"/>
                <w:left w:val="none" w:sz="0" w:space="0" w:color="auto"/>
                <w:bottom w:val="none" w:sz="0" w:space="0" w:color="auto"/>
                <w:right w:val="none" w:sz="0" w:space="0" w:color="auto"/>
              </w:divBdr>
            </w:div>
            <w:div w:id="1857693193">
              <w:marLeft w:val="0"/>
              <w:marRight w:val="0"/>
              <w:marTop w:val="0"/>
              <w:marBottom w:val="0"/>
              <w:divBdr>
                <w:top w:val="none" w:sz="0" w:space="0" w:color="auto"/>
                <w:left w:val="none" w:sz="0" w:space="0" w:color="auto"/>
                <w:bottom w:val="none" w:sz="0" w:space="0" w:color="auto"/>
                <w:right w:val="none" w:sz="0" w:space="0" w:color="auto"/>
              </w:divBdr>
            </w:div>
            <w:div w:id="1857772729">
              <w:marLeft w:val="0"/>
              <w:marRight w:val="0"/>
              <w:marTop w:val="0"/>
              <w:marBottom w:val="0"/>
              <w:divBdr>
                <w:top w:val="none" w:sz="0" w:space="0" w:color="auto"/>
                <w:left w:val="none" w:sz="0" w:space="0" w:color="auto"/>
                <w:bottom w:val="none" w:sz="0" w:space="0" w:color="auto"/>
                <w:right w:val="none" w:sz="0" w:space="0" w:color="auto"/>
              </w:divBdr>
            </w:div>
            <w:div w:id="1858420458">
              <w:marLeft w:val="0"/>
              <w:marRight w:val="0"/>
              <w:marTop w:val="0"/>
              <w:marBottom w:val="0"/>
              <w:divBdr>
                <w:top w:val="none" w:sz="0" w:space="0" w:color="auto"/>
                <w:left w:val="none" w:sz="0" w:space="0" w:color="auto"/>
                <w:bottom w:val="none" w:sz="0" w:space="0" w:color="auto"/>
                <w:right w:val="none" w:sz="0" w:space="0" w:color="auto"/>
              </w:divBdr>
            </w:div>
            <w:div w:id="1858544478">
              <w:marLeft w:val="0"/>
              <w:marRight w:val="0"/>
              <w:marTop w:val="0"/>
              <w:marBottom w:val="0"/>
              <w:divBdr>
                <w:top w:val="none" w:sz="0" w:space="0" w:color="auto"/>
                <w:left w:val="none" w:sz="0" w:space="0" w:color="auto"/>
                <w:bottom w:val="none" w:sz="0" w:space="0" w:color="auto"/>
                <w:right w:val="none" w:sz="0" w:space="0" w:color="auto"/>
              </w:divBdr>
            </w:div>
            <w:div w:id="1858932278">
              <w:marLeft w:val="0"/>
              <w:marRight w:val="0"/>
              <w:marTop w:val="0"/>
              <w:marBottom w:val="0"/>
              <w:divBdr>
                <w:top w:val="none" w:sz="0" w:space="0" w:color="auto"/>
                <w:left w:val="none" w:sz="0" w:space="0" w:color="auto"/>
                <w:bottom w:val="none" w:sz="0" w:space="0" w:color="auto"/>
                <w:right w:val="none" w:sz="0" w:space="0" w:color="auto"/>
              </w:divBdr>
            </w:div>
            <w:div w:id="1859081843">
              <w:marLeft w:val="0"/>
              <w:marRight w:val="0"/>
              <w:marTop w:val="0"/>
              <w:marBottom w:val="0"/>
              <w:divBdr>
                <w:top w:val="none" w:sz="0" w:space="0" w:color="auto"/>
                <w:left w:val="none" w:sz="0" w:space="0" w:color="auto"/>
                <w:bottom w:val="none" w:sz="0" w:space="0" w:color="auto"/>
                <w:right w:val="none" w:sz="0" w:space="0" w:color="auto"/>
              </w:divBdr>
            </w:div>
            <w:div w:id="1860505244">
              <w:marLeft w:val="0"/>
              <w:marRight w:val="0"/>
              <w:marTop w:val="0"/>
              <w:marBottom w:val="0"/>
              <w:divBdr>
                <w:top w:val="none" w:sz="0" w:space="0" w:color="auto"/>
                <w:left w:val="none" w:sz="0" w:space="0" w:color="auto"/>
                <w:bottom w:val="none" w:sz="0" w:space="0" w:color="auto"/>
                <w:right w:val="none" w:sz="0" w:space="0" w:color="auto"/>
              </w:divBdr>
            </w:div>
            <w:div w:id="1861890750">
              <w:marLeft w:val="0"/>
              <w:marRight w:val="0"/>
              <w:marTop w:val="0"/>
              <w:marBottom w:val="0"/>
              <w:divBdr>
                <w:top w:val="none" w:sz="0" w:space="0" w:color="auto"/>
                <w:left w:val="none" w:sz="0" w:space="0" w:color="auto"/>
                <w:bottom w:val="none" w:sz="0" w:space="0" w:color="auto"/>
                <w:right w:val="none" w:sz="0" w:space="0" w:color="auto"/>
              </w:divBdr>
            </w:div>
            <w:div w:id="1862166324">
              <w:marLeft w:val="0"/>
              <w:marRight w:val="0"/>
              <w:marTop w:val="0"/>
              <w:marBottom w:val="0"/>
              <w:divBdr>
                <w:top w:val="none" w:sz="0" w:space="0" w:color="auto"/>
                <w:left w:val="none" w:sz="0" w:space="0" w:color="auto"/>
                <w:bottom w:val="none" w:sz="0" w:space="0" w:color="auto"/>
                <w:right w:val="none" w:sz="0" w:space="0" w:color="auto"/>
              </w:divBdr>
            </w:div>
            <w:div w:id="1862939026">
              <w:marLeft w:val="0"/>
              <w:marRight w:val="0"/>
              <w:marTop w:val="0"/>
              <w:marBottom w:val="0"/>
              <w:divBdr>
                <w:top w:val="none" w:sz="0" w:space="0" w:color="auto"/>
                <w:left w:val="none" w:sz="0" w:space="0" w:color="auto"/>
                <w:bottom w:val="none" w:sz="0" w:space="0" w:color="auto"/>
                <w:right w:val="none" w:sz="0" w:space="0" w:color="auto"/>
              </w:divBdr>
            </w:div>
            <w:div w:id="1864779174">
              <w:marLeft w:val="0"/>
              <w:marRight w:val="0"/>
              <w:marTop w:val="0"/>
              <w:marBottom w:val="0"/>
              <w:divBdr>
                <w:top w:val="none" w:sz="0" w:space="0" w:color="auto"/>
                <w:left w:val="none" w:sz="0" w:space="0" w:color="auto"/>
                <w:bottom w:val="none" w:sz="0" w:space="0" w:color="auto"/>
                <w:right w:val="none" w:sz="0" w:space="0" w:color="auto"/>
              </w:divBdr>
            </w:div>
            <w:div w:id="1865048102">
              <w:marLeft w:val="0"/>
              <w:marRight w:val="0"/>
              <w:marTop w:val="0"/>
              <w:marBottom w:val="0"/>
              <w:divBdr>
                <w:top w:val="none" w:sz="0" w:space="0" w:color="auto"/>
                <w:left w:val="none" w:sz="0" w:space="0" w:color="auto"/>
                <w:bottom w:val="none" w:sz="0" w:space="0" w:color="auto"/>
                <w:right w:val="none" w:sz="0" w:space="0" w:color="auto"/>
              </w:divBdr>
            </w:div>
            <w:div w:id="1865242088">
              <w:marLeft w:val="0"/>
              <w:marRight w:val="0"/>
              <w:marTop w:val="0"/>
              <w:marBottom w:val="0"/>
              <w:divBdr>
                <w:top w:val="none" w:sz="0" w:space="0" w:color="auto"/>
                <w:left w:val="none" w:sz="0" w:space="0" w:color="auto"/>
                <w:bottom w:val="none" w:sz="0" w:space="0" w:color="auto"/>
                <w:right w:val="none" w:sz="0" w:space="0" w:color="auto"/>
              </w:divBdr>
            </w:div>
            <w:div w:id="1865942795">
              <w:marLeft w:val="0"/>
              <w:marRight w:val="0"/>
              <w:marTop w:val="0"/>
              <w:marBottom w:val="0"/>
              <w:divBdr>
                <w:top w:val="none" w:sz="0" w:space="0" w:color="auto"/>
                <w:left w:val="none" w:sz="0" w:space="0" w:color="auto"/>
                <w:bottom w:val="none" w:sz="0" w:space="0" w:color="auto"/>
                <w:right w:val="none" w:sz="0" w:space="0" w:color="auto"/>
              </w:divBdr>
            </w:div>
            <w:div w:id="1866748678">
              <w:marLeft w:val="0"/>
              <w:marRight w:val="0"/>
              <w:marTop w:val="0"/>
              <w:marBottom w:val="0"/>
              <w:divBdr>
                <w:top w:val="none" w:sz="0" w:space="0" w:color="auto"/>
                <w:left w:val="none" w:sz="0" w:space="0" w:color="auto"/>
                <w:bottom w:val="none" w:sz="0" w:space="0" w:color="auto"/>
                <w:right w:val="none" w:sz="0" w:space="0" w:color="auto"/>
              </w:divBdr>
            </w:div>
            <w:div w:id="1869828675">
              <w:marLeft w:val="0"/>
              <w:marRight w:val="0"/>
              <w:marTop w:val="0"/>
              <w:marBottom w:val="0"/>
              <w:divBdr>
                <w:top w:val="none" w:sz="0" w:space="0" w:color="auto"/>
                <w:left w:val="none" w:sz="0" w:space="0" w:color="auto"/>
                <w:bottom w:val="none" w:sz="0" w:space="0" w:color="auto"/>
                <w:right w:val="none" w:sz="0" w:space="0" w:color="auto"/>
              </w:divBdr>
            </w:div>
            <w:div w:id="1871533589">
              <w:marLeft w:val="0"/>
              <w:marRight w:val="0"/>
              <w:marTop w:val="0"/>
              <w:marBottom w:val="0"/>
              <w:divBdr>
                <w:top w:val="none" w:sz="0" w:space="0" w:color="auto"/>
                <w:left w:val="none" w:sz="0" w:space="0" w:color="auto"/>
                <w:bottom w:val="none" w:sz="0" w:space="0" w:color="auto"/>
                <w:right w:val="none" w:sz="0" w:space="0" w:color="auto"/>
              </w:divBdr>
            </w:div>
            <w:div w:id="1871718726">
              <w:marLeft w:val="0"/>
              <w:marRight w:val="0"/>
              <w:marTop w:val="0"/>
              <w:marBottom w:val="0"/>
              <w:divBdr>
                <w:top w:val="none" w:sz="0" w:space="0" w:color="auto"/>
                <w:left w:val="none" w:sz="0" w:space="0" w:color="auto"/>
                <w:bottom w:val="none" w:sz="0" w:space="0" w:color="auto"/>
                <w:right w:val="none" w:sz="0" w:space="0" w:color="auto"/>
              </w:divBdr>
            </w:div>
            <w:div w:id="1872567875">
              <w:marLeft w:val="0"/>
              <w:marRight w:val="0"/>
              <w:marTop w:val="0"/>
              <w:marBottom w:val="0"/>
              <w:divBdr>
                <w:top w:val="none" w:sz="0" w:space="0" w:color="auto"/>
                <w:left w:val="none" w:sz="0" w:space="0" w:color="auto"/>
                <w:bottom w:val="none" w:sz="0" w:space="0" w:color="auto"/>
                <w:right w:val="none" w:sz="0" w:space="0" w:color="auto"/>
              </w:divBdr>
            </w:div>
            <w:div w:id="1872834814">
              <w:marLeft w:val="0"/>
              <w:marRight w:val="0"/>
              <w:marTop w:val="0"/>
              <w:marBottom w:val="0"/>
              <w:divBdr>
                <w:top w:val="none" w:sz="0" w:space="0" w:color="auto"/>
                <w:left w:val="none" w:sz="0" w:space="0" w:color="auto"/>
                <w:bottom w:val="none" w:sz="0" w:space="0" w:color="auto"/>
                <w:right w:val="none" w:sz="0" w:space="0" w:color="auto"/>
              </w:divBdr>
            </w:div>
            <w:div w:id="1873029682">
              <w:marLeft w:val="0"/>
              <w:marRight w:val="0"/>
              <w:marTop w:val="0"/>
              <w:marBottom w:val="0"/>
              <w:divBdr>
                <w:top w:val="none" w:sz="0" w:space="0" w:color="auto"/>
                <w:left w:val="none" w:sz="0" w:space="0" w:color="auto"/>
                <w:bottom w:val="none" w:sz="0" w:space="0" w:color="auto"/>
                <w:right w:val="none" w:sz="0" w:space="0" w:color="auto"/>
              </w:divBdr>
            </w:div>
            <w:div w:id="1874726722">
              <w:marLeft w:val="0"/>
              <w:marRight w:val="0"/>
              <w:marTop w:val="0"/>
              <w:marBottom w:val="0"/>
              <w:divBdr>
                <w:top w:val="none" w:sz="0" w:space="0" w:color="auto"/>
                <w:left w:val="none" w:sz="0" w:space="0" w:color="auto"/>
                <w:bottom w:val="none" w:sz="0" w:space="0" w:color="auto"/>
                <w:right w:val="none" w:sz="0" w:space="0" w:color="auto"/>
              </w:divBdr>
            </w:div>
            <w:div w:id="1876962947">
              <w:marLeft w:val="0"/>
              <w:marRight w:val="0"/>
              <w:marTop w:val="0"/>
              <w:marBottom w:val="0"/>
              <w:divBdr>
                <w:top w:val="none" w:sz="0" w:space="0" w:color="auto"/>
                <w:left w:val="none" w:sz="0" w:space="0" w:color="auto"/>
                <w:bottom w:val="none" w:sz="0" w:space="0" w:color="auto"/>
                <w:right w:val="none" w:sz="0" w:space="0" w:color="auto"/>
              </w:divBdr>
            </w:div>
            <w:div w:id="1879273190">
              <w:marLeft w:val="0"/>
              <w:marRight w:val="0"/>
              <w:marTop w:val="0"/>
              <w:marBottom w:val="0"/>
              <w:divBdr>
                <w:top w:val="none" w:sz="0" w:space="0" w:color="auto"/>
                <w:left w:val="none" w:sz="0" w:space="0" w:color="auto"/>
                <w:bottom w:val="none" w:sz="0" w:space="0" w:color="auto"/>
                <w:right w:val="none" w:sz="0" w:space="0" w:color="auto"/>
              </w:divBdr>
            </w:div>
            <w:div w:id="1880387502">
              <w:marLeft w:val="0"/>
              <w:marRight w:val="0"/>
              <w:marTop w:val="0"/>
              <w:marBottom w:val="0"/>
              <w:divBdr>
                <w:top w:val="none" w:sz="0" w:space="0" w:color="auto"/>
                <w:left w:val="none" w:sz="0" w:space="0" w:color="auto"/>
                <w:bottom w:val="none" w:sz="0" w:space="0" w:color="auto"/>
                <w:right w:val="none" w:sz="0" w:space="0" w:color="auto"/>
              </w:divBdr>
            </w:div>
            <w:div w:id="1881819293">
              <w:marLeft w:val="0"/>
              <w:marRight w:val="0"/>
              <w:marTop w:val="0"/>
              <w:marBottom w:val="0"/>
              <w:divBdr>
                <w:top w:val="none" w:sz="0" w:space="0" w:color="auto"/>
                <w:left w:val="none" w:sz="0" w:space="0" w:color="auto"/>
                <w:bottom w:val="none" w:sz="0" w:space="0" w:color="auto"/>
                <w:right w:val="none" w:sz="0" w:space="0" w:color="auto"/>
              </w:divBdr>
            </w:div>
            <w:div w:id="1882666673">
              <w:marLeft w:val="0"/>
              <w:marRight w:val="0"/>
              <w:marTop w:val="0"/>
              <w:marBottom w:val="0"/>
              <w:divBdr>
                <w:top w:val="none" w:sz="0" w:space="0" w:color="auto"/>
                <w:left w:val="none" w:sz="0" w:space="0" w:color="auto"/>
                <w:bottom w:val="none" w:sz="0" w:space="0" w:color="auto"/>
                <w:right w:val="none" w:sz="0" w:space="0" w:color="auto"/>
              </w:divBdr>
            </w:div>
            <w:div w:id="1883518791">
              <w:marLeft w:val="0"/>
              <w:marRight w:val="0"/>
              <w:marTop w:val="0"/>
              <w:marBottom w:val="0"/>
              <w:divBdr>
                <w:top w:val="none" w:sz="0" w:space="0" w:color="auto"/>
                <w:left w:val="none" w:sz="0" w:space="0" w:color="auto"/>
                <w:bottom w:val="none" w:sz="0" w:space="0" w:color="auto"/>
                <w:right w:val="none" w:sz="0" w:space="0" w:color="auto"/>
              </w:divBdr>
            </w:div>
            <w:div w:id="1884097359">
              <w:marLeft w:val="0"/>
              <w:marRight w:val="0"/>
              <w:marTop w:val="0"/>
              <w:marBottom w:val="0"/>
              <w:divBdr>
                <w:top w:val="none" w:sz="0" w:space="0" w:color="auto"/>
                <w:left w:val="none" w:sz="0" w:space="0" w:color="auto"/>
                <w:bottom w:val="none" w:sz="0" w:space="0" w:color="auto"/>
                <w:right w:val="none" w:sz="0" w:space="0" w:color="auto"/>
              </w:divBdr>
            </w:div>
            <w:div w:id="1884899231">
              <w:marLeft w:val="0"/>
              <w:marRight w:val="0"/>
              <w:marTop w:val="0"/>
              <w:marBottom w:val="0"/>
              <w:divBdr>
                <w:top w:val="none" w:sz="0" w:space="0" w:color="auto"/>
                <w:left w:val="none" w:sz="0" w:space="0" w:color="auto"/>
                <w:bottom w:val="none" w:sz="0" w:space="0" w:color="auto"/>
                <w:right w:val="none" w:sz="0" w:space="0" w:color="auto"/>
              </w:divBdr>
            </w:div>
            <w:div w:id="1886217715">
              <w:marLeft w:val="0"/>
              <w:marRight w:val="0"/>
              <w:marTop w:val="0"/>
              <w:marBottom w:val="0"/>
              <w:divBdr>
                <w:top w:val="none" w:sz="0" w:space="0" w:color="auto"/>
                <w:left w:val="none" w:sz="0" w:space="0" w:color="auto"/>
                <w:bottom w:val="none" w:sz="0" w:space="0" w:color="auto"/>
                <w:right w:val="none" w:sz="0" w:space="0" w:color="auto"/>
              </w:divBdr>
            </w:div>
            <w:div w:id="1886796780">
              <w:marLeft w:val="0"/>
              <w:marRight w:val="0"/>
              <w:marTop w:val="0"/>
              <w:marBottom w:val="0"/>
              <w:divBdr>
                <w:top w:val="none" w:sz="0" w:space="0" w:color="auto"/>
                <w:left w:val="none" w:sz="0" w:space="0" w:color="auto"/>
                <w:bottom w:val="none" w:sz="0" w:space="0" w:color="auto"/>
                <w:right w:val="none" w:sz="0" w:space="0" w:color="auto"/>
              </w:divBdr>
            </w:div>
            <w:div w:id="1888224231">
              <w:marLeft w:val="0"/>
              <w:marRight w:val="0"/>
              <w:marTop w:val="0"/>
              <w:marBottom w:val="0"/>
              <w:divBdr>
                <w:top w:val="none" w:sz="0" w:space="0" w:color="auto"/>
                <w:left w:val="none" w:sz="0" w:space="0" w:color="auto"/>
                <w:bottom w:val="none" w:sz="0" w:space="0" w:color="auto"/>
                <w:right w:val="none" w:sz="0" w:space="0" w:color="auto"/>
              </w:divBdr>
            </w:div>
            <w:div w:id="1889105562">
              <w:marLeft w:val="0"/>
              <w:marRight w:val="0"/>
              <w:marTop w:val="0"/>
              <w:marBottom w:val="0"/>
              <w:divBdr>
                <w:top w:val="none" w:sz="0" w:space="0" w:color="auto"/>
                <w:left w:val="none" w:sz="0" w:space="0" w:color="auto"/>
                <w:bottom w:val="none" w:sz="0" w:space="0" w:color="auto"/>
                <w:right w:val="none" w:sz="0" w:space="0" w:color="auto"/>
              </w:divBdr>
            </w:div>
            <w:div w:id="1889294891">
              <w:marLeft w:val="0"/>
              <w:marRight w:val="0"/>
              <w:marTop w:val="0"/>
              <w:marBottom w:val="0"/>
              <w:divBdr>
                <w:top w:val="none" w:sz="0" w:space="0" w:color="auto"/>
                <w:left w:val="none" w:sz="0" w:space="0" w:color="auto"/>
                <w:bottom w:val="none" w:sz="0" w:space="0" w:color="auto"/>
                <w:right w:val="none" w:sz="0" w:space="0" w:color="auto"/>
              </w:divBdr>
            </w:div>
            <w:div w:id="1889955206">
              <w:marLeft w:val="0"/>
              <w:marRight w:val="0"/>
              <w:marTop w:val="0"/>
              <w:marBottom w:val="0"/>
              <w:divBdr>
                <w:top w:val="none" w:sz="0" w:space="0" w:color="auto"/>
                <w:left w:val="none" w:sz="0" w:space="0" w:color="auto"/>
                <w:bottom w:val="none" w:sz="0" w:space="0" w:color="auto"/>
                <w:right w:val="none" w:sz="0" w:space="0" w:color="auto"/>
              </w:divBdr>
            </w:div>
            <w:div w:id="1893541326">
              <w:marLeft w:val="0"/>
              <w:marRight w:val="0"/>
              <w:marTop w:val="0"/>
              <w:marBottom w:val="0"/>
              <w:divBdr>
                <w:top w:val="none" w:sz="0" w:space="0" w:color="auto"/>
                <w:left w:val="none" w:sz="0" w:space="0" w:color="auto"/>
                <w:bottom w:val="none" w:sz="0" w:space="0" w:color="auto"/>
                <w:right w:val="none" w:sz="0" w:space="0" w:color="auto"/>
              </w:divBdr>
            </w:div>
            <w:div w:id="1893612337">
              <w:marLeft w:val="0"/>
              <w:marRight w:val="0"/>
              <w:marTop w:val="0"/>
              <w:marBottom w:val="0"/>
              <w:divBdr>
                <w:top w:val="none" w:sz="0" w:space="0" w:color="auto"/>
                <w:left w:val="none" w:sz="0" w:space="0" w:color="auto"/>
                <w:bottom w:val="none" w:sz="0" w:space="0" w:color="auto"/>
                <w:right w:val="none" w:sz="0" w:space="0" w:color="auto"/>
              </w:divBdr>
            </w:div>
            <w:div w:id="1893927221">
              <w:marLeft w:val="0"/>
              <w:marRight w:val="0"/>
              <w:marTop w:val="0"/>
              <w:marBottom w:val="0"/>
              <w:divBdr>
                <w:top w:val="none" w:sz="0" w:space="0" w:color="auto"/>
                <w:left w:val="none" w:sz="0" w:space="0" w:color="auto"/>
                <w:bottom w:val="none" w:sz="0" w:space="0" w:color="auto"/>
                <w:right w:val="none" w:sz="0" w:space="0" w:color="auto"/>
              </w:divBdr>
            </w:div>
            <w:div w:id="1895585036">
              <w:marLeft w:val="0"/>
              <w:marRight w:val="0"/>
              <w:marTop w:val="0"/>
              <w:marBottom w:val="0"/>
              <w:divBdr>
                <w:top w:val="none" w:sz="0" w:space="0" w:color="auto"/>
                <w:left w:val="none" w:sz="0" w:space="0" w:color="auto"/>
                <w:bottom w:val="none" w:sz="0" w:space="0" w:color="auto"/>
                <w:right w:val="none" w:sz="0" w:space="0" w:color="auto"/>
              </w:divBdr>
            </w:div>
            <w:div w:id="1896118749">
              <w:marLeft w:val="0"/>
              <w:marRight w:val="0"/>
              <w:marTop w:val="0"/>
              <w:marBottom w:val="0"/>
              <w:divBdr>
                <w:top w:val="none" w:sz="0" w:space="0" w:color="auto"/>
                <w:left w:val="none" w:sz="0" w:space="0" w:color="auto"/>
                <w:bottom w:val="none" w:sz="0" w:space="0" w:color="auto"/>
                <w:right w:val="none" w:sz="0" w:space="0" w:color="auto"/>
              </w:divBdr>
            </w:div>
            <w:div w:id="1897160674">
              <w:marLeft w:val="0"/>
              <w:marRight w:val="0"/>
              <w:marTop w:val="0"/>
              <w:marBottom w:val="0"/>
              <w:divBdr>
                <w:top w:val="none" w:sz="0" w:space="0" w:color="auto"/>
                <w:left w:val="none" w:sz="0" w:space="0" w:color="auto"/>
                <w:bottom w:val="none" w:sz="0" w:space="0" w:color="auto"/>
                <w:right w:val="none" w:sz="0" w:space="0" w:color="auto"/>
              </w:divBdr>
            </w:div>
            <w:div w:id="1898589901">
              <w:marLeft w:val="0"/>
              <w:marRight w:val="0"/>
              <w:marTop w:val="0"/>
              <w:marBottom w:val="0"/>
              <w:divBdr>
                <w:top w:val="none" w:sz="0" w:space="0" w:color="auto"/>
                <w:left w:val="none" w:sz="0" w:space="0" w:color="auto"/>
                <w:bottom w:val="none" w:sz="0" w:space="0" w:color="auto"/>
                <w:right w:val="none" w:sz="0" w:space="0" w:color="auto"/>
              </w:divBdr>
            </w:div>
            <w:div w:id="1899587250">
              <w:marLeft w:val="0"/>
              <w:marRight w:val="0"/>
              <w:marTop w:val="0"/>
              <w:marBottom w:val="0"/>
              <w:divBdr>
                <w:top w:val="none" w:sz="0" w:space="0" w:color="auto"/>
                <w:left w:val="none" w:sz="0" w:space="0" w:color="auto"/>
                <w:bottom w:val="none" w:sz="0" w:space="0" w:color="auto"/>
                <w:right w:val="none" w:sz="0" w:space="0" w:color="auto"/>
              </w:divBdr>
            </w:div>
            <w:div w:id="1899626865">
              <w:marLeft w:val="0"/>
              <w:marRight w:val="0"/>
              <w:marTop w:val="0"/>
              <w:marBottom w:val="0"/>
              <w:divBdr>
                <w:top w:val="none" w:sz="0" w:space="0" w:color="auto"/>
                <w:left w:val="none" w:sz="0" w:space="0" w:color="auto"/>
                <w:bottom w:val="none" w:sz="0" w:space="0" w:color="auto"/>
                <w:right w:val="none" w:sz="0" w:space="0" w:color="auto"/>
              </w:divBdr>
            </w:div>
            <w:div w:id="1901088516">
              <w:marLeft w:val="0"/>
              <w:marRight w:val="0"/>
              <w:marTop w:val="0"/>
              <w:marBottom w:val="0"/>
              <w:divBdr>
                <w:top w:val="none" w:sz="0" w:space="0" w:color="auto"/>
                <w:left w:val="none" w:sz="0" w:space="0" w:color="auto"/>
                <w:bottom w:val="none" w:sz="0" w:space="0" w:color="auto"/>
                <w:right w:val="none" w:sz="0" w:space="0" w:color="auto"/>
              </w:divBdr>
            </w:div>
            <w:div w:id="1901746979">
              <w:marLeft w:val="0"/>
              <w:marRight w:val="0"/>
              <w:marTop w:val="0"/>
              <w:marBottom w:val="0"/>
              <w:divBdr>
                <w:top w:val="none" w:sz="0" w:space="0" w:color="auto"/>
                <w:left w:val="none" w:sz="0" w:space="0" w:color="auto"/>
                <w:bottom w:val="none" w:sz="0" w:space="0" w:color="auto"/>
                <w:right w:val="none" w:sz="0" w:space="0" w:color="auto"/>
              </w:divBdr>
            </w:div>
            <w:div w:id="1903101821">
              <w:marLeft w:val="0"/>
              <w:marRight w:val="0"/>
              <w:marTop w:val="0"/>
              <w:marBottom w:val="0"/>
              <w:divBdr>
                <w:top w:val="none" w:sz="0" w:space="0" w:color="auto"/>
                <w:left w:val="none" w:sz="0" w:space="0" w:color="auto"/>
                <w:bottom w:val="none" w:sz="0" w:space="0" w:color="auto"/>
                <w:right w:val="none" w:sz="0" w:space="0" w:color="auto"/>
              </w:divBdr>
            </w:div>
            <w:div w:id="1903326267">
              <w:marLeft w:val="0"/>
              <w:marRight w:val="0"/>
              <w:marTop w:val="0"/>
              <w:marBottom w:val="0"/>
              <w:divBdr>
                <w:top w:val="none" w:sz="0" w:space="0" w:color="auto"/>
                <w:left w:val="none" w:sz="0" w:space="0" w:color="auto"/>
                <w:bottom w:val="none" w:sz="0" w:space="0" w:color="auto"/>
                <w:right w:val="none" w:sz="0" w:space="0" w:color="auto"/>
              </w:divBdr>
            </w:div>
            <w:div w:id="1905721825">
              <w:marLeft w:val="0"/>
              <w:marRight w:val="0"/>
              <w:marTop w:val="0"/>
              <w:marBottom w:val="0"/>
              <w:divBdr>
                <w:top w:val="none" w:sz="0" w:space="0" w:color="auto"/>
                <w:left w:val="none" w:sz="0" w:space="0" w:color="auto"/>
                <w:bottom w:val="none" w:sz="0" w:space="0" w:color="auto"/>
                <w:right w:val="none" w:sz="0" w:space="0" w:color="auto"/>
              </w:divBdr>
            </w:div>
            <w:div w:id="1905796755">
              <w:marLeft w:val="0"/>
              <w:marRight w:val="0"/>
              <w:marTop w:val="0"/>
              <w:marBottom w:val="0"/>
              <w:divBdr>
                <w:top w:val="none" w:sz="0" w:space="0" w:color="auto"/>
                <w:left w:val="none" w:sz="0" w:space="0" w:color="auto"/>
                <w:bottom w:val="none" w:sz="0" w:space="0" w:color="auto"/>
                <w:right w:val="none" w:sz="0" w:space="0" w:color="auto"/>
              </w:divBdr>
            </w:div>
            <w:div w:id="1905986889">
              <w:marLeft w:val="0"/>
              <w:marRight w:val="0"/>
              <w:marTop w:val="0"/>
              <w:marBottom w:val="0"/>
              <w:divBdr>
                <w:top w:val="none" w:sz="0" w:space="0" w:color="auto"/>
                <w:left w:val="none" w:sz="0" w:space="0" w:color="auto"/>
                <w:bottom w:val="none" w:sz="0" w:space="0" w:color="auto"/>
                <w:right w:val="none" w:sz="0" w:space="0" w:color="auto"/>
              </w:divBdr>
            </w:div>
            <w:div w:id="1905994323">
              <w:marLeft w:val="0"/>
              <w:marRight w:val="0"/>
              <w:marTop w:val="0"/>
              <w:marBottom w:val="0"/>
              <w:divBdr>
                <w:top w:val="none" w:sz="0" w:space="0" w:color="auto"/>
                <w:left w:val="none" w:sz="0" w:space="0" w:color="auto"/>
                <w:bottom w:val="none" w:sz="0" w:space="0" w:color="auto"/>
                <w:right w:val="none" w:sz="0" w:space="0" w:color="auto"/>
              </w:divBdr>
            </w:div>
            <w:div w:id="1906522165">
              <w:marLeft w:val="0"/>
              <w:marRight w:val="0"/>
              <w:marTop w:val="0"/>
              <w:marBottom w:val="0"/>
              <w:divBdr>
                <w:top w:val="none" w:sz="0" w:space="0" w:color="auto"/>
                <w:left w:val="none" w:sz="0" w:space="0" w:color="auto"/>
                <w:bottom w:val="none" w:sz="0" w:space="0" w:color="auto"/>
                <w:right w:val="none" w:sz="0" w:space="0" w:color="auto"/>
              </w:divBdr>
            </w:div>
            <w:div w:id="1907762246">
              <w:marLeft w:val="0"/>
              <w:marRight w:val="0"/>
              <w:marTop w:val="0"/>
              <w:marBottom w:val="0"/>
              <w:divBdr>
                <w:top w:val="none" w:sz="0" w:space="0" w:color="auto"/>
                <w:left w:val="none" w:sz="0" w:space="0" w:color="auto"/>
                <w:bottom w:val="none" w:sz="0" w:space="0" w:color="auto"/>
                <w:right w:val="none" w:sz="0" w:space="0" w:color="auto"/>
              </w:divBdr>
            </w:div>
            <w:div w:id="1907912905">
              <w:marLeft w:val="0"/>
              <w:marRight w:val="0"/>
              <w:marTop w:val="0"/>
              <w:marBottom w:val="0"/>
              <w:divBdr>
                <w:top w:val="none" w:sz="0" w:space="0" w:color="auto"/>
                <w:left w:val="none" w:sz="0" w:space="0" w:color="auto"/>
                <w:bottom w:val="none" w:sz="0" w:space="0" w:color="auto"/>
                <w:right w:val="none" w:sz="0" w:space="0" w:color="auto"/>
              </w:divBdr>
            </w:div>
            <w:div w:id="1908764413">
              <w:marLeft w:val="0"/>
              <w:marRight w:val="0"/>
              <w:marTop w:val="0"/>
              <w:marBottom w:val="0"/>
              <w:divBdr>
                <w:top w:val="none" w:sz="0" w:space="0" w:color="auto"/>
                <w:left w:val="none" w:sz="0" w:space="0" w:color="auto"/>
                <w:bottom w:val="none" w:sz="0" w:space="0" w:color="auto"/>
                <w:right w:val="none" w:sz="0" w:space="0" w:color="auto"/>
              </w:divBdr>
            </w:div>
            <w:div w:id="1909076333">
              <w:marLeft w:val="0"/>
              <w:marRight w:val="0"/>
              <w:marTop w:val="0"/>
              <w:marBottom w:val="0"/>
              <w:divBdr>
                <w:top w:val="none" w:sz="0" w:space="0" w:color="auto"/>
                <w:left w:val="none" w:sz="0" w:space="0" w:color="auto"/>
                <w:bottom w:val="none" w:sz="0" w:space="0" w:color="auto"/>
                <w:right w:val="none" w:sz="0" w:space="0" w:color="auto"/>
              </w:divBdr>
            </w:div>
            <w:div w:id="1910142483">
              <w:marLeft w:val="0"/>
              <w:marRight w:val="0"/>
              <w:marTop w:val="0"/>
              <w:marBottom w:val="0"/>
              <w:divBdr>
                <w:top w:val="none" w:sz="0" w:space="0" w:color="auto"/>
                <w:left w:val="none" w:sz="0" w:space="0" w:color="auto"/>
                <w:bottom w:val="none" w:sz="0" w:space="0" w:color="auto"/>
                <w:right w:val="none" w:sz="0" w:space="0" w:color="auto"/>
              </w:divBdr>
            </w:div>
            <w:div w:id="1910379069">
              <w:marLeft w:val="0"/>
              <w:marRight w:val="0"/>
              <w:marTop w:val="0"/>
              <w:marBottom w:val="0"/>
              <w:divBdr>
                <w:top w:val="none" w:sz="0" w:space="0" w:color="auto"/>
                <w:left w:val="none" w:sz="0" w:space="0" w:color="auto"/>
                <w:bottom w:val="none" w:sz="0" w:space="0" w:color="auto"/>
                <w:right w:val="none" w:sz="0" w:space="0" w:color="auto"/>
              </w:divBdr>
            </w:div>
            <w:div w:id="1912041258">
              <w:marLeft w:val="0"/>
              <w:marRight w:val="0"/>
              <w:marTop w:val="0"/>
              <w:marBottom w:val="0"/>
              <w:divBdr>
                <w:top w:val="none" w:sz="0" w:space="0" w:color="auto"/>
                <w:left w:val="none" w:sz="0" w:space="0" w:color="auto"/>
                <w:bottom w:val="none" w:sz="0" w:space="0" w:color="auto"/>
                <w:right w:val="none" w:sz="0" w:space="0" w:color="auto"/>
              </w:divBdr>
            </w:div>
            <w:div w:id="1912152262">
              <w:marLeft w:val="0"/>
              <w:marRight w:val="0"/>
              <w:marTop w:val="0"/>
              <w:marBottom w:val="0"/>
              <w:divBdr>
                <w:top w:val="none" w:sz="0" w:space="0" w:color="auto"/>
                <w:left w:val="none" w:sz="0" w:space="0" w:color="auto"/>
                <w:bottom w:val="none" w:sz="0" w:space="0" w:color="auto"/>
                <w:right w:val="none" w:sz="0" w:space="0" w:color="auto"/>
              </w:divBdr>
            </w:div>
            <w:div w:id="1913271363">
              <w:marLeft w:val="0"/>
              <w:marRight w:val="0"/>
              <w:marTop w:val="0"/>
              <w:marBottom w:val="0"/>
              <w:divBdr>
                <w:top w:val="none" w:sz="0" w:space="0" w:color="auto"/>
                <w:left w:val="none" w:sz="0" w:space="0" w:color="auto"/>
                <w:bottom w:val="none" w:sz="0" w:space="0" w:color="auto"/>
                <w:right w:val="none" w:sz="0" w:space="0" w:color="auto"/>
              </w:divBdr>
            </w:div>
            <w:div w:id="1913461876">
              <w:marLeft w:val="0"/>
              <w:marRight w:val="0"/>
              <w:marTop w:val="0"/>
              <w:marBottom w:val="0"/>
              <w:divBdr>
                <w:top w:val="none" w:sz="0" w:space="0" w:color="auto"/>
                <w:left w:val="none" w:sz="0" w:space="0" w:color="auto"/>
                <w:bottom w:val="none" w:sz="0" w:space="0" w:color="auto"/>
                <w:right w:val="none" w:sz="0" w:space="0" w:color="auto"/>
              </w:divBdr>
            </w:div>
            <w:div w:id="1913468730">
              <w:marLeft w:val="0"/>
              <w:marRight w:val="0"/>
              <w:marTop w:val="0"/>
              <w:marBottom w:val="0"/>
              <w:divBdr>
                <w:top w:val="none" w:sz="0" w:space="0" w:color="auto"/>
                <w:left w:val="none" w:sz="0" w:space="0" w:color="auto"/>
                <w:bottom w:val="none" w:sz="0" w:space="0" w:color="auto"/>
                <w:right w:val="none" w:sz="0" w:space="0" w:color="auto"/>
              </w:divBdr>
            </w:div>
            <w:div w:id="1914005595">
              <w:marLeft w:val="0"/>
              <w:marRight w:val="0"/>
              <w:marTop w:val="0"/>
              <w:marBottom w:val="0"/>
              <w:divBdr>
                <w:top w:val="none" w:sz="0" w:space="0" w:color="auto"/>
                <w:left w:val="none" w:sz="0" w:space="0" w:color="auto"/>
                <w:bottom w:val="none" w:sz="0" w:space="0" w:color="auto"/>
                <w:right w:val="none" w:sz="0" w:space="0" w:color="auto"/>
              </w:divBdr>
            </w:div>
            <w:div w:id="1914123782">
              <w:marLeft w:val="0"/>
              <w:marRight w:val="0"/>
              <w:marTop w:val="0"/>
              <w:marBottom w:val="0"/>
              <w:divBdr>
                <w:top w:val="none" w:sz="0" w:space="0" w:color="auto"/>
                <w:left w:val="none" w:sz="0" w:space="0" w:color="auto"/>
                <w:bottom w:val="none" w:sz="0" w:space="0" w:color="auto"/>
                <w:right w:val="none" w:sz="0" w:space="0" w:color="auto"/>
              </w:divBdr>
            </w:div>
            <w:div w:id="1914466830">
              <w:marLeft w:val="0"/>
              <w:marRight w:val="0"/>
              <w:marTop w:val="0"/>
              <w:marBottom w:val="0"/>
              <w:divBdr>
                <w:top w:val="none" w:sz="0" w:space="0" w:color="auto"/>
                <w:left w:val="none" w:sz="0" w:space="0" w:color="auto"/>
                <w:bottom w:val="none" w:sz="0" w:space="0" w:color="auto"/>
                <w:right w:val="none" w:sz="0" w:space="0" w:color="auto"/>
              </w:divBdr>
            </w:div>
            <w:div w:id="1914705982">
              <w:marLeft w:val="0"/>
              <w:marRight w:val="0"/>
              <w:marTop w:val="0"/>
              <w:marBottom w:val="0"/>
              <w:divBdr>
                <w:top w:val="none" w:sz="0" w:space="0" w:color="auto"/>
                <w:left w:val="none" w:sz="0" w:space="0" w:color="auto"/>
                <w:bottom w:val="none" w:sz="0" w:space="0" w:color="auto"/>
                <w:right w:val="none" w:sz="0" w:space="0" w:color="auto"/>
              </w:divBdr>
            </w:div>
            <w:div w:id="1915773848">
              <w:marLeft w:val="0"/>
              <w:marRight w:val="0"/>
              <w:marTop w:val="0"/>
              <w:marBottom w:val="0"/>
              <w:divBdr>
                <w:top w:val="none" w:sz="0" w:space="0" w:color="auto"/>
                <w:left w:val="none" w:sz="0" w:space="0" w:color="auto"/>
                <w:bottom w:val="none" w:sz="0" w:space="0" w:color="auto"/>
                <w:right w:val="none" w:sz="0" w:space="0" w:color="auto"/>
              </w:divBdr>
            </w:div>
            <w:div w:id="1917519590">
              <w:marLeft w:val="0"/>
              <w:marRight w:val="0"/>
              <w:marTop w:val="0"/>
              <w:marBottom w:val="0"/>
              <w:divBdr>
                <w:top w:val="none" w:sz="0" w:space="0" w:color="auto"/>
                <w:left w:val="none" w:sz="0" w:space="0" w:color="auto"/>
                <w:bottom w:val="none" w:sz="0" w:space="0" w:color="auto"/>
                <w:right w:val="none" w:sz="0" w:space="0" w:color="auto"/>
              </w:divBdr>
            </w:div>
            <w:div w:id="1918517550">
              <w:marLeft w:val="0"/>
              <w:marRight w:val="0"/>
              <w:marTop w:val="0"/>
              <w:marBottom w:val="0"/>
              <w:divBdr>
                <w:top w:val="none" w:sz="0" w:space="0" w:color="auto"/>
                <w:left w:val="none" w:sz="0" w:space="0" w:color="auto"/>
                <w:bottom w:val="none" w:sz="0" w:space="0" w:color="auto"/>
                <w:right w:val="none" w:sz="0" w:space="0" w:color="auto"/>
              </w:divBdr>
            </w:div>
            <w:div w:id="1918859652">
              <w:marLeft w:val="0"/>
              <w:marRight w:val="0"/>
              <w:marTop w:val="0"/>
              <w:marBottom w:val="0"/>
              <w:divBdr>
                <w:top w:val="none" w:sz="0" w:space="0" w:color="auto"/>
                <w:left w:val="none" w:sz="0" w:space="0" w:color="auto"/>
                <w:bottom w:val="none" w:sz="0" w:space="0" w:color="auto"/>
                <w:right w:val="none" w:sz="0" w:space="0" w:color="auto"/>
              </w:divBdr>
            </w:div>
            <w:div w:id="1919166650">
              <w:marLeft w:val="0"/>
              <w:marRight w:val="0"/>
              <w:marTop w:val="0"/>
              <w:marBottom w:val="0"/>
              <w:divBdr>
                <w:top w:val="none" w:sz="0" w:space="0" w:color="auto"/>
                <w:left w:val="none" w:sz="0" w:space="0" w:color="auto"/>
                <w:bottom w:val="none" w:sz="0" w:space="0" w:color="auto"/>
                <w:right w:val="none" w:sz="0" w:space="0" w:color="auto"/>
              </w:divBdr>
            </w:div>
            <w:div w:id="1920552802">
              <w:marLeft w:val="0"/>
              <w:marRight w:val="0"/>
              <w:marTop w:val="0"/>
              <w:marBottom w:val="0"/>
              <w:divBdr>
                <w:top w:val="none" w:sz="0" w:space="0" w:color="auto"/>
                <w:left w:val="none" w:sz="0" w:space="0" w:color="auto"/>
                <w:bottom w:val="none" w:sz="0" w:space="0" w:color="auto"/>
                <w:right w:val="none" w:sz="0" w:space="0" w:color="auto"/>
              </w:divBdr>
            </w:div>
            <w:div w:id="1923831119">
              <w:marLeft w:val="0"/>
              <w:marRight w:val="0"/>
              <w:marTop w:val="0"/>
              <w:marBottom w:val="0"/>
              <w:divBdr>
                <w:top w:val="none" w:sz="0" w:space="0" w:color="auto"/>
                <w:left w:val="none" w:sz="0" w:space="0" w:color="auto"/>
                <w:bottom w:val="none" w:sz="0" w:space="0" w:color="auto"/>
                <w:right w:val="none" w:sz="0" w:space="0" w:color="auto"/>
              </w:divBdr>
            </w:div>
            <w:div w:id="1925143366">
              <w:marLeft w:val="0"/>
              <w:marRight w:val="0"/>
              <w:marTop w:val="0"/>
              <w:marBottom w:val="0"/>
              <w:divBdr>
                <w:top w:val="none" w:sz="0" w:space="0" w:color="auto"/>
                <w:left w:val="none" w:sz="0" w:space="0" w:color="auto"/>
                <w:bottom w:val="none" w:sz="0" w:space="0" w:color="auto"/>
                <w:right w:val="none" w:sz="0" w:space="0" w:color="auto"/>
              </w:divBdr>
            </w:div>
            <w:div w:id="1925676348">
              <w:marLeft w:val="0"/>
              <w:marRight w:val="0"/>
              <w:marTop w:val="0"/>
              <w:marBottom w:val="0"/>
              <w:divBdr>
                <w:top w:val="none" w:sz="0" w:space="0" w:color="auto"/>
                <w:left w:val="none" w:sz="0" w:space="0" w:color="auto"/>
                <w:bottom w:val="none" w:sz="0" w:space="0" w:color="auto"/>
                <w:right w:val="none" w:sz="0" w:space="0" w:color="auto"/>
              </w:divBdr>
            </w:div>
            <w:div w:id="1926305997">
              <w:marLeft w:val="0"/>
              <w:marRight w:val="0"/>
              <w:marTop w:val="0"/>
              <w:marBottom w:val="0"/>
              <w:divBdr>
                <w:top w:val="none" w:sz="0" w:space="0" w:color="auto"/>
                <w:left w:val="none" w:sz="0" w:space="0" w:color="auto"/>
                <w:bottom w:val="none" w:sz="0" w:space="0" w:color="auto"/>
                <w:right w:val="none" w:sz="0" w:space="0" w:color="auto"/>
              </w:divBdr>
            </w:div>
            <w:div w:id="1926524359">
              <w:marLeft w:val="0"/>
              <w:marRight w:val="0"/>
              <w:marTop w:val="0"/>
              <w:marBottom w:val="0"/>
              <w:divBdr>
                <w:top w:val="none" w:sz="0" w:space="0" w:color="auto"/>
                <w:left w:val="none" w:sz="0" w:space="0" w:color="auto"/>
                <w:bottom w:val="none" w:sz="0" w:space="0" w:color="auto"/>
                <w:right w:val="none" w:sz="0" w:space="0" w:color="auto"/>
              </w:divBdr>
            </w:div>
            <w:div w:id="1926576024">
              <w:marLeft w:val="0"/>
              <w:marRight w:val="0"/>
              <w:marTop w:val="0"/>
              <w:marBottom w:val="0"/>
              <w:divBdr>
                <w:top w:val="none" w:sz="0" w:space="0" w:color="auto"/>
                <w:left w:val="none" w:sz="0" w:space="0" w:color="auto"/>
                <w:bottom w:val="none" w:sz="0" w:space="0" w:color="auto"/>
                <w:right w:val="none" w:sz="0" w:space="0" w:color="auto"/>
              </w:divBdr>
            </w:div>
            <w:div w:id="1930118143">
              <w:marLeft w:val="0"/>
              <w:marRight w:val="0"/>
              <w:marTop w:val="0"/>
              <w:marBottom w:val="0"/>
              <w:divBdr>
                <w:top w:val="none" w:sz="0" w:space="0" w:color="auto"/>
                <w:left w:val="none" w:sz="0" w:space="0" w:color="auto"/>
                <w:bottom w:val="none" w:sz="0" w:space="0" w:color="auto"/>
                <w:right w:val="none" w:sz="0" w:space="0" w:color="auto"/>
              </w:divBdr>
            </w:div>
            <w:div w:id="1931544497">
              <w:marLeft w:val="0"/>
              <w:marRight w:val="0"/>
              <w:marTop w:val="0"/>
              <w:marBottom w:val="0"/>
              <w:divBdr>
                <w:top w:val="none" w:sz="0" w:space="0" w:color="auto"/>
                <w:left w:val="none" w:sz="0" w:space="0" w:color="auto"/>
                <w:bottom w:val="none" w:sz="0" w:space="0" w:color="auto"/>
                <w:right w:val="none" w:sz="0" w:space="0" w:color="auto"/>
              </w:divBdr>
            </w:div>
            <w:div w:id="1932202051">
              <w:marLeft w:val="0"/>
              <w:marRight w:val="0"/>
              <w:marTop w:val="0"/>
              <w:marBottom w:val="0"/>
              <w:divBdr>
                <w:top w:val="none" w:sz="0" w:space="0" w:color="auto"/>
                <w:left w:val="none" w:sz="0" w:space="0" w:color="auto"/>
                <w:bottom w:val="none" w:sz="0" w:space="0" w:color="auto"/>
                <w:right w:val="none" w:sz="0" w:space="0" w:color="auto"/>
              </w:divBdr>
            </w:div>
            <w:div w:id="1933278384">
              <w:marLeft w:val="0"/>
              <w:marRight w:val="0"/>
              <w:marTop w:val="0"/>
              <w:marBottom w:val="0"/>
              <w:divBdr>
                <w:top w:val="none" w:sz="0" w:space="0" w:color="auto"/>
                <w:left w:val="none" w:sz="0" w:space="0" w:color="auto"/>
                <w:bottom w:val="none" w:sz="0" w:space="0" w:color="auto"/>
                <w:right w:val="none" w:sz="0" w:space="0" w:color="auto"/>
              </w:divBdr>
            </w:div>
            <w:div w:id="1937517866">
              <w:marLeft w:val="0"/>
              <w:marRight w:val="0"/>
              <w:marTop w:val="0"/>
              <w:marBottom w:val="0"/>
              <w:divBdr>
                <w:top w:val="none" w:sz="0" w:space="0" w:color="auto"/>
                <w:left w:val="none" w:sz="0" w:space="0" w:color="auto"/>
                <w:bottom w:val="none" w:sz="0" w:space="0" w:color="auto"/>
                <w:right w:val="none" w:sz="0" w:space="0" w:color="auto"/>
              </w:divBdr>
            </w:div>
            <w:div w:id="1937975030">
              <w:marLeft w:val="0"/>
              <w:marRight w:val="0"/>
              <w:marTop w:val="0"/>
              <w:marBottom w:val="0"/>
              <w:divBdr>
                <w:top w:val="none" w:sz="0" w:space="0" w:color="auto"/>
                <w:left w:val="none" w:sz="0" w:space="0" w:color="auto"/>
                <w:bottom w:val="none" w:sz="0" w:space="0" w:color="auto"/>
                <w:right w:val="none" w:sz="0" w:space="0" w:color="auto"/>
              </w:divBdr>
            </w:div>
            <w:div w:id="1941402412">
              <w:marLeft w:val="0"/>
              <w:marRight w:val="0"/>
              <w:marTop w:val="0"/>
              <w:marBottom w:val="0"/>
              <w:divBdr>
                <w:top w:val="none" w:sz="0" w:space="0" w:color="auto"/>
                <w:left w:val="none" w:sz="0" w:space="0" w:color="auto"/>
                <w:bottom w:val="none" w:sz="0" w:space="0" w:color="auto"/>
                <w:right w:val="none" w:sz="0" w:space="0" w:color="auto"/>
              </w:divBdr>
            </w:div>
            <w:div w:id="1943298745">
              <w:marLeft w:val="0"/>
              <w:marRight w:val="0"/>
              <w:marTop w:val="0"/>
              <w:marBottom w:val="0"/>
              <w:divBdr>
                <w:top w:val="none" w:sz="0" w:space="0" w:color="auto"/>
                <w:left w:val="none" w:sz="0" w:space="0" w:color="auto"/>
                <w:bottom w:val="none" w:sz="0" w:space="0" w:color="auto"/>
                <w:right w:val="none" w:sz="0" w:space="0" w:color="auto"/>
              </w:divBdr>
            </w:div>
            <w:div w:id="1944877011">
              <w:marLeft w:val="0"/>
              <w:marRight w:val="0"/>
              <w:marTop w:val="0"/>
              <w:marBottom w:val="0"/>
              <w:divBdr>
                <w:top w:val="none" w:sz="0" w:space="0" w:color="auto"/>
                <w:left w:val="none" w:sz="0" w:space="0" w:color="auto"/>
                <w:bottom w:val="none" w:sz="0" w:space="0" w:color="auto"/>
                <w:right w:val="none" w:sz="0" w:space="0" w:color="auto"/>
              </w:divBdr>
            </w:div>
            <w:div w:id="1945527382">
              <w:marLeft w:val="0"/>
              <w:marRight w:val="0"/>
              <w:marTop w:val="0"/>
              <w:marBottom w:val="0"/>
              <w:divBdr>
                <w:top w:val="none" w:sz="0" w:space="0" w:color="auto"/>
                <w:left w:val="none" w:sz="0" w:space="0" w:color="auto"/>
                <w:bottom w:val="none" w:sz="0" w:space="0" w:color="auto"/>
                <w:right w:val="none" w:sz="0" w:space="0" w:color="auto"/>
              </w:divBdr>
            </w:div>
            <w:div w:id="1947031900">
              <w:marLeft w:val="0"/>
              <w:marRight w:val="0"/>
              <w:marTop w:val="0"/>
              <w:marBottom w:val="0"/>
              <w:divBdr>
                <w:top w:val="none" w:sz="0" w:space="0" w:color="auto"/>
                <w:left w:val="none" w:sz="0" w:space="0" w:color="auto"/>
                <w:bottom w:val="none" w:sz="0" w:space="0" w:color="auto"/>
                <w:right w:val="none" w:sz="0" w:space="0" w:color="auto"/>
              </w:divBdr>
            </w:div>
            <w:div w:id="1948003499">
              <w:marLeft w:val="0"/>
              <w:marRight w:val="0"/>
              <w:marTop w:val="0"/>
              <w:marBottom w:val="0"/>
              <w:divBdr>
                <w:top w:val="none" w:sz="0" w:space="0" w:color="auto"/>
                <w:left w:val="none" w:sz="0" w:space="0" w:color="auto"/>
                <w:bottom w:val="none" w:sz="0" w:space="0" w:color="auto"/>
                <w:right w:val="none" w:sz="0" w:space="0" w:color="auto"/>
              </w:divBdr>
            </w:div>
            <w:div w:id="1948810269">
              <w:marLeft w:val="0"/>
              <w:marRight w:val="0"/>
              <w:marTop w:val="0"/>
              <w:marBottom w:val="0"/>
              <w:divBdr>
                <w:top w:val="none" w:sz="0" w:space="0" w:color="auto"/>
                <w:left w:val="none" w:sz="0" w:space="0" w:color="auto"/>
                <w:bottom w:val="none" w:sz="0" w:space="0" w:color="auto"/>
                <w:right w:val="none" w:sz="0" w:space="0" w:color="auto"/>
              </w:divBdr>
            </w:div>
            <w:div w:id="1949388061">
              <w:marLeft w:val="0"/>
              <w:marRight w:val="0"/>
              <w:marTop w:val="0"/>
              <w:marBottom w:val="0"/>
              <w:divBdr>
                <w:top w:val="none" w:sz="0" w:space="0" w:color="auto"/>
                <w:left w:val="none" w:sz="0" w:space="0" w:color="auto"/>
                <w:bottom w:val="none" w:sz="0" w:space="0" w:color="auto"/>
                <w:right w:val="none" w:sz="0" w:space="0" w:color="auto"/>
              </w:divBdr>
            </w:div>
            <w:div w:id="1949579779">
              <w:marLeft w:val="0"/>
              <w:marRight w:val="0"/>
              <w:marTop w:val="0"/>
              <w:marBottom w:val="0"/>
              <w:divBdr>
                <w:top w:val="none" w:sz="0" w:space="0" w:color="auto"/>
                <w:left w:val="none" w:sz="0" w:space="0" w:color="auto"/>
                <w:bottom w:val="none" w:sz="0" w:space="0" w:color="auto"/>
                <w:right w:val="none" w:sz="0" w:space="0" w:color="auto"/>
              </w:divBdr>
            </w:div>
            <w:div w:id="1951283051">
              <w:marLeft w:val="0"/>
              <w:marRight w:val="0"/>
              <w:marTop w:val="0"/>
              <w:marBottom w:val="0"/>
              <w:divBdr>
                <w:top w:val="none" w:sz="0" w:space="0" w:color="auto"/>
                <w:left w:val="none" w:sz="0" w:space="0" w:color="auto"/>
                <w:bottom w:val="none" w:sz="0" w:space="0" w:color="auto"/>
                <w:right w:val="none" w:sz="0" w:space="0" w:color="auto"/>
              </w:divBdr>
            </w:div>
            <w:div w:id="1951474845">
              <w:marLeft w:val="0"/>
              <w:marRight w:val="0"/>
              <w:marTop w:val="0"/>
              <w:marBottom w:val="0"/>
              <w:divBdr>
                <w:top w:val="none" w:sz="0" w:space="0" w:color="auto"/>
                <w:left w:val="none" w:sz="0" w:space="0" w:color="auto"/>
                <w:bottom w:val="none" w:sz="0" w:space="0" w:color="auto"/>
                <w:right w:val="none" w:sz="0" w:space="0" w:color="auto"/>
              </w:divBdr>
            </w:div>
            <w:div w:id="1955555163">
              <w:marLeft w:val="0"/>
              <w:marRight w:val="0"/>
              <w:marTop w:val="0"/>
              <w:marBottom w:val="0"/>
              <w:divBdr>
                <w:top w:val="none" w:sz="0" w:space="0" w:color="auto"/>
                <w:left w:val="none" w:sz="0" w:space="0" w:color="auto"/>
                <w:bottom w:val="none" w:sz="0" w:space="0" w:color="auto"/>
                <w:right w:val="none" w:sz="0" w:space="0" w:color="auto"/>
              </w:divBdr>
            </w:div>
            <w:div w:id="1957834276">
              <w:marLeft w:val="0"/>
              <w:marRight w:val="0"/>
              <w:marTop w:val="0"/>
              <w:marBottom w:val="0"/>
              <w:divBdr>
                <w:top w:val="none" w:sz="0" w:space="0" w:color="auto"/>
                <w:left w:val="none" w:sz="0" w:space="0" w:color="auto"/>
                <w:bottom w:val="none" w:sz="0" w:space="0" w:color="auto"/>
                <w:right w:val="none" w:sz="0" w:space="0" w:color="auto"/>
              </w:divBdr>
            </w:div>
            <w:div w:id="1958678757">
              <w:marLeft w:val="0"/>
              <w:marRight w:val="0"/>
              <w:marTop w:val="0"/>
              <w:marBottom w:val="0"/>
              <w:divBdr>
                <w:top w:val="none" w:sz="0" w:space="0" w:color="auto"/>
                <w:left w:val="none" w:sz="0" w:space="0" w:color="auto"/>
                <w:bottom w:val="none" w:sz="0" w:space="0" w:color="auto"/>
                <w:right w:val="none" w:sz="0" w:space="0" w:color="auto"/>
              </w:divBdr>
            </w:div>
            <w:div w:id="1960646285">
              <w:marLeft w:val="0"/>
              <w:marRight w:val="0"/>
              <w:marTop w:val="0"/>
              <w:marBottom w:val="0"/>
              <w:divBdr>
                <w:top w:val="none" w:sz="0" w:space="0" w:color="auto"/>
                <w:left w:val="none" w:sz="0" w:space="0" w:color="auto"/>
                <w:bottom w:val="none" w:sz="0" w:space="0" w:color="auto"/>
                <w:right w:val="none" w:sz="0" w:space="0" w:color="auto"/>
              </w:divBdr>
            </w:div>
            <w:div w:id="1961179291">
              <w:marLeft w:val="0"/>
              <w:marRight w:val="0"/>
              <w:marTop w:val="0"/>
              <w:marBottom w:val="0"/>
              <w:divBdr>
                <w:top w:val="none" w:sz="0" w:space="0" w:color="auto"/>
                <w:left w:val="none" w:sz="0" w:space="0" w:color="auto"/>
                <w:bottom w:val="none" w:sz="0" w:space="0" w:color="auto"/>
                <w:right w:val="none" w:sz="0" w:space="0" w:color="auto"/>
              </w:divBdr>
            </w:div>
            <w:div w:id="1961758737">
              <w:marLeft w:val="0"/>
              <w:marRight w:val="0"/>
              <w:marTop w:val="0"/>
              <w:marBottom w:val="0"/>
              <w:divBdr>
                <w:top w:val="none" w:sz="0" w:space="0" w:color="auto"/>
                <w:left w:val="none" w:sz="0" w:space="0" w:color="auto"/>
                <w:bottom w:val="none" w:sz="0" w:space="0" w:color="auto"/>
                <w:right w:val="none" w:sz="0" w:space="0" w:color="auto"/>
              </w:divBdr>
            </w:div>
            <w:div w:id="1963808082">
              <w:marLeft w:val="0"/>
              <w:marRight w:val="0"/>
              <w:marTop w:val="0"/>
              <w:marBottom w:val="0"/>
              <w:divBdr>
                <w:top w:val="none" w:sz="0" w:space="0" w:color="auto"/>
                <w:left w:val="none" w:sz="0" w:space="0" w:color="auto"/>
                <w:bottom w:val="none" w:sz="0" w:space="0" w:color="auto"/>
                <w:right w:val="none" w:sz="0" w:space="0" w:color="auto"/>
              </w:divBdr>
            </w:div>
            <w:div w:id="1965310523">
              <w:marLeft w:val="0"/>
              <w:marRight w:val="0"/>
              <w:marTop w:val="0"/>
              <w:marBottom w:val="0"/>
              <w:divBdr>
                <w:top w:val="none" w:sz="0" w:space="0" w:color="auto"/>
                <w:left w:val="none" w:sz="0" w:space="0" w:color="auto"/>
                <w:bottom w:val="none" w:sz="0" w:space="0" w:color="auto"/>
                <w:right w:val="none" w:sz="0" w:space="0" w:color="auto"/>
              </w:divBdr>
            </w:div>
            <w:div w:id="1965573980">
              <w:marLeft w:val="0"/>
              <w:marRight w:val="0"/>
              <w:marTop w:val="0"/>
              <w:marBottom w:val="0"/>
              <w:divBdr>
                <w:top w:val="none" w:sz="0" w:space="0" w:color="auto"/>
                <w:left w:val="none" w:sz="0" w:space="0" w:color="auto"/>
                <w:bottom w:val="none" w:sz="0" w:space="0" w:color="auto"/>
                <w:right w:val="none" w:sz="0" w:space="0" w:color="auto"/>
              </w:divBdr>
            </w:div>
            <w:div w:id="1969047619">
              <w:marLeft w:val="0"/>
              <w:marRight w:val="0"/>
              <w:marTop w:val="0"/>
              <w:marBottom w:val="0"/>
              <w:divBdr>
                <w:top w:val="none" w:sz="0" w:space="0" w:color="auto"/>
                <w:left w:val="none" w:sz="0" w:space="0" w:color="auto"/>
                <w:bottom w:val="none" w:sz="0" w:space="0" w:color="auto"/>
                <w:right w:val="none" w:sz="0" w:space="0" w:color="auto"/>
              </w:divBdr>
            </w:div>
            <w:div w:id="1969314350">
              <w:marLeft w:val="0"/>
              <w:marRight w:val="0"/>
              <w:marTop w:val="0"/>
              <w:marBottom w:val="0"/>
              <w:divBdr>
                <w:top w:val="none" w:sz="0" w:space="0" w:color="auto"/>
                <w:left w:val="none" w:sz="0" w:space="0" w:color="auto"/>
                <w:bottom w:val="none" w:sz="0" w:space="0" w:color="auto"/>
                <w:right w:val="none" w:sz="0" w:space="0" w:color="auto"/>
              </w:divBdr>
            </w:div>
            <w:div w:id="1969358367">
              <w:marLeft w:val="0"/>
              <w:marRight w:val="0"/>
              <w:marTop w:val="0"/>
              <w:marBottom w:val="0"/>
              <w:divBdr>
                <w:top w:val="none" w:sz="0" w:space="0" w:color="auto"/>
                <w:left w:val="none" w:sz="0" w:space="0" w:color="auto"/>
                <w:bottom w:val="none" w:sz="0" w:space="0" w:color="auto"/>
                <w:right w:val="none" w:sz="0" w:space="0" w:color="auto"/>
              </w:divBdr>
            </w:div>
            <w:div w:id="1970894914">
              <w:marLeft w:val="0"/>
              <w:marRight w:val="0"/>
              <w:marTop w:val="0"/>
              <w:marBottom w:val="0"/>
              <w:divBdr>
                <w:top w:val="none" w:sz="0" w:space="0" w:color="auto"/>
                <w:left w:val="none" w:sz="0" w:space="0" w:color="auto"/>
                <w:bottom w:val="none" w:sz="0" w:space="0" w:color="auto"/>
                <w:right w:val="none" w:sz="0" w:space="0" w:color="auto"/>
              </w:divBdr>
            </w:div>
            <w:div w:id="1971939973">
              <w:marLeft w:val="0"/>
              <w:marRight w:val="0"/>
              <w:marTop w:val="0"/>
              <w:marBottom w:val="0"/>
              <w:divBdr>
                <w:top w:val="none" w:sz="0" w:space="0" w:color="auto"/>
                <w:left w:val="none" w:sz="0" w:space="0" w:color="auto"/>
                <w:bottom w:val="none" w:sz="0" w:space="0" w:color="auto"/>
                <w:right w:val="none" w:sz="0" w:space="0" w:color="auto"/>
              </w:divBdr>
            </w:div>
            <w:div w:id="1973749538">
              <w:marLeft w:val="0"/>
              <w:marRight w:val="0"/>
              <w:marTop w:val="0"/>
              <w:marBottom w:val="0"/>
              <w:divBdr>
                <w:top w:val="none" w:sz="0" w:space="0" w:color="auto"/>
                <w:left w:val="none" w:sz="0" w:space="0" w:color="auto"/>
                <w:bottom w:val="none" w:sz="0" w:space="0" w:color="auto"/>
                <w:right w:val="none" w:sz="0" w:space="0" w:color="auto"/>
              </w:divBdr>
            </w:div>
            <w:div w:id="1973903555">
              <w:marLeft w:val="0"/>
              <w:marRight w:val="0"/>
              <w:marTop w:val="0"/>
              <w:marBottom w:val="0"/>
              <w:divBdr>
                <w:top w:val="none" w:sz="0" w:space="0" w:color="auto"/>
                <w:left w:val="none" w:sz="0" w:space="0" w:color="auto"/>
                <w:bottom w:val="none" w:sz="0" w:space="0" w:color="auto"/>
                <w:right w:val="none" w:sz="0" w:space="0" w:color="auto"/>
              </w:divBdr>
            </w:div>
            <w:div w:id="1974286548">
              <w:marLeft w:val="0"/>
              <w:marRight w:val="0"/>
              <w:marTop w:val="0"/>
              <w:marBottom w:val="0"/>
              <w:divBdr>
                <w:top w:val="none" w:sz="0" w:space="0" w:color="auto"/>
                <w:left w:val="none" w:sz="0" w:space="0" w:color="auto"/>
                <w:bottom w:val="none" w:sz="0" w:space="0" w:color="auto"/>
                <w:right w:val="none" w:sz="0" w:space="0" w:color="auto"/>
              </w:divBdr>
            </w:div>
            <w:div w:id="1974556190">
              <w:marLeft w:val="0"/>
              <w:marRight w:val="0"/>
              <w:marTop w:val="0"/>
              <w:marBottom w:val="0"/>
              <w:divBdr>
                <w:top w:val="none" w:sz="0" w:space="0" w:color="auto"/>
                <w:left w:val="none" w:sz="0" w:space="0" w:color="auto"/>
                <w:bottom w:val="none" w:sz="0" w:space="0" w:color="auto"/>
                <w:right w:val="none" w:sz="0" w:space="0" w:color="auto"/>
              </w:divBdr>
            </w:div>
            <w:div w:id="1974939037">
              <w:marLeft w:val="0"/>
              <w:marRight w:val="0"/>
              <w:marTop w:val="0"/>
              <w:marBottom w:val="0"/>
              <w:divBdr>
                <w:top w:val="none" w:sz="0" w:space="0" w:color="auto"/>
                <w:left w:val="none" w:sz="0" w:space="0" w:color="auto"/>
                <w:bottom w:val="none" w:sz="0" w:space="0" w:color="auto"/>
                <w:right w:val="none" w:sz="0" w:space="0" w:color="auto"/>
              </w:divBdr>
            </w:div>
            <w:div w:id="1975744638">
              <w:marLeft w:val="0"/>
              <w:marRight w:val="0"/>
              <w:marTop w:val="0"/>
              <w:marBottom w:val="0"/>
              <w:divBdr>
                <w:top w:val="none" w:sz="0" w:space="0" w:color="auto"/>
                <w:left w:val="none" w:sz="0" w:space="0" w:color="auto"/>
                <w:bottom w:val="none" w:sz="0" w:space="0" w:color="auto"/>
                <w:right w:val="none" w:sz="0" w:space="0" w:color="auto"/>
              </w:divBdr>
            </w:div>
            <w:div w:id="1976252620">
              <w:marLeft w:val="0"/>
              <w:marRight w:val="0"/>
              <w:marTop w:val="0"/>
              <w:marBottom w:val="0"/>
              <w:divBdr>
                <w:top w:val="none" w:sz="0" w:space="0" w:color="auto"/>
                <w:left w:val="none" w:sz="0" w:space="0" w:color="auto"/>
                <w:bottom w:val="none" w:sz="0" w:space="0" w:color="auto"/>
                <w:right w:val="none" w:sz="0" w:space="0" w:color="auto"/>
              </w:divBdr>
              <w:divsChild>
                <w:div w:id="153885064">
                  <w:marLeft w:val="0"/>
                  <w:marRight w:val="0"/>
                  <w:marTop w:val="0"/>
                  <w:marBottom w:val="0"/>
                  <w:divBdr>
                    <w:top w:val="none" w:sz="0" w:space="0" w:color="auto"/>
                    <w:left w:val="none" w:sz="0" w:space="0" w:color="auto"/>
                    <w:bottom w:val="none" w:sz="0" w:space="0" w:color="auto"/>
                    <w:right w:val="none" w:sz="0" w:space="0" w:color="auto"/>
                  </w:divBdr>
                </w:div>
                <w:div w:id="357246263">
                  <w:marLeft w:val="0"/>
                  <w:marRight w:val="0"/>
                  <w:marTop w:val="0"/>
                  <w:marBottom w:val="0"/>
                  <w:divBdr>
                    <w:top w:val="none" w:sz="0" w:space="0" w:color="auto"/>
                    <w:left w:val="none" w:sz="0" w:space="0" w:color="auto"/>
                    <w:bottom w:val="none" w:sz="0" w:space="0" w:color="auto"/>
                    <w:right w:val="none" w:sz="0" w:space="0" w:color="auto"/>
                  </w:divBdr>
                </w:div>
                <w:div w:id="369651050">
                  <w:marLeft w:val="0"/>
                  <w:marRight w:val="0"/>
                  <w:marTop w:val="0"/>
                  <w:marBottom w:val="0"/>
                  <w:divBdr>
                    <w:top w:val="none" w:sz="0" w:space="0" w:color="auto"/>
                    <w:left w:val="none" w:sz="0" w:space="0" w:color="auto"/>
                    <w:bottom w:val="none" w:sz="0" w:space="0" w:color="auto"/>
                    <w:right w:val="none" w:sz="0" w:space="0" w:color="auto"/>
                  </w:divBdr>
                </w:div>
                <w:div w:id="453905837">
                  <w:marLeft w:val="0"/>
                  <w:marRight w:val="0"/>
                  <w:marTop w:val="0"/>
                  <w:marBottom w:val="0"/>
                  <w:divBdr>
                    <w:top w:val="none" w:sz="0" w:space="0" w:color="auto"/>
                    <w:left w:val="none" w:sz="0" w:space="0" w:color="auto"/>
                    <w:bottom w:val="none" w:sz="0" w:space="0" w:color="auto"/>
                    <w:right w:val="none" w:sz="0" w:space="0" w:color="auto"/>
                  </w:divBdr>
                </w:div>
                <w:div w:id="633949103">
                  <w:marLeft w:val="0"/>
                  <w:marRight w:val="0"/>
                  <w:marTop w:val="0"/>
                  <w:marBottom w:val="0"/>
                  <w:divBdr>
                    <w:top w:val="none" w:sz="0" w:space="0" w:color="auto"/>
                    <w:left w:val="none" w:sz="0" w:space="0" w:color="auto"/>
                    <w:bottom w:val="none" w:sz="0" w:space="0" w:color="auto"/>
                    <w:right w:val="none" w:sz="0" w:space="0" w:color="auto"/>
                  </w:divBdr>
                </w:div>
                <w:div w:id="808942407">
                  <w:marLeft w:val="0"/>
                  <w:marRight w:val="0"/>
                  <w:marTop w:val="0"/>
                  <w:marBottom w:val="0"/>
                  <w:divBdr>
                    <w:top w:val="none" w:sz="0" w:space="0" w:color="auto"/>
                    <w:left w:val="none" w:sz="0" w:space="0" w:color="auto"/>
                    <w:bottom w:val="none" w:sz="0" w:space="0" w:color="auto"/>
                    <w:right w:val="none" w:sz="0" w:space="0" w:color="auto"/>
                  </w:divBdr>
                </w:div>
                <w:div w:id="990869100">
                  <w:marLeft w:val="0"/>
                  <w:marRight w:val="0"/>
                  <w:marTop w:val="0"/>
                  <w:marBottom w:val="0"/>
                  <w:divBdr>
                    <w:top w:val="none" w:sz="0" w:space="0" w:color="auto"/>
                    <w:left w:val="none" w:sz="0" w:space="0" w:color="auto"/>
                    <w:bottom w:val="none" w:sz="0" w:space="0" w:color="auto"/>
                    <w:right w:val="none" w:sz="0" w:space="0" w:color="auto"/>
                  </w:divBdr>
                </w:div>
                <w:div w:id="1032919047">
                  <w:marLeft w:val="0"/>
                  <w:marRight w:val="0"/>
                  <w:marTop w:val="0"/>
                  <w:marBottom w:val="0"/>
                  <w:divBdr>
                    <w:top w:val="none" w:sz="0" w:space="0" w:color="auto"/>
                    <w:left w:val="none" w:sz="0" w:space="0" w:color="auto"/>
                    <w:bottom w:val="none" w:sz="0" w:space="0" w:color="auto"/>
                    <w:right w:val="none" w:sz="0" w:space="0" w:color="auto"/>
                  </w:divBdr>
                </w:div>
                <w:div w:id="1036850025">
                  <w:marLeft w:val="0"/>
                  <w:marRight w:val="0"/>
                  <w:marTop w:val="0"/>
                  <w:marBottom w:val="0"/>
                  <w:divBdr>
                    <w:top w:val="none" w:sz="0" w:space="0" w:color="auto"/>
                    <w:left w:val="none" w:sz="0" w:space="0" w:color="auto"/>
                    <w:bottom w:val="none" w:sz="0" w:space="0" w:color="auto"/>
                    <w:right w:val="none" w:sz="0" w:space="0" w:color="auto"/>
                  </w:divBdr>
                </w:div>
                <w:div w:id="1062018575">
                  <w:marLeft w:val="0"/>
                  <w:marRight w:val="0"/>
                  <w:marTop w:val="0"/>
                  <w:marBottom w:val="0"/>
                  <w:divBdr>
                    <w:top w:val="none" w:sz="0" w:space="0" w:color="auto"/>
                    <w:left w:val="none" w:sz="0" w:space="0" w:color="auto"/>
                    <w:bottom w:val="none" w:sz="0" w:space="0" w:color="auto"/>
                    <w:right w:val="none" w:sz="0" w:space="0" w:color="auto"/>
                  </w:divBdr>
                </w:div>
                <w:div w:id="1674380568">
                  <w:marLeft w:val="0"/>
                  <w:marRight w:val="0"/>
                  <w:marTop w:val="0"/>
                  <w:marBottom w:val="0"/>
                  <w:divBdr>
                    <w:top w:val="none" w:sz="0" w:space="0" w:color="auto"/>
                    <w:left w:val="none" w:sz="0" w:space="0" w:color="auto"/>
                    <w:bottom w:val="none" w:sz="0" w:space="0" w:color="auto"/>
                    <w:right w:val="none" w:sz="0" w:space="0" w:color="auto"/>
                  </w:divBdr>
                </w:div>
                <w:div w:id="1746605669">
                  <w:marLeft w:val="0"/>
                  <w:marRight w:val="0"/>
                  <w:marTop w:val="0"/>
                  <w:marBottom w:val="0"/>
                  <w:divBdr>
                    <w:top w:val="none" w:sz="0" w:space="0" w:color="auto"/>
                    <w:left w:val="none" w:sz="0" w:space="0" w:color="auto"/>
                    <w:bottom w:val="none" w:sz="0" w:space="0" w:color="auto"/>
                    <w:right w:val="none" w:sz="0" w:space="0" w:color="auto"/>
                  </w:divBdr>
                </w:div>
                <w:div w:id="1957642505">
                  <w:marLeft w:val="0"/>
                  <w:marRight w:val="0"/>
                  <w:marTop w:val="0"/>
                  <w:marBottom w:val="0"/>
                  <w:divBdr>
                    <w:top w:val="none" w:sz="0" w:space="0" w:color="auto"/>
                    <w:left w:val="none" w:sz="0" w:space="0" w:color="auto"/>
                    <w:bottom w:val="none" w:sz="0" w:space="0" w:color="auto"/>
                    <w:right w:val="none" w:sz="0" w:space="0" w:color="auto"/>
                  </w:divBdr>
                </w:div>
              </w:divsChild>
            </w:div>
            <w:div w:id="1977174554">
              <w:marLeft w:val="0"/>
              <w:marRight w:val="0"/>
              <w:marTop w:val="0"/>
              <w:marBottom w:val="0"/>
              <w:divBdr>
                <w:top w:val="none" w:sz="0" w:space="0" w:color="auto"/>
                <w:left w:val="none" w:sz="0" w:space="0" w:color="auto"/>
                <w:bottom w:val="none" w:sz="0" w:space="0" w:color="auto"/>
                <w:right w:val="none" w:sz="0" w:space="0" w:color="auto"/>
              </w:divBdr>
            </w:div>
            <w:div w:id="1978292047">
              <w:marLeft w:val="0"/>
              <w:marRight w:val="0"/>
              <w:marTop w:val="0"/>
              <w:marBottom w:val="0"/>
              <w:divBdr>
                <w:top w:val="none" w:sz="0" w:space="0" w:color="auto"/>
                <w:left w:val="none" w:sz="0" w:space="0" w:color="auto"/>
                <w:bottom w:val="none" w:sz="0" w:space="0" w:color="auto"/>
                <w:right w:val="none" w:sz="0" w:space="0" w:color="auto"/>
              </w:divBdr>
            </w:div>
            <w:div w:id="1981616846">
              <w:marLeft w:val="0"/>
              <w:marRight w:val="0"/>
              <w:marTop w:val="0"/>
              <w:marBottom w:val="0"/>
              <w:divBdr>
                <w:top w:val="none" w:sz="0" w:space="0" w:color="auto"/>
                <w:left w:val="none" w:sz="0" w:space="0" w:color="auto"/>
                <w:bottom w:val="none" w:sz="0" w:space="0" w:color="auto"/>
                <w:right w:val="none" w:sz="0" w:space="0" w:color="auto"/>
              </w:divBdr>
            </w:div>
            <w:div w:id="1983383585">
              <w:marLeft w:val="0"/>
              <w:marRight w:val="0"/>
              <w:marTop w:val="0"/>
              <w:marBottom w:val="0"/>
              <w:divBdr>
                <w:top w:val="none" w:sz="0" w:space="0" w:color="auto"/>
                <w:left w:val="none" w:sz="0" w:space="0" w:color="auto"/>
                <w:bottom w:val="none" w:sz="0" w:space="0" w:color="auto"/>
                <w:right w:val="none" w:sz="0" w:space="0" w:color="auto"/>
              </w:divBdr>
            </w:div>
            <w:div w:id="1983997213">
              <w:marLeft w:val="0"/>
              <w:marRight w:val="0"/>
              <w:marTop w:val="0"/>
              <w:marBottom w:val="0"/>
              <w:divBdr>
                <w:top w:val="none" w:sz="0" w:space="0" w:color="auto"/>
                <w:left w:val="none" w:sz="0" w:space="0" w:color="auto"/>
                <w:bottom w:val="none" w:sz="0" w:space="0" w:color="auto"/>
                <w:right w:val="none" w:sz="0" w:space="0" w:color="auto"/>
              </w:divBdr>
            </w:div>
            <w:div w:id="1984235906">
              <w:marLeft w:val="0"/>
              <w:marRight w:val="0"/>
              <w:marTop w:val="0"/>
              <w:marBottom w:val="0"/>
              <w:divBdr>
                <w:top w:val="none" w:sz="0" w:space="0" w:color="auto"/>
                <w:left w:val="none" w:sz="0" w:space="0" w:color="auto"/>
                <w:bottom w:val="none" w:sz="0" w:space="0" w:color="auto"/>
                <w:right w:val="none" w:sz="0" w:space="0" w:color="auto"/>
              </w:divBdr>
            </w:div>
            <w:div w:id="1984692817">
              <w:marLeft w:val="0"/>
              <w:marRight w:val="0"/>
              <w:marTop w:val="0"/>
              <w:marBottom w:val="0"/>
              <w:divBdr>
                <w:top w:val="none" w:sz="0" w:space="0" w:color="auto"/>
                <w:left w:val="none" w:sz="0" w:space="0" w:color="auto"/>
                <w:bottom w:val="none" w:sz="0" w:space="0" w:color="auto"/>
                <w:right w:val="none" w:sz="0" w:space="0" w:color="auto"/>
              </w:divBdr>
            </w:div>
            <w:div w:id="1984701807">
              <w:marLeft w:val="0"/>
              <w:marRight w:val="0"/>
              <w:marTop w:val="0"/>
              <w:marBottom w:val="0"/>
              <w:divBdr>
                <w:top w:val="none" w:sz="0" w:space="0" w:color="auto"/>
                <w:left w:val="none" w:sz="0" w:space="0" w:color="auto"/>
                <w:bottom w:val="none" w:sz="0" w:space="0" w:color="auto"/>
                <w:right w:val="none" w:sz="0" w:space="0" w:color="auto"/>
              </w:divBdr>
            </w:div>
            <w:div w:id="1984963195">
              <w:marLeft w:val="0"/>
              <w:marRight w:val="0"/>
              <w:marTop w:val="0"/>
              <w:marBottom w:val="0"/>
              <w:divBdr>
                <w:top w:val="none" w:sz="0" w:space="0" w:color="auto"/>
                <w:left w:val="none" w:sz="0" w:space="0" w:color="auto"/>
                <w:bottom w:val="none" w:sz="0" w:space="0" w:color="auto"/>
                <w:right w:val="none" w:sz="0" w:space="0" w:color="auto"/>
              </w:divBdr>
            </w:div>
            <w:div w:id="1987125096">
              <w:marLeft w:val="0"/>
              <w:marRight w:val="0"/>
              <w:marTop w:val="0"/>
              <w:marBottom w:val="0"/>
              <w:divBdr>
                <w:top w:val="none" w:sz="0" w:space="0" w:color="auto"/>
                <w:left w:val="none" w:sz="0" w:space="0" w:color="auto"/>
                <w:bottom w:val="none" w:sz="0" w:space="0" w:color="auto"/>
                <w:right w:val="none" w:sz="0" w:space="0" w:color="auto"/>
              </w:divBdr>
            </w:div>
            <w:div w:id="1989432527">
              <w:marLeft w:val="0"/>
              <w:marRight w:val="0"/>
              <w:marTop w:val="0"/>
              <w:marBottom w:val="0"/>
              <w:divBdr>
                <w:top w:val="none" w:sz="0" w:space="0" w:color="auto"/>
                <w:left w:val="none" w:sz="0" w:space="0" w:color="auto"/>
                <w:bottom w:val="none" w:sz="0" w:space="0" w:color="auto"/>
                <w:right w:val="none" w:sz="0" w:space="0" w:color="auto"/>
              </w:divBdr>
            </w:div>
            <w:div w:id="1989705103">
              <w:marLeft w:val="0"/>
              <w:marRight w:val="0"/>
              <w:marTop w:val="0"/>
              <w:marBottom w:val="0"/>
              <w:divBdr>
                <w:top w:val="none" w:sz="0" w:space="0" w:color="auto"/>
                <w:left w:val="none" w:sz="0" w:space="0" w:color="auto"/>
                <w:bottom w:val="none" w:sz="0" w:space="0" w:color="auto"/>
                <w:right w:val="none" w:sz="0" w:space="0" w:color="auto"/>
              </w:divBdr>
            </w:div>
            <w:div w:id="1990866363">
              <w:marLeft w:val="0"/>
              <w:marRight w:val="0"/>
              <w:marTop w:val="0"/>
              <w:marBottom w:val="0"/>
              <w:divBdr>
                <w:top w:val="none" w:sz="0" w:space="0" w:color="auto"/>
                <w:left w:val="none" w:sz="0" w:space="0" w:color="auto"/>
                <w:bottom w:val="none" w:sz="0" w:space="0" w:color="auto"/>
                <w:right w:val="none" w:sz="0" w:space="0" w:color="auto"/>
              </w:divBdr>
            </w:div>
            <w:div w:id="1991901431">
              <w:marLeft w:val="0"/>
              <w:marRight w:val="0"/>
              <w:marTop w:val="0"/>
              <w:marBottom w:val="0"/>
              <w:divBdr>
                <w:top w:val="none" w:sz="0" w:space="0" w:color="auto"/>
                <w:left w:val="none" w:sz="0" w:space="0" w:color="auto"/>
                <w:bottom w:val="none" w:sz="0" w:space="0" w:color="auto"/>
                <w:right w:val="none" w:sz="0" w:space="0" w:color="auto"/>
              </w:divBdr>
            </w:div>
            <w:div w:id="1992365219">
              <w:marLeft w:val="0"/>
              <w:marRight w:val="0"/>
              <w:marTop w:val="0"/>
              <w:marBottom w:val="0"/>
              <w:divBdr>
                <w:top w:val="none" w:sz="0" w:space="0" w:color="auto"/>
                <w:left w:val="none" w:sz="0" w:space="0" w:color="auto"/>
                <w:bottom w:val="none" w:sz="0" w:space="0" w:color="auto"/>
                <w:right w:val="none" w:sz="0" w:space="0" w:color="auto"/>
              </w:divBdr>
            </w:div>
            <w:div w:id="1994409411">
              <w:marLeft w:val="0"/>
              <w:marRight w:val="0"/>
              <w:marTop w:val="0"/>
              <w:marBottom w:val="0"/>
              <w:divBdr>
                <w:top w:val="none" w:sz="0" w:space="0" w:color="auto"/>
                <w:left w:val="none" w:sz="0" w:space="0" w:color="auto"/>
                <w:bottom w:val="none" w:sz="0" w:space="0" w:color="auto"/>
                <w:right w:val="none" w:sz="0" w:space="0" w:color="auto"/>
              </w:divBdr>
            </w:div>
            <w:div w:id="1994485027">
              <w:marLeft w:val="0"/>
              <w:marRight w:val="0"/>
              <w:marTop w:val="0"/>
              <w:marBottom w:val="0"/>
              <w:divBdr>
                <w:top w:val="none" w:sz="0" w:space="0" w:color="auto"/>
                <w:left w:val="none" w:sz="0" w:space="0" w:color="auto"/>
                <w:bottom w:val="none" w:sz="0" w:space="0" w:color="auto"/>
                <w:right w:val="none" w:sz="0" w:space="0" w:color="auto"/>
              </w:divBdr>
            </w:div>
            <w:div w:id="1995209774">
              <w:marLeft w:val="0"/>
              <w:marRight w:val="0"/>
              <w:marTop w:val="0"/>
              <w:marBottom w:val="0"/>
              <w:divBdr>
                <w:top w:val="none" w:sz="0" w:space="0" w:color="auto"/>
                <w:left w:val="none" w:sz="0" w:space="0" w:color="auto"/>
                <w:bottom w:val="none" w:sz="0" w:space="0" w:color="auto"/>
                <w:right w:val="none" w:sz="0" w:space="0" w:color="auto"/>
              </w:divBdr>
            </w:div>
            <w:div w:id="2000234288">
              <w:marLeft w:val="0"/>
              <w:marRight w:val="0"/>
              <w:marTop w:val="0"/>
              <w:marBottom w:val="0"/>
              <w:divBdr>
                <w:top w:val="none" w:sz="0" w:space="0" w:color="auto"/>
                <w:left w:val="none" w:sz="0" w:space="0" w:color="auto"/>
                <w:bottom w:val="none" w:sz="0" w:space="0" w:color="auto"/>
                <w:right w:val="none" w:sz="0" w:space="0" w:color="auto"/>
              </w:divBdr>
            </w:div>
            <w:div w:id="2001274075">
              <w:marLeft w:val="0"/>
              <w:marRight w:val="0"/>
              <w:marTop w:val="0"/>
              <w:marBottom w:val="0"/>
              <w:divBdr>
                <w:top w:val="none" w:sz="0" w:space="0" w:color="auto"/>
                <w:left w:val="none" w:sz="0" w:space="0" w:color="auto"/>
                <w:bottom w:val="none" w:sz="0" w:space="0" w:color="auto"/>
                <w:right w:val="none" w:sz="0" w:space="0" w:color="auto"/>
              </w:divBdr>
            </w:div>
            <w:div w:id="2005426033">
              <w:marLeft w:val="0"/>
              <w:marRight w:val="0"/>
              <w:marTop w:val="0"/>
              <w:marBottom w:val="0"/>
              <w:divBdr>
                <w:top w:val="none" w:sz="0" w:space="0" w:color="auto"/>
                <w:left w:val="none" w:sz="0" w:space="0" w:color="auto"/>
                <w:bottom w:val="none" w:sz="0" w:space="0" w:color="auto"/>
                <w:right w:val="none" w:sz="0" w:space="0" w:color="auto"/>
              </w:divBdr>
            </w:div>
            <w:div w:id="2010476142">
              <w:marLeft w:val="0"/>
              <w:marRight w:val="0"/>
              <w:marTop w:val="0"/>
              <w:marBottom w:val="0"/>
              <w:divBdr>
                <w:top w:val="none" w:sz="0" w:space="0" w:color="auto"/>
                <w:left w:val="none" w:sz="0" w:space="0" w:color="auto"/>
                <w:bottom w:val="none" w:sz="0" w:space="0" w:color="auto"/>
                <w:right w:val="none" w:sz="0" w:space="0" w:color="auto"/>
              </w:divBdr>
            </w:div>
            <w:div w:id="2016767289">
              <w:marLeft w:val="0"/>
              <w:marRight w:val="0"/>
              <w:marTop w:val="0"/>
              <w:marBottom w:val="0"/>
              <w:divBdr>
                <w:top w:val="none" w:sz="0" w:space="0" w:color="auto"/>
                <w:left w:val="none" w:sz="0" w:space="0" w:color="auto"/>
                <w:bottom w:val="none" w:sz="0" w:space="0" w:color="auto"/>
                <w:right w:val="none" w:sz="0" w:space="0" w:color="auto"/>
              </w:divBdr>
            </w:div>
            <w:div w:id="2017921117">
              <w:marLeft w:val="0"/>
              <w:marRight w:val="0"/>
              <w:marTop w:val="0"/>
              <w:marBottom w:val="0"/>
              <w:divBdr>
                <w:top w:val="none" w:sz="0" w:space="0" w:color="auto"/>
                <w:left w:val="none" w:sz="0" w:space="0" w:color="auto"/>
                <w:bottom w:val="none" w:sz="0" w:space="0" w:color="auto"/>
                <w:right w:val="none" w:sz="0" w:space="0" w:color="auto"/>
              </w:divBdr>
            </w:div>
            <w:div w:id="2020498980">
              <w:marLeft w:val="0"/>
              <w:marRight w:val="0"/>
              <w:marTop w:val="0"/>
              <w:marBottom w:val="0"/>
              <w:divBdr>
                <w:top w:val="none" w:sz="0" w:space="0" w:color="auto"/>
                <w:left w:val="none" w:sz="0" w:space="0" w:color="auto"/>
                <w:bottom w:val="none" w:sz="0" w:space="0" w:color="auto"/>
                <w:right w:val="none" w:sz="0" w:space="0" w:color="auto"/>
              </w:divBdr>
            </w:div>
            <w:div w:id="2022197921">
              <w:marLeft w:val="0"/>
              <w:marRight w:val="0"/>
              <w:marTop w:val="0"/>
              <w:marBottom w:val="0"/>
              <w:divBdr>
                <w:top w:val="none" w:sz="0" w:space="0" w:color="auto"/>
                <w:left w:val="none" w:sz="0" w:space="0" w:color="auto"/>
                <w:bottom w:val="none" w:sz="0" w:space="0" w:color="auto"/>
                <w:right w:val="none" w:sz="0" w:space="0" w:color="auto"/>
              </w:divBdr>
            </w:div>
            <w:div w:id="2022315268">
              <w:marLeft w:val="0"/>
              <w:marRight w:val="0"/>
              <w:marTop w:val="0"/>
              <w:marBottom w:val="0"/>
              <w:divBdr>
                <w:top w:val="none" w:sz="0" w:space="0" w:color="auto"/>
                <w:left w:val="none" w:sz="0" w:space="0" w:color="auto"/>
                <w:bottom w:val="none" w:sz="0" w:space="0" w:color="auto"/>
                <w:right w:val="none" w:sz="0" w:space="0" w:color="auto"/>
              </w:divBdr>
            </w:div>
            <w:div w:id="2024164877">
              <w:marLeft w:val="0"/>
              <w:marRight w:val="0"/>
              <w:marTop w:val="0"/>
              <w:marBottom w:val="0"/>
              <w:divBdr>
                <w:top w:val="none" w:sz="0" w:space="0" w:color="auto"/>
                <w:left w:val="none" w:sz="0" w:space="0" w:color="auto"/>
                <w:bottom w:val="none" w:sz="0" w:space="0" w:color="auto"/>
                <w:right w:val="none" w:sz="0" w:space="0" w:color="auto"/>
              </w:divBdr>
            </w:div>
            <w:div w:id="2025982411">
              <w:marLeft w:val="0"/>
              <w:marRight w:val="0"/>
              <w:marTop w:val="0"/>
              <w:marBottom w:val="0"/>
              <w:divBdr>
                <w:top w:val="none" w:sz="0" w:space="0" w:color="auto"/>
                <w:left w:val="none" w:sz="0" w:space="0" w:color="auto"/>
                <w:bottom w:val="none" w:sz="0" w:space="0" w:color="auto"/>
                <w:right w:val="none" w:sz="0" w:space="0" w:color="auto"/>
              </w:divBdr>
            </w:div>
            <w:div w:id="2027518440">
              <w:marLeft w:val="0"/>
              <w:marRight w:val="0"/>
              <w:marTop w:val="0"/>
              <w:marBottom w:val="0"/>
              <w:divBdr>
                <w:top w:val="none" w:sz="0" w:space="0" w:color="auto"/>
                <w:left w:val="none" w:sz="0" w:space="0" w:color="auto"/>
                <w:bottom w:val="none" w:sz="0" w:space="0" w:color="auto"/>
                <w:right w:val="none" w:sz="0" w:space="0" w:color="auto"/>
              </w:divBdr>
            </w:div>
            <w:div w:id="2027827849">
              <w:marLeft w:val="0"/>
              <w:marRight w:val="0"/>
              <w:marTop w:val="0"/>
              <w:marBottom w:val="0"/>
              <w:divBdr>
                <w:top w:val="none" w:sz="0" w:space="0" w:color="auto"/>
                <w:left w:val="none" w:sz="0" w:space="0" w:color="auto"/>
                <w:bottom w:val="none" w:sz="0" w:space="0" w:color="auto"/>
                <w:right w:val="none" w:sz="0" w:space="0" w:color="auto"/>
              </w:divBdr>
            </w:div>
            <w:div w:id="2028099079">
              <w:marLeft w:val="0"/>
              <w:marRight w:val="0"/>
              <w:marTop w:val="0"/>
              <w:marBottom w:val="0"/>
              <w:divBdr>
                <w:top w:val="none" w:sz="0" w:space="0" w:color="auto"/>
                <w:left w:val="none" w:sz="0" w:space="0" w:color="auto"/>
                <w:bottom w:val="none" w:sz="0" w:space="0" w:color="auto"/>
                <w:right w:val="none" w:sz="0" w:space="0" w:color="auto"/>
              </w:divBdr>
            </w:div>
            <w:div w:id="2029018129">
              <w:marLeft w:val="0"/>
              <w:marRight w:val="0"/>
              <w:marTop w:val="0"/>
              <w:marBottom w:val="0"/>
              <w:divBdr>
                <w:top w:val="none" w:sz="0" w:space="0" w:color="auto"/>
                <w:left w:val="none" w:sz="0" w:space="0" w:color="auto"/>
                <w:bottom w:val="none" w:sz="0" w:space="0" w:color="auto"/>
                <w:right w:val="none" w:sz="0" w:space="0" w:color="auto"/>
              </w:divBdr>
            </w:div>
            <w:div w:id="2032871186">
              <w:marLeft w:val="0"/>
              <w:marRight w:val="0"/>
              <w:marTop w:val="0"/>
              <w:marBottom w:val="0"/>
              <w:divBdr>
                <w:top w:val="none" w:sz="0" w:space="0" w:color="auto"/>
                <w:left w:val="none" w:sz="0" w:space="0" w:color="auto"/>
                <w:bottom w:val="none" w:sz="0" w:space="0" w:color="auto"/>
                <w:right w:val="none" w:sz="0" w:space="0" w:color="auto"/>
              </w:divBdr>
            </w:div>
            <w:div w:id="2039038918">
              <w:marLeft w:val="0"/>
              <w:marRight w:val="0"/>
              <w:marTop w:val="0"/>
              <w:marBottom w:val="0"/>
              <w:divBdr>
                <w:top w:val="none" w:sz="0" w:space="0" w:color="auto"/>
                <w:left w:val="none" w:sz="0" w:space="0" w:color="auto"/>
                <w:bottom w:val="none" w:sz="0" w:space="0" w:color="auto"/>
                <w:right w:val="none" w:sz="0" w:space="0" w:color="auto"/>
              </w:divBdr>
            </w:div>
            <w:div w:id="2041778699">
              <w:marLeft w:val="0"/>
              <w:marRight w:val="0"/>
              <w:marTop w:val="0"/>
              <w:marBottom w:val="0"/>
              <w:divBdr>
                <w:top w:val="none" w:sz="0" w:space="0" w:color="auto"/>
                <w:left w:val="none" w:sz="0" w:space="0" w:color="auto"/>
                <w:bottom w:val="none" w:sz="0" w:space="0" w:color="auto"/>
                <w:right w:val="none" w:sz="0" w:space="0" w:color="auto"/>
              </w:divBdr>
            </w:div>
            <w:div w:id="2042391083">
              <w:marLeft w:val="0"/>
              <w:marRight w:val="0"/>
              <w:marTop w:val="0"/>
              <w:marBottom w:val="0"/>
              <w:divBdr>
                <w:top w:val="none" w:sz="0" w:space="0" w:color="auto"/>
                <w:left w:val="none" w:sz="0" w:space="0" w:color="auto"/>
                <w:bottom w:val="none" w:sz="0" w:space="0" w:color="auto"/>
                <w:right w:val="none" w:sz="0" w:space="0" w:color="auto"/>
              </w:divBdr>
            </w:div>
            <w:div w:id="2043357641">
              <w:marLeft w:val="0"/>
              <w:marRight w:val="0"/>
              <w:marTop w:val="0"/>
              <w:marBottom w:val="0"/>
              <w:divBdr>
                <w:top w:val="none" w:sz="0" w:space="0" w:color="auto"/>
                <w:left w:val="none" w:sz="0" w:space="0" w:color="auto"/>
                <w:bottom w:val="none" w:sz="0" w:space="0" w:color="auto"/>
                <w:right w:val="none" w:sz="0" w:space="0" w:color="auto"/>
              </w:divBdr>
            </w:div>
            <w:div w:id="2049335636">
              <w:marLeft w:val="0"/>
              <w:marRight w:val="0"/>
              <w:marTop w:val="0"/>
              <w:marBottom w:val="0"/>
              <w:divBdr>
                <w:top w:val="none" w:sz="0" w:space="0" w:color="auto"/>
                <w:left w:val="none" w:sz="0" w:space="0" w:color="auto"/>
                <w:bottom w:val="none" w:sz="0" w:space="0" w:color="auto"/>
                <w:right w:val="none" w:sz="0" w:space="0" w:color="auto"/>
              </w:divBdr>
            </w:div>
            <w:div w:id="2050642539">
              <w:marLeft w:val="0"/>
              <w:marRight w:val="0"/>
              <w:marTop w:val="0"/>
              <w:marBottom w:val="0"/>
              <w:divBdr>
                <w:top w:val="none" w:sz="0" w:space="0" w:color="auto"/>
                <w:left w:val="none" w:sz="0" w:space="0" w:color="auto"/>
                <w:bottom w:val="none" w:sz="0" w:space="0" w:color="auto"/>
                <w:right w:val="none" w:sz="0" w:space="0" w:color="auto"/>
              </w:divBdr>
            </w:div>
            <w:div w:id="2053915833">
              <w:marLeft w:val="0"/>
              <w:marRight w:val="0"/>
              <w:marTop w:val="0"/>
              <w:marBottom w:val="0"/>
              <w:divBdr>
                <w:top w:val="none" w:sz="0" w:space="0" w:color="auto"/>
                <w:left w:val="none" w:sz="0" w:space="0" w:color="auto"/>
                <w:bottom w:val="none" w:sz="0" w:space="0" w:color="auto"/>
                <w:right w:val="none" w:sz="0" w:space="0" w:color="auto"/>
              </w:divBdr>
            </w:div>
            <w:div w:id="2053994707">
              <w:marLeft w:val="0"/>
              <w:marRight w:val="0"/>
              <w:marTop w:val="0"/>
              <w:marBottom w:val="0"/>
              <w:divBdr>
                <w:top w:val="none" w:sz="0" w:space="0" w:color="auto"/>
                <w:left w:val="none" w:sz="0" w:space="0" w:color="auto"/>
                <w:bottom w:val="none" w:sz="0" w:space="0" w:color="auto"/>
                <w:right w:val="none" w:sz="0" w:space="0" w:color="auto"/>
              </w:divBdr>
            </w:div>
            <w:div w:id="2055807053">
              <w:marLeft w:val="0"/>
              <w:marRight w:val="0"/>
              <w:marTop w:val="0"/>
              <w:marBottom w:val="0"/>
              <w:divBdr>
                <w:top w:val="none" w:sz="0" w:space="0" w:color="auto"/>
                <w:left w:val="none" w:sz="0" w:space="0" w:color="auto"/>
                <w:bottom w:val="none" w:sz="0" w:space="0" w:color="auto"/>
                <w:right w:val="none" w:sz="0" w:space="0" w:color="auto"/>
              </w:divBdr>
            </w:div>
            <w:div w:id="2057266805">
              <w:marLeft w:val="0"/>
              <w:marRight w:val="0"/>
              <w:marTop w:val="0"/>
              <w:marBottom w:val="0"/>
              <w:divBdr>
                <w:top w:val="none" w:sz="0" w:space="0" w:color="auto"/>
                <w:left w:val="none" w:sz="0" w:space="0" w:color="auto"/>
                <w:bottom w:val="none" w:sz="0" w:space="0" w:color="auto"/>
                <w:right w:val="none" w:sz="0" w:space="0" w:color="auto"/>
              </w:divBdr>
            </w:div>
            <w:div w:id="2057730813">
              <w:marLeft w:val="0"/>
              <w:marRight w:val="0"/>
              <w:marTop w:val="0"/>
              <w:marBottom w:val="0"/>
              <w:divBdr>
                <w:top w:val="none" w:sz="0" w:space="0" w:color="auto"/>
                <w:left w:val="none" w:sz="0" w:space="0" w:color="auto"/>
                <w:bottom w:val="none" w:sz="0" w:space="0" w:color="auto"/>
                <w:right w:val="none" w:sz="0" w:space="0" w:color="auto"/>
              </w:divBdr>
            </w:div>
            <w:div w:id="2058312327">
              <w:marLeft w:val="0"/>
              <w:marRight w:val="0"/>
              <w:marTop w:val="0"/>
              <w:marBottom w:val="0"/>
              <w:divBdr>
                <w:top w:val="none" w:sz="0" w:space="0" w:color="auto"/>
                <w:left w:val="none" w:sz="0" w:space="0" w:color="auto"/>
                <w:bottom w:val="none" w:sz="0" w:space="0" w:color="auto"/>
                <w:right w:val="none" w:sz="0" w:space="0" w:color="auto"/>
              </w:divBdr>
            </w:div>
            <w:div w:id="2058968486">
              <w:marLeft w:val="0"/>
              <w:marRight w:val="0"/>
              <w:marTop w:val="0"/>
              <w:marBottom w:val="0"/>
              <w:divBdr>
                <w:top w:val="none" w:sz="0" w:space="0" w:color="auto"/>
                <w:left w:val="none" w:sz="0" w:space="0" w:color="auto"/>
                <w:bottom w:val="none" w:sz="0" w:space="0" w:color="auto"/>
                <w:right w:val="none" w:sz="0" w:space="0" w:color="auto"/>
              </w:divBdr>
            </w:div>
            <w:div w:id="2059888830">
              <w:marLeft w:val="0"/>
              <w:marRight w:val="0"/>
              <w:marTop w:val="0"/>
              <w:marBottom w:val="0"/>
              <w:divBdr>
                <w:top w:val="none" w:sz="0" w:space="0" w:color="auto"/>
                <w:left w:val="none" w:sz="0" w:space="0" w:color="auto"/>
                <w:bottom w:val="none" w:sz="0" w:space="0" w:color="auto"/>
                <w:right w:val="none" w:sz="0" w:space="0" w:color="auto"/>
              </w:divBdr>
            </w:div>
            <w:div w:id="2060588513">
              <w:marLeft w:val="0"/>
              <w:marRight w:val="0"/>
              <w:marTop w:val="0"/>
              <w:marBottom w:val="0"/>
              <w:divBdr>
                <w:top w:val="none" w:sz="0" w:space="0" w:color="auto"/>
                <w:left w:val="none" w:sz="0" w:space="0" w:color="auto"/>
                <w:bottom w:val="none" w:sz="0" w:space="0" w:color="auto"/>
                <w:right w:val="none" w:sz="0" w:space="0" w:color="auto"/>
              </w:divBdr>
            </w:div>
            <w:div w:id="2062630351">
              <w:marLeft w:val="0"/>
              <w:marRight w:val="0"/>
              <w:marTop w:val="0"/>
              <w:marBottom w:val="0"/>
              <w:divBdr>
                <w:top w:val="none" w:sz="0" w:space="0" w:color="auto"/>
                <w:left w:val="none" w:sz="0" w:space="0" w:color="auto"/>
                <w:bottom w:val="none" w:sz="0" w:space="0" w:color="auto"/>
                <w:right w:val="none" w:sz="0" w:space="0" w:color="auto"/>
              </w:divBdr>
            </w:div>
            <w:div w:id="2062823693">
              <w:marLeft w:val="0"/>
              <w:marRight w:val="0"/>
              <w:marTop w:val="0"/>
              <w:marBottom w:val="0"/>
              <w:divBdr>
                <w:top w:val="none" w:sz="0" w:space="0" w:color="auto"/>
                <w:left w:val="none" w:sz="0" w:space="0" w:color="auto"/>
                <w:bottom w:val="none" w:sz="0" w:space="0" w:color="auto"/>
                <w:right w:val="none" w:sz="0" w:space="0" w:color="auto"/>
              </w:divBdr>
            </w:div>
            <w:div w:id="2064716833">
              <w:marLeft w:val="0"/>
              <w:marRight w:val="0"/>
              <w:marTop w:val="0"/>
              <w:marBottom w:val="0"/>
              <w:divBdr>
                <w:top w:val="none" w:sz="0" w:space="0" w:color="auto"/>
                <w:left w:val="none" w:sz="0" w:space="0" w:color="auto"/>
                <w:bottom w:val="none" w:sz="0" w:space="0" w:color="auto"/>
                <w:right w:val="none" w:sz="0" w:space="0" w:color="auto"/>
              </w:divBdr>
            </w:div>
            <w:div w:id="2067490855">
              <w:marLeft w:val="0"/>
              <w:marRight w:val="0"/>
              <w:marTop w:val="0"/>
              <w:marBottom w:val="0"/>
              <w:divBdr>
                <w:top w:val="none" w:sz="0" w:space="0" w:color="auto"/>
                <w:left w:val="none" w:sz="0" w:space="0" w:color="auto"/>
                <w:bottom w:val="none" w:sz="0" w:space="0" w:color="auto"/>
                <w:right w:val="none" w:sz="0" w:space="0" w:color="auto"/>
              </w:divBdr>
            </w:div>
            <w:div w:id="2071270934">
              <w:marLeft w:val="0"/>
              <w:marRight w:val="0"/>
              <w:marTop w:val="0"/>
              <w:marBottom w:val="0"/>
              <w:divBdr>
                <w:top w:val="none" w:sz="0" w:space="0" w:color="auto"/>
                <w:left w:val="none" w:sz="0" w:space="0" w:color="auto"/>
                <w:bottom w:val="none" w:sz="0" w:space="0" w:color="auto"/>
                <w:right w:val="none" w:sz="0" w:space="0" w:color="auto"/>
              </w:divBdr>
            </w:div>
            <w:div w:id="2071342724">
              <w:marLeft w:val="0"/>
              <w:marRight w:val="0"/>
              <w:marTop w:val="0"/>
              <w:marBottom w:val="0"/>
              <w:divBdr>
                <w:top w:val="none" w:sz="0" w:space="0" w:color="auto"/>
                <w:left w:val="none" w:sz="0" w:space="0" w:color="auto"/>
                <w:bottom w:val="none" w:sz="0" w:space="0" w:color="auto"/>
                <w:right w:val="none" w:sz="0" w:space="0" w:color="auto"/>
              </w:divBdr>
            </w:div>
            <w:div w:id="2072266235">
              <w:marLeft w:val="0"/>
              <w:marRight w:val="0"/>
              <w:marTop w:val="0"/>
              <w:marBottom w:val="0"/>
              <w:divBdr>
                <w:top w:val="none" w:sz="0" w:space="0" w:color="auto"/>
                <w:left w:val="none" w:sz="0" w:space="0" w:color="auto"/>
                <w:bottom w:val="none" w:sz="0" w:space="0" w:color="auto"/>
                <w:right w:val="none" w:sz="0" w:space="0" w:color="auto"/>
              </w:divBdr>
            </w:div>
            <w:div w:id="2073000176">
              <w:marLeft w:val="0"/>
              <w:marRight w:val="0"/>
              <w:marTop w:val="0"/>
              <w:marBottom w:val="0"/>
              <w:divBdr>
                <w:top w:val="none" w:sz="0" w:space="0" w:color="auto"/>
                <w:left w:val="none" w:sz="0" w:space="0" w:color="auto"/>
                <w:bottom w:val="none" w:sz="0" w:space="0" w:color="auto"/>
                <w:right w:val="none" w:sz="0" w:space="0" w:color="auto"/>
              </w:divBdr>
            </w:div>
            <w:div w:id="2073118193">
              <w:marLeft w:val="0"/>
              <w:marRight w:val="0"/>
              <w:marTop w:val="0"/>
              <w:marBottom w:val="0"/>
              <w:divBdr>
                <w:top w:val="none" w:sz="0" w:space="0" w:color="auto"/>
                <w:left w:val="none" w:sz="0" w:space="0" w:color="auto"/>
                <w:bottom w:val="none" w:sz="0" w:space="0" w:color="auto"/>
                <w:right w:val="none" w:sz="0" w:space="0" w:color="auto"/>
              </w:divBdr>
            </w:div>
            <w:div w:id="2073388498">
              <w:marLeft w:val="0"/>
              <w:marRight w:val="0"/>
              <w:marTop w:val="0"/>
              <w:marBottom w:val="0"/>
              <w:divBdr>
                <w:top w:val="none" w:sz="0" w:space="0" w:color="auto"/>
                <w:left w:val="none" w:sz="0" w:space="0" w:color="auto"/>
                <w:bottom w:val="none" w:sz="0" w:space="0" w:color="auto"/>
                <w:right w:val="none" w:sz="0" w:space="0" w:color="auto"/>
              </w:divBdr>
            </w:div>
            <w:div w:id="2073848850">
              <w:marLeft w:val="0"/>
              <w:marRight w:val="0"/>
              <w:marTop w:val="0"/>
              <w:marBottom w:val="0"/>
              <w:divBdr>
                <w:top w:val="none" w:sz="0" w:space="0" w:color="auto"/>
                <w:left w:val="none" w:sz="0" w:space="0" w:color="auto"/>
                <w:bottom w:val="none" w:sz="0" w:space="0" w:color="auto"/>
                <w:right w:val="none" w:sz="0" w:space="0" w:color="auto"/>
              </w:divBdr>
            </w:div>
            <w:div w:id="2075008499">
              <w:marLeft w:val="0"/>
              <w:marRight w:val="0"/>
              <w:marTop w:val="0"/>
              <w:marBottom w:val="0"/>
              <w:divBdr>
                <w:top w:val="none" w:sz="0" w:space="0" w:color="auto"/>
                <w:left w:val="none" w:sz="0" w:space="0" w:color="auto"/>
                <w:bottom w:val="none" w:sz="0" w:space="0" w:color="auto"/>
                <w:right w:val="none" w:sz="0" w:space="0" w:color="auto"/>
              </w:divBdr>
            </w:div>
            <w:div w:id="2075541073">
              <w:marLeft w:val="0"/>
              <w:marRight w:val="0"/>
              <w:marTop w:val="0"/>
              <w:marBottom w:val="0"/>
              <w:divBdr>
                <w:top w:val="none" w:sz="0" w:space="0" w:color="auto"/>
                <w:left w:val="none" w:sz="0" w:space="0" w:color="auto"/>
                <w:bottom w:val="none" w:sz="0" w:space="0" w:color="auto"/>
                <w:right w:val="none" w:sz="0" w:space="0" w:color="auto"/>
              </w:divBdr>
            </w:div>
            <w:div w:id="2076121088">
              <w:marLeft w:val="0"/>
              <w:marRight w:val="0"/>
              <w:marTop w:val="0"/>
              <w:marBottom w:val="0"/>
              <w:divBdr>
                <w:top w:val="none" w:sz="0" w:space="0" w:color="auto"/>
                <w:left w:val="none" w:sz="0" w:space="0" w:color="auto"/>
                <w:bottom w:val="none" w:sz="0" w:space="0" w:color="auto"/>
                <w:right w:val="none" w:sz="0" w:space="0" w:color="auto"/>
              </w:divBdr>
            </w:div>
            <w:div w:id="2078475139">
              <w:marLeft w:val="0"/>
              <w:marRight w:val="0"/>
              <w:marTop w:val="0"/>
              <w:marBottom w:val="0"/>
              <w:divBdr>
                <w:top w:val="none" w:sz="0" w:space="0" w:color="auto"/>
                <w:left w:val="none" w:sz="0" w:space="0" w:color="auto"/>
                <w:bottom w:val="none" w:sz="0" w:space="0" w:color="auto"/>
                <w:right w:val="none" w:sz="0" w:space="0" w:color="auto"/>
              </w:divBdr>
            </w:div>
            <w:div w:id="2080012700">
              <w:marLeft w:val="0"/>
              <w:marRight w:val="0"/>
              <w:marTop w:val="0"/>
              <w:marBottom w:val="0"/>
              <w:divBdr>
                <w:top w:val="none" w:sz="0" w:space="0" w:color="auto"/>
                <w:left w:val="none" w:sz="0" w:space="0" w:color="auto"/>
                <w:bottom w:val="none" w:sz="0" w:space="0" w:color="auto"/>
                <w:right w:val="none" w:sz="0" w:space="0" w:color="auto"/>
              </w:divBdr>
            </w:div>
            <w:div w:id="2083326955">
              <w:marLeft w:val="0"/>
              <w:marRight w:val="0"/>
              <w:marTop w:val="0"/>
              <w:marBottom w:val="0"/>
              <w:divBdr>
                <w:top w:val="none" w:sz="0" w:space="0" w:color="auto"/>
                <w:left w:val="none" w:sz="0" w:space="0" w:color="auto"/>
                <w:bottom w:val="none" w:sz="0" w:space="0" w:color="auto"/>
                <w:right w:val="none" w:sz="0" w:space="0" w:color="auto"/>
              </w:divBdr>
            </w:div>
            <w:div w:id="2087145929">
              <w:marLeft w:val="0"/>
              <w:marRight w:val="0"/>
              <w:marTop w:val="0"/>
              <w:marBottom w:val="0"/>
              <w:divBdr>
                <w:top w:val="none" w:sz="0" w:space="0" w:color="auto"/>
                <w:left w:val="none" w:sz="0" w:space="0" w:color="auto"/>
                <w:bottom w:val="none" w:sz="0" w:space="0" w:color="auto"/>
                <w:right w:val="none" w:sz="0" w:space="0" w:color="auto"/>
              </w:divBdr>
            </w:div>
            <w:div w:id="2087603829">
              <w:marLeft w:val="0"/>
              <w:marRight w:val="0"/>
              <w:marTop w:val="0"/>
              <w:marBottom w:val="0"/>
              <w:divBdr>
                <w:top w:val="none" w:sz="0" w:space="0" w:color="auto"/>
                <w:left w:val="none" w:sz="0" w:space="0" w:color="auto"/>
                <w:bottom w:val="none" w:sz="0" w:space="0" w:color="auto"/>
                <w:right w:val="none" w:sz="0" w:space="0" w:color="auto"/>
              </w:divBdr>
            </w:div>
            <w:div w:id="2088381562">
              <w:marLeft w:val="0"/>
              <w:marRight w:val="0"/>
              <w:marTop w:val="0"/>
              <w:marBottom w:val="0"/>
              <w:divBdr>
                <w:top w:val="none" w:sz="0" w:space="0" w:color="auto"/>
                <w:left w:val="none" w:sz="0" w:space="0" w:color="auto"/>
                <w:bottom w:val="none" w:sz="0" w:space="0" w:color="auto"/>
                <w:right w:val="none" w:sz="0" w:space="0" w:color="auto"/>
              </w:divBdr>
            </w:div>
            <w:div w:id="2088764864">
              <w:marLeft w:val="0"/>
              <w:marRight w:val="0"/>
              <w:marTop w:val="0"/>
              <w:marBottom w:val="0"/>
              <w:divBdr>
                <w:top w:val="none" w:sz="0" w:space="0" w:color="auto"/>
                <w:left w:val="none" w:sz="0" w:space="0" w:color="auto"/>
                <w:bottom w:val="none" w:sz="0" w:space="0" w:color="auto"/>
                <w:right w:val="none" w:sz="0" w:space="0" w:color="auto"/>
              </w:divBdr>
            </w:div>
            <w:div w:id="2089645215">
              <w:marLeft w:val="0"/>
              <w:marRight w:val="0"/>
              <w:marTop w:val="0"/>
              <w:marBottom w:val="0"/>
              <w:divBdr>
                <w:top w:val="none" w:sz="0" w:space="0" w:color="auto"/>
                <w:left w:val="none" w:sz="0" w:space="0" w:color="auto"/>
                <w:bottom w:val="none" w:sz="0" w:space="0" w:color="auto"/>
                <w:right w:val="none" w:sz="0" w:space="0" w:color="auto"/>
              </w:divBdr>
            </w:div>
            <w:div w:id="2089881666">
              <w:marLeft w:val="0"/>
              <w:marRight w:val="0"/>
              <w:marTop w:val="0"/>
              <w:marBottom w:val="0"/>
              <w:divBdr>
                <w:top w:val="none" w:sz="0" w:space="0" w:color="auto"/>
                <w:left w:val="none" w:sz="0" w:space="0" w:color="auto"/>
                <w:bottom w:val="none" w:sz="0" w:space="0" w:color="auto"/>
                <w:right w:val="none" w:sz="0" w:space="0" w:color="auto"/>
              </w:divBdr>
            </w:div>
            <w:div w:id="2091802894">
              <w:marLeft w:val="0"/>
              <w:marRight w:val="0"/>
              <w:marTop w:val="0"/>
              <w:marBottom w:val="0"/>
              <w:divBdr>
                <w:top w:val="none" w:sz="0" w:space="0" w:color="auto"/>
                <w:left w:val="none" w:sz="0" w:space="0" w:color="auto"/>
                <w:bottom w:val="none" w:sz="0" w:space="0" w:color="auto"/>
                <w:right w:val="none" w:sz="0" w:space="0" w:color="auto"/>
              </w:divBdr>
            </w:div>
            <w:div w:id="2092651661">
              <w:marLeft w:val="0"/>
              <w:marRight w:val="0"/>
              <w:marTop w:val="0"/>
              <w:marBottom w:val="0"/>
              <w:divBdr>
                <w:top w:val="none" w:sz="0" w:space="0" w:color="auto"/>
                <w:left w:val="none" w:sz="0" w:space="0" w:color="auto"/>
                <w:bottom w:val="none" w:sz="0" w:space="0" w:color="auto"/>
                <w:right w:val="none" w:sz="0" w:space="0" w:color="auto"/>
              </w:divBdr>
            </w:div>
            <w:div w:id="2093431505">
              <w:marLeft w:val="0"/>
              <w:marRight w:val="0"/>
              <w:marTop w:val="0"/>
              <w:marBottom w:val="0"/>
              <w:divBdr>
                <w:top w:val="none" w:sz="0" w:space="0" w:color="auto"/>
                <w:left w:val="none" w:sz="0" w:space="0" w:color="auto"/>
                <w:bottom w:val="none" w:sz="0" w:space="0" w:color="auto"/>
                <w:right w:val="none" w:sz="0" w:space="0" w:color="auto"/>
              </w:divBdr>
            </w:div>
            <w:div w:id="2094282155">
              <w:marLeft w:val="0"/>
              <w:marRight w:val="0"/>
              <w:marTop w:val="0"/>
              <w:marBottom w:val="0"/>
              <w:divBdr>
                <w:top w:val="none" w:sz="0" w:space="0" w:color="auto"/>
                <w:left w:val="none" w:sz="0" w:space="0" w:color="auto"/>
                <w:bottom w:val="none" w:sz="0" w:space="0" w:color="auto"/>
                <w:right w:val="none" w:sz="0" w:space="0" w:color="auto"/>
              </w:divBdr>
            </w:div>
            <w:div w:id="2095082968">
              <w:marLeft w:val="0"/>
              <w:marRight w:val="0"/>
              <w:marTop w:val="0"/>
              <w:marBottom w:val="0"/>
              <w:divBdr>
                <w:top w:val="none" w:sz="0" w:space="0" w:color="auto"/>
                <w:left w:val="none" w:sz="0" w:space="0" w:color="auto"/>
                <w:bottom w:val="none" w:sz="0" w:space="0" w:color="auto"/>
                <w:right w:val="none" w:sz="0" w:space="0" w:color="auto"/>
              </w:divBdr>
            </w:div>
            <w:div w:id="2095665875">
              <w:marLeft w:val="0"/>
              <w:marRight w:val="0"/>
              <w:marTop w:val="0"/>
              <w:marBottom w:val="0"/>
              <w:divBdr>
                <w:top w:val="none" w:sz="0" w:space="0" w:color="auto"/>
                <w:left w:val="none" w:sz="0" w:space="0" w:color="auto"/>
                <w:bottom w:val="none" w:sz="0" w:space="0" w:color="auto"/>
                <w:right w:val="none" w:sz="0" w:space="0" w:color="auto"/>
              </w:divBdr>
            </w:div>
            <w:div w:id="2096319810">
              <w:marLeft w:val="0"/>
              <w:marRight w:val="0"/>
              <w:marTop w:val="0"/>
              <w:marBottom w:val="0"/>
              <w:divBdr>
                <w:top w:val="none" w:sz="0" w:space="0" w:color="auto"/>
                <w:left w:val="none" w:sz="0" w:space="0" w:color="auto"/>
                <w:bottom w:val="none" w:sz="0" w:space="0" w:color="auto"/>
                <w:right w:val="none" w:sz="0" w:space="0" w:color="auto"/>
              </w:divBdr>
            </w:div>
            <w:div w:id="2097895952">
              <w:marLeft w:val="0"/>
              <w:marRight w:val="0"/>
              <w:marTop w:val="0"/>
              <w:marBottom w:val="0"/>
              <w:divBdr>
                <w:top w:val="none" w:sz="0" w:space="0" w:color="auto"/>
                <w:left w:val="none" w:sz="0" w:space="0" w:color="auto"/>
                <w:bottom w:val="none" w:sz="0" w:space="0" w:color="auto"/>
                <w:right w:val="none" w:sz="0" w:space="0" w:color="auto"/>
              </w:divBdr>
            </w:div>
            <w:div w:id="2097900743">
              <w:marLeft w:val="0"/>
              <w:marRight w:val="0"/>
              <w:marTop w:val="0"/>
              <w:marBottom w:val="0"/>
              <w:divBdr>
                <w:top w:val="none" w:sz="0" w:space="0" w:color="auto"/>
                <w:left w:val="none" w:sz="0" w:space="0" w:color="auto"/>
                <w:bottom w:val="none" w:sz="0" w:space="0" w:color="auto"/>
                <w:right w:val="none" w:sz="0" w:space="0" w:color="auto"/>
              </w:divBdr>
            </w:div>
            <w:div w:id="2098087233">
              <w:marLeft w:val="0"/>
              <w:marRight w:val="0"/>
              <w:marTop w:val="0"/>
              <w:marBottom w:val="0"/>
              <w:divBdr>
                <w:top w:val="none" w:sz="0" w:space="0" w:color="auto"/>
                <w:left w:val="none" w:sz="0" w:space="0" w:color="auto"/>
                <w:bottom w:val="none" w:sz="0" w:space="0" w:color="auto"/>
                <w:right w:val="none" w:sz="0" w:space="0" w:color="auto"/>
              </w:divBdr>
            </w:div>
            <w:div w:id="2098479390">
              <w:marLeft w:val="0"/>
              <w:marRight w:val="0"/>
              <w:marTop w:val="0"/>
              <w:marBottom w:val="0"/>
              <w:divBdr>
                <w:top w:val="none" w:sz="0" w:space="0" w:color="auto"/>
                <w:left w:val="none" w:sz="0" w:space="0" w:color="auto"/>
                <w:bottom w:val="none" w:sz="0" w:space="0" w:color="auto"/>
                <w:right w:val="none" w:sz="0" w:space="0" w:color="auto"/>
              </w:divBdr>
            </w:div>
            <w:div w:id="2107649938">
              <w:marLeft w:val="0"/>
              <w:marRight w:val="0"/>
              <w:marTop w:val="0"/>
              <w:marBottom w:val="0"/>
              <w:divBdr>
                <w:top w:val="none" w:sz="0" w:space="0" w:color="auto"/>
                <w:left w:val="none" w:sz="0" w:space="0" w:color="auto"/>
                <w:bottom w:val="none" w:sz="0" w:space="0" w:color="auto"/>
                <w:right w:val="none" w:sz="0" w:space="0" w:color="auto"/>
              </w:divBdr>
            </w:div>
            <w:div w:id="2110927096">
              <w:marLeft w:val="0"/>
              <w:marRight w:val="0"/>
              <w:marTop w:val="0"/>
              <w:marBottom w:val="0"/>
              <w:divBdr>
                <w:top w:val="none" w:sz="0" w:space="0" w:color="auto"/>
                <w:left w:val="none" w:sz="0" w:space="0" w:color="auto"/>
                <w:bottom w:val="none" w:sz="0" w:space="0" w:color="auto"/>
                <w:right w:val="none" w:sz="0" w:space="0" w:color="auto"/>
              </w:divBdr>
            </w:div>
            <w:div w:id="2113626625">
              <w:marLeft w:val="0"/>
              <w:marRight w:val="0"/>
              <w:marTop w:val="0"/>
              <w:marBottom w:val="0"/>
              <w:divBdr>
                <w:top w:val="none" w:sz="0" w:space="0" w:color="auto"/>
                <w:left w:val="none" w:sz="0" w:space="0" w:color="auto"/>
                <w:bottom w:val="none" w:sz="0" w:space="0" w:color="auto"/>
                <w:right w:val="none" w:sz="0" w:space="0" w:color="auto"/>
              </w:divBdr>
            </w:div>
            <w:div w:id="2114008118">
              <w:marLeft w:val="0"/>
              <w:marRight w:val="0"/>
              <w:marTop w:val="0"/>
              <w:marBottom w:val="0"/>
              <w:divBdr>
                <w:top w:val="none" w:sz="0" w:space="0" w:color="auto"/>
                <w:left w:val="none" w:sz="0" w:space="0" w:color="auto"/>
                <w:bottom w:val="none" w:sz="0" w:space="0" w:color="auto"/>
                <w:right w:val="none" w:sz="0" w:space="0" w:color="auto"/>
              </w:divBdr>
            </w:div>
            <w:div w:id="2116172333">
              <w:marLeft w:val="0"/>
              <w:marRight w:val="0"/>
              <w:marTop w:val="0"/>
              <w:marBottom w:val="0"/>
              <w:divBdr>
                <w:top w:val="none" w:sz="0" w:space="0" w:color="auto"/>
                <w:left w:val="none" w:sz="0" w:space="0" w:color="auto"/>
                <w:bottom w:val="none" w:sz="0" w:space="0" w:color="auto"/>
                <w:right w:val="none" w:sz="0" w:space="0" w:color="auto"/>
              </w:divBdr>
            </w:div>
            <w:div w:id="2118787264">
              <w:marLeft w:val="0"/>
              <w:marRight w:val="0"/>
              <w:marTop w:val="0"/>
              <w:marBottom w:val="0"/>
              <w:divBdr>
                <w:top w:val="none" w:sz="0" w:space="0" w:color="auto"/>
                <w:left w:val="none" w:sz="0" w:space="0" w:color="auto"/>
                <w:bottom w:val="none" w:sz="0" w:space="0" w:color="auto"/>
                <w:right w:val="none" w:sz="0" w:space="0" w:color="auto"/>
              </w:divBdr>
            </w:div>
            <w:div w:id="2119179121">
              <w:marLeft w:val="0"/>
              <w:marRight w:val="0"/>
              <w:marTop w:val="0"/>
              <w:marBottom w:val="0"/>
              <w:divBdr>
                <w:top w:val="none" w:sz="0" w:space="0" w:color="auto"/>
                <w:left w:val="none" w:sz="0" w:space="0" w:color="auto"/>
                <w:bottom w:val="none" w:sz="0" w:space="0" w:color="auto"/>
                <w:right w:val="none" w:sz="0" w:space="0" w:color="auto"/>
              </w:divBdr>
            </w:div>
            <w:div w:id="2120172579">
              <w:marLeft w:val="0"/>
              <w:marRight w:val="0"/>
              <w:marTop w:val="0"/>
              <w:marBottom w:val="0"/>
              <w:divBdr>
                <w:top w:val="none" w:sz="0" w:space="0" w:color="auto"/>
                <w:left w:val="none" w:sz="0" w:space="0" w:color="auto"/>
                <w:bottom w:val="none" w:sz="0" w:space="0" w:color="auto"/>
                <w:right w:val="none" w:sz="0" w:space="0" w:color="auto"/>
              </w:divBdr>
            </w:div>
            <w:div w:id="2121610043">
              <w:marLeft w:val="0"/>
              <w:marRight w:val="0"/>
              <w:marTop w:val="0"/>
              <w:marBottom w:val="0"/>
              <w:divBdr>
                <w:top w:val="none" w:sz="0" w:space="0" w:color="auto"/>
                <w:left w:val="none" w:sz="0" w:space="0" w:color="auto"/>
                <w:bottom w:val="none" w:sz="0" w:space="0" w:color="auto"/>
                <w:right w:val="none" w:sz="0" w:space="0" w:color="auto"/>
              </w:divBdr>
            </w:div>
            <w:div w:id="2121875797">
              <w:marLeft w:val="0"/>
              <w:marRight w:val="0"/>
              <w:marTop w:val="0"/>
              <w:marBottom w:val="0"/>
              <w:divBdr>
                <w:top w:val="none" w:sz="0" w:space="0" w:color="auto"/>
                <w:left w:val="none" w:sz="0" w:space="0" w:color="auto"/>
                <w:bottom w:val="none" w:sz="0" w:space="0" w:color="auto"/>
                <w:right w:val="none" w:sz="0" w:space="0" w:color="auto"/>
              </w:divBdr>
            </w:div>
            <w:div w:id="2125880780">
              <w:marLeft w:val="0"/>
              <w:marRight w:val="0"/>
              <w:marTop w:val="0"/>
              <w:marBottom w:val="0"/>
              <w:divBdr>
                <w:top w:val="none" w:sz="0" w:space="0" w:color="auto"/>
                <w:left w:val="none" w:sz="0" w:space="0" w:color="auto"/>
                <w:bottom w:val="none" w:sz="0" w:space="0" w:color="auto"/>
                <w:right w:val="none" w:sz="0" w:space="0" w:color="auto"/>
              </w:divBdr>
            </w:div>
            <w:div w:id="2128574057">
              <w:marLeft w:val="0"/>
              <w:marRight w:val="0"/>
              <w:marTop w:val="0"/>
              <w:marBottom w:val="0"/>
              <w:divBdr>
                <w:top w:val="none" w:sz="0" w:space="0" w:color="auto"/>
                <w:left w:val="none" w:sz="0" w:space="0" w:color="auto"/>
                <w:bottom w:val="none" w:sz="0" w:space="0" w:color="auto"/>
                <w:right w:val="none" w:sz="0" w:space="0" w:color="auto"/>
              </w:divBdr>
            </w:div>
            <w:div w:id="2128890966">
              <w:marLeft w:val="0"/>
              <w:marRight w:val="0"/>
              <w:marTop w:val="0"/>
              <w:marBottom w:val="0"/>
              <w:divBdr>
                <w:top w:val="none" w:sz="0" w:space="0" w:color="auto"/>
                <w:left w:val="none" w:sz="0" w:space="0" w:color="auto"/>
                <w:bottom w:val="none" w:sz="0" w:space="0" w:color="auto"/>
                <w:right w:val="none" w:sz="0" w:space="0" w:color="auto"/>
              </w:divBdr>
            </w:div>
            <w:div w:id="2129548813">
              <w:marLeft w:val="0"/>
              <w:marRight w:val="0"/>
              <w:marTop w:val="0"/>
              <w:marBottom w:val="0"/>
              <w:divBdr>
                <w:top w:val="none" w:sz="0" w:space="0" w:color="auto"/>
                <w:left w:val="none" w:sz="0" w:space="0" w:color="auto"/>
                <w:bottom w:val="none" w:sz="0" w:space="0" w:color="auto"/>
                <w:right w:val="none" w:sz="0" w:space="0" w:color="auto"/>
              </w:divBdr>
            </w:div>
            <w:div w:id="2131630425">
              <w:marLeft w:val="0"/>
              <w:marRight w:val="0"/>
              <w:marTop w:val="0"/>
              <w:marBottom w:val="0"/>
              <w:divBdr>
                <w:top w:val="none" w:sz="0" w:space="0" w:color="auto"/>
                <w:left w:val="none" w:sz="0" w:space="0" w:color="auto"/>
                <w:bottom w:val="none" w:sz="0" w:space="0" w:color="auto"/>
                <w:right w:val="none" w:sz="0" w:space="0" w:color="auto"/>
              </w:divBdr>
            </w:div>
            <w:div w:id="2131895556">
              <w:marLeft w:val="0"/>
              <w:marRight w:val="0"/>
              <w:marTop w:val="0"/>
              <w:marBottom w:val="0"/>
              <w:divBdr>
                <w:top w:val="none" w:sz="0" w:space="0" w:color="auto"/>
                <w:left w:val="none" w:sz="0" w:space="0" w:color="auto"/>
                <w:bottom w:val="none" w:sz="0" w:space="0" w:color="auto"/>
                <w:right w:val="none" w:sz="0" w:space="0" w:color="auto"/>
              </w:divBdr>
            </w:div>
            <w:div w:id="2133477071">
              <w:marLeft w:val="0"/>
              <w:marRight w:val="0"/>
              <w:marTop w:val="0"/>
              <w:marBottom w:val="0"/>
              <w:divBdr>
                <w:top w:val="none" w:sz="0" w:space="0" w:color="auto"/>
                <w:left w:val="none" w:sz="0" w:space="0" w:color="auto"/>
                <w:bottom w:val="none" w:sz="0" w:space="0" w:color="auto"/>
                <w:right w:val="none" w:sz="0" w:space="0" w:color="auto"/>
              </w:divBdr>
            </w:div>
            <w:div w:id="2133477513">
              <w:marLeft w:val="0"/>
              <w:marRight w:val="0"/>
              <w:marTop w:val="0"/>
              <w:marBottom w:val="0"/>
              <w:divBdr>
                <w:top w:val="none" w:sz="0" w:space="0" w:color="auto"/>
                <w:left w:val="none" w:sz="0" w:space="0" w:color="auto"/>
                <w:bottom w:val="none" w:sz="0" w:space="0" w:color="auto"/>
                <w:right w:val="none" w:sz="0" w:space="0" w:color="auto"/>
              </w:divBdr>
            </w:div>
            <w:div w:id="2133787301">
              <w:marLeft w:val="0"/>
              <w:marRight w:val="0"/>
              <w:marTop w:val="0"/>
              <w:marBottom w:val="0"/>
              <w:divBdr>
                <w:top w:val="none" w:sz="0" w:space="0" w:color="auto"/>
                <w:left w:val="none" w:sz="0" w:space="0" w:color="auto"/>
                <w:bottom w:val="none" w:sz="0" w:space="0" w:color="auto"/>
                <w:right w:val="none" w:sz="0" w:space="0" w:color="auto"/>
              </w:divBdr>
            </w:div>
            <w:div w:id="2134787520">
              <w:marLeft w:val="0"/>
              <w:marRight w:val="0"/>
              <w:marTop w:val="0"/>
              <w:marBottom w:val="0"/>
              <w:divBdr>
                <w:top w:val="none" w:sz="0" w:space="0" w:color="auto"/>
                <w:left w:val="none" w:sz="0" w:space="0" w:color="auto"/>
                <w:bottom w:val="none" w:sz="0" w:space="0" w:color="auto"/>
                <w:right w:val="none" w:sz="0" w:space="0" w:color="auto"/>
              </w:divBdr>
            </w:div>
            <w:div w:id="2134858862">
              <w:marLeft w:val="0"/>
              <w:marRight w:val="0"/>
              <w:marTop w:val="0"/>
              <w:marBottom w:val="0"/>
              <w:divBdr>
                <w:top w:val="none" w:sz="0" w:space="0" w:color="auto"/>
                <w:left w:val="none" w:sz="0" w:space="0" w:color="auto"/>
                <w:bottom w:val="none" w:sz="0" w:space="0" w:color="auto"/>
                <w:right w:val="none" w:sz="0" w:space="0" w:color="auto"/>
              </w:divBdr>
            </w:div>
            <w:div w:id="2137210351">
              <w:marLeft w:val="0"/>
              <w:marRight w:val="0"/>
              <w:marTop w:val="0"/>
              <w:marBottom w:val="0"/>
              <w:divBdr>
                <w:top w:val="none" w:sz="0" w:space="0" w:color="auto"/>
                <w:left w:val="none" w:sz="0" w:space="0" w:color="auto"/>
                <w:bottom w:val="none" w:sz="0" w:space="0" w:color="auto"/>
                <w:right w:val="none" w:sz="0" w:space="0" w:color="auto"/>
              </w:divBdr>
            </w:div>
            <w:div w:id="2137287102">
              <w:marLeft w:val="0"/>
              <w:marRight w:val="0"/>
              <w:marTop w:val="0"/>
              <w:marBottom w:val="0"/>
              <w:divBdr>
                <w:top w:val="none" w:sz="0" w:space="0" w:color="auto"/>
                <w:left w:val="none" w:sz="0" w:space="0" w:color="auto"/>
                <w:bottom w:val="none" w:sz="0" w:space="0" w:color="auto"/>
                <w:right w:val="none" w:sz="0" w:space="0" w:color="auto"/>
              </w:divBdr>
            </w:div>
            <w:div w:id="2139257199">
              <w:marLeft w:val="0"/>
              <w:marRight w:val="0"/>
              <w:marTop w:val="0"/>
              <w:marBottom w:val="0"/>
              <w:divBdr>
                <w:top w:val="none" w:sz="0" w:space="0" w:color="auto"/>
                <w:left w:val="none" w:sz="0" w:space="0" w:color="auto"/>
                <w:bottom w:val="none" w:sz="0" w:space="0" w:color="auto"/>
                <w:right w:val="none" w:sz="0" w:space="0" w:color="auto"/>
              </w:divBdr>
            </w:div>
            <w:div w:id="2140295197">
              <w:marLeft w:val="0"/>
              <w:marRight w:val="0"/>
              <w:marTop w:val="0"/>
              <w:marBottom w:val="0"/>
              <w:divBdr>
                <w:top w:val="none" w:sz="0" w:space="0" w:color="auto"/>
                <w:left w:val="none" w:sz="0" w:space="0" w:color="auto"/>
                <w:bottom w:val="none" w:sz="0" w:space="0" w:color="auto"/>
                <w:right w:val="none" w:sz="0" w:space="0" w:color="auto"/>
              </w:divBdr>
            </w:div>
            <w:div w:id="2143382265">
              <w:marLeft w:val="0"/>
              <w:marRight w:val="0"/>
              <w:marTop w:val="0"/>
              <w:marBottom w:val="0"/>
              <w:divBdr>
                <w:top w:val="none" w:sz="0" w:space="0" w:color="auto"/>
                <w:left w:val="none" w:sz="0" w:space="0" w:color="auto"/>
                <w:bottom w:val="none" w:sz="0" w:space="0" w:color="auto"/>
                <w:right w:val="none" w:sz="0" w:space="0" w:color="auto"/>
              </w:divBdr>
            </w:div>
            <w:div w:id="2144304944">
              <w:marLeft w:val="0"/>
              <w:marRight w:val="0"/>
              <w:marTop w:val="0"/>
              <w:marBottom w:val="0"/>
              <w:divBdr>
                <w:top w:val="none" w:sz="0" w:space="0" w:color="auto"/>
                <w:left w:val="none" w:sz="0" w:space="0" w:color="auto"/>
                <w:bottom w:val="none" w:sz="0" w:space="0" w:color="auto"/>
                <w:right w:val="none" w:sz="0" w:space="0" w:color="auto"/>
              </w:divBdr>
            </w:div>
            <w:div w:id="2146459132">
              <w:marLeft w:val="0"/>
              <w:marRight w:val="0"/>
              <w:marTop w:val="0"/>
              <w:marBottom w:val="0"/>
              <w:divBdr>
                <w:top w:val="none" w:sz="0" w:space="0" w:color="auto"/>
                <w:left w:val="none" w:sz="0" w:space="0" w:color="auto"/>
                <w:bottom w:val="none" w:sz="0" w:space="0" w:color="auto"/>
                <w:right w:val="none" w:sz="0" w:space="0" w:color="auto"/>
              </w:divBdr>
            </w:div>
            <w:div w:id="2147041780">
              <w:marLeft w:val="0"/>
              <w:marRight w:val="0"/>
              <w:marTop w:val="0"/>
              <w:marBottom w:val="0"/>
              <w:divBdr>
                <w:top w:val="none" w:sz="0" w:space="0" w:color="auto"/>
                <w:left w:val="none" w:sz="0" w:space="0" w:color="auto"/>
                <w:bottom w:val="none" w:sz="0" w:space="0" w:color="auto"/>
                <w:right w:val="none" w:sz="0" w:space="0" w:color="auto"/>
              </w:divBdr>
            </w:div>
          </w:divsChild>
        </w:div>
        <w:div w:id="1098408663">
          <w:marLeft w:val="0"/>
          <w:marRight w:val="0"/>
          <w:marTop w:val="0"/>
          <w:marBottom w:val="0"/>
          <w:divBdr>
            <w:top w:val="none" w:sz="0" w:space="0" w:color="auto"/>
            <w:left w:val="none" w:sz="0" w:space="0" w:color="auto"/>
            <w:bottom w:val="none" w:sz="0" w:space="0" w:color="auto"/>
            <w:right w:val="none" w:sz="0" w:space="0" w:color="auto"/>
          </w:divBdr>
          <w:divsChild>
            <w:div w:id="1595723">
              <w:marLeft w:val="0"/>
              <w:marRight w:val="0"/>
              <w:marTop w:val="0"/>
              <w:marBottom w:val="0"/>
              <w:divBdr>
                <w:top w:val="none" w:sz="0" w:space="0" w:color="auto"/>
                <w:left w:val="none" w:sz="0" w:space="0" w:color="auto"/>
                <w:bottom w:val="none" w:sz="0" w:space="0" w:color="auto"/>
                <w:right w:val="none" w:sz="0" w:space="0" w:color="auto"/>
              </w:divBdr>
            </w:div>
            <w:div w:id="3635896">
              <w:marLeft w:val="0"/>
              <w:marRight w:val="0"/>
              <w:marTop w:val="0"/>
              <w:marBottom w:val="0"/>
              <w:divBdr>
                <w:top w:val="none" w:sz="0" w:space="0" w:color="auto"/>
                <w:left w:val="none" w:sz="0" w:space="0" w:color="auto"/>
                <w:bottom w:val="none" w:sz="0" w:space="0" w:color="auto"/>
                <w:right w:val="none" w:sz="0" w:space="0" w:color="auto"/>
              </w:divBdr>
            </w:div>
            <w:div w:id="5443741">
              <w:marLeft w:val="0"/>
              <w:marRight w:val="0"/>
              <w:marTop w:val="0"/>
              <w:marBottom w:val="0"/>
              <w:divBdr>
                <w:top w:val="none" w:sz="0" w:space="0" w:color="auto"/>
                <w:left w:val="none" w:sz="0" w:space="0" w:color="auto"/>
                <w:bottom w:val="none" w:sz="0" w:space="0" w:color="auto"/>
                <w:right w:val="none" w:sz="0" w:space="0" w:color="auto"/>
              </w:divBdr>
            </w:div>
            <w:div w:id="5452128">
              <w:marLeft w:val="0"/>
              <w:marRight w:val="0"/>
              <w:marTop w:val="0"/>
              <w:marBottom w:val="0"/>
              <w:divBdr>
                <w:top w:val="none" w:sz="0" w:space="0" w:color="auto"/>
                <w:left w:val="none" w:sz="0" w:space="0" w:color="auto"/>
                <w:bottom w:val="none" w:sz="0" w:space="0" w:color="auto"/>
                <w:right w:val="none" w:sz="0" w:space="0" w:color="auto"/>
              </w:divBdr>
            </w:div>
            <w:div w:id="6954182">
              <w:marLeft w:val="0"/>
              <w:marRight w:val="0"/>
              <w:marTop w:val="0"/>
              <w:marBottom w:val="0"/>
              <w:divBdr>
                <w:top w:val="none" w:sz="0" w:space="0" w:color="auto"/>
                <w:left w:val="none" w:sz="0" w:space="0" w:color="auto"/>
                <w:bottom w:val="none" w:sz="0" w:space="0" w:color="auto"/>
                <w:right w:val="none" w:sz="0" w:space="0" w:color="auto"/>
              </w:divBdr>
            </w:div>
            <w:div w:id="12266768">
              <w:marLeft w:val="0"/>
              <w:marRight w:val="0"/>
              <w:marTop w:val="0"/>
              <w:marBottom w:val="0"/>
              <w:divBdr>
                <w:top w:val="none" w:sz="0" w:space="0" w:color="auto"/>
                <w:left w:val="none" w:sz="0" w:space="0" w:color="auto"/>
                <w:bottom w:val="none" w:sz="0" w:space="0" w:color="auto"/>
                <w:right w:val="none" w:sz="0" w:space="0" w:color="auto"/>
              </w:divBdr>
            </w:div>
            <w:div w:id="23755831">
              <w:marLeft w:val="0"/>
              <w:marRight w:val="0"/>
              <w:marTop w:val="0"/>
              <w:marBottom w:val="0"/>
              <w:divBdr>
                <w:top w:val="none" w:sz="0" w:space="0" w:color="auto"/>
                <w:left w:val="none" w:sz="0" w:space="0" w:color="auto"/>
                <w:bottom w:val="none" w:sz="0" w:space="0" w:color="auto"/>
                <w:right w:val="none" w:sz="0" w:space="0" w:color="auto"/>
              </w:divBdr>
            </w:div>
            <w:div w:id="36467737">
              <w:marLeft w:val="0"/>
              <w:marRight w:val="0"/>
              <w:marTop w:val="0"/>
              <w:marBottom w:val="0"/>
              <w:divBdr>
                <w:top w:val="none" w:sz="0" w:space="0" w:color="auto"/>
                <w:left w:val="none" w:sz="0" w:space="0" w:color="auto"/>
                <w:bottom w:val="none" w:sz="0" w:space="0" w:color="auto"/>
                <w:right w:val="none" w:sz="0" w:space="0" w:color="auto"/>
              </w:divBdr>
            </w:div>
            <w:div w:id="49890067">
              <w:marLeft w:val="0"/>
              <w:marRight w:val="0"/>
              <w:marTop w:val="0"/>
              <w:marBottom w:val="0"/>
              <w:divBdr>
                <w:top w:val="none" w:sz="0" w:space="0" w:color="auto"/>
                <w:left w:val="none" w:sz="0" w:space="0" w:color="auto"/>
                <w:bottom w:val="none" w:sz="0" w:space="0" w:color="auto"/>
                <w:right w:val="none" w:sz="0" w:space="0" w:color="auto"/>
              </w:divBdr>
            </w:div>
            <w:div w:id="51925710">
              <w:marLeft w:val="0"/>
              <w:marRight w:val="0"/>
              <w:marTop w:val="0"/>
              <w:marBottom w:val="0"/>
              <w:divBdr>
                <w:top w:val="none" w:sz="0" w:space="0" w:color="auto"/>
                <w:left w:val="none" w:sz="0" w:space="0" w:color="auto"/>
                <w:bottom w:val="none" w:sz="0" w:space="0" w:color="auto"/>
                <w:right w:val="none" w:sz="0" w:space="0" w:color="auto"/>
              </w:divBdr>
            </w:div>
            <w:div w:id="52853687">
              <w:marLeft w:val="0"/>
              <w:marRight w:val="0"/>
              <w:marTop w:val="0"/>
              <w:marBottom w:val="0"/>
              <w:divBdr>
                <w:top w:val="none" w:sz="0" w:space="0" w:color="auto"/>
                <w:left w:val="none" w:sz="0" w:space="0" w:color="auto"/>
                <w:bottom w:val="none" w:sz="0" w:space="0" w:color="auto"/>
                <w:right w:val="none" w:sz="0" w:space="0" w:color="auto"/>
              </w:divBdr>
            </w:div>
            <w:div w:id="53086564">
              <w:marLeft w:val="0"/>
              <w:marRight w:val="0"/>
              <w:marTop w:val="0"/>
              <w:marBottom w:val="0"/>
              <w:divBdr>
                <w:top w:val="none" w:sz="0" w:space="0" w:color="auto"/>
                <w:left w:val="none" w:sz="0" w:space="0" w:color="auto"/>
                <w:bottom w:val="none" w:sz="0" w:space="0" w:color="auto"/>
                <w:right w:val="none" w:sz="0" w:space="0" w:color="auto"/>
              </w:divBdr>
            </w:div>
            <w:div w:id="55050798">
              <w:marLeft w:val="0"/>
              <w:marRight w:val="0"/>
              <w:marTop w:val="0"/>
              <w:marBottom w:val="0"/>
              <w:divBdr>
                <w:top w:val="none" w:sz="0" w:space="0" w:color="auto"/>
                <w:left w:val="none" w:sz="0" w:space="0" w:color="auto"/>
                <w:bottom w:val="none" w:sz="0" w:space="0" w:color="auto"/>
                <w:right w:val="none" w:sz="0" w:space="0" w:color="auto"/>
              </w:divBdr>
            </w:div>
            <w:div w:id="55594642">
              <w:marLeft w:val="0"/>
              <w:marRight w:val="0"/>
              <w:marTop w:val="0"/>
              <w:marBottom w:val="0"/>
              <w:divBdr>
                <w:top w:val="none" w:sz="0" w:space="0" w:color="auto"/>
                <w:left w:val="none" w:sz="0" w:space="0" w:color="auto"/>
                <w:bottom w:val="none" w:sz="0" w:space="0" w:color="auto"/>
                <w:right w:val="none" w:sz="0" w:space="0" w:color="auto"/>
              </w:divBdr>
              <w:divsChild>
                <w:div w:id="1042949008">
                  <w:marLeft w:val="0"/>
                  <w:marRight w:val="0"/>
                  <w:marTop w:val="0"/>
                  <w:marBottom w:val="0"/>
                  <w:divBdr>
                    <w:top w:val="none" w:sz="0" w:space="0" w:color="auto"/>
                    <w:left w:val="none" w:sz="0" w:space="0" w:color="auto"/>
                    <w:bottom w:val="none" w:sz="0" w:space="0" w:color="auto"/>
                    <w:right w:val="none" w:sz="0" w:space="0" w:color="auto"/>
                  </w:divBdr>
                </w:div>
                <w:div w:id="1063328573">
                  <w:marLeft w:val="0"/>
                  <w:marRight w:val="0"/>
                  <w:marTop w:val="0"/>
                  <w:marBottom w:val="0"/>
                  <w:divBdr>
                    <w:top w:val="none" w:sz="0" w:space="0" w:color="auto"/>
                    <w:left w:val="none" w:sz="0" w:space="0" w:color="auto"/>
                    <w:bottom w:val="none" w:sz="0" w:space="0" w:color="auto"/>
                    <w:right w:val="none" w:sz="0" w:space="0" w:color="auto"/>
                  </w:divBdr>
                </w:div>
                <w:div w:id="1131364558">
                  <w:marLeft w:val="0"/>
                  <w:marRight w:val="0"/>
                  <w:marTop w:val="0"/>
                  <w:marBottom w:val="0"/>
                  <w:divBdr>
                    <w:top w:val="none" w:sz="0" w:space="0" w:color="auto"/>
                    <w:left w:val="none" w:sz="0" w:space="0" w:color="auto"/>
                    <w:bottom w:val="none" w:sz="0" w:space="0" w:color="auto"/>
                    <w:right w:val="none" w:sz="0" w:space="0" w:color="auto"/>
                  </w:divBdr>
                </w:div>
                <w:div w:id="1303995881">
                  <w:marLeft w:val="0"/>
                  <w:marRight w:val="0"/>
                  <w:marTop w:val="0"/>
                  <w:marBottom w:val="0"/>
                  <w:divBdr>
                    <w:top w:val="none" w:sz="0" w:space="0" w:color="auto"/>
                    <w:left w:val="none" w:sz="0" w:space="0" w:color="auto"/>
                    <w:bottom w:val="none" w:sz="0" w:space="0" w:color="auto"/>
                    <w:right w:val="none" w:sz="0" w:space="0" w:color="auto"/>
                  </w:divBdr>
                </w:div>
                <w:div w:id="1718045657">
                  <w:marLeft w:val="0"/>
                  <w:marRight w:val="0"/>
                  <w:marTop w:val="0"/>
                  <w:marBottom w:val="0"/>
                  <w:divBdr>
                    <w:top w:val="none" w:sz="0" w:space="0" w:color="auto"/>
                    <w:left w:val="none" w:sz="0" w:space="0" w:color="auto"/>
                    <w:bottom w:val="none" w:sz="0" w:space="0" w:color="auto"/>
                    <w:right w:val="none" w:sz="0" w:space="0" w:color="auto"/>
                  </w:divBdr>
                </w:div>
                <w:div w:id="1926959857">
                  <w:marLeft w:val="0"/>
                  <w:marRight w:val="0"/>
                  <w:marTop w:val="0"/>
                  <w:marBottom w:val="0"/>
                  <w:divBdr>
                    <w:top w:val="none" w:sz="0" w:space="0" w:color="auto"/>
                    <w:left w:val="none" w:sz="0" w:space="0" w:color="auto"/>
                    <w:bottom w:val="none" w:sz="0" w:space="0" w:color="auto"/>
                    <w:right w:val="none" w:sz="0" w:space="0" w:color="auto"/>
                  </w:divBdr>
                </w:div>
              </w:divsChild>
            </w:div>
            <w:div w:id="56904570">
              <w:marLeft w:val="0"/>
              <w:marRight w:val="0"/>
              <w:marTop w:val="480"/>
              <w:marBottom w:val="0"/>
              <w:divBdr>
                <w:top w:val="single" w:sz="6" w:space="0" w:color="auto"/>
                <w:left w:val="single" w:sz="6" w:space="0" w:color="auto"/>
                <w:bottom w:val="single" w:sz="6" w:space="0" w:color="auto"/>
                <w:right w:val="single" w:sz="6" w:space="0" w:color="auto"/>
              </w:divBdr>
            </w:div>
            <w:div w:id="61833096">
              <w:marLeft w:val="0"/>
              <w:marRight w:val="0"/>
              <w:marTop w:val="0"/>
              <w:marBottom w:val="0"/>
              <w:divBdr>
                <w:top w:val="none" w:sz="0" w:space="0" w:color="auto"/>
                <w:left w:val="none" w:sz="0" w:space="0" w:color="auto"/>
                <w:bottom w:val="none" w:sz="0" w:space="0" w:color="auto"/>
                <w:right w:val="none" w:sz="0" w:space="0" w:color="auto"/>
              </w:divBdr>
            </w:div>
            <w:div w:id="71046804">
              <w:marLeft w:val="0"/>
              <w:marRight w:val="0"/>
              <w:marTop w:val="0"/>
              <w:marBottom w:val="0"/>
              <w:divBdr>
                <w:top w:val="none" w:sz="0" w:space="0" w:color="auto"/>
                <w:left w:val="none" w:sz="0" w:space="0" w:color="auto"/>
                <w:bottom w:val="none" w:sz="0" w:space="0" w:color="auto"/>
                <w:right w:val="none" w:sz="0" w:space="0" w:color="auto"/>
              </w:divBdr>
            </w:div>
            <w:div w:id="76561560">
              <w:marLeft w:val="0"/>
              <w:marRight w:val="0"/>
              <w:marTop w:val="0"/>
              <w:marBottom w:val="0"/>
              <w:divBdr>
                <w:top w:val="none" w:sz="0" w:space="0" w:color="auto"/>
                <w:left w:val="none" w:sz="0" w:space="0" w:color="auto"/>
                <w:bottom w:val="none" w:sz="0" w:space="0" w:color="auto"/>
                <w:right w:val="none" w:sz="0" w:space="0" w:color="auto"/>
              </w:divBdr>
            </w:div>
            <w:div w:id="76751910">
              <w:marLeft w:val="0"/>
              <w:marRight w:val="0"/>
              <w:marTop w:val="0"/>
              <w:marBottom w:val="0"/>
              <w:divBdr>
                <w:top w:val="none" w:sz="0" w:space="0" w:color="auto"/>
                <w:left w:val="none" w:sz="0" w:space="0" w:color="auto"/>
                <w:bottom w:val="none" w:sz="0" w:space="0" w:color="auto"/>
                <w:right w:val="none" w:sz="0" w:space="0" w:color="auto"/>
              </w:divBdr>
            </w:div>
            <w:div w:id="80951415">
              <w:marLeft w:val="0"/>
              <w:marRight w:val="0"/>
              <w:marTop w:val="0"/>
              <w:marBottom w:val="0"/>
              <w:divBdr>
                <w:top w:val="none" w:sz="0" w:space="0" w:color="auto"/>
                <w:left w:val="none" w:sz="0" w:space="0" w:color="auto"/>
                <w:bottom w:val="none" w:sz="0" w:space="0" w:color="auto"/>
                <w:right w:val="none" w:sz="0" w:space="0" w:color="auto"/>
              </w:divBdr>
            </w:div>
            <w:div w:id="87508226">
              <w:marLeft w:val="0"/>
              <w:marRight w:val="0"/>
              <w:marTop w:val="0"/>
              <w:marBottom w:val="0"/>
              <w:divBdr>
                <w:top w:val="none" w:sz="0" w:space="0" w:color="auto"/>
                <w:left w:val="none" w:sz="0" w:space="0" w:color="auto"/>
                <w:bottom w:val="none" w:sz="0" w:space="0" w:color="auto"/>
                <w:right w:val="none" w:sz="0" w:space="0" w:color="auto"/>
              </w:divBdr>
            </w:div>
            <w:div w:id="90784943">
              <w:marLeft w:val="0"/>
              <w:marRight w:val="0"/>
              <w:marTop w:val="480"/>
              <w:marBottom w:val="0"/>
              <w:divBdr>
                <w:top w:val="single" w:sz="6" w:space="0" w:color="auto"/>
                <w:left w:val="single" w:sz="6" w:space="0" w:color="auto"/>
                <w:bottom w:val="single" w:sz="6" w:space="0" w:color="auto"/>
                <w:right w:val="single" w:sz="6" w:space="0" w:color="auto"/>
              </w:divBdr>
            </w:div>
            <w:div w:id="92089961">
              <w:marLeft w:val="0"/>
              <w:marRight w:val="0"/>
              <w:marTop w:val="0"/>
              <w:marBottom w:val="0"/>
              <w:divBdr>
                <w:top w:val="none" w:sz="0" w:space="0" w:color="auto"/>
                <w:left w:val="none" w:sz="0" w:space="0" w:color="auto"/>
                <w:bottom w:val="none" w:sz="0" w:space="0" w:color="auto"/>
                <w:right w:val="none" w:sz="0" w:space="0" w:color="auto"/>
              </w:divBdr>
            </w:div>
            <w:div w:id="92634535">
              <w:marLeft w:val="0"/>
              <w:marRight w:val="0"/>
              <w:marTop w:val="0"/>
              <w:marBottom w:val="0"/>
              <w:divBdr>
                <w:top w:val="none" w:sz="0" w:space="0" w:color="auto"/>
                <w:left w:val="none" w:sz="0" w:space="0" w:color="auto"/>
                <w:bottom w:val="none" w:sz="0" w:space="0" w:color="auto"/>
                <w:right w:val="none" w:sz="0" w:space="0" w:color="auto"/>
              </w:divBdr>
            </w:div>
            <w:div w:id="93794497">
              <w:marLeft w:val="0"/>
              <w:marRight w:val="0"/>
              <w:marTop w:val="0"/>
              <w:marBottom w:val="0"/>
              <w:divBdr>
                <w:top w:val="none" w:sz="0" w:space="0" w:color="auto"/>
                <w:left w:val="none" w:sz="0" w:space="0" w:color="auto"/>
                <w:bottom w:val="none" w:sz="0" w:space="0" w:color="auto"/>
                <w:right w:val="none" w:sz="0" w:space="0" w:color="auto"/>
              </w:divBdr>
            </w:div>
            <w:div w:id="93945634">
              <w:marLeft w:val="0"/>
              <w:marRight w:val="0"/>
              <w:marTop w:val="0"/>
              <w:marBottom w:val="0"/>
              <w:divBdr>
                <w:top w:val="none" w:sz="0" w:space="0" w:color="auto"/>
                <w:left w:val="none" w:sz="0" w:space="0" w:color="auto"/>
                <w:bottom w:val="none" w:sz="0" w:space="0" w:color="auto"/>
                <w:right w:val="none" w:sz="0" w:space="0" w:color="auto"/>
              </w:divBdr>
            </w:div>
            <w:div w:id="96947489">
              <w:marLeft w:val="0"/>
              <w:marRight w:val="0"/>
              <w:marTop w:val="0"/>
              <w:marBottom w:val="0"/>
              <w:divBdr>
                <w:top w:val="none" w:sz="0" w:space="0" w:color="auto"/>
                <w:left w:val="none" w:sz="0" w:space="0" w:color="auto"/>
                <w:bottom w:val="none" w:sz="0" w:space="0" w:color="auto"/>
                <w:right w:val="none" w:sz="0" w:space="0" w:color="auto"/>
              </w:divBdr>
            </w:div>
            <w:div w:id="97140209">
              <w:marLeft w:val="0"/>
              <w:marRight w:val="0"/>
              <w:marTop w:val="0"/>
              <w:marBottom w:val="0"/>
              <w:divBdr>
                <w:top w:val="none" w:sz="0" w:space="0" w:color="auto"/>
                <w:left w:val="none" w:sz="0" w:space="0" w:color="auto"/>
                <w:bottom w:val="none" w:sz="0" w:space="0" w:color="auto"/>
                <w:right w:val="none" w:sz="0" w:space="0" w:color="auto"/>
              </w:divBdr>
            </w:div>
            <w:div w:id="97916851">
              <w:marLeft w:val="0"/>
              <w:marRight w:val="0"/>
              <w:marTop w:val="0"/>
              <w:marBottom w:val="0"/>
              <w:divBdr>
                <w:top w:val="none" w:sz="0" w:space="0" w:color="auto"/>
                <w:left w:val="none" w:sz="0" w:space="0" w:color="auto"/>
                <w:bottom w:val="none" w:sz="0" w:space="0" w:color="auto"/>
                <w:right w:val="none" w:sz="0" w:space="0" w:color="auto"/>
              </w:divBdr>
            </w:div>
            <w:div w:id="99574529">
              <w:marLeft w:val="0"/>
              <w:marRight w:val="0"/>
              <w:marTop w:val="0"/>
              <w:marBottom w:val="0"/>
              <w:divBdr>
                <w:top w:val="none" w:sz="0" w:space="0" w:color="auto"/>
                <w:left w:val="none" w:sz="0" w:space="0" w:color="auto"/>
                <w:bottom w:val="none" w:sz="0" w:space="0" w:color="auto"/>
                <w:right w:val="none" w:sz="0" w:space="0" w:color="auto"/>
              </w:divBdr>
            </w:div>
            <w:div w:id="107547834">
              <w:marLeft w:val="0"/>
              <w:marRight w:val="0"/>
              <w:marTop w:val="0"/>
              <w:marBottom w:val="0"/>
              <w:divBdr>
                <w:top w:val="none" w:sz="0" w:space="0" w:color="auto"/>
                <w:left w:val="none" w:sz="0" w:space="0" w:color="auto"/>
                <w:bottom w:val="none" w:sz="0" w:space="0" w:color="auto"/>
                <w:right w:val="none" w:sz="0" w:space="0" w:color="auto"/>
              </w:divBdr>
            </w:div>
            <w:div w:id="108090352">
              <w:marLeft w:val="0"/>
              <w:marRight w:val="0"/>
              <w:marTop w:val="0"/>
              <w:marBottom w:val="0"/>
              <w:divBdr>
                <w:top w:val="none" w:sz="0" w:space="0" w:color="auto"/>
                <w:left w:val="none" w:sz="0" w:space="0" w:color="auto"/>
                <w:bottom w:val="none" w:sz="0" w:space="0" w:color="auto"/>
                <w:right w:val="none" w:sz="0" w:space="0" w:color="auto"/>
              </w:divBdr>
            </w:div>
            <w:div w:id="113211256">
              <w:marLeft w:val="0"/>
              <w:marRight w:val="0"/>
              <w:marTop w:val="0"/>
              <w:marBottom w:val="0"/>
              <w:divBdr>
                <w:top w:val="none" w:sz="0" w:space="0" w:color="auto"/>
                <w:left w:val="none" w:sz="0" w:space="0" w:color="auto"/>
                <w:bottom w:val="none" w:sz="0" w:space="0" w:color="auto"/>
                <w:right w:val="none" w:sz="0" w:space="0" w:color="auto"/>
              </w:divBdr>
            </w:div>
            <w:div w:id="114520488">
              <w:marLeft w:val="0"/>
              <w:marRight w:val="0"/>
              <w:marTop w:val="0"/>
              <w:marBottom w:val="0"/>
              <w:divBdr>
                <w:top w:val="none" w:sz="0" w:space="0" w:color="auto"/>
                <w:left w:val="none" w:sz="0" w:space="0" w:color="auto"/>
                <w:bottom w:val="none" w:sz="0" w:space="0" w:color="auto"/>
                <w:right w:val="none" w:sz="0" w:space="0" w:color="auto"/>
              </w:divBdr>
            </w:div>
            <w:div w:id="120081250">
              <w:marLeft w:val="0"/>
              <w:marRight w:val="0"/>
              <w:marTop w:val="0"/>
              <w:marBottom w:val="0"/>
              <w:divBdr>
                <w:top w:val="none" w:sz="0" w:space="0" w:color="auto"/>
                <w:left w:val="none" w:sz="0" w:space="0" w:color="auto"/>
                <w:bottom w:val="none" w:sz="0" w:space="0" w:color="auto"/>
                <w:right w:val="none" w:sz="0" w:space="0" w:color="auto"/>
              </w:divBdr>
            </w:div>
            <w:div w:id="130489265">
              <w:marLeft w:val="0"/>
              <w:marRight w:val="0"/>
              <w:marTop w:val="0"/>
              <w:marBottom w:val="0"/>
              <w:divBdr>
                <w:top w:val="none" w:sz="0" w:space="0" w:color="auto"/>
                <w:left w:val="none" w:sz="0" w:space="0" w:color="auto"/>
                <w:bottom w:val="none" w:sz="0" w:space="0" w:color="auto"/>
                <w:right w:val="none" w:sz="0" w:space="0" w:color="auto"/>
              </w:divBdr>
            </w:div>
            <w:div w:id="132410647">
              <w:marLeft w:val="0"/>
              <w:marRight w:val="0"/>
              <w:marTop w:val="0"/>
              <w:marBottom w:val="0"/>
              <w:divBdr>
                <w:top w:val="none" w:sz="0" w:space="0" w:color="auto"/>
                <w:left w:val="none" w:sz="0" w:space="0" w:color="auto"/>
                <w:bottom w:val="none" w:sz="0" w:space="0" w:color="auto"/>
                <w:right w:val="none" w:sz="0" w:space="0" w:color="auto"/>
              </w:divBdr>
            </w:div>
            <w:div w:id="133110021">
              <w:marLeft w:val="0"/>
              <w:marRight w:val="0"/>
              <w:marTop w:val="0"/>
              <w:marBottom w:val="0"/>
              <w:divBdr>
                <w:top w:val="none" w:sz="0" w:space="0" w:color="auto"/>
                <w:left w:val="none" w:sz="0" w:space="0" w:color="auto"/>
                <w:bottom w:val="none" w:sz="0" w:space="0" w:color="auto"/>
                <w:right w:val="none" w:sz="0" w:space="0" w:color="auto"/>
              </w:divBdr>
            </w:div>
            <w:div w:id="139352758">
              <w:marLeft w:val="0"/>
              <w:marRight w:val="0"/>
              <w:marTop w:val="0"/>
              <w:marBottom w:val="0"/>
              <w:divBdr>
                <w:top w:val="none" w:sz="0" w:space="0" w:color="auto"/>
                <w:left w:val="none" w:sz="0" w:space="0" w:color="auto"/>
                <w:bottom w:val="none" w:sz="0" w:space="0" w:color="auto"/>
                <w:right w:val="none" w:sz="0" w:space="0" w:color="auto"/>
              </w:divBdr>
            </w:div>
            <w:div w:id="139536719">
              <w:marLeft w:val="0"/>
              <w:marRight w:val="0"/>
              <w:marTop w:val="0"/>
              <w:marBottom w:val="0"/>
              <w:divBdr>
                <w:top w:val="none" w:sz="0" w:space="0" w:color="auto"/>
                <w:left w:val="none" w:sz="0" w:space="0" w:color="auto"/>
                <w:bottom w:val="none" w:sz="0" w:space="0" w:color="auto"/>
                <w:right w:val="none" w:sz="0" w:space="0" w:color="auto"/>
              </w:divBdr>
            </w:div>
            <w:div w:id="140080107">
              <w:marLeft w:val="0"/>
              <w:marRight w:val="0"/>
              <w:marTop w:val="0"/>
              <w:marBottom w:val="0"/>
              <w:divBdr>
                <w:top w:val="none" w:sz="0" w:space="0" w:color="auto"/>
                <w:left w:val="none" w:sz="0" w:space="0" w:color="auto"/>
                <w:bottom w:val="none" w:sz="0" w:space="0" w:color="auto"/>
                <w:right w:val="none" w:sz="0" w:space="0" w:color="auto"/>
              </w:divBdr>
            </w:div>
            <w:div w:id="144015335">
              <w:marLeft w:val="0"/>
              <w:marRight w:val="0"/>
              <w:marTop w:val="480"/>
              <w:marBottom w:val="0"/>
              <w:divBdr>
                <w:top w:val="single" w:sz="6" w:space="0" w:color="auto"/>
                <w:left w:val="single" w:sz="6" w:space="0" w:color="auto"/>
                <w:bottom w:val="single" w:sz="6" w:space="0" w:color="auto"/>
                <w:right w:val="single" w:sz="6" w:space="0" w:color="auto"/>
              </w:divBdr>
            </w:div>
            <w:div w:id="151793718">
              <w:marLeft w:val="0"/>
              <w:marRight w:val="0"/>
              <w:marTop w:val="0"/>
              <w:marBottom w:val="0"/>
              <w:divBdr>
                <w:top w:val="none" w:sz="0" w:space="0" w:color="auto"/>
                <w:left w:val="none" w:sz="0" w:space="0" w:color="auto"/>
                <w:bottom w:val="none" w:sz="0" w:space="0" w:color="auto"/>
                <w:right w:val="none" w:sz="0" w:space="0" w:color="auto"/>
              </w:divBdr>
            </w:div>
            <w:div w:id="153837324">
              <w:marLeft w:val="0"/>
              <w:marRight w:val="0"/>
              <w:marTop w:val="0"/>
              <w:marBottom w:val="0"/>
              <w:divBdr>
                <w:top w:val="none" w:sz="0" w:space="0" w:color="auto"/>
                <w:left w:val="none" w:sz="0" w:space="0" w:color="auto"/>
                <w:bottom w:val="none" w:sz="0" w:space="0" w:color="auto"/>
                <w:right w:val="none" w:sz="0" w:space="0" w:color="auto"/>
              </w:divBdr>
            </w:div>
            <w:div w:id="167335140">
              <w:marLeft w:val="0"/>
              <w:marRight w:val="0"/>
              <w:marTop w:val="0"/>
              <w:marBottom w:val="0"/>
              <w:divBdr>
                <w:top w:val="none" w:sz="0" w:space="0" w:color="auto"/>
                <w:left w:val="none" w:sz="0" w:space="0" w:color="auto"/>
                <w:bottom w:val="none" w:sz="0" w:space="0" w:color="auto"/>
                <w:right w:val="none" w:sz="0" w:space="0" w:color="auto"/>
              </w:divBdr>
            </w:div>
            <w:div w:id="169374678">
              <w:marLeft w:val="0"/>
              <w:marRight w:val="0"/>
              <w:marTop w:val="0"/>
              <w:marBottom w:val="0"/>
              <w:divBdr>
                <w:top w:val="none" w:sz="0" w:space="0" w:color="auto"/>
                <w:left w:val="none" w:sz="0" w:space="0" w:color="auto"/>
                <w:bottom w:val="none" w:sz="0" w:space="0" w:color="auto"/>
                <w:right w:val="none" w:sz="0" w:space="0" w:color="auto"/>
              </w:divBdr>
            </w:div>
            <w:div w:id="172762086">
              <w:marLeft w:val="0"/>
              <w:marRight w:val="0"/>
              <w:marTop w:val="480"/>
              <w:marBottom w:val="0"/>
              <w:divBdr>
                <w:top w:val="single" w:sz="6" w:space="0" w:color="auto"/>
                <w:left w:val="single" w:sz="6" w:space="0" w:color="auto"/>
                <w:bottom w:val="single" w:sz="6" w:space="0" w:color="auto"/>
                <w:right w:val="single" w:sz="6" w:space="0" w:color="auto"/>
              </w:divBdr>
            </w:div>
            <w:div w:id="173692978">
              <w:marLeft w:val="0"/>
              <w:marRight w:val="0"/>
              <w:marTop w:val="0"/>
              <w:marBottom w:val="0"/>
              <w:divBdr>
                <w:top w:val="none" w:sz="0" w:space="0" w:color="auto"/>
                <w:left w:val="none" w:sz="0" w:space="0" w:color="auto"/>
                <w:bottom w:val="none" w:sz="0" w:space="0" w:color="auto"/>
                <w:right w:val="none" w:sz="0" w:space="0" w:color="auto"/>
              </w:divBdr>
            </w:div>
            <w:div w:id="174614149">
              <w:marLeft w:val="0"/>
              <w:marRight w:val="0"/>
              <w:marTop w:val="480"/>
              <w:marBottom w:val="0"/>
              <w:divBdr>
                <w:top w:val="single" w:sz="6" w:space="0" w:color="auto"/>
                <w:left w:val="single" w:sz="6" w:space="0" w:color="auto"/>
                <w:bottom w:val="single" w:sz="6" w:space="0" w:color="auto"/>
                <w:right w:val="single" w:sz="6" w:space="0" w:color="auto"/>
              </w:divBdr>
            </w:div>
            <w:div w:id="181088722">
              <w:marLeft w:val="0"/>
              <w:marRight w:val="0"/>
              <w:marTop w:val="0"/>
              <w:marBottom w:val="0"/>
              <w:divBdr>
                <w:top w:val="none" w:sz="0" w:space="0" w:color="auto"/>
                <w:left w:val="none" w:sz="0" w:space="0" w:color="auto"/>
                <w:bottom w:val="none" w:sz="0" w:space="0" w:color="auto"/>
                <w:right w:val="none" w:sz="0" w:space="0" w:color="auto"/>
              </w:divBdr>
            </w:div>
            <w:div w:id="189150971">
              <w:marLeft w:val="0"/>
              <w:marRight w:val="0"/>
              <w:marTop w:val="0"/>
              <w:marBottom w:val="0"/>
              <w:divBdr>
                <w:top w:val="none" w:sz="0" w:space="0" w:color="auto"/>
                <w:left w:val="none" w:sz="0" w:space="0" w:color="auto"/>
                <w:bottom w:val="none" w:sz="0" w:space="0" w:color="auto"/>
                <w:right w:val="none" w:sz="0" w:space="0" w:color="auto"/>
              </w:divBdr>
            </w:div>
            <w:div w:id="193659357">
              <w:marLeft w:val="0"/>
              <w:marRight w:val="0"/>
              <w:marTop w:val="0"/>
              <w:marBottom w:val="0"/>
              <w:divBdr>
                <w:top w:val="none" w:sz="0" w:space="0" w:color="auto"/>
                <w:left w:val="none" w:sz="0" w:space="0" w:color="auto"/>
                <w:bottom w:val="none" w:sz="0" w:space="0" w:color="auto"/>
                <w:right w:val="none" w:sz="0" w:space="0" w:color="auto"/>
              </w:divBdr>
            </w:div>
            <w:div w:id="195504077">
              <w:marLeft w:val="0"/>
              <w:marRight w:val="0"/>
              <w:marTop w:val="0"/>
              <w:marBottom w:val="0"/>
              <w:divBdr>
                <w:top w:val="none" w:sz="0" w:space="0" w:color="auto"/>
                <w:left w:val="none" w:sz="0" w:space="0" w:color="auto"/>
                <w:bottom w:val="none" w:sz="0" w:space="0" w:color="auto"/>
                <w:right w:val="none" w:sz="0" w:space="0" w:color="auto"/>
              </w:divBdr>
            </w:div>
            <w:div w:id="201594349">
              <w:marLeft w:val="0"/>
              <w:marRight w:val="0"/>
              <w:marTop w:val="0"/>
              <w:marBottom w:val="0"/>
              <w:divBdr>
                <w:top w:val="none" w:sz="0" w:space="0" w:color="auto"/>
                <w:left w:val="none" w:sz="0" w:space="0" w:color="auto"/>
                <w:bottom w:val="none" w:sz="0" w:space="0" w:color="auto"/>
                <w:right w:val="none" w:sz="0" w:space="0" w:color="auto"/>
              </w:divBdr>
            </w:div>
            <w:div w:id="202913511">
              <w:marLeft w:val="0"/>
              <w:marRight w:val="0"/>
              <w:marTop w:val="0"/>
              <w:marBottom w:val="0"/>
              <w:divBdr>
                <w:top w:val="none" w:sz="0" w:space="0" w:color="auto"/>
                <w:left w:val="none" w:sz="0" w:space="0" w:color="auto"/>
                <w:bottom w:val="none" w:sz="0" w:space="0" w:color="auto"/>
                <w:right w:val="none" w:sz="0" w:space="0" w:color="auto"/>
              </w:divBdr>
            </w:div>
            <w:div w:id="204611104">
              <w:marLeft w:val="0"/>
              <w:marRight w:val="0"/>
              <w:marTop w:val="0"/>
              <w:marBottom w:val="0"/>
              <w:divBdr>
                <w:top w:val="none" w:sz="0" w:space="0" w:color="auto"/>
                <w:left w:val="none" w:sz="0" w:space="0" w:color="auto"/>
                <w:bottom w:val="none" w:sz="0" w:space="0" w:color="auto"/>
                <w:right w:val="none" w:sz="0" w:space="0" w:color="auto"/>
              </w:divBdr>
            </w:div>
            <w:div w:id="206307914">
              <w:marLeft w:val="0"/>
              <w:marRight w:val="0"/>
              <w:marTop w:val="0"/>
              <w:marBottom w:val="0"/>
              <w:divBdr>
                <w:top w:val="none" w:sz="0" w:space="0" w:color="auto"/>
                <w:left w:val="none" w:sz="0" w:space="0" w:color="auto"/>
                <w:bottom w:val="none" w:sz="0" w:space="0" w:color="auto"/>
                <w:right w:val="none" w:sz="0" w:space="0" w:color="auto"/>
              </w:divBdr>
            </w:div>
            <w:div w:id="206652410">
              <w:marLeft w:val="0"/>
              <w:marRight w:val="0"/>
              <w:marTop w:val="0"/>
              <w:marBottom w:val="0"/>
              <w:divBdr>
                <w:top w:val="none" w:sz="0" w:space="0" w:color="auto"/>
                <w:left w:val="none" w:sz="0" w:space="0" w:color="auto"/>
                <w:bottom w:val="none" w:sz="0" w:space="0" w:color="auto"/>
                <w:right w:val="none" w:sz="0" w:space="0" w:color="auto"/>
              </w:divBdr>
              <w:divsChild>
                <w:div w:id="46340965">
                  <w:marLeft w:val="0"/>
                  <w:marRight w:val="0"/>
                  <w:marTop w:val="0"/>
                  <w:marBottom w:val="0"/>
                  <w:divBdr>
                    <w:top w:val="none" w:sz="0" w:space="0" w:color="auto"/>
                    <w:left w:val="none" w:sz="0" w:space="0" w:color="auto"/>
                    <w:bottom w:val="none" w:sz="0" w:space="0" w:color="auto"/>
                    <w:right w:val="none" w:sz="0" w:space="0" w:color="auto"/>
                  </w:divBdr>
                </w:div>
                <w:div w:id="79714287">
                  <w:marLeft w:val="0"/>
                  <w:marRight w:val="0"/>
                  <w:marTop w:val="0"/>
                  <w:marBottom w:val="0"/>
                  <w:divBdr>
                    <w:top w:val="none" w:sz="0" w:space="0" w:color="auto"/>
                    <w:left w:val="none" w:sz="0" w:space="0" w:color="auto"/>
                    <w:bottom w:val="none" w:sz="0" w:space="0" w:color="auto"/>
                    <w:right w:val="none" w:sz="0" w:space="0" w:color="auto"/>
                  </w:divBdr>
                </w:div>
                <w:div w:id="81997446">
                  <w:marLeft w:val="0"/>
                  <w:marRight w:val="0"/>
                  <w:marTop w:val="0"/>
                  <w:marBottom w:val="0"/>
                  <w:divBdr>
                    <w:top w:val="none" w:sz="0" w:space="0" w:color="auto"/>
                    <w:left w:val="none" w:sz="0" w:space="0" w:color="auto"/>
                    <w:bottom w:val="none" w:sz="0" w:space="0" w:color="auto"/>
                    <w:right w:val="none" w:sz="0" w:space="0" w:color="auto"/>
                  </w:divBdr>
                </w:div>
                <w:div w:id="248199080">
                  <w:marLeft w:val="0"/>
                  <w:marRight w:val="0"/>
                  <w:marTop w:val="0"/>
                  <w:marBottom w:val="0"/>
                  <w:divBdr>
                    <w:top w:val="none" w:sz="0" w:space="0" w:color="auto"/>
                    <w:left w:val="none" w:sz="0" w:space="0" w:color="auto"/>
                    <w:bottom w:val="none" w:sz="0" w:space="0" w:color="auto"/>
                    <w:right w:val="none" w:sz="0" w:space="0" w:color="auto"/>
                  </w:divBdr>
                </w:div>
                <w:div w:id="659313647">
                  <w:marLeft w:val="0"/>
                  <w:marRight w:val="0"/>
                  <w:marTop w:val="0"/>
                  <w:marBottom w:val="0"/>
                  <w:divBdr>
                    <w:top w:val="none" w:sz="0" w:space="0" w:color="auto"/>
                    <w:left w:val="none" w:sz="0" w:space="0" w:color="auto"/>
                    <w:bottom w:val="none" w:sz="0" w:space="0" w:color="auto"/>
                    <w:right w:val="none" w:sz="0" w:space="0" w:color="auto"/>
                  </w:divBdr>
                </w:div>
                <w:div w:id="1009260949">
                  <w:marLeft w:val="0"/>
                  <w:marRight w:val="0"/>
                  <w:marTop w:val="0"/>
                  <w:marBottom w:val="0"/>
                  <w:divBdr>
                    <w:top w:val="none" w:sz="0" w:space="0" w:color="auto"/>
                    <w:left w:val="none" w:sz="0" w:space="0" w:color="auto"/>
                    <w:bottom w:val="none" w:sz="0" w:space="0" w:color="auto"/>
                    <w:right w:val="none" w:sz="0" w:space="0" w:color="auto"/>
                  </w:divBdr>
                </w:div>
                <w:div w:id="1580794417">
                  <w:marLeft w:val="0"/>
                  <w:marRight w:val="0"/>
                  <w:marTop w:val="0"/>
                  <w:marBottom w:val="0"/>
                  <w:divBdr>
                    <w:top w:val="none" w:sz="0" w:space="0" w:color="auto"/>
                    <w:left w:val="none" w:sz="0" w:space="0" w:color="auto"/>
                    <w:bottom w:val="none" w:sz="0" w:space="0" w:color="auto"/>
                    <w:right w:val="none" w:sz="0" w:space="0" w:color="auto"/>
                  </w:divBdr>
                </w:div>
                <w:div w:id="1847598960">
                  <w:marLeft w:val="0"/>
                  <w:marRight w:val="0"/>
                  <w:marTop w:val="0"/>
                  <w:marBottom w:val="0"/>
                  <w:divBdr>
                    <w:top w:val="none" w:sz="0" w:space="0" w:color="auto"/>
                    <w:left w:val="none" w:sz="0" w:space="0" w:color="auto"/>
                    <w:bottom w:val="none" w:sz="0" w:space="0" w:color="auto"/>
                    <w:right w:val="none" w:sz="0" w:space="0" w:color="auto"/>
                  </w:divBdr>
                </w:div>
              </w:divsChild>
            </w:div>
            <w:div w:id="211305342">
              <w:marLeft w:val="0"/>
              <w:marRight w:val="0"/>
              <w:marTop w:val="0"/>
              <w:marBottom w:val="0"/>
              <w:divBdr>
                <w:top w:val="none" w:sz="0" w:space="0" w:color="auto"/>
                <w:left w:val="none" w:sz="0" w:space="0" w:color="auto"/>
                <w:bottom w:val="none" w:sz="0" w:space="0" w:color="auto"/>
                <w:right w:val="none" w:sz="0" w:space="0" w:color="auto"/>
              </w:divBdr>
            </w:div>
            <w:div w:id="212159692">
              <w:marLeft w:val="0"/>
              <w:marRight w:val="0"/>
              <w:marTop w:val="0"/>
              <w:marBottom w:val="0"/>
              <w:divBdr>
                <w:top w:val="none" w:sz="0" w:space="0" w:color="auto"/>
                <w:left w:val="none" w:sz="0" w:space="0" w:color="auto"/>
                <w:bottom w:val="none" w:sz="0" w:space="0" w:color="auto"/>
                <w:right w:val="none" w:sz="0" w:space="0" w:color="auto"/>
              </w:divBdr>
            </w:div>
            <w:div w:id="212696274">
              <w:marLeft w:val="0"/>
              <w:marRight w:val="0"/>
              <w:marTop w:val="0"/>
              <w:marBottom w:val="0"/>
              <w:divBdr>
                <w:top w:val="none" w:sz="0" w:space="0" w:color="auto"/>
                <w:left w:val="none" w:sz="0" w:space="0" w:color="auto"/>
                <w:bottom w:val="none" w:sz="0" w:space="0" w:color="auto"/>
                <w:right w:val="none" w:sz="0" w:space="0" w:color="auto"/>
              </w:divBdr>
            </w:div>
            <w:div w:id="213008441">
              <w:marLeft w:val="0"/>
              <w:marRight w:val="0"/>
              <w:marTop w:val="0"/>
              <w:marBottom w:val="0"/>
              <w:divBdr>
                <w:top w:val="none" w:sz="0" w:space="0" w:color="auto"/>
                <w:left w:val="none" w:sz="0" w:space="0" w:color="auto"/>
                <w:bottom w:val="none" w:sz="0" w:space="0" w:color="auto"/>
                <w:right w:val="none" w:sz="0" w:space="0" w:color="auto"/>
              </w:divBdr>
            </w:div>
            <w:div w:id="216552602">
              <w:marLeft w:val="0"/>
              <w:marRight w:val="0"/>
              <w:marTop w:val="0"/>
              <w:marBottom w:val="0"/>
              <w:divBdr>
                <w:top w:val="none" w:sz="0" w:space="0" w:color="auto"/>
                <w:left w:val="none" w:sz="0" w:space="0" w:color="auto"/>
                <w:bottom w:val="none" w:sz="0" w:space="0" w:color="auto"/>
                <w:right w:val="none" w:sz="0" w:space="0" w:color="auto"/>
              </w:divBdr>
            </w:div>
            <w:div w:id="227613697">
              <w:marLeft w:val="0"/>
              <w:marRight w:val="0"/>
              <w:marTop w:val="0"/>
              <w:marBottom w:val="0"/>
              <w:divBdr>
                <w:top w:val="none" w:sz="0" w:space="0" w:color="auto"/>
                <w:left w:val="none" w:sz="0" w:space="0" w:color="auto"/>
                <w:bottom w:val="none" w:sz="0" w:space="0" w:color="auto"/>
                <w:right w:val="none" w:sz="0" w:space="0" w:color="auto"/>
              </w:divBdr>
            </w:div>
            <w:div w:id="228077380">
              <w:marLeft w:val="0"/>
              <w:marRight w:val="0"/>
              <w:marTop w:val="0"/>
              <w:marBottom w:val="0"/>
              <w:divBdr>
                <w:top w:val="none" w:sz="0" w:space="0" w:color="auto"/>
                <w:left w:val="none" w:sz="0" w:space="0" w:color="auto"/>
                <w:bottom w:val="none" w:sz="0" w:space="0" w:color="auto"/>
                <w:right w:val="none" w:sz="0" w:space="0" w:color="auto"/>
              </w:divBdr>
            </w:div>
            <w:div w:id="231428926">
              <w:marLeft w:val="0"/>
              <w:marRight w:val="0"/>
              <w:marTop w:val="0"/>
              <w:marBottom w:val="0"/>
              <w:divBdr>
                <w:top w:val="none" w:sz="0" w:space="0" w:color="auto"/>
                <w:left w:val="none" w:sz="0" w:space="0" w:color="auto"/>
                <w:bottom w:val="none" w:sz="0" w:space="0" w:color="auto"/>
                <w:right w:val="none" w:sz="0" w:space="0" w:color="auto"/>
              </w:divBdr>
            </w:div>
            <w:div w:id="234361315">
              <w:marLeft w:val="0"/>
              <w:marRight w:val="0"/>
              <w:marTop w:val="0"/>
              <w:marBottom w:val="0"/>
              <w:divBdr>
                <w:top w:val="none" w:sz="0" w:space="0" w:color="auto"/>
                <w:left w:val="none" w:sz="0" w:space="0" w:color="auto"/>
                <w:bottom w:val="none" w:sz="0" w:space="0" w:color="auto"/>
                <w:right w:val="none" w:sz="0" w:space="0" w:color="auto"/>
              </w:divBdr>
            </w:div>
            <w:div w:id="235559417">
              <w:marLeft w:val="0"/>
              <w:marRight w:val="0"/>
              <w:marTop w:val="0"/>
              <w:marBottom w:val="0"/>
              <w:divBdr>
                <w:top w:val="none" w:sz="0" w:space="0" w:color="auto"/>
                <w:left w:val="none" w:sz="0" w:space="0" w:color="auto"/>
                <w:bottom w:val="none" w:sz="0" w:space="0" w:color="auto"/>
                <w:right w:val="none" w:sz="0" w:space="0" w:color="auto"/>
              </w:divBdr>
            </w:div>
            <w:div w:id="237593933">
              <w:marLeft w:val="0"/>
              <w:marRight w:val="0"/>
              <w:marTop w:val="0"/>
              <w:marBottom w:val="0"/>
              <w:divBdr>
                <w:top w:val="none" w:sz="0" w:space="0" w:color="auto"/>
                <w:left w:val="none" w:sz="0" w:space="0" w:color="auto"/>
                <w:bottom w:val="none" w:sz="0" w:space="0" w:color="auto"/>
                <w:right w:val="none" w:sz="0" w:space="0" w:color="auto"/>
              </w:divBdr>
            </w:div>
            <w:div w:id="237639244">
              <w:marLeft w:val="0"/>
              <w:marRight w:val="0"/>
              <w:marTop w:val="0"/>
              <w:marBottom w:val="0"/>
              <w:divBdr>
                <w:top w:val="none" w:sz="0" w:space="0" w:color="auto"/>
                <w:left w:val="none" w:sz="0" w:space="0" w:color="auto"/>
                <w:bottom w:val="none" w:sz="0" w:space="0" w:color="auto"/>
                <w:right w:val="none" w:sz="0" w:space="0" w:color="auto"/>
              </w:divBdr>
            </w:div>
            <w:div w:id="242689826">
              <w:marLeft w:val="0"/>
              <w:marRight w:val="0"/>
              <w:marTop w:val="0"/>
              <w:marBottom w:val="0"/>
              <w:divBdr>
                <w:top w:val="none" w:sz="0" w:space="0" w:color="auto"/>
                <w:left w:val="none" w:sz="0" w:space="0" w:color="auto"/>
                <w:bottom w:val="none" w:sz="0" w:space="0" w:color="auto"/>
                <w:right w:val="none" w:sz="0" w:space="0" w:color="auto"/>
              </w:divBdr>
            </w:div>
            <w:div w:id="243540301">
              <w:marLeft w:val="0"/>
              <w:marRight w:val="0"/>
              <w:marTop w:val="0"/>
              <w:marBottom w:val="0"/>
              <w:divBdr>
                <w:top w:val="none" w:sz="0" w:space="0" w:color="auto"/>
                <w:left w:val="none" w:sz="0" w:space="0" w:color="auto"/>
                <w:bottom w:val="none" w:sz="0" w:space="0" w:color="auto"/>
                <w:right w:val="none" w:sz="0" w:space="0" w:color="auto"/>
              </w:divBdr>
            </w:div>
            <w:div w:id="245921995">
              <w:marLeft w:val="0"/>
              <w:marRight w:val="0"/>
              <w:marTop w:val="0"/>
              <w:marBottom w:val="0"/>
              <w:divBdr>
                <w:top w:val="none" w:sz="0" w:space="0" w:color="auto"/>
                <w:left w:val="none" w:sz="0" w:space="0" w:color="auto"/>
                <w:bottom w:val="none" w:sz="0" w:space="0" w:color="auto"/>
                <w:right w:val="none" w:sz="0" w:space="0" w:color="auto"/>
              </w:divBdr>
            </w:div>
            <w:div w:id="246156459">
              <w:marLeft w:val="0"/>
              <w:marRight w:val="0"/>
              <w:marTop w:val="0"/>
              <w:marBottom w:val="0"/>
              <w:divBdr>
                <w:top w:val="none" w:sz="0" w:space="0" w:color="auto"/>
                <w:left w:val="none" w:sz="0" w:space="0" w:color="auto"/>
                <w:bottom w:val="none" w:sz="0" w:space="0" w:color="auto"/>
                <w:right w:val="none" w:sz="0" w:space="0" w:color="auto"/>
              </w:divBdr>
            </w:div>
            <w:div w:id="246352145">
              <w:marLeft w:val="0"/>
              <w:marRight w:val="0"/>
              <w:marTop w:val="0"/>
              <w:marBottom w:val="0"/>
              <w:divBdr>
                <w:top w:val="none" w:sz="0" w:space="0" w:color="auto"/>
                <w:left w:val="none" w:sz="0" w:space="0" w:color="auto"/>
                <w:bottom w:val="none" w:sz="0" w:space="0" w:color="auto"/>
                <w:right w:val="none" w:sz="0" w:space="0" w:color="auto"/>
              </w:divBdr>
            </w:div>
            <w:div w:id="246773548">
              <w:marLeft w:val="0"/>
              <w:marRight w:val="0"/>
              <w:marTop w:val="0"/>
              <w:marBottom w:val="0"/>
              <w:divBdr>
                <w:top w:val="none" w:sz="0" w:space="0" w:color="auto"/>
                <w:left w:val="none" w:sz="0" w:space="0" w:color="auto"/>
                <w:bottom w:val="none" w:sz="0" w:space="0" w:color="auto"/>
                <w:right w:val="none" w:sz="0" w:space="0" w:color="auto"/>
              </w:divBdr>
            </w:div>
            <w:div w:id="247428725">
              <w:marLeft w:val="0"/>
              <w:marRight w:val="0"/>
              <w:marTop w:val="0"/>
              <w:marBottom w:val="0"/>
              <w:divBdr>
                <w:top w:val="none" w:sz="0" w:space="0" w:color="auto"/>
                <w:left w:val="none" w:sz="0" w:space="0" w:color="auto"/>
                <w:bottom w:val="none" w:sz="0" w:space="0" w:color="auto"/>
                <w:right w:val="none" w:sz="0" w:space="0" w:color="auto"/>
              </w:divBdr>
            </w:div>
            <w:div w:id="252982965">
              <w:marLeft w:val="0"/>
              <w:marRight w:val="0"/>
              <w:marTop w:val="0"/>
              <w:marBottom w:val="0"/>
              <w:divBdr>
                <w:top w:val="none" w:sz="0" w:space="0" w:color="auto"/>
                <w:left w:val="none" w:sz="0" w:space="0" w:color="auto"/>
                <w:bottom w:val="none" w:sz="0" w:space="0" w:color="auto"/>
                <w:right w:val="none" w:sz="0" w:space="0" w:color="auto"/>
              </w:divBdr>
            </w:div>
            <w:div w:id="253364840">
              <w:marLeft w:val="0"/>
              <w:marRight w:val="0"/>
              <w:marTop w:val="0"/>
              <w:marBottom w:val="0"/>
              <w:divBdr>
                <w:top w:val="none" w:sz="0" w:space="0" w:color="auto"/>
                <w:left w:val="none" w:sz="0" w:space="0" w:color="auto"/>
                <w:bottom w:val="none" w:sz="0" w:space="0" w:color="auto"/>
                <w:right w:val="none" w:sz="0" w:space="0" w:color="auto"/>
              </w:divBdr>
            </w:div>
            <w:div w:id="255024279">
              <w:marLeft w:val="0"/>
              <w:marRight w:val="0"/>
              <w:marTop w:val="0"/>
              <w:marBottom w:val="0"/>
              <w:divBdr>
                <w:top w:val="none" w:sz="0" w:space="0" w:color="auto"/>
                <w:left w:val="none" w:sz="0" w:space="0" w:color="auto"/>
                <w:bottom w:val="none" w:sz="0" w:space="0" w:color="auto"/>
                <w:right w:val="none" w:sz="0" w:space="0" w:color="auto"/>
              </w:divBdr>
            </w:div>
            <w:div w:id="256839005">
              <w:marLeft w:val="0"/>
              <w:marRight w:val="0"/>
              <w:marTop w:val="0"/>
              <w:marBottom w:val="0"/>
              <w:divBdr>
                <w:top w:val="none" w:sz="0" w:space="0" w:color="auto"/>
                <w:left w:val="none" w:sz="0" w:space="0" w:color="auto"/>
                <w:bottom w:val="none" w:sz="0" w:space="0" w:color="auto"/>
                <w:right w:val="none" w:sz="0" w:space="0" w:color="auto"/>
              </w:divBdr>
            </w:div>
            <w:div w:id="258412221">
              <w:marLeft w:val="0"/>
              <w:marRight w:val="0"/>
              <w:marTop w:val="0"/>
              <w:marBottom w:val="0"/>
              <w:divBdr>
                <w:top w:val="none" w:sz="0" w:space="0" w:color="auto"/>
                <w:left w:val="none" w:sz="0" w:space="0" w:color="auto"/>
                <w:bottom w:val="none" w:sz="0" w:space="0" w:color="auto"/>
                <w:right w:val="none" w:sz="0" w:space="0" w:color="auto"/>
              </w:divBdr>
            </w:div>
            <w:div w:id="261840359">
              <w:marLeft w:val="0"/>
              <w:marRight w:val="0"/>
              <w:marTop w:val="0"/>
              <w:marBottom w:val="0"/>
              <w:divBdr>
                <w:top w:val="none" w:sz="0" w:space="0" w:color="auto"/>
                <w:left w:val="none" w:sz="0" w:space="0" w:color="auto"/>
                <w:bottom w:val="none" w:sz="0" w:space="0" w:color="auto"/>
                <w:right w:val="none" w:sz="0" w:space="0" w:color="auto"/>
              </w:divBdr>
            </w:div>
            <w:div w:id="261957188">
              <w:marLeft w:val="0"/>
              <w:marRight w:val="0"/>
              <w:marTop w:val="0"/>
              <w:marBottom w:val="0"/>
              <w:divBdr>
                <w:top w:val="none" w:sz="0" w:space="0" w:color="auto"/>
                <w:left w:val="none" w:sz="0" w:space="0" w:color="auto"/>
                <w:bottom w:val="none" w:sz="0" w:space="0" w:color="auto"/>
                <w:right w:val="none" w:sz="0" w:space="0" w:color="auto"/>
              </w:divBdr>
            </w:div>
            <w:div w:id="262303081">
              <w:marLeft w:val="0"/>
              <w:marRight w:val="0"/>
              <w:marTop w:val="0"/>
              <w:marBottom w:val="0"/>
              <w:divBdr>
                <w:top w:val="none" w:sz="0" w:space="0" w:color="auto"/>
                <w:left w:val="none" w:sz="0" w:space="0" w:color="auto"/>
                <w:bottom w:val="none" w:sz="0" w:space="0" w:color="auto"/>
                <w:right w:val="none" w:sz="0" w:space="0" w:color="auto"/>
              </w:divBdr>
            </w:div>
            <w:div w:id="262686078">
              <w:marLeft w:val="0"/>
              <w:marRight w:val="0"/>
              <w:marTop w:val="0"/>
              <w:marBottom w:val="0"/>
              <w:divBdr>
                <w:top w:val="none" w:sz="0" w:space="0" w:color="auto"/>
                <w:left w:val="none" w:sz="0" w:space="0" w:color="auto"/>
                <w:bottom w:val="none" w:sz="0" w:space="0" w:color="auto"/>
                <w:right w:val="none" w:sz="0" w:space="0" w:color="auto"/>
              </w:divBdr>
            </w:div>
            <w:div w:id="266082125">
              <w:marLeft w:val="0"/>
              <w:marRight w:val="0"/>
              <w:marTop w:val="0"/>
              <w:marBottom w:val="0"/>
              <w:divBdr>
                <w:top w:val="none" w:sz="0" w:space="0" w:color="auto"/>
                <w:left w:val="none" w:sz="0" w:space="0" w:color="auto"/>
                <w:bottom w:val="none" w:sz="0" w:space="0" w:color="auto"/>
                <w:right w:val="none" w:sz="0" w:space="0" w:color="auto"/>
              </w:divBdr>
            </w:div>
            <w:div w:id="267781914">
              <w:marLeft w:val="0"/>
              <w:marRight w:val="0"/>
              <w:marTop w:val="0"/>
              <w:marBottom w:val="0"/>
              <w:divBdr>
                <w:top w:val="none" w:sz="0" w:space="0" w:color="auto"/>
                <w:left w:val="none" w:sz="0" w:space="0" w:color="auto"/>
                <w:bottom w:val="none" w:sz="0" w:space="0" w:color="auto"/>
                <w:right w:val="none" w:sz="0" w:space="0" w:color="auto"/>
              </w:divBdr>
            </w:div>
            <w:div w:id="269582218">
              <w:marLeft w:val="0"/>
              <w:marRight w:val="0"/>
              <w:marTop w:val="0"/>
              <w:marBottom w:val="0"/>
              <w:divBdr>
                <w:top w:val="none" w:sz="0" w:space="0" w:color="auto"/>
                <w:left w:val="none" w:sz="0" w:space="0" w:color="auto"/>
                <w:bottom w:val="none" w:sz="0" w:space="0" w:color="auto"/>
                <w:right w:val="none" w:sz="0" w:space="0" w:color="auto"/>
              </w:divBdr>
            </w:div>
            <w:div w:id="269822906">
              <w:marLeft w:val="0"/>
              <w:marRight w:val="0"/>
              <w:marTop w:val="0"/>
              <w:marBottom w:val="0"/>
              <w:divBdr>
                <w:top w:val="none" w:sz="0" w:space="0" w:color="auto"/>
                <w:left w:val="none" w:sz="0" w:space="0" w:color="auto"/>
                <w:bottom w:val="none" w:sz="0" w:space="0" w:color="auto"/>
                <w:right w:val="none" w:sz="0" w:space="0" w:color="auto"/>
              </w:divBdr>
            </w:div>
            <w:div w:id="274214565">
              <w:marLeft w:val="0"/>
              <w:marRight w:val="0"/>
              <w:marTop w:val="0"/>
              <w:marBottom w:val="0"/>
              <w:divBdr>
                <w:top w:val="none" w:sz="0" w:space="0" w:color="auto"/>
                <w:left w:val="none" w:sz="0" w:space="0" w:color="auto"/>
                <w:bottom w:val="none" w:sz="0" w:space="0" w:color="auto"/>
                <w:right w:val="none" w:sz="0" w:space="0" w:color="auto"/>
              </w:divBdr>
            </w:div>
            <w:div w:id="280844590">
              <w:marLeft w:val="0"/>
              <w:marRight w:val="0"/>
              <w:marTop w:val="0"/>
              <w:marBottom w:val="0"/>
              <w:divBdr>
                <w:top w:val="none" w:sz="0" w:space="0" w:color="auto"/>
                <w:left w:val="none" w:sz="0" w:space="0" w:color="auto"/>
                <w:bottom w:val="none" w:sz="0" w:space="0" w:color="auto"/>
                <w:right w:val="none" w:sz="0" w:space="0" w:color="auto"/>
              </w:divBdr>
            </w:div>
            <w:div w:id="282151348">
              <w:marLeft w:val="0"/>
              <w:marRight w:val="0"/>
              <w:marTop w:val="0"/>
              <w:marBottom w:val="0"/>
              <w:divBdr>
                <w:top w:val="none" w:sz="0" w:space="0" w:color="auto"/>
                <w:left w:val="none" w:sz="0" w:space="0" w:color="auto"/>
                <w:bottom w:val="none" w:sz="0" w:space="0" w:color="auto"/>
                <w:right w:val="none" w:sz="0" w:space="0" w:color="auto"/>
              </w:divBdr>
            </w:div>
            <w:div w:id="285474984">
              <w:marLeft w:val="0"/>
              <w:marRight w:val="0"/>
              <w:marTop w:val="0"/>
              <w:marBottom w:val="0"/>
              <w:divBdr>
                <w:top w:val="none" w:sz="0" w:space="0" w:color="auto"/>
                <w:left w:val="none" w:sz="0" w:space="0" w:color="auto"/>
                <w:bottom w:val="none" w:sz="0" w:space="0" w:color="auto"/>
                <w:right w:val="none" w:sz="0" w:space="0" w:color="auto"/>
              </w:divBdr>
            </w:div>
            <w:div w:id="298806567">
              <w:marLeft w:val="0"/>
              <w:marRight w:val="0"/>
              <w:marTop w:val="0"/>
              <w:marBottom w:val="0"/>
              <w:divBdr>
                <w:top w:val="none" w:sz="0" w:space="0" w:color="auto"/>
                <w:left w:val="none" w:sz="0" w:space="0" w:color="auto"/>
                <w:bottom w:val="none" w:sz="0" w:space="0" w:color="auto"/>
                <w:right w:val="none" w:sz="0" w:space="0" w:color="auto"/>
              </w:divBdr>
            </w:div>
            <w:div w:id="301812909">
              <w:marLeft w:val="0"/>
              <w:marRight w:val="0"/>
              <w:marTop w:val="0"/>
              <w:marBottom w:val="0"/>
              <w:divBdr>
                <w:top w:val="none" w:sz="0" w:space="0" w:color="auto"/>
                <w:left w:val="none" w:sz="0" w:space="0" w:color="auto"/>
                <w:bottom w:val="none" w:sz="0" w:space="0" w:color="auto"/>
                <w:right w:val="none" w:sz="0" w:space="0" w:color="auto"/>
              </w:divBdr>
            </w:div>
            <w:div w:id="303119539">
              <w:marLeft w:val="0"/>
              <w:marRight w:val="0"/>
              <w:marTop w:val="0"/>
              <w:marBottom w:val="0"/>
              <w:divBdr>
                <w:top w:val="none" w:sz="0" w:space="0" w:color="auto"/>
                <w:left w:val="none" w:sz="0" w:space="0" w:color="auto"/>
                <w:bottom w:val="none" w:sz="0" w:space="0" w:color="auto"/>
                <w:right w:val="none" w:sz="0" w:space="0" w:color="auto"/>
              </w:divBdr>
            </w:div>
            <w:div w:id="312412109">
              <w:marLeft w:val="0"/>
              <w:marRight w:val="0"/>
              <w:marTop w:val="0"/>
              <w:marBottom w:val="0"/>
              <w:divBdr>
                <w:top w:val="none" w:sz="0" w:space="0" w:color="auto"/>
                <w:left w:val="none" w:sz="0" w:space="0" w:color="auto"/>
                <w:bottom w:val="none" w:sz="0" w:space="0" w:color="auto"/>
                <w:right w:val="none" w:sz="0" w:space="0" w:color="auto"/>
              </w:divBdr>
            </w:div>
            <w:div w:id="318655767">
              <w:marLeft w:val="0"/>
              <w:marRight w:val="0"/>
              <w:marTop w:val="0"/>
              <w:marBottom w:val="0"/>
              <w:divBdr>
                <w:top w:val="none" w:sz="0" w:space="0" w:color="auto"/>
                <w:left w:val="none" w:sz="0" w:space="0" w:color="auto"/>
                <w:bottom w:val="none" w:sz="0" w:space="0" w:color="auto"/>
                <w:right w:val="none" w:sz="0" w:space="0" w:color="auto"/>
              </w:divBdr>
            </w:div>
            <w:div w:id="319889933">
              <w:marLeft w:val="0"/>
              <w:marRight w:val="0"/>
              <w:marTop w:val="480"/>
              <w:marBottom w:val="0"/>
              <w:divBdr>
                <w:top w:val="single" w:sz="6" w:space="0" w:color="auto"/>
                <w:left w:val="single" w:sz="6" w:space="0" w:color="auto"/>
                <w:bottom w:val="single" w:sz="6" w:space="0" w:color="auto"/>
                <w:right w:val="single" w:sz="6" w:space="0" w:color="auto"/>
              </w:divBdr>
            </w:div>
            <w:div w:id="330135761">
              <w:marLeft w:val="0"/>
              <w:marRight w:val="0"/>
              <w:marTop w:val="0"/>
              <w:marBottom w:val="0"/>
              <w:divBdr>
                <w:top w:val="none" w:sz="0" w:space="0" w:color="auto"/>
                <w:left w:val="none" w:sz="0" w:space="0" w:color="auto"/>
                <w:bottom w:val="none" w:sz="0" w:space="0" w:color="auto"/>
                <w:right w:val="none" w:sz="0" w:space="0" w:color="auto"/>
              </w:divBdr>
            </w:div>
            <w:div w:id="331492447">
              <w:marLeft w:val="0"/>
              <w:marRight w:val="0"/>
              <w:marTop w:val="0"/>
              <w:marBottom w:val="0"/>
              <w:divBdr>
                <w:top w:val="none" w:sz="0" w:space="0" w:color="auto"/>
                <w:left w:val="none" w:sz="0" w:space="0" w:color="auto"/>
                <w:bottom w:val="none" w:sz="0" w:space="0" w:color="auto"/>
                <w:right w:val="none" w:sz="0" w:space="0" w:color="auto"/>
              </w:divBdr>
            </w:div>
            <w:div w:id="336349780">
              <w:marLeft w:val="0"/>
              <w:marRight w:val="0"/>
              <w:marTop w:val="0"/>
              <w:marBottom w:val="0"/>
              <w:divBdr>
                <w:top w:val="none" w:sz="0" w:space="0" w:color="auto"/>
                <w:left w:val="none" w:sz="0" w:space="0" w:color="auto"/>
                <w:bottom w:val="none" w:sz="0" w:space="0" w:color="auto"/>
                <w:right w:val="none" w:sz="0" w:space="0" w:color="auto"/>
              </w:divBdr>
            </w:div>
            <w:div w:id="339040811">
              <w:marLeft w:val="0"/>
              <w:marRight w:val="0"/>
              <w:marTop w:val="480"/>
              <w:marBottom w:val="0"/>
              <w:divBdr>
                <w:top w:val="single" w:sz="6" w:space="0" w:color="auto"/>
                <w:left w:val="single" w:sz="6" w:space="0" w:color="auto"/>
                <w:bottom w:val="single" w:sz="6" w:space="0" w:color="auto"/>
                <w:right w:val="single" w:sz="6" w:space="0" w:color="auto"/>
              </w:divBdr>
            </w:div>
            <w:div w:id="345208786">
              <w:marLeft w:val="0"/>
              <w:marRight w:val="0"/>
              <w:marTop w:val="0"/>
              <w:marBottom w:val="0"/>
              <w:divBdr>
                <w:top w:val="none" w:sz="0" w:space="0" w:color="auto"/>
                <w:left w:val="none" w:sz="0" w:space="0" w:color="auto"/>
                <w:bottom w:val="none" w:sz="0" w:space="0" w:color="auto"/>
                <w:right w:val="none" w:sz="0" w:space="0" w:color="auto"/>
              </w:divBdr>
            </w:div>
            <w:div w:id="345793908">
              <w:marLeft w:val="0"/>
              <w:marRight w:val="0"/>
              <w:marTop w:val="0"/>
              <w:marBottom w:val="0"/>
              <w:divBdr>
                <w:top w:val="none" w:sz="0" w:space="0" w:color="auto"/>
                <w:left w:val="none" w:sz="0" w:space="0" w:color="auto"/>
                <w:bottom w:val="none" w:sz="0" w:space="0" w:color="auto"/>
                <w:right w:val="none" w:sz="0" w:space="0" w:color="auto"/>
              </w:divBdr>
            </w:div>
            <w:div w:id="353505592">
              <w:marLeft w:val="0"/>
              <w:marRight w:val="0"/>
              <w:marTop w:val="0"/>
              <w:marBottom w:val="0"/>
              <w:divBdr>
                <w:top w:val="none" w:sz="0" w:space="0" w:color="auto"/>
                <w:left w:val="none" w:sz="0" w:space="0" w:color="auto"/>
                <w:bottom w:val="none" w:sz="0" w:space="0" w:color="auto"/>
                <w:right w:val="none" w:sz="0" w:space="0" w:color="auto"/>
              </w:divBdr>
            </w:div>
            <w:div w:id="354618902">
              <w:marLeft w:val="0"/>
              <w:marRight w:val="0"/>
              <w:marTop w:val="0"/>
              <w:marBottom w:val="0"/>
              <w:divBdr>
                <w:top w:val="none" w:sz="0" w:space="0" w:color="auto"/>
                <w:left w:val="none" w:sz="0" w:space="0" w:color="auto"/>
                <w:bottom w:val="none" w:sz="0" w:space="0" w:color="auto"/>
                <w:right w:val="none" w:sz="0" w:space="0" w:color="auto"/>
              </w:divBdr>
            </w:div>
            <w:div w:id="358627070">
              <w:marLeft w:val="0"/>
              <w:marRight w:val="0"/>
              <w:marTop w:val="0"/>
              <w:marBottom w:val="0"/>
              <w:divBdr>
                <w:top w:val="none" w:sz="0" w:space="0" w:color="auto"/>
                <w:left w:val="none" w:sz="0" w:space="0" w:color="auto"/>
                <w:bottom w:val="none" w:sz="0" w:space="0" w:color="auto"/>
                <w:right w:val="none" w:sz="0" w:space="0" w:color="auto"/>
              </w:divBdr>
            </w:div>
            <w:div w:id="359667116">
              <w:marLeft w:val="0"/>
              <w:marRight w:val="0"/>
              <w:marTop w:val="0"/>
              <w:marBottom w:val="0"/>
              <w:divBdr>
                <w:top w:val="none" w:sz="0" w:space="0" w:color="auto"/>
                <w:left w:val="none" w:sz="0" w:space="0" w:color="auto"/>
                <w:bottom w:val="none" w:sz="0" w:space="0" w:color="auto"/>
                <w:right w:val="none" w:sz="0" w:space="0" w:color="auto"/>
              </w:divBdr>
            </w:div>
            <w:div w:id="368144610">
              <w:marLeft w:val="0"/>
              <w:marRight w:val="0"/>
              <w:marTop w:val="0"/>
              <w:marBottom w:val="0"/>
              <w:divBdr>
                <w:top w:val="none" w:sz="0" w:space="0" w:color="auto"/>
                <w:left w:val="none" w:sz="0" w:space="0" w:color="auto"/>
                <w:bottom w:val="none" w:sz="0" w:space="0" w:color="auto"/>
                <w:right w:val="none" w:sz="0" w:space="0" w:color="auto"/>
              </w:divBdr>
            </w:div>
            <w:div w:id="368457011">
              <w:marLeft w:val="0"/>
              <w:marRight w:val="0"/>
              <w:marTop w:val="480"/>
              <w:marBottom w:val="0"/>
              <w:divBdr>
                <w:top w:val="single" w:sz="6" w:space="0" w:color="auto"/>
                <w:left w:val="single" w:sz="6" w:space="0" w:color="auto"/>
                <w:bottom w:val="single" w:sz="6" w:space="0" w:color="auto"/>
                <w:right w:val="single" w:sz="6" w:space="0" w:color="auto"/>
              </w:divBdr>
            </w:div>
            <w:div w:id="371347343">
              <w:marLeft w:val="0"/>
              <w:marRight w:val="0"/>
              <w:marTop w:val="0"/>
              <w:marBottom w:val="0"/>
              <w:divBdr>
                <w:top w:val="none" w:sz="0" w:space="0" w:color="auto"/>
                <w:left w:val="none" w:sz="0" w:space="0" w:color="auto"/>
                <w:bottom w:val="none" w:sz="0" w:space="0" w:color="auto"/>
                <w:right w:val="none" w:sz="0" w:space="0" w:color="auto"/>
              </w:divBdr>
            </w:div>
            <w:div w:id="378165659">
              <w:marLeft w:val="0"/>
              <w:marRight w:val="0"/>
              <w:marTop w:val="0"/>
              <w:marBottom w:val="0"/>
              <w:divBdr>
                <w:top w:val="none" w:sz="0" w:space="0" w:color="auto"/>
                <w:left w:val="none" w:sz="0" w:space="0" w:color="auto"/>
                <w:bottom w:val="none" w:sz="0" w:space="0" w:color="auto"/>
                <w:right w:val="none" w:sz="0" w:space="0" w:color="auto"/>
              </w:divBdr>
            </w:div>
            <w:div w:id="378550352">
              <w:marLeft w:val="0"/>
              <w:marRight w:val="0"/>
              <w:marTop w:val="0"/>
              <w:marBottom w:val="0"/>
              <w:divBdr>
                <w:top w:val="none" w:sz="0" w:space="0" w:color="auto"/>
                <w:left w:val="none" w:sz="0" w:space="0" w:color="auto"/>
                <w:bottom w:val="none" w:sz="0" w:space="0" w:color="auto"/>
                <w:right w:val="none" w:sz="0" w:space="0" w:color="auto"/>
              </w:divBdr>
            </w:div>
            <w:div w:id="380329205">
              <w:marLeft w:val="0"/>
              <w:marRight w:val="0"/>
              <w:marTop w:val="0"/>
              <w:marBottom w:val="0"/>
              <w:divBdr>
                <w:top w:val="none" w:sz="0" w:space="0" w:color="auto"/>
                <w:left w:val="none" w:sz="0" w:space="0" w:color="auto"/>
                <w:bottom w:val="none" w:sz="0" w:space="0" w:color="auto"/>
                <w:right w:val="none" w:sz="0" w:space="0" w:color="auto"/>
              </w:divBdr>
            </w:div>
            <w:div w:id="382369538">
              <w:marLeft w:val="0"/>
              <w:marRight w:val="0"/>
              <w:marTop w:val="0"/>
              <w:marBottom w:val="0"/>
              <w:divBdr>
                <w:top w:val="none" w:sz="0" w:space="0" w:color="auto"/>
                <w:left w:val="none" w:sz="0" w:space="0" w:color="auto"/>
                <w:bottom w:val="none" w:sz="0" w:space="0" w:color="auto"/>
                <w:right w:val="none" w:sz="0" w:space="0" w:color="auto"/>
              </w:divBdr>
            </w:div>
            <w:div w:id="383723539">
              <w:marLeft w:val="0"/>
              <w:marRight w:val="0"/>
              <w:marTop w:val="0"/>
              <w:marBottom w:val="0"/>
              <w:divBdr>
                <w:top w:val="none" w:sz="0" w:space="0" w:color="auto"/>
                <w:left w:val="none" w:sz="0" w:space="0" w:color="auto"/>
                <w:bottom w:val="none" w:sz="0" w:space="0" w:color="auto"/>
                <w:right w:val="none" w:sz="0" w:space="0" w:color="auto"/>
              </w:divBdr>
            </w:div>
            <w:div w:id="384260952">
              <w:marLeft w:val="0"/>
              <w:marRight w:val="0"/>
              <w:marTop w:val="0"/>
              <w:marBottom w:val="0"/>
              <w:divBdr>
                <w:top w:val="none" w:sz="0" w:space="0" w:color="auto"/>
                <w:left w:val="none" w:sz="0" w:space="0" w:color="auto"/>
                <w:bottom w:val="none" w:sz="0" w:space="0" w:color="auto"/>
                <w:right w:val="none" w:sz="0" w:space="0" w:color="auto"/>
              </w:divBdr>
            </w:div>
            <w:div w:id="384842206">
              <w:marLeft w:val="0"/>
              <w:marRight w:val="0"/>
              <w:marTop w:val="0"/>
              <w:marBottom w:val="0"/>
              <w:divBdr>
                <w:top w:val="none" w:sz="0" w:space="0" w:color="auto"/>
                <w:left w:val="none" w:sz="0" w:space="0" w:color="auto"/>
                <w:bottom w:val="none" w:sz="0" w:space="0" w:color="auto"/>
                <w:right w:val="none" w:sz="0" w:space="0" w:color="auto"/>
              </w:divBdr>
            </w:div>
            <w:div w:id="387648427">
              <w:marLeft w:val="0"/>
              <w:marRight w:val="0"/>
              <w:marTop w:val="0"/>
              <w:marBottom w:val="0"/>
              <w:divBdr>
                <w:top w:val="none" w:sz="0" w:space="0" w:color="auto"/>
                <w:left w:val="none" w:sz="0" w:space="0" w:color="auto"/>
                <w:bottom w:val="none" w:sz="0" w:space="0" w:color="auto"/>
                <w:right w:val="none" w:sz="0" w:space="0" w:color="auto"/>
              </w:divBdr>
            </w:div>
            <w:div w:id="397366066">
              <w:marLeft w:val="0"/>
              <w:marRight w:val="0"/>
              <w:marTop w:val="0"/>
              <w:marBottom w:val="0"/>
              <w:divBdr>
                <w:top w:val="none" w:sz="0" w:space="0" w:color="auto"/>
                <w:left w:val="none" w:sz="0" w:space="0" w:color="auto"/>
                <w:bottom w:val="none" w:sz="0" w:space="0" w:color="auto"/>
                <w:right w:val="none" w:sz="0" w:space="0" w:color="auto"/>
              </w:divBdr>
            </w:div>
            <w:div w:id="400717878">
              <w:marLeft w:val="0"/>
              <w:marRight w:val="0"/>
              <w:marTop w:val="480"/>
              <w:marBottom w:val="0"/>
              <w:divBdr>
                <w:top w:val="single" w:sz="6" w:space="0" w:color="auto"/>
                <w:left w:val="single" w:sz="6" w:space="0" w:color="auto"/>
                <w:bottom w:val="single" w:sz="6" w:space="0" w:color="auto"/>
                <w:right w:val="single" w:sz="6" w:space="0" w:color="auto"/>
              </w:divBdr>
            </w:div>
            <w:div w:id="402874315">
              <w:marLeft w:val="0"/>
              <w:marRight w:val="0"/>
              <w:marTop w:val="0"/>
              <w:marBottom w:val="0"/>
              <w:divBdr>
                <w:top w:val="none" w:sz="0" w:space="0" w:color="auto"/>
                <w:left w:val="none" w:sz="0" w:space="0" w:color="auto"/>
                <w:bottom w:val="none" w:sz="0" w:space="0" w:color="auto"/>
                <w:right w:val="none" w:sz="0" w:space="0" w:color="auto"/>
              </w:divBdr>
            </w:div>
            <w:div w:id="404299067">
              <w:marLeft w:val="0"/>
              <w:marRight w:val="0"/>
              <w:marTop w:val="0"/>
              <w:marBottom w:val="0"/>
              <w:divBdr>
                <w:top w:val="none" w:sz="0" w:space="0" w:color="auto"/>
                <w:left w:val="none" w:sz="0" w:space="0" w:color="auto"/>
                <w:bottom w:val="none" w:sz="0" w:space="0" w:color="auto"/>
                <w:right w:val="none" w:sz="0" w:space="0" w:color="auto"/>
              </w:divBdr>
            </w:div>
            <w:div w:id="405539820">
              <w:marLeft w:val="0"/>
              <w:marRight w:val="0"/>
              <w:marTop w:val="0"/>
              <w:marBottom w:val="0"/>
              <w:divBdr>
                <w:top w:val="none" w:sz="0" w:space="0" w:color="auto"/>
                <w:left w:val="none" w:sz="0" w:space="0" w:color="auto"/>
                <w:bottom w:val="none" w:sz="0" w:space="0" w:color="auto"/>
                <w:right w:val="none" w:sz="0" w:space="0" w:color="auto"/>
              </w:divBdr>
            </w:div>
            <w:div w:id="406417259">
              <w:marLeft w:val="0"/>
              <w:marRight w:val="0"/>
              <w:marTop w:val="0"/>
              <w:marBottom w:val="0"/>
              <w:divBdr>
                <w:top w:val="none" w:sz="0" w:space="0" w:color="auto"/>
                <w:left w:val="none" w:sz="0" w:space="0" w:color="auto"/>
                <w:bottom w:val="none" w:sz="0" w:space="0" w:color="auto"/>
                <w:right w:val="none" w:sz="0" w:space="0" w:color="auto"/>
              </w:divBdr>
            </w:div>
            <w:div w:id="406534711">
              <w:marLeft w:val="0"/>
              <w:marRight w:val="0"/>
              <w:marTop w:val="0"/>
              <w:marBottom w:val="0"/>
              <w:divBdr>
                <w:top w:val="none" w:sz="0" w:space="0" w:color="auto"/>
                <w:left w:val="none" w:sz="0" w:space="0" w:color="auto"/>
                <w:bottom w:val="none" w:sz="0" w:space="0" w:color="auto"/>
                <w:right w:val="none" w:sz="0" w:space="0" w:color="auto"/>
              </w:divBdr>
            </w:div>
            <w:div w:id="412050251">
              <w:marLeft w:val="0"/>
              <w:marRight w:val="0"/>
              <w:marTop w:val="0"/>
              <w:marBottom w:val="0"/>
              <w:divBdr>
                <w:top w:val="none" w:sz="0" w:space="0" w:color="auto"/>
                <w:left w:val="none" w:sz="0" w:space="0" w:color="auto"/>
                <w:bottom w:val="none" w:sz="0" w:space="0" w:color="auto"/>
                <w:right w:val="none" w:sz="0" w:space="0" w:color="auto"/>
              </w:divBdr>
            </w:div>
            <w:div w:id="412245884">
              <w:marLeft w:val="0"/>
              <w:marRight w:val="0"/>
              <w:marTop w:val="0"/>
              <w:marBottom w:val="0"/>
              <w:divBdr>
                <w:top w:val="none" w:sz="0" w:space="0" w:color="auto"/>
                <w:left w:val="none" w:sz="0" w:space="0" w:color="auto"/>
                <w:bottom w:val="none" w:sz="0" w:space="0" w:color="auto"/>
                <w:right w:val="none" w:sz="0" w:space="0" w:color="auto"/>
              </w:divBdr>
            </w:div>
            <w:div w:id="412776583">
              <w:marLeft w:val="0"/>
              <w:marRight w:val="0"/>
              <w:marTop w:val="0"/>
              <w:marBottom w:val="0"/>
              <w:divBdr>
                <w:top w:val="none" w:sz="0" w:space="0" w:color="auto"/>
                <w:left w:val="none" w:sz="0" w:space="0" w:color="auto"/>
                <w:bottom w:val="none" w:sz="0" w:space="0" w:color="auto"/>
                <w:right w:val="none" w:sz="0" w:space="0" w:color="auto"/>
              </w:divBdr>
            </w:div>
            <w:div w:id="429854505">
              <w:marLeft w:val="0"/>
              <w:marRight w:val="0"/>
              <w:marTop w:val="0"/>
              <w:marBottom w:val="0"/>
              <w:divBdr>
                <w:top w:val="none" w:sz="0" w:space="0" w:color="auto"/>
                <w:left w:val="none" w:sz="0" w:space="0" w:color="auto"/>
                <w:bottom w:val="none" w:sz="0" w:space="0" w:color="auto"/>
                <w:right w:val="none" w:sz="0" w:space="0" w:color="auto"/>
              </w:divBdr>
            </w:div>
            <w:div w:id="430859538">
              <w:marLeft w:val="0"/>
              <w:marRight w:val="0"/>
              <w:marTop w:val="0"/>
              <w:marBottom w:val="0"/>
              <w:divBdr>
                <w:top w:val="none" w:sz="0" w:space="0" w:color="auto"/>
                <w:left w:val="none" w:sz="0" w:space="0" w:color="auto"/>
                <w:bottom w:val="none" w:sz="0" w:space="0" w:color="auto"/>
                <w:right w:val="none" w:sz="0" w:space="0" w:color="auto"/>
              </w:divBdr>
            </w:div>
            <w:div w:id="431703375">
              <w:marLeft w:val="0"/>
              <w:marRight w:val="0"/>
              <w:marTop w:val="0"/>
              <w:marBottom w:val="0"/>
              <w:divBdr>
                <w:top w:val="none" w:sz="0" w:space="0" w:color="auto"/>
                <w:left w:val="none" w:sz="0" w:space="0" w:color="auto"/>
                <w:bottom w:val="none" w:sz="0" w:space="0" w:color="auto"/>
                <w:right w:val="none" w:sz="0" w:space="0" w:color="auto"/>
              </w:divBdr>
            </w:div>
            <w:div w:id="434860919">
              <w:marLeft w:val="0"/>
              <w:marRight w:val="0"/>
              <w:marTop w:val="0"/>
              <w:marBottom w:val="0"/>
              <w:divBdr>
                <w:top w:val="none" w:sz="0" w:space="0" w:color="auto"/>
                <w:left w:val="none" w:sz="0" w:space="0" w:color="auto"/>
                <w:bottom w:val="none" w:sz="0" w:space="0" w:color="auto"/>
                <w:right w:val="none" w:sz="0" w:space="0" w:color="auto"/>
              </w:divBdr>
            </w:div>
            <w:div w:id="434904484">
              <w:marLeft w:val="0"/>
              <w:marRight w:val="0"/>
              <w:marTop w:val="0"/>
              <w:marBottom w:val="0"/>
              <w:divBdr>
                <w:top w:val="none" w:sz="0" w:space="0" w:color="auto"/>
                <w:left w:val="none" w:sz="0" w:space="0" w:color="auto"/>
                <w:bottom w:val="none" w:sz="0" w:space="0" w:color="auto"/>
                <w:right w:val="none" w:sz="0" w:space="0" w:color="auto"/>
              </w:divBdr>
            </w:div>
            <w:div w:id="436676189">
              <w:marLeft w:val="0"/>
              <w:marRight w:val="0"/>
              <w:marTop w:val="0"/>
              <w:marBottom w:val="0"/>
              <w:divBdr>
                <w:top w:val="none" w:sz="0" w:space="0" w:color="auto"/>
                <w:left w:val="none" w:sz="0" w:space="0" w:color="auto"/>
                <w:bottom w:val="none" w:sz="0" w:space="0" w:color="auto"/>
                <w:right w:val="none" w:sz="0" w:space="0" w:color="auto"/>
              </w:divBdr>
            </w:div>
            <w:div w:id="436947927">
              <w:marLeft w:val="0"/>
              <w:marRight w:val="0"/>
              <w:marTop w:val="0"/>
              <w:marBottom w:val="0"/>
              <w:divBdr>
                <w:top w:val="none" w:sz="0" w:space="0" w:color="auto"/>
                <w:left w:val="none" w:sz="0" w:space="0" w:color="auto"/>
                <w:bottom w:val="none" w:sz="0" w:space="0" w:color="auto"/>
                <w:right w:val="none" w:sz="0" w:space="0" w:color="auto"/>
              </w:divBdr>
            </w:div>
            <w:div w:id="440227822">
              <w:marLeft w:val="0"/>
              <w:marRight w:val="0"/>
              <w:marTop w:val="0"/>
              <w:marBottom w:val="0"/>
              <w:divBdr>
                <w:top w:val="none" w:sz="0" w:space="0" w:color="auto"/>
                <w:left w:val="none" w:sz="0" w:space="0" w:color="auto"/>
                <w:bottom w:val="none" w:sz="0" w:space="0" w:color="auto"/>
                <w:right w:val="none" w:sz="0" w:space="0" w:color="auto"/>
              </w:divBdr>
            </w:div>
            <w:div w:id="449518044">
              <w:marLeft w:val="0"/>
              <w:marRight w:val="0"/>
              <w:marTop w:val="0"/>
              <w:marBottom w:val="0"/>
              <w:divBdr>
                <w:top w:val="none" w:sz="0" w:space="0" w:color="auto"/>
                <w:left w:val="none" w:sz="0" w:space="0" w:color="auto"/>
                <w:bottom w:val="none" w:sz="0" w:space="0" w:color="auto"/>
                <w:right w:val="none" w:sz="0" w:space="0" w:color="auto"/>
              </w:divBdr>
            </w:div>
            <w:div w:id="453333780">
              <w:marLeft w:val="0"/>
              <w:marRight w:val="0"/>
              <w:marTop w:val="0"/>
              <w:marBottom w:val="0"/>
              <w:divBdr>
                <w:top w:val="none" w:sz="0" w:space="0" w:color="auto"/>
                <w:left w:val="none" w:sz="0" w:space="0" w:color="auto"/>
                <w:bottom w:val="none" w:sz="0" w:space="0" w:color="auto"/>
                <w:right w:val="none" w:sz="0" w:space="0" w:color="auto"/>
              </w:divBdr>
            </w:div>
            <w:div w:id="454104540">
              <w:marLeft w:val="0"/>
              <w:marRight w:val="0"/>
              <w:marTop w:val="0"/>
              <w:marBottom w:val="0"/>
              <w:divBdr>
                <w:top w:val="none" w:sz="0" w:space="0" w:color="auto"/>
                <w:left w:val="none" w:sz="0" w:space="0" w:color="auto"/>
                <w:bottom w:val="none" w:sz="0" w:space="0" w:color="auto"/>
                <w:right w:val="none" w:sz="0" w:space="0" w:color="auto"/>
              </w:divBdr>
            </w:div>
            <w:div w:id="456262151">
              <w:marLeft w:val="0"/>
              <w:marRight w:val="0"/>
              <w:marTop w:val="0"/>
              <w:marBottom w:val="0"/>
              <w:divBdr>
                <w:top w:val="none" w:sz="0" w:space="0" w:color="auto"/>
                <w:left w:val="none" w:sz="0" w:space="0" w:color="auto"/>
                <w:bottom w:val="none" w:sz="0" w:space="0" w:color="auto"/>
                <w:right w:val="none" w:sz="0" w:space="0" w:color="auto"/>
              </w:divBdr>
            </w:div>
            <w:div w:id="456947810">
              <w:marLeft w:val="0"/>
              <w:marRight w:val="0"/>
              <w:marTop w:val="0"/>
              <w:marBottom w:val="0"/>
              <w:divBdr>
                <w:top w:val="none" w:sz="0" w:space="0" w:color="auto"/>
                <w:left w:val="none" w:sz="0" w:space="0" w:color="auto"/>
                <w:bottom w:val="none" w:sz="0" w:space="0" w:color="auto"/>
                <w:right w:val="none" w:sz="0" w:space="0" w:color="auto"/>
              </w:divBdr>
            </w:div>
            <w:div w:id="457456350">
              <w:marLeft w:val="0"/>
              <w:marRight w:val="0"/>
              <w:marTop w:val="0"/>
              <w:marBottom w:val="0"/>
              <w:divBdr>
                <w:top w:val="none" w:sz="0" w:space="0" w:color="auto"/>
                <w:left w:val="none" w:sz="0" w:space="0" w:color="auto"/>
                <w:bottom w:val="none" w:sz="0" w:space="0" w:color="auto"/>
                <w:right w:val="none" w:sz="0" w:space="0" w:color="auto"/>
              </w:divBdr>
            </w:div>
            <w:div w:id="459303152">
              <w:marLeft w:val="0"/>
              <w:marRight w:val="0"/>
              <w:marTop w:val="0"/>
              <w:marBottom w:val="0"/>
              <w:divBdr>
                <w:top w:val="none" w:sz="0" w:space="0" w:color="auto"/>
                <w:left w:val="none" w:sz="0" w:space="0" w:color="auto"/>
                <w:bottom w:val="none" w:sz="0" w:space="0" w:color="auto"/>
                <w:right w:val="none" w:sz="0" w:space="0" w:color="auto"/>
              </w:divBdr>
            </w:div>
            <w:div w:id="459615853">
              <w:marLeft w:val="0"/>
              <w:marRight w:val="0"/>
              <w:marTop w:val="0"/>
              <w:marBottom w:val="0"/>
              <w:divBdr>
                <w:top w:val="none" w:sz="0" w:space="0" w:color="auto"/>
                <w:left w:val="none" w:sz="0" w:space="0" w:color="auto"/>
                <w:bottom w:val="none" w:sz="0" w:space="0" w:color="auto"/>
                <w:right w:val="none" w:sz="0" w:space="0" w:color="auto"/>
              </w:divBdr>
            </w:div>
            <w:div w:id="469246980">
              <w:marLeft w:val="0"/>
              <w:marRight w:val="0"/>
              <w:marTop w:val="0"/>
              <w:marBottom w:val="0"/>
              <w:divBdr>
                <w:top w:val="none" w:sz="0" w:space="0" w:color="auto"/>
                <w:left w:val="none" w:sz="0" w:space="0" w:color="auto"/>
                <w:bottom w:val="none" w:sz="0" w:space="0" w:color="auto"/>
                <w:right w:val="none" w:sz="0" w:space="0" w:color="auto"/>
              </w:divBdr>
            </w:div>
            <w:div w:id="469984759">
              <w:marLeft w:val="0"/>
              <w:marRight w:val="0"/>
              <w:marTop w:val="0"/>
              <w:marBottom w:val="0"/>
              <w:divBdr>
                <w:top w:val="none" w:sz="0" w:space="0" w:color="auto"/>
                <w:left w:val="none" w:sz="0" w:space="0" w:color="auto"/>
                <w:bottom w:val="none" w:sz="0" w:space="0" w:color="auto"/>
                <w:right w:val="none" w:sz="0" w:space="0" w:color="auto"/>
              </w:divBdr>
            </w:div>
            <w:div w:id="475223328">
              <w:marLeft w:val="0"/>
              <w:marRight w:val="0"/>
              <w:marTop w:val="0"/>
              <w:marBottom w:val="0"/>
              <w:divBdr>
                <w:top w:val="none" w:sz="0" w:space="0" w:color="auto"/>
                <w:left w:val="none" w:sz="0" w:space="0" w:color="auto"/>
                <w:bottom w:val="none" w:sz="0" w:space="0" w:color="auto"/>
                <w:right w:val="none" w:sz="0" w:space="0" w:color="auto"/>
              </w:divBdr>
            </w:div>
            <w:div w:id="476993285">
              <w:marLeft w:val="0"/>
              <w:marRight w:val="0"/>
              <w:marTop w:val="0"/>
              <w:marBottom w:val="0"/>
              <w:divBdr>
                <w:top w:val="none" w:sz="0" w:space="0" w:color="auto"/>
                <w:left w:val="none" w:sz="0" w:space="0" w:color="auto"/>
                <w:bottom w:val="none" w:sz="0" w:space="0" w:color="auto"/>
                <w:right w:val="none" w:sz="0" w:space="0" w:color="auto"/>
              </w:divBdr>
            </w:div>
            <w:div w:id="477381777">
              <w:marLeft w:val="0"/>
              <w:marRight w:val="0"/>
              <w:marTop w:val="0"/>
              <w:marBottom w:val="0"/>
              <w:divBdr>
                <w:top w:val="none" w:sz="0" w:space="0" w:color="auto"/>
                <w:left w:val="none" w:sz="0" w:space="0" w:color="auto"/>
                <w:bottom w:val="none" w:sz="0" w:space="0" w:color="auto"/>
                <w:right w:val="none" w:sz="0" w:space="0" w:color="auto"/>
              </w:divBdr>
            </w:div>
            <w:div w:id="484591594">
              <w:marLeft w:val="0"/>
              <w:marRight w:val="0"/>
              <w:marTop w:val="0"/>
              <w:marBottom w:val="0"/>
              <w:divBdr>
                <w:top w:val="none" w:sz="0" w:space="0" w:color="auto"/>
                <w:left w:val="none" w:sz="0" w:space="0" w:color="auto"/>
                <w:bottom w:val="none" w:sz="0" w:space="0" w:color="auto"/>
                <w:right w:val="none" w:sz="0" w:space="0" w:color="auto"/>
              </w:divBdr>
            </w:div>
            <w:div w:id="485056017">
              <w:marLeft w:val="0"/>
              <w:marRight w:val="0"/>
              <w:marTop w:val="0"/>
              <w:marBottom w:val="0"/>
              <w:divBdr>
                <w:top w:val="none" w:sz="0" w:space="0" w:color="auto"/>
                <w:left w:val="none" w:sz="0" w:space="0" w:color="auto"/>
                <w:bottom w:val="none" w:sz="0" w:space="0" w:color="auto"/>
                <w:right w:val="none" w:sz="0" w:space="0" w:color="auto"/>
              </w:divBdr>
            </w:div>
            <w:div w:id="488400896">
              <w:marLeft w:val="0"/>
              <w:marRight w:val="0"/>
              <w:marTop w:val="0"/>
              <w:marBottom w:val="0"/>
              <w:divBdr>
                <w:top w:val="none" w:sz="0" w:space="0" w:color="auto"/>
                <w:left w:val="none" w:sz="0" w:space="0" w:color="auto"/>
                <w:bottom w:val="none" w:sz="0" w:space="0" w:color="auto"/>
                <w:right w:val="none" w:sz="0" w:space="0" w:color="auto"/>
              </w:divBdr>
            </w:div>
            <w:div w:id="497963217">
              <w:marLeft w:val="0"/>
              <w:marRight w:val="0"/>
              <w:marTop w:val="0"/>
              <w:marBottom w:val="0"/>
              <w:divBdr>
                <w:top w:val="none" w:sz="0" w:space="0" w:color="auto"/>
                <w:left w:val="none" w:sz="0" w:space="0" w:color="auto"/>
                <w:bottom w:val="none" w:sz="0" w:space="0" w:color="auto"/>
                <w:right w:val="none" w:sz="0" w:space="0" w:color="auto"/>
              </w:divBdr>
            </w:div>
            <w:div w:id="501511929">
              <w:marLeft w:val="0"/>
              <w:marRight w:val="0"/>
              <w:marTop w:val="0"/>
              <w:marBottom w:val="0"/>
              <w:divBdr>
                <w:top w:val="none" w:sz="0" w:space="0" w:color="auto"/>
                <w:left w:val="none" w:sz="0" w:space="0" w:color="auto"/>
                <w:bottom w:val="none" w:sz="0" w:space="0" w:color="auto"/>
                <w:right w:val="none" w:sz="0" w:space="0" w:color="auto"/>
              </w:divBdr>
            </w:div>
            <w:div w:id="505901796">
              <w:marLeft w:val="0"/>
              <w:marRight w:val="0"/>
              <w:marTop w:val="0"/>
              <w:marBottom w:val="0"/>
              <w:divBdr>
                <w:top w:val="none" w:sz="0" w:space="0" w:color="auto"/>
                <w:left w:val="none" w:sz="0" w:space="0" w:color="auto"/>
                <w:bottom w:val="none" w:sz="0" w:space="0" w:color="auto"/>
                <w:right w:val="none" w:sz="0" w:space="0" w:color="auto"/>
              </w:divBdr>
            </w:div>
            <w:div w:id="508374190">
              <w:marLeft w:val="0"/>
              <w:marRight w:val="0"/>
              <w:marTop w:val="0"/>
              <w:marBottom w:val="0"/>
              <w:divBdr>
                <w:top w:val="none" w:sz="0" w:space="0" w:color="auto"/>
                <w:left w:val="none" w:sz="0" w:space="0" w:color="auto"/>
                <w:bottom w:val="none" w:sz="0" w:space="0" w:color="auto"/>
                <w:right w:val="none" w:sz="0" w:space="0" w:color="auto"/>
              </w:divBdr>
            </w:div>
            <w:div w:id="509568535">
              <w:marLeft w:val="0"/>
              <w:marRight w:val="0"/>
              <w:marTop w:val="0"/>
              <w:marBottom w:val="0"/>
              <w:divBdr>
                <w:top w:val="none" w:sz="0" w:space="0" w:color="auto"/>
                <w:left w:val="none" w:sz="0" w:space="0" w:color="auto"/>
                <w:bottom w:val="none" w:sz="0" w:space="0" w:color="auto"/>
                <w:right w:val="none" w:sz="0" w:space="0" w:color="auto"/>
              </w:divBdr>
            </w:div>
            <w:div w:id="512181886">
              <w:marLeft w:val="0"/>
              <w:marRight w:val="0"/>
              <w:marTop w:val="480"/>
              <w:marBottom w:val="0"/>
              <w:divBdr>
                <w:top w:val="single" w:sz="6" w:space="0" w:color="auto"/>
                <w:left w:val="single" w:sz="6" w:space="0" w:color="auto"/>
                <w:bottom w:val="single" w:sz="6" w:space="0" w:color="auto"/>
                <w:right w:val="single" w:sz="6" w:space="0" w:color="auto"/>
              </w:divBdr>
            </w:div>
            <w:div w:id="513766775">
              <w:marLeft w:val="0"/>
              <w:marRight w:val="0"/>
              <w:marTop w:val="0"/>
              <w:marBottom w:val="0"/>
              <w:divBdr>
                <w:top w:val="none" w:sz="0" w:space="0" w:color="auto"/>
                <w:left w:val="none" w:sz="0" w:space="0" w:color="auto"/>
                <w:bottom w:val="none" w:sz="0" w:space="0" w:color="auto"/>
                <w:right w:val="none" w:sz="0" w:space="0" w:color="auto"/>
              </w:divBdr>
            </w:div>
            <w:div w:id="517086140">
              <w:marLeft w:val="0"/>
              <w:marRight w:val="0"/>
              <w:marTop w:val="0"/>
              <w:marBottom w:val="0"/>
              <w:divBdr>
                <w:top w:val="none" w:sz="0" w:space="0" w:color="auto"/>
                <w:left w:val="none" w:sz="0" w:space="0" w:color="auto"/>
                <w:bottom w:val="none" w:sz="0" w:space="0" w:color="auto"/>
                <w:right w:val="none" w:sz="0" w:space="0" w:color="auto"/>
              </w:divBdr>
            </w:div>
            <w:div w:id="517162121">
              <w:marLeft w:val="0"/>
              <w:marRight w:val="0"/>
              <w:marTop w:val="0"/>
              <w:marBottom w:val="0"/>
              <w:divBdr>
                <w:top w:val="none" w:sz="0" w:space="0" w:color="auto"/>
                <w:left w:val="none" w:sz="0" w:space="0" w:color="auto"/>
                <w:bottom w:val="none" w:sz="0" w:space="0" w:color="auto"/>
                <w:right w:val="none" w:sz="0" w:space="0" w:color="auto"/>
              </w:divBdr>
            </w:div>
            <w:div w:id="519323399">
              <w:marLeft w:val="0"/>
              <w:marRight w:val="0"/>
              <w:marTop w:val="0"/>
              <w:marBottom w:val="0"/>
              <w:divBdr>
                <w:top w:val="none" w:sz="0" w:space="0" w:color="auto"/>
                <w:left w:val="none" w:sz="0" w:space="0" w:color="auto"/>
                <w:bottom w:val="none" w:sz="0" w:space="0" w:color="auto"/>
                <w:right w:val="none" w:sz="0" w:space="0" w:color="auto"/>
              </w:divBdr>
            </w:div>
            <w:div w:id="522322527">
              <w:marLeft w:val="0"/>
              <w:marRight w:val="0"/>
              <w:marTop w:val="0"/>
              <w:marBottom w:val="0"/>
              <w:divBdr>
                <w:top w:val="none" w:sz="0" w:space="0" w:color="auto"/>
                <w:left w:val="none" w:sz="0" w:space="0" w:color="auto"/>
                <w:bottom w:val="none" w:sz="0" w:space="0" w:color="auto"/>
                <w:right w:val="none" w:sz="0" w:space="0" w:color="auto"/>
              </w:divBdr>
            </w:div>
            <w:div w:id="524489011">
              <w:marLeft w:val="0"/>
              <w:marRight w:val="0"/>
              <w:marTop w:val="0"/>
              <w:marBottom w:val="0"/>
              <w:divBdr>
                <w:top w:val="none" w:sz="0" w:space="0" w:color="auto"/>
                <w:left w:val="none" w:sz="0" w:space="0" w:color="auto"/>
                <w:bottom w:val="none" w:sz="0" w:space="0" w:color="auto"/>
                <w:right w:val="none" w:sz="0" w:space="0" w:color="auto"/>
              </w:divBdr>
            </w:div>
            <w:div w:id="526675310">
              <w:marLeft w:val="0"/>
              <w:marRight w:val="0"/>
              <w:marTop w:val="0"/>
              <w:marBottom w:val="0"/>
              <w:divBdr>
                <w:top w:val="none" w:sz="0" w:space="0" w:color="auto"/>
                <w:left w:val="none" w:sz="0" w:space="0" w:color="auto"/>
                <w:bottom w:val="none" w:sz="0" w:space="0" w:color="auto"/>
                <w:right w:val="none" w:sz="0" w:space="0" w:color="auto"/>
              </w:divBdr>
            </w:div>
            <w:div w:id="530268229">
              <w:marLeft w:val="0"/>
              <w:marRight w:val="0"/>
              <w:marTop w:val="0"/>
              <w:marBottom w:val="0"/>
              <w:divBdr>
                <w:top w:val="none" w:sz="0" w:space="0" w:color="auto"/>
                <w:left w:val="none" w:sz="0" w:space="0" w:color="auto"/>
                <w:bottom w:val="none" w:sz="0" w:space="0" w:color="auto"/>
                <w:right w:val="none" w:sz="0" w:space="0" w:color="auto"/>
              </w:divBdr>
            </w:div>
            <w:div w:id="534732906">
              <w:marLeft w:val="0"/>
              <w:marRight w:val="0"/>
              <w:marTop w:val="0"/>
              <w:marBottom w:val="0"/>
              <w:divBdr>
                <w:top w:val="none" w:sz="0" w:space="0" w:color="auto"/>
                <w:left w:val="none" w:sz="0" w:space="0" w:color="auto"/>
                <w:bottom w:val="none" w:sz="0" w:space="0" w:color="auto"/>
                <w:right w:val="none" w:sz="0" w:space="0" w:color="auto"/>
              </w:divBdr>
            </w:div>
            <w:div w:id="536088658">
              <w:marLeft w:val="0"/>
              <w:marRight w:val="0"/>
              <w:marTop w:val="0"/>
              <w:marBottom w:val="0"/>
              <w:divBdr>
                <w:top w:val="none" w:sz="0" w:space="0" w:color="auto"/>
                <w:left w:val="none" w:sz="0" w:space="0" w:color="auto"/>
                <w:bottom w:val="none" w:sz="0" w:space="0" w:color="auto"/>
                <w:right w:val="none" w:sz="0" w:space="0" w:color="auto"/>
              </w:divBdr>
            </w:div>
            <w:div w:id="537283750">
              <w:marLeft w:val="0"/>
              <w:marRight w:val="0"/>
              <w:marTop w:val="0"/>
              <w:marBottom w:val="0"/>
              <w:divBdr>
                <w:top w:val="none" w:sz="0" w:space="0" w:color="auto"/>
                <w:left w:val="none" w:sz="0" w:space="0" w:color="auto"/>
                <w:bottom w:val="none" w:sz="0" w:space="0" w:color="auto"/>
                <w:right w:val="none" w:sz="0" w:space="0" w:color="auto"/>
              </w:divBdr>
            </w:div>
            <w:div w:id="548103635">
              <w:marLeft w:val="0"/>
              <w:marRight w:val="0"/>
              <w:marTop w:val="0"/>
              <w:marBottom w:val="0"/>
              <w:divBdr>
                <w:top w:val="none" w:sz="0" w:space="0" w:color="auto"/>
                <w:left w:val="none" w:sz="0" w:space="0" w:color="auto"/>
                <w:bottom w:val="none" w:sz="0" w:space="0" w:color="auto"/>
                <w:right w:val="none" w:sz="0" w:space="0" w:color="auto"/>
              </w:divBdr>
            </w:div>
            <w:div w:id="550964756">
              <w:marLeft w:val="0"/>
              <w:marRight w:val="0"/>
              <w:marTop w:val="0"/>
              <w:marBottom w:val="0"/>
              <w:divBdr>
                <w:top w:val="none" w:sz="0" w:space="0" w:color="auto"/>
                <w:left w:val="none" w:sz="0" w:space="0" w:color="auto"/>
                <w:bottom w:val="none" w:sz="0" w:space="0" w:color="auto"/>
                <w:right w:val="none" w:sz="0" w:space="0" w:color="auto"/>
              </w:divBdr>
            </w:div>
            <w:div w:id="551503530">
              <w:marLeft w:val="0"/>
              <w:marRight w:val="0"/>
              <w:marTop w:val="0"/>
              <w:marBottom w:val="0"/>
              <w:divBdr>
                <w:top w:val="none" w:sz="0" w:space="0" w:color="auto"/>
                <w:left w:val="none" w:sz="0" w:space="0" w:color="auto"/>
                <w:bottom w:val="none" w:sz="0" w:space="0" w:color="auto"/>
                <w:right w:val="none" w:sz="0" w:space="0" w:color="auto"/>
              </w:divBdr>
            </w:div>
            <w:div w:id="555628630">
              <w:marLeft w:val="0"/>
              <w:marRight w:val="0"/>
              <w:marTop w:val="0"/>
              <w:marBottom w:val="0"/>
              <w:divBdr>
                <w:top w:val="none" w:sz="0" w:space="0" w:color="auto"/>
                <w:left w:val="none" w:sz="0" w:space="0" w:color="auto"/>
                <w:bottom w:val="none" w:sz="0" w:space="0" w:color="auto"/>
                <w:right w:val="none" w:sz="0" w:space="0" w:color="auto"/>
              </w:divBdr>
            </w:div>
            <w:div w:id="558442856">
              <w:marLeft w:val="0"/>
              <w:marRight w:val="0"/>
              <w:marTop w:val="0"/>
              <w:marBottom w:val="0"/>
              <w:divBdr>
                <w:top w:val="none" w:sz="0" w:space="0" w:color="auto"/>
                <w:left w:val="none" w:sz="0" w:space="0" w:color="auto"/>
                <w:bottom w:val="none" w:sz="0" w:space="0" w:color="auto"/>
                <w:right w:val="none" w:sz="0" w:space="0" w:color="auto"/>
              </w:divBdr>
            </w:div>
            <w:div w:id="559942454">
              <w:marLeft w:val="0"/>
              <w:marRight w:val="0"/>
              <w:marTop w:val="0"/>
              <w:marBottom w:val="0"/>
              <w:divBdr>
                <w:top w:val="none" w:sz="0" w:space="0" w:color="auto"/>
                <w:left w:val="none" w:sz="0" w:space="0" w:color="auto"/>
                <w:bottom w:val="none" w:sz="0" w:space="0" w:color="auto"/>
                <w:right w:val="none" w:sz="0" w:space="0" w:color="auto"/>
              </w:divBdr>
            </w:div>
            <w:div w:id="562300304">
              <w:marLeft w:val="0"/>
              <w:marRight w:val="0"/>
              <w:marTop w:val="480"/>
              <w:marBottom w:val="0"/>
              <w:divBdr>
                <w:top w:val="single" w:sz="6" w:space="0" w:color="auto"/>
                <w:left w:val="single" w:sz="6" w:space="0" w:color="auto"/>
                <w:bottom w:val="single" w:sz="6" w:space="0" w:color="auto"/>
                <w:right w:val="single" w:sz="6" w:space="0" w:color="auto"/>
              </w:divBdr>
            </w:div>
            <w:div w:id="562720266">
              <w:marLeft w:val="0"/>
              <w:marRight w:val="0"/>
              <w:marTop w:val="0"/>
              <w:marBottom w:val="0"/>
              <w:divBdr>
                <w:top w:val="none" w:sz="0" w:space="0" w:color="auto"/>
                <w:left w:val="none" w:sz="0" w:space="0" w:color="auto"/>
                <w:bottom w:val="none" w:sz="0" w:space="0" w:color="auto"/>
                <w:right w:val="none" w:sz="0" w:space="0" w:color="auto"/>
              </w:divBdr>
            </w:div>
            <w:div w:id="564026821">
              <w:marLeft w:val="0"/>
              <w:marRight w:val="0"/>
              <w:marTop w:val="0"/>
              <w:marBottom w:val="0"/>
              <w:divBdr>
                <w:top w:val="none" w:sz="0" w:space="0" w:color="auto"/>
                <w:left w:val="none" w:sz="0" w:space="0" w:color="auto"/>
                <w:bottom w:val="none" w:sz="0" w:space="0" w:color="auto"/>
                <w:right w:val="none" w:sz="0" w:space="0" w:color="auto"/>
              </w:divBdr>
            </w:div>
            <w:div w:id="567303890">
              <w:marLeft w:val="0"/>
              <w:marRight w:val="0"/>
              <w:marTop w:val="0"/>
              <w:marBottom w:val="0"/>
              <w:divBdr>
                <w:top w:val="none" w:sz="0" w:space="0" w:color="auto"/>
                <w:left w:val="none" w:sz="0" w:space="0" w:color="auto"/>
                <w:bottom w:val="none" w:sz="0" w:space="0" w:color="auto"/>
                <w:right w:val="none" w:sz="0" w:space="0" w:color="auto"/>
              </w:divBdr>
            </w:div>
            <w:div w:id="570118843">
              <w:marLeft w:val="0"/>
              <w:marRight w:val="0"/>
              <w:marTop w:val="0"/>
              <w:marBottom w:val="0"/>
              <w:divBdr>
                <w:top w:val="none" w:sz="0" w:space="0" w:color="auto"/>
                <w:left w:val="none" w:sz="0" w:space="0" w:color="auto"/>
                <w:bottom w:val="none" w:sz="0" w:space="0" w:color="auto"/>
                <w:right w:val="none" w:sz="0" w:space="0" w:color="auto"/>
              </w:divBdr>
            </w:div>
            <w:div w:id="572204224">
              <w:marLeft w:val="0"/>
              <w:marRight w:val="0"/>
              <w:marTop w:val="0"/>
              <w:marBottom w:val="0"/>
              <w:divBdr>
                <w:top w:val="none" w:sz="0" w:space="0" w:color="auto"/>
                <w:left w:val="none" w:sz="0" w:space="0" w:color="auto"/>
                <w:bottom w:val="none" w:sz="0" w:space="0" w:color="auto"/>
                <w:right w:val="none" w:sz="0" w:space="0" w:color="auto"/>
              </w:divBdr>
            </w:div>
            <w:div w:id="574240801">
              <w:marLeft w:val="0"/>
              <w:marRight w:val="0"/>
              <w:marTop w:val="0"/>
              <w:marBottom w:val="0"/>
              <w:divBdr>
                <w:top w:val="none" w:sz="0" w:space="0" w:color="auto"/>
                <w:left w:val="none" w:sz="0" w:space="0" w:color="auto"/>
                <w:bottom w:val="none" w:sz="0" w:space="0" w:color="auto"/>
                <w:right w:val="none" w:sz="0" w:space="0" w:color="auto"/>
              </w:divBdr>
            </w:div>
            <w:div w:id="581722501">
              <w:marLeft w:val="0"/>
              <w:marRight w:val="0"/>
              <w:marTop w:val="0"/>
              <w:marBottom w:val="0"/>
              <w:divBdr>
                <w:top w:val="none" w:sz="0" w:space="0" w:color="auto"/>
                <w:left w:val="none" w:sz="0" w:space="0" w:color="auto"/>
                <w:bottom w:val="none" w:sz="0" w:space="0" w:color="auto"/>
                <w:right w:val="none" w:sz="0" w:space="0" w:color="auto"/>
              </w:divBdr>
            </w:div>
            <w:div w:id="583034505">
              <w:marLeft w:val="0"/>
              <w:marRight w:val="0"/>
              <w:marTop w:val="0"/>
              <w:marBottom w:val="0"/>
              <w:divBdr>
                <w:top w:val="none" w:sz="0" w:space="0" w:color="auto"/>
                <w:left w:val="none" w:sz="0" w:space="0" w:color="auto"/>
                <w:bottom w:val="none" w:sz="0" w:space="0" w:color="auto"/>
                <w:right w:val="none" w:sz="0" w:space="0" w:color="auto"/>
              </w:divBdr>
            </w:div>
            <w:div w:id="593898799">
              <w:marLeft w:val="0"/>
              <w:marRight w:val="0"/>
              <w:marTop w:val="0"/>
              <w:marBottom w:val="0"/>
              <w:divBdr>
                <w:top w:val="none" w:sz="0" w:space="0" w:color="auto"/>
                <w:left w:val="none" w:sz="0" w:space="0" w:color="auto"/>
                <w:bottom w:val="none" w:sz="0" w:space="0" w:color="auto"/>
                <w:right w:val="none" w:sz="0" w:space="0" w:color="auto"/>
              </w:divBdr>
            </w:div>
            <w:div w:id="594558809">
              <w:marLeft w:val="0"/>
              <w:marRight w:val="0"/>
              <w:marTop w:val="0"/>
              <w:marBottom w:val="0"/>
              <w:divBdr>
                <w:top w:val="none" w:sz="0" w:space="0" w:color="auto"/>
                <w:left w:val="none" w:sz="0" w:space="0" w:color="auto"/>
                <w:bottom w:val="none" w:sz="0" w:space="0" w:color="auto"/>
                <w:right w:val="none" w:sz="0" w:space="0" w:color="auto"/>
              </w:divBdr>
            </w:div>
            <w:div w:id="599146208">
              <w:marLeft w:val="0"/>
              <w:marRight w:val="0"/>
              <w:marTop w:val="0"/>
              <w:marBottom w:val="0"/>
              <w:divBdr>
                <w:top w:val="none" w:sz="0" w:space="0" w:color="auto"/>
                <w:left w:val="none" w:sz="0" w:space="0" w:color="auto"/>
                <w:bottom w:val="none" w:sz="0" w:space="0" w:color="auto"/>
                <w:right w:val="none" w:sz="0" w:space="0" w:color="auto"/>
              </w:divBdr>
            </w:div>
            <w:div w:id="602034619">
              <w:marLeft w:val="0"/>
              <w:marRight w:val="0"/>
              <w:marTop w:val="0"/>
              <w:marBottom w:val="0"/>
              <w:divBdr>
                <w:top w:val="none" w:sz="0" w:space="0" w:color="auto"/>
                <w:left w:val="none" w:sz="0" w:space="0" w:color="auto"/>
                <w:bottom w:val="none" w:sz="0" w:space="0" w:color="auto"/>
                <w:right w:val="none" w:sz="0" w:space="0" w:color="auto"/>
              </w:divBdr>
            </w:div>
            <w:div w:id="602616118">
              <w:marLeft w:val="0"/>
              <w:marRight w:val="0"/>
              <w:marTop w:val="480"/>
              <w:marBottom w:val="0"/>
              <w:divBdr>
                <w:top w:val="single" w:sz="6" w:space="0" w:color="auto"/>
                <w:left w:val="single" w:sz="6" w:space="0" w:color="auto"/>
                <w:bottom w:val="single" w:sz="6" w:space="0" w:color="auto"/>
                <w:right w:val="single" w:sz="6" w:space="0" w:color="auto"/>
              </w:divBdr>
            </w:div>
            <w:div w:id="602688279">
              <w:marLeft w:val="0"/>
              <w:marRight w:val="0"/>
              <w:marTop w:val="0"/>
              <w:marBottom w:val="0"/>
              <w:divBdr>
                <w:top w:val="none" w:sz="0" w:space="0" w:color="auto"/>
                <w:left w:val="none" w:sz="0" w:space="0" w:color="auto"/>
                <w:bottom w:val="none" w:sz="0" w:space="0" w:color="auto"/>
                <w:right w:val="none" w:sz="0" w:space="0" w:color="auto"/>
              </w:divBdr>
            </w:div>
            <w:div w:id="603391206">
              <w:marLeft w:val="0"/>
              <w:marRight w:val="0"/>
              <w:marTop w:val="0"/>
              <w:marBottom w:val="0"/>
              <w:divBdr>
                <w:top w:val="none" w:sz="0" w:space="0" w:color="auto"/>
                <w:left w:val="none" w:sz="0" w:space="0" w:color="auto"/>
                <w:bottom w:val="none" w:sz="0" w:space="0" w:color="auto"/>
                <w:right w:val="none" w:sz="0" w:space="0" w:color="auto"/>
              </w:divBdr>
              <w:divsChild>
                <w:div w:id="397471">
                  <w:marLeft w:val="0"/>
                  <w:marRight w:val="0"/>
                  <w:marTop w:val="0"/>
                  <w:marBottom w:val="0"/>
                  <w:divBdr>
                    <w:top w:val="none" w:sz="0" w:space="0" w:color="auto"/>
                    <w:left w:val="none" w:sz="0" w:space="0" w:color="auto"/>
                    <w:bottom w:val="none" w:sz="0" w:space="0" w:color="auto"/>
                    <w:right w:val="none" w:sz="0" w:space="0" w:color="auto"/>
                  </w:divBdr>
                </w:div>
                <w:div w:id="3216783">
                  <w:marLeft w:val="0"/>
                  <w:marRight w:val="0"/>
                  <w:marTop w:val="0"/>
                  <w:marBottom w:val="0"/>
                  <w:divBdr>
                    <w:top w:val="none" w:sz="0" w:space="0" w:color="auto"/>
                    <w:left w:val="none" w:sz="0" w:space="0" w:color="auto"/>
                    <w:bottom w:val="none" w:sz="0" w:space="0" w:color="auto"/>
                    <w:right w:val="none" w:sz="0" w:space="0" w:color="auto"/>
                  </w:divBdr>
                </w:div>
                <w:div w:id="22555419">
                  <w:marLeft w:val="0"/>
                  <w:marRight w:val="0"/>
                  <w:marTop w:val="0"/>
                  <w:marBottom w:val="0"/>
                  <w:divBdr>
                    <w:top w:val="none" w:sz="0" w:space="0" w:color="auto"/>
                    <w:left w:val="none" w:sz="0" w:space="0" w:color="auto"/>
                    <w:bottom w:val="none" w:sz="0" w:space="0" w:color="auto"/>
                    <w:right w:val="none" w:sz="0" w:space="0" w:color="auto"/>
                  </w:divBdr>
                </w:div>
                <w:div w:id="25721814">
                  <w:marLeft w:val="0"/>
                  <w:marRight w:val="0"/>
                  <w:marTop w:val="0"/>
                  <w:marBottom w:val="0"/>
                  <w:divBdr>
                    <w:top w:val="none" w:sz="0" w:space="0" w:color="auto"/>
                    <w:left w:val="none" w:sz="0" w:space="0" w:color="auto"/>
                    <w:bottom w:val="none" w:sz="0" w:space="0" w:color="auto"/>
                    <w:right w:val="none" w:sz="0" w:space="0" w:color="auto"/>
                  </w:divBdr>
                </w:div>
                <w:div w:id="28147211">
                  <w:marLeft w:val="0"/>
                  <w:marRight w:val="0"/>
                  <w:marTop w:val="0"/>
                  <w:marBottom w:val="0"/>
                  <w:divBdr>
                    <w:top w:val="none" w:sz="0" w:space="0" w:color="auto"/>
                    <w:left w:val="none" w:sz="0" w:space="0" w:color="auto"/>
                    <w:bottom w:val="none" w:sz="0" w:space="0" w:color="auto"/>
                    <w:right w:val="none" w:sz="0" w:space="0" w:color="auto"/>
                  </w:divBdr>
                </w:div>
                <w:div w:id="28576194">
                  <w:marLeft w:val="0"/>
                  <w:marRight w:val="0"/>
                  <w:marTop w:val="0"/>
                  <w:marBottom w:val="0"/>
                  <w:divBdr>
                    <w:top w:val="none" w:sz="0" w:space="0" w:color="auto"/>
                    <w:left w:val="none" w:sz="0" w:space="0" w:color="auto"/>
                    <w:bottom w:val="none" w:sz="0" w:space="0" w:color="auto"/>
                    <w:right w:val="none" w:sz="0" w:space="0" w:color="auto"/>
                  </w:divBdr>
                </w:div>
                <w:div w:id="32266420">
                  <w:marLeft w:val="0"/>
                  <w:marRight w:val="0"/>
                  <w:marTop w:val="0"/>
                  <w:marBottom w:val="0"/>
                  <w:divBdr>
                    <w:top w:val="none" w:sz="0" w:space="0" w:color="auto"/>
                    <w:left w:val="none" w:sz="0" w:space="0" w:color="auto"/>
                    <w:bottom w:val="none" w:sz="0" w:space="0" w:color="auto"/>
                    <w:right w:val="none" w:sz="0" w:space="0" w:color="auto"/>
                  </w:divBdr>
                </w:div>
                <w:div w:id="43213798">
                  <w:marLeft w:val="0"/>
                  <w:marRight w:val="0"/>
                  <w:marTop w:val="0"/>
                  <w:marBottom w:val="0"/>
                  <w:divBdr>
                    <w:top w:val="none" w:sz="0" w:space="0" w:color="auto"/>
                    <w:left w:val="none" w:sz="0" w:space="0" w:color="auto"/>
                    <w:bottom w:val="none" w:sz="0" w:space="0" w:color="auto"/>
                    <w:right w:val="none" w:sz="0" w:space="0" w:color="auto"/>
                  </w:divBdr>
                </w:div>
                <w:div w:id="43650362">
                  <w:marLeft w:val="0"/>
                  <w:marRight w:val="0"/>
                  <w:marTop w:val="0"/>
                  <w:marBottom w:val="0"/>
                  <w:divBdr>
                    <w:top w:val="none" w:sz="0" w:space="0" w:color="auto"/>
                    <w:left w:val="none" w:sz="0" w:space="0" w:color="auto"/>
                    <w:bottom w:val="none" w:sz="0" w:space="0" w:color="auto"/>
                    <w:right w:val="none" w:sz="0" w:space="0" w:color="auto"/>
                  </w:divBdr>
                </w:div>
                <w:div w:id="50470625">
                  <w:marLeft w:val="0"/>
                  <w:marRight w:val="0"/>
                  <w:marTop w:val="0"/>
                  <w:marBottom w:val="0"/>
                  <w:divBdr>
                    <w:top w:val="none" w:sz="0" w:space="0" w:color="auto"/>
                    <w:left w:val="none" w:sz="0" w:space="0" w:color="auto"/>
                    <w:bottom w:val="none" w:sz="0" w:space="0" w:color="auto"/>
                    <w:right w:val="none" w:sz="0" w:space="0" w:color="auto"/>
                  </w:divBdr>
                </w:div>
                <w:div w:id="60254652">
                  <w:marLeft w:val="0"/>
                  <w:marRight w:val="0"/>
                  <w:marTop w:val="0"/>
                  <w:marBottom w:val="0"/>
                  <w:divBdr>
                    <w:top w:val="none" w:sz="0" w:space="0" w:color="auto"/>
                    <w:left w:val="none" w:sz="0" w:space="0" w:color="auto"/>
                    <w:bottom w:val="none" w:sz="0" w:space="0" w:color="auto"/>
                    <w:right w:val="none" w:sz="0" w:space="0" w:color="auto"/>
                  </w:divBdr>
                </w:div>
                <w:div w:id="72244700">
                  <w:marLeft w:val="0"/>
                  <w:marRight w:val="0"/>
                  <w:marTop w:val="0"/>
                  <w:marBottom w:val="0"/>
                  <w:divBdr>
                    <w:top w:val="none" w:sz="0" w:space="0" w:color="auto"/>
                    <w:left w:val="none" w:sz="0" w:space="0" w:color="auto"/>
                    <w:bottom w:val="none" w:sz="0" w:space="0" w:color="auto"/>
                    <w:right w:val="none" w:sz="0" w:space="0" w:color="auto"/>
                  </w:divBdr>
                </w:div>
                <w:div w:id="81341185">
                  <w:marLeft w:val="0"/>
                  <w:marRight w:val="0"/>
                  <w:marTop w:val="0"/>
                  <w:marBottom w:val="0"/>
                  <w:divBdr>
                    <w:top w:val="none" w:sz="0" w:space="0" w:color="auto"/>
                    <w:left w:val="none" w:sz="0" w:space="0" w:color="auto"/>
                    <w:bottom w:val="none" w:sz="0" w:space="0" w:color="auto"/>
                    <w:right w:val="none" w:sz="0" w:space="0" w:color="auto"/>
                  </w:divBdr>
                </w:div>
                <w:div w:id="87241062">
                  <w:marLeft w:val="0"/>
                  <w:marRight w:val="0"/>
                  <w:marTop w:val="0"/>
                  <w:marBottom w:val="0"/>
                  <w:divBdr>
                    <w:top w:val="none" w:sz="0" w:space="0" w:color="auto"/>
                    <w:left w:val="none" w:sz="0" w:space="0" w:color="auto"/>
                    <w:bottom w:val="none" w:sz="0" w:space="0" w:color="auto"/>
                    <w:right w:val="none" w:sz="0" w:space="0" w:color="auto"/>
                  </w:divBdr>
                </w:div>
                <w:div w:id="105582669">
                  <w:marLeft w:val="0"/>
                  <w:marRight w:val="0"/>
                  <w:marTop w:val="0"/>
                  <w:marBottom w:val="0"/>
                  <w:divBdr>
                    <w:top w:val="none" w:sz="0" w:space="0" w:color="auto"/>
                    <w:left w:val="none" w:sz="0" w:space="0" w:color="auto"/>
                    <w:bottom w:val="none" w:sz="0" w:space="0" w:color="auto"/>
                    <w:right w:val="none" w:sz="0" w:space="0" w:color="auto"/>
                  </w:divBdr>
                </w:div>
                <w:div w:id="107623343">
                  <w:marLeft w:val="0"/>
                  <w:marRight w:val="0"/>
                  <w:marTop w:val="0"/>
                  <w:marBottom w:val="0"/>
                  <w:divBdr>
                    <w:top w:val="none" w:sz="0" w:space="0" w:color="auto"/>
                    <w:left w:val="none" w:sz="0" w:space="0" w:color="auto"/>
                    <w:bottom w:val="none" w:sz="0" w:space="0" w:color="auto"/>
                    <w:right w:val="none" w:sz="0" w:space="0" w:color="auto"/>
                  </w:divBdr>
                </w:div>
                <w:div w:id="109319189">
                  <w:marLeft w:val="0"/>
                  <w:marRight w:val="0"/>
                  <w:marTop w:val="0"/>
                  <w:marBottom w:val="0"/>
                  <w:divBdr>
                    <w:top w:val="none" w:sz="0" w:space="0" w:color="auto"/>
                    <w:left w:val="none" w:sz="0" w:space="0" w:color="auto"/>
                    <w:bottom w:val="none" w:sz="0" w:space="0" w:color="auto"/>
                    <w:right w:val="none" w:sz="0" w:space="0" w:color="auto"/>
                  </w:divBdr>
                </w:div>
                <w:div w:id="120004044">
                  <w:marLeft w:val="0"/>
                  <w:marRight w:val="0"/>
                  <w:marTop w:val="0"/>
                  <w:marBottom w:val="0"/>
                  <w:divBdr>
                    <w:top w:val="none" w:sz="0" w:space="0" w:color="auto"/>
                    <w:left w:val="none" w:sz="0" w:space="0" w:color="auto"/>
                    <w:bottom w:val="none" w:sz="0" w:space="0" w:color="auto"/>
                    <w:right w:val="none" w:sz="0" w:space="0" w:color="auto"/>
                  </w:divBdr>
                </w:div>
                <w:div w:id="137039843">
                  <w:marLeft w:val="0"/>
                  <w:marRight w:val="0"/>
                  <w:marTop w:val="0"/>
                  <w:marBottom w:val="0"/>
                  <w:divBdr>
                    <w:top w:val="none" w:sz="0" w:space="0" w:color="auto"/>
                    <w:left w:val="none" w:sz="0" w:space="0" w:color="auto"/>
                    <w:bottom w:val="none" w:sz="0" w:space="0" w:color="auto"/>
                    <w:right w:val="none" w:sz="0" w:space="0" w:color="auto"/>
                  </w:divBdr>
                </w:div>
                <w:div w:id="143667823">
                  <w:marLeft w:val="0"/>
                  <w:marRight w:val="0"/>
                  <w:marTop w:val="0"/>
                  <w:marBottom w:val="0"/>
                  <w:divBdr>
                    <w:top w:val="none" w:sz="0" w:space="0" w:color="auto"/>
                    <w:left w:val="none" w:sz="0" w:space="0" w:color="auto"/>
                    <w:bottom w:val="none" w:sz="0" w:space="0" w:color="auto"/>
                    <w:right w:val="none" w:sz="0" w:space="0" w:color="auto"/>
                  </w:divBdr>
                </w:div>
                <w:div w:id="154147588">
                  <w:marLeft w:val="0"/>
                  <w:marRight w:val="0"/>
                  <w:marTop w:val="0"/>
                  <w:marBottom w:val="0"/>
                  <w:divBdr>
                    <w:top w:val="none" w:sz="0" w:space="0" w:color="auto"/>
                    <w:left w:val="none" w:sz="0" w:space="0" w:color="auto"/>
                    <w:bottom w:val="none" w:sz="0" w:space="0" w:color="auto"/>
                    <w:right w:val="none" w:sz="0" w:space="0" w:color="auto"/>
                  </w:divBdr>
                </w:div>
                <w:div w:id="159583333">
                  <w:marLeft w:val="0"/>
                  <w:marRight w:val="0"/>
                  <w:marTop w:val="0"/>
                  <w:marBottom w:val="0"/>
                  <w:divBdr>
                    <w:top w:val="none" w:sz="0" w:space="0" w:color="auto"/>
                    <w:left w:val="none" w:sz="0" w:space="0" w:color="auto"/>
                    <w:bottom w:val="none" w:sz="0" w:space="0" w:color="auto"/>
                    <w:right w:val="none" w:sz="0" w:space="0" w:color="auto"/>
                  </w:divBdr>
                </w:div>
                <w:div w:id="162626469">
                  <w:marLeft w:val="0"/>
                  <w:marRight w:val="0"/>
                  <w:marTop w:val="0"/>
                  <w:marBottom w:val="0"/>
                  <w:divBdr>
                    <w:top w:val="none" w:sz="0" w:space="0" w:color="auto"/>
                    <w:left w:val="none" w:sz="0" w:space="0" w:color="auto"/>
                    <w:bottom w:val="none" w:sz="0" w:space="0" w:color="auto"/>
                    <w:right w:val="none" w:sz="0" w:space="0" w:color="auto"/>
                  </w:divBdr>
                </w:div>
                <w:div w:id="173303377">
                  <w:marLeft w:val="0"/>
                  <w:marRight w:val="0"/>
                  <w:marTop w:val="0"/>
                  <w:marBottom w:val="0"/>
                  <w:divBdr>
                    <w:top w:val="none" w:sz="0" w:space="0" w:color="auto"/>
                    <w:left w:val="none" w:sz="0" w:space="0" w:color="auto"/>
                    <w:bottom w:val="none" w:sz="0" w:space="0" w:color="auto"/>
                    <w:right w:val="none" w:sz="0" w:space="0" w:color="auto"/>
                  </w:divBdr>
                </w:div>
                <w:div w:id="175312885">
                  <w:marLeft w:val="0"/>
                  <w:marRight w:val="0"/>
                  <w:marTop w:val="0"/>
                  <w:marBottom w:val="0"/>
                  <w:divBdr>
                    <w:top w:val="none" w:sz="0" w:space="0" w:color="auto"/>
                    <w:left w:val="none" w:sz="0" w:space="0" w:color="auto"/>
                    <w:bottom w:val="none" w:sz="0" w:space="0" w:color="auto"/>
                    <w:right w:val="none" w:sz="0" w:space="0" w:color="auto"/>
                  </w:divBdr>
                </w:div>
                <w:div w:id="179466565">
                  <w:marLeft w:val="0"/>
                  <w:marRight w:val="0"/>
                  <w:marTop w:val="0"/>
                  <w:marBottom w:val="0"/>
                  <w:divBdr>
                    <w:top w:val="none" w:sz="0" w:space="0" w:color="auto"/>
                    <w:left w:val="none" w:sz="0" w:space="0" w:color="auto"/>
                    <w:bottom w:val="none" w:sz="0" w:space="0" w:color="auto"/>
                    <w:right w:val="none" w:sz="0" w:space="0" w:color="auto"/>
                  </w:divBdr>
                </w:div>
                <w:div w:id="185339134">
                  <w:marLeft w:val="0"/>
                  <w:marRight w:val="0"/>
                  <w:marTop w:val="0"/>
                  <w:marBottom w:val="0"/>
                  <w:divBdr>
                    <w:top w:val="none" w:sz="0" w:space="0" w:color="auto"/>
                    <w:left w:val="none" w:sz="0" w:space="0" w:color="auto"/>
                    <w:bottom w:val="none" w:sz="0" w:space="0" w:color="auto"/>
                    <w:right w:val="none" w:sz="0" w:space="0" w:color="auto"/>
                  </w:divBdr>
                </w:div>
                <w:div w:id="196746749">
                  <w:marLeft w:val="0"/>
                  <w:marRight w:val="0"/>
                  <w:marTop w:val="0"/>
                  <w:marBottom w:val="0"/>
                  <w:divBdr>
                    <w:top w:val="none" w:sz="0" w:space="0" w:color="auto"/>
                    <w:left w:val="none" w:sz="0" w:space="0" w:color="auto"/>
                    <w:bottom w:val="none" w:sz="0" w:space="0" w:color="auto"/>
                    <w:right w:val="none" w:sz="0" w:space="0" w:color="auto"/>
                  </w:divBdr>
                </w:div>
                <w:div w:id="204951879">
                  <w:marLeft w:val="0"/>
                  <w:marRight w:val="0"/>
                  <w:marTop w:val="0"/>
                  <w:marBottom w:val="0"/>
                  <w:divBdr>
                    <w:top w:val="none" w:sz="0" w:space="0" w:color="auto"/>
                    <w:left w:val="none" w:sz="0" w:space="0" w:color="auto"/>
                    <w:bottom w:val="none" w:sz="0" w:space="0" w:color="auto"/>
                    <w:right w:val="none" w:sz="0" w:space="0" w:color="auto"/>
                  </w:divBdr>
                </w:div>
                <w:div w:id="219022234">
                  <w:marLeft w:val="0"/>
                  <w:marRight w:val="0"/>
                  <w:marTop w:val="0"/>
                  <w:marBottom w:val="0"/>
                  <w:divBdr>
                    <w:top w:val="none" w:sz="0" w:space="0" w:color="auto"/>
                    <w:left w:val="none" w:sz="0" w:space="0" w:color="auto"/>
                    <w:bottom w:val="none" w:sz="0" w:space="0" w:color="auto"/>
                    <w:right w:val="none" w:sz="0" w:space="0" w:color="auto"/>
                  </w:divBdr>
                </w:div>
                <w:div w:id="262803955">
                  <w:marLeft w:val="0"/>
                  <w:marRight w:val="0"/>
                  <w:marTop w:val="0"/>
                  <w:marBottom w:val="0"/>
                  <w:divBdr>
                    <w:top w:val="none" w:sz="0" w:space="0" w:color="auto"/>
                    <w:left w:val="none" w:sz="0" w:space="0" w:color="auto"/>
                    <w:bottom w:val="none" w:sz="0" w:space="0" w:color="auto"/>
                    <w:right w:val="none" w:sz="0" w:space="0" w:color="auto"/>
                  </w:divBdr>
                </w:div>
                <w:div w:id="271672790">
                  <w:marLeft w:val="0"/>
                  <w:marRight w:val="0"/>
                  <w:marTop w:val="0"/>
                  <w:marBottom w:val="0"/>
                  <w:divBdr>
                    <w:top w:val="none" w:sz="0" w:space="0" w:color="auto"/>
                    <w:left w:val="none" w:sz="0" w:space="0" w:color="auto"/>
                    <w:bottom w:val="none" w:sz="0" w:space="0" w:color="auto"/>
                    <w:right w:val="none" w:sz="0" w:space="0" w:color="auto"/>
                  </w:divBdr>
                </w:div>
                <w:div w:id="272634905">
                  <w:marLeft w:val="0"/>
                  <w:marRight w:val="0"/>
                  <w:marTop w:val="0"/>
                  <w:marBottom w:val="0"/>
                  <w:divBdr>
                    <w:top w:val="none" w:sz="0" w:space="0" w:color="auto"/>
                    <w:left w:val="none" w:sz="0" w:space="0" w:color="auto"/>
                    <w:bottom w:val="none" w:sz="0" w:space="0" w:color="auto"/>
                    <w:right w:val="none" w:sz="0" w:space="0" w:color="auto"/>
                  </w:divBdr>
                </w:div>
                <w:div w:id="273095674">
                  <w:marLeft w:val="0"/>
                  <w:marRight w:val="0"/>
                  <w:marTop w:val="0"/>
                  <w:marBottom w:val="0"/>
                  <w:divBdr>
                    <w:top w:val="none" w:sz="0" w:space="0" w:color="auto"/>
                    <w:left w:val="none" w:sz="0" w:space="0" w:color="auto"/>
                    <w:bottom w:val="none" w:sz="0" w:space="0" w:color="auto"/>
                    <w:right w:val="none" w:sz="0" w:space="0" w:color="auto"/>
                  </w:divBdr>
                </w:div>
                <w:div w:id="277032484">
                  <w:marLeft w:val="0"/>
                  <w:marRight w:val="0"/>
                  <w:marTop w:val="0"/>
                  <w:marBottom w:val="0"/>
                  <w:divBdr>
                    <w:top w:val="none" w:sz="0" w:space="0" w:color="auto"/>
                    <w:left w:val="none" w:sz="0" w:space="0" w:color="auto"/>
                    <w:bottom w:val="none" w:sz="0" w:space="0" w:color="auto"/>
                    <w:right w:val="none" w:sz="0" w:space="0" w:color="auto"/>
                  </w:divBdr>
                </w:div>
                <w:div w:id="279528720">
                  <w:marLeft w:val="0"/>
                  <w:marRight w:val="0"/>
                  <w:marTop w:val="0"/>
                  <w:marBottom w:val="0"/>
                  <w:divBdr>
                    <w:top w:val="none" w:sz="0" w:space="0" w:color="auto"/>
                    <w:left w:val="none" w:sz="0" w:space="0" w:color="auto"/>
                    <w:bottom w:val="none" w:sz="0" w:space="0" w:color="auto"/>
                    <w:right w:val="none" w:sz="0" w:space="0" w:color="auto"/>
                  </w:divBdr>
                </w:div>
                <w:div w:id="280378353">
                  <w:marLeft w:val="0"/>
                  <w:marRight w:val="0"/>
                  <w:marTop w:val="0"/>
                  <w:marBottom w:val="0"/>
                  <w:divBdr>
                    <w:top w:val="none" w:sz="0" w:space="0" w:color="auto"/>
                    <w:left w:val="none" w:sz="0" w:space="0" w:color="auto"/>
                    <w:bottom w:val="none" w:sz="0" w:space="0" w:color="auto"/>
                    <w:right w:val="none" w:sz="0" w:space="0" w:color="auto"/>
                  </w:divBdr>
                </w:div>
                <w:div w:id="287665681">
                  <w:marLeft w:val="0"/>
                  <w:marRight w:val="0"/>
                  <w:marTop w:val="0"/>
                  <w:marBottom w:val="0"/>
                  <w:divBdr>
                    <w:top w:val="none" w:sz="0" w:space="0" w:color="auto"/>
                    <w:left w:val="none" w:sz="0" w:space="0" w:color="auto"/>
                    <w:bottom w:val="none" w:sz="0" w:space="0" w:color="auto"/>
                    <w:right w:val="none" w:sz="0" w:space="0" w:color="auto"/>
                  </w:divBdr>
                </w:div>
                <w:div w:id="299841921">
                  <w:marLeft w:val="0"/>
                  <w:marRight w:val="0"/>
                  <w:marTop w:val="0"/>
                  <w:marBottom w:val="0"/>
                  <w:divBdr>
                    <w:top w:val="none" w:sz="0" w:space="0" w:color="auto"/>
                    <w:left w:val="none" w:sz="0" w:space="0" w:color="auto"/>
                    <w:bottom w:val="none" w:sz="0" w:space="0" w:color="auto"/>
                    <w:right w:val="none" w:sz="0" w:space="0" w:color="auto"/>
                  </w:divBdr>
                </w:div>
                <w:div w:id="301889826">
                  <w:marLeft w:val="0"/>
                  <w:marRight w:val="0"/>
                  <w:marTop w:val="0"/>
                  <w:marBottom w:val="0"/>
                  <w:divBdr>
                    <w:top w:val="none" w:sz="0" w:space="0" w:color="auto"/>
                    <w:left w:val="none" w:sz="0" w:space="0" w:color="auto"/>
                    <w:bottom w:val="none" w:sz="0" w:space="0" w:color="auto"/>
                    <w:right w:val="none" w:sz="0" w:space="0" w:color="auto"/>
                  </w:divBdr>
                </w:div>
                <w:div w:id="303434647">
                  <w:marLeft w:val="0"/>
                  <w:marRight w:val="0"/>
                  <w:marTop w:val="0"/>
                  <w:marBottom w:val="0"/>
                  <w:divBdr>
                    <w:top w:val="none" w:sz="0" w:space="0" w:color="auto"/>
                    <w:left w:val="none" w:sz="0" w:space="0" w:color="auto"/>
                    <w:bottom w:val="none" w:sz="0" w:space="0" w:color="auto"/>
                    <w:right w:val="none" w:sz="0" w:space="0" w:color="auto"/>
                  </w:divBdr>
                </w:div>
                <w:div w:id="323440797">
                  <w:marLeft w:val="0"/>
                  <w:marRight w:val="0"/>
                  <w:marTop w:val="0"/>
                  <w:marBottom w:val="0"/>
                  <w:divBdr>
                    <w:top w:val="none" w:sz="0" w:space="0" w:color="auto"/>
                    <w:left w:val="none" w:sz="0" w:space="0" w:color="auto"/>
                    <w:bottom w:val="none" w:sz="0" w:space="0" w:color="auto"/>
                    <w:right w:val="none" w:sz="0" w:space="0" w:color="auto"/>
                  </w:divBdr>
                </w:div>
                <w:div w:id="348677832">
                  <w:marLeft w:val="0"/>
                  <w:marRight w:val="0"/>
                  <w:marTop w:val="0"/>
                  <w:marBottom w:val="0"/>
                  <w:divBdr>
                    <w:top w:val="none" w:sz="0" w:space="0" w:color="auto"/>
                    <w:left w:val="none" w:sz="0" w:space="0" w:color="auto"/>
                    <w:bottom w:val="none" w:sz="0" w:space="0" w:color="auto"/>
                    <w:right w:val="none" w:sz="0" w:space="0" w:color="auto"/>
                  </w:divBdr>
                </w:div>
                <w:div w:id="359360418">
                  <w:marLeft w:val="0"/>
                  <w:marRight w:val="0"/>
                  <w:marTop w:val="0"/>
                  <w:marBottom w:val="0"/>
                  <w:divBdr>
                    <w:top w:val="none" w:sz="0" w:space="0" w:color="auto"/>
                    <w:left w:val="none" w:sz="0" w:space="0" w:color="auto"/>
                    <w:bottom w:val="none" w:sz="0" w:space="0" w:color="auto"/>
                    <w:right w:val="none" w:sz="0" w:space="0" w:color="auto"/>
                  </w:divBdr>
                </w:div>
                <w:div w:id="361129495">
                  <w:marLeft w:val="0"/>
                  <w:marRight w:val="0"/>
                  <w:marTop w:val="0"/>
                  <w:marBottom w:val="0"/>
                  <w:divBdr>
                    <w:top w:val="none" w:sz="0" w:space="0" w:color="auto"/>
                    <w:left w:val="none" w:sz="0" w:space="0" w:color="auto"/>
                    <w:bottom w:val="none" w:sz="0" w:space="0" w:color="auto"/>
                    <w:right w:val="none" w:sz="0" w:space="0" w:color="auto"/>
                  </w:divBdr>
                </w:div>
                <w:div w:id="370032067">
                  <w:marLeft w:val="0"/>
                  <w:marRight w:val="0"/>
                  <w:marTop w:val="0"/>
                  <w:marBottom w:val="0"/>
                  <w:divBdr>
                    <w:top w:val="none" w:sz="0" w:space="0" w:color="auto"/>
                    <w:left w:val="none" w:sz="0" w:space="0" w:color="auto"/>
                    <w:bottom w:val="none" w:sz="0" w:space="0" w:color="auto"/>
                    <w:right w:val="none" w:sz="0" w:space="0" w:color="auto"/>
                  </w:divBdr>
                </w:div>
                <w:div w:id="374475550">
                  <w:marLeft w:val="0"/>
                  <w:marRight w:val="0"/>
                  <w:marTop w:val="0"/>
                  <w:marBottom w:val="0"/>
                  <w:divBdr>
                    <w:top w:val="none" w:sz="0" w:space="0" w:color="auto"/>
                    <w:left w:val="none" w:sz="0" w:space="0" w:color="auto"/>
                    <w:bottom w:val="none" w:sz="0" w:space="0" w:color="auto"/>
                    <w:right w:val="none" w:sz="0" w:space="0" w:color="auto"/>
                  </w:divBdr>
                </w:div>
                <w:div w:id="381180051">
                  <w:marLeft w:val="0"/>
                  <w:marRight w:val="0"/>
                  <w:marTop w:val="0"/>
                  <w:marBottom w:val="0"/>
                  <w:divBdr>
                    <w:top w:val="none" w:sz="0" w:space="0" w:color="auto"/>
                    <w:left w:val="none" w:sz="0" w:space="0" w:color="auto"/>
                    <w:bottom w:val="none" w:sz="0" w:space="0" w:color="auto"/>
                    <w:right w:val="none" w:sz="0" w:space="0" w:color="auto"/>
                  </w:divBdr>
                </w:div>
                <w:div w:id="387606315">
                  <w:marLeft w:val="0"/>
                  <w:marRight w:val="0"/>
                  <w:marTop w:val="0"/>
                  <w:marBottom w:val="0"/>
                  <w:divBdr>
                    <w:top w:val="none" w:sz="0" w:space="0" w:color="auto"/>
                    <w:left w:val="none" w:sz="0" w:space="0" w:color="auto"/>
                    <w:bottom w:val="none" w:sz="0" w:space="0" w:color="auto"/>
                    <w:right w:val="none" w:sz="0" w:space="0" w:color="auto"/>
                  </w:divBdr>
                </w:div>
                <w:div w:id="395206680">
                  <w:marLeft w:val="0"/>
                  <w:marRight w:val="0"/>
                  <w:marTop w:val="0"/>
                  <w:marBottom w:val="0"/>
                  <w:divBdr>
                    <w:top w:val="none" w:sz="0" w:space="0" w:color="auto"/>
                    <w:left w:val="none" w:sz="0" w:space="0" w:color="auto"/>
                    <w:bottom w:val="none" w:sz="0" w:space="0" w:color="auto"/>
                    <w:right w:val="none" w:sz="0" w:space="0" w:color="auto"/>
                  </w:divBdr>
                </w:div>
                <w:div w:id="402533661">
                  <w:marLeft w:val="0"/>
                  <w:marRight w:val="0"/>
                  <w:marTop w:val="0"/>
                  <w:marBottom w:val="0"/>
                  <w:divBdr>
                    <w:top w:val="none" w:sz="0" w:space="0" w:color="auto"/>
                    <w:left w:val="none" w:sz="0" w:space="0" w:color="auto"/>
                    <w:bottom w:val="none" w:sz="0" w:space="0" w:color="auto"/>
                    <w:right w:val="none" w:sz="0" w:space="0" w:color="auto"/>
                  </w:divBdr>
                </w:div>
                <w:div w:id="408163328">
                  <w:marLeft w:val="0"/>
                  <w:marRight w:val="0"/>
                  <w:marTop w:val="0"/>
                  <w:marBottom w:val="0"/>
                  <w:divBdr>
                    <w:top w:val="none" w:sz="0" w:space="0" w:color="auto"/>
                    <w:left w:val="none" w:sz="0" w:space="0" w:color="auto"/>
                    <w:bottom w:val="none" w:sz="0" w:space="0" w:color="auto"/>
                    <w:right w:val="none" w:sz="0" w:space="0" w:color="auto"/>
                  </w:divBdr>
                </w:div>
                <w:div w:id="410346853">
                  <w:marLeft w:val="0"/>
                  <w:marRight w:val="0"/>
                  <w:marTop w:val="0"/>
                  <w:marBottom w:val="0"/>
                  <w:divBdr>
                    <w:top w:val="none" w:sz="0" w:space="0" w:color="auto"/>
                    <w:left w:val="none" w:sz="0" w:space="0" w:color="auto"/>
                    <w:bottom w:val="none" w:sz="0" w:space="0" w:color="auto"/>
                    <w:right w:val="none" w:sz="0" w:space="0" w:color="auto"/>
                  </w:divBdr>
                </w:div>
                <w:div w:id="413825624">
                  <w:marLeft w:val="0"/>
                  <w:marRight w:val="0"/>
                  <w:marTop w:val="0"/>
                  <w:marBottom w:val="0"/>
                  <w:divBdr>
                    <w:top w:val="none" w:sz="0" w:space="0" w:color="auto"/>
                    <w:left w:val="none" w:sz="0" w:space="0" w:color="auto"/>
                    <w:bottom w:val="none" w:sz="0" w:space="0" w:color="auto"/>
                    <w:right w:val="none" w:sz="0" w:space="0" w:color="auto"/>
                  </w:divBdr>
                </w:div>
                <w:div w:id="416024189">
                  <w:marLeft w:val="0"/>
                  <w:marRight w:val="0"/>
                  <w:marTop w:val="0"/>
                  <w:marBottom w:val="0"/>
                  <w:divBdr>
                    <w:top w:val="none" w:sz="0" w:space="0" w:color="auto"/>
                    <w:left w:val="none" w:sz="0" w:space="0" w:color="auto"/>
                    <w:bottom w:val="none" w:sz="0" w:space="0" w:color="auto"/>
                    <w:right w:val="none" w:sz="0" w:space="0" w:color="auto"/>
                  </w:divBdr>
                </w:div>
                <w:div w:id="419762821">
                  <w:marLeft w:val="0"/>
                  <w:marRight w:val="0"/>
                  <w:marTop w:val="0"/>
                  <w:marBottom w:val="0"/>
                  <w:divBdr>
                    <w:top w:val="none" w:sz="0" w:space="0" w:color="auto"/>
                    <w:left w:val="none" w:sz="0" w:space="0" w:color="auto"/>
                    <w:bottom w:val="none" w:sz="0" w:space="0" w:color="auto"/>
                    <w:right w:val="none" w:sz="0" w:space="0" w:color="auto"/>
                  </w:divBdr>
                </w:div>
                <w:div w:id="429085151">
                  <w:marLeft w:val="0"/>
                  <w:marRight w:val="0"/>
                  <w:marTop w:val="0"/>
                  <w:marBottom w:val="0"/>
                  <w:divBdr>
                    <w:top w:val="none" w:sz="0" w:space="0" w:color="auto"/>
                    <w:left w:val="none" w:sz="0" w:space="0" w:color="auto"/>
                    <w:bottom w:val="none" w:sz="0" w:space="0" w:color="auto"/>
                    <w:right w:val="none" w:sz="0" w:space="0" w:color="auto"/>
                  </w:divBdr>
                </w:div>
                <w:div w:id="435490673">
                  <w:marLeft w:val="0"/>
                  <w:marRight w:val="0"/>
                  <w:marTop w:val="0"/>
                  <w:marBottom w:val="0"/>
                  <w:divBdr>
                    <w:top w:val="none" w:sz="0" w:space="0" w:color="auto"/>
                    <w:left w:val="none" w:sz="0" w:space="0" w:color="auto"/>
                    <w:bottom w:val="none" w:sz="0" w:space="0" w:color="auto"/>
                    <w:right w:val="none" w:sz="0" w:space="0" w:color="auto"/>
                  </w:divBdr>
                </w:div>
                <w:div w:id="448163202">
                  <w:marLeft w:val="0"/>
                  <w:marRight w:val="0"/>
                  <w:marTop w:val="0"/>
                  <w:marBottom w:val="0"/>
                  <w:divBdr>
                    <w:top w:val="none" w:sz="0" w:space="0" w:color="auto"/>
                    <w:left w:val="none" w:sz="0" w:space="0" w:color="auto"/>
                    <w:bottom w:val="none" w:sz="0" w:space="0" w:color="auto"/>
                    <w:right w:val="none" w:sz="0" w:space="0" w:color="auto"/>
                  </w:divBdr>
                </w:div>
                <w:div w:id="458576765">
                  <w:marLeft w:val="0"/>
                  <w:marRight w:val="0"/>
                  <w:marTop w:val="0"/>
                  <w:marBottom w:val="0"/>
                  <w:divBdr>
                    <w:top w:val="none" w:sz="0" w:space="0" w:color="auto"/>
                    <w:left w:val="none" w:sz="0" w:space="0" w:color="auto"/>
                    <w:bottom w:val="none" w:sz="0" w:space="0" w:color="auto"/>
                    <w:right w:val="none" w:sz="0" w:space="0" w:color="auto"/>
                  </w:divBdr>
                </w:div>
                <w:div w:id="467359819">
                  <w:marLeft w:val="0"/>
                  <w:marRight w:val="0"/>
                  <w:marTop w:val="0"/>
                  <w:marBottom w:val="0"/>
                  <w:divBdr>
                    <w:top w:val="none" w:sz="0" w:space="0" w:color="auto"/>
                    <w:left w:val="none" w:sz="0" w:space="0" w:color="auto"/>
                    <w:bottom w:val="none" w:sz="0" w:space="0" w:color="auto"/>
                    <w:right w:val="none" w:sz="0" w:space="0" w:color="auto"/>
                  </w:divBdr>
                </w:div>
                <w:div w:id="471866198">
                  <w:marLeft w:val="0"/>
                  <w:marRight w:val="0"/>
                  <w:marTop w:val="0"/>
                  <w:marBottom w:val="0"/>
                  <w:divBdr>
                    <w:top w:val="none" w:sz="0" w:space="0" w:color="auto"/>
                    <w:left w:val="none" w:sz="0" w:space="0" w:color="auto"/>
                    <w:bottom w:val="none" w:sz="0" w:space="0" w:color="auto"/>
                    <w:right w:val="none" w:sz="0" w:space="0" w:color="auto"/>
                  </w:divBdr>
                </w:div>
                <w:div w:id="481123393">
                  <w:marLeft w:val="0"/>
                  <w:marRight w:val="0"/>
                  <w:marTop w:val="0"/>
                  <w:marBottom w:val="0"/>
                  <w:divBdr>
                    <w:top w:val="none" w:sz="0" w:space="0" w:color="auto"/>
                    <w:left w:val="none" w:sz="0" w:space="0" w:color="auto"/>
                    <w:bottom w:val="none" w:sz="0" w:space="0" w:color="auto"/>
                    <w:right w:val="none" w:sz="0" w:space="0" w:color="auto"/>
                  </w:divBdr>
                </w:div>
                <w:div w:id="481236090">
                  <w:marLeft w:val="0"/>
                  <w:marRight w:val="0"/>
                  <w:marTop w:val="0"/>
                  <w:marBottom w:val="0"/>
                  <w:divBdr>
                    <w:top w:val="none" w:sz="0" w:space="0" w:color="auto"/>
                    <w:left w:val="none" w:sz="0" w:space="0" w:color="auto"/>
                    <w:bottom w:val="none" w:sz="0" w:space="0" w:color="auto"/>
                    <w:right w:val="none" w:sz="0" w:space="0" w:color="auto"/>
                  </w:divBdr>
                </w:div>
                <w:div w:id="498270741">
                  <w:marLeft w:val="0"/>
                  <w:marRight w:val="0"/>
                  <w:marTop w:val="0"/>
                  <w:marBottom w:val="0"/>
                  <w:divBdr>
                    <w:top w:val="none" w:sz="0" w:space="0" w:color="auto"/>
                    <w:left w:val="none" w:sz="0" w:space="0" w:color="auto"/>
                    <w:bottom w:val="none" w:sz="0" w:space="0" w:color="auto"/>
                    <w:right w:val="none" w:sz="0" w:space="0" w:color="auto"/>
                  </w:divBdr>
                </w:div>
                <w:div w:id="512646874">
                  <w:marLeft w:val="0"/>
                  <w:marRight w:val="0"/>
                  <w:marTop w:val="0"/>
                  <w:marBottom w:val="0"/>
                  <w:divBdr>
                    <w:top w:val="none" w:sz="0" w:space="0" w:color="auto"/>
                    <w:left w:val="none" w:sz="0" w:space="0" w:color="auto"/>
                    <w:bottom w:val="none" w:sz="0" w:space="0" w:color="auto"/>
                    <w:right w:val="none" w:sz="0" w:space="0" w:color="auto"/>
                  </w:divBdr>
                </w:div>
                <w:div w:id="517695399">
                  <w:marLeft w:val="0"/>
                  <w:marRight w:val="0"/>
                  <w:marTop w:val="0"/>
                  <w:marBottom w:val="0"/>
                  <w:divBdr>
                    <w:top w:val="none" w:sz="0" w:space="0" w:color="auto"/>
                    <w:left w:val="none" w:sz="0" w:space="0" w:color="auto"/>
                    <w:bottom w:val="none" w:sz="0" w:space="0" w:color="auto"/>
                    <w:right w:val="none" w:sz="0" w:space="0" w:color="auto"/>
                  </w:divBdr>
                </w:div>
                <w:div w:id="521436265">
                  <w:marLeft w:val="0"/>
                  <w:marRight w:val="0"/>
                  <w:marTop w:val="0"/>
                  <w:marBottom w:val="0"/>
                  <w:divBdr>
                    <w:top w:val="none" w:sz="0" w:space="0" w:color="auto"/>
                    <w:left w:val="none" w:sz="0" w:space="0" w:color="auto"/>
                    <w:bottom w:val="none" w:sz="0" w:space="0" w:color="auto"/>
                    <w:right w:val="none" w:sz="0" w:space="0" w:color="auto"/>
                  </w:divBdr>
                </w:div>
                <w:div w:id="524170344">
                  <w:marLeft w:val="0"/>
                  <w:marRight w:val="0"/>
                  <w:marTop w:val="0"/>
                  <w:marBottom w:val="0"/>
                  <w:divBdr>
                    <w:top w:val="none" w:sz="0" w:space="0" w:color="auto"/>
                    <w:left w:val="none" w:sz="0" w:space="0" w:color="auto"/>
                    <w:bottom w:val="none" w:sz="0" w:space="0" w:color="auto"/>
                    <w:right w:val="none" w:sz="0" w:space="0" w:color="auto"/>
                  </w:divBdr>
                </w:div>
                <w:div w:id="524565664">
                  <w:marLeft w:val="0"/>
                  <w:marRight w:val="0"/>
                  <w:marTop w:val="0"/>
                  <w:marBottom w:val="0"/>
                  <w:divBdr>
                    <w:top w:val="none" w:sz="0" w:space="0" w:color="auto"/>
                    <w:left w:val="none" w:sz="0" w:space="0" w:color="auto"/>
                    <w:bottom w:val="none" w:sz="0" w:space="0" w:color="auto"/>
                    <w:right w:val="none" w:sz="0" w:space="0" w:color="auto"/>
                  </w:divBdr>
                </w:div>
                <w:div w:id="525102970">
                  <w:marLeft w:val="0"/>
                  <w:marRight w:val="0"/>
                  <w:marTop w:val="0"/>
                  <w:marBottom w:val="0"/>
                  <w:divBdr>
                    <w:top w:val="none" w:sz="0" w:space="0" w:color="auto"/>
                    <w:left w:val="none" w:sz="0" w:space="0" w:color="auto"/>
                    <w:bottom w:val="none" w:sz="0" w:space="0" w:color="auto"/>
                    <w:right w:val="none" w:sz="0" w:space="0" w:color="auto"/>
                  </w:divBdr>
                </w:div>
                <w:div w:id="534582986">
                  <w:marLeft w:val="0"/>
                  <w:marRight w:val="0"/>
                  <w:marTop w:val="0"/>
                  <w:marBottom w:val="0"/>
                  <w:divBdr>
                    <w:top w:val="none" w:sz="0" w:space="0" w:color="auto"/>
                    <w:left w:val="none" w:sz="0" w:space="0" w:color="auto"/>
                    <w:bottom w:val="none" w:sz="0" w:space="0" w:color="auto"/>
                    <w:right w:val="none" w:sz="0" w:space="0" w:color="auto"/>
                  </w:divBdr>
                </w:div>
                <w:div w:id="536237486">
                  <w:marLeft w:val="0"/>
                  <w:marRight w:val="0"/>
                  <w:marTop w:val="0"/>
                  <w:marBottom w:val="0"/>
                  <w:divBdr>
                    <w:top w:val="none" w:sz="0" w:space="0" w:color="auto"/>
                    <w:left w:val="none" w:sz="0" w:space="0" w:color="auto"/>
                    <w:bottom w:val="none" w:sz="0" w:space="0" w:color="auto"/>
                    <w:right w:val="none" w:sz="0" w:space="0" w:color="auto"/>
                  </w:divBdr>
                </w:div>
                <w:div w:id="537930484">
                  <w:marLeft w:val="0"/>
                  <w:marRight w:val="0"/>
                  <w:marTop w:val="0"/>
                  <w:marBottom w:val="0"/>
                  <w:divBdr>
                    <w:top w:val="none" w:sz="0" w:space="0" w:color="auto"/>
                    <w:left w:val="none" w:sz="0" w:space="0" w:color="auto"/>
                    <w:bottom w:val="none" w:sz="0" w:space="0" w:color="auto"/>
                    <w:right w:val="none" w:sz="0" w:space="0" w:color="auto"/>
                  </w:divBdr>
                </w:div>
                <w:div w:id="545532354">
                  <w:marLeft w:val="0"/>
                  <w:marRight w:val="0"/>
                  <w:marTop w:val="0"/>
                  <w:marBottom w:val="0"/>
                  <w:divBdr>
                    <w:top w:val="none" w:sz="0" w:space="0" w:color="auto"/>
                    <w:left w:val="none" w:sz="0" w:space="0" w:color="auto"/>
                    <w:bottom w:val="none" w:sz="0" w:space="0" w:color="auto"/>
                    <w:right w:val="none" w:sz="0" w:space="0" w:color="auto"/>
                  </w:divBdr>
                </w:div>
                <w:div w:id="551313000">
                  <w:marLeft w:val="0"/>
                  <w:marRight w:val="0"/>
                  <w:marTop w:val="0"/>
                  <w:marBottom w:val="0"/>
                  <w:divBdr>
                    <w:top w:val="none" w:sz="0" w:space="0" w:color="auto"/>
                    <w:left w:val="none" w:sz="0" w:space="0" w:color="auto"/>
                    <w:bottom w:val="none" w:sz="0" w:space="0" w:color="auto"/>
                    <w:right w:val="none" w:sz="0" w:space="0" w:color="auto"/>
                  </w:divBdr>
                </w:div>
                <w:div w:id="559173421">
                  <w:marLeft w:val="0"/>
                  <w:marRight w:val="0"/>
                  <w:marTop w:val="0"/>
                  <w:marBottom w:val="0"/>
                  <w:divBdr>
                    <w:top w:val="none" w:sz="0" w:space="0" w:color="auto"/>
                    <w:left w:val="none" w:sz="0" w:space="0" w:color="auto"/>
                    <w:bottom w:val="none" w:sz="0" w:space="0" w:color="auto"/>
                    <w:right w:val="none" w:sz="0" w:space="0" w:color="auto"/>
                  </w:divBdr>
                </w:div>
                <w:div w:id="560866021">
                  <w:marLeft w:val="0"/>
                  <w:marRight w:val="0"/>
                  <w:marTop w:val="0"/>
                  <w:marBottom w:val="0"/>
                  <w:divBdr>
                    <w:top w:val="none" w:sz="0" w:space="0" w:color="auto"/>
                    <w:left w:val="none" w:sz="0" w:space="0" w:color="auto"/>
                    <w:bottom w:val="none" w:sz="0" w:space="0" w:color="auto"/>
                    <w:right w:val="none" w:sz="0" w:space="0" w:color="auto"/>
                  </w:divBdr>
                </w:div>
                <w:div w:id="561715417">
                  <w:marLeft w:val="0"/>
                  <w:marRight w:val="0"/>
                  <w:marTop w:val="0"/>
                  <w:marBottom w:val="0"/>
                  <w:divBdr>
                    <w:top w:val="none" w:sz="0" w:space="0" w:color="auto"/>
                    <w:left w:val="none" w:sz="0" w:space="0" w:color="auto"/>
                    <w:bottom w:val="none" w:sz="0" w:space="0" w:color="auto"/>
                    <w:right w:val="none" w:sz="0" w:space="0" w:color="auto"/>
                  </w:divBdr>
                </w:div>
                <w:div w:id="567036450">
                  <w:marLeft w:val="0"/>
                  <w:marRight w:val="0"/>
                  <w:marTop w:val="0"/>
                  <w:marBottom w:val="0"/>
                  <w:divBdr>
                    <w:top w:val="none" w:sz="0" w:space="0" w:color="auto"/>
                    <w:left w:val="none" w:sz="0" w:space="0" w:color="auto"/>
                    <w:bottom w:val="none" w:sz="0" w:space="0" w:color="auto"/>
                    <w:right w:val="none" w:sz="0" w:space="0" w:color="auto"/>
                  </w:divBdr>
                </w:div>
                <w:div w:id="575286571">
                  <w:marLeft w:val="0"/>
                  <w:marRight w:val="0"/>
                  <w:marTop w:val="0"/>
                  <w:marBottom w:val="0"/>
                  <w:divBdr>
                    <w:top w:val="none" w:sz="0" w:space="0" w:color="auto"/>
                    <w:left w:val="none" w:sz="0" w:space="0" w:color="auto"/>
                    <w:bottom w:val="none" w:sz="0" w:space="0" w:color="auto"/>
                    <w:right w:val="none" w:sz="0" w:space="0" w:color="auto"/>
                  </w:divBdr>
                </w:div>
                <w:div w:id="582683964">
                  <w:marLeft w:val="0"/>
                  <w:marRight w:val="0"/>
                  <w:marTop w:val="0"/>
                  <w:marBottom w:val="0"/>
                  <w:divBdr>
                    <w:top w:val="none" w:sz="0" w:space="0" w:color="auto"/>
                    <w:left w:val="none" w:sz="0" w:space="0" w:color="auto"/>
                    <w:bottom w:val="none" w:sz="0" w:space="0" w:color="auto"/>
                    <w:right w:val="none" w:sz="0" w:space="0" w:color="auto"/>
                  </w:divBdr>
                </w:div>
                <w:div w:id="590698392">
                  <w:marLeft w:val="0"/>
                  <w:marRight w:val="0"/>
                  <w:marTop w:val="0"/>
                  <w:marBottom w:val="0"/>
                  <w:divBdr>
                    <w:top w:val="none" w:sz="0" w:space="0" w:color="auto"/>
                    <w:left w:val="none" w:sz="0" w:space="0" w:color="auto"/>
                    <w:bottom w:val="none" w:sz="0" w:space="0" w:color="auto"/>
                    <w:right w:val="none" w:sz="0" w:space="0" w:color="auto"/>
                  </w:divBdr>
                </w:div>
                <w:div w:id="596062824">
                  <w:marLeft w:val="0"/>
                  <w:marRight w:val="0"/>
                  <w:marTop w:val="0"/>
                  <w:marBottom w:val="0"/>
                  <w:divBdr>
                    <w:top w:val="none" w:sz="0" w:space="0" w:color="auto"/>
                    <w:left w:val="none" w:sz="0" w:space="0" w:color="auto"/>
                    <w:bottom w:val="none" w:sz="0" w:space="0" w:color="auto"/>
                    <w:right w:val="none" w:sz="0" w:space="0" w:color="auto"/>
                  </w:divBdr>
                </w:div>
                <w:div w:id="599023977">
                  <w:marLeft w:val="0"/>
                  <w:marRight w:val="0"/>
                  <w:marTop w:val="0"/>
                  <w:marBottom w:val="0"/>
                  <w:divBdr>
                    <w:top w:val="none" w:sz="0" w:space="0" w:color="auto"/>
                    <w:left w:val="none" w:sz="0" w:space="0" w:color="auto"/>
                    <w:bottom w:val="none" w:sz="0" w:space="0" w:color="auto"/>
                    <w:right w:val="none" w:sz="0" w:space="0" w:color="auto"/>
                  </w:divBdr>
                </w:div>
                <w:div w:id="601567698">
                  <w:marLeft w:val="0"/>
                  <w:marRight w:val="0"/>
                  <w:marTop w:val="0"/>
                  <w:marBottom w:val="0"/>
                  <w:divBdr>
                    <w:top w:val="none" w:sz="0" w:space="0" w:color="auto"/>
                    <w:left w:val="none" w:sz="0" w:space="0" w:color="auto"/>
                    <w:bottom w:val="none" w:sz="0" w:space="0" w:color="auto"/>
                    <w:right w:val="none" w:sz="0" w:space="0" w:color="auto"/>
                  </w:divBdr>
                </w:div>
                <w:div w:id="603613085">
                  <w:marLeft w:val="0"/>
                  <w:marRight w:val="0"/>
                  <w:marTop w:val="0"/>
                  <w:marBottom w:val="0"/>
                  <w:divBdr>
                    <w:top w:val="none" w:sz="0" w:space="0" w:color="auto"/>
                    <w:left w:val="none" w:sz="0" w:space="0" w:color="auto"/>
                    <w:bottom w:val="none" w:sz="0" w:space="0" w:color="auto"/>
                    <w:right w:val="none" w:sz="0" w:space="0" w:color="auto"/>
                  </w:divBdr>
                </w:div>
                <w:div w:id="606036589">
                  <w:marLeft w:val="0"/>
                  <w:marRight w:val="0"/>
                  <w:marTop w:val="0"/>
                  <w:marBottom w:val="0"/>
                  <w:divBdr>
                    <w:top w:val="none" w:sz="0" w:space="0" w:color="auto"/>
                    <w:left w:val="none" w:sz="0" w:space="0" w:color="auto"/>
                    <w:bottom w:val="none" w:sz="0" w:space="0" w:color="auto"/>
                    <w:right w:val="none" w:sz="0" w:space="0" w:color="auto"/>
                  </w:divBdr>
                </w:div>
                <w:div w:id="606735265">
                  <w:marLeft w:val="0"/>
                  <w:marRight w:val="0"/>
                  <w:marTop w:val="0"/>
                  <w:marBottom w:val="0"/>
                  <w:divBdr>
                    <w:top w:val="none" w:sz="0" w:space="0" w:color="auto"/>
                    <w:left w:val="none" w:sz="0" w:space="0" w:color="auto"/>
                    <w:bottom w:val="none" w:sz="0" w:space="0" w:color="auto"/>
                    <w:right w:val="none" w:sz="0" w:space="0" w:color="auto"/>
                  </w:divBdr>
                </w:div>
                <w:div w:id="607977977">
                  <w:marLeft w:val="0"/>
                  <w:marRight w:val="0"/>
                  <w:marTop w:val="0"/>
                  <w:marBottom w:val="0"/>
                  <w:divBdr>
                    <w:top w:val="none" w:sz="0" w:space="0" w:color="auto"/>
                    <w:left w:val="none" w:sz="0" w:space="0" w:color="auto"/>
                    <w:bottom w:val="none" w:sz="0" w:space="0" w:color="auto"/>
                    <w:right w:val="none" w:sz="0" w:space="0" w:color="auto"/>
                  </w:divBdr>
                </w:div>
                <w:div w:id="611666933">
                  <w:marLeft w:val="0"/>
                  <w:marRight w:val="0"/>
                  <w:marTop w:val="0"/>
                  <w:marBottom w:val="0"/>
                  <w:divBdr>
                    <w:top w:val="none" w:sz="0" w:space="0" w:color="auto"/>
                    <w:left w:val="none" w:sz="0" w:space="0" w:color="auto"/>
                    <w:bottom w:val="none" w:sz="0" w:space="0" w:color="auto"/>
                    <w:right w:val="none" w:sz="0" w:space="0" w:color="auto"/>
                  </w:divBdr>
                </w:div>
                <w:div w:id="614295109">
                  <w:marLeft w:val="0"/>
                  <w:marRight w:val="0"/>
                  <w:marTop w:val="0"/>
                  <w:marBottom w:val="0"/>
                  <w:divBdr>
                    <w:top w:val="none" w:sz="0" w:space="0" w:color="auto"/>
                    <w:left w:val="none" w:sz="0" w:space="0" w:color="auto"/>
                    <w:bottom w:val="none" w:sz="0" w:space="0" w:color="auto"/>
                    <w:right w:val="none" w:sz="0" w:space="0" w:color="auto"/>
                  </w:divBdr>
                </w:div>
                <w:div w:id="618996476">
                  <w:marLeft w:val="0"/>
                  <w:marRight w:val="0"/>
                  <w:marTop w:val="0"/>
                  <w:marBottom w:val="0"/>
                  <w:divBdr>
                    <w:top w:val="none" w:sz="0" w:space="0" w:color="auto"/>
                    <w:left w:val="none" w:sz="0" w:space="0" w:color="auto"/>
                    <w:bottom w:val="none" w:sz="0" w:space="0" w:color="auto"/>
                    <w:right w:val="none" w:sz="0" w:space="0" w:color="auto"/>
                  </w:divBdr>
                </w:div>
                <w:div w:id="626010941">
                  <w:marLeft w:val="0"/>
                  <w:marRight w:val="0"/>
                  <w:marTop w:val="0"/>
                  <w:marBottom w:val="0"/>
                  <w:divBdr>
                    <w:top w:val="none" w:sz="0" w:space="0" w:color="auto"/>
                    <w:left w:val="none" w:sz="0" w:space="0" w:color="auto"/>
                    <w:bottom w:val="none" w:sz="0" w:space="0" w:color="auto"/>
                    <w:right w:val="none" w:sz="0" w:space="0" w:color="auto"/>
                  </w:divBdr>
                </w:div>
                <w:div w:id="631594802">
                  <w:marLeft w:val="0"/>
                  <w:marRight w:val="0"/>
                  <w:marTop w:val="0"/>
                  <w:marBottom w:val="0"/>
                  <w:divBdr>
                    <w:top w:val="none" w:sz="0" w:space="0" w:color="auto"/>
                    <w:left w:val="none" w:sz="0" w:space="0" w:color="auto"/>
                    <w:bottom w:val="none" w:sz="0" w:space="0" w:color="auto"/>
                    <w:right w:val="none" w:sz="0" w:space="0" w:color="auto"/>
                  </w:divBdr>
                </w:div>
                <w:div w:id="636452701">
                  <w:marLeft w:val="0"/>
                  <w:marRight w:val="0"/>
                  <w:marTop w:val="0"/>
                  <w:marBottom w:val="0"/>
                  <w:divBdr>
                    <w:top w:val="none" w:sz="0" w:space="0" w:color="auto"/>
                    <w:left w:val="none" w:sz="0" w:space="0" w:color="auto"/>
                    <w:bottom w:val="none" w:sz="0" w:space="0" w:color="auto"/>
                    <w:right w:val="none" w:sz="0" w:space="0" w:color="auto"/>
                  </w:divBdr>
                </w:div>
                <w:div w:id="637035910">
                  <w:marLeft w:val="0"/>
                  <w:marRight w:val="0"/>
                  <w:marTop w:val="0"/>
                  <w:marBottom w:val="0"/>
                  <w:divBdr>
                    <w:top w:val="none" w:sz="0" w:space="0" w:color="auto"/>
                    <w:left w:val="none" w:sz="0" w:space="0" w:color="auto"/>
                    <w:bottom w:val="none" w:sz="0" w:space="0" w:color="auto"/>
                    <w:right w:val="none" w:sz="0" w:space="0" w:color="auto"/>
                  </w:divBdr>
                </w:div>
                <w:div w:id="654457010">
                  <w:marLeft w:val="0"/>
                  <w:marRight w:val="0"/>
                  <w:marTop w:val="0"/>
                  <w:marBottom w:val="0"/>
                  <w:divBdr>
                    <w:top w:val="none" w:sz="0" w:space="0" w:color="auto"/>
                    <w:left w:val="none" w:sz="0" w:space="0" w:color="auto"/>
                    <w:bottom w:val="none" w:sz="0" w:space="0" w:color="auto"/>
                    <w:right w:val="none" w:sz="0" w:space="0" w:color="auto"/>
                  </w:divBdr>
                </w:div>
                <w:div w:id="654575392">
                  <w:marLeft w:val="0"/>
                  <w:marRight w:val="0"/>
                  <w:marTop w:val="0"/>
                  <w:marBottom w:val="0"/>
                  <w:divBdr>
                    <w:top w:val="none" w:sz="0" w:space="0" w:color="auto"/>
                    <w:left w:val="none" w:sz="0" w:space="0" w:color="auto"/>
                    <w:bottom w:val="none" w:sz="0" w:space="0" w:color="auto"/>
                    <w:right w:val="none" w:sz="0" w:space="0" w:color="auto"/>
                  </w:divBdr>
                </w:div>
                <w:div w:id="670528706">
                  <w:marLeft w:val="0"/>
                  <w:marRight w:val="0"/>
                  <w:marTop w:val="0"/>
                  <w:marBottom w:val="0"/>
                  <w:divBdr>
                    <w:top w:val="none" w:sz="0" w:space="0" w:color="auto"/>
                    <w:left w:val="none" w:sz="0" w:space="0" w:color="auto"/>
                    <w:bottom w:val="none" w:sz="0" w:space="0" w:color="auto"/>
                    <w:right w:val="none" w:sz="0" w:space="0" w:color="auto"/>
                  </w:divBdr>
                </w:div>
                <w:div w:id="686718711">
                  <w:marLeft w:val="0"/>
                  <w:marRight w:val="0"/>
                  <w:marTop w:val="0"/>
                  <w:marBottom w:val="0"/>
                  <w:divBdr>
                    <w:top w:val="none" w:sz="0" w:space="0" w:color="auto"/>
                    <w:left w:val="none" w:sz="0" w:space="0" w:color="auto"/>
                    <w:bottom w:val="none" w:sz="0" w:space="0" w:color="auto"/>
                    <w:right w:val="none" w:sz="0" w:space="0" w:color="auto"/>
                  </w:divBdr>
                </w:div>
                <w:div w:id="699936424">
                  <w:marLeft w:val="0"/>
                  <w:marRight w:val="0"/>
                  <w:marTop w:val="0"/>
                  <w:marBottom w:val="0"/>
                  <w:divBdr>
                    <w:top w:val="none" w:sz="0" w:space="0" w:color="auto"/>
                    <w:left w:val="none" w:sz="0" w:space="0" w:color="auto"/>
                    <w:bottom w:val="none" w:sz="0" w:space="0" w:color="auto"/>
                    <w:right w:val="none" w:sz="0" w:space="0" w:color="auto"/>
                  </w:divBdr>
                </w:div>
                <w:div w:id="700663404">
                  <w:marLeft w:val="0"/>
                  <w:marRight w:val="0"/>
                  <w:marTop w:val="0"/>
                  <w:marBottom w:val="0"/>
                  <w:divBdr>
                    <w:top w:val="none" w:sz="0" w:space="0" w:color="auto"/>
                    <w:left w:val="none" w:sz="0" w:space="0" w:color="auto"/>
                    <w:bottom w:val="none" w:sz="0" w:space="0" w:color="auto"/>
                    <w:right w:val="none" w:sz="0" w:space="0" w:color="auto"/>
                  </w:divBdr>
                </w:div>
                <w:div w:id="707994414">
                  <w:marLeft w:val="0"/>
                  <w:marRight w:val="0"/>
                  <w:marTop w:val="0"/>
                  <w:marBottom w:val="0"/>
                  <w:divBdr>
                    <w:top w:val="none" w:sz="0" w:space="0" w:color="auto"/>
                    <w:left w:val="none" w:sz="0" w:space="0" w:color="auto"/>
                    <w:bottom w:val="none" w:sz="0" w:space="0" w:color="auto"/>
                    <w:right w:val="none" w:sz="0" w:space="0" w:color="auto"/>
                  </w:divBdr>
                </w:div>
                <w:div w:id="714085290">
                  <w:marLeft w:val="0"/>
                  <w:marRight w:val="0"/>
                  <w:marTop w:val="0"/>
                  <w:marBottom w:val="0"/>
                  <w:divBdr>
                    <w:top w:val="none" w:sz="0" w:space="0" w:color="auto"/>
                    <w:left w:val="none" w:sz="0" w:space="0" w:color="auto"/>
                    <w:bottom w:val="none" w:sz="0" w:space="0" w:color="auto"/>
                    <w:right w:val="none" w:sz="0" w:space="0" w:color="auto"/>
                  </w:divBdr>
                </w:div>
                <w:div w:id="715161186">
                  <w:marLeft w:val="0"/>
                  <w:marRight w:val="0"/>
                  <w:marTop w:val="0"/>
                  <w:marBottom w:val="0"/>
                  <w:divBdr>
                    <w:top w:val="none" w:sz="0" w:space="0" w:color="auto"/>
                    <w:left w:val="none" w:sz="0" w:space="0" w:color="auto"/>
                    <w:bottom w:val="none" w:sz="0" w:space="0" w:color="auto"/>
                    <w:right w:val="none" w:sz="0" w:space="0" w:color="auto"/>
                  </w:divBdr>
                </w:div>
                <w:div w:id="742528107">
                  <w:marLeft w:val="0"/>
                  <w:marRight w:val="0"/>
                  <w:marTop w:val="0"/>
                  <w:marBottom w:val="0"/>
                  <w:divBdr>
                    <w:top w:val="none" w:sz="0" w:space="0" w:color="auto"/>
                    <w:left w:val="none" w:sz="0" w:space="0" w:color="auto"/>
                    <w:bottom w:val="none" w:sz="0" w:space="0" w:color="auto"/>
                    <w:right w:val="none" w:sz="0" w:space="0" w:color="auto"/>
                  </w:divBdr>
                </w:div>
                <w:div w:id="746654216">
                  <w:marLeft w:val="0"/>
                  <w:marRight w:val="0"/>
                  <w:marTop w:val="0"/>
                  <w:marBottom w:val="0"/>
                  <w:divBdr>
                    <w:top w:val="none" w:sz="0" w:space="0" w:color="auto"/>
                    <w:left w:val="none" w:sz="0" w:space="0" w:color="auto"/>
                    <w:bottom w:val="none" w:sz="0" w:space="0" w:color="auto"/>
                    <w:right w:val="none" w:sz="0" w:space="0" w:color="auto"/>
                  </w:divBdr>
                </w:div>
                <w:div w:id="747652091">
                  <w:marLeft w:val="0"/>
                  <w:marRight w:val="0"/>
                  <w:marTop w:val="0"/>
                  <w:marBottom w:val="0"/>
                  <w:divBdr>
                    <w:top w:val="none" w:sz="0" w:space="0" w:color="auto"/>
                    <w:left w:val="none" w:sz="0" w:space="0" w:color="auto"/>
                    <w:bottom w:val="none" w:sz="0" w:space="0" w:color="auto"/>
                    <w:right w:val="none" w:sz="0" w:space="0" w:color="auto"/>
                  </w:divBdr>
                </w:div>
                <w:div w:id="749546525">
                  <w:marLeft w:val="0"/>
                  <w:marRight w:val="0"/>
                  <w:marTop w:val="0"/>
                  <w:marBottom w:val="0"/>
                  <w:divBdr>
                    <w:top w:val="none" w:sz="0" w:space="0" w:color="auto"/>
                    <w:left w:val="none" w:sz="0" w:space="0" w:color="auto"/>
                    <w:bottom w:val="none" w:sz="0" w:space="0" w:color="auto"/>
                    <w:right w:val="none" w:sz="0" w:space="0" w:color="auto"/>
                  </w:divBdr>
                </w:div>
                <w:div w:id="753745216">
                  <w:marLeft w:val="0"/>
                  <w:marRight w:val="0"/>
                  <w:marTop w:val="0"/>
                  <w:marBottom w:val="0"/>
                  <w:divBdr>
                    <w:top w:val="none" w:sz="0" w:space="0" w:color="auto"/>
                    <w:left w:val="none" w:sz="0" w:space="0" w:color="auto"/>
                    <w:bottom w:val="none" w:sz="0" w:space="0" w:color="auto"/>
                    <w:right w:val="none" w:sz="0" w:space="0" w:color="auto"/>
                  </w:divBdr>
                </w:div>
                <w:div w:id="767046314">
                  <w:marLeft w:val="0"/>
                  <w:marRight w:val="0"/>
                  <w:marTop w:val="0"/>
                  <w:marBottom w:val="0"/>
                  <w:divBdr>
                    <w:top w:val="none" w:sz="0" w:space="0" w:color="auto"/>
                    <w:left w:val="none" w:sz="0" w:space="0" w:color="auto"/>
                    <w:bottom w:val="none" w:sz="0" w:space="0" w:color="auto"/>
                    <w:right w:val="none" w:sz="0" w:space="0" w:color="auto"/>
                  </w:divBdr>
                </w:div>
                <w:div w:id="770586302">
                  <w:marLeft w:val="0"/>
                  <w:marRight w:val="0"/>
                  <w:marTop w:val="0"/>
                  <w:marBottom w:val="0"/>
                  <w:divBdr>
                    <w:top w:val="none" w:sz="0" w:space="0" w:color="auto"/>
                    <w:left w:val="none" w:sz="0" w:space="0" w:color="auto"/>
                    <w:bottom w:val="none" w:sz="0" w:space="0" w:color="auto"/>
                    <w:right w:val="none" w:sz="0" w:space="0" w:color="auto"/>
                  </w:divBdr>
                </w:div>
                <w:div w:id="773086768">
                  <w:marLeft w:val="0"/>
                  <w:marRight w:val="0"/>
                  <w:marTop w:val="0"/>
                  <w:marBottom w:val="0"/>
                  <w:divBdr>
                    <w:top w:val="none" w:sz="0" w:space="0" w:color="auto"/>
                    <w:left w:val="none" w:sz="0" w:space="0" w:color="auto"/>
                    <w:bottom w:val="none" w:sz="0" w:space="0" w:color="auto"/>
                    <w:right w:val="none" w:sz="0" w:space="0" w:color="auto"/>
                  </w:divBdr>
                </w:div>
                <w:div w:id="773591342">
                  <w:marLeft w:val="0"/>
                  <w:marRight w:val="0"/>
                  <w:marTop w:val="0"/>
                  <w:marBottom w:val="0"/>
                  <w:divBdr>
                    <w:top w:val="none" w:sz="0" w:space="0" w:color="auto"/>
                    <w:left w:val="none" w:sz="0" w:space="0" w:color="auto"/>
                    <w:bottom w:val="none" w:sz="0" w:space="0" w:color="auto"/>
                    <w:right w:val="none" w:sz="0" w:space="0" w:color="auto"/>
                  </w:divBdr>
                </w:div>
                <w:div w:id="774252271">
                  <w:marLeft w:val="0"/>
                  <w:marRight w:val="0"/>
                  <w:marTop w:val="0"/>
                  <w:marBottom w:val="0"/>
                  <w:divBdr>
                    <w:top w:val="none" w:sz="0" w:space="0" w:color="auto"/>
                    <w:left w:val="none" w:sz="0" w:space="0" w:color="auto"/>
                    <w:bottom w:val="none" w:sz="0" w:space="0" w:color="auto"/>
                    <w:right w:val="none" w:sz="0" w:space="0" w:color="auto"/>
                  </w:divBdr>
                </w:div>
                <w:div w:id="775751491">
                  <w:marLeft w:val="0"/>
                  <w:marRight w:val="0"/>
                  <w:marTop w:val="0"/>
                  <w:marBottom w:val="0"/>
                  <w:divBdr>
                    <w:top w:val="none" w:sz="0" w:space="0" w:color="auto"/>
                    <w:left w:val="none" w:sz="0" w:space="0" w:color="auto"/>
                    <w:bottom w:val="none" w:sz="0" w:space="0" w:color="auto"/>
                    <w:right w:val="none" w:sz="0" w:space="0" w:color="auto"/>
                  </w:divBdr>
                </w:div>
                <w:div w:id="778600205">
                  <w:marLeft w:val="0"/>
                  <w:marRight w:val="0"/>
                  <w:marTop w:val="0"/>
                  <w:marBottom w:val="0"/>
                  <w:divBdr>
                    <w:top w:val="none" w:sz="0" w:space="0" w:color="auto"/>
                    <w:left w:val="none" w:sz="0" w:space="0" w:color="auto"/>
                    <w:bottom w:val="none" w:sz="0" w:space="0" w:color="auto"/>
                    <w:right w:val="none" w:sz="0" w:space="0" w:color="auto"/>
                  </w:divBdr>
                </w:div>
                <w:div w:id="787552885">
                  <w:marLeft w:val="0"/>
                  <w:marRight w:val="0"/>
                  <w:marTop w:val="0"/>
                  <w:marBottom w:val="0"/>
                  <w:divBdr>
                    <w:top w:val="none" w:sz="0" w:space="0" w:color="auto"/>
                    <w:left w:val="none" w:sz="0" w:space="0" w:color="auto"/>
                    <w:bottom w:val="none" w:sz="0" w:space="0" w:color="auto"/>
                    <w:right w:val="none" w:sz="0" w:space="0" w:color="auto"/>
                  </w:divBdr>
                </w:div>
                <w:div w:id="794297181">
                  <w:marLeft w:val="0"/>
                  <w:marRight w:val="0"/>
                  <w:marTop w:val="0"/>
                  <w:marBottom w:val="0"/>
                  <w:divBdr>
                    <w:top w:val="none" w:sz="0" w:space="0" w:color="auto"/>
                    <w:left w:val="none" w:sz="0" w:space="0" w:color="auto"/>
                    <w:bottom w:val="none" w:sz="0" w:space="0" w:color="auto"/>
                    <w:right w:val="none" w:sz="0" w:space="0" w:color="auto"/>
                  </w:divBdr>
                </w:div>
                <w:div w:id="796676565">
                  <w:marLeft w:val="0"/>
                  <w:marRight w:val="0"/>
                  <w:marTop w:val="0"/>
                  <w:marBottom w:val="0"/>
                  <w:divBdr>
                    <w:top w:val="none" w:sz="0" w:space="0" w:color="auto"/>
                    <w:left w:val="none" w:sz="0" w:space="0" w:color="auto"/>
                    <w:bottom w:val="none" w:sz="0" w:space="0" w:color="auto"/>
                    <w:right w:val="none" w:sz="0" w:space="0" w:color="auto"/>
                  </w:divBdr>
                </w:div>
                <w:div w:id="802816554">
                  <w:marLeft w:val="0"/>
                  <w:marRight w:val="0"/>
                  <w:marTop w:val="0"/>
                  <w:marBottom w:val="0"/>
                  <w:divBdr>
                    <w:top w:val="none" w:sz="0" w:space="0" w:color="auto"/>
                    <w:left w:val="none" w:sz="0" w:space="0" w:color="auto"/>
                    <w:bottom w:val="none" w:sz="0" w:space="0" w:color="auto"/>
                    <w:right w:val="none" w:sz="0" w:space="0" w:color="auto"/>
                  </w:divBdr>
                </w:div>
                <w:div w:id="803622065">
                  <w:marLeft w:val="0"/>
                  <w:marRight w:val="0"/>
                  <w:marTop w:val="0"/>
                  <w:marBottom w:val="0"/>
                  <w:divBdr>
                    <w:top w:val="none" w:sz="0" w:space="0" w:color="auto"/>
                    <w:left w:val="none" w:sz="0" w:space="0" w:color="auto"/>
                    <w:bottom w:val="none" w:sz="0" w:space="0" w:color="auto"/>
                    <w:right w:val="none" w:sz="0" w:space="0" w:color="auto"/>
                  </w:divBdr>
                </w:div>
                <w:div w:id="817184616">
                  <w:marLeft w:val="0"/>
                  <w:marRight w:val="0"/>
                  <w:marTop w:val="0"/>
                  <w:marBottom w:val="0"/>
                  <w:divBdr>
                    <w:top w:val="none" w:sz="0" w:space="0" w:color="auto"/>
                    <w:left w:val="none" w:sz="0" w:space="0" w:color="auto"/>
                    <w:bottom w:val="none" w:sz="0" w:space="0" w:color="auto"/>
                    <w:right w:val="none" w:sz="0" w:space="0" w:color="auto"/>
                  </w:divBdr>
                </w:div>
                <w:div w:id="820122208">
                  <w:marLeft w:val="0"/>
                  <w:marRight w:val="0"/>
                  <w:marTop w:val="0"/>
                  <w:marBottom w:val="0"/>
                  <w:divBdr>
                    <w:top w:val="none" w:sz="0" w:space="0" w:color="auto"/>
                    <w:left w:val="none" w:sz="0" w:space="0" w:color="auto"/>
                    <w:bottom w:val="none" w:sz="0" w:space="0" w:color="auto"/>
                    <w:right w:val="none" w:sz="0" w:space="0" w:color="auto"/>
                  </w:divBdr>
                </w:div>
                <w:div w:id="820583969">
                  <w:marLeft w:val="0"/>
                  <w:marRight w:val="0"/>
                  <w:marTop w:val="0"/>
                  <w:marBottom w:val="0"/>
                  <w:divBdr>
                    <w:top w:val="none" w:sz="0" w:space="0" w:color="auto"/>
                    <w:left w:val="none" w:sz="0" w:space="0" w:color="auto"/>
                    <w:bottom w:val="none" w:sz="0" w:space="0" w:color="auto"/>
                    <w:right w:val="none" w:sz="0" w:space="0" w:color="auto"/>
                  </w:divBdr>
                </w:div>
                <w:div w:id="825051729">
                  <w:marLeft w:val="0"/>
                  <w:marRight w:val="0"/>
                  <w:marTop w:val="0"/>
                  <w:marBottom w:val="0"/>
                  <w:divBdr>
                    <w:top w:val="none" w:sz="0" w:space="0" w:color="auto"/>
                    <w:left w:val="none" w:sz="0" w:space="0" w:color="auto"/>
                    <w:bottom w:val="none" w:sz="0" w:space="0" w:color="auto"/>
                    <w:right w:val="none" w:sz="0" w:space="0" w:color="auto"/>
                  </w:divBdr>
                </w:div>
                <w:div w:id="826749778">
                  <w:marLeft w:val="0"/>
                  <w:marRight w:val="0"/>
                  <w:marTop w:val="0"/>
                  <w:marBottom w:val="0"/>
                  <w:divBdr>
                    <w:top w:val="none" w:sz="0" w:space="0" w:color="auto"/>
                    <w:left w:val="none" w:sz="0" w:space="0" w:color="auto"/>
                    <w:bottom w:val="none" w:sz="0" w:space="0" w:color="auto"/>
                    <w:right w:val="none" w:sz="0" w:space="0" w:color="auto"/>
                  </w:divBdr>
                </w:div>
                <w:div w:id="832066710">
                  <w:marLeft w:val="0"/>
                  <w:marRight w:val="0"/>
                  <w:marTop w:val="0"/>
                  <w:marBottom w:val="0"/>
                  <w:divBdr>
                    <w:top w:val="none" w:sz="0" w:space="0" w:color="auto"/>
                    <w:left w:val="none" w:sz="0" w:space="0" w:color="auto"/>
                    <w:bottom w:val="none" w:sz="0" w:space="0" w:color="auto"/>
                    <w:right w:val="none" w:sz="0" w:space="0" w:color="auto"/>
                  </w:divBdr>
                </w:div>
                <w:div w:id="847646121">
                  <w:marLeft w:val="0"/>
                  <w:marRight w:val="0"/>
                  <w:marTop w:val="0"/>
                  <w:marBottom w:val="0"/>
                  <w:divBdr>
                    <w:top w:val="none" w:sz="0" w:space="0" w:color="auto"/>
                    <w:left w:val="none" w:sz="0" w:space="0" w:color="auto"/>
                    <w:bottom w:val="none" w:sz="0" w:space="0" w:color="auto"/>
                    <w:right w:val="none" w:sz="0" w:space="0" w:color="auto"/>
                  </w:divBdr>
                </w:div>
                <w:div w:id="852381202">
                  <w:marLeft w:val="0"/>
                  <w:marRight w:val="0"/>
                  <w:marTop w:val="0"/>
                  <w:marBottom w:val="0"/>
                  <w:divBdr>
                    <w:top w:val="none" w:sz="0" w:space="0" w:color="auto"/>
                    <w:left w:val="none" w:sz="0" w:space="0" w:color="auto"/>
                    <w:bottom w:val="none" w:sz="0" w:space="0" w:color="auto"/>
                    <w:right w:val="none" w:sz="0" w:space="0" w:color="auto"/>
                  </w:divBdr>
                </w:div>
                <w:div w:id="859667399">
                  <w:marLeft w:val="0"/>
                  <w:marRight w:val="0"/>
                  <w:marTop w:val="0"/>
                  <w:marBottom w:val="0"/>
                  <w:divBdr>
                    <w:top w:val="none" w:sz="0" w:space="0" w:color="auto"/>
                    <w:left w:val="none" w:sz="0" w:space="0" w:color="auto"/>
                    <w:bottom w:val="none" w:sz="0" w:space="0" w:color="auto"/>
                    <w:right w:val="none" w:sz="0" w:space="0" w:color="auto"/>
                  </w:divBdr>
                </w:div>
                <w:div w:id="871652951">
                  <w:marLeft w:val="0"/>
                  <w:marRight w:val="0"/>
                  <w:marTop w:val="0"/>
                  <w:marBottom w:val="0"/>
                  <w:divBdr>
                    <w:top w:val="none" w:sz="0" w:space="0" w:color="auto"/>
                    <w:left w:val="none" w:sz="0" w:space="0" w:color="auto"/>
                    <w:bottom w:val="none" w:sz="0" w:space="0" w:color="auto"/>
                    <w:right w:val="none" w:sz="0" w:space="0" w:color="auto"/>
                  </w:divBdr>
                </w:div>
                <w:div w:id="876694614">
                  <w:marLeft w:val="0"/>
                  <w:marRight w:val="0"/>
                  <w:marTop w:val="0"/>
                  <w:marBottom w:val="0"/>
                  <w:divBdr>
                    <w:top w:val="none" w:sz="0" w:space="0" w:color="auto"/>
                    <w:left w:val="none" w:sz="0" w:space="0" w:color="auto"/>
                    <w:bottom w:val="none" w:sz="0" w:space="0" w:color="auto"/>
                    <w:right w:val="none" w:sz="0" w:space="0" w:color="auto"/>
                  </w:divBdr>
                </w:div>
                <w:div w:id="884833633">
                  <w:marLeft w:val="0"/>
                  <w:marRight w:val="0"/>
                  <w:marTop w:val="0"/>
                  <w:marBottom w:val="0"/>
                  <w:divBdr>
                    <w:top w:val="none" w:sz="0" w:space="0" w:color="auto"/>
                    <w:left w:val="none" w:sz="0" w:space="0" w:color="auto"/>
                    <w:bottom w:val="none" w:sz="0" w:space="0" w:color="auto"/>
                    <w:right w:val="none" w:sz="0" w:space="0" w:color="auto"/>
                  </w:divBdr>
                </w:div>
                <w:div w:id="890383633">
                  <w:marLeft w:val="0"/>
                  <w:marRight w:val="0"/>
                  <w:marTop w:val="0"/>
                  <w:marBottom w:val="0"/>
                  <w:divBdr>
                    <w:top w:val="none" w:sz="0" w:space="0" w:color="auto"/>
                    <w:left w:val="none" w:sz="0" w:space="0" w:color="auto"/>
                    <w:bottom w:val="none" w:sz="0" w:space="0" w:color="auto"/>
                    <w:right w:val="none" w:sz="0" w:space="0" w:color="auto"/>
                  </w:divBdr>
                </w:div>
                <w:div w:id="895697694">
                  <w:marLeft w:val="0"/>
                  <w:marRight w:val="0"/>
                  <w:marTop w:val="0"/>
                  <w:marBottom w:val="0"/>
                  <w:divBdr>
                    <w:top w:val="none" w:sz="0" w:space="0" w:color="auto"/>
                    <w:left w:val="none" w:sz="0" w:space="0" w:color="auto"/>
                    <w:bottom w:val="none" w:sz="0" w:space="0" w:color="auto"/>
                    <w:right w:val="none" w:sz="0" w:space="0" w:color="auto"/>
                  </w:divBdr>
                </w:div>
                <w:div w:id="898369652">
                  <w:marLeft w:val="0"/>
                  <w:marRight w:val="0"/>
                  <w:marTop w:val="0"/>
                  <w:marBottom w:val="0"/>
                  <w:divBdr>
                    <w:top w:val="none" w:sz="0" w:space="0" w:color="auto"/>
                    <w:left w:val="none" w:sz="0" w:space="0" w:color="auto"/>
                    <w:bottom w:val="none" w:sz="0" w:space="0" w:color="auto"/>
                    <w:right w:val="none" w:sz="0" w:space="0" w:color="auto"/>
                  </w:divBdr>
                </w:div>
                <w:div w:id="900365097">
                  <w:marLeft w:val="0"/>
                  <w:marRight w:val="0"/>
                  <w:marTop w:val="0"/>
                  <w:marBottom w:val="0"/>
                  <w:divBdr>
                    <w:top w:val="none" w:sz="0" w:space="0" w:color="auto"/>
                    <w:left w:val="none" w:sz="0" w:space="0" w:color="auto"/>
                    <w:bottom w:val="none" w:sz="0" w:space="0" w:color="auto"/>
                    <w:right w:val="none" w:sz="0" w:space="0" w:color="auto"/>
                  </w:divBdr>
                </w:div>
                <w:div w:id="904418712">
                  <w:marLeft w:val="0"/>
                  <w:marRight w:val="0"/>
                  <w:marTop w:val="0"/>
                  <w:marBottom w:val="0"/>
                  <w:divBdr>
                    <w:top w:val="none" w:sz="0" w:space="0" w:color="auto"/>
                    <w:left w:val="none" w:sz="0" w:space="0" w:color="auto"/>
                    <w:bottom w:val="none" w:sz="0" w:space="0" w:color="auto"/>
                    <w:right w:val="none" w:sz="0" w:space="0" w:color="auto"/>
                  </w:divBdr>
                </w:div>
                <w:div w:id="911550060">
                  <w:marLeft w:val="0"/>
                  <w:marRight w:val="0"/>
                  <w:marTop w:val="0"/>
                  <w:marBottom w:val="0"/>
                  <w:divBdr>
                    <w:top w:val="none" w:sz="0" w:space="0" w:color="auto"/>
                    <w:left w:val="none" w:sz="0" w:space="0" w:color="auto"/>
                    <w:bottom w:val="none" w:sz="0" w:space="0" w:color="auto"/>
                    <w:right w:val="none" w:sz="0" w:space="0" w:color="auto"/>
                  </w:divBdr>
                </w:div>
                <w:div w:id="912467042">
                  <w:marLeft w:val="0"/>
                  <w:marRight w:val="0"/>
                  <w:marTop w:val="0"/>
                  <w:marBottom w:val="0"/>
                  <w:divBdr>
                    <w:top w:val="none" w:sz="0" w:space="0" w:color="auto"/>
                    <w:left w:val="none" w:sz="0" w:space="0" w:color="auto"/>
                    <w:bottom w:val="none" w:sz="0" w:space="0" w:color="auto"/>
                    <w:right w:val="none" w:sz="0" w:space="0" w:color="auto"/>
                  </w:divBdr>
                </w:div>
                <w:div w:id="916355090">
                  <w:marLeft w:val="0"/>
                  <w:marRight w:val="0"/>
                  <w:marTop w:val="0"/>
                  <w:marBottom w:val="0"/>
                  <w:divBdr>
                    <w:top w:val="none" w:sz="0" w:space="0" w:color="auto"/>
                    <w:left w:val="none" w:sz="0" w:space="0" w:color="auto"/>
                    <w:bottom w:val="none" w:sz="0" w:space="0" w:color="auto"/>
                    <w:right w:val="none" w:sz="0" w:space="0" w:color="auto"/>
                  </w:divBdr>
                </w:div>
                <w:div w:id="922181557">
                  <w:marLeft w:val="0"/>
                  <w:marRight w:val="0"/>
                  <w:marTop w:val="0"/>
                  <w:marBottom w:val="0"/>
                  <w:divBdr>
                    <w:top w:val="none" w:sz="0" w:space="0" w:color="auto"/>
                    <w:left w:val="none" w:sz="0" w:space="0" w:color="auto"/>
                    <w:bottom w:val="none" w:sz="0" w:space="0" w:color="auto"/>
                    <w:right w:val="none" w:sz="0" w:space="0" w:color="auto"/>
                  </w:divBdr>
                </w:div>
                <w:div w:id="936643200">
                  <w:marLeft w:val="0"/>
                  <w:marRight w:val="0"/>
                  <w:marTop w:val="0"/>
                  <w:marBottom w:val="0"/>
                  <w:divBdr>
                    <w:top w:val="none" w:sz="0" w:space="0" w:color="auto"/>
                    <w:left w:val="none" w:sz="0" w:space="0" w:color="auto"/>
                    <w:bottom w:val="none" w:sz="0" w:space="0" w:color="auto"/>
                    <w:right w:val="none" w:sz="0" w:space="0" w:color="auto"/>
                  </w:divBdr>
                </w:div>
                <w:div w:id="941456641">
                  <w:marLeft w:val="0"/>
                  <w:marRight w:val="0"/>
                  <w:marTop w:val="0"/>
                  <w:marBottom w:val="0"/>
                  <w:divBdr>
                    <w:top w:val="none" w:sz="0" w:space="0" w:color="auto"/>
                    <w:left w:val="none" w:sz="0" w:space="0" w:color="auto"/>
                    <w:bottom w:val="none" w:sz="0" w:space="0" w:color="auto"/>
                    <w:right w:val="none" w:sz="0" w:space="0" w:color="auto"/>
                  </w:divBdr>
                </w:div>
                <w:div w:id="945506179">
                  <w:marLeft w:val="0"/>
                  <w:marRight w:val="0"/>
                  <w:marTop w:val="0"/>
                  <w:marBottom w:val="0"/>
                  <w:divBdr>
                    <w:top w:val="none" w:sz="0" w:space="0" w:color="auto"/>
                    <w:left w:val="none" w:sz="0" w:space="0" w:color="auto"/>
                    <w:bottom w:val="none" w:sz="0" w:space="0" w:color="auto"/>
                    <w:right w:val="none" w:sz="0" w:space="0" w:color="auto"/>
                  </w:divBdr>
                </w:div>
                <w:div w:id="949895256">
                  <w:marLeft w:val="0"/>
                  <w:marRight w:val="0"/>
                  <w:marTop w:val="0"/>
                  <w:marBottom w:val="0"/>
                  <w:divBdr>
                    <w:top w:val="none" w:sz="0" w:space="0" w:color="auto"/>
                    <w:left w:val="none" w:sz="0" w:space="0" w:color="auto"/>
                    <w:bottom w:val="none" w:sz="0" w:space="0" w:color="auto"/>
                    <w:right w:val="none" w:sz="0" w:space="0" w:color="auto"/>
                  </w:divBdr>
                </w:div>
                <w:div w:id="950672280">
                  <w:marLeft w:val="0"/>
                  <w:marRight w:val="0"/>
                  <w:marTop w:val="0"/>
                  <w:marBottom w:val="0"/>
                  <w:divBdr>
                    <w:top w:val="none" w:sz="0" w:space="0" w:color="auto"/>
                    <w:left w:val="none" w:sz="0" w:space="0" w:color="auto"/>
                    <w:bottom w:val="none" w:sz="0" w:space="0" w:color="auto"/>
                    <w:right w:val="none" w:sz="0" w:space="0" w:color="auto"/>
                  </w:divBdr>
                </w:div>
                <w:div w:id="953942226">
                  <w:marLeft w:val="0"/>
                  <w:marRight w:val="0"/>
                  <w:marTop w:val="0"/>
                  <w:marBottom w:val="0"/>
                  <w:divBdr>
                    <w:top w:val="none" w:sz="0" w:space="0" w:color="auto"/>
                    <w:left w:val="none" w:sz="0" w:space="0" w:color="auto"/>
                    <w:bottom w:val="none" w:sz="0" w:space="0" w:color="auto"/>
                    <w:right w:val="none" w:sz="0" w:space="0" w:color="auto"/>
                  </w:divBdr>
                </w:div>
                <w:div w:id="956525090">
                  <w:marLeft w:val="0"/>
                  <w:marRight w:val="0"/>
                  <w:marTop w:val="0"/>
                  <w:marBottom w:val="0"/>
                  <w:divBdr>
                    <w:top w:val="none" w:sz="0" w:space="0" w:color="auto"/>
                    <w:left w:val="none" w:sz="0" w:space="0" w:color="auto"/>
                    <w:bottom w:val="none" w:sz="0" w:space="0" w:color="auto"/>
                    <w:right w:val="none" w:sz="0" w:space="0" w:color="auto"/>
                  </w:divBdr>
                </w:div>
                <w:div w:id="967275661">
                  <w:marLeft w:val="0"/>
                  <w:marRight w:val="0"/>
                  <w:marTop w:val="0"/>
                  <w:marBottom w:val="0"/>
                  <w:divBdr>
                    <w:top w:val="none" w:sz="0" w:space="0" w:color="auto"/>
                    <w:left w:val="none" w:sz="0" w:space="0" w:color="auto"/>
                    <w:bottom w:val="none" w:sz="0" w:space="0" w:color="auto"/>
                    <w:right w:val="none" w:sz="0" w:space="0" w:color="auto"/>
                  </w:divBdr>
                </w:div>
                <w:div w:id="970598223">
                  <w:marLeft w:val="0"/>
                  <w:marRight w:val="0"/>
                  <w:marTop w:val="0"/>
                  <w:marBottom w:val="0"/>
                  <w:divBdr>
                    <w:top w:val="none" w:sz="0" w:space="0" w:color="auto"/>
                    <w:left w:val="none" w:sz="0" w:space="0" w:color="auto"/>
                    <w:bottom w:val="none" w:sz="0" w:space="0" w:color="auto"/>
                    <w:right w:val="none" w:sz="0" w:space="0" w:color="auto"/>
                  </w:divBdr>
                </w:div>
                <w:div w:id="978532461">
                  <w:marLeft w:val="0"/>
                  <w:marRight w:val="0"/>
                  <w:marTop w:val="0"/>
                  <w:marBottom w:val="0"/>
                  <w:divBdr>
                    <w:top w:val="none" w:sz="0" w:space="0" w:color="auto"/>
                    <w:left w:val="none" w:sz="0" w:space="0" w:color="auto"/>
                    <w:bottom w:val="none" w:sz="0" w:space="0" w:color="auto"/>
                    <w:right w:val="none" w:sz="0" w:space="0" w:color="auto"/>
                  </w:divBdr>
                </w:div>
                <w:div w:id="978657574">
                  <w:marLeft w:val="0"/>
                  <w:marRight w:val="0"/>
                  <w:marTop w:val="0"/>
                  <w:marBottom w:val="0"/>
                  <w:divBdr>
                    <w:top w:val="none" w:sz="0" w:space="0" w:color="auto"/>
                    <w:left w:val="none" w:sz="0" w:space="0" w:color="auto"/>
                    <w:bottom w:val="none" w:sz="0" w:space="0" w:color="auto"/>
                    <w:right w:val="none" w:sz="0" w:space="0" w:color="auto"/>
                  </w:divBdr>
                </w:div>
                <w:div w:id="990597654">
                  <w:marLeft w:val="0"/>
                  <w:marRight w:val="0"/>
                  <w:marTop w:val="0"/>
                  <w:marBottom w:val="0"/>
                  <w:divBdr>
                    <w:top w:val="none" w:sz="0" w:space="0" w:color="auto"/>
                    <w:left w:val="none" w:sz="0" w:space="0" w:color="auto"/>
                    <w:bottom w:val="none" w:sz="0" w:space="0" w:color="auto"/>
                    <w:right w:val="none" w:sz="0" w:space="0" w:color="auto"/>
                  </w:divBdr>
                </w:div>
                <w:div w:id="992872069">
                  <w:marLeft w:val="0"/>
                  <w:marRight w:val="0"/>
                  <w:marTop w:val="0"/>
                  <w:marBottom w:val="0"/>
                  <w:divBdr>
                    <w:top w:val="none" w:sz="0" w:space="0" w:color="auto"/>
                    <w:left w:val="none" w:sz="0" w:space="0" w:color="auto"/>
                    <w:bottom w:val="none" w:sz="0" w:space="0" w:color="auto"/>
                    <w:right w:val="none" w:sz="0" w:space="0" w:color="auto"/>
                  </w:divBdr>
                </w:div>
                <w:div w:id="993722928">
                  <w:marLeft w:val="0"/>
                  <w:marRight w:val="0"/>
                  <w:marTop w:val="0"/>
                  <w:marBottom w:val="0"/>
                  <w:divBdr>
                    <w:top w:val="none" w:sz="0" w:space="0" w:color="auto"/>
                    <w:left w:val="none" w:sz="0" w:space="0" w:color="auto"/>
                    <w:bottom w:val="none" w:sz="0" w:space="0" w:color="auto"/>
                    <w:right w:val="none" w:sz="0" w:space="0" w:color="auto"/>
                  </w:divBdr>
                </w:div>
                <w:div w:id="993871635">
                  <w:marLeft w:val="0"/>
                  <w:marRight w:val="0"/>
                  <w:marTop w:val="0"/>
                  <w:marBottom w:val="0"/>
                  <w:divBdr>
                    <w:top w:val="none" w:sz="0" w:space="0" w:color="auto"/>
                    <w:left w:val="none" w:sz="0" w:space="0" w:color="auto"/>
                    <w:bottom w:val="none" w:sz="0" w:space="0" w:color="auto"/>
                    <w:right w:val="none" w:sz="0" w:space="0" w:color="auto"/>
                  </w:divBdr>
                </w:div>
                <w:div w:id="1000160095">
                  <w:marLeft w:val="0"/>
                  <w:marRight w:val="0"/>
                  <w:marTop w:val="0"/>
                  <w:marBottom w:val="0"/>
                  <w:divBdr>
                    <w:top w:val="none" w:sz="0" w:space="0" w:color="auto"/>
                    <w:left w:val="none" w:sz="0" w:space="0" w:color="auto"/>
                    <w:bottom w:val="none" w:sz="0" w:space="0" w:color="auto"/>
                    <w:right w:val="none" w:sz="0" w:space="0" w:color="auto"/>
                  </w:divBdr>
                </w:div>
                <w:div w:id="1002320808">
                  <w:marLeft w:val="0"/>
                  <w:marRight w:val="0"/>
                  <w:marTop w:val="0"/>
                  <w:marBottom w:val="0"/>
                  <w:divBdr>
                    <w:top w:val="none" w:sz="0" w:space="0" w:color="auto"/>
                    <w:left w:val="none" w:sz="0" w:space="0" w:color="auto"/>
                    <w:bottom w:val="none" w:sz="0" w:space="0" w:color="auto"/>
                    <w:right w:val="none" w:sz="0" w:space="0" w:color="auto"/>
                  </w:divBdr>
                </w:div>
                <w:div w:id="1018502584">
                  <w:marLeft w:val="0"/>
                  <w:marRight w:val="0"/>
                  <w:marTop w:val="0"/>
                  <w:marBottom w:val="0"/>
                  <w:divBdr>
                    <w:top w:val="none" w:sz="0" w:space="0" w:color="auto"/>
                    <w:left w:val="none" w:sz="0" w:space="0" w:color="auto"/>
                    <w:bottom w:val="none" w:sz="0" w:space="0" w:color="auto"/>
                    <w:right w:val="none" w:sz="0" w:space="0" w:color="auto"/>
                  </w:divBdr>
                </w:div>
                <w:div w:id="1029138634">
                  <w:marLeft w:val="0"/>
                  <w:marRight w:val="0"/>
                  <w:marTop w:val="0"/>
                  <w:marBottom w:val="0"/>
                  <w:divBdr>
                    <w:top w:val="none" w:sz="0" w:space="0" w:color="auto"/>
                    <w:left w:val="none" w:sz="0" w:space="0" w:color="auto"/>
                    <w:bottom w:val="none" w:sz="0" w:space="0" w:color="auto"/>
                    <w:right w:val="none" w:sz="0" w:space="0" w:color="auto"/>
                  </w:divBdr>
                </w:div>
                <w:div w:id="1040472060">
                  <w:marLeft w:val="0"/>
                  <w:marRight w:val="0"/>
                  <w:marTop w:val="0"/>
                  <w:marBottom w:val="0"/>
                  <w:divBdr>
                    <w:top w:val="none" w:sz="0" w:space="0" w:color="auto"/>
                    <w:left w:val="none" w:sz="0" w:space="0" w:color="auto"/>
                    <w:bottom w:val="none" w:sz="0" w:space="0" w:color="auto"/>
                    <w:right w:val="none" w:sz="0" w:space="0" w:color="auto"/>
                  </w:divBdr>
                </w:div>
                <w:div w:id="1041783085">
                  <w:marLeft w:val="0"/>
                  <w:marRight w:val="0"/>
                  <w:marTop w:val="0"/>
                  <w:marBottom w:val="0"/>
                  <w:divBdr>
                    <w:top w:val="none" w:sz="0" w:space="0" w:color="auto"/>
                    <w:left w:val="none" w:sz="0" w:space="0" w:color="auto"/>
                    <w:bottom w:val="none" w:sz="0" w:space="0" w:color="auto"/>
                    <w:right w:val="none" w:sz="0" w:space="0" w:color="auto"/>
                  </w:divBdr>
                </w:div>
                <w:div w:id="1042827276">
                  <w:marLeft w:val="0"/>
                  <w:marRight w:val="0"/>
                  <w:marTop w:val="0"/>
                  <w:marBottom w:val="0"/>
                  <w:divBdr>
                    <w:top w:val="none" w:sz="0" w:space="0" w:color="auto"/>
                    <w:left w:val="none" w:sz="0" w:space="0" w:color="auto"/>
                    <w:bottom w:val="none" w:sz="0" w:space="0" w:color="auto"/>
                    <w:right w:val="none" w:sz="0" w:space="0" w:color="auto"/>
                  </w:divBdr>
                </w:div>
                <w:div w:id="1043210680">
                  <w:marLeft w:val="0"/>
                  <w:marRight w:val="0"/>
                  <w:marTop w:val="0"/>
                  <w:marBottom w:val="0"/>
                  <w:divBdr>
                    <w:top w:val="none" w:sz="0" w:space="0" w:color="auto"/>
                    <w:left w:val="none" w:sz="0" w:space="0" w:color="auto"/>
                    <w:bottom w:val="none" w:sz="0" w:space="0" w:color="auto"/>
                    <w:right w:val="none" w:sz="0" w:space="0" w:color="auto"/>
                  </w:divBdr>
                </w:div>
                <w:div w:id="1045910269">
                  <w:marLeft w:val="0"/>
                  <w:marRight w:val="0"/>
                  <w:marTop w:val="0"/>
                  <w:marBottom w:val="0"/>
                  <w:divBdr>
                    <w:top w:val="none" w:sz="0" w:space="0" w:color="auto"/>
                    <w:left w:val="none" w:sz="0" w:space="0" w:color="auto"/>
                    <w:bottom w:val="none" w:sz="0" w:space="0" w:color="auto"/>
                    <w:right w:val="none" w:sz="0" w:space="0" w:color="auto"/>
                  </w:divBdr>
                </w:div>
                <w:div w:id="1047333223">
                  <w:marLeft w:val="0"/>
                  <w:marRight w:val="0"/>
                  <w:marTop w:val="0"/>
                  <w:marBottom w:val="0"/>
                  <w:divBdr>
                    <w:top w:val="none" w:sz="0" w:space="0" w:color="auto"/>
                    <w:left w:val="none" w:sz="0" w:space="0" w:color="auto"/>
                    <w:bottom w:val="none" w:sz="0" w:space="0" w:color="auto"/>
                    <w:right w:val="none" w:sz="0" w:space="0" w:color="auto"/>
                  </w:divBdr>
                </w:div>
                <w:div w:id="1057894989">
                  <w:marLeft w:val="0"/>
                  <w:marRight w:val="0"/>
                  <w:marTop w:val="0"/>
                  <w:marBottom w:val="0"/>
                  <w:divBdr>
                    <w:top w:val="none" w:sz="0" w:space="0" w:color="auto"/>
                    <w:left w:val="none" w:sz="0" w:space="0" w:color="auto"/>
                    <w:bottom w:val="none" w:sz="0" w:space="0" w:color="auto"/>
                    <w:right w:val="none" w:sz="0" w:space="0" w:color="auto"/>
                  </w:divBdr>
                </w:div>
                <w:div w:id="1061178884">
                  <w:marLeft w:val="0"/>
                  <w:marRight w:val="0"/>
                  <w:marTop w:val="0"/>
                  <w:marBottom w:val="0"/>
                  <w:divBdr>
                    <w:top w:val="none" w:sz="0" w:space="0" w:color="auto"/>
                    <w:left w:val="none" w:sz="0" w:space="0" w:color="auto"/>
                    <w:bottom w:val="none" w:sz="0" w:space="0" w:color="auto"/>
                    <w:right w:val="none" w:sz="0" w:space="0" w:color="auto"/>
                  </w:divBdr>
                </w:div>
                <w:div w:id="1070230413">
                  <w:marLeft w:val="0"/>
                  <w:marRight w:val="0"/>
                  <w:marTop w:val="0"/>
                  <w:marBottom w:val="0"/>
                  <w:divBdr>
                    <w:top w:val="none" w:sz="0" w:space="0" w:color="auto"/>
                    <w:left w:val="none" w:sz="0" w:space="0" w:color="auto"/>
                    <w:bottom w:val="none" w:sz="0" w:space="0" w:color="auto"/>
                    <w:right w:val="none" w:sz="0" w:space="0" w:color="auto"/>
                  </w:divBdr>
                </w:div>
                <w:div w:id="1081830456">
                  <w:marLeft w:val="0"/>
                  <w:marRight w:val="0"/>
                  <w:marTop w:val="0"/>
                  <w:marBottom w:val="0"/>
                  <w:divBdr>
                    <w:top w:val="none" w:sz="0" w:space="0" w:color="auto"/>
                    <w:left w:val="none" w:sz="0" w:space="0" w:color="auto"/>
                    <w:bottom w:val="none" w:sz="0" w:space="0" w:color="auto"/>
                    <w:right w:val="none" w:sz="0" w:space="0" w:color="auto"/>
                  </w:divBdr>
                </w:div>
                <w:div w:id="1090613800">
                  <w:marLeft w:val="0"/>
                  <w:marRight w:val="0"/>
                  <w:marTop w:val="0"/>
                  <w:marBottom w:val="0"/>
                  <w:divBdr>
                    <w:top w:val="none" w:sz="0" w:space="0" w:color="auto"/>
                    <w:left w:val="none" w:sz="0" w:space="0" w:color="auto"/>
                    <w:bottom w:val="none" w:sz="0" w:space="0" w:color="auto"/>
                    <w:right w:val="none" w:sz="0" w:space="0" w:color="auto"/>
                  </w:divBdr>
                </w:div>
                <w:div w:id="1094398646">
                  <w:marLeft w:val="0"/>
                  <w:marRight w:val="0"/>
                  <w:marTop w:val="0"/>
                  <w:marBottom w:val="0"/>
                  <w:divBdr>
                    <w:top w:val="none" w:sz="0" w:space="0" w:color="auto"/>
                    <w:left w:val="none" w:sz="0" w:space="0" w:color="auto"/>
                    <w:bottom w:val="none" w:sz="0" w:space="0" w:color="auto"/>
                    <w:right w:val="none" w:sz="0" w:space="0" w:color="auto"/>
                  </w:divBdr>
                </w:div>
                <w:div w:id="1098864527">
                  <w:marLeft w:val="0"/>
                  <w:marRight w:val="0"/>
                  <w:marTop w:val="0"/>
                  <w:marBottom w:val="0"/>
                  <w:divBdr>
                    <w:top w:val="none" w:sz="0" w:space="0" w:color="auto"/>
                    <w:left w:val="none" w:sz="0" w:space="0" w:color="auto"/>
                    <w:bottom w:val="none" w:sz="0" w:space="0" w:color="auto"/>
                    <w:right w:val="none" w:sz="0" w:space="0" w:color="auto"/>
                  </w:divBdr>
                </w:div>
                <w:div w:id="1100301394">
                  <w:marLeft w:val="0"/>
                  <w:marRight w:val="0"/>
                  <w:marTop w:val="0"/>
                  <w:marBottom w:val="0"/>
                  <w:divBdr>
                    <w:top w:val="none" w:sz="0" w:space="0" w:color="auto"/>
                    <w:left w:val="none" w:sz="0" w:space="0" w:color="auto"/>
                    <w:bottom w:val="none" w:sz="0" w:space="0" w:color="auto"/>
                    <w:right w:val="none" w:sz="0" w:space="0" w:color="auto"/>
                  </w:divBdr>
                </w:div>
                <w:div w:id="1102536079">
                  <w:marLeft w:val="0"/>
                  <w:marRight w:val="0"/>
                  <w:marTop w:val="0"/>
                  <w:marBottom w:val="0"/>
                  <w:divBdr>
                    <w:top w:val="none" w:sz="0" w:space="0" w:color="auto"/>
                    <w:left w:val="none" w:sz="0" w:space="0" w:color="auto"/>
                    <w:bottom w:val="none" w:sz="0" w:space="0" w:color="auto"/>
                    <w:right w:val="none" w:sz="0" w:space="0" w:color="auto"/>
                  </w:divBdr>
                </w:div>
                <w:div w:id="1112821536">
                  <w:marLeft w:val="0"/>
                  <w:marRight w:val="0"/>
                  <w:marTop w:val="0"/>
                  <w:marBottom w:val="0"/>
                  <w:divBdr>
                    <w:top w:val="none" w:sz="0" w:space="0" w:color="auto"/>
                    <w:left w:val="none" w:sz="0" w:space="0" w:color="auto"/>
                    <w:bottom w:val="none" w:sz="0" w:space="0" w:color="auto"/>
                    <w:right w:val="none" w:sz="0" w:space="0" w:color="auto"/>
                  </w:divBdr>
                </w:div>
                <w:div w:id="1113937008">
                  <w:marLeft w:val="0"/>
                  <w:marRight w:val="0"/>
                  <w:marTop w:val="0"/>
                  <w:marBottom w:val="0"/>
                  <w:divBdr>
                    <w:top w:val="none" w:sz="0" w:space="0" w:color="auto"/>
                    <w:left w:val="none" w:sz="0" w:space="0" w:color="auto"/>
                    <w:bottom w:val="none" w:sz="0" w:space="0" w:color="auto"/>
                    <w:right w:val="none" w:sz="0" w:space="0" w:color="auto"/>
                  </w:divBdr>
                </w:div>
                <w:div w:id="1121923805">
                  <w:marLeft w:val="0"/>
                  <w:marRight w:val="0"/>
                  <w:marTop w:val="0"/>
                  <w:marBottom w:val="0"/>
                  <w:divBdr>
                    <w:top w:val="none" w:sz="0" w:space="0" w:color="auto"/>
                    <w:left w:val="none" w:sz="0" w:space="0" w:color="auto"/>
                    <w:bottom w:val="none" w:sz="0" w:space="0" w:color="auto"/>
                    <w:right w:val="none" w:sz="0" w:space="0" w:color="auto"/>
                  </w:divBdr>
                </w:div>
                <w:div w:id="1123160310">
                  <w:marLeft w:val="0"/>
                  <w:marRight w:val="0"/>
                  <w:marTop w:val="0"/>
                  <w:marBottom w:val="0"/>
                  <w:divBdr>
                    <w:top w:val="none" w:sz="0" w:space="0" w:color="auto"/>
                    <w:left w:val="none" w:sz="0" w:space="0" w:color="auto"/>
                    <w:bottom w:val="none" w:sz="0" w:space="0" w:color="auto"/>
                    <w:right w:val="none" w:sz="0" w:space="0" w:color="auto"/>
                  </w:divBdr>
                </w:div>
                <w:div w:id="1127120331">
                  <w:marLeft w:val="0"/>
                  <w:marRight w:val="0"/>
                  <w:marTop w:val="0"/>
                  <w:marBottom w:val="0"/>
                  <w:divBdr>
                    <w:top w:val="none" w:sz="0" w:space="0" w:color="auto"/>
                    <w:left w:val="none" w:sz="0" w:space="0" w:color="auto"/>
                    <w:bottom w:val="none" w:sz="0" w:space="0" w:color="auto"/>
                    <w:right w:val="none" w:sz="0" w:space="0" w:color="auto"/>
                  </w:divBdr>
                </w:div>
                <w:div w:id="1127550117">
                  <w:marLeft w:val="0"/>
                  <w:marRight w:val="0"/>
                  <w:marTop w:val="0"/>
                  <w:marBottom w:val="0"/>
                  <w:divBdr>
                    <w:top w:val="none" w:sz="0" w:space="0" w:color="auto"/>
                    <w:left w:val="none" w:sz="0" w:space="0" w:color="auto"/>
                    <w:bottom w:val="none" w:sz="0" w:space="0" w:color="auto"/>
                    <w:right w:val="none" w:sz="0" w:space="0" w:color="auto"/>
                  </w:divBdr>
                </w:div>
                <w:div w:id="1128551952">
                  <w:marLeft w:val="0"/>
                  <w:marRight w:val="0"/>
                  <w:marTop w:val="0"/>
                  <w:marBottom w:val="0"/>
                  <w:divBdr>
                    <w:top w:val="none" w:sz="0" w:space="0" w:color="auto"/>
                    <w:left w:val="none" w:sz="0" w:space="0" w:color="auto"/>
                    <w:bottom w:val="none" w:sz="0" w:space="0" w:color="auto"/>
                    <w:right w:val="none" w:sz="0" w:space="0" w:color="auto"/>
                  </w:divBdr>
                </w:div>
                <w:div w:id="1131946032">
                  <w:marLeft w:val="0"/>
                  <w:marRight w:val="0"/>
                  <w:marTop w:val="0"/>
                  <w:marBottom w:val="0"/>
                  <w:divBdr>
                    <w:top w:val="none" w:sz="0" w:space="0" w:color="auto"/>
                    <w:left w:val="none" w:sz="0" w:space="0" w:color="auto"/>
                    <w:bottom w:val="none" w:sz="0" w:space="0" w:color="auto"/>
                    <w:right w:val="none" w:sz="0" w:space="0" w:color="auto"/>
                  </w:divBdr>
                </w:div>
                <w:div w:id="1137993098">
                  <w:marLeft w:val="0"/>
                  <w:marRight w:val="0"/>
                  <w:marTop w:val="0"/>
                  <w:marBottom w:val="0"/>
                  <w:divBdr>
                    <w:top w:val="none" w:sz="0" w:space="0" w:color="auto"/>
                    <w:left w:val="none" w:sz="0" w:space="0" w:color="auto"/>
                    <w:bottom w:val="none" w:sz="0" w:space="0" w:color="auto"/>
                    <w:right w:val="none" w:sz="0" w:space="0" w:color="auto"/>
                  </w:divBdr>
                </w:div>
                <w:div w:id="1138231490">
                  <w:marLeft w:val="0"/>
                  <w:marRight w:val="0"/>
                  <w:marTop w:val="0"/>
                  <w:marBottom w:val="0"/>
                  <w:divBdr>
                    <w:top w:val="none" w:sz="0" w:space="0" w:color="auto"/>
                    <w:left w:val="none" w:sz="0" w:space="0" w:color="auto"/>
                    <w:bottom w:val="none" w:sz="0" w:space="0" w:color="auto"/>
                    <w:right w:val="none" w:sz="0" w:space="0" w:color="auto"/>
                  </w:divBdr>
                </w:div>
                <w:div w:id="1171069255">
                  <w:marLeft w:val="0"/>
                  <w:marRight w:val="0"/>
                  <w:marTop w:val="0"/>
                  <w:marBottom w:val="0"/>
                  <w:divBdr>
                    <w:top w:val="none" w:sz="0" w:space="0" w:color="auto"/>
                    <w:left w:val="none" w:sz="0" w:space="0" w:color="auto"/>
                    <w:bottom w:val="none" w:sz="0" w:space="0" w:color="auto"/>
                    <w:right w:val="none" w:sz="0" w:space="0" w:color="auto"/>
                  </w:divBdr>
                </w:div>
                <w:div w:id="1177891966">
                  <w:marLeft w:val="0"/>
                  <w:marRight w:val="0"/>
                  <w:marTop w:val="0"/>
                  <w:marBottom w:val="0"/>
                  <w:divBdr>
                    <w:top w:val="none" w:sz="0" w:space="0" w:color="auto"/>
                    <w:left w:val="none" w:sz="0" w:space="0" w:color="auto"/>
                    <w:bottom w:val="none" w:sz="0" w:space="0" w:color="auto"/>
                    <w:right w:val="none" w:sz="0" w:space="0" w:color="auto"/>
                  </w:divBdr>
                </w:div>
                <w:div w:id="1182738761">
                  <w:marLeft w:val="0"/>
                  <w:marRight w:val="0"/>
                  <w:marTop w:val="0"/>
                  <w:marBottom w:val="0"/>
                  <w:divBdr>
                    <w:top w:val="none" w:sz="0" w:space="0" w:color="auto"/>
                    <w:left w:val="none" w:sz="0" w:space="0" w:color="auto"/>
                    <w:bottom w:val="none" w:sz="0" w:space="0" w:color="auto"/>
                    <w:right w:val="none" w:sz="0" w:space="0" w:color="auto"/>
                  </w:divBdr>
                </w:div>
                <w:div w:id="1185708854">
                  <w:marLeft w:val="0"/>
                  <w:marRight w:val="0"/>
                  <w:marTop w:val="0"/>
                  <w:marBottom w:val="0"/>
                  <w:divBdr>
                    <w:top w:val="none" w:sz="0" w:space="0" w:color="auto"/>
                    <w:left w:val="none" w:sz="0" w:space="0" w:color="auto"/>
                    <w:bottom w:val="none" w:sz="0" w:space="0" w:color="auto"/>
                    <w:right w:val="none" w:sz="0" w:space="0" w:color="auto"/>
                  </w:divBdr>
                </w:div>
                <w:div w:id="1187400558">
                  <w:marLeft w:val="0"/>
                  <w:marRight w:val="0"/>
                  <w:marTop w:val="0"/>
                  <w:marBottom w:val="0"/>
                  <w:divBdr>
                    <w:top w:val="none" w:sz="0" w:space="0" w:color="auto"/>
                    <w:left w:val="none" w:sz="0" w:space="0" w:color="auto"/>
                    <w:bottom w:val="none" w:sz="0" w:space="0" w:color="auto"/>
                    <w:right w:val="none" w:sz="0" w:space="0" w:color="auto"/>
                  </w:divBdr>
                </w:div>
                <w:div w:id="1192256499">
                  <w:marLeft w:val="0"/>
                  <w:marRight w:val="0"/>
                  <w:marTop w:val="0"/>
                  <w:marBottom w:val="0"/>
                  <w:divBdr>
                    <w:top w:val="none" w:sz="0" w:space="0" w:color="auto"/>
                    <w:left w:val="none" w:sz="0" w:space="0" w:color="auto"/>
                    <w:bottom w:val="none" w:sz="0" w:space="0" w:color="auto"/>
                    <w:right w:val="none" w:sz="0" w:space="0" w:color="auto"/>
                  </w:divBdr>
                </w:div>
                <w:div w:id="1194539967">
                  <w:marLeft w:val="0"/>
                  <w:marRight w:val="0"/>
                  <w:marTop w:val="0"/>
                  <w:marBottom w:val="0"/>
                  <w:divBdr>
                    <w:top w:val="none" w:sz="0" w:space="0" w:color="auto"/>
                    <w:left w:val="none" w:sz="0" w:space="0" w:color="auto"/>
                    <w:bottom w:val="none" w:sz="0" w:space="0" w:color="auto"/>
                    <w:right w:val="none" w:sz="0" w:space="0" w:color="auto"/>
                  </w:divBdr>
                </w:div>
                <w:div w:id="1199009584">
                  <w:marLeft w:val="0"/>
                  <w:marRight w:val="0"/>
                  <w:marTop w:val="0"/>
                  <w:marBottom w:val="0"/>
                  <w:divBdr>
                    <w:top w:val="none" w:sz="0" w:space="0" w:color="auto"/>
                    <w:left w:val="none" w:sz="0" w:space="0" w:color="auto"/>
                    <w:bottom w:val="none" w:sz="0" w:space="0" w:color="auto"/>
                    <w:right w:val="none" w:sz="0" w:space="0" w:color="auto"/>
                  </w:divBdr>
                </w:div>
                <w:div w:id="1199472540">
                  <w:marLeft w:val="0"/>
                  <w:marRight w:val="0"/>
                  <w:marTop w:val="0"/>
                  <w:marBottom w:val="0"/>
                  <w:divBdr>
                    <w:top w:val="none" w:sz="0" w:space="0" w:color="auto"/>
                    <w:left w:val="none" w:sz="0" w:space="0" w:color="auto"/>
                    <w:bottom w:val="none" w:sz="0" w:space="0" w:color="auto"/>
                    <w:right w:val="none" w:sz="0" w:space="0" w:color="auto"/>
                  </w:divBdr>
                </w:div>
                <w:div w:id="1205556645">
                  <w:marLeft w:val="0"/>
                  <w:marRight w:val="0"/>
                  <w:marTop w:val="0"/>
                  <w:marBottom w:val="0"/>
                  <w:divBdr>
                    <w:top w:val="none" w:sz="0" w:space="0" w:color="auto"/>
                    <w:left w:val="none" w:sz="0" w:space="0" w:color="auto"/>
                    <w:bottom w:val="none" w:sz="0" w:space="0" w:color="auto"/>
                    <w:right w:val="none" w:sz="0" w:space="0" w:color="auto"/>
                  </w:divBdr>
                </w:div>
                <w:div w:id="1211918054">
                  <w:marLeft w:val="0"/>
                  <w:marRight w:val="0"/>
                  <w:marTop w:val="0"/>
                  <w:marBottom w:val="0"/>
                  <w:divBdr>
                    <w:top w:val="none" w:sz="0" w:space="0" w:color="auto"/>
                    <w:left w:val="none" w:sz="0" w:space="0" w:color="auto"/>
                    <w:bottom w:val="none" w:sz="0" w:space="0" w:color="auto"/>
                    <w:right w:val="none" w:sz="0" w:space="0" w:color="auto"/>
                  </w:divBdr>
                </w:div>
                <w:div w:id="1212381886">
                  <w:marLeft w:val="0"/>
                  <w:marRight w:val="0"/>
                  <w:marTop w:val="0"/>
                  <w:marBottom w:val="0"/>
                  <w:divBdr>
                    <w:top w:val="none" w:sz="0" w:space="0" w:color="auto"/>
                    <w:left w:val="none" w:sz="0" w:space="0" w:color="auto"/>
                    <w:bottom w:val="none" w:sz="0" w:space="0" w:color="auto"/>
                    <w:right w:val="none" w:sz="0" w:space="0" w:color="auto"/>
                  </w:divBdr>
                </w:div>
                <w:div w:id="1222669459">
                  <w:marLeft w:val="0"/>
                  <w:marRight w:val="0"/>
                  <w:marTop w:val="0"/>
                  <w:marBottom w:val="0"/>
                  <w:divBdr>
                    <w:top w:val="none" w:sz="0" w:space="0" w:color="auto"/>
                    <w:left w:val="none" w:sz="0" w:space="0" w:color="auto"/>
                    <w:bottom w:val="none" w:sz="0" w:space="0" w:color="auto"/>
                    <w:right w:val="none" w:sz="0" w:space="0" w:color="auto"/>
                  </w:divBdr>
                </w:div>
                <w:div w:id="1223325868">
                  <w:marLeft w:val="0"/>
                  <w:marRight w:val="0"/>
                  <w:marTop w:val="0"/>
                  <w:marBottom w:val="0"/>
                  <w:divBdr>
                    <w:top w:val="none" w:sz="0" w:space="0" w:color="auto"/>
                    <w:left w:val="none" w:sz="0" w:space="0" w:color="auto"/>
                    <w:bottom w:val="none" w:sz="0" w:space="0" w:color="auto"/>
                    <w:right w:val="none" w:sz="0" w:space="0" w:color="auto"/>
                  </w:divBdr>
                </w:div>
                <w:div w:id="1223325932">
                  <w:marLeft w:val="0"/>
                  <w:marRight w:val="0"/>
                  <w:marTop w:val="0"/>
                  <w:marBottom w:val="0"/>
                  <w:divBdr>
                    <w:top w:val="none" w:sz="0" w:space="0" w:color="auto"/>
                    <w:left w:val="none" w:sz="0" w:space="0" w:color="auto"/>
                    <w:bottom w:val="none" w:sz="0" w:space="0" w:color="auto"/>
                    <w:right w:val="none" w:sz="0" w:space="0" w:color="auto"/>
                  </w:divBdr>
                </w:div>
                <w:div w:id="1237280225">
                  <w:marLeft w:val="0"/>
                  <w:marRight w:val="0"/>
                  <w:marTop w:val="0"/>
                  <w:marBottom w:val="0"/>
                  <w:divBdr>
                    <w:top w:val="none" w:sz="0" w:space="0" w:color="auto"/>
                    <w:left w:val="none" w:sz="0" w:space="0" w:color="auto"/>
                    <w:bottom w:val="none" w:sz="0" w:space="0" w:color="auto"/>
                    <w:right w:val="none" w:sz="0" w:space="0" w:color="auto"/>
                  </w:divBdr>
                </w:div>
                <w:div w:id="1249075024">
                  <w:marLeft w:val="0"/>
                  <w:marRight w:val="0"/>
                  <w:marTop w:val="0"/>
                  <w:marBottom w:val="0"/>
                  <w:divBdr>
                    <w:top w:val="none" w:sz="0" w:space="0" w:color="auto"/>
                    <w:left w:val="none" w:sz="0" w:space="0" w:color="auto"/>
                    <w:bottom w:val="none" w:sz="0" w:space="0" w:color="auto"/>
                    <w:right w:val="none" w:sz="0" w:space="0" w:color="auto"/>
                  </w:divBdr>
                </w:div>
                <w:div w:id="1254820636">
                  <w:marLeft w:val="0"/>
                  <w:marRight w:val="0"/>
                  <w:marTop w:val="0"/>
                  <w:marBottom w:val="0"/>
                  <w:divBdr>
                    <w:top w:val="none" w:sz="0" w:space="0" w:color="auto"/>
                    <w:left w:val="none" w:sz="0" w:space="0" w:color="auto"/>
                    <w:bottom w:val="none" w:sz="0" w:space="0" w:color="auto"/>
                    <w:right w:val="none" w:sz="0" w:space="0" w:color="auto"/>
                  </w:divBdr>
                </w:div>
                <w:div w:id="1270314491">
                  <w:marLeft w:val="0"/>
                  <w:marRight w:val="0"/>
                  <w:marTop w:val="0"/>
                  <w:marBottom w:val="0"/>
                  <w:divBdr>
                    <w:top w:val="none" w:sz="0" w:space="0" w:color="auto"/>
                    <w:left w:val="none" w:sz="0" w:space="0" w:color="auto"/>
                    <w:bottom w:val="none" w:sz="0" w:space="0" w:color="auto"/>
                    <w:right w:val="none" w:sz="0" w:space="0" w:color="auto"/>
                  </w:divBdr>
                </w:div>
                <w:div w:id="1278677593">
                  <w:marLeft w:val="0"/>
                  <w:marRight w:val="0"/>
                  <w:marTop w:val="0"/>
                  <w:marBottom w:val="0"/>
                  <w:divBdr>
                    <w:top w:val="none" w:sz="0" w:space="0" w:color="auto"/>
                    <w:left w:val="none" w:sz="0" w:space="0" w:color="auto"/>
                    <w:bottom w:val="none" w:sz="0" w:space="0" w:color="auto"/>
                    <w:right w:val="none" w:sz="0" w:space="0" w:color="auto"/>
                  </w:divBdr>
                </w:div>
                <w:div w:id="1290474531">
                  <w:marLeft w:val="0"/>
                  <w:marRight w:val="0"/>
                  <w:marTop w:val="0"/>
                  <w:marBottom w:val="0"/>
                  <w:divBdr>
                    <w:top w:val="none" w:sz="0" w:space="0" w:color="auto"/>
                    <w:left w:val="none" w:sz="0" w:space="0" w:color="auto"/>
                    <w:bottom w:val="none" w:sz="0" w:space="0" w:color="auto"/>
                    <w:right w:val="none" w:sz="0" w:space="0" w:color="auto"/>
                  </w:divBdr>
                </w:div>
                <w:div w:id="1302150614">
                  <w:marLeft w:val="0"/>
                  <w:marRight w:val="0"/>
                  <w:marTop w:val="0"/>
                  <w:marBottom w:val="0"/>
                  <w:divBdr>
                    <w:top w:val="none" w:sz="0" w:space="0" w:color="auto"/>
                    <w:left w:val="none" w:sz="0" w:space="0" w:color="auto"/>
                    <w:bottom w:val="none" w:sz="0" w:space="0" w:color="auto"/>
                    <w:right w:val="none" w:sz="0" w:space="0" w:color="auto"/>
                  </w:divBdr>
                </w:div>
                <w:div w:id="1304391165">
                  <w:marLeft w:val="0"/>
                  <w:marRight w:val="0"/>
                  <w:marTop w:val="0"/>
                  <w:marBottom w:val="0"/>
                  <w:divBdr>
                    <w:top w:val="none" w:sz="0" w:space="0" w:color="auto"/>
                    <w:left w:val="none" w:sz="0" w:space="0" w:color="auto"/>
                    <w:bottom w:val="none" w:sz="0" w:space="0" w:color="auto"/>
                    <w:right w:val="none" w:sz="0" w:space="0" w:color="auto"/>
                  </w:divBdr>
                </w:div>
                <w:div w:id="1305742548">
                  <w:marLeft w:val="0"/>
                  <w:marRight w:val="0"/>
                  <w:marTop w:val="0"/>
                  <w:marBottom w:val="0"/>
                  <w:divBdr>
                    <w:top w:val="none" w:sz="0" w:space="0" w:color="auto"/>
                    <w:left w:val="none" w:sz="0" w:space="0" w:color="auto"/>
                    <w:bottom w:val="none" w:sz="0" w:space="0" w:color="auto"/>
                    <w:right w:val="none" w:sz="0" w:space="0" w:color="auto"/>
                  </w:divBdr>
                </w:div>
                <w:div w:id="1307468701">
                  <w:marLeft w:val="0"/>
                  <w:marRight w:val="0"/>
                  <w:marTop w:val="0"/>
                  <w:marBottom w:val="0"/>
                  <w:divBdr>
                    <w:top w:val="none" w:sz="0" w:space="0" w:color="auto"/>
                    <w:left w:val="none" w:sz="0" w:space="0" w:color="auto"/>
                    <w:bottom w:val="none" w:sz="0" w:space="0" w:color="auto"/>
                    <w:right w:val="none" w:sz="0" w:space="0" w:color="auto"/>
                  </w:divBdr>
                </w:div>
                <w:div w:id="1319265221">
                  <w:marLeft w:val="0"/>
                  <w:marRight w:val="0"/>
                  <w:marTop w:val="0"/>
                  <w:marBottom w:val="0"/>
                  <w:divBdr>
                    <w:top w:val="none" w:sz="0" w:space="0" w:color="auto"/>
                    <w:left w:val="none" w:sz="0" w:space="0" w:color="auto"/>
                    <w:bottom w:val="none" w:sz="0" w:space="0" w:color="auto"/>
                    <w:right w:val="none" w:sz="0" w:space="0" w:color="auto"/>
                  </w:divBdr>
                </w:div>
                <w:div w:id="1341734581">
                  <w:marLeft w:val="0"/>
                  <w:marRight w:val="0"/>
                  <w:marTop w:val="0"/>
                  <w:marBottom w:val="0"/>
                  <w:divBdr>
                    <w:top w:val="none" w:sz="0" w:space="0" w:color="auto"/>
                    <w:left w:val="none" w:sz="0" w:space="0" w:color="auto"/>
                    <w:bottom w:val="none" w:sz="0" w:space="0" w:color="auto"/>
                    <w:right w:val="none" w:sz="0" w:space="0" w:color="auto"/>
                  </w:divBdr>
                </w:div>
                <w:div w:id="1345523155">
                  <w:marLeft w:val="0"/>
                  <w:marRight w:val="0"/>
                  <w:marTop w:val="0"/>
                  <w:marBottom w:val="0"/>
                  <w:divBdr>
                    <w:top w:val="none" w:sz="0" w:space="0" w:color="auto"/>
                    <w:left w:val="none" w:sz="0" w:space="0" w:color="auto"/>
                    <w:bottom w:val="none" w:sz="0" w:space="0" w:color="auto"/>
                    <w:right w:val="none" w:sz="0" w:space="0" w:color="auto"/>
                  </w:divBdr>
                </w:div>
                <w:div w:id="1347487713">
                  <w:marLeft w:val="0"/>
                  <w:marRight w:val="0"/>
                  <w:marTop w:val="0"/>
                  <w:marBottom w:val="0"/>
                  <w:divBdr>
                    <w:top w:val="none" w:sz="0" w:space="0" w:color="auto"/>
                    <w:left w:val="none" w:sz="0" w:space="0" w:color="auto"/>
                    <w:bottom w:val="none" w:sz="0" w:space="0" w:color="auto"/>
                    <w:right w:val="none" w:sz="0" w:space="0" w:color="auto"/>
                  </w:divBdr>
                </w:div>
                <w:div w:id="1353342125">
                  <w:marLeft w:val="0"/>
                  <w:marRight w:val="0"/>
                  <w:marTop w:val="0"/>
                  <w:marBottom w:val="0"/>
                  <w:divBdr>
                    <w:top w:val="none" w:sz="0" w:space="0" w:color="auto"/>
                    <w:left w:val="none" w:sz="0" w:space="0" w:color="auto"/>
                    <w:bottom w:val="none" w:sz="0" w:space="0" w:color="auto"/>
                    <w:right w:val="none" w:sz="0" w:space="0" w:color="auto"/>
                  </w:divBdr>
                </w:div>
                <w:div w:id="1361272997">
                  <w:marLeft w:val="0"/>
                  <w:marRight w:val="0"/>
                  <w:marTop w:val="0"/>
                  <w:marBottom w:val="0"/>
                  <w:divBdr>
                    <w:top w:val="none" w:sz="0" w:space="0" w:color="auto"/>
                    <w:left w:val="none" w:sz="0" w:space="0" w:color="auto"/>
                    <w:bottom w:val="none" w:sz="0" w:space="0" w:color="auto"/>
                    <w:right w:val="none" w:sz="0" w:space="0" w:color="auto"/>
                  </w:divBdr>
                </w:div>
                <w:div w:id="1362591585">
                  <w:marLeft w:val="0"/>
                  <w:marRight w:val="0"/>
                  <w:marTop w:val="0"/>
                  <w:marBottom w:val="0"/>
                  <w:divBdr>
                    <w:top w:val="none" w:sz="0" w:space="0" w:color="auto"/>
                    <w:left w:val="none" w:sz="0" w:space="0" w:color="auto"/>
                    <w:bottom w:val="none" w:sz="0" w:space="0" w:color="auto"/>
                    <w:right w:val="none" w:sz="0" w:space="0" w:color="auto"/>
                  </w:divBdr>
                </w:div>
                <w:div w:id="1374693313">
                  <w:marLeft w:val="0"/>
                  <w:marRight w:val="0"/>
                  <w:marTop w:val="0"/>
                  <w:marBottom w:val="0"/>
                  <w:divBdr>
                    <w:top w:val="none" w:sz="0" w:space="0" w:color="auto"/>
                    <w:left w:val="none" w:sz="0" w:space="0" w:color="auto"/>
                    <w:bottom w:val="none" w:sz="0" w:space="0" w:color="auto"/>
                    <w:right w:val="none" w:sz="0" w:space="0" w:color="auto"/>
                  </w:divBdr>
                </w:div>
                <w:div w:id="1377124219">
                  <w:marLeft w:val="0"/>
                  <w:marRight w:val="0"/>
                  <w:marTop w:val="0"/>
                  <w:marBottom w:val="0"/>
                  <w:divBdr>
                    <w:top w:val="none" w:sz="0" w:space="0" w:color="auto"/>
                    <w:left w:val="none" w:sz="0" w:space="0" w:color="auto"/>
                    <w:bottom w:val="none" w:sz="0" w:space="0" w:color="auto"/>
                    <w:right w:val="none" w:sz="0" w:space="0" w:color="auto"/>
                  </w:divBdr>
                </w:div>
                <w:div w:id="1399552183">
                  <w:marLeft w:val="0"/>
                  <w:marRight w:val="0"/>
                  <w:marTop w:val="0"/>
                  <w:marBottom w:val="0"/>
                  <w:divBdr>
                    <w:top w:val="none" w:sz="0" w:space="0" w:color="auto"/>
                    <w:left w:val="none" w:sz="0" w:space="0" w:color="auto"/>
                    <w:bottom w:val="none" w:sz="0" w:space="0" w:color="auto"/>
                    <w:right w:val="none" w:sz="0" w:space="0" w:color="auto"/>
                  </w:divBdr>
                </w:div>
                <w:div w:id="1400057788">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
                <w:div w:id="1407730047">
                  <w:marLeft w:val="0"/>
                  <w:marRight w:val="0"/>
                  <w:marTop w:val="0"/>
                  <w:marBottom w:val="0"/>
                  <w:divBdr>
                    <w:top w:val="none" w:sz="0" w:space="0" w:color="auto"/>
                    <w:left w:val="none" w:sz="0" w:space="0" w:color="auto"/>
                    <w:bottom w:val="none" w:sz="0" w:space="0" w:color="auto"/>
                    <w:right w:val="none" w:sz="0" w:space="0" w:color="auto"/>
                  </w:divBdr>
                </w:div>
                <w:div w:id="1419255764">
                  <w:marLeft w:val="0"/>
                  <w:marRight w:val="0"/>
                  <w:marTop w:val="0"/>
                  <w:marBottom w:val="0"/>
                  <w:divBdr>
                    <w:top w:val="none" w:sz="0" w:space="0" w:color="auto"/>
                    <w:left w:val="none" w:sz="0" w:space="0" w:color="auto"/>
                    <w:bottom w:val="none" w:sz="0" w:space="0" w:color="auto"/>
                    <w:right w:val="none" w:sz="0" w:space="0" w:color="auto"/>
                  </w:divBdr>
                </w:div>
                <w:div w:id="1440225538">
                  <w:marLeft w:val="0"/>
                  <w:marRight w:val="0"/>
                  <w:marTop w:val="0"/>
                  <w:marBottom w:val="0"/>
                  <w:divBdr>
                    <w:top w:val="none" w:sz="0" w:space="0" w:color="auto"/>
                    <w:left w:val="none" w:sz="0" w:space="0" w:color="auto"/>
                    <w:bottom w:val="none" w:sz="0" w:space="0" w:color="auto"/>
                    <w:right w:val="none" w:sz="0" w:space="0" w:color="auto"/>
                  </w:divBdr>
                </w:div>
                <w:div w:id="1455752580">
                  <w:marLeft w:val="0"/>
                  <w:marRight w:val="0"/>
                  <w:marTop w:val="0"/>
                  <w:marBottom w:val="0"/>
                  <w:divBdr>
                    <w:top w:val="none" w:sz="0" w:space="0" w:color="auto"/>
                    <w:left w:val="none" w:sz="0" w:space="0" w:color="auto"/>
                    <w:bottom w:val="none" w:sz="0" w:space="0" w:color="auto"/>
                    <w:right w:val="none" w:sz="0" w:space="0" w:color="auto"/>
                  </w:divBdr>
                </w:div>
                <w:div w:id="1460803418">
                  <w:marLeft w:val="0"/>
                  <w:marRight w:val="0"/>
                  <w:marTop w:val="0"/>
                  <w:marBottom w:val="0"/>
                  <w:divBdr>
                    <w:top w:val="none" w:sz="0" w:space="0" w:color="auto"/>
                    <w:left w:val="none" w:sz="0" w:space="0" w:color="auto"/>
                    <w:bottom w:val="none" w:sz="0" w:space="0" w:color="auto"/>
                    <w:right w:val="none" w:sz="0" w:space="0" w:color="auto"/>
                  </w:divBdr>
                </w:div>
                <w:div w:id="1464424069">
                  <w:marLeft w:val="0"/>
                  <w:marRight w:val="0"/>
                  <w:marTop w:val="0"/>
                  <w:marBottom w:val="0"/>
                  <w:divBdr>
                    <w:top w:val="none" w:sz="0" w:space="0" w:color="auto"/>
                    <w:left w:val="none" w:sz="0" w:space="0" w:color="auto"/>
                    <w:bottom w:val="none" w:sz="0" w:space="0" w:color="auto"/>
                    <w:right w:val="none" w:sz="0" w:space="0" w:color="auto"/>
                  </w:divBdr>
                </w:div>
                <w:div w:id="1466698055">
                  <w:marLeft w:val="0"/>
                  <w:marRight w:val="0"/>
                  <w:marTop w:val="0"/>
                  <w:marBottom w:val="0"/>
                  <w:divBdr>
                    <w:top w:val="none" w:sz="0" w:space="0" w:color="auto"/>
                    <w:left w:val="none" w:sz="0" w:space="0" w:color="auto"/>
                    <w:bottom w:val="none" w:sz="0" w:space="0" w:color="auto"/>
                    <w:right w:val="none" w:sz="0" w:space="0" w:color="auto"/>
                  </w:divBdr>
                </w:div>
                <w:div w:id="1473330413">
                  <w:marLeft w:val="0"/>
                  <w:marRight w:val="0"/>
                  <w:marTop w:val="0"/>
                  <w:marBottom w:val="0"/>
                  <w:divBdr>
                    <w:top w:val="none" w:sz="0" w:space="0" w:color="auto"/>
                    <w:left w:val="none" w:sz="0" w:space="0" w:color="auto"/>
                    <w:bottom w:val="none" w:sz="0" w:space="0" w:color="auto"/>
                    <w:right w:val="none" w:sz="0" w:space="0" w:color="auto"/>
                  </w:divBdr>
                </w:div>
                <w:div w:id="1478572138">
                  <w:marLeft w:val="0"/>
                  <w:marRight w:val="0"/>
                  <w:marTop w:val="0"/>
                  <w:marBottom w:val="0"/>
                  <w:divBdr>
                    <w:top w:val="none" w:sz="0" w:space="0" w:color="auto"/>
                    <w:left w:val="none" w:sz="0" w:space="0" w:color="auto"/>
                    <w:bottom w:val="none" w:sz="0" w:space="0" w:color="auto"/>
                    <w:right w:val="none" w:sz="0" w:space="0" w:color="auto"/>
                  </w:divBdr>
                </w:div>
                <w:div w:id="1483883745">
                  <w:marLeft w:val="0"/>
                  <w:marRight w:val="0"/>
                  <w:marTop w:val="0"/>
                  <w:marBottom w:val="0"/>
                  <w:divBdr>
                    <w:top w:val="none" w:sz="0" w:space="0" w:color="auto"/>
                    <w:left w:val="none" w:sz="0" w:space="0" w:color="auto"/>
                    <w:bottom w:val="none" w:sz="0" w:space="0" w:color="auto"/>
                    <w:right w:val="none" w:sz="0" w:space="0" w:color="auto"/>
                  </w:divBdr>
                </w:div>
                <w:div w:id="1484741570">
                  <w:marLeft w:val="0"/>
                  <w:marRight w:val="0"/>
                  <w:marTop w:val="0"/>
                  <w:marBottom w:val="0"/>
                  <w:divBdr>
                    <w:top w:val="none" w:sz="0" w:space="0" w:color="auto"/>
                    <w:left w:val="none" w:sz="0" w:space="0" w:color="auto"/>
                    <w:bottom w:val="none" w:sz="0" w:space="0" w:color="auto"/>
                    <w:right w:val="none" w:sz="0" w:space="0" w:color="auto"/>
                  </w:divBdr>
                </w:div>
                <w:div w:id="1487358599">
                  <w:marLeft w:val="0"/>
                  <w:marRight w:val="0"/>
                  <w:marTop w:val="0"/>
                  <w:marBottom w:val="0"/>
                  <w:divBdr>
                    <w:top w:val="none" w:sz="0" w:space="0" w:color="auto"/>
                    <w:left w:val="none" w:sz="0" w:space="0" w:color="auto"/>
                    <w:bottom w:val="none" w:sz="0" w:space="0" w:color="auto"/>
                    <w:right w:val="none" w:sz="0" w:space="0" w:color="auto"/>
                  </w:divBdr>
                </w:div>
                <w:div w:id="1489517802">
                  <w:marLeft w:val="0"/>
                  <w:marRight w:val="0"/>
                  <w:marTop w:val="0"/>
                  <w:marBottom w:val="0"/>
                  <w:divBdr>
                    <w:top w:val="none" w:sz="0" w:space="0" w:color="auto"/>
                    <w:left w:val="none" w:sz="0" w:space="0" w:color="auto"/>
                    <w:bottom w:val="none" w:sz="0" w:space="0" w:color="auto"/>
                    <w:right w:val="none" w:sz="0" w:space="0" w:color="auto"/>
                  </w:divBdr>
                </w:div>
                <w:div w:id="1498114933">
                  <w:marLeft w:val="0"/>
                  <w:marRight w:val="0"/>
                  <w:marTop w:val="0"/>
                  <w:marBottom w:val="0"/>
                  <w:divBdr>
                    <w:top w:val="none" w:sz="0" w:space="0" w:color="auto"/>
                    <w:left w:val="none" w:sz="0" w:space="0" w:color="auto"/>
                    <w:bottom w:val="none" w:sz="0" w:space="0" w:color="auto"/>
                    <w:right w:val="none" w:sz="0" w:space="0" w:color="auto"/>
                  </w:divBdr>
                </w:div>
                <w:div w:id="1509171866">
                  <w:marLeft w:val="0"/>
                  <w:marRight w:val="0"/>
                  <w:marTop w:val="0"/>
                  <w:marBottom w:val="0"/>
                  <w:divBdr>
                    <w:top w:val="none" w:sz="0" w:space="0" w:color="auto"/>
                    <w:left w:val="none" w:sz="0" w:space="0" w:color="auto"/>
                    <w:bottom w:val="none" w:sz="0" w:space="0" w:color="auto"/>
                    <w:right w:val="none" w:sz="0" w:space="0" w:color="auto"/>
                  </w:divBdr>
                </w:div>
                <w:div w:id="1522355701">
                  <w:marLeft w:val="0"/>
                  <w:marRight w:val="0"/>
                  <w:marTop w:val="0"/>
                  <w:marBottom w:val="0"/>
                  <w:divBdr>
                    <w:top w:val="none" w:sz="0" w:space="0" w:color="auto"/>
                    <w:left w:val="none" w:sz="0" w:space="0" w:color="auto"/>
                    <w:bottom w:val="none" w:sz="0" w:space="0" w:color="auto"/>
                    <w:right w:val="none" w:sz="0" w:space="0" w:color="auto"/>
                  </w:divBdr>
                </w:div>
                <w:div w:id="1525245344">
                  <w:marLeft w:val="0"/>
                  <w:marRight w:val="0"/>
                  <w:marTop w:val="0"/>
                  <w:marBottom w:val="0"/>
                  <w:divBdr>
                    <w:top w:val="none" w:sz="0" w:space="0" w:color="auto"/>
                    <w:left w:val="none" w:sz="0" w:space="0" w:color="auto"/>
                    <w:bottom w:val="none" w:sz="0" w:space="0" w:color="auto"/>
                    <w:right w:val="none" w:sz="0" w:space="0" w:color="auto"/>
                  </w:divBdr>
                </w:div>
                <w:div w:id="1532843124">
                  <w:marLeft w:val="0"/>
                  <w:marRight w:val="0"/>
                  <w:marTop w:val="0"/>
                  <w:marBottom w:val="0"/>
                  <w:divBdr>
                    <w:top w:val="none" w:sz="0" w:space="0" w:color="auto"/>
                    <w:left w:val="none" w:sz="0" w:space="0" w:color="auto"/>
                    <w:bottom w:val="none" w:sz="0" w:space="0" w:color="auto"/>
                    <w:right w:val="none" w:sz="0" w:space="0" w:color="auto"/>
                  </w:divBdr>
                </w:div>
                <w:div w:id="1540779770">
                  <w:marLeft w:val="0"/>
                  <w:marRight w:val="0"/>
                  <w:marTop w:val="0"/>
                  <w:marBottom w:val="0"/>
                  <w:divBdr>
                    <w:top w:val="none" w:sz="0" w:space="0" w:color="auto"/>
                    <w:left w:val="none" w:sz="0" w:space="0" w:color="auto"/>
                    <w:bottom w:val="none" w:sz="0" w:space="0" w:color="auto"/>
                    <w:right w:val="none" w:sz="0" w:space="0" w:color="auto"/>
                  </w:divBdr>
                </w:div>
                <w:div w:id="1543055145">
                  <w:marLeft w:val="0"/>
                  <w:marRight w:val="0"/>
                  <w:marTop w:val="0"/>
                  <w:marBottom w:val="0"/>
                  <w:divBdr>
                    <w:top w:val="none" w:sz="0" w:space="0" w:color="auto"/>
                    <w:left w:val="none" w:sz="0" w:space="0" w:color="auto"/>
                    <w:bottom w:val="none" w:sz="0" w:space="0" w:color="auto"/>
                    <w:right w:val="none" w:sz="0" w:space="0" w:color="auto"/>
                  </w:divBdr>
                </w:div>
                <w:div w:id="1543976064">
                  <w:marLeft w:val="0"/>
                  <w:marRight w:val="0"/>
                  <w:marTop w:val="0"/>
                  <w:marBottom w:val="0"/>
                  <w:divBdr>
                    <w:top w:val="none" w:sz="0" w:space="0" w:color="auto"/>
                    <w:left w:val="none" w:sz="0" w:space="0" w:color="auto"/>
                    <w:bottom w:val="none" w:sz="0" w:space="0" w:color="auto"/>
                    <w:right w:val="none" w:sz="0" w:space="0" w:color="auto"/>
                  </w:divBdr>
                </w:div>
                <w:div w:id="1558322504">
                  <w:marLeft w:val="0"/>
                  <w:marRight w:val="0"/>
                  <w:marTop w:val="0"/>
                  <w:marBottom w:val="0"/>
                  <w:divBdr>
                    <w:top w:val="none" w:sz="0" w:space="0" w:color="auto"/>
                    <w:left w:val="none" w:sz="0" w:space="0" w:color="auto"/>
                    <w:bottom w:val="none" w:sz="0" w:space="0" w:color="auto"/>
                    <w:right w:val="none" w:sz="0" w:space="0" w:color="auto"/>
                  </w:divBdr>
                </w:div>
                <w:div w:id="1569614241">
                  <w:marLeft w:val="0"/>
                  <w:marRight w:val="0"/>
                  <w:marTop w:val="0"/>
                  <w:marBottom w:val="0"/>
                  <w:divBdr>
                    <w:top w:val="none" w:sz="0" w:space="0" w:color="auto"/>
                    <w:left w:val="none" w:sz="0" w:space="0" w:color="auto"/>
                    <w:bottom w:val="none" w:sz="0" w:space="0" w:color="auto"/>
                    <w:right w:val="none" w:sz="0" w:space="0" w:color="auto"/>
                  </w:divBdr>
                </w:div>
                <w:div w:id="1581022962">
                  <w:marLeft w:val="0"/>
                  <w:marRight w:val="0"/>
                  <w:marTop w:val="0"/>
                  <w:marBottom w:val="0"/>
                  <w:divBdr>
                    <w:top w:val="none" w:sz="0" w:space="0" w:color="auto"/>
                    <w:left w:val="none" w:sz="0" w:space="0" w:color="auto"/>
                    <w:bottom w:val="none" w:sz="0" w:space="0" w:color="auto"/>
                    <w:right w:val="none" w:sz="0" w:space="0" w:color="auto"/>
                  </w:divBdr>
                </w:div>
                <w:div w:id="1585332657">
                  <w:marLeft w:val="0"/>
                  <w:marRight w:val="0"/>
                  <w:marTop w:val="0"/>
                  <w:marBottom w:val="0"/>
                  <w:divBdr>
                    <w:top w:val="none" w:sz="0" w:space="0" w:color="auto"/>
                    <w:left w:val="none" w:sz="0" w:space="0" w:color="auto"/>
                    <w:bottom w:val="none" w:sz="0" w:space="0" w:color="auto"/>
                    <w:right w:val="none" w:sz="0" w:space="0" w:color="auto"/>
                  </w:divBdr>
                </w:div>
                <w:div w:id="1601719496">
                  <w:marLeft w:val="0"/>
                  <w:marRight w:val="0"/>
                  <w:marTop w:val="0"/>
                  <w:marBottom w:val="0"/>
                  <w:divBdr>
                    <w:top w:val="none" w:sz="0" w:space="0" w:color="auto"/>
                    <w:left w:val="none" w:sz="0" w:space="0" w:color="auto"/>
                    <w:bottom w:val="none" w:sz="0" w:space="0" w:color="auto"/>
                    <w:right w:val="none" w:sz="0" w:space="0" w:color="auto"/>
                  </w:divBdr>
                </w:div>
                <w:div w:id="1613516653">
                  <w:marLeft w:val="0"/>
                  <w:marRight w:val="0"/>
                  <w:marTop w:val="0"/>
                  <w:marBottom w:val="0"/>
                  <w:divBdr>
                    <w:top w:val="none" w:sz="0" w:space="0" w:color="auto"/>
                    <w:left w:val="none" w:sz="0" w:space="0" w:color="auto"/>
                    <w:bottom w:val="none" w:sz="0" w:space="0" w:color="auto"/>
                    <w:right w:val="none" w:sz="0" w:space="0" w:color="auto"/>
                  </w:divBdr>
                </w:div>
                <w:div w:id="1630863380">
                  <w:marLeft w:val="0"/>
                  <w:marRight w:val="0"/>
                  <w:marTop w:val="0"/>
                  <w:marBottom w:val="0"/>
                  <w:divBdr>
                    <w:top w:val="none" w:sz="0" w:space="0" w:color="auto"/>
                    <w:left w:val="none" w:sz="0" w:space="0" w:color="auto"/>
                    <w:bottom w:val="none" w:sz="0" w:space="0" w:color="auto"/>
                    <w:right w:val="none" w:sz="0" w:space="0" w:color="auto"/>
                  </w:divBdr>
                </w:div>
                <w:div w:id="1641036131">
                  <w:marLeft w:val="0"/>
                  <w:marRight w:val="0"/>
                  <w:marTop w:val="0"/>
                  <w:marBottom w:val="0"/>
                  <w:divBdr>
                    <w:top w:val="none" w:sz="0" w:space="0" w:color="auto"/>
                    <w:left w:val="none" w:sz="0" w:space="0" w:color="auto"/>
                    <w:bottom w:val="none" w:sz="0" w:space="0" w:color="auto"/>
                    <w:right w:val="none" w:sz="0" w:space="0" w:color="auto"/>
                  </w:divBdr>
                </w:div>
                <w:div w:id="1644969854">
                  <w:marLeft w:val="0"/>
                  <w:marRight w:val="0"/>
                  <w:marTop w:val="0"/>
                  <w:marBottom w:val="0"/>
                  <w:divBdr>
                    <w:top w:val="none" w:sz="0" w:space="0" w:color="auto"/>
                    <w:left w:val="none" w:sz="0" w:space="0" w:color="auto"/>
                    <w:bottom w:val="none" w:sz="0" w:space="0" w:color="auto"/>
                    <w:right w:val="none" w:sz="0" w:space="0" w:color="auto"/>
                  </w:divBdr>
                </w:div>
                <w:div w:id="1645502978">
                  <w:marLeft w:val="0"/>
                  <w:marRight w:val="0"/>
                  <w:marTop w:val="0"/>
                  <w:marBottom w:val="0"/>
                  <w:divBdr>
                    <w:top w:val="none" w:sz="0" w:space="0" w:color="auto"/>
                    <w:left w:val="none" w:sz="0" w:space="0" w:color="auto"/>
                    <w:bottom w:val="none" w:sz="0" w:space="0" w:color="auto"/>
                    <w:right w:val="none" w:sz="0" w:space="0" w:color="auto"/>
                  </w:divBdr>
                </w:div>
                <w:div w:id="1649823478">
                  <w:marLeft w:val="0"/>
                  <w:marRight w:val="0"/>
                  <w:marTop w:val="0"/>
                  <w:marBottom w:val="0"/>
                  <w:divBdr>
                    <w:top w:val="none" w:sz="0" w:space="0" w:color="auto"/>
                    <w:left w:val="none" w:sz="0" w:space="0" w:color="auto"/>
                    <w:bottom w:val="none" w:sz="0" w:space="0" w:color="auto"/>
                    <w:right w:val="none" w:sz="0" w:space="0" w:color="auto"/>
                  </w:divBdr>
                </w:div>
                <w:div w:id="1650161937">
                  <w:marLeft w:val="0"/>
                  <w:marRight w:val="0"/>
                  <w:marTop w:val="0"/>
                  <w:marBottom w:val="0"/>
                  <w:divBdr>
                    <w:top w:val="none" w:sz="0" w:space="0" w:color="auto"/>
                    <w:left w:val="none" w:sz="0" w:space="0" w:color="auto"/>
                    <w:bottom w:val="none" w:sz="0" w:space="0" w:color="auto"/>
                    <w:right w:val="none" w:sz="0" w:space="0" w:color="auto"/>
                  </w:divBdr>
                </w:div>
                <w:div w:id="1650474567">
                  <w:marLeft w:val="0"/>
                  <w:marRight w:val="0"/>
                  <w:marTop w:val="0"/>
                  <w:marBottom w:val="0"/>
                  <w:divBdr>
                    <w:top w:val="none" w:sz="0" w:space="0" w:color="auto"/>
                    <w:left w:val="none" w:sz="0" w:space="0" w:color="auto"/>
                    <w:bottom w:val="none" w:sz="0" w:space="0" w:color="auto"/>
                    <w:right w:val="none" w:sz="0" w:space="0" w:color="auto"/>
                  </w:divBdr>
                </w:div>
                <w:div w:id="1650478210">
                  <w:marLeft w:val="0"/>
                  <w:marRight w:val="0"/>
                  <w:marTop w:val="0"/>
                  <w:marBottom w:val="0"/>
                  <w:divBdr>
                    <w:top w:val="none" w:sz="0" w:space="0" w:color="auto"/>
                    <w:left w:val="none" w:sz="0" w:space="0" w:color="auto"/>
                    <w:bottom w:val="none" w:sz="0" w:space="0" w:color="auto"/>
                    <w:right w:val="none" w:sz="0" w:space="0" w:color="auto"/>
                  </w:divBdr>
                </w:div>
                <w:div w:id="1660960899">
                  <w:marLeft w:val="0"/>
                  <w:marRight w:val="0"/>
                  <w:marTop w:val="0"/>
                  <w:marBottom w:val="0"/>
                  <w:divBdr>
                    <w:top w:val="none" w:sz="0" w:space="0" w:color="auto"/>
                    <w:left w:val="none" w:sz="0" w:space="0" w:color="auto"/>
                    <w:bottom w:val="none" w:sz="0" w:space="0" w:color="auto"/>
                    <w:right w:val="none" w:sz="0" w:space="0" w:color="auto"/>
                  </w:divBdr>
                </w:div>
                <w:div w:id="1671322960">
                  <w:marLeft w:val="0"/>
                  <w:marRight w:val="0"/>
                  <w:marTop w:val="0"/>
                  <w:marBottom w:val="0"/>
                  <w:divBdr>
                    <w:top w:val="none" w:sz="0" w:space="0" w:color="auto"/>
                    <w:left w:val="none" w:sz="0" w:space="0" w:color="auto"/>
                    <w:bottom w:val="none" w:sz="0" w:space="0" w:color="auto"/>
                    <w:right w:val="none" w:sz="0" w:space="0" w:color="auto"/>
                  </w:divBdr>
                </w:div>
                <w:div w:id="1679506735">
                  <w:marLeft w:val="0"/>
                  <w:marRight w:val="0"/>
                  <w:marTop w:val="0"/>
                  <w:marBottom w:val="0"/>
                  <w:divBdr>
                    <w:top w:val="none" w:sz="0" w:space="0" w:color="auto"/>
                    <w:left w:val="none" w:sz="0" w:space="0" w:color="auto"/>
                    <w:bottom w:val="none" w:sz="0" w:space="0" w:color="auto"/>
                    <w:right w:val="none" w:sz="0" w:space="0" w:color="auto"/>
                  </w:divBdr>
                </w:div>
                <w:div w:id="1681421919">
                  <w:marLeft w:val="0"/>
                  <w:marRight w:val="0"/>
                  <w:marTop w:val="0"/>
                  <w:marBottom w:val="0"/>
                  <w:divBdr>
                    <w:top w:val="none" w:sz="0" w:space="0" w:color="auto"/>
                    <w:left w:val="none" w:sz="0" w:space="0" w:color="auto"/>
                    <w:bottom w:val="none" w:sz="0" w:space="0" w:color="auto"/>
                    <w:right w:val="none" w:sz="0" w:space="0" w:color="auto"/>
                  </w:divBdr>
                </w:div>
                <w:div w:id="1681928386">
                  <w:marLeft w:val="0"/>
                  <w:marRight w:val="0"/>
                  <w:marTop w:val="0"/>
                  <w:marBottom w:val="0"/>
                  <w:divBdr>
                    <w:top w:val="none" w:sz="0" w:space="0" w:color="auto"/>
                    <w:left w:val="none" w:sz="0" w:space="0" w:color="auto"/>
                    <w:bottom w:val="none" w:sz="0" w:space="0" w:color="auto"/>
                    <w:right w:val="none" w:sz="0" w:space="0" w:color="auto"/>
                  </w:divBdr>
                </w:div>
                <w:div w:id="1682076687">
                  <w:marLeft w:val="0"/>
                  <w:marRight w:val="0"/>
                  <w:marTop w:val="0"/>
                  <w:marBottom w:val="0"/>
                  <w:divBdr>
                    <w:top w:val="none" w:sz="0" w:space="0" w:color="auto"/>
                    <w:left w:val="none" w:sz="0" w:space="0" w:color="auto"/>
                    <w:bottom w:val="none" w:sz="0" w:space="0" w:color="auto"/>
                    <w:right w:val="none" w:sz="0" w:space="0" w:color="auto"/>
                  </w:divBdr>
                </w:div>
                <w:div w:id="1683583422">
                  <w:marLeft w:val="0"/>
                  <w:marRight w:val="0"/>
                  <w:marTop w:val="0"/>
                  <w:marBottom w:val="0"/>
                  <w:divBdr>
                    <w:top w:val="none" w:sz="0" w:space="0" w:color="auto"/>
                    <w:left w:val="none" w:sz="0" w:space="0" w:color="auto"/>
                    <w:bottom w:val="none" w:sz="0" w:space="0" w:color="auto"/>
                    <w:right w:val="none" w:sz="0" w:space="0" w:color="auto"/>
                  </w:divBdr>
                </w:div>
                <w:div w:id="1698264609">
                  <w:marLeft w:val="0"/>
                  <w:marRight w:val="0"/>
                  <w:marTop w:val="0"/>
                  <w:marBottom w:val="0"/>
                  <w:divBdr>
                    <w:top w:val="none" w:sz="0" w:space="0" w:color="auto"/>
                    <w:left w:val="none" w:sz="0" w:space="0" w:color="auto"/>
                    <w:bottom w:val="none" w:sz="0" w:space="0" w:color="auto"/>
                    <w:right w:val="none" w:sz="0" w:space="0" w:color="auto"/>
                  </w:divBdr>
                </w:div>
                <w:div w:id="1709918003">
                  <w:marLeft w:val="0"/>
                  <w:marRight w:val="0"/>
                  <w:marTop w:val="0"/>
                  <w:marBottom w:val="0"/>
                  <w:divBdr>
                    <w:top w:val="none" w:sz="0" w:space="0" w:color="auto"/>
                    <w:left w:val="none" w:sz="0" w:space="0" w:color="auto"/>
                    <w:bottom w:val="none" w:sz="0" w:space="0" w:color="auto"/>
                    <w:right w:val="none" w:sz="0" w:space="0" w:color="auto"/>
                  </w:divBdr>
                </w:div>
                <w:div w:id="1722482856">
                  <w:marLeft w:val="0"/>
                  <w:marRight w:val="0"/>
                  <w:marTop w:val="0"/>
                  <w:marBottom w:val="0"/>
                  <w:divBdr>
                    <w:top w:val="none" w:sz="0" w:space="0" w:color="auto"/>
                    <w:left w:val="none" w:sz="0" w:space="0" w:color="auto"/>
                    <w:bottom w:val="none" w:sz="0" w:space="0" w:color="auto"/>
                    <w:right w:val="none" w:sz="0" w:space="0" w:color="auto"/>
                  </w:divBdr>
                </w:div>
                <w:div w:id="1723215527">
                  <w:marLeft w:val="0"/>
                  <w:marRight w:val="0"/>
                  <w:marTop w:val="0"/>
                  <w:marBottom w:val="0"/>
                  <w:divBdr>
                    <w:top w:val="none" w:sz="0" w:space="0" w:color="auto"/>
                    <w:left w:val="none" w:sz="0" w:space="0" w:color="auto"/>
                    <w:bottom w:val="none" w:sz="0" w:space="0" w:color="auto"/>
                    <w:right w:val="none" w:sz="0" w:space="0" w:color="auto"/>
                  </w:divBdr>
                </w:div>
                <w:div w:id="1734817108">
                  <w:marLeft w:val="0"/>
                  <w:marRight w:val="0"/>
                  <w:marTop w:val="0"/>
                  <w:marBottom w:val="0"/>
                  <w:divBdr>
                    <w:top w:val="none" w:sz="0" w:space="0" w:color="auto"/>
                    <w:left w:val="none" w:sz="0" w:space="0" w:color="auto"/>
                    <w:bottom w:val="none" w:sz="0" w:space="0" w:color="auto"/>
                    <w:right w:val="none" w:sz="0" w:space="0" w:color="auto"/>
                  </w:divBdr>
                </w:div>
                <w:div w:id="1740011251">
                  <w:marLeft w:val="0"/>
                  <w:marRight w:val="0"/>
                  <w:marTop w:val="0"/>
                  <w:marBottom w:val="0"/>
                  <w:divBdr>
                    <w:top w:val="none" w:sz="0" w:space="0" w:color="auto"/>
                    <w:left w:val="none" w:sz="0" w:space="0" w:color="auto"/>
                    <w:bottom w:val="none" w:sz="0" w:space="0" w:color="auto"/>
                    <w:right w:val="none" w:sz="0" w:space="0" w:color="auto"/>
                  </w:divBdr>
                </w:div>
                <w:div w:id="1751657712">
                  <w:marLeft w:val="0"/>
                  <w:marRight w:val="0"/>
                  <w:marTop w:val="0"/>
                  <w:marBottom w:val="0"/>
                  <w:divBdr>
                    <w:top w:val="none" w:sz="0" w:space="0" w:color="auto"/>
                    <w:left w:val="none" w:sz="0" w:space="0" w:color="auto"/>
                    <w:bottom w:val="none" w:sz="0" w:space="0" w:color="auto"/>
                    <w:right w:val="none" w:sz="0" w:space="0" w:color="auto"/>
                  </w:divBdr>
                </w:div>
                <w:div w:id="1759016815">
                  <w:marLeft w:val="0"/>
                  <w:marRight w:val="0"/>
                  <w:marTop w:val="0"/>
                  <w:marBottom w:val="0"/>
                  <w:divBdr>
                    <w:top w:val="none" w:sz="0" w:space="0" w:color="auto"/>
                    <w:left w:val="none" w:sz="0" w:space="0" w:color="auto"/>
                    <w:bottom w:val="none" w:sz="0" w:space="0" w:color="auto"/>
                    <w:right w:val="none" w:sz="0" w:space="0" w:color="auto"/>
                  </w:divBdr>
                </w:div>
                <w:div w:id="1764951120">
                  <w:marLeft w:val="0"/>
                  <w:marRight w:val="0"/>
                  <w:marTop w:val="0"/>
                  <w:marBottom w:val="0"/>
                  <w:divBdr>
                    <w:top w:val="none" w:sz="0" w:space="0" w:color="auto"/>
                    <w:left w:val="none" w:sz="0" w:space="0" w:color="auto"/>
                    <w:bottom w:val="none" w:sz="0" w:space="0" w:color="auto"/>
                    <w:right w:val="none" w:sz="0" w:space="0" w:color="auto"/>
                  </w:divBdr>
                </w:div>
                <w:div w:id="1770586737">
                  <w:marLeft w:val="0"/>
                  <w:marRight w:val="0"/>
                  <w:marTop w:val="0"/>
                  <w:marBottom w:val="0"/>
                  <w:divBdr>
                    <w:top w:val="none" w:sz="0" w:space="0" w:color="auto"/>
                    <w:left w:val="none" w:sz="0" w:space="0" w:color="auto"/>
                    <w:bottom w:val="none" w:sz="0" w:space="0" w:color="auto"/>
                    <w:right w:val="none" w:sz="0" w:space="0" w:color="auto"/>
                  </w:divBdr>
                </w:div>
                <w:div w:id="1771778693">
                  <w:marLeft w:val="0"/>
                  <w:marRight w:val="0"/>
                  <w:marTop w:val="0"/>
                  <w:marBottom w:val="0"/>
                  <w:divBdr>
                    <w:top w:val="none" w:sz="0" w:space="0" w:color="auto"/>
                    <w:left w:val="none" w:sz="0" w:space="0" w:color="auto"/>
                    <w:bottom w:val="none" w:sz="0" w:space="0" w:color="auto"/>
                    <w:right w:val="none" w:sz="0" w:space="0" w:color="auto"/>
                  </w:divBdr>
                </w:div>
                <w:div w:id="1782334511">
                  <w:marLeft w:val="0"/>
                  <w:marRight w:val="0"/>
                  <w:marTop w:val="0"/>
                  <w:marBottom w:val="0"/>
                  <w:divBdr>
                    <w:top w:val="none" w:sz="0" w:space="0" w:color="auto"/>
                    <w:left w:val="none" w:sz="0" w:space="0" w:color="auto"/>
                    <w:bottom w:val="none" w:sz="0" w:space="0" w:color="auto"/>
                    <w:right w:val="none" w:sz="0" w:space="0" w:color="auto"/>
                  </w:divBdr>
                </w:div>
                <w:div w:id="1796287185">
                  <w:marLeft w:val="0"/>
                  <w:marRight w:val="0"/>
                  <w:marTop w:val="0"/>
                  <w:marBottom w:val="0"/>
                  <w:divBdr>
                    <w:top w:val="none" w:sz="0" w:space="0" w:color="auto"/>
                    <w:left w:val="none" w:sz="0" w:space="0" w:color="auto"/>
                    <w:bottom w:val="none" w:sz="0" w:space="0" w:color="auto"/>
                    <w:right w:val="none" w:sz="0" w:space="0" w:color="auto"/>
                  </w:divBdr>
                </w:div>
                <w:div w:id="1801336952">
                  <w:marLeft w:val="0"/>
                  <w:marRight w:val="0"/>
                  <w:marTop w:val="0"/>
                  <w:marBottom w:val="0"/>
                  <w:divBdr>
                    <w:top w:val="none" w:sz="0" w:space="0" w:color="auto"/>
                    <w:left w:val="none" w:sz="0" w:space="0" w:color="auto"/>
                    <w:bottom w:val="none" w:sz="0" w:space="0" w:color="auto"/>
                    <w:right w:val="none" w:sz="0" w:space="0" w:color="auto"/>
                  </w:divBdr>
                </w:div>
                <w:div w:id="1810124539">
                  <w:marLeft w:val="0"/>
                  <w:marRight w:val="0"/>
                  <w:marTop w:val="0"/>
                  <w:marBottom w:val="0"/>
                  <w:divBdr>
                    <w:top w:val="none" w:sz="0" w:space="0" w:color="auto"/>
                    <w:left w:val="none" w:sz="0" w:space="0" w:color="auto"/>
                    <w:bottom w:val="none" w:sz="0" w:space="0" w:color="auto"/>
                    <w:right w:val="none" w:sz="0" w:space="0" w:color="auto"/>
                  </w:divBdr>
                </w:div>
                <w:div w:id="1810900348">
                  <w:marLeft w:val="0"/>
                  <w:marRight w:val="0"/>
                  <w:marTop w:val="0"/>
                  <w:marBottom w:val="0"/>
                  <w:divBdr>
                    <w:top w:val="none" w:sz="0" w:space="0" w:color="auto"/>
                    <w:left w:val="none" w:sz="0" w:space="0" w:color="auto"/>
                    <w:bottom w:val="none" w:sz="0" w:space="0" w:color="auto"/>
                    <w:right w:val="none" w:sz="0" w:space="0" w:color="auto"/>
                  </w:divBdr>
                </w:div>
                <w:div w:id="1815641593">
                  <w:marLeft w:val="0"/>
                  <w:marRight w:val="0"/>
                  <w:marTop w:val="0"/>
                  <w:marBottom w:val="0"/>
                  <w:divBdr>
                    <w:top w:val="none" w:sz="0" w:space="0" w:color="auto"/>
                    <w:left w:val="none" w:sz="0" w:space="0" w:color="auto"/>
                    <w:bottom w:val="none" w:sz="0" w:space="0" w:color="auto"/>
                    <w:right w:val="none" w:sz="0" w:space="0" w:color="auto"/>
                  </w:divBdr>
                </w:div>
                <w:div w:id="1826238864">
                  <w:marLeft w:val="0"/>
                  <w:marRight w:val="0"/>
                  <w:marTop w:val="0"/>
                  <w:marBottom w:val="0"/>
                  <w:divBdr>
                    <w:top w:val="none" w:sz="0" w:space="0" w:color="auto"/>
                    <w:left w:val="none" w:sz="0" w:space="0" w:color="auto"/>
                    <w:bottom w:val="none" w:sz="0" w:space="0" w:color="auto"/>
                    <w:right w:val="none" w:sz="0" w:space="0" w:color="auto"/>
                  </w:divBdr>
                </w:div>
                <w:div w:id="1831173774">
                  <w:marLeft w:val="0"/>
                  <w:marRight w:val="0"/>
                  <w:marTop w:val="0"/>
                  <w:marBottom w:val="0"/>
                  <w:divBdr>
                    <w:top w:val="none" w:sz="0" w:space="0" w:color="auto"/>
                    <w:left w:val="none" w:sz="0" w:space="0" w:color="auto"/>
                    <w:bottom w:val="none" w:sz="0" w:space="0" w:color="auto"/>
                    <w:right w:val="none" w:sz="0" w:space="0" w:color="auto"/>
                  </w:divBdr>
                </w:div>
                <w:div w:id="1835413795">
                  <w:marLeft w:val="0"/>
                  <w:marRight w:val="0"/>
                  <w:marTop w:val="0"/>
                  <w:marBottom w:val="0"/>
                  <w:divBdr>
                    <w:top w:val="none" w:sz="0" w:space="0" w:color="auto"/>
                    <w:left w:val="none" w:sz="0" w:space="0" w:color="auto"/>
                    <w:bottom w:val="none" w:sz="0" w:space="0" w:color="auto"/>
                    <w:right w:val="none" w:sz="0" w:space="0" w:color="auto"/>
                  </w:divBdr>
                </w:div>
                <w:div w:id="1835484506">
                  <w:marLeft w:val="0"/>
                  <w:marRight w:val="0"/>
                  <w:marTop w:val="0"/>
                  <w:marBottom w:val="0"/>
                  <w:divBdr>
                    <w:top w:val="none" w:sz="0" w:space="0" w:color="auto"/>
                    <w:left w:val="none" w:sz="0" w:space="0" w:color="auto"/>
                    <w:bottom w:val="none" w:sz="0" w:space="0" w:color="auto"/>
                    <w:right w:val="none" w:sz="0" w:space="0" w:color="auto"/>
                  </w:divBdr>
                </w:div>
                <w:div w:id="1844392551">
                  <w:marLeft w:val="0"/>
                  <w:marRight w:val="0"/>
                  <w:marTop w:val="0"/>
                  <w:marBottom w:val="0"/>
                  <w:divBdr>
                    <w:top w:val="none" w:sz="0" w:space="0" w:color="auto"/>
                    <w:left w:val="none" w:sz="0" w:space="0" w:color="auto"/>
                    <w:bottom w:val="none" w:sz="0" w:space="0" w:color="auto"/>
                    <w:right w:val="none" w:sz="0" w:space="0" w:color="auto"/>
                  </w:divBdr>
                </w:div>
                <w:div w:id="1866097226">
                  <w:marLeft w:val="0"/>
                  <w:marRight w:val="0"/>
                  <w:marTop w:val="0"/>
                  <w:marBottom w:val="0"/>
                  <w:divBdr>
                    <w:top w:val="none" w:sz="0" w:space="0" w:color="auto"/>
                    <w:left w:val="none" w:sz="0" w:space="0" w:color="auto"/>
                    <w:bottom w:val="none" w:sz="0" w:space="0" w:color="auto"/>
                    <w:right w:val="none" w:sz="0" w:space="0" w:color="auto"/>
                  </w:divBdr>
                </w:div>
                <w:div w:id="1871528736">
                  <w:marLeft w:val="0"/>
                  <w:marRight w:val="0"/>
                  <w:marTop w:val="0"/>
                  <w:marBottom w:val="0"/>
                  <w:divBdr>
                    <w:top w:val="none" w:sz="0" w:space="0" w:color="auto"/>
                    <w:left w:val="none" w:sz="0" w:space="0" w:color="auto"/>
                    <w:bottom w:val="none" w:sz="0" w:space="0" w:color="auto"/>
                    <w:right w:val="none" w:sz="0" w:space="0" w:color="auto"/>
                  </w:divBdr>
                </w:div>
                <w:div w:id="1872525157">
                  <w:marLeft w:val="0"/>
                  <w:marRight w:val="0"/>
                  <w:marTop w:val="0"/>
                  <w:marBottom w:val="0"/>
                  <w:divBdr>
                    <w:top w:val="none" w:sz="0" w:space="0" w:color="auto"/>
                    <w:left w:val="none" w:sz="0" w:space="0" w:color="auto"/>
                    <w:bottom w:val="none" w:sz="0" w:space="0" w:color="auto"/>
                    <w:right w:val="none" w:sz="0" w:space="0" w:color="auto"/>
                  </w:divBdr>
                </w:div>
                <w:div w:id="1872717109">
                  <w:marLeft w:val="0"/>
                  <w:marRight w:val="0"/>
                  <w:marTop w:val="0"/>
                  <w:marBottom w:val="0"/>
                  <w:divBdr>
                    <w:top w:val="none" w:sz="0" w:space="0" w:color="auto"/>
                    <w:left w:val="none" w:sz="0" w:space="0" w:color="auto"/>
                    <w:bottom w:val="none" w:sz="0" w:space="0" w:color="auto"/>
                    <w:right w:val="none" w:sz="0" w:space="0" w:color="auto"/>
                  </w:divBdr>
                </w:div>
                <w:div w:id="1876238542">
                  <w:marLeft w:val="0"/>
                  <w:marRight w:val="0"/>
                  <w:marTop w:val="0"/>
                  <w:marBottom w:val="0"/>
                  <w:divBdr>
                    <w:top w:val="none" w:sz="0" w:space="0" w:color="auto"/>
                    <w:left w:val="none" w:sz="0" w:space="0" w:color="auto"/>
                    <w:bottom w:val="none" w:sz="0" w:space="0" w:color="auto"/>
                    <w:right w:val="none" w:sz="0" w:space="0" w:color="auto"/>
                  </w:divBdr>
                </w:div>
                <w:div w:id="1892299532">
                  <w:marLeft w:val="0"/>
                  <w:marRight w:val="0"/>
                  <w:marTop w:val="0"/>
                  <w:marBottom w:val="0"/>
                  <w:divBdr>
                    <w:top w:val="none" w:sz="0" w:space="0" w:color="auto"/>
                    <w:left w:val="none" w:sz="0" w:space="0" w:color="auto"/>
                    <w:bottom w:val="none" w:sz="0" w:space="0" w:color="auto"/>
                    <w:right w:val="none" w:sz="0" w:space="0" w:color="auto"/>
                  </w:divBdr>
                </w:div>
                <w:div w:id="1892425371">
                  <w:marLeft w:val="0"/>
                  <w:marRight w:val="0"/>
                  <w:marTop w:val="0"/>
                  <w:marBottom w:val="0"/>
                  <w:divBdr>
                    <w:top w:val="none" w:sz="0" w:space="0" w:color="auto"/>
                    <w:left w:val="none" w:sz="0" w:space="0" w:color="auto"/>
                    <w:bottom w:val="none" w:sz="0" w:space="0" w:color="auto"/>
                    <w:right w:val="none" w:sz="0" w:space="0" w:color="auto"/>
                  </w:divBdr>
                </w:div>
                <w:div w:id="1892843237">
                  <w:marLeft w:val="0"/>
                  <w:marRight w:val="0"/>
                  <w:marTop w:val="0"/>
                  <w:marBottom w:val="0"/>
                  <w:divBdr>
                    <w:top w:val="none" w:sz="0" w:space="0" w:color="auto"/>
                    <w:left w:val="none" w:sz="0" w:space="0" w:color="auto"/>
                    <w:bottom w:val="none" w:sz="0" w:space="0" w:color="auto"/>
                    <w:right w:val="none" w:sz="0" w:space="0" w:color="auto"/>
                  </w:divBdr>
                </w:div>
                <w:div w:id="1893615003">
                  <w:marLeft w:val="0"/>
                  <w:marRight w:val="0"/>
                  <w:marTop w:val="0"/>
                  <w:marBottom w:val="0"/>
                  <w:divBdr>
                    <w:top w:val="none" w:sz="0" w:space="0" w:color="auto"/>
                    <w:left w:val="none" w:sz="0" w:space="0" w:color="auto"/>
                    <w:bottom w:val="none" w:sz="0" w:space="0" w:color="auto"/>
                    <w:right w:val="none" w:sz="0" w:space="0" w:color="auto"/>
                  </w:divBdr>
                </w:div>
                <w:div w:id="1927300776">
                  <w:marLeft w:val="0"/>
                  <w:marRight w:val="0"/>
                  <w:marTop w:val="0"/>
                  <w:marBottom w:val="0"/>
                  <w:divBdr>
                    <w:top w:val="none" w:sz="0" w:space="0" w:color="auto"/>
                    <w:left w:val="none" w:sz="0" w:space="0" w:color="auto"/>
                    <w:bottom w:val="none" w:sz="0" w:space="0" w:color="auto"/>
                    <w:right w:val="none" w:sz="0" w:space="0" w:color="auto"/>
                  </w:divBdr>
                </w:div>
                <w:div w:id="1930503567">
                  <w:marLeft w:val="0"/>
                  <w:marRight w:val="0"/>
                  <w:marTop w:val="0"/>
                  <w:marBottom w:val="0"/>
                  <w:divBdr>
                    <w:top w:val="none" w:sz="0" w:space="0" w:color="auto"/>
                    <w:left w:val="none" w:sz="0" w:space="0" w:color="auto"/>
                    <w:bottom w:val="none" w:sz="0" w:space="0" w:color="auto"/>
                    <w:right w:val="none" w:sz="0" w:space="0" w:color="auto"/>
                  </w:divBdr>
                </w:div>
                <w:div w:id="1948657055">
                  <w:marLeft w:val="0"/>
                  <w:marRight w:val="0"/>
                  <w:marTop w:val="0"/>
                  <w:marBottom w:val="0"/>
                  <w:divBdr>
                    <w:top w:val="none" w:sz="0" w:space="0" w:color="auto"/>
                    <w:left w:val="none" w:sz="0" w:space="0" w:color="auto"/>
                    <w:bottom w:val="none" w:sz="0" w:space="0" w:color="auto"/>
                    <w:right w:val="none" w:sz="0" w:space="0" w:color="auto"/>
                  </w:divBdr>
                </w:div>
                <w:div w:id="1965573954">
                  <w:marLeft w:val="0"/>
                  <w:marRight w:val="0"/>
                  <w:marTop w:val="0"/>
                  <w:marBottom w:val="0"/>
                  <w:divBdr>
                    <w:top w:val="none" w:sz="0" w:space="0" w:color="auto"/>
                    <w:left w:val="none" w:sz="0" w:space="0" w:color="auto"/>
                    <w:bottom w:val="none" w:sz="0" w:space="0" w:color="auto"/>
                    <w:right w:val="none" w:sz="0" w:space="0" w:color="auto"/>
                  </w:divBdr>
                </w:div>
                <w:div w:id="1970088538">
                  <w:marLeft w:val="0"/>
                  <w:marRight w:val="0"/>
                  <w:marTop w:val="0"/>
                  <w:marBottom w:val="0"/>
                  <w:divBdr>
                    <w:top w:val="none" w:sz="0" w:space="0" w:color="auto"/>
                    <w:left w:val="none" w:sz="0" w:space="0" w:color="auto"/>
                    <w:bottom w:val="none" w:sz="0" w:space="0" w:color="auto"/>
                    <w:right w:val="none" w:sz="0" w:space="0" w:color="auto"/>
                  </w:divBdr>
                </w:div>
                <w:div w:id="1971739229">
                  <w:marLeft w:val="0"/>
                  <w:marRight w:val="0"/>
                  <w:marTop w:val="0"/>
                  <w:marBottom w:val="0"/>
                  <w:divBdr>
                    <w:top w:val="none" w:sz="0" w:space="0" w:color="auto"/>
                    <w:left w:val="none" w:sz="0" w:space="0" w:color="auto"/>
                    <w:bottom w:val="none" w:sz="0" w:space="0" w:color="auto"/>
                    <w:right w:val="none" w:sz="0" w:space="0" w:color="auto"/>
                  </w:divBdr>
                </w:div>
                <w:div w:id="1982614714">
                  <w:marLeft w:val="0"/>
                  <w:marRight w:val="0"/>
                  <w:marTop w:val="0"/>
                  <w:marBottom w:val="0"/>
                  <w:divBdr>
                    <w:top w:val="none" w:sz="0" w:space="0" w:color="auto"/>
                    <w:left w:val="none" w:sz="0" w:space="0" w:color="auto"/>
                    <w:bottom w:val="none" w:sz="0" w:space="0" w:color="auto"/>
                    <w:right w:val="none" w:sz="0" w:space="0" w:color="auto"/>
                  </w:divBdr>
                </w:div>
                <w:div w:id="1984503021">
                  <w:marLeft w:val="0"/>
                  <w:marRight w:val="0"/>
                  <w:marTop w:val="0"/>
                  <w:marBottom w:val="0"/>
                  <w:divBdr>
                    <w:top w:val="none" w:sz="0" w:space="0" w:color="auto"/>
                    <w:left w:val="none" w:sz="0" w:space="0" w:color="auto"/>
                    <w:bottom w:val="none" w:sz="0" w:space="0" w:color="auto"/>
                    <w:right w:val="none" w:sz="0" w:space="0" w:color="auto"/>
                  </w:divBdr>
                </w:div>
                <w:div w:id="1989819708">
                  <w:marLeft w:val="0"/>
                  <w:marRight w:val="0"/>
                  <w:marTop w:val="0"/>
                  <w:marBottom w:val="0"/>
                  <w:divBdr>
                    <w:top w:val="none" w:sz="0" w:space="0" w:color="auto"/>
                    <w:left w:val="none" w:sz="0" w:space="0" w:color="auto"/>
                    <w:bottom w:val="none" w:sz="0" w:space="0" w:color="auto"/>
                    <w:right w:val="none" w:sz="0" w:space="0" w:color="auto"/>
                  </w:divBdr>
                </w:div>
                <w:div w:id="1998920050">
                  <w:marLeft w:val="0"/>
                  <w:marRight w:val="0"/>
                  <w:marTop w:val="0"/>
                  <w:marBottom w:val="0"/>
                  <w:divBdr>
                    <w:top w:val="none" w:sz="0" w:space="0" w:color="auto"/>
                    <w:left w:val="none" w:sz="0" w:space="0" w:color="auto"/>
                    <w:bottom w:val="none" w:sz="0" w:space="0" w:color="auto"/>
                    <w:right w:val="none" w:sz="0" w:space="0" w:color="auto"/>
                  </w:divBdr>
                </w:div>
                <w:div w:id="2000767450">
                  <w:marLeft w:val="0"/>
                  <w:marRight w:val="0"/>
                  <w:marTop w:val="0"/>
                  <w:marBottom w:val="0"/>
                  <w:divBdr>
                    <w:top w:val="none" w:sz="0" w:space="0" w:color="auto"/>
                    <w:left w:val="none" w:sz="0" w:space="0" w:color="auto"/>
                    <w:bottom w:val="none" w:sz="0" w:space="0" w:color="auto"/>
                    <w:right w:val="none" w:sz="0" w:space="0" w:color="auto"/>
                  </w:divBdr>
                </w:div>
                <w:div w:id="2004889088">
                  <w:marLeft w:val="0"/>
                  <w:marRight w:val="0"/>
                  <w:marTop w:val="0"/>
                  <w:marBottom w:val="0"/>
                  <w:divBdr>
                    <w:top w:val="none" w:sz="0" w:space="0" w:color="auto"/>
                    <w:left w:val="none" w:sz="0" w:space="0" w:color="auto"/>
                    <w:bottom w:val="none" w:sz="0" w:space="0" w:color="auto"/>
                    <w:right w:val="none" w:sz="0" w:space="0" w:color="auto"/>
                  </w:divBdr>
                </w:div>
                <w:div w:id="2006057069">
                  <w:marLeft w:val="0"/>
                  <w:marRight w:val="0"/>
                  <w:marTop w:val="0"/>
                  <w:marBottom w:val="0"/>
                  <w:divBdr>
                    <w:top w:val="none" w:sz="0" w:space="0" w:color="auto"/>
                    <w:left w:val="none" w:sz="0" w:space="0" w:color="auto"/>
                    <w:bottom w:val="none" w:sz="0" w:space="0" w:color="auto"/>
                    <w:right w:val="none" w:sz="0" w:space="0" w:color="auto"/>
                  </w:divBdr>
                </w:div>
                <w:div w:id="2008484296">
                  <w:marLeft w:val="0"/>
                  <w:marRight w:val="0"/>
                  <w:marTop w:val="0"/>
                  <w:marBottom w:val="0"/>
                  <w:divBdr>
                    <w:top w:val="none" w:sz="0" w:space="0" w:color="auto"/>
                    <w:left w:val="none" w:sz="0" w:space="0" w:color="auto"/>
                    <w:bottom w:val="none" w:sz="0" w:space="0" w:color="auto"/>
                    <w:right w:val="none" w:sz="0" w:space="0" w:color="auto"/>
                  </w:divBdr>
                </w:div>
                <w:div w:id="2016682882">
                  <w:marLeft w:val="0"/>
                  <w:marRight w:val="0"/>
                  <w:marTop w:val="0"/>
                  <w:marBottom w:val="0"/>
                  <w:divBdr>
                    <w:top w:val="none" w:sz="0" w:space="0" w:color="auto"/>
                    <w:left w:val="none" w:sz="0" w:space="0" w:color="auto"/>
                    <w:bottom w:val="none" w:sz="0" w:space="0" w:color="auto"/>
                    <w:right w:val="none" w:sz="0" w:space="0" w:color="auto"/>
                  </w:divBdr>
                </w:div>
                <w:div w:id="2016758197">
                  <w:marLeft w:val="0"/>
                  <w:marRight w:val="0"/>
                  <w:marTop w:val="0"/>
                  <w:marBottom w:val="0"/>
                  <w:divBdr>
                    <w:top w:val="none" w:sz="0" w:space="0" w:color="auto"/>
                    <w:left w:val="none" w:sz="0" w:space="0" w:color="auto"/>
                    <w:bottom w:val="none" w:sz="0" w:space="0" w:color="auto"/>
                    <w:right w:val="none" w:sz="0" w:space="0" w:color="auto"/>
                  </w:divBdr>
                </w:div>
                <w:div w:id="2020425001">
                  <w:marLeft w:val="0"/>
                  <w:marRight w:val="0"/>
                  <w:marTop w:val="0"/>
                  <w:marBottom w:val="0"/>
                  <w:divBdr>
                    <w:top w:val="none" w:sz="0" w:space="0" w:color="auto"/>
                    <w:left w:val="none" w:sz="0" w:space="0" w:color="auto"/>
                    <w:bottom w:val="none" w:sz="0" w:space="0" w:color="auto"/>
                    <w:right w:val="none" w:sz="0" w:space="0" w:color="auto"/>
                  </w:divBdr>
                </w:div>
                <w:div w:id="2031224811">
                  <w:marLeft w:val="0"/>
                  <w:marRight w:val="0"/>
                  <w:marTop w:val="0"/>
                  <w:marBottom w:val="0"/>
                  <w:divBdr>
                    <w:top w:val="none" w:sz="0" w:space="0" w:color="auto"/>
                    <w:left w:val="none" w:sz="0" w:space="0" w:color="auto"/>
                    <w:bottom w:val="none" w:sz="0" w:space="0" w:color="auto"/>
                    <w:right w:val="none" w:sz="0" w:space="0" w:color="auto"/>
                  </w:divBdr>
                </w:div>
                <w:div w:id="2036230049">
                  <w:marLeft w:val="0"/>
                  <w:marRight w:val="0"/>
                  <w:marTop w:val="0"/>
                  <w:marBottom w:val="0"/>
                  <w:divBdr>
                    <w:top w:val="none" w:sz="0" w:space="0" w:color="auto"/>
                    <w:left w:val="none" w:sz="0" w:space="0" w:color="auto"/>
                    <w:bottom w:val="none" w:sz="0" w:space="0" w:color="auto"/>
                    <w:right w:val="none" w:sz="0" w:space="0" w:color="auto"/>
                  </w:divBdr>
                </w:div>
                <w:div w:id="2037270297">
                  <w:marLeft w:val="0"/>
                  <w:marRight w:val="0"/>
                  <w:marTop w:val="0"/>
                  <w:marBottom w:val="0"/>
                  <w:divBdr>
                    <w:top w:val="none" w:sz="0" w:space="0" w:color="auto"/>
                    <w:left w:val="none" w:sz="0" w:space="0" w:color="auto"/>
                    <w:bottom w:val="none" w:sz="0" w:space="0" w:color="auto"/>
                    <w:right w:val="none" w:sz="0" w:space="0" w:color="auto"/>
                  </w:divBdr>
                </w:div>
                <w:div w:id="2038236420">
                  <w:marLeft w:val="0"/>
                  <w:marRight w:val="0"/>
                  <w:marTop w:val="0"/>
                  <w:marBottom w:val="0"/>
                  <w:divBdr>
                    <w:top w:val="none" w:sz="0" w:space="0" w:color="auto"/>
                    <w:left w:val="none" w:sz="0" w:space="0" w:color="auto"/>
                    <w:bottom w:val="none" w:sz="0" w:space="0" w:color="auto"/>
                    <w:right w:val="none" w:sz="0" w:space="0" w:color="auto"/>
                  </w:divBdr>
                </w:div>
                <w:div w:id="2038386353">
                  <w:marLeft w:val="0"/>
                  <w:marRight w:val="0"/>
                  <w:marTop w:val="0"/>
                  <w:marBottom w:val="0"/>
                  <w:divBdr>
                    <w:top w:val="none" w:sz="0" w:space="0" w:color="auto"/>
                    <w:left w:val="none" w:sz="0" w:space="0" w:color="auto"/>
                    <w:bottom w:val="none" w:sz="0" w:space="0" w:color="auto"/>
                    <w:right w:val="none" w:sz="0" w:space="0" w:color="auto"/>
                  </w:divBdr>
                </w:div>
                <w:div w:id="2055539250">
                  <w:marLeft w:val="0"/>
                  <w:marRight w:val="0"/>
                  <w:marTop w:val="0"/>
                  <w:marBottom w:val="0"/>
                  <w:divBdr>
                    <w:top w:val="none" w:sz="0" w:space="0" w:color="auto"/>
                    <w:left w:val="none" w:sz="0" w:space="0" w:color="auto"/>
                    <w:bottom w:val="none" w:sz="0" w:space="0" w:color="auto"/>
                    <w:right w:val="none" w:sz="0" w:space="0" w:color="auto"/>
                  </w:divBdr>
                </w:div>
                <w:div w:id="2063017521">
                  <w:marLeft w:val="0"/>
                  <w:marRight w:val="0"/>
                  <w:marTop w:val="0"/>
                  <w:marBottom w:val="0"/>
                  <w:divBdr>
                    <w:top w:val="none" w:sz="0" w:space="0" w:color="auto"/>
                    <w:left w:val="none" w:sz="0" w:space="0" w:color="auto"/>
                    <w:bottom w:val="none" w:sz="0" w:space="0" w:color="auto"/>
                    <w:right w:val="none" w:sz="0" w:space="0" w:color="auto"/>
                  </w:divBdr>
                </w:div>
                <w:div w:id="2072802702">
                  <w:marLeft w:val="0"/>
                  <w:marRight w:val="0"/>
                  <w:marTop w:val="0"/>
                  <w:marBottom w:val="0"/>
                  <w:divBdr>
                    <w:top w:val="none" w:sz="0" w:space="0" w:color="auto"/>
                    <w:left w:val="none" w:sz="0" w:space="0" w:color="auto"/>
                    <w:bottom w:val="none" w:sz="0" w:space="0" w:color="auto"/>
                    <w:right w:val="none" w:sz="0" w:space="0" w:color="auto"/>
                  </w:divBdr>
                </w:div>
                <w:div w:id="2080053323">
                  <w:marLeft w:val="0"/>
                  <w:marRight w:val="0"/>
                  <w:marTop w:val="0"/>
                  <w:marBottom w:val="0"/>
                  <w:divBdr>
                    <w:top w:val="none" w:sz="0" w:space="0" w:color="auto"/>
                    <w:left w:val="none" w:sz="0" w:space="0" w:color="auto"/>
                    <w:bottom w:val="none" w:sz="0" w:space="0" w:color="auto"/>
                    <w:right w:val="none" w:sz="0" w:space="0" w:color="auto"/>
                  </w:divBdr>
                </w:div>
                <w:div w:id="2081055656">
                  <w:marLeft w:val="0"/>
                  <w:marRight w:val="0"/>
                  <w:marTop w:val="0"/>
                  <w:marBottom w:val="0"/>
                  <w:divBdr>
                    <w:top w:val="none" w:sz="0" w:space="0" w:color="auto"/>
                    <w:left w:val="none" w:sz="0" w:space="0" w:color="auto"/>
                    <w:bottom w:val="none" w:sz="0" w:space="0" w:color="auto"/>
                    <w:right w:val="none" w:sz="0" w:space="0" w:color="auto"/>
                  </w:divBdr>
                </w:div>
                <w:div w:id="2084447568">
                  <w:marLeft w:val="0"/>
                  <w:marRight w:val="0"/>
                  <w:marTop w:val="0"/>
                  <w:marBottom w:val="0"/>
                  <w:divBdr>
                    <w:top w:val="none" w:sz="0" w:space="0" w:color="auto"/>
                    <w:left w:val="none" w:sz="0" w:space="0" w:color="auto"/>
                    <w:bottom w:val="none" w:sz="0" w:space="0" w:color="auto"/>
                    <w:right w:val="none" w:sz="0" w:space="0" w:color="auto"/>
                  </w:divBdr>
                </w:div>
                <w:div w:id="2086678498">
                  <w:marLeft w:val="0"/>
                  <w:marRight w:val="0"/>
                  <w:marTop w:val="0"/>
                  <w:marBottom w:val="0"/>
                  <w:divBdr>
                    <w:top w:val="none" w:sz="0" w:space="0" w:color="auto"/>
                    <w:left w:val="none" w:sz="0" w:space="0" w:color="auto"/>
                    <w:bottom w:val="none" w:sz="0" w:space="0" w:color="auto"/>
                    <w:right w:val="none" w:sz="0" w:space="0" w:color="auto"/>
                  </w:divBdr>
                </w:div>
                <w:div w:id="2090928728">
                  <w:marLeft w:val="0"/>
                  <w:marRight w:val="0"/>
                  <w:marTop w:val="0"/>
                  <w:marBottom w:val="0"/>
                  <w:divBdr>
                    <w:top w:val="none" w:sz="0" w:space="0" w:color="auto"/>
                    <w:left w:val="none" w:sz="0" w:space="0" w:color="auto"/>
                    <w:bottom w:val="none" w:sz="0" w:space="0" w:color="auto"/>
                    <w:right w:val="none" w:sz="0" w:space="0" w:color="auto"/>
                  </w:divBdr>
                </w:div>
                <w:div w:id="2096785483">
                  <w:marLeft w:val="0"/>
                  <w:marRight w:val="0"/>
                  <w:marTop w:val="0"/>
                  <w:marBottom w:val="0"/>
                  <w:divBdr>
                    <w:top w:val="none" w:sz="0" w:space="0" w:color="auto"/>
                    <w:left w:val="none" w:sz="0" w:space="0" w:color="auto"/>
                    <w:bottom w:val="none" w:sz="0" w:space="0" w:color="auto"/>
                    <w:right w:val="none" w:sz="0" w:space="0" w:color="auto"/>
                  </w:divBdr>
                </w:div>
                <w:div w:id="2097749156">
                  <w:marLeft w:val="0"/>
                  <w:marRight w:val="0"/>
                  <w:marTop w:val="0"/>
                  <w:marBottom w:val="0"/>
                  <w:divBdr>
                    <w:top w:val="none" w:sz="0" w:space="0" w:color="auto"/>
                    <w:left w:val="none" w:sz="0" w:space="0" w:color="auto"/>
                    <w:bottom w:val="none" w:sz="0" w:space="0" w:color="auto"/>
                    <w:right w:val="none" w:sz="0" w:space="0" w:color="auto"/>
                  </w:divBdr>
                </w:div>
                <w:div w:id="2108497913">
                  <w:marLeft w:val="0"/>
                  <w:marRight w:val="0"/>
                  <w:marTop w:val="0"/>
                  <w:marBottom w:val="0"/>
                  <w:divBdr>
                    <w:top w:val="none" w:sz="0" w:space="0" w:color="auto"/>
                    <w:left w:val="none" w:sz="0" w:space="0" w:color="auto"/>
                    <w:bottom w:val="none" w:sz="0" w:space="0" w:color="auto"/>
                    <w:right w:val="none" w:sz="0" w:space="0" w:color="auto"/>
                  </w:divBdr>
                </w:div>
                <w:div w:id="2117098980">
                  <w:marLeft w:val="0"/>
                  <w:marRight w:val="0"/>
                  <w:marTop w:val="0"/>
                  <w:marBottom w:val="0"/>
                  <w:divBdr>
                    <w:top w:val="none" w:sz="0" w:space="0" w:color="auto"/>
                    <w:left w:val="none" w:sz="0" w:space="0" w:color="auto"/>
                    <w:bottom w:val="none" w:sz="0" w:space="0" w:color="auto"/>
                    <w:right w:val="none" w:sz="0" w:space="0" w:color="auto"/>
                  </w:divBdr>
                </w:div>
                <w:div w:id="2121562728">
                  <w:marLeft w:val="0"/>
                  <w:marRight w:val="0"/>
                  <w:marTop w:val="0"/>
                  <w:marBottom w:val="0"/>
                  <w:divBdr>
                    <w:top w:val="none" w:sz="0" w:space="0" w:color="auto"/>
                    <w:left w:val="none" w:sz="0" w:space="0" w:color="auto"/>
                    <w:bottom w:val="none" w:sz="0" w:space="0" w:color="auto"/>
                    <w:right w:val="none" w:sz="0" w:space="0" w:color="auto"/>
                  </w:divBdr>
                </w:div>
                <w:div w:id="2129008956">
                  <w:marLeft w:val="0"/>
                  <w:marRight w:val="0"/>
                  <w:marTop w:val="0"/>
                  <w:marBottom w:val="0"/>
                  <w:divBdr>
                    <w:top w:val="none" w:sz="0" w:space="0" w:color="auto"/>
                    <w:left w:val="none" w:sz="0" w:space="0" w:color="auto"/>
                    <w:bottom w:val="none" w:sz="0" w:space="0" w:color="auto"/>
                    <w:right w:val="none" w:sz="0" w:space="0" w:color="auto"/>
                  </w:divBdr>
                </w:div>
                <w:div w:id="2135051365">
                  <w:marLeft w:val="0"/>
                  <w:marRight w:val="0"/>
                  <w:marTop w:val="0"/>
                  <w:marBottom w:val="0"/>
                  <w:divBdr>
                    <w:top w:val="none" w:sz="0" w:space="0" w:color="auto"/>
                    <w:left w:val="none" w:sz="0" w:space="0" w:color="auto"/>
                    <w:bottom w:val="none" w:sz="0" w:space="0" w:color="auto"/>
                    <w:right w:val="none" w:sz="0" w:space="0" w:color="auto"/>
                  </w:divBdr>
                </w:div>
                <w:div w:id="2143578101">
                  <w:marLeft w:val="0"/>
                  <w:marRight w:val="0"/>
                  <w:marTop w:val="0"/>
                  <w:marBottom w:val="0"/>
                  <w:divBdr>
                    <w:top w:val="none" w:sz="0" w:space="0" w:color="auto"/>
                    <w:left w:val="none" w:sz="0" w:space="0" w:color="auto"/>
                    <w:bottom w:val="none" w:sz="0" w:space="0" w:color="auto"/>
                    <w:right w:val="none" w:sz="0" w:space="0" w:color="auto"/>
                  </w:divBdr>
                </w:div>
              </w:divsChild>
            </w:div>
            <w:div w:id="605503078">
              <w:marLeft w:val="0"/>
              <w:marRight w:val="0"/>
              <w:marTop w:val="0"/>
              <w:marBottom w:val="0"/>
              <w:divBdr>
                <w:top w:val="none" w:sz="0" w:space="0" w:color="auto"/>
                <w:left w:val="none" w:sz="0" w:space="0" w:color="auto"/>
                <w:bottom w:val="none" w:sz="0" w:space="0" w:color="auto"/>
                <w:right w:val="none" w:sz="0" w:space="0" w:color="auto"/>
              </w:divBdr>
            </w:div>
            <w:div w:id="607733495">
              <w:marLeft w:val="0"/>
              <w:marRight w:val="0"/>
              <w:marTop w:val="0"/>
              <w:marBottom w:val="0"/>
              <w:divBdr>
                <w:top w:val="none" w:sz="0" w:space="0" w:color="auto"/>
                <w:left w:val="none" w:sz="0" w:space="0" w:color="auto"/>
                <w:bottom w:val="none" w:sz="0" w:space="0" w:color="auto"/>
                <w:right w:val="none" w:sz="0" w:space="0" w:color="auto"/>
              </w:divBdr>
            </w:div>
            <w:div w:id="610748012">
              <w:marLeft w:val="0"/>
              <w:marRight w:val="0"/>
              <w:marTop w:val="0"/>
              <w:marBottom w:val="0"/>
              <w:divBdr>
                <w:top w:val="none" w:sz="0" w:space="0" w:color="auto"/>
                <w:left w:val="none" w:sz="0" w:space="0" w:color="auto"/>
                <w:bottom w:val="none" w:sz="0" w:space="0" w:color="auto"/>
                <w:right w:val="none" w:sz="0" w:space="0" w:color="auto"/>
              </w:divBdr>
            </w:div>
            <w:div w:id="611595838">
              <w:marLeft w:val="0"/>
              <w:marRight w:val="0"/>
              <w:marTop w:val="480"/>
              <w:marBottom w:val="0"/>
              <w:divBdr>
                <w:top w:val="single" w:sz="6" w:space="0" w:color="auto"/>
                <w:left w:val="single" w:sz="6" w:space="0" w:color="auto"/>
                <w:bottom w:val="single" w:sz="6" w:space="0" w:color="auto"/>
                <w:right w:val="single" w:sz="6" w:space="0" w:color="auto"/>
              </w:divBdr>
            </w:div>
            <w:div w:id="620769986">
              <w:marLeft w:val="0"/>
              <w:marRight w:val="0"/>
              <w:marTop w:val="0"/>
              <w:marBottom w:val="0"/>
              <w:divBdr>
                <w:top w:val="none" w:sz="0" w:space="0" w:color="auto"/>
                <w:left w:val="none" w:sz="0" w:space="0" w:color="auto"/>
                <w:bottom w:val="none" w:sz="0" w:space="0" w:color="auto"/>
                <w:right w:val="none" w:sz="0" w:space="0" w:color="auto"/>
              </w:divBdr>
            </w:div>
            <w:div w:id="625352053">
              <w:marLeft w:val="0"/>
              <w:marRight w:val="0"/>
              <w:marTop w:val="0"/>
              <w:marBottom w:val="0"/>
              <w:divBdr>
                <w:top w:val="none" w:sz="0" w:space="0" w:color="auto"/>
                <w:left w:val="none" w:sz="0" w:space="0" w:color="auto"/>
                <w:bottom w:val="none" w:sz="0" w:space="0" w:color="auto"/>
                <w:right w:val="none" w:sz="0" w:space="0" w:color="auto"/>
              </w:divBdr>
            </w:div>
            <w:div w:id="627317625">
              <w:marLeft w:val="0"/>
              <w:marRight w:val="0"/>
              <w:marTop w:val="0"/>
              <w:marBottom w:val="0"/>
              <w:divBdr>
                <w:top w:val="none" w:sz="0" w:space="0" w:color="auto"/>
                <w:left w:val="none" w:sz="0" w:space="0" w:color="auto"/>
                <w:bottom w:val="none" w:sz="0" w:space="0" w:color="auto"/>
                <w:right w:val="none" w:sz="0" w:space="0" w:color="auto"/>
              </w:divBdr>
            </w:div>
            <w:div w:id="636838404">
              <w:marLeft w:val="0"/>
              <w:marRight w:val="0"/>
              <w:marTop w:val="0"/>
              <w:marBottom w:val="0"/>
              <w:divBdr>
                <w:top w:val="none" w:sz="0" w:space="0" w:color="auto"/>
                <w:left w:val="none" w:sz="0" w:space="0" w:color="auto"/>
                <w:bottom w:val="none" w:sz="0" w:space="0" w:color="auto"/>
                <w:right w:val="none" w:sz="0" w:space="0" w:color="auto"/>
              </w:divBdr>
            </w:div>
            <w:div w:id="643658071">
              <w:marLeft w:val="0"/>
              <w:marRight w:val="0"/>
              <w:marTop w:val="0"/>
              <w:marBottom w:val="0"/>
              <w:divBdr>
                <w:top w:val="none" w:sz="0" w:space="0" w:color="auto"/>
                <w:left w:val="none" w:sz="0" w:space="0" w:color="auto"/>
                <w:bottom w:val="none" w:sz="0" w:space="0" w:color="auto"/>
                <w:right w:val="none" w:sz="0" w:space="0" w:color="auto"/>
              </w:divBdr>
            </w:div>
            <w:div w:id="644361007">
              <w:marLeft w:val="0"/>
              <w:marRight w:val="0"/>
              <w:marTop w:val="0"/>
              <w:marBottom w:val="0"/>
              <w:divBdr>
                <w:top w:val="none" w:sz="0" w:space="0" w:color="auto"/>
                <w:left w:val="none" w:sz="0" w:space="0" w:color="auto"/>
                <w:bottom w:val="none" w:sz="0" w:space="0" w:color="auto"/>
                <w:right w:val="none" w:sz="0" w:space="0" w:color="auto"/>
              </w:divBdr>
            </w:div>
            <w:div w:id="647514260">
              <w:marLeft w:val="0"/>
              <w:marRight w:val="0"/>
              <w:marTop w:val="0"/>
              <w:marBottom w:val="0"/>
              <w:divBdr>
                <w:top w:val="none" w:sz="0" w:space="0" w:color="auto"/>
                <w:left w:val="none" w:sz="0" w:space="0" w:color="auto"/>
                <w:bottom w:val="none" w:sz="0" w:space="0" w:color="auto"/>
                <w:right w:val="none" w:sz="0" w:space="0" w:color="auto"/>
              </w:divBdr>
            </w:div>
            <w:div w:id="653341983">
              <w:marLeft w:val="0"/>
              <w:marRight w:val="0"/>
              <w:marTop w:val="0"/>
              <w:marBottom w:val="0"/>
              <w:divBdr>
                <w:top w:val="none" w:sz="0" w:space="0" w:color="auto"/>
                <w:left w:val="none" w:sz="0" w:space="0" w:color="auto"/>
                <w:bottom w:val="none" w:sz="0" w:space="0" w:color="auto"/>
                <w:right w:val="none" w:sz="0" w:space="0" w:color="auto"/>
              </w:divBdr>
            </w:div>
            <w:div w:id="653610808">
              <w:marLeft w:val="0"/>
              <w:marRight w:val="0"/>
              <w:marTop w:val="0"/>
              <w:marBottom w:val="0"/>
              <w:divBdr>
                <w:top w:val="none" w:sz="0" w:space="0" w:color="auto"/>
                <w:left w:val="none" w:sz="0" w:space="0" w:color="auto"/>
                <w:bottom w:val="none" w:sz="0" w:space="0" w:color="auto"/>
                <w:right w:val="none" w:sz="0" w:space="0" w:color="auto"/>
              </w:divBdr>
            </w:div>
            <w:div w:id="664670957">
              <w:marLeft w:val="0"/>
              <w:marRight w:val="0"/>
              <w:marTop w:val="0"/>
              <w:marBottom w:val="0"/>
              <w:divBdr>
                <w:top w:val="none" w:sz="0" w:space="0" w:color="auto"/>
                <w:left w:val="none" w:sz="0" w:space="0" w:color="auto"/>
                <w:bottom w:val="none" w:sz="0" w:space="0" w:color="auto"/>
                <w:right w:val="none" w:sz="0" w:space="0" w:color="auto"/>
              </w:divBdr>
            </w:div>
            <w:div w:id="673725199">
              <w:marLeft w:val="0"/>
              <w:marRight w:val="0"/>
              <w:marTop w:val="0"/>
              <w:marBottom w:val="0"/>
              <w:divBdr>
                <w:top w:val="none" w:sz="0" w:space="0" w:color="auto"/>
                <w:left w:val="none" w:sz="0" w:space="0" w:color="auto"/>
                <w:bottom w:val="none" w:sz="0" w:space="0" w:color="auto"/>
                <w:right w:val="none" w:sz="0" w:space="0" w:color="auto"/>
              </w:divBdr>
            </w:div>
            <w:div w:id="679234187">
              <w:marLeft w:val="0"/>
              <w:marRight w:val="0"/>
              <w:marTop w:val="0"/>
              <w:marBottom w:val="0"/>
              <w:divBdr>
                <w:top w:val="none" w:sz="0" w:space="0" w:color="auto"/>
                <w:left w:val="none" w:sz="0" w:space="0" w:color="auto"/>
                <w:bottom w:val="none" w:sz="0" w:space="0" w:color="auto"/>
                <w:right w:val="none" w:sz="0" w:space="0" w:color="auto"/>
              </w:divBdr>
            </w:div>
            <w:div w:id="680090835">
              <w:marLeft w:val="0"/>
              <w:marRight w:val="0"/>
              <w:marTop w:val="0"/>
              <w:marBottom w:val="0"/>
              <w:divBdr>
                <w:top w:val="none" w:sz="0" w:space="0" w:color="auto"/>
                <w:left w:val="none" w:sz="0" w:space="0" w:color="auto"/>
                <w:bottom w:val="none" w:sz="0" w:space="0" w:color="auto"/>
                <w:right w:val="none" w:sz="0" w:space="0" w:color="auto"/>
              </w:divBdr>
            </w:div>
            <w:div w:id="685134712">
              <w:marLeft w:val="0"/>
              <w:marRight w:val="0"/>
              <w:marTop w:val="0"/>
              <w:marBottom w:val="0"/>
              <w:divBdr>
                <w:top w:val="none" w:sz="0" w:space="0" w:color="auto"/>
                <w:left w:val="none" w:sz="0" w:space="0" w:color="auto"/>
                <w:bottom w:val="none" w:sz="0" w:space="0" w:color="auto"/>
                <w:right w:val="none" w:sz="0" w:space="0" w:color="auto"/>
              </w:divBdr>
            </w:div>
            <w:div w:id="688682169">
              <w:marLeft w:val="0"/>
              <w:marRight w:val="0"/>
              <w:marTop w:val="0"/>
              <w:marBottom w:val="0"/>
              <w:divBdr>
                <w:top w:val="none" w:sz="0" w:space="0" w:color="auto"/>
                <w:left w:val="none" w:sz="0" w:space="0" w:color="auto"/>
                <w:bottom w:val="none" w:sz="0" w:space="0" w:color="auto"/>
                <w:right w:val="none" w:sz="0" w:space="0" w:color="auto"/>
              </w:divBdr>
            </w:div>
            <w:div w:id="691959702">
              <w:marLeft w:val="0"/>
              <w:marRight w:val="0"/>
              <w:marTop w:val="480"/>
              <w:marBottom w:val="0"/>
              <w:divBdr>
                <w:top w:val="single" w:sz="6" w:space="0" w:color="auto"/>
                <w:left w:val="single" w:sz="6" w:space="0" w:color="auto"/>
                <w:bottom w:val="single" w:sz="6" w:space="0" w:color="auto"/>
                <w:right w:val="single" w:sz="6" w:space="0" w:color="auto"/>
              </w:divBdr>
            </w:div>
            <w:div w:id="692996719">
              <w:marLeft w:val="0"/>
              <w:marRight w:val="0"/>
              <w:marTop w:val="0"/>
              <w:marBottom w:val="0"/>
              <w:divBdr>
                <w:top w:val="none" w:sz="0" w:space="0" w:color="auto"/>
                <w:left w:val="none" w:sz="0" w:space="0" w:color="auto"/>
                <w:bottom w:val="none" w:sz="0" w:space="0" w:color="auto"/>
                <w:right w:val="none" w:sz="0" w:space="0" w:color="auto"/>
              </w:divBdr>
            </w:div>
            <w:div w:id="702243014">
              <w:marLeft w:val="0"/>
              <w:marRight w:val="0"/>
              <w:marTop w:val="480"/>
              <w:marBottom w:val="0"/>
              <w:divBdr>
                <w:top w:val="single" w:sz="6" w:space="0" w:color="auto"/>
                <w:left w:val="single" w:sz="6" w:space="0" w:color="auto"/>
                <w:bottom w:val="single" w:sz="6" w:space="0" w:color="auto"/>
                <w:right w:val="single" w:sz="6" w:space="0" w:color="auto"/>
              </w:divBdr>
            </w:div>
            <w:div w:id="712268100">
              <w:marLeft w:val="0"/>
              <w:marRight w:val="0"/>
              <w:marTop w:val="0"/>
              <w:marBottom w:val="0"/>
              <w:divBdr>
                <w:top w:val="none" w:sz="0" w:space="0" w:color="auto"/>
                <w:left w:val="none" w:sz="0" w:space="0" w:color="auto"/>
                <w:bottom w:val="none" w:sz="0" w:space="0" w:color="auto"/>
                <w:right w:val="none" w:sz="0" w:space="0" w:color="auto"/>
              </w:divBdr>
            </w:div>
            <w:div w:id="713194855">
              <w:marLeft w:val="0"/>
              <w:marRight w:val="0"/>
              <w:marTop w:val="0"/>
              <w:marBottom w:val="0"/>
              <w:divBdr>
                <w:top w:val="none" w:sz="0" w:space="0" w:color="auto"/>
                <w:left w:val="none" w:sz="0" w:space="0" w:color="auto"/>
                <w:bottom w:val="none" w:sz="0" w:space="0" w:color="auto"/>
                <w:right w:val="none" w:sz="0" w:space="0" w:color="auto"/>
              </w:divBdr>
            </w:div>
            <w:div w:id="723331207">
              <w:marLeft w:val="0"/>
              <w:marRight w:val="0"/>
              <w:marTop w:val="0"/>
              <w:marBottom w:val="0"/>
              <w:divBdr>
                <w:top w:val="none" w:sz="0" w:space="0" w:color="auto"/>
                <w:left w:val="none" w:sz="0" w:space="0" w:color="auto"/>
                <w:bottom w:val="none" w:sz="0" w:space="0" w:color="auto"/>
                <w:right w:val="none" w:sz="0" w:space="0" w:color="auto"/>
              </w:divBdr>
            </w:div>
            <w:div w:id="729890640">
              <w:marLeft w:val="0"/>
              <w:marRight w:val="0"/>
              <w:marTop w:val="0"/>
              <w:marBottom w:val="0"/>
              <w:divBdr>
                <w:top w:val="none" w:sz="0" w:space="0" w:color="auto"/>
                <w:left w:val="none" w:sz="0" w:space="0" w:color="auto"/>
                <w:bottom w:val="none" w:sz="0" w:space="0" w:color="auto"/>
                <w:right w:val="none" w:sz="0" w:space="0" w:color="auto"/>
              </w:divBdr>
            </w:div>
            <w:div w:id="737363089">
              <w:marLeft w:val="0"/>
              <w:marRight w:val="0"/>
              <w:marTop w:val="0"/>
              <w:marBottom w:val="0"/>
              <w:divBdr>
                <w:top w:val="none" w:sz="0" w:space="0" w:color="auto"/>
                <w:left w:val="none" w:sz="0" w:space="0" w:color="auto"/>
                <w:bottom w:val="none" w:sz="0" w:space="0" w:color="auto"/>
                <w:right w:val="none" w:sz="0" w:space="0" w:color="auto"/>
              </w:divBdr>
            </w:div>
            <w:div w:id="737433604">
              <w:marLeft w:val="0"/>
              <w:marRight w:val="0"/>
              <w:marTop w:val="0"/>
              <w:marBottom w:val="0"/>
              <w:divBdr>
                <w:top w:val="none" w:sz="0" w:space="0" w:color="auto"/>
                <w:left w:val="none" w:sz="0" w:space="0" w:color="auto"/>
                <w:bottom w:val="none" w:sz="0" w:space="0" w:color="auto"/>
                <w:right w:val="none" w:sz="0" w:space="0" w:color="auto"/>
              </w:divBdr>
            </w:div>
            <w:div w:id="743264957">
              <w:marLeft w:val="0"/>
              <w:marRight w:val="0"/>
              <w:marTop w:val="0"/>
              <w:marBottom w:val="0"/>
              <w:divBdr>
                <w:top w:val="none" w:sz="0" w:space="0" w:color="auto"/>
                <w:left w:val="none" w:sz="0" w:space="0" w:color="auto"/>
                <w:bottom w:val="none" w:sz="0" w:space="0" w:color="auto"/>
                <w:right w:val="none" w:sz="0" w:space="0" w:color="auto"/>
              </w:divBdr>
            </w:div>
            <w:div w:id="744887237">
              <w:marLeft w:val="0"/>
              <w:marRight w:val="0"/>
              <w:marTop w:val="0"/>
              <w:marBottom w:val="0"/>
              <w:divBdr>
                <w:top w:val="none" w:sz="0" w:space="0" w:color="auto"/>
                <w:left w:val="none" w:sz="0" w:space="0" w:color="auto"/>
                <w:bottom w:val="none" w:sz="0" w:space="0" w:color="auto"/>
                <w:right w:val="none" w:sz="0" w:space="0" w:color="auto"/>
              </w:divBdr>
            </w:div>
            <w:div w:id="745225182">
              <w:marLeft w:val="0"/>
              <w:marRight w:val="0"/>
              <w:marTop w:val="0"/>
              <w:marBottom w:val="0"/>
              <w:divBdr>
                <w:top w:val="none" w:sz="0" w:space="0" w:color="auto"/>
                <w:left w:val="none" w:sz="0" w:space="0" w:color="auto"/>
                <w:bottom w:val="none" w:sz="0" w:space="0" w:color="auto"/>
                <w:right w:val="none" w:sz="0" w:space="0" w:color="auto"/>
              </w:divBdr>
            </w:div>
            <w:div w:id="745342903">
              <w:marLeft w:val="0"/>
              <w:marRight w:val="0"/>
              <w:marTop w:val="0"/>
              <w:marBottom w:val="0"/>
              <w:divBdr>
                <w:top w:val="none" w:sz="0" w:space="0" w:color="auto"/>
                <w:left w:val="none" w:sz="0" w:space="0" w:color="auto"/>
                <w:bottom w:val="none" w:sz="0" w:space="0" w:color="auto"/>
                <w:right w:val="none" w:sz="0" w:space="0" w:color="auto"/>
              </w:divBdr>
            </w:div>
            <w:div w:id="749810027">
              <w:marLeft w:val="0"/>
              <w:marRight w:val="0"/>
              <w:marTop w:val="0"/>
              <w:marBottom w:val="0"/>
              <w:divBdr>
                <w:top w:val="none" w:sz="0" w:space="0" w:color="auto"/>
                <w:left w:val="none" w:sz="0" w:space="0" w:color="auto"/>
                <w:bottom w:val="none" w:sz="0" w:space="0" w:color="auto"/>
                <w:right w:val="none" w:sz="0" w:space="0" w:color="auto"/>
              </w:divBdr>
            </w:div>
            <w:div w:id="749891577">
              <w:marLeft w:val="0"/>
              <w:marRight w:val="0"/>
              <w:marTop w:val="0"/>
              <w:marBottom w:val="0"/>
              <w:divBdr>
                <w:top w:val="none" w:sz="0" w:space="0" w:color="auto"/>
                <w:left w:val="none" w:sz="0" w:space="0" w:color="auto"/>
                <w:bottom w:val="none" w:sz="0" w:space="0" w:color="auto"/>
                <w:right w:val="none" w:sz="0" w:space="0" w:color="auto"/>
              </w:divBdr>
            </w:div>
            <w:div w:id="750005437">
              <w:marLeft w:val="0"/>
              <w:marRight w:val="0"/>
              <w:marTop w:val="0"/>
              <w:marBottom w:val="0"/>
              <w:divBdr>
                <w:top w:val="none" w:sz="0" w:space="0" w:color="auto"/>
                <w:left w:val="none" w:sz="0" w:space="0" w:color="auto"/>
                <w:bottom w:val="none" w:sz="0" w:space="0" w:color="auto"/>
                <w:right w:val="none" w:sz="0" w:space="0" w:color="auto"/>
              </w:divBdr>
            </w:div>
            <w:div w:id="750469653">
              <w:marLeft w:val="0"/>
              <w:marRight w:val="0"/>
              <w:marTop w:val="0"/>
              <w:marBottom w:val="0"/>
              <w:divBdr>
                <w:top w:val="none" w:sz="0" w:space="0" w:color="auto"/>
                <w:left w:val="none" w:sz="0" w:space="0" w:color="auto"/>
                <w:bottom w:val="none" w:sz="0" w:space="0" w:color="auto"/>
                <w:right w:val="none" w:sz="0" w:space="0" w:color="auto"/>
              </w:divBdr>
            </w:div>
            <w:div w:id="756823597">
              <w:marLeft w:val="0"/>
              <w:marRight w:val="0"/>
              <w:marTop w:val="0"/>
              <w:marBottom w:val="0"/>
              <w:divBdr>
                <w:top w:val="none" w:sz="0" w:space="0" w:color="auto"/>
                <w:left w:val="none" w:sz="0" w:space="0" w:color="auto"/>
                <w:bottom w:val="none" w:sz="0" w:space="0" w:color="auto"/>
                <w:right w:val="none" w:sz="0" w:space="0" w:color="auto"/>
              </w:divBdr>
            </w:div>
            <w:div w:id="757678717">
              <w:marLeft w:val="0"/>
              <w:marRight w:val="0"/>
              <w:marTop w:val="0"/>
              <w:marBottom w:val="0"/>
              <w:divBdr>
                <w:top w:val="none" w:sz="0" w:space="0" w:color="auto"/>
                <w:left w:val="none" w:sz="0" w:space="0" w:color="auto"/>
                <w:bottom w:val="none" w:sz="0" w:space="0" w:color="auto"/>
                <w:right w:val="none" w:sz="0" w:space="0" w:color="auto"/>
              </w:divBdr>
            </w:div>
            <w:div w:id="760685884">
              <w:marLeft w:val="0"/>
              <w:marRight w:val="0"/>
              <w:marTop w:val="0"/>
              <w:marBottom w:val="0"/>
              <w:divBdr>
                <w:top w:val="none" w:sz="0" w:space="0" w:color="auto"/>
                <w:left w:val="none" w:sz="0" w:space="0" w:color="auto"/>
                <w:bottom w:val="none" w:sz="0" w:space="0" w:color="auto"/>
                <w:right w:val="none" w:sz="0" w:space="0" w:color="auto"/>
              </w:divBdr>
            </w:div>
            <w:div w:id="762143720">
              <w:marLeft w:val="0"/>
              <w:marRight w:val="0"/>
              <w:marTop w:val="0"/>
              <w:marBottom w:val="0"/>
              <w:divBdr>
                <w:top w:val="none" w:sz="0" w:space="0" w:color="auto"/>
                <w:left w:val="none" w:sz="0" w:space="0" w:color="auto"/>
                <w:bottom w:val="none" w:sz="0" w:space="0" w:color="auto"/>
                <w:right w:val="none" w:sz="0" w:space="0" w:color="auto"/>
              </w:divBdr>
            </w:div>
            <w:div w:id="763384601">
              <w:marLeft w:val="0"/>
              <w:marRight w:val="0"/>
              <w:marTop w:val="0"/>
              <w:marBottom w:val="0"/>
              <w:divBdr>
                <w:top w:val="none" w:sz="0" w:space="0" w:color="auto"/>
                <w:left w:val="none" w:sz="0" w:space="0" w:color="auto"/>
                <w:bottom w:val="none" w:sz="0" w:space="0" w:color="auto"/>
                <w:right w:val="none" w:sz="0" w:space="0" w:color="auto"/>
              </w:divBdr>
            </w:div>
            <w:div w:id="769009967">
              <w:marLeft w:val="0"/>
              <w:marRight w:val="0"/>
              <w:marTop w:val="480"/>
              <w:marBottom w:val="0"/>
              <w:divBdr>
                <w:top w:val="single" w:sz="6" w:space="0" w:color="auto"/>
                <w:left w:val="single" w:sz="6" w:space="0" w:color="auto"/>
                <w:bottom w:val="single" w:sz="6" w:space="0" w:color="auto"/>
                <w:right w:val="single" w:sz="6" w:space="0" w:color="auto"/>
              </w:divBdr>
            </w:div>
            <w:div w:id="770780431">
              <w:marLeft w:val="0"/>
              <w:marRight w:val="0"/>
              <w:marTop w:val="0"/>
              <w:marBottom w:val="0"/>
              <w:divBdr>
                <w:top w:val="none" w:sz="0" w:space="0" w:color="auto"/>
                <w:left w:val="none" w:sz="0" w:space="0" w:color="auto"/>
                <w:bottom w:val="none" w:sz="0" w:space="0" w:color="auto"/>
                <w:right w:val="none" w:sz="0" w:space="0" w:color="auto"/>
              </w:divBdr>
            </w:div>
            <w:div w:id="773792288">
              <w:marLeft w:val="0"/>
              <w:marRight w:val="0"/>
              <w:marTop w:val="0"/>
              <w:marBottom w:val="0"/>
              <w:divBdr>
                <w:top w:val="none" w:sz="0" w:space="0" w:color="auto"/>
                <w:left w:val="none" w:sz="0" w:space="0" w:color="auto"/>
                <w:bottom w:val="none" w:sz="0" w:space="0" w:color="auto"/>
                <w:right w:val="none" w:sz="0" w:space="0" w:color="auto"/>
              </w:divBdr>
            </w:div>
            <w:div w:id="777215749">
              <w:marLeft w:val="0"/>
              <w:marRight w:val="0"/>
              <w:marTop w:val="0"/>
              <w:marBottom w:val="0"/>
              <w:divBdr>
                <w:top w:val="none" w:sz="0" w:space="0" w:color="auto"/>
                <w:left w:val="none" w:sz="0" w:space="0" w:color="auto"/>
                <w:bottom w:val="none" w:sz="0" w:space="0" w:color="auto"/>
                <w:right w:val="none" w:sz="0" w:space="0" w:color="auto"/>
              </w:divBdr>
            </w:div>
            <w:div w:id="780299849">
              <w:marLeft w:val="0"/>
              <w:marRight w:val="0"/>
              <w:marTop w:val="0"/>
              <w:marBottom w:val="0"/>
              <w:divBdr>
                <w:top w:val="none" w:sz="0" w:space="0" w:color="auto"/>
                <w:left w:val="none" w:sz="0" w:space="0" w:color="auto"/>
                <w:bottom w:val="none" w:sz="0" w:space="0" w:color="auto"/>
                <w:right w:val="none" w:sz="0" w:space="0" w:color="auto"/>
              </w:divBdr>
            </w:div>
            <w:div w:id="785080312">
              <w:marLeft w:val="0"/>
              <w:marRight w:val="0"/>
              <w:marTop w:val="0"/>
              <w:marBottom w:val="0"/>
              <w:divBdr>
                <w:top w:val="none" w:sz="0" w:space="0" w:color="auto"/>
                <w:left w:val="none" w:sz="0" w:space="0" w:color="auto"/>
                <w:bottom w:val="none" w:sz="0" w:space="0" w:color="auto"/>
                <w:right w:val="none" w:sz="0" w:space="0" w:color="auto"/>
              </w:divBdr>
            </w:div>
            <w:div w:id="787357147">
              <w:marLeft w:val="0"/>
              <w:marRight w:val="0"/>
              <w:marTop w:val="0"/>
              <w:marBottom w:val="0"/>
              <w:divBdr>
                <w:top w:val="none" w:sz="0" w:space="0" w:color="auto"/>
                <w:left w:val="none" w:sz="0" w:space="0" w:color="auto"/>
                <w:bottom w:val="none" w:sz="0" w:space="0" w:color="auto"/>
                <w:right w:val="none" w:sz="0" w:space="0" w:color="auto"/>
              </w:divBdr>
            </w:div>
            <w:div w:id="793601661">
              <w:marLeft w:val="0"/>
              <w:marRight w:val="0"/>
              <w:marTop w:val="0"/>
              <w:marBottom w:val="0"/>
              <w:divBdr>
                <w:top w:val="none" w:sz="0" w:space="0" w:color="auto"/>
                <w:left w:val="none" w:sz="0" w:space="0" w:color="auto"/>
                <w:bottom w:val="none" w:sz="0" w:space="0" w:color="auto"/>
                <w:right w:val="none" w:sz="0" w:space="0" w:color="auto"/>
              </w:divBdr>
            </w:div>
            <w:div w:id="794325589">
              <w:marLeft w:val="0"/>
              <w:marRight w:val="0"/>
              <w:marTop w:val="0"/>
              <w:marBottom w:val="0"/>
              <w:divBdr>
                <w:top w:val="none" w:sz="0" w:space="0" w:color="auto"/>
                <w:left w:val="none" w:sz="0" w:space="0" w:color="auto"/>
                <w:bottom w:val="none" w:sz="0" w:space="0" w:color="auto"/>
                <w:right w:val="none" w:sz="0" w:space="0" w:color="auto"/>
              </w:divBdr>
            </w:div>
            <w:div w:id="796606924">
              <w:marLeft w:val="0"/>
              <w:marRight w:val="0"/>
              <w:marTop w:val="0"/>
              <w:marBottom w:val="0"/>
              <w:divBdr>
                <w:top w:val="none" w:sz="0" w:space="0" w:color="auto"/>
                <w:left w:val="none" w:sz="0" w:space="0" w:color="auto"/>
                <w:bottom w:val="none" w:sz="0" w:space="0" w:color="auto"/>
                <w:right w:val="none" w:sz="0" w:space="0" w:color="auto"/>
              </w:divBdr>
            </w:div>
            <w:div w:id="800878773">
              <w:marLeft w:val="0"/>
              <w:marRight w:val="0"/>
              <w:marTop w:val="0"/>
              <w:marBottom w:val="0"/>
              <w:divBdr>
                <w:top w:val="none" w:sz="0" w:space="0" w:color="auto"/>
                <w:left w:val="none" w:sz="0" w:space="0" w:color="auto"/>
                <w:bottom w:val="none" w:sz="0" w:space="0" w:color="auto"/>
                <w:right w:val="none" w:sz="0" w:space="0" w:color="auto"/>
              </w:divBdr>
            </w:div>
            <w:div w:id="801072281">
              <w:marLeft w:val="0"/>
              <w:marRight w:val="0"/>
              <w:marTop w:val="0"/>
              <w:marBottom w:val="0"/>
              <w:divBdr>
                <w:top w:val="none" w:sz="0" w:space="0" w:color="auto"/>
                <w:left w:val="none" w:sz="0" w:space="0" w:color="auto"/>
                <w:bottom w:val="none" w:sz="0" w:space="0" w:color="auto"/>
                <w:right w:val="none" w:sz="0" w:space="0" w:color="auto"/>
              </w:divBdr>
            </w:div>
            <w:div w:id="802039646">
              <w:marLeft w:val="0"/>
              <w:marRight w:val="0"/>
              <w:marTop w:val="0"/>
              <w:marBottom w:val="0"/>
              <w:divBdr>
                <w:top w:val="none" w:sz="0" w:space="0" w:color="auto"/>
                <w:left w:val="none" w:sz="0" w:space="0" w:color="auto"/>
                <w:bottom w:val="none" w:sz="0" w:space="0" w:color="auto"/>
                <w:right w:val="none" w:sz="0" w:space="0" w:color="auto"/>
              </w:divBdr>
            </w:div>
            <w:div w:id="802381863">
              <w:marLeft w:val="0"/>
              <w:marRight w:val="0"/>
              <w:marTop w:val="0"/>
              <w:marBottom w:val="0"/>
              <w:divBdr>
                <w:top w:val="none" w:sz="0" w:space="0" w:color="auto"/>
                <w:left w:val="none" w:sz="0" w:space="0" w:color="auto"/>
                <w:bottom w:val="none" w:sz="0" w:space="0" w:color="auto"/>
                <w:right w:val="none" w:sz="0" w:space="0" w:color="auto"/>
              </w:divBdr>
            </w:div>
            <w:div w:id="804353939">
              <w:marLeft w:val="0"/>
              <w:marRight w:val="0"/>
              <w:marTop w:val="0"/>
              <w:marBottom w:val="0"/>
              <w:divBdr>
                <w:top w:val="none" w:sz="0" w:space="0" w:color="auto"/>
                <w:left w:val="none" w:sz="0" w:space="0" w:color="auto"/>
                <w:bottom w:val="none" w:sz="0" w:space="0" w:color="auto"/>
                <w:right w:val="none" w:sz="0" w:space="0" w:color="auto"/>
              </w:divBdr>
            </w:div>
            <w:div w:id="806749630">
              <w:marLeft w:val="0"/>
              <w:marRight w:val="0"/>
              <w:marTop w:val="0"/>
              <w:marBottom w:val="0"/>
              <w:divBdr>
                <w:top w:val="none" w:sz="0" w:space="0" w:color="auto"/>
                <w:left w:val="none" w:sz="0" w:space="0" w:color="auto"/>
                <w:bottom w:val="none" w:sz="0" w:space="0" w:color="auto"/>
                <w:right w:val="none" w:sz="0" w:space="0" w:color="auto"/>
              </w:divBdr>
            </w:div>
            <w:div w:id="811675127">
              <w:marLeft w:val="0"/>
              <w:marRight w:val="0"/>
              <w:marTop w:val="0"/>
              <w:marBottom w:val="0"/>
              <w:divBdr>
                <w:top w:val="none" w:sz="0" w:space="0" w:color="auto"/>
                <w:left w:val="none" w:sz="0" w:space="0" w:color="auto"/>
                <w:bottom w:val="none" w:sz="0" w:space="0" w:color="auto"/>
                <w:right w:val="none" w:sz="0" w:space="0" w:color="auto"/>
              </w:divBdr>
            </w:div>
            <w:div w:id="811798250">
              <w:marLeft w:val="0"/>
              <w:marRight w:val="0"/>
              <w:marTop w:val="0"/>
              <w:marBottom w:val="0"/>
              <w:divBdr>
                <w:top w:val="none" w:sz="0" w:space="0" w:color="auto"/>
                <w:left w:val="none" w:sz="0" w:space="0" w:color="auto"/>
                <w:bottom w:val="none" w:sz="0" w:space="0" w:color="auto"/>
                <w:right w:val="none" w:sz="0" w:space="0" w:color="auto"/>
              </w:divBdr>
            </w:div>
            <w:div w:id="813835405">
              <w:marLeft w:val="0"/>
              <w:marRight w:val="0"/>
              <w:marTop w:val="0"/>
              <w:marBottom w:val="0"/>
              <w:divBdr>
                <w:top w:val="none" w:sz="0" w:space="0" w:color="auto"/>
                <w:left w:val="none" w:sz="0" w:space="0" w:color="auto"/>
                <w:bottom w:val="none" w:sz="0" w:space="0" w:color="auto"/>
                <w:right w:val="none" w:sz="0" w:space="0" w:color="auto"/>
              </w:divBdr>
            </w:div>
            <w:div w:id="815798424">
              <w:marLeft w:val="0"/>
              <w:marRight w:val="0"/>
              <w:marTop w:val="0"/>
              <w:marBottom w:val="0"/>
              <w:divBdr>
                <w:top w:val="none" w:sz="0" w:space="0" w:color="auto"/>
                <w:left w:val="none" w:sz="0" w:space="0" w:color="auto"/>
                <w:bottom w:val="none" w:sz="0" w:space="0" w:color="auto"/>
                <w:right w:val="none" w:sz="0" w:space="0" w:color="auto"/>
              </w:divBdr>
            </w:div>
            <w:div w:id="817454395">
              <w:marLeft w:val="0"/>
              <w:marRight w:val="0"/>
              <w:marTop w:val="0"/>
              <w:marBottom w:val="0"/>
              <w:divBdr>
                <w:top w:val="none" w:sz="0" w:space="0" w:color="auto"/>
                <w:left w:val="none" w:sz="0" w:space="0" w:color="auto"/>
                <w:bottom w:val="none" w:sz="0" w:space="0" w:color="auto"/>
                <w:right w:val="none" w:sz="0" w:space="0" w:color="auto"/>
              </w:divBdr>
            </w:div>
            <w:div w:id="825588952">
              <w:marLeft w:val="0"/>
              <w:marRight w:val="0"/>
              <w:marTop w:val="0"/>
              <w:marBottom w:val="0"/>
              <w:divBdr>
                <w:top w:val="none" w:sz="0" w:space="0" w:color="auto"/>
                <w:left w:val="none" w:sz="0" w:space="0" w:color="auto"/>
                <w:bottom w:val="none" w:sz="0" w:space="0" w:color="auto"/>
                <w:right w:val="none" w:sz="0" w:space="0" w:color="auto"/>
              </w:divBdr>
            </w:div>
            <w:div w:id="830481893">
              <w:marLeft w:val="0"/>
              <w:marRight w:val="0"/>
              <w:marTop w:val="0"/>
              <w:marBottom w:val="0"/>
              <w:divBdr>
                <w:top w:val="none" w:sz="0" w:space="0" w:color="auto"/>
                <w:left w:val="none" w:sz="0" w:space="0" w:color="auto"/>
                <w:bottom w:val="none" w:sz="0" w:space="0" w:color="auto"/>
                <w:right w:val="none" w:sz="0" w:space="0" w:color="auto"/>
              </w:divBdr>
            </w:div>
            <w:div w:id="832717818">
              <w:marLeft w:val="0"/>
              <w:marRight w:val="0"/>
              <w:marTop w:val="0"/>
              <w:marBottom w:val="0"/>
              <w:divBdr>
                <w:top w:val="none" w:sz="0" w:space="0" w:color="auto"/>
                <w:left w:val="none" w:sz="0" w:space="0" w:color="auto"/>
                <w:bottom w:val="none" w:sz="0" w:space="0" w:color="auto"/>
                <w:right w:val="none" w:sz="0" w:space="0" w:color="auto"/>
              </w:divBdr>
            </w:div>
            <w:div w:id="843785818">
              <w:marLeft w:val="0"/>
              <w:marRight w:val="0"/>
              <w:marTop w:val="0"/>
              <w:marBottom w:val="0"/>
              <w:divBdr>
                <w:top w:val="none" w:sz="0" w:space="0" w:color="auto"/>
                <w:left w:val="none" w:sz="0" w:space="0" w:color="auto"/>
                <w:bottom w:val="none" w:sz="0" w:space="0" w:color="auto"/>
                <w:right w:val="none" w:sz="0" w:space="0" w:color="auto"/>
              </w:divBdr>
            </w:div>
            <w:div w:id="844591997">
              <w:marLeft w:val="0"/>
              <w:marRight w:val="0"/>
              <w:marTop w:val="0"/>
              <w:marBottom w:val="0"/>
              <w:divBdr>
                <w:top w:val="none" w:sz="0" w:space="0" w:color="auto"/>
                <w:left w:val="none" w:sz="0" w:space="0" w:color="auto"/>
                <w:bottom w:val="none" w:sz="0" w:space="0" w:color="auto"/>
                <w:right w:val="none" w:sz="0" w:space="0" w:color="auto"/>
              </w:divBdr>
            </w:div>
            <w:div w:id="848518980">
              <w:marLeft w:val="0"/>
              <w:marRight w:val="0"/>
              <w:marTop w:val="0"/>
              <w:marBottom w:val="0"/>
              <w:divBdr>
                <w:top w:val="none" w:sz="0" w:space="0" w:color="auto"/>
                <w:left w:val="none" w:sz="0" w:space="0" w:color="auto"/>
                <w:bottom w:val="none" w:sz="0" w:space="0" w:color="auto"/>
                <w:right w:val="none" w:sz="0" w:space="0" w:color="auto"/>
              </w:divBdr>
            </w:div>
            <w:div w:id="850145029">
              <w:marLeft w:val="0"/>
              <w:marRight w:val="0"/>
              <w:marTop w:val="0"/>
              <w:marBottom w:val="0"/>
              <w:divBdr>
                <w:top w:val="none" w:sz="0" w:space="0" w:color="auto"/>
                <w:left w:val="none" w:sz="0" w:space="0" w:color="auto"/>
                <w:bottom w:val="none" w:sz="0" w:space="0" w:color="auto"/>
                <w:right w:val="none" w:sz="0" w:space="0" w:color="auto"/>
              </w:divBdr>
            </w:div>
            <w:div w:id="853228479">
              <w:marLeft w:val="0"/>
              <w:marRight w:val="0"/>
              <w:marTop w:val="0"/>
              <w:marBottom w:val="0"/>
              <w:divBdr>
                <w:top w:val="none" w:sz="0" w:space="0" w:color="auto"/>
                <w:left w:val="none" w:sz="0" w:space="0" w:color="auto"/>
                <w:bottom w:val="none" w:sz="0" w:space="0" w:color="auto"/>
                <w:right w:val="none" w:sz="0" w:space="0" w:color="auto"/>
              </w:divBdr>
            </w:div>
            <w:div w:id="855656015">
              <w:marLeft w:val="0"/>
              <w:marRight w:val="0"/>
              <w:marTop w:val="0"/>
              <w:marBottom w:val="0"/>
              <w:divBdr>
                <w:top w:val="none" w:sz="0" w:space="0" w:color="auto"/>
                <w:left w:val="none" w:sz="0" w:space="0" w:color="auto"/>
                <w:bottom w:val="none" w:sz="0" w:space="0" w:color="auto"/>
                <w:right w:val="none" w:sz="0" w:space="0" w:color="auto"/>
              </w:divBdr>
            </w:div>
            <w:div w:id="865338025">
              <w:marLeft w:val="0"/>
              <w:marRight w:val="0"/>
              <w:marTop w:val="0"/>
              <w:marBottom w:val="0"/>
              <w:divBdr>
                <w:top w:val="none" w:sz="0" w:space="0" w:color="auto"/>
                <w:left w:val="none" w:sz="0" w:space="0" w:color="auto"/>
                <w:bottom w:val="none" w:sz="0" w:space="0" w:color="auto"/>
                <w:right w:val="none" w:sz="0" w:space="0" w:color="auto"/>
              </w:divBdr>
            </w:div>
            <w:div w:id="868372601">
              <w:marLeft w:val="0"/>
              <w:marRight w:val="0"/>
              <w:marTop w:val="0"/>
              <w:marBottom w:val="0"/>
              <w:divBdr>
                <w:top w:val="none" w:sz="0" w:space="0" w:color="auto"/>
                <w:left w:val="none" w:sz="0" w:space="0" w:color="auto"/>
                <w:bottom w:val="none" w:sz="0" w:space="0" w:color="auto"/>
                <w:right w:val="none" w:sz="0" w:space="0" w:color="auto"/>
              </w:divBdr>
            </w:div>
            <w:div w:id="871842980">
              <w:marLeft w:val="0"/>
              <w:marRight w:val="0"/>
              <w:marTop w:val="0"/>
              <w:marBottom w:val="0"/>
              <w:divBdr>
                <w:top w:val="none" w:sz="0" w:space="0" w:color="auto"/>
                <w:left w:val="none" w:sz="0" w:space="0" w:color="auto"/>
                <w:bottom w:val="none" w:sz="0" w:space="0" w:color="auto"/>
                <w:right w:val="none" w:sz="0" w:space="0" w:color="auto"/>
              </w:divBdr>
            </w:div>
            <w:div w:id="874196511">
              <w:marLeft w:val="0"/>
              <w:marRight w:val="0"/>
              <w:marTop w:val="0"/>
              <w:marBottom w:val="0"/>
              <w:divBdr>
                <w:top w:val="none" w:sz="0" w:space="0" w:color="auto"/>
                <w:left w:val="none" w:sz="0" w:space="0" w:color="auto"/>
                <w:bottom w:val="none" w:sz="0" w:space="0" w:color="auto"/>
                <w:right w:val="none" w:sz="0" w:space="0" w:color="auto"/>
              </w:divBdr>
            </w:div>
            <w:div w:id="874659603">
              <w:marLeft w:val="0"/>
              <w:marRight w:val="0"/>
              <w:marTop w:val="0"/>
              <w:marBottom w:val="0"/>
              <w:divBdr>
                <w:top w:val="none" w:sz="0" w:space="0" w:color="auto"/>
                <w:left w:val="none" w:sz="0" w:space="0" w:color="auto"/>
                <w:bottom w:val="none" w:sz="0" w:space="0" w:color="auto"/>
                <w:right w:val="none" w:sz="0" w:space="0" w:color="auto"/>
              </w:divBdr>
            </w:div>
            <w:div w:id="878710785">
              <w:marLeft w:val="0"/>
              <w:marRight w:val="0"/>
              <w:marTop w:val="0"/>
              <w:marBottom w:val="0"/>
              <w:divBdr>
                <w:top w:val="none" w:sz="0" w:space="0" w:color="auto"/>
                <w:left w:val="none" w:sz="0" w:space="0" w:color="auto"/>
                <w:bottom w:val="none" w:sz="0" w:space="0" w:color="auto"/>
                <w:right w:val="none" w:sz="0" w:space="0" w:color="auto"/>
              </w:divBdr>
            </w:div>
            <w:div w:id="878931187">
              <w:marLeft w:val="0"/>
              <w:marRight w:val="0"/>
              <w:marTop w:val="0"/>
              <w:marBottom w:val="0"/>
              <w:divBdr>
                <w:top w:val="none" w:sz="0" w:space="0" w:color="auto"/>
                <w:left w:val="none" w:sz="0" w:space="0" w:color="auto"/>
                <w:bottom w:val="none" w:sz="0" w:space="0" w:color="auto"/>
                <w:right w:val="none" w:sz="0" w:space="0" w:color="auto"/>
              </w:divBdr>
            </w:div>
            <w:div w:id="878980471">
              <w:marLeft w:val="0"/>
              <w:marRight w:val="0"/>
              <w:marTop w:val="0"/>
              <w:marBottom w:val="0"/>
              <w:divBdr>
                <w:top w:val="none" w:sz="0" w:space="0" w:color="auto"/>
                <w:left w:val="none" w:sz="0" w:space="0" w:color="auto"/>
                <w:bottom w:val="none" w:sz="0" w:space="0" w:color="auto"/>
                <w:right w:val="none" w:sz="0" w:space="0" w:color="auto"/>
              </w:divBdr>
            </w:div>
            <w:div w:id="889420581">
              <w:marLeft w:val="0"/>
              <w:marRight w:val="0"/>
              <w:marTop w:val="0"/>
              <w:marBottom w:val="0"/>
              <w:divBdr>
                <w:top w:val="none" w:sz="0" w:space="0" w:color="auto"/>
                <w:left w:val="none" w:sz="0" w:space="0" w:color="auto"/>
                <w:bottom w:val="none" w:sz="0" w:space="0" w:color="auto"/>
                <w:right w:val="none" w:sz="0" w:space="0" w:color="auto"/>
              </w:divBdr>
            </w:div>
            <w:div w:id="889534555">
              <w:marLeft w:val="0"/>
              <w:marRight w:val="0"/>
              <w:marTop w:val="0"/>
              <w:marBottom w:val="0"/>
              <w:divBdr>
                <w:top w:val="none" w:sz="0" w:space="0" w:color="auto"/>
                <w:left w:val="none" w:sz="0" w:space="0" w:color="auto"/>
                <w:bottom w:val="none" w:sz="0" w:space="0" w:color="auto"/>
                <w:right w:val="none" w:sz="0" w:space="0" w:color="auto"/>
              </w:divBdr>
            </w:div>
            <w:div w:id="890767593">
              <w:marLeft w:val="0"/>
              <w:marRight w:val="0"/>
              <w:marTop w:val="0"/>
              <w:marBottom w:val="0"/>
              <w:divBdr>
                <w:top w:val="none" w:sz="0" w:space="0" w:color="auto"/>
                <w:left w:val="none" w:sz="0" w:space="0" w:color="auto"/>
                <w:bottom w:val="none" w:sz="0" w:space="0" w:color="auto"/>
                <w:right w:val="none" w:sz="0" w:space="0" w:color="auto"/>
              </w:divBdr>
            </w:div>
            <w:div w:id="895166748">
              <w:marLeft w:val="0"/>
              <w:marRight w:val="0"/>
              <w:marTop w:val="0"/>
              <w:marBottom w:val="0"/>
              <w:divBdr>
                <w:top w:val="none" w:sz="0" w:space="0" w:color="auto"/>
                <w:left w:val="none" w:sz="0" w:space="0" w:color="auto"/>
                <w:bottom w:val="none" w:sz="0" w:space="0" w:color="auto"/>
                <w:right w:val="none" w:sz="0" w:space="0" w:color="auto"/>
              </w:divBdr>
            </w:div>
            <w:div w:id="896011065">
              <w:marLeft w:val="0"/>
              <w:marRight w:val="0"/>
              <w:marTop w:val="0"/>
              <w:marBottom w:val="0"/>
              <w:divBdr>
                <w:top w:val="none" w:sz="0" w:space="0" w:color="auto"/>
                <w:left w:val="none" w:sz="0" w:space="0" w:color="auto"/>
                <w:bottom w:val="none" w:sz="0" w:space="0" w:color="auto"/>
                <w:right w:val="none" w:sz="0" w:space="0" w:color="auto"/>
              </w:divBdr>
            </w:div>
            <w:div w:id="896865031">
              <w:marLeft w:val="0"/>
              <w:marRight w:val="0"/>
              <w:marTop w:val="0"/>
              <w:marBottom w:val="0"/>
              <w:divBdr>
                <w:top w:val="none" w:sz="0" w:space="0" w:color="auto"/>
                <w:left w:val="none" w:sz="0" w:space="0" w:color="auto"/>
                <w:bottom w:val="none" w:sz="0" w:space="0" w:color="auto"/>
                <w:right w:val="none" w:sz="0" w:space="0" w:color="auto"/>
              </w:divBdr>
            </w:div>
            <w:div w:id="899482213">
              <w:marLeft w:val="0"/>
              <w:marRight w:val="0"/>
              <w:marTop w:val="0"/>
              <w:marBottom w:val="0"/>
              <w:divBdr>
                <w:top w:val="none" w:sz="0" w:space="0" w:color="auto"/>
                <w:left w:val="none" w:sz="0" w:space="0" w:color="auto"/>
                <w:bottom w:val="none" w:sz="0" w:space="0" w:color="auto"/>
                <w:right w:val="none" w:sz="0" w:space="0" w:color="auto"/>
              </w:divBdr>
            </w:div>
            <w:div w:id="907224389">
              <w:marLeft w:val="0"/>
              <w:marRight w:val="0"/>
              <w:marTop w:val="0"/>
              <w:marBottom w:val="0"/>
              <w:divBdr>
                <w:top w:val="none" w:sz="0" w:space="0" w:color="auto"/>
                <w:left w:val="none" w:sz="0" w:space="0" w:color="auto"/>
                <w:bottom w:val="none" w:sz="0" w:space="0" w:color="auto"/>
                <w:right w:val="none" w:sz="0" w:space="0" w:color="auto"/>
              </w:divBdr>
            </w:div>
            <w:div w:id="910191495">
              <w:marLeft w:val="0"/>
              <w:marRight w:val="0"/>
              <w:marTop w:val="0"/>
              <w:marBottom w:val="0"/>
              <w:divBdr>
                <w:top w:val="none" w:sz="0" w:space="0" w:color="auto"/>
                <w:left w:val="none" w:sz="0" w:space="0" w:color="auto"/>
                <w:bottom w:val="none" w:sz="0" w:space="0" w:color="auto"/>
                <w:right w:val="none" w:sz="0" w:space="0" w:color="auto"/>
              </w:divBdr>
            </w:div>
            <w:div w:id="915701639">
              <w:marLeft w:val="0"/>
              <w:marRight w:val="0"/>
              <w:marTop w:val="0"/>
              <w:marBottom w:val="0"/>
              <w:divBdr>
                <w:top w:val="none" w:sz="0" w:space="0" w:color="auto"/>
                <w:left w:val="none" w:sz="0" w:space="0" w:color="auto"/>
                <w:bottom w:val="none" w:sz="0" w:space="0" w:color="auto"/>
                <w:right w:val="none" w:sz="0" w:space="0" w:color="auto"/>
              </w:divBdr>
            </w:div>
            <w:div w:id="916480106">
              <w:marLeft w:val="0"/>
              <w:marRight w:val="0"/>
              <w:marTop w:val="0"/>
              <w:marBottom w:val="0"/>
              <w:divBdr>
                <w:top w:val="none" w:sz="0" w:space="0" w:color="auto"/>
                <w:left w:val="none" w:sz="0" w:space="0" w:color="auto"/>
                <w:bottom w:val="none" w:sz="0" w:space="0" w:color="auto"/>
                <w:right w:val="none" w:sz="0" w:space="0" w:color="auto"/>
              </w:divBdr>
            </w:div>
            <w:div w:id="916943368">
              <w:marLeft w:val="0"/>
              <w:marRight w:val="0"/>
              <w:marTop w:val="0"/>
              <w:marBottom w:val="0"/>
              <w:divBdr>
                <w:top w:val="none" w:sz="0" w:space="0" w:color="auto"/>
                <w:left w:val="none" w:sz="0" w:space="0" w:color="auto"/>
                <w:bottom w:val="none" w:sz="0" w:space="0" w:color="auto"/>
                <w:right w:val="none" w:sz="0" w:space="0" w:color="auto"/>
              </w:divBdr>
            </w:div>
            <w:div w:id="917635582">
              <w:marLeft w:val="0"/>
              <w:marRight w:val="0"/>
              <w:marTop w:val="0"/>
              <w:marBottom w:val="0"/>
              <w:divBdr>
                <w:top w:val="none" w:sz="0" w:space="0" w:color="auto"/>
                <w:left w:val="none" w:sz="0" w:space="0" w:color="auto"/>
                <w:bottom w:val="none" w:sz="0" w:space="0" w:color="auto"/>
                <w:right w:val="none" w:sz="0" w:space="0" w:color="auto"/>
              </w:divBdr>
            </w:div>
            <w:div w:id="919411752">
              <w:marLeft w:val="0"/>
              <w:marRight w:val="0"/>
              <w:marTop w:val="0"/>
              <w:marBottom w:val="0"/>
              <w:divBdr>
                <w:top w:val="none" w:sz="0" w:space="0" w:color="auto"/>
                <w:left w:val="none" w:sz="0" w:space="0" w:color="auto"/>
                <w:bottom w:val="none" w:sz="0" w:space="0" w:color="auto"/>
                <w:right w:val="none" w:sz="0" w:space="0" w:color="auto"/>
              </w:divBdr>
            </w:div>
            <w:div w:id="924265891">
              <w:marLeft w:val="0"/>
              <w:marRight w:val="0"/>
              <w:marTop w:val="0"/>
              <w:marBottom w:val="0"/>
              <w:divBdr>
                <w:top w:val="none" w:sz="0" w:space="0" w:color="auto"/>
                <w:left w:val="none" w:sz="0" w:space="0" w:color="auto"/>
                <w:bottom w:val="none" w:sz="0" w:space="0" w:color="auto"/>
                <w:right w:val="none" w:sz="0" w:space="0" w:color="auto"/>
              </w:divBdr>
            </w:div>
            <w:div w:id="926112952">
              <w:marLeft w:val="0"/>
              <w:marRight w:val="0"/>
              <w:marTop w:val="0"/>
              <w:marBottom w:val="0"/>
              <w:divBdr>
                <w:top w:val="none" w:sz="0" w:space="0" w:color="auto"/>
                <w:left w:val="none" w:sz="0" w:space="0" w:color="auto"/>
                <w:bottom w:val="none" w:sz="0" w:space="0" w:color="auto"/>
                <w:right w:val="none" w:sz="0" w:space="0" w:color="auto"/>
              </w:divBdr>
            </w:div>
            <w:div w:id="926302859">
              <w:marLeft w:val="0"/>
              <w:marRight w:val="0"/>
              <w:marTop w:val="0"/>
              <w:marBottom w:val="0"/>
              <w:divBdr>
                <w:top w:val="none" w:sz="0" w:space="0" w:color="auto"/>
                <w:left w:val="none" w:sz="0" w:space="0" w:color="auto"/>
                <w:bottom w:val="none" w:sz="0" w:space="0" w:color="auto"/>
                <w:right w:val="none" w:sz="0" w:space="0" w:color="auto"/>
              </w:divBdr>
            </w:div>
            <w:div w:id="927885779">
              <w:marLeft w:val="0"/>
              <w:marRight w:val="0"/>
              <w:marTop w:val="0"/>
              <w:marBottom w:val="0"/>
              <w:divBdr>
                <w:top w:val="none" w:sz="0" w:space="0" w:color="auto"/>
                <w:left w:val="none" w:sz="0" w:space="0" w:color="auto"/>
                <w:bottom w:val="none" w:sz="0" w:space="0" w:color="auto"/>
                <w:right w:val="none" w:sz="0" w:space="0" w:color="auto"/>
              </w:divBdr>
            </w:div>
            <w:div w:id="929267228">
              <w:marLeft w:val="0"/>
              <w:marRight w:val="0"/>
              <w:marTop w:val="0"/>
              <w:marBottom w:val="0"/>
              <w:divBdr>
                <w:top w:val="none" w:sz="0" w:space="0" w:color="auto"/>
                <w:left w:val="none" w:sz="0" w:space="0" w:color="auto"/>
                <w:bottom w:val="none" w:sz="0" w:space="0" w:color="auto"/>
                <w:right w:val="none" w:sz="0" w:space="0" w:color="auto"/>
              </w:divBdr>
            </w:div>
            <w:div w:id="933132303">
              <w:marLeft w:val="0"/>
              <w:marRight w:val="0"/>
              <w:marTop w:val="0"/>
              <w:marBottom w:val="0"/>
              <w:divBdr>
                <w:top w:val="none" w:sz="0" w:space="0" w:color="auto"/>
                <w:left w:val="none" w:sz="0" w:space="0" w:color="auto"/>
                <w:bottom w:val="none" w:sz="0" w:space="0" w:color="auto"/>
                <w:right w:val="none" w:sz="0" w:space="0" w:color="auto"/>
              </w:divBdr>
            </w:div>
            <w:div w:id="933630837">
              <w:marLeft w:val="0"/>
              <w:marRight w:val="0"/>
              <w:marTop w:val="0"/>
              <w:marBottom w:val="0"/>
              <w:divBdr>
                <w:top w:val="none" w:sz="0" w:space="0" w:color="auto"/>
                <w:left w:val="none" w:sz="0" w:space="0" w:color="auto"/>
                <w:bottom w:val="none" w:sz="0" w:space="0" w:color="auto"/>
                <w:right w:val="none" w:sz="0" w:space="0" w:color="auto"/>
              </w:divBdr>
            </w:div>
            <w:div w:id="937176259">
              <w:marLeft w:val="0"/>
              <w:marRight w:val="0"/>
              <w:marTop w:val="0"/>
              <w:marBottom w:val="0"/>
              <w:divBdr>
                <w:top w:val="none" w:sz="0" w:space="0" w:color="auto"/>
                <w:left w:val="none" w:sz="0" w:space="0" w:color="auto"/>
                <w:bottom w:val="none" w:sz="0" w:space="0" w:color="auto"/>
                <w:right w:val="none" w:sz="0" w:space="0" w:color="auto"/>
              </w:divBdr>
            </w:div>
            <w:div w:id="942343878">
              <w:marLeft w:val="0"/>
              <w:marRight w:val="0"/>
              <w:marTop w:val="0"/>
              <w:marBottom w:val="0"/>
              <w:divBdr>
                <w:top w:val="none" w:sz="0" w:space="0" w:color="auto"/>
                <w:left w:val="none" w:sz="0" w:space="0" w:color="auto"/>
                <w:bottom w:val="none" w:sz="0" w:space="0" w:color="auto"/>
                <w:right w:val="none" w:sz="0" w:space="0" w:color="auto"/>
              </w:divBdr>
            </w:div>
            <w:div w:id="942373065">
              <w:marLeft w:val="0"/>
              <w:marRight w:val="0"/>
              <w:marTop w:val="480"/>
              <w:marBottom w:val="0"/>
              <w:divBdr>
                <w:top w:val="single" w:sz="6" w:space="0" w:color="auto"/>
                <w:left w:val="single" w:sz="6" w:space="0" w:color="auto"/>
                <w:bottom w:val="single" w:sz="6" w:space="0" w:color="auto"/>
                <w:right w:val="single" w:sz="6" w:space="0" w:color="auto"/>
              </w:divBdr>
            </w:div>
            <w:div w:id="944465327">
              <w:marLeft w:val="0"/>
              <w:marRight w:val="0"/>
              <w:marTop w:val="0"/>
              <w:marBottom w:val="0"/>
              <w:divBdr>
                <w:top w:val="none" w:sz="0" w:space="0" w:color="auto"/>
                <w:left w:val="none" w:sz="0" w:space="0" w:color="auto"/>
                <w:bottom w:val="none" w:sz="0" w:space="0" w:color="auto"/>
                <w:right w:val="none" w:sz="0" w:space="0" w:color="auto"/>
              </w:divBdr>
            </w:div>
            <w:div w:id="947127733">
              <w:marLeft w:val="0"/>
              <w:marRight w:val="0"/>
              <w:marTop w:val="0"/>
              <w:marBottom w:val="0"/>
              <w:divBdr>
                <w:top w:val="none" w:sz="0" w:space="0" w:color="auto"/>
                <w:left w:val="none" w:sz="0" w:space="0" w:color="auto"/>
                <w:bottom w:val="none" w:sz="0" w:space="0" w:color="auto"/>
                <w:right w:val="none" w:sz="0" w:space="0" w:color="auto"/>
              </w:divBdr>
            </w:div>
            <w:div w:id="954211494">
              <w:marLeft w:val="0"/>
              <w:marRight w:val="0"/>
              <w:marTop w:val="0"/>
              <w:marBottom w:val="0"/>
              <w:divBdr>
                <w:top w:val="none" w:sz="0" w:space="0" w:color="auto"/>
                <w:left w:val="none" w:sz="0" w:space="0" w:color="auto"/>
                <w:bottom w:val="none" w:sz="0" w:space="0" w:color="auto"/>
                <w:right w:val="none" w:sz="0" w:space="0" w:color="auto"/>
              </w:divBdr>
            </w:div>
            <w:div w:id="965620174">
              <w:marLeft w:val="0"/>
              <w:marRight w:val="0"/>
              <w:marTop w:val="0"/>
              <w:marBottom w:val="0"/>
              <w:divBdr>
                <w:top w:val="none" w:sz="0" w:space="0" w:color="auto"/>
                <w:left w:val="none" w:sz="0" w:space="0" w:color="auto"/>
                <w:bottom w:val="none" w:sz="0" w:space="0" w:color="auto"/>
                <w:right w:val="none" w:sz="0" w:space="0" w:color="auto"/>
              </w:divBdr>
            </w:div>
            <w:div w:id="972951845">
              <w:marLeft w:val="0"/>
              <w:marRight w:val="0"/>
              <w:marTop w:val="0"/>
              <w:marBottom w:val="0"/>
              <w:divBdr>
                <w:top w:val="none" w:sz="0" w:space="0" w:color="auto"/>
                <w:left w:val="none" w:sz="0" w:space="0" w:color="auto"/>
                <w:bottom w:val="none" w:sz="0" w:space="0" w:color="auto"/>
                <w:right w:val="none" w:sz="0" w:space="0" w:color="auto"/>
              </w:divBdr>
            </w:div>
            <w:div w:id="973607623">
              <w:marLeft w:val="0"/>
              <w:marRight w:val="0"/>
              <w:marTop w:val="0"/>
              <w:marBottom w:val="0"/>
              <w:divBdr>
                <w:top w:val="none" w:sz="0" w:space="0" w:color="auto"/>
                <w:left w:val="none" w:sz="0" w:space="0" w:color="auto"/>
                <w:bottom w:val="none" w:sz="0" w:space="0" w:color="auto"/>
                <w:right w:val="none" w:sz="0" w:space="0" w:color="auto"/>
              </w:divBdr>
            </w:div>
            <w:div w:id="988242207">
              <w:marLeft w:val="0"/>
              <w:marRight w:val="0"/>
              <w:marTop w:val="0"/>
              <w:marBottom w:val="0"/>
              <w:divBdr>
                <w:top w:val="none" w:sz="0" w:space="0" w:color="auto"/>
                <w:left w:val="none" w:sz="0" w:space="0" w:color="auto"/>
                <w:bottom w:val="none" w:sz="0" w:space="0" w:color="auto"/>
                <w:right w:val="none" w:sz="0" w:space="0" w:color="auto"/>
              </w:divBdr>
            </w:div>
            <w:div w:id="997422644">
              <w:marLeft w:val="0"/>
              <w:marRight w:val="0"/>
              <w:marTop w:val="480"/>
              <w:marBottom w:val="0"/>
              <w:divBdr>
                <w:top w:val="single" w:sz="6" w:space="0" w:color="auto"/>
                <w:left w:val="single" w:sz="6" w:space="0" w:color="auto"/>
                <w:bottom w:val="single" w:sz="6" w:space="0" w:color="auto"/>
                <w:right w:val="single" w:sz="6" w:space="0" w:color="auto"/>
              </w:divBdr>
            </w:div>
            <w:div w:id="997685880">
              <w:marLeft w:val="0"/>
              <w:marRight w:val="0"/>
              <w:marTop w:val="0"/>
              <w:marBottom w:val="0"/>
              <w:divBdr>
                <w:top w:val="none" w:sz="0" w:space="0" w:color="auto"/>
                <w:left w:val="none" w:sz="0" w:space="0" w:color="auto"/>
                <w:bottom w:val="none" w:sz="0" w:space="0" w:color="auto"/>
                <w:right w:val="none" w:sz="0" w:space="0" w:color="auto"/>
              </w:divBdr>
            </w:div>
            <w:div w:id="998582564">
              <w:marLeft w:val="0"/>
              <w:marRight w:val="0"/>
              <w:marTop w:val="0"/>
              <w:marBottom w:val="0"/>
              <w:divBdr>
                <w:top w:val="none" w:sz="0" w:space="0" w:color="auto"/>
                <w:left w:val="none" w:sz="0" w:space="0" w:color="auto"/>
                <w:bottom w:val="none" w:sz="0" w:space="0" w:color="auto"/>
                <w:right w:val="none" w:sz="0" w:space="0" w:color="auto"/>
              </w:divBdr>
            </w:div>
            <w:div w:id="1000498981">
              <w:marLeft w:val="0"/>
              <w:marRight w:val="0"/>
              <w:marTop w:val="0"/>
              <w:marBottom w:val="0"/>
              <w:divBdr>
                <w:top w:val="none" w:sz="0" w:space="0" w:color="auto"/>
                <w:left w:val="none" w:sz="0" w:space="0" w:color="auto"/>
                <w:bottom w:val="none" w:sz="0" w:space="0" w:color="auto"/>
                <w:right w:val="none" w:sz="0" w:space="0" w:color="auto"/>
              </w:divBdr>
            </w:div>
            <w:div w:id="1006860114">
              <w:marLeft w:val="0"/>
              <w:marRight w:val="0"/>
              <w:marTop w:val="0"/>
              <w:marBottom w:val="0"/>
              <w:divBdr>
                <w:top w:val="none" w:sz="0" w:space="0" w:color="auto"/>
                <w:left w:val="none" w:sz="0" w:space="0" w:color="auto"/>
                <w:bottom w:val="none" w:sz="0" w:space="0" w:color="auto"/>
                <w:right w:val="none" w:sz="0" w:space="0" w:color="auto"/>
              </w:divBdr>
            </w:div>
            <w:div w:id="1011949013">
              <w:marLeft w:val="0"/>
              <w:marRight w:val="0"/>
              <w:marTop w:val="0"/>
              <w:marBottom w:val="0"/>
              <w:divBdr>
                <w:top w:val="none" w:sz="0" w:space="0" w:color="auto"/>
                <w:left w:val="none" w:sz="0" w:space="0" w:color="auto"/>
                <w:bottom w:val="none" w:sz="0" w:space="0" w:color="auto"/>
                <w:right w:val="none" w:sz="0" w:space="0" w:color="auto"/>
              </w:divBdr>
            </w:div>
            <w:div w:id="1011949325">
              <w:marLeft w:val="0"/>
              <w:marRight w:val="0"/>
              <w:marTop w:val="0"/>
              <w:marBottom w:val="0"/>
              <w:divBdr>
                <w:top w:val="none" w:sz="0" w:space="0" w:color="auto"/>
                <w:left w:val="none" w:sz="0" w:space="0" w:color="auto"/>
                <w:bottom w:val="none" w:sz="0" w:space="0" w:color="auto"/>
                <w:right w:val="none" w:sz="0" w:space="0" w:color="auto"/>
              </w:divBdr>
            </w:div>
            <w:div w:id="1013533137">
              <w:marLeft w:val="0"/>
              <w:marRight w:val="0"/>
              <w:marTop w:val="0"/>
              <w:marBottom w:val="0"/>
              <w:divBdr>
                <w:top w:val="none" w:sz="0" w:space="0" w:color="auto"/>
                <w:left w:val="none" w:sz="0" w:space="0" w:color="auto"/>
                <w:bottom w:val="none" w:sz="0" w:space="0" w:color="auto"/>
                <w:right w:val="none" w:sz="0" w:space="0" w:color="auto"/>
              </w:divBdr>
            </w:div>
            <w:div w:id="1016158175">
              <w:marLeft w:val="0"/>
              <w:marRight w:val="0"/>
              <w:marTop w:val="0"/>
              <w:marBottom w:val="0"/>
              <w:divBdr>
                <w:top w:val="none" w:sz="0" w:space="0" w:color="auto"/>
                <w:left w:val="none" w:sz="0" w:space="0" w:color="auto"/>
                <w:bottom w:val="none" w:sz="0" w:space="0" w:color="auto"/>
                <w:right w:val="none" w:sz="0" w:space="0" w:color="auto"/>
              </w:divBdr>
            </w:div>
            <w:div w:id="1017459785">
              <w:marLeft w:val="0"/>
              <w:marRight w:val="0"/>
              <w:marTop w:val="0"/>
              <w:marBottom w:val="0"/>
              <w:divBdr>
                <w:top w:val="none" w:sz="0" w:space="0" w:color="auto"/>
                <w:left w:val="none" w:sz="0" w:space="0" w:color="auto"/>
                <w:bottom w:val="none" w:sz="0" w:space="0" w:color="auto"/>
                <w:right w:val="none" w:sz="0" w:space="0" w:color="auto"/>
              </w:divBdr>
            </w:div>
            <w:div w:id="1018123496">
              <w:marLeft w:val="0"/>
              <w:marRight w:val="0"/>
              <w:marTop w:val="0"/>
              <w:marBottom w:val="0"/>
              <w:divBdr>
                <w:top w:val="none" w:sz="0" w:space="0" w:color="auto"/>
                <w:left w:val="none" w:sz="0" w:space="0" w:color="auto"/>
                <w:bottom w:val="none" w:sz="0" w:space="0" w:color="auto"/>
                <w:right w:val="none" w:sz="0" w:space="0" w:color="auto"/>
              </w:divBdr>
            </w:div>
            <w:div w:id="1018237881">
              <w:marLeft w:val="0"/>
              <w:marRight w:val="0"/>
              <w:marTop w:val="0"/>
              <w:marBottom w:val="0"/>
              <w:divBdr>
                <w:top w:val="none" w:sz="0" w:space="0" w:color="auto"/>
                <w:left w:val="none" w:sz="0" w:space="0" w:color="auto"/>
                <w:bottom w:val="none" w:sz="0" w:space="0" w:color="auto"/>
                <w:right w:val="none" w:sz="0" w:space="0" w:color="auto"/>
              </w:divBdr>
            </w:div>
            <w:div w:id="1020744583">
              <w:marLeft w:val="0"/>
              <w:marRight w:val="0"/>
              <w:marTop w:val="480"/>
              <w:marBottom w:val="0"/>
              <w:divBdr>
                <w:top w:val="single" w:sz="6" w:space="0" w:color="auto"/>
                <w:left w:val="single" w:sz="6" w:space="0" w:color="auto"/>
                <w:bottom w:val="single" w:sz="6" w:space="0" w:color="auto"/>
                <w:right w:val="single" w:sz="6" w:space="0" w:color="auto"/>
              </w:divBdr>
            </w:div>
            <w:div w:id="1021249361">
              <w:marLeft w:val="0"/>
              <w:marRight w:val="0"/>
              <w:marTop w:val="0"/>
              <w:marBottom w:val="0"/>
              <w:divBdr>
                <w:top w:val="none" w:sz="0" w:space="0" w:color="auto"/>
                <w:left w:val="none" w:sz="0" w:space="0" w:color="auto"/>
                <w:bottom w:val="none" w:sz="0" w:space="0" w:color="auto"/>
                <w:right w:val="none" w:sz="0" w:space="0" w:color="auto"/>
              </w:divBdr>
            </w:div>
            <w:div w:id="1022824113">
              <w:marLeft w:val="0"/>
              <w:marRight w:val="0"/>
              <w:marTop w:val="0"/>
              <w:marBottom w:val="0"/>
              <w:divBdr>
                <w:top w:val="none" w:sz="0" w:space="0" w:color="auto"/>
                <w:left w:val="none" w:sz="0" w:space="0" w:color="auto"/>
                <w:bottom w:val="none" w:sz="0" w:space="0" w:color="auto"/>
                <w:right w:val="none" w:sz="0" w:space="0" w:color="auto"/>
              </w:divBdr>
            </w:div>
            <w:div w:id="1027215646">
              <w:marLeft w:val="0"/>
              <w:marRight w:val="0"/>
              <w:marTop w:val="0"/>
              <w:marBottom w:val="0"/>
              <w:divBdr>
                <w:top w:val="none" w:sz="0" w:space="0" w:color="auto"/>
                <w:left w:val="none" w:sz="0" w:space="0" w:color="auto"/>
                <w:bottom w:val="none" w:sz="0" w:space="0" w:color="auto"/>
                <w:right w:val="none" w:sz="0" w:space="0" w:color="auto"/>
              </w:divBdr>
            </w:div>
            <w:div w:id="1027490726">
              <w:marLeft w:val="0"/>
              <w:marRight w:val="0"/>
              <w:marTop w:val="0"/>
              <w:marBottom w:val="0"/>
              <w:divBdr>
                <w:top w:val="none" w:sz="0" w:space="0" w:color="auto"/>
                <w:left w:val="none" w:sz="0" w:space="0" w:color="auto"/>
                <w:bottom w:val="none" w:sz="0" w:space="0" w:color="auto"/>
                <w:right w:val="none" w:sz="0" w:space="0" w:color="auto"/>
              </w:divBdr>
            </w:div>
            <w:div w:id="1028674860">
              <w:marLeft w:val="0"/>
              <w:marRight w:val="0"/>
              <w:marTop w:val="0"/>
              <w:marBottom w:val="0"/>
              <w:divBdr>
                <w:top w:val="none" w:sz="0" w:space="0" w:color="auto"/>
                <w:left w:val="none" w:sz="0" w:space="0" w:color="auto"/>
                <w:bottom w:val="none" w:sz="0" w:space="0" w:color="auto"/>
                <w:right w:val="none" w:sz="0" w:space="0" w:color="auto"/>
              </w:divBdr>
            </w:div>
            <w:div w:id="1029524194">
              <w:marLeft w:val="0"/>
              <w:marRight w:val="0"/>
              <w:marTop w:val="0"/>
              <w:marBottom w:val="0"/>
              <w:divBdr>
                <w:top w:val="none" w:sz="0" w:space="0" w:color="auto"/>
                <w:left w:val="none" w:sz="0" w:space="0" w:color="auto"/>
                <w:bottom w:val="none" w:sz="0" w:space="0" w:color="auto"/>
                <w:right w:val="none" w:sz="0" w:space="0" w:color="auto"/>
              </w:divBdr>
            </w:div>
            <w:div w:id="1038898970">
              <w:marLeft w:val="0"/>
              <w:marRight w:val="0"/>
              <w:marTop w:val="0"/>
              <w:marBottom w:val="0"/>
              <w:divBdr>
                <w:top w:val="none" w:sz="0" w:space="0" w:color="auto"/>
                <w:left w:val="none" w:sz="0" w:space="0" w:color="auto"/>
                <w:bottom w:val="none" w:sz="0" w:space="0" w:color="auto"/>
                <w:right w:val="none" w:sz="0" w:space="0" w:color="auto"/>
              </w:divBdr>
            </w:div>
            <w:div w:id="1043559621">
              <w:marLeft w:val="0"/>
              <w:marRight w:val="0"/>
              <w:marTop w:val="0"/>
              <w:marBottom w:val="0"/>
              <w:divBdr>
                <w:top w:val="none" w:sz="0" w:space="0" w:color="auto"/>
                <w:left w:val="none" w:sz="0" w:space="0" w:color="auto"/>
                <w:bottom w:val="none" w:sz="0" w:space="0" w:color="auto"/>
                <w:right w:val="none" w:sz="0" w:space="0" w:color="auto"/>
              </w:divBdr>
            </w:div>
            <w:div w:id="1043871916">
              <w:marLeft w:val="0"/>
              <w:marRight w:val="0"/>
              <w:marTop w:val="0"/>
              <w:marBottom w:val="0"/>
              <w:divBdr>
                <w:top w:val="none" w:sz="0" w:space="0" w:color="auto"/>
                <w:left w:val="none" w:sz="0" w:space="0" w:color="auto"/>
                <w:bottom w:val="none" w:sz="0" w:space="0" w:color="auto"/>
                <w:right w:val="none" w:sz="0" w:space="0" w:color="auto"/>
              </w:divBdr>
            </w:div>
            <w:div w:id="1048265191">
              <w:marLeft w:val="0"/>
              <w:marRight w:val="0"/>
              <w:marTop w:val="0"/>
              <w:marBottom w:val="0"/>
              <w:divBdr>
                <w:top w:val="none" w:sz="0" w:space="0" w:color="auto"/>
                <w:left w:val="none" w:sz="0" w:space="0" w:color="auto"/>
                <w:bottom w:val="none" w:sz="0" w:space="0" w:color="auto"/>
                <w:right w:val="none" w:sz="0" w:space="0" w:color="auto"/>
              </w:divBdr>
            </w:div>
            <w:div w:id="1048526580">
              <w:marLeft w:val="0"/>
              <w:marRight w:val="0"/>
              <w:marTop w:val="0"/>
              <w:marBottom w:val="0"/>
              <w:divBdr>
                <w:top w:val="none" w:sz="0" w:space="0" w:color="auto"/>
                <w:left w:val="none" w:sz="0" w:space="0" w:color="auto"/>
                <w:bottom w:val="none" w:sz="0" w:space="0" w:color="auto"/>
                <w:right w:val="none" w:sz="0" w:space="0" w:color="auto"/>
              </w:divBdr>
            </w:div>
            <w:div w:id="1050420623">
              <w:marLeft w:val="0"/>
              <w:marRight w:val="0"/>
              <w:marTop w:val="0"/>
              <w:marBottom w:val="0"/>
              <w:divBdr>
                <w:top w:val="none" w:sz="0" w:space="0" w:color="auto"/>
                <w:left w:val="none" w:sz="0" w:space="0" w:color="auto"/>
                <w:bottom w:val="none" w:sz="0" w:space="0" w:color="auto"/>
                <w:right w:val="none" w:sz="0" w:space="0" w:color="auto"/>
              </w:divBdr>
            </w:div>
            <w:div w:id="1051733285">
              <w:marLeft w:val="0"/>
              <w:marRight w:val="0"/>
              <w:marTop w:val="0"/>
              <w:marBottom w:val="0"/>
              <w:divBdr>
                <w:top w:val="none" w:sz="0" w:space="0" w:color="auto"/>
                <w:left w:val="none" w:sz="0" w:space="0" w:color="auto"/>
                <w:bottom w:val="none" w:sz="0" w:space="0" w:color="auto"/>
                <w:right w:val="none" w:sz="0" w:space="0" w:color="auto"/>
              </w:divBdr>
            </w:div>
            <w:div w:id="1056660894">
              <w:marLeft w:val="0"/>
              <w:marRight w:val="0"/>
              <w:marTop w:val="0"/>
              <w:marBottom w:val="0"/>
              <w:divBdr>
                <w:top w:val="none" w:sz="0" w:space="0" w:color="auto"/>
                <w:left w:val="none" w:sz="0" w:space="0" w:color="auto"/>
                <w:bottom w:val="none" w:sz="0" w:space="0" w:color="auto"/>
                <w:right w:val="none" w:sz="0" w:space="0" w:color="auto"/>
              </w:divBdr>
            </w:div>
            <w:div w:id="1058358227">
              <w:marLeft w:val="0"/>
              <w:marRight w:val="0"/>
              <w:marTop w:val="0"/>
              <w:marBottom w:val="0"/>
              <w:divBdr>
                <w:top w:val="none" w:sz="0" w:space="0" w:color="auto"/>
                <w:left w:val="none" w:sz="0" w:space="0" w:color="auto"/>
                <w:bottom w:val="none" w:sz="0" w:space="0" w:color="auto"/>
                <w:right w:val="none" w:sz="0" w:space="0" w:color="auto"/>
              </w:divBdr>
            </w:div>
            <w:div w:id="1060400855">
              <w:marLeft w:val="0"/>
              <w:marRight w:val="0"/>
              <w:marTop w:val="0"/>
              <w:marBottom w:val="0"/>
              <w:divBdr>
                <w:top w:val="none" w:sz="0" w:space="0" w:color="auto"/>
                <w:left w:val="none" w:sz="0" w:space="0" w:color="auto"/>
                <w:bottom w:val="none" w:sz="0" w:space="0" w:color="auto"/>
                <w:right w:val="none" w:sz="0" w:space="0" w:color="auto"/>
              </w:divBdr>
            </w:div>
            <w:div w:id="1060592051">
              <w:marLeft w:val="0"/>
              <w:marRight w:val="0"/>
              <w:marTop w:val="0"/>
              <w:marBottom w:val="0"/>
              <w:divBdr>
                <w:top w:val="none" w:sz="0" w:space="0" w:color="auto"/>
                <w:left w:val="none" w:sz="0" w:space="0" w:color="auto"/>
                <w:bottom w:val="none" w:sz="0" w:space="0" w:color="auto"/>
                <w:right w:val="none" w:sz="0" w:space="0" w:color="auto"/>
              </w:divBdr>
            </w:div>
            <w:div w:id="1061103644">
              <w:marLeft w:val="0"/>
              <w:marRight w:val="0"/>
              <w:marTop w:val="0"/>
              <w:marBottom w:val="0"/>
              <w:divBdr>
                <w:top w:val="none" w:sz="0" w:space="0" w:color="auto"/>
                <w:left w:val="none" w:sz="0" w:space="0" w:color="auto"/>
                <w:bottom w:val="none" w:sz="0" w:space="0" w:color="auto"/>
                <w:right w:val="none" w:sz="0" w:space="0" w:color="auto"/>
              </w:divBdr>
            </w:div>
            <w:div w:id="1068918950">
              <w:marLeft w:val="0"/>
              <w:marRight w:val="0"/>
              <w:marTop w:val="0"/>
              <w:marBottom w:val="0"/>
              <w:divBdr>
                <w:top w:val="none" w:sz="0" w:space="0" w:color="auto"/>
                <w:left w:val="none" w:sz="0" w:space="0" w:color="auto"/>
                <w:bottom w:val="none" w:sz="0" w:space="0" w:color="auto"/>
                <w:right w:val="none" w:sz="0" w:space="0" w:color="auto"/>
              </w:divBdr>
            </w:div>
            <w:div w:id="1070814305">
              <w:marLeft w:val="0"/>
              <w:marRight w:val="0"/>
              <w:marTop w:val="0"/>
              <w:marBottom w:val="0"/>
              <w:divBdr>
                <w:top w:val="none" w:sz="0" w:space="0" w:color="auto"/>
                <w:left w:val="none" w:sz="0" w:space="0" w:color="auto"/>
                <w:bottom w:val="none" w:sz="0" w:space="0" w:color="auto"/>
                <w:right w:val="none" w:sz="0" w:space="0" w:color="auto"/>
              </w:divBdr>
            </w:div>
            <w:div w:id="1072700556">
              <w:marLeft w:val="0"/>
              <w:marRight w:val="0"/>
              <w:marTop w:val="0"/>
              <w:marBottom w:val="0"/>
              <w:divBdr>
                <w:top w:val="none" w:sz="0" w:space="0" w:color="auto"/>
                <w:left w:val="none" w:sz="0" w:space="0" w:color="auto"/>
                <w:bottom w:val="none" w:sz="0" w:space="0" w:color="auto"/>
                <w:right w:val="none" w:sz="0" w:space="0" w:color="auto"/>
              </w:divBdr>
            </w:div>
            <w:div w:id="1073770193">
              <w:marLeft w:val="0"/>
              <w:marRight w:val="0"/>
              <w:marTop w:val="0"/>
              <w:marBottom w:val="0"/>
              <w:divBdr>
                <w:top w:val="none" w:sz="0" w:space="0" w:color="auto"/>
                <w:left w:val="none" w:sz="0" w:space="0" w:color="auto"/>
                <w:bottom w:val="none" w:sz="0" w:space="0" w:color="auto"/>
                <w:right w:val="none" w:sz="0" w:space="0" w:color="auto"/>
              </w:divBdr>
            </w:div>
            <w:div w:id="1081027330">
              <w:marLeft w:val="0"/>
              <w:marRight w:val="0"/>
              <w:marTop w:val="480"/>
              <w:marBottom w:val="0"/>
              <w:divBdr>
                <w:top w:val="single" w:sz="6" w:space="0" w:color="auto"/>
                <w:left w:val="single" w:sz="6" w:space="0" w:color="auto"/>
                <w:bottom w:val="single" w:sz="6" w:space="0" w:color="auto"/>
                <w:right w:val="single" w:sz="6" w:space="0" w:color="auto"/>
              </w:divBdr>
            </w:div>
            <w:div w:id="1082138784">
              <w:marLeft w:val="0"/>
              <w:marRight w:val="0"/>
              <w:marTop w:val="0"/>
              <w:marBottom w:val="0"/>
              <w:divBdr>
                <w:top w:val="none" w:sz="0" w:space="0" w:color="auto"/>
                <w:left w:val="none" w:sz="0" w:space="0" w:color="auto"/>
                <w:bottom w:val="none" w:sz="0" w:space="0" w:color="auto"/>
                <w:right w:val="none" w:sz="0" w:space="0" w:color="auto"/>
              </w:divBdr>
            </w:div>
            <w:div w:id="1089741319">
              <w:marLeft w:val="0"/>
              <w:marRight w:val="0"/>
              <w:marTop w:val="480"/>
              <w:marBottom w:val="0"/>
              <w:divBdr>
                <w:top w:val="single" w:sz="6" w:space="0" w:color="auto"/>
                <w:left w:val="single" w:sz="6" w:space="0" w:color="auto"/>
                <w:bottom w:val="single" w:sz="6" w:space="0" w:color="auto"/>
                <w:right w:val="single" w:sz="6" w:space="0" w:color="auto"/>
              </w:divBdr>
            </w:div>
            <w:div w:id="1092512197">
              <w:marLeft w:val="0"/>
              <w:marRight w:val="0"/>
              <w:marTop w:val="0"/>
              <w:marBottom w:val="0"/>
              <w:divBdr>
                <w:top w:val="none" w:sz="0" w:space="0" w:color="auto"/>
                <w:left w:val="none" w:sz="0" w:space="0" w:color="auto"/>
                <w:bottom w:val="none" w:sz="0" w:space="0" w:color="auto"/>
                <w:right w:val="none" w:sz="0" w:space="0" w:color="auto"/>
              </w:divBdr>
            </w:div>
            <w:div w:id="1093866734">
              <w:marLeft w:val="0"/>
              <w:marRight w:val="0"/>
              <w:marTop w:val="0"/>
              <w:marBottom w:val="0"/>
              <w:divBdr>
                <w:top w:val="none" w:sz="0" w:space="0" w:color="auto"/>
                <w:left w:val="none" w:sz="0" w:space="0" w:color="auto"/>
                <w:bottom w:val="none" w:sz="0" w:space="0" w:color="auto"/>
                <w:right w:val="none" w:sz="0" w:space="0" w:color="auto"/>
              </w:divBdr>
            </w:div>
            <w:div w:id="1106653678">
              <w:marLeft w:val="0"/>
              <w:marRight w:val="0"/>
              <w:marTop w:val="0"/>
              <w:marBottom w:val="0"/>
              <w:divBdr>
                <w:top w:val="none" w:sz="0" w:space="0" w:color="auto"/>
                <w:left w:val="none" w:sz="0" w:space="0" w:color="auto"/>
                <w:bottom w:val="none" w:sz="0" w:space="0" w:color="auto"/>
                <w:right w:val="none" w:sz="0" w:space="0" w:color="auto"/>
              </w:divBdr>
            </w:div>
            <w:div w:id="1108042961">
              <w:marLeft w:val="0"/>
              <w:marRight w:val="0"/>
              <w:marTop w:val="0"/>
              <w:marBottom w:val="0"/>
              <w:divBdr>
                <w:top w:val="none" w:sz="0" w:space="0" w:color="auto"/>
                <w:left w:val="none" w:sz="0" w:space="0" w:color="auto"/>
                <w:bottom w:val="none" w:sz="0" w:space="0" w:color="auto"/>
                <w:right w:val="none" w:sz="0" w:space="0" w:color="auto"/>
              </w:divBdr>
            </w:div>
            <w:div w:id="1115948393">
              <w:marLeft w:val="0"/>
              <w:marRight w:val="0"/>
              <w:marTop w:val="0"/>
              <w:marBottom w:val="0"/>
              <w:divBdr>
                <w:top w:val="none" w:sz="0" w:space="0" w:color="auto"/>
                <w:left w:val="none" w:sz="0" w:space="0" w:color="auto"/>
                <w:bottom w:val="none" w:sz="0" w:space="0" w:color="auto"/>
                <w:right w:val="none" w:sz="0" w:space="0" w:color="auto"/>
              </w:divBdr>
            </w:div>
            <w:div w:id="1118908554">
              <w:marLeft w:val="0"/>
              <w:marRight w:val="0"/>
              <w:marTop w:val="0"/>
              <w:marBottom w:val="0"/>
              <w:divBdr>
                <w:top w:val="none" w:sz="0" w:space="0" w:color="auto"/>
                <w:left w:val="none" w:sz="0" w:space="0" w:color="auto"/>
                <w:bottom w:val="none" w:sz="0" w:space="0" w:color="auto"/>
                <w:right w:val="none" w:sz="0" w:space="0" w:color="auto"/>
              </w:divBdr>
            </w:div>
            <w:div w:id="1125348261">
              <w:marLeft w:val="0"/>
              <w:marRight w:val="0"/>
              <w:marTop w:val="0"/>
              <w:marBottom w:val="0"/>
              <w:divBdr>
                <w:top w:val="none" w:sz="0" w:space="0" w:color="auto"/>
                <w:left w:val="none" w:sz="0" w:space="0" w:color="auto"/>
                <w:bottom w:val="none" w:sz="0" w:space="0" w:color="auto"/>
                <w:right w:val="none" w:sz="0" w:space="0" w:color="auto"/>
              </w:divBdr>
            </w:div>
            <w:div w:id="1130592244">
              <w:marLeft w:val="0"/>
              <w:marRight w:val="0"/>
              <w:marTop w:val="0"/>
              <w:marBottom w:val="0"/>
              <w:divBdr>
                <w:top w:val="none" w:sz="0" w:space="0" w:color="auto"/>
                <w:left w:val="none" w:sz="0" w:space="0" w:color="auto"/>
                <w:bottom w:val="none" w:sz="0" w:space="0" w:color="auto"/>
                <w:right w:val="none" w:sz="0" w:space="0" w:color="auto"/>
              </w:divBdr>
            </w:div>
            <w:div w:id="1144470404">
              <w:marLeft w:val="0"/>
              <w:marRight w:val="0"/>
              <w:marTop w:val="0"/>
              <w:marBottom w:val="0"/>
              <w:divBdr>
                <w:top w:val="none" w:sz="0" w:space="0" w:color="auto"/>
                <w:left w:val="none" w:sz="0" w:space="0" w:color="auto"/>
                <w:bottom w:val="none" w:sz="0" w:space="0" w:color="auto"/>
                <w:right w:val="none" w:sz="0" w:space="0" w:color="auto"/>
              </w:divBdr>
            </w:div>
            <w:div w:id="1144783833">
              <w:marLeft w:val="0"/>
              <w:marRight w:val="0"/>
              <w:marTop w:val="0"/>
              <w:marBottom w:val="0"/>
              <w:divBdr>
                <w:top w:val="none" w:sz="0" w:space="0" w:color="auto"/>
                <w:left w:val="none" w:sz="0" w:space="0" w:color="auto"/>
                <w:bottom w:val="none" w:sz="0" w:space="0" w:color="auto"/>
                <w:right w:val="none" w:sz="0" w:space="0" w:color="auto"/>
              </w:divBdr>
            </w:div>
            <w:div w:id="1146510427">
              <w:marLeft w:val="0"/>
              <w:marRight w:val="0"/>
              <w:marTop w:val="0"/>
              <w:marBottom w:val="0"/>
              <w:divBdr>
                <w:top w:val="none" w:sz="0" w:space="0" w:color="auto"/>
                <w:left w:val="none" w:sz="0" w:space="0" w:color="auto"/>
                <w:bottom w:val="none" w:sz="0" w:space="0" w:color="auto"/>
                <w:right w:val="none" w:sz="0" w:space="0" w:color="auto"/>
              </w:divBdr>
            </w:div>
            <w:div w:id="1146818812">
              <w:marLeft w:val="0"/>
              <w:marRight w:val="0"/>
              <w:marTop w:val="0"/>
              <w:marBottom w:val="0"/>
              <w:divBdr>
                <w:top w:val="none" w:sz="0" w:space="0" w:color="auto"/>
                <w:left w:val="none" w:sz="0" w:space="0" w:color="auto"/>
                <w:bottom w:val="none" w:sz="0" w:space="0" w:color="auto"/>
                <w:right w:val="none" w:sz="0" w:space="0" w:color="auto"/>
              </w:divBdr>
            </w:div>
            <w:div w:id="1148131708">
              <w:marLeft w:val="0"/>
              <w:marRight w:val="0"/>
              <w:marTop w:val="0"/>
              <w:marBottom w:val="0"/>
              <w:divBdr>
                <w:top w:val="none" w:sz="0" w:space="0" w:color="auto"/>
                <w:left w:val="none" w:sz="0" w:space="0" w:color="auto"/>
                <w:bottom w:val="none" w:sz="0" w:space="0" w:color="auto"/>
                <w:right w:val="none" w:sz="0" w:space="0" w:color="auto"/>
              </w:divBdr>
            </w:div>
            <w:div w:id="1149633141">
              <w:marLeft w:val="0"/>
              <w:marRight w:val="0"/>
              <w:marTop w:val="0"/>
              <w:marBottom w:val="0"/>
              <w:divBdr>
                <w:top w:val="none" w:sz="0" w:space="0" w:color="auto"/>
                <w:left w:val="none" w:sz="0" w:space="0" w:color="auto"/>
                <w:bottom w:val="none" w:sz="0" w:space="0" w:color="auto"/>
                <w:right w:val="none" w:sz="0" w:space="0" w:color="auto"/>
              </w:divBdr>
            </w:div>
            <w:div w:id="1152024078">
              <w:marLeft w:val="0"/>
              <w:marRight w:val="0"/>
              <w:marTop w:val="0"/>
              <w:marBottom w:val="0"/>
              <w:divBdr>
                <w:top w:val="none" w:sz="0" w:space="0" w:color="auto"/>
                <w:left w:val="none" w:sz="0" w:space="0" w:color="auto"/>
                <w:bottom w:val="none" w:sz="0" w:space="0" w:color="auto"/>
                <w:right w:val="none" w:sz="0" w:space="0" w:color="auto"/>
              </w:divBdr>
            </w:div>
            <w:div w:id="1155029032">
              <w:marLeft w:val="0"/>
              <w:marRight w:val="0"/>
              <w:marTop w:val="0"/>
              <w:marBottom w:val="0"/>
              <w:divBdr>
                <w:top w:val="none" w:sz="0" w:space="0" w:color="auto"/>
                <w:left w:val="none" w:sz="0" w:space="0" w:color="auto"/>
                <w:bottom w:val="none" w:sz="0" w:space="0" w:color="auto"/>
                <w:right w:val="none" w:sz="0" w:space="0" w:color="auto"/>
              </w:divBdr>
            </w:div>
            <w:div w:id="1155953644">
              <w:marLeft w:val="0"/>
              <w:marRight w:val="0"/>
              <w:marTop w:val="0"/>
              <w:marBottom w:val="0"/>
              <w:divBdr>
                <w:top w:val="none" w:sz="0" w:space="0" w:color="auto"/>
                <w:left w:val="none" w:sz="0" w:space="0" w:color="auto"/>
                <w:bottom w:val="none" w:sz="0" w:space="0" w:color="auto"/>
                <w:right w:val="none" w:sz="0" w:space="0" w:color="auto"/>
              </w:divBdr>
            </w:div>
            <w:div w:id="1156260598">
              <w:marLeft w:val="0"/>
              <w:marRight w:val="0"/>
              <w:marTop w:val="0"/>
              <w:marBottom w:val="0"/>
              <w:divBdr>
                <w:top w:val="none" w:sz="0" w:space="0" w:color="auto"/>
                <w:left w:val="none" w:sz="0" w:space="0" w:color="auto"/>
                <w:bottom w:val="none" w:sz="0" w:space="0" w:color="auto"/>
                <w:right w:val="none" w:sz="0" w:space="0" w:color="auto"/>
              </w:divBdr>
            </w:div>
            <w:div w:id="1157068675">
              <w:marLeft w:val="0"/>
              <w:marRight w:val="0"/>
              <w:marTop w:val="0"/>
              <w:marBottom w:val="0"/>
              <w:divBdr>
                <w:top w:val="none" w:sz="0" w:space="0" w:color="auto"/>
                <w:left w:val="none" w:sz="0" w:space="0" w:color="auto"/>
                <w:bottom w:val="none" w:sz="0" w:space="0" w:color="auto"/>
                <w:right w:val="none" w:sz="0" w:space="0" w:color="auto"/>
              </w:divBdr>
            </w:div>
            <w:div w:id="1159225840">
              <w:marLeft w:val="0"/>
              <w:marRight w:val="0"/>
              <w:marTop w:val="0"/>
              <w:marBottom w:val="0"/>
              <w:divBdr>
                <w:top w:val="none" w:sz="0" w:space="0" w:color="auto"/>
                <w:left w:val="none" w:sz="0" w:space="0" w:color="auto"/>
                <w:bottom w:val="none" w:sz="0" w:space="0" w:color="auto"/>
                <w:right w:val="none" w:sz="0" w:space="0" w:color="auto"/>
              </w:divBdr>
            </w:div>
            <w:div w:id="1160315157">
              <w:marLeft w:val="0"/>
              <w:marRight w:val="0"/>
              <w:marTop w:val="0"/>
              <w:marBottom w:val="0"/>
              <w:divBdr>
                <w:top w:val="none" w:sz="0" w:space="0" w:color="auto"/>
                <w:left w:val="none" w:sz="0" w:space="0" w:color="auto"/>
                <w:bottom w:val="none" w:sz="0" w:space="0" w:color="auto"/>
                <w:right w:val="none" w:sz="0" w:space="0" w:color="auto"/>
              </w:divBdr>
            </w:div>
            <w:div w:id="1169128833">
              <w:marLeft w:val="0"/>
              <w:marRight w:val="0"/>
              <w:marTop w:val="0"/>
              <w:marBottom w:val="0"/>
              <w:divBdr>
                <w:top w:val="none" w:sz="0" w:space="0" w:color="auto"/>
                <w:left w:val="none" w:sz="0" w:space="0" w:color="auto"/>
                <w:bottom w:val="none" w:sz="0" w:space="0" w:color="auto"/>
                <w:right w:val="none" w:sz="0" w:space="0" w:color="auto"/>
              </w:divBdr>
            </w:div>
            <w:div w:id="1171019210">
              <w:marLeft w:val="0"/>
              <w:marRight w:val="0"/>
              <w:marTop w:val="0"/>
              <w:marBottom w:val="0"/>
              <w:divBdr>
                <w:top w:val="none" w:sz="0" w:space="0" w:color="auto"/>
                <w:left w:val="none" w:sz="0" w:space="0" w:color="auto"/>
                <w:bottom w:val="none" w:sz="0" w:space="0" w:color="auto"/>
                <w:right w:val="none" w:sz="0" w:space="0" w:color="auto"/>
              </w:divBdr>
            </w:div>
            <w:div w:id="1171604099">
              <w:marLeft w:val="0"/>
              <w:marRight w:val="0"/>
              <w:marTop w:val="0"/>
              <w:marBottom w:val="0"/>
              <w:divBdr>
                <w:top w:val="none" w:sz="0" w:space="0" w:color="auto"/>
                <w:left w:val="none" w:sz="0" w:space="0" w:color="auto"/>
                <w:bottom w:val="none" w:sz="0" w:space="0" w:color="auto"/>
                <w:right w:val="none" w:sz="0" w:space="0" w:color="auto"/>
              </w:divBdr>
            </w:div>
            <w:div w:id="1172449714">
              <w:marLeft w:val="0"/>
              <w:marRight w:val="0"/>
              <w:marTop w:val="0"/>
              <w:marBottom w:val="0"/>
              <w:divBdr>
                <w:top w:val="none" w:sz="0" w:space="0" w:color="auto"/>
                <w:left w:val="none" w:sz="0" w:space="0" w:color="auto"/>
                <w:bottom w:val="none" w:sz="0" w:space="0" w:color="auto"/>
                <w:right w:val="none" w:sz="0" w:space="0" w:color="auto"/>
              </w:divBdr>
            </w:div>
            <w:div w:id="1173715715">
              <w:marLeft w:val="0"/>
              <w:marRight w:val="0"/>
              <w:marTop w:val="0"/>
              <w:marBottom w:val="0"/>
              <w:divBdr>
                <w:top w:val="none" w:sz="0" w:space="0" w:color="auto"/>
                <w:left w:val="none" w:sz="0" w:space="0" w:color="auto"/>
                <w:bottom w:val="none" w:sz="0" w:space="0" w:color="auto"/>
                <w:right w:val="none" w:sz="0" w:space="0" w:color="auto"/>
              </w:divBdr>
            </w:div>
            <w:div w:id="1174302035">
              <w:marLeft w:val="0"/>
              <w:marRight w:val="0"/>
              <w:marTop w:val="0"/>
              <w:marBottom w:val="0"/>
              <w:divBdr>
                <w:top w:val="none" w:sz="0" w:space="0" w:color="auto"/>
                <w:left w:val="none" w:sz="0" w:space="0" w:color="auto"/>
                <w:bottom w:val="none" w:sz="0" w:space="0" w:color="auto"/>
                <w:right w:val="none" w:sz="0" w:space="0" w:color="auto"/>
              </w:divBdr>
            </w:div>
            <w:div w:id="1175152188">
              <w:marLeft w:val="0"/>
              <w:marRight w:val="0"/>
              <w:marTop w:val="0"/>
              <w:marBottom w:val="0"/>
              <w:divBdr>
                <w:top w:val="none" w:sz="0" w:space="0" w:color="auto"/>
                <w:left w:val="none" w:sz="0" w:space="0" w:color="auto"/>
                <w:bottom w:val="none" w:sz="0" w:space="0" w:color="auto"/>
                <w:right w:val="none" w:sz="0" w:space="0" w:color="auto"/>
              </w:divBdr>
            </w:div>
            <w:div w:id="1178039169">
              <w:marLeft w:val="0"/>
              <w:marRight w:val="0"/>
              <w:marTop w:val="0"/>
              <w:marBottom w:val="0"/>
              <w:divBdr>
                <w:top w:val="none" w:sz="0" w:space="0" w:color="auto"/>
                <w:left w:val="none" w:sz="0" w:space="0" w:color="auto"/>
                <w:bottom w:val="none" w:sz="0" w:space="0" w:color="auto"/>
                <w:right w:val="none" w:sz="0" w:space="0" w:color="auto"/>
              </w:divBdr>
            </w:div>
            <w:div w:id="1178927601">
              <w:marLeft w:val="0"/>
              <w:marRight w:val="0"/>
              <w:marTop w:val="0"/>
              <w:marBottom w:val="0"/>
              <w:divBdr>
                <w:top w:val="none" w:sz="0" w:space="0" w:color="auto"/>
                <w:left w:val="none" w:sz="0" w:space="0" w:color="auto"/>
                <w:bottom w:val="none" w:sz="0" w:space="0" w:color="auto"/>
                <w:right w:val="none" w:sz="0" w:space="0" w:color="auto"/>
              </w:divBdr>
            </w:div>
            <w:div w:id="1180697620">
              <w:marLeft w:val="0"/>
              <w:marRight w:val="0"/>
              <w:marTop w:val="0"/>
              <w:marBottom w:val="0"/>
              <w:divBdr>
                <w:top w:val="none" w:sz="0" w:space="0" w:color="auto"/>
                <w:left w:val="none" w:sz="0" w:space="0" w:color="auto"/>
                <w:bottom w:val="none" w:sz="0" w:space="0" w:color="auto"/>
                <w:right w:val="none" w:sz="0" w:space="0" w:color="auto"/>
              </w:divBdr>
            </w:div>
            <w:div w:id="1183669257">
              <w:marLeft w:val="0"/>
              <w:marRight w:val="0"/>
              <w:marTop w:val="0"/>
              <w:marBottom w:val="0"/>
              <w:divBdr>
                <w:top w:val="none" w:sz="0" w:space="0" w:color="auto"/>
                <w:left w:val="none" w:sz="0" w:space="0" w:color="auto"/>
                <w:bottom w:val="none" w:sz="0" w:space="0" w:color="auto"/>
                <w:right w:val="none" w:sz="0" w:space="0" w:color="auto"/>
              </w:divBdr>
            </w:div>
            <w:div w:id="1187016817">
              <w:marLeft w:val="0"/>
              <w:marRight w:val="0"/>
              <w:marTop w:val="0"/>
              <w:marBottom w:val="0"/>
              <w:divBdr>
                <w:top w:val="none" w:sz="0" w:space="0" w:color="auto"/>
                <w:left w:val="none" w:sz="0" w:space="0" w:color="auto"/>
                <w:bottom w:val="none" w:sz="0" w:space="0" w:color="auto"/>
                <w:right w:val="none" w:sz="0" w:space="0" w:color="auto"/>
              </w:divBdr>
            </w:div>
            <w:div w:id="1211646725">
              <w:marLeft w:val="0"/>
              <w:marRight w:val="0"/>
              <w:marTop w:val="0"/>
              <w:marBottom w:val="0"/>
              <w:divBdr>
                <w:top w:val="none" w:sz="0" w:space="0" w:color="auto"/>
                <w:left w:val="none" w:sz="0" w:space="0" w:color="auto"/>
                <w:bottom w:val="none" w:sz="0" w:space="0" w:color="auto"/>
                <w:right w:val="none" w:sz="0" w:space="0" w:color="auto"/>
              </w:divBdr>
            </w:div>
            <w:div w:id="1215966554">
              <w:marLeft w:val="0"/>
              <w:marRight w:val="0"/>
              <w:marTop w:val="0"/>
              <w:marBottom w:val="0"/>
              <w:divBdr>
                <w:top w:val="none" w:sz="0" w:space="0" w:color="auto"/>
                <w:left w:val="none" w:sz="0" w:space="0" w:color="auto"/>
                <w:bottom w:val="none" w:sz="0" w:space="0" w:color="auto"/>
                <w:right w:val="none" w:sz="0" w:space="0" w:color="auto"/>
              </w:divBdr>
            </w:div>
            <w:div w:id="1219976888">
              <w:marLeft w:val="0"/>
              <w:marRight w:val="0"/>
              <w:marTop w:val="0"/>
              <w:marBottom w:val="0"/>
              <w:divBdr>
                <w:top w:val="none" w:sz="0" w:space="0" w:color="auto"/>
                <w:left w:val="none" w:sz="0" w:space="0" w:color="auto"/>
                <w:bottom w:val="none" w:sz="0" w:space="0" w:color="auto"/>
                <w:right w:val="none" w:sz="0" w:space="0" w:color="auto"/>
              </w:divBdr>
            </w:div>
            <w:div w:id="1221937672">
              <w:marLeft w:val="0"/>
              <w:marRight w:val="0"/>
              <w:marTop w:val="0"/>
              <w:marBottom w:val="0"/>
              <w:divBdr>
                <w:top w:val="none" w:sz="0" w:space="0" w:color="auto"/>
                <w:left w:val="none" w:sz="0" w:space="0" w:color="auto"/>
                <w:bottom w:val="none" w:sz="0" w:space="0" w:color="auto"/>
                <w:right w:val="none" w:sz="0" w:space="0" w:color="auto"/>
              </w:divBdr>
            </w:div>
            <w:div w:id="1223561542">
              <w:marLeft w:val="0"/>
              <w:marRight w:val="0"/>
              <w:marTop w:val="0"/>
              <w:marBottom w:val="0"/>
              <w:divBdr>
                <w:top w:val="none" w:sz="0" w:space="0" w:color="auto"/>
                <w:left w:val="none" w:sz="0" w:space="0" w:color="auto"/>
                <w:bottom w:val="none" w:sz="0" w:space="0" w:color="auto"/>
                <w:right w:val="none" w:sz="0" w:space="0" w:color="auto"/>
              </w:divBdr>
            </w:div>
            <w:div w:id="1224099223">
              <w:marLeft w:val="0"/>
              <w:marRight w:val="0"/>
              <w:marTop w:val="0"/>
              <w:marBottom w:val="0"/>
              <w:divBdr>
                <w:top w:val="none" w:sz="0" w:space="0" w:color="auto"/>
                <w:left w:val="none" w:sz="0" w:space="0" w:color="auto"/>
                <w:bottom w:val="none" w:sz="0" w:space="0" w:color="auto"/>
                <w:right w:val="none" w:sz="0" w:space="0" w:color="auto"/>
              </w:divBdr>
            </w:div>
            <w:div w:id="1225726608">
              <w:marLeft w:val="0"/>
              <w:marRight w:val="0"/>
              <w:marTop w:val="0"/>
              <w:marBottom w:val="0"/>
              <w:divBdr>
                <w:top w:val="none" w:sz="0" w:space="0" w:color="auto"/>
                <w:left w:val="none" w:sz="0" w:space="0" w:color="auto"/>
                <w:bottom w:val="none" w:sz="0" w:space="0" w:color="auto"/>
                <w:right w:val="none" w:sz="0" w:space="0" w:color="auto"/>
              </w:divBdr>
            </w:div>
            <w:div w:id="1231579184">
              <w:marLeft w:val="0"/>
              <w:marRight w:val="0"/>
              <w:marTop w:val="0"/>
              <w:marBottom w:val="0"/>
              <w:divBdr>
                <w:top w:val="none" w:sz="0" w:space="0" w:color="auto"/>
                <w:left w:val="none" w:sz="0" w:space="0" w:color="auto"/>
                <w:bottom w:val="none" w:sz="0" w:space="0" w:color="auto"/>
                <w:right w:val="none" w:sz="0" w:space="0" w:color="auto"/>
              </w:divBdr>
            </w:div>
            <w:div w:id="1232233905">
              <w:marLeft w:val="0"/>
              <w:marRight w:val="0"/>
              <w:marTop w:val="0"/>
              <w:marBottom w:val="0"/>
              <w:divBdr>
                <w:top w:val="none" w:sz="0" w:space="0" w:color="auto"/>
                <w:left w:val="none" w:sz="0" w:space="0" w:color="auto"/>
                <w:bottom w:val="none" w:sz="0" w:space="0" w:color="auto"/>
                <w:right w:val="none" w:sz="0" w:space="0" w:color="auto"/>
              </w:divBdr>
            </w:div>
            <w:div w:id="1233471007">
              <w:marLeft w:val="0"/>
              <w:marRight w:val="0"/>
              <w:marTop w:val="0"/>
              <w:marBottom w:val="0"/>
              <w:divBdr>
                <w:top w:val="none" w:sz="0" w:space="0" w:color="auto"/>
                <w:left w:val="none" w:sz="0" w:space="0" w:color="auto"/>
                <w:bottom w:val="none" w:sz="0" w:space="0" w:color="auto"/>
                <w:right w:val="none" w:sz="0" w:space="0" w:color="auto"/>
              </w:divBdr>
            </w:div>
            <w:div w:id="1235434347">
              <w:marLeft w:val="0"/>
              <w:marRight w:val="0"/>
              <w:marTop w:val="0"/>
              <w:marBottom w:val="0"/>
              <w:divBdr>
                <w:top w:val="none" w:sz="0" w:space="0" w:color="auto"/>
                <w:left w:val="none" w:sz="0" w:space="0" w:color="auto"/>
                <w:bottom w:val="none" w:sz="0" w:space="0" w:color="auto"/>
                <w:right w:val="none" w:sz="0" w:space="0" w:color="auto"/>
              </w:divBdr>
            </w:div>
            <w:div w:id="1236550249">
              <w:marLeft w:val="0"/>
              <w:marRight w:val="0"/>
              <w:marTop w:val="0"/>
              <w:marBottom w:val="0"/>
              <w:divBdr>
                <w:top w:val="none" w:sz="0" w:space="0" w:color="auto"/>
                <w:left w:val="none" w:sz="0" w:space="0" w:color="auto"/>
                <w:bottom w:val="none" w:sz="0" w:space="0" w:color="auto"/>
                <w:right w:val="none" w:sz="0" w:space="0" w:color="auto"/>
              </w:divBdr>
            </w:div>
            <w:div w:id="1239289799">
              <w:marLeft w:val="0"/>
              <w:marRight w:val="0"/>
              <w:marTop w:val="0"/>
              <w:marBottom w:val="0"/>
              <w:divBdr>
                <w:top w:val="none" w:sz="0" w:space="0" w:color="auto"/>
                <w:left w:val="none" w:sz="0" w:space="0" w:color="auto"/>
                <w:bottom w:val="none" w:sz="0" w:space="0" w:color="auto"/>
                <w:right w:val="none" w:sz="0" w:space="0" w:color="auto"/>
              </w:divBdr>
            </w:div>
            <w:div w:id="1243490111">
              <w:marLeft w:val="0"/>
              <w:marRight w:val="0"/>
              <w:marTop w:val="0"/>
              <w:marBottom w:val="0"/>
              <w:divBdr>
                <w:top w:val="none" w:sz="0" w:space="0" w:color="auto"/>
                <w:left w:val="none" w:sz="0" w:space="0" w:color="auto"/>
                <w:bottom w:val="none" w:sz="0" w:space="0" w:color="auto"/>
                <w:right w:val="none" w:sz="0" w:space="0" w:color="auto"/>
              </w:divBdr>
            </w:div>
            <w:div w:id="1244533320">
              <w:marLeft w:val="0"/>
              <w:marRight w:val="0"/>
              <w:marTop w:val="0"/>
              <w:marBottom w:val="0"/>
              <w:divBdr>
                <w:top w:val="none" w:sz="0" w:space="0" w:color="auto"/>
                <w:left w:val="none" w:sz="0" w:space="0" w:color="auto"/>
                <w:bottom w:val="none" w:sz="0" w:space="0" w:color="auto"/>
                <w:right w:val="none" w:sz="0" w:space="0" w:color="auto"/>
              </w:divBdr>
            </w:div>
            <w:div w:id="1244728394">
              <w:marLeft w:val="0"/>
              <w:marRight w:val="0"/>
              <w:marTop w:val="0"/>
              <w:marBottom w:val="0"/>
              <w:divBdr>
                <w:top w:val="none" w:sz="0" w:space="0" w:color="auto"/>
                <w:left w:val="none" w:sz="0" w:space="0" w:color="auto"/>
                <w:bottom w:val="none" w:sz="0" w:space="0" w:color="auto"/>
                <w:right w:val="none" w:sz="0" w:space="0" w:color="auto"/>
              </w:divBdr>
            </w:div>
            <w:div w:id="1258640813">
              <w:marLeft w:val="0"/>
              <w:marRight w:val="0"/>
              <w:marTop w:val="0"/>
              <w:marBottom w:val="0"/>
              <w:divBdr>
                <w:top w:val="none" w:sz="0" w:space="0" w:color="auto"/>
                <w:left w:val="none" w:sz="0" w:space="0" w:color="auto"/>
                <w:bottom w:val="none" w:sz="0" w:space="0" w:color="auto"/>
                <w:right w:val="none" w:sz="0" w:space="0" w:color="auto"/>
              </w:divBdr>
            </w:div>
            <w:div w:id="1263301840">
              <w:marLeft w:val="0"/>
              <w:marRight w:val="0"/>
              <w:marTop w:val="0"/>
              <w:marBottom w:val="0"/>
              <w:divBdr>
                <w:top w:val="none" w:sz="0" w:space="0" w:color="auto"/>
                <w:left w:val="none" w:sz="0" w:space="0" w:color="auto"/>
                <w:bottom w:val="none" w:sz="0" w:space="0" w:color="auto"/>
                <w:right w:val="none" w:sz="0" w:space="0" w:color="auto"/>
              </w:divBdr>
            </w:div>
            <w:div w:id="1263606303">
              <w:marLeft w:val="0"/>
              <w:marRight w:val="0"/>
              <w:marTop w:val="0"/>
              <w:marBottom w:val="0"/>
              <w:divBdr>
                <w:top w:val="none" w:sz="0" w:space="0" w:color="auto"/>
                <w:left w:val="none" w:sz="0" w:space="0" w:color="auto"/>
                <w:bottom w:val="none" w:sz="0" w:space="0" w:color="auto"/>
                <w:right w:val="none" w:sz="0" w:space="0" w:color="auto"/>
              </w:divBdr>
            </w:div>
            <w:div w:id="1263997466">
              <w:marLeft w:val="0"/>
              <w:marRight w:val="0"/>
              <w:marTop w:val="0"/>
              <w:marBottom w:val="0"/>
              <w:divBdr>
                <w:top w:val="none" w:sz="0" w:space="0" w:color="auto"/>
                <w:left w:val="none" w:sz="0" w:space="0" w:color="auto"/>
                <w:bottom w:val="none" w:sz="0" w:space="0" w:color="auto"/>
                <w:right w:val="none" w:sz="0" w:space="0" w:color="auto"/>
              </w:divBdr>
            </w:div>
            <w:div w:id="1264656446">
              <w:marLeft w:val="0"/>
              <w:marRight w:val="0"/>
              <w:marTop w:val="0"/>
              <w:marBottom w:val="0"/>
              <w:divBdr>
                <w:top w:val="none" w:sz="0" w:space="0" w:color="auto"/>
                <w:left w:val="none" w:sz="0" w:space="0" w:color="auto"/>
                <w:bottom w:val="none" w:sz="0" w:space="0" w:color="auto"/>
                <w:right w:val="none" w:sz="0" w:space="0" w:color="auto"/>
              </w:divBdr>
            </w:div>
            <w:div w:id="1267234834">
              <w:marLeft w:val="0"/>
              <w:marRight w:val="0"/>
              <w:marTop w:val="0"/>
              <w:marBottom w:val="0"/>
              <w:divBdr>
                <w:top w:val="none" w:sz="0" w:space="0" w:color="auto"/>
                <w:left w:val="none" w:sz="0" w:space="0" w:color="auto"/>
                <w:bottom w:val="none" w:sz="0" w:space="0" w:color="auto"/>
                <w:right w:val="none" w:sz="0" w:space="0" w:color="auto"/>
              </w:divBdr>
            </w:div>
            <w:div w:id="1270509755">
              <w:marLeft w:val="0"/>
              <w:marRight w:val="0"/>
              <w:marTop w:val="0"/>
              <w:marBottom w:val="0"/>
              <w:divBdr>
                <w:top w:val="none" w:sz="0" w:space="0" w:color="auto"/>
                <w:left w:val="none" w:sz="0" w:space="0" w:color="auto"/>
                <w:bottom w:val="none" w:sz="0" w:space="0" w:color="auto"/>
                <w:right w:val="none" w:sz="0" w:space="0" w:color="auto"/>
              </w:divBdr>
            </w:div>
            <w:div w:id="1271351256">
              <w:marLeft w:val="0"/>
              <w:marRight w:val="0"/>
              <w:marTop w:val="0"/>
              <w:marBottom w:val="0"/>
              <w:divBdr>
                <w:top w:val="none" w:sz="0" w:space="0" w:color="auto"/>
                <w:left w:val="none" w:sz="0" w:space="0" w:color="auto"/>
                <w:bottom w:val="none" w:sz="0" w:space="0" w:color="auto"/>
                <w:right w:val="none" w:sz="0" w:space="0" w:color="auto"/>
              </w:divBdr>
            </w:div>
            <w:div w:id="1274675847">
              <w:marLeft w:val="0"/>
              <w:marRight w:val="0"/>
              <w:marTop w:val="0"/>
              <w:marBottom w:val="0"/>
              <w:divBdr>
                <w:top w:val="none" w:sz="0" w:space="0" w:color="auto"/>
                <w:left w:val="none" w:sz="0" w:space="0" w:color="auto"/>
                <w:bottom w:val="none" w:sz="0" w:space="0" w:color="auto"/>
                <w:right w:val="none" w:sz="0" w:space="0" w:color="auto"/>
              </w:divBdr>
            </w:div>
            <w:div w:id="1276669713">
              <w:marLeft w:val="0"/>
              <w:marRight w:val="0"/>
              <w:marTop w:val="0"/>
              <w:marBottom w:val="0"/>
              <w:divBdr>
                <w:top w:val="none" w:sz="0" w:space="0" w:color="auto"/>
                <w:left w:val="none" w:sz="0" w:space="0" w:color="auto"/>
                <w:bottom w:val="none" w:sz="0" w:space="0" w:color="auto"/>
                <w:right w:val="none" w:sz="0" w:space="0" w:color="auto"/>
              </w:divBdr>
            </w:div>
            <w:div w:id="1278298737">
              <w:marLeft w:val="0"/>
              <w:marRight w:val="0"/>
              <w:marTop w:val="0"/>
              <w:marBottom w:val="0"/>
              <w:divBdr>
                <w:top w:val="none" w:sz="0" w:space="0" w:color="auto"/>
                <w:left w:val="none" w:sz="0" w:space="0" w:color="auto"/>
                <w:bottom w:val="none" w:sz="0" w:space="0" w:color="auto"/>
                <w:right w:val="none" w:sz="0" w:space="0" w:color="auto"/>
              </w:divBdr>
            </w:div>
            <w:div w:id="1279869602">
              <w:marLeft w:val="0"/>
              <w:marRight w:val="0"/>
              <w:marTop w:val="0"/>
              <w:marBottom w:val="0"/>
              <w:divBdr>
                <w:top w:val="none" w:sz="0" w:space="0" w:color="auto"/>
                <w:left w:val="none" w:sz="0" w:space="0" w:color="auto"/>
                <w:bottom w:val="none" w:sz="0" w:space="0" w:color="auto"/>
                <w:right w:val="none" w:sz="0" w:space="0" w:color="auto"/>
              </w:divBdr>
            </w:div>
            <w:div w:id="1279992724">
              <w:marLeft w:val="0"/>
              <w:marRight w:val="0"/>
              <w:marTop w:val="0"/>
              <w:marBottom w:val="0"/>
              <w:divBdr>
                <w:top w:val="none" w:sz="0" w:space="0" w:color="auto"/>
                <w:left w:val="none" w:sz="0" w:space="0" w:color="auto"/>
                <w:bottom w:val="none" w:sz="0" w:space="0" w:color="auto"/>
                <w:right w:val="none" w:sz="0" w:space="0" w:color="auto"/>
              </w:divBdr>
            </w:div>
            <w:div w:id="1280842132">
              <w:marLeft w:val="0"/>
              <w:marRight w:val="0"/>
              <w:marTop w:val="0"/>
              <w:marBottom w:val="0"/>
              <w:divBdr>
                <w:top w:val="none" w:sz="0" w:space="0" w:color="auto"/>
                <w:left w:val="none" w:sz="0" w:space="0" w:color="auto"/>
                <w:bottom w:val="none" w:sz="0" w:space="0" w:color="auto"/>
                <w:right w:val="none" w:sz="0" w:space="0" w:color="auto"/>
              </w:divBdr>
            </w:div>
            <w:div w:id="1283197001">
              <w:marLeft w:val="0"/>
              <w:marRight w:val="0"/>
              <w:marTop w:val="0"/>
              <w:marBottom w:val="0"/>
              <w:divBdr>
                <w:top w:val="none" w:sz="0" w:space="0" w:color="auto"/>
                <w:left w:val="none" w:sz="0" w:space="0" w:color="auto"/>
                <w:bottom w:val="none" w:sz="0" w:space="0" w:color="auto"/>
                <w:right w:val="none" w:sz="0" w:space="0" w:color="auto"/>
              </w:divBdr>
            </w:div>
            <w:div w:id="1284191784">
              <w:marLeft w:val="0"/>
              <w:marRight w:val="0"/>
              <w:marTop w:val="0"/>
              <w:marBottom w:val="0"/>
              <w:divBdr>
                <w:top w:val="none" w:sz="0" w:space="0" w:color="auto"/>
                <w:left w:val="none" w:sz="0" w:space="0" w:color="auto"/>
                <w:bottom w:val="none" w:sz="0" w:space="0" w:color="auto"/>
                <w:right w:val="none" w:sz="0" w:space="0" w:color="auto"/>
              </w:divBdr>
            </w:div>
            <w:div w:id="1290238113">
              <w:marLeft w:val="0"/>
              <w:marRight w:val="0"/>
              <w:marTop w:val="0"/>
              <w:marBottom w:val="0"/>
              <w:divBdr>
                <w:top w:val="none" w:sz="0" w:space="0" w:color="auto"/>
                <w:left w:val="none" w:sz="0" w:space="0" w:color="auto"/>
                <w:bottom w:val="none" w:sz="0" w:space="0" w:color="auto"/>
                <w:right w:val="none" w:sz="0" w:space="0" w:color="auto"/>
              </w:divBdr>
            </w:div>
            <w:div w:id="1290429010">
              <w:marLeft w:val="0"/>
              <w:marRight w:val="0"/>
              <w:marTop w:val="480"/>
              <w:marBottom w:val="0"/>
              <w:divBdr>
                <w:top w:val="single" w:sz="6" w:space="0" w:color="auto"/>
                <w:left w:val="single" w:sz="6" w:space="0" w:color="auto"/>
                <w:bottom w:val="single" w:sz="6" w:space="0" w:color="auto"/>
                <w:right w:val="single" w:sz="6" w:space="0" w:color="auto"/>
              </w:divBdr>
            </w:div>
            <w:div w:id="1296373109">
              <w:marLeft w:val="0"/>
              <w:marRight w:val="0"/>
              <w:marTop w:val="0"/>
              <w:marBottom w:val="0"/>
              <w:divBdr>
                <w:top w:val="none" w:sz="0" w:space="0" w:color="auto"/>
                <w:left w:val="none" w:sz="0" w:space="0" w:color="auto"/>
                <w:bottom w:val="none" w:sz="0" w:space="0" w:color="auto"/>
                <w:right w:val="none" w:sz="0" w:space="0" w:color="auto"/>
              </w:divBdr>
            </w:div>
            <w:div w:id="1306277579">
              <w:marLeft w:val="0"/>
              <w:marRight w:val="0"/>
              <w:marTop w:val="0"/>
              <w:marBottom w:val="0"/>
              <w:divBdr>
                <w:top w:val="none" w:sz="0" w:space="0" w:color="auto"/>
                <w:left w:val="none" w:sz="0" w:space="0" w:color="auto"/>
                <w:bottom w:val="none" w:sz="0" w:space="0" w:color="auto"/>
                <w:right w:val="none" w:sz="0" w:space="0" w:color="auto"/>
              </w:divBdr>
            </w:div>
            <w:div w:id="1307663555">
              <w:marLeft w:val="0"/>
              <w:marRight w:val="0"/>
              <w:marTop w:val="0"/>
              <w:marBottom w:val="0"/>
              <w:divBdr>
                <w:top w:val="none" w:sz="0" w:space="0" w:color="auto"/>
                <w:left w:val="none" w:sz="0" w:space="0" w:color="auto"/>
                <w:bottom w:val="none" w:sz="0" w:space="0" w:color="auto"/>
                <w:right w:val="none" w:sz="0" w:space="0" w:color="auto"/>
              </w:divBdr>
            </w:div>
            <w:div w:id="1309744533">
              <w:marLeft w:val="0"/>
              <w:marRight w:val="0"/>
              <w:marTop w:val="0"/>
              <w:marBottom w:val="0"/>
              <w:divBdr>
                <w:top w:val="none" w:sz="0" w:space="0" w:color="auto"/>
                <w:left w:val="none" w:sz="0" w:space="0" w:color="auto"/>
                <w:bottom w:val="none" w:sz="0" w:space="0" w:color="auto"/>
                <w:right w:val="none" w:sz="0" w:space="0" w:color="auto"/>
              </w:divBdr>
            </w:div>
            <w:div w:id="1311330554">
              <w:marLeft w:val="0"/>
              <w:marRight w:val="0"/>
              <w:marTop w:val="480"/>
              <w:marBottom w:val="0"/>
              <w:divBdr>
                <w:top w:val="single" w:sz="6" w:space="0" w:color="auto"/>
                <w:left w:val="single" w:sz="6" w:space="0" w:color="auto"/>
                <w:bottom w:val="single" w:sz="6" w:space="0" w:color="auto"/>
                <w:right w:val="single" w:sz="6" w:space="0" w:color="auto"/>
              </w:divBdr>
            </w:div>
            <w:div w:id="1314332943">
              <w:marLeft w:val="0"/>
              <w:marRight w:val="0"/>
              <w:marTop w:val="0"/>
              <w:marBottom w:val="0"/>
              <w:divBdr>
                <w:top w:val="none" w:sz="0" w:space="0" w:color="auto"/>
                <w:left w:val="none" w:sz="0" w:space="0" w:color="auto"/>
                <w:bottom w:val="none" w:sz="0" w:space="0" w:color="auto"/>
                <w:right w:val="none" w:sz="0" w:space="0" w:color="auto"/>
              </w:divBdr>
            </w:div>
            <w:div w:id="1314989645">
              <w:marLeft w:val="0"/>
              <w:marRight w:val="0"/>
              <w:marTop w:val="0"/>
              <w:marBottom w:val="0"/>
              <w:divBdr>
                <w:top w:val="none" w:sz="0" w:space="0" w:color="auto"/>
                <w:left w:val="none" w:sz="0" w:space="0" w:color="auto"/>
                <w:bottom w:val="none" w:sz="0" w:space="0" w:color="auto"/>
                <w:right w:val="none" w:sz="0" w:space="0" w:color="auto"/>
              </w:divBdr>
            </w:div>
            <w:div w:id="1320619795">
              <w:marLeft w:val="0"/>
              <w:marRight w:val="0"/>
              <w:marTop w:val="0"/>
              <w:marBottom w:val="0"/>
              <w:divBdr>
                <w:top w:val="none" w:sz="0" w:space="0" w:color="auto"/>
                <w:left w:val="none" w:sz="0" w:space="0" w:color="auto"/>
                <w:bottom w:val="none" w:sz="0" w:space="0" w:color="auto"/>
                <w:right w:val="none" w:sz="0" w:space="0" w:color="auto"/>
              </w:divBdr>
            </w:div>
            <w:div w:id="1328943952">
              <w:marLeft w:val="0"/>
              <w:marRight w:val="0"/>
              <w:marTop w:val="0"/>
              <w:marBottom w:val="0"/>
              <w:divBdr>
                <w:top w:val="none" w:sz="0" w:space="0" w:color="auto"/>
                <w:left w:val="none" w:sz="0" w:space="0" w:color="auto"/>
                <w:bottom w:val="none" w:sz="0" w:space="0" w:color="auto"/>
                <w:right w:val="none" w:sz="0" w:space="0" w:color="auto"/>
              </w:divBdr>
            </w:div>
            <w:div w:id="1330982726">
              <w:marLeft w:val="0"/>
              <w:marRight w:val="0"/>
              <w:marTop w:val="0"/>
              <w:marBottom w:val="0"/>
              <w:divBdr>
                <w:top w:val="none" w:sz="0" w:space="0" w:color="auto"/>
                <w:left w:val="none" w:sz="0" w:space="0" w:color="auto"/>
                <w:bottom w:val="none" w:sz="0" w:space="0" w:color="auto"/>
                <w:right w:val="none" w:sz="0" w:space="0" w:color="auto"/>
              </w:divBdr>
            </w:div>
            <w:div w:id="1335721320">
              <w:marLeft w:val="0"/>
              <w:marRight w:val="0"/>
              <w:marTop w:val="0"/>
              <w:marBottom w:val="0"/>
              <w:divBdr>
                <w:top w:val="none" w:sz="0" w:space="0" w:color="auto"/>
                <w:left w:val="none" w:sz="0" w:space="0" w:color="auto"/>
                <w:bottom w:val="none" w:sz="0" w:space="0" w:color="auto"/>
                <w:right w:val="none" w:sz="0" w:space="0" w:color="auto"/>
              </w:divBdr>
            </w:div>
            <w:div w:id="1336299811">
              <w:marLeft w:val="0"/>
              <w:marRight w:val="0"/>
              <w:marTop w:val="0"/>
              <w:marBottom w:val="0"/>
              <w:divBdr>
                <w:top w:val="none" w:sz="0" w:space="0" w:color="auto"/>
                <w:left w:val="none" w:sz="0" w:space="0" w:color="auto"/>
                <w:bottom w:val="none" w:sz="0" w:space="0" w:color="auto"/>
                <w:right w:val="none" w:sz="0" w:space="0" w:color="auto"/>
              </w:divBdr>
            </w:div>
            <w:div w:id="1337919051">
              <w:marLeft w:val="0"/>
              <w:marRight w:val="0"/>
              <w:marTop w:val="0"/>
              <w:marBottom w:val="0"/>
              <w:divBdr>
                <w:top w:val="none" w:sz="0" w:space="0" w:color="auto"/>
                <w:left w:val="none" w:sz="0" w:space="0" w:color="auto"/>
                <w:bottom w:val="none" w:sz="0" w:space="0" w:color="auto"/>
                <w:right w:val="none" w:sz="0" w:space="0" w:color="auto"/>
              </w:divBdr>
            </w:div>
            <w:div w:id="1342120939">
              <w:marLeft w:val="0"/>
              <w:marRight w:val="0"/>
              <w:marTop w:val="0"/>
              <w:marBottom w:val="0"/>
              <w:divBdr>
                <w:top w:val="none" w:sz="0" w:space="0" w:color="auto"/>
                <w:left w:val="none" w:sz="0" w:space="0" w:color="auto"/>
                <w:bottom w:val="none" w:sz="0" w:space="0" w:color="auto"/>
                <w:right w:val="none" w:sz="0" w:space="0" w:color="auto"/>
              </w:divBdr>
            </w:div>
            <w:div w:id="1343125846">
              <w:marLeft w:val="0"/>
              <w:marRight w:val="0"/>
              <w:marTop w:val="0"/>
              <w:marBottom w:val="0"/>
              <w:divBdr>
                <w:top w:val="none" w:sz="0" w:space="0" w:color="auto"/>
                <w:left w:val="none" w:sz="0" w:space="0" w:color="auto"/>
                <w:bottom w:val="none" w:sz="0" w:space="0" w:color="auto"/>
                <w:right w:val="none" w:sz="0" w:space="0" w:color="auto"/>
              </w:divBdr>
            </w:div>
            <w:div w:id="1343967168">
              <w:marLeft w:val="0"/>
              <w:marRight w:val="0"/>
              <w:marTop w:val="0"/>
              <w:marBottom w:val="0"/>
              <w:divBdr>
                <w:top w:val="none" w:sz="0" w:space="0" w:color="auto"/>
                <w:left w:val="none" w:sz="0" w:space="0" w:color="auto"/>
                <w:bottom w:val="none" w:sz="0" w:space="0" w:color="auto"/>
                <w:right w:val="none" w:sz="0" w:space="0" w:color="auto"/>
              </w:divBdr>
            </w:div>
            <w:div w:id="1349286901">
              <w:marLeft w:val="0"/>
              <w:marRight w:val="0"/>
              <w:marTop w:val="0"/>
              <w:marBottom w:val="0"/>
              <w:divBdr>
                <w:top w:val="none" w:sz="0" w:space="0" w:color="auto"/>
                <w:left w:val="none" w:sz="0" w:space="0" w:color="auto"/>
                <w:bottom w:val="none" w:sz="0" w:space="0" w:color="auto"/>
                <w:right w:val="none" w:sz="0" w:space="0" w:color="auto"/>
              </w:divBdr>
            </w:div>
            <w:div w:id="1353652329">
              <w:marLeft w:val="0"/>
              <w:marRight w:val="0"/>
              <w:marTop w:val="0"/>
              <w:marBottom w:val="0"/>
              <w:divBdr>
                <w:top w:val="none" w:sz="0" w:space="0" w:color="auto"/>
                <w:left w:val="none" w:sz="0" w:space="0" w:color="auto"/>
                <w:bottom w:val="none" w:sz="0" w:space="0" w:color="auto"/>
                <w:right w:val="none" w:sz="0" w:space="0" w:color="auto"/>
              </w:divBdr>
            </w:div>
            <w:div w:id="1354305656">
              <w:marLeft w:val="0"/>
              <w:marRight w:val="0"/>
              <w:marTop w:val="0"/>
              <w:marBottom w:val="0"/>
              <w:divBdr>
                <w:top w:val="none" w:sz="0" w:space="0" w:color="auto"/>
                <w:left w:val="none" w:sz="0" w:space="0" w:color="auto"/>
                <w:bottom w:val="none" w:sz="0" w:space="0" w:color="auto"/>
                <w:right w:val="none" w:sz="0" w:space="0" w:color="auto"/>
              </w:divBdr>
            </w:div>
            <w:div w:id="1362317387">
              <w:marLeft w:val="0"/>
              <w:marRight w:val="0"/>
              <w:marTop w:val="0"/>
              <w:marBottom w:val="0"/>
              <w:divBdr>
                <w:top w:val="none" w:sz="0" w:space="0" w:color="auto"/>
                <w:left w:val="none" w:sz="0" w:space="0" w:color="auto"/>
                <w:bottom w:val="none" w:sz="0" w:space="0" w:color="auto"/>
                <w:right w:val="none" w:sz="0" w:space="0" w:color="auto"/>
              </w:divBdr>
            </w:div>
            <w:div w:id="1364406896">
              <w:marLeft w:val="0"/>
              <w:marRight w:val="0"/>
              <w:marTop w:val="0"/>
              <w:marBottom w:val="0"/>
              <w:divBdr>
                <w:top w:val="none" w:sz="0" w:space="0" w:color="auto"/>
                <w:left w:val="none" w:sz="0" w:space="0" w:color="auto"/>
                <w:bottom w:val="none" w:sz="0" w:space="0" w:color="auto"/>
                <w:right w:val="none" w:sz="0" w:space="0" w:color="auto"/>
              </w:divBdr>
            </w:div>
            <w:div w:id="1364593493">
              <w:marLeft w:val="0"/>
              <w:marRight w:val="0"/>
              <w:marTop w:val="0"/>
              <w:marBottom w:val="0"/>
              <w:divBdr>
                <w:top w:val="none" w:sz="0" w:space="0" w:color="auto"/>
                <w:left w:val="none" w:sz="0" w:space="0" w:color="auto"/>
                <w:bottom w:val="none" w:sz="0" w:space="0" w:color="auto"/>
                <w:right w:val="none" w:sz="0" w:space="0" w:color="auto"/>
              </w:divBdr>
            </w:div>
            <w:div w:id="1366056179">
              <w:marLeft w:val="0"/>
              <w:marRight w:val="0"/>
              <w:marTop w:val="0"/>
              <w:marBottom w:val="0"/>
              <w:divBdr>
                <w:top w:val="none" w:sz="0" w:space="0" w:color="auto"/>
                <w:left w:val="none" w:sz="0" w:space="0" w:color="auto"/>
                <w:bottom w:val="none" w:sz="0" w:space="0" w:color="auto"/>
                <w:right w:val="none" w:sz="0" w:space="0" w:color="auto"/>
              </w:divBdr>
            </w:div>
            <w:div w:id="1369447804">
              <w:marLeft w:val="0"/>
              <w:marRight w:val="0"/>
              <w:marTop w:val="0"/>
              <w:marBottom w:val="0"/>
              <w:divBdr>
                <w:top w:val="none" w:sz="0" w:space="0" w:color="auto"/>
                <w:left w:val="none" w:sz="0" w:space="0" w:color="auto"/>
                <w:bottom w:val="none" w:sz="0" w:space="0" w:color="auto"/>
                <w:right w:val="none" w:sz="0" w:space="0" w:color="auto"/>
              </w:divBdr>
            </w:div>
            <w:div w:id="1375495847">
              <w:marLeft w:val="0"/>
              <w:marRight w:val="0"/>
              <w:marTop w:val="0"/>
              <w:marBottom w:val="0"/>
              <w:divBdr>
                <w:top w:val="none" w:sz="0" w:space="0" w:color="auto"/>
                <w:left w:val="none" w:sz="0" w:space="0" w:color="auto"/>
                <w:bottom w:val="none" w:sz="0" w:space="0" w:color="auto"/>
                <w:right w:val="none" w:sz="0" w:space="0" w:color="auto"/>
              </w:divBdr>
            </w:div>
            <w:div w:id="1381249292">
              <w:marLeft w:val="0"/>
              <w:marRight w:val="0"/>
              <w:marTop w:val="0"/>
              <w:marBottom w:val="0"/>
              <w:divBdr>
                <w:top w:val="none" w:sz="0" w:space="0" w:color="auto"/>
                <w:left w:val="none" w:sz="0" w:space="0" w:color="auto"/>
                <w:bottom w:val="none" w:sz="0" w:space="0" w:color="auto"/>
                <w:right w:val="none" w:sz="0" w:space="0" w:color="auto"/>
              </w:divBdr>
            </w:div>
            <w:div w:id="1381368743">
              <w:marLeft w:val="0"/>
              <w:marRight w:val="0"/>
              <w:marTop w:val="0"/>
              <w:marBottom w:val="0"/>
              <w:divBdr>
                <w:top w:val="none" w:sz="0" w:space="0" w:color="auto"/>
                <w:left w:val="none" w:sz="0" w:space="0" w:color="auto"/>
                <w:bottom w:val="none" w:sz="0" w:space="0" w:color="auto"/>
                <w:right w:val="none" w:sz="0" w:space="0" w:color="auto"/>
              </w:divBdr>
            </w:div>
            <w:div w:id="1386639778">
              <w:marLeft w:val="0"/>
              <w:marRight w:val="0"/>
              <w:marTop w:val="0"/>
              <w:marBottom w:val="0"/>
              <w:divBdr>
                <w:top w:val="none" w:sz="0" w:space="0" w:color="auto"/>
                <w:left w:val="none" w:sz="0" w:space="0" w:color="auto"/>
                <w:bottom w:val="none" w:sz="0" w:space="0" w:color="auto"/>
                <w:right w:val="none" w:sz="0" w:space="0" w:color="auto"/>
              </w:divBdr>
            </w:div>
            <w:div w:id="1390415879">
              <w:marLeft w:val="0"/>
              <w:marRight w:val="0"/>
              <w:marTop w:val="0"/>
              <w:marBottom w:val="0"/>
              <w:divBdr>
                <w:top w:val="none" w:sz="0" w:space="0" w:color="auto"/>
                <w:left w:val="none" w:sz="0" w:space="0" w:color="auto"/>
                <w:bottom w:val="none" w:sz="0" w:space="0" w:color="auto"/>
                <w:right w:val="none" w:sz="0" w:space="0" w:color="auto"/>
              </w:divBdr>
            </w:div>
            <w:div w:id="1392581485">
              <w:marLeft w:val="0"/>
              <w:marRight w:val="0"/>
              <w:marTop w:val="0"/>
              <w:marBottom w:val="0"/>
              <w:divBdr>
                <w:top w:val="none" w:sz="0" w:space="0" w:color="auto"/>
                <w:left w:val="none" w:sz="0" w:space="0" w:color="auto"/>
                <w:bottom w:val="none" w:sz="0" w:space="0" w:color="auto"/>
                <w:right w:val="none" w:sz="0" w:space="0" w:color="auto"/>
              </w:divBdr>
            </w:div>
            <w:div w:id="1398477358">
              <w:marLeft w:val="0"/>
              <w:marRight w:val="0"/>
              <w:marTop w:val="0"/>
              <w:marBottom w:val="0"/>
              <w:divBdr>
                <w:top w:val="none" w:sz="0" w:space="0" w:color="auto"/>
                <w:left w:val="none" w:sz="0" w:space="0" w:color="auto"/>
                <w:bottom w:val="none" w:sz="0" w:space="0" w:color="auto"/>
                <w:right w:val="none" w:sz="0" w:space="0" w:color="auto"/>
              </w:divBdr>
            </w:div>
            <w:div w:id="1401558670">
              <w:marLeft w:val="0"/>
              <w:marRight w:val="0"/>
              <w:marTop w:val="0"/>
              <w:marBottom w:val="0"/>
              <w:divBdr>
                <w:top w:val="none" w:sz="0" w:space="0" w:color="auto"/>
                <w:left w:val="none" w:sz="0" w:space="0" w:color="auto"/>
                <w:bottom w:val="none" w:sz="0" w:space="0" w:color="auto"/>
                <w:right w:val="none" w:sz="0" w:space="0" w:color="auto"/>
              </w:divBdr>
            </w:div>
            <w:div w:id="1404840479">
              <w:marLeft w:val="0"/>
              <w:marRight w:val="0"/>
              <w:marTop w:val="0"/>
              <w:marBottom w:val="0"/>
              <w:divBdr>
                <w:top w:val="none" w:sz="0" w:space="0" w:color="auto"/>
                <w:left w:val="none" w:sz="0" w:space="0" w:color="auto"/>
                <w:bottom w:val="none" w:sz="0" w:space="0" w:color="auto"/>
                <w:right w:val="none" w:sz="0" w:space="0" w:color="auto"/>
              </w:divBdr>
            </w:div>
            <w:div w:id="1410036866">
              <w:marLeft w:val="0"/>
              <w:marRight w:val="0"/>
              <w:marTop w:val="0"/>
              <w:marBottom w:val="0"/>
              <w:divBdr>
                <w:top w:val="none" w:sz="0" w:space="0" w:color="auto"/>
                <w:left w:val="none" w:sz="0" w:space="0" w:color="auto"/>
                <w:bottom w:val="none" w:sz="0" w:space="0" w:color="auto"/>
                <w:right w:val="none" w:sz="0" w:space="0" w:color="auto"/>
              </w:divBdr>
            </w:div>
            <w:div w:id="1416393321">
              <w:marLeft w:val="0"/>
              <w:marRight w:val="0"/>
              <w:marTop w:val="0"/>
              <w:marBottom w:val="0"/>
              <w:divBdr>
                <w:top w:val="none" w:sz="0" w:space="0" w:color="auto"/>
                <w:left w:val="none" w:sz="0" w:space="0" w:color="auto"/>
                <w:bottom w:val="none" w:sz="0" w:space="0" w:color="auto"/>
                <w:right w:val="none" w:sz="0" w:space="0" w:color="auto"/>
              </w:divBdr>
            </w:div>
            <w:div w:id="1417937386">
              <w:marLeft w:val="0"/>
              <w:marRight w:val="0"/>
              <w:marTop w:val="0"/>
              <w:marBottom w:val="0"/>
              <w:divBdr>
                <w:top w:val="none" w:sz="0" w:space="0" w:color="auto"/>
                <w:left w:val="none" w:sz="0" w:space="0" w:color="auto"/>
                <w:bottom w:val="none" w:sz="0" w:space="0" w:color="auto"/>
                <w:right w:val="none" w:sz="0" w:space="0" w:color="auto"/>
              </w:divBdr>
            </w:div>
            <w:div w:id="1417941171">
              <w:marLeft w:val="0"/>
              <w:marRight w:val="0"/>
              <w:marTop w:val="0"/>
              <w:marBottom w:val="0"/>
              <w:divBdr>
                <w:top w:val="none" w:sz="0" w:space="0" w:color="auto"/>
                <w:left w:val="none" w:sz="0" w:space="0" w:color="auto"/>
                <w:bottom w:val="none" w:sz="0" w:space="0" w:color="auto"/>
                <w:right w:val="none" w:sz="0" w:space="0" w:color="auto"/>
              </w:divBdr>
            </w:div>
            <w:div w:id="1420449198">
              <w:marLeft w:val="0"/>
              <w:marRight w:val="0"/>
              <w:marTop w:val="0"/>
              <w:marBottom w:val="0"/>
              <w:divBdr>
                <w:top w:val="none" w:sz="0" w:space="0" w:color="auto"/>
                <w:left w:val="none" w:sz="0" w:space="0" w:color="auto"/>
                <w:bottom w:val="none" w:sz="0" w:space="0" w:color="auto"/>
                <w:right w:val="none" w:sz="0" w:space="0" w:color="auto"/>
              </w:divBdr>
            </w:div>
            <w:div w:id="1420755158">
              <w:marLeft w:val="0"/>
              <w:marRight w:val="0"/>
              <w:marTop w:val="0"/>
              <w:marBottom w:val="0"/>
              <w:divBdr>
                <w:top w:val="none" w:sz="0" w:space="0" w:color="auto"/>
                <w:left w:val="none" w:sz="0" w:space="0" w:color="auto"/>
                <w:bottom w:val="none" w:sz="0" w:space="0" w:color="auto"/>
                <w:right w:val="none" w:sz="0" w:space="0" w:color="auto"/>
              </w:divBdr>
            </w:div>
            <w:div w:id="1423604540">
              <w:marLeft w:val="0"/>
              <w:marRight w:val="0"/>
              <w:marTop w:val="0"/>
              <w:marBottom w:val="0"/>
              <w:divBdr>
                <w:top w:val="none" w:sz="0" w:space="0" w:color="auto"/>
                <w:left w:val="none" w:sz="0" w:space="0" w:color="auto"/>
                <w:bottom w:val="none" w:sz="0" w:space="0" w:color="auto"/>
                <w:right w:val="none" w:sz="0" w:space="0" w:color="auto"/>
              </w:divBdr>
            </w:div>
            <w:div w:id="1423911460">
              <w:marLeft w:val="0"/>
              <w:marRight w:val="0"/>
              <w:marTop w:val="0"/>
              <w:marBottom w:val="0"/>
              <w:divBdr>
                <w:top w:val="none" w:sz="0" w:space="0" w:color="auto"/>
                <w:left w:val="none" w:sz="0" w:space="0" w:color="auto"/>
                <w:bottom w:val="none" w:sz="0" w:space="0" w:color="auto"/>
                <w:right w:val="none" w:sz="0" w:space="0" w:color="auto"/>
              </w:divBdr>
            </w:div>
            <w:div w:id="1423914161">
              <w:marLeft w:val="0"/>
              <w:marRight w:val="0"/>
              <w:marTop w:val="0"/>
              <w:marBottom w:val="0"/>
              <w:divBdr>
                <w:top w:val="none" w:sz="0" w:space="0" w:color="auto"/>
                <w:left w:val="none" w:sz="0" w:space="0" w:color="auto"/>
                <w:bottom w:val="none" w:sz="0" w:space="0" w:color="auto"/>
                <w:right w:val="none" w:sz="0" w:space="0" w:color="auto"/>
              </w:divBdr>
            </w:div>
            <w:div w:id="1424182343">
              <w:marLeft w:val="0"/>
              <w:marRight w:val="0"/>
              <w:marTop w:val="0"/>
              <w:marBottom w:val="0"/>
              <w:divBdr>
                <w:top w:val="none" w:sz="0" w:space="0" w:color="auto"/>
                <w:left w:val="none" w:sz="0" w:space="0" w:color="auto"/>
                <w:bottom w:val="none" w:sz="0" w:space="0" w:color="auto"/>
                <w:right w:val="none" w:sz="0" w:space="0" w:color="auto"/>
              </w:divBdr>
            </w:div>
            <w:div w:id="1428623874">
              <w:marLeft w:val="0"/>
              <w:marRight w:val="0"/>
              <w:marTop w:val="0"/>
              <w:marBottom w:val="0"/>
              <w:divBdr>
                <w:top w:val="none" w:sz="0" w:space="0" w:color="auto"/>
                <w:left w:val="none" w:sz="0" w:space="0" w:color="auto"/>
                <w:bottom w:val="none" w:sz="0" w:space="0" w:color="auto"/>
                <w:right w:val="none" w:sz="0" w:space="0" w:color="auto"/>
              </w:divBdr>
            </w:div>
            <w:div w:id="1431465010">
              <w:marLeft w:val="0"/>
              <w:marRight w:val="0"/>
              <w:marTop w:val="0"/>
              <w:marBottom w:val="0"/>
              <w:divBdr>
                <w:top w:val="none" w:sz="0" w:space="0" w:color="auto"/>
                <w:left w:val="none" w:sz="0" w:space="0" w:color="auto"/>
                <w:bottom w:val="none" w:sz="0" w:space="0" w:color="auto"/>
                <w:right w:val="none" w:sz="0" w:space="0" w:color="auto"/>
              </w:divBdr>
            </w:div>
            <w:div w:id="1431706510">
              <w:marLeft w:val="0"/>
              <w:marRight w:val="0"/>
              <w:marTop w:val="0"/>
              <w:marBottom w:val="0"/>
              <w:divBdr>
                <w:top w:val="none" w:sz="0" w:space="0" w:color="auto"/>
                <w:left w:val="none" w:sz="0" w:space="0" w:color="auto"/>
                <w:bottom w:val="none" w:sz="0" w:space="0" w:color="auto"/>
                <w:right w:val="none" w:sz="0" w:space="0" w:color="auto"/>
              </w:divBdr>
            </w:div>
            <w:div w:id="1432776743">
              <w:marLeft w:val="0"/>
              <w:marRight w:val="0"/>
              <w:marTop w:val="0"/>
              <w:marBottom w:val="0"/>
              <w:divBdr>
                <w:top w:val="none" w:sz="0" w:space="0" w:color="auto"/>
                <w:left w:val="none" w:sz="0" w:space="0" w:color="auto"/>
                <w:bottom w:val="none" w:sz="0" w:space="0" w:color="auto"/>
                <w:right w:val="none" w:sz="0" w:space="0" w:color="auto"/>
              </w:divBdr>
            </w:div>
            <w:div w:id="1441952913">
              <w:marLeft w:val="0"/>
              <w:marRight w:val="0"/>
              <w:marTop w:val="0"/>
              <w:marBottom w:val="0"/>
              <w:divBdr>
                <w:top w:val="none" w:sz="0" w:space="0" w:color="auto"/>
                <w:left w:val="none" w:sz="0" w:space="0" w:color="auto"/>
                <w:bottom w:val="none" w:sz="0" w:space="0" w:color="auto"/>
                <w:right w:val="none" w:sz="0" w:space="0" w:color="auto"/>
              </w:divBdr>
            </w:div>
            <w:div w:id="1443498408">
              <w:marLeft w:val="0"/>
              <w:marRight w:val="0"/>
              <w:marTop w:val="0"/>
              <w:marBottom w:val="0"/>
              <w:divBdr>
                <w:top w:val="none" w:sz="0" w:space="0" w:color="auto"/>
                <w:left w:val="none" w:sz="0" w:space="0" w:color="auto"/>
                <w:bottom w:val="none" w:sz="0" w:space="0" w:color="auto"/>
                <w:right w:val="none" w:sz="0" w:space="0" w:color="auto"/>
              </w:divBdr>
            </w:div>
            <w:div w:id="1443650878">
              <w:marLeft w:val="0"/>
              <w:marRight w:val="0"/>
              <w:marTop w:val="0"/>
              <w:marBottom w:val="0"/>
              <w:divBdr>
                <w:top w:val="none" w:sz="0" w:space="0" w:color="auto"/>
                <w:left w:val="none" w:sz="0" w:space="0" w:color="auto"/>
                <w:bottom w:val="none" w:sz="0" w:space="0" w:color="auto"/>
                <w:right w:val="none" w:sz="0" w:space="0" w:color="auto"/>
              </w:divBdr>
            </w:div>
            <w:div w:id="1443919146">
              <w:marLeft w:val="0"/>
              <w:marRight w:val="0"/>
              <w:marTop w:val="0"/>
              <w:marBottom w:val="0"/>
              <w:divBdr>
                <w:top w:val="none" w:sz="0" w:space="0" w:color="auto"/>
                <w:left w:val="none" w:sz="0" w:space="0" w:color="auto"/>
                <w:bottom w:val="none" w:sz="0" w:space="0" w:color="auto"/>
                <w:right w:val="none" w:sz="0" w:space="0" w:color="auto"/>
              </w:divBdr>
            </w:div>
            <w:div w:id="1446969645">
              <w:marLeft w:val="0"/>
              <w:marRight w:val="0"/>
              <w:marTop w:val="0"/>
              <w:marBottom w:val="0"/>
              <w:divBdr>
                <w:top w:val="none" w:sz="0" w:space="0" w:color="auto"/>
                <w:left w:val="none" w:sz="0" w:space="0" w:color="auto"/>
                <w:bottom w:val="none" w:sz="0" w:space="0" w:color="auto"/>
                <w:right w:val="none" w:sz="0" w:space="0" w:color="auto"/>
              </w:divBdr>
            </w:div>
            <w:div w:id="1455249747">
              <w:marLeft w:val="0"/>
              <w:marRight w:val="0"/>
              <w:marTop w:val="0"/>
              <w:marBottom w:val="0"/>
              <w:divBdr>
                <w:top w:val="none" w:sz="0" w:space="0" w:color="auto"/>
                <w:left w:val="none" w:sz="0" w:space="0" w:color="auto"/>
                <w:bottom w:val="none" w:sz="0" w:space="0" w:color="auto"/>
                <w:right w:val="none" w:sz="0" w:space="0" w:color="auto"/>
              </w:divBdr>
            </w:div>
            <w:div w:id="1456830892">
              <w:marLeft w:val="0"/>
              <w:marRight w:val="0"/>
              <w:marTop w:val="0"/>
              <w:marBottom w:val="0"/>
              <w:divBdr>
                <w:top w:val="none" w:sz="0" w:space="0" w:color="auto"/>
                <w:left w:val="none" w:sz="0" w:space="0" w:color="auto"/>
                <w:bottom w:val="none" w:sz="0" w:space="0" w:color="auto"/>
                <w:right w:val="none" w:sz="0" w:space="0" w:color="auto"/>
              </w:divBdr>
            </w:div>
            <w:div w:id="1458529955">
              <w:marLeft w:val="0"/>
              <w:marRight w:val="0"/>
              <w:marTop w:val="0"/>
              <w:marBottom w:val="0"/>
              <w:divBdr>
                <w:top w:val="none" w:sz="0" w:space="0" w:color="auto"/>
                <w:left w:val="none" w:sz="0" w:space="0" w:color="auto"/>
                <w:bottom w:val="none" w:sz="0" w:space="0" w:color="auto"/>
                <w:right w:val="none" w:sz="0" w:space="0" w:color="auto"/>
              </w:divBdr>
            </w:div>
            <w:div w:id="1467427551">
              <w:marLeft w:val="0"/>
              <w:marRight w:val="0"/>
              <w:marTop w:val="480"/>
              <w:marBottom w:val="0"/>
              <w:divBdr>
                <w:top w:val="single" w:sz="6" w:space="0" w:color="auto"/>
                <w:left w:val="single" w:sz="6" w:space="0" w:color="auto"/>
                <w:bottom w:val="single" w:sz="6" w:space="0" w:color="auto"/>
                <w:right w:val="single" w:sz="6" w:space="0" w:color="auto"/>
              </w:divBdr>
            </w:div>
            <w:div w:id="1476989270">
              <w:marLeft w:val="0"/>
              <w:marRight w:val="0"/>
              <w:marTop w:val="0"/>
              <w:marBottom w:val="0"/>
              <w:divBdr>
                <w:top w:val="none" w:sz="0" w:space="0" w:color="auto"/>
                <w:left w:val="none" w:sz="0" w:space="0" w:color="auto"/>
                <w:bottom w:val="none" w:sz="0" w:space="0" w:color="auto"/>
                <w:right w:val="none" w:sz="0" w:space="0" w:color="auto"/>
              </w:divBdr>
            </w:div>
            <w:div w:id="1482234550">
              <w:marLeft w:val="0"/>
              <w:marRight w:val="0"/>
              <w:marTop w:val="0"/>
              <w:marBottom w:val="0"/>
              <w:divBdr>
                <w:top w:val="none" w:sz="0" w:space="0" w:color="auto"/>
                <w:left w:val="none" w:sz="0" w:space="0" w:color="auto"/>
                <w:bottom w:val="none" w:sz="0" w:space="0" w:color="auto"/>
                <w:right w:val="none" w:sz="0" w:space="0" w:color="auto"/>
              </w:divBdr>
            </w:div>
            <w:div w:id="1483698251">
              <w:marLeft w:val="0"/>
              <w:marRight w:val="0"/>
              <w:marTop w:val="0"/>
              <w:marBottom w:val="0"/>
              <w:divBdr>
                <w:top w:val="none" w:sz="0" w:space="0" w:color="auto"/>
                <w:left w:val="none" w:sz="0" w:space="0" w:color="auto"/>
                <w:bottom w:val="none" w:sz="0" w:space="0" w:color="auto"/>
                <w:right w:val="none" w:sz="0" w:space="0" w:color="auto"/>
              </w:divBdr>
            </w:div>
            <w:div w:id="1484656687">
              <w:marLeft w:val="0"/>
              <w:marRight w:val="0"/>
              <w:marTop w:val="0"/>
              <w:marBottom w:val="0"/>
              <w:divBdr>
                <w:top w:val="none" w:sz="0" w:space="0" w:color="auto"/>
                <w:left w:val="none" w:sz="0" w:space="0" w:color="auto"/>
                <w:bottom w:val="none" w:sz="0" w:space="0" w:color="auto"/>
                <w:right w:val="none" w:sz="0" w:space="0" w:color="auto"/>
              </w:divBdr>
            </w:div>
            <w:div w:id="1485271744">
              <w:marLeft w:val="0"/>
              <w:marRight w:val="0"/>
              <w:marTop w:val="0"/>
              <w:marBottom w:val="0"/>
              <w:divBdr>
                <w:top w:val="none" w:sz="0" w:space="0" w:color="auto"/>
                <w:left w:val="none" w:sz="0" w:space="0" w:color="auto"/>
                <w:bottom w:val="none" w:sz="0" w:space="0" w:color="auto"/>
                <w:right w:val="none" w:sz="0" w:space="0" w:color="auto"/>
              </w:divBdr>
            </w:div>
            <w:div w:id="1486050256">
              <w:marLeft w:val="0"/>
              <w:marRight w:val="0"/>
              <w:marTop w:val="0"/>
              <w:marBottom w:val="0"/>
              <w:divBdr>
                <w:top w:val="none" w:sz="0" w:space="0" w:color="auto"/>
                <w:left w:val="none" w:sz="0" w:space="0" w:color="auto"/>
                <w:bottom w:val="none" w:sz="0" w:space="0" w:color="auto"/>
                <w:right w:val="none" w:sz="0" w:space="0" w:color="auto"/>
              </w:divBdr>
            </w:div>
            <w:div w:id="1489857574">
              <w:marLeft w:val="0"/>
              <w:marRight w:val="0"/>
              <w:marTop w:val="0"/>
              <w:marBottom w:val="0"/>
              <w:divBdr>
                <w:top w:val="none" w:sz="0" w:space="0" w:color="auto"/>
                <w:left w:val="none" w:sz="0" w:space="0" w:color="auto"/>
                <w:bottom w:val="none" w:sz="0" w:space="0" w:color="auto"/>
                <w:right w:val="none" w:sz="0" w:space="0" w:color="auto"/>
              </w:divBdr>
            </w:div>
            <w:div w:id="1490557664">
              <w:marLeft w:val="0"/>
              <w:marRight w:val="0"/>
              <w:marTop w:val="0"/>
              <w:marBottom w:val="0"/>
              <w:divBdr>
                <w:top w:val="none" w:sz="0" w:space="0" w:color="auto"/>
                <w:left w:val="none" w:sz="0" w:space="0" w:color="auto"/>
                <w:bottom w:val="none" w:sz="0" w:space="0" w:color="auto"/>
                <w:right w:val="none" w:sz="0" w:space="0" w:color="auto"/>
              </w:divBdr>
            </w:div>
            <w:div w:id="1492983836">
              <w:marLeft w:val="0"/>
              <w:marRight w:val="0"/>
              <w:marTop w:val="0"/>
              <w:marBottom w:val="0"/>
              <w:divBdr>
                <w:top w:val="none" w:sz="0" w:space="0" w:color="auto"/>
                <w:left w:val="none" w:sz="0" w:space="0" w:color="auto"/>
                <w:bottom w:val="none" w:sz="0" w:space="0" w:color="auto"/>
                <w:right w:val="none" w:sz="0" w:space="0" w:color="auto"/>
              </w:divBdr>
            </w:div>
            <w:div w:id="1497263012">
              <w:marLeft w:val="0"/>
              <w:marRight w:val="0"/>
              <w:marTop w:val="0"/>
              <w:marBottom w:val="0"/>
              <w:divBdr>
                <w:top w:val="none" w:sz="0" w:space="0" w:color="auto"/>
                <w:left w:val="none" w:sz="0" w:space="0" w:color="auto"/>
                <w:bottom w:val="none" w:sz="0" w:space="0" w:color="auto"/>
                <w:right w:val="none" w:sz="0" w:space="0" w:color="auto"/>
              </w:divBdr>
            </w:div>
            <w:div w:id="1498694026">
              <w:marLeft w:val="0"/>
              <w:marRight w:val="0"/>
              <w:marTop w:val="0"/>
              <w:marBottom w:val="0"/>
              <w:divBdr>
                <w:top w:val="none" w:sz="0" w:space="0" w:color="auto"/>
                <w:left w:val="none" w:sz="0" w:space="0" w:color="auto"/>
                <w:bottom w:val="none" w:sz="0" w:space="0" w:color="auto"/>
                <w:right w:val="none" w:sz="0" w:space="0" w:color="auto"/>
              </w:divBdr>
            </w:div>
            <w:div w:id="1498768619">
              <w:marLeft w:val="0"/>
              <w:marRight w:val="0"/>
              <w:marTop w:val="0"/>
              <w:marBottom w:val="0"/>
              <w:divBdr>
                <w:top w:val="none" w:sz="0" w:space="0" w:color="auto"/>
                <w:left w:val="none" w:sz="0" w:space="0" w:color="auto"/>
                <w:bottom w:val="none" w:sz="0" w:space="0" w:color="auto"/>
                <w:right w:val="none" w:sz="0" w:space="0" w:color="auto"/>
              </w:divBdr>
            </w:div>
            <w:div w:id="1508324149">
              <w:marLeft w:val="0"/>
              <w:marRight w:val="0"/>
              <w:marTop w:val="0"/>
              <w:marBottom w:val="0"/>
              <w:divBdr>
                <w:top w:val="none" w:sz="0" w:space="0" w:color="auto"/>
                <w:left w:val="none" w:sz="0" w:space="0" w:color="auto"/>
                <w:bottom w:val="none" w:sz="0" w:space="0" w:color="auto"/>
                <w:right w:val="none" w:sz="0" w:space="0" w:color="auto"/>
              </w:divBdr>
            </w:div>
            <w:div w:id="1513836041">
              <w:marLeft w:val="0"/>
              <w:marRight w:val="0"/>
              <w:marTop w:val="0"/>
              <w:marBottom w:val="0"/>
              <w:divBdr>
                <w:top w:val="none" w:sz="0" w:space="0" w:color="auto"/>
                <w:left w:val="none" w:sz="0" w:space="0" w:color="auto"/>
                <w:bottom w:val="none" w:sz="0" w:space="0" w:color="auto"/>
                <w:right w:val="none" w:sz="0" w:space="0" w:color="auto"/>
              </w:divBdr>
            </w:div>
            <w:div w:id="1514950719">
              <w:marLeft w:val="0"/>
              <w:marRight w:val="0"/>
              <w:marTop w:val="0"/>
              <w:marBottom w:val="0"/>
              <w:divBdr>
                <w:top w:val="none" w:sz="0" w:space="0" w:color="auto"/>
                <w:left w:val="none" w:sz="0" w:space="0" w:color="auto"/>
                <w:bottom w:val="none" w:sz="0" w:space="0" w:color="auto"/>
                <w:right w:val="none" w:sz="0" w:space="0" w:color="auto"/>
              </w:divBdr>
            </w:div>
            <w:div w:id="1516112325">
              <w:marLeft w:val="0"/>
              <w:marRight w:val="0"/>
              <w:marTop w:val="0"/>
              <w:marBottom w:val="0"/>
              <w:divBdr>
                <w:top w:val="none" w:sz="0" w:space="0" w:color="auto"/>
                <w:left w:val="none" w:sz="0" w:space="0" w:color="auto"/>
                <w:bottom w:val="none" w:sz="0" w:space="0" w:color="auto"/>
                <w:right w:val="none" w:sz="0" w:space="0" w:color="auto"/>
              </w:divBdr>
            </w:div>
            <w:div w:id="1516187205">
              <w:marLeft w:val="0"/>
              <w:marRight w:val="0"/>
              <w:marTop w:val="0"/>
              <w:marBottom w:val="0"/>
              <w:divBdr>
                <w:top w:val="none" w:sz="0" w:space="0" w:color="auto"/>
                <w:left w:val="none" w:sz="0" w:space="0" w:color="auto"/>
                <w:bottom w:val="none" w:sz="0" w:space="0" w:color="auto"/>
                <w:right w:val="none" w:sz="0" w:space="0" w:color="auto"/>
              </w:divBdr>
            </w:div>
            <w:div w:id="1516454265">
              <w:marLeft w:val="0"/>
              <w:marRight w:val="0"/>
              <w:marTop w:val="0"/>
              <w:marBottom w:val="0"/>
              <w:divBdr>
                <w:top w:val="none" w:sz="0" w:space="0" w:color="auto"/>
                <w:left w:val="none" w:sz="0" w:space="0" w:color="auto"/>
                <w:bottom w:val="none" w:sz="0" w:space="0" w:color="auto"/>
                <w:right w:val="none" w:sz="0" w:space="0" w:color="auto"/>
              </w:divBdr>
            </w:div>
            <w:div w:id="1520699824">
              <w:marLeft w:val="0"/>
              <w:marRight w:val="0"/>
              <w:marTop w:val="0"/>
              <w:marBottom w:val="0"/>
              <w:divBdr>
                <w:top w:val="none" w:sz="0" w:space="0" w:color="auto"/>
                <w:left w:val="none" w:sz="0" w:space="0" w:color="auto"/>
                <w:bottom w:val="none" w:sz="0" w:space="0" w:color="auto"/>
                <w:right w:val="none" w:sz="0" w:space="0" w:color="auto"/>
              </w:divBdr>
            </w:div>
            <w:div w:id="1521697534">
              <w:marLeft w:val="0"/>
              <w:marRight w:val="0"/>
              <w:marTop w:val="0"/>
              <w:marBottom w:val="0"/>
              <w:divBdr>
                <w:top w:val="none" w:sz="0" w:space="0" w:color="auto"/>
                <w:left w:val="none" w:sz="0" w:space="0" w:color="auto"/>
                <w:bottom w:val="none" w:sz="0" w:space="0" w:color="auto"/>
                <w:right w:val="none" w:sz="0" w:space="0" w:color="auto"/>
              </w:divBdr>
            </w:div>
            <w:div w:id="1521772948">
              <w:marLeft w:val="0"/>
              <w:marRight w:val="0"/>
              <w:marTop w:val="0"/>
              <w:marBottom w:val="0"/>
              <w:divBdr>
                <w:top w:val="none" w:sz="0" w:space="0" w:color="auto"/>
                <w:left w:val="none" w:sz="0" w:space="0" w:color="auto"/>
                <w:bottom w:val="none" w:sz="0" w:space="0" w:color="auto"/>
                <w:right w:val="none" w:sz="0" w:space="0" w:color="auto"/>
              </w:divBdr>
            </w:div>
            <w:div w:id="1522277109">
              <w:marLeft w:val="0"/>
              <w:marRight w:val="0"/>
              <w:marTop w:val="0"/>
              <w:marBottom w:val="0"/>
              <w:divBdr>
                <w:top w:val="none" w:sz="0" w:space="0" w:color="auto"/>
                <w:left w:val="none" w:sz="0" w:space="0" w:color="auto"/>
                <w:bottom w:val="none" w:sz="0" w:space="0" w:color="auto"/>
                <w:right w:val="none" w:sz="0" w:space="0" w:color="auto"/>
              </w:divBdr>
            </w:div>
            <w:div w:id="1522358980">
              <w:marLeft w:val="0"/>
              <w:marRight w:val="0"/>
              <w:marTop w:val="0"/>
              <w:marBottom w:val="0"/>
              <w:divBdr>
                <w:top w:val="none" w:sz="0" w:space="0" w:color="auto"/>
                <w:left w:val="none" w:sz="0" w:space="0" w:color="auto"/>
                <w:bottom w:val="none" w:sz="0" w:space="0" w:color="auto"/>
                <w:right w:val="none" w:sz="0" w:space="0" w:color="auto"/>
              </w:divBdr>
            </w:div>
            <w:div w:id="1522891756">
              <w:marLeft w:val="0"/>
              <w:marRight w:val="0"/>
              <w:marTop w:val="0"/>
              <w:marBottom w:val="0"/>
              <w:divBdr>
                <w:top w:val="none" w:sz="0" w:space="0" w:color="auto"/>
                <w:left w:val="none" w:sz="0" w:space="0" w:color="auto"/>
                <w:bottom w:val="none" w:sz="0" w:space="0" w:color="auto"/>
                <w:right w:val="none" w:sz="0" w:space="0" w:color="auto"/>
              </w:divBdr>
            </w:div>
            <w:div w:id="1525679197">
              <w:marLeft w:val="0"/>
              <w:marRight w:val="0"/>
              <w:marTop w:val="0"/>
              <w:marBottom w:val="0"/>
              <w:divBdr>
                <w:top w:val="none" w:sz="0" w:space="0" w:color="auto"/>
                <w:left w:val="none" w:sz="0" w:space="0" w:color="auto"/>
                <w:bottom w:val="none" w:sz="0" w:space="0" w:color="auto"/>
                <w:right w:val="none" w:sz="0" w:space="0" w:color="auto"/>
              </w:divBdr>
            </w:div>
            <w:div w:id="1529829367">
              <w:marLeft w:val="0"/>
              <w:marRight w:val="0"/>
              <w:marTop w:val="0"/>
              <w:marBottom w:val="0"/>
              <w:divBdr>
                <w:top w:val="none" w:sz="0" w:space="0" w:color="auto"/>
                <w:left w:val="none" w:sz="0" w:space="0" w:color="auto"/>
                <w:bottom w:val="none" w:sz="0" w:space="0" w:color="auto"/>
                <w:right w:val="none" w:sz="0" w:space="0" w:color="auto"/>
              </w:divBdr>
            </w:div>
            <w:div w:id="1534075245">
              <w:marLeft w:val="0"/>
              <w:marRight w:val="0"/>
              <w:marTop w:val="0"/>
              <w:marBottom w:val="0"/>
              <w:divBdr>
                <w:top w:val="none" w:sz="0" w:space="0" w:color="auto"/>
                <w:left w:val="none" w:sz="0" w:space="0" w:color="auto"/>
                <w:bottom w:val="none" w:sz="0" w:space="0" w:color="auto"/>
                <w:right w:val="none" w:sz="0" w:space="0" w:color="auto"/>
              </w:divBdr>
            </w:div>
            <w:div w:id="1536431492">
              <w:marLeft w:val="0"/>
              <w:marRight w:val="0"/>
              <w:marTop w:val="0"/>
              <w:marBottom w:val="0"/>
              <w:divBdr>
                <w:top w:val="none" w:sz="0" w:space="0" w:color="auto"/>
                <w:left w:val="none" w:sz="0" w:space="0" w:color="auto"/>
                <w:bottom w:val="none" w:sz="0" w:space="0" w:color="auto"/>
                <w:right w:val="none" w:sz="0" w:space="0" w:color="auto"/>
              </w:divBdr>
            </w:div>
            <w:div w:id="1538393988">
              <w:marLeft w:val="0"/>
              <w:marRight w:val="0"/>
              <w:marTop w:val="0"/>
              <w:marBottom w:val="0"/>
              <w:divBdr>
                <w:top w:val="none" w:sz="0" w:space="0" w:color="auto"/>
                <w:left w:val="none" w:sz="0" w:space="0" w:color="auto"/>
                <w:bottom w:val="none" w:sz="0" w:space="0" w:color="auto"/>
                <w:right w:val="none" w:sz="0" w:space="0" w:color="auto"/>
              </w:divBdr>
            </w:div>
            <w:div w:id="1540244322">
              <w:marLeft w:val="0"/>
              <w:marRight w:val="0"/>
              <w:marTop w:val="0"/>
              <w:marBottom w:val="0"/>
              <w:divBdr>
                <w:top w:val="none" w:sz="0" w:space="0" w:color="auto"/>
                <w:left w:val="none" w:sz="0" w:space="0" w:color="auto"/>
                <w:bottom w:val="none" w:sz="0" w:space="0" w:color="auto"/>
                <w:right w:val="none" w:sz="0" w:space="0" w:color="auto"/>
              </w:divBdr>
            </w:div>
            <w:div w:id="1542014146">
              <w:marLeft w:val="0"/>
              <w:marRight w:val="0"/>
              <w:marTop w:val="0"/>
              <w:marBottom w:val="0"/>
              <w:divBdr>
                <w:top w:val="none" w:sz="0" w:space="0" w:color="auto"/>
                <w:left w:val="none" w:sz="0" w:space="0" w:color="auto"/>
                <w:bottom w:val="none" w:sz="0" w:space="0" w:color="auto"/>
                <w:right w:val="none" w:sz="0" w:space="0" w:color="auto"/>
              </w:divBdr>
            </w:div>
            <w:div w:id="1542089207">
              <w:marLeft w:val="0"/>
              <w:marRight w:val="0"/>
              <w:marTop w:val="480"/>
              <w:marBottom w:val="0"/>
              <w:divBdr>
                <w:top w:val="single" w:sz="6" w:space="0" w:color="auto"/>
                <w:left w:val="single" w:sz="6" w:space="0" w:color="auto"/>
                <w:bottom w:val="single" w:sz="6" w:space="0" w:color="auto"/>
                <w:right w:val="single" w:sz="6" w:space="0" w:color="auto"/>
              </w:divBdr>
            </w:div>
            <w:div w:id="1543244718">
              <w:marLeft w:val="0"/>
              <w:marRight w:val="0"/>
              <w:marTop w:val="0"/>
              <w:marBottom w:val="0"/>
              <w:divBdr>
                <w:top w:val="none" w:sz="0" w:space="0" w:color="auto"/>
                <w:left w:val="none" w:sz="0" w:space="0" w:color="auto"/>
                <w:bottom w:val="none" w:sz="0" w:space="0" w:color="auto"/>
                <w:right w:val="none" w:sz="0" w:space="0" w:color="auto"/>
              </w:divBdr>
            </w:div>
            <w:div w:id="1544291198">
              <w:marLeft w:val="0"/>
              <w:marRight w:val="0"/>
              <w:marTop w:val="0"/>
              <w:marBottom w:val="0"/>
              <w:divBdr>
                <w:top w:val="none" w:sz="0" w:space="0" w:color="auto"/>
                <w:left w:val="none" w:sz="0" w:space="0" w:color="auto"/>
                <w:bottom w:val="none" w:sz="0" w:space="0" w:color="auto"/>
                <w:right w:val="none" w:sz="0" w:space="0" w:color="auto"/>
              </w:divBdr>
            </w:div>
            <w:div w:id="1547906707">
              <w:marLeft w:val="0"/>
              <w:marRight w:val="0"/>
              <w:marTop w:val="0"/>
              <w:marBottom w:val="0"/>
              <w:divBdr>
                <w:top w:val="none" w:sz="0" w:space="0" w:color="auto"/>
                <w:left w:val="none" w:sz="0" w:space="0" w:color="auto"/>
                <w:bottom w:val="none" w:sz="0" w:space="0" w:color="auto"/>
                <w:right w:val="none" w:sz="0" w:space="0" w:color="auto"/>
              </w:divBdr>
            </w:div>
            <w:div w:id="1552037544">
              <w:marLeft w:val="0"/>
              <w:marRight w:val="0"/>
              <w:marTop w:val="0"/>
              <w:marBottom w:val="0"/>
              <w:divBdr>
                <w:top w:val="none" w:sz="0" w:space="0" w:color="auto"/>
                <w:left w:val="none" w:sz="0" w:space="0" w:color="auto"/>
                <w:bottom w:val="none" w:sz="0" w:space="0" w:color="auto"/>
                <w:right w:val="none" w:sz="0" w:space="0" w:color="auto"/>
              </w:divBdr>
            </w:div>
            <w:div w:id="1554344139">
              <w:marLeft w:val="0"/>
              <w:marRight w:val="0"/>
              <w:marTop w:val="0"/>
              <w:marBottom w:val="0"/>
              <w:divBdr>
                <w:top w:val="none" w:sz="0" w:space="0" w:color="auto"/>
                <w:left w:val="none" w:sz="0" w:space="0" w:color="auto"/>
                <w:bottom w:val="none" w:sz="0" w:space="0" w:color="auto"/>
                <w:right w:val="none" w:sz="0" w:space="0" w:color="auto"/>
              </w:divBdr>
            </w:div>
            <w:div w:id="1557619280">
              <w:marLeft w:val="0"/>
              <w:marRight w:val="0"/>
              <w:marTop w:val="0"/>
              <w:marBottom w:val="0"/>
              <w:divBdr>
                <w:top w:val="none" w:sz="0" w:space="0" w:color="auto"/>
                <w:left w:val="none" w:sz="0" w:space="0" w:color="auto"/>
                <w:bottom w:val="none" w:sz="0" w:space="0" w:color="auto"/>
                <w:right w:val="none" w:sz="0" w:space="0" w:color="auto"/>
              </w:divBdr>
            </w:div>
            <w:div w:id="1558735388">
              <w:marLeft w:val="0"/>
              <w:marRight w:val="0"/>
              <w:marTop w:val="0"/>
              <w:marBottom w:val="0"/>
              <w:divBdr>
                <w:top w:val="none" w:sz="0" w:space="0" w:color="auto"/>
                <w:left w:val="none" w:sz="0" w:space="0" w:color="auto"/>
                <w:bottom w:val="none" w:sz="0" w:space="0" w:color="auto"/>
                <w:right w:val="none" w:sz="0" w:space="0" w:color="auto"/>
              </w:divBdr>
            </w:div>
            <w:div w:id="1560243952">
              <w:marLeft w:val="0"/>
              <w:marRight w:val="0"/>
              <w:marTop w:val="0"/>
              <w:marBottom w:val="0"/>
              <w:divBdr>
                <w:top w:val="none" w:sz="0" w:space="0" w:color="auto"/>
                <w:left w:val="none" w:sz="0" w:space="0" w:color="auto"/>
                <w:bottom w:val="none" w:sz="0" w:space="0" w:color="auto"/>
                <w:right w:val="none" w:sz="0" w:space="0" w:color="auto"/>
              </w:divBdr>
            </w:div>
            <w:div w:id="1562401974">
              <w:marLeft w:val="0"/>
              <w:marRight w:val="0"/>
              <w:marTop w:val="0"/>
              <w:marBottom w:val="0"/>
              <w:divBdr>
                <w:top w:val="none" w:sz="0" w:space="0" w:color="auto"/>
                <w:left w:val="none" w:sz="0" w:space="0" w:color="auto"/>
                <w:bottom w:val="none" w:sz="0" w:space="0" w:color="auto"/>
                <w:right w:val="none" w:sz="0" w:space="0" w:color="auto"/>
              </w:divBdr>
            </w:div>
            <w:div w:id="1566137400">
              <w:marLeft w:val="0"/>
              <w:marRight w:val="0"/>
              <w:marTop w:val="0"/>
              <w:marBottom w:val="0"/>
              <w:divBdr>
                <w:top w:val="none" w:sz="0" w:space="0" w:color="auto"/>
                <w:left w:val="none" w:sz="0" w:space="0" w:color="auto"/>
                <w:bottom w:val="none" w:sz="0" w:space="0" w:color="auto"/>
                <w:right w:val="none" w:sz="0" w:space="0" w:color="auto"/>
              </w:divBdr>
            </w:div>
            <w:div w:id="1567107500">
              <w:marLeft w:val="0"/>
              <w:marRight w:val="0"/>
              <w:marTop w:val="0"/>
              <w:marBottom w:val="0"/>
              <w:divBdr>
                <w:top w:val="none" w:sz="0" w:space="0" w:color="auto"/>
                <w:left w:val="none" w:sz="0" w:space="0" w:color="auto"/>
                <w:bottom w:val="none" w:sz="0" w:space="0" w:color="auto"/>
                <w:right w:val="none" w:sz="0" w:space="0" w:color="auto"/>
              </w:divBdr>
            </w:div>
            <w:div w:id="1571572044">
              <w:marLeft w:val="0"/>
              <w:marRight w:val="0"/>
              <w:marTop w:val="0"/>
              <w:marBottom w:val="0"/>
              <w:divBdr>
                <w:top w:val="none" w:sz="0" w:space="0" w:color="auto"/>
                <w:left w:val="none" w:sz="0" w:space="0" w:color="auto"/>
                <w:bottom w:val="none" w:sz="0" w:space="0" w:color="auto"/>
                <w:right w:val="none" w:sz="0" w:space="0" w:color="auto"/>
              </w:divBdr>
            </w:div>
            <w:div w:id="1577085533">
              <w:marLeft w:val="0"/>
              <w:marRight w:val="0"/>
              <w:marTop w:val="0"/>
              <w:marBottom w:val="0"/>
              <w:divBdr>
                <w:top w:val="none" w:sz="0" w:space="0" w:color="auto"/>
                <w:left w:val="none" w:sz="0" w:space="0" w:color="auto"/>
                <w:bottom w:val="none" w:sz="0" w:space="0" w:color="auto"/>
                <w:right w:val="none" w:sz="0" w:space="0" w:color="auto"/>
              </w:divBdr>
            </w:div>
            <w:div w:id="1577131603">
              <w:marLeft w:val="0"/>
              <w:marRight w:val="0"/>
              <w:marTop w:val="0"/>
              <w:marBottom w:val="0"/>
              <w:divBdr>
                <w:top w:val="none" w:sz="0" w:space="0" w:color="auto"/>
                <w:left w:val="none" w:sz="0" w:space="0" w:color="auto"/>
                <w:bottom w:val="none" w:sz="0" w:space="0" w:color="auto"/>
                <w:right w:val="none" w:sz="0" w:space="0" w:color="auto"/>
              </w:divBdr>
            </w:div>
            <w:div w:id="1577937980">
              <w:marLeft w:val="0"/>
              <w:marRight w:val="0"/>
              <w:marTop w:val="0"/>
              <w:marBottom w:val="0"/>
              <w:divBdr>
                <w:top w:val="none" w:sz="0" w:space="0" w:color="auto"/>
                <w:left w:val="none" w:sz="0" w:space="0" w:color="auto"/>
                <w:bottom w:val="none" w:sz="0" w:space="0" w:color="auto"/>
                <w:right w:val="none" w:sz="0" w:space="0" w:color="auto"/>
              </w:divBdr>
            </w:div>
            <w:div w:id="1583101071">
              <w:marLeft w:val="0"/>
              <w:marRight w:val="0"/>
              <w:marTop w:val="0"/>
              <w:marBottom w:val="0"/>
              <w:divBdr>
                <w:top w:val="none" w:sz="0" w:space="0" w:color="auto"/>
                <w:left w:val="none" w:sz="0" w:space="0" w:color="auto"/>
                <w:bottom w:val="none" w:sz="0" w:space="0" w:color="auto"/>
                <w:right w:val="none" w:sz="0" w:space="0" w:color="auto"/>
              </w:divBdr>
            </w:div>
            <w:div w:id="1586113735">
              <w:marLeft w:val="0"/>
              <w:marRight w:val="0"/>
              <w:marTop w:val="0"/>
              <w:marBottom w:val="0"/>
              <w:divBdr>
                <w:top w:val="none" w:sz="0" w:space="0" w:color="auto"/>
                <w:left w:val="none" w:sz="0" w:space="0" w:color="auto"/>
                <w:bottom w:val="none" w:sz="0" w:space="0" w:color="auto"/>
                <w:right w:val="none" w:sz="0" w:space="0" w:color="auto"/>
              </w:divBdr>
            </w:div>
            <w:div w:id="1587957090">
              <w:marLeft w:val="0"/>
              <w:marRight w:val="0"/>
              <w:marTop w:val="0"/>
              <w:marBottom w:val="0"/>
              <w:divBdr>
                <w:top w:val="none" w:sz="0" w:space="0" w:color="auto"/>
                <w:left w:val="none" w:sz="0" w:space="0" w:color="auto"/>
                <w:bottom w:val="none" w:sz="0" w:space="0" w:color="auto"/>
                <w:right w:val="none" w:sz="0" w:space="0" w:color="auto"/>
              </w:divBdr>
            </w:div>
            <w:div w:id="1589462481">
              <w:marLeft w:val="0"/>
              <w:marRight w:val="0"/>
              <w:marTop w:val="0"/>
              <w:marBottom w:val="0"/>
              <w:divBdr>
                <w:top w:val="none" w:sz="0" w:space="0" w:color="auto"/>
                <w:left w:val="none" w:sz="0" w:space="0" w:color="auto"/>
                <w:bottom w:val="none" w:sz="0" w:space="0" w:color="auto"/>
                <w:right w:val="none" w:sz="0" w:space="0" w:color="auto"/>
              </w:divBdr>
            </w:div>
            <w:div w:id="1593469228">
              <w:marLeft w:val="0"/>
              <w:marRight w:val="0"/>
              <w:marTop w:val="0"/>
              <w:marBottom w:val="0"/>
              <w:divBdr>
                <w:top w:val="none" w:sz="0" w:space="0" w:color="auto"/>
                <w:left w:val="none" w:sz="0" w:space="0" w:color="auto"/>
                <w:bottom w:val="none" w:sz="0" w:space="0" w:color="auto"/>
                <w:right w:val="none" w:sz="0" w:space="0" w:color="auto"/>
              </w:divBdr>
            </w:div>
            <w:div w:id="1596135081">
              <w:marLeft w:val="0"/>
              <w:marRight w:val="0"/>
              <w:marTop w:val="0"/>
              <w:marBottom w:val="0"/>
              <w:divBdr>
                <w:top w:val="none" w:sz="0" w:space="0" w:color="auto"/>
                <w:left w:val="none" w:sz="0" w:space="0" w:color="auto"/>
                <w:bottom w:val="none" w:sz="0" w:space="0" w:color="auto"/>
                <w:right w:val="none" w:sz="0" w:space="0" w:color="auto"/>
              </w:divBdr>
            </w:div>
            <w:div w:id="1597710194">
              <w:marLeft w:val="0"/>
              <w:marRight w:val="0"/>
              <w:marTop w:val="0"/>
              <w:marBottom w:val="0"/>
              <w:divBdr>
                <w:top w:val="none" w:sz="0" w:space="0" w:color="auto"/>
                <w:left w:val="none" w:sz="0" w:space="0" w:color="auto"/>
                <w:bottom w:val="none" w:sz="0" w:space="0" w:color="auto"/>
                <w:right w:val="none" w:sz="0" w:space="0" w:color="auto"/>
              </w:divBdr>
            </w:div>
            <w:div w:id="1597901740">
              <w:marLeft w:val="0"/>
              <w:marRight w:val="0"/>
              <w:marTop w:val="0"/>
              <w:marBottom w:val="0"/>
              <w:divBdr>
                <w:top w:val="none" w:sz="0" w:space="0" w:color="auto"/>
                <w:left w:val="none" w:sz="0" w:space="0" w:color="auto"/>
                <w:bottom w:val="none" w:sz="0" w:space="0" w:color="auto"/>
                <w:right w:val="none" w:sz="0" w:space="0" w:color="auto"/>
              </w:divBdr>
            </w:div>
            <w:div w:id="1598979979">
              <w:marLeft w:val="0"/>
              <w:marRight w:val="0"/>
              <w:marTop w:val="0"/>
              <w:marBottom w:val="0"/>
              <w:divBdr>
                <w:top w:val="none" w:sz="0" w:space="0" w:color="auto"/>
                <w:left w:val="none" w:sz="0" w:space="0" w:color="auto"/>
                <w:bottom w:val="none" w:sz="0" w:space="0" w:color="auto"/>
                <w:right w:val="none" w:sz="0" w:space="0" w:color="auto"/>
              </w:divBdr>
            </w:div>
            <w:div w:id="1608460249">
              <w:marLeft w:val="0"/>
              <w:marRight w:val="0"/>
              <w:marTop w:val="0"/>
              <w:marBottom w:val="0"/>
              <w:divBdr>
                <w:top w:val="none" w:sz="0" w:space="0" w:color="auto"/>
                <w:left w:val="none" w:sz="0" w:space="0" w:color="auto"/>
                <w:bottom w:val="none" w:sz="0" w:space="0" w:color="auto"/>
                <w:right w:val="none" w:sz="0" w:space="0" w:color="auto"/>
              </w:divBdr>
            </w:div>
            <w:div w:id="1610969146">
              <w:marLeft w:val="0"/>
              <w:marRight w:val="0"/>
              <w:marTop w:val="0"/>
              <w:marBottom w:val="0"/>
              <w:divBdr>
                <w:top w:val="none" w:sz="0" w:space="0" w:color="auto"/>
                <w:left w:val="none" w:sz="0" w:space="0" w:color="auto"/>
                <w:bottom w:val="none" w:sz="0" w:space="0" w:color="auto"/>
                <w:right w:val="none" w:sz="0" w:space="0" w:color="auto"/>
              </w:divBdr>
            </w:div>
            <w:div w:id="1615332459">
              <w:marLeft w:val="0"/>
              <w:marRight w:val="0"/>
              <w:marTop w:val="0"/>
              <w:marBottom w:val="0"/>
              <w:divBdr>
                <w:top w:val="none" w:sz="0" w:space="0" w:color="auto"/>
                <w:left w:val="none" w:sz="0" w:space="0" w:color="auto"/>
                <w:bottom w:val="none" w:sz="0" w:space="0" w:color="auto"/>
                <w:right w:val="none" w:sz="0" w:space="0" w:color="auto"/>
              </w:divBdr>
            </w:div>
            <w:div w:id="1615403757">
              <w:marLeft w:val="0"/>
              <w:marRight w:val="0"/>
              <w:marTop w:val="0"/>
              <w:marBottom w:val="0"/>
              <w:divBdr>
                <w:top w:val="none" w:sz="0" w:space="0" w:color="auto"/>
                <w:left w:val="none" w:sz="0" w:space="0" w:color="auto"/>
                <w:bottom w:val="none" w:sz="0" w:space="0" w:color="auto"/>
                <w:right w:val="none" w:sz="0" w:space="0" w:color="auto"/>
              </w:divBdr>
            </w:div>
            <w:div w:id="1616600683">
              <w:marLeft w:val="0"/>
              <w:marRight w:val="0"/>
              <w:marTop w:val="480"/>
              <w:marBottom w:val="0"/>
              <w:divBdr>
                <w:top w:val="single" w:sz="6" w:space="0" w:color="auto"/>
                <w:left w:val="single" w:sz="6" w:space="0" w:color="auto"/>
                <w:bottom w:val="single" w:sz="6" w:space="0" w:color="auto"/>
                <w:right w:val="single" w:sz="6" w:space="0" w:color="auto"/>
              </w:divBdr>
            </w:div>
            <w:div w:id="1617908507">
              <w:marLeft w:val="0"/>
              <w:marRight w:val="0"/>
              <w:marTop w:val="0"/>
              <w:marBottom w:val="0"/>
              <w:divBdr>
                <w:top w:val="none" w:sz="0" w:space="0" w:color="auto"/>
                <w:left w:val="none" w:sz="0" w:space="0" w:color="auto"/>
                <w:bottom w:val="none" w:sz="0" w:space="0" w:color="auto"/>
                <w:right w:val="none" w:sz="0" w:space="0" w:color="auto"/>
              </w:divBdr>
            </w:div>
            <w:div w:id="1623074872">
              <w:marLeft w:val="0"/>
              <w:marRight w:val="0"/>
              <w:marTop w:val="0"/>
              <w:marBottom w:val="0"/>
              <w:divBdr>
                <w:top w:val="none" w:sz="0" w:space="0" w:color="auto"/>
                <w:left w:val="none" w:sz="0" w:space="0" w:color="auto"/>
                <w:bottom w:val="none" w:sz="0" w:space="0" w:color="auto"/>
                <w:right w:val="none" w:sz="0" w:space="0" w:color="auto"/>
              </w:divBdr>
            </w:div>
            <w:div w:id="1623882711">
              <w:marLeft w:val="0"/>
              <w:marRight w:val="0"/>
              <w:marTop w:val="0"/>
              <w:marBottom w:val="0"/>
              <w:divBdr>
                <w:top w:val="none" w:sz="0" w:space="0" w:color="auto"/>
                <w:left w:val="none" w:sz="0" w:space="0" w:color="auto"/>
                <w:bottom w:val="none" w:sz="0" w:space="0" w:color="auto"/>
                <w:right w:val="none" w:sz="0" w:space="0" w:color="auto"/>
              </w:divBdr>
            </w:div>
            <w:div w:id="1624338742">
              <w:marLeft w:val="0"/>
              <w:marRight w:val="0"/>
              <w:marTop w:val="0"/>
              <w:marBottom w:val="0"/>
              <w:divBdr>
                <w:top w:val="none" w:sz="0" w:space="0" w:color="auto"/>
                <w:left w:val="none" w:sz="0" w:space="0" w:color="auto"/>
                <w:bottom w:val="none" w:sz="0" w:space="0" w:color="auto"/>
                <w:right w:val="none" w:sz="0" w:space="0" w:color="auto"/>
              </w:divBdr>
            </w:div>
            <w:div w:id="1630087604">
              <w:marLeft w:val="0"/>
              <w:marRight w:val="0"/>
              <w:marTop w:val="0"/>
              <w:marBottom w:val="0"/>
              <w:divBdr>
                <w:top w:val="none" w:sz="0" w:space="0" w:color="auto"/>
                <w:left w:val="none" w:sz="0" w:space="0" w:color="auto"/>
                <w:bottom w:val="none" w:sz="0" w:space="0" w:color="auto"/>
                <w:right w:val="none" w:sz="0" w:space="0" w:color="auto"/>
              </w:divBdr>
            </w:div>
            <w:div w:id="1634552721">
              <w:marLeft w:val="0"/>
              <w:marRight w:val="0"/>
              <w:marTop w:val="0"/>
              <w:marBottom w:val="0"/>
              <w:divBdr>
                <w:top w:val="none" w:sz="0" w:space="0" w:color="auto"/>
                <w:left w:val="none" w:sz="0" w:space="0" w:color="auto"/>
                <w:bottom w:val="none" w:sz="0" w:space="0" w:color="auto"/>
                <w:right w:val="none" w:sz="0" w:space="0" w:color="auto"/>
              </w:divBdr>
            </w:div>
            <w:div w:id="1634557848">
              <w:marLeft w:val="0"/>
              <w:marRight w:val="0"/>
              <w:marTop w:val="0"/>
              <w:marBottom w:val="0"/>
              <w:divBdr>
                <w:top w:val="none" w:sz="0" w:space="0" w:color="auto"/>
                <w:left w:val="none" w:sz="0" w:space="0" w:color="auto"/>
                <w:bottom w:val="none" w:sz="0" w:space="0" w:color="auto"/>
                <w:right w:val="none" w:sz="0" w:space="0" w:color="auto"/>
              </w:divBdr>
            </w:div>
            <w:div w:id="1638074358">
              <w:marLeft w:val="0"/>
              <w:marRight w:val="0"/>
              <w:marTop w:val="0"/>
              <w:marBottom w:val="0"/>
              <w:divBdr>
                <w:top w:val="none" w:sz="0" w:space="0" w:color="auto"/>
                <w:left w:val="none" w:sz="0" w:space="0" w:color="auto"/>
                <w:bottom w:val="none" w:sz="0" w:space="0" w:color="auto"/>
                <w:right w:val="none" w:sz="0" w:space="0" w:color="auto"/>
              </w:divBdr>
            </w:div>
            <w:div w:id="1641232873">
              <w:marLeft w:val="0"/>
              <w:marRight w:val="0"/>
              <w:marTop w:val="0"/>
              <w:marBottom w:val="0"/>
              <w:divBdr>
                <w:top w:val="none" w:sz="0" w:space="0" w:color="auto"/>
                <w:left w:val="none" w:sz="0" w:space="0" w:color="auto"/>
                <w:bottom w:val="none" w:sz="0" w:space="0" w:color="auto"/>
                <w:right w:val="none" w:sz="0" w:space="0" w:color="auto"/>
              </w:divBdr>
            </w:div>
            <w:div w:id="1642533868">
              <w:marLeft w:val="0"/>
              <w:marRight w:val="0"/>
              <w:marTop w:val="480"/>
              <w:marBottom w:val="0"/>
              <w:divBdr>
                <w:top w:val="single" w:sz="6" w:space="0" w:color="auto"/>
                <w:left w:val="single" w:sz="6" w:space="0" w:color="auto"/>
                <w:bottom w:val="single" w:sz="6" w:space="0" w:color="auto"/>
                <w:right w:val="single" w:sz="6" w:space="0" w:color="auto"/>
              </w:divBdr>
            </w:div>
            <w:div w:id="1647005542">
              <w:marLeft w:val="0"/>
              <w:marRight w:val="0"/>
              <w:marTop w:val="0"/>
              <w:marBottom w:val="0"/>
              <w:divBdr>
                <w:top w:val="none" w:sz="0" w:space="0" w:color="auto"/>
                <w:left w:val="none" w:sz="0" w:space="0" w:color="auto"/>
                <w:bottom w:val="none" w:sz="0" w:space="0" w:color="auto"/>
                <w:right w:val="none" w:sz="0" w:space="0" w:color="auto"/>
              </w:divBdr>
            </w:div>
            <w:div w:id="1648048379">
              <w:marLeft w:val="0"/>
              <w:marRight w:val="0"/>
              <w:marTop w:val="0"/>
              <w:marBottom w:val="0"/>
              <w:divBdr>
                <w:top w:val="none" w:sz="0" w:space="0" w:color="auto"/>
                <w:left w:val="none" w:sz="0" w:space="0" w:color="auto"/>
                <w:bottom w:val="none" w:sz="0" w:space="0" w:color="auto"/>
                <w:right w:val="none" w:sz="0" w:space="0" w:color="auto"/>
              </w:divBdr>
            </w:div>
            <w:div w:id="1655330153">
              <w:marLeft w:val="0"/>
              <w:marRight w:val="0"/>
              <w:marTop w:val="0"/>
              <w:marBottom w:val="0"/>
              <w:divBdr>
                <w:top w:val="none" w:sz="0" w:space="0" w:color="auto"/>
                <w:left w:val="none" w:sz="0" w:space="0" w:color="auto"/>
                <w:bottom w:val="none" w:sz="0" w:space="0" w:color="auto"/>
                <w:right w:val="none" w:sz="0" w:space="0" w:color="auto"/>
              </w:divBdr>
            </w:div>
            <w:div w:id="1655524749">
              <w:marLeft w:val="0"/>
              <w:marRight w:val="0"/>
              <w:marTop w:val="0"/>
              <w:marBottom w:val="0"/>
              <w:divBdr>
                <w:top w:val="none" w:sz="0" w:space="0" w:color="auto"/>
                <w:left w:val="none" w:sz="0" w:space="0" w:color="auto"/>
                <w:bottom w:val="none" w:sz="0" w:space="0" w:color="auto"/>
                <w:right w:val="none" w:sz="0" w:space="0" w:color="auto"/>
              </w:divBdr>
            </w:div>
            <w:div w:id="1657219687">
              <w:marLeft w:val="0"/>
              <w:marRight w:val="0"/>
              <w:marTop w:val="0"/>
              <w:marBottom w:val="0"/>
              <w:divBdr>
                <w:top w:val="none" w:sz="0" w:space="0" w:color="auto"/>
                <w:left w:val="none" w:sz="0" w:space="0" w:color="auto"/>
                <w:bottom w:val="none" w:sz="0" w:space="0" w:color="auto"/>
                <w:right w:val="none" w:sz="0" w:space="0" w:color="auto"/>
              </w:divBdr>
            </w:div>
            <w:div w:id="1658192784">
              <w:marLeft w:val="0"/>
              <w:marRight w:val="0"/>
              <w:marTop w:val="0"/>
              <w:marBottom w:val="0"/>
              <w:divBdr>
                <w:top w:val="none" w:sz="0" w:space="0" w:color="auto"/>
                <w:left w:val="none" w:sz="0" w:space="0" w:color="auto"/>
                <w:bottom w:val="none" w:sz="0" w:space="0" w:color="auto"/>
                <w:right w:val="none" w:sz="0" w:space="0" w:color="auto"/>
              </w:divBdr>
            </w:div>
            <w:div w:id="1661694060">
              <w:marLeft w:val="0"/>
              <w:marRight w:val="0"/>
              <w:marTop w:val="0"/>
              <w:marBottom w:val="0"/>
              <w:divBdr>
                <w:top w:val="none" w:sz="0" w:space="0" w:color="auto"/>
                <w:left w:val="none" w:sz="0" w:space="0" w:color="auto"/>
                <w:bottom w:val="none" w:sz="0" w:space="0" w:color="auto"/>
                <w:right w:val="none" w:sz="0" w:space="0" w:color="auto"/>
              </w:divBdr>
            </w:div>
            <w:div w:id="1667712344">
              <w:marLeft w:val="0"/>
              <w:marRight w:val="0"/>
              <w:marTop w:val="0"/>
              <w:marBottom w:val="0"/>
              <w:divBdr>
                <w:top w:val="none" w:sz="0" w:space="0" w:color="auto"/>
                <w:left w:val="none" w:sz="0" w:space="0" w:color="auto"/>
                <w:bottom w:val="none" w:sz="0" w:space="0" w:color="auto"/>
                <w:right w:val="none" w:sz="0" w:space="0" w:color="auto"/>
              </w:divBdr>
            </w:div>
            <w:div w:id="1668247836">
              <w:marLeft w:val="0"/>
              <w:marRight w:val="0"/>
              <w:marTop w:val="0"/>
              <w:marBottom w:val="0"/>
              <w:divBdr>
                <w:top w:val="none" w:sz="0" w:space="0" w:color="auto"/>
                <w:left w:val="none" w:sz="0" w:space="0" w:color="auto"/>
                <w:bottom w:val="none" w:sz="0" w:space="0" w:color="auto"/>
                <w:right w:val="none" w:sz="0" w:space="0" w:color="auto"/>
              </w:divBdr>
            </w:div>
            <w:div w:id="1668365214">
              <w:marLeft w:val="0"/>
              <w:marRight w:val="0"/>
              <w:marTop w:val="0"/>
              <w:marBottom w:val="0"/>
              <w:divBdr>
                <w:top w:val="none" w:sz="0" w:space="0" w:color="auto"/>
                <w:left w:val="none" w:sz="0" w:space="0" w:color="auto"/>
                <w:bottom w:val="none" w:sz="0" w:space="0" w:color="auto"/>
                <w:right w:val="none" w:sz="0" w:space="0" w:color="auto"/>
              </w:divBdr>
            </w:div>
            <w:div w:id="1674795658">
              <w:marLeft w:val="0"/>
              <w:marRight w:val="0"/>
              <w:marTop w:val="0"/>
              <w:marBottom w:val="0"/>
              <w:divBdr>
                <w:top w:val="none" w:sz="0" w:space="0" w:color="auto"/>
                <w:left w:val="none" w:sz="0" w:space="0" w:color="auto"/>
                <w:bottom w:val="none" w:sz="0" w:space="0" w:color="auto"/>
                <w:right w:val="none" w:sz="0" w:space="0" w:color="auto"/>
              </w:divBdr>
            </w:div>
            <w:div w:id="1681346516">
              <w:marLeft w:val="0"/>
              <w:marRight w:val="0"/>
              <w:marTop w:val="480"/>
              <w:marBottom w:val="0"/>
              <w:divBdr>
                <w:top w:val="single" w:sz="6" w:space="0" w:color="auto"/>
                <w:left w:val="single" w:sz="6" w:space="0" w:color="auto"/>
                <w:bottom w:val="single" w:sz="6" w:space="0" w:color="auto"/>
                <w:right w:val="single" w:sz="6" w:space="0" w:color="auto"/>
              </w:divBdr>
            </w:div>
            <w:div w:id="1683586784">
              <w:marLeft w:val="0"/>
              <w:marRight w:val="0"/>
              <w:marTop w:val="0"/>
              <w:marBottom w:val="0"/>
              <w:divBdr>
                <w:top w:val="none" w:sz="0" w:space="0" w:color="auto"/>
                <w:left w:val="none" w:sz="0" w:space="0" w:color="auto"/>
                <w:bottom w:val="none" w:sz="0" w:space="0" w:color="auto"/>
                <w:right w:val="none" w:sz="0" w:space="0" w:color="auto"/>
              </w:divBdr>
            </w:div>
            <w:div w:id="1683972005">
              <w:marLeft w:val="0"/>
              <w:marRight w:val="0"/>
              <w:marTop w:val="0"/>
              <w:marBottom w:val="0"/>
              <w:divBdr>
                <w:top w:val="none" w:sz="0" w:space="0" w:color="auto"/>
                <w:left w:val="none" w:sz="0" w:space="0" w:color="auto"/>
                <w:bottom w:val="none" w:sz="0" w:space="0" w:color="auto"/>
                <w:right w:val="none" w:sz="0" w:space="0" w:color="auto"/>
              </w:divBdr>
            </w:div>
            <w:div w:id="1684359513">
              <w:marLeft w:val="0"/>
              <w:marRight w:val="0"/>
              <w:marTop w:val="0"/>
              <w:marBottom w:val="0"/>
              <w:divBdr>
                <w:top w:val="none" w:sz="0" w:space="0" w:color="auto"/>
                <w:left w:val="none" w:sz="0" w:space="0" w:color="auto"/>
                <w:bottom w:val="none" w:sz="0" w:space="0" w:color="auto"/>
                <w:right w:val="none" w:sz="0" w:space="0" w:color="auto"/>
              </w:divBdr>
            </w:div>
            <w:div w:id="1686202376">
              <w:marLeft w:val="0"/>
              <w:marRight w:val="0"/>
              <w:marTop w:val="0"/>
              <w:marBottom w:val="0"/>
              <w:divBdr>
                <w:top w:val="none" w:sz="0" w:space="0" w:color="auto"/>
                <w:left w:val="none" w:sz="0" w:space="0" w:color="auto"/>
                <w:bottom w:val="none" w:sz="0" w:space="0" w:color="auto"/>
                <w:right w:val="none" w:sz="0" w:space="0" w:color="auto"/>
              </w:divBdr>
            </w:div>
            <w:div w:id="1698579712">
              <w:marLeft w:val="0"/>
              <w:marRight w:val="0"/>
              <w:marTop w:val="0"/>
              <w:marBottom w:val="0"/>
              <w:divBdr>
                <w:top w:val="none" w:sz="0" w:space="0" w:color="auto"/>
                <w:left w:val="none" w:sz="0" w:space="0" w:color="auto"/>
                <w:bottom w:val="none" w:sz="0" w:space="0" w:color="auto"/>
                <w:right w:val="none" w:sz="0" w:space="0" w:color="auto"/>
              </w:divBdr>
            </w:div>
            <w:div w:id="1706515249">
              <w:marLeft w:val="0"/>
              <w:marRight w:val="0"/>
              <w:marTop w:val="0"/>
              <w:marBottom w:val="0"/>
              <w:divBdr>
                <w:top w:val="none" w:sz="0" w:space="0" w:color="auto"/>
                <w:left w:val="none" w:sz="0" w:space="0" w:color="auto"/>
                <w:bottom w:val="none" w:sz="0" w:space="0" w:color="auto"/>
                <w:right w:val="none" w:sz="0" w:space="0" w:color="auto"/>
              </w:divBdr>
            </w:div>
            <w:div w:id="1707439982">
              <w:marLeft w:val="0"/>
              <w:marRight w:val="0"/>
              <w:marTop w:val="0"/>
              <w:marBottom w:val="0"/>
              <w:divBdr>
                <w:top w:val="none" w:sz="0" w:space="0" w:color="auto"/>
                <w:left w:val="none" w:sz="0" w:space="0" w:color="auto"/>
                <w:bottom w:val="none" w:sz="0" w:space="0" w:color="auto"/>
                <w:right w:val="none" w:sz="0" w:space="0" w:color="auto"/>
              </w:divBdr>
            </w:div>
            <w:div w:id="1707680168">
              <w:marLeft w:val="0"/>
              <w:marRight w:val="0"/>
              <w:marTop w:val="0"/>
              <w:marBottom w:val="0"/>
              <w:divBdr>
                <w:top w:val="none" w:sz="0" w:space="0" w:color="auto"/>
                <w:left w:val="none" w:sz="0" w:space="0" w:color="auto"/>
                <w:bottom w:val="none" w:sz="0" w:space="0" w:color="auto"/>
                <w:right w:val="none" w:sz="0" w:space="0" w:color="auto"/>
              </w:divBdr>
            </w:div>
            <w:div w:id="1716270957">
              <w:marLeft w:val="0"/>
              <w:marRight w:val="0"/>
              <w:marTop w:val="0"/>
              <w:marBottom w:val="0"/>
              <w:divBdr>
                <w:top w:val="none" w:sz="0" w:space="0" w:color="auto"/>
                <w:left w:val="none" w:sz="0" w:space="0" w:color="auto"/>
                <w:bottom w:val="none" w:sz="0" w:space="0" w:color="auto"/>
                <w:right w:val="none" w:sz="0" w:space="0" w:color="auto"/>
              </w:divBdr>
            </w:div>
            <w:div w:id="1717126176">
              <w:marLeft w:val="0"/>
              <w:marRight w:val="0"/>
              <w:marTop w:val="0"/>
              <w:marBottom w:val="0"/>
              <w:divBdr>
                <w:top w:val="none" w:sz="0" w:space="0" w:color="auto"/>
                <w:left w:val="none" w:sz="0" w:space="0" w:color="auto"/>
                <w:bottom w:val="none" w:sz="0" w:space="0" w:color="auto"/>
                <w:right w:val="none" w:sz="0" w:space="0" w:color="auto"/>
              </w:divBdr>
            </w:div>
            <w:div w:id="1718622366">
              <w:marLeft w:val="0"/>
              <w:marRight w:val="0"/>
              <w:marTop w:val="0"/>
              <w:marBottom w:val="0"/>
              <w:divBdr>
                <w:top w:val="none" w:sz="0" w:space="0" w:color="auto"/>
                <w:left w:val="none" w:sz="0" w:space="0" w:color="auto"/>
                <w:bottom w:val="none" w:sz="0" w:space="0" w:color="auto"/>
                <w:right w:val="none" w:sz="0" w:space="0" w:color="auto"/>
              </w:divBdr>
            </w:div>
            <w:div w:id="1719670598">
              <w:marLeft w:val="0"/>
              <w:marRight w:val="0"/>
              <w:marTop w:val="0"/>
              <w:marBottom w:val="0"/>
              <w:divBdr>
                <w:top w:val="none" w:sz="0" w:space="0" w:color="auto"/>
                <w:left w:val="none" w:sz="0" w:space="0" w:color="auto"/>
                <w:bottom w:val="none" w:sz="0" w:space="0" w:color="auto"/>
                <w:right w:val="none" w:sz="0" w:space="0" w:color="auto"/>
              </w:divBdr>
            </w:div>
            <w:div w:id="1720124691">
              <w:marLeft w:val="0"/>
              <w:marRight w:val="0"/>
              <w:marTop w:val="0"/>
              <w:marBottom w:val="0"/>
              <w:divBdr>
                <w:top w:val="none" w:sz="0" w:space="0" w:color="auto"/>
                <w:left w:val="none" w:sz="0" w:space="0" w:color="auto"/>
                <w:bottom w:val="none" w:sz="0" w:space="0" w:color="auto"/>
                <w:right w:val="none" w:sz="0" w:space="0" w:color="auto"/>
              </w:divBdr>
            </w:div>
            <w:div w:id="1720861528">
              <w:marLeft w:val="0"/>
              <w:marRight w:val="0"/>
              <w:marTop w:val="0"/>
              <w:marBottom w:val="0"/>
              <w:divBdr>
                <w:top w:val="none" w:sz="0" w:space="0" w:color="auto"/>
                <w:left w:val="none" w:sz="0" w:space="0" w:color="auto"/>
                <w:bottom w:val="none" w:sz="0" w:space="0" w:color="auto"/>
                <w:right w:val="none" w:sz="0" w:space="0" w:color="auto"/>
              </w:divBdr>
            </w:div>
            <w:div w:id="1723403886">
              <w:marLeft w:val="0"/>
              <w:marRight w:val="0"/>
              <w:marTop w:val="0"/>
              <w:marBottom w:val="0"/>
              <w:divBdr>
                <w:top w:val="none" w:sz="0" w:space="0" w:color="auto"/>
                <w:left w:val="none" w:sz="0" w:space="0" w:color="auto"/>
                <w:bottom w:val="none" w:sz="0" w:space="0" w:color="auto"/>
                <w:right w:val="none" w:sz="0" w:space="0" w:color="auto"/>
              </w:divBdr>
            </w:div>
            <w:div w:id="1726493129">
              <w:marLeft w:val="0"/>
              <w:marRight w:val="0"/>
              <w:marTop w:val="0"/>
              <w:marBottom w:val="0"/>
              <w:divBdr>
                <w:top w:val="none" w:sz="0" w:space="0" w:color="auto"/>
                <w:left w:val="none" w:sz="0" w:space="0" w:color="auto"/>
                <w:bottom w:val="none" w:sz="0" w:space="0" w:color="auto"/>
                <w:right w:val="none" w:sz="0" w:space="0" w:color="auto"/>
              </w:divBdr>
            </w:div>
            <w:div w:id="1727531230">
              <w:marLeft w:val="0"/>
              <w:marRight w:val="0"/>
              <w:marTop w:val="0"/>
              <w:marBottom w:val="0"/>
              <w:divBdr>
                <w:top w:val="none" w:sz="0" w:space="0" w:color="auto"/>
                <w:left w:val="none" w:sz="0" w:space="0" w:color="auto"/>
                <w:bottom w:val="none" w:sz="0" w:space="0" w:color="auto"/>
                <w:right w:val="none" w:sz="0" w:space="0" w:color="auto"/>
              </w:divBdr>
            </w:div>
            <w:div w:id="1735272061">
              <w:marLeft w:val="0"/>
              <w:marRight w:val="0"/>
              <w:marTop w:val="0"/>
              <w:marBottom w:val="0"/>
              <w:divBdr>
                <w:top w:val="none" w:sz="0" w:space="0" w:color="auto"/>
                <w:left w:val="none" w:sz="0" w:space="0" w:color="auto"/>
                <w:bottom w:val="none" w:sz="0" w:space="0" w:color="auto"/>
                <w:right w:val="none" w:sz="0" w:space="0" w:color="auto"/>
              </w:divBdr>
            </w:div>
            <w:div w:id="1735274323">
              <w:marLeft w:val="0"/>
              <w:marRight w:val="0"/>
              <w:marTop w:val="480"/>
              <w:marBottom w:val="0"/>
              <w:divBdr>
                <w:top w:val="single" w:sz="6" w:space="0" w:color="auto"/>
                <w:left w:val="single" w:sz="6" w:space="0" w:color="auto"/>
                <w:bottom w:val="single" w:sz="6" w:space="0" w:color="auto"/>
                <w:right w:val="single" w:sz="6" w:space="0" w:color="auto"/>
              </w:divBdr>
            </w:div>
            <w:div w:id="1735812409">
              <w:marLeft w:val="0"/>
              <w:marRight w:val="0"/>
              <w:marTop w:val="0"/>
              <w:marBottom w:val="0"/>
              <w:divBdr>
                <w:top w:val="none" w:sz="0" w:space="0" w:color="auto"/>
                <w:left w:val="none" w:sz="0" w:space="0" w:color="auto"/>
                <w:bottom w:val="none" w:sz="0" w:space="0" w:color="auto"/>
                <w:right w:val="none" w:sz="0" w:space="0" w:color="auto"/>
              </w:divBdr>
            </w:div>
            <w:div w:id="1736121060">
              <w:marLeft w:val="0"/>
              <w:marRight w:val="0"/>
              <w:marTop w:val="480"/>
              <w:marBottom w:val="0"/>
              <w:divBdr>
                <w:top w:val="single" w:sz="6" w:space="0" w:color="auto"/>
                <w:left w:val="single" w:sz="6" w:space="0" w:color="auto"/>
                <w:bottom w:val="single" w:sz="6" w:space="0" w:color="auto"/>
                <w:right w:val="single" w:sz="6" w:space="0" w:color="auto"/>
              </w:divBdr>
            </w:div>
            <w:div w:id="1738242191">
              <w:marLeft w:val="0"/>
              <w:marRight w:val="0"/>
              <w:marTop w:val="0"/>
              <w:marBottom w:val="0"/>
              <w:divBdr>
                <w:top w:val="none" w:sz="0" w:space="0" w:color="auto"/>
                <w:left w:val="none" w:sz="0" w:space="0" w:color="auto"/>
                <w:bottom w:val="none" w:sz="0" w:space="0" w:color="auto"/>
                <w:right w:val="none" w:sz="0" w:space="0" w:color="auto"/>
              </w:divBdr>
            </w:div>
            <w:div w:id="1741364263">
              <w:marLeft w:val="0"/>
              <w:marRight w:val="0"/>
              <w:marTop w:val="0"/>
              <w:marBottom w:val="0"/>
              <w:divBdr>
                <w:top w:val="none" w:sz="0" w:space="0" w:color="auto"/>
                <w:left w:val="none" w:sz="0" w:space="0" w:color="auto"/>
                <w:bottom w:val="none" w:sz="0" w:space="0" w:color="auto"/>
                <w:right w:val="none" w:sz="0" w:space="0" w:color="auto"/>
              </w:divBdr>
            </w:div>
            <w:div w:id="1742363703">
              <w:marLeft w:val="0"/>
              <w:marRight w:val="0"/>
              <w:marTop w:val="0"/>
              <w:marBottom w:val="0"/>
              <w:divBdr>
                <w:top w:val="none" w:sz="0" w:space="0" w:color="auto"/>
                <w:left w:val="none" w:sz="0" w:space="0" w:color="auto"/>
                <w:bottom w:val="none" w:sz="0" w:space="0" w:color="auto"/>
                <w:right w:val="none" w:sz="0" w:space="0" w:color="auto"/>
              </w:divBdr>
            </w:div>
            <w:div w:id="1749157182">
              <w:marLeft w:val="0"/>
              <w:marRight w:val="0"/>
              <w:marTop w:val="480"/>
              <w:marBottom w:val="0"/>
              <w:divBdr>
                <w:top w:val="single" w:sz="6" w:space="0" w:color="auto"/>
                <w:left w:val="single" w:sz="6" w:space="0" w:color="auto"/>
                <w:bottom w:val="single" w:sz="6" w:space="0" w:color="auto"/>
                <w:right w:val="single" w:sz="6" w:space="0" w:color="auto"/>
              </w:divBdr>
            </w:div>
            <w:div w:id="1750729925">
              <w:marLeft w:val="0"/>
              <w:marRight w:val="0"/>
              <w:marTop w:val="0"/>
              <w:marBottom w:val="0"/>
              <w:divBdr>
                <w:top w:val="none" w:sz="0" w:space="0" w:color="auto"/>
                <w:left w:val="none" w:sz="0" w:space="0" w:color="auto"/>
                <w:bottom w:val="none" w:sz="0" w:space="0" w:color="auto"/>
                <w:right w:val="none" w:sz="0" w:space="0" w:color="auto"/>
              </w:divBdr>
            </w:div>
            <w:div w:id="1757552182">
              <w:marLeft w:val="0"/>
              <w:marRight w:val="0"/>
              <w:marTop w:val="0"/>
              <w:marBottom w:val="0"/>
              <w:divBdr>
                <w:top w:val="none" w:sz="0" w:space="0" w:color="auto"/>
                <w:left w:val="none" w:sz="0" w:space="0" w:color="auto"/>
                <w:bottom w:val="none" w:sz="0" w:space="0" w:color="auto"/>
                <w:right w:val="none" w:sz="0" w:space="0" w:color="auto"/>
              </w:divBdr>
            </w:div>
            <w:div w:id="1761832965">
              <w:marLeft w:val="0"/>
              <w:marRight w:val="0"/>
              <w:marTop w:val="480"/>
              <w:marBottom w:val="0"/>
              <w:divBdr>
                <w:top w:val="single" w:sz="6" w:space="0" w:color="auto"/>
                <w:left w:val="single" w:sz="6" w:space="0" w:color="auto"/>
                <w:bottom w:val="single" w:sz="6" w:space="0" w:color="auto"/>
                <w:right w:val="single" w:sz="6" w:space="0" w:color="auto"/>
              </w:divBdr>
            </w:div>
            <w:div w:id="1764060016">
              <w:marLeft w:val="0"/>
              <w:marRight w:val="0"/>
              <w:marTop w:val="0"/>
              <w:marBottom w:val="0"/>
              <w:divBdr>
                <w:top w:val="none" w:sz="0" w:space="0" w:color="auto"/>
                <w:left w:val="none" w:sz="0" w:space="0" w:color="auto"/>
                <w:bottom w:val="none" w:sz="0" w:space="0" w:color="auto"/>
                <w:right w:val="none" w:sz="0" w:space="0" w:color="auto"/>
              </w:divBdr>
            </w:div>
            <w:div w:id="1768040032">
              <w:marLeft w:val="0"/>
              <w:marRight w:val="0"/>
              <w:marTop w:val="0"/>
              <w:marBottom w:val="0"/>
              <w:divBdr>
                <w:top w:val="none" w:sz="0" w:space="0" w:color="auto"/>
                <w:left w:val="none" w:sz="0" w:space="0" w:color="auto"/>
                <w:bottom w:val="none" w:sz="0" w:space="0" w:color="auto"/>
                <w:right w:val="none" w:sz="0" w:space="0" w:color="auto"/>
              </w:divBdr>
            </w:div>
            <w:div w:id="1771462266">
              <w:marLeft w:val="0"/>
              <w:marRight w:val="0"/>
              <w:marTop w:val="0"/>
              <w:marBottom w:val="0"/>
              <w:divBdr>
                <w:top w:val="none" w:sz="0" w:space="0" w:color="auto"/>
                <w:left w:val="none" w:sz="0" w:space="0" w:color="auto"/>
                <w:bottom w:val="none" w:sz="0" w:space="0" w:color="auto"/>
                <w:right w:val="none" w:sz="0" w:space="0" w:color="auto"/>
              </w:divBdr>
            </w:div>
            <w:div w:id="1773895494">
              <w:marLeft w:val="0"/>
              <w:marRight w:val="0"/>
              <w:marTop w:val="0"/>
              <w:marBottom w:val="0"/>
              <w:divBdr>
                <w:top w:val="none" w:sz="0" w:space="0" w:color="auto"/>
                <w:left w:val="none" w:sz="0" w:space="0" w:color="auto"/>
                <w:bottom w:val="none" w:sz="0" w:space="0" w:color="auto"/>
                <w:right w:val="none" w:sz="0" w:space="0" w:color="auto"/>
              </w:divBdr>
            </w:div>
            <w:div w:id="1776055227">
              <w:marLeft w:val="0"/>
              <w:marRight w:val="0"/>
              <w:marTop w:val="0"/>
              <w:marBottom w:val="0"/>
              <w:divBdr>
                <w:top w:val="none" w:sz="0" w:space="0" w:color="auto"/>
                <w:left w:val="none" w:sz="0" w:space="0" w:color="auto"/>
                <w:bottom w:val="none" w:sz="0" w:space="0" w:color="auto"/>
                <w:right w:val="none" w:sz="0" w:space="0" w:color="auto"/>
              </w:divBdr>
            </w:div>
            <w:div w:id="1782138808">
              <w:marLeft w:val="0"/>
              <w:marRight w:val="0"/>
              <w:marTop w:val="0"/>
              <w:marBottom w:val="0"/>
              <w:divBdr>
                <w:top w:val="none" w:sz="0" w:space="0" w:color="auto"/>
                <w:left w:val="none" w:sz="0" w:space="0" w:color="auto"/>
                <w:bottom w:val="none" w:sz="0" w:space="0" w:color="auto"/>
                <w:right w:val="none" w:sz="0" w:space="0" w:color="auto"/>
              </w:divBdr>
            </w:div>
            <w:div w:id="1782607687">
              <w:marLeft w:val="0"/>
              <w:marRight w:val="0"/>
              <w:marTop w:val="480"/>
              <w:marBottom w:val="0"/>
              <w:divBdr>
                <w:top w:val="single" w:sz="6" w:space="0" w:color="auto"/>
                <w:left w:val="single" w:sz="6" w:space="0" w:color="auto"/>
                <w:bottom w:val="single" w:sz="6" w:space="0" w:color="auto"/>
                <w:right w:val="single" w:sz="6" w:space="0" w:color="auto"/>
              </w:divBdr>
            </w:div>
            <w:div w:id="1783844629">
              <w:marLeft w:val="0"/>
              <w:marRight w:val="0"/>
              <w:marTop w:val="0"/>
              <w:marBottom w:val="0"/>
              <w:divBdr>
                <w:top w:val="none" w:sz="0" w:space="0" w:color="auto"/>
                <w:left w:val="none" w:sz="0" w:space="0" w:color="auto"/>
                <w:bottom w:val="none" w:sz="0" w:space="0" w:color="auto"/>
                <w:right w:val="none" w:sz="0" w:space="0" w:color="auto"/>
              </w:divBdr>
            </w:div>
            <w:div w:id="1786997313">
              <w:marLeft w:val="0"/>
              <w:marRight w:val="0"/>
              <w:marTop w:val="0"/>
              <w:marBottom w:val="0"/>
              <w:divBdr>
                <w:top w:val="none" w:sz="0" w:space="0" w:color="auto"/>
                <w:left w:val="none" w:sz="0" w:space="0" w:color="auto"/>
                <w:bottom w:val="none" w:sz="0" w:space="0" w:color="auto"/>
                <w:right w:val="none" w:sz="0" w:space="0" w:color="auto"/>
              </w:divBdr>
            </w:div>
            <w:div w:id="1789347954">
              <w:marLeft w:val="0"/>
              <w:marRight w:val="0"/>
              <w:marTop w:val="480"/>
              <w:marBottom w:val="0"/>
              <w:divBdr>
                <w:top w:val="single" w:sz="6" w:space="0" w:color="auto"/>
                <w:left w:val="single" w:sz="6" w:space="0" w:color="auto"/>
                <w:bottom w:val="single" w:sz="6" w:space="0" w:color="auto"/>
                <w:right w:val="single" w:sz="6" w:space="0" w:color="auto"/>
              </w:divBdr>
            </w:div>
            <w:div w:id="1794863879">
              <w:marLeft w:val="0"/>
              <w:marRight w:val="0"/>
              <w:marTop w:val="0"/>
              <w:marBottom w:val="0"/>
              <w:divBdr>
                <w:top w:val="none" w:sz="0" w:space="0" w:color="auto"/>
                <w:left w:val="none" w:sz="0" w:space="0" w:color="auto"/>
                <w:bottom w:val="none" w:sz="0" w:space="0" w:color="auto"/>
                <w:right w:val="none" w:sz="0" w:space="0" w:color="auto"/>
              </w:divBdr>
            </w:div>
            <w:div w:id="1799452045">
              <w:marLeft w:val="0"/>
              <w:marRight w:val="0"/>
              <w:marTop w:val="0"/>
              <w:marBottom w:val="0"/>
              <w:divBdr>
                <w:top w:val="none" w:sz="0" w:space="0" w:color="auto"/>
                <w:left w:val="none" w:sz="0" w:space="0" w:color="auto"/>
                <w:bottom w:val="none" w:sz="0" w:space="0" w:color="auto"/>
                <w:right w:val="none" w:sz="0" w:space="0" w:color="auto"/>
              </w:divBdr>
            </w:div>
            <w:div w:id="1804810717">
              <w:marLeft w:val="0"/>
              <w:marRight w:val="0"/>
              <w:marTop w:val="0"/>
              <w:marBottom w:val="0"/>
              <w:divBdr>
                <w:top w:val="none" w:sz="0" w:space="0" w:color="auto"/>
                <w:left w:val="none" w:sz="0" w:space="0" w:color="auto"/>
                <w:bottom w:val="none" w:sz="0" w:space="0" w:color="auto"/>
                <w:right w:val="none" w:sz="0" w:space="0" w:color="auto"/>
              </w:divBdr>
            </w:div>
            <w:div w:id="1805001795">
              <w:marLeft w:val="0"/>
              <w:marRight w:val="0"/>
              <w:marTop w:val="0"/>
              <w:marBottom w:val="0"/>
              <w:divBdr>
                <w:top w:val="none" w:sz="0" w:space="0" w:color="auto"/>
                <w:left w:val="none" w:sz="0" w:space="0" w:color="auto"/>
                <w:bottom w:val="none" w:sz="0" w:space="0" w:color="auto"/>
                <w:right w:val="none" w:sz="0" w:space="0" w:color="auto"/>
              </w:divBdr>
            </w:div>
            <w:div w:id="1805345132">
              <w:marLeft w:val="0"/>
              <w:marRight w:val="0"/>
              <w:marTop w:val="0"/>
              <w:marBottom w:val="0"/>
              <w:divBdr>
                <w:top w:val="none" w:sz="0" w:space="0" w:color="auto"/>
                <w:left w:val="none" w:sz="0" w:space="0" w:color="auto"/>
                <w:bottom w:val="none" w:sz="0" w:space="0" w:color="auto"/>
                <w:right w:val="none" w:sz="0" w:space="0" w:color="auto"/>
              </w:divBdr>
            </w:div>
            <w:div w:id="1805855460">
              <w:marLeft w:val="0"/>
              <w:marRight w:val="0"/>
              <w:marTop w:val="0"/>
              <w:marBottom w:val="0"/>
              <w:divBdr>
                <w:top w:val="none" w:sz="0" w:space="0" w:color="auto"/>
                <w:left w:val="none" w:sz="0" w:space="0" w:color="auto"/>
                <w:bottom w:val="none" w:sz="0" w:space="0" w:color="auto"/>
                <w:right w:val="none" w:sz="0" w:space="0" w:color="auto"/>
              </w:divBdr>
            </w:div>
            <w:div w:id="1810392538">
              <w:marLeft w:val="0"/>
              <w:marRight w:val="0"/>
              <w:marTop w:val="0"/>
              <w:marBottom w:val="0"/>
              <w:divBdr>
                <w:top w:val="none" w:sz="0" w:space="0" w:color="auto"/>
                <w:left w:val="none" w:sz="0" w:space="0" w:color="auto"/>
                <w:bottom w:val="none" w:sz="0" w:space="0" w:color="auto"/>
                <w:right w:val="none" w:sz="0" w:space="0" w:color="auto"/>
              </w:divBdr>
            </w:div>
            <w:div w:id="1810711097">
              <w:marLeft w:val="0"/>
              <w:marRight w:val="0"/>
              <w:marTop w:val="480"/>
              <w:marBottom w:val="0"/>
              <w:divBdr>
                <w:top w:val="single" w:sz="6" w:space="0" w:color="auto"/>
                <w:left w:val="single" w:sz="6" w:space="0" w:color="auto"/>
                <w:bottom w:val="single" w:sz="6" w:space="0" w:color="auto"/>
                <w:right w:val="single" w:sz="6" w:space="0" w:color="auto"/>
              </w:divBdr>
            </w:div>
            <w:div w:id="1812676471">
              <w:marLeft w:val="0"/>
              <w:marRight w:val="0"/>
              <w:marTop w:val="0"/>
              <w:marBottom w:val="0"/>
              <w:divBdr>
                <w:top w:val="none" w:sz="0" w:space="0" w:color="auto"/>
                <w:left w:val="none" w:sz="0" w:space="0" w:color="auto"/>
                <w:bottom w:val="none" w:sz="0" w:space="0" w:color="auto"/>
                <w:right w:val="none" w:sz="0" w:space="0" w:color="auto"/>
              </w:divBdr>
            </w:div>
            <w:div w:id="1821266247">
              <w:marLeft w:val="0"/>
              <w:marRight w:val="0"/>
              <w:marTop w:val="0"/>
              <w:marBottom w:val="0"/>
              <w:divBdr>
                <w:top w:val="none" w:sz="0" w:space="0" w:color="auto"/>
                <w:left w:val="none" w:sz="0" w:space="0" w:color="auto"/>
                <w:bottom w:val="none" w:sz="0" w:space="0" w:color="auto"/>
                <w:right w:val="none" w:sz="0" w:space="0" w:color="auto"/>
              </w:divBdr>
            </w:div>
            <w:div w:id="1825049733">
              <w:marLeft w:val="0"/>
              <w:marRight w:val="0"/>
              <w:marTop w:val="0"/>
              <w:marBottom w:val="0"/>
              <w:divBdr>
                <w:top w:val="none" w:sz="0" w:space="0" w:color="auto"/>
                <w:left w:val="none" w:sz="0" w:space="0" w:color="auto"/>
                <w:bottom w:val="none" w:sz="0" w:space="0" w:color="auto"/>
                <w:right w:val="none" w:sz="0" w:space="0" w:color="auto"/>
              </w:divBdr>
            </w:div>
            <w:div w:id="1828470638">
              <w:marLeft w:val="0"/>
              <w:marRight w:val="0"/>
              <w:marTop w:val="0"/>
              <w:marBottom w:val="0"/>
              <w:divBdr>
                <w:top w:val="none" w:sz="0" w:space="0" w:color="auto"/>
                <w:left w:val="none" w:sz="0" w:space="0" w:color="auto"/>
                <w:bottom w:val="none" w:sz="0" w:space="0" w:color="auto"/>
                <w:right w:val="none" w:sz="0" w:space="0" w:color="auto"/>
              </w:divBdr>
            </w:div>
            <w:div w:id="1831217104">
              <w:marLeft w:val="0"/>
              <w:marRight w:val="0"/>
              <w:marTop w:val="0"/>
              <w:marBottom w:val="0"/>
              <w:divBdr>
                <w:top w:val="none" w:sz="0" w:space="0" w:color="auto"/>
                <w:left w:val="none" w:sz="0" w:space="0" w:color="auto"/>
                <w:bottom w:val="none" w:sz="0" w:space="0" w:color="auto"/>
                <w:right w:val="none" w:sz="0" w:space="0" w:color="auto"/>
              </w:divBdr>
            </w:div>
            <w:div w:id="1832208835">
              <w:marLeft w:val="0"/>
              <w:marRight w:val="0"/>
              <w:marTop w:val="0"/>
              <w:marBottom w:val="0"/>
              <w:divBdr>
                <w:top w:val="none" w:sz="0" w:space="0" w:color="auto"/>
                <w:left w:val="none" w:sz="0" w:space="0" w:color="auto"/>
                <w:bottom w:val="none" w:sz="0" w:space="0" w:color="auto"/>
                <w:right w:val="none" w:sz="0" w:space="0" w:color="auto"/>
              </w:divBdr>
            </w:div>
            <w:div w:id="1838110353">
              <w:marLeft w:val="0"/>
              <w:marRight w:val="0"/>
              <w:marTop w:val="0"/>
              <w:marBottom w:val="0"/>
              <w:divBdr>
                <w:top w:val="none" w:sz="0" w:space="0" w:color="auto"/>
                <w:left w:val="none" w:sz="0" w:space="0" w:color="auto"/>
                <w:bottom w:val="none" w:sz="0" w:space="0" w:color="auto"/>
                <w:right w:val="none" w:sz="0" w:space="0" w:color="auto"/>
              </w:divBdr>
            </w:div>
            <w:div w:id="1838223567">
              <w:marLeft w:val="0"/>
              <w:marRight w:val="0"/>
              <w:marTop w:val="0"/>
              <w:marBottom w:val="0"/>
              <w:divBdr>
                <w:top w:val="none" w:sz="0" w:space="0" w:color="auto"/>
                <w:left w:val="none" w:sz="0" w:space="0" w:color="auto"/>
                <w:bottom w:val="none" w:sz="0" w:space="0" w:color="auto"/>
                <w:right w:val="none" w:sz="0" w:space="0" w:color="auto"/>
              </w:divBdr>
            </w:div>
            <w:div w:id="1842773183">
              <w:marLeft w:val="0"/>
              <w:marRight w:val="0"/>
              <w:marTop w:val="0"/>
              <w:marBottom w:val="0"/>
              <w:divBdr>
                <w:top w:val="none" w:sz="0" w:space="0" w:color="auto"/>
                <w:left w:val="none" w:sz="0" w:space="0" w:color="auto"/>
                <w:bottom w:val="none" w:sz="0" w:space="0" w:color="auto"/>
                <w:right w:val="none" w:sz="0" w:space="0" w:color="auto"/>
              </w:divBdr>
            </w:div>
            <w:div w:id="1849369157">
              <w:marLeft w:val="0"/>
              <w:marRight w:val="0"/>
              <w:marTop w:val="0"/>
              <w:marBottom w:val="0"/>
              <w:divBdr>
                <w:top w:val="none" w:sz="0" w:space="0" w:color="auto"/>
                <w:left w:val="none" w:sz="0" w:space="0" w:color="auto"/>
                <w:bottom w:val="none" w:sz="0" w:space="0" w:color="auto"/>
                <w:right w:val="none" w:sz="0" w:space="0" w:color="auto"/>
              </w:divBdr>
            </w:div>
            <w:div w:id="1850441012">
              <w:marLeft w:val="0"/>
              <w:marRight w:val="0"/>
              <w:marTop w:val="0"/>
              <w:marBottom w:val="0"/>
              <w:divBdr>
                <w:top w:val="none" w:sz="0" w:space="0" w:color="auto"/>
                <w:left w:val="none" w:sz="0" w:space="0" w:color="auto"/>
                <w:bottom w:val="none" w:sz="0" w:space="0" w:color="auto"/>
                <w:right w:val="none" w:sz="0" w:space="0" w:color="auto"/>
              </w:divBdr>
            </w:div>
            <w:div w:id="1851673205">
              <w:marLeft w:val="0"/>
              <w:marRight w:val="0"/>
              <w:marTop w:val="0"/>
              <w:marBottom w:val="0"/>
              <w:divBdr>
                <w:top w:val="none" w:sz="0" w:space="0" w:color="auto"/>
                <w:left w:val="none" w:sz="0" w:space="0" w:color="auto"/>
                <w:bottom w:val="none" w:sz="0" w:space="0" w:color="auto"/>
                <w:right w:val="none" w:sz="0" w:space="0" w:color="auto"/>
              </w:divBdr>
            </w:div>
            <w:div w:id="1852186112">
              <w:marLeft w:val="0"/>
              <w:marRight w:val="0"/>
              <w:marTop w:val="0"/>
              <w:marBottom w:val="0"/>
              <w:divBdr>
                <w:top w:val="none" w:sz="0" w:space="0" w:color="auto"/>
                <w:left w:val="none" w:sz="0" w:space="0" w:color="auto"/>
                <w:bottom w:val="none" w:sz="0" w:space="0" w:color="auto"/>
                <w:right w:val="none" w:sz="0" w:space="0" w:color="auto"/>
              </w:divBdr>
            </w:div>
            <w:div w:id="1853840963">
              <w:marLeft w:val="0"/>
              <w:marRight w:val="0"/>
              <w:marTop w:val="0"/>
              <w:marBottom w:val="0"/>
              <w:divBdr>
                <w:top w:val="none" w:sz="0" w:space="0" w:color="auto"/>
                <w:left w:val="none" w:sz="0" w:space="0" w:color="auto"/>
                <w:bottom w:val="none" w:sz="0" w:space="0" w:color="auto"/>
                <w:right w:val="none" w:sz="0" w:space="0" w:color="auto"/>
              </w:divBdr>
            </w:div>
            <w:div w:id="1854605768">
              <w:marLeft w:val="0"/>
              <w:marRight w:val="0"/>
              <w:marTop w:val="0"/>
              <w:marBottom w:val="0"/>
              <w:divBdr>
                <w:top w:val="none" w:sz="0" w:space="0" w:color="auto"/>
                <w:left w:val="none" w:sz="0" w:space="0" w:color="auto"/>
                <w:bottom w:val="none" w:sz="0" w:space="0" w:color="auto"/>
                <w:right w:val="none" w:sz="0" w:space="0" w:color="auto"/>
              </w:divBdr>
            </w:div>
            <w:div w:id="1854683806">
              <w:marLeft w:val="0"/>
              <w:marRight w:val="0"/>
              <w:marTop w:val="0"/>
              <w:marBottom w:val="0"/>
              <w:divBdr>
                <w:top w:val="none" w:sz="0" w:space="0" w:color="auto"/>
                <w:left w:val="none" w:sz="0" w:space="0" w:color="auto"/>
                <w:bottom w:val="none" w:sz="0" w:space="0" w:color="auto"/>
                <w:right w:val="none" w:sz="0" w:space="0" w:color="auto"/>
              </w:divBdr>
            </w:div>
            <w:div w:id="1859006620">
              <w:marLeft w:val="0"/>
              <w:marRight w:val="0"/>
              <w:marTop w:val="0"/>
              <w:marBottom w:val="0"/>
              <w:divBdr>
                <w:top w:val="none" w:sz="0" w:space="0" w:color="auto"/>
                <w:left w:val="none" w:sz="0" w:space="0" w:color="auto"/>
                <w:bottom w:val="none" w:sz="0" w:space="0" w:color="auto"/>
                <w:right w:val="none" w:sz="0" w:space="0" w:color="auto"/>
              </w:divBdr>
            </w:div>
            <w:div w:id="1859007595">
              <w:marLeft w:val="0"/>
              <w:marRight w:val="0"/>
              <w:marTop w:val="0"/>
              <w:marBottom w:val="0"/>
              <w:divBdr>
                <w:top w:val="none" w:sz="0" w:space="0" w:color="auto"/>
                <w:left w:val="none" w:sz="0" w:space="0" w:color="auto"/>
                <w:bottom w:val="none" w:sz="0" w:space="0" w:color="auto"/>
                <w:right w:val="none" w:sz="0" w:space="0" w:color="auto"/>
              </w:divBdr>
            </w:div>
            <w:div w:id="1862862694">
              <w:marLeft w:val="0"/>
              <w:marRight w:val="0"/>
              <w:marTop w:val="0"/>
              <w:marBottom w:val="0"/>
              <w:divBdr>
                <w:top w:val="none" w:sz="0" w:space="0" w:color="auto"/>
                <w:left w:val="none" w:sz="0" w:space="0" w:color="auto"/>
                <w:bottom w:val="none" w:sz="0" w:space="0" w:color="auto"/>
                <w:right w:val="none" w:sz="0" w:space="0" w:color="auto"/>
              </w:divBdr>
            </w:div>
            <w:div w:id="1874227212">
              <w:marLeft w:val="0"/>
              <w:marRight w:val="0"/>
              <w:marTop w:val="0"/>
              <w:marBottom w:val="0"/>
              <w:divBdr>
                <w:top w:val="none" w:sz="0" w:space="0" w:color="auto"/>
                <w:left w:val="none" w:sz="0" w:space="0" w:color="auto"/>
                <w:bottom w:val="none" w:sz="0" w:space="0" w:color="auto"/>
                <w:right w:val="none" w:sz="0" w:space="0" w:color="auto"/>
              </w:divBdr>
            </w:div>
            <w:div w:id="1877346443">
              <w:marLeft w:val="0"/>
              <w:marRight w:val="0"/>
              <w:marTop w:val="0"/>
              <w:marBottom w:val="0"/>
              <w:divBdr>
                <w:top w:val="none" w:sz="0" w:space="0" w:color="auto"/>
                <w:left w:val="none" w:sz="0" w:space="0" w:color="auto"/>
                <w:bottom w:val="none" w:sz="0" w:space="0" w:color="auto"/>
                <w:right w:val="none" w:sz="0" w:space="0" w:color="auto"/>
              </w:divBdr>
            </w:div>
            <w:div w:id="1881477389">
              <w:marLeft w:val="0"/>
              <w:marRight w:val="0"/>
              <w:marTop w:val="0"/>
              <w:marBottom w:val="0"/>
              <w:divBdr>
                <w:top w:val="none" w:sz="0" w:space="0" w:color="auto"/>
                <w:left w:val="none" w:sz="0" w:space="0" w:color="auto"/>
                <w:bottom w:val="none" w:sz="0" w:space="0" w:color="auto"/>
                <w:right w:val="none" w:sz="0" w:space="0" w:color="auto"/>
              </w:divBdr>
            </w:div>
            <w:div w:id="1884561232">
              <w:marLeft w:val="0"/>
              <w:marRight w:val="0"/>
              <w:marTop w:val="0"/>
              <w:marBottom w:val="0"/>
              <w:divBdr>
                <w:top w:val="none" w:sz="0" w:space="0" w:color="auto"/>
                <w:left w:val="none" w:sz="0" w:space="0" w:color="auto"/>
                <w:bottom w:val="none" w:sz="0" w:space="0" w:color="auto"/>
                <w:right w:val="none" w:sz="0" w:space="0" w:color="auto"/>
              </w:divBdr>
            </w:div>
            <w:div w:id="1885865910">
              <w:marLeft w:val="0"/>
              <w:marRight w:val="0"/>
              <w:marTop w:val="0"/>
              <w:marBottom w:val="0"/>
              <w:divBdr>
                <w:top w:val="none" w:sz="0" w:space="0" w:color="auto"/>
                <w:left w:val="none" w:sz="0" w:space="0" w:color="auto"/>
                <w:bottom w:val="none" w:sz="0" w:space="0" w:color="auto"/>
                <w:right w:val="none" w:sz="0" w:space="0" w:color="auto"/>
              </w:divBdr>
            </w:div>
            <w:div w:id="1886334090">
              <w:marLeft w:val="0"/>
              <w:marRight w:val="0"/>
              <w:marTop w:val="0"/>
              <w:marBottom w:val="0"/>
              <w:divBdr>
                <w:top w:val="none" w:sz="0" w:space="0" w:color="auto"/>
                <w:left w:val="none" w:sz="0" w:space="0" w:color="auto"/>
                <w:bottom w:val="none" w:sz="0" w:space="0" w:color="auto"/>
                <w:right w:val="none" w:sz="0" w:space="0" w:color="auto"/>
              </w:divBdr>
            </w:div>
            <w:div w:id="1889755590">
              <w:marLeft w:val="0"/>
              <w:marRight w:val="0"/>
              <w:marTop w:val="0"/>
              <w:marBottom w:val="0"/>
              <w:divBdr>
                <w:top w:val="none" w:sz="0" w:space="0" w:color="auto"/>
                <w:left w:val="none" w:sz="0" w:space="0" w:color="auto"/>
                <w:bottom w:val="none" w:sz="0" w:space="0" w:color="auto"/>
                <w:right w:val="none" w:sz="0" w:space="0" w:color="auto"/>
              </w:divBdr>
            </w:div>
            <w:div w:id="1889797857">
              <w:marLeft w:val="0"/>
              <w:marRight w:val="0"/>
              <w:marTop w:val="0"/>
              <w:marBottom w:val="0"/>
              <w:divBdr>
                <w:top w:val="none" w:sz="0" w:space="0" w:color="auto"/>
                <w:left w:val="none" w:sz="0" w:space="0" w:color="auto"/>
                <w:bottom w:val="none" w:sz="0" w:space="0" w:color="auto"/>
                <w:right w:val="none" w:sz="0" w:space="0" w:color="auto"/>
              </w:divBdr>
            </w:div>
            <w:div w:id="1897353300">
              <w:marLeft w:val="0"/>
              <w:marRight w:val="0"/>
              <w:marTop w:val="0"/>
              <w:marBottom w:val="0"/>
              <w:divBdr>
                <w:top w:val="none" w:sz="0" w:space="0" w:color="auto"/>
                <w:left w:val="none" w:sz="0" w:space="0" w:color="auto"/>
                <w:bottom w:val="none" w:sz="0" w:space="0" w:color="auto"/>
                <w:right w:val="none" w:sz="0" w:space="0" w:color="auto"/>
              </w:divBdr>
            </w:div>
            <w:div w:id="1897819170">
              <w:marLeft w:val="0"/>
              <w:marRight w:val="0"/>
              <w:marTop w:val="0"/>
              <w:marBottom w:val="0"/>
              <w:divBdr>
                <w:top w:val="none" w:sz="0" w:space="0" w:color="auto"/>
                <w:left w:val="none" w:sz="0" w:space="0" w:color="auto"/>
                <w:bottom w:val="none" w:sz="0" w:space="0" w:color="auto"/>
                <w:right w:val="none" w:sz="0" w:space="0" w:color="auto"/>
              </w:divBdr>
            </w:div>
            <w:div w:id="1900748796">
              <w:marLeft w:val="0"/>
              <w:marRight w:val="0"/>
              <w:marTop w:val="0"/>
              <w:marBottom w:val="0"/>
              <w:divBdr>
                <w:top w:val="none" w:sz="0" w:space="0" w:color="auto"/>
                <w:left w:val="none" w:sz="0" w:space="0" w:color="auto"/>
                <w:bottom w:val="none" w:sz="0" w:space="0" w:color="auto"/>
                <w:right w:val="none" w:sz="0" w:space="0" w:color="auto"/>
              </w:divBdr>
            </w:div>
            <w:div w:id="1908801812">
              <w:marLeft w:val="0"/>
              <w:marRight w:val="0"/>
              <w:marTop w:val="0"/>
              <w:marBottom w:val="0"/>
              <w:divBdr>
                <w:top w:val="none" w:sz="0" w:space="0" w:color="auto"/>
                <w:left w:val="none" w:sz="0" w:space="0" w:color="auto"/>
                <w:bottom w:val="none" w:sz="0" w:space="0" w:color="auto"/>
                <w:right w:val="none" w:sz="0" w:space="0" w:color="auto"/>
              </w:divBdr>
            </w:div>
            <w:div w:id="1911573773">
              <w:marLeft w:val="0"/>
              <w:marRight w:val="0"/>
              <w:marTop w:val="0"/>
              <w:marBottom w:val="0"/>
              <w:divBdr>
                <w:top w:val="none" w:sz="0" w:space="0" w:color="auto"/>
                <w:left w:val="none" w:sz="0" w:space="0" w:color="auto"/>
                <w:bottom w:val="none" w:sz="0" w:space="0" w:color="auto"/>
                <w:right w:val="none" w:sz="0" w:space="0" w:color="auto"/>
              </w:divBdr>
            </w:div>
            <w:div w:id="1911579036">
              <w:marLeft w:val="0"/>
              <w:marRight w:val="0"/>
              <w:marTop w:val="0"/>
              <w:marBottom w:val="0"/>
              <w:divBdr>
                <w:top w:val="none" w:sz="0" w:space="0" w:color="auto"/>
                <w:left w:val="none" w:sz="0" w:space="0" w:color="auto"/>
                <w:bottom w:val="none" w:sz="0" w:space="0" w:color="auto"/>
                <w:right w:val="none" w:sz="0" w:space="0" w:color="auto"/>
              </w:divBdr>
            </w:div>
            <w:div w:id="1912154252">
              <w:marLeft w:val="0"/>
              <w:marRight w:val="0"/>
              <w:marTop w:val="0"/>
              <w:marBottom w:val="0"/>
              <w:divBdr>
                <w:top w:val="none" w:sz="0" w:space="0" w:color="auto"/>
                <w:left w:val="none" w:sz="0" w:space="0" w:color="auto"/>
                <w:bottom w:val="none" w:sz="0" w:space="0" w:color="auto"/>
                <w:right w:val="none" w:sz="0" w:space="0" w:color="auto"/>
              </w:divBdr>
            </w:div>
            <w:div w:id="1912806275">
              <w:marLeft w:val="0"/>
              <w:marRight w:val="0"/>
              <w:marTop w:val="0"/>
              <w:marBottom w:val="0"/>
              <w:divBdr>
                <w:top w:val="none" w:sz="0" w:space="0" w:color="auto"/>
                <w:left w:val="none" w:sz="0" w:space="0" w:color="auto"/>
                <w:bottom w:val="none" w:sz="0" w:space="0" w:color="auto"/>
                <w:right w:val="none" w:sz="0" w:space="0" w:color="auto"/>
              </w:divBdr>
            </w:div>
            <w:div w:id="1913585945">
              <w:marLeft w:val="0"/>
              <w:marRight w:val="0"/>
              <w:marTop w:val="0"/>
              <w:marBottom w:val="0"/>
              <w:divBdr>
                <w:top w:val="none" w:sz="0" w:space="0" w:color="auto"/>
                <w:left w:val="none" w:sz="0" w:space="0" w:color="auto"/>
                <w:bottom w:val="none" w:sz="0" w:space="0" w:color="auto"/>
                <w:right w:val="none" w:sz="0" w:space="0" w:color="auto"/>
              </w:divBdr>
            </w:div>
            <w:div w:id="1915316700">
              <w:marLeft w:val="0"/>
              <w:marRight w:val="0"/>
              <w:marTop w:val="0"/>
              <w:marBottom w:val="0"/>
              <w:divBdr>
                <w:top w:val="none" w:sz="0" w:space="0" w:color="auto"/>
                <w:left w:val="none" w:sz="0" w:space="0" w:color="auto"/>
                <w:bottom w:val="none" w:sz="0" w:space="0" w:color="auto"/>
                <w:right w:val="none" w:sz="0" w:space="0" w:color="auto"/>
              </w:divBdr>
            </w:div>
            <w:div w:id="1915897845">
              <w:marLeft w:val="0"/>
              <w:marRight w:val="0"/>
              <w:marTop w:val="0"/>
              <w:marBottom w:val="0"/>
              <w:divBdr>
                <w:top w:val="none" w:sz="0" w:space="0" w:color="auto"/>
                <w:left w:val="none" w:sz="0" w:space="0" w:color="auto"/>
                <w:bottom w:val="none" w:sz="0" w:space="0" w:color="auto"/>
                <w:right w:val="none" w:sz="0" w:space="0" w:color="auto"/>
              </w:divBdr>
            </w:div>
            <w:div w:id="1919484501">
              <w:marLeft w:val="0"/>
              <w:marRight w:val="0"/>
              <w:marTop w:val="0"/>
              <w:marBottom w:val="0"/>
              <w:divBdr>
                <w:top w:val="none" w:sz="0" w:space="0" w:color="auto"/>
                <w:left w:val="none" w:sz="0" w:space="0" w:color="auto"/>
                <w:bottom w:val="none" w:sz="0" w:space="0" w:color="auto"/>
                <w:right w:val="none" w:sz="0" w:space="0" w:color="auto"/>
              </w:divBdr>
            </w:div>
            <w:div w:id="1922399990">
              <w:marLeft w:val="0"/>
              <w:marRight w:val="0"/>
              <w:marTop w:val="0"/>
              <w:marBottom w:val="0"/>
              <w:divBdr>
                <w:top w:val="none" w:sz="0" w:space="0" w:color="auto"/>
                <w:left w:val="none" w:sz="0" w:space="0" w:color="auto"/>
                <w:bottom w:val="none" w:sz="0" w:space="0" w:color="auto"/>
                <w:right w:val="none" w:sz="0" w:space="0" w:color="auto"/>
              </w:divBdr>
            </w:div>
            <w:div w:id="1922518837">
              <w:marLeft w:val="0"/>
              <w:marRight w:val="0"/>
              <w:marTop w:val="0"/>
              <w:marBottom w:val="0"/>
              <w:divBdr>
                <w:top w:val="none" w:sz="0" w:space="0" w:color="auto"/>
                <w:left w:val="none" w:sz="0" w:space="0" w:color="auto"/>
                <w:bottom w:val="none" w:sz="0" w:space="0" w:color="auto"/>
                <w:right w:val="none" w:sz="0" w:space="0" w:color="auto"/>
              </w:divBdr>
            </w:div>
            <w:div w:id="1924022729">
              <w:marLeft w:val="0"/>
              <w:marRight w:val="0"/>
              <w:marTop w:val="0"/>
              <w:marBottom w:val="0"/>
              <w:divBdr>
                <w:top w:val="none" w:sz="0" w:space="0" w:color="auto"/>
                <w:left w:val="none" w:sz="0" w:space="0" w:color="auto"/>
                <w:bottom w:val="none" w:sz="0" w:space="0" w:color="auto"/>
                <w:right w:val="none" w:sz="0" w:space="0" w:color="auto"/>
              </w:divBdr>
            </w:div>
            <w:div w:id="1924293926">
              <w:marLeft w:val="0"/>
              <w:marRight w:val="0"/>
              <w:marTop w:val="0"/>
              <w:marBottom w:val="0"/>
              <w:divBdr>
                <w:top w:val="none" w:sz="0" w:space="0" w:color="auto"/>
                <w:left w:val="none" w:sz="0" w:space="0" w:color="auto"/>
                <w:bottom w:val="none" w:sz="0" w:space="0" w:color="auto"/>
                <w:right w:val="none" w:sz="0" w:space="0" w:color="auto"/>
              </w:divBdr>
            </w:div>
            <w:div w:id="1926456197">
              <w:marLeft w:val="0"/>
              <w:marRight w:val="0"/>
              <w:marTop w:val="0"/>
              <w:marBottom w:val="0"/>
              <w:divBdr>
                <w:top w:val="none" w:sz="0" w:space="0" w:color="auto"/>
                <w:left w:val="none" w:sz="0" w:space="0" w:color="auto"/>
                <w:bottom w:val="none" w:sz="0" w:space="0" w:color="auto"/>
                <w:right w:val="none" w:sz="0" w:space="0" w:color="auto"/>
              </w:divBdr>
            </w:div>
            <w:div w:id="1930263563">
              <w:marLeft w:val="0"/>
              <w:marRight w:val="0"/>
              <w:marTop w:val="0"/>
              <w:marBottom w:val="0"/>
              <w:divBdr>
                <w:top w:val="none" w:sz="0" w:space="0" w:color="auto"/>
                <w:left w:val="none" w:sz="0" w:space="0" w:color="auto"/>
                <w:bottom w:val="none" w:sz="0" w:space="0" w:color="auto"/>
                <w:right w:val="none" w:sz="0" w:space="0" w:color="auto"/>
              </w:divBdr>
            </w:div>
            <w:div w:id="1930887855">
              <w:marLeft w:val="0"/>
              <w:marRight w:val="0"/>
              <w:marTop w:val="0"/>
              <w:marBottom w:val="0"/>
              <w:divBdr>
                <w:top w:val="none" w:sz="0" w:space="0" w:color="auto"/>
                <w:left w:val="none" w:sz="0" w:space="0" w:color="auto"/>
                <w:bottom w:val="none" w:sz="0" w:space="0" w:color="auto"/>
                <w:right w:val="none" w:sz="0" w:space="0" w:color="auto"/>
              </w:divBdr>
            </w:div>
            <w:div w:id="1930964187">
              <w:marLeft w:val="0"/>
              <w:marRight w:val="0"/>
              <w:marTop w:val="0"/>
              <w:marBottom w:val="0"/>
              <w:divBdr>
                <w:top w:val="none" w:sz="0" w:space="0" w:color="auto"/>
                <w:left w:val="none" w:sz="0" w:space="0" w:color="auto"/>
                <w:bottom w:val="none" w:sz="0" w:space="0" w:color="auto"/>
                <w:right w:val="none" w:sz="0" w:space="0" w:color="auto"/>
              </w:divBdr>
            </w:div>
            <w:div w:id="1935749990">
              <w:marLeft w:val="0"/>
              <w:marRight w:val="0"/>
              <w:marTop w:val="0"/>
              <w:marBottom w:val="0"/>
              <w:divBdr>
                <w:top w:val="none" w:sz="0" w:space="0" w:color="auto"/>
                <w:left w:val="none" w:sz="0" w:space="0" w:color="auto"/>
                <w:bottom w:val="none" w:sz="0" w:space="0" w:color="auto"/>
                <w:right w:val="none" w:sz="0" w:space="0" w:color="auto"/>
              </w:divBdr>
            </w:div>
            <w:div w:id="1938901748">
              <w:marLeft w:val="0"/>
              <w:marRight w:val="0"/>
              <w:marTop w:val="0"/>
              <w:marBottom w:val="0"/>
              <w:divBdr>
                <w:top w:val="none" w:sz="0" w:space="0" w:color="auto"/>
                <w:left w:val="none" w:sz="0" w:space="0" w:color="auto"/>
                <w:bottom w:val="none" w:sz="0" w:space="0" w:color="auto"/>
                <w:right w:val="none" w:sz="0" w:space="0" w:color="auto"/>
              </w:divBdr>
            </w:div>
            <w:div w:id="1939483900">
              <w:marLeft w:val="0"/>
              <w:marRight w:val="0"/>
              <w:marTop w:val="0"/>
              <w:marBottom w:val="0"/>
              <w:divBdr>
                <w:top w:val="none" w:sz="0" w:space="0" w:color="auto"/>
                <w:left w:val="none" w:sz="0" w:space="0" w:color="auto"/>
                <w:bottom w:val="none" w:sz="0" w:space="0" w:color="auto"/>
                <w:right w:val="none" w:sz="0" w:space="0" w:color="auto"/>
              </w:divBdr>
            </w:div>
            <w:div w:id="1940673069">
              <w:marLeft w:val="0"/>
              <w:marRight w:val="0"/>
              <w:marTop w:val="0"/>
              <w:marBottom w:val="0"/>
              <w:divBdr>
                <w:top w:val="none" w:sz="0" w:space="0" w:color="auto"/>
                <w:left w:val="none" w:sz="0" w:space="0" w:color="auto"/>
                <w:bottom w:val="none" w:sz="0" w:space="0" w:color="auto"/>
                <w:right w:val="none" w:sz="0" w:space="0" w:color="auto"/>
              </w:divBdr>
            </w:div>
            <w:div w:id="1940794233">
              <w:marLeft w:val="0"/>
              <w:marRight w:val="0"/>
              <w:marTop w:val="0"/>
              <w:marBottom w:val="0"/>
              <w:divBdr>
                <w:top w:val="none" w:sz="0" w:space="0" w:color="auto"/>
                <w:left w:val="none" w:sz="0" w:space="0" w:color="auto"/>
                <w:bottom w:val="none" w:sz="0" w:space="0" w:color="auto"/>
                <w:right w:val="none" w:sz="0" w:space="0" w:color="auto"/>
              </w:divBdr>
            </w:div>
            <w:div w:id="1945729382">
              <w:marLeft w:val="0"/>
              <w:marRight w:val="0"/>
              <w:marTop w:val="480"/>
              <w:marBottom w:val="0"/>
              <w:divBdr>
                <w:top w:val="single" w:sz="6" w:space="0" w:color="auto"/>
                <w:left w:val="single" w:sz="6" w:space="0" w:color="auto"/>
                <w:bottom w:val="single" w:sz="6" w:space="0" w:color="auto"/>
                <w:right w:val="single" w:sz="6" w:space="0" w:color="auto"/>
              </w:divBdr>
            </w:div>
            <w:div w:id="1945766815">
              <w:marLeft w:val="0"/>
              <w:marRight w:val="0"/>
              <w:marTop w:val="0"/>
              <w:marBottom w:val="0"/>
              <w:divBdr>
                <w:top w:val="none" w:sz="0" w:space="0" w:color="auto"/>
                <w:left w:val="none" w:sz="0" w:space="0" w:color="auto"/>
                <w:bottom w:val="none" w:sz="0" w:space="0" w:color="auto"/>
                <w:right w:val="none" w:sz="0" w:space="0" w:color="auto"/>
              </w:divBdr>
            </w:div>
            <w:div w:id="1947886739">
              <w:marLeft w:val="0"/>
              <w:marRight w:val="0"/>
              <w:marTop w:val="0"/>
              <w:marBottom w:val="0"/>
              <w:divBdr>
                <w:top w:val="none" w:sz="0" w:space="0" w:color="auto"/>
                <w:left w:val="none" w:sz="0" w:space="0" w:color="auto"/>
                <w:bottom w:val="none" w:sz="0" w:space="0" w:color="auto"/>
                <w:right w:val="none" w:sz="0" w:space="0" w:color="auto"/>
              </w:divBdr>
            </w:div>
            <w:div w:id="1950777257">
              <w:marLeft w:val="0"/>
              <w:marRight w:val="0"/>
              <w:marTop w:val="0"/>
              <w:marBottom w:val="0"/>
              <w:divBdr>
                <w:top w:val="none" w:sz="0" w:space="0" w:color="auto"/>
                <w:left w:val="none" w:sz="0" w:space="0" w:color="auto"/>
                <w:bottom w:val="none" w:sz="0" w:space="0" w:color="auto"/>
                <w:right w:val="none" w:sz="0" w:space="0" w:color="auto"/>
              </w:divBdr>
            </w:div>
            <w:div w:id="1951886618">
              <w:marLeft w:val="0"/>
              <w:marRight w:val="0"/>
              <w:marTop w:val="0"/>
              <w:marBottom w:val="0"/>
              <w:divBdr>
                <w:top w:val="none" w:sz="0" w:space="0" w:color="auto"/>
                <w:left w:val="none" w:sz="0" w:space="0" w:color="auto"/>
                <w:bottom w:val="none" w:sz="0" w:space="0" w:color="auto"/>
                <w:right w:val="none" w:sz="0" w:space="0" w:color="auto"/>
              </w:divBdr>
            </w:div>
            <w:div w:id="1953392770">
              <w:marLeft w:val="0"/>
              <w:marRight w:val="0"/>
              <w:marTop w:val="0"/>
              <w:marBottom w:val="0"/>
              <w:divBdr>
                <w:top w:val="none" w:sz="0" w:space="0" w:color="auto"/>
                <w:left w:val="none" w:sz="0" w:space="0" w:color="auto"/>
                <w:bottom w:val="none" w:sz="0" w:space="0" w:color="auto"/>
                <w:right w:val="none" w:sz="0" w:space="0" w:color="auto"/>
              </w:divBdr>
            </w:div>
            <w:div w:id="1958172950">
              <w:marLeft w:val="0"/>
              <w:marRight w:val="0"/>
              <w:marTop w:val="0"/>
              <w:marBottom w:val="0"/>
              <w:divBdr>
                <w:top w:val="none" w:sz="0" w:space="0" w:color="auto"/>
                <w:left w:val="none" w:sz="0" w:space="0" w:color="auto"/>
                <w:bottom w:val="none" w:sz="0" w:space="0" w:color="auto"/>
                <w:right w:val="none" w:sz="0" w:space="0" w:color="auto"/>
              </w:divBdr>
            </w:div>
            <w:div w:id="1958877553">
              <w:marLeft w:val="0"/>
              <w:marRight w:val="0"/>
              <w:marTop w:val="0"/>
              <w:marBottom w:val="0"/>
              <w:divBdr>
                <w:top w:val="none" w:sz="0" w:space="0" w:color="auto"/>
                <w:left w:val="none" w:sz="0" w:space="0" w:color="auto"/>
                <w:bottom w:val="none" w:sz="0" w:space="0" w:color="auto"/>
                <w:right w:val="none" w:sz="0" w:space="0" w:color="auto"/>
              </w:divBdr>
            </w:div>
            <w:div w:id="1959415163">
              <w:marLeft w:val="0"/>
              <w:marRight w:val="0"/>
              <w:marTop w:val="0"/>
              <w:marBottom w:val="0"/>
              <w:divBdr>
                <w:top w:val="none" w:sz="0" w:space="0" w:color="auto"/>
                <w:left w:val="none" w:sz="0" w:space="0" w:color="auto"/>
                <w:bottom w:val="none" w:sz="0" w:space="0" w:color="auto"/>
                <w:right w:val="none" w:sz="0" w:space="0" w:color="auto"/>
              </w:divBdr>
            </w:div>
            <w:div w:id="1959724637">
              <w:marLeft w:val="0"/>
              <w:marRight w:val="0"/>
              <w:marTop w:val="0"/>
              <w:marBottom w:val="0"/>
              <w:divBdr>
                <w:top w:val="none" w:sz="0" w:space="0" w:color="auto"/>
                <w:left w:val="none" w:sz="0" w:space="0" w:color="auto"/>
                <w:bottom w:val="none" w:sz="0" w:space="0" w:color="auto"/>
                <w:right w:val="none" w:sz="0" w:space="0" w:color="auto"/>
              </w:divBdr>
            </w:div>
            <w:div w:id="1960378800">
              <w:marLeft w:val="0"/>
              <w:marRight w:val="0"/>
              <w:marTop w:val="0"/>
              <w:marBottom w:val="0"/>
              <w:divBdr>
                <w:top w:val="none" w:sz="0" w:space="0" w:color="auto"/>
                <w:left w:val="none" w:sz="0" w:space="0" w:color="auto"/>
                <w:bottom w:val="none" w:sz="0" w:space="0" w:color="auto"/>
                <w:right w:val="none" w:sz="0" w:space="0" w:color="auto"/>
              </w:divBdr>
            </w:div>
            <w:div w:id="1960841635">
              <w:marLeft w:val="0"/>
              <w:marRight w:val="0"/>
              <w:marTop w:val="0"/>
              <w:marBottom w:val="0"/>
              <w:divBdr>
                <w:top w:val="none" w:sz="0" w:space="0" w:color="auto"/>
                <w:left w:val="none" w:sz="0" w:space="0" w:color="auto"/>
                <w:bottom w:val="none" w:sz="0" w:space="0" w:color="auto"/>
                <w:right w:val="none" w:sz="0" w:space="0" w:color="auto"/>
              </w:divBdr>
            </w:div>
            <w:div w:id="1964847616">
              <w:marLeft w:val="0"/>
              <w:marRight w:val="0"/>
              <w:marTop w:val="0"/>
              <w:marBottom w:val="0"/>
              <w:divBdr>
                <w:top w:val="none" w:sz="0" w:space="0" w:color="auto"/>
                <w:left w:val="none" w:sz="0" w:space="0" w:color="auto"/>
                <w:bottom w:val="none" w:sz="0" w:space="0" w:color="auto"/>
                <w:right w:val="none" w:sz="0" w:space="0" w:color="auto"/>
              </w:divBdr>
            </w:div>
            <w:div w:id="1971863218">
              <w:marLeft w:val="0"/>
              <w:marRight w:val="0"/>
              <w:marTop w:val="0"/>
              <w:marBottom w:val="0"/>
              <w:divBdr>
                <w:top w:val="none" w:sz="0" w:space="0" w:color="auto"/>
                <w:left w:val="none" w:sz="0" w:space="0" w:color="auto"/>
                <w:bottom w:val="none" w:sz="0" w:space="0" w:color="auto"/>
                <w:right w:val="none" w:sz="0" w:space="0" w:color="auto"/>
              </w:divBdr>
            </w:div>
            <w:div w:id="1972520432">
              <w:marLeft w:val="0"/>
              <w:marRight w:val="0"/>
              <w:marTop w:val="0"/>
              <w:marBottom w:val="0"/>
              <w:divBdr>
                <w:top w:val="none" w:sz="0" w:space="0" w:color="auto"/>
                <w:left w:val="none" w:sz="0" w:space="0" w:color="auto"/>
                <w:bottom w:val="none" w:sz="0" w:space="0" w:color="auto"/>
                <w:right w:val="none" w:sz="0" w:space="0" w:color="auto"/>
              </w:divBdr>
            </w:div>
            <w:div w:id="1973945723">
              <w:marLeft w:val="0"/>
              <w:marRight w:val="0"/>
              <w:marTop w:val="0"/>
              <w:marBottom w:val="0"/>
              <w:divBdr>
                <w:top w:val="none" w:sz="0" w:space="0" w:color="auto"/>
                <w:left w:val="none" w:sz="0" w:space="0" w:color="auto"/>
                <w:bottom w:val="none" w:sz="0" w:space="0" w:color="auto"/>
                <w:right w:val="none" w:sz="0" w:space="0" w:color="auto"/>
              </w:divBdr>
            </w:div>
            <w:div w:id="1976254259">
              <w:marLeft w:val="0"/>
              <w:marRight w:val="0"/>
              <w:marTop w:val="0"/>
              <w:marBottom w:val="0"/>
              <w:divBdr>
                <w:top w:val="none" w:sz="0" w:space="0" w:color="auto"/>
                <w:left w:val="none" w:sz="0" w:space="0" w:color="auto"/>
                <w:bottom w:val="none" w:sz="0" w:space="0" w:color="auto"/>
                <w:right w:val="none" w:sz="0" w:space="0" w:color="auto"/>
              </w:divBdr>
            </w:div>
            <w:div w:id="1976375061">
              <w:marLeft w:val="0"/>
              <w:marRight w:val="0"/>
              <w:marTop w:val="0"/>
              <w:marBottom w:val="0"/>
              <w:divBdr>
                <w:top w:val="none" w:sz="0" w:space="0" w:color="auto"/>
                <w:left w:val="none" w:sz="0" w:space="0" w:color="auto"/>
                <w:bottom w:val="none" w:sz="0" w:space="0" w:color="auto"/>
                <w:right w:val="none" w:sz="0" w:space="0" w:color="auto"/>
              </w:divBdr>
            </w:div>
            <w:div w:id="1977294859">
              <w:marLeft w:val="0"/>
              <w:marRight w:val="0"/>
              <w:marTop w:val="0"/>
              <w:marBottom w:val="0"/>
              <w:divBdr>
                <w:top w:val="none" w:sz="0" w:space="0" w:color="auto"/>
                <w:left w:val="none" w:sz="0" w:space="0" w:color="auto"/>
                <w:bottom w:val="none" w:sz="0" w:space="0" w:color="auto"/>
                <w:right w:val="none" w:sz="0" w:space="0" w:color="auto"/>
              </w:divBdr>
            </w:div>
            <w:div w:id="1980645681">
              <w:marLeft w:val="0"/>
              <w:marRight w:val="0"/>
              <w:marTop w:val="0"/>
              <w:marBottom w:val="0"/>
              <w:divBdr>
                <w:top w:val="none" w:sz="0" w:space="0" w:color="auto"/>
                <w:left w:val="none" w:sz="0" w:space="0" w:color="auto"/>
                <w:bottom w:val="none" w:sz="0" w:space="0" w:color="auto"/>
                <w:right w:val="none" w:sz="0" w:space="0" w:color="auto"/>
              </w:divBdr>
            </w:div>
            <w:div w:id="1988825849">
              <w:marLeft w:val="0"/>
              <w:marRight w:val="0"/>
              <w:marTop w:val="0"/>
              <w:marBottom w:val="0"/>
              <w:divBdr>
                <w:top w:val="none" w:sz="0" w:space="0" w:color="auto"/>
                <w:left w:val="none" w:sz="0" w:space="0" w:color="auto"/>
                <w:bottom w:val="none" w:sz="0" w:space="0" w:color="auto"/>
                <w:right w:val="none" w:sz="0" w:space="0" w:color="auto"/>
              </w:divBdr>
            </w:div>
            <w:div w:id="1995640100">
              <w:marLeft w:val="0"/>
              <w:marRight w:val="0"/>
              <w:marTop w:val="0"/>
              <w:marBottom w:val="0"/>
              <w:divBdr>
                <w:top w:val="none" w:sz="0" w:space="0" w:color="auto"/>
                <w:left w:val="none" w:sz="0" w:space="0" w:color="auto"/>
                <w:bottom w:val="none" w:sz="0" w:space="0" w:color="auto"/>
                <w:right w:val="none" w:sz="0" w:space="0" w:color="auto"/>
              </w:divBdr>
            </w:div>
            <w:div w:id="1995913940">
              <w:marLeft w:val="0"/>
              <w:marRight w:val="0"/>
              <w:marTop w:val="0"/>
              <w:marBottom w:val="0"/>
              <w:divBdr>
                <w:top w:val="none" w:sz="0" w:space="0" w:color="auto"/>
                <w:left w:val="none" w:sz="0" w:space="0" w:color="auto"/>
                <w:bottom w:val="none" w:sz="0" w:space="0" w:color="auto"/>
                <w:right w:val="none" w:sz="0" w:space="0" w:color="auto"/>
              </w:divBdr>
            </w:div>
            <w:div w:id="2000426074">
              <w:marLeft w:val="0"/>
              <w:marRight w:val="0"/>
              <w:marTop w:val="0"/>
              <w:marBottom w:val="0"/>
              <w:divBdr>
                <w:top w:val="none" w:sz="0" w:space="0" w:color="auto"/>
                <w:left w:val="none" w:sz="0" w:space="0" w:color="auto"/>
                <w:bottom w:val="none" w:sz="0" w:space="0" w:color="auto"/>
                <w:right w:val="none" w:sz="0" w:space="0" w:color="auto"/>
              </w:divBdr>
            </w:div>
            <w:div w:id="2001499105">
              <w:marLeft w:val="0"/>
              <w:marRight w:val="0"/>
              <w:marTop w:val="0"/>
              <w:marBottom w:val="0"/>
              <w:divBdr>
                <w:top w:val="none" w:sz="0" w:space="0" w:color="auto"/>
                <w:left w:val="none" w:sz="0" w:space="0" w:color="auto"/>
                <w:bottom w:val="none" w:sz="0" w:space="0" w:color="auto"/>
                <w:right w:val="none" w:sz="0" w:space="0" w:color="auto"/>
              </w:divBdr>
            </w:div>
            <w:div w:id="2002000501">
              <w:marLeft w:val="0"/>
              <w:marRight w:val="0"/>
              <w:marTop w:val="0"/>
              <w:marBottom w:val="0"/>
              <w:divBdr>
                <w:top w:val="none" w:sz="0" w:space="0" w:color="auto"/>
                <w:left w:val="none" w:sz="0" w:space="0" w:color="auto"/>
                <w:bottom w:val="none" w:sz="0" w:space="0" w:color="auto"/>
                <w:right w:val="none" w:sz="0" w:space="0" w:color="auto"/>
              </w:divBdr>
            </w:div>
            <w:div w:id="2002585028">
              <w:marLeft w:val="0"/>
              <w:marRight w:val="0"/>
              <w:marTop w:val="0"/>
              <w:marBottom w:val="0"/>
              <w:divBdr>
                <w:top w:val="none" w:sz="0" w:space="0" w:color="auto"/>
                <w:left w:val="none" w:sz="0" w:space="0" w:color="auto"/>
                <w:bottom w:val="none" w:sz="0" w:space="0" w:color="auto"/>
                <w:right w:val="none" w:sz="0" w:space="0" w:color="auto"/>
              </w:divBdr>
            </w:div>
            <w:div w:id="2003970814">
              <w:marLeft w:val="0"/>
              <w:marRight w:val="0"/>
              <w:marTop w:val="0"/>
              <w:marBottom w:val="0"/>
              <w:divBdr>
                <w:top w:val="none" w:sz="0" w:space="0" w:color="auto"/>
                <w:left w:val="none" w:sz="0" w:space="0" w:color="auto"/>
                <w:bottom w:val="none" w:sz="0" w:space="0" w:color="auto"/>
                <w:right w:val="none" w:sz="0" w:space="0" w:color="auto"/>
              </w:divBdr>
            </w:div>
            <w:div w:id="2004356680">
              <w:marLeft w:val="0"/>
              <w:marRight w:val="0"/>
              <w:marTop w:val="0"/>
              <w:marBottom w:val="0"/>
              <w:divBdr>
                <w:top w:val="none" w:sz="0" w:space="0" w:color="auto"/>
                <w:left w:val="none" w:sz="0" w:space="0" w:color="auto"/>
                <w:bottom w:val="none" w:sz="0" w:space="0" w:color="auto"/>
                <w:right w:val="none" w:sz="0" w:space="0" w:color="auto"/>
              </w:divBdr>
            </w:div>
            <w:div w:id="2014841985">
              <w:marLeft w:val="0"/>
              <w:marRight w:val="0"/>
              <w:marTop w:val="0"/>
              <w:marBottom w:val="0"/>
              <w:divBdr>
                <w:top w:val="none" w:sz="0" w:space="0" w:color="auto"/>
                <w:left w:val="none" w:sz="0" w:space="0" w:color="auto"/>
                <w:bottom w:val="none" w:sz="0" w:space="0" w:color="auto"/>
                <w:right w:val="none" w:sz="0" w:space="0" w:color="auto"/>
              </w:divBdr>
            </w:div>
            <w:div w:id="2014867746">
              <w:marLeft w:val="0"/>
              <w:marRight w:val="0"/>
              <w:marTop w:val="0"/>
              <w:marBottom w:val="0"/>
              <w:divBdr>
                <w:top w:val="none" w:sz="0" w:space="0" w:color="auto"/>
                <w:left w:val="none" w:sz="0" w:space="0" w:color="auto"/>
                <w:bottom w:val="none" w:sz="0" w:space="0" w:color="auto"/>
                <w:right w:val="none" w:sz="0" w:space="0" w:color="auto"/>
              </w:divBdr>
            </w:div>
            <w:div w:id="2017805545">
              <w:marLeft w:val="0"/>
              <w:marRight w:val="0"/>
              <w:marTop w:val="0"/>
              <w:marBottom w:val="0"/>
              <w:divBdr>
                <w:top w:val="none" w:sz="0" w:space="0" w:color="auto"/>
                <w:left w:val="none" w:sz="0" w:space="0" w:color="auto"/>
                <w:bottom w:val="none" w:sz="0" w:space="0" w:color="auto"/>
                <w:right w:val="none" w:sz="0" w:space="0" w:color="auto"/>
              </w:divBdr>
            </w:div>
            <w:div w:id="2019774639">
              <w:marLeft w:val="0"/>
              <w:marRight w:val="0"/>
              <w:marTop w:val="0"/>
              <w:marBottom w:val="0"/>
              <w:divBdr>
                <w:top w:val="none" w:sz="0" w:space="0" w:color="auto"/>
                <w:left w:val="none" w:sz="0" w:space="0" w:color="auto"/>
                <w:bottom w:val="none" w:sz="0" w:space="0" w:color="auto"/>
                <w:right w:val="none" w:sz="0" w:space="0" w:color="auto"/>
              </w:divBdr>
            </w:div>
            <w:div w:id="2021465939">
              <w:marLeft w:val="0"/>
              <w:marRight w:val="0"/>
              <w:marTop w:val="0"/>
              <w:marBottom w:val="0"/>
              <w:divBdr>
                <w:top w:val="none" w:sz="0" w:space="0" w:color="auto"/>
                <w:left w:val="none" w:sz="0" w:space="0" w:color="auto"/>
                <w:bottom w:val="none" w:sz="0" w:space="0" w:color="auto"/>
                <w:right w:val="none" w:sz="0" w:space="0" w:color="auto"/>
              </w:divBdr>
            </w:div>
            <w:div w:id="2029021615">
              <w:marLeft w:val="0"/>
              <w:marRight w:val="0"/>
              <w:marTop w:val="0"/>
              <w:marBottom w:val="0"/>
              <w:divBdr>
                <w:top w:val="none" w:sz="0" w:space="0" w:color="auto"/>
                <w:left w:val="none" w:sz="0" w:space="0" w:color="auto"/>
                <w:bottom w:val="none" w:sz="0" w:space="0" w:color="auto"/>
                <w:right w:val="none" w:sz="0" w:space="0" w:color="auto"/>
              </w:divBdr>
            </w:div>
            <w:div w:id="2030712661">
              <w:marLeft w:val="0"/>
              <w:marRight w:val="0"/>
              <w:marTop w:val="0"/>
              <w:marBottom w:val="0"/>
              <w:divBdr>
                <w:top w:val="none" w:sz="0" w:space="0" w:color="auto"/>
                <w:left w:val="none" w:sz="0" w:space="0" w:color="auto"/>
                <w:bottom w:val="none" w:sz="0" w:space="0" w:color="auto"/>
                <w:right w:val="none" w:sz="0" w:space="0" w:color="auto"/>
              </w:divBdr>
            </w:div>
            <w:div w:id="2047018416">
              <w:marLeft w:val="0"/>
              <w:marRight w:val="0"/>
              <w:marTop w:val="0"/>
              <w:marBottom w:val="0"/>
              <w:divBdr>
                <w:top w:val="none" w:sz="0" w:space="0" w:color="auto"/>
                <w:left w:val="none" w:sz="0" w:space="0" w:color="auto"/>
                <w:bottom w:val="none" w:sz="0" w:space="0" w:color="auto"/>
                <w:right w:val="none" w:sz="0" w:space="0" w:color="auto"/>
              </w:divBdr>
            </w:div>
            <w:div w:id="2048292180">
              <w:marLeft w:val="0"/>
              <w:marRight w:val="0"/>
              <w:marTop w:val="0"/>
              <w:marBottom w:val="0"/>
              <w:divBdr>
                <w:top w:val="none" w:sz="0" w:space="0" w:color="auto"/>
                <w:left w:val="none" w:sz="0" w:space="0" w:color="auto"/>
                <w:bottom w:val="none" w:sz="0" w:space="0" w:color="auto"/>
                <w:right w:val="none" w:sz="0" w:space="0" w:color="auto"/>
              </w:divBdr>
            </w:div>
            <w:div w:id="2049449061">
              <w:marLeft w:val="0"/>
              <w:marRight w:val="0"/>
              <w:marTop w:val="0"/>
              <w:marBottom w:val="0"/>
              <w:divBdr>
                <w:top w:val="none" w:sz="0" w:space="0" w:color="auto"/>
                <w:left w:val="none" w:sz="0" w:space="0" w:color="auto"/>
                <w:bottom w:val="none" w:sz="0" w:space="0" w:color="auto"/>
                <w:right w:val="none" w:sz="0" w:space="0" w:color="auto"/>
              </w:divBdr>
            </w:div>
            <w:div w:id="2050303736">
              <w:marLeft w:val="0"/>
              <w:marRight w:val="0"/>
              <w:marTop w:val="0"/>
              <w:marBottom w:val="0"/>
              <w:divBdr>
                <w:top w:val="none" w:sz="0" w:space="0" w:color="auto"/>
                <w:left w:val="none" w:sz="0" w:space="0" w:color="auto"/>
                <w:bottom w:val="none" w:sz="0" w:space="0" w:color="auto"/>
                <w:right w:val="none" w:sz="0" w:space="0" w:color="auto"/>
              </w:divBdr>
            </w:div>
            <w:div w:id="2050718796">
              <w:marLeft w:val="0"/>
              <w:marRight w:val="0"/>
              <w:marTop w:val="0"/>
              <w:marBottom w:val="0"/>
              <w:divBdr>
                <w:top w:val="none" w:sz="0" w:space="0" w:color="auto"/>
                <w:left w:val="none" w:sz="0" w:space="0" w:color="auto"/>
                <w:bottom w:val="none" w:sz="0" w:space="0" w:color="auto"/>
                <w:right w:val="none" w:sz="0" w:space="0" w:color="auto"/>
              </w:divBdr>
            </w:div>
            <w:div w:id="2050763774">
              <w:marLeft w:val="0"/>
              <w:marRight w:val="0"/>
              <w:marTop w:val="0"/>
              <w:marBottom w:val="0"/>
              <w:divBdr>
                <w:top w:val="none" w:sz="0" w:space="0" w:color="auto"/>
                <w:left w:val="none" w:sz="0" w:space="0" w:color="auto"/>
                <w:bottom w:val="none" w:sz="0" w:space="0" w:color="auto"/>
                <w:right w:val="none" w:sz="0" w:space="0" w:color="auto"/>
              </w:divBdr>
            </w:div>
            <w:div w:id="2052070301">
              <w:marLeft w:val="0"/>
              <w:marRight w:val="0"/>
              <w:marTop w:val="0"/>
              <w:marBottom w:val="0"/>
              <w:divBdr>
                <w:top w:val="none" w:sz="0" w:space="0" w:color="auto"/>
                <w:left w:val="none" w:sz="0" w:space="0" w:color="auto"/>
                <w:bottom w:val="none" w:sz="0" w:space="0" w:color="auto"/>
                <w:right w:val="none" w:sz="0" w:space="0" w:color="auto"/>
              </w:divBdr>
            </w:div>
            <w:div w:id="2054841341">
              <w:marLeft w:val="0"/>
              <w:marRight w:val="0"/>
              <w:marTop w:val="0"/>
              <w:marBottom w:val="0"/>
              <w:divBdr>
                <w:top w:val="none" w:sz="0" w:space="0" w:color="auto"/>
                <w:left w:val="none" w:sz="0" w:space="0" w:color="auto"/>
                <w:bottom w:val="none" w:sz="0" w:space="0" w:color="auto"/>
                <w:right w:val="none" w:sz="0" w:space="0" w:color="auto"/>
              </w:divBdr>
            </w:div>
            <w:div w:id="2058430937">
              <w:marLeft w:val="0"/>
              <w:marRight w:val="0"/>
              <w:marTop w:val="0"/>
              <w:marBottom w:val="0"/>
              <w:divBdr>
                <w:top w:val="none" w:sz="0" w:space="0" w:color="auto"/>
                <w:left w:val="none" w:sz="0" w:space="0" w:color="auto"/>
                <w:bottom w:val="none" w:sz="0" w:space="0" w:color="auto"/>
                <w:right w:val="none" w:sz="0" w:space="0" w:color="auto"/>
              </w:divBdr>
            </w:div>
            <w:div w:id="2070036123">
              <w:marLeft w:val="0"/>
              <w:marRight w:val="0"/>
              <w:marTop w:val="0"/>
              <w:marBottom w:val="0"/>
              <w:divBdr>
                <w:top w:val="none" w:sz="0" w:space="0" w:color="auto"/>
                <w:left w:val="none" w:sz="0" w:space="0" w:color="auto"/>
                <w:bottom w:val="none" w:sz="0" w:space="0" w:color="auto"/>
                <w:right w:val="none" w:sz="0" w:space="0" w:color="auto"/>
              </w:divBdr>
            </w:div>
            <w:div w:id="2071033274">
              <w:marLeft w:val="0"/>
              <w:marRight w:val="0"/>
              <w:marTop w:val="480"/>
              <w:marBottom w:val="0"/>
              <w:divBdr>
                <w:top w:val="single" w:sz="6" w:space="0" w:color="auto"/>
                <w:left w:val="single" w:sz="6" w:space="0" w:color="auto"/>
                <w:bottom w:val="single" w:sz="6" w:space="0" w:color="auto"/>
                <w:right w:val="single" w:sz="6" w:space="0" w:color="auto"/>
              </w:divBdr>
            </w:div>
            <w:div w:id="2071690105">
              <w:marLeft w:val="0"/>
              <w:marRight w:val="0"/>
              <w:marTop w:val="0"/>
              <w:marBottom w:val="0"/>
              <w:divBdr>
                <w:top w:val="none" w:sz="0" w:space="0" w:color="auto"/>
                <w:left w:val="none" w:sz="0" w:space="0" w:color="auto"/>
                <w:bottom w:val="none" w:sz="0" w:space="0" w:color="auto"/>
                <w:right w:val="none" w:sz="0" w:space="0" w:color="auto"/>
              </w:divBdr>
            </w:div>
            <w:div w:id="2077044972">
              <w:marLeft w:val="0"/>
              <w:marRight w:val="0"/>
              <w:marTop w:val="0"/>
              <w:marBottom w:val="0"/>
              <w:divBdr>
                <w:top w:val="none" w:sz="0" w:space="0" w:color="auto"/>
                <w:left w:val="none" w:sz="0" w:space="0" w:color="auto"/>
                <w:bottom w:val="none" w:sz="0" w:space="0" w:color="auto"/>
                <w:right w:val="none" w:sz="0" w:space="0" w:color="auto"/>
              </w:divBdr>
            </w:div>
            <w:div w:id="2082870421">
              <w:marLeft w:val="0"/>
              <w:marRight w:val="0"/>
              <w:marTop w:val="0"/>
              <w:marBottom w:val="0"/>
              <w:divBdr>
                <w:top w:val="none" w:sz="0" w:space="0" w:color="auto"/>
                <w:left w:val="none" w:sz="0" w:space="0" w:color="auto"/>
                <w:bottom w:val="none" w:sz="0" w:space="0" w:color="auto"/>
                <w:right w:val="none" w:sz="0" w:space="0" w:color="auto"/>
              </w:divBdr>
            </w:div>
            <w:div w:id="2083133508">
              <w:marLeft w:val="0"/>
              <w:marRight w:val="0"/>
              <w:marTop w:val="0"/>
              <w:marBottom w:val="0"/>
              <w:divBdr>
                <w:top w:val="none" w:sz="0" w:space="0" w:color="auto"/>
                <w:left w:val="none" w:sz="0" w:space="0" w:color="auto"/>
                <w:bottom w:val="none" w:sz="0" w:space="0" w:color="auto"/>
                <w:right w:val="none" w:sz="0" w:space="0" w:color="auto"/>
              </w:divBdr>
            </w:div>
            <w:div w:id="2084910775">
              <w:marLeft w:val="0"/>
              <w:marRight w:val="0"/>
              <w:marTop w:val="0"/>
              <w:marBottom w:val="0"/>
              <w:divBdr>
                <w:top w:val="none" w:sz="0" w:space="0" w:color="auto"/>
                <w:left w:val="none" w:sz="0" w:space="0" w:color="auto"/>
                <w:bottom w:val="none" w:sz="0" w:space="0" w:color="auto"/>
                <w:right w:val="none" w:sz="0" w:space="0" w:color="auto"/>
              </w:divBdr>
            </w:div>
            <w:div w:id="2086604964">
              <w:marLeft w:val="0"/>
              <w:marRight w:val="0"/>
              <w:marTop w:val="0"/>
              <w:marBottom w:val="0"/>
              <w:divBdr>
                <w:top w:val="none" w:sz="0" w:space="0" w:color="auto"/>
                <w:left w:val="none" w:sz="0" w:space="0" w:color="auto"/>
                <w:bottom w:val="none" w:sz="0" w:space="0" w:color="auto"/>
                <w:right w:val="none" w:sz="0" w:space="0" w:color="auto"/>
              </w:divBdr>
            </w:div>
            <w:div w:id="2087998366">
              <w:marLeft w:val="0"/>
              <w:marRight w:val="0"/>
              <w:marTop w:val="0"/>
              <w:marBottom w:val="0"/>
              <w:divBdr>
                <w:top w:val="none" w:sz="0" w:space="0" w:color="auto"/>
                <w:left w:val="none" w:sz="0" w:space="0" w:color="auto"/>
                <w:bottom w:val="none" w:sz="0" w:space="0" w:color="auto"/>
                <w:right w:val="none" w:sz="0" w:space="0" w:color="auto"/>
              </w:divBdr>
            </w:div>
            <w:div w:id="2093235529">
              <w:marLeft w:val="0"/>
              <w:marRight w:val="0"/>
              <w:marTop w:val="0"/>
              <w:marBottom w:val="0"/>
              <w:divBdr>
                <w:top w:val="none" w:sz="0" w:space="0" w:color="auto"/>
                <w:left w:val="none" w:sz="0" w:space="0" w:color="auto"/>
                <w:bottom w:val="none" w:sz="0" w:space="0" w:color="auto"/>
                <w:right w:val="none" w:sz="0" w:space="0" w:color="auto"/>
              </w:divBdr>
            </w:div>
            <w:div w:id="2098406300">
              <w:marLeft w:val="0"/>
              <w:marRight w:val="0"/>
              <w:marTop w:val="0"/>
              <w:marBottom w:val="0"/>
              <w:divBdr>
                <w:top w:val="none" w:sz="0" w:space="0" w:color="auto"/>
                <w:left w:val="none" w:sz="0" w:space="0" w:color="auto"/>
                <w:bottom w:val="none" w:sz="0" w:space="0" w:color="auto"/>
                <w:right w:val="none" w:sz="0" w:space="0" w:color="auto"/>
              </w:divBdr>
            </w:div>
            <w:div w:id="2101176604">
              <w:marLeft w:val="0"/>
              <w:marRight w:val="0"/>
              <w:marTop w:val="0"/>
              <w:marBottom w:val="0"/>
              <w:divBdr>
                <w:top w:val="none" w:sz="0" w:space="0" w:color="auto"/>
                <w:left w:val="none" w:sz="0" w:space="0" w:color="auto"/>
                <w:bottom w:val="none" w:sz="0" w:space="0" w:color="auto"/>
                <w:right w:val="none" w:sz="0" w:space="0" w:color="auto"/>
              </w:divBdr>
            </w:div>
            <w:div w:id="2104186504">
              <w:marLeft w:val="0"/>
              <w:marRight w:val="0"/>
              <w:marTop w:val="480"/>
              <w:marBottom w:val="0"/>
              <w:divBdr>
                <w:top w:val="single" w:sz="6" w:space="0" w:color="auto"/>
                <w:left w:val="single" w:sz="6" w:space="0" w:color="auto"/>
                <w:bottom w:val="single" w:sz="6" w:space="0" w:color="auto"/>
                <w:right w:val="single" w:sz="6" w:space="0" w:color="auto"/>
              </w:divBdr>
            </w:div>
            <w:div w:id="2110008450">
              <w:marLeft w:val="0"/>
              <w:marRight w:val="0"/>
              <w:marTop w:val="0"/>
              <w:marBottom w:val="0"/>
              <w:divBdr>
                <w:top w:val="none" w:sz="0" w:space="0" w:color="auto"/>
                <w:left w:val="none" w:sz="0" w:space="0" w:color="auto"/>
                <w:bottom w:val="none" w:sz="0" w:space="0" w:color="auto"/>
                <w:right w:val="none" w:sz="0" w:space="0" w:color="auto"/>
              </w:divBdr>
            </w:div>
            <w:div w:id="2110392665">
              <w:marLeft w:val="0"/>
              <w:marRight w:val="0"/>
              <w:marTop w:val="0"/>
              <w:marBottom w:val="0"/>
              <w:divBdr>
                <w:top w:val="none" w:sz="0" w:space="0" w:color="auto"/>
                <w:left w:val="none" w:sz="0" w:space="0" w:color="auto"/>
                <w:bottom w:val="none" w:sz="0" w:space="0" w:color="auto"/>
                <w:right w:val="none" w:sz="0" w:space="0" w:color="auto"/>
              </w:divBdr>
            </w:div>
            <w:div w:id="2114475823">
              <w:marLeft w:val="0"/>
              <w:marRight w:val="0"/>
              <w:marTop w:val="0"/>
              <w:marBottom w:val="0"/>
              <w:divBdr>
                <w:top w:val="none" w:sz="0" w:space="0" w:color="auto"/>
                <w:left w:val="none" w:sz="0" w:space="0" w:color="auto"/>
                <w:bottom w:val="none" w:sz="0" w:space="0" w:color="auto"/>
                <w:right w:val="none" w:sz="0" w:space="0" w:color="auto"/>
              </w:divBdr>
            </w:div>
            <w:div w:id="2124418231">
              <w:marLeft w:val="0"/>
              <w:marRight w:val="0"/>
              <w:marTop w:val="0"/>
              <w:marBottom w:val="0"/>
              <w:divBdr>
                <w:top w:val="none" w:sz="0" w:space="0" w:color="auto"/>
                <w:left w:val="none" w:sz="0" w:space="0" w:color="auto"/>
                <w:bottom w:val="none" w:sz="0" w:space="0" w:color="auto"/>
                <w:right w:val="none" w:sz="0" w:space="0" w:color="auto"/>
              </w:divBdr>
            </w:div>
            <w:div w:id="2124960291">
              <w:marLeft w:val="0"/>
              <w:marRight w:val="0"/>
              <w:marTop w:val="0"/>
              <w:marBottom w:val="0"/>
              <w:divBdr>
                <w:top w:val="none" w:sz="0" w:space="0" w:color="auto"/>
                <w:left w:val="none" w:sz="0" w:space="0" w:color="auto"/>
                <w:bottom w:val="none" w:sz="0" w:space="0" w:color="auto"/>
                <w:right w:val="none" w:sz="0" w:space="0" w:color="auto"/>
              </w:divBdr>
              <w:divsChild>
                <w:div w:id="16350748">
                  <w:marLeft w:val="0"/>
                  <w:marRight w:val="0"/>
                  <w:marTop w:val="0"/>
                  <w:marBottom w:val="0"/>
                  <w:divBdr>
                    <w:top w:val="none" w:sz="0" w:space="0" w:color="auto"/>
                    <w:left w:val="none" w:sz="0" w:space="0" w:color="auto"/>
                    <w:bottom w:val="none" w:sz="0" w:space="0" w:color="auto"/>
                    <w:right w:val="none" w:sz="0" w:space="0" w:color="auto"/>
                  </w:divBdr>
                </w:div>
                <w:div w:id="71590116">
                  <w:marLeft w:val="0"/>
                  <w:marRight w:val="0"/>
                  <w:marTop w:val="0"/>
                  <w:marBottom w:val="0"/>
                  <w:divBdr>
                    <w:top w:val="none" w:sz="0" w:space="0" w:color="auto"/>
                    <w:left w:val="none" w:sz="0" w:space="0" w:color="auto"/>
                    <w:bottom w:val="none" w:sz="0" w:space="0" w:color="auto"/>
                    <w:right w:val="none" w:sz="0" w:space="0" w:color="auto"/>
                  </w:divBdr>
                </w:div>
                <w:div w:id="301236109">
                  <w:marLeft w:val="0"/>
                  <w:marRight w:val="0"/>
                  <w:marTop w:val="0"/>
                  <w:marBottom w:val="0"/>
                  <w:divBdr>
                    <w:top w:val="none" w:sz="0" w:space="0" w:color="auto"/>
                    <w:left w:val="none" w:sz="0" w:space="0" w:color="auto"/>
                    <w:bottom w:val="none" w:sz="0" w:space="0" w:color="auto"/>
                    <w:right w:val="none" w:sz="0" w:space="0" w:color="auto"/>
                  </w:divBdr>
                </w:div>
                <w:div w:id="301734750">
                  <w:marLeft w:val="0"/>
                  <w:marRight w:val="0"/>
                  <w:marTop w:val="0"/>
                  <w:marBottom w:val="0"/>
                  <w:divBdr>
                    <w:top w:val="none" w:sz="0" w:space="0" w:color="auto"/>
                    <w:left w:val="none" w:sz="0" w:space="0" w:color="auto"/>
                    <w:bottom w:val="none" w:sz="0" w:space="0" w:color="auto"/>
                    <w:right w:val="none" w:sz="0" w:space="0" w:color="auto"/>
                  </w:divBdr>
                </w:div>
                <w:div w:id="325062462">
                  <w:marLeft w:val="0"/>
                  <w:marRight w:val="0"/>
                  <w:marTop w:val="0"/>
                  <w:marBottom w:val="0"/>
                  <w:divBdr>
                    <w:top w:val="none" w:sz="0" w:space="0" w:color="auto"/>
                    <w:left w:val="none" w:sz="0" w:space="0" w:color="auto"/>
                    <w:bottom w:val="none" w:sz="0" w:space="0" w:color="auto"/>
                    <w:right w:val="none" w:sz="0" w:space="0" w:color="auto"/>
                  </w:divBdr>
                </w:div>
                <w:div w:id="582380085">
                  <w:marLeft w:val="0"/>
                  <w:marRight w:val="0"/>
                  <w:marTop w:val="0"/>
                  <w:marBottom w:val="0"/>
                  <w:divBdr>
                    <w:top w:val="none" w:sz="0" w:space="0" w:color="auto"/>
                    <w:left w:val="none" w:sz="0" w:space="0" w:color="auto"/>
                    <w:bottom w:val="none" w:sz="0" w:space="0" w:color="auto"/>
                    <w:right w:val="none" w:sz="0" w:space="0" w:color="auto"/>
                  </w:divBdr>
                </w:div>
                <w:div w:id="730614127">
                  <w:marLeft w:val="0"/>
                  <w:marRight w:val="0"/>
                  <w:marTop w:val="0"/>
                  <w:marBottom w:val="0"/>
                  <w:divBdr>
                    <w:top w:val="none" w:sz="0" w:space="0" w:color="auto"/>
                    <w:left w:val="none" w:sz="0" w:space="0" w:color="auto"/>
                    <w:bottom w:val="none" w:sz="0" w:space="0" w:color="auto"/>
                    <w:right w:val="none" w:sz="0" w:space="0" w:color="auto"/>
                  </w:divBdr>
                </w:div>
                <w:div w:id="871303773">
                  <w:marLeft w:val="0"/>
                  <w:marRight w:val="0"/>
                  <w:marTop w:val="0"/>
                  <w:marBottom w:val="0"/>
                  <w:divBdr>
                    <w:top w:val="none" w:sz="0" w:space="0" w:color="auto"/>
                    <w:left w:val="none" w:sz="0" w:space="0" w:color="auto"/>
                    <w:bottom w:val="none" w:sz="0" w:space="0" w:color="auto"/>
                    <w:right w:val="none" w:sz="0" w:space="0" w:color="auto"/>
                  </w:divBdr>
                </w:div>
                <w:div w:id="968241642">
                  <w:marLeft w:val="0"/>
                  <w:marRight w:val="0"/>
                  <w:marTop w:val="0"/>
                  <w:marBottom w:val="0"/>
                  <w:divBdr>
                    <w:top w:val="none" w:sz="0" w:space="0" w:color="auto"/>
                    <w:left w:val="none" w:sz="0" w:space="0" w:color="auto"/>
                    <w:bottom w:val="none" w:sz="0" w:space="0" w:color="auto"/>
                    <w:right w:val="none" w:sz="0" w:space="0" w:color="auto"/>
                  </w:divBdr>
                </w:div>
                <w:div w:id="1004551676">
                  <w:marLeft w:val="0"/>
                  <w:marRight w:val="0"/>
                  <w:marTop w:val="0"/>
                  <w:marBottom w:val="0"/>
                  <w:divBdr>
                    <w:top w:val="none" w:sz="0" w:space="0" w:color="auto"/>
                    <w:left w:val="none" w:sz="0" w:space="0" w:color="auto"/>
                    <w:bottom w:val="none" w:sz="0" w:space="0" w:color="auto"/>
                    <w:right w:val="none" w:sz="0" w:space="0" w:color="auto"/>
                  </w:divBdr>
                </w:div>
                <w:div w:id="1307396215">
                  <w:marLeft w:val="0"/>
                  <w:marRight w:val="0"/>
                  <w:marTop w:val="0"/>
                  <w:marBottom w:val="0"/>
                  <w:divBdr>
                    <w:top w:val="none" w:sz="0" w:space="0" w:color="auto"/>
                    <w:left w:val="none" w:sz="0" w:space="0" w:color="auto"/>
                    <w:bottom w:val="none" w:sz="0" w:space="0" w:color="auto"/>
                    <w:right w:val="none" w:sz="0" w:space="0" w:color="auto"/>
                  </w:divBdr>
                </w:div>
                <w:div w:id="1517113870">
                  <w:marLeft w:val="0"/>
                  <w:marRight w:val="0"/>
                  <w:marTop w:val="0"/>
                  <w:marBottom w:val="0"/>
                  <w:divBdr>
                    <w:top w:val="none" w:sz="0" w:space="0" w:color="auto"/>
                    <w:left w:val="none" w:sz="0" w:space="0" w:color="auto"/>
                    <w:bottom w:val="none" w:sz="0" w:space="0" w:color="auto"/>
                    <w:right w:val="none" w:sz="0" w:space="0" w:color="auto"/>
                  </w:divBdr>
                </w:div>
                <w:div w:id="1862162715">
                  <w:marLeft w:val="0"/>
                  <w:marRight w:val="0"/>
                  <w:marTop w:val="0"/>
                  <w:marBottom w:val="0"/>
                  <w:divBdr>
                    <w:top w:val="none" w:sz="0" w:space="0" w:color="auto"/>
                    <w:left w:val="none" w:sz="0" w:space="0" w:color="auto"/>
                    <w:bottom w:val="none" w:sz="0" w:space="0" w:color="auto"/>
                    <w:right w:val="none" w:sz="0" w:space="0" w:color="auto"/>
                  </w:divBdr>
                </w:div>
                <w:div w:id="2026667926">
                  <w:marLeft w:val="0"/>
                  <w:marRight w:val="0"/>
                  <w:marTop w:val="0"/>
                  <w:marBottom w:val="0"/>
                  <w:divBdr>
                    <w:top w:val="none" w:sz="0" w:space="0" w:color="auto"/>
                    <w:left w:val="none" w:sz="0" w:space="0" w:color="auto"/>
                    <w:bottom w:val="none" w:sz="0" w:space="0" w:color="auto"/>
                    <w:right w:val="none" w:sz="0" w:space="0" w:color="auto"/>
                  </w:divBdr>
                </w:div>
              </w:divsChild>
            </w:div>
            <w:div w:id="2125995935">
              <w:marLeft w:val="0"/>
              <w:marRight w:val="0"/>
              <w:marTop w:val="0"/>
              <w:marBottom w:val="0"/>
              <w:divBdr>
                <w:top w:val="none" w:sz="0" w:space="0" w:color="auto"/>
                <w:left w:val="none" w:sz="0" w:space="0" w:color="auto"/>
                <w:bottom w:val="none" w:sz="0" w:space="0" w:color="auto"/>
                <w:right w:val="none" w:sz="0" w:space="0" w:color="auto"/>
              </w:divBdr>
            </w:div>
            <w:div w:id="2128546248">
              <w:marLeft w:val="0"/>
              <w:marRight w:val="0"/>
              <w:marTop w:val="480"/>
              <w:marBottom w:val="0"/>
              <w:divBdr>
                <w:top w:val="single" w:sz="6" w:space="0" w:color="auto"/>
                <w:left w:val="single" w:sz="6" w:space="0" w:color="auto"/>
                <w:bottom w:val="single" w:sz="6" w:space="0" w:color="auto"/>
                <w:right w:val="single" w:sz="6" w:space="0" w:color="auto"/>
              </w:divBdr>
            </w:div>
            <w:div w:id="2134053540">
              <w:marLeft w:val="0"/>
              <w:marRight w:val="0"/>
              <w:marTop w:val="0"/>
              <w:marBottom w:val="0"/>
              <w:divBdr>
                <w:top w:val="none" w:sz="0" w:space="0" w:color="auto"/>
                <w:left w:val="none" w:sz="0" w:space="0" w:color="auto"/>
                <w:bottom w:val="none" w:sz="0" w:space="0" w:color="auto"/>
                <w:right w:val="none" w:sz="0" w:space="0" w:color="auto"/>
              </w:divBdr>
            </w:div>
            <w:div w:id="2135052624">
              <w:marLeft w:val="0"/>
              <w:marRight w:val="0"/>
              <w:marTop w:val="0"/>
              <w:marBottom w:val="0"/>
              <w:divBdr>
                <w:top w:val="none" w:sz="0" w:space="0" w:color="auto"/>
                <w:left w:val="none" w:sz="0" w:space="0" w:color="auto"/>
                <w:bottom w:val="none" w:sz="0" w:space="0" w:color="auto"/>
                <w:right w:val="none" w:sz="0" w:space="0" w:color="auto"/>
              </w:divBdr>
            </w:div>
            <w:div w:id="2135635691">
              <w:marLeft w:val="0"/>
              <w:marRight w:val="0"/>
              <w:marTop w:val="0"/>
              <w:marBottom w:val="0"/>
              <w:divBdr>
                <w:top w:val="none" w:sz="0" w:space="0" w:color="auto"/>
                <w:left w:val="none" w:sz="0" w:space="0" w:color="auto"/>
                <w:bottom w:val="none" w:sz="0" w:space="0" w:color="auto"/>
                <w:right w:val="none" w:sz="0" w:space="0" w:color="auto"/>
              </w:divBdr>
            </w:div>
            <w:div w:id="2138060608">
              <w:marLeft w:val="0"/>
              <w:marRight w:val="0"/>
              <w:marTop w:val="0"/>
              <w:marBottom w:val="0"/>
              <w:divBdr>
                <w:top w:val="none" w:sz="0" w:space="0" w:color="auto"/>
                <w:left w:val="none" w:sz="0" w:space="0" w:color="auto"/>
                <w:bottom w:val="none" w:sz="0" w:space="0" w:color="auto"/>
                <w:right w:val="none" w:sz="0" w:space="0" w:color="auto"/>
              </w:divBdr>
            </w:div>
          </w:divsChild>
        </w:div>
        <w:div w:id="1297613047">
          <w:marLeft w:val="0"/>
          <w:marRight w:val="0"/>
          <w:marTop w:val="0"/>
          <w:marBottom w:val="0"/>
          <w:divBdr>
            <w:top w:val="none" w:sz="0" w:space="0" w:color="auto"/>
            <w:left w:val="none" w:sz="0" w:space="0" w:color="auto"/>
            <w:bottom w:val="none" w:sz="0" w:space="0" w:color="auto"/>
            <w:right w:val="none" w:sz="0" w:space="0" w:color="auto"/>
          </w:divBdr>
          <w:divsChild>
            <w:div w:id="86586">
              <w:marLeft w:val="0"/>
              <w:marRight w:val="0"/>
              <w:marTop w:val="0"/>
              <w:marBottom w:val="0"/>
              <w:divBdr>
                <w:top w:val="none" w:sz="0" w:space="0" w:color="auto"/>
                <w:left w:val="none" w:sz="0" w:space="0" w:color="auto"/>
                <w:bottom w:val="none" w:sz="0" w:space="0" w:color="auto"/>
                <w:right w:val="none" w:sz="0" w:space="0" w:color="auto"/>
              </w:divBdr>
            </w:div>
            <w:div w:id="591446">
              <w:marLeft w:val="0"/>
              <w:marRight w:val="0"/>
              <w:marTop w:val="0"/>
              <w:marBottom w:val="0"/>
              <w:divBdr>
                <w:top w:val="none" w:sz="0" w:space="0" w:color="auto"/>
                <w:left w:val="none" w:sz="0" w:space="0" w:color="auto"/>
                <w:bottom w:val="none" w:sz="0" w:space="0" w:color="auto"/>
                <w:right w:val="none" w:sz="0" w:space="0" w:color="auto"/>
              </w:divBdr>
            </w:div>
            <w:div w:id="1586933">
              <w:marLeft w:val="0"/>
              <w:marRight w:val="0"/>
              <w:marTop w:val="0"/>
              <w:marBottom w:val="0"/>
              <w:divBdr>
                <w:top w:val="none" w:sz="0" w:space="0" w:color="auto"/>
                <w:left w:val="none" w:sz="0" w:space="0" w:color="auto"/>
                <w:bottom w:val="none" w:sz="0" w:space="0" w:color="auto"/>
                <w:right w:val="none" w:sz="0" w:space="0" w:color="auto"/>
              </w:divBdr>
            </w:div>
            <w:div w:id="1787880">
              <w:marLeft w:val="0"/>
              <w:marRight w:val="0"/>
              <w:marTop w:val="0"/>
              <w:marBottom w:val="0"/>
              <w:divBdr>
                <w:top w:val="none" w:sz="0" w:space="0" w:color="auto"/>
                <w:left w:val="none" w:sz="0" w:space="0" w:color="auto"/>
                <w:bottom w:val="none" w:sz="0" w:space="0" w:color="auto"/>
                <w:right w:val="none" w:sz="0" w:space="0" w:color="auto"/>
              </w:divBdr>
            </w:div>
            <w:div w:id="1978353">
              <w:marLeft w:val="0"/>
              <w:marRight w:val="0"/>
              <w:marTop w:val="0"/>
              <w:marBottom w:val="0"/>
              <w:divBdr>
                <w:top w:val="none" w:sz="0" w:space="0" w:color="auto"/>
                <w:left w:val="none" w:sz="0" w:space="0" w:color="auto"/>
                <w:bottom w:val="none" w:sz="0" w:space="0" w:color="auto"/>
                <w:right w:val="none" w:sz="0" w:space="0" w:color="auto"/>
              </w:divBdr>
            </w:div>
            <w:div w:id="2361975">
              <w:marLeft w:val="0"/>
              <w:marRight w:val="0"/>
              <w:marTop w:val="0"/>
              <w:marBottom w:val="0"/>
              <w:divBdr>
                <w:top w:val="none" w:sz="0" w:space="0" w:color="auto"/>
                <w:left w:val="none" w:sz="0" w:space="0" w:color="auto"/>
                <w:bottom w:val="none" w:sz="0" w:space="0" w:color="auto"/>
                <w:right w:val="none" w:sz="0" w:space="0" w:color="auto"/>
              </w:divBdr>
            </w:div>
            <w:div w:id="2633428">
              <w:marLeft w:val="0"/>
              <w:marRight w:val="0"/>
              <w:marTop w:val="0"/>
              <w:marBottom w:val="0"/>
              <w:divBdr>
                <w:top w:val="none" w:sz="0" w:space="0" w:color="auto"/>
                <w:left w:val="none" w:sz="0" w:space="0" w:color="auto"/>
                <w:bottom w:val="none" w:sz="0" w:space="0" w:color="auto"/>
                <w:right w:val="none" w:sz="0" w:space="0" w:color="auto"/>
              </w:divBdr>
            </w:div>
            <w:div w:id="2829719">
              <w:marLeft w:val="0"/>
              <w:marRight w:val="0"/>
              <w:marTop w:val="0"/>
              <w:marBottom w:val="0"/>
              <w:divBdr>
                <w:top w:val="none" w:sz="0" w:space="0" w:color="auto"/>
                <w:left w:val="none" w:sz="0" w:space="0" w:color="auto"/>
                <w:bottom w:val="none" w:sz="0" w:space="0" w:color="auto"/>
                <w:right w:val="none" w:sz="0" w:space="0" w:color="auto"/>
              </w:divBdr>
            </w:div>
            <w:div w:id="3435432">
              <w:marLeft w:val="0"/>
              <w:marRight w:val="0"/>
              <w:marTop w:val="0"/>
              <w:marBottom w:val="0"/>
              <w:divBdr>
                <w:top w:val="none" w:sz="0" w:space="0" w:color="auto"/>
                <w:left w:val="none" w:sz="0" w:space="0" w:color="auto"/>
                <w:bottom w:val="none" w:sz="0" w:space="0" w:color="auto"/>
                <w:right w:val="none" w:sz="0" w:space="0" w:color="auto"/>
              </w:divBdr>
            </w:div>
            <w:div w:id="4214770">
              <w:marLeft w:val="0"/>
              <w:marRight w:val="0"/>
              <w:marTop w:val="0"/>
              <w:marBottom w:val="0"/>
              <w:divBdr>
                <w:top w:val="none" w:sz="0" w:space="0" w:color="auto"/>
                <w:left w:val="none" w:sz="0" w:space="0" w:color="auto"/>
                <w:bottom w:val="none" w:sz="0" w:space="0" w:color="auto"/>
                <w:right w:val="none" w:sz="0" w:space="0" w:color="auto"/>
              </w:divBdr>
            </w:div>
            <w:div w:id="5256995">
              <w:marLeft w:val="0"/>
              <w:marRight w:val="0"/>
              <w:marTop w:val="0"/>
              <w:marBottom w:val="0"/>
              <w:divBdr>
                <w:top w:val="none" w:sz="0" w:space="0" w:color="auto"/>
                <w:left w:val="none" w:sz="0" w:space="0" w:color="auto"/>
                <w:bottom w:val="none" w:sz="0" w:space="0" w:color="auto"/>
                <w:right w:val="none" w:sz="0" w:space="0" w:color="auto"/>
              </w:divBdr>
            </w:div>
            <w:div w:id="7560018">
              <w:marLeft w:val="0"/>
              <w:marRight w:val="0"/>
              <w:marTop w:val="0"/>
              <w:marBottom w:val="0"/>
              <w:divBdr>
                <w:top w:val="none" w:sz="0" w:space="0" w:color="auto"/>
                <w:left w:val="none" w:sz="0" w:space="0" w:color="auto"/>
                <w:bottom w:val="none" w:sz="0" w:space="0" w:color="auto"/>
                <w:right w:val="none" w:sz="0" w:space="0" w:color="auto"/>
              </w:divBdr>
            </w:div>
            <w:div w:id="7871936">
              <w:marLeft w:val="0"/>
              <w:marRight w:val="0"/>
              <w:marTop w:val="0"/>
              <w:marBottom w:val="0"/>
              <w:divBdr>
                <w:top w:val="none" w:sz="0" w:space="0" w:color="auto"/>
                <w:left w:val="none" w:sz="0" w:space="0" w:color="auto"/>
                <w:bottom w:val="none" w:sz="0" w:space="0" w:color="auto"/>
                <w:right w:val="none" w:sz="0" w:space="0" w:color="auto"/>
              </w:divBdr>
            </w:div>
            <w:div w:id="8025423">
              <w:marLeft w:val="0"/>
              <w:marRight w:val="0"/>
              <w:marTop w:val="0"/>
              <w:marBottom w:val="0"/>
              <w:divBdr>
                <w:top w:val="none" w:sz="0" w:space="0" w:color="auto"/>
                <w:left w:val="none" w:sz="0" w:space="0" w:color="auto"/>
                <w:bottom w:val="none" w:sz="0" w:space="0" w:color="auto"/>
                <w:right w:val="none" w:sz="0" w:space="0" w:color="auto"/>
              </w:divBdr>
            </w:div>
            <w:div w:id="8874651">
              <w:marLeft w:val="0"/>
              <w:marRight w:val="0"/>
              <w:marTop w:val="0"/>
              <w:marBottom w:val="0"/>
              <w:divBdr>
                <w:top w:val="none" w:sz="0" w:space="0" w:color="auto"/>
                <w:left w:val="none" w:sz="0" w:space="0" w:color="auto"/>
                <w:bottom w:val="none" w:sz="0" w:space="0" w:color="auto"/>
                <w:right w:val="none" w:sz="0" w:space="0" w:color="auto"/>
              </w:divBdr>
            </w:div>
            <w:div w:id="9064320">
              <w:marLeft w:val="0"/>
              <w:marRight w:val="0"/>
              <w:marTop w:val="0"/>
              <w:marBottom w:val="0"/>
              <w:divBdr>
                <w:top w:val="none" w:sz="0" w:space="0" w:color="auto"/>
                <w:left w:val="none" w:sz="0" w:space="0" w:color="auto"/>
                <w:bottom w:val="none" w:sz="0" w:space="0" w:color="auto"/>
                <w:right w:val="none" w:sz="0" w:space="0" w:color="auto"/>
              </w:divBdr>
            </w:div>
            <w:div w:id="9263810">
              <w:marLeft w:val="0"/>
              <w:marRight w:val="0"/>
              <w:marTop w:val="0"/>
              <w:marBottom w:val="0"/>
              <w:divBdr>
                <w:top w:val="none" w:sz="0" w:space="0" w:color="auto"/>
                <w:left w:val="none" w:sz="0" w:space="0" w:color="auto"/>
                <w:bottom w:val="none" w:sz="0" w:space="0" w:color="auto"/>
                <w:right w:val="none" w:sz="0" w:space="0" w:color="auto"/>
              </w:divBdr>
            </w:div>
            <w:div w:id="9375458">
              <w:marLeft w:val="0"/>
              <w:marRight w:val="0"/>
              <w:marTop w:val="0"/>
              <w:marBottom w:val="0"/>
              <w:divBdr>
                <w:top w:val="none" w:sz="0" w:space="0" w:color="auto"/>
                <w:left w:val="none" w:sz="0" w:space="0" w:color="auto"/>
                <w:bottom w:val="none" w:sz="0" w:space="0" w:color="auto"/>
                <w:right w:val="none" w:sz="0" w:space="0" w:color="auto"/>
              </w:divBdr>
            </w:div>
            <w:div w:id="10034432">
              <w:marLeft w:val="0"/>
              <w:marRight w:val="0"/>
              <w:marTop w:val="0"/>
              <w:marBottom w:val="0"/>
              <w:divBdr>
                <w:top w:val="none" w:sz="0" w:space="0" w:color="auto"/>
                <w:left w:val="none" w:sz="0" w:space="0" w:color="auto"/>
                <w:bottom w:val="none" w:sz="0" w:space="0" w:color="auto"/>
                <w:right w:val="none" w:sz="0" w:space="0" w:color="auto"/>
              </w:divBdr>
            </w:div>
            <w:div w:id="10762724">
              <w:marLeft w:val="0"/>
              <w:marRight w:val="0"/>
              <w:marTop w:val="0"/>
              <w:marBottom w:val="0"/>
              <w:divBdr>
                <w:top w:val="none" w:sz="0" w:space="0" w:color="auto"/>
                <w:left w:val="none" w:sz="0" w:space="0" w:color="auto"/>
                <w:bottom w:val="none" w:sz="0" w:space="0" w:color="auto"/>
                <w:right w:val="none" w:sz="0" w:space="0" w:color="auto"/>
              </w:divBdr>
            </w:div>
            <w:div w:id="12808525">
              <w:marLeft w:val="0"/>
              <w:marRight w:val="0"/>
              <w:marTop w:val="0"/>
              <w:marBottom w:val="0"/>
              <w:divBdr>
                <w:top w:val="none" w:sz="0" w:space="0" w:color="auto"/>
                <w:left w:val="none" w:sz="0" w:space="0" w:color="auto"/>
                <w:bottom w:val="none" w:sz="0" w:space="0" w:color="auto"/>
                <w:right w:val="none" w:sz="0" w:space="0" w:color="auto"/>
              </w:divBdr>
            </w:div>
            <w:div w:id="13532155">
              <w:marLeft w:val="0"/>
              <w:marRight w:val="0"/>
              <w:marTop w:val="0"/>
              <w:marBottom w:val="0"/>
              <w:divBdr>
                <w:top w:val="none" w:sz="0" w:space="0" w:color="auto"/>
                <w:left w:val="none" w:sz="0" w:space="0" w:color="auto"/>
                <w:bottom w:val="none" w:sz="0" w:space="0" w:color="auto"/>
                <w:right w:val="none" w:sz="0" w:space="0" w:color="auto"/>
              </w:divBdr>
            </w:div>
            <w:div w:id="14426709">
              <w:marLeft w:val="0"/>
              <w:marRight w:val="0"/>
              <w:marTop w:val="0"/>
              <w:marBottom w:val="0"/>
              <w:divBdr>
                <w:top w:val="none" w:sz="0" w:space="0" w:color="auto"/>
                <w:left w:val="none" w:sz="0" w:space="0" w:color="auto"/>
                <w:bottom w:val="none" w:sz="0" w:space="0" w:color="auto"/>
                <w:right w:val="none" w:sz="0" w:space="0" w:color="auto"/>
              </w:divBdr>
            </w:div>
            <w:div w:id="16007424">
              <w:marLeft w:val="0"/>
              <w:marRight w:val="0"/>
              <w:marTop w:val="0"/>
              <w:marBottom w:val="0"/>
              <w:divBdr>
                <w:top w:val="none" w:sz="0" w:space="0" w:color="auto"/>
                <w:left w:val="none" w:sz="0" w:space="0" w:color="auto"/>
                <w:bottom w:val="none" w:sz="0" w:space="0" w:color="auto"/>
                <w:right w:val="none" w:sz="0" w:space="0" w:color="auto"/>
              </w:divBdr>
            </w:div>
            <w:div w:id="16153818">
              <w:marLeft w:val="0"/>
              <w:marRight w:val="0"/>
              <w:marTop w:val="0"/>
              <w:marBottom w:val="0"/>
              <w:divBdr>
                <w:top w:val="none" w:sz="0" w:space="0" w:color="auto"/>
                <w:left w:val="none" w:sz="0" w:space="0" w:color="auto"/>
                <w:bottom w:val="none" w:sz="0" w:space="0" w:color="auto"/>
                <w:right w:val="none" w:sz="0" w:space="0" w:color="auto"/>
              </w:divBdr>
            </w:div>
            <w:div w:id="16784592">
              <w:marLeft w:val="0"/>
              <w:marRight w:val="0"/>
              <w:marTop w:val="0"/>
              <w:marBottom w:val="0"/>
              <w:divBdr>
                <w:top w:val="none" w:sz="0" w:space="0" w:color="auto"/>
                <w:left w:val="none" w:sz="0" w:space="0" w:color="auto"/>
                <w:bottom w:val="none" w:sz="0" w:space="0" w:color="auto"/>
                <w:right w:val="none" w:sz="0" w:space="0" w:color="auto"/>
              </w:divBdr>
            </w:div>
            <w:div w:id="16855597">
              <w:marLeft w:val="0"/>
              <w:marRight w:val="0"/>
              <w:marTop w:val="0"/>
              <w:marBottom w:val="0"/>
              <w:divBdr>
                <w:top w:val="none" w:sz="0" w:space="0" w:color="auto"/>
                <w:left w:val="none" w:sz="0" w:space="0" w:color="auto"/>
                <w:bottom w:val="none" w:sz="0" w:space="0" w:color="auto"/>
                <w:right w:val="none" w:sz="0" w:space="0" w:color="auto"/>
              </w:divBdr>
            </w:div>
            <w:div w:id="17044803">
              <w:marLeft w:val="0"/>
              <w:marRight w:val="0"/>
              <w:marTop w:val="0"/>
              <w:marBottom w:val="0"/>
              <w:divBdr>
                <w:top w:val="none" w:sz="0" w:space="0" w:color="auto"/>
                <w:left w:val="none" w:sz="0" w:space="0" w:color="auto"/>
                <w:bottom w:val="none" w:sz="0" w:space="0" w:color="auto"/>
                <w:right w:val="none" w:sz="0" w:space="0" w:color="auto"/>
              </w:divBdr>
            </w:div>
            <w:div w:id="19861618">
              <w:marLeft w:val="0"/>
              <w:marRight w:val="0"/>
              <w:marTop w:val="0"/>
              <w:marBottom w:val="0"/>
              <w:divBdr>
                <w:top w:val="none" w:sz="0" w:space="0" w:color="auto"/>
                <w:left w:val="none" w:sz="0" w:space="0" w:color="auto"/>
                <w:bottom w:val="none" w:sz="0" w:space="0" w:color="auto"/>
                <w:right w:val="none" w:sz="0" w:space="0" w:color="auto"/>
              </w:divBdr>
            </w:div>
            <w:div w:id="19938203">
              <w:marLeft w:val="0"/>
              <w:marRight w:val="0"/>
              <w:marTop w:val="0"/>
              <w:marBottom w:val="0"/>
              <w:divBdr>
                <w:top w:val="none" w:sz="0" w:space="0" w:color="auto"/>
                <w:left w:val="none" w:sz="0" w:space="0" w:color="auto"/>
                <w:bottom w:val="none" w:sz="0" w:space="0" w:color="auto"/>
                <w:right w:val="none" w:sz="0" w:space="0" w:color="auto"/>
              </w:divBdr>
            </w:div>
            <w:div w:id="20130121">
              <w:marLeft w:val="0"/>
              <w:marRight w:val="0"/>
              <w:marTop w:val="0"/>
              <w:marBottom w:val="0"/>
              <w:divBdr>
                <w:top w:val="none" w:sz="0" w:space="0" w:color="auto"/>
                <w:left w:val="none" w:sz="0" w:space="0" w:color="auto"/>
                <w:bottom w:val="none" w:sz="0" w:space="0" w:color="auto"/>
                <w:right w:val="none" w:sz="0" w:space="0" w:color="auto"/>
              </w:divBdr>
            </w:div>
            <w:div w:id="21126884">
              <w:marLeft w:val="0"/>
              <w:marRight w:val="0"/>
              <w:marTop w:val="0"/>
              <w:marBottom w:val="0"/>
              <w:divBdr>
                <w:top w:val="none" w:sz="0" w:space="0" w:color="auto"/>
                <w:left w:val="none" w:sz="0" w:space="0" w:color="auto"/>
                <w:bottom w:val="none" w:sz="0" w:space="0" w:color="auto"/>
                <w:right w:val="none" w:sz="0" w:space="0" w:color="auto"/>
              </w:divBdr>
            </w:div>
            <w:div w:id="21133829">
              <w:marLeft w:val="0"/>
              <w:marRight w:val="0"/>
              <w:marTop w:val="0"/>
              <w:marBottom w:val="0"/>
              <w:divBdr>
                <w:top w:val="none" w:sz="0" w:space="0" w:color="auto"/>
                <w:left w:val="none" w:sz="0" w:space="0" w:color="auto"/>
                <w:bottom w:val="none" w:sz="0" w:space="0" w:color="auto"/>
                <w:right w:val="none" w:sz="0" w:space="0" w:color="auto"/>
              </w:divBdr>
            </w:div>
            <w:div w:id="21710894">
              <w:marLeft w:val="0"/>
              <w:marRight w:val="0"/>
              <w:marTop w:val="0"/>
              <w:marBottom w:val="0"/>
              <w:divBdr>
                <w:top w:val="none" w:sz="0" w:space="0" w:color="auto"/>
                <w:left w:val="none" w:sz="0" w:space="0" w:color="auto"/>
                <w:bottom w:val="none" w:sz="0" w:space="0" w:color="auto"/>
                <w:right w:val="none" w:sz="0" w:space="0" w:color="auto"/>
              </w:divBdr>
            </w:div>
            <w:div w:id="23600799">
              <w:marLeft w:val="0"/>
              <w:marRight w:val="0"/>
              <w:marTop w:val="0"/>
              <w:marBottom w:val="0"/>
              <w:divBdr>
                <w:top w:val="none" w:sz="0" w:space="0" w:color="auto"/>
                <w:left w:val="none" w:sz="0" w:space="0" w:color="auto"/>
                <w:bottom w:val="none" w:sz="0" w:space="0" w:color="auto"/>
                <w:right w:val="none" w:sz="0" w:space="0" w:color="auto"/>
              </w:divBdr>
            </w:div>
            <w:div w:id="23749370">
              <w:marLeft w:val="0"/>
              <w:marRight w:val="0"/>
              <w:marTop w:val="0"/>
              <w:marBottom w:val="0"/>
              <w:divBdr>
                <w:top w:val="none" w:sz="0" w:space="0" w:color="auto"/>
                <w:left w:val="none" w:sz="0" w:space="0" w:color="auto"/>
                <w:bottom w:val="none" w:sz="0" w:space="0" w:color="auto"/>
                <w:right w:val="none" w:sz="0" w:space="0" w:color="auto"/>
              </w:divBdr>
            </w:div>
            <w:div w:id="25185140">
              <w:marLeft w:val="0"/>
              <w:marRight w:val="0"/>
              <w:marTop w:val="0"/>
              <w:marBottom w:val="0"/>
              <w:divBdr>
                <w:top w:val="none" w:sz="0" w:space="0" w:color="auto"/>
                <w:left w:val="none" w:sz="0" w:space="0" w:color="auto"/>
                <w:bottom w:val="none" w:sz="0" w:space="0" w:color="auto"/>
                <w:right w:val="none" w:sz="0" w:space="0" w:color="auto"/>
              </w:divBdr>
            </w:div>
            <w:div w:id="26027444">
              <w:marLeft w:val="0"/>
              <w:marRight w:val="0"/>
              <w:marTop w:val="0"/>
              <w:marBottom w:val="0"/>
              <w:divBdr>
                <w:top w:val="none" w:sz="0" w:space="0" w:color="auto"/>
                <w:left w:val="none" w:sz="0" w:space="0" w:color="auto"/>
                <w:bottom w:val="none" w:sz="0" w:space="0" w:color="auto"/>
                <w:right w:val="none" w:sz="0" w:space="0" w:color="auto"/>
              </w:divBdr>
            </w:div>
            <w:div w:id="26562678">
              <w:marLeft w:val="0"/>
              <w:marRight w:val="0"/>
              <w:marTop w:val="0"/>
              <w:marBottom w:val="0"/>
              <w:divBdr>
                <w:top w:val="none" w:sz="0" w:space="0" w:color="auto"/>
                <w:left w:val="none" w:sz="0" w:space="0" w:color="auto"/>
                <w:bottom w:val="none" w:sz="0" w:space="0" w:color="auto"/>
                <w:right w:val="none" w:sz="0" w:space="0" w:color="auto"/>
              </w:divBdr>
            </w:div>
            <w:div w:id="28997465">
              <w:marLeft w:val="0"/>
              <w:marRight w:val="0"/>
              <w:marTop w:val="0"/>
              <w:marBottom w:val="0"/>
              <w:divBdr>
                <w:top w:val="none" w:sz="0" w:space="0" w:color="auto"/>
                <w:left w:val="none" w:sz="0" w:space="0" w:color="auto"/>
                <w:bottom w:val="none" w:sz="0" w:space="0" w:color="auto"/>
                <w:right w:val="none" w:sz="0" w:space="0" w:color="auto"/>
              </w:divBdr>
            </w:div>
            <w:div w:id="29116762">
              <w:marLeft w:val="0"/>
              <w:marRight w:val="0"/>
              <w:marTop w:val="0"/>
              <w:marBottom w:val="0"/>
              <w:divBdr>
                <w:top w:val="none" w:sz="0" w:space="0" w:color="auto"/>
                <w:left w:val="none" w:sz="0" w:space="0" w:color="auto"/>
                <w:bottom w:val="none" w:sz="0" w:space="0" w:color="auto"/>
                <w:right w:val="none" w:sz="0" w:space="0" w:color="auto"/>
              </w:divBdr>
            </w:div>
            <w:div w:id="29692180">
              <w:marLeft w:val="0"/>
              <w:marRight w:val="0"/>
              <w:marTop w:val="0"/>
              <w:marBottom w:val="0"/>
              <w:divBdr>
                <w:top w:val="none" w:sz="0" w:space="0" w:color="auto"/>
                <w:left w:val="none" w:sz="0" w:space="0" w:color="auto"/>
                <w:bottom w:val="none" w:sz="0" w:space="0" w:color="auto"/>
                <w:right w:val="none" w:sz="0" w:space="0" w:color="auto"/>
              </w:divBdr>
            </w:div>
            <w:div w:id="30308141">
              <w:marLeft w:val="0"/>
              <w:marRight w:val="0"/>
              <w:marTop w:val="0"/>
              <w:marBottom w:val="0"/>
              <w:divBdr>
                <w:top w:val="none" w:sz="0" w:space="0" w:color="auto"/>
                <w:left w:val="none" w:sz="0" w:space="0" w:color="auto"/>
                <w:bottom w:val="none" w:sz="0" w:space="0" w:color="auto"/>
                <w:right w:val="none" w:sz="0" w:space="0" w:color="auto"/>
              </w:divBdr>
            </w:div>
            <w:div w:id="31460001">
              <w:marLeft w:val="0"/>
              <w:marRight w:val="0"/>
              <w:marTop w:val="0"/>
              <w:marBottom w:val="0"/>
              <w:divBdr>
                <w:top w:val="none" w:sz="0" w:space="0" w:color="auto"/>
                <w:left w:val="none" w:sz="0" w:space="0" w:color="auto"/>
                <w:bottom w:val="none" w:sz="0" w:space="0" w:color="auto"/>
                <w:right w:val="none" w:sz="0" w:space="0" w:color="auto"/>
              </w:divBdr>
            </w:div>
            <w:div w:id="32197636">
              <w:marLeft w:val="0"/>
              <w:marRight w:val="0"/>
              <w:marTop w:val="0"/>
              <w:marBottom w:val="0"/>
              <w:divBdr>
                <w:top w:val="none" w:sz="0" w:space="0" w:color="auto"/>
                <w:left w:val="none" w:sz="0" w:space="0" w:color="auto"/>
                <w:bottom w:val="none" w:sz="0" w:space="0" w:color="auto"/>
                <w:right w:val="none" w:sz="0" w:space="0" w:color="auto"/>
              </w:divBdr>
            </w:div>
            <w:div w:id="32656452">
              <w:marLeft w:val="0"/>
              <w:marRight w:val="0"/>
              <w:marTop w:val="0"/>
              <w:marBottom w:val="0"/>
              <w:divBdr>
                <w:top w:val="none" w:sz="0" w:space="0" w:color="auto"/>
                <w:left w:val="none" w:sz="0" w:space="0" w:color="auto"/>
                <w:bottom w:val="none" w:sz="0" w:space="0" w:color="auto"/>
                <w:right w:val="none" w:sz="0" w:space="0" w:color="auto"/>
              </w:divBdr>
            </w:div>
            <w:div w:id="32923349">
              <w:marLeft w:val="0"/>
              <w:marRight w:val="0"/>
              <w:marTop w:val="0"/>
              <w:marBottom w:val="0"/>
              <w:divBdr>
                <w:top w:val="none" w:sz="0" w:space="0" w:color="auto"/>
                <w:left w:val="none" w:sz="0" w:space="0" w:color="auto"/>
                <w:bottom w:val="none" w:sz="0" w:space="0" w:color="auto"/>
                <w:right w:val="none" w:sz="0" w:space="0" w:color="auto"/>
              </w:divBdr>
            </w:div>
            <w:div w:id="33583471">
              <w:marLeft w:val="0"/>
              <w:marRight w:val="0"/>
              <w:marTop w:val="0"/>
              <w:marBottom w:val="0"/>
              <w:divBdr>
                <w:top w:val="none" w:sz="0" w:space="0" w:color="auto"/>
                <w:left w:val="none" w:sz="0" w:space="0" w:color="auto"/>
                <w:bottom w:val="none" w:sz="0" w:space="0" w:color="auto"/>
                <w:right w:val="none" w:sz="0" w:space="0" w:color="auto"/>
              </w:divBdr>
            </w:div>
            <w:div w:id="34156802">
              <w:marLeft w:val="0"/>
              <w:marRight w:val="0"/>
              <w:marTop w:val="0"/>
              <w:marBottom w:val="0"/>
              <w:divBdr>
                <w:top w:val="none" w:sz="0" w:space="0" w:color="auto"/>
                <w:left w:val="none" w:sz="0" w:space="0" w:color="auto"/>
                <w:bottom w:val="none" w:sz="0" w:space="0" w:color="auto"/>
                <w:right w:val="none" w:sz="0" w:space="0" w:color="auto"/>
              </w:divBdr>
            </w:div>
            <w:div w:id="35005674">
              <w:marLeft w:val="0"/>
              <w:marRight w:val="0"/>
              <w:marTop w:val="0"/>
              <w:marBottom w:val="0"/>
              <w:divBdr>
                <w:top w:val="none" w:sz="0" w:space="0" w:color="auto"/>
                <w:left w:val="none" w:sz="0" w:space="0" w:color="auto"/>
                <w:bottom w:val="none" w:sz="0" w:space="0" w:color="auto"/>
                <w:right w:val="none" w:sz="0" w:space="0" w:color="auto"/>
              </w:divBdr>
            </w:div>
            <w:div w:id="35087156">
              <w:marLeft w:val="0"/>
              <w:marRight w:val="0"/>
              <w:marTop w:val="0"/>
              <w:marBottom w:val="0"/>
              <w:divBdr>
                <w:top w:val="none" w:sz="0" w:space="0" w:color="auto"/>
                <w:left w:val="none" w:sz="0" w:space="0" w:color="auto"/>
                <w:bottom w:val="none" w:sz="0" w:space="0" w:color="auto"/>
                <w:right w:val="none" w:sz="0" w:space="0" w:color="auto"/>
              </w:divBdr>
            </w:div>
            <w:div w:id="35132443">
              <w:marLeft w:val="0"/>
              <w:marRight w:val="0"/>
              <w:marTop w:val="0"/>
              <w:marBottom w:val="0"/>
              <w:divBdr>
                <w:top w:val="none" w:sz="0" w:space="0" w:color="auto"/>
                <w:left w:val="none" w:sz="0" w:space="0" w:color="auto"/>
                <w:bottom w:val="none" w:sz="0" w:space="0" w:color="auto"/>
                <w:right w:val="none" w:sz="0" w:space="0" w:color="auto"/>
              </w:divBdr>
            </w:div>
            <w:div w:id="36511854">
              <w:marLeft w:val="0"/>
              <w:marRight w:val="0"/>
              <w:marTop w:val="0"/>
              <w:marBottom w:val="0"/>
              <w:divBdr>
                <w:top w:val="none" w:sz="0" w:space="0" w:color="auto"/>
                <w:left w:val="none" w:sz="0" w:space="0" w:color="auto"/>
                <w:bottom w:val="none" w:sz="0" w:space="0" w:color="auto"/>
                <w:right w:val="none" w:sz="0" w:space="0" w:color="auto"/>
              </w:divBdr>
            </w:div>
            <w:div w:id="37094799">
              <w:marLeft w:val="0"/>
              <w:marRight w:val="0"/>
              <w:marTop w:val="0"/>
              <w:marBottom w:val="0"/>
              <w:divBdr>
                <w:top w:val="none" w:sz="0" w:space="0" w:color="auto"/>
                <w:left w:val="none" w:sz="0" w:space="0" w:color="auto"/>
                <w:bottom w:val="none" w:sz="0" w:space="0" w:color="auto"/>
                <w:right w:val="none" w:sz="0" w:space="0" w:color="auto"/>
              </w:divBdr>
            </w:div>
            <w:div w:id="37781426">
              <w:marLeft w:val="0"/>
              <w:marRight w:val="0"/>
              <w:marTop w:val="0"/>
              <w:marBottom w:val="0"/>
              <w:divBdr>
                <w:top w:val="none" w:sz="0" w:space="0" w:color="auto"/>
                <w:left w:val="none" w:sz="0" w:space="0" w:color="auto"/>
                <w:bottom w:val="none" w:sz="0" w:space="0" w:color="auto"/>
                <w:right w:val="none" w:sz="0" w:space="0" w:color="auto"/>
              </w:divBdr>
            </w:div>
            <w:div w:id="38017769">
              <w:marLeft w:val="0"/>
              <w:marRight w:val="0"/>
              <w:marTop w:val="0"/>
              <w:marBottom w:val="0"/>
              <w:divBdr>
                <w:top w:val="none" w:sz="0" w:space="0" w:color="auto"/>
                <w:left w:val="none" w:sz="0" w:space="0" w:color="auto"/>
                <w:bottom w:val="none" w:sz="0" w:space="0" w:color="auto"/>
                <w:right w:val="none" w:sz="0" w:space="0" w:color="auto"/>
              </w:divBdr>
            </w:div>
            <w:div w:id="38744550">
              <w:marLeft w:val="0"/>
              <w:marRight w:val="0"/>
              <w:marTop w:val="0"/>
              <w:marBottom w:val="0"/>
              <w:divBdr>
                <w:top w:val="none" w:sz="0" w:space="0" w:color="auto"/>
                <w:left w:val="none" w:sz="0" w:space="0" w:color="auto"/>
                <w:bottom w:val="none" w:sz="0" w:space="0" w:color="auto"/>
                <w:right w:val="none" w:sz="0" w:space="0" w:color="auto"/>
              </w:divBdr>
            </w:div>
            <w:div w:id="38946232">
              <w:marLeft w:val="0"/>
              <w:marRight w:val="0"/>
              <w:marTop w:val="0"/>
              <w:marBottom w:val="0"/>
              <w:divBdr>
                <w:top w:val="none" w:sz="0" w:space="0" w:color="auto"/>
                <w:left w:val="none" w:sz="0" w:space="0" w:color="auto"/>
                <w:bottom w:val="none" w:sz="0" w:space="0" w:color="auto"/>
                <w:right w:val="none" w:sz="0" w:space="0" w:color="auto"/>
              </w:divBdr>
            </w:div>
            <w:div w:id="39788649">
              <w:marLeft w:val="0"/>
              <w:marRight w:val="0"/>
              <w:marTop w:val="0"/>
              <w:marBottom w:val="0"/>
              <w:divBdr>
                <w:top w:val="none" w:sz="0" w:space="0" w:color="auto"/>
                <w:left w:val="none" w:sz="0" w:space="0" w:color="auto"/>
                <w:bottom w:val="none" w:sz="0" w:space="0" w:color="auto"/>
                <w:right w:val="none" w:sz="0" w:space="0" w:color="auto"/>
              </w:divBdr>
            </w:div>
            <w:div w:id="39984767">
              <w:marLeft w:val="0"/>
              <w:marRight w:val="0"/>
              <w:marTop w:val="0"/>
              <w:marBottom w:val="0"/>
              <w:divBdr>
                <w:top w:val="none" w:sz="0" w:space="0" w:color="auto"/>
                <w:left w:val="none" w:sz="0" w:space="0" w:color="auto"/>
                <w:bottom w:val="none" w:sz="0" w:space="0" w:color="auto"/>
                <w:right w:val="none" w:sz="0" w:space="0" w:color="auto"/>
              </w:divBdr>
            </w:div>
            <w:div w:id="41833223">
              <w:marLeft w:val="0"/>
              <w:marRight w:val="0"/>
              <w:marTop w:val="0"/>
              <w:marBottom w:val="0"/>
              <w:divBdr>
                <w:top w:val="none" w:sz="0" w:space="0" w:color="auto"/>
                <w:left w:val="none" w:sz="0" w:space="0" w:color="auto"/>
                <w:bottom w:val="none" w:sz="0" w:space="0" w:color="auto"/>
                <w:right w:val="none" w:sz="0" w:space="0" w:color="auto"/>
              </w:divBdr>
            </w:div>
            <w:div w:id="44378487">
              <w:marLeft w:val="0"/>
              <w:marRight w:val="0"/>
              <w:marTop w:val="0"/>
              <w:marBottom w:val="0"/>
              <w:divBdr>
                <w:top w:val="none" w:sz="0" w:space="0" w:color="auto"/>
                <w:left w:val="none" w:sz="0" w:space="0" w:color="auto"/>
                <w:bottom w:val="none" w:sz="0" w:space="0" w:color="auto"/>
                <w:right w:val="none" w:sz="0" w:space="0" w:color="auto"/>
              </w:divBdr>
            </w:div>
            <w:div w:id="46103885">
              <w:marLeft w:val="0"/>
              <w:marRight w:val="0"/>
              <w:marTop w:val="0"/>
              <w:marBottom w:val="0"/>
              <w:divBdr>
                <w:top w:val="none" w:sz="0" w:space="0" w:color="auto"/>
                <w:left w:val="none" w:sz="0" w:space="0" w:color="auto"/>
                <w:bottom w:val="none" w:sz="0" w:space="0" w:color="auto"/>
                <w:right w:val="none" w:sz="0" w:space="0" w:color="auto"/>
              </w:divBdr>
            </w:div>
            <w:div w:id="46806010">
              <w:marLeft w:val="0"/>
              <w:marRight w:val="0"/>
              <w:marTop w:val="0"/>
              <w:marBottom w:val="0"/>
              <w:divBdr>
                <w:top w:val="none" w:sz="0" w:space="0" w:color="auto"/>
                <w:left w:val="none" w:sz="0" w:space="0" w:color="auto"/>
                <w:bottom w:val="none" w:sz="0" w:space="0" w:color="auto"/>
                <w:right w:val="none" w:sz="0" w:space="0" w:color="auto"/>
              </w:divBdr>
            </w:div>
            <w:div w:id="47270187">
              <w:marLeft w:val="0"/>
              <w:marRight w:val="0"/>
              <w:marTop w:val="0"/>
              <w:marBottom w:val="0"/>
              <w:divBdr>
                <w:top w:val="none" w:sz="0" w:space="0" w:color="auto"/>
                <w:left w:val="none" w:sz="0" w:space="0" w:color="auto"/>
                <w:bottom w:val="none" w:sz="0" w:space="0" w:color="auto"/>
                <w:right w:val="none" w:sz="0" w:space="0" w:color="auto"/>
              </w:divBdr>
            </w:div>
            <w:div w:id="48118962">
              <w:marLeft w:val="0"/>
              <w:marRight w:val="0"/>
              <w:marTop w:val="0"/>
              <w:marBottom w:val="0"/>
              <w:divBdr>
                <w:top w:val="none" w:sz="0" w:space="0" w:color="auto"/>
                <w:left w:val="none" w:sz="0" w:space="0" w:color="auto"/>
                <w:bottom w:val="none" w:sz="0" w:space="0" w:color="auto"/>
                <w:right w:val="none" w:sz="0" w:space="0" w:color="auto"/>
              </w:divBdr>
            </w:div>
            <w:div w:id="48261320">
              <w:marLeft w:val="0"/>
              <w:marRight w:val="0"/>
              <w:marTop w:val="0"/>
              <w:marBottom w:val="0"/>
              <w:divBdr>
                <w:top w:val="none" w:sz="0" w:space="0" w:color="auto"/>
                <w:left w:val="none" w:sz="0" w:space="0" w:color="auto"/>
                <w:bottom w:val="none" w:sz="0" w:space="0" w:color="auto"/>
                <w:right w:val="none" w:sz="0" w:space="0" w:color="auto"/>
              </w:divBdr>
            </w:div>
            <w:div w:id="50468830">
              <w:marLeft w:val="0"/>
              <w:marRight w:val="0"/>
              <w:marTop w:val="0"/>
              <w:marBottom w:val="0"/>
              <w:divBdr>
                <w:top w:val="none" w:sz="0" w:space="0" w:color="auto"/>
                <w:left w:val="none" w:sz="0" w:space="0" w:color="auto"/>
                <w:bottom w:val="none" w:sz="0" w:space="0" w:color="auto"/>
                <w:right w:val="none" w:sz="0" w:space="0" w:color="auto"/>
              </w:divBdr>
            </w:div>
            <w:div w:id="51538575">
              <w:marLeft w:val="0"/>
              <w:marRight w:val="0"/>
              <w:marTop w:val="0"/>
              <w:marBottom w:val="0"/>
              <w:divBdr>
                <w:top w:val="none" w:sz="0" w:space="0" w:color="auto"/>
                <w:left w:val="none" w:sz="0" w:space="0" w:color="auto"/>
                <w:bottom w:val="none" w:sz="0" w:space="0" w:color="auto"/>
                <w:right w:val="none" w:sz="0" w:space="0" w:color="auto"/>
              </w:divBdr>
            </w:div>
            <w:div w:id="51736991">
              <w:marLeft w:val="0"/>
              <w:marRight w:val="0"/>
              <w:marTop w:val="0"/>
              <w:marBottom w:val="0"/>
              <w:divBdr>
                <w:top w:val="none" w:sz="0" w:space="0" w:color="auto"/>
                <w:left w:val="none" w:sz="0" w:space="0" w:color="auto"/>
                <w:bottom w:val="none" w:sz="0" w:space="0" w:color="auto"/>
                <w:right w:val="none" w:sz="0" w:space="0" w:color="auto"/>
              </w:divBdr>
            </w:div>
            <w:div w:id="52509760">
              <w:marLeft w:val="0"/>
              <w:marRight w:val="0"/>
              <w:marTop w:val="0"/>
              <w:marBottom w:val="0"/>
              <w:divBdr>
                <w:top w:val="none" w:sz="0" w:space="0" w:color="auto"/>
                <w:left w:val="none" w:sz="0" w:space="0" w:color="auto"/>
                <w:bottom w:val="none" w:sz="0" w:space="0" w:color="auto"/>
                <w:right w:val="none" w:sz="0" w:space="0" w:color="auto"/>
              </w:divBdr>
            </w:div>
            <w:div w:id="52584627">
              <w:marLeft w:val="0"/>
              <w:marRight w:val="0"/>
              <w:marTop w:val="0"/>
              <w:marBottom w:val="0"/>
              <w:divBdr>
                <w:top w:val="none" w:sz="0" w:space="0" w:color="auto"/>
                <w:left w:val="none" w:sz="0" w:space="0" w:color="auto"/>
                <w:bottom w:val="none" w:sz="0" w:space="0" w:color="auto"/>
                <w:right w:val="none" w:sz="0" w:space="0" w:color="auto"/>
              </w:divBdr>
            </w:div>
            <w:div w:id="53281864">
              <w:marLeft w:val="0"/>
              <w:marRight w:val="0"/>
              <w:marTop w:val="0"/>
              <w:marBottom w:val="0"/>
              <w:divBdr>
                <w:top w:val="none" w:sz="0" w:space="0" w:color="auto"/>
                <w:left w:val="none" w:sz="0" w:space="0" w:color="auto"/>
                <w:bottom w:val="none" w:sz="0" w:space="0" w:color="auto"/>
                <w:right w:val="none" w:sz="0" w:space="0" w:color="auto"/>
              </w:divBdr>
            </w:div>
            <w:div w:id="54550286">
              <w:marLeft w:val="0"/>
              <w:marRight w:val="0"/>
              <w:marTop w:val="0"/>
              <w:marBottom w:val="0"/>
              <w:divBdr>
                <w:top w:val="none" w:sz="0" w:space="0" w:color="auto"/>
                <w:left w:val="none" w:sz="0" w:space="0" w:color="auto"/>
                <w:bottom w:val="none" w:sz="0" w:space="0" w:color="auto"/>
                <w:right w:val="none" w:sz="0" w:space="0" w:color="auto"/>
              </w:divBdr>
            </w:div>
            <w:div w:id="56827869">
              <w:marLeft w:val="0"/>
              <w:marRight w:val="0"/>
              <w:marTop w:val="0"/>
              <w:marBottom w:val="0"/>
              <w:divBdr>
                <w:top w:val="none" w:sz="0" w:space="0" w:color="auto"/>
                <w:left w:val="none" w:sz="0" w:space="0" w:color="auto"/>
                <w:bottom w:val="none" w:sz="0" w:space="0" w:color="auto"/>
                <w:right w:val="none" w:sz="0" w:space="0" w:color="auto"/>
              </w:divBdr>
            </w:div>
            <w:div w:id="56975931">
              <w:marLeft w:val="0"/>
              <w:marRight w:val="0"/>
              <w:marTop w:val="0"/>
              <w:marBottom w:val="0"/>
              <w:divBdr>
                <w:top w:val="none" w:sz="0" w:space="0" w:color="auto"/>
                <w:left w:val="none" w:sz="0" w:space="0" w:color="auto"/>
                <w:bottom w:val="none" w:sz="0" w:space="0" w:color="auto"/>
                <w:right w:val="none" w:sz="0" w:space="0" w:color="auto"/>
              </w:divBdr>
            </w:div>
            <w:div w:id="57017835">
              <w:marLeft w:val="0"/>
              <w:marRight w:val="0"/>
              <w:marTop w:val="0"/>
              <w:marBottom w:val="0"/>
              <w:divBdr>
                <w:top w:val="none" w:sz="0" w:space="0" w:color="auto"/>
                <w:left w:val="none" w:sz="0" w:space="0" w:color="auto"/>
                <w:bottom w:val="none" w:sz="0" w:space="0" w:color="auto"/>
                <w:right w:val="none" w:sz="0" w:space="0" w:color="auto"/>
              </w:divBdr>
            </w:div>
            <w:div w:id="57094668">
              <w:marLeft w:val="0"/>
              <w:marRight w:val="0"/>
              <w:marTop w:val="0"/>
              <w:marBottom w:val="0"/>
              <w:divBdr>
                <w:top w:val="none" w:sz="0" w:space="0" w:color="auto"/>
                <w:left w:val="none" w:sz="0" w:space="0" w:color="auto"/>
                <w:bottom w:val="none" w:sz="0" w:space="0" w:color="auto"/>
                <w:right w:val="none" w:sz="0" w:space="0" w:color="auto"/>
              </w:divBdr>
            </w:div>
            <w:div w:id="57441779">
              <w:marLeft w:val="0"/>
              <w:marRight w:val="0"/>
              <w:marTop w:val="0"/>
              <w:marBottom w:val="0"/>
              <w:divBdr>
                <w:top w:val="none" w:sz="0" w:space="0" w:color="auto"/>
                <w:left w:val="none" w:sz="0" w:space="0" w:color="auto"/>
                <w:bottom w:val="none" w:sz="0" w:space="0" w:color="auto"/>
                <w:right w:val="none" w:sz="0" w:space="0" w:color="auto"/>
              </w:divBdr>
            </w:div>
            <w:div w:id="57671983">
              <w:marLeft w:val="0"/>
              <w:marRight w:val="0"/>
              <w:marTop w:val="0"/>
              <w:marBottom w:val="0"/>
              <w:divBdr>
                <w:top w:val="none" w:sz="0" w:space="0" w:color="auto"/>
                <w:left w:val="none" w:sz="0" w:space="0" w:color="auto"/>
                <w:bottom w:val="none" w:sz="0" w:space="0" w:color="auto"/>
                <w:right w:val="none" w:sz="0" w:space="0" w:color="auto"/>
              </w:divBdr>
            </w:div>
            <w:div w:id="58022111">
              <w:marLeft w:val="0"/>
              <w:marRight w:val="0"/>
              <w:marTop w:val="0"/>
              <w:marBottom w:val="0"/>
              <w:divBdr>
                <w:top w:val="none" w:sz="0" w:space="0" w:color="auto"/>
                <w:left w:val="none" w:sz="0" w:space="0" w:color="auto"/>
                <w:bottom w:val="none" w:sz="0" w:space="0" w:color="auto"/>
                <w:right w:val="none" w:sz="0" w:space="0" w:color="auto"/>
              </w:divBdr>
            </w:div>
            <w:div w:id="58869351">
              <w:marLeft w:val="0"/>
              <w:marRight w:val="0"/>
              <w:marTop w:val="0"/>
              <w:marBottom w:val="0"/>
              <w:divBdr>
                <w:top w:val="none" w:sz="0" w:space="0" w:color="auto"/>
                <w:left w:val="none" w:sz="0" w:space="0" w:color="auto"/>
                <w:bottom w:val="none" w:sz="0" w:space="0" w:color="auto"/>
                <w:right w:val="none" w:sz="0" w:space="0" w:color="auto"/>
              </w:divBdr>
            </w:div>
            <w:div w:id="59182033">
              <w:marLeft w:val="0"/>
              <w:marRight w:val="0"/>
              <w:marTop w:val="0"/>
              <w:marBottom w:val="0"/>
              <w:divBdr>
                <w:top w:val="none" w:sz="0" w:space="0" w:color="auto"/>
                <w:left w:val="none" w:sz="0" w:space="0" w:color="auto"/>
                <w:bottom w:val="none" w:sz="0" w:space="0" w:color="auto"/>
                <w:right w:val="none" w:sz="0" w:space="0" w:color="auto"/>
              </w:divBdr>
            </w:div>
            <w:div w:id="59406134">
              <w:marLeft w:val="0"/>
              <w:marRight w:val="0"/>
              <w:marTop w:val="0"/>
              <w:marBottom w:val="0"/>
              <w:divBdr>
                <w:top w:val="none" w:sz="0" w:space="0" w:color="auto"/>
                <w:left w:val="none" w:sz="0" w:space="0" w:color="auto"/>
                <w:bottom w:val="none" w:sz="0" w:space="0" w:color="auto"/>
                <w:right w:val="none" w:sz="0" w:space="0" w:color="auto"/>
              </w:divBdr>
            </w:div>
            <w:div w:id="60831634">
              <w:marLeft w:val="0"/>
              <w:marRight w:val="0"/>
              <w:marTop w:val="0"/>
              <w:marBottom w:val="0"/>
              <w:divBdr>
                <w:top w:val="none" w:sz="0" w:space="0" w:color="auto"/>
                <w:left w:val="none" w:sz="0" w:space="0" w:color="auto"/>
                <w:bottom w:val="none" w:sz="0" w:space="0" w:color="auto"/>
                <w:right w:val="none" w:sz="0" w:space="0" w:color="auto"/>
              </w:divBdr>
            </w:div>
            <w:div w:id="61295681">
              <w:marLeft w:val="0"/>
              <w:marRight w:val="0"/>
              <w:marTop w:val="0"/>
              <w:marBottom w:val="0"/>
              <w:divBdr>
                <w:top w:val="none" w:sz="0" w:space="0" w:color="auto"/>
                <w:left w:val="none" w:sz="0" w:space="0" w:color="auto"/>
                <w:bottom w:val="none" w:sz="0" w:space="0" w:color="auto"/>
                <w:right w:val="none" w:sz="0" w:space="0" w:color="auto"/>
              </w:divBdr>
            </w:div>
            <w:div w:id="61568082">
              <w:marLeft w:val="0"/>
              <w:marRight w:val="0"/>
              <w:marTop w:val="0"/>
              <w:marBottom w:val="0"/>
              <w:divBdr>
                <w:top w:val="none" w:sz="0" w:space="0" w:color="auto"/>
                <w:left w:val="none" w:sz="0" w:space="0" w:color="auto"/>
                <w:bottom w:val="none" w:sz="0" w:space="0" w:color="auto"/>
                <w:right w:val="none" w:sz="0" w:space="0" w:color="auto"/>
              </w:divBdr>
            </w:div>
            <w:div w:id="63188425">
              <w:marLeft w:val="0"/>
              <w:marRight w:val="0"/>
              <w:marTop w:val="0"/>
              <w:marBottom w:val="0"/>
              <w:divBdr>
                <w:top w:val="none" w:sz="0" w:space="0" w:color="auto"/>
                <w:left w:val="none" w:sz="0" w:space="0" w:color="auto"/>
                <w:bottom w:val="none" w:sz="0" w:space="0" w:color="auto"/>
                <w:right w:val="none" w:sz="0" w:space="0" w:color="auto"/>
              </w:divBdr>
            </w:div>
            <w:div w:id="65348019">
              <w:marLeft w:val="0"/>
              <w:marRight w:val="0"/>
              <w:marTop w:val="0"/>
              <w:marBottom w:val="0"/>
              <w:divBdr>
                <w:top w:val="none" w:sz="0" w:space="0" w:color="auto"/>
                <w:left w:val="none" w:sz="0" w:space="0" w:color="auto"/>
                <w:bottom w:val="none" w:sz="0" w:space="0" w:color="auto"/>
                <w:right w:val="none" w:sz="0" w:space="0" w:color="auto"/>
              </w:divBdr>
            </w:div>
            <w:div w:id="66927105">
              <w:marLeft w:val="0"/>
              <w:marRight w:val="0"/>
              <w:marTop w:val="0"/>
              <w:marBottom w:val="0"/>
              <w:divBdr>
                <w:top w:val="none" w:sz="0" w:space="0" w:color="auto"/>
                <w:left w:val="none" w:sz="0" w:space="0" w:color="auto"/>
                <w:bottom w:val="none" w:sz="0" w:space="0" w:color="auto"/>
                <w:right w:val="none" w:sz="0" w:space="0" w:color="auto"/>
              </w:divBdr>
            </w:div>
            <w:div w:id="67116963">
              <w:marLeft w:val="0"/>
              <w:marRight w:val="0"/>
              <w:marTop w:val="0"/>
              <w:marBottom w:val="0"/>
              <w:divBdr>
                <w:top w:val="none" w:sz="0" w:space="0" w:color="auto"/>
                <w:left w:val="none" w:sz="0" w:space="0" w:color="auto"/>
                <w:bottom w:val="none" w:sz="0" w:space="0" w:color="auto"/>
                <w:right w:val="none" w:sz="0" w:space="0" w:color="auto"/>
              </w:divBdr>
            </w:div>
            <w:div w:id="67575597">
              <w:marLeft w:val="0"/>
              <w:marRight w:val="0"/>
              <w:marTop w:val="0"/>
              <w:marBottom w:val="0"/>
              <w:divBdr>
                <w:top w:val="none" w:sz="0" w:space="0" w:color="auto"/>
                <w:left w:val="none" w:sz="0" w:space="0" w:color="auto"/>
                <w:bottom w:val="none" w:sz="0" w:space="0" w:color="auto"/>
                <w:right w:val="none" w:sz="0" w:space="0" w:color="auto"/>
              </w:divBdr>
            </w:div>
            <w:div w:id="67580670">
              <w:marLeft w:val="0"/>
              <w:marRight w:val="0"/>
              <w:marTop w:val="0"/>
              <w:marBottom w:val="0"/>
              <w:divBdr>
                <w:top w:val="none" w:sz="0" w:space="0" w:color="auto"/>
                <w:left w:val="none" w:sz="0" w:space="0" w:color="auto"/>
                <w:bottom w:val="none" w:sz="0" w:space="0" w:color="auto"/>
                <w:right w:val="none" w:sz="0" w:space="0" w:color="auto"/>
              </w:divBdr>
            </w:div>
            <w:div w:id="68119446">
              <w:marLeft w:val="0"/>
              <w:marRight w:val="0"/>
              <w:marTop w:val="0"/>
              <w:marBottom w:val="0"/>
              <w:divBdr>
                <w:top w:val="none" w:sz="0" w:space="0" w:color="auto"/>
                <w:left w:val="none" w:sz="0" w:space="0" w:color="auto"/>
                <w:bottom w:val="none" w:sz="0" w:space="0" w:color="auto"/>
                <w:right w:val="none" w:sz="0" w:space="0" w:color="auto"/>
              </w:divBdr>
            </w:div>
            <w:div w:id="70080714">
              <w:marLeft w:val="0"/>
              <w:marRight w:val="0"/>
              <w:marTop w:val="0"/>
              <w:marBottom w:val="0"/>
              <w:divBdr>
                <w:top w:val="none" w:sz="0" w:space="0" w:color="auto"/>
                <w:left w:val="none" w:sz="0" w:space="0" w:color="auto"/>
                <w:bottom w:val="none" w:sz="0" w:space="0" w:color="auto"/>
                <w:right w:val="none" w:sz="0" w:space="0" w:color="auto"/>
              </w:divBdr>
            </w:div>
            <w:div w:id="70465595">
              <w:marLeft w:val="0"/>
              <w:marRight w:val="0"/>
              <w:marTop w:val="0"/>
              <w:marBottom w:val="0"/>
              <w:divBdr>
                <w:top w:val="none" w:sz="0" w:space="0" w:color="auto"/>
                <w:left w:val="none" w:sz="0" w:space="0" w:color="auto"/>
                <w:bottom w:val="none" w:sz="0" w:space="0" w:color="auto"/>
                <w:right w:val="none" w:sz="0" w:space="0" w:color="auto"/>
              </w:divBdr>
            </w:div>
            <w:div w:id="70857962">
              <w:marLeft w:val="0"/>
              <w:marRight w:val="0"/>
              <w:marTop w:val="0"/>
              <w:marBottom w:val="0"/>
              <w:divBdr>
                <w:top w:val="none" w:sz="0" w:space="0" w:color="auto"/>
                <w:left w:val="none" w:sz="0" w:space="0" w:color="auto"/>
                <w:bottom w:val="none" w:sz="0" w:space="0" w:color="auto"/>
                <w:right w:val="none" w:sz="0" w:space="0" w:color="auto"/>
              </w:divBdr>
            </w:div>
            <w:div w:id="71392132">
              <w:marLeft w:val="0"/>
              <w:marRight w:val="0"/>
              <w:marTop w:val="0"/>
              <w:marBottom w:val="0"/>
              <w:divBdr>
                <w:top w:val="none" w:sz="0" w:space="0" w:color="auto"/>
                <w:left w:val="none" w:sz="0" w:space="0" w:color="auto"/>
                <w:bottom w:val="none" w:sz="0" w:space="0" w:color="auto"/>
                <w:right w:val="none" w:sz="0" w:space="0" w:color="auto"/>
              </w:divBdr>
            </w:div>
            <w:div w:id="72161943">
              <w:marLeft w:val="0"/>
              <w:marRight w:val="0"/>
              <w:marTop w:val="0"/>
              <w:marBottom w:val="0"/>
              <w:divBdr>
                <w:top w:val="none" w:sz="0" w:space="0" w:color="auto"/>
                <w:left w:val="none" w:sz="0" w:space="0" w:color="auto"/>
                <w:bottom w:val="none" w:sz="0" w:space="0" w:color="auto"/>
                <w:right w:val="none" w:sz="0" w:space="0" w:color="auto"/>
              </w:divBdr>
            </w:div>
            <w:div w:id="72246942">
              <w:marLeft w:val="0"/>
              <w:marRight w:val="0"/>
              <w:marTop w:val="0"/>
              <w:marBottom w:val="0"/>
              <w:divBdr>
                <w:top w:val="none" w:sz="0" w:space="0" w:color="auto"/>
                <w:left w:val="none" w:sz="0" w:space="0" w:color="auto"/>
                <w:bottom w:val="none" w:sz="0" w:space="0" w:color="auto"/>
                <w:right w:val="none" w:sz="0" w:space="0" w:color="auto"/>
              </w:divBdr>
            </w:div>
            <w:div w:id="72556641">
              <w:marLeft w:val="0"/>
              <w:marRight w:val="0"/>
              <w:marTop w:val="0"/>
              <w:marBottom w:val="0"/>
              <w:divBdr>
                <w:top w:val="none" w:sz="0" w:space="0" w:color="auto"/>
                <w:left w:val="none" w:sz="0" w:space="0" w:color="auto"/>
                <w:bottom w:val="none" w:sz="0" w:space="0" w:color="auto"/>
                <w:right w:val="none" w:sz="0" w:space="0" w:color="auto"/>
              </w:divBdr>
            </w:div>
            <w:div w:id="72706053">
              <w:marLeft w:val="0"/>
              <w:marRight w:val="0"/>
              <w:marTop w:val="0"/>
              <w:marBottom w:val="0"/>
              <w:divBdr>
                <w:top w:val="none" w:sz="0" w:space="0" w:color="auto"/>
                <w:left w:val="none" w:sz="0" w:space="0" w:color="auto"/>
                <w:bottom w:val="none" w:sz="0" w:space="0" w:color="auto"/>
                <w:right w:val="none" w:sz="0" w:space="0" w:color="auto"/>
              </w:divBdr>
            </w:div>
            <w:div w:id="73669780">
              <w:marLeft w:val="0"/>
              <w:marRight w:val="0"/>
              <w:marTop w:val="0"/>
              <w:marBottom w:val="0"/>
              <w:divBdr>
                <w:top w:val="none" w:sz="0" w:space="0" w:color="auto"/>
                <w:left w:val="none" w:sz="0" w:space="0" w:color="auto"/>
                <w:bottom w:val="none" w:sz="0" w:space="0" w:color="auto"/>
                <w:right w:val="none" w:sz="0" w:space="0" w:color="auto"/>
              </w:divBdr>
            </w:div>
            <w:div w:id="73864352">
              <w:marLeft w:val="0"/>
              <w:marRight w:val="0"/>
              <w:marTop w:val="0"/>
              <w:marBottom w:val="0"/>
              <w:divBdr>
                <w:top w:val="none" w:sz="0" w:space="0" w:color="auto"/>
                <w:left w:val="none" w:sz="0" w:space="0" w:color="auto"/>
                <w:bottom w:val="none" w:sz="0" w:space="0" w:color="auto"/>
                <w:right w:val="none" w:sz="0" w:space="0" w:color="auto"/>
              </w:divBdr>
            </w:div>
            <w:div w:id="74324255">
              <w:marLeft w:val="0"/>
              <w:marRight w:val="0"/>
              <w:marTop w:val="0"/>
              <w:marBottom w:val="0"/>
              <w:divBdr>
                <w:top w:val="none" w:sz="0" w:space="0" w:color="auto"/>
                <w:left w:val="none" w:sz="0" w:space="0" w:color="auto"/>
                <w:bottom w:val="none" w:sz="0" w:space="0" w:color="auto"/>
                <w:right w:val="none" w:sz="0" w:space="0" w:color="auto"/>
              </w:divBdr>
            </w:div>
            <w:div w:id="76250583">
              <w:marLeft w:val="0"/>
              <w:marRight w:val="0"/>
              <w:marTop w:val="0"/>
              <w:marBottom w:val="0"/>
              <w:divBdr>
                <w:top w:val="none" w:sz="0" w:space="0" w:color="auto"/>
                <w:left w:val="none" w:sz="0" w:space="0" w:color="auto"/>
                <w:bottom w:val="none" w:sz="0" w:space="0" w:color="auto"/>
                <w:right w:val="none" w:sz="0" w:space="0" w:color="auto"/>
              </w:divBdr>
            </w:div>
            <w:div w:id="77097637">
              <w:marLeft w:val="0"/>
              <w:marRight w:val="0"/>
              <w:marTop w:val="0"/>
              <w:marBottom w:val="0"/>
              <w:divBdr>
                <w:top w:val="none" w:sz="0" w:space="0" w:color="auto"/>
                <w:left w:val="none" w:sz="0" w:space="0" w:color="auto"/>
                <w:bottom w:val="none" w:sz="0" w:space="0" w:color="auto"/>
                <w:right w:val="none" w:sz="0" w:space="0" w:color="auto"/>
              </w:divBdr>
            </w:div>
            <w:div w:id="79104210">
              <w:marLeft w:val="0"/>
              <w:marRight w:val="0"/>
              <w:marTop w:val="0"/>
              <w:marBottom w:val="0"/>
              <w:divBdr>
                <w:top w:val="none" w:sz="0" w:space="0" w:color="auto"/>
                <w:left w:val="none" w:sz="0" w:space="0" w:color="auto"/>
                <w:bottom w:val="none" w:sz="0" w:space="0" w:color="auto"/>
                <w:right w:val="none" w:sz="0" w:space="0" w:color="auto"/>
              </w:divBdr>
            </w:div>
            <w:div w:id="79447372">
              <w:marLeft w:val="0"/>
              <w:marRight w:val="0"/>
              <w:marTop w:val="0"/>
              <w:marBottom w:val="0"/>
              <w:divBdr>
                <w:top w:val="none" w:sz="0" w:space="0" w:color="auto"/>
                <w:left w:val="none" w:sz="0" w:space="0" w:color="auto"/>
                <w:bottom w:val="none" w:sz="0" w:space="0" w:color="auto"/>
                <w:right w:val="none" w:sz="0" w:space="0" w:color="auto"/>
              </w:divBdr>
            </w:div>
            <w:div w:id="80181765">
              <w:marLeft w:val="0"/>
              <w:marRight w:val="0"/>
              <w:marTop w:val="0"/>
              <w:marBottom w:val="0"/>
              <w:divBdr>
                <w:top w:val="none" w:sz="0" w:space="0" w:color="auto"/>
                <w:left w:val="none" w:sz="0" w:space="0" w:color="auto"/>
                <w:bottom w:val="none" w:sz="0" w:space="0" w:color="auto"/>
                <w:right w:val="none" w:sz="0" w:space="0" w:color="auto"/>
              </w:divBdr>
            </w:div>
            <w:div w:id="80414621">
              <w:marLeft w:val="0"/>
              <w:marRight w:val="0"/>
              <w:marTop w:val="0"/>
              <w:marBottom w:val="0"/>
              <w:divBdr>
                <w:top w:val="none" w:sz="0" w:space="0" w:color="auto"/>
                <w:left w:val="none" w:sz="0" w:space="0" w:color="auto"/>
                <w:bottom w:val="none" w:sz="0" w:space="0" w:color="auto"/>
                <w:right w:val="none" w:sz="0" w:space="0" w:color="auto"/>
              </w:divBdr>
            </w:div>
            <w:div w:id="81873146">
              <w:marLeft w:val="0"/>
              <w:marRight w:val="0"/>
              <w:marTop w:val="0"/>
              <w:marBottom w:val="0"/>
              <w:divBdr>
                <w:top w:val="none" w:sz="0" w:space="0" w:color="auto"/>
                <w:left w:val="none" w:sz="0" w:space="0" w:color="auto"/>
                <w:bottom w:val="none" w:sz="0" w:space="0" w:color="auto"/>
                <w:right w:val="none" w:sz="0" w:space="0" w:color="auto"/>
              </w:divBdr>
            </w:div>
            <w:div w:id="82647177">
              <w:marLeft w:val="0"/>
              <w:marRight w:val="0"/>
              <w:marTop w:val="0"/>
              <w:marBottom w:val="0"/>
              <w:divBdr>
                <w:top w:val="none" w:sz="0" w:space="0" w:color="auto"/>
                <w:left w:val="none" w:sz="0" w:space="0" w:color="auto"/>
                <w:bottom w:val="none" w:sz="0" w:space="0" w:color="auto"/>
                <w:right w:val="none" w:sz="0" w:space="0" w:color="auto"/>
              </w:divBdr>
            </w:div>
            <w:div w:id="83186478">
              <w:marLeft w:val="0"/>
              <w:marRight w:val="0"/>
              <w:marTop w:val="0"/>
              <w:marBottom w:val="0"/>
              <w:divBdr>
                <w:top w:val="none" w:sz="0" w:space="0" w:color="auto"/>
                <w:left w:val="none" w:sz="0" w:space="0" w:color="auto"/>
                <w:bottom w:val="none" w:sz="0" w:space="0" w:color="auto"/>
                <w:right w:val="none" w:sz="0" w:space="0" w:color="auto"/>
              </w:divBdr>
            </w:div>
            <w:div w:id="83773093">
              <w:marLeft w:val="0"/>
              <w:marRight w:val="0"/>
              <w:marTop w:val="0"/>
              <w:marBottom w:val="0"/>
              <w:divBdr>
                <w:top w:val="none" w:sz="0" w:space="0" w:color="auto"/>
                <w:left w:val="none" w:sz="0" w:space="0" w:color="auto"/>
                <w:bottom w:val="none" w:sz="0" w:space="0" w:color="auto"/>
                <w:right w:val="none" w:sz="0" w:space="0" w:color="auto"/>
              </w:divBdr>
            </w:div>
            <w:div w:id="84110525">
              <w:marLeft w:val="0"/>
              <w:marRight w:val="0"/>
              <w:marTop w:val="0"/>
              <w:marBottom w:val="0"/>
              <w:divBdr>
                <w:top w:val="none" w:sz="0" w:space="0" w:color="auto"/>
                <w:left w:val="none" w:sz="0" w:space="0" w:color="auto"/>
                <w:bottom w:val="none" w:sz="0" w:space="0" w:color="auto"/>
                <w:right w:val="none" w:sz="0" w:space="0" w:color="auto"/>
              </w:divBdr>
            </w:div>
            <w:div w:id="85731904">
              <w:marLeft w:val="0"/>
              <w:marRight w:val="0"/>
              <w:marTop w:val="0"/>
              <w:marBottom w:val="0"/>
              <w:divBdr>
                <w:top w:val="none" w:sz="0" w:space="0" w:color="auto"/>
                <w:left w:val="none" w:sz="0" w:space="0" w:color="auto"/>
                <w:bottom w:val="none" w:sz="0" w:space="0" w:color="auto"/>
                <w:right w:val="none" w:sz="0" w:space="0" w:color="auto"/>
              </w:divBdr>
            </w:div>
            <w:div w:id="85813558">
              <w:marLeft w:val="0"/>
              <w:marRight w:val="0"/>
              <w:marTop w:val="0"/>
              <w:marBottom w:val="0"/>
              <w:divBdr>
                <w:top w:val="none" w:sz="0" w:space="0" w:color="auto"/>
                <w:left w:val="none" w:sz="0" w:space="0" w:color="auto"/>
                <w:bottom w:val="none" w:sz="0" w:space="0" w:color="auto"/>
                <w:right w:val="none" w:sz="0" w:space="0" w:color="auto"/>
              </w:divBdr>
            </w:div>
            <w:div w:id="86004686">
              <w:marLeft w:val="0"/>
              <w:marRight w:val="0"/>
              <w:marTop w:val="0"/>
              <w:marBottom w:val="0"/>
              <w:divBdr>
                <w:top w:val="none" w:sz="0" w:space="0" w:color="auto"/>
                <w:left w:val="none" w:sz="0" w:space="0" w:color="auto"/>
                <w:bottom w:val="none" w:sz="0" w:space="0" w:color="auto"/>
                <w:right w:val="none" w:sz="0" w:space="0" w:color="auto"/>
              </w:divBdr>
            </w:div>
            <w:div w:id="86199680">
              <w:marLeft w:val="0"/>
              <w:marRight w:val="0"/>
              <w:marTop w:val="0"/>
              <w:marBottom w:val="0"/>
              <w:divBdr>
                <w:top w:val="none" w:sz="0" w:space="0" w:color="auto"/>
                <w:left w:val="none" w:sz="0" w:space="0" w:color="auto"/>
                <w:bottom w:val="none" w:sz="0" w:space="0" w:color="auto"/>
                <w:right w:val="none" w:sz="0" w:space="0" w:color="auto"/>
              </w:divBdr>
            </w:div>
            <w:div w:id="88739583">
              <w:marLeft w:val="0"/>
              <w:marRight w:val="0"/>
              <w:marTop w:val="0"/>
              <w:marBottom w:val="0"/>
              <w:divBdr>
                <w:top w:val="none" w:sz="0" w:space="0" w:color="auto"/>
                <w:left w:val="none" w:sz="0" w:space="0" w:color="auto"/>
                <w:bottom w:val="none" w:sz="0" w:space="0" w:color="auto"/>
                <w:right w:val="none" w:sz="0" w:space="0" w:color="auto"/>
              </w:divBdr>
            </w:div>
            <w:div w:id="89129919">
              <w:marLeft w:val="0"/>
              <w:marRight w:val="0"/>
              <w:marTop w:val="0"/>
              <w:marBottom w:val="0"/>
              <w:divBdr>
                <w:top w:val="none" w:sz="0" w:space="0" w:color="auto"/>
                <w:left w:val="none" w:sz="0" w:space="0" w:color="auto"/>
                <w:bottom w:val="none" w:sz="0" w:space="0" w:color="auto"/>
                <w:right w:val="none" w:sz="0" w:space="0" w:color="auto"/>
              </w:divBdr>
            </w:div>
            <w:div w:id="89936803">
              <w:marLeft w:val="0"/>
              <w:marRight w:val="0"/>
              <w:marTop w:val="0"/>
              <w:marBottom w:val="0"/>
              <w:divBdr>
                <w:top w:val="none" w:sz="0" w:space="0" w:color="auto"/>
                <w:left w:val="none" w:sz="0" w:space="0" w:color="auto"/>
                <w:bottom w:val="none" w:sz="0" w:space="0" w:color="auto"/>
                <w:right w:val="none" w:sz="0" w:space="0" w:color="auto"/>
              </w:divBdr>
            </w:div>
            <w:div w:id="90900030">
              <w:marLeft w:val="0"/>
              <w:marRight w:val="0"/>
              <w:marTop w:val="0"/>
              <w:marBottom w:val="0"/>
              <w:divBdr>
                <w:top w:val="none" w:sz="0" w:space="0" w:color="auto"/>
                <w:left w:val="none" w:sz="0" w:space="0" w:color="auto"/>
                <w:bottom w:val="none" w:sz="0" w:space="0" w:color="auto"/>
                <w:right w:val="none" w:sz="0" w:space="0" w:color="auto"/>
              </w:divBdr>
            </w:div>
            <w:div w:id="90971922">
              <w:marLeft w:val="0"/>
              <w:marRight w:val="0"/>
              <w:marTop w:val="0"/>
              <w:marBottom w:val="0"/>
              <w:divBdr>
                <w:top w:val="none" w:sz="0" w:space="0" w:color="auto"/>
                <w:left w:val="none" w:sz="0" w:space="0" w:color="auto"/>
                <w:bottom w:val="none" w:sz="0" w:space="0" w:color="auto"/>
                <w:right w:val="none" w:sz="0" w:space="0" w:color="auto"/>
              </w:divBdr>
            </w:div>
            <w:div w:id="91048324">
              <w:marLeft w:val="0"/>
              <w:marRight w:val="0"/>
              <w:marTop w:val="0"/>
              <w:marBottom w:val="0"/>
              <w:divBdr>
                <w:top w:val="none" w:sz="0" w:space="0" w:color="auto"/>
                <w:left w:val="none" w:sz="0" w:space="0" w:color="auto"/>
                <w:bottom w:val="none" w:sz="0" w:space="0" w:color="auto"/>
                <w:right w:val="none" w:sz="0" w:space="0" w:color="auto"/>
              </w:divBdr>
            </w:div>
            <w:div w:id="92748170">
              <w:marLeft w:val="0"/>
              <w:marRight w:val="0"/>
              <w:marTop w:val="0"/>
              <w:marBottom w:val="0"/>
              <w:divBdr>
                <w:top w:val="none" w:sz="0" w:space="0" w:color="auto"/>
                <w:left w:val="none" w:sz="0" w:space="0" w:color="auto"/>
                <w:bottom w:val="none" w:sz="0" w:space="0" w:color="auto"/>
                <w:right w:val="none" w:sz="0" w:space="0" w:color="auto"/>
              </w:divBdr>
            </w:div>
            <w:div w:id="93090417">
              <w:marLeft w:val="0"/>
              <w:marRight w:val="0"/>
              <w:marTop w:val="0"/>
              <w:marBottom w:val="0"/>
              <w:divBdr>
                <w:top w:val="none" w:sz="0" w:space="0" w:color="auto"/>
                <w:left w:val="none" w:sz="0" w:space="0" w:color="auto"/>
                <w:bottom w:val="none" w:sz="0" w:space="0" w:color="auto"/>
                <w:right w:val="none" w:sz="0" w:space="0" w:color="auto"/>
              </w:divBdr>
            </w:div>
            <w:div w:id="93090942">
              <w:marLeft w:val="0"/>
              <w:marRight w:val="0"/>
              <w:marTop w:val="0"/>
              <w:marBottom w:val="0"/>
              <w:divBdr>
                <w:top w:val="none" w:sz="0" w:space="0" w:color="auto"/>
                <w:left w:val="none" w:sz="0" w:space="0" w:color="auto"/>
                <w:bottom w:val="none" w:sz="0" w:space="0" w:color="auto"/>
                <w:right w:val="none" w:sz="0" w:space="0" w:color="auto"/>
              </w:divBdr>
            </w:div>
            <w:div w:id="93210397">
              <w:marLeft w:val="0"/>
              <w:marRight w:val="0"/>
              <w:marTop w:val="0"/>
              <w:marBottom w:val="0"/>
              <w:divBdr>
                <w:top w:val="none" w:sz="0" w:space="0" w:color="auto"/>
                <w:left w:val="none" w:sz="0" w:space="0" w:color="auto"/>
                <w:bottom w:val="none" w:sz="0" w:space="0" w:color="auto"/>
                <w:right w:val="none" w:sz="0" w:space="0" w:color="auto"/>
              </w:divBdr>
            </w:div>
            <w:div w:id="93407574">
              <w:marLeft w:val="0"/>
              <w:marRight w:val="0"/>
              <w:marTop w:val="0"/>
              <w:marBottom w:val="0"/>
              <w:divBdr>
                <w:top w:val="none" w:sz="0" w:space="0" w:color="auto"/>
                <w:left w:val="none" w:sz="0" w:space="0" w:color="auto"/>
                <w:bottom w:val="none" w:sz="0" w:space="0" w:color="auto"/>
                <w:right w:val="none" w:sz="0" w:space="0" w:color="auto"/>
              </w:divBdr>
            </w:div>
            <w:div w:id="93668034">
              <w:marLeft w:val="0"/>
              <w:marRight w:val="0"/>
              <w:marTop w:val="0"/>
              <w:marBottom w:val="0"/>
              <w:divBdr>
                <w:top w:val="none" w:sz="0" w:space="0" w:color="auto"/>
                <w:left w:val="none" w:sz="0" w:space="0" w:color="auto"/>
                <w:bottom w:val="none" w:sz="0" w:space="0" w:color="auto"/>
                <w:right w:val="none" w:sz="0" w:space="0" w:color="auto"/>
              </w:divBdr>
            </w:div>
            <w:div w:id="94785916">
              <w:marLeft w:val="0"/>
              <w:marRight w:val="0"/>
              <w:marTop w:val="0"/>
              <w:marBottom w:val="0"/>
              <w:divBdr>
                <w:top w:val="none" w:sz="0" w:space="0" w:color="auto"/>
                <w:left w:val="none" w:sz="0" w:space="0" w:color="auto"/>
                <w:bottom w:val="none" w:sz="0" w:space="0" w:color="auto"/>
                <w:right w:val="none" w:sz="0" w:space="0" w:color="auto"/>
              </w:divBdr>
            </w:div>
            <w:div w:id="94912636">
              <w:marLeft w:val="0"/>
              <w:marRight w:val="0"/>
              <w:marTop w:val="0"/>
              <w:marBottom w:val="0"/>
              <w:divBdr>
                <w:top w:val="none" w:sz="0" w:space="0" w:color="auto"/>
                <w:left w:val="none" w:sz="0" w:space="0" w:color="auto"/>
                <w:bottom w:val="none" w:sz="0" w:space="0" w:color="auto"/>
                <w:right w:val="none" w:sz="0" w:space="0" w:color="auto"/>
              </w:divBdr>
            </w:div>
            <w:div w:id="95372344">
              <w:marLeft w:val="0"/>
              <w:marRight w:val="0"/>
              <w:marTop w:val="0"/>
              <w:marBottom w:val="0"/>
              <w:divBdr>
                <w:top w:val="none" w:sz="0" w:space="0" w:color="auto"/>
                <w:left w:val="none" w:sz="0" w:space="0" w:color="auto"/>
                <w:bottom w:val="none" w:sz="0" w:space="0" w:color="auto"/>
                <w:right w:val="none" w:sz="0" w:space="0" w:color="auto"/>
              </w:divBdr>
            </w:div>
            <w:div w:id="96217973">
              <w:marLeft w:val="0"/>
              <w:marRight w:val="0"/>
              <w:marTop w:val="0"/>
              <w:marBottom w:val="0"/>
              <w:divBdr>
                <w:top w:val="none" w:sz="0" w:space="0" w:color="auto"/>
                <w:left w:val="none" w:sz="0" w:space="0" w:color="auto"/>
                <w:bottom w:val="none" w:sz="0" w:space="0" w:color="auto"/>
                <w:right w:val="none" w:sz="0" w:space="0" w:color="auto"/>
              </w:divBdr>
            </w:div>
            <w:div w:id="99298671">
              <w:marLeft w:val="0"/>
              <w:marRight w:val="0"/>
              <w:marTop w:val="0"/>
              <w:marBottom w:val="0"/>
              <w:divBdr>
                <w:top w:val="none" w:sz="0" w:space="0" w:color="auto"/>
                <w:left w:val="none" w:sz="0" w:space="0" w:color="auto"/>
                <w:bottom w:val="none" w:sz="0" w:space="0" w:color="auto"/>
                <w:right w:val="none" w:sz="0" w:space="0" w:color="auto"/>
              </w:divBdr>
            </w:div>
            <w:div w:id="99961456">
              <w:marLeft w:val="0"/>
              <w:marRight w:val="0"/>
              <w:marTop w:val="0"/>
              <w:marBottom w:val="0"/>
              <w:divBdr>
                <w:top w:val="none" w:sz="0" w:space="0" w:color="auto"/>
                <w:left w:val="none" w:sz="0" w:space="0" w:color="auto"/>
                <w:bottom w:val="none" w:sz="0" w:space="0" w:color="auto"/>
                <w:right w:val="none" w:sz="0" w:space="0" w:color="auto"/>
              </w:divBdr>
            </w:div>
            <w:div w:id="100300018">
              <w:marLeft w:val="0"/>
              <w:marRight w:val="0"/>
              <w:marTop w:val="0"/>
              <w:marBottom w:val="0"/>
              <w:divBdr>
                <w:top w:val="none" w:sz="0" w:space="0" w:color="auto"/>
                <w:left w:val="none" w:sz="0" w:space="0" w:color="auto"/>
                <w:bottom w:val="none" w:sz="0" w:space="0" w:color="auto"/>
                <w:right w:val="none" w:sz="0" w:space="0" w:color="auto"/>
              </w:divBdr>
            </w:div>
            <w:div w:id="101725891">
              <w:marLeft w:val="0"/>
              <w:marRight w:val="0"/>
              <w:marTop w:val="0"/>
              <w:marBottom w:val="0"/>
              <w:divBdr>
                <w:top w:val="none" w:sz="0" w:space="0" w:color="auto"/>
                <w:left w:val="none" w:sz="0" w:space="0" w:color="auto"/>
                <w:bottom w:val="none" w:sz="0" w:space="0" w:color="auto"/>
                <w:right w:val="none" w:sz="0" w:space="0" w:color="auto"/>
              </w:divBdr>
            </w:div>
            <w:div w:id="101729382">
              <w:marLeft w:val="0"/>
              <w:marRight w:val="0"/>
              <w:marTop w:val="0"/>
              <w:marBottom w:val="0"/>
              <w:divBdr>
                <w:top w:val="none" w:sz="0" w:space="0" w:color="auto"/>
                <w:left w:val="none" w:sz="0" w:space="0" w:color="auto"/>
                <w:bottom w:val="none" w:sz="0" w:space="0" w:color="auto"/>
                <w:right w:val="none" w:sz="0" w:space="0" w:color="auto"/>
              </w:divBdr>
            </w:div>
            <w:div w:id="102463255">
              <w:marLeft w:val="0"/>
              <w:marRight w:val="0"/>
              <w:marTop w:val="0"/>
              <w:marBottom w:val="0"/>
              <w:divBdr>
                <w:top w:val="none" w:sz="0" w:space="0" w:color="auto"/>
                <w:left w:val="none" w:sz="0" w:space="0" w:color="auto"/>
                <w:bottom w:val="none" w:sz="0" w:space="0" w:color="auto"/>
                <w:right w:val="none" w:sz="0" w:space="0" w:color="auto"/>
              </w:divBdr>
            </w:div>
            <w:div w:id="102923797">
              <w:marLeft w:val="0"/>
              <w:marRight w:val="0"/>
              <w:marTop w:val="0"/>
              <w:marBottom w:val="0"/>
              <w:divBdr>
                <w:top w:val="none" w:sz="0" w:space="0" w:color="auto"/>
                <w:left w:val="none" w:sz="0" w:space="0" w:color="auto"/>
                <w:bottom w:val="none" w:sz="0" w:space="0" w:color="auto"/>
                <w:right w:val="none" w:sz="0" w:space="0" w:color="auto"/>
              </w:divBdr>
            </w:div>
            <w:div w:id="102967355">
              <w:marLeft w:val="0"/>
              <w:marRight w:val="0"/>
              <w:marTop w:val="0"/>
              <w:marBottom w:val="0"/>
              <w:divBdr>
                <w:top w:val="none" w:sz="0" w:space="0" w:color="auto"/>
                <w:left w:val="none" w:sz="0" w:space="0" w:color="auto"/>
                <w:bottom w:val="none" w:sz="0" w:space="0" w:color="auto"/>
                <w:right w:val="none" w:sz="0" w:space="0" w:color="auto"/>
              </w:divBdr>
            </w:div>
            <w:div w:id="103311421">
              <w:marLeft w:val="0"/>
              <w:marRight w:val="0"/>
              <w:marTop w:val="0"/>
              <w:marBottom w:val="0"/>
              <w:divBdr>
                <w:top w:val="none" w:sz="0" w:space="0" w:color="auto"/>
                <w:left w:val="none" w:sz="0" w:space="0" w:color="auto"/>
                <w:bottom w:val="none" w:sz="0" w:space="0" w:color="auto"/>
                <w:right w:val="none" w:sz="0" w:space="0" w:color="auto"/>
              </w:divBdr>
            </w:div>
            <w:div w:id="104809822">
              <w:marLeft w:val="0"/>
              <w:marRight w:val="0"/>
              <w:marTop w:val="0"/>
              <w:marBottom w:val="0"/>
              <w:divBdr>
                <w:top w:val="none" w:sz="0" w:space="0" w:color="auto"/>
                <w:left w:val="none" w:sz="0" w:space="0" w:color="auto"/>
                <w:bottom w:val="none" w:sz="0" w:space="0" w:color="auto"/>
                <w:right w:val="none" w:sz="0" w:space="0" w:color="auto"/>
              </w:divBdr>
            </w:div>
            <w:div w:id="105581326">
              <w:marLeft w:val="0"/>
              <w:marRight w:val="0"/>
              <w:marTop w:val="0"/>
              <w:marBottom w:val="0"/>
              <w:divBdr>
                <w:top w:val="none" w:sz="0" w:space="0" w:color="auto"/>
                <w:left w:val="none" w:sz="0" w:space="0" w:color="auto"/>
                <w:bottom w:val="none" w:sz="0" w:space="0" w:color="auto"/>
                <w:right w:val="none" w:sz="0" w:space="0" w:color="auto"/>
              </w:divBdr>
            </w:div>
            <w:div w:id="107241742">
              <w:marLeft w:val="0"/>
              <w:marRight w:val="0"/>
              <w:marTop w:val="0"/>
              <w:marBottom w:val="0"/>
              <w:divBdr>
                <w:top w:val="none" w:sz="0" w:space="0" w:color="auto"/>
                <w:left w:val="none" w:sz="0" w:space="0" w:color="auto"/>
                <w:bottom w:val="none" w:sz="0" w:space="0" w:color="auto"/>
                <w:right w:val="none" w:sz="0" w:space="0" w:color="auto"/>
              </w:divBdr>
            </w:div>
            <w:div w:id="109327929">
              <w:marLeft w:val="0"/>
              <w:marRight w:val="0"/>
              <w:marTop w:val="0"/>
              <w:marBottom w:val="0"/>
              <w:divBdr>
                <w:top w:val="none" w:sz="0" w:space="0" w:color="auto"/>
                <w:left w:val="none" w:sz="0" w:space="0" w:color="auto"/>
                <w:bottom w:val="none" w:sz="0" w:space="0" w:color="auto"/>
                <w:right w:val="none" w:sz="0" w:space="0" w:color="auto"/>
              </w:divBdr>
            </w:div>
            <w:div w:id="110326885">
              <w:marLeft w:val="0"/>
              <w:marRight w:val="0"/>
              <w:marTop w:val="0"/>
              <w:marBottom w:val="0"/>
              <w:divBdr>
                <w:top w:val="none" w:sz="0" w:space="0" w:color="auto"/>
                <w:left w:val="none" w:sz="0" w:space="0" w:color="auto"/>
                <w:bottom w:val="none" w:sz="0" w:space="0" w:color="auto"/>
                <w:right w:val="none" w:sz="0" w:space="0" w:color="auto"/>
              </w:divBdr>
            </w:div>
            <w:div w:id="111677219">
              <w:marLeft w:val="0"/>
              <w:marRight w:val="0"/>
              <w:marTop w:val="0"/>
              <w:marBottom w:val="0"/>
              <w:divBdr>
                <w:top w:val="none" w:sz="0" w:space="0" w:color="auto"/>
                <w:left w:val="none" w:sz="0" w:space="0" w:color="auto"/>
                <w:bottom w:val="none" w:sz="0" w:space="0" w:color="auto"/>
                <w:right w:val="none" w:sz="0" w:space="0" w:color="auto"/>
              </w:divBdr>
            </w:div>
            <w:div w:id="112018287">
              <w:marLeft w:val="0"/>
              <w:marRight w:val="0"/>
              <w:marTop w:val="0"/>
              <w:marBottom w:val="0"/>
              <w:divBdr>
                <w:top w:val="none" w:sz="0" w:space="0" w:color="auto"/>
                <w:left w:val="none" w:sz="0" w:space="0" w:color="auto"/>
                <w:bottom w:val="none" w:sz="0" w:space="0" w:color="auto"/>
                <w:right w:val="none" w:sz="0" w:space="0" w:color="auto"/>
              </w:divBdr>
            </w:div>
            <w:div w:id="112947050">
              <w:marLeft w:val="0"/>
              <w:marRight w:val="0"/>
              <w:marTop w:val="0"/>
              <w:marBottom w:val="0"/>
              <w:divBdr>
                <w:top w:val="none" w:sz="0" w:space="0" w:color="auto"/>
                <w:left w:val="none" w:sz="0" w:space="0" w:color="auto"/>
                <w:bottom w:val="none" w:sz="0" w:space="0" w:color="auto"/>
                <w:right w:val="none" w:sz="0" w:space="0" w:color="auto"/>
              </w:divBdr>
            </w:div>
            <w:div w:id="113016022">
              <w:marLeft w:val="0"/>
              <w:marRight w:val="0"/>
              <w:marTop w:val="0"/>
              <w:marBottom w:val="0"/>
              <w:divBdr>
                <w:top w:val="none" w:sz="0" w:space="0" w:color="auto"/>
                <w:left w:val="none" w:sz="0" w:space="0" w:color="auto"/>
                <w:bottom w:val="none" w:sz="0" w:space="0" w:color="auto"/>
                <w:right w:val="none" w:sz="0" w:space="0" w:color="auto"/>
              </w:divBdr>
            </w:div>
            <w:div w:id="113253429">
              <w:marLeft w:val="0"/>
              <w:marRight w:val="0"/>
              <w:marTop w:val="0"/>
              <w:marBottom w:val="0"/>
              <w:divBdr>
                <w:top w:val="none" w:sz="0" w:space="0" w:color="auto"/>
                <w:left w:val="none" w:sz="0" w:space="0" w:color="auto"/>
                <w:bottom w:val="none" w:sz="0" w:space="0" w:color="auto"/>
                <w:right w:val="none" w:sz="0" w:space="0" w:color="auto"/>
              </w:divBdr>
            </w:div>
            <w:div w:id="113327165">
              <w:marLeft w:val="0"/>
              <w:marRight w:val="0"/>
              <w:marTop w:val="0"/>
              <w:marBottom w:val="0"/>
              <w:divBdr>
                <w:top w:val="none" w:sz="0" w:space="0" w:color="auto"/>
                <w:left w:val="none" w:sz="0" w:space="0" w:color="auto"/>
                <w:bottom w:val="none" w:sz="0" w:space="0" w:color="auto"/>
                <w:right w:val="none" w:sz="0" w:space="0" w:color="auto"/>
              </w:divBdr>
            </w:div>
            <w:div w:id="114369597">
              <w:marLeft w:val="0"/>
              <w:marRight w:val="0"/>
              <w:marTop w:val="0"/>
              <w:marBottom w:val="0"/>
              <w:divBdr>
                <w:top w:val="none" w:sz="0" w:space="0" w:color="auto"/>
                <w:left w:val="none" w:sz="0" w:space="0" w:color="auto"/>
                <w:bottom w:val="none" w:sz="0" w:space="0" w:color="auto"/>
                <w:right w:val="none" w:sz="0" w:space="0" w:color="auto"/>
              </w:divBdr>
            </w:div>
            <w:div w:id="114565330">
              <w:marLeft w:val="0"/>
              <w:marRight w:val="0"/>
              <w:marTop w:val="0"/>
              <w:marBottom w:val="0"/>
              <w:divBdr>
                <w:top w:val="none" w:sz="0" w:space="0" w:color="auto"/>
                <w:left w:val="none" w:sz="0" w:space="0" w:color="auto"/>
                <w:bottom w:val="none" w:sz="0" w:space="0" w:color="auto"/>
                <w:right w:val="none" w:sz="0" w:space="0" w:color="auto"/>
              </w:divBdr>
            </w:div>
            <w:div w:id="114956643">
              <w:marLeft w:val="0"/>
              <w:marRight w:val="0"/>
              <w:marTop w:val="0"/>
              <w:marBottom w:val="0"/>
              <w:divBdr>
                <w:top w:val="none" w:sz="0" w:space="0" w:color="auto"/>
                <w:left w:val="none" w:sz="0" w:space="0" w:color="auto"/>
                <w:bottom w:val="none" w:sz="0" w:space="0" w:color="auto"/>
                <w:right w:val="none" w:sz="0" w:space="0" w:color="auto"/>
              </w:divBdr>
            </w:div>
            <w:div w:id="115412445">
              <w:marLeft w:val="0"/>
              <w:marRight w:val="0"/>
              <w:marTop w:val="0"/>
              <w:marBottom w:val="0"/>
              <w:divBdr>
                <w:top w:val="none" w:sz="0" w:space="0" w:color="auto"/>
                <w:left w:val="none" w:sz="0" w:space="0" w:color="auto"/>
                <w:bottom w:val="none" w:sz="0" w:space="0" w:color="auto"/>
                <w:right w:val="none" w:sz="0" w:space="0" w:color="auto"/>
              </w:divBdr>
            </w:div>
            <w:div w:id="116729819">
              <w:marLeft w:val="0"/>
              <w:marRight w:val="0"/>
              <w:marTop w:val="0"/>
              <w:marBottom w:val="0"/>
              <w:divBdr>
                <w:top w:val="none" w:sz="0" w:space="0" w:color="auto"/>
                <w:left w:val="none" w:sz="0" w:space="0" w:color="auto"/>
                <w:bottom w:val="none" w:sz="0" w:space="0" w:color="auto"/>
                <w:right w:val="none" w:sz="0" w:space="0" w:color="auto"/>
              </w:divBdr>
            </w:div>
            <w:div w:id="116875729">
              <w:marLeft w:val="0"/>
              <w:marRight w:val="0"/>
              <w:marTop w:val="0"/>
              <w:marBottom w:val="0"/>
              <w:divBdr>
                <w:top w:val="none" w:sz="0" w:space="0" w:color="auto"/>
                <w:left w:val="none" w:sz="0" w:space="0" w:color="auto"/>
                <w:bottom w:val="none" w:sz="0" w:space="0" w:color="auto"/>
                <w:right w:val="none" w:sz="0" w:space="0" w:color="auto"/>
              </w:divBdr>
            </w:div>
            <w:div w:id="117182609">
              <w:marLeft w:val="0"/>
              <w:marRight w:val="0"/>
              <w:marTop w:val="0"/>
              <w:marBottom w:val="0"/>
              <w:divBdr>
                <w:top w:val="none" w:sz="0" w:space="0" w:color="auto"/>
                <w:left w:val="none" w:sz="0" w:space="0" w:color="auto"/>
                <w:bottom w:val="none" w:sz="0" w:space="0" w:color="auto"/>
                <w:right w:val="none" w:sz="0" w:space="0" w:color="auto"/>
              </w:divBdr>
            </w:div>
            <w:div w:id="117919991">
              <w:marLeft w:val="0"/>
              <w:marRight w:val="0"/>
              <w:marTop w:val="0"/>
              <w:marBottom w:val="0"/>
              <w:divBdr>
                <w:top w:val="none" w:sz="0" w:space="0" w:color="auto"/>
                <w:left w:val="none" w:sz="0" w:space="0" w:color="auto"/>
                <w:bottom w:val="none" w:sz="0" w:space="0" w:color="auto"/>
                <w:right w:val="none" w:sz="0" w:space="0" w:color="auto"/>
              </w:divBdr>
            </w:div>
            <w:div w:id="119080529">
              <w:marLeft w:val="0"/>
              <w:marRight w:val="0"/>
              <w:marTop w:val="0"/>
              <w:marBottom w:val="0"/>
              <w:divBdr>
                <w:top w:val="none" w:sz="0" w:space="0" w:color="auto"/>
                <w:left w:val="none" w:sz="0" w:space="0" w:color="auto"/>
                <w:bottom w:val="none" w:sz="0" w:space="0" w:color="auto"/>
                <w:right w:val="none" w:sz="0" w:space="0" w:color="auto"/>
              </w:divBdr>
            </w:div>
            <w:div w:id="119149274">
              <w:marLeft w:val="0"/>
              <w:marRight w:val="0"/>
              <w:marTop w:val="0"/>
              <w:marBottom w:val="0"/>
              <w:divBdr>
                <w:top w:val="none" w:sz="0" w:space="0" w:color="auto"/>
                <w:left w:val="none" w:sz="0" w:space="0" w:color="auto"/>
                <w:bottom w:val="none" w:sz="0" w:space="0" w:color="auto"/>
                <w:right w:val="none" w:sz="0" w:space="0" w:color="auto"/>
              </w:divBdr>
            </w:div>
            <w:div w:id="119224439">
              <w:marLeft w:val="0"/>
              <w:marRight w:val="0"/>
              <w:marTop w:val="0"/>
              <w:marBottom w:val="0"/>
              <w:divBdr>
                <w:top w:val="none" w:sz="0" w:space="0" w:color="auto"/>
                <w:left w:val="none" w:sz="0" w:space="0" w:color="auto"/>
                <w:bottom w:val="none" w:sz="0" w:space="0" w:color="auto"/>
                <w:right w:val="none" w:sz="0" w:space="0" w:color="auto"/>
              </w:divBdr>
            </w:div>
            <w:div w:id="119426103">
              <w:marLeft w:val="0"/>
              <w:marRight w:val="0"/>
              <w:marTop w:val="0"/>
              <w:marBottom w:val="0"/>
              <w:divBdr>
                <w:top w:val="none" w:sz="0" w:space="0" w:color="auto"/>
                <w:left w:val="none" w:sz="0" w:space="0" w:color="auto"/>
                <w:bottom w:val="none" w:sz="0" w:space="0" w:color="auto"/>
                <w:right w:val="none" w:sz="0" w:space="0" w:color="auto"/>
              </w:divBdr>
            </w:div>
            <w:div w:id="119879417">
              <w:marLeft w:val="0"/>
              <w:marRight w:val="0"/>
              <w:marTop w:val="0"/>
              <w:marBottom w:val="0"/>
              <w:divBdr>
                <w:top w:val="none" w:sz="0" w:space="0" w:color="auto"/>
                <w:left w:val="none" w:sz="0" w:space="0" w:color="auto"/>
                <w:bottom w:val="none" w:sz="0" w:space="0" w:color="auto"/>
                <w:right w:val="none" w:sz="0" w:space="0" w:color="auto"/>
              </w:divBdr>
            </w:div>
            <w:div w:id="120998411">
              <w:marLeft w:val="0"/>
              <w:marRight w:val="0"/>
              <w:marTop w:val="0"/>
              <w:marBottom w:val="0"/>
              <w:divBdr>
                <w:top w:val="none" w:sz="0" w:space="0" w:color="auto"/>
                <w:left w:val="none" w:sz="0" w:space="0" w:color="auto"/>
                <w:bottom w:val="none" w:sz="0" w:space="0" w:color="auto"/>
                <w:right w:val="none" w:sz="0" w:space="0" w:color="auto"/>
              </w:divBdr>
            </w:div>
            <w:div w:id="121192794">
              <w:marLeft w:val="0"/>
              <w:marRight w:val="0"/>
              <w:marTop w:val="0"/>
              <w:marBottom w:val="0"/>
              <w:divBdr>
                <w:top w:val="none" w:sz="0" w:space="0" w:color="auto"/>
                <w:left w:val="none" w:sz="0" w:space="0" w:color="auto"/>
                <w:bottom w:val="none" w:sz="0" w:space="0" w:color="auto"/>
                <w:right w:val="none" w:sz="0" w:space="0" w:color="auto"/>
              </w:divBdr>
            </w:div>
            <w:div w:id="121384448">
              <w:marLeft w:val="0"/>
              <w:marRight w:val="0"/>
              <w:marTop w:val="0"/>
              <w:marBottom w:val="0"/>
              <w:divBdr>
                <w:top w:val="none" w:sz="0" w:space="0" w:color="auto"/>
                <w:left w:val="none" w:sz="0" w:space="0" w:color="auto"/>
                <w:bottom w:val="none" w:sz="0" w:space="0" w:color="auto"/>
                <w:right w:val="none" w:sz="0" w:space="0" w:color="auto"/>
              </w:divBdr>
            </w:div>
            <w:div w:id="126945385">
              <w:marLeft w:val="0"/>
              <w:marRight w:val="0"/>
              <w:marTop w:val="0"/>
              <w:marBottom w:val="0"/>
              <w:divBdr>
                <w:top w:val="none" w:sz="0" w:space="0" w:color="auto"/>
                <w:left w:val="none" w:sz="0" w:space="0" w:color="auto"/>
                <w:bottom w:val="none" w:sz="0" w:space="0" w:color="auto"/>
                <w:right w:val="none" w:sz="0" w:space="0" w:color="auto"/>
              </w:divBdr>
            </w:div>
            <w:div w:id="129440774">
              <w:marLeft w:val="0"/>
              <w:marRight w:val="0"/>
              <w:marTop w:val="0"/>
              <w:marBottom w:val="0"/>
              <w:divBdr>
                <w:top w:val="none" w:sz="0" w:space="0" w:color="auto"/>
                <w:left w:val="none" w:sz="0" w:space="0" w:color="auto"/>
                <w:bottom w:val="none" w:sz="0" w:space="0" w:color="auto"/>
                <w:right w:val="none" w:sz="0" w:space="0" w:color="auto"/>
              </w:divBdr>
            </w:div>
            <w:div w:id="130447013">
              <w:marLeft w:val="0"/>
              <w:marRight w:val="0"/>
              <w:marTop w:val="0"/>
              <w:marBottom w:val="0"/>
              <w:divBdr>
                <w:top w:val="none" w:sz="0" w:space="0" w:color="auto"/>
                <w:left w:val="none" w:sz="0" w:space="0" w:color="auto"/>
                <w:bottom w:val="none" w:sz="0" w:space="0" w:color="auto"/>
                <w:right w:val="none" w:sz="0" w:space="0" w:color="auto"/>
              </w:divBdr>
            </w:div>
            <w:div w:id="132528090">
              <w:marLeft w:val="0"/>
              <w:marRight w:val="0"/>
              <w:marTop w:val="0"/>
              <w:marBottom w:val="0"/>
              <w:divBdr>
                <w:top w:val="none" w:sz="0" w:space="0" w:color="auto"/>
                <w:left w:val="none" w:sz="0" w:space="0" w:color="auto"/>
                <w:bottom w:val="none" w:sz="0" w:space="0" w:color="auto"/>
                <w:right w:val="none" w:sz="0" w:space="0" w:color="auto"/>
              </w:divBdr>
            </w:div>
            <w:div w:id="133452083">
              <w:marLeft w:val="0"/>
              <w:marRight w:val="0"/>
              <w:marTop w:val="0"/>
              <w:marBottom w:val="0"/>
              <w:divBdr>
                <w:top w:val="none" w:sz="0" w:space="0" w:color="auto"/>
                <w:left w:val="none" w:sz="0" w:space="0" w:color="auto"/>
                <w:bottom w:val="none" w:sz="0" w:space="0" w:color="auto"/>
                <w:right w:val="none" w:sz="0" w:space="0" w:color="auto"/>
              </w:divBdr>
            </w:div>
            <w:div w:id="133833860">
              <w:marLeft w:val="0"/>
              <w:marRight w:val="0"/>
              <w:marTop w:val="0"/>
              <w:marBottom w:val="0"/>
              <w:divBdr>
                <w:top w:val="none" w:sz="0" w:space="0" w:color="auto"/>
                <w:left w:val="none" w:sz="0" w:space="0" w:color="auto"/>
                <w:bottom w:val="none" w:sz="0" w:space="0" w:color="auto"/>
                <w:right w:val="none" w:sz="0" w:space="0" w:color="auto"/>
              </w:divBdr>
            </w:div>
            <w:div w:id="134642583">
              <w:marLeft w:val="0"/>
              <w:marRight w:val="0"/>
              <w:marTop w:val="0"/>
              <w:marBottom w:val="0"/>
              <w:divBdr>
                <w:top w:val="none" w:sz="0" w:space="0" w:color="auto"/>
                <w:left w:val="none" w:sz="0" w:space="0" w:color="auto"/>
                <w:bottom w:val="none" w:sz="0" w:space="0" w:color="auto"/>
                <w:right w:val="none" w:sz="0" w:space="0" w:color="auto"/>
              </w:divBdr>
            </w:div>
            <w:div w:id="134952899">
              <w:marLeft w:val="0"/>
              <w:marRight w:val="0"/>
              <w:marTop w:val="0"/>
              <w:marBottom w:val="0"/>
              <w:divBdr>
                <w:top w:val="none" w:sz="0" w:space="0" w:color="auto"/>
                <w:left w:val="none" w:sz="0" w:space="0" w:color="auto"/>
                <w:bottom w:val="none" w:sz="0" w:space="0" w:color="auto"/>
                <w:right w:val="none" w:sz="0" w:space="0" w:color="auto"/>
              </w:divBdr>
            </w:div>
            <w:div w:id="135224496">
              <w:marLeft w:val="0"/>
              <w:marRight w:val="0"/>
              <w:marTop w:val="0"/>
              <w:marBottom w:val="0"/>
              <w:divBdr>
                <w:top w:val="none" w:sz="0" w:space="0" w:color="auto"/>
                <w:left w:val="none" w:sz="0" w:space="0" w:color="auto"/>
                <w:bottom w:val="none" w:sz="0" w:space="0" w:color="auto"/>
                <w:right w:val="none" w:sz="0" w:space="0" w:color="auto"/>
              </w:divBdr>
            </w:div>
            <w:div w:id="136773885">
              <w:marLeft w:val="0"/>
              <w:marRight w:val="0"/>
              <w:marTop w:val="0"/>
              <w:marBottom w:val="0"/>
              <w:divBdr>
                <w:top w:val="none" w:sz="0" w:space="0" w:color="auto"/>
                <w:left w:val="none" w:sz="0" w:space="0" w:color="auto"/>
                <w:bottom w:val="none" w:sz="0" w:space="0" w:color="auto"/>
                <w:right w:val="none" w:sz="0" w:space="0" w:color="auto"/>
              </w:divBdr>
            </w:div>
            <w:div w:id="137455609">
              <w:marLeft w:val="0"/>
              <w:marRight w:val="0"/>
              <w:marTop w:val="0"/>
              <w:marBottom w:val="0"/>
              <w:divBdr>
                <w:top w:val="none" w:sz="0" w:space="0" w:color="auto"/>
                <w:left w:val="none" w:sz="0" w:space="0" w:color="auto"/>
                <w:bottom w:val="none" w:sz="0" w:space="0" w:color="auto"/>
                <w:right w:val="none" w:sz="0" w:space="0" w:color="auto"/>
              </w:divBdr>
            </w:div>
            <w:div w:id="137965185">
              <w:marLeft w:val="0"/>
              <w:marRight w:val="0"/>
              <w:marTop w:val="0"/>
              <w:marBottom w:val="0"/>
              <w:divBdr>
                <w:top w:val="none" w:sz="0" w:space="0" w:color="auto"/>
                <w:left w:val="none" w:sz="0" w:space="0" w:color="auto"/>
                <w:bottom w:val="none" w:sz="0" w:space="0" w:color="auto"/>
                <w:right w:val="none" w:sz="0" w:space="0" w:color="auto"/>
              </w:divBdr>
            </w:div>
            <w:div w:id="138809697">
              <w:marLeft w:val="0"/>
              <w:marRight w:val="0"/>
              <w:marTop w:val="0"/>
              <w:marBottom w:val="0"/>
              <w:divBdr>
                <w:top w:val="none" w:sz="0" w:space="0" w:color="auto"/>
                <w:left w:val="none" w:sz="0" w:space="0" w:color="auto"/>
                <w:bottom w:val="none" w:sz="0" w:space="0" w:color="auto"/>
                <w:right w:val="none" w:sz="0" w:space="0" w:color="auto"/>
              </w:divBdr>
            </w:div>
            <w:div w:id="139395209">
              <w:marLeft w:val="0"/>
              <w:marRight w:val="0"/>
              <w:marTop w:val="0"/>
              <w:marBottom w:val="0"/>
              <w:divBdr>
                <w:top w:val="none" w:sz="0" w:space="0" w:color="auto"/>
                <w:left w:val="none" w:sz="0" w:space="0" w:color="auto"/>
                <w:bottom w:val="none" w:sz="0" w:space="0" w:color="auto"/>
                <w:right w:val="none" w:sz="0" w:space="0" w:color="auto"/>
              </w:divBdr>
            </w:div>
            <w:div w:id="139465813">
              <w:marLeft w:val="0"/>
              <w:marRight w:val="0"/>
              <w:marTop w:val="0"/>
              <w:marBottom w:val="0"/>
              <w:divBdr>
                <w:top w:val="none" w:sz="0" w:space="0" w:color="auto"/>
                <w:left w:val="none" w:sz="0" w:space="0" w:color="auto"/>
                <w:bottom w:val="none" w:sz="0" w:space="0" w:color="auto"/>
                <w:right w:val="none" w:sz="0" w:space="0" w:color="auto"/>
              </w:divBdr>
            </w:div>
            <w:div w:id="139733991">
              <w:marLeft w:val="0"/>
              <w:marRight w:val="0"/>
              <w:marTop w:val="0"/>
              <w:marBottom w:val="0"/>
              <w:divBdr>
                <w:top w:val="none" w:sz="0" w:space="0" w:color="auto"/>
                <w:left w:val="none" w:sz="0" w:space="0" w:color="auto"/>
                <w:bottom w:val="none" w:sz="0" w:space="0" w:color="auto"/>
                <w:right w:val="none" w:sz="0" w:space="0" w:color="auto"/>
              </w:divBdr>
            </w:div>
            <w:div w:id="140774128">
              <w:marLeft w:val="0"/>
              <w:marRight w:val="0"/>
              <w:marTop w:val="0"/>
              <w:marBottom w:val="0"/>
              <w:divBdr>
                <w:top w:val="none" w:sz="0" w:space="0" w:color="auto"/>
                <w:left w:val="none" w:sz="0" w:space="0" w:color="auto"/>
                <w:bottom w:val="none" w:sz="0" w:space="0" w:color="auto"/>
                <w:right w:val="none" w:sz="0" w:space="0" w:color="auto"/>
              </w:divBdr>
            </w:div>
            <w:div w:id="142279616">
              <w:marLeft w:val="0"/>
              <w:marRight w:val="0"/>
              <w:marTop w:val="0"/>
              <w:marBottom w:val="0"/>
              <w:divBdr>
                <w:top w:val="none" w:sz="0" w:space="0" w:color="auto"/>
                <w:left w:val="none" w:sz="0" w:space="0" w:color="auto"/>
                <w:bottom w:val="none" w:sz="0" w:space="0" w:color="auto"/>
                <w:right w:val="none" w:sz="0" w:space="0" w:color="auto"/>
              </w:divBdr>
            </w:div>
            <w:div w:id="142427218">
              <w:marLeft w:val="0"/>
              <w:marRight w:val="0"/>
              <w:marTop w:val="0"/>
              <w:marBottom w:val="0"/>
              <w:divBdr>
                <w:top w:val="none" w:sz="0" w:space="0" w:color="auto"/>
                <w:left w:val="none" w:sz="0" w:space="0" w:color="auto"/>
                <w:bottom w:val="none" w:sz="0" w:space="0" w:color="auto"/>
                <w:right w:val="none" w:sz="0" w:space="0" w:color="auto"/>
              </w:divBdr>
            </w:div>
            <w:div w:id="144780621">
              <w:marLeft w:val="0"/>
              <w:marRight w:val="0"/>
              <w:marTop w:val="0"/>
              <w:marBottom w:val="0"/>
              <w:divBdr>
                <w:top w:val="none" w:sz="0" w:space="0" w:color="auto"/>
                <w:left w:val="none" w:sz="0" w:space="0" w:color="auto"/>
                <w:bottom w:val="none" w:sz="0" w:space="0" w:color="auto"/>
                <w:right w:val="none" w:sz="0" w:space="0" w:color="auto"/>
              </w:divBdr>
            </w:div>
            <w:div w:id="145361509">
              <w:marLeft w:val="0"/>
              <w:marRight w:val="0"/>
              <w:marTop w:val="0"/>
              <w:marBottom w:val="0"/>
              <w:divBdr>
                <w:top w:val="none" w:sz="0" w:space="0" w:color="auto"/>
                <w:left w:val="none" w:sz="0" w:space="0" w:color="auto"/>
                <w:bottom w:val="none" w:sz="0" w:space="0" w:color="auto"/>
                <w:right w:val="none" w:sz="0" w:space="0" w:color="auto"/>
              </w:divBdr>
            </w:div>
            <w:div w:id="146677830">
              <w:marLeft w:val="0"/>
              <w:marRight w:val="0"/>
              <w:marTop w:val="0"/>
              <w:marBottom w:val="0"/>
              <w:divBdr>
                <w:top w:val="none" w:sz="0" w:space="0" w:color="auto"/>
                <w:left w:val="none" w:sz="0" w:space="0" w:color="auto"/>
                <w:bottom w:val="none" w:sz="0" w:space="0" w:color="auto"/>
                <w:right w:val="none" w:sz="0" w:space="0" w:color="auto"/>
              </w:divBdr>
            </w:div>
            <w:div w:id="146870791">
              <w:marLeft w:val="0"/>
              <w:marRight w:val="0"/>
              <w:marTop w:val="0"/>
              <w:marBottom w:val="0"/>
              <w:divBdr>
                <w:top w:val="none" w:sz="0" w:space="0" w:color="auto"/>
                <w:left w:val="none" w:sz="0" w:space="0" w:color="auto"/>
                <w:bottom w:val="none" w:sz="0" w:space="0" w:color="auto"/>
                <w:right w:val="none" w:sz="0" w:space="0" w:color="auto"/>
              </w:divBdr>
            </w:div>
            <w:div w:id="146945902">
              <w:marLeft w:val="0"/>
              <w:marRight w:val="0"/>
              <w:marTop w:val="0"/>
              <w:marBottom w:val="0"/>
              <w:divBdr>
                <w:top w:val="none" w:sz="0" w:space="0" w:color="auto"/>
                <w:left w:val="none" w:sz="0" w:space="0" w:color="auto"/>
                <w:bottom w:val="none" w:sz="0" w:space="0" w:color="auto"/>
                <w:right w:val="none" w:sz="0" w:space="0" w:color="auto"/>
              </w:divBdr>
            </w:div>
            <w:div w:id="147676409">
              <w:marLeft w:val="0"/>
              <w:marRight w:val="0"/>
              <w:marTop w:val="0"/>
              <w:marBottom w:val="0"/>
              <w:divBdr>
                <w:top w:val="none" w:sz="0" w:space="0" w:color="auto"/>
                <w:left w:val="none" w:sz="0" w:space="0" w:color="auto"/>
                <w:bottom w:val="none" w:sz="0" w:space="0" w:color="auto"/>
                <w:right w:val="none" w:sz="0" w:space="0" w:color="auto"/>
              </w:divBdr>
            </w:div>
            <w:div w:id="148206457">
              <w:marLeft w:val="0"/>
              <w:marRight w:val="0"/>
              <w:marTop w:val="0"/>
              <w:marBottom w:val="0"/>
              <w:divBdr>
                <w:top w:val="none" w:sz="0" w:space="0" w:color="auto"/>
                <w:left w:val="none" w:sz="0" w:space="0" w:color="auto"/>
                <w:bottom w:val="none" w:sz="0" w:space="0" w:color="auto"/>
                <w:right w:val="none" w:sz="0" w:space="0" w:color="auto"/>
              </w:divBdr>
            </w:div>
            <w:div w:id="148718897">
              <w:marLeft w:val="0"/>
              <w:marRight w:val="0"/>
              <w:marTop w:val="0"/>
              <w:marBottom w:val="0"/>
              <w:divBdr>
                <w:top w:val="none" w:sz="0" w:space="0" w:color="auto"/>
                <w:left w:val="none" w:sz="0" w:space="0" w:color="auto"/>
                <w:bottom w:val="none" w:sz="0" w:space="0" w:color="auto"/>
                <w:right w:val="none" w:sz="0" w:space="0" w:color="auto"/>
              </w:divBdr>
            </w:div>
            <w:div w:id="149030531">
              <w:marLeft w:val="0"/>
              <w:marRight w:val="0"/>
              <w:marTop w:val="0"/>
              <w:marBottom w:val="0"/>
              <w:divBdr>
                <w:top w:val="none" w:sz="0" w:space="0" w:color="auto"/>
                <w:left w:val="none" w:sz="0" w:space="0" w:color="auto"/>
                <w:bottom w:val="none" w:sz="0" w:space="0" w:color="auto"/>
                <w:right w:val="none" w:sz="0" w:space="0" w:color="auto"/>
              </w:divBdr>
            </w:div>
            <w:div w:id="150416836">
              <w:marLeft w:val="0"/>
              <w:marRight w:val="0"/>
              <w:marTop w:val="0"/>
              <w:marBottom w:val="0"/>
              <w:divBdr>
                <w:top w:val="none" w:sz="0" w:space="0" w:color="auto"/>
                <w:left w:val="none" w:sz="0" w:space="0" w:color="auto"/>
                <w:bottom w:val="none" w:sz="0" w:space="0" w:color="auto"/>
                <w:right w:val="none" w:sz="0" w:space="0" w:color="auto"/>
              </w:divBdr>
            </w:div>
            <w:div w:id="152068850">
              <w:marLeft w:val="0"/>
              <w:marRight w:val="0"/>
              <w:marTop w:val="0"/>
              <w:marBottom w:val="0"/>
              <w:divBdr>
                <w:top w:val="none" w:sz="0" w:space="0" w:color="auto"/>
                <w:left w:val="none" w:sz="0" w:space="0" w:color="auto"/>
                <w:bottom w:val="none" w:sz="0" w:space="0" w:color="auto"/>
                <w:right w:val="none" w:sz="0" w:space="0" w:color="auto"/>
              </w:divBdr>
            </w:div>
            <w:div w:id="154617567">
              <w:marLeft w:val="0"/>
              <w:marRight w:val="0"/>
              <w:marTop w:val="0"/>
              <w:marBottom w:val="0"/>
              <w:divBdr>
                <w:top w:val="none" w:sz="0" w:space="0" w:color="auto"/>
                <w:left w:val="none" w:sz="0" w:space="0" w:color="auto"/>
                <w:bottom w:val="none" w:sz="0" w:space="0" w:color="auto"/>
                <w:right w:val="none" w:sz="0" w:space="0" w:color="auto"/>
              </w:divBdr>
            </w:div>
            <w:div w:id="157236533">
              <w:marLeft w:val="0"/>
              <w:marRight w:val="0"/>
              <w:marTop w:val="0"/>
              <w:marBottom w:val="0"/>
              <w:divBdr>
                <w:top w:val="none" w:sz="0" w:space="0" w:color="auto"/>
                <w:left w:val="none" w:sz="0" w:space="0" w:color="auto"/>
                <w:bottom w:val="none" w:sz="0" w:space="0" w:color="auto"/>
                <w:right w:val="none" w:sz="0" w:space="0" w:color="auto"/>
              </w:divBdr>
            </w:div>
            <w:div w:id="157238479">
              <w:marLeft w:val="0"/>
              <w:marRight w:val="0"/>
              <w:marTop w:val="0"/>
              <w:marBottom w:val="0"/>
              <w:divBdr>
                <w:top w:val="none" w:sz="0" w:space="0" w:color="auto"/>
                <w:left w:val="none" w:sz="0" w:space="0" w:color="auto"/>
                <w:bottom w:val="none" w:sz="0" w:space="0" w:color="auto"/>
                <w:right w:val="none" w:sz="0" w:space="0" w:color="auto"/>
              </w:divBdr>
            </w:div>
            <w:div w:id="157890107">
              <w:marLeft w:val="0"/>
              <w:marRight w:val="0"/>
              <w:marTop w:val="0"/>
              <w:marBottom w:val="0"/>
              <w:divBdr>
                <w:top w:val="none" w:sz="0" w:space="0" w:color="auto"/>
                <w:left w:val="none" w:sz="0" w:space="0" w:color="auto"/>
                <w:bottom w:val="none" w:sz="0" w:space="0" w:color="auto"/>
                <w:right w:val="none" w:sz="0" w:space="0" w:color="auto"/>
              </w:divBdr>
            </w:div>
            <w:div w:id="158037981">
              <w:marLeft w:val="0"/>
              <w:marRight w:val="0"/>
              <w:marTop w:val="0"/>
              <w:marBottom w:val="0"/>
              <w:divBdr>
                <w:top w:val="none" w:sz="0" w:space="0" w:color="auto"/>
                <w:left w:val="none" w:sz="0" w:space="0" w:color="auto"/>
                <w:bottom w:val="none" w:sz="0" w:space="0" w:color="auto"/>
                <w:right w:val="none" w:sz="0" w:space="0" w:color="auto"/>
              </w:divBdr>
            </w:div>
            <w:div w:id="160967618">
              <w:marLeft w:val="0"/>
              <w:marRight w:val="0"/>
              <w:marTop w:val="0"/>
              <w:marBottom w:val="0"/>
              <w:divBdr>
                <w:top w:val="none" w:sz="0" w:space="0" w:color="auto"/>
                <w:left w:val="none" w:sz="0" w:space="0" w:color="auto"/>
                <w:bottom w:val="none" w:sz="0" w:space="0" w:color="auto"/>
                <w:right w:val="none" w:sz="0" w:space="0" w:color="auto"/>
              </w:divBdr>
            </w:div>
            <w:div w:id="161043946">
              <w:marLeft w:val="0"/>
              <w:marRight w:val="0"/>
              <w:marTop w:val="0"/>
              <w:marBottom w:val="0"/>
              <w:divBdr>
                <w:top w:val="none" w:sz="0" w:space="0" w:color="auto"/>
                <w:left w:val="none" w:sz="0" w:space="0" w:color="auto"/>
                <w:bottom w:val="none" w:sz="0" w:space="0" w:color="auto"/>
                <w:right w:val="none" w:sz="0" w:space="0" w:color="auto"/>
              </w:divBdr>
            </w:div>
            <w:div w:id="163976422">
              <w:marLeft w:val="0"/>
              <w:marRight w:val="0"/>
              <w:marTop w:val="0"/>
              <w:marBottom w:val="0"/>
              <w:divBdr>
                <w:top w:val="none" w:sz="0" w:space="0" w:color="auto"/>
                <w:left w:val="none" w:sz="0" w:space="0" w:color="auto"/>
                <w:bottom w:val="none" w:sz="0" w:space="0" w:color="auto"/>
                <w:right w:val="none" w:sz="0" w:space="0" w:color="auto"/>
              </w:divBdr>
            </w:div>
            <w:div w:id="165874692">
              <w:marLeft w:val="0"/>
              <w:marRight w:val="0"/>
              <w:marTop w:val="0"/>
              <w:marBottom w:val="0"/>
              <w:divBdr>
                <w:top w:val="none" w:sz="0" w:space="0" w:color="auto"/>
                <w:left w:val="none" w:sz="0" w:space="0" w:color="auto"/>
                <w:bottom w:val="none" w:sz="0" w:space="0" w:color="auto"/>
                <w:right w:val="none" w:sz="0" w:space="0" w:color="auto"/>
              </w:divBdr>
            </w:div>
            <w:div w:id="166597173">
              <w:marLeft w:val="0"/>
              <w:marRight w:val="0"/>
              <w:marTop w:val="0"/>
              <w:marBottom w:val="0"/>
              <w:divBdr>
                <w:top w:val="none" w:sz="0" w:space="0" w:color="auto"/>
                <w:left w:val="none" w:sz="0" w:space="0" w:color="auto"/>
                <w:bottom w:val="none" w:sz="0" w:space="0" w:color="auto"/>
                <w:right w:val="none" w:sz="0" w:space="0" w:color="auto"/>
              </w:divBdr>
            </w:div>
            <w:div w:id="166867520">
              <w:marLeft w:val="0"/>
              <w:marRight w:val="0"/>
              <w:marTop w:val="0"/>
              <w:marBottom w:val="0"/>
              <w:divBdr>
                <w:top w:val="none" w:sz="0" w:space="0" w:color="auto"/>
                <w:left w:val="none" w:sz="0" w:space="0" w:color="auto"/>
                <w:bottom w:val="none" w:sz="0" w:space="0" w:color="auto"/>
                <w:right w:val="none" w:sz="0" w:space="0" w:color="auto"/>
              </w:divBdr>
            </w:div>
            <w:div w:id="167912363">
              <w:marLeft w:val="0"/>
              <w:marRight w:val="0"/>
              <w:marTop w:val="0"/>
              <w:marBottom w:val="0"/>
              <w:divBdr>
                <w:top w:val="none" w:sz="0" w:space="0" w:color="auto"/>
                <w:left w:val="none" w:sz="0" w:space="0" w:color="auto"/>
                <w:bottom w:val="none" w:sz="0" w:space="0" w:color="auto"/>
                <w:right w:val="none" w:sz="0" w:space="0" w:color="auto"/>
              </w:divBdr>
            </w:div>
            <w:div w:id="169411645">
              <w:marLeft w:val="0"/>
              <w:marRight w:val="0"/>
              <w:marTop w:val="0"/>
              <w:marBottom w:val="0"/>
              <w:divBdr>
                <w:top w:val="none" w:sz="0" w:space="0" w:color="auto"/>
                <w:left w:val="none" w:sz="0" w:space="0" w:color="auto"/>
                <w:bottom w:val="none" w:sz="0" w:space="0" w:color="auto"/>
                <w:right w:val="none" w:sz="0" w:space="0" w:color="auto"/>
              </w:divBdr>
            </w:div>
            <w:div w:id="172956897">
              <w:marLeft w:val="0"/>
              <w:marRight w:val="0"/>
              <w:marTop w:val="0"/>
              <w:marBottom w:val="0"/>
              <w:divBdr>
                <w:top w:val="none" w:sz="0" w:space="0" w:color="auto"/>
                <w:left w:val="none" w:sz="0" w:space="0" w:color="auto"/>
                <w:bottom w:val="none" w:sz="0" w:space="0" w:color="auto"/>
                <w:right w:val="none" w:sz="0" w:space="0" w:color="auto"/>
              </w:divBdr>
            </w:div>
            <w:div w:id="173300893">
              <w:marLeft w:val="0"/>
              <w:marRight w:val="0"/>
              <w:marTop w:val="0"/>
              <w:marBottom w:val="0"/>
              <w:divBdr>
                <w:top w:val="none" w:sz="0" w:space="0" w:color="auto"/>
                <w:left w:val="none" w:sz="0" w:space="0" w:color="auto"/>
                <w:bottom w:val="none" w:sz="0" w:space="0" w:color="auto"/>
                <w:right w:val="none" w:sz="0" w:space="0" w:color="auto"/>
              </w:divBdr>
            </w:div>
            <w:div w:id="173495591">
              <w:marLeft w:val="0"/>
              <w:marRight w:val="0"/>
              <w:marTop w:val="0"/>
              <w:marBottom w:val="0"/>
              <w:divBdr>
                <w:top w:val="none" w:sz="0" w:space="0" w:color="auto"/>
                <w:left w:val="none" w:sz="0" w:space="0" w:color="auto"/>
                <w:bottom w:val="none" w:sz="0" w:space="0" w:color="auto"/>
                <w:right w:val="none" w:sz="0" w:space="0" w:color="auto"/>
              </w:divBdr>
            </w:div>
            <w:div w:id="174462860">
              <w:marLeft w:val="0"/>
              <w:marRight w:val="0"/>
              <w:marTop w:val="0"/>
              <w:marBottom w:val="0"/>
              <w:divBdr>
                <w:top w:val="none" w:sz="0" w:space="0" w:color="auto"/>
                <w:left w:val="none" w:sz="0" w:space="0" w:color="auto"/>
                <w:bottom w:val="none" w:sz="0" w:space="0" w:color="auto"/>
                <w:right w:val="none" w:sz="0" w:space="0" w:color="auto"/>
              </w:divBdr>
            </w:div>
            <w:div w:id="175122518">
              <w:marLeft w:val="0"/>
              <w:marRight w:val="0"/>
              <w:marTop w:val="0"/>
              <w:marBottom w:val="0"/>
              <w:divBdr>
                <w:top w:val="none" w:sz="0" w:space="0" w:color="auto"/>
                <w:left w:val="none" w:sz="0" w:space="0" w:color="auto"/>
                <w:bottom w:val="none" w:sz="0" w:space="0" w:color="auto"/>
                <w:right w:val="none" w:sz="0" w:space="0" w:color="auto"/>
              </w:divBdr>
            </w:div>
            <w:div w:id="177544319">
              <w:marLeft w:val="0"/>
              <w:marRight w:val="0"/>
              <w:marTop w:val="0"/>
              <w:marBottom w:val="0"/>
              <w:divBdr>
                <w:top w:val="none" w:sz="0" w:space="0" w:color="auto"/>
                <w:left w:val="none" w:sz="0" w:space="0" w:color="auto"/>
                <w:bottom w:val="none" w:sz="0" w:space="0" w:color="auto"/>
                <w:right w:val="none" w:sz="0" w:space="0" w:color="auto"/>
              </w:divBdr>
            </w:div>
            <w:div w:id="179780776">
              <w:marLeft w:val="0"/>
              <w:marRight w:val="0"/>
              <w:marTop w:val="0"/>
              <w:marBottom w:val="0"/>
              <w:divBdr>
                <w:top w:val="none" w:sz="0" w:space="0" w:color="auto"/>
                <w:left w:val="none" w:sz="0" w:space="0" w:color="auto"/>
                <w:bottom w:val="none" w:sz="0" w:space="0" w:color="auto"/>
                <w:right w:val="none" w:sz="0" w:space="0" w:color="auto"/>
              </w:divBdr>
            </w:div>
            <w:div w:id="179858943">
              <w:marLeft w:val="0"/>
              <w:marRight w:val="0"/>
              <w:marTop w:val="0"/>
              <w:marBottom w:val="0"/>
              <w:divBdr>
                <w:top w:val="none" w:sz="0" w:space="0" w:color="auto"/>
                <w:left w:val="none" w:sz="0" w:space="0" w:color="auto"/>
                <w:bottom w:val="none" w:sz="0" w:space="0" w:color="auto"/>
                <w:right w:val="none" w:sz="0" w:space="0" w:color="auto"/>
              </w:divBdr>
            </w:div>
            <w:div w:id="180124779">
              <w:marLeft w:val="0"/>
              <w:marRight w:val="0"/>
              <w:marTop w:val="0"/>
              <w:marBottom w:val="0"/>
              <w:divBdr>
                <w:top w:val="none" w:sz="0" w:space="0" w:color="auto"/>
                <w:left w:val="none" w:sz="0" w:space="0" w:color="auto"/>
                <w:bottom w:val="none" w:sz="0" w:space="0" w:color="auto"/>
                <w:right w:val="none" w:sz="0" w:space="0" w:color="auto"/>
              </w:divBdr>
            </w:div>
            <w:div w:id="180320787">
              <w:marLeft w:val="0"/>
              <w:marRight w:val="0"/>
              <w:marTop w:val="0"/>
              <w:marBottom w:val="0"/>
              <w:divBdr>
                <w:top w:val="none" w:sz="0" w:space="0" w:color="auto"/>
                <w:left w:val="none" w:sz="0" w:space="0" w:color="auto"/>
                <w:bottom w:val="none" w:sz="0" w:space="0" w:color="auto"/>
                <w:right w:val="none" w:sz="0" w:space="0" w:color="auto"/>
              </w:divBdr>
            </w:div>
            <w:div w:id="182130289">
              <w:marLeft w:val="0"/>
              <w:marRight w:val="0"/>
              <w:marTop w:val="0"/>
              <w:marBottom w:val="0"/>
              <w:divBdr>
                <w:top w:val="none" w:sz="0" w:space="0" w:color="auto"/>
                <w:left w:val="none" w:sz="0" w:space="0" w:color="auto"/>
                <w:bottom w:val="none" w:sz="0" w:space="0" w:color="auto"/>
                <w:right w:val="none" w:sz="0" w:space="0" w:color="auto"/>
              </w:divBdr>
            </w:div>
            <w:div w:id="182521194">
              <w:marLeft w:val="0"/>
              <w:marRight w:val="0"/>
              <w:marTop w:val="0"/>
              <w:marBottom w:val="0"/>
              <w:divBdr>
                <w:top w:val="none" w:sz="0" w:space="0" w:color="auto"/>
                <w:left w:val="none" w:sz="0" w:space="0" w:color="auto"/>
                <w:bottom w:val="none" w:sz="0" w:space="0" w:color="auto"/>
                <w:right w:val="none" w:sz="0" w:space="0" w:color="auto"/>
              </w:divBdr>
            </w:div>
            <w:div w:id="184027135">
              <w:marLeft w:val="0"/>
              <w:marRight w:val="0"/>
              <w:marTop w:val="0"/>
              <w:marBottom w:val="0"/>
              <w:divBdr>
                <w:top w:val="none" w:sz="0" w:space="0" w:color="auto"/>
                <w:left w:val="none" w:sz="0" w:space="0" w:color="auto"/>
                <w:bottom w:val="none" w:sz="0" w:space="0" w:color="auto"/>
                <w:right w:val="none" w:sz="0" w:space="0" w:color="auto"/>
              </w:divBdr>
            </w:div>
            <w:div w:id="184027943">
              <w:marLeft w:val="0"/>
              <w:marRight w:val="0"/>
              <w:marTop w:val="0"/>
              <w:marBottom w:val="0"/>
              <w:divBdr>
                <w:top w:val="none" w:sz="0" w:space="0" w:color="auto"/>
                <w:left w:val="none" w:sz="0" w:space="0" w:color="auto"/>
                <w:bottom w:val="none" w:sz="0" w:space="0" w:color="auto"/>
                <w:right w:val="none" w:sz="0" w:space="0" w:color="auto"/>
              </w:divBdr>
            </w:div>
            <w:div w:id="184944332">
              <w:marLeft w:val="0"/>
              <w:marRight w:val="0"/>
              <w:marTop w:val="0"/>
              <w:marBottom w:val="0"/>
              <w:divBdr>
                <w:top w:val="none" w:sz="0" w:space="0" w:color="auto"/>
                <w:left w:val="none" w:sz="0" w:space="0" w:color="auto"/>
                <w:bottom w:val="none" w:sz="0" w:space="0" w:color="auto"/>
                <w:right w:val="none" w:sz="0" w:space="0" w:color="auto"/>
              </w:divBdr>
            </w:div>
            <w:div w:id="185099878">
              <w:marLeft w:val="0"/>
              <w:marRight w:val="0"/>
              <w:marTop w:val="0"/>
              <w:marBottom w:val="0"/>
              <w:divBdr>
                <w:top w:val="none" w:sz="0" w:space="0" w:color="auto"/>
                <w:left w:val="none" w:sz="0" w:space="0" w:color="auto"/>
                <w:bottom w:val="none" w:sz="0" w:space="0" w:color="auto"/>
                <w:right w:val="none" w:sz="0" w:space="0" w:color="auto"/>
              </w:divBdr>
            </w:div>
            <w:div w:id="185296778">
              <w:marLeft w:val="0"/>
              <w:marRight w:val="0"/>
              <w:marTop w:val="0"/>
              <w:marBottom w:val="0"/>
              <w:divBdr>
                <w:top w:val="none" w:sz="0" w:space="0" w:color="auto"/>
                <w:left w:val="none" w:sz="0" w:space="0" w:color="auto"/>
                <w:bottom w:val="none" w:sz="0" w:space="0" w:color="auto"/>
                <w:right w:val="none" w:sz="0" w:space="0" w:color="auto"/>
              </w:divBdr>
            </w:div>
            <w:div w:id="185800765">
              <w:marLeft w:val="0"/>
              <w:marRight w:val="0"/>
              <w:marTop w:val="0"/>
              <w:marBottom w:val="0"/>
              <w:divBdr>
                <w:top w:val="none" w:sz="0" w:space="0" w:color="auto"/>
                <w:left w:val="none" w:sz="0" w:space="0" w:color="auto"/>
                <w:bottom w:val="none" w:sz="0" w:space="0" w:color="auto"/>
                <w:right w:val="none" w:sz="0" w:space="0" w:color="auto"/>
              </w:divBdr>
            </w:div>
            <w:div w:id="185801176">
              <w:marLeft w:val="0"/>
              <w:marRight w:val="0"/>
              <w:marTop w:val="0"/>
              <w:marBottom w:val="0"/>
              <w:divBdr>
                <w:top w:val="none" w:sz="0" w:space="0" w:color="auto"/>
                <w:left w:val="none" w:sz="0" w:space="0" w:color="auto"/>
                <w:bottom w:val="none" w:sz="0" w:space="0" w:color="auto"/>
                <w:right w:val="none" w:sz="0" w:space="0" w:color="auto"/>
              </w:divBdr>
            </w:div>
            <w:div w:id="186213189">
              <w:marLeft w:val="0"/>
              <w:marRight w:val="0"/>
              <w:marTop w:val="0"/>
              <w:marBottom w:val="0"/>
              <w:divBdr>
                <w:top w:val="none" w:sz="0" w:space="0" w:color="auto"/>
                <w:left w:val="none" w:sz="0" w:space="0" w:color="auto"/>
                <w:bottom w:val="none" w:sz="0" w:space="0" w:color="auto"/>
                <w:right w:val="none" w:sz="0" w:space="0" w:color="auto"/>
              </w:divBdr>
            </w:div>
            <w:div w:id="186218090">
              <w:marLeft w:val="0"/>
              <w:marRight w:val="0"/>
              <w:marTop w:val="0"/>
              <w:marBottom w:val="0"/>
              <w:divBdr>
                <w:top w:val="none" w:sz="0" w:space="0" w:color="auto"/>
                <w:left w:val="none" w:sz="0" w:space="0" w:color="auto"/>
                <w:bottom w:val="none" w:sz="0" w:space="0" w:color="auto"/>
                <w:right w:val="none" w:sz="0" w:space="0" w:color="auto"/>
              </w:divBdr>
            </w:div>
            <w:div w:id="186869006">
              <w:marLeft w:val="0"/>
              <w:marRight w:val="0"/>
              <w:marTop w:val="0"/>
              <w:marBottom w:val="0"/>
              <w:divBdr>
                <w:top w:val="none" w:sz="0" w:space="0" w:color="auto"/>
                <w:left w:val="none" w:sz="0" w:space="0" w:color="auto"/>
                <w:bottom w:val="none" w:sz="0" w:space="0" w:color="auto"/>
                <w:right w:val="none" w:sz="0" w:space="0" w:color="auto"/>
              </w:divBdr>
            </w:div>
            <w:div w:id="187528145">
              <w:marLeft w:val="0"/>
              <w:marRight w:val="0"/>
              <w:marTop w:val="0"/>
              <w:marBottom w:val="0"/>
              <w:divBdr>
                <w:top w:val="none" w:sz="0" w:space="0" w:color="auto"/>
                <w:left w:val="none" w:sz="0" w:space="0" w:color="auto"/>
                <w:bottom w:val="none" w:sz="0" w:space="0" w:color="auto"/>
                <w:right w:val="none" w:sz="0" w:space="0" w:color="auto"/>
              </w:divBdr>
            </w:div>
            <w:div w:id="188102074">
              <w:marLeft w:val="0"/>
              <w:marRight w:val="0"/>
              <w:marTop w:val="0"/>
              <w:marBottom w:val="0"/>
              <w:divBdr>
                <w:top w:val="none" w:sz="0" w:space="0" w:color="auto"/>
                <w:left w:val="none" w:sz="0" w:space="0" w:color="auto"/>
                <w:bottom w:val="none" w:sz="0" w:space="0" w:color="auto"/>
                <w:right w:val="none" w:sz="0" w:space="0" w:color="auto"/>
              </w:divBdr>
            </w:div>
            <w:div w:id="188185441">
              <w:marLeft w:val="0"/>
              <w:marRight w:val="0"/>
              <w:marTop w:val="0"/>
              <w:marBottom w:val="0"/>
              <w:divBdr>
                <w:top w:val="none" w:sz="0" w:space="0" w:color="auto"/>
                <w:left w:val="none" w:sz="0" w:space="0" w:color="auto"/>
                <w:bottom w:val="none" w:sz="0" w:space="0" w:color="auto"/>
                <w:right w:val="none" w:sz="0" w:space="0" w:color="auto"/>
              </w:divBdr>
            </w:div>
            <w:div w:id="188418830">
              <w:marLeft w:val="0"/>
              <w:marRight w:val="0"/>
              <w:marTop w:val="0"/>
              <w:marBottom w:val="0"/>
              <w:divBdr>
                <w:top w:val="none" w:sz="0" w:space="0" w:color="auto"/>
                <w:left w:val="none" w:sz="0" w:space="0" w:color="auto"/>
                <w:bottom w:val="none" w:sz="0" w:space="0" w:color="auto"/>
                <w:right w:val="none" w:sz="0" w:space="0" w:color="auto"/>
              </w:divBdr>
            </w:div>
            <w:div w:id="190656564">
              <w:marLeft w:val="0"/>
              <w:marRight w:val="0"/>
              <w:marTop w:val="0"/>
              <w:marBottom w:val="0"/>
              <w:divBdr>
                <w:top w:val="none" w:sz="0" w:space="0" w:color="auto"/>
                <w:left w:val="none" w:sz="0" w:space="0" w:color="auto"/>
                <w:bottom w:val="none" w:sz="0" w:space="0" w:color="auto"/>
                <w:right w:val="none" w:sz="0" w:space="0" w:color="auto"/>
              </w:divBdr>
            </w:div>
            <w:div w:id="191892362">
              <w:marLeft w:val="0"/>
              <w:marRight w:val="0"/>
              <w:marTop w:val="0"/>
              <w:marBottom w:val="0"/>
              <w:divBdr>
                <w:top w:val="none" w:sz="0" w:space="0" w:color="auto"/>
                <w:left w:val="none" w:sz="0" w:space="0" w:color="auto"/>
                <w:bottom w:val="none" w:sz="0" w:space="0" w:color="auto"/>
                <w:right w:val="none" w:sz="0" w:space="0" w:color="auto"/>
              </w:divBdr>
            </w:div>
            <w:div w:id="191958991">
              <w:marLeft w:val="0"/>
              <w:marRight w:val="0"/>
              <w:marTop w:val="0"/>
              <w:marBottom w:val="0"/>
              <w:divBdr>
                <w:top w:val="none" w:sz="0" w:space="0" w:color="auto"/>
                <w:left w:val="none" w:sz="0" w:space="0" w:color="auto"/>
                <w:bottom w:val="none" w:sz="0" w:space="0" w:color="auto"/>
                <w:right w:val="none" w:sz="0" w:space="0" w:color="auto"/>
              </w:divBdr>
            </w:div>
            <w:div w:id="192043273">
              <w:marLeft w:val="0"/>
              <w:marRight w:val="0"/>
              <w:marTop w:val="0"/>
              <w:marBottom w:val="0"/>
              <w:divBdr>
                <w:top w:val="none" w:sz="0" w:space="0" w:color="auto"/>
                <w:left w:val="none" w:sz="0" w:space="0" w:color="auto"/>
                <w:bottom w:val="none" w:sz="0" w:space="0" w:color="auto"/>
                <w:right w:val="none" w:sz="0" w:space="0" w:color="auto"/>
              </w:divBdr>
            </w:div>
            <w:div w:id="192498178">
              <w:marLeft w:val="0"/>
              <w:marRight w:val="0"/>
              <w:marTop w:val="0"/>
              <w:marBottom w:val="0"/>
              <w:divBdr>
                <w:top w:val="none" w:sz="0" w:space="0" w:color="auto"/>
                <w:left w:val="none" w:sz="0" w:space="0" w:color="auto"/>
                <w:bottom w:val="none" w:sz="0" w:space="0" w:color="auto"/>
                <w:right w:val="none" w:sz="0" w:space="0" w:color="auto"/>
              </w:divBdr>
            </w:div>
            <w:div w:id="193736129">
              <w:marLeft w:val="0"/>
              <w:marRight w:val="0"/>
              <w:marTop w:val="0"/>
              <w:marBottom w:val="0"/>
              <w:divBdr>
                <w:top w:val="none" w:sz="0" w:space="0" w:color="auto"/>
                <w:left w:val="none" w:sz="0" w:space="0" w:color="auto"/>
                <w:bottom w:val="none" w:sz="0" w:space="0" w:color="auto"/>
                <w:right w:val="none" w:sz="0" w:space="0" w:color="auto"/>
              </w:divBdr>
            </w:div>
            <w:div w:id="195195824">
              <w:marLeft w:val="0"/>
              <w:marRight w:val="0"/>
              <w:marTop w:val="0"/>
              <w:marBottom w:val="0"/>
              <w:divBdr>
                <w:top w:val="none" w:sz="0" w:space="0" w:color="auto"/>
                <w:left w:val="none" w:sz="0" w:space="0" w:color="auto"/>
                <w:bottom w:val="none" w:sz="0" w:space="0" w:color="auto"/>
                <w:right w:val="none" w:sz="0" w:space="0" w:color="auto"/>
              </w:divBdr>
            </w:div>
            <w:div w:id="195586109">
              <w:marLeft w:val="0"/>
              <w:marRight w:val="0"/>
              <w:marTop w:val="0"/>
              <w:marBottom w:val="0"/>
              <w:divBdr>
                <w:top w:val="none" w:sz="0" w:space="0" w:color="auto"/>
                <w:left w:val="none" w:sz="0" w:space="0" w:color="auto"/>
                <w:bottom w:val="none" w:sz="0" w:space="0" w:color="auto"/>
                <w:right w:val="none" w:sz="0" w:space="0" w:color="auto"/>
              </w:divBdr>
            </w:div>
            <w:div w:id="196355404">
              <w:marLeft w:val="0"/>
              <w:marRight w:val="0"/>
              <w:marTop w:val="0"/>
              <w:marBottom w:val="0"/>
              <w:divBdr>
                <w:top w:val="none" w:sz="0" w:space="0" w:color="auto"/>
                <w:left w:val="none" w:sz="0" w:space="0" w:color="auto"/>
                <w:bottom w:val="none" w:sz="0" w:space="0" w:color="auto"/>
                <w:right w:val="none" w:sz="0" w:space="0" w:color="auto"/>
              </w:divBdr>
            </w:div>
            <w:div w:id="196358574">
              <w:marLeft w:val="0"/>
              <w:marRight w:val="0"/>
              <w:marTop w:val="0"/>
              <w:marBottom w:val="0"/>
              <w:divBdr>
                <w:top w:val="none" w:sz="0" w:space="0" w:color="auto"/>
                <w:left w:val="none" w:sz="0" w:space="0" w:color="auto"/>
                <w:bottom w:val="none" w:sz="0" w:space="0" w:color="auto"/>
                <w:right w:val="none" w:sz="0" w:space="0" w:color="auto"/>
              </w:divBdr>
            </w:div>
            <w:div w:id="196941383">
              <w:marLeft w:val="0"/>
              <w:marRight w:val="0"/>
              <w:marTop w:val="0"/>
              <w:marBottom w:val="0"/>
              <w:divBdr>
                <w:top w:val="none" w:sz="0" w:space="0" w:color="auto"/>
                <w:left w:val="none" w:sz="0" w:space="0" w:color="auto"/>
                <w:bottom w:val="none" w:sz="0" w:space="0" w:color="auto"/>
                <w:right w:val="none" w:sz="0" w:space="0" w:color="auto"/>
              </w:divBdr>
            </w:div>
            <w:div w:id="199435822">
              <w:marLeft w:val="0"/>
              <w:marRight w:val="0"/>
              <w:marTop w:val="0"/>
              <w:marBottom w:val="0"/>
              <w:divBdr>
                <w:top w:val="none" w:sz="0" w:space="0" w:color="auto"/>
                <w:left w:val="none" w:sz="0" w:space="0" w:color="auto"/>
                <w:bottom w:val="none" w:sz="0" w:space="0" w:color="auto"/>
                <w:right w:val="none" w:sz="0" w:space="0" w:color="auto"/>
              </w:divBdr>
            </w:div>
            <w:div w:id="199704173">
              <w:marLeft w:val="0"/>
              <w:marRight w:val="0"/>
              <w:marTop w:val="0"/>
              <w:marBottom w:val="0"/>
              <w:divBdr>
                <w:top w:val="none" w:sz="0" w:space="0" w:color="auto"/>
                <w:left w:val="none" w:sz="0" w:space="0" w:color="auto"/>
                <w:bottom w:val="none" w:sz="0" w:space="0" w:color="auto"/>
                <w:right w:val="none" w:sz="0" w:space="0" w:color="auto"/>
              </w:divBdr>
            </w:div>
            <w:div w:id="200217285">
              <w:marLeft w:val="0"/>
              <w:marRight w:val="0"/>
              <w:marTop w:val="0"/>
              <w:marBottom w:val="0"/>
              <w:divBdr>
                <w:top w:val="none" w:sz="0" w:space="0" w:color="auto"/>
                <w:left w:val="none" w:sz="0" w:space="0" w:color="auto"/>
                <w:bottom w:val="none" w:sz="0" w:space="0" w:color="auto"/>
                <w:right w:val="none" w:sz="0" w:space="0" w:color="auto"/>
              </w:divBdr>
            </w:div>
            <w:div w:id="201868562">
              <w:marLeft w:val="0"/>
              <w:marRight w:val="0"/>
              <w:marTop w:val="0"/>
              <w:marBottom w:val="0"/>
              <w:divBdr>
                <w:top w:val="none" w:sz="0" w:space="0" w:color="auto"/>
                <w:left w:val="none" w:sz="0" w:space="0" w:color="auto"/>
                <w:bottom w:val="none" w:sz="0" w:space="0" w:color="auto"/>
                <w:right w:val="none" w:sz="0" w:space="0" w:color="auto"/>
              </w:divBdr>
            </w:div>
            <w:div w:id="202909651">
              <w:marLeft w:val="0"/>
              <w:marRight w:val="0"/>
              <w:marTop w:val="0"/>
              <w:marBottom w:val="0"/>
              <w:divBdr>
                <w:top w:val="none" w:sz="0" w:space="0" w:color="auto"/>
                <w:left w:val="none" w:sz="0" w:space="0" w:color="auto"/>
                <w:bottom w:val="none" w:sz="0" w:space="0" w:color="auto"/>
                <w:right w:val="none" w:sz="0" w:space="0" w:color="auto"/>
              </w:divBdr>
            </w:div>
            <w:div w:id="204417733">
              <w:marLeft w:val="0"/>
              <w:marRight w:val="0"/>
              <w:marTop w:val="0"/>
              <w:marBottom w:val="0"/>
              <w:divBdr>
                <w:top w:val="none" w:sz="0" w:space="0" w:color="auto"/>
                <w:left w:val="none" w:sz="0" w:space="0" w:color="auto"/>
                <w:bottom w:val="none" w:sz="0" w:space="0" w:color="auto"/>
                <w:right w:val="none" w:sz="0" w:space="0" w:color="auto"/>
              </w:divBdr>
            </w:div>
            <w:div w:id="206138618">
              <w:marLeft w:val="0"/>
              <w:marRight w:val="0"/>
              <w:marTop w:val="0"/>
              <w:marBottom w:val="0"/>
              <w:divBdr>
                <w:top w:val="none" w:sz="0" w:space="0" w:color="auto"/>
                <w:left w:val="none" w:sz="0" w:space="0" w:color="auto"/>
                <w:bottom w:val="none" w:sz="0" w:space="0" w:color="auto"/>
                <w:right w:val="none" w:sz="0" w:space="0" w:color="auto"/>
              </w:divBdr>
            </w:div>
            <w:div w:id="206259485">
              <w:marLeft w:val="0"/>
              <w:marRight w:val="0"/>
              <w:marTop w:val="0"/>
              <w:marBottom w:val="0"/>
              <w:divBdr>
                <w:top w:val="none" w:sz="0" w:space="0" w:color="auto"/>
                <w:left w:val="none" w:sz="0" w:space="0" w:color="auto"/>
                <w:bottom w:val="none" w:sz="0" w:space="0" w:color="auto"/>
                <w:right w:val="none" w:sz="0" w:space="0" w:color="auto"/>
              </w:divBdr>
            </w:div>
            <w:div w:id="210043075">
              <w:marLeft w:val="0"/>
              <w:marRight w:val="0"/>
              <w:marTop w:val="0"/>
              <w:marBottom w:val="0"/>
              <w:divBdr>
                <w:top w:val="none" w:sz="0" w:space="0" w:color="auto"/>
                <w:left w:val="none" w:sz="0" w:space="0" w:color="auto"/>
                <w:bottom w:val="none" w:sz="0" w:space="0" w:color="auto"/>
                <w:right w:val="none" w:sz="0" w:space="0" w:color="auto"/>
              </w:divBdr>
            </w:div>
            <w:div w:id="210583931">
              <w:marLeft w:val="0"/>
              <w:marRight w:val="0"/>
              <w:marTop w:val="0"/>
              <w:marBottom w:val="0"/>
              <w:divBdr>
                <w:top w:val="none" w:sz="0" w:space="0" w:color="auto"/>
                <w:left w:val="none" w:sz="0" w:space="0" w:color="auto"/>
                <w:bottom w:val="none" w:sz="0" w:space="0" w:color="auto"/>
                <w:right w:val="none" w:sz="0" w:space="0" w:color="auto"/>
              </w:divBdr>
            </w:div>
            <w:div w:id="210770106">
              <w:marLeft w:val="0"/>
              <w:marRight w:val="0"/>
              <w:marTop w:val="0"/>
              <w:marBottom w:val="0"/>
              <w:divBdr>
                <w:top w:val="none" w:sz="0" w:space="0" w:color="auto"/>
                <w:left w:val="none" w:sz="0" w:space="0" w:color="auto"/>
                <w:bottom w:val="none" w:sz="0" w:space="0" w:color="auto"/>
                <w:right w:val="none" w:sz="0" w:space="0" w:color="auto"/>
              </w:divBdr>
            </w:div>
            <w:div w:id="211159359">
              <w:marLeft w:val="0"/>
              <w:marRight w:val="0"/>
              <w:marTop w:val="0"/>
              <w:marBottom w:val="0"/>
              <w:divBdr>
                <w:top w:val="none" w:sz="0" w:space="0" w:color="auto"/>
                <w:left w:val="none" w:sz="0" w:space="0" w:color="auto"/>
                <w:bottom w:val="none" w:sz="0" w:space="0" w:color="auto"/>
                <w:right w:val="none" w:sz="0" w:space="0" w:color="auto"/>
              </w:divBdr>
            </w:div>
            <w:div w:id="214243579">
              <w:marLeft w:val="0"/>
              <w:marRight w:val="0"/>
              <w:marTop w:val="0"/>
              <w:marBottom w:val="0"/>
              <w:divBdr>
                <w:top w:val="none" w:sz="0" w:space="0" w:color="auto"/>
                <w:left w:val="none" w:sz="0" w:space="0" w:color="auto"/>
                <w:bottom w:val="none" w:sz="0" w:space="0" w:color="auto"/>
                <w:right w:val="none" w:sz="0" w:space="0" w:color="auto"/>
              </w:divBdr>
            </w:div>
            <w:div w:id="214438450">
              <w:marLeft w:val="0"/>
              <w:marRight w:val="0"/>
              <w:marTop w:val="0"/>
              <w:marBottom w:val="0"/>
              <w:divBdr>
                <w:top w:val="none" w:sz="0" w:space="0" w:color="auto"/>
                <w:left w:val="none" w:sz="0" w:space="0" w:color="auto"/>
                <w:bottom w:val="none" w:sz="0" w:space="0" w:color="auto"/>
                <w:right w:val="none" w:sz="0" w:space="0" w:color="auto"/>
              </w:divBdr>
            </w:div>
            <w:div w:id="215512040">
              <w:marLeft w:val="0"/>
              <w:marRight w:val="0"/>
              <w:marTop w:val="0"/>
              <w:marBottom w:val="0"/>
              <w:divBdr>
                <w:top w:val="none" w:sz="0" w:space="0" w:color="auto"/>
                <w:left w:val="none" w:sz="0" w:space="0" w:color="auto"/>
                <w:bottom w:val="none" w:sz="0" w:space="0" w:color="auto"/>
                <w:right w:val="none" w:sz="0" w:space="0" w:color="auto"/>
              </w:divBdr>
            </w:div>
            <w:div w:id="216357257">
              <w:marLeft w:val="0"/>
              <w:marRight w:val="0"/>
              <w:marTop w:val="0"/>
              <w:marBottom w:val="0"/>
              <w:divBdr>
                <w:top w:val="none" w:sz="0" w:space="0" w:color="auto"/>
                <w:left w:val="none" w:sz="0" w:space="0" w:color="auto"/>
                <w:bottom w:val="none" w:sz="0" w:space="0" w:color="auto"/>
                <w:right w:val="none" w:sz="0" w:space="0" w:color="auto"/>
              </w:divBdr>
            </w:div>
            <w:div w:id="216744704">
              <w:marLeft w:val="0"/>
              <w:marRight w:val="0"/>
              <w:marTop w:val="0"/>
              <w:marBottom w:val="0"/>
              <w:divBdr>
                <w:top w:val="none" w:sz="0" w:space="0" w:color="auto"/>
                <w:left w:val="none" w:sz="0" w:space="0" w:color="auto"/>
                <w:bottom w:val="none" w:sz="0" w:space="0" w:color="auto"/>
                <w:right w:val="none" w:sz="0" w:space="0" w:color="auto"/>
              </w:divBdr>
            </w:div>
            <w:div w:id="217210661">
              <w:marLeft w:val="0"/>
              <w:marRight w:val="0"/>
              <w:marTop w:val="0"/>
              <w:marBottom w:val="0"/>
              <w:divBdr>
                <w:top w:val="none" w:sz="0" w:space="0" w:color="auto"/>
                <w:left w:val="none" w:sz="0" w:space="0" w:color="auto"/>
                <w:bottom w:val="none" w:sz="0" w:space="0" w:color="auto"/>
                <w:right w:val="none" w:sz="0" w:space="0" w:color="auto"/>
              </w:divBdr>
            </w:div>
            <w:div w:id="217516110">
              <w:marLeft w:val="0"/>
              <w:marRight w:val="0"/>
              <w:marTop w:val="0"/>
              <w:marBottom w:val="0"/>
              <w:divBdr>
                <w:top w:val="none" w:sz="0" w:space="0" w:color="auto"/>
                <w:left w:val="none" w:sz="0" w:space="0" w:color="auto"/>
                <w:bottom w:val="none" w:sz="0" w:space="0" w:color="auto"/>
                <w:right w:val="none" w:sz="0" w:space="0" w:color="auto"/>
              </w:divBdr>
            </w:div>
            <w:div w:id="219052783">
              <w:marLeft w:val="0"/>
              <w:marRight w:val="0"/>
              <w:marTop w:val="0"/>
              <w:marBottom w:val="0"/>
              <w:divBdr>
                <w:top w:val="none" w:sz="0" w:space="0" w:color="auto"/>
                <w:left w:val="none" w:sz="0" w:space="0" w:color="auto"/>
                <w:bottom w:val="none" w:sz="0" w:space="0" w:color="auto"/>
                <w:right w:val="none" w:sz="0" w:space="0" w:color="auto"/>
              </w:divBdr>
            </w:div>
            <w:div w:id="219097087">
              <w:marLeft w:val="0"/>
              <w:marRight w:val="0"/>
              <w:marTop w:val="0"/>
              <w:marBottom w:val="0"/>
              <w:divBdr>
                <w:top w:val="none" w:sz="0" w:space="0" w:color="auto"/>
                <w:left w:val="none" w:sz="0" w:space="0" w:color="auto"/>
                <w:bottom w:val="none" w:sz="0" w:space="0" w:color="auto"/>
                <w:right w:val="none" w:sz="0" w:space="0" w:color="auto"/>
              </w:divBdr>
            </w:div>
            <w:div w:id="219244044">
              <w:marLeft w:val="0"/>
              <w:marRight w:val="0"/>
              <w:marTop w:val="0"/>
              <w:marBottom w:val="0"/>
              <w:divBdr>
                <w:top w:val="none" w:sz="0" w:space="0" w:color="auto"/>
                <w:left w:val="none" w:sz="0" w:space="0" w:color="auto"/>
                <w:bottom w:val="none" w:sz="0" w:space="0" w:color="auto"/>
                <w:right w:val="none" w:sz="0" w:space="0" w:color="auto"/>
              </w:divBdr>
            </w:div>
            <w:div w:id="220679892">
              <w:marLeft w:val="0"/>
              <w:marRight w:val="0"/>
              <w:marTop w:val="0"/>
              <w:marBottom w:val="0"/>
              <w:divBdr>
                <w:top w:val="none" w:sz="0" w:space="0" w:color="auto"/>
                <w:left w:val="none" w:sz="0" w:space="0" w:color="auto"/>
                <w:bottom w:val="none" w:sz="0" w:space="0" w:color="auto"/>
                <w:right w:val="none" w:sz="0" w:space="0" w:color="auto"/>
              </w:divBdr>
            </w:div>
            <w:div w:id="221066183">
              <w:marLeft w:val="0"/>
              <w:marRight w:val="0"/>
              <w:marTop w:val="0"/>
              <w:marBottom w:val="0"/>
              <w:divBdr>
                <w:top w:val="none" w:sz="0" w:space="0" w:color="auto"/>
                <w:left w:val="none" w:sz="0" w:space="0" w:color="auto"/>
                <w:bottom w:val="none" w:sz="0" w:space="0" w:color="auto"/>
                <w:right w:val="none" w:sz="0" w:space="0" w:color="auto"/>
              </w:divBdr>
            </w:div>
            <w:div w:id="222836005">
              <w:marLeft w:val="0"/>
              <w:marRight w:val="0"/>
              <w:marTop w:val="0"/>
              <w:marBottom w:val="0"/>
              <w:divBdr>
                <w:top w:val="none" w:sz="0" w:space="0" w:color="auto"/>
                <w:left w:val="none" w:sz="0" w:space="0" w:color="auto"/>
                <w:bottom w:val="none" w:sz="0" w:space="0" w:color="auto"/>
                <w:right w:val="none" w:sz="0" w:space="0" w:color="auto"/>
              </w:divBdr>
            </w:div>
            <w:div w:id="224874510">
              <w:marLeft w:val="0"/>
              <w:marRight w:val="0"/>
              <w:marTop w:val="0"/>
              <w:marBottom w:val="0"/>
              <w:divBdr>
                <w:top w:val="none" w:sz="0" w:space="0" w:color="auto"/>
                <w:left w:val="none" w:sz="0" w:space="0" w:color="auto"/>
                <w:bottom w:val="none" w:sz="0" w:space="0" w:color="auto"/>
                <w:right w:val="none" w:sz="0" w:space="0" w:color="auto"/>
              </w:divBdr>
            </w:div>
            <w:div w:id="225065971">
              <w:marLeft w:val="0"/>
              <w:marRight w:val="0"/>
              <w:marTop w:val="0"/>
              <w:marBottom w:val="0"/>
              <w:divBdr>
                <w:top w:val="none" w:sz="0" w:space="0" w:color="auto"/>
                <w:left w:val="none" w:sz="0" w:space="0" w:color="auto"/>
                <w:bottom w:val="none" w:sz="0" w:space="0" w:color="auto"/>
                <w:right w:val="none" w:sz="0" w:space="0" w:color="auto"/>
              </w:divBdr>
            </w:div>
            <w:div w:id="225379031">
              <w:marLeft w:val="0"/>
              <w:marRight w:val="0"/>
              <w:marTop w:val="0"/>
              <w:marBottom w:val="0"/>
              <w:divBdr>
                <w:top w:val="none" w:sz="0" w:space="0" w:color="auto"/>
                <w:left w:val="none" w:sz="0" w:space="0" w:color="auto"/>
                <w:bottom w:val="none" w:sz="0" w:space="0" w:color="auto"/>
                <w:right w:val="none" w:sz="0" w:space="0" w:color="auto"/>
              </w:divBdr>
            </w:div>
            <w:div w:id="225651836">
              <w:marLeft w:val="0"/>
              <w:marRight w:val="0"/>
              <w:marTop w:val="0"/>
              <w:marBottom w:val="0"/>
              <w:divBdr>
                <w:top w:val="none" w:sz="0" w:space="0" w:color="auto"/>
                <w:left w:val="none" w:sz="0" w:space="0" w:color="auto"/>
                <w:bottom w:val="none" w:sz="0" w:space="0" w:color="auto"/>
                <w:right w:val="none" w:sz="0" w:space="0" w:color="auto"/>
              </w:divBdr>
            </w:div>
            <w:div w:id="225653007">
              <w:marLeft w:val="0"/>
              <w:marRight w:val="0"/>
              <w:marTop w:val="0"/>
              <w:marBottom w:val="0"/>
              <w:divBdr>
                <w:top w:val="none" w:sz="0" w:space="0" w:color="auto"/>
                <w:left w:val="none" w:sz="0" w:space="0" w:color="auto"/>
                <w:bottom w:val="none" w:sz="0" w:space="0" w:color="auto"/>
                <w:right w:val="none" w:sz="0" w:space="0" w:color="auto"/>
              </w:divBdr>
            </w:div>
            <w:div w:id="228813066">
              <w:marLeft w:val="0"/>
              <w:marRight w:val="0"/>
              <w:marTop w:val="0"/>
              <w:marBottom w:val="0"/>
              <w:divBdr>
                <w:top w:val="none" w:sz="0" w:space="0" w:color="auto"/>
                <w:left w:val="none" w:sz="0" w:space="0" w:color="auto"/>
                <w:bottom w:val="none" w:sz="0" w:space="0" w:color="auto"/>
                <w:right w:val="none" w:sz="0" w:space="0" w:color="auto"/>
              </w:divBdr>
            </w:div>
            <w:div w:id="230847070">
              <w:marLeft w:val="0"/>
              <w:marRight w:val="0"/>
              <w:marTop w:val="0"/>
              <w:marBottom w:val="0"/>
              <w:divBdr>
                <w:top w:val="none" w:sz="0" w:space="0" w:color="auto"/>
                <w:left w:val="none" w:sz="0" w:space="0" w:color="auto"/>
                <w:bottom w:val="none" w:sz="0" w:space="0" w:color="auto"/>
                <w:right w:val="none" w:sz="0" w:space="0" w:color="auto"/>
              </w:divBdr>
            </w:div>
            <w:div w:id="233977159">
              <w:marLeft w:val="0"/>
              <w:marRight w:val="0"/>
              <w:marTop w:val="0"/>
              <w:marBottom w:val="0"/>
              <w:divBdr>
                <w:top w:val="none" w:sz="0" w:space="0" w:color="auto"/>
                <w:left w:val="none" w:sz="0" w:space="0" w:color="auto"/>
                <w:bottom w:val="none" w:sz="0" w:space="0" w:color="auto"/>
                <w:right w:val="none" w:sz="0" w:space="0" w:color="auto"/>
              </w:divBdr>
            </w:div>
            <w:div w:id="234097364">
              <w:marLeft w:val="0"/>
              <w:marRight w:val="0"/>
              <w:marTop w:val="0"/>
              <w:marBottom w:val="0"/>
              <w:divBdr>
                <w:top w:val="none" w:sz="0" w:space="0" w:color="auto"/>
                <w:left w:val="none" w:sz="0" w:space="0" w:color="auto"/>
                <w:bottom w:val="none" w:sz="0" w:space="0" w:color="auto"/>
                <w:right w:val="none" w:sz="0" w:space="0" w:color="auto"/>
              </w:divBdr>
            </w:div>
            <w:div w:id="235241003">
              <w:marLeft w:val="0"/>
              <w:marRight w:val="0"/>
              <w:marTop w:val="0"/>
              <w:marBottom w:val="0"/>
              <w:divBdr>
                <w:top w:val="none" w:sz="0" w:space="0" w:color="auto"/>
                <w:left w:val="none" w:sz="0" w:space="0" w:color="auto"/>
                <w:bottom w:val="none" w:sz="0" w:space="0" w:color="auto"/>
                <w:right w:val="none" w:sz="0" w:space="0" w:color="auto"/>
              </w:divBdr>
            </w:div>
            <w:div w:id="235743360">
              <w:marLeft w:val="0"/>
              <w:marRight w:val="0"/>
              <w:marTop w:val="0"/>
              <w:marBottom w:val="0"/>
              <w:divBdr>
                <w:top w:val="none" w:sz="0" w:space="0" w:color="auto"/>
                <w:left w:val="none" w:sz="0" w:space="0" w:color="auto"/>
                <w:bottom w:val="none" w:sz="0" w:space="0" w:color="auto"/>
                <w:right w:val="none" w:sz="0" w:space="0" w:color="auto"/>
              </w:divBdr>
            </w:div>
            <w:div w:id="236331473">
              <w:marLeft w:val="0"/>
              <w:marRight w:val="0"/>
              <w:marTop w:val="0"/>
              <w:marBottom w:val="0"/>
              <w:divBdr>
                <w:top w:val="none" w:sz="0" w:space="0" w:color="auto"/>
                <w:left w:val="none" w:sz="0" w:space="0" w:color="auto"/>
                <w:bottom w:val="none" w:sz="0" w:space="0" w:color="auto"/>
                <w:right w:val="none" w:sz="0" w:space="0" w:color="auto"/>
              </w:divBdr>
            </w:div>
            <w:div w:id="237058896">
              <w:marLeft w:val="0"/>
              <w:marRight w:val="0"/>
              <w:marTop w:val="0"/>
              <w:marBottom w:val="0"/>
              <w:divBdr>
                <w:top w:val="none" w:sz="0" w:space="0" w:color="auto"/>
                <w:left w:val="none" w:sz="0" w:space="0" w:color="auto"/>
                <w:bottom w:val="none" w:sz="0" w:space="0" w:color="auto"/>
                <w:right w:val="none" w:sz="0" w:space="0" w:color="auto"/>
              </w:divBdr>
            </w:div>
            <w:div w:id="237132896">
              <w:marLeft w:val="0"/>
              <w:marRight w:val="0"/>
              <w:marTop w:val="0"/>
              <w:marBottom w:val="0"/>
              <w:divBdr>
                <w:top w:val="none" w:sz="0" w:space="0" w:color="auto"/>
                <w:left w:val="none" w:sz="0" w:space="0" w:color="auto"/>
                <w:bottom w:val="none" w:sz="0" w:space="0" w:color="auto"/>
                <w:right w:val="none" w:sz="0" w:space="0" w:color="auto"/>
              </w:divBdr>
            </w:div>
            <w:div w:id="238055149">
              <w:marLeft w:val="0"/>
              <w:marRight w:val="0"/>
              <w:marTop w:val="0"/>
              <w:marBottom w:val="0"/>
              <w:divBdr>
                <w:top w:val="none" w:sz="0" w:space="0" w:color="auto"/>
                <w:left w:val="none" w:sz="0" w:space="0" w:color="auto"/>
                <w:bottom w:val="none" w:sz="0" w:space="0" w:color="auto"/>
                <w:right w:val="none" w:sz="0" w:space="0" w:color="auto"/>
              </w:divBdr>
            </w:div>
            <w:div w:id="238251571">
              <w:marLeft w:val="0"/>
              <w:marRight w:val="0"/>
              <w:marTop w:val="0"/>
              <w:marBottom w:val="0"/>
              <w:divBdr>
                <w:top w:val="none" w:sz="0" w:space="0" w:color="auto"/>
                <w:left w:val="none" w:sz="0" w:space="0" w:color="auto"/>
                <w:bottom w:val="none" w:sz="0" w:space="0" w:color="auto"/>
                <w:right w:val="none" w:sz="0" w:space="0" w:color="auto"/>
              </w:divBdr>
            </w:div>
            <w:div w:id="238440374">
              <w:marLeft w:val="0"/>
              <w:marRight w:val="0"/>
              <w:marTop w:val="0"/>
              <w:marBottom w:val="0"/>
              <w:divBdr>
                <w:top w:val="none" w:sz="0" w:space="0" w:color="auto"/>
                <w:left w:val="none" w:sz="0" w:space="0" w:color="auto"/>
                <w:bottom w:val="none" w:sz="0" w:space="0" w:color="auto"/>
                <w:right w:val="none" w:sz="0" w:space="0" w:color="auto"/>
              </w:divBdr>
            </w:div>
            <w:div w:id="238708561">
              <w:marLeft w:val="0"/>
              <w:marRight w:val="0"/>
              <w:marTop w:val="0"/>
              <w:marBottom w:val="0"/>
              <w:divBdr>
                <w:top w:val="none" w:sz="0" w:space="0" w:color="auto"/>
                <w:left w:val="none" w:sz="0" w:space="0" w:color="auto"/>
                <w:bottom w:val="none" w:sz="0" w:space="0" w:color="auto"/>
                <w:right w:val="none" w:sz="0" w:space="0" w:color="auto"/>
              </w:divBdr>
            </w:div>
            <w:div w:id="243032286">
              <w:marLeft w:val="0"/>
              <w:marRight w:val="0"/>
              <w:marTop w:val="0"/>
              <w:marBottom w:val="0"/>
              <w:divBdr>
                <w:top w:val="none" w:sz="0" w:space="0" w:color="auto"/>
                <w:left w:val="none" w:sz="0" w:space="0" w:color="auto"/>
                <w:bottom w:val="none" w:sz="0" w:space="0" w:color="auto"/>
                <w:right w:val="none" w:sz="0" w:space="0" w:color="auto"/>
              </w:divBdr>
            </w:div>
            <w:div w:id="243344474">
              <w:marLeft w:val="0"/>
              <w:marRight w:val="0"/>
              <w:marTop w:val="0"/>
              <w:marBottom w:val="0"/>
              <w:divBdr>
                <w:top w:val="none" w:sz="0" w:space="0" w:color="auto"/>
                <w:left w:val="none" w:sz="0" w:space="0" w:color="auto"/>
                <w:bottom w:val="none" w:sz="0" w:space="0" w:color="auto"/>
                <w:right w:val="none" w:sz="0" w:space="0" w:color="auto"/>
              </w:divBdr>
            </w:div>
            <w:div w:id="244070600">
              <w:marLeft w:val="0"/>
              <w:marRight w:val="0"/>
              <w:marTop w:val="0"/>
              <w:marBottom w:val="0"/>
              <w:divBdr>
                <w:top w:val="none" w:sz="0" w:space="0" w:color="auto"/>
                <w:left w:val="none" w:sz="0" w:space="0" w:color="auto"/>
                <w:bottom w:val="none" w:sz="0" w:space="0" w:color="auto"/>
                <w:right w:val="none" w:sz="0" w:space="0" w:color="auto"/>
              </w:divBdr>
            </w:div>
            <w:div w:id="244612033">
              <w:marLeft w:val="0"/>
              <w:marRight w:val="0"/>
              <w:marTop w:val="0"/>
              <w:marBottom w:val="0"/>
              <w:divBdr>
                <w:top w:val="none" w:sz="0" w:space="0" w:color="auto"/>
                <w:left w:val="none" w:sz="0" w:space="0" w:color="auto"/>
                <w:bottom w:val="none" w:sz="0" w:space="0" w:color="auto"/>
                <w:right w:val="none" w:sz="0" w:space="0" w:color="auto"/>
              </w:divBdr>
            </w:div>
            <w:div w:id="244875062">
              <w:marLeft w:val="0"/>
              <w:marRight w:val="0"/>
              <w:marTop w:val="0"/>
              <w:marBottom w:val="0"/>
              <w:divBdr>
                <w:top w:val="none" w:sz="0" w:space="0" w:color="auto"/>
                <w:left w:val="none" w:sz="0" w:space="0" w:color="auto"/>
                <w:bottom w:val="none" w:sz="0" w:space="0" w:color="auto"/>
                <w:right w:val="none" w:sz="0" w:space="0" w:color="auto"/>
              </w:divBdr>
            </w:div>
            <w:div w:id="246155134">
              <w:marLeft w:val="0"/>
              <w:marRight w:val="0"/>
              <w:marTop w:val="0"/>
              <w:marBottom w:val="0"/>
              <w:divBdr>
                <w:top w:val="none" w:sz="0" w:space="0" w:color="auto"/>
                <w:left w:val="none" w:sz="0" w:space="0" w:color="auto"/>
                <w:bottom w:val="none" w:sz="0" w:space="0" w:color="auto"/>
                <w:right w:val="none" w:sz="0" w:space="0" w:color="auto"/>
              </w:divBdr>
            </w:div>
            <w:div w:id="246887512">
              <w:marLeft w:val="0"/>
              <w:marRight w:val="0"/>
              <w:marTop w:val="0"/>
              <w:marBottom w:val="0"/>
              <w:divBdr>
                <w:top w:val="none" w:sz="0" w:space="0" w:color="auto"/>
                <w:left w:val="none" w:sz="0" w:space="0" w:color="auto"/>
                <w:bottom w:val="none" w:sz="0" w:space="0" w:color="auto"/>
                <w:right w:val="none" w:sz="0" w:space="0" w:color="auto"/>
              </w:divBdr>
            </w:div>
            <w:div w:id="247736757">
              <w:marLeft w:val="0"/>
              <w:marRight w:val="0"/>
              <w:marTop w:val="0"/>
              <w:marBottom w:val="0"/>
              <w:divBdr>
                <w:top w:val="none" w:sz="0" w:space="0" w:color="auto"/>
                <w:left w:val="none" w:sz="0" w:space="0" w:color="auto"/>
                <w:bottom w:val="none" w:sz="0" w:space="0" w:color="auto"/>
                <w:right w:val="none" w:sz="0" w:space="0" w:color="auto"/>
              </w:divBdr>
            </w:div>
            <w:div w:id="247810778">
              <w:marLeft w:val="0"/>
              <w:marRight w:val="0"/>
              <w:marTop w:val="0"/>
              <w:marBottom w:val="0"/>
              <w:divBdr>
                <w:top w:val="none" w:sz="0" w:space="0" w:color="auto"/>
                <w:left w:val="none" w:sz="0" w:space="0" w:color="auto"/>
                <w:bottom w:val="none" w:sz="0" w:space="0" w:color="auto"/>
                <w:right w:val="none" w:sz="0" w:space="0" w:color="auto"/>
              </w:divBdr>
            </w:div>
            <w:div w:id="248193577">
              <w:marLeft w:val="0"/>
              <w:marRight w:val="0"/>
              <w:marTop w:val="0"/>
              <w:marBottom w:val="0"/>
              <w:divBdr>
                <w:top w:val="none" w:sz="0" w:space="0" w:color="auto"/>
                <w:left w:val="none" w:sz="0" w:space="0" w:color="auto"/>
                <w:bottom w:val="none" w:sz="0" w:space="0" w:color="auto"/>
                <w:right w:val="none" w:sz="0" w:space="0" w:color="auto"/>
              </w:divBdr>
            </w:div>
            <w:div w:id="249003077">
              <w:marLeft w:val="0"/>
              <w:marRight w:val="0"/>
              <w:marTop w:val="0"/>
              <w:marBottom w:val="0"/>
              <w:divBdr>
                <w:top w:val="none" w:sz="0" w:space="0" w:color="auto"/>
                <w:left w:val="none" w:sz="0" w:space="0" w:color="auto"/>
                <w:bottom w:val="none" w:sz="0" w:space="0" w:color="auto"/>
                <w:right w:val="none" w:sz="0" w:space="0" w:color="auto"/>
              </w:divBdr>
            </w:div>
            <w:div w:id="249051130">
              <w:marLeft w:val="0"/>
              <w:marRight w:val="0"/>
              <w:marTop w:val="0"/>
              <w:marBottom w:val="0"/>
              <w:divBdr>
                <w:top w:val="none" w:sz="0" w:space="0" w:color="auto"/>
                <w:left w:val="none" w:sz="0" w:space="0" w:color="auto"/>
                <w:bottom w:val="none" w:sz="0" w:space="0" w:color="auto"/>
                <w:right w:val="none" w:sz="0" w:space="0" w:color="auto"/>
              </w:divBdr>
            </w:div>
            <w:div w:id="250748273">
              <w:marLeft w:val="0"/>
              <w:marRight w:val="0"/>
              <w:marTop w:val="0"/>
              <w:marBottom w:val="0"/>
              <w:divBdr>
                <w:top w:val="none" w:sz="0" w:space="0" w:color="auto"/>
                <w:left w:val="none" w:sz="0" w:space="0" w:color="auto"/>
                <w:bottom w:val="none" w:sz="0" w:space="0" w:color="auto"/>
                <w:right w:val="none" w:sz="0" w:space="0" w:color="auto"/>
              </w:divBdr>
            </w:div>
            <w:div w:id="250890658">
              <w:marLeft w:val="0"/>
              <w:marRight w:val="0"/>
              <w:marTop w:val="0"/>
              <w:marBottom w:val="0"/>
              <w:divBdr>
                <w:top w:val="none" w:sz="0" w:space="0" w:color="auto"/>
                <w:left w:val="none" w:sz="0" w:space="0" w:color="auto"/>
                <w:bottom w:val="none" w:sz="0" w:space="0" w:color="auto"/>
                <w:right w:val="none" w:sz="0" w:space="0" w:color="auto"/>
              </w:divBdr>
            </w:div>
            <w:div w:id="251742615">
              <w:marLeft w:val="0"/>
              <w:marRight w:val="0"/>
              <w:marTop w:val="0"/>
              <w:marBottom w:val="0"/>
              <w:divBdr>
                <w:top w:val="none" w:sz="0" w:space="0" w:color="auto"/>
                <w:left w:val="none" w:sz="0" w:space="0" w:color="auto"/>
                <w:bottom w:val="none" w:sz="0" w:space="0" w:color="auto"/>
                <w:right w:val="none" w:sz="0" w:space="0" w:color="auto"/>
              </w:divBdr>
            </w:div>
            <w:div w:id="253246496">
              <w:marLeft w:val="0"/>
              <w:marRight w:val="0"/>
              <w:marTop w:val="0"/>
              <w:marBottom w:val="0"/>
              <w:divBdr>
                <w:top w:val="none" w:sz="0" w:space="0" w:color="auto"/>
                <w:left w:val="none" w:sz="0" w:space="0" w:color="auto"/>
                <w:bottom w:val="none" w:sz="0" w:space="0" w:color="auto"/>
                <w:right w:val="none" w:sz="0" w:space="0" w:color="auto"/>
              </w:divBdr>
            </w:div>
            <w:div w:id="253520477">
              <w:marLeft w:val="0"/>
              <w:marRight w:val="0"/>
              <w:marTop w:val="0"/>
              <w:marBottom w:val="0"/>
              <w:divBdr>
                <w:top w:val="none" w:sz="0" w:space="0" w:color="auto"/>
                <w:left w:val="none" w:sz="0" w:space="0" w:color="auto"/>
                <w:bottom w:val="none" w:sz="0" w:space="0" w:color="auto"/>
                <w:right w:val="none" w:sz="0" w:space="0" w:color="auto"/>
              </w:divBdr>
            </w:div>
            <w:div w:id="255210928">
              <w:marLeft w:val="0"/>
              <w:marRight w:val="0"/>
              <w:marTop w:val="0"/>
              <w:marBottom w:val="0"/>
              <w:divBdr>
                <w:top w:val="none" w:sz="0" w:space="0" w:color="auto"/>
                <w:left w:val="none" w:sz="0" w:space="0" w:color="auto"/>
                <w:bottom w:val="none" w:sz="0" w:space="0" w:color="auto"/>
                <w:right w:val="none" w:sz="0" w:space="0" w:color="auto"/>
              </w:divBdr>
            </w:div>
            <w:div w:id="256138159">
              <w:marLeft w:val="0"/>
              <w:marRight w:val="0"/>
              <w:marTop w:val="0"/>
              <w:marBottom w:val="0"/>
              <w:divBdr>
                <w:top w:val="none" w:sz="0" w:space="0" w:color="auto"/>
                <w:left w:val="none" w:sz="0" w:space="0" w:color="auto"/>
                <w:bottom w:val="none" w:sz="0" w:space="0" w:color="auto"/>
                <w:right w:val="none" w:sz="0" w:space="0" w:color="auto"/>
              </w:divBdr>
            </w:div>
            <w:div w:id="257056702">
              <w:marLeft w:val="0"/>
              <w:marRight w:val="0"/>
              <w:marTop w:val="0"/>
              <w:marBottom w:val="0"/>
              <w:divBdr>
                <w:top w:val="none" w:sz="0" w:space="0" w:color="auto"/>
                <w:left w:val="none" w:sz="0" w:space="0" w:color="auto"/>
                <w:bottom w:val="none" w:sz="0" w:space="0" w:color="auto"/>
                <w:right w:val="none" w:sz="0" w:space="0" w:color="auto"/>
              </w:divBdr>
            </w:div>
            <w:div w:id="257638975">
              <w:marLeft w:val="0"/>
              <w:marRight w:val="0"/>
              <w:marTop w:val="0"/>
              <w:marBottom w:val="0"/>
              <w:divBdr>
                <w:top w:val="none" w:sz="0" w:space="0" w:color="auto"/>
                <w:left w:val="none" w:sz="0" w:space="0" w:color="auto"/>
                <w:bottom w:val="none" w:sz="0" w:space="0" w:color="auto"/>
                <w:right w:val="none" w:sz="0" w:space="0" w:color="auto"/>
              </w:divBdr>
            </w:div>
            <w:div w:id="258374812">
              <w:marLeft w:val="0"/>
              <w:marRight w:val="0"/>
              <w:marTop w:val="0"/>
              <w:marBottom w:val="0"/>
              <w:divBdr>
                <w:top w:val="none" w:sz="0" w:space="0" w:color="auto"/>
                <w:left w:val="none" w:sz="0" w:space="0" w:color="auto"/>
                <w:bottom w:val="none" w:sz="0" w:space="0" w:color="auto"/>
                <w:right w:val="none" w:sz="0" w:space="0" w:color="auto"/>
              </w:divBdr>
            </w:div>
            <w:div w:id="260258185">
              <w:marLeft w:val="0"/>
              <w:marRight w:val="0"/>
              <w:marTop w:val="0"/>
              <w:marBottom w:val="0"/>
              <w:divBdr>
                <w:top w:val="none" w:sz="0" w:space="0" w:color="auto"/>
                <w:left w:val="none" w:sz="0" w:space="0" w:color="auto"/>
                <w:bottom w:val="none" w:sz="0" w:space="0" w:color="auto"/>
                <w:right w:val="none" w:sz="0" w:space="0" w:color="auto"/>
              </w:divBdr>
            </w:div>
            <w:div w:id="261497950">
              <w:marLeft w:val="0"/>
              <w:marRight w:val="0"/>
              <w:marTop w:val="0"/>
              <w:marBottom w:val="0"/>
              <w:divBdr>
                <w:top w:val="none" w:sz="0" w:space="0" w:color="auto"/>
                <w:left w:val="none" w:sz="0" w:space="0" w:color="auto"/>
                <w:bottom w:val="none" w:sz="0" w:space="0" w:color="auto"/>
                <w:right w:val="none" w:sz="0" w:space="0" w:color="auto"/>
              </w:divBdr>
              <w:divsChild>
                <w:div w:id="170074919">
                  <w:marLeft w:val="0"/>
                  <w:marRight w:val="0"/>
                  <w:marTop w:val="0"/>
                  <w:marBottom w:val="0"/>
                  <w:divBdr>
                    <w:top w:val="none" w:sz="0" w:space="0" w:color="auto"/>
                    <w:left w:val="none" w:sz="0" w:space="0" w:color="auto"/>
                    <w:bottom w:val="none" w:sz="0" w:space="0" w:color="auto"/>
                    <w:right w:val="none" w:sz="0" w:space="0" w:color="auto"/>
                  </w:divBdr>
                </w:div>
                <w:div w:id="465850822">
                  <w:marLeft w:val="0"/>
                  <w:marRight w:val="0"/>
                  <w:marTop w:val="0"/>
                  <w:marBottom w:val="0"/>
                  <w:divBdr>
                    <w:top w:val="none" w:sz="0" w:space="0" w:color="auto"/>
                    <w:left w:val="none" w:sz="0" w:space="0" w:color="auto"/>
                    <w:bottom w:val="none" w:sz="0" w:space="0" w:color="auto"/>
                    <w:right w:val="none" w:sz="0" w:space="0" w:color="auto"/>
                  </w:divBdr>
                </w:div>
                <w:div w:id="1181748153">
                  <w:marLeft w:val="0"/>
                  <w:marRight w:val="0"/>
                  <w:marTop w:val="0"/>
                  <w:marBottom w:val="0"/>
                  <w:divBdr>
                    <w:top w:val="none" w:sz="0" w:space="0" w:color="auto"/>
                    <w:left w:val="none" w:sz="0" w:space="0" w:color="auto"/>
                    <w:bottom w:val="none" w:sz="0" w:space="0" w:color="auto"/>
                    <w:right w:val="none" w:sz="0" w:space="0" w:color="auto"/>
                  </w:divBdr>
                </w:div>
                <w:div w:id="1349330109">
                  <w:marLeft w:val="0"/>
                  <w:marRight w:val="0"/>
                  <w:marTop w:val="0"/>
                  <w:marBottom w:val="0"/>
                  <w:divBdr>
                    <w:top w:val="none" w:sz="0" w:space="0" w:color="auto"/>
                    <w:left w:val="none" w:sz="0" w:space="0" w:color="auto"/>
                    <w:bottom w:val="none" w:sz="0" w:space="0" w:color="auto"/>
                    <w:right w:val="none" w:sz="0" w:space="0" w:color="auto"/>
                  </w:divBdr>
                </w:div>
                <w:div w:id="1748721030">
                  <w:marLeft w:val="0"/>
                  <w:marRight w:val="0"/>
                  <w:marTop w:val="0"/>
                  <w:marBottom w:val="0"/>
                  <w:divBdr>
                    <w:top w:val="none" w:sz="0" w:space="0" w:color="auto"/>
                    <w:left w:val="none" w:sz="0" w:space="0" w:color="auto"/>
                    <w:bottom w:val="none" w:sz="0" w:space="0" w:color="auto"/>
                    <w:right w:val="none" w:sz="0" w:space="0" w:color="auto"/>
                  </w:divBdr>
                </w:div>
              </w:divsChild>
            </w:div>
            <w:div w:id="263390088">
              <w:marLeft w:val="0"/>
              <w:marRight w:val="0"/>
              <w:marTop w:val="0"/>
              <w:marBottom w:val="0"/>
              <w:divBdr>
                <w:top w:val="none" w:sz="0" w:space="0" w:color="auto"/>
                <w:left w:val="none" w:sz="0" w:space="0" w:color="auto"/>
                <w:bottom w:val="none" w:sz="0" w:space="0" w:color="auto"/>
                <w:right w:val="none" w:sz="0" w:space="0" w:color="auto"/>
              </w:divBdr>
            </w:div>
            <w:div w:id="265191128">
              <w:marLeft w:val="0"/>
              <w:marRight w:val="0"/>
              <w:marTop w:val="0"/>
              <w:marBottom w:val="0"/>
              <w:divBdr>
                <w:top w:val="none" w:sz="0" w:space="0" w:color="auto"/>
                <w:left w:val="none" w:sz="0" w:space="0" w:color="auto"/>
                <w:bottom w:val="none" w:sz="0" w:space="0" w:color="auto"/>
                <w:right w:val="none" w:sz="0" w:space="0" w:color="auto"/>
              </w:divBdr>
            </w:div>
            <w:div w:id="265306225">
              <w:marLeft w:val="0"/>
              <w:marRight w:val="0"/>
              <w:marTop w:val="0"/>
              <w:marBottom w:val="0"/>
              <w:divBdr>
                <w:top w:val="none" w:sz="0" w:space="0" w:color="auto"/>
                <w:left w:val="none" w:sz="0" w:space="0" w:color="auto"/>
                <w:bottom w:val="none" w:sz="0" w:space="0" w:color="auto"/>
                <w:right w:val="none" w:sz="0" w:space="0" w:color="auto"/>
              </w:divBdr>
            </w:div>
            <w:div w:id="267736147">
              <w:marLeft w:val="0"/>
              <w:marRight w:val="0"/>
              <w:marTop w:val="0"/>
              <w:marBottom w:val="0"/>
              <w:divBdr>
                <w:top w:val="none" w:sz="0" w:space="0" w:color="auto"/>
                <w:left w:val="none" w:sz="0" w:space="0" w:color="auto"/>
                <w:bottom w:val="none" w:sz="0" w:space="0" w:color="auto"/>
                <w:right w:val="none" w:sz="0" w:space="0" w:color="auto"/>
              </w:divBdr>
            </w:div>
            <w:div w:id="268585708">
              <w:marLeft w:val="0"/>
              <w:marRight w:val="0"/>
              <w:marTop w:val="0"/>
              <w:marBottom w:val="0"/>
              <w:divBdr>
                <w:top w:val="none" w:sz="0" w:space="0" w:color="auto"/>
                <w:left w:val="none" w:sz="0" w:space="0" w:color="auto"/>
                <w:bottom w:val="none" w:sz="0" w:space="0" w:color="auto"/>
                <w:right w:val="none" w:sz="0" w:space="0" w:color="auto"/>
              </w:divBdr>
            </w:div>
            <w:div w:id="269359619">
              <w:marLeft w:val="0"/>
              <w:marRight w:val="0"/>
              <w:marTop w:val="0"/>
              <w:marBottom w:val="0"/>
              <w:divBdr>
                <w:top w:val="none" w:sz="0" w:space="0" w:color="auto"/>
                <w:left w:val="none" w:sz="0" w:space="0" w:color="auto"/>
                <w:bottom w:val="none" w:sz="0" w:space="0" w:color="auto"/>
                <w:right w:val="none" w:sz="0" w:space="0" w:color="auto"/>
              </w:divBdr>
            </w:div>
            <w:div w:id="270282371">
              <w:marLeft w:val="0"/>
              <w:marRight w:val="0"/>
              <w:marTop w:val="0"/>
              <w:marBottom w:val="0"/>
              <w:divBdr>
                <w:top w:val="none" w:sz="0" w:space="0" w:color="auto"/>
                <w:left w:val="none" w:sz="0" w:space="0" w:color="auto"/>
                <w:bottom w:val="none" w:sz="0" w:space="0" w:color="auto"/>
                <w:right w:val="none" w:sz="0" w:space="0" w:color="auto"/>
              </w:divBdr>
            </w:div>
            <w:div w:id="271717252">
              <w:marLeft w:val="0"/>
              <w:marRight w:val="0"/>
              <w:marTop w:val="0"/>
              <w:marBottom w:val="0"/>
              <w:divBdr>
                <w:top w:val="none" w:sz="0" w:space="0" w:color="auto"/>
                <w:left w:val="none" w:sz="0" w:space="0" w:color="auto"/>
                <w:bottom w:val="none" w:sz="0" w:space="0" w:color="auto"/>
                <w:right w:val="none" w:sz="0" w:space="0" w:color="auto"/>
              </w:divBdr>
            </w:div>
            <w:div w:id="271908869">
              <w:marLeft w:val="0"/>
              <w:marRight w:val="0"/>
              <w:marTop w:val="0"/>
              <w:marBottom w:val="0"/>
              <w:divBdr>
                <w:top w:val="none" w:sz="0" w:space="0" w:color="auto"/>
                <w:left w:val="none" w:sz="0" w:space="0" w:color="auto"/>
                <w:bottom w:val="none" w:sz="0" w:space="0" w:color="auto"/>
                <w:right w:val="none" w:sz="0" w:space="0" w:color="auto"/>
              </w:divBdr>
            </w:div>
            <w:div w:id="272247625">
              <w:marLeft w:val="0"/>
              <w:marRight w:val="0"/>
              <w:marTop w:val="0"/>
              <w:marBottom w:val="0"/>
              <w:divBdr>
                <w:top w:val="none" w:sz="0" w:space="0" w:color="auto"/>
                <w:left w:val="none" w:sz="0" w:space="0" w:color="auto"/>
                <w:bottom w:val="none" w:sz="0" w:space="0" w:color="auto"/>
                <w:right w:val="none" w:sz="0" w:space="0" w:color="auto"/>
              </w:divBdr>
            </w:div>
            <w:div w:id="272521963">
              <w:marLeft w:val="0"/>
              <w:marRight w:val="0"/>
              <w:marTop w:val="0"/>
              <w:marBottom w:val="0"/>
              <w:divBdr>
                <w:top w:val="none" w:sz="0" w:space="0" w:color="auto"/>
                <w:left w:val="none" w:sz="0" w:space="0" w:color="auto"/>
                <w:bottom w:val="none" w:sz="0" w:space="0" w:color="auto"/>
                <w:right w:val="none" w:sz="0" w:space="0" w:color="auto"/>
              </w:divBdr>
            </w:div>
            <w:div w:id="274757151">
              <w:marLeft w:val="0"/>
              <w:marRight w:val="0"/>
              <w:marTop w:val="0"/>
              <w:marBottom w:val="0"/>
              <w:divBdr>
                <w:top w:val="none" w:sz="0" w:space="0" w:color="auto"/>
                <w:left w:val="none" w:sz="0" w:space="0" w:color="auto"/>
                <w:bottom w:val="none" w:sz="0" w:space="0" w:color="auto"/>
                <w:right w:val="none" w:sz="0" w:space="0" w:color="auto"/>
              </w:divBdr>
            </w:div>
            <w:div w:id="275453782">
              <w:marLeft w:val="0"/>
              <w:marRight w:val="0"/>
              <w:marTop w:val="0"/>
              <w:marBottom w:val="0"/>
              <w:divBdr>
                <w:top w:val="none" w:sz="0" w:space="0" w:color="auto"/>
                <w:left w:val="none" w:sz="0" w:space="0" w:color="auto"/>
                <w:bottom w:val="none" w:sz="0" w:space="0" w:color="auto"/>
                <w:right w:val="none" w:sz="0" w:space="0" w:color="auto"/>
              </w:divBdr>
            </w:div>
            <w:div w:id="275722221">
              <w:marLeft w:val="0"/>
              <w:marRight w:val="0"/>
              <w:marTop w:val="0"/>
              <w:marBottom w:val="0"/>
              <w:divBdr>
                <w:top w:val="none" w:sz="0" w:space="0" w:color="auto"/>
                <w:left w:val="none" w:sz="0" w:space="0" w:color="auto"/>
                <w:bottom w:val="none" w:sz="0" w:space="0" w:color="auto"/>
                <w:right w:val="none" w:sz="0" w:space="0" w:color="auto"/>
              </w:divBdr>
            </w:div>
            <w:div w:id="275798116">
              <w:marLeft w:val="0"/>
              <w:marRight w:val="0"/>
              <w:marTop w:val="0"/>
              <w:marBottom w:val="0"/>
              <w:divBdr>
                <w:top w:val="none" w:sz="0" w:space="0" w:color="auto"/>
                <w:left w:val="none" w:sz="0" w:space="0" w:color="auto"/>
                <w:bottom w:val="none" w:sz="0" w:space="0" w:color="auto"/>
                <w:right w:val="none" w:sz="0" w:space="0" w:color="auto"/>
              </w:divBdr>
            </w:div>
            <w:div w:id="276832133">
              <w:marLeft w:val="0"/>
              <w:marRight w:val="0"/>
              <w:marTop w:val="0"/>
              <w:marBottom w:val="0"/>
              <w:divBdr>
                <w:top w:val="none" w:sz="0" w:space="0" w:color="auto"/>
                <w:left w:val="none" w:sz="0" w:space="0" w:color="auto"/>
                <w:bottom w:val="none" w:sz="0" w:space="0" w:color="auto"/>
                <w:right w:val="none" w:sz="0" w:space="0" w:color="auto"/>
              </w:divBdr>
            </w:div>
            <w:div w:id="278728954">
              <w:marLeft w:val="0"/>
              <w:marRight w:val="0"/>
              <w:marTop w:val="0"/>
              <w:marBottom w:val="0"/>
              <w:divBdr>
                <w:top w:val="none" w:sz="0" w:space="0" w:color="auto"/>
                <w:left w:val="none" w:sz="0" w:space="0" w:color="auto"/>
                <w:bottom w:val="none" w:sz="0" w:space="0" w:color="auto"/>
                <w:right w:val="none" w:sz="0" w:space="0" w:color="auto"/>
              </w:divBdr>
            </w:div>
            <w:div w:id="279072787">
              <w:marLeft w:val="0"/>
              <w:marRight w:val="0"/>
              <w:marTop w:val="0"/>
              <w:marBottom w:val="0"/>
              <w:divBdr>
                <w:top w:val="none" w:sz="0" w:space="0" w:color="auto"/>
                <w:left w:val="none" w:sz="0" w:space="0" w:color="auto"/>
                <w:bottom w:val="none" w:sz="0" w:space="0" w:color="auto"/>
                <w:right w:val="none" w:sz="0" w:space="0" w:color="auto"/>
              </w:divBdr>
            </w:div>
            <w:div w:id="281502856">
              <w:marLeft w:val="0"/>
              <w:marRight w:val="0"/>
              <w:marTop w:val="0"/>
              <w:marBottom w:val="0"/>
              <w:divBdr>
                <w:top w:val="none" w:sz="0" w:space="0" w:color="auto"/>
                <w:left w:val="none" w:sz="0" w:space="0" w:color="auto"/>
                <w:bottom w:val="none" w:sz="0" w:space="0" w:color="auto"/>
                <w:right w:val="none" w:sz="0" w:space="0" w:color="auto"/>
              </w:divBdr>
            </w:div>
            <w:div w:id="282804836">
              <w:marLeft w:val="0"/>
              <w:marRight w:val="0"/>
              <w:marTop w:val="0"/>
              <w:marBottom w:val="0"/>
              <w:divBdr>
                <w:top w:val="none" w:sz="0" w:space="0" w:color="auto"/>
                <w:left w:val="none" w:sz="0" w:space="0" w:color="auto"/>
                <w:bottom w:val="none" w:sz="0" w:space="0" w:color="auto"/>
                <w:right w:val="none" w:sz="0" w:space="0" w:color="auto"/>
              </w:divBdr>
            </w:div>
            <w:div w:id="283656435">
              <w:marLeft w:val="0"/>
              <w:marRight w:val="0"/>
              <w:marTop w:val="0"/>
              <w:marBottom w:val="0"/>
              <w:divBdr>
                <w:top w:val="none" w:sz="0" w:space="0" w:color="auto"/>
                <w:left w:val="none" w:sz="0" w:space="0" w:color="auto"/>
                <w:bottom w:val="none" w:sz="0" w:space="0" w:color="auto"/>
                <w:right w:val="none" w:sz="0" w:space="0" w:color="auto"/>
              </w:divBdr>
            </w:div>
            <w:div w:id="285308693">
              <w:marLeft w:val="0"/>
              <w:marRight w:val="0"/>
              <w:marTop w:val="0"/>
              <w:marBottom w:val="0"/>
              <w:divBdr>
                <w:top w:val="none" w:sz="0" w:space="0" w:color="auto"/>
                <w:left w:val="none" w:sz="0" w:space="0" w:color="auto"/>
                <w:bottom w:val="none" w:sz="0" w:space="0" w:color="auto"/>
                <w:right w:val="none" w:sz="0" w:space="0" w:color="auto"/>
              </w:divBdr>
            </w:div>
            <w:div w:id="286738249">
              <w:marLeft w:val="0"/>
              <w:marRight w:val="0"/>
              <w:marTop w:val="0"/>
              <w:marBottom w:val="0"/>
              <w:divBdr>
                <w:top w:val="none" w:sz="0" w:space="0" w:color="auto"/>
                <w:left w:val="none" w:sz="0" w:space="0" w:color="auto"/>
                <w:bottom w:val="none" w:sz="0" w:space="0" w:color="auto"/>
                <w:right w:val="none" w:sz="0" w:space="0" w:color="auto"/>
              </w:divBdr>
            </w:div>
            <w:div w:id="290020980">
              <w:marLeft w:val="0"/>
              <w:marRight w:val="0"/>
              <w:marTop w:val="0"/>
              <w:marBottom w:val="0"/>
              <w:divBdr>
                <w:top w:val="none" w:sz="0" w:space="0" w:color="auto"/>
                <w:left w:val="none" w:sz="0" w:space="0" w:color="auto"/>
                <w:bottom w:val="none" w:sz="0" w:space="0" w:color="auto"/>
                <w:right w:val="none" w:sz="0" w:space="0" w:color="auto"/>
              </w:divBdr>
            </w:div>
            <w:div w:id="290134394">
              <w:marLeft w:val="0"/>
              <w:marRight w:val="0"/>
              <w:marTop w:val="0"/>
              <w:marBottom w:val="0"/>
              <w:divBdr>
                <w:top w:val="none" w:sz="0" w:space="0" w:color="auto"/>
                <w:left w:val="none" w:sz="0" w:space="0" w:color="auto"/>
                <w:bottom w:val="none" w:sz="0" w:space="0" w:color="auto"/>
                <w:right w:val="none" w:sz="0" w:space="0" w:color="auto"/>
              </w:divBdr>
            </w:div>
            <w:div w:id="291059532">
              <w:marLeft w:val="0"/>
              <w:marRight w:val="0"/>
              <w:marTop w:val="0"/>
              <w:marBottom w:val="0"/>
              <w:divBdr>
                <w:top w:val="none" w:sz="0" w:space="0" w:color="auto"/>
                <w:left w:val="none" w:sz="0" w:space="0" w:color="auto"/>
                <w:bottom w:val="none" w:sz="0" w:space="0" w:color="auto"/>
                <w:right w:val="none" w:sz="0" w:space="0" w:color="auto"/>
              </w:divBdr>
            </w:div>
            <w:div w:id="291206458">
              <w:marLeft w:val="0"/>
              <w:marRight w:val="0"/>
              <w:marTop w:val="0"/>
              <w:marBottom w:val="0"/>
              <w:divBdr>
                <w:top w:val="none" w:sz="0" w:space="0" w:color="auto"/>
                <w:left w:val="none" w:sz="0" w:space="0" w:color="auto"/>
                <w:bottom w:val="none" w:sz="0" w:space="0" w:color="auto"/>
                <w:right w:val="none" w:sz="0" w:space="0" w:color="auto"/>
              </w:divBdr>
            </w:div>
            <w:div w:id="291912366">
              <w:marLeft w:val="0"/>
              <w:marRight w:val="0"/>
              <w:marTop w:val="0"/>
              <w:marBottom w:val="0"/>
              <w:divBdr>
                <w:top w:val="none" w:sz="0" w:space="0" w:color="auto"/>
                <w:left w:val="none" w:sz="0" w:space="0" w:color="auto"/>
                <w:bottom w:val="none" w:sz="0" w:space="0" w:color="auto"/>
                <w:right w:val="none" w:sz="0" w:space="0" w:color="auto"/>
              </w:divBdr>
            </w:div>
            <w:div w:id="292177662">
              <w:marLeft w:val="0"/>
              <w:marRight w:val="0"/>
              <w:marTop w:val="0"/>
              <w:marBottom w:val="0"/>
              <w:divBdr>
                <w:top w:val="none" w:sz="0" w:space="0" w:color="auto"/>
                <w:left w:val="none" w:sz="0" w:space="0" w:color="auto"/>
                <w:bottom w:val="none" w:sz="0" w:space="0" w:color="auto"/>
                <w:right w:val="none" w:sz="0" w:space="0" w:color="auto"/>
              </w:divBdr>
            </w:div>
            <w:div w:id="292640237">
              <w:marLeft w:val="0"/>
              <w:marRight w:val="0"/>
              <w:marTop w:val="0"/>
              <w:marBottom w:val="0"/>
              <w:divBdr>
                <w:top w:val="none" w:sz="0" w:space="0" w:color="auto"/>
                <w:left w:val="none" w:sz="0" w:space="0" w:color="auto"/>
                <w:bottom w:val="none" w:sz="0" w:space="0" w:color="auto"/>
                <w:right w:val="none" w:sz="0" w:space="0" w:color="auto"/>
              </w:divBdr>
            </w:div>
            <w:div w:id="292753517">
              <w:marLeft w:val="0"/>
              <w:marRight w:val="0"/>
              <w:marTop w:val="0"/>
              <w:marBottom w:val="0"/>
              <w:divBdr>
                <w:top w:val="none" w:sz="0" w:space="0" w:color="auto"/>
                <w:left w:val="none" w:sz="0" w:space="0" w:color="auto"/>
                <w:bottom w:val="none" w:sz="0" w:space="0" w:color="auto"/>
                <w:right w:val="none" w:sz="0" w:space="0" w:color="auto"/>
              </w:divBdr>
            </w:div>
            <w:div w:id="293026148">
              <w:marLeft w:val="0"/>
              <w:marRight w:val="0"/>
              <w:marTop w:val="0"/>
              <w:marBottom w:val="0"/>
              <w:divBdr>
                <w:top w:val="none" w:sz="0" w:space="0" w:color="auto"/>
                <w:left w:val="none" w:sz="0" w:space="0" w:color="auto"/>
                <w:bottom w:val="none" w:sz="0" w:space="0" w:color="auto"/>
                <w:right w:val="none" w:sz="0" w:space="0" w:color="auto"/>
              </w:divBdr>
            </w:div>
            <w:div w:id="293484371">
              <w:marLeft w:val="0"/>
              <w:marRight w:val="0"/>
              <w:marTop w:val="0"/>
              <w:marBottom w:val="0"/>
              <w:divBdr>
                <w:top w:val="none" w:sz="0" w:space="0" w:color="auto"/>
                <w:left w:val="none" w:sz="0" w:space="0" w:color="auto"/>
                <w:bottom w:val="none" w:sz="0" w:space="0" w:color="auto"/>
                <w:right w:val="none" w:sz="0" w:space="0" w:color="auto"/>
              </w:divBdr>
            </w:div>
            <w:div w:id="294793352">
              <w:marLeft w:val="0"/>
              <w:marRight w:val="0"/>
              <w:marTop w:val="0"/>
              <w:marBottom w:val="0"/>
              <w:divBdr>
                <w:top w:val="none" w:sz="0" w:space="0" w:color="auto"/>
                <w:left w:val="none" w:sz="0" w:space="0" w:color="auto"/>
                <w:bottom w:val="none" w:sz="0" w:space="0" w:color="auto"/>
                <w:right w:val="none" w:sz="0" w:space="0" w:color="auto"/>
              </w:divBdr>
            </w:div>
            <w:div w:id="296108603">
              <w:marLeft w:val="0"/>
              <w:marRight w:val="0"/>
              <w:marTop w:val="0"/>
              <w:marBottom w:val="0"/>
              <w:divBdr>
                <w:top w:val="none" w:sz="0" w:space="0" w:color="auto"/>
                <w:left w:val="none" w:sz="0" w:space="0" w:color="auto"/>
                <w:bottom w:val="none" w:sz="0" w:space="0" w:color="auto"/>
                <w:right w:val="none" w:sz="0" w:space="0" w:color="auto"/>
              </w:divBdr>
            </w:div>
            <w:div w:id="296842635">
              <w:marLeft w:val="0"/>
              <w:marRight w:val="0"/>
              <w:marTop w:val="0"/>
              <w:marBottom w:val="0"/>
              <w:divBdr>
                <w:top w:val="none" w:sz="0" w:space="0" w:color="auto"/>
                <w:left w:val="none" w:sz="0" w:space="0" w:color="auto"/>
                <w:bottom w:val="none" w:sz="0" w:space="0" w:color="auto"/>
                <w:right w:val="none" w:sz="0" w:space="0" w:color="auto"/>
              </w:divBdr>
            </w:div>
            <w:div w:id="297220771">
              <w:marLeft w:val="0"/>
              <w:marRight w:val="0"/>
              <w:marTop w:val="0"/>
              <w:marBottom w:val="0"/>
              <w:divBdr>
                <w:top w:val="none" w:sz="0" w:space="0" w:color="auto"/>
                <w:left w:val="none" w:sz="0" w:space="0" w:color="auto"/>
                <w:bottom w:val="none" w:sz="0" w:space="0" w:color="auto"/>
                <w:right w:val="none" w:sz="0" w:space="0" w:color="auto"/>
              </w:divBdr>
            </w:div>
            <w:div w:id="297539056">
              <w:marLeft w:val="0"/>
              <w:marRight w:val="0"/>
              <w:marTop w:val="0"/>
              <w:marBottom w:val="0"/>
              <w:divBdr>
                <w:top w:val="none" w:sz="0" w:space="0" w:color="auto"/>
                <w:left w:val="none" w:sz="0" w:space="0" w:color="auto"/>
                <w:bottom w:val="none" w:sz="0" w:space="0" w:color="auto"/>
                <w:right w:val="none" w:sz="0" w:space="0" w:color="auto"/>
              </w:divBdr>
            </w:div>
            <w:div w:id="300382583">
              <w:marLeft w:val="0"/>
              <w:marRight w:val="0"/>
              <w:marTop w:val="0"/>
              <w:marBottom w:val="0"/>
              <w:divBdr>
                <w:top w:val="none" w:sz="0" w:space="0" w:color="auto"/>
                <w:left w:val="none" w:sz="0" w:space="0" w:color="auto"/>
                <w:bottom w:val="none" w:sz="0" w:space="0" w:color="auto"/>
                <w:right w:val="none" w:sz="0" w:space="0" w:color="auto"/>
              </w:divBdr>
            </w:div>
            <w:div w:id="300616565">
              <w:marLeft w:val="0"/>
              <w:marRight w:val="0"/>
              <w:marTop w:val="0"/>
              <w:marBottom w:val="0"/>
              <w:divBdr>
                <w:top w:val="none" w:sz="0" w:space="0" w:color="auto"/>
                <w:left w:val="none" w:sz="0" w:space="0" w:color="auto"/>
                <w:bottom w:val="none" w:sz="0" w:space="0" w:color="auto"/>
                <w:right w:val="none" w:sz="0" w:space="0" w:color="auto"/>
              </w:divBdr>
            </w:div>
            <w:div w:id="301230832">
              <w:marLeft w:val="0"/>
              <w:marRight w:val="0"/>
              <w:marTop w:val="0"/>
              <w:marBottom w:val="0"/>
              <w:divBdr>
                <w:top w:val="none" w:sz="0" w:space="0" w:color="auto"/>
                <w:left w:val="none" w:sz="0" w:space="0" w:color="auto"/>
                <w:bottom w:val="none" w:sz="0" w:space="0" w:color="auto"/>
                <w:right w:val="none" w:sz="0" w:space="0" w:color="auto"/>
              </w:divBdr>
            </w:div>
            <w:div w:id="301689611">
              <w:marLeft w:val="0"/>
              <w:marRight w:val="0"/>
              <w:marTop w:val="0"/>
              <w:marBottom w:val="0"/>
              <w:divBdr>
                <w:top w:val="none" w:sz="0" w:space="0" w:color="auto"/>
                <w:left w:val="none" w:sz="0" w:space="0" w:color="auto"/>
                <w:bottom w:val="none" w:sz="0" w:space="0" w:color="auto"/>
                <w:right w:val="none" w:sz="0" w:space="0" w:color="auto"/>
              </w:divBdr>
            </w:div>
            <w:div w:id="302277083">
              <w:marLeft w:val="0"/>
              <w:marRight w:val="0"/>
              <w:marTop w:val="0"/>
              <w:marBottom w:val="0"/>
              <w:divBdr>
                <w:top w:val="none" w:sz="0" w:space="0" w:color="auto"/>
                <w:left w:val="none" w:sz="0" w:space="0" w:color="auto"/>
                <w:bottom w:val="none" w:sz="0" w:space="0" w:color="auto"/>
                <w:right w:val="none" w:sz="0" w:space="0" w:color="auto"/>
              </w:divBdr>
            </w:div>
            <w:div w:id="302586646">
              <w:marLeft w:val="0"/>
              <w:marRight w:val="0"/>
              <w:marTop w:val="0"/>
              <w:marBottom w:val="0"/>
              <w:divBdr>
                <w:top w:val="none" w:sz="0" w:space="0" w:color="auto"/>
                <w:left w:val="none" w:sz="0" w:space="0" w:color="auto"/>
                <w:bottom w:val="none" w:sz="0" w:space="0" w:color="auto"/>
                <w:right w:val="none" w:sz="0" w:space="0" w:color="auto"/>
              </w:divBdr>
            </w:div>
            <w:div w:id="303782865">
              <w:marLeft w:val="0"/>
              <w:marRight w:val="0"/>
              <w:marTop w:val="0"/>
              <w:marBottom w:val="0"/>
              <w:divBdr>
                <w:top w:val="none" w:sz="0" w:space="0" w:color="auto"/>
                <w:left w:val="none" w:sz="0" w:space="0" w:color="auto"/>
                <w:bottom w:val="none" w:sz="0" w:space="0" w:color="auto"/>
                <w:right w:val="none" w:sz="0" w:space="0" w:color="auto"/>
              </w:divBdr>
            </w:div>
            <w:div w:id="304429004">
              <w:marLeft w:val="0"/>
              <w:marRight w:val="0"/>
              <w:marTop w:val="0"/>
              <w:marBottom w:val="0"/>
              <w:divBdr>
                <w:top w:val="none" w:sz="0" w:space="0" w:color="auto"/>
                <w:left w:val="none" w:sz="0" w:space="0" w:color="auto"/>
                <w:bottom w:val="none" w:sz="0" w:space="0" w:color="auto"/>
                <w:right w:val="none" w:sz="0" w:space="0" w:color="auto"/>
              </w:divBdr>
            </w:div>
            <w:div w:id="304433684">
              <w:marLeft w:val="0"/>
              <w:marRight w:val="0"/>
              <w:marTop w:val="0"/>
              <w:marBottom w:val="0"/>
              <w:divBdr>
                <w:top w:val="none" w:sz="0" w:space="0" w:color="auto"/>
                <w:left w:val="none" w:sz="0" w:space="0" w:color="auto"/>
                <w:bottom w:val="none" w:sz="0" w:space="0" w:color="auto"/>
                <w:right w:val="none" w:sz="0" w:space="0" w:color="auto"/>
              </w:divBdr>
            </w:div>
            <w:div w:id="305546343">
              <w:marLeft w:val="0"/>
              <w:marRight w:val="0"/>
              <w:marTop w:val="0"/>
              <w:marBottom w:val="0"/>
              <w:divBdr>
                <w:top w:val="none" w:sz="0" w:space="0" w:color="auto"/>
                <w:left w:val="none" w:sz="0" w:space="0" w:color="auto"/>
                <w:bottom w:val="none" w:sz="0" w:space="0" w:color="auto"/>
                <w:right w:val="none" w:sz="0" w:space="0" w:color="auto"/>
              </w:divBdr>
            </w:div>
            <w:div w:id="306402065">
              <w:marLeft w:val="0"/>
              <w:marRight w:val="0"/>
              <w:marTop w:val="0"/>
              <w:marBottom w:val="0"/>
              <w:divBdr>
                <w:top w:val="none" w:sz="0" w:space="0" w:color="auto"/>
                <w:left w:val="none" w:sz="0" w:space="0" w:color="auto"/>
                <w:bottom w:val="none" w:sz="0" w:space="0" w:color="auto"/>
                <w:right w:val="none" w:sz="0" w:space="0" w:color="auto"/>
              </w:divBdr>
            </w:div>
            <w:div w:id="307711820">
              <w:marLeft w:val="0"/>
              <w:marRight w:val="0"/>
              <w:marTop w:val="0"/>
              <w:marBottom w:val="0"/>
              <w:divBdr>
                <w:top w:val="none" w:sz="0" w:space="0" w:color="auto"/>
                <w:left w:val="none" w:sz="0" w:space="0" w:color="auto"/>
                <w:bottom w:val="none" w:sz="0" w:space="0" w:color="auto"/>
                <w:right w:val="none" w:sz="0" w:space="0" w:color="auto"/>
              </w:divBdr>
            </w:div>
            <w:div w:id="308167270">
              <w:marLeft w:val="0"/>
              <w:marRight w:val="0"/>
              <w:marTop w:val="0"/>
              <w:marBottom w:val="0"/>
              <w:divBdr>
                <w:top w:val="none" w:sz="0" w:space="0" w:color="auto"/>
                <w:left w:val="none" w:sz="0" w:space="0" w:color="auto"/>
                <w:bottom w:val="none" w:sz="0" w:space="0" w:color="auto"/>
                <w:right w:val="none" w:sz="0" w:space="0" w:color="auto"/>
              </w:divBdr>
            </w:div>
            <w:div w:id="308243282">
              <w:marLeft w:val="0"/>
              <w:marRight w:val="0"/>
              <w:marTop w:val="0"/>
              <w:marBottom w:val="0"/>
              <w:divBdr>
                <w:top w:val="none" w:sz="0" w:space="0" w:color="auto"/>
                <w:left w:val="none" w:sz="0" w:space="0" w:color="auto"/>
                <w:bottom w:val="none" w:sz="0" w:space="0" w:color="auto"/>
                <w:right w:val="none" w:sz="0" w:space="0" w:color="auto"/>
              </w:divBdr>
            </w:div>
            <w:div w:id="309946342">
              <w:marLeft w:val="0"/>
              <w:marRight w:val="0"/>
              <w:marTop w:val="0"/>
              <w:marBottom w:val="0"/>
              <w:divBdr>
                <w:top w:val="none" w:sz="0" w:space="0" w:color="auto"/>
                <w:left w:val="none" w:sz="0" w:space="0" w:color="auto"/>
                <w:bottom w:val="none" w:sz="0" w:space="0" w:color="auto"/>
                <w:right w:val="none" w:sz="0" w:space="0" w:color="auto"/>
              </w:divBdr>
            </w:div>
            <w:div w:id="310523651">
              <w:marLeft w:val="0"/>
              <w:marRight w:val="0"/>
              <w:marTop w:val="0"/>
              <w:marBottom w:val="0"/>
              <w:divBdr>
                <w:top w:val="none" w:sz="0" w:space="0" w:color="auto"/>
                <w:left w:val="none" w:sz="0" w:space="0" w:color="auto"/>
                <w:bottom w:val="none" w:sz="0" w:space="0" w:color="auto"/>
                <w:right w:val="none" w:sz="0" w:space="0" w:color="auto"/>
              </w:divBdr>
            </w:div>
            <w:div w:id="311444522">
              <w:marLeft w:val="0"/>
              <w:marRight w:val="0"/>
              <w:marTop w:val="0"/>
              <w:marBottom w:val="0"/>
              <w:divBdr>
                <w:top w:val="none" w:sz="0" w:space="0" w:color="auto"/>
                <w:left w:val="none" w:sz="0" w:space="0" w:color="auto"/>
                <w:bottom w:val="none" w:sz="0" w:space="0" w:color="auto"/>
                <w:right w:val="none" w:sz="0" w:space="0" w:color="auto"/>
              </w:divBdr>
            </w:div>
            <w:div w:id="312490345">
              <w:marLeft w:val="0"/>
              <w:marRight w:val="0"/>
              <w:marTop w:val="0"/>
              <w:marBottom w:val="0"/>
              <w:divBdr>
                <w:top w:val="none" w:sz="0" w:space="0" w:color="auto"/>
                <w:left w:val="none" w:sz="0" w:space="0" w:color="auto"/>
                <w:bottom w:val="none" w:sz="0" w:space="0" w:color="auto"/>
                <w:right w:val="none" w:sz="0" w:space="0" w:color="auto"/>
              </w:divBdr>
            </w:div>
            <w:div w:id="312565406">
              <w:marLeft w:val="0"/>
              <w:marRight w:val="0"/>
              <w:marTop w:val="0"/>
              <w:marBottom w:val="0"/>
              <w:divBdr>
                <w:top w:val="none" w:sz="0" w:space="0" w:color="auto"/>
                <w:left w:val="none" w:sz="0" w:space="0" w:color="auto"/>
                <w:bottom w:val="none" w:sz="0" w:space="0" w:color="auto"/>
                <w:right w:val="none" w:sz="0" w:space="0" w:color="auto"/>
              </w:divBdr>
            </w:div>
            <w:div w:id="313025358">
              <w:marLeft w:val="0"/>
              <w:marRight w:val="0"/>
              <w:marTop w:val="0"/>
              <w:marBottom w:val="0"/>
              <w:divBdr>
                <w:top w:val="none" w:sz="0" w:space="0" w:color="auto"/>
                <w:left w:val="none" w:sz="0" w:space="0" w:color="auto"/>
                <w:bottom w:val="none" w:sz="0" w:space="0" w:color="auto"/>
                <w:right w:val="none" w:sz="0" w:space="0" w:color="auto"/>
              </w:divBdr>
            </w:div>
            <w:div w:id="315915577">
              <w:marLeft w:val="0"/>
              <w:marRight w:val="0"/>
              <w:marTop w:val="0"/>
              <w:marBottom w:val="0"/>
              <w:divBdr>
                <w:top w:val="none" w:sz="0" w:space="0" w:color="auto"/>
                <w:left w:val="none" w:sz="0" w:space="0" w:color="auto"/>
                <w:bottom w:val="none" w:sz="0" w:space="0" w:color="auto"/>
                <w:right w:val="none" w:sz="0" w:space="0" w:color="auto"/>
              </w:divBdr>
            </w:div>
            <w:div w:id="316153259">
              <w:marLeft w:val="0"/>
              <w:marRight w:val="0"/>
              <w:marTop w:val="0"/>
              <w:marBottom w:val="0"/>
              <w:divBdr>
                <w:top w:val="none" w:sz="0" w:space="0" w:color="auto"/>
                <w:left w:val="none" w:sz="0" w:space="0" w:color="auto"/>
                <w:bottom w:val="none" w:sz="0" w:space="0" w:color="auto"/>
                <w:right w:val="none" w:sz="0" w:space="0" w:color="auto"/>
              </w:divBdr>
            </w:div>
            <w:div w:id="316224310">
              <w:marLeft w:val="0"/>
              <w:marRight w:val="0"/>
              <w:marTop w:val="0"/>
              <w:marBottom w:val="0"/>
              <w:divBdr>
                <w:top w:val="none" w:sz="0" w:space="0" w:color="auto"/>
                <w:left w:val="none" w:sz="0" w:space="0" w:color="auto"/>
                <w:bottom w:val="none" w:sz="0" w:space="0" w:color="auto"/>
                <w:right w:val="none" w:sz="0" w:space="0" w:color="auto"/>
              </w:divBdr>
            </w:div>
            <w:div w:id="316805099">
              <w:marLeft w:val="0"/>
              <w:marRight w:val="0"/>
              <w:marTop w:val="0"/>
              <w:marBottom w:val="0"/>
              <w:divBdr>
                <w:top w:val="none" w:sz="0" w:space="0" w:color="auto"/>
                <w:left w:val="none" w:sz="0" w:space="0" w:color="auto"/>
                <w:bottom w:val="none" w:sz="0" w:space="0" w:color="auto"/>
                <w:right w:val="none" w:sz="0" w:space="0" w:color="auto"/>
              </w:divBdr>
            </w:div>
            <w:div w:id="317005397">
              <w:marLeft w:val="0"/>
              <w:marRight w:val="0"/>
              <w:marTop w:val="0"/>
              <w:marBottom w:val="0"/>
              <w:divBdr>
                <w:top w:val="none" w:sz="0" w:space="0" w:color="auto"/>
                <w:left w:val="none" w:sz="0" w:space="0" w:color="auto"/>
                <w:bottom w:val="none" w:sz="0" w:space="0" w:color="auto"/>
                <w:right w:val="none" w:sz="0" w:space="0" w:color="auto"/>
              </w:divBdr>
            </w:div>
            <w:div w:id="318507084">
              <w:marLeft w:val="0"/>
              <w:marRight w:val="0"/>
              <w:marTop w:val="0"/>
              <w:marBottom w:val="0"/>
              <w:divBdr>
                <w:top w:val="none" w:sz="0" w:space="0" w:color="auto"/>
                <w:left w:val="none" w:sz="0" w:space="0" w:color="auto"/>
                <w:bottom w:val="none" w:sz="0" w:space="0" w:color="auto"/>
                <w:right w:val="none" w:sz="0" w:space="0" w:color="auto"/>
              </w:divBdr>
            </w:div>
            <w:div w:id="318967372">
              <w:marLeft w:val="0"/>
              <w:marRight w:val="0"/>
              <w:marTop w:val="0"/>
              <w:marBottom w:val="0"/>
              <w:divBdr>
                <w:top w:val="none" w:sz="0" w:space="0" w:color="auto"/>
                <w:left w:val="none" w:sz="0" w:space="0" w:color="auto"/>
                <w:bottom w:val="none" w:sz="0" w:space="0" w:color="auto"/>
                <w:right w:val="none" w:sz="0" w:space="0" w:color="auto"/>
              </w:divBdr>
            </w:div>
            <w:div w:id="320545752">
              <w:marLeft w:val="0"/>
              <w:marRight w:val="0"/>
              <w:marTop w:val="0"/>
              <w:marBottom w:val="0"/>
              <w:divBdr>
                <w:top w:val="none" w:sz="0" w:space="0" w:color="auto"/>
                <w:left w:val="none" w:sz="0" w:space="0" w:color="auto"/>
                <w:bottom w:val="none" w:sz="0" w:space="0" w:color="auto"/>
                <w:right w:val="none" w:sz="0" w:space="0" w:color="auto"/>
              </w:divBdr>
            </w:div>
            <w:div w:id="324674004">
              <w:marLeft w:val="0"/>
              <w:marRight w:val="0"/>
              <w:marTop w:val="0"/>
              <w:marBottom w:val="0"/>
              <w:divBdr>
                <w:top w:val="none" w:sz="0" w:space="0" w:color="auto"/>
                <w:left w:val="none" w:sz="0" w:space="0" w:color="auto"/>
                <w:bottom w:val="none" w:sz="0" w:space="0" w:color="auto"/>
                <w:right w:val="none" w:sz="0" w:space="0" w:color="auto"/>
              </w:divBdr>
            </w:div>
            <w:div w:id="324935285">
              <w:marLeft w:val="0"/>
              <w:marRight w:val="0"/>
              <w:marTop w:val="0"/>
              <w:marBottom w:val="0"/>
              <w:divBdr>
                <w:top w:val="none" w:sz="0" w:space="0" w:color="auto"/>
                <w:left w:val="none" w:sz="0" w:space="0" w:color="auto"/>
                <w:bottom w:val="none" w:sz="0" w:space="0" w:color="auto"/>
                <w:right w:val="none" w:sz="0" w:space="0" w:color="auto"/>
              </w:divBdr>
            </w:div>
            <w:div w:id="325328820">
              <w:marLeft w:val="0"/>
              <w:marRight w:val="0"/>
              <w:marTop w:val="0"/>
              <w:marBottom w:val="0"/>
              <w:divBdr>
                <w:top w:val="none" w:sz="0" w:space="0" w:color="auto"/>
                <w:left w:val="none" w:sz="0" w:space="0" w:color="auto"/>
                <w:bottom w:val="none" w:sz="0" w:space="0" w:color="auto"/>
                <w:right w:val="none" w:sz="0" w:space="0" w:color="auto"/>
              </w:divBdr>
            </w:div>
            <w:div w:id="326708900">
              <w:marLeft w:val="0"/>
              <w:marRight w:val="0"/>
              <w:marTop w:val="0"/>
              <w:marBottom w:val="0"/>
              <w:divBdr>
                <w:top w:val="none" w:sz="0" w:space="0" w:color="auto"/>
                <w:left w:val="none" w:sz="0" w:space="0" w:color="auto"/>
                <w:bottom w:val="none" w:sz="0" w:space="0" w:color="auto"/>
                <w:right w:val="none" w:sz="0" w:space="0" w:color="auto"/>
              </w:divBdr>
              <w:divsChild>
                <w:div w:id="273100630">
                  <w:marLeft w:val="0"/>
                  <w:marRight w:val="0"/>
                  <w:marTop w:val="0"/>
                  <w:marBottom w:val="0"/>
                  <w:divBdr>
                    <w:top w:val="none" w:sz="0" w:space="0" w:color="auto"/>
                    <w:left w:val="none" w:sz="0" w:space="0" w:color="auto"/>
                    <w:bottom w:val="none" w:sz="0" w:space="0" w:color="auto"/>
                    <w:right w:val="none" w:sz="0" w:space="0" w:color="auto"/>
                  </w:divBdr>
                </w:div>
                <w:div w:id="494077359">
                  <w:marLeft w:val="0"/>
                  <w:marRight w:val="0"/>
                  <w:marTop w:val="0"/>
                  <w:marBottom w:val="0"/>
                  <w:divBdr>
                    <w:top w:val="none" w:sz="0" w:space="0" w:color="auto"/>
                    <w:left w:val="none" w:sz="0" w:space="0" w:color="auto"/>
                    <w:bottom w:val="none" w:sz="0" w:space="0" w:color="auto"/>
                    <w:right w:val="none" w:sz="0" w:space="0" w:color="auto"/>
                  </w:divBdr>
                </w:div>
                <w:div w:id="623074941">
                  <w:marLeft w:val="0"/>
                  <w:marRight w:val="0"/>
                  <w:marTop w:val="0"/>
                  <w:marBottom w:val="0"/>
                  <w:divBdr>
                    <w:top w:val="none" w:sz="0" w:space="0" w:color="auto"/>
                    <w:left w:val="none" w:sz="0" w:space="0" w:color="auto"/>
                    <w:bottom w:val="none" w:sz="0" w:space="0" w:color="auto"/>
                    <w:right w:val="none" w:sz="0" w:space="0" w:color="auto"/>
                  </w:divBdr>
                </w:div>
                <w:div w:id="807278918">
                  <w:marLeft w:val="0"/>
                  <w:marRight w:val="0"/>
                  <w:marTop w:val="0"/>
                  <w:marBottom w:val="0"/>
                  <w:divBdr>
                    <w:top w:val="none" w:sz="0" w:space="0" w:color="auto"/>
                    <w:left w:val="none" w:sz="0" w:space="0" w:color="auto"/>
                    <w:bottom w:val="none" w:sz="0" w:space="0" w:color="auto"/>
                    <w:right w:val="none" w:sz="0" w:space="0" w:color="auto"/>
                  </w:divBdr>
                </w:div>
                <w:div w:id="971521851">
                  <w:marLeft w:val="0"/>
                  <w:marRight w:val="0"/>
                  <w:marTop w:val="0"/>
                  <w:marBottom w:val="0"/>
                  <w:divBdr>
                    <w:top w:val="none" w:sz="0" w:space="0" w:color="auto"/>
                    <w:left w:val="none" w:sz="0" w:space="0" w:color="auto"/>
                    <w:bottom w:val="none" w:sz="0" w:space="0" w:color="auto"/>
                    <w:right w:val="none" w:sz="0" w:space="0" w:color="auto"/>
                  </w:divBdr>
                </w:div>
                <w:div w:id="1348677677">
                  <w:marLeft w:val="0"/>
                  <w:marRight w:val="0"/>
                  <w:marTop w:val="0"/>
                  <w:marBottom w:val="0"/>
                  <w:divBdr>
                    <w:top w:val="none" w:sz="0" w:space="0" w:color="auto"/>
                    <w:left w:val="none" w:sz="0" w:space="0" w:color="auto"/>
                    <w:bottom w:val="none" w:sz="0" w:space="0" w:color="auto"/>
                    <w:right w:val="none" w:sz="0" w:space="0" w:color="auto"/>
                  </w:divBdr>
                </w:div>
                <w:div w:id="1662737402">
                  <w:marLeft w:val="0"/>
                  <w:marRight w:val="0"/>
                  <w:marTop w:val="0"/>
                  <w:marBottom w:val="0"/>
                  <w:divBdr>
                    <w:top w:val="none" w:sz="0" w:space="0" w:color="auto"/>
                    <w:left w:val="none" w:sz="0" w:space="0" w:color="auto"/>
                    <w:bottom w:val="none" w:sz="0" w:space="0" w:color="auto"/>
                    <w:right w:val="none" w:sz="0" w:space="0" w:color="auto"/>
                  </w:divBdr>
                </w:div>
              </w:divsChild>
            </w:div>
            <w:div w:id="327221842">
              <w:marLeft w:val="0"/>
              <w:marRight w:val="0"/>
              <w:marTop w:val="0"/>
              <w:marBottom w:val="0"/>
              <w:divBdr>
                <w:top w:val="none" w:sz="0" w:space="0" w:color="auto"/>
                <w:left w:val="none" w:sz="0" w:space="0" w:color="auto"/>
                <w:bottom w:val="none" w:sz="0" w:space="0" w:color="auto"/>
                <w:right w:val="none" w:sz="0" w:space="0" w:color="auto"/>
              </w:divBdr>
            </w:div>
            <w:div w:id="327295287">
              <w:marLeft w:val="0"/>
              <w:marRight w:val="0"/>
              <w:marTop w:val="0"/>
              <w:marBottom w:val="0"/>
              <w:divBdr>
                <w:top w:val="none" w:sz="0" w:space="0" w:color="auto"/>
                <w:left w:val="none" w:sz="0" w:space="0" w:color="auto"/>
                <w:bottom w:val="none" w:sz="0" w:space="0" w:color="auto"/>
                <w:right w:val="none" w:sz="0" w:space="0" w:color="auto"/>
              </w:divBdr>
            </w:div>
            <w:div w:id="327364077">
              <w:marLeft w:val="0"/>
              <w:marRight w:val="0"/>
              <w:marTop w:val="0"/>
              <w:marBottom w:val="0"/>
              <w:divBdr>
                <w:top w:val="none" w:sz="0" w:space="0" w:color="auto"/>
                <w:left w:val="none" w:sz="0" w:space="0" w:color="auto"/>
                <w:bottom w:val="none" w:sz="0" w:space="0" w:color="auto"/>
                <w:right w:val="none" w:sz="0" w:space="0" w:color="auto"/>
              </w:divBdr>
            </w:div>
            <w:div w:id="328366875">
              <w:marLeft w:val="0"/>
              <w:marRight w:val="0"/>
              <w:marTop w:val="0"/>
              <w:marBottom w:val="0"/>
              <w:divBdr>
                <w:top w:val="none" w:sz="0" w:space="0" w:color="auto"/>
                <w:left w:val="none" w:sz="0" w:space="0" w:color="auto"/>
                <w:bottom w:val="none" w:sz="0" w:space="0" w:color="auto"/>
                <w:right w:val="none" w:sz="0" w:space="0" w:color="auto"/>
              </w:divBdr>
            </w:div>
            <w:div w:id="328489946">
              <w:marLeft w:val="0"/>
              <w:marRight w:val="0"/>
              <w:marTop w:val="0"/>
              <w:marBottom w:val="0"/>
              <w:divBdr>
                <w:top w:val="none" w:sz="0" w:space="0" w:color="auto"/>
                <w:left w:val="none" w:sz="0" w:space="0" w:color="auto"/>
                <w:bottom w:val="none" w:sz="0" w:space="0" w:color="auto"/>
                <w:right w:val="none" w:sz="0" w:space="0" w:color="auto"/>
              </w:divBdr>
            </w:div>
            <w:div w:id="328681987">
              <w:marLeft w:val="0"/>
              <w:marRight w:val="0"/>
              <w:marTop w:val="0"/>
              <w:marBottom w:val="0"/>
              <w:divBdr>
                <w:top w:val="none" w:sz="0" w:space="0" w:color="auto"/>
                <w:left w:val="none" w:sz="0" w:space="0" w:color="auto"/>
                <w:bottom w:val="none" w:sz="0" w:space="0" w:color="auto"/>
                <w:right w:val="none" w:sz="0" w:space="0" w:color="auto"/>
              </w:divBdr>
            </w:div>
            <w:div w:id="329214479">
              <w:marLeft w:val="0"/>
              <w:marRight w:val="0"/>
              <w:marTop w:val="0"/>
              <w:marBottom w:val="0"/>
              <w:divBdr>
                <w:top w:val="none" w:sz="0" w:space="0" w:color="auto"/>
                <w:left w:val="none" w:sz="0" w:space="0" w:color="auto"/>
                <w:bottom w:val="none" w:sz="0" w:space="0" w:color="auto"/>
                <w:right w:val="none" w:sz="0" w:space="0" w:color="auto"/>
              </w:divBdr>
            </w:div>
            <w:div w:id="329984454">
              <w:marLeft w:val="0"/>
              <w:marRight w:val="0"/>
              <w:marTop w:val="0"/>
              <w:marBottom w:val="0"/>
              <w:divBdr>
                <w:top w:val="none" w:sz="0" w:space="0" w:color="auto"/>
                <w:left w:val="none" w:sz="0" w:space="0" w:color="auto"/>
                <w:bottom w:val="none" w:sz="0" w:space="0" w:color="auto"/>
                <w:right w:val="none" w:sz="0" w:space="0" w:color="auto"/>
              </w:divBdr>
            </w:div>
            <w:div w:id="330333679">
              <w:marLeft w:val="0"/>
              <w:marRight w:val="0"/>
              <w:marTop w:val="0"/>
              <w:marBottom w:val="0"/>
              <w:divBdr>
                <w:top w:val="none" w:sz="0" w:space="0" w:color="auto"/>
                <w:left w:val="none" w:sz="0" w:space="0" w:color="auto"/>
                <w:bottom w:val="none" w:sz="0" w:space="0" w:color="auto"/>
                <w:right w:val="none" w:sz="0" w:space="0" w:color="auto"/>
              </w:divBdr>
            </w:div>
            <w:div w:id="331378184">
              <w:marLeft w:val="0"/>
              <w:marRight w:val="0"/>
              <w:marTop w:val="0"/>
              <w:marBottom w:val="0"/>
              <w:divBdr>
                <w:top w:val="none" w:sz="0" w:space="0" w:color="auto"/>
                <w:left w:val="none" w:sz="0" w:space="0" w:color="auto"/>
                <w:bottom w:val="none" w:sz="0" w:space="0" w:color="auto"/>
                <w:right w:val="none" w:sz="0" w:space="0" w:color="auto"/>
              </w:divBdr>
            </w:div>
            <w:div w:id="332026768">
              <w:marLeft w:val="0"/>
              <w:marRight w:val="0"/>
              <w:marTop w:val="0"/>
              <w:marBottom w:val="0"/>
              <w:divBdr>
                <w:top w:val="none" w:sz="0" w:space="0" w:color="auto"/>
                <w:left w:val="none" w:sz="0" w:space="0" w:color="auto"/>
                <w:bottom w:val="none" w:sz="0" w:space="0" w:color="auto"/>
                <w:right w:val="none" w:sz="0" w:space="0" w:color="auto"/>
              </w:divBdr>
            </w:div>
            <w:div w:id="332607674">
              <w:marLeft w:val="0"/>
              <w:marRight w:val="0"/>
              <w:marTop w:val="0"/>
              <w:marBottom w:val="0"/>
              <w:divBdr>
                <w:top w:val="none" w:sz="0" w:space="0" w:color="auto"/>
                <w:left w:val="none" w:sz="0" w:space="0" w:color="auto"/>
                <w:bottom w:val="none" w:sz="0" w:space="0" w:color="auto"/>
                <w:right w:val="none" w:sz="0" w:space="0" w:color="auto"/>
              </w:divBdr>
            </w:div>
            <w:div w:id="333335981">
              <w:marLeft w:val="0"/>
              <w:marRight w:val="0"/>
              <w:marTop w:val="0"/>
              <w:marBottom w:val="0"/>
              <w:divBdr>
                <w:top w:val="none" w:sz="0" w:space="0" w:color="auto"/>
                <w:left w:val="none" w:sz="0" w:space="0" w:color="auto"/>
                <w:bottom w:val="none" w:sz="0" w:space="0" w:color="auto"/>
                <w:right w:val="none" w:sz="0" w:space="0" w:color="auto"/>
              </w:divBdr>
              <w:divsChild>
                <w:div w:id="429085879">
                  <w:marLeft w:val="0"/>
                  <w:marRight w:val="0"/>
                  <w:marTop w:val="0"/>
                  <w:marBottom w:val="0"/>
                  <w:divBdr>
                    <w:top w:val="none" w:sz="0" w:space="0" w:color="auto"/>
                    <w:left w:val="none" w:sz="0" w:space="0" w:color="auto"/>
                    <w:bottom w:val="none" w:sz="0" w:space="0" w:color="auto"/>
                    <w:right w:val="none" w:sz="0" w:space="0" w:color="auto"/>
                  </w:divBdr>
                </w:div>
              </w:divsChild>
            </w:div>
            <w:div w:id="333580015">
              <w:marLeft w:val="0"/>
              <w:marRight w:val="0"/>
              <w:marTop w:val="0"/>
              <w:marBottom w:val="0"/>
              <w:divBdr>
                <w:top w:val="none" w:sz="0" w:space="0" w:color="auto"/>
                <w:left w:val="none" w:sz="0" w:space="0" w:color="auto"/>
                <w:bottom w:val="none" w:sz="0" w:space="0" w:color="auto"/>
                <w:right w:val="none" w:sz="0" w:space="0" w:color="auto"/>
              </w:divBdr>
            </w:div>
            <w:div w:id="333996170">
              <w:marLeft w:val="0"/>
              <w:marRight w:val="0"/>
              <w:marTop w:val="0"/>
              <w:marBottom w:val="0"/>
              <w:divBdr>
                <w:top w:val="none" w:sz="0" w:space="0" w:color="auto"/>
                <w:left w:val="none" w:sz="0" w:space="0" w:color="auto"/>
                <w:bottom w:val="none" w:sz="0" w:space="0" w:color="auto"/>
                <w:right w:val="none" w:sz="0" w:space="0" w:color="auto"/>
              </w:divBdr>
            </w:div>
            <w:div w:id="334575942">
              <w:marLeft w:val="0"/>
              <w:marRight w:val="0"/>
              <w:marTop w:val="0"/>
              <w:marBottom w:val="0"/>
              <w:divBdr>
                <w:top w:val="none" w:sz="0" w:space="0" w:color="auto"/>
                <w:left w:val="none" w:sz="0" w:space="0" w:color="auto"/>
                <w:bottom w:val="none" w:sz="0" w:space="0" w:color="auto"/>
                <w:right w:val="none" w:sz="0" w:space="0" w:color="auto"/>
              </w:divBdr>
            </w:div>
            <w:div w:id="334962597">
              <w:marLeft w:val="0"/>
              <w:marRight w:val="0"/>
              <w:marTop w:val="0"/>
              <w:marBottom w:val="0"/>
              <w:divBdr>
                <w:top w:val="none" w:sz="0" w:space="0" w:color="auto"/>
                <w:left w:val="none" w:sz="0" w:space="0" w:color="auto"/>
                <w:bottom w:val="none" w:sz="0" w:space="0" w:color="auto"/>
                <w:right w:val="none" w:sz="0" w:space="0" w:color="auto"/>
              </w:divBdr>
            </w:div>
            <w:div w:id="335033097">
              <w:marLeft w:val="0"/>
              <w:marRight w:val="0"/>
              <w:marTop w:val="0"/>
              <w:marBottom w:val="0"/>
              <w:divBdr>
                <w:top w:val="none" w:sz="0" w:space="0" w:color="auto"/>
                <w:left w:val="none" w:sz="0" w:space="0" w:color="auto"/>
                <w:bottom w:val="none" w:sz="0" w:space="0" w:color="auto"/>
                <w:right w:val="none" w:sz="0" w:space="0" w:color="auto"/>
              </w:divBdr>
            </w:div>
            <w:div w:id="335695444">
              <w:marLeft w:val="0"/>
              <w:marRight w:val="0"/>
              <w:marTop w:val="0"/>
              <w:marBottom w:val="0"/>
              <w:divBdr>
                <w:top w:val="none" w:sz="0" w:space="0" w:color="auto"/>
                <w:left w:val="none" w:sz="0" w:space="0" w:color="auto"/>
                <w:bottom w:val="none" w:sz="0" w:space="0" w:color="auto"/>
                <w:right w:val="none" w:sz="0" w:space="0" w:color="auto"/>
              </w:divBdr>
            </w:div>
            <w:div w:id="336228872">
              <w:marLeft w:val="0"/>
              <w:marRight w:val="0"/>
              <w:marTop w:val="0"/>
              <w:marBottom w:val="0"/>
              <w:divBdr>
                <w:top w:val="none" w:sz="0" w:space="0" w:color="auto"/>
                <w:left w:val="none" w:sz="0" w:space="0" w:color="auto"/>
                <w:bottom w:val="none" w:sz="0" w:space="0" w:color="auto"/>
                <w:right w:val="none" w:sz="0" w:space="0" w:color="auto"/>
              </w:divBdr>
            </w:div>
            <w:div w:id="336662034">
              <w:marLeft w:val="0"/>
              <w:marRight w:val="0"/>
              <w:marTop w:val="0"/>
              <w:marBottom w:val="0"/>
              <w:divBdr>
                <w:top w:val="none" w:sz="0" w:space="0" w:color="auto"/>
                <w:left w:val="none" w:sz="0" w:space="0" w:color="auto"/>
                <w:bottom w:val="none" w:sz="0" w:space="0" w:color="auto"/>
                <w:right w:val="none" w:sz="0" w:space="0" w:color="auto"/>
              </w:divBdr>
            </w:div>
            <w:div w:id="336932708">
              <w:marLeft w:val="0"/>
              <w:marRight w:val="0"/>
              <w:marTop w:val="0"/>
              <w:marBottom w:val="0"/>
              <w:divBdr>
                <w:top w:val="none" w:sz="0" w:space="0" w:color="auto"/>
                <w:left w:val="none" w:sz="0" w:space="0" w:color="auto"/>
                <w:bottom w:val="none" w:sz="0" w:space="0" w:color="auto"/>
                <w:right w:val="none" w:sz="0" w:space="0" w:color="auto"/>
              </w:divBdr>
            </w:div>
            <w:div w:id="337123189">
              <w:marLeft w:val="0"/>
              <w:marRight w:val="0"/>
              <w:marTop w:val="0"/>
              <w:marBottom w:val="0"/>
              <w:divBdr>
                <w:top w:val="none" w:sz="0" w:space="0" w:color="auto"/>
                <w:left w:val="none" w:sz="0" w:space="0" w:color="auto"/>
                <w:bottom w:val="none" w:sz="0" w:space="0" w:color="auto"/>
                <w:right w:val="none" w:sz="0" w:space="0" w:color="auto"/>
              </w:divBdr>
            </w:div>
            <w:div w:id="340086399">
              <w:marLeft w:val="0"/>
              <w:marRight w:val="0"/>
              <w:marTop w:val="0"/>
              <w:marBottom w:val="0"/>
              <w:divBdr>
                <w:top w:val="none" w:sz="0" w:space="0" w:color="auto"/>
                <w:left w:val="none" w:sz="0" w:space="0" w:color="auto"/>
                <w:bottom w:val="none" w:sz="0" w:space="0" w:color="auto"/>
                <w:right w:val="none" w:sz="0" w:space="0" w:color="auto"/>
              </w:divBdr>
            </w:div>
            <w:div w:id="341512367">
              <w:marLeft w:val="0"/>
              <w:marRight w:val="0"/>
              <w:marTop w:val="0"/>
              <w:marBottom w:val="0"/>
              <w:divBdr>
                <w:top w:val="none" w:sz="0" w:space="0" w:color="auto"/>
                <w:left w:val="none" w:sz="0" w:space="0" w:color="auto"/>
                <w:bottom w:val="none" w:sz="0" w:space="0" w:color="auto"/>
                <w:right w:val="none" w:sz="0" w:space="0" w:color="auto"/>
              </w:divBdr>
            </w:div>
            <w:div w:id="343167097">
              <w:marLeft w:val="0"/>
              <w:marRight w:val="0"/>
              <w:marTop w:val="0"/>
              <w:marBottom w:val="0"/>
              <w:divBdr>
                <w:top w:val="none" w:sz="0" w:space="0" w:color="auto"/>
                <w:left w:val="none" w:sz="0" w:space="0" w:color="auto"/>
                <w:bottom w:val="none" w:sz="0" w:space="0" w:color="auto"/>
                <w:right w:val="none" w:sz="0" w:space="0" w:color="auto"/>
              </w:divBdr>
            </w:div>
            <w:div w:id="343170598">
              <w:marLeft w:val="0"/>
              <w:marRight w:val="0"/>
              <w:marTop w:val="0"/>
              <w:marBottom w:val="0"/>
              <w:divBdr>
                <w:top w:val="none" w:sz="0" w:space="0" w:color="auto"/>
                <w:left w:val="none" w:sz="0" w:space="0" w:color="auto"/>
                <w:bottom w:val="none" w:sz="0" w:space="0" w:color="auto"/>
                <w:right w:val="none" w:sz="0" w:space="0" w:color="auto"/>
              </w:divBdr>
            </w:div>
            <w:div w:id="344941409">
              <w:marLeft w:val="0"/>
              <w:marRight w:val="0"/>
              <w:marTop w:val="0"/>
              <w:marBottom w:val="0"/>
              <w:divBdr>
                <w:top w:val="none" w:sz="0" w:space="0" w:color="auto"/>
                <w:left w:val="none" w:sz="0" w:space="0" w:color="auto"/>
                <w:bottom w:val="none" w:sz="0" w:space="0" w:color="auto"/>
                <w:right w:val="none" w:sz="0" w:space="0" w:color="auto"/>
              </w:divBdr>
            </w:div>
            <w:div w:id="345253663">
              <w:marLeft w:val="0"/>
              <w:marRight w:val="0"/>
              <w:marTop w:val="0"/>
              <w:marBottom w:val="0"/>
              <w:divBdr>
                <w:top w:val="none" w:sz="0" w:space="0" w:color="auto"/>
                <w:left w:val="none" w:sz="0" w:space="0" w:color="auto"/>
                <w:bottom w:val="none" w:sz="0" w:space="0" w:color="auto"/>
                <w:right w:val="none" w:sz="0" w:space="0" w:color="auto"/>
              </w:divBdr>
            </w:div>
            <w:div w:id="345988414">
              <w:marLeft w:val="0"/>
              <w:marRight w:val="0"/>
              <w:marTop w:val="0"/>
              <w:marBottom w:val="0"/>
              <w:divBdr>
                <w:top w:val="none" w:sz="0" w:space="0" w:color="auto"/>
                <w:left w:val="none" w:sz="0" w:space="0" w:color="auto"/>
                <w:bottom w:val="none" w:sz="0" w:space="0" w:color="auto"/>
                <w:right w:val="none" w:sz="0" w:space="0" w:color="auto"/>
              </w:divBdr>
            </w:div>
            <w:div w:id="346564634">
              <w:marLeft w:val="0"/>
              <w:marRight w:val="0"/>
              <w:marTop w:val="0"/>
              <w:marBottom w:val="0"/>
              <w:divBdr>
                <w:top w:val="none" w:sz="0" w:space="0" w:color="auto"/>
                <w:left w:val="none" w:sz="0" w:space="0" w:color="auto"/>
                <w:bottom w:val="none" w:sz="0" w:space="0" w:color="auto"/>
                <w:right w:val="none" w:sz="0" w:space="0" w:color="auto"/>
              </w:divBdr>
            </w:div>
            <w:div w:id="347295226">
              <w:marLeft w:val="0"/>
              <w:marRight w:val="0"/>
              <w:marTop w:val="0"/>
              <w:marBottom w:val="0"/>
              <w:divBdr>
                <w:top w:val="none" w:sz="0" w:space="0" w:color="auto"/>
                <w:left w:val="none" w:sz="0" w:space="0" w:color="auto"/>
                <w:bottom w:val="none" w:sz="0" w:space="0" w:color="auto"/>
                <w:right w:val="none" w:sz="0" w:space="0" w:color="auto"/>
              </w:divBdr>
            </w:div>
            <w:div w:id="349258372">
              <w:marLeft w:val="0"/>
              <w:marRight w:val="0"/>
              <w:marTop w:val="0"/>
              <w:marBottom w:val="0"/>
              <w:divBdr>
                <w:top w:val="none" w:sz="0" w:space="0" w:color="auto"/>
                <w:left w:val="none" w:sz="0" w:space="0" w:color="auto"/>
                <w:bottom w:val="none" w:sz="0" w:space="0" w:color="auto"/>
                <w:right w:val="none" w:sz="0" w:space="0" w:color="auto"/>
              </w:divBdr>
            </w:div>
            <w:div w:id="349767624">
              <w:marLeft w:val="0"/>
              <w:marRight w:val="0"/>
              <w:marTop w:val="0"/>
              <w:marBottom w:val="0"/>
              <w:divBdr>
                <w:top w:val="none" w:sz="0" w:space="0" w:color="auto"/>
                <w:left w:val="none" w:sz="0" w:space="0" w:color="auto"/>
                <w:bottom w:val="none" w:sz="0" w:space="0" w:color="auto"/>
                <w:right w:val="none" w:sz="0" w:space="0" w:color="auto"/>
              </w:divBdr>
            </w:div>
            <w:div w:id="349913223">
              <w:marLeft w:val="0"/>
              <w:marRight w:val="0"/>
              <w:marTop w:val="0"/>
              <w:marBottom w:val="0"/>
              <w:divBdr>
                <w:top w:val="none" w:sz="0" w:space="0" w:color="auto"/>
                <w:left w:val="none" w:sz="0" w:space="0" w:color="auto"/>
                <w:bottom w:val="none" w:sz="0" w:space="0" w:color="auto"/>
                <w:right w:val="none" w:sz="0" w:space="0" w:color="auto"/>
              </w:divBdr>
            </w:div>
            <w:div w:id="350834804">
              <w:marLeft w:val="0"/>
              <w:marRight w:val="0"/>
              <w:marTop w:val="0"/>
              <w:marBottom w:val="0"/>
              <w:divBdr>
                <w:top w:val="none" w:sz="0" w:space="0" w:color="auto"/>
                <w:left w:val="none" w:sz="0" w:space="0" w:color="auto"/>
                <w:bottom w:val="none" w:sz="0" w:space="0" w:color="auto"/>
                <w:right w:val="none" w:sz="0" w:space="0" w:color="auto"/>
              </w:divBdr>
            </w:div>
            <w:div w:id="351732974">
              <w:marLeft w:val="0"/>
              <w:marRight w:val="0"/>
              <w:marTop w:val="0"/>
              <w:marBottom w:val="0"/>
              <w:divBdr>
                <w:top w:val="none" w:sz="0" w:space="0" w:color="auto"/>
                <w:left w:val="none" w:sz="0" w:space="0" w:color="auto"/>
                <w:bottom w:val="none" w:sz="0" w:space="0" w:color="auto"/>
                <w:right w:val="none" w:sz="0" w:space="0" w:color="auto"/>
              </w:divBdr>
            </w:div>
            <w:div w:id="352221501">
              <w:marLeft w:val="0"/>
              <w:marRight w:val="0"/>
              <w:marTop w:val="0"/>
              <w:marBottom w:val="0"/>
              <w:divBdr>
                <w:top w:val="none" w:sz="0" w:space="0" w:color="auto"/>
                <w:left w:val="none" w:sz="0" w:space="0" w:color="auto"/>
                <w:bottom w:val="none" w:sz="0" w:space="0" w:color="auto"/>
                <w:right w:val="none" w:sz="0" w:space="0" w:color="auto"/>
              </w:divBdr>
            </w:div>
            <w:div w:id="352918824">
              <w:marLeft w:val="0"/>
              <w:marRight w:val="0"/>
              <w:marTop w:val="0"/>
              <w:marBottom w:val="0"/>
              <w:divBdr>
                <w:top w:val="none" w:sz="0" w:space="0" w:color="auto"/>
                <w:left w:val="none" w:sz="0" w:space="0" w:color="auto"/>
                <w:bottom w:val="none" w:sz="0" w:space="0" w:color="auto"/>
                <w:right w:val="none" w:sz="0" w:space="0" w:color="auto"/>
              </w:divBdr>
            </w:div>
            <w:div w:id="356394252">
              <w:marLeft w:val="0"/>
              <w:marRight w:val="0"/>
              <w:marTop w:val="0"/>
              <w:marBottom w:val="0"/>
              <w:divBdr>
                <w:top w:val="none" w:sz="0" w:space="0" w:color="auto"/>
                <w:left w:val="none" w:sz="0" w:space="0" w:color="auto"/>
                <w:bottom w:val="none" w:sz="0" w:space="0" w:color="auto"/>
                <w:right w:val="none" w:sz="0" w:space="0" w:color="auto"/>
              </w:divBdr>
            </w:div>
            <w:div w:id="357506425">
              <w:marLeft w:val="0"/>
              <w:marRight w:val="0"/>
              <w:marTop w:val="0"/>
              <w:marBottom w:val="0"/>
              <w:divBdr>
                <w:top w:val="none" w:sz="0" w:space="0" w:color="auto"/>
                <w:left w:val="none" w:sz="0" w:space="0" w:color="auto"/>
                <w:bottom w:val="none" w:sz="0" w:space="0" w:color="auto"/>
                <w:right w:val="none" w:sz="0" w:space="0" w:color="auto"/>
              </w:divBdr>
            </w:div>
            <w:div w:id="358312295">
              <w:marLeft w:val="0"/>
              <w:marRight w:val="0"/>
              <w:marTop w:val="0"/>
              <w:marBottom w:val="0"/>
              <w:divBdr>
                <w:top w:val="none" w:sz="0" w:space="0" w:color="auto"/>
                <w:left w:val="none" w:sz="0" w:space="0" w:color="auto"/>
                <w:bottom w:val="none" w:sz="0" w:space="0" w:color="auto"/>
                <w:right w:val="none" w:sz="0" w:space="0" w:color="auto"/>
              </w:divBdr>
            </w:div>
            <w:div w:id="360786620">
              <w:marLeft w:val="0"/>
              <w:marRight w:val="0"/>
              <w:marTop w:val="0"/>
              <w:marBottom w:val="0"/>
              <w:divBdr>
                <w:top w:val="none" w:sz="0" w:space="0" w:color="auto"/>
                <w:left w:val="none" w:sz="0" w:space="0" w:color="auto"/>
                <w:bottom w:val="none" w:sz="0" w:space="0" w:color="auto"/>
                <w:right w:val="none" w:sz="0" w:space="0" w:color="auto"/>
              </w:divBdr>
            </w:div>
            <w:div w:id="360790229">
              <w:marLeft w:val="0"/>
              <w:marRight w:val="0"/>
              <w:marTop w:val="0"/>
              <w:marBottom w:val="0"/>
              <w:divBdr>
                <w:top w:val="none" w:sz="0" w:space="0" w:color="auto"/>
                <w:left w:val="none" w:sz="0" w:space="0" w:color="auto"/>
                <w:bottom w:val="none" w:sz="0" w:space="0" w:color="auto"/>
                <w:right w:val="none" w:sz="0" w:space="0" w:color="auto"/>
              </w:divBdr>
            </w:div>
            <w:div w:id="361174140">
              <w:marLeft w:val="0"/>
              <w:marRight w:val="0"/>
              <w:marTop w:val="0"/>
              <w:marBottom w:val="0"/>
              <w:divBdr>
                <w:top w:val="none" w:sz="0" w:space="0" w:color="auto"/>
                <w:left w:val="none" w:sz="0" w:space="0" w:color="auto"/>
                <w:bottom w:val="none" w:sz="0" w:space="0" w:color="auto"/>
                <w:right w:val="none" w:sz="0" w:space="0" w:color="auto"/>
              </w:divBdr>
            </w:div>
            <w:div w:id="361588786">
              <w:marLeft w:val="0"/>
              <w:marRight w:val="0"/>
              <w:marTop w:val="0"/>
              <w:marBottom w:val="0"/>
              <w:divBdr>
                <w:top w:val="none" w:sz="0" w:space="0" w:color="auto"/>
                <w:left w:val="none" w:sz="0" w:space="0" w:color="auto"/>
                <w:bottom w:val="none" w:sz="0" w:space="0" w:color="auto"/>
                <w:right w:val="none" w:sz="0" w:space="0" w:color="auto"/>
              </w:divBdr>
            </w:div>
            <w:div w:id="361708309">
              <w:marLeft w:val="0"/>
              <w:marRight w:val="0"/>
              <w:marTop w:val="0"/>
              <w:marBottom w:val="0"/>
              <w:divBdr>
                <w:top w:val="none" w:sz="0" w:space="0" w:color="auto"/>
                <w:left w:val="none" w:sz="0" w:space="0" w:color="auto"/>
                <w:bottom w:val="none" w:sz="0" w:space="0" w:color="auto"/>
                <w:right w:val="none" w:sz="0" w:space="0" w:color="auto"/>
              </w:divBdr>
            </w:div>
            <w:div w:id="361979632">
              <w:marLeft w:val="0"/>
              <w:marRight w:val="0"/>
              <w:marTop w:val="0"/>
              <w:marBottom w:val="0"/>
              <w:divBdr>
                <w:top w:val="none" w:sz="0" w:space="0" w:color="auto"/>
                <w:left w:val="none" w:sz="0" w:space="0" w:color="auto"/>
                <w:bottom w:val="none" w:sz="0" w:space="0" w:color="auto"/>
                <w:right w:val="none" w:sz="0" w:space="0" w:color="auto"/>
              </w:divBdr>
            </w:div>
            <w:div w:id="362442295">
              <w:marLeft w:val="0"/>
              <w:marRight w:val="0"/>
              <w:marTop w:val="0"/>
              <w:marBottom w:val="0"/>
              <w:divBdr>
                <w:top w:val="none" w:sz="0" w:space="0" w:color="auto"/>
                <w:left w:val="none" w:sz="0" w:space="0" w:color="auto"/>
                <w:bottom w:val="none" w:sz="0" w:space="0" w:color="auto"/>
                <w:right w:val="none" w:sz="0" w:space="0" w:color="auto"/>
              </w:divBdr>
            </w:div>
            <w:div w:id="362633952">
              <w:marLeft w:val="0"/>
              <w:marRight w:val="0"/>
              <w:marTop w:val="0"/>
              <w:marBottom w:val="0"/>
              <w:divBdr>
                <w:top w:val="none" w:sz="0" w:space="0" w:color="auto"/>
                <w:left w:val="none" w:sz="0" w:space="0" w:color="auto"/>
                <w:bottom w:val="none" w:sz="0" w:space="0" w:color="auto"/>
                <w:right w:val="none" w:sz="0" w:space="0" w:color="auto"/>
              </w:divBdr>
            </w:div>
            <w:div w:id="363403181">
              <w:marLeft w:val="0"/>
              <w:marRight w:val="0"/>
              <w:marTop w:val="0"/>
              <w:marBottom w:val="0"/>
              <w:divBdr>
                <w:top w:val="none" w:sz="0" w:space="0" w:color="auto"/>
                <w:left w:val="none" w:sz="0" w:space="0" w:color="auto"/>
                <w:bottom w:val="none" w:sz="0" w:space="0" w:color="auto"/>
                <w:right w:val="none" w:sz="0" w:space="0" w:color="auto"/>
              </w:divBdr>
            </w:div>
            <w:div w:id="363404913">
              <w:marLeft w:val="0"/>
              <w:marRight w:val="0"/>
              <w:marTop w:val="0"/>
              <w:marBottom w:val="0"/>
              <w:divBdr>
                <w:top w:val="none" w:sz="0" w:space="0" w:color="auto"/>
                <w:left w:val="none" w:sz="0" w:space="0" w:color="auto"/>
                <w:bottom w:val="none" w:sz="0" w:space="0" w:color="auto"/>
                <w:right w:val="none" w:sz="0" w:space="0" w:color="auto"/>
              </w:divBdr>
            </w:div>
            <w:div w:id="364450944">
              <w:marLeft w:val="0"/>
              <w:marRight w:val="0"/>
              <w:marTop w:val="0"/>
              <w:marBottom w:val="0"/>
              <w:divBdr>
                <w:top w:val="none" w:sz="0" w:space="0" w:color="auto"/>
                <w:left w:val="none" w:sz="0" w:space="0" w:color="auto"/>
                <w:bottom w:val="none" w:sz="0" w:space="0" w:color="auto"/>
                <w:right w:val="none" w:sz="0" w:space="0" w:color="auto"/>
              </w:divBdr>
            </w:div>
            <w:div w:id="364454393">
              <w:marLeft w:val="0"/>
              <w:marRight w:val="0"/>
              <w:marTop w:val="0"/>
              <w:marBottom w:val="0"/>
              <w:divBdr>
                <w:top w:val="none" w:sz="0" w:space="0" w:color="auto"/>
                <w:left w:val="none" w:sz="0" w:space="0" w:color="auto"/>
                <w:bottom w:val="none" w:sz="0" w:space="0" w:color="auto"/>
                <w:right w:val="none" w:sz="0" w:space="0" w:color="auto"/>
              </w:divBdr>
            </w:div>
            <w:div w:id="364789384">
              <w:marLeft w:val="0"/>
              <w:marRight w:val="0"/>
              <w:marTop w:val="0"/>
              <w:marBottom w:val="0"/>
              <w:divBdr>
                <w:top w:val="none" w:sz="0" w:space="0" w:color="auto"/>
                <w:left w:val="none" w:sz="0" w:space="0" w:color="auto"/>
                <w:bottom w:val="none" w:sz="0" w:space="0" w:color="auto"/>
                <w:right w:val="none" w:sz="0" w:space="0" w:color="auto"/>
              </w:divBdr>
            </w:div>
            <w:div w:id="365180673">
              <w:marLeft w:val="0"/>
              <w:marRight w:val="0"/>
              <w:marTop w:val="0"/>
              <w:marBottom w:val="0"/>
              <w:divBdr>
                <w:top w:val="none" w:sz="0" w:space="0" w:color="auto"/>
                <w:left w:val="none" w:sz="0" w:space="0" w:color="auto"/>
                <w:bottom w:val="none" w:sz="0" w:space="0" w:color="auto"/>
                <w:right w:val="none" w:sz="0" w:space="0" w:color="auto"/>
              </w:divBdr>
            </w:div>
            <w:div w:id="365184976">
              <w:marLeft w:val="0"/>
              <w:marRight w:val="0"/>
              <w:marTop w:val="0"/>
              <w:marBottom w:val="0"/>
              <w:divBdr>
                <w:top w:val="none" w:sz="0" w:space="0" w:color="auto"/>
                <w:left w:val="none" w:sz="0" w:space="0" w:color="auto"/>
                <w:bottom w:val="none" w:sz="0" w:space="0" w:color="auto"/>
                <w:right w:val="none" w:sz="0" w:space="0" w:color="auto"/>
              </w:divBdr>
            </w:div>
            <w:div w:id="365377374">
              <w:marLeft w:val="0"/>
              <w:marRight w:val="0"/>
              <w:marTop w:val="0"/>
              <w:marBottom w:val="0"/>
              <w:divBdr>
                <w:top w:val="none" w:sz="0" w:space="0" w:color="auto"/>
                <w:left w:val="none" w:sz="0" w:space="0" w:color="auto"/>
                <w:bottom w:val="none" w:sz="0" w:space="0" w:color="auto"/>
                <w:right w:val="none" w:sz="0" w:space="0" w:color="auto"/>
              </w:divBdr>
            </w:div>
            <w:div w:id="365956021">
              <w:marLeft w:val="0"/>
              <w:marRight w:val="0"/>
              <w:marTop w:val="0"/>
              <w:marBottom w:val="0"/>
              <w:divBdr>
                <w:top w:val="none" w:sz="0" w:space="0" w:color="auto"/>
                <w:left w:val="none" w:sz="0" w:space="0" w:color="auto"/>
                <w:bottom w:val="none" w:sz="0" w:space="0" w:color="auto"/>
                <w:right w:val="none" w:sz="0" w:space="0" w:color="auto"/>
              </w:divBdr>
            </w:div>
            <w:div w:id="366831952">
              <w:marLeft w:val="0"/>
              <w:marRight w:val="0"/>
              <w:marTop w:val="0"/>
              <w:marBottom w:val="0"/>
              <w:divBdr>
                <w:top w:val="none" w:sz="0" w:space="0" w:color="auto"/>
                <w:left w:val="none" w:sz="0" w:space="0" w:color="auto"/>
                <w:bottom w:val="none" w:sz="0" w:space="0" w:color="auto"/>
                <w:right w:val="none" w:sz="0" w:space="0" w:color="auto"/>
              </w:divBdr>
            </w:div>
            <w:div w:id="366947919">
              <w:marLeft w:val="0"/>
              <w:marRight w:val="0"/>
              <w:marTop w:val="0"/>
              <w:marBottom w:val="0"/>
              <w:divBdr>
                <w:top w:val="none" w:sz="0" w:space="0" w:color="auto"/>
                <w:left w:val="none" w:sz="0" w:space="0" w:color="auto"/>
                <w:bottom w:val="none" w:sz="0" w:space="0" w:color="auto"/>
                <w:right w:val="none" w:sz="0" w:space="0" w:color="auto"/>
              </w:divBdr>
            </w:div>
            <w:div w:id="367612334">
              <w:marLeft w:val="0"/>
              <w:marRight w:val="0"/>
              <w:marTop w:val="0"/>
              <w:marBottom w:val="0"/>
              <w:divBdr>
                <w:top w:val="none" w:sz="0" w:space="0" w:color="auto"/>
                <w:left w:val="none" w:sz="0" w:space="0" w:color="auto"/>
                <w:bottom w:val="none" w:sz="0" w:space="0" w:color="auto"/>
                <w:right w:val="none" w:sz="0" w:space="0" w:color="auto"/>
              </w:divBdr>
            </w:div>
            <w:div w:id="368066194">
              <w:marLeft w:val="0"/>
              <w:marRight w:val="0"/>
              <w:marTop w:val="0"/>
              <w:marBottom w:val="0"/>
              <w:divBdr>
                <w:top w:val="none" w:sz="0" w:space="0" w:color="auto"/>
                <w:left w:val="none" w:sz="0" w:space="0" w:color="auto"/>
                <w:bottom w:val="none" w:sz="0" w:space="0" w:color="auto"/>
                <w:right w:val="none" w:sz="0" w:space="0" w:color="auto"/>
              </w:divBdr>
            </w:div>
            <w:div w:id="368721939">
              <w:marLeft w:val="0"/>
              <w:marRight w:val="0"/>
              <w:marTop w:val="0"/>
              <w:marBottom w:val="0"/>
              <w:divBdr>
                <w:top w:val="none" w:sz="0" w:space="0" w:color="auto"/>
                <w:left w:val="none" w:sz="0" w:space="0" w:color="auto"/>
                <w:bottom w:val="none" w:sz="0" w:space="0" w:color="auto"/>
                <w:right w:val="none" w:sz="0" w:space="0" w:color="auto"/>
              </w:divBdr>
            </w:div>
            <w:div w:id="368798144">
              <w:marLeft w:val="0"/>
              <w:marRight w:val="0"/>
              <w:marTop w:val="0"/>
              <w:marBottom w:val="0"/>
              <w:divBdr>
                <w:top w:val="none" w:sz="0" w:space="0" w:color="auto"/>
                <w:left w:val="none" w:sz="0" w:space="0" w:color="auto"/>
                <w:bottom w:val="none" w:sz="0" w:space="0" w:color="auto"/>
                <w:right w:val="none" w:sz="0" w:space="0" w:color="auto"/>
              </w:divBdr>
            </w:div>
            <w:div w:id="369187821">
              <w:marLeft w:val="0"/>
              <w:marRight w:val="0"/>
              <w:marTop w:val="0"/>
              <w:marBottom w:val="0"/>
              <w:divBdr>
                <w:top w:val="none" w:sz="0" w:space="0" w:color="auto"/>
                <w:left w:val="none" w:sz="0" w:space="0" w:color="auto"/>
                <w:bottom w:val="none" w:sz="0" w:space="0" w:color="auto"/>
                <w:right w:val="none" w:sz="0" w:space="0" w:color="auto"/>
              </w:divBdr>
            </w:div>
            <w:div w:id="369308252">
              <w:marLeft w:val="0"/>
              <w:marRight w:val="0"/>
              <w:marTop w:val="0"/>
              <w:marBottom w:val="0"/>
              <w:divBdr>
                <w:top w:val="none" w:sz="0" w:space="0" w:color="auto"/>
                <w:left w:val="none" w:sz="0" w:space="0" w:color="auto"/>
                <w:bottom w:val="none" w:sz="0" w:space="0" w:color="auto"/>
                <w:right w:val="none" w:sz="0" w:space="0" w:color="auto"/>
              </w:divBdr>
            </w:div>
            <w:div w:id="369647754">
              <w:marLeft w:val="0"/>
              <w:marRight w:val="0"/>
              <w:marTop w:val="0"/>
              <w:marBottom w:val="0"/>
              <w:divBdr>
                <w:top w:val="none" w:sz="0" w:space="0" w:color="auto"/>
                <w:left w:val="none" w:sz="0" w:space="0" w:color="auto"/>
                <w:bottom w:val="none" w:sz="0" w:space="0" w:color="auto"/>
                <w:right w:val="none" w:sz="0" w:space="0" w:color="auto"/>
              </w:divBdr>
            </w:div>
            <w:div w:id="369958617">
              <w:marLeft w:val="0"/>
              <w:marRight w:val="0"/>
              <w:marTop w:val="0"/>
              <w:marBottom w:val="0"/>
              <w:divBdr>
                <w:top w:val="none" w:sz="0" w:space="0" w:color="auto"/>
                <w:left w:val="none" w:sz="0" w:space="0" w:color="auto"/>
                <w:bottom w:val="none" w:sz="0" w:space="0" w:color="auto"/>
                <w:right w:val="none" w:sz="0" w:space="0" w:color="auto"/>
              </w:divBdr>
            </w:div>
            <w:div w:id="372270103">
              <w:marLeft w:val="0"/>
              <w:marRight w:val="0"/>
              <w:marTop w:val="0"/>
              <w:marBottom w:val="0"/>
              <w:divBdr>
                <w:top w:val="none" w:sz="0" w:space="0" w:color="auto"/>
                <w:left w:val="none" w:sz="0" w:space="0" w:color="auto"/>
                <w:bottom w:val="none" w:sz="0" w:space="0" w:color="auto"/>
                <w:right w:val="none" w:sz="0" w:space="0" w:color="auto"/>
              </w:divBdr>
            </w:div>
            <w:div w:id="373506473">
              <w:marLeft w:val="0"/>
              <w:marRight w:val="0"/>
              <w:marTop w:val="0"/>
              <w:marBottom w:val="0"/>
              <w:divBdr>
                <w:top w:val="none" w:sz="0" w:space="0" w:color="auto"/>
                <w:left w:val="none" w:sz="0" w:space="0" w:color="auto"/>
                <w:bottom w:val="none" w:sz="0" w:space="0" w:color="auto"/>
                <w:right w:val="none" w:sz="0" w:space="0" w:color="auto"/>
              </w:divBdr>
            </w:div>
            <w:div w:id="373770917">
              <w:marLeft w:val="0"/>
              <w:marRight w:val="0"/>
              <w:marTop w:val="0"/>
              <w:marBottom w:val="0"/>
              <w:divBdr>
                <w:top w:val="none" w:sz="0" w:space="0" w:color="auto"/>
                <w:left w:val="none" w:sz="0" w:space="0" w:color="auto"/>
                <w:bottom w:val="none" w:sz="0" w:space="0" w:color="auto"/>
                <w:right w:val="none" w:sz="0" w:space="0" w:color="auto"/>
              </w:divBdr>
            </w:div>
            <w:div w:id="374425427">
              <w:marLeft w:val="0"/>
              <w:marRight w:val="0"/>
              <w:marTop w:val="0"/>
              <w:marBottom w:val="0"/>
              <w:divBdr>
                <w:top w:val="none" w:sz="0" w:space="0" w:color="auto"/>
                <w:left w:val="none" w:sz="0" w:space="0" w:color="auto"/>
                <w:bottom w:val="none" w:sz="0" w:space="0" w:color="auto"/>
                <w:right w:val="none" w:sz="0" w:space="0" w:color="auto"/>
              </w:divBdr>
            </w:div>
            <w:div w:id="374549761">
              <w:marLeft w:val="0"/>
              <w:marRight w:val="0"/>
              <w:marTop w:val="0"/>
              <w:marBottom w:val="0"/>
              <w:divBdr>
                <w:top w:val="none" w:sz="0" w:space="0" w:color="auto"/>
                <w:left w:val="none" w:sz="0" w:space="0" w:color="auto"/>
                <w:bottom w:val="none" w:sz="0" w:space="0" w:color="auto"/>
                <w:right w:val="none" w:sz="0" w:space="0" w:color="auto"/>
              </w:divBdr>
            </w:div>
            <w:div w:id="375859157">
              <w:marLeft w:val="0"/>
              <w:marRight w:val="0"/>
              <w:marTop w:val="0"/>
              <w:marBottom w:val="0"/>
              <w:divBdr>
                <w:top w:val="none" w:sz="0" w:space="0" w:color="auto"/>
                <w:left w:val="none" w:sz="0" w:space="0" w:color="auto"/>
                <w:bottom w:val="none" w:sz="0" w:space="0" w:color="auto"/>
                <w:right w:val="none" w:sz="0" w:space="0" w:color="auto"/>
              </w:divBdr>
            </w:div>
            <w:div w:id="375931805">
              <w:marLeft w:val="0"/>
              <w:marRight w:val="0"/>
              <w:marTop w:val="0"/>
              <w:marBottom w:val="0"/>
              <w:divBdr>
                <w:top w:val="none" w:sz="0" w:space="0" w:color="auto"/>
                <w:left w:val="none" w:sz="0" w:space="0" w:color="auto"/>
                <w:bottom w:val="none" w:sz="0" w:space="0" w:color="auto"/>
                <w:right w:val="none" w:sz="0" w:space="0" w:color="auto"/>
              </w:divBdr>
            </w:div>
            <w:div w:id="376588980">
              <w:marLeft w:val="0"/>
              <w:marRight w:val="0"/>
              <w:marTop w:val="0"/>
              <w:marBottom w:val="0"/>
              <w:divBdr>
                <w:top w:val="none" w:sz="0" w:space="0" w:color="auto"/>
                <w:left w:val="none" w:sz="0" w:space="0" w:color="auto"/>
                <w:bottom w:val="none" w:sz="0" w:space="0" w:color="auto"/>
                <w:right w:val="none" w:sz="0" w:space="0" w:color="auto"/>
              </w:divBdr>
            </w:div>
            <w:div w:id="376978116">
              <w:marLeft w:val="0"/>
              <w:marRight w:val="0"/>
              <w:marTop w:val="0"/>
              <w:marBottom w:val="0"/>
              <w:divBdr>
                <w:top w:val="none" w:sz="0" w:space="0" w:color="auto"/>
                <w:left w:val="none" w:sz="0" w:space="0" w:color="auto"/>
                <w:bottom w:val="none" w:sz="0" w:space="0" w:color="auto"/>
                <w:right w:val="none" w:sz="0" w:space="0" w:color="auto"/>
              </w:divBdr>
            </w:div>
            <w:div w:id="377163690">
              <w:marLeft w:val="0"/>
              <w:marRight w:val="0"/>
              <w:marTop w:val="0"/>
              <w:marBottom w:val="0"/>
              <w:divBdr>
                <w:top w:val="none" w:sz="0" w:space="0" w:color="auto"/>
                <w:left w:val="none" w:sz="0" w:space="0" w:color="auto"/>
                <w:bottom w:val="none" w:sz="0" w:space="0" w:color="auto"/>
                <w:right w:val="none" w:sz="0" w:space="0" w:color="auto"/>
              </w:divBdr>
            </w:div>
            <w:div w:id="380717617">
              <w:marLeft w:val="0"/>
              <w:marRight w:val="0"/>
              <w:marTop w:val="0"/>
              <w:marBottom w:val="0"/>
              <w:divBdr>
                <w:top w:val="none" w:sz="0" w:space="0" w:color="auto"/>
                <w:left w:val="none" w:sz="0" w:space="0" w:color="auto"/>
                <w:bottom w:val="none" w:sz="0" w:space="0" w:color="auto"/>
                <w:right w:val="none" w:sz="0" w:space="0" w:color="auto"/>
              </w:divBdr>
            </w:div>
            <w:div w:id="384451109">
              <w:marLeft w:val="0"/>
              <w:marRight w:val="0"/>
              <w:marTop w:val="0"/>
              <w:marBottom w:val="0"/>
              <w:divBdr>
                <w:top w:val="none" w:sz="0" w:space="0" w:color="auto"/>
                <w:left w:val="none" w:sz="0" w:space="0" w:color="auto"/>
                <w:bottom w:val="none" w:sz="0" w:space="0" w:color="auto"/>
                <w:right w:val="none" w:sz="0" w:space="0" w:color="auto"/>
              </w:divBdr>
            </w:div>
            <w:div w:id="384911837">
              <w:marLeft w:val="0"/>
              <w:marRight w:val="0"/>
              <w:marTop w:val="0"/>
              <w:marBottom w:val="0"/>
              <w:divBdr>
                <w:top w:val="none" w:sz="0" w:space="0" w:color="auto"/>
                <w:left w:val="none" w:sz="0" w:space="0" w:color="auto"/>
                <w:bottom w:val="none" w:sz="0" w:space="0" w:color="auto"/>
                <w:right w:val="none" w:sz="0" w:space="0" w:color="auto"/>
              </w:divBdr>
            </w:div>
            <w:div w:id="387073723">
              <w:marLeft w:val="0"/>
              <w:marRight w:val="0"/>
              <w:marTop w:val="0"/>
              <w:marBottom w:val="0"/>
              <w:divBdr>
                <w:top w:val="none" w:sz="0" w:space="0" w:color="auto"/>
                <w:left w:val="none" w:sz="0" w:space="0" w:color="auto"/>
                <w:bottom w:val="none" w:sz="0" w:space="0" w:color="auto"/>
                <w:right w:val="none" w:sz="0" w:space="0" w:color="auto"/>
              </w:divBdr>
            </w:div>
            <w:div w:id="387190370">
              <w:marLeft w:val="0"/>
              <w:marRight w:val="0"/>
              <w:marTop w:val="0"/>
              <w:marBottom w:val="0"/>
              <w:divBdr>
                <w:top w:val="none" w:sz="0" w:space="0" w:color="auto"/>
                <w:left w:val="none" w:sz="0" w:space="0" w:color="auto"/>
                <w:bottom w:val="none" w:sz="0" w:space="0" w:color="auto"/>
                <w:right w:val="none" w:sz="0" w:space="0" w:color="auto"/>
              </w:divBdr>
            </w:div>
            <w:div w:id="387457372">
              <w:marLeft w:val="0"/>
              <w:marRight w:val="0"/>
              <w:marTop w:val="0"/>
              <w:marBottom w:val="0"/>
              <w:divBdr>
                <w:top w:val="none" w:sz="0" w:space="0" w:color="auto"/>
                <w:left w:val="none" w:sz="0" w:space="0" w:color="auto"/>
                <w:bottom w:val="none" w:sz="0" w:space="0" w:color="auto"/>
                <w:right w:val="none" w:sz="0" w:space="0" w:color="auto"/>
              </w:divBdr>
            </w:div>
            <w:div w:id="388573662">
              <w:marLeft w:val="0"/>
              <w:marRight w:val="0"/>
              <w:marTop w:val="0"/>
              <w:marBottom w:val="0"/>
              <w:divBdr>
                <w:top w:val="none" w:sz="0" w:space="0" w:color="auto"/>
                <w:left w:val="none" w:sz="0" w:space="0" w:color="auto"/>
                <w:bottom w:val="none" w:sz="0" w:space="0" w:color="auto"/>
                <w:right w:val="none" w:sz="0" w:space="0" w:color="auto"/>
              </w:divBdr>
            </w:div>
            <w:div w:id="389111988">
              <w:marLeft w:val="0"/>
              <w:marRight w:val="0"/>
              <w:marTop w:val="0"/>
              <w:marBottom w:val="0"/>
              <w:divBdr>
                <w:top w:val="none" w:sz="0" w:space="0" w:color="auto"/>
                <w:left w:val="none" w:sz="0" w:space="0" w:color="auto"/>
                <w:bottom w:val="none" w:sz="0" w:space="0" w:color="auto"/>
                <w:right w:val="none" w:sz="0" w:space="0" w:color="auto"/>
              </w:divBdr>
            </w:div>
            <w:div w:id="389429077">
              <w:marLeft w:val="0"/>
              <w:marRight w:val="0"/>
              <w:marTop w:val="0"/>
              <w:marBottom w:val="0"/>
              <w:divBdr>
                <w:top w:val="none" w:sz="0" w:space="0" w:color="auto"/>
                <w:left w:val="none" w:sz="0" w:space="0" w:color="auto"/>
                <w:bottom w:val="none" w:sz="0" w:space="0" w:color="auto"/>
                <w:right w:val="none" w:sz="0" w:space="0" w:color="auto"/>
              </w:divBdr>
            </w:div>
            <w:div w:id="390233415">
              <w:marLeft w:val="0"/>
              <w:marRight w:val="0"/>
              <w:marTop w:val="0"/>
              <w:marBottom w:val="0"/>
              <w:divBdr>
                <w:top w:val="none" w:sz="0" w:space="0" w:color="auto"/>
                <w:left w:val="none" w:sz="0" w:space="0" w:color="auto"/>
                <w:bottom w:val="none" w:sz="0" w:space="0" w:color="auto"/>
                <w:right w:val="none" w:sz="0" w:space="0" w:color="auto"/>
              </w:divBdr>
            </w:div>
            <w:div w:id="391393122">
              <w:marLeft w:val="0"/>
              <w:marRight w:val="0"/>
              <w:marTop w:val="0"/>
              <w:marBottom w:val="0"/>
              <w:divBdr>
                <w:top w:val="none" w:sz="0" w:space="0" w:color="auto"/>
                <w:left w:val="none" w:sz="0" w:space="0" w:color="auto"/>
                <w:bottom w:val="none" w:sz="0" w:space="0" w:color="auto"/>
                <w:right w:val="none" w:sz="0" w:space="0" w:color="auto"/>
              </w:divBdr>
            </w:div>
            <w:div w:id="391395579">
              <w:marLeft w:val="0"/>
              <w:marRight w:val="0"/>
              <w:marTop w:val="0"/>
              <w:marBottom w:val="0"/>
              <w:divBdr>
                <w:top w:val="none" w:sz="0" w:space="0" w:color="auto"/>
                <w:left w:val="none" w:sz="0" w:space="0" w:color="auto"/>
                <w:bottom w:val="none" w:sz="0" w:space="0" w:color="auto"/>
                <w:right w:val="none" w:sz="0" w:space="0" w:color="auto"/>
              </w:divBdr>
            </w:div>
            <w:div w:id="393043511">
              <w:marLeft w:val="0"/>
              <w:marRight w:val="0"/>
              <w:marTop w:val="0"/>
              <w:marBottom w:val="0"/>
              <w:divBdr>
                <w:top w:val="none" w:sz="0" w:space="0" w:color="auto"/>
                <w:left w:val="none" w:sz="0" w:space="0" w:color="auto"/>
                <w:bottom w:val="none" w:sz="0" w:space="0" w:color="auto"/>
                <w:right w:val="none" w:sz="0" w:space="0" w:color="auto"/>
              </w:divBdr>
            </w:div>
            <w:div w:id="393167090">
              <w:marLeft w:val="0"/>
              <w:marRight w:val="0"/>
              <w:marTop w:val="0"/>
              <w:marBottom w:val="0"/>
              <w:divBdr>
                <w:top w:val="none" w:sz="0" w:space="0" w:color="auto"/>
                <w:left w:val="none" w:sz="0" w:space="0" w:color="auto"/>
                <w:bottom w:val="none" w:sz="0" w:space="0" w:color="auto"/>
                <w:right w:val="none" w:sz="0" w:space="0" w:color="auto"/>
              </w:divBdr>
            </w:div>
            <w:div w:id="393309707">
              <w:marLeft w:val="0"/>
              <w:marRight w:val="0"/>
              <w:marTop w:val="0"/>
              <w:marBottom w:val="0"/>
              <w:divBdr>
                <w:top w:val="none" w:sz="0" w:space="0" w:color="auto"/>
                <w:left w:val="none" w:sz="0" w:space="0" w:color="auto"/>
                <w:bottom w:val="none" w:sz="0" w:space="0" w:color="auto"/>
                <w:right w:val="none" w:sz="0" w:space="0" w:color="auto"/>
              </w:divBdr>
            </w:div>
            <w:div w:id="393891559">
              <w:marLeft w:val="0"/>
              <w:marRight w:val="0"/>
              <w:marTop w:val="0"/>
              <w:marBottom w:val="0"/>
              <w:divBdr>
                <w:top w:val="none" w:sz="0" w:space="0" w:color="auto"/>
                <w:left w:val="none" w:sz="0" w:space="0" w:color="auto"/>
                <w:bottom w:val="none" w:sz="0" w:space="0" w:color="auto"/>
                <w:right w:val="none" w:sz="0" w:space="0" w:color="auto"/>
              </w:divBdr>
            </w:div>
            <w:div w:id="394746284">
              <w:marLeft w:val="0"/>
              <w:marRight w:val="0"/>
              <w:marTop w:val="0"/>
              <w:marBottom w:val="0"/>
              <w:divBdr>
                <w:top w:val="none" w:sz="0" w:space="0" w:color="auto"/>
                <w:left w:val="none" w:sz="0" w:space="0" w:color="auto"/>
                <w:bottom w:val="none" w:sz="0" w:space="0" w:color="auto"/>
                <w:right w:val="none" w:sz="0" w:space="0" w:color="auto"/>
              </w:divBdr>
            </w:div>
            <w:div w:id="395393440">
              <w:marLeft w:val="0"/>
              <w:marRight w:val="0"/>
              <w:marTop w:val="0"/>
              <w:marBottom w:val="0"/>
              <w:divBdr>
                <w:top w:val="none" w:sz="0" w:space="0" w:color="auto"/>
                <w:left w:val="none" w:sz="0" w:space="0" w:color="auto"/>
                <w:bottom w:val="none" w:sz="0" w:space="0" w:color="auto"/>
                <w:right w:val="none" w:sz="0" w:space="0" w:color="auto"/>
              </w:divBdr>
            </w:div>
            <w:div w:id="395784962">
              <w:marLeft w:val="0"/>
              <w:marRight w:val="0"/>
              <w:marTop w:val="0"/>
              <w:marBottom w:val="0"/>
              <w:divBdr>
                <w:top w:val="none" w:sz="0" w:space="0" w:color="auto"/>
                <w:left w:val="none" w:sz="0" w:space="0" w:color="auto"/>
                <w:bottom w:val="none" w:sz="0" w:space="0" w:color="auto"/>
                <w:right w:val="none" w:sz="0" w:space="0" w:color="auto"/>
              </w:divBdr>
            </w:div>
            <w:div w:id="397821386">
              <w:marLeft w:val="0"/>
              <w:marRight w:val="0"/>
              <w:marTop w:val="0"/>
              <w:marBottom w:val="0"/>
              <w:divBdr>
                <w:top w:val="none" w:sz="0" w:space="0" w:color="auto"/>
                <w:left w:val="none" w:sz="0" w:space="0" w:color="auto"/>
                <w:bottom w:val="none" w:sz="0" w:space="0" w:color="auto"/>
                <w:right w:val="none" w:sz="0" w:space="0" w:color="auto"/>
              </w:divBdr>
            </w:div>
            <w:div w:id="398407110">
              <w:marLeft w:val="0"/>
              <w:marRight w:val="0"/>
              <w:marTop w:val="0"/>
              <w:marBottom w:val="0"/>
              <w:divBdr>
                <w:top w:val="none" w:sz="0" w:space="0" w:color="auto"/>
                <w:left w:val="none" w:sz="0" w:space="0" w:color="auto"/>
                <w:bottom w:val="none" w:sz="0" w:space="0" w:color="auto"/>
                <w:right w:val="none" w:sz="0" w:space="0" w:color="auto"/>
              </w:divBdr>
            </w:div>
            <w:div w:id="398721658">
              <w:marLeft w:val="0"/>
              <w:marRight w:val="0"/>
              <w:marTop w:val="0"/>
              <w:marBottom w:val="0"/>
              <w:divBdr>
                <w:top w:val="none" w:sz="0" w:space="0" w:color="auto"/>
                <w:left w:val="none" w:sz="0" w:space="0" w:color="auto"/>
                <w:bottom w:val="none" w:sz="0" w:space="0" w:color="auto"/>
                <w:right w:val="none" w:sz="0" w:space="0" w:color="auto"/>
              </w:divBdr>
            </w:div>
            <w:div w:id="399518611">
              <w:marLeft w:val="0"/>
              <w:marRight w:val="0"/>
              <w:marTop w:val="0"/>
              <w:marBottom w:val="0"/>
              <w:divBdr>
                <w:top w:val="none" w:sz="0" w:space="0" w:color="auto"/>
                <w:left w:val="none" w:sz="0" w:space="0" w:color="auto"/>
                <w:bottom w:val="none" w:sz="0" w:space="0" w:color="auto"/>
                <w:right w:val="none" w:sz="0" w:space="0" w:color="auto"/>
              </w:divBdr>
            </w:div>
            <w:div w:id="400064297">
              <w:marLeft w:val="0"/>
              <w:marRight w:val="0"/>
              <w:marTop w:val="0"/>
              <w:marBottom w:val="0"/>
              <w:divBdr>
                <w:top w:val="none" w:sz="0" w:space="0" w:color="auto"/>
                <w:left w:val="none" w:sz="0" w:space="0" w:color="auto"/>
                <w:bottom w:val="none" w:sz="0" w:space="0" w:color="auto"/>
                <w:right w:val="none" w:sz="0" w:space="0" w:color="auto"/>
              </w:divBdr>
            </w:div>
            <w:div w:id="400560064">
              <w:marLeft w:val="0"/>
              <w:marRight w:val="0"/>
              <w:marTop w:val="0"/>
              <w:marBottom w:val="0"/>
              <w:divBdr>
                <w:top w:val="none" w:sz="0" w:space="0" w:color="auto"/>
                <w:left w:val="none" w:sz="0" w:space="0" w:color="auto"/>
                <w:bottom w:val="none" w:sz="0" w:space="0" w:color="auto"/>
                <w:right w:val="none" w:sz="0" w:space="0" w:color="auto"/>
              </w:divBdr>
            </w:div>
            <w:div w:id="402601442">
              <w:marLeft w:val="0"/>
              <w:marRight w:val="0"/>
              <w:marTop w:val="0"/>
              <w:marBottom w:val="0"/>
              <w:divBdr>
                <w:top w:val="none" w:sz="0" w:space="0" w:color="auto"/>
                <w:left w:val="none" w:sz="0" w:space="0" w:color="auto"/>
                <w:bottom w:val="none" w:sz="0" w:space="0" w:color="auto"/>
                <w:right w:val="none" w:sz="0" w:space="0" w:color="auto"/>
              </w:divBdr>
            </w:div>
            <w:div w:id="403265977">
              <w:marLeft w:val="0"/>
              <w:marRight w:val="0"/>
              <w:marTop w:val="0"/>
              <w:marBottom w:val="0"/>
              <w:divBdr>
                <w:top w:val="none" w:sz="0" w:space="0" w:color="auto"/>
                <w:left w:val="none" w:sz="0" w:space="0" w:color="auto"/>
                <w:bottom w:val="none" w:sz="0" w:space="0" w:color="auto"/>
                <w:right w:val="none" w:sz="0" w:space="0" w:color="auto"/>
              </w:divBdr>
            </w:div>
            <w:div w:id="403727729">
              <w:marLeft w:val="0"/>
              <w:marRight w:val="0"/>
              <w:marTop w:val="0"/>
              <w:marBottom w:val="0"/>
              <w:divBdr>
                <w:top w:val="none" w:sz="0" w:space="0" w:color="auto"/>
                <w:left w:val="none" w:sz="0" w:space="0" w:color="auto"/>
                <w:bottom w:val="none" w:sz="0" w:space="0" w:color="auto"/>
                <w:right w:val="none" w:sz="0" w:space="0" w:color="auto"/>
              </w:divBdr>
            </w:div>
            <w:div w:id="403912568">
              <w:marLeft w:val="0"/>
              <w:marRight w:val="0"/>
              <w:marTop w:val="0"/>
              <w:marBottom w:val="0"/>
              <w:divBdr>
                <w:top w:val="none" w:sz="0" w:space="0" w:color="auto"/>
                <w:left w:val="none" w:sz="0" w:space="0" w:color="auto"/>
                <w:bottom w:val="none" w:sz="0" w:space="0" w:color="auto"/>
                <w:right w:val="none" w:sz="0" w:space="0" w:color="auto"/>
              </w:divBdr>
            </w:div>
            <w:div w:id="404378521">
              <w:marLeft w:val="0"/>
              <w:marRight w:val="0"/>
              <w:marTop w:val="0"/>
              <w:marBottom w:val="0"/>
              <w:divBdr>
                <w:top w:val="none" w:sz="0" w:space="0" w:color="auto"/>
                <w:left w:val="none" w:sz="0" w:space="0" w:color="auto"/>
                <w:bottom w:val="none" w:sz="0" w:space="0" w:color="auto"/>
                <w:right w:val="none" w:sz="0" w:space="0" w:color="auto"/>
              </w:divBdr>
            </w:div>
            <w:div w:id="404494868">
              <w:marLeft w:val="0"/>
              <w:marRight w:val="0"/>
              <w:marTop w:val="0"/>
              <w:marBottom w:val="0"/>
              <w:divBdr>
                <w:top w:val="none" w:sz="0" w:space="0" w:color="auto"/>
                <w:left w:val="none" w:sz="0" w:space="0" w:color="auto"/>
                <w:bottom w:val="none" w:sz="0" w:space="0" w:color="auto"/>
                <w:right w:val="none" w:sz="0" w:space="0" w:color="auto"/>
              </w:divBdr>
            </w:div>
            <w:div w:id="406651746">
              <w:marLeft w:val="0"/>
              <w:marRight w:val="0"/>
              <w:marTop w:val="0"/>
              <w:marBottom w:val="0"/>
              <w:divBdr>
                <w:top w:val="none" w:sz="0" w:space="0" w:color="auto"/>
                <w:left w:val="none" w:sz="0" w:space="0" w:color="auto"/>
                <w:bottom w:val="none" w:sz="0" w:space="0" w:color="auto"/>
                <w:right w:val="none" w:sz="0" w:space="0" w:color="auto"/>
              </w:divBdr>
            </w:div>
            <w:div w:id="406804915">
              <w:marLeft w:val="0"/>
              <w:marRight w:val="0"/>
              <w:marTop w:val="0"/>
              <w:marBottom w:val="0"/>
              <w:divBdr>
                <w:top w:val="none" w:sz="0" w:space="0" w:color="auto"/>
                <w:left w:val="none" w:sz="0" w:space="0" w:color="auto"/>
                <w:bottom w:val="none" w:sz="0" w:space="0" w:color="auto"/>
                <w:right w:val="none" w:sz="0" w:space="0" w:color="auto"/>
              </w:divBdr>
            </w:div>
            <w:div w:id="408692822">
              <w:marLeft w:val="0"/>
              <w:marRight w:val="0"/>
              <w:marTop w:val="0"/>
              <w:marBottom w:val="0"/>
              <w:divBdr>
                <w:top w:val="none" w:sz="0" w:space="0" w:color="auto"/>
                <w:left w:val="none" w:sz="0" w:space="0" w:color="auto"/>
                <w:bottom w:val="none" w:sz="0" w:space="0" w:color="auto"/>
                <w:right w:val="none" w:sz="0" w:space="0" w:color="auto"/>
              </w:divBdr>
            </w:div>
            <w:div w:id="408776063">
              <w:marLeft w:val="0"/>
              <w:marRight w:val="0"/>
              <w:marTop w:val="0"/>
              <w:marBottom w:val="0"/>
              <w:divBdr>
                <w:top w:val="none" w:sz="0" w:space="0" w:color="auto"/>
                <w:left w:val="none" w:sz="0" w:space="0" w:color="auto"/>
                <w:bottom w:val="none" w:sz="0" w:space="0" w:color="auto"/>
                <w:right w:val="none" w:sz="0" w:space="0" w:color="auto"/>
              </w:divBdr>
            </w:div>
            <w:div w:id="408814574">
              <w:marLeft w:val="0"/>
              <w:marRight w:val="0"/>
              <w:marTop w:val="0"/>
              <w:marBottom w:val="0"/>
              <w:divBdr>
                <w:top w:val="none" w:sz="0" w:space="0" w:color="auto"/>
                <w:left w:val="none" w:sz="0" w:space="0" w:color="auto"/>
                <w:bottom w:val="none" w:sz="0" w:space="0" w:color="auto"/>
                <w:right w:val="none" w:sz="0" w:space="0" w:color="auto"/>
              </w:divBdr>
            </w:div>
            <w:div w:id="409425250">
              <w:marLeft w:val="0"/>
              <w:marRight w:val="0"/>
              <w:marTop w:val="0"/>
              <w:marBottom w:val="0"/>
              <w:divBdr>
                <w:top w:val="none" w:sz="0" w:space="0" w:color="auto"/>
                <w:left w:val="none" w:sz="0" w:space="0" w:color="auto"/>
                <w:bottom w:val="none" w:sz="0" w:space="0" w:color="auto"/>
                <w:right w:val="none" w:sz="0" w:space="0" w:color="auto"/>
              </w:divBdr>
            </w:div>
            <w:div w:id="409890913">
              <w:marLeft w:val="0"/>
              <w:marRight w:val="0"/>
              <w:marTop w:val="0"/>
              <w:marBottom w:val="0"/>
              <w:divBdr>
                <w:top w:val="none" w:sz="0" w:space="0" w:color="auto"/>
                <w:left w:val="none" w:sz="0" w:space="0" w:color="auto"/>
                <w:bottom w:val="none" w:sz="0" w:space="0" w:color="auto"/>
                <w:right w:val="none" w:sz="0" w:space="0" w:color="auto"/>
              </w:divBdr>
            </w:div>
            <w:div w:id="410391432">
              <w:marLeft w:val="0"/>
              <w:marRight w:val="0"/>
              <w:marTop w:val="0"/>
              <w:marBottom w:val="0"/>
              <w:divBdr>
                <w:top w:val="none" w:sz="0" w:space="0" w:color="auto"/>
                <w:left w:val="none" w:sz="0" w:space="0" w:color="auto"/>
                <w:bottom w:val="none" w:sz="0" w:space="0" w:color="auto"/>
                <w:right w:val="none" w:sz="0" w:space="0" w:color="auto"/>
              </w:divBdr>
            </w:div>
            <w:div w:id="410667123">
              <w:marLeft w:val="0"/>
              <w:marRight w:val="0"/>
              <w:marTop w:val="0"/>
              <w:marBottom w:val="0"/>
              <w:divBdr>
                <w:top w:val="none" w:sz="0" w:space="0" w:color="auto"/>
                <w:left w:val="none" w:sz="0" w:space="0" w:color="auto"/>
                <w:bottom w:val="none" w:sz="0" w:space="0" w:color="auto"/>
                <w:right w:val="none" w:sz="0" w:space="0" w:color="auto"/>
              </w:divBdr>
            </w:div>
            <w:div w:id="413480822">
              <w:marLeft w:val="0"/>
              <w:marRight w:val="0"/>
              <w:marTop w:val="0"/>
              <w:marBottom w:val="0"/>
              <w:divBdr>
                <w:top w:val="none" w:sz="0" w:space="0" w:color="auto"/>
                <w:left w:val="none" w:sz="0" w:space="0" w:color="auto"/>
                <w:bottom w:val="none" w:sz="0" w:space="0" w:color="auto"/>
                <w:right w:val="none" w:sz="0" w:space="0" w:color="auto"/>
              </w:divBdr>
            </w:div>
            <w:div w:id="413817482">
              <w:marLeft w:val="0"/>
              <w:marRight w:val="0"/>
              <w:marTop w:val="0"/>
              <w:marBottom w:val="0"/>
              <w:divBdr>
                <w:top w:val="none" w:sz="0" w:space="0" w:color="auto"/>
                <w:left w:val="none" w:sz="0" w:space="0" w:color="auto"/>
                <w:bottom w:val="none" w:sz="0" w:space="0" w:color="auto"/>
                <w:right w:val="none" w:sz="0" w:space="0" w:color="auto"/>
              </w:divBdr>
            </w:div>
            <w:div w:id="414518803">
              <w:marLeft w:val="0"/>
              <w:marRight w:val="0"/>
              <w:marTop w:val="0"/>
              <w:marBottom w:val="0"/>
              <w:divBdr>
                <w:top w:val="none" w:sz="0" w:space="0" w:color="auto"/>
                <w:left w:val="none" w:sz="0" w:space="0" w:color="auto"/>
                <w:bottom w:val="none" w:sz="0" w:space="0" w:color="auto"/>
                <w:right w:val="none" w:sz="0" w:space="0" w:color="auto"/>
              </w:divBdr>
            </w:div>
            <w:div w:id="415710576">
              <w:marLeft w:val="0"/>
              <w:marRight w:val="0"/>
              <w:marTop w:val="0"/>
              <w:marBottom w:val="0"/>
              <w:divBdr>
                <w:top w:val="none" w:sz="0" w:space="0" w:color="auto"/>
                <w:left w:val="none" w:sz="0" w:space="0" w:color="auto"/>
                <w:bottom w:val="none" w:sz="0" w:space="0" w:color="auto"/>
                <w:right w:val="none" w:sz="0" w:space="0" w:color="auto"/>
              </w:divBdr>
            </w:div>
            <w:div w:id="416630538">
              <w:marLeft w:val="0"/>
              <w:marRight w:val="0"/>
              <w:marTop w:val="0"/>
              <w:marBottom w:val="0"/>
              <w:divBdr>
                <w:top w:val="none" w:sz="0" w:space="0" w:color="auto"/>
                <w:left w:val="none" w:sz="0" w:space="0" w:color="auto"/>
                <w:bottom w:val="none" w:sz="0" w:space="0" w:color="auto"/>
                <w:right w:val="none" w:sz="0" w:space="0" w:color="auto"/>
              </w:divBdr>
            </w:div>
            <w:div w:id="416755749">
              <w:marLeft w:val="0"/>
              <w:marRight w:val="0"/>
              <w:marTop w:val="0"/>
              <w:marBottom w:val="0"/>
              <w:divBdr>
                <w:top w:val="none" w:sz="0" w:space="0" w:color="auto"/>
                <w:left w:val="none" w:sz="0" w:space="0" w:color="auto"/>
                <w:bottom w:val="none" w:sz="0" w:space="0" w:color="auto"/>
                <w:right w:val="none" w:sz="0" w:space="0" w:color="auto"/>
              </w:divBdr>
            </w:div>
            <w:div w:id="417943164">
              <w:marLeft w:val="0"/>
              <w:marRight w:val="0"/>
              <w:marTop w:val="0"/>
              <w:marBottom w:val="0"/>
              <w:divBdr>
                <w:top w:val="none" w:sz="0" w:space="0" w:color="auto"/>
                <w:left w:val="none" w:sz="0" w:space="0" w:color="auto"/>
                <w:bottom w:val="none" w:sz="0" w:space="0" w:color="auto"/>
                <w:right w:val="none" w:sz="0" w:space="0" w:color="auto"/>
              </w:divBdr>
            </w:div>
            <w:div w:id="418520936">
              <w:marLeft w:val="0"/>
              <w:marRight w:val="0"/>
              <w:marTop w:val="0"/>
              <w:marBottom w:val="0"/>
              <w:divBdr>
                <w:top w:val="none" w:sz="0" w:space="0" w:color="auto"/>
                <w:left w:val="none" w:sz="0" w:space="0" w:color="auto"/>
                <w:bottom w:val="none" w:sz="0" w:space="0" w:color="auto"/>
                <w:right w:val="none" w:sz="0" w:space="0" w:color="auto"/>
              </w:divBdr>
            </w:div>
            <w:div w:id="418908591">
              <w:marLeft w:val="0"/>
              <w:marRight w:val="0"/>
              <w:marTop w:val="0"/>
              <w:marBottom w:val="0"/>
              <w:divBdr>
                <w:top w:val="none" w:sz="0" w:space="0" w:color="auto"/>
                <w:left w:val="none" w:sz="0" w:space="0" w:color="auto"/>
                <w:bottom w:val="none" w:sz="0" w:space="0" w:color="auto"/>
                <w:right w:val="none" w:sz="0" w:space="0" w:color="auto"/>
              </w:divBdr>
            </w:div>
            <w:div w:id="420151605">
              <w:marLeft w:val="0"/>
              <w:marRight w:val="0"/>
              <w:marTop w:val="0"/>
              <w:marBottom w:val="0"/>
              <w:divBdr>
                <w:top w:val="none" w:sz="0" w:space="0" w:color="auto"/>
                <w:left w:val="none" w:sz="0" w:space="0" w:color="auto"/>
                <w:bottom w:val="none" w:sz="0" w:space="0" w:color="auto"/>
                <w:right w:val="none" w:sz="0" w:space="0" w:color="auto"/>
              </w:divBdr>
            </w:div>
            <w:div w:id="420415974">
              <w:marLeft w:val="0"/>
              <w:marRight w:val="0"/>
              <w:marTop w:val="0"/>
              <w:marBottom w:val="0"/>
              <w:divBdr>
                <w:top w:val="none" w:sz="0" w:space="0" w:color="auto"/>
                <w:left w:val="none" w:sz="0" w:space="0" w:color="auto"/>
                <w:bottom w:val="none" w:sz="0" w:space="0" w:color="auto"/>
                <w:right w:val="none" w:sz="0" w:space="0" w:color="auto"/>
              </w:divBdr>
            </w:div>
            <w:div w:id="422069139">
              <w:marLeft w:val="0"/>
              <w:marRight w:val="0"/>
              <w:marTop w:val="0"/>
              <w:marBottom w:val="0"/>
              <w:divBdr>
                <w:top w:val="none" w:sz="0" w:space="0" w:color="auto"/>
                <w:left w:val="none" w:sz="0" w:space="0" w:color="auto"/>
                <w:bottom w:val="none" w:sz="0" w:space="0" w:color="auto"/>
                <w:right w:val="none" w:sz="0" w:space="0" w:color="auto"/>
              </w:divBdr>
            </w:div>
            <w:div w:id="422260380">
              <w:marLeft w:val="0"/>
              <w:marRight w:val="0"/>
              <w:marTop w:val="0"/>
              <w:marBottom w:val="0"/>
              <w:divBdr>
                <w:top w:val="none" w:sz="0" w:space="0" w:color="auto"/>
                <w:left w:val="none" w:sz="0" w:space="0" w:color="auto"/>
                <w:bottom w:val="none" w:sz="0" w:space="0" w:color="auto"/>
                <w:right w:val="none" w:sz="0" w:space="0" w:color="auto"/>
              </w:divBdr>
            </w:div>
            <w:div w:id="423109765">
              <w:marLeft w:val="0"/>
              <w:marRight w:val="0"/>
              <w:marTop w:val="0"/>
              <w:marBottom w:val="0"/>
              <w:divBdr>
                <w:top w:val="none" w:sz="0" w:space="0" w:color="auto"/>
                <w:left w:val="none" w:sz="0" w:space="0" w:color="auto"/>
                <w:bottom w:val="none" w:sz="0" w:space="0" w:color="auto"/>
                <w:right w:val="none" w:sz="0" w:space="0" w:color="auto"/>
              </w:divBdr>
            </w:div>
            <w:div w:id="423645234">
              <w:marLeft w:val="0"/>
              <w:marRight w:val="0"/>
              <w:marTop w:val="0"/>
              <w:marBottom w:val="0"/>
              <w:divBdr>
                <w:top w:val="none" w:sz="0" w:space="0" w:color="auto"/>
                <w:left w:val="none" w:sz="0" w:space="0" w:color="auto"/>
                <w:bottom w:val="none" w:sz="0" w:space="0" w:color="auto"/>
                <w:right w:val="none" w:sz="0" w:space="0" w:color="auto"/>
              </w:divBdr>
            </w:div>
            <w:div w:id="423839134">
              <w:marLeft w:val="0"/>
              <w:marRight w:val="0"/>
              <w:marTop w:val="0"/>
              <w:marBottom w:val="0"/>
              <w:divBdr>
                <w:top w:val="none" w:sz="0" w:space="0" w:color="auto"/>
                <w:left w:val="none" w:sz="0" w:space="0" w:color="auto"/>
                <w:bottom w:val="none" w:sz="0" w:space="0" w:color="auto"/>
                <w:right w:val="none" w:sz="0" w:space="0" w:color="auto"/>
              </w:divBdr>
            </w:div>
            <w:div w:id="423915151">
              <w:marLeft w:val="0"/>
              <w:marRight w:val="0"/>
              <w:marTop w:val="0"/>
              <w:marBottom w:val="0"/>
              <w:divBdr>
                <w:top w:val="none" w:sz="0" w:space="0" w:color="auto"/>
                <w:left w:val="none" w:sz="0" w:space="0" w:color="auto"/>
                <w:bottom w:val="none" w:sz="0" w:space="0" w:color="auto"/>
                <w:right w:val="none" w:sz="0" w:space="0" w:color="auto"/>
              </w:divBdr>
            </w:div>
            <w:div w:id="423917516">
              <w:marLeft w:val="0"/>
              <w:marRight w:val="0"/>
              <w:marTop w:val="0"/>
              <w:marBottom w:val="0"/>
              <w:divBdr>
                <w:top w:val="none" w:sz="0" w:space="0" w:color="auto"/>
                <w:left w:val="none" w:sz="0" w:space="0" w:color="auto"/>
                <w:bottom w:val="none" w:sz="0" w:space="0" w:color="auto"/>
                <w:right w:val="none" w:sz="0" w:space="0" w:color="auto"/>
              </w:divBdr>
            </w:div>
            <w:div w:id="425424767">
              <w:marLeft w:val="0"/>
              <w:marRight w:val="0"/>
              <w:marTop w:val="0"/>
              <w:marBottom w:val="0"/>
              <w:divBdr>
                <w:top w:val="none" w:sz="0" w:space="0" w:color="auto"/>
                <w:left w:val="none" w:sz="0" w:space="0" w:color="auto"/>
                <w:bottom w:val="none" w:sz="0" w:space="0" w:color="auto"/>
                <w:right w:val="none" w:sz="0" w:space="0" w:color="auto"/>
              </w:divBdr>
            </w:div>
            <w:div w:id="425535896">
              <w:marLeft w:val="0"/>
              <w:marRight w:val="0"/>
              <w:marTop w:val="0"/>
              <w:marBottom w:val="0"/>
              <w:divBdr>
                <w:top w:val="none" w:sz="0" w:space="0" w:color="auto"/>
                <w:left w:val="none" w:sz="0" w:space="0" w:color="auto"/>
                <w:bottom w:val="none" w:sz="0" w:space="0" w:color="auto"/>
                <w:right w:val="none" w:sz="0" w:space="0" w:color="auto"/>
              </w:divBdr>
            </w:div>
            <w:div w:id="426848474">
              <w:marLeft w:val="0"/>
              <w:marRight w:val="0"/>
              <w:marTop w:val="0"/>
              <w:marBottom w:val="0"/>
              <w:divBdr>
                <w:top w:val="none" w:sz="0" w:space="0" w:color="auto"/>
                <w:left w:val="none" w:sz="0" w:space="0" w:color="auto"/>
                <w:bottom w:val="none" w:sz="0" w:space="0" w:color="auto"/>
                <w:right w:val="none" w:sz="0" w:space="0" w:color="auto"/>
              </w:divBdr>
            </w:div>
            <w:div w:id="428543394">
              <w:marLeft w:val="0"/>
              <w:marRight w:val="0"/>
              <w:marTop w:val="0"/>
              <w:marBottom w:val="0"/>
              <w:divBdr>
                <w:top w:val="none" w:sz="0" w:space="0" w:color="auto"/>
                <w:left w:val="none" w:sz="0" w:space="0" w:color="auto"/>
                <w:bottom w:val="none" w:sz="0" w:space="0" w:color="auto"/>
                <w:right w:val="none" w:sz="0" w:space="0" w:color="auto"/>
              </w:divBdr>
            </w:div>
            <w:div w:id="428965564">
              <w:marLeft w:val="0"/>
              <w:marRight w:val="0"/>
              <w:marTop w:val="0"/>
              <w:marBottom w:val="0"/>
              <w:divBdr>
                <w:top w:val="none" w:sz="0" w:space="0" w:color="auto"/>
                <w:left w:val="none" w:sz="0" w:space="0" w:color="auto"/>
                <w:bottom w:val="none" w:sz="0" w:space="0" w:color="auto"/>
                <w:right w:val="none" w:sz="0" w:space="0" w:color="auto"/>
              </w:divBdr>
            </w:div>
            <w:div w:id="429860789">
              <w:marLeft w:val="0"/>
              <w:marRight w:val="0"/>
              <w:marTop w:val="0"/>
              <w:marBottom w:val="0"/>
              <w:divBdr>
                <w:top w:val="none" w:sz="0" w:space="0" w:color="auto"/>
                <w:left w:val="none" w:sz="0" w:space="0" w:color="auto"/>
                <w:bottom w:val="none" w:sz="0" w:space="0" w:color="auto"/>
                <w:right w:val="none" w:sz="0" w:space="0" w:color="auto"/>
              </w:divBdr>
            </w:div>
            <w:div w:id="430395236">
              <w:marLeft w:val="0"/>
              <w:marRight w:val="0"/>
              <w:marTop w:val="0"/>
              <w:marBottom w:val="0"/>
              <w:divBdr>
                <w:top w:val="none" w:sz="0" w:space="0" w:color="auto"/>
                <w:left w:val="none" w:sz="0" w:space="0" w:color="auto"/>
                <w:bottom w:val="none" w:sz="0" w:space="0" w:color="auto"/>
                <w:right w:val="none" w:sz="0" w:space="0" w:color="auto"/>
              </w:divBdr>
            </w:div>
            <w:div w:id="430510682">
              <w:marLeft w:val="0"/>
              <w:marRight w:val="0"/>
              <w:marTop w:val="0"/>
              <w:marBottom w:val="0"/>
              <w:divBdr>
                <w:top w:val="none" w:sz="0" w:space="0" w:color="auto"/>
                <w:left w:val="none" w:sz="0" w:space="0" w:color="auto"/>
                <w:bottom w:val="none" w:sz="0" w:space="0" w:color="auto"/>
                <w:right w:val="none" w:sz="0" w:space="0" w:color="auto"/>
              </w:divBdr>
            </w:div>
            <w:div w:id="431627093">
              <w:marLeft w:val="0"/>
              <w:marRight w:val="0"/>
              <w:marTop w:val="0"/>
              <w:marBottom w:val="0"/>
              <w:divBdr>
                <w:top w:val="none" w:sz="0" w:space="0" w:color="auto"/>
                <w:left w:val="none" w:sz="0" w:space="0" w:color="auto"/>
                <w:bottom w:val="none" w:sz="0" w:space="0" w:color="auto"/>
                <w:right w:val="none" w:sz="0" w:space="0" w:color="auto"/>
              </w:divBdr>
            </w:div>
            <w:div w:id="431978166">
              <w:marLeft w:val="0"/>
              <w:marRight w:val="0"/>
              <w:marTop w:val="0"/>
              <w:marBottom w:val="0"/>
              <w:divBdr>
                <w:top w:val="none" w:sz="0" w:space="0" w:color="auto"/>
                <w:left w:val="none" w:sz="0" w:space="0" w:color="auto"/>
                <w:bottom w:val="none" w:sz="0" w:space="0" w:color="auto"/>
                <w:right w:val="none" w:sz="0" w:space="0" w:color="auto"/>
              </w:divBdr>
            </w:div>
            <w:div w:id="433284246">
              <w:marLeft w:val="0"/>
              <w:marRight w:val="0"/>
              <w:marTop w:val="0"/>
              <w:marBottom w:val="0"/>
              <w:divBdr>
                <w:top w:val="none" w:sz="0" w:space="0" w:color="auto"/>
                <w:left w:val="none" w:sz="0" w:space="0" w:color="auto"/>
                <w:bottom w:val="none" w:sz="0" w:space="0" w:color="auto"/>
                <w:right w:val="none" w:sz="0" w:space="0" w:color="auto"/>
              </w:divBdr>
            </w:div>
            <w:div w:id="434056742">
              <w:marLeft w:val="0"/>
              <w:marRight w:val="0"/>
              <w:marTop w:val="0"/>
              <w:marBottom w:val="0"/>
              <w:divBdr>
                <w:top w:val="none" w:sz="0" w:space="0" w:color="auto"/>
                <w:left w:val="none" w:sz="0" w:space="0" w:color="auto"/>
                <w:bottom w:val="none" w:sz="0" w:space="0" w:color="auto"/>
                <w:right w:val="none" w:sz="0" w:space="0" w:color="auto"/>
              </w:divBdr>
            </w:div>
            <w:div w:id="435443454">
              <w:marLeft w:val="0"/>
              <w:marRight w:val="0"/>
              <w:marTop w:val="0"/>
              <w:marBottom w:val="0"/>
              <w:divBdr>
                <w:top w:val="none" w:sz="0" w:space="0" w:color="auto"/>
                <w:left w:val="none" w:sz="0" w:space="0" w:color="auto"/>
                <w:bottom w:val="none" w:sz="0" w:space="0" w:color="auto"/>
                <w:right w:val="none" w:sz="0" w:space="0" w:color="auto"/>
              </w:divBdr>
            </w:div>
            <w:div w:id="435448152">
              <w:marLeft w:val="0"/>
              <w:marRight w:val="0"/>
              <w:marTop w:val="0"/>
              <w:marBottom w:val="0"/>
              <w:divBdr>
                <w:top w:val="none" w:sz="0" w:space="0" w:color="auto"/>
                <w:left w:val="none" w:sz="0" w:space="0" w:color="auto"/>
                <w:bottom w:val="none" w:sz="0" w:space="0" w:color="auto"/>
                <w:right w:val="none" w:sz="0" w:space="0" w:color="auto"/>
              </w:divBdr>
            </w:div>
            <w:div w:id="435757742">
              <w:marLeft w:val="0"/>
              <w:marRight w:val="0"/>
              <w:marTop w:val="0"/>
              <w:marBottom w:val="0"/>
              <w:divBdr>
                <w:top w:val="none" w:sz="0" w:space="0" w:color="auto"/>
                <w:left w:val="none" w:sz="0" w:space="0" w:color="auto"/>
                <w:bottom w:val="none" w:sz="0" w:space="0" w:color="auto"/>
                <w:right w:val="none" w:sz="0" w:space="0" w:color="auto"/>
              </w:divBdr>
            </w:div>
            <w:div w:id="437531015">
              <w:marLeft w:val="0"/>
              <w:marRight w:val="0"/>
              <w:marTop w:val="0"/>
              <w:marBottom w:val="0"/>
              <w:divBdr>
                <w:top w:val="none" w:sz="0" w:space="0" w:color="auto"/>
                <w:left w:val="none" w:sz="0" w:space="0" w:color="auto"/>
                <w:bottom w:val="none" w:sz="0" w:space="0" w:color="auto"/>
                <w:right w:val="none" w:sz="0" w:space="0" w:color="auto"/>
              </w:divBdr>
            </w:div>
            <w:div w:id="437794414">
              <w:marLeft w:val="0"/>
              <w:marRight w:val="0"/>
              <w:marTop w:val="0"/>
              <w:marBottom w:val="0"/>
              <w:divBdr>
                <w:top w:val="none" w:sz="0" w:space="0" w:color="auto"/>
                <w:left w:val="none" w:sz="0" w:space="0" w:color="auto"/>
                <w:bottom w:val="none" w:sz="0" w:space="0" w:color="auto"/>
                <w:right w:val="none" w:sz="0" w:space="0" w:color="auto"/>
              </w:divBdr>
            </w:div>
            <w:div w:id="438181477">
              <w:marLeft w:val="0"/>
              <w:marRight w:val="0"/>
              <w:marTop w:val="0"/>
              <w:marBottom w:val="0"/>
              <w:divBdr>
                <w:top w:val="none" w:sz="0" w:space="0" w:color="auto"/>
                <w:left w:val="none" w:sz="0" w:space="0" w:color="auto"/>
                <w:bottom w:val="none" w:sz="0" w:space="0" w:color="auto"/>
                <w:right w:val="none" w:sz="0" w:space="0" w:color="auto"/>
              </w:divBdr>
            </w:div>
            <w:div w:id="438256941">
              <w:marLeft w:val="0"/>
              <w:marRight w:val="0"/>
              <w:marTop w:val="0"/>
              <w:marBottom w:val="0"/>
              <w:divBdr>
                <w:top w:val="none" w:sz="0" w:space="0" w:color="auto"/>
                <w:left w:val="none" w:sz="0" w:space="0" w:color="auto"/>
                <w:bottom w:val="none" w:sz="0" w:space="0" w:color="auto"/>
                <w:right w:val="none" w:sz="0" w:space="0" w:color="auto"/>
              </w:divBdr>
            </w:div>
            <w:div w:id="439253668">
              <w:marLeft w:val="0"/>
              <w:marRight w:val="0"/>
              <w:marTop w:val="0"/>
              <w:marBottom w:val="0"/>
              <w:divBdr>
                <w:top w:val="none" w:sz="0" w:space="0" w:color="auto"/>
                <w:left w:val="none" w:sz="0" w:space="0" w:color="auto"/>
                <w:bottom w:val="none" w:sz="0" w:space="0" w:color="auto"/>
                <w:right w:val="none" w:sz="0" w:space="0" w:color="auto"/>
              </w:divBdr>
            </w:div>
            <w:div w:id="439836016">
              <w:marLeft w:val="0"/>
              <w:marRight w:val="0"/>
              <w:marTop w:val="0"/>
              <w:marBottom w:val="0"/>
              <w:divBdr>
                <w:top w:val="none" w:sz="0" w:space="0" w:color="auto"/>
                <w:left w:val="none" w:sz="0" w:space="0" w:color="auto"/>
                <w:bottom w:val="none" w:sz="0" w:space="0" w:color="auto"/>
                <w:right w:val="none" w:sz="0" w:space="0" w:color="auto"/>
              </w:divBdr>
            </w:div>
            <w:div w:id="440689698">
              <w:marLeft w:val="0"/>
              <w:marRight w:val="0"/>
              <w:marTop w:val="0"/>
              <w:marBottom w:val="0"/>
              <w:divBdr>
                <w:top w:val="none" w:sz="0" w:space="0" w:color="auto"/>
                <w:left w:val="none" w:sz="0" w:space="0" w:color="auto"/>
                <w:bottom w:val="none" w:sz="0" w:space="0" w:color="auto"/>
                <w:right w:val="none" w:sz="0" w:space="0" w:color="auto"/>
              </w:divBdr>
            </w:div>
            <w:div w:id="441655629">
              <w:marLeft w:val="0"/>
              <w:marRight w:val="0"/>
              <w:marTop w:val="0"/>
              <w:marBottom w:val="0"/>
              <w:divBdr>
                <w:top w:val="none" w:sz="0" w:space="0" w:color="auto"/>
                <w:left w:val="none" w:sz="0" w:space="0" w:color="auto"/>
                <w:bottom w:val="none" w:sz="0" w:space="0" w:color="auto"/>
                <w:right w:val="none" w:sz="0" w:space="0" w:color="auto"/>
              </w:divBdr>
            </w:div>
            <w:div w:id="442769734">
              <w:marLeft w:val="0"/>
              <w:marRight w:val="0"/>
              <w:marTop w:val="0"/>
              <w:marBottom w:val="0"/>
              <w:divBdr>
                <w:top w:val="none" w:sz="0" w:space="0" w:color="auto"/>
                <w:left w:val="none" w:sz="0" w:space="0" w:color="auto"/>
                <w:bottom w:val="none" w:sz="0" w:space="0" w:color="auto"/>
                <w:right w:val="none" w:sz="0" w:space="0" w:color="auto"/>
              </w:divBdr>
            </w:div>
            <w:div w:id="443115955">
              <w:marLeft w:val="0"/>
              <w:marRight w:val="0"/>
              <w:marTop w:val="0"/>
              <w:marBottom w:val="0"/>
              <w:divBdr>
                <w:top w:val="none" w:sz="0" w:space="0" w:color="auto"/>
                <w:left w:val="none" w:sz="0" w:space="0" w:color="auto"/>
                <w:bottom w:val="none" w:sz="0" w:space="0" w:color="auto"/>
                <w:right w:val="none" w:sz="0" w:space="0" w:color="auto"/>
              </w:divBdr>
            </w:div>
            <w:div w:id="444546611">
              <w:marLeft w:val="0"/>
              <w:marRight w:val="0"/>
              <w:marTop w:val="0"/>
              <w:marBottom w:val="0"/>
              <w:divBdr>
                <w:top w:val="none" w:sz="0" w:space="0" w:color="auto"/>
                <w:left w:val="none" w:sz="0" w:space="0" w:color="auto"/>
                <w:bottom w:val="none" w:sz="0" w:space="0" w:color="auto"/>
                <w:right w:val="none" w:sz="0" w:space="0" w:color="auto"/>
              </w:divBdr>
            </w:div>
            <w:div w:id="445537844">
              <w:marLeft w:val="0"/>
              <w:marRight w:val="0"/>
              <w:marTop w:val="0"/>
              <w:marBottom w:val="0"/>
              <w:divBdr>
                <w:top w:val="none" w:sz="0" w:space="0" w:color="auto"/>
                <w:left w:val="none" w:sz="0" w:space="0" w:color="auto"/>
                <w:bottom w:val="none" w:sz="0" w:space="0" w:color="auto"/>
                <w:right w:val="none" w:sz="0" w:space="0" w:color="auto"/>
              </w:divBdr>
            </w:div>
            <w:div w:id="446629403">
              <w:marLeft w:val="0"/>
              <w:marRight w:val="0"/>
              <w:marTop w:val="0"/>
              <w:marBottom w:val="0"/>
              <w:divBdr>
                <w:top w:val="none" w:sz="0" w:space="0" w:color="auto"/>
                <w:left w:val="none" w:sz="0" w:space="0" w:color="auto"/>
                <w:bottom w:val="none" w:sz="0" w:space="0" w:color="auto"/>
                <w:right w:val="none" w:sz="0" w:space="0" w:color="auto"/>
              </w:divBdr>
            </w:div>
            <w:div w:id="446660198">
              <w:marLeft w:val="0"/>
              <w:marRight w:val="0"/>
              <w:marTop w:val="0"/>
              <w:marBottom w:val="0"/>
              <w:divBdr>
                <w:top w:val="none" w:sz="0" w:space="0" w:color="auto"/>
                <w:left w:val="none" w:sz="0" w:space="0" w:color="auto"/>
                <w:bottom w:val="none" w:sz="0" w:space="0" w:color="auto"/>
                <w:right w:val="none" w:sz="0" w:space="0" w:color="auto"/>
              </w:divBdr>
            </w:div>
            <w:div w:id="446895653">
              <w:marLeft w:val="0"/>
              <w:marRight w:val="0"/>
              <w:marTop w:val="0"/>
              <w:marBottom w:val="0"/>
              <w:divBdr>
                <w:top w:val="none" w:sz="0" w:space="0" w:color="auto"/>
                <w:left w:val="none" w:sz="0" w:space="0" w:color="auto"/>
                <w:bottom w:val="none" w:sz="0" w:space="0" w:color="auto"/>
                <w:right w:val="none" w:sz="0" w:space="0" w:color="auto"/>
              </w:divBdr>
            </w:div>
            <w:div w:id="447164700">
              <w:marLeft w:val="0"/>
              <w:marRight w:val="0"/>
              <w:marTop w:val="0"/>
              <w:marBottom w:val="0"/>
              <w:divBdr>
                <w:top w:val="none" w:sz="0" w:space="0" w:color="auto"/>
                <w:left w:val="none" w:sz="0" w:space="0" w:color="auto"/>
                <w:bottom w:val="none" w:sz="0" w:space="0" w:color="auto"/>
                <w:right w:val="none" w:sz="0" w:space="0" w:color="auto"/>
              </w:divBdr>
            </w:div>
            <w:div w:id="448478912">
              <w:marLeft w:val="0"/>
              <w:marRight w:val="0"/>
              <w:marTop w:val="0"/>
              <w:marBottom w:val="0"/>
              <w:divBdr>
                <w:top w:val="none" w:sz="0" w:space="0" w:color="auto"/>
                <w:left w:val="none" w:sz="0" w:space="0" w:color="auto"/>
                <w:bottom w:val="none" w:sz="0" w:space="0" w:color="auto"/>
                <w:right w:val="none" w:sz="0" w:space="0" w:color="auto"/>
              </w:divBdr>
            </w:div>
            <w:div w:id="448663176">
              <w:marLeft w:val="0"/>
              <w:marRight w:val="0"/>
              <w:marTop w:val="0"/>
              <w:marBottom w:val="0"/>
              <w:divBdr>
                <w:top w:val="none" w:sz="0" w:space="0" w:color="auto"/>
                <w:left w:val="none" w:sz="0" w:space="0" w:color="auto"/>
                <w:bottom w:val="none" w:sz="0" w:space="0" w:color="auto"/>
                <w:right w:val="none" w:sz="0" w:space="0" w:color="auto"/>
              </w:divBdr>
            </w:div>
            <w:div w:id="448739011">
              <w:marLeft w:val="0"/>
              <w:marRight w:val="0"/>
              <w:marTop w:val="0"/>
              <w:marBottom w:val="0"/>
              <w:divBdr>
                <w:top w:val="none" w:sz="0" w:space="0" w:color="auto"/>
                <w:left w:val="none" w:sz="0" w:space="0" w:color="auto"/>
                <w:bottom w:val="none" w:sz="0" w:space="0" w:color="auto"/>
                <w:right w:val="none" w:sz="0" w:space="0" w:color="auto"/>
              </w:divBdr>
            </w:div>
            <w:div w:id="451021030">
              <w:marLeft w:val="0"/>
              <w:marRight w:val="0"/>
              <w:marTop w:val="0"/>
              <w:marBottom w:val="0"/>
              <w:divBdr>
                <w:top w:val="none" w:sz="0" w:space="0" w:color="auto"/>
                <w:left w:val="none" w:sz="0" w:space="0" w:color="auto"/>
                <w:bottom w:val="none" w:sz="0" w:space="0" w:color="auto"/>
                <w:right w:val="none" w:sz="0" w:space="0" w:color="auto"/>
              </w:divBdr>
            </w:div>
            <w:div w:id="451022428">
              <w:marLeft w:val="0"/>
              <w:marRight w:val="0"/>
              <w:marTop w:val="0"/>
              <w:marBottom w:val="0"/>
              <w:divBdr>
                <w:top w:val="none" w:sz="0" w:space="0" w:color="auto"/>
                <w:left w:val="none" w:sz="0" w:space="0" w:color="auto"/>
                <w:bottom w:val="none" w:sz="0" w:space="0" w:color="auto"/>
                <w:right w:val="none" w:sz="0" w:space="0" w:color="auto"/>
              </w:divBdr>
            </w:div>
            <w:div w:id="453133665">
              <w:marLeft w:val="0"/>
              <w:marRight w:val="0"/>
              <w:marTop w:val="0"/>
              <w:marBottom w:val="0"/>
              <w:divBdr>
                <w:top w:val="none" w:sz="0" w:space="0" w:color="auto"/>
                <w:left w:val="none" w:sz="0" w:space="0" w:color="auto"/>
                <w:bottom w:val="none" w:sz="0" w:space="0" w:color="auto"/>
                <w:right w:val="none" w:sz="0" w:space="0" w:color="auto"/>
              </w:divBdr>
            </w:div>
            <w:div w:id="454325556">
              <w:marLeft w:val="0"/>
              <w:marRight w:val="0"/>
              <w:marTop w:val="0"/>
              <w:marBottom w:val="0"/>
              <w:divBdr>
                <w:top w:val="none" w:sz="0" w:space="0" w:color="auto"/>
                <w:left w:val="none" w:sz="0" w:space="0" w:color="auto"/>
                <w:bottom w:val="none" w:sz="0" w:space="0" w:color="auto"/>
                <w:right w:val="none" w:sz="0" w:space="0" w:color="auto"/>
              </w:divBdr>
            </w:div>
            <w:div w:id="454834329">
              <w:marLeft w:val="0"/>
              <w:marRight w:val="0"/>
              <w:marTop w:val="0"/>
              <w:marBottom w:val="0"/>
              <w:divBdr>
                <w:top w:val="none" w:sz="0" w:space="0" w:color="auto"/>
                <w:left w:val="none" w:sz="0" w:space="0" w:color="auto"/>
                <w:bottom w:val="none" w:sz="0" w:space="0" w:color="auto"/>
                <w:right w:val="none" w:sz="0" w:space="0" w:color="auto"/>
              </w:divBdr>
            </w:div>
            <w:div w:id="455413346">
              <w:marLeft w:val="0"/>
              <w:marRight w:val="0"/>
              <w:marTop w:val="0"/>
              <w:marBottom w:val="0"/>
              <w:divBdr>
                <w:top w:val="none" w:sz="0" w:space="0" w:color="auto"/>
                <w:left w:val="none" w:sz="0" w:space="0" w:color="auto"/>
                <w:bottom w:val="none" w:sz="0" w:space="0" w:color="auto"/>
                <w:right w:val="none" w:sz="0" w:space="0" w:color="auto"/>
              </w:divBdr>
            </w:div>
            <w:div w:id="455484533">
              <w:marLeft w:val="0"/>
              <w:marRight w:val="0"/>
              <w:marTop w:val="0"/>
              <w:marBottom w:val="0"/>
              <w:divBdr>
                <w:top w:val="none" w:sz="0" w:space="0" w:color="auto"/>
                <w:left w:val="none" w:sz="0" w:space="0" w:color="auto"/>
                <w:bottom w:val="none" w:sz="0" w:space="0" w:color="auto"/>
                <w:right w:val="none" w:sz="0" w:space="0" w:color="auto"/>
              </w:divBdr>
            </w:div>
            <w:div w:id="456334320">
              <w:marLeft w:val="0"/>
              <w:marRight w:val="0"/>
              <w:marTop w:val="0"/>
              <w:marBottom w:val="0"/>
              <w:divBdr>
                <w:top w:val="none" w:sz="0" w:space="0" w:color="auto"/>
                <w:left w:val="none" w:sz="0" w:space="0" w:color="auto"/>
                <w:bottom w:val="none" w:sz="0" w:space="0" w:color="auto"/>
                <w:right w:val="none" w:sz="0" w:space="0" w:color="auto"/>
              </w:divBdr>
            </w:div>
            <w:div w:id="457341446">
              <w:marLeft w:val="0"/>
              <w:marRight w:val="0"/>
              <w:marTop w:val="0"/>
              <w:marBottom w:val="0"/>
              <w:divBdr>
                <w:top w:val="none" w:sz="0" w:space="0" w:color="auto"/>
                <w:left w:val="none" w:sz="0" w:space="0" w:color="auto"/>
                <w:bottom w:val="none" w:sz="0" w:space="0" w:color="auto"/>
                <w:right w:val="none" w:sz="0" w:space="0" w:color="auto"/>
              </w:divBdr>
            </w:div>
            <w:div w:id="458231095">
              <w:marLeft w:val="0"/>
              <w:marRight w:val="0"/>
              <w:marTop w:val="0"/>
              <w:marBottom w:val="0"/>
              <w:divBdr>
                <w:top w:val="none" w:sz="0" w:space="0" w:color="auto"/>
                <w:left w:val="none" w:sz="0" w:space="0" w:color="auto"/>
                <w:bottom w:val="none" w:sz="0" w:space="0" w:color="auto"/>
                <w:right w:val="none" w:sz="0" w:space="0" w:color="auto"/>
              </w:divBdr>
            </w:div>
            <w:div w:id="458768463">
              <w:marLeft w:val="0"/>
              <w:marRight w:val="0"/>
              <w:marTop w:val="0"/>
              <w:marBottom w:val="0"/>
              <w:divBdr>
                <w:top w:val="none" w:sz="0" w:space="0" w:color="auto"/>
                <w:left w:val="none" w:sz="0" w:space="0" w:color="auto"/>
                <w:bottom w:val="none" w:sz="0" w:space="0" w:color="auto"/>
                <w:right w:val="none" w:sz="0" w:space="0" w:color="auto"/>
              </w:divBdr>
            </w:div>
            <w:div w:id="459306532">
              <w:marLeft w:val="0"/>
              <w:marRight w:val="0"/>
              <w:marTop w:val="0"/>
              <w:marBottom w:val="0"/>
              <w:divBdr>
                <w:top w:val="none" w:sz="0" w:space="0" w:color="auto"/>
                <w:left w:val="none" w:sz="0" w:space="0" w:color="auto"/>
                <w:bottom w:val="none" w:sz="0" w:space="0" w:color="auto"/>
                <w:right w:val="none" w:sz="0" w:space="0" w:color="auto"/>
              </w:divBdr>
            </w:div>
            <w:div w:id="459421080">
              <w:marLeft w:val="0"/>
              <w:marRight w:val="0"/>
              <w:marTop w:val="0"/>
              <w:marBottom w:val="0"/>
              <w:divBdr>
                <w:top w:val="none" w:sz="0" w:space="0" w:color="auto"/>
                <w:left w:val="none" w:sz="0" w:space="0" w:color="auto"/>
                <w:bottom w:val="none" w:sz="0" w:space="0" w:color="auto"/>
                <w:right w:val="none" w:sz="0" w:space="0" w:color="auto"/>
              </w:divBdr>
            </w:div>
            <w:div w:id="459569010">
              <w:marLeft w:val="0"/>
              <w:marRight w:val="0"/>
              <w:marTop w:val="0"/>
              <w:marBottom w:val="0"/>
              <w:divBdr>
                <w:top w:val="none" w:sz="0" w:space="0" w:color="auto"/>
                <w:left w:val="none" w:sz="0" w:space="0" w:color="auto"/>
                <w:bottom w:val="none" w:sz="0" w:space="0" w:color="auto"/>
                <w:right w:val="none" w:sz="0" w:space="0" w:color="auto"/>
              </w:divBdr>
            </w:div>
            <w:div w:id="460273856">
              <w:marLeft w:val="0"/>
              <w:marRight w:val="0"/>
              <w:marTop w:val="0"/>
              <w:marBottom w:val="0"/>
              <w:divBdr>
                <w:top w:val="none" w:sz="0" w:space="0" w:color="auto"/>
                <w:left w:val="none" w:sz="0" w:space="0" w:color="auto"/>
                <w:bottom w:val="none" w:sz="0" w:space="0" w:color="auto"/>
                <w:right w:val="none" w:sz="0" w:space="0" w:color="auto"/>
              </w:divBdr>
            </w:div>
            <w:div w:id="460416168">
              <w:marLeft w:val="0"/>
              <w:marRight w:val="0"/>
              <w:marTop w:val="0"/>
              <w:marBottom w:val="0"/>
              <w:divBdr>
                <w:top w:val="none" w:sz="0" w:space="0" w:color="auto"/>
                <w:left w:val="none" w:sz="0" w:space="0" w:color="auto"/>
                <w:bottom w:val="none" w:sz="0" w:space="0" w:color="auto"/>
                <w:right w:val="none" w:sz="0" w:space="0" w:color="auto"/>
              </w:divBdr>
            </w:div>
            <w:div w:id="460541405">
              <w:marLeft w:val="0"/>
              <w:marRight w:val="0"/>
              <w:marTop w:val="0"/>
              <w:marBottom w:val="0"/>
              <w:divBdr>
                <w:top w:val="none" w:sz="0" w:space="0" w:color="auto"/>
                <w:left w:val="none" w:sz="0" w:space="0" w:color="auto"/>
                <w:bottom w:val="none" w:sz="0" w:space="0" w:color="auto"/>
                <w:right w:val="none" w:sz="0" w:space="0" w:color="auto"/>
              </w:divBdr>
            </w:div>
            <w:div w:id="460652724">
              <w:marLeft w:val="0"/>
              <w:marRight w:val="0"/>
              <w:marTop w:val="0"/>
              <w:marBottom w:val="0"/>
              <w:divBdr>
                <w:top w:val="none" w:sz="0" w:space="0" w:color="auto"/>
                <w:left w:val="none" w:sz="0" w:space="0" w:color="auto"/>
                <w:bottom w:val="none" w:sz="0" w:space="0" w:color="auto"/>
                <w:right w:val="none" w:sz="0" w:space="0" w:color="auto"/>
              </w:divBdr>
            </w:div>
            <w:div w:id="460684967">
              <w:marLeft w:val="0"/>
              <w:marRight w:val="0"/>
              <w:marTop w:val="0"/>
              <w:marBottom w:val="0"/>
              <w:divBdr>
                <w:top w:val="none" w:sz="0" w:space="0" w:color="auto"/>
                <w:left w:val="none" w:sz="0" w:space="0" w:color="auto"/>
                <w:bottom w:val="none" w:sz="0" w:space="0" w:color="auto"/>
                <w:right w:val="none" w:sz="0" w:space="0" w:color="auto"/>
              </w:divBdr>
            </w:div>
            <w:div w:id="461465115">
              <w:marLeft w:val="0"/>
              <w:marRight w:val="0"/>
              <w:marTop w:val="0"/>
              <w:marBottom w:val="0"/>
              <w:divBdr>
                <w:top w:val="none" w:sz="0" w:space="0" w:color="auto"/>
                <w:left w:val="none" w:sz="0" w:space="0" w:color="auto"/>
                <w:bottom w:val="none" w:sz="0" w:space="0" w:color="auto"/>
                <w:right w:val="none" w:sz="0" w:space="0" w:color="auto"/>
              </w:divBdr>
            </w:div>
            <w:div w:id="462044368">
              <w:marLeft w:val="0"/>
              <w:marRight w:val="0"/>
              <w:marTop w:val="0"/>
              <w:marBottom w:val="0"/>
              <w:divBdr>
                <w:top w:val="none" w:sz="0" w:space="0" w:color="auto"/>
                <w:left w:val="none" w:sz="0" w:space="0" w:color="auto"/>
                <w:bottom w:val="none" w:sz="0" w:space="0" w:color="auto"/>
                <w:right w:val="none" w:sz="0" w:space="0" w:color="auto"/>
              </w:divBdr>
            </w:div>
            <w:div w:id="465658992">
              <w:marLeft w:val="0"/>
              <w:marRight w:val="0"/>
              <w:marTop w:val="0"/>
              <w:marBottom w:val="0"/>
              <w:divBdr>
                <w:top w:val="none" w:sz="0" w:space="0" w:color="auto"/>
                <w:left w:val="none" w:sz="0" w:space="0" w:color="auto"/>
                <w:bottom w:val="none" w:sz="0" w:space="0" w:color="auto"/>
                <w:right w:val="none" w:sz="0" w:space="0" w:color="auto"/>
              </w:divBdr>
            </w:div>
            <w:div w:id="465780603">
              <w:marLeft w:val="0"/>
              <w:marRight w:val="0"/>
              <w:marTop w:val="0"/>
              <w:marBottom w:val="0"/>
              <w:divBdr>
                <w:top w:val="none" w:sz="0" w:space="0" w:color="auto"/>
                <w:left w:val="none" w:sz="0" w:space="0" w:color="auto"/>
                <w:bottom w:val="none" w:sz="0" w:space="0" w:color="auto"/>
                <w:right w:val="none" w:sz="0" w:space="0" w:color="auto"/>
              </w:divBdr>
            </w:div>
            <w:div w:id="467088748">
              <w:marLeft w:val="0"/>
              <w:marRight w:val="0"/>
              <w:marTop w:val="0"/>
              <w:marBottom w:val="0"/>
              <w:divBdr>
                <w:top w:val="none" w:sz="0" w:space="0" w:color="auto"/>
                <w:left w:val="none" w:sz="0" w:space="0" w:color="auto"/>
                <w:bottom w:val="none" w:sz="0" w:space="0" w:color="auto"/>
                <w:right w:val="none" w:sz="0" w:space="0" w:color="auto"/>
              </w:divBdr>
            </w:div>
            <w:div w:id="468859342">
              <w:marLeft w:val="0"/>
              <w:marRight w:val="0"/>
              <w:marTop w:val="0"/>
              <w:marBottom w:val="0"/>
              <w:divBdr>
                <w:top w:val="none" w:sz="0" w:space="0" w:color="auto"/>
                <w:left w:val="none" w:sz="0" w:space="0" w:color="auto"/>
                <w:bottom w:val="none" w:sz="0" w:space="0" w:color="auto"/>
                <w:right w:val="none" w:sz="0" w:space="0" w:color="auto"/>
              </w:divBdr>
            </w:div>
            <w:div w:id="469371634">
              <w:marLeft w:val="0"/>
              <w:marRight w:val="0"/>
              <w:marTop w:val="0"/>
              <w:marBottom w:val="0"/>
              <w:divBdr>
                <w:top w:val="none" w:sz="0" w:space="0" w:color="auto"/>
                <w:left w:val="none" w:sz="0" w:space="0" w:color="auto"/>
                <w:bottom w:val="none" w:sz="0" w:space="0" w:color="auto"/>
                <w:right w:val="none" w:sz="0" w:space="0" w:color="auto"/>
              </w:divBdr>
            </w:div>
            <w:div w:id="469829107">
              <w:marLeft w:val="0"/>
              <w:marRight w:val="0"/>
              <w:marTop w:val="0"/>
              <w:marBottom w:val="0"/>
              <w:divBdr>
                <w:top w:val="none" w:sz="0" w:space="0" w:color="auto"/>
                <w:left w:val="none" w:sz="0" w:space="0" w:color="auto"/>
                <w:bottom w:val="none" w:sz="0" w:space="0" w:color="auto"/>
                <w:right w:val="none" w:sz="0" w:space="0" w:color="auto"/>
              </w:divBdr>
            </w:div>
            <w:div w:id="472019801">
              <w:marLeft w:val="0"/>
              <w:marRight w:val="0"/>
              <w:marTop w:val="0"/>
              <w:marBottom w:val="0"/>
              <w:divBdr>
                <w:top w:val="none" w:sz="0" w:space="0" w:color="auto"/>
                <w:left w:val="none" w:sz="0" w:space="0" w:color="auto"/>
                <w:bottom w:val="none" w:sz="0" w:space="0" w:color="auto"/>
                <w:right w:val="none" w:sz="0" w:space="0" w:color="auto"/>
              </w:divBdr>
            </w:div>
            <w:div w:id="472410747">
              <w:marLeft w:val="0"/>
              <w:marRight w:val="0"/>
              <w:marTop w:val="0"/>
              <w:marBottom w:val="0"/>
              <w:divBdr>
                <w:top w:val="none" w:sz="0" w:space="0" w:color="auto"/>
                <w:left w:val="none" w:sz="0" w:space="0" w:color="auto"/>
                <w:bottom w:val="none" w:sz="0" w:space="0" w:color="auto"/>
                <w:right w:val="none" w:sz="0" w:space="0" w:color="auto"/>
              </w:divBdr>
            </w:div>
            <w:div w:id="473110028">
              <w:marLeft w:val="0"/>
              <w:marRight w:val="0"/>
              <w:marTop w:val="0"/>
              <w:marBottom w:val="0"/>
              <w:divBdr>
                <w:top w:val="none" w:sz="0" w:space="0" w:color="auto"/>
                <w:left w:val="none" w:sz="0" w:space="0" w:color="auto"/>
                <w:bottom w:val="none" w:sz="0" w:space="0" w:color="auto"/>
                <w:right w:val="none" w:sz="0" w:space="0" w:color="auto"/>
              </w:divBdr>
            </w:div>
            <w:div w:id="474839532">
              <w:marLeft w:val="0"/>
              <w:marRight w:val="0"/>
              <w:marTop w:val="0"/>
              <w:marBottom w:val="0"/>
              <w:divBdr>
                <w:top w:val="none" w:sz="0" w:space="0" w:color="auto"/>
                <w:left w:val="none" w:sz="0" w:space="0" w:color="auto"/>
                <w:bottom w:val="none" w:sz="0" w:space="0" w:color="auto"/>
                <w:right w:val="none" w:sz="0" w:space="0" w:color="auto"/>
              </w:divBdr>
            </w:div>
            <w:div w:id="476410948">
              <w:marLeft w:val="0"/>
              <w:marRight w:val="0"/>
              <w:marTop w:val="0"/>
              <w:marBottom w:val="0"/>
              <w:divBdr>
                <w:top w:val="none" w:sz="0" w:space="0" w:color="auto"/>
                <w:left w:val="none" w:sz="0" w:space="0" w:color="auto"/>
                <w:bottom w:val="none" w:sz="0" w:space="0" w:color="auto"/>
                <w:right w:val="none" w:sz="0" w:space="0" w:color="auto"/>
              </w:divBdr>
            </w:div>
            <w:div w:id="478234454">
              <w:marLeft w:val="0"/>
              <w:marRight w:val="0"/>
              <w:marTop w:val="0"/>
              <w:marBottom w:val="0"/>
              <w:divBdr>
                <w:top w:val="none" w:sz="0" w:space="0" w:color="auto"/>
                <w:left w:val="none" w:sz="0" w:space="0" w:color="auto"/>
                <w:bottom w:val="none" w:sz="0" w:space="0" w:color="auto"/>
                <w:right w:val="none" w:sz="0" w:space="0" w:color="auto"/>
              </w:divBdr>
            </w:div>
            <w:div w:id="480199910">
              <w:marLeft w:val="0"/>
              <w:marRight w:val="0"/>
              <w:marTop w:val="0"/>
              <w:marBottom w:val="0"/>
              <w:divBdr>
                <w:top w:val="none" w:sz="0" w:space="0" w:color="auto"/>
                <w:left w:val="none" w:sz="0" w:space="0" w:color="auto"/>
                <w:bottom w:val="none" w:sz="0" w:space="0" w:color="auto"/>
                <w:right w:val="none" w:sz="0" w:space="0" w:color="auto"/>
              </w:divBdr>
            </w:div>
            <w:div w:id="480732572">
              <w:marLeft w:val="0"/>
              <w:marRight w:val="0"/>
              <w:marTop w:val="0"/>
              <w:marBottom w:val="0"/>
              <w:divBdr>
                <w:top w:val="none" w:sz="0" w:space="0" w:color="auto"/>
                <w:left w:val="none" w:sz="0" w:space="0" w:color="auto"/>
                <w:bottom w:val="none" w:sz="0" w:space="0" w:color="auto"/>
                <w:right w:val="none" w:sz="0" w:space="0" w:color="auto"/>
              </w:divBdr>
            </w:div>
            <w:div w:id="482241641">
              <w:marLeft w:val="0"/>
              <w:marRight w:val="0"/>
              <w:marTop w:val="0"/>
              <w:marBottom w:val="0"/>
              <w:divBdr>
                <w:top w:val="none" w:sz="0" w:space="0" w:color="auto"/>
                <w:left w:val="none" w:sz="0" w:space="0" w:color="auto"/>
                <w:bottom w:val="none" w:sz="0" w:space="0" w:color="auto"/>
                <w:right w:val="none" w:sz="0" w:space="0" w:color="auto"/>
              </w:divBdr>
            </w:div>
            <w:div w:id="483593321">
              <w:marLeft w:val="0"/>
              <w:marRight w:val="0"/>
              <w:marTop w:val="0"/>
              <w:marBottom w:val="0"/>
              <w:divBdr>
                <w:top w:val="none" w:sz="0" w:space="0" w:color="auto"/>
                <w:left w:val="none" w:sz="0" w:space="0" w:color="auto"/>
                <w:bottom w:val="none" w:sz="0" w:space="0" w:color="auto"/>
                <w:right w:val="none" w:sz="0" w:space="0" w:color="auto"/>
              </w:divBdr>
            </w:div>
            <w:div w:id="484319275">
              <w:marLeft w:val="0"/>
              <w:marRight w:val="0"/>
              <w:marTop w:val="0"/>
              <w:marBottom w:val="0"/>
              <w:divBdr>
                <w:top w:val="none" w:sz="0" w:space="0" w:color="auto"/>
                <w:left w:val="none" w:sz="0" w:space="0" w:color="auto"/>
                <w:bottom w:val="none" w:sz="0" w:space="0" w:color="auto"/>
                <w:right w:val="none" w:sz="0" w:space="0" w:color="auto"/>
              </w:divBdr>
            </w:div>
            <w:div w:id="485048081">
              <w:marLeft w:val="0"/>
              <w:marRight w:val="0"/>
              <w:marTop w:val="0"/>
              <w:marBottom w:val="0"/>
              <w:divBdr>
                <w:top w:val="none" w:sz="0" w:space="0" w:color="auto"/>
                <w:left w:val="none" w:sz="0" w:space="0" w:color="auto"/>
                <w:bottom w:val="none" w:sz="0" w:space="0" w:color="auto"/>
                <w:right w:val="none" w:sz="0" w:space="0" w:color="auto"/>
              </w:divBdr>
            </w:div>
            <w:div w:id="486089470">
              <w:marLeft w:val="0"/>
              <w:marRight w:val="0"/>
              <w:marTop w:val="0"/>
              <w:marBottom w:val="0"/>
              <w:divBdr>
                <w:top w:val="none" w:sz="0" w:space="0" w:color="auto"/>
                <w:left w:val="none" w:sz="0" w:space="0" w:color="auto"/>
                <w:bottom w:val="none" w:sz="0" w:space="0" w:color="auto"/>
                <w:right w:val="none" w:sz="0" w:space="0" w:color="auto"/>
              </w:divBdr>
            </w:div>
            <w:div w:id="486820696">
              <w:marLeft w:val="0"/>
              <w:marRight w:val="0"/>
              <w:marTop w:val="0"/>
              <w:marBottom w:val="0"/>
              <w:divBdr>
                <w:top w:val="none" w:sz="0" w:space="0" w:color="auto"/>
                <w:left w:val="none" w:sz="0" w:space="0" w:color="auto"/>
                <w:bottom w:val="none" w:sz="0" w:space="0" w:color="auto"/>
                <w:right w:val="none" w:sz="0" w:space="0" w:color="auto"/>
              </w:divBdr>
            </w:div>
            <w:div w:id="489752448">
              <w:marLeft w:val="0"/>
              <w:marRight w:val="0"/>
              <w:marTop w:val="0"/>
              <w:marBottom w:val="0"/>
              <w:divBdr>
                <w:top w:val="none" w:sz="0" w:space="0" w:color="auto"/>
                <w:left w:val="none" w:sz="0" w:space="0" w:color="auto"/>
                <w:bottom w:val="none" w:sz="0" w:space="0" w:color="auto"/>
                <w:right w:val="none" w:sz="0" w:space="0" w:color="auto"/>
              </w:divBdr>
            </w:div>
            <w:div w:id="489832867">
              <w:marLeft w:val="0"/>
              <w:marRight w:val="0"/>
              <w:marTop w:val="0"/>
              <w:marBottom w:val="0"/>
              <w:divBdr>
                <w:top w:val="none" w:sz="0" w:space="0" w:color="auto"/>
                <w:left w:val="none" w:sz="0" w:space="0" w:color="auto"/>
                <w:bottom w:val="none" w:sz="0" w:space="0" w:color="auto"/>
                <w:right w:val="none" w:sz="0" w:space="0" w:color="auto"/>
              </w:divBdr>
            </w:div>
            <w:div w:id="490173910">
              <w:marLeft w:val="0"/>
              <w:marRight w:val="0"/>
              <w:marTop w:val="0"/>
              <w:marBottom w:val="0"/>
              <w:divBdr>
                <w:top w:val="none" w:sz="0" w:space="0" w:color="auto"/>
                <w:left w:val="none" w:sz="0" w:space="0" w:color="auto"/>
                <w:bottom w:val="none" w:sz="0" w:space="0" w:color="auto"/>
                <w:right w:val="none" w:sz="0" w:space="0" w:color="auto"/>
              </w:divBdr>
            </w:div>
            <w:div w:id="490801569">
              <w:marLeft w:val="0"/>
              <w:marRight w:val="0"/>
              <w:marTop w:val="0"/>
              <w:marBottom w:val="0"/>
              <w:divBdr>
                <w:top w:val="none" w:sz="0" w:space="0" w:color="auto"/>
                <w:left w:val="none" w:sz="0" w:space="0" w:color="auto"/>
                <w:bottom w:val="none" w:sz="0" w:space="0" w:color="auto"/>
                <w:right w:val="none" w:sz="0" w:space="0" w:color="auto"/>
              </w:divBdr>
            </w:div>
            <w:div w:id="490996539">
              <w:marLeft w:val="0"/>
              <w:marRight w:val="0"/>
              <w:marTop w:val="0"/>
              <w:marBottom w:val="0"/>
              <w:divBdr>
                <w:top w:val="none" w:sz="0" w:space="0" w:color="auto"/>
                <w:left w:val="none" w:sz="0" w:space="0" w:color="auto"/>
                <w:bottom w:val="none" w:sz="0" w:space="0" w:color="auto"/>
                <w:right w:val="none" w:sz="0" w:space="0" w:color="auto"/>
              </w:divBdr>
            </w:div>
            <w:div w:id="491138418">
              <w:marLeft w:val="0"/>
              <w:marRight w:val="0"/>
              <w:marTop w:val="0"/>
              <w:marBottom w:val="0"/>
              <w:divBdr>
                <w:top w:val="none" w:sz="0" w:space="0" w:color="auto"/>
                <w:left w:val="none" w:sz="0" w:space="0" w:color="auto"/>
                <w:bottom w:val="none" w:sz="0" w:space="0" w:color="auto"/>
                <w:right w:val="none" w:sz="0" w:space="0" w:color="auto"/>
              </w:divBdr>
            </w:div>
            <w:div w:id="491406754">
              <w:marLeft w:val="0"/>
              <w:marRight w:val="0"/>
              <w:marTop w:val="0"/>
              <w:marBottom w:val="0"/>
              <w:divBdr>
                <w:top w:val="none" w:sz="0" w:space="0" w:color="auto"/>
                <w:left w:val="none" w:sz="0" w:space="0" w:color="auto"/>
                <w:bottom w:val="none" w:sz="0" w:space="0" w:color="auto"/>
                <w:right w:val="none" w:sz="0" w:space="0" w:color="auto"/>
              </w:divBdr>
            </w:div>
            <w:div w:id="493691895">
              <w:marLeft w:val="0"/>
              <w:marRight w:val="0"/>
              <w:marTop w:val="0"/>
              <w:marBottom w:val="0"/>
              <w:divBdr>
                <w:top w:val="none" w:sz="0" w:space="0" w:color="auto"/>
                <w:left w:val="none" w:sz="0" w:space="0" w:color="auto"/>
                <w:bottom w:val="none" w:sz="0" w:space="0" w:color="auto"/>
                <w:right w:val="none" w:sz="0" w:space="0" w:color="auto"/>
              </w:divBdr>
            </w:div>
            <w:div w:id="494763287">
              <w:marLeft w:val="0"/>
              <w:marRight w:val="0"/>
              <w:marTop w:val="0"/>
              <w:marBottom w:val="0"/>
              <w:divBdr>
                <w:top w:val="none" w:sz="0" w:space="0" w:color="auto"/>
                <w:left w:val="none" w:sz="0" w:space="0" w:color="auto"/>
                <w:bottom w:val="none" w:sz="0" w:space="0" w:color="auto"/>
                <w:right w:val="none" w:sz="0" w:space="0" w:color="auto"/>
              </w:divBdr>
            </w:div>
            <w:div w:id="495266109">
              <w:marLeft w:val="0"/>
              <w:marRight w:val="0"/>
              <w:marTop w:val="0"/>
              <w:marBottom w:val="0"/>
              <w:divBdr>
                <w:top w:val="none" w:sz="0" w:space="0" w:color="auto"/>
                <w:left w:val="none" w:sz="0" w:space="0" w:color="auto"/>
                <w:bottom w:val="none" w:sz="0" w:space="0" w:color="auto"/>
                <w:right w:val="none" w:sz="0" w:space="0" w:color="auto"/>
              </w:divBdr>
            </w:div>
            <w:div w:id="495388505">
              <w:marLeft w:val="0"/>
              <w:marRight w:val="0"/>
              <w:marTop w:val="0"/>
              <w:marBottom w:val="0"/>
              <w:divBdr>
                <w:top w:val="none" w:sz="0" w:space="0" w:color="auto"/>
                <w:left w:val="none" w:sz="0" w:space="0" w:color="auto"/>
                <w:bottom w:val="none" w:sz="0" w:space="0" w:color="auto"/>
                <w:right w:val="none" w:sz="0" w:space="0" w:color="auto"/>
              </w:divBdr>
            </w:div>
            <w:div w:id="496729716">
              <w:marLeft w:val="0"/>
              <w:marRight w:val="0"/>
              <w:marTop w:val="0"/>
              <w:marBottom w:val="0"/>
              <w:divBdr>
                <w:top w:val="none" w:sz="0" w:space="0" w:color="auto"/>
                <w:left w:val="none" w:sz="0" w:space="0" w:color="auto"/>
                <w:bottom w:val="none" w:sz="0" w:space="0" w:color="auto"/>
                <w:right w:val="none" w:sz="0" w:space="0" w:color="auto"/>
              </w:divBdr>
            </w:div>
            <w:div w:id="498038860">
              <w:marLeft w:val="0"/>
              <w:marRight w:val="0"/>
              <w:marTop w:val="0"/>
              <w:marBottom w:val="0"/>
              <w:divBdr>
                <w:top w:val="none" w:sz="0" w:space="0" w:color="auto"/>
                <w:left w:val="none" w:sz="0" w:space="0" w:color="auto"/>
                <w:bottom w:val="none" w:sz="0" w:space="0" w:color="auto"/>
                <w:right w:val="none" w:sz="0" w:space="0" w:color="auto"/>
              </w:divBdr>
            </w:div>
            <w:div w:id="498274442">
              <w:marLeft w:val="0"/>
              <w:marRight w:val="0"/>
              <w:marTop w:val="0"/>
              <w:marBottom w:val="0"/>
              <w:divBdr>
                <w:top w:val="none" w:sz="0" w:space="0" w:color="auto"/>
                <w:left w:val="none" w:sz="0" w:space="0" w:color="auto"/>
                <w:bottom w:val="none" w:sz="0" w:space="0" w:color="auto"/>
                <w:right w:val="none" w:sz="0" w:space="0" w:color="auto"/>
              </w:divBdr>
            </w:div>
            <w:div w:id="498539822">
              <w:marLeft w:val="0"/>
              <w:marRight w:val="0"/>
              <w:marTop w:val="0"/>
              <w:marBottom w:val="0"/>
              <w:divBdr>
                <w:top w:val="none" w:sz="0" w:space="0" w:color="auto"/>
                <w:left w:val="none" w:sz="0" w:space="0" w:color="auto"/>
                <w:bottom w:val="none" w:sz="0" w:space="0" w:color="auto"/>
                <w:right w:val="none" w:sz="0" w:space="0" w:color="auto"/>
              </w:divBdr>
            </w:div>
            <w:div w:id="499350063">
              <w:marLeft w:val="0"/>
              <w:marRight w:val="0"/>
              <w:marTop w:val="0"/>
              <w:marBottom w:val="0"/>
              <w:divBdr>
                <w:top w:val="none" w:sz="0" w:space="0" w:color="auto"/>
                <w:left w:val="none" w:sz="0" w:space="0" w:color="auto"/>
                <w:bottom w:val="none" w:sz="0" w:space="0" w:color="auto"/>
                <w:right w:val="none" w:sz="0" w:space="0" w:color="auto"/>
              </w:divBdr>
            </w:div>
            <w:div w:id="501966018">
              <w:marLeft w:val="0"/>
              <w:marRight w:val="0"/>
              <w:marTop w:val="0"/>
              <w:marBottom w:val="0"/>
              <w:divBdr>
                <w:top w:val="none" w:sz="0" w:space="0" w:color="auto"/>
                <w:left w:val="none" w:sz="0" w:space="0" w:color="auto"/>
                <w:bottom w:val="none" w:sz="0" w:space="0" w:color="auto"/>
                <w:right w:val="none" w:sz="0" w:space="0" w:color="auto"/>
              </w:divBdr>
            </w:div>
            <w:div w:id="502475417">
              <w:marLeft w:val="0"/>
              <w:marRight w:val="0"/>
              <w:marTop w:val="0"/>
              <w:marBottom w:val="0"/>
              <w:divBdr>
                <w:top w:val="none" w:sz="0" w:space="0" w:color="auto"/>
                <w:left w:val="none" w:sz="0" w:space="0" w:color="auto"/>
                <w:bottom w:val="none" w:sz="0" w:space="0" w:color="auto"/>
                <w:right w:val="none" w:sz="0" w:space="0" w:color="auto"/>
              </w:divBdr>
            </w:div>
            <w:div w:id="502864876">
              <w:marLeft w:val="0"/>
              <w:marRight w:val="0"/>
              <w:marTop w:val="0"/>
              <w:marBottom w:val="0"/>
              <w:divBdr>
                <w:top w:val="none" w:sz="0" w:space="0" w:color="auto"/>
                <w:left w:val="none" w:sz="0" w:space="0" w:color="auto"/>
                <w:bottom w:val="none" w:sz="0" w:space="0" w:color="auto"/>
                <w:right w:val="none" w:sz="0" w:space="0" w:color="auto"/>
              </w:divBdr>
            </w:div>
            <w:div w:id="503129357">
              <w:marLeft w:val="0"/>
              <w:marRight w:val="0"/>
              <w:marTop w:val="0"/>
              <w:marBottom w:val="0"/>
              <w:divBdr>
                <w:top w:val="none" w:sz="0" w:space="0" w:color="auto"/>
                <w:left w:val="none" w:sz="0" w:space="0" w:color="auto"/>
                <w:bottom w:val="none" w:sz="0" w:space="0" w:color="auto"/>
                <w:right w:val="none" w:sz="0" w:space="0" w:color="auto"/>
              </w:divBdr>
            </w:div>
            <w:div w:id="503133416">
              <w:marLeft w:val="0"/>
              <w:marRight w:val="0"/>
              <w:marTop w:val="0"/>
              <w:marBottom w:val="0"/>
              <w:divBdr>
                <w:top w:val="none" w:sz="0" w:space="0" w:color="auto"/>
                <w:left w:val="none" w:sz="0" w:space="0" w:color="auto"/>
                <w:bottom w:val="none" w:sz="0" w:space="0" w:color="auto"/>
                <w:right w:val="none" w:sz="0" w:space="0" w:color="auto"/>
              </w:divBdr>
            </w:div>
            <w:div w:id="503280752">
              <w:marLeft w:val="0"/>
              <w:marRight w:val="0"/>
              <w:marTop w:val="0"/>
              <w:marBottom w:val="0"/>
              <w:divBdr>
                <w:top w:val="none" w:sz="0" w:space="0" w:color="auto"/>
                <w:left w:val="none" w:sz="0" w:space="0" w:color="auto"/>
                <w:bottom w:val="none" w:sz="0" w:space="0" w:color="auto"/>
                <w:right w:val="none" w:sz="0" w:space="0" w:color="auto"/>
              </w:divBdr>
            </w:div>
            <w:div w:id="503715249">
              <w:marLeft w:val="0"/>
              <w:marRight w:val="0"/>
              <w:marTop w:val="0"/>
              <w:marBottom w:val="0"/>
              <w:divBdr>
                <w:top w:val="none" w:sz="0" w:space="0" w:color="auto"/>
                <w:left w:val="none" w:sz="0" w:space="0" w:color="auto"/>
                <w:bottom w:val="none" w:sz="0" w:space="0" w:color="auto"/>
                <w:right w:val="none" w:sz="0" w:space="0" w:color="auto"/>
              </w:divBdr>
            </w:div>
            <w:div w:id="504058146">
              <w:marLeft w:val="0"/>
              <w:marRight w:val="0"/>
              <w:marTop w:val="0"/>
              <w:marBottom w:val="0"/>
              <w:divBdr>
                <w:top w:val="none" w:sz="0" w:space="0" w:color="auto"/>
                <w:left w:val="none" w:sz="0" w:space="0" w:color="auto"/>
                <w:bottom w:val="none" w:sz="0" w:space="0" w:color="auto"/>
                <w:right w:val="none" w:sz="0" w:space="0" w:color="auto"/>
              </w:divBdr>
            </w:div>
            <w:div w:id="504517715">
              <w:marLeft w:val="0"/>
              <w:marRight w:val="0"/>
              <w:marTop w:val="0"/>
              <w:marBottom w:val="0"/>
              <w:divBdr>
                <w:top w:val="none" w:sz="0" w:space="0" w:color="auto"/>
                <w:left w:val="none" w:sz="0" w:space="0" w:color="auto"/>
                <w:bottom w:val="none" w:sz="0" w:space="0" w:color="auto"/>
                <w:right w:val="none" w:sz="0" w:space="0" w:color="auto"/>
              </w:divBdr>
            </w:div>
            <w:div w:id="504635481">
              <w:marLeft w:val="0"/>
              <w:marRight w:val="0"/>
              <w:marTop w:val="0"/>
              <w:marBottom w:val="0"/>
              <w:divBdr>
                <w:top w:val="none" w:sz="0" w:space="0" w:color="auto"/>
                <w:left w:val="none" w:sz="0" w:space="0" w:color="auto"/>
                <w:bottom w:val="none" w:sz="0" w:space="0" w:color="auto"/>
                <w:right w:val="none" w:sz="0" w:space="0" w:color="auto"/>
              </w:divBdr>
            </w:div>
            <w:div w:id="505246671">
              <w:marLeft w:val="0"/>
              <w:marRight w:val="0"/>
              <w:marTop w:val="0"/>
              <w:marBottom w:val="0"/>
              <w:divBdr>
                <w:top w:val="none" w:sz="0" w:space="0" w:color="auto"/>
                <w:left w:val="none" w:sz="0" w:space="0" w:color="auto"/>
                <w:bottom w:val="none" w:sz="0" w:space="0" w:color="auto"/>
                <w:right w:val="none" w:sz="0" w:space="0" w:color="auto"/>
              </w:divBdr>
            </w:div>
            <w:div w:id="506481287">
              <w:marLeft w:val="0"/>
              <w:marRight w:val="0"/>
              <w:marTop w:val="0"/>
              <w:marBottom w:val="0"/>
              <w:divBdr>
                <w:top w:val="none" w:sz="0" w:space="0" w:color="auto"/>
                <w:left w:val="none" w:sz="0" w:space="0" w:color="auto"/>
                <w:bottom w:val="none" w:sz="0" w:space="0" w:color="auto"/>
                <w:right w:val="none" w:sz="0" w:space="0" w:color="auto"/>
              </w:divBdr>
            </w:div>
            <w:div w:id="506795533">
              <w:marLeft w:val="0"/>
              <w:marRight w:val="0"/>
              <w:marTop w:val="0"/>
              <w:marBottom w:val="0"/>
              <w:divBdr>
                <w:top w:val="none" w:sz="0" w:space="0" w:color="auto"/>
                <w:left w:val="none" w:sz="0" w:space="0" w:color="auto"/>
                <w:bottom w:val="none" w:sz="0" w:space="0" w:color="auto"/>
                <w:right w:val="none" w:sz="0" w:space="0" w:color="auto"/>
              </w:divBdr>
            </w:div>
            <w:div w:id="507523718">
              <w:marLeft w:val="0"/>
              <w:marRight w:val="0"/>
              <w:marTop w:val="0"/>
              <w:marBottom w:val="0"/>
              <w:divBdr>
                <w:top w:val="none" w:sz="0" w:space="0" w:color="auto"/>
                <w:left w:val="none" w:sz="0" w:space="0" w:color="auto"/>
                <w:bottom w:val="none" w:sz="0" w:space="0" w:color="auto"/>
                <w:right w:val="none" w:sz="0" w:space="0" w:color="auto"/>
              </w:divBdr>
            </w:div>
            <w:div w:id="509300902">
              <w:marLeft w:val="0"/>
              <w:marRight w:val="0"/>
              <w:marTop w:val="0"/>
              <w:marBottom w:val="0"/>
              <w:divBdr>
                <w:top w:val="none" w:sz="0" w:space="0" w:color="auto"/>
                <w:left w:val="none" w:sz="0" w:space="0" w:color="auto"/>
                <w:bottom w:val="none" w:sz="0" w:space="0" w:color="auto"/>
                <w:right w:val="none" w:sz="0" w:space="0" w:color="auto"/>
              </w:divBdr>
            </w:div>
            <w:div w:id="510799386">
              <w:marLeft w:val="0"/>
              <w:marRight w:val="0"/>
              <w:marTop w:val="0"/>
              <w:marBottom w:val="0"/>
              <w:divBdr>
                <w:top w:val="none" w:sz="0" w:space="0" w:color="auto"/>
                <w:left w:val="none" w:sz="0" w:space="0" w:color="auto"/>
                <w:bottom w:val="none" w:sz="0" w:space="0" w:color="auto"/>
                <w:right w:val="none" w:sz="0" w:space="0" w:color="auto"/>
              </w:divBdr>
            </w:div>
            <w:div w:id="510950568">
              <w:marLeft w:val="0"/>
              <w:marRight w:val="0"/>
              <w:marTop w:val="0"/>
              <w:marBottom w:val="0"/>
              <w:divBdr>
                <w:top w:val="none" w:sz="0" w:space="0" w:color="auto"/>
                <w:left w:val="none" w:sz="0" w:space="0" w:color="auto"/>
                <w:bottom w:val="none" w:sz="0" w:space="0" w:color="auto"/>
                <w:right w:val="none" w:sz="0" w:space="0" w:color="auto"/>
              </w:divBdr>
            </w:div>
            <w:div w:id="512189901">
              <w:marLeft w:val="0"/>
              <w:marRight w:val="0"/>
              <w:marTop w:val="0"/>
              <w:marBottom w:val="0"/>
              <w:divBdr>
                <w:top w:val="none" w:sz="0" w:space="0" w:color="auto"/>
                <w:left w:val="none" w:sz="0" w:space="0" w:color="auto"/>
                <w:bottom w:val="none" w:sz="0" w:space="0" w:color="auto"/>
                <w:right w:val="none" w:sz="0" w:space="0" w:color="auto"/>
              </w:divBdr>
            </w:div>
            <w:div w:id="513033743">
              <w:marLeft w:val="0"/>
              <w:marRight w:val="0"/>
              <w:marTop w:val="0"/>
              <w:marBottom w:val="0"/>
              <w:divBdr>
                <w:top w:val="none" w:sz="0" w:space="0" w:color="auto"/>
                <w:left w:val="none" w:sz="0" w:space="0" w:color="auto"/>
                <w:bottom w:val="none" w:sz="0" w:space="0" w:color="auto"/>
                <w:right w:val="none" w:sz="0" w:space="0" w:color="auto"/>
              </w:divBdr>
            </w:div>
            <w:div w:id="513693207">
              <w:marLeft w:val="0"/>
              <w:marRight w:val="0"/>
              <w:marTop w:val="0"/>
              <w:marBottom w:val="0"/>
              <w:divBdr>
                <w:top w:val="none" w:sz="0" w:space="0" w:color="auto"/>
                <w:left w:val="none" w:sz="0" w:space="0" w:color="auto"/>
                <w:bottom w:val="none" w:sz="0" w:space="0" w:color="auto"/>
                <w:right w:val="none" w:sz="0" w:space="0" w:color="auto"/>
              </w:divBdr>
            </w:div>
            <w:div w:id="514154813">
              <w:marLeft w:val="0"/>
              <w:marRight w:val="0"/>
              <w:marTop w:val="0"/>
              <w:marBottom w:val="0"/>
              <w:divBdr>
                <w:top w:val="none" w:sz="0" w:space="0" w:color="auto"/>
                <w:left w:val="none" w:sz="0" w:space="0" w:color="auto"/>
                <w:bottom w:val="none" w:sz="0" w:space="0" w:color="auto"/>
                <w:right w:val="none" w:sz="0" w:space="0" w:color="auto"/>
              </w:divBdr>
            </w:div>
            <w:div w:id="515654818">
              <w:marLeft w:val="0"/>
              <w:marRight w:val="0"/>
              <w:marTop w:val="0"/>
              <w:marBottom w:val="0"/>
              <w:divBdr>
                <w:top w:val="none" w:sz="0" w:space="0" w:color="auto"/>
                <w:left w:val="none" w:sz="0" w:space="0" w:color="auto"/>
                <w:bottom w:val="none" w:sz="0" w:space="0" w:color="auto"/>
                <w:right w:val="none" w:sz="0" w:space="0" w:color="auto"/>
              </w:divBdr>
            </w:div>
            <w:div w:id="516969735">
              <w:marLeft w:val="0"/>
              <w:marRight w:val="0"/>
              <w:marTop w:val="0"/>
              <w:marBottom w:val="0"/>
              <w:divBdr>
                <w:top w:val="none" w:sz="0" w:space="0" w:color="auto"/>
                <w:left w:val="none" w:sz="0" w:space="0" w:color="auto"/>
                <w:bottom w:val="none" w:sz="0" w:space="0" w:color="auto"/>
                <w:right w:val="none" w:sz="0" w:space="0" w:color="auto"/>
              </w:divBdr>
            </w:div>
            <w:div w:id="518928690">
              <w:marLeft w:val="0"/>
              <w:marRight w:val="0"/>
              <w:marTop w:val="0"/>
              <w:marBottom w:val="0"/>
              <w:divBdr>
                <w:top w:val="none" w:sz="0" w:space="0" w:color="auto"/>
                <w:left w:val="none" w:sz="0" w:space="0" w:color="auto"/>
                <w:bottom w:val="none" w:sz="0" w:space="0" w:color="auto"/>
                <w:right w:val="none" w:sz="0" w:space="0" w:color="auto"/>
              </w:divBdr>
            </w:div>
            <w:div w:id="520361439">
              <w:marLeft w:val="0"/>
              <w:marRight w:val="0"/>
              <w:marTop w:val="0"/>
              <w:marBottom w:val="0"/>
              <w:divBdr>
                <w:top w:val="none" w:sz="0" w:space="0" w:color="auto"/>
                <w:left w:val="none" w:sz="0" w:space="0" w:color="auto"/>
                <w:bottom w:val="none" w:sz="0" w:space="0" w:color="auto"/>
                <w:right w:val="none" w:sz="0" w:space="0" w:color="auto"/>
              </w:divBdr>
            </w:div>
            <w:div w:id="520364769">
              <w:marLeft w:val="0"/>
              <w:marRight w:val="0"/>
              <w:marTop w:val="0"/>
              <w:marBottom w:val="0"/>
              <w:divBdr>
                <w:top w:val="none" w:sz="0" w:space="0" w:color="auto"/>
                <w:left w:val="none" w:sz="0" w:space="0" w:color="auto"/>
                <w:bottom w:val="none" w:sz="0" w:space="0" w:color="auto"/>
                <w:right w:val="none" w:sz="0" w:space="0" w:color="auto"/>
              </w:divBdr>
            </w:div>
            <w:div w:id="520826351">
              <w:marLeft w:val="0"/>
              <w:marRight w:val="0"/>
              <w:marTop w:val="0"/>
              <w:marBottom w:val="0"/>
              <w:divBdr>
                <w:top w:val="none" w:sz="0" w:space="0" w:color="auto"/>
                <w:left w:val="none" w:sz="0" w:space="0" w:color="auto"/>
                <w:bottom w:val="none" w:sz="0" w:space="0" w:color="auto"/>
                <w:right w:val="none" w:sz="0" w:space="0" w:color="auto"/>
              </w:divBdr>
            </w:div>
            <w:div w:id="522207262">
              <w:marLeft w:val="0"/>
              <w:marRight w:val="0"/>
              <w:marTop w:val="0"/>
              <w:marBottom w:val="0"/>
              <w:divBdr>
                <w:top w:val="none" w:sz="0" w:space="0" w:color="auto"/>
                <w:left w:val="none" w:sz="0" w:space="0" w:color="auto"/>
                <w:bottom w:val="none" w:sz="0" w:space="0" w:color="auto"/>
                <w:right w:val="none" w:sz="0" w:space="0" w:color="auto"/>
              </w:divBdr>
            </w:div>
            <w:div w:id="522397537">
              <w:marLeft w:val="0"/>
              <w:marRight w:val="0"/>
              <w:marTop w:val="0"/>
              <w:marBottom w:val="0"/>
              <w:divBdr>
                <w:top w:val="none" w:sz="0" w:space="0" w:color="auto"/>
                <w:left w:val="none" w:sz="0" w:space="0" w:color="auto"/>
                <w:bottom w:val="none" w:sz="0" w:space="0" w:color="auto"/>
                <w:right w:val="none" w:sz="0" w:space="0" w:color="auto"/>
              </w:divBdr>
            </w:div>
            <w:div w:id="522524415">
              <w:marLeft w:val="0"/>
              <w:marRight w:val="0"/>
              <w:marTop w:val="0"/>
              <w:marBottom w:val="0"/>
              <w:divBdr>
                <w:top w:val="none" w:sz="0" w:space="0" w:color="auto"/>
                <w:left w:val="none" w:sz="0" w:space="0" w:color="auto"/>
                <w:bottom w:val="none" w:sz="0" w:space="0" w:color="auto"/>
                <w:right w:val="none" w:sz="0" w:space="0" w:color="auto"/>
              </w:divBdr>
            </w:div>
            <w:div w:id="524711022">
              <w:marLeft w:val="0"/>
              <w:marRight w:val="0"/>
              <w:marTop w:val="0"/>
              <w:marBottom w:val="0"/>
              <w:divBdr>
                <w:top w:val="none" w:sz="0" w:space="0" w:color="auto"/>
                <w:left w:val="none" w:sz="0" w:space="0" w:color="auto"/>
                <w:bottom w:val="none" w:sz="0" w:space="0" w:color="auto"/>
                <w:right w:val="none" w:sz="0" w:space="0" w:color="auto"/>
              </w:divBdr>
            </w:div>
            <w:div w:id="524755464">
              <w:marLeft w:val="0"/>
              <w:marRight w:val="0"/>
              <w:marTop w:val="0"/>
              <w:marBottom w:val="0"/>
              <w:divBdr>
                <w:top w:val="none" w:sz="0" w:space="0" w:color="auto"/>
                <w:left w:val="none" w:sz="0" w:space="0" w:color="auto"/>
                <w:bottom w:val="none" w:sz="0" w:space="0" w:color="auto"/>
                <w:right w:val="none" w:sz="0" w:space="0" w:color="auto"/>
              </w:divBdr>
            </w:div>
            <w:div w:id="526987337">
              <w:marLeft w:val="0"/>
              <w:marRight w:val="0"/>
              <w:marTop w:val="0"/>
              <w:marBottom w:val="0"/>
              <w:divBdr>
                <w:top w:val="none" w:sz="0" w:space="0" w:color="auto"/>
                <w:left w:val="none" w:sz="0" w:space="0" w:color="auto"/>
                <w:bottom w:val="none" w:sz="0" w:space="0" w:color="auto"/>
                <w:right w:val="none" w:sz="0" w:space="0" w:color="auto"/>
              </w:divBdr>
            </w:div>
            <w:div w:id="527525009">
              <w:marLeft w:val="0"/>
              <w:marRight w:val="0"/>
              <w:marTop w:val="0"/>
              <w:marBottom w:val="0"/>
              <w:divBdr>
                <w:top w:val="none" w:sz="0" w:space="0" w:color="auto"/>
                <w:left w:val="none" w:sz="0" w:space="0" w:color="auto"/>
                <w:bottom w:val="none" w:sz="0" w:space="0" w:color="auto"/>
                <w:right w:val="none" w:sz="0" w:space="0" w:color="auto"/>
              </w:divBdr>
            </w:div>
            <w:div w:id="528102364">
              <w:marLeft w:val="0"/>
              <w:marRight w:val="0"/>
              <w:marTop w:val="0"/>
              <w:marBottom w:val="0"/>
              <w:divBdr>
                <w:top w:val="none" w:sz="0" w:space="0" w:color="auto"/>
                <w:left w:val="none" w:sz="0" w:space="0" w:color="auto"/>
                <w:bottom w:val="none" w:sz="0" w:space="0" w:color="auto"/>
                <w:right w:val="none" w:sz="0" w:space="0" w:color="auto"/>
              </w:divBdr>
            </w:div>
            <w:div w:id="528104478">
              <w:marLeft w:val="0"/>
              <w:marRight w:val="0"/>
              <w:marTop w:val="0"/>
              <w:marBottom w:val="0"/>
              <w:divBdr>
                <w:top w:val="none" w:sz="0" w:space="0" w:color="auto"/>
                <w:left w:val="none" w:sz="0" w:space="0" w:color="auto"/>
                <w:bottom w:val="none" w:sz="0" w:space="0" w:color="auto"/>
                <w:right w:val="none" w:sz="0" w:space="0" w:color="auto"/>
              </w:divBdr>
            </w:div>
            <w:div w:id="528883171">
              <w:marLeft w:val="0"/>
              <w:marRight w:val="0"/>
              <w:marTop w:val="0"/>
              <w:marBottom w:val="0"/>
              <w:divBdr>
                <w:top w:val="none" w:sz="0" w:space="0" w:color="auto"/>
                <w:left w:val="none" w:sz="0" w:space="0" w:color="auto"/>
                <w:bottom w:val="none" w:sz="0" w:space="0" w:color="auto"/>
                <w:right w:val="none" w:sz="0" w:space="0" w:color="auto"/>
              </w:divBdr>
            </w:div>
            <w:div w:id="529031647">
              <w:marLeft w:val="0"/>
              <w:marRight w:val="0"/>
              <w:marTop w:val="0"/>
              <w:marBottom w:val="0"/>
              <w:divBdr>
                <w:top w:val="none" w:sz="0" w:space="0" w:color="auto"/>
                <w:left w:val="none" w:sz="0" w:space="0" w:color="auto"/>
                <w:bottom w:val="none" w:sz="0" w:space="0" w:color="auto"/>
                <w:right w:val="none" w:sz="0" w:space="0" w:color="auto"/>
              </w:divBdr>
            </w:div>
            <w:div w:id="529493452">
              <w:marLeft w:val="0"/>
              <w:marRight w:val="0"/>
              <w:marTop w:val="0"/>
              <w:marBottom w:val="0"/>
              <w:divBdr>
                <w:top w:val="none" w:sz="0" w:space="0" w:color="auto"/>
                <w:left w:val="none" w:sz="0" w:space="0" w:color="auto"/>
                <w:bottom w:val="none" w:sz="0" w:space="0" w:color="auto"/>
                <w:right w:val="none" w:sz="0" w:space="0" w:color="auto"/>
              </w:divBdr>
            </w:div>
            <w:div w:id="529804095">
              <w:marLeft w:val="0"/>
              <w:marRight w:val="0"/>
              <w:marTop w:val="0"/>
              <w:marBottom w:val="0"/>
              <w:divBdr>
                <w:top w:val="none" w:sz="0" w:space="0" w:color="auto"/>
                <w:left w:val="none" w:sz="0" w:space="0" w:color="auto"/>
                <w:bottom w:val="none" w:sz="0" w:space="0" w:color="auto"/>
                <w:right w:val="none" w:sz="0" w:space="0" w:color="auto"/>
              </w:divBdr>
            </w:div>
            <w:div w:id="530340768">
              <w:marLeft w:val="0"/>
              <w:marRight w:val="0"/>
              <w:marTop w:val="0"/>
              <w:marBottom w:val="0"/>
              <w:divBdr>
                <w:top w:val="none" w:sz="0" w:space="0" w:color="auto"/>
                <w:left w:val="none" w:sz="0" w:space="0" w:color="auto"/>
                <w:bottom w:val="none" w:sz="0" w:space="0" w:color="auto"/>
                <w:right w:val="none" w:sz="0" w:space="0" w:color="auto"/>
              </w:divBdr>
            </w:div>
            <w:div w:id="530919089">
              <w:marLeft w:val="0"/>
              <w:marRight w:val="0"/>
              <w:marTop w:val="0"/>
              <w:marBottom w:val="0"/>
              <w:divBdr>
                <w:top w:val="none" w:sz="0" w:space="0" w:color="auto"/>
                <w:left w:val="none" w:sz="0" w:space="0" w:color="auto"/>
                <w:bottom w:val="none" w:sz="0" w:space="0" w:color="auto"/>
                <w:right w:val="none" w:sz="0" w:space="0" w:color="auto"/>
              </w:divBdr>
            </w:div>
            <w:div w:id="531116817">
              <w:marLeft w:val="0"/>
              <w:marRight w:val="0"/>
              <w:marTop w:val="0"/>
              <w:marBottom w:val="0"/>
              <w:divBdr>
                <w:top w:val="none" w:sz="0" w:space="0" w:color="auto"/>
                <w:left w:val="none" w:sz="0" w:space="0" w:color="auto"/>
                <w:bottom w:val="none" w:sz="0" w:space="0" w:color="auto"/>
                <w:right w:val="none" w:sz="0" w:space="0" w:color="auto"/>
              </w:divBdr>
            </w:div>
            <w:div w:id="531303130">
              <w:marLeft w:val="0"/>
              <w:marRight w:val="0"/>
              <w:marTop w:val="0"/>
              <w:marBottom w:val="0"/>
              <w:divBdr>
                <w:top w:val="none" w:sz="0" w:space="0" w:color="auto"/>
                <w:left w:val="none" w:sz="0" w:space="0" w:color="auto"/>
                <w:bottom w:val="none" w:sz="0" w:space="0" w:color="auto"/>
                <w:right w:val="none" w:sz="0" w:space="0" w:color="auto"/>
              </w:divBdr>
            </w:div>
            <w:div w:id="531307487">
              <w:marLeft w:val="0"/>
              <w:marRight w:val="0"/>
              <w:marTop w:val="0"/>
              <w:marBottom w:val="0"/>
              <w:divBdr>
                <w:top w:val="none" w:sz="0" w:space="0" w:color="auto"/>
                <w:left w:val="none" w:sz="0" w:space="0" w:color="auto"/>
                <w:bottom w:val="none" w:sz="0" w:space="0" w:color="auto"/>
                <w:right w:val="none" w:sz="0" w:space="0" w:color="auto"/>
              </w:divBdr>
            </w:div>
            <w:div w:id="532813945">
              <w:marLeft w:val="0"/>
              <w:marRight w:val="0"/>
              <w:marTop w:val="0"/>
              <w:marBottom w:val="0"/>
              <w:divBdr>
                <w:top w:val="none" w:sz="0" w:space="0" w:color="auto"/>
                <w:left w:val="none" w:sz="0" w:space="0" w:color="auto"/>
                <w:bottom w:val="none" w:sz="0" w:space="0" w:color="auto"/>
                <w:right w:val="none" w:sz="0" w:space="0" w:color="auto"/>
              </w:divBdr>
            </w:div>
            <w:div w:id="535194043">
              <w:marLeft w:val="0"/>
              <w:marRight w:val="0"/>
              <w:marTop w:val="0"/>
              <w:marBottom w:val="0"/>
              <w:divBdr>
                <w:top w:val="none" w:sz="0" w:space="0" w:color="auto"/>
                <w:left w:val="none" w:sz="0" w:space="0" w:color="auto"/>
                <w:bottom w:val="none" w:sz="0" w:space="0" w:color="auto"/>
                <w:right w:val="none" w:sz="0" w:space="0" w:color="auto"/>
              </w:divBdr>
            </w:div>
            <w:div w:id="536431406">
              <w:marLeft w:val="0"/>
              <w:marRight w:val="0"/>
              <w:marTop w:val="0"/>
              <w:marBottom w:val="0"/>
              <w:divBdr>
                <w:top w:val="none" w:sz="0" w:space="0" w:color="auto"/>
                <w:left w:val="none" w:sz="0" w:space="0" w:color="auto"/>
                <w:bottom w:val="none" w:sz="0" w:space="0" w:color="auto"/>
                <w:right w:val="none" w:sz="0" w:space="0" w:color="auto"/>
              </w:divBdr>
            </w:div>
            <w:div w:id="538130350">
              <w:marLeft w:val="0"/>
              <w:marRight w:val="0"/>
              <w:marTop w:val="0"/>
              <w:marBottom w:val="0"/>
              <w:divBdr>
                <w:top w:val="none" w:sz="0" w:space="0" w:color="auto"/>
                <w:left w:val="none" w:sz="0" w:space="0" w:color="auto"/>
                <w:bottom w:val="none" w:sz="0" w:space="0" w:color="auto"/>
                <w:right w:val="none" w:sz="0" w:space="0" w:color="auto"/>
              </w:divBdr>
            </w:div>
            <w:div w:id="538322709">
              <w:marLeft w:val="0"/>
              <w:marRight w:val="0"/>
              <w:marTop w:val="0"/>
              <w:marBottom w:val="0"/>
              <w:divBdr>
                <w:top w:val="none" w:sz="0" w:space="0" w:color="auto"/>
                <w:left w:val="none" w:sz="0" w:space="0" w:color="auto"/>
                <w:bottom w:val="none" w:sz="0" w:space="0" w:color="auto"/>
                <w:right w:val="none" w:sz="0" w:space="0" w:color="auto"/>
              </w:divBdr>
            </w:div>
            <w:div w:id="538665641">
              <w:marLeft w:val="0"/>
              <w:marRight w:val="0"/>
              <w:marTop w:val="0"/>
              <w:marBottom w:val="0"/>
              <w:divBdr>
                <w:top w:val="none" w:sz="0" w:space="0" w:color="auto"/>
                <w:left w:val="none" w:sz="0" w:space="0" w:color="auto"/>
                <w:bottom w:val="none" w:sz="0" w:space="0" w:color="auto"/>
                <w:right w:val="none" w:sz="0" w:space="0" w:color="auto"/>
              </w:divBdr>
            </w:div>
            <w:div w:id="542400595">
              <w:marLeft w:val="0"/>
              <w:marRight w:val="0"/>
              <w:marTop w:val="0"/>
              <w:marBottom w:val="0"/>
              <w:divBdr>
                <w:top w:val="none" w:sz="0" w:space="0" w:color="auto"/>
                <w:left w:val="none" w:sz="0" w:space="0" w:color="auto"/>
                <w:bottom w:val="none" w:sz="0" w:space="0" w:color="auto"/>
                <w:right w:val="none" w:sz="0" w:space="0" w:color="auto"/>
              </w:divBdr>
            </w:div>
            <w:div w:id="542716417">
              <w:marLeft w:val="0"/>
              <w:marRight w:val="0"/>
              <w:marTop w:val="0"/>
              <w:marBottom w:val="0"/>
              <w:divBdr>
                <w:top w:val="none" w:sz="0" w:space="0" w:color="auto"/>
                <w:left w:val="none" w:sz="0" w:space="0" w:color="auto"/>
                <w:bottom w:val="none" w:sz="0" w:space="0" w:color="auto"/>
                <w:right w:val="none" w:sz="0" w:space="0" w:color="auto"/>
              </w:divBdr>
            </w:div>
            <w:div w:id="543710183">
              <w:marLeft w:val="0"/>
              <w:marRight w:val="0"/>
              <w:marTop w:val="0"/>
              <w:marBottom w:val="0"/>
              <w:divBdr>
                <w:top w:val="none" w:sz="0" w:space="0" w:color="auto"/>
                <w:left w:val="none" w:sz="0" w:space="0" w:color="auto"/>
                <w:bottom w:val="none" w:sz="0" w:space="0" w:color="auto"/>
                <w:right w:val="none" w:sz="0" w:space="0" w:color="auto"/>
              </w:divBdr>
            </w:div>
            <w:div w:id="544753944">
              <w:marLeft w:val="0"/>
              <w:marRight w:val="0"/>
              <w:marTop w:val="0"/>
              <w:marBottom w:val="0"/>
              <w:divBdr>
                <w:top w:val="none" w:sz="0" w:space="0" w:color="auto"/>
                <w:left w:val="none" w:sz="0" w:space="0" w:color="auto"/>
                <w:bottom w:val="none" w:sz="0" w:space="0" w:color="auto"/>
                <w:right w:val="none" w:sz="0" w:space="0" w:color="auto"/>
              </w:divBdr>
            </w:div>
            <w:div w:id="545914916">
              <w:marLeft w:val="0"/>
              <w:marRight w:val="0"/>
              <w:marTop w:val="0"/>
              <w:marBottom w:val="0"/>
              <w:divBdr>
                <w:top w:val="none" w:sz="0" w:space="0" w:color="auto"/>
                <w:left w:val="none" w:sz="0" w:space="0" w:color="auto"/>
                <w:bottom w:val="none" w:sz="0" w:space="0" w:color="auto"/>
                <w:right w:val="none" w:sz="0" w:space="0" w:color="auto"/>
              </w:divBdr>
            </w:div>
            <w:div w:id="547684693">
              <w:marLeft w:val="0"/>
              <w:marRight w:val="0"/>
              <w:marTop w:val="0"/>
              <w:marBottom w:val="0"/>
              <w:divBdr>
                <w:top w:val="none" w:sz="0" w:space="0" w:color="auto"/>
                <w:left w:val="none" w:sz="0" w:space="0" w:color="auto"/>
                <w:bottom w:val="none" w:sz="0" w:space="0" w:color="auto"/>
                <w:right w:val="none" w:sz="0" w:space="0" w:color="auto"/>
              </w:divBdr>
            </w:div>
            <w:div w:id="548226484">
              <w:marLeft w:val="0"/>
              <w:marRight w:val="0"/>
              <w:marTop w:val="0"/>
              <w:marBottom w:val="0"/>
              <w:divBdr>
                <w:top w:val="none" w:sz="0" w:space="0" w:color="auto"/>
                <w:left w:val="none" w:sz="0" w:space="0" w:color="auto"/>
                <w:bottom w:val="none" w:sz="0" w:space="0" w:color="auto"/>
                <w:right w:val="none" w:sz="0" w:space="0" w:color="auto"/>
              </w:divBdr>
            </w:div>
            <w:div w:id="549074621">
              <w:marLeft w:val="0"/>
              <w:marRight w:val="0"/>
              <w:marTop w:val="0"/>
              <w:marBottom w:val="0"/>
              <w:divBdr>
                <w:top w:val="none" w:sz="0" w:space="0" w:color="auto"/>
                <w:left w:val="none" w:sz="0" w:space="0" w:color="auto"/>
                <w:bottom w:val="none" w:sz="0" w:space="0" w:color="auto"/>
                <w:right w:val="none" w:sz="0" w:space="0" w:color="auto"/>
              </w:divBdr>
            </w:div>
            <w:div w:id="549263994">
              <w:marLeft w:val="0"/>
              <w:marRight w:val="0"/>
              <w:marTop w:val="0"/>
              <w:marBottom w:val="0"/>
              <w:divBdr>
                <w:top w:val="none" w:sz="0" w:space="0" w:color="auto"/>
                <w:left w:val="none" w:sz="0" w:space="0" w:color="auto"/>
                <w:bottom w:val="none" w:sz="0" w:space="0" w:color="auto"/>
                <w:right w:val="none" w:sz="0" w:space="0" w:color="auto"/>
              </w:divBdr>
            </w:div>
            <w:div w:id="550113485">
              <w:marLeft w:val="0"/>
              <w:marRight w:val="0"/>
              <w:marTop w:val="0"/>
              <w:marBottom w:val="0"/>
              <w:divBdr>
                <w:top w:val="none" w:sz="0" w:space="0" w:color="auto"/>
                <w:left w:val="none" w:sz="0" w:space="0" w:color="auto"/>
                <w:bottom w:val="none" w:sz="0" w:space="0" w:color="auto"/>
                <w:right w:val="none" w:sz="0" w:space="0" w:color="auto"/>
              </w:divBdr>
            </w:div>
            <w:div w:id="550113704">
              <w:marLeft w:val="0"/>
              <w:marRight w:val="0"/>
              <w:marTop w:val="0"/>
              <w:marBottom w:val="0"/>
              <w:divBdr>
                <w:top w:val="none" w:sz="0" w:space="0" w:color="auto"/>
                <w:left w:val="none" w:sz="0" w:space="0" w:color="auto"/>
                <w:bottom w:val="none" w:sz="0" w:space="0" w:color="auto"/>
                <w:right w:val="none" w:sz="0" w:space="0" w:color="auto"/>
              </w:divBdr>
            </w:div>
            <w:div w:id="551115624">
              <w:marLeft w:val="0"/>
              <w:marRight w:val="0"/>
              <w:marTop w:val="0"/>
              <w:marBottom w:val="0"/>
              <w:divBdr>
                <w:top w:val="none" w:sz="0" w:space="0" w:color="auto"/>
                <w:left w:val="none" w:sz="0" w:space="0" w:color="auto"/>
                <w:bottom w:val="none" w:sz="0" w:space="0" w:color="auto"/>
                <w:right w:val="none" w:sz="0" w:space="0" w:color="auto"/>
              </w:divBdr>
            </w:div>
            <w:div w:id="551767221">
              <w:marLeft w:val="0"/>
              <w:marRight w:val="0"/>
              <w:marTop w:val="0"/>
              <w:marBottom w:val="0"/>
              <w:divBdr>
                <w:top w:val="none" w:sz="0" w:space="0" w:color="auto"/>
                <w:left w:val="none" w:sz="0" w:space="0" w:color="auto"/>
                <w:bottom w:val="none" w:sz="0" w:space="0" w:color="auto"/>
                <w:right w:val="none" w:sz="0" w:space="0" w:color="auto"/>
              </w:divBdr>
            </w:div>
            <w:div w:id="552617337">
              <w:marLeft w:val="0"/>
              <w:marRight w:val="0"/>
              <w:marTop w:val="0"/>
              <w:marBottom w:val="0"/>
              <w:divBdr>
                <w:top w:val="none" w:sz="0" w:space="0" w:color="auto"/>
                <w:left w:val="none" w:sz="0" w:space="0" w:color="auto"/>
                <w:bottom w:val="none" w:sz="0" w:space="0" w:color="auto"/>
                <w:right w:val="none" w:sz="0" w:space="0" w:color="auto"/>
              </w:divBdr>
            </w:div>
            <w:div w:id="554007239">
              <w:marLeft w:val="0"/>
              <w:marRight w:val="0"/>
              <w:marTop w:val="0"/>
              <w:marBottom w:val="0"/>
              <w:divBdr>
                <w:top w:val="none" w:sz="0" w:space="0" w:color="auto"/>
                <w:left w:val="none" w:sz="0" w:space="0" w:color="auto"/>
                <w:bottom w:val="none" w:sz="0" w:space="0" w:color="auto"/>
                <w:right w:val="none" w:sz="0" w:space="0" w:color="auto"/>
              </w:divBdr>
            </w:div>
            <w:div w:id="554852201">
              <w:marLeft w:val="0"/>
              <w:marRight w:val="0"/>
              <w:marTop w:val="0"/>
              <w:marBottom w:val="0"/>
              <w:divBdr>
                <w:top w:val="none" w:sz="0" w:space="0" w:color="auto"/>
                <w:left w:val="none" w:sz="0" w:space="0" w:color="auto"/>
                <w:bottom w:val="none" w:sz="0" w:space="0" w:color="auto"/>
                <w:right w:val="none" w:sz="0" w:space="0" w:color="auto"/>
              </w:divBdr>
            </w:div>
            <w:div w:id="555239847">
              <w:marLeft w:val="0"/>
              <w:marRight w:val="0"/>
              <w:marTop w:val="0"/>
              <w:marBottom w:val="0"/>
              <w:divBdr>
                <w:top w:val="none" w:sz="0" w:space="0" w:color="auto"/>
                <w:left w:val="none" w:sz="0" w:space="0" w:color="auto"/>
                <w:bottom w:val="none" w:sz="0" w:space="0" w:color="auto"/>
                <w:right w:val="none" w:sz="0" w:space="0" w:color="auto"/>
              </w:divBdr>
            </w:div>
            <w:div w:id="556936230">
              <w:marLeft w:val="0"/>
              <w:marRight w:val="0"/>
              <w:marTop w:val="0"/>
              <w:marBottom w:val="0"/>
              <w:divBdr>
                <w:top w:val="none" w:sz="0" w:space="0" w:color="auto"/>
                <w:left w:val="none" w:sz="0" w:space="0" w:color="auto"/>
                <w:bottom w:val="none" w:sz="0" w:space="0" w:color="auto"/>
                <w:right w:val="none" w:sz="0" w:space="0" w:color="auto"/>
              </w:divBdr>
            </w:div>
            <w:div w:id="557783128">
              <w:marLeft w:val="0"/>
              <w:marRight w:val="0"/>
              <w:marTop w:val="0"/>
              <w:marBottom w:val="0"/>
              <w:divBdr>
                <w:top w:val="none" w:sz="0" w:space="0" w:color="auto"/>
                <w:left w:val="none" w:sz="0" w:space="0" w:color="auto"/>
                <w:bottom w:val="none" w:sz="0" w:space="0" w:color="auto"/>
                <w:right w:val="none" w:sz="0" w:space="0" w:color="auto"/>
              </w:divBdr>
            </w:div>
            <w:div w:id="558201360">
              <w:marLeft w:val="0"/>
              <w:marRight w:val="0"/>
              <w:marTop w:val="0"/>
              <w:marBottom w:val="0"/>
              <w:divBdr>
                <w:top w:val="none" w:sz="0" w:space="0" w:color="auto"/>
                <w:left w:val="none" w:sz="0" w:space="0" w:color="auto"/>
                <w:bottom w:val="none" w:sz="0" w:space="0" w:color="auto"/>
                <w:right w:val="none" w:sz="0" w:space="0" w:color="auto"/>
              </w:divBdr>
            </w:div>
            <w:div w:id="558594098">
              <w:marLeft w:val="0"/>
              <w:marRight w:val="0"/>
              <w:marTop w:val="0"/>
              <w:marBottom w:val="0"/>
              <w:divBdr>
                <w:top w:val="none" w:sz="0" w:space="0" w:color="auto"/>
                <w:left w:val="none" w:sz="0" w:space="0" w:color="auto"/>
                <w:bottom w:val="none" w:sz="0" w:space="0" w:color="auto"/>
                <w:right w:val="none" w:sz="0" w:space="0" w:color="auto"/>
              </w:divBdr>
            </w:div>
            <w:div w:id="558976639">
              <w:marLeft w:val="0"/>
              <w:marRight w:val="0"/>
              <w:marTop w:val="0"/>
              <w:marBottom w:val="0"/>
              <w:divBdr>
                <w:top w:val="none" w:sz="0" w:space="0" w:color="auto"/>
                <w:left w:val="none" w:sz="0" w:space="0" w:color="auto"/>
                <w:bottom w:val="none" w:sz="0" w:space="0" w:color="auto"/>
                <w:right w:val="none" w:sz="0" w:space="0" w:color="auto"/>
              </w:divBdr>
            </w:div>
            <w:div w:id="559173534">
              <w:marLeft w:val="0"/>
              <w:marRight w:val="0"/>
              <w:marTop w:val="0"/>
              <w:marBottom w:val="0"/>
              <w:divBdr>
                <w:top w:val="none" w:sz="0" w:space="0" w:color="auto"/>
                <w:left w:val="none" w:sz="0" w:space="0" w:color="auto"/>
                <w:bottom w:val="none" w:sz="0" w:space="0" w:color="auto"/>
                <w:right w:val="none" w:sz="0" w:space="0" w:color="auto"/>
              </w:divBdr>
            </w:div>
            <w:div w:id="560292006">
              <w:marLeft w:val="0"/>
              <w:marRight w:val="0"/>
              <w:marTop w:val="0"/>
              <w:marBottom w:val="0"/>
              <w:divBdr>
                <w:top w:val="none" w:sz="0" w:space="0" w:color="auto"/>
                <w:left w:val="none" w:sz="0" w:space="0" w:color="auto"/>
                <w:bottom w:val="none" w:sz="0" w:space="0" w:color="auto"/>
                <w:right w:val="none" w:sz="0" w:space="0" w:color="auto"/>
              </w:divBdr>
            </w:div>
            <w:div w:id="562109069">
              <w:marLeft w:val="0"/>
              <w:marRight w:val="0"/>
              <w:marTop w:val="0"/>
              <w:marBottom w:val="0"/>
              <w:divBdr>
                <w:top w:val="none" w:sz="0" w:space="0" w:color="auto"/>
                <w:left w:val="none" w:sz="0" w:space="0" w:color="auto"/>
                <w:bottom w:val="none" w:sz="0" w:space="0" w:color="auto"/>
                <w:right w:val="none" w:sz="0" w:space="0" w:color="auto"/>
              </w:divBdr>
            </w:div>
            <w:div w:id="563024733">
              <w:marLeft w:val="0"/>
              <w:marRight w:val="0"/>
              <w:marTop w:val="0"/>
              <w:marBottom w:val="0"/>
              <w:divBdr>
                <w:top w:val="none" w:sz="0" w:space="0" w:color="auto"/>
                <w:left w:val="none" w:sz="0" w:space="0" w:color="auto"/>
                <w:bottom w:val="none" w:sz="0" w:space="0" w:color="auto"/>
                <w:right w:val="none" w:sz="0" w:space="0" w:color="auto"/>
              </w:divBdr>
            </w:div>
            <w:div w:id="564418833">
              <w:marLeft w:val="0"/>
              <w:marRight w:val="0"/>
              <w:marTop w:val="0"/>
              <w:marBottom w:val="0"/>
              <w:divBdr>
                <w:top w:val="none" w:sz="0" w:space="0" w:color="auto"/>
                <w:left w:val="none" w:sz="0" w:space="0" w:color="auto"/>
                <w:bottom w:val="none" w:sz="0" w:space="0" w:color="auto"/>
                <w:right w:val="none" w:sz="0" w:space="0" w:color="auto"/>
              </w:divBdr>
            </w:div>
            <w:div w:id="564530594">
              <w:marLeft w:val="0"/>
              <w:marRight w:val="0"/>
              <w:marTop w:val="0"/>
              <w:marBottom w:val="0"/>
              <w:divBdr>
                <w:top w:val="none" w:sz="0" w:space="0" w:color="auto"/>
                <w:left w:val="none" w:sz="0" w:space="0" w:color="auto"/>
                <w:bottom w:val="none" w:sz="0" w:space="0" w:color="auto"/>
                <w:right w:val="none" w:sz="0" w:space="0" w:color="auto"/>
              </w:divBdr>
            </w:div>
            <w:div w:id="564992133">
              <w:marLeft w:val="0"/>
              <w:marRight w:val="0"/>
              <w:marTop w:val="0"/>
              <w:marBottom w:val="0"/>
              <w:divBdr>
                <w:top w:val="none" w:sz="0" w:space="0" w:color="auto"/>
                <w:left w:val="none" w:sz="0" w:space="0" w:color="auto"/>
                <w:bottom w:val="none" w:sz="0" w:space="0" w:color="auto"/>
                <w:right w:val="none" w:sz="0" w:space="0" w:color="auto"/>
              </w:divBdr>
            </w:div>
            <w:div w:id="565724938">
              <w:marLeft w:val="0"/>
              <w:marRight w:val="0"/>
              <w:marTop w:val="0"/>
              <w:marBottom w:val="0"/>
              <w:divBdr>
                <w:top w:val="none" w:sz="0" w:space="0" w:color="auto"/>
                <w:left w:val="none" w:sz="0" w:space="0" w:color="auto"/>
                <w:bottom w:val="none" w:sz="0" w:space="0" w:color="auto"/>
                <w:right w:val="none" w:sz="0" w:space="0" w:color="auto"/>
              </w:divBdr>
            </w:div>
            <w:div w:id="567040193">
              <w:marLeft w:val="0"/>
              <w:marRight w:val="0"/>
              <w:marTop w:val="0"/>
              <w:marBottom w:val="0"/>
              <w:divBdr>
                <w:top w:val="none" w:sz="0" w:space="0" w:color="auto"/>
                <w:left w:val="none" w:sz="0" w:space="0" w:color="auto"/>
                <w:bottom w:val="none" w:sz="0" w:space="0" w:color="auto"/>
                <w:right w:val="none" w:sz="0" w:space="0" w:color="auto"/>
              </w:divBdr>
            </w:div>
            <w:div w:id="567958588">
              <w:marLeft w:val="0"/>
              <w:marRight w:val="0"/>
              <w:marTop w:val="0"/>
              <w:marBottom w:val="0"/>
              <w:divBdr>
                <w:top w:val="none" w:sz="0" w:space="0" w:color="auto"/>
                <w:left w:val="none" w:sz="0" w:space="0" w:color="auto"/>
                <w:bottom w:val="none" w:sz="0" w:space="0" w:color="auto"/>
                <w:right w:val="none" w:sz="0" w:space="0" w:color="auto"/>
              </w:divBdr>
            </w:div>
            <w:div w:id="570695049">
              <w:marLeft w:val="0"/>
              <w:marRight w:val="0"/>
              <w:marTop w:val="0"/>
              <w:marBottom w:val="0"/>
              <w:divBdr>
                <w:top w:val="none" w:sz="0" w:space="0" w:color="auto"/>
                <w:left w:val="none" w:sz="0" w:space="0" w:color="auto"/>
                <w:bottom w:val="none" w:sz="0" w:space="0" w:color="auto"/>
                <w:right w:val="none" w:sz="0" w:space="0" w:color="auto"/>
              </w:divBdr>
            </w:div>
            <w:div w:id="570971536">
              <w:marLeft w:val="0"/>
              <w:marRight w:val="0"/>
              <w:marTop w:val="0"/>
              <w:marBottom w:val="0"/>
              <w:divBdr>
                <w:top w:val="none" w:sz="0" w:space="0" w:color="auto"/>
                <w:left w:val="none" w:sz="0" w:space="0" w:color="auto"/>
                <w:bottom w:val="none" w:sz="0" w:space="0" w:color="auto"/>
                <w:right w:val="none" w:sz="0" w:space="0" w:color="auto"/>
              </w:divBdr>
            </w:div>
            <w:div w:id="571356406">
              <w:marLeft w:val="0"/>
              <w:marRight w:val="0"/>
              <w:marTop w:val="0"/>
              <w:marBottom w:val="0"/>
              <w:divBdr>
                <w:top w:val="none" w:sz="0" w:space="0" w:color="auto"/>
                <w:left w:val="none" w:sz="0" w:space="0" w:color="auto"/>
                <w:bottom w:val="none" w:sz="0" w:space="0" w:color="auto"/>
                <w:right w:val="none" w:sz="0" w:space="0" w:color="auto"/>
              </w:divBdr>
            </w:div>
            <w:div w:id="571697123">
              <w:marLeft w:val="0"/>
              <w:marRight w:val="0"/>
              <w:marTop w:val="0"/>
              <w:marBottom w:val="0"/>
              <w:divBdr>
                <w:top w:val="none" w:sz="0" w:space="0" w:color="auto"/>
                <w:left w:val="none" w:sz="0" w:space="0" w:color="auto"/>
                <w:bottom w:val="none" w:sz="0" w:space="0" w:color="auto"/>
                <w:right w:val="none" w:sz="0" w:space="0" w:color="auto"/>
              </w:divBdr>
            </w:div>
            <w:div w:id="572397668">
              <w:marLeft w:val="0"/>
              <w:marRight w:val="0"/>
              <w:marTop w:val="0"/>
              <w:marBottom w:val="0"/>
              <w:divBdr>
                <w:top w:val="none" w:sz="0" w:space="0" w:color="auto"/>
                <w:left w:val="none" w:sz="0" w:space="0" w:color="auto"/>
                <w:bottom w:val="none" w:sz="0" w:space="0" w:color="auto"/>
                <w:right w:val="none" w:sz="0" w:space="0" w:color="auto"/>
              </w:divBdr>
            </w:div>
            <w:div w:id="573516319">
              <w:marLeft w:val="0"/>
              <w:marRight w:val="0"/>
              <w:marTop w:val="0"/>
              <w:marBottom w:val="0"/>
              <w:divBdr>
                <w:top w:val="none" w:sz="0" w:space="0" w:color="auto"/>
                <w:left w:val="none" w:sz="0" w:space="0" w:color="auto"/>
                <w:bottom w:val="none" w:sz="0" w:space="0" w:color="auto"/>
                <w:right w:val="none" w:sz="0" w:space="0" w:color="auto"/>
              </w:divBdr>
            </w:div>
            <w:div w:id="573977427">
              <w:marLeft w:val="0"/>
              <w:marRight w:val="0"/>
              <w:marTop w:val="0"/>
              <w:marBottom w:val="0"/>
              <w:divBdr>
                <w:top w:val="none" w:sz="0" w:space="0" w:color="auto"/>
                <w:left w:val="none" w:sz="0" w:space="0" w:color="auto"/>
                <w:bottom w:val="none" w:sz="0" w:space="0" w:color="auto"/>
                <w:right w:val="none" w:sz="0" w:space="0" w:color="auto"/>
              </w:divBdr>
            </w:div>
            <w:div w:id="579680164">
              <w:marLeft w:val="0"/>
              <w:marRight w:val="0"/>
              <w:marTop w:val="0"/>
              <w:marBottom w:val="0"/>
              <w:divBdr>
                <w:top w:val="none" w:sz="0" w:space="0" w:color="auto"/>
                <w:left w:val="none" w:sz="0" w:space="0" w:color="auto"/>
                <w:bottom w:val="none" w:sz="0" w:space="0" w:color="auto"/>
                <w:right w:val="none" w:sz="0" w:space="0" w:color="auto"/>
              </w:divBdr>
            </w:div>
            <w:div w:id="582109276">
              <w:marLeft w:val="0"/>
              <w:marRight w:val="0"/>
              <w:marTop w:val="0"/>
              <w:marBottom w:val="0"/>
              <w:divBdr>
                <w:top w:val="none" w:sz="0" w:space="0" w:color="auto"/>
                <w:left w:val="none" w:sz="0" w:space="0" w:color="auto"/>
                <w:bottom w:val="none" w:sz="0" w:space="0" w:color="auto"/>
                <w:right w:val="none" w:sz="0" w:space="0" w:color="auto"/>
              </w:divBdr>
            </w:div>
            <w:div w:id="582422792">
              <w:marLeft w:val="0"/>
              <w:marRight w:val="0"/>
              <w:marTop w:val="0"/>
              <w:marBottom w:val="0"/>
              <w:divBdr>
                <w:top w:val="none" w:sz="0" w:space="0" w:color="auto"/>
                <w:left w:val="none" w:sz="0" w:space="0" w:color="auto"/>
                <w:bottom w:val="none" w:sz="0" w:space="0" w:color="auto"/>
                <w:right w:val="none" w:sz="0" w:space="0" w:color="auto"/>
              </w:divBdr>
            </w:div>
            <w:div w:id="582761341">
              <w:marLeft w:val="0"/>
              <w:marRight w:val="0"/>
              <w:marTop w:val="0"/>
              <w:marBottom w:val="0"/>
              <w:divBdr>
                <w:top w:val="none" w:sz="0" w:space="0" w:color="auto"/>
                <w:left w:val="none" w:sz="0" w:space="0" w:color="auto"/>
                <w:bottom w:val="none" w:sz="0" w:space="0" w:color="auto"/>
                <w:right w:val="none" w:sz="0" w:space="0" w:color="auto"/>
              </w:divBdr>
            </w:div>
            <w:div w:id="583034441">
              <w:marLeft w:val="0"/>
              <w:marRight w:val="0"/>
              <w:marTop w:val="0"/>
              <w:marBottom w:val="0"/>
              <w:divBdr>
                <w:top w:val="none" w:sz="0" w:space="0" w:color="auto"/>
                <w:left w:val="none" w:sz="0" w:space="0" w:color="auto"/>
                <w:bottom w:val="none" w:sz="0" w:space="0" w:color="auto"/>
                <w:right w:val="none" w:sz="0" w:space="0" w:color="auto"/>
              </w:divBdr>
            </w:div>
            <w:div w:id="583297767">
              <w:marLeft w:val="0"/>
              <w:marRight w:val="0"/>
              <w:marTop w:val="0"/>
              <w:marBottom w:val="0"/>
              <w:divBdr>
                <w:top w:val="none" w:sz="0" w:space="0" w:color="auto"/>
                <w:left w:val="none" w:sz="0" w:space="0" w:color="auto"/>
                <w:bottom w:val="none" w:sz="0" w:space="0" w:color="auto"/>
                <w:right w:val="none" w:sz="0" w:space="0" w:color="auto"/>
              </w:divBdr>
            </w:div>
            <w:div w:id="583420562">
              <w:marLeft w:val="0"/>
              <w:marRight w:val="0"/>
              <w:marTop w:val="0"/>
              <w:marBottom w:val="0"/>
              <w:divBdr>
                <w:top w:val="none" w:sz="0" w:space="0" w:color="auto"/>
                <w:left w:val="none" w:sz="0" w:space="0" w:color="auto"/>
                <w:bottom w:val="none" w:sz="0" w:space="0" w:color="auto"/>
                <w:right w:val="none" w:sz="0" w:space="0" w:color="auto"/>
              </w:divBdr>
            </w:div>
            <w:div w:id="583607978">
              <w:marLeft w:val="0"/>
              <w:marRight w:val="0"/>
              <w:marTop w:val="0"/>
              <w:marBottom w:val="0"/>
              <w:divBdr>
                <w:top w:val="none" w:sz="0" w:space="0" w:color="auto"/>
                <w:left w:val="none" w:sz="0" w:space="0" w:color="auto"/>
                <w:bottom w:val="none" w:sz="0" w:space="0" w:color="auto"/>
                <w:right w:val="none" w:sz="0" w:space="0" w:color="auto"/>
              </w:divBdr>
            </w:div>
            <w:div w:id="583614661">
              <w:marLeft w:val="0"/>
              <w:marRight w:val="0"/>
              <w:marTop w:val="0"/>
              <w:marBottom w:val="0"/>
              <w:divBdr>
                <w:top w:val="none" w:sz="0" w:space="0" w:color="auto"/>
                <w:left w:val="none" w:sz="0" w:space="0" w:color="auto"/>
                <w:bottom w:val="none" w:sz="0" w:space="0" w:color="auto"/>
                <w:right w:val="none" w:sz="0" w:space="0" w:color="auto"/>
              </w:divBdr>
            </w:div>
            <w:div w:id="583800886">
              <w:marLeft w:val="0"/>
              <w:marRight w:val="0"/>
              <w:marTop w:val="0"/>
              <w:marBottom w:val="0"/>
              <w:divBdr>
                <w:top w:val="none" w:sz="0" w:space="0" w:color="auto"/>
                <w:left w:val="none" w:sz="0" w:space="0" w:color="auto"/>
                <w:bottom w:val="none" w:sz="0" w:space="0" w:color="auto"/>
                <w:right w:val="none" w:sz="0" w:space="0" w:color="auto"/>
              </w:divBdr>
            </w:div>
            <w:div w:id="584461005">
              <w:marLeft w:val="0"/>
              <w:marRight w:val="0"/>
              <w:marTop w:val="0"/>
              <w:marBottom w:val="0"/>
              <w:divBdr>
                <w:top w:val="none" w:sz="0" w:space="0" w:color="auto"/>
                <w:left w:val="none" w:sz="0" w:space="0" w:color="auto"/>
                <w:bottom w:val="none" w:sz="0" w:space="0" w:color="auto"/>
                <w:right w:val="none" w:sz="0" w:space="0" w:color="auto"/>
              </w:divBdr>
            </w:div>
            <w:div w:id="586495761">
              <w:marLeft w:val="0"/>
              <w:marRight w:val="0"/>
              <w:marTop w:val="0"/>
              <w:marBottom w:val="0"/>
              <w:divBdr>
                <w:top w:val="none" w:sz="0" w:space="0" w:color="auto"/>
                <w:left w:val="none" w:sz="0" w:space="0" w:color="auto"/>
                <w:bottom w:val="none" w:sz="0" w:space="0" w:color="auto"/>
                <w:right w:val="none" w:sz="0" w:space="0" w:color="auto"/>
              </w:divBdr>
            </w:div>
            <w:div w:id="586814244">
              <w:marLeft w:val="0"/>
              <w:marRight w:val="0"/>
              <w:marTop w:val="0"/>
              <w:marBottom w:val="0"/>
              <w:divBdr>
                <w:top w:val="none" w:sz="0" w:space="0" w:color="auto"/>
                <w:left w:val="none" w:sz="0" w:space="0" w:color="auto"/>
                <w:bottom w:val="none" w:sz="0" w:space="0" w:color="auto"/>
                <w:right w:val="none" w:sz="0" w:space="0" w:color="auto"/>
              </w:divBdr>
            </w:div>
            <w:div w:id="587009425">
              <w:marLeft w:val="0"/>
              <w:marRight w:val="0"/>
              <w:marTop w:val="0"/>
              <w:marBottom w:val="0"/>
              <w:divBdr>
                <w:top w:val="none" w:sz="0" w:space="0" w:color="auto"/>
                <w:left w:val="none" w:sz="0" w:space="0" w:color="auto"/>
                <w:bottom w:val="none" w:sz="0" w:space="0" w:color="auto"/>
                <w:right w:val="none" w:sz="0" w:space="0" w:color="auto"/>
              </w:divBdr>
            </w:div>
            <w:div w:id="587151204">
              <w:marLeft w:val="0"/>
              <w:marRight w:val="0"/>
              <w:marTop w:val="0"/>
              <w:marBottom w:val="0"/>
              <w:divBdr>
                <w:top w:val="none" w:sz="0" w:space="0" w:color="auto"/>
                <w:left w:val="none" w:sz="0" w:space="0" w:color="auto"/>
                <w:bottom w:val="none" w:sz="0" w:space="0" w:color="auto"/>
                <w:right w:val="none" w:sz="0" w:space="0" w:color="auto"/>
              </w:divBdr>
            </w:div>
            <w:div w:id="588462741">
              <w:marLeft w:val="0"/>
              <w:marRight w:val="0"/>
              <w:marTop w:val="0"/>
              <w:marBottom w:val="0"/>
              <w:divBdr>
                <w:top w:val="none" w:sz="0" w:space="0" w:color="auto"/>
                <w:left w:val="none" w:sz="0" w:space="0" w:color="auto"/>
                <w:bottom w:val="none" w:sz="0" w:space="0" w:color="auto"/>
                <w:right w:val="none" w:sz="0" w:space="0" w:color="auto"/>
              </w:divBdr>
            </w:div>
            <w:div w:id="588470264">
              <w:marLeft w:val="0"/>
              <w:marRight w:val="0"/>
              <w:marTop w:val="0"/>
              <w:marBottom w:val="0"/>
              <w:divBdr>
                <w:top w:val="none" w:sz="0" w:space="0" w:color="auto"/>
                <w:left w:val="none" w:sz="0" w:space="0" w:color="auto"/>
                <w:bottom w:val="none" w:sz="0" w:space="0" w:color="auto"/>
                <w:right w:val="none" w:sz="0" w:space="0" w:color="auto"/>
              </w:divBdr>
            </w:div>
            <w:div w:id="589388938">
              <w:marLeft w:val="0"/>
              <w:marRight w:val="0"/>
              <w:marTop w:val="0"/>
              <w:marBottom w:val="0"/>
              <w:divBdr>
                <w:top w:val="none" w:sz="0" w:space="0" w:color="auto"/>
                <w:left w:val="none" w:sz="0" w:space="0" w:color="auto"/>
                <w:bottom w:val="none" w:sz="0" w:space="0" w:color="auto"/>
                <w:right w:val="none" w:sz="0" w:space="0" w:color="auto"/>
              </w:divBdr>
            </w:div>
            <w:div w:id="590429788">
              <w:marLeft w:val="0"/>
              <w:marRight w:val="0"/>
              <w:marTop w:val="0"/>
              <w:marBottom w:val="0"/>
              <w:divBdr>
                <w:top w:val="none" w:sz="0" w:space="0" w:color="auto"/>
                <w:left w:val="none" w:sz="0" w:space="0" w:color="auto"/>
                <w:bottom w:val="none" w:sz="0" w:space="0" w:color="auto"/>
                <w:right w:val="none" w:sz="0" w:space="0" w:color="auto"/>
              </w:divBdr>
            </w:div>
            <w:div w:id="590622859">
              <w:marLeft w:val="0"/>
              <w:marRight w:val="0"/>
              <w:marTop w:val="0"/>
              <w:marBottom w:val="0"/>
              <w:divBdr>
                <w:top w:val="none" w:sz="0" w:space="0" w:color="auto"/>
                <w:left w:val="none" w:sz="0" w:space="0" w:color="auto"/>
                <w:bottom w:val="none" w:sz="0" w:space="0" w:color="auto"/>
                <w:right w:val="none" w:sz="0" w:space="0" w:color="auto"/>
              </w:divBdr>
            </w:div>
            <w:div w:id="591358269">
              <w:marLeft w:val="0"/>
              <w:marRight w:val="0"/>
              <w:marTop w:val="0"/>
              <w:marBottom w:val="0"/>
              <w:divBdr>
                <w:top w:val="none" w:sz="0" w:space="0" w:color="auto"/>
                <w:left w:val="none" w:sz="0" w:space="0" w:color="auto"/>
                <w:bottom w:val="none" w:sz="0" w:space="0" w:color="auto"/>
                <w:right w:val="none" w:sz="0" w:space="0" w:color="auto"/>
              </w:divBdr>
            </w:div>
            <w:div w:id="592277684">
              <w:marLeft w:val="0"/>
              <w:marRight w:val="0"/>
              <w:marTop w:val="0"/>
              <w:marBottom w:val="0"/>
              <w:divBdr>
                <w:top w:val="none" w:sz="0" w:space="0" w:color="auto"/>
                <w:left w:val="none" w:sz="0" w:space="0" w:color="auto"/>
                <w:bottom w:val="none" w:sz="0" w:space="0" w:color="auto"/>
                <w:right w:val="none" w:sz="0" w:space="0" w:color="auto"/>
              </w:divBdr>
            </w:div>
            <w:div w:id="596332005">
              <w:marLeft w:val="0"/>
              <w:marRight w:val="0"/>
              <w:marTop w:val="0"/>
              <w:marBottom w:val="0"/>
              <w:divBdr>
                <w:top w:val="none" w:sz="0" w:space="0" w:color="auto"/>
                <w:left w:val="none" w:sz="0" w:space="0" w:color="auto"/>
                <w:bottom w:val="none" w:sz="0" w:space="0" w:color="auto"/>
                <w:right w:val="none" w:sz="0" w:space="0" w:color="auto"/>
              </w:divBdr>
            </w:div>
            <w:div w:id="596444142">
              <w:marLeft w:val="0"/>
              <w:marRight w:val="0"/>
              <w:marTop w:val="0"/>
              <w:marBottom w:val="0"/>
              <w:divBdr>
                <w:top w:val="none" w:sz="0" w:space="0" w:color="auto"/>
                <w:left w:val="none" w:sz="0" w:space="0" w:color="auto"/>
                <w:bottom w:val="none" w:sz="0" w:space="0" w:color="auto"/>
                <w:right w:val="none" w:sz="0" w:space="0" w:color="auto"/>
              </w:divBdr>
            </w:div>
            <w:div w:id="596989608">
              <w:marLeft w:val="0"/>
              <w:marRight w:val="0"/>
              <w:marTop w:val="0"/>
              <w:marBottom w:val="0"/>
              <w:divBdr>
                <w:top w:val="none" w:sz="0" w:space="0" w:color="auto"/>
                <w:left w:val="none" w:sz="0" w:space="0" w:color="auto"/>
                <w:bottom w:val="none" w:sz="0" w:space="0" w:color="auto"/>
                <w:right w:val="none" w:sz="0" w:space="0" w:color="auto"/>
              </w:divBdr>
            </w:div>
            <w:div w:id="597252643">
              <w:marLeft w:val="0"/>
              <w:marRight w:val="0"/>
              <w:marTop w:val="0"/>
              <w:marBottom w:val="0"/>
              <w:divBdr>
                <w:top w:val="none" w:sz="0" w:space="0" w:color="auto"/>
                <w:left w:val="none" w:sz="0" w:space="0" w:color="auto"/>
                <w:bottom w:val="none" w:sz="0" w:space="0" w:color="auto"/>
                <w:right w:val="none" w:sz="0" w:space="0" w:color="auto"/>
              </w:divBdr>
            </w:div>
            <w:div w:id="597257807">
              <w:marLeft w:val="0"/>
              <w:marRight w:val="0"/>
              <w:marTop w:val="0"/>
              <w:marBottom w:val="0"/>
              <w:divBdr>
                <w:top w:val="none" w:sz="0" w:space="0" w:color="auto"/>
                <w:left w:val="none" w:sz="0" w:space="0" w:color="auto"/>
                <w:bottom w:val="none" w:sz="0" w:space="0" w:color="auto"/>
                <w:right w:val="none" w:sz="0" w:space="0" w:color="auto"/>
              </w:divBdr>
            </w:div>
            <w:div w:id="598484535">
              <w:marLeft w:val="0"/>
              <w:marRight w:val="0"/>
              <w:marTop w:val="0"/>
              <w:marBottom w:val="0"/>
              <w:divBdr>
                <w:top w:val="none" w:sz="0" w:space="0" w:color="auto"/>
                <w:left w:val="none" w:sz="0" w:space="0" w:color="auto"/>
                <w:bottom w:val="none" w:sz="0" w:space="0" w:color="auto"/>
                <w:right w:val="none" w:sz="0" w:space="0" w:color="auto"/>
              </w:divBdr>
            </w:div>
            <w:div w:id="600114945">
              <w:marLeft w:val="0"/>
              <w:marRight w:val="0"/>
              <w:marTop w:val="0"/>
              <w:marBottom w:val="0"/>
              <w:divBdr>
                <w:top w:val="none" w:sz="0" w:space="0" w:color="auto"/>
                <w:left w:val="none" w:sz="0" w:space="0" w:color="auto"/>
                <w:bottom w:val="none" w:sz="0" w:space="0" w:color="auto"/>
                <w:right w:val="none" w:sz="0" w:space="0" w:color="auto"/>
              </w:divBdr>
            </w:div>
            <w:div w:id="600600494">
              <w:marLeft w:val="0"/>
              <w:marRight w:val="0"/>
              <w:marTop w:val="0"/>
              <w:marBottom w:val="0"/>
              <w:divBdr>
                <w:top w:val="none" w:sz="0" w:space="0" w:color="auto"/>
                <w:left w:val="none" w:sz="0" w:space="0" w:color="auto"/>
                <w:bottom w:val="none" w:sz="0" w:space="0" w:color="auto"/>
                <w:right w:val="none" w:sz="0" w:space="0" w:color="auto"/>
              </w:divBdr>
            </w:div>
            <w:div w:id="603151565">
              <w:marLeft w:val="0"/>
              <w:marRight w:val="0"/>
              <w:marTop w:val="0"/>
              <w:marBottom w:val="0"/>
              <w:divBdr>
                <w:top w:val="none" w:sz="0" w:space="0" w:color="auto"/>
                <w:left w:val="none" w:sz="0" w:space="0" w:color="auto"/>
                <w:bottom w:val="none" w:sz="0" w:space="0" w:color="auto"/>
                <w:right w:val="none" w:sz="0" w:space="0" w:color="auto"/>
              </w:divBdr>
            </w:div>
            <w:div w:id="604965224">
              <w:marLeft w:val="0"/>
              <w:marRight w:val="0"/>
              <w:marTop w:val="0"/>
              <w:marBottom w:val="0"/>
              <w:divBdr>
                <w:top w:val="none" w:sz="0" w:space="0" w:color="auto"/>
                <w:left w:val="none" w:sz="0" w:space="0" w:color="auto"/>
                <w:bottom w:val="none" w:sz="0" w:space="0" w:color="auto"/>
                <w:right w:val="none" w:sz="0" w:space="0" w:color="auto"/>
              </w:divBdr>
            </w:div>
            <w:div w:id="605160694">
              <w:marLeft w:val="0"/>
              <w:marRight w:val="0"/>
              <w:marTop w:val="0"/>
              <w:marBottom w:val="0"/>
              <w:divBdr>
                <w:top w:val="none" w:sz="0" w:space="0" w:color="auto"/>
                <w:left w:val="none" w:sz="0" w:space="0" w:color="auto"/>
                <w:bottom w:val="none" w:sz="0" w:space="0" w:color="auto"/>
                <w:right w:val="none" w:sz="0" w:space="0" w:color="auto"/>
              </w:divBdr>
            </w:div>
            <w:div w:id="605649688">
              <w:marLeft w:val="0"/>
              <w:marRight w:val="0"/>
              <w:marTop w:val="0"/>
              <w:marBottom w:val="0"/>
              <w:divBdr>
                <w:top w:val="none" w:sz="0" w:space="0" w:color="auto"/>
                <w:left w:val="none" w:sz="0" w:space="0" w:color="auto"/>
                <w:bottom w:val="none" w:sz="0" w:space="0" w:color="auto"/>
                <w:right w:val="none" w:sz="0" w:space="0" w:color="auto"/>
              </w:divBdr>
            </w:div>
            <w:div w:id="606234617">
              <w:marLeft w:val="0"/>
              <w:marRight w:val="0"/>
              <w:marTop w:val="0"/>
              <w:marBottom w:val="0"/>
              <w:divBdr>
                <w:top w:val="none" w:sz="0" w:space="0" w:color="auto"/>
                <w:left w:val="none" w:sz="0" w:space="0" w:color="auto"/>
                <w:bottom w:val="none" w:sz="0" w:space="0" w:color="auto"/>
                <w:right w:val="none" w:sz="0" w:space="0" w:color="auto"/>
              </w:divBdr>
              <w:divsChild>
                <w:div w:id="117996220">
                  <w:marLeft w:val="0"/>
                  <w:marRight w:val="0"/>
                  <w:marTop w:val="0"/>
                  <w:marBottom w:val="0"/>
                  <w:divBdr>
                    <w:top w:val="none" w:sz="0" w:space="0" w:color="auto"/>
                    <w:left w:val="none" w:sz="0" w:space="0" w:color="auto"/>
                    <w:bottom w:val="none" w:sz="0" w:space="0" w:color="auto"/>
                    <w:right w:val="none" w:sz="0" w:space="0" w:color="auto"/>
                  </w:divBdr>
                </w:div>
                <w:div w:id="655915789">
                  <w:marLeft w:val="0"/>
                  <w:marRight w:val="0"/>
                  <w:marTop w:val="0"/>
                  <w:marBottom w:val="0"/>
                  <w:divBdr>
                    <w:top w:val="none" w:sz="0" w:space="0" w:color="auto"/>
                    <w:left w:val="none" w:sz="0" w:space="0" w:color="auto"/>
                    <w:bottom w:val="none" w:sz="0" w:space="0" w:color="auto"/>
                    <w:right w:val="none" w:sz="0" w:space="0" w:color="auto"/>
                  </w:divBdr>
                </w:div>
                <w:div w:id="777024516">
                  <w:marLeft w:val="0"/>
                  <w:marRight w:val="0"/>
                  <w:marTop w:val="0"/>
                  <w:marBottom w:val="0"/>
                  <w:divBdr>
                    <w:top w:val="none" w:sz="0" w:space="0" w:color="auto"/>
                    <w:left w:val="none" w:sz="0" w:space="0" w:color="auto"/>
                    <w:bottom w:val="none" w:sz="0" w:space="0" w:color="auto"/>
                    <w:right w:val="none" w:sz="0" w:space="0" w:color="auto"/>
                  </w:divBdr>
                </w:div>
                <w:div w:id="1080444269">
                  <w:marLeft w:val="0"/>
                  <w:marRight w:val="0"/>
                  <w:marTop w:val="0"/>
                  <w:marBottom w:val="0"/>
                  <w:divBdr>
                    <w:top w:val="none" w:sz="0" w:space="0" w:color="auto"/>
                    <w:left w:val="none" w:sz="0" w:space="0" w:color="auto"/>
                    <w:bottom w:val="none" w:sz="0" w:space="0" w:color="auto"/>
                    <w:right w:val="none" w:sz="0" w:space="0" w:color="auto"/>
                  </w:divBdr>
                </w:div>
                <w:div w:id="1163739068">
                  <w:marLeft w:val="0"/>
                  <w:marRight w:val="0"/>
                  <w:marTop w:val="0"/>
                  <w:marBottom w:val="0"/>
                  <w:divBdr>
                    <w:top w:val="none" w:sz="0" w:space="0" w:color="auto"/>
                    <w:left w:val="none" w:sz="0" w:space="0" w:color="auto"/>
                    <w:bottom w:val="none" w:sz="0" w:space="0" w:color="auto"/>
                    <w:right w:val="none" w:sz="0" w:space="0" w:color="auto"/>
                  </w:divBdr>
                </w:div>
                <w:div w:id="1559634180">
                  <w:marLeft w:val="0"/>
                  <w:marRight w:val="0"/>
                  <w:marTop w:val="0"/>
                  <w:marBottom w:val="0"/>
                  <w:divBdr>
                    <w:top w:val="none" w:sz="0" w:space="0" w:color="auto"/>
                    <w:left w:val="none" w:sz="0" w:space="0" w:color="auto"/>
                    <w:bottom w:val="none" w:sz="0" w:space="0" w:color="auto"/>
                    <w:right w:val="none" w:sz="0" w:space="0" w:color="auto"/>
                  </w:divBdr>
                </w:div>
                <w:div w:id="1798330349">
                  <w:marLeft w:val="0"/>
                  <w:marRight w:val="0"/>
                  <w:marTop w:val="0"/>
                  <w:marBottom w:val="0"/>
                  <w:divBdr>
                    <w:top w:val="none" w:sz="0" w:space="0" w:color="auto"/>
                    <w:left w:val="none" w:sz="0" w:space="0" w:color="auto"/>
                    <w:bottom w:val="none" w:sz="0" w:space="0" w:color="auto"/>
                    <w:right w:val="none" w:sz="0" w:space="0" w:color="auto"/>
                  </w:divBdr>
                </w:div>
              </w:divsChild>
            </w:div>
            <w:div w:id="607199847">
              <w:marLeft w:val="0"/>
              <w:marRight w:val="0"/>
              <w:marTop w:val="0"/>
              <w:marBottom w:val="0"/>
              <w:divBdr>
                <w:top w:val="none" w:sz="0" w:space="0" w:color="auto"/>
                <w:left w:val="none" w:sz="0" w:space="0" w:color="auto"/>
                <w:bottom w:val="none" w:sz="0" w:space="0" w:color="auto"/>
                <w:right w:val="none" w:sz="0" w:space="0" w:color="auto"/>
              </w:divBdr>
            </w:div>
            <w:div w:id="610012285">
              <w:marLeft w:val="0"/>
              <w:marRight w:val="0"/>
              <w:marTop w:val="0"/>
              <w:marBottom w:val="0"/>
              <w:divBdr>
                <w:top w:val="none" w:sz="0" w:space="0" w:color="auto"/>
                <w:left w:val="none" w:sz="0" w:space="0" w:color="auto"/>
                <w:bottom w:val="none" w:sz="0" w:space="0" w:color="auto"/>
                <w:right w:val="none" w:sz="0" w:space="0" w:color="auto"/>
              </w:divBdr>
            </w:div>
            <w:div w:id="610211660">
              <w:marLeft w:val="0"/>
              <w:marRight w:val="0"/>
              <w:marTop w:val="0"/>
              <w:marBottom w:val="0"/>
              <w:divBdr>
                <w:top w:val="none" w:sz="0" w:space="0" w:color="auto"/>
                <w:left w:val="none" w:sz="0" w:space="0" w:color="auto"/>
                <w:bottom w:val="none" w:sz="0" w:space="0" w:color="auto"/>
                <w:right w:val="none" w:sz="0" w:space="0" w:color="auto"/>
              </w:divBdr>
            </w:div>
            <w:div w:id="612520592">
              <w:marLeft w:val="0"/>
              <w:marRight w:val="0"/>
              <w:marTop w:val="0"/>
              <w:marBottom w:val="0"/>
              <w:divBdr>
                <w:top w:val="none" w:sz="0" w:space="0" w:color="auto"/>
                <w:left w:val="none" w:sz="0" w:space="0" w:color="auto"/>
                <w:bottom w:val="none" w:sz="0" w:space="0" w:color="auto"/>
                <w:right w:val="none" w:sz="0" w:space="0" w:color="auto"/>
              </w:divBdr>
            </w:div>
            <w:div w:id="613370518">
              <w:marLeft w:val="0"/>
              <w:marRight w:val="0"/>
              <w:marTop w:val="0"/>
              <w:marBottom w:val="0"/>
              <w:divBdr>
                <w:top w:val="none" w:sz="0" w:space="0" w:color="auto"/>
                <w:left w:val="none" w:sz="0" w:space="0" w:color="auto"/>
                <w:bottom w:val="none" w:sz="0" w:space="0" w:color="auto"/>
                <w:right w:val="none" w:sz="0" w:space="0" w:color="auto"/>
              </w:divBdr>
            </w:div>
            <w:div w:id="613830850">
              <w:marLeft w:val="0"/>
              <w:marRight w:val="0"/>
              <w:marTop w:val="0"/>
              <w:marBottom w:val="0"/>
              <w:divBdr>
                <w:top w:val="none" w:sz="0" w:space="0" w:color="auto"/>
                <w:left w:val="none" w:sz="0" w:space="0" w:color="auto"/>
                <w:bottom w:val="none" w:sz="0" w:space="0" w:color="auto"/>
                <w:right w:val="none" w:sz="0" w:space="0" w:color="auto"/>
              </w:divBdr>
            </w:div>
            <w:div w:id="614214607">
              <w:marLeft w:val="0"/>
              <w:marRight w:val="0"/>
              <w:marTop w:val="0"/>
              <w:marBottom w:val="0"/>
              <w:divBdr>
                <w:top w:val="none" w:sz="0" w:space="0" w:color="auto"/>
                <w:left w:val="none" w:sz="0" w:space="0" w:color="auto"/>
                <w:bottom w:val="none" w:sz="0" w:space="0" w:color="auto"/>
                <w:right w:val="none" w:sz="0" w:space="0" w:color="auto"/>
              </w:divBdr>
            </w:div>
            <w:div w:id="614868578">
              <w:marLeft w:val="0"/>
              <w:marRight w:val="0"/>
              <w:marTop w:val="0"/>
              <w:marBottom w:val="0"/>
              <w:divBdr>
                <w:top w:val="none" w:sz="0" w:space="0" w:color="auto"/>
                <w:left w:val="none" w:sz="0" w:space="0" w:color="auto"/>
                <w:bottom w:val="none" w:sz="0" w:space="0" w:color="auto"/>
                <w:right w:val="none" w:sz="0" w:space="0" w:color="auto"/>
              </w:divBdr>
            </w:div>
            <w:div w:id="615723129">
              <w:marLeft w:val="0"/>
              <w:marRight w:val="0"/>
              <w:marTop w:val="0"/>
              <w:marBottom w:val="0"/>
              <w:divBdr>
                <w:top w:val="none" w:sz="0" w:space="0" w:color="auto"/>
                <w:left w:val="none" w:sz="0" w:space="0" w:color="auto"/>
                <w:bottom w:val="none" w:sz="0" w:space="0" w:color="auto"/>
                <w:right w:val="none" w:sz="0" w:space="0" w:color="auto"/>
              </w:divBdr>
            </w:div>
            <w:div w:id="617643506">
              <w:marLeft w:val="0"/>
              <w:marRight w:val="0"/>
              <w:marTop w:val="0"/>
              <w:marBottom w:val="0"/>
              <w:divBdr>
                <w:top w:val="none" w:sz="0" w:space="0" w:color="auto"/>
                <w:left w:val="none" w:sz="0" w:space="0" w:color="auto"/>
                <w:bottom w:val="none" w:sz="0" w:space="0" w:color="auto"/>
                <w:right w:val="none" w:sz="0" w:space="0" w:color="auto"/>
              </w:divBdr>
            </w:div>
            <w:div w:id="618341342">
              <w:marLeft w:val="0"/>
              <w:marRight w:val="0"/>
              <w:marTop w:val="0"/>
              <w:marBottom w:val="0"/>
              <w:divBdr>
                <w:top w:val="none" w:sz="0" w:space="0" w:color="auto"/>
                <w:left w:val="none" w:sz="0" w:space="0" w:color="auto"/>
                <w:bottom w:val="none" w:sz="0" w:space="0" w:color="auto"/>
                <w:right w:val="none" w:sz="0" w:space="0" w:color="auto"/>
              </w:divBdr>
            </w:div>
            <w:div w:id="618531209">
              <w:marLeft w:val="0"/>
              <w:marRight w:val="0"/>
              <w:marTop w:val="0"/>
              <w:marBottom w:val="0"/>
              <w:divBdr>
                <w:top w:val="none" w:sz="0" w:space="0" w:color="auto"/>
                <w:left w:val="none" w:sz="0" w:space="0" w:color="auto"/>
                <w:bottom w:val="none" w:sz="0" w:space="0" w:color="auto"/>
                <w:right w:val="none" w:sz="0" w:space="0" w:color="auto"/>
              </w:divBdr>
            </w:div>
            <w:div w:id="619725666">
              <w:marLeft w:val="0"/>
              <w:marRight w:val="0"/>
              <w:marTop w:val="0"/>
              <w:marBottom w:val="0"/>
              <w:divBdr>
                <w:top w:val="none" w:sz="0" w:space="0" w:color="auto"/>
                <w:left w:val="none" w:sz="0" w:space="0" w:color="auto"/>
                <w:bottom w:val="none" w:sz="0" w:space="0" w:color="auto"/>
                <w:right w:val="none" w:sz="0" w:space="0" w:color="auto"/>
              </w:divBdr>
            </w:div>
            <w:div w:id="619797880">
              <w:marLeft w:val="0"/>
              <w:marRight w:val="0"/>
              <w:marTop w:val="0"/>
              <w:marBottom w:val="0"/>
              <w:divBdr>
                <w:top w:val="none" w:sz="0" w:space="0" w:color="auto"/>
                <w:left w:val="none" w:sz="0" w:space="0" w:color="auto"/>
                <w:bottom w:val="none" w:sz="0" w:space="0" w:color="auto"/>
                <w:right w:val="none" w:sz="0" w:space="0" w:color="auto"/>
              </w:divBdr>
            </w:div>
            <w:div w:id="620067469">
              <w:marLeft w:val="0"/>
              <w:marRight w:val="0"/>
              <w:marTop w:val="0"/>
              <w:marBottom w:val="0"/>
              <w:divBdr>
                <w:top w:val="none" w:sz="0" w:space="0" w:color="auto"/>
                <w:left w:val="none" w:sz="0" w:space="0" w:color="auto"/>
                <w:bottom w:val="none" w:sz="0" w:space="0" w:color="auto"/>
                <w:right w:val="none" w:sz="0" w:space="0" w:color="auto"/>
              </w:divBdr>
            </w:div>
            <w:div w:id="620309281">
              <w:marLeft w:val="0"/>
              <w:marRight w:val="0"/>
              <w:marTop w:val="0"/>
              <w:marBottom w:val="0"/>
              <w:divBdr>
                <w:top w:val="none" w:sz="0" w:space="0" w:color="auto"/>
                <w:left w:val="none" w:sz="0" w:space="0" w:color="auto"/>
                <w:bottom w:val="none" w:sz="0" w:space="0" w:color="auto"/>
                <w:right w:val="none" w:sz="0" w:space="0" w:color="auto"/>
              </w:divBdr>
            </w:div>
            <w:div w:id="621688524">
              <w:marLeft w:val="0"/>
              <w:marRight w:val="0"/>
              <w:marTop w:val="0"/>
              <w:marBottom w:val="0"/>
              <w:divBdr>
                <w:top w:val="none" w:sz="0" w:space="0" w:color="auto"/>
                <w:left w:val="none" w:sz="0" w:space="0" w:color="auto"/>
                <w:bottom w:val="none" w:sz="0" w:space="0" w:color="auto"/>
                <w:right w:val="none" w:sz="0" w:space="0" w:color="auto"/>
              </w:divBdr>
            </w:div>
            <w:div w:id="621813036">
              <w:marLeft w:val="0"/>
              <w:marRight w:val="0"/>
              <w:marTop w:val="0"/>
              <w:marBottom w:val="0"/>
              <w:divBdr>
                <w:top w:val="none" w:sz="0" w:space="0" w:color="auto"/>
                <w:left w:val="none" w:sz="0" w:space="0" w:color="auto"/>
                <w:bottom w:val="none" w:sz="0" w:space="0" w:color="auto"/>
                <w:right w:val="none" w:sz="0" w:space="0" w:color="auto"/>
              </w:divBdr>
            </w:div>
            <w:div w:id="622542724">
              <w:marLeft w:val="0"/>
              <w:marRight w:val="0"/>
              <w:marTop w:val="0"/>
              <w:marBottom w:val="0"/>
              <w:divBdr>
                <w:top w:val="none" w:sz="0" w:space="0" w:color="auto"/>
                <w:left w:val="none" w:sz="0" w:space="0" w:color="auto"/>
                <w:bottom w:val="none" w:sz="0" w:space="0" w:color="auto"/>
                <w:right w:val="none" w:sz="0" w:space="0" w:color="auto"/>
              </w:divBdr>
            </w:div>
            <w:div w:id="623386543">
              <w:marLeft w:val="0"/>
              <w:marRight w:val="0"/>
              <w:marTop w:val="0"/>
              <w:marBottom w:val="0"/>
              <w:divBdr>
                <w:top w:val="none" w:sz="0" w:space="0" w:color="auto"/>
                <w:left w:val="none" w:sz="0" w:space="0" w:color="auto"/>
                <w:bottom w:val="none" w:sz="0" w:space="0" w:color="auto"/>
                <w:right w:val="none" w:sz="0" w:space="0" w:color="auto"/>
              </w:divBdr>
            </w:div>
            <w:div w:id="624039910">
              <w:marLeft w:val="0"/>
              <w:marRight w:val="0"/>
              <w:marTop w:val="0"/>
              <w:marBottom w:val="0"/>
              <w:divBdr>
                <w:top w:val="none" w:sz="0" w:space="0" w:color="auto"/>
                <w:left w:val="none" w:sz="0" w:space="0" w:color="auto"/>
                <w:bottom w:val="none" w:sz="0" w:space="0" w:color="auto"/>
                <w:right w:val="none" w:sz="0" w:space="0" w:color="auto"/>
              </w:divBdr>
            </w:div>
            <w:div w:id="625161405">
              <w:marLeft w:val="0"/>
              <w:marRight w:val="0"/>
              <w:marTop w:val="0"/>
              <w:marBottom w:val="0"/>
              <w:divBdr>
                <w:top w:val="none" w:sz="0" w:space="0" w:color="auto"/>
                <w:left w:val="none" w:sz="0" w:space="0" w:color="auto"/>
                <w:bottom w:val="none" w:sz="0" w:space="0" w:color="auto"/>
                <w:right w:val="none" w:sz="0" w:space="0" w:color="auto"/>
              </w:divBdr>
            </w:div>
            <w:div w:id="625502537">
              <w:marLeft w:val="0"/>
              <w:marRight w:val="0"/>
              <w:marTop w:val="0"/>
              <w:marBottom w:val="0"/>
              <w:divBdr>
                <w:top w:val="none" w:sz="0" w:space="0" w:color="auto"/>
                <w:left w:val="none" w:sz="0" w:space="0" w:color="auto"/>
                <w:bottom w:val="none" w:sz="0" w:space="0" w:color="auto"/>
                <w:right w:val="none" w:sz="0" w:space="0" w:color="auto"/>
              </w:divBdr>
            </w:div>
            <w:div w:id="626281064">
              <w:marLeft w:val="0"/>
              <w:marRight w:val="0"/>
              <w:marTop w:val="0"/>
              <w:marBottom w:val="0"/>
              <w:divBdr>
                <w:top w:val="none" w:sz="0" w:space="0" w:color="auto"/>
                <w:left w:val="none" w:sz="0" w:space="0" w:color="auto"/>
                <w:bottom w:val="none" w:sz="0" w:space="0" w:color="auto"/>
                <w:right w:val="none" w:sz="0" w:space="0" w:color="auto"/>
              </w:divBdr>
            </w:div>
            <w:div w:id="627323774">
              <w:marLeft w:val="0"/>
              <w:marRight w:val="0"/>
              <w:marTop w:val="0"/>
              <w:marBottom w:val="0"/>
              <w:divBdr>
                <w:top w:val="none" w:sz="0" w:space="0" w:color="auto"/>
                <w:left w:val="none" w:sz="0" w:space="0" w:color="auto"/>
                <w:bottom w:val="none" w:sz="0" w:space="0" w:color="auto"/>
                <w:right w:val="none" w:sz="0" w:space="0" w:color="auto"/>
              </w:divBdr>
            </w:div>
            <w:div w:id="628441986">
              <w:marLeft w:val="0"/>
              <w:marRight w:val="0"/>
              <w:marTop w:val="0"/>
              <w:marBottom w:val="0"/>
              <w:divBdr>
                <w:top w:val="none" w:sz="0" w:space="0" w:color="auto"/>
                <w:left w:val="none" w:sz="0" w:space="0" w:color="auto"/>
                <w:bottom w:val="none" w:sz="0" w:space="0" w:color="auto"/>
                <w:right w:val="none" w:sz="0" w:space="0" w:color="auto"/>
              </w:divBdr>
            </w:div>
            <w:div w:id="628902466">
              <w:marLeft w:val="0"/>
              <w:marRight w:val="0"/>
              <w:marTop w:val="0"/>
              <w:marBottom w:val="0"/>
              <w:divBdr>
                <w:top w:val="none" w:sz="0" w:space="0" w:color="auto"/>
                <w:left w:val="none" w:sz="0" w:space="0" w:color="auto"/>
                <w:bottom w:val="none" w:sz="0" w:space="0" w:color="auto"/>
                <w:right w:val="none" w:sz="0" w:space="0" w:color="auto"/>
              </w:divBdr>
            </w:div>
            <w:div w:id="629096929">
              <w:marLeft w:val="0"/>
              <w:marRight w:val="0"/>
              <w:marTop w:val="0"/>
              <w:marBottom w:val="0"/>
              <w:divBdr>
                <w:top w:val="none" w:sz="0" w:space="0" w:color="auto"/>
                <w:left w:val="none" w:sz="0" w:space="0" w:color="auto"/>
                <w:bottom w:val="none" w:sz="0" w:space="0" w:color="auto"/>
                <w:right w:val="none" w:sz="0" w:space="0" w:color="auto"/>
              </w:divBdr>
            </w:div>
            <w:div w:id="630790727">
              <w:marLeft w:val="0"/>
              <w:marRight w:val="0"/>
              <w:marTop w:val="0"/>
              <w:marBottom w:val="0"/>
              <w:divBdr>
                <w:top w:val="none" w:sz="0" w:space="0" w:color="auto"/>
                <w:left w:val="none" w:sz="0" w:space="0" w:color="auto"/>
                <w:bottom w:val="none" w:sz="0" w:space="0" w:color="auto"/>
                <w:right w:val="none" w:sz="0" w:space="0" w:color="auto"/>
              </w:divBdr>
            </w:div>
            <w:div w:id="630860697">
              <w:marLeft w:val="0"/>
              <w:marRight w:val="0"/>
              <w:marTop w:val="0"/>
              <w:marBottom w:val="0"/>
              <w:divBdr>
                <w:top w:val="none" w:sz="0" w:space="0" w:color="auto"/>
                <w:left w:val="none" w:sz="0" w:space="0" w:color="auto"/>
                <w:bottom w:val="none" w:sz="0" w:space="0" w:color="auto"/>
                <w:right w:val="none" w:sz="0" w:space="0" w:color="auto"/>
              </w:divBdr>
            </w:div>
            <w:div w:id="630939526">
              <w:marLeft w:val="0"/>
              <w:marRight w:val="0"/>
              <w:marTop w:val="0"/>
              <w:marBottom w:val="0"/>
              <w:divBdr>
                <w:top w:val="none" w:sz="0" w:space="0" w:color="auto"/>
                <w:left w:val="none" w:sz="0" w:space="0" w:color="auto"/>
                <w:bottom w:val="none" w:sz="0" w:space="0" w:color="auto"/>
                <w:right w:val="none" w:sz="0" w:space="0" w:color="auto"/>
              </w:divBdr>
            </w:div>
            <w:div w:id="632371244">
              <w:marLeft w:val="0"/>
              <w:marRight w:val="0"/>
              <w:marTop w:val="0"/>
              <w:marBottom w:val="0"/>
              <w:divBdr>
                <w:top w:val="none" w:sz="0" w:space="0" w:color="auto"/>
                <w:left w:val="none" w:sz="0" w:space="0" w:color="auto"/>
                <w:bottom w:val="none" w:sz="0" w:space="0" w:color="auto"/>
                <w:right w:val="none" w:sz="0" w:space="0" w:color="auto"/>
              </w:divBdr>
            </w:div>
            <w:div w:id="632908531">
              <w:marLeft w:val="0"/>
              <w:marRight w:val="0"/>
              <w:marTop w:val="0"/>
              <w:marBottom w:val="0"/>
              <w:divBdr>
                <w:top w:val="none" w:sz="0" w:space="0" w:color="auto"/>
                <w:left w:val="none" w:sz="0" w:space="0" w:color="auto"/>
                <w:bottom w:val="none" w:sz="0" w:space="0" w:color="auto"/>
                <w:right w:val="none" w:sz="0" w:space="0" w:color="auto"/>
              </w:divBdr>
            </w:div>
            <w:div w:id="633952008">
              <w:marLeft w:val="0"/>
              <w:marRight w:val="0"/>
              <w:marTop w:val="0"/>
              <w:marBottom w:val="0"/>
              <w:divBdr>
                <w:top w:val="none" w:sz="0" w:space="0" w:color="auto"/>
                <w:left w:val="none" w:sz="0" w:space="0" w:color="auto"/>
                <w:bottom w:val="none" w:sz="0" w:space="0" w:color="auto"/>
                <w:right w:val="none" w:sz="0" w:space="0" w:color="auto"/>
              </w:divBdr>
            </w:div>
            <w:div w:id="634213530">
              <w:marLeft w:val="0"/>
              <w:marRight w:val="0"/>
              <w:marTop w:val="0"/>
              <w:marBottom w:val="0"/>
              <w:divBdr>
                <w:top w:val="none" w:sz="0" w:space="0" w:color="auto"/>
                <w:left w:val="none" w:sz="0" w:space="0" w:color="auto"/>
                <w:bottom w:val="none" w:sz="0" w:space="0" w:color="auto"/>
                <w:right w:val="none" w:sz="0" w:space="0" w:color="auto"/>
              </w:divBdr>
            </w:div>
            <w:div w:id="634991669">
              <w:marLeft w:val="0"/>
              <w:marRight w:val="0"/>
              <w:marTop w:val="0"/>
              <w:marBottom w:val="0"/>
              <w:divBdr>
                <w:top w:val="none" w:sz="0" w:space="0" w:color="auto"/>
                <w:left w:val="none" w:sz="0" w:space="0" w:color="auto"/>
                <w:bottom w:val="none" w:sz="0" w:space="0" w:color="auto"/>
                <w:right w:val="none" w:sz="0" w:space="0" w:color="auto"/>
              </w:divBdr>
            </w:div>
            <w:div w:id="635109540">
              <w:marLeft w:val="0"/>
              <w:marRight w:val="0"/>
              <w:marTop w:val="0"/>
              <w:marBottom w:val="0"/>
              <w:divBdr>
                <w:top w:val="none" w:sz="0" w:space="0" w:color="auto"/>
                <w:left w:val="none" w:sz="0" w:space="0" w:color="auto"/>
                <w:bottom w:val="none" w:sz="0" w:space="0" w:color="auto"/>
                <w:right w:val="none" w:sz="0" w:space="0" w:color="auto"/>
              </w:divBdr>
            </w:div>
            <w:div w:id="635376388">
              <w:marLeft w:val="0"/>
              <w:marRight w:val="0"/>
              <w:marTop w:val="0"/>
              <w:marBottom w:val="0"/>
              <w:divBdr>
                <w:top w:val="none" w:sz="0" w:space="0" w:color="auto"/>
                <w:left w:val="none" w:sz="0" w:space="0" w:color="auto"/>
                <w:bottom w:val="none" w:sz="0" w:space="0" w:color="auto"/>
                <w:right w:val="none" w:sz="0" w:space="0" w:color="auto"/>
              </w:divBdr>
            </w:div>
            <w:div w:id="635796093">
              <w:marLeft w:val="0"/>
              <w:marRight w:val="0"/>
              <w:marTop w:val="0"/>
              <w:marBottom w:val="0"/>
              <w:divBdr>
                <w:top w:val="none" w:sz="0" w:space="0" w:color="auto"/>
                <w:left w:val="none" w:sz="0" w:space="0" w:color="auto"/>
                <w:bottom w:val="none" w:sz="0" w:space="0" w:color="auto"/>
                <w:right w:val="none" w:sz="0" w:space="0" w:color="auto"/>
              </w:divBdr>
            </w:div>
            <w:div w:id="636028568">
              <w:marLeft w:val="0"/>
              <w:marRight w:val="0"/>
              <w:marTop w:val="0"/>
              <w:marBottom w:val="0"/>
              <w:divBdr>
                <w:top w:val="none" w:sz="0" w:space="0" w:color="auto"/>
                <w:left w:val="none" w:sz="0" w:space="0" w:color="auto"/>
                <w:bottom w:val="none" w:sz="0" w:space="0" w:color="auto"/>
                <w:right w:val="none" w:sz="0" w:space="0" w:color="auto"/>
              </w:divBdr>
            </w:div>
            <w:div w:id="636028773">
              <w:marLeft w:val="0"/>
              <w:marRight w:val="0"/>
              <w:marTop w:val="0"/>
              <w:marBottom w:val="0"/>
              <w:divBdr>
                <w:top w:val="none" w:sz="0" w:space="0" w:color="auto"/>
                <w:left w:val="none" w:sz="0" w:space="0" w:color="auto"/>
                <w:bottom w:val="none" w:sz="0" w:space="0" w:color="auto"/>
                <w:right w:val="none" w:sz="0" w:space="0" w:color="auto"/>
              </w:divBdr>
            </w:div>
            <w:div w:id="638459758">
              <w:marLeft w:val="0"/>
              <w:marRight w:val="0"/>
              <w:marTop w:val="0"/>
              <w:marBottom w:val="0"/>
              <w:divBdr>
                <w:top w:val="none" w:sz="0" w:space="0" w:color="auto"/>
                <w:left w:val="none" w:sz="0" w:space="0" w:color="auto"/>
                <w:bottom w:val="none" w:sz="0" w:space="0" w:color="auto"/>
                <w:right w:val="none" w:sz="0" w:space="0" w:color="auto"/>
              </w:divBdr>
            </w:div>
            <w:div w:id="640618001">
              <w:marLeft w:val="0"/>
              <w:marRight w:val="0"/>
              <w:marTop w:val="0"/>
              <w:marBottom w:val="0"/>
              <w:divBdr>
                <w:top w:val="none" w:sz="0" w:space="0" w:color="auto"/>
                <w:left w:val="none" w:sz="0" w:space="0" w:color="auto"/>
                <w:bottom w:val="none" w:sz="0" w:space="0" w:color="auto"/>
                <w:right w:val="none" w:sz="0" w:space="0" w:color="auto"/>
              </w:divBdr>
            </w:div>
            <w:div w:id="640622565">
              <w:marLeft w:val="0"/>
              <w:marRight w:val="0"/>
              <w:marTop w:val="0"/>
              <w:marBottom w:val="0"/>
              <w:divBdr>
                <w:top w:val="none" w:sz="0" w:space="0" w:color="auto"/>
                <w:left w:val="none" w:sz="0" w:space="0" w:color="auto"/>
                <w:bottom w:val="none" w:sz="0" w:space="0" w:color="auto"/>
                <w:right w:val="none" w:sz="0" w:space="0" w:color="auto"/>
              </w:divBdr>
            </w:div>
            <w:div w:id="641890569">
              <w:marLeft w:val="0"/>
              <w:marRight w:val="0"/>
              <w:marTop w:val="0"/>
              <w:marBottom w:val="0"/>
              <w:divBdr>
                <w:top w:val="none" w:sz="0" w:space="0" w:color="auto"/>
                <w:left w:val="none" w:sz="0" w:space="0" w:color="auto"/>
                <w:bottom w:val="none" w:sz="0" w:space="0" w:color="auto"/>
                <w:right w:val="none" w:sz="0" w:space="0" w:color="auto"/>
              </w:divBdr>
            </w:div>
            <w:div w:id="643434493">
              <w:marLeft w:val="0"/>
              <w:marRight w:val="0"/>
              <w:marTop w:val="0"/>
              <w:marBottom w:val="0"/>
              <w:divBdr>
                <w:top w:val="none" w:sz="0" w:space="0" w:color="auto"/>
                <w:left w:val="none" w:sz="0" w:space="0" w:color="auto"/>
                <w:bottom w:val="none" w:sz="0" w:space="0" w:color="auto"/>
                <w:right w:val="none" w:sz="0" w:space="0" w:color="auto"/>
              </w:divBdr>
            </w:div>
            <w:div w:id="643782498">
              <w:marLeft w:val="0"/>
              <w:marRight w:val="0"/>
              <w:marTop w:val="0"/>
              <w:marBottom w:val="0"/>
              <w:divBdr>
                <w:top w:val="none" w:sz="0" w:space="0" w:color="auto"/>
                <w:left w:val="none" w:sz="0" w:space="0" w:color="auto"/>
                <w:bottom w:val="none" w:sz="0" w:space="0" w:color="auto"/>
                <w:right w:val="none" w:sz="0" w:space="0" w:color="auto"/>
              </w:divBdr>
            </w:div>
            <w:div w:id="645355651">
              <w:marLeft w:val="0"/>
              <w:marRight w:val="0"/>
              <w:marTop w:val="0"/>
              <w:marBottom w:val="0"/>
              <w:divBdr>
                <w:top w:val="none" w:sz="0" w:space="0" w:color="auto"/>
                <w:left w:val="none" w:sz="0" w:space="0" w:color="auto"/>
                <w:bottom w:val="none" w:sz="0" w:space="0" w:color="auto"/>
                <w:right w:val="none" w:sz="0" w:space="0" w:color="auto"/>
              </w:divBdr>
            </w:div>
            <w:div w:id="650527974">
              <w:marLeft w:val="0"/>
              <w:marRight w:val="0"/>
              <w:marTop w:val="0"/>
              <w:marBottom w:val="0"/>
              <w:divBdr>
                <w:top w:val="none" w:sz="0" w:space="0" w:color="auto"/>
                <w:left w:val="none" w:sz="0" w:space="0" w:color="auto"/>
                <w:bottom w:val="none" w:sz="0" w:space="0" w:color="auto"/>
                <w:right w:val="none" w:sz="0" w:space="0" w:color="auto"/>
              </w:divBdr>
            </w:div>
            <w:div w:id="651324739">
              <w:marLeft w:val="0"/>
              <w:marRight w:val="0"/>
              <w:marTop w:val="0"/>
              <w:marBottom w:val="0"/>
              <w:divBdr>
                <w:top w:val="none" w:sz="0" w:space="0" w:color="auto"/>
                <w:left w:val="none" w:sz="0" w:space="0" w:color="auto"/>
                <w:bottom w:val="none" w:sz="0" w:space="0" w:color="auto"/>
                <w:right w:val="none" w:sz="0" w:space="0" w:color="auto"/>
              </w:divBdr>
            </w:div>
            <w:div w:id="653220833">
              <w:marLeft w:val="0"/>
              <w:marRight w:val="0"/>
              <w:marTop w:val="0"/>
              <w:marBottom w:val="0"/>
              <w:divBdr>
                <w:top w:val="none" w:sz="0" w:space="0" w:color="auto"/>
                <w:left w:val="none" w:sz="0" w:space="0" w:color="auto"/>
                <w:bottom w:val="none" w:sz="0" w:space="0" w:color="auto"/>
                <w:right w:val="none" w:sz="0" w:space="0" w:color="auto"/>
              </w:divBdr>
            </w:div>
            <w:div w:id="653221311">
              <w:marLeft w:val="0"/>
              <w:marRight w:val="0"/>
              <w:marTop w:val="0"/>
              <w:marBottom w:val="0"/>
              <w:divBdr>
                <w:top w:val="none" w:sz="0" w:space="0" w:color="auto"/>
                <w:left w:val="none" w:sz="0" w:space="0" w:color="auto"/>
                <w:bottom w:val="none" w:sz="0" w:space="0" w:color="auto"/>
                <w:right w:val="none" w:sz="0" w:space="0" w:color="auto"/>
              </w:divBdr>
            </w:div>
            <w:div w:id="654535469">
              <w:marLeft w:val="0"/>
              <w:marRight w:val="0"/>
              <w:marTop w:val="0"/>
              <w:marBottom w:val="0"/>
              <w:divBdr>
                <w:top w:val="none" w:sz="0" w:space="0" w:color="auto"/>
                <w:left w:val="none" w:sz="0" w:space="0" w:color="auto"/>
                <w:bottom w:val="none" w:sz="0" w:space="0" w:color="auto"/>
                <w:right w:val="none" w:sz="0" w:space="0" w:color="auto"/>
              </w:divBdr>
            </w:div>
            <w:div w:id="654603502">
              <w:marLeft w:val="0"/>
              <w:marRight w:val="0"/>
              <w:marTop w:val="0"/>
              <w:marBottom w:val="0"/>
              <w:divBdr>
                <w:top w:val="none" w:sz="0" w:space="0" w:color="auto"/>
                <w:left w:val="none" w:sz="0" w:space="0" w:color="auto"/>
                <w:bottom w:val="none" w:sz="0" w:space="0" w:color="auto"/>
                <w:right w:val="none" w:sz="0" w:space="0" w:color="auto"/>
              </w:divBdr>
            </w:div>
            <w:div w:id="654839736">
              <w:marLeft w:val="0"/>
              <w:marRight w:val="0"/>
              <w:marTop w:val="0"/>
              <w:marBottom w:val="0"/>
              <w:divBdr>
                <w:top w:val="none" w:sz="0" w:space="0" w:color="auto"/>
                <w:left w:val="none" w:sz="0" w:space="0" w:color="auto"/>
                <w:bottom w:val="none" w:sz="0" w:space="0" w:color="auto"/>
                <w:right w:val="none" w:sz="0" w:space="0" w:color="auto"/>
              </w:divBdr>
            </w:div>
            <w:div w:id="655645015">
              <w:marLeft w:val="0"/>
              <w:marRight w:val="0"/>
              <w:marTop w:val="0"/>
              <w:marBottom w:val="0"/>
              <w:divBdr>
                <w:top w:val="none" w:sz="0" w:space="0" w:color="auto"/>
                <w:left w:val="none" w:sz="0" w:space="0" w:color="auto"/>
                <w:bottom w:val="none" w:sz="0" w:space="0" w:color="auto"/>
                <w:right w:val="none" w:sz="0" w:space="0" w:color="auto"/>
              </w:divBdr>
            </w:div>
            <w:div w:id="657880529">
              <w:marLeft w:val="0"/>
              <w:marRight w:val="0"/>
              <w:marTop w:val="0"/>
              <w:marBottom w:val="0"/>
              <w:divBdr>
                <w:top w:val="none" w:sz="0" w:space="0" w:color="auto"/>
                <w:left w:val="none" w:sz="0" w:space="0" w:color="auto"/>
                <w:bottom w:val="none" w:sz="0" w:space="0" w:color="auto"/>
                <w:right w:val="none" w:sz="0" w:space="0" w:color="auto"/>
              </w:divBdr>
            </w:div>
            <w:div w:id="658656558">
              <w:marLeft w:val="0"/>
              <w:marRight w:val="0"/>
              <w:marTop w:val="0"/>
              <w:marBottom w:val="0"/>
              <w:divBdr>
                <w:top w:val="none" w:sz="0" w:space="0" w:color="auto"/>
                <w:left w:val="none" w:sz="0" w:space="0" w:color="auto"/>
                <w:bottom w:val="none" w:sz="0" w:space="0" w:color="auto"/>
                <w:right w:val="none" w:sz="0" w:space="0" w:color="auto"/>
              </w:divBdr>
            </w:div>
            <w:div w:id="658775577">
              <w:marLeft w:val="0"/>
              <w:marRight w:val="0"/>
              <w:marTop w:val="0"/>
              <w:marBottom w:val="0"/>
              <w:divBdr>
                <w:top w:val="none" w:sz="0" w:space="0" w:color="auto"/>
                <w:left w:val="none" w:sz="0" w:space="0" w:color="auto"/>
                <w:bottom w:val="none" w:sz="0" w:space="0" w:color="auto"/>
                <w:right w:val="none" w:sz="0" w:space="0" w:color="auto"/>
              </w:divBdr>
            </w:div>
            <w:div w:id="658921442">
              <w:marLeft w:val="0"/>
              <w:marRight w:val="0"/>
              <w:marTop w:val="0"/>
              <w:marBottom w:val="0"/>
              <w:divBdr>
                <w:top w:val="none" w:sz="0" w:space="0" w:color="auto"/>
                <w:left w:val="none" w:sz="0" w:space="0" w:color="auto"/>
                <w:bottom w:val="none" w:sz="0" w:space="0" w:color="auto"/>
                <w:right w:val="none" w:sz="0" w:space="0" w:color="auto"/>
              </w:divBdr>
            </w:div>
            <w:div w:id="658927073">
              <w:marLeft w:val="0"/>
              <w:marRight w:val="0"/>
              <w:marTop w:val="0"/>
              <w:marBottom w:val="0"/>
              <w:divBdr>
                <w:top w:val="none" w:sz="0" w:space="0" w:color="auto"/>
                <w:left w:val="none" w:sz="0" w:space="0" w:color="auto"/>
                <w:bottom w:val="none" w:sz="0" w:space="0" w:color="auto"/>
                <w:right w:val="none" w:sz="0" w:space="0" w:color="auto"/>
              </w:divBdr>
            </w:div>
            <w:div w:id="660164137">
              <w:marLeft w:val="0"/>
              <w:marRight w:val="0"/>
              <w:marTop w:val="0"/>
              <w:marBottom w:val="0"/>
              <w:divBdr>
                <w:top w:val="none" w:sz="0" w:space="0" w:color="auto"/>
                <w:left w:val="none" w:sz="0" w:space="0" w:color="auto"/>
                <w:bottom w:val="none" w:sz="0" w:space="0" w:color="auto"/>
                <w:right w:val="none" w:sz="0" w:space="0" w:color="auto"/>
              </w:divBdr>
            </w:div>
            <w:div w:id="661350520">
              <w:marLeft w:val="0"/>
              <w:marRight w:val="0"/>
              <w:marTop w:val="0"/>
              <w:marBottom w:val="0"/>
              <w:divBdr>
                <w:top w:val="none" w:sz="0" w:space="0" w:color="auto"/>
                <w:left w:val="none" w:sz="0" w:space="0" w:color="auto"/>
                <w:bottom w:val="none" w:sz="0" w:space="0" w:color="auto"/>
                <w:right w:val="none" w:sz="0" w:space="0" w:color="auto"/>
              </w:divBdr>
            </w:div>
            <w:div w:id="662242851">
              <w:marLeft w:val="0"/>
              <w:marRight w:val="0"/>
              <w:marTop w:val="0"/>
              <w:marBottom w:val="0"/>
              <w:divBdr>
                <w:top w:val="none" w:sz="0" w:space="0" w:color="auto"/>
                <w:left w:val="none" w:sz="0" w:space="0" w:color="auto"/>
                <w:bottom w:val="none" w:sz="0" w:space="0" w:color="auto"/>
                <w:right w:val="none" w:sz="0" w:space="0" w:color="auto"/>
              </w:divBdr>
            </w:div>
            <w:div w:id="662507725">
              <w:marLeft w:val="0"/>
              <w:marRight w:val="0"/>
              <w:marTop w:val="0"/>
              <w:marBottom w:val="0"/>
              <w:divBdr>
                <w:top w:val="none" w:sz="0" w:space="0" w:color="auto"/>
                <w:left w:val="none" w:sz="0" w:space="0" w:color="auto"/>
                <w:bottom w:val="none" w:sz="0" w:space="0" w:color="auto"/>
                <w:right w:val="none" w:sz="0" w:space="0" w:color="auto"/>
              </w:divBdr>
            </w:div>
            <w:div w:id="666438731">
              <w:marLeft w:val="0"/>
              <w:marRight w:val="0"/>
              <w:marTop w:val="0"/>
              <w:marBottom w:val="0"/>
              <w:divBdr>
                <w:top w:val="none" w:sz="0" w:space="0" w:color="auto"/>
                <w:left w:val="none" w:sz="0" w:space="0" w:color="auto"/>
                <w:bottom w:val="none" w:sz="0" w:space="0" w:color="auto"/>
                <w:right w:val="none" w:sz="0" w:space="0" w:color="auto"/>
              </w:divBdr>
            </w:div>
            <w:div w:id="666445762">
              <w:marLeft w:val="0"/>
              <w:marRight w:val="0"/>
              <w:marTop w:val="0"/>
              <w:marBottom w:val="0"/>
              <w:divBdr>
                <w:top w:val="none" w:sz="0" w:space="0" w:color="auto"/>
                <w:left w:val="none" w:sz="0" w:space="0" w:color="auto"/>
                <w:bottom w:val="none" w:sz="0" w:space="0" w:color="auto"/>
                <w:right w:val="none" w:sz="0" w:space="0" w:color="auto"/>
              </w:divBdr>
            </w:div>
            <w:div w:id="667486175">
              <w:marLeft w:val="0"/>
              <w:marRight w:val="0"/>
              <w:marTop w:val="0"/>
              <w:marBottom w:val="0"/>
              <w:divBdr>
                <w:top w:val="none" w:sz="0" w:space="0" w:color="auto"/>
                <w:left w:val="none" w:sz="0" w:space="0" w:color="auto"/>
                <w:bottom w:val="none" w:sz="0" w:space="0" w:color="auto"/>
                <w:right w:val="none" w:sz="0" w:space="0" w:color="auto"/>
              </w:divBdr>
            </w:div>
            <w:div w:id="668673022">
              <w:marLeft w:val="0"/>
              <w:marRight w:val="0"/>
              <w:marTop w:val="0"/>
              <w:marBottom w:val="0"/>
              <w:divBdr>
                <w:top w:val="none" w:sz="0" w:space="0" w:color="auto"/>
                <w:left w:val="none" w:sz="0" w:space="0" w:color="auto"/>
                <w:bottom w:val="none" w:sz="0" w:space="0" w:color="auto"/>
                <w:right w:val="none" w:sz="0" w:space="0" w:color="auto"/>
              </w:divBdr>
            </w:div>
            <w:div w:id="669254011">
              <w:marLeft w:val="0"/>
              <w:marRight w:val="0"/>
              <w:marTop w:val="0"/>
              <w:marBottom w:val="0"/>
              <w:divBdr>
                <w:top w:val="none" w:sz="0" w:space="0" w:color="auto"/>
                <w:left w:val="none" w:sz="0" w:space="0" w:color="auto"/>
                <w:bottom w:val="none" w:sz="0" w:space="0" w:color="auto"/>
                <w:right w:val="none" w:sz="0" w:space="0" w:color="auto"/>
              </w:divBdr>
            </w:div>
            <w:div w:id="670373957">
              <w:marLeft w:val="0"/>
              <w:marRight w:val="0"/>
              <w:marTop w:val="0"/>
              <w:marBottom w:val="0"/>
              <w:divBdr>
                <w:top w:val="none" w:sz="0" w:space="0" w:color="auto"/>
                <w:left w:val="none" w:sz="0" w:space="0" w:color="auto"/>
                <w:bottom w:val="none" w:sz="0" w:space="0" w:color="auto"/>
                <w:right w:val="none" w:sz="0" w:space="0" w:color="auto"/>
              </w:divBdr>
            </w:div>
            <w:div w:id="671565081">
              <w:marLeft w:val="0"/>
              <w:marRight w:val="0"/>
              <w:marTop w:val="0"/>
              <w:marBottom w:val="0"/>
              <w:divBdr>
                <w:top w:val="none" w:sz="0" w:space="0" w:color="auto"/>
                <w:left w:val="none" w:sz="0" w:space="0" w:color="auto"/>
                <w:bottom w:val="none" w:sz="0" w:space="0" w:color="auto"/>
                <w:right w:val="none" w:sz="0" w:space="0" w:color="auto"/>
              </w:divBdr>
            </w:div>
            <w:div w:id="674261444">
              <w:marLeft w:val="0"/>
              <w:marRight w:val="0"/>
              <w:marTop w:val="0"/>
              <w:marBottom w:val="0"/>
              <w:divBdr>
                <w:top w:val="none" w:sz="0" w:space="0" w:color="auto"/>
                <w:left w:val="none" w:sz="0" w:space="0" w:color="auto"/>
                <w:bottom w:val="none" w:sz="0" w:space="0" w:color="auto"/>
                <w:right w:val="none" w:sz="0" w:space="0" w:color="auto"/>
              </w:divBdr>
            </w:div>
            <w:div w:id="677387150">
              <w:marLeft w:val="0"/>
              <w:marRight w:val="0"/>
              <w:marTop w:val="0"/>
              <w:marBottom w:val="0"/>
              <w:divBdr>
                <w:top w:val="none" w:sz="0" w:space="0" w:color="auto"/>
                <w:left w:val="none" w:sz="0" w:space="0" w:color="auto"/>
                <w:bottom w:val="none" w:sz="0" w:space="0" w:color="auto"/>
                <w:right w:val="none" w:sz="0" w:space="0" w:color="auto"/>
              </w:divBdr>
            </w:div>
            <w:div w:id="682052478">
              <w:marLeft w:val="0"/>
              <w:marRight w:val="0"/>
              <w:marTop w:val="0"/>
              <w:marBottom w:val="0"/>
              <w:divBdr>
                <w:top w:val="none" w:sz="0" w:space="0" w:color="auto"/>
                <w:left w:val="none" w:sz="0" w:space="0" w:color="auto"/>
                <w:bottom w:val="none" w:sz="0" w:space="0" w:color="auto"/>
                <w:right w:val="none" w:sz="0" w:space="0" w:color="auto"/>
              </w:divBdr>
            </w:div>
            <w:div w:id="684090707">
              <w:marLeft w:val="0"/>
              <w:marRight w:val="0"/>
              <w:marTop w:val="0"/>
              <w:marBottom w:val="0"/>
              <w:divBdr>
                <w:top w:val="none" w:sz="0" w:space="0" w:color="auto"/>
                <w:left w:val="none" w:sz="0" w:space="0" w:color="auto"/>
                <w:bottom w:val="none" w:sz="0" w:space="0" w:color="auto"/>
                <w:right w:val="none" w:sz="0" w:space="0" w:color="auto"/>
              </w:divBdr>
            </w:div>
            <w:div w:id="684790185">
              <w:marLeft w:val="0"/>
              <w:marRight w:val="0"/>
              <w:marTop w:val="0"/>
              <w:marBottom w:val="0"/>
              <w:divBdr>
                <w:top w:val="none" w:sz="0" w:space="0" w:color="auto"/>
                <w:left w:val="none" w:sz="0" w:space="0" w:color="auto"/>
                <w:bottom w:val="none" w:sz="0" w:space="0" w:color="auto"/>
                <w:right w:val="none" w:sz="0" w:space="0" w:color="auto"/>
              </w:divBdr>
            </w:div>
            <w:div w:id="684862771">
              <w:marLeft w:val="0"/>
              <w:marRight w:val="0"/>
              <w:marTop w:val="0"/>
              <w:marBottom w:val="0"/>
              <w:divBdr>
                <w:top w:val="none" w:sz="0" w:space="0" w:color="auto"/>
                <w:left w:val="none" w:sz="0" w:space="0" w:color="auto"/>
                <w:bottom w:val="none" w:sz="0" w:space="0" w:color="auto"/>
                <w:right w:val="none" w:sz="0" w:space="0" w:color="auto"/>
              </w:divBdr>
            </w:div>
            <w:div w:id="686366619">
              <w:marLeft w:val="0"/>
              <w:marRight w:val="0"/>
              <w:marTop w:val="0"/>
              <w:marBottom w:val="0"/>
              <w:divBdr>
                <w:top w:val="none" w:sz="0" w:space="0" w:color="auto"/>
                <w:left w:val="none" w:sz="0" w:space="0" w:color="auto"/>
                <w:bottom w:val="none" w:sz="0" w:space="0" w:color="auto"/>
                <w:right w:val="none" w:sz="0" w:space="0" w:color="auto"/>
              </w:divBdr>
            </w:div>
            <w:div w:id="686713080">
              <w:marLeft w:val="0"/>
              <w:marRight w:val="0"/>
              <w:marTop w:val="0"/>
              <w:marBottom w:val="0"/>
              <w:divBdr>
                <w:top w:val="none" w:sz="0" w:space="0" w:color="auto"/>
                <w:left w:val="none" w:sz="0" w:space="0" w:color="auto"/>
                <w:bottom w:val="none" w:sz="0" w:space="0" w:color="auto"/>
                <w:right w:val="none" w:sz="0" w:space="0" w:color="auto"/>
              </w:divBdr>
            </w:div>
            <w:div w:id="688068410">
              <w:marLeft w:val="0"/>
              <w:marRight w:val="0"/>
              <w:marTop w:val="0"/>
              <w:marBottom w:val="0"/>
              <w:divBdr>
                <w:top w:val="none" w:sz="0" w:space="0" w:color="auto"/>
                <w:left w:val="none" w:sz="0" w:space="0" w:color="auto"/>
                <w:bottom w:val="none" w:sz="0" w:space="0" w:color="auto"/>
                <w:right w:val="none" w:sz="0" w:space="0" w:color="auto"/>
              </w:divBdr>
              <w:divsChild>
                <w:div w:id="174879047">
                  <w:marLeft w:val="0"/>
                  <w:marRight w:val="0"/>
                  <w:marTop w:val="0"/>
                  <w:marBottom w:val="0"/>
                  <w:divBdr>
                    <w:top w:val="none" w:sz="0" w:space="0" w:color="auto"/>
                    <w:left w:val="none" w:sz="0" w:space="0" w:color="auto"/>
                    <w:bottom w:val="none" w:sz="0" w:space="0" w:color="auto"/>
                    <w:right w:val="none" w:sz="0" w:space="0" w:color="auto"/>
                  </w:divBdr>
                </w:div>
                <w:div w:id="691615235">
                  <w:marLeft w:val="0"/>
                  <w:marRight w:val="0"/>
                  <w:marTop w:val="0"/>
                  <w:marBottom w:val="0"/>
                  <w:divBdr>
                    <w:top w:val="none" w:sz="0" w:space="0" w:color="auto"/>
                    <w:left w:val="none" w:sz="0" w:space="0" w:color="auto"/>
                    <w:bottom w:val="none" w:sz="0" w:space="0" w:color="auto"/>
                    <w:right w:val="none" w:sz="0" w:space="0" w:color="auto"/>
                  </w:divBdr>
                </w:div>
                <w:div w:id="932250045">
                  <w:marLeft w:val="0"/>
                  <w:marRight w:val="0"/>
                  <w:marTop w:val="0"/>
                  <w:marBottom w:val="0"/>
                  <w:divBdr>
                    <w:top w:val="none" w:sz="0" w:space="0" w:color="auto"/>
                    <w:left w:val="none" w:sz="0" w:space="0" w:color="auto"/>
                    <w:bottom w:val="none" w:sz="0" w:space="0" w:color="auto"/>
                    <w:right w:val="none" w:sz="0" w:space="0" w:color="auto"/>
                  </w:divBdr>
                </w:div>
                <w:div w:id="1448426019">
                  <w:marLeft w:val="0"/>
                  <w:marRight w:val="0"/>
                  <w:marTop w:val="0"/>
                  <w:marBottom w:val="0"/>
                  <w:divBdr>
                    <w:top w:val="none" w:sz="0" w:space="0" w:color="auto"/>
                    <w:left w:val="none" w:sz="0" w:space="0" w:color="auto"/>
                    <w:bottom w:val="none" w:sz="0" w:space="0" w:color="auto"/>
                    <w:right w:val="none" w:sz="0" w:space="0" w:color="auto"/>
                  </w:divBdr>
                </w:div>
                <w:div w:id="2088964081">
                  <w:marLeft w:val="0"/>
                  <w:marRight w:val="0"/>
                  <w:marTop w:val="0"/>
                  <w:marBottom w:val="0"/>
                  <w:divBdr>
                    <w:top w:val="none" w:sz="0" w:space="0" w:color="auto"/>
                    <w:left w:val="none" w:sz="0" w:space="0" w:color="auto"/>
                    <w:bottom w:val="none" w:sz="0" w:space="0" w:color="auto"/>
                    <w:right w:val="none" w:sz="0" w:space="0" w:color="auto"/>
                  </w:divBdr>
                </w:div>
              </w:divsChild>
            </w:div>
            <w:div w:id="688945425">
              <w:marLeft w:val="0"/>
              <w:marRight w:val="0"/>
              <w:marTop w:val="0"/>
              <w:marBottom w:val="0"/>
              <w:divBdr>
                <w:top w:val="none" w:sz="0" w:space="0" w:color="auto"/>
                <w:left w:val="none" w:sz="0" w:space="0" w:color="auto"/>
                <w:bottom w:val="none" w:sz="0" w:space="0" w:color="auto"/>
                <w:right w:val="none" w:sz="0" w:space="0" w:color="auto"/>
              </w:divBdr>
            </w:div>
            <w:div w:id="689180735">
              <w:marLeft w:val="0"/>
              <w:marRight w:val="0"/>
              <w:marTop w:val="0"/>
              <w:marBottom w:val="0"/>
              <w:divBdr>
                <w:top w:val="none" w:sz="0" w:space="0" w:color="auto"/>
                <w:left w:val="none" w:sz="0" w:space="0" w:color="auto"/>
                <w:bottom w:val="none" w:sz="0" w:space="0" w:color="auto"/>
                <w:right w:val="none" w:sz="0" w:space="0" w:color="auto"/>
              </w:divBdr>
            </w:div>
            <w:div w:id="689793786">
              <w:marLeft w:val="0"/>
              <w:marRight w:val="0"/>
              <w:marTop w:val="0"/>
              <w:marBottom w:val="0"/>
              <w:divBdr>
                <w:top w:val="none" w:sz="0" w:space="0" w:color="auto"/>
                <w:left w:val="none" w:sz="0" w:space="0" w:color="auto"/>
                <w:bottom w:val="none" w:sz="0" w:space="0" w:color="auto"/>
                <w:right w:val="none" w:sz="0" w:space="0" w:color="auto"/>
              </w:divBdr>
            </w:div>
            <w:div w:id="690227026">
              <w:marLeft w:val="0"/>
              <w:marRight w:val="0"/>
              <w:marTop w:val="0"/>
              <w:marBottom w:val="0"/>
              <w:divBdr>
                <w:top w:val="none" w:sz="0" w:space="0" w:color="auto"/>
                <w:left w:val="none" w:sz="0" w:space="0" w:color="auto"/>
                <w:bottom w:val="none" w:sz="0" w:space="0" w:color="auto"/>
                <w:right w:val="none" w:sz="0" w:space="0" w:color="auto"/>
              </w:divBdr>
            </w:div>
            <w:div w:id="691809928">
              <w:marLeft w:val="0"/>
              <w:marRight w:val="0"/>
              <w:marTop w:val="0"/>
              <w:marBottom w:val="0"/>
              <w:divBdr>
                <w:top w:val="none" w:sz="0" w:space="0" w:color="auto"/>
                <w:left w:val="none" w:sz="0" w:space="0" w:color="auto"/>
                <w:bottom w:val="none" w:sz="0" w:space="0" w:color="auto"/>
                <w:right w:val="none" w:sz="0" w:space="0" w:color="auto"/>
              </w:divBdr>
            </w:div>
            <w:div w:id="692730933">
              <w:marLeft w:val="0"/>
              <w:marRight w:val="0"/>
              <w:marTop w:val="0"/>
              <w:marBottom w:val="0"/>
              <w:divBdr>
                <w:top w:val="none" w:sz="0" w:space="0" w:color="auto"/>
                <w:left w:val="none" w:sz="0" w:space="0" w:color="auto"/>
                <w:bottom w:val="none" w:sz="0" w:space="0" w:color="auto"/>
                <w:right w:val="none" w:sz="0" w:space="0" w:color="auto"/>
              </w:divBdr>
            </w:div>
            <w:div w:id="692805630">
              <w:marLeft w:val="0"/>
              <w:marRight w:val="0"/>
              <w:marTop w:val="0"/>
              <w:marBottom w:val="0"/>
              <w:divBdr>
                <w:top w:val="none" w:sz="0" w:space="0" w:color="auto"/>
                <w:left w:val="none" w:sz="0" w:space="0" w:color="auto"/>
                <w:bottom w:val="none" w:sz="0" w:space="0" w:color="auto"/>
                <w:right w:val="none" w:sz="0" w:space="0" w:color="auto"/>
              </w:divBdr>
            </w:div>
            <w:div w:id="692927650">
              <w:marLeft w:val="0"/>
              <w:marRight w:val="0"/>
              <w:marTop w:val="0"/>
              <w:marBottom w:val="0"/>
              <w:divBdr>
                <w:top w:val="none" w:sz="0" w:space="0" w:color="auto"/>
                <w:left w:val="none" w:sz="0" w:space="0" w:color="auto"/>
                <w:bottom w:val="none" w:sz="0" w:space="0" w:color="auto"/>
                <w:right w:val="none" w:sz="0" w:space="0" w:color="auto"/>
              </w:divBdr>
            </w:div>
            <w:div w:id="692999400">
              <w:marLeft w:val="0"/>
              <w:marRight w:val="0"/>
              <w:marTop w:val="0"/>
              <w:marBottom w:val="0"/>
              <w:divBdr>
                <w:top w:val="none" w:sz="0" w:space="0" w:color="auto"/>
                <w:left w:val="none" w:sz="0" w:space="0" w:color="auto"/>
                <w:bottom w:val="none" w:sz="0" w:space="0" w:color="auto"/>
                <w:right w:val="none" w:sz="0" w:space="0" w:color="auto"/>
              </w:divBdr>
            </w:div>
            <w:div w:id="693961159">
              <w:marLeft w:val="0"/>
              <w:marRight w:val="0"/>
              <w:marTop w:val="0"/>
              <w:marBottom w:val="0"/>
              <w:divBdr>
                <w:top w:val="none" w:sz="0" w:space="0" w:color="auto"/>
                <w:left w:val="none" w:sz="0" w:space="0" w:color="auto"/>
                <w:bottom w:val="none" w:sz="0" w:space="0" w:color="auto"/>
                <w:right w:val="none" w:sz="0" w:space="0" w:color="auto"/>
              </w:divBdr>
            </w:div>
            <w:div w:id="695083226">
              <w:marLeft w:val="0"/>
              <w:marRight w:val="0"/>
              <w:marTop w:val="0"/>
              <w:marBottom w:val="0"/>
              <w:divBdr>
                <w:top w:val="none" w:sz="0" w:space="0" w:color="auto"/>
                <w:left w:val="none" w:sz="0" w:space="0" w:color="auto"/>
                <w:bottom w:val="none" w:sz="0" w:space="0" w:color="auto"/>
                <w:right w:val="none" w:sz="0" w:space="0" w:color="auto"/>
              </w:divBdr>
            </w:div>
            <w:div w:id="695278519">
              <w:marLeft w:val="0"/>
              <w:marRight w:val="0"/>
              <w:marTop w:val="0"/>
              <w:marBottom w:val="0"/>
              <w:divBdr>
                <w:top w:val="none" w:sz="0" w:space="0" w:color="auto"/>
                <w:left w:val="none" w:sz="0" w:space="0" w:color="auto"/>
                <w:bottom w:val="none" w:sz="0" w:space="0" w:color="auto"/>
                <w:right w:val="none" w:sz="0" w:space="0" w:color="auto"/>
              </w:divBdr>
            </w:div>
            <w:div w:id="695546565">
              <w:marLeft w:val="0"/>
              <w:marRight w:val="0"/>
              <w:marTop w:val="0"/>
              <w:marBottom w:val="0"/>
              <w:divBdr>
                <w:top w:val="none" w:sz="0" w:space="0" w:color="auto"/>
                <w:left w:val="none" w:sz="0" w:space="0" w:color="auto"/>
                <w:bottom w:val="none" w:sz="0" w:space="0" w:color="auto"/>
                <w:right w:val="none" w:sz="0" w:space="0" w:color="auto"/>
              </w:divBdr>
            </w:div>
            <w:div w:id="697507878">
              <w:marLeft w:val="0"/>
              <w:marRight w:val="0"/>
              <w:marTop w:val="0"/>
              <w:marBottom w:val="0"/>
              <w:divBdr>
                <w:top w:val="none" w:sz="0" w:space="0" w:color="auto"/>
                <w:left w:val="none" w:sz="0" w:space="0" w:color="auto"/>
                <w:bottom w:val="none" w:sz="0" w:space="0" w:color="auto"/>
                <w:right w:val="none" w:sz="0" w:space="0" w:color="auto"/>
              </w:divBdr>
            </w:div>
            <w:div w:id="697858265">
              <w:marLeft w:val="0"/>
              <w:marRight w:val="0"/>
              <w:marTop w:val="0"/>
              <w:marBottom w:val="0"/>
              <w:divBdr>
                <w:top w:val="none" w:sz="0" w:space="0" w:color="auto"/>
                <w:left w:val="none" w:sz="0" w:space="0" w:color="auto"/>
                <w:bottom w:val="none" w:sz="0" w:space="0" w:color="auto"/>
                <w:right w:val="none" w:sz="0" w:space="0" w:color="auto"/>
              </w:divBdr>
            </w:div>
            <w:div w:id="698746883">
              <w:marLeft w:val="0"/>
              <w:marRight w:val="0"/>
              <w:marTop w:val="0"/>
              <w:marBottom w:val="0"/>
              <w:divBdr>
                <w:top w:val="none" w:sz="0" w:space="0" w:color="auto"/>
                <w:left w:val="none" w:sz="0" w:space="0" w:color="auto"/>
                <w:bottom w:val="none" w:sz="0" w:space="0" w:color="auto"/>
                <w:right w:val="none" w:sz="0" w:space="0" w:color="auto"/>
              </w:divBdr>
            </w:div>
            <w:div w:id="699163011">
              <w:marLeft w:val="0"/>
              <w:marRight w:val="0"/>
              <w:marTop w:val="0"/>
              <w:marBottom w:val="0"/>
              <w:divBdr>
                <w:top w:val="none" w:sz="0" w:space="0" w:color="auto"/>
                <w:left w:val="none" w:sz="0" w:space="0" w:color="auto"/>
                <w:bottom w:val="none" w:sz="0" w:space="0" w:color="auto"/>
                <w:right w:val="none" w:sz="0" w:space="0" w:color="auto"/>
              </w:divBdr>
            </w:div>
            <w:div w:id="699430614">
              <w:marLeft w:val="0"/>
              <w:marRight w:val="0"/>
              <w:marTop w:val="0"/>
              <w:marBottom w:val="0"/>
              <w:divBdr>
                <w:top w:val="none" w:sz="0" w:space="0" w:color="auto"/>
                <w:left w:val="none" w:sz="0" w:space="0" w:color="auto"/>
                <w:bottom w:val="none" w:sz="0" w:space="0" w:color="auto"/>
                <w:right w:val="none" w:sz="0" w:space="0" w:color="auto"/>
              </w:divBdr>
            </w:div>
            <w:div w:id="699866707">
              <w:marLeft w:val="0"/>
              <w:marRight w:val="0"/>
              <w:marTop w:val="0"/>
              <w:marBottom w:val="0"/>
              <w:divBdr>
                <w:top w:val="none" w:sz="0" w:space="0" w:color="auto"/>
                <w:left w:val="none" w:sz="0" w:space="0" w:color="auto"/>
                <w:bottom w:val="none" w:sz="0" w:space="0" w:color="auto"/>
                <w:right w:val="none" w:sz="0" w:space="0" w:color="auto"/>
              </w:divBdr>
            </w:div>
            <w:div w:id="700473752">
              <w:marLeft w:val="0"/>
              <w:marRight w:val="0"/>
              <w:marTop w:val="0"/>
              <w:marBottom w:val="0"/>
              <w:divBdr>
                <w:top w:val="none" w:sz="0" w:space="0" w:color="auto"/>
                <w:left w:val="none" w:sz="0" w:space="0" w:color="auto"/>
                <w:bottom w:val="none" w:sz="0" w:space="0" w:color="auto"/>
                <w:right w:val="none" w:sz="0" w:space="0" w:color="auto"/>
              </w:divBdr>
            </w:div>
            <w:div w:id="700518789">
              <w:marLeft w:val="0"/>
              <w:marRight w:val="0"/>
              <w:marTop w:val="0"/>
              <w:marBottom w:val="0"/>
              <w:divBdr>
                <w:top w:val="none" w:sz="0" w:space="0" w:color="auto"/>
                <w:left w:val="none" w:sz="0" w:space="0" w:color="auto"/>
                <w:bottom w:val="none" w:sz="0" w:space="0" w:color="auto"/>
                <w:right w:val="none" w:sz="0" w:space="0" w:color="auto"/>
              </w:divBdr>
            </w:div>
            <w:div w:id="701129416">
              <w:marLeft w:val="0"/>
              <w:marRight w:val="0"/>
              <w:marTop w:val="0"/>
              <w:marBottom w:val="0"/>
              <w:divBdr>
                <w:top w:val="none" w:sz="0" w:space="0" w:color="auto"/>
                <w:left w:val="none" w:sz="0" w:space="0" w:color="auto"/>
                <w:bottom w:val="none" w:sz="0" w:space="0" w:color="auto"/>
                <w:right w:val="none" w:sz="0" w:space="0" w:color="auto"/>
              </w:divBdr>
            </w:div>
            <w:div w:id="701706597">
              <w:marLeft w:val="0"/>
              <w:marRight w:val="0"/>
              <w:marTop w:val="0"/>
              <w:marBottom w:val="0"/>
              <w:divBdr>
                <w:top w:val="none" w:sz="0" w:space="0" w:color="auto"/>
                <w:left w:val="none" w:sz="0" w:space="0" w:color="auto"/>
                <w:bottom w:val="none" w:sz="0" w:space="0" w:color="auto"/>
                <w:right w:val="none" w:sz="0" w:space="0" w:color="auto"/>
              </w:divBdr>
            </w:div>
            <w:div w:id="702561310">
              <w:marLeft w:val="0"/>
              <w:marRight w:val="0"/>
              <w:marTop w:val="0"/>
              <w:marBottom w:val="0"/>
              <w:divBdr>
                <w:top w:val="none" w:sz="0" w:space="0" w:color="auto"/>
                <w:left w:val="none" w:sz="0" w:space="0" w:color="auto"/>
                <w:bottom w:val="none" w:sz="0" w:space="0" w:color="auto"/>
                <w:right w:val="none" w:sz="0" w:space="0" w:color="auto"/>
              </w:divBdr>
            </w:div>
            <w:div w:id="704477128">
              <w:marLeft w:val="0"/>
              <w:marRight w:val="0"/>
              <w:marTop w:val="0"/>
              <w:marBottom w:val="0"/>
              <w:divBdr>
                <w:top w:val="none" w:sz="0" w:space="0" w:color="auto"/>
                <w:left w:val="none" w:sz="0" w:space="0" w:color="auto"/>
                <w:bottom w:val="none" w:sz="0" w:space="0" w:color="auto"/>
                <w:right w:val="none" w:sz="0" w:space="0" w:color="auto"/>
              </w:divBdr>
            </w:div>
            <w:div w:id="705183587">
              <w:marLeft w:val="0"/>
              <w:marRight w:val="0"/>
              <w:marTop w:val="0"/>
              <w:marBottom w:val="0"/>
              <w:divBdr>
                <w:top w:val="none" w:sz="0" w:space="0" w:color="auto"/>
                <w:left w:val="none" w:sz="0" w:space="0" w:color="auto"/>
                <w:bottom w:val="none" w:sz="0" w:space="0" w:color="auto"/>
                <w:right w:val="none" w:sz="0" w:space="0" w:color="auto"/>
              </w:divBdr>
            </w:div>
            <w:div w:id="707338162">
              <w:marLeft w:val="0"/>
              <w:marRight w:val="0"/>
              <w:marTop w:val="0"/>
              <w:marBottom w:val="0"/>
              <w:divBdr>
                <w:top w:val="none" w:sz="0" w:space="0" w:color="auto"/>
                <w:left w:val="none" w:sz="0" w:space="0" w:color="auto"/>
                <w:bottom w:val="none" w:sz="0" w:space="0" w:color="auto"/>
                <w:right w:val="none" w:sz="0" w:space="0" w:color="auto"/>
              </w:divBdr>
            </w:div>
            <w:div w:id="709955821">
              <w:marLeft w:val="0"/>
              <w:marRight w:val="0"/>
              <w:marTop w:val="0"/>
              <w:marBottom w:val="0"/>
              <w:divBdr>
                <w:top w:val="none" w:sz="0" w:space="0" w:color="auto"/>
                <w:left w:val="none" w:sz="0" w:space="0" w:color="auto"/>
                <w:bottom w:val="none" w:sz="0" w:space="0" w:color="auto"/>
                <w:right w:val="none" w:sz="0" w:space="0" w:color="auto"/>
              </w:divBdr>
            </w:div>
            <w:div w:id="710031152">
              <w:marLeft w:val="0"/>
              <w:marRight w:val="0"/>
              <w:marTop w:val="0"/>
              <w:marBottom w:val="0"/>
              <w:divBdr>
                <w:top w:val="none" w:sz="0" w:space="0" w:color="auto"/>
                <w:left w:val="none" w:sz="0" w:space="0" w:color="auto"/>
                <w:bottom w:val="none" w:sz="0" w:space="0" w:color="auto"/>
                <w:right w:val="none" w:sz="0" w:space="0" w:color="auto"/>
              </w:divBdr>
            </w:div>
            <w:div w:id="711269027">
              <w:marLeft w:val="0"/>
              <w:marRight w:val="0"/>
              <w:marTop w:val="0"/>
              <w:marBottom w:val="0"/>
              <w:divBdr>
                <w:top w:val="none" w:sz="0" w:space="0" w:color="auto"/>
                <w:left w:val="none" w:sz="0" w:space="0" w:color="auto"/>
                <w:bottom w:val="none" w:sz="0" w:space="0" w:color="auto"/>
                <w:right w:val="none" w:sz="0" w:space="0" w:color="auto"/>
              </w:divBdr>
            </w:div>
            <w:div w:id="711539805">
              <w:marLeft w:val="0"/>
              <w:marRight w:val="0"/>
              <w:marTop w:val="0"/>
              <w:marBottom w:val="0"/>
              <w:divBdr>
                <w:top w:val="none" w:sz="0" w:space="0" w:color="auto"/>
                <w:left w:val="none" w:sz="0" w:space="0" w:color="auto"/>
                <w:bottom w:val="none" w:sz="0" w:space="0" w:color="auto"/>
                <w:right w:val="none" w:sz="0" w:space="0" w:color="auto"/>
              </w:divBdr>
            </w:div>
            <w:div w:id="712123759">
              <w:marLeft w:val="0"/>
              <w:marRight w:val="0"/>
              <w:marTop w:val="0"/>
              <w:marBottom w:val="0"/>
              <w:divBdr>
                <w:top w:val="none" w:sz="0" w:space="0" w:color="auto"/>
                <w:left w:val="none" w:sz="0" w:space="0" w:color="auto"/>
                <w:bottom w:val="none" w:sz="0" w:space="0" w:color="auto"/>
                <w:right w:val="none" w:sz="0" w:space="0" w:color="auto"/>
              </w:divBdr>
            </w:div>
            <w:div w:id="713389429">
              <w:marLeft w:val="0"/>
              <w:marRight w:val="0"/>
              <w:marTop w:val="0"/>
              <w:marBottom w:val="0"/>
              <w:divBdr>
                <w:top w:val="none" w:sz="0" w:space="0" w:color="auto"/>
                <w:left w:val="none" w:sz="0" w:space="0" w:color="auto"/>
                <w:bottom w:val="none" w:sz="0" w:space="0" w:color="auto"/>
                <w:right w:val="none" w:sz="0" w:space="0" w:color="auto"/>
              </w:divBdr>
            </w:div>
            <w:div w:id="715011750">
              <w:marLeft w:val="0"/>
              <w:marRight w:val="0"/>
              <w:marTop w:val="0"/>
              <w:marBottom w:val="0"/>
              <w:divBdr>
                <w:top w:val="none" w:sz="0" w:space="0" w:color="auto"/>
                <w:left w:val="none" w:sz="0" w:space="0" w:color="auto"/>
                <w:bottom w:val="none" w:sz="0" w:space="0" w:color="auto"/>
                <w:right w:val="none" w:sz="0" w:space="0" w:color="auto"/>
              </w:divBdr>
            </w:div>
            <w:div w:id="715085916">
              <w:marLeft w:val="0"/>
              <w:marRight w:val="0"/>
              <w:marTop w:val="0"/>
              <w:marBottom w:val="0"/>
              <w:divBdr>
                <w:top w:val="none" w:sz="0" w:space="0" w:color="auto"/>
                <w:left w:val="none" w:sz="0" w:space="0" w:color="auto"/>
                <w:bottom w:val="none" w:sz="0" w:space="0" w:color="auto"/>
                <w:right w:val="none" w:sz="0" w:space="0" w:color="auto"/>
              </w:divBdr>
            </w:div>
            <w:div w:id="715666164">
              <w:marLeft w:val="0"/>
              <w:marRight w:val="0"/>
              <w:marTop w:val="0"/>
              <w:marBottom w:val="0"/>
              <w:divBdr>
                <w:top w:val="none" w:sz="0" w:space="0" w:color="auto"/>
                <w:left w:val="none" w:sz="0" w:space="0" w:color="auto"/>
                <w:bottom w:val="none" w:sz="0" w:space="0" w:color="auto"/>
                <w:right w:val="none" w:sz="0" w:space="0" w:color="auto"/>
              </w:divBdr>
            </w:div>
            <w:div w:id="716244449">
              <w:marLeft w:val="0"/>
              <w:marRight w:val="0"/>
              <w:marTop w:val="0"/>
              <w:marBottom w:val="0"/>
              <w:divBdr>
                <w:top w:val="none" w:sz="0" w:space="0" w:color="auto"/>
                <w:left w:val="none" w:sz="0" w:space="0" w:color="auto"/>
                <w:bottom w:val="none" w:sz="0" w:space="0" w:color="auto"/>
                <w:right w:val="none" w:sz="0" w:space="0" w:color="auto"/>
              </w:divBdr>
            </w:div>
            <w:div w:id="717902143">
              <w:marLeft w:val="0"/>
              <w:marRight w:val="0"/>
              <w:marTop w:val="0"/>
              <w:marBottom w:val="0"/>
              <w:divBdr>
                <w:top w:val="none" w:sz="0" w:space="0" w:color="auto"/>
                <w:left w:val="none" w:sz="0" w:space="0" w:color="auto"/>
                <w:bottom w:val="none" w:sz="0" w:space="0" w:color="auto"/>
                <w:right w:val="none" w:sz="0" w:space="0" w:color="auto"/>
              </w:divBdr>
            </w:div>
            <w:div w:id="718868049">
              <w:marLeft w:val="0"/>
              <w:marRight w:val="0"/>
              <w:marTop w:val="0"/>
              <w:marBottom w:val="0"/>
              <w:divBdr>
                <w:top w:val="none" w:sz="0" w:space="0" w:color="auto"/>
                <w:left w:val="none" w:sz="0" w:space="0" w:color="auto"/>
                <w:bottom w:val="none" w:sz="0" w:space="0" w:color="auto"/>
                <w:right w:val="none" w:sz="0" w:space="0" w:color="auto"/>
              </w:divBdr>
            </w:div>
            <w:div w:id="719327685">
              <w:marLeft w:val="0"/>
              <w:marRight w:val="0"/>
              <w:marTop w:val="0"/>
              <w:marBottom w:val="0"/>
              <w:divBdr>
                <w:top w:val="none" w:sz="0" w:space="0" w:color="auto"/>
                <w:left w:val="none" w:sz="0" w:space="0" w:color="auto"/>
                <w:bottom w:val="none" w:sz="0" w:space="0" w:color="auto"/>
                <w:right w:val="none" w:sz="0" w:space="0" w:color="auto"/>
              </w:divBdr>
            </w:div>
            <w:div w:id="719867641">
              <w:marLeft w:val="0"/>
              <w:marRight w:val="0"/>
              <w:marTop w:val="0"/>
              <w:marBottom w:val="0"/>
              <w:divBdr>
                <w:top w:val="none" w:sz="0" w:space="0" w:color="auto"/>
                <w:left w:val="none" w:sz="0" w:space="0" w:color="auto"/>
                <w:bottom w:val="none" w:sz="0" w:space="0" w:color="auto"/>
                <w:right w:val="none" w:sz="0" w:space="0" w:color="auto"/>
              </w:divBdr>
            </w:div>
            <w:div w:id="720640015">
              <w:marLeft w:val="0"/>
              <w:marRight w:val="0"/>
              <w:marTop w:val="0"/>
              <w:marBottom w:val="0"/>
              <w:divBdr>
                <w:top w:val="none" w:sz="0" w:space="0" w:color="auto"/>
                <w:left w:val="none" w:sz="0" w:space="0" w:color="auto"/>
                <w:bottom w:val="none" w:sz="0" w:space="0" w:color="auto"/>
                <w:right w:val="none" w:sz="0" w:space="0" w:color="auto"/>
              </w:divBdr>
            </w:div>
            <w:div w:id="720985417">
              <w:marLeft w:val="0"/>
              <w:marRight w:val="0"/>
              <w:marTop w:val="0"/>
              <w:marBottom w:val="0"/>
              <w:divBdr>
                <w:top w:val="none" w:sz="0" w:space="0" w:color="auto"/>
                <w:left w:val="none" w:sz="0" w:space="0" w:color="auto"/>
                <w:bottom w:val="none" w:sz="0" w:space="0" w:color="auto"/>
                <w:right w:val="none" w:sz="0" w:space="0" w:color="auto"/>
              </w:divBdr>
            </w:div>
            <w:div w:id="721056565">
              <w:marLeft w:val="0"/>
              <w:marRight w:val="0"/>
              <w:marTop w:val="0"/>
              <w:marBottom w:val="0"/>
              <w:divBdr>
                <w:top w:val="none" w:sz="0" w:space="0" w:color="auto"/>
                <w:left w:val="none" w:sz="0" w:space="0" w:color="auto"/>
                <w:bottom w:val="none" w:sz="0" w:space="0" w:color="auto"/>
                <w:right w:val="none" w:sz="0" w:space="0" w:color="auto"/>
              </w:divBdr>
            </w:div>
            <w:div w:id="721171916">
              <w:marLeft w:val="0"/>
              <w:marRight w:val="0"/>
              <w:marTop w:val="0"/>
              <w:marBottom w:val="0"/>
              <w:divBdr>
                <w:top w:val="none" w:sz="0" w:space="0" w:color="auto"/>
                <w:left w:val="none" w:sz="0" w:space="0" w:color="auto"/>
                <w:bottom w:val="none" w:sz="0" w:space="0" w:color="auto"/>
                <w:right w:val="none" w:sz="0" w:space="0" w:color="auto"/>
              </w:divBdr>
            </w:div>
            <w:div w:id="723793680">
              <w:marLeft w:val="0"/>
              <w:marRight w:val="0"/>
              <w:marTop w:val="0"/>
              <w:marBottom w:val="0"/>
              <w:divBdr>
                <w:top w:val="none" w:sz="0" w:space="0" w:color="auto"/>
                <w:left w:val="none" w:sz="0" w:space="0" w:color="auto"/>
                <w:bottom w:val="none" w:sz="0" w:space="0" w:color="auto"/>
                <w:right w:val="none" w:sz="0" w:space="0" w:color="auto"/>
              </w:divBdr>
            </w:div>
            <w:div w:id="724524433">
              <w:marLeft w:val="0"/>
              <w:marRight w:val="0"/>
              <w:marTop w:val="0"/>
              <w:marBottom w:val="0"/>
              <w:divBdr>
                <w:top w:val="none" w:sz="0" w:space="0" w:color="auto"/>
                <w:left w:val="none" w:sz="0" w:space="0" w:color="auto"/>
                <w:bottom w:val="none" w:sz="0" w:space="0" w:color="auto"/>
                <w:right w:val="none" w:sz="0" w:space="0" w:color="auto"/>
              </w:divBdr>
            </w:div>
            <w:div w:id="724763697">
              <w:marLeft w:val="0"/>
              <w:marRight w:val="0"/>
              <w:marTop w:val="0"/>
              <w:marBottom w:val="0"/>
              <w:divBdr>
                <w:top w:val="none" w:sz="0" w:space="0" w:color="auto"/>
                <w:left w:val="none" w:sz="0" w:space="0" w:color="auto"/>
                <w:bottom w:val="none" w:sz="0" w:space="0" w:color="auto"/>
                <w:right w:val="none" w:sz="0" w:space="0" w:color="auto"/>
              </w:divBdr>
            </w:div>
            <w:div w:id="726535851">
              <w:marLeft w:val="0"/>
              <w:marRight w:val="0"/>
              <w:marTop w:val="0"/>
              <w:marBottom w:val="0"/>
              <w:divBdr>
                <w:top w:val="none" w:sz="0" w:space="0" w:color="auto"/>
                <w:left w:val="none" w:sz="0" w:space="0" w:color="auto"/>
                <w:bottom w:val="none" w:sz="0" w:space="0" w:color="auto"/>
                <w:right w:val="none" w:sz="0" w:space="0" w:color="auto"/>
              </w:divBdr>
            </w:div>
            <w:div w:id="727604824">
              <w:marLeft w:val="0"/>
              <w:marRight w:val="0"/>
              <w:marTop w:val="0"/>
              <w:marBottom w:val="0"/>
              <w:divBdr>
                <w:top w:val="none" w:sz="0" w:space="0" w:color="auto"/>
                <w:left w:val="none" w:sz="0" w:space="0" w:color="auto"/>
                <w:bottom w:val="none" w:sz="0" w:space="0" w:color="auto"/>
                <w:right w:val="none" w:sz="0" w:space="0" w:color="auto"/>
              </w:divBdr>
            </w:div>
            <w:div w:id="728654629">
              <w:marLeft w:val="0"/>
              <w:marRight w:val="0"/>
              <w:marTop w:val="0"/>
              <w:marBottom w:val="0"/>
              <w:divBdr>
                <w:top w:val="none" w:sz="0" w:space="0" w:color="auto"/>
                <w:left w:val="none" w:sz="0" w:space="0" w:color="auto"/>
                <w:bottom w:val="none" w:sz="0" w:space="0" w:color="auto"/>
                <w:right w:val="none" w:sz="0" w:space="0" w:color="auto"/>
              </w:divBdr>
            </w:div>
            <w:div w:id="728845446">
              <w:marLeft w:val="0"/>
              <w:marRight w:val="0"/>
              <w:marTop w:val="0"/>
              <w:marBottom w:val="0"/>
              <w:divBdr>
                <w:top w:val="none" w:sz="0" w:space="0" w:color="auto"/>
                <w:left w:val="none" w:sz="0" w:space="0" w:color="auto"/>
                <w:bottom w:val="none" w:sz="0" w:space="0" w:color="auto"/>
                <w:right w:val="none" w:sz="0" w:space="0" w:color="auto"/>
              </w:divBdr>
            </w:div>
            <w:div w:id="729160332">
              <w:marLeft w:val="0"/>
              <w:marRight w:val="0"/>
              <w:marTop w:val="0"/>
              <w:marBottom w:val="0"/>
              <w:divBdr>
                <w:top w:val="none" w:sz="0" w:space="0" w:color="auto"/>
                <w:left w:val="none" w:sz="0" w:space="0" w:color="auto"/>
                <w:bottom w:val="none" w:sz="0" w:space="0" w:color="auto"/>
                <w:right w:val="none" w:sz="0" w:space="0" w:color="auto"/>
              </w:divBdr>
            </w:div>
            <w:div w:id="730084255">
              <w:marLeft w:val="0"/>
              <w:marRight w:val="0"/>
              <w:marTop w:val="0"/>
              <w:marBottom w:val="0"/>
              <w:divBdr>
                <w:top w:val="none" w:sz="0" w:space="0" w:color="auto"/>
                <w:left w:val="none" w:sz="0" w:space="0" w:color="auto"/>
                <w:bottom w:val="none" w:sz="0" w:space="0" w:color="auto"/>
                <w:right w:val="none" w:sz="0" w:space="0" w:color="auto"/>
              </w:divBdr>
            </w:div>
            <w:div w:id="732044250">
              <w:marLeft w:val="0"/>
              <w:marRight w:val="0"/>
              <w:marTop w:val="0"/>
              <w:marBottom w:val="0"/>
              <w:divBdr>
                <w:top w:val="none" w:sz="0" w:space="0" w:color="auto"/>
                <w:left w:val="none" w:sz="0" w:space="0" w:color="auto"/>
                <w:bottom w:val="none" w:sz="0" w:space="0" w:color="auto"/>
                <w:right w:val="none" w:sz="0" w:space="0" w:color="auto"/>
              </w:divBdr>
            </w:div>
            <w:div w:id="732853393">
              <w:marLeft w:val="0"/>
              <w:marRight w:val="0"/>
              <w:marTop w:val="0"/>
              <w:marBottom w:val="0"/>
              <w:divBdr>
                <w:top w:val="none" w:sz="0" w:space="0" w:color="auto"/>
                <w:left w:val="none" w:sz="0" w:space="0" w:color="auto"/>
                <w:bottom w:val="none" w:sz="0" w:space="0" w:color="auto"/>
                <w:right w:val="none" w:sz="0" w:space="0" w:color="auto"/>
              </w:divBdr>
            </w:div>
            <w:div w:id="734552920">
              <w:marLeft w:val="0"/>
              <w:marRight w:val="0"/>
              <w:marTop w:val="0"/>
              <w:marBottom w:val="0"/>
              <w:divBdr>
                <w:top w:val="none" w:sz="0" w:space="0" w:color="auto"/>
                <w:left w:val="none" w:sz="0" w:space="0" w:color="auto"/>
                <w:bottom w:val="none" w:sz="0" w:space="0" w:color="auto"/>
                <w:right w:val="none" w:sz="0" w:space="0" w:color="auto"/>
              </w:divBdr>
            </w:div>
            <w:div w:id="735132278">
              <w:marLeft w:val="0"/>
              <w:marRight w:val="0"/>
              <w:marTop w:val="0"/>
              <w:marBottom w:val="0"/>
              <w:divBdr>
                <w:top w:val="none" w:sz="0" w:space="0" w:color="auto"/>
                <w:left w:val="none" w:sz="0" w:space="0" w:color="auto"/>
                <w:bottom w:val="none" w:sz="0" w:space="0" w:color="auto"/>
                <w:right w:val="none" w:sz="0" w:space="0" w:color="auto"/>
              </w:divBdr>
            </w:div>
            <w:div w:id="735979130">
              <w:marLeft w:val="0"/>
              <w:marRight w:val="0"/>
              <w:marTop w:val="0"/>
              <w:marBottom w:val="0"/>
              <w:divBdr>
                <w:top w:val="none" w:sz="0" w:space="0" w:color="auto"/>
                <w:left w:val="none" w:sz="0" w:space="0" w:color="auto"/>
                <w:bottom w:val="none" w:sz="0" w:space="0" w:color="auto"/>
                <w:right w:val="none" w:sz="0" w:space="0" w:color="auto"/>
              </w:divBdr>
            </w:div>
            <w:div w:id="736438392">
              <w:marLeft w:val="0"/>
              <w:marRight w:val="0"/>
              <w:marTop w:val="0"/>
              <w:marBottom w:val="0"/>
              <w:divBdr>
                <w:top w:val="none" w:sz="0" w:space="0" w:color="auto"/>
                <w:left w:val="none" w:sz="0" w:space="0" w:color="auto"/>
                <w:bottom w:val="none" w:sz="0" w:space="0" w:color="auto"/>
                <w:right w:val="none" w:sz="0" w:space="0" w:color="auto"/>
              </w:divBdr>
            </w:div>
            <w:div w:id="736704136">
              <w:marLeft w:val="0"/>
              <w:marRight w:val="0"/>
              <w:marTop w:val="0"/>
              <w:marBottom w:val="0"/>
              <w:divBdr>
                <w:top w:val="none" w:sz="0" w:space="0" w:color="auto"/>
                <w:left w:val="none" w:sz="0" w:space="0" w:color="auto"/>
                <w:bottom w:val="none" w:sz="0" w:space="0" w:color="auto"/>
                <w:right w:val="none" w:sz="0" w:space="0" w:color="auto"/>
              </w:divBdr>
            </w:div>
            <w:div w:id="738091802">
              <w:marLeft w:val="0"/>
              <w:marRight w:val="0"/>
              <w:marTop w:val="0"/>
              <w:marBottom w:val="0"/>
              <w:divBdr>
                <w:top w:val="none" w:sz="0" w:space="0" w:color="auto"/>
                <w:left w:val="none" w:sz="0" w:space="0" w:color="auto"/>
                <w:bottom w:val="none" w:sz="0" w:space="0" w:color="auto"/>
                <w:right w:val="none" w:sz="0" w:space="0" w:color="auto"/>
              </w:divBdr>
            </w:div>
            <w:div w:id="739256275">
              <w:marLeft w:val="0"/>
              <w:marRight w:val="0"/>
              <w:marTop w:val="0"/>
              <w:marBottom w:val="0"/>
              <w:divBdr>
                <w:top w:val="none" w:sz="0" w:space="0" w:color="auto"/>
                <w:left w:val="none" w:sz="0" w:space="0" w:color="auto"/>
                <w:bottom w:val="none" w:sz="0" w:space="0" w:color="auto"/>
                <w:right w:val="none" w:sz="0" w:space="0" w:color="auto"/>
              </w:divBdr>
            </w:div>
            <w:div w:id="740441810">
              <w:marLeft w:val="0"/>
              <w:marRight w:val="0"/>
              <w:marTop w:val="0"/>
              <w:marBottom w:val="0"/>
              <w:divBdr>
                <w:top w:val="none" w:sz="0" w:space="0" w:color="auto"/>
                <w:left w:val="none" w:sz="0" w:space="0" w:color="auto"/>
                <w:bottom w:val="none" w:sz="0" w:space="0" w:color="auto"/>
                <w:right w:val="none" w:sz="0" w:space="0" w:color="auto"/>
              </w:divBdr>
            </w:div>
            <w:div w:id="740717302">
              <w:marLeft w:val="0"/>
              <w:marRight w:val="0"/>
              <w:marTop w:val="0"/>
              <w:marBottom w:val="0"/>
              <w:divBdr>
                <w:top w:val="none" w:sz="0" w:space="0" w:color="auto"/>
                <w:left w:val="none" w:sz="0" w:space="0" w:color="auto"/>
                <w:bottom w:val="none" w:sz="0" w:space="0" w:color="auto"/>
                <w:right w:val="none" w:sz="0" w:space="0" w:color="auto"/>
              </w:divBdr>
            </w:div>
            <w:div w:id="741102326">
              <w:marLeft w:val="0"/>
              <w:marRight w:val="0"/>
              <w:marTop w:val="0"/>
              <w:marBottom w:val="0"/>
              <w:divBdr>
                <w:top w:val="none" w:sz="0" w:space="0" w:color="auto"/>
                <w:left w:val="none" w:sz="0" w:space="0" w:color="auto"/>
                <w:bottom w:val="none" w:sz="0" w:space="0" w:color="auto"/>
                <w:right w:val="none" w:sz="0" w:space="0" w:color="auto"/>
              </w:divBdr>
            </w:div>
            <w:div w:id="743991792">
              <w:marLeft w:val="0"/>
              <w:marRight w:val="0"/>
              <w:marTop w:val="0"/>
              <w:marBottom w:val="0"/>
              <w:divBdr>
                <w:top w:val="none" w:sz="0" w:space="0" w:color="auto"/>
                <w:left w:val="none" w:sz="0" w:space="0" w:color="auto"/>
                <w:bottom w:val="none" w:sz="0" w:space="0" w:color="auto"/>
                <w:right w:val="none" w:sz="0" w:space="0" w:color="auto"/>
              </w:divBdr>
            </w:div>
            <w:div w:id="744686347">
              <w:marLeft w:val="0"/>
              <w:marRight w:val="0"/>
              <w:marTop w:val="0"/>
              <w:marBottom w:val="0"/>
              <w:divBdr>
                <w:top w:val="none" w:sz="0" w:space="0" w:color="auto"/>
                <w:left w:val="none" w:sz="0" w:space="0" w:color="auto"/>
                <w:bottom w:val="none" w:sz="0" w:space="0" w:color="auto"/>
                <w:right w:val="none" w:sz="0" w:space="0" w:color="auto"/>
              </w:divBdr>
            </w:div>
            <w:div w:id="744961906">
              <w:marLeft w:val="0"/>
              <w:marRight w:val="0"/>
              <w:marTop w:val="0"/>
              <w:marBottom w:val="0"/>
              <w:divBdr>
                <w:top w:val="none" w:sz="0" w:space="0" w:color="auto"/>
                <w:left w:val="none" w:sz="0" w:space="0" w:color="auto"/>
                <w:bottom w:val="none" w:sz="0" w:space="0" w:color="auto"/>
                <w:right w:val="none" w:sz="0" w:space="0" w:color="auto"/>
              </w:divBdr>
            </w:div>
            <w:div w:id="746657693">
              <w:marLeft w:val="0"/>
              <w:marRight w:val="0"/>
              <w:marTop w:val="0"/>
              <w:marBottom w:val="0"/>
              <w:divBdr>
                <w:top w:val="none" w:sz="0" w:space="0" w:color="auto"/>
                <w:left w:val="none" w:sz="0" w:space="0" w:color="auto"/>
                <w:bottom w:val="none" w:sz="0" w:space="0" w:color="auto"/>
                <w:right w:val="none" w:sz="0" w:space="0" w:color="auto"/>
              </w:divBdr>
            </w:div>
            <w:div w:id="747532965">
              <w:marLeft w:val="0"/>
              <w:marRight w:val="0"/>
              <w:marTop w:val="0"/>
              <w:marBottom w:val="0"/>
              <w:divBdr>
                <w:top w:val="none" w:sz="0" w:space="0" w:color="auto"/>
                <w:left w:val="none" w:sz="0" w:space="0" w:color="auto"/>
                <w:bottom w:val="none" w:sz="0" w:space="0" w:color="auto"/>
                <w:right w:val="none" w:sz="0" w:space="0" w:color="auto"/>
              </w:divBdr>
            </w:div>
            <w:div w:id="747725542">
              <w:marLeft w:val="0"/>
              <w:marRight w:val="0"/>
              <w:marTop w:val="0"/>
              <w:marBottom w:val="0"/>
              <w:divBdr>
                <w:top w:val="none" w:sz="0" w:space="0" w:color="auto"/>
                <w:left w:val="none" w:sz="0" w:space="0" w:color="auto"/>
                <w:bottom w:val="none" w:sz="0" w:space="0" w:color="auto"/>
                <w:right w:val="none" w:sz="0" w:space="0" w:color="auto"/>
              </w:divBdr>
            </w:div>
            <w:div w:id="749742021">
              <w:marLeft w:val="0"/>
              <w:marRight w:val="0"/>
              <w:marTop w:val="0"/>
              <w:marBottom w:val="0"/>
              <w:divBdr>
                <w:top w:val="none" w:sz="0" w:space="0" w:color="auto"/>
                <w:left w:val="none" w:sz="0" w:space="0" w:color="auto"/>
                <w:bottom w:val="none" w:sz="0" w:space="0" w:color="auto"/>
                <w:right w:val="none" w:sz="0" w:space="0" w:color="auto"/>
              </w:divBdr>
            </w:div>
            <w:div w:id="749891937">
              <w:marLeft w:val="0"/>
              <w:marRight w:val="0"/>
              <w:marTop w:val="0"/>
              <w:marBottom w:val="0"/>
              <w:divBdr>
                <w:top w:val="none" w:sz="0" w:space="0" w:color="auto"/>
                <w:left w:val="none" w:sz="0" w:space="0" w:color="auto"/>
                <w:bottom w:val="none" w:sz="0" w:space="0" w:color="auto"/>
                <w:right w:val="none" w:sz="0" w:space="0" w:color="auto"/>
              </w:divBdr>
            </w:div>
            <w:div w:id="751924942">
              <w:marLeft w:val="0"/>
              <w:marRight w:val="0"/>
              <w:marTop w:val="0"/>
              <w:marBottom w:val="0"/>
              <w:divBdr>
                <w:top w:val="none" w:sz="0" w:space="0" w:color="auto"/>
                <w:left w:val="none" w:sz="0" w:space="0" w:color="auto"/>
                <w:bottom w:val="none" w:sz="0" w:space="0" w:color="auto"/>
                <w:right w:val="none" w:sz="0" w:space="0" w:color="auto"/>
              </w:divBdr>
            </w:div>
            <w:div w:id="751976220">
              <w:marLeft w:val="0"/>
              <w:marRight w:val="0"/>
              <w:marTop w:val="0"/>
              <w:marBottom w:val="0"/>
              <w:divBdr>
                <w:top w:val="none" w:sz="0" w:space="0" w:color="auto"/>
                <w:left w:val="none" w:sz="0" w:space="0" w:color="auto"/>
                <w:bottom w:val="none" w:sz="0" w:space="0" w:color="auto"/>
                <w:right w:val="none" w:sz="0" w:space="0" w:color="auto"/>
              </w:divBdr>
            </w:div>
            <w:div w:id="753280583">
              <w:marLeft w:val="0"/>
              <w:marRight w:val="0"/>
              <w:marTop w:val="0"/>
              <w:marBottom w:val="0"/>
              <w:divBdr>
                <w:top w:val="none" w:sz="0" w:space="0" w:color="auto"/>
                <w:left w:val="none" w:sz="0" w:space="0" w:color="auto"/>
                <w:bottom w:val="none" w:sz="0" w:space="0" w:color="auto"/>
                <w:right w:val="none" w:sz="0" w:space="0" w:color="auto"/>
              </w:divBdr>
            </w:div>
            <w:div w:id="753405458">
              <w:marLeft w:val="0"/>
              <w:marRight w:val="0"/>
              <w:marTop w:val="0"/>
              <w:marBottom w:val="0"/>
              <w:divBdr>
                <w:top w:val="none" w:sz="0" w:space="0" w:color="auto"/>
                <w:left w:val="none" w:sz="0" w:space="0" w:color="auto"/>
                <w:bottom w:val="none" w:sz="0" w:space="0" w:color="auto"/>
                <w:right w:val="none" w:sz="0" w:space="0" w:color="auto"/>
              </w:divBdr>
            </w:div>
            <w:div w:id="753478229">
              <w:marLeft w:val="0"/>
              <w:marRight w:val="0"/>
              <w:marTop w:val="0"/>
              <w:marBottom w:val="0"/>
              <w:divBdr>
                <w:top w:val="none" w:sz="0" w:space="0" w:color="auto"/>
                <w:left w:val="none" w:sz="0" w:space="0" w:color="auto"/>
                <w:bottom w:val="none" w:sz="0" w:space="0" w:color="auto"/>
                <w:right w:val="none" w:sz="0" w:space="0" w:color="auto"/>
              </w:divBdr>
            </w:div>
            <w:div w:id="753747719">
              <w:marLeft w:val="0"/>
              <w:marRight w:val="0"/>
              <w:marTop w:val="0"/>
              <w:marBottom w:val="0"/>
              <w:divBdr>
                <w:top w:val="none" w:sz="0" w:space="0" w:color="auto"/>
                <w:left w:val="none" w:sz="0" w:space="0" w:color="auto"/>
                <w:bottom w:val="none" w:sz="0" w:space="0" w:color="auto"/>
                <w:right w:val="none" w:sz="0" w:space="0" w:color="auto"/>
              </w:divBdr>
            </w:div>
            <w:div w:id="753940002">
              <w:marLeft w:val="0"/>
              <w:marRight w:val="0"/>
              <w:marTop w:val="0"/>
              <w:marBottom w:val="0"/>
              <w:divBdr>
                <w:top w:val="none" w:sz="0" w:space="0" w:color="auto"/>
                <w:left w:val="none" w:sz="0" w:space="0" w:color="auto"/>
                <w:bottom w:val="none" w:sz="0" w:space="0" w:color="auto"/>
                <w:right w:val="none" w:sz="0" w:space="0" w:color="auto"/>
              </w:divBdr>
            </w:div>
            <w:div w:id="754399580">
              <w:marLeft w:val="0"/>
              <w:marRight w:val="0"/>
              <w:marTop w:val="0"/>
              <w:marBottom w:val="0"/>
              <w:divBdr>
                <w:top w:val="none" w:sz="0" w:space="0" w:color="auto"/>
                <w:left w:val="none" w:sz="0" w:space="0" w:color="auto"/>
                <w:bottom w:val="none" w:sz="0" w:space="0" w:color="auto"/>
                <w:right w:val="none" w:sz="0" w:space="0" w:color="auto"/>
              </w:divBdr>
            </w:div>
            <w:div w:id="754475614">
              <w:marLeft w:val="0"/>
              <w:marRight w:val="0"/>
              <w:marTop w:val="0"/>
              <w:marBottom w:val="0"/>
              <w:divBdr>
                <w:top w:val="none" w:sz="0" w:space="0" w:color="auto"/>
                <w:left w:val="none" w:sz="0" w:space="0" w:color="auto"/>
                <w:bottom w:val="none" w:sz="0" w:space="0" w:color="auto"/>
                <w:right w:val="none" w:sz="0" w:space="0" w:color="auto"/>
              </w:divBdr>
            </w:div>
            <w:div w:id="756025973">
              <w:marLeft w:val="0"/>
              <w:marRight w:val="0"/>
              <w:marTop w:val="0"/>
              <w:marBottom w:val="0"/>
              <w:divBdr>
                <w:top w:val="none" w:sz="0" w:space="0" w:color="auto"/>
                <w:left w:val="none" w:sz="0" w:space="0" w:color="auto"/>
                <w:bottom w:val="none" w:sz="0" w:space="0" w:color="auto"/>
                <w:right w:val="none" w:sz="0" w:space="0" w:color="auto"/>
              </w:divBdr>
            </w:div>
            <w:div w:id="756292255">
              <w:marLeft w:val="0"/>
              <w:marRight w:val="0"/>
              <w:marTop w:val="0"/>
              <w:marBottom w:val="0"/>
              <w:divBdr>
                <w:top w:val="none" w:sz="0" w:space="0" w:color="auto"/>
                <w:left w:val="none" w:sz="0" w:space="0" w:color="auto"/>
                <w:bottom w:val="none" w:sz="0" w:space="0" w:color="auto"/>
                <w:right w:val="none" w:sz="0" w:space="0" w:color="auto"/>
              </w:divBdr>
            </w:div>
            <w:div w:id="757795435">
              <w:marLeft w:val="0"/>
              <w:marRight w:val="0"/>
              <w:marTop w:val="0"/>
              <w:marBottom w:val="0"/>
              <w:divBdr>
                <w:top w:val="none" w:sz="0" w:space="0" w:color="auto"/>
                <w:left w:val="none" w:sz="0" w:space="0" w:color="auto"/>
                <w:bottom w:val="none" w:sz="0" w:space="0" w:color="auto"/>
                <w:right w:val="none" w:sz="0" w:space="0" w:color="auto"/>
              </w:divBdr>
            </w:div>
            <w:div w:id="758017176">
              <w:marLeft w:val="0"/>
              <w:marRight w:val="0"/>
              <w:marTop w:val="0"/>
              <w:marBottom w:val="0"/>
              <w:divBdr>
                <w:top w:val="none" w:sz="0" w:space="0" w:color="auto"/>
                <w:left w:val="none" w:sz="0" w:space="0" w:color="auto"/>
                <w:bottom w:val="none" w:sz="0" w:space="0" w:color="auto"/>
                <w:right w:val="none" w:sz="0" w:space="0" w:color="auto"/>
              </w:divBdr>
            </w:div>
            <w:div w:id="758142607">
              <w:marLeft w:val="0"/>
              <w:marRight w:val="0"/>
              <w:marTop w:val="0"/>
              <w:marBottom w:val="0"/>
              <w:divBdr>
                <w:top w:val="none" w:sz="0" w:space="0" w:color="auto"/>
                <w:left w:val="none" w:sz="0" w:space="0" w:color="auto"/>
                <w:bottom w:val="none" w:sz="0" w:space="0" w:color="auto"/>
                <w:right w:val="none" w:sz="0" w:space="0" w:color="auto"/>
              </w:divBdr>
            </w:div>
            <w:div w:id="758677011">
              <w:marLeft w:val="0"/>
              <w:marRight w:val="0"/>
              <w:marTop w:val="0"/>
              <w:marBottom w:val="0"/>
              <w:divBdr>
                <w:top w:val="none" w:sz="0" w:space="0" w:color="auto"/>
                <w:left w:val="none" w:sz="0" w:space="0" w:color="auto"/>
                <w:bottom w:val="none" w:sz="0" w:space="0" w:color="auto"/>
                <w:right w:val="none" w:sz="0" w:space="0" w:color="auto"/>
              </w:divBdr>
            </w:div>
            <w:div w:id="758982583">
              <w:marLeft w:val="0"/>
              <w:marRight w:val="0"/>
              <w:marTop w:val="0"/>
              <w:marBottom w:val="0"/>
              <w:divBdr>
                <w:top w:val="none" w:sz="0" w:space="0" w:color="auto"/>
                <w:left w:val="none" w:sz="0" w:space="0" w:color="auto"/>
                <w:bottom w:val="none" w:sz="0" w:space="0" w:color="auto"/>
                <w:right w:val="none" w:sz="0" w:space="0" w:color="auto"/>
              </w:divBdr>
            </w:div>
            <w:div w:id="759982923">
              <w:marLeft w:val="0"/>
              <w:marRight w:val="0"/>
              <w:marTop w:val="0"/>
              <w:marBottom w:val="0"/>
              <w:divBdr>
                <w:top w:val="none" w:sz="0" w:space="0" w:color="auto"/>
                <w:left w:val="none" w:sz="0" w:space="0" w:color="auto"/>
                <w:bottom w:val="none" w:sz="0" w:space="0" w:color="auto"/>
                <w:right w:val="none" w:sz="0" w:space="0" w:color="auto"/>
              </w:divBdr>
            </w:div>
            <w:div w:id="760218457">
              <w:marLeft w:val="0"/>
              <w:marRight w:val="0"/>
              <w:marTop w:val="0"/>
              <w:marBottom w:val="0"/>
              <w:divBdr>
                <w:top w:val="none" w:sz="0" w:space="0" w:color="auto"/>
                <w:left w:val="none" w:sz="0" w:space="0" w:color="auto"/>
                <w:bottom w:val="none" w:sz="0" w:space="0" w:color="auto"/>
                <w:right w:val="none" w:sz="0" w:space="0" w:color="auto"/>
              </w:divBdr>
            </w:div>
            <w:div w:id="760369756">
              <w:marLeft w:val="0"/>
              <w:marRight w:val="0"/>
              <w:marTop w:val="0"/>
              <w:marBottom w:val="0"/>
              <w:divBdr>
                <w:top w:val="none" w:sz="0" w:space="0" w:color="auto"/>
                <w:left w:val="none" w:sz="0" w:space="0" w:color="auto"/>
                <w:bottom w:val="none" w:sz="0" w:space="0" w:color="auto"/>
                <w:right w:val="none" w:sz="0" w:space="0" w:color="auto"/>
              </w:divBdr>
            </w:div>
            <w:div w:id="761149642">
              <w:marLeft w:val="0"/>
              <w:marRight w:val="0"/>
              <w:marTop w:val="0"/>
              <w:marBottom w:val="0"/>
              <w:divBdr>
                <w:top w:val="none" w:sz="0" w:space="0" w:color="auto"/>
                <w:left w:val="none" w:sz="0" w:space="0" w:color="auto"/>
                <w:bottom w:val="none" w:sz="0" w:space="0" w:color="auto"/>
                <w:right w:val="none" w:sz="0" w:space="0" w:color="auto"/>
              </w:divBdr>
            </w:div>
            <w:div w:id="761799540">
              <w:marLeft w:val="0"/>
              <w:marRight w:val="0"/>
              <w:marTop w:val="0"/>
              <w:marBottom w:val="0"/>
              <w:divBdr>
                <w:top w:val="none" w:sz="0" w:space="0" w:color="auto"/>
                <w:left w:val="none" w:sz="0" w:space="0" w:color="auto"/>
                <w:bottom w:val="none" w:sz="0" w:space="0" w:color="auto"/>
                <w:right w:val="none" w:sz="0" w:space="0" w:color="auto"/>
              </w:divBdr>
            </w:div>
            <w:div w:id="762720609">
              <w:marLeft w:val="0"/>
              <w:marRight w:val="0"/>
              <w:marTop w:val="0"/>
              <w:marBottom w:val="0"/>
              <w:divBdr>
                <w:top w:val="none" w:sz="0" w:space="0" w:color="auto"/>
                <w:left w:val="none" w:sz="0" w:space="0" w:color="auto"/>
                <w:bottom w:val="none" w:sz="0" w:space="0" w:color="auto"/>
                <w:right w:val="none" w:sz="0" w:space="0" w:color="auto"/>
              </w:divBdr>
            </w:div>
            <w:div w:id="762726886">
              <w:marLeft w:val="0"/>
              <w:marRight w:val="0"/>
              <w:marTop w:val="0"/>
              <w:marBottom w:val="0"/>
              <w:divBdr>
                <w:top w:val="none" w:sz="0" w:space="0" w:color="auto"/>
                <w:left w:val="none" w:sz="0" w:space="0" w:color="auto"/>
                <w:bottom w:val="none" w:sz="0" w:space="0" w:color="auto"/>
                <w:right w:val="none" w:sz="0" w:space="0" w:color="auto"/>
              </w:divBdr>
            </w:div>
            <w:div w:id="762727880">
              <w:marLeft w:val="0"/>
              <w:marRight w:val="0"/>
              <w:marTop w:val="0"/>
              <w:marBottom w:val="0"/>
              <w:divBdr>
                <w:top w:val="none" w:sz="0" w:space="0" w:color="auto"/>
                <w:left w:val="none" w:sz="0" w:space="0" w:color="auto"/>
                <w:bottom w:val="none" w:sz="0" w:space="0" w:color="auto"/>
                <w:right w:val="none" w:sz="0" w:space="0" w:color="auto"/>
              </w:divBdr>
            </w:div>
            <w:div w:id="764423964">
              <w:marLeft w:val="0"/>
              <w:marRight w:val="0"/>
              <w:marTop w:val="0"/>
              <w:marBottom w:val="0"/>
              <w:divBdr>
                <w:top w:val="none" w:sz="0" w:space="0" w:color="auto"/>
                <w:left w:val="none" w:sz="0" w:space="0" w:color="auto"/>
                <w:bottom w:val="none" w:sz="0" w:space="0" w:color="auto"/>
                <w:right w:val="none" w:sz="0" w:space="0" w:color="auto"/>
              </w:divBdr>
            </w:div>
            <w:div w:id="764571439">
              <w:marLeft w:val="0"/>
              <w:marRight w:val="0"/>
              <w:marTop w:val="0"/>
              <w:marBottom w:val="0"/>
              <w:divBdr>
                <w:top w:val="none" w:sz="0" w:space="0" w:color="auto"/>
                <w:left w:val="none" w:sz="0" w:space="0" w:color="auto"/>
                <w:bottom w:val="none" w:sz="0" w:space="0" w:color="auto"/>
                <w:right w:val="none" w:sz="0" w:space="0" w:color="auto"/>
              </w:divBdr>
            </w:div>
            <w:div w:id="764763363">
              <w:marLeft w:val="0"/>
              <w:marRight w:val="0"/>
              <w:marTop w:val="0"/>
              <w:marBottom w:val="0"/>
              <w:divBdr>
                <w:top w:val="none" w:sz="0" w:space="0" w:color="auto"/>
                <w:left w:val="none" w:sz="0" w:space="0" w:color="auto"/>
                <w:bottom w:val="none" w:sz="0" w:space="0" w:color="auto"/>
                <w:right w:val="none" w:sz="0" w:space="0" w:color="auto"/>
              </w:divBdr>
            </w:div>
            <w:div w:id="764811194">
              <w:marLeft w:val="0"/>
              <w:marRight w:val="0"/>
              <w:marTop w:val="0"/>
              <w:marBottom w:val="0"/>
              <w:divBdr>
                <w:top w:val="none" w:sz="0" w:space="0" w:color="auto"/>
                <w:left w:val="none" w:sz="0" w:space="0" w:color="auto"/>
                <w:bottom w:val="none" w:sz="0" w:space="0" w:color="auto"/>
                <w:right w:val="none" w:sz="0" w:space="0" w:color="auto"/>
              </w:divBdr>
            </w:div>
            <w:div w:id="766779356">
              <w:marLeft w:val="0"/>
              <w:marRight w:val="0"/>
              <w:marTop w:val="0"/>
              <w:marBottom w:val="0"/>
              <w:divBdr>
                <w:top w:val="none" w:sz="0" w:space="0" w:color="auto"/>
                <w:left w:val="none" w:sz="0" w:space="0" w:color="auto"/>
                <w:bottom w:val="none" w:sz="0" w:space="0" w:color="auto"/>
                <w:right w:val="none" w:sz="0" w:space="0" w:color="auto"/>
              </w:divBdr>
            </w:div>
            <w:div w:id="766923417">
              <w:marLeft w:val="0"/>
              <w:marRight w:val="0"/>
              <w:marTop w:val="0"/>
              <w:marBottom w:val="0"/>
              <w:divBdr>
                <w:top w:val="none" w:sz="0" w:space="0" w:color="auto"/>
                <w:left w:val="none" w:sz="0" w:space="0" w:color="auto"/>
                <w:bottom w:val="none" w:sz="0" w:space="0" w:color="auto"/>
                <w:right w:val="none" w:sz="0" w:space="0" w:color="auto"/>
              </w:divBdr>
            </w:div>
            <w:div w:id="769738688">
              <w:marLeft w:val="0"/>
              <w:marRight w:val="0"/>
              <w:marTop w:val="0"/>
              <w:marBottom w:val="0"/>
              <w:divBdr>
                <w:top w:val="none" w:sz="0" w:space="0" w:color="auto"/>
                <w:left w:val="none" w:sz="0" w:space="0" w:color="auto"/>
                <w:bottom w:val="none" w:sz="0" w:space="0" w:color="auto"/>
                <w:right w:val="none" w:sz="0" w:space="0" w:color="auto"/>
              </w:divBdr>
            </w:div>
            <w:div w:id="769933564">
              <w:marLeft w:val="0"/>
              <w:marRight w:val="0"/>
              <w:marTop w:val="0"/>
              <w:marBottom w:val="0"/>
              <w:divBdr>
                <w:top w:val="none" w:sz="0" w:space="0" w:color="auto"/>
                <w:left w:val="none" w:sz="0" w:space="0" w:color="auto"/>
                <w:bottom w:val="none" w:sz="0" w:space="0" w:color="auto"/>
                <w:right w:val="none" w:sz="0" w:space="0" w:color="auto"/>
              </w:divBdr>
            </w:div>
            <w:div w:id="770054412">
              <w:marLeft w:val="0"/>
              <w:marRight w:val="0"/>
              <w:marTop w:val="0"/>
              <w:marBottom w:val="0"/>
              <w:divBdr>
                <w:top w:val="none" w:sz="0" w:space="0" w:color="auto"/>
                <w:left w:val="none" w:sz="0" w:space="0" w:color="auto"/>
                <w:bottom w:val="none" w:sz="0" w:space="0" w:color="auto"/>
                <w:right w:val="none" w:sz="0" w:space="0" w:color="auto"/>
              </w:divBdr>
            </w:div>
            <w:div w:id="770315000">
              <w:marLeft w:val="0"/>
              <w:marRight w:val="0"/>
              <w:marTop w:val="0"/>
              <w:marBottom w:val="0"/>
              <w:divBdr>
                <w:top w:val="none" w:sz="0" w:space="0" w:color="auto"/>
                <w:left w:val="none" w:sz="0" w:space="0" w:color="auto"/>
                <w:bottom w:val="none" w:sz="0" w:space="0" w:color="auto"/>
                <w:right w:val="none" w:sz="0" w:space="0" w:color="auto"/>
              </w:divBdr>
            </w:div>
            <w:div w:id="771515393">
              <w:marLeft w:val="0"/>
              <w:marRight w:val="0"/>
              <w:marTop w:val="0"/>
              <w:marBottom w:val="0"/>
              <w:divBdr>
                <w:top w:val="none" w:sz="0" w:space="0" w:color="auto"/>
                <w:left w:val="none" w:sz="0" w:space="0" w:color="auto"/>
                <w:bottom w:val="none" w:sz="0" w:space="0" w:color="auto"/>
                <w:right w:val="none" w:sz="0" w:space="0" w:color="auto"/>
              </w:divBdr>
            </w:div>
            <w:div w:id="771777073">
              <w:marLeft w:val="0"/>
              <w:marRight w:val="0"/>
              <w:marTop w:val="0"/>
              <w:marBottom w:val="0"/>
              <w:divBdr>
                <w:top w:val="none" w:sz="0" w:space="0" w:color="auto"/>
                <w:left w:val="none" w:sz="0" w:space="0" w:color="auto"/>
                <w:bottom w:val="none" w:sz="0" w:space="0" w:color="auto"/>
                <w:right w:val="none" w:sz="0" w:space="0" w:color="auto"/>
              </w:divBdr>
            </w:div>
            <w:div w:id="773475544">
              <w:marLeft w:val="0"/>
              <w:marRight w:val="0"/>
              <w:marTop w:val="0"/>
              <w:marBottom w:val="0"/>
              <w:divBdr>
                <w:top w:val="none" w:sz="0" w:space="0" w:color="auto"/>
                <w:left w:val="none" w:sz="0" w:space="0" w:color="auto"/>
                <w:bottom w:val="none" w:sz="0" w:space="0" w:color="auto"/>
                <w:right w:val="none" w:sz="0" w:space="0" w:color="auto"/>
              </w:divBdr>
            </w:div>
            <w:div w:id="773981680">
              <w:marLeft w:val="0"/>
              <w:marRight w:val="0"/>
              <w:marTop w:val="0"/>
              <w:marBottom w:val="0"/>
              <w:divBdr>
                <w:top w:val="none" w:sz="0" w:space="0" w:color="auto"/>
                <w:left w:val="none" w:sz="0" w:space="0" w:color="auto"/>
                <w:bottom w:val="none" w:sz="0" w:space="0" w:color="auto"/>
                <w:right w:val="none" w:sz="0" w:space="0" w:color="auto"/>
              </w:divBdr>
            </w:div>
            <w:div w:id="774516522">
              <w:marLeft w:val="0"/>
              <w:marRight w:val="0"/>
              <w:marTop w:val="0"/>
              <w:marBottom w:val="0"/>
              <w:divBdr>
                <w:top w:val="none" w:sz="0" w:space="0" w:color="auto"/>
                <w:left w:val="none" w:sz="0" w:space="0" w:color="auto"/>
                <w:bottom w:val="none" w:sz="0" w:space="0" w:color="auto"/>
                <w:right w:val="none" w:sz="0" w:space="0" w:color="auto"/>
              </w:divBdr>
            </w:div>
            <w:div w:id="775519059">
              <w:marLeft w:val="0"/>
              <w:marRight w:val="0"/>
              <w:marTop w:val="0"/>
              <w:marBottom w:val="0"/>
              <w:divBdr>
                <w:top w:val="none" w:sz="0" w:space="0" w:color="auto"/>
                <w:left w:val="none" w:sz="0" w:space="0" w:color="auto"/>
                <w:bottom w:val="none" w:sz="0" w:space="0" w:color="auto"/>
                <w:right w:val="none" w:sz="0" w:space="0" w:color="auto"/>
              </w:divBdr>
            </w:div>
            <w:div w:id="776020048">
              <w:marLeft w:val="0"/>
              <w:marRight w:val="0"/>
              <w:marTop w:val="0"/>
              <w:marBottom w:val="0"/>
              <w:divBdr>
                <w:top w:val="none" w:sz="0" w:space="0" w:color="auto"/>
                <w:left w:val="none" w:sz="0" w:space="0" w:color="auto"/>
                <w:bottom w:val="none" w:sz="0" w:space="0" w:color="auto"/>
                <w:right w:val="none" w:sz="0" w:space="0" w:color="auto"/>
              </w:divBdr>
            </w:div>
            <w:div w:id="776410495">
              <w:marLeft w:val="0"/>
              <w:marRight w:val="0"/>
              <w:marTop w:val="0"/>
              <w:marBottom w:val="0"/>
              <w:divBdr>
                <w:top w:val="none" w:sz="0" w:space="0" w:color="auto"/>
                <w:left w:val="none" w:sz="0" w:space="0" w:color="auto"/>
                <w:bottom w:val="none" w:sz="0" w:space="0" w:color="auto"/>
                <w:right w:val="none" w:sz="0" w:space="0" w:color="auto"/>
              </w:divBdr>
            </w:div>
            <w:div w:id="777524872">
              <w:marLeft w:val="0"/>
              <w:marRight w:val="0"/>
              <w:marTop w:val="0"/>
              <w:marBottom w:val="0"/>
              <w:divBdr>
                <w:top w:val="none" w:sz="0" w:space="0" w:color="auto"/>
                <w:left w:val="none" w:sz="0" w:space="0" w:color="auto"/>
                <w:bottom w:val="none" w:sz="0" w:space="0" w:color="auto"/>
                <w:right w:val="none" w:sz="0" w:space="0" w:color="auto"/>
              </w:divBdr>
            </w:div>
            <w:div w:id="777677422">
              <w:marLeft w:val="0"/>
              <w:marRight w:val="0"/>
              <w:marTop w:val="0"/>
              <w:marBottom w:val="0"/>
              <w:divBdr>
                <w:top w:val="none" w:sz="0" w:space="0" w:color="auto"/>
                <w:left w:val="none" w:sz="0" w:space="0" w:color="auto"/>
                <w:bottom w:val="none" w:sz="0" w:space="0" w:color="auto"/>
                <w:right w:val="none" w:sz="0" w:space="0" w:color="auto"/>
              </w:divBdr>
            </w:div>
            <w:div w:id="779689638">
              <w:marLeft w:val="0"/>
              <w:marRight w:val="0"/>
              <w:marTop w:val="0"/>
              <w:marBottom w:val="0"/>
              <w:divBdr>
                <w:top w:val="none" w:sz="0" w:space="0" w:color="auto"/>
                <w:left w:val="none" w:sz="0" w:space="0" w:color="auto"/>
                <w:bottom w:val="none" w:sz="0" w:space="0" w:color="auto"/>
                <w:right w:val="none" w:sz="0" w:space="0" w:color="auto"/>
              </w:divBdr>
            </w:div>
            <w:div w:id="780759464">
              <w:marLeft w:val="0"/>
              <w:marRight w:val="0"/>
              <w:marTop w:val="0"/>
              <w:marBottom w:val="0"/>
              <w:divBdr>
                <w:top w:val="none" w:sz="0" w:space="0" w:color="auto"/>
                <w:left w:val="none" w:sz="0" w:space="0" w:color="auto"/>
                <w:bottom w:val="none" w:sz="0" w:space="0" w:color="auto"/>
                <w:right w:val="none" w:sz="0" w:space="0" w:color="auto"/>
              </w:divBdr>
            </w:div>
            <w:div w:id="781656595">
              <w:marLeft w:val="0"/>
              <w:marRight w:val="0"/>
              <w:marTop w:val="0"/>
              <w:marBottom w:val="0"/>
              <w:divBdr>
                <w:top w:val="none" w:sz="0" w:space="0" w:color="auto"/>
                <w:left w:val="none" w:sz="0" w:space="0" w:color="auto"/>
                <w:bottom w:val="none" w:sz="0" w:space="0" w:color="auto"/>
                <w:right w:val="none" w:sz="0" w:space="0" w:color="auto"/>
              </w:divBdr>
            </w:div>
            <w:div w:id="782188299">
              <w:marLeft w:val="0"/>
              <w:marRight w:val="0"/>
              <w:marTop w:val="0"/>
              <w:marBottom w:val="0"/>
              <w:divBdr>
                <w:top w:val="none" w:sz="0" w:space="0" w:color="auto"/>
                <w:left w:val="none" w:sz="0" w:space="0" w:color="auto"/>
                <w:bottom w:val="none" w:sz="0" w:space="0" w:color="auto"/>
                <w:right w:val="none" w:sz="0" w:space="0" w:color="auto"/>
              </w:divBdr>
            </w:div>
            <w:div w:id="782268260">
              <w:marLeft w:val="0"/>
              <w:marRight w:val="0"/>
              <w:marTop w:val="0"/>
              <w:marBottom w:val="0"/>
              <w:divBdr>
                <w:top w:val="none" w:sz="0" w:space="0" w:color="auto"/>
                <w:left w:val="none" w:sz="0" w:space="0" w:color="auto"/>
                <w:bottom w:val="none" w:sz="0" w:space="0" w:color="auto"/>
                <w:right w:val="none" w:sz="0" w:space="0" w:color="auto"/>
              </w:divBdr>
            </w:div>
            <w:div w:id="782457341">
              <w:marLeft w:val="0"/>
              <w:marRight w:val="0"/>
              <w:marTop w:val="0"/>
              <w:marBottom w:val="0"/>
              <w:divBdr>
                <w:top w:val="none" w:sz="0" w:space="0" w:color="auto"/>
                <w:left w:val="none" w:sz="0" w:space="0" w:color="auto"/>
                <w:bottom w:val="none" w:sz="0" w:space="0" w:color="auto"/>
                <w:right w:val="none" w:sz="0" w:space="0" w:color="auto"/>
              </w:divBdr>
            </w:div>
            <w:div w:id="782500415">
              <w:marLeft w:val="0"/>
              <w:marRight w:val="0"/>
              <w:marTop w:val="0"/>
              <w:marBottom w:val="0"/>
              <w:divBdr>
                <w:top w:val="none" w:sz="0" w:space="0" w:color="auto"/>
                <w:left w:val="none" w:sz="0" w:space="0" w:color="auto"/>
                <w:bottom w:val="none" w:sz="0" w:space="0" w:color="auto"/>
                <w:right w:val="none" w:sz="0" w:space="0" w:color="auto"/>
              </w:divBdr>
            </w:div>
            <w:div w:id="784351970">
              <w:marLeft w:val="0"/>
              <w:marRight w:val="0"/>
              <w:marTop w:val="0"/>
              <w:marBottom w:val="0"/>
              <w:divBdr>
                <w:top w:val="none" w:sz="0" w:space="0" w:color="auto"/>
                <w:left w:val="none" w:sz="0" w:space="0" w:color="auto"/>
                <w:bottom w:val="none" w:sz="0" w:space="0" w:color="auto"/>
                <w:right w:val="none" w:sz="0" w:space="0" w:color="auto"/>
              </w:divBdr>
            </w:div>
            <w:div w:id="786386132">
              <w:marLeft w:val="0"/>
              <w:marRight w:val="0"/>
              <w:marTop w:val="0"/>
              <w:marBottom w:val="0"/>
              <w:divBdr>
                <w:top w:val="none" w:sz="0" w:space="0" w:color="auto"/>
                <w:left w:val="none" w:sz="0" w:space="0" w:color="auto"/>
                <w:bottom w:val="none" w:sz="0" w:space="0" w:color="auto"/>
                <w:right w:val="none" w:sz="0" w:space="0" w:color="auto"/>
              </w:divBdr>
            </w:div>
            <w:div w:id="787043446">
              <w:marLeft w:val="0"/>
              <w:marRight w:val="0"/>
              <w:marTop w:val="0"/>
              <w:marBottom w:val="0"/>
              <w:divBdr>
                <w:top w:val="none" w:sz="0" w:space="0" w:color="auto"/>
                <w:left w:val="none" w:sz="0" w:space="0" w:color="auto"/>
                <w:bottom w:val="none" w:sz="0" w:space="0" w:color="auto"/>
                <w:right w:val="none" w:sz="0" w:space="0" w:color="auto"/>
              </w:divBdr>
            </w:div>
            <w:div w:id="787162976">
              <w:marLeft w:val="0"/>
              <w:marRight w:val="0"/>
              <w:marTop w:val="0"/>
              <w:marBottom w:val="0"/>
              <w:divBdr>
                <w:top w:val="none" w:sz="0" w:space="0" w:color="auto"/>
                <w:left w:val="none" w:sz="0" w:space="0" w:color="auto"/>
                <w:bottom w:val="none" w:sz="0" w:space="0" w:color="auto"/>
                <w:right w:val="none" w:sz="0" w:space="0" w:color="auto"/>
              </w:divBdr>
            </w:div>
            <w:div w:id="787821220">
              <w:marLeft w:val="0"/>
              <w:marRight w:val="0"/>
              <w:marTop w:val="0"/>
              <w:marBottom w:val="0"/>
              <w:divBdr>
                <w:top w:val="none" w:sz="0" w:space="0" w:color="auto"/>
                <w:left w:val="none" w:sz="0" w:space="0" w:color="auto"/>
                <w:bottom w:val="none" w:sz="0" w:space="0" w:color="auto"/>
                <w:right w:val="none" w:sz="0" w:space="0" w:color="auto"/>
              </w:divBdr>
            </w:div>
            <w:div w:id="789519208">
              <w:marLeft w:val="0"/>
              <w:marRight w:val="0"/>
              <w:marTop w:val="0"/>
              <w:marBottom w:val="0"/>
              <w:divBdr>
                <w:top w:val="none" w:sz="0" w:space="0" w:color="auto"/>
                <w:left w:val="none" w:sz="0" w:space="0" w:color="auto"/>
                <w:bottom w:val="none" w:sz="0" w:space="0" w:color="auto"/>
                <w:right w:val="none" w:sz="0" w:space="0" w:color="auto"/>
              </w:divBdr>
            </w:div>
            <w:div w:id="790560994">
              <w:marLeft w:val="0"/>
              <w:marRight w:val="0"/>
              <w:marTop w:val="0"/>
              <w:marBottom w:val="0"/>
              <w:divBdr>
                <w:top w:val="none" w:sz="0" w:space="0" w:color="auto"/>
                <w:left w:val="none" w:sz="0" w:space="0" w:color="auto"/>
                <w:bottom w:val="none" w:sz="0" w:space="0" w:color="auto"/>
                <w:right w:val="none" w:sz="0" w:space="0" w:color="auto"/>
              </w:divBdr>
            </w:div>
            <w:div w:id="790631334">
              <w:marLeft w:val="0"/>
              <w:marRight w:val="0"/>
              <w:marTop w:val="0"/>
              <w:marBottom w:val="0"/>
              <w:divBdr>
                <w:top w:val="none" w:sz="0" w:space="0" w:color="auto"/>
                <w:left w:val="none" w:sz="0" w:space="0" w:color="auto"/>
                <w:bottom w:val="none" w:sz="0" w:space="0" w:color="auto"/>
                <w:right w:val="none" w:sz="0" w:space="0" w:color="auto"/>
              </w:divBdr>
            </w:div>
            <w:div w:id="790981896">
              <w:marLeft w:val="0"/>
              <w:marRight w:val="0"/>
              <w:marTop w:val="0"/>
              <w:marBottom w:val="0"/>
              <w:divBdr>
                <w:top w:val="none" w:sz="0" w:space="0" w:color="auto"/>
                <w:left w:val="none" w:sz="0" w:space="0" w:color="auto"/>
                <w:bottom w:val="none" w:sz="0" w:space="0" w:color="auto"/>
                <w:right w:val="none" w:sz="0" w:space="0" w:color="auto"/>
              </w:divBdr>
            </w:div>
            <w:div w:id="791283657">
              <w:marLeft w:val="0"/>
              <w:marRight w:val="0"/>
              <w:marTop w:val="0"/>
              <w:marBottom w:val="0"/>
              <w:divBdr>
                <w:top w:val="none" w:sz="0" w:space="0" w:color="auto"/>
                <w:left w:val="none" w:sz="0" w:space="0" w:color="auto"/>
                <w:bottom w:val="none" w:sz="0" w:space="0" w:color="auto"/>
                <w:right w:val="none" w:sz="0" w:space="0" w:color="auto"/>
              </w:divBdr>
            </w:div>
            <w:div w:id="793061849">
              <w:marLeft w:val="0"/>
              <w:marRight w:val="0"/>
              <w:marTop w:val="0"/>
              <w:marBottom w:val="0"/>
              <w:divBdr>
                <w:top w:val="none" w:sz="0" w:space="0" w:color="auto"/>
                <w:left w:val="none" w:sz="0" w:space="0" w:color="auto"/>
                <w:bottom w:val="none" w:sz="0" w:space="0" w:color="auto"/>
                <w:right w:val="none" w:sz="0" w:space="0" w:color="auto"/>
              </w:divBdr>
            </w:div>
            <w:div w:id="794374234">
              <w:marLeft w:val="0"/>
              <w:marRight w:val="0"/>
              <w:marTop w:val="0"/>
              <w:marBottom w:val="0"/>
              <w:divBdr>
                <w:top w:val="none" w:sz="0" w:space="0" w:color="auto"/>
                <w:left w:val="none" w:sz="0" w:space="0" w:color="auto"/>
                <w:bottom w:val="none" w:sz="0" w:space="0" w:color="auto"/>
                <w:right w:val="none" w:sz="0" w:space="0" w:color="auto"/>
              </w:divBdr>
            </w:div>
            <w:div w:id="795371228">
              <w:marLeft w:val="0"/>
              <w:marRight w:val="0"/>
              <w:marTop w:val="0"/>
              <w:marBottom w:val="0"/>
              <w:divBdr>
                <w:top w:val="none" w:sz="0" w:space="0" w:color="auto"/>
                <w:left w:val="none" w:sz="0" w:space="0" w:color="auto"/>
                <w:bottom w:val="none" w:sz="0" w:space="0" w:color="auto"/>
                <w:right w:val="none" w:sz="0" w:space="0" w:color="auto"/>
              </w:divBdr>
            </w:div>
            <w:div w:id="796217440">
              <w:marLeft w:val="0"/>
              <w:marRight w:val="0"/>
              <w:marTop w:val="0"/>
              <w:marBottom w:val="0"/>
              <w:divBdr>
                <w:top w:val="none" w:sz="0" w:space="0" w:color="auto"/>
                <w:left w:val="none" w:sz="0" w:space="0" w:color="auto"/>
                <w:bottom w:val="none" w:sz="0" w:space="0" w:color="auto"/>
                <w:right w:val="none" w:sz="0" w:space="0" w:color="auto"/>
              </w:divBdr>
            </w:div>
            <w:div w:id="796525988">
              <w:marLeft w:val="0"/>
              <w:marRight w:val="0"/>
              <w:marTop w:val="0"/>
              <w:marBottom w:val="0"/>
              <w:divBdr>
                <w:top w:val="none" w:sz="0" w:space="0" w:color="auto"/>
                <w:left w:val="none" w:sz="0" w:space="0" w:color="auto"/>
                <w:bottom w:val="none" w:sz="0" w:space="0" w:color="auto"/>
                <w:right w:val="none" w:sz="0" w:space="0" w:color="auto"/>
              </w:divBdr>
            </w:div>
            <w:div w:id="796682770">
              <w:marLeft w:val="0"/>
              <w:marRight w:val="0"/>
              <w:marTop w:val="0"/>
              <w:marBottom w:val="0"/>
              <w:divBdr>
                <w:top w:val="none" w:sz="0" w:space="0" w:color="auto"/>
                <w:left w:val="none" w:sz="0" w:space="0" w:color="auto"/>
                <w:bottom w:val="none" w:sz="0" w:space="0" w:color="auto"/>
                <w:right w:val="none" w:sz="0" w:space="0" w:color="auto"/>
              </w:divBdr>
            </w:div>
            <w:div w:id="796800969">
              <w:marLeft w:val="0"/>
              <w:marRight w:val="0"/>
              <w:marTop w:val="0"/>
              <w:marBottom w:val="0"/>
              <w:divBdr>
                <w:top w:val="none" w:sz="0" w:space="0" w:color="auto"/>
                <w:left w:val="none" w:sz="0" w:space="0" w:color="auto"/>
                <w:bottom w:val="none" w:sz="0" w:space="0" w:color="auto"/>
                <w:right w:val="none" w:sz="0" w:space="0" w:color="auto"/>
              </w:divBdr>
            </w:div>
            <w:div w:id="796875264">
              <w:marLeft w:val="0"/>
              <w:marRight w:val="0"/>
              <w:marTop w:val="0"/>
              <w:marBottom w:val="0"/>
              <w:divBdr>
                <w:top w:val="none" w:sz="0" w:space="0" w:color="auto"/>
                <w:left w:val="none" w:sz="0" w:space="0" w:color="auto"/>
                <w:bottom w:val="none" w:sz="0" w:space="0" w:color="auto"/>
                <w:right w:val="none" w:sz="0" w:space="0" w:color="auto"/>
              </w:divBdr>
            </w:div>
            <w:div w:id="797144315">
              <w:marLeft w:val="0"/>
              <w:marRight w:val="0"/>
              <w:marTop w:val="0"/>
              <w:marBottom w:val="0"/>
              <w:divBdr>
                <w:top w:val="none" w:sz="0" w:space="0" w:color="auto"/>
                <w:left w:val="none" w:sz="0" w:space="0" w:color="auto"/>
                <w:bottom w:val="none" w:sz="0" w:space="0" w:color="auto"/>
                <w:right w:val="none" w:sz="0" w:space="0" w:color="auto"/>
              </w:divBdr>
            </w:div>
            <w:div w:id="800154922">
              <w:marLeft w:val="0"/>
              <w:marRight w:val="0"/>
              <w:marTop w:val="0"/>
              <w:marBottom w:val="0"/>
              <w:divBdr>
                <w:top w:val="none" w:sz="0" w:space="0" w:color="auto"/>
                <w:left w:val="none" w:sz="0" w:space="0" w:color="auto"/>
                <w:bottom w:val="none" w:sz="0" w:space="0" w:color="auto"/>
                <w:right w:val="none" w:sz="0" w:space="0" w:color="auto"/>
              </w:divBdr>
            </w:div>
            <w:div w:id="801458621">
              <w:marLeft w:val="0"/>
              <w:marRight w:val="0"/>
              <w:marTop w:val="0"/>
              <w:marBottom w:val="0"/>
              <w:divBdr>
                <w:top w:val="none" w:sz="0" w:space="0" w:color="auto"/>
                <w:left w:val="none" w:sz="0" w:space="0" w:color="auto"/>
                <w:bottom w:val="none" w:sz="0" w:space="0" w:color="auto"/>
                <w:right w:val="none" w:sz="0" w:space="0" w:color="auto"/>
              </w:divBdr>
            </w:div>
            <w:div w:id="802044710">
              <w:marLeft w:val="0"/>
              <w:marRight w:val="0"/>
              <w:marTop w:val="0"/>
              <w:marBottom w:val="0"/>
              <w:divBdr>
                <w:top w:val="none" w:sz="0" w:space="0" w:color="auto"/>
                <w:left w:val="none" w:sz="0" w:space="0" w:color="auto"/>
                <w:bottom w:val="none" w:sz="0" w:space="0" w:color="auto"/>
                <w:right w:val="none" w:sz="0" w:space="0" w:color="auto"/>
              </w:divBdr>
            </w:div>
            <w:div w:id="804005277">
              <w:marLeft w:val="0"/>
              <w:marRight w:val="0"/>
              <w:marTop w:val="0"/>
              <w:marBottom w:val="0"/>
              <w:divBdr>
                <w:top w:val="none" w:sz="0" w:space="0" w:color="auto"/>
                <w:left w:val="none" w:sz="0" w:space="0" w:color="auto"/>
                <w:bottom w:val="none" w:sz="0" w:space="0" w:color="auto"/>
                <w:right w:val="none" w:sz="0" w:space="0" w:color="auto"/>
              </w:divBdr>
            </w:div>
            <w:div w:id="804393431">
              <w:marLeft w:val="0"/>
              <w:marRight w:val="0"/>
              <w:marTop w:val="0"/>
              <w:marBottom w:val="0"/>
              <w:divBdr>
                <w:top w:val="none" w:sz="0" w:space="0" w:color="auto"/>
                <w:left w:val="none" w:sz="0" w:space="0" w:color="auto"/>
                <w:bottom w:val="none" w:sz="0" w:space="0" w:color="auto"/>
                <w:right w:val="none" w:sz="0" w:space="0" w:color="auto"/>
              </w:divBdr>
            </w:div>
            <w:div w:id="805127457">
              <w:marLeft w:val="0"/>
              <w:marRight w:val="0"/>
              <w:marTop w:val="0"/>
              <w:marBottom w:val="0"/>
              <w:divBdr>
                <w:top w:val="none" w:sz="0" w:space="0" w:color="auto"/>
                <w:left w:val="none" w:sz="0" w:space="0" w:color="auto"/>
                <w:bottom w:val="none" w:sz="0" w:space="0" w:color="auto"/>
                <w:right w:val="none" w:sz="0" w:space="0" w:color="auto"/>
              </w:divBdr>
            </w:div>
            <w:div w:id="805242931">
              <w:marLeft w:val="0"/>
              <w:marRight w:val="0"/>
              <w:marTop w:val="0"/>
              <w:marBottom w:val="0"/>
              <w:divBdr>
                <w:top w:val="none" w:sz="0" w:space="0" w:color="auto"/>
                <w:left w:val="none" w:sz="0" w:space="0" w:color="auto"/>
                <w:bottom w:val="none" w:sz="0" w:space="0" w:color="auto"/>
                <w:right w:val="none" w:sz="0" w:space="0" w:color="auto"/>
              </w:divBdr>
            </w:div>
            <w:div w:id="805661965">
              <w:marLeft w:val="0"/>
              <w:marRight w:val="0"/>
              <w:marTop w:val="0"/>
              <w:marBottom w:val="0"/>
              <w:divBdr>
                <w:top w:val="none" w:sz="0" w:space="0" w:color="auto"/>
                <w:left w:val="none" w:sz="0" w:space="0" w:color="auto"/>
                <w:bottom w:val="none" w:sz="0" w:space="0" w:color="auto"/>
                <w:right w:val="none" w:sz="0" w:space="0" w:color="auto"/>
              </w:divBdr>
            </w:div>
            <w:div w:id="807207219">
              <w:marLeft w:val="0"/>
              <w:marRight w:val="0"/>
              <w:marTop w:val="0"/>
              <w:marBottom w:val="0"/>
              <w:divBdr>
                <w:top w:val="none" w:sz="0" w:space="0" w:color="auto"/>
                <w:left w:val="none" w:sz="0" w:space="0" w:color="auto"/>
                <w:bottom w:val="none" w:sz="0" w:space="0" w:color="auto"/>
                <w:right w:val="none" w:sz="0" w:space="0" w:color="auto"/>
              </w:divBdr>
            </w:div>
            <w:div w:id="807892401">
              <w:marLeft w:val="0"/>
              <w:marRight w:val="0"/>
              <w:marTop w:val="0"/>
              <w:marBottom w:val="0"/>
              <w:divBdr>
                <w:top w:val="none" w:sz="0" w:space="0" w:color="auto"/>
                <w:left w:val="none" w:sz="0" w:space="0" w:color="auto"/>
                <w:bottom w:val="none" w:sz="0" w:space="0" w:color="auto"/>
                <w:right w:val="none" w:sz="0" w:space="0" w:color="auto"/>
              </w:divBdr>
            </w:div>
            <w:div w:id="808473160">
              <w:marLeft w:val="0"/>
              <w:marRight w:val="0"/>
              <w:marTop w:val="0"/>
              <w:marBottom w:val="0"/>
              <w:divBdr>
                <w:top w:val="none" w:sz="0" w:space="0" w:color="auto"/>
                <w:left w:val="none" w:sz="0" w:space="0" w:color="auto"/>
                <w:bottom w:val="none" w:sz="0" w:space="0" w:color="auto"/>
                <w:right w:val="none" w:sz="0" w:space="0" w:color="auto"/>
              </w:divBdr>
            </w:div>
            <w:div w:id="808939502">
              <w:marLeft w:val="0"/>
              <w:marRight w:val="0"/>
              <w:marTop w:val="0"/>
              <w:marBottom w:val="0"/>
              <w:divBdr>
                <w:top w:val="none" w:sz="0" w:space="0" w:color="auto"/>
                <w:left w:val="none" w:sz="0" w:space="0" w:color="auto"/>
                <w:bottom w:val="none" w:sz="0" w:space="0" w:color="auto"/>
                <w:right w:val="none" w:sz="0" w:space="0" w:color="auto"/>
              </w:divBdr>
            </w:div>
            <w:div w:id="810636494">
              <w:marLeft w:val="0"/>
              <w:marRight w:val="0"/>
              <w:marTop w:val="0"/>
              <w:marBottom w:val="0"/>
              <w:divBdr>
                <w:top w:val="none" w:sz="0" w:space="0" w:color="auto"/>
                <w:left w:val="none" w:sz="0" w:space="0" w:color="auto"/>
                <w:bottom w:val="none" w:sz="0" w:space="0" w:color="auto"/>
                <w:right w:val="none" w:sz="0" w:space="0" w:color="auto"/>
              </w:divBdr>
            </w:div>
            <w:div w:id="810908161">
              <w:marLeft w:val="0"/>
              <w:marRight w:val="0"/>
              <w:marTop w:val="0"/>
              <w:marBottom w:val="0"/>
              <w:divBdr>
                <w:top w:val="none" w:sz="0" w:space="0" w:color="auto"/>
                <w:left w:val="none" w:sz="0" w:space="0" w:color="auto"/>
                <w:bottom w:val="none" w:sz="0" w:space="0" w:color="auto"/>
                <w:right w:val="none" w:sz="0" w:space="0" w:color="auto"/>
              </w:divBdr>
            </w:div>
            <w:div w:id="810948728">
              <w:marLeft w:val="0"/>
              <w:marRight w:val="0"/>
              <w:marTop w:val="0"/>
              <w:marBottom w:val="0"/>
              <w:divBdr>
                <w:top w:val="none" w:sz="0" w:space="0" w:color="auto"/>
                <w:left w:val="none" w:sz="0" w:space="0" w:color="auto"/>
                <w:bottom w:val="none" w:sz="0" w:space="0" w:color="auto"/>
                <w:right w:val="none" w:sz="0" w:space="0" w:color="auto"/>
              </w:divBdr>
            </w:div>
            <w:div w:id="812677327">
              <w:marLeft w:val="0"/>
              <w:marRight w:val="0"/>
              <w:marTop w:val="0"/>
              <w:marBottom w:val="0"/>
              <w:divBdr>
                <w:top w:val="none" w:sz="0" w:space="0" w:color="auto"/>
                <w:left w:val="none" w:sz="0" w:space="0" w:color="auto"/>
                <w:bottom w:val="none" w:sz="0" w:space="0" w:color="auto"/>
                <w:right w:val="none" w:sz="0" w:space="0" w:color="auto"/>
              </w:divBdr>
            </w:div>
            <w:div w:id="813984283">
              <w:marLeft w:val="0"/>
              <w:marRight w:val="0"/>
              <w:marTop w:val="0"/>
              <w:marBottom w:val="0"/>
              <w:divBdr>
                <w:top w:val="none" w:sz="0" w:space="0" w:color="auto"/>
                <w:left w:val="none" w:sz="0" w:space="0" w:color="auto"/>
                <w:bottom w:val="none" w:sz="0" w:space="0" w:color="auto"/>
                <w:right w:val="none" w:sz="0" w:space="0" w:color="auto"/>
              </w:divBdr>
            </w:div>
            <w:div w:id="815530289">
              <w:marLeft w:val="0"/>
              <w:marRight w:val="0"/>
              <w:marTop w:val="0"/>
              <w:marBottom w:val="0"/>
              <w:divBdr>
                <w:top w:val="none" w:sz="0" w:space="0" w:color="auto"/>
                <w:left w:val="none" w:sz="0" w:space="0" w:color="auto"/>
                <w:bottom w:val="none" w:sz="0" w:space="0" w:color="auto"/>
                <w:right w:val="none" w:sz="0" w:space="0" w:color="auto"/>
              </w:divBdr>
            </w:div>
            <w:div w:id="815729865">
              <w:marLeft w:val="0"/>
              <w:marRight w:val="0"/>
              <w:marTop w:val="0"/>
              <w:marBottom w:val="0"/>
              <w:divBdr>
                <w:top w:val="none" w:sz="0" w:space="0" w:color="auto"/>
                <w:left w:val="none" w:sz="0" w:space="0" w:color="auto"/>
                <w:bottom w:val="none" w:sz="0" w:space="0" w:color="auto"/>
                <w:right w:val="none" w:sz="0" w:space="0" w:color="auto"/>
              </w:divBdr>
            </w:div>
            <w:div w:id="816070165">
              <w:marLeft w:val="0"/>
              <w:marRight w:val="0"/>
              <w:marTop w:val="0"/>
              <w:marBottom w:val="0"/>
              <w:divBdr>
                <w:top w:val="none" w:sz="0" w:space="0" w:color="auto"/>
                <w:left w:val="none" w:sz="0" w:space="0" w:color="auto"/>
                <w:bottom w:val="none" w:sz="0" w:space="0" w:color="auto"/>
                <w:right w:val="none" w:sz="0" w:space="0" w:color="auto"/>
              </w:divBdr>
            </w:div>
            <w:div w:id="816185578">
              <w:marLeft w:val="0"/>
              <w:marRight w:val="0"/>
              <w:marTop w:val="0"/>
              <w:marBottom w:val="0"/>
              <w:divBdr>
                <w:top w:val="none" w:sz="0" w:space="0" w:color="auto"/>
                <w:left w:val="none" w:sz="0" w:space="0" w:color="auto"/>
                <w:bottom w:val="none" w:sz="0" w:space="0" w:color="auto"/>
                <w:right w:val="none" w:sz="0" w:space="0" w:color="auto"/>
              </w:divBdr>
            </w:div>
            <w:div w:id="816845943">
              <w:marLeft w:val="0"/>
              <w:marRight w:val="0"/>
              <w:marTop w:val="0"/>
              <w:marBottom w:val="0"/>
              <w:divBdr>
                <w:top w:val="none" w:sz="0" w:space="0" w:color="auto"/>
                <w:left w:val="none" w:sz="0" w:space="0" w:color="auto"/>
                <w:bottom w:val="none" w:sz="0" w:space="0" w:color="auto"/>
                <w:right w:val="none" w:sz="0" w:space="0" w:color="auto"/>
              </w:divBdr>
            </w:div>
            <w:div w:id="817383839">
              <w:marLeft w:val="0"/>
              <w:marRight w:val="0"/>
              <w:marTop w:val="0"/>
              <w:marBottom w:val="0"/>
              <w:divBdr>
                <w:top w:val="none" w:sz="0" w:space="0" w:color="auto"/>
                <w:left w:val="none" w:sz="0" w:space="0" w:color="auto"/>
                <w:bottom w:val="none" w:sz="0" w:space="0" w:color="auto"/>
                <w:right w:val="none" w:sz="0" w:space="0" w:color="auto"/>
              </w:divBdr>
            </w:div>
            <w:div w:id="817654428">
              <w:marLeft w:val="0"/>
              <w:marRight w:val="0"/>
              <w:marTop w:val="0"/>
              <w:marBottom w:val="0"/>
              <w:divBdr>
                <w:top w:val="none" w:sz="0" w:space="0" w:color="auto"/>
                <w:left w:val="none" w:sz="0" w:space="0" w:color="auto"/>
                <w:bottom w:val="none" w:sz="0" w:space="0" w:color="auto"/>
                <w:right w:val="none" w:sz="0" w:space="0" w:color="auto"/>
              </w:divBdr>
            </w:div>
            <w:div w:id="817917274">
              <w:marLeft w:val="0"/>
              <w:marRight w:val="0"/>
              <w:marTop w:val="0"/>
              <w:marBottom w:val="0"/>
              <w:divBdr>
                <w:top w:val="none" w:sz="0" w:space="0" w:color="auto"/>
                <w:left w:val="none" w:sz="0" w:space="0" w:color="auto"/>
                <w:bottom w:val="none" w:sz="0" w:space="0" w:color="auto"/>
                <w:right w:val="none" w:sz="0" w:space="0" w:color="auto"/>
              </w:divBdr>
            </w:div>
            <w:div w:id="817921077">
              <w:marLeft w:val="0"/>
              <w:marRight w:val="0"/>
              <w:marTop w:val="0"/>
              <w:marBottom w:val="0"/>
              <w:divBdr>
                <w:top w:val="none" w:sz="0" w:space="0" w:color="auto"/>
                <w:left w:val="none" w:sz="0" w:space="0" w:color="auto"/>
                <w:bottom w:val="none" w:sz="0" w:space="0" w:color="auto"/>
                <w:right w:val="none" w:sz="0" w:space="0" w:color="auto"/>
              </w:divBdr>
            </w:div>
            <w:div w:id="823350334">
              <w:marLeft w:val="0"/>
              <w:marRight w:val="0"/>
              <w:marTop w:val="0"/>
              <w:marBottom w:val="0"/>
              <w:divBdr>
                <w:top w:val="none" w:sz="0" w:space="0" w:color="auto"/>
                <w:left w:val="none" w:sz="0" w:space="0" w:color="auto"/>
                <w:bottom w:val="none" w:sz="0" w:space="0" w:color="auto"/>
                <w:right w:val="none" w:sz="0" w:space="0" w:color="auto"/>
              </w:divBdr>
            </w:div>
            <w:div w:id="823351362">
              <w:marLeft w:val="0"/>
              <w:marRight w:val="0"/>
              <w:marTop w:val="0"/>
              <w:marBottom w:val="0"/>
              <w:divBdr>
                <w:top w:val="none" w:sz="0" w:space="0" w:color="auto"/>
                <w:left w:val="none" w:sz="0" w:space="0" w:color="auto"/>
                <w:bottom w:val="none" w:sz="0" w:space="0" w:color="auto"/>
                <w:right w:val="none" w:sz="0" w:space="0" w:color="auto"/>
              </w:divBdr>
            </w:div>
            <w:div w:id="823739819">
              <w:marLeft w:val="0"/>
              <w:marRight w:val="0"/>
              <w:marTop w:val="0"/>
              <w:marBottom w:val="0"/>
              <w:divBdr>
                <w:top w:val="none" w:sz="0" w:space="0" w:color="auto"/>
                <w:left w:val="none" w:sz="0" w:space="0" w:color="auto"/>
                <w:bottom w:val="none" w:sz="0" w:space="0" w:color="auto"/>
                <w:right w:val="none" w:sz="0" w:space="0" w:color="auto"/>
              </w:divBdr>
            </w:div>
            <w:div w:id="825629873">
              <w:marLeft w:val="0"/>
              <w:marRight w:val="0"/>
              <w:marTop w:val="0"/>
              <w:marBottom w:val="0"/>
              <w:divBdr>
                <w:top w:val="none" w:sz="0" w:space="0" w:color="auto"/>
                <w:left w:val="none" w:sz="0" w:space="0" w:color="auto"/>
                <w:bottom w:val="none" w:sz="0" w:space="0" w:color="auto"/>
                <w:right w:val="none" w:sz="0" w:space="0" w:color="auto"/>
              </w:divBdr>
            </w:div>
            <w:div w:id="825707620">
              <w:marLeft w:val="0"/>
              <w:marRight w:val="0"/>
              <w:marTop w:val="0"/>
              <w:marBottom w:val="0"/>
              <w:divBdr>
                <w:top w:val="none" w:sz="0" w:space="0" w:color="auto"/>
                <w:left w:val="none" w:sz="0" w:space="0" w:color="auto"/>
                <w:bottom w:val="none" w:sz="0" w:space="0" w:color="auto"/>
                <w:right w:val="none" w:sz="0" w:space="0" w:color="auto"/>
              </w:divBdr>
            </w:div>
            <w:div w:id="825903463">
              <w:marLeft w:val="0"/>
              <w:marRight w:val="0"/>
              <w:marTop w:val="0"/>
              <w:marBottom w:val="0"/>
              <w:divBdr>
                <w:top w:val="none" w:sz="0" w:space="0" w:color="auto"/>
                <w:left w:val="none" w:sz="0" w:space="0" w:color="auto"/>
                <w:bottom w:val="none" w:sz="0" w:space="0" w:color="auto"/>
                <w:right w:val="none" w:sz="0" w:space="0" w:color="auto"/>
              </w:divBdr>
            </w:div>
            <w:div w:id="826212462">
              <w:marLeft w:val="0"/>
              <w:marRight w:val="0"/>
              <w:marTop w:val="0"/>
              <w:marBottom w:val="0"/>
              <w:divBdr>
                <w:top w:val="none" w:sz="0" w:space="0" w:color="auto"/>
                <w:left w:val="none" w:sz="0" w:space="0" w:color="auto"/>
                <w:bottom w:val="none" w:sz="0" w:space="0" w:color="auto"/>
                <w:right w:val="none" w:sz="0" w:space="0" w:color="auto"/>
              </w:divBdr>
            </w:div>
            <w:div w:id="826285925">
              <w:marLeft w:val="0"/>
              <w:marRight w:val="0"/>
              <w:marTop w:val="0"/>
              <w:marBottom w:val="0"/>
              <w:divBdr>
                <w:top w:val="none" w:sz="0" w:space="0" w:color="auto"/>
                <w:left w:val="none" w:sz="0" w:space="0" w:color="auto"/>
                <w:bottom w:val="none" w:sz="0" w:space="0" w:color="auto"/>
                <w:right w:val="none" w:sz="0" w:space="0" w:color="auto"/>
              </w:divBdr>
            </w:div>
            <w:div w:id="827095938">
              <w:marLeft w:val="0"/>
              <w:marRight w:val="0"/>
              <w:marTop w:val="0"/>
              <w:marBottom w:val="0"/>
              <w:divBdr>
                <w:top w:val="none" w:sz="0" w:space="0" w:color="auto"/>
                <w:left w:val="none" w:sz="0" w:space="0" w:color="auto"/>
                <w:bottom w:val="none" w:sz="0" w:space="0" w:color="auto"/>
                <w:right w:val="none" w:sz="0" w:space="0" w:color="auto"/>
              </w:divBdr>
            </w:div>
            <w:div w:id="828786795">
              <w:marLeft w:val="0"/>
              <w:marRight w:val="0"/>
              <w:marTop w:val="0"/>
              <w:marBottom w:val="0"/>
              <w:divBdr>
                <w:top w:val="none" w:sz="0" w:space="0" w:color="auto"/>
                <w:left w:val="none" w:sz="0" w:space="0" w:color="auto"/>
                <w:bottom w:val="none" w:sz="0" w:space="0" w:color="auto"/>
                <w:right w:val="none" w:sz="0" w:space="0" w:color="auto"/>
              </w:divBdr>
            </w:div>
            <w:div w:id="828791352">
              <w:marLeft w:val="0"/>
              <w:marRight w:val="0"/>
              <w:marTop w:val="0"/>
              <w:marBottom w:val="0"/>
              <w:divBdr>
                <w:top w:val="none" w:sz="0" w:space="0" w:color="auto"/>
                <w:left w:val="none" w:sz="0" w:space="0" w:color="auto"/>
                <w:bottom w:val="none" w:sz="0" w:space="0" w:color="auto"/>
                <w:right w:val="none" w:sz="0" w:space="0" w:color="auto"/>
              </w:divBdr>
            </w:div>
            <w:div w:id="829368946">
              <w:marLeft w:val="0"/>
              <w:marRight w:val="0"/>
              <w:marTop w:val="0"/>
              <w:marBottom w:val="0"/>
              <w:divBdr>
                <w:top w:val="none" w:sz="0" w:space="0" w:color="auto"/>
                <w:left w:val="none" w:sz="0" w:space="0" w:color="auto"/>
                <w:bottom w:val="none" w:sz="0" w:space="0" w:color="auto"/>
                <w:right w:val="none" w:sz="0" w:space="0" w:color="auto"/>
              </w:divBdr>
            </w:div>
            <w:div w:id="830293904">
              <w:marLeft w:val="0"/>
              <w:marRight w:val="0"/>
              <w:marTop w:val="0"/>
              <w:marBottom w:val="0"/>
              <w:divBdr>
                <w:top w:val="none" w:sz="0" w:space="0" w:color="auto"/>
                <w:left w:val="none" w:sz="0" w:space="0" w:color="auto"/>
                <w:bottom w:val="none" w:sz="0" w:space="0" w:color="auto"/>
                <w:right w:val="none" w:sz="0" w:space="0" w:color="auto"/>
              </w:divBdr>
            </w:div>
            <w:div w:id="830872542">
              <w:marLeft w:val="0"/>
              <w:marRight w:val="0"/>
              <w:marTop w:val="0"/>
              <w:marBottom w:val="0"/>
              <w:divBdr>
                <w:top w:val="none" w:sz="0" w:space="0" w:color="auto"/>
                <w:left w:val="none" w:sz="0" w:space="0" w:color="auto"/>
                <w:bottom w:val="none" w:sz="0" w:space="0" w:color="auto"/>
                <w:right w:val="none" w:sz="0" w:space="0" w:color="auto"/>
              </w:divBdr>
            </w:div>
            <w:div w:id="831607056">
              <w:marLeft w:val="0"/>
              <w:marRight w:val="0"/>
              <w:marTop w:val="0"/>
              <w:marBottom w:val="0"/>
              <w:divBdr>
                <w:top w:val="none" w:sz="0" w:space="0" w:color="auto"/>
                <w:left w:val="none" w:sz="0" w:space="0" w:color="auto"/>
                <w:bottom w:val="none" w:sz="0" w:space="0" w:color="auto"/>
                <w:right w:val="none" w:sz="0" w:space="0" w:color="auto"/>
              </w:divBdr>
            </w:div>
            <w:div w:id="832112436">
              <w:marLeft w:val="0"/>
              <w:marRight w:val="0"/>
              <w:marTop w:val="0"/>
              <w:marBottom w:val="0"/>
              <w:divBdr>
                <w:top w:val="none" w:sz="0" w:space="0" w:color="auto"/>
                <w:left w:val="none" w:sz="0" w:space="0" w:color="auto"/>
                <w:bottom w:val="none" w:sz="0" w:space="0" w:color="auto"/>
                <w:right w:val="none" w:sz="0" w:space="0" w:color="auto"/>
              </w:divBdr>
            </w:div>
            <w:div w:id="832574349">
              <w:marLeft w:val="0"/>
              <w:marRight w:val="0"/>
              <w:marTop w:val="0"/>
              <w:marBottom w:val="0"/>
              <w:divBdr>
                <w:top w:val="none" w:sz="0" w:space="0" w:color="auto"/>
                <w:left w:val="none" w:sz="0" w:space="0" w:color="auto"/>
                <w:bottom w:val="none" w:sz="0" w:space="0" w:color="auto"/>
                <w:right w:val="none" w:sz="0" w:space="0" w:color="auto"/>
              </w:divBdr>
            </w:div>
            <w:div w:id="833762545">
              <w:marLeft w:val="0"/>
              <w:marRight w:val="0"/>
              <w:marTop w:val="0"/>
              <w:marBottom w:val="0"/>
              <w:divBdr>
                <w:top w:val="none" w:sz="0" w:space="0" w:color="auto"/>
                <w:left w:val="none" w:sz="0" w:space="0" w:color="auto"/>
                <w:bottom w:val="none" w:sz="0" w:space="0" w:color="auto"/>
                <w:right w:val="none" w:sz="0" w:space="0" w:color="auto"/>
              </w:divBdr>
            </w:div>
            <w:div w:id="834105484">
              <w:marLeft w:val="0"/>
              <w:marRight w:val="0"/>
              <w:marTop w:val="0"/>
              <w:marBottom w:val="0"/>
              <w:divBdr>
                <w:top w:val="none" w:sz="0" w:space="0" w:color="auto"/>
                <w:left w:val="none" w:sz="0" w:space="0" w:color="auto"/>
                <w:bottom w:val="none" w:sz="0" w:space="0" w:color="auto"/>
                <w:right w:val="none" w:sz="0" w:space="0" w:color="auto"/>
              </w:divBdr>
            </w:div>
            <w:div w:id="834342229">
              <w:marLeft w:val="0"/>
              <w:marRight w:val="0"/>
              <w:marTop w:val="0"/>
              <w:marBottom w:val="0"/>
              <w:divBdr>
                <w:top w:val="none" w:sz="0" w:space="0" w:color="auto"/>
                <w:left w:val="none" w:sz="0" w:space="0" w:color="auto"/>
                <w:bottom w:val="none" w:sz="0" w:space="0" w:color="auto"/>
                <w:right w:val="none" w:sz="0" w:space="0" w:color="auto"/>
              </w:divBdr>
            </w:div>
            <w:div w:id="834758882">
              <w:marLeft w:val="0"/>
              <w:marRight w:val="0"/>
              <w:marTop w:val="0"/>
              <w:marBottom w:val="0"/>
              <w:divBdr>
                <w:top w:val="none" w:sz="0" w:space="0" w:color="auto"/>
                <w:left w:val="none" w:sz="0" w:space="0" w:color="auto"/>
                <w:bottom w:val="none" w:sz="0" w:space="0" w:color="auto"/>
                <w:right w:val="none" w:sz="0" w:space="0" w:color="auto"/>
              </w:divBdr>
            </w:div>
            <w:div w:id="834956673">
              <w:marLeft w:val="0"/>
              <w:marRight w:val="0"/>
              <w:marTop w:val="0"/>
              <w:marBottom w:val="0"/>
              <w:divBdr>
                <w:top w:val="none" w:sz="0" w:space="0" w:color="auto"/>
                <w:left w:val="none" w:sz="0" w:space="0" w:color="auto"/>
                <w:bottom w:val="none" w:sz="0" w:space="0" w:color="auto"/>
                <w:right w:val="none" w:sz="0" w:space="0" w:color="auto"/>
              </w:divBdr>
            </w:div>
            <w:div w:id="835269676">
              <w:marLeft w:val="0"/>
              <w:marRight w:val="0"/>
              <w:marTop w:val="0"/>
              <w:marBottom w:val="0"/>
              <w:divBdr>
                <w:top w:val="none" w:sz="0" w:space="0" w:color="auto"/>
                <w:left w:val="none" w:sz="0" w:space="0" w:color="auto"/>
                <w:bottom w:val="none" w:sz="0" w:space="0" w:color="auto"/>
                <w:right w:val="none" w:sz="0" w:space="0" w:color="auto"/>
              </w:divBdr>
            </w:div>
            <w:div w:id="835926030">
              <w:marLeft w:val="0"/>
              <w:marRight w:val="0"/>
              <w:marTop w:val="0"/>
              <w:marBottom w:val="0"/>
              <w:divBdr>
                <w:top w:val="none" w:sz="0" w:space="0" w:color="auto"/>
                <w:left w:val="none" w:sz="0" w:space="0" w:color="auto"/>
                <w:bottom w:val="none" w:sz="0" w:space="0" w:color="auto"/>
                <w:right w:val="none" w:sz="0" w:space="0" w:color="auto"/>
              </w:divBdr>
            </w:div>
            <w:div w:id="837157375">
              <w:marLeft w:val="0"/>
              <w:marRight w:val="0"/>
              <w:marTop w:val="0"/>
              <w:marBottom w:val="0"/>
              <w:divBdr>
                <w:top w:val="none" w:sz="0" w:space="0" w:color="auto"/>
                <w:left w:val="none" w:sz="0" w:space="0" w:color="auto"/>
                <w:bottom w:val="none" w:sz="0" w:space="0" w:color="auto"/>
                <w:right w:val="none" w:sz="0" w:space="0" w:color="auto"/>
              </w:divBdr>
            </w:div>
            <w:div w:id="838622984">
              <w:marLeft w:val="0"/>
              <w:marRight w:val="0"/>
              <w:marTop w:val="0"/>
              <w:marBottom w:val="0"/>
              <w:divBdr>
                <w:top w:val="none" w:sz="0" w:space="0" w:color="auto"/>
                <w:left w:val="none" w:sz="0" w:space="0" w:color="auto"/>
                <w:bottom w:val="none" w:sz="0" w:space="0" w:color="auto"/>
                <w:right w:val="none" w:sz="0" w:space="0" w:color="auto"/>
              </w:divBdr>
            </w:div>
            <w:div w:id="839083290">
              <w:marLeft w:val="0"/>
              <w:marRight w:val="0"/>
              <w:marTop w:val="0"/>
              <w:marBottom w:val="0"/>
              <w:divBdr>
                <w:top w:val="none" w:sz="0" w:space="0" w:color="auto"/>
                <w:left w:val="none" w:sz="0" w:space="0" w:color="auto"/>
                <w:bottom w:val="none" w:sz="0" w:space="0" w:color="auto"/>
                <w:right w:val="none" w:sz="0" w:space="0" w:color="auto"/>
              </w:divBdr>
            </w:div>
            <w:div w:id="840585422">
              <w:marLeft w:val="0"/>
              <w:marRight w:val="0"/>
              <w:marTop w:val="0"/>
              <w:marBottom w:val="0"/>
              <w:divBdr>
                <w:top w:val="none" w:sz="0" w:space="0" w:color="auto"/>
                <w:left w:val="none" w:sz="0" w:space="0" w:color="auto"/>
                <w:bottom w:val="none" w:sz="0" w:space="0" w:color="auto"/>
                <w:right w:val="none" w:sz="0" w:space="0" w:color="auto"/>
              </w:divBdr>
            </w:div>
            <w:div w:id="841896991">
              <w:marLeft w:val="0"/>
              <w:marRight w:val="0"/>
              <w:marTop w:val="0"/>
              <w:marBottom w:val="0"/>
              <w:divBdr>
                <w:top w:val="none" w:sz="0" w:space="0" w:color="auto"/>
                <w:left w:val="none" w:sz="0" w:space="0" w:color="auto"/>
                <w:bottom w:val="none" w:sz="0" w:space="0" w:color="auto"/>
                <w:right w:val="none" w:sz="0" w:space="0" w:color="auto"/>
              </w:divBdr>
            </w:div>
            <w:div w:id="843013693">
              <w:marLeft w:val="0"/>
              <w:marRight w:val="0"/>
              <w:marTop w:val="0"/>
              <w:marBottom w:val="0"/>
              <w:divBdr>
                <w:top w:val="none" w:sz="0" w:space="0" w:color="auto"/>
                <w:left w:val="none" w:sz="0" w:space="0" w:color="auto"/>
                <w:bottom w:val="none" w:sz="0" w:space="0" w:color="auto"/>
                <w:right w:val="none" w:sz="0" w:space="0" w:color="auto"/>
              </w:divBdr>
            </w:div>
            <w:div w:id="844053403">
              <w:marLeft w:val="0"/>
              <w:marRight w:val="0"/>
              <w:marTop w:val="0"/>
              <w:marBottom w:val="0"/>
              <w:divBdr>
                <w:top w:val="none" w:sz="0" w:space="0" w:color="auto"/>
                <w:left w:val="none" w:sz="0" w:space="0" w:color="auto"/>
                <w:bottom w:val="none" w:sz="0" w:space="0" w:color="auto"/>
                <w:right w:val="none" w:sz="0" w:space="0" w:color="auto"/>
              </w:divBdr>
            </w:div>
            <w:div w:id="844169771">
              <w:marLeft w:val="0"/>
              <w:marRight w:val="0"/>
              <w:marTop w:val="0"/>
              <w:marBottom w:val="0"/>
              <w:divBdr>
                <w:top w:val="none" w:sz="0" w:space="0" w:color="auto"/>
                <w:left w:val="none" w:sz="0" w:space="0" w:color="auto"/>
                <w:bottom w:val="none" w:sz="0" w:space="0" w:color="auto"/>
                <w:right w:val="none" w:sz="0" w:space="0" w:color="auto"/>
              </w:divBdr>
            </w:div>
            <w:div w:id="844784542">
              <w:marLeft w:val="0"/>
              <w:marRight w:val="0"/>
              <w:marTop w:val="0"/>
              <w:marBottom w:val="0"/>
              <w:divBdr>
                <w:top w:val="none" w:sz="0" w:space="0" w:color="auto"/>
                <w:left w:val="none" w:sz="0" w:space="0" w:color="auto"/>
                <w:bottom w:val="none" w:sz="0" w:space="0" w:color="auto"/>
                <w:right w:val="none" w:sz="0" w:space="0" w:color="auto"/>
              </w:divBdr>
            </w:div>
            <w:div w:id="845553355">
              <w:marLeft w:val="0"/>
              <w:marRight w:val="0"/>
              <w:marTop w:val="0"/>
              <w:marBottom w:val="0"/>
              <w:divBdr>
                <w:top w:val="none" w:sz="0" w:space="0" w:color="auto"/>
                <w:left w:val="none" w:sz="0" w:space="0" w:color="auto"/>
                <w:bottom w:val="none" w:sz="0" w:space="0" w:color="auto"/>
                <w:right w:val="none" w:sz="0" w:space="0" w:color="auto"/>
              </w:divBdr>
            </w:div>
            <w:div w:id="846554399">
              <w:marLeft w:val="0"/>
              <w:marRight w:val="0"/>
              <w:marTop w:val="0"/>
              <w:marBottom w:val="0"/>
              <w:divBdr>
                <w:top w:val="none" w:sz="0" w:space="0" w:color="auto"/>
                <w:left w:val="none" w:sz="0" w:space="0" w:color="auto"/>
                <w:bottom w:val="none" w:sz="0" w:space="0" w:color="auto"/>
                <w:right w:val="none" w:sz="0" w:space="0" w:color="auto"/>
              </w:divBdr>
            </w:div>
            <w:div w:id="847258223">
              <w:marLeft w:val="0"/>
              <w:marRight w:val="0"/>
              <w:marTop w:val="0"/>
              <w:marBottom w:val="0"/>
              <w:divBdr>
                <w:top w:val="none" w:sz="0" w:space="0" w:color="auto"/>
                <w:left w:val="none" w:sz="0" w:space="0" w:color="auto"/>
                <w:bottom w:val="none" w:sz="0" w:space="0" w:color="auto"/>
                <w:right w:val="none" w:sz="0" w:space="0" w:color="auto"/>
              </w:divBdr>
            </w:div>
            <w:div w:id="849028676">
              <w:marLeft w:val="0"/>
              <w:marRight w:val="0"/>
              <w:marTop w:val="0"/>
              <w:marBottom w:val="0"/>
              <w:divBdr>
                <w:top w:val="none" w:sz="0" w:space="0" w:color="auto"/>
                <w:left w:val="none" w:sz="0" w:space="0" w:color="auto"/>
                <w:bottom w:val="none" w:sz="0" w:space="0" w:color="auto"/>
                <w:right w:val="none" w:sz="0" w:space="0" w:color="auto"/>
              </w:divBdr>
            </w:div>
            <w:div w:id="850996533">
              <w:marLeft w:val="0"/>
              <w:marRight w:val="0"/>
              <w:marTop w:val="0"/>
              <w:marBottom w:val="0"/>
              <w:divBdr>
                <w:top w:val="none" w:sz="0" w:space="0" w:color="auto"/>
                <w:left w:val="none" w:sz="0" w:space="0" w:color="auto"/>
                <w:bottom w:val="none" w:sz="0" w:space="0" w:color="auto"/>
                <w:right w:val="none" w:sz="0" w:space="0" w:color="auto"/>
              </w:divBdr>
            </w:div>
            <w:div w:id="851335686">
              <w:marLeft w:val="0"/>
              <w:marRight w:val="0"/>
              <w:marTop w:val="0"/>
              <w:marBottom w:val="0"/>
              <w:divBdr>
                <w:top w:val="none" w:sz="0" w:space="0" w:color="auto"/>
                <w:left w:val="none" w:sz="0" w:space="0" w:color="auto"/>
                <w:bottom w:val="none" w:sz="0" w:space="0" w:color="auto"/>
                <w:right w:val="none" w:sz="0" w:space="0" w:color="auto"/>
              </w:divBdr>
            </w:div>
            <w:div w:id="851530836">
              <w:marLeft w:val="0"/>
              <w:marRight w:val="0"/>
              <w:marTop w:val="0"/>
              <w:marBottom w:val="0"/>
              <w:divBdr>
                <w:top w:val="none" w:sz="0" w:space="0" w:color="auto"/>
                <w:left w:val="none" w:sz="0" w:space="0" w:color="auto"/>
                <w:bottom w:val="none" w:sz="0" w:space="0" w:color="auto"/>
                <w:right w:val="none" w:sz="0" w:space="0" w:color="auto"/>
              </w:divBdr>
            </w:div>
            <w:div w:id="851846266">
              <w:marLeft w:val="0"/>
              <w:marRight w:val="0"/>
              <w:marTop w:val="0"/>
              <w:marBottom w:val="0"/>
              <w:divBdr>
                <w:top w:val="none" w:sz="0" w:space="0" w:color="auto"/>
                <w:left w:val="none" w:sz="0" w:space="0" w:color="auto"/>
                <w:bottom w:val="none" w:sz="0" w:space="0" w:color="auto"/>
                <w:right w:val="none" w:sz="0" w:space="0" w:color="auto"/>
              </w:divBdr>
            </w:div>
            <w:div w:id="852035054">
              <w:marLeft w:val="0"/>
              <w:marRight w:val="0"/>
              <w:marTop w:val="0"/>
              <w:marBottom w:val="0"/>
              <w:divBdr>
                <w:top w:val="none" w:sz="0" w:space="0" w:color="auto"/>
                <w:left w:val="none" w:sz="0" w:space="0" w:color="auto"/>
                <w:bottom w:val="none" w:sz="0" w:space="0" w:color="auto"/>
                <w:right w:val="none" w:sz="0" w:space="0" w:color="auto"/>
              </w:divBdr>
            </w:div>
            <w:div w:id="852453509">
              <w:marLeft w:val="0"/>
              <w:marRight w:val="0"/>
              <w:marTop w:val="0"/>
              <w:marBottom w:val="0"/>
              <w:divBdr>
                <w:top w:val="none" w:sz="0" w:space="0" w:color="auto"/>
                <w:left w:val="none" w:sz="0" w:space="0" w:color="auto"/>
                <w:bottom w:val="none" w:sz="0" w:space="0" w:color="auto"/>
                <w:right w:val="none" w:sz="0" w:space="0" w:color="auto"/>
              </w:divBdr>
            </w:div>
            <w:div w:id="853764533">
              <w:marLeft w:val="0"/>
              <w:marRight w:val="0"/>
              <w:marTop w:val="0"/>
              <w:marBottom w:val="0"/>
              <w:divBdr>
                <w:top w:val="none" w:sz="0" w:space="0" w:color="auto"/>
                <w:left w:val="none" w:sz="0" w:space="0" w:color="auto"/>
                <w:bottom w:val="none" w:sz="0" w:space="0" w:color="auto"/>
                <w:right w:val="none" w:sz="0" w:space="0" w:color="auto"/>
              </w:divBdr>
            </w:div>
            <w:div w:id="854616305">
              <w:marLeft w:val="0"/>
              <w:marRight w:val="0"/>
              <w:marTop w:val="0"/>
              <w:marBottom w:val="0"/>
              <w:divBdr>
                <w:top w:val="none" w:sz="0" w:space="0" w:color="auto"/>
                <w:left w:val="none" w:sz="0" w:space="0" w:color="auto"/>
                <w:bottom w:val="none" w:sz="0" w:space="0" w:color="auto"/>
                <w:right w:val="none" w:sz="0" w:space="0" w:color="auto"/>
              </w:divBdr>
            </w:div>
            <w:div w:id="854617106">
              <w:marLeft w:val="0"/>
              <w:marRight w:val="0"/>
              <w:marTop w:val="0"/>
              <w:marBottom w:val="0"/>
              <w:divBdr>
                <w:top w:val="none" w:sz="0" w:space="0" w:color="auto"/>
                <w:left w:val="none" w:sz="0" w:space="0" w:color="auto"/>
                <w:bottom w:val="none" w:sz="0" w:space="0" w:color="auto"/>
                <w:right w:val="none" w:sz="0" w:space="0" w:color="auto"/>
              </w:divBdr>
            </w:div>
            <w:div w:id="855844281">
              <w:marLeft w:val="0"/>
              <w:marRight w:val="0"/>
              <w:marTop w:val="0"/>
              <w:marBottom w:val="0"/>
              <w:divBdr>
                <w:top w:val="none" w:sz="0" w:space="0" w:color="auto"/>
                <w:left w:val="none" w:sz="0" w:space="0" w:color="auto"/>
                <w:bottom w:val="none" w:sz="0" w:space="0" w:color="auto"/>
                <w:right w:val="none" w:sz="0" w:space="0" w:color="auto"/>
              </w:divBdr>
            </w:div>
            <w:div w:id="857936885">
              <w:marLeft w:val="0"/>
              <w:marRight w:val="0"/>
              <w:marTop w:val="0"/>
              <w:marBottom w:val="0"/>
              <w:divBdr>
                <w:top w:val="none" w:sz="0" w:space="0" w:color="auto"/>
                <w:left w:val="none" w:sz="0" w:space="0" w:color="auto"/>
                <w:bottom w:val="none" w:sz="0" w:space="0" w:color="auto"/>
                <w:right w:val="none" w:sz="0" w:space="0" w:color="auto"/>
              </w:divBdr>
            </w:div>
            <w:div w:id="860322039">
              <w:marLeft w:val="0"/>
              <w:marRight w:val="0"/>
              <w:marTop w:val="0"/>
              <w:marBottom w:val="0"/>
              <w:divBdr>
                <w:top w:val="none" w:sz="0" w:space="0" w:color="auto"/>
                <w:left w:val="none" w:sz="0" w:space="0" w:color="auto"/>
                <w:bottom w:val="none" w:sz="0" w:space="0" w:color="auto"/>
                <w:right w:val="none" w:sz="0" w:space="0" w:color="auto"/>
              </w:divBdr>
            </w:div>
            <w:div w:id="861360668">
              <w:marLeft w:val="0"/>
              <w:marRight w:val="0"/>
              <w:marTop w:val="0"/>
              <w:marBottom w:val="0"/>
              <w:divBdr>
                <w:top w:val="none" w:sz="0" w:space="0" w:color="auto"/>
                <w:left w:val="none" w:sz="0" w:space="0" w:color="auto"/>
                <w:bottom w:val="none" w:sz="0" w:space="0" w:color="auto"/>
                <w:right w:val="none" w:sz="0" w:space="0" w:color="auto"/>
              </w:divBdr>
            </w:div>
            <w:div w:id="862472924">
              <w:marLeft w:val="0"/>
              <w:marRight w:val="0"/>
              <w:marTop w:val="0"/>
              <w:marBottom w:val="0"/>
              <w:divBdr>
                <w:top w:val="none" w:sz="0" w:space="0" w:color="auto"/>
                <w:left w:val="none" w:sz="0" w:space="0" w:color="auto"/>
                <w:bottom w:val="none" w:sz="0" w:space="0" w:color="auto"/>
                <w:right w:val="none" w:sz="0" w:space="0" w:color="auto"/>
              </w:divBdr>
            </w:div>
            <w:div w:id="862938220">
              <w:marLeft w:val="0"/>
              <w:marRight w:val="0"/>
              <w:marTop w:val="0"/>
              <w:marBottom w:val="0"/>
              <w:divBdr>
                <w:top w:val="none" w:sz="0" w:space="0" w:color="auto"/>
                <w:left w:val="none" w:sz="0" w:space="0" w:color="auto"/>
                <w:bottom w:val="none" w:sz="0" w:space="0" w:color="auto"/>
                <w:right w:val="none" w:sz="0" w:space="0" w:color="auto"/>
              </w:divBdr>
            </w:div>
            <w:div w:id="862985032">
              <w:marLeft w:val="0"/>
              <w:marRight w:val="0"/>
              <w:marTop w:val="0"/>
              <w:marBottom w:val="0"/>
              <w:divBdr>
                <w:top w:val="none" w:sz="0" w:space="0" w:color="auto"/>
                <w:left w:val="none" w:sz="0" w:space="0" w:color="auto"/>
                <w:bottom w:val="none" w:sz="0" w:space="0" w:color="auto"/>
                <w:right w:val="none" w:sz="0" w:space="0" w:color="auto"/>
              </w:divBdr>
            </w:div>
            <w:div w:id="863057560">
              <w:marLeft w:val="0"/>
              <w:marRight w:val="0"/>
              <w:marTop w:val="0"/>
              <w:marBottom w:val="0"/>
              <w:divBdr>
                <w:top w:val="none" w:sz="0" w:space="0" w:color="auto"/>
                <w:left w:val="none" w:sz="0" w:space="0" w:color="auto"/>
                <w:bottom w:val="none" w:sz="0" w:space="0" w:color="auto"/>
                <w:right w:val="none" w:sz="0" w:space="0" w:color="auto"/>
              </w:divBdr>
            </w:div>
            <w:div w:id="863714869">
              <w:marLeft w:val="0"/>
              <w:marRight w:val="0"/>
              <w:marTop w:val="0"/>
              <w:marBottom w:val="0"/>
              <w:divBdr>
                <w:top w:val="none" w:sz="0" w:space="0" w:color="auto"/>
                <w:left w:val="none" w:sz="0" w:space="0" w:color="auto"/>
                <w:bottom w:val="none" w:sz="0" w:space="0" w:color="auto"/>
                <w:right w:val="none" w:sz="0" w:space="0" w:color="auto"/>
              </w:divBdr>
            </w:div>
            <w:div w:id="864293599">
              <w:marLeft w:val="0"/>
              <w:marRight w:val="0"/>
              <w:marTop w:val="0"/>
              <w:marBottom w:val="0"/>
              <w:divBdr>
                <w:top w:val="none" w:sz="0" w:space="0" w:color="auto"/>
                <w:left w:val="none" w:sz="0" w:space="0" w:color="auto"/>
                <w:bottom w:val="none" w:sz="0" w:space="0" w:color="auto"/>
                <w:right w:val="none" w:sz="0" w:space="0" w:color="auto"/>
              </w:divBdr>
            </w:div>
            <w:div w:id="864708768">
              <w:marLeft w:val="0"/>
              <w:marRight w:val="0"/>
              <w:marTop w:val="0"/>
              <w:marBottom w:val="0"/>
              <w:divBdr>
                <w:top w:val="none" w:sz="0" w:space="0" w:color="auto"/>
                <w:left w:val="none" w:sz="0" w:space="0" w:color="auto"/>
                <w:bottom w:val="none" w:sz="0" w:space="0" w:color="auto"/>
                <w:right w:val="none" w:sz="0" w:space="0" w:color="auto"/>
              </w:divBdr>
            </w:div>
            <w:div w:id="865093873">
              <w:marLeft w:val="0"/>
              <w:marRight w:val="0"/>
              <w:marTop w:val="0"/>
              <w:marBottom w:val="0"/>
              <w:divBdr>
                <w:top w:val="none" w:sz="0" w:space="0" w:color="auto"/>
                <w:left w:val="none" w:sz="0" w:space="0" w:color="auto"/>
                <w:bottom w:val="none" w:sz="0" w:space="0" w:color="auto"/>
                <w:right w:val="none" w:sz="0" w:space="0" w:color="auto"/>
              </w:divBdr>
            </w:div>
            <w:div w:id="865408076">
              <w:marLeft w:val="0"/>
              <w:marRight w:val="0"/>
              <w:marTop w:val="0"/>
              <w:marBottom w:val="0"/>
              <w:divBdr>
                <w:top w:val="none" w:sz="0" w:space="0" w:color="auto"/>
                <w:left w:val="none" w:sz="0" w:space="0" w:color="auto"/>
                <w:bottom w:val="none" w:sz="0" w:space="0" w:color="auto"/>
                <w:right w:val="none" w:sz="0" w:space="0" w:color="auto"/>
              </w:divBdr>
            </w:div>
            <w:div w:id="866914274">
              <w:marLeft w:val="0"/>
              <w:marRight w:val="0"/>
              <w:marTop w:val="0"/>
              <w:marBottom w:val="0"/>
              <w:divBdr>
                <w:top w:val="none" w:sz="0" w:space="0" w:color="auto"/>
                <w:left w:val="none" w:sz="0" w:space="0" w:color="auto"/>
                <w:bottom w:val="none" w:sz="0" w:space="0" w:color="auto"/>
                <w:right w:val="none" w:sz="0" w:space="0" w:color="auto"/>
              </w:divBdr>
            </w:div>
            <w:div w:id="867908171">
              <w:marLeft w:val="0"/>
              <w:marRight w:val="0"/>
              <w:marTop w:val="0"/>
              <w:marBottom w:val="0"/>
              <w:divBdr>
                <w:top w:val="none" w:sz="0" w:space="0" w:color="auto"/>
                <w:left w:val="none" w:sz="0" w:space="0" w:color="auto"/>
                <w:bottom w:val="none" w:sz="0" w:space="0" w:color="auto"/>
                <w:right w:val="none" w:sz="0" w:space="0" w:color="auto"/>
              </w:divBdr>
            </w:div>
            <w:div w:id="868568902">
              <w:marLeft w:val="0"/>
              <w:marRight w:val="0"/>
              <w:marTop w:val="0"/>
              <w:marBottom w:val="0"/>
              <w:divBdr>
                <w:top w:val="none" w:sz="0" w:space="0" w:color="auto"/>
                <w:left w:val="none" w:sz="0" w:space="0" w:color="auto"/>
                <w:bottom w:val="none" w:sz="0" w:space="0" w:color="auto"/>
                <w:right w:val="none" w:sz="0" w:space="0" w:color="auto"/>
              </w:divBdr>
            </w:div>
            <w:div w:id="868642101">
              <w:marLeft w:val="0"/>
              <w:marRight w:val="0"/>
              <w:marTop w:val="0"/>
              <w:marBottom w:val="0"/>
              <w:divBdr>
                <w:top w:val="none" w:sz="0" w:space="0" w:color="auto"/>
                <w:left w:val="none" w:sz="0" w:space="0" w:color="auto"/>
                <w:bottom w:val="none" w:sz="0" w:space="0" w:color="auto"/>
                <w:right w:val="none" w:sz="0" w:space="0" w:color="auto"/>
              </w:divBdr>
            </w:div>
            <w:div w:id="869220609">
              <w:marLeft w:val="0"/>
              <w:marRight w:val="0"/>
              <w:marTop w:val="0"/>
              <w:marBottom w:val="0"/>
              <w:divBdr>
                <w:top w:val="none" w:sz="0" w:space="0" w:color="auto"/>
                <w:left w:val="none" w:sz="0" w:space="0" w:color="auto"/>
                <w:bottom w:val="none" w:sz="0" w:space="0" w:color="auto"/>
                <w:right w:val="none" w:sz="0" w:space="0" w:color="auto"/>
              </w:divBdr>
            </w:div>
            <w:div w:id="869419803">
              <w:marLeft w:val="0"/>
              <w:marRight w:val="0"/>
              <w:marTop w:val="0"/>
              <w:marBottom w:val="0"/>
              <w:divBdr>
                <w:top w:val="none" w:sz="0" w:space="0" w:color="auto"/>
                <w:left w:val="none" w:sz="0" w:space="0" w:color="auto"/>
                <w:bottom w:val="none" w:sz="0" w:space="0" w:color="auto"/>
                <w:right w:val="none" w:sz="0" w:space="0" w:color="auto"/>
              </w:divBdr>
            </w:div>
            <w:div w:id="869492788">
              <w:marLeft w:val="0"/>
              <w:marRight w:val="0"/>
              <w:marTop w:val="0"/>
              <w:marBottom w:val="0"/>
              <w:divBdr>
                <w:top w:val="none" w:sz="0" w:space="0" w:color="auto"/>
                <w:left w:val="none" w:sz="0" w:space="0" w:color="auto"/>
                <w:bottom w:val="none" w:sz="0" w:space="0" w:color="auto"/>
                <w:right w:val="none" w:sz="0" w:space="0" w:color="auto"/>
              </w:divBdr>
            </w:div>
            <w:div w:id="870384375">
              <w:marLeft w:val="0"/>
              <w:marRight w:val="0"/>
              <w:marTop w:val="0"/>
              <w:marBottom w:val="0"/>
              <w:divBdr>
                <w:top w:val="none" w:sz="0" w:space="0" w:color="auto"/>
                <w:left w:val="none" w:sz="0" w:space="0" w:color="auto"/>
                <w:bottom w:val="none" w:sz="0" w:space="0" w:color="auto"/>
                <w:right w:val="none" w:sz="0" w:space="0" w:color="auto"/>
              </w:divBdr>
            </w:div>
            <w:div w:id="871114563">
              <w:marLeft w:val="0"/>
              <w:marRight w:val="0"/>
              <w:marTop w:val="0"/>
              <w:marBottom w:val="0"/>
              <w:divBdr>
                <w:top w:val="none" w:sz="0" w:space="0" w:color="auto"/>
                <w:left w:val="none" w:sz="0" w:space="0" w:color="auto"/>
                <w:bottom w:val="none" w:sz="0" w:space="0" w:color="auto"/>
                <w:right w:val="none" w:sz="0" w:space="0" w:color="auto"/>
              </w:divBdr>
            </w:div>
            <w:div w:id="871184914">
              <w:marLeft w:val="0"/>
              <w:marRight w:val="0"/>
              <w:marTop w:val="0"/>
              <w:marBottom w:val="0"/>
              <w:divBdr>
                <w:top w:val="none" w:sz="0" w:space="0" w:color="auto"/>
                <w:left w:val="none" w:sz="0" w:space="0" w:color="auto"/>
                <w:bottom w:val="none" w:sz="0" w:space="0" w:color="auto"/>
                <w:right w:val="none" w:sz="0" w:space="0" w:color="auto"/>
              </w:divBdr>
            </w:div>
            <w:div w:id="871266925">
              <w:marLeft w:val="0"/>
              <w:marRight w:val="0"/>
              <w:marTop w:val="0"/>
              <w:marBottom w:val="0"/>
              <w:divBdr>
                <w:top w:val="none" w:sz="0" w:space="0" w:color="auto"/>
                <w:left w:val="none" w:sz="0" w:space="0" w:color="auto"/>
                <w:bottom w:val="none" w:sz="0" w:space="0" w:color="auto"/>
                <w:right w:val="none" w:sz="0" w:space="0" w:color="auto"/>
              </w:divBdr>
            </w:div>
            <w:div w:id="872159134">
              <w:marLeft w:val="0"/>
              <w:marRight w:val="0"/>
              <w:marTop w:val="0"/>
              <w:marBottom w:val="0"/>
              <w:divBdr>
                <w:top w:val="none" w:sz="0" w:space="0" w:color="auto"/>
                <w:left w:val="none" w:sz="0" w:space="0" w:color="auto"/>
                <w:bottom w:val="none" w:sz="0" w:space="0" w:color="auto"/>
                <w:right w:val="none" w:sz="0" w:space="0" w:color="auto"/>
              </w:divBdr>
            </w:div>
            <w:div w:id="872304583">
              <w:marLeft w:val="0"/>
              <w:marRight w:val="0"/>
              <w:marTop w:val="0"/>
              <w:marBottom w:val="0"/>
              <w:divBdr>
                <w:top w:val="none" w:sz="0" w:space="0" w:color="auto"/>
                <w:left w:val="none" w:sz="0" w:space="0" w:color="auto"/>
                <w:bottom w:val="none" w:sz="0" w:space="0" w:color="auto"/>
                <w:right w:val="none" w:sz="0" w:space="0" w:color="auto"/>
              </w:divBdr>
            </w:div>
            <w:div w:id="872890036">
              <w:marLeft w:val="0"/>
              <w:marRight w:val="0"/>
              <w:marTop w:val="0"/>
              <w:marBottom w:val="0"/>
              <w:divBdr>
                <w:top w:val="none" w:sz="0" w:space="0" w:color="auto"/>
                <w:left w:val="none" w:sz="0" w:space="0" w:color="auto"/>
                <w:bottom w:val="none" w:sz="0" w:space="0" w:color="auto"/>
                <w:right w:val="none" w:sz="0" w:space="0" w:color="auto"/>
              </w:divBdr>
            </w:div>
            <w:div w:id="873882732">
              <w:marLeft w:val="0"/>
              <w:marRight w:val="0"/>
              <w:marTop w:val="0"/>
              <w:marBottom w:val="0"/>
              <w:divBdr>
                <w:top w:val="none" w:sz="0" w:space="0" w:color="auto"/>
                <w:left w:val="none" w:sz="0" w:space="0" w:color="auto"/>
                <w:bottom w:val="none" w:sz="0" w:space="0" w:color="auto"/>
                <w:right w:val="none" w:sz="0" w:space="0" w:color="auto"/>
              </w:divBdr>
            </w:div>
            <w:div w:id="874999548">
              <w:marLeft w:val="0"/>
              <w:marRight w:val="0"/>
              <w:marTop w:val="0"/>
              <w:marBottom w:val="0"/>
              <w:divBdr>
                <w:top w:val="none" w:sz="0" w:space="0" w:color="auto"/>
                <w:left w:val="none" w:sz="0" w:space="0" w:color="auto"/>
                <w:bottom w:val="none" w:sz="0" w:space="0" w:color="auto"/>
                <w:right w:val="none" w:sz="0" w:space="0" w:color="auto"/>
              </w:divBdr>
            </w:div>
            <w:div w:id="876085648">
              <w:marLeft w:val="0"/>
              <w:marRight w:val="0"/>
              <w:marTop w:val="0"/>
              <w:marBottom w:val="0"/>
              <w:divBdr>
                <w:top w:val="none" w:sz="0" w:space="0" w:color="auto"/>
                <w:left w:val="none" w:sz="0" w:space="0" w:color="auto"/>
                <w:bottom w:val="none" w:sz="0" w:space="0" w:color="auto"/>
                <w:right w:val="none" w:sz="0" w:space="0" w:color="auto"/>
              </w:divBdr>
            </w:div>
            <w:div w:id="882521514">
              <w:marLeft w:val="0"/>
              <w:marRight w:val="0"/>
              <w:marTop w:val="0"/>
              <w:marBottom w:val="0"/>
              <w:divBdr>
                <w:top w:val="none" w:sz="0" w:space="0" w:color="auto"/>
                <w:left w:val="none" w:sz="0" w:space="0" w:color="auto"/>
                <w:bottom w:val="none" w:sz="0" w:space="0" w:color="auto"/>
                <w:right w:val="none" w:sz="0" w:space="0" w:color="auto"/>
              </w:divBdr>
            </w:div>
            <w:div w:id="882714895">
              <w:marLeft w:val="0"/>
              <w:marRight w:val="0"/>
              <w:marTop w:val="0"/>
              <w:marBottom w:val="0"/>
              <w:divBdr>
                <w:top w:val="none" w:sz="0" w:space="0" w:color="auto"/>
                <w:left w:val="none" w:sz="0" w:space="0" w:color="auto"/>
                <w:bottom w:val="none" w:sz="0" w:space="0" w:color="auto"/>
                <w:right w:val="none" w:sz="0" w:space="0" w:color="auto"/>
              </w:divBdr>
            </w:div>
            <w:div w:id="883058028">
              <w:marLeft w:val="0"/>
              <w:marRight w:val="0"/>
              <w:marTop w:val="0"/>
              <w:marBottom w:val="0"/>
              <w:divBdr>
                <w:top w:val="none" w:sz="0" w:space="0" w:color="auto"/>
                <w:left w:val="none" w:sz="0" w:space="0" w:color="auto"/>
                <w:bottom w:val="none" w:sz="0" w:space="0" w:color="auto"/>
                <w:right w:val="none" w:sz="0" w:space="0" w:color="auto"/>
              </w:divBdr>
            </w:div>
            <w:div w:id="885795188">
              <w:marLeft w:val="0"/>
              <w:marRight w:val="0"/>
              <w:marTop w:val="0"/>
              <w:marBottom w:val="0"/>
              <w:divBdr>
                <w:top w:val="none" w:sz="0" w:space="0" w:color="auto"/>
                <w:left w:val="none" w:sz="0" w:space="0" w:color="auto"/>
                <w:bottom w:val="none" w:sz="0" w:space="0" w:color="auto"/>
                <w:right w:val="none" w:sz="0" w:space="0" w:color="auto"/>
              </w:divBdr>
            </w:div>
            <w:div w:id="887035227">
              <w:marLeft w:val="0"/>
              <w:marRight w:val="0"/>
              <w:marTop w:val="0"/>
              <w:marBottom w:val="0"/>
              <w:divBdr>
                <w:top w:val="none" w:sz="0" w:space="0" w:color="auto"/>
                <w:left w:val="none" w:sz="0" w:space="0" w:color="auto"/>
                <w:bottom w:val="none" w:sz="0" w:space="0" w:color="auto"/>
                <w:right w:val="none" w:sz="0" w:space="0" w:color="auto"/>
              </w:divBdr>
            </w:div>
            <w:div w:id="888150170">
              <w:marLeft w:val="0"/>
              <w:marRight w:val="0"/>
              <w:marTop w:val="0"/>
              <w:marBottom w:val="0"/>
              <w:divBdr>
                <w:top w:val="none" w:sz="0" w:space="0" w:color="auto"/>
                <w:left w:val="none" w:sz="0" w:space="0" w:color="auto"/>
                <w:bottom w:val="none" w:sz="0" w:space="0" w:color="auto"/>
                <w:right w:val="none" w:sz="0" w:space="0" w:color="auto"/>
              </w:divBdr>
            </w:div>
            <w:div w:id="888569455">
              <w:marLeft w:val="0"/>
              <w:marRight w:val="0"/>
              <w:marTop w:val="0"/>
              <w:marBottom w:val="0"/>
              <w:divBdr>
                <w:top w:val="none" w:sz="0" w:space="0" w:color="auto"/>
                <w:left w:val="none" w:sz="0" w:space="0" w:color="auto"/>
                <w:bottom w:val="none" w:sz="0" w:space="0" w:color="auto"/>
                <w:right w:val="none" w:sz="0" w:space="0" w:color="auto"/>
              </w:divBdr>
            </w:div>
            <w:div w:id="888996001">
              <w:marLeft w:val="0"/>
              <w:marRight w:val="0"/>
              <w:marTop w:val="0"/>
              <w:marBottom w:val="0"/>
              <w:divBdr>
                <w:top w:val="none" w:sz="0" w:space="0" w:color="auto"/>
                <w:left w:val="none" w:sz="0" w:space="0" w:color="auto"/>
                <w:bottom w:val="none" w:sz="0" w:space="0" w:color="auto"/>
                <w:right w:val="none" w:sz="0" w:space="0" w:color="auto"/>
              </w:divBdr>
            </w:div>
            <w:div w:id="889919805">
              <w:marLeft w:val="0"/>
              <w:marRight w:val="0"/>
              <w:marTop w:val="0"/>
              <w:marBottom w:val="0"/>
              <w:divBdr>
                <w:top w:val="none" w:sz="0" w:space="0" w:color="auto"/>
                <w:left w:val="none" w:sz="0" w:space="0" w:color="auto"/>
                <w:bottom w:val="none" w:sz="0" w:space="0" w:color="auto"/>
                <w:right w:val="none" w:sz="0" w:space="0" w:color="auto"/>
              </w:divBdr>
            </w:div>
            <w:div w:id="890968909">
              <w:marLeft w:val="0"/>
              <w:marRight w:val="0"/>
              <w:marTop w:val="0"/>
              <w:marBottom w:val="0"/>
              <w:divBdr>
                <w:top w:val="none" w:sz="0" w:space="0" w:color="auto"/>
                <w:left w:val="none" w:sz="0" w:space="0" w:color="auto"/>
                <w:bottom w:val="none" w:sz="0" w:space="0" w:color="auto"/>
                <w:right w:val="none" w:sz="0" w:space="0" w:color="auto"/>
              </w:divBdr>
            </w:div>
            <w:div w:id="891962013">
              <w:marLeft w:val="0"/>
              <w:marRight w:val="0"/>
              <w:marTop w:val="0"/>
              <w:marBottom w:val="0"/>
              <w:divBdr>
                <w:top w:val="none" w:sz="0" w:space="0" w:color="auto"/>
                <w:left w:val="none" w:sz="0" w:space="0" w:color="auto"/>
                <w:bottom w:val="none" w:sz="0" w:space="0" w:color="auto"/>
                <w:right w:val="none" w:sz="0" w:space="0" w:color="auto"/>
              </w:divBdr>
            </w:div>
            <w:div w:id="892040694">
              <w:marLeft w:val="0"/>
              <w:marRight w:val="0"/>
              <w:marTop w:val="0"/>
              <w:marBottom w:val="0"/>
              <w:divBdr>
                <w:top w:val="none" w:sz="0" w:space="0" w:color="auto"/>
                <w:left w:val="none" w:sz="0" w:space="0" w:color="auto"/>
                <w:bottom w:val="none" w:sz="0" w:space="0" w:color="auto"/>
                <w:right w:val="none" w:sz="0" w:space="0" w:color="auto"/>
              </w:divBdr>
            </w:div>
            <w:div w:id="892230490">
              <w:marLeft w:val="0"/>
              <w:marRight w:val="0"/>
              <w:marTop w:val="0"/>
              <w:marBottom w:val="0"/>
              <w:divBdr>
                <w:top w:val="none" w:sz="0" w:space="0" w:color="auto"/>
                <w:left w:val="none" w:sz="0" w:space="0" w:color="auto"/>
                <w:bottom w:val="none" w:sz="0" w:space="0" w:color="auto"/>
                <w:right w:val="none" w:sz="0" w:space="0" w:color="auto"/>
              </w:divBdr>
            </w:div>
            <w:div w:id="893394722">
              <w:marLeft w:val="0"/>
              <w:marRight w:val="0"/>
              <w:marTop w:val="0"/>
              <w:marBottom w:val="0"/>
              <w:divBdr>
                <w:top w:val="none" w:sz="0" w:space="0" w:color="auto"/>
                <w:left w:val="none" w:sz="0" w:space="0" w:color="auto"/>
                <w:bottom w:val="none" w:sz="0" w:space="0" w:color="auto"/>
                <w:right w:val="none" w:sz="0" w:space="0" w:color="auto"/>
              </w:divBdr>
            </w:div>
            <w:div w:id="893471287">
              <w:marLeft w:val="0"/>
              <w:marRight w:val="0"/>
              <w:marTop w:val="0"/>
              <w:marBottom w:val="0"/>
              <w:divBdr>
                <w:top w:val="none" w:sz="0" w:space="0" w:color="auto"/>
                <w:left w:val="none" w:sz="0" w:space="0" w:color="auto"/>
                <w:bottom w:val="none" w:sz="0" w:space="0" w:color="auto"/>
                <w:right w:val="none" w:sz="0" w:space="0" w:color="auto"/>
              </w:divBdr>
            </w:div>
            <w:div w:id="893735865">
              <w:marLeft w:val="0"/>
              <w:marRight w:val="0"/>
              <w:marTop w:val="0"/>
              <w:marBottom w:val="0"/>
              <w:divBdr>
                <w:top w:val="none" w:sz="0" w:space="0" w:color="auto"/>
                <w:left w:val="none" w:sz="0" w:space="0" w:color="auto"/>
                <w:bottom w:val="none" w:sz="0" w:space="0" w:color="auto"/>
                <w:right w:val="none" w:sz="0" w:space="0" w:color="auto"/>
              </w:divBdr>
            </w:div>
            <w:div w:id="894512114">
              <w:marLeft w:val="0"/>
              <w:marRight w:val="0"/>
              <w:marTop w:val="0"/>
              <w:marBottom w:val="0"/>
              <w:divBdr>
                <w:top w:val="none" w:sz="0" w:space="0" w:color="auto"/>
                <w:left w:val="none" w:sz="0" w:space="0" w:color="auto"/>
                <w:bottom w:val="none" w:sz="0" w:space="0" w:color="auto"/>
                <w:right w:val="none" w:sz="0" w:space="0" w:color="auto"/>
              </w:divBdr>
            </w:div>
            <w:div w:id="894706709">
              <w:marLeft w:val="0"/>
              <w:marRight w:val="0"/>
              <w:marTop w:val="0"/>
              <w:marBottom w:val="0"/>
              <w:divBdr>
                <w:top w:val="none" w:sz="0" w:space="0" w:color="auto"/>
                <w:left w:val="none" w:sz="0" w:space="0" w:color="auto"/>
                <w:bottom w:val="none" w:sz="0" w:space="0" w:color="auto"/>
                <w:right w:val="none" w:sz="0" w:space="0" w:color="auto"/>
              </w:divBdr>
            </w:div>
            <w:div w:id="897087821">
              <w:marLeft w:val="0"/>
              <w:marRight w:val="0"/>
              <w:marTop w:val="0"/>
              <w:marBottom w:val="0"/>
              <w:divBdr>
                <w:top w:val="none" w:sz="0" w:space="0" w:color="auto"/>
                <w:left w:val="none" w:sz="0" w:space="0" w:color="auto"/>
                <w:bottom w:val="none" w:sz="0" w:space="0" w:color="auto"/>
                <w:right w:val="none" w:sz="0" w:space="0" w:color="auto"/>
              </w:divBdr>
            </w:div>
            <w:div w:id="898980054">
              <w:marLeft w:val="0"/>
              <w:marRight w:val="0"/>
              <w:marTop w:val="0"/>
              <w:marBottom w:val="0"/>
              <w:divBdr>
                <w:top w:val="none" w:sz="0" w:space="0" w:color="auto"/>
                <w:left w:val="none" w:sz="0" w:space="0" w:color="auto"/>
                <w:bottom w:val="none" w:sz="0" w:space="0" w:color="auto"/>
                <w:right w:val="none" w:sz="0" w:space="0" w:color="auto"/>
              </w:divBdr>
            </w:div>
            <w:div w:id="900285322">
              <w:marLeft w:val="0"/>
              <w:marRight w:val="0"/>
              <w:marTop w:val="0"/>
              <w:marBottom w:val="0"/>
              <w:divBdr>
                <w:top w:val="none" w:sz="0" w:space="0" w:color="auto"/>
                <w:left w:val="none" w:sz="0" w:space="0" w:color="auto"/>
                <w:bottom w:val="none" w:sz="0" w:space="0" w:color="auto"/>
                <w:right w:val="none" w:sz="0" w:space="0" w:color="auto"/>
              </w:divBdr>
            </w:div>
            <w:div w:id="901217738">
              <w:marLeft w:val="0"/>
              <w:marRight w:val="0"/>
              <w:marTop w:val="0"/>
              <w:marBottom w:val="0"/>
              <w:divBdr>
                <w:top w:val="none" w:sz="0" w:space="0" w:color="auto"/>
                <w:left w:val="none" w:sz="0" w:space="0" w:color="auto"/>
                <w:bottom w:val="none" w:sz="0" w:space="0" w:color="auto"/>
                <w:right w:val="none" w:sz="0" w:space="0" w:color="auto"/>
              </w:divBdr>
            </w:div>
            <w:div w:id="902985427">
              <w:marLeft w:val="0"/>
              <w:marRight w:val="0"/>
              <w:marTop w:val="0"/>
              <w:marBottom w:val="0"/>
              <w:divBdr>
                <w:top w:val="none" w:sz="0" w:space="0" w:color="auto"/>
                <w:left w:val="none" w:sz="0" w:space="0" w:color="auto"/>
                <w:bottom w:val="none" w:sz="0" w:space="0" w:color="auto"/>
                <w:right w:val="none" w:sz="0" w:space="0" w:color="auto"/>
              </w:divBdr>
            </w:div>
            <w:div w:id="903099693">
              <w:marLeft w:val="0"/>
              <w:marRight w:val="0"/>
              <w:marTop w:val="0"/>
              <w:marBottom w:val="0"/>
              <w:divBdr>
                <w:top w:val="none" w:sz="0" w:space="0" w:color="auto"/>
                <w:left w:val="none" w:sz="0" w:space="0" w:color="auto"/>
                <w:bottom w:val="none" w:sz="0" w:space="0" w:color="auto"/>
                <w:right w:val="none" w:sz="0" w:space="0" w:color="auto"/>
              </w:divBdr>
            </w:div>
            <w:div w:id="903444728">
              <w:marLeft w:val="0"/>
              <w:marRight w:val="0"/>
              <w:marTop w:val="0"/>
              <w:marBottom w:val="0"/>
              <w:divBdr>
                <w:top w:val="none" w:sz="0" w:space="0" w:color="auto"/>
                <w:left w:val="none" w:sz="0" w:space="0" w:color="auto"/>
                <w:bottom w:val="none" w:sz="0" w:space="0" w:color="auto"/>
                <w:right w:val="none" w:sz="0" w:space="0" w:color="auto"/>
              </w:divBdr>
            </w:div>
            <w:div w:id="903836299">
              <w:marLeft w:val="0"/>
              <w:marRight w:val="0"/>
              <w:marTop w:val="0"/>
              <w:marBottom w:val="0"/>
              <w:divBdr>
                <w:top w:val="none" w:sz="0" w:space="0" w:color="auto"/>
                <w:left w:val="none" w:sz="0" w:space="0" w:color="auto"/>
                <w:bottom w:val="none" w:sz="0" w:space="0" w:color="auto"/>
                <w:right w:val="none" w:sz="0" w:space="0" w:color="auto"/>
              </w:divBdr>
            </w:div>
            <w:div w:id="905843723">
              <w:marLeft w:val="0"/>
              <w:marRight w:val="0"/>
              <w:marTop w:val="0"/>
              <w:marBottom w:val="0"/>
              <w:divBdr>
                <w:top w:val="none" w:sz="0" w:space="0" w:color="auto"/>
                <w:left w:val="none" w:sz="0" w:space="0" w:color="auto"/>
                <w:bottom w:val="none" w:sz="0" w:space="0" w:color="auto"/>
                <w:right w:val="none" w:sz="0" w:space="0" w:color="auto"/>
              </w:divBdr>
            </w:div>
            <w:div w:id="906038984">
              <w:marLeft w:val="0"/>
              <w:marRight w:val="0"/>
              <w:marTop w:val="0"/>
              <w:marBottom w:val="0"/>
              <w:divBdr>
                <w:top w:val="none" w:sz="0" w:space="0" w:color="auto"/>
                <w:left w:val="none" w:sz="0" w:space="0" w:color="auto"/>
                <w:bottom w:val="none" w:sz="0" w:space="0" w:color="auto"/>
                <w:right w:val="none" w:sz="0" w:space="0" w:color="auto"/>
              </w:divBdr>
            </w:div>
            <w:div w:id="906309128">
              <w:marLeft w:val="0"/>
              <w:marRight w:val="0"/>
              <w:marTop w:val="0"/>
              <w:marBottom w:val="0"/>
              <w:divBdr>
                <w:top w:val="none" w:sz="0" w:space="0" w:color="auto"/>
                <w:left w:val="none" w:sz="0" w:space="0" w:color="auto"/>
                <w:bottom w:val="none" w:sz="0" w:space="0" w:color="auto"/>
                <w:right w:val="none" w:sz="0" w:space="0" w:color="auto"/>
              </w:divBdr>
            </w:div>
            <w:div w:id="906498936">
              <w:marLeft w:val="0"/>
              <w:marRight w:val="0"/>
              <w:marTop w:val="0"/>
              <w:marBottom w:val="0"/>
              <w:divBdr>
                <w:top w:val="none" w:sz="0" w:space="0" w:color="auto"/>
                <w:left w:val="none" w:sz="0" w:space="0" w:color="auto"/>
                <w:bottom w:val="none" w:sz="0" w:space="0" w:color="auto"/>
                <w:right w:val="none" w:sz="0" w:space="0" w:color="auto"/>
              </w:divBdr>
            </w:div>
            <w:div w:id="906845154">
              <w:marLeft w:val="0"/>
              <w:marRight w:val="0"/>
              <w:marTop w:val="0"/>
              <w:marBottom w:val="0"/>
              <w:divBdr>
                <w:top w:val="none" w:sz="0" w:space="0" w:color="auto"/>
                <w:left w:val="none" w:sz="0" w:space="0" w:color="auto"/>
                <w:bottom w:val="none" w:sz="0" w:space="0" w:color="auto"/>
                <w:right w:val="none" w:sz="0" w:space="0" w:color="auto"/>
              </w:divBdr>
            </w:div>
            <w:div w:id="908810575">
              <w:marLeft w:val="0"/>
              <w:marRight w:val="0"/>
              <w:marTop w:val="0"/>
              <w:marBottom w:val="0"/>
              <w:divBdr>
                <w:top w:val="none" w:sz="0" w:space="0" w:color="auto"/>
                <w:left w:val="none" w:sz="0" w:space="0" w:color="auto"/>
                <w:bottom w:val="none" w:sz="0" w:space="0" w:color="auto"/>
                <w:right w:val="none" w:sz="0" w:space="0" w:color="auto"/>
              </w:divBdr>
            </w:div>
            <w:div w:id="910192668">
              <w:marLeft w:val="0"/>
              <w:marRight w:val="0"/>
              <w:marTop w:val="0"/>
              <w:marBottom w:val="0"/>
              <w:divBdr>
                <w:top w:val="none" w:sz="0" w:space="0" w:color="auto"/>
                <w:left w:val="none" w:sz="0" w:space="0" w:color="auto"/>
                <w:bottom w:val="none" w:sz="0" w:space="0" w:color="auto"/>
                <w:right w:val="none" w:sz="0" w:space="0" w:color="auto"/>
              </w:divBdr>
            </w:div>
            <w:div w:id="910504113">
              <w:marLeft w:val="0"/>
              <w:marRight w:val="0"/>
              <w:marTop w:val="0"/>
              <w:marBottom w:val="0"/>
              <w:divBdr>
                <w:top w:val="none" w:sz="0" w:space="0" w:color="auto"/>
                <w:left w:val="none" w:sz="0" w:space="0" w:color="auto"/>
                <w:bottom w:val="none" w:sz="0" w:space="0" w:color="auto"/>
                <w:right w:val="none" w:sz="0" w:space="0" w:color="auto"/>
              </w:divBdr>
            </w:div>
            <w:div w:id="910697629">
              <w:marLeft w:val="0"/>
              <w:marRight w:val="0"/>
              <w:marTop w:val="0"/>
              <w:marBottom w:val="0"/>
              <w:divBdr>
                <w:top w:val="none" w:sz="0" w:space="0" w:color="auto"/>
                <w:left w:val="none" w:sz="0" w:space="0" w:color="auto"/>
                <w:bottom w:val="none" w:sz="0" w:space="0" w:color="auto"/>
                <w:right w:val="none" w:sz="0" w:space="0" w:color="auto"/>
              </w:divBdr>
            </w:div>
            <w:div w:id="910773178">
              <w:marLeft w:val="0"/>
              <w:marRight w:val="0"/>
              <w:marTop w:val="0"/>
              <w:marBottom w:val="0"/>
              <w:divBdr>
                <w:top w:val="none" w:sz="0" w:space="0" w:color="auto"/>
                <w:left w:val="none" w:sz="0" w:space="0" w:color="auto"/>
                <w:bottom w:val="none" w:sz="0" w:space="0" w:color="auto"/>
                <w:right w:val="none" w:sz="0" w:space="0" w:color="auto"/>
              </w:divBdr>
            </w:div>
            <w:div w:id="911433353">
              <w:marLeft w:val="0"/>
              <w:marRight w:val="0"/>
              <w:marTop w:val="0"/>
              <w:marBottom w:val="0"/>
              <w:divBdr>
                <w:top w:val="none" w:sz="0" w:space="0" w:color="auto"/>
                <w:left w:val="none" w:sz="0" w:space="0" w:color="auto"/>
                <w:bottom w:val="none" w:sz="0" w:space="0" w:color="auto"/>
                <w:right w:val="none" w:sz="0" w:space="0" w:color="auto"/>
              </w:divBdr>
            </w:div>
            <w:div w:id="911814577">
              <w:marLeft w:val="0"/>
              <w:marRight w:val="0"/>
              <w:marTop w:val="0"/>
              <w:marBottom w:val="0"/>
              <w:divBdr>
                <w:top w:val="none" w:sz="0" w:space="0" w:color="auto"/>
                <w:left w:val="none" w:sz="0" w:space="0" w:color="auto"/>
                <w:bottom w:val="none" w:sz="0" w:space="0" w:color="auto"/>
                <w:right w:val="none" w:sz="0" w:space="0" w:color="auto"/>
              </w:divBdr>
            </w:div>
            <w:div w:id="912278933">
              <w:marLeft w:val="0"/>
              <w:marRight w:val="0"/>
              <w:marTop w:val="0"/>
              <w:marBottom w:val="0"/>
              <w:divBdr>
                <w:top w:val="none" w:sz="0" w:space="0" w:color="auto"/>
                <w:left w:val="none" w:sz="0" w:space="0" w:color="auto"/>
                <w:bottom w:val="none" w:sz="0" w:space="0" w:color="auto"/>
                <w:right w:val="none" w:sz="0" w:space="0" w:color="auto"/>
              </w:divBdr>
            </w:div>
            <w:div w:id="913658520">
              <w:marLeft w:val="0"/>
              <w:marRight w:val="0"/>
              <w:marTop w:val="0"/>
              <w:marBottom w:val="0"/>
              <w:divBdr>
                <w:top w:val="none" w:sz="0" w:space="0" w:color="auto"/>
                <w:left w:val="none" w:sz="0" w:space="0" w:color="auto"/>
                <w:bottom w:val="none" w:sz="0" w:space="0" w:color="auto"/>
                <w:right w:val="none" w:sz="0" w:space="0" w:color="auto"/>
              </w:divBdr>
            </w:div>
            <w:div w:id="914707929">
              <w:marLeft w:val="0"/>
              <w:marRight w:val="0"/>
              <w:marTop w:val="0"/>
              <w:marBottom w:val="0"/>
              <w:divBdr>
                <w:top w:val="none" w:sz="0" w:space="0" w:color="auto"/>
                <w:left w:val="none" w:sz="0" w:space="0" w:color="auto"/>
                <w:bottom w:val="none" w:sz="0" w:space="0" w:color="auto"/>
                <w:right w:val="none" w:sz="0" w:space="0" w:color="auto"/>
              </w:divBdr>
            </w:div>
            <w:div w:id="915896701">
              <w:marLeft w:val="0"/>
              <w:marRight w:val="0"/>
              <w:marTop w:val="0"/>
              <w:marBottom w:val="0"/>
              <w:divBdr>
                <w:top w:val="none" w:sz="0" w:space="0" w:color="auto"/>
                <w:left w:val="none" w:sz="0" w:space="0" w:color="auto"/>
                <w:bottom w:val="none" w:sz="0" w:space="0" w:color="auto"/>
                <w:right w:val="none" w:sz="0" w:space="0" w:color="auto"/>
              </w:divBdr>
            </w:div>
            <w:div w:id="917247835">
              <w:marLeft w:val="0"/>
              <w:marRight w:val="0"/>
              <w:marTop w:val="0"/>
              <w:marBottom w:val="0"/>
              <w:divBdr>
                <w:top w:val="none" w:sz="0" w:space="0" w:color="auto"/>
                <w:left w:val="none" w:sz="0" w:space="0" w:color="auto"/>
                <w:bottom w:val="none" w:sz="0" w:space="0" w:color="auto"/>
                <w:right w:val="none" w:sz="0" w:space="0" w:color="auto"/>
              </w:divBdr>
            </w:div>
            <w:div w:id="919363164">
              <w:marLeft w:val="0"/>
              <w:marRight w:val="0"/>
              <w:marTop w:val="0"/>
              <w:marBottom w:val="0"/>
              <w:divBdr>
                <w:top w:val="none" w:sz="0" w:space="0" w:color="auto"/>
                <w:left w:val="none" w:sz="0" w:space="0" w:color="auto"/>
                <w:bottom w:val="none" w:sz="0" w:space="0" w:color="auto"/>
                <w:right w:val="none" w:sz="0" w:space="0" w:color="auto"/>
              </w:divBdr>
            </w:div>
            <w:div w:id="920143285">
              <w:marLeft w:val="0"/>
              <w:marRight w:val="0"/>
              <w:marTop w:val="0"/>
              <w:marBottom w:val="0"/>
              <w:divBdr>
                <w:top w:val="none" w:sz="0" w:space="0" w:color="auto"/>
                <w:left w:val="none" w:sz="0" w:space="0" w:color="auto"/>
                <w:bottom w:val="none" w:sz="0" w:space="0" w:color="auto"/>
                <w:right w:val="none" w:sz="0" w:space="0" w:color="auto"/>
              </w:divBdr>
            </w:div>
            <w:div w:id="920793558">
              <w:marLeft w:val="0"/>
              <w:marRight w:val="0"/>
              <w:marTop w:val="0"/>
              <w:marBottom w:val="0"/>
              <w:divBdr>
                <w:top w:val="none" w:sz="0" w:space="0" w:color="auto"/>
                <w:left w:val="none" w:sz="0" w:space="0" w:color="auto"/>
                <w:bottom w:val="none" w:sz="0" w:space="0" w:color="auto"/>
                <w:right w:val="none" w:sz="0" w:space="0" w:color="auto"/>
              </w:divBdr>
            </w:div>
            <w:div w:id="920799804">
              <w:marLeft w:val="0"/>
              <w:marRight w:val="0"/>
              <w:marTop w:val="0"/>
              <w:marBottom w:val="0"/>
              <w:divBdr>
                <w:top w:val="none" w:sz="0" w:space="0" w:color="auto"/>
                <w:left w:val="none" w:sz="0" w:space="0" w:color="auto"/>
                <w:bottom w:val="none" w:sz="0" w:space="0" w:color="auto"/>
                <w:right w:val="none" w:sz="0" w:space="0" w:color="auto"/>
              </w:divBdr>
            </w:div>
            <w:div w:id="922106768">
              <w:marLeft w:val="0"/>
              <w:marRight w:val="0"/>
              <w:marTop w:val="0"/>
              <w:marBottom w:val="0"/>
              <w:divBdr>
                <w:top w:val="none" w:sz="0" w:space="0" w:color="auto"/>
                <w:left w:val="none" w:sz="0" w:space="0" w:color="auto"/>
                <w:bottom w:val="none" w:sz="0" w:space="0" w:color="auto"/>
                <w:right w:val="none" w:sz="0" w:space="0" w:color="auto"/>
              </w:divBdr>
            </w:div>
            <w:div w:id="922568412">
              <w:marLeft w:val="0"/>
              <w:marRight w:val="0"/>
              <w:marTop w:val="0"/>
              <w:marBottom w:val="0"/>
              <w:divBdr>
                <w:top w:val="none" w:sz="0" w:space="0" w:color="auto"/>
                <w:left w:val="none" w:sz="0" w:space="0" w:color="auto"/>
                <w:bottom w:val="none" w:sz="0" w:space="0" w:color="auto"/>
                <w:right w:val="none" w:sz="0" w:space="0" w:color="auto"/>
              </w:divBdr>
            </w:div>
            <w:div w:id="923149563">
              <w:marLeft w:val="0"/>
              <w:marRight w:val="0"/>
              <w:marTop w:val="0"/>
              <w:marBottom w:val="0"/>
              <w:divBdr>
                <w:top w:val="none" w:sz="0" w:space="0" w:color="auto"/>
                <w:left w:val="none" w:sz="0" w:space="0" w:color="auto"/>
                <w:bottom w:val="none" w:sz="0" w:space="0" w:color="auto"/>
                <w:right w:val="none" w:sz="0" w:space="0" w:color="auto"/>
              </w:divBdr>
            </w:div>
            <w:div w:id="923224842">
              <w:marLeft w:val="0"/>
              <w:marRight w:val="0"/>
              <w:marTop w:val="0"/>
              <w:marBottom w:val="0"/>
              <w:divBdr>
                <w:top w:val="none" w:sz="0" w:space="0" w:color="auto"/>
                <w:left w:val="none" w:sz="0" w:space="0" w:color="auto"/>
                <w:bottom w:val="none" w:sz="0" w:space="0" w:color="auto"/>
                <w:right w:val="none" w:sz="0" w:space="0" w:color="auto"/>
              </w:divBdr>
            </w:div>
            <w:div w:id="923881379">
              <w:marLeft w:val="0"/>
              <w:marRight w:val="0"/>
              <w:marTop w:val="0"/>
              <w:marBottom w:val="0"/>
              <w:divBdr>
                <w:top w:val="none" w:sz="0" w:space="0" w:color="auto"/>
                <w:left w:val="none" w:sz="0" w:space="0" w:color="auto"/>
                <w:bottom w:val="none" w:sz="0" w:space="0" w:color="auto"/>
                <w:right w:val="none" w:sz="0" w:space="0" w:color="auto"/>
              </w:divBdr>
            </w:div>
            <w:div w:id="924344004">
              <w:marLeft w:val="0"/>
              <w:marRight w:val="0"/>
              <w:marTop w:val="0"/>
              <w:marBottom w:val="0"/>
              <w:divBdr>
                <w:top w:val="none" w:sz="0" w:space="0" w:color="auto"/>
                <w:left w:val="none" w:sz="0" w:space="0" w:color="auto"/>
                <w:bottom w:val="none" w:sz="0" w:space="0" w:color="auto"/>
                <w:right w:val="none" w:sz="0" w:space="0" w:color="auto"/>
              </w:divBdr>
            </w:div>
            <w:div w:id="924798077">
              <w:marLeft w:val="0"/>
              <w:marRight w:val="0"/>
              <w:marTop w:val="0"/>
              <w:marBottom w:val="0"/>
              <w:divBdr>
                <w:top w:val="none" w:sz="0" w:space="0" w:color="auto"/>
                <w:left w:val="none" w:sz="0" w:space="0" w:color="auto"/>
                <w:bottom w:val="none" w:sz="0" w:space="0" w:color="auto"/>
                <w:right w:val="none" w:sz="0" w:space="0" w:color="auto"/>
              </w:divBdr>
            </w:div>
            <w:div w:id="925116043">
              <w:marLeft w:val="0"/>
              <w:marRight w:val="0"/>
              <w:marTop w:val="0"/>
              <w:marBottom w:val="0"/>
              <w:divBdr>
                <w:top w:val="none" w:sz="0" w:space="0" w:color="auto"/>
                <w:left w:val="none" w:sz="0" w:space="0" w:color="auto"/>
                <w:bottom w:val="none" w:sz="0" w:space="0" w:color="auto"/>
                <w:right w:val="none" w:sz="0" w:space="0" w:color="auto"/>
              </w:divBdr>
            </w:div>
            <w:div w:id="925530170">
              <w:marLeft w:val="0"/>
              <w:marRight w:val="0"/>
              <w:marTop w:val="0"/>
              <w:marBottom w:val="0"/>
              <w:divBdr>
                <w:top w:val="none" w:sz="0" w:space="0" w:color="auto"/>
                <w:left w:val="none" w:sz="0" w:space="0" w:color="auto"/>
                <w:bottom w:val="none" w:sz="0" w:space="0" w:color="auto"/>
                <w:right w:val="none" w:sz="0" w:space="0" w:color="auto"/>
              </w:divBdr>
            </w:div>
            <w:div w:id="926966140">
              <w:marLeft w:val="0"/>
              <w:marRight w:val="0"/>
              <w:marTop w:val="0"/>
              <w:marBottom w:val="0"/>
              <w:divBdr>
                <w:top w:val="none" w:sz="0" w:space="0" w:color="auto"/>
                <w:left w:val="none" w:sz="0" w:space="0" w:color="auto"/>
                <w:bottom w:val="none" w:sz="0" w:space="0" w:color="auto"/>
                <w:right w:val="none" w:sz="0" w:space="0" w:color="auto"/>
              </w:divBdr>
            </w:div>
            <w:div w:id="927151380">
              <w:marLeft w:val="0"/>
              <w:marRight w:val="0"/>
              <w:marTop w:val="0"/>
              <w:marBottom w:val="0"/>
              <w:divBdr>
                <w:top w:val="none" w:sz="0" w:space="0" w:color="auto"/>
                <w:left w:val="none" w:sz="0" w:space="0" w:color="auto"/>
                <w:bottom w:val="none" w:sz="0" w:space="0" w:color="auto"/>
                <w:right w:val="none" w:sz="0" w:space="0" w:color="auto"/>
              </w:divBdr>
            </w:div>
            <w:div w:id="930158805">
              <w:marLeft w:val="0"/>
              <w:marRight w:val="0"/>
              <w:marTop w:val="0"/>
              <w:marBottom w:val="0"/>
              <w:divBdr>
                <w:top w:val="none" w:sz="0" w:space="0" w:color="auto"/>
                <w:left w:val="none" w:sz="0" w:space="0" w:color="auto"/>
                <w:bottom w:val="none" w:sz="0" w:space="0" w:color="auto"/>
                <w:right w:val="none" w:sz="0" w:space="0" w:color="auto"/>
              </w:divBdr>
            </w:div>
            <w:div w:id="933779035">
              <w:marLeft w:val="0"/>
              <w:marRight w:val="0"/>
              <w:marTop w:val="0"/>
              <w:marBottom w:val="0"/>
              <w:divBdr>
                <w:top w:val="none" w:sz="0" w:space="0" w:color="auto"/>
                <w:left w:val="none" w:sz="0" w:space="0" w:color="auto"/>
                <w:bottom w:val="none" w:sz="0" w:space="0" w:color="auto"/>
                <w:right w:val="none" w:sz="0" w:space="0" w:color="auto"/>
              </w:divBdr>
            </w:div>
            <w:div w:id="934245430">
              <w:marLeft w:val="0"/>
              <w:marRight w:val="0"/>
              <w:marTop w:val="0"/>
              <w:marBottom w:val="0"/>
              <w:divBdr>
                <w:top w:val="none" w:sz="0" w:space="0" w:color="auto"/>
                <w:left w:val="none" w:sz="0" w:space="0" w:color="auto"/>
                <w:bottom w:val="none" w:sz="0" w:space="0" w:color="auto"/>
                <w:right w:val="none" w:sz="0" w:space="0" w:color="auto"/>
              </w:divBdr>
            </w:div>
            <w:div w:id="934939919">
              <w:marLeft w:val="0"/>
              <w:marRight w:val="0"/>
              <w:marTop w:val="0"/>
              <w:marBottom w:val="0"/>
              <w:divBdr>
                <w:top w:val="none" w:sz="0" w:space="0" w:color="auto"/>
                <w:left w:val="none" w:sz="0" w:space="0" w:color="auto"/>
                <w:bottom w:val="none" w:sz="0" w:space="0" w:color="auto"/>
                <w:right w:val="none" w:sz="0" w:space="0" w:color="auto"/>
              </w:divBdr>
            </w:div>
            <w:div w:id="937056583">
              <w:marLeft w:val="0"/>
              <w:marRight w:val="0"/>
              <w:marTop w:val="0"/>
              <w:marBottom w:val="0"/>
              <w:divBdr>
                <w:top w:val="none" w:sz="0" w:space="0" w:color="auto"/>
                <w:left w:val="none" w:sz="0" w:space="0" w:color="auto"/>
                <w:bottom w:val="none" w:sz="0" w:space="0" w:color="auto"/>
                <w:right w:val="none" w:sz="0" w:space="0" w:color="auto"/>
              </w:divBdr>
            </w:div>
            <w:div w:id="937298394">
              <w:marLeft w:val="0"/>
              <w:marRight w:val="0"/>
              <w:marTop w:val="0"/>
              <w:marBottom w:val="0"/>
              <w:divBdr>
                <w:top w:val="none" w:sz="0" w:space="0" w:color="auto"/>
                <w:left w:val="none" w:sz="0" w:space="0" w:color="auto"/>
                <w:bottom w:val="none" w:sz="0" w:space="0" w:color="auto"/>
                <w:right w:val="none" w:sz="0" w:space="0" w:color="auto"/>
              </w:divBdr>
            </w:div>
            <w:div w:id="938835742">
              <w:marLeft w:val="0"/>
              <w:marRight w:val="0"/>
              <w:marTop w:val="0"/>
              <w:marBottom w:val="0"/>
              <w:divBdr>
                <w:top w:val="none" w:sz="0" w:space="0" w:color="auto"/>
                <w:left w:val="none" w:sz="0" w:space="0" w:color="auto"/>
                <w:bottom w:val="none" w:sz="0" w:space="0" w:color="auto"/>
                <w:right w:val="none" w:sz="0" w:space="0" w:color="auto"/>
              </w:divBdr>
            </w:div>
            <w:div w:id="939989171">
              <w:marLeft w:val="0"/>
              <w:marRight w:val="0"/>
              <w:marTop w:val="0"/>
              <w:marBottom w:val="0"/>
              <w:divBdr>
                <w:top w:val="none" w:sz="0" w:space="0" w:color="auto"/>
                <w:left w:val="none" w:sz="0" w:space="0" w:color="auto"/>
                <w:bottom w:val="none" w:sz="0" w:space="0" w:color="auto"/>
                <w:right w:val="none" w:sz="0" w:space="0" w:color="auto"/>
              </w:divBdr>
            </w:div>
            <w:div w:id="940337137">
              <w:marLeft w:val="0"/>
              <w:marRight w:val="0"/>
              <w:marTop w:val="0"/>
              <w:marBottom w:val="0"/>
              <w:divBdr>
                <w:top w:val="none" w:sz="0" w:space="0" w:color="auto"/>
                <w:left w:val="none" w:sz="0" w:space="0" w:color="auto"/>
                <w:bottom w:val="none" w:sz="0" w:space="0" w:color="auto"/>
                <w:right w:val="none" w:sz="0" w:space="0" w:color="auto"/>
              </w:divBdr>
            </w:div>
            <w:div w:id="941842017">
              <w:marLeft w:val="0"/>
              <w:marRight w:val="0"/>
              <w:marTop w:val="0"/>
              <w:marBottom w:val="0"/>
              <w:divBdr>
                <w:top w:val="none" w:sz="0" w:space="0" w:color="auto"/>
                <w:left w:val="none" w:sz="0" w:space="0" w:color="auto"/>
                <w:bottom w:val="none" w:sz="0" w:space="0" w:color="auto"/>
                <w:right w:val="none" w:sz="0" w:space="0" w:color="auto"/>
              </w:divBdr>
            </w:div>
            <w:div w:id="942608629">
              <w:marLeft w:val="0"/>
              <w:marRight w:val="0"/>
              <w:marTop w:val="0"/>
              <w:marBottom w:val="0"/>
              <w:divBdr>
                <w:top w:val="none" w:sz="0" w:space="0" w:color="auto"/>
                <w:left w:val="none" w:sz="0" w:space="0" w:color="auto"/>
                <w:bottom w:val="none" w:sz="0" w:space="0" w:color="auto"/>
                <w:right w:val="none" w:sz="0" w:space="0" w:color="auto"/>
              </w:divBdr>
            </w:div>
            <w:div w:id="943541595">
              <w:marLeft w:val="0"/>
              <w:marRight w:val="0"/>
              <w:marTop w:val="0"/>
              <w:marBottom w:val="0"/>
              <w:divBdr>
                <w:top w:val="none" w:sz="0" w:space="0" w:color="auto"/>
                <w:left w:val="none" w:sz="0" w:space="0" w:color="auto"/>
                <w:bottom w:val="none" w:sz="0" w:space="0" w:color="auto"/>
                <w:right w:val="none" w:sz="0" w:space="0" w:color="auto"/>
              </w:divBdr>
            </w:div>
            <w:div w:id="943685492">
              <w:marLeft w:val="0"/>
              <w:marRight w:val="0"/>
              <w:marTop w:val="0"/>
              <w:marBottom w:val="0"/>
              <w:divBdr>
                <w:top w:val="none" w:sz="0" w:space="0" w:color="auto"/>
                <w:left w:val="none" w:sz="0" w:space="0" w:color="auto"/>
                <w:bottom w:val="none" w:sz="0" w:space="0" w:color="auto"/>
                <w:right w:val="none" w:sz="0" w:space="0" w:color="auto"/>
              </w:divBdr>
            </w:div>
            <w:div w:id="944381812">
              <w:marLeft w:val="0"/>
              <w:marRight w:val="0"/>
              <w:marTop w:val="0"/>
              <w:marBottom w:val="0"/>
              <w:divBdr>
                <w:top w:val="none" w:sz="0" w:space="0" w:color="auto"/>
                <w:left w:val="none" w:sz="0" w:space="0" w:color="auto"/>
                <w:bottom w:val="none" w:sz="0" w:space="0" w:color="auto"/>
                <w:right w:val="none" w:sz="0" w:space="0" w:color="auto"/>
              </w:divBdr>
            </w:div>
            <w:div w:id="944724911">
              <w:marLeft w:val="0"/>
              <w:marRight w:val="0"/>
              <w:marTop w:val="0"/>
              <w:marBottom w:val="0"/>
              <w:divBdr>
                <w:top w:val="none" w:sz="0" w:space="0" w:color="auto"/>
                <w:left w:val="none" w:sz="0" w:space="0" w:color="auto"/>
                <w:bottom w:val="none" w:sz="0" w:space="0" w:color="auto"/>
                <w:right w:val="none" w:sz="0" w:space="0" w:color="auto"/>
              </w:divBdr>
            </w:div>
            <w:div w:id="945236802">
              <w:marLeft w:val="0"/>
              <w:marRight w:val="0"/>
              <w:marTop w:val="0"/>
              <w:marBottom w:val="0"/>
              <w:divBdr>
                <w:top w:val="none" w:sz="0" w:space="0" w:color="auto"/>
                <w:left w:val="none" w:sz="0" w:space="0" w:color="auto"/>
                <w:bottom w:val="none" w:sz="0" w:space="0" w:color="auto"/>
                <w:right w:val="none" w:sz="0" w:space="0" w:color="auto"/>
              </w:divBdr>
            </w:div>
            <w:div w:id="945697315">
              <w:marLeft w:val="0"/>
              <w:marRight w:val="0"/>
              <w:marTop w:val="0"/>
              <w:marBottom w:val="0"/>
              <w:divBdr>
                <w:top w:val="none" w:sz="0" w:space="0" w:color="auto"/>
                <w:left w:val="none" w:sz="0" w:space="0" w:color="auto"/>
                <w:bottom w:val="none" w:sz="0" w:space="0" w:color="auto"/>
                <w:right w:val="none" w:sz="0" w:space="0" w:color="auto"/>
              </w:divBdr>
            </w:div>
            <w:div w:id="947274400">
              <w:marLeft w:val="0"/>
              <w:marRight w:val="0"/>
              <w:marTop w:val="0"/>
              <w:marBottom w:val="0"/>
              <w:divBdr>
                <w:top w:val="none" w:sz="0" w:space="0" w:color="auto"/>
                <w:left w:val="none" w:sz="0" w:space="0" w:color="auto"/>
                <w:bottom w:val="none" w:sz="0" w:space="0" w:color="auto"/>
                <w:right w:val="none" w:sz="0" w:space="0" w:color="auto"/>
              </w:divBdr>
            </w:div>
            <w:div w:id="948781012">
              <w:marLeft w:val="0"/>
              <w:marRight w:val="0"/>
              <w:marTop w:val="0"/>
              <w:marBottom w:val="0"/>
              <w:divBdr>
                <w:top w:val="none" w:sz="0" w:space="0" w:color="auto"/>
                <w:left w:val="none" w:sz="0" w:space="0" w:color="auto"/>
                <w:bottom w:val="none" w:sz="0" w:space="0" w:color="auto"/>
                <w:right w:val="none" w:sz="0" w:space="0" w:color="auto"/>
              </w:divBdr>
            </w:div>
            <w:div w:id="952592155">
              <w:marLeft w:val="0"/>
              <w:marRight w:val="0"/>
              <w:marTop w:val="0"/>
              <w:marBottom w:val="0"/>
              <w:divBdr>
                <w:top w:val="none" w:sz="0" w:space="0" w:color="auto"/>
                <w:left w:val="none" w:sz="0" w:space="0" w:color="auto"/>
                <w:bottom w:val="none" w:sz="0" w:space="0" w:color="auto"/>
                <w:right w:val="none" w:sz="0" w:space="0" w:color="auto"/>
              </w:divBdr>
            </w:div>
            <w:div w:id="953170097">
              <w:marLeft w:val="0"/>
              <w:marRight w:val="0"/>
              <w:marTop w:val="0"/>
              <w:marBottom w:val="0"/>
              <w:divBdr>
                <w:top w:val="none" w:sz="0" w:space="0" w:color="auto"/>
                <w:left w:val="none" w:sz="0" w:space="0" w:color="auto"/>
                <w:bottom w:val="none" w:sz="0" w:space="0" w:color="auto"/>
                <w:right w:val="none" w:sz="0" w:space="0" w:color="auto"/>
              </w:divBdr>
            </w:div>
            <w:div w:id="953174321">
              <w:marLeft w:val="0"/>
              <w:marRight w:val="0"/>
              <w:marTop w:val="0"/>
              <w:marBottom w:val="0"/>
              <w:divBdr>
                <w:top w:val="none" w:sz="0" w:space="0" w:color="auto"/>
                <w:left w:val="none" w:sz="0" w:space="0" w:color="auto"/>
                <w:bottom w:val="none" w:sz="0" w:space="0" w:color="auto"/>
                <w:right w:val="none" w:sz="0" w:space="0" w:color="auto"/>
              </w:divBdr>
            </w:div>
            <w:div w:id="953436693">
              <w:marLeft w:val="0"/>
              <w:marRight w:val="0"/>
              <w:marTop w:val="0"/>
              <w:marBottom w:val="0"/>
              <w:divBdr>
                <w:top w:val="none" w:sz="0" w:space="0" w:color="auto"/>
                <w:left w:val="none" w:sz="0" w:space="0" w:color="auto"/>
                <w:bottom w:val="none" w:sz="0" w:space="0" w:color="auto"/>
                <w:right w:val="none" w:sz="0" w:space="0" w:color="auto"/>
              </w:divBdr>
            </w:div>
            <w:div w:id="953945735">
              <w:marLeft w:val="0"/>
              <w:marRight w:val="0"/>
              <w:marTop w:val="0"/>
              <w:marBottom w:val="0"/>
              <w:divBdr>
                <w:top w:val="none" w:sz="0" w:space="0" w:color="auto"/>
                <w:left w:val="none" w:sz="0" w:space="0" w:color="auto"/>
                <w:bottom w:val="none" w:sz="0" w:space="0" w:color="auto"/>
                <w:right w:val="none" w:sz="0" w:space="0" w:color="auto"/>
              </w:divBdr>
              <w:divsChild>
                <w:div w:id="788357455">
                  <w:marLeft w:val="0"/>
                  <w:marRight w:val="0"/>
                  <w:marTop w:val="0"/>
                  <w:marBottom w:val="0"/>
                  <w:divBdr>
                    <w:top w:val="none" w:sz="0" w:space="0" w:color="auto"/>
                    <w:left w:val="none" w:sz="0" w:space="0" w:color="auto"/>
                    <w:bottom w:val="none" w:sz="0" w:space="0" w:color="auto"/>
                    <w:right w:val="none" w:sz="0" w:space="0" w:color="auto"/>
                  </w:divBdr>
                </w:div>
                <w:div w:id="1115321730">
                  <w:marLeft w:val="0"/>
                  <w:marRight w:val="0"/>
                  <w:marTop w:val="0"/>
                  <w:marBottom w:val="0"/>
                  <w:divBdr>
                    <w:top w:val="none" w:sz="0" w:space="0" w:color="auto"/>
                    <w:left w:val="none" w:sz="0" w:space="0" w:color="auto"/>
                    <w:bottom w:val="none" w:sz="0" w:space="0" w:color="auto"/>
                    <w:right w:val="none" w:sz="0" w:space="0" w:color="auto"/>
                  </w:divBdr>
                </w:div>
              </w:divsChild>
            </w:div>
            <w:div w:id="954681310">
              <w:marLeft w:val="0"/>
              <w:marRight w:val="0"/>
              <w:marTop w:val="0"/>
              <w:marBottom w:val="0"/>
              <w:divBdr>
                <w:top w:val="none" w:sz="0" w:space="0" w:color="auto"/>
                <w:left w:val="none" w:sz="0" w:space="0" w:color="auto"/>
                <w:bottom w:val="none" w:sz="0" w:space="0" w:color="auto"/>
                <w:right w:val="none" w:sz="0" w:space="0" w:color="auto"/>
              </w:divBdr>
            </w:div>
            <w:div w:id="955986104">
              <w:marLeft w:val="0"/>
              <w:marRight w:val="0"/>
              <w:marTop w:val="0"/>
              <w:marBottom w:val="0"/>
              <w:divBdr>
                <w:top w:val="none" w:sz="0" w:space="0" w:color="auto"/>
                <w:left w:val="none" w:sz="0" w:space="0" w:color="auto"/>
                <w:bottom w:val="none" w:sz="0" w:space="0" w:color="auto"/>
                <w:right w:val="none" w:sz="0" w:space="0" w:color="auto"/>
              </w:divBdr>
            </w:div>
            <w:div w:id="956764142">
              <w:marLeft w:val="0"/>
              <w:marRight w:val="0"/>
              <w:marTop w:val="0"/>
              <w:marBottom w:val="0"/>
              <w:divBdr>
                <w:top w:val="none" w:sz="0" w:space="0" w:color="auto"/>
                <w:left w:val="none" w:sz="0" w:space="0" w:color="auto"/>
                <w:bottom w:val="none" w:sz="0" w:space="0" w:color="auto"/>
                <w:right w:val="none" w:sz="0" w:space="0" w:color="auto"/>
              </w:divBdr>
            </w:div>
            <w:div w:id="956792487">
              <w:marLeft w:val="0"/>
              <w:marRight w:val="0"/>
              <w:marTop w:val="0"/>
              <w:marBottom w:val="0"/>
              <w:divBdr>
                <w:top w:val="none" w:sz="0" w:space="0" w:color="auto"/>
                <w:left w:val="none" w:sz="0" w:space="0" w:color="auto"/>
                <w:bottom w:val="none" w:sz="0" w:space="0" w:color="auto"/>
                <w:right w:val="none" w:sz="0" w:space="0" w:color="auto"/>
              </w:divBdr>
            </w:div>
            <w:div w:id="959146860">
              <w:marLeft w:val="0"/>
              <w:marRight w:val="0"/>
              <w:marTop w:val="0"/>
              <w:marBottom w:val="0"/>
              <w:divBdr>
                <w:top w:val="none" w:sz="0" w:space="0" w:color="auto"/>
                <w:left w:val="none" w:sz="0" w:space="0" w:color="auto"/>
                <w:bottom w:val="none" w:sz="0" w:space="0" w:color="auto"/>
                <w:right w:val="none" w:sz="0" w:space="0" w:color="auto"/>
              </w:divBdr>
            </w:div>
            <w:div w:id="959993095">
              <w:marLeft w:val="0"/>
              <w:marRight w:val="0"/>
              <w:marTop w:val="0"/>
              <w:marBottom w:val="0"/>
              <w:divBdr>
                <w:top w:val="none" w:sz="0" w:space="0" w:color="auto"/>
                <w:left w:val="none" w:sz="0" w:space="0" w:color="auto"/>
                <w:bottom w:val="none" w:sz="0" w:space="0" w:color="auto"/>
                <w:right w:val="none" w:sz="0" w:space="0" w:color="auto"/>
              </w:divBdr>
            </w:div>
            <w:div w:id="961688584">
              <w:marLeft w:val="0"/>
              <w:marRight w:val="0"/>
              <w:marTop w:val="0"/>
              <w:marBottom w:val="0"/>
              <w:divBdr>
                <w:top w:val="none" w:sz="0" w:space="0" w:color="auto"/>
                <w:left w:val="none" w:sz="0" w:space="0" w:color="auto"/>
                <w:bottom w:val="none" w:sz="0" w:space="0" w:color="auto"/>
                <w:right w:val="none" w:sz="0" w:space="0" w:color="auto"/>
              </w:divBdr>
            </w:div>
            <w:div w:id="961881920">
              <w:marLeft w:val="0"/>
              <w:marRight w:val="0"/>
              <w:marTop w:val="0"/>
              <w:marBottom w:val="0"/>
              <w:divBdr>
                <w:top w:val="none" w:sz="0" w:space="0" w:color="auto"/>
                <w:left w:val="none" w:sz="0" w:space="0" w:color="auto"/>
                <w:bottom w:val="none" w:sz="0" w:space="0" w:color="auto"/>
                <w:right w:val="none" w:sz="0" w:space="0" w:color="auto"/>
              </w:divBdr>
            </w:div>
            <w:div w:id="962007123">
              <w:marLeft w:val="0"/>
              <w:marRight w:val="0"/>
              <w:marTop w:val="0"/>
              <w:marBottom w:val="0"/>
              <w:divBdr>
                <w:top w:val="none" w:sz="0" w:space="0" w:color="auto"/>
                <w:left w:val="none" w:sz="0" w:space="0" w:color="auto"/>
                <w:bottom w:val="none" w:sz="0" w:space="0" w:color="auto"/>
                <w:right w:val="none" w:sz="0" w:space="0" w:color="auto"/>
              </w:divBdr>
            </w:div>
            <w:div w:id="962150011">
              <w:marLeft w:val="0"/>
              <w:marRight w:val="0"/>
              <w:marTop w:val="0"/>
              <w:marBottom w:val="0"/>
              <w:divBdr>
                <w:top w:val="none" w:sz="0" w:space="0" w:color="auto"/>
                <w:left w:val="none" w:sz="0" w:space="0" w:color="auto"/>
                <w:bottom w:val="none" w:sz="0" w:space="0" w:color="auto"/>
                <w:right w:val="none" w:sz="0" w:space="0" w:color="auto"/>
              </w:divBdr>
            </w:div>
            <w:div w:id="962153948">
              <w:marLeft w:val="0"/>
              <w:marRight w:val="0"/>
              <w:marTop w:val="0"/>
              <w:marBottom w:val="0"/>
              <w:divBdr>
                <w:top w:val="none" w:sz="0" w:space="0" w:color="auto"/>
                <w:left w:val="none" w:sz="0" w:space="0" w:color="auto"/>
                <w:bottom w:val="none" w:sz="0" w:space="0" w:color="auto"/>
                <w:right w:val="none" w:sz="0" w:space="0" w:color="auto"/>
              </w:divBdr>
            </w:div>
            <w:div w:id="962157504">
              <w:marLeft w:val="0"/>
              <w:marRight w:val="0"/>
              <w:marTop w:val="0"/>
              <w:marBottom w:val="0"/>
              <w:divBdr>
                <w:top w:val="none" w:sz="0" w:space="0" w:color="auto"/>
                <w:left w:val="none" w:sz="0" w:space="0" w:color="auto"/>
                <w:bottom w:val="none" w:sz="0" w:space="0" w:color="auto"/>
                <w:right w:val="none" w:sz="0" w:space="0" w:color="auto"/>
              </w:divBdr>
            </w:div>
            <w:div w:id="962732382">
              <w:marLeft w:val="0"/>
              <w:marRight w:val="0"/>
              <w:marTop w:val="0"/>
              <w:marBottom w:val="0"/>
              <w:divBdr>
                <w:top w:val="none" w:sz="0" w:space="0" w:color="auto"/>
                <w:left w:val="none" w:sz="0" w:space="0" w:color="auto"/>
                <w:bottom w:val="none" w:sz="0" w:space="0" w:color="auto"/>
                <w:right w:val="none" w:sz="0" w:space="0" w:color="auto"/>
              </w:divBdr>
            </w:div>
            <w:div w:id="964312419">
              <w:marLeft w:val="0"/>
              <w:marRight w:val="0"/>
              <w:marTop w:val="0"/>
              <w:marBottom w:val="0"/>
              <w:divBdr>
                <w:top w:val="none" w:sz="0" w:space="0" w:color="auto"/>
                <w:left w:val="none" w:sz="0" w:space="0" w:color="auto"/>
                <w:bottom w:val="none" w:sz="0" w:space="0" w:color="auto"/>
                <w:right w:val="none" w:sz="0" w:space="0" w:color="auto"/>
              </w:divBdr>
            </w:div>
            <w:div w:id="964458279">
              <w:marLeft w:val="0"/>
              <w:marRight w:val="0"/>
              <w:marTop w:val="0"/>
              <w:marBottom w:val="0"/>
              <w:divBdr>
                <w:top w:val="none" w:sz="0" w:space="0" w:color="auto"/>
                <w:left w:val="none" w:sz="0" w:space="0" w:color="auto"/>
                <w:bottom w:val="none" w:sz="0" w:space="0" w:color="auto"/>
                <w:right w:val="none" w:sz="0" w:space="0" w:color="auto"/>
              </w:divBdr>
            </w:div>
            <w:div w:id="964969910">
              <w:marLeft w:val="0"/>
              <w:marRight w:val="0"/>
              <w:marTop w:val="0"/>
              <w:marBottom w:val="0"/>
              <w:divBdr>
                <w:top w:val="none" w:sz="0" w:space="0" w:color="auto"/>
                <w:left w:val="none" w:sz="0" w:space="0" w:color="auto"/>
                <w:bottom w:val="none" w:sz="0" w:space="0" w:color="auto"/>
                <w:right w:val="none" w:sz="0" w:space="0" w:color="auto"/>
              </w:divBdr>
            </w:div>
            <w:div w:id="965357174">
              <w:marLeft w:val="0"/>
              <w:marRight w:val="0"/>
              <w:marTop w:val="0"/>
              <w:marBottom w:val="0"/>
              <w:divBdr>
                <w:top w:val="none" w:sz="0" w:space="0" w:color="auto"/>
                <w:left w:val="none" w:sz="0" w:space="0" w:color="auto"/>
                <w:bottom w:val="none" w:sz="0" w:space="0" w:color="auto"/>
                <w:right w:val="none" w:sz="0" w:space="0" w:color="auto"/>
              </w:divBdr>
            </w:div>
            <w:div w:id="965742129">
              <w:marLeft w:val="0"/>
              <w:marRight w:val="0"/>
              <w:marTop w:val="0"/>
              <w:marBottom w:val="0"/>
              <w:divBdr>
                <w:top w:val="none" w:sz="0" w:space="0" w:color="auto"/>
                <w:left w:val="none" w:sz="0" w:space="0" w:color="auto"/>
                <w:bottom w:val="none" w:sz="0" w:space="0" w:color="auto"/>
                <w:right w:val="none" w:sz="0" w:space="0" w:color="auto"/>
              </w:divBdr>
            </w:div>
            <w:div w:id="965937492">
              <w:marLeft w:val="0"/>
              <w:marRight w:val="0"/>
              <w:marTop w:val="0"/>
              <w:marBottom w:val="0"/>
              <w:divBdr>
                <w:top w:val="none" w:sz="0" w:space="0" w:color="auto"/>
                <w:left w:val="none" w:sz="0" w:space="0" w:color="auto"/>
                <w:bottom w:val="none" w:sz="0" w:space="0" w:color="auto"/>
                <w:right w:val="none" w:sz="0" w:space="0" w:color="auto"/>
              </w:divBdr>
            </w:div>
            <w:div w:id="966281697">
              <w:marLeft w:val="0"/>
              <w:marRight w:val="0"/>
              <w:marTop w:val="0"/>
              <w:marBottom w:val="0"/>
              <w:divBdr>
                <w:top w:val="none" w:sz="0" w:space="0" w:color="auto"/>
                <w:left w:val="none" w:sz="0" w:space="0" w:color="auto"/>
                <w:bottom w:val="none" w:sz="0" w:space="0" w:color="auto"/>
                <w:right w:val="none" w:sz="0" w:space="0" w:color="auto"/>
              </w:divBdr>
            </w:div>
            <w:div w:id="969284178">
              <w:marLeft w:val="0"/>
              <w:marRight w:val="0"/>
              <w:marTop w:val="0"/>
              <w:marBottom w:val="0"/>
              <w:divBdr>
                <w:top w:val="none" w:sz="0" w:space="0" w:color="auto"/>
                <w:left w:val="none" w:sz="0" w:space="0" w:color="auto"/>
                <w:bottom w:val="none" w:sz="0" w:space="0" w:color="auto"/>
                <w:right w:val="none" w:sz="0" w:space="0" w:color="auto"/>
              </w:divBdr>
            </w:div>
            <w:div w:id="969439851">
              <w:marLeft w:val="0"/>
              <w:marRight w:val="0"/>
              <w:marTop w:val="0"/>
              <w:marBottom w:val="0"/>
              <w:divBdr>
                <w:top w:val="none" w:sz="0" w:space="0" w:color="auto"/>
                <w:left w:val="none" w:sz="0" w:space="0" w:color="auto"/>
                <w:bottom w:val="none" w:sz="0" w:space="0" w:color="auto"/>
                <w:right w:val="none" w:sz="0" w:space="0" w:color="auto"/>
              </w:divBdr>
            </w:div>
            <w:div w:id="970476178">
              <w:marLeft w:val="0"/>
              <w:marRight w:val="0"/>
              <w:marTop w:val="0"/>
              <w:marBottom w:val="0"/>
              <w:divBdr>
                <w:top w:val="none" w:sz="0" w:space="0" w:color="auto"/>
                <w:left w:val="none" w:sz="0" w:space="0" w:color="auto"/>
                <w:bottom w:val="none" w:sz="0" w:space="0" w:color="auto"/>
                <w:right w:val="none" w:sz="0" w:space="0" w:color="auto"/>
              </w:divBdr>
            </w:div>
            <w:div w:id="971909236">
              <w:marLeft w:val="0"/>
              <w:marRight w:val="0"/>
              <w:marTop w:val="0"/>
              <w:marBottom w:val="0"/>
              <w:divBdr>
                <w:top w:val="none" w:sz="0" w:space="0" w:color="auto"/>
                <w:left w:val="none" w:sz="0" w:space="0" w:color="auto"/>
                <w:bottom w:val="none" w:sz="0" w:space="0" w:color="auto"/>
                <w:right w:val="none" w:sz="0" w:space="0" w:color="auto"/>
              </w:divBdr>
            </w:div>
            <w:div w:id="972102836">
              <w:marLeft w:val="0"/>
              <w:marRight w:val="0"/>
              <w:marTop w:val="0"/>
              <w:marBottom w:val="0"/>
              <w:divBdr>
                <w:top w:val="none" w:sz="0" w:space="0" w:color="auto"/>
                <w:left w:val="none" w:sz="0" w:space="0" w:color="auto"/>
                <w:bottom w:val="none" w:sz="0" w:space="0" w:color="auto"/>
                <w:right w:val="none" w:sz="0" w:space="0" w:color="auto"/>
              </w:divBdr>
            </w:div>
            <w:div w:id="972170925">
              <w:marLeft w:val="0"/>
              <w:marRight w:val="0"/>
              <w:marTop w:val="0"/>
              <w:marBottom w:val="0"/>
              <w:divBdr>
                <w:top w:val="none" w:sz="0" w:space="0" w:color="auto"/>
                <w:left w:val="none" w:sz="0" w:space="0" w:color="auto"/>
                <w:bottom w:val="none" w:sz="0" w:space="0" w:color="auto"/>
                <w:right w:val="none" w:sz="0" w:space="0" w:color="auto"/>
              </w:divBdr>
            </w:div>
            <w:div w:id="973216200">
              <w:marLeft w:val="0"/>
              <w:marRight w:val="0"/>
              <w:marTop w:val="0"/>
              <w:marBottom w:val="0"/>
              <w:divBdr>
                <w:top w:val="none" w:sz="0" w:space="0" w:color="auto"/>
                <w:left w:val="none" w:sz="0" w:space="0" w:color="auto"/>
                <w:bottom w:val="none" w:sz="0" w:space="0" w:color="auto"/>
                <w:right w:val="none" w:sz="0" w:space="0" w:color="auto"/>
              </w:divBdr>
            </w:div>
            <w:div w:id="973410848">
              <w:marLeft w:val="0"/>
              <w:marRight w:val="0"/>
              <w:marTop w:val="0"/>
              <w:marBottom w:val="0"/>
              <w:divBdr>
                <w:top w:val="none" w:sz="0" w:space="0" w:color="auto"/>
                <w:left w:val="none" w:sz="0" w:space="0" w:color="auto"/>
                <w:bottom w:val="none" w:sz="0" w:space="0" w:color="auto"/>
                <w:right w:val="none" w:sz="0" w:space="0" w:color="auto"/>
              </w:divBdr>
            </w:div>
            <w:div w:id="974137160">
              <w:marLeft w:val="0"/>
              <w:marRight w:val="0"/>
              <w:marTop w:val="0"/>
              <w:marBottom w:val="0"/>
              <w:divBdr>
                <w:top w:val="none" w:sz="0" w:space="0" w:color="auto"/>
                <w:left w:val="none" w:sz="0" w:space="0" w:color="auto"/>
                <w:bottom w:val="none" w:sz="0" w:space="0" w:color="auto"/>
                <w:right w:val="none" w:sz="0" w:space="0" w:color="auto"/>
              </w:divBdr>
            </w:div>
            <w:div w:id="974456886">
              <w:marLeft w:val="0"/>
              <w:marRight w:val="0"/>
              <w:marTop w:val="0"/>
              <w:marBottom w:val="0"/>
              <w:divBdr>
                <w:top w:val="none" w:sz="0" w:space="0" w:color="auto"/>
                <w:left w:val="none" w:sz="0" w:space="0" w:color="auto"/>
                <w:bottom w:val="none" w:sz="0" w:space="0" w:color="auto"/>
                <w:right w:val="none" w:sz="0" w:space="0" w:color="auto"/>
              </w:divBdr>
            </w:div>
            <w:div w:id="976567574">
              <w:marLeft w:val="0"/>
              <w:marRight w:val="0"/>
              <w:marTop w:val="0"/>
              <w:marBottom w:val="0"/>
              <w:divBdr>
                <w:top w:val="none" w:sz="0" w:space="0" w:color="auto"/>
                <w:left w:val="none" w:sz="0" w:space="0" w:color="auto"/>
                <w:bottom w:val="none" w:sz="0" w:space="0" w:color="auto"/>
                <w:right w:val="none" w:sz="0" w:space="0" w:color="auto"/>
              </w:divBdr>
            </w:div>
            <w:div w:id="977606627">
              <w:marLeft w:val="0"/>
              <w:marRight w:val="0"/>
              <w:marTop w:val="0"/>
              <w:marBottom w:val="0"/>
              <w:divBdr>
                <w:top w:val="none" w:sz="0" w:space="0" w:color="auto"/>
                <w:left w:val="none" w:sz="0" w:space="0" w:color="auto"/>
                <w:bottom w:val="none" w:sz="0" w:space="0" w:color="auto"/>
                <w:right w:val="none" w:sz="0" w:space="0" w:color="auto"/>
              </w:divBdr>
            </w:div>
            <w:div w:id="977687595">
              <w:marLeft w:val="0"/>
              <w:marRight w:val="0"/>
              <w:marTop w:val="0"/>
              <w:marBottom w:val="0"/>
              <w:divBdr>
                <w:top w:val="none" w:sz="0" w:space="0" w:color="auto"/>
                <w:left w:val="none" w:sz="0" w:space="0" w:color="auto"/>
                <w:bottom w:val="none" w:sz="0" w:space="0" w:color="auto"/>
                <w:right w:val="none" w:sz="0" w:space="0" w:color="auto"/>
              </w:divBdr>
            </w:div>
            <w:div w:id="977801309">
              <w:marLeft w:val="0"/>
              <w:marRight w:val="0"/>
              <w:marTop w:val="0"/>
              <w:marBottom w:val="0"/>
              <w:divBdr>
                <w:top w:val="none" w:sz="0" w:space="0" w:color="auto"/>
                <w:left w:val="none" w:sz="0" w:space="0" w:color="auto"/>
                <w:bottom w:val="none" w:sz="0" w:space="0" w:color="auto"/>
                <w:right w:val="none" w:sz="0" w:space="0" w:color="auto"/>
              </w:divBdr>
            </w:div>
            <w:div w:id="978921010">
              <w:marLeft w:val="0"/>
              <w:marRight w:val="0"/>
              <w:marTop w:val="0"/>
              <w:marBottom w:val="0"/>
              <w:divBdr>
                <w:top w:val="none" w:sz="0" w:space="0" w:color="auto"/>
                <w:left w:val="none" w:sz="0" w:space="0" w:color="auto"/>
                <w:bottom w:val="none" w:sz="0" w:space="0" w:color="auto"/>
                <w:right w:val="none" w:sz="0" w:space="0" w:color="auto"/>
              </w:divBdr>
            </w:div>
            <w:div w:id="978993333">
              <w:marLeft w:val="0"/>
              <w:marRight w:val="0"/>
              <w:marTop w:val="0"/>
              <w:marBottom w:val="0"/>
              <w:divBdr>
                <w:top w:val="none" w:sz="0" w:space="0" w:color="auto"/>
                <w:left w:val="none" w:sz="0" w:space="0" w:color="auto"/>
                <w:bottom w:val="none" w:sz="0" w:space="0" w:color="auto"/>
                <w:right w:val="none" w:sz="0" w:space="0" w:color="auto"/>
              </w:divBdr>
            </w:div>
            <w:div w:id="980159982">
              <w:marLeft w:val="0"/>
              <w:marRight w:val="0"/>
              <w:marTop w:val="0"/>
              <w:marBottom w:val="0"/>
              <w:divBdr>
                <w:top w:val="none" w:sz="0" w:space="0" w:color="auto"/>
                <w:left w:val="none" w:sz="0" w:space="0" w:color="auto"/>
                <w:bottom w:val="none" w:sz="0" w:space="0" w:color="auto"/>
                <w:right w:val="none" w:sz="0" w:space="0" w:color="auto"/>
              </w:divBdr>
            </w:div>
            <w:div w:id="981470826">
              <w:marLeft w:val="0"/>
              <w:marRight w:val="0"/>
              <w:marTop w:val="0"/>
              <w:marBottom w:val="0"/>
              <w:divBdr>
                <w:top w:val="none" w:sz="0" w:space="0" w:color="auto"/>
                <w:left w:val="none" w:sz="0" w:space="0" w:color="auto"/>
                <w:bottom w:val="none" w:sz="0" w:space="0" w:color="auto"/>
                <w:right w:val="none" w:sz="0" w:space="0" w:color="auto"/>
              </w:divBdr>
            </w:div>
            <w:div w:id="981806741">
              <w:marLeft w:val="0"/>
              <w:marRight w:val="0"/>
              <w:marTop w:val="0"/>
              <w:marBottom w:val="0"/>
              <w:divBdr>
                <w:top w:val="none" w:sz="0" w:space="0" w:color="auto"/>
                <w:left w:val="none" w:sz="0" w:space="0" w:color="auto"/>
                <w:bottom w:val="none" w:sz="0" w:space="0" w:color="auto"/>
                <w:right w:val="none" w:sz="0" w:space="0" w:color="auto"/>
              </w:divBdr>
            </w:div>
            <w:div w:id="981882856">
              <w:marLeft w:val="0"/>
              <w:marRight w:val="0"/>
              <w:marTop w:val="0"/>
              <w:marBottom w:val="0"/>
              <w:divBdr>
                <w:top w:val="none" w:sz="0" w:space="0" w:color="auto"/>
                <w:left w:val="none" w:sz="0" w:space="0" w:color="auto"/>
                <w:bottom w:val="none" w:sz="0" w:space="0" w:color="auto"/>
                <w:right w:val="none" w:sz="0" w:space="0" w:color="auto"/>
              </w:divBdr>
            </w:div>
            <w:div w:id="982005254">
              <w:marLeft w:val="0"/>
              <w:marRight w:val="0"/>
              <w:marTop w:val="0"/>
              <w:marBottom w:val="0"/>
              <w:divBdr>
                <w:top w:val="none" w:sz="0" w:space="0" w:color="auto"/>
                <w:left w:val="none" w:sz="0" w:space="0" w:color="auto"/>
                <w:bottom w:val="none" w:sz="0" w:space="0" w:color="auto"/>
                <w:right w:val="none" w:sz="0" w:space="0" w:color="auto"/>
              </w:divBdr>
            </w:div>
            <w:div w:id="984242440">
              <w:marLeft w:val="0"/>
              <w:marRight w:val="0"/>
              <w:marTop w:val="0"/>
              <w:marBottom w:val="0"/>
              <w:divBdr>
                <w:top w:val="none" w:sz="0" w:space="0" w:color="auto"/>
                <w:left w:val="none" w:sz="0" w:space="0" w:color="auto"/>
                <w:bottom w:val="none" w:sz="0" w:space="0" w:color="auto"/>
                <w:right w:val="none" w:sz="0" w:space="0" w:color="auto"/>
              </w:divBdr>
            </w:div>
            <w:div w:id="984311674">
              <w:marLeft w:val="0"/>
              <w:marRight w:val="0"/>
              <w:marTop w:val="0"/>
              <w:marBottom w:val="0"/>
              <w:divBdr>
                <w:top w:val="none" w:sz="0" w:space="0" w:color="auto"/>
                <w:left w:val="none" w:sz="0" w:space="0" w:color="auto"/>
                <w:bottom w:val="none" w:sz="0" w:space="0" w:color="auto"/>
                <w:right w:val="none" w:sz="0" w:space="0" w:color="auto"/>
              </w:divBdr>
            </w:div>
            <w:div w:id="988022532">
              <w:marLeft w:val="0"/>
              <w:marRight w:val="0"/>
              <w:marTop w:val="0"/>
              <w:marBottom w:val="0"/>
              <w:divBdr>
                <w:top w:val="none" w:sz="0" w:space="0" w:color="auto"/>
                <w:left w:val="none" w:sz="0" w:space="0" w:color="auto"/>
                <w:bottom w:val="none" w:sz="0" w:space="0" w:color="auto"/>
                <w:right w:val="none" w:sz="0" w:space="0" w:color="auto"/>
              </w:divBdr>
            </w:div>
            <w:div w:id="988947419">
              <w:marLeft w:val="0"/>
              <w:marRight w:val="0"/>
              <w:marTop w:val="0"/>
              <w:marBottom w:val="0"/>
              <w:divBdr>
                <w:top w:val="none" w:sz="0" w:space="0" w:color="auto"/>
                <w:left w:val="none" w:sz="0" w:space="0" w:color="auto"/>
                <w:bottom w:val="none" w:sz="0" w:space="0" w:color="auto"/>
                <w:right w:val="none" w:sz="0" w:space="0" w:color="auto"/>
              </w:divBdr>
            </w:div>
            <w:div w:id="989747785">
              <w:marLeft w:val="0"/>
              <w:marRight w:val="0"/>
              <w:marTop w:val="0"/>
              <w:marBottom w:val="0"/>
              <w:divBdr>
                <w:top w:val="none" w:sz="0" w:space="0" w:color="auto"/>
                <w:left w:val="none" w:sz="0" w:space="0" w:color="auto"/>
                <w:bottom w:val="none" w:sz="0" w:space="0" w:color="auto"/>
                <w:right w:val="none" w:sz="0" w:space="0" w:color="auto"/>
              </w:divBdr>
            </w:div>
            <w:div w:id="990056846">
              <w:marLeft w:val="0"/>
              <w:marRight w:val="0"/>
              <w:marTop w:val="0"/>
              <w:marBottom w:val="0"/>
              <w:divBdr>
                <w:top w:val="none" w:sz="0" w:space="0" w:color="auto"/>
                <w:left w:val="none" w:sz="0" w:space="0" w:color="auto"/>
                <w:bottom w:val="none" w:sz="0" w:space="0" w:color="auto"/>
                <w:right w:val="none" w:sz="0" w:space="0" w:color="auto"/>
              </w:divBdr>
            </w:div>
            <w:div w:id="991056440">
              <w:marLeft w:val="0"/>
              <w:marRight w:val="0"/>
              <w:marTop w:val="0"/>
              <w:marBottom w:val="0"/>
              <w:divBdr>
                <w:top w:val="none" w:sz="0" w:space="0" w:color="auto"/>
                <w:left w:val="none" w:sz="0" w:space="0" w:color="auto"/>
                <w:bottom w:val="none" w:sz="0" w:space="0" w:color="auto"/>
                <w:right w:val="none" w:sz="0" w:space="0" w:color="auto"/>
              </w:divBdr>
            </w:div>
            <w:div w:id="994449900">
              <w:marLeft w:val="0"/>
              <w:marRight w:val="0"/>
              <w:marTop w:val="0"/>
              <w:marBottom w:val="0"/>
              <w:divBdr>
                <w:top w:val="none" w:sz="0" w:space="0" w:color="auto"/>
                <w:left w:val="none" w:sz="0" w:space="0" w:color="auto"/>
                <w:bottom w:val="none" w:sz="0" w:space="0" w:color="auto"/>
                <w:right w:val="none" w:sz="0" w:space="0" w:color="auto"/>
              </w:divBdr>
            </w:div>
            <w:div w:id="994837194">
              <w:marLeft w:val="0"/>
              <w:marRight w:val="0"/>
              <w:marTop w:val="0"/>
              <w:marBottom w:val="0"/>
              <w:divBdr>
                <w:top w:val="none" w:sz="0" w:space="0" w:color="auto"/>
                <w:left w:val="none" w:sz="0" w:space="0" w:color="auto"/>
                <w:bottom w:val="none" w:sz="0" w:space="0" w:color="auto"/>
                <w:right w:val="none" w:sz="0" w:space="0" w:color="auto"/>
              </w:divBdr>
            </w:div>
            <w:div w:id="995449882">
              <w:marLeft w:val="0"/>
              <w:marRight w:val="0"/>
              <w:marTop w:val="0"/>
              <w:marBottom w:val="0"/>
              <w:divBdr>
                <w:top w:val="none" w:sz="0" w:space="0" w:color="auto"/>
                <w:left w:val="none" w:sz="0" w:space="0" w:color="auto"/>
                <w:bottom w:val="none" w:sz="0" w:space="0" w:color="auto"/>
                <w:right w:val="none" w:sz="0" w:space="0" w:color="auto"/>
              </w:divBdr>
            </w:div>
            <w:div w:id="996032232">
              <w:marLeft w:val="0"/>
              <w:marRight w:val="0"/>
              <w:marTop w:val="0"/>
              <w:marBottom w:val="0"/>
              <w:divBdr>
                <w:top w:val="none" w:sz="0" w:space="0" w:color="auto"/>
                <w:left w:val="none" w:sz="0" w:space="0" w:color="auto"/>
                <w:bottom w:val="none" w:sz="0" w:space="0" w:color="auto"/>
                <w:right w:val="none" w:sz="0" w:space="0" w:color="auto"/>
              </w:divBdr>
            </w:div>
            <w:div w:id="997852165">
              <w:marLeft w:val="0"/>
              <w:marRight w:val="0"/>
              <w:marTop w:val="0"/>
              <w:marBottom w:val="0"/>
              <w:divBdr>
                <w:top w:val="none" w:sz="0" w:space="0" w:color="auto"/>
                <w:left w:val="none" w:sz="0" w:space="0" w:color="auto"/>
                <w:bottom w:val="none" w:sz="0" w:space="0" w:color="auto"/>
                <w:right w:val="none" w:sz="0" w:space="0" w:color="auto"/>
              </w:divBdr>
            </w:div>
            <w:div w:id="999969696">
              <w:marLeft w:val="0"/>
              <w:marRight w:val="0"/>
              <w:marTop w:val="0"/>
              <w:marBottom w:val="0"/>
              <w:divBdr>
                <w:top w:val="none" w:sz="0" w:space="0" w:color="auto"/>
                <w:left w:val="none" w:sz="0" w:space="0" w:color="auto"/>
                <w:bottom w:val="none" w:sz="0" w:space="0" w:color="auto"/>
                <w:right w:val="none" w:sz="0" w:space="0" w:color="auto"/>
              </w:divBdr>
            </w:div>
            <w:div w:id="1000233244">
              <w:marLeft w:val="0"/>
              <w:marRight w:val="0"/>
              <w:marTop w:val="0"/>
              <w:marBottom w:val="0"/>
              <w:divBdr>
                <w:top w:val="none" w:sz="0" w:space="0" w:color="auto"/>
                <w:left w:val="none" w:sz="0" w:space="0" w:color="auto"/>
                <w:bottom w:val="none" w:sz="0" w:space="0" w:color="auto"/>
                <w:right w:val="none" w:sz="0" w:space="0" w:color="auto"/>
              </w:divBdr>
            </w:div>
            <w:div w:id="1000741100">
              <w:marLeft w:val="0"/>
              <w:marRight w:val="0"/>
              <w:marTop w:val="0"/>
              <w:marBottom w:val="0"/>
              <w:divBdr>
                <w:top w:val="none" w:sz="0" w:space="0" w:color="auto"/>
                <w:left w:val="none" w:sz="0" w:space="0" w:color="auto"/>
                <w:bottom w:val="none" w:sz="0" w:space="0" w:color="auto"/>
                <w:right w:val="none" w:sz="0" w:space="0" w:color="auto"/>
              </w:divBdr>
            </w:div>
            <w:div w:id="1001472081">
              <w:marLeft w:val="0"/>
              <w:marRight w:val="0"/>
              <w:marTop w:val="0"/>
              <w:marBottom w:val="0"/>
              <w:divBdr>
                <w:top w:val="none" w:sz="0" w:space="0" w:color="auto"/>
                <w:left w:val="none" w:sz="0" w:space="0" w:color="auto"/>
                <w:bottom w:val="none" w:sz="0" w:space="0" w:color="auto"/>
                <w:right w:val="none" w:sz="0" w:space="0" w:color="auto"/>
              </w:divBdr>
            </w:div>
            <w:div w:id="1001809972">
              <w:marLeft w:val="0"/>
              <w:marRight w:val="0"/>
              <w:marTop w:val="0"/>
              <w:marBottom w:val="0"/>
              <w:divBdr>
                <w:top w:val="none" w:sz="0" w:space="0" w:color="auto"/>
                <w:left w:val="none" w:sz="0" w:space="0" w:color="auto"/>
                <w:bottom w:val="none" w:sz="0" w:space="0" w:color="auto"/>
                <w:right w:val="none" w:sz="0" w:space="0" w:color="auto"/>
              </w:divBdr>
            </w:div>
            <w:div w:id="1002584176">
              <w:marLeft w:val="0"/>
              <w:marRight w:val="0"/>
              <w:marTop w:val="0"/>
              <w:marBottom w:val="0"/>
              <w:divBdr>
                <w:top w:val="none" w:sz="0" w:space="0" w:color="auto"/>
                <w:left w:val="none" w:sz="0" w:space="0" w:color="auto"/>
                <w:bottom w:val="none" w:sz="0" w:space="0" w:color="auto"/>
                <w:right w:val="none" w:sz="0" w:space="0" w:color="auto"/>
              </w:divBdr>
            </w:div>
            <w:div w:id="1005400691">
              <w:marLeft w:val="0"/>
              <w:marRight w:val="0"/>
              <w:marTop w:val="0"/>
              <w:marBottom w:val="0"/>
              <w:divBdr>
                <w:top w:val="none" w:sz="0" w:space="0" w:color="auto"/>
                <w:left w:val="none" w:sz="0" w:space="0" w:color="auto"/>
                <w:bottom w:val="none" w:sz="0" w:space="0" w:color="auto"/>
                <w:right w:val="none" w:sz="0" w:space="0" w:color="auto"/>
              </w:divBdr>
            </w:div>
            <w:div w:id="1006205134">
              <w:marLeft w:val="0"/>
              <w:marRight w:val="0"/>
              <w:marTop w:val="0"/>
              <w:marBottom w:val="0"/>
              <w:divBdr>
                <w:top w:val="none" w:sz="0" w:space="0" w:color="auto"/>
                <w:left w:val="none" w:sz="0" w:space="0" w:color="auto"/>
                <w:bottom w:val="none" w:sz="0" w:space="0" w:color="auto"/>
                <w:right w:val="none" w:sz="0" w:space="0" w:color="auto"/>
              </w:divBdr>
            </w:div>
            <w:div w:id="1006395638">
              <w:marLeft w:val="0"/>
              <w:marRight w:val="0"/>
              <w:marTop w:val="0"/>
              <w:marBottom w:val="0"/>
              <w:divBdr>
                <w:top w:val="none" w:sz="0" w:space="0" w:color="auto"/>
                <w:left w:val="none" w:sz="0" w:space="0" w:color="auto"/>
                <w:bottom w:val="none" w:sz="0" w:space="0" w:color="auto"/>
                <w:right w:val="none" w:sz="0" w:space="0" w:color="auto"/>
              </w:divBdr>
            </w:div>
            <w:div w:id="1007294358">
              <w:marLeft w:val="0"/>
              <w:marRight w:val="0"/>
              <w:marTop w:val="0"/>
              <w:marBottom w:val="0"/>
              <w:divBdr>
                <w:top w:val="none" w:sz="0" w:space="0" w:color="auto"/>
                <w:left w:val="none" w:sz="0" w:space="0" w:color="auto"/>
                <w:bottom w:val="none" w:sz="0" w:space="0" w:color="auto"/>
                <w:right w:val="none" w:sz="0" w:space="0" w:color="auto"/>
              </w:divBdr>
            </w:div>
            <w:div w:id="1008361798">
              <w:marLeft w:val="0"/>
              <w:marRight w:val="0"/>
              <w:marTop w:val="0"/>
              <w:marBottom w:val="0"/>
              <w:divBdr>
                <w:top w:val="none" w:sz="0" w:space="0" w:color="auto"/>
                <w:left w:val="none" w:sz="0" w:space="0" w:color="auto"/>
                <w:bottom w:val="none" w:sz="0" w:space="0" w:color="auto"/>
                <w:right w:val="none" w:sz="0" w:space="0" w:color="auto"/>
              </w:divBdr>
            </w:div>
            <w:div w:id="1008411328">
              <w:marLeft w:val="0"/>
              <w:marRight w:val="0"/>
              <w:marTop w:val="0"/>
              <w:marBottom w:val="0"/>
              <w:divBdr>
                <w:top w:val="none" w:sz="0" w:space="0" w:color="auto"/>
                <w:left w:val="none" w:sz="0" w:space="0" w:color="auto"/>
                <w:bottom w:val="none" w:sz="0" w:space="0" w:color="auto"/>
                <w:right w:val="none" w:sz="0" w:space="0" w:color="auto"/>
              </w:divBdr>
            </w:div>
            <w:div w:id="1008678045">
              <w:marLeft w:val="0"/>
              <w:marRight w:val="0"/>
              <w:marTop w:val="0"/>
              <w:marBottom w:val="0"/>
              <w:divBdr>
                <w:top w:val="none" w:sz="0" w:space="0" w:color="auto"/>
                <w:left w:val="none" w:sz="0" w:space="0" w:color="auto"/>
                <w:bottom w:val="none" w:sz="0" w:space="0" w:color="auto"/>
                <w:right w:val="none" w:sz="0" w:space="0" w:color="auto"/>
              </w:divBdr>
            </w:div>
            <w:div w:id="1009985262">
              <w:marLeft w:val="0"/>
              <w:marRight w:val="0"/>
              <w:marTop w:val="0"/>
              <w:marBottom w:val="0"/>
              <w:divBdr>
                <w:top w:val="none" w:sz="0" w:space="0" w:color="auto"/>
                <w:left w:val="none" w:sz="0" w:space="0" w:color="auto"/>
                <w:bottom w:val="none" w:sz="0" w:space="0" w:color="auto"/>
                <w:right w:val="none" w:sz="0" w:space="0" w:color="auto"/>
              </w:divBdr>
            </w:div>
            <w:div w:id="1011686822">
              <w:marLeft w:val="0"/>
              <w:marRight w:val="0"/>
              <w:marTop w:val="0"/>
              <w:marBottom w:val="0"/>
              <w:divBdr>
                <w:top w:val="none" w:sz="0" w:space="0" w:color="auto"/>
                <w:left w:val="none" w:sz="0" w:space="0" w:color="auto"/>
                <w:bottom w:val="none" w:sz="0" w:space="0" w:color="auto"/>
                <w:right w:val="none" w:sz="0" w:space="0" w:color="auto"/>
              </w:divBdr>
            </w:div>
            <w:div w:id="1012032927">
              <w:marLeft w:val="0"/>
              <w:marRight w:val="0"/>
              <w:marTop w:val="0"/>
              <w:marBottom w:val="0"/>
              <w:divBdr>
                <w:top w:val="none" w:sz="0" w:space="0" w:color="auto"/>
                <w:left w:val="none" w:sz="0" w:space="0" w:color="auto"/>
                <w:bottom w:val="none" w:sz="0" w:space="0" w:color="auto"/>
                <w:right w:val="none" w:sz="0" w:space="0" w:color="auto"/>
              </w:divBdr>
            </w:div>
            <w:div w:id="1012875780">
              <w:marLeft w:val="0"/>
              <w:marRight w:val="0"/>
              <w:marTop w:val="0"/>
              <w:marBottom w:val="0"/>
              <w:divBdr>
                <w:top w:val="none" w:sz="0" w:space="0" w:color="auto"/>
                <w:left w:val="none" w:sz="0" w:space="0" w:color="auto"/>
                <w:bottom w:val="none" w:sz="0" w:space="0" w:color="auto"/>
                <w:right w:val="none" w:sz="0" w:space="0" w:color="auto"/>
              </w:divBdr>
            </w:div>
            <w:div w:id="1013460680">
              <w:marLeft w:val="0"/>
              <w:marRight w:val="0"/>
              <w:marTop w:val="0"/>
              <w:marBottom w:val="0"/>
              <w:divBdr>
                <w:top w:val="none" w:sz="0" w:space="0" w:color="auto"/>
                <w:left w:val="none" w:sz="0" w:space="0" w:color="auto"/>
                <w:bottom w:val="none" w:sz="0" w:space="0" w:color="auto"/>
                <w:right w:val="none" w:sz="0" w:space="0" w:color="auto"/>
              </w:divBdr>
            </w:div>
            <w:div w:id="1013728243">
              <w:marLeft w:val="0"/>
              <w:marRight w:val="0"/>
              <w:marTop w:val="0"/>
              <w:marBottom w:val="0"/>
              <w:divBdr>
                <w:top w:val="none" w:sz="0" w:space="0" w:color="auto"/>
                <w:left w:val="none" w:sz="0" w:space="0" w:color="auto"/>
                <w:bottom w:val="none" w:sz="0" w:space="0" w:color="auto"/>
                <w:right w:val="none" w:sz="0" w:space="0" w:color="auto"/>
              </w:divBdr>
            </w:div>
            <w:div w:id="1013842492">
              <w:marLeft w:val="0"/>
              <w:marRight w:val="0"/>
              <w:marTop w:val="0"/>
              <w:marBottom w:val="0"/>
              <w:divBdr>
                <w:top w:val="none" w:sz="0" w:space="0" w:color="auto"/>
                <w:left w:val="none" w:sz="0" w:space="0" w:color="auto"/>
                <w:bottom w:val="none" w:sz="0" w:space="0" w:color="auto"/>
                <w:right w:val="none" w:sz="0" w:space="0" w:color="auto"/>
              </w:divBdr>
            </w:div>
            <w:div w:id="1014041122">
              <w:marLeft w:val="0"/>
              <w:marRight w:val="0"/>
              <w:marTop w:val="0"/>
              <w:marBottom w:val="0"/>
              <w:divBdr>
                <w:top w:val="none" w:sz="0" w:space="0" w:color="auto"/>
                <w:left w:val="none" w:sz="0" w:space="0" w:color="auto"/>
                <w:bottom w:val="none" w:sz="0" w:space="0" w:color="auto"/>
                <w:right w:val="none" w:sz="0" w:space="0" w:color="auto"/>
              </w:divBdr>
            </w:div>
            <w:div w:id="1014377561">
              <w:marLeft w:val="0"/>
              <w:marRight w:val="0"/>
              <w:marTop w:val="0"/>
              <w:marBottom w:val="0"/>
              <w:divBdr>
                <w:top w:val="none" w:sz="0" w:space="0" w:color="auto"/>
                <w:left w:val="none" w:sz="0" w:space="0" w:color="auto"/>
                <w:bottom w:val="none" w:sz="0" w:space="0" w:color="auto"/>
                <w:right w:val="none" w:sz="0" w:space="0" w:color="auto"/>
              </w:divBdr>
            </w:div>
            <w:div w:id="1014452462">
              <w:marLeft w:val="0"/>
              <w:marRight w:val="0"/>
              <w:marTop w:val="0"/>
              <w:marBottom w:val="0"/>
              <w:divBdr>
                <w:top w:val="none" w:sz="0" w:space="0" w:color="auto"/>
                <w:left w:val="none" w:sz="0" w:space="0" w:color="auto"/>
                <w:bottom w:val="none" w:sz="0" w:space="0" w:color="auto"/>
                <w:right w:val="none" w:sz="0" w:space="0" w:color="auto"/>
              </w:divBdr>
            </w:div>
            <w:div w:id="1014529647">
              <w:marLeft w:val="0"/>
              <w:marRight w:val="0"/>
              <w:marTop w:val="0"/>
              <w:marBottom w:val="0"/>
              <w:divBdr>
                <w:top w:val="none" w:sz="0" w:space="0" w:color="auto"/>
                <w:left w:val="none" w:sz="0" w:space="0" w:color="auto"/>
                <w:bottom w:val="none" w:sz="0" w:space="0" w:color="auto"/>
                <w:right w:val="none" w:sz="0" w:space="0" w:color="auto"/>
              </w:divBdr>
            </w:div>
            <w:div w:id="1014922227">
              <w:marLeft w:val="0"/>
              <w:marRight w:val="0"/>
              <w:marTop w:val="0"/>
              <w:marBottom w:val="0"/>
              <w:divBdr>
                <w:top w:val="none" w:sz="0" w:space="0" w:color="auto"/>
                <w:left w:val="none" w:sz="0" w:space="0" w:color="auto"/>
                <w:bottom w:val="none" w:sz="0" w:space="0" w:color="auto"/>
                <w:right w:val="none" w:sz="0" w:space="0" w:color="auto"/>
              </w:divBdr>
            </w:div>
            <w:div w:id="1015158077">
              <w:marLeft w:val="0"/>
              <w:marRight w:val="0"/>
              <w:marTop w:val="0"/>
              <w:marBottom w:val="0"/>
              <w:divBdr>
                <w:top w:val="none" w:sz="0" w:space="0" w:color="auto"/>
                <w:left w:val="none" w:sz="0" w:space="0" w:color="auto"/>
                <w:bottom w:val="none" w:sz="0" w:space="0" w:color="auto"/>
                <w:right w:val="none" w:sz="0" w:space="0" w:color="auto"/>
              </w:divBdr>
            </w:div>
            <w:div w:id="1015569383">
              <w:marLeft w:val="0"/>
              <w:marRight w:val="0"/>
              <w:marTop w:val="0"/>
              <w:marBottom w:val="0"/>
              <w:divBdr>
                <w:top w:val="none" w:sz="0" w:space="0" w:color="auto"/>
                <w:left w:val="none" w:sz="0" w:space="0" w:color="auto"/>
                <w:bottom w:val="none" w:sz="0" w:space="0" w:color="auto"/>
                <w:right w:val="none" w:sz="0" w:space="0" w:color="auto"/>
              </w:divBdr>
            </w:div>
            <w:div w:id="1016034321">
              <w:marLeft w:val="0"/>
              <w:marRight w:val="0"/>
              <w:marTop w:val="0"/>
              <w:marBottom w:val="0"/>
              <w:divBdr>
                <w:top w:val="none" w:sz="0" w:space="0" w:color="auto"/>
                <w:left w:val="none" w:sz="0" w:space="0" w:color="auto"/>
                <w:bottom w:val="none" w:sz="0" w:space="0" w:color="auto"/>
                <w:right w:val="none" w:sz="0" w:space="0" w:color="auto"/>
              </w:divBdr>
            </w:div>
            <w:div w:id="1018776981">
              <w:marLeft w:val="0"/>
              <w:marRight w:val="0"/>
              <w:marTop w:val="0"/>
              <w:marBottom w:val="0"/>
              <w:divBdr>
                <w:top w:val="none" w:sz="0" w:space="0" w:color="auto"/>
                <w:left w:val="none" w:sz="0" w:space="0" w:color="auto"/>
                <w:bottom w:val="none" w:sz="0" w:space="0" w:color="auto"/>
                <w:right w:val="none" w:sz="0" w:space="0" w:color="auto"/>
              </w:divBdr>
            </w:div>
            <w:div w:id="1020740557">
              <w:marLeft w:val="0"/>
              <w:marRight w:val="0"/>
              <w:marTop w:val="0"/>
              <w:marBottom w:val="0"/>
              <w:divBdr>
                <w:top w:val="none" w:sz="0" w:space="0" w:color="auto"/>
                <w:left w:val="none" w:sz="0" w:space="0" w:color="auto"/>
                <w:bottom w:val="none" w:sz="0" w:space="0" w:color="auto"/>
                <w:right w:val="none" w:sz="0" w:space="0" w:color="auto"/>
              </w:divBdr>
            </w:div>
            <w:div w:id="1022166506">
              <w:marLeft w:val="0"/>
              <w:marRight w:val="0"/>
              <w:marTop w:val="0"/>
              <w:marBottom w:val="0"/>
              <w:divBdr>
                <w:top w:val="none" w:sz="0" w:space="0" w:color="auto"/>
                <w:left w:val="none" w:sz="0" w:space="0" w:color="auto"/>
                <w:bottom w:val="none" w:sz="0" w:space="0" w:color="auto"/>
                <w:right w:val="none" w:sz="0" w:space="0" w:color="auto"/>
              </w:divBdr>
            </w:div>
            <w:div w:id="1025138887">
              <w:marLeft w:val="0"/>
              <w:marRight w:val="0"/>
              <w:marTop w:val="0"/>
              <w:marBottom w:val="0"/>
              <w:divBdr>
                <w:top w:val="none" w:sz="0" w:space="0" w:color="auto"/>
                <w:left w:val="none" w:sz="0" w:space="0" w:color="auto"/>
                <w:bottom w:val="none" w:sz="0" w:space="0" w:color="auto"/>
                <w:right w:val="none" w:sz="0" w:space="0" w:color="auto"/>
              </w:divBdr>
            </w:div>
            <w:div w:id="1025327654">
              <w:marLeft w:val="0"/>
              <w:marRight w:val="0"/>
              <w:marTop w:val="0"/>
              <w:marBottom w:val="0"/>
              <w:divBdr>
                <w:top w:val="none" w:sz="0" w:space="0" w:color="auto"/>
                <w:left w:val="none" w:sz="0" w:space="0" w:color="auto"/>
                <w:bottom w:val="none" w:sz="0" w:space="0" w:color="auto"/>
                <w:right w:val="none" w:sz="0" w:space="0" w:color="auto"/>
              </w:divBdr>
            </w:div>
            <w:div w:id="1026176904">
              <w:marLeft w:val="0"/>
              <w:marRight w:val="0"/>
              <w:marTop w:val="0"/>
              <w:marBottom w:val="0"/>
              <w:divBdr>
                <w:top w:val="none" w:sz="0" w:space="0" w:color="auto"/>
                <w:left w:val="none" w:sz="0" w:space="0" w:color="auto"/>
                <w:bottom w:val="none" w:sz="0" w:space="0" w:color="auto"/>
                <w:right w:val="none" w:sz="0" w:space="0" w:color="auto"/>
              </w:divBdr>
            </w:div>
            <w:div w:id="1028683810">
              <w:marLeft w:val="0"/>
              <w:marRight w:val="0"/>
              <w:marTop w:val="0"/>
              <w:marBottom w:val="0"/>
              <w:divBdr>
                <w:top w:val="none" w:sz="0" w:space="0" w:color="auto"/>
                <w:left w:val="none" w:sz="0" w:space="0" w:color="auto"/>
                <w:bottom w:val="none" w:sz="0" w:space="0" w:color="auto"/>
                <w:right w:val="none" w:sz="0" w:space="0" w:color="auto"/>
              </w:divBdr>
            </w:div>
            <w:div w:id="1028870054">
              <w:marLeft w:val="0"/>
              <w:marRight w:val="0"/>
              <w:marTop w:val="0"/>
              <w:marBottom w:val="0"/>
              <w:divBdr>
                <w:top w:val="none" w:sz="0" w:space="0" w:color="auto"/>
                <w:left w:val="none" w:sz="0" w:space="0" w:color="auto"/>
                <w:bottom w:val="none" w:sz="0" w:space="0" w:color="auto"/>
                <w:right w:val="none" w:sz="0" w:space="0" w:color="auto"/>
              </w:divBdr>
            </w:div>
            <w:div w:id="1029257603">
              <w:marLeft w:val="0"/>
              <w:marRight w:val="0"/>
              <w:marTop w:val="0"/>
              <w:marBottom w:val="0"/>
              <w:divBdr>
                <w:top w:val="none" w:sz="0" w:space="0" w:color="auto"/>
                <w:left w:val="none" w:sz="0" w:space="0" w:color="auto"/>
                <w:bottom w:val="none" w:sz="0" w:space="0" w:color="auto"/>
                <w:right w:val="none" w:sz="0" w:space="0" w:color="auto"/>
              </w:divBdr>
            </w:div>
            <w:div w:id="1031107933">
              <w:marLeft w:val="0"/>
              <w:marRight w:val="0"/>
              <w:marTop w:val="0"/>
              <w:marBottom w:val="0"/>
              <w:divBdr>
                <w:top w:val="none" w:sz="0" w:space="0" w:color="auto"/>
                <w:left w:val="none" w:sz="0" w:space="0" w:color="auto"/>
                <w:bottom w:val="none" w:sz="0" w:space="0" w:color="auto"/>
                <w:right w:val="none" w:sz="0" w:space="0" w:color="auto"/>
              </w:divBdr>
            </w:div>
            <w:div w:id="1031953146">
              <w:marLeft w:val="0"/>
              <w:marRight w:val="0"/>
              <w:marTop w:val="0"/>
              <w:marBottom w:val="0"/>
              <w:divBdr>
                <w:top w:val="none" w:sz="0" w:space="0" w:color="auto"/>
                <w:left w:val="none" w:sz="0" w:space="0" w:color="auto"/>
                <w:bottom w:val="none" w:sz="0" w:space="0" w:color="auto"/>
                <w:right w:val="none" w:sz="0" w:space="0" w:color="auto"/>
              </w:divBdr>
            </w:div>
            <w:div w:id="1032455333">
              <w:marLeft w:val="0"/>
              <w:marRight w:val="0"/>
              <w:marTop w:val="0"/>
              <w:marBottom w:val="0"/>
              <w:divBdr>
                <w:top w:val="none" w:sz="0" w:space="0" w:color="auto"/>
                <w:left w:val="none" w:sz="0" w:space="0" w:color="auto"/>
                <w:bottom w:val="none" w:sz="0" w:space="0" w:color="auto"/>
                <w:right w:val="none" w:sz="0" w:space="0" w:color="auto"/>
              </w:divBdr>
            </w:div>
            <w:div w:id="1034112352">
              <w:marLeft w:val="0"/>
              <w:marRight w:val="0"/>
              <w:marTop w:val="0"/>
              <w:marBottom w:val="0"/>
              <w:divBdr>
                <w:top w:val="none" w:sz="0" w:space="0" w:color="auto"/>
                <w:left w:val="none" w:sz="0" w:space="0" w:color="auto"/>
                <w:bottom w:val="none" w:sz="0" w:space="0" w:color="auto"/>
                <w:right w:val="none" w:sz="0" w:space="0" w:color="auto"/>
              </w:divBdr>
            </w:div>
            <w:div w:id="1036009844">
              <w:marLeft w:val="0"/>
              <w:marRight w:val="0"/>
              <w:marTop w:val="0"/>
              <w:marBottom w:val="0"/>
              <w:divBdr>
                <w:top w:val="none" w:sz="0" w:space="0" w:color="auto"/>
                <w:left w:val="none" w:sz="0" w:space="0" w:color="auto"/>
                <w:bottom w:val="none" w:sz="0" w:space="0" w:color="auto"/>
                <w:right w:val="none" w:sz="0" w:space="0" w:color="auto"/>
              </w:divBdr>
            </w:div>
            <w:div w:id="1036857341">
              <w:marLeft w:val="0"/>
              <w:marRight w:val="0"/>
              <w:marTop w:val="0"/>
              <w:marBottom w:val="0"/>
              <w:divBdr>
                <w:top w:val="none" w:sz="0" w:space="0" w:color="auto"/>
                <w:left w:val="none" w:sz="0" w:space="0" w:color="auto"/>
                <w:bottom w:val="none" w:sz="0" w:space="0" w:color="auto"/>
                <w:right w:val="none" w:sz="0" w:space="0" w:color="auto"/>
              </w:divBdr>
            </w:div>
            <w:div w:id="1039278976">
              <w:marLeft w:val="0"/>
              <w:marRight w:val="0"/>
              <w:marTop w:val="0"/>
              <w:marBottom w:val="0"/>
              <w:divBdr>
                <w:top w:val="none" w:sz="0" w:space="0" w:color="auto"/>
                <w:left w:val="none" w:sz="0" w:space="0" w:color="auto"/>
                <w:bottom w:val="none" w:sz="0" w:space="0" w:color="auto"/>
                <w:right w:val="none" w:sz="0" w:space="0" w:color="auto"/>
              </w:divBdr>
            </w:div>
            <w:div w:id="1039479653">
              <w:marLeft w:val="0"/>
              <w:marRight w:val="0"/>
              <w:marTop w:val="0"/>
              <w:marBottom w:val="0"/>
              <w:divBdr>
                <w:top w:val="none" w:sz="0" w:space="0" w:color="auto"/>
                <w:left w:val="none" w:sz="0" w:space="0" w:color="auto"/>
                <w:bottom w:val="none" w:sz="0" w:space="0" w:color="auto"/>
                <w:right w:val="none" w:sz="0" w:space="0" w:color="auto"/>
              </w:divBdr>
            </w:div>
            <w:div w:id="1040282203">
              <w:marLeft w:val="0"/>
              <w:marRight w:val="0"/>
              <w:marTop w:val="0"/>
              <w:marBottom w:val="0"/>
              <w:divBdr>
                <w:top w:val="none" w:sz="0" w:space="0" w:color="auto"/>
                <w:left w:val="none" w:sz="0" w:space="0" w:color="auto"/>
                <w:bottom w:val="none" w:sz="0" w:space="0" w:color="auto"/>
                <w:right w:val="none" w:sz="0" w:space="0" w:color="auto"/>
              </w:divBdr>
            </w:div>
            <w:div w:id="1040320137">
              <w:marLeft w:val="0"/>
              <w:marRight w:val="0"/>
              <w:marTop w:val="0"/>
              <w:marBottom w:val="0"/>
              <w:divBdr>
                <w:top w:val="none" w:sz="0" w:space="0" w:color="auto"/>
                <w:left w:val="none" w:sz="0" w:space="0" w:color="auto"/>
                <w:bottom w:val="none" w:sz="0" w:space="0" w:color="auto"/>
                <w:right w:val="none" w:sz="0" w:space="0" w:color="auto"/>
              </w:divBdr>
            </w:div>
            <w:div w:id="1041635451">
              <w:marLeft w:val="0"/>
              <w:marRight w:val="0"/>
              <w:marTop w:val="0"/>
              <w:marBottom w:val="0"/>
              <w:divBdr>
                <w:top w:val="none" w:sz="0" w:space="0" w:color="auto"/>
                <w:left w:val="none" w:sz="0" w:space="0" w:color="auto"/>
                <w:bottom w:val="none" w:sz="0" w:space="0" w:color="auto"/>
                <w:right w:val="none" w:sz="0" w:space="0" w:color="auto"/>
              </w:divBdr>
            </w:div>
            <w:div w:id="1042246152">
              <w:marLeft w:val="0"/>
              <w:marRight w:val="0"/>
              <w:marTop w:val="0"/>
              <w:marBottom w:val="0"/>
              <w:divBdr>
                <w:top w:val="none" w:sz="0" w:space="0" w:color="auto"/>
                <w:left w:val="none" w:sz="0" w:space="0" w:color="auto"/>
                <w:bottom w:val="none" w:sz="0" w:space="0" w:color="auto"/>
                <w:right w:val="none" w:sz="0" w:space="0" w:color="auto"/>
              </w:divBdr>
            </w:div>
            <w:div w:id="1044600572">
              <w:marLeft w:val="0"/>
              <w:marRight w:val="0"/>
              <w:marTop w:val="0"/>
              <w:marBottom w:val="0"/>
              <w:divBdr>
                <w:top w:val="none" w:sz="0" w:space="0" w:color="auto"/>
                <w:left w:val="none" w:sz="0" w:space="0" w:color="auto"/>
                <w:bottom w:val="none" w:sz="0" w:space="0" w:color="auto"/>
                <w:right w:val="none" w:sz="0" w:space="0" w:color="auto"/>
              </w:divBdr>
            </w:div>
            <w:div w:id="1044989003">
              <w:marLeft w:val="0"/>
              <w:marRight w:val="0"/>
              <w:marTop w:val="0"/>
              <w:marBottom w:val="0"/>
              <w:divBdr>
                <w:top w:val="none" w:sz="0" w:space="0" w:color="auto"/>
                <w:left w:val="none" w:sz="0" w:space="0" w:color="auto"/>
                <w:bottom w:val="none" w:sz="0" w:space="0" w:color="auto"/>
                <w:right w:val="none" w:sz="0" w:space="0" w:color="auto"/>
              </w:divBdr>
            </w:div>
            <w:div w:id="1045103633">
              <w:marLeft w:val="0"/>
              <w:marRight w:val="0"/>
              <w:marTop w:val="0"/>
              <w:marBottom w:val="0"/>
              <w:divBdr>
                <w:top w:val="none" w:sz="0" w:space="0" w:color="auto"/>
                <w:left w:val="none" w:sz="0" w:space="0" w:color="auto"/>
                <w:bottom w:val="none" w:sz="0" w:space="0" w:color="auto"/>
                <w:right w:val="none" w:sz="0" w:space="0" w:color="auto"/>
              </w:divBdr>
            </w:div>
            <w:div w:id="1047527776">
              <w:marLeft w:val="0"/>
              <w:marRight w:val="0"/>
              <w:marTop w:val="0"/>
              <w:marBottom w:val="0"/>
              <w:divBdr>
                <w:top w:val="none" w:sz="0" w:space="0" w:color="auto"/>
                <w:left w:val="none" w:sz="0" w:space="0" w:color="auto"/>
                <w:bottom w:val="none" w:sz="0" w:space="0" w:color="auto"/>
                <w:right w:val="none" w:sz="0" w:space="0" w:color="auto"/>
              </w:divBdr>
            </w:div>
            <w:div w:id="1049573101">
              <w:marLeft w:val="0"/>
              <w:marRight w:val="0"/>
              <w:marTop w:val="0"/>
              <w:marBottom w:val="0"/>
              <w:divBdr>
                <w:top w:val="none" w:sz="0" w:space="0" w:color="auto"/>
                <w:left w:val="none" w:sz="0" w:space="0" w:color="auto"/>
                <w:bottom w:val="none" w:sz="0" w:space="0" w:color="auto"/>
                <w:right w:val="none" w:sz="0" w:space="0" w:color="auto"/>
              </w:divBdr>
            </w:div>
            <w:div w:id="1050225770">
              <w:marLeft w:val="0"/>
              <w:marRight w:val="0"/>
              <w:marTop w:val="0"/>
              <w:marBottom w:val="0"/>
              <w:divBdr>
                <w:top w:val="none" w:sz="0" w:space="0" w:color="auto"/>
                <w:left w:val="none" w:sz="0" w:space="0" w:color="auto"/>
                <w:bottom w:val="none" w:sz="0" w:space="0" w:color="auto"/>
                <w:right w:val="none" w:sz="0" w:space="0" w:color="auto"/>
              </w:divBdr>
            </w:div>
            <w:div w:id="1050230367">
              <w:marLeft w:val="0"/>
              <w:marRight w:val="0"/>
              <w:marTop w:val="0"/>
              <w:marBottom w:val="0"/>
              <w:divBdr>
                <w:top w:val="none" w:sz="0" w:space="0" w:color="auto"/>
                <w:left w:val="none" w:sz="0" w:space="0" w:color="auto"/>
                <w:bottom w:val="none" w:sz="0" w:space="0" w:color="auto"/>
                <w:right w:val="none" w:sz="0" w:space="0" w:color="auto"/>
              </w:divBdr>
            </w:div>
            <w:div w:id="1050835767">
              <w:marLeft w:val="0"/>
              <w:marRight w:val="0"/>
              <w:marTop w:val="0"/>
              <w:marBottom w:val="0"/>
              <w:divBdr>
                <w:top w:val="none" w:sz="0" w:space="0" w:color="auto"/>
                <w:left w:val="none" w:sz="0" w:space="0" w:color="auto"/>
                <w:bottom w:val="none" w:sz="0" w:space="0" w:color="auto"/>
                <w:right w:val="none" w:sz="0" w:space="0" w:color="auto"/>
              </w:divBdr>
            </w:div>
            <w:div w:id="1051461713">
              <w:marLeft w:val="0"/>
              <w:marRight w:val="0"/>
              <w:marTop w:val="0"/>
              <w:marBottom w:val="0"/>
              <w:divBdr>
                <w:top w:val="none" w:sz="0" w:space="0" w:color="auto"/>
                <w:left w:val="none" w:sz="0" w:space="0" w:color="auto"/>
                <w:bottom w:val="none" w:sz="0" w:space="0" w:color="auto"/>
                <w:right w:val="none" w:sz="0" w:space="0" w:color="auto"/>
              </w:divBdr>
            </w:div>
            <w:div w:id="1054085391">
              <w:marLeft w:val="0"/>
              <w:marRight w:val="0"/>
              <w:marTop w:val="0"/>
              <w:marBottom w:val="0"/>
              <w:divBdr>
                <w:top w:val="none" w:sz="0" w:space="0" w:color="auto"/>
                <w:left w:val="none" w:sz="0" w:space="0" w:color="auto"/>
                <w:bottom w:val="none" w:sz="0" w:space="0" w:color="auto"/>
                <w:right w:val="none" w:sz="0" w:space="0" w:color="auto"/>
              </w:divBdr>
            </w:div>
            <w:div w:id="1054161825">
              <w:marLeft w:val="0"/>
              <w:marRight w:val="0"/>
              <w:marTop w:val="0"/>
              <w:marBottom w:val="0"/>
              <w:divBdr>
                <w:top w:val="none" w:sz="0" w:space="0" w:color="auto"/>
                <w:left w:val="none" w:sz="0" w:space="0" w:color="auto"/>
                <w:bottom w:val="none" w:sz="0" w:space="0" w:color="auto"/>
                <w:right w:val="none" w:sz="0" w:space="0" w:color="auto"/>
              </w:divBdr>
            </w:div>
            <w:div w:id="1055009699">
              <w:marLeft w:val="0"/>
              <w:marRight w:val="0"/>
              <w:marTop w:val="0"/>
              <w:marBottom w:val="0"/>
              <w:divBdr>
                <w:top w:val="none" w:sz="0" w:space="0" w:color="auto"/>
                <w:left w:val="none" w:sz="0" w:space="0" w:color="auto"/>
                <w:bottom w:val="none" w:sz="0" w:space="0" w:color="auto"/>
                <w:right w:val="none" w:sz="0" w:space="0" w:color="auto"/>
              </w:divBdr>
            </w:div>
            <w:div w:id="1055816122">
              <w:marLeft w:val="0"/>
              <w:marRight w:val="0"/>
              <w:marTop w:val="0"/>
              <w:marBottom w:val="0"/>
              <w:divBdr>
                <w:top w:val="none" w:sz="0" w:space="0" w:color="auto"/>
                <w:left w:val="none" w:sz="0" w:space="0" w:color="auto"/>
                <w:bottom w:val="none" w:sz="0" w:space="0" w:color="auto"/>
                <w:right w:val="none" w:sz="0" w:space="0" w:color="auto"/>
              </w:divBdr>
            </w:div>
            <w:div w:id="1058674964">
              <w:marLeft w:val="0"/>
              <w:marRight w:val="0"/>
              <w:marTop w:val="0"/>
              <w:marBottom w:val="0"/>
              <w:divBdr>
                <w:top w:val="none" w:sz="0" w:space="0" w:color="auto"/>
                <w:left w:val="none" w:sz="0" w:space="0" w:color="auto"/>
                <w:bottom w:val="none" w:sz="0" w:space="0" w:color="auto"/>
                <w:right w:val="none" w:sz="0" w:space="0" w:color="auto"/>
              </w:divBdr>
            </w:div>
            <w:div w:id="1058866280">
              <w:marLeft w:val="0"/>
              <w:marRight w:val="0"/>
              <w:marTop w:val="0"/>
              <w:marBottom w:val="0"/>
              <w:divBdr>
                <w:top w:val="none" w:sz="0" w:space="0" w:color="auto"/>
                <w:left w:val="none" w:sz="0" w:space="0" w:color="auto"/>
                <w:bottom w:val="none" w:sz="0" w:space="0" w:color="auto"/>
                <w:right w:val="none" w:sz="0" w:space="0" w:color="auto"/>
              </w:divBdr>
            </w:div>
            <w:div w:id="1059590314">
              <w:marLeft w:val="0"/>
              <w:marRight w:val="0"/>
              <w:marTop w:val="0"/>
              <w:marBottom w:val="0"/>
              <w:divBdr>
                <w:top w:val="none" w:sz="0" w:space="0" w:color="auto"/>
                <w:left w:val="none" w:sz="0" w:space="0" w:color="auto"/>
                <w:bottom w:val="none" w:sz="0" w:space="0" w:color="auto"/>
                <w:right w:val="none" w:sz="0" w:space="0" w:color="auto"/>
              </w:divBdr>
            </w:div>
            <w:div w:id="1059784423">
              <w:marLeft w:val="0"/>
              <w:marRight w:val="0"/>
              <w:marTop w:val="0"/>
              <w:marBottom w:val="0"/>
              <w:divBdr>
                <w:top w:val="none" w:sz="0" w:space="0" w:color="auto"/>
                <w:left w:val="none" w:sz="0" w:space="0" w:color="auto"/>
                <w:bottom w:val="none" w:sz="0" w:space="0" w:color="auto"/>
                <w:right w:val="none" w:sz="0" w:space="0" w:color="auto"/>
              </w:divBdr>
            </w:div>
            <w:div w:id="1060402002">
              <w:marLeft w:val="0"/>
              <w:marRight w:val="0"/>
              <w:marTop w:val="0"/>
              <w:marBottom w:val="0"/>
              <w:divBdr>
                <w:top w:val="none" w:sz="0" w:space="0" w:color="auto"/>
                <w:left w:val="none" w:sz="0" w:space="0" w:color="auto"/>
                <w:bottom w:val="none" w:sz="0" w:space="0" w:color="auto"/>
                <w:right w:val="none" w:sz="0" w:space="0" w:color="auto"/>
              </w:divBdr>
            </w:div>
            <w:div w:id="1060832557">
              <w:marLeft w:val="0"/>
              <w:marRight w:val="0"/>
              <w:marTop w:val="0"/>
              <w:marBottom w:val="0"/>
              <w:divBdr>
                <w:top w:val="none" w:sz="0" w:space="0" w:color="auto"/>
                <w:left w:val="none" w:sz="0" w:space="0" w:color="auto"/>
                <w:bottom w:val="none" w:sz="0" w:space="0" w:color="auto"/>
                <w:right w:val="none" w:sz="0" w:space="0" w:color="auto"/>
              </w:divBdr>
            </w:div>
            <w:div w:id="1061371216">
              <w:marLeft w:val="0"/>
              <w:marRight w:val="0"/>
              <w:marTop w:val="0"/>
              <w:marBottom w:val="0"/>
              <w:divBdr>
                <w:top w:val="none" w:sz="0" w:space="0" w:color="auto"/>
                <w:left w:val="none" w:sz="0" w:space="0" w:color="auto"/>
                <w:bottom w:val="none" w:sz="0" w:space="0" w:color="auto"/>
                <w:right w:val="none" w:sz="0" w:space="0" w:color="auto"/>
              </w:divBdr>
            </w:div>
            <w:div w:id="1062753015">
              <w:marLeft w:val="0"/>
              <w:marRight w:val="0"/>
              <w:marTop w:val="0"/>
              <w:marBottom w:val="0"/>
              <w:divBdr>
                <w:top w:val="none" w:sz="0" w:space="0" w:color="auto"/>
                <w:left w:val="none" w:sz="0" w:space="0" w:color="auto"/>
                <w:bottom w:val="none" w:sz="0" w:space="0" w:color="auto"/>
                <w:right w:val="none" w:sz="0" w:space="0" w:color="auto"/>
              </w:divBdr>
            </w:div>
            <w:div w:id="1062947836">
              <w:marLeft w:val="0"/>
              <w:marRight w:val="0"/>
              <w:marTop w:val="0"/>
              <w:marBottom w:val="0"/>
              <w:divBdr>
                <w:top w:val="none" w:sz="0" w:space="0" w:color="auto"/>
                <w:left w:val="none" w:sz="0" w:space="0" w:color="auto"/>
                <w:bottom w:val="none" w:sz="0" w:space="0" w:color="auto"/>
                <w:right w:val="none" w:sz="0" w:space="0" w:color="auto"/>
              </w:divBdr>
            </w:div>
            <w:div w:id="1064571169">
              <w:marLeft w:val="0"/>
              <w:marRight w:val="0"/>
              <w:marTop w:val="0"/>
              <w:marBottom w:val="0"/>
              <w:divBdr>
                <w:top w:val="none" w:sz="0" w:space="0" w:color="auto"/>
                <w:left w:val="none" w:sz="0" w:space="0" w:color="auto"/>
                <w:bottom w:val="none" w:sz="0" w:space="0" w:color="auto"/>
                <w:right w:val="none" w:sz="0" w:space="0" w:color="auto"/>
              </w:divBdr>
            </w:div>
            <w:div w:id="1067192295">
              <w:marLeft w:val="0"/>
              <w:marRight w:val="0"/>
              <w:marTop w:val="0"/>
              <w:marBottom w:val="0"/>
              <w:divBdr>
                <w:top w:val="none" w:sz="0" w:space="0" w:color="auto"/>
                <w:left w:val="none" w:sz="0" w:space="0" w:color="auto"/>
                <w:bottom w:val="none" w:sz="0" w:space="0" w:color="auto"/>
                <w:right w:val="none" w:sz="0" w:space="0" w:color="auto"/>
              </w:divBdr>
            </w:div>
            <w:div w:id="1068109979">
              <w:marLeft w:val="0"/>
              <w:marRight w:val="0"/>
              <w:marTop w:val="0"/>
              <w:marBottom w:val="0"/>
              <w:divBdr>
                <w:top w:val="none" w:sz="0" w:space="0" w:color="auto"/>
                <w:left w:val="none" w:sz="0" w:space="0" w:color="auto"/>
                <w:bottom w:val="none" w:sz="0" w:space="0" w:color="auto"/>
                <w:right w:val="none" w:sz="0" w:space="0" w:color="auto"/>
              </w:divBdr>
            </w:div>
            <w:div w:id="1069424612">
              <w:marLeft w:val="0"/>
              <w:marRight w:val="0"/>
              <w:marTop w:val="0"/>
              <w:marBottom w:val="0"/>
              <w:divBdr>
                <w:top w:val="none" w:sz="0" w:space="0" w:color="auto"/>
                <w:left w:val="none" w:sz="0" w:space="0" w:color="auto"/>
                <w:bottom w:val="none" w:sz="0" w:space="0" w:color="auto"/>
                <w:right w:val="none" w:sz="0" w:space="0" w:color="auto"/>
              </w:divBdr>
            </w:div>
            <w:div w:id="1070343410">
              <w:marLeft w:val="0"/>
              <w:marRight w:val="0"/>
              <w:marTop w:val="0"/>
              <w:marBottom w:val="0"/>
              <w:divBdr>
                <w:top w:val="none" w:sz="0" w:space="0" w:color="auto"/>
                <w:left w:val="none" w:sz="0" w:space="0" w:color="auto"/>
                <w:bottom w:val="none" w:sz="0" w:space="0" w:color="auto"/>
                <w:right w:val="none" w:sz="0" w:space="0" w:color="auto"/>
              </w:divBdr>
            </w:div>
            <w:div w:id="1071537532">
              <w:marLeft w:val="0"/>
              <w:marRight w:val="0"/>
              <w:marTop w:val="0"/>
              <w:marBottom w:val="0"/>
              <w:divBdr>
                <w:top w:val="none" w:sz="0" w:space="0" w:color="auto"/>
                <w:left w:val="none" w:sz="0" w:space="0" w:color="auto"/>
                <w:bottom w:val="none" w:sz="0" w:space="0" w:color="auto"/>
                <w:right w:val="none" w:sz="0" w:space="0" w:color="auto"/>
              </w:divBdr>
            </w:div>
            <w:div w:id="1071729971">
              <w:marLeft w:val="0"/>
              <w:marRight w:val="0"/>
              <w:marTop w:val="0"/>
              <w:marBottom w:val="0"/>
              <w:divBdr>
                <w:top w:val="none" w:sz="0" w:space="0" w:color="auto"/>
                <w:left w:val="none" w:sz="0" w:space="0" w:color="auto"/>
                <w:bottom w:val="none" w:sz="0" w:space="0" w:color="auto"/>
                <w:right w:val="none" w:sz="0" w:space="0" w:color="auto"/>
              </w:divBdr>
            </w:div>
            <w:div w:id="1071779213">
              <w:marLeft w:val="0"/>
              <w:marRight w:val="0"/>
              <w:marTop w:val="0"/>
              <w:marBottom w:val="0"/>
              <w:divBdr>
                <w:top w:val="none" w:sz="0" w:space="0" w:color="auto"/>
                <w:left w:val="none" w:sz="0" w:space="0" w:color="auto"/>
                <w:bottom w:val="none" w:sz="0" w:space="0" w:color="auto"/>
                <w:right w:val="none" w:sz="0" w:space="0" w:color="auto"/>
              </w:divBdr>
            </w:div>
            <w:div w:id="1072004723">
              <w:marLeft w:val="0"/>
              <w:marRight w:val="0"/>
              <w:marTop w:val="0"/>
              <w:marBottom w:val="0"/>
              <w:divBdr>
                <w:top w:val="none" w:sz="0" w:space="0" w:color="auto"/>
                <w:left w:val="none" w:sz="0" w:space="0" w:color="auto"/>
                <w:bottom w:val="none" w:sz="0" w:space="0" w:color="auto"/>
                <w:right w:val="none" w:sz="0" w:space="0" w:color="auto"/>
              </w:divBdr>
            </w:div>
            <w:div w:id="1074552449">
              <w:marLeft w:val="0"/>
              <w:marRight w:val="0"/>
              <w:marTop w:val="0"/>
              <w:marBottom w:val="0"/>
              <w:divBdr>
                <w:top w:val="none" w:sz="0" w:space="0" w:color="auto"/>
                <w:left w:val="none" w:sz="0" w:space="0" w:color="auto"/>
                <w:bottom w:val="none" w:sz="0" w:space="0" w:color="auto"/>
                <w:right w:val="none" w:sz="0" w:space="0" w:color="auto"/>
              </w:divBdr>
            </w:div>
            <w:div w:id="1075275340">
              <w:marLeft w:val="0"/>
              <w:marRight w:val="0"/>
              <w:marTop w:val="0"/>
              <w:marBottom w:val="0"/>
              <w:divBdr>
                <w:top w:val="none" w:sz="0" w:space="0" w:color="auto"/>
                <w:left w:val="none" w:sz="0" w:space="0" w:color="auto"/>
                <w:bottom w:val="none" w:sz="0" w:space="0" w:color="auto"/>
                <w:right w:val="none" w:sz="0" w:space="0" w:color="auto"/>
              </w:divBdr>
            </w:div>
            <w:div w:id="1076633619">
              <w:marLeft w:val="0"/>
              <w:marRight w:val="0"/>
              <w:marTop w:val="0"/>
              <w:marBottom w:val="0"/>
              <w:divBdr>
                <w:top w:val="none" w:sz="0" w:space="0" w:color="auto"/>
                <w:left w:val="none" w:sz="0" w:space="0" w:color="auto"/>
                <w:bottom w:val="none" w:sz="0" w:space="0" w:color="auto"/>
                <w:right w:val="none" w:sz="0" w:space="0" w:color="auto"/>
              </w:divBdr>
            </w:div>
            <w:div w:id="1077630273">
              <w:marLeft w:val="0"/>
              <w:marRight w:val="0"/>
              <w:marTop w:val="0"/>
              <w:marBottom w:val="0"/>
              <w:divBdr>
                <w:top w:val="none" w:sz="0" w:space="0" w:color="auto"/>
                <w:left w:val="none" w:sz="0" w:space="0" w:color="auto"/>
                <w:bottom w:val="none" w:sz="0" w:space="0" w:color="auto"/>
                <w:right w:val="none" w:sz="0" w:space="0" w:color="auto"/>
              </w:divBdr>
            </w:div>
            <w:div w:id="1077898500">
              <w:marLeft w:val="0"/>
              <w:marRight w:val="0"/>
              <w:marTop w:val="0"/>
              <w:marBottom w:val="0"/>
              <w:divBdr>
                <w:top w:val="none" w:sz="0" w:space="0" w:color="auto"/>
                <w:left w:val="none" w:sz="0" w:space="0" w:color="auto"/>
                <w:bottom w:val="none" w:sz="0" w:space="0" w:color="auto"/>
                <w:right w:val="none" w:sz="0" w:space="0" w:color="auto"/>
              </w:divBdr>
            </w:div>
            <w:div w:id="1078330789">
              <w:marLeft w:val="0"/>
              <w:marRight w:val="0"/>
              <w:marTop w:val="0"/>
              <w:marBottom w:val="0"/>
              <w:divBdr>
                <w:top w:val="none" w:sz="0" w:space="0" w:color="auto"/>
                <w:left w:val="none" w:sz="0" w:space="0" w:color="auto"/>
                <w:bottom w:val="none" w:sz="0" w:space="0" w:color="auto"/>
                <w:right w:val="none" w:sz="0" w:space="0" w:color="auto"/>
              </w:divBdr>
            </w:div>
            <w:div w:id="1078672770">
              <w:marLeft w:val="0"/>
              <w:marRight w:val="0"/>
              <w:marTop w:val="0"/>
              <w:marBottom w:val="0"/>
              <w:divBdr>
                <w:top w:val="none" w:sz="0" w:space="0" w:color="auto"/>
                <w:left w:val="none" w:sz="0" w:space="0" w:color="auto"/>
                <w:bottom w:val="none" w:sz="0" w:space="0" w:color="auto"/>
                <w:right w:val="none" w:sz="0" w:space="0" w:color="auto"/>
              </w:divBdr>
            </w:div>
            <w:div w:id="1079063734">
              <w:marLeft w:val="0"/>
              <w:marRight w:val="0"/>
              <w:marTop w:val="0"/>
              <w:marBottom w:val="0"/>
              <w:divBdr>
                <w:top w:val="none" w:sz="0" w:space="0" w:color="auto"/>
                <w:left w:val="none" w:sz="0" w:space="0" w:color="auto"/>
                <w:bottom w:val="none" w:sz="0" w:space="0" w:color="auto"/>
                <w:right w:val="none" w:sz="0" w:space="0" w:color="auto"/>
              </w:divBdr>
            </w:div>
            <w:div w:id="1080297170">
              <w:marLeft w:val="0"/>
              <w:marRight w:val="0"/>
              <w:marTop w:val="0"/>
              <w:marBottom w:val="0"/>
              <w:divBdr>
                <w:top w:val="none" w:sz="0" w:space="0" w:color="auto"/>
                <w:left w:val="none" w:sz="0" w:space="0" w:color="auto"/>
                <w:bottom w:val="none" w:sz="0" w:space="0" w:color="auto"/>
                <w:right w:val="none" w:sz="0" w:space="0" w:color="auto"/>
              </w:divBdr>
            </w:div>
            <w:div w:id="1081488895">
              <w:marLeft w:val="0"/>
              <w:marRight w:val="0"/>
              <w:marTop w:val="0"/>
              <w:marBottom w:val="0"/>
              <w:divBdr>
                <w:top w:val="none" w:sz="0" w:space="0" w:color="auto"/>
                <w:left w:val="none" w:sz="0" w:space="0" w:color="auto"/>
                <w:bottom w:val="none" w:sz="0" w:space="0" w:color="auto"/>
                <w:right w:val="none" w:sz="0" w:space="0" w:color="auto"/>
              </w:divBdr>
            </w:div>
            <w:div w:id="1082948325">
              <w:marLeft w:val="0"/>
              <w:marRight w:val="0"/>
              <w:marTop w:val="0"/>
              <w:marBottom w:val="0"/>
              <w:divBdr>
                <w:top w:val="none" w:sz="0" w:space="0" w:color="auto"/>
                <w:left w:val="none" w:sz="0" w:space="0" w:color="auto"/>
                <w:bottom w:val="none" w:sz="0" w:space="0" w:color="auto"/>
                <w:right w:val="none" w:sz="0" w:space="0" w:color="auto"/>
              </w:divBdr>
            </w:div>
            <w:div w:id="1087533384">
              <w:marLeft w:val="0"/>
              <w:marRight w:val="0"/>
              <w:marTop w:val="0"/>
              <w:marBottom w:val="0"/>
              <w:divBdr>
                <w:top w:val="none" w:sz="0" w:space="0" w:color="auto"/>
                <w:left w:val="none" w:sz="0" w:space="0" w:color="auto"/>
                <w:bottom w:val="none" w:sz="0" w:space="0" w:color="auto"/>
                <w:right w:val="none" w:sz="0" w:space="0" w:color="auto"/>
              </w:divBdr>
            </w:div>
            <w:div w:id="1088498662">
              <w:marLeft w:val="0"/>
              <w:marRight w:val="0"/>
              <w:marTop w:val="0"/>
              <w:marBottom w:val="0"/>
              <w:divBdr>
                <w:top w:val="none" w:sz="0" w:space="0" w:color="auto"/>
                <w:left w:val="none" w:sz="0" w:space="0" w:color="auto"/>
                <w:bottom w:val="none" w:sz="0" w:space="0" w:color="auto"/>
                <w:right w:val="none" w:sz="0" w:space="0" w:color="auto"/>
              </w:divBdr>
            </w:div>
            <w:div w:id="1088843480">
              <w:marLeft w:val="0"/>
              <w:marRight w:val="0"/>
              <w:marTop w:val="0"/>
              <w:marBottom w:val="0"/>
              <w:divBdr>
                <w:top w:val="none" w:sz="0" w:space="0" w:color="auto"/>
                <w:left w:val="none" w:sz="0" w:space="0" w:color="auto"/>
                <w:bottom w:val="none" w:sz="0" w:space="0" w:color="auto"/>
                <w:right w:val="none" w:sz="0" w:space="0" w:color="auto"/>
              </w:divBdr>
            </w:div>
            <w:div w:id="1091000802">
              <w:marLeft w:val="0"/>
              <w:marRight w:val="0"/>
              <w:marTop w:val="0"/>
              <w:marBottom w:val="0"/>
              <w:divBdr>
                <w:top w:val="none" w:sz="0" w:space="0" w:color="auto"/>
                <w:left w:val="none" w:sz="0" w:space="0" w:color="auto"/>
                <w:bottom w:val="none" w:sz="0" w:space="0" w:color="auto"/>
                <w:right w:val="none" w:sz="0" w:space="0" w:color="auto"/>
              </w:divBdr>
            </w:div>
            <w:div w:id="1091699848">
              <w:marLeft w:val="0"/>
              <w:marRight w:val="0"/>
              <w:marTop w:val="0"/>
              <w:marBottom w:val="0"/>
              <w:divBdr>
                <w:top w:val="none" w:sz="0" w:space="0" w:color="auto"/>
                <w:left w:val="none" w:sz="0" w:space="0" w:color="auto"/>
                <w:bottom w:val="none" w:sz="0" w:space="0" w:color="auto"/>
                <w:right w:val="none" w:sz="0" w:space="0" w:color="auto"/>
              </w:divBdr>
            </w:div>
            <w:div w:id="1091852070">
              <w:marLeft w:val="0"/>
              <w:marRight w:val="0"/>
              <w:marTop w:val="0"/>
              <w:marBottom w:val="0"/>
              <w:divBdr>
                <w:top w:val="none" w:sz="0" w:space="0" w:color="auto"/>
                <w:left w:val="none" w:sz="0" w:space="0" w:color="auto"/>
                <w:bottom w:val="none" w:sz="0" w:space="0" w:color="auto"/>
                <w:right w:val="none" w:sz="0" w:space="0" w:color="auto"/>
              </w:divBdr>
            </w:div>
            <w:div w:id="1093890941">
              <w:marLeft w:val="0"/>
              <w:marRight w:val="0"/>
              <w:marTop w:val="0"/>
              <w:marBottom w:val="0"/>
              <w:divBdr>
                <w:top w:val="none" w:sz="0" w:space="0" w:color="auto"/>
                <w:left w:val="none" w:sz="0" w:space="0" w:color="auto"/>
                <w:bottom w:val="none" w:sz="0" w:space="0" w:color="auto"/>
                <w:right w:val="none" w:sz="0" w:space="0" w:color="auto"/>
              </w:divBdr>
            </w:div>
            <w:div w:id="1094009532">
              <w:marLeft w:val="0"/>
              <w:marRight w:val="0"/>
              <w:marTop w:val="0"/>
              <w:marBottom w:val="0"/>
              <w:divBdr>
                <w:top w:val="none" w:sz="0" w:space="0" w:color="auto"/>
                <w:left w:val="none" w:sz="0" w:space="0" w:color="auto"/>
                <w:bottom w:val="none" w:sz="0" w:space="0" w:color="auto"/>
                <w:right w:val="none" w:sz="0" w:space="0" w:color="auto"/>
              </w:divBdr>
            </w:div>
            <w:div w:id="1095058037">
              <w:marLeft w:val="0"/>
              <w:marRight w:val="0"/>
              <w:marTop w:val="0"/>
              <w:marBottom w:val="0"/>
              <w:divBdr>
                <w:top w:val="none" w:sz="0" w:space="0" w:color="auto"/>
                <w:left w:val="none" w:sz="0" w:space="0" w:color="auto"/>
                <w:bottom w:val="none" w:sz="0" w:space="0" w:color="auto"/>
                <w:right w:val="none" w:sz="0" w:space="0" w:color="auto"/>
              </w:divBdr>
            </w:div>
            <w:div w:id="1097020732">
              <w:marLeft w:val="0"/>
              <w:marRight w:val="0"/>
              <w:marTop w:val="0"/>
              <w:marBottom w:val="0"/>
              <w:divBdr>
                <w:top w:val="none" w:sz="0" w:space="0" w:color="auto"/>
                <w:left w:val="none" w:sz="0" w:space="0" w:color="auto"/>
                <w:bottom w:val="none" w:sz="0" w:space="0" w:color="auto"/>
                <w:right w:val="none" w:sz="0" w:space="0" w:color="auto"/>
              </w:divBdr>
            </w:div>
            <w:div w:id="1097097799">
              <w:marLeft w:val="0"/>
              <w:marRight w:val="0"/>
              <w:marTop w:val="0"/>
              <w:marBottom w:val="0"/>
              <w:divBdr>
                <w:top w:val="none" w:sz="0" w:space="0" w:color="auto"/>
                <w:left w:val="none" w:sz="0" w:space="0" w:color="auto"/>
                <w:bottom w:val="none" w:sz="0" w:space="0" w:color="auto"/>
                <w:right w:val="none" w:sz="0" w:space="0" w:color="auto"/>
              </w:divBdr>
            </w:div>
            <w:div w:id="1098603200">
              <w:marLeft w:val="0"/>
              <w:marRight w:val="0"/>
              <w:marTop w:val="0"/>
              <w:marBottom w:val="0"/>
              <w:divBdr>
                <w:top w:val="none" w:sz="0" w:space="0" w:color="auto"/>
                <w:left w:val="none" w:sz="0" w:space="0" w:color="auto"/>
                <w:bottom w:val="none" w:sz="0" w:space="0" w:color="auto"/>
                <w:right w:val="none" w:sz="0" w:space="0" w:color="auto"/>
              </w:divBdr>
            </w:div>
            <w:div w:id="1098791961">
              <w:marLeft w:val="0"/>
              <w:marRight w:val="0"/>
              <w:marTop w:val="0"/>
              <w:marBottom w:val="0"/>
              <w:divBdr>
                <w:top w:val="none" w:sz="0" w:space="0" w:color="auto"/>
                <w:left w:val="none" w:sz="0" w:space="0" w:color="auto"/>
                <w:bottom w:val="none" w:sz="0" w:space="0" w:color="auto"/>
                <w:right w:val="none" w:sz="0" w:space="0" w:color="auto"/>
              </w:divBdr>
            </w:div>
            <w:div w:id="1099134163">
              <w:marLeft w:val="0"/>
              <w:marRight w:val="0"/>
              <w:marTop w:val="0"/>
              <w:marBottom w:val="0"/>
              <w:divBdr>
                <w:top w:val="none" w:sz="0" w:space="0" w:color="auto"/>
                <w:left w:val="none" w:sz="0" w:space="0" w:color="auto"/>
                <w:bottom w:val="none" w:sz="0" w:space="0" w:color="auto"/>
                <w:right w:val="none" w:sz="0" w:space="0" w:color="auto"/>
              </w:divBdr>
            </w:div>
            <w:div w:id="1099368766">
              <w:marLeft w:val="0"/>
              <w:marRight w:val="0"/>
              <w:marTop w:val="0"/>
              <w:marBottom w:val="0"/>
              <w:divBdr>
                <w:top w:val="none" w:sz="0" w:space="0" w:color="auto"/>
                <w:left w:val="none" w:sz="0" w:space="0" w:color="auto"/>
                <w:bottom w:val="none" w:sz="0" w:space="0" w:color="auto"/>
                <w:right w:val="none" w:sz="0" w:space="0" w:color="auto"/>
              </w:divBdr>
            </w:div>
            <w:div w:id="1099914489">
              <w:marLeft w:val="0"/>
              <w:marRight w:val="0"/>
              <w:marTop w:val="0"/>
              <w:marBottom w:val="0"/>
              <w:divBdr>
                <w:top w:val="none" w:sz="0" w:space="0" w:color="auto"/>
                <w:left w:val="none" w:sz="0" w:space="0" w:color="auto"/>
                <w:bottom w:val="none" w:sz="0" w:space="0" w:color="auto"/>
                <w:right w:val="none" w:sz="0" w:space="0" w:color="auto"/>
              </w:divBdr>
            </w:div>
            <w:div w:id="1099983649">
              <w:marLeft w:val="0"/>
              <w:marRight w:val="0"/>
              <w:marTop w:val="0"/>
              <w:marBottom w:val="0"/>
              <w:divBdr>
                <w:top w:val="none" w:sz="0" w:space="0" w:color="auto"/>
                <w:left w:val="none" w:sz="0" w:space="0" w:color="auto"/>
                <w:bottom w:val="none" w:sz="0" w:space="0" w:color="auto"/>
                <w:right w:val="none" w:sz="0" w:space="0" w:color="auto"/>
              </w:divBdr>
            </w:div>
            <w:div w:id="1100174637">
              <w:marLeft w:val="0"/>
              <w:marRight w:val="0"/>
              <w:marTop w:val="0"/>
              <w:marBottom w:val="0"/>
              <w:divBdr>
                <w:top w:val="none" w:sz="0" w:space="0" w:color="auto"/>
                <w:left w:val="none" w:sz="0" w:space="0" w:color="auto"/>
                <w:bottom w:val="none" w:sz="0" w:space="0" w:color="auto"/>
                <w:right w:val="none" w:sz="0" w:space="0" w:color="auto"/>
              </w:divBdr>
            </w:div>
            <w:div w:id="1103063945">
              <w:marLeft w:val="0"/>
              <w:marRight w:val="0"/>
              <w:marTop w:val="0"/>
              <w:marBottom w:val="0"/>
              <w:divBdr>
                <w:top w:val="none" w:sz="0" w:space="0" w:color="auto"/>
                <w:left w:val="none" w:sz="0" w:space="0" w:color="auto"/>
                <w:bottom w:val="none" w:sz="0" w:space="0" w:color="auto"/>
                <w:right w:val="none" w:sz="0" w:space="0" w:color="auto"/>
              </w:divBdr>
            </w:div>
            <w:div w:id="1103307756">
              <w:marLeft w:val="0"/>
              <w:marRight w:val="0"/>
              <w:marTop w:val="0"/>
              <w:marBottom w:val="0"/>
              <w:divBdr>
                <w:top w:val="none" w:sz="0" w:space="0" w:color="auto"/>
                <w:left w:val="none" w:sz="0" w:space="0" w:color="auto"/>
                <w:bottom w:val="none" w:sz="0" w:space="0" w:color="auto"/>
                <w:right w:val="none" w:sz="0" w:space="0" w:color="auto"/>
              </w:divBdr>
            </w:div>
            <w:div w:id="1103376139">
              <w:marLeft w:val="0"/>
              <w:marRight w:val="0"/>
              <w:marTop w:val="0"/>
              <w:marBottom w:val="0"/>
              <w:divBdr>
                <w:top w:val="none" w:sz="0" w:space="0" w:color="auto"/>
                <w:left w:val="none" w:sz="0" w:space="0" w:color="auto"/>
                <w:bottom w:val="none" w:sz="0" w:space="0" w:color="auto"/>
                <w:right w:val="none" w:sz="0" w:space="0" w:color="auto"/>
              </w:divBdr>
            </w:div>
            <w:div w:id="1103644226">
              <w:marLeft w:val="0"/>
              <w:marRight w:val="0"/>
              <w:marTop w:val="0"/>
              <w:marBottom w:val="0"/>
              <w:divBdr>
                <w:top w:val="none" w:sz="0" w:space="0" w:color="auto"/>
                <w:left w:val="none" w:sz="0" w:space="0" w:color="auto"/>
                <w:bottom w:val="none" w:sz="0" w:space="0" w:color="auto"/>
                <w:right w:val="none" w:sz="0" w:space="0" w:color="auto"/>
              </w:divBdr>
            </w:div>
            <w:div w:id="1104376494">
              <w:marLeft w:val="0"/>
              <w:marRight w:val="0"/>
              <w:marTop w:val="0"/>
              <w:marBottom w:val="0"/>
              <w:divBdr>
                <w:top w:val="none" w:sz="0" w:space="0" w:color="auto"/>
                <w:left w:val="none" w:sz="0" w:space="0" w:color="auto"/>
                <w:bottom w:val="none" w:sz="0" w:space="0" w:color="auto"/>
                <w:right w:val="none" w:sz="0" w:space="0" w:color="auto"/>
              </w:divBdr>
            </w:div>
            <w:div w:id="1104614652">
              <w:marLeft w:val="0"/>
              <w:marRight w:val="0"/>
              <w:marTop w:val="0"/>
              <w:marBottom w:val="0"/>
              <w:divBdr>
                <w:top w:val="none" w:sz="0" w:space="0" w:color="auto"/>
                <w:left w:val="none" w:sz="0" w:space="0" w:color="auto"/>
                <w:bottom w:val="none" w:sz="0" w:space="0" w:color="auto"/>
                <w:right w:val="none" w:sz="0" w:space="0" w:color="auto"/>
              </w:divBdr>
            </w:div>
            <w:div w:id="1104883504">
              <w:marLeft w:val="0"/>
              <w:marRight w:val="0"/>
              <w:marTop w:val="0"/>
              <w:marBottom w:val="0"/>
              <w:divBdr>
                <w:top w:val="none" w:sz="0" w:space="0" w:color="auto"/>
                <w:left w:val="none" w:sz="0" w:space="0" w:color="auto"/>
                <w:bottom w:val="none" w:sz="0" w:space="0" w:color="auto"/>
                <w:right w:val="none" w:sz="0" w:space="0" w:color="auto"/>
              </w:divBdr>
            </w:div>
            <w:div w:id="1105077565">
              <w:marLeft w:val="0"/>
              <w:marRight w:val="0"/>
              <w:marTop w:val="0"/>
              <w:marBottom w:val="0"/>
              <w:divBdr>
                <w:top w:val="none" w:sz="0" w:space="0" w:color="auto"/>
                <w:left w:val="none" w:sz="0" w:space="0" w:color="auto"/>
                <w:bottom w:val="none" w:sz="0" w:space="0" w:color="auto"/>
                <w:right w:val="none" w:sz="0" w:space="0" w:color="auto"/>
              </w:divBdr>
            </w:div>
            <w:div w:id="1106383831">
              <w:marLeft w:val="0"/>
              <w:marRight w:val="0"/>
              <w:marTop w:val="0"/>
              <w:marBottom w:val="0"/>
              <w:divBdr>
                <w:top w:val="none" w:sz="0" w:space="0" w:color="auto"/>
                <w:left w:val="none" w:sz="0" w:space="0" w:color="auto"/>
                <w:bottom w:val="none" w:sz="0" w:space="0" w:color="auto"/>
                <w:right w:val="none" w:sz="0" w:space="0" w:color="auto"/>
              </w:divBdr>
            </w:div>
            <w:div w:id="1106802570">
              <w:marLeft w:val="0"/>
              <w:marRight w:val="0"/>
              <w:marTop w:val="0"/>
              <w:marBottom w:val="0"/>
              <w:divBdr>
                <w:top w:val="none" w:sz="0" w:space="0" w:color="auto"/>
                <w:left w:val="none" w:sz="0" w:space="0" w:color="auto"/>
                <w:bottom w:val="none" w:sz="0" w:space="0" w:color="auto"/>
                <w:right w:val="none" w:sz="0" w:space="0" w:color="auto"/>
              </w:divBdr>
            </w:div>
            <w:div w:id="1107696945">
              <w:marLeft w:val="0"/>
              <w:marRight w:val="0"/>
              <w:marTop w:val="0"/>
              <w:marBottom w:val="0"/>
              <w:divBdr>
                <w:top w:val="none" w:sz="0" w:space="0" w:color="auto"/>
                <w:left w:val="none" w:sz="0" w:space="0" w:color="auto"/>
                <w:bottom w:val="none" w:sz="0" w:space="0" w:color="auto"/>
                <w:right w:val="none" w:sz="0" w:space="0" w:color="auto"/>
              </w:divBdr>
            </w:div>
            <w:div w:id="1107700164">
              <w:marLeft w:val="0"/>
              <w:marRight w:val="0"/>
              <w:marTop w:val="0"/>
              <w:marBottom w:val="0"/>
              <w:divBdr>
                <w:top w:val="none" w:sz="0" w:space="0" w:color="auto"/>
                <w:left w:val="none" w:sz="0" w:space="0" w:color="auto"/>
                <w:bottom w:val="none" w:sz="0" w:space="0" w:color="auto"/>
                <w:right w:val="none" w:sz="0" w:space="0" w:color="auto"/>
              </w:divBdr>
            </w:div>
            <w:div w:id="1108426044">
              <w:marLeft w:val="0"/>
              <w:marRight w:val="0"/>
              <w:marTop w:val="0"/>
              <w:marBottom w:val="0"/>
              <w:divBdr>
                <w:top w:val="none" w:sz="0" w:space="0" w:color="auto"/>
                <w:left w:val="none" w:sz="0" w:space="0" w:color="auto"/>
                <w:bottom w:val="none" w:sz="0" w:space="0" w:color="auto"/>
                <w:right w:val="none" w:sz="0" w:space="0" w:color="auto"/>
              </w:divBdr>
            </w:div>
            <w:div w:id="1109200004">
              <w:marLeft w:val="0"/>
              <w:marRight w:val="0"/>
              <w:marTop w:val="0"/>
              <w:marBottom w:val="0"/>
              <w:divBdr>
                <w:top w:val="none" w:sz="0" w:space="0" w:color="auto"/>
                <w:left w:val="none" w:sz="0" w:space="0" w:color="auto"/>
                <w:bottom w:val="none" w:sz="0" w:space="0" w:color="auto"/>
                <w:right w:val="none" w:sz="0" w:space="0" w:color="auto"/>
              </w:divBdr>
            </w:div>
            <w:div w:id="1109397359">
              <w:marLeft w:val="0"/>
              <w:marRight w:val="0"/>
              <w:marTop w:val="0"/>
              <w:marBottom w:val="0"/>
              <w:divBdr>
                <w:top w:val="none" w:sz="0" w:space="0" w:color="auto"/>
                <w:left w:val="none" w:sz="0" w:space="0" w:color="auto"/>
                <w:bottom w:val="none" w:sz="0" w:space="0" w:color="auto"/>
                <w:right w:val="none" w:sz="0" w:space="0" w:color="auto"/>
              </w:divBdr>
            </w:div>
            <w:div w:id="1110389822">
              <w:marLeft w:val="0"/>
              <w:marRight w:val="0"/>
              <w:marTop w:val="0"/>
              <w:marBottom w:val="0"/>
              <w:divBdr>
                <w:top w:val="none" w:sz="0" w:space="0" w:color="auto"/>
                <w:left w:val="none" w:sz="0" w:space="0" w:color="auto"/>
                <w:bottom w:val="none" w:sz="0" w:space="0" w:color="auto"/>
                <w:right w:val="none" w:sz="0" w:space="0" w:color="auto"/>
              </w:divBdr>
            </w:div>
            <w:div w:id="1110516217">
              <w:marLeft w:val="0"/>
              <w:marRight w:val="0"/>
              <w:marTop w:val="0"/>
              <w:marBottom w:val="0"/>
              <w:divBdr>
                <w:top w:val="none" w:sz="0" w:space="0" w:color="auto"/>
                <w:left w:val="none" w:sz="0" w:space="0" w:color="auto"/>
                <w:bottom w:val="none" w:sz="0" w:space="0" w:color="auto"/>
                <w:right w:val="none" w:sz="0" w:space="0" w:color="auto"/>
              </w:divBdr>
            </w:div>
            <w:div w:id="1111316069">
              <w:marLeft w:val="0"/>
              <w:marRight w:val="0"/>
              <w:marTop w:val="0"/>
              <w:marBottom w:val="0"/>
              <w:divBdr>
                <w:top w:val="none" w:sz="0" w:space="0" w:color="auto"/>
                <w:left w:val="none" w:sz="0" w:space="0" w:color="auto"/>
                <w:bottom w:val="none" w:sz="0" w:space="0" w:color="auto"/>
                <w:right w:val="none" w:sz="0" w:space="0" w:color="auto"/>
              </w:divBdr>
            </w:div>
            <w:div w:id="1111362874">
              <w:marLeft w:val="0"/>
              <w:marRight w:val="0"/>
              <w:marTop w:val="0"/>
              <w:marBottom w:val="0"/>
              <w:divBdr>
                <w:top w:val="none" w:sz="0" w:space="0" w:color="auto"/>
                <w:left w:val="none" w:sz="0" w:space="0" w:color="auto"/>
                <w:bottom w:val="none" w:sz="0" w:space="0" w:color="auto"/>
                <w:right w:val="none" w:sz="0" w:space="0" w:color="auto"/>
              </w:divBdr>
            </w:div>
            <w:div w:id="1111558308">
              <w:marLeft w:val="0"/>
              <w:marRight w:val="0"/>
              <w:marTop w:val="0"/>
              <w:marBottom w:val="0"/>
              <w:divBdr>
                <w:top w:val="none" w:sz="0" w:space="0" w:color="auto"/>
                <w:left w:val="none" w:sz="0" w:space="0" w:color="auto"/>
                <w:bottom w:val="none" w:sz="0" w:space="0" w:color="auto"/>
                <w:right w:val="none" w:sz="0" w:space="0" w:color="auto"/>
              </w:divBdr>
            </w:div>
            <w:div w:id="1111708904">
              <w:marLeft w:val="0"/>
              <w:marRight w:val="0"/>
              <w:marTop w:val="0"/>
              <w:marBottom w:val="0"/>
              <w:divBdr>
                <w:top w:val="none" w:sz="0" w:space="0" w:color="auto"/>
                <w:left w:val="none" w:sz="0" w:space="0" w:color="auto"/>
                <w:bottom w:val="none" w:sz="0" w:space="0" w:color="auto"/>
                <w:right w:val="none" w:sz="0" w:space="0" w:color="auto"/>
              </w:divBdr>
            </w:div>
            <w:div w:id="1112940569">
              <w:marLeft w:val="0"/>
              <w:marRight w:val="0"/>
              <w:marTop w:val="0"/>
              <w:marBottom w:val="0"/>
              <w:divBdr>
                <w:top w:val="none" w:sz="0" w:space="0" w:color="auto"/>
                <w:left w:val="none" w:sz="0" w:space="0" w:color="auto"/>
                <w:bottom w:val="none" w:sz="0" w:space="0" w:color="auto"/>
                <w:right w:val="none" w:sz="0" w:space="0" w:color="auto"/>
              </w:divBdr>
            </w:div>
            <w:div w:id="1113787459">
              <w:marLeft w:val="0"/>
              <w:marRight w:val="0"/>
              <w:marTop w:val="0"/>
              <w:marBottom w:val="0"/>
              <w:divBdr>
                <w:top w:val="none" w:sz="0" w:space="0" w:color="auto"/>
                <w:left w:val="none" w:sz="0" w:space="0" w:color="auto"/>
                <w:bottom w:val="none" w:sz="0" w:space="0" w:color="auto"/>
                <w:right w:val="none" w:sz="0" w:space="0" w:color="auto"/>
              </w:divBdr>
            </w:div>
            <w:div w:id="1113935991">
              <w:marLeft w:val="0"/>
              <w:marRight w:val="0"/>
              <w:marTop w:val="0"/>
              <w:marBottom w:val="0"/>
              <w:divBdr>
                <w:top w:val="none" w:sz="0" w:space="0" w:color="auto"/>
                <w:left w:val="none" w:sz="0" w:space="0" w:color="auto"/>
                <w:bottom w:val="none" w:sz="0" w:space="0" w:color="auto"/>
                <w:right w:val="none" w:sz="0" w:space="0" w:color="auto"/>
              </w:divBdr>
            </w:div>
            <w:div w:id="1113942221">
              <w:marLeft w:val="0"/>
              <w:marRight w:val="0"/>
              <w:marTop w:val="0"/>
              <w:marBottom w:val="0"/>
              <w:divBdr>
                <w:top w:val="none" w:sz="0" w:space="0" w:color="auto"/>
                <w:left w:val="none" w:sz="0" w:space="0" w:color="auto"/>
                <w:bottom w:val="none" w:sz="0" w:space="0" w:color="auto"/>
                <w:right w:val="none" w:sz="0" w:space="0" w:color="auto"/>
              </w:divBdr>
              <w:divsChild>
                <w:div w:id="548885544">
                  <w:marLeft w:val="0"/>
                  <w:marRight w:val="0"/>
                  <w:marTop w:val="0"/>
                  <w:marBottom w:val="0"/>
                  <w:divBdr>
                    <w:top w:val="none" w:sz="0" w:space="0" w:color="auto"/>
                    <w:left w:val="none" w:sz="0" w:space="0" w:color="auto"/>
                    <w:bottom w:val="none" w:sz="0" w:space="0" w:color="auto"/>
                    <w:right w:val="none" w:sz="0" w:space="0" w:color="auto"/>
                  </w:divBdr>
                </w:div>
                <w:div w:id="775952226">
                  <w:marLeft w:val="0"/>
                  <w:marRight w:val="0"/>
                  <w:marTop w:val="0"/>
                  <w:marBottom w:val="0"/>
                  <w:divBdr>
                    <w:top w:val="none" w:sz="0" w:space="0" w:color="auto"/>
                    <w:left w:val="none" w:sz="0" w:space="0" w:color="auto"/>
                    <w:bottom w:val="none" w:sz="0" w:space="0" w:color="auto"/>
                    <w:right w:val="none" w:sz="0" w:space="0" w:color="auto"/>
                  </w:divBdr>
                </w:div>
                <w:div w:id="906962972">
                  <w:marLeft w:val="0"/>
                  <w:marRight w:val="0"/>
                  <w:marTop w:val="0"/>
                  <w:marBottom w:val="0"/>
                  <w:divBdr>
                    <w:top w:val="none" w:sz="0" w:space="0" w:color="auto"/>
                    <w:left w:val="none" w:sz="0" w:space="0" w:color="auto"/>
                    <w:bottom w:val="none" w:sz="0" w:space="0" w:color="auto"/>
                    <w:right w:val="none" w:sz="0" w:space="0" w:color="auto"/>
                  </w:divBdr>
                </w:div>
                <w:div w:id="1519468051">
                  <w:marLeft w:val="0"/>
                  <w:marRight w:val="0"/>
                  <w:marTop w:val="0"/>
                  <w:marBottom w:val="0"/>
                  <w:divBdr>
                    <w:top w:val="none" w:sz="0" w:space="0" w:color="auto"/>
                    <w:left w:val="none" w:sz="0" w:space="0" w:color="auto"/>
                    <w:bottom w:val="none" w:sz="0" w:space="0" w:color="auto"/>
                    <w:right w:val="none" w:sz="0" w:space="0" w:color="auto"/>
                  </w:divBdr>
                </w:div>
                <w:div w:id="1583445308">
                  <w:marLeft w:val="0"/>
                  <w:marRight w:val="0"/>
                  <w:marTop w:val="0"/>
                  <w:marBottom w:val="0"/>
                  <w:divBdr>
                    <w:top w:val="none" w:sz="0" w:space="0" w:color="auto"/>
                    <w:left w:val="none" w:sz="0" w:space="0" w:color="auto"/>
                    <w:bottom w:val="none" w:sz="0" w:space="0" w:color="auto"/>
                    <w:right w:val="none" w:sz="0" w:space="0" w:color="auto"/>
                  </w:divBdr>
                </w:div>
                <w:div w:id="1893733863">
                  <w:marLeft w:val="0"/>
                  <w:marRight w:val="0"/>
                  <w:marTop w:val="0"/>
                  <w:marBottom w:val="0"/>
                  <w:divBdr>
                    <w:top w:val="none" w:sz="0" w:space="0" w:color="auto"/>
                    <w:left w:val="none" w:sz="0" w:space="0" w:color="auto"/>
                    <w:bottom w:val="none" w:sz="0" w:space="0" w:color="auto"/>
                    <w:right w:val="none" w:sz="0" w:space="0" w:color="auto"/>
                  </w:divBdr>
                </w:div>
              </w:divsChild>
            </w:div>
            <w:div w:id="1114400793">
              <w:marLeft w:val="0"/>
              <w:marRight w:val="0"/>
              <w:marTop w:val="0"/>
              <w:marBottom w:val="0"/>
              <w:divBdr>
                <w:top w:val="none" w:sz="0" w:space="0" w:color="auto"/>
                <w:left w:val="none" w:sz="0" w:space="0" w:color="auto"/>
                <w:bottom w:val="none" w:sz="0" w:space="0" w:color="auto"/>
                <w:right w:val="none" w:sz="0" w:space="0" w:color="auto"/>
              </w:divBdr>
            </w:div>
            <w:div w:id="1115179510">
              <w:marLeft w:val="0"/>
              <w:marRight w:val="0"/>
              <w:marTop w:val="0"/>
              <w:marBottom w:val="0"/>
              <w:divBdr>
                <w:top w:val="none" w:sz="0" w:space="0" w:color="auto"/>
                <w:left w:val="none" w:sz="0" w:space="0" w:color="auto"/>
                <w:bottom w:val="none" w:sz="0" w:space="0" w:color="auto"/>
                <w:right w:val="none" w:sz="0" w:space="0" w:color="auto"/>
              </w:divBdr>
            </w:div>
            <w:div w:id="1115755037">
              <w:marLeft w:val="0"/>
              <w:marRight w:val="0"/>
              <w:marTop w:val="0"/>
              <w:marBottom w:val="0"/>
              <w:divBdr>
                <w:top w:val="none" w:sz="0" w:space="0" w:color="auto"/>
                <w:left w:val="none" w:sz="0" w:space="0" w:color="auto"/>
                <w:bottom w:val="none" w:sz="0" w:space="0" w:color="auto"/>
                <w:right w:val="none" w:sz="0" w:space="0" w:color="auto"/>
              </w:divBdr>
            </w:div>
            <w:div w:id="1115755799">
              <w:marLeft w:val="0"/>
              <w:marRight w:val="0"/>
              <w:marTop w:val="0"/>
              <w:marBottom w:val="0"/>
              <w:divBdr>
                <w:top w:val="none" w:sz="0" w:space="0" w:color="auto"/>
                <w:left w:val="none" w:sz="0" w:space="0" w:color="auto"/>
                <w:bottom w:val="none" w:sz="0" w:space="0" w:color="auto"/>
                <w:right w:val="none" w:sz="0" w:space="0" w:color="auto"/>
              </w:divBdr>
            </w:div>
            <w:div w:id="1115757904">
              <w:marLeft w:val="0"/>
              <w:marRight w:val="0"/>
              <w:marTop w:val="0"/>
              <w:marBottom w:val="0"/>
              <w:divBdr>
                <w:top w:val="none" w:sz="0" w:space="0" w:color="auto"/>
                <w:left w:val="none" w:sz="0" w:space="0" w:color="auto"/>
                <w:bottom w:val="none" w:sz="0" w:space="0" w:color="auto"/>
                <w:right w:val="none" w:sz="0" w:space="0" w:color="auto"/>
              </w:divBdr>
            </w:div>
            <w:div w:id="1116019469">
              <w:marLeft w:val="0"/>
              <w:marRight w:val="0"/>
              <w:marTop w:val="0"/>
              <w:marBottom w:val="0"/>
              <w:divBdr>
                <w:top w:val="none" w:sz="0" w:space="0" w:color="auto"/>
                <w:left w:val="none" w:sz="0" w:space="0" w:color="auto"/>
                <w:bottom w:val="none" w:sz="0" w:space="0" w:color="auto"/>
                <w:right w:val="none" w:sz="0" w:space="0" w:color="auto"/>
              </w:divBdr>
            </w:div>
            <w:div w:id="1117258113">
              <w:marLeft w:val="0"/>
              <w:marRight w:val="0"/>
              <w:marTop w:val="0"/>
              <w:marBottom w:val="0"/>
              <w:divBdr>
                <w:top w:val="none" w:sz="0" w:space="0" w:color="auto"/>
                <w:left w:val="none" w:sz="0" w:space="0" w:color="auto"/>
                <w:bottom w:val="none" w:sz="0" w:space="0" w:color="auto"/>
                <w:right w:val="none" w:sz="0" w:space="0" w:color="auto"/>
              </w:divBdr>
            </w:div>
            <w:div w:id="1117406250">
              <w:marLeft w:val="0"/>
              <w:marRight w:val="0"/>
              <w:marTop w:val="0"/>
              <w:marBottom w:val="0"/>
              <w:divBdr>
                <w:top w:val="none" w:sz="0" w:space="0" w:color="auto"/>
                <w:left w:val="none" w:sz="0" w:space="0" w:color="auto"/>
                <w:bottom w:val="none" w:sz="0" w:space="0" w:color="auto"/>
                <w:right w:val="none" w:sz="0" w:space="0" w:color="auto"/>
              </w:divBdr>
            </w:div>
            <w:div w:id="1117529492">
              <w:marLeft w:val="0"/>
              <w:marRight w:val="0"/>
              <w:marTop w:val="0"/>
              <w:marBottom w:val="0"/>
              <w:divBdr>
                <w:top w:val="none" w:sz="0" w:space="0" w:color="auto"/>
                <w:left w:val="none" w:sz="0" w:space="0" w:color="auto"/>
                <w:bottom w:val="none" w:sz="0" w:space="0" w:color="auto"/>
                <w:right w:val="none" w:sz="0" w:space="0" w:color="auto"/>
              </w:divBdr>
            </w:div>
            <w:div w:id="1119571856">
              <w:marLeft w:val="0"/>
              <w:marRight w:val="0"/>
              <w:marTop w:val="0"/>
              <w:marBottom w:val="0"/>
              <w:divBdr>
                <w:top w:val="none" w:sz="0" w:space="0" w:color="auto"/>
                <w:left w:val="none" w:sz="0" w:space="0" w:color="auto"/>
                <w:bottom w:val="none" w:sz="0" w:space="0" w:color="auto"/>
                <w:right w:val="none" w:sz="0" w:space="0" w:color="auto"/>
              </w:divBdr>
            </w:div>
            <w:div w:id="1120566280">
              <w:marLeft w:val="0"/>
              <w:marRight w:val="0"/>
              <w:marTop w:val="0"/>
              <w:marBottom w:val="0"/>
              <w:divBdr>
                <w:top w:val="none" w:sz="0" w:space="0" w:color="auto"/>
                <w:left w:val="none" w:sz="0" w:space="0" w:color="auto"/>
                <w:bottom w:val="none" w:sz="0" w:space="0" w:color="auto"/>
                <w:right w:val="none" w:sz="0" w:space="0" w:color="auto"/>
              </w:divBdr>
            </w:div>
            <w:div w:id="1121345026">
              <w:marLeft w:val="0"/>
              <w:marRight w:val="0"/>
              <w:marTop w:val="0"/>
              <w:marBottom w:val="0"/>
              <w:divBdr>
                <w:top w:val="none" w:sz="0" w:space="0" w:color="auto"/>
                <w:left w:val="none" w:sz="0" w:space="0" w:color="auto"/>
                <w:bottom w:val="none" w:sz="0" w:space="0" w:color="auto"/>
                <w:right w:val="none" w:sz="0" w:space="0" w:color="auto"/>
              </w:divBdr>
            </w:div>
            <w:div w:id="1121657053">
              <w:marLeft w:val="0"/>
              <w:marRight w:val="0"/>
              <w:marTop w:val="0"/>
              <w:marBottom w:val="0"/>
              <w:divBdr>
                <w:top w:val="none" w:sz="0" w:space="0" w:color="auto"/>
                <w:left w:val="none" w:sz="0" w:space="0" w:color="auto"/>
                <w:bottom w:val="none" w:sz="0" w:space="0" w:color="auto"/>
                <w:right w:val="none" w:sz="0" w:space="0" w:color="auto"/>
              </w:divBdr>
            </w:div>
            <w:div w:id="1121727562">
              <w:marLeft w:val="0"/>
              <w:marRight w:val="0"/>
              <w:marTop w:val="0"/>
              <w:marBottom w:val="0"/>
              <w:divBdr>
                <w:top w:val="none" w:sz="0" w:space="0" w:color="auto"/>
                <w:left w:val="none" w:sz="0" w:space="0" w:color="auto"/>
                <w:bottom w:val="none" w:sz="0" w:space="0" w:color="auto"/>
                <w:right w:val="none" w:sz="0" w:space="0" w:color="auto"/>
              </w:divBdr>
            </w:div>
            <w:div w:id="1122260465">
              <w:marLeft w:val="0"/>
              <w:marRight w:val="0"/>
              <w:marTop w:val="0"/>
              <w:marBottom w:val="0"/>
              <w:divBdr>
                <w:top w:val="none" w:sz="0" w:space="0" w:color="auto"/>
                <w:left w:val="none" w:sz="0" w:space="0" w:color="auto"/>
                <w:bottom w:val="none" w:sz="0" w:space="0" w:color="auto"/>
                <w:right w:val="none" w:sz="0" w:space="0" w:color="auto"/>
              </w:divBdr>
            </w:div>
            <w:div w:id="1123379179">
              <w:marLeft w:val="0"/>
              <w:marRight w:val="0"/>
              <w:marTop w:val="0"/>
              <w:marBottom w:val="0"/>
              <w:divBdr>
                <w:top w:val="none" w:sz="0" w:space="0" w:color="auto"/>
                <w:left w:val="none" w:sz="0" w:space="0" w:color="auto"/>
                <w:bottom w:val="none" w:sz="0" w:space="0" w:color="auto"/>
                <w:right w:val="none" w:sz="0" w:space="0" w:color="auto"/>
              </w:divBdr>
            </w:div>
            <w:div w:id="1123884510">
              <w:marLeft w:val="0"/>
              <w:marRight w:val="0"/>
              <w:marTop w:val="0"/>
              <w:marBottom w:val="0"/>
              <w:divBdr>
                <w:top w:val="none" w:sz="0" w:space="0" w:color="auto"/>
                <w:left w:val="none" w:sz="0" w:space="0" w:color="auto"/>
                <w:bottom w:val="none" w:sz="0" w:space="0" w:color="auto"/>
                <w:right w:val="none" w:sz="0" w:space="0" w:color="auto"/>
              </w:divBdr>
            </w:div>
            <w:div w:id="1126462935">
              <w:marLeft w:val="0"/>
              <w:marRight w:val="0"/>
              <w:marTop w:val="0"/>
              <w:marBottom w:val="0"/>
              <w:divBdr>
                <w:top w:val="none" w:sz="0" w:space="0" w:color="auto"/>
                <w:left w:val="none" w:sz="0" w:space="0" w:color="auto"/>
                <w:bottom w:val="none" w:sz="0" w:space="0" w:color="auto"/>
                <w:right w:val="none" w:sz="0" w:space="0" w:color="auto"/>
              </w:divBdr>
            </w:div>
            <w:div w:id="1126580576">
              <w:marLeft w:val="0"/>
              <w:marRight w:val="0"/>
              <w:marTop w:val="0"/>
              <w:marBottom w:val="0"/>
              <w:divBdr>
                <w:top w:val="none" w:sz="0" w:space="0" w:color="auto"/>
                <w:left w:val="none" w:sz="0" w:space="0" w:color="auto"/>
                <w:bottom w:val="none" w:sz="0" w:space="0" w:color="auto"/>
                <w:right w:val="none" w:sz="0" w:space="0" w:color="auto"/>
              </w:divBdr>
            </w:div>
            <w:div w:id="1126629389">
              <w:marLeft w:val="0"/>
              <w:marRight w:val="0"/>
              <w:marTop w:val="0"/>
              <w:marBottom w:val="0"/>
              <w:divBdr>
                <w:top w:val="none" w:sz="0" w:space="0" w:color="auto"/>
                <w:left w:val="none" w:sz="0" w:space="0" w:color="auto"/>
                <w:bottom w:val="none" w:sz="0" w:space="0" w:color="auto"/>
                <w:right w:val="none" w:sz="0" w:space="0" w:color="auto"/>
              </w:divBdr>
            </w:div>
            <w:div w:id="1128278563">
              <w:marLeft w:val="0"/>
              <w:marRight w:val="0"/>
              <w:marTop w:val="0"/>
              <w:marBottom w:val="0"/>
              <w:divBdr>
                <w:top w:val="none" w:sz="0" w:space="0" w:color="auto"/>
                <w:left w:val="none" w:sz="0" w:space="0" w:color="auto"/>
                <w:bottom w:val="none" w:sz="0" w:space="0" w:color="auto"/>
                <w:right w:val="none" w:sz="0" w:space="0" w:color="auto"/>
              </w:divBdr>
            </w:div>
            <w:div w:id="1130054615">
              <w:marLeft w:val="0"/>
              <w:marRight w:val="0"/>
              <w:marTop w:val="0"/>
              <w:marBottom w:val="0"/>
              <w:divBdr>
                <w:top w:val="none" w:sz="0" w:space="0" w:color="auto"/>
                <w:left w:val="none" w:sz="0" w:space="0" w:color="auto"/>
                <w:bottom w:val="none" w:sz="0" w:space="0" w:color="auto"/>
                <w:right w:val="none" w:sz="0" w:space="0" w:color="auto"/>
              </w:divBdr>
            </w:div>
            <w:div w:id="1130199771">
              <w:marLeft w:val="0"/>
              <w:marRight w:val="0"/>
              <w:marTop w:val="0"/>
              <w:marBottom w:val="0"/>
              <w:divBdr>
                <w:top w:val="none" w:sz="0" w:space="0" w:color="auto"/>
                <w:left w:val="none" w:sz="0" w:space="0" w:color="auto"/>
                <w:bottom w:val="none" w:sz="0" w:space="0" w:color="auto"/>
                <w:right w:val="none" w:sz="0" w:space="0" w:color="auto"/>
              </w:divBdr>
            </w:div>
            <w:div w:id="1130519435">
              <w:marLeft w:val="0"/>
              <w:marRight w:val="0"/>
              <w:marTop w:val="0"/>
              <w:marBottom w:val="0"/>
              <w:divBdr>
                <w:top w:val="none" w:sz="0" w:space="0" w:color="auto"/>
                <w:left w:val="none" w:sz="0" w:space="0" w:color="auto"/>
                <w:bottom w:val="none" w:sz="0" w:space="0" w:color="auto"/>
                <w:right w:val="none" w:sz="0" w:space="0" w:color="auto"/>
              </w:divBdr>
            </w:div>
            <w:div w:id="1130711353">
              <w:marLeft w:val="0"/>
              <w:marRight w:val="0"/>
              <w:marTop w:val="0"/>
              <w:marBottom w:val="0"/>
              <w:divBdr>
                <w:top w:val="none" w:sz="0" w:space="0" w:color="auto"/>
                <w:left w:val="none" w:sz="0" w:space="0" w:color="auto"/>
                <w:bottom w:val="none" w:sz="0" w:space="0" w:color="auto"/>
                <w:right w:val="none" w:sz="0" w:space="0" w:color="auto"/>
              </w:divBdr>
            </w:div>
            <w:div w:id="1133448378">
              <w:marLeft w:val="0"/>
              <w:marRight w:val="0"/>
              <w:marTop w:val="0"/>
              <w:marBottom w:val="0"/>
              <w:divBdr>
                <w:top w:val="none" w:sz="0" w:space="0" w:color="auto"/>
                <w:left w:val="none" w:sz="0" w:space="0" w:color="auto"/>
                <w:bottom w:val="none" w:sz="0" w:space="0" w:color="auto"/>
                <w:right w:val="none" w:sz="0" w:space="0" w:color="auto"/>
              </w:divBdr>
            </w:div>
            <w:div w:id="1133523266">
              <w:marLeft w:val="0"/>
              <w:marRight w:val="0"/>
              <w:marTop w:val="0"/>
              <w:marBottom w:val="0"/>
              <w:divBdr>
                <w:top w:val="none" w:sz="0" w:space="0" w:color="auto"/>
                <w:left w:val="none" w:sz="0" w:space="0" w:color="auto"/>
                <w:bottom w:val="none" w:sz="0" w:space="0" w:color="auto"/>
                <w:right w:val="none" w:sz="0" w:space="0" w:color="auto"/>
              </w:divBdr>
            </w:div>
            <w:div w:id="1133526023">
              <w:marLeft w:val="0"/>
              <w:marRight w:val="0"/>
              <w:marTop w:val="0"/>
              <w:marBottom w:val="0"/>
              <w:divBdr>
                <w:top w:val="none" w:sz="0" w:space="0" w:color="auto"/>
                <w:left w:val="none" w:sz="0" w:space="0" w:color="auto"/>
                <w:bottom w:val="none" w:sz="0" w:space="0" w:color="auto"/>
                <w:right w:val="none" w:sz="0" w:space="0" w:color="auto"/>
              </w:divBdr>
            </w:div>
            <w:div w:id="1133867293">
              <w:marLeft w:val="0"/>
              <w:marRight w:val="0"/>
              <w:marTop w:val="0"/>
              <w:marBottom w:val="0"/>
              <w:divBdr>
                <w:top w:val="none" w:sz="0" w:space="0" w:color="auto"/>
                <w:left w:val="none" w:sz="0" w:space="0" w:color="auto"/>
                <w:bottom w:val="none" w:sz="0" w:space="0" w:color="auto"/>
                <w:right w:val="none" w:sz="0" w:space="0" w:color="auto"/>
              </w:divBdr>
            </w:div>
            <w:div w:id="1135828390">
              <w:marLeft w:val="0"/>
              <w:marRight w:val="0"/>
              <w:marTop w:val="0"/>
              <w:marBottom w:val="0"/>
              <w:divBdr>
                <w:top w:val="none" w:sz="0" w:space="0" w:color="auto"/>
                <w:left w:val="none" w:sz="0" w:space="0" w:color="auto"/>
                <w:bottom w:val="none" w:sz="0" w:space="0" w:color="auto"/>
                <w:right w:val="none" w:sz="0" w:space="0" w:color="auto"/>
              </w:divBdr>
            </w:div>
            <w:div w:id="1137071317">
              <w:marLeft w:val="0"/>
              <w:marRight w:val="0"/>
              <w:marTop w:val="0"/>
              <w:marBottom w:val="0"/>
              <w:divBdr>
                <w:top w:val="none" w:sz="0" w:space="0" w:color="auto"/>
                <w:left w:val="none" w:sz="0" w:space="0" w:color="auto"/>
                <w:bottom w:val="none" w:sz="0" w:space="0" w:color="auto"/>
                <w:right w:val="none" w:sz="0" w:space="0" w:color="auto"/>
              </w:divBdr>
            </w:div>
            <w:div w:id="1138692068">
              <w:marLeft w:val="0"/>
              <w:marRight w:val="0"/>
              <w:marTop w:val="0"/>
              <w:marBottom w:val="0"/>
              <w:divBdr>
                <w:top w:val="none" w:sz="0" w:space="0" w:color="auto"/>
                <w:left w:val="none" w:sz="0" w:space="0" w:color="auto"/>
                <w:bottom w:val="none" w:sz="0" w:space="0" w:color="auto"/>
                <w:right w:val="none" w:sz="0" w:space="0" w:color="auto"/>
              </w:divBdr>
            </w:div>
            <w:div w:id="1139300994">
              <w:marLeft w:val="0"/>
              <w:marRight w:val="0"/>
              <w:marTop w:val="0"/>
              <w:marBottom w:val="0"/>
              <w:divBdr>
                <w:top w:val="none" w:sz="0" w:space="0" w:color="auto"/>
                <w:left w:val="none" w:sz="0" w:space="0" w:color="auto"/>
                <w:bottom w:val="none" w:sz="0" w:space="0" w:color="auto"/>
                <w:right w:val="none" w:sz="0" w:space="0" w:color="auto"/>
              </w:divBdr>
            </w:div>
            <w:div w:id="1141194231">
              <w:marLeft w:val="0"/>
              <w:marRight w:val="0"/>
              <w:marTop w:val="0"/>
              <w:marBottom w:val="0"/>
              <w:divBdr>
                <w:top w:val="none" w:sz="0" w:space="0" w:color="auto"/>
                <w:left w:val="none" w:sz="0" w:space="0" w:color="auto"/>
                <w:bottom w:val="none" w:sz="0" w:space="0" w:color="auto"/>
                <w:right w:val="none" w:sz="0" w:space="0" w:color="auto"/>
              </w:divBdr>
            </w:div>
            <w:div w:id="1141580246">
              <w:marLeft w:val="0"/>
              <w:marRight w:val="0"/>
              <w:marTop w:val="0"/>
              <w:marBottom w:val="0"/>
              <w:divBdr>
                <w:top w:val="none" w:sz="0" w:space="0" w:color="auto"/>
                <w:left w:val="none" w:sz="0" w:space="0" w:color="auto"/>
                <w:bottom w:val="none" w:sz="0" w:space="0" w:color="auto"/>
                <w:right w:val="none" w:sz="0" w:space="0" w:color="auto"/>
              </w:divBdr>
            </w:div>
            <w:div w:id="1141657943">
              <w:marLeft w:val="0"/>
              <w:marRight w:val="0"/>
              <w:marTop w:val="0"/>
              <w:marBottom w:val="0"/>
              <w:divBdr>
                <w:top w:val="none" w:sz="0" w:space="0" w:color="auto"/>
                <w:left w:val="none" w:sz="0" w:space="0" w:color="auto"/>
                <w:bottom w:val="none" w:sz="0" w:space="0" w:color="auto"/>
                <w:right w:val="none" w:sz="0" w:space="0" w:color="auto"/>
              </w:divBdr>
            </w:div>
            <w:div w:id="1143043662">
              <w:marLeft w:val="0"/>
              <w:marRight w:val="0"/>
              <w:marTop w:val="0"/>
              <w:marBottom w:val="0"/>
              <w:divBdr>
                <w:top w:val="none" w:sz="0" w:space="0" w:color="auto"/>
                <w:left w:val="none" w:sz="0" w:space="0" w:color="auto"/>
                <w:bottom w:val="none" w:sz="0" w:space="0" w:color="auto"/>
                <w:right w:val="none" w:sz="0" w:space="0" w:color="auto"/>
              </w:divBdr>
            </w:div>
            <w:div w:id="1144393904">
              <w:marLeft w:val="0"/>
              <w:marRight w:val="0"/>
              <w:marTop w:val="0"/>
              <w:marBottom w:val="0"/>
              <w:divBdr>
                <w:top w:val="none" w:sz="0" w:space="0" w:color="auto"/>
                <w:left w:val="none" w:sz="0" w:space="0" w:color="auto"/>
                <w:bottom w:val="none" w:sz="0" w:space="0" w:color="auto"/>
                <w:right w:val="none" w:sz="0" w:space="0" w:color="auto"/>
              </w:divBdr>
            </w:div>
            <w:div w:id="1145778974">
              <w:marLeft w:val="0"/>
              <w:marRight w:val="0"/>
              <w:marTop w:val="0"/>
              <w:marBottom w:val="0"/>
              <w:divBdr>
                <w:top w:val="none" w:sz="0" w:space="0" w:color="auto"/>
                <w:left w:val="none" w:sz="0" w:space="0" w:color="auto"/>
                <w:bottom w:val="none" w:sz="0" w:space="0" w:color="auto"/>
                <w:right w:val="none" w:sz="0" w:space="0" w:color="auto"/>
              </w:divBdr>
            </w:div>
            <w:div w:id="1146748949">
              <w:marLeft w:val="0"/>
              <w:marRight w:val="0"/>
              <w:marTop w:val="0"/>
              <w:marBottom w:val="0"/>
              <w:divBdr>
                <w:top w:val="none" w:sz="0" w:space="0" w:color="auto"/>
                <w:left w:val="none" w:sz="0" w:space="0" w:color="auto"/>
                <w:bottom w:val="none" w:sz="0" w:space="0" w:color="auto"/>
                <w:right w:val="none" w:sz="0" w:space="0" w:color="auto"/>
              </w:divBdr>
            </w:div>
            <w:div w:id="1146822449">
              <w:marLeft w:val="0"/>
              <w:marRight w:val="0"/>
              <w:marTop w:val="0"/>
              <w:marBottom w:val="0"/>
              <w:divBdr>
                <w:top w:val="none" w:sz="0" w:space="0" w:color="auto"/>
                <w:left w:val="none" w:sz="0" w:space="0" w:color="auto"/>
                <w:bottom w:val="none" w:sz="0" w:space="0" w:color="auto"/>
                <w:right w:val="none" w:sz="0" w:space="0" w:color="auto"/>
              </w:divBdr>
            </w:div>
            <w:div w:id="1147405005">
              <w:marLeft w:val="0"/>
              <w:marRight w:val="0"/>
              <w:marTop w:val="0"/>
              <w:marBottom w:val="0"/>
              <w:divBdr>
                <w:top w:val="none" w:sz="0" w:space="0" w:color="auto"/>
                <w:left w:val="none" w:sz="0" w:space="0" w:color="auto"/>
                <w:bottom w:val="none" w:sz="0" w:space="0" w:color="auto"/>
                <w:right w:val="none" w:sz="0" w:space="0" w:color="auto"/>
              </w:divBdr>
            </w:div>
            <w:div w:id="1147435072">
              <w:marLeft w:val="0"/>
              <w:marRight w:val="0"/>
              <w:marTop w:val="0"/>
              <w:marBottom w:val="0"/>
              <w:divBdr>
                <w:top w:val="none" w:sz="0" w:space="0" w:color="auto"/>
                <w:left w:val="none" w:sz="0" w:space="0" w:color="auto"/>
                <w:bottom w:val="none" w:sz="0" w:space="0" w:color="auto"/>
                <w:right w:val="none" w:sz="0" w:space="0" w:color="auto"/>
              </w:divBdr>
            </w:div>
            <w:div w:id="1148009777">
              <w:marLeft w:val="0"/>
              <w:marRight w:val="0"/>
              <w:marTop w:val="0"/>
              <w:marBottom w:val="0"/>
              <w:divBdr>
                <w:top w:val="none" w:sz="0" w:space="0" w:color="auto"/>
                <w:left w:val="none" w:sz="0" w:space="0" w:color="auto"/>
                <w:bottom w:val="none" w:sz="0" w:space="0" w:color="auto"/>
                <w:right w:val="none" w:sz="0" w:space="0" w:color="auto"/>
              </w:divBdr>
            </w:div>
            <w:div w:id="1149709756">
              <w:marLeft w:val="0"/>
              <w:marRight w:val="0"/>
              <w:marTop w:val="0"/>
              <w:marBottom w:val="0"/>
              <w:divBdr>
                <w:top w:val="none" w:sz="0" w:space="0" w:color="auto"/>
                <w:left w:val="none" w:sz="0" w:space="0" w:color="auto"/>
                <w:bottom w:val="none" w:sz="0" w:space="0" w:color="auto"/>
                <w:right w:val="none" w:sz="0" w:space="0" w:color="auto"/>
              </w:divBdr>
            </w:div>
            <w:div w:id="1150244904">
              <w:marLeft w:val="0"/>
              <w:marRight w:val="0"/>
              <w:marTop w:val="0"/>
              <w:marBottom w:val="0"/>
              <w:divBdr>
                <w:top w:val="none" w:sz="0" w:space="0" w:color="auto"/>
                <w:left w:val="none" w:sz="0" w:space="0" w:color="auto"/>
                <w:bottom w:val="none" w:sz="0" w:space="0" w:color="auto"/>
                <w:right w:val="none" w:sz="0" w:space="0" w:color="auto"/>
              </w:divBdr>
            </w:div>
            <w:div w:id="1150370616">
              <w:marLeft w:val="0"/>
              <w:marRight w:val="0"/>
              <w:marTop w:val="0"/>
              <w:marBottom w:val="0"/>
              <w:divBdr>
                <w:top w:val="none" w:sz="0" w:space="0" w:color="auto"/>
                <w:left w:val="none" w:sz="0" w:space="0" w:color="auto"/>
                <w:bottom w:val="none" w:sz="0" w:space="0" w:color="auto"/>
                <w:right w:val="none" w:sz="0" w:space="0" w:color="auto"/>
              </w:divBdr>
            </w:div>
            <w:div w:id="1151168812">
              <w:marLeft w:val="0"/>
              <w:marRight w:val="0"/>
              <w:marTop w:val="0"/>
              <w:marBottom w:val="0"/>
              <w:divBdr>
                <w:top w:val="none" w:sz="0" w:space="0" w:color="auto"/>
                <w:left w:val="none" w:sz="0" w:space="0" w:color="auto"/>
                <w:bottom w:val="none" w:sz="0" w:space="0" w:color="auto"/>
                <w:right w:val="none" w:sz="0" w:space="0" w:color="auto"/>
              </w:divBdr>
            </w:div>
            <w:div w:id="1155145123">
              <w:marLeft w:val="0"/>
              <w:marRight w:val="0"/>
              <w:marTop w:val="0"/>
              <w:marBottom w:val="0"/>
              <w:divBdr>
                <w:top w:val="none" w:sz="0" w:space="0" w:color="auto"/>
                <w:left w:val="none" w:sz="0" w:space="0" w:color="auto"/>
                <w:bottom w:val="none" w:sz="0" w:space="0" w:color="auto"/>
                <w:right w:val="none" w:sz="0" w:space="0" w:color="auto"/>
              </w:divBdr>
            </w:div>
            <w:div w:id="1155609784">
              <w:marLeft w:val="0"/>
              <w:marRight w:val="0"/>
              <w:marTop w:val="0"/>
              <w:marBottom w:val="0"/>
              <w:divBdr>
                <w:top w:val="none" w:sz="0" w:space="0" w:color="auto"/>
                <w:left w:val="none" w:sz="0" w:space="0" w:color="auto"/>
                <w:bottom w:val="none" w:sz="0" w:space="0" w:color="auto"/>
                <w:right w:val="none" w:sz="0" w:space="0" w:color="auto"/>
              </w:divBdr>
            </w:div>
            <w:div w:id="1155803304">
              <w:marLeft w:val="0"/>
              <w:marRight w:val="0"/>
              <w:marTop w:val="0"/>
              <w:marBottom w:val="0"/>
              <w:divBdr>
                <w:top w:val="none" w:sz="0" w:space="0" w:color="auto"/>
                <w:left w:val="none" w:sz="0" w:space="0" w:color="auto"/>
                <w:bottom w:val="none" w:sz="0" w:space="0" w:color="auto"/>
                <w:right w:val="none" w:sz="0" w:space="0" w:color="auto"/>
              </w:divBdr>
            </w:div>
            <w:div w:id="1155991115">
              <w:marLeft w:val="0"/>
              <w:marRight w:val="0"/>
              <w:marTop w:val="0"/>
              <w:marBottom w:val="0"/>
              <w:divBdr>
                <w:top w:val="none" w:sz="0" w:space="0" w:color="auto"/>
                <w:left w:val="none" w:sz="0" w:space="0" w:color="auto"/>
                <w:bottom w:val="none" w:sz="0" w:space="0" w:color="auto"/>
                <w:right w:val="none" w:sz="0" w:space="0" w:color="auto"/>
              </w:divBdr>
            </w:div>
            <w:div w:id="1156336378">
              <w:marLeft w:val="0"/>
              <w:marRight w:val="0"/>
              <w:marTop w:val="0"/>
              <w:marBottom w:val="0"/>
              <w:divBdr>
                <w:top w:val="none" w:sz="0" w:space="0" w:color="auto"/>
                <w:left w:val="none" w:sz="0" w:space="0" w:color="auto"/>
                <w:bottom w:val="none" w:sz="0" w:space="0" w:color="auto"/>
                <w:right w:val="none" w:sz="0" w:space="0" w:color="auto"/>
              </w:divBdr>
            </w:div>
            <w:div w:id="1157765665">
              <w:marLeft w:val="0"/>
              <w:marRight w:val="0"/>
              <w:marTop w:val="0"/>
              <w:marBottom w:val="0"/>
              <w:divBdr>
                <w:top w:val="none" w:sz="0" w:space="0" w:color="auto"/>
                <w:left w:val="none" w:sz="0" w:space="0" w:color="auto"/>
                <w:bottom w:val="none" w:sz="0" w:space="0" w:color="auto"/>
                <w:right w:val="none" w:sz="0" w:space="0" w:color="auto"/>
              </w:divBdr>
            </w:div>
            <w:div w:id="1158884720">
              <w:marLeft w:val="0"/>
              <w:marRight w:val="0"/>
              <w:marTop w:val="0"/>
              <w:marBottom w:val="0"/>
              <w:divBdr>
                <w:top w:val="none" w:sz="0" w:space="0" w:color="auto"/>
                <w:left w:val="none" w:sz="0" w:space="0" w:color="auto"/>
                <w:bottom w:val="none" w:sz="0" w:space="0" w:color="auto"/>
                <w:right w:val="none" w:sz="0" w:space="0" w:color="auto"/>
              </w:divBdr>
            </w:div>
            <w:div w:id="1159425798">
              <w:marLeft w:val="0"/>
              <w:marRight w:val="0"/>
              <w:marTop w:val="0"/>
              <w:marBottom w:val="0"/>
              <w:divBdr>
                <w:top w:val="none" w:sz="0" w:space="0" w:color="auto"/>
                <w:left w:val="none" w:sz="0" w:space="0" w:color="auto"/>
                <w:bottom w:val="none" w:sz="0" w:space="0" w:color="auto"/>
                <w:right w:val="none" w:sz="0" w:space="0" w:color="auto"/>
              </w:divBdr>
            </w:div>
            <w:div w:id="1160542321">
              <w:marLeft w:val="0"/>
              <w:marRight w:val="0"/>
              <w:marTop w:val="0"/>
              <w:marBottom w:val="0"/>
              <w:divBdr>
                <w:top w:val="none" w:sz="0" w:space="0" w:color="auto"/>
                <w:left w:val="none" w:sz="0" w:space="0" w:color="auto"/>
                <w:bottom w:val="none" w:sz="0" w:space="0" w:color="auto"/>
                <w:right w:val="none" w:sz="0" w:space="0" w:color="auto"/>
              </w:divBdr>
            </w:div>
            <w:div w:id="1161383372">
              <w:marLeft w:val="0"/>
              <w:marRight w:val="0"/>
              <w:marTop w:val="0"/>
              <w:marBottom w:val="0"/>
              <w:divBdr>
                <w:top w:val="none" w:sz="0" w:space="0" w:color="auto"/>
                <w:left w:val="none" w:sz="0" w:space="0" w:color="auto"/>
                <w:bottom w:val="none" w:sz="0" w:space="0" w:color="auto"/>
                <w:right w:val="none" w:sz="0" w:space="0" w:color="auto"/>
              </w:divBdr>
            </w:div>
            <w:div w:id="1161432770">
              <w:marLeft w:val="0"/>
              <w:marRight w:val="0"/>
              <w:marTop w:val="0"/>
              <w:marBottom w:val="0"/>
              <w:divBdr>
                <w:top w:val="none" w:sz="0" w:space="0" w:color="auto"/>
                <w:left w:val="none" w:sz="0" w:space="0" w:color="auto"/>
                <w:bottom w:val="none" w:sz="0" w:space="0" w:color="auto"/>
                <w:right w:val="none" w:sz="0" w:space="0" w:color="auto"/>
              </w:divBdr>
            </w:div>
            <w:div w:id="1162040430">
              <w:marLeft w:val="0"/>
              <w:marRight w:val="0"/>
              <w:marTop w:val="0"/>
              <w:marBottom w:val="0"/>
              <w:divBdr>
                <w:top w:val="none" w:sz="0" w:space="0" w:color="auto"/>
                <w:left w:val="none" w:sz="0" w:space="0" w:color="auto"/>
                <w:bottom w:val="none" w:sz="0" w:space="0" w:color="auto"/>
                <w:right w:val="none" w:sz="0" w:space="0" w:color="auto"/>
              </w:divBdr>
            </w:div>
            <w:div w:id="1162086396">
              <w:marLeft w:val="0"/>
              <w:marRight w:val="0"/>
              <w:marTop w:val="0"/>
              <w:marBottom w:val="0"/>
              <w:divBdr>
                <w:top w:val="none" w:sz="0" w:space="0" w:color="auto"/>
                <w:left w:val="none" w:sz="0" w:space="0" w:color="auto"/>
                <w:bottom w:val="none" w:sz="0" w:space="0" w:color="auto"/>
                <w:right w:val="none" w:sz="0" w:space="0" w:color="auto"/>
              </w:divBdr>
            </w:div>
            <w:div w:id="1165323366">
              <w:marLeft w:val="0"/>
              <w:marRight w:val="0"/>
              <w:marTop w:val="0"/>
              <w:marBottom w:val="0"/>
              <w:divBdr>
                <w:top w:val="none" w:sz="0" w:space="0" w:color="auto"/>
                <w:left w:val="none" w:sz="0" w:space="0" w:color="auto"/>
                <w:bottom w:val="none" w:sz="0" w:space="0" w:color="auto"/>
                <w:right w:val="none" w:sz="0" w:space="0" w:color="auto"/>
              </w:divBdr>
            </w:div>
            <w:div w:id="1165366755">
              <w:marLeft w:val="0"/>
              <w:marRight w:val="0"/>
              <w:marTop w:val="0"/>
              <w:marBottom w:val="0"/>
              <w:divBdr>
                <w:top w:val="none" w:sz="0" w:space="0" w:color="auto"/>
                <w:left w:val="none" w:sz="0" w:space="0" w:color="auto"/>
                <w:bottom w:val="none" w:sz="0" w:space="0" w:color="auto"/>
                <w:right w:val="none" w:sz="0" w:space="0" w:color="auto"/>
              </w:divBdr>
            </w:div>
            <w:div w:id="1167208098">
              <w:marLeft w:val="0"/>
              <w:marRight w:val="0"/>
              <w:marTop w:val="0"/>
              <w:marBottom w:val="0"/>
              <w:divBdr>
                <w:top w:val="none" w:sz="0" w:space="0" w:color="auto"/>
                <w:left w:val="none" w:sz="0" w:space="0" w:color="auto"/>
                <w:bottom w:val="none" w:sz="0" w:space="0" w:color="auto"/>
                <w:right w:val="none" w:sz="0" w:space="0" w:color="auto"/>
              </w:divBdr>
            </w:div>
            <w:div w:id="1169171529">
              <w:marLeft w:val="0"/>
              <w:marRight w:val="0"/>
              <w:marTop w:val="0"/>
              <w:marBottom w:val="0"/>
              <w:divBdr>
                <w:top w:val="none" w:sz="0" w:space="0" w:color="auto"/>
                <w:left w:val="none" w:sz="0" w:space="0" w:color="auto"/>
                <w:bottom w:val="none" w:sz="0" w:space="0" w:color="auto"/>
                <w:right w:val="none" w:sz="0" w:space="0" w:color="auto"/>
              </w:divBdr>
            </w:div>
            <w:div w:id="1169633032">
              <w:marLeft w:val="0"/>
              <w:marRight w:val="0"/>
              <w:marTop w:val="0"/>
              <w:marBottom w:val="0"/>
              <w:divBdr>
                <w:top w:val="none" w:sz="0" w:space="0" w:color="auto"/>
                <w:left w:val="none" w:sz="0" w:space="0" w:color="auto"/>
                <w:bottom w:val="none" w:sz="0" w:space="0" w:color="auto"/>
                <w:right w:val="none" w:sz="0" w:space="0" w:color="auto"/>
              </w:divBdr>
            </w:div>
            <w:div w:id="1170562975">
              <w:marLeft w:val="0"/>
              <w:marRight w:val="0"/>
              <w:marTop w:val="0"/>
              <w:marBottom w:val="0"/>
              <w:divBdr>
                <w:top w:val="none" w:sz="0" w:space="0" w:color="auto"/>
                <w:left w:val="none" w:sz="0" w:space="0" w:color="auto"/>
                <w:bottom w:val="none" w:sz="0" w:space="0" w:color="auto"/>
                <w:right w:val="none" w:sz="0" w:space="0" w:color="auto"/>
              </w:divBdr>
            </w:div>
            <w:div w:id="1172138233">
              <w:marLeft w:val="0"/>
              <w:marRight w:val="0"/>
              <w:marTop w:val="0"/>
              <w:marBottom w:val="0"/>
              <w:divBdr>
                <w:top w:val="none" w:sz="0" w:space="0" w:color="auto"/>
                <w:left w:val="none" w:sz="0" w:space="0" w:color="auto"/>
                <w:bottom w:val="none" w:sz="0" w:space="0" w:color="auto"/>
                <w:right w:val="none" w:sz="0" w:space="0" w:color="auto"/>
              </w:divBdr>
            </w:div>
            <w:div w:id="1172260317">
              <w:marLeft w:val="0"/>
              <w:marRight w:val="0"/>
              <w:marTop w:val="0"/>
              <w:marBottom w:val="0"/>
              <w:divBdr>
                <w:top w:val="none" w:sz="0" w:space="0" w:color="auto"/>
                <w:left w:val="none" w:sz="0" w:space="0" w:color="auto"/>
                <w:bottom w:val="none" w:sz="0" w:space="0" w:color="auto"/>
                <w:right w:val="none" w:sz="0" w:space="0" w:color="auto"/>
              </w:divBdr>
            </w:div>
            <w:div w:id="1173111367">
              <w:marLeft w:val="0"/>
              <w:marRight w:val="0"/>
              <w:marTop w:val="0"/>
              <w:marBottom w:val="0"/>
              <w:divBdr>
                <w:top w:val="none" w:sz="0" w:space="0" w:color="auto"/>
                <w:left w:val="none" w:sz="0" w:space="0" w:color="auto"/>
                <w:bottom w:val="none" w:sz="0" w:space="0" w:color="auto"/>
                <w:right w:val="none" w:sz="0" w:space="0" w:color="auto"/>
              </w:divBdr>
            </w:div>
            <w:div w:id="1173182175">
              <w:marLeft w:val="0"/>
              <w:marRight w:val="0"/>
              <w:marTop w:val="0"/>
              <w:marBottom w:val="0"/>
              <w:divBdr>
                <w:top w:val="none" w:sz="0" w:space="0" w:color="auto"/>
                <w:left w:val="none" w:sz="0" w:space="0" w:color="auto"/>
                <w:bottom w:val="none" w:sz="0" w:space="0" w:color="auto"/>
                <w:right w:val="none" w:sz="0" w:space="0" w:color="auto"/>
              </w:divBdr>
            </w:div>
            <w:div w:id="1173571324">
              <w:marLeft w:val="0"/>
              <w:marRight w:val="0"/>
              <w:marTop w:val="0"/>
              <w:marBottom w:val="0"/>
              <w:divBdr>
                <w:top w:val="none" w:sz="0" w:space="0" w:color="auto"/>
                <w:left w:val="none" w:sz="0" w:space="0" w:color="auto"/>
                <w:bottom w:val="none" w:sz="0" w:space="0" w:color="auto"/>
                <w:right w:val="none" w:sz="0" w:space="0" w:color="auto"/>
              </w:divBdr>
            </w:div>
            <w:div w:id="1174536326">
              <w:marLeft w:val="0"/>
              <w:marRight w:val="0"/>
              <w:marTop w:val="0"/>
              <w:marBottom w:val="0"/>
              <w:divBdr>
                <w:top w:val="none" w:sz="0" w:space="0" w:color="auto"/>
                <w:left w:val="none" w:sz="0" w:space="0" w:color="auto"/>
                <w:bottom w:val="none" w:sz="0" w:space="0" w:color="auto"/>
                <w:right w:val="none" w:sz="0" w:space="0" w:color="auto"/>
              </w:divBdr>
            </w:div>
            <w:div w:id="1174806911">
              <w:marLeft w:val="0"/>
              <w:marRight w:val="0"/>
              <w:marTop w:val="0"/>
              <w:marBottom w:val="0"/>
              <w:divBdr>
                <w:top w:val="none" w:sz="0" w:space="0" w:color="auto"/>
                <w:left w:val="none" w:sz="0" w:space="0" w:color="auto"/>
                <w:bottom w:val="none" w:sz="0" w:space="0" w:color="auto"/>
                <w:right w:val="none" w:sz="0" w:space="0" w:color="auto"/>
              </w:divBdr>
            </w:div>
            <w:div w:id="1175343062">
              <w:marLeft w:val="0"/>
              <w:marRight w:val="0"/>
              <w:marTop w:val="0"/>
              <w:marBottom w:val="0"/>
              <w:divBdr>
                <w:top w:val="none" w:sz="0" w:space="0" w:color="auto"/>
                <w:left w:val="none" w:sz="0" w:space="0" w:color="auto"/>
                <w:bottom w:val="none" w:sz="0" w:space="0" w:color="auto"/>
                <w:right w:val="none" w:sz="0" w:space="0" w:color="auto"/>
              </w:divBdr>
            </w:div>
            <w:div w:id="1176729662">
              <w:marLeft w:val="0"/>
              <w:marRight w:val="0"/>
              <w:marTop w:val="0"/>
              <w:marBottom w:val="0"/>
              <w:divBdr>
                <w:top w:val="none" w:sz="0" w:space="0" w:color="auto"/>
                <w:left w:val="none" w:sz="0" w:space="0" w:color="auto"/>
                <w:bottom w:val="none" w:sz="0" w:space="0" w:color="auto"/>
                <w:right w:val="none" w:sz="0" w:space="0" w:color="auto"/>
              </w:divBdr>
            </w:div>
            <w:div w:id="1177502425">
              <w:marLeft w:val="0"/>
              <w:marRight w:val="0"/>
              <w:marTop w:val="0"/>
              <w:marBottom w:val="0"/>
              <w:divBdr>
                <w:top w:val="none" w:sz="0" w:space="0" w:color="auto"/>
                <w:left w:val="none" w:sz="0" w:space="0" w:color="auto"/>
                <w:bottom w:val="none" w:sz="0" w:space="0" w:color="auto"/>
                <w:right w:val="none" w:sz="0" w:space="0" w:color="auto"/>
              </w:divBdr>
            </w:div>
            <w:div w:id="1179857920">
              <w:marLeft w:val="0"/>
              <w:marRight w:val="0"/>
              <w:marTop w:val="0"/>
              <w:marBottom w:val="0"/>
              <w:divBdr>
                <w:top w:val="none" w:sz="0" w:space="0" w:color="auto"/>
                <w:left w:val="none" w:sz="0" w:space="0" w:color="auto"/>
                <w:bottom w:val="none" w:sz="0" w:space="0" w:color="auto"/>
                <w:right w:val="none" w:sz="0" w:space="0" w:color="auto"/>
              </w:divBdr>
            </w:div>
            <w:div w:id="1180318825">
              <w:marLeft w:val="0"/>
              <w:marRight w:val="0"/>
              <w:marTop w:val="0"/>
              <w:marBottom w:val="0"/>
              <w:divBdr>
                <w:top w:val="none" w:sz="0" w:space="0" w:color="auto"/>
                <w:left w:val="none" w:sz="0" w:space="0" w:color="auto"/>
                <w:bottom w:val="none" w:sz="0" w:space="0" w:color="auto"/>
                <w:right w:val="none" w:sz="0" w:space="0" w:color="auto"/>
              </w:divBdr>
            </w:div>
            <w:div w:id="1181623673">
              <w:marLeft w:val="0"/>
              <w:marRight w:val="0"/>
              <w:marTop w:val="0"/>
              <w:marBottom w:val="0"/>
              <w:divBdr>
                <w:top w:val="none" w:sz="0" w:space="0" w:color="auto"/>
                <w:left w:val="none" w:sz="0" w:space="0" w:color="auto"/>
                <w:bottom w:val="none" w:sz="0" w:space="0" w:color="auto"/>
                <w:right w:val="none" w:sz="0" w:space="0" w:color="auto"/>
              </w:divBdr>
            </w:div>
            <w:div w:id="1182235220">
              <w:marLeft w:val="0"/>
              <w:marRight w:val="0"/>
              <w:marTop w:val="0"/>
              <w:marBottom w:val="0"/>
              <w:divBdr>
                <w:top w:val="none" w:sz="0" w:space="0" w:color="auto"/>
                <w:left w:val="none" w:sz="0" w:space="0" w:color="auto"/>
                <w:bottom w:val="none" w:sz="0" w:space="0" w:color="auto"/>
                <w:right w:val="none" w:sz="0" w:space="0" w:color="auto"/>
              </w:divBdr>
            </w:div>
            <w:div w:id="1183203843">
              <w:marLeft w:val="0"/>
              <w:marRight w:val="0"/>
              <w:marTop w:val="0"/>
              <w:marBottom w:val="0"/>
              <w:divBdr>
                <w:top w:val="none" w:sz="0" w:space="0" w:color="auto"/>
                <w:left w:val="none" w:sz="0" w:space="0" w:color="auto"/>
                <w:bottom w:val="none" w:sz="0" w:space="0" w:color="auto"/>
                <w:right w:val="none" w:sz="0" w:space="0" w:color="auto"/>
              </w:divBdr>
            </w:div>
            <w:div w:id="1183478279">
              <w:marLeft w:val="0"/>
              <w:marRight w:val="0"/>
              <w:marTop w:val="0"/>
              <w:marBottom w:val="0"/>
              <w:divBdr>
                <w:top w:val="none" w:sz="0" w:space="0" w:color="auto"/>
                <w:left w:val="none" w:sz="0" w:space="0" w:color="auto"/>
                <w:bottom w:val="none" w:sz="0" w:space="0" w:color="auto"/>
                <w:right w:val="none" w:sz="0" w:space="0" w:color="auto"/>
              </w:divBdr>
            </w:div>
            <w:div w:id="1183974679">
              <w:marLeft w:val="0"/>
              <w:marRight w:val="0"/>
              <w:marTop w:val="0"/>
              <w:marBottom w:val="0"/>
              <w:divBdr>
                <w:top w:val="none" w:sz="0" w:space="0" w:color="auto"/>
                <w:left w:val="none" w:sz="0" w:space="0" w:color="auto"/>
                <w:bottom w:val="none" w:sz="0" w:space="0" w:color="auto"/>
                <w:right w:val="none" w:sz="0" w:space="0" w:color="auto"/>
              </w:divBdr>
            </w:div>
            <w:div w:id="1185485789">
              <w:marLeft w:val="0"/>
              <w:marRight w:val="0"/>
              <w:marTop w:val="0"/>
              <w:marBottom w:val="0"/>
              <w:divBdr>
                <w:top w:val="none" w:sz="0" w:space="0" w:color="auto"/>
                <w:left w:val="none" w:sz="0" w:space="0" w:color="auto"/>
                <w:bottom w:val="none" w:sz="0" w:space="0" w:color="auto"/>
                <w:right w:val="none" w:sz="0" w:space="0" w:color="auto"/>
              </w:divBdr>
            </w:div>
            <w:div w:id="1185897601">
              <w:marLeft w:val="0"/>
              <w:marRight w:val="0"/>
              <w:marTop w:val="0"/>
              <w:marBottom w:val="0"/>
              <w:divBdr>
                <w:top w:val="none" w:sz="0" w:space="0" w:color="auto"/>
                <w:left w:val="none" w:sz="0" w:space="0" w:color="auto"/>
                <w:bottom w:val="none" w:sz="0" w:space="0" w:color="auto"/>
                <w:right w:val="none" w:sz="0" w:space="0" w:color="auto"/>
              </w:divBdr>
            </w:div>
            <w:div w:id="1187596226">
              <w:marLeft w:val="0"/>
              <w:marRight w:val="0"/>
              <w:marTop w:val="0"/>
              <w:marBottom w:val="0"/>
              <w:divBdr>
                <w:top w:val="none" w:sz="0" w:space="0" w:color="auto"/>
                <w:left w:val="none" w:sz="0" w:space="0" w:color="auto"/>
                <w:bottom w:val="none" w:sz="0" w:space="0" w:color="auto"/>
                <w:right w:val="none" w:sz="0" w:space="0" w:color="auto"/>
              </w:divBdr>
              <w:divsChild>
                <w:div w:id="860920">
                  <w:marLeft w:val="0"/>
                  <w:marRight w:val="0"/>
                  <w:marTop w:val="0"/>
                  <w:marBottom w:val="0"/>
                  <w:divBdr>
                    <w:top w:val="none" w:sz="0" w:space="0" w:color="auto"/>
                    <w:left w:val="none" w:sz="0" w:space="0" w:color="auto"/>
                    <w:bottom w:val="none" w:sz="0" w:space="0" w:color="auto"/>
                    <w:right w:val="none" w:sz="0" w:space="0" w:color="auto"/>
                  </w:divBdr>
                </w:div>
                <w:div w:id="1325596">
                  <w:marLeft w:val="0"/>
                  <w:marRight w:val="0"/>
                  <w:marTop w:val="0"/>
                  <w:marBottom w:val="0"/>
                  <w:divBdr>
                    <w:top w:val="none" w:sz="0" w:space="0" w:color="auto"/>
                    <w:left w:val="none" w:sz="0" w:space="0" w:color="auto"/>
                    <w:bottom w:val="none" w:sz="0" w:space="0" w:color="auto"/>
                    <w:right w:val="none" w:sz="0" w:space="0" w:color="auto"/>
                  </w:divBdr>
                </w:div>
                <w:div w:id="1861839">
                  <w:marLeft w:val="0"/>
                  <w:marRight w:val="0"/>
                  <w:marTop w:val="0"/>
                  <w:marBottom w:val="0"/>
                  <w:divBdr>
                    <w:top w:val="none" w:sz="0" w:space="0" w:color="auto"/>
                    <w:left w:val="none" w:sz="0" w:space="0" w:color="auto"/>
                    <w:bottom w:val="none" w:sz="0" w:space="0" w:color="auto"/>
                    <w:right w:val="none" w:sz="0" w:space="0" w:color="auto"/>
                  </w:divBdr>
                </w:div>
                <w:div w:id="2561689">
                  <w:marLeft w:val="0"/>
                  <w:marRight w:val="0"/>
                  <w:marTop w:val="0"/>
                  <w:marBottom w:val="0"/>
                  <w:divBdr>
                    <w:top w:val="none" w:sz="0" w:space="0" w:color="auto"/>
                    <w:left w:val="none" w:sz="0" w:space="0" w:color="auto"/>
                    <w:bottom w:val="none" w:sz="0" w:space="0" w:color="auto"/>
                    <w:right w:val="none" w:sz="0" w:space="0" w:color="auto"/>
                  </w:divBdr>
                </w:div>
                <w:div w:id="2703948">
                  <w:marLeft w:val="0"/>
                  <w:marRight w:val="0"/>
                  <w:marTop w:val="0"/>
                  <w:marBottom w:val="0"/>
                  <w:divBdr>
                    <w:top w:val="none" w:sz="0" w:space="0" w:color="auto"/>
                    <w:left w:val="none" w:sz="0" w:space="0" w:color="auto"/>
                    <w:bottom w:val="none" w:sz="0" w:space="0" w:color="auto"/>
                    <w:right w:val="none" w:sz="0" w:space="0" w:color="auto"/>
                  </w:divBdr>
                </w:div>
                <w:div w:id="3216037">
                  <w:marLeft w:val="0"/>
                  <w:marRight w:val="0"/>
                  <w:marTop w:val="0"/>
                  <w:marBottom w:val="0"/>
                  <w:divBdr>
                    <w:top w:val="none" w:sz="0" w:space="0" w:color="auto"/>
                    <w:left w:val="none" w:sz="0" w:space="0" w:color="auto"/>
                    <w:bottom w:val="none" w:sz="0" w:space="0" w:color="auto"/>
                    <w:right w:val="none" w:sz="0" w:space="0" w:color="auto"/>
                  </w:divBdr>
                </w:div>
                <w:div w:id="3947738">
                  <w:marLeft w:val="0"/>
                  <w:marRight w:val="0"/>
                  <w:marTop w:val="0"/>
                  <w:marBottom w:val="0"/>
                  <w:divBdr>
                    <w:top w:val="none" w:sz="0" w:space="0" w:color="auto"/>
                    <w:left w:val="none" w:sz="0" w:space="0" w:color="auto"/>
                    <w:bottom w:val="none" w:sz="0" w:space="0" w:color="auto"/>
                    <w:right w:val="none" w:sz="0" w:space="0" w:color="auto"/>
                  </w:divBdr>
                </w:div>
                <w:div w:id="4213228">
                  <w:marLeft w:val="0"/>
                  <w:marRight w:val="0"/>
                  <w:marTop w:val="0"/>
                  <w:marBottom w:val="0"/>
                  <w:divBdr>
                    <w:top w:val="none" w:sz="0" w:space="0" w:color="auto"/>
                    <w:left w:val="none" w:sz="0" w:space="0" w:color="auto"/>
                    <w:bottom w:val="none" w:sz="0" w:space="0" w:color="auto"/>
                    <w:right w:val="none" w:sz="0" w:space="0" w:color="auto"/>
                  </w:divBdr>
                </w:div>
                <w:div w:id="4481498">
                  <w:marLeft w:val="0"/>
                  <w:marRight w:val="0"/>
                  <w:marTop w:val="0"/>
                  <w:marBottom w:val="0"/>
                  <w:divBdr>
                    <w:top w:val="none" w:sz="0" w:space="0" w:color="auto"/>
                    <w:left w:val="none" w:sz="0" w:space="0" w:color="auto"/>
                    <w:bottom w:val="none" w:sz="0" w:space="0" w:color="auto"/>
                    <w:right w:val="none" w:sz="0" w:space="0" w:color="auto"/>
                  </w:divBdr>
                </w:div>
                <w:div w:id="4525231">
                  <w:marLeft w:val="0"/>
                  <w:marRight w:val="0"/>
                  <w:marTop w:val="0"/>
                  <w:marBottom w:val="0"/>
                  <w:divBdr>
                    <w:top w:val="none" w:sz="0" w:space="0" w:color="auto"/>
                    <w:left w:val="none" w:sz="0" w:space="0" w:color="auto"/>
                    <w:bottom w:val="none" w:sz="0" w:space="0" w:color="auto"/>
                    <w:right w:val="none" w:sz="0" w:space="0" w:color="auto"/>
                  </w:divBdr>
                </w:div>
                <w:div w:id="4796915">
                  <w:marLeft w:val="0"/>
                  <w:marRight w:val="0"/>
                  <w:marTop w:val="0"/>
                  <w:marBottom w:val="0"/>
                  <w:divBdr>
                    <w:top w:val="none" w:sz="0" w:space="0" w:color="auto"/>
                    <w:left w:val="none" w:sz="0" w:space="0" w:color="auto"/>
                    <w:bottom w:val="none" w:sz="0" w:space="0" w:color="auto"/>
                    <w:right w:val="none" w:sz="0" w:space="0" w:color="auto"/>
                  </w:divBdr>
                </w:div>
                <w:div w:id="6489098">
                  <w:marLeft w:val="0"/>
                  <w:marRight w:val="0"/>
                  <w:marTop w:val="0"/>
                  <w:marBottom w:val="0"/>
                  <w:divBdr>
                    <w:top w:val="none" w:sz="0" w:space="0" w:color="auto"/>
                    <w:left w:val="none" w:sz="0" w:space="0" w:color="auto"/>
                    <w:bottom w:val="none" w:sz="0" w:space="0" w:color="auto"/>
                    <w:right w:val="none" w:sz="0" w:space="0" w:color="auto"/>
                  </w:divBdr>
                </w:div>
                <w:div w:id="6753092">
                  <w:marLeft w:val="0"/>
                  <w:marRight w:val="0"/>
                  <w:marTop w:val="0"/>
                  <w:marBottom w:val="0"/>
                  <w:divBdr>
                    <w:top w:val="none" w:sz="0" w:space="0" w:color="auto"/>
                    <w:left w:val="none" w:sz="0" w:space="0" w:color="auto"/>
                    <w:bottom w:val="none" w:sz="0" w:space="0" w:color="auto"/>
                    <w:right w:val="none" w:sz="0" w:space="0" w:color="auto"/>
                  </w:divBdr>
                </w:div>
                <w:div w:id="6832954">
                  <w:marLeft w:val="0"/>
                  <w:marRight w:val="0"/>
                  <w:marTop w:val="0"/>
                  <w:marBottom w:val="0"/>
                  <w:divBdr>
                    <w:top w:val="none" w:sz="0" w:space="0" w:color="auto"/>
                    <w:left w:val="none" w:sz="0" w:space="0" w:color="auto"/>
                    <w:bottom w:val="none" w:sz="0" w:space="0" w:color="auto"/>
                    <w:right w:val="none" w:sz="0" w:space="0" w:color="auto"/>
                  </w:divBdr>
                </w:div>
                <w:div w:id="6836128">
                  <w:marLeft w:val="0"/>
                  <w:marRight w:val="0"/>
                  <w:marTop w:val="0"/>
                  <w:marBottom w:val="0"/>
                  <w:divBdr>
                    <w:top w:val="none" w:sz="0" w:space="0" w:color="auto"/>
                    <w:left w:val="none" w:sz="0" w:space="0" w:color="auto"/>
                    <w:bottom w:val="none" w:sz="0" w:space="0" w:color="auto"/>
                    <w:right w:val="none" w:sz="0" w:space="0" w:color="auto"/>
                  </w:divBdr>
                </w:div>
                <w:div w:id="7216433">
                  <w:marLeft w:val="0"/>
                  <w:marRight w:val="0"/>
                  <w:marTop w:val="0"/>
                  <w:marBottom w:val="0"/>
                  <w:divBdr>
                    <w:top w:val="none" w:sz="0" w:space="0" w:color="auto"/>
                    <w:left w:val="none" w:sz="0" w:space="0" w:color="auto"/>
                    <w:bottom w:val="none" w:sz="0" w:space="0" w:color="auto"/>
                    <w:right w:val="none" w:sz="0" w:space="0" w:color="auto"/>
                  </w:divBdr>
                </w:div>
                <w:div w:id="8874588">
                  <w:marLeft w:val="0"/>
                  <w:marRight w:val="0"/>
                  <w:marTop w:val="0"/>
                  <w:marBottom w:val="0"/>
                  <w:divBdr>
                    <w:top w:val="none" w:sz="0" w:space="0" w:color="auto"/>
                    <w:left w:val="none" w:sz="0" w:space="0" w:color="auto"/>
                    <w:bottom w:val="none" w:sz="0" w:space="0" w:color="auto"/>
                    <w:right w:val="none" w:sz="0" w:space="0" w:color="auto"/>
                  </w:divBdr>
                </w:div>
                <w:div w:id="9188460">
                  <w:marLeft w:val="0"/>
                  <w:marRight w:val="0"/>
                  <w:marTop w:val="0"/>
                  <w:marBottom w:val="0"/>
                  <w:divBdr>
                    <w:top w:val="none" w:sz="0" w:space="0" w:color="auto"/>
                    <w:left w:val="none" w:sz="0" w:space="0" w:color="auto"/>
                    <w:bottom w:val="none" w:sz="0" w:space="0" w:color="auto"/>
                    <w:right w:val="none" w:sz="0" w:space="0" w:color="auto"/>
                  </w:divBdr>
                </w:div>
                <w:div w:id="11808612">
                  <w:marLeft w:val="0"/>
                  <w:marRight w:val="0"/>
                  <w:marTop w:val="0"/>
                  <w:marBottom w:val="0"/>
                  <w:divBdr>
                    <w:top w:val="none" w:sz="0" w:space="0" w:color="auto"/>
                    <w:left w:val="none" w:sz="0" w:space="0" w:color="auto"/>
                    <w:bottom w:val="none" w:sz="0" w:space="0" w:color="auto"/>
                    <w:right w:val="none" w:sz="0" w:space="0" w:color="auto"/>
                  </w:divBdr>
                </w:div>
                <w:div w:id="13894965">
                  <w:marLeft w:val="0"/>
                  <w:marRight w:val="0"/>
                  <w:marTop w:val="0"/>
                  <w:marBottom w:val="0"/>
                  <w:divBdr>
                    <w:top w:val="none" w:sz="0" w:space="0" w:color="auto"/>
                    <w:left w:val="none" w:sz="0" w:space="0" w:color="auto"/>
                    <w:bottom w:val="none" w:sz="0" w:space="0" w:color="auto"/>
                    <w:right w:val="none" w:sz="0" w:space="0" w:color="auto"/>
                  </w:divBdr>
                </w:div>
                <w:div w:id="14044450">
                  <w:marLeft w:val="0"/>
                  <w:marRight w:val="0"/>
                  <w:marTop w:val="0"/>
                  <w:marBottom w:val="0"/>
                  <w:divBdr>
                    <w:top w:val="none" w:sz="0" w:space="0" w:color="auto"/>
                    <w:left w:val="none" w:sz="0" w:space="0" w:color="auto"/>
                    <w:bottom w:val="none" w:sz="0" w:space="0" w:color="auto"/>
                    <w:right w:val="none" w:sz="0" w:space="0" w:color="auto"/>
                  </w:divBdr>
                </w:div>
                <w:div w:id="14354633">
                  <w:marLeft w:val="0"/>
                  <w:marRight w:val="0"/>
                  <w:marTop w:val="0"/>
                  <w:marBottom w:val="0"/>
                  <w:divBdr>
                    <w:top w:val="none" w:sz="0" w:space="0" w:color="auto"/>
                    <w:left w:val="none" w:sz="0" w:space="0" w:color="auto"/>
                    <w:bottom w:val="none" w:sz="0" w:space="0" w:color="auto"/>
                    <w:right w:val="none" w:sz="0" w:space="0" w:color="auto"/>
                  </w:divBdr>
                </w:div>
                <w:div w:id="14625428">
                  <w:marLeft w:val="0"/>
                  <w:marRight w:val="0"/>
                  <w:marTop w:val="0"/>
                  <w:marBottom w:val="0"/>
                  <w:divBdr>
                    <w:top w:val="none" w:sz="0" w:space="0" w:color="auto"/>
                    <w:left w:val="none" w:sz="0" w:space="0" w:color="auto"/>
                    <w:bottom w:val="none" w:sz="0" w:space="0" w:color="auto"/>
                    <w:right w:val="none" w:sz="0" w:space="0" w:color="auto"/>
                  </w:divBdr>
                </w:div>
                <w:div w:id="15498728">
                  <w:marLeft w:val="0"/>
                  <w:marRight w:val="0"/>
                  <w:marTop w:val="0"/>
                  <w:marBottom w:val="0"/>
                  <w:divBdr>
                    <w:top w:val="none" w:sz="0" w:space="0" w:color="auto"/>
                    <w:left w:val="none" w:sz="0" w:space="0" w:color="auto"/>
                    <w:bottom w:val="none" w:sz="0" w:space="0" w:color="auto"/>
                    <w:right w:val="none" w:sz="0" w:space="0" w:color="auto"/>
                  </w:divBdr>
                </w:div>
                <w:div w:id="15809118">
                  <w:marLeft w:val="0"/>
                  <w:marRight w:val="0"/>
                  <w:marTop w:val="0"/>
                  <w:marBottom w:val="0"/>
                  <w:divBdr>
                    <w:top w:val="none" w:sz="0" w:space="0" w:color="auto"/>
                    <w:left w:val="none" w:sz="0" w:space="0" w:color="auto"/>
                    <w:bottom w:val="none" w:sz="0" w:space="0" w:color="auto"/>
                    <w:right w:val="none" w:sz="0" w:space="0" w:color="auto"/>
                  </w:divBdr>
                </w:div>
                <w:div w:id="16004871">
                  <w:marLeft w:val="0"/>
                  <w:marRight w:val="0"/>
                  <w:marTop w:val="0"/>
                  <w:marBottom w:val="0"/>
                  <w:divBdr>
                    <w:top w:val="none" w:sz="0" w:space="0" w:color="auto"/>
                    <w:left w:val="none" w:sz="0" w:space="0" w:color="auto"/>
                    <w:bottom w:val="none" w:sz="0" w:space="0" w:color="auto"/>
                    <w:right w:val="none" w:sz="0" w:space="0" w:color="auto"/>
                  </w:divBdr>
                </w:div>
                <w:div w:id="16128160">
                  <w:marLeft w:val="0"/>
                  <w:marRight w:val="0"/>
                  <w:marTop w:val="0"/>
                  <w:marBottom w:val="0"/>
                  <w:divBdr>
                    <w:top w:val="none" w:sz="0" w:space="0" w:color="auto"/>
                    <w:left w:val="none" w:sz="0" w:space="0" w:color="auto"/>
                    <w:bottom w:val="none" w:sz="0" w:space="0" w:color="auto"/>
                    <w:right w:val="none" w:sz="0" w:space="0" w:color="auto"/>
                  </w:divBdr>
                </w:div>
                <w:div w:id="16279317">
                  <w:marLeft w:val="0"/>
                  <w:marRight w:val="0"/>
                  <w:marTop w:val="0"/>
                  <w:marBottom w:val="0"/>
                  <w:divBdr>
                    <w:top w:val="none" w:sz="0" w:space="0" w:color="auto"/>
                    <w:left w:val="none" w:sz="0" w:space="0" w:color="auto"/>
                    <w:bottom w:val="none" w:sz="0" w:space="0" w:color="auto"/>
                    <w:right w:val="none" w:sz="0" w:space="0" w:color="auto"/>
                  </w:divBdr>
                </w:div>
                <w:div w:id="16975735">
                  <w:marLeft w:val="0"/>
                  <w:marRight w:val="0"/>
                  <w:marTop w:val="0"/>
                  <w:marBottom w:val="0"/>
                  <w:divBdr>
                    <w:top w:val="none" w:sz="0" w:space="0" w:color="auto"/>
                    <w:left w:val="none" w:sz="0" w:space="0" w:color="auto"/>
                    <w:bottom w:val="none" w:sz="0" w:space="0" w:color="auto"/>
                    <w:right w:val="none" w:sz="0" w:space="0" w:color="auto"/>
                  </w:divBdr>
                </w:div>
                <w:div w:id="17393427">
                  <w:marLeft w:val="0"/>
                  <w:marRight w:val="0"/>
                  <w:marTop w:val="0"/>
                  <w:marBottom w:val="0"/>
                  <w:divBdr>
                    <w:top w:val="none" w:sz="0" w:space="0" w:color="auto"/>
                    <w:left w:val="none" w:sz="0" w:space="0" w:color="auto"/>
                    <w:bottom w:val="none" w:sz="0" w:space="0" w:color="auto"/>
                    <w:right w:val="none" w:sz="0" w:space="0" w:color="auto"/>
                  </w:divBdr>
                </w:div>
                <w:div w:id="17435715">
                  <w:marLeft w:val="0"/>
                  <w:marRight w:val="0"/>
                  <w:marTop w:val="0"/>
                  <w:marBottom w:val="0"/>
                  <w:divBdr>
                    <w:top w:val="none" w:sz="0" w:space="0" w:color="auto"/>
                    <w:left w:val="none" w:sz="0" w:space="0" w:color="auto"/>
                    <w:bottom w:val="none" w:sz="0" w:space="0" w:color="auto"/>
                    <w:right w:val="none" w:sz="0" w:space="0" w:color="auto"/>
                  </w:divBdr>
                </w:div>
                <w:div w:id="18701624">
                  <w:marLeft w:val="0"/>
                  <w:marRight w:val="0"/>
                  <w:marTop w:val="0"/>
                  <w:marBottom w:val="0"/>
                  <w:divBdr>
                    <w:top w:val="none" w:sz="0" w:space="0" w:color="auto"/>
                    <w:left w:val="none" w:sz="0" w:space="0" w:color="auto"/>
                    <w:bottom w:val="none" w:sz="0" w:space="0" w:color="auto"/>
                    <w:right w:val="none" w:sz="0" w:space="0" w:color="auto"/>
                  </w:divBdr>
                </w:div>
                <w:div w:id="18705227">
                  <w:marLeft w:val="0"/>
                  <w:marRight w:val="0"/>
                  <w:marTop w:val="0"/>
                  <w:marBottom w:val="0"/>
                  <w:divBdr>
                    <w:top w:val="none" w:sz="0" w:space="0" w:color="auto"/>
                    <w:left w:val="none" w:sz="0" w:space="0" w:color="auto"/>
                    <w:bottom w:val="none" w:sz="0" w:space="0" w:color="auto"/>
                    <w:right w:val="none" w:sz="0" w:space="0" w:color="auto"/>
                  </w:divBdr>
                </w:div>
                <w:div w:id="20129998">
                  <w:marLeft w:val="0"/>
                  <w:marRight w:val="0"/>
                  <w:marTop w:val="0"/>
                  <w:marBottom w:val="0"/>
                  <w:divBdr>
                    <w:top w:val="none" w:sz="0" w:space="0" w:color="auto"/>
                    <w:left w:val="none" w:sz="0" w:space="0" w:color="auto"/>
                    <w:bottom w:val="none" w:sz="0" w:space="0" w:color="auto"/>
                    <w:right w:val="none" w:sz="0" w:space="0" w:color="auto"/>
                  </w:divBdr>
                </w:div>
                <w:div w:id="21249422">
                  <w:marLeft w:val="0"/>
                  <w:marRight w:val="0"/>
                  <w:marTop w:val="0"/>
                  <w:marBottom w:val="0"/>
                  <w:divBdr>
                    <w:top w:val="none" w:sz="0" w:space="0" w:color="auto"/>
                    <w:left w:val="none" w:sz="0" w:space="0" w:color="auto"/>
                    <w:bottom w:val="none" w:sz="0" w:space="0" w:color="auto"/>
                    <w:right w:val="none" w:sz="0" w:space="0" w:color="auto"/>
                  </w:divBdr>
                </w:div>
                <w:div w:id="21251239">
                  <w:marLeft w:val="0"/>
                  <w:marRight w:val="0"/>
                  <w:marTop w:val="0"/>
                  <w:marBottom w:val="0"/>
                  <w:divBdr>
                    <w:top w:val="none" w:sz="0" w:space="0" w:color="auto"/>
                    <w:left w:val="none" w:sz="0" w:space="0" w:color="auto"/>
                    <w:bottom w:val="none" w:sz="0" w:space="0" w:color="auto"/>
                    <w:right w:val="none" w:sz="0" w:space="0" w:color="auto"/>
                  </w:divBdr>
                </w:div>
                <w:div w:id="23481656">
                  <w:marLeft w:val="0"/>
                  <w:marRight w:val="0"/>
                  <w:marTop w:val="0"/>
                  <w:marBottom w:val="0"/>
                  <w:divBdr>
                    <w:top w:val="none" w:sz="0" w:space="0" w:color="auto"/>
                    <w:left w:val="none" w:sz="0" w:space="0" w:color="auto"/>
                    <w:bottom w:val="none" w:sz="0" w:space="0" w:color="auto"/>
                    <w:right w:val="none" w:sz="0" w:space="0" w:color="auto"/>
                  </w:divBdr>
                </w:div>
                <w:div w:id="24599766">
                  <w:marLeft w:val="0"/>
                  <w:marRight w:val="0"/>
                  <w:marTop w:val="0"/>
                  <w:marBottom w:val="0"/>
                  <w:divBdr>
                    <w:top w:val="none" w:sz="0" w:space="0" w:color="auto"/>
                    <w:left w:val="none" w:sz="0" w:space="0" w:color="auto"/>
                    <w:bottom w:val="none" w:sz="0" w:space="0" w:color="auto"/>
                    <w:right w:val="none" w:sz="0" w:space="0" w:color="auto"/>
                  </w:divBdr>
                </w:div>
                <w:div w:id="25722491">
                  <w:marLeft w:val="0"/>
                  <w:marRight w:val="0"/>
                  <w:marTop w:val="0"/>
                  <w:marBottom w:val="0"/>
                  <w:divBdr>
                    <w:top w:val="none" w:sz="0" w:space="0" w:color="auto"/>
                    <w:left w:val="none" w:sz="0" w:space="0" w:color="auto"/>
                    <w:bottom w:val="none" w:sz="0" w:space="0" w:color="auto"/>
                    <w:right w:val="none" w:sz="0" w:space="0" w:color="auto"/>
                  </w:divBdr>
                </w:div>
                <w:div w:id="25839261">
                  <w:marLeft w:val="0"/>
                  <w:marRight w:val="0"/>
                  <w:marTop w:val="0"/>
                  <w:marBottom w:val="0"/>
                  <w:divBdr>
                    <w:top w:val="none" w:sz="0" w:space="0" w:color="auto"/>
                    <w:left w:val="none" w:sz="0" w:space="0" w:color="auto"/>
                    <w:bottom w:val="none" w:sz="0" w:space="0" w:color="auto"/>
                    <w:right w:val="none" w:sz="0" w:space="0" w:color="auto"/>
                  </w:divBdr>
                </w:div>
                <w:div w:id="25954903">
                  <w:marLeft w:val="0"/>
                  <w:marRight w:val="0"/>
                  <w:marTop w:val="0"/>
                  <w:marBottom w:val="0"/>
                  <w:divBdr>
                    <w:top w:val="none" w:sz="0" w:space="0" w:color="auto"/>
                    <w:left w:val="none" w:sz="0" w:space="0" w:color="auto"/>
                    <w:bottom w:val="none" w:sz="0" w:space="0" w:color="auto"/>
                    <w:right w:val="none" w:sz="0" w:space="0" w:color="auto"/>
                  </w:divBdr>
                </w:div>
                <w:div w:id="27411489">
                  <w:marLeft w:val="0"/>
                  <w:marRight w:val="0"/>
                  <w:marTop w:val="0"/>
                  <w:marBottom w:val="0"/>
                  <w:divBdr>
                    <w:top w:val="none" w:sz="0" w:space="0" w:color="auto"/>
                    <w:left w:val="none" w:sz="0" w:space="0" w:color="auto"/>
                    <w:bottom w:val="none" w:sz="0" w:space="0" w:color="auto"/>
                    <w:right w:val="none" w:sz="0" w:space="0" w:color="auto"/>
                  </w:divBdr>
                </w:div>
                <w:div w:id="28262240">
                  <w:marLeft w:val="0"/>
                  <w:marRight w:val="0"/>
                  <w:marTop w:val="0"/>
                  <w:marBottom w:val="0"/>
                  <w:divBdr>
                    <w:top w:val="none" w:sz="0" w:space="0" w:color="auto"/>
                    <w:left w:val="none" w:sz="0" w:space="0" w:color="auto"/>
                    <w:bottom w:val="none" w:sz="0" w:space="0" w:color="auto"/>
                    <w:right w:val="none" w:sz="0" w:space="0" w:color="auto"/>
                  </w:divBdr>
                </w:div>
                <w:div w:id="28725659">
                  <w:marLeft w:val="0"/>
                  <w:marRight w:val="0"/>
                  <w:marTop w:val="0"/>
                  <w:marBottom w:val="0"/>
                  <w:divBdr>
                    <w:top w:val="none" w:sz="0" w:space="0" w:color="auto"/>
                    <w:left w:val="none" w:sz="0" w:space="0" w:color="auto"/>
                    <w:bottom w:val="none" w:sz="0" w:space="0" w:color="auto"/>
                    <w:right w:val="none" w:sz="0" w:space="0" w:color="auto"/>
                  </w:divBdr>
                </w:div>
                <w:div w:id="31419039">
                  <w:marLeft w:val="0"/>
                  <w:marRight w:val="0"/>
                  <w:marTop w:val="0"/>
                  <w:marBottom w:val="0"/>
                  <w:divBdr>
                    <w:top w:val="none" w:sz="0" w:space="0" w:color="auto"/>
                    <w:left w:val="none" w:sz="0" w:space="0" w:color="auto"/>
                    <w:bottom w:val="none" w:sz="0" w:space="0" w:color="auto"/>
                    <w:right w:val="none" w:sz="0" w:space="0" w:color="auto"/>
                  </w:divBdr>
                </w:div>
                <w:div w:id="33428919">
                  <w:marLeft w:val="0"/>
                  <w:marRight w:val="0"/>
                  <w:marTop w:val="0"/>
                  <w:marBottom w:val="0"/>
                  <w:divBdr>
                    <w:top w:val="none" w:sz="0" w:space="0" w:color="auto"/>
                    <w:left w:val="none" w:sz="0" w:space="0" w:color="auto"/>
                    <w:bottom w:val="none" w:sz="0" w:space="0" w:color="auto"/>
                    <w:right w:val="none" w:sz="0" w:space="0" w:color="auto"/>
                  </w:divBdr>
                </w:div>
                <w:div w:id="34040545">
                  <w:marLeft w:val="0"/>
                  <w:marRight w:val="0"/>
                  <w:marTop w:val="0"/>
                  <w:marBottom w:val="0"/>
                  <w:divBdr>
                    <w:top w:val="none" w:sz="0" w:space="0" w:color="auto"/>
                    <w:left w:val="none" w:sz="0" w:space="0" w:color="auto"/>
                    <w:bottom w:val="none" w:sz="0" w:space="0" w:color="auto"/>
                    <w:right w:val="none" w:sz="0" w:space="0" w:color="auto"/>
                  </w:divBdr>
                </w:div>
                <w:div w:id="34081937">
                  <w:marLeft w:val="0"/>
                  <w:marRight w:val="0"/>
                  <w:marTop w:val="0"/>
                  <w:marBottom w:val="0"/>
                  <w:divBdr>
                    <w:top w:val="none" w:sz="0" w:space="0" w:color="auto"/>
                    <w:left w:val="none" w:sz="0" w:space="0" w:color="auto"/>
                    <w:bottom w:val="none" w:sz="0" w:space="0" w:color="auto"/>
                    <w:right w:val="none" w:sz="0" w:space="0" w:color="auto"/>
                  </w:divBdr>
                </w:div>
                <w:div w:id="34157353">
                  <w:marLeft w:val="0"/>
                  <w:marRight w:val="0"/>
                  <w:marTop w:val="0"/>
                  <w:marBottom w:val="0"/>
                  <w:divBdr>
                    <w:top w:val="none" w:sz="0" w:space="0" w:color="auto"/>
                    <w:left w:val="none" w:sz="0" w:space="0" w:color="auto"/>
                    <w:bottom w:val="none" w:sz="0" w:space="0" w:color="auto"/>
                    <w:right w:val="none" w:sz="0" w:space="0" w:color="auto"/>
                  </w:divBdr>
                </w:div>
                <w:div w:id="34307192">
                  <w:marLeft w:val="0"/>
                  <w:marRight w:val="0"/>
                  <w:marTop w:val="0"/>
                  <w:marBottom w:val="0"/>
                  <w:divBdr>
                    <w:top w:val="none" w:sz="0" w:space="0" w:color="auto"/>
                    <w:left w:val="none" w:sz="0" w:space="0" w:color="auto"/>
                    <w:bottom w:val="none" w:sz="0" w:space="0" w:color="auto"/>
                    <w:right w:val="none" w:sz="0" w:space="0" w:color="auto"/>
                  </w:divBdr>
                </w:div>
                <w:div w:id="34350080">
                  <w:marLeft w:val="0"/>
                  <w:marRight w:val="0"/>
                  <w:marTop w:val="0"/>
                  <w:marBottom w:val="0"/>
                  <w:divBdr>
                    <w:top w:val="none" w:sz="0" w:space="0" w:color="auto"/>
                    <w:left w:val="none" w:sz="0" w:space="0" w:color="auto"/>
                    <w:bottom w:val="none" w:sz="0" w:space="0" w:color="auto"/>
                    <w:right w:val="none" w:sz="0" w:space="0" w:color="auto"/>
                  </w:divBdr>
                </w:div>
                <w:div w:id="35276895">
                  <w:marLeft w:val="0"/>
                  <w:marRight w:val="0"/>
                  <w:marTop w:val="0"/>
                  <w:marBottom w:val="0"/>
                  <w:divBdr>
                    <w:top w:val="none" w:sz="0" w:space="0" w:color="auto"/>
                    <w:left w:val="none" w:sz="0" w:space="0" w:color="auto"/>
                    <w:bottom w:val="none" w:sz="0" w:space="0" w:color="auto"/>
                    <w:right w:val="none" w:sz="0" w:space="0" w:color="auto"/>
                  </w:divBdr>
                </w:div>
                <w:div w:id="35586133">
                  <w:marLeft w:val="0"/>
                  <w:marRight w:val="0"/>
                  <w:marTop w:val="0"/>
                  <w:marBottom w:val="0"/>
                  <w:divBdr>
                    <w:top w:val="none" w:sz="0" w:space="0" w:color="auto"/>
                    <w:left w:val="none" w:sz="0" w:space="0" w:color="auto"/>
                    <w:bottom w:val="none" w:sz="0" w:space="0" w:color="auto"/>
                    <w:right w:val="none" w:sz="0" w:space="0" w:color="auto"/>
                  </w:divBdr>
                </w:div>
                <w:div w:id="35858425">
                  <w:marLeft w:val="0"/>
                  <w:marRight w:val="0"/>
                  <w:marTop w:val="0"/>
                  <w:marBottom w:val="0"/>
                  <w:divBdr>
                    <w:top w:val="none" w:sz="0" w:space="0" w:color="auto"/>
                    <w:left w:val="none" w:sz="0" w:space="0" w:color="auto"/>
                    <w:bottom w:val="none" w:sz="0" w:space="0" w:color="auto"/>
                    <w:right w:val="none" w:sz="0" w:space="0" w:color="auto"/>
                  </w:divBdr>
                </w:div>
                <w:div w:id="38284257">
                  <w:marLeft w:val="0"/>
                  <w:marRight w:val="0"/>
                  <w:marTop w:val="0"/>
                  <w:marBottom w:val="0"/>
                  <w:divBdr>
                    <w:top w:val="none" w:sz="0" w:space="0" w:color="auto"/>
                    <w:left w:val="none" w:sz="0" w:space="0" w:color="auto"/>
                    <w:bottom w:val="none" w:sz="0" w:space="0" w:color="auto"/>
                    <w:right w:val="none" w:sz="0" w:space="0" w:color="auto"/>
                  </w:divBdr>
                </w:div>
                <w:div w:id="38358701">
                  <w:marLeft w:val="0"/>
                  <w:marRight w:val="0"/>
                  <w:marTop w:val="0"/>
                  <w:marBottom w:val="0"/>
                  <w:divBdr>
                    <w:top w:val="none" w:sz="0" w:space="0" w:color="auto"/>
                    <w:left w:val="none" w:sz="0" w:space="0" w:color="auto"/>
                    <w:bottom w:val="none" w:sz="0" w:space="0" w:color="auto"/>
                    <w:right w:val="none" w:sz="0" w:space="0" w:color="auto"/>
                  </w:divBdr>
                </w:div>
                <w:div w:id="39062247">
                  <w:marLeft w:val="0"/>
                  <w:marRight w:val="0"/>
                  <w:marTop w:val="0"/>
                  <w:marBottom w:val="0"/>
                  <w:divBdr>
                    <w:top w:val="none" w:sz="0" w:space="0" w:color="auto"/>
                    <w:left w:val="none" w:sz="0" w:space="0" w:color="auto"/>
                    <w:bottom w:val="none" w:sz="0" w:space="0" w:color="auto"/>
                    <w:right w:val="none" w:sz="0" w:space="0" w:color="auto"/>
                  </w:divBdr>
                </w:div>
                <w:div w:id="39281324">
                  <w:marLeft w:val="0"/>
                  <w:marRight w:val="0"/>
                  <w:marTop w:val="0"/>
                  <w:marBottom w:val="0"/>
                  <w:divBdr>
                    <w:top w:val="none" w:sz="0" w:space="0" w:color="auto"/>
                    <w:left w:val="none" w:sz="0" w:space="0" w:color="auto"/>
                    <w:bottom w:val="none" w:sz="0" w:space="0" w:color="auto"/>
                    <w:right w:val="none" w:sz="0" w:space="0" w:color="auto"/>
                  </w:divBdr>
                </w:div>
                <w:div w:id="39597341">
                  <w:marLeft w:val="0"/>
                  <w:marRight w:val="0"/>
                  <w:marTop w:val="0"/>
                  <w:marBottom w:val="0"/>
                  <w:divBdr>
                    <w:top w:val="none" w:sz="0" w:space="0" w:color="auto"/>
                    <w:left w:val="none" w:sz="0" w:space="0" w:color="auto"/>
                    <w:bottom w:val="none" w:sz="0" w:space="0" w:color="auto"/>
                    <w:right w:val="none" w:sz="0" w:space="0" w:color="auto"/>
                  </w:divBdr>
                </w:div>
                <w:div w:id="41177493">
                  <w:marLeft w:val="0"/>
                  <w:marRight w:val="0"/>
                  <w:marTop w:val="0"/>
                  <w:marBottom w:val="0"/>
                  <w:divBdr>
                    <w:top w:val="none" w:sz="0" w:space="0" w:color="auto"/>
                    <w:left w:val="none" w:sz="0" w:space="0" w:color="auto"/>
                    <w:bottom w:val="none" w:sz="0" w:space="0" w:color="auto"/>
                    <w:right w:val="none" w:sz="0" w:space="0" w:color="auto"/>
                  </w:divBdr>
                </w:div>
                <w:div w:id="42297493">
                  <w:marLeft w:val="0"/>
                  <w:marRight w:val="0"/>
                  <w:marTop w:val="0"/>
                  <w:marBottom w:val="0"/>
                  <w:divBdr>
                    <w:top w:val="none" w:sz="0" w:space="0" w:color="auto"/>
                    <w:left w:val="none" w:sz="0" w:space="0" w:color="auto"/>
                    <w:bottom w:val="none" w:sz="0" w:space="0" w:color="auto"/>
                    <w:right w:val="none" w:sz="0" w:space="0" w:color="auto"/>
                  </w:divBdr>
                </w:div>
                <w:div w:id="43020574">
                  <w:marLeft w:val="0"/>
                  <w:marRight w:val="0"/>
                  <w:marTop w:val="0"/>
                  <w:marBottom w:val="0"/>
                  <w:divBdr>
                    <w:top w:val="none" w:sz="0" w:space="0" w:color="auto"/>
                    <w:left w:val="none" w:sz="0" w:space="0" w:color="auto"/>
                    <w:bottom w:val="none" w:sz="0" w:space="0" w:color="auto"/>
                    <w:right w:val="none" w:sz="0" w:space="0" w:color="auto"/>
                  </w:divBdr>
                </w:div>
                <w:div w:id="44182002">
                  <w:marLeft w:val="0"/>
                  <w:marRight w:val="0"/>
                  <w:marTop w:val="0"/>
                  <w:marBottom w:val="0"/>
                  <w:divBdr>
                    <w:top w:val="none" w:sz="0" w:space="0" w:color="auto"/>
                    <w:left w:val="none" w:sz="0" w:space="0" w:color="auto"/>
                    <w:bottom w:val="none" w:sz="0" w:space="0" w:color="auto"/>
                    <w:right w:val="none" w:sz="0" w:space="0" w:color="auto"/>
                  </w:divBdr>
                </w:div>
                <w:div w:id="45029120">
                  <w:marLeft w:val="0"/>
                  <w:marRight w:val="0"/>
                  <w:marTop w:val="0"/>
                  <w:marBottom w:val="0"/>
                  <w:divBdr>
                    <w:top w:val="none" w:sz="0" w:space="0" w:color="auto"/>
                    <w:left w:val="none" w:sz="0" w:space="0" w:color="auto"/>
                    <w:bottom w:val="none" w:sz="0" w:space="0" w:color="auto"/>
                    <w:right w:val="none" w:sz="0" w:space="0" w:color="auto"/>
                  </w:divBdr>
                </w:div>
                <w:div w:id="46926526">
                  <w:marLeft w:val="0"/>
                  <w:marRight w:val="0"/>
                  <w:marTop w:val="0"/>
                  <w:marBottom w:val="0"/>
                  <w:divBdr>
                    <w:top w:val="none" w:sz="0" w:space="0" w:color="auto"/>
                    <w:left w:val="none" w:sz="0" w:space="0" w:color="auto"/>
                    <w:bottom w:val="none" w:sz="0" w:space="0" w:color="auto"/>
                    <w:right w:val="none" w:sz="0" w:space="0" w:color="auto"/>
                  </w:divBdr>
                </w:div>
                <w:div w:id="47338580">
                  <w:marLeft w:val="0"/>
                  <w:marRight w:val="0"/>
                  <w:marTop w:val="0"/>
                  <w:marBottom w:val="0"/>
                  <w:divBdr>
                    <w:top w:val="none" w:sz="0" w:space="0" w:color="auto"/>
                    <w:left w:val="none" w:sz="0" w:space="0" w:color="auto"/>
                    <w:bottom w:val="none" w:sz="0" w:space="0" w:color="auto"/>
                    <w:right w:val="none" w:sz="0" w:space="0" w:color="auto"/>
                  </w:divBdr>
                </w:div>
                <w:div w:id="47995925">
                  <w:marLeft w:val="0"/>
                  <w:marRight w:val="0"/>
                  <w:marTop w:val="0"/>
                  <w:marBottom w:val="0"/>
                  <w:divBdr>
                    <w:top w:val="none" w:sz="0" w:space="0" w:color="auto"/>
                    <w:left w:val="none" w:sz="0" w:space="0" w:color="auto"/>
                    <w:bottom w:val="none" w:sz="0" w:space="0" w:color="auto"/>
                    <w:right w:val="none" w:sz="0" w:space="0" w:color="auto"/>
                  </w:divBdr>
                </w:div>
                <w:div w:id="49424458">
                  <w:marLeft w:val="0"/>
                  <w:marRight w:val="0"/>
                  <w:marTop w:val="0"/>
                  <w:marBottom w:val="0"/>
                  <w:divBdr>
                    <w:top w:val="none" w:sz="0" w:space="0" w:color="auto"/>
                    <w:left w:val="none" w:sz="0" w:space="0" w:color="auto"/>
                    <w:bottom w:val="none" w:sz="0" w:space="0" w:color="auto"/>
                    <w:right w:val="none" w:sz="0" w:space="0" w:color="auto"/>
                  </w:divBdr>
                </w:div>
                <w:div w:id="49884404">
                  <w:marLeft w:val="0"/>
                  <w:marRight w:val="0"/>
                  <w:marTop w:val="0"/>
                  <w:marBottom w:val="0"/>
                  <w:divBdr>
                    <w:top w:val="none" w:sz="0" w:space="0" w:color="auto"/>
                    <w:left w:val="none" w:sz="0" w:space="0" w:color="auto"/>
                    <w:bottom w:val="none" w:sz="0" w:space="0" w:color="auto"/>
                    <w:right w:val="none" w:sz="0" w:space="0" w:color="auto"/>
                  </w:divBdr>
                </w:div>
                <w:div w:id="50157069">
                  <w:marLeft w:val="0"/>
                  <w:marRight w:val="0"/>
                  <w:marTop w:val="0"/>
                  <w:marBottom w:val="0"/>
                  <w:divBdr>
                    <w:top w:val="none" w:sz="0" w:space="0" w:color="auto"/>
                    <w:left w:val="none" w:sz="0" w:space="0" w:color="auto"/>
                    <w:bottom w:val="none" w:sz="0" w:space="0" w:color="auto"/>
                    <w:right w:val="none" w:sz="0" w:space="0" w:color="auto"/>
                  </w:divBdr>
                </w:div>
                <w:div w:id="52780116">
                  <w:marLeft w:val="0"/>
                  <w:marRight w:val="0"/>
                  <w:marTop w:val="0"/>
                  <w:marBottom w:val="0"/>
                  <w:divBdr>
                    <w:top w:val="none" w:sz="0" w:space="0" w:color="auto"/>
                    <w:left w:val="none" w:sz="0" w:space="0" w:color="auto"/>
                    <w:bottom w:val="none" w:sz="0" w:space="0" w:color="auto"/>
                    <w:right w:val="none" w:sz="0" w:space="0" w:color="auto"/>
                  </w:divBdr>
                </w:div>
                <w:div w:id="53510010">
                  <w:marLeft w:val="0"/>
                  <w:marRight w:val="0"/>
                  <w:marTop w:val="0"/>
                  <w:marBottom w:val="0"/>
                  <w:divBdr>
                    <w:top w:val="none" w:sz="0" w:space="0" w:color="auto"/>
                    <w:left w:val="none" w:sz="0" w:space="0" w:color="auto"/>
                    <w:bottom w:val="none" w:sz="0" w:space="0" w:color="auto"/>
                    <w:right w:val="none" w:sz="0" w:space="0" w:color="auto"/>
                  </w:divBdr>
                </w:div>
                <w:div w:id="55009226">
                  <w:marLeft w:val="0"/>
                  <w:marRight w:val="0"/>
                  <w:marTop w:val="0"/>
                  <w:marBottom w:val="0"/>
                  <w:divBdr>
                    <w:top w:val="none" w:sz="0" w:space="0" w:color="auto"/>
                    <w:left w:val="none" w:sz="0" w:space="0" w:color="auto"/>
                    <w:bottom w:val="none" w:sz="0" w:space="0" w:color="auto"/>
                    <w:right w:val="none" w:sz="0" w:space="0" w:color="auto"/>
                  </w:divBdr>
                </w:div>
                <w:div w:id="56982529">
                  <w:marLeft w:val="0"/>
                  <w:marRight w:val="0"/>
                  <w:marTop w:val="0"/>
                  <w:marBottom w:val="0"/>
                  <w:divBdr>
                    <w:top w:val="none" w:sz="0" w:space="0" w:color="auto"/>
                    <w:left w:val="none" w:sz="0" w:space="0" w:color="auto"/>
                    <w:bottom w:val="none" w:sz="0" w:space="0" w:color="auto"/>
                    <w:right w:val="none" w:sz="0" w:space="0" w:color="auto"/>
                  </w:divBdr>
                </w:div>
                <w:div w:id="57286133">
                  <w:marLeft w:val="0"/>
                  <w:marRight w:val="0"/>
                  <w:marTop w:val="0"/>
                  <w:marBottom w:val="0"/>
                  <w:divBdr>
                    <w:top w:val="none" w:sz="0" w:space="0" w:color="auto"/>
                    <w:left w:val="none" w:sz="0" w:space="0" w:color="auto"/>
                    <w:bottom w:val="none" w:sz="0" w:space="0" w:color="auto"/>
                    <w:right w:val="none" w:sz="0" w:space="0" w:color="auto"/>
                  </w:divBdr>
                </w:div>
                <w:div w:id="57703918">
                  <w:marLeft w:val="0"/>
                  <w:marRight w:val="0"/>
                  <w:marTop w:val="0"/>
                  <w:marBottom w:val="0"/>
                  <w:divBdr>
                    <w:top w:val="none" w:sz="0" w:space="0" w:color="auto"/>
                    <w:left w:val="none" w:sz="0" w:space="0" w:color="auto"/>
                    <w:bottom w:val="none" w:sz="0" w:space="0" w:color="auto"/>
                    <w:right w:val="none" w:sz="0" w:space="0" w:color="auto"/>
                  </w:divBdr>
                </w:div>
                <w:div w:id="57822458">
                  <w:marLeft w:val="0"/>
                  <w:marRight w:val="0"/>
                  <w:marTop w:val="0"/>
                  <w:marBottom w:val="0"/>
                  <w:divBdr>
                    <w:top w:val="none" w:sz="0" w:space="0" w:color="auto"/>
                    <w:left w:val="none" w:sz="0" w:space="0" w:color="auto"/>
                    <w:bottom w:val="none" w:sz="0" w:space="0" w:color="auto"/>
                    <w:right w:val="none" w:sz="0" w:space="0" w:color="auto"/>
                  </w:divBdr>
                </w:div>
                <w:div w:id="58327071">
                  <w:marLeft w:val="0"/>
                  <w:marRight w:val="0"/>
                  <w:marTop w:val="0"/>
                  <w:marBottom w:val="0"/>
                  <w:divBdr>
                    <w:top w:val="none" w:sz="0" w:space="0" w:color="auto"/>
                    <w:left w:val="none" w:sz="0" w:space="0" w:color="auto"/>
                    <w:bottom w:val="none" w:sz="0" w:space="0" w:color="auto"/>
                    <w:right w:val="none" w:sz="0" w:space="0" w:color="auto"/>
                  </w:divBdr>
                </w:div>
                <w:div w:id="58481872">
                  <w:marLeft w:val="0"/>
                  <w:marRight w:val="0"/>
                  <w:marTop w:val="0"/>
                  <w:marBottom w:val="0"/>
                  <w:divBdr>
                    <w:top w:val="none" w:sz="0" w:space="0" w:color="auto"/>
                    <w:left w:val="none" w:sz="0" w:space="0" w:color="auto"/>
                    <w:bottom w:val="none" w:sz="0" w:space="0" w:color="auto"/>
                    <w:right w:val="none" w:sz="0" w:space="0" w:color="auto"/>
                  </w:divBdr>
                </w:div>
                <w:div w:id="58938940">
                  <w:marLeft w:val="0"/>
                  <w:marRight w:val="0"/>
                  <w:marTop w:val="0"/>
                  <w:marBottom w:val="0"/>
                  <w:divBdr>
                    <w:top w:val="none" w:sz="0" w:space="0" w:color="auto"/>
                    <w:left w:val="none" w:sz="0" w:space="0" w:color="auto"/>
                    <w:bottom w:val="none" w:sz="0" w:space="0" w:color="auto"/>
                    <w:right w:val="none" w:sz="0" w:space="0" w:color="auto"/>
                  </w:divBdr>
                </w:div>
                <w:div w:id="59640056">
                  <w:marLeft w:val="0"/>
                  <w:marRight w:val="0"/>
                  <w:marTop w:val="0"/>
                  <w:marBottom w:val="0"/>
                  <w:divBdr>
                    <w:top w:val="none" w:sz="0" w:space="0" w:color="auto"/>
                    <w:left w:val="none" w:sz="0" w:space="0" w:color="auto"/>
                    <w:bottom w:val="none" w:sz="0" w:space="0" w:color="auto"/>
                    <w:right w:val="none" w:sz="0" w:space="0" w:color="auto"/>
                  </w:divBdr>
                </w:div>
                <w:div w:id="59719635">
                  <w:marLeft w:val="0"/>
                  <w:marRight w:val="0"/>
                  <w:marTop w:val="0"/>
                  <w:marBottom w:val="0"/>
                  <w:divBdr>
                    <w:top w:val="none" w:sz="0" w:space="0" w:color="auto"/>
                    <w:left w:val="none" w:sz="0" w:space="0" w:color="auto"/>
                    <w:bottom w:val="none" w:sz="0" w:space="0" w:color="auto"/>
                    <w:right w:val="none" w:sz="0" w:space="0" w:color="auto"/>
                  </w:divBdr>
                </w:div>
                <w:div w:id="59788975">
                  <w:marLeft w:val="0"/>
                  <w:marRight w:val="0"/>
                  <w:marTop w:val="0"/>
                  <w:marBottom w:val="0"/>
                  <w:divBdr>
                    <w:top w:val="none" w:sz="0" w:space="0" w:color="auto"/>
                    <w:left w:val="none" w:sz="0" w:space="0" w:color="auto"/>
                    <w:bottom w:val="none" w:sz="0" w:space="0" w:color="auto"/>
                    <w:right w:val="none" w:sz="0" w:space="0" w:color="auto"/>
                  </w:divBdr>
                </w:div>
                <w:div w:id="60325328">
                  <w:marLeft w:val="0"/>
                  <w:marRight w:val="0"/>
                  <w:marTop w:val="0"/>
                  <w:marBottom w:val="0"/>
                  <w:divBdr>
                    <w:top w:val="none" w:sz="0" w:space="0" w:color="auto"/>
                    <w:left w:val="none" w:sz="0" w:space="0" w:color="auto"/>
                    <w:bottom w:val="none" w:sz="0" w:space="0" w:color="auto"/>
                    <w:right w:val="none" w:sz="0" w:space="0" w:color="auto"/>
                  </w:divBdr>
                </w:div>
                <w:div w:id="60910052">
                  <w:marLeft w:val="0"/>
                  <w:marRight w:val="0"/>
                  <w:marTop w:val="0"/>
                  <w:marBottom w:val="0"/>
                  <w:divBdr>
                    <w:top w:val="none" w:sz="0" w:space="0" w:color="auto"/>
                    <w:left w:val="none" w:sz="0" w:space="0" w:color="auto"/>
                    <w:bottom w:val="none" w:sz="0" w:space="0" w:color="auto"/>
                    <w:right w:val="none" w:sz="0" w:space="0" w:color="auto"/>
                  </w:divBdr>
                </w:div>
                <w:div w:id="60981086">
                  <w:marLeft w:val="0"/>
                  <w:marRight w:val="0"/>
                  <w:marTop w:val="0"/>
                  <w:marBottom w:val="0"/>
                  <w:divBdr>
                    <w:top w:val="none" w:sz="0" w:space="0" w:color="auto"/>
                    <w:left w:val="none" w:sz="0" w:space="0" w:color="auto"/>
                    <w:bottom w:val="none" w:sz="0" w:space="0" w:color="auto"/>
                    <w:right w:val="none" w:sz="0" w:space="0" w:color="auto"/>
                  </w:divBdr>
                </w:div>
                <w:div w:id="61370805">
                  <w:marLeft w:val="0"/>
                  <w:marRight w:val="0"/>
                  <w:marTop w:val="0"/>
                  <w:marBottom w:val="0"/>
                  <w:divBdr>
                    <w:top w:val="none" w:sz="0" w:space="0" w:color="auto"/>
                    <w:left w:val="none" w:sz="0" w:space="0" w:color="auto"/>
                    <w:bottom w:val="none" w:sz="0" w:space="0" w:color="auto"/>
                    <w:right w:val="none" w:sz="0" w:space="0" w:color="auto"/>
                  </w:divBdr>
                </w:div>
                <w:div w:id="62485141">
                  <w:marLeft w:val="0"/>
                  <w:marRight w:val="0"/>
                  <w:marTop w:val="0"/>
                  <w:marBottom w:val="0"/>
                  <w:divBdr>
                    <w:top w:val="none" w:sz="0" w:space="0" w:color="auto"/>
                    <w:left w:val="none" w:sz="0" w:space="0" w:color="auto"/>
                    <w:bottom w:val="none" w:sz="0" w:space="0" w:color="auto"/>
                    <w:right w:val="none" w:sz="0" w:space="0" w:color="auto"/>
                  </w:divBdr>
                </w:div>
                <w:div w:id="62797301">
                  <w:marLeft w:val="0"/>
                  <w:marRight w:val="0"/>
                  <w:marTop w:val="0"/>
                  <w:marBottom w:val="0"/>
                  <w:divBdr>
                    <w:top w:val="none" w:sz="0" w:space="0" w:color="auto"/>
                    <w:left w:val="none" w:sz="0" w:space="0" w:color="auto"/>
                    <w:bottom w:val="none" w:sz="0" w:space="0" w:color="auto"/>
                    <w:right w:val="none" w:sz="0" w:space="0" w:color="auto"/>
                  </w:divBdr>
                </w:div>
                <w:div w:id="63064662">
                  <w:marLeft w:val="0"/>
                  <w:marRight w:val="0"/>
                  <w:marTop w:val="0"/>
                  <w:marBottom w:val="0"/>
                  <w:divBdr>
                    <w:top w:val="none" w:sz="0" w:space="0" w:color="auto"/>
                    <w:left w:val="none" w:sz="0" w:space="0" w:color="auto"/>
                    <w:bottom w:val="none" w:sz="0" w:space="0" w:color="auto"/>
                    <w:right w:val="none" w:sz="0" w:space="0" w:color="auto"/>
                  </w:divBdr>
                </w:div>
                <w:div w:id="63722474">
                  <w:marLeft w:val="0"/>
                  <w:marRight w:val="0"/>
                  <w:marTop w:val="0"/>
                  <w:marBottom w:val="0"/>
                  <w:divBdr>
                    <w:top w:val="none" w:sz="0" w:space="0" w:color="auto"/>
                    <w:left w:val="none" w:sz="0" w:space="0" w:color="auto"/>
                    <w:bottom w:val="none" w:sz="0" w:space="0" w:color="auto"/>
                    <w:right w:val="none" w:sz="0" w:space="0" w:color="auto"/>
                  </w:divBdr>
                </w:div>
                <w:div w:id="65959251">
                  <w:marLeft w:val="0"/>
                  <w:marRight w:val="0"/>
                  <w:marTop w:val="0"/>
                  <w:marBottom w:val="0"/>
                  <w:divBdr>
                    <w:top w:val="none" w:sz="0" w:space="0" w:color="auto"/>
                    <w:left w:val="none" w:sz="0" w:space="0" w:color="auto"/>
                    <w:bottom w:val="none" w:sz="0" w:space="0" w:color="auto"/>
                    <w:right w:val="none" w:sz="0" w:space="0" w:color="auto"/>
                  </w:divBdr>
                </w:div>
                <w:div w:id="66616807">
                  <w:marLeft w:val="0"/>
                  <w:marRight w:val="0"/>
                  <w:marTop w:val="0"/>
                  <w:marBottom w:val="0"/>
                  <w:divBdr>
                    <w:top w:val="none" w:sz="0" w:space="0" w:color="auto"/>
                    <w:left w:val="none" w:sz="0" w:space="0" w:color="auto"/>
                    <w:bottom w:val="none" w:sz="0" w:space="0" w:color="auto"/>
                    <w:right w:val="none" w:sz="0" w:space="0" w:color="auto"/>
                  </w:divBdr>
                </w:div>
                <w:div w:id="66805156">
                  <w:marLeft w:val="0"/>
                  <w:marRight w:val="0"/>
                  <w:marTop w:val="0"/>
                  <w:marBottom w:val="0"/>
                  <w:divBdr>
                    <w:top w:val="none" w:sz="0" w:space="0" w:color="auto"/>
                    <w:left w:val="none" w:sz="0" w:space="0" w:color="auto"/>
                    <w:bottom w:val="none" w:sz="0" w:space="0" w:color="auto"/>
                    <w:right w:val="none" w:sz="0" w:space="0" w:color="auto"/>
                  </w:divBdr>
                </w:div>
                <w:div w:id="66853437">
                  <w:marLeft w:val="0"/>
                  <w:marRight w:val="0"/>
                  <w:marTop w:val="0"/>
                  <w:marBottom w:val="0"/>
                  <w:divBdr>
                    <w:top w:val="none" w:sz="0" w:space="0" w:color="auto"/>
                    <w:left w:val="none" w:sz="0" w:space="0" w:color="auto"/>
                    <w:bottom w:val="none" w:sz="0" w:space="0" w:color="auto"/>
                    <w:right w:val="none" w:sz="0" w:space="0" w:color="auto"/>
                  </w:divBdr>
                </w:div>
                <w:div w:id="67386929">
                  <w:marLeft w:val="0"/>
                  <w:marRight w:val="0"/>
                  <w:marTop w:val="0"/>
                  <w:marBottom w:val="0"/>
                  <w:divBdr>
                    <w:top w:val="none" w:sz="0" w:space="0" w:color="auto"/>
                    <w:left w:val="none" w:sz="0" w:space="0" w:color="auto"/>
                    <w:bottom w:val="none" w:sz="0" w:space="0" w:color="auto"/>
                    <w:right w:val="none" w:sz="0" w:space="0" w:color="auto"/>
                  </w:divBdr>
                </w:div>
                <w:div w:id="68618119">
                  <w:marLeft w:val="0"/>
                  <w:marRight w:val="0"/>
                  <w:marTop w:val="0"/>
                  <w:marBottom w:val="0"/>
                  <w:divBdr>
                    <w:top w:val="none" w:sz="0" w:space="0" w:color="auto"/>
                    <w:left w:val="none" w:sz="0" w:space="0" w:color="auto"/>
                    <w:bottom w:val="none" w:sz="0" w:space="0" w:color="auto"/>
                    <w:right w:val="none" w:sz="0" w:space="0" w:color="auto"/>
                  </w:divBdr>
                </w:div>
                <w:div w:id="68622290">
                  <w:marLeft w:val="0"/>
                  <w:marRight w:val="0"/>
                  <w:marTop w:val="0"/>
                  <w:marBottom w:val="0"/>
                  <w:divBdr>
                    <w:top w:val="none" w:sz="0" w:space="0" w:color="auto"/>
                    <w:left w:val="none" w:sz="0" w:space="0" w:color="auto"/>
                    <w:bottom w:val="none" w:sz="0" w:space="0" w:color="auto"/>
                    <w:right w:val="none" w:sz="0" w:space="0" w:color="auto"/>
                  </w:divBdr>
                </w:div>
                <w:div w:id="69154535">
                  <w:marLeft w:val="0"/>
                  <w:marRight w:val="0"/>
                  <w:marTop w:val="0"/>
                  <w:marBottom w:val="0"/>
                  <w:divBdr>
                    <w:top w:val="none" w:sz="0" w:space="0" w:color="auto"/>
                    <w:left w:val="none" w:sz="0" w:space="0" w:color="auto"/>
                    <w:bottom w:val="none" w:sz="0" w:space="0" w:color="auto"/>
                    <w:right w:val="none" w:sz="0" w:space="0" w:color="auto"/>
                  </w:divBdr>
                </w:div>
                <w:div w:id="69236406">
                  <w:marLeft w:val="0"/>
                  <w:marRight w:val="0"/>
                  <w:marTop w:val="0"/>
                  <w:marBottom w:val="0"/>
                  <w:divBdr>
                    <w:top w:val="none" w:sz="0" w:space="0" w:color="auto"/>
                    <w:left w:val="none" w:sz="0" w:space="0" w:color="auto"/>
                    <w:bottom w:val="none" w:sz="0" w:space="0" w:color="auto"/>
                    <w:right w:val="none" w:sz="0" w:space="0" w:color="auto"/>
                  </w:divBdr>
                </w:div>
                <w:div w:id="69816287">
                  <w:marLeft w:val="0"/>
                  <w:marRight w:val="0"/>
                  <w:marTop w:val="0"/>
                  <w:marBottom w:val="0"/>
                  <w:divBdr>
                    <w:top w:val="none" w:sz="0" w:space="0" w:color="auto"/>
                    <w:left w:val="none" w:sz="0" w:space="0" w:color="auto"/>
                    <w:bottom w:val="none" w:sz="0" w:space="0" w:color="auto"/>
                    <w:right w:val="none" w:sz="0" w:space="0" w:color="auto"/>
                  </w:divBdr>
                </w:div>
                <w:div w:id="69930127">
                  <w:marLeft w:val="0"/>
                  <w:marRight w:val="0"/>
                  <w:marTop w:val="0"/>
                  <w:marBottom w:val="0"/>
                  <w:divBdr>
                    <w:top w:val="none" w:sz="0" w:space="0" w:color="auto"/>
                    <w:left w:val="none" w:sz="0" w:space="0" w:color="auto"/>
                    <w:bottom w:val="none" w:sz="0" w:space="0" w:color="auto"/>
                    <w:right w:val="none" w:sz="0" w:space="0" w:color="auto"/>
                  </w:divBdr>
                </w:div>
                <w:div w:id="69932706">
                  <w:marLeft w:val="0"/>
                  <w:marRight w:val="0"/>
                  <w:marTop w:val="0"/>
                  <w:marBottom w:val="0"/>
                  <w:divBdr>
                    <w:top w:val="none" w:sz="0" w:space="0" w:color="auto"/>
                    <w:left w:val="none" w:sz="0" w:space="0" w:color="auto"/>
                    <w:bottom w:val="none" w:sz="0" w:space="0" w:color="auto"/>
                    <w:right w:val="none" w:sz="0" w:space="0" w:color="auto"/>
                  </w:divBdr>
                </w:div>
                <w:div w:id="71316097">
                  <w:marLeft w:val="0"/>
                  <w:marRight w:val="0"/>
                  <w:marTop w:val="0"/>
                  <w:marBottom w:val="0"/>
                  <w:divBdr>
                    <w:top w:val="none" w:sz="0" w:space="0" w:color="auto"/>
                    <w:left w:val="none" w:sz="0" w:space="0" w:color="auto"/>
                    <w:bottom w:val="none" w:sz="0" w:space="0" w:color="auto"/>
                    <w:right w:val="none" w:sz="0" w:space="0" w:color="auto"/>
                  </w:divBdr>
                </w:div>
                <w:div w:id="72053631">
                  <w:marLeft w:val="0"/>
                  <w:marRight w:val="0"/>
                  <w:marTop w:val="0"/>
                  <w:marBottom w:val="0"/>
                  <w:divBdr>
                    <w:top w:val="none" w:sz="0" w:space="0" w:color="auto"/>
                    <w:left w:val="none" w:sz="0" w:space="0" w:color="auto"/>
                    <w:bottom w:val="none" w:sz="0" w:space="0" w:color="auto"/>
                    <w:right w:val="none" w:sz="0" w:space="0" w:color="auto"/>
                  </w:divBdr>
                </w:div>
                <w:div w:id="72823343">
                  <w:marLeft w:val="0"/>
                  <w:marRight w:val="0"/>
                  <w:marTop w:val="0"/>
                  <w:marBottom w:val="0"/>
                  <w:divBdr>
                    <w:top w:val="none" w:sz="0" w:space="0" w:color="auto"/>
                    <w:left w:val="none" w:sz="0" w:space="0" w:color="auto"/>
                    <w:bottom w:val="none" w:sz="0" w:space="0" w:color="auto"/>
                    <w:right w:val="none" w:sz="0" w:space="0" w:color="auto"/>
                  </w:divBdr>
                </w:div>
                <w:div w:id="73020223">
                  <w:marLeft w:val="0"/>
                  <w:marRight w:val="0"/>
                  <w:marTop w:val="0"/>
                  <w:marBottom w:val="0"/>
                  <w:divBdr>
                    <w:top w:val="none" w:sz="0" w:space="0" w:color="auto"/>
                    <w:left w:val="none" w:sz="0" w:space="0" w:color="auto"/>
                    <w:bottom w:val="none" w:sz="0" w:space="0" w:color="auto"/>
                    <w:right w:val="none" w:sz="0" w:space="0" w:color="auto"/>
                  </w:divBdr>
                </w:div>
                <w:div w:id="74133508">
                  <w:marLeft w:val="0"/>
                  <w:marRight w:val="0"/>
                  <w:marTop w:val="0"/>
                  <w:marBottom w:val="0"/>
                  <w:divBdr>
                    <w:top w:val="none" w:sz="0" w:space="0" w:color="auto"/>
                    <w:left w:val="none" w:sz="0" w:space="0" w:color="auto"/>
                    <w:bottom w:val="none" w:sz="0" w:space="0" w:color="auto"/>
                    <w:right w:val="none" w:sz="0" w:space="0" w:color="auto"/>
                  </w:divBdr>
                </w:div>
                <w:div w:id="74784975">
                  <w:marLeft w:val="0"/>
                  <w:marRight w:val="0"/>
                  <w:marTop w:val="0"/>
                  <w:marBottom w:val="0"/>
                  <w:divBdr>
                    <w:top w:val="none" w:sz="0" w:space="0" w:color="auto"/>
                    <w:left w:val="none" w:sz="0" w:space="0" w:color="auto"/>
                    <w:bottom w:val="none" w:sz="0" w:space="0" w:color="auto"/>
                    <w:right w:val="none" w:sz="0" w:space="0" w:color="auto"/>
                  </w:divBdr>
                </w:div>
                <w:div w:id="75131484">
                  <w:marLeft w:val="0"/>
                  <w:marRight w:val="0"/>
                  <w:marTop w:val="0"/>
                  <w:marBottom w:val="0"/>
                  <w:divBdr>
                    <w:top w:val="none" w:sz="0" w:space="0" w:color="auto"/>
                    <w:left w:val="none" w:sz="0" w:space="0" w:color="auto"/>
                    <w:bottom w:val="none" w:sz="0" w:space="0" w:color="auto"/>
                    <w:right w:val="none" w:sz="0" w:space="0" w:color="auto"/>
                  </w:divBdr>
                </w:div>
                <w:div w:id="75445076">
                  <w:marLeft w:val="0"/>
                  <w:marRight w:val="0"/>
                  <w:marTop w:val="0"/>
                  <w:marBottom w:val="0"/>
                  <w:divBdr>
                    <w:top w:val="none" w:sz="0" w:space="0" w:color="auto"/>
                    <w:left w:val="none" w:sz="0" w:space="0" w:color="auto"/>
                    <w:bottom w:val="none" w:sz="0" w:space="0" w:color="auto"/>
                    <w:right w:val="none" w:sz="0" w:space="0" w:color="auto"/>
                  </w:divBdr>
                </w:div>
                <w:div w:id="76826869">
                  <w:marLeft w:val="0"/>
                  <w:marRight w:val="0"/>
                  <w:marTop w:val="0"/>
                  <w:marBottom w:val="0"/>
                  <w:divBdr>
                    <w:top w:val="none" w:sz="0" w:space="0" w:color="auto"/>
                    <w:left w:val="none" w:sz="0" w:space="0" w:color="auto"/>
                    <w:bottom w:val="none" w:sz="0" w:space="0" w:color="auto"/>
                    <w:right w:val="none" w:sz="0" w:space="0" w:color="auto"/>
                  </w:divBdr>
                </w:div>
                <w:div w:id="77364369">
                  <w:marLeft w:val="0"/>
                  <w:marRight w:val="0"/>
                  <w:marTop w:val="0"/>
                  <w:marBottom w:val="0"/>
                  <w:divBdr>
                    <w:top w:val="none" w:sz="0" w:space="0" w:color="auto"/>
                    <w:left w:val="none" w:sz="0" w:space="0" w:color="auto"/>
                    <w:bottom w:val="none" w:sz="0" w:space="0" w:color="auto"/>
                    <w:right w:val="none" w:sz="0" w:space="0" w:color="auto"/>
                  </w:divBdr>
                </w:div>
                <w:div w:id="77989967">
                  <w:marLeft w:val="0"/>
                  <w:marRight w:val="0"/>
                  <w:marTop w:val="0"/>
                  <w:marBottom w:val="0"/>
                  <w:divBdr>
                    <w:top w:val="none" w:sz="0" w:space="0" w:color="auto"/>
                    <w:left w:val="none" w:sz="0" w:space="0" w:color="auto"/>
                    <w:bottom w:val="none" w:sz="0" w:space="0" w:color="auto"/>
                    <w:right w:val="none" w:sz="0" w:space="0" w:color="auto"/>
                  </w:divBdr>
                </w:div>
                <w:div w:id="77991682">
                  <w:marLeft w:val="0"/>
                  <w:marRight w:val="0"/>
                  <w:marTop w:val="0"/>
                  <w:marBottom w:val="0"/>
                  <w:divBdr>
                    <w:top w:val="none" w:sz="0" w:space="0" w:color="auto"/>
                    <w:left w:val="none" w:sz="0" w:space="0" w:color="auto"/>
                    <w:bottom w:val="none" w:sz="0" w:space="0" w:color="auto"/>
                    <w:right w:val="none" w:sz="0" w:space="0" w:color="auto"/>
                  </w:divBdr>
                </w:div>
                <w:div w:id="78407594">
                  <w:marLeft w:val="0"/>
                  <w:marRight w:val="0"/>
                  <w:marTop w:val="0"/>
                  <w:marBottom w:val="0"/>
                  <w:divBdr>
                    <w:top w:val="none" w:sz="0" w:space="0" w:color="auto"/>
                    <w:left w:val="none" w:sz="0" w:space="0" w:color="auto"/>
                    <w:bottom w:val="none" w:sz="0" w:space="0" w:color="auto"/>
                    <w:right w:val="none" w:sz="0" w:space="0" w:color="auto"/>
                  </w:divBdr>
                </w:div>
                <w:div w:id="78523874">
                  <w:marLeft w:val="0"/>
                  <w:marRight w:val="0"/>
                  <w:marTop w:val="0"/>
                  <w:marBottom w:val="0"/>
                  <w:divBdr>
                    <w:top w:val="none" w:sz="0" w:space="0" w:color="auto"/>
                    <w:left w:val="none" w:sz="0" w:space="0" w:color="auto"/>
                    <w:bottom w:val="none" w:sz="0" w:space="0" w:color="auto"/>
                    <w:right w:val="none" w:sz="0" w:space="0" w:color="auto"/>
                  </w:divBdr>
                </w:div>
                <w:div w:id="79300884">
                  <w:marLeft w:val="0"/>
                  <w:marRight w:val="0"/>
                  <w:marTop w:val="0"/>
                  <w:marBottom w:val="0"/>
                  <w:divBdr>
                    <w:top w:val="none" w:sz="0" w:space="0" w:color="auto"/>
                    <w:left w:val="none" w:sz="0" w:space="0" w:color="auto"/>
                    <w:bottom w:val="none" w:sz="0" w:space="0" w:color="auto"/>
                    <w:right w:val="none" w:sz="0" w:space="0" w:color="auto"/>
                  </w:divBdr>
                </w:div>
                <w:div w:id="79914764">
                  <w:marLeft w:val="0"/>
                  <w:marRight w:val="0"/>
                  <w:marTop w:val="0"/>
                  <w:marBottom w:val="0"/>
                  <w:divBdr>
                    <w:top w:val="none" w:sz="0" w:space="0" w:color="auto"/>
                    <w:left w:val="none" w:sz="0" w:space="0" w:color="auto"/>
                    <w:bottom w:val="none" w:sz="0" w:space="0" w:color="auto"/>
                    <w:right w:val="none" w:sz="0" w:space="0" w:color="auto"/>
                  </w:divBdr>
                </w:div>
                <w:div w:id="80683778">
                  <w:marLeft w:val="0"/>
                  <w:marRight w:val="0"/>
                  <w:marTop w:val="0"/>
                  <w:marBottom w:val="0"/>
                  <w:divBdr>
                    <w:top w:val="none" w:sz="0" w:space="0" w:color="auto"/>
                    <w:left w:val="none" w:sz="0" w:space="0" w:color="auto"/>
                    <w:bottom w:val="none" w:sz="0" w:space="0" w:color="auto"/>
                    <w:right w:val="none" w:sz="0" w:space="0" w:color="auto"/>
                  </w:divBdr>
                </w:div>
                <w:div w:id="80831103">
                  <w:marLeft w:val="0"/>
                  <w:marRight w:val="0"/>
                  <w:marTop w:val="0"/>
                  <w:marBottom w:val="0"/>
                  <w:divBdr>
                    <w:top w:val="none" w:sz="0" w:space="0" w:color="auto"/>
                    <w:left w:val="none" w:sz="0" w:space="0" w:color="auto"/>
                    <w:bottom w:val="none" w:sz="0" w:space="0" w:color="auto"/>
                    <w:right w:val="none" w:sz="0" w:space="0" w:color="auto"/>
                  </w:divBdr>
                </w:div>
                <w:div w:id="81294004">
                  <w:marLeft w:val="0"/>
                  <w:marRight w:val="0"/>
                  <w:marTop w:val="0"/>
                  <w:marBottom w:val="0"/>
                  <w:divBdr>
                    <w:top w:val="none" w:sz="0" w:space="0" w:color="auto"/>
                    <w:left w:val="none" w:sz="0" w:space="0" w:color="auto"/>
                    <w:bottom w:val="none" w:sz="0" w:space="0" w:color="auto"/>
                    <w:right w:val="none" w:sz="0" w:space="0" w:color="auto"/>
                  </w:divBdr>
                </w:div>
                <w:div w:id="82654558">
                  <w:marLeft w:val="0"/>
                  <w:marRight w:val="0"/>
                  <w:marTop w:val="0"/>
                  <w:marBottom w:val="0"/>
                  <w:divBdr>
                    <w:top w:val="none" w:sz="0" w:space="0" w:color="auto"/>
                    <w:left w:val="none" w:sz="0" w:space="0" w:color="auto"/>
                    <w:bottom w:val="none" w:sz="0" w:space="0" w:color="auto"/>
                    <w:right w:val="none" w:sz="0" w:space="0" w:color="auto"/>
                  </w:divBdr>
                </w:div>
                <w:div w:id="83503280">
                  <w:marLeft w:val="0"/>
                  <w:marRight w:val="0"/>
                  <w:marTop w:val="0"/>
                  <w:marBottom w:val="0"/>
                  <w:divBdr>
                    <w:top w:val="none" w:sz="0" w:space="0" w:color="auto"/>
                    <w:left w:val="none" w:sz="0" w:space="0" w:color="auto"/>
                    <w:bottom w:val="none" w:sz="0" w:space="0" w:color="auto"/>
                    <w:right w:val="none" w:sz="0" w:space="0" w:color="auto"/>
                  </w:divBdr>
                </w:div>
                <w:div w:id="83650044">
                  <w:marLeft w:val="0"/>
                  <w:marRight w:val="0"/>
                  <w:marTop w:val="0"/>
                  <w:marBottom w:val="0"/>
                  <w:divBdr>
                    <w:top w:val="none" w:sz="0" w:space="0" w:color="auto"/>
                    <w:left w:val="none" w:sz="0" w:space="0" w:color="auto"/>
                    <w:bottom w:val="none" w:sz="0" w:space="0" w:color="auto"/>
                    <w:right w:val="none" w:sz="0" w:space="0" w:color="auto"/>
                  </w:divBdr>
                </w:div>
                <w:div w:id="84503433">
                  <w:marLeft w:val="0"/>
                  <w:marRight w:val="0"/>
                  <w:marTop w:val="0"/>
                  <w:marBottom w:val="0"/>
                  <w:divBdr>
                    <w:top w:val="none" w:sz="0" w:space="0" w:color="auto"/>
                    <w:left w:val="none" w:sz="0" w:space="0" w:color="auto"/>
                    <w:bottom w:val="none" w:sz="0" w:space="0" w:color="auto"/>
                    <w:right w:val="none" w:sz="0" w:space="0" w:color="auto"/>
                  </w:divBdr>
                </w:div>
                <w:div w:id="84963569">
                  <w:marLeft w:val="0"/>
                  <w:marRight w:val="0"/>
                  <w:marTop w:val="0"/>
                  <w:marBottom w:val="0"/>
                  <w:divBdr>
                    <w:top w:val="none" w:sz="0" w:space="0" w:color="auto"/>
                    <w:left w:val="none" w:sz="0" w:space="0" w:color="auto"/>
                    <w:bottom w:val="none" w:sz="0" w:space="0" w:color="auto"/>
                    <w:right w:val="none" w:sz="0" w:space="0" w:color="auto"/>
                  </w:divBdr>
                </w:div>
                <w:div w:id="85884162">
                  <w:marLeft w:val="0"/>
                  <w:marRight w:val="0"/>
                  <w:marTop w:val="0"/>
                  <w:marBottom w:val="0"/>
                  <w:divBdr>
                    <w:top w:val="none" w:sz="0" w:space="0" w:color="auto"/>
                    <w:left w:val="none" w:sz="0" w:space="0" w:color="auto"/>
                    <w:bottom w:val="none" w:sz="0" w:space="0" w:color="auto"/>
                    <w:right w:val="none" w:sz="0" w:space="0" w:color="auto"/>
                  </w:divBdr>
                </w:div>
                <w:div w:id="86079483">
                  <w:marLeft w:val="0"/>
                  <w:marRight w:val="0"/>
                  <w:marTop w:val="0"/>
                  <w:marBottom w:val="0"/>
                  <w:divBdr>
                    <w:top w:val="none" w:sz="0" w:space="0" w:color="auto"/>
                    <w:left w:val="none" w:sz="0" w:space="0" w:color="auto"/>
                    <w:bottom w:val="none" w:sz="0" w:space="0" w:color="auto"/>
                    <w:right w:val="none" w:sz="0" w:space="0" w:color="auto"/>
                  </w:divBdr>
                </w:div>
                <w:div w:id="86460935">
                  <w:marLeft w:val="0"/>
                  <w:marRight w:val="0"/>
                  <w:marTop w:val="0"/>
                  <w:marBottom w:val="0"/>
                  <w:divBdr>
                    <w:top w:val="none" w:sz="0" w:space="0" w:color="auto"/>
                    <w:left w:val="none" w:sz="0" w:space="0" w:color="auto"/>
                    <w:bottom w:val="none" w:sz="0" w:space="0" w:color="auto"/>
                    <w:right w:val="none" w:sz="0" w:space="0" w:color="auto"/>
                  </w:divBdr>
                </w:div>
                <w:div w:id="86468040">
                  <w:marLeft w:val="0"/>
                  <w:marRight w:val="0"/>
                  <w:marTop w:val="0"/>
                  <w:marBottom w:val="0"/>
                  <w:divBdr>
                    <w:top w:val="none" w:sz="0" w:space="0" w:color="auto"/>
                    <w:left w:val="none" w:sz="0" w:space="0" w:color="auto"/>
                    <w:bottom w:val="none" w:sz="0" w:space="0" w:color="auto"/>
                    <w:right w:val="none" w:sz="0" w:space="0" w:color="auto"/>
                  </w:divBdr>
                </w:div>
                <w:div w:id="86926734">
                  <w:marLeft w:val="0"/>
                  <w:marRight w:val="0"/>
                  <w:marTop w:val="0"/>
                  <w:marBottom w:val="0"/>
                  <w:divBdr>
                    <w:top w:val="none" w:sz="0" w:space="0" w:color="auto"/>
                    <w:left w:val="none" w:sz="0" w:space="0" w:color="auto"/>
                    <w:bottom w:val="none" w:sz="0" w:space="0" w:color="auto"/>
                    <w:right w:val="none" w:sz="0" w:space="0" w:color="auto"/>
                  </w:divBdr>
                </w:div>
                <w:div w:id="89006009">
                  <w:marLeft w:val="0"/>
                  <w:marRight w:val="0"/>
                  <w:marTop w:val="0"/>
                  <w:marBottom w:val="0"/>
                  <w:divBdr>
                    <w:top w:val="none" w:sz="0" w:space="0" w:color="auto"/>
                    <w:left w:val="none" w:sz="0" w:space="0" w:color="auto"/>
                    <w:bottom w:val="none" w:sz="0" w:space="0" w:color="auto"/>
                    <w:right w:val="none" w:sz="0" w:space="0" w:color="auto"/>
                  </w:divBdr>
                </w:div>
                <w:div w:id="90051424">
                  <w:marLeft w:val="0"/>
                  <w:marRight w:val="0"/>
                  <w:marTop w:val="0"/>
                  <w:marBottom w:val="0"/>
                  <w:divBdr>
                    <w:top w:val="none" w:sz="0" w:space="0" w:color="auto"/>
                    <w:left w:val="none" w:sz="0" w:space="0" w:color="auto"/>
                    <w:bottom w:val="none" w:sz="0" w:space="0" w:color="auto"/>
                    <w:right w:val="none" w:sz="0" w:space="0" w:color="auto"/>
                  </w:divBdr>
                </w:div>
                <w:div w:id="90247813">
                  <w:marLeft w:val="0"/>
                  <w:marRight w:val="0"/>
                  <w:marTop w:val="0"/>
                  <w:marBottom w:val="0"/>
                  <w:divBdr>
                    <w:top w:val="none" w:sz="0" w:space="0" w:color="auto"/>
                    <w:left w:val="none" w:sz="0" w:space="0" w:color="auto"/>
                    <w:bottom w:val="none" w:sz="0" w:space="0" w:color="auto"/>
                    <w:right w:val="none" w:sz="0" w:space="0" w:color="auto"/>
                  </w:divBdr>
                </w:div>
                <w:div w:id="90662553">
                  <w:marLeft w:val="0"/>
                  <w:marRight w:val="0"/>
                  <w:marTop w:val="0"/>
                  <w:marBottom w:val="0"/>
                  <w:divBdr>
                    <w:top w:val="none" w:sz="0" w:space="0" w:color="auto"/>
                    <w:left w:val="none" w:sz="0" w:space="0" w:color="auto"/>
                    <w:bottom w:val="none" w:sz="0" w:space="0" w:color="auto"/>
                    <w:right w:val="none" w:sz="0" w:space="0" w:color="auto"/>
                  </w:divBdr>
                </w:div>
                <w:div w:id="90704997">
                  <w:marLeft w:val="0"/>
                  <w:marRight w:val="0"/>
                  <w:marTop w:val="0"/>
                  <w:marBottom w:val="0"/>
                  <w:divBdr>
                    <w:top w:val="none" w:sz="0" w:space="0" w:color="auto"/>
                    <w:left w:val="none" w:sz="0" w:space="0" w:color="auto"/>
                    <w:bottom w:val="none" w:sz="0" w:space="0" w:color="auto"/>
                    <w:right w:val="none" w:sz="0" w:space="0" w:color="auto"/>
                  </w:divBdr>
                </w:div>
                <w:div w:id="90709438">
                  <w:marLeft w:val="0"/>
                  <w:marRight w:val="0"/>
                  <w:marTop w:val="0"/>
                  <w:marBottom w:val="0"/>
                  <w:divBdr>
                    <w:top w:val="none" w:sz="0" w:space="0" w:color="auto"/>
                    <w:left w:val="none" w:sz="0" w:space="0" w:color="auto"/>
                    <w:bottom w:val="none" w:sz="0" w:space="0" w:color="auto"/>
                    <w:right w:val="none" w:sz="0" w:space="0" w:color="auto"/>
                  </w:divBdr>
                </w:div>
                <w:div w:id="91518034">
                  <w:marLeft w:val="0"/>
                  <w:marRight w:val="0"/>
                  <w:marTop w:val="0"/>
                  <w:marBottom w:val="0"/>
                  <w:divBdr>
                    <w:top w:val="none" w:sz="0" w:space="0" w:color="auto"/>
                    <w:left w:val="none" w:sz="0" w:space="0" w:color="auto"/>
                    <w:bottom w:val="none" w:sz="0" w:space="0" w:color="auto"/>
                    <w:right w:val="none" w:sz="0" w:space="0" w:color="auto"/>
                  </w:divBdr>
                </w:div>
                <w:div w:id="92437455">
                  <w:marLeft w:val="0"/>
                  <w:marRight w:val="0"/>
                  <w:marTop w:val="0"/>
                  <w:marBottom w:val="0"/>
                  <w:divBdr>
                    <w:top w:val="none" w:sz="0" w:space="0" w:color="auto"/>
                    <w:left w:val="none" w:sz="0" w:space="0" w:color="auto"/>
                    <w:bottom w:val="none" w:sz="0" w:space="0" w:color="auto"/>
                    <w:right w:val="none" w:sz="0" w:space="0" w:color="auto"/>
                  </w:divBdr>
                </w:div>
                <w:div w:id="92940973">
                  <w:marLeft w:val="0"/>
                  <w:marRight w:val="0"/>
                  <w:marTop w:val="0"/>
                  <w:marBottom w:val="0"/>
                  <w:divBdr>
                    <w:top w:val="none" w:sz="0" w:space="0" w:color="auto"/>
                    <w:left w:val="none" w:sz="0" w:space="0" w:color="auto"/>
                    <w:bottom w:val="none" w:sz="0" w:space="0" w:color="auto"/>
                    <w:right w:val="none" w:sz="0" w:space="0" w:color="auto"/>
                  </w:divBdr>
                </w:div>
                <w:div w:id="93093646">
                  <w:marLeft w:val="0"/>
                  <w:marRight w:val="0"/>
                  <w:marTop w:val="0"/>
                  <w:marBottom w:val="0"/>
                  <w:divBdr>
                    <w:top w:val="none" w:sz="0" w:space="0" w:color="auto"/>
                    <w:left w:val="none" w:sz="0" w:space="0" w:color="auto"/>
                    <w:bottom w:val="none" w:sz="0" w:space="0" w:color="auto"/>
                    <w:right w:val="none" w:sz="0" w:space="0" w:color="auto"/>
                  </w:divBdr>
                </w:div>
                <w:div w:id="94789845">
                  <w:marLeft w:val="0"/>
                  <w:marRight w:val="0"/>
                  <w:marTop w:val="0"/>
                  <w:marBottom w:val="0"/>
                  <w:divBdr>
                    <w:top w:val="none" w:sz="0" w:space="0" w:color="auto"/>
                    <w:left w:val="none" w:sz="0" w:space="0" w:color="auto"/>
                    <w:bottom w:val="none" w:sz="0" w:space="0" w:color="auto"/>
                    <w:right w:val="none" w:sz="0" w:space="0" w:color="auto"/>
                  </w:divBdr>
                </w:div>
                <w:div w:id="95491091">
                  <w:marLeft w:val="0"/>
                  <w:marRight w:val="0"/>
                  <w:marTop w:val="0"/>
                  <w:marBottom w:val="0"/>
                  <w:divBdr>
                    <w:top w:val="none" w:sz="0" w:space="0" w:color="auto"/>
                    <w:left w:val="none" w:sz="0" w:space="0" w:color="auto"/>
                    <w:bottom w:val="none" w:sz="0" w:space="0" w:color="auto"/>
                    <w:right w:val="none" w:sz="0" w:space="0" w:color="auto"/>
                  </w:divBdr>
                </w:div>
                <w:div w:id="96605039">
                  <w:marLeft w:val="0"/>
                  <w:marRight w:val="0"/>
                  <w:marTop w:val="0"/>
                  <w:marBottom w:val="0"/>
                  <w:divBdr>
                    <w:top w:val="none" w:sz="0" w:space="0" w:color="auto"/>
                    <w:left w:val="none" w:sz="0" w:space="0" w:color="auto"/>
                    <w:bottom w:val="none" w:sz="0" w:space="0" w:color="auto"/>
                    <w:right w:val="none" w:sz="0" w:space="0" w:color="auto"/>
                  </w:divBdr>
                </w:div>
                <w:div w:id="96827305">
                  <w:marLeft w:val="0"/>
                  <w:marRight w:val="0"/>
                  <w:marTop w:val="0"/>
                  <w:marBottom w:val="0"/>
                  <w:divBdr>
                    <w:top w:val="none" w:sz="0" w:space="0" w:color="auto"/>
                    <w:left w:val="none" w:sz="0" w:space="0" w:color="auto"/>
                    <w:bottom w:val="none" w:sz="0" w:space="0" w:color="auto"/>
                    <w:right w:val="none" w:sz="0" w:space="0" w:color="auto"/>
                  </w:divBdr>
                </w:div>
                <w:div w:id="97262668">
                  <w:marLeft w:val="0"/>
                  <w:marRight w:val="0"/>
                  <w:marTop w:val="0"/>
                  <w:marBottom w:val="0"/>
                  <w:divBdr>
                    <w:top w:val="none" w:sz="0" w:space="0" w:color="auto"/>
                    <w:left w:val="none" w:sz="0" w:space="0" w:color="auto"/>
                    <w:bottom w:val="none" w:sz="0" w:space="0" w:color="auto"/>
                    <w:right w:val="none" w:sz="0" w:space="0" w:color="auto"/>
                  </w:divBdr>
                </w:div>
                <w:div w:id="97719509">
                  <w:marLeft w:val="0"/>
                  <w:marRight w:val="0"/>
                  <w:marTop w:val="0"/>
                  <w:marBottom w:val="0"/>
                  <w:divBdr>
                    <w:top w:val="none" w:sz="0" w:space="0" w:color="auto"/>
                    <w:left w:val="none" w:sz="0" w:space="0" w:color="auto"/>
                    <w:bottom w:val="none" w:sz="0" w:space="0" w:color="auto"/>
                    <w:right w:val="none" w:sz="0" w:space="0" w:color="auto"/>
                  </w:divBdr>
                </w:div>
                <w:div w:id="98184210">
                  <w:marLeft w:val="0"/>
                  <w:marRight w:val="0"/>
                  <w:marTop w:val="0"/>
                  <w:marBottom w:val="0"/>
                  <w:divBdr>
                    <w:top w:val="none" w:sz="0" w:space="0" w:color="auto"/>
                    <w:left w:val="none" w:sz="0" w:space="0" w:color="auto"/>
                    <w:bottom w:val="none" w:sz="0" w:space="0" w:color="auto"/>
                    <w:right w:val="none" w:sz="0" w:space="0" w:color="auto"/>
                  </w:divBdr>
                </w:div>
                <w:div w:id="98916028">
                  <w:marLeft w:val="0"/>
                  <w:marRight w:val="0"/>
                  <w:marTop w:val="0"/>
                  <w:marBottom w:val="0"/>
                  <w:divBdr>
                    <w:top w:val="none" w:sz="0" w:space="0" w:color="auto"/>
                    <w:left w:val="none" w:sz="0" w:space="0" w:color="auto"/>
                    <w:bottom w:val="none" w:sz="0" w:space="0" w:color="auto"/>
                    <w:right w:val="none" w:sz="0" w:space="0" w:color="auto"/>
                  </w:divBdr>
                </w:div>
                <w:div w:id="99691357">
                  <w:marLeft w:val="0"/>
                  <w:marRight w:val="0"/>
                  <w:marTop w:val="0"/>
                  <w:marBottom w:val="0"/>
                  <w:divBdr>
                    <w:top w:val="none" w:sz="0" w:space="0" w:color="auto"/>
                    <w:left w:val="none" w:sz="0" w:space="0" w:color="auto"/>
                    <w:bottom w:val="none" w:sz="0" w:space="0" w:color="auto"/>
                    <w:right w:val="none" w:sz="0" w:space="0" w:color="auto"/>
                  </w:divBdr>
                </w:div>
                <w:div w:id="99767529">
                  <w:marLeft w:val="0"/>
                  <w:marRight w:val="0"/>
                  <w:marTop w:val="0"/>
                  <w:marBottom w:val="0"/>
                  <w:divBdr>
                    <w:top w:val="none" w:sz="0" w:space="0" w:color="auto"/>
                    <w:left w:val="none" w:sz="0" w:space="0" w:color="auto"/>
                    <w:bottom w:val="none" w:sz="0" w:space="0" w:color="auto"/>
                    <w:right w:val="none" w:sz="0" w:space="0" w:color="auto"/>
                  </w:divBdr>
                </w:div>
                <w:div w:id="100416546">
                  <w:marLeft w:val="0"/>
                  <w:marRight w:val="0"/>
                  <w:marTop w:val="0"/>
                  <w:marBottom w:val="0"/>
                  <w:divBdr>
                    <w:top w:val="none" w:sz="0" w:space="0" w:color="auto"/>
                    <w:left w:val="none" w:sz="0" w:space="0" w:color="auto"/>
                    <w:bottom w:val="none" w:sz="0" w:space="0" w:color="auto"/>
                    <w:right w:val="none" w:sz="0" w:space="0" w:color="auto"/>
                  </w:divBdr>
                </w:div>
                <w:div w:id="100954855">
                  <w:marLeft w:val="0"/>
                  <w:marRight w:val="0"/>
                  <w:marTop w:val="0"/>
                  <w:marBottom w:val="0"/>
                  <w:divBdr>
                    <w:top w:val="none" w:sz="0" w:space="0" w:color="auto"/>
                    <w:left w:val="none" w:sz="0" w:space="0" w:color="auto"/>
                    <w:bottom w:val="none" w:sz="0" w:space="0" w:color="auto"/>
                    <w:right w:val="none" w:sz="0" w:space="0" w:color="auto"/>
                  </w:divBdr>
                </w:div>
                <w:div w:id="102266145">
                  <w:marLeft w:val="0"/>
                  <w:marRight w:val="0"/>
                  <w:marTop w:val="0"/>
                  <w:marBottom w:val="0"/>
                  <w:divBdr>
                    <w:top w:val="none" w:sz="0" w:space="0" w:color="auto"/>
                    <w:left w:val="none" w:sz="0" w:space="0" w:color="auto"/>
                    <w:bottom w:val="none" w:sz="0" w:space="0" w:color="auto"/>
                    <w:right w:val="none" w:sz="0" w:space="0" w:color="auto"/>
                  </w:divBdr>
                </w:div>
                <w:div w:id="103118924">
                  <w:marLeft w:val="0"/>
                  <w:marRight w:val="0"/>
                  <w:marTop w:val="0"/>
                  <w:marBottom w:val="0"/>
                  <w:divBdr>
                    <w:top w:val="none" w:sz="0" w:space="0" w:color="auto"/>
                    <w:left w:val="none" w:sz="0" w:space="0" w:color="auto"/>
                    <w:bottom w:val="none" w:sz="0" w:space="0" w:color="auto"/>
                    <w:right w:val="none" w:sz="0" w:space="0" w:color="auto"/>
                  </w:divBdr>
                </w:div>
                <w:div w:id="104615227">
                  <w:marLeft w:val="0"/>
                  <w:marRight w:val="0"/>
                  <w:marTop w:val="0"/>
                  <w:marBottom w:val="0"/>
                  <w:divBdr>
                    <w:top w:val="none" w:sz="0" w:space="0" w:color="auto"/>
                    <w:left w:val="none" w:sz="0" w:space="0" w:color="auto"/>
                    <w:bottom w:val="none" w:sz="0" w:space="0" w:color="auto"/>
                    <w:right w:val="none" w:sz="0" w:space="0" w:color="auto"/>
                  </w:divBdr>
                </w:div>
                <w:div w:id="106044954">
                  <w:marLeft w:val="0"/>
                  <w:marRight w:val="0"/>
                  <w:marTop w:val="0"/>
                  <w:marBottom w:val="0"/>
                  <w:divBdr>
                    <w:top w:val="none" w:sz="0" w:space="0" w:color="auto"/>
                    <w:left w:val="none" w:sz="0" w:space="0" w:color="auto"/>
                    <w:bottom w:val="none" w:sz="0" w:space="0" w:color="auto"/>
                    <w:right w:val="none" w:sz="0" w:space="0" w:color="auto"/>
                  </w:divBdr>
                </w:div>
                <w:div w:id="107166860">
                  <w:marLeft w:val="0"/>
                  <w:marRight w:val="0"/>
                  <w:marTop w:val="0"/>
                  <w:marBottom w:val="0"/>
                  <w:divBdr>
                    <w:top w:val="none" w:sz="0" w:space="0" w:color="auto"/>
                    <w:left w:val="none" w:sz="0" w:space="0" w:color="auto"/>
                    <w:bottom w:val="none" w:sz="0" w:space="0" w:color="auto"/>
                    <w:right w:val="none" w:sz="0" w:space="0" w:color="auto"/>
                  </w:divBdr>
                </w:div>
                <w:div w:id="107480839">
                  <w:marLeft w:val="0"/>
                  <w:marRight w:val="0"/>
                  <w:marTop w:val="0"/>
                  <w:marBottom w:val="0"/>
                  <w:divBdr>
                    <w:top w:val="none" w:sz="0" w:space="0" w:color="auto"/>
                    <w:left w:val="none" w:sz="0" w:space="0" w:color="auto"/>
                    <w:bottom w:val="none" w:sz="0" w:space="0" w:color="auto"/>
                    <w:right w:val="none" w:sz="0" w:space="0" w:color="auto"/>
                  </w:divBdr>
                </w:div>
                <w:div w:id="107550971">
                  <w:marLeft w:val="0"/>
                  <w:marRight w:val="0"/>
                  <w:marTop w:val="0"/>
                  <w:marBottom w:val="0"/>
                  <w:divBdr>
                    <w:top w:val="none" w:sz="0" w:space="0" w:color="auto"/>
                    <w:left w:val="none" w:sz="0" w:space="0" w:color="auto"/>
                    <w:bottom w:val="none" w:sz="0" w:space="0" w:color="auto"/>
                    <w:right w:val="none" w:sz="0" w:space="0" w:color="auto"/>
                  </w:divBdr>
                </w:div>
                <w:div w:id="108088390">
                  <w:marLeft w:val="0"/>
                  <w:marRight w:val="0"/>
                  <w:marTop w:val="0"/>
                  <w:marBottom w:val="0"/>
                  <w:divBdr>
                    <w:top w:val="none" w:sz="0" w:space="0" w:color="auto"/>
                    <w:left w:val="none" w:sz="0" w:space="0" w:color="auto"/>
                    <w:bottom w:val="none" w:sz="0" w:space="0" w:color="auto"/>
                    <w:right w:val="none" w:sz="0" w:space="0" w:color="auto"/>
                  </w:divBdr>
                </w:div>
                <w:div w:id="109056853">
                  <w:marLeft w:val="0"/>
                  <w:marRight w:val="0"/>
                  <w:marTop w:val="0"/>
                  <w:marBottom w:val="0"/>
                  <w:divBdr>
                    <w:top w:val="none" w:sz="0" w:space="0" w:color="auto"/>
                    <w:left w:val="none" w:sz="0" w:space="0" w:color="auto"/>
                    <w:bottom w:val="none" w:sz="0" w:space="0" w:color="auto"/>
                    <w:right w:val="none" w:sz="0" w:space="0" w:color="auto"/>
                  </w:divBdr>
                </w:div>
                <w:div w:id="109403662">
                  <w:marLeft w:val="0"/>
                  <w:marRight w:val="0"/>
                  <w:marTop w:val="0"/>
                  <w:marBottom w:val="0"/>
                  <w:divBdr>
                    <w:top w:val="none" w:sz="0" w:space="0" w:color="auto"/>
                    <w:left w:val="none" w:sz="0" w:space="0" w:color="auto"/>
                    <w:bottom w:val="none" w:sz="0" w:space="0" w:color="auto"/>
                    <w:right w:val="none" w:sz="0" w:space="0" w:color="auto"/>
                  </w:divBdr>
                </w:div>
                <w:div w:id="109477735">
                  <w:marLeft w:val="0"/>
                  <w:marRight w:val="0"/>
                  <w:marTop w:val="0"/>
                  <w:marBottom w:val="0"/>
                  <w:divBdr>
                    <w:top w:val="none" w:sz="0" w:space="0" w:color="auto"/>
                    <w:left w:val="none" w:sz="0" w:space="0" w:color="auto"/>
                    <w:bottom w:val="none" w:sz="0" w:space="0" w:color="auto"/>
                    <w:right w:val="none" w:sz="0" w:space="0" w:color="auto"/>
                  </w:divBdr>
                </w:div>
                <w:div w:id="111293297">
                  <w:marLeft w:val="0"/>
                  <w:marRight w:val="0"/>
                  <w:marTop w:val="0"/>
                  <w:marBottom w:val="0"/>
                  <w:divBdr>
                    <w:top w:val="none" w:sz="0" w:space="0" w:color="auto"/>
                    <w:left w:val="none" w:sz="0" w:space="0" w:color="auto"/>
                    <w:bottom w:val="none" w:sz="0" w:space="0" w:color="auto"/>
                    <w:right w:val="none" w:sz="0" w:space="0" w:color="auto"/>
                  </w:divBdr>
                </w:div>
                <w:div w:id="111556625">
                  <w:marLeft w:val="0"/>
                  <w:marRight w:val="0"/>
                  <w:marTop w:val="0"/>
                  <w:marBottom w:val="0"/>
                  <w:divBdr>
                    <w:top w:val="none" w:sz="0" w:space="0" w:color="auto"/>
                    <w:left w:val="none" w:sz="0" w:space="0" w:color="auto"/>
                    <w:bottom w:val="none" w:sz="0" w:space="0" w:color="auto"/>
                    <w:right w:val="none" w:sz="0" w:space="0" w:color="auto"/>
                  </w:divBdr>
                </w:div>
                <w:div w:id="113642020">
                  <w:marLeft w:val="0"/>
                  <w:marRight w:val="0"/>
                  <w:marTop w:val="0"/>
                  <w:marBottom w:val="0"/>
                  <w:divBdr>
                    <w:top w:val="none" w:sz="0" w:space="0" w:color="auto"/>
                    <w:left w:val="none" w:sz="0" w:space="0" w:color="auto"/>
                    <w:bottom w:val="none" w:sz="0" w:space="0" w:color="auto"/>
                    <w:right w:val="none" w:sz="0" w:space="0" w:color="auto"/>
                  </w:divBdr>
                </w:div>
                <w:div w:id="114720658">
                  <w:marLeft w:val="0"/>
                  <w:marRight w:val="0"/>
                  <w:marTop w:val="0"/>
                  <w:marBottom w:val="0"/>
                  <w:divBdr>
                    <w:top w:val="none" w:sz="0" w:space="0" w:color="auto"/>
                    <w:left w:val="none" w:sz="0" w:space="0" w:color="auto"/>
                    <w:bottom w:val="none" w:sz="0" w:space="0" w:color="auto"/>
                    <w:right w:val="none" w:sz="0" w:space="0" w:color="auto"/>
                  </w:divBdr>
                </w:div>
                <w:div w:id="115683199">
                  <w:marLeft w:val="0"/>
                  <w:marRight w:val="0"/>
                  <w:marTop w:val="0"/>
                  <w:marBottom w:val="0"/>
                  <w:divBdr>
                    <w:top w:val="none" w:sz="0" w:space="0" w:color="auto"/>
                    <w:left w:val="none" w:sz="0" w:space="0" w:color="auto"/>
                    <w:bottom w:val="none" w:sz="0" w:space="0" w:color="auto"/>
                    <w:right w:val="none" w:sz="0" w:space="0" w:color="auto"/>
                  </w:divBdr>
                </w:div>
                <w:div w:id="116485949">
                  <w:marLeft w:val="0"/>
                  <w:marRight w:val="0"/>
                  <w:marTop w:val="0"/>
                  <w:marBottom w:val="0"/>
                  <w:divBdr>
                    <w:top w:val="none" w:sz="0" w:space="0" w:color="auto"/>
                    <w:left w:val="none" w:sz="0" w:space="0" w:color="auto"/>
                    <w:bottom w:val="none" w:sz="0" w:space="0" w:color="auto"/>
                    <w:right w:val="none" w:sz="0" w:space="0" w:color="auto"/>
                  </w:divBdr>
                </w:div>
                <w:div w:id="116871823">
                  <w:marLeft w:val="0"/>
                  <w:marRight w:val="0"/>
                  <w:marTop w:val="0"/>
                  <w:marBottom w:val="0"/>
                  <w:divBdr>
                    <w:top w:val="none" w:sz="0" w:space="0" w:color="auto"/>
                    <w:left w:val="none" w:sz="0" w:space="0" w:color="auto"/>
                    <w:bottom w:val="none" w:sz="0" w:space="0" w:color="auto"/>
                    <w:right w:val="none" w:sz="0" w:space="0" w:color="auto"/>
                  </w:divBdr>
                </w:div>
                <w:div w:id="117647972">
                  <w:marLeft w:val="0"/>
                  <w:marRight w:val="0"/>
                  <w:marTop w:val="0"/>
                  <w:marBottom w:val="0"/>
                  <w:divBdr>
                    <w:top w:val="none" w:sz="0" w:space="0" w:color="auto"/>
                    <w:left w:val="none" w:sz="0" w:space="0" w:color="auto"/>
                    <w:bottom w:val="none" w:sz="0" w:space="0" w:color="auto"/>
                    <w:right w:val="none" w:sz="0" w:space="0" w:color="auto"/>
                  </w:divBdr>
                </w:div>
                <w:div w:id="118184129">
                  <w:marLeft w:val="0"/>
                  <w:marRight w:val="0"/>
                  <w:marTop w:val="0"/>
                  <w:marBottom w:val="0"/>
                  <w:divBdr>
                    <w:top w:val="none" w:sz="0" w:space="0" w:color="auto"/>
                    <w:left w:val="none" w:sz="0" w:space="0" w:color="auto"/>
                    <w:bottom w:val="none" w:sz="0" w:space="0" w:color="auto"/>
                    <w:right w:val="none" w:sz="0" w:space="0" w:color="auto"/>
                  </w:divBdr>
                </w:div>
                <w:div w:id="118426174">
                  <w:marLeft w:val="0"/>
                  <w:marRight w:val="0"/>
                  <w:marTop w:val="0"/>
                  <w:marBottom w:val="0"/>
                  <w:divBdr>
                    <w:top w:val="none" w:sz="0" w:space="0" w:color="auto"/>
                    <w:left w:val="none" w:sz="0" w:space="0" w:color="auto"/>
                    <w:bottom w:val="none" w:sz="0" w:space="0" w:color="auto"/>
                    <w:right w:val="none" w:sz="0" w:space="0" w:color="auto"/>
                  </w:divBdr>
                </w:div>
                <w:div w:id="118426660">
                  <w:marLeft w:val="0"/>
                  <w:marRight w:val="0"/>
                  <w:marTop w:val="0"/>
                  <w:marBottom w:val="0"/>
                  <w:divBdr>
                    <w:top w:val="none" w:sz="0" w:space="0" w:color="auto"/>
                    <w:left w:val="none" w:sz="0" w:space="0" w:color="auto"/>
                    <w:bottom w:val="none" w:sz="0" w:space="0" w:color="auto"/>
                    <w:right w:val="none" w:sz="0" w:space="0" w:color="auto"/>
                  </w:divBdr>
                </w:div>
                <w:div w:id="118575219">
                  <w:marLeft w:val="0"/>
                  <w:marRight w:val="0"/>
                  <w:marTop w:val="0"/>
                  <w:marBottom w:val="0"/>
                  <w:divBdr>
                    <w:top w:val="none" w:sz="0" w:space="0" w:color="auto"/>
                    <w:left w:val="none" w:sz="0" w:space="0" w:color="auto"/>
                    <w:bottom w:val="none" w:sz="0" w:space="0" w:color="auto"/>
                    <w:right w:val="none" w:sz="0" w:space="0" w:color="auto"/>
                  </w:divBdr>
                </w:div>
                <w:div w:id="120659645">
                  <w:marLeft w:val="0"/>
                  <w:marRight w:val="0"/>
                  <w:marTop w:val="0"/>
                  <w:marBottom w:val="0"/>
                  <w:divBdr>
                    <w:top w:val="none" w:sz="0" w:space="0" w:color="auto"/>
                    <w:left w:val="none" w:sz="0" w:space="0" w:color="auto"/>
                    <w:bottom w:val="none" w:sz="0" w:space="0" w:color="auto"/>
                    <w:right w:val="none" w:sz="0" w:space="0" w:color="auto"/>
                  </w:divBdr>
                </w:div>
                <w:div w:id="121003116">
                  <w:marLeft w:val="0"/>
                  <w:marRight w:val="0"/>
                  <w:marTop w:val="0"/>
                  <w:marBottom w:val="0"/>
                  <w:divBdr>
                    <w:top w:val="none" w:sz="0" w:space="0" w:color="auto"/>
                    <w:left w:val="none" w:sz="0" w:space="0" w:color="auto"/>
                    <w:bottom w:val="none" w:sz="0" w:space="0" w:color="auto"/>
                    <w:right w:val="none" w:sz="0" w:space="0" w:color="auto"/>
                  </w:divBdr>
                </w:div>
                <w:div w:id="121048164">
                  <w:marLeft w:val="0"/>
                  <w:marRight w:val="0"/>
                  <w:marTop w:val="0"/>
                  <w:marBottom w:val="0"/>
                  <w:divBdr>
                    <w:top w:val="none" w:sz="0" w:space="0" w:color="auto"/>
                    <w:left w:val="none" w:sz="0" w:space="0" w:color="auto"/>
                    <w:bottom w:val="none" w:sz="0" w:space="0" w:color="auto"/>
                    <w:right w:val="none" w:sz="0" w:space="0" w:color="auto"/>
                  </w:divBdr>
                </w:div>
                <w:div w:id="121309667">
                  <w:marLeft w:val="0"/>
                  <w:marRight w:val="0"/>
                  <w:marTop w:val="0"/>
                  <w:marBottom w:val="0"/>
                  <w:divBdr>
                    <w:top w:val="none" w:sz="0" w:space="0" w:color="auto"/>
                    <w:left w:val="none" w:sz="0" w:space="0" w:color="auto"/>
                    <w:bottom w:val="none" w:sz="0" w:space="0" w:color="auto"/>
                    <w:right w:val="none" w:sz="0" w:space="0" w:color="auto"/>
                  </w:divBdr>
                </w:div>
                <w:div w:id="121462006">
                  <w:marLeft w:val="0"/>
                  <w:marRight w:val="0"/>
                  <w:marTop w:val="0"/>
                  <w:marBottom w:val="0"/>
                  <w:divBdr>
                    <w:top w:val="none" w:sz="0" w:space="0" w:color="auto"/>
                    <w:left w:val="none" w:sz="0" w:space="0" w:color="auto"/>
                    <w:bottom w:val="none" w:sz="0" w:space="0" w:color="auto"/>
                    <w:right w:val="none" w:sz="0" w:space="0" w:color="auto"/>
                  </w:divBdr>
                </w:div>
                <w:div w:id="121582568">
                  <w:marLeft w:val="0"/>
                  <w:marRight w:val="0"/>
                  <w:marTop w:val="0"/>
                  <w:marBottom w:val="0"/>
                  <w:divBdr>
                    <w:top w:val="none" w:sz="0" w:space="0" w:color="auto"/>
                    <w:left w:val="none" w:sz="0" w:space="0" w:color="auto"/>
                    <w:bottom w:val="none" w:sz="0" w:space="0" w:color="auto"/>
                    <w:right w:val="none" w:sz="0" w:space="0" w:color="auto"/>
                  </w:divBdr>
                </w:div>
                <w:div w:id="121848862">
                  <w:marLeft w:val="0"/>
                  <w:marRight w:val="0"/>
                  <w:marTop w:val="0"/>
                  <w:marBottom w:val="0"/>
                  <w:divBdr>
                    <w:top w:val="none" w:sz="0" w:space="0" w:color="auto"/>
                    <w:left w:val="none" w:sz="0" w:space="0" w:color="auto"/>
                    <w:bottom w:val="none" w:sz="0" w:space="0" w:color="auto"/>
                    <w:right w:val="none" w:sz="0" w:space="0" w:color="auto"/>
                  </w:divBdr>
                </w:div>
                <w:div w:id="122188490">
                  <w:marLeft w:val="0"/>
                  <w:marRight w:val="0"/>
                  <w:marTop w:val="0"/>
                  <w:marBottom w:val="0"/>
                  <w:divBdr>
                    <w:top w:val="none" w:sz="0" w:space="0" w:color="auto"/>
                    <w:left w:val="none" w:sz="0" w:space="0" w:color="auto"/>
                    <w:bottom w:val="none" w:sz="0" w:space="0" w:color="auto"/>
                    <w:right w:val="none" w:sz="0" w:space="0" w:color="auto"/>
                  </w:divBdr>
                </w:div>
                <w:div w:id="123544415">
                  <w:marLeft w:val="0"/>
                  <w:marRight w:val="0"/>
                  <w:marTop w:val="0"/>
                  <w:marBottom w:val="0"/>
                  <w:divBdr>
                    <w:top w:val="none" w:sz="0" w:space="0" w:color="auto"/>
                    <w:left w:val="none" w:sz="0" w:space="0" w:color="auto"/>
                    <w:bottom w:val="none" w:sz="0" w:space="0" w:color="auto"/>
                    <w:right w:val="none" w:sz="0" w:space="0" w:color="auto"/>
                  </w:divBdr>
                </w:div>
                <w:div w:id="123546958">
                  <w:marLeft w:val="0"/>
                  <w:marRight w:val="0"/>
                  <w:marTop w:val="0"/>
                  <w:marBottom w:val="0"/>
                  <w:divBdr>
                    <w:top w:val="none" w:sz="0" w:space="0" w:color="auto"/>
                    <w:left w:val="none" w:sz="0" w:space="0" w:color="auto"/>
                    <w:bottom w:val="none" w:sz="0" w:space="0" w:color="auto"/>
                    <w:right w:val="none" w:sz="0" w:space="0" w:color="auto"/>
                  </w:divBdr>
                </w:div>
                <w:div w:id="123620744">
                  <w:marLeft w:val="0"/>
                  <w:marRight w:val="0"/>
                  <w:marTop w:val="0"/>
                  <w:marBottom w:val="0"/>
                  <w:divBdr>
                    <w:top w:val="none" w:sz="0" w:space="0" w:color="auto"/>
                    <w:left w:val="none" w:sz="0" w:space="0" w:color="auto"/>
                    <w:bottom w:val="none" w:sz="0" w:space="0" w:color="auto"/>
                    <w:right w:val="none" w:sz="0" w:space="0" w:color="auto"/>
                  </w:divBdr>
                </w:div>
                <w:div w:id="123735550">
                  <w:marLeft w:val="0"/>
                  <w:marRight w:val="0"/>
                  <w:marTop w:val="0"/>
                  <w:marBottom w:val="0"/>
                  <w:divBdr>
                    <w:top w:val="none" w:sz="0" w:space="0" w:color="auto"/>
                    <w:left w:val="none" w:sz="0" w:space="0" w:color="auto"/>
                    <w:bottom w:val="none" w:sz="0" w:space="0" w:color="auto"/>
                    <w:right w:val="none" w:sz="0" w:space="0" w:color="auto"/>
                  </w:divBdr>
                </w:div>
                <w:div w:id="124392876">
                  <w:marLeft w:val="0"/>
                  <w:marRight w:val="0"/>
                  <w:marTop w:val="0"/>
                  <w:marBottom w:val="0"/>
                  <w:divBdr>
                    <w:top w:val="none" w:sz="0" w:space="0" w:color="auto"/>
                    <w:left w:val="none" w:sz="0" w:space="0" w:color="auto"/>
                    <w:bottom w:val="none" w:sz="0" w:space="0" w:color="auto"/>
                    <w:right w:val="none" w:sz="0" w:space="0" w:color="auto"/>
                  </w:divBdr>
                </w:div>
                <w:div w:id="124586480">
                  <w:marLeft w:val="0"/>
                  <w:marRight w:val="0"/>
                  <w:marTop w:val="0"/>
                  <w:marBottom w:val="0"/>
                  <w:divBdr>
                    <w:top w:val="none" w:sz="0" w:space="0" w:color="auto"/>
                    <w:left w:val="none" w:sz="0" w:space="0" w:color="auto"/>
                    <w:bottom w:val="none" w:sz="0" w:space="0" w:color="auto"/>
                    <w:right w:val="none" w:sz="0" w:space="0" w:color="auto"/>
                  </w:divBdr>
                </w:div>
                <w:div w:id="128089294">
                  <w:marLeft w:val="0"/>
                  <w:marRight w:val="0"/>
                  <w:marTop w:val="0"/>
                  <w:marBottom w:val="0"/>
                  <w:divBdr>
                    <w:top w:val="none" w:sz="0" w:space="0" w:color="auto"/>
                    <w:left w:val="none" w:sz="0" w:space="0" w:color="auto"/>
                    <w:bottom w:val="none" w:sz="0" w:space="0" w:color="auto"/>
                    <w:right w:val="none" w:sz="0" w:space="0" w:color="auto"/>
                  </w:divBdr>
                </w:div>
                <w:div w:id="129128933">
                  <w:marLeft w:val="0"/>
                  <w:marRight w:val="0"/>
                  <w:marTop w:val="0"/>
                  <w:marBottom w:val="0"/>
                  <w:divBdr>
                    <w:top w:val="none" w:sz="0" w:space="0" w:color="auto"/>
                    <w:left w:val="none" w:sz="0" w:space="0" w:color="auto"/>
                    <w:bottom w:val="none" w:sz="0" w:space="0" w:color="auto"/>
                    <w:right w:val="none" w:sz="0" w:space="0" w:color="auto"/>
                  </w:divBdr>
                </w:div>
                <w:div w:id="129373373">
                  <w:marLeft w:val="0"/>
                  <w:marRight w:val="0"/>
                  <w:marTop w:val="0"/>
                  <w:marBottom w:val="0"/>
                  <w:divBdr>
                    <w:top w:val="none" w:sz="0" w:space="0" w:color="auto"/>
                    <w:left w:val="none" w:sz="0" w:space="0" w:color="auto"/>
                    <w:bottom w:val="none" w:sz="0" w:space="0" w:color="auto"/>
                    <w:right w:val="none" w:sz="0" w:space="0" w:color="auto"/>
                  </w:divBdr>
                </w:div>
                <w:div w:id="130488284">
                  <w:marLeft w:val="0"/>
                  <w:marRight w:val="0"/>
                  <w:marTop w:val="0"/>
                  <w:marBottom w:val="0"/>
                  <w:divBdr>
                    <w:top w:val="none" w:sz="0" w:space="0" w:color="auto"/>
                    <w:left w:val="none" w:sz="0" w:space="0" w:color="auto"/>
                    <w:bottom w:val="none" w:sz="0" w:space="0" w:color="auto"/>
                    <w:right w:val="none" w:sz="0" w:space="0" w:color="auto"/>
                  </w:divBdr>
                </w:div>
                <w:div w:id="130906868">
                  <w:marLeft w:val="0"/>
                  <w:marRight w:val="0"/>
                  <w:marTop w:val="0"/>
                  <w:marBottom w:val="0"/>
                  <w:divBdr>
                    <w:top w:val="none" w:sz="0" w:space="0" w:color="auto"/>
                    <w:left w:val="none" w:sz="0" w:space="0" w:color="auto"/>
                    <w:bottom w:val="none" w:sz="0" w:space="0" w:color="auto"/>
                    <w:right w:val="none" w:sz="0" w:space="0" w:color="auto"/>
                  </w:divBdr>
                </w:div>
                <w:div w:id="131102098">
                  <w:marLeft w:val="0"/>
                  <w:marRight w:val="0"/>
                  <w:marTop w:val="0"/>
                  <w:marBottom w:val="0"/>
                  <w:divBdr>
                    <w:top w:val="none" w:sz="0" w:space="0" w:color="auto"/>
                    <w:left w:val="none" w:sz="0" w:space="0" w:color="auto"/>
                    <w:bottom w:val="none" w:sz="0" w:space="0" w:color="auto"/>
                    <w:right w:val="none" w:sz="0" w:space="0" w:color="auto"/>
                  </w:divBdr>
                </w:div>
                <w:div w:id="131409894">
                  <w:marLeft w:val="0"/>
                  <w:marRight w:val="0"/>
                  <w:marTop w:val="0"/>
                  <w:marBottom w:val="0"/>
                  <w:divBdr>
                    <w:top w:val="none" w:sz="0" w:space="0" w:color="auto"/>
                    <w:left w:val="none" w:sz="0" w:space="0" w:color="auto"/>
                    <w:bottom w:val="none" w:sz="0" w:space="0" w:color="auto"/>
                    <w:right w:val="none" w:sz="0" w:space="0" w:color="auto"/>
                  </w:divBdr>
                </w:div>
                <w:div w:id="132214639">
                  <w:marLeft w:val="0"/>
                  <w:marRight w:val="0"/>
                  <w:marTop w:val="0"/>
                  <w:marBottom w:val="0"/>
                  <w:divBdr>
                    <w:top w:val="none" w:sz="0" w:space="0" w:color="auto"/>
                    <w:left w:val="none" w:sz="0" w:space="0" w:color="auto"/>
                    <w:bottom w:val="none" w:sz="0" w:space="0" w:color="auto"/>
                    <w:right w:val="none" w:sz="0" w:space="0" w:color="auto"/>
                  </w:divBdr>
                </w:div>
                <w:div w:id="132261642">
                  <w:marLeft w:val="0"/>
                  <w:marRight w:val="0"/>
                  <w:marTop w:val="0"/>
                  <w:marBottom w:val="0"/>
                  <w:divBdr>
                    <w:top w:val="none" w:sz="0" w:space="0" w:color="auto"/>
                    <w:left w:val="none" w:sz="0" w:space="0" w:color="auto"/>
                    <w:bottom w:val="none" w:sz="0" w:space="0" w:color="auto"/>
                    <w:right w:val="none" w:sz="0" w:space="0" w:color="auto"/>
                  </w:divBdr>
                </w:div>
                <w:div w:id="133064866">
                  <w:marLeft w:val="0"/>
                  <w:marRight w:val="0"/>
                  <w:marTop w:val="0"/>
                  <w:marBottom w:val="0"/>
                  <w:divBdr>
                    <w:top w:val="none" w:sz="0" w:space="0" w:color="auto"/>
                    <w:left w:val="none" w:sz="0" w:space="0" w:color="auto"/>
                    <w:bottom w:val="none" w:sz="0" w:space="0" w:color="auto"/>
                    <w:right w:val="none" w:sz="0" w:space="0" w:color="auto"/>
                  </w:divBdr>
                </w:div>
                <w:div w:id="133377160">
                  <w:marLeft w:val="0"/>
                  <w:marRight w:val="0"/>
                  <w:marTop w:val="0"/>
                  <w:marBottom w:val="0"/>
                  <w:divBdr>
                    <w:top w:val="none" w:sz="0" w:space="0" w:color="auto"/>
                    <w:left w:val="none" w:sz="0" w:space="0" w:color="auto"/>
                    <w:bottom w:val="none" w:sz="0" w:space="0" w:color="auto"/>
                    <w:right w:val="none" w:sz="0" w:space="0" w:color="auto"/>
                  </w:divBdr>
                </w:div>
                <w:div w:id="133715130">
                  <w:marLeft w:val="0"/>
                  <w:marRight w:val="0"/>
                  <w:marTop w:val="0"/>
                  <w:marBottom w:val="0"/>
                  <w:divBdr>
                    <w:top w:val="none" w:sz="0" w:space="0" w:color="auto"/>
                    <w:left w:val="none" w:sz="0" w:space="0" w:color="auto"/>
                    <w:bottom w:val="none" w:sz="0" w:space="0" w:color="auto"/>
                    <w:right w:val="none" w:sz="0" w:space="0" w:color="auto"/>
                  </w:divBdr>
                </w:div>
                <w:div w:id="133716165">
                  <w:marLeft w:val="0"/>
                  <w:marRight w:val="0"/>
                  <w:marTop w:val="0"/>
                  <w:marBottom w:val="0"/>
                  <w:divBdr>
                    <w:top w:val="none" w:sz="0" w:space="0" w:color="auto"/>
                    <w:left w:val="none" w:sz="0" w:space="0" w:color="auto"/>
                    <w:bottom w:val="none" w:sz="0" w:space="0" w:color="auto"/>
                    <w:right w:val="none" w:sz="0" w:space="0" w:color="auto"/>
                  </w:divBdr>
                </w:div>
                <w:div w:id="134491954">
                  <w:marLeft w:val="0"/>
                  <w:marRight w:val="0"/>
                  <w:marTop w:val="0"/>
                  <w:marBottom w:val="0"/>
                  <w:divBdr>
                    <w:top w:val="none" w:sz="0" w:space="0" w:color="auto"/>
                    <w:left w:val="none" w:sz="0" w:space="0" w:color="auto"/>
                    <w:bottom w:val="none" w:sz="0" w:space="0" w:color="auto"/>
                    <w:right w:val="none" w:sz="0" w:space="0" w:color="auto"/>
                  </w:divBdr>
                </w:div>
                <w:div w:id="135996961">
                  <w:marLeft w:val="0"/>
                  <w:marRight w:val="0"/>
                  <w:marTop w:val="0"/>
                  <w:marBottom w:val="0"/>
                  <w:divBdr>
                    <w:top w:val="none" w:sz="0" w:space="0" w:color="auto"/>
                    <w:left w:val="none" w:sz="0" w:space="0" w:color="auto"/>
                    <w:bottom w:val="none" w:sz="0" w:space="0" w:color="auto"/>
                    <w:right w:val="none" w:sz="0" w:space="0" w:color="auto"/>
                  </w:divBdr>
                </w:div>
                <w:div w:id="136076691">
                  <w:marLeft w:val="0"/>
                  <w:marRight w:val="0"/>
                  <w:marTop w:val="0"/>
                  <w:marBottom w:val="0"/>
                  <w:divBdr>
                    <w:top w:val="none" w:sz="0" w:space="0" w:color="auto"/>
                    <w:left w:val="none" w:sz="0" w:space="0" w:color="auto"/>
                    <w:bottom w:val="none" w:sz="0" w:space="0" w:color="auto"/>
                    <w:right w:val="none" w:sz="0" w:space="0" w:color="auto"/>
                  </w:divBdr>
                </w:div>
                <w:div w:id="136730624">
                  <w:marLeft w:val="0"/>
                  <w:marRight w:val="0"/>
                  <w:marTop w:val="0"/>
                  <w:marBottom w:val="0"/>
                  <w:divBdr>
                    <w:top w:val="none" w:sz="0" w:space="0" w:color="auto"/>
                    <w:left w:val="none" w:sz="0" w:space="0" w:color="auto"/>
                    <w:bottom w:val="none" w:sz="0" w:space="0" w:color="auto"/>
                    <w:right w:val="none" w:sz="0" w:space="0" w:color="auto"/>
                  </w:divBdr>
                </w:div>
                <w:div w:id="137847933">
                  <w:marLeft w:val="0"/>
                  <w:marRight w:val="0"/>
                  <w:marTop w:val="0"/>
                  <w:marBottom w:val="0"/>
                  <w:divBdr>
                    <w:top w:val="none" w:sz="0" w:space="0" w:color="auto"/>
                    <w:left w:val="none" w:sz="0" w:space="0" w:color="auto"/>
                    <w:bottom w:val="none" w:sz="0" w:space="0" w:color="auto"/>
                    <w:right w:val="none" w:sz="0" w:space="0" w:color="auto"/>
                  </w:divBdr>
                </w:div>
                <w:div w:id="138613047">
                  <w:marLeft w:val="0"/>
                  <w:marRight w:val="0"/>
                  <w:marTop w:val="0"/>
                  <w:marBottom w:val="0"/>
                  <w:divBdr>
                    <w:top w:val="none" w:sz="0" w:space="0" w:color="auto"/>
                    <w:left w:val="none" w:sz="0" w:space="0" w:color="auto"/>
                    <w:bottom w:val="none" w:sz="0" w:space="0" w:color="auto"/>
                    <w:right w:val="none" w:sz="0" w:space="0" w:color="auto"/>
                  </w:divBdr>
                </w:div>
                <w:div w:id="138619109">
                  <w:marLeft w:val="0"/>
                  <w:marRight w:val="0"/>
                  <w:marTop w:val="0"/>
                  <w:marBottom w:val="0"/>
                  <w:divBdr>
                    <w:top w:val="none" w:sz="0" w:space="0" w:color="auto"/>
                    <w:left w:val="none" w:sz="0" w:space="0" w:color="auto"/>
                    <w:bottom w:val="none" w:sz="0" w:space="0" w:color="auto"/>
                    <w:right w:val="none" w:sz="0" w:space="0" w:color="auto"/>
                  </w:divBdr>
                </w:div>
                <w:div w:id="140118378">
                  <w:marLeft w:val="0"/>
                  <w:marRight w:val="0"/>
                  <w:marTop w:val="0"/>
                  <w:marBottom w:val="0"/>
                  <w:divBdr>
                    <w:top w:val="none" w:sz="0" w:space="0" w:color="auto"/>
                    <w:left w:val="none" w:sz="0" w:space="0" w:color="auto"/>
                    <w:bottom w:val="none" w:sz="0" w:space="0" w:color="auto"/>
                    <w:right w:val="none" w:sz="0" w:space="0" w:color="auto"/>
                  </w:divBdr>
                </w:div>
                <w:div w:id="141509643">
                  <w:marLeft w:val="0"/>
                  <w:marRight w:val="0"/>
                  <w:marTop w:val="0"/>
                  <w:marBottom w:val="0"/>
                  <w:divBdr>
                    <w:top w:val="none" w:sz="0" w:space="0" w:color="auto"/>
                    <w:left w:val="none" w:sz="0" w:space="0" w:color="auto"/>
                    <w:bottom w:val="none" w:sz="0" w:space="0" w:color="auto"/>
                    <w:right w:val="none" w:sz="0" w:space="0" w:color="auto"/>
                  </w:divBdr>
                </w:div>
                <w:div w:id="141697541">
                  <w:marLeft w:val="0"/>
                  <w:marRight w:val="0"/>
                  <w:marTop w:val="0"/>
                  <w:marBottom w:val="0"/>
                  <w:divBdr>
                    <w:top w:val="none" w:sz="0" w:space="0" w:color="auto"/>
                    <w:left w:val="none" w:sz="0" w:space="0" w:color="auto"/>
                    <w:bottom w:val="none" w:sz="0" w:space="0" w:color="auto"/>
                    <w:right w:val="none" w:sz="0" w:space="0" w:color="auto"/>
                  </w:divBdr>
                </w:div>
                <w:div w:id="142162499">
                  <w:marLeft w:val="0"/>
                  <w:marRight w:val="0"/>
                  <w:marTop w:val="0"/>
                  <w:marBottom w:val="0"/>
                  <w:divBdr>
                    <w:top w:val="none" w:sz="0" w:space="0" w:color="auto"/>
                    <w:left w:val="none" w:sz="0" w:space="0" w:color="auto"/>
                    <w:bottom w:val="none" w:sz="0" w:space="0" w:color="auto"/>
                    <w:right w:val="none" w:sz="0" w:space="0" w:color="auto"/>
                  </w:divBdr>
                </w:div>
                <w:div w:id="142892299">
                  <w:marLeft w:val="0"/>
                  <w:marRight w:val="0"/>
                  <w:marTop w:val="0"/>
                  <w:marBottom w:val="0"/>
                  <w:divBdr>
                    <w:top w:val="none" w:sz="0" w:space="0" w:color="auto"/>
                    <w:left w:val="none" w:sz="0" w:space="0" w:color="auto"/>
                    <w:bottom w:val="none" w:sz="0" w:space="0" w:color="auto"/>
                    <w:right w:val="none" w:sz="0" w:space="0" w:color="auto"/>
                  </w:divBdr>
                </w:div>
                <w:div w:id="143817561">
                  <w:marLeft w:val="0"/>
                  <w:marRight w:val="0"/>
                  <w:marTop w:val="0"/>
                  <w:marBottom w:val="0"/>
                  <w:divBdr>
                    <w:top w:val="none" w:sz="0" w:space="0" w:color="auto"/>
                    <w:left w:val="none" w:sz="0" w:space="0" w:color="auto"/>
                    <w:bottom w:val="none" w:sz="0" w:space="0" w:color="auto"/>
                    <w:right w:val="none" w:sz="0" w:space="0" w:color="auto"/>
                  </w:divBdr>
                </w:div>
                <w:div w:id="144857631">
                  <w:marLeft w:val="0"/>
                  <w:marRight w:val="0"/>
                  <w:marTop w:val="0"/>
                  <w:marBottom w:val="0"/>
                  <w:divBdr>
                    <w:top w:val="none" w:sz="0" w:space="0" w:color="auto"/>
                    <w:left w:val="none" w:sz="0" w:space="0" w:color="auto"/>
                    <w:bottom w:val="none" w:sz="0" w:space="0" w:color="auto"/>
                    <w:right w:val="none" w:sz="0" w:space="0" w:color="auto"/>
                  </w:divBdr>
                </w:div>
                <w:div w:id="144930474">
                  <w:marLeft w:val="0"/>
                  <w:marRight w:val="0"/>
                  <w:marTop w:val="0"/>
                  <w:marBottom w:val="0"/>
                  <w:divBdr>
                    <w:top w:val="none" w:sz="0" w:space="0" w:color="auto"/>
                    <w:left w:val="none" w:sz="0" w:space="0" w:color="auto"/>
                    <w:bottom w:val="none" w:sz="0" w:space="0" w:color="auto"/>
                    <w:right w:val="none" w:sz="0" w:space="0" w:color="auto"/>
                  </w:divBdr>
                </w:div>
                <w:div w:id="145123939">
                  <w:marLeft w:val="0"/>
                  <w:marRight w:val="0"/>
                  <w:marTop w:val="0"/>
                  <w:marBottom w:val="0"/>
                  <w:divBdr>
                    <w:top w:val="none" w:sz="0" w:space="0" w:color="auto"/>
                    <w:left w:val="none" w:sz="0" w:space="0" w:color="auto"/>
                    <w:bottom w:val="none" w:sz="0" w:space="0" w:color="auto"/>
                    <w:right w:val="none" w:sz="0" w:space="0" w:color="auto"/>
                  </w:divBdr>
                </w:div>
                <w:div w:id="145897757">
                  <w:marLeft w:val="0"/>
                  <w:marRight w:val="0"/>
                  <w:marTop w:val="0"/>
                  <w:marBottom w:val="0"/>
                  <w:divBdr>
                    <w:top w:val="none" w:sz="0" w:space="0" w:color="auto"/>
                    <w:left w:val="none" w:sz="0" w:space="0" w:color="auto"/>
                    <w:bottom w:val="none" w:sz="0" w:space="0" w:color="auto"/>
                    <w:right w:val="none" w:sz="0" w:space="0" w:color="auto"/>
                  </w:divBdr>
                </w:div>
                <w:div w:id="146559963">
                  <w:marLeft w:val="0"/>
                  <w:marRight w:val="0"/>
                  <w:marTop w:val="0"/>
                  <w:marBottom w:val="0"/>
                  <w:divBdr>
                    <w:top w:val="none" w:sz="0" w:space="0" w:color="auto"/>
                    <w:left w:val="none" w:sz="0" w:space="0" w:color="auto"/>
                    <w:bottom w:val="none" w:sz="0" w:space="0" w:color="auto"/>
                    <w:right w:val="none" w:sz="0" w:space="0" w:color="auto"/>
                  </w:divBdr>
                </w:div>
                <w:div w:id="147019998">
                  <w:marLeft w:val="0"/>
                  <w:marRight w:val="0"/>
                  <w:marTop w:val="0"/>
                  <w:marBottom w:val="0"/>
                  <w:divBdr>
                    <w:top w:val="none" w:sz="0" w:space="0" w:color="auto"/>
                    <w:left w:val="none" w:sz="0" w:space="0" w:color="auto"/>
                    <w:bottom w:val="none" w:sz="0" w:space="0" w:color="auto"/>
                    <w:right w:val="none" w:sz="0" w:space="0" w:color="auto"/>
                  </w:divBdr>
                </w:div>
                <w:div w:id="147401998">
                  <w:marLeft w:val="0"/>
                  <w:marRight w:val="0"/>
                  <w:marTop w:val="0"/>
                  <w:marBottom w:val="0"/>
                  <w:divBdr>
                    <w:top w:val="none" w:sz="0" w:space="0" w:color="auto"/>
                    <w:left w:val="none" w:sz="0" w:space="0" w:color="auto"/>
                    <w:bottom w:val="none" w:sz="0" w:space="0" w:color="auto"/>
                    <w:right w:val="none" w:sz="0" w:space="0" w:color="auto"/>
                  </w:divBdr>
                </w:div>
                <w:div w:id="148601567">
                  <w:marLeft w:val="0"/>
                  <w:marRight w:val="0"/>
                  <w:marTop w:val="0"/>
                  <w:marBottom w:val="0"/>
                  <w:divBdr>
                    <w:top w:val="none" w:sz="0" w:space="0" w:color="auto"/>
                    <w:left w:val="none" w:sz="0" w:space="0" w:color="auto"/>
                    <w:bottom w:val="none" w:sz="0" w:space="0" w:color="auto"/>
                    <w:right w:val="none" w:sz="0" w:space="0" w:color="auto"/>
                  </w:divBdr>
                </w:div>
                <w:div w:id="148786910">
                  <w:marLeft w:val="0"/>
                  <w:marRight w:val="0"/>
                  <w:marTop w:val="0"/>
                  <w:marBottom w:val="0"/>
                  <w:divBdr>
                    <w:top w:val="none" w:sz="0" w:space="0" w:color="auto"/>
                    <w:left w:val="none" w:sz="0" w:space="0" w:color="auto"/>
                    <w:bottom w:val="none" w:sz="0" w:space="0" w:color="auto"/>
                    <w:right w:val="none" w:sz="0" w:space="0" w:color="auto"/>
                  </w:divBdr>
                </w:div>
                <w:div w:id="149057737">
                  <w:marLeft w:val="0"/>
                  <w:marRight w:val="0"/>
                  <w:marTop w:val="0"/>
                  <w:marBottom w:val="0"/>
                  <w:divBdr>
                    <w:top w:val="none" w:sz="0" w:space="0" w:color="auto"/>
                    <w:left w:val="none" w:sz="0" w:space="0" w:color="auto"/>
                    <w:bottom w:val="none" w:sz="0" w:space="0" w:color="auto"/>
                    <w:right w:val="none" w:sz="0" w:space="0" w:color="auto"/>
                  </w:divBdr>
                </w:div>
                <w:div w:id="149444047">
                  <w:marLeft w:val="0"/>
                  <w:marRight w:val="0"/>
                  <w:marTop w:val="0"/>
                  <w:marBottom w:val="0"/>
                  <w:divBdr>
                    <w:top w:val="none" w:sz="0" w:space="0" w:color="auto"/>
                    <w:left w:val="none" w:sz="0" w:space="0" w:color="auto"/>
                    <w:bottom w:val="none" w:sz="0" w:space="0" w:color="auto"/>
                    <w:right w:val="none" w:sz="0" w:space="0" w:color="auto"/>
                  </w:divBdr>
                </w:div>
                <w:div w:id="149757456">
                  <w:marLeft w:val="0"/>
                  <w:marRight w:val="0"/>
                  <w:marTop w:val="0"/>
                  <w:marBottom w:val="0"/>
                  <w:divBdr>
                    <w:top w:val="none" w:sz="0" w:space="0" w:color="auto"/>
                    <w:left w:val="none" w:sz="0" w:space="0" w:color="auto"/>
                    <w:bottom w:val="none" w:sz="0" w:space="0" w:color="auto"/>
                    <w:right w:val="none" w:sz="0" w:space="0" w:color="auto"/>
                  </w:divBdr>
                </w:div>
                <w:div w:id="150099895">
                  <w:marLeft w:val="0"/>
                  <w:marRight w:val="0"/>
                  <w:marTop w:val="0"/>
                  <w:marBottom w:val="0"/>
                  <w:divBdr>
                    <w:top w:val="none" w:sz="0" w:space="0" w:color="auto"/>
                    <w:left w:val="none" w:sz="0" w:space="0" w:color="auto"/>
                    <w:bottom w:val="none" w:sz="0" w:space="0" w:color="auto"/>
                    <w:right w:val="none" w:sz="0" w:space="0" w:color="auto"/>
                  </w:divBdr>
                </w:div>
                <w:div w:id="150172874">
                  <w:marLeft w:val="0"/>
                  <w:marRight w:val="0"/>
                  <w:marTop w:val="0"/>
                  <w:marBottom w:val="0"/>
                  <w:divBdr>
                    <w:top w:val="none" w:sz="0" w:space="0" w:color="auto"/>
                    <w:left w:val="none" w:sz="0" w:space="0" w:color="auto"/>
                    <w:bottom w:val="none" w:sz="0" w:space="0" w:color="auto"/>
                    <w:right w:val="none" w:sz="0" w:space="0" w:color="auto"/>
                  </w:divBdr>
                </w:div>
                <w:div w:id="150221773">
                  <w:marLeft w:val="0"/>
                  <w:marRight w:val="0"/>
                  <w:marTop w:val="0"/>
                  <w:marBottom w:val="0"/>
                  <w:divBdr>
                    <w:top w:val="none" w:sz="0" w:space="0" w:color="auto"/>
                    <w:left w:val="none" w:sz="0" w:space="0" w:color="auto"/>
                    <w:bottom w:val="none" w:sz="0" w:space="0" w:color="auto"/>
                    <w:right w:val="none" w:sz="0" w:space="0" w:color="auto"/>
                  </w:divBdr>
                </w:div>
                <w:div w:id="150414800">
                  <w:marLeft w:val="0"/>
                  <w:marRight w:val="0"/>
                  <w:marTop w:val="0"/>
                  <w:marBottom w:val="0"/>
                  <w:divBdr>
                    <w:top w:val="none" w:sz="0" w:space="0" w:color="auto"/>
                    <w:left w:val="none" w:sz="0" w:space="0" w:color="auto"/>
                    <w:bottom w:val="none" w:sz="0" w:space="0" w:color="auto"/>
                    <w:right w:val="none" w:sz="0" w:space="0" w:color="auto"/>
                  </w:divBdr>
                </w:div>
                <w:div w:id="150415632">
                  <w:marLeft w:val="0"/>
                  <w:marRight w:val="0"/>
                  <w:marTop w:val="0"/>
                  <w:marBottom w:val="0"/>
                  <w:divBdr>
                    <w:top w:val="none" w:sz="0" w:space="0" w:color="auto"/>
                    <w:left w:val="none" w:sz="0" w:space="0" w:color="auto"/>
                    <w:bottom w:val="none" w:sz="0" w:space="0" w:color="auto"/>
                    <w:right w:val="none" w:sz="0" w:space="0" w:color="auto"/>
                  </w:divBdr>
                </w:div>
                <w:div w:id="151793554">
                  <w:marLeft w:val="0"/>
                  <w:marRight w:val="0"/>
                  <w:marTop w:val="0"/>
                  <w:marBottom w:val="0"/>
                  <w:divBdr>
                    <w:top w:val="none" w:sz="0" w:space="0" w:color="auto"/>
                    <w:left w:val="none" w:sz="0" w:space="0" w:color="auto"/>
                    <w:bottom w:val="none" w:sz="0" w:space="0" w:color="auto"/>
                    <w:right w:val="none" w:sz="0" w:space="0" w:color="auto"/>
                  </w:divBdr>
                </w:div>
                <w:div w:id="151801389">
                  <w:marLeft w:val="0"/>
                  <w:marRight w:val="0"/>
                  <w:marTop w:val="0"/>
                  <w:marBottom w:val="0"/>
                  <w:divBdr>
                    <w:top w:val="none" w:sz="0" w:space="0" w:color="auto"/>
                    <w:left w:val="none" w:sz="0" w:space="0" w:color="auto"/>
                    <w:bottom w:val="none" w:sz="0" w:space="0" w:color="auto"/>
                    <w:right w:val="none" w:sz="0" w:space="0" w:color="auto"/>
                  </w:divBdr>
                </w:div>
                <w:div w:id="151872962">
                  <w:marLeft w:val="0"/>
                  <w:marRight w:val="0"/>
                  <w:marTop w:val="0"/>
                  <w:marBottom w:val="0"/>
                  <w:divBdr>
                    <w:top w:val="none" w:sz="0" w:space="0" w:color="auto"/>
                    <w:left w:val="none" w:sz="0" w:space="0" w:color="auto"/>
                    <w:bottom w:val="none" w:sz="0" w:space="0" w:color="auto"/>
                    <w:right w:val="none" w:sz="0" w:space="0" w:color="auto"/>
                  </w:divBdr>
                </w:div>
                <w:div w:id="151995301">
                  <w:marLeft w:val="0"/>
                  <w:marRight w:val="0"/>
                  <w:marTop w:val="0"/>
                  <w:marBottom w:val="0"/>
                  <w:divBdr>
                    <w:top w:val="none" w:sz="0" w:space="0" w:color="auto"/>
                    <w:left w:val="none" w:sz="0" w:space="0" w:color="auto"/>
                    <w:bottom w:val="none" w:sz="0" w:space="0" w:color="auto"/>
                    <w:right w:val="none" w:sz="0" w:space="0" w:color="auto"/>
                  </w:divBdr>
                </w:div>
                <w:div w:id="152140306">
                  <w:marLeft w:val="0"/>
                  <w:marRight w:val="0"/>
                  <w:marTop w:val="0"/>
                  <w:marBottom w:val="0"/>
                  <w:divBdr>
                    <w:top w:val="none" w:sz="0" w:space="0" w:color="auto"/>
                    <w:left w:val="none" w:sz="0" w:space="0" w:color="auto"/>
                    <w:bottom w:val="none" w:sz="0" w:space="0" w:color="auto"/>
                    <w:right w:val="none" w:sz="0" w:space="0" w:color="auto"/>
                  </w:divBdr>
                </w:div>
                <w:div w:id="152187331">
                  <w:marLeft w:val="0"/>
                  <w:marRight w:val="0"/>
                  <w:marTop w:val="0"/>
                  <w:marBottom w:val="0"/>
                  <w:divBdr>
                    <w:top w:val="none" w:sz="0" w:space="0" w:color="auto"/>
                    <w:left w:val="none" w:sz="0" w:space="0" w:color="auto"/>
                    <w:bottom w:val="none" w:sz="0" w:space="0" w:color="auto"/>
                    <w:right w:val="none" w:sz="0" w:space="0" w:color="auto"/>
                  </w:divBdr>
                </w:div>
                <w:div w:id="152599934">
                  <w:marLeft w:val="0"/>
                  <w:marRight w:val="0"/>
                  <w:marTop w:val="0"/>
                  <w:marBottom w:val="0"/>
                  <w:divBdr>
                    <w:top w:val="none" w:sz="0" w:space="0" w:color="auto"/>
                    <w:left w:val="none" w:sz="0" w:space="0" w:color="auto"/>
                    <w:bottom w:val="none" w:sz="0" w:space="0" w:color="auto"/>
                    <w:right w:val="none" w:sz="0" w:space="0" w:color="auto"/>
                  </w:divBdr>
                </w:div>
                <w:div w:id="153229169">
                  <w:marLeft w:val="0"/>
                  <w:marRight w:val="0"/>
                  <w:marTop w:val="0"/>
                  <w:marBottom w:val="0"/>
                  <w:divBdr>
                    <w:top w:val="none" w:sz="0" w:space="0" w:color="auto"/>
                    <w:left w:val="none" w:sz="0" w:space="0" w:color="auto"/>
                    <w:bottom w:val="none" w:sz="0" w:space="0" w:color="auto"/>
                    <w:right w:val="none" w:sz="0" w:space="0" w:color="auto"/>
                  </w:divBdr>
                </w:div>
                <w:div w:id="153422196">
                  <w:marLeft w:val="0"/>
                  <w:marRight w:val="0"/>
                  <w:marTop w:val="0"/>
                  <w:marBottom w:val="0"/>
                  <w:divBdr>
                    <w:top w:val="none" w:sz="0" w:space="0" w:color="auto"/>
                    <w:left w:val="none" w:sz="0" w:space="0" w:color="auto"/>
                    <w:bottom w:val="none" w:sz="0" w:space="0" w:color="auto"/>
                    <w:right w:val="none" w:sz="0" w:space="0" w:color="auto"/>
                  </w:divBdr>
                </w:div>
                <w:div w:id="155607221">
                  <w:marLeft w:val="0"/>
                  <w:marRight w:val="0"/>
                  <w:marTop w:val="0"/>
                  <w:marBottom w:val="0"/>
                  <w:divBdr>
                    <w:top w:val="none" w:sz="0" w:space="0" w:color="auto"/>
                    <w:left w:val="none" w:sz="0" w:space="0" w:color="auto"/>
                    <w:bottom w:val="none" w:sz="0" w:space="0" w:color="auto"/>
                    <w:right w:val="none" w:sz="0" w:space="0" w:color="auto"/>
                  </w:divBdr>
                </w:div>
                <w:div w:id="155652252">
                  <w:marLeft w:val="0"/>
                  <w:marRight w:val="0"/>
                  <w:marTop w:val="0"/>
                  <w:marBottom w:val="0"/>
                  <w:divBdr>
                    <w:top w:val="none" w:sz="0" w:space="0" w:color="auto"/>
                    <w:left w:val="none" w:sz="0" w:space="0" w:color="auto"/>
                    <w:bottom w:val="none" w:sz="0" w:space="0" w:color="auto"/>
                    <w:right w:val="none" w:sz="0" w:space="0" w:color="auto"/>
                  </w:divBdr>
                </w:div>
                <w:div w:id="155805702">
                  <w:marLeft w:val="0"/>
                  <w:marRight w:val="0"/>
                  <w:marTop w:val="0"/>
                  <w:marBottom w:val="0"/>
                  <w:divBdr>
                    <w:top w:val="none" w:sz="0" w:space="0" w:color="auto"/>
                    <w:left w:val="none" w:sz="0" w:space="0" w:color="auto"/>
                    <w:bottom w:val="none" w:sz="0" w:space="0" w:color="auto"/>
                    <w:right w:val="none" w:sz="0" w:space="0" w:color="auto"/>
                  </w:divBdr>
                </w:div>
                <w:div w:id="156073741">
                  <w:marLeft w:val="0"/>
                  <w:marRight w:val="0"/>
                  <w:marTop w:val="0"/>
                  <w:marBottom w:val="0"/>
                  <w:divBdr>
                    <w:top w:val="none" w:sz="0" w:space="0" w:color="auto"/>
                    <w:left w:val="none" w:sz="0" w:space="0" w:color="auto"/>
                    <w:bottom w:val="none" w:sz="0" w:space="0" w:color="auto"/>
                    <w:right w:val="none" w:sz="0" w:space="0" w:color="auto"/>
                  </w:divBdr>
                </w:div>
                <w:div w:id="157237234">
                  <w:marLeft w:val="0"/>
                  <w:marRight w:val="0"/>
                  <w:marTop w:val="0"/>
                  <w:marBottom w:val="0"/>
                  <w:divBdr>
                    <w:top w:val="none" w:sz="0" w:space="0" w:color="auto"/>
                    <w:left w:val="none" w:sz="0" w:space="0" w:color="auto"/>
                    <w:bottom w:val="none" w:sz="0" w:space="0" w:color="auto"/>
                    <w:right w:val="none" w:sz="0" w:space="0" w:color="auto"/>
                  </w:divBdr>
                </w:div>
                <w:div w:id="160394505">
                  <w:marLeft w:val="0"/>
                  <w:marRight w:val="0"/>
                  <w:marTop w:val="0"/>
                  <w:marBottom w:val="0"/>
                  <w:divBdr>
                    <w:top w:val="none" w:sz="0" w:space="0" w:color="auto"/>
                    <w:left w:val="none" w:sz="0" w:space="0" w:color="auto"/>
                    <w:bottom w:val="none" w:sz="0" w:space="0" w:color="auto"/>
                    <w:right w:val="none" w:sz="0" w:space="0" w:color="auto"/>
                  </w:divBdr>
                </w:div>
                <w:div w:id="162012651">
                  <w:marLeft w:val="0"/>
                  <w:marRight w:val="0"/>
                  <w:marTop w:val="0"/>
                  <w:marBottom w:val="0"/>
                  <w:divBdr>
                    <w:top w:val="none" w:sz="0" w:space="0" w:color="auto"/>
                    <w:left w:val="none" w:sz="0" w:space="0" w:color="auto"/>
                    <w:bottom w:val="none" w:sz="0" w:space="0" w:color="auto"/>
                    <w:right w:val="none" w:sz="0" w:space="0" w:color="auto"/>
                  </w:divBdr>
                </w:div>
                <w:div w:id="162402226">
                  <w:marLeft w:val="0"/>
                  <w:marRight w:val="0"/>
                  <w:marTop w:val="0"/>
                  <w:marBottom w:val="0"/>
                  <w:divBdr>
                    <w:top w:val="none" w:sz="0" w:space="0" w:color="auto"/>
                    <w:left w:val="none" w:sz="0" w:space="0" w:color="auto"/>
                    <w:bottom w:val="none" w:sz="0" w:space="0" w:color="auto"/>
                    <w:right w:val="none" w:sz="0" w:space="0" w:color="auto"/>
                  </w:divBdr>
                </w:div>
                <w:div w:id="162860972">
                  <w:marLeft w:val="0"/>
                  <w:marRight w:val="0"/>
                  <w:marTop w:val="0"/>
                  <w:marBottom w:val="0"/>
                  <w:divBdr>
                    <w:top w:val="none" w:sz="0" w:space="0" w:color="auto"/>
                    <w:left w:val="none" w:sz="0" w:space="0" w:color="auto"/>
                    <w:bottom w:val="none" w:sz="0" w:space="0" w:color="auto"/>
                    <w:right w:val="none" w:sz="0" w:space="0" w:color="auto"/>
                  </w:divBdr>
                </w:div>
                <w:div w:id="163400473">
                  <w:marLeft w:val="0"/>
                  <w:marRight w:val="0"/>
                  <w:marTop w:val="0"/>
                  <w:marBottom w:val="0"/>
                  <w:divBdr>
                    <w:top w:val="none" w:sz="0" w:space="0" w:color="auto"/>
                    <w:left w:val="none" w:sz="0" w:space="0" w:color="auto"/>
                    <w:bottom w:val="none" w:sz="0" w:space="0" w:color="auto"/>
                    <w:right w:val="none" w:sz="0" w:space="0" w:color="auto"/>
                  </w:divBdr>
                </w:div>
                <w:div w:id="163709095">
                  <w:marLeft w:val="0"/>
                  <w:marRight w:val="0"/>
                  <w:marTop w:val="0"/>
                  <w:marBottom w:val="0"/>
                  <w:divBdr>
                    <w:top w:val="none" w:sz="0" w:space="0" w:color="auto"/>
                    <w:left w:val="none" w:sz="0" w:space="0" w:color="auto"/>
                    <w:bottom w:val="none" w:sz="0" w:space="0" w:color="auto"/>
                    <w:right w:val="none" w:sz="0" w:space="0" w:color="auto"/>
                  </w:divBdr>
                </w:div>
                <w:div w:id="163977905">
                  <w:marLeft w:val="0"/>
                  <w:marRight w:val="0"/>
                  <w:marTop w:val="0"/>
                  <w:marBottom w:val="0"/>
                  <w:divBdr>
                    <w:top w:val="none" w:sz="0" w:space="0" w:color="auto"/>
                    <w:left w:val="none" w:sz="0" w:space="0" w:color="auto"/>
                    <w:bottom w:val="none" w:sz="0" w:space="0" w:color="auto"/>
                    <w:right w:val="none" w:sz="0" w:space="0" w:color="auto"/>
                  </w:divBdr>
                </w:div>
                <w:div w:id="165051500">
                  <w:marLeft w:val="0"/>
                  <w:marRight w:val="0"/>
                  <w:marTop w:val="0"/>
                  <w:marBottom w:val="0"/>
                  <w:divBdr>
                    <w:top w:val="none" w:sz="0" w:space="0" w:color="auto"/>
                    <w:left w:val="none" w:sz="0" w:space="0" w:color="auto"/>
                    <w:bottom w:val="none" w:sz="0" w:space="0" w:color="auto"/>
                    <w:right w:val="none" w:sz="0" w:space="0" w:color="auto"/>
                  </w:divBdr>
                </w:div>
                <w:div w:id="165291085">
                  <w:marLeft w:val="0"/>
                  <w:marRight w:val="0"/>
                  <w:marTop w:val="0"/>
                  <w:marBottom w:val="0"/>
                  <w:divBdr>
                    <w:top w:val="none" w:sz="0" w:space="0" w:color="auto"/>
                    <w:left w:val="none" w:sz="0" w:space="0" w:color="auto"/>
                    <w:bottom w:val="none" w:sz="0" w:space="0" w:color="auto"/>
                    <w:right w:val="none" w:sz="0" w:space="0" w:color="auto"/>
                  </w:divBdr>
                </w:div>
                <w:div w:id="166675554">
                  <w:marLeft w:val="0"/>
                  <w:marRight w:val="0"/>
                  <w:marTop w:val="0"/>
                  <w:marBottom w:val="0"/>
                  <w:divBdr>
                    <w:top w:val="none" w:sz="0" w:space="0" w:color="auto"/>
                    <w:left w:val="none" w:sz="0" w:space="0" w:color="auto"/>
                    <w:bottom w:val="none" w:sz="0" w:space="0" w:color="auto"/>
                    <w:right w:val="none" w:sz="0" w:space="0" w:color="auto"/>
                  </w:divBdr>
                </w:div>
                <w:div w:id="168524664">
                  <w:marLeft w:val="0"/>
                  <w:marRight w:val="0"/>
                  <w:marTop w:val="0"/>
                  <w:marBottom w:val="0"/>
                  <w:divBdr>
                    <w:top w:val="none" w:sz="0" w:space="0" w:color="auto"/>
                    <w:left w:val="none" w:sz="0" w:space="0" w:color="auto"/>
                    <w:bottom w:val="none" w:sz="0" w:space="0" w:color="auto"/>
                    <w:right w:val="none" w:sz="0" w:space="0" w:color="auto"/>
                  </w:divBdr>
                </w:div>
                <w:div w:id="168835795">
                  <w:marLeft w:val="0"/>
                  <w:marRight w:val="0"/>
                  <w:marTop w:val="0"/>
                  <w:marBottom w:val="0"/>
                  <w:divBdr>
                    <w:top w:val="none" w:sz="0" w:space="0" w:color="auto"/>
                    <w:left w:val="none" w:sz="0" w:space="0" w:color="auto"/>
                    <w:bottom w:val="none" w:sz="0" w:space="0" w:color="auto"/>
                    <w:right w:val="none" w:sz="0" w:space="0" w:color="auto"/>
                  </w:divBdr>
                </w:div>
                <w:div w:id="171651132">
                  <w:marLeft w:val="0"/>
                  <w:marRight w:val="0"/>
                  <w:marTop w:val="0"/>
                  <w:marBottom w:val="0"/>
                  <w:divBdr>
                    <w:top w:val="none" w:sz="0" w:space="0" w:color="auto"/>
                    <w:left w:val="none" w:sz="0" w:space="0" w:color="auto"/>
                    <w:bottom w:val="none" w:sz="0" w:space="0" w:color="auto"/>
                    <w:right w:val="none" w:sz="0" w:space="0" w:color="auto"/>
                  </w:divBdr>
                </w:div>
                <w:div w:id="171997983">
                  <w:marLeft w:val="0"/>
                  <w:marRight w:val="0"/>
                  <w:marTop w:val="0"/>
                  <w:marBottom w:val="0"/>
                  <w:divBdr>
                    <w:top w:val="none" w:sz="0" w:space="0" w:color="auto"/>
                    <w:left w:val="none" w:sz="0" w:space="0" w:color="auto"/>
                    <w:bottom w:val="none" w:sz="0" w:space="0" w:color="auto"/>
                    <w:right w:val="none" w:sz="0" w:space="0" w:color="auto"/>
                  </w:divBdr>
                </w:div>
                <w:div w:id="172303347">
                  <w:marLeft w:val="0"/>
                  <w:marRight w:val="0"/>
                  <w:marTop w:val="0"/>
                  <w:marBottom w:val="0"/>
                  <w:divBdr>
                    <w:top w:val="none" w:sz="0" w:space="0" w:color="auto"/>
                    <w:left w:val="none" w:sz="0" w:space="0" w:color="auto"/>
                    <w:bottom w:val="none" w:sz="0" w:space="0" w:color="auto"/>
                    <w:right w:val="none" w:sz="0" w:space="0" w:color="auto"/>
                  </w:divBdr>
                </w:div>
                <w:div w:id="172381375">
                  <w:marLeft w:val="0"/>
                  <w:marRight w:val="0"/>
                  <w:marTop w:val="0"/>
                  <w:marBottom w:val="0"/>
                  <w:divBdr>
                    <w:top w:val="none" w:sz="0" w:space="0" w:color="auto"/>
                    <w:left w:val="none" w:sz="0" w:space="0" w:color="auto"/>
                    <w:bottom w:val="none" w:sz="0" w:space="0" w:color="auto"/>
                    <w:right w:val="none" w:sz="0" w:space="0" w:color="auto"/>
                  </w:divBdr>
                </w:div>
                <w:div w:id="172888028">
                  <w:marLeft w:val="0"/>
                  <w:marRight w:val="0"/>
                  <w:marTop w:val="0"/>
                  <w:marBottom w:val="0"/>
                  <w:divBdr>
                    <w:top w:val="none" w:sz="0" w:space="0" w:color="auto"/>
                    <w:left w:val="none" w:sz="0" w:space="0" w:color="auto"/>
                    <w:bottom w:val="none" w:sz="0" w:space="0" w:color="auto"/>
                    <w:right w:val="none" w:sz="0" w:space="0" w:color="auto"/>
                  </w:divBdr>
                </w:div>
                <w:div w:id="173426747">
                  <w:marLeft w:val="0"/>
                  <w:marRight w:val="0"/>
                  <w:marTop w:val="0"/>
                  <w:marBottom w:val="0"/>
                  <w:divBdr>
                    <w:top w:val="none" w:sz="0" w:space="0" w:color="auto"/>
                    <w:left w:val="none" w:sz="0" w:space="0" w:color="auto"/>
                    <w:bottom w:val="none" w:sz="0" w:space="0" w:color="auto"/>
                    <w:right w:val="none" w:sz="0" w:space="0" w:color="auto"/>
                  </w:divBdr>
                </w:div>
                <w:div w:id="173619930">
                  <w:marLeft w:val="0"/>
                  <w:marRight w:val="0"/>
                  <w:marTop w:val="0"/>
                  <w:marBottom w:val="0"/>
                  <w:divBdr>
                    <w:top w:val="none" w:sz="0" w:space="0" w:color="auto"/>
                    <w:left w:val="none" w:sz="0" w:space="0" w:color="auto"/>
                    <w:bottom w:val="none" w:sz="0" w:space="0" w:color="auto"/>
                    <w:right w:val="none" w:sz="0" w:space="0" w:color="auto"/>
                  </w:divBdr>
                </w:div>
                <w:div w:id="174148373">
                  <w:marLeft w:val="0"/>
                  <w:marRight w:val="0"/>
                  <w:marTop w:val="0"/>
                  <w:marBottom w:val="0"/>
                  <w:divBdr>
                    <w:top w:val="none" w:sz="0" w:space="0" w:color="auto"/>
                    <w:left w:val="none" w:sz="0" w:space="0" w:color="auto"/>
                    <w:bottom w:val="none" w:sz="0" w:space="0" w:color="auto"/>
                    <w:right w:val="none" w:sz="0" w:space="0" w:color="auto"/>
                  </w:divBdr>
                </w:div>
                <w:div w:id="175314695">
                  <w:marLeft w:val="0"/>
                  <w:marRight w:val="0"/>
                  <w:marTop w:val="0"/>
                  <w:marBottom w:val="0"/>
                  <w:divBdr>
                    <w:top w:val="none" w:sz="0" w:space="0" w:color="auto"/>
                    <w:left w:val="none" w:sz="0" w:space="0" w:color="auto"/>
                    <w:bottom w:val="none" w:sz="0" w:space="0" w:color="auto"/>
                    <w:right w:val="none" w:sz="0" w:space="0" w:color="auto"/>
                  </w:divBdr>
                </w:div>
                <w:div w:id="175460906">
                  <w:marLeft w:val="0"/>
                  <w:marRight w:val="0"/>
                  <w:marTop w:val="0"/>
                  <w:marBottom w:val="0"/>
                  <w:divBdr>
                    <w:top w:val="none" w:sz="0" w:space="0" w:color="auto"/>
                    <w:left w:val="none" w:sz="0" w:space="0" w:color="auto"/>
                    <w:bottom w:val="none" w:sz="0" w:space="0" w:color="auto"/>
                    <w:right w:val="none" w:sz="0" w:space="0" w:color="auto"/>
                  </w:divBdr>
                </w:div>
                <w:div w:id="175467404">
                  <w:marLeft w:val="0"/>
                  <w:marRight w:val="0"/>
                  <w:marTop w:val="0"/>
                  <w:marBottom w:val="0"/>
                  <w:divBdr>
                    <w:top w:val="none" w:sz="0" w:space="0" w:color="auto"/>
                    <w:left w:val="none" w:sz="0" w:space="0" w:color="auto"/>
                    <w:bottom w:val="none" w:sz="0" w:space="0" w:color="auto"/>
                    <w:right w:val="none" w:sz="0" w:space="0" w:color="auto"/>
                  </w:divBdr>
                </w:div>
                <w:div w:id="175506178">
                  <w:marLeft w:val="0"/>
                  <w:marRight w:val="0"/>
                  <w:marTop w:val="0"/>
                  <w:marBottom w:val="0"/>
                  <w:divBdr>
                    <w:top w:val="none" w:sz="0" w:space="0" w:color="auto"/>
                    <w:left w:val="none" w:sz="0" w:space="0" w:color="auto"/>
                    <w:bottom w:val="none" w:sz="0" w:space="0" w:color="auto"/>
                    <w:right w:val="none" w:sz="0" w:space="0" w:color="auto"/>
                  </w:divBdr>
                </w:div>
                <w:div w:id="176387553">
                  <w:marLeft w:val="0"/>
                  <w:marRight w:val="0"/>
                  <w:marTop w:val="0"/>
                  <w:marBottom w:val="0"/>
                  <w:divBdr>
                    <w:top w:val="none" w:sz="0" w:space="0" w:color="auto"/>
                    <w:left w:val="none" w:sz="0" w:space="0" w:color="auto"/>
                    <w:bottom w:val="none" w:sz="0" w:space="0" w:color="auto"/>
                    <w:right w:val="none" w:sz="0" w:space="0" w:color="auto"/>
                  </w:divBdr>
                </w:div>
                <w:div w:id="176694353">
                  <w:marLeft w:val="0"/>
                  <w:marRight w:val="0"/>
                  <w:marTop w:val="0"/>
                  <w:marBottom w:val="0"/>
                  <w:divBdr>
                    <w:top w:val="none" w:sz="0" w:space="0" w:color="auto"/>
                    <w:left w:val="none" w:sz="0" w:space="0" w:color="auto"/>
                    <w:bottom w:val="none" w:sz="0" w:space="0" w:color="auto"/>
                    <w:right w:val="none" w:sz="0" w:space="0" w:color="auto"/>
                  </w:divBdr>
                </w:div>
                <w:div w:id="177743395">
                  <w:marLeft w:val="0"/>
                  <w:marRight w:val="0"/>
                  <w:marTop w:val="0"/>
                  <w:marBottom w:val="0"/>
                  <w:divBdr>
                    <w:top w:val="none" w:sz="0" w:space="0" w:color="auto"/>
                    <w:left w:val="none" w:sz="0" w:space="0" w:color="auto"/>
                    <w:bottom w:val="none" w:sz="0" w:space="0" w:color="auto"/>
                    <w:right w:val="none" w:sz="0" w:space="0" w:color="auto"/>
                  </w:divBdr>
                </w:div>
                <w:div w:id="177818436">
                  <w:marLeft w:val="0"/>
                  <w:marRight w:val="0"/>
                  <w:marTop w:val="0"/>
                  <w:marBottom w:val="0"/>
                  <w:divBdr>
                    <w:top w:val="none" w:sz="0" w:space="0" w:color="auto"/>
                    <w:left w:val="none" w:sz="0" w:space="0" w:color="auto"/>
                    <w:bottom w:val="none" w:sz="0" w:space="0" w:color="auto"/>
                    <w:right w:val="none" w:sz="0" w:space="0" w:color="auto"/>
                  </w:divBdr>
                </w:div>
                <w:div w:id="179584030">
                  <w:marLeft w:val="0"/>
                  <w:marRight w:val="0"/>
                  <w:marTop w:val="0"/>
                  <w:marBottom w:val="0"/>
                  <w:divBdr>
                    <w:top w:val="none" w:sz="0" w:space="0" w:color="auto"/>
                    <w:left w:val="none" w:sz="0" w:space="0" w:color="auto"/>
                    <w:bottom w:val="none" w:sz="0" w:space="0" w:color="auto"/>
                    <w:right w:val="none" w:sz="0" w:space="0" w:color="auto"/>
                  </w:divBdr>
                </w:div>
                <w:div w:id="180513846">
                  <w:marLeft w:val="0"/>
                  <w:marRight w:val="0"/>
                  <w:marTop w:val="0"/>
                  <w:marBottom w:val="0"/>
                  <w:divBdr>
                    <w:top w:val="none" w:sz="0" w:space="0" w:color="auto"/>
                    <w:left w:val="none" w:sz="0" w:space="0" w:color="auto"/>
                    <w:bottom w:val="none" w:sz="0" w:space="0" w:color="auto"/>
                    <w:right w:val="none" w:sz="0" w:space="0" w:color="auto"/>
                  </w:divBdr>
                </w:div>
                <w:div w:id="181087339">
                  <w:marLeft w:val="0"/>
                  <w:marRight w:val="0"/>
                  <w:marTop w:val="0"/>
                  <w:marBottom w:val="0"/>
                  <w:divBdr>
                    <w:top w:val="none" w:sz="0" w:space="0" w:color="auto"/>
                    <w:left w:val="none" w:sz="0" w:space="0" w:color="auto"/>
                    <w:bottom w:val="none" w:sz="0" w:space="0" w:color="auto"/>
                    <w:right w:val="none" w:sz="0" w:space="0" w:color="auto"/>
                  </w:divBdr>
                </w:div>
                <w:div w:id="181550709">
                  <w:marLeft w:val="0"/>
                  <w:marRight w:val="0"/>
                  <w:marTop w:val="0"/>
                  <w:marBottom w:val="0"/>
                  <w:divBdr>
                    <w:top w:val="none" w:sz="0" w:space="0" w:color="auto"/>
                    <w:left w:val="none" w:sz="0" w:space="0" w:color="auto"/>
                    <w:bottom w:val="none" w:sz="0" w:space="0" w:color="auto"/>
                    <w:right w:val="none" w:sz="0" w:space="0" w:color="auto"/>
                  </w:divBdr>
                </w:div>
                <w:div w:id="181631086">
                  <w:marLeft w:val="0"/>
                  <w:marRight w:val="0"/>
                  <w:marTop w:val="0"/>
                  <w:marBottom w:val="0"/>
                  <w:divBdr>
                    <w:top w:val="none" w:sz="0" w:space="0" w:color="auto"/>
                    <w:left w:val="none" w:sz="0" w:space="0" w:color="auto"/>
                    <w:bottom w:val="none" w:sz="0" w:space="0" w:color="auto"/>
                    <w:right w:val="none" w:sz="0" w:space="0" w:color="auto"/>
                  </w:divBdr>
                </w:div>
                <w:div w:id="181866120">
                  <w:marLeft w:val="0"/>
                  <w:marRight w:val="0"/>
                  <w:marTop w:val="0"/>
                  <w:marBottom w:val="0"/>
                  <w:divBdr>
                    <w:top w:val="none" w:sz="0" w:space="0" w:color="auto"/>
                    <w:left w:val="none" w:sz="0" w:space="0" w:color="auto"/>
                    <w:bottom w:val="none" w:sz="0" w:space="0" w:color="auto"/>
                    <w:right w:val="none" w:sz="0" w:space="0" w:color="auto"/>
                  </w:divBdr>
                </w:div>
                <w:div w:id="183055633">
                  <w:marLeft w:val="0"/>
                  <w:marRight w:val="0"/>
                  <w:marTop w:val="0"/>
                  <w:marBottom w:val="0"/>
                  <w:divBdr>
                    <w:top w:val="none" w:sz="0" w:space="0" w:color="auto"/>
                    <w:left w:val="none" w:sz="0" w:space="0" w:color="auto"/>
                    <w:bottom w:val="none" w:sz="0" w:space="0" w:color="auto"/>
                    <w:right w:val="none" w:sz="0" w:space="0" w:color="auto"/>
                  </w:divBdr>
                </w:div>
                <w:div w:id="183638527">
                  <w:marLeft w:val="0"/>
                  <w:marRight w:val="0"/>
                  <w:marTop w:val="0"/>
                  <w:marBottom w:val="0"/>
                  <w:divBdr>
                    <w:top w:val="none" w:sz="0" w:space="0" w:color="auto"/>
                    <w:left w:val="none" w:sz="0" w:space="0" w:color="auto"/>
                    <w:bottom w:val="none" w:sz="0" w:space="0" w:color="auto"/>
                    <w:right w:val="none" w:sz="0" w:space="0" w:color="auto"/>
                  </w:divBdr>
                </w:div>
                <w:div w:id="183790198">
                  <w:marLeft w:val="0"/>
                  <w:marRight w:val="0"/>
                  <w:marTop w:val="0"/>
                  <w:marBottom w:val="0"/>
                  <w:divBdr>
                    <w:top w:val="none" w:sz="0" w:space="0" w:color="auto"/>
                    <w:left w:val="none" w:sz="0" w:space="0" w:color="auto"/>
                    <w:bottom w:val="none" w:sz="0" w:space="0" w:color="auto"/>
                    <w:right w:val="none" w:sz="0" w:space="0" w:color="auto"/>
                  </w:divBdr>
                </w:div>
                <w:div w:id="184709339">
                  <w:marLeft w:val="0"/>
                  <w:marRight w:val="0"/>
                  <w:marTop w:val="0"/>
                  <w:marBottom w:val="0"/>
                  <w:divBdr>
                    <w:top w:val="none" w:sz="0" w:space="0" w:color="auto"/>
                    <w:left w:val="none" w:sz="0" w:space="0" w:color="auto"/>
                    <w:bottom w:val="none" w:sz="0" w:space="0" w:color="auto"/>
                    <w:right w:val="none" w:sz="0" w:space="0" w:color="auto"/>
                  </w:divBdr>
                </w:div>
                <w:div w:id="185219278">
                  <w:marLeft w:val="0"/>
                  <w:marRight w:val="0"/>
                  <w:marTop w:val="0"/>
                  <w:marBottom w:val="0"/>
                  <w:divBdr>
                    <w:top w:val="none" w:sz="0" w:space="0" w:color="auto"/>
                    <w:left w:val="none" w:sz="0" w:space="0" w:color="auto"/>
                    <w:bottom w:val="none" w:sz="0" w:space="0" w:color="auto"/>
                    <w:right w:val="none" w:sz="0" w:space="0" w:color="auto"/>
                  </w:divBdr>
                </w:div>
                <w:div w:id="185947036">
                  <w:marLeft w:val="0"/>
                  <w:marRight w:val="0"/>
                  <w:marTop w:val="0"/>
                  <w:marBottom w:val="0"/>
                  <w:divBdr>
                    <w:top w:val="none" w:sz="0" w:space="0" w:color="auto"/>
                    <w:left w:val="none" w:sz="0" w:space="0" w:color="auto"/>
                    <w:bottom w:val="none" w:sz="0" w:space="0" w:color="auto"/>
                    <w:right w:val="none" w:sz="0" w:space="0" w:color="auto"/>
                  </w:divBdr>
                </w:div>
                <w:div w:id="186138935">
                  <w:marLeft w:val="0"/>
                  <w:marRight w:val="0"/>
                  <w:marTop w:val="0"/>
                  <w:marBottom w:val="0"/>
                  <w:divBdr>
                    <w:top w:val="none" w:sz="0" w:space="0" w:color="auto"/>
                    <w:left w:val="none" w:sz="0" w:space="0" w:color="auto"/>
                    <w:bottom w:val="none" w:sz="0" w:space="0" w:color="auto"/>
                    <w:right w:val="none" w:sz="0" w:space="0" w:color="auto"/>
                  </w:divBdr>
                </w:div>
                <w:div w:id="186525181">
                  <w:marLeft w:val="0"/>
                  <w:marRight w:val="0"/>
                  <w:marTop w:val="0"/>
                  <w:marBottom w:val="0"/>
                  <w:divBdr>
                    <w:top w:val="none" w:sz="0" w:space="0" w:color="auto"/>
                    <w:left w:val="none" w:sz="0" w:space="0" w:color="auto"/>
                    <w:bottom w:val="none" w:sz="0" w:space="0" w:color="auto"/>
                    <w:right w:val="none" w:sz="0" w:space="0" w:color="auto"/>
                  </w:divBdr>
                </w:div>
                <w:div w:id="186801164">
                  <w:marLeft w:val="0"/>
                  <w:marRight w:val="0"/>
                  <w:marTop w:val="0"/>
                  <w:marBottom w:val="0"/>
                  <w:divBdr>
                    <w:top w:val="none" w:sz="0" w:space="0" w:color="auto"/>
                    <w:left w:val="none" w:sz="0" w:space="0" w:color="auto"/>
                    <w:bottom w:val="none" w:sz="0" w:space="0" w:color="auto"/>
                    <w:right w:val="none" w:sz="0" w:space="0" w:color="auto"/>
                  </w:divBdr>
                </w:div>
                <w:div w:id="187377433">
                  <w:marLeft w:val="0"/>
                  <w:marRight w:val="0"/>
                  <w:marTop w:val="0"/>
                  <w:marBottom w:val="0"/>
                  <w:divBdr>
                    <w:top w:val="none" w:sz="0" w:space="0" w:color="auto"/>
                    <w:left w:val="none" w:sz="0" w:space="0" w:color="auto"/>
                    <w:bottom w:val="none" w:sz="0" w:space="0" w:color="auto"/>
                    <w:right w:val="none" w:sz="0" w:space="0" w:color="auto"/>
                  </w:divBdr>
                </w:div>
                <w:div w:id="188955591">
                  <w:marLeft w:val="0"/>
                  <w:marRight w:val="0"/>
                  <w:marTop w:val="0"/>
                  <w:marBottom w:val="0"/>
                  <w:divBdr>
                    <w:top w:val="none" w:sz="0" w:space="0" w:color="auto"/>
                    <w:left w:val="none" w:sz="0" w:space="0" w:color="auto"/>
                    <w:bottom w:val="none" w:sz="0" w:space="0" w:color="auto"/>
                    <w:right w:val="none" w:sz="0" w:space="0" w:color="auto"/>
                  </w:divBdr>
                </w:div>
                <w:div w:id="192500642">
                  <w:marLeft w:val="0"/>
                  <w:marRight w:val="0"/>
                  <w:marTop w:val="0"/>
                  <w:marBottom w:val="0"/>
                  <w:divBdr>
                    <w:top w:val="none" w:sz="0" w:space="0" w:color="auto"/>
                    <w:left w:val="none" w:sz="0" w:space="0" w:color="auto"/>
                    <w:bottom w:val="none" w:sz="0" w:space="0" w:color="auto"/>
                    <w:right w:val="none" w:sz="0" w:space="0" w:color="auto"/>
                  </w:divBdr>
                </w:div>
                <w:div w:id="193156042">
                  <w:marLeft w:val="0"/>
                  <w:marRight w:val="0"/>
                  <w:marTop w:val="0"/>
                  <w:marBottom w:val="0"/>
                  <w:divBdr>
                    <w:top w:val="none" w:sz="0" w:space="0" w:color="auto"/>
                    <w:left w:val="none" w:sz="0" w:space="0" w:color="auto"/>
                    <w:bottom w:val="none" w:sz="0" w:space="0" w:color="auto"/>
                    <w:right w:val="none" w:sz="0" w:space="0" w:color="auto"/>
                  </w:divBdr>
                </w:div>
                <w:div w:id="193538522">
                  <w:marLeft w:val="0"/>
                  <w:marRight w:val="0"/>
                  <w:marTop w:val="0"/>
                  <w:marBottom w:val="0"/>
                  <w:divBdr>
                    <w:top w:val="none" w:sz="0" w:space="0" w:color="auto"/>
                    <w:left w:val="none" w:sz="0" w:space="0" w:color="auto"/>
                    <w:bottom w:val="none" w:sz="0" w:space="0" w:color="auto"/>
                    <w:right w:val="none" w:sz="0" w:space="0" w:color="auto"/>
                  </w:divBdr>
                </w:div>
                <w:div w:id="193932456">
                  <w:marLeft w:val="0"/>
                  <w:marRight w:val="0"/>
                  <w:marTop w:val="0"/>
                  <w:marBottom w:val="0"/>
                  <w:divBdr>
                    <w:top w:val="none" w:sz="0" w:space="0" w:color="auto"/>
                    <w:left w:val="none" w:sz="0" w:space="0" w:color="auto"/>
                    <w:bottom w:val="none" w:sz="0" w:space="0" w:color="auto"/>
                    <w:right w:val="none" w:sz="0" w:space="0" w:color="auto"/>
                  </w:divBdr>
                </w:div>
                <w:div w:id="194583824">
                  <w:marLeft w:val="0"/>
                  <w:marRight w:val="0"/>
                  <w:marTop w:val="0"/>
                  <w:marBottom w:val="0"/>
                  <w:divBdr>
                    <w:top w:val="none" w:sz="0" w:space="0" w:color="auto"/>
                    <w:left w:val="none" w:sz="0" w:space="0" w:color="auto"/>
                    <w:bottom w:val="none" w:sz="0" w:space="0" w:color="auto"/>
                    <w:right w:val="none" w:sz="0" w:space="0" w:color="auto"/>
                  </w:divBdr>
                </w:div>
                <w:div w:id="195965653">
                  <w:marLeft w:val="0"/>
                  <w:marRight w:val="0"/>
                  <w:marTop w:val="0"/>
                  <w:marBottom w:val="0"/>
                  <w:divBdr>
                    <w:top w:val="none" w:sz="0" w:space="0" w:color="auto"/>
                    <w:left w:val="none" w:sz="0" w:space="0" w:color="auto"/>
                    <w:bottom w:val="none" w:sz="0" w:space="0" w:color="auto"/>
                    <w:right w:val="none" w:sz="0" w:space="0" w:color="auto"/>
                  </w:divBdr>
                </w:div>
                <w:div w:id="197159562">
                  <w:marLeft w:val="0"/>
                  <w:marRight w:val="0"/>
                  <w:marTop w:val="0"/>
                  <w:marBottom w:val="0"/>
                  <w:divBdr>
                    <w:top w:val="none" w:sz="0" w:space="0" w:color="auto"/>
                    <w:left w:val="none" w:sz="0" w:space="0" w:color="auto"/>
                    <w:bottom w:val="none" w:sz="0" w:space="0" w:color="auto"/>
                    <w:right w:val="none" w:sz="0" w:space="0" w:color="auto"/>
                  </w:divBdr>
                </w:div>
                <w:div w:id="197622122">
                  <w:marLeft w:val="0"/>
                  <w:marRight w:val="0"/>
                  <w:marTop w:val="0"/>
                  <w:marBottom w:val="0"/>
                  <w:divBdr>
                    <w:top w:val="none" w:sz="0" w:space="0" w:color="auto"/>
                    <w:left w:val="none" w:sz="0" w:space="0" w:color="auto"/>
                    <w:bottom w:val="none" w:sz="0" w:space="0" w:color="auto"/>
                    <w:right w:val="none" w:sz="0" w:space="0" w:color="auto"/>
                  </w:divBdr>
                </w:div>
                <w:div w:id="199167397">
                  <w:marLeft w:val="0"/>
                  <w:marRight w:val="0"/>
                  <w:marTop w:val="0"/>
                  <w:marBottom w:val="0"/>
                  <w:divBdr>
                    <w:top w:val="none" w:sz="0" w:space="0" w:color="auto"/>
                    <w:left w:val="none" w:sz="0" w:space="0" w:color="auto"/>
                    <w:bottom w:val="none" w:sz="0" w:space="0" w:color="auto"/>
                    <w:right w:val="none" w:sz="0" w:space="0" w:color="auto"/>
                  </w:divBdr>
                </w:div>
                <w:div w:id="200410535">
                  <w:marLeft w:val="0"/>
                  <w:marRight w:val="0"/>
                  <w:marTop w:val="0"/>
                  <w:marBottom w:val="0"/>
                  <w:divBdr>
                    <w:top w:val="none" w:sz="0" w:space="0" w:color="auto"/>
                    <w:left w:val="none" w:sz="0" w:space="0" w:color="auto"/>
                    <w:bottom w:val="none" w:sz="0" w:space="0" w:color="auto"/>
                    <w:right w:val="none" w:sz="0" w:space="0" w:color="auto"/>
                  </w:divBdr>
                </w:div>
                <w:div w:id="200942853">
                  <w:marLeft w:val="0"/>
                  <w:marRight w:val="0"/>
                  <w:marTop w:val="0"/>
                  <w:marBottom w:val="0"/>
                  <w:divBdr>
                    <w:top w:val="none" w:sz="0" w:space="0" w:color="auto"/>
                    <w:left w:val="none" w:sz="0" w:space="0" w:color="auto"/>
                    <w:bottom w:val="none" w:sz="0" w:space="0" w:color="auto"/>
                    <w:right w:val="none" w:sz="0" w:space="0" w:color="auto"/>
                  </w:divBdr>
                </w:div>
                <w:div w:id="201014602">
                  <w:marLeft w:val="0"/>
                  <w:marRight w:val="0"/>
                  <w:marTop w:val="0"/>
                  <w:marBottom w:val="0"/>
                  <w:divBdr>
                    <w:top w:val="none" w:sz="0" w:space="0" w:color="auto"/>
                    <w:left w:val="none" w:sz="0" w:space="0" w:color="auto"/>
                    <w:bottom w:val="none" w:sz="0" w:space="0" w:color="auto"/>
                    <w:right w:val="none" w:sz="0" w:space="0" w:color="auto"/>
                  </w:divBdr>
                </w:div>
                <w:div w:id="201749783">
                  <w:marLeft w:val="0"/>
                  <w:marRight w:val="0"/>
                  <w:marTop w:val="0"/>
                  <w:marBottom w:val="0"/>
                  <w:divBdr>
                    <w:top w:val="none" w:sz="0" w:space="0" w:color="auto"/>
                    <w:left w:val="none" w:sz="0" w:space="0" w:color="auto"/>
                    <w:bottom w:val="none" w:sz="0" w:space="0" w:color="auto"/>
                    <w:right w:val="none" w:sz="0" w:space="0" w:color="auto"/>
                  </w:divBdr>
                </w:div>
                <w:div w:id="202863713">
                  <w:marLeft w:val="0"/>
                  <w:marRight w:val="0"/>
                  <w:marTop w:val="0"/>
                  <w:marBottom w:val="0"/>
                  <w:divBdr>
                    <w:top w:val="none" w:sz="0" w:space="0" w:color="auto"/>
                    <w:left w:val="none" w:sz="0" w:space="0" w:color="auto"/>
                    <w:bottom w:val="none" w:sz="0" w:space="0" w:color="auto"/>
                    <w:right w:val="none" w:sz="0" w:space="0" w:color="auto"/>
                  </w:divBdr>
                </w:div>
                <w:div w:id="203641283">
                  <w:marLeft w:val="0"/>
                  <w:marRight w:val="0"/>
                  <w:marTop w:val="0"/>
                  <w:marBottom w:val="0"/>
                  <w:divBdr>
                    <w:top w:val="none" w:sz="0" w:space="0" w:color="auto"/>
                    <w:left w:val="none" w:sz="0" w:space="0" w:color="auto"/>
                    <w:bottom w:val="none" w:sz="0" w:space="0" w:color="auto"/>
                    <w:right w:val="none" w:sz="0" w:space="0" w:color="auto"/>
                  </w:divBdr>
                </w:div>
                <w:div w:id="207492404">
                  <w:marLeft w:val="0"/>
                  <w:marRight w:val="0"/>
                  <w:marTop w:val="0"/>
                  <w:marBottom w:val="0"/>
                  <w:divBdr>
                    <w:top w:val="none" w:sz="0" w:space="0" w:color="auto"/>
                    <w:left w:val="none" w:sz="0" w:space="0" w:color="auto"/>
                    <w:bottom w:val="none" w:sz="0" w:space="0" w:color="auto"/>
                    <w:right w:val="none" w:sz="0" w:space="0" w:color="auto"/>
                  </w:divBdr>
                </w:div>
                <w:div w:id="208419913">
                  <w:marLeft w:val="0"/>
                  <w:marRight w:val="0"/>
                  <w:marTop w:val="0"/>
                  <w:marBottom w:val="0"/>
                  <w:divBdr>
                    <w:top w:val="none" w:sz="0" w:space="0" w:color="auto"/>
                    <w:left w:val="none" w:sz="0" w:space="0" w:color="auto"/>
                    <w:bottom w:val="none" w:sz="0" w:space="0" w:color="auto"/>
                    <w:right w:val="none" w:sz="0" w:space="0" w:color="auto"/>
                  </w:divBdr>
                </w:div>
                <w:div w:id="209002382">
                  <w:marLeft w:val="0"/>
                  <w:marRight w:val="0"/>
                  <w:marTop w:val="0"/>
                  <w:marBottom w:val="0"/>
                  <w:divBdr>
                    <w:top w:val="none" w:sz="0" w:space="0" w:color="auto"/>
                    <w:left w:val="none" w:sz="0" w:space="0" w:color="auto"/>
                    <w:bottom w:val="none" w:sz="0" w:space="0" w:color="auto"/>
                    <w:right w:val="none" w:sz="0" w:space="0" w:color="auto"/>
                  </w:divBdr>
                </w:div>
                <w:div w:id="210846270">
                  <w:marLeft w:val="0"/>
                  <w:marRight w:val="0"/>
                  <w:marTop w:val="0"/>
                  <w:marBottom w:val="0"/>
                  <w:divBdr>
                    <w:top w:val="none" w:sz="0" w:space="0" w:color="auto"/>
                    <w:left w:val="none" w:sz="0" w:space="0" w:color="auto"/>
                    <w:bottom w:val="none" w:sz="0" w:space="0" w:color="auto"/>
                    <w:right w:val="none" w:sz="0" w:space="0" w:color="auto"/>
                  </w:divBdr>
                </w:div>
                <w:div w:id="211120174">
                  <w:marLeft w:val="0"/>
                  <w:marRight w:val="0"/>
                  <w:marTop w:val="0"/>
                  <w:marBottom w:val="0"/>
                  <w:divBdr>
                    <w:top w:val="none" w:sz="0" w:space="0" w:color="auto"/>
                    <w:left w:val="none" w:sz="0" w:space="0" w:color="auto"/>
                    <w:bottom w:val="none" w:sz="0" w:space="0" w:color="auto"/>
                    <w:right w:val="none" w:sz="0" w:space="0" w:color="auto"/>
                  </w:divBdr>
                </w:div>
                <w:div w:id="211893461">
                  <w:marLeft w:val="0"/>
                  <w:marRight w:val="0"/>
                  <w:marTop w:val="0"/>
                  <w:marBottom w:val="0"/>
                  <w:divBdr>
                    <w:top w:val="none" w:sz="0" w:space="0" w:color="auto"/>
                    <w:left w:val="none" w:sz="0" w:space="0" w:color="auto"/>
                    <w:bottom w:val="none" w:sz="0" w:space="0" w:color="auto"/>
                    <w:right w:val="none" w:sz="0" w:space="0" w:color="auto"/>
                  </w:divBdr>
                </w:div>
                <w:div w:id="213202274">
                  <w:marLeft w:val="0"/>
                  <w:marRight w:val="0"/>
                  <w:marTop w:val="0"/>
                  <w:marBottom w:val="0"/>
                  <w:divBdr>
                    <w:top w:val="none" w:sz="0" w:space="0" w:color="auto"/>
                    <w:left w:val="none" w:sz="0" w:space="0" w:color="auto"/>
                    <w:bottom w:val="none" w:sz="0" w:space="0" w:color="auto"/>
                    <w:right w:val="none" w:sz="0" w:space="0" w:color="auto"/>
                  </w:divBdr>
                </w:div>
                <w:div w:id="214006980">
                  <w:marLeft w:val="0"/>
                  <w:marRight w:val="0"/>
                  <w:marTop w:val="0"/>
                  <w:marBottom w:val="0"/>
                  <w:divBdr>
                    <w:top w:val="none" w:sz="0" w:space="0" w:color="auto"/>
                    <w:left w:val="none" w:sz="0" w:space="0" w:color="auto"/>
                    <w:bottom w:val="none" w:sz="0" w:space="0" w:color="auto"/>
                    <w:right w:val="none" w:sz="0" w:space="0" w:color="auto"/>
                  </w:divBdr>
                </w:div>
                <w:div w:id="215242453">
                  <w:marLeft w:val="0"/>
                  <w:marRight w:val="0"/>
                  <w:marTop w:val="0"/>
                  <w:marBottom w:val="0"/>
                  <w:divBdr>
                    <w:top w:val="none" w:sz="0" w:space="0" w:color="auto"/>
                    <w:left w:val="none" w:sz="0" w:space="0" w:color="auto"/>
                    <w:bottom w:val="none" w:sz="0" w:space="0" w:color="auto"/>
                    <w:right w:val="none" w:sz="0" w:space="0" w:color="auto"/>
                  </w:divBdr>
                </w:div>
                <w:div w:id="215626669">
                  <w:marLeft w:val="0"/>
                  <w:marRight w:val="0"/>
                  <w:marTop w:val="0"/>
                  <w:marBottom w:val="0"/>
                  <w:divBdr>
                    <w:top w:val="none" w:sz="0" w:space="0" w:color="auto"/>
                    <w:left w:val="none" w:sz="0" w:space="0" w:color="auto"/>
                    <w:bottom w:val="none" w:sz="0" w:space="0" w:color="auto"/>
                    <w:right w:val="none" w:sz="0" w:space="0" w:color="auto"/>
                  </w:divBdr>
                </w:div>
                <w:div w:id="215818178">
                  <w:marLeft w:val="0"/>
                  <w:marRight w:val="0"/>
                  <w:marTop w:val="0"/>
                  <w:marBottom w:val="0"/>
                  <w:divBdr>
                    <w:top w:val="none" w:sz="0" w:space="0" w:color="auto"/>
                    <w:left w:val="none" w:sz="0" w:space="0" w:color="auto"/>
                    <w:bottom w:val="none" w:sz="0" w:space="0" w:color="auto"/>
                    <w:right w:val="none" w:sz="0" w:space="0" w:color="auto"/>
                  </w:divBdr>
                </w:div>
                <w:div w:id="216090744">
                  <w:marLeft w:val="0"/>
                  <w:marRight w:val="0"/>
                  <w:marTop w:val="0"/>
                  <w:marBottom w:val="0"/>
                  <w:divBdr>
                    <w:top w:val="none" w:sz="0" w:space="0" w:color="auto"/>
                    <w:left w:val="none" w:sz="0" w:space="0" w:color="auto"/>
                    <w:bottom w:val="none" w:sz="0" w:space="0" w:color="auto"/>
                    <w:right w:val="none" w:sz="0" w:space="0" w:color="auto"/>
                  </w:divBdr>
                </w:div>
                <w:div w:id="216942612">
                  <w:marLeft w:val="0"/>
                  <w:marRight w:val="0"/>
                  <w:marTop w:val="0"/>
                  <w:marBottom w:val="0"/>
                  <w:divBdr>
                    <w:top w:val="none" w:sz="0" w:space="0" w:color="auto"/>
                    <w:left w:val="none" w:sz="0" w:space="0" w:color="auto"/>
                    <w:bottom w:val="none" w:sz="0" w:space="0" w:color="auto"/>
                    <w:right w:val="none" w:sz="0" w:space="0" w:color="auto"/>
                  </w:divBdr>
                </w:div>
                <w:div w:id="217252460">
                  <w:marLeft w:val="0"/>
                  <w:marRight w:val="0"/>
                  <w:marTop w:val="0"/>
                  <w:marBottom w:val="0"/>
                  <w:divBdr>
                    <w:top w:val="none" w:sz="0" w:space="0" w:color="auto"/>
                    <w:left w:val="none" w:sz="0" w:space="0" w:color="auto"/>
                    <w:bottom w:val="none" w:sz="0" w:space="0" w:color="auto"/>
                    <w:right w:val="none" w:sz="0" w:space="0" w:color="auto"/>
                  </w:divBdr>
                </w:div>
                <w:div w:id="218056389">
                  <w:marLeft w:val="0"/>
                  <w:marRight w:val="0"/>
                  <w:marTop w:val="0"/>
                  <w:marBottom w:val="0"/>
                  <w:divBdr>
                    <w:top w:val="none" w:sz="0" w:space="0" w:color="auto"/>
                    <w:left w:val="none" w:sz="0" w:space="0" w:color="auto"/>
                    <w:bottom w:val="none" w:sz="0" w:space="0" w:color="auto"/>
                    <w:right w:val="none" w:sz="0" w:space="0" w:color="auto"/>
                  </w:divBdr>
                </w:div>
                <w:div w:id="218324404">
                  <w:marLeft w:val="0"/>
                  <w:marRight w:val="0"/>
                  <w:marTop w:val="0"/>
                  <w:marBottom w:val="0"/>
                  <w:divBdr>
                    <w:top w:val="none" w:sz="0" w:space="0" w:color="auto"/>
                    <w:left w:val="none" w:sz="0" w:space="0" w:color="auto"/>
                    <w:bottom w:val="none" w:sz="0" w:space="0" w:color="auto"/>
                    <w:right w:val="none" w:sz="0" w:space="0" w:color="auto"/>
                  </w:divBdr>
                </w:div>
                <w:div w:id="218591591">
                  <w:marLeft w:val="0"/>
                  <w:marRight w:val="0"/>
                  <w:marTop w:val="0"/>
                  <w:marBottom w:val="0"/>
                  <w:divBdr>
                    <w:top w:val="none" w:sz="0" w:space="0" w:color="auto"/>
                    <w:left w:val="none" w:sz="0" w:space="0" w:color="auto"/>
                    <w:bottom w:val="none" w:sz="0" w:space="0" w:color="auto"/>
                    <w:right w:val="none" w:sz="0" w:space="0" w:color="auto"/>
                  </w:divBdr>
                </w:div>
                <w:div w:id="218825647">
                  <w:marLeft w:val="0"/>
                  <w:marRight w:val="0"/>
                  <w:marTop w:val="0"/>
                  <w:marBottom w:val="0"/>
                  <w:divBdr>
                    <w:top w:val="none" w:sz="0" w:space="0" w:color="auto"/>
                    <w:left w:val="none" w:sz="0" w:space="0" w:color="auto"/>
                    <w:bottom w:val="none" w:sz="0" w:space="0" w:color="auto"/>
                    <w:right w:val="none" w:sz="0" w:space="0" w:color="auto"/>
                  </w:divBdr>
                </w:div>
                <w:div w:id="220218588">
                  <w:marLeft w:val="0"/>
                  <w:marRight w:val="0"/>
                  <w:marTop w:val="0"/>
                  <w:marBottom w:val="0"/>
                  <w:divBdr>
                    <w:top w:val="none" w:sz="0" w:space="0" w:color="auto"/>
                    <w:left w:val="none" w:sz="0" w:space="0" w:color="auto"/>
                    <w:bottom w:val="none" w:sz="0" w:space="0" w:color="auto"/>
                    <w:right w:val="none" w:sz="0" w:space="0" w:color="auto"/>
                  </w:divBdr>
                </w:div>
                <w:div w:id="220530895">
                  <w:marLeft w:val="0"/>
                  <w:marRight w:val="0"/>
                  <w:marTop w:val="0"/>
                  <w:marBottom w:val="0"/>
                  <w:divBdr>
                    <w:top w:val="none" w:sz="0" w:space="0" w:color="auto"/>
                    <w:left w:val="none" w:sz="0" w:space="0" w:color="auto"/>
                    <w:bottom w:val="none" w:sz="0" w:space="0" w:color="auto"/>
                    <w:right w:val="none" w:sz="0" w:space="0" w:color="auto"/>
                  </w:divBdr>
                </w:div>
                <w:div w:id="221063346">
                  <w:marLeft w:val="0"/>
                  <w:marRight w:val="0"/>
                  <w:marTop w:val="0"/>
                  <w:marBottom w:val="0"/>
                  <w:divBdr>
                    <w:top w:val="none" w:sz="0" w:space="0" w:color="auto"/>
                    <w:left w:val="none" w:sz="0" w:space="0" w:color="auto"/>
                    <w:bottom w:val="none" w:sz="0" w:space="0" w:color="auto"/>
                    <w:right w:val="none" w:sz="0" w:space="0" w:color="auto"/>
                  </w:divBdr>
                </w:div>
                <w:div w:id="221134080">
                  <w:marLeft w:val="0"/>
                  <w:marRight w:val="0"/>
                  <w:marTop w:val="0"/>
                  <w:marBottom w:val="0"/>
                  <w:divBdr>
                    <w:top w:val="none" w:sz="0" w:space="0" w:color="auto"/>
                    <w:left w:val="none" w:sz="0" w:space="0" w:color="auto"/>
                    <w:bottom w:val="none" w:sz="0" w:space="0" w:color="auto"/>
                    <w:right w:val="none" w:sz="0" w:space="0" w:color="auto"/>
                  </w:divBdr>
                </w:div>
                <w:div w:id="222375086">
                  <w:marLeft w:val="0"/>
                  <w:marRight w:val="0"/>
                  <w:marTop w:val="0"/>
                  <w:marBottom w:val="0"/>
                  <w:divBdr>
                    <w:top w:val="none" w:sz="0" w:space="0" w:color="auto"/>
                    <w:left w:val="none" w:sz="0" w:space="0" w:color="auto"/>
                    <w:bottom w:val="none" w:sz="0" w:space="0" w:color="auto"/>
                    <w:right w:val="none" w:sz="0" w:space="0" w:color="auto"/>
                  </w:divBdr>
                </w:div>
                <w:div w:id="222378070">
                  <w:marLeft w:val="0"/>
                  <w:marRight w:val="0"/>
                  <w:marTop w:val="0"/>
                  <w:marBottom w:val="0"/>
                  <w:divBdr>
                    <w:top w:val="none" w:sz="0" w:space="0" w:color="auto"/>
                    <w:left w:val="none" w:sz="0" w:space="0" w:color="auto"/>
                    <w:bottom w:val="none" w:sz="0" w:space="0" w:color="auto"/>
                    <w:right w:val="none" w:sz="0" w:space="0" w:color="auto"/>
                  </w:divBdr>
                </w:div>
                <w:div w:id="222566107">
                  <w:marLeft w:val="0"/>
                  <w:marRight w:val="0"/>
                  <w:marTop w:val="0"/>
                  <w:marBottom w:val="0"/>
                  <w:divBdr>
                    <w:top w:val="none" w:sz="0" w:space="0" w:color="auto"/>
                    <w:left w:val="none" w:sz="0" w:space="0" w:color="auto"/>
                    <w:bottom w:val="none" w:sz="0" w:space="0" w:color="auto"/>
                    <w:right w:val="none" w:sz="0" w:space="0" w:color="auto"/>
                  </w:divBdr>
                </w:div>
                <w:div w:id="222718622">
                  <w:marLeft w:val="0"/>
                  <w:marRight w:val="0"/>
                  <w:marTop w:val="0"/>
                  <w:marBottom w:val="0"/>
                  <w:divBdr>
                    <w:top w:val="none" w:sz="0" w:space="0" w:color="auto"/>
                    <w:left w:val="none" w:sz="0" w:space="0" w:color="auto"/>
                    <w:bottom w:val="none" w:sz="0" w:space="0" w:color="auto"/>
                    <w:right w:val="none" w:sz="0" w:space="0" w:color="auto"/>
                  </w:divBdr>
                </w:div>
                <w:div w:id="222958430">
                  <w:marLeft w:val="0"/>
                  <w:marRight w:val="0"/>
                  <w:marTop w:val="0"/>
                  <w:marBottom w:val="0"/>
                  <w:divBdr>
                    <w:top w:val="none" w:sz="0" w:space="0" w:color="auto"/>
                    <w:left w:val="none" w:sz="0" w:space="0" w:color="auto"/>
                    <w:bottom w:val="none" w:sz="0" w:space="0" w:color="auto"/>
                    <w:right w:val="none" w:sz="0" w:space="0" w:color="auto"/>
                  </w:divBdr>
                </w:div>
                <w:div w:id="224923590">
                  <w:marLeft w:val="0"/>
                  <w:marRight w:val="0"/>
                  <w:marTop w:val="0"/>
                  <w:marBottom w:val="0"/>
                  <w:divBdr>
                    <w:top w:val="none" w:sz="0" w:space="0" w:color="auto"/>
                    <w:left w:val="none" w:sz="0" w:space="0" w:color="auto"/>
                    <w:bottom w:val="none" w:sz="0" w:space="0" w:color="auto"/>
                    <w:right w:val="none" w:sz="0" w:space="0" w:color="auto"/>
                  </w:divBdr>
                </w:div>
                <w:div w:id="225334898">
                  <w:marLeft w:val="0"/>
                  <w:marRight w:val="0"/>
                  <w:marTop w:val="0"/>
                  <w:marBottom w:val="0"/>
                  <w:divBdr>
                    <w:top w:val="none" w:sz="0" w:space="0" w:color="auto"/>
                    <w:left w:val="none" w:sz="0" w:space="0" w:color="auto"/>
                    <w:bottom w:val="none" w:sz="0" w:space="0" w:color="auto"/>
                    <w:right w:val="none" w:sz="0" w:space="0" w:color="auto"/>
                  </w:divBdr>
                </w:div>
                <w:div w:id="227880196">
                  <w:marLeft w:val="0"/>
                  <w:marRight w:val="0"/>
                  <w:marTop w:val="0"/>
                  <w:marBottom w:val="0"/>
                  <w:divBdr>
                    <w:top w:val="none" w:sz="0" w:space="0" w:color="auto"/>
                    <w:left w:val="none" w:sz="0" w:space="0" w:color="auto"/>
                    <w:bottom w:val="none" w:sz="0" w:space="0" w:color="auto"/>
                    <w:right w:val="none" w:sz="0" w:space="0" w:color="auto"/>
                  </w:divBdr>
                </w:div>
                <w:div w:id="228537216">
                  <w:marLeft w:val="0"/>
                  <w:marRight w:val="0"/>
                  <w:marTop w:val="0"/>
                  <w:marBottom w:val="0"/>
                  <w:divBdr>
                    <w:top w:val="none" w:sz="0" w:space="0" w:color="auto"/>
                    <w:left w:val="none" w:sz="0" w:space="0" w:color="auto"/>
                    <w:bottom w:val="none" w:sz="0" w:space="0" w:color="auto"/>
                    <w:right w:val="none" w:sz="0" w:space="0" w:color="auto"/>
                  </w:divBdr>
                </w:div>
                <w:div w:id="228544395">
                  <w:marLeft w:val="0"/>
                  <w:marRight w:val="0"/>
                  <w:marTop w:val="0"/>
                  <w:marBottom w:val="0"/>
                  <w:divBdr>
                    <w:top w:val="none" w:sz="0" w:space="0" w:color="auto"/>
                    <w:left w:val="none" w:sz="0" w:space="0" w:color="auto"/>
                    <w:bottom w:val="none" w:sz="0" w:space="0" w:color="auto"/>
                    <w:right w:val="none" w:sz="0" w:space="0" w:color="auto"/>
                  </w:divBdr>
                </w:div>
                <w:div w:id="228813524">
                  <w:marLeft w:val="0"/>
                  <w:marRight w:val="0"/>
                  <w:marTop w:val="0"/>
                  <w:marBottom w:val="0"/>
                  <w:divBdr>
                    <w:top w:val="none" w:sz="0" w:space="0" w:color="auto"/>
                    <w:left w:val="none" w:sz="0" w:space="0" w:color="auto"/>
                    <w:bottom w:val="none" w:sz="0" w:space="0" w:color="auto"/>
                    <w:right w:val="none" w:sz="0" w:space="0" w:color="auto"/>
                  </w:divBdr>
                </w:div>
                <w:div w:id="229074456">
                  <w:marLeft w:val="0"/>
                  <w:marRight w:val="0"/>
                  <w:marTop w:val="0"/>
                  <w:marBottom w:val="0"/>
                  <w:divBdr>
                    <w:top w:val="none" w:sz="0" w:space="0" w:color="auto"/>
                    <w:left w:val="none" w:sz="0" w:space="0" w:color="auto"/>
                    <w:bottom w:val="none" w:sz="0" w:space="0" w:color="auto"/>
                    <w:right w:val="none" w:sz="0" w:space="0" w:color="auto"/>
                  </w:divBdr>
                </w:div>
                <w:div w:id="230431199">
                  <w:marLeft w:val="0"/>
                  <w:marRight w:val="0"/>
                  <w:marTop w:val="0"/>
                  <w:marBottom w:val="0"/>
                  <w:divBdr>
                    <w:top w:val="none" w:sz="0" w:space="0" w:color="auto"/>
                    <w:left w:val="none" w:sz="0" w:space="0" w:color="auto"/>
                    <w:bottom w:val="none" w:sz="0" w:space="0" w:color="auto"/>
                    <w:right w:val="none" w:sz="0" w:space="0" w:color="auto"/>
                  </w:divBdr>
                </w:div>
                <w:div w:id="230774610">
                  <w:marLeft w:val="0"/>
                  <w:marRight w:val="0"/>
                  <w:marTop w:val="0"/>
                  <w:marBottom w:val="0"/>
                  <w:divBdr>
                    <w:top w:val="none" w:sz="0" w:space="0" w:color="auto"/>
                    <w:left w:val="none" w:sz="0" w:space="0" w:color="auto"/>
                    <w:bottom w:val="none" w:sz="0" w:space="0" w:color="auto"/>
                    <w:right w:val="none" w:sz="0" w:space="0" w:color="auto"/>
                  </w:divBdr>
                </w:div>
                <w:div w:id="230887740">
                  <w:marLeft w:val="0"/>
                  <w:marRight w:val="0"/>
                  <w:marTop w:val="0"/>
                  <w:marBottom w:val="0"/>
                  <w:divBdr>
                    <w:top w:val="none" w:sz="0" w:space="0" w:color="auto"/>
                    <w:left w:val="none" w:sz="0" w:space="0" w:color="auto"/>
                    <w:bottom w:val="none" w:sz="0" w:space="0" w:color="auto"/>
                    <w:right w:val="none" w:sz="0" w:space="0" w:color="auto"/>
                  </w:divBdr>
                </w:div>
                <w:div w:id="231238045">
                  <w:marLeft w:val="0"/>
                  <w:marRight w:val="0"/>
                  <w:marTop w:val="0"/>
                  <w:marBottom w:val="0"/>
                  <w:divBdr>
                    <w:top w:val="none" w:sz="0" w:space="0" w:color="auto"/>
                    <w:left w:val="none" w:sz="0" w:space="0" w:color="auto"/>
                    <w:bottom w:val="none" w:sz="0" w:space="0" w:color="auto"/>
                    <w:right w:val="none" w:sz="0" w:space="0" w:color="auto"/>
                  </w:divBdr>
                </w:div>
                <w:div w:id="231355552">
                  <w:marLeft w:val="0"/>
                  <w:marRight w:val="0"/>
                  <w:marTop w:val="0"/>
                  <w:marBottom w:val="0"/>
                  <w:divBdr>
                    <w:top w:val="none" w:sz="0" w:space="0" w:color="auto"/>
                    <w:left w:val="none" w:sz="0" w:space="0" w:color="auto"/>
                    <w:bottom w:val="none" w:sz="0" w:space="0" w:color="auto"/>
                    <w:right w:val="none" w:sz="0" w:space="0" w:color="auto"/>
                  </w:divBdr>
                </w:div>
                <w:div w:id="231934623">
                  <w:marLeft w:val="0"/>
                  <w:marRight w:val="0"/>
                  <w:marTop w:val="0"/>
                  <w:marBottom w:val="0"/>
                  <w:divBdr>
                    <w:top w:val="none" w:sz="0" w:space="0" w:color="auto"/>
                    <w:left w:val="none" w:sz="0" w:space="0" w:color="auto"/>
                    <w:bottom w:val="none" w:sz="0" w:space="0" w:color="auto"/>
                    <w:right w:val="none" w:sz="0" w:space="0" w:color="auto"/>
                  </w:divBdr>
                </w:div>
                <w:div w:id="232784913">
                  <w:marLeft w:val="0"/>
                  <w:marRight w:val="0"/>
                  <w:marTop w:val="0"/>
                  <w:marBottom w:val="0"/>
                  <w:divBdr>
                    <w:top w:val="none" w:sz="0" w:space="0" w:color="auto"/>
                    <w:left w:val="none" w:sz="0" w:space="0" w:color="auto"/>
                    <w:bottom w:val="none" w:sz="0" w:space="0" w:color="auto"/>
                    <w:right w:val="none" w:sz="0" w:space="0" w:color="auto"/>
                  </w:divBdr>
                </w:div>
                <w:div w:id="232855558">
                  <w:marLeft w:val="0"/>
                  <w:marRight w:val="0"/>
                  <w:marTop w:val="0"/>
                  <w:marBottom w:val="0"/>
                  <w:divBdr>
                    <w:top w:val="none" w:sz="0" w:space="0" w:color="auto"/>
                    <w:left w:val="none" w:sz="0" w:space="0" w:color="auto"/>
                    <w:bottom w:val="none" w:sz="0" w:space="0" w:color="auto"/>
                    <w:right w:val="none" w:sz="0" w:space="0" w:color="auto"/>
                  </w:divBdr>
                </w:div>
                <w:div w:id="234975014">
                  <w:marLeft w:val="0"/>
                  <w:marRight w:val="0"/>
                  <w:marTop w:val="0"/>
                  <w:marBottom w:val="0"/>
                  <w:divBdr>
                    <w:top w:val="none" w:sz="0" w:space="0" w:color="auto"/>
                    <w:left w:val="none" w:sz="0" w:space="0" w:color="auto"/>
                    <w:bottom w:val="none" w:sz="0" w:space="0" w:color="auto"/>
                    <w:right w:val="none" w:sz="0" w:space="0" w:color="auto"/>
                  </w:divBdr>
                </w:div>
                <w:div w:id="235088013">
                  <w:marLeft w:val="0"/>
                  <w:marRight w:val="0"/>
                  <w:marTop w:val="0"/>
                  <w:marBottom w:val="0"/>
                  <w:divBdr>
                    <w:top w:val="none" w:sz="0" w:space="0" w:color="auto"/>
                    <w:left w:val="none" w:sz="0" w:space="0" w:color="auto"/>
                    <w:bottom w:val="none" w:sz="0" w:space="0" w:color="auto"/>
                    <w:right w:val="none" w:sz="0" w:space="0" w:color="auto"/>
                  </w:divBdr>
                </w:div>
                <w:div w:id="236331495">
                  <w:marLeft w:val="0"/>
                  <w:marRight w:val="0"/>
                  <w:marTop w:val="0"/>
                  <w:marBottom w:val="0"/>
                  <w:divBdr>
                    <w:top w:val="none" w:sz="0" w:space="0" w:color="auto"/>
                    <w:left w:val="none" w:sz="0" w:space="0" w:color="auto"/>
                    <w:bottom w:val="none" w:sz="0" w:space="0" w:color="auto"/>
                    <w:right w:val="none" w:sz="0" w:space="0" w:color="auto"/>
                  </w:divBdr>
                </w:div>
                <w:div w:id="236674088">
                  <w:marLeft w:val="0"/>
                  <w:marRight w:val="0"/>
                  <w:marTop w:val="0"/>
                  <w:marBottom w:val="0"/>
                  <w:divBdr>
                    <w:top w:val="none" w:sz="0" w:space="0" w:color="auto"/>
                    <w:left w:val="none" w:sz="0" w:space="0" w:color="auto"/>
                    <w:bottom w:val="none" w:sz="0" w:space="0" w:color="auto"/>
                    <w:right w:val="none" w:sz="0" w:space="0" w:color="auto"/>
                  </w:divBdr>
                </w:div>
                <w:div w:id="238711705">
                  <w:marLeft w:val="0"/>
                  <w:marRight w:val="0"/>
                  <w:marTop w:val="0"/>
                  <w:marBottom w:val="0"/>
                  <w:divBdr>
                    <w:top w:val="none" w:sz="0" w:space="0" w:color="auto"/>
                    <w:left w:val="none" w:sz="0" w:space="0" w:color="auto"/>
                    <w:bottom w:val="none" w:sz="0" w:space="0" w:color="auto"/>
                    <w:right w:val="none" w:sz="0" w:space="0" w:color="auto"/>
                  </w:divBdr>
                </w:div>
                <w:div w:id="239142297">
                  <w:marLeft w:val="0"/>
                  <w:marRight w:val="0"/>
                  <w:marTop w:val="0"/>
                  <w:marBottom w:val="0"/>
                  <w:divBdr>
                    <w:top w:val="none" w:sz="0" w:space="0" w:color="auto"/>
                    <w:left w:val="none" w:sz="0" w:space="0" w:color="auto"/>
                    <w:bottom w:val="none" w:sz="0" w:space="0" w:color="auto"/>
                    <w:right w:val="none" w:sz="0" w:space="0" w:color="auto"/>
                  </w:divBdr>
                </w:div>
                <w:div w:id="242225413">
                  <w:marLeft w:val="0"/>
                  <w:marRight w:val="0"/>
                  <w:marTop w:val="0"/>
                  <w:marBottom w:val="0"/>
                  <w:divBdr>
                    <w:top w:val="none" w:sz="0" w:space="0" w:color="auto"/>
                    <w:left w:val="none" w:sz="0" w:space="0" w:color="auto"/>
                    <w:bottom w:val="none" w:sz="0" w:space="0" w:color="auto"/>
                    <w:right w:val="none" w:sz="0" w:space="0" w:color="auto"/>
                  </w:divBdr>
                </w:div>
                <w:div w:id="243346852">
                  <w:marLeft w:val="0"/>
                  <w:marRight w:val="0"/>
                  <w:marTop w:val="0"/>
                  <w:marBottom w:val="0"/>
                  <w:divBdr>
                    <w:top w:val="none" w:sz="0" w:space="0" w:color="auto"/>
                    <w:left w:val="none" w:sz="0" w:space="0" w:color="auto"/>
                    <w:bottom w:val="none" w:sz="0" w:space="0" w:color="auto"/>
                    <w:right w:val="none" w:sz="0" w:space="0" w:color="auto"/>
                  </w:divBdr>
                </w:div>
                <w:div w:id="243489145">
                  <w:marLeft w:val="0"/>
                  <w:marRight w:val="0"/>
                  <w:marTop w:val="0"/>
                  <w:marBottom w:val="0"/>
                  <w:divBdr>
                    <w:top w:val="none" w:sz="0" w:space="0" w:color="auto"/>
                    <w:left w:val="none" w:sz="0" w:space="0" w:color="auto"/>
                    <w:bottom w:val="none" w:sz="0" w:space="0" w:color="auto"/>
                    <w:right w:val="none" w:sz="0" w:space="0" w:color="auto"/>
                  </w:divBdr>
                </w:div>
                <w:div w:id="243729983">
                  <w:marLeft w:val="0"/>
                  <w:marRight w:val="0"/>
                  <w:marTop w:val="0"/>
                  <w:marBottom w:val="0"/>
                  <w:divBdr>
                    <w:top w:val="none" w:sz="0" w:space="0" w:color="auto"/>
                    <w:left w:val="none" w:sz="0" w:space="0" w:color="auto"/>
                    <w:bottom w:val="none" w:sz="0" w:space="0" w:color="auto"/>
                    <w:right w:val="none" w:sz="0" w:space="0" w:color="auto"/>
                  </w:divBdr>
                </w:div>
                <w:div w:id="244995138">
                  <w:marLeft w:val="0"/>
                  <w:marRight w:val="0"/>
                  <w:marTop w:val="0"/>
                  <w:marBottom w:val="0"/>
                  <w:divBdr>
                    <w:top w:val="none" w:sz="0" w:space="0" w:color="auto"/>
                    <w:left w:val="none" w:sz="0" w:space="0" w:color="auto"/>
                    <w:bottom w:val="none" w:sz="0" w:space="0" w:color="auto"/>
                    <w:right w:val="none" w:sz="0" w:space="0" w:color="auto"/>
                  </w:divBdr>
                </w:div>
                <w:div w:id="245118617">
                  <w:marLeft w:val="0"/>
                  <w:marRight w:val="0"/>
                  <w:marTop w:val="0"/>
                  <w:marBottom w:val="0"/>
                  <w:divBdr>
                    <w:top w:val="none" w:sz="0" w:space="0" w:color="auto"/>
                    <w:left w:val="none" w:sz="0" w:space="0" w:color="auto"/>
                    <w:bottom w:val="none" w:sz="0" w:space="0" w:color="auto"/>
                    <w:right w:val="none" w:sz="0" w:space="0" w:color="auto"/>
                  </w:divBdr>
                </w:div>
                <w:div w:id="246303465">
                  <w:marLeft w:val="0"/>
                  <w:marRight w:val="0"/>
                  <w:marTop w:val="0"/>
                  <w:marBottom w:val="0"/>
                  <w:divBdr>
                    <w:top w:val="none" w:sz="0" w:space="0" w:color="auto"/>
                    <w:left w:val="none" w:sz="0" w:space="0" w:color="auto"/>
                    <w:bottom w:val="none" w:sz="0" w:space="0" w:color="auto"/>
                    <w:right w:val="none" w:sz="0" w:space="0" w:color="auto"/>
                  </w:divBdr>
                </w:div>
                <w:div w:id="246303839">
                  <w:marLeft w:val="0"/>
                  <w:marRight w:val="0"/>
                  <w:marTop w:val="0"/>
                  <w:marBottom w:val="0"/>
                  <w:divBdr>
                    <w:top w:val="none" w:sz="0" w:space="0" w:color="auto"/>
                    <w:left w:val="none" w:sz="0" w:space="0" w:color="auto"/>
                    <w:bottom w:val="none" w:sz="0" w:space="0" w:color="auto"/>
                    <w:right w:val="none" w:sz="0" w:space="0" w:color="auto"/>
                  </w:divBdr>
                </w:div>
                <w:div w:id="247885975">
                  <w:marLeft w:val="0"/>
                  <w:marRight w:val="0"/>
                  <w:marTop w:val="0"/>
                  <w:marBottom w:val="0"/>
                  <w:divBdr>
                    <w:top w:val="none" w:sz="0" w:space="0" w:color="auto"/>
                    <w:left w:val="none" w:sz="0" w:space="0" w:color="auto"/>
                    <w:bottom w:val="none" w:sz="0" w:space="0" w:color="auto"/>
                    <w:right w:val="none" w:sz="0" w:space="0" w:color="auto"/>
                  </w:divBdr>
                </w:div>
                <w:div w:id="249430332">
                  <w:marLeft w:val="0"/>
                  <w:marRight w:val="0"/>
                  <w:marTop w:val="0"/>
                  <w:marBottom w:val="0"/>
                  <w:divBdr>
                    <w:top w:val="none" w:sz="0" w:space="0" w:color="auto"/>
                    <w:left w:val="none" w:sz="0" w:space="0" w:color="auto"/>
                    <w:bottom w:val="none" w:sz="0" w:space="0" w:color="auto"/>
                    <w:right w:val="none" w:sz="0" w:space="0" w:color="auto"/>
                  </w:divBdr>
                </w:div>
                <w:div w:id="249513368">
                  <w:marLeft w:val="0"/>
                  <w:marRight w:val="0"/>
                  <w:marTop w:val="0"/>
                  <w:marBottom w:val="0"/>
                  <w:divBdr>
                    <w:top w:val="none" w:sz="0" w:space="0" w:color="auto"/>
                    <w:left w:val="none" w:sz="0" w:space="0" w:color="auto"/>
                    <w:bottom w:val="none" w:sz="0" w:space="0" w:color="auto"/>
                    <w:right w:val="none" w:sz="0" w:space="0" w:color="auto"/>
                  </w:divBdr>
                </w:div>
                <w:div w:id="250282523">
                  <w:marLeft w:val="0"/>
                  <w:marRight w:val="0"/>
                  <w:marTop w:val="0"/>
                  <w:marBottom w:val="0"/>
                  <w:divBdr>
                    <w:top w:val="none" w:sz="0" w:space="0" w:color="auto"/>
                    <w:left w:val="none" w:sz="0" w:space="0" w:color="auto"/>
                    <w:bottom w:val="none" w:sz="0" w:space="0" w:color="auto"/>
                    <w:right w:val="none" w:sz="0" w:space="0" w:color="auto"/>
                  </w:divBdr>
                </w:div>
                <w:div w:id="251741388">
                  <w:marLeft w:val="0"/>
                  <w:marRight w:val="0"/>
                  <w:marTop w:val="0"/>
                  <w:marBottom w:val="0"/>
                  <w:divBdr>
                    <w:top w:val="none" w:sz="0" w:space="0" w:color="auto"/>
                    <w:left w:val="none" w:sz="0" w:space="0" w:color="auto"/>
                    <w:bottom w:val="none" w:sz="0" w:space="0" w:color="auto"/>
                    <w:right w:val="none" w:sz="0" w:space="0" w:color="auto"/>
                  </w:divBdr>
                </w:div>
                <w:div w:id="252594948">
                  <w:marLeft w:val="0"/>
                  <w:marRight w:val="0"/>
                  <w:marTop w:val="0"/>
                  <w:marBottom w:val="0"/>
                  <w:divBdr>
                    <w:top w:val="none" w:sz="0" w:space="0" w:color="auto"/>
                    <w:left w:val="none" w:sz="0" w:space="0" w:color="auto"/>
                    <w:bottom w:val="none" w:sz="0" w:space="0" w:color="auto"/>
                    <w:right w:val="none" w:sz="0" w:space="0" w:color="auto"/>
                  </w:divBdr>
                </w:div>
                <w:div w:id="254166317">
                  <w:marLeft w:val="0"/>
                  <w:marRight w:val="0"/>
                  <w:marTop w:val="0"/>
                  <w:marBottom w:val="0"/>
                  <w:divBdr>
                    <w:top w:val="none" w:sz="0" w:space="0" w:color="auto"/>
                    <w:left w:val="none" w:sz="0" w:space="0" w:color="auto"/>
                    <w:bottom w:val="none" w:sz="0" w:space="0" w:color="auto"/>
                    <w:right w:val="none" w:sz="0" w:space="0" w:color="auto"/>
                  </w:divBdr>
                </w:div>
                <w:div w:id="254243824">
                  <w:marLeft w:val="0"/>
                  <w:marRight w:val="0"/>
                  <w:marTop w:val="0"/>
                  <w:marBottom w:val="0"/>
                  <w:divBdr>
                    <w:top w:val="none" w:sz="0" w:space="0" w:color="auto"/>
                    <w:left w:val="none" w:sz="0" w:space="0" w:color="auto"/>
                    <w:bottom w:val="none" w:sz="0" w:space="0" w:color="auto"/>
                    <w:right w:val="none" w:sz="0" w:space="0" w:color="auto"/>
                  </w:divBdr>
                </w:div>
                <w:div w:id="254368055">
                  <w:marLeft w:val="0"/>
                  <w:marRight w:val="0"/>
                  <w:marTop w:val="0"/>
                  <w:marBottom w:val="0"/>
                  <w:divBdr>
                    <w:top w:val="none" w:sz="0" w:space="0" w:color="auto"/>
                    <w:left w:val="none" w:sz="0" w:space="0" w:color="auto"/>
                    <w:bottom w:val="none" w:sz="0" w:space="0" w:color="auto"/>
                    <w:right w:val="none" w:sz="0" w:space="0" w:color="auto"/>
                  </w:divBdr>
                </w:div>
                <w:div w:id="255018500">
                  <w:marLeft w:val="0"/>
                  <w:marRight w:val="0"/>
                  <w:marTop w:val="0"/>
                  <w:marBottom w:val="0"/>
                  <w:divBdr>
                    <w:top w:val="none" w:sz="0" w:space="0" w:color="auto"/>
                    <w:left w:val="none" w:sz="0" w:space="0" w:color="auto"/>
                    <w:bottom w:val="none" w:sz="0" w:space="0" w:color="auto"/>
                    <w:right w:val="none" w:sz="0" w:space="0" w:color="auto"/>
                  </w:divBdr>
                </w:div>
                <w:div w:id="256207569">
                  <w:marLeft w:val="0"/>
                  <w:marRight w:val="0"/>
                  <w:marTop w:val="0"/>
                  <w:marBottom w:val="0"/>
                  <w:divBdr>
                    <w:top w:val="none" w:sz="0" w:space="0" w:color="auto"/>
                    <w:left w:val="none" w:sz="0" w:space="0" w:color="auto"/>
                    <w:bottom w:val="none" w:sz="0" w:space="0" w:color="auto"/>
                    <w:right w:val="none" w:sz="0" w:space="0" w:color="auto"/>
                  </w:divBdr>
                </w:div>
                <w:div w:id="256980617">
                  <w:marLeft w:val="0"/>
                  <w:marRight w:val="0"/>
                  <w:marTop w:val="0"/>
                  <w:marBottom w:val="0"/>
                  <w:divBdr>
                    <w:top w:val="none" w:sz="0" w:space="0" w:color="auto"/>
                    <w:left w:val="none" w:sz="0" w:space="0" w:color="auto"/>
                    <w:bottom w:val="none" w:sz="0" w:space="0" w:color="auto"/>
                    <w:right w:val="none" w:sz="0" w:space="0" w:color="auto"/>
                  </w:divBdr>
                </w:div>
                <w:div w:id="257325536">
                  <w:marLeft w:val="0"/>
                  <w:marRight w:val="0"/>
                  <w:marTop w:val="0"/>
                  <w:marBottom w:val="0"/>
                  <w:divBdr>
                    <w:top w:val="none" w:sz="0" w:space="0" w:color="auto"/>
                    <w:left w:val="none" w:sz="0" w:space="0" w:color="auto"/>
                    <w:bottom w:val="none" w:sz="0" w:space="0" w:color="auto"/>
                    <w:right w:val="none" w:sz="0" w:space="0" w:color="auto"/>
                  </w:divBdr>
                </w:div>
                <w:div w:id="259221094">
                  <w:marLeft w:val="0"/>
                  <w:marRight w:val="0"/>
                  <w:marTop w:val="0"/>
                  <w:marBottom w:val="0"/>
                  <w:divBdr>
                    <w:top w:val="none" w:sz="0" w:space="0" w:color="auto"/>
                    <w:left w:val="none" w:sz="0" w:space="0" w:color="auto"/>
                    <w:bottom w:val="none" w:sz="0" w:space="0" w:color="auto"/>
                    <w:right w:val="none" w:sz="0" w:space="0" w:color="auto"/>
                  </w:divBdr>
                </w:div>
                <w:div w:id="259995654">
                  <w:marLeft w:val="0"/>
                  <w:marRight w:val="0"/>
                  <w:marTop w:val="0"/>
                  <w:marBottom w:val="0"/>
                  <w:divBdr>
                    <w:top w:val="none" w:sz="0" w:space="0" w:color="auto"/>
                    <w:left w:val="none" w:sz="0" w:space="0" w:color="auto"/>
                    <w:bottom w:val="none" w:sz="0" w:space="0" w:color="auto"/>
                    <w:right w:val="none" w:sz="0" w:space="0" w:color="auto"/>
                  </w:divBdr>
                </w:div>
                <w:div w:id="261646860">
                  <w:marLeft w:val="0"/>
                  <w:marRight w:val="0"/>
                  <w:marTop w:val="0"/>
                  <w:marBottom w:val="0"/>
                  <w:divBdr>
                    <w:top w:val="none" w:sz="0" w:space="0" w:color="auto"/>
                    <w:left w:val="none" w:sz="0" w:space="0" w:color="auto"/>
                    <w:bottom w:val="none" w:sz="0" w:space="0" w:color="auto"/>
                    <w:right w:val="none" w:sz="0" w:space="0" w:color="auto"/>
                  </w:divBdr>
                </w:div>
                <w:div w:id="261885920">
                  <w:marLeft w:val="0"/>
                  <w:marRight w:val="0"/>
                  <w:marTop w:val="0"/>
                  <w:marBottom w:val="0"/>
                  <w:divBdr>
                    <w:top w:val="none" w:sz="0" w:space="0" w:color="auto"/>
                    <w:left w:val="none" w:sz="0" w:space="0" w:color="auto"/>
                    <w:bottom w:val="none" w:sz="0" w:space="0" w:color="auto"/>
                    <w:right w:val="none" w:sz="0" w:space="0" w:color="auto"/>
                  </w:divBdr>
                </w:div>
                <w:div w:id="261887691">
                  <w:marLeft w:val="0"/>
                  <w:marRight w:val="0"/>
                  <w:marTop w:val="0"/>
                  <w:marBottom w:val="0"/>
                  <w:divBdr>
                    <w:top w:val="none" w:sz="0" w:space="0" w:color="auto"/>
                    <w:left w:val="none" w:sz="0" w:space="0" w:color="auto"/>
                    <w:bottom w:val="none" w:sz="0" w:space="0" w:color="auto"/>
                    <w:right w:val="none" w:sz="0" w:space="0" w:color="auto"/>
                  </w:divBdr>
                </w:div>
                <w:div w:id="262420687">
                  <w:marLeft w:val="0"/>
                  <w:marRight w:val="0"/>
                  <w:marTop w:val="0"/>
                  <w:marBottom w:val="0"/>
                  <w:divBdr>
                    <w:top w:val="none" w:sz="0" w:space="0" w:color="auto"/>
                    <w:left w:val="none" w:sz="0" w:space="0" w:color="auto"/>
                    <w:bottom w:val="none" w:sz="0" w:space="0" w:color="auto"/>
                    <w:right w:val="none" w:sz="0" w:space="0" w:color="auto"/>
                  </w:divBdr>
                </w:div>
                <w:div w:id="262763957">
                  <w:marLeft w:val="0"/>
                  <w:marRight w:val="0"/>
                  <w:marTop w:val="0"/>
                  <w:marBottom w:val="0"/>
                  <w:divBdr>
                    <w:top w:val="none" w:sz="0" w:space="0" w:color="auto"/>
                    <w:left w:val="none" w:sz="0" w:space="0" w:color="auto"/>
                    <w:bottom w:val="none" w:sz="0" w:space="0" w:color="auto"/>
                    <w:right w:val="none" w:sz="0" w:space="0" w:color="auto"/>
                  </w:divBdr>
                </w:div>
                <w:div w:id="263416698">
                  <w:marLeft w:val="0"/>
                  <w:marRight w:val="0"/>
                  <w:marTop w:val="0"/>
                  <w:marBottom w:val="0"/>
                  <w:divBdr>
                    <w:top w:val="none" w:sz="0" w:space="0" w:color="auto"/>
                    <w:left w:val="none" w:sz="0" w:space="0" w:color="auto"/>
                    <w:bottom w:val="none" w:sz="0" w:space="0" w:color="auto"/>
                    <w:right w:val="none" w:sz="0" w:space="0" w:color="auto"/>
                  </w:divBdr>
                </w:div>
                <w:div w:id="264584079">
                  <w:marLeft w:val="0"/>
                  <w:marRight w:val="0"/>
                  <w:marTop w:val="0"/>
                  <w:marBottom w:val="0"/>
                  <w:divBdr>
                    <w:top w:val="none" w:sz="0" w:space="0" w:color="auto"/>
                    <w:left w:val="none" w:sz="0" w:space="0" w:color="auto"/>
                    <w:bottom w:val="none" w:sz="0" w:space="0" w:color="auto"/>
                    <w:right w:val="none" w:sz="0" w:space="0" w:color="auto"/>
                  </w:divBdr>
                </w:div>
                <w:div w:id="264775508">
                  <w:marLeft w:val="0"/>
                  <w:marRight w:val="0"/>
                  <w:marTop w:val="0"/>
                  <w:marBottom w:val="0"/>
                  <w:divBdr>
                    <w:top w:val="none" w:sz="0" w:space="0" w:color="auto"/>
                    <w:left w:val="none" w:sz="0" w:space="0" w:color="auto"/>
                    <w:bottom w:val="none" w:sz="0" w:space="0" w:color="auto"/>
                    <w:right w:val="none" w:sz="0" w:space="0" w:color="auto"/>
                  </w:divBdr>
                </w:div>
                <w:div w:id="266155678">
                  <w:marLeft w:val="0"/>
                  <w:marRight w:val="0"/>
                  <w:marTop w:val="0"/>
                  <w:marBottom w:val="0"/>
                  <w:divBdr>
                    <w:top w:val="none" w:sz="0" w:space="0" w:color="auto"/>
                    <w:left w:val="none" w:sz="0" w:space="0" w:color="auto"/>
                    <w:bottom w:val="none" w:sz="0" w:space="0" w:color="auto"/>
                    <w:right w:val="none" w:sz="0" w:space="0" w:color="auto"/>
                  </w:divBdr>
                </w:div>
                <w:div w:id="266543738">
                  <w:marLeft w:val="0"/>
                  <w:marRight w:val="0"/>
                  <w:marTop w:val="0"/>
                  <w:marBottom w:val="0"/>
                  <w:divBdr>
                    <w:top w:val="none" w:sz="0" w:space="0" w:color="auto"/>
                    <w:left w:val="none" w:sz="0" w:space="0" w:color="auto"/>
                    <w:bottom w:val="none" w:sz="0" w:space="0" w:color="auto"/>
                    <w:right w:val="none" w:sz="0" w:space="0" w:color="auto"/>
                  </w:divBdr>
                </w:div>
                <w:div w:id="266620454">
                  <w:marLeft w:val="0"/>
                  <w:marRight w:val="0"/>
                  <w:marTop w:val="0"/>
                  <w:marBottom w:val="0"/>
                  <w:divBdr>
                    <w:top w:val="none" w:sz="0" w:space="0" w:color="auto"/>
                    <w:left w:val="none" w:sz="0" w:space="0" w:color="auto"/>
                    <w:bottom w:val="none" w:sz="0" w:space="0" w:color="auto"/>
                    <w:right w:val="none" w:sz="0" w:space="0" w:color="auto"/>
                  </w:divBdr>
                </w:div>
                <w:div w:id="267275168">
                  <w:marLeft w:val="0"/>
                  <w:marRight w:val="0"/>
                  <w:marTop w:val="0"/>
                  <w:marBottom w:val="0"/>
                  <w:divBdr>
                    <w:top w:val="none" w:sz="0" w:space="0" w:color="auto"/>
                    <w:left w:val="none" w:sz="0" w:space="0" w:color="auto"/>
                    <w:bottom w:val="none" w:sz="0" w:space="0" w:color="auto"/>
                    <w:right w:val="none" w:sz="0" w:space="0" w:color="auto"/>
                  </w:divBdr>
                </w:div>
                <w:div w:id="267856823">
                  <w:marLeft w:val="0"/>
                  <w:marRight w:val="0"/>
                  <w:marTop w:val="0"/>
                  <w:marBottom w:val="0"/>
                  <w:divBdr>
                    <w:top w:val="none" w:sz="0" w:space="0" w:color="auto"/>
                    <w:left w:val="none" w:sz="0" w:space="0" w:color="auto"/>
                    <w:bottom w:val="none" w:sz="0" w:space="0" w:color="auto"/>
                    <w:right w:val="none" w:sz="0" w:space="0" w:color="auto"/>
                  </w:divBdr>
                </w:div>
                <w:div w:id="268045166">
                  <w:marLeft w:val="0"/>
                  <w:marRight w:val="0"/>
                  <w:marTop w:val="0"/>
                  <w:marBottom w:val="0"/>
                  <w:divBdr>
                    <w:top w:val="none" w:sz="0" w:space="0" w:color="auto"/>
                    <w:left w:val="none" w:sz="0" w:space="0" w:color="auto"/>
                    <w:bottom w:val="none" w:sz="0" w:space="0" w:color="auto"/>
                    <w:right w:val="none" w:sz="0" w:space="0" w:color="auto"/>
                  </w:divBdr>
                </w:div>
                <w:div w:id="268121156">
                  <w:marLeft w:val="0"/>
                  <w:marRight w:val="0"/>
                  <w:marTop w:val="0"/>
                  <w:marBottom w:val="0"/>
                  <w:divBdr>
                    <w:top w:val="none" w:sz="0" w:space="0" w:color="auto"/>
                    <w:left w:val="none" w:sz="0" w:space="0" w:color="auto"/>
                    <w:bottom w:val="none" w:sz="0" w:space="0" w:color="auto"/>
                    <w:right w:val="none" w:sz="0" w:space="0" w:color="auto"/>
                  </w:divBdr>
                </w:div>
                <w:div w:id="268201635">
                  <w:marLeft w:val="0"/>
                  <w:marRight w:val="0"/>
                  <w:marTop w:val="0"/>
                  <w:marBottom w:val="0"/>
                  <w:divBdr>
                    <w:top w:val="none" w:sz="0" w:space="0" w:color="auto"/>
                    <w:left w:val="none" w:sz="0" w:space="0" w:color="auto"/>
                    <w:bottom w:val="none" w:sz="0" w:space="0" w:color="auto"/>
                    <w:right w:val="none" w:sz="0" w:space="0" w:color="auto"/>
                  </w:divBdr>
                </w:div>
                <w:div w:id="269289410">
                  <w:marLeft w:val="0"/>
                  <w:marRight w:val="0"/>
                  <w:marTop w:val="0"/>
                  <w:marBottom w:val="0"/>
                  <w:divBdr>
                    <w:top w:val="none" w:sz="0" w:space="0" w:color="auto"/>
                    <w:left w:val="none" w:sz="0" w:space="0" w:color="auto"/>
                    <w:bottom w:val="none" w:sz="0" w:space="0" w:color="auto"/>
                    <w:right w:val="none" w:sz="0" w:space="0" w:color="auto"/>
                  </w:divBdr>
                </w:div>
                <w:div w:id="269359486">
                  <w:marLeft w:val="0"/>
                  <w:marRight w:val="0"/>
                  <w:marTop w:val="0"/>
                  <w:marBottom w:val="0"/>
                  <w:divBdr>
                    <w:top w:val="none" w:sz="0" w:space="0" w:color="auto"/>
                    <w:left w:val="none" w:sz="0" w:space="0" w:color="auto"/>
                    <w:bottom w:val="none" w:sz="0" w:space="0" w:color="auto"/>
                    <w:right w:val="none" w:sz="0" w:space="0" w:color="auto"/>
                  </w:divBdr>
                </w:div>
                <w:div w:id="269969985">
                  <w:marLeft w:val="0"/>
                  <w:marRight w:val="0"/>
                  <w:marTop w:val="0"/>
                  <w:marBottom w:val="0"/>
                  <w:divBdr>
                    <w:top w:val="none" w:sz="0" w:space="0" w:color="auto"/>
                    <w:left w:val="none" w:sz="0" w:space="0" w:color="auto"/>
                    <w:bottom w:val="none" w:sz="0" w:space="0" w:color="auto"/>
                    <w:right w:val="none" w:sz="0" w:space="0" w:color="auto"/>
                  </w:divBdr>
                </w:div>
                <w:div w:id="270163343">
                  <w:marLeft w:val="0"/>
                  <w:marRight w:val="0"/>
                  <w:marTop w:val="0"/>
                  <w:marBottom w:val="0"/>
                  <w:divBdr>
                    <w:top w:val="none" w:sz="0" w:space="0" w:color="auto"/>
                    <w:left w:val="none" w:sz="0" w:space="0" w:color="auto"/>
                    <w:bottom w:val="none" w:sz="0" w:space="0" w:color="auto"/>
                    <w:right w:val="none" w:sz="0" w:space="0" w:color="auto"/>
                  </w:divBdr>
                </w:div>
                <w:div w:id="270480640">
                  <w:marLeft w:val="0"/>
                  <w:marRight w:val="0"/>
                  <w:marTop w:val="0"/>
                  <w:marBottom w:val="0"/>
                  <w:divBdr>
                    <w:top w:val="none" w:sz="0" w:space="0" w:color="auto"/>
                    <w:left w:val="none" w:sz="0" w:space="0" w:color="auto"/>
                    <w:bottom w:val="none" w:sz="0" w:space="0" w:color="auto"/>
                    <w:right w:val="none" w:sz="0" w:space="0" w:color="auto"/>
                  </w:divBdr>
                </w:div>
                <w:div w:id="270556652">
                  <w:marLeft w:val="0"/>
                  <w:marRight w:val="0"/>
                  <w:marTop w:val="0"/>
                  <w:marBottom w:val="0"/>
                  <w:divBdr>
                    <w:top w:val="none" w:sz="0" w:space="0" w:color="auto"/>
                    <w:left w:val="none" w:sz="0" w:space="0" w:color="auto"/>
                    <w:bottom w:val="none" w:sz="0" w:space="0" w:color="auto"/>
                    <w:right w:val="none" w:sz="0" w:space="0" w:color="auto"/>
                  </w:divBdr>
                </w:div>
                <w:div w:id="271009855">
                  <w:marLeft w:val="0"/>
                  <w:marRight w:val="0"/>
                  <w:marTop w:val="0"/>
                  <w:marBottom w:val="0"/>
                  <w:divBdr>
                    <w:top w:val="none" w:sz="0" w:space="0" w:color="auto"/>
                    <w:left w:val="none" w:sz="0" w:space="0" w:color="auto"/>
                    <w:bottom w:val="none" w:sz="0" w:space="0" w:color="auto"/>
                    <w:right w:val="none" w:sz="0" w:space="0" w:color="auto"/>
                  </w:divBdr>
                </w:div>
                <w:div w:id="272175293">
                  <w:marLeft w:val="0"/>
                  <w:marRight w:val="0"/>
                  <w:marTop w:val="0"/>
                  <w:marBottom w:val="0"/>
                  <w:divBdr>
                    <w:top w:val="none" w:sz="0" w:space="0" w:color="auto"/>
                    <w:left w:val="none" w:sz="0" w:space="0" w:color="auto"/>
                    <w:bottom w:val="none" w:sz="0" w:space="0" w:color="auto"/>
                    <w:right w:val="none" w:sz="0" w:space="0" w:color="auto"/>
                  </w:divBdr>
                </w:div>
                <w:div w:id="273295384">
                  <w:marLeft w:val="0"/>
                  <w:marRight w:val="0"/>
                  <w:marTop w:val="0"/>
                  <w:marBottom w:val="0"/>
                  <w:divBdr>
                    <w:top w:val="none" w:sz="0" w:space="0" w:color="auto"/>
                    <w:left w:val="none" w:sz="0" w:space="0" w:color="auto"/>
                    <w:bottom w:val="none" w:sz="0" w:space="0" w:color="auto"/>
                    <w:right w:val="none" w:sz="0" w:space="0" w:color="auto"/>
                  </w:divBdr>
                </w:div>
                <w:div w:id="273683274">
                  <w:marLeft w:val="0"/>
                  <w:marRight w:val="0"/>
                  <w:marTop w:val="0"/>
                  <w:marBottom w:val="0"/>
                  <w:divBdr>
                    <w:top w:val="none" w:sz="0" w:space="0" w:color="auto"/>
                    <w:left w:val="none" w:sz="0" w:space="0" w:color="auto"/>
                    <w:bottom w:val="none" w:sz="0" w:space="0" w:color="auto"/>
                    <w:right w:val="none" w:sz="0" w:space="0" w:color="auto"/>
                  </w:divBdr>
                </w:div>
                <w:div w:id="273948597">
                  <w:marLeft w:val="0"/>
                  <w:marRight w:val="0"/>
                  <w:marTop w:val="0"/>
                  <w:marBottom w:val="0"/>
                  <w:divBdr>
                    <w:top w:val="none" w:sz="0" w:space="0" w:color="auto"/>
                    <w:left w:val="none" w:sz="0" w:space="0" w:color="auto"/>
                    <w:bottom w:val="none" w:sz="0" w:space="0" w:color="auto"/>
                    <w:right w:val="none" w:sz="0" w:space="0" w:color="auto"/>
                  </w:divBdr>
                </w:div>
                <w:div w:id="274480097">
                  <w:marLeft w:val="0"/>
                  <w:marRight w:val="0"/>
                  <w:marTop w:val="0"/>
                  <w:marBottom w:val="0"/>
                  <w:divBdr>
                    <w:top w:val="none" w:sz="0" w:space="0" w:color="auto"/>
                    <w:left w:val="none" w:sz="0" w:space="0" w:color="auto"/>
                    <w:bottom w:val="none" w:sz="0" w:space="0" w:color="auto"/>
                    <w:right w:val="none" w:sz="0" w:space="0" w:color="auto"/>
                  </w:divBdr>
                </w:div>
                <w:div w:id="274753617">
                  <w:marLeft w:val="0"/>
                  <w:marRight w:val="0"/>
                  <w:marTop w:val="0"/>
                  <w:marBottom w:val="0"/>
                  <w:divBdr>
                    <w:top w:val="none" w:sz="0" w:space="0" w:color="auto"/>
                    <w:left w:val="none" w:sz="0" w:space="0" w:color="auto"/>
                    <w:bottom w:val="none" w:sz="0" w:space="0" w:color="auto"/>
                    <w:right w:val="none" w:sz="0" w:space="0" w:color="auto"/>
                  </w:divBdr>
                </w:div>
                <w:div w:id="275453449">
                  <w:marLeft w:val="0"/>
                  <w:marRight w:val="0"/>
                  <w:marTop w:val="0"/>
                  <w:marBottom w:val="0"/>
                  <w:divBdr>
                    <w:top w:val="none" w:sz="0" w:space="0" w:color="auto"/>
                    <w:left w:val="none" w:sz="0" w:space="0" w:color="auto"/>
                    <w:bottom w:val="none" w:sz="0" w:space="0" w:color="auto"/>
                    <w:right w:val="none" w:sz="0" w:space="0" w:color="auto"/>
                  </w:divBdr>
                </w:div>
                <w:div w:id="277218747">
                  <w:marLeft w:val="0"/>
                  <w:marRight w:val="0"/>
                  <w:marTop w:val="0"/>
                  <w:marBottom w:val="0"/>
                  <w:divBdr>
                    <w:top w:val="none" w:sz="0" w:space="0" w:color="auto"/>
                    <w:left w:val="none" w:sz="0" w:space="0" w:color="auto"/>
                    <w:bottom w:val="none" w:sz="0" w:space="0" w:color="auto"/>
                    <w:right w:val="none" w:sz="0" w:space="0" w:color="auto"/>
                  </w:divBdr>
                </w:div>
                <w:div w:id="277681692">
                  <w:marLeft w:val="0"/>
                  <w:marRight w:val="0"/>
                  <w:marTop w:val="0"/>
                  <w:marBottom w:val="0"/>
                  <w:divBdr>
                    <w:top w:val="none" w:sz="0" w:space="0" w:color="auto"/>
                    <w:left w:val="none" w:sz="0" w:space="0" w:color="auto"/>
                    <w:bottom w:val="none" w:sz="0" w:space="0" w:color="auto"/>
                    <w:right w:val="none" w:sz="0" w:space="0" w:color="auto"/>
                  </w:divBdr>
                </w:div>
                <w:div w:id="277688951">
                  <w:marLeft w:val="0"/>
                  <w:marRight w:val="0"/>
                  <w:marTop w:val="0"/>
                  <w:marBottom w:val="0"/>
                  <w:divBdr>
                    <w:top w:val="none" w:sz="0" w:space="0" w:color="auto"/>
                    <w:left w:val="none" w:sz="0" w:space="0" w:color="auto"/>
                    <w:bottom w:val="none" w:sz="0" w:space="0" w:color="auto"/>
                    <w:right w:val="none" w:sz="0" w:space="0" w:color="auto"/>
                  </w:divBdr>
                </w:div>
                <w:div w:id="278492147">
                  <w:marLeft w:val="0"/>
                  <w:marRight w:val="0"/>
                  <w:marTop w:val="0"/>
                  <w:marBottom w:val="0"/>
                  <w:divBdr>
                    <w:top w:val="none" w:sz="0" w:space="0" w:color="auto"/>
                    <w:left w:val="none" w:sz="0" w:space="0" w:color="auto"/>
                    <w:bottom w:val="none" w:sz="0" w:space="0" w:color="auto"/>
                    <w:right w:val="none" w:sz="0" w:space="0" w:color="auto"/>
                  </w:divBdr>
                </w:div>
                <w:div w:id="278806582">
                  <w:marLeft w:val="0"/>
                  <w:marRight w:val="0"/>
                  <w:marTop w:val="0"/>
                  <w:marBottom w:val="0"/>
                  <w:divBdr>
                    <w:top w:val="none" w:sz="0" w:space="0" w:color="auto"/>
                    <w:left w:val="none" w:sz="0" w:space="0" w:color="auto"/>
                    <w:bottom w:val="none" w:sz="0" w:space="0" w:color="auto"/>
                    <w:right w:val="none" w:sz="0" w:space="0" w:color="auto"/>
                  </w:divBdr>
                </w:div>
                <w:div w:id="278924648">
                  <w:marLeft w:val="0"/>
                  <w:marRight w:val="0"/>
                  <w:marTop w:val="0"/>
                  <w:marBottom w:val="0"/>
                  <w:divBdr>
                    <w:top w:val="none" w:sz="0" w:space="0" w:color="auto"/>
                    <w:left w:val="none" w:sz="0" w:space="0" w:color="auto"/>
                    <w:bottom w:val="none" w:sz="0" w:space="0" w:color="auto"/>
                    <w:right w:val="none" w:sz="0" w:space="0" w:color="auto"/>
                  </w:divBdr>
                </w:div>
                <w:div w:id="279186221">
                  <w:marLeft w:val="0"/>
                  <w:marRight w:val="0"/>
                  <w:marTop w:val="0"/>
                  <w:marBottom w:val="0"/>
                  <w:divBdr>
                    <w:top w:val="none" w:sz="0" w:space="0" w:color="auto"/>
                    <w:left w:val="none" w:sz="0" w:space="0" w:color="auto"/>
                    <w:bottom w:val="none" w:sz="0" w:space="0" w:color="auto"/>
                    <w:right w:val="none" w:sz="0" w:space="0" w:color="auto"/>
                  </w:divBdr>
                </w:div>
                <w:div w:id="279260298">
                  <w:marLeft w:val="0"/>
                  <w:marRight w:val="0"/>
                  <w:marTop w:val="0"/>
                  <w:marBottom w:val="0"/>
                  <w:divBdr>
                    <w:top w:val="none" w:sz="0" w:space="0" w:color="auto"/>
                    <w:left w:val="none" w:sz="0" w:space="0" w:color="auto"/>
                    <w:bottom w:val="none" w:sz="0" w:space="0" w:color="auto"/>
                    <w:right w:val="none" w:sz="0" w:space="0" w:color="auto"/>
                  </w:divBdr>
                </w:div>
                <w:div w:id="279533538">
                  <w:marLeft w:val="0"/>
                  <w:marRight w:val="0"/>
                  <w:marTop w:val="0"/>
                  <w:marBottom w:val="0"/>
                  <w:divBdr>
                    <w:top w:val="none" w:sz="0" w:space="0" w:color="auto"/>
                    <w:left w:val="none" w:sz="0" w:space="0" w:color="auto"/>
                    <w:bottom w:val="none" w:sz="0" w:space="0" w:color="auto"/>
                    <w:right w:val="none" w:sz="0" w:space="0" w:color="auto"/>
                  </w:divBdr>
                </w:div>
                <w:div w:id="279840409">
                  <w:marLeft w:val="0"/>
                  <w:marRight w:val="0"/>
                  <w:marTop w:val="0"/>
                  <w:marBottom w:val="0"/>
                  <w:divBdr>
                    <w:top w:val="none" w:sz="0" w:space="0" w:color="auto"/>
                    <w:left w:val="none" w:sz="0" w:space="0" w:color="auto"/>
                    <w:bottom w:val="none" w:sz="0" w:space="0" w:color="auto"/>
                    <w:right w:val="none" w:sz="0" w:space="0" w:color="auto"/>
                  </w:divBdr>
                </w:div>
                <w:div w:id="280308240">
                  <w:marLeft w:val="0"/>
                  <w:marRight w:val="0"/>
                  <w:marTop w:val="0"/>
                  <w:marBottom w:val="0"/>
                  <w:divBdr>
                    <w:top w:val="none" w:sz="0" w:space="0" w:color="auto"/>
                    <w:left w:val="none" w:sz="0" w:space="0" w:color="auto"/>
                    <w:bottom w:val="none" w:sz="0" w:space="0" w:color="auto"/>
                    <w:right w:val="none" w:sz="0" w:space="0" w:color="auto"/>
                  </w:divBdr>
                </w:div>
                <w:div w:id="280496656">
                  <w:marLeft w:val="0"/>
                  <w:marRight w:val="0"/>
                  <w:marTop w:val="0"/>
                  <w:marBottom w:val="0"/>
                  <w:divBdr>
                    <w:top w:val="none" w:sz="0" w:space="0" w:color="auto"/>
                    <w:left w:val="none" w:sz="0" w:space="0" w:color="auto"/>
                    <w:bottom w:val="none" w:sz="0" w:space="0" w:color="auto"/>
                    <w:right w:val="none" w:sz="0" w:space="0" w:color="auto"/>
                  </w:divBdr>
                </w:div>
                <w:div w:id="282153486">
                  <w:marLeft w:val="0"/>
                  <w:marRight w:val="0"/>
                  <w:marTop w:val="0"/>
                  <w:marBottom w:val="0"/>
                  <w:divBdr>
                    <w:top w:val="none" w:sz="0" w:space="0" w:color="auto"/>
                    <w:left w:val="none" w:sz="0" w:space="0" w:color="auto"/>
                    <w:bottom w:val="none" w:sz="0" w:space="0" w:color="auto"/>
                    <w:right w:val="none" w:sz="0" w:space="0" w:color="auto"/>
                  </w:divBdr>
                </w:div>
                <w:div w:id="282424968">
                  <w:marLeft w:val="0"/>
                  <w:marRight w:val="0"/>
                  <w:marTop w:val="0"/>
                  <w:marBottom w:val="0"/>
                  <w:divBdr>
                    <w:top w:val="none" w:sz="0" w:space="0" w:color="auto"/>
                    <w:left w:val="none" w:sz="0" w:space="0" w:color="auto"/>
                    <w:bottom w:val="none" w:sz="0" w:space="0" w:color="auto"/>
                    <w:right w:val="none" w:sz="0" w:space="0" w:color="auto"/>
                  </w:divBdr>
                </w:div>
                <w:div w:id="282464684">
                  <w:marLeft w:val="0"/>
                  <w:marRight w:val="0"/>
                  <w:marTop w:val="0"/>
                  <w:marBottom w:val="0"/>
                  <w:divBdr>
                    <w:top w:val="none" w:sz="0" w:space="0" w:color="auto"/>
                    <w:left w:val="none" w:sz="0" w:space="0" w:color="auto"/>
                    <w:bottom w:val="none" w:sz="0" w:space="0" w:color="auto"/>
                    <w:right w:val="none" w:sz="0" w:space="0" w:color="auto"/>
                  </w:divBdr>
                </w:div>
                <w:div w:id="283124953">
                  <w:marLeft w:val="0"/>
                  <w:marRight w:val="0"/>
                  <w:marTop w:val="0"/>
                  <w:marBottom w:val="0"/>
                  <w:divBdr>
                    <w:top w:val="none" w:sz="0" w:space="0" w:color="auto"/>
                    <w:left w:val="none" w:sz="0" w:space="0" w:color="auto"/>
                    <w:bottom w:val="none" w:sz="0" w:space="0" w:color="auto"/>
                    <w:right w:val="none" w:sz="0" w:space="0" w:color="auto"/>
                  </w:divBdr>
                </w:div>
                <w:div w:id="283194630">
                  <w:marLeft w:val="0"/>
                  <w:marRight w:val="0"/>
                  <w:marTop w:val="0"/>
                  <w:marBottom w:val="0"/>
                  <w:divBdr>
                    <w:top w:val="none" w:sz="0" w:space="0" w:color="auto"/>
                    <w:left w:val="none" w:sz="0" w:space="0" w:color="auto"/>
                    <w:bottom w:val="none" w:sz="0" w:space="0" w:color="auto"/>
                    <w:right w:val="none" w:sz="0" w:space="0" w:color="auto"/>
                  </w:divBdr>
                </w:div>
                <w:div w:id="283270944">
                  <w:marLeft w:val="0"/>
                  <w:marRight w:val="0"/>
                  <w:marTop w:val="0"/>
                  <w:marBottom w:val="0"/>
                  <w:divBdr>
                    <w:top w:val="none" w:sz="0" w:space="0" w:color="auto"/>
                    <w:left w:val="none" w:sz="0" w:space="0" w:color="auto"/>
                    <w:bottom w:val="none" w:sz="0" w:space="0" w:color="auto"/>
                    <w:right w:val="none" w:sz="0" w:space="0" w:color="auto"/>
                  </w:divBdr>
                </w:div>
                <w:div w:id="284124539">
                  <w:marLeft w:val="0"/>
                  <w:marRight w:val="0"/>
                  <w:marTop w:val="0"/>
                  <w:marBottom w:val="0"/>
                  <w:divBdr>
                    <w:top w:val="none" w:sz="0" w:space="0" w:color="auto"/>
                    <w:left w:val="none" w:sz="0" w:space="0" w:color="auto"/>
                    <w:bottom w:val="none" w:sz="0" w:space="0" w:color="auto"/>
                    <w:right w:val="none" w:sz="0" w:space="0" w:color="auto"/>
                  </w:divBdr>
                </w:div>
                <w:div w:id="285044619">
                  <w:marLeft w:val="0"/>
                  <w:marRight w:val="0"/>
                  <w:marTop w:val="0"/>
                  <w:marBottom w:val="0"/>
                  <w:divBdr>
                    <w:top w:val="none" w:sz="0" w:space="0" w:color="auto"/>
                    <w:left w:val="none" w:sz="0" w:space="0" w:color="auto"/>
                    <w:bottom w:val="none" w:sz="0" w:space="0" w:color="auto"/>
                    <w:right w:val="none" w:sz="0" w:space="0" w:color="auto"/>
                  </w:divBdr>
                </w:div>
                <w:div w:id="285086438">
                  <w:marLeft w:val="0"/>
                  <w:marRight w:val="0"/>
                  <w:marTop w:val="0"/>
                  <w:marBottom w:val="0"/>
                  <w:divBdr>
                    <w:top w:val="none" w:sz="0" w:space="0" w:color="auto"/>
                    <w:left w:val="none" w:sz="0" w:space="0" w:color="auto"/>
                    <w:bottom w:val="none" w:sz="0" w:space="0" w:color="auto"/>
                    <w:right w:val="none" w:sz="0" w:space="0" w:color="auto"/>
                  </w:divBdr>
                </w:div>
                <w:div w:id="285619052">
                  <w:marLeft w:val="0"/>
                  <w:marRight w:val="0"/>
                  <w:marTop w:val="0"/>
                  <w:marBottom w:val="0"/>
                  <w:divBdr>
                    <w:top w:val="none" w:sz="0" w:space="0" w:color="auto"/>
                    <w:left w:val="none" w:sz="0" w:space="0" w:color="auto"/>
                    <w:bottom w:val="none" w:sz="0" w:space="0" w:color="auto"/>
                    <w:right w:val="none" w:sz="0" w:space="0" w:color="auto"/>
                  </w:divBdr>
                </w:div>
                <w:div w:id="286084037">
                  <w:marLeft w:val="0"/>
                  <w:marRight w:val="0"/>
                  <w:marTop w:val="0"/>
                  <w:marBottom w:val="0"/>
                  <w:divBdr>
                    <w:top w:val="none" w:sz="0" w:space="0" w:color="auto"/>
                    <w:left w:val="none" w:sz="0" w:space="0" w:color="auto"/>
                    <w:bottom w:val="none" w:sz="0" w:space="0" w:color="auto"/>
                    <w:right w:val="none" w:sz="0" w:space="0" w:color="auto"/>
                  </w:divBdr>
                </w:div>
                <w:div w:id="286786775">
                  <w:marLeft w:val="0"/>
                  <w:marRight w:val="0"/>
                  <w:marTop w:val="0"/>
                  <w:marBottom w:val="0"/>
                  <w:divBdr>
                    <w:top w:val="none" w:sz="0" w:space="0" w:color="auto"/>
                    <w:left w:val="none" w:sz="0" w:space="0" w:color="auto"/>
                    <w:bottom w:val="none" w:sz="0" w:space="0" w:color="auto"/>
                    <w:right w:val="none" w:sz="0" w:space="0" w:color="auto"/>
                  </w:divBdr>
                </w:div>
                <w:div w:id="286931367">
                  <w:marLeft w:val="0"/>
                  <w:marRight w:val="0"/>
                  <w:marTop w:val="0"/>
                  <w:marBottom w:val="0"/>
                  <w:divBdr>
                    <w:top w:val="none" w:sz="0" w:space="0" w:color="auto"/>
                    <w:left w:val="none" w:sz="0" w:space="0" w:color="auto"/>
                    <w:bottom w:val="none" w:sz="0" w:space="0" w:color="auto"/>
                    <w:right w:val="none" w:sz="0" w:space="0" w:color="auto"/>
                  </w:divBdr>
                </w:div>
                <w:div w:id="287056063">
                  <w:marLeft w:val="0"/>
                  <w:marRight w:val="0"/>
                  <w:marTop w:val="0"/>
                  <w:marBottom w:val="0"/>
                  <w:divBdr>
                    <w:top w:val="none" w:sz="0" w:space="0" w:color="auto"/>
                    <w:left w:val="none" w:sz="0" w:space="0" w:color="auto"/>
                    <w:bottom w:val="none" w:sz="0" w:space="0" w:color="auto"/>
                    <w:right w:val="none" w:sz="0" w:space="0" w:color="auto"/>
                  </w:divBdr>
                </w:div>
                <w:div w:id="287901204">
                  <w:marLeft w:val="0"/>
                  <w:marRight w:val="0"/>
                  <w:marTop w:val="0"/>
                  <w:marBottom w:val="0"/>
                  <w:divBdr>
                    <w:top w:val="none" w:sz="0" w:space="0" w:color="auto"/>
                    <w:left w:val="none" w:sz="0" w:space="0" w:color="auto"/>
                    <w:bottom w:val="none" w:sz="0" w:space="0" w:color="auto"/>
                    <w:right w:val="none" w:sz="0" w:space="0" w:color="auto"/>
                  </w:divBdr>
                </w:div>
                <w:div w:id="288557558">
                  <w:marLeft w:val="0"/>
                  <w:marRight w:val="0"/>
                  <w:marTop w:val="0"/>
                  <w:marBottom w:val="0"/>
                  <w:divBdr>
                    <w:top w:val="none" w:sz="0" w:space="0" w:color="auto"/>
                    <w:left w:val="none" w:sz="0" w:space="0" w:color="auto"/>
                    <w:bottom w:val="none" w:sz="0" w:space="0" w:color="auto"/>
                    <w:right w:val="none" w:sz="0" w:space="0" w:color="auto"/>
                  </w:divBdr>
                </w:div>
                <w:div w:id="289823883">
                  <w:marLeft w:val="0"/>
                  <w:marRight w:val="0"/>
                  <w:marTop w:val="0"/>
                  <w:marBottom w:val="0"/>
                  <w:divBdr>
                    <w:top w:val="none" w:sz="0" w:space="0" w:color="auto"/>
                    <w:left w:val="none" w:sz="0" w:space="0" w:color="auto"/>
                    <w:bottom w:val="none" w:sz="0" w:space="0" w:color="auto"/>
                    <w:right w:val="none" w:sz="0" w:space="0" w:color="auto"/>
                  </w:divBdr>
                </w:div>
                <w:div w:id="290941078">
                  <w:marLeft w:val="0"/>
                  <w:marRight w:val="0"/>
                  <w:marTop w:val="0"/>
                  <w:marBottom w:val="0"/>
                  <w:divBdr>
                    <w:top w:val="none" w:sz="0" w:space="0" w:color="auto"/>
                    <w:left w:val="none" w:sz="0" w:space="0" w:color="auto"/>
                    <w:bottom w:val="none" w:sz="0" w:space="0" w:color="auto"/>
                    <w:right w:val="none" w:sz="0" w:space="0" w:color="auto"/>
                  </w:divBdr>
                </w:div>
                <w:div w:id="292171877">
                  <w:marLeft w:val="0"/>
                  <w:marRight w:val="0"/>
                  <w:marTop w:val="0"/>
                  <w:marBottom w:val="0"/>
                  <w:divBdr>
                    <w:top w:val="none" w:sz="0" w:space="0" w:color="auto"/>
                    <w:left w:val="none" w:sz="0" w:space="0" w:color="auto"/>
                    <w:bottom w:val="none" w:sz="0" w:space="0" w:color="auto"/>
                    <w:right w:val="none" w:sz="0" w:space="0" w:color="auto"/>
                  </w:divBdr>
                </w:div>
                <w:div w:id="293104807">
                  <w:marLeft w:val="0"/>
                  <w:marRight w:val="0"/>
                  <w:marTop w:val="0"/>
                  <w:marBottom w:val="0"/>
                  <w:divBdr>
                    <w:top w:val="none" w:sz="0" w:space="0" w:color="auto"/>
                    <w:left w:val="none" w:sz="0" w:space="0" w:color="auto"/>
                    <w:bottom w:val="none" w:sz="0" w:space="0" w:color="auto"/>
                    <w:right w:val="none" w:sz="0" w:space="0" w:color="auto"/>
                  </w:divBdr>
                </w:div>
                <w:div w:id="293800148">
                  <w:marLeft w:val="0"/>
                  <w:marRight w:val="0"/>
                  <w:marTop w:val="0"/>
                  <w:marBottom w:val="0"/>
                  <w:divBdr>
                    <w:top w:val="none" w:sz="0" w:space="0" w:color="auto"/>
                    <w:left w:val="none" w:sz="0" w:space="0" w:color="auto"/>
                    <w:bottom w:val="none" w:sz="0" w:space="0" w:color="auto"/>
                    <w:right w:val="none" w:sz="0" w:space="0" w:color="auto"/>
                  </w:divBdr>
                </w:div>
                <w:div w:id="293872346">
                  <w:marLeft w:val="0"/>
                  <w:marRight w:val="0"/>
                  <w:marTop w:val="0"/>
                  <w:marBottom w:val="0"/>
                  <w:divBdr>
                    <w:top w:val="none" w:sz="0" w:space="0" w:color="auto"/>
                    <w:left w:val="none" w:sz="0" w:space="0" w:color="auto"/>
                    <w:bottom w:val="none" w:sz="0" w:space="0" w:color="auto"/>
                    <w:right w:val="none" w:sz="0" w:space="0" w:color="auto"/>
                  </w:divBdr>
                </w:div>
                <w:div w:id="294066463">
                  <w:marLeft w:val="0"/>
                  <w:marRight w:val="0"/>
                  <w:marTop w:val="0"/>
                  <w:marBottom w:val="0"/>
                  <w:divBdr>
                    <w:top w:val="none" w:sz="0" w:space="0" w:color="auto"/>
                    <w:left w:val="none" w:sz="0" w:space="0" w:color="auto"/>
                    <w:bottom w:val="none" w:sz="0" w:space="0" w:color="auto"/>
                    <w:right w:val="none" w:sz="0" w:space="0" w:color="auto"/>
                  </w:divBdr>
                </w:div>
                <w:div w:id="294338467">
                  <w:marLeft w:val="0"/>
                  <w:marRight w:val="0"/>
                  <w:marTop w:val="0"/>
                  <w:marBottom w:val="0"/>
                  <w:divBdr>
                    <w:top w:val="none" w:sz="0" w:space="0" w:color="auto"/>
                    <w:left w:val="none" w:sz="0" w:space="0" w:color="auto"/>
                    <w:bottom w:val="none" w:sz="0" w:space="0" w:color="auto"/>
                    <w:right w:val="none" w:sz="0" w:space="0" w:color="auto"/>
                  </w:divBdr>
                </w:div>
                <w:div w:id="294527002">
                  <w:marLeft w:val="0"/>
                  <w:marRight w:val="0"/>
                  <w:marTop w:val="0"/>
                  <w:marBottom w:val="0"/>
                  <w:divBdr>
                    <w:top w:val="none" w:sz="0" w:space="0" w:color="auto"/>
                    <w:left w:val="none" w:sz="0" w:space="0" w:color="auto"/>
                    <w:bottom w:val="none" w:sz="0" w:space="0" w:color="auto"/>
                    <w:right w:val="none" w:sz="0" w:space="0" w:color="auto"/>
                  </w:divBdr>
                </w:div>
                <w:div w:id="295986550">
                  <w:marLeft w:val="0"/>
                  <w:marRight w:val="0"/>
                  <w:marTop w:val="0"/>
                  <w:marBottom w:val="0"/>
                  <w:divBdr>
                    <w:top w:val="none" w:sz="0" w:space="0" w:color="auto"/>
                    <w:left w:val="none" w:sz="0" w:space="0" w:color="auto"/>
                    <w:bottom w:val="none" w:sz="0" w:space="0" w:color="auto"/>
                    <w:right w:val="none" w:sz="0" w:space="0" w:color="auto"/>
                  </w:divBdr>
                </w:div>
                <w:div w:id="296377881">
                  <w:marLeft w:val="0"/>
                  <w:marRight w:val="0"/>
                  <w:marTop w:val="0"/>
                  <w:marBottom w:val="0"/>
                  <w:divBdr>
                    <w:top w:val="none" w:sz="0" w:space="0" w:color="auto"/>
                    <w:left w:val="none" w:sz="0" w:space="0" w:color="auto"/>
                    <w:bottom w:val="none" w:sz="0" w:space="0" w:color="auto"/>
                    <w:right w:val="none" w:sz="0" w:space="0" w:color="auto"/>
                  </w:divBdr>
                </w:div>
                <w:div w:id="296647762">
                  <w:marLeft w:val="0"/>
                  <w:marRight w:val="0"/>
                  <w:marTop w:val="0"/>
                  <w:marBottom w:val="0"/>
                  <w:divBdr>
                    <w:top w:val="none" w:sz="0" w:space="0" w:color="auto"/>
                    <w:left w:val="none" w:sz="0" w:space="0" w:color="auto"/>
                    <w:bottom w:val="none" w:sz="0" w:space="0" w:color="auto"/>
                    <w:right w:val="none" w:sz="0" w:space="0" w:color="auto"/>
                  </w:divBdr>
                </w:div>
                <w:div w:id="297077248">
                  <w:marLeft w:val="0"/>
                  <w:marRight w:val="0"/>
                  <w:marTop w:val="0"/>
                  <w:marBottom w:val="0"/>
                  <w:divBdr>
                    <w:top w:val="none" w:sz="0" w:space="0" w:color="auto"/>
                    <w:left w:val="none" w:sz="0" w:space="0" w:color="auto"/>
                    <w:bottom w:val="none" w:sz="0" w:space="0" w:color="auto"/>
                    <w:right w:val="none" w:sz="0" w:space="0" w:color="auto"/>
                  </w:divBdr>
                </w:div>
                <w:div w:id="297221709">
                  <w:marLeft w:val="0"/>
                  <w:marRight w:val="0"/>
                  <w:marTop w:val="0"/>
                  <w:marBottom w:val="0"/>
                  <w:divBdr>
                    <w:top w:val="none" w:sz="0" w:space="0" w:color="auto"/>
                    <w:left w:val="none" w:sz="0" w:space="0" w:color="auto"/>
                    <w:bottom w:val="none" w:sz="0" w:space="0" w:color="auto"/>
                    <w:right w:val="none" w:sz="0" w:space="0" w:color="auto"/>
                  </w:divBdr>
                </w:div>
                <w:div w:id="297760134">
                  <w:marLeft w:val="0"/>
                  <w:marRight w:val="0"/>
                  <w:marTop w:val="0"/>
                  <w:marBottom w:val="0"/>
                  <w:divBdr>
                    <w:top w:val="none" w:sz="0" w:space="0" w:color="auto"/>
                    <w:left w:val="none" w:sz="0" w:space="0" w:color="auto"/>
                    <w:bottom w:val="none" w:sz="0" w:space="0" w:color="auto"/>
                    <w:right w:val="none" w:sz="0" w:space="0" w:color="auto"/>
                  </w:divBdr>
                </w:div>
                <w:div w:id="298926752">
                  <w:marLeft w:val="0"/>
                  <w:marRight w:val="0"/>
                  <w:marTop w:val="0"/>
                  <w:marBottom w:val="0"/>
                  <w:divBdr>
                    <w:top w:val="none" w:sz="0" w:space="0" w:color="auto"/>
                    <w:left w:val="none" w:sz="0" w:space="0" w:color="auto"/>
                    <w:bottom w:val="none" w:sz="0" w:space="0" w:color="auto"/>
                    <w:right w:val="none" w:sz="0" w:space="0" w:color="auto"/>
                  </w:divBdr>
                </w:div>
                <w:div w:id="299269216">
                  <w:marLeft w:val="0"/>
                  <w:marRight w:val="0"/>
                  <w:marTop w:val="0"/>
                  <w:marBottom w:val="0"/>
                  <w:divBdr>
                    <w:top w:val="none" w:sz="0" w:space="0" w:color="auto"/>
                    <w:left w:val="none" w:sz="0" w:space="0" w:color="auto"/>
                    <w:bottom w:val="none" w:sz="0" w:space="0" w:color="auto"/>
                    <w:right w:val="none" w:sz="0" w:space="0" w:color="auto"/>
                  </w:divBdr>
                </w:div>
                <w:div w:id="299461719">
                  <w:marLeft w:val="0"/>
                  <w:marRight w:val="0"/>
                  <w:marTop w:val="0"/>
                  <w:marBottom w:val="0"/>
                  <w:divBdr>
                    <w:top w:val="none" w:sz="0" w:space="0" w:color="auto"/>
                    <w:left w:val="none" w:sz="0" w:space="0" w:color="auto"/>
                    <w:bottom w:val="none" w:sz="0" w:space="0" w:color="auto"/>
                    <w:right w:val="none" w:sz="0" w:space="0" w:color="auto"/>
                  </w:divBdr>
                </w:div>
                <w:div w:id="299845426">
                  <w:marLeft w:val="0"/>
                  <w:marRight w:val="0"/>
                  <w:marTop w:val="0"/>
                  <w:marBottom w:val="0"/>
                  <w:divBdr>
                    <w:top w:val="none" w:sz="0" w:space="0" w:color="auto"/>
                    <w:left w:val="none" w:sz="0" w:space="0" w:color="auto"/>
                    <w:bottom w:val="none" w:sz="0" w:space="0" w:color="auto"/>
                    <w:right w:val="none" w:sz="0" w:space="0" w:color="auto"/>
                  </w:divBdr>
                </w:div>
                <w:div w:id="301859082">
                  <w:marLeft w:val="0"/>
                  <w:marRight w:val="0"/>
                  <w:marTop w:val="0"/>
                  <w:marBottom w:val="0"/>
                  <w:divBdr>
                    <w:top w:val="none" w:sz="0" w:space="0" w:color="auto"/>
                    <w:left w:val="none" w:sz="0" w:space="0" w:color="auto"/>
                    <w:bottom w:val="none" w:sz="0" w:space="0" w:color="auto"/>
                    <w:right w:val="none" w:sz="0" w:space="0" w:color="auto"/>
                  </w:divBdr>
                </w:div>
                <w:div w:id="303464257">
                  <w:marLeft w:val="0"/>
                  <w:marRight w:val="0"/>
                  <w:marTop w:val="0"/>
                  <w:marBottom w:val="0"/>
                  <w:divBdr>
                    <w:top w:val="none" w:sz="0" w:space="0" w:color="auto"/>
                    <w:left w:val="none" w:sz="0" w:space="0" w:color="auto"/>
                    <w:bottom w:val="none" w:sz="0" w:space="0" w:color="auto"/>
                    <w:right w:val="none" w:sz="0" w:space="0" w:color="auto"/>
                  </w:divBdr>
                </w:div>
                <w:div w:id="304362798">
                  <w:marLeft w:val="0"/>
                  <w:marRight w:val="0"/>
                  <w:marTop w:val="0"/>
                  <w:marBottom w:val="0"/>
                  <w:divBdr>
                    <w:top w:val="none" w:sz="0" w:space="0" w:color="auto"/>
                    <w:left w:val="none" w:sz="0" w:space="0" w:color="auto"/>
                    <w:bottom w:val="none" w:sz="0" w:space="0" w:color="auto"/>
                    <w:right w:val="none" w:sz="0" w:space="0" w:color="auto"/>
                  </w:divBdr>
                </w:div>
                <w:div w:id="304742747">
                  <w:marLeft w:val="0"/>
                  <w:marRight w:val="0"/>
                  <w:marTop w:val="0"/>
                  <w:marBottom w:val="0"/>
                  <w:divBdr>
                    <w:top w:val="none" w:sz="0" w:space="0" w:color="auto"/>
                    <w:left w:val="none" w:sz="0" w:space="0" w:color="auto"/>
                    <w:bottom w:val="none" w:sz="0" w:space="0" w:color="auto"/>
                    <w:right w:val="none" w:sz="0" w:space="0" w:color="auto"/>
                  </w:divBdr>
                </w:div>
                <w:div w:id="305597222">
                  <w:marLeft w:val="0"/>
                  <w:marRight w:val="0"/>
                  <w:marTop w:val="0"/>
                  <w:marBottom w:val="0"/>
                  <w:divBdr>
                    <w:top w:val="none" w:sz="0" w:space="0" w:color="auto"/>
                    <w:left w:val="none" w:sz="0" w:space="0" w:color="auto"/>
                    <w:bottom w:val="none" w:sz="0" w:space="0" w:color="auto"/>
                    <w:right w:val="none" w:sz="0" w:space="0" w:color="auto"/>
                  </w:divBdr>
                </w:div>
                <w:div w:id="306209224">
                  <w:marLeft w:val="0"/>
                  <w:marRight w:val="0"/>
                  <w:marTop w:val="0"/>
                  <w:marBottom w:val="0"/>
                  <w:divBdr>
                    <w:top w:val="none" w:sz="0" w:space="0" w:color="auto"/>
                    <w:left w:val="none" w:sz="0" w:space="0" w:color="auto"/>
                    <w:bottom w:val="none" w:sz="0" w:space="0" w:color="auto"/>
                    <w:right w:val="none" w:sz="0" w:space="0" w:color="auto"/>
                  </w:divBdr>
                </w:div>
                <w:div w:id="306670709">
                  <w:marLeft w:val="0"/>
                  <w:marRight w:val="0"/>
                  <w:marTop w:val="0"/>
                  <w:marBottom w:val="0"/>
                  <w:divBdr>
                    <w:top w:val="none" w:sz="0" w:space="0" w:color="auto"/>
                    <w:left w:val="none" w:sz="0" w:space="0" w:color="auto"/>
                    <w:bottom w:val="none" w:sz="0" w:space="0" w:color="auto"/>
                    <w:right w:val="none" w:sz="0" w:space="0" w:color="auto"/>
                  </w:divBdr>
                </w:div>
                <w:div w:id="307785123">
                  <w:marLeft w:val="0"/>
                  <w:marRight w:val="0"/>
                  <w:marTop w:val="0"/>
                  <w:marBottom w:val="0"/>
                  <w:divBdr>
                    <w:top w:val="none" w:sz="0" w:space="0" w:color="auto"/>
                    <w:left w:val="none" w:sz="0" w:space="0" w:color="auto"/>
                    <w:bottom w:val="none" w:sz="0" w:space="0" w:color="auto"/>
                    <w:right w:val="none" w:sz="0" w:space="0" w:color="auto"/>
                  </w:divBdr>
                </w:div>
                <w:div w:id="308098796">
                  <w:marLeft w:val="0"/>
                  <w:marRight w:val="0"/>
                  <w:marTop w:val="0"/>
                  <w:marBottom w:val="0"/>
                  <w:divBdr>
                    <w:top w:val="none" w:sz="0" w:space="0" w:color="auto"/>
                    <w:left w:val="none" w:sz="0" w:space="0" w:color="auto"/>
                    <w:bottom w:val="none" w:sz="0" w:space="0" w:color="auto"/>
                    <w:right w:val="none" w:sz="0" w:space="0" w:color="auto"/>
                  </w:divBdr>
                </w:div>
                <w:div w:id="310445671">
                  <w:marLeft w:val="0"/>
                  <w:marRight w:val="0"/>
                  <w:marTop w:val="0"/>
                  <w:marBottom w:val="0"/>
                  <w:divBdr>
                    <w:top w:val="none" w:sz="0" w:space="0" w:color="auto"/>
                    <w:left w:val="none" w:sz="0" w:space="0" w:color="auto"/>
                    <w:bottom w:val="none" w:sz="0" w:space="0" w:color="auto"/>
                    <w:right w:val="none" w:sz="0" w:space="0" w:color="auto"/>
                  </w:divBdr>
                </w:div>
                <w:div w:id="310793256">
                  <w:marLeft w:val="0"/>
                  <w:marRight w:val="0"/>
                  <w:marTop w:val="0"/>
                  <w:marBottom w:val="0"/>
                  <w:divBdr>
                    <w:top w:val="none" w:sz="0" w:space="0" w:color="auto"/>
                    <w:left w:val="none" w:sz="0" w:space="0" w:color="auto"/>
                    <w:bottom w:val="none" w:sz="0" w:space="0" w:color="auto"/>
                    <w:right w:val="none" w:sz="0" w:space="0" w:color="auto"/>
                  </w:divBdr>
                </w:div>
                <w:div w:id="311102000">
                  <w:marLeft w:val="0"/>
                  <w:marRight w:val="0"/>
                  <w:marTop w:val="0"/>
                  <w:marBottom w:val="0"/>
                  <w:divBdr>
                    <w:top w:val="none" w:sz="0" w:space="0" w:color="auto"/>
                    <w:left w:val="none" w:sz="0" w:space="0" w:color="auto"/>
                    <w:bottom w:val="none" w:sz="0" w:space="0" w:color="auto"/>
                    <w:right w:val="none" w:sz="0" w:space="0" w:color="auto"/>
                  </w:divBdr>
                </w:div>
                <w:div w:id="311372886">
                  <w:marLeft w:val="0"/>
                  <w:marRight w:val="0"/>
                  <w:marTop w:val="0"/>
                  <w:marBottom w:val="0"/>
                  <w:divBdr>
                    <w:top w:val="none" w:sz="0" w:space="0" w:color="auto"/>
                    <w:left w:val="none" w:sz="0" w:space="0" w:color="auto"/>
                    <w:bottom w:val="none" w:sz="0" w:space="0" w:color="auto"/>
                    <w:right w:val="none" w:sz="0" w:space="0" w:color="auto"/>
                  </w:divBdr>
                </w:div>
                <w:div w:id="311570764">
                  <w:marLeft w:val="0"/>
                  <w:marRight w:val="0"/>
                  <w:marTop w:val="0"/>
                  <w:marBottom w:val="0"/>
                  <w:divBdr>
                    <w:top w:val="none" w:sz="0" w:space="0" w:color="auto"/>
                    <w:left w:val="none" w:sz="0" w:space="0" w:color="auto"/>
                    <w:bottom w:val="none" w:sz="0" w:space="0" w:color="auto"/>
                    <w:right w:val="none" w:sz="0" w:space="0" w:color="auto"/>
                  </w:divBdr>
                </w:div>
                <w:div w:id="311763874">
                  <w:marLeft w:val="0"/>
                  <w:marRight w:val="0"/>
                  <w:marTop w:val="0"/>
                  <w:marBottom w:val="0"/>
                  <w:divBdr>
                    <w:top w:val="none" w:sz="0" w:space="0" w:color="auto"/>
                    <w:left w:val="none" w:sz="0" w:space="0" w:color="auto"/>
                    <w:bottom w:val="none" w:sz="0" w:space="0" w:color="auto"/>
                    <w:right w:val="none" w:sz="0" w:space="0" w:color="auto"/>
                  </w:divBdr>
                </w:div>
                <w:div w:id="313527297">
                  <w:marLeft w:val="0"/>
                  <w:marRight w:val="0"/>
                  <w:marTop w:val="0"/>
                  <w:marBottom w:val="0"/>
                  <w:divBdr>
                    <w:top w:val="none" w:sz="0" w:space="0" w:color="auto"/>
                    <w:left w:val="none" w:sz="0" w:space="0" w:color="auto"/>
                    <w:bottom w:val="none" w:sz="0" w:space="0" w:color="auto"/>
                    <w:right w:val="none" w:sz="0" w:space="0" w:color="auto"/>
                  </w:divBdr>
                </w:div>
                <w:div w:id="313607750">
                  <w:marLeft w:val="0"/>
                  <w:marRight w:val="0"/>
                  <w:marTop w:val="0"/>
                  <w:marBottom w:val="0"/>
                  <w:divBdr>
                    <w:top w:val="none" w:sz="0" w:space="0" w:color="auto"/>
                    <w:left w:val="none" w:sz="0" w:space="0" w:color="auto"/>
                    <w:bottom w:val="none" w:sz="0" w:space="0" w:color="auto"/>
                    <w:right w:val="none" w:sz="0" w:space="0" w:color="auto"/>
                  </w:divBdr>
                </w:div>
                <w:div w:id="315109167">
                  <w:marLeft w:val="0"/>
                  <w:marRight w:val="0"/>
                  <w:marTop w:val="0"/>
                  <w:marBottom w:val="0"/>
                  <w:divBdr>
                    <w:top w:val="none" w:sz="0" w:space="0" w:color="auto"/>
                    <w:left w:val="none" w:sz="0" w:space="0" w:color="auto"/>
                    <w:bottom w:val="none" w:sz="0" w:space="0" w:color="auto"/>
                    <w:right w:val="none" w:sz="0" w:space="0" w:color="auto"/>
                  </w:divBdr>
                </w:div>
                <w:div w:id="316148743">
                  <w:marLeft w:val="0"/>
                  <w:marRight w:val="0"/>
                  <w:marTop w:val="0"/>
                  <w:marBottom w:val="0"/>
                  <w:divBdr>
                    <w:top w:val="none" w:sz="0" w:space="0" w:color="auto"/>
                    <w:left w:val="none" w:sz="0" w:space="0" w:color="auto"/>
                    <w:bottom w:val="none" w:sz="0" w:space="0" w:color="auto"/>
                    <w:right w:val="none" w:sz="0" w:space="0" w:color="auto"/>
                  </w:divBdr>
                </w:div>
                <w:div w:id="316766429">
                  <w:marLeft w:val="0"/>
                  <w:marRight w:val="0"/>
                  <w:marTop w:val="0"/>
                  <w:marBottom w:val="0"/>
                  <w:divBdr>
                    <w:top w:val="none" w:sz="0" w:space="0" w:color="auto"/>
                    <w:left w:val="none" w:sz="0" w:space="0" w:color="auto"/>
                    <w:bottom w:val="none" w:sz="0" w:space="0" w:color="auto"/>
                    <w:right w:val="none" w:sz="0" w:space="0" w:color="auto"/>
                  </w:divBdr>
                </w:div>
                <w:div w:id="317854721">
                  <w:marLeft w:val="0"/>
                  <w:marRight w:val="0"/>
                  <w:marTop w:val="0"/>
                  <w:marBottom w:val="0"/>
                  <w:divBdr>
                    <w:top w:val="none" w:sz="0" w:space="0" w:color="auto"/>
                    <w:left w:val="none" w:sz="0" w:space="0" w:color="auto"/>
                    <w:bottom w:val="none" w:sz="0" w:space="0" w:color="auto"/>
                    <w:right w:val="none" w:sz="0" w:space="0" w:color="auto"/>
                  </w:divBdr>
                </w:div>
                <w:div w:id="318272072">
                  <w:marLeft w:val="0"/>
                  <w:marRight w:val="0"/>
                  <w:marTop w:val="0"/>
                  <w:marBottom w:val="0"/>
                  <w:divBdr>
                    <w:top w:val="none" w:sz="0" w:space="0" w:color="auto"/>
                    <w:left w:val="none" w:sz="0" w:space="0" w:color="auto"/>
                    <w:bottom w:val="none" w:sz="0" w:space="0" w:color="auto"/>
                    <w:right w:val="none" w:sz="0" w:space="0" w:color="auto"/>
                  </w:divBdr>
                </w:div>
                <w:div w:id="319312596">
                  <w:marLeft w:val="0"/>
                  <w:marRight w:val="0"/>
                  <w:marTop w:val="0"/>
                  <w:marBottom w:val="0"/>
                  <w:divBdr>
                    <w:top w:val="none" w:sz="0" w:space="0" w:color="auto"/>
                    <w:left w:val="none" w:sz="0" w:space="0" w:color="auto"/>
                    <w:bottom w:val="none" w:sz="0" w:space="0" w:color="auto"/>
                    <w:right w:val="none" w:sz="0" w:space="0" w:color="auto"/>
                  </w:divBdr>
                </w:div>
                <w:div w:id="320232882">
                  <w:marLeft w:val="0"/>
                  <w:marRight w:val="0"/>
                  <w:marTop w:val="0"/>
                  <w:marBottom w:val="0"/>
                  <w:divBdr>
                    <w:top w:val="none" w:sz="0" w:space="0" w:color="auto"/>
                    <w:left w:val="none" w:sz="0" w:space="0" w:color="auto"/>
                    <w:bottom w:val="none" w:sz="0" w:space="0" w:color="auto"/>
                    <w:right w:val="none" w:sz="0" w:space="0" w:color="auto"/>
                  </w:divBdr>
                </w:div>
                <w:div w:id="320351512">
                  <w:marLeft w:val="0"/>
                  <w:marRight w:val="0"/>
                  <w:marTop w:val="0"/>
                  <w:marBottom w:val="0"/>
                  <w:divBdr>
                    <w:top w:val="none" w:sz="0" w:space="0" w:color="auto"/>
                    <w:left w:val="none" w:sz="0" w:space="0" w:color="auto"/>
                    <w:bottom w:val="none" w:sz="0" w:space="0" w:color="auto"/>
                    <w:right w:val="none" w:sz="0" w:space="0" w:color="auto"/>
                  </w:divBdr>
                </w:div>
                <w:div w:id="320503693">
                  <w:marLeft w:val="0"/>
                  <w:marRight w:val="0"/>
                  <w:marTop w:val="0"/>
                  <w:marBottom w:val="0"/>
                  <w:divBdr>
                    <w:top w:val="none" w:sz="0" w:space="0" w:color="auto"/>
                    <w:left w:val="none" w:sz="0" w:space="0" w:color="auto"/>
                    <w:bottom w:val="none" w:sz="0" w:space="0" w:color="auto"/>
                    <w:right w:val="none" w:sz="0" w:space="0" w:color="auto"/>
                  </w:divBdr>
                </w:div>
                <w:div w:id="320894069">
                  <w:marLeft w:val="0"/>
                  <w:marRight w:val="0"/>
                  <w:marTop w:val="0"/>
                  <w:marBottom w:val="0"/>
                  <w:divBdr>
                    <w:top w:val="none" w:sz="0" w:space="0" w:color="auto"/>
                    <w:left w:val="none" w:sz="0" w:space="0" w:color="auto"/>
                    <w:bottom w:val="none" w:sz="0" w:space="0" w:color="auto"/>
                    <w:right w:val="none" w:sz="0" w:space="0" w:color="auto"/>
                  </w:divBdr>
                </w:div>
                <w:div w:id="321665053">
                  <w:marLeft w:val="0"/>
                  <w:marRight w:val="0"/>
                  <w:marTop w:val="0"/>
                  <w:marBottom w:val="0"/>
                  <w:divBdr>
                    <w:top w:val="none" w:sz="0" w:space="0" w:color="auto"/>
                    <w:left w:val="none" w:sz="0" w:space="0" w:color="auto"/>
                    <w:bottom w:val="none" w:sz="0" w:space="0" w:color="auto"/>
                    <w:right w:val="none" w:sz="0" w:space="0" w:color="auto"/>
                  </w:divBdr>
                </w:div>
                <w:div w:id="321783095">
                  <w:marLeft w:val="0"/>
                  <w:marRight w:val="0"/>
                  <w:marTop w:val="0"/>
                  <w:marBottom w:val="0"/>
                  <w:divBdr>
                    <w:top w:val="none" w:sz="0" w:space="0" w:color="auto"/>
                    <w:left w:val="none" w:sz="0" w:space="0" w:color="auto"/>
                    <w:bottom w:val="none" w:sz="0" w:space="0" w:color="auto"/>
                    <w:right w:val="none" w:sz="0" w:space="0" w:color="auto"/>
                  </w:divBdr>
                </w:div>
                <w:div w:id="322048618">
                  <w:marLeft w:val="0"/>
                  <w:marRight w:val="0"/>
                  <w:marTop w:val="0"/>
                  <w:marBottom w:val="0"/>
                  <w:divBdr>
                    <w:top w:val="none" w:sz="0" w:space="0" w:color="auto"/>
                    <w:left w:val="none" w:sz="0" w:space="0" w:color="auto"/>
                    <w:bottom w:val="none" w:sz="0" w:space="0" w:color="auto"/>
                    <w:right w:val="none" w:sz="0" w:space="0" w:color="auto"/>
                  </w:divBdr>
                </w:div>
                <w:div w:id="322201297">
                  <w:marLeft w:val="0"/>
                  <w:marRight w:val="0"/>
                  <w:marTop w:val="0"/>
                  <w:marBottom w:val="0"/>
                  <w:divBdr>
                    <w:top w:val="none" w:sz="0" w:space="0" w:color="auto"/>
                    <w:left w:val="none" w:sz="0" w:space="0" w:color="auto"/>
                    <w:bottom w:val="none" w:sz="0" w:space="0" w:color="auto"/>
                    <w:right w:val="none" w:sz="0" w:space="0" w:color="auto"/>
                  </w:divBdr>
                </w:div>
                <w:div w:id="324285811">
                  <w:marLeft w:val="0"/>
                  <w:marRight w:val="0"/>
                  <w:marTop w:val="0"/>
                  <w:marBottom w:val="0"/>
                  <w:divBdr>
                    <w:top w:val="none" w:sz="0" w:space="0" w:color="auto"/>
                    <w:left w:val="none" w:sz="0" w:space="0" w:color="auto"/>
                    <w:bottom w:val="none" w:sz="0" w:space="0" w:color="auto"/>
                    <w:right w:val="none" w:sz="0" w:space="0" w:color="auto"/>
                  </w:divBdr>
                </w:div>
                <w:div w:id="324550568">
                  <w:marLeft w:val="0"/>
                  <w:marRight w:val="0"/>
                  <w:marTop w:val="0"/>
                  <w:marBottom w:val="0"/>
                  <w:divBdr>
                    <w:top w:val="none" w:sz="0" w:space="0" w:color="auto"/>
                    <w:left w:val="none" w:sz="0" w:space="0" w:color="auto"/>
                    <w:bottom w:val="none" w:sz="0" w:space="0" w:color="auto"/>
                    <w:right w:val="none" w:sz="0" w:space="0" w:color="auto"/>
                  </w:divBdr>
                </w:div>
                <w:div w:id="325279332">
                  <w:marLeft w:val="0"/>
                  <w:marRight w:val="0"/>
                  <w:marTop w:val="0"/>
                  <w:marBottom w:val="0"/>
                  <w:divBdr>
                    <w:top w:val="none" w:sz="0" w:space="0" w:color="auto"/>
                    <w:left w:val="none" w:sz="0" w:space="0" w:color="auto"/>
                    <w:bottom w:val="none" w:sz="0" w:space="0" w:color="auto"/>
                    <w:right w:val="none" w:sz="0" w:space="0" w:color="auto"/>
                  </w:divBdr>
                </w:div>
                <w:div w:id="326178086">
                  <w:marLeft w:val="0"/>
                  <w:marRight w:val="0"/>
                  <w:marTop w:val="0"/>
                  <w:marBottom w:val="0"/>
                  <w:divBdr>
                    <w:top w:val="none" w:sz="0" w:space="0" w:color="auto"/>
                    <w:left w:val="none" w:sz="0" w:space="0" w:color="auto"/>
                    <w:bottom w:val="none" w:sz="0" w:space="0" w:color="auto"/>
                    <w:right w:val="none" w:sz="0" w:space="0" w:color="auto"/>
                  </w:divBdr>
                </w:div>
                <w:div w:id="326598493">
                  <w:marLeft w:val="0"/>
                  <w:marRight w:val="0"/>
                  <w:marTop w:val="0"/>
                  <w:marBottom w:val="0"/>
                  <w:divBdr>
                    <w:top w:val="none" w:sz="0" w:space="0" w:color="auto"/>
                    <w:left w:val="none" w:sz="0" w:space="0" w:color="auto"/>
                    <w:bottom w:val="none" w:sz="0" w:space="0" w:color="auto"/>
                    <w:right w:val="none" w:sz="0" w:space="0" w:color="auto"/>
                  </w:divBdr>
                </w:div>
                <w:div w:id="327446723">
                  <w:marLeft w:val="0"/>
                  <w:marRight w:val="0"/>
                  <w:marTop w:val="0"/>
                  <w:marBottom w:val="0"/>
                  <w:divBdr>
                    <w:top w:val="none" w:sz="0" w:space="0" w:color="auto"/>
                    <w:left w:val="none" w:sz="0" w:space="0" w:color="auto"/>
                    <w:bottom w:val="none" w:sz="0" w:space="0" w:color="auto"/>
                    <w:right w:val="none" w:sz="0" w:space="0" w:color="auto"/>
                  </w:divBdr>
                </w:div>
                <w:div w:id="327752223">
                  <w:marLeft w:val="0"/>
                  <w:marRight w:val="0"/>
                  <w:marTop w:val="0"/>
                  <w:marBottom w:val="0"/>
                  <w:divBdr>
                    <w:top w:val="none" w:sz="0" w:space="0" w:color="auto"/>
                    <w:left w:val="none" w:sz="0" w:space="0" w:color="auto"/>
                    <w:bottom w:val="none" w:sz="0" w:space="0" w:color="auto"/>
                    <w:right w:val="none" w:sz="0" w:space="0" w:color="auto"/>
                  </w:divBdr>
                </w:div>
                <w:div w:id="328099062">
                  <w:marLeft w:val="0"/>
                  <w:marRight w:val="0"/>
                  <w:marTop w:val="0"/>
                  <w:marBottom w:val="0"/>
                  <w:divBdr>
                    <w:top w:val="none" w:sz="0" w:space="0" w:color="auto"/>
                    <w:left w:val="none" w:sz="0" w:space="0" w:color="auto"/>
                    <w:bottom w:val="none" w:sz="0" w:space="0" w:color="auto"/>
                    <w:right w:val="none" w:sz="0" w:space="0" w:color="auto"/>
                  </w:divBdr>
                </w:div>
                <w:div w:id="329066113">
                  <w:marLeft w:val="0"/>
                  <w:marRight w:val="0"/>
                  <w:marTop w:val="0"/>
                  <w:marBottom w:val="0"/>
                  <w:divBdr>
                    <w:top w:val="none" w:sz="0" w:space="0" w:color="auto"/>
                    <w:left w:val="none" w:sz="0" w:space="0" w:color="auto"/>
                    <w:bottom w:val="none" w:sz="0" w:space="0" w:color="auto"/>
                    <w:right w:val="none" w:sz="0" w:space="0" w:color="auto"/>
                  </w:divBdr>
                </w:div>
                <w:div w:id="330108039">
                  <w:marLeft w:val="0"/>
                  <w:marRight w:val="0"/>
                  <w:marTop w:val="0"/>
                  <w:marBottom w:val="0"/>
                  <w:divBdr>
                    <w:top w:val="none" w:sz="0" w:space="0" w:color="auto"/>
                    <w:left w:val="none" w:sz="0" w:space="0" w:color="auto"/>
                    <w:bottom w:val="none" w:sz="0" w:space="0" w:color="auto"/>
                    <w:right w:val="none" w:sz="0" w:space="0" w:color="auto"/>
                  </w:divBdr>
                </w:div>
                <w:div w:id="330183651">
                  <w:marLeft w:val="0"/>
                  <w:marRight w:val="0"/>
                  <w:marTop w:val="0"/>
                  <w:marBottom w:val="0"/>
                  <w:divBdr>
                    <w:top w:val="none" w:sz="0" w:space="0" w:color="auto"/>
                    <w:left w:val="none" w:sz="0" w:space="0" w:color="auto"/>
                    <w:bottom w:val="none" w:sz="0" w:space="0" w:color="auto"/>
                    <w:right w:val="none" w:sz="0" w:space="0" w:color="auto"/>
                  </w:divBdr>
                </w:div>
                <w:div w:id="330833285">
                  <w:marLeft w:val="0"/>
                  <w:marRight w:val="0"/>
                  <w:marTop w:val="0"/>
                  <w:marBottom w:val="0"/>
                  <w:divBdr>
                    <w:top w:val="none" w:sz="0" w:space="0" w:color="auto"/>
                    <w:left w:val="none" w:sz="0" w:space="0" w:color="auto"/>
                    <w:bottom w:val="none" w:sz="0" w:space="0" w:color="auto"/>
                    <w:right w:val="none" w:sz="0" w:space="0" w:color="auto"/>
                  </w:divBdr>
                </w:div>
                <w:div w:id="331489312">
                  <w:marLeft w:val="0"/>
                  <w:marRight w:val="0"/>
                  <w:marTop w:val="0"/>
                  <w:marBottom w:val="0"/>
                  <w:divBdr>
                    <w:top w:val="none" w:sz="0" w:space="0" w:color="auto"/>
                    <w:left w:val="none" w:sz="0" w:space="0" w:color="auto"/>
                    <w:bottom w:val="none" w:sz="0" w:space="0" w:color="auto"/>
                    <w:right w:val="none" w:sz="0" w:space="0" w:color="auto"/>
                  </w:divBdr>
                </w:div>
                <w:div w:id="332102287">
                  <w:marLeft w:val="0"/>
                  <w:marRight w:val="0"/>
                  <w:marTop w:val="0"/>
                  <w:marBottom w:val="0"/>
                  <w:divBdr>
                    <w:top w:val="none" w:sz="0" w:space="0" w:color="auto"/>
                    <w:left w:val="none" w:sz="0" w:space="0" w:color="auto"/>
                    <w:bottom w:val="none" w:sz="0" w:space="0" w:color="auto"/>
                    <w:right w:val="none" w:sz="0" w:space="0" w:color="auto"/>
                  </w:divBdr>
                </w:div>
                <w:div w:id="332149076">
                  <w:marLeft w:val="0"/>
                  <w:marRight w:val="0"/>
                  <w:marTop w:val="0"/>
                  <w:marBottom w:val="0"/>
                  <w:divBdr>
                    <w:top w:val="none" w:sz="0" w:space="0" w:color="auto"/>
                    <w:left w:val="none" w:sz="0" w:space="0" w:color="auto"/>
                    <w:bottom w:val="none" w:sz="0" w:space="0" w:color="auto"/>
                    <w:right w:val="none" w:sz="0" w:space="0" w:color="auto"/>
                  </w:divBdr>
                </w:div>
                <w:div w:id="332222813">
                  <w:marLeft w:val="0"/>
                  <w:marRight w:val="0"/>
                  <w:marTop w:val="0"/>
                  <w:marBottom w:val="0"/>
                  <w:divBdr>
                    <w:top w:val="none" w:sz="0" w:space="0" w:color="auto"/>
                    <w:left w:val="none" w:sz="0" w:space="0" w:color="auto"/>
                    <w:bottom w:val="none" w:sz="0" w:space="0" w:color="auto"/>
                    <w:right w:val="none" w:sz="0" w:space="0" w:color="auto"/>
                  </w:divBdr>
                </w:div>
                <w:div w:id="332223239">
                  <w:marLeft w:val="0"/>
                  <w:marRight w:val="0"/>
                  <w:marTop w:val="0"/>
                  <w:marBottom w:val="0"/>
                  <w:divBdr>
                    <w:top w:val="none" w:sz="0" w:space="0" w:color="auto"/>
                    <w:left w:val="none" w:sz="0" w:space="0" w:color="auto"/>
                    <w:bottom w:val="none" w:sz="0" w:space="0" w:color="auto"/>
                    <w:right w:val="none" w:sz="0" w:space="0" w:color="auto"/>
                  </w:divBdr>
                </w:div>
                <w:div w:id="332339718">
                  <w:marLeft w:val="0"/>
                  <w:marRight w:val="0"/>
                  <w:marTop w:val="0"/>
                  <w:marBottom w:val="0"/>
                  <w:divBdr>
                    <w:top w:val="none" w:sz="0" w:space="0" w:color="auto"/>
                    <w:left w:val="none" w:sz="0" w:space="0" w:color="auto"/>
                    <w:bottom w:val="none" w:sz="0" w:space="0" w:color="auto"/>
                    <w:right w:val="none" w:sz="0" w:space="0" w:color="auto"/>
                  </w:divBdr>
                </w:div>
                <w:div w:id="332804243">
                  <w:marLeft w:val="0"/>
                  <w:marRight w:val="0"/>
                  <w:marTop w:val="0"/>
                  <w:marBottom w:val="0"/>
                  <w:divBdr>
                    <w:top w:val="none" w:sz="0" w:space="0" w:color="auto"/>
                    <w:left w:val="none" w:sz="0" w:space="0" w:color="auto"/>
                    <w:bottom w:val="none" w:sz="0" w:space="0" w:color="auto"/>
                    <w:right w:val="none" w:sz="0" w:space="0" w:color="auto"/>
                  </w:divBdr>
                </w:div>
                <w:div w:id="333578304">
                  <w:marLeft w:val="0"/>
                  <w:marRight w:val="0"/>
                  <w:marTop w:val="0"/>
                  <w:marBottom w:val="0"/>
                  <w:divBdr>
                    <w:top w:val="none" w:sz="0" w:space="0" w:color="auto"/>
                    <w:left w:val="none" w:sz="0" w:space="0" w:color="auto"/>
                    <w:bottom w:val="none" w:sz="0" w:space="0" w:color="auto"/>
                    <w:right w:val="none" w:sz="0" w:space="0" w:color="auto"/>
                  </w:divBdr>
                </w:div>
                <w:div w:id="333845409">
                  <w:marLeft w:val="0"/>
                  <w:marRight w:val="0"/>
                  <w:marTop w:val="0"/>
                  <w:marBottom w:val="0"/>
                  <w:divBdr>
                    <w:top w:val="none" w:sz="0" w:space="0" w:color="auto"/>
                    <w:left w:val="none" w:sz="0" w:space="0" w:color="auto"/>
                    <w:bottom w:val="none" w:sz="0" w:space="0" w:color="auto"/>
                    <w:right w:val="none" w:sz="0" w:space="0" w:color="auto"/>
                  </w:divBdr>
                </w:div>
                <w:div w:id="333848835">
                  <w:marLeft w:val="0"/>
                  <w:marRight w:val="0"/>
                  <w:marTop w:val="0"/>
                  <w:marBottom w:val="0"/>
                  <w:divBdr>
                    <w:top w:val="none" w:sz="0" w:space="0" w:color="auto"/>
                    <w:left w:val="none" w:sz="0" w:space="0" w:color="auto"/>
                    <w:bottom w:val="none" w:sz="0" w:space="0" w:color="auto"/>
                    <w:right w:val="none" w:sz="0" w:space="0" w:color="auto"/>
                  </w:divBdr>
                </w:div>
                <w:div w:id="334189190">
                  <w:marLeft w:val="0"/>
                  <w:marRight w:val="0"/>
                  <w:marTop w:val="0"/>
                  <w:marBottom w:val="0"/>
                  <w:divBdr>
                    <w:top w:val="none" w:sz="0" w:space="0" w:color="auto"/>
                    <w:left w:val="none" w:sz="0" w:space="0" w:color="auto"/>
                    <w:bottom w:val="none" w:sz="0" w:space="0" w:color="auto"/>
                    <w:right w:val="none" w:sz="0" w:space="0" w:color="auto"/>
                  </w:divBdr>
                </w:div>
                <w:div w:id="334721978">
                  <w:marLeft w:val="0"/>
                  <w:marRight w:val="0"/>
                  <w:marTop w:val="0"/>
                  <w:marBottom w:val="0"/>
                  <w:divBdr>
                    <w:top w:val="none" w:sz="0" w:space="0" w:color="auto"/>
                    <w:left w:val="none" w:sz="0" w:space="0" w:color="auto"/>
                    <w:bottom w:val="none" w:sz="0" w:space="0" w:color="auto"/>
                    <w:right w:val="none" w:sz="0" w:space="0" w:color="auto"/>
                  </w:divBdr>
                </w:div>
                <w:div w:id="336226408">
                  <w:marLeft w:val="0"/>
                  <w:marRight w:val="0"/>
                  <w:marTop w:val="0"/>
                  <w:marBottom w:val="0"/>
                  <w:divBdr>
                    <w:top w:val="none" w:sz="0" w:space="0" w:color="auto"/>
                    <w:left w:val="none" w:sz="0" w:space="0" w:color="auto"/>
                    <w:bottom w:val="none" w:sz="0" w:space="0" w:color="auto"/>
                    <w:right w:val="none" w:sz="0" w:space="0" w:color="auto"/>
                  </w:divBdr>
                </w:div>
                <w:div w:id="337536087">
                  <w:marLeft w:val="0"/>
                  <w:marRight w:val="0"/>
                  <w:marTop w:val="0"/>
                  <w:marBottom w:val="0"/>
                  <w:divBdr>
                    <w:top w:val="none" w:sz="0" w:space="0" w:color="auto"/>
                    <w:left w:val="none" w:sz="0" w:space="0" w:color="auto"/>
                    <w:bottom w:val="none" w:sz="0" w:space="0" w:color="auto"/>
                    <w:right w:val="none" w:sz="0" w:space="0" w:color="auto"/>
                  </w:divBdr>
                </w:div>
                <w:div w:id="338387072">
                  <w:marLeft w:val="0"/>
                  <w:marRight w:val="0"/>
                  <w:marTop w:val="0"/>
                  <w:marBottom w:val="0"/>
                  <w:divBdr>
                    <w:top w:val="none" w:sz="0" w:space="0" w:color="auto"/>
                    <w:left w:val="none" w:sz="0" w:space="0" w:color="auto"/>
                    <w:bottom w:val="none" w:sz="0" w:space="0" w:color="auto"/>
                    <w:right w:val="none" w:sz="0" w:space="0" w:color="auto"/>
                  </w:divBdr>
                </w:div>
                <w:div w:id="339163462">
                  <w:marLeft w:val="0"/>
                  <w:marRight w:val="0"/>
                  <w:marTop w:val="0"/>
                  <w:marBottom w:val="0"/>
                  <w:divBdr>
                    <w:top w:val="none" w:sz="0" w:space="0" w:color="auto"/>
                    <w:left w:val="none" w:sz="0" w:space="0" w:color="auto"/>
                    <w:bottom w:val="none" w:sz="0" w:space="0" w:color="auto"/>
                    <w:right w:val="none" w:sz="0" w:space="0" w:color="auto"/>
                  </w:divBdr>
                </w:div>
                <w:div w:id="339435839">
                  <w:marLeft w:val="0"/>
                  <w:marRight w:val="0"/>
                  <w:marTop w:val="0"/>
                  <w:marBottom w:val="0"/>
                  <w:divBdr>
                    <w:top w:val="none" w:sz="0" w:space="0" w:color="auto"/>
                    <w:left w:val="none" w:sz="0" w:space="0" w:color="auto"/>
                    <w:bottom w:val="none" w:sz="0" w:space="0" w:color="auto"/>
                    <w:right w:val="none" w:sz="0" w:space="0" w:color="auto"/>
                  </w:divBdr>
                </w:div>
                <w:div w:id="340858666">
                  <w:marLeft w:val="0"/>
                  <w:marRight w:val="0"/>
                  <w:marTop w:val="0"/>
                  <w:marBottom w:val="0"/>
                  <w:divBdr>
                    <w:top w:val="none" w:sz="0" w:space="0" w:color="auto"/>
                    <w:left w:val="none" w:sz="0" w:space="0" w:color="auto"/>
                    <w:bottom w:val="none" w:sz="0" w:space="0" w:color="auto"/>
                    <w:right w:val="none" w:sz="0" w:space="0" w:color="auto"/>
                  </w:divBdr>
                </w:div>
                <w:div w:id="341199410">
                  <w:marLeft w:val="0"/>
                  <w:marRight w:val="0"/>
                  <w:marTop w:val="0"/>
                  <w:marBottom w:val="0"/>
                  <w:divBdr>
                    <w:top w:val="none" w:sz="0" w:space="0" w:color="auto"/>
                    <w:left w:val="none" w:sz="0" w:space="0" w:color="auto"/>
                    <w:bottom w:val="none" w:sz="0" w:space="0" w:color="auto"/>
                    <w:right w:val="none" w:sz="0" w:space="0" w:color="auto"/>
                  </w:divBdr>
                </w:div>
                <w:div w:id="341320326">
                  <w:marLeft w:val="0"/>
                  <w:marRight w:val="0"/>
                  <w:marTop w:val="0"/>
                  <w:marBottom w:val="0"/>
                  <w:divBdr>
                    <w:top w:val="none" w:sz="0" w:space="0" w:color="auto"/>
                    <w:left w:val="none" w:sz="0" w:space="0" w:color="auto"/>
                    <w:bottom w:val="none" w:sz="0" w:space="0" w:color="auto"/>
                    <w:right w:val="none" w:sz="0" w:space="0" w:color="auto"/>
                  </w:divBdr>
                </w:div>
                <w:div w:id="341591562">
                  <w:marLeft w:val="0"/>
                  <w:marRight w:val="0"/>
                  <w:marTop w:val="0"/>
                  <w:marBottom w:val="0"/>
                  <w:divBdr>
                    <w:top w:val="none" w:sz="0" w:space="0" w:color="auto"/>
                    <w:left w:val="none" w:sz="0" w:space="0" w:color="auto"/>
                    <w:bottom w:val="none" w:sz="0" w:space="0" w:color="auto"/>
                    <w:right w:val="none" w:sz="0" w:space="0" w:color="auto"/>
                  </w:divBdr>
                </w:div>
                <w:div w:id="341929903">
                  <w:marLeft w:val="0"/>
                  <w:marRight w:val="0"/>
                  <w:marTop w:val="0"/>
                  <w:marBottom w:val="0"/>
                  <w:divBdr>
                    <w:top w:val="none" w:sz="0" w:space="0" w:color="auto"/>
                    <w:left w:val="none" w:sz="0" w:space="0" w:color="auto"/>
                    <w:bottom w:val="none" w:sz="0" w:space="0" w:color="auto"/>
                    <w:right w:val="none" w:sz="0" w:space="0" w:color="auto"/>
                  </w:divBdr>
                </w:div>
                <w:div w:id="342980896">
                  <w:marLeft w:val="0"/>
                  <w:marRight w:val="0"/>
                  <w:marTop w:val="0"/>
                  <w:marBottom w:val="0"/>
                  <w:divBdr>
                    <w:top w:val="none" w:sz="0" w:space="0" w:color="auto"/>
                    <w:left w:val="none" w:sz="0" w:space="0" w:color="auto"/>
                    <w:bottom w:val="none" w:sz="0" w:space="0" w:color="auto"/>
                    <w:right w:val="none" w:sz="0" w:space="0" w:color="auto"/>
                  </w:divBdr>
                </w:div>
                <w:div w:id="345402165">
                  <w:marLeft w:val="0"/>
                  <w:marRight w:val="0"/>
                  <w:marTop w:val="0"/>
                  <w:marBottom w:val="0"/>
                  <w:divBdr>
                    <w:top w:val="none" w:sz="0" w:space="0" w:color="auto"/>
                    <w:left w:val="none" w:sz="0" w:space="0" w:color="auto"/>
                    <w:bottom w:val="none" w:sz="0" w:space="0" w:color="auto"/>
                    <w:right w:val="none" w:sz="0" w:space="0" w:color="auto"/>
                  </w:divBdr>
                </w:div>
                <w:div w:id="345592800">
                  <w:marLeft w:val="0"/>
                  <w:marRight w:val="0"/>
                  <w:marTop w:val="0"/>
                  <w:marBottom w:val="0"/>
                  <w:divBdr>
                    <w:top w:val="none" w:sz="0" w:space="0" w:color="auto"/>
                    <w:left w:val="none" w:sz="0" w:space="0" w:color="auto"/>
                    <w:bottom w:val="none" w:sz="0" w:space="0" w:color="auto"/>
                    <w:right w:val="none" w:sz="0" w:space="0" w:color="auto"/>
                  </w:divBdr>
                </w:div>
                <w:div w:id="346105746">
                  <w:marLeft w:val="0"/>
                  <w:marRight w:val="0"/>
                  <w:marTop w:val="0"/>
                  <w:marBottom w:val="0"/>
                  <w:divBdr>
                    <w:top w:val="none" w:sz="0" w:space="0" w:color="auto"/>
                    <w:left w:val="none" w:sz="0" w:space="0" w:color="auto"/>
                    <w:bottom w:val="none" w:sz="0" w:space="0" w:color="auto"/>
                    <w:right w:val="none" w:sz="0" w:space="0" w:color="auto"/>
                  </w:divBdr>
                </w:div>
                <w:div w:id="346298815">
                  <w:marLeft w:val="0"/>
                  <w:marRight w:val="0"/>
                  <w:marTop w:val="0"/>
                  <w:marBottom w:val="0"/>
                  <w:divBdr>
                    <w:top w:val="none" w:sz="0" w:space="0" w:color="auto"/>
                    <w:left w:val="none" w:sz="0" w:space="0" w:color="auto"/>
                    <w:bottom w:val="none" w:sz="0" w:space="0" w:color="auto"/>
                    <w:right w:val="none" w:sz="0" w:space="0" w:color="auto"/>
                  </w:divBdr>
                </w:div>
                <w:div w:id="346371443">
                  <w:marLeft w:val="0"/>
                  <w:marRight w:val="0"/>
                  <w:marTop w:val="0"/>
                  <w:marBottom w:val="0"/>
                  <w:divBdr>
                    <w:top w:val="none" w:sz="0" w:space="0" w:color="auto"/>
                    <w:left w:val="none" w:sz="0" w:space="0" w:color="auto"/>
                    <w:bottom w:val="none" w:sz="0" w:space="0" w:color="auto"/>
                    <w:right w:val="none" w:sz="0" w:space="0" w:color="auto"/>
                  </w:divBdr>
                </w:div>
                <w:div w:id="346491602">
                  <w:marLeft w:val="0"/>
                  <w:marRight w:val="0"/>
                  <w:marTop w:val="0"/>
                  <w:marBottom w:val="0"/>
                  <w:divBdr>
                    <w:top w:val="none" w:sz="0" w:space="0" w:color="auto"/>
                    <w:left w:val="none" w:sz="0" w:space="0" w:color="auto"/>
                    <w:bottom w:val="none" w:sz="0" w:space="0" w:color="auto"/>
                    <w:right w:val="none" w:sz="0" w:space="0" w:color="auto"/>
                  </w:divBdr>
                </w:div>
                <w:div w:id="347685628">
                  <w:marLeft w:val="0"/>
                  <w:marRight w:val="0"/>
                  <w:marTop w:val="0"/>
                  <w:marBottom w:val="0"/>
                  <w:divBdr>
                    <w:top w:val="none" w:sz="0" w:space="0" w:color="auto"/>
                    <w:left w:val="none" w:sz="0" w:space="0" w:color="auto"/>
                    <w:bottom w:val="none" w:sz="0" w:space="0" w:color="auto"/>
                    <w:right w:val="none" w:sz="0" w:space="0" w:color="auto"/>
                  </w:divBdr>
                </w:div>
                <w:div w:id="349599727">
                  <w:marLeft w:val="0"/>
                  <w:marRight w:val="0"/>
                  <w:marTop w:val="0"/>
                  <w:marBottom w:val="0"/>
                  <w:divBdr>
                    <w:top w:val="none" w:sz="0" w:space="0" w:color="auto"/>
                    <w:left w:val="none" w:sz="0" w:space="0" w:color="auto"/>
                    <w:bottom w:val="none" w:sz="0" w:space="0" w:color="auto"/>
                    <w:right w:val="none" w:sz="0" w:space="0" w:color="auto"/>
                  </w:divBdr>
                </w:div>
                <w:div w:id="350188798">
                  <w:marLeft w:val="0"/>
                  <w:marRight w:val="0"/>
                  <w:marTop w:val="0"/>
                  <w:marBottom w:val="0"/>
                  <w:divBdr>
                    <w:top w:val="none" w:sz="0" w:space="0" w:color="auto"/>
                    <w:left w:val="none" w:sz="0" w:space="0" w:color="auto"/>
                    <w:bottom w:val="none" w:sz="0" w:space="0" w:color="auto"/>
                    <w:right w:val="none" w:sz="0" w:space="0" w:color="auto"/>
                  </w:divBdr>
                </w:div>
                <w:div w:id="350305378">
                  <w:marLeft w:val="0"/>
                  <w:marRight w:val="0"/>
                  <w:marTop w:val="0"/>
                  <w:marBottom w:val="0"/>
                  <w:divBdr>
                    <w:top w:val="none" w:sz="0" w:space="0" w:color="auto"/>
                    <w:left w:val="none" w:sz="0" w:space="0" w:color="auto"/>
                    <w:bottom w:val="none" w:sz="0" w:space="0" w:color="auto"/>
                    <w:right w:val="none" w:sz="0" w:space="0" w:color="auto"/>
                  </w:divBdr>
                </w:div>
                <w:div w:id="350377921">
                  <w:marLeft w:val="0"/>
                  <w:marRight w:val="0"/>
                  <w:marTop w:val="0"/>
                  <w:marBottom w:val="0"/>
                  <w:divBdr>
                    <w:top w:val="none" w:sz="0" w:space="0" w:color="auto"/>
                    <w:left w:val="none" w:sz="0" w:space="0" w:color="auto"/>
                    <w:bottom w:val="none" w:sz="0" w:space="0" w:color="auto"/>
                    <w:right w:val="none" w:sz="0" w:space="0" w:color="auto"/>
                  </w:divBdr>
                </w:div>
                <w:div w:id="350842879">
                  <w:marLeft w:val="0"/>
                  <w:marRight w:val="0"/>
                  <w:marTop w:val="0"/>
                  <w:marBottom w:val="0"/>
                  <w:divBdr>
                    <w:top w:val="none" w:sz="0" w:space="0" w:color="auto"/>
                    <w:left w:val="none" w:sz="0" w:space="0" w:color="auto"/>
                    <w:bottom w:val="none" w:sz="0" w:space="0" w:color="auto"/>
                    <w:right w:val="none" w:sz="0" w:space="0" w:color="auto"/>
                  </w:divBdr>
                </w:div>
                <w:div w:id="351297002">
                  <w:marLeft w:val="0"/>
                  <w:marRight w:val="0"/>
                  <w:marTop w:val="0"/>
                  <w:marBottom w:val="0"/>
                  <w:divBdr>
                    <w:top w:val="none" w:sz="0" w:space="0" w:color="auto"/>
                    <w:left w:val="none" w:sz="0" w:space="0" w:color="auto"/>
                    <w:bottom w:val="none" w:sz="0" w:space="0" w:color="auto"/>
                    <w:right w:val="none" w:sz="0" w:space="0" w:color="auto"/>
                  </w:divBdr>
                </w:div>
                <w:div w:id="351341494">
                  <w:marLeft w:val="0"/>
                  <w:marRight w:val="0"/>
                  <w:marTop w:val="0"/>
                  <w:marBottom w:val="0"/>
                  <w:divBdr>
                    <w:top w:val="none" w:sz="0" w:space="0" w:color="auto"/>
                    <w:left w:val="none" w:sz="0" w:space="0" w:color="auto"/>
                    <w:bottom w:val="none" w:sz="0" w:space="0" w:color="auto"/>
                    <w:right w:val="none" w:sz="0" w:space="0" w:color="auto"/>
                  </w:divBdr>
                </w:div>
                <w:div w:id="352414836">
                  <w:marLeft w:val="0"/>
                  <w:marRight w:val="0"/>
                  <w:marTop w:val="0"/>
                  <w:marBottom w:val="0"/>
                  <w:divBdr>
                    <w:top w:val="none" w:sz="0" w:space="0" w:color="auto"/>
                    <w:left w:val="none" w:sz="0" w:space="0" w:color="auto"/>
                    <w:bottom w:val="none" w:sz="0" w:space="0" w:color="auto"/>
                    <w:right w:val="none" w:sz="0" w:space="0" w:color="auto"/>
                  </w:divBdr>
                </w:div>
                <w:div w:id="352533967">
                  <w:marLeft w:val="0"/>
                  <w:marRight w:val="0"/>
                  <w:marTop w:val="0"/>
                  <w:marBottom w:val="0"/>
                  <w:divBdr>
                    <w:top w:val="none" w:sz="0" w:space="0" w:color="auto"/>
                    <w:left w:val="none" w:sz="0" w:space="0" w:color="auto"/>
                    <w:bottom w:val="none" w:sz="0" w:space="0" w:color="auto"/>
                    <w:right w:val="none" w:sz="0" w:space="0" w:color="auto"/>
                  </w:divBdr>
                </w:div>
                <w:div w:id="353386250">
                  <w:marLeft w:val="0"/>
                  <w:marRight w:val="0"/>
                  <w:marTop w:val="0"/>
                  <w:marBottom w:val="0"/>
                  <w:divBdr>
                    <w:top w:val="none" w:sz="0" w:space="0" w:color="auto"/>
                    <w:left w:val="none" w:sz="0" w:space="0" w:color="auto"/>
                    <w:bottom w:val="none" w:sz="0" w:space="0" w:color="auto"/>
                    <w:right w:val="none" w:sz="0" w:space="0" w:color="auto"/>
                  </w:divBdr>
                </w:div>
                <w:div w:id="353456613">
                  <w:marLeft w:val="0"/>
                  <w:marRight w:val="0"/>
                  <w:marTop w:val="0"/>
                  <w:marBottom w:val="0"/>
                  <w:divBdr>
                    <w:top w:val="none" w:sz="0" w:space="0" w:color="auto"/>
                    <w:left w:val="none" w:sz="0" w:space="0" w:color="auto"/>
                    <w:bottom w:val="none" w:sz="0" w:space="0" w:color="auto"/>
                    <w:right w:val="none" w:sz="0" w:space="0" w:color="auto"/>
                  </w:divBdr>
                </w:div>
                <w:div w:id="353461860">
                  <w:marLeft w:val="0"/>
                  <w:marRight w:val="0"/>
                  <w:marTop w:val="0"/>
                  <w:marBottom w:val="0"/>
                  <w:divBdr>
                    <w:top w:val="none" w:sz="0" w:space="0" w:color="auto"/>
                    <w:left w:val="none" w:sz="0" w:space="0" w:color="auto"/>
                    <w:bottom w:val="none" w:sz="0" w:space="0" w:color="auto"/>
                    <w:right w:val="none" w:sz="0" w:space="0" w:color="auto"/>
                  </w:divBdr>
                </w:div>
                <w:div w:id="354615690">
                  <w:marLeft w:val="0"/>
                  <w:marRight w:val="0"/>
                  <w:marTop w:val="0"/>
                  <w:marBottom w:val="0"/>
                  <w:divBdr>
                    <w:top w:val="none" w:sz="0" w:space="0" w:color="auto"/>
                    <w:left w:val="none" w:sz="0" w:space="0" w:color="auto"/>
                    <w:bottom w:val="none" w:sz="0" w:space="0" w:color="auto"/>
                    <w:right w:val="none" w:sz="0" w:space="0" w:color="auto"/>
                  </w:divBdr>
                </w:div>
                <w:div w:id="355160212">
                  <w:marLeft w:val="0"/>
                  <w:marRight w:val="0"/>
                  <w:marTop w:val="0"/>
                  <w:marBottom w:val="0"/>
                  <w:divBdr>
                    <w:top w:val="none" w:sz="0" w:space="0" w:color="auto"/>
                    <w:left w:val="none" w:sz="0" w:space="0" w:color="auto"/>
                    <w:bottom w:val="none" w:sz="0" w:space="0" w:color="auto"/>
                    <w:right w:val="none" w:sz="0" w:space="0" w:color="auto"/>
                  </w:divBdr>
                </w:div>
                <w:div w:id="356277615">
                  <w:marLeft w:val="0"/>
                  <w:marRight w:val="0"/>
                  <w:marTop w:val="0"/>
                  <w:marBottom w:val="0"/>
                  <w:divBdr>
                    <w:top w:val="none" w:sz="0" w:space="0" w:color="auto"/>
                    <w:left w:val="none" w:sz="0" w:space="0" w:color="auto"/>
                    <w:bottom w:val="none" w:sz="0" w:space="0" w:color="auto"/>
                    <w:right w:val="none" w:sz="0" w:space="0" w:color="auto"/>
                  </w:divBdr>
                </w:div>
                <w:div w:id="356346971">
                  <w:marLeft w:val="0"/>
                  <w:marRight w:val="0"/>
                  <w:marTop w:val="0"/>
                  <w:marBottom w:val="0"/>
                  <w:divBdr>
                    <w:top w:val="none" w:sz="0" w:space="0" w:color="auto"/>
                    <w:left w:val="none" w:sz="0" w:space="0" w:color="auto"/>
                    <w:bottom w:val="none" w:sz="0" w:space="0" w:color="auto"/>
                    <w:right w:val="none" w:sz="0" w:space="0" w:color="auto"/>
                  </w:divBdr>
                </w:div>
                <w:div w:id="357586702">
                  <w:marLeft w:val="0"/>
                  <w:marRight w:val="0"/>
                  <w:marTop w:val="0"/>
                  <w:marBottom w:val="0"/>
                  <w:divBdr>
                    <w:top w:val="none" w:sz="0" w:space="0" w:color="auto"/>
                    <w:left w:val="none" w:sz="0" w:space="0" w:color="auto"/>
                    <w:bottom w:val="none" w:sz="0" w:space="0" w:color="auto"/>
                    <w:right w:val="none" w:sz="0" w:space="0" w:color="auto"/>
                  </w:divBdr>
                </w:div>
                <w:div w:id="357661065">
                  <w:marLeft w:val="0"/>
                  <w:marRight w:val="0"/>
                  <w:marTop w:val="0"/>
                  <w:marBottom w:val="0"/>
                  <w:divBdr>
                    <w:top w:val="none" w:sz="0" w:space="0" w:color="auto"/>
                    <w:left w:val="none" w:sz="0" w:space="0" w:color="auto"/>
                    <w:bottom w:val="none" w:sz="0" w:space="0" w:color="auto"/>
                    <w:right w:val="none" w:sz="0" w:space="0" w:color="auto"/>
                  </w:divBdr>
                </w:div>
                <w:div w:id="358050387">
                  <w:marLeft w:val="0"/>
                  <w:marRight w:val="0"/>
                  <w:marTop w:val="0"/>
                  <w:marBottom w:val="0"/>
                  <w:divBdr>
                    <w:top w:val="none" w:sz="0" w:space="0" w:color="auto"/>
                    <w:left w:val="none" w:sz="0" w:space="0" w:color="auto"/>
                    <w:bottom w:val="none" w:sz="0" w:space="0" w:color="auto"/>
                    <w:right w:val="none" w:sz="0" w:space="0" w:color="auto"/>
                  </w:divBdr>
                </w:div>
                <w:div w:id="358089326">
                  <w:marLeft w:val="0"/>
                  <w:marRight w:val="0"/>
                  <w:marTop w:val="0"/>
                  <w:marBottom w:val="0"/>
                  <w:divBdr>
                    <w:top w:val="none" w:sz="0" w:space="0" w:color="auto"/>
                    <w:left w:val="none" w:sz="0" w:space="0" w:color="auto"/>
                    <w:bottom w:val="none" w:sz="0" w:space="0" w:color="auto"/>
                    <w:right w:val="none" w:sz="0" w:space="0" w:color="auto"/>
                  </w:divBdr>
                </w:div>
                <w:div w:id="358555048">
                  <w:marLeft w:val="0"/>
                  <w:marRight w:val="0"/>
                  <w:marTop w:val="0"/>
                  <w:marBottom w:val="0"/>
                  <w:divBdr>
                    <w:top w:val="none" w:sz="0" w:space="0" w:color="auto"/>
                    <w:left w:val="none" w:sz="0" w:space="0" w:color="auto"/>
                    <w:bottom w:val="none" w:sz="0" w:space="0" w:color="auto"/>
                    <w:right w:val="none" w:sz="0" w:space="0" w:color="auto"/>
                  </w:divBdr>
                </w:div>
                <w:div w:id="358623398">
                  <w:marLeft w:val="0"/>
                  <w:marRight w:val="0"/>
                  <w:marTop w:val="0"/>
                  <w:marBottom w:val="0"/>
                  <w:divBdr>
                    <w:top w:val="none" w:sz="0" w:space="0" w:color="auto"/>
                    <w:left w:val="none" w:sz="0" w:space="0" w:color="auto"/>
                    <w:bottom w:val="none" w:sz="0" w:space="0" w:color="auto"/>
                    <w:right w:val="none" w:sz="0" w:space="0" w:color="auto"/>
                  </w:divBdr>
                </w:div>
                <w:div w:id="358700163">
                  <w:marLeft w:val="0"/>
                  <w:marRight w:val="0"/>
                  <w:marTop w:val="0"/>
                  <w:marBottom w:val="0"/>
                  <w:divBdr>
                    <w:top w:val="none" w:sz="0" w:space="0" w:color="auto"/>
                    <w:left w:val="none" w:sz="0" w:space="0" w:color="auto"/>
                    <w:bottom w:val="none" w:sz="0" w:space="0" w:color="auto"/>
                    <w:right w:val="none" w:sz="0" w:space="0" w:color="auto"/>
                  </w:divBdr>
                </w:div>
                <w:div w:id="359085499">
                  <w:marLeft w:val="0"/>
                  <w:marRight w:val="0"/>
                  <w:marTop w:val="0"/>
                  <w:marBottom w:val="0"/>
                  <w:divBdr>
                    <w:top w:val="none" w:sz="0" w:space="0" w:color="auto"/>
                    <w:left w:val="none" w:sz="0" w:space="0" w:color="auto"/>
                    <w:bottom w:val="none" w:sz="0" w:space="0" w:color="auto"/>
                    <w:right w:val="none" w:sz="0" w:space="0" w:color="auto"/>
                  </w:divBdr>
                </w:div>
                <w:div w:id="359169480">
                  <w:marLeft w:val="0"/>
                  <w:marRight w:val="0"/>
                  <w:marTop w:val="0"/>
                  <w:marBottom w:val="0"/>
                  <w:divBdr>
                    <w:top w:val="none" w:sz="0" w:space="0" w:color="auto"/>
                    <w:left w:val="none" w:sz="0" w:space="0" w:color="auto"/>
                    <w:bottom w:val="none" w:sz="0" w:space="0" w:color="auto"/>
                    <w:right w:val="none" w:sz="0" w:space="0" w:color="auto"/>
                  </w:divBdr>
                </w:div>
                <w:div w:id="359278369">
                  <w:marLeft w:val="0"/>
                  <w:marRight w:val="0"/>
                  <w:marTop w:val="0"/>
                  <w:marBottom w:val="0"/>
                  <w:divBdr>
                    <w:top w:val="none" w:sz="0" w:space="0" w:color="auto"/>
                    <w:left w:val="none" w:sz="0" w:space="0" w:color="auto"/>
                    <w:bottom w:val="none" w:sz="0" w:space="0" w:color="auto"/>
                    <w:right w:val="none" w:sz="0" w:space="0" w:color="auto"/>
                  </w:divBdr>
                </w:div>
                <w:div w:id="359478829">
                  <w:marLeft w:val="0"/>
                  <w:marRight w:val="0"/>
                  <w:marTop w:val="0"/>
                  <w:marBottom w:val="0"/>
                  <w:divBdr>
                    <w:top w:val="none" w:sz="0" w:space="0" w:color="auto"/>
                    <w:left w:val="none" w:sz="0" w:space="0" w:color="auto"/>
                    <w:bottom w:val="none" w:sz="0" w:space="0" w:color="auto"/>
                    <w:right w:val="none" w:sz="0" w:space="0" w:color="auto"/>
                  </w:divBdr>
                </w:div>
                <w:div w:id="359938632">
                  <w:marLeft w:val="0"/>
                  <w:marRight w:val="0"/>
                  <w:marTop w:val="0"/>
                  <w:marBottom w:val="0"/>
                  <w:divBdr>
                    <w:top w:val="none" w:sz="0" w:space="0" w:color="auto"/>
                    <w:left w:val="none" w:sz="0" w:space="0" w:color="auto"/>
                    <w:bottom w:val="none" w:sz="0" w:space="0" w:color="auto"/>
                    <w:right w:val="none" w:sz="0" w:space="0" w:color="auto"/>
                  </w:divBdr>
                </w:div>
                <w:div w:id="360516837">
                  <w:marLeft w:val="0"/>
                  <w:marRight w:val="0"/>
                  <w:marTop w:val="0"/>
                  <w:marBottom w:val="0"/>
                  <w:divBdr>
                    <w:top w:val="none" w:sz="0" w:space="0" w:color="auto"/>
                    <w:left w:val="none" w:sz="0" w:space="0" w:color="auto"/>
                    <w:bottom w:val="none" w:sz="0" w:space="0" w:color="auto"/>
                    <w:right w:val="none" w:sz="0" w:space="0" w:color="auto"/>
                  </w:divBdr>
                </w:div>
                <w:div w:id="360788104">
                  <w:marLeft w:val="0"/>
                  <w:marRight w:val="0"/>
                  <w:marTop w:val="0"/>
                  <w:marBottom w:val="0"/>
                  <w:divBdr>
                    <w:top w:val="none" w:sz="0" w:space="0" w:color="auto"/>
                    <w:left w:val="none" w:sz="0" w:space="0" w:color="auto"/>
                    <w:bottom w:val="none" w:sz="0" w:space="0" w:color="auto"/>
                    <w:right w:val="none" w:sz="0" w:space="0" w:color="auto"/>
                  </w:divBdr>
                </w:div>
                <w:div w:id="360939437">
                  <w:marLeft w:val="0"/>
                  <w:marRight w:val="0"/>
                  <w:marTop w:val="0"/>
                  <w:marBottom w:val="0"/>
                  <w:divBdr>
                    <w:top w:val="none" w:sz="0" w:space="0" w:color="auto"/>
                    <w:left w:val="none" w:sz="0" w:space="0" w:color="auto"/>
                    <w:bottom w:val="none" w:sz="0" w:space="0" w:color="auto"/>
                    <w:right w:val="none" w:sz="0" w:space="0" w:color="auto"/>
                  </w:divBdr>
                </w:div>
                <w:div w:id="361321534">
                  <w:marLeft w:val="0"/>
                  <w:marRight w:val="0"/>
                  <w:marTop w:val="0"/>
                  <w:marBottom w:val="0"/>
                  <w:divBdr>
                    <w:top w:val="none" w:sz="0" w:space="0" w:color="auto"/>
                    <w:left w:val="none" w:sz="0" w:space="0" w:color="auto"/>
                    <w:bottom w:val="none" w:sz="0" w:space="0" w:color="auto"/>
                    <w:right w:val="none" w:sz="0" w:space="0" w:color="auto"/>
                  </w:divBdr>
                </w:div>
                <w:div w:id="361394877">
                  <w:marLeft w:val="0"/>
                  <w:marRight w:val="0"/>
                  <w:marTop w:val="0"/>
                  <w:marBottom w:val="0"/>
                  <w:divBdr>
                    <w:top w:val="none" w:sz="0" w:space="0" w:color="auto"/>
                    <w:left w:val="none" w:sz="0" w:space="0" w:color="auto"/>
                    <w:bottom w:val="none" w:sz="0" w:space="0" w:color="auto"/>
                    <w:right w:val="none" w:sz="0" w:space="0" w:color="auto"/>
                  </w:divBdr>
                </w:div>
                <w:div w:id="361594456">
                  <w:marLeft w:val="0"/>
                  <w:marRight w:val="0"/>
                  <w:marTop w:val="0"/>
                  <w:marBottom w:val="0"/>
                  <w:divBdr>
                    <w:top w:val="none" w:sz="0" w:space="0" w:color="auto"/>
                    <w:left w:val="none" w:sz="0" w:space="0" w:color="auto"/>
                    <w:bottom w:val="none" w:sz="0" w:space="0" w:color="auto"/>
                    <w:right w:val="none" w:sz="0" w:space="0" w:color="auto"/>
                  </w:divBdr>
                </w:div>
                <w:div w:id="362555984">
                  <w:marLeft w:val="0"/>
                  <w:marRight w:val="0"/>
                  <w:marTop w:val="0"/>
                  <w:marBottom w:val="0"/>
                  <w:divBdr>
                    <w:top w:val="none" w:sz="0" w:space="0" w:color="auto"/>
                    <w:left w:val="none" w:sz="0" w:space="0" w:color="auto"/>
                    <w:bottom w:val="none" w:sz="0" w:space="0" w:color="auto"/>
                    <w:right w:val="none" w:sz="0" w:space="0" w:color="auto"/>
                  </w:divBdr>
                </w:div>
                <w:div w:id="362630818">
                  <w:marLeft w:val="0"/>
                  <w:marRight w:val="0"/>
                  <w:marTop w:val="0"/>
                  <w:marBottom w:val="0"/>
                  <w:divBdr>
                    <w:top w:val="none" w:sz="0" w:space="0" w:color="auto"/>
                    <w:left w:val="none" w:sz="0" w:space="0" w:color="auto"/>
                    <w:bottom w:val="none" w:sz="0" w:space="0" w:color="auto"/>
                    <w:right w:val="none" w:sz="0" w:space="0" w:color="auto"/>
                  </w:divBdr>
                </w:div>
                <w:div w:id="363795437">
                  <w:marLeft w:val="0"/>
                  <w:marRight w:val="0"/>
                  <w:marTop w:val="0"/>
                  <w:marBottom w:val="0"/>
                  <w:divBdr>
                    <w:top w:val="none" w:sz="0" w:space="0" w:color="auto"/>
                    <w:left w:val="none" w:sz="0" w:space="0" w:color="auto"/>
                    <w:bottom w:val="none" w:sz="0" w:space="0" w:color="auto"/>
                    <w:right w:val="none" w:sz="0" w:space="0" w:color="auto"/>
                  </w:divBdr>
                </w:div>
                <w:div w:id="365176127">
                  <w:marLeft w:val="0"/>
                  <w:marRight w:val="0"/>
                  <w:marTop w:val="0"/>
                  <w:marBottom w:val="0"/>
                  <w:divBdr>
                    <w:top w:val="none" w:sz="0" w:space="0" w:color="auto"/>
                    <w:left w:val="none" w:sz="0" w:space="0" w:color="auto"/>
                    <w:bottom w:val="none" w:sz="0" w:space="0" w:color="auto"/>
                    <w:right w:val="none" w:sz="0" w:space="0" w:color="auto"/>
                  </w:divBdr>
                </w:div>
                <w:div w:id="365369047">
                  <w:marLeft w:val="0"/>
                  <w:marRight w:val="0"/>
                  <w:marTop w:val="0"/>
                  <w:marBottom w:val="0"/>
                  <w:divBdr>
                    <w:top w:val="none" w:sz="0" w:space="0" w:color="auto"/>
                    <w:left w:val="none" w:sz="0" w:space="0" w:color="auto"/>
                    <w:bottom w:val="none" w:sz="0" w:space="0" w:color="auto"/>
                    <w:right w:val="none" w:sz="0" w:space="0" w:color="auto"/>
                  </w:divBdr>
                </w:div>
                <w:div w:id="366412025">
                  <w:marLeft w:val="0"/>
                  <w:marRight w:val="0"/>
                  <w:marTop w:val="0"/>
                  <w:marBottom w:val="0"/>
                  <w:divBdr>
                    <w:top w:val="none" w:sz="0" w:space="0" w:color="auto"/>
                    <w:left w:val="none" w:sz="0" w:space="0" w:color="auto"/>
                    <w:bottom w:val="none" w:sz="0" w:space="0" w:color="auto"/>
                    <w:right w:val="none" w:sz="0" w:space="0" w:color="auto"/>
                  </w:divBdr>
                </w:div>
                <w:div w:id="367141437">
                  <w:marLeft w:val="0"/>
                  <w:marRight w:val="0"/>
                  <w:marTop w:val="0"/>
                  <w:marBottom w:val="0"/>
                  <w:divBdr>
                    <w:top w:val="none" w:sz="0" w:space="0" w:color="auto"/>
                    <w:left w:val="none" w:sz="0" w:space="0" w:color="auto"/>
                    <w:bottom w:val="none" w:sz="0" w:space="0" w:color="auto"/>
                    <w:right w:val="none" w:sz="0" w:space="0" w:color="auto"/>
                  </w:divBdr>
                </w:div>
                <w:div w:id="367486143">
                  <w:marLeft w:val="0"/>
                  <w:marRight w:val="0"/>
                  <w:marTop w:val="0"/>
                  <w:marBottom w:val="0"/>
                  <w:divBdr>
                    <w:top w:val="none" w:sz="0" w:space="0" w:color="auto"/>
                    <w:left w:val="none" w:sz="0" w:space="0" w:color="auto"/>
                    <w:bottom w:val="none" w:sz="0" w:space="0" w:color="auto"/>
                    <w:right w:val="none" w:sz="0" w:space="0" w:color="auto"/>
                  </w:divBdr>
                </w:div>
                <w:div w:id="370230101">
                  <w:marLeft w:val="0"/>
                  <w:marRight w:val="0"/>
                  <w:marTop w:val="0"/>
                  <w:marBottom w:val="0"/>
                  <w:divBdr>
                    <w:top w:val="none" w:sz="0" w:space="0" w:color="auto"/>
                    <w:left w:val="none" w:sz="0" w:space="0" w:color="auto"/>
                    <w:bottom w:val="none" w:sz="0" w:space="0" w:color="auto"/>
                    <w:right w:val="none" w:sz="0" w:space="0" w:color="auto"/>
                  </w:divBdr>
                </w:div>
                <w:div w:id="370347390">
                  <w:marLeft w:val="0"/>
                  <w:marRight w:val="0"/>
                  <w:marTop w:val="0"/>
                  <w:marBottom w:val="0"/>
                  <w:divBdr>
                    <w:top w:val="none" w:sz="0" w:space="0" w:color="auto"/>
                    <w:left w:val="none" w:sz="0" w:space="0" w:color="auto"/>
                    <w:bottom w:val="none" w:sz="0" w:space="0" w:color="auto"/>
                    <w:right w:val="none" w:sz="0" w:space="0" w:color="auto"/>
                  </w:divBdr>
                </w:div>
                <w:div w:id="370955302">
                  <w:marLeft w:val="0"/>
                  <w:marRight w:val="0"/>
                  <w:marTop w:val="0"/>
                  <w:marBottom w:val="0"/>
                  <w:divBdr>
                    <w:top w:val="none" w:sz="0" w:space="0" w:color="auto"/>
                    <w:left w:val="none" w:sz="0" w:space="0" w:color="auto"/>
                    <w:bottom w:val="none" w:sz="0" w:space="0" w:color="auto"/>
                    <w:right w:val="none" w:sz="0" w:space="0" w:color="auto"/>
                  </w:divBdr>
                </w:div>
                <w:div w:id="372074990">
                  <w:marLeft w:val="0"/>
                  <w:marRight w:val="0"/>
                  <w:marTop w:val="0"/>
                  <w:marBottom w:val="0"/>
                  <w:divBdr>
                    <w:top w:val="none" w:sz="0" w:space="0" w:color="auto"/>
                    <w:left w:val="none" w:sz="0" w:space="0" w:color="auto"/>
                    <w:bottom w:val="none" w:sz="0" w:space="0" w:color="auto"/>
                    <w:right w:val="none" w:sz="0" w:space="0" w:color="auto"/>
                  </w:divBdr>
                </w:div>
                <w:div w:id="373966584">
                  <w:marLeft w:val="0"/>
                  <w:marRight w:val="0"/>
                  <w:marTop w:val="0"/>
                  <w:marBottom w:val="0"/>
                  <w:divBdr>
                    <w:top w:val="none" w:sz="0" w:space="0" w:color="auto"/>
                    <w:left w:val="none" w:sz="0" w:space="0" w:color="auto"/>
                    <w:bottom w:val="none" w:sz="0" w:space="0" w:color="auto"/>
                    <w:right w:val="none" w:sz="0" w:space="0" w:color="auto"/>
                  </w:divBdr>
                </w:div>
                <w:div w:id="374039403">
                  <w:marLeft w:val="0"/>
                  <w:marRight w:val="0"/>
                  <w:marTop w:val="0"/>
                  <w:marBottom w:val="0"/>
                  <w:divBdr>
                    <w:top w:val="none" w:sz="0" w:space="0" w:color="auto"/>
                    <w:left w:val="none" w:sz="0" w:space="0" w:color="auto"/>
                    <w:bottom w:val="none" w:sz="0" w:space="0" w:color="auto"/>
                    <w:right w:val="none" w:sz="0" w:space="0" w:color="auto"/>
                  </w:divBdr>
                </w:div>
                <w:div w:id="374549344">
                  <w:marLeft w:val="0"/>
                  <w:marRight w:val="0"/>
                  <w:marTop w:val="0"/>
                  <w:marBottom w:val="0"/>
                  <w:divBdr>
                    <w:top w:val="none" w:sz="0" w:space="0" w:color="auto"/>
                    <w:left w:val="none" w:sz="0" w:space="0" w:color="auto"/>
                    <w:bottom w:val="none" w:sz="0" w:space="0" w:color="auto"/>
                    <w:right w:val="none" w:sz="0" w:space="0" w:color="auto"/>
                  </w:divBdr>
                </w:div>
                <w:div w:id="375278791">
                  <w:marLeft w:val="0"/>
                  <w:marRight w:val="0"/>
                  <w:marTop w:val="0"/>
                  <w:marBottom w:val="0"/>
                  <w:divBdr>
                    <w:top w:val="none" w:sz="0" w:space="0" w:color="auto"/>
                    <w:left w:val="none" w:sz="0" w:space="0" w:color="auto"/>
                    <w:bottom w:val="none" w:sz="0" w:space="0" w:color="auto"/>
                    <w:right w:val="none" w:sz="0" w:space="0" w:color="auto"/>
                  </w:divBdr>
                </w:div>
                <w:div w:id="375856971">
                  <w:marLeft w:val="0"/>
                  <w:marRight w:val="0"/>
                  <w:marTop w:val="0"/>
                  <w:marBottom w:val="0"/>
                  <w:divBdr>
                    <w:top w:val="none" w:sz="0" w:space="0" w:color="auto"/>
                    <w:left w:val="none" w:sz="0" w:space="0" w:color="auto"/>
                    <w:bottom w:val="none" w:sz="0" w:space="0" w:color="auto"/>
                    <w:right w:val="none" w:sz="0" w:space="0" w:color="auto"/>
                  </w:divBdr>
                </w:div>
                <w:div w:id="376440173">
                  <w:marLeft w:val="0"/>
                  <w:marRight w:val="0"/>
                  <w:marTop w:val="0"/>
                  <w:marBottom w:val="0"/>
                  <w:divBdr>
                    <w:top w:val="none" w:sz="0" w:space="0" w:color="auto"/>
                    <w:left w:val="none" w:sz="0" w:space="0" w:color="auto"/>
                    <w:bottom w:val="none" w:sz="0" w:space="0" w:color="auto"/>
                    <w:right w:val="none" w:sz="0" w:space="0" w:color="auto"/>
                  </w:divBdr>
                </w:div>
                <w:div w:id="376467884">
                  <w:marLeft w:val="0"/>
                  <w:marRight w:val="0"/>
                  <w:marTop w:val="0"/>
                  <w:marBottom w:val="0"/>
                  <w:divBdr>
                    <w:top w:val="none" w:sz="0" w:space="0" w:color="auto"/>
                    <w:left w:val="none" w:sz="0" w:space="0" w:color="auto"/>
                    <w:bottom w:val="none" w:sz="0" w:space="0" w:color="auto"/>
                    <w:right w:val="none" w:sz="0" w:space="0" w:color="auto"/>
                  </w:divBdr>
                </w:div>
                <w:div w:id="377246275">
                  <w:marLeft w:val="0"/>
                  <w:marRight w:val="0"/>
                  <w:marTop w:val="0"/>
                  <w:marBottom w:val="0"/>
                  <w:divBdr>
                    <w:top w:val="none" w:sz="0" w:space="0" w:color="auto"/>
                    <w:left w:val="none" w:sz="0" w:space="0" w:color="auto"/>
                    <w:bottom w:val="none" w:sz="0" w:space="0" w:color="auto"/>
                    <w:right w:val="none" w:sz="0" w:space="0" w:color="auto"/>
                  </w:divBdr>
                </w:div>
                <w:div w:id="377247599">
                  <w:marLeft w:val="0"/>
                  <w:marRight w:val="0"/>
                  <w:marTop w:val="0"/>
                  <w:marBottom w:val="0"/>
                  <w:divBdr>
                    <w:top w:val="none" w:sz="0" w:space="0" w:color="auto"/>
                    <w:left w:val="none" w:sz="0" w:space="0" w:color="auto"/>
                    <w:bottom w:val="none" w:sz="0" w:space="0" w:color="auto"/>
                    <w:right w:val="none" w:sz="0" w:space="0" w:color="auto"/>
                  </w:divBdr>
                </w:div>
                <w:div w:id="378868086">
                  <w:marLeft w:val="0"/>
                  <w:marRight w:val="0"/>
                  <w:marTop w:val="0"/>
                  <w:marBottom w:val="0"/>
                  <w:divBdr>
                    <w:top w:val="none" w:sz="0" w:space="0" w:color="auto"/>
                    <w:left w:val="none" w:sz="0" w:space="0" w:color="auto"/>
                    <w:bottom w:val="none" w:sz="0" w:space="0" w:color="auto"/>
                    <w:right w:val="none" w:sz="0" w:space="0" w:color="auto"/>
                  </w:divBdr>
                </w:div>
                <w:div w:id="379936121">
                  <w:marLeft w:val="0"/>
                  <w:marRight w:val="0"/>
                  <w:marTop w:val="0"/>
                  <w:marBottom w:val="0"/>
                  <w:divBdr>
                    <w:top w:val="none" w:sz="0" w:space="0" w:color="auto"/>
                    <w:left w:val="none" w:sz="0" w:space="0" w:color="auto"/>
                    <w:bottom w:val="none" w:sz="0" w:space="0" w:color="auto"/>
                    <w:right w:val="none" w:sz="0" w:space="0" w:color="auto"/>
                  </w:divBdr>
                </w:div>
                <w:div w:id="380180446">
                  <w:marLeft w:val="0"/>
                  <w:marRight w:val="0"/>
                  <w:marTop w:val="0"/>
                  <w:marBottom w:val="0"/>
                  <w:divBdr>
                    <w:top w:val="none" w:sz="0" w:space="0" w:color="auto"/>
                    <w:left w:val="none" w:sz="0" w:space="0" w:color="auto"/>
                    <w:bottom w:val="none" w:sz="0" w:space="0" w:color="auto"/>
                    <w:right w:val="none" w:sz="0" w:space="0" w:color="auto"/>
                  </w:divBdr>
                </w:div>
                <w:div w:id="382219304">
                  <w:marLeft w:val="0"/>
                  <w:marRight w:val="0"/>
                  <w:marTop w:val="0"/>
                  <w:marBottom w:val="0"/>
                  <w:divBdr>
                    <w:top w:val="none" w:sz="0" w:space="0" w:color="auto"/>
                    <w:left w:val="none" w:sz="0" w:space="0" w:color="auto"/>
                    <w:bottom w:val="none" w:sz="0" w:space="0" w:color="auto"/>
                    <w:right w:val="none" w:sz="0" w:space="0" w:color="auto"/>
                  </w:divBdr>
                </w:div>
                <w:div w:id="382565659">
                  <w:marLeft w:val="0"/>
                  <w:marRight w:val="0"/>
                  <w:marTop w:val="0"/>
                  <w:marBottom w:val="0"/>
                  <w:divBdr>
                    <w:top w:val="none" w:sz="0" w:space="0" w:color="auto"/>
                    <w:left w:val="none" w:sz="0" w:space="0" w:color="auto"/>
                    <w:bottom w:val="none" w:sz="0" w:space="0" w:color="auto"/>
                    <w:right w:val="none" w:sz="0" w:space="0" w:color="auto"/>
                  </w:divBdr>
                </w:div>
                <w:div w:id="382876642">
                  <w:marLeft w:val="0"/>
                  <w:marRight w:val="0"/>
                  <w:marTop w:val="0"/>
                  <w:marBottom w:val="0"/>
                  <w:divBdr>
                    <w:top w:val="none" w:sz="0" w:space="0" w:color="auto"/>
                    <w:left w:val="none" w:sz="0" w:space="0" w:color="auto"/>
                    <w:bottom w:val="none" w:sz="0" w:space="0" w:color="auto"/>
                    <w:right w:val="none" w:sz="0" w:space="0" w:color="auto"/>
                  </w:divBdr>
                </w:div>
                <w:div w:id="383069724">
                  <w:marLeft w:val="0"/>
                  <w:marRight w:val="0"/>
                  <w:marTop w:val="0"/>
                  <w:marBottom w:val="0"/>
                  <w:divBdr>
                    <w:top w:val="none" w:sz="0" w:space="0" w:color="auto"/>
                    <w:left w:val="none" w:sz="0" w:space="0" w:color="auto"/>
                    <w:bottom w:val="none" w:sz="0" w:space="0" w:color="auto"/>
                    <w:right w:val="none" w:sz="0" w:space="0" w:color="auto"/>
                  </w:divBdr>
                </w:div>
                <w:div w:id="383261329">
                  <w:marLeft w:val="0"/>
                  <w:marRight w:val="0"/>
                  <w:marTop w:val="0"/>
                  <w:marBottom w:val="0"/>
                  <w:divBdr>
                    <w:top w:val="none" w:sz="0" w:space="0" w:color="auto"/>
                    <w:left w:val="none" w:sz="0" w:space="0" w:color="auto"/>
                    <w:bottom w:val="none" w:sz="0" w:space="0" w:color="auto"/>
                    <w:right w:val="none" w:sz="0" w:space="0" w:color="auto"/>
                  </w:divBdr>
                </w:div>
                <w:div w:id="383916611">
                  <w:marLeft w:val="0"/>
                  <w:marRight w:val="0"/>
                  <w:marTop w:val="0"/>
                  <w:marBottom w:val="0"/>
                  <w:divBdr>
                    <w:top w:val="none" w:sz="0" w:space="0" w:color="auto"/>
                    <w:left w:val="none" w:sz="0" w:space="0" w:color="auto"/>
                    <w:bottom w:val="none" w:sz="0" w:space="0" w:color="auto"/>
                    <w:right w:val="none" w:sz="0" w:space="0" w:color="auto"/>
                  </w:divBdr>
                </w:div>
                <w:div w:id="384569335">
                  <w:marLeft w:val="0"/>
                  <w:marRight w:val="0"/>
                  <w:marTop w:val="0"/>
                  <w:marBottom w:val="0"/>
                  <w:divBdr>
                    <w:top w:val="none" w:sz="0" w:space="0" w:color="auto"/>
                    <w:left w:val="none" w:sz="0" w:space="0" w:color="auto"/>
                    <w:bottom w:val="none" w:sz="0" w:space="0" w:color="auto"/>
                    <w:right w:val="none" w:sz="0" w:space="0" w:color="auto"/>
                  </w:divBdr>
                </w:div>
                <w:div w:id="385953399">
                  <w:marLeft w:val="0"/>
                  <w:marRight w:val="0"/>
                  <w:marTop w:val="0"/>
                  <w:marBottom w:val="0"/>
                  <w:divBdr>
                    <w:top w:val="none" w:sz="0" w:space="0" w:color="auto"/>
                    <w:left w:val="none" w:sz="0" w:space="0" w:color="auto"/>
                    <w:bottom w:val="none" w:sz="0" w:space="0" w:color="auto"/>
                    <w:right w:val="none" w:sz="0" w:space="0" w:color="auto"/>
                  </w:divBdr>
                </w:div>
                <w:div w:id="386538750">
                  <w:marLeft w:val="0"/>
                  <w:marRight w:val="0"/>
                  <w:marTop w:val="0"/>
                  <w:marBottom w:val="0"/>
                  <w:divBdr>
                    <w:top w:val="none" w:sz="0" w:space="0" w:color="auto"/>
                    <w:left w:val="none" w:sz="0" w:space="0" w:color="auto"/>
                    <w:bottom w:val="none" w:sz="0" w:space="0" w:color="auto"/>
                    <w:right w:val="none" w:sz="0" w:space="0" w:color="auto"/>
                  </w:divBdr>
                </w:div>
                <w:div w:id="387189532">
                  <w:marLeft w:val="0"/>
                  <w:marRight w:val="0"/>
                  <w:marTop w:val="0"/>
                  <w:marBottom w:val="0"/>
                  <w:divBdr>
                    <w:top w:val="none" w:sz="0" w:space="0" w:color="auto"/>
                    <w:left w:val="none" w:sz="0" w:space="0" w:color="auto"/>
                    <w:bottom w:val="none" w:sz="0" w:space="0" w:color="auto"/>
                    <w:right w:val="none" w:sz="0" w:space="0" w:color="auto"/>
                  </w:divBdr>
                </w:div>
                <w:div w:id="388849916">
                  <w:marLeft w:val="0"/>
                  <w:marRight w:val="0"/>
                  <w:marTop w:val="0"/>
                  <w:marBottom w:val="0"/>
                  <w:divBdr>
                    <w:top w:val="none" w:sz="0" w:space="0" w:color="auto"/>
                    <w:left w:val="none" w:sz="0" w:space="0" w:color="auto"/>
                    <w:bottom w:val="none" w:sz="0" w:space="0" w:color="auto"/>
                    <w:right w:val="none" w:sz="0" w:space="0" w:color="auto"/>
                  </w:divBdr>
                </w:div>
                <w:div w:id="389304655">
                  <w:marLeft w:val="0"/>
                  <w:marRight w:val="0"/>
                  <w:marTop w:val="0"/>
                  <w:marBottom w:val="0"/>
                  <w:divBdr>
                    <w:top w:val="none" w:sz="0" w:space="0" w:color="auto"/>
                    <w:left w:val="none" w:sz="0" w:space="0" w:color="auto"/>
                    <w:bottom w:val="none" w:sz="0" w:space="0" w:color="auto"/>
                    <w:right w:val="none" w:sz="0" w:space="0" w:color="auto"/>
                  </w:divBdr>
                </w:div>
                <w:div w:id="390005907">
                  <w:marLeft w:val="0"/>
                  <w:marRight w:val="0"/>
                  <w:marTop w:val="0"/>
                  <w:marBottom w:val="0"/>
                  <w:divBdr>
                    <w:top w:val="none" w:sz="0" w:space="0" w:color="auto"/>
                    <w:left w:val="none" w:sz="0" w:space="0" w:color="auto"/>
                    <w:bottom w:val="none" w:sz="0" w:space="0" w:color="auto"/>
                    <w:right w:val="none" w:sz="0" w:space="0" w:color="auto"/>
                  </w:divBdr>
                </w:div>
                <w:div w:id="390469324">
                  <w:marLeft w:val="0"/>
                  <w:marRight w:val="0"/>
                  <w:marTop w:val="0"/>
                  <w:marBottom w:val="0"/>
                  <w:divBdr>
                    <w:top w:val="none" w:sz="0" w:space="0" w:color="auto"/>
                    <w:left w:val="none" w:sz="0" w:space="0" w:color="auto"/>
                    <w:bottom w:val="none" w:sz="0" w:space="0" w:color="auto"/>
                    <w:right w:val="none" w:sz="0" w:space="0" w:color="auto"/>
                  </w:divBdr>
                </w:div>
                <w:div w:id="390688410">
                  <w:marLeft w:val="0"/>
                  <w:marRight w:val="0"/>
                  <w:marTop w:val="0"/>
                  <w:marBottom w:val="0"/>
                  <w:divBdr>
                    <w:top w:val="none" w:sz="0" w:space="0" w:color="auto"/>
                    <w:left w:val="none" w:sz="0" w:space="0" w:color="auto"/>
                    <w:bottom w:val="none" w:sz="0" w:space="0" w:color="auto"/>
                    <w:right w:val="none" w:sz="0" w:space="0" w:color="auto"/>
                  </w:divBdr>
                </w:div>
                <w:div w:id="393624189">
                  <w:marLeft w:val="0"/>
                  <w:marRight w:val="0"/>
                  <w:marTop w:val="0"/>
                  <w:marBottom w:val="0"/>
                  <w:divBdr>
                    <w:top w:val="none" w:sz="0" w:space="0" w:color="auto"/>
                    <w:left w:val="none" w:sz="0" w:space="0" w:color="auto"/>
                    <w:bottom w:val="none" w:sz="0" w:space="0" w:color="auto"/>
                    <w:right w:val="none" w:sz="0" w:space="0" w:color="auto"/>
                  </w:divBdr>
                </w:div>
                <w:div w:id="394012798">
                  <w:marLeft w:val="0"/>
                  <w:marRight w:val="0"/>
                  <w:marTop w:val="0"/>
                  <w:marBottom w:val="0"/>
                  <w:divBdr>
                    <w:top w:val="none" w:sz="0" w:space="0" w:color="auto"/>
                    <w:left w:val="none" w:sz="0" w:space="0" w:color="auto"/>
                    <w:bottom w:val="none" w:sz="0" w:space="0" w:color="auto"/>
                    <w:right w:val="none" w:sz="0" w:space="0" w:color="auto"/>
                  </w:divBdr>
                </w:div>
                <w:div w:id="395058187">
                  <w:marLeft w:val="0"/>
                  <w:marRight w:val="0"/>
                  <w:marTop w:val="0"/>
                  <w:marBottom w:val="0"/>
                  <w:divBdr>
                    <w:top w:val="none" w:sz="0" w:space="0" w:color="auto"/>
                    <w:left w:val="none" w:sz="0" w:space="0" w:color="auto"/>
                    <w:bottom w:val="none" w:sz="0" w:space="0" w:color="auto"/>
                    <w:right w:val="none" w:sz="0" w:space="0" w:color="auto"/>
                  </w:divBdr>
                </w:div>
                <w:div w:id="396829197">
                  <w:marLeft w:val="0"/>
                  <w:marRight w:val="0"/>
                  <w:marTop w:val="0"/>
                  <w:marBottom w:val="0"/>
                  <w:divBdr>
                    <w:top w:val="none" w:sz="0" w:space="0" w:color="auto"/>
                    <w:left w:val="none" w:sz="0" w:space="0" w:color="auto"/>
                    <w:bottom w:val="none" w:sz="0" w:space="0" w:color="auto"/>
                    <w:right w:val="none" w:sz="0" w:space="0" w:color="auto"/>
                  </w:divBdr>
                </w:div>
                <w:div w:id="397634622">
                  <w:marLeft w:val="0"/>
                  <w:marRight w:val="0"/>
                  <w:marTop w:val="0"/>
                  <w:marBottom w:val="0"/>
                  <w:divBdr>
                    <w:top w:val="none" w:sz="0" w:space="0" w:color="auto"/>
                    <w:left w:val="none" w:sz="0" w:space="0" w:color="auto"/>
                    <w:bottom w:val="none" w:sz="0" w:space="0" w:color="auto"/>
                    <w:right w:val="none" w:sz="0" w:space="0" w:color="auto"/>
                  </w:divBdr>
                </w:div>
                <w:div w:id="398673868">
                  <w:marLeft w:val="0"/>
                  <w:marRight w:val="0"/>
                  <w:marTop w:val="0"/>
                  <w:marBottom w:val="0"/>
                  <w:divBdr>
                    <w:top w:val="none" w:sz="0" w:space="0" w:color="auto"/>
                    <w:left w:val="none" w:sz="0" w:space="0" w:color="auto"/>
                    <w:bottom w:val="none" w:sz="0" w:space="0" w:color="auto"/>
                    <w:right w:val="none" w:sz="0" w:space="0" w:color="auto"/>
                  </w:divBdr>
                </w:div>
                <w:div w:id="399443478">
                  <w:marLeft w:val="0"/>
                  <w:marRight w:val="0"/>
                  <w:marTop w:val="0"/>
                  <w:marBottom w:val="0"/>
                  <w:divBdr>
                    <w:top w:val="none" w:sz="0" w:space="0" w:color="auto"/>
                    <w:left w:val="none" w:sz="0" w:space="0" w:color="auto"/>
                    <w:bottom w:val="none" w:sz="0" w:space="0" w:color="auto"/>
                    <w:right w:val="none" w:sz="0" w:space="0" w:color="auto"/>
                  </w:divBdr>
                </w:div>
                <w:div w:id="399593538">
                  <w:marLeft w:val="0"/>
                  <w:marRight w:val="0"/>
                  <w:marTop w:val="0"/>
                  <w:marBottom w:val="0"/>
                  <w:divBdr>
                    <w:top w:val="none" w:sz="0" w:space="0" w:color="auto"/>
                    <w:left w:val="none" w:sz="0" w:space="0" w:color="auto"/>
                    <w:bottom w:val="none" w:sz="0" w:space="0" w:color="auto"/>
                    <w:right w:val="none" w:sz="0" w:space="0" w:color="auto"/>
                  </w:divBdr>
                </w:div>
                <w:div w:id="400759943">
                  <w:marLeft w:val="0"/>
                  <w:marRight w:val="0"/>
                  <w:marTop w:val="0"/>
                  <w:marBottom w:val="0"/>
                  <w:divBdr>
                    <w:top w:val="none" w:sz="0" w:space="0" w:color="auto"/>
                    <w:left w:val="none" w:sz="0" w:space="0" w:color="auto"/>
                    <w:bottom w:val="none" w:sz="0" w:space="0" w:color="auto"/>
                    <w:right w:val="none" w:sz="0" w:space="0" w:color="auto"/>
                  </w:divBdr>
                </w:div>
                <w:div w:id="401027550">
                  <w:marLeft w:val="0"/>
                  <w:marRight w:val="0"/>
                  <w:marTop w:val="0"/>
                  <w:marBottom w:val="0"/>
                  <w:divBdr>
                    <w:top w:val="none" w:sz="0" w:space="0" w:color="auto"/>
                    <w:left w:val="none" w:sz="0" w:space="0" w:color="auto"/>
                    <w:bottom w:val="none" w:sz="0" w:space="0" w:color="auto"/>
                    <w:right w:val="none" w:sz="0" w:space="0" w:color="auto"/>
                  </w:divBdr>
                </w:div>
                <w:div w:id="401374784">
                  <w:marLeft w:val="0"/>
                  <w:marRight w:val="0"/>
                  <w:marTop w:val="0"/>
                  <w:marBottom w:val="0"/>
                  <w:divBdr>
                    <w:top w:val="none" w:sz="0" w:space="0" w:color="auto"/>
                    <w:left w:val="none" w:sz="0" w:space="0" w:color="auto"/>
                    <w:bottom w:val="none" w:sz="0" w:space="0" w:color="auto"/>
                    <w:right w:val="none" w:sz="0" w:space="0" w:color="auto"/>
                  </w:divBdr>
                </w:div>
                <w:div w:id="402947744">
                  <w:marLeft w:val="0"/>
                  <w:marRight w:val="0"/>
                  <w:marTop w:val="0"/>
                  <w:marBottom w:val="0"/>
                  <w:divBdr>
                    <w:top w:val="none" w:sz="0" w:space="0" w:color="auto"/>
                    <w:left w:val="none" w:sz="0" w:space="0" w:color="auto"/>
                    <w:bottom w:val="none" w:sz="0" w:space="0" w:color="auto"/>
                    <w:right w:val="none" w:sz="0" w:space="0" w:color="auto"/>
                  </w:divBdr>
                </w:div>
                <w:div w:id="402995506">
                  <w:marLeft w:val="0"/>
                  <w:marRight w:val="0"/>
                  <w:marTop w:val="0"/>
                  <w:marBottom w:val="0"/>
                  <w:divBdr>
                    <w:top w:val="none" w:sz="0" w:space="0" w:color="auto"/>
                    <w:left w:val="none" w:sz="0" w:space="0" w:color="auto"/>
                    <w:bottom w:val="none" w:sz="0" w:space="0" w:color="auto"/>
                    <w:right w:val="none" w:sz="0" w:space="0" w:color="auto"/>
                  </w:divBdr>
                </w:div>
                <w:div w:id="407458772">
                  <w:marLeft w:val="0"/>
                  <w:marRight w:val="0"/>
                  <w:marTop w:val="0"/>
                  <w:marBottom w:val="0"/>
                  <w:divBdr>
                    <w:top w:val="none" w:sz="0" w:space="0" w:color="auto"/>
                    <w:left w:val="none" w:sz="0" w:space="0" w:color="auto"/>
                    <w:bottom w:val="none" w:sz="0" w:space="0" w:color="auto"/>
                    <w:right w:val="none" w:sz="0" w:space="0" w:color="auto"/>
                  </w:divBdr>
                </w:div>
                <w:div w:id="407773133">
                  <w:marLeft w:val="0"/>
                  <w:marRight w:val="0"/>
                  <w:marTop w:val="0"/>
                  <w:marBottom w:val="0"/>
                  <w:divBdr>
                    <w:top w:val="none" w:sz="0" w:space="0" w:color="auto"/>
                    <w:left w:val="none" w:sz="0" w:space="0" w:color="auto"/>
                    <w:bottom w:val="none" w:sz="0" w:space="0" w:color="auto"/>
                    <w:right w:val="none" w:sz="0" w:space="0" w:color="auto"/>
                  </w:divBdr>
                </w:div>
                <w:div w:id="408036508">
                  <w:marLeft w:val="0"/>
                  <w:marRight w:val="0"/>
                  <w:marTop w:val="0"/>
                  <w:marBottom w:val="0"/>
                  <w:divBdr>
                    <w:top w:val="none" w:sz="0" w:space="0" w:color="auto"/>
                    <w:left w:val="none" w:sz="0" w:space="0" w:color="auto"/>
                    <w:bottom w:val="none" w:sz="0" w:space="0" w:color="auto"/>
                    <w:right w:val="none" w:sz="0" w:space="0" w:color="auto"/>
                  </w:divBdr>
                </w:div>
                <w:div w:id="408119143">
                  <w:marLeft w:val="0"/>
                  <w:marRight w:val="0"/>
                  <w:marTop w:val="0"/>
                  <w:marBottom w:val="0"/>
                  <w:divBdr>
                    <w:top w:val="none" w:sz="0" w:space="0" w:color="auto"/>
                    <w:left w:val="none" w:sz="0" w:space="0" w:color="auto"/>
                    <w:bottom w:val="none" w:sz="0" w:space="0" w:color="auto"/>
                    <w:right w:val="none" w:sz="0" w:space="0" w:color="auto"/>
                  </w:divBdr>
                </w:div>
                <w:div w:id="408499175">
                  <w:marLeft w:val="0"/>
                  <w:marRight w:val="0"/>
                  <w:marTop w:val="0"/>
                  <w:marBottom w:val="0"/>
                  <w:divBdr>
                    <w:top w:val="none" w:sz="0" w:space="0" w:color="auto"/>
                    <w:left w:val="none" w:sz="0" w:space="0" w:color="auto"/>
                    <w:bottom w:val="none" w:sz="0" w:space="0" w:color="auto"/>
                    <w:right w:val="none" w:sz="0" w:space="0" w:color="auto"/>
                  </w:divBdr>
                </w:div>
                <w:div w:id="409272926">
                  <w:marLeft w:val="0"/>
                  <w:marRight w:val="0"/>
                  <w:marTop w:val="0"/>
                  <w:marBottom w:val="0"/>
                  <w:divBdr>
                    <w:top w:val="none" w:sz="0" w:space="0" w:color="auto"/>
                    <w:left w:val="none" w:sz="0" w:space="0" w:color="auto"/>
                    <w:bottom w:val="none" w:sz="0" w:space="0" w:color="auto"/>
                    <w:right w:val="none" w:sz="0" w:space="0" w:color="auto"/>
                  </w:divBdr>
                </w:div>
                <w:div w:id="409347186">
                  <w:marLeft w:val="0"/>
                  <w:marRight w:val="0"/>
                  <w:marTop w:val="0"/>
                  <w:marBottom w:val="0"/>
                  <w:divBdr>
                    <w:top w:val="none" w:sz="0" w:space="0" w:color="auto"/>
                    <w:left w:val="none" w:sz="0" w:space="0" w:color="auto"/>
                    <w:bottom w:val="none" w:sz="0" w:space="0" w:color="auto"/>
                    <w:right w:val="none" w:sz="0" w:space="0" w:color="auto"/>
                  </w:divBdr>
                </w:div>
                <w:div w:id="411582162">
                  <w:marLeft w:val="0"/>
                  <w:marRight w:val="0"/>
                  <w:marTop w:val="0"/>
                  <w:marBottom w:val="0"/>
                  <w:divBdr>
                    <w:top w:val="none" w:sz="0" w:space="0" w:color="auto"/>
                    <w:left w:val="none" w:sz="0" w:space="0" w:color="auto"/>
                    <w:bottom w:val="none" w:sz="0" w:space="0" w:color="auto"/>
                    <w:right w:val="none" w:sz="0" w:space="0" w:color="auto"/>
                  </w:divBdr>
                </w:div>
                <w:div w:id="411781928">
                  <w:marLeft w:val="0"/>
                  <w:marRight w:val="0"/>
                  <w:marTop w:val="0"/>
                  <w:marBottom w:val="0"/>
                  <w:divBdr>
                    <w:top w:val="none" w:sz="0" w:space="0" w:color="auto"/>
                    <w:left w:val="none" w:sz="0" w:space="0" w:color="auto"/>
                    <w:bottom w:val="none" w:sz="0" w:space="0" w:color="auto"/>
                    <w:right w:val="none" w:sz="0" w:space="0" w:color="auto"/>
                  </w:divBdr>
                </w:div>
                <w:div w:id="411971523">
                  <w:marLeft w:val="0"/>
                  <w:marRight w:val="0"/>
                  <w:marTop w:val="0"/>
                  <w:marBottom w:val="0"/>
                  <w:divBdr>
                    <w:top w:val="none" w:sz="0" w:space="0" w:color="auto"/>
                    <w:left w:val="none" w:sz="0" w:space="0" w:color="auto"/>
                    <w:bottom w:val="none" w:sz="0" w:space="0" w:color="auto"/>
                    <w:right w:val="none" w:sz="0" w:space="0" w:color="auto"/>
                  </w:divBdr>
                </w:div>
                <w:div w:id="413672041">
                  <w:marLeft w:val="0"/>
                  <w:marRight w:val="0"/>
                  <w:marTop w:val="0"/>
                  <w:marBottom w:val="0"/>
                  <w:divBdr>
                    <w:top w:val="none" w:sz="0" w:space="0" w:color="auto"/>
                    <w:left w:val="none" w:sz="0" w:space="0" w:color="auto"/>
                    <w:bottom w:val="none" w:sz="0" w:space="0" w:color="auto"/>
                    <w:right w:val="none" w:sz="0" w:space="0" w:color="auto"/>
                  </w:divBdr>
                </w:div>
                <w:div w:id="414011609">
                  <w:marLeft w:val="0"/>
                  <w:marRight w:val="0"/>
                  <w:marTop w:val="0"/>
                  <w:marBottom w:val="0"/>
                  <w:divBdr>
                    <w:top w:val="none" w:sz="0" w:space="0" w:color="auto"/>
                    <w:left w:val="none" w:sz="0" w:space="0" w:color="auto"/>
                    <w:bottom w:val="none" w:sz="0" w:space="0" w:color="auto"/>
                    <w:right w:val="none" w:sz="0" w:space="0" w:color="auto"/>
                  </w:divBdr>
                </w:div>
                <w:div w:id="415325822">
                  <w:marLeft w:val="0"/>
                  <w:marRight w:val="0"/>
                  <w:marTop w:val="0"/>
                  <w:marBottom w:val="0"/>
                  <w:divBdr>
                    <w:top w:val="none" w:sz="0" w:space="0" w:color="auto"/>
                    <w:left w:val="none" w:sz="0" w:space="0" w:color="auto"/>
                    <w:bottom w:val="none" w:sz="0" w:space="0" w:color="auto"/>
                    <w:right w:val="none" w:sz="0" w:space="0" w:color="auto"/>
                  </w:divBdr>
                </w:div>
                <w:div w:id="417554477">
                  <w:marLeft w:val="0"/>
                  <w:marRight w:val="0"/>
                  <w:marTop w:val="0"/>
                  <w:marBottom w:val="0"/>
                  <w:divBdr>
                    <w:top w:val="none" w:sz="0" w:space="0" w:color="auto"/>
                    <w:left w:val="none" w:sz="0" w:space="0" w:color="auto"/>
                    <w:bottom w:val="none" w:sz="0" w:space="0" w:color="auto"/>
                    <w:right w:val="none" w:sz="0" w:space="0" w:color="auto"/>
                  </w:divBdr>
                </w:div>
                <w:div w:id="420563355">
                  <w:marLeft w:val="0"/>
                  <w:marRight w:val="0"/>
                  <w:marTop w:val="0"/>
                  <w:marBottom w:val="0"/>
                  <w:divBdr>
                    <w:top w:val="none" w:sz="0" w:space="0" w:color="auto"/>
                    <w:left w:val="none" w:sz="0" w:space="0" w:color="auto"/>
                    <w:bottom w:val="none" w:sz="0" w:space="0" w:color="auto"/>
                    <w:right w:val="none" w:sz="0" w:space="0" w:color="auto"/>
                  </w:divBdr>
                </w:div>
                <w:div w:id="420569986">
                  <w:marLeft w:val="0"/>
                  <w:marRight w:val="0"/>
                  <w:marTop w:val="0"/>
                  <w:marBottom w:val="0"/>
                  <w:divBdr>
                    <w:top w:val="none" w:sz="0" w:space="0" w:color="auto"/>
                    <w:left w:val="none" w:sz="0" w:space="0" w:color="auto"/>
                    <w:bottom w:val="none" w:sz="0" w:space="0" w:color="auto"/>
                    <w:right w:val="none" w:sz="0" w:space="0" w:color="auto"/>
                  </w:divBdr>
                </w:div>
                <w:div w:id="420757457">
                  <w:marLeft w:val="0"/>
                  <w:marRight w:val="0"/>
                  <w:marTop w:val="0"/>
                  <w:marBottom w:val="0"/>
                  <w:divBdr>
                    <w:top w:val="none" w:sz="0" w:space="0" w:color="auto"/>
                    <w:left w:val="none" w:sz="0" w:space="0" w:color="auto"/>
                    <w:bottom w:val="none" w:sz="0" w:space="0" w:color="auto"/>
                    <w:right w:val="none" w:sz="0" w:space="0" w:color="auto"/>
                  </w:divBdr>
                </w:div>
                <w:div w:id="420955235">
                  <w:marLeft w:val="0"/>
                  <w:marRight w:val="0"/>
                  <w:marTop w:val="0"/>
                  <w:marBottom w:val="0"/>
                  <w:divBdr>
                    <w:top w:val="none" w:sz="0" w:space="0" w:color="auto"/>
                    <w:left w:val="none" w:sz="0" w:space="0" w:color="auto"/>
                    <w:bottom w:val="none" w:sz="0" w:space="0" w:color="auto"/>
                    <w:right w:val="none" w:sz="0" w:space="0" w:color="auto"/>
                  </w:divBdr>
                </w:div>
                <w:div w:id="423379070">
                  <w:marLeft w:val="0"/>
                  <w:marRight w:val="0"/>
                  <w:marTop w:val="0"/>
                  <w:marBottom w:val="0"/>
                  <w:divBdr>
                    <w:top w:val="none" w:sz="0" w:space="0" w:color="auto"/>
                    <w:left w:val="none" w:sz="0" w:space="0" w:color="auto"/>
                    <w:bottom w:val="none" w:sz="0" w:space="0" w:color="auto"/>
                    <w:right w:val="none" w:sz="0" w:space="0" w:color="auto"/>
                  </w:divBdr>
                </w:div>
                <w:div w:id="423693720">
                  <w:marLeft w:val="0"/>
                  <w:marRight w:val="0"/>
                  <w:marTop w:val="0"/>
                  <w:marBottom w:val="0"/>
                  <w:divBdr>
                    <w:top w:val="none" w:sz="0" w:space="0" w:color="auto"/>
                    <w:left w:val="none" w:sz="0" w:space="0" w:color="auto"/>
                    <w:bottom w:val="none" w:sz="0" w:space="0" w:color="auto"/>
                    <w:right w:val="none" w:sz="0" w:space="0" w:color="auto"/>
                  </w:divBdr>
                </w:div>
                <w:div w:id="425004115">
                  <w:marLeft w:val="0"/>
                  <w:marRight w:val="0"/>
                  <w:marTop w:val="0"/>
                  <w:marBottom w:val="0"/>
                  <w:divBdr>
                    <w:top w:val="none" w:sz="0" w:space="0" w:color="auto"/>
                    <w:left w:val="none" w:sz="0" w:space="0" w:color="auto"/>
                    <w:bottom w:val="none" w:sz="0" w:space="0" w:color="auto"/>
                    <w:right w:val="none" w:sz="0" w:space="0" w:color="auto"/>
                  </w:divBdr>
                </w:div>
                <w:div w:id="426967971">
                  <w:marLeft w:val="0"/>
                  <w:marRight w:val="0"/>
                  <w:marTop w:val="0"/>
                  <w:marBottom w:val="0"/>
                  <w:divBdr>
                    <w:top w:val="none" w:sz="0" w:space="0" w:color="auto"/>
                    <w:left w:val="none" w:sz="0" w:space="0" w:color="auto"/>
                    <w:bottom w:val="none" w:sz="0" w:space="0" w:color="auto"/>
                    <w:right w:val="none" w:sz="0" w:space="0" w:color="auto"/>
                  </w:divBdr>
                </w:div>
                <w:div w:id="426971811">
                  <w:marLeft w:val="0"/>
                  <w:marRight w:val="0"/>
                  <w:marTop w:val="0"/>
                  <w:marBottom w:val="0"/>
                  <w:divBdr>
                    <w:top w:val="none" w:sz="0" w:space="0" w:color="auto"/>
                    <w:left w:val="none" w:sz="0" w:space="0" w:color="auto"/>
                    <w:bottom w:val="none" w:sz="0" w:space="0" w:color="auto"/>
                    <w:right w:val="none" w:sz="0" w:space="0" w:color="auto"/>
                  </w:divBdr>
                </w:div>
                <w:div w:id="427241425">
                  <w:marLeft w:val="0"/>
                  <w:marRight w:val="0"/>
                  <w:marTop w:val="0"/>
                  <w:marBottom w:val="0"/>
                  <w:divBdr>
                    <w:top w:val="none" w:sz="0" w:space="0" w:color="auto"/>
                    <w:left w:val="none" w:sz="0" w:space="0" w:color="auto"/>
                    <w:bottom w:val="none" w:sz="0" w:space="0" w:color="auto"/>
                    <w:right w:val="none" w:sz="0" w:space="0" w:color="auto"/>
                  </w:divBdr>
                </w:div>
                <w:div w:id="428505793">
                  <w:marLeft w:val="0"/>
                  <w:marRight w:val="0"/>
                  <w:marTop w:val="0"/>
                  <w:marBottom w:val="0"/>
                  <w:divBdr>
                    <w:top w:val="none" w:sz="0" w:space="0" w:color="auto"/>
                    <w:left w:val="none" w:sz="0" w:space="0" w:color="auto"/>
                    <w:bottom w:val="none" w:sz="0" w:space="0" w:color="auto"/>
                    <w:right w:val="none" w:sz="0" w:space="0" w:color="auto"/>
                  </w:divBdr>
                </w:div>
                <w:div w:id="429736374">
                  <w:marLeft w:val="0"/>
                  <w:marRight w:val="0"/>
                  <w:marTop w:val="0"/>
                  <w:marBottom w:val="0"/>
                  <w:divBdr>
                    <w:top w:val="none" w:sz="0" w:space="0" w:color="auto"/>
                    <w:left w:val="none" w:sz="0" w:space="0" w:color="auto"/>
                    <w:bottom w:val="none" w:sz="0" w:space="0" w:color="auto"/>
                    <w:right w:val="none" w:sz="0" w:space="0" w:color="auto"/>
                  </w:divBdr>
                </w:div>
                <w:div w:id="430051223">
                  <w:marLeft w:val="0"/>
                  <w:marRight w:val="0"/>
                  <w:marTop w:val="0"/>
                  <w:marBottom w:val="0"/>
                  <w:divBdr>
                    <w:top w:val="none" w:sz="0" w:space="0" w:color="auto"/>
                    <w:left w:val="none" w:sz="0" w:space="0" w:color="auto"/>
                    <w:bottom w:val="none" w:sz="0" w:space="0" w:color="auto"/>
                    <w:right w:val="none" w:sz="0" w:space="0" w:color="auto"/>
                  </w:divBdr>
                </w:div>
                <w:div w:id="431628653">
                  <w:marLeft w:val="0"/>
                  <w:marRight w:val="0"/>
                  <w:marTop w:val="0"/>
                  <w:marBottom w:val="0"/>
                  <w:divBdr>
                    <w:top w:val="none" w:sz="0" w:space="0" w:color="auto"/>
                    <w:left w:val="none" w:sz="0" w:space="0" w:color="auto"/>
                    <w:bottom w:val="none" w:sz="0" w:space="0" w:color="auto"/>
                    <w:right w:val="none" w:sz="0" w:space="0" w:color="auto"/>
                  </w:divBdr>
                </w:div>
                <w:div w:id="431821262">
                  <w:marLeft w:val="0"/>
                  <w:marRight w:val="0"/>
                  <w:marTop w:val="0"/>
                  <w:marBottom w:val="0"/>
                  <w:divBdr>
                    <w:top w:val="none" w:sz="0" w:space="0" w:color="auto"/>
                    <w:left w:val="none" w:sz="0" w:space="0" w:color="auto"/>
                    <w:bottom w:val="none" w:sz="0" w:space="0" w:color="auto"/>
                    <w:right w:val="none" w:sz="0" w:space="0" w:color="auto"/>
                  </w:divBdr>
                </w:div>
                <w:div w:id="432096334">
                  <w:marLeft w:val="0"/>
                  <w:marRight w:val="0"/>
                  <w:marTop w:val="0"/>
                  <w:marBottom w:val="0"/>
                  <w:divBdr>
                    <w:top w:val="none" w:sz="0" w:space="0" w:color="auto"/>
                    <w:left w:val="none" w:sz="0" w:space="0" w:color="auto"/>
                    <w:bottom w:val="none" w:sz="0" w:space="0" w:color="auto"/>
                    <w:right w:val="none" w:sz="0" w:space="0" w:color="auto"/>
                  </w:divBdr>
                </w:div>
                <w:div w:id="433330159">
                  <w:marLeft w:val="0"/>
                  <w:marRight w:val="0"/>
                  <w:marTop w:val="0"/>
                  <w:marBottom w:val="0"/>
                  <w:divBdr>
                    <w:top w:val="none" w:sz="0" w:space="0" w:color="auto"/>
                    <w:left w:val="none" w:sz="0" w:space="0" w:color="auto"/>
                    <w:bottom w:val="none" w:sz="0" w:space="0" w:color="auto"/>
                    <w:right w:val="none" w:sz="0" w:space="0" w:color="auto"/>
                  </w:divBdr>
                </w:div>
                <w:div w:id="433862321">
                  <w:marLeft w:val="0"/>
                  <w:marRight w:val="0"/>
                  <w:marTop w:val="0"/>
                  <w:marBottom w:val="0"/>
                  <w:divBdr>
                    <w:top w:val="none" w:sz="0" w:space="0" w:color="auto"/>
                    <w:left w:val="none" w:sz="0" w:space="0" w:color="auto"/>
                    <w:bottom w:val="none" w:sz="0" w:space="0" w:color="auto"/>
                    <w:right w:val="none" w:sz="0" w:space="0" w:color="auto"/>
                  </w:divBdr>
                </w:div>
                <w:div w:id="435104208">
                  <w:marLeft w:val="0"/>
                  <w:marRight w:val="0"/>
                  <w:marTop w:val="0"/>
                  <w:marBottom w:val="0"/>
                  <w:divBdr>
                    <w:top w:val="none" w:sz="0" w:space="0" w:color="auto"/>
                    <w:left w:val="none" w:sz="0" w:space="0" w:color="auto"/>
                    <w:bottom w:val="none" w:sz="0" w:space="0" w:color="auto"/>
                    <w:right w:val="none" w:sz="0" w:space="0" w:color="auto"/>
                  </w:divBdr>
                </w:div>
                <w:div w:id="435567048">
                  <w:marLeft w:val="0"/>
                  <w:marRight w:val="0"/>
                  <w:marTop w:val="0"/>
                  <w:marBottom w:val="0"/>
                  <w:divBdr>
                    <w:top w:val="none" w:sz="0" w:space="0" w:color="auto"/>
                    <w:left w:val="none" w:sz="0" w:space="0" w:color="auto"/>
                    <w:bottom w:val="none" w:sz="0" w:space="0" w:color="auto"/>
                    <w:right w:val="none" w:sz="0" w:space="0" w:color="auto"/>
                  </w:divBdr>
                </w:div>
                <w:div w:id="437263741">
                  <w:marLeft w:val="0"/>
                  <w:marRight w:val="0"/>
                  <w:marTop w:val="0"/>
                  <w:marBottom w:val="0"/>
                  <w:divBdr>
                    <w:top w:val="none" w:sz="0" w:space="0" w:color="auto"/>
                    <w:left w:val="none" w:sz="0" w:space="0" w:color="auto"/>
                    <w:bottom w:val="none" w:sz="0" w:space="0" w:color="auto"/>
                    <w:right w:val="none" w:sz="0" w:space="0" w:color="auto"/>
                  </w:divBdr>
                </w:div>
                <w:div w:id="439380070">
                  <w:marLeft w:val="0"/>
                  <w:marRight w:val="0"/>
                  <w:marTop w:val="0"/>
                  <w:marBottom w:val="0"/>
                  <w:divBdr>
                    <w:top w:val="none" w:sz="0" w:space="0" w:color="auto"/>
                    <w:left w:val="none" w:sz="0" w:space="0" w:color="auto"/>
                    <w:bottom w:val="none" w:sz="0" w:space="0" w:color="auto"/>
                    <w:right w:val="none" w:sz="0" w:space="0" w:color="auto"/>
                  </w:divBdr>
                </w:div>
                <w:div w:id="439837471">
                  <w:marLeft w:val="0"/>
                  <w:marRight w:val="0"/>
                  <w:marTop w:val="0"/>
                  <w:marBottom w:val="0"/>
                  <w:divBdr>
                    <w:top w:val="none" w:sz="0" w:space="0" w:color="auto"/>
                    <w:left w:val="none" w:sz="0" w:space="0" w:color="auto"/>
                    <w:bottom w:val="none" w:sz="0" w:space="0" w:color="auto"/>
                    <w:right w:val="none" w:sz="0" w:space="0" w:color="auto"/>
                  </w:divBdr>
                </w:div>
                <w:div w:id="440997380">
                  <w:marLeft w:val="0"/>
                  <w:marRight w:val="0"/>
                  <w:marTop w:val="0"/>
                  <w:marBottom w:val="0"/>
                  <w:divBdr>
                    <w:top w:val="none" w:sz="0" w:space="0" w:color="auto"/>
                    <w:left w:val="none" w:sz="0" w:space="0" w:color="auto"/>
                    <w:bottom w:val="none" w:sz="0" w:space="0" w:color="auto"/>
                    <w:right w:val="none" w:sz="0" w:space="0" w:color="auto"/>
                  </w:divBdr>
                </w:div>
                <w:div w:id="441271472">
                  <w:marLeft w:val="0"/>
                  <w:marRight w:val="0"/>
                  <w:marTop w:val="0"/>
                  <w:marBottom w:val="0"/>
                  <w:divBdr>
                    <w:top w:val="none" w:sz="0" w:space="0" w:color="auto"/>
                    <w:left w:val="none" w:sz="0" w:space="0" w:color="auto"/>
                    <w:bottom w:val="none" w:sz="0" w:space="0" w:color="auto"/>
                    <w:right w:val="none" w:sz="0" w:space="0" w:color="auto"/>
                  </w:divBdr>
                </w:div>
                <w:div w:id="441388566">
                  <w:marLeft w:val="0"/>
                  <w:marRight w:val="0"/>
                  <w:marTop w:val="0"/>
                  <w:marBottom w:val="0"/>
                  <w:divBdr>
                    <w:top w:val="none" w:sz="0" w:space="0" w:color="auto"/>
                    <w:left w:val="none" w:sz="0" w:space="0" w:color="auto"/>
                    <w:bottom w:val="none" w:sz="0" w:space="0" w:color="auto"/>
                    <w:right w:val="none" w:sz="0" w:space="0" w:color="auto"/>
                  </w:divBdr>
                </w:div>
                <w:div w:id="442460805">
                  <w:marLeft w:val="0"/>
                  <w:marRight w:val="0"/>
                  <w:marTop w:val="0"/>
                  <w:marBottom w:val="0"/>
                  <w:divBdr>
                    <w:top w:val="none" w:sz="0" w:space="0" w:color="auto"/>
                    <w:left w:val="none" w:sz="0" w:space="0" w:color="auto"/>
                    <w:bottom w:val="none" w:sz="0" w:space="0" w:color="auto"/>
                    <w:right w:val="none" w:sz="0" w:space="0" w:color="auto"/>
                  </w:divBdr>
                </w:div>
                <w:div w:id="442652733">
                  <w:marLeft w:val="0"/>
                  <w:marRight w:val="0"/>
                  <w:marTop w:val="0"/>
                  <w:marBottom w:val="0"/>
                  <w:divBdr>
                    <w:top w:val="none" w:sz="0" w:space="0" w:color="auto"/>
                    <w:left w:val="none" w:sz="0" w:space="0" w:color="auto"/>
                    <w:bottom w:val="none" w:sz="0" w:space="0" w:color="auto"/>
                    <w:right w:val="none" w:sz="0" w:space="0" w:color="auto"/>
                  </w:divBdr>
                </w:div>
                <w:div w:id="443228425">
                  <w:marLeft w:val="0"/>
                  <w:marRight w:val="0"/>
                  <w:marTop w:val="0"/>
                  <w:marBottom w:val="0"/>
                  <w:divBdr>
                    <w:top w:val="none" w:sz="0" w:space="0" w:color="auto"/>
                    <w:left w:val="none" w:sz="0" w:space="0" w:color="auto"/>
                    <w:bottom w:val="none" w:sz="0" w:space="0" w:color="auto"/>
                    <w:right w:val="none" w:sz="0" w:space="0" w:color="auto"/>
                  </w:divBdr>
                </w:div>
                <w:div w:id="445344598">
                  <w:marLeft w:val="0"/>
                  <w:marRight w:val="0"/>
                  <w:marTop w:val="0"/>
                  <w:marBottom w:val="0"/>
                  <w:divBdr>
                    <w:top w:val="none" w:sz="0" w:space="0" w:color="auto"/>
                    <w:left w:val="none" w:sz="0" w:space="0" w:color="auto"/>
                    <w:bottom w:val="none" w:sz="0" w:space="0" w:color="auto"/>
                    <w:right w:val="none" w:sz="0" w:space="0" w:color="auto"/>
                  </w:divBdr>
                </w:div>
                <w:div w:id="446431470">
                  <w:marLeft w:val="0"/>
                  <w:marRight w:val="0"/>
                  <w:marTop w:val="0"/>
                  <w:marBottom w:val="0"/>
                  <w:divBdr>
                    <w:top w:val="none" w:sz="0" w:space="0" w:color="auto"/>
                    <w:left w:val="none" w:sz="0" w:space="0" w:color="auto"/>
                    <w:bottom w:val="none" w:sz="0" w:space="0" w:color="auto"/>
                    <w:right w:val="none" w:sz="0" w:space="0" w:color="auto"/>
                  </w:divBdr>
                </w:div>
                <w:div w:id="446659189">
                  <w:marLeft w:val="0"/>
                  <w:marRight w:val="0"/>
                  <w:marTop w:val="0"/>
                  <w:marBottom w:val="0"/>
                  <w:divBdr>
                    <w:top w:val="none" w:sz="0" w:space="0" w:color="auto"/>
                    <w:left w:val="none" w:sz="0" w:space="0" w:color="auto"/>
                    <w:bottom w:val="none" w:sz="0" w:space="0" w:color="auto"/>
                    <w:right w:val="none" w:sz="0" w:space="0" w:color="auto"/>
                  </w:divBdr>
                </w:div>
                <w:div w:id="446774135">
                  <w:marLeft w:val="0"/>
                  <w:marRight w:val="0"/>
                  <w:marTop w:val="0"/>
                  <w:marBottom w:val="0"/>
                  <w:divBdr>
                    <w:top w:val="none" w:sz="0" w:space="0" w:color="auto"/>
                    <w:left w:val="none" w:sz="0" w:space="0" w:color="auto"/>
                    <w:bottom w:val="none" w:sz="0" w:space="0" w:color="auto"/>
                    <w:right w:val="none" w:sz="0" w:space="0" w:color="auto"/>
                  </w:divBdr>
                </w:div>
                <w:div w:id="447311537">
                  <w:marLeft w:val="0"/>
                  <w:marRight w:val="0"/>
                  <w:marTop w:val="0"/>
                  <w:marBottom w:val="0"/>
                  <w:divBdr>
                    <w:top w:val="none" w:sz="0" w:space="0" w:color="auto"/>
                    <w:left w:val="none" w:sz="0" w:space="0" w:color="auto"/>
                    <w:bottom w:val="none" w:sz="0" w:space="0" w:color="auto"/>
                    <w:right w:val="none" w:sz="0" w:space="0" w:color="auto"/>
                  </w:divBdr>
                </w:div>
                <w:div w:id="448084045">
                  <w:marLeft w:val="0"/>
                  <w:marRight w:val="0"/>
                  <w:marTop w:val="0"/>
                  <w:marBottom w:val="0"/>
                  <w:divBdr>
                    <w:top w:val="none" w:sz="0" w:space="0" w:color="auto"/>
                    <w:left w:val="none" w:sz="0" w:space="0" w:color="auto"/>
                    <w:bottom w:val="none" w:sz="0" w:space="0" w:color="auto"/>
                    <w:right w:val="none" w:sz="0" w:space="0" w:color="auto"/>
                  </w:divBdr>
                </w:div>
                <w:div w:id="448086070">
                  <w:marLeft w:val="0"/>
                  <w:marRight w:val="0"/>
                  <w:marTop w:val="0"/>
                  <w:marBottom w:val="0"/>
                  <w:divBdr>
                    <w:top w:val="none" w:sz="0" w:space="0" w:color="auto"/>
                    <w:left w:val="none" w:sz="0" w:space="0" w:color="auto"/>
                    <w:bottom w:val="none" w:sz="0" w:space="0" w:color="auto"/>
                    <w:right w:val="none" w:sz="0" w:space="0" w:color="auto"/>
                  </w:divBdr>
                </w:div>
                <w:div w:id="449277367">
                  <w:marLeft w:val="0"/>
                  <w:marRight w:val="0"/>
                  <w:marTop w:val="0"/>
                  <w:marBottom w:val="0"/>
                  <w:divBdr>
                    <w:top w:val="none" w:sz="0" w:space="0" w:color="auto"/>
                    <w:left w:val="none" w:sz="0" w:space="0" w:color="auto"/>
                    <w:bottom w:val="none" w:sz="0" w:space="0" w:color="auto"/>
                    <w:right w:val="none" w:sz="0" w:space="0" w:color="auto"/>
                  </w:divBdr>
                </w:div>
                <w:div w:id="450250510">
                  <w:marLeft w:val="0"/>
                  <w:marRight w:val="0"/>
                  <w:marTop w:val="0"/>
                  <w:marBottom w:val="0"/>
                  <w:divBdr>
                    <w:top w:val="none" w:sz="0" w:space="0" w:color="auto"/>
                    <w:left w:val="none" w:sz="0" w:space="0" w:color="auto"/>
                    <w:bottom w:val="none" w:sz="0" w:space="0" w:color="auto"/>
                    <w:right w:val="none" w:sz="0" w:space="0" w:color="auto"/>
                  </w:divBdr>
                </w:div>
                <w:div w:id="450320191">
                  <w:marLeft w:val="0"/>
                  <w:marRight w:val="0"/>
                  <w:marTop w:val="0"/>
                  <w:marBottom w:val="0"/>
                  <w:divBdr>
                    <w:top w:val="none" w:sz="0" w:space="0" w:color="auto"/>
                    <w:left w:val="none" w:sz="0" w:space="0" w:color="auto"/>
                    <w:bottom w:val="none" w:sz="0" w:space="0" w:color="auto"/>
                    <w:right w:val="none" w:sz="0" w:space="0" w:color="auto"/>
                  </w:divBdr>
                </w:div>
                <w:div w:id="451368476">
                  <w:marLeft w:val="0"/>
                  <w:marRight w:val="0"/>
                  <w:marTop w:val="0"/>
                  <w:marBottom w:val="0"/>
                  <w:divBdr>
                    <w:top w:val="none" w:sz="0" w:space="0" w:color="auto"/>
                    <w:left w:val="none" w:sz="0" w:space="0" w:color="auto"/>
                    <w:bottom w:val="none" w:sz="0" w:space="0" w:color="auto"/>
                    <w:right w:val="none" w:sz="0" w:space="0" w:color="auto"/>
                  </w:divBdr>
                </w:div>
                <w:div w:id="453134657">
                  <w:marLeft w:val="0"/>
                  <w:marRight w:val="0"/>
                  <w:marTop w:val="0"/>
                  <w:marBottom w:val="0"/>
                  <w:divBdr>
                    <w:top w:val="none" w:sz="0" w:space="0" w:color="auto"/>
                    <w:left w:val="none" w:sz="0" w:space="0" w:color="auto"/>
                    <w:bottom w:val="none" w:sz="0" w:space="0" w:color="auto"/>
                    <w:right w:val="none" w:sz="0" w:space="0" w:color="auto"/>
                  </w:divBdr>
                </w:div>
                <w:div w:id="453253990">
                  <w:marLeft w:val="0"/>
                  <w:marRight w:val="0"/>
                  <w:marTop w:val="0"/>
                  <w:marBottom w:val="0"/>
                  <w:divBdr>
                    <w:top w:val="none" w:sz="0" w:space="0" w:color="auto"/>
                    <w:left w:val="none" w:sz="0" w:space="0" w:color="auto"/>
                    <w:bottom w:val="none" w:sz="0" w:space="0" w:color="auto"/>
                    <w:right w:val="none" w:sz="0" w:space="0" w:color="auto"/>
                  </w:divBdr>
                </w:div>
                <w:div w:id="453255025">
                  <w:marLeft w:val="0"/>
                  <w:marRight w:val="0"/>
                  <w:marTop w:val="0"/>
                  <w:marBottom w:val="0"/>
                  <w:divBdr>
                    <w:top w:val="none" w:sz="0" w:space="0" w:color="auto"/>
                    <w:left w:val="none" w:sz="0" w:space="0" w:color="auto"/>
                    <w:bottom w:val="none" w:sz="0" w:space="0" w:color="auto"/>
                    <w:right w:val="none" w:sz="0" w:space="0" w:color="auto"/>
                  </w:divBdr>
                </w:div>
                <w:div w:id="453405924">
                  <w:marLeft w:val="0"/>
                  <w:marRight w:val="0"/>
                  <w:marTop w:val="0"/>
                  <w:marBottom w:val="0"/>
                  <w:divBdr>
                    <w:top w:val="none" w:sz="0" w:space="0" w:color="auto"/>
                    <w:left w:val="none" w:sz="0" w:space="0" w:color="auto"/>
                    <w:bottom w:val="none" w:sz="0" w:space="0" w:color="auto"/>
                    <w:right w:val="none" w:sz="0" w:space="0" w:color="auto"/>
                  </w:divBdr>
                </w:div>
                <w:div w:id="453715652">
                  <w:marLeft w:val="0"/>
                  <w:marRight w:val="0"/>
                  <w:marTop w:val="0"/>
                  <w:marBottom w:val="0"/>
                  <w:divBdr>
                    <w:top w:val="none" w:sz="0" w:space="0" w:color="auto"/>
                    <w:left w:val="none" w:sz="0" w:space="0" w:color="auto"/>
                    <w:bottom w:val="none" w:sz="0" w:space="0" w:color="auto"/>
                    <w:right w:val="none" w:sz="0" w:space="0" w:color="auto"/>
                  </w:divBdr>
                </w:div>
                <w:div w:id="454183135">
                  <w:marLeft w:val="0"/>
                  <w:marRight w:val="0"/>
                  <w:marTop w:val="0"/>
                  <w:marBottom w:val="0"/>
                  <w:divBdr>
                    <w:top w:val="none" w:sz="0" w:space="0" w:color="auto"/>
                    <w:left w:val="none" w:sz="0" w:space="0" w:color="auto"/>
                    <w:bottom w:val="none" w:sz="0" w:space="0" w:color="auto"/>
                    <w:right w:val="none" w:sz="0" w:space="0" w:color="auto"/>
                  </w:divBdr>
                </w:div>
                <w:div w:id="455026902">
                  <w:marLeft w:val="0"/>
                  <w:marRight w:val="0"/>
                  <w:marTop w:val="0"/>
                  <w:marBottom w:val="0"/>
                  <w:divBdr>
                    <w:top w:val="none" w:sz="0" w:space="0" w:color="auto"/>
                    <w:left w:val="none" w:sz="0" w:space="0" w:color="auto"/>
                    <w:bottom w:val="none" w:sz="0" w:space="0" w:color="auto"/>
                    <w:right w:val="none" w:sz="0" w:space="0" w:color="auto"/>
                  </w:divBdr>
                </w:div>
                <w:div w:id="455219274">
                  <w:marLeft w:val="0"/>
                  <w:marRight w:val="0"/>
                  <w:marTop w:val="0"/>
                  <w:marBottom w:val="0"/>
                  <w:divBdr>
                    <w:top w:val="none" w:sz="0" w:space="0" w:color="auto"/>
                    <w:left w:val="none" w:sz="0" w:space="0" w:color="auto"/>
                    <w:bottom w:val="none" w:sz="0" w:space="0" w:color="auto"/>
                    <w:right w:val="none" w:sz="0" w:space="0" w:color="auto"/>
                  </w:divBdr>
                </w:div>
                <w:div w:id="457720678">
                  <w:marLeft w:val="0"/>
                  <w:marRight w:val="0"/>
                  <w:marTop w:val="0"/>
                  <w:marBottom w:val="0"/>
                  <w:divBdr>
                    <w:top w:val="none" w:sz="0" w:space="0" w:color="auto"/>
                    <w:left w:val="none" w:sz="0" w:space="0" w:color="auto"/>
                    <w:bottom w:val="none" w:sz="0" w:space="0" w:color="auto"/>
                    <w:right w:val="none" w:sz="0" w:space="0" w:color="auto"/>
                  </w:divBdr>
                </w:div>
                <w:div w:id="457720904">
                  <w:marLeft w:val="0"/>
                  <w:marRight w:val="0"/>
                  <w:marTop w:val="0"/>
                  <w:marBottom w:val="0"/>
                  <w:divBdr>
                    <w:top w:val="none" w:sz="0" w:space="0" w:color="auto"/>
                    <w:left w:val="none" w:sz="0" w:space="0" w:color="auto"/>
                    <w:bottom w:val="none" w:sz="0" w:space="0" w:color="auto"/>
                    <w:right w:val="none" w:sz="0" w:space="0" w:color="auto"/>
                  </w:divBdr>
                </w:div>
                <w:div w:id="457723061">
                  <w:marLeft w:val="0"/>
                  <w:marRight w:val="0"/>
                  <w:marTop w:val="0"/>
                  <w:marBottom w:val="0"/>
                  <w:divBdr>
                    <w:top w:val="none" w:sz="0" w:space="0" w:color="auto"/>
                    <w:left w:val="none" w:sz="0" w:space="0" w:color="auto"/>
                    <w:bottom w:val="none" w:sz="0" w:space="0" w:color="auto"/>
                    <w:right w:val="none" w:sz="0" w:space="0" w:color="auto"/>
                  </w:divBdr>
                </w:div>
                <w:div w:id="458034679">
                  <w:marLeft w:val="0"/>
                  <w:marRight w:val="0"/>
                  <w:marTop w:val="0"/>
                  <w:marBottom w:val="0"/>
                  <w:divBdr>
                    <w:top w:val="none" w:sz="0" w:space="0" w:color="auto"/>
                    <w:left w:val="none" w:sz="0" w:space="0" w:color="auto"/>
                    <w:bottom w:val="none" w:sz="0" w:space="0" w:color="auto"/>
                    <w:right w:val="none" w:sz="0" w:space="0" w:color="auto"/>
                  </w:divBdr>
                </w:div>
                <w:div w:id="459495709">
                  <w:marLeft w:val="0"/>
                  <w:marRight w:val="0"/>
                  <w:marTop w:val="0"/>
                  <w:marBottom w:val="0"/>
                  <w:divBdr>
                    <w:top w:val="none" w:sz="0" w:space="0" w:color="auto"/>
                    <w:left w:val="none" w:sz="0" w:space="0" w:color="auto"/>
                    <w:bottom w:val="none" w:sz="0" w:space="0" w:color="auto"/>
                    <w:right w:val="none" w:sz="0" w:space="0" w:color="auto"/>
                  </w:divBdr>
                </w:div>
                <w:div w:id="459568127">
                  <w:marLeft w:val="0"/>
                  <w:marRight w:val="0"/>
                  <w:marTop w:val="0"/>
                  <w:marBottom w:val="0"/>
                  <w:divBdr>
                    <w:top w:val="none" w:sz="0" w:space="0" w:color="auto"/>
                    <w:left w:val="none" w:sz="0" w:space="0" w:color="auto"/>
                    <w:bottom w:val="none" w:sz="0" w:space="0" w:color="auto"/>
                    <w:right w:val="none" w:sz="0" w:space="0" w:color="auto"/>
                  </w:divBdr>
                </w:div>
                <w:div w:id="459764952">
                  <w:marLeft w:val="0"/>
                  <w:marRight w:val="0"/>
                  <w:marTop w:val="0"/>
                  <w:marBottom w:val="0"/>
                  <w:divBdr>
                    <w:top w:val="none" w:sz="0" w:space="0" w:color="auto"/>
                    <w:left w:val="none" w:sz="0" w:space="0" w:color="auto"/>
                    <w:bottom w:val="none" w:sz="0" w:space="0" w:color="auto"/>
                    <w:right w:val="none" w:sz="0" w:space="0" w:color="auto"/>
                  </w:divBdr>
                </w:div>
                <w:div w:id="460150413">
                  <w:marLeft w:val="0"/>
                  <w:marRight w:val="0"/>
                  <w:marTop w:val="0"/>
                  <w:marBottom w:val="0"/>
                  <w:divBdr>
                    <w:top w:val="none" w:sz="0" w:space="0" w:color="auto"/>
                    <w:left w:val="none" w:sz="0" w:space="0" w:color="auto"/>
                    <w:bottom w:val="none" w:sz="0" w:space="0" w:color="auto"/>
                    <w:right w:val="none" w:sz="0" w:space="0" w:color="auto"/>
                  </w:divBdr>
                </w:div>
                <w:div w:id="462310899">
                  <w:marLeft w:val="0"/>
                  <w:marRight w:val="0"/>
                  <w:marTop w:val="0"/>
                  <w:marBottom w:val="0"/>
                  <w:divBdr>
                    <w:top w:val="none" w:sz="0" w:space="0" w:color="auto"/>
                    <w:left w:val="none" w:sz="0" w:space="0" w:color="auto"/>
                    <w:bottom w:val="none" w:sz="0" w:space="0" w:color="auto"/>
                    <w:right w:val="none" w:sz="0" w:space="0" w:color="auto"/>
                  </w:divBdr>
                </w:div>
                <w:div w:id="463546141">
                  <w:marLeft w:val="0"/>
                  <w:marRight w:val="0"/>
                  <w:marTop w:val="0"/>
                  <w:marBottom w:val="0"/>
                  <w:divBdr>
                    <w:top w:val="none" w:sz="0" w:space="0" w:color="auto"/>
                    <w:left w:val="none" w:sz="0" w:space="0" w:color="auto"/>
                    <w:bottom w:val="none" w:sz="0" w:space="0" w:color="auto"/>
                    <w:right w:val="none" w:sz="0" w:space="0" w:color="auto"/>
                  </w:divBdr>
                </w:div>
                <w:div w:id="464470786">
                  <w:marLeft w:val="0"/>
                  <w:marRight w:val="0"/>
                  <w:marTop w:val="0"/>
                  <w:marBottom w:val="0"/>
                  <w:divBdr>
                    <w:top w:val="none" w:sz="0" w:space="0" w:color="auto"/>
                    <w:left w:val="none" w:sz="0" w:space="0" w:color="auto"/>
                    <w:bottom w:val="none" w:sz="0" w:space="0" w:color="auto"/>
                    <w:right w:val="none" w:sz="0" w:space="0" w:color="auto"/>
                  </w:divBdr>
                </w:div>
                <w:div w:id="465392805">
                  <w:marLeft w:val="0"/>
                  <w:marRight w:val="0"/>
                  <w:marTop w:val="0"/>
                  <w:marBottom w:val="0"/>
                  <w:divBdr>
                    <w:top w:val="none" w:sz="0" w:space="0" w:color="auto"/>
                    <w:left w:val="none" w:sz="0" w:space="0" w:color="auto"/>
                    <w:bottom w:val="none" w:sz="0" w:space="0" w:color="auto"/>
                    <w:right w:val="none" w:sz="0" w:space="0" w:color="auto"/>
                  </w:divBdr>
                </w:div>
                <w:div w:id="468937298">
                  <w:marLeft w:val="0"/>
                  <w:marRight w:val="0"/>
                  <w:marTop w:val="0"/>
                  <w:marBottom w:val="0"/>
                  <w:divBdr>
                    <w:top w:val="none" w:sz="0" w:space="0" w:color="auto"/>
                    <w:left w:val="none" w:sz="0" w:space="0" w:color="auto"/>
                    <w:bottom w:val="none" w:sz="0" w:space="0" w:color="auto"/>
                    <w:right w:val="none" w:sz="0" w:space="0" w:color="auto"/>
                  </w:divBdr>
                </w:div>
                <w:div w:id="468937875">
                  <w:marLeft w:val="0"/>
                  <w:marRight w:val="0"/>
                  <w:marTop w:val="0"/>
                  <w:marBottom w:val="0"/>
                  <w:divBdr>
                    <w:top w:val="none" w:sz="0" w:space="0" w:color="auto"/>
                    <w:left w:val="none" w:sz="0" w:space="0" w:color="auto"/>
                    <w:bottom w:val="none" w:sz="0" w:space="0" w:color="auto"/>
                    <w:right w:val="none" w:sz="0" w:space="0" w:color="auto"/>
                  </w:divBdr>
                </w:div>
                <w:div w:id="468978959">
                  <w:marLeft w:val="0"/>
                  <w:marRight w:val="0"/>
                  <w:marTop w:val="0"/>
                  <w:marBottom w:val="0"/>
                  <w:divBdr>
                    <w:top w:val="none" w:sz="0" w:space="0" w:color="auto"/>
                    <w:left w:val="none" w:sz="0" w:space="0" w:color="auto"/>
                    <w:bottom w:val="none" w:sz="0" w:space="0" w:color="auto"/>
                    <w:right w:val="none" w:sz="0" w:space="0" w:color="auto"/>
                  </w:divBdr>
                </w:div>
                <w:div w:id="470055822">
                  <w:marLeft w:val="0"/>
                  <w:marRight w:val="0"/>
                  <w:marTop w:val="0"/>
                  <w:marBottom w:val="0"/>
                  <w:divBdr>
                    <w:top w:val="none" w:sz="0" w:space="0" w:color="auto"/>
                    <w:left w:val="none" w:sz="0" w:space="0" w:color="auto"/>
                    <w:bottom w:val="none" w:sz="0" w:space="0" w:color="auto"/>
                    <w:right w:val="none" w:sz="0" w:space="0" w:color="auto"/>
                  </w:divBdr>
                </w:div>
                <w:div w:id="470247042">
                  <w:marLeft w:val="0"/>
                  <w:marRight w:val="0"/>
                  <w:marTop w:val="0"/>
                  <w:marBottom w:val="0"/>
                  <w:divBdr>
                    <w:top w:val="none" w:sz="0" w:space="0" w:color="auto"/>
                    <w:left w:val="none" w:sz="0" w:space="0" w:color="auto"/>
                    <w:bottom w:val="none" w:sz="0" w:space="0" w:color="auto"/>
                    <w:right w:val="none" w:sz="0" w:space="0" w:color="auto"/>
                  </w:divBdr>
                </w:div>
                <w:div w:id="471681139">
                  <w:marLeft w:val="0"/>
                  <w:marRight w:val="0"/>
                  <w:marTop w:val="0"/>
                  <w:marBottom w:val="0"/>
                  <w:divBdr>
                    <w:top w:val="none" w:sz="0" w:space="0" w:color="auto"/>
                    <w:left w:val="none" w:sz="0" w:space="0" w:color="auto"/>
                    <w:bottom w:val="none" w:sz="0" w:space="0" w:color="auto"/>
                    <w:right w:val="none" w:sz="0" w:space="0" w:color="auto"/>
                  </w:divBdr>
                </w:div>
                <w:div w:id="472989501">
                  <w:marLeft w:val="0"/>
                  <w:marRight w:val="0"/>
                  <w:marTop w:val="0"/>
                  <w:marBottom w:val="0"/>
                  <w:divBdr>
                    <w:top w:val="none" w:sz="0" w:space="0" w:color="auto"/>
                    <w:left w:val="none" w:sz="0" w:space="0" w:color="auto"/>
                    <w:bottom w:val="none" w:sz="0" w:space="0" w:color="auto"/>
                    <w:right w:val="none" w:sz="0" w:space="0" w:color="auto"/>
                  </w:divBdr>
                </w:div>
                <w:div w:id="475026004">
                  <w:marLeft w:val="0"/>
                  <w:marRight w:val="0"/>
                  <w:marTop w:val="0"/>
                  <w:marBottom w:val="0"/>
                  <w:divBdr>
                    <w:top w:val="none" w:sz="0" w:space="0" w:color="auto"/>
                    <w:left w:val="none" w:sz="0" w:space="0" w:color="auto"/>
                    <w:bottom w:val="none" w:sz="0" w:space="0" w:color="auto"/>
                    <w:right w:val="none" w:sz="0" w:space="0" w:color="auto"/>
                  </w:divBdr>
                </w:div>
                <w:div w:id="475533595">
                  <w:marLeft w:val="0"/>
                  <w:marRight w:val="0"/>
                  <w:marTop w:val="0"/>
                  <w:marBottom w:val="0"/>
                  <w:divBdr>
                    <w:top w:val="none" w:sz="0" w:space="0" w:color="auto"/>
                    <w:left w:val="none" w:sz="0" w:space="0" w:color="auto"/>
                    <w:bottom w:val="none" w:sz="0" w:space="0" w:color="auto"/>
                    <w:right w:val="none" w:sz="0" w:space="0" w:color="auto"/>
                  </w:divBdr>
                </w:div>
                <w:div w:id="475922847">
                  <w:marLeft w:val="0"/>
                  <w:marRight w:val="0"/>
                  <w:marTop w:val="0"/>
                  <w:marBottom w:val="0"/>
                  <w:divBdr>
                    <w:top w:val="none" w:sz="0" w:space="0" w:color="auto"/>
                    <w:left w:val="none" w:sz="0" w:space="0" w:color="auto"/>
                    <w:bottom w:val="none" w:sz="0" w:space="0" w:color="auto"/>
                    <w:right w:val="none" w:sz="0" w:space="0" w:color="auto"/>
                  </w:divBdr>
                </w:div>
                <w:div w:id="475994960">
                  <w:marLeft w:val="0"/>
                  <w:marRight w:val="0"/>
                  <w:marTop w:val="0"/>
                  <w:marBottom w:val="0"/>
                  <w:divBdr>
                    <w:top w:val="none" w:sz="0" w:space="0" w:color="auto"/>
                    <w:left w:val="none" w:sz="0" w:space="0" w:color="auto"/>
                    <w:bottom w:val="none" w:sz="0" w:space="0" w:color="auto"/>
                    <w:right w:val="none" w:sz="0" w:space="0" w:color="auto"/>
                  </w:divBdr>
                </w:div>
                <w:div w:id="476074892">
                  <w:marLeft w:val="0"/>
                  <w:marRight w:val="0"/>
                  <w:marTop w:val="0"/>
                  <w:marBottom w:val="0"/>
                  <w:divBdr>
                    <w:top w:val="none" w:sz="0" w:space="0" w:color="auto"/>
                    <w:left w:val="none" w:sz="0" w:space="0" w:color="auto"/>
                    <w:bottom w:val="none" w:sz="0" w:space="0" w:color="auto"/>
                    <w:right w:val="none" w:sz="0" w:space="0" w:color="auto"/>
                  </w:divBdr>
                </w:div>
                <w:div w:id="476187479">
                  <w:marLeft w:val="0"/>
                  <w:marRight w:val="0"/>
                  <w:marTop w:val="0"/>
                  <w:marBottom w:val="0"/>
                  <w:divBdr>
                    <w:top w:val="none" w:sz="0" w:space="0" w:color="auto"/>
                    <w:left w:val="none" w:sz="0" w:space="0" w:color="auto"/>
                    <w:bottom w:val="none" w:sz="0" w:space="0" w:color="auto"/>
                    <w:right w:val="none" w:sz="0" w:space="0" w:color="auto"/>
                  </w:divBdr>
                </w:div>
                <w:div w:id="476384247">
                  <w:marLeft w:val="0"/>
                  <w:marRight w:val="0"/>
                  <w:marTop w:val="0"/>
                  <w:marBottom w:val="0"/>
                  <w:divBdr>
                    <w:top w:val="none" w:sz="0" w:space="0" w:color="auto"/>
                    <w:left w:val="none" w:sz="0" w:space="0" w:color="auto"/>
                    <w:bottom w:val="none" w:sz="0" w:space="0" w:color="auto"/>
                    <w:right w:val="none" w:sz="0" w:space="0" w:color="auto"/>
                  </w:divBdr>
                </w:div>
                <w:div w:id="476532713">
                  <w:marLeft w:val="0"/>
                  <w:marRight w:val="0"/>
                  <w:marTop w:val="0"/>
                  <w:marBottom w:val="0"/>
                  <w:divBdr>
                    <w:top w:val="none" w:sz="0" w:space="0" w:color="auto"/>
                    <w:left w:val="none" w:sz="0" w:space="0" w:color="auto"/>
                    <w:bottom w:val="none" w:sz="0" w:space="0" w:color="auto"/>
                    <w:right w:val="none" w:sz="0" w:space="0" w:color="auto"/>
                  </w:divBdr>
                </w:div>
                <w:div w:id="477962601">
                  <w:marLeft w:val="0"/>
                  <w:marRight w:val="0"/>
                  <w:marTop w:val="0"/>
                  <w:marBottom w:val="0"/>
                  <w:divBdr>
                    <w:top w:val="none" w:sz="0" w:space="0" w:color="auto"/>
                    <w:left w:val="none" w:sz="0" w:space="0" w:color="auto"/>
                    <w:bottom w:val="none" w:sz="0" w:space="0" w:color="auto"/>
                    <w:right w:val="none" w:sz="0" w:space="0" w:color="auto"/>
                  </w:divBdr>
                </w:div>
                <w:div w:id="478233480">
                  <w:marLeft w:val="0"/>
                  <w:marRight w:val="0"/>
                  <w:marTop w:val="0"/>
                  <w:marBottom w:val="0"/>
                  <w:divBdr>
                    <w:top w:val="none" w:sz="0" w:space="0" w:color="auto"/>
                    <w:left w:val="none" w:sz="0" w:space="0" w:color="auto"/>
                    <w:bottom w:val="none" w:sz="0" w:space="0" w:color="auto"/>
                    <w:right w:val="none" w:sz="0" w:space="0" w:color="auto"/>
                  </w:divBdr>
                </w:div>
                <w:div w:id="478350336">
                  <w:marLeft w:val="0"/>
                  <w:marRight w:val="0"/>
                  <w:marTop w:val="0"/>
                  <w:marBottom w:val="0"/>
                  <w:divBdr>
                    <w:top w:val="none" w:sz="0" w:space="0" w:color="auto"/>
                    <w:left w:val="none" w:sz="0" w:space="0" w:color="auto"/>
                    <w:bottom w:val="none" w:sz="0" w:space="0" w:color="auto"/>
                    <w:right w:val="none" w:sz="0" w:space="0" w:color="auto"/>
                  </w:divBdr>
                </w:div>
                <w:div w:id="478690373">
                  <w:marLeft w:val="0"/>
                  <w:marRight w:val="0"/>
                  <w:marTop w:val="0"/>
                  <w:marBottom w:val="0"/>
                  <w:divBdr>
                    <w:top w:val="none" w:sz="0" w:space="0" w:color="auto"/>
                    <w:left w:val="none" w:sz="0" w:space="0" w:color="auto"/>
                    <w:bottom w:val="none" w:sz="0" w:space="0" w:color="auto"/>
                    <w:right w:val="none" w:sz="0" w:space="0" w:color="auto"/>
                  </w:divBdr>
                </w:div>
                <w:div w:id="478888498">
                  <w:marLeft w:val="0"/>
                  <w:marRight w:val="0"/>
                  <w:marTop w:val="0"/>
                  <w:marBottom w:val="0"/>
                  <w:divBdr>
                    <w:top w:val="none" w:sz="0" w:space="0" w:color="auto"/>
                    <w:left w:val="none" w:sz="0" w:space="0" w:color="auto"/>
                    <w:bottom w:val="none" w:sz="0" w:space="0" w:color="auto"/>
                    <w:right w:val="none" w:sz="0" w:space="0" w:color="auto"/>
                  </w:divBdr>
                </w:div>
                <w:div w:id="479033158">
                  <w:marLeft w:val="0"/>
                  <w:marRight w:val="0"/>
                  <w:marTop w:val="0"/>
                  <w:marBottom w:val="0"/>
                  <w:divBdr>
                    <w:top w:val="none" w:sz="0" w:space="0" w:color="auto"/>
                    <w:left w:val="none" w:sz="0" w:space="0" w:color="auto"/>
                    <w:bottom w:val="none" w:sz="0" w:space="0" w:color="auto"/>
                    <w:right w:val="none" w:sz="0" w:space="0" w:color="auto"/>
                  </w:divBdr>
                </w:div>
                <w:div w:id="480194219">
                  <w:marLeft w:val="0"/>
                  <w:marRight w:val="0"/>
                  <w:marTop w:val="0"/>
                  <w:marBottom w:val="0"/>
                  <w:divBdr>
                    <w:top w:val="none" w:sz="0" w:space="0" w:color="auto"/>
                    <w:left w:val="none" w:sz="0" w:space="0" w:color="auto"/>
                    <w:bottom w:val="none" w:sz="0" w:space="0" w:color="auto"/>
                    <w:right w:val="none" w:sz="0" w:space="0" w:color="auto"/>
                  </w:divBdr>
                </w:div>
                <w:div w:id="480779439">
                  <w:marLeft w:val="0"/>
                  <w:marRight w:val="0"/>
                  <w:marTop w:val="0"/>
                  <w:marBottom w:val="0"/>
                  <w:divBdr>
                    <w:top w:val="none" w:sz="0" w:space="0" w:color="auto"/>
                    <w:left w:val="none" w:sz="0" w:space="0" w:color="auto"/>
                    <w:bottom w:val="none" w:sz="0" w:space="0" w:color="auto"/>
                    <w:right w:val="none" w:sz="0" w:space="0" w:color="auto"/>
                  </w:divBdr>
                </w:div>
                <w:div w:id="481316617">
                  <w:marLeft w:val="0"/>
                  <w:marRight w:val="0"/>
                  <w:marTop w:val="0"/>
                  <w:marBottom w:val="0"/>
                  <w:divBdr>
                    <w:top w:val="none" w:sz="0" w:space="0" w:color="auto"/>
                    <w:left w:val="none" w:sz="0" w:space="0" w:color="auto"/>
                    <w:bottom w:val="none" w:sz="0" w:space="0" w:color="auto"/>
                    <w:right w:val="none" w:sz="0" w:space="0" w:color="auto"/>
                  </w:divBdr>
                </w:div>
                <w:div w:id="482700825">
                  <w:marLeft w:val="0"/>
                  <w:marRight w:val="0"/>
                  <w:marTop w:val="0"/>
                  <w:marBottom w:val="0"/>
                  <w:divBdr>
                    <w:top w:val="none" w:sz="0" w:space="0" w:color="auto"/>
                    <w:left w:val="none" w:sz="0" w:space="0" w:color="auto"/>
                    <w:bottom w:val="none" w:sz="0" w:space="0" w:color="auto"/>
                    <w:right w:val="none" w:sz="0" w:space="0" w:color="auto"/>
                  </w:divBdr>
                </w:div>
                <w:div w:id="483426021">
                  <w:marLeft w:val="0"/>
                  <w:marRight w:val="0"/>
                  <w:marTop w:val="0"/>
                  <w:marBottom w:val="0"/>
                  <w:divBdr>
                    <w:top w:val="none" w:sz="0" w:space="0" w:color="auto"/>
                    <w:left w:val="none" w:sz="0" w:space="0" w:color="auto"/>
                    <w:bottom w:val="none" w:sz="0" w:space="0" w:color="auto"/>
                    <w:right w:val="none" w:sz="0" w:space="0" w:color="auto"/>
                  </w:divBdr>
                </w:div>
                <w:div w:id="483543424">
                  <w:marLeft w:val="0"/>
                  <w:marRight w:val="0"/>
                  <w:marTop w:val="0"/>
                  <w:marBottom w:val="0"/>
                  <w:divBdr>
                    <w:top w:val="none" w:sz="0" w:space="0" w:color="auto"/>
                    <w:left w:val="none" w:sz="0" w:space="0" w:color="auto"/>
                    <w:bottom w:val="none" w:sz="0" w:space="0" w:color="auto"/>
                    <w:right w:val="none" w:sz="0" w:space="0" w:color="auto"/>
                  </w:divBdr>
                </w:div>
                <w:div w:id="483933618">
                  <w:marLeft w:val="0"/>
                  <w:marRight w:val="0"/>
                  <w:marTop w:val="0"/>
                  <w:marBottom w:val="0"/>
                  <w:divBdr>
                    <w:top w:val="none" w:sz="0" w:space="0" w:color="auto"/>
                    <w:left w:val="none" w:sz="0" w:space="0" w:color="auto"/>
                    <w:bottom w:val="none" w:sz="0" w:space="0" w:color="auto"/>
                    <w:right w:val="none" w:sz="0" w:space="0" w:color="auto"/>
                  </w:divBdr>
                </w:div>
                <w:div w:id="485629631">
                  <w:marLeft w:val="0"/>
                  <w:marRight w:val="0"/>
                  <w:marTop w:val="0"/>
                  <w:marBottom w:val="0"/>
                  <w:divBdr>
                    <w:top w:val="none" w:sz="0" w:space="0" w:color="auto"/>
                    <w:left w:val="none" w:sz="0" w:space="0" w:color="auto"/>
                    <w:bottom w:val="none" w:sz="0" w:space="0" w:color="auto"/>
                    <w:right w:val="none" w:sz="0" w:space="0" w:color="auto"/>
                  </w:divBdr>
                </w:div>
                <w:div w:id="485708817">
                  <w:marLeft w:val="0"/>
                  <w:marRight w:val="0"/>
                  <w:marTop w:val="0"/>
                  <w:marBottom w:val="0"/>
                  <w:divBdr>
                    <w:top w:val="none" w:sz="0" w:space="0" w:color="auto"/>
                    <w:left w:val="none" w:sz="0" w:space="0" w:color="auto"/>
                    <w:bottom w:val="none" w:sz="0" w:space="0" w:color="auto"/>
                    <w:right w:val="none" w:sz="0" w:space="0" w:color="auto"/>
                  </w:divBdr>
                </w:div>
                <w:div w:id="486555533">
                  <w:marLeft w:val="0"/>
                  <w:marRight w:val="0"/>
                  <w:marTop w:val="0"/>
                  <w:marBottom w:val="0"/>
                  <w:divBdr>
                    <w:top w:val="none" w:sz="0" w:space="0" w:color="auto"/>
                    <w:left w:val="none" w:sz="0" w:space="0" w:color="auto"/>
                    <w:bottom w:val="none" w:sz="0" w:space="0" w:color="auto"/>
                    <w:right w:val="none" w:sz="0" w:space="0" w:color="auto"/>
                  </w:divBdr>
                </w:div>
                <w:div w:id="489248173">
                  <w:marLeft w:val="0"/>
                  <w:marRight w:val="0"/>
                  <w:marTop w:val="0"/>
                  <w:marBottom w:val="0"/>
                  <w:divBdr>
                    <w:top w:val="none" w:sz="0" w:space="0" w:color="auto"/>
                    <w:left w:val="none" w:sz="0" w:space="0" w:color="auto"/>
                    <w:bottom w:val="none" w:sz="0" w:space="0" w:color="auto"/>
                    <w:right w:val="none" w:sz="0" w:space="0" w:color="auto"/>
                  </w:divBdr>
                </w:div>
                <w:div w:id="489685687">
                  <w:marLeft w:val="0"/>
                  <w:marRight w:val="0"/>
                  <w:marTop w:val="0"/>
                  <w:marBottom w:val="0"/>
                  <w:divBdr>
                    <w:top w:val="none" w:sz="0" w:space="0" w:color="auto"/>
                    <w:left w:val="none" w:sz="0" w:space="0" w:color="auto"/>
                    <w:bottom w:val="none" w:sz="0" w:space="0" w:color="auto"/>
                    <w:right w:val="none" w:sz="0" w:space="0" w:color="auto"/>
                  </w:divBdr>
                </w:div>
                <w:div w:id="489828769">
                  <w:marLeft w:val="0"/>
                  <w:marRight w:val="0"/>
                  <w:marTop w:val="0"/>
                  <w:marBottom w:val="0"/>
                  <w:divBdr>
                    <w:top w:val="none" w:sz="0" w:space="0" w:color="auto"/>
                    <w:left w:val="none" w:sz="0" w:space="0" w:color="auto"/>
                    <w:bottom w:val="none" w:sz="0" w:space="0" w:color="auto"/>
                    <w:right w:val="none" w:sz="0" w:space="0" w:color="auto"/>
                  </w:divBdr>
                </w:div>
                <w:div w:id="491139266">
                  <w:marLeft w:val="0"/>
                  <w:marRight w:val="0"/>
                  <w:marTop w:val="0"/>
                  <w:marBottom w:val="0"/>
                  <w:divBdr>
                    <w:top w:val="none" w:sz="0" w:space="0" w:color="auto"/>
                    <w:left w:val="none" w:sz="0" w:space="0" w:color="auto"/>
                    <w:bottom w:val="none" w:sz="0" w:space="0" w:color="auto"/>
                    <w:right w:val="none" w:sz="0" w:space="0" w:color="auto"/>
                  </w:divBdr>
                </w:div>
                <w:div w:id="492374949">
                  <w:marLeft w:val="0"/>
                  <w:marRight w:val="0"/>
                  <w:marTop w:val="0"/>
                  <w:marBottom w:val="0"/>
                  <w:divBdr>
                    <w:top w:val="none" w:sz="0" w:space="0" w:color="auto"/>
                    <w:left w:val="none" w:sz="0" w:space="0" w:color="auto"/>
                    <w:bottom w:val="none" w:sz="0" w:space="0" w:color="auto"/>
                    <w:right w:val="none" w:sz="0" w:space="0" w:color="auto"/>
                  </w:divBdr>
                </w:div>
                <w:div w:id="492529104">
                  <w:marLeft w:val="0"/>
                  <w:marRight w:val="0"/>
                  <w:marTop w:val="0"/>
                  <w:marBottom w:val="0"/>
                  <w:divBdr>
                    <w:top w:val="none" w:sz="0" w:space="0" w:color="auto"/>
                    <w:left w:val="none" w:sz="0" w:space="0" w:color="auto"/>
                    <w:bottom w:val="none" w:sz="0" w:space="0" w:color="auto"/>
                    <w:right w:val="none" w:sz="0" w:space="0" w:color="auto"/>
                  </w:divBdr>
                </w:div>
                <w:div w:id="492723419">
                  <w:marLeft w:val="0"/>
                  <w:marRight w:val="0"/>
                  <w:marTop w:val="0"/>
                  <w:marBottom w:val="0"/>
                  <w:divBdr>
                    <w:top w:val="none" w:sz="0" w:space="0" w:color="auto"/>
                    <w:left w:val="none" w:sz="0" w:space="0" w:color="auto"/>
                    <w:bottom w:val="none" w:sz="0" w:space="0" w:color="auto"/>
                    <w:right w:val="none" w:sz="0" w:space="0" w:color="auto"/>
                  </w:divBdr>
                </w:div>
                <w:div w:id="492837715">
                  <w:marLeft w:val="0"/>
                  <w:marRight w:val="0"/>
                  <w:marTop w:val="0"/>
                  <w:marBottom w:val="0"/>
                  <w:divBdr>
                    <w:top w:val="none" w:sz="0" w:space="0" w:color="auto"/>
                    <w:left w:val="none" w:sz="0" w:space="0" w:color="auto"/>
                    <w:bottom w:val="none" w:sz="0" w:space="0" w:color="auto"/>
                    <w:right w:val="none" w:sz="0" w:space="0" w:color="auto"/>
                  </w:divBdr>
                </w:div>
                <w:div w:id="493644634">
                  <w:marLeft w:val="0"/>
                  <w:marRight w:val="0"/>
                  <w:marTop w:val="0"/>
                  <w:marBottom w:val="0"/>
                  <w:divBdr>
                    <w:top w:val="none" w:sz="0" w:space="0" w:color="auto"/>
                    <w:left w:val="none" w:sz="0" w:space="0" w:color="auto"/>
                    <w:bottom w:val="none" w:sz="0" w:space="0" w:color="auto"/>
                    <w:right w:val="none" w:sz="0" w:space="0" w:color="auto"/>
                  </w:divBdr>
                </w:div>
                <w:div w:id="495268691">
                  <w:marLeft w:val="0"/>
                  <w:marRight w:val="0"/>
                  <w:marTop w:val="0"/>
                  <w:marBottom w:val="0"/>
                  <w:divBdr>
                    <w:top w:val="none" w:sz="0" w:space="0" w:color="auto"/>
                    <w:left w:val="none" w:sz="0" w:space="0" w:color="auto"/>
                    <w:bottom w:val="none" w:sz="0" w:space="0" w:color="auto"/>
                    <w:right w:val="none" w:sz="0" w:space="0" w:color="auto"/>
                  </w:divBdr>
                </w:div>
                <w:div w:id="496044337">
                  <w:marLeft w:val="0"/>
                  <w:marRight w:val="0"/>
                  <w:marTop w:val="0"/>
                  <w:marBottom w:val="0"/>
                  <w:divBdr>
                    <w:top w:val="none" w:sz="0" w:space="0" w:color="auto"/>
                    <w:left w:val="none" w:sz="0" w:space="0" w:color="auto"/>
                    <w:bottom w:val="none" w:sz="0" w:space="0" w:color="auto"/>
                    <w:right w:val="none" w:sz="0" w:space="0" w:color="auto"/>
                  </w:divBdr>
                </w:div>
                <w:div w:id="496269447">
                  <w:marLeft w:val="0"/>
                  <w:marRight w:val="0"/>
                  <w:marTop w:val="0"/>
                  <w:marBottom w:val="0"/>
                  <w:divBdr>
                    <w:top w:val="none" w:sz="0" w:space="0" w:color="auto"/>
                    <w:left w:val="none" w:sz="0" w:space="0" w:color="auto"/>
                    <w:bottom w:val="none" w:sz="0" w:space="0" w:color="auto"/>
                    <w:right w:val="none" w:sz="0" w:space="0" w:color="auto"/>
                  </w:divBdr>
                </w:div>
                <w:div w:id="497303695">
                  <w:marLeft w:val="0"/>
                  <w:marRight w:val="0"/>
                  <w:marTop w:val="0"/>
                  <w:marBottom w:val="0"/>
                  <w:divBdr>
                    <w:top w:val="none" w:sz="0" w:space="0" w:color="auto"/>
                    <w:left w:val="none" w:sz="0" w:space="0" w:color="auto"/>
                    <w:bottom w:val="none" w:sz="0" w:space="0" w:color="auto"/>
                    <w:right w:val="none" w:sz="0" w:space="0" w:color="auto"/>
                  </w:divBdr>
                </w:div>
                <w:div w:id="497579058">
                  <w:marLeft w:val="0"/>
                  <w:marRight w:val="0"/>
                  <w:marTop w:val="0"/>
                  <w:marBottom w:val="0"/>
                  <w:divBdr>
                    <w:top w:val="none" w:sz="0" w:space="0" w:color="auto"/>
                    <w:left w:val="none" w:sz="0" w:space="0" w:color="auto"/>
                    <w:bottom w:val="none" w:sz="0" w:space="0" w:color="auto"/>
                    <w:right w:val="none" w:sz="0" w:space="0" w:color="auto"/>
                  </w:divBdr>
                </w:div>
                <w:div w:id="497624072">
                  <w:marLeft w:val="0"/>
                  <w:marRight w:val="0"/>
                  <w:marTop w:val="0"/>
                  <w:marBottom w:val="0"/>
                  <w:divBdr>
                    <w:top w:val="none" w:sz="0" w:space="0" w:color="auto"/>
                    <w:left w:val="none" w:sz="0" w:space="0" w:color="auto"/>
                    <w:bottom w:val="none" w:sz="0" w:space="0" w:color="auto"/>
                    <w:right w:val="none" w:sz="0" w:space="0" w:color="auto"/>
                  </w:divBdr>
                </w:div>
                <w:div w:id="498231751">
                  <w:marLeft w:val="0"/>
                  <w:marRight w:val="0"/>
                  <w:marTop w:val="0"/>
                  <w:marBottom w:val="0"/>
                  <w:divBdr>
                    <w:top w:val="none" w:sz="0" w:space="0" w:color="auto"/>
                    <w:left w:val="none" w:sz="0" w:space="0" w:color="auto"/>
                    <w:bottom w:val="none" w:sz="0" w:space="0" w:color="auto"/>
                    <w:right w:val="none" w:sz="0" w:space="0" w:color="auto"/>
                  </w:divBdr>
                </w:div>
                <w:div w:id="498543660">
                  <w:marLeft w:val="0"/>
                  <w:marRight w:val="0"/>
                  <w:marTop w:val="0"/>
                  <w:marBottom w:val="0"/>
                  <w:divBdr>
                    <w:top w:val="none" w:sz="0" w:space="0" w:color="auto"/>
                    <w:left w:val="none" w:sz="0" w:space="0" w:color="auto"/>
                    <w:bottom w:val="none" w:sz="0" w:space="0" w:color="auto"/>
                    <w:right w:val="none" w:sz="0" w:space="0" w:color="auto"/>
                  </w:divBdr>
                </w:div>
                <w:div w:id="499000912">
                  <w:marLeft w:val="0"/>
                  <w:marRight w:val="0"/>
                  <w:marTop w:val="0"/>
                  <w:marBottom w:val="0"/>
                  <w:divBdr>
                    <w:top w:val="none" w:sz="0" w:space="0" w:color="auto"/>
                    <w:left w:val="none" w:sz="0" w:space="0" w:color="auto"/>
                    <w:bottom w:val="none" w:sz="0" w:space="0" w:color="auto"/>
                    <w:right w:val="none" w:sz="0" w:space="0" w:color="auto"/>
                  </w:divBdr>
                </w:div>
                <w:div w:id="499463522">
                  <w:marLeft w:val="0"/>
                  <w:marRight w:val="0"/>
                  <w:marTop w:val="0"/>
                  <w:marBottom w:val="0"/>
                  <w:divBdr>
                    <w:top w:val="none" w:sz="0" w:space="0" w:color="auto"/>
                    <w:left w:val="none" w:sz="0" w:space="0" w:color="auto"/>
                    <w:bottom w:val="none" w:sz="0" w:space="0" w:color="auto"/>
                    <w:right w:val="none" w:sz="0" w:space="0" w:color="auto"/>
                  </w:divBdr>
                </w:div>
                <w:div w:id="500895719">
                  <w:marLeft w:val="0"/>
                  <w:marRight w:val="0"/>
                  <w:marTop w:val="0"/>
                  <w:marBottom w:val="0"/>
                  <w:divBdr>
                    <w:top w:val="none" w:sz="0" w:space="0" w:color="auto"/>
                    <w:left w:val="none" w:sz="0" w:space="0" w:color="auto"/>
                    <w:bottom w:val="none" w:sz="0" w:space="0" w:color="auto"/>
                    <w:right w:val="none" w:sz="0" w:space="0" w:color="auto"/>
                  </w:divBdr>
                </w:div>
                <w:div w:id="500968544">
                  <w:marLeft w:val="0"/>
                  <w:marRight w:val="0"/>
                  <w:marTop w:val="0"/>
                  <w:marBottom w:val="0"/>
                  <w:divBdr>
                    <w:top w:val="none" w:sz="0" w:space="0" w:color="auto"/>
                    <w:left w:val="none" w:sz="0" w:space="0" w:color="auto"/>
                    <w:bottom w:val="none" w:sz="0" w:space="0" w:color="auto"/>
                    <w:right w:val="none" w:sz="0" w:space="0" w:color="auto"/>
                  </w:divBdr>
                </w:div>
                <w:div w:id="503520395">
                  <w:marLeft w:val="0"/>
                  <w:marRight w:val="0"/>
                  <w:marTop w:val="0"/>
                  <w:marBottom w:val="0"/>
                  <w:divBdr>
                    <w:top w:val="none" w:sz="0" w:space="0" w:color="auto"/>
                    <w:left w:val="none" w:sz="0" w:space="0" w:color="auto"/>
                    <w:bottom w:val="none" w:sz="0" w:space="0" w:color="auto"/>
                    <w:right w:val="none" w:sz="0" w:space="0" w:color="auto"/>
                  </w:divBdr>
                </w:div>
                <w:div w:id="504593819">
                  <w:marLeft w:val="0"/>
                  <w:marRight w:val="0"/>
                  <w:marTop w:val="0"/>
                  <w:marBottom w:val="0"/>
                  <w:divBdr>
                    <w:top w:val="none" w:sz="0" w:space="0" w:color="auto"/>
                    <w:left w:val="none" w:sz="0" w:space="0" w:color="auto"/>
                    <w:bottom w:val="none" w:sz="0" w:space="0" w:color="auto"/>
                    <w:right w:val="none" w:sz="0" w:space="0" w:color="auto"/>
                  </w:divBdr>
                </w:div>
                <w:div w:id="505365172">
                  <w:marLeft w:val="0"/>
                  <w:marRight w:val="0"/>
                  <w:marTop w:val="0"/>
                  <w:marBottom w:val="0"/>
                  <w:divBdr>
                    <w:top w:val="none" w:sz="0" w:space="0" w:color="auto"/>
                    <w:left w:val="none" w:sz="0" w:space="0" w:color="auto"/>
                    <w:bottom w:val="none" w:sz="0" w:space="0" w:color="auto"/>
                    <w:right w:val="none" w:sz="0" w:space="0" w:color="auto"/>
                  </w:divBdr>
                </w:div>
                <w:div w:id="505365420">
                  <w:marLeft w:val="0"/>
                  <w:marRight w:val="0"/>
                  <w:marTop w:val="0"/>
                  <w:marBottom w:val="0"/>
                  <w:divBdr>
                    <w:top w:val="none" w:sz="0" w:space="0" w:color="auto"/>
                    <w:left w:val="none" w:sz="0" w:space="0" w:color="auto"/>
                    <w:bottom w:val="none" w:sz="0" w:space="0" w:color="auto"/>
                    <w:right w:val="none" w:sz="0" w:space="0" w:color="auto"/>
                  </w:divBdr>
                </w:div>
                <w:div w:id="505366011">
                  <w:marLeft w:val="0"/>
                  <w:marRight w:val="0"/>
                  <w:marTop w:val="0"/>
                  <w:marBottom w:val="0"/>
                  <w:divBdr>
                    <w:top w:val="none" w:sz="0" w:space="0" w:color="auto"/>
                    <w:left w:val="none" w:sz="0" w:space="0" w:color="auto"/>
                    <w:bottom w:val="none" w:sz="0" w:space="0" w:color="auto"/>
                    <w:right w:val="none" w:sz="0" w:space="0" w:color="auto"/>
                  </w:divBdr>
                </w:div>
                <w:div w:id="505748645">
                  <w:marLeft w:val="0"/>
                  <w:marRight w:val="0"/>
                  <w:marTop w:val="0"/>
                  <w:marBottom w:val="0"/>
                  <w:divBdr>
                    <w:top w:val="none" w:sz="0" w:space="0" w:color="auto"/>
                    <w:left w:val="none" w:sz="0" w:space="0" w:color="auto"/>
                    <w:bottom w:val="none" w:sz="0" w:space="0" w:color="auto"/>
                    <w:right w:val="none" w:sz="0" w:space="0" w:color="auto"/>
                  </w:divBdr>
                </w:div>
                <w:div w:id="506948551">
                  <w:marLeft w:val="0"/>
                  <w:marRight w:val="0"/>
                  <w:marTop w:val="0"/>
                  <w:marBottom w:val="0"/>
                  <w:divBdr>
                    <w:top w:val="none" w:sz="0" w:space="0" w:color="auto"/>
                    <w:left w:val="none" w:sz="0" w:space="0" w:color="auto"/>
                    <w:bottom w:val="none" w:sz="0" w:space="0" w:color="auto"/>
                    <w:right w:val="none" w:sz="0" w:space="0" w:color="auto"/>
                  </w:divBdr>
                </w:div>
                <w:div w:id="507141142">
                  <w:marLeft w:val="0"/>
                  <w:marRight w:val="0"/>
                  <w:marTop w:val="0"/>
                  <w:marBottom w:val="0"/>
                  <w:divBdr>
                    <w:top w:val="none" w:sz="0" w:space="0" w:color="auto"/>
                    <w:left w:val="none" w:sz="0" w:space="0" w:color="auto"/>
                    <w:bottom w:val="none" w:sz="0" w:space="0" w:color="auto"/>
                    <w:right w:val="none" w:sz="0" w:space="0" w:color="auto"/>
                  </w:divBdr>
                </w:div>
                <w:div w:id="507790467">
                  <w:marLeft w:val="0"/>
                  <w:marRight w:val="0"/>
                  <w:marTop w:val="0"/>
                  <w:marBottom w:val="0"/>
                  <w:divBdr>
                    <w:top w:val="none" w:sz="0" w:space="0" w:color="auto"/>
                    <w:left w:val="none" w:sz="0" w:space="0" w:color="auto"/>
                    <w:bottom w:val="none" w:sz="0" w:space="0" w:color="auto"/>
                    <w:right w:val="none" w:sz="0" w:space="0" w:color="auto"/>
                  </w:divBdr>
                </w:div>
                <w:div w:id="508103098">
                  <w:marLeft w:val="0"/>
                  <w:marRight w:val="0"/>
                  <w:marTop w:val="0"/>
                  <w:marBottom w:val="0"/>
                  <w:divBdr>
                    <w:top w:val="none" w:sz="0" w:space="0" w:color="auto"/>
                    <w:left w:val="none" w:sz="0" w:space="0" w:color="auto"/>
                    <w:bottom w:val="none" w:sz="0" w:space="0" w:color="auto"/>
                    <w:right w:val="none" w:sz="0" w:space="0" w:color="auto"/>
                  </w:divBdr>
                </w:div>
                <w:div w:id="508372587">
                  <w:marLeft w:val="0"/>
                  <w:marRight w:val="0"/>
                  <w:marTop w:val="0"/>
                  <w:marBottom w:val="0"/>
                  <w:divBdr>
                    <w:top w:val="none" w:sz="0" w:space="0" w:color="auto"/>
                    <w:left w:val="none" w:sz="0" w:space="0" w:color="auto"/>
                    <w:bottom w:val="none" w:sz="0" w:space="0" w:color="auto"/>
                    <w:right w:val="none" w:sz="0" w:space="0" w:color="auto"/>
                  </w:divBdr>
                </w:div>
                <w:div w:id="508561374">
                  <w:marLeft w:val="0"/>
                  <w:marRight w:val="0"/>
                  <w:marTop w:val="0"/>
                  <w:marBottom w:val="0"/>
                  <w:divBdr>
                    <w:top w:val="none" w:sz="0" w:space="0" w:color="auto"/>
                    <w:left w:val="none" w:sz="0" w:space="0" w:color="auto"/>
                    <w:bottom w:val="none" w:sz="0" w:space="0" w:color="auto"/>
                    <w:right w:val="none" w:sz="0" w:space="0" w:color="auto"/>
                  </w:divBdr>
                </w:div>
                <w:div w:id="508715010">
                  <w:marLeft w:val="0"/>
                  <w:marRight w:val="0"/>
                  <w:marTop w:val="0"/>
                  <w:marBottom w:val="0"/>
                  <w:divBdr>
                    <w:top w:val="none" w:sz="0" w:space="0" w:color="auto"/>
                    <w:left w:val="none" w:sz="0" w:space="0" w:color="auto"/>
                    <w:bottom w:val="none" w:sz="0" w:space="0" w:color="auto"/>
                    <w:right w:val="none" w:sz="0" w:space="0" w:color="auto"/>
                  </w:divBdr>
                </w:div>
                <w:div w:id="509031681">
                  <w:marLeft w:val="0"/>
                  <w:marRight w:val="0"/>
                  <w:marTop w:val="0"/>
                  <w:marBottom w:val="0"/>
                  <w:divBdr>
                    <w:top w:val="none" w:sz="0" w:space="0" w:color="auto"/>
                    <w:left w:val="none" w:sz="0" w:space="0" w:color="auto"/>
                    <w:bottom w:val="none" w:sz="0" w:space="0" w:color="auto"/>
                    <w:right w:val="none" w:sz="0" w:space="0" w:color="auto"/>
                  </w:divBdr>
                </w:div>
                <w:div w:id="509835020">
                  <w:marLeft w:val="0"/>
                  <w:marRight w:val="0"/>
                  <w:marTop w:val="0"/>
                  <w:marBottom w:val="0"/>
                  <w:divBdr>
                    <w:top w:val="none" w:sz="0" w:space="0" w:color="auto"/>
                    <w:left w:val="none" w:sz="0" w:space="0" w:color="auto"/>
                    <w:bottom w:val="none" w:sz="0" w:space="0" w:color="auto"/>
                    <w:right w:val="none" w:sz="0" w:space="0" w:color="auto"/>
                  </w:divBdr>
                </w:div>
                <w:div w:id="509877398">
                  <w:marLeft w:val="0"/>
                  <w:marRight w:val="0"/>
                  <w:marTop w:val="0"/>
                  <w:marBottom w:val="0"/>
                  <w:divBdr>
                    <w:top w:val="none" w:sz="0" w:space="0" w:color="auto"/>
                    <w:left w:val="none" w:sz="0" w:space="0" w:color="auto"/>
                    <w:bottom w:val="none" w:sz="0" w:space="0" w:color="auto"/>
                    <w:right w:val="none" w:sz="0" w:space="0" w:color="auto"/>
                  </w:divBdr>
                </w:div>
                <w:div w:id="509950894">
                  <w:marLeft w:val="0"/>
                  <w:marRight w:val="0"/>
                  <w:marTop w:val="0"/>
                  <w:marBottom w:val="0"/>
                  <w:divBdr>
                    <w:top w:val="none" w:sz="0" w:space="0" w:color="auto"/>
                    <w:left w:val="none" w:sz="0" w:space="0" w:color="auto"/>
                    <w:bottom w:val="none" w:sz="0" w:space="0" w:color="auto"/>
                    <w:right w:val="none" w:sz="0" w:space="0" w:color="auto"/>
                  </w:divBdr>
                </w:div>
                <w:div w:id="510267509">
                  <w:marLeft w:val="0"/>
                  <w:marRight w:val="0"/>
                  <w:marTop w:val="0"/>
                  <w:marBottom w:val="0"/>
                  <w:divBdr>
                    <w:top w:val="none" w:sz="0" w:space="0" w:color="auto"/>
                    <w:left w:val="none" w:sz="0" w:space="0" w:color="auto"/>
                    <w:bottom w:val="none" w:sz="0" w:space="0" w:color="auto"/>
                    <w:right w:val="none" w:sz="0" w:space="0" w:color="auto"/>
                  </w:divBdr>
                </w:div>
                <w:div w:id="510724492">
                  <w:marLeft w:val="0"/>
                  <w:marRight w:val="0"/>
                  <w:marTop w:val="0"/>
                  <w:marBottom w:val="0"/>
                  <w:divBdr>
                    <w:top w:val="none" w:sz="0" w:space="0" w:color="auto"/>
                    <w:left w:val="none" w:sz="0" w:space="0" w:color="auto"/>
                    <w:bottom w:val="none" w:sz="0" w:space="0" w:color="auto"/>
                    <w:right w:val="none" w:sz="0" w:space="0" w:color="auto"/>
                  </w:divBdr>
                </w:div>
                <w:div w:id="510725878">
                  <w:marLeft w:val="0"/>
                  <w:marRight w:val="0"/>
                  <w:marTop w:val="0"/>
                  <w:marBottom w:val="0"/>
                  <w:divBdr>
                    <w:top w:val="none" w:sz="0" w:space="0" w:color="auto"/>
                    <w:left w:val="none" w:sz="0" w:space="0" w:color="auto"/>
                    <w:bottom w:val="none" w:sz="0" w:space="0" w:color="auto"/>
                    <w:right w:val="none" w:sz="0" w:space="0" w:color="auto"/>
                  </w:divBdr>
                </w:div>
                <w:div w:id="510726544">
                  <w:marLeft w:val="0"/>
                  <w:marRight w:val="0"/>
                  <w:marTop w:val="0"/>
                  <w:marBottom w:val="0"/>
                  <w:divBdr>
                    <w:top w:val="none" w:sz="0" w:space="0" w:color="auto"/>
                    <w:left w:val="none" w:sz="0" w:space="0" w:color="auto"/>
                    <w:bottom w:val="none" w:sz="0" w:space="0" w:color="auto"/>
                    <w:right w:val="none" w:sz="0" w:space="0" w:color="auto"/>
                  </w:divBdr>
                </w:div>
                <w:div w:id="512648471">
                  <w:marLeft w:val="0"/>
                  <w:marRight w:val="0"/>
                  <w:marTop w:val="0"/>
                  <w:marBottom w:val="0"/>
                  <w:divBdr>
                    <w:top w:val="none" w:sz="0" w:space="0" w:color="auto"/>
                    <w:left w:val="none" w:sz="0" w:space="0" w:color="auto"/>
                    <w:bottom w:val="none" w:sz="0" w:space="0" w:color="auto"/>
                    <w:right w:val="none" w:sz="0" w:space="0" w:color="auto"/>
                  </w:divBdr>
                </w:div>
                <w:div w:id="513108515">
                  <w:marLeft w:val="0"/>
                  <w:marRight w:val="0"/>
                  <w:marTop w:val="0"/>
                  <w:marBottom w:val="0"/>
                  <w:divBdr>
                    <w:top w:val="none" w:sz="0" w:space="0" w:color="auto"/>
                    <w:left w:val="none" w:sz="0" w:space="0" w:color="auto"/>
                    <w:bottom w:val="none" w:sz="0" w:space="0" w:color="auto"/>
                    <w:right w:val="none" w:sz="0" w:space="0" w:color="auto"/>
                  </w:divBdr>
                </w:div>
                <w:div w:id="514810355">
                  <w:marLeft w:val="0"/>
                  <w:marRight w:val="0"/>
                  <w:marTop w:val="0"/>
                  <w:marBottom w:val="0"/>
                  <w:divBdr>
                    <w:top w:val="none" w:sz="0" w:space="0" w:color="auto"/>
                    <w:left w:val="none" w:sz="0" w:space="0" w:color="auto"/>
                    <w:bottom w:val="none" w:sz="0" w:space="0" w:color="auto"/>
                    <w:right w:val="none" w:sz="0" w:space="0" w:color="auto"/>
                  </w:divBdr>
                </w:div>
                <w:div w:id="515115193">
                  <w:marLeft w:val="0"/>
                  <w:marRight w:val="0"/>
                  <w:marTop w:val="0"/>
                  <w:marBottom w:val="0"/>
                  <w:divBdr>
                    <w:top w:val="none" w:sz="0" w:space="0" w:color="auto"/>
                    <w:left w:val="none" w:sz="0" w:space="0" w:color="auto"/>
                    <w:bottom w:val="none" w:sz="0" w:space="0" w:color="auto"/>
                    <w:right w:val="none" w:sz="0" w:space="0" w:color="auto"/>
                  </w:divBdr>
                </w:div>
                <w:div w:id="516386704">
                  <w:marLeft w:val="0"/>
                  <w:marRight w:val="0"/>
                  <w:marTop w:val="0"/>
                  <w:marBottom w:val="0"/>
                  <w:divBdr>
                    <w:top w:val="none" w:sz="0" w:space="0" w:color="auto"/>
                    <w:left w:val="none" w:sz="0" w:space="0" w:color="auto"/>
                    <w:bottom w:val="none" w:sz="0" w:space="0" w:color="auto"/>
                    <w:right w:val="none" w:sz="0" w:space="0" w:color="auto"/>
                  </w:divBdr>
                </w:div>
                <w:div w:id="517626340">
                  <w:marLeft w:val="0"/>
                  <w:marRight w:val="0"/>
                  <w:marTop w:val="0"/>
                  <w:marBottom w:val="0"/>
                  <w:divBdr>
                    <w:top w:val="none" w:sz="0" w:space="0" w:color="auto"/>
                    <w:left w:val="none" w:sz="0" w:space="0" w:color="auto"/>
                    <w:bottom w:val="none" w:sz="0" w:space="0" w:color="auto"/>
                    <w:right w:val="none" w:sz="0" w:space="0" w:color="auto"/>
                  </w:divBdr>
                </w:div>
                <w:div w:id="518079584">
                  <w:marLeft w:val="0"/>
                  <w:marRight w:val="0"/>
                  <w:marTop w:val="0"/>
                  <w:marBottom w:val="0"/>
                  <w:divBdr>
                    <w:top w:val="none" w:sz="0" w:space="0" w:color="auto"/>
                    <w:left w:val="none" w:sz="0" w:space="0" w:color="auto"/>
                    <w:bottom w:val="none" w:sz="0" w:space="0" w:color="auto"/>
                    <w:right w:val="none" w:sz="0" w:space="0" w:color="auto"/>
                  </w:divBdr>
                </w:div>
                <w:div w:id="518659087">
                  <w:marLeft w:val="0"/>
                  <w:marRight w:val="0"/>
                  <w:marTop w:val="0"/>
                  <w:marBottom w:val="0"/>
                  <w:divBdr>
                    <w:top w:val="none" w:sz="0" w:space="0" w:color="auto"/>
                    <w:left w:val="none" w:sz="0" w:space="0" w:color="auto"/>
                    <w:bottom w:val="none" w:sz="0" w:space="0" w:color="auto"/>
                    <w:right w:val="none" w:sz="0" w:space="0" w:color="auto"/>
                  </w:divBdr>
                </w:div>
                <w:div w:id="519008563">
                  <w:marLeft w:val="0"/>
                  <w:marRight w:val="0"/>
                  <w:marTop w:val="0"/>
                  <w:marBottom w:val="0"/>
                  <w:divBdr>
                    <w:top w:val="none" w:sz="0" w:space="0" w:color="auto"/>
                    <w:left w:val="none" w:sz="0" w:space="0" w:color="auto"/>
                    <w:bottom w:val="none" w:sz="0" w:space="0" w:color="auto"/>
                    <w:right w:val="none" w:sz="0" w:space="0" w:color="auto"/>
                  </w:divBdr>
                </w:div>
                <w:div w:id="519010680">
                  <w:marLeft w:val="0"/>
                  <w:marRight w:val="0"/>
                  <w:marTop w:val="0"/>
                  <w:marBottom w:val="0"/>
                  <w:divBdr>
                    <w:top w:val="none" w:sz="0" w:space="0" w:color="auto"/>
                    <w:left w:val="none" w:sz="0" w:space="0" w:color="auto"/>
                    <w:bottom w:val="none" w:sz="0" w:space="0" w:color="auto"/>
                    <w:right w:val="none" w:sz="0" w:space="0" w:color="auto"/>
                  </w:divBdr>
                </w:div>
                <w:div w:id="519667608">
                  <w:marLeft w:val="0"/>
                  <w:marRight w:val="0"/>
                  <w:marTop w:val="0"/>
                  <w:marBottom w:val="0"/>
                  <w:divBdr>
                    <w:top w:val="none" w:sz="0" w:space="0" w:color="auto"/>
                    <w:left w:val="none" w:sz="0" w:space="0" w:color="auto"/>
                    <w:bottom w:val="none" w:sz="0" w:space="0" w:color="auto"/>
                    <w:right w:val="none" w:sz="0" w:space="0" w:color="auto"/>
                  </w:divBdr>
                </w:div>
                <w:div w:id="520356404">
                  <w:marLeft w:val="0"/>
                  <w:marRight w:val="0"/>
                  <w:marTop w:val="0"/>
                  <w:marBottom w:val="0"/>
                  <w:divBdr>
                    <w:top w:val="none" w:sz="0" w:space="0" w:color="auto"/>
                    <w:left w:val="none" w:sz="0" w:space="0" w:color="auto"/>
                    <w:bottom w:val="none" w:sz="0" w:space="0" w:color="auto"/>
                    <w:right w:val="none" w:sz="0" w:space="0" w:color="auto"/>
                  </w:divBdr>
                </w:div>
                <w:div w:id="522941885">
                  <w:marLeft w:val="0"/>
                  <w:marRight w:val="0"/>
                  <w:marTop w:val="0"/>
                  <w:marBottom w:val="0"/>
                  <w:divBdr>
                    <w:top w:val="none" w:sz="0" w:space="0" w:color="auto"/>
                    <w:left w:val="none" w:sz="0" w:space="0" w:color="auto"/>
                    <w:bottom w:val="none" w:sz="0" w:space="0" w:color="auto"/>
                    <w:right w:val="none" w:sz="0" w:space="0" w:color="auto"/>
                  </w:divBdr>
                </w:div>
                <w:div w:id="523130738">
                  <w:marLeft w:val="0"/>
                  <w:marRight w:val="0"/>
                  <w:marTop w:val="0"/>
                  <w:marBottom w:val="0"/>
                  <w:divBdr>
                    <w:top w:val="none" w:sz="0" w:space="0" w:color="auto"/>
                    <w:left w:val="none" w:sz="0" w:space="0" w:color="auto"/>
                    <w:bottom w:val="none" w:sz="0" w:space="0" w:color="auto"/>
                    <w:right w:val="none" w:sz="0" w:space="0" w:color="auto"/>
                  </w:divBdr>
                </w:div>
                <w:div w:id="523861669">
                  <w:marLeft w:val="0"/>
                  <w:marRight w:val="0"/>
                  <w:marTop w:val="0"/>
                  <w:marBottom w:val="0"/>
                  <w:divBdr>
                    <w:top w:val="none" w:sz="0" w:space="0" w:color="auto"/>
                    <w:left w:val="none" w:sz="0" w:space="0" w:color="auto"/>
                    <w:bottom w:val="none" w:sz="0" w:space="0" w:color="auto"/>
                    <w:right w:val="none" w:sz="0" w:space="0" w:color="auto"/>
                  </w:divBdr>
                </w:div>
                <w:div w:id="524368175">
                  <w:marLeft w:val="0"/>
                  <w:marRight w:val="0"/>
                  <w:marTop w:val="0"/>
                  <w:marBottom w:val="0"/>
                  <w:divBdr>
                    <w:top w:val="none" w:sz="0" w:space="0" w:color="auto"/>
                    <w:left w:val="none" w:sz="0" w:space="0" w:color="auto"/>
                    <w:bottom w:val="none" w:sz="0" w:space="0" w:color="auto"/>
                    <w:right w:val="none" w:sz="0" w:space="0" w:color="auto"/>
                  </w:divBdr>
                </w:div>
                <w:div w:id="524564745">
                  <w:marLeft w:val="0"/>
                  <w:marRight w:val="0"/>
                  <w:marTop w:val="0"/>
                  <w:marBottom w:val="0"/>
                  <w:divBdr>
                    <w:top w:val="none" w:sz="0" w:space="0" w:color="auto"/>
                    <w:left w:val="none" w:sz="0" w:space="0" w:color="auto"/>
                    <w:bottom w:val="none" w:sz="0" w:space="0" w:color="auto"/>
                    <w:right w:val="none" w:sz="0" w:space="0" w:color="auto"/>
                  </w:divBdr>
                </w:div>
                <w:div w:id="525215651">
                  <w:marLeft w:val="0"/>
                  <w:marRight w:val="0"/>
                  <w:marTop w:val="0"/>
                  <w:marBottom w:val="0"/>
                  <w:divBdr>
                    <w:top w:val="none" w:sz="0" w:space="0" w:color="auto"/>
                    <w:left w:val="none" w:sz="0" w:space="0" w:color="auto"/>
                    <w:bottom w:val="none" w:sz="0" w:space="0" w:color="auto"/>
                    <w:right w:val="none" w:sz="0" w:space="0" w:color="auto"/>
                  </w:divBdr>
                </w:div>
                <w:div w:id="527062994">
                  <w:marLeft w:val="0"/>
                  <w:marRight w:val="0"/>
                  <w:marTop w:val="0"/>
                  <w:marBottom w:val="0"/>
                  <w:divBdr>
                    <w:top w:val="none" w:sz="0" w:space="0" w:color="auto"/>
                    <w:left w:val="none" w:sz="0" w:space="0" w:color="auto"/>
                    <w:bottom w:val="none" w:sz="0" w:space="0" w:color="auto"/>
                    <w:right w:val="none" w:sz="0" w:space="0" w:color="auto"/>
                  </w:divBdr>
                </w:div>
                <w:div w:id="528035236">
                  <w:marLeft w:val="0"/>
                  <w:marRight w:val="0"/>
                  <w:marTop w:val="0"/>
                  <w:marBottom w:val="0"/>
                  <w:divBdr>
                    <w:top w:val="none" w:sz="0" w:space="0" w:color="auto"/>
                    <w:left w:val="none" w:sz="0" w:space="0" w:color="auto"/>
                    <w:bottom w:val="none" w:sz="0" w:space="0" w:color="auto"/>
                    <w:right w:val="none" w:sz="0" w:space="0" w:color="auto"/>
                  </w:divBdr>
                </w:div>
                <w:div w:id="528375739">
                  <w:marLeft w:val="0"/>
                  <w:marRight w:val="0"/>
                  <w:marTop w:val="0"/>
                  <w:marBottom w:val="0"/>
                  <w:divBdr>
                    <w:top w:val="none" w:sz="0" w:space="0" w:color="auto"/>
                    <w:left w:val="none" w:sz="0" w:space="0" w:color="auto"/>
                    <w:bottom w:val="none" w:sz="0" w:space="0" w:color="auto"/>
                    <w:right w:val="none" w:sz="0" w:space="0" w:color="auto"/>
                  </w:divBdr>
                </w:div>
                <w:div w:id="528568312">
                  <w:marLeft w:val="0"/>
                  <w:marRight w:val="0"/>
                  <w:marTop w:val="0"/>
                  <w:marBottom w:val="0"/>
                  <w:divBdr>
                    <w:top w:val="none" w:sz="0" w:space="0" w:color="auto"/>
                    <w:left w:val="none" w:sz="0" w:space="0" w:color="auto"/>
                    <w:bottom w:val="none" w:sz="0" w:space="0" w:color="auto"/>
                    <w:right w:val="none" w:sz="0" w:space="0" w:color="auto"/>
                  </w:divBdr>
                </w:div>
                <w:div w:id="528878056">
                  <w:marLeft w:val="0"/>
                  <w:marRight w:val="0"/>
                  <w:marTop w:val="0"/>
                  <w:marBottom w:val="0"/>
                  <w:divBdr>
                    <w:top w:val="none" w:sz="0" w:space="0" w:color="auto"/>
                    <w:left w:val="none" w:sz="0" w:space="0" w:color="auto"/>
                    <w:bottom w:val="none" w:sz="0" w:space="0" w:color="auto"/>
                    <w:right w:val="none" w:sz="0" w:space="0" w:color="auto"/>
                  </w:divBdr>
                </w:div>
                <w:div w:id="529103519">
                  <w:marLeft w:val="0"/>
                  <w:marRight w:val="0"/>
                  <w:marTop w:val="0"/>
                  <w:marBottom w:val="0"/>
                  <w:divBdr>
                    <w:top w:val="none" w:sz="0" w:space="0" w:color="auto"/>
                    <w:left w:val="none" w:sz="0" w:space="0" w:color="auto"/>
                    <w:bottom w:val="none" w:sz="0" w:space="0" w:color="auto"/>
                    <w:right w:val="none" w:sz="0" w:space="0" w:color="auto"/>
                  </w:divBdr>
                </w:div>
                <w:div w:id="529221046">
                  <w:marLeft w:val="0"/>
                  <w:marRight w:val="0"/>
                  <w:marTop w:val="0"/>
                  <w:marBottom w:val="0"/>
                  <w:divBdr>
                    <w:top w:val="none" w:sz="0" w:space="0" w:color="auto"/>
                    <w:left w:val="none" w:sz="0" w:space="0" w:color="auto"/>
                    <w:bottom w:val="none" w:sz="0" w:space="0" w:color="auto"/>
                    <w:right w:val="none" w:sz="0" w:space="0" w:color="auto"/>
                  </w:divBdr>
                </w:div>
                <w:div w:id="529300945">
                  <w:marLeft w:val="0"/>
                  <w:marRight w:val="0"/>
                  <w:marTop w:val="0"/>
                  <w:marBottom w:val="0"/>
                  <w:divBdr>
                    <w:top w:val="none" w:sz="0" w:space="0" w:color="auto"/>
                    <w:left w:val="none" w:sz="0" w:space="0" w:color="auto"/>
                    <w:bottom w:val="none" w:sz="0" w:space="0" w:color="auto"/>
                    <w:right w:val="none" w:sz="0" w:space="0" w:color="auto"/>
                  </w:divBdr>
                </w:div>
                <w:div w:id="529728345">
                  <w:marLeft w:val="0"/>
                  <w:marRight w:val="0"/>
                  <w:marTop w:val="0"/>
                  <w:marBottom w:val="0"/>
                  <w:divBdr>
                    <w:top w:val="none" w:sz="0" w:space="0" w:color="auto"/>
                    <w:left w:val="none" w:sz="0" w:space="0" w:color="auto"/>
                    <w:bottom w:val="none" w:sz="0" w:space="0" w:color="auto"/>
                    <w:right w:val="none" w:sz="0" w:space="0" w:color="auto"/>
                  </w:divBdr>
                </w:div>
                <w:div w:id="530728764">
                  <w:marLeft w:val="0"/>
                  <w:marRight w:val="0"/>
                  <w:marTop w:val="0"/>
                  <w:marBottom w:val="0"/>
                  <w:divBdr>
                    <w:top w:val="none" w:sz="0" w:space="0" w:color="auto"/>
                    <w:left w:val="none" w:sz="0" w:space="0" w:color="auto"/>
                    <w:bottom w:val="none" w:sz="0" w:space="0" w:color="auto"/>
                    <w:right w:val="none" w:sz="0" w:space="0" w:color="auto"/>
                  </w:divBdr>
                </w:div>
                <w:div w:id="530800029">
                  <w:marLeft w:val="0"/>
                  <w:marRight w:val="0"/>
                  <w:marTop w:val="0"/>
                  <w:marBottom w:val="0"/>
                  <w:divBdr>
                    <w:top w:val="none" w:sz="0" w:space="0" w:color="auto"/>
                    <w:left w:val="none" w:sz="0" w:space="0" w:color="auto"/>
                    <w:bottom w:val="none" w:sz="0" w:space="0" w:color="auto"/>
                    <w:right w:val="none" w:sz="0" w:space="0" w:color="auto"/>
                  </w:divBdr>
                </w:div>
                <w:div w:id="531385941">
                  <w:marLeft w:val="0"/>
                  <w:marRight w:val="0"/>
                  <w:marTop w:val="0"/>
                  <w:marBottom w:val="0"/>
                  <w:divBdr>
                    <w:top w:val="none" w:sz="0" w:space="0" w:color="auto"/>
                    <w:left w:val="none" w:sz="0" w:space="0" w:color="auto"/>
                    <w:bottom w:val="none" w:sz="0" w:space="0" w:color="auto"/>
                    <w:right w:val="none" w:sz="0" w:space="0" w:color="auto"/>
                  </w:divBdr>
                </w:div>
                <w:div w:id="531844319">
                  <w:marLeft w:val="0"/>
                  <w:marRight w:val="0"/>
                  <w:marTop w:val="0"/>
                  <w:marBottom w:val="0"/>
                  <w:divBdr>
                    <w:top w:val="none" w:sz="0" w:space="0" w:color="auto"/>
                    <w:left w:val="none" w:sz="0" w:space="0" w:color="auto"/>
                    <w:bottom w:val="none" w:sz="0" w:space="0" w:color="auto"/>
                    <w:right w:val="none" w:sz="0" w:space="0" w:color="auto"/>
                  </w:divBdr>
                </w:div>
                <w:div w:id="532184702">
                  <w:marLeft w:val="0"/>
                  <w:marRight w:val="0"/>
                  <w:marTop w:val="0"/>
                  <w:marBottom w:val="0"/>
                  <w:divBdr>
                    <w:top w:val="none" w:sz="0" w:space="0" w:color="auto"/>
                    <w:left w:val="none" w:sz="0" w:space="0" w:color="auto"/>
                    <w:bottom w:val="none" w:sz="0" w:space="0" w:color="auto"/>
                    <w:right w:val="none" w:sz="0" w:space="0" w:color="auto"/>
                  </w:divBdr>
                </w:div>
                <w:div w:id="532310680">
                  <w:marLeft w:val="0"/>
                  <w:marRight w:val="0"/>
                  <w:marTop w:val="0"/>
                  <w:marBottom w:val="0"/>
                  <w:divBdr>
                    <w:top w:val="none" w:sz="0" w:space="0" w:color="auto"/>
                    <w:left w:val="none" w:sz="0" w:space="0" w:color="auto"/>
                    <w:bottom w:val="none" w:sz="0" w:space="0" w:color="auto"/>
                    <w:right w:val="none" w:sz="0" w:space="0" w:color="auto"/>
                  </w:divBdr>
                </w:div>
                <w:div w:id="533888843">
                  <w:marLeft w:val="0"/>
                  <w:marRight w:val="0"/>
                  <w:marTop w:val="0"/>
                  <w:marBottom w:val="0"/>
                  <w:divBdr>
                    <w:top w:val="none" w:sz="0" w:space="0" w:color="auto"/>
                    <w:left w:val="none" w:sz="0" w:space="0" w:color="auto"/>
                    <w:bottom w:val="none" w:sz="0" w:space="0" w:color="auto"/>
                    <w:right w:val="none" w:sz="0" w:space="0" w:color="auto"/>
                  </w:divBdr>
                </w:div>
                <w:div w:id="536965374">
                  <w:marLeft w:val="0"/>
                  <w:marRight w:val="0"/>
                  <w:marTop w:val="0"/>
                  <w:marBottom w:val="0"/>
                  <w:divBdr>
                    <w:top w:val="none" w:sz="0" w:space="0" w:color="auto"/>
                    <w:left w:val="none" w:sz="0" w:space="0" w:color="auto"/>
                    <w:bottom w:val="none" w:sz="0" w:space="0" w:color="auto"/>
                    <w:right w:val="none" w:sz="0" w:space="0" w:color="auto"/>
                  </w:divBdr>
                </w:div>
                <w:div w:id="537085766">
                  <w:marLeft w:val="0"/>
                  <w:marRight w:val="0"/>
                  <w:marTop w:val="0"/>
                  <w:marBottom w:val="0"/>
                  <w:divBdr>
                    <w:top w:val="none" w:sz="0" w:space="0" w:color="auto"/>
                    <w:left w:val="none" w:sz="0" w:space="0" w:color="auto"/>
                    <w:bottom w:val="none" w:sz="0" w:space="0" w:color="auto"/>
                    <w:right w:val="none" w:sz="0" w:space="0" w:color="auto"/>
                  </w:divBdr>
                </w:div>
                <w:div w:id="537281701">
                  <w:marLeft w:val="0"/>
                  <w:marRight w:val="0"/>
                  <w:marTop w:val="0"/>
                  <w:marBottom w:val="0"/>
                  <w:divBdr>
                    <w:top w:val="none" w:sz="0" w:space="0" w:color="auto"/>
                    <w:left w:val="none" w:sz="0" w:space="0" w:color="auto"/>
                    <w:bottom w:val="none" w:sz="0" w:space="0" w:color="auto"/>
                    <w:right w:val="none" w:sz="0" w:space="0" w:color="auto"/>
                  </w:divBdr>
                </w:div>
                <w:div w:id="537939135">
                  <w:marLeft w:val="0"/>
                  <w:marRight w:val="0"/>
                  <w:marTop w:val="0"/>
                  <w:marBottom w:val="0"/>
                  <w:divBdr>
                    <w:top w:val="none" w:sz="0" w:space="0" w:color="auto"/>
                    <w:left w:val="none" w:sz="0" w:space="0" w:color="auto"/>
                    <w:bottom w:val="none" w:sz="0" w:space="0" w:color="auto"/>
                    <w:right w:val="none" w:sz="0" w:space="0" w:color="auto"/>
                  </w:divBdr>
                </w:div>
                <w:div w:id="539123643">
                  <w:marLeft w:val="0"/>
                  <w:marRight w:val="0"/>
                  <w:marTop w:val="0"/>
                  <w:marBottom w:val="0"/>
                  <w:divBdr>
                    <w:top w:val="none" w:sz="0" w:space="0" w:color="auto"/>
                    <w:left w:val="none" w:sz="0" w:space="0" w:color="auto"/>
                    <w:bottom w:val="none" w:sz="0" w:space="0" w:color="auto"/>
                    <w:right w:val="none" w:sz="0" w:space="0" w:color="auto"/>
                  </w:divBdr>
                </w:div>
                <w:div w:id="539131331">
                  <w:marLeft w:val="0"/>
                  <w:marRight w:val="0"/>
                  <w:marTop w:val="0"/>
                  <w:marBottom w:val="0"/>
                  <w:divBdr>
                    <w:top w:val="none" w:sz="0" w:space="0" w:color="auto"/>
                    <w:left w:val="none" w:sz="0" w:space="0" w:color="auto"/>
                    <w:bottom w:val="none" w:sz="0" w:space="0" w:color="auto"/>
                    <w:right w:val="none" w:sz="0" w:space="0" w:color="auto"/>
                  </w:divBdr>
                </w:div>
                <w:div w:id="540672807">
                  <w:marLeft w:val="0"/>
                  <w:marRight w:val="0"/>
                  <w:marTop w:val="0"/>
                  <w:marBottom w:val="0"/>
                  <w:divBdr>
                    <w:top w:val="none" w:sz="0" w:space="0" w:color="auto"/>
                    <w:left w:val="none" w:sz="0" w:space="0" w:color="auto"/>
                    <w:bottom w:val="none" w:sz="0" w:space="0" w:color="auto"/>
                    <w:right w:val="none" w:sz="0" w:space="0" w:color="auto"/>
                  </w:divBdr>
                </w:div>
                <w:div w:id="540896536">
                  <w:marLeft w:val="0"/>
                  <w:marRight w:val="0"/>
                  <w:marTop w:val="0"/>
                  <w:marBottom w:val="0"/>
                  <w:divBdr>
                    <w:top w:val="none" w:sz="0" w:space="0" w:color="auto"/>
                    <w:left w:val="none" w:sz="0" w:space="0" w:color="auto"/>
                    <w:bottom w:val="none" w:sz="0" w:space="0" w:color="auto"/>
                    <w:right w:val="none" w:sz="0" w:space="0" w:color="auto"/>
                  </w:divBdr>
                </w:div>
                <w:div w:id="540944894">
                  <w:marLeft w:val="0"/>
                  <w:marRight w:val="0"/>
                  <w:marTop w:val="0"/>
                  <w:marBottom w:val="0"/>
                  <w:divBdr>
                    <w:top w:val="none" w:sz="0" w:space="0" w:color="auto"/>
                    <w:left w:val="none" w:sz="0" w:space="0" w:color="auto"/>
                    <w:bottom w:val="none" w:sz="0" w:space="0" w:color="auto"/>
                    <w:right w:val="none" w:sz="0" w:space="0" w:color="auto"/>
                  </w:divBdr>
                </w:div>
                <w:div w:id="541484539">
                  <w:marLeft w:val="0"/>
                  <w:marRight w:val="0"/>
                  <w:marTop w:val="0"/>
                  <w:marBottom w:val="0"/>
                  <w:divBdr>
                    <w:top w:val="none" w:sz="0" w:space="0" w:color="auto"/>
                    <w:left w:val="none" w:sz="0" w:space="0" w:color="auto"/>
                    <w:bottom w:val="none" w:sz="0" w:space="0" w:color="auto"/>
                    <w:right w:val="none" w:sz="0" w:space="0" w:color="auto"/>
                  </w:divBdr>
                </w:div>
                <w:div w:id="543447106">
                  <w:marLeft w:val="0"/>
                  <w:marRight w:val="0"/>
                  <w:marTop w:val="0"/>
                  <w:marBottom w:val="0"/>
                  <w:divBdr>
                    <w:top w:val="none" w:sz="0" w:space="0" w:color="auto"/>
                    <w:left w:val="none" w:sz="0" w:space="0" w:color="auto"/>
                    <w:bottom w:val="none" w:sz="0" w:space="0" w:color="auto"/>
                    <w:right w:val="none" w:sz="0" w:space="0" w:color="auto"/>
                  </w:divBdr>
                </w:div>
                <w:div w:id="544487852">
                  <w:marLeft w:val="0"/>
                  <w:marRight w:val="0"/>
                  <w:marTop w:val="0"/>
                  <w:marBottom w:val="0"/>
                  <w:divBdr>
                    <w:top w:val="none" w:sz="0" w:space="0" w:color="auto"/>
                    <w:left w:val="none" w:sz="0" w:space="0" w:color="auto"/>
                    <w:bottom w:val="none" w:sz="0" w:space="0" w:color="auto"/>
                    <w:right w:val="none" w:sz="0" w:space="0" w:color="auto"/>
                  </w:divBdr>
                </w:div>
                <w:div w:id="544946336">
                  <w:marLeft w:val="0"/>
                  <w:marRight w:val="0"/>
                  <w:marTop w:val="0"/>
                  <w:marBottom w:val="0"/>
                  <w:divBdr>
                    <w:top w:val="none" w:sz="0" w:space="0" w:color="auto"/>
                    <w:left w:val="none" w:sz="0" w:space="0" w:color="auto"/>
                    <w:bottom w:val="none" w:sz="0" w:space="0" w:color="auto"/>
                    <w:right w:val="none" w:sz="0" w:space="0" w:color="auto"/>
                  </w:divBdr>
                </w:div>
                <w:div w:id="545875768">
                  <w:marLeft w:val="0"/>
                  <w:marRight w:val="0"/>
                  <w:marTop w:val="0"/>
                  <w:marBottom w:val="0"/>
                  <w:divBdr>
                    <w:top w:val="none" w:sz="0" w:space="0" w:color="auto"/>
                    <w:left w:val="none" w:sz="0" w:space="0" w:color="auto"/>
                    <w:bottom w:val="none" w:sz="0" w:space="0" w:color="auto"/>
                    <w:right w:val="none" w:sz="0" w:space="0" w:color="auto"/>
                  </w:divBdr>
                </w:div>
                <w:div w:id="546143771">
                  <w:marLeft w:val="0"/>
                  <w:marRight w:val="0"/>
                  <w:marTop w:val="0"/>
                  <w:marBottom w:val="0"/>
                  <w:divBdr>
                    <w:top w:val="none" w:sz="0" w:space="0" w:color="auto"/>
                    <w:left w:val="none" w:sz="0" w:space="0" w:color="auto"/>
                    <w:bottom w:val="none" w:sz="0" w:space="0" w:color="auto"/>
                    <w:right w:val="none" w:sz="0" w:space="0" w:color="auto"/>
                  </w:divBdr>
                </w:div>
                <w:div w:id="546259924">
                  <w:marLeft w:val="0"/>
                  <w:marRight w:val="0"/>
                  <w:marTop w:val="0"/>
                  <w:marBottom w:val="0"/>
                  <w:divBdr>
                    <w:top w:val="none" w:sz="0" w:space="0" w:color="auto"/>
                    <w:left w:val="none" w:sz="0" w:space="0" w:color="auto"/>
                    <w:bottom w:val="none" w:sz="0" w:space="0" w:color="auto"/>
                    <w:right w:val="none" w:sz="0" w:space="0" w:color="auto"/>
                  </w:divBdr>
                </w:div>
                <w:div w:id="546338090">
                  <w:marLeft w:val="0"/>
                  <w:marRight w:val="0"/>
                  <w:marTop w:val="0"/>
                  <w:marBottom w:val="0"/>
                  <w:divBdr>
                    <w:top w:val="none" w:sz="0" w:space="0" w:color="auto"/>
                    <w:left w:val="none" w:sz="0" w:space="0" w:color="auto"/>
                    <w:bottom w:val="none" w:sz="0" w:space="0" w:color="auto"/>
                    <w:right w:val="none" w:sz="0" w:space="0" w:color="auto"/>
                  </w:divBdr>
                </w:div>
                <w:div w:id="546533314">
                  <w:marLeft w:val="0"/>
                  <w:marRight w:val="0"/>
                  <w:marTop w:val="0"/>
                  <w:marBottom w:val="0"/>
                  <w:divBdr>
                    <w:top w:val="none" w:sz="0" w:space="0" w:color="auto"/>
                    <w:left w:val="none" w:sz="0" w:space="0" w:color="auto"/>
                    <w:bottom w:val="none" w:sz="0" w:space="0" w:color="auto"/>
                    <w:right w:val="none" w:sz="0" w:space="0" w:color="auto"/>
                  </w:divBdr>
                </w:div>
                <w:div w:id="546843191">
                  <w:marLeft w:val="0"/>
                  <w:marRight w:val="0"/>
                  <w:marTop w:val="0"/>
                  <w:marBottom w:val="0"/>
                  <w:divBdr>
                    <w:top w:val="none" w:sz="0" w:space="0" w:color="auto"/>
                    <w:left w:val="none" w:sz="0" w:space="0" w:color="auto"/>
                    <w:bottom w:val="none" w:sz="0" w:space="0" w:color="auto"/>
                    <w:right w:val="none" w:sz="0" w:space="0" w:color="auto"/>
                  </w:divBdr>
                </w:div>
                <w:div w:id="547453151">
                  <w:marLeft w:val="0"/>
                  <w:marRight w:val="0"/>
                  <w:marTop w:val="0"/>
                  <w:marBottom w:val="0"/>
                  <w:divBdr>
                    <w:top w:val="none" w:sz="0" w:space="0" w:color="auto"/>
                    <w:left w:val="none" w:sz="0" w:space="0" w:color="auto"/>
                    <w:bottom w:val="none" w:sz="0" w:space="0" w:color="auto"/>
                    <w:right w:val="none" w:sz="0" w:space="0" w:color="auto"/>
                  </w:divBdr>
                </w:div>
                <w:div w:id="547454452">
                  <w:marLeft w:val="0"/>
                  <w:marRight w:val="0"/>
                  <w:marTop w:val="0"/>
                  <w:marBottom w:val="0"/>
                  <w:divBdr>
                    <w:top w:val="none" w:sz="0" w:space="0" w:color="auto"/>
                    <w:left w:val="none" w:sz="0" w:space="0" w:color="auto"/>
                    <w:bottom w:val="none" w:sz="0" w:space="0" w:color="auto"/>
                    <w:right w:val="none" w:sz="0" w:space="0" w:color="auto"/>
                  </w:divBdr>
                </w:div>
                <w:div w:id="548493776">
                  <w:marLeft w:val="0"/>
                  <w:marRight w:val="0"/>
                  <w:marTop w:val="0"/>
                  <w:marBottom w:val="0"/>
                  <w:divBdr>
                    <w:top w:val="none" w:sz="0" w:space="0" w:color="auto"/>
                    <w:left w:val="none" w:sz="0" w:space="0" w:color="auto"/>
                    <w:bottom w:val="none" w:sz="0" w:space="0" w:color="auto"/>
                    <w:right w:val="none" w:sz="0" w:space="0" w:color="auto"/>
                  </w:divBdr>
                </w:div>
                <w:div w:id="549004227">
                  <w:marLeft w:val="0"/>
                  <w:marRight w:val="0"/>
                  <w:marTop w:val="0"/>
                  <w:marBottom w:val="0"/>
                  <w:divBdr>
                    <w:top w:val="none" w:sz="0" w:space="0" w:color="auto"/>
                    <w:left w:val="none" w:sz="0" w:space="0" w:color="auto"/>
                    <w:bottom w:val="none" w:sz="0" w:space="0" w:color="auto"/>
                    <w:right w:val="none" w:sz="0" w:space="0" w:color="auto"/>
                  </w:divBdr>
                </w:div>
                <w:div w:id="549730749">
                  <w:marLeft w:val="0"/>
                  <w:marRight w:val="0"/>
                  <w:marTop w:val="0"/>
                  <w:marBottom w:val="0"/>
                  <w:divBdr>
                    <w:top w:val="none" w:sz="0" w:space="0" w:color="auto"/>
                    <w:left w:val="none" w:sz="0" w:space="0" w:color="auto"/>
                    <w:bottom w:val="none" w:sz="0" w:space="0" w:color="auto"/>
                    <w:right w:val="none" w:sz="0" w:space="0" w:color="auto"/>
                  </w:divBdr>
                </w:div>
                <w:div w:id="550071086">
                  <w:marLeft w:val="0"/>
                  <w:marRight w:val="0"/>
                  <w:marTop w:val="0"/>
                  <w:marBottom w:val="0"/>
                  <w:divBdr>
                    <w:top w:val="none" w:sz="0" w:space="0" w:color="auto"/>
                    <w:left w:val="none" w:sz="0" w:space="0" w:color="auto"/>
                    <w:bottom w:val="none" w:sz="0" w:space="0" w:color="auto"/>
                    <w:right w:val="none" w:sz="0" w:space="0" w:color="auto"/>
                  </w:divBdr>
                </w:div>
                <w:div w:id="551116813">
                  <w:marLeft w:val="0"/>
                  <w:marRight w:val="0"/>
                  <w:marTop w:val="0"/>
                  <w:marBottom w:val="0"/>
                  <w:divBdr>
                    <w:top w:val="none" w:sz="0" w:space="0" w:color="auto"/>
                    <w:left w:val="none" w:sz="0" w:space="0" w:color="auto"/>
                    <w:bottom w:val="none" w:sz="0" w:space="0" w:color="auto"/>
                    <w:right w:val="none" w:sz="0" w:space="0" w:color="auto"/>
                  </w:divBdr>
                </w:div>
                <w:div w:id="551501238">
                  <w:marLeft w:val="0"/>
                  <w:marRight w:val="0"/>
                  <w:marTop w:val="0"/>
                  <w:marBottom w:val="0"/>
                  <w:divBdr>
                    <w:top w:val="none" w:sz="0" w:space="0" w:color="auto"/>
                    <w:left w:val="none" w:sz="0" w:space="0" w:color="auto"/>
                    <w:bottom w:val="none" w:sz="0" w:space="0" w:color="auto"/>
                    <w:right w:val="none" w:sz="0" w:space="0" w:color="auto"/>
                  </w:divBdr>
                </w:div>
                <w:div w:id="551617993">
                  <w:marLeft w:val="0"/>
                  <w:marRight w:val="0"/>
                  <w:marTop w:val="0"/>
                  <w:marBottom w:val="0"/>
                  <w:divBdr>
                    <w:top w:val="none" w:sz="0" w:space="0" w:color="auto"/>
                    <w:left w:val="none" w:sz="0" w:space="0" w:color="auto"/>
                    <w:bottom w:val="none" w:sz="0" w:space="0" w:color="auto"/>
                    <w:right w:val="none" w:sz="0" w:space="0" w:color="auto"/>
                  </w:divBdr>
                </w:div>
                <w:div w:id="552691087">
                  <w:marLeft w:val="0"/>
                  <w:marRight w:val="0"/>
                  <w:marTop w:val="0"/>
                  <w:marBottom w:val="0"/>
                  <w:divBdr>
                    <w:top w:val="none" w:sz="0" w:space="0" w:color="auto"/>
                    <w:left w:val="none" w:sz="0" w:space="0" w:color="auto"/>
                    <w:bottom w:val="none" w:sz="0" w:space="0" w:color="auto"/>
                    <w:right w:val="none" w:sz="0" w:space="0" w:color="auto"/>
                  </w:divBdr>
                </w:div>
                <w:div w:id="552734040">
                  <w:marLeft w:val="0"/>
                  <w:marRight w:val="0"/>
                  <w:marTop w:val="0"/>
                  <w:marBottom w:val="0"/>
                  <w:divBdr>
                    <w:top w:val="none" w:sz="0" w:space="0" w:color="auto"/>
                    <w:left w:val="none" w:sz="0" w:space="0" w:color="auto"/>
                    <w:bottom w:val="none" w:sz="0" w:space="0" w:color="auto"/>
                    <w:right w:val="none" w:sz="0" w:space="0" w:color="auto"/>
                  </w:divBdr>
                </w:div>
                <w:div w:id="554774725">
                  <w:marLeft w:val="0"/>
                  <w:marRight w:val="0"/>
                  <w:marTop w:val="0"/>
                  <w:marBottom w:val="0"/>
                  <w:divBdr>
                    <w:top w:val="none" w:sz="0" w:space="0" w:color="auto"/>
                    <w:left w:val="none" w:sz="0" w:space="0" w:color="auto"/>
                    <w:bottom w:val="none" w:sz="0" w:space="0" w:color="auto"/>
                    <w:right w:val="none" w:sz="0" w:space="0" w:color="auto"/>
                  </w:divBdr>
                </w:div>
                <w:div w:id="555051055">
                  <w:marLeft w:val="0"/>
                  <w:marRight w:val="0"/>
                  <w:marTop w:val="0"/>
                  <w:marBottom w:val="0"/>
                  <w:divBdr>
                    <w:top w:val="none" w:sz="0" w:space="0" w:color="auto"/>
                    <w:left w:val="none" w:sz="0" w:space="0" w:color="auto"/>
                    <w:bottom w:val="none" w:sz="0" w:space="0" w:color="auto"/>
                    <w:right w:val="none" w:sz="0" w:space="0" w:color="auto"/>
                  </w:divBdr>
                </w:div>
                <w:div w:id="555775163">
                  <w:marLeft w:val="0"/>
                  <w:marRight w:val="0"/>
                  <w:marTop w:val="0"/>
                  <w:marBottom w:val="0"/>
                  <w:divBdr>
                    <w:top w:val="none" w:sz="0" w:space="0" w:color="auto"/>
                    <w:left w:val="none" w:sz="0" w:space="0" w:color="auto"/>
                    <w:bottom w:val="none" w:sz="0" w:space="0" w:color="auto"/>
                    <w:right w:val="none" w:sz="0" w:space="0" w:color="auto"/>
                  </w:divBdr>
                </w:div>
                <w:div w:id="557713302">
                  <w:marLeft w:val="0"/>
                  <w:marRight w:val="0"/>
                  <w:marTop w:val="0"/>
                  <w:marBottom w:val="0"/>
                  <w:divBdr>
                    <w:top w:val="none" w:sz="0" w:space="0" w:color="auto"/>
                    <w:left w:val="none" w:sz="0" w:space="0" w:color="auto"/>
                    <w:bottom w:val="none" w:sz="0" w:space="0" w:color="auto"/>
                    <w:right w:val="none" w:sz="0" w:space="0" w:color="auto"/>
                  </w:divBdr>
                </w:div>
                <w:div w:id="558636244">
                  <w:marLeft w:val="0"/>
                  <w:marRight w:val="0"/>
                  <w:marTop w:val="0"/>
                  <w:marBottom w:val="0"/>
                  <w:divBdr>
                    <w:top w:val="none" w:sz="0" w:space="0" w:color="auto"/>
                    <w:left w:val="none" w:sz="0" w:space="0" w:color="auto"/>
                    <w:bottom w:val="none" w:sz="0" w:space="0" w:color="auto"/>
                    <w:right w:val="none" w:sz="0" w:space="0" w:color="auto"/>
                  </w:divBdr>
                </w:div>
                <w:div w:id="559561242">
                  <w:marLeft w:val="0"/>
                  <w:marRight w:val="0"/>
                  <w:marTop w:val="0"/>
                  <w:marBottom w:val="0"/>
                  <w:divBdr>
                    <w:top w:val="none" w:sz="0" w:space="0" w:color="auto"/>
                    <w:left w:val="none" w:sz="0" w:space="0" w:color="auto"/>
                    <w:bottom w:val="none" w:sz="0" w:space="0" w:color="auto"/>
                    <w:right w:val="none" w:sz="0" w:space="0" w:color="auto"/>
                  </w:divBdr>
                </w:div>
                <w:div w:id="560336101">
                  <w:marLeft w:val="0"/>
                  <w:marRight w:val="0"/>
                  <w:marTop w:val="0"/>
                  <w:marBottom w:val="0"/>
                  <w:divBdr>
                    <w:top w:val="none" w:sz="0" w:space="0" w:color="auto"/>
                    <w:left w:val="none" w:sz="0" w:space="0" w:color="auto"/>
                    <w:bottom w:val="none" w:sz="0" w:space="0" w:color="auto"/>
                    <w:right w:val="none" w:sz="0" w:space="0" w:color="auto"/>
                  </w:divBdr>
                </w:div>
                <w:div w:id="560752653">
                  <w:marLeft w:val="0"/>
                  <w:marRight w:val="0"/>
                  <w:marTop w:val="0"/>
                  <w:marBottom w:val="0"/>
                  <w:divBdr>
                    <w:top w:val="none" w:sz="0" w:space="0" w:color="auto"/>
                    <w:left w:val="none" w:sz="0" w:space="0" w:color="auto"/>
                    <w:bottom w:val="none" w:sz="0" w:space="0" w:color="auto"/>
                    <w:right w:val="none" w:sz="0" w:space="0" w:color="auto"/>
                  </w:divBdr>
                </w:div>
                <w:div w:id="563300023">
                  <w:marLeft w:val="0"/>
                  <w:marRight w:val="0"/>
                  <w:marTop w:val="0"/>
                  <w:marBottom w:val="0"/>
                  <w:divBdr>
                    <w:top w:val="none" w:sz="0" w:space="0" w:color="auto"/>
                    <w:left w:val="none" w:sz="0" w:space="0" w:color="auto"/>
                    <w:bottom w:val="none" w:sz="0" w:space="0" w:color="auto"/>
                    <w:right w:val="none" w:sz="0" w:space="0" w:color="auto"/>
                  </w:divBdr>
                </w:div>
                <w:div w:id="564071407">
                  <w:marLeft w:val="0"/>
                  <w:marRight w:val="0"/>
                  <w:marTop w:val="0"/>
                  <w:marBottom w:val="0"/>
                  <w:divBdr>
                    <w:top w:val="none" w:sz="0" w:space="0" w:color="auto"/>
                    <w:left w:val="none" w:sz="0" w:space="0" w:color="auto"/>
                    <w:bottom w:val="none" w:sz="0" w:space="0" w:color="auto"/>
                    <w:right w:val="none" w:sz="0" w:space="0" w:color="auto"/>
                  </w:divBdr>
                </w:div>
                <w:div w:id="564489336">
                  <w:marLeft w:val="0"/>
                  <w:marRight w:val="0"/>
                  <w:marTop w:val="0"/>
                  <w:marBottom w:val="0"/>
                  <w:divBdr>
                    <w:top w:val="none" w:sz="0" w:space="0" w:color="auto"/>
                    <w:left w:val="none" w:sz="0" w:space="0" w:color="auto"/>
                    <w:bottom w:val="none" w:sz="0" w:space="0" w:color="auto"/>
                    <w:right w:val="none" w:sz="0" w:space="0" w:color="auto"/>
                  </w:divBdr>
                </w:div>
                <w:div w:id="564996195">
                  <w:marLeft w:val="0"/>
                  <w:marRight w:val="0"/>
                  <w:marTop w:val="0"/>
                  <w:marBottom w:val="0"/>
                  <w:divBdr>
                    <w:top w:val="none" w:sz="0" w:space="0" w:color="auto"/>
                    <w:left w:val="none" w:sz="0" w:space="0" w:color="auto"/>
                    <w:bottom w:val="none" w:sz="0" w:space="0" w:color="auto"/>
                    <w:right w:val="none" w:sz="0" w:space="0" w:color="auto"/>
                  </w:divBdr>
                </w:div>
                <w:div w:id="566189255">
                  <w:marLeft w:val="0"/>
                  <w:marRight w:val="0"/>
                  <w:marTop w:val="0"/>
                  <w:marBottom w:val="0"/>
                  <w:divBdr>
                    <w:top w:val="none" w:sz="0" w:space="0" w:color="auto"/>
                    <w:left w:val="none" w:sz="0" w:space="0" w:color="auto"/>
                    <w:bottom w:val="none" w:sz="0" w:space="0" w:color="auto"/>
                    <w:right w:val="none" w:sz="0" w:space="0" w:color="auto"/>
                  </w:divBdr>
                </w:div>
                <w:div w:id="567152560">
                  <w:marLeft w:val="0"/>
                  <w:marRight w:val="0"/>
                  <w:marTop w:val="0"/>
                  <w:marBottom w:val="0"/>
                  <w:divBdr>
                    <w:top w:val="none" w:sz="0" w:space="0" w:color="auto"/>
                    <w:left w:val="none" w:sz="0" w:space="0" w:color="auto"/>
                    <w:bottom w:val="none" w:sz="0" w:space="0" w:color="auto"/>
                    <w:right w:val="none" w:sz="0" w:space="0" w:color="auto"/>
                  </w:divBdr>
                </w:div>
                <w:div w:id="567375817">
                  <w:marLeft w:val="0"/>
                  <w:marRight w:val="0"/>
                  <w:marTop w:val="0"/>
                  <w:marBottom w:val="0"/>
                  <w:divBdr>
                    <w:top w:val="none" w:sz="0" w:space="0" w:color="auto"/>
                    <w:left w:val="none" w:sz="0" w:space="0" w:color="auto"/>
                    <w:bottom w:val="none" w:sz="0" w:space="0" w:color="auto"/>
                    <w:right w:val="none" w:sz="0" w:space="0" w:color="auto"/>
                  </w:divBdr>
                </w:div>
                <w:div w:id="568422481">
                  <w:marLeft w:val="0"/>
                  <w:marRight w:val="0"/>
                  <w:marTop w:val="0"/>
                  <w:marBottom w:val="0"/>
                  <w:divBdr>
                    <w:top w:val="none" w:sz="0" w:space="0" w:color="auto"/>
                    <w:left w:val="none" w:sz="0" w:space="0" w:color="auto"/>
                    <w:bottom w:val="none" w:sz="0" w:space="0" w:color="auto"/>
                    <w:right w:val="none" w:sz="0" w:space="0" w:color="auto"/>
                  </w:divBdr>
                </w:div>
                <w:div w:id="569930072">
                  <w:marLeft w:val="0"/>
                  <w:marRight w:val="0"/>
                  <w:marTop w:val="0"/>
                  <w:marBottom w:val="0"/>
                  <w:divBdr>
                    <w:top w:val="none" w:sz="0" w:space="0" w:color="auto"/>
                    <w:left w:val="none" w:sz="0" w:space="0" w:color="auto"/>
                    <w:bottom w:val="none" w:sz="0" w:space="0" w:color="auto"/>
                    <w:right w:val="none" w:sz="0" w:space="0" w:color="auto"/>
                  </w:divBdr>
                </w:div>
                <w:div w:id="570966688">
                  <w:marLeft w:val="0"/>
                  <w:marRight w:val="0"/>
                  <w:marTop w:val="0"/>
                  <w:marBottom w:val="0"/>
                  <w:divBdr>
                    <w:top w:val="none" w:sz="0" w:space="0" w:color="auto"/>
                    <w:left w:val="none" w:sz="0" w:space="0" w:color="auto"/>
                    <w:bottom w:val="none" w:sz="0" w:space="0" w:color="auto"/>
                    <w:right w:val="none" w:sz="0" w:space="0" w:color="auto"/>
                  </w:divBdr>
                </w:div>
                <w:div w:id="571503364">
                  <w:marLeft w:val="0"/>
                  <w:marRight w:val="0"/>
                  <w:marTop w:val="0"/>
                  <w:marBottom w:val="0"/>
                  <w:divBdr>
                    <w:top w:val="none" w:sz="0" w:space="0" w:color="auto"/>
                    <w:left w:val="none" w:sz="0" w:space="0" w:color="auto"/>
                    <w:bottom w:val="none" w:sz="0" w:space="0" w:color="auto"/>
                    <w:right w:val="none" w:sz="0" w:space="0" w:color="auto"/>
                  </w:divBdr>
                </w:div>
                <w:div w:id="571624051">
                  <w:marLeft w:val="0"/>
                  <w:marRight w:val="0"/>
                  <w:marTop w:val="0"/>
                  <w:marBottom w:val="0"/>
                  <w:divBdr>
                    <w:top w:val="none" w:sz="0" w:space="0" w:color="auto"/>
                    <w:left w:val="none" w:sz="0" w:space="0" w:color="auto"/>
                    <w:bottom w:val="none" w:sz="0" w:space="0" w:color="auto"/>
                    <w:right w:val="none" w:sz="0" w:space="0" w:color="auto"/>
                  </w:divBdr>
                </w:div>
                <w:div w:id="571696258">
                  <w:marLeft w:val="0"/>
                  <w:marRight w:val="0"/>
                  <w:marTop w:val="0"/>
                  <w:marBottom w:val="0"/>
                  <w:divBdr>
                    <w:top w:val="none" w:sz="0" w:space="0" w:color="auto"/>
                    <w:left w:val="none" w:sz="0" w:space="0" w:color="auto"/>
                    <w:bottom w:val="none" w:sz="0" w:space="0" w:color="auto"/>
                    <w:right w:val="none" w:sz="0" w:space="0" w:color="auto"/>
                  </w:divBdr>
                </w:div>
                <w:div w:id="572400661">
                  <w:marLeft w:val="0"/>
                  <w:marRight w:val="0"/>
                  <w:marTop w:val="0"/>
                  <w:marBottom w:val="0"/>
                  <w:divBdr>
                    <w:top w:val="none" w:sz="0" w:space="0" w:color="auto"/>
                    <w:left w:val="none" w:sz="0" w:space="0" w:color="auto"/>
                    <w:bottom w:val="none" w:sz="0" w:space="0" w:color="auto"/>
                    <w:right w:val="none" w:sz="0" w:space="0" w:color="auto"/>
                  </w:divBdr>
                </w:div>
                <w:div w:id="573006625">
                  <w:marLeft w:val="0"/>
                  <w:marRight w:val="0"/>
                  <w:marTop w:val="0"/>
                  <w:marBottom w:val="0"/>
                  <w:divBdr>
                    <w:top w:val="none" w:sz="0" w:space="0" w:color="auto"/>
                    <w:left w:val="none" w:sz="0" w:space="0" w:color="auto"/>
                    <w:bottom w:val="none" w:sz="0" w:space="0" w:color="auto"/>
                    <w:right w:val="none" w:sz="0" w:space="0" w:color="auto"/>
                  </w:divBdr>
                </w:div>
                <w:div w:id="573274106">
                  <w:marLeft w:val="0"/>
                  <w:marRight w:val="0"/>
                  <w:marTop w:val="0"/>
                  <w:marBottom w:val="0"/>
                  <w:divBdr>
                    <w:top w:val="none" w:sz="0" w:space="0" w:color="auto"/>
                    <w:left w:val="none" w:sz="0" w:space="0" w:color="auto"/>
                    <w:bottom w:val="none" w:sz="0" w:space="0" w:color="auto"/>
                    <w:right w:val="none" w:sz="0" w:space="0" w:color="auto"/>
                  </w:divBdr>
                </w:div>
                <w:div w:id="575096243">
                  <w:marLeft w:val="0"/>
                  <w:marRight w:val="0"/>
                  <w:marTop w:val="0"/>
                  <w:marBottom w:val="0"/>
                  <w:divBdr>
                    <w:top w:val="none" w:sz="0" w:space="0" w:color="auto"/>
                    <w:left w:val="none" w:sz="0" w:space="0" w:color="auto"/>
                    <w:bottom w:val="none" w:sz="0" w:space="0" w:color="auto"/>
                    <w:right w:val="none" w:sz="0" w:space="0" w:color="auto"/>
                  </w:divBdr>
                </w:div>
                <w:div w:id="575360836">
                  <w:marLeft w:val="0"/>
                  <w:marRight w:val="0"/>
                  <w:marTop w:val="0"/>
                  <w:marBottom w:val="0"/>
                  <w:divBdr>
                    <w:top w:val="none" w:sz="0" w:space="0" w:color="auto"/>
                    <w:left w:val="none" w:sz="0" w:space="0" w:color="auto"/>
                    <w:bottom w:val="none" w:sz="0" w:space="0" w:color="auto"/>
                    <w:right w:val="none" w:sz="0" w:space="0" w:color="auto"/>
                  </w:divBdr>
                </w:div>
                <w:div w:id="575481696">
                  <w:marLeft w:val="0"/>
                  <w:marRight w:val="0"/>
                  <w:marTop w:val="0"/>
                  <w:marBottom w:val="0"/>
                  <w:divBdr>
                    <w:top w:val="none" w:sz="0" w:space="0" w:color="auto"/>
                    <w:left w:val="none" w:sz="0" w:space="0" w:color="auto"/>
                    <w:bottom w:val="none" w:sz="0" w:space="0" w:color="auto"/>
                    <w:right w:val="none" w:sz="0" w:space="0" w:color="auto"/>
                  </w:divBdr>
                </w:div>
                <w:div w:id="576288519">
                  <w:marLeft w:val="0"/>
                  <w:marRight w:val="0"/>
                  <w:marTop w:val="0"/>
                  <w:marBottom w:val="0"/>
                  <w:divBdr>
                    <w:top w:val="none" w:sz="0" w:space="0" w:color="auto"/>
                    <w:left w:val="none" w:sz="0" w:space="0" w:color="auto"/>
                    <w:bottom w:val="none" w:sz="0" w:space="0" w:color="auto"/>
                    <w:right w:val="none" w:sz="0" w:space="0" w:color="auto"/>
                  </w:divBdr>
                </w:div>
                <w:div w:id="577830918">
                  <w:marLeft w:val="0"/>
                  <w:marRight w:val="0"/>
                  <w:marTop w:val="0"/>
                  <w:marBottom w:val="0"/>
                  <w:divBdr>
                    <w:top w:val="none" w:sz="0" w:space="0" w:color="auto"/>
                    <w:left w:val="none" w:sz="0" w:space="0" w:color="auto"/>
                    <w:bottom w:val="none" w:sz="0" w:space="0" w:color="auto"/>
                    <w:right w:val="none" w:sz="0" w:space="0" w:color="auto"/>
                  </w:divBdr>
                </w:div>
                <w:div w:id="578711882">
                  <w:marLeft w:val="0"/>
                  <w:marRight w:val="0"/>
                  <w:marTop w:val="0"/>
                  <w:marBottom w:val="0"/>
                  <w:divBdr>
                    <w:top w:val="none" w:sz="0" w:space="0" w:color="auto"/>
                    <w:left w:val="none" w:sz="0" w:space="0" w:color="auto"/>
                    <w:bottom w:val="none" w:sz="0" w:space="0" w:color="auto"/>
                    <w:right w:val="none" w:sz="0" w:space="0" w:color="auto"/>
                  </w:divBdr>
                </w:div>
                <w:div w:id="579174322">
                  <w:marLeft w:val="0"/>
                  <w:marRight w:val="0"/>
                  <w:marTop w:val="0"/>
                  <w:marBottom w:val="0"/>
                  <w:divBdr>
                    <w:top w:val="none" w:sz="0" w:space="0" w:color="auto"/>
                    <w:left w:val="none" w:sz="0" w:space="0" w:color="auto"/>
                    <w:bottom w:val="none" w:sz="0" w:space="0" w:color="auto"/>
                    <w:right w:val="none" w:sz="0" w:space="0" w:color="auto"/>
                  </w:divBdr>
                </w:div>
                <w:div w:id="579296976">
                  <w:marLeft w:val="0"/>
                  <w:marRight w:val="0"/>
                  <w:marTop w:val="0"/>
                  <w:marBottom w:val="0"/>
                  <w:divBdr>
                    <w:top w:val="none" w:sz="0" w:space="0" w:color="auto"/>
                    <w:left w:val="none" w:sz="0" w:space="0" w:color="auto"/>
                    <w:bottom w:val="none" w:sz="0" w:space="0" w:color="auto"/>
                    <w:right w:val="none" w:sz="0" w:space="0" w:color="auto"/>
                  </w:divBdr>
                </w:div>
                <w:div w:id="581989302">
                  <w:marLeft w:val="0"/>
                  <w:marRight w:val="0"/>
                  <w:marTop w:val="0"/>
                  <w:marBottom w:val="0"/>
                  <w:divBdr>
                    <w:top w:val="none" w:sz="0" w:space="0" w:color="auto"/>
                    <w:left w:val="none" w:sz="0" w:space="0" w:color="auto"/>
                    <w:bottom w:val="none" w:sz="0" w:space="0" w:color="auto"/>
                    <w:right w:val="none" w:sz="0" w:space="0" w:color="auto"/>
                  </w:divBdr>
                </w:div>
                <w:div w:id="582450304">
                  <w:marLeft w:val="0"/>
                  <w:marRight w:val="0"/>
                  <w:marTop w:val="0"/>
                  <w:marBottom w:val="0"/>
                  <w:divBdr>
                    <w:top w:val="none" w:sz="0" w:space="0" w:color="auto"/>
                    <w:left w:val="none" w:sz="0" w:space="0" w:color="auto"/>
                    <w:bottom w:val="none" w:sz="0" w:space="0" w:color="auto"/>
                    <w:right w:val="none" w:sz="0" w:space="0" w:color="auto"/>
                  </w:divBdr>
                </w:div>
                <w:div w:id="582877987">
                  <w:marLeft w:val="0"/>
                  <w:marRight w:val="0"/>
                  <w:marTop w:val="0"/>
                  <w:marBottom w:val="0"/>
                  <w:divBdr>
                    <w:top w:val="none" w:sz="0" w:space="0" w:color="auto"/>
                    <w:left w:val="none" w:sz="0" w:space="0" w:color="auto"/>
                    <w:bottom w:val="none" w:sz="0" w:space="0" w:color="auto"/>
                    <w:right w:val="none" w:sz="0" w:space="0" w:color="auto"/>
                  </w:divBdr>
                </w:div>
                <w:div w:id="584336911">
                  <w:marLeft w:val="0"/>
                  <w:marRight w:val="0"/>
                  <w:marTop w:val="0"/>
                  <w:marBottom w:val="0"/>
                  <w:divBdr>
                    <w:top w:val="none" w:sz="0" w:space="0" w:color="auto"/>
                    <w:left w:val="none" w:sz="0" w:space="0" w:color="auto"/>
                    <w:bottom w:val="none" w:sz="0" w:space="0" w:color="auto"/>
                    <w:right w:val="none" w:sz="0" w:space="0" w:color="auto"/>
                  </w:divBdr>
                </w:div>
                <w:div w:id="585236891">
                  <w:marLeft w:val="0"/>
                  <w:marRight w:val="0"/>
                  <w:marTop w:val="0"/>
                  <w:marBottom w:val="0"/>
                  <w:divBdr>
                    <w:top w:val="none" w:sz="0" w:space="0" w:color="auto"/>
                    <w:left w:val="none" w:sz="0" w:space="0" w:color="auto"/>
                    <w:bottom w:val="none" w:sz="0" w:space="0" w:color="auto"/>
                    <w:right w:val="none" w:sz="0" w:space="0" w:color="auto"/>
                  </w:divBdr>
                </w:div>
                <w:div w:id="585843453">
                  <w:marLeft w:val="0"/>
                  <w:marRight w:val="0"/>
                  <w:marTop w:val="0"/>
                  <w:marBottom w:val="0"/>
                  <w:divBdr>
                    <w:top w:val="none" w:sz="0" w:space="0" w:color="auto"/>
                    <w:left w:val="none" w:sz="0" w:space="0" w:color="auto"/>
                    <w:bottom w:val="none" w:sz="0" w:space="0" w:color="auto"/>
                    <w:right w:val="none" w:sz="0" w:space="0" w:color="auto"/>
                  </w:divBdr>
                </w:div>
                <w:div w:id="587427540">
                  <w:marLeft w:val="0"/>
                  <w:marRight w:val="0"/>
                  <w:marTop w:val="0"/>
                  <w:marBottom w:val="0"/>
                  <w:divBdr>
                    <w:top w:val="none" w:sz="0" w:space="0" w:color="auto"/>
                    <w:left w:val="none" w:sz="0" w:space="0" w:color="auto"/>
                    <w:bottom w:val="none" w:sz="0" w:space="0" w:color="auto"/>
                    <w:right w:val="none" w:sz="0" w:space="0" w:color="auto"/>
                  </w:divBdr>
                </w:div>
                <w:div w:id="589970092">
                  <w:marLeft w:val="0"/>
                  <w:marRight w:val="0"/>
                  <w:marTop w:val="0"/>
                  <w:marBottom w:val="0"/>
                  <w:divBdr>
                    <w:top w:val="none" w:sz="0" w:space="0" w:color="auto"/>
                    <w:left w:val="none" w:sz="0" w:space="0" w:color="auto"/>
                    <w:bottom w:val="none" w:sz="0" w:space="0" w:color="auto"/>
                    <w:right w:val="none" w:sz="0" w:space="0" w:color="auto"/>
                  </w:divBdr>
                </w:div>
                <w:div w:id="590043109">
                  <w:marLeft w:val="0"/>
                  <w:marRight w:val="0"/>
                  <w:marTop w:val="0"/>
                  <w:marBottom w:val="0"/>
                  <w:divBdr>
                    <w:top w:val="none" w:sz="0" w:space="0" w:color="auto"/>
                    <w:left w:val="none" w:sz="0" w:space="0" w:color="auto"/>
                    <w:bottom w:val="none" w:sz="0" w:space="0" w:color="auto"/>
                    <w:right w:val="none" w:sz="0" w:space="0" w:color="auto"/>
                  </w:divBdr>
                </w:div>
                <w:div w:id="590510478">
                  <w:marLeft w:val="0"/>
                  <w:marRight w:val="0"/>
                  <w:marTop w:val="0"/>
                  <w:marBottom w:val="0"/>
                  <w:divBdr>
                    <w:top w:val="none" w:sz="0" w:space="0" w:color="auto"/>
                    <w:left w:val="none" w:sz="0" w:space="0" w:color="auto"/>
                    <w:bottom w:val="none" w:sz="0" w:space="0" w:color="auto"/>
                    <w:right w:val="none" w:sz="0" w:space="0" w:color="auto"/>
                  </w:divBdr>
                </w:div>
                <w:div w:id="591478256">
                  <w:marLeft w:val="0"/>
                  <w:marRight w:val="0"/>
                  <w:marTop w:val="0"/>
                  <w:marBottom w:val="0"/>
                  <w:divBdr>
                    <w:top w:val="none" w:sz="0" w:space="0" w:color="auto"/>
                    <w:left w:val="none" w:sz="0" w:space="0" w:color="auto"/>
                    <w:bottom w:val="none" w:sz="0" w:space="0" w:color="auto"/>
                    <w:right w:val="none" w:sz="0" w:space="0" w:color="auto"/>
                  </w:divBdr>
                </w:div>
                <w:div w:id="591546128">
                  <w:marLeft w:val="0"/>
                  <w:marRight w:val="0"/>
                  <w:marTop w:val="0"/>
                  <w:marBottom w:val="0"/>
                  <w:divBdr>
                    <w:top w:val="none" w:sz="0" w:space="0" w:color="auto"/>
                    <w:left w:val="none" w:sz="0" w:space="0" w:color="auto"/>
                    <w:bottom w:val="none" w:sz="0" w:space="0" w:color="auto"/>
                    <w:right w:val="none" w:sz="0" w:space="0" w:color="auto"/>
                  </w:divBdr>
                </w:div>
                <w:div w:id="592058220">
                  <w:marLeft w:val="0"/>
                  <w:marRight w:val="0"/>
                  <w:marTop w:val="0"/>
                  <w:marBottom w:val="0"/>
                  <w:divBdr>
                    <w:top w:val="none" w:sz="0" w:space="0" w:color="auto"/>
                    <w:left w:val="none" w:sz="0" w:space="0" w:color="auto"/>
                    <w:bottom w:val="none" w:sz="0" w:space="0" w:color="auto"/>
                    <w:right w:val="none" w:sz="0" w:space="0" w:color="auto"/>
                  </w:divBdr>
                </w:div>
                <w:div w:id="592280218">
                  <w:marLeft w:val="0"/>
                  <w:marRight w:val="0"/>
                  <w:marTop w:val="0"/>
                  <w:marBottom w:val="0"/>
                  <w:divBdr>
                    <w:top w:val="none" w:sz="0" w:space="0" w:color="auto"/>
                    <w:left w:val="none" w:sz="0" w:space="0" w:color="auto"/>
                    <w:bottom w:val="none" w:sz="0" w:space="0" w:color="auto"/>
                    <w:right w:val="none" w:sz="0" w:space="0" w:color="auto"/>
                  </w:divBdr>
                </w:div>
                <w:div w:id="592670744">
                  <w:marLeft w:val="0"/>
                  <w:marRight w:val="0"/>
                  <w:marTop w:val="0"/>
                  <w:marBottom w:val="0"/>
                  <w:divBdr>
                    <w:top w:val="none" w:sz="0" w:space="0" w:color="auto"/>
                    <w:left w:val="none" w:sz="0" w:space="0" w:color="auto"/>
                    <w:bottom w:val="none" w:sz="0" w:space="0" w:color="auto"/>
                    <w:right w:val="none" w:sz="0" w:space="0" w:color="auto"/>
                  </w:divBdr>
                </w:div>
                <w:div w:id="592780366">
                  <w:marLeft w:val="0"/>
                  <w:marRight w:val="0"/>
                  <w:marTop w:val="0"/>
                  <w:marBottom w:val="0"/>
                  <w:divBdr>
                    <w:top w:val="none" w:sz="0" w:space="0" w:color="auto"/>
                    <w:left w:val="none" w:sz="0" w:space="0" w:color="auto"/>
                    <w:bottom w:val="none" w:sz="0" w:space="0" w:color="auto"/>
                    <w:right w:val="none" w:sz="0" w:space="0" w:color="auto"/>
                  </w:divBdr>
                </w:div>
                <w:div w:id="592782075">
                  <w:marLeft w:val="0"/>
                  <w:marRight w:val="0"/>
                  <w:marTop w:val="0"/>
                  <w:marBottom w:val="0"/>
                  <w:divBdr>
                    <w:top w:val="none" w:sz="0" w:space="0" w:color="auto"/>
                    <w:left w:val="none" w:sz="0" w:space="0" w:color="auto"/>
                    <w:bottom w:val="none" w:sz="0" w:space="0" w:color="auto"/>
                    <w:right w:val="none" w:sz="0" w:space="0" w:color="auto"/>
                  </w:divBdr>
                </w:div>
                <w:div w:id="592858659">
                  <w:marLeft w:val="0"/>
                  <w:marRight w:val="0"/>
                  <w:marTop w:val="0"/>
                  <w:marBottom w:val="0"/>
                  <w:divBdr>
                    <w:top w:val="none" w:sz="0" w:space="0" w:color="auto"/>
                    <w:left w:val="none" w:sz="0" w:space="0" w:color="auto"/>
                    <w:bottom w:val="none" w:sz="0" w:space="0" w:color="auto"/>
                    <w:right w:val="none" w:sz="0" w:space="0" w:color="auto"/>
                  </w:divBdr>
                </w:div>
                <w:div w:id="593905817">
                  <w:marLeft w:val="0"/>
                  <w:marRight w:val="0"/>
                  <w:marTop w:val="0"/>
                  <w:marBottom w:val="0"/>
                  <w:divBdr>
                    <w:top w:val="none" w:sz="0" w:space="0" w:color="auto"/>
                    <w:left w:val="none" w:sz="0" w:space="0" w:color="auto"/>
                    <w:bottom w:val="none" w:sz="0" w:space="0" w:color="auto"/>
                    <w:right w:val="none" w:sz="0" w:space="0" w:color="auto"/>
                  </w:divBdr>
                </w:div>
                <w:div w:id="594745534">
                  <w:marLeft w:val="0"/>
                  <w:marRight w:val="0"/>
                  <w:marTop w:val="0"/>
                  <w:marBottom w:val="0"/>
                  <w:divBdr>
                    <w:top w:val="none" w:sz="0" w:space="0" w:color="auto"/>
                    <w:left w:val="none" w:sz="0" w:space="0" w:color="auto"/>
                    <w:bottom w:val="none" w:sz="0" w:space="0" w:color="auto"/>
                    <w:right w:val="none" w:sz="0" w:space="0" w:color="auto"/>
                  </w:divBdr>
                </w:div>
                <w:div w:id="595209094">
                  <w:marLeft w:val="0"/>
                  <w:marRight w:val="0"/>
                  <w:marTop w:val="0"/>
                  <w:marBottom w:val="0"/>
                  <w:divBdr>
                    <w:top w:val="none" w:sz="0" w:space="0" w:color="auto"/>
                    <w:left w:val="none" w:sz="0" w:space="0" w:color="auto"/>
                    <w:bottom w:val="none" w:sz="0" w:space="0" w:color="auto"/>
                    <w:right w:val="none" w:sz="0" w:space="0" w:color="auto"/>
                  </w:divBdr>
                </w:div>
                <w:div w:id="595478545">
                  <w:marLeft w:val="0"/>
                  <w:marRight w:val="0"/>
                  <w:marTop w:val="0"/>
                  <w:marBottom w:val="0"/>
                  <w:divBdr>
                    <w:top w:val="none" w:sz="0" w:space="0" w:color="auto"/>
                    <w:left w:val="none" w:sz="0" w:space="0" w:color="auto"/>
                    <w:bottom w:val="none" w:sz="0" w:space="0" w:color="auto"/>
                    <w:right w:val="none" w:sz="0" w:space="0" w:color="auto"/>
                  </w:divBdr>
                </w:div>
                <w:div w:id="595558269">
                  <w:marLeft w:val="0"/>
                  <w:marRight w:val="0"/>
                  <w:marTop w:val="0"/>
                  <w:marBottom w:val="0"/>
                  <w:divBdr>
                    <w:top w:val="none" w:sz="0" w:space="0" w:color="auto"/>
                    <w:left w:val="none" w:sz="0" w:space="0" w:color="auto"/>
                    <w:bottom w:val="none" w:sz="0" w:space="0" w:color="auto"/>
                    <w:right w:val="none" w:sz="0" w:space="0" w:color="auto"/>
                  </w:divBdr>
                </w:div>
                <w:div w:id="595797037">
                  <w:marLeft w:val="0"/>
                  <w:marRight w:val="0"/>
                  <w:marTop w:val="0"/>
                  <w:marBottom w:val="0"/>
                  <w:divBdr>
                    <w:top w:val="none" w:sz="0" w:space="0" w:color="auto"/>
                    <w:left w:val="none" w:sz="0" w:space="0" w:color="auto"/>
                    <w:bottom w:val="none" w:sz="0" w:space="0" w:color="auto"/>
                    <w:right w:val="none" w:sz="0" w:space="0" w:color="auto"/>
                  </w:divBdr>
                </w:div>
                <w:div w:id="595866442">
                  <w:marLeft w:val="0"/>
                  <w:marRight w:val="0"/>
                  <w:marTop w:val="0"/>
                  <w:marBottom w:val="0"/>
                  <w:divBdr>
                    <w:top w:val="none" w:sz="0" w:space="0" w:color="auto"/>
                    <w:left w:val="none" w:sz="0" w:space="0" w:color="auto"/>
                    <w:bottom w:val="none" w:sz="0" w:space="0" w:color="auto"/>
                    <w:right w:val="none" w:sz="0" w:space="0" w:color="auto"/>
                  </w:divBdr>
                </w:div>
                <w:div w:id="596252234">
                  <w:marLeft w:val="0"/>
                  <w:marRight w:val="0"/>
                  <w:marTop w:val="0"/>
                  <w:marBottom w:val="0"/>
                  <w:divBdr>
                    <w:top w:val="none" w:sz="0" w:space="0" w:color="auto"/>
                    <w:left w:val="none" w:sz="0" w:space="0" w:color="auto"/>
                    <w:bottom w:val="none" w:sz="0" w:space="0" w:color="auto"/>
                    <w:right w:val="none" w:sz="0" w:space="0" w:color="auto"/>
                  </w:divBdr>
                </w:div>
                <w:div w:id="597059541">
                  <w:marLeft w:val="0"/>
                  <w:marRight w:val="0"/>
                  <w:marTop w:val="0"/>
                  <w:marBottom w:val="0"/>
                  <w:divBdr>
                    <w:top w:val="none" w:sz="0" w:space="0" w:color="auto"/>
                    <w:left w:val="none" w:sz="0" w:space="0" w:color="auto"/>
                    <w:bottom w:val="none" w:sz="0" w:space="0" w:color="auto"/>
                    <w:right w:val="none" w:sz="0" w:space="0" w:color="auto"/>
                  </w:divBdr>
                </w:div>
                <w:div w:id="597635517">
                  <w:marLeft w:val="0"/>
                  <w:marRight w:val="0"/>
                  <w:marTop w:val="0"/>
                  <w:marBottom w:val="0"/>
                  <w:divBdr>
                    <w:top w:val="none" w:sz="0" w:space="0" w:color="auto"/>
                    <w:left w:val="none" w:sz="0" w:space="0" w:color="auto"/>
                    <w:bottom w:val="none" w:sz="0" w:space="0" w:color="auto"/>
                    <w:right w:val="none" w:sz="0" w:space="0" w:color="auto"/>
                  </w:divBdr>
                </w:div>
                <w:div w:id="599141629">
                  <w:marLeft w:val="0"/>
                  <w:marRight w:val="0"/>
                  <w:marTop w:val="0"/>
                  <w:marBottom w:val="0"/>
                  <w:divBdr>
                    <w:top w:val="none" w:sz="0" w:space="0" w:color="auto"/>
                    <w:left w:val="none" w:sz="0" w:space="0" w:color="auto"/>
                    <w:bottom w:val="none" w:sz="0" w:space="0" w:color="auto"/>
                    <w:right w:val="none" w:sz="0" w:space="0" w:color="auto"/>
                  </w:divBdr>
                </w:div>
                <w:div w:id="601113870">
                  <w:marLeft w:val="0"/>
                  <w:marRight w:val="0"/>
                  <w:marTop w:val="0"/>
                  <w:marBottom w:val="0"/>
                  <w:divBdr>
                    <w:top w:val="none" w:sz="0" w:space="0" w:color="auto"/>
                    <w:left w:val="none" w:sz="0" w:space="0" w:color="auto"/>
                    <w:bottom w:val="none" w:sz="0" w:space="0" w:color="auto"/>
                    <w:right w:val="none" w:sz="0" w:space="0" w:color="auto"/>
                  </w:divBdr>
                </w:div>
                <w:div w:id="602418532">
                  <w:marLeft w:val="0"/>
                  <w:marRight w:val="0"/>
                  <w:marTop w:val="0"/>
                  <w:marBottom w:val="0"/>
                  <w:divBdr>
                    <w:top w:val="none" w:sz="0" w:space="0" w:color="auto"/>
                    <w:left w:val="none" w:sz="0" w:space="0" w:color="auto"/>
                    <w:bottom w:val="none" w:sz="0" w:space="0" w:color="auto"/>
                    <w:right w:val="none" w:sz="0" w:space="0" w:color="auto"/>
                  </w:divBdr>
                </w:div>
                <w:div w:id="603153284">
                  <w:marLeft w:val="0"/>
                  <w:marRight w:val="0"/>
                  <w:marTop w:val="0"/>
                  <w:marBottom w:val="0"/>
                  <w:divBdr>
                    <w:top w:val="none" w:sz="0" w:space="0" w:color="auto"/>
                    <w:left w:val="none" w:sz="0" w:space="0" w:color="auto"/>
                    <w:bottom w:val="none" w:sz="0" w:space="0" w:color="auto"/>
                    <w:right w:val="none" w:sz="0" w:space="0" w:color="auto"/>
                  </w:divBdr>
                </w:div>
                <w:div w:id="603852893">
                  <w:marLeft w:val="0"/>
                  <w:marRight w:val="0"/>
                  <w:marTop w:val="0"/>
                  <w:marBottom w:val="0"/>
                  <w:divBdr>
                    <w:top w:val="none" w:sz="0" w:space="0" w:color="auto"/>
                    <w:left w:val="none" w:sz="0" w:space="0" w:color="auto"/>
                    <w:bottom w:val="none" w:sz="0" w:space="0" w:color="auto"/>
                    <w:right w:val="none" w:sz="0" w:space="0" w:color="auto"/>
                  </w:divBdr>
                </w:div>
                <w:div w:id="605112943">
                  <w:marLeft w:val="0"/>
                  <w:marRight w:val="0"/>
                  <w:marTop w:val="0"/>
                  <w:marBottom w:val="0"/>
                  <w:divBdr>
                    <w:top w:val="none" w:sz="0" w:space="0" w:color="auto"/>
                    <w:left w:val="none" w:sz="0" w:space="0" w:color="auto"/>
                    <w:bottom w:val="none" w:sz="0" w:space="0" w:color="auto"/>
                    <w:right w:val="none" w:sz="0" w:space="0" w:color="auto"/>
                  </w:divBdr>
                </w:div>
                <w:div w:id="605817189">
                  <w:marLeft w:val="0"/>
                  <w:marRight w:val="0"/>
                  <w:marTop w:val="0"/>
                  <w:marBottom w:val="0"/>
                  <w:divBdr>
                    <w:top w:val="none" w:sz="0" w:space="0" w:color="auto"/>
                    <w:left w:val="none" w:sz="0" w:space="0" w:color="auto"/>
                    <w:bottom w:val="none" w:sz="0" w:space="0" w:color="auto"/>
                    <w:right w:val="none" w:sz="0" w:space="0" w:color="auto"/>
                  </w:divBdr>
                </w:div>
                <w:div w:id="607470833">
                  <w:marLeft w:val="0"/>
                  <w:marRight w:val="0"/>
                  <w:marTop w:val="0"/>
                  <w:marBottom w:val="0"/>
                  <w:divBdr>
                    <w:top w:val="none" w:sz="0" w:space="0" w:color="auto"/>
                    <w:left w:val="none" w:sz="0" w:space="0" w:color="auto"/>
                    <w:bottom w:val="none" w:sz="0" w:space="0" w:color="auto"/>
                    <w:right w:val="none" w:sz="0" w:space="0" w:color="auto"/>
                  </w:divBdr>
                </w:div>
                <w:div w:id="609551774">
                  <w:marLeft w:val="0"/>
                  <w:marRight w:val="0"/>
                  <w:marTop w:val="0"/>
                  <w:marBottom w:val="0"/>
                  <w:divBdr>
                    <w:top w:val="none" w:sz="0" w:space="0" w:color="auto"/>
                    <w:left w:val="none" w:sz="0" w:space="0" w:color="auto"/>
                    <w:bottom w:val="none" w:sz="0" w:space="0" w:color="auto"/>
                    <w:right w:val="none" w:sz="0" w:space="0" w:color="auto"/>
                  </w:divBdr>
                </w:div>
                <w:div w:id="609897945">
                  <w:marLeft w:val="0"/>
                  <w:marRight w:val="0"/>
                  <w:marTop w:val="0"/>
                  <w:marBottom w:val="0"/>
                  <w:divBdr>
                    <w:top w:val="none" w:sz="0" w:space="0" w:color="auto"/>
                    <w:left w:val="none" w:sz="0" w:space="0" w:color="auto"/>
                    <w:bottom w:val="none" w:sz="0" w:space="0" w:color="auto"/>
                    <w:right w:val="none" w:sz="0" w:space="0" w:color="auto"/>
                  </w:divBdr>
                </w:div>
                <w:div w:id="610750122">
                  <w:marLeft w:val="0"/>
                  <w:marRight w:val="0"/>
                  <w:marTop w:val="0"/>
                  <w:marBottom w:val="0"/>
                  <w:divBdr>
                    <w:top w:val="none" w:sz="0" w:space="0" w:color="auto"/>
                    <w:left w:val="none" w:sz="0" w:space="0" w:color="auto"/>
                    <w:bottom w:val="none" w:sz="0" w:space="0" w:color="auto"/>
                    <w:right w:val="none" w:sz="0" w:space="0" w:color="auto"/>
                  </w:divBdr>
                </w:div>
                <w:div w:id="611977149">
                  <w:marLeft w:val="0"/>
                  <w:marRight w:val="0"/>
                  <w:marTop w:val="0"/>
                  <w:marBottom w:val="0"/>
                  <w:divBdr>
                    <w:top w:val="none" w:sz="0" w:space="0" w:color="auto"/>
                    <w:left w:val="none" w:sz="0" w:space="0" w:color="auto"/>
                    <w:bottom w:val="none" w:sz="0" w:space="0" w:color="auto"/>
                    <w:right w:val="none" w:sz="0" w:space="0" w:color="auto"/>
                  </w:divBdr>
                </w:div>
                <w:div w:id="612176150">
                  <w:marLeft w:val="0"/>
                  <w:marRight w:val="0"/>
                  <w:marTop w:val="0"/>
                  <w:marBottom w:val="0"/>
                  <w:divBdr>
                    <w:top w:val="none" w:sz="0" w:space="0" w:color="auto"/>
                    <w:left w:val="none" w:sz="0" w:space="0" w:color="auto"/>
                    <w:bottom w:val="none" w:sz="0" w:space="0" w:color="auto"/>
                    <w:right w:val="none" w:sz="0" w:space="0" w:color="auto"/>
                  </w:divBdr>
                </w:div>
                <w:div w:id="612516834">
                  <w:marLeft w:val="0"/>
                  <w:marRight w:val="0"/>
                  <w:marTop w:val="0"/>
                  <w:marBottom w:val="0"/>
                  <w:divBdr>
                    <w:top w:val="none" w:sz="0" w:space="0" w:color="auto"/>
                    <w:left w:val="none" w:sz="0" w:space="0" w:color="auto"/>
                    <w:bottom w:val="none" w:sz="0" w:space="0" w:color="auto"/>
                    <w:right w:val="none" w:sz="0" w:space="0" w:color="auto"/>
                  </w:divBdr>
                </w:div>
                <w:div w:id="612519530">
                  <w:marLeft w:val="0"/>
                  <w:marRight w:val="0"/>
                  <w:marTop w:val="0"/>
                  <w:marBottom w:val="0"/>
                  <w:divBdr>
                    <w:top w:val="none" w:sz="0" w:space="0" w:color="auto"/>
                    <w:left w:val="none" w:sz="0" w:space="0" w:color="auto"/>
                    <w:bottom w:val="none" w:sz="0" w:space="0" w:color="auto"/>
                    <w:right w:val="none" w:sz="0" w:space="0" w:color="auto"/>
                  </w:divBdr>
                </w:div>
                <w:div w:id="614026512">
                  <w:marLeft w:val="0"/>
                  <w:marRight w:val="0"/>
                  <w:marTop w:val="0"/>
                  <w:marBottom w:val="0"/>
                  <w:divBdr>
                    <w:top w:val="none" w:sz="0" w:space="0" w:color="auto"/>
                    <w:left w:val="none" w:sz="0" w:space="0" w:color="auto"/>
                    <w:bottom w:val="none" w:sz="0" w:space="0" w:color="auto"/>
                    <w:right w:val="none" w:sz="0" w:space="0" w:color="auto"/>
                  </w:divBdr>
                </w:div>
                <w:div w:id="614093987">
                  <w:marLeft w:val="0"/>
                  <w:marRight w:val="0"/>
                  <w:marTop w:val="0"/>
                  <w:marBottom w:val="0"/>
                  <w:divBdr>
                    <w:top w:val="none" w:sz="0" w:space="0" w:color="auto"/>
                    <w:left w:val="none" w:sz="0" w:space="0" w:color="auto"/>
                    <w:bottom w:val="none" w:sz="0" w:space="0" w:color="auto"/>
                    <w:right w:val="none" w:sz="0" w:space="0" w:color="auto"/>
                  </w:divBdr>
                </w:div>
                <w:div w:id="614211468">
                  <w:marLeft w:val="0"/>
                  <w:marRight w:val="0"/>
                  <w:marTop w:val="0"/>
                  <w:marBottom w:val="0"/>
                  <w:divBdr>
                    <w:top w:val="none" w:sz="0" w:space="0" w:color="auto"/>
                    <w:left w:val="none" w:sz="0" w:space="0" w:color="auto"/>
                    <w:bottom w:val="none" w:sz="0" w:space="0" w:color="auto"/>
                    <w:right w:val="none" w:sz="0" w:space="0" w:color="auto"/>
                  </w:divBdr>
                </w:div>
                <w:div w:id="615142761">
                  <w:marLeft w:val="0"/>
                  <w:marRight w:val="0"/>
                  <w:marTop w:val="0"/>
                  <w:marBottom w:val="0"/>
                  <w:divBdr>
                    <w:top w:val="none" w:sz="0" w:space="0" w:color="auto"/>
                    <w:left w:val="none" w:sz="0" w:space="0" w:color="auto"/>
                    <w:bottom w:val="none" w:sz="0" w:space="0" w:color="auto"/>
                    <w:right w:val="none" w:sz="0" w:space="0" w:color="auto"/>
                  </w:divBdr>
                </w:div>
                <w:div w:id="615596249">
                  <w:marLeft w:val="0"/>
                  <w:marRight w:val="0"/>
                  <w:marTop w:val="0"/>
                  <w:marBottom w:val="0"/>
                  <w:divBdr>
                    <w:top w:val="none" w:sz="0" w:space="0" w:color="auto"/>
                    <w:left w:val="none" w:sz="0" w:space="0" w:color="auto"/>
                    <w:bottom w:val="none" w:sz="0" w:space="0" w:color="auto"/>
                    <w:right w:val="none" w:sz="0" w:space="0" w:color="auto"/>
                  </w:divBdr>
                </w:div>
                <w:div w:id="615722851">
                  <w:marLeft w:val="0"/>
                  <w:marRight w:val="0"/>
                  <w:marTop w:val="0"/>
                  <w:marBottom w:val="0"/>
                  <w:divBdr>
                    <w:top w:val="none" w:sz="0" w:space="0" w:color="auto"/>
                    <w:left w:val="none" w:sz="0" w:space="0" w:color="auto"/>
                    <w:bottom w:val="none" w:sz="0" w:space="0" w:color="auto"/>
                    <w:right w:val="none" w:sz="0" w:space="0" w:color="auto"/>
                  </w:divBdr>
                </w:div>
                <w:div w:id="617033488">
                  <w:marLeft w:val="0"/>
                  <w:marRight w:val="0"/>
                  <w:marTop w:val="0"/>
                  <w:marBottom w:val="0"/>
                  <w:divBdr>
                    <w:top w:val="none" w:sz="0" w:space="0" w:color="auto"/>
                    <w:left w:val="none" w:sz="0" w:space="0" w:color="auto"/>
                    <w:bottom w:val="none" w:sz="0" w:space="0" w:color="auto"/>
                    <w:right w:val="none" w:sz="0" w:space="0" w:color="auto"/>
                  </w:divBdr>
                </w:div>
                <w:div w:id="617302225">
                  <w:marLeft w:val="0"/>
                  <w:marRight w:val="0"/>
                  <w:marTop w:val="0"/>
                  <w:marBottom w:val="0"/>
                  <w:divBdr>
                    <w:top w:val="none" w:sz="0" w:space="0" w:color="auto"/>
                    <w:left w:val="none" w:sz="0" w:space="0" w:color="auto"/>
                    <w:bottom w:val="none" w:sz="0" w:space="0" w:color="auto"/>
                    <w:right w:val="none" w:sz="0" w:space="0" w:color="auto"/>
                  </w:divBdr>
                </w:div>
                <w:div w:id="618149726">
                  <w:marLeft w:val="0"/>
                  <w:marRight w:val="0"/>
                  <w:marTop w:val="0"/>
                  <w:marBottom w:val="0"/>
                  <w:divBdr>
                    <w:top w:val="none" w:sz="0" w:space="0" w:color="auto"/>
                    <w:left w:val="none" w:sz="0" w:space="0" w:color="auto"/>
                    <w:bottom w:val="none" w:sz="0" w:space="0" w:color="auto"/>
                    <w:right w:val="none" w:sz="0" w:space="0" w:color="auto"/>
                  </w:divBdr>
                </w:div>
                <w:div w:id="618682297">
                  <w:marLeft w:val="0"/>
                  <w:marRight w:val="0"/>
                  <w:marTop w:val="0"/>
                  <w:marBottom w:val="0"/>
                  <w:divBdr>
                    <w:top w:val="none" w:sz="0" w:space="0" w:color="auto"/>
                    <w:left w:val="none" w:sz="0" w:space="0" w:color="auto"/>
                    <w:bottom w:val="none" w:sz="0" w:space="0" w:color="auto"/>
                    <w:right w:val="none" w:sz="0" w:space="0" w:color="auto"/>
                  </w:divBdr>
                </w:div>
                <w:div w:id="620108856">
                  <w:marLeft w:val="0"/>
                  <w:marRight w:val="0"/>
                  <w:marTop w:val="0"/>
                  <w:marBottom w:val="0"/>
                  <w:divBdr>
                    <w:top w:val="none" w:sz="0" w:space="0" w:color="auto"/>
                    <w:left w:val="none" w:sz="0" w:space="0" w:color="auto"/>
                    <w:bottom w:val="none" w:sz="0" w:space="0" w:color="auto"/>
                    <w:right w:val="none" w:sz="0" w:space="0" w:color="auto"/>
                  </w:divBdr>
                </w:div>
                <w:div w:id="620764572">
                  <w:marLeft w:val="0"/>
                  <w:marRight w:val="0"/>
                  <w:marTop w:val="0"/>
                  <w:marBottom w:val="0"/>
                  <w:divBdr>
                    <w:top w:val="none" w:sz="0" w:space="0" w:color="auto"/>
                    <w:left w:val="none" w:sz="0" w:space="0" w:color="auto"/>
                    <w:bottom w:val="none" w:sz="0" w:space="0" w:color="auto"/>
                    <w:right w:val="none" w:sz="0" w:space="0" w:color="auto"/>
                  </w:divBdr>
                </w:div>
                <w:div w:id="621619361">
                  <w:marLeft w:val="0"/>
                  <w:marRight w:val="0"/>
                  <w:marTop w:val="0"/>
                  <w:marBottom w:val="0"/>
                  <w:divBdr>
                    <w:top w:val="none" w:sz="0" w:space="0" w:color="auto"/>
                    <w:left w:val="none" w:sz="0" w:space="0" w:color="auto"/>
                    <w:bottom w:val="none" w:sz="0" w:space="0" w:color="auto"/>
                    <w:right w:val="none" w:sz="0" w:space="0" w:color="auto"/>
                  </w:divBdr>
                </w:div>
                <w:div w:id="622734192">
                  <w:marLeft w:val="0"/>
                  <w:marRight w:val="0"/>
                  <w:marTop w:val="0"/>
                  <w:marBottom w:val="0"/>
                  <w:divBdr>
                    <w:top w:val="none" w:sz="0" w:space="0" w:color="auto"/>
                    <w:left w:val="none" w:sz="0" w:space="0" w:color="auto"/>
                    <w:bottom w:val="none" w:sz="0" w:space="0" w:color="auto"/>
                    <w:right w:val="none" w:sz="0" w:space="0" w:color="auto"/>
                  </w:divBdr>
                </w:div>
                <w:div w:id="623199304">
                  <w:marLeft w:val="0"/>
                  <w:marRight w:val="0"/>
                  <w:marTop w:val="0"/>
                  <w:marBottom w:val="0"/>
                  <w:divBdr>
                    <w:top w:val="none" w:sz="0" w:space="0" w:color="auto"/>
                    <w:left w:val="none" w:sz="0" w:space="0" w:color="auto"/>
                    <w:bottom w:val="none" w:sz="0" w:space="0" w:color="auto"/>
                    <w:right w:val="none" w:sz="0" w:space="0" w:color="auto"/>
                  </w:divBdr>
                </w:div>
                <w:div w:id="623393297">
                  <w:marLeft w:val="0"/>
                  <w:marRight w:val="0"/>
                  <w:marTop w:val="0"/>
                  <w:marBottom w:val="0"/>
                  <w:divBdr>
                    <w:top w:val="none" w:sz="0" w:space="0" w:color="auto"/>
                    <w:left w:val="none" w:sz="0" w:space="0" w:color="auto"/>
                    <w:bottom w:val="none" w:sz="0" w:space="0" w:color="auto"/>
                    <w:right w:val="none" w:sz="0" w:space="0" w:color="auto"/>
                  </w:divBdr>
                </w:div>
                <w:div w:id="624502264">
                  <w:marLeft w:val="0"/>
                  <w:marRight w:val="0"/>
                  <w:marTop w:val="0"/>
                  <w:marBottom w:val="0"/>
                  <w:divBdr>
                    <w:top w:val="none" w:sz="0" w:space="0" w:color="auto"/>
                    <w:left w:val="none" w:sz="0" w:space="0" w:color="auto"/>
                    <w:bottom w:val="none" w:sz="0" w:space="0" w:color="auto"/>
                    <w:right w:val="none" w:sz="0" w:space="0" w:color="auto"/>
                  </w:divBdr>
                </w:div>
                <w:div w:id="624821418">
                  <w:marLeft w:val="0"/>
                  <w:marRight w:val="0"/>
                  <w:marTop w:val="0"/>
                  <w:marBottom w:val="0"/>
                  <w:divBdr>
                    <w:top w:val="none" w:sz="0" w:space="0" w:color="auto"/>
                    <w:left w:val="none" w:sz="0" w:space="0" w:color="auto"/>
                    <w:bottom w:val="none" w:sz="0" w:space="0" w:color="auto"/>
                    <w:right w:val="none" w:sz="0" w:space="0" w:color="auto"/>
                  </w:divBdr>
                </w:div>
                <w:div w:id="626081299">
                  <w:marLeft w:val="0"/>
                  <w:marRight w:val="0"/>
                  <w:marTop w:val="0"/>
                  <w:marBottom w:val="0"/>
                  <w:divBdr>
                    <w:top w:val="none" w:sz="0" w:space="0" w:color="auto"/>
                    <w:left w:val="none" w:sz="0" w:space="0" w:color="auto"/>
                    <w:bottom w:val="none" w:sz="0" w:space="0" w:color="auto"/>
                    <w:right w:val="none" w:sz="0" w:space="0" w:color="auto"/>
                  </w:divBdr>
                </w:div>
                <w:div w:id="626814883">
                  <w:marLeft w:val="0"/>
                  <w:marRight w:val="0"/>
                  <w:marTop w:val="0"/>
                  <w:marBottom w:val="0"/>
                  <w:divBdr>
                    <w:top w:val="none" w:sz="0" w:space="0" w:color="auto"/>
                    <w:left w:val="none" w:sz="0" w:space="0" w:color="auto"/>
                    <w:bottom w:val="none" w:sz="0" w:space="0" w:color="auto"/>
                    <w:right w:val="none" w:sz="0" w:space="0" w:color="auto"/>
                  </w:divBdr>
                </w:div>
                <w:div w:id="626929645">
                  <w:marLeft w:val="0"/>
                  <w:marRight w:val="0"/>
                  <w:marTop w:val="0"/>
                  <w:marBottom w:val="0"/>
                  <w:divBdr>
                    <w:top w:val="none" w:sz="0" w:space="0" w:color="auto"/>
                    <w:left w:val="none" w:sz="0" w:space="0" w:color="auto"/>
                    <w:bottom w:val="none" w:sz="0" w:space="0" w:color="auto"/>
                    <w:right w:val="none" w:sz="0" w:space="0" w:color="auto"/>
                  </w:divBdr>
                </w:div>
                <w:div w:id="627008731">
                  <w:marLeft w:val="0"/>
                  <w:marRight w:val="0"/>
                  <w:marTop w:val="0"/>
                  <w:marBottom w:val="0"/>
                  <w:divBdr>
                    <w:top w:val="none" w:sz="0" w:space="0" w:color="auto"/>
                    <w:left w:val="none" w:sz="0" w:space="0" w:color="auto"/>
                    <w:bottom w:val="none" w:sz="0" w:space="0" w:color="auto"/>
                    <w:right w:val="none" w:sz="0" w:space="0" w:color="auto"/>
                  </w:divBdr>
                </w:div>
                <w:div w:id="627277720">
                  <w:marLeft w:val="0"/>
                  <w:marRight w:val="0"/>
                  <w:marTop w:val="0"/>
                  <w:marBottom w:val="0"/>
                  <w:divBdr>
                    <w:top w:val="none" w:sz="0" w:space="0" w:color="auto"/>
                    <w:left w:val="none" w:sz="0" w:space="0" w:color="auto"/>
                    <w:bottom w:val="none" w:sz="0" w:space="0" w:color="auto"/>
                    <w:right w:val="none" w:sz="0" w:space="0" w:color="auto"/>
                  </w:divBdr>
                </w:div>
                <w:div w:id="627316689">
                  <w:marLeft w:val="0"/>
                  <w:marRight w:val="0"/>
                  <w:marTop w:val="0"/>
                  <w:marBottom w:val="0"/>
                  <w:divBdr>
                    <w:top w:val="none" w:sz="0" w:space="0" w:color="auto"/>
                    <w:left w:val="none" w:sz="0" w:space="0" w:color="auto"/>
                    <w:bottom w:val="none" w:sz="0" w:space="0" w:color="auto"/>
                    <w:right w:val="none" w:sz="0" w:space="0" w:color="auto"/>
                  </w:divBdr>
                </w:div>
                <w:div w:id="629091118">
                  <w:marLeft w:val="0"/>
                  <w:marRight w:val="0"/>
                  <w:marTop w:val="0"/>
                  <w:marBottom w:val="0"/>
                  <w:divBdr>
                    <w:top w:val="none" w:sz="0" w:space="0" w:color="auto"/>
                    <w:left w:val="none" w:sz="0" w:space="0" w:color="auto"/>
                    <w:bottom w:val="none" w:sz="0" w:space="0" w:color="auto"/>
                    <w:right w:val="none" w:sz="0" w:space="0" w:color="auto"/>
                  </w:divBdr>
                </w:div>
                <w:div w:id="630015689">
                  <w:marLeft w:val="0"/>
                  <w:marRight w:val="0"/>
                  <w:marTop w:val="0"/>
                  <w:marBottom w:val="0"/>
                  <w:divBdr>
                    <w:top w:val="none" w:sz="0" w:space="0" w:color="auto"/>
                    <w:left w:val="none" w:sz="0" w:space="0" w:color="auto"/>
                    <w:bottom w:val="none" w:sz="0" w:space="0" w:color="auto"/>
                    <w:right w:val="none" w:sz="0" w:space="0" w:color="auto"/>
                  </w:divBdr>
                </w:div>
                <w:div w:id="630671461">
                  <w:marLeft w:val="0"/>
                  <w:marRight w:val="0"/>
                  <w:marTop w:val="0"/>
                  <w:marBottom w:val="0"/>
                  <w:divBdr>
                    <w:top w:val="none" w:sz="0" w:space="0" w:color="auto"/>
                    <w:left w:val="none" w:sz="0" w:space="0" w:color="auto"/>
                    <w:bottom w:val="none" w:sz="0" w:space="0" w:color="auto"/>
                    <w:right w:val="none" w:sz="0" w:space="0" w:color="auto"/>
                  </w:divBdr>
                </w:div>
                <w:div w:id="630785447">
                  <w:marLeft w:val="0"/>
                  <w:marRight w:val="0"/>
                  <w:marTop w:val="0"/>
                  <w:marBottom w:val="0"/>
                  <w:divBdr>
                    <w:top w:val="none" w:sz="0" w:space="0" w:color="auto"/>
                    <w:left w:val="none" w:sz="0" w:space="0" w:color="auto"/>
                    <w:bottom w:val="none" w:sz="0" w:space="0" w:color="auto"/>
                    <w:right w:val="none" w:sz="0" w:space="0" w:color="auto"/>
                  </w:divBdr>
                </w:div>
                <w:div w:id="631059075">
                  <w:marLeft w:val="0"/>
                  <w:marRight w:val="0"/>
                  <w:marTop w:val="0"/>
                  <w:marBottom w:val="0"/>
                  <w:divBdr>
                    <w:top w:val="none" w:sz="0" w:space="0" w:color="auto"/>
                    <w:left w:val="none" w:sz="0" w:space="0" w:color="auto"/>
                    <w:bottom w:val="none" w:sz="0" w:space="0" w:color="auto"/>
                    <w:right w:val="none" w:sz="0" w:space="0" w:color="auto"/>
                  </w:divBdr>
                </w:div>
                <w:div w:id="631206803">
                  <w:marLeft w:val="0"/>
                  <w:marRight w:val="0"/>
                  <w:marTop w:val="0"/>
                  <w:marBottom w:val="0"/>
                  <w:divBdr>
                    <w:top w:val="none" w:sz="0" w:space="0" w:color="auto"/>
                    <w:left w:val="none" w:sz="0" w:space="0" w:color="auto"/>
                    <w:bottom w:val="none" w:sz="0" w:space="0" w:color="auto"/>
                    <w:right w:val="none" w:sz="0" w:space="0" w:color="auto"/>
                  </w:divBdr>
                </w:div>
                <w:div w:id="631442868">
                  <w:marLeft w:val="0"/>
                  <w:marRight w:val="0"/>
                  <w:marTop w:val="0"/>
                  <w:marBottom w:val="0"/>
                  <w:divBdr>
                    <w:top w:val="none" w:sz="0" w:space="0" w:color="auto"/>
                    <w:left w:val="none" w:sz="0" w:space="0" w:color="auto"/>
                    <w:bottom w:val="none" w:sz="0" w:space="0" w:color="auto"/>
                    <w:right w:val="none" w:sz="0" w:space="0" w:color="auto"/>
                  </w:divBdr>
                </w:div>
                <w:div w:id="631639118">
                  <w:marLeft w:val="0"/>
                  <w:marRight w:val="0"/>
                  <w:marTop w:val="0"/>
                  <w:marBottom w:val="0"/>
                  <w:divBdr>
                    <w:top w:val="none" w:sz="0" w:space="0" w:color="auto"/>
                    <w:left w:val="none" w:sz="0" w:space="0" w:color="auto"/>
                    <w:bottom w:val="none" w:sz="0" w:space="0" w:color="auto"/>
                    <w:right w:val="none" w:sz="0" w:space="0" w:color="auto"/>
                  </w:divBdr>
                </w:div>
                <w:div w:id="631903724">
                  <w:marLeft w:val="0"/>
                  <w:marRight w:val="0"/>
                  <w:marTop w:val="0"/>
                  <w:marBottom w:val="0"/>
                  <w:divBdr>
                    <w:top w:val="none" w:sz="0" w:space="0" w:color="auto"/>
                    <w:left w:val="none" w:sz="0" w:space="0" w:color="auto"/>
                    <w:bottom w:val="none" w:sz="0" w:space="0" w:color="auto"/>
                    <w:right w:val="none" w:sz="0" w:space="0" w:color="auto"/>
                  </w:divBdr>
                </w:div>
                <w:div w:id="631982847">
                  <w:marLeft w:val="0"/>
                  <w:marRight w:val="0"/>
                  <w:marTop w:val="0"/>
                  <w:marBottom w:val="0"/>
                  <w:divBdr>
                    <w:top w:val="none" w:sz="0" w:space="0" w:color="auto"/>
                    <w:left w:val="none" w:sz="0" w:space="0" w:color="auto"/>
                    <w:bottom w:val="none" w:sz="0" w:space="0" w:color="auto"/>
                    <w:right w:val="none" w:sz="0" w:space="0" w:color="auto"/>
                  </w:divBdr>
                </w:div>
                <w:div w:id="632054544">
                  <w:marLeft w:val="0"/>
                  <w:marRight w:val="0"/>
                  <w:marTop w:val="0"/>
                  <w:marBottom w:val="0"/>
                  <w:divBdr>
                    <w:top w:val="none" w:sz="0" w:space="0" w:color="auto"/>
                    <w:left w:val="none" w:sz="0" w:space="0" w:color="auto"/>
                    <w:bottom w:val="none" w:sz="0" w:space="0" w:color="auto"/>
                    <w:right w:val="none" w:sz="0" w:space="0" w:color="auto"/>
                  </w:divBdr>
                </w:div>
                <w:div w:id="632560994">
                  <w:marLeft w:val="0"/>
                  <w:marRight w:val="0"/>
                  <w:marTop w:val="0"/>
                  <w:marBottom w:val="0"/>
                  <w:divBdr>
                    <w:top w:val="none" w:sz="0" w:space="0" w:color="auto"/>
                    <w:left w:val="none" w:sz="0" w:space="0" w:color="auto"/>
                    <w:bottom w:val="none" w:sz="0" w:space="0" w:color="auto"/>
                    <w:right w:val="none" w:sz="0" w:space="0" w:color="auto"/>
                  </w:divBdr>
                </w:div>
                <w:div w:id="634221535">
                  <w:marLeft w:val="0"/>
                  <w:marRight w:val="0"/>
                  <w:marTop w:val="0"/>
                  <w:marBottom w:val="0"/>
                  <w:divBdr>
                    <w:top w:val="none" w:sz="0" w:space="0" w:color="auto"/>
                    <w:left w:val="none" w:sz="0" w:space="0" w:color="auto"/>
                    <w:bottom w:val="none" w:sz="0" w:space="0" w:color="auto"/>
                    <w:right w:val="none" w:sz="0" w:space="0" w:color="auto"/>
                  </w:divBdr>
                </w:div>
                <w:div w:id="634483630">
                  <w:marLeft w:val="0"/>
                  <w:marRight w:val="0"/>
                  <w:marTop w:val="0"/>
                  <w:marBottom w:val="0"/>
                  <w:divBdr>
                    <w:top w:val="none" w:sz="0" w:space="0" w:color="auto"/>
                    <w:left w:val="none" w:sz="0" w:space="0" w:color="auto"/>
                    <w:bottom w:val="none" w:sz="0" w:space="0" w:color="auto"/>
                    <w:right w:val="none" w:sz="0" w:space="0" w:color="auto"/>
                  </w:divBdr>
                </w:div>
                <w:div w:id="634798952">
                  <w:marLeft w:val="0"/>
                  <w:marRight w:val="0"/>
                  <w:marTop w:val="0"/>
                  <w:marBottom w:val="0"/>
                  <w:divBdr>
                    <w:top w:val="none" w:sz="0" w:space="0" w:color="auto"/>
                    <w:left w:val="none" w:sz="0" w:space="0" w:color="auto"/>
                    <w:bottom w:val="none" w:sz="0" w:space="0" w:color="auto"/>
                    <w:right w:val="none" w:sz="0" w:space="0" w:color="auto"/>
                  </w:divBdr>
                </w:div>
                <w:div w:id="637106150">
                  <w:marLeft w:val="0"/>
                  <w:marRight w:val="0"/>
                  <w:marTop w:val="0"/>
                  <w:marBottom w:val="0"/>
                  <w:divBdr>
                    <w:top w:val="none" w:sz="0" w:space="0" w:color="auto"/>
                    <w:left w:val="none" w:sz="0" w:space="0" w:color="auto"/>
                    <w:bottom w:val="none" w:sz="0" w:space="0" w:color="auto"/>
                    <w:right w:val="none" w:sz="0" w:space="0" w:color="auto"/>
                  </w:divBdr>
                </w:div>
                <w:div w:id="637687617">
                  <w:marLeft w:val="0"/>
                  <w:marRight w:val="0"/>
                  <w:marTop w:val="0"/>
                  <w:marBottom w:val="0"/>
                  <w:divBdr>
                    <w:top w:val="none" w:sz="0" w:space="0" w:color="auto"/>
                    <w:left w:val="none" w:sz="0" w:space="0" w:color="auto"/>
                    <w:bottom w:val="none" w:sz="0" w:space="0" w:color="auto"/>
                    <w:right w:val="none" w:sz="0" w:space="0" w:color="auto"/>
                  </w:divBdr>
                </w:div>
                <w:div w:id="638536538">
                  <w:marLeft w:val="0"/>
                  <w:marRight w:val="0"/>
                  <w:marTop w:val="0"/>
                  <w:marBottom w:val="0"/>
                  <w:divBdr>
                    <w:top w:val="none" w:sz="0" w:space="0" w:color="auto"/>
                    <w:left w:val="none" w:sz="0" w:space="0" w:color="auto"/>
                    <w:bottom w:val="none" w:sz="0" w:space="0" w:color="auto"/>
                    <w:right w:val="none" w:sz="0" w:space="0" w:color="auto"/>
                  </w:divBdr>
                </w:div>
                <w:div w:id="638611998">
                  <w:marLeft w:val="0"/>
                  <w:marRight w:val="0"/>
                  <w:marTop w:val="0"/>
                  <w:marBottom w:val="0"/>
                  <w:divBdr>
                    <w:top w:val="none" w:sz="0" w:space="0" w:color="auto"/>
                    <w:left w:val="none" w:sz="0" w:space="0" w:color="auto"/>
                    <w:bottom w:val="none" w:sz="0" w:space="0" w:color="auto"/>
                    <w:right w:val="none" w:sz="0" w:space="0" w:color="auto"/>
                  </w:divBdr>
                </w:div>
                <w:div w:id="639501346">
                  <w:marLeft w:val="0"/>
                  <w:marRight w:val="0"/>
                  <w:marTop w:val="0"/>
                  <w:marBottom w:val="0"/>
                  <w:divBdr>
                    <w:top w:val="none" w:sz="0" w:space="0" w:color="auto"/>
                    <w:left w:val="none" w:sz="0" w:space="0" w:color="auto"/>
                    <w:bottom w:val="none" w:sz="0" w:space="0" w:color="auto"/>
                    <w:right w:val="none" w:sz="0" w:space="0" w:color="auto"/>
                  </w:divBdr>
                </w:div>
                <w:div w:id="640424708">
                  <w:marLeft w:val="0"/>
                  <w:marRight w:val="0"/>
                  <w:marTop w:val="0"/>
                  <w:marBottom w:val="0"/>
                  <w:divBdr>
                    <w:top w:val="none" w:sz="0" w:space="0" w:color="auto"/>
                    <w:left w:val="none" w:sz="0" w:space="0" w:color="auto"/>
                    <w:bottom w:val="none" w:sz="0" w:space="0" w:color="auto"/>
                    <w:right w:val="none" w:sz="0" w:space="0" w:color="auto"/>
                  </w:divBdr>
                </w:div>
                <w:div w:id="640622935">
                  <w:marLeft w:val="0"/>
                  <w:marRight w:val="0"/>
                  <w:marTop w:val="0"/>
                  <w:marBottom w:val="0"/>
                  <w:divBdr>
                    <w:top w:val="none" w:sz="0" w:space="0" w:color="auto"/>
                    <w:left w:val="none" w:sz="0" w:space="0" w:color="auto"/>
                    <w:bottom w:val="none" w:sz="0" w:space="0" w:color="auto"/>
                    <w:right w:val="none" w:sz="0" w:space="0" w:color="auto"/>
                  </w:divBdr>
                </w:div>
                <w:div w:id="640695009">
                  <w:marLeft w:val="0"/>
                  <w:marRight w:val="0"/>
                  <w:marTop w:val="0"/>
                  <w:marBottom w:val="0"/>
                  <w:divBdr>
                    <w:top w:val="none" w:sz="0" w:space="0" w:color="auto"/>
                    <w:left w:val="none" w:sz="0" w:space="0" w:color="auto"/>
                    <w:bottom w:val="none" w:sz="0" w:space="0" w:color="auto"/>
                    <w:right w:val="none" w:sz="0" w:space="0" w:color="auto"/>
                  </w:divBdr>
                </w:div>
                <w:div w:id="640773172">
                  <w:marLeft w:val="0"/>
                  <w:marRight w:val="0"/>
                  <w:marTop w:val="0"/>
                  <w:marBottom w:val="0"/>
                  <w:divBdr>
                    <w:top w:val="none" w:sz="0" w:space="0" w:color="auto"/>
                    <w:left w:val="none" w:sz="0" w:space="0" w:color="auto"/>
                    <w:bottom w:val="none" w:sz="0" w:space="0" w:color="auto"/>
                    <w:right w:val="none" w:sz="0" w:space="0" w:color="auto"/>
                  </w:divBdr>
                </w:div>
                <w:div w:id="640884233">
                  <w:marLeft w:val="0"/>
                  <w:marRight w:val="0"/>
                  <w:marTop w:val="0"/>
                  <w:marBottom w:val="0"/>
                  <w:divBdr>
                    <w:top w:val="none" w:sz="0" w:space="0" w:color="auto"/>
                    <w:left w:val="none" w:sz="0" w:space="0" w:color="auto"/>
                    <w:bottom w:val="none" w:sz="0" w:space="0" w:color="auto"/>
                    <w:right w:val="none" w:sz="0" w:space="0" w:color="auto"/>
                  </w:divBdr>
                </w:div>
                <w:div w:id="644241657">
                  <w:marLeft w:val="0"/>
                  <w:marRight w:val="0"/>
                  <w:marTop w:val="0"/>
                  <w:marBottom w:val="0"/>
                  <w:divBdr>
                    <w:top w:val="none" w:sz="0" w:space="0" w:color="auto"/>
                    <w:left w:val="none" w:sz="0" w:space="0" w:color="auto"/>
                    <w:bottom w:val="none" w:sz="0" w:space="0" w:color="auto"/>
                    <w:right w:val="none" w:sz="0" w:space="0" w:color="auto"/>
                  </w:divBdr>
                </w:div>
                <w:div w:id="644506818">
                  <w:marLeft w:val="0"/>
                  <w:marRight w:val="0"/>
                  <w:marTop w:val="0"/>
                  <w:marBottom w:val="0"/>
                  <w:divBdr>
                    <w:top w:val="none" w:sz="0" w:space="0" w:color="auto"/>
                    <w:left w:val="none" w:sz="0" w:space="0" w:color="auto"/>
                    <w:bottom w:val="none" w:sz="0" w:space="0" w:color="auto"/>
                    <w:right w:val="none" w:sz="0" w:space="0" w:color="auto"/>
                  </w:divBdr>
                </w:div>
                <w:div w:id="644892926">
                  <w:marLeft w:val="0"/>
                  <w:marRight w:val="0"/>
                  <w:marTop w:val="0"/>
                  <w:marBottom w:val="0"/>
                  <w:divBdr>
                    <w:top w:val="none" w:sz="0" w:space="0" w:color="auto"/>
                    <w:left w:val="none" w:sz="0" w:space="0" w:color="auto"/>
                    <w:bottom w:val="none" w:sz="0" w:space="0" w:color="auto"/>
                    <w:right w:val="none" w:sz="0" w:space="0" w:color="auto"/>
                  </w:divBdr>
                </w:div>
                <w:div w:id="644893831">
                  <w:marLeft w:val="0"/>
                  <w:marRight w:val="0"/>
                  <w:marTop w:val="0"/>
                  <w:marBottom w:val="0"/>
                  <w:divBdr>
                    <w:top w:val="none" w:sz="0" w:space="0" w:color="auto"/>
                    <w:left w:val="none" w:sz="0" w:space="0" w:color="auto"/>
                    <w:bottom w:val="none" w:sz="0" w:space="0" w:color="auto"/>
                    <w:right w:val="none" w:sz="0" w:space="0" w:color="auto"/>
                  </w:divBdr>
                </w:div>
                <w:div w:id="645204788">
                  <w:marLeft w:val="0"/>
                  <w:marRight w:val="0"/>
                  <w:marTop w:val="0"/>
                  <w:marBottom w:val="0"/>
                  <w:divBdr>
                    <w:top w:val="none" w:sz="0" w:space="0" w:color="auto"/>
                    <w:left w:val="none" w:sz="0" w:space="0" w:color="auto"/>
                    <w:bottom w:val="none" w:sz="0" w:space="0" w:color="auto"/>
                    <w:right w:val="none" w:sz="0" w:space="0" w:color="auto"/>
                  </w:divBdr>
                </w:div>
                <w:div w:id="646203976">
                  <w:marLeft w:val="0"/>
                  <w:marRight w:val="0"/>
                  <w:marTop w:val="0"/>
                  <w:marBottom w:val="0"/>
                  <w:divBdr>
                    <w:top w:val="none" w:sz="0" w:space="0" w:color="auto"/>
                    <w:left w:val="none" w:sz="0" w:space="0" w:color="auto"/>
                    <w:bottom w:val="none" w:sz="0" w:space="0" w:color="auto"/>
                    <w:right w:val="none" w:sz="0" w:space="0" w:color="auto"/>
                  </w:divBdr>
                </w:div>
                <w:div w:id="646327046">
                  <w:marLeft w:val="0"/>
                  <w:marRight w:val="0"/>
                  <w:marTop w:val="0"/>
                  <w:marBottom w:val="0"/>
                  <w:divBdr>
                    <w:top w:val="none" w:sz="0" w:space="0" w:color="auto"/>
                    <w:left w:val="none" w:sz="0" w:space="0" w:color="auto"/>
                    <w:bottom w:val="none" w:sz="0" w:space="0" w:color="auto"/>
                    <w:right w:val="none" w:sz="0" w:space="0" w:color="auto"/>
                  </w:divBdr>
                </w:div>
                <w:div w:id="646595161">
                  <w:marLeft w:val="0"/>
                  <w:marRight w:val="0"/>
                  <w:marTop w:val="0"/>
                  <w:marBottom w:val="0"/>
                  <w:divBdr>
                    <w:top w:val="none" w:sz="0" w:space="0" w:color="auto"/>
                    <w:left w:val="none" w:sz="0" w:space="0" w:color="auto"/>
                    <w:bottom w:val="none" w:sz="0" w:space="0" w:color="auto"/>
                    <w:right w:val="none" w:sz="0" w:space="0" w:color="auto"/>
                  </w:divBdr>
                </w:div>
                <w:div w:id="646862557">
                  <w:marLeft w:val="0"/>
                  <w:marRight w:val="0"/>
                  <w:marTop w:val="0"/>
                  <w:marBottom w:val="0"/>
                  <w:divBdr>
                    <w:top w:val="none" w:sz="0" w:space="0" w:color="auto"/>
                    <w:left w:val="none" w:sz="0" w:space="0" w:color="auto"/>
                    <w:bottom w:val="none" w:sz="0" w:space="0" w:color="auto"/>
                    <w:right w:val="none" w:sz="0" w:space="0" w:color="auto"/>
                  </w:divBdr>
                </w:div>
                <w:div w:id="647787864">
                  <w:marLeft w:val="0"/>
                  <w:marRight w:val="0"/>
                  <w:marTop w:val="0"/>
                  <w:marBottom w:val="0"/>
                  <w:divBdr>
                    <w:top w:val="none" w:sz="0" w:space="0" w:color="auto"/>
                    <w:left w:val="none" w:sz="0" w:space="0" w:color="auto"/>
                    <w:bottom w:val="none" w:sz="0" w:space="0" w:color="auto"/>
                    <w:right w:val="none" w:sz="0" w:space="0" w:color="auto"/>
                  </w:divBdr>
                </w:div>
                <w:div w:id="648095121">
                  <w:marLeft w:val="0"/>
                  <w:marRight w:val="0"/>
                  <w:marTop w:val="0"/>
                  <w:marBottom w:val="0"/>
                  <w:divBdr>
                    <w:top w:val="none" w:sz="0" w:space="0" w:color="auto"/>
                    <w:left w:val="none" w:sz="0" w:space="0" w:color="auto"/>
                    <w:bottom w:val="none" w:sz="0" w:space="0" w:color="auto"/>
                    <w:right w:val="none" w:sz="0" w:space="0" w:color="auto"/>
                  </w:divBdr>
                </w:div>
                <w:div w:id="649208147">
                  <w:marLeft w:val="0"/>
                  <w:marRight w:val="0"/>
                  <w:marTop w:val="0"/>
                  <w:marBottom w:val="0"/>
                  <w:divBdr>
                    <w:top w:val="none" w:sz="0" w:space="0" w:color="auto"/>
                    <w:left w:val="none" w:sz="0" w:space="0" w:color="auto"/>
                    <w:bottom w:val="none" w:sz="0" w:space="0" w:color="auto"/>
                    <w:right w:val="none" w:sz="0" w:space="0" w:color="auto"/>
                  </w:divBdr>
                </w:div>
                <w:div w:id="649402934">
                  <w:marLeft w:val="0"/>
                  <w:marRight w:val="0"/>
                  <w:marTop w:val="0"/>
                  <w:marBottom w:val="0"/>
                  <w:divBdr>
                    <w:top w:val="none" w:sz="0" w:space="0" w:color="auto"/>
                    <w:left w:val="none" w:sz="0" w:space="0" w:color="auto"/>
                    <w:bottom w:val="none" w:sz="0" w:space="0" w:color="auto"/>
                    <w:right w:val="none" w:sz="0" w:space="0" w:color="auto"/>
                  </w:divBdr>
                </w:div>
                <w:div w:id="649599772">
                  <w:marLeft w:val="0"/>
                  <w:marRight w:val="0"/>
                  <w:marTop w:val="0"/>
                  <w:marBottom w:val="0"/>
                  <w:divBdr>
                    <w:top w:val="none" w:sz="0" w:space="0" w:color="auto"/>
                    <w:left w:val="none" w:sz="0" w:space="0" w:color="auto"/>
                    <w:bottom w:val="none" w:sz="0" w:space="0" w:color="auto"/>
                    <w:right w:val="none" w:sz="0" w:space="0" w:color="auto"/>
                  </w:divBdr>
                </w:div>
                <w:div w:id="651643548">
                  <w:marLeft w:val="0"/>
                  <w:marRight w:val="0"/>
                  <w:marTop w:val="0"/>
                  <w:marBottom w:val="0"/>
                  <w:divBdr>
                    <w:top w:val="none" w:sz="0" w:space="0" w:color="auto"/>
                    <w:left w:val="none" w:sz="0" w:space="0" w:color="auto"/>
                    <w:bottom w:val="none" w:sz="0" w:space="0" w:color="auto"/>
                    <w:right w:val="none" w:sz="0" w:space="0" w:color="auto"/>
                  </w:divBdr>
                </w:div>
                <w:div w:id="652024992">
                  <w:marLeft w:val="0"/>
                  <w:marRight w:val="0"/>
                  <w:marTop w:val="0"/>
                  <w:marBottom w:val="0"/>
                  <w:divBdr>
                    <w:top w:val="none" w:sz="0" w:space="0" w:color="auto"/>
                    <w:left w:val="none" w:sz="0" w:space="0" w:color="auto"/>
                    <w:bottom w:val="none" w:sz="0" w:space="0" w:color="auto"/>
                    <w:right w:val="none" w:sz="0" w:space="0" w:color="auto"/>
                  </w:divBdr>
                </w:div>
                <w:div w:id="652295325">
                  <w:marLeft w:val="0"/>
                  <w:marRight w:val="0"/>
                  <w:marTop w:val="0"/>
                  <w:marBottom w:val="0"/>
                  <w:divBdr>
                    <w:top w:val="none" w:sz="0" w:space="0" w:color="auto"/>
                    <w:left w:val="none" w:sz="0" w:space="0" w:color="auto"/>
                    <w:bottom w:val="none" w:sz="0" w:space="0" w:color="auto"/>
                    <w:right w:val="none" w:sz="0" w:space="0" w:color="auto"/>
                  </w:divBdr>
                </w:div>
                <w:div w:id="652492645">
                  <w:marLeft w:val="0"/>
                  <w:marRight w:val="0"/>
                  <w:marTop w:val="0"/>
                  <w:marBottom w:val="0"/>
                  <w:divBdr>
                    <w:top w:val="none" w:sz="0" w:space="0" w:color="auto"/>
                    <w:left w:val="none" w:sz="0" w:space="0" w:color="auto"/>
                    <w:bottom w:val="none" w:sz="0" w:space="0" w:color="auto"/>
                    <w:right w:val="none" w:sz="0" w:space="0" w:color="auto"/>
                  </w:divBdr>
                </w:div>
                <w:div w:id="653142196">
                  <w:marLeft w:val="0"/>
                  <w:marRight w:val="0"/>
                  <w:marTop w:val="0"/>
                  <w:marBottom w:val="0"/>
                  <w:divBdr>
                    <w:top w:val="none" w:sz="0" w:space="0" w:color="auto"/>
                    <w:left w:val="none" w:sz="0" w:space="0" w:color="auto"/>
                    <w:bottom w:val="none" w:sz="0" w:space="0" w:color="auto"/>
                    <w:right w:val="none" w:sz="0" w:space="0" w:color="auto"/>
                  </w:divBdr>
                </w:div>
                <w:div w:id="653682388">
                  <w:marLeft w:val="0"/>
                  <w:marRight w:val="0"/>
                  <w:marTop w:val="0"/>
                  <w:marBottom w:val="0"/>
                  <w:divBdr>
                    <w:top w:val="none" w:sz="0" w:space="0" w:color="auto"/>
                    <w:left w:val="none" w:sz="0" w:space="0" w:color="auto"/>
                    <w:bottom w:val="none" w:sz="0" w:space="0" w:color="auto"/>
                    <w:right w:val="none" w:sz="0" w:space="0" w:color="auto"/>
                  </w:divBdr>
                </w:div>
                <w:div w:id="653875650">
                  <w:marLeft w:val="0"/>
                  <w:marRight w:val="0"/>
                  <w:marTop w:val="0"/>
                  <w:marBottom w:val="0"/>
                  <w:divBdr>
                    <w:top w:val="none" w:sz="0" w:space="0" w:color="auto"/>
                    <w:left w:val="none" w:sz="0" w:space="0" w:color="auto"/>
                    <w:bottom w:val="none" w:sz="0" w:space="0" w:color="auto"/>
                    <w:right w:val="none" w:sz="0" w:space="0" w:color="auto"/>
                  </w:divBdr>
                </w:div>
                <w:div w:id="654265871">
                  <w:marLeft w:val="0"/>
                  <w:marRight w:val="0"/>
                  <w:marTop w:val="0"/>
                  <w:marBottom w:val="0"/>
                  <w:divBdr>
                    <w:top w:val="none" w:sz="0" w:space="0" w:color="auto"/>
                    <w:left w:val="none" w:sz="0" w:space="0" w:color="auto"/>
                    <w:bottom w:val="none" w:sz="0" w:space="0" w:color="auto"/>
                    <w:right w:val="none" w:sz="0" w:space="0" w:color="auto"/>
                  </w:divBdr>
                </w:div>
                <w:div w:id="655650984">
                  <w:marLeft w:val="0"/>
                  <w:marRight w:val="0"/>
                  <w:marTop w:val="0"/>
                  <w:marBottom w:val="0"/>
                  <w:divBdr>
                    <w:top w:val="none" w:sz="0" w:space="0" w:color="auto"/>
                    <w:left w:val="none" w:sz="0" w:space="0" w:color="auto"/>
                    <w:bottom w:val="none" w:sz="0" w:space="0" w:color="auto"/>
                    <w:right w:val="none" w:sz="0" w:space="0" w:color="auto"/>
                  </w:divBdr>
                </w:div>
                <w:div w:id="655962018">
                  <w:marLeft w:val="0"/>
                  <w:marRight w:val="0"/>
                  <w:marTop w:val="0"/>
                  <w:marBottom w:val="0"/>
                  <w:divBdr>
                    <w:top w:val="none" w:sz="0" w:space="0" w:color="auto"/>
                    <w:left w:val="none" w:sz="0" w:space="0" w:color="auto"/>
                    <w:bottom w:val="none" w:sz="0" w:space="0" w:color="auto"/>
                    <w:right w:val="none" w:sz="0" w:space="0" w:color="auto"/>
                  </w:divBdr>
                </w:div>
                <w:div w:id="656109740">
                  <w:marLeft w:val="0"/>
                  <w:marRight w:val="0"/>
                  <w:marTop w:val="0"/>
                  <w:marBottom w:val="0"/>
                  <w:divBdr>
                    <w:top w:val="none" w:sz="0" w:space="0" w:color="auto"/>
                    <w:left w:val="none" w:sz="0" w:space="0" w:color="auto"/>
                    <w:bottom w:val="none" w:sz="0" w:space="0" w:color="auto"/>
                    <w:right w:val="none" w:sz="0" w:space="0" w:color="auto"/>
                  </w:divBdr>
                </w:div>
                <w:div w:id="656301135">
                  <w:marLeft w:val="0"/>
                  <w:marRight w:val="0"/>
                  <w:marTop w:val="0"/>
                  <w:marBottom w:val="0"/>
                  <w:divBdr>
                    <w:top w:val="none" w:sz="0" w:space="0" w:color="auto"/>
                    <w:left w:val="none" w:sz="0" w:space="0" w:color="auto"/>
                    <w:bottom w:val="none" w:sz="0" w:space="0" w:color="auto"/>
                    <w:right w:val="none" w:sz="0" w:space="0" w:color="auto"/>
                  </w:divBdr>
                </w:div>
                <w:div w:id="657660574">
                  <w:marLeft w:val="0"/>
                  <w:marRight w:val="0"/>
                  <w:marTop w:val="0"/>
                  <w:marBottom w:val="0"/>
                  <w:divBdr>
                    <w:top w:val="none" w:sz="0" w:space="0" w:color="auto"/>
                    <w:left w:val="none" w:sz="0" w:space="0" w:color="auto"/>
                    <w:bottom w:val="none" w:sz="0" w:space="0" w:color="auto"/>
                    <w:right w:val="none" w:sz="0" w:space="0" w:color="auto"/>
                  </w:divBdr>
                </w:div>
                <w:div w:id="658656694">
                  <w:marLeft w:val="0"/>
                  <w:marRight w:val="0"/>
                  <w:marTop w:val="0"/>
                  <w:marBottom w:val="0"/>
                  <w:divBdr>
                    <w:top w:val="none" w:sz="0" w:space="0" w:color="auto"/>
                    <w:left w:val="none" w:sz="0" w:space="0" w:color="auto"/>
                    <w:bottom w:val="none" w:sz="0" w:space="0" w:color="auto"/>
                    <w:right w:val="none" w:sz="0" w:space="0" w:color="auto"/>
                  </w:divBdr>
                </w:div>
                <w:div w:id="658778076">
                  <w:marLeft w:val="0"/>
                  <w:marRight w:val="0"/>
                  <w:marTop w:val="0"/>
                  <w:marBottom w:val="0"/>
                  <w:divBdr>
                    <w:top w:val="none" w:sz="0" w:space="0" w:color="auto"/>
                    <w:left w:val="none" w:sz="0" w:space="0" w:color="auto"/>
                    <w:bottom w:val="none" w:sz="0" w:space="0" w:color="auto"/>
                    <w:right w:val="none" w:sz="0" w:space="0" w:color="auto"/>
                  </w:divBdr>
                </w:div>
                <w:div w:id="659427213">
                  <w:marLeft w:val="0"/>
                  <w:marRight w:val="0"/>
                  <w:marTop w:val="0"/>
                  <w:marBottom w:val="0"/>
                  <w:divBdr>
                    <w:top w:val="none" w:sz="0" w:space="0" w:color="auto"/>
                    <w:left w:val="none" w:sz="0" w:space="0" w:color="auto"/>
                    <w:bottom w:val="none" w:sz="0" w:space="0" w:color="auto"/>
                    <w:right w:val="none" w:sz="0" w:space="0" w:color="auto"/>
                  </w:divBdr>
                </w:div>
                <w:div w:id="659427360">
                  <w:marLeft w:val="0"/>
                  <w:marRight w:val="0"/>
                  <w:marTop w:val="0"/>
                  <w:marBottom w:val="0"/>
                  <w:divBdr>
                    <w:top w:val="none" w:sz="0" w:space="0" w:color="auto"/>
                    <w:left w:val="none" w:sz="0" w:space="0" w:color="auto"/>
                    <w:bottom w:val="none" w:sz="0" w:space="0" w:color="auto"/>
                    <w:right w:val="none" w:sz="0" w:space="0" w:color="auto"/>
                  </w:divBdr>
                </w:div>
                <w:div w:id="663313265">
                  <w:marLeft w:val="0"/>
                  <w:marRight w:val="0"/>
                  <w:marTop w:val="0"/>
                  <w:marBottom w:val="0"/>
                  <w:divBdr>
                    <w:top w:val="none" w:sz="0" w:space="0" w:color="auto"/>
                    <w:left w:val="none" w:sz="0" w:space="0" w:color="auto"/>
                    <w:bottom w:val="none" w:sz="0" w:space="0" w:color="auto"/>
                    <w:right w:val="none" w:sz="0" w:space="0" w:color="auto"/>
                  </w:divBdr>
                </w:div>
                <w:div w:id="665085999">
                  <w:marLeft w:val="0"/>
                  <w:marRight w:val="0"/>
                  <w:marTop w:val="0"/>
                  <w:marBottom w:val="0"/>
                  <w:divBdr>
                    <w:top w:val="none" w:sz="0" w:space="0" w:color="auto"/>
                    <w:left w:val="none" w:sz="0" w:space="0" w:color="auto"/>
                    <w:bottom w:val="none" w:sz="0" w:space="0" w:color="auto"/>
                    <w:right w:val="none" w:sz="0" w:space="0" w:color="auto"/>
                  </w:divBdr>
                </w:div>
                <w:div w:id="665590857">
                  <w:marLeft w:val="0"/>
                  <w:marRight w:val="0"/>
                  <w:marTop w:val="0"/>
                  <w:marBottom w:val="0"/>
                  <w:divBdr>
                    <w:top w:val="none" w:sz="0" w:space="0" w:color="auto"/>
                    <w:left w:val="none" w:sz="0" w:space="0" w:color="auto"/>
                    <w:bottom w:val="none" w:sz="0" w:space="0" w:color="auto"/>
                    <w:right w:val="none" w:sz="0" w:space="0" w:color="auto"/>
                  </w:divBdr>
                </w:div>
                <w:div w:id="666517319">
                  <w:marLeft w:val="0"/>
                  <w:marRight w:val="0"/>
                  <w:marTop w:val="0"/>
                  <w:marBottom w:val="0"/>
                  <w:divBdr>
                    <w:top w:val="none" w:sz="0" w:space="0" w:color="auto"/>
                    <w:left w:val="none" w:sz="0" w:space="0" w:color="auto"/>
                    <w:bottom w:val="none" w:sz="0" w:space="0" w:color="auto"/>
                    <w:right w:val="none" w:sz="0" w:space="0" w:color="auto"/>
                  </w:divBdr>
                </w:div>
                <w:div w:id="667369633">
                  <w:marLeft w:val="0"/>
                  <w:marRight w:val="0"/>
                  <w:marTop w:val="0"/>
                  <w:marBottom w:val="0"/>
                  <w:divBdr>
                    <w:top w:val="none" w:sz="0" w:space="0" w:color="auto"/>
                    <w:left w:val="none" w:sz="0" w:space="0" w:color="auto"/>
                    <w:bottom w:val="none" w:sz="0" w:space="0" w:color="auto"/>
                    <w:right w:val="none" w:sz="0" w:space="0" w:color="auto"/>
                  </w:divBdr>
                </w:div>
                <w:div w:id="668021637">
                  <w:marLeft w:val="0"/>
                  <w:marRight w:val="0"/>
                  <w:marTop w:val="0"/>
                  <w:marBottom w:val="0"/>
                  <w:divBdr>
                    <w:top w:val="none" w:sz="0" w:space="0" w:color="auto"/>
                    <w:left w:val="none" w:sz="0" w:space="0" w:color="auto"/>
                    <w:bottom w:val="none" w:sz="0" w:space="0" w:color="auto"/>
                    <w:right w:val="none" w:sz="0" w:space="0" w:color="auto"/>
                  </w:divBdr>
                </w:div>
                <w:div w:id="668101856">
                  <w:marLeft w:val="0"/>
                  <w:marRight w:val="0"/>
                  <w:marTop w:val="0"/>
                  <w:marBottom w:val="0"/>
                  <w:divBdr>
                    <w:top w:val="none" w:sz="0" w:space="0" w:color="auto"/>
                    <w:left w:val="none" w:sz="0" w:space="0" w:color="auto"/>
                    <w:bottom w:val="none" w:sz="0" w:space="0" w:color="auto"/>
                    <w:right w:val="none" w:sz="0" w:space="0" w:color="auto"/>
                  </w:divBdr>
                </w:div>
                <w:div w:id="669873791">
                  <w:marLeft w:val="0"/>
                  <w:marRight w:val="0"/>
                  <w:marTop w:val="0"/>
                  <w:marBottom w:val="0"/>
                  <w:divBdr>
                    <w:top w:val="none" w:sz="0" w:space="0" w:color="auto"/>
                    <w:left w:val="none" w:sz="0" w:space="0" w:color="auto"/>
                    <w:bottom w:val="none" w:sz="0" w:space="0" w:color="auto"/>
                    <w:right w:val="none" w:sz="0" w:space="0" w:color="auto"/>
                  </w:divBdr>
                </w:div>
                <w:div w:id="671302903">
                  <w:marLeft w:val="0"/>
                  <w:marRight w:val="0"/>
                  <w:marTop w:val="0"/>
                  <w:marBottom w:val="0"/>
                  <w:divBdr>
                    <w:top w:val="none" w:sz="0" w:space="0" w:color="auto"/>
                    <w:left w:val="none" w:sz="0" w:space="0" w:color="auto"/>
                    <w:bottom w:val="none" w:sz="0" w:space="0" w:color="auto"/>
                    <w:right w:val="none" w:sz="0" w:space="0" w:color="auto"/>
                  </w:divBdr>
                </w:div>
                <w:div w:id="672144047">
                  <w:marLeft w:val="0"/>
                  <w:marRight w:val="0"/>
                  <w:marTop w:val="0"/>
                  <w:marBottom w:val="0"/>
                  <w:divBdr>
                    <w:top w:val="none" w:sz="0" w:space="0" w:color="auto"/>
                    <w:left w:val="none" w:sz="0" w:space="0" w:color="auto"/>
                    <w:bottom w:val="none" w:sz="0" w:space="0" w:color="auto"/>
                    <w:right w:val="none" w:sz="0" w:space="0" w:color="auto"/>
                  </w:divBdr>
                </w:div>
                <w:div w:id="672606168">
                  <w:marLeft w:val="0"/>
                  <w:marRight w:val="0"/>
                  <w:marTop w:val="0"/>
                  <w:marBottom w:val="0"/>
                  <w:divBdr>
                    <w:top w:val="none" w:sz="0" w:space="0" w:color="auto"/>
                    <w:left w:val="none" w:sz="0" w:space="0" w:color="auto"/>
                    <w:bottom w:val="none" w:sz="0" w:space="0" w:color="auto"/>
                    <w:right w:val="none" w:sz="0" w:space="0" w:color="auto"/>
                  </w:divBdr>
                </w:div>
                <w:div w:id="673532397">
                  <w:marLeft w:val="0"/>
                  <w:marRight w:val="0"/>
                  <w:marTop w:val="0"/>
                  <w:marBottom w:val="0"/>
                  <w:divBdr>
                    <w:top w:val="none" w:sz="0" w:space="0" w:color="auto"/>
                    <w:left w:val="none" w:sz="0" w:space="0" w:color="auto"/>
                    <w:bottom w:val="none" w:sz="0" w:space="0" w:color="auto"/>
                    <w:right w:val="none" w:sz="0" w:space="0" w:color="auto"/>
                  </w:divBdr>
                </w:div>
                <w:div w:id="674068548">
                  <w:marLeft w:val="0"/>
                  <w:marRight w:val="0"/>
                  <w:marTop w:val="0"/>
                  <w:marBottom w:val="0"/>
                  <w:divBdr>
                    <w:top w:val="none" w:sz="0" w:space="0" w:color="auto"/>
                    <w:left w:val="none" w:sz="0" w:space="0" w:color="auto"/>
                    <w:bottom w:val="none" w:sz="0" w:space="0" w:color="auto"/>
                    <w:right w:val="none" w:sz="0" w:space="0" w:color="auto"/>
                  </w:divBdr>
                </w:div>
                <w:div w:id="675232951">
                  <w:marLeft w:val="0"/>
                  <w:marRight w:val="0"/>
                  <w:marTop w:val="0"/>
                  <w:marBottom w:val="0"/>
                  <w:divBdr>
                    <w:top w:val="none" w:sz="0" w:space="0" w:color="auto"/>
                    <w:left w:val="none" w:sz="0" w:space="0" w:color="auto"/>
                    <w:bottom w:val="none" w:sz="0" w:space="0" w:color="auto"/>
                    <w:right w:val="none" w:sz="0" w:space="0" w:color="auto"/>
                  </w:divBdr>
                </w:div>
                <w:div w:id="675350967">
                  <w:marLeft w:val="0"/>
                  <w:marRight w:val="0"/>
                  <w:marTop w:val="0"/>
                  <w:marBottom w:val="0"/>
                  <w:divBdr>
                    <w:top w:val="none" w:sz="0" w:space="0" w:color="auto"/>
                    <w:left w:val="none" w:sz="0" w:space="0" w:color="auto"/>
                    <w:bottom w:val="none" w:sz="0" w:space="0" w:color="auto"/>
                    <w:right w:val="none" w:sz="0" w:space="0" w:color="auto"/>
                  </w:divBdr>
                </w:div>
                <w:div w:id="676201064">
                  <w:marLeft w:val="0"/>
                  <w:marRight w:val="0"/>
                  <w:marTop w:val="0"/>
                  <w:marBottom w:val="0"/>
                  <w:divBdr>
                    <w:top w:val="none" w:sz="0" w:space="0" w:color="auto"/>
                    <w:left w:val="none" w:sz="0" w:space="0" w:color="auto"/>
                    <w:bottom w:val="none" w:sz="0" w:space="0" w:color="auto"/>
                    <w:right w:val="none" w:sz="0" w:space="0" w:color="auto"/>
                  </w:divBdr>
                </w:div>
                <w:div w:id="676883344">
                  <w:marLeft w:val="0"/>
                  <w:marRight w:val="0"/>
                  <w:marTop w:val="0"/>
                  <w:marBottom w:val="0"/>
                  <w:divBdr>
                    <w:top w:val="none" w:sz="0" w:space="0" w:color="auto"/>
                    <w:left w:val="none" w:sz="0" w:space="0" w:color="auto"/>
                    <w:bottom w:val="none" w:sz="0" w:space="0" w:color="auto"/>
                    <w:right w:val="none" w:sz="0" w:space="0" w:color="auto"/>
                  </w:divBdr>
                </w:div>
                <w:div w:id="677344098">
                  <w:marLeft w:val="0"/>
                  <w:marRight w:val="0"/>
                  <w:marTop w:val="0"/>
                  <w:marBottom w:val="0"/>
                  <w:divBdr>
                    <w:top w:val="none" w:sz="0" w:space="0" w:color="auto"/>
                    <w:left w:val="none" w:sz="0" w:space="0" w:color="auto"/>
                    <w:bottom w:val="none" w:sz="0" w:space="0" w:color="auto"/>
                    <w:right w:val="none" w:sz="0" w:space="0" w:color="auto"/>
                  </w:divBdr>
                </w:div>
                <w:div w:id="678197084">
                  <w:marLeft w:val="0"/>
                  <w:marRight w:val="0"/>
                  <w:marTop w:val="0"/>
                  <w:marBottom w:val="0"/>
                  <w:divBdr>
                    <w:top w:val="none" w:sz="0" w:space="0" w:color="auto"/>
                    <w:left w:val="none" w:sz="0" w:space="0" w:color="auto"/>
                    <w:bottom w:val="none" w:sz="0" w:space="0" w:color="auto"/>
                    <w:right w:val="none" w:sz="0" w:space="0" w:color="auto"/>
                  </w:divBdr>
                </w:div>
                <w:div w:id="679628393">
                  <w:marLeft w:val="0"/>
                  <w:marRight w:val="0"/>
                  <w:marTop w:val="0"/>
                  <w:marBottom w:val="0"/>
                  <w:divBdr>
                    <w:top w:val="none" w:sz="0" w:space="0" w:color="auto"/>
                    <w:left w:val="none" w:sz="0" w:space="0" w:color="auto"/>
                    <w:bottom w:val="none" w:sz="0" w:space="0" w:color="auto"/>
                    <w:right w:val="none" w:sz="0" w:space="0" w:color="auto"/>
                  </w:divBdr>
                </w:div>
                <w:div w:id="681707742">
                  <w:marLeft w:val="0"/>
                  <w:marRight w:val="0"/>
                  <w:marTop w:val="0"/>
                  <w:marBottom w:val="0"/>
                  <w:divBdr>
                    <w:top w:val="none" w:sz="0" w:space="0" w:color="auto"/>
                    <w:left w:val="none" w:sz="0" w:space="0" w:color="auto"/>
                    <w:bottom w:val="none" w:sz="0" w:space="0" w:color="auto"/>
                    <w:right w:val="none" w:sz="0" w:space="0" w:color="auto"/>
                  </w:divBdr>
                </w:div>
                <w:div w:id="682168519">
                  <w:marLeft w:val="0"/>
                  <w:marRight w:val="0"/>
                  <w:marTop w:val="0"/>
                  <w:marBottom w:val="0"/>
                  <w:divBdr>
                    <w:top w:val="none" w:sz="0" w:space="0" w:color="auto"/>
                    <w:left w:val="none" w:sz="0" w:space="0" w:color="auto"/>
                    <w:bottom w:val="none" w:sz="0" w:space="0" w:color="auto"/>
                    <w:right w:val="none" w:sz="0" w:space="0" w:color="auto"/>
                  </w:divBdr>
                </w:div>
                <w:div w:id="682975259">
                  <w:marLeft w:val="0"/>
                  <w:marRight w:val="0"/>
                  <w:marTop w:val="0"/>
                  <w:marBottom w:val="0"/>
                  <w:divBdr>
                    <w:top w:val="none" w:sz="0" w:space="0" w:color="auto"/>
                    <w:left w:val="none" w:sz="0" w:space="0" w:color="auto"/>
                    <w:bottom w:val="none" w:sz="0" w:space="0" w:color="auto"/>
                    <w:right w:val="none" w:sz="0" w:space="0" w:color="auto"/>
                  </w:divBdr>
                </w:div>
                <w:div w:id="684407357">
                  <w:marLeft w:val="0"/>
                  <w:marRight w:val="0"/>
                  <w:marTop w:val="0"/>
                  <w:marBottom w:val="0"/>
                  <w:divBdr>
                    <w:top w:val="none" w:sz="0" w:space="0" w:color="auto"/>
                    <w:left w:val="none" w:sz="0" w:space="0" w:color="auto"/>
                    <w:bottom w:val="none" w:sz="0" w:space="0" w:color="auto"/>
                    <w:right w:val="none" w:sz="0" w:space="0" w:color="auto"/>
                  </w:divBdr>
                </w:div>
                <w:div w:id="685405653">
                  <w:marLeft w:val="0"/>
                  <w:marRight w:val="0"/>
                  <w:marTop w:val="0"/>
                  <w:marBottom w:val="0"/>
                  <w:divBdr>
                    <w:top w:val="none" w:sz="0" w:space="0" w:color="auto"/>
                    <w:left w:val="none" w:sz="0" w:space="0" w:color="auto"/>
                    <w:bottom w:val="none" w:sz="0" w:space="0" w:color="auto"/>
                    <w:right w:val="none" w:sz="0" w:space="0" w:color="auto"/>
                  </w:divBdr>
                </w:div>
                <w:div w:id="686253352">
                  <w:marLeft w:val="0"/>
                  <w:marRight w:val="0"/>
                  <w:marTop w:val="0"/>
                  <w:marBottom w:val="0"/>
                  <w:divBdr>
                    <w:top w:val="none" w:sz="0" w:space="0" w:color="auto"/>
                    <w:left w:val="none" w:sz="0" w:space="0" w:color="auto"/>
                    <w:bottom w:val="none" w:sz="0" w:space="0" w:color="auto"/>
                    <w:right w:val="none" w:sz="0" w:space="0" w:color="auto"/>
                  </w:divBdr>
                </w:div>
                <w:div w:id="686370104">
                  <w:marLeft w:val="0"/>
                  <w:marRight w:val="0"/>
                  <w:marTop w:val="0"/>
                  <w:marBottom w:val="0"/>
                  <w:divBdr>
                    <w:top w:val="none" w:sz="0" w:space="0" w:color="auto"/>
                    <w:left w:val="none" w:sz="0" w:space="0" w:color="auto"/>
                    <w:bottom w:val="none" w:sz="0" w:space="0" w:color="auto"/>
                    <w:right w:val="none" w:sz="0" w:space="0" w:color="auto"/>
                  </w:divBdr>
                </w:div>
                <w:div w:id="686558651">
                  <w:marLeft w:val="0"/>
                  <w:marRight w:val="0"/>
                  <w:marTop w:val="0"/>
                  <w:marBottom w:val="0"/>
                  <w:divBdr>
                    <w:top w:val="none" w:sz="0" w:space="0" w:color="auto"/>
                    <w:left w:val="none" w:sz="0" w:space="0" w:color="auto"/>
                    <w:bottom w:val="none" w:sz="0" w:space="0" w:color="auto"/>
                    <w:right w:val="none" w:sz="0" w:space="0" w:color="auto"/>
                  </w:divBdr>
                </w:div>
                <w:div w:id="687102838">
                  <w:marLeft w:val="0"/>
                  <w:marRight w:val="0"/>
                  <w:marTop w:val="0"/>
                  <w:marBottom w:val="0"/>
                  <w:divBdr>
                    <w:top w:val="none" w:sz="0" w:space="0" w:color="auto"/>
                    <w:left w:val="none" w:sz="0" w:space="0" w:color="auto"/>
                    <w:bottom w:val="none" w:sz="0" w:space="0" w:color="auto"/>
                    <w:right w:val="none" w:sz="0" w:space="0" w:color="auto"/>
                  </w:divBdr>
                </w:div>
                <w:div w:id="687295419">
                  <w:marLeft w:val="0"/>
                  <w:marRight w:val="0"/>
                  <w:marTop w:val="0"/>
                  <w:marBottom w:val="0"/>
                  <w:divBdr>
                    <w:top w:val="none" w:sz="0" w:space="0" w:color="auto"/>
                    <w:left w:val="none" w:sz="0" w:space="0" w:color="auto"/>
                    <w:bottom w:val="none" w:sz="0" w:space="0" w:color="auto"/>
                    <w:right w:val="none" w:sz="0" w:space="0" w:color="auto"/>
                  </w:divBdr>
                </w:div>
                <w:div w:id="687409185">
                  <w:marLeft w:val="0"/>
                  <w:marRight w:val="0"/>
                  <w:marTop w:val="0"/>
                  <w:marBottom w:val="0"/>
                  <w:divBdr>
                    <w:top w:val="none" w:sz="0" w:space="0" w:color="auto"/>
                    <w:left w:val="none" w:sz="0" w:space="0" w:color="auto"/>
                    <w:bottom w:val="none" w:sz="0" w:space="0" w:color="auto"/>
                    <w:right w:val="none" w:sz="0" w:space="0" w:color="auto"/>
                  </w:divBdr>
                </w:div>
                <w:div w:id="688062640">
                  <w:marLeft w:val="0"/>
                  <w:marRight w:val="0"/>
                  <w:marTop w:val="0"/>
                  <w:marBottom w:val="0"/>
                  <w:divBdr>
                    <w:top w:val="none" w:sz="0" w:space="0" w:color="auto"/>
                    <w:left w:val="none" w:sz="0" w:space="0" w:color="auto"/>
                    <w:bottom w:val="none" w:sz="0" w:space="0" w:color="auto"/>
                    <w:right w:val="none" w:sz="0" w:space="0" w:color="auto"/>
                  </w:divBdr>
                </w:div>
                <w:div w:id="688876537">
                  <w:marLeft w:val="0"/>
                  <w:marRight w:val="0"/>
                  <w:marTop w:val="0"/>
                  <w:marBottom w:val="0"/>
                  <w:divBdr>
                    <w:top w:val="none" w:sz="0" w:space="0" w:color="auto"/>
                    <w:left w:val="none" w:sz="0" w:space="0" w:color="auto"/>
                    <w:bottom w:val="none" w:sz="0" w:space="0" w:color="auto"/>
                    <w:right w:val="none" w:sz="0" w:space="0" w:color="auto"/>
                  </w:divBdr>
                </w:div>
                <w:div w:id="689455860">
                  <w:marLeft w:val="0"/>
                  <w:marRight w:val="0"/>
                  <w:marTop w:val="0"/>
                  <w:marBottom w:val="0"/>
                  <w:divBdr>
                    <w:top w:val="none" w:sz="0" w:space="0" w:color="auto"/>
                    <w:left w:val="none" w:sz="0" w:space="0" w:color="auto"/>
                    <w:bottom w:val="none" w:sz="0" w:space="0" w:color="auto"/>
                    <w:right w:val="none" w:sz="0" w:space="0" w:color="auto"/>
                  </w:divBdr>
                </w:div>
                <w:div w:id="690029113">
                  <w:marLeft w:val="0"/>
                  <w:marRight w:val="0"/>
                  <w:marTop w:val="0"/>
                  <w:marBottom w:val="0"/>
                  <w:divBdr>
                    <w:top w:val="none" w:sz="0" w:space="0" w:color="auto"/>
                    <w:left w:val="none" w:sz="0" w:space="0" w:color="auto"/>
                    <w:bottom w:val="none" w:sz="0" w:space="0" w:color="auto"/>
                    <w:right w:val="none" w:sz="0" w:space="0" w:color="auto"/>
                  </w:divBdr>
                </w:div>
                <w:div w:id="690567691">
                  <w:marLeft w:val="0"/>
                  <w:marRight w:val="0"/>
                  <w:marTop w:val="0"/>
                  <w:marBottom w:val="0"/>
                  <w:divBdr>
                    <w:top w:val="none" w:sz="0" w:space="0" w:color="auto"/>
                    <w:left w:val="none" w:sz="0" w:space="0" w:color="auto"/>
                    <w:bottom w:val="none" w:sz="0" w:space="0" w:color="auto"/>
                    <w:right w:val="none" w:sz="0" w:space="0" w:color="auto"/>
                  </w:divBdr>
                </w:div>
                <w:div w:id="690761667">
                  <w:marLeft w:val="0"/>
                  <w:marRight w:val="0"/>
                  <w:marTop w:val="0"/>
                  <w:marBottom w:val="0"/>
                  <w:divBdr>
                    <w:top w:val="none" w:sz="0" w:space="0" w:color="auto"/>
                    <w:left w:val="none" w:sz="0" w:space="0" w:color="auto"/>
                    <w:bottom w:val="none" w:sz="0" w:space="0" w:color="auto"/>
                    <w:right w:val="none" w:sz="0" w:space="0" w:color="auto"/>
                  </w:divBdr>
                </w:div>
                <w:div w:id="691223236">
                  <w:marLeft w:val="0"/>
                  <w:marRight w:val="0"/>
                  <w:marTop w:val="0"/>
                  <w:marBottom w:val="0"/>
                  <w:divBdr>
                    <w:top w:val="none" w:sz="0" w:space="0" w:color="auto"/>
                    <w:left w:val="none" w:sz="0" w:space="0" w:color="auto"/>
                    <w:bottom w:val="none" w:sz="0" w:space="0" w:color="auto"/>
                    <w:right w:val="none" w:sz="0" w:space="0" w:color="auto"/>
                  </w:divBdr>
                </w:div>
                <w:div w:id="691764492">
                  <w:marLeft w:val="0"/>
                  <w:marRight w:val="0"/>
                  <w:marTop w:val="0"/>
                  <w:marBottom w:val="0"/>
                  <w:divBdr>
                    <w:top w:val="none" w:sz="0" w:space="0" w:color="auto"/>
                    <w:left w:val="none" w:sz="0" w:space="0" w:color="auto"/>
                    <w:bottom w:val="none" w:sz="0" w:space="0" w:color="auto"/>
                    <w:right w:val="none" w:sz="0" w:space="0" w:color="auto"/>
                  </w:divBdr>
                </w:div>
                <w:div w:id="692345205">
                  <w:marLeft w:val="0"/>
                  <w:marRight w:val="0"/>
                  <w:marTop w:val="0"/>
                  <w:marBottom w:val="0"/>
                  <w:divBdr>
                    <w:top w:val="none" w:sz="0" w:space="0" w:color="auto"/>
                    <w:left w:val="none" w:sz="0" w:space="0" w:color="auto"/>
                    <w:bottom w:val="none" w:sz="0" w:space="0" w:color="auto"/>
                    <w:right w:val="none" w:sz="0" w:space="0" w:color="auto"/>
                  </w:divBdr>
                </w:div>
                <w:div w:id="693578845">
                  <w:marLeft w:val="0"/>
                  <w:marRight w:val="0"/>
                  <w:marTop w:val="0"/>
                  <w:marBottom w:val="0"/>
                  <w:divBdr>
                    <w:top w:val="none" w:sz="0" w:space="0" w:color="auto"/>
                    <w:left w:val="none" w:sz="0" w:space="0" w:color="auto"/>
                    <w:bottom w:val="none" w:sz="0" w:space="0" w:color="auto"/>
                    <w:right w:val="none" w:sz="0" w:space="0" w:color="auto"/>
                  </w:divBdr>
                </w:div>
                <w:div w:id="694574074">
                  <w:marLeft w:val="0"/>
                  <w:marRight w:val="0"/>
                  <w:marTop w:val="0"/>
                  <w:marBottom w:val="0"/>
                  <w:divBdr>
                    <w:top w:val="none" w:sz="0" w:space="0" w:color="auto"/>
                    <w:left w:val="none" w:sz="0" w:space="0" w:color="auto"/>
                    <w:bottom w:val="none" w:sz="0" w:space="0" w:color="auto"/>
                    <w:right w:val="none" w:sz="0" w:space="0" w:color="auto"/>
                  </w:divBdr>
                </w:div>
                <w:div w:id="694773879">
                  <w:marLeft w:val="0"/>
                  <w:marRight w:val="0"/>
                  <w:marTop w:val="0"/>
                  <w:marBottom w:val="0"/>
                  <w:divBdr>
                    <w:top w:val="none" w:sz="0" w:space="0" w:color="auto"/>
                    <w:left w:val="none" w:sz="0" w:space="0" w:color="auto"/>
                    <w:bottom w:val="none" w:sz="0" w:space="0" w:color="auto"/>
                    <w:right w:val="none" w:sz="0" w:space="0" w:color="auto"/>
                  </w:divBdr>
                </w:div>
                <w:div w:id="694889668">
                  <w:marLeft w:val="0"/>
                  <w:marRight w:val="0"/>
                  <w:marTop w:val="0"/>
                  <w:marBottom w:val="0"/>
                  <w:divBdr>
                    <w:top w:val="none" w:sz="0" w:space="0" w:color="auto"/>
                    <w:left w:val="none" w:sz="0" w:space="0" w:color="auto"/>
                    <w:bottom w:val="none" w:sz="0" w:space="0" w:color="auto"/>
                    <w:right w:val="none" w:sz="0" w:space="0" w:color="auto"/>
                  </w:divBdr>
                </w:div>
                <w:div w:id="695153319">
                  <w:marLeft w:val="0"/>
                  <w:marRight w:val="0"/>
                  <w:marTop w:val="0"/>
                  <w:marBottom w:val="0"/>
                  <w:divBdr>
                    <w:top w:val="none" w:sz="0" w:space="0" w:color="auto"/>
                    <w:left w:val="none" w:sz="0" w:space="0" w:color="auto"/>
                    <w:bottom w:val="none" w:sz="0" w:space="0" w:color="auto"/>
                    <w:right w:val="none" w:sz="0" w:space="0" w:color="auto"/>
                  </w:divBdr>
                </w:div>
                <w:div w:id="695228238">
                  <w:marLeft w:val="0"/>
                  <w:marRight w:val="0"/>
                  <w:marTop w:val="0"/>
                  <w:marBottom w:val="0"/>
                  <w:divBdr>
                    <w:top w:val="none" w:sz="0" w:space="0" w:color="auto"/>
                    <w:left w:val="none" w:sz="0" w:space="0" w:color="auto"/>
                    <w:bottom w:val="none" w:sz="0" w:space="0" w:color="auto"/>
                    <w:right w:val="none" w:sz="0" w:space="0" w:color="auto"/>
                  </w:divBdr>
                </w:div>
                <w:div w:id="698360417">
                  <w:marLeft w:val="0"/>
                  <w:marRight w:val="0"/>
                  <w:marTop w:val="0"/>
                  <w:marBottom w:val="0"/>
                  <w:divBdr>
                    <w:top w:val="none" w:sz="0" w:space="0" w:color="auto"/>
                    <w:left w:val="none" w:sz="0" w:space="0" w:color="auto"/>
                    <w:bottom w:val="none" w:sz="0" w:space="0" w:color="auto"/>
                    <w:right w:val="none" w:sz="0" w:space="0" w:color="auto"/>
                  </w:divBdr>
                </w:div>
                <w:div w:id="698430238">
                  <w:marLeft w:val="0"/>
                  <w:marRight w:val="0"/>
                  <w:marTop w:val="0"/>
                  <w:marBottom w:val="0"/>
                  <w:divBdr>
                    <w:top w:val="none" w:sz="0" w:space="0" w:color="auto"/>
                    <w:left w:val="none" w:sz="0" w:space="0" w:color="auto"/>
                    <w:bottom w:val="none" w:sz="0" w:space="0" w:color="auto"/>
                    <w:right w:val="none" w:sz="0" w:space="0" w:color="auto"/>
                  </w:divBdr>
                </w:div>
                <w:div w:id="698898458">
                  <w:marLeft w:val="0"/>
                  <w:marRight w:val="0"/>
                  <w:marTop w:val="0"/>
                  <w:marBottom w:val="0"/>
                  <w:divBdr>
                    <w:top w:val="none" w:sz="0" w:space="0" w:color="auto"/>
                    <w:left w:val="none" w:sz="0" w:space="0" w:color="auto"/>
                    <w:bottom w:val="none" w:sz="0" w:space="0" w:color="auto"/>
                    <w:right w:val="none" w:sz="0" w:space="0" w:color="auto"/>
                  </w:divBdr>
                </w:div>
                <w:div w:id="700399976">
                  <w:marLeft w:val="0"/>
                  <w:marRight w:val="0"/>
                  <w:marTop w:val="0"/>
                  <w:marBottom w:val="0"/>
                  <w:divBdr>
                    <w:top w:val="none" w:sz="0" w:space="0" w:color="auto"/>
                    <w:left w:val="none" w:sz="0" w:space="0" w:color="auto"/>
                    <w:bottom w:val="none" w:sz="0" w:space="0" w:color="auto"/>
                    <w:right w:val="none" w:sz="0" w:space="0" w:color="auto"/>
                  </w:divBdr>
                </w:div>
                <w:div w:id="700545893">
                  <w:marLeft w:val="0"/>
                  <w:marRight w:val="0"/>
                  <w:marTop w:val="0"/>
                  <w:marBottom w:val="0"/>
                  <w:divBdr>
                    <w:top w:val="none" w:sz="0" w:space="0" w:color="auto"/>
                    <w:left w:val="none" w:sz="0" w:space="0" w:color="auto"/>
                    <w:bottom w:val="none" w:sz="0" w:space="0" w:color="auto"/>
                    <w:right w:val="none" w:sz="0" w:space="0" w:color="auto"/>
                  </w:divBdr>
                </w:div>
                <w:div w:id="701057226">
                  <w:marLeft w:val="0"/>
                  <w:marRight w:val="0"/>
                  <w:marTop w:val="0"/>
                  <w:marBottom w:val="0"/>
                  <w:divBdr>
                    <w:top w:val="none" w:sz="0" w:space="0" w:color="auto"/>
                    <w:left w:val="none" w:sz="0" w:space="0" w:color="auto"/>
                    <w:bottom w:val="none" w:sz="0" w:space="0" w:color="auto"/>
                    <w:right w:val="none" w:sz="0" w:space="0" w:color="auto"/>
                  </w:divBdr>
                </w:div>
                <w:div w:id="702677619">
                  <w:marLeft w:val="0"/>
                  <w:marRight w:val="0"/>
                  <w:marTop w:val="0"/>
                  <w:marBottom w:val="0"/>
                  <w:divBdr>
                    <w:top w:val="none" w:sz="0" w:space="0" w:color="auto"/>
                    <w:left w:val="none" w:sz="0" w:space="0" w:color="auto"/>
                    <w:bottom w:val="none" w:sz="0" w:space="0" w:color="auto"/>
                    <w:right w:val="none" w:sz="0" w:space="0" w:color="auto"/>
                  </w:divBdr>
                </w:div>
                <w:div w:id="703867750">
                  <w:marLeft w:val="0"/>
                  <w:marRight w:val="0"/>
                  <w:marTop w:val="0"/>
                  <w:marBottom w:val="0"/>
                  <w:divBdr>
                    <w:top w:val="none" w:sz="0" w:space="0" w:color="auto"/>
                    <w:left w:val="none" w:sz="0" w:space="0" w:color="auto"/>
                    <w:bottom w:val="none" w:sz="0" w:space="0" w:color="auto"/>
                    <w:right w:val="none" w:sz="0" w:space="0" w:color="auto"/>
                  </w:divBdr>
                </w:div>
                <w:div w:id="704139561">
                  <w:marLeft w:val="0"/>
                  <w:marRight w:val="0"/>
                  <w:marTop w:val="0"/>
                  <w:marBottom w:val="0"/>
                  <w:divBdr>
                    <w:top w:val="none" w:sz="0" w:space="0" w:color="auto"/>
                    <w:left w:val="none" w:sz="0" w:space="0" w:color="auto"/>
                    <w:bottom w:val="none" w:sz="0" w:space="0" w:color="auto"/>
                    <w:right w:val="none" w:sz="0" w:space="0" w:color="auto"/>
                  </w:divBdr>
                </w:div>
                <w:div w:id="704409423">
                  <w:marLeft w:val="0"/>
                  <w:marRight w:val="0"/>
                  <w:marTop w:val="0"/>
                  <w:marBottom w:val="0"/>
                  <w:divBdr>
                    <w:top w:val="none" w:sz="0" w:space="0" w:color="auto"/>
                    <w:left w:val="none" w:sz="0" w:space="0" w:color="auto"/>
                    <w:bottom w:val="none" w:sz="0" w:space="0" w:color="auto"/>
                    <w:right w:val="none" w:sz="0" w:space="0" w:color="auto"/>
                  </w:divBdr>
                </w:div>
                <w:div w:id="704601514">
                  <w:marLeft w:val="0"/>
                  <w:marRight w:val="0"/>
                  <w:marTop w:val="0"/>
                  <w:marBottom w:val="0"/>
                  <w:divBdr>
                    <w:top w:val="none" w:sz="0" w:space="0" w:color="auto"/>
                    <w:left w:val="none" w:sz="0" w:space="0" w:color="auto"/>
                    <w:bottom w:val="none" w:sz="0" w:space="0" w:color="auto"/>
                    <w:right w:val="none" w:sz="0" w:space="0" w:color="auto"/>
                  </w:divBdr>
                </w:div>
                <w:div w:id="704839844">
                  <w:marLeft w:val="0"/>
                  <w:marRight w:val="0"/>
                  <w:marTop w:val="0"/>
                  <w:marBottom w:val="0"/>
                  <w:divBdr>
                    <w:top w:val="none" w:sz="0" w:space="0" w:color="auto"/>
                    <w:left w:val="none" w:sz="0" w:space="0" w:color="auto"/>
                    <w:bottom w:val="none" w:sz="0" w:space="0" w:color="auto"/>
                    <w:right w:val="none" w:sz="0" w:space="0" w:color="auto"/>
                  </w:divBdr>
                </w:div>
                <w:div w:id="705102749">
                  <w:marLeft w:val="0"/>
                  <w:marRight w:val="0"/>
                  <w:marTop w:val="0"/>
                  <w:marBottom w:val="0"/>
                  <w:divBdr>
                    <w:top w:val="none" w:sz="0" w:space="0" w:color="auto"/>
                    <w:left w:val="none" w:sz="0" w:space="0" w:color="auto"/>
                    <w:bottom w:val="none" w:sz="0" w:space="0" w:color="auto"/>
                    <w:right w:val="none" w:sz="0" w:space="0" w:color="auto"/>
                  </w:divBdr>
                </w:div>
                <w:div w:id="705133112">
                  <w:marLeft w:val="0"/>
                  <w:marRight w:val="0"/>
                  <w:marTop w:val="0"/>
                  <w:marBottom w:val="0"/>
                  <w:divBdr>
                    <w:top w:val="none" w:sz="0" w:space="0" w:color="auto"/>
                    <w:left w:val="none" w:sz="0" w:space="0" w:color="auto"/>
                    <w:bottom w:val="none" w:sz="0" w:space="0" w:color="auto"/>
                    <w:right w:val="none" w:sz="0" w:space="0" w:color="auto"/>
                  </w:divBdr>
                </w:div>
                <w:div w:id="705371857">
                  <w:marLeft w:val="0"/>
                  <w:marRight w:val="0"/>
                  <w:marTop w:val="0"/>
                  <w:marBottom w:val="0"/>
                  <w:divBdr>
                    <w:top w:val="none" w:sz="0" w:space="0" w:color="auto"/>
                    <w:left w:val="none" w:sz="0" w:space="0" w:color="auto"/>
                    <w:bottom w:val="none" w:sz="0" w:space="0" w:color="auto"/>
                    <w:right w:val="none" w:sz="0" w:space="0" w:color="auto"/>
                  </w:divBdr>
                </w:div>
                <w:div w:id="706292981">
                  <w:marLeft w:val="0"/>
                  <w:marRight w:val="0"/>
                  <w:marTop w:val="0"/>
                  <w:marBottom w:val="0"/>
                  <w:divBdr>
                    <w:top w:val="none" w:sz="0" w:space="0" w:color="auto"/>
                    <w:left w:val="none" w:sz="0" w:space="0" w:color="auto"/>
                    <w:bottom w:val="none" w:sz="0" w:space="0" w:color="auto"/>
                    <w:right w:val="none" w:sz="0" w:space="0" w:color="auto"/>
                  </w:divBdr>
                </w:div>
                <w:div w:id="706561623">
                  <w:marLeft w:val="0"/>
                  <w:marRight w:val="0"/>
                  <w:marTop w:val="0"/>
                  <w:marBottom w:val="0"/>
                  <w:divBdr>
                    <w:top w:val="none" w:sz="0" w:space="0" w:color="auto"/>
                    <w:left w:val="none" w:sz="0" w:space="0" w:color="auto"/>
                    <w:bottom w:val="none" w:sz="0" w:space="0" w:color="auto"/>
                    <w:right w:val="none" w:sz="0" w:space="0" w:color="auto"/>
                  </w:divBdr>
                </w:div>
                <w:div w:id="706611356">
                  <w:marLeft w:val="0"/>
                  <w:marRight w:val="0"/>
                  <w:marTop w:val="0"/>
                  <w:marBottom w:val="0"/>
                  <w:divBdr>
                    <w:top w:val="none" w:sz="0" w:space="0" w:color="auto"/>
                    <w:left w:val="none" w:sz="0" w:space="0" w:color="auto"/>
                    <w:bottom w:val="none" w:sz="0" w:space="0" w:color="auto"/>
                    <w:right w:val="none" w:sz="0" w:space="0" w:color="auto"/>
                  </w:divBdr>
                </w:div>
                <w:div w:id="707216528">
                  <w:marLeft w:val="0"/>
                  <w:marRight w:val="0"/>
                  <w:marTop w:val="0"/>
                  <w:marBottom w:val="0"/>
                  <w:divBdr>
                    <w:top w:val="none" w:sz="0" w:space="0" w:color="auto"/>
                    <w:left w:val="none" w:sz="0" w:space="0" w:color="auto"/>
                    <w:bottom w:val="none" w:sz="0" w:space="0" w:color="auto"/>
                    <w:right w:val="none" w:sz="0" w:space="0" w:color="auto"/>
                  </w:divBdr>
                </w:div>
                <w:div w:id="707725964">
                  <w:marLeft w:val="0"/>
                  <w:marRight w:val="0"/>
                  <w:marTop w:val="0"/>
                  <w:marBottom w:val="0"/>
                  <w:divBdr>
                    <w:top w:val="none" w:sz="0" w:space="0" w:color="auto"/>
                    <w:left w:val="none" w:sz="0" w:space="0" w:color="auto"/>
                    <w:bottom w:val="none" w:sz="0" w:space="0" w:color="auto"/>
                    <w:right w:val="none" w:sz="0" w:space="0" w:color="auto"/>
                  </w:divBdr>
                </w:div>
                <w:div w:id="707873840">
                  <w:marLeft w:val="0"/>
                  <w:marRight w:val="0"/>
                  <w:marTop w:val="0"/>
                  <w:marBottom w:val="0"/>
                  <w:divBdr>
                    <w:top w:val="none" w:sz="0" w:space="0" w:color="auto"/>
                    <w:left w:val="none" w:sz="0" w:space="0" w:color="auto"/>
                    <w:bottom w:val="none" w:sz="0" w:space="0" w:color="auto"/>
                    <w:right w:val="none" w:sz="0" w:space="0" w:color="auto"/>
                  </w:divBdr>
                </w:div>
                <w:div w:id="708265712">
                  <w:marLeft w:val="0"/>
                  <w:marRight w:val="0"/>
                  <w:marTop w:val="0"/>
                  <w:marBottom w:val="0"/>
                  <w:divBdr>
                    <w:top w:val="none" w:sz="0" w:space="0" w:color="auto"/>
                    <w:left w:val="none" w:sz="0" w:space="0" w:color="auto"/>
                    <w:bottom w:val="none" w:sz="0" w:space="0" w:color="auto"/>
                    <w:right w:val="none" w:sz="0" w:space="0" w:color="auto"/>
                  </w:divBdr>
                </w:div>
                <w:div w:id="709690785">
                  <w:marLeft w:val="0"/>
                  <w:marRight w:val="0"/>
                  <w:marTop w:val="0"/>
                  <w:marBottom w:val="0"/>
                  <w:divBdr>
                    <w:top w:val="none" w:sz="0" w:space="0" w:color="auto"/>
                    <w:left w:val="none" w:sz="0" w:space="0" w:color="auto"/>
                    <w:bottom w:val="none" w:sz="0" w:space="0" w:color="auto"/>
                    <w:right w:val="none" w:sz="0" w:space="0" w:color="auto"/>
                  </w:divBdr>
                </w:div>
                <w:div w:id="711349290">
                  <w:marLeft w:val="0"/>
                  <w:marRight w:val="0"/>
                  <w:marTop w:val="0"/>
                  <w:marBottom w:val="0"/>
                  <w:divBdr>
                    <w:top w:val="none" w:sz="0" w:space="0" w:color="auto"/>
                    <w:left w:val="none" w:sz="0" w:space="0" w:color="auto"/>
                    <w:bottom w:val="none" w:sz="0" w:space="0" w:color="auto"/>
                    <w:right w:val="none" w:sz="0" w:space="0" w:color="auto"/>
                  </w:divBdr>
                </w:div>
                <w:div w:id="712539728">
                  <w:marLeft w:val="0"/>
                  <w:marRight w:val="0"/>
                  <w:marTop w:val="0"/>
                  <w:marBottom w:val="0"/>
                  <w:divBdr>
                    <w:top w:val="none" w:sz="0" w:space="0" w:color="auto"/>
                    <w:left w:val="none" w:sz="0" w:space="0" w:color="auto"/>
                    <w:bottom w:val="none" w:sz="0" w:space="0" w:color="auto"/>
                    <w:right w:val="none" w:sz="0" w:space="0" w:color="auto"/>
                  </w:divBdr>
                </w:div>
                <w:div w:id="712777329">
                  <w:marLeft w:val="0"/>
                  <w:marRight w:val="0"/>
                  <w:marTop w:val="0"/>
                  <w:marBottom w:val="0"/>
                  <w:divBdr>
                    <w:top w:val="none" w:sz="0" w:space="0" w:color="auto"/>
                    <w:left w:val="none" w:sz="0" w:space="0" w:color="auto"/>
                    <w:bottom w:val="none" w:sz="0" w:space="0" w:color="auto"/>
                    <w:right w:val="none" w:sz="0" w:space="0" w:color="auto"/>
                  </w:divBdr>
                </w:div>
                <w:div w:id="712852050">
                  <w:marLeft w:val="0"/>
                  <w:marRight w:val="0"/>
                  <w:marTop w:val="0"/>
                  <w:marBottom w:val="0"/>
                  <w:divBdr>
                    <w:top w:val="none" w:sz="0" w:space="0" w:color="auto"/>
                    <w:left w:val="none" w:sz="0" w:space="0" w:color="auto"/>
                    <w:bottom w:val="none" w:sz="0" w:space="0" w:color="auto"/>
                    <w:right w:val="none" w:sz="0" w:space="0" w:color="auto"/>
                  </w:divBdr>
                </w:div>
                <w:div w:id="713122012">
                  <w:marLeft w:val="0"/>
                  <w:marRight w:val="0"/>
                  <w:marTop w:val="0"/>
                  <w:marBottom w:val="0"/>
                  <w:divBdr>
                    <w:top w:val="none" w:sz="0" w:space="0" w:color="auto"/>
                    <w:left w:val="none" w:sz="0" w:space="0" w:color="auto"/>
                    <w:bottom w:val="none" w:sz="0" w:space="0" w:color="auto"/>
                    <w:right w:val="none" w:sz="0" w:space="0" w:color="auto"/>
                  </w:divBdr>
                </w:div>
                <w:div w:id="714039080">
                  <w:marLeft w:val="0"/>
                  <w:marRight w:val="0"/>
                  <w:marTop w:val="0"/>
                  <w:marBottom w:val="0"/>
                  <w:divBdr>
                    <w:top w:val="none" w:sz="0" w:space="0" w:color="auto"/>
                    <w:left w:val="none" w:sz="0" w:space="0" w:color="auto"/>
                    <w:bottom w:val="none" w:sz="0" w:space="0" w:color="auto"/>
                    <w:right w:val="none" w:sz="0" w:space="0" w:color="auto"/>
                  </w:divBdr>
                </w:div>
                <w:div w:id="714504438">
                  <w:marLeft w:val="0"/>
                  <w:marRight w:val="0"/>
                  <w:marTop w:val="0"/>
                  <w:marBottom w:val="0"/>
                  <w:divBdr>
                    <w:top w:val="none" w:sz="0" w:space="0" w:color="auto"/>
                    <w:left w:val="none" w:sz="0" w:space="0" w:color="auto"/>
                    <w:bottom w:val="none" w:sz="0" w:space="0" w:color="auto"/>
                    <w:right w:val="none" w:sz="0" w:space="0" w:color="auto"/>
                  </w:divBdr>
                </w:div>
                <w:div w:id="714694142">
                  <w:marLeft w:val="0"/>
                  <w:marRight w:val="0"/>
                  <w:marTop w:val="0"/>
                  <w:marBottom w:val="0"/>
                  <w:divBdr>
                    <w:top w:val="none" w:sz="0" w:space="0" w:color="auto"/>
                    <w:left w:val="none" w:sz="0" w:space="0" w:color="auto"/>
                    <w:bottom w:val="none" w:sz="0" w:space="0" w:color="auto"/>
                    <w:right w:val="none" w:sz="0" w:space="0" w:color="auto"/>
                  </w:divBdr>
                </w:div>
                <w:div w:id="714694267">
                  <w:marLeft w:val="0"/>
                  <w:marRight w:val="0"/>
                  <w:marTop w:val="0"/>
                  <w:marBottom w:val="0"/>
                  <w:divBdr>
                    <w:top w:val="none" w:sz="0" w:space="0" w:color="auto"/>
                    <w:left w:val="none" w:sz="0" w:space="0" w:color="auto"/>
                    <w:bottom w:val="none" w:sz="0" w:space="0" w:color="auto"/>
                    <w:right w:val="none" w:sz="0" w:space="0" w:color="auto"/>
                  </w:divBdr>
                </w:div>
                <w:div w:id="715592699">
                  <w:marLeft w:val="0"/>
                  <w:marRight w:val="0"/>
                  <w:marTop w:val="0"/>
                  <w:marBottom w:val="0"/>
                  <w:divBdr>
                    <w:top w:val="none" w:sz="0" w:space="0" w:color="auto"/>
                    <w:left w:val="none" w:sz="0" w:space="0" w:color="auto"/>
                    <w:bottom w:val="none" w:sz="0" w:space="0" w:color="auto"/>
                    <w:right w:val="none" w:sz="0" w:space="0" w:color="auto"/>
                  </w:divBdr>
                </w:div>
                <w:div w:id="715735125">
                  <w:marLeft w:val="0"/>
                  <w:marRight w:val="0"/>
                  <w:marTop w:val="0"/>
                  <w:marBottom w:val="0"/>
                  <w:divBdr>
                    <w:top w:val="none" w:sz="0" w:space="0" w:color="auto"/>
                    <w:left w:val="none" w:sz="0" w:space="0" w:color="auto"/>
                    <w:bottom w:val="none" w:sz="0" w:space="0" w:color="auto"/>
                    <w:right w:val="none" w:sz="0" w:space="0" w:color="auto"/>
                  </w:divBdr>
                </w:div>
                <w:div w:id="716202890">
                  <w:marLeft w:val="0"/>
                  <w:marRight w:val="0"/>
                  <w:marTop w:val="0"/>
                  <w:marBottom w:val="0"/>
                  <w:divBdr>
                    <w:top w:val="none" w:sz="0" w:space="0" w:color="auto"/>
                    <w:left w:val="none" w:sz="0" w:space="0" w:color="auto"/>
                    <w:bottom w:val="none" w:sz="0" w:space="0" w:color="auto"/>
                    <w:right w:val="none" w:sz="0" w:space="0" w:color="auto"/>
                  </w:divBdr>
                </w:div>
                <w:div w:id="716317376">
                  <w:marLeft w:val="0"/>
                  <w:marRight w:val="0"/>
                  <w:marTop w:val="0"/>
                  <w:marBottom w:val="0"/>
                  <w:divBdr>
                    <w:top w:val="none" w:sz="0" w:space="0" w:color="auto"/>
                    <w:left w:val="none" w:sz="0" w:space="0" w:color="auto"/>
                    <w:bottom w:val="none" w:sz="0" w:space="0" w:color="auto"/>
                    <w:right w:val="none" w:sz="0" w:space="0" w:color="auto"/>
                  </w:divBdr>
                </w:div>
                <w:div w:id="717365396">
                  <w:marLeft w:val="0"/>
                  <w:marRight w:val="0"/>
                  <w:marTop w:val="0"/>
                  <w:marBottom w:val="0"/>
                  <w:divBdr>
                    <w:top w:val="none" w:sz="0" w:space="0" w:color="auto"/>
                    <w:left w:val="none" w:sz="0" w:space="0" w:color="auto"/>
                    <w:bottom w:val="none" w:sz="0" w:space="0" w:color="auto"/>
                    <w:right w:val="none" w:sz="0" w:space="0" w:color="auto"/>
                  </w:divBdr>
                </w:div>
                <w:div w:id="717627522">
                  <w:marLeft w:val="0"/>
                  <w:marRight w:val="0"/>
                  <w:marTop w:val="0"/>
                  <w:marBottom w:val="0"/>
                  <w:divBdr>
                    <w:top w:val="none" w:sz="0" w:space="0" w:color="auto"/>
                    <w:left w:val="none" w:sz="0" w:space="0" w:color="auto"/>
                    <w:bottom w:val="none" w:sz="0" w:space="0" w:color="auto"/>
                    <w:right w:val="none" w:sz="0" w:space="0" w:color="auto"/>
                  </w:divBdr>
                </w:div>
                <w:div w:id="717776748">
                  <w:marLeft w:val="0"/>
                  <w:marRight w:val="0"/>
                  <w:marTop w:val="0"/>
                  <w:marBottom w:val="0"/>
                  <w:divBdr>
                    <w:top w:val="none" w:sz="0" w:space="0" w:color="auto"/>
                    <w:left w:val="none" w:sz="0" w:space="0" w:color="auto"/>
                    <w:bottom w:val="none" w:sz="0" w:space="0" w:color="auto"/>
                    <w:right w:val="none" w:sz="0" w:space="0" w:color="auto"/>
                  </w:divBdr>
                </w:div>
                <w:div w:id="718210355">
                  <w:marLeft w:val="0"/>
                  <w:marRight w:val="0"/>
                  <w:marTop w:val="0"/>
                  <w:marBottom w:val="0"/>
                  <w:divBdr>
                    <w:top w:val="none" w:sz="0" w:space="0" w:color="auto"/>
                    <w:left w:val="none" w:sz="0" w:space="0" w:color="auto"/>
                    <w:bottom w:val="none" w:sz="0" w:space="0" w:color="auto"/>
                    <w:right w:val="none" w:sz="0" w:space="0" w:color="auto"/>
                  </w:divBdr>
                </w:div>
                <w:div w:id="718480780">
                  <w:marLeft w:val="0"/>
                  <w:marRight w:val="0"/>
                  <w:marTop w:val="0"/>
                  <w:marBottom w:val="0"/>
                  <w:divBdr>
                    <w:top w:val="none" w:sz="0" w:space="0" w:color="auto"/>
                    <w:left w:val="none" w:sz="0" w:space="0" w:color="auto"/>
                    <w:bottom w:val="none" w:sz="0" w:space="0" w:color="auto"/>
                    <w:right w:val="none" w:sz="0" w:space="0" w:color="auto"/>
                  </w:divBdr>
                </w:div>
                <w:div w:id="718866977">
                  <w:marLeft w:val="0"/>
                  <w:marRight w:val="0"/>
                  <w:marTop w:val="0"/>
                  <w:marBottom w:val="0"/>
                  <w:divBdr>
                    <w:top w:val="none" w:sz="0" w:space="0" w:color="auto"/>
                    <w:left w:val="none" w:sz="0" w:space="0" w:color="auto"/>
                    <w:bottom w:val="none" w:sz="0" w:space="0" w:color="auto"/>
                    <w:right w:val="none" w:sz="0" w:space="0" w:color="auto"/>
                  </w:divBdr>
                </w:div>
                <w:div w:id="718867331">
                  <w:marLeft w:val="0"/>
                  <w:marRight w:val="0"/>
                  <w:marTop w:val="0"/>
                  <w:marBottom w:val="0"/>
                  <w:divBdr>
                    <w:top w:val="none" w:sz="0" w:space="0" w:color="auto"/>
                    <w:left w:val="none" w:sz="0" w:space="0" w:color="auto"/>
                    <w:bottom w:val="none" w:sz="0" w:space="0" w:color="auto"/>
                    <w:right w:val="none" w:sz="0" w:space="0" w:color="auto"/>
                  </w:divBdr>
                </w:div>
                <w:div w:id="719672163">
                  <w:marLeft w:val="0"/>
                  <w:marRight w:val="0"/>
                  <w:marTop w:val="0"/>
                  <w:marBottom w:val="0"/>
                  <w:divBdr>
                    <w:top w:val="none" w:sz="0" w:space="0" w:color="auto"/>
                    <w:left w:val="none" w:sz="0" w:space="0" w:color="auto"/>
                    <w:bottom w:val="none" w:sz="0" w:space="0" w:color="auto"/>
                    <w:right w:val="none" w:sz="0" w:space="0" w:color="auto"/>
                  </w:divBdr>
                </w:div>
                <w:div w:id="720598417">
                  <w:marLeft w:val="0"/>
                  <w:marRight w:val="0"/>
                  <w:marTop w:val="0"/>
                  <w:marBottom w:val="0"/>
                  <w:divBdr>
                    <w:top w:val="none" w:sz="0" w:space="0" w:color="auto"/>
                    <w:left w:val="none" w:sz="0" w:space="0" w:color="auto"/>
                    <w:bottom w:val="none" w:sz="0" w:space="0" w:color="auto"/>
                    <w:right w:val="none" w:sz="0" w:space="0" w:color="auto"/>
                  </w:divBdr>
                </w:div>
                <w:div w:id="722022864">
                  <w:marLeft w:val="0"/>
                  <w:marRight w:val="0"/>
                  <w:marTop w:val="0"/>
                  <w:marBottom w:val="0"/>
                  <w:divBdr>
                    <w:top w:val="none" w:sz="0" w:space="0" w:color="auto"/>
                    <w:left w:val="none" w:sz="0" w:space="0" w:color="auto"/>
                    <w:bottom w:val="none" w:sz="0" w:space="0" w:color="auto"/>
                    <w:right w:val="none" w:sz="0" w:space="0" w:color="auto"/>
                  </w:divBdr>
                </w:div>
                <w:div w:id="722220267">
                  <w:marLeft w:val="0"/>
                  <w:marRight w:val="0"/>
                  <w:marTop w:val="0"/>
                  <w:marBottom w:val="0"/>
                  <w:divBdr>
                    <w:top w:val="none" w:sz="0" w:space="0" w:color="auto"/>
                    <w:left w:val="none" w:sz="0" w:space="0" w:color="auto"/>
                    <w:bottom w:val="none" w:sz="0" w:space="0" w:color="auto"/>
                    <w:right w:val="none" w:sz="0" w:space="0" w:color="auto"/>
                  </w:divBdr>
                </w:div>
                <w:div w:id="722368635">
                  <w:marLeft w:val="0"/>
                  <w:marRight w:val="0"/>
                  <w:marTop w:val="0"/>
                  <w:marBottom w:val="0"/>
                  <w:divBdr>
                    <w:top w:val="none" w:sz="0" w:space="0" w:color="auto"/>
                    <w:left w:val="none" w:sz="0" w:space="0" w:color="auto"/>
                    <w:bottom w:val="none" w:sz="0" w:space="0" w:color="auto"/>
                    <w:right w:val="none" w:sz="0" w:space="0" w:color="auto"/>
                  </w:divBdr>
                </w:div>
                <w:div w:id="722414270">
                  <w:marLeft w:val="0"/>
                  <w:marRight w:val="0"/>
                  <w:marTop w:val="0"/>
                  <w:marBottom w:val="0"/>
                  <w:divBdr>
                    <w:top w:val="none" w:sz="0" w:space="0" w:color="auto"/>
                    <w:left w:val="none" w:sz="0" w:space="0" w:color="auto"/>
                    <w:bottom w:val="none" w:sz="0" w:space="0" w:color="auto"/>
                    <w:right w:val="none" w:sz="0" w:space="0" w:color="auto"/>
                  </w:divBdr>
                </w:div>
                <w:div w:id="723213548">
                  <w:marLeft w:val="0"/>
                  <w:marRight w:val="0"/>
                  <w:marTop w:val="0"/>
                  <w:marBottom w:val="0"/>
                  <w:divBdr>
                    <w:top w:val="none" w:sz="0" w:space="0" w:color="auto"/>
                    <w:left w:val="none" w:sz="0" w:space="0" w:color="auto"/>
                    <w:bottom w:val="none" w:sz="0" w:space="0" w:color="auto"/>
                    <w:right w:val="none" w:sz="0" w:space="0" w:color="auto"/>
                  </w:divBdr>
                </w:div>
                <w:div w:id="723329502">
                  <w:marLeft w:val="0"/>
                  <w:marRight w:val="0"/>
                  <w:marTop w:val="0"/>
                  <w:marBottom w:val="0"/>
                  <w:divBdr>
                    <w:top w:val="none" w:sz="0" w:space="0" w:color="auto"/>
                    <w:left w:val="none" w:sz="0" w:space="0" w:color="auto"/>
                    <w:bottom w:val="none" w:sz="0" w:space="0" w:color="auto"/>
                    <w:right w:val="none" w:sz="0" w:space="0" w:color="auto"/>
                  </w:divBdr>
                </w:div>
                <w:div w:id="723335956">
                  <w:marLeft w:val="0"/>
                  <w:marRight w:val="0"/>
                  <w:marTop w:val="0"/>
                  <w:marBottom w:val="0"/>
                  <w:divBdr>
                    <w:top w:val="none" w:sz="0" w:space="0" w:color="auto"/>
                    <w:left w:val="none" w:sz="0" w:space="0" w:color="auto"/>
                    <w:bottom w:val="none" w:sz="0" w:space="0" w:color="auto"/>
                    <w:right w:val="none" w:sz="0" w:space="0" w:color="auto"/>
                  </w:divBdr>
                </w:div>
                <w:div w:id="723942256">
                  <w:marLeft w:val="0"/>
                  <w:marRight w:val="0"/>
                  <w:marTop w:val="0"/>
                  <w:marBottom w:val="0"/>
                  <w:divBdr>
                    <w:top w:val="none" w:sz="0" w:space="0" w:color="auto"/>
                    <w:left w:val="none" w:sz="0" w:space="0" w:color="auto"/>
                    <w:bottom w:val="none" w:sz="0" w:space="0" w:color="auto"/>
                    <w:right w:val="none" w:sz="0" w:space="0" w:color="auto"/>
                  </w:divBdr>
                </w:div>
                <w:div w:id="724837105">
                  <w:marLeft w:val="0"/>
                  <w:marRight w:val="0"/>
                  <w:marTop w:val="0"/>
                  <w:marBottom w:val="0"/>
                  <w:divBdr>
                    <w:top w:val="none" w:sz="0" w:space="0" w:color="auto"/>
                    <w:left w:val="none" w:sz="0" w:space="0" w:color="auto"/>
                    <w:bottom w:val="none" w:sz="0" w:space="0" w:color="auto"/>
                    <w:right w:val="none" w:sz="0" w:space="0" w:color="auto"/>
                  </w:divBdr>
                </w:div>
                <w:div w:id="725883099">
                  <w:marLeft w:val="0"/>
                  <w:marRight w:val="0"/>
                  <w:marTop w:val="0"/>
                  <w:marBottom w:val="0"/>
                  <w:divBdr>
                    <w:top w:val="none" w:sz="0" w:space="0" w:color="auto"/>
                    <w:left w:val="none" w:sz="0" w:space="0" w:color="auto"/>
                    <w:bottom w:val="none" w:sz="0" w:space="0" w:color="auto"/>
                    <w:right w:val="none" w:sz="0" w:space="0" w:color="auto"/>
                  </w:divBdr>
                </w:div>
                <w:div w:id="726228261">
                  <w:marLeft w:val="0"/>
                  <w:marRight w:val="0"/>
                  <w:marTop w:val="0"/>
                  <w:marBottom w:val="0"/>
                  <w:divBdr>
                    <w:top w:val="none" w:sz="0" w:space="0" w:color="auto"/>
                    <w:left w:val="none" w:sz="0" w:space="0" w:color="auto"/>
                    <w:bottom w:val="none" w:sz="0" w:space="0" w:color="auto"/>
                    <w:right w:val="none" w:sz="0" w:space="0" w:color="auto"/>
                  </w:divBdr>
                </w:div>
                <w:div w:id="726495909">
                  <w:marLeft w:val="0"/>
                  <w:marRight w:val="0"/>
                  <w:marTop w:val="0"/>
                  <w:marBottom w:val="0"/>
                  <w:divBdr>
                    <w:top w:val="none" w:sz="0" w:space="0" w:color="auto"/>
                    <w:left w:val="none" w:sz="0" w:space="0" w:color="auto"/>
                    <w:bottom w:val="none" w:sz="0" w:space="0" w:color="auto"/>
                    <w:right w:val="none" w:sz="0" w:space="0" w:color="auto"/>
                  </w:divBdr>
                </w:div>
                <w:div w:id="726682978">
                  <w:marLeft w:val="0"/>
                  <w:marRight w:val="0"/>
                  <w:marTop w:val="0"/>
                  <w:marBottom w:val="0"/>
                  <w:divBdr>
                    <w:top w:val="none" w:sz="0" w:space="0" w:color="auto"/>
                    <w:left w:val="none" w:sz="0" w:space="0" w:color="auto"/>
                    <w:bottom w:val="none" w:sz="0" w:space="0" w:color="auto"/>
                    <w:right w:val="none" w:sz="0" w:space="0" w:color="auto"/>
                  </w:divBdr>
                </w:div>
                <w:div w:id="727387591">
                  <w:marLeft w:val="0"/>
                  <w:marRight w:val="0"/>
                  <w:marTop w:val="0"/>
                  <w:marBottom w:val="0"/>
                  <w:divBdr>
                    <w:top w:val="none" w:sz="0" w:space="0" w:color="auto"/>
                    <w:left w:val="none" w:sz="0" w:space="0" w:color="auto"/>
                    <w:bottom w:val="none" w:sz="0" w:space="0" w:color="auto"/>
                    <w:right w:val="none" w:sz="0" w:space="0" w:color="auto"/>
                  </w:divBdr>
                </w:div>
                <w:div w:id="728109167">
                  <w:marLeft w:val="0"/>
                  <w:marRight w:val="0"/>
                  <w:marTop w:val="0"/>
                  <w:marBottom w:val="0"/>
                  <w:divBdr>
                    <w:top w:val="none" w:sz="0" w:space="0" w:color="auto"/>
                    <w:left w:val="none" w:sz="0" w:space="0" w:color="auto"/>
                    <w:bottom w:val="none" w:sz="0" w:space="0" w:color="auto"/>
                    <w:right w:val="none" w:sz="0" w:space="0" w:color="auto"/>
                  </w:divBdr>
                </w:div>
                <w:div w:id="728917845">
                  <w:marLeft w:val="0"/>
                  <w:marRight w:val="0"/>
                  <w:marTop w:val="0"/>
                  <w:marBottom w:val="0"/>
                  <w:divBdr>
                    <w:top w:val="none" w:sz="0" w:space="0" w:color="auto"/>
                    <w:left w:val="none" w:sz="0" w:space="0" w:color="auto"/>
                    <w:bottom w:val="none" w:sz="0" w:space="0" w:color="auto"/>
                    <w:right w:val="none" w:sz="0" w:space="0" w:color="auto"/>
                  </w:divBdr>
                </w:div>
                <w:div w:id="730465423">
                  <w:marLeft w:val="0"/>
                  <w:marRight w:val="0"/>
                  <w:marTop w:val="0"/>
                  <w:marBottom w:val="0"/>
                  <w:divBdr>
                    <w:top w:val="none" w:sz="0" w:space="0" w:color="auto"/>
                    <w:left w:val="none" w:sz="0" w:space="0" w:color="auto"/>
                    <w:bottom w:val="none" w:sz="0" w:space="0" w:color="auto"/>
                    <w:right w:val="none" w:sz="0" w:space="0" w:color="auto"/>
                  </w:divBdr>
                </w:div>
                <w:div w:id="730693441">
                  <w:marLeft w:val="0"/>
                  <w:marRight w:val="0"/>
                  <w:marTop w:val="0"/>
                  <w:marBottom w:val="0"/>
                  <w:divBdr>
                    <w:top w:val="none" w:sz="0" w:space="0" w:color="auto"/>
                    <w:left w:val="none" w:sz="0" w:space="0" w:color="auto"/>
                    <w:bottom w:val="none" w:sz="0" w:space="0" w:color="auto"/>
                    <w:right w:val="none" w:sz="0" w:space="0" w:color="auto"/>
                  </w:divBdr>
                </w:div>
                <w:div w:id="730806440">
                  <w:marLeft w:val="0"/>
                  <w:marRight w:val="0"/>
                  <w:marTop w:val="0"/>
                  <w:marBottom w:val="0"/>
                  <w:divBdr>
                    <w:top w:val="none" w:sz="0" w:space="0" w:color="auto"/>
                    <w:left w:val="none" w:sz="0" w:space="0" w:color="auto"/>
                    <w:bottom w:val="none" w:sz="0" w:space="0" w:color="auto"/>
                    <w:right w:val="none" w:sz="0" w:space="0" w:color="auto"/>
                  </w:divBdr>
                </w:div>
                <w:div w:id="732847112">
                  <w:marLeft w:val="0"/>
                  <w:marRight w:val="0"/>
                  <w:marTop w:val="0"/>
                  <w:marBottom w:val="0"/>
                  <w:divBdr>
                    <w:top w:val="none" w:sz="0" w:space="0" w:color="auto"/>
                    <w:left w:val="none" w:sz="0" w:space="0" w:color="auto"/>
                    <w:bottom w:val="none" w:sz="0" w:space="0" w:color="auto"/>
                    <w:right w:val="none" w:sz="0" w:space="0" w:color="auto"/>
                  </w:divBdr>
                </w:div>
                <w:div w:id="733091173">
                  <w:marLeft w:val="0"/>
                  <w:marRight w:val="0"/>
                  <w:marTop w:val="0"/>
                  <w:marBottom w:val="0"/>
                  <w:divBdr>
                    <w:top w:val="none" w:sz="0" w:space="0" w:color="auto"/>
                    <w:left w:val="none" w:sz="0" w:space="0" w:color="auto"/>
                    <w:bottom w:val="none" w:sz="0" w:space="0" w:color="auto"/>
                    <w:right w:val="none" w:sz="0" w:space="0" w:color="auto"/>
                  </w:divBdr>
                </w:div>
                <w:div w:id="733310483">
                  <w:marLeft w:val="0"/>
                  <w:marRight w:val="0"/>
                  <w:marTop w:val="0"/>
                  <w:marBottom w:val="0"/>
                  <w:divBdr>
                    <w:top w:val="none" w:sz="0" w:space="0" w:color="auto"/>
                    <w:left w:val="none" w:sz="0" w:space="0" w:color="auto"/>
                    <w:bottom w:val="none" w:sz="0" w:space="0" w:color="auto"/>
                    <w:right w:val="none" w:sz="0" w:space="0" w:color="auto"/>
                  </w:divBdr>
                </w:div>
                <w:div w:id="733354353">
                  <w:marLeft w:val="0"/>
                  <w:marRight w:val="0"/>
                  <w:marTop w:val="0"/>
                  <w:marBottom w:val="0"/>
                  <w:divBdr>
                    <w:top w:val="none" w:sz="0" w:space="0" w:color="auto"/>
                    <w:left w:val="none" w:sz="0" w:space="0" w:color="auto"/>
                    <w:bottom w:val="none" w:sz="0" w:space="0" w:color="auto"/>
                    <w:right w:val="none" w:sz="0" w:space="0" w:color="auto"/>
                  </w:divBdr>
                </w:div>
                <w:div w:id="733430290">
                  <w:marLeft w:val="0"/>
                  <w:marRight w:val="0"/>
                  <w:marTop w:val="0"/>
                  <w:marBottom w:val="0"/>
                  <w:divBdr>
                    <w:top w:val="none" w:sz="0" w:space="0" w:color="auto"/>
                    <w:left w:val="none" w:sz="0" w:space="0" w:color="auto"/>
                    <w:bottom w:val="none" w:sz="0" w:space="0" w:color="auto"/>
                    <w:right w:val="none" w:sz="0" w:space="0" w:color="auto"/>
                  </w:divBdr>
                </w:div>
                <w:div w:id="734354777">
                  <w:marLeft w:val="0"/>
                  <w:marRight w:val="0"/>
                  <w:marTop w:val="0"/>
                  <w:marBottom w:val="0"/>
                  <w:divBdr>
                    <w:top w:val="none" w:sz="0" w:space="0" w:color="auto"/>
                    <w:left w:val="none" w:sz="0" w:space="0" w:color="auto"/>
                    <w:bottom w:val="none" w:sz="0" w:space="0" w:color="auto"/>
                    <w:right w:val="none" w:sz="0" w:space="0" w:color="auto"/>
                  </w:divBdr>
                </w:div>
                <w:div w:id="734594011">
                  <w:marLeft w:val="0"/>
                  <w:marRight w:val="0"/>
                  <w:marTop w:val="0"/>
                  <w:marBottom w:val="0"/>
                  <w:divBdr>
                    <w:top w:val="none" w:sz="0" w:space="0" w:color="auto"/>
                    <w:left w:val="none" w:sz="0" w:space="0" w:color="auto"/>
                    <w:bottom w:val="none" w:sz="0" w:space="0" w:color="auto"/>
                    <w:right w:val="none" w:sz="0" w:space="0" w:color="auto"/>
                  </w:divBdr>
                </w:div>
                <w:div w:id="735863329">
                  <w:marLeft w:val="0"/>
                  <w:marRight w:val="0"/>
                  <w:marTop w:val="0"/>
                  <w:marBottom w:val="0"/>
                  <w:divBdr>
                    <w:top w:val="none" w:sz="0" w:space="0" w:color="auto"/>
                    <w:left w:val="none" w:sz="0" w:space="0" w:color="auto"/>
                    <w:bottom w:val="none" w:sz="0" w:space="0" w:color="auto"/>
                    <w:right w:val="none" w:sz="0" w:space="0" w:color="auto"/>
                  </w:divBdr>
                </w:div>
                <w:div w:id="736589354">
                  <w:marLeft w:val="0"/>
                  <w:marRight w:val="0"/>
                  <w:marTop w:val="0"/>
                  <w:marBottom w:val="0"/>
                  <w:divBdr>
                    <w:top w:val="none" w:sz="0" w:space="0" w:color="auto"/>
                    <w:left w:val="none" w:sz="0" w:space="0" w:color="auto"/>
                    <w:bottom w:val="none" w:sz="0" w:space="0" w:color="auto"/>
                    <w:right w:val="none" w:sz="0" w:space="0" w:color="auto"/>
                  </w:divBdr>
                </w:div>
                <w:div w:id="737359893">
                  <w:marLeft w:val="0"/>
                  <w:marRight w:val="0"/>
                  <w:marTop w:val="0"/>
                  <w:marBottom w:val="0"/>
                  <w:divBdr>
                    <w:top w:val="none" w:sz="0" w:space="0" w:color="auto"/>
                    <w:left w:val="none" w:sz="0" w:space="0" w:color="auto"/>
                    <w:bottom w:val="none" w:sz="0" w:space="0" w:color="auto"/>
                    <w:right w:val="none" w:sz="0" w:space="0" w:color="auto"/>
                  </w:divBdr>
                </w:div>
                <w:div w:id="738751248">
                  <w:marLeft w:val="0"/>
                  <w:marRight w:val="0"/>
                  <w:marTop w:val="0"/>
                  <w:marBottom w:val="0"/>
                  <w:divBdr>
                    <w:top w:val="none" w:sz="0" w:space="0" w:color="auto"/>
                    <w:left w:val="none" w:sz="0" w:space="0" w:color="auto"/>
                    <w:bottom w:val="none" w:sz="0" w:space="0" w:color="auto"/>
                    <w:right w:val="none" w:sz="0" w:space="0" w:color="auto"/>
                  </w:divBdr>
                </w:div>
                <w:div w:id="739597840">
                  <w:marLeft w:val="0"/>
                  <w:marRight w:val="0"/>
                  <w:marTop w:val="0"/>
                  <w:marBottom w:val="0"/>
                  <w:divBdr>
                    <w:top w:val="none" w:sz="0" w:space="0" w:color="auto"/>
                    <w:left w:val="none" w:sz="0" w:space="0" w:color="auto"/>
                    <w:bottom w:val="none" w:sz="0" w:space="0" w:color="auto"/>
                    <w:right w:val="none" w:sz="0" w:space="0" w:color="auto"/>
                  </w:divBdr>
                </w:div>
                <w:div w:id="739837802">
                  <w:marLeft w:val="0"/>
                  <w:marRight w:val="0"/>
                  <w:marTop w:val="0"/>
                  <w:marBottom w:val="0"/>
                  <w:divBdr>
                    <w:top w:val="none" w:sz="0" w:space="0" w:color="auto"/>
                    <w:left w:val="none" w:sz="0" w:space="0" w:color="auto"/>
                    <w:bottom w:val="none" w:sz="0" w:space="0" w:color="auto"/>
                    <w:right w:val="none" w:sz="0" w:space="0" w:color="auto"/>
                  </w:divBdr>
                </w:div>
                <w:div w:id="740296751">
                  <w:marLeft w:val="0"/>
                  <w:marRight w:val="0"/>
                  <w:marTop w:val="0"/>
                  <w:marBottom w:val="0"/>
                  <w:divBdr>
                    <w:top w:val="none" w:sz="0" w:space="0" w:color="auto"/>
                    <w:left w:val="none" w:sz="0" w:space="0" w:color="auto"/>
                    <w:bottom w:val="none" w:sz="0" w:space="0" w:color="auto"/>
                    <w:right w:val="none" w:sz="0" w:space="0" w:color="auto"/>
                  </w:divBdr>
                </w:div>
                <w:div w:id="740368372">
                  <w:marLeft w:val="0"/>
                  <w:marRight w:val="0"/>
                  <w:marTop w:val="0"/>
                  <w:marBottom w:val="0"/>
                  <w:divBdr>
                    <w:top w:val="none" w:sz="0" w:space="0" w:color="auto"/>
                    <w:left w:val="none" w:sz="0" w:space="0" w:color="auto"/>
                    <w:bottom w:val="none" w:sz="0" w:space="0" w:color="auto"/>
                    <w:right w:val="none" w:sz="0" w:space="0" w:color="auto"/>
                  </w:divBdr>
                </w:div>
                <w:div w:id="740566613">
                  <w:marLeft w:val="0"/>
                  <w:marRight w:val="0"/>
                  <w:marTop w:val="0"/>
                  <w:marBottom w:val="0"/>
                  <w:divBdr>
                    <w:top w:val="none" w:sz="0" w:space="0" w:color="auto"/>
                    <w:left w:val="none" w:sz="0" w:space="0" w:color="auto"/>
                    <w:bottom w:val="none" w:sz="0" w:space="0" w:color="auto"/>
                    <w:right w:val="none" w:sz="0" w:space="0" w:color="auto"/>
                  </w:divBdr>
                </w:div>
                <w:div w:id="741368959">
                  <w:marLeft w:val="0"/>
                  <w:marRight w:val="0"/>
                  <w:marTop w:val="0"/>
                  <w:marBottom w:val="0"/>
                  <w:divBdr>
                    <w:top w:val="none" w:sz="0" w:space="0" w:color="auto"/>
                    <w:left w:val="none" w:sz="0" w:space="0" w:color="auto"/>
                    <w:bottom w:val="none" w:sz="0" w:space="0" w:color="auto"/>
                    <w:right w:val="none" w:sz="0" w:space="0" w:color="auto"/>
                  </w:divBdr>
                </w:div>
                <w:div w:id="741803104">
                  <w:marLeft w:val="0"/>
                  <w:marRight w:val="0"/>
                  <w:marTop w:val="0"/>
                  <w:marBottom w:val="0"/>
                  <w:divBdr>
                    <w:top w:val="none" w:sz="0" w:space="0" w:color="auto"/>
                    <w:left w:val="none" w:sz="0" w:space="0" w:color="auto"/>
                    <w:bottom w:val="none" w:sz="0" w:space="0" w:color="auto"/>
                    <w:right w:val="none" w:sz="0" w:space="0" w:color="auto"/>
                  </w:divBdr>
                </w:div>
                <w:div w:id="742945045">
                  <w:marLeft w:val="0"/>
                  <w:marRight w:val="0"/>
                  <w:marTop w:val="0"/>
                  <w:marBottom w:val="0"/>
                  <w:divBdr>
                    <w:top w:val="none" w:sz="0" w:space="0" w:color="auto"/>
                    <w:left w:val="none" w:sz="0" w:space="0" w:color="auto"/>
                    <w:bottom w:val="none" w:sz="0" w:space="0" w:color="auto"/>
                    <w:right w:val="none" w:sz="0" w:space="0" w:color="auto"/>
                  </w:divBdr>
                </w:div>
                <w:div w:id="744187369">
                  <w:marLeft w:val="0"/>
                  <w:marRight w:val="0"/>
                  <w:marTop w:val="0"/>
                  <w:marBottom w:val="0"/>
                  <w:divBdr>
                    <w:top w:val="none" w:sz="0" w:space="0" w:color="auto"/>
                    <w:left w:val="none" w:sz="0" w:space="0" w:color="auto"/>
                    <w:bottom w:val="none" w:sz="0" w:space="0" w:color="auto"/>
                    <w:right w:val="none" w:sz="0" w:space="0" w:color="auto"/>
                  </w:divBdr>
                </w:div>
                <w:div w:id="744835804">
                  <w:marLeft w:val="0"/>
                  <w:marRight w:val="0"/>
                  <w:marTop w:val="0"/>
                  <w:marBottom w:val="0"/>
                  <w:divBdr>
                    <w:top w:val="none" w:sz="0" w:space="0" w:color="auto"/>
                    <w:left w:val="none" w:sz="0" w:space="0" w:color="auto"/>
                    <w:bottom w:val="none" w:sz="0" w:space="0" w:color="auto"/>
                    <w:right w:val="none" w:sz="0" w:space="0" w:color="auto"/>
                  </w:divBdr>
                </w:div>
                <w:div w:id="744958711">
                  <w:marLeft w:val="0"/>
                  <w:marRight w:val="0"/>
                  <w:marTop w:val="0"/>
                  <w:marBottom w:val="0"/>
                  <w:divBdr>
                    <w:top w:val="none" w:sz="0" w:space="0" w:color="auto"/>
                    <w:left w:val="none" w:sz="0" w:space="0" w:color="auto"/>
                    <w:bottom w:val="none" w:sz="0" w:space="0" w:color="auto"/>
                    <w:right w:val="none" w:sz="0" w:space="0" w:color="auto"/>
                  </w:divBdr>
                </w:div>
                <w:div w:id="746153281">
                  <w:marLeft w:val="0"/>
                  <w:marRight w:val="0"/>
                  <w:marTop w:val="0"/>
                  <w:marBottom w:val="0"/>
                  <w:divBdr>
                    <w:top w:val="none" w:sz="0" w:space="0" w:color="auto"/>
                    <w:left w:val="none" w:sz="0" w:space="0" w:color="auto"/>
                    <w:bottom w:val="none" w:sz="0" w:space="0" w:color="auto"/>
                    <w:right w:val="none" w:sz="0" w:space="0" w:color="auto"/>
                  </w:divBdr>
                </w:div>
                <w:div w:id="746417328">
                  <w:marLeft w:val="0"/>
                  <w:marRight w:val="0"/>
                  <w:marTop w:val="0"/>
                  <w:marBottom w:val="0"/>
                  <w:divBdr>
                    <w:top w:val="none" w:sz="0" w:space="0" w:color="auto"/>
                    <w:left w:val="none" w:sz="0" w:space="0" w:color="auto"/>
                    <w:bottom w:val="none" w:sz="0" w:space="0" w:color="auto"/>
                    <w:right w:val="none" w:sz="0" w:space="0" w:color="auto"/>
                  </w:divBdr>
                </w:div>
                <w:div w:id="747725251">
                  <w:marLeft w:val="0"/>
                  <w:marRight w:val="0"/>
                  <w:marTop w:val="0"/>
                  <w:marBottom w:val="0"/>
                  <w:divBdr>
                    <w:top w:val="none" w:sz="0" w:space="0" w:color="auto"/>
                    <w:left w:val="none" w:sz="0" w:space="0" w:color="auto"/>
                    <w:bottom w:val="none" w:sz="0" w:space="0" w:color="auto"/>
                    <w:right w:val="none" w:sz="0" w:space="0" w:color="auto"/>
                  </w:divBdr>
                </w:div>
                <w:div w:id="749498815">
                  <w:marLeft w:val="0"/>
                  <w:marRight w:val="0"/>
                  <w:marTop w:val="0"/>
                  <w:marBottom w:val="0"/>
                  <w:divBdr>
                    <w:top w:val="none" w:sz="0" w:space="0" w:color="auto"/>
                    <w:left w:val="none" w:sz="0" w:space="0" w:color="auto"/>
                    <w:bottom w:val="none" w:sz="0" w:space="0" w:color="auto"/>
                    <w:right w:val="none" w:sz="0" w:space="0" w:color="auto"/>
                  </w:divBdr>
                </w:div>
                <w:div w:id="749617760">
                  <w:marLeft w:val="0"/>
                  <w:marRight w:val="0"/>
                  <w:marTop w:val="0"/>
                  <w:marBottom w:val="0"/>
                  <w:divBdr>
                    <w:top w:val="none" w:sz="0" w:space="0" w:color="auto"/>
                    <w:left w:val="none" w:sz="0" w:space="0" w:color="auto"/>
                    <w:bottom w:val="none" w:sz="0" w:space="0" w:color="auto"/>
                    <w:right w:val="none" w:sz="0" w:space="0" w:color="auto"/>
                  </w:divBdr>
                </w:div>
                <w:div w:id="749693311">
                  <w:marLeft w:val="0"/>
                  <w:marRight w:val="0"/>
                  <w:marTop w:val="0"/>
                  <w:marBottom w:val="0"/>
                  <w:divBdr>
                    <w:top w:val="none" w:sz="0" w:space="0" w:color="auto"/>
                    <w:left w:val="none" w:sz="0" w:space="0" w:color="auto"/>
                    <w:bottom w:val="none" w:sz="0" w:space="0" w:color="auto"/>
                    <w:right w:val="none" w:sz="0" w:space="0" w:color="auto"/>
                  </w:divBdr>
                </w:div>
                <w:div w:id="750085423">
                  <w:marLeft w:val="0"/>
                  <w:marRight w:val="0"/>
                  <w:marTop w:val="0"/>
                  <w:marBottom w:val="0"/>
                  <w:divBdr>
                    <w:top w:val="none" w:sz="0" w:space="0" w:color="auto"/>
                    <w:left w:val="none" w:sz="0" w:space="0" w:color="auto"/>
                    <w:bottom w:val="none" w:sz="0" w:space="0" w:color="auto"/>
                    <w:right w:val="none" w:sz="0" w:space="0" w:color="auto"/>
                  </w:divBdr>
                </w:div>
                <w:div w:id="750390584">
                  <w:marLeft w:val="0"/>
                  <w:marRight w:val="0"/>
                  <w:marTop w:val="0"/>
                  <w:marBottom w:val="0"/>
                  <w:divBdr>
                    <w:top w:val="none" w:sz="0" w:space="0" w:color="auto"/>
                    <w:left w:val="none" w:sz="0" w:space="0" w:color="auto"/>
                    <w:bottom w:val="none" w:sz="0" w:space="0" w:color="auto"/>
                    <w:right w:val="none" w:sz="0" w:space="0" w:color="auto"/>
                  </w:divBdr>
                </w:div>
                <w:div w:id="750665190">
                  <w:marLeft w:val="0"/>
                  <w:marRight w:val="0"/>
                  <w:marTop w:val="0"/>
                  <w:marBottom w:val="0"/>
                  <w:divBdr>
                    <w:top w:val="none" w:sz="0" w:space="0" w:color="auto"/>
                    <w:left w:val="none" w:sz="0" w:space="0" w:color="auto"/>
                    <w:bottom w:val="none" w:sz="0" w:space="0" w:color="auto"/>
                    <w:right w:val="none" w:sz="0" w:space="0" w:color="auto"/>
                  </w:divBdr>
                </w:div>
                <w:div w:id="750935361">
                  <w:marLeft w:val="0"/>
                  <w:marRight w:val="0"/>
                  <w:marTop w:val="0"/>
                  <w:marBottom w:val="0"/>
                  <w:divBdr>
                    <w:top w:val="none" w:sz="0" w:space="0" w:color="auto"/>
                    <w:left w:val="none" w:sz="0" w:space="0" w:color="auto"/>
                    <w:bottom w:val="none" w:sz="0" w:space="0" w:color="auto"/>
                    <w:right w:val="none" w:sz="0" w:space="0" w:color="auto"/>
                  </w:divBdr>
                </w:div>
                <w:div w:id="753672825">
                  <w:marLeft w:val="0"/>
                  <w:marRight w:val="0"/>
                  <w:marTop w:val="0"/>
                  <w:marBottom w:val="0"/>
                  <w:divBdr>
                    <w:top w:val="none" w:sz="0" w:space="0" w:color="auto"/>
                    <w:left w:val="none" w:sz="0" w:space="0" w:color="auto"/>
                    <w:bottom w:val="none" w:sz="0" w:space="0" w:color="auto"/>
                    <w:right w:val="none" w:sz="0" w:space="0" w:color="auto"/>
                  </w:divBdr>
                </w:div>
                <w:div w:id="753891585">
                  <w:marLeft w:val="0"/>
                  <w:marRight w:val="0"/>
                  <w:marTop w:val="0"/>
                  <w:marBottom w:val="0"/>
                  <w:divBdr>
                    <w:top w:val="none" w:sz="0" w:space="0" w:color="auto"/>
                    <w:left w:val="none" w:sz="0" w:space="0" w:color="auto"/>
                    <w:bottom w:val="none" w:sz="0" w:space="0" w:color="auto"/>
                    <w:right w:val="none" w:sz="0" w:space="0" w:color="auto"/>
                  </w:divBdr>
                </w:div>
                <w:div w:id="754596201">
                  <w:marLeft w:val="0"/>
                  <w:marRight w:val="0"/>
                  <w:marTop w:val="0"/>
                  <w:marBottom w:val="0"/>
                  <w:divBdr>
                    <w:top w:val="none" w:sz="0" w:space="0" w:color="auto"/>
                    <w:left w:val="none" w:sz="0" w:space="0" w:color="auto"/>
                    <w:bottom w:val="none" w:sz="0" w:space="0" w:color="auto"/>
                    <w:right w:val="none" w:sz="0" w:space="0" w:color="auto"/>
                  </w:divBdr>
                </w:div>
                <w:div w:id="758405615">
                  <w:marLeft w:val="0"/>
                  <w:marRight w:val="0"/>
                  <w:marTop w:val="0"/>
                  <w:marBottom w:val="0"/>
                  <w:divBdr>
                    <w:top w:val="none" w:sz="0" w:space="0" w:color="auto"/>
                    <w:left w:val="none" w:sz="0" w:space="0" w:color="auto"/>
                    <w:bottom w:val="none" w:sz="0" w:space="0" w:color="auto"/>
                    <w:right w:val="none" w:sz="0" w:space="0" w:color="auto"/>
                  </w:divBdr>
                </w:div>
                <w:div w:id="758521184">
                  <w:marLeft w:val="0"/>
                  <w:marRight w:val="0"/>
                  <w:marTop w:val="0"/>
                  <w:marBottom w:val="0"/>
                  <w:divBdr>
                    <w:top w:val="none" w:sz="0" w:space="0" w:color="auto"/>
                    <w:left w:val="none" w:sz="0" w:space="0" w:color="auto"/>
                    <w:bottom w:val="none" w:sz="0" w:space="0" w:color="auto"/>
                    <w:right w:val="none" w:sz="0" w:space="0" w:color="auto"/>
                  </w:divBdr>
                </w:div>
                <w:div w:id="758912047">
                  <w:marLeft w:val="0"/>
                  <w:marRight w:val="0"/>
                  <w:marTop w:val="0"/>
                  <w:marBottom w:val="0"/>
                  <w:divBdr>
                    <w:top w:val="none" w:sz="0" w:space="0" w:color="auto"/>
                    <w:left w:val="none" w:sz="0" w:space="0" w:color="auto"/>
                    <w:bottom w:val="none" w:sz="0" w:space="0" w:color="auto"/>
                    <w:right w:val="none" w:sz="0" w:space="0" w:color="auto"/>
                  </w:divBdr>
                </w:div>
                <w:div w:id="760370383">
                  <w:marLeft w:val="0"/>
                  <w:marRight w:val="0"/>
                  <w:marTop w:val="0"/>
                  <w:marBottom w:val="0"/>
                  <w:divBdr>
                    <w:top w:val="none" w:sz="0" w:space="0" w:color="auto"/>
                    <w:left w:val="none" w:sz="0" w:space="0" w:color="auto"/>
                    <w:bottom w:val="none" w:sz="0" w:space="0" w:color="auto"/>
                    <w:right w:val="none" w:sz="0" w:space="0" w:color="auto"/>
                  </w:divBdr>
                </w:div>
                <w:div w:id="760490464">
                  <w:marLeft w:val="0"/>
                  <w:marRight w:val="0"/>
                  <w:marTop w:val="0"/>
                  <w:marBottom w:val="0"/>
                  <w:divBdr>
                    <w:top w:val="none" w:sz="0" w:space="0" w:color="auto"/>
                    <w:left w:val="none" w:sz="0" w:space="0" w:color="auto"/>
                    <w:bottom w:val="none" w:sz="0" w:space="0" w:color="auto"/>
                    <w:right w:val="none" w:sz="0" w:space="0" w:color="auto"/>
                  </w:divBdr>
                </w:div>
                <w:div w:id="760834452">
                  <w:marLeft w:val="0"/>
                  <w:marRight w:val="0"/>
                  <w:marTop w:val="0"/>
                  <w:marBottom w:val="0"/>
                  <w:divBdr>
                    <w:top w:val="none" w:sz="0" w:space="0" w:color="auto"/>
                    <w:left w:val="none" w:sz="0" w:space="0" w:color="auto"/>
                    <w:bottom w:val="none" w:sz="0" w:space="0" w:color="auto"/>
                    <w:right w:val="none" w:sz="0" w:space="0" w:color="auto"/>
                  </w:divBdr>
                </w:div>
                <w:div w:id="761073010">
                  <w:marLeft w:val="0"/>
                  <w:marRight w:val="0"/>
                  <w:marTop w:val="0"/>
                  <w:marBottom w:val="0"/>
                  <w:divBdr>
                    <w:top w:val="none" w:sz="0" w:space="0" w:color="auto"/>
                    <w:left w:val="none" w:sz="0" w:space="0" w:color="auto"/>
                    <w:bottom w:val="none" w:sz="0" w:space="0" w:color="auto"/>
                    <w:right w:val="none" w:sz="0" w:space="0" w:color="auto"/>
                  </w:divBdr>
                </w:div>
                <w:div w:id="761340860">
                  <w:marLeft w:val="0"/>
                  <w:marRight w:val="0"/>
                  <w:marTop w:val="0"/>
                  <w:marBottom w:val="0"/>
                  <w:divBdr>
                    <w:top w:val="none" w:sz="0" w:space="0" w:color="auto"/>
                    <w:left w:val="none" w:sz="0" w:space="0" w:color="auto"/>
                    <w:bottom w:val="none" w:sz="0" w:space="0" w:color="auto"/>
                    <w:right w:val="none" w:sz="0" w:space="0" w:color="auto"/>
                  </w:divBdr>
                </w:div>
                <w:div w:id="762264304">
                  <w:marLeft w:val="0"/>
                  <w:marRight w:val="0"/>
                  <w:marTop w:val="0"/>
                  <w:marBottom w:val="0"/>
                  <w:divBdr>
                    <w:top w:val="none" w:sz="0" w:space="0" w:color="auto"/>
                    <w:left w:val="none" w:sz="0" w:space="0" w:color="auto"/>
                    <w:bottom w:val="none" w:sz="0" w:space="0" w:color="auto"/>
                    <w:right w:val="none" w:sz="0" w:space="0" w:color="auto"/>
                  </w:divBdr>
                </w:div>
                <w:div w:id="763066166">
                  <w:marLeft w:val="0"/>
                  <w:marRight w:val="0"/>
                  <w:marTop w:val="0"/>
                  <w:marBottom w:val="0"/>
                  <w:divBdr>
                    <w:top w:val="none" w:sz="0" w:space="0" w:color="auto"/>
                    <w:left w:val="none" w:sz="0" w:space="0" w:color="auto"/>
                    <w:bottom w:val="none" w:sz="0" w:space="0" w:color="auto"/>
                    <w:right w:val="none" w:sz="0" w:space="0" w:color="auto"/>
                  </w:divBdr>
                </w:div>
                <w:div w:id="763188758">
                  <w:marLeft w:val="0"/>
                  <w:marRight w:val="0"/>
                  <w:marTop w:val="0"/>
                  <w:marBottom w:val="0"/>
                  <w:divBdr>
                    <w:top w:val="none" w:sz="0" w:space="0" w:color="auto"/>
                    <w:left w:val="none" w:sz="0" w:space="0" w:color="auto"/>
                    <w:bottom w:val="none" w:sz="0" w:space="0" w:color="auto"/>
                    <w:right w:val="none" w:sz="0" w:space="0" w:color="auto"/>
                  </w:divBdr>
                </w:div>
                <w:div w:id="763644516">
                  <w:marLeft w:val="0"/>
                  <w:marRight w:val="0"/>
                  <w:marTop w:val="0"/>
                  <w:marBottom w:val="0"/>
                  <w:divBdr>
                    <w:top w:val="none" w:sz="0" w:space="0" w:color="auto"/>
                    <w:left w:val="none" w:sz="0" w:space="0" w:color="auto"/>
                    <w:bottom w:val="none" w:sz="0" w:space="0" w:color="auto"/>
                    <w:right w:val="none" w:sz="0" w:space="0" w:color="auto"/>
                  </w:divBdr>
                </w:div>
                <w:div w:id="764109286">
                  <w:marLeft w:val="0"/>
                  <w:marRight w:val="0"/>
                  <w:marTop w:val="0"/>
                  <w:marBottom w:val="0"/>
                  <w:divBdr>
                    <w:top w:val="none" w:sz="0" w:space="0" w:color="auto"/>
                    <w:left w:val="none" w:sz="0" w:space="0" w:color="auto"/>
                    <w:bottom w:val="none" w:sz="0" w:space="0" w:color="auto"/>
                    <w:right w:val="none" w:sz="0" w:space="0" w:color="auto"/>
                  </w:divBdr>
                </w:div>
                <w:div w:id="764230739">
                  <w:marLeft w:val="0"/>
                  <w:marRight w:val="0"/>
                  <w:marTop w:val="0"/>
                  <w:marBottom w:val="0"/>
                  <w:divBdr>
                    <w:top w:val="none" w:sz="0" w:space="0" w:color="auto"/>
                    <w:left w:val="none" w:sz="0" w:space="0" w:color="auto"/>
                    <w:bottom w:val="none" w:sz="0" w:space="0" w:color="auto"/>
                    <w:right w:val="none" w:sz="0" w:space="0" w:color="auto"/>
                  </w:divBdr>
                </w:div>
                <w:div w:id="764956140">
                  <w:marLeft w:val="0"/>
                  <w:marRight w:val="0"/>
                  <w:marTop w:val="0"/>
                  <w:marBottom w:val="0"/>
                  <w:divBdr>
                    <w:top w:val="none" w:sz="0" w:space="0" w:color="auto"/>
                    <w:left w:val="none" w:sz="0" w:space="0" w:color="auto"/>
                    <w:bottom w:val="none" w:sz="0" w:space="0" w:color="auto"/>
                    <w:right w:val="none" w:sz="0" w:space="0" w:color="auto"/>
                  </w:divBdr>
                </w:div>
                <w:div w:id="765075242">
                  <w:marLeft w:val="0"/>
                  <w:marRight w:val="0"/>
                  <w:marTop w:val="0"/>
                  <w:marBottom w:val="0"/>
                  <w:divBdr>
                    <w:top w:val="none" w:sz="0" w:space="0" w:color="auto"/>
                    <w:left w:val="none" w:sz="0" w:space="0" w:color="auto"/>
                    <w:bottom w:val="none" w:sz="0" w:space="0" w:color="auto"/>
                    <w:right w:val="none" w:sz="0" w:space="0" w:color="auto"/>
                  </w:divBdr>
                </w:div>
                <w:div w:id="766970047">
                  <w:marLeft w:val="0"/>
                  <w:marRight w:val="0"/>
                  <w:marTop w:val="0"/>
                  <w:marBottom w:val="0"/>
                  <w:divBdr>
                    <w:top w:val="none" w:sz="0" w:space="0" w:color="auto"/>
                    <w:left w:val="none" w:sz="0" w:space="0" w:color="auto"/>
                    <w:bottom w:val="none" w:sz="0" w:space="0" w:color="auto"/>
                    <w:right w:val="none" w:sz="0" w:space="0" w:color="auto"/>
                  </w:divBdr>
                </w:div>
                <w:div w:id="767165446">
                  <w:marLeft w:val="0"/>
                  <w:marRight w:val="0"/>
                  <w:marTop w:val="0"/>
                  <w:marBottom w:val="0"/>
                  <w:divBdr>
                    <w:top w:val="none" w:sz="0" w:space="0" w:color="auto"/>
                    <w:left w:val="none" w:sz="0" w:space="0" w:color="auto"/>
                    <w:bottom w:val="none" w:sz="0" w:space="0" w:color="auto"/>
                    <w:right w:val="none" w:sz="0" w:space="0" w:color="auto"/>
                  </w:divBdr>
                </w:div>
                <w:div w:id="767166223">
                  <w:marLeft w:val="0"/>
                  <w:marRight w:val="0"/>
                  <w:marTop w:val="0"/>
                  <w:marBottom w:val="0"/>
                  <w:divBdr>
                    <w:top w:val="none" w:sz="0" w:space="0" w:color="auto"/>
                    <w:left w:val="none" w:sz="0" w:space="0" w:color="auto"/>
                    <w:bottom w:val="none" w:sz="0" w:space="0" w:color="auto"/>
                    <w:right w:val="none" w:sz="0" w:space="0" w:color="auto"/>
                  </w:divBdr>
                </w:div>
                <w:div w:id="767820747">
                  <w:marLeft w:val="0"/>
                  <w:marRight w:val="0"/>
                  <w:marTop w:val="0"/>
                  <w:marBottom w:val="0"/>
                  <w:divBdr>
                    <w:top w:val="none" w:sz="0" w:space="0" w:color="auto"/>
                    <w:left w:val="none" w:sz="0" w:space="0" w:color="auto"/>
                    <w:bottom w:val="none" w:sz="0" w:space="0" w:color="auto"/>
                    <w:right w:val="none" w:sz="0" w:space="0" w:color="auto"/>
                  </w:divBdr>
                </w:div>
                <w:div w:id="768501158">
                  <w:marLeft w:val="0"/>
                  <w:marRight w:val="0"/>
                  <w:marTop w:val="0"/>
                  <w:marBottom w:val="0"/>
                  <w:divBdr>
                    <w:top w:val="none" w:sz="0" w:space="0" w:color="auto"/>
                    <w:left w:val="none" w:sz="0" w:space="0" w:color="auto"/>
                    <w:bottom w:val="none" w:sz="0" w:space="0" w:color="auto"/>
                    <w:right w:val="none" w:sz="0" w:space="0" w:color="auto"/>
                  </w:divBdr>
                </w:div>
                <w:div w:id="769008878">
                  <w:marLeft w:val="0"/>
                  <w:marRight w:val="0"/>
                  <w:marTop w:val="0"/>
                  <w:marBottom w:val="0"/>
                  <w:divBdr>
                    <w:top w:val="none" w:sz="0" w:space="0" w:color="auto"/>
                    <w:left w:val="none" w:sz="0" w:space="0" w:color="auto"/>
                    <w:bottom w:val="none" w:sz="0" w:space="0" w:color="auto"/>
                    <w:right w:val="none" w:sz="0" w:space="0" w:color="auto"/>
                  </w:divBdr>
                </w:div>
                <w:div w:id="769664759">
                  <w:marLeft w:val="0"/>
                  <w:marRight w:val="0"/>
                  <w:marTop w:val="0"/>
                  <w:marBottom w:val="0"/>
                  <w:divBdr>
                    <w:top w:val="none" w:sz="0" w:space="0" w:color="auto"/>
                    <w:left w:val="none" w:sz="0" w:space="0" w:color="auto"/>
                    <w:bottom w:val="none" w:sz="0" w:space="0" w:color="auto"/>
                    <w:right w:val="none" w:sz="0" w:space="0" w:color="auto"/>
                  </w:divBdr>
                </w:div>
                <w:div w:id="770004154">
                  <w:marLeft w:val="0"/>
                  <w:marRight w:val="0"/>
                  <w:marTop w:val="0"/>
                  <w:marBottom w:val="0"/>
                  <w:divBdr>
                    <w:top w:val="none" w:sz="0" w:space="0" w:color="auto"/>
                    <w:left w:val="none" w:sz="0" w:space="0" w:color="auto"/>
                    <w:bottom w:val="none" w:sz="0" w:space="0" w:color="auto"/>
                    <w:right w:val="none" w:sz="0" w:space="0" w:color="auto"/>
                  </w:divBdr>
                </w:div>
                <w:div w:id="770247306">
                  <w:marLeft w:val="0"/>
                  <w:marRight w:val="0"/>
                  <w:marTop w:val="0"/>
                  <w:marBottom w:val="0"/>
                  <w:divBdr>
                    <w:top w:val="none" w:sz="0" w:space="0" w:color="auto"/>
                    <w:left w:val="none" w:sz="0" w:space="0" w:color="auto"/>
                    <w:bottom w:val="none" w:sz="0" w:space="0" w:color="auto"/>
                    <w:right w:val="none" w:sz="0" w:space="0" w:color="auto"/>
                  </w:divBdr>
                </w:div>
                <w:div w:id="770778350">
                  <w:marLeft w:val="0"/>
                  <w:marRight w:val="0"/>
                  <w:marTop w:val="0"/>
                  <w:marBottom w:val="0"/>
                  <w:divBdr>
                    <w:top w:val="none" w:sz="0" w:space="0" w:color="auto"/>
                    <w:left w:val="none" w:sz="0" w:space="0" w:color="auto"/>
                    <w:bottom w:val="none" w:sz="0" w:space="0" w:color="auto"/>
                    <w:right w:val="none" w:sz="0" w:space="0" w:color="auto"/>
                  </w:divBdr>
                </w:div>
                <w:div w:id="772019775">
                  <w:marLeft w:val="0"/>
                  <w:marRight w:val="0"/>
                  <w:marTop w:val="0"/>
                  <w:marBottom w:val="0"/>
                  <w:divBdr>
                    <w:top w:val="none" w:sz="0" w:space="0" w:color="auto"/>
                    <w:left w:val="none" w:sz="0" w:space="0" w:color="auto"/>
                    <w:bottom w:val="none" w:sz="0" w:space="0" w:color="auto"/>
                    <w:right w:val="none" w:sz="0" w:space="0" w:color="auto"/>
                  </w:divBdr>
                </w:div>
                <w:div w:id="772432154">
                  <w:marLeft w:val="0"/>
                  <w:marRight w:val="0"/>
                  <w:marTop w:val="0"/>
                  <w:marBottom w:val="0"/>
                  <w:divBdr>
                    <w:top w:val="none" w:sz="0" w:space="0" w:color="auto"/>
                    <w:left w:val="none" w:sz="0" w:space="0" w:color="auto"/>
                    <w:bottom w:val="none" w:sz="0" w:space="0" w:color="auto"/>
                    <w:right w:val="none" w:sz="0" w:space="0" w:color="auto"/>
                  </w:divBdr>
                </w:div>
                <w:div w:id="772749390">
                  <w:marLeft w:val="0"/>
                  <w:marRight w:val="0"/>
                  <w:marTop w:val="0"/>
                  <w:marBottom w:val="0"/>
                  <w:divBdr>
                    <w:top w:val="none" w:sz="0" w:space="0" w:color="auto"/>
                    <w:left w:val="none" w:sz="0" w:space="0" w:color="auto"/>
                    <w:bottom w:val="none" w:sz="0" w:space="0" w:color="auto"/>
                    <w:right w:val="none" w:sz="0" w:space="0" w:color="auto"/>
                  </w:divBdr>
                </w:div>
                <w:div w:id="773743591">
                  <w:marLeft w:val="0"/>
                  <w:marRight w:val="0"/>
                  <w:marTop w:val="0"/>
                  <w:marBottom w:val="0"/>
                  <w:divBdr>
                    <w:top w:val="none" w:sz="0" w:space="0" w:color="auto"/>
                    <w:left w:val="none" w:sz="0" w:space="0" w:color="auto"/>
                    <w:bottom w:val="none" w:sz="0" w:space="0" w:color="auto"/>
                    <w:right w:val="none" w:sz="0" w:space="0" w:color="auto"/>
                  </w:divBdr>
                </w:div>
                <w:div w:id="775250037">
                  <w:marLeft w:val="0"/>
                  <w:marRight w:val="0"/>
                  <w:marTop w:val="0"/>
                  <w:marBottom w:val="0"/>
                  <w:divBdr>
                    <w:top w:val="none" w:sz="0" w:space="0" w:color="auto"/>
                    <w:left w:val="none" w:sz="0" w:space="0" w:color="auto"/>
                    <w:bottom w:val="none" w:sz="0" w:space="0" w:color="auto"/>
                    <w:right w:val="none" w:sz="0" w:space="0" w:color="auto"/>
                  </w:divBdr>
                </w:div>
                <w:div w:id="775751529">
                  <w:marLeft w:val="0"/>
                  <w:marRight w:val="0"/>
                  <w:marTop w:val="0"/>
                  <w:marBottom w:val="0"/>
                  <w:divBdr>
                    <w:top w:val="none" w:sz="0" w:space="0" w:color="auto"/>
                    <w:left w:val="none" w:sz="0" w:space="0" w:color="auto"/>
                    <w:bottom w:val="none" w:sz="0" w:space="0" w:color="auto"/>
                    <w:right w:val="none" w:sz="0" w:space="0" w:color="auto"/>
                  </w:divBdr>
                </w:div>
                <w:div w:id="776755419">
                  <w:marLeft w:val="0"/>
                  <w:marRight w:val="0"/>
                  <w:marTop w:val="0"/>
                  <w:marBottom w:val="0"/>
                  <w:divBdr>
                    <w:top w:val="none" w:sz="0" w:space="0" w:color="auto"/>
                    <w:left w:val="none" w:sz="0" w:space="0" w:color="auto"/>
                    <w:bottom w:val="none" w:sz="0" w:space="0" w:color="auto"/>
                    <w:right w:val="none" w:sz="0" w:space="0" w:color="auto"/>
                  </w:divBdr>
                </w:div>
                <w:div w:id="777330063">
                  <w:marLeft w:val="0"/>
                  <w:marRight w:val="0"/>
                  <w:marTop w:val="0"/>
                  <w:marBottom w:val="0"/>
                  <w:divBdr>
                    <w:top w:val="none" w:sz="0" w:space="0" w:color="auto"/>
                    <w:left w:val="none" w:sz="0" w:space="0" w:color="auto"/>
                    <w:bottom w:val="none" w:sz="0" w:space="0" w:color="auto"/>
                    <w:right w:val="none" w:sz="0" w:space="0" w:color="auto"/>
                  </w:divBdr>
                </w:div>
                <w:div w:id="777332441">
                  <w:marLeft w:val="0"/>
                  <w:marRight w:val="0"/>
                  <w:marTop w:val="0"/>
                  <w:marBottom w:val="0"/>
                  <w:divBdr>
                    <w:top w:val="none" w:sz="0" w:space="0" w:color="auto"/>
                    <w:left w:val="none" w:sz="0" w:space="0" w:color="auto"/>
                    <w:bottom w:val="none" w:sz="0" w:space="0" w:color="auto"/>
                    <w:right w:val="none" w:sz="0" w:space="0" w:color="auto"/>
                  </w:divBdr>
                </w:div>
                <w:div w:id="777333895">
                  <w:marLeft w:val="0"/>
                  <w:marRight w:val="0"/>
                  <w:marTop w:val="0"/>
                  <w:marBottom w:val="0"/>
                  <w:divBdr>
                    <w:top w:val="none" w:sz="0" w:space="0" w:color="auto"/>
                    <w:left w:val="none" w:sz="0" w:space="0" w:color="auto"/>
                    <w:bottom w:val="none" w:sz="0" w:space="0" w:color="auto"/>
                    <w:right w:val="none" w:sz="0" w:space="0" w:color="auto"/>
                  </w:divBdr>
                </w:div>
                <w:div w:id="777482560">
                  <w:marLeft w:val="0"/>
                  <w:marRight w:val="0"/>
                  <w:marTop w:val="0"/>
                  <w:marBottom w:val="0"/>
                  <w:divBdr>
                    <w:top w:val="none" w:sz="0" w:space="0" w:color="auto"/>
                    <w:left w:val="none" w:sz="0" w:space="0" w:color="auto"/>
                    <w:bottom w:val="none" w:sz="0" w:space="0" w:color="auto"/>
                    <w:right w:val="none" w:sz="0" w:space="0" w:color="auto"/>
                  </w:divBdr>
                </w:div>
                <w:div w:id="777483543">
                  <w:marLeft w:val="0"/>
                  <w:marRight w:val="0"/>
                  <w:marTop w:val="0"/>
                  <w:marBottom w:val="0"/>
                  <w:divBdr>
                    <w:top w:val="none" w:sz="0" w:space="0" w:color="auto"/>
                    <w:left w:val="none" w:sz="0" w:space="0" w:color="auto"/>
                    <w:bottom w:val="none" w:sz="0" w:space="0" w:color="auto"/>
                    <w:right w:val="none" w:sz="0" w:space="0" w:color="auto"/>
                  </w:divBdr>
                </w:div>
                <w:div w:id="782529805">
                  <w:marLeft w:val="0"/>
                  <w:marRight w:val="0"/>
                  <w:marTop w:val="0"/>
                  <w:marBottom w:val="0"/>
                  <w:divBdr>
                    <w:top w:val="none" w:sz="0" w:space="0" w:color="auto"/>
                    <w:left w:val="none" w:sz="0" w:space="0" w:color="auto"/>
                    <w:bottom w:val="none" w:sz="0" w:space="0" w:color="auto"/>
                    <w:right w:val="none" w:sz="0" w:space="0" w:color="auto"/>
                  </w:divBdr>
                </w:div>
                <w:div w:id="782726085">
                  <w:marLeft w:val="0"/>
                  <w:marRight w:val="0"/>
                  <w:marTop w:val="0"/>
                  <w:marBottom w:val="0"/>
                  <w:divBdr>
                    <w:top w:val="none" w:sz="0" w:space="0" w:color="auto"/>
                    <w:left w:val="none" w:sz="0" w:space="0" w:color="auto"/>
                    <w:bottom w:val="none" w:sz="0" w:space="0" w:color="auto"/>
                    <w:right w:val="none" w:sz="0" w:space="0" w:color="auto"/>
                  </w:divBdr>
                </w:div>
                <w:div w:id="782772640">
                  <w:marLeft w:val="0"/>
                  <w:marRight w:val="0"/>
                  <w:marTop w:val="0"/>
                  <w:marBottom w:val="0"/>
                  <w:divBdr>
                    <w:top w:val="none" w:sz="0" w:space="0" w:color="auto"/>
                    <w:left w:val="none" w:sz="0" w:space="0" w:color="auto"/>
                    <w:bottom w:val="none" w:sz="0" w:space="0" w:color="auto"/>
                    <w:right w:val="none" w:sz="0" w:space="0" w:color="auto"/>
                  </w:divBdr>
                </w:div>
                <w:div w:id="782843942">
                  <w:marLeft w:val="0"/>
                  <w:marRight w:val="0"/>
                  <w:marTop w:val="0"/>
                  <w:marBottom w:val="0"/>
                  <w:divBdr>
                    <w:top w:val="none" w:sz="0" w:space="0" w:color="auto"/>
                    <w:left w:val="none" w:sz="0" w:space="0" w:color="auto"/>
                    <w:bottom w:val="none" w:sz="0" w:space="0" w:color="auto"/>
                    <w:right w:val="none" w:sz="0" w:space="0" w:color="auto"/>
                  </w:divBdr>
                </w:div>
                <w:div w:id="786857130">
                  <w:marLeft w:val="0"/>
                  <w:marRight w:val="0"/>
                  <w:marTop w:val="0"/>
                  <w:marBottom w:val="0"/>
                  <w:divBdr>
                    <w:top w:val="none" w:sz="0" w:space="0" w:color="auto"/>
                    <w:left w:val="none" w:sz="0" w:space="0" w:color="auto"/>
                    <w:bottom w:val="none" w:sz="0" w:space="0" w:color="auto"/>
                    <w:right w:val="none" w:sz="0" w:space="0" w:color="auto"/>
                  </w:divBdr>
                </w:div>
                <w:div w:id="786895056">
                  <w:marLeft w:val="0"/>
                  <w:marRight w:val="0"/>
                  <w:marTop w:val="0"/>
                  <w:marBottom w:val="0"/>
                  <w:divBdr>
                    <w:top w:val="none" w:sz="0" w:space="0" w:color="auto"/>
                    <w:left w:val="none" w:sz="0" w:space="0" w:color="auto"/>
                    <w:bottom w:val="none" w:sz="0" w:space="0" w:color="auto"/>
                    <w:right w:val="none" w:sz="0" w:space="0" w:color="auto"/>
                  </w:divBdr>
                </w:div>
                <w:div w:id="787160907">
                  <w:marLeft w:val="0"/>
                  <w:marRight w:val="0"/>
                  <w:marTop w:val="0"/>
                  <w:marBottom w:val="0"/>
                  <w:divBdr>
                    <w:top w:val="none" w:sz="0" w:space="0" w:color="auto"/>
                    <w:left w:val="none" w:sz="0" w:space="0" w:color="auto"/>
                    <w:bottom w:val="none" w:sz="0" w:space="0" w:color="auto"/>
                    <w:right w:val="none" w:sz="0" w:space="0" w:color="auto"/>
                  </w:divBdr>
                </w:div>
                <w:div w:id="787747116">
                  <w:marLeft w:val="0"/>
                  <w:marRight w:val="0"/>
                  <w:marTop w:val="0"/>
                  <w:marBottom w:val="0"/>
                  <w:divBdr>
                    <w:top w:val="none" w:sz="0" w:space="0" w:color="auto"/>
                    <w:left w:val="none" w:sz="0" w:space="0" w:color="auto"/>
                    <w:bottom w:val="none" w:sz="0" w:space="0" w:color="auto"/>
                    <w:right w:val="none" w:sz="0" w:space="0" w:color="auto"/>
                  </w:divBdr>
                </w:div>
                <w:div w:id="787817727">
                  <w:marLeft w:val="0"/>
                  <w:marRight w:val="0"/>
                  <w:marTop w:val="0"/>
                  <w:marBottom w:val="0"/>
                  <w:divBdr>
                    <w:top w:val="none" w:sz="0" w:space="0" w:color="auto"/>
                    <w:left w:val="none" w:sz="0" w:space="0" w:color="auto"/>
                    <w:bottom w:val="none" w:sz="0" w:space="0" w:color="auto"/>
                    <w:right w:val="none" w:sz="0" w:space="0" w:color="auto"/>
                  </w:divBdr>
                </w:div>
                <w:div w:id="788621009">
                  <w:marLeft w:val="0"/>
                  <w:marRight w:val="0"/>
                  <w:marTop w:val="0"/>
                  <w:marBottom w:val="0"/>
                  <w:divBdr>
                    <w:top w:val="none" w:sz="0" w:space="0" w:color="auto"/>
                    <w:left w:val="none" w:sz="0" w:space="0" w:color="auto"/>
                    <w:bottom w:val="none" w:sz="0" w:space="0" w:color="auto"/>
                    <w:right w:val="none" w:sz="0" w:space="0" w:color="auto"/>
                  </w:divBdr>
                </w:div>
                <w:div w:id="789934475">
                  <w:marLeft w:val="0"/>
                  <w:marRight w:val="0"/>
                  <w:marTop w:val="0"/>
                  <w:marBottom w:val="0"/>
                  <w:divBdr>
                    <w:top w:val="none" w:sz="0" w:space="0" w:color="auto"/>
                    <w:left w:val="none" w:sz="0" w:space="0" w:color="auto"/>
                    <w:bottom w:val="none" w:sz="0" w:space="0" w:color="auto"/>
                    <w:right w:val="none" w:sz="0" w:space="0" w:color="auto"/>
                  </w:divBdr>
                </w:div>
                <w:div w:id="790324007">
                  <w:marLeft w:val="0"/>
                  <w:marRight w:val="0"/>
                  <w:marTop w:val="0"/>
                  <w:marBottom w:val="0"/>
                  <w:divBdr>
                    <w:top w:val="none" w:sz="0" w:space="0" w:color="auto"/>
                    <w:left w:val="none" w:sz="0" w:space="0" w:color="auto"/>
                    <w:bottom w:val="none" w:sz="0" w:space="0" w:color="auto"/>
                    <w:right w:val="none" w:sz="0" w:space="0" w:color="auto"/>
                  </w:divBdr>
                </w:div>
                <w:div w:id="790517430">
                  <w:marLeft w:val="0"/>
                  <w:marRight w:val="0"/>
                  <w:marTop w:val="0"/>
                  <w:marBottom w:val="0"/>
                  <w:divBdr>
                    <w:top w:val="none" w:sz="0" w:space="0" w:color="auto"/>
                    <w:left w:val="none" w:sz="0" w:space="0" w:color="auto"/>
                    <w:bottom w:val="none" w:sz="0" w:space="0" w:color="auto"/>
                    <w:right w:val="none" w:sz="0" w:space="0" w:color="auto"/>
                  </w:divBdr>
                </w:div>
                <w:div w:id="791946772">
                  <w:marLeft w:val="0"/>
                  <w:marRight w:val="0"/>
                  <w:marTop w:val="0"/>
                  <w:marBottom w:val="0"/>
                  <w:divBdr>
                    <w:top w:val="none" w:sz="0" w:space="0" w:color="auto"/>
                    <w:left w:val="none" w:sz="0" w:space="0" w:color="auto"/>
                    <w:bottom w:val="none" w:sz="0" w:space="0" w:color="auto"/>
                    <w:right w:val="none" w:sz="0" w:space="0" w:color="auto"/>
                  </w:divBdr>
                </w:div>
                <w:div w:id="792553231">
                  <w:marLeft w:val="0"/>
                  <w:marRight w:val="0"/>
                  <w:marTop w:val="0"/>
                  <w:marBottom w:val="0"/>
                  <w:divBdr>
                    <w:top w:val="none" w:sz="0" w:space="0" w:color="auto"/>
                    <w:left w:val="none" w:sz="0" w:space="0" w:color="auto"/>
                    <w:bottom w:val="none" w:sz="0" w:space="0" w:color="auto"/>
                    <w:right w:val="none" w:sz="0" w:space="0" w:color="auto"/>
                  </w:divBdr>
                </w:div>
                <w:div w:id="792867756">
                  <w:marLeft w:val="0"/>
                  <w:marRight w:val="0"/>
                  <w:marTop w:val="0"/>
                  <w:marBottom w:val="0"/>
                  <w:divBdr>
                    <w:top w:val="none" w:sz="0" w:space="0" w:color="auto"/>
                    <w:left w:val="none" w:sz="0" w:space="0" w:color="auto"/>
                    <w:bottom w:val="none" w:sz="0" w:space="0" w:color="auto"/>
                    <w:right w:val="none" w:sz="0" w:space="0" w:color="auto"/>
                  </w:divBdr>
                </w:div>
                <w:div w:id="792946672">
                  <w:marLeft w:val="0"/>
                  <w:marRight w:val="0"/>
                  <w:marTop w:val="0"/>
                  <w:marBottom w:val="0"/>
                  <w:divBdr>
                    <w:top w:val="none" w:sz="0" w:space="0" w:color="auto"/>
                    <w:left w:val="none" w:sz="0" w:space="0" w:color="auto"/>
                    <w:bottom w:val="none" w:sz="0" w:space="0" w:color="auto"/>
                    <w:right w:val="none" w:sz="0" w:space="0" w:color="auto"/>
                  </w:divBdr>
                </w:div>
                <w:div w:id="793907653">
                  <w:marLeft w:val="0"/>
                  <w:marRight w:val="0"/>
                  <w:marTop w:val="0"/>
                  <w:marBottom w:val="0"/>
                  <w:divBdr>
                    <w:top w:val="none" w:sz="0" w:space="0" w:color="auto"/>
                    <w:left w:val="none" w:sz="0" w:space="0" w:color="auto"/>
                    <w:bottom w:val="none" w:sz="0" w:space="0" w:color="auto"/>
                    <w:right w:val="none" w:sz="0" w:space="0" w:color="auto"/>
                  </w:divBdr>
                </w:div>
                <w:div w:id="794641707">
                  <w:marLeft w:val="0"/>
                  <w:marRight w:val="0"/>
                  <w:marTop w:val="0"/>
                  <w:marBottom w:val="0"/>
                  <w:divBdr>
                    <w:top w:val="none" w:sz="0" w:space="0" w:color="auto"/>
                    <w:left w:val="none" w:sz="0" w:space="0" w:color="auto"/>
                    <w:bottom w:val="none" w:sz="0" w:space="0" w:color="auto"/>
                    <w:right w:val="none" w:sz="0" w:space="0" w:color="auto"/>
                  </w:divBdr>
                </w:div>
                <w:div w:id="795105841">
                  <w:marLeft w:val="0"/>
                  <w:marRight w:val="0"/>
                  <w:marTop w:val="0"/>
                  <w:marBottom w:val="0"/>
                  <w:divBdr>
                    <w:top w:val="none" w:sz="0" w:space="0" w:color="auto"/>
                    <w:left w:val="none" w:sz="0" w:space="0" w:color="auto"/>
                    <w:bottom w:val="none" w:sz="0" w:space="0" w:color="auto"/>
                    <w:right w:val="none" w:sz="0" w:space="0" w:color="auto"/>
                  </w:divBdr>
                </w:div>
                <w:div w:id="796609003">
                  <w:marLeft w:val="0"/>
                  <w:marRight w:val="0"/>
                  <w:marTop w:val="0"/>
                  <w:marBottom w:val="0"/>
                  <w:divBdr>
                    <w:top w:val="none" w:sz="0" w:space="0" w:color="auto"/>
                    <w:left w:val="none" w:sz="0" w:space="0" w:color="auto"/>
                    <w:bottom w:val="none" w:sz="0" w:space="0" w:color="auto"/>
                    <w:right w:val="none" w:sz="0" w:space="0" w:color="auto"/>
                  </w:divBdr>
                </w:div>
                <w:div w:id="796728412">
                  <w:marLeft w:val="0"/>
                  <w:marRight w:val="0"/>
                  <w:marTop w:val="0"/>
                  <w:marBottom w:val="0"/>
                  <w:divBdr>
                    <w:top w:val="none" w:sz="0" w:space="0" w:color="auto"/>
                    <w:left w:val="none" w:sz="0" w:space="0" w:color="auto"/>
                    <w:bottom w:val="none" w:sz="0" w:space="0" w:color="auto"/>
                    <w:right w:val="none" w:sz="0" w:space="0" w:color="auto"/>
                  </w:divBdr>
                </w:div>
                <w:div w:id="796994380">
                  <w:marLeft w:val="0"/>
                  <w:marRight w:val="0"/>
                  <w:marTop w:val="0"/>
                  <w:marBottom w:val="0"/>
                  <w:divBdr>
                    <w:top w:val="none" w:sz="0" w:space="0" w:color="auto"/>
                    <w:left w:val="none" w:sz="0" w:space="0" w:color="auto"/>
                    <w:bottom w:val="none" w:sz="0" w:space="0" w:color="auto"/>
                    <w:right w:val="none" w:sz="0" w:space="0" w:color="auto"/>
                  </w:divBdr>
                </w:div>
                <w:div w:id="797450532">
                  <w:marLeft w:val="0"/>
                  <w:marRight w:val="0"/>
                  <w:marTop w:val="0"/>
                  <w:marBottom w:val="0"/>
                  <w:divBdr>
                    <w:top w:val="none" w:sz="0" w:space="0" w:color="auto"/>
                    <w:left w:val="none" w:sz="0" w:space="0" w:color="auto"/>
                    <w:bottom w:val="none" w:sz="0" w:space="0" w:color="auto"/>
                    <w:right w:val="none" w:sz="0" w:space="0" w:color="auto"/>
                  </w:divBdr>
                </w:div>
                <w:div w:id="797727550">
                  <w:marLeft w:val="0"/>
                  <w:marRight w:val="0"/>
                  <w:marTop w:val="0"/>
                  <w:marBottom w:val="0"/>
                  <w:divBdr>
                    <w:top w:val="none" w:sz="0" w:space="0" w:color="auto"/>
                    <w:left w:val="none" w:sz="0" w:space="0" w:color="auto"/>
                    <w:bottom w:val="none" w:sz="0" w:space="0" w:color="auto"/>
                    <w:right w:val="none" w:sz="0" w:space="0" w:color="auto"/>
                  </w:divBdr>
                </w:div>
                <w:div w:id="801121744">
                  <w:marLeft w:val="0"/>
                  <w:marRight w:val="0"/>
                  <w:marTop w:val="0"/>
                  <w:marBottom w:val="0"/>
                  <w:divBdr>
                    <w:top w:val="none" w:sz="0" w:space="0" w:color="auto"/>
                    <w:left w:val="none" w:sz="0" w:space="0" w:color="auto"/>
                    <w:bottom w:val="none" w:sz="0" w:space="0" w:color="auto"/>
                    <w:right w:val="none" w:sz="0" w:space="0" w:color="auto"/>
                  </w:divBdr>
                </w:div>
                <w:div w:id="801312079">
                  <w:marLeft w:val="0"/>
                  <w:marRight w:val="0"/>
                  <w:marTop w:val="0"/>
                  <w:marBottom w:val="0"/>
                  <w:divBdr>
                    <w:top w:val="none" w:sz="0" w:space="0" w:color="auto"/>
                    <w:left w:val="none" w:sz="0" w:space="0" w:color="auto"/>
                    <w:bottom w:val="none" w:sz="0" w:space="0" w:color="auto"/>
                    <w:right w:val="none" w:sz="0" w:space="0" w:color="auto"/>
                  </w:divBdr>
                </w:div>
                <w:div w:id="802192955">
                  <w:marLeft w:val="0"/>
                  <w:marRight w:val="0"/>
                  <w:marTop w:val="0"/>
                  <w:marBottom w:val="0"/>
                  <w:divBdr>
                    <w:top w:val="none" w:sz="0" w:space="0" w:color="auto"/>
                    <w:left w:val="none" w:sz="0" w:space="0" w:color="auto"/>
                    <w:bottom w:val="none" w:sz="0" w:space="0" w:color="auto"/>
                    <w:right w:val="none" w:sz="0" w:space="0" w:color="auto"/>
                  </w:divBdr>
                </w:div>
                <w:div w:id="802776391">
                  <w:marLeft w:val="0"/>
                  <w:marRight w:val="0"/>
                  <w:marTop w:val="0"/>
                  <w:marBottom w:val="0"/>
                  <w:divBdr>
                    <w:top w:val="none" w:sz="0" w:space="0" w:color="auto"/>
                    <w:left w:val="none" w:sz="0" w:space="0" w:color="auto"/>
                    <w:bottom w:val="none" w:sz="0" w:space="0" w:color="auto"/>
                    <w:right w:val="none" w:sz="0" w:space="0" w:color="auto"/>
                  </w:divBdr>
                </w:div>
                <w:div w:id="802846208">
                  <w:marLeft w:val="0"/>
                  <w:marRight w:val="0"/>
                  <w:marTop w:val="0"/>
                  <w:marBottom w:val="0"/>
                  <w:divBdr>
                    <w:top w:val="none" w:sz="0" w:space="0" w:color="auto"/>
                    <w:left w:val="none" w:sz="0" w:space="0" w:color="auto"/>
                    <w:bottom w:val="none" w:sz="0" w:space="0" w:color="auto"/>
                    <w:right w:val="none" w:sz="0" w:space="0" w:color="auto"/>
                  </w:divBdr>
                </w:div>
                <w:div w:id="803161713">
                  <w:marLeft w:val="0"/>
                  <w:marRight w:val="0"/>
                  <w:marTop w:val="0"/>
                  <w:marBottom w:val="0"/>
                  <w:divBdr>
                    <w:top w:val="none" w:sz="0" w:space="0" w:color="auto"/>
                    <w:left w:val="none" w:sz="0" w:space="0" w:color="auto"/>
                    <w:bottom w:val="none" w:sz="0" w:space="0" w:color="auto"/>
                    <w:right w:val="none" w:sz="0" w:space="0" w:color="auto"/>
                  </w:divBdr>
                </w:div>
                <w:div w:id="803305366">
                  <w:marLeft w:val="0"/>
                  <w:marRight w:val="0"/>
                  <w:marTop w:val="0"/>
                  <w:marBottom w:val="0"/>
                  <w:divBdr>
                    <w:top w:val="none" w:sz="0" w:space="0" w:color="auto"/>
                    <w:left w:val="none" w:sz="0" w:space="0" w:color="auto"/>
                    <w:bottom w:val="none" w:sz="0" w:space="0" w:color="auto"/>
                    <w:right w:val="none" w:sz="0" w:space="0" w:color="auto"/>
                  </w:divBdr>
                </w:div>
                <w:div w:id="803540884">
                  <w:marLeft w:val="0"/>
                  <w:marRight w:val="0"/>
                  <w:marTop w:val="0"/>
                  <w:marBottom w:val="0"/>
                  <w:divBdr>
                    <w:top w:val="none" w:sz="0" w:space="0" w:color="auto"/>
                    <w:left w:val="none" w:sz="0" w:space="0" w:color="auto"/>
                    <w:bottom w:val="none" w:sz="0" w:space="0" w:color="auto"/>
                    <w:right w:val="none" w:sz="0" w:space="0" w:color="auto"/>
                  </w:divBdr>
                </w:div>
                <w:div w:id="804472324">
                  <w:marLeft w:val="0"/>
                  <w:marRight w:val="0"/>
                  <w:marTop w:val="0"/>
                  <w:marBottom w:val="0"/>
                  <w:divBdr>
                    <w:top w:val="none" w:sz="0" w:space="0" w:color="auto"/>
                    <w:left w:val="none" w:sz="0" w:space="0" w:color="auto"/>
                    <w:bottom w:val="none" w:sz="0" w:space="0" w:color="auto"/>
                    <w:right w:val="none" w:sz="0" w:space="0" w:color="auto"/>
                  </w:divBdr>
                </w:div>
                <w:div w:id="805467458">
                  <w:marLeft w:val="0"/>
                  <w:marRight w:val="0"/>
                  <w:marTop w:val="0"/>
                  <w:marBottom w:val="0"/>
                  <w:divBdr>
                    <w:top w:val="none" w:sz="0" w:space="0" w:color="auto"/>
                    <w:left w:val="none" w:sz="0" w:space="0" w:color="auto"/>
                    <w:bottom w:val="none" w:sz="0" w:space="0" w:color="auto"/>
                    <w:right w:val="none" w:sz="0" w:space="0" w:color="auto"/>
                  </w:divBdr>
                </w:div>
                <w:div w:id="806169938">
                  <w:marLeft w:val="0"/>
                  <w:marRight w:val="0"/>
                  <w:marTop w:val="0"/>
                  <w:marBottom w:val="0"/>
                  <w:divBdr>
                    <w:top w:val="none" w:sz="0" w:space="0" w:color="auto"/>
                    <w:left w:val="none" w:sz="0" w:space="0" w:color="auto"/>
                    <w:bottom w:val="none" w:sz="0" w:space="0" w:color="auto"/>
                    <w:right w:val="none" w:sz="0" w:space="0" w:color="auto"/>
                  </w:divBdr>
                </w:div>
                <w:div w:id="806514744">
                  <w:marLeft w:val="0"/>
                  <w:marRight w:val="0"/>
                  <w:marTop w:val="0"/>
                  <w:marBottom w:val="0"/>
                  <w:divBdr>
                    <w:top w:val="none" w:sz="0" w:space="0" w:color="auto"/>
                    <w:left w:val="none" w:sz="0" w:space="0" w:color="auto"/>
                    <w:bottom w:val="none" w:sz="0" w:space="0" w:color="auto"/>
                    <w:right w:val="none" w:sz="0" w:space="0" w:color="auto"/>
                  </w:divBdr>
                </w:div>
                <w:div w:id="808671479">
                  <w:marLeft w:val="0"/>
                  <w:marRight w:val="0"/>
                  <w:marTop w:val="0"/>
                  <w:marBottom w:val="0"/>
                  <w:divBdr>
                    <w:top w:val="none" w:sz="0" w:space="0" w:color="auto"/>
                    <w:left w:val="none" w:sz="0" w:space="0" w:color="auto"/>
                    <w:bottom w:val="none" w:sz="0" w:space="0" w:color="auto"/>
                    <w:right w:val="none" w:sz="0" w:space="0" w:color="auto"/>
                  </w:divBdr>
                </w:div>
                <w:div w:id="809519864">
                  <w:marLeft w:val="0"/>
                  <w:marRight w:val="0"/>
                  <w:marTop w:val="0"/>
                  <w:marBottom w:val="0"/>
                  <w:divBdr>
                    <w:top w:val="none" w:sz="0" w:space="0" w:color="auto"/>
                    <w:left w:val="none" w:sz="0" w:space="0" w:color="auto"/>
                    <w:bottom w:val="none" w:sz="0" w:space="0" w:color="auto"/>
                    <w:right w:val="none" w:sz="0" w:space="0" w:color="auto"/>
                  </w:divBdr>
                </w:div>
                <w:div w:id="810826113">
                  <w:marLeft w:val="0"/>
                  <w:marRight w:val="0"/>
                  <w:marTop w:val="0"/>
                  <w:marBottom w:val="0"/>
                  <w:divBdr>
                    <w:top w:val="none" w:sz="0" w:space="0" w:color="auto"/>
                    <w:left w:val="none" w:sz="0" w:space="0" w:color="auto"/>
                    <w:bottom w:val="none" w:sz="0" w:space="0" w:color="auto"/>
                    <w:right w:val="none" w:sz="0" w:space="0" w:color="auto"/>
                  </w:divBdr>
                </w:div>
                <w:div w:id="812598185">
                  <w:marLeft w:val="0"/>
                  <w:marRight w:val="0"/>
                  <w:marTop w:val="0"/>
                  <w:marBottom w:val="0"/>
                  <w:divBdr>
                    <w:top w:val="none" w:sz="0" w:space="0" w:color="auto"/>
                    <w:left w:val="none" w:sz="0" w:space="0" w:color="auto"/>
                    <w:bottom w:val="none" w:sz="0" w:space="0" w:color="auto"/>
                    <w:right w:val="none" w:sz="0" w:space="0" w:color="auto"/>
                  </w:divBdr>
                </w:div>
                <w:div w:id="812797265">
                  <w:marLeft w:val="0"/>
                  <w:marRight w:val="0"/>
                  <w:marTop w:val="0"/>
                  <w:marBottom w:val="0"/>
                  <w:divBdr>
                    <w:top w:val="none" w:sz="0" w:space="0" w:color="auto"/>
                    <w:left w:val="none" w:sz="0" w:space="0" w:color="auto"/>
                    <w:bottom w:val="none" w:sz="0" w:space="0" w:color="auto"/>
                    <w:right w:val="none" w:sz="0" w:space="0" w:color="auto"/>
                  </w:divBdr>
                </w:div>
                <w:div w:id="813715090">
                  <w:marLeft w:val="0"/>
                  <w:marRight w:val="0"/>
                  <w:marTop w:val="0"/>
                  <w:marBottom w:val="0"/>
                  <w:divBdr>
                    <w:top w:val="none" w:sz="0" w:space="0" w:color="auto"/>
                    <w:left w:val="none" w:sz="0" w:space="0" w:color="auto"/>
                    <w:bottom w:val="none" w:sz="0" w:space="0" w:color="auto"/>
                    <w:right w:val="none" w:sz="0" w:space="0" w:color="auto"/>
                  </w:divBdr>
                </w:div>
                <w:div w:id="814374766">
                  <w:marLeft w:val="0"/>
                  <w:marRight w:val="0"/>
                  <w:marTop w:val="0"/>
                  <w:marBottom w:val="0"/>
                  <w:divBdr>
                    <w:top w:val="none" w:sz="0" w:space="0" w:color="auto"/>
                    <w:left w:val="none" w:sz="0" w:space="0" w:color="auto"/>
                    <w:bottom w:val="none" w:sz="0" w:space="0" w:color="auto"/>
                    <w:right w:val="none" w:sz="0" w:space="0" w:color="auto"/>
                  </w:divBdr>
                </w:div>
                <w:div w:id="814686821">
                  <w:marLeft w:val="0"/>
                  <w:marRight w:val="0"/>
                  <w:marTop w:val="0"/>
                  <w:marBottom w:val="0"/>
                  <w:divBdr>
                    <w:top w:val="none" w:sz="0" w:space="0" w:color="auto"/>
                    <w:left w:val="none" w:sz="0" w:space="0" w:color="auto"/>
                    <w:bottom w:val="none" w:sz="0" w:space="0" w:color="auto"/>
                    <w:right w:val="none" w:sz="0" w:space="0" w:color="auto"/>
                  </w:divBdr>
                </w:div>
                <w:div w:id="815798106">
                  <w:marLeft w:val="0"/>
                  <w:marRight w:val="0"/>
                  <w:marTop w:val="0"/>
                  <w:marBottom w:val="0"/>
                  <w:divBdr>
                    <w:top w:val="none" w:sz="0" w:space="0" w:color="auto"/>
                    <w:left w:val="none" w:sz="0" w:space="0" w:color="auto"/>
                    <w:bottom w:val="none" w:sz="0" w:space="0" w:color="auto"/>
                    <w:right w:val="none" w:sz="0" w:space="0" w:color="auto"/>
                  </w:divBdr>
                </w:div>
                <w:div w:id="815875352">
                  <w:marLeft w:val="0"/>
                  <w:marRight w:val="0"/>
                  <w:marTop w:val="0"/>
                  <w:marBottom w:val="0"/>
                  <w:divBdr>
                    <w:top w:val="none" w:sz="0" w:space="0" w:color="auto"/>
                    <w:left w:val="none" w:sz="0" w:space="0" w:color="auto"/>
                    <w:bottom w:val="none" w:sz="0" w:space="0" w:color="auto"/>
                    <w:right w:val="none" w:sz="0" w:space="0" w:color="auto"/>
                  </w:divBdr>
                </w:div>
                <w:div w:id="815991953">
                  <w:marLeft w:val="0"/>
                  <w:marRight w:val="0"/>
                  <w:marTop w:val="0"/>
                  <w:marBottom w:val="0"/>
                  <w:divBdr>
                    <w:top w:val="none" w:sz="0" w:space="0" w:color="auto"/>
                    <w:left w:val="none" w:sz="0" w:space="0" w:color="auto"/>
                    <w:bottom w:val="none" w:sz="0" w:space="0" w:color="auto"/>
                    <w:right w:val="none" w:sz="0" w:space="0" w:color="auto"/>
                  </w:divBdr>
                </w:div>
                <w:div w:id="816453455">
                  <w:marLeft w:val="0"/>
                  <w:marRight w:val="0"/>
                  <w:marTop w:val="0"/>
                  <w:marBottom w:val="0"/>
                  <w:divBdr>
                    <w:top w:val="none" w:sz="0" w:space="0" w:color="auto"/>
                    <w:left w:val="none" w:sz="0" w:space="0" w:color="auto"/>
                    <w:bottom w:val="none" w:sz="0" w:space="0" w:color="auto"/>
                    <w:right w:val="none" w:sz="0" w:space="0" w:color="auto"/>
                  </w:divBdr>
                </w:div>
                <w:div w:id="816915047">
                  <w:marLeft w:val="0"/>
                  <w:marRight w:val="0"/>
                  <w:marTop w:val="0"/>
                  <w:marBottom w:val="0"/>
                  <w:divBdr>
                    <w:top w:val="none" w:sz="0" w:space="0" w:color="auto"/>
                    <w:left w:val="none" w:sz="0" w:space="0" w:color="auto"/>
                    <w:bottom w:val="none" w:sz="0" w:space="0" w:color="auto"/>
                    <w:right w:val="none" w:sz="0" w:space="0" w:color="auto"/>
                  </w:divBdr>
                </w:div>
                <w:div w:id="818424350">
                  <w:marLeft w:val="0"/>
                  <w:marRight w:val="0"/>
                  <w:marTop w:val="0"/>
                  <w:marBottom w:val="0"/>
                  <w:divBdr>
                    <w:top w:val="none" w:sz="0" w:space="0" w:color="auto"/>
                    <w:left w:val="none" w:sz="0" w:space="0" w:color="auto"/>
                    <w:bottom w:val="none" w:sz="0" w:space="0" w:color="auto"/>
                    <w:right w:val="none" w:sz="0" w:space="0" w:color="auto"/>
                  </w:divBdr>
                </w:div>
                <w:div w:id="819620298">
                  <w:marLeft w:val="0"/>
                  <w:marRight w:val="0"/>
                  <w:marTop w:val="0"/>
                  <w:marBottom w:val="0"/>
                  <w:divBdr>
                    <w:top w:val="none" w:sz="0" w:space="0" w:color="auto"/>
                    <w:left w:val="none" w:sz="0" w:space="0" w:color="auto"/>
                    <w:bottom w:val="none" w:sz="0" w:space="0" w:color="auto"/>
                    <w:right w:val="none" w:sz="0" w:space="0" w:color="auto"/>
                  </w:divBdr>
                </w:div>
                <w:div w:id="819813053">
                  <w:marLeft w:val="0"/>
                  <w:marRight w:val="0"/>
                  <w:marTop w:val="0"/>
                  <w:marBottom w:val="0"/>
                  <w:divBdr>
                    <w:top w:val="none" w:sz="0" w:space="0" w:color="auto"/>
                    <w:left w:val="none" w:sz="0" w:space="0" w:color="auto"/>
                    <w:bottom w:val="none" w:sz="0" w:space="0" w:color="auto"/>
                    <w:right w:val="none" w:sz="0" w:space="0" w:color="auto"/>
                  </w:divBdr>
                </w:div>
                <w:div w:id="820343501">
                  <w:marLeft w:val="0"/>
                  <w:marRight w:val="0"/>
                  <w:marTop w:val="0"/>
                  <w:marBottom w:val="0"/>
                  <w:divBdr>
                    <w:top w:val="none" w:sz="0" w:space="0" w:color="auto"/>
                    <w:left w:val="none" w:sz="0" w:space="0" w:color="auto"/>
                    <w:bottom w:val="none" w:sz="0" w:space="0" w:color="auto"/>
                    <w:right w:val="none" w:sz="0" w:space="0" w:color="auto"/>
                  </w:divBdr>
                </w:div>
                <w:div w:id="820924026">
                  <w:marLeft w:val="0"/>
                  <w:marRight w:val="0"/>
                  <w:marTop w:val="0"/>
                  <w:marBottom w:val="0"/>
                  <w:divBdr>
                    <w:top w:val="none" w:sz="0" w:space="0" w:color="auto"/>
                    <w:left w:val="none" w:sz="0" w:space="0" w:color="auto"/>
                    <w:bottom w:val="none" w:sz="0" w:space="0" w:color="auto"/>
                    <w:right w:val="none" w:sz="0" w:space="0" w:color="auto"/>
                  </w:divBdr>
                </w:div>
                <w:div w:id="821166313">
                  <w:marLeft w:val="0"/>
                  <w:marRight w:val="0"/>
                  <w:marTop w:val="0"/>
                  <w:marBottom w:val="0"/>
                  <w:divBdr>
                    <w:top w:val="none" w:sz="0" w:space="0" w:color="auto"/>
                    <w:left w:val="none" w:sz="0" w:space="0" w:color="auto"/>
                    <w:bottom w:val="none" w:sz="0" w:space="0" w:color="auto"/>
                    <w:right w:val="none" w:sz="0" w:space="0" w:color="auto"/>
                  </w:divBdr>
                </w:div>
                <w:div w:id="821968001">
                  <w:marLeft w:val="0"/>
                  <w:marRight w:val="0"/>
                  <w:marTop w:val="0"/>
                  <w:marBottom w:val="0"/>
                  <w:divBdr>
                    <w:top w:val="none" w:sz="0" w:space="0" w:color="auto"/>
                    <w:left w:val="none" w:sz="0" w:space="0" w:color="auto"/>
                    <w:bottom w:val="none" w:sz="0" w:space="0" w:color="auto"/>
                    <w:right w:val="none" w:sz="0" w:space="0" w:color="auto"/>
                  </w:divBdr>
                </w:div>
                <w:div w:id="822816259">
                  <w:marLeft w:val="0"/>
                  <w:marRight w:val="0"/>
                  <w:marTop w:val="0"/>
                  <w:marBottom w:val="0"/>
                  <w:divBdr>
                    <w:top w:val="none" w:sz="0" w:space="0" w:color="auto"/>
                    <w:left w:val="none" w:sz="0" w:space="0" w:color="auto"/>
                    <w:bottom w:val="none" w:sz="0" w:space="0" w:color="auto"/>
                    <w:right w:val="none" w:sz="0" w:space="0" w:color="auto"/>
                  </w:divBdr>
                </w:div>
                <w:div w:id="823005921">
                  <w:marLeft w:val="0"/>
                  <w:marRight w:val="0"/>
                  <w:marTop w:val="0"/>
                  <w:marBottom w:val="0"/>
                  <w:divBdr>
                    <w:top w:val="none" w:sz="0" w:space="0" w:color="auto"/>
                    <w:left w:val="none" w:sz="0" w:space="0" w:color="auto"/>
                    <w:bottom w:val="none" w:sz="0" w:space="0" w:color="auto"/>
                    <w:right w:val="none" w:sz="0" w:space="0" w:color="auto"/>
                  </w:divBdr>
                </w:div>
                <w:div w:id="823667243">
                  <w:marLeft w:val="0"/>
                  <w:marRight w:val="0"/>
                  <w:marTop w:val="0"/>
                  <w:marBottom w:val="0"/>
                  <w:divBdr>
                    <w:top w:val="none" w:sz="0" w:space="0" w:color="auto"/>
                    <w:left w:val="none" w:sz="0" w:space="0" w:color="auto"/>
                    <w:bottom w:val="none" w:sz="0" w:space="0" w:color="auto"/>
                    <w:right w:val="none" w:sz="0" w:space="0" w:color="auto"/>
                  </w:divBdr>
                </w:div>
                <w:div w:id="824054593">
                  <w:marLeft w:val="0"/>
                  <w:marRight w:val="0"/>
                  <w:marTop w:val="0"/>
                  <w:marBottom w:val="0"/>
                  <w:divBdr>
                    <w:top w:val="none" w:sz="0" w:space="0" w:color="auto"/>
                    <w:left w:val="none" w:sz="0" w:space="0" w:color="auto"/>
                    <w:bottom w:val="none" w:sz="0" w:space="0" w:color="auto"/>
                    <w:right w:val="none" w:sz="0" w:space="0" w:color="auto"/>
                  </w:divBdr>
                </w:div>
                <w:div w:id="824054835">
                  <w:marLeft w:val="0"/>
                  <w:marRight w:val="0"/>
                  <w:marTop w:val="0"/>
                  <w:marBottom w:val="0"/>
                  <w:divBdr>
                    <w:top w:val="none" w:sz="0" w:space="0" w:color="auto"/>
                    <w:left w:val="none" w:sz="0" w:space="0" w:color="auto"/>
                    <w:bottom w:val="none" w:sz="0" w:space="0" w:color="auto"/>
                    <w:right w:val="none" w:sz="0" w:space="0" w:color="auto"/>
                  </w:divBdr>
                </w:div>
                <w:div w:id="824781427">
                  <w:marLeft w:val="0"/>
                  <w:marRight w:val="0"/>
                  <w:marTop w:val="0"/>
                  <w:marBottom w:val="0"/>
                  <w:divBdr>
                    <w:top w:val="none" w:sz="0" w:space="0" w:color="auto"/>
                    <w:left w:val="none" w:sz="0" w:space="0" w:color="auto"/>
                    <w:bottom w:val="none" w:sz="0" w:space="0" w:color="auto"/>
                    <w:right w:val="none" w:sz="0" w:space="0" w:color="auto"/>
                  </w:divBdr>
                </w:div>
                <w:div w:id="827131081">
                  <w:marLeft w:val="0"/>
                  <w:marRight w:val="0"/>
                  <w:marTop w:val="0"/>
                  <w:marBottom w:val="0"/>
                  <w:divBdr>
                    <w:top w:val="none" w:sz="0" w:space="0" w:color="auto"/>
                    <w:left w:val="none" w:sz="0" w:space="0" w:color="auto"/>
                    <w:bottom w:val="none" w:sz="0" w:space="0" w:color="auto"/>
                    <w:right w:val="none" w:sz="0" w:space="0" w:color="auto"/>
                  </w:divBdr>
                </w:div>
                <w:div w:id="827600969">
                  <w:marLeft w:val="0"/>
                  <w:marRight w:val="0"/>
                  <w:marTop w:val="0"/>
                  <w:marBottom w:val="0"/>
                  <w:divBdr>
                    <w:top w:val="none" w:sz="0" w:space="0" w:color="auto"/>
                    <w:left w:val="none" w:sz="0" w:space="0" w:color="auto"/>
                    <w:bottom w:val="none" w:sz="0" w:space="0" w:color="auto"/>
                    <w:right w:val="none" w:sz="0" w:space="0" w:color="auto"/>
                  </w:divBdr>
                </w:div>
                <w:div w:id="828208470">
                  <w:marLeft w:val="0"/>
                  <w:marRight w:val="0"/>
                  <w:marTop w:val="0"/>
                  <w:marBottom w:val="0"/>
                  <w:divBdr>
                    <w:top w:val="none" w:sz="0" w:space="0" w:color="auto"/>
                    <w:left w:val="none" w:sz="0" w:space="0" w:color="auto"/>
                    <w:bottom w:val="none" w:sz="0" w:space="0" w:color="auto"/>
                    <w:right w:val="none" w:sz="0" w:space="0" w:color="auto"/>
                  </w:divBdr>
                </w:div>
                <w:div w:id="829101545">
                  <w:marLeft w:val="0"/>
                  <w:marRight w:val="0"/>
                  <w:marTop w:val="0"/>
                  <w:marBottom w:val="0"/>
                  <w:divBdr>
                    <w:top w:val="none" w:sz="0" w:space="0" w:color="auto"/>
                    <w:left w:val="none" w:sz="0" w:space="0" w:color="auto"/>
                    <w:bottom w:val="none" w:sz="0" w:space="0" w:color="auto"/>
                    <w:right w:val="none" w:sz="0" w:space="0" w:color="auto"/>
                  </w:divBdr>
                </w:div>
                <w:div w:id="831603563">
                  <w:marLeft w:val="0"/>
                  <w:marRight w:val="0"/>
                  <w:marTop w:val="0"/>
                  <w:marBottom w:val="0"/>
                  <w:divBdr>
                    <w:top w:val="none" w:sz="0" w:space="0" w:color="auto"/>
                    <w:left w:val="none" w:sz="0" w:space="0" w:color="auto"/>
                    <w:bottom w:val="none" w:sz="0" w:space="0" w:color="auto"/>
                    <w:right w:val="none" w:sz="0" w:space="0" w:color="auto"/>
                  </w:divBdr>
                </w:div>
                <w:div w:id="831917464">
                  <w:marLeft w:val="0"/>
                  <w:marRight w:val="0"/>
                  <w:marTop w:val="0"/>
                  <w:marBottom w:val="0"/>
                  <w:divBdr>
                    <w:top w:val="none" w:sz="0" w:space="0" w:color="auto"/>
                    <w:left w:val="none" w:sz="0" w:space="0" w:color="auto"/>
                    <w:bottom w:val="none" w:sz="0" w:space="0" w:color="auto"/>
                    <w:right w:val="none" w:sz="0" w:space="0" w:color="auto"/>
                  </w:divBdr>
                </w:div>
                <w:div w:id="832573562">
                  <w:marLeft w:val="0"/>
                  <w:marRight w:val="0"/>
                  <w:marTop w:val="0"/>
                  <w:marBottom w:val="0"/>
                  <w:divBdr>
                    <w:top w:val="none" w:sz="0" w:space="0" w:color="auto"/>
                    <w:left w:val="none" w:sz="0" w:space="0" w:color="auto"/>
                    <w:bottom w:val="none" w:sz="0" w:space="0" w:color="auto"/>
                    <w:right w:val="none" w:sz="0" w:space="0" w:color="auto"/>
                  </w:divBdr>
                </w:div>
                <w:div w:id="833180879">
                  <w:marLeft w:val="0"/>
                  <w:marRight w:val="0"/>
                  <w:marTop w:val="0"/>
                  <w:marBottom w:val="0"/>
                  <w:divBdr>
                    <w:top w:val="none" w:sz="0" w:space="0" w:color="auto"/>
                    <w:left w:val="none" w:sz="0" w:space="0" w:color="auto"/>
                    <w:bottom w:val="none" w:sz="0" w:space="0" w:color="auto"/>
                    <w:right w:val="none" w:sz="0" w:space="0" w:color="auto"/>
                  </w:divBdr>
                </w:div>
                <w:div w:id="833447099">
                  <w:marLeft w:val="0"/>
                  <w:marRight w:val="0"/>
                  <w:marTop w:val="0"/>
                  <w:marBottom w:val="0"/>
                  <w:divBdr>
                    <w:top w:val="none" w:sz="0" w:space="0" w:color="auto"/>
                    <w:left w:val="none" w:sz="0" w:space="0" w:color="auto"/>
                    <w:bottom w:val="none" w:sz="0" w:space="0" w:color="auto"/>
                    <w:right w:val="none" w:sz="0" w:space="0" w:color="auto"/>
                  </w:divBdr>
                </w:div>
                <w:div w:id="834757927">
                  <w:marLeft w:val="0"/>
                  <w:marRight w:val="0"/>
                  <w:marTop w:val="0"/>
                  <w:marBottom w:val="0"/>
                  <w:divBdr>
                    <w:top w:val="none" w:sz="0" w:space="0" w:color="auto"/>
                    <w:left w:val="none" w:sz="0" w:space="0" w:color="auto"/>
                    <w:bottom w:val="none" w:sz="0" w:space="0" w:color="auto"/>
                    <w:right w:val="none" w:sz="0" w:space="0" w:color="auto"/>
                  </w:divBdr>
                </w:div>
                <w:div w:id="836187321">
                  <w:marLeft w:val="0"/>
                  <w:marRight w:val="0"/>
                  <w:marTop w:val="0"/>
                  <w:marBottom w:val="0"/>
                  <w:divBdr>
                    <w:top w:val="none" w:sz="0" w:space="0" w:color="auto"/>
                    <w:left w:val="none" w:sz="0" w:space="0" w:color="auto"/>
                    <w:bottom w:val="none" w:sz="0" w:space="0" w:color="auto"/>
                    <w:right w:val="none" w:sz="0" w:space="0" w:color="auto"/>
                  </w:divBdr>
                </w:div>
                <w:div w:id="837498577">
                  <w:marLeft w:val="0"/>
                  <w:marRight w:val="0"/>
                  <w:marTop w:val="0"/>
                  <w:marBottom w:val="0"/>
                  <w:divBdr>
                    <w:top w:val="none" w:sz="0" w:space="0" w:color="auto"/>
                    <w:left w:val="none" w:sz="0" w:space="0" w:color="auto"/>
                    <w:bottom w:val="none" w:sz="0" w:space="0" w:color="auto"/>
                    <w:right w:val="none" w:sz="0" w:space="0" w:color="auto"/>
                  </w:divBdr>
                </w:div>
                <w:div w:id="838038179">
                  <w:marLeft w:val="0"/>
                  <w:marRight w:val="0"/>
                  <w:marTop w:val="0"/>
                  <w:marBottom w:val="0"/>
                  <w:divBdr>
                    <w:top w:val="none" w:sz="0" w:space="0" w:color="auto"/>
                    <w:left w:val="none" w:sz="0" w:space="0" w:color="auto"/>
                    <w:bottom w:val="none" w:sz="0" w:space="0" w:color="auto"/>
                    <w:right w:val="none" w:sz="0" w:space="0" w:color="auto"/>
                  </w:divBdr>
                </w:div>
                <w:div w:id="838426817">
                  <w:marLeft w:val="0"/>
                  <w:marRight w:val="0"/>
                  <w:marTop w:val="0"/>
                  <w:marBottom w:val="0"/>
                  <w:divBdr>
                    <w:top w:val="none" w:sz="0" w:space="0" w:color="auto"/>
                    <w:left w:val="none" w:sz="0" w:space="0" w:color="auto"/>
                    <w:bottom w:val="none" w:sz="0" w:space="0" w:color="auto"/>
                    <w:right w:val="none" w:sz="0" w:space="0" w:color="auto"/>
                  </w:divBdr>
                </w:div>
                <w:div w:id="839471135">
                  <w:marLeft w:val="0"/>
                  <w:marRight w:val="0"/>
                  <w:marTop w:val="0"/>
                  <w:marBottom w:val="0"/>
                  <w:divBdr>
                    <w:top w:val="none" w:sz="0" w:space="0" w:color="auto"/>
                    <w:left w:val="none" w:sz="0" w:space="0" w:color="auto"/>
                    <w:bottom w:val="none" w:sz="0" w:space="0" w:color="auto"/>
                    <w:right w:val="none" w:sz="0" w:space="0" w:color="auto"/>
                  </w:divBdr>
                </w:div>
                <w:div w:id="839661141">
                  <w:marLeft w:val="0"/>
                  <w:marRight w:val="0"/>
                  <w:marTop w:val="0"/>
                  <w:marBottom w:val="0"/>
                  <w:divBdr>
                    <w:top w:val="none" w:sz="0" w:space="0" w:color="auto"/>
                    <w:left w:val="none" w:sz="0" w:space="0" w:color="auto"/>
                    <w:bottom w:val="none" w:sz="0" w:space="0" w:color="auto"/>
                    <w:right w:val="none" w:sz="0" w:space="0" w:color="auto"/>
                  </w:divBdr>
                </w:div>
                <w:div w:id="840390551">
                  <w:marLeft w:val="0"/>
                  <w:marRight w:val="0"/>
                  <w:marTop w:val="0"/>
                  <w:marBottom w:val="0"/>
                  <w:divBdr>
                    <w:top w:val="none" w:sz="0" w:space="0" w:color="auto"/>
                    <w:left w:val="none" w:sz="0" w:space="0" w:color="auto"/>
                    <w:bottom w:val="none" w:sz="0" w:space="0" w:color="auto"/>
                    <w:right w:val="none" w:sz="0" w:space="0" w:color="auto"/>
                  </w:divBdr>
                </w:div>
                <w:div w:id="840654896">
                  <w:marLeft w:val="0"/>
                  <w:marRight w:val="0"/>
                  <w:marTop w:val="0"/>
                  <w:marBottom w:val="0"/>
                  <w:divBdr>
                    <w:top w:val="none" w:sz="0" w:space="0" w:color="auto"/>
                    <w:left w:val="none" w:sz="0" w:space="0" w:color="auto"/>
                    <w:bottom w:val="none" w:sz="0" w:space="0" w:color="auto"/>
                    <w:right w:val="none" w:sz="0" w:space="0" w:color="auto"/>
                  </w:divBdr>
                </w:div>
                <w:div w:id="840924958">
                  <w:marLeft w:val="0"/>
                  <w:marRight w:val="0"/>
                  <w:marTop w:val="0"/>
                  <w:marBottom w:val="0"/>
                  <w:divBdr>
                    <w:top w:val="none" w:sz="0" w:space="0" w:color="auto"/>
                    <w:left w:val="none" w:sz="0" w:space="0" w:color="auto"/>
                    <w:bottom w:val="none" w:sz="0" w:space="0" w:color="auto"/>
                    <w:right w:val="none" w:sz="0" w:space="0" w:color="auto"/>
                  </w:divBdr>
                </w:div>
                <w:div w:id="841357691">
                  <w:marLeft w:val="0"/>
                  <w:marRight w:val="0"/>
                  <w:marTop w:val="0"/>
                  <w:marBottom w:val="0"/>
                  <w:divBdr>
                    <w:top w:val="none" w:sz="0" w:space="0" w:color="auto"/>
                    <w:left w:val="none" w:sz="0" w:space="0" w:color="auto"/>
                    <w:bottom w:val="none" w:sz="0" w:space="0" w:color="auto"/>
                    <w:right w:val="none" w:sz="0" w:space="0" w:color="auto"/>
                  </w:divBdr>
                </w:div>
                <w:div w:id="841550004">
                  <w:marLeft w:val="0"/>
                  <w:marRight w:val="0"/>
                  <w:marTop w:val="0"/>
                  <w:marBottom w:val="0"/>
                  <w:divBdr>
                    <w:top w:val="none" w:sz="0" w:space="0" w:color="auto"/>
                    <w:left w:val="none" w:sz="0" w:space="0" w:color="auto"/>
                    <w:bottom w:val="none" w:sz="0" w:space="0" w:color="auto"/>
                    <w:right w:val="none" w:sz="0" w:space="0" w:color="auto"/>
                  </w:divBdr>
                </w:div>
                <w:div w:id="843284180">
                  <w:marLeft w:val="0"/>
                  <w:marRight w:val="0"/>
                  <w:marTop w:val="0"/>
                  <w:marBottom w:val="0"/>
                  <w:divBdr>
                    <w:top w:val="none" w:sz="0" w:space="0" w:color="auto"/>
                    <w:left w:val="none" w:sz="0" w:space="0" w:color="auto"/>
                    <w:bottom w:val="none" w:sz="0" w:space="0" w:color="auto"/>
                    <w:right w:val="none" w:sz="0" w:space="0" w:color="auto"/>
                  </w:divBdr>
                </w:div>
                <w:div w:id="843471002">
                  <w:marLeft w:val="0"/>
                  <w:marRight w:val="0"/>
                  <w:marTop w:val="0"/>
                  <w:marBottom w:val="0"/>
                  <w:divBdr>
                    <w:top w:val="none" w:sz="0" w:space="0" w:color="auto"/>
                    <w:left w:val="none" w:sz="0" w:space="0" w:color="auto"/>
                    <w:bottom w:val="none" w:sz="0" w:space="0" w:color="auto"/>
                    <w:right w:val="none" w:sz="0" w:space="0" w:color="auto"/>
                  </w:divBdr>
                </w:div>
                <w:div w:id="843517858">
                  <w:marLeft w:val="0"/>
                  <w:marRight w:val="0"/>
                  <w:marTop w:val="0"/>
                  <w:marBottom w:val="0"/>
                  <w:divBdr>
                    <w:top w:val="none" w:sz="0" w:space="0" w:color="auto"/>
                    <w:left w:val="none" w:sz="0" w:space="0" w:color="auto"/>
                    <w:bottom w:val="none" w:sz="0" w:space="0" w:color="auto"/>
                    <w:right w:val="none" w:sz="0" w:space="0" w:color="auto"/>
                  </w:divBdr>
                </w:div>
                <w:div w:id="843545012">
                  <w:marLeft w:val="0"/>
                  <w:marRight w:val="0"/>
                  <w:marTop w:val="0"/>
                  <w:marBottom w:val="0"/>
                  <w:divBdr>
                    <w:top w:val="none" w:sz="0" w:space="0" w:color="auto"/>
                    <w:left w:val="none" w:sz="0" w:space="0" w:color="auto"/>
                    <w:bottom w:val="none" w:sz="0" w:space="0" w:color="auto"/>
                    <w:right w:val="none" w:sz="0" w:space="0" w:color="auto"/>
                  </w:divBdr>
                </w:div>
                <w:div w:id="843591665">
                  <w:marLeft w:val="0"/>
                  <w:marRight w:val="0"/>
                  <w:marTop w:val="0"/>
                  <w:marBottom w:val="0"/>
                  <w:divBdr>
                    <w:top w:val="none" w:sz="0" w:space="0" w:color="auto"/>
                    <w:left w:val="none" w:sz="0" w:space="0" w:color="auto"/>
                    <w:bottom w:val="none" w:sz="0" w:space="0" w:color="auto"/>
                    <w:right w:val="none" w:sz="0" w:space="0" w:color="auto"/>
                  </w:divBdr>
                </w:div>
                <w:div w:id="843740864">
                  <w:marLeft w:val="0"/>
                  <w:marRight w:val="0"/>
                  <w:marTop w:val="0"/>
                  <w:marBottom w:val="0"/>
                  <w:divBdr>
                    <w:top w:val="none" w:sz="0" w:space="0" w:color="auto"/>
                    <w:left w:val="none" w:sz="0" w:space="0" w:color="auto"/>
                    <w:bottom w:val="none" w:sz="0" w:space="0" w:color="auto"/>
                    <w:right w:val="none" w:sz="0" w:space="0" w:color="auto"/>
                  </w:divBdr>
                </w:div>
                <w:div w:id="844171046">
                  <w:marLeft w:val="0"/>
                  <w:marRight w:val="0"/>
                  <w:marTop w:val="0"/>
                  <w:marBottom w:val="0"/>
                  <w:divBdr>
                    <w:top w:val="none" w:sz="0" w:space="0" w:color="auto"/>
                    <w:left w:val="none" w:sz="0" w:space="0" w:color="auto"/>
                    <w:bottom w:val="none" w:sz="0" w:space="0" w:color="auto"/>
                    <w:right w:val="none" w:sz="0" w:space="0" w:color="auto"/>
                  </w:divBdr>
                </w:div>
                <w:div w:id="844250696">
                  <w:marLeft w:val="0"/>
                  <w:marRight w:val="0"/>
                  <w:marTop w:val="0"/>
                  <w:marBottom w:val="0"/>
                  <w:divBdr>
                    <w:top w:val="none" w:sz="0" w:space="0" w:color="auto"/>
                    <w:left w:val="none" w:sz="0" w:space="0" w:color="auto"/>
                    <w:bottom w:val="none" w:sz="0" w:space="0" w:color="auto"/>
                    <w:right w:val="none" w:sz="0" w:space="0" w:color="auto"/>
                  </w:divBdr>
                </w:div>
                <w:div w:id="844398520">
                  <w:marLeft w:val="0"/>
                  <w:marRight w:val="0"/>
                  <w:marTop w:val="0"/>
                  <w:marBottom w:val="0"/>
                  <w:divBdr>
                    <w:top w:val="none" w:sz="0" w:space="0" w:color="auto"/>
                    <w:left w:val="none" w:sz="0" w:space="0" w:color="auto"/>
                    <w:bottom w:val="none" w:sz="0" w:space="0" w:color="auto"/>
                    <w:right w:val="none" w:sz="0" w:space="0" w:color="auto"/>
                  </w:divBdr>
                </w:div>
                <w:div w:id="844562926">
                  <w:marLeft w:val="0"/>
                  <w:marRight w:val="0"/>
                  <w:marTop w:val="0"/>
                  <w:marBottom w:val="0"/>
                  <w:divBdr>
                    <w:top w:val="none" w:sz="0" w:space="0" w:color="auto"/>
                    <w:left w:val="none" w:sz="0" w:space="0" w:color="auto"/>
                    <w:bottom w:val="none" w:sz="0" w:space="0" w:color="auto"/>
                    <w:right w:val="none" w:sz="0" w:space="0" w:color="auto"/>
                  </w:divBdr>
                </w:div>
                <w:div w:id="844631272">
                  <w:marLeft w:val="0"/>
                  <w:marRight w:val="0"/>
                  <w:marTop w:val="0"/>
                  <w:marBottom w:val="0"/>
                  <w:divBdr>
                    <w:top w:val="none" w:sz="0" w:space="0" w:color="auto"/>
                    <w:left w:val="none" w:sz="0" w:space="0" w:color="auto"/>
                    <w:bottom w:val="none" w:sz="0" w:space="0" w:color="auto"/>
                    <w:right w:val="none" w:sz="0" w:space="0" w:color="auto"/>
                  </w:divBdr>
                </w:div>
                <w:div w:id="847019767">
                  <w:marLeft w:val="0"/>
                  <w:marRight w:val="0"/>
                  <w:marTop w:val="0"/>
                  <w:marBottom w:val="0"/>
                  <w:divBdr>
                    <w:top w:val="none" w:sz="0" w:space="0" w:color="auto"/>
                    <w:left w:val="none" w:sz="0" w:space="0" w:color="auto"/>
                    <w:bottom w:val="none" w:sz="0" w:space="0" w:color="auto"/>
                    <w:right w:val="none" w:sz="0" w:space="0" w:color="auto"/>
                  </w:divBdr>
                </w:div>
                <w:div w:id="848326552">
                  <w:marLeft w:val="0"/>
                  <w:marRight w:val="0"/>
                  <w:marTop w:val="0"/>
                  <w:marBottom w:val="0"/>
                  <w:divBdr>
                    <w:top w:val="none" w:sz="0" w:space="0" w:color="auto"/>
                    <w:left w:val="none" w:sz="0" w:space="0" w:color="auto"/>
                    <w:bottom w:val="none" w:sz="0" w:space="0" w:color="auto"/>
                    <w:right w:val="none" w:sz="0" w:space="0" w:color="auto"/>
                  </w:divBdr>
                </w:div>
                <w:div w:id="850334910">
                  <w:marLeft w:val="0"/>
                  <w:marRight w:val="0"/>
                  <w:marTop w:val="0"/>
                  <w:marBottom w:val="0"/>
                  <w:divBdr>
                    <w:top w:val="none" w:sz="0" w:space="0" w:color="auto"/>
                    <w:left w:val="none" w:sz="0" w:space="0" w:color="auto"/>
                    <w:bottom w:val="none" w:sz="0" w:space="0" w:color="auto"/>
                    <w:right w:val="none" w:sz="0" w:space="0" w:color="auto"/>
                  </w:divBdr>
                </w:div>
                <w:div w:id="850412068">
                  <w:marLeft w:val="0"/>
                  <w:marRight w:val="0"/>
                  <w:marTop w:val="0"/>
                  <w:marBottom w:val="0"/>
                  <w:divBdr>
                    <w:top w:val="none" w:sz="0" w:space="0" w:color="auto"/>
                    <w:left w:val="none" w:sz="0" w:space="0" w:color="auto"/>
                    <w:bottom w:val="none" w:sz="0" w:space="0" w:color="auto"/>
                    <w:right w:val="none" w:sz="0" w:space="0" w:color="auto"/>
                  </w:divBdr>
                </w:div>
                <w:div w:id="850605767">
                  <w:marLeft w:val="0"/>
                  <w:marRight w:val="0"/>
                  <w:marTop w:val="0"/>
                  <w:marBottom w:val="0"/>
                  <w:divBdr>
                    <w:top w:val="none" w:sz="0" w:space="0" w:color="auto"/>
                    <w:left w:val="none" w:sz="0" w:space="0" w:color="auto"/>
                    <w:bottom w:val="none" w:sz="0" w:space="0" w:color="auto"/>
                    <w:right w:val="none" w:sz="0" w:space="0" w:color="auto"/>
                  </w:divBdr>
                </w:div>
                <w:div w:id="853036538">
                  <w:marLeft w:val="0"/>
                  <w:marRight w:val="0"/>
                  <w:marTop w:val="0"/>
                  <w:marBottom w:val="0"/>
                  <w:divBdr>
                    <w:top w:val="none" w:sz="0" w:space="0" w:color="auto"/>
                    <w:left w:val="none" w:sz="0" w:space="0" w:color="auto"/>
                    <w:bottom w:val="none" w:sz="0" w:space="0" w:color="auto"/>
                    <w:right w:val="none" w:sz="0" w:space="0" w:color="auto"/>
                  </w:divBdr>
                </w:div>
                <w:div w:id="854415971">
                  <w:marLeft w:val="0"/>
                  <w:marRight w:val="0"/>
                  <w:marTop w:val="0"/>
                  <w:marBottom w:val="0"/>
                  <w:divBdr>
                    <w:top w:val="none" w:sz="0" w:space="0" w:color="auto"/>
                    <w:left w:val="none" w:sz="0" w:space="0" w:color="auto"/>
                    <w:bottom w:val="none" w:sz="0" w:space="0" w:color="auto"/>
                    <w:right w:val="none" w:sz="0" w:space="0" w:color="auto"/>
                  </w:divBdr>
                </w:div>
                <w:div w:id="854613734">
                  <w:marLeft w:val="0"/>
                  <w:marRight w:val="0"/>
                  <w:marTop w:val="0"/>
                  <w:marBottom w:val="0"/>
                  <w:divBdr>
                    <w:top w:val="none" w:sz="0" w:space="0" w:color="auto"/>
                    <w:left w:val="none" w:sz="0" w:space="0" w:color="auto"/>
                    <w:bottom w:val="none" w:sz="0" w:space="0" w:color="auto"/>
                    <w:right w:val="none" w:sz="0" w:space="0" w:color="auto"/>
                  </w:divBdr>
                </w:div>
                <w:div w:id="854615347">
                  <w:marLeft w:val="0"/>
                  <w:marRight w:val="0"/>
                  <w:marTop w:val="0"/>
                  <w:marBottom w:val="0"/>
                  <w:divBdr>
                    <w:top w:val="none" w:sz="0" w:space="0" w:color="auto"/>
                    <w:left w:val="none" w:sz="0" w:space="0" w:color="auto"/>
                    <w:bottom w:val="none" w:sz="0" w:space="0" w:color="auto"/>
                    <w:right w:val="none" w:sz="0" w:space="0" w:color="auto"/>
                  </w:divBdr>
                </w:div>
                <w:div w:id="854726954">
                  <w:marLeft w:val="0"/>
                  <w:marRight w:val="0"/>
                  <w:marTop w:val="0"/>
                  <w:marBottom w:val="0"/>
                  <w:divBdr>
                    <w:top w:val="none" w:sz="0" w:space="0" w:color="auto"/>
                    <w:left w:val="none" w:sz="0" w:space="0" w:color="auto"/>
                    <w:bottom w:val="none" w:sz="0" w:space="0" w:color="auto"/>
                    <w:right w:val="none" w:sz="0" w:space="0" w:color="auto"/>
                  </w:divBdr>
                </w:div>
                <w:div w:id="855538920">
                  <w:marLeft w:val="0"/>
                  <w:marRight w:val="0"/>
                  <w:marTop w:val="0"/>
                  <w:marBottom w:val="0"/>
                  <w:divBdr>
                    <w:top w:val="none" w:sz="0" w:space="0" w:color="auto"/>
                    <w:left w:val="none" w:sz="0" w:space="0" w:color="auto"/>
                    <w:bottom w:val="none" w:sz="0" w:space="0" w:color="auto"/>
                    <w:right w:val="none" w:sz="0" w:space="0" w:color="auto"/>
                  </w:divBdr>
                </w:div>
                <w:div w:id="856506692">
                  <w:marLeft w:val="0"/>
                  <w:marRight w:val="0"/>
                  <w:marTop w:val="0"/>
                  <w:marBottom w:val="0"/>
                  <w:divBdr>
                    <w:top w:val="none" w:sz="0" w:space="0" w:color="auto"/>
                    <w:left w:val="none" w:sz="0" w:space="0" w:color="auto"/>
                    <w:bottom w:val="none" w:sz="0" w:space="0" w:color="auto"/>
                    <w:right w:val="none" w:sz="0" w:space="0" w:color="auto"/>
                  </w:divBdr>
                </w:div>
                <w:div w:id="858663077">
                  <w:marLeft w:val="0"/>
                  <w:marRight w:val="0"/>
                  <w:marTop w:val="0"/>
                  <w:marBottom w:val="0"/>
                  <w:divBdr>
                    <w:top w:val="none" w:sz="0" w:space="0" w:color="auto"/>
                    <w:left w:val="none" w:sz="0" w:space="0" w:color="auto"/>
                    <w:bottom w:val="none" w:sz="0" w:space="0" w:color="auto"/>
                    <w:right w:val="none" w:sz="0" w:space="0" w:color="auto"/>
                  </w:divBdr>
                </w:div>
                <w:div w:id="858811964">
                  <w:marLeft w:val="0"/>
                  <w:marRight w:val="0"/>
                  <w:marTop w:val="0"/>
                  <w:marBottom w:val="0"/>
                  <w:divBdr>
                    <w:top w:val="none" w:sz="0" w:space="0" w:color="auto"/>
                    <w:left w:val="none" w:sz="0" w:space="0" w:color="auto"/>
                    <w:bottom w:val="none" w:sz="0" w:space="0" w:color="auto"/>
                    <w:right w:val="none" w:sz="0" w:space="0" w:color="auto"/>
                  </w:divBdr>
                </w:div>
                <w:div w:id="859313660">
                  <w:marLeft w:val="0"/>
                  <w:marRight w:val="0"/>
                  <w:marTop w:val="0"/>
                  <w:marBottom w:val="0"/>
                  <w:divBdr>
                    <w:top w:val="none" w:sz="0" w:space="0" w:color="auto"/>
                    <w:left w:val="none" w:sz="0" w:space="0" w:color="auto"/>
                    <w:bottom w:val="none" w:sz="0" w:space="0" w:color="auto"/>
                    <w:right w:val="none" w:sz="0" w:space="0" w:color="auto"/>
                  </w:divBdr>
                </w:div>
                <w:div w:id="859857545">
                  <w:marLeft w:val="0"/>
                  <w:marRight w:val="0"/>
                  <w:marTop w:val="0"/>
                  <w:marBottom w:val="0"/>
                  <w:divBdr>
                    <w:top w:val="none" w:sz="0" w:space="0" w:color="auto"/>
                    <w:left w:val="none" w:sz="0" w:space="0" w:color="auto"/>
                    <w:bottom w:val="none" w:sz="0" w:space="0" w:color="auto"/>
                    <w:right w:val="none" w:sz="0" w:space="0" w:color="auto"/>
                  </w:divBdr>
                </w:div>
                <w:div w:id="860124049">
                  <w:marLeft w:val="0"/>
                  <w:marRight w:val="0"/>
                  <w:marTop w:val="0"/>
                  <w:marBottom w:val="0"/>
                  <w:divBdr>
                    <w:top w:val="none" w:sz="0" w:space="0" w:color="auto"/>
                    <w:left w:val="none" w:sz="0" w:space="0" w:color="auto"/>
                    <w:bottom w:val="none" w:sz="0" w:space="0" w:color="auto"/>
                    <w:right w:val="none" w:sz="0" w:space="0" w:color="auto"/>
                  </w:divBdr>
                </w:div>
                <w:div w:id="861356932">
                  <w:marLeft w:val="0"/>
                  <w:marRight w:val="0"/>
                  <w:marTop w:val="0"/>
                  <w:marBottom w:val="0"/>
                  <w:divBdr>
                    <w:top w:val="none" w:sz="0" w:space="0" w:color="auto"/>
                    <w:left w:val="none" w:sz="0" w:space="0" w:color="auto"/>
                    <w:bottom w:val="none" w:sz="0" w:space="0" w:color="auto"/>
                    <w:right w:val="none" w:sz="0" w:space="0" w:color="auto"/>
                  </w:divBdr>
                </w:div>
                <w:div w:id="862091625">
                  <w:marLeft w:val="0"/>
                  <w:marRight w:val="0"/>
                  <w:marTop w:val="0"/>
                  <w:marBottom w:val="0"/>
                  <w:divBdr>
                    <w:top w:val="none" w:sz="0" w:space="0" w:color="auto"/>
                    <w:left w:val="none" w:sz="0" w:space="0" w:color="auto"/>
                    <w:bottom w:val="none" w:sz="0" w:space="0" w:color="auto"/>
                    <w:right w:val="none" w:sz="0" w:space="0" w:color="auto"/>
                  </w:divBdr>
                </w:div>
                <w:div w:id="862330586">
                  <w:marLeft w:val="0"/>
                  <w:marRight w:val="0"/>
                  <w:marTop w:val="0"/>
                  <w:marBottom w:val="0"/>
                  <w:divBdr>
                    <w:top w:val="none" w:sz="0" w:space="0" w:color="auto"/>
                    <w:left w:val="none" w:sz="0" w:space="0" w:color="auto"/>
                    <w:bottom w:val="none" w:sz="0" w:space="0" w:color="auto"/>
                    <w:right w:val="none" w:sz="0" w:space="0" w:color="auto"/>
                  </w:divBdr>
                </w:div>
                <w:div w:id="862666301">
                  <w:marLeft w:val="0"/>
                  <w:marRight w:val="0"/>
                  <w:marTop w:val="0"/>
                  <w:marBottom w:val="0"/>
                  <w:divBdr>
                    <w:top w:val="none" w:sz="0" w:space="0" w:color="auto"/>
                    <w:left w:val="none" w:sz="0" w:space="0" w:color="auto"/>
                    <w:bottom w:val="none" w:sz="0" w:space="0" w:color="auto"/>
                    <w:right w:val="none" w:sz="0" w:space="0" w:color="auto"/>
                  </w:divBdr>
                </w:div>
                <w:div w:id="863057513">
                  <w:marLeft w:val="0"/>
                  <w:marRight w:val="0"/>
                  <w:marTop w:val="0"/>
                  <w:marBottom w:val="0"/>
                  <w:divBdr>
                    <w:top w:val="none" w:sz="0" w:space="0" w:color="auto"/>
                    <w:left w:val="none" w:sz="0" w:space="0" w:color="auto"/>
                    <w:bottom w:val="none" w:sz="0" w:space="0" w:color="auto"/>
                    <w:right w:val="none" w:sz="0" w:space="0" w:color="auto"/>
                  </w:divBdr>
                </w:div>
                <w:div w:id="863979668">
                  <w:marLeft w:val="0"/>
                  <w:marRight w:val="0"/>
                  <w:marTop w:val="0"/>
                  <w:marBottom w:val="0"/>
                  <w:divBdr>
                    <w:top w:val="none" w:sz="0" w:space="0" w:color="auto"/>
                    <w:left w:val="none" w:sz="0" w:space="0" w:color="auto"/>
                    <w:bottom w:val="none" w:sz="0" w:space="0" w:color="auto"/>
                    <w:right w:val="none" w:sz="0" w:space="0" w:color="auto"/>
                  </w:divBdr>
                </w:div>
                <w:div w:id="864951904">
                  <w:marLeft w:val="0"/>
                  <w:marRight w:val="0"/>
                  <w:marTop w:val="0"/>
                  <w:marBottom w:val="0"/>
                  <w:divBdr>
                    <w:top w:val="none" w:sz="0" w:space="0" w:color="auto"/>
                    <w:left w:val="none" w:sz="0" w:space="0" w:color="auto"/>
                    <w:bottom w:val="none" w:sz="0" w:space="0" w:color="auto"/>
                    <w:right w:val="none" w:sz="0" w:space="0" w:color="auto"/>
                  </w:divBdr>
                </w:div>
                <w:div w:id="865143821">
                  <w:marLeft w:val="0"/>
                  <w:marRight w:val="0"/>
                  <w:marTop w:val="0"/>
                  <w:marBottom w:val="0"/>
                  <w:divBdr>
                    <w:top w:val="none" w:sz="0" w:space="0" w:color="auto"/>
                    <w:left w:val="none" w:sz="0" w:space="0" w:color="auto"/>
                    <w:bottom w:val="none" w:sz="0" w:space="0" w:color="auto"/>
                    <w:right w:val="none" w:sz="0" w:space="0" w:color="auto"/>
                  </w:divBdr>
                </w:div>
                <w:div w:id="865171945">
                  <w:marLeft w:val="0"/>
                  <w:marRight w:val="0"/>
                  <w:marTop w:val="0"/>
                  <w:marBottom w:val="0"/>
                  <w:divBdr>
                    <w:top w:val="none" w:sz="0" w:space="0" w:color="auto"/>
                    <w:left w:val="none" w:sz="0" w:space="0" w:color="auto"/>
                    <w:bottom w:val="none" w:sz="0" w:space="0" w:color="auto"/>
                    <w:right w:val="none" w:sz="0" w:space="0" w:color="auto"/>
                  </w:divBdr>
                </w:div>
                <w:div w:id="865291647">
                  <w:marLeft w:val="0"/>
                  <w:marRight w:val="0"/>
                  <w:marTop w:val="0"/>
                  <w:marBottom w:val="0"/>
                  <w:divBdr>
                    <w:top w:val="none" w:sz="0" w:space="0" w:color="auto"/>
                    <w:left w:val="none" w:sz="0" w:space="0" w:color="auto"/>
                    <w:bottom w:val="none" w:sz="0" w:space="0" w:color="auto"/>
                    <w:right w:val="none" w:sz="0" w:space="0" w:color="auto"/>
                  </w:divBdr>
                </w:div>
                <w:div w:id="865408318">
                  <w:marLeft w:val="0"/>
                  <w:marRight w:val="0"/>
                  <w:marTop w:val="0"/>
                  <w:marBottom w:val="0"/>
                  <w:divBdr>
                    <w:top w:val="none" w:sz="0" w:space="0" w:color="auto"/>
                    <w:left w:val="none" w:sz="0" w:space="0" w:color="auto"/>
                    <w:bottom w:val="none" w:sz="0" w:space="0" w:color="auto"/>
                    <w:right w:val="none" w:sz="0" w:space="0" w:color="auto"/>
                  </w:divBdr>
                </w:div>
                <w:div w:id="866334862">
                  <w:marLeft w:val="0"/>
                  <w:marRight w:val="0"/>
                  <w:marTop w:val="0"/>
                  <w:marBottom w:val="0"/>
                  <w:divBdr>
                    <w:top w:val="none" w:sz="0" w:space="0" w:color="auto"/>
                    <w:left w:val="none" w:sz="0" w:space="0" w:color="auto"/>
                    <w:bottom w:val="none" w:sz="0" w:space="0" w:color="auto"/>
                    <w:right w:val="none" w:sz="0" w:space="0" w:color="auto"/>
                  </w:divBdr>
                </w:div>
                <w:div w:id="866916713">
                  <w:marLeft w:val="0"/>
                  <w:marRight w:val="0"/>
                  <w:marTop w:val="0"/>
                  <w:marBottom w:val="0"/>
                  <w:divBdr>
                    <w:top w:val="none" w:sz="0" w:space="0" w:color="auto"/>
                    <w:left w:val="none" w:sz="0" w:space="0" w:color="auto"/>
                    <w:bottom w:val="none" w:sz="0" w:space="0" w:color="auto"/>
                    <w:right w:val="none" w:sz="0" w:space="0" w:color="auto"/>
                  </w:divBdr>
                </w:div>
                <w:div w:id="867987682">
                  <w:marLeft w:val="0"/>
                  <w:marRight w:val="0"/>
                  <w:marTop w:val="0"/>
                  <w:marBottom w:val="0"/>
                  <w:divBdr>
                    <w:top w:val="none" w:sz="0" w:space="0" w:color="auto"/>
                    <w:left w:val="none" w:sz="0" w:space="0" w:color="auto"/>
                    <w:bottom w:val="none" w:sz="0" w:space="0" w:color="auto"/>
                    <w:right w:val="none" w:sz="0" w:space="0" w:color="auto"/>
                  </w:divBdr>
                </w:div>
                <w:div w:id="868757081">
                  <w:marLeft w:val="0"/>
                  <w:marRight w:val="0"/>
                  <w:marTop w:val="0"/>
                  <w:marBottom w:val="0"/>
                  <w:divBdr>
                    <w:top w:val="none" w:sz="0" w:space="0" w:color="auto"/>
                    <w:left w:val="none" w:sz="0" w:space="0" w:color="auto"/>
                    <w:bottom w:val="none" w:sz="0" w:space="0" w:color="auto"/>
                    <w:right w:val="none" w:sz="0" w:space="0" w:color="auto"/>
                  </w:divBdr>
                </w:div>
                <w:div w:id="869298009">
                  <w:marLeft w:val="0"/>
                  <w:marRight w:val="0"/>
                  <w:marTop w:val="0"/>
                  <w:marBottom w:val="0"/>
                  <w:divBdr>
                    <w:top w:val="none" w:sz="0" w:space="0" w:color="auto"/>
                    <w:left w:val="none" w:sz="0" w:space="0" w:color="auto"/>
                    <w:bottom w:val="none" w:sz="0" w:space="0" w:color="auto"/>
                    <w:right w:val="none" w:sz="0" w:space="0" w:color="auto"/>
                  </w:divBdr>
                </w:div>
                <w:div w:id="870458917">
                  <w:marLeft w:val="0"/>
                  <w:marRight w:val="0"/>
                  <w:marTop w:val="0"/>
                  <w:marBottom w:val="0"/>
                  <w:divBdr>
                    <w:top w:val="none" w:sz="0" w:space="0" w:color="auto"/>
                    <w:left w:val="none" w:sz="0" w:space="0" w:color="auto"/>
                    <w:bottom w:val="none" w:sz="0" w:space="0" w:color="auto"/>
                    <w:right w:val="none" w:sz="0" w:space="0" w:color="auto"/>
                  </w:divBdr>
                </w:div>
                <w:div w:id="871110650">
                  <w:marLeft w:val="0"/>
                  <w:marRight w:val="0"/>
                  <w:marTop w:val="0"/>
                  <w:marBottom w:val="0"/>
                  <w:divBdr>
                    <w:top w:val="none" w:sz="0" w:space="0" w:color="auto"/>
                    <w:left w:val="none" w:sz="0" w:space="0" w:color="auto"/>
                    <w:bottom w:val="none" w:sz="0" w:space="0" w:color="auto"/>
                    <w:right w:val="none" w:sz="0" w:space="0" w:color="auto"/>
                  </w:divBdr>
                </w:div>
                <w:div w:id="871765985">
                  <w:marLeft w:val="0"/>
                  <w:marRight w:val="0"/>
                  <w:marTop w:val="0"/>
                  <w:marBottom w:val="0"/>
                  <w:divBdr>
                    <w:top w:val="none" w:sz="0" w:space="0" w:color="auto"/>
                    <w:left w:val="none" w:sz="0" w:space="0" w:color="auto"/>
                    <w:bottom w:val="none" w:sz="0" w:space="0" w:color="auto"/>
                    <w:right w:val="none" w:sz="0" w:space="0" w:color="auto"/>
                  </w:divBdr>
                </w:div>
                <w:div w:id="872230456">
                  <w:marLeft w:val="0"/>
                  <w:marRight w:val="0"/>
                  <w:marTop w:val="0"/>
                  <w:marBottom w:val="0"/>
                  <w:divBdr>
                    <w:top w:val="none" w:sz="0" w:space="0" w:color="auto"/>
                    <w:left w:val="none" w:sz="0" w:space="0" w:color="auto"/>
                    <w:bottom w:val="none" w:sz="0" w:space="0" w:color="auto"/>
                    <w:right w:val="none" w:sz="0" w:space="0" w:color="auto"/>
                  </w:divBdr>
                </w:div>
                <w:div w:id="872234026">
                  <w:marLeft w:val="0"/>
                  <w:marRight w:val="0"/>
                  <w:marTop w:val="0"/>
                  <w:marBottom w:val="0"/>
                  <w:divBdr>
                    <w:top w:val="none" w:sz="0" w:space="0" w:color="auto"/>
                    <w:left w:val="none" w:sz="0" w:space="0" w:color="auto"/>
                    <w:bottom w:val="none" w:sz="0" w:space="0" w:color="auto"/>
                    <w:right w:val="none" w:sz="0" w:space="0" w:color="auto"/>
                  </w:divBdr>
                </w:div>
                <w:div w:id="872694251">
                  <w:marLeft w:val="0"/>
                  <w:marRight w:val="0"/>
                  <w:marTop w:val="0"/>
                  <w:marBottom w:val="0"/>
                  <w:divBdr>
                    <w:top w:val="none" w:sz="0" w:space="0" w:color="auto"/>
                    <w:left w:val="none" w:sz="0" w:space="0" w:color="auto"/>
                    <w:bottom w:val="none" w:sz="0" w:space="0" w:color="auto"/>
                    <w:right w:val="none" w:sz="0" w:space="0" w:color="auto"/>
                  </w:divBdr>
                </w:div>
                <w:div w:id="874195508">
                  <w:marLeft w:val="0"/>
                  <w:marRight w:val="0"/>
                  <w:marTop w:val="0"/>
                  <w:marBottom w:val="0"/>
                  <w:divBdr>
                    <w:top w:val="none" w:sz="0" w:space="0" w:color="auto"/>
                    <w:left w:val="none" w:sz="0" w:space="0" w:color="auto"/>
                    <w:bottom w:val="none" w:sz="0" w:space="0" w:color="auto"/>
                    <w:right w:val="none" w:sz="0" w:space="0" w:color="auto"/>
                  </w:divBdr>
                </w:div>
                <w:div w:id="875968123">
                  <w:marLeft w:val="0"/>
                  <w:marRight w:val="0"/>
                  <w:marTop w:val="0"/>
                  <w:marBottom w:val="0"/>
                  <w:divBdr>
                    <w:top w:val="none" w:sz="0" w:space="0" w:color="auto"/>
                    <w:left w:val="none" w:sz="0" w:space="0" w:color="auto"/>
                    <w:bottom w:val="none" w:sz="0" w:space="0" w:color="auto"/>
                    <w:right w:val="none" w:sz="0" w:space="0" w:color="auto"/>
                  </w:divBdr>
                </w:div>
                <w:div w:id="877932601">
                  <w:marLeft w:val="0"/>
                  <w:marRight w:val="0"/>
                  <w:marTop w:val="0"/>
                  <w:marBottom w:val="0"/>
                  <w:divBdr>
                    <w:top w:val="none" w:sz="0" w:space="0" w:color="auto"/>
                    <w:left w:val="none" w:sz="0" w:space="0" w:color="auto"/>
                    <w:bottom w:val="none" w:sz="0" w:space="0" w:color="auto"/>
                    <w:right w:val="none" w:sz="0" w:space="0" w:color="auto"/>
                  </w:divBdr>
                </w:div>
                <w:div w:id="878129044">
                  <w:marLeft w:val="0"/>
                  <w:marRight w:val="0"/>
                  <w:marTop w:val="0"/>
                  <w:marBottom w:val="0"/>
                  <w:divBdr>
                    <w:top w:val="none" w:sz="0" w:space="0" w:color="auto"/>
                    <w:left w:val="none" w:sz="0" w:space="0" w:color="auto"/>
                    <w:bottom w:val="none" w:sz="0" w:space="0" w:color="auto"/>
                    <w:right w:val="none" w:sz="0" w:space="0" w:color="auto"/>
                  </w:divBdr>
                </w:div>
                <w:div w:id="878278479">
                  <w:marLeft w:val="0"/>
                  <w:marRight w:val="0"/>
                  <w:marTop w:val="0"/>
                  <w:marBottom w:val="0"/>
                  <w:divBdr>
                    <w:top w:val="none" w:sz="0" w:space="0" w:color="auto"/>
                    <w:left w:val="none" w:sz="0" w:space="0" w:color="auto"/>
                    <w:bottom w:val="none" w:sz="0" w:space="0" w:color="auto"/>
                    <w:right w:val="none" w:sz="0" w:space="0" w:color="auto"/>
                  </w:divBdr>
                </w:div>
                <w:div w:id="878322390">
                  <w:marLeft w:val="0"/>
                  <w:marRight w:val="0"/>
                  <w:marTop w:val="0"/>
                  <w:marBottom w:val="0"/>
                  <w:divBdr>
                    <w:top w:val="none" w:sz="0" w:space="0" w:color="auto"/>
                    <w:left w:val="none" w:sz="0" w:space="0" w:color="auto"/>
                    <w:bottom w:val="none" w:sz="0" w:space="0" w:color="auto"/>
                    <w:right w:val="none" w:sz="0" w:space="0" w:color="auto"/>
                  </w:divBdr>
                </w:div>
                <w:div w:id="878707287">
                  <w:marLeft w:val="0"/>
                  <w:marRight w:val="0"/>
                  <w:marTop w:val="0"/>
                  <w:marBottom w:val="0"/>
                  <w:divBdr>
                    <w:top w:val="none" w:sz="0" w:space="0" w:color="auto"/>
                    <w:left w:val="none" w:sz="0" w:space="0" w:color="auto"/>
                    <w:bottom w:val="none" w:sz="0" w:space="0" w:color="auto"/>
                    <w:right w:val="none" w:sz="0" w:space="0" w:color="auto"/>
                  </w:divBdr>
                </w:div>
                <w:div w:id="878973082">
                  <w:marLeft w:val="0"/>
                  <w:marRight w:val="0"/>
                  <w:marTop w:val="0"/>
                  <w:marBottom w:val="0"/>
                  <w:divBdr>
                    <w:top w:val="none" w:sz="0" w:space="0" w:color="auto"/>
                    <w:left w:val="none" w:sz="0" w:space="0" w:color="auto"/>
                    <w:bottom w:val="none" w:sz="0" w:space="0" w:color="auto"/>
                    <w:right w:val="none" w:sz="0" w:space="0" w:color="auto"/>
                  </w:divBdr>
                </w:div>
                <w:div w:id="880361317">
                  <w:marLeft w:val="0"/>
                  <w:marRight w:val="0"/>
                  <w:marTop w:val="0"/>
                  <w:marBottom w:val="0"/>
                  <w:divBdr>
                    <w:top w:val="none" w:sz="0" w:space="0" w:color="auto"/>
                    <w:left w:val="none" w:sz="0" w:space="0" w:color="auto"/>
                    <w:bottom w:val="none" w:sz="0" w:space="0" w:color="auto"/>
                    <w:right w:val="none" w:sz="0" w:space="0" w:color="auto"/>
                  </w:divBdr>
                </w:div>
                <w:div w:id="881329738">
                  <w:marLeft w:val="0"/>
                  <w:marRight w:val="0"/>
                  <w:marTop w:val="0"/>
                  <w:marBottom w:val="0"/>
                  <w:divBdr>
                    <w:top w:val="none" w:sz="0" w:space="0" w:color="auto"/>
                    <w:left w:val="none" w:sz="0" w:space="0" w:color="auto"/>
                    <w:bottom w:val="none" w:sz="0" w:space="0" w:color="auto"/>
                    <w:right w:val="none" w:sz="0" w:space="0" w:color="auto"/>
                  </w:divBdr>
                </w:div>
                <w:div w:id="881937622">
                  <w:marLeft w:val="0"/>
                  <w:marRight w:val="0"/>
                  <w:marTop w:val="0"/>
                  <w:marBottom w:val="0"/>
                  <w:divBdr>
                    <w:top w:val="none" w:sz="0" w:space="0" w:color="auto"/>
                    <w:left w:val="none" w:sz="0" w:space="0" w:color="auto"/>
                    <w:bottom w:val="none" w:sz="0" w:space="0" w:color="auto"/>
                    <w:right w:val="none" w:sz="0" w:space="0" w:color="auto"/>
                  </w:divBdr>
                </w:div>
                <w:div w:id="883834963">
                  <w:marLeft w:val="0"/>
                  <w:marRight w:val="0"/>
                  <w:marTop w:val="0"/>
                  <w:marBottom w:val="0"/>
                  <w:divBdr>
                    <w:top w:val="none" w:sz="0" w:space="0" w:color="auto"/>
                    <w:left w:val="none" w:sz="0" w:space="0" w:color="auto"/>
                    <w:bottom w:val="none" w:sz="0" w:space="0" w:color="auto"/>
                    <w:right w:val="none" w:sz="0" w:space="0" w:color="auto"/>
                  </w:divBdr>
                </w:div>
                <w:div w:id="885528060">
                  <w:marLeft w:val="0"/>
                  <w:marRight w:val="0"/>
                  <w:marTop w:val="0"/>
                  <w:marBottom w:val="0"/>
                  <w:divBdr>
                    <w:top w:val="none" w:sz="0" w:space="0" w:color="auto"/>
                    <w:left w:val="none" w:sz="0" w:space="0" w:color="auto"/>
                    <w:bottom w:val="none" w:sz="0" w:space="0" w:color="auto"/>
                    <w:right w:val="none" w:sz="0" w:space="0" w:color="auto"/>
                  </w:divBdr>
                </w:div>
                <w:div w:id="885795938">
                  <w:marLeft w:val="0"/>
                  <w:marRight w:val="0"/>
                  <w:marTop w:val="0"/>
                  <w:marBottom w:val="0"/>
                  <w:divBdr>
                    <w:top w:val="none" w:sz="0" w:space="0" w:color="auto"/>
                    <w:left w:val="none" w:sz="0" w:space="0" w:color="auto"/>
                    <w:bottom w:val="none" w:sz="0" w:space="0" w:color="auto"/>
                    <w:right w:val="none" w:sz="0" w:space="0" w:color="auto"/>
                  </w:divBdr>
                </w:div>
                <w:div w:id="886528255">
                  <w:marLeft w:val="0"/>
                  <w:marRight w:val="0"/>
                  <w:marTop w:val="0"/>
                  <w:marBottom w:val="0"/>
                  <w:divBdr>
                    <w:top w:val="none" w:sz="0" w:space="0" w:color="auto"/>
                    <w:left w:val="none" w:sz="0" w:space="0" w:color="auto"/>
                    <w:bottom w:val="none" w:sz="0" w:space="0" w:color="auto"/>
                    <w:right w:val="none" w:sz="0" w:space="0" w:color="auto"/>
                  </w:divBdr>
                </w:div>
                <w:div w:id="886988056">
                  <w:marLeft w:val="0"/>
                  <w:marRight w:val="0"/>
                  <w:marTop w:val="0"/>
                  <w:marBottom w:val="0"/>
                  <w:divBdr>
                    <w:top w:val="none" w:sz="0" w:space="0" w:color="auto"/>
                    <w:left w:val="none" w:sz="0" w:space="0" w:color="auto"/>
                    <w:bottom w:val="none" w:sz="0" w:space="0" w:color="auto"/>
                    <w:right w:val="none" w:sz="0" w:space="0" w:color="auto"/>
                  </w:divBdr>
                </w:div>
                <w:div w:id="886992220">
                  <w:marLeft w:val="0"/>
                  <w:marRight w:val="0"/>
                  <w:marTop w:val="0"/>
                  <w:marBottom w:val="0"/>
                  <w:divBdr>
                    <w:top w:val="none" w:sz="0" w:space="0" w:color="auto"/>
                    <w:left w:val="none" w:sz="0" w:space="0" w:color="auto"/>
                    <w:bottom w:val="none" w:sz="0" w:space="0" w:color="auto"/>
                    <w:right w:val="none" w:sz="0" w:space="0" w:color="auto"/>
                  </w:divBdr>
                </w:div>
                <w:div w:id="887379333">
                  <w:marLeft w:val="0"/>
                  <w:marRight w:val="0"/>
                  <w:marTop w:val="0"/>
                  <w:marBottom w:val="0"/>
                  <w:divBdr>
                    <w:top w:val="none" w:sz="0" w:space="0" w:color="auto"/>
                    <w:left w:val="none" w:sz="0" w:space="0" w:color="auto"/>
                    <w:bottom w:val="none" w:sz="0" w:space="0" w:color="auto"/>
                    <w:right w:val="none" w:sz="0" w:space="0" w:color="auto"/>
                  </w:divBdr>
                </w:div>
                <w:div w:id="887644481">
                  <w:marLeft w:val="0"/>
                  <w:marRight w:val="0"/>
                  <w:marTop w:val="0"/>
                  <w:marBottom w:val="0"/>
                  <w:divBdr>
                    <w:top w:val="none" w:sz="0" w:space="0" w:color="auto"/>
                    <w:left w:val="none" w:sz="0" w:space="0" w:color="auto"/>
                    <w:bottom w:val="none" w:sz="0" w:space="0" w:color="auto"/>
                    <w:right w:val="none" w:sz="0" w:space="0" w:color="auto"/>
                  </w:divBdr>
                </w:div>
                <w:div w:id="888107514">
                  <w:marLeft w:val="0"/>
                  <w:marRight w:val="0"/>
                  <w:marTop w:val="0"/>
                  <w:marBottom w:val="0"/>
                  <w:divBdr>
                    <w:top w:val="none" w:sz="0" w:space="0" w:color="auto"/>
                    <w:left w:val="none" w:sz="0" w:space="0" w:color="auto"/>
                    <w:bottom w:val="none" w:sz="0" w:space="0" w:color="auto"/>
                    <w:right w:val="none" w:sz="0" w:space="0" w:color="auto"/>
                  </w:divBdr>
                </w:div>
                <w:div w:id="889072594">
                  <w:marLeft w:val="0"/>
                  <w:marRight w:val="0"/>
                  <w:marTop w:val="0"/>
                  <w:marBottom w:val="0"/>
                  <w:divBdr>
                    <w:top w:val="none" w:sz="0" w:space="0" w:color="auto"/>
                    <w:left w:val="none" w:sz="0" w:space="0" w:color="auto"/>
                    <w:bottom w:val="none" w:sz="0" w:space="0" w:color="auto"/>
                    <w:right w:val="none" w:sz="0" w:space="0" w:color="auto"/>
                  </w:divBdr>
                </w:div>
                <w:div w:id="889614318">
                  <w:marLeft w:val="0"/>
                  <w:marRight w:val="0"/>
                  <w:marTop w:val="0"/>
                  <w:marBottom w:val="0"/>
                  <w:divBdr>
                    <w:top w:val="none" w:sz="0" w:space="0" w:color="auto"/>
                    <w:left w:val="none" w:sz="0" w:space="0" w:color="auto"/>
                    <w:bottom w:val="none" w:sz="0" w:space="0" w:color="auto"/>
                    <w:right w:val="none" w:sz="0" w:space="0" w:color="auto"/>
                  </w:divBdr>
                </w:div>
                <w:div w:id="889656979">
                  <w:marLeft w:val="0"/>
                  <w:marRight w:val="0"/>
                  <w:marTop w:val="0"/>
                  <w:marBottom w:val="0"/>
                  <w:divBdr>
                    <w:top w:val="none" w:sz="0" w:space="0" w:color="auto"/>
                    <w:left w:val="none" w:sz="0" w:space="0" w:color="auto"/>
                    <w:bottom w:val="none" w:sz="0" w:space="0" w:color="auto"/>
                    <w:right w:val="none" w:sz="0" w:space="0" w:color="auto"/>
                  </w:divBdr>
                </w:div>
                <w:div w:id="890194957">
                  <w:marLeft w:val="0"/>
                  <w:marRight w:val="0"/>
                  <w:marTop w:val="0"/>
                  <w:marBottom w:val="0"/>
                  <w:divBdr>
                    <w:top w:val="none" w:sz="0" w:space="0" w:color="auto"/>
                    <w:left w:val="none" w:sz="0" w:space="0" w:color="auto"/>
                    <w:bottom w:val="none" w:sz="0" w:space="0" w:color="auto"/>
                    <w:right w:val="none" w:sz="0" w:space="0" w:color="auto"/>
                  </w:divBdr>
                </w:div>
                <w:div w:id="891040838">
                  <w:marLeft w:val="0"/>
                  <w:marRight w:val="0"/>
                  <w:marTop w:val="0"/>
                  <w:marBottom w:val="0"/>
                  <w:divBdr>
                    <w:top w:val="none" w:sz="0" w:space="0" w:color="auto"/>
                    <w:left w:val="none" w:sz="0" w:space="0" w:color="auto"/>
                    <w:bottom w:val="none" w:sz="0" w:space="0" w:color="auto"/>
                    <w:right w:val="none" w:sz="0" w:space="0" w:color="auto"/>
                  </w:divBdr>
                </w:div>
                <w:div w:id="892619020">
                  <w:marLeft w:val="0"/>
                  <w:marRight w:val="0"/>
                  <w:marTop w:val="0"/>
                  <w:marBottom w:val="0"/>
                  <w:divBdr>
                    <w:top w:val="none" w:sz="0" w:space="0" w:color="auto"/>
                    <w:left w:val="none" w:sz="0" w:space="0" w:color="auto"/>
                    <w:bottom w:val="none" w:sz="0" w:space="0" w:color="auto"/>
                    <w:right w:val="none" w:sz="0" w:space="0" w:color="auto"/>
                  </w:divBdr>
                </w:div>
                <w:div w:id="892741879">
                  <w:marLeft w:val="0"/>
                  <w:marRight w:val="0"/>
                  <w:marTop w:val="0"/>
                  <w:marBottom w:val="0"/>
                  <w:divBdr>
                    <w:top w:val="none" w:sz="0" w:space="0" w:color="auto"/>
                    <w:left w:val="none" w:sz="0" w:space="0" w:color="auto"/>
                    <w:bottom w:val="none" w:sz="0" w:space="0" w:color="auto"/>
                    <w:right w:val="none" w:sz="0" w:space="0" w:color="auto"/>
                  </w:divBdr>
                </w:div>
                <w:div w:id="892889787">
                  <w:marLeft w:val="0"/>
                  <w:marRight w:val="0"/>
                  <w:marTop w:val="0"/>
                  <w:marBottom w:val="0"/>
                  <w:divBdr>
                    <w:top w:val="none" w:sz="0" w:space="0" w:color="auto"/>
                    <w:left w:val="none" w:sz="0" w:space="0" w:color="auto"/>
                    <w:bottom w:val="none" w:sz="0" w:space="0" w:color="auto"/>
                    <w:right w:val="none" w:sz="0" w:space="0" w:color="auto"/>
                  </w:divBdr>
                </w:div>
                <w:div w:id="895506013">
                  <w:marLeft w:val="0"/>
                  <w:marRight w:val="0"/>
                  <w:marTop w:val="0"/>
                  <w:marBottom w:val="0"/>
                  <w:divBdr>
                    <w:top w:val="none" w:sz="0" w:space="0" w:color="auto"/>
                    <w:left w:val="none" w:sz="0" w:space="0" w:color="auto"/>
                    <w:bottom w:val="none" w:sz="0" w:space="0" w:color="auto"/>
                    <w:right w:val="none" w:sz="0" w:space="0" w:color="auto"/>
                  </w:divBdr>
                </w:div>
                <w:div w:id="895822126">
                  <w:marLeft w:val="0"/>
                  <w:marRight w:val="0"/>
                  <w:marTop w:val="0"/>
                  <w:marBottom w:val="0"/>
                  <w:divBdr>
                    <w:top w:val="none" w:sz="0" w:space="0" w:color="auto"/>
                    <w:left w:val="none" w:sz="0" w:space="0" w:color="auto"/>
                    <w:bottom w:val="none" w:sz="0" w:space="0" w:color="auto"/>
                    <w:right w:val="none" w:sz="0" w:space="0" w:color="auto"/>
                  </w:divBdr>
                </w:div>
                <w:div w:id="896210321">
                  <w:marLeft w:val="0"/>
                  <w:marRight w:val="0"/>
                  <w:marTop w:val="0"/>
                  <w:marBottom w:val="0"/>
                  <w:divBdr>
                    <w:top w:val="none" w:sz="0" w:space="0" w:color="auto"/>
                    <w:left w:val="none" w:sz="0" w:space="0" w:color="auto"/>
                    <w:bottom w:val="none" w:sz="0" w:space="0" w:color="auto"/>
                    <w:right w:val="none" w:sz="0" w:space="0" w:color="auto"/>
                  </w:divBdr>
                </w:div>
                <w:div w:id="896670210">
                  <w:marLeft w:val="0"/>
                  <w:marRight w:val="0"/>
                  <w:marTop w:val="0"/>
                  <w:marBottom w:val="0"/>
                  <w:divBdr>
                    <w:top w:val="none" w:sz="0" w:space="0" w:color="auto"/>
                    <w:left w:val="none" w:sz="0" w:space="0" w:color="auto"/>
                    <w:bottom w:val="none" w:sz="0" w:space="0" w:color="auto"/>
                    <w:right w:val="none" w:sz="0" w:space="0" w:color="auto"/>
                  </w:divBdr>
                </w:div>
                <w:div w:id="897471762">
                  <w:marLeft w:val="0"/>
                  <w:marRight w:val="0"/>
                  <w:marTop w:val="0"/>
                  <w:marBottom w:val="0"/>
                  <w:divBdr>
                    <w:top w:val="none" w:sz="0" w:space="0" w:color="auto"/>
                    <w:left w:val="none" w:sz="0" w:space="0" w:color="auto"/>
                    <w:bottom w:val="none" w:sz="0" w:space="0" w:color="auto"/>
                    <w:right w:val="none" w:sz="0" w:space="0" w:color="auto"/>
                  </w:divBdr>
                </w:div>
                <w:div w:id="898129512">
                  <w:marLeft w:val="0"/>
                  <w:marRight w:val="0"/>
                  <w:marTop w:val="0"/>
                  <w:marBottom w:val="0"/>
                  <w:divBdr>
                    <w:top w:val="none" w:sz="0" w:space="0" w:color="auto"/>
                    <w:left w:val="none" w:sz="0" w:space="0" w:color="auto"/>
                    <w:bottom w:val="none" w:sz="0" w:space="0" w:color="auto"/>
                    <w:right w:val="none" w:sz="0" w:space="0" w:color="auto"/>
                  </w:divBdr>
                </w:div>
                <w:div w:id="898131428">
                  <w:marLeft w:val="0"/>
                  <w:marRight w:val="0"/>
                  <w:marTop w:val="0"/>
                  <w:marBottom w:val="0"/>
                  <w:divBdr>
                    <w:top w:val="none" w:sz="0" w:space="0" w:color="auto"/>
                    <w:left w:val="none" w:sz="0" w:space="0" w:color="auto"/>
                    <w:bottom w:val="none" w:sz="0" w:space="0" w:color="auto"/>
                    <w:right w:val="none" w:sz="0" w:space="0" w:color="auto"/>
                  </w:divBdr>
                </w:div>
                <w:div w:id="898322090">
                  <w:marLeft w:val="0"/>
                  <w:marRight w:val="0"/>
                  <w:marTop w:val="0"/>
                  <w:marBottom w:val="0"/>
                  <w:divBdr>
                    <w:top w:val="none" w:sz="0" w:space="0" w:color="auto"/>
                    <w:left w:val="none" w:sz="0" w:space="0" w:color="auto"/>
                    <w:bottom w:val="none" w:sz="0" w:space="0" w:color="auto"/>
                    <w:right w:val="none" w:sz="0" w:space="0" w:color="auto"/>
                  </w:divBdr>
                </w:div>
                <w:div w:id="899285117">
                  <w:marLeft w:val="0"/>
                  <w:marRight w:val="0"/>
                  <w:marTop w:val="0"/>
                  <w:marBottom w:val="0"/>
                  <w:divBdr>
                    <w:top w:val="none" w:sz="0" w:space="0" w:color="auto"/>
                    <w:left w:val="none" w:sz="0" w:space="0" w:color="auto"/>
                    <w:bottom w:val="none" w:sz="0" w:space="0" w:color="auto"/>
                    <w:right w:val="none" w:sz="0" w:space="0" w:color="auto"/>
                  </w:divBdr>
                </w:div>
                <w:div w:id="900363217">
                  <w:marLeft w:val="0"/>
                  <w:marRight w:val="0"/>
                  <w:marTop w:val="0"/>
                  <w:marBottom w:val="0"/>
                  <w:divBdr>
                    <w:top w:val="none" w:sz="0" w:space="0" w:color="auto"/>
                    <w:left w:val="none" w:sz="0" w:space="0" w:color="auto"/>
                    <w:bottom w:val="none" w:sz="0" w:space="0" w:color="auto"/>
                    <w:right w:val="none" w:sz="0" w:space="0" w:color="auto"/>
                  </w:divBdr>
                </w:div>
                <w:div w:id="901796718">
                  <w:marLeft w:val="0"/>
                  <w:marRight w:val="0"/>
                  <w:marTop w:val="0"/>
                  <w:marBottom w:val="0"/>
                  <w:divBdr>
                    <w:top w:val="none" w:sz="0" w:space="0" w:color="auto"/>
                    <w:left w:val="none" w:sz="0" w:space="0" w:color="auto"/>
                    <w:bottom w:val="none" w:sz="0" w:space="0" w:color="auto"/>
                    <w:right w:val="none" w:sz="0" w:space="0" w:color="auto"/>
                  </w:divBdr>
                </w:div>
                <w:div w:id="902329400">
                  <w:marLeft w:val="0"/>
                  <w:marRight w:val="0"/>
                  <w:marTop w:val="0"/>
                  <w:marBottom w:val="0"/>
                  <w:divBdr>
                    <w:top w:val="none" w:sz="0" w:space="0" w:color="auto"/>
                    <w:left w:val="none" w:sz="0" w:space="0" w:color="auto"/>
                    <w:bottom w:val="none" w:sz="0" w:space="0" w:color="auto"/>
                    <w:right w:val="none" w:sz="0" w:space="0" w:color="auto"/>
                  </w:divBdr>
                </w:div>
                <w:div w:id="902570959">
                  <w:marLeft w:val="0"/>
                  <w:marRight w:val="0"/>
                  <w:marTop w:val="0"/>
                  <w:marBottom w:val="0"/>
                  <w:divBdr>
                    <w:top w:val="none" w:sz="0" w:space="0" w:color="auto"/>
                    <w:left w:val="none" w:sz="0" w:space="0" w:color="auto"/>
                    <w:bottom w:val="none" w:sz="0" w:space="0" w:color="auto"/>
                    <w:right w:val="none" w:sz="0" w:space="0" w:color="auto"/>
                  </w:divBdr>
                </w:div>
                <w:div w:id="902719415">
                  <w:marLeft w:val="0"/>
                  <w:marRight w:val="0"/>
                  <w:marTop w:val="0"/>
                  <w:marBottom w:val="0"/>
                  <w:divBdr>
                    <w:top w:val="none" w:sz="0" w:space="0" w:color="auto"/>
                    <w:left w:val="none" w:sz="0" w:space="0" w:color="auto"/>
                    <w:bottom w:val="none" w:sz="0" w:space="0" w:color="auto"/>
                    <w:right w:val="none" w:sz="0" w:space="0" w:color="auto"/>
                  </w:divBdr>
                </w:div>
                <w:div w:id="902911890">
                  <w:marLeft w:val="0"/>
                  <w:marRight w:val="0"/>
                  <w:marTop w:val="0"/>
                  <w:marBottom w:val="0"/>
                  <w:divBdr>
                    <w:top w:val="none" w:sz="0" w:space="0" w:color="auto"/>
                    <w:left w:val="none" w:sz="0" w:space="0" w:color="auto"/>
                    <w:bottom w:val="none" w:sz="0" w:space="0" w:color="auto"/>
                    <w:right w:val="none" w:sz="0" w:space="0" w:color="auto"/>
                  </w:divBdr>
                </w:div>
                <w:div w:id="902956397">
                  <w:marLeft w:val="0"/>
                  <w:marRight w:val="0"/>
                  <w:marTop w:val="0"/>
                  <w:marBottom w:val="0"/>
                  <w:divBdr>
                    <w:top w:val="none" w:sz="0" w:space="0" w:color="auto"/>
                    <w:left w:val="none" w:sz="0" w:space="0" w:color="auto"/>
                    <w:bottom w:val="none" w:sz="0" w:space="0" w:color="auto"/>
                    <w:right w:val="none" w:sz="0" w:space="0" w:color="auto"/>
                  </w:divBdr>
                </w:div>
                <w:div w:id="903174238">
                  <w:marLeft w:val="0"/>
                  <w:marRight w:val="0"/>
                  <w:marTop w:val="0"/>
                  <w:marBottom w:val="0"/>
                  <w:divBdr>
                    <w:top w:val="none" w:sz="0" w:space="0" w:color="auto"/>
                    <w:left w:val="none" w:sz="0" w:space="0" w:color="auto"/>
                    <w:bottom w:val="none" w:sz="0" w:space="0" w:color="auto"/>
                    <w:right w:val="none" w:sz="0" w:space="0" w:color="auto"/>
                  </w:divBdr>
                </w:div>
                <w:div w:id="903220129">
                  <w:marLeft w:val="0"/>
                  <w:marRight w:val="0"/>
                  <w:marTop w:val="0"/>
                  <w:marBottom w:val="0"/>
                  <w:divBdr>
                    <w:top w:val="none" w:sz="0" w:space="0" w:color="auto"/>
                    <w:left w:val="none" w:sz="0" w:space="0" w:color="auto"/>
                    <w:bottom w:val="none" w:sz="0" w:space="0" w:color="auto"/>
                    <w:right w:val="none" w:sz="0" w:space="0" w:color="auto"/>
                  </w:divBdr>
                </w:div>
                <w:div w:id="905144357">
                  <w:marLeft w:val="0"/>
                  <w:marRight w:val="0"/>
                  <w:marTop w:val="0"/>
                  <w:marBottom w:val="0"/>
                  <w:divBdr>
                    <w:top w:val="none" w:sz="0" w:space="0" w:color="auto"/>
                    <w:left w:val="none" w:sz="0" w:space="0" w:color="auto"/>
                    <w:bottom w:val="none" w:sz="0" w:space="0" w:color="auto"/>
                    <w:right w:val="none" w:sz="0" w:space="0" w:color="auto"/>
                  </w:divBdr>
                </w:div>
                <w:div w:id="905728984">
                  <w:marLeft w:val="0"/>
                  <w:marRight w:val="0"/>
                  <w:marTop w:val="0"/>
                  <w:marBottom w:val="0"/>
                  <w:divBdr>
                    <w:top w:val="none" w:sz="0" w:space="0" w:color="auto"/>
                    <w:left w:val="none" w:sz="0" w:space="0" w:color="auto"/>
                    <w:bottom w:val="none" w:sz="0" w:space="0" w:color="auto"/>
                    <w:right w:val="none" w:sz="0" w:space="0" w:color="auto"/>
                  </w:divBdr>
                </w:div>
                <w:div w:id="906644671">
                  <w:marLeft w:val="0"/>
                  <w:marRight w:val="0"/>
                  <w:marTop w:val="0"/>
                  <w:marBottom w:val="0"/>
                  <w:divBdr>
                    <w:top w:val="none" w:sz="0" w:space="0" w:color="auto"/>
                    <w:left w:val="none" w:sz="0" w:space="0" w:color="auto"/>
                    <w:bottom w:val="none" w:sz="0" w:space="0" w:color="auto"/>
                    <w:right w:val="none" w:sz="0" w:space="0" w:color="auto"/>
                  </w:divBdr>
                </w:div>
                <w:div w:id="906964080">
                  <w:marLeft w:val="0"/>
                  <w:marRight w:val="0"/>
                  <w:marTop w:val="0"/>
                  <w:marBottom w:val="0"/>
                  <w:divBdr>
                    <w:top w:val="none" w:sz="0" w:space="0" w:color="auto"/>
                    <w:left w:val="none" w:sz="0" w:space="0" w:color="auto"/>
                    <w:bottom w:val="none" w:sz="0" w:space="0" w:color="auto"/>
                    <w:right w:val="none" w:sz="0" w:space="0" w:color="auto"/>
                  </w:divBdr>
                </w:div>
                <w:div w:id="907763607">
                  <w:marLeft w:val="0"/>
                  <w:marRight w:val="0"/>
                  <w:marTop w:val="0"/>
                  <w:marBottom w:val="0"/>
                  <w:divBdr>
                    <w:top w:val="none" w:sz="0" w:space="0" w:color="auto"/>
                    <w:left w:val="none" w:sz="0" w:space="0" w:color="auto"/>
                    <w:bottom w:val="none" w:sz="0" w:space="0" w:color="auto"/>
                    <w:right w:val="none" w:sz="0" w:space="0" w:color="auto"/>
                  </w:divBdr>
                </w:div>
                <w:div w:id="908030413">
                  <w:marLeft w:val="0"/>
                  <w:marRight w:val="0"/>
                  <w:marTop w:val="0"/>
                  <w:marBottom w:val="0"/>
                  <w:divBdr>
                    <w:top w:val="none" w:sz="0" w:space="0" w:color="auto"/>
                    <w:left w:val="none" w:sz="0" w:space="0" w:color="auto"/>
                    <w:bottom w:val="none" w:sz="0" w:space="0" w:color="auto"/>
                    <w:right w:val="none" w:sz="0" w:space="0" w:color="auto"/>
                  </w:divBdr>
                </w:div>
                <w:div w:id="908734176">
                  <w:marLeft w:val="0"/>
                  <w:marRight w:val="0"/>
                  <w:marTop w:val="0"/>
                  <w:marBottom w:val="0"/>
                  <w:divBdr>
                    <w:top w:val="none" w:sz="0" w:space="0" w:color="auto"/>
                    <w:left w:val="none" w:sz="0" w:space="0" w:color="auto"/>
                    <w:bottom w:val="none" w:sz="0" w:space="0" w:color="auto"/>
                    <w:right w:val="none" w:sz="0" w:space="0" w:color="auto"/>
                  </w:divBdr>
                </w:div>
                <w:div w:id="909928232">
                  <w:marLeft w:val="0"/>
                  <w:marRight w:val="0"/>
                  <w:marTop w:val="0"/>
                  <w:marBottom w:val="0"/>
                  <w:divBdr>
                    <w:top w:val="none" w:sz="0" w:space="0" w:color="auto"/>
                    <w:left w:val="none" w:sz="0" w:space="0" w:color="auto"/>
                    <w:bottom w:val="none" w:sz="0" w:space="0" w:color="auto"/>
                    <w:right w:val="none" w:sz="0" w:space="0" w:color="auto"/>
                  </w:divBdr>
                </w:div>
                <w:div w:id="911231372">
                  <w:marLeft w:val="0"/>
                  <w:marRight w:val="0"/>
                  <w:marTop w:val="0"/>
                  <w:marBottom w:val="0"/>
                  <w:divBdr>
                    <w:top w:val="none" w:sz="0" w:space="0" w:color="auto"/>
                    <w:left w:val="none" w:sz="0" w:space="0" w:color="auto"/>
                    <w:bottom w:val="none" w:sz="0" w:space="0" w:color="auto"/>
                    <w:right w:val="none" w:sz="0" w:space="0" w:color="auto"/>
                  </w:divBdr>
                </w:div>
                <w:div w:id="911354113">
                  <w:marLeft w:val="0"/>
                  <w:marRight w:val="0"/>
                  <w:marTop w:val="0"/>
                  <w:marBottom w:val="0"/>
                  <w:divBdr>
                    <w:top w:val="none" w:sz="0" w:space="0" w:color="auto"/>
                    <w:left w:val="none" w:sz="0" w:space="0" w:color="auto"/>
                    <w:bottom w:val="none" w:sz="0" w:space="0" w:color="auto"/>
                    <w:right w:val="none" w:sz="0" w:space="0" w:color="auto"/>
                  </w:divBdr>
                </w:div>
                <w:div w:id="911429481">
                  <w:marLeft w:val="0"/>
                  <w:marRight w:val="0"/>
                  <w:marTop w:val="0"/>
                  <w:marBottom w:val="0"/>
                  <w:divBdr>
                    <w:top w:val="none" w:sz="0" w:space="0" w:color="auto"/>
                    <w:left w:val="none" w:sz="0" w:space="0" w:color="auto"/>
                    <w:bottom w:val="none" w:sz="0" w:space="0" w:color="auto"/>
                    <w:right w:val="none" w:sz="0" w:space="0" w:color="auto"/>
                  </w:divBdr>
                </w:div>
                <w:div w:id="911618036">
                  <w:marLeft w:val="0"/>
                  <w:marRight w:val="0"/>
                  <w:marTop w:val="0"/>
                  <w:marBottom w:val="0"/>
                  <w:divBdr>
                    <w:top w:val="none" w:sz="0" w:space="0" w:color="auto"/>
                    <w:left w:val="none" w:sz="0" w:space="0" w:color="auto"/>
                    <w:bottom w:val="none" w:sz="0" w:space="0" w:color="auto"/>
                    <w:right w:val="none" w:sz="0" w:space="0" w:color="auto"/>
                  </w:divBdr>
                </w:div>
                <w:div w:id="912198154">
                  <w:marLeft w:val="0"/>
                  <w:marRight w:val="0"/>
                  <w:marTop w:val="0"/>
                  <w:marBottom w:val="0"/>
                  <w:divBdr>
                    <w:top w:val="none" w:sz="0" w:space="0" w:color="auto"/>
                    <w:left w:val="none" w:sz="0" w:space="0" w:color="auto"/>
                    <w:bottom w:val="none" w:sz="0" w:space="0" w:color="auto"/>
                    <w:right w:val="none" w:sz="0" w:space="0" w:color="auto"/>
                  </w:divBdr>
                </w:div>
                <w:div w:id="912471793">
                  <w:marLeft w:val="0"/>
                  <w:marRight w:val="0"/>
                  <w:marTop w:val="0"/>
                  <w:marBottom w:val="0"/>
                  <w:divBdr>
                    <w:top w:val="none" w:sz="0" w:space="0" w:color="auto"/>
                    <w:left w:val="none" w:sz="0" w:space="0" w:color="auto"/>
                    <w:bottom w:val="none" w:sz="0" w:space="0" w:color="auto"/>
                    <w:right w:val="none" w:sz="0" w:space="0" w:color="auto"/>
                  </w:divBdr>
                </w:div>
                <w:div w:id="912740940">
                  <w:marLeft w:val="0"/>
                  <w:marRight w:val="0"/>
                  <w:marTop w:val="0"/>
                  <w:marBottom w:val="0"/>
                  <w:divBdr>
                    <w:top w:val="none" w:sz="0" w:space="0" w:color="auto"/>
                    <w:left w:val="none" w:sz="0" w:space="0" w:color="auto"/>
                    <w:bottom w:val="none" w:sz="0" w:space="0" w:color="auto"/>
                    <w:right w:val="none" w:sz="0" w:space="0" w:color="auto"/>
                  </w:divBdr>
                </w:div>
                <w:div w:id="913517266">
                  <w:marLeft w:val="0"/>
                  <w:marRight w:val="0"/>
                  <w:marTop w:val="0"/>
                  <w:marBottom w:val="0"/>
                  <w:divBdr>
                    <w:top w:val="none" w:sz="0" w:space="0" w:color="auto"/>
                    <w:left w:val="none" w:sz="0" w:space="0" w:color="auto"/>
                    <w:bottom w:val="none" w:sz="0" w:space="0" w:color="auto"/>
                    <w:right w:val="none" w:sz="0" w:space="0" w:color="auto"/>
                  </w:divBdr>
                </w:div>
                <w:div w:id="913855185">
                  <w:marLeft w:val="0"/>
                  <w:marRight w:val="0"/>
                  <w:marTop w:val="0"/>
                  <w:marBottom w:val="0"/>
                  <w:divBdr>
                    <w:top w:val="none" w:sz="0" w:space="0" w:color="auto"/>
                    <w:left w:val="none" w:sz="0" w:space="0" w:color="auto"/>
                    <w:bottom w:val="none" w:sz="0" w:space="0" w:color="auto"/>
                    <w:right w:val="none" w:sz="0" w:space="0" w:color="auto"/>
                  </w:divBdr>
                </w:div>
                <w:div w:id="916397754">
                  <w:marLeft w:val="0"/>
                  <w:marRight w:val="0"/>
                  <w:marTop w:val="0"/>
                  <w:marBottom w:val="0"/>
                  <w:divBdr>
                    <w:top w:val="none" w:sz="0" w:space="0" w:color="auto"/>
                    <w:left w:val="none" w:sz="0" w:space="0" w:color="auto"/>
                    <w:bottom w:val="none" w:sz="0" w:space="0" w:color="auto"/>
                    <w:right w:val="none" w:sz="0" w:space="0" w:color="auto"/>
                  </w:divBdr>
                </w:div>
                <w:div w:id="916938448">
                  <w:marLeft w:val="0"/>
                  <w:marRight w:val="0"/>
                  <w:marTop w:val="0"/>
                  <w:marBottom w:val="0"/>
                  <w:divBdr>
                    <w:top w:val="none" w:sz="0" w:space="0" w:color="auto"/>
                    <w:left w:val="none" w:sz="0" w:space="0" w:color="auto"/>
                    <w:bottom w:val="none" w:sz="0" w:space="0" w:color="auto"/>
                    <w:right w:val="none" w:sz="0" w:space="0" w:color="auto"/>
                  </w:divBdr>
                </w:div>
                <w:div w:id="917251583">
                  <w:marLeft w:val="0"/>
                  <w:marRight w:val="0"/>
                  <w:marTop w:val="0"/>
                  <w:marBottom w:val="0"/>
                  <w:divBdr>
                    <w:top w:val="none" w:sz="0" w:space="0" w:color="auto"/>
                    <w:left w:val="none" w:sz="0" w:space="0" w:color="auto"/>
                    <w:bottom w:val="none" w:sz="0" w:space="0" w:color="auto"/>
                    <w:right w:val="none" w:sz="0" w:space="0" w:color="auto"/>
                  </w:divBdr>
                </w:div>
                <w:div w:id="918639734">
                  <w:marLeft w:val="0"/>
                  <w:marRight w:val="0"/>
                  <w:marTop w:val="0"/>
                  <w:marBottom w:val="0"/>
                  <w:divBdr>
                    <w:top w:val="none" w:sz="0" w:space="0" w:color="auto"/>
                    <w:left w:val="none" w:sz="0" w:space="0" w:color="auto"/>
                    <w:bottom w:val="none" w:sz="0" w:space="0" w:color="auto"/>
                    <w:right w:val="none" w:sz="0" w:space="0" w:color="auto"/>
                  </w:divBdr>
                </w:div>
                <w:div w:id="918712362">
                  <w:marLeft w:val="0"/>
                  <w:marRight w:val="0"/>
                  <w:marTop w:val="0"/>
                  <w:marBottom w:val="0"/>
                  <w:divBdr>
                    <w:top w:val="none" w:sz="0" w:space="0" w:color="auto"/>
                    <w:left w:val="none" w:sz="0" w:space="0" w:color="auto"/>
                    <w:bottom w:val="none" w:sz="0" w:space="0" w:color="auto"/>
                    <w:right w:val="none" w:sz="0" w:space="0" w:color="auto"/>
                  </w:divBdr>
                </w:div>
                <w:div w:id="918755553">
                  <w:marLeft w:val="0"/>
                  <w:marRight w:val="0"/>
                  <w:marTop w:val="0"/>
                  <w:marBottom w:val="0"/>
                  <w:divBdr>
                    <w:top w:val="none" w:sz="0" w:space="0" w:color="auto"/>
                    <w:left w:val="none" w:sz="0" w:space="0" w:color="auto"/>
                    <w:bottom w:val="none" w:sz="0" w:space="0" w:color="auto"/>
                    <w:right w:val="none" w:sz="0" w:space="0" w:color="auto"/>
                  </w:divBdr>
                </w:div>
                <w:div w:id="919874076">
                  <w:marLeft w:val="0"/>
                  <w:marRight w:val="0"/>
                  <w:marTop w:val="0"/>
                  <w:marBottom w:val="0"/>
                  <w:divBdr>
                    <w:top w:val="none" w:sz="0" w:space="0" w:color="auto"/>
                    <w:left w:val="none" w:sz="0" w:space="0" w:color="auto"/>
                    <w:bottom w:val="none" w:sz="0" w:space="0" w:color="auto"/>
                    <w:right w:val="none" w:sz="0" w:space="0" w:color="auto"/>
                  </w:divBdr>
                </w:div>
                <w:div w:id="920021864">
                  <w:marLeft w:val="0"/>
                  <w:marRight w:val="0"/>
                  <w:marTop w:val="0"/>
                  <w:marBottom w:val="0"/>
                  <w:divBdr>
                    <w:top w:val="none" w:sz="0" w:space="0" w:color="auto"/>
                    <w:left w:val="none" w:sz="0" w:space="0" w:color="auto"/>
                    <w:bottom w:val="none" w:sz="0" w:space="0" w:color="auto"/>
                    <w:right w:val="none" w:sz="0" w:space="0" w:color="auto"/>
                  </w:divBdr>
                </w:div>
                <w:div w:id="921183589">
                  <w:marLeft w:val="0"/>
                  <w:marRight w:val="0"/>
                  <w:marTop w:val="0"/>
                  <w:marBottom w:val="0"/>
                  <w:divBdr>
                    <w:top w:val="none" w:sz="0" w:space="0" w:color="auto"/>
                    <w:left w:val="none" w:sz="0" w:space="0" w:color="auto"/>
                    <w:bottom w:val="none" w:sz="0" w:space="0" w:color="auto"/>
                    <w:right w:val="none" w:sz="0" w:space="0" w:color="auto"/>
                  </w:divBdr>
                </w:div>
                <w:div w:id="921331952">
                  <w:marLeft w:val="0"/>
                  <w:marRight w:val="0"/>
                  <w:marTop w:val="0"/>
                  <w:marBottom w:val="0"/>
                  <w:divBdr>
                    <w:top w:val="none" w:sz="0" w:space="0" w:color="auto"/>
                    <w:left w:val="none" w:sz="0" w:space="0" w:color="auto"/>
                    <w:bottom w:val="none" w:sz="0" w:space="0" w:color="auto"/>
                    <w:right w:val="none" w:sz="0" w:space="0" w:color="auto"/>
                  </w:divBdr>
                </w:div>
                <w:div w:id="921446804">
                  <w:marLeft w:val="0"/>
                  <w:marRight w:val="0"/>
                  <w:marTop w:val="0"/>
                  <w:marBottom w:val="0"/>
                  <w:divBdr>
                    <w:top w:val="none" w:sz="0" w:space="0" w:color="auto"/>
                    <w:left w:val="none" w:sz="0" w:space="0" w:color="auto"/>
                    <w:bottom w:val="none" w:sz="0" w:space="0" w:color="auto"/>
                    <w:right w:val="none" w:sz="0" w:space="0" w:color="auto"/>
                  </w:divBdr>
                </w:div>
                <w:div w:id="923337928">
                  <w:marLeft w:val="0"/>
                  <w:marRight w:val="0"/>
                  <w:marTop w:val="0"/>
                  <w:marBottom w:val="0"/>
                  <w:divBdr>
                    <w:top w:val="none" w:sz="0" w:space="0" w:color="auto"/>
                    <w:left w:val="none" w:sz="0" w:space="0" w:color="auto"/>
                    <w:bottom w:val="none" w:sz="0" w:space="0" w:color="auto"/>
                    <w:right w:val="none" w:sz="0" w:space="0" w:color="auto"/>
                  </w:divBdr>
                </w:div>
                <w:div w:id="924068392">
                  <w:marLeft w:val="0"/>
                  <w:marRight w:val="0"/>
                  <w:marTop w:val="0"/>
                  <w:marBottom w:val="0"/>
                  <w:divBdr>
                    <w:top w:val="none" w:sz="0" w:space="0" w:color="auto"/>
                    <w:left w:val="none" w:sz="0" w:space="0" w:color="auto"/>
                    <w:bottom w:val="none" w:sz="0" w:space="0" w:color="auto"/>
                    <w:right w:val="none" w:sz="0" w:space="0" w:color="auto"/>
                  </w:divBdr>
                </w:div>
                <w:div w:id="924150282">
                  <w:marLeft w:val="0"/>
                  <w:marRight w:val="0"/>
                  <w:marTop w:val="0"/>
                  <w:marBottom w:val="0"/>
                  <w:divBdr>
                    <w:top w:val="none" w:sz="0" w:space="0" w:color="auto"/>
                    <w:left w:val="none" w:sz="0" w:space="0" w:color="auto"/>
                    <w:bottom w:val="none" w:sz="0" w:space="0" w:color="auto"/>
                    <w:right w:val="none" w:sz="0" w:space="0" w:color="auto"/>
                  </w:divBdr>
                </w:div>
                <w:div w:id="924613751">
                  <w:marLeft w:val="0"/>
                  <w:marRight w:val="0"/>
                  <w:marTop w:val="0"/>
                  <w:marBottom w:val="0"/>
                  <w:divBdr>
                    <w:top w:val="none" w:sz="0" w:space="0" w:color="auto"/>
                    <w:left w:val="none" w:sz="0" w:space="0" w:color="auto"/>
                    <w:bottom w:val="none" w:sz="0" w:space="0" w:color="auto"/>
                    <w:right w:val="none" w:sz="0" w:space="0" w:color="auto"/>
                  </w:divBdr>
                </w:div>
                <w:div w:id="924798432">
                  <w:marLeft w:val="0"/>
                  <w:marRight w:val="0"/>
                  <w:marTop w:val="0"/>
                  <w:marBottom w:val="0"/>
                  <w:divBdr>
                    <w:top w:val="none" w:sz="0" w:space="0" w:color="auto"/>
                    <w:left w:val="none" w:sz="0" w:space="0" w:color="auto"/>
                    <w:bottom w:val="none" w:sz="0" w:space="0" w:color="auto"/>
                    <w:right w:val="none" w:sz="0" w:space="0" w:color="auto"/>
                  </w:divBdr>
                </w:div>
                <w:div w:id="925306816">
                  <w:marLeft w:val="0"/>
                  <w:marRight w:val="0"/>
                  <w:marTop w:val="0"/>
                  <w:marBottom w:val="0"/>
                  <w:divBdr>
                    <w:top w:val="none" w:sz="0" w:space="0" w:color="auto"/>
                    <w:left w:val="none" w:sz="0" w:space="0" w:color="auto"/>
                    <w:bottom w:val="none" w:sz="0" w:space="0" w:color="auto"/>
                    <w:right w:val="none" w:sz="0" w:space="0" w:color="auto"/>
                  </w:divBdr>
                </w:div>
                <w:div w:id="925920375">
                  <w:marLeft w:val="0"/>
                  <w:marRight w:val="0"/>
                  <w:marTop w:val="0"/>
                  <w:marBottom w:val="0"/>
                  <w:divBdr>
                    <w:top w:val="none" w:sz="0" w:space="0" w:color="auto"/>
                    <w:left w:val="none" w:sz="0" w:space="0" w:color="auto"/>
                    <w:bottom w:val="none" w:sz="0" w:space="0" w:color="auto"/>
                    <w:right w:val="none" w:sz="0" w:space="0" w:color="auto"/>
                  </w:divBdr>
                </w:div>
                <w:div w:id="926154808">
                  <w:marLeft w:val="0"/>
                  <w:marRight w:val="0"/>
                  <w:marTop w:val="0"/>
                  <w:marBottom w:val="0"/>
                  <w:divBdr>
                    <w:top w:val="none" w:sz="0" w:space="0" w:color="auto"/>
                    <w:left w:val="none" w:sz="0" w:space="0" w:color="auto"/>
                    <w:bottom w:val="none" w:sz="0" w:space="0" w:color="auto"/>
                    <w:right w:val="none" w:sz="0" w:space="0" w:color="auto"/>
                  </w:divBdr>
                </w:div>
                <w:div w:id="926693661">
                  <w:marLeft w:val="0"/>
                  <w:marRight w:val="0"/>
                  <w:marTop w:val="0"/>
                  <w:marBottom w:val="0"/>
                  <w:divBdr>
                    <w:top w:val="none" w:sz="0" w:space="0" w:color="auto"/>
                    <w:left w:val="none" w:sz="0" w:space="0" w:color="auto"/>
                    <w:bottom w:val="none" w:sz="0" w:space="0" w:color="auto"/>
                    <w:right w:val="none" w:sz="0" w:space="0" w:color="auto"/>
                  </w:divBdr>
                </w:div>
                <w:div w:id="926887694">
                  <w:marLeft w:val="0"/>
                  <w:marRight w:val="0"/>
                  <w:marTop w:val="0"/>
                  <w:marBottom w:val="0"/>
                  <w:divBdr>
                    <w:top w:val="none" w:sz="0" w:space="0" w:color="auto"/>
                    <w:left w:val="none" w:sz="0" w:space="0" w:color="auto"/>
                    <w:bottom w:val="none" w:sz="0" w:space="0" w:color="auto"/>
                    <w:right w:val="none" w:sz="0" w:space="0" w:color="auto"/>
                  </w:divBdr>
                </w:div>
                <w:div w:id="927344238">
                  <w:marLeft w:val="0"/>
                  <w:marRight w:val="0"/>
                  <w:marTop w:val="0"/>
                  <w:marBottom w:val="0"/>
                  <w:divBdr>
                    <w:top w:val="none" w:sz="0" w:space="0" w:color="auto"/>
                    <w:left w:val="none" w:sz="0" w:space="0" w:color="auto"/>
                    <w:bottom w:val="none" w:sz="0" w:space="0" w:color="auto"/>
                    <w:right w:val="none" w:sz="0" w:space="0" w:color="auto"/>
                  </w:divBdr>
                </w:div>
                <w:div w:id="927737187">
                  <w:marLeft w:val="0"/>
                  <w:marRight w:val="0"/>
                  <w:marTop w:val="0"/>
                  <w:marBottom w:val="0"/>
                  <w:divBdr>
                    <w:top w:val="none" w:sz="0" w:space="0" w:color="auto"/>
                    <w:left w:val="none" w:sz="0" w:space="0" w:color="auto"/>
                    <w:bottom w:val="none" w:sz="0" w:space="0" w:color="auto"/>
                    <w:right w:val="none" w:sz="0" w:space="0" w:color="auto"/>
                  </w:divBdr>
                </w:div>
                <w:div w:id="927932633">
                  <w:marLeft w:val="0"/>
                  <w:marRight w:val="0"/>
                  <w:marTop w:val="0"/>
                  <w:marBottom w:val="0"/>
                  <w:divBdr>
                    <w:top w:val="none" w:sz="0" w:space="0" w:color="auto"/>
                    <w:left w:val="none" w:sz="0" w:space="0" w:color="auto"/>
                    <w:bottom w:val="none" w:sz="0" w:space="0" w:color="auto"/>
                    <w:right w:val="none" w:sz="0" w:space="0" w:color="auto"/>
                  </w:divBdr>
                </w:div>
                <w:div w:id="928149613">
                  <w:marLeft w:val="0"/>
                  <w:marRight w:val="0"/>
                  <w:marTop w:val="0"/>
                  <w:marBottom w:val="0"/>
                  <w:divBdr>
                    <w:top w:val="none" w:sz="0" w:space="0" w:color="auto"/>
                    <w:left w:val="none" w:sz="0" w:space="0" w:color="auto"/>
                    <w:bottom w:val="none" w:sz="0" w:space="0" w:color="auto"/>
                    <w:right w:val="none" w:sz="0" w:space="0" w:color="auto"/>
                  </w:divBdr>
                </w:div>
                <w:div w:id="928805493">
                  <w:marLeft w:val="0"/>
                  <w:marRight w:val="0"/>
                  <w:marTop w:val="0"/>
                  <w:marBottom w:val="0"/>
                  <w:divBdr>
                    <w:top w:val="none" w:sz="0" w:space="0" w:color="auto"/>
                    <w:left w:val="none" w:sz="0" w:space="0" w:color="auto"/>
                    <w:bottom w:val="none" w:sz="0" w:space="0" w:color="auto"/>
                    <w:right w:val="none" w:sz="0" w:space="0" w:color="auto"/>
                  </w:divBdr>
                </w:div>
                <w:div w:id="929237386">
                  <w:marLeft w:val="0"/>
                  <w:marRight w:val="0"/>
                  <w:marTop w:val="0"/>
                  <w:marBottom w:val="0"/>
                  <w:divBdr>
                    <w:top w:val="none" w:sz="0" w:space="0" w:color="auto"/>
                    <w:left w:val="none" w:sz="0" w:space="0" w:color="auto"/>
                    <w:bottom w:val="none" w:sz="0" w:space="0" w:color="auto"/>
                    <w:right w:val="none" w:sz="0" w:space="0" w:color="auto"/>
                  </w:divBdr>
                </w:div>
                <w:div w:id="929703285">
                  <w:marLeft w:val="0"/>
                  <w:marRight w:val="0"/>
                  <w:marTop w:val="0"/>
                  <w:marBottom w:val="0"/>
                  <w:divBdr>
                    <w:top w:val="none" w:sz="0" w:space="0" w:color="auto"/>
                    <w:left w:val="none" w:sz="0" w:space="0" w:color="auto"/>
                    <w:bottom w:val="none" w:sz="0" w:space="0" w:color="auto"/>
                    <w:right w:val="none" w:sz="0" w:space="0" w:color="auto"/>
                  </w:divBdr>
                </w:div>
                <w:div w:id="930087129">
                  <w:marLeft w:val="0"/>
                  <w:marRight w:val="0"/>
                  <w:marTop w:val="0"/>
                  <w:marBottom w:val="0"/>
                  <w:divBdr>
                    <w:top w:val="none" w:sz="0" w:space="0" w:color="auto"/>
                    <w:left w:val="none" w:sz="0" w:space="0" w:color="auto"/>
                    <w:bottom w:val="none" w:sz="0" w:space="0" w:color="auto"/>
                    <w:right w:val="none" w:sz="0" w:space="0" w:color="auto"/>
                  </w:divBdr>
                </w:div>
                <w:div w:id="931202240">
                  <w:marLeft w:val="0"/>
                  <w:marRight w:val="0"/>
                  <w:marTop w:val="0"/>
                  <w:marBottom w:val="0"/>
                  <w:divBdr>
                    <w:top w:val="none" w:sz="0" w:space="0" w:color="auto"/>
                    <w:left w:val="none" w:sz="0" w:space="0" w:color="auto"/>
                    <w:bottom w:val="none" w:sz="0" w:space="0" w:color="auto"/>
                    <w:right w:val="none" w:sz="0" w:space="0" w:color="auto"/>
                  </w:divBdr>
                </w:div>
                <w:div w:id="931470800">
                  <w:marLeft w:val="0"/>
                  <w:marRight w:val="0"/>
                  <w:marTop w:val="0"/>
                  <w:marBottom w:val="0"/>
                  <w:divBdr>
                    <w:top w:val="none" w:sz="0" w:space="0" w:color="auto"/>
                    <w:left w:val="none" w:sz="0" w:space="0" w:color="auto"/>
                    <w:bottom w:val="none" w:sz="0" w:space="0" w:color="auto"/>
                    <w:right w:val="none" w:sz="0" w:space="0" w:color="auto"/>
                  </w:divBdr>
                </w:div>
                <w:div w:id="932010003">
                  <w:marLeft w:val="0"/>
                  <w:marRight w:val="0"/>
                  <w:marTop w:val="0"/>
                  <w:marBottom w:val="0"/>
                  <w:divBdr>
                    <w:top w:val="none" w:sz="0" w:space="0" w:color="auto"/>
                    <w:left w:val="none" w:sz="0" w:space="0" w:color="auto"/>
                    <w:bottom w:val="none" w:sz="0" w:space="0" w:color="auto"/>
                    <w:right w:val="none" w:sz="0" w:space="0" w:color="auto"/>
                  </w:divBdr>
                </w:div>
                <w:div w:id="932783374">
                  <w:marLeft w:val="0"/>
                  <w:marRight w:val="0"/>
                  <w:marTop w:val="0"/>
                  <w:marBottom w:val="0"/>
                  <w:divBdr>
                    <w:top w:val="none" w:sz="0" w:space="0" w:color="auto"/>
                    <w:left w:val="none" w:sz="0" w:space="0" w:color="auto"/>
                    <w:bottom w:val="none" w:sz="0" w:space="0" w:color="auto"/>
                    <w:right w:val="none" w:sz="0" w:space="0" w:color="auto"/>
                  </w:divBdr>
                </w:div>
                <w:div w:id="934020951">
                  <w:marLeft w:val="0"/>
                  <w:marRight w:val="0"/>
                  <w:marTop w:val="0"/>
                  <w:marBottom w:val="0"/>
                  <w:divBdr>
                    <w:top w:val="none" w:sz="0" w:space="0" w:color="auto"/>
                    <w:left w:val="none" w:sz="0" w:space="0" w:color="auto"/>
                    <w:bottom w:val="none" w:sz="0" w:space="0" w:color="auto"/>
                    <w:right w:val="none" w:sz="0" w:space="0" w:color="auto"/>
                  </w:divBdr>
                </w:div>
                <w:div w:id="934435578">
                  <w:marLeft w:val="0"/>
                  <w:marRight w:val="0"/>
                  <w:marTop w:val="0"/>
                  <w:marBottom w:val="0"/>
                  <w:divBdr>
                    <w:top w:val="none" w:sz="0" w:space="0" w:color="auto"/>
                    <w:left w:val="none" w:sz="0" w:space="0" w:color="auto"/>
                    <w:bottom w:val="none" w:sz="0" w:space="0" w:color="auto"/>
                    <w:right w:val="none" w:sz="0" w:space="0" w:color="auto"/>
                  </w:divBdr>
                </w:div>
                <w:div w:id="934675854">
                  <w:marLeft w:val="0"/>
                  <w:marRight w:val="0"/>
                  <w:marTop w:val="0"/>
                  <w:marBottom w:val="0"/>
                  <w:divBdr>
                    <w:top w:val="none" w:sz="0" w:space="0" w:color="auto"/>
                    <w:left w:val="none" w:sz="0" w:space="0" w:color="auto"/>
                    <w:bottom w:val="none" w:sz="0" w:space="0" w:color="auto"/>
                    <w:right w:val="none" w:sz="0" w:space="0" w:color="auto"/>
                  </w:divBdr>
                </w:div>
                <w:div w:id="936056709">
                  <w:marLeft w:val="0"/>
                  <w:marRight w:val="0"/>
                  <w:marTop w:val="0"/>
                  <w:marBottom w:val="0"/>
                  <w:divBdr>
                    <w:top w:val="none" w:sz="0" w:space="0" w:color="auto"/>
                    <w:left w:val="none" w:sz="0" w:space="0" w:color="auto"/>
                    <w:bottom w:val="none" w:sz="0" w:space="0" w:color="auto"/>
                    <w:right w:val="none" w:sz="0" w:space="0" w:color="auto"/>
                  </w:divBdr>
                </w:div>
                <w:div w:id="936399776">
                  <w:marLeft w:val="0"/>
                  <w:marRight w:val="0"/>
                  <w:marTop w:val="0"/>
                  <w:marBottom w:val="0"/>
                  <w:divBdr>
                    <w:top w:val="none" w:sz="0" w:space="0" w:color="auto"/>
                    <w:left w:val="none" w:sz="0" w:space="0" w:color="auto"/>
                    <w:bottom w:val="none" w:sz="0" w:space="0" w:color="auto"/>
                    <w:right w:val="none" w:sz="0" w:space="0" w:color="auto"/>
                  </w:divBdr>
                </w:div>
                <w:div w:id="936668153">
                  <w:marLeft w:val="0"/>
                  <w:marRight w:val="0"/>
                  <w:marTop w:val="0"/>
                  <w:marBottom w:val="0"/>
                  <w:divBdr>
                    <w:top w:val="none" w:sz="0" w:space="0" w:color="auto"/>
                    <w:left w:val="none" w:sz="0" w:space="0" w:color="auto"/>
                    <w:bottom w:val="none" w:sz="0" w:space="0" w:color="auto"/>
                    <w:right w:val="none" w:sz="0" w:space="0" w:color="auto"/>
                  </w:divBdr>
                </w:div>
                <w:div w:id="937832041">
                  <w:marLeft w:val="0"/>
                  <w:marRight w:val="0"/>
                  <w:marTop w:val="0"/>
                  <w:marBottom w:val="0"/>
                  <w:divBdr>
                    <w:top w:val="none" w:sz="0" w:space="0" w:color="auto"/>
                    <w:left w:val="none" w:sz="0" w:space="0" w:color="auto"/>
                    <w:bottom w:val="none" w:sz="0" w:space="0" w:color="auto"/>
                    <w:right w:val="none" w:sz="0" w:space="0" w:color="auto"/>
                  </w:divBdr>
                </w:div>
                <w:div w:id="938026264">
                  <w:marLeft w:val="0"/>
                  <w:marRight w:val="0"/>
                  <w:marTop w:val="0"/>
                  <w:marBottom w:val="0"/>
                  <w:divBdr>
                    <w:top w:val="none" w:sz="0" w:space="0" w:color="auto"/>
                    <w:left w:val="none" w:sz="0" w:space="0" w:color="auto"/>
                    <w:bottom w:val="none" w:sz="0" w:space="0" w:color="auto"/>
                    <w:right w:val="none" w:sz="0" w:space="0" w:color="auto"/>
                  </w:divBdr>
                </w:div>
                <w:div w:id="939332403">
                  <w:marLeft w:val="0"/>
                  <w:marRight w:val="0"/>
                  <w:marTop w:val="0"/>
                  <w:marBottom w:val="0"/>
                  <w:divBdr>
                    <w:top w:val="none" w:sz="0" w:space="0" w:color="auto"/>
                    <w:left w:val="none" w:sz="0" w:space="0" w:color="auto"/>
                    <w:bottom w:val="none" w:sz="0" w:space="0" w:color="auto"/>
                    <w:right w:val="none" w:sz="0" w:space="0" w:color="auto"/>
                  </w:divBdr>
                </w:div>
                <w:div w:id="940842420">
                  <w:marLeft w:val="0"/>
                  <w:marRight w:val="0"/>
                  <w:marTop w:val="0"/>
                  <w:marBottom w:val="0"/>
                  <w:divBdr>
                    <w:top w:val="none" w:sz="0" w:space="0" w:color="auto"/>
                    <w:left w:val="none" w:sz="0" w:space="0" w:color="auto"/>
                    <w:bottom w:val="none" w:sz="0" w:space="0" w:color="auto"/>
                    <w:right w:val="none" w:sz="0" w:space="0" w:color="auto"/>
                  </w:divBdr>
                </w:div>
                <w:div w:id="941256398">
                  <w:marLeft w:val="0"/>
                  <w:marRight w:val="0"/>
                  <w:marTop w:val="0"/>
                  <w:marBottom w:val="0"/>
                  <w:divBdr>
                    <w:top w:val="none" w:sz="0" w:space="0" w:color="auto"/>
                    <w:left w:val="none" w:sz="0" w:space="0" w:color="auto"/>
                    <w:bottom w:val="none" w:sz="0" w:space="0" w:color="auto"/>
                    <w:right w:val="none" w:sz="0" w:space="0" w:color="auto"/>
                  </w:divBdr>
                </w:div>
                <w:div w:id="941690815">
                  <w:marLeft w:val="0"/>
                  <w:marRight w:val="0"/>
                  <w:marTop w:val="0"/>
                  <w:marBottom w:val="0"/>
                  <w:divBdr>
                    <w:top w:val="none" w:sz="0" w:space="0" w:color="auto"/>
                    <w:left w:val="none" w:sz="0" w:space="0" w:color="auto"/>
                    <w:bottom w:val="none" w:sz="0" w:space="0" w:color="auto"/>
                    <w:right w:val="none" w:sz="0" w:space="0" w:color="auto"/>
                  </w:divBdr>
                </w:div>
                <w:div w:id="941883432">
                  <w:marLeft w:val="0"/>
                  <w:marRight w:val="0"/>
                  <w:marTop w:val="0"/>
                  <w:marBottom w:val="0"/>
                  <w:divBdr>
                    <w:top w:val="none" w:sz="0" w:space="0" w:color="auto"/>
                    <w:left w:val="none" w:sz="0" w:space="0" w:color="auto"/>
                    <w:bottom w:val="none" w:sz="0" w:space="0" w:color="auto"/>
                    <w:right w:val="none" w:sz="0" w:space="0" w:color="auto"/>
                  </w:divBdr>
                </w:div>
                <w:div w:id="942539424">
                  <w:marLeft w:val="0"/>
                  <w:marRight w:val="0"/>
                  <w:marTop w:val="0"/>
                  <w:marBottom w:val="0"/>
                  <w:divBdr>
                    <w:top w:val="none" w:sz="0" w:space="0" w:color="auto"/>
                    <w:left w:val="none" w:sz="0" w:space="0" w:color="auto"/>
                    <w:bottom w:val="none" w:sz="0" w:space="0" w:color="auto"/>
                    <w:right w:val="none" w:sz="0" w:space="0" w:color="auto"/>
                  </w:divBdr>
                </w:div>
                <w:div w:id="943154702">
                  <w:marLeft w:val="0"/>
                  <w:marRight w:val="0"/>
                  <w:marTop w:val="0"/>
                  <w:marBottom w:val="0"/>
                  <w:divBdr>
                    <w:top w:val="none" w:sz="0" w:space="0" w:color="auto"/>
                    <w:left w:val="none" w:sz="0" w:space="0" w:color="auto"/>
                    <w:bottom w:val="none" w:sz="0" w:space="0" w:color="auto"/>
                    <w:right w:val="none" w:sz="0" w:space="0" w:color="auto"/>
                  </w:divBdr>
                </w:div>
                <w:div w:id="943463217">
                  <w:marLeft w:val="0"/>
                  <w:marRight w:val="0"/>
                  <w:marTop w:val="0"/>
                  <w:marBottom w:val="0"/>
                  <w:divBdr>
                    <w:top w:val="none" w:sz="0" w:space="0" w:color="auto"/>
                    <w:left w:val="none" w:sz="0" w:space="0" w:color="auto"/>
                    <w:bottom w:val="none" w:sz="0" w:space="0" w:color="auto"/>
                    <w:right w:val="none" w:sz="0" w:space="0" w:color="auto"/>
                  </w:divBdr>
                </w:div>
                <w:div w:id="943537497">
                  <w:marLeft w:val="0"/>
                  <w:marRight w:val="0"/>
                  <w:marTop w:val="0"/>
                  <w:marBottom w:val="0"/>
                  <w:divBdr>
                    <w:top w:val="none" w:sz="0" w:space="0" w:color="auto"/>
                    <w:left w:val="none" w:sz="0" w:space="0" w:color="auto"/>
                    <w:bottom w:val="none" w:sz="0" w:space="0" w:color="auto"/>
                    <w:right w:val="none" w:sz="0" w:space="0" w:color="auto"/>
                  </w:divBdr>
                </w:div>
                <w:div w:id="944380912">
                  <w:marLeft w:val="0"/>
                  <w:marRight w:val="0"/>
                  <w:marTop w:val="0"/>
                  <w:marBottom w:val="0"/>
                  <w:divBdr>
                    <w:top w:val="none" w:sz="0" w:space="0" w:color="auto"/>
                    <w:left w:val="none" w:sz="0" w:space="0" w:color="auto"/>
                    <w:bottom w:val="none" w:sz="0" w:space="0" w:color="auto"/>
                    <w:right w:val="none" w:sz="0" w:space="0" w:color="auto"/>
                  </w:divBdr>
                </w:div>
                <w:div w:id="945697468">
                  <w:marLeft w:val="0"/>
                  <w:marRight w:val="0"/>
                  <w:marTop w:val="0"/>
                  <w:marBottom w:val="0"/>
                  <w:divBdr>
                    <w:top w:val="none" w:sz="0" w:space="0" w:color="auto"/>
                    <w:left w:val="none" w:sz="0" w:space="0" w:color="auto"/>
                    <w:bottom w:val="none" w:sz="0" w:space="0" w:color="auto"/>
                    <w:right w:val="none" w:sz="0" w:space="0" w:color="auto"/>
                  </w:divBdr>
                </w:div>
                <w:div w:id="946622118">
                  <w:marLeft w:val="0"/>
                  <w:marRight w:val="0"/>
                  <w:marTop w:val="0"/>
                  <w:marBottom w:val="0"/>
                  <w:divBdr>
                    <w:top w:val="none" w:sz="0" w:space="0" w:color="auto"/>
                    <w:left w:val="none" w:sz="0" w:space="0" w:color="auto"/>
                    <w:bottom w:val="none" w:sz="0" w:space="0" w:color="auto"/>
                    <w:right w:val="none" w:sz="0" w:space="0" w:color="auto"/>
                  </w:divBdr>
                </w:div>
                <w:div w:id="947198496">
                  <w:marLeft w:val="0"/>
                  <w:marRight w:val="0"/>
                  <w:marTop w:val="0"/>
                  <w:marBottom w:val="0"/>
                  <w:divBdr>
                    <w:top w:val="none" w:sz="0" w:space="0" w:color="auto"/>
                    <w:left w:val="none" w:sz="0" w:space="0" w:color="auto"/>
                    <w:bottom w:val="none" w:sz="0" w:space="0" w:color="auto"/>
                    <w:right w:val="none" w:sz="0" w:space="0" w:color="auto"/>
                  </w:divBdr>
                </w:div>
                <w:div w:id="948194844">
                  <w:marLeft w:val="0"/>
                  <w:marRight w:val="0"/>
                  <w:marTop w:val="0"/>
                  <w:marBottom w:val="0"/>
                  <w:divBdr>
                    <w:top w:val="none" w:sz="0" w:space="0" w:color="auto"/>
                    <w:left w:val="none" w:sz="0" w:space="0" w:color="auto"/>
                    <w:bottom w:val="none" w:sz="0" w:space="0" w:color="auto"/>
                    <w:right w:val="none" w:sz="0" w:space="0" w:color="auto"/>
                  </w:divBdr>
                </w:div>
                <w:div w:id="949095157">
                  <w:marLeft w:val="0"/>
                  <w:marRight w:val="0"/>
                  <w:marTop w:val="0"/>
                  <w:marBottom w:val="0"/>
                  <w:divBdr>
                    <w:top w:val="none" w:sz="0" w:space="0" w:color="auto"/>
                    <w:left w:val="none" w:sz="0" w:space="0" w:color="auto"/>
                    <w:bottom w:val="none" w:sz="0" w:space="0" w:color="auto"/>
                    <w:right w:val="none" w:sz="0" w:space="0" w:color="auto"/>
                  </w:divBdr>
                </w:div>
                <w:div w:id="949433463">
                  <w:marLeft w:val="0"/>
                  <w:marRight w:val="0"/>
                  <w:marTop w:val="0"/>
                  <w:marBottom w:val="0"/>
                  <w:divBdr>
                    <w:top w:val="none" w:sz="0" w:space="0" w:color="auto"/>
                    <w:left w:val="none" w:sz="0" w:space="0" w:color="auto"/>
                    <w:bottom w:val="none" w:sz="0" w:space="0" w:color="auto"/>
                    <w:right w:val="none" w:sz="0" w:space="0" w:color="auto"/>
                  </w:divBdr>
                </w:div>
                <w:div w:id="950435221">
                  <w:marLeft w:val="0"/>
                  <w:marRight w:val="0"/>
                  <w:marTop w:val="0"/>
                  <w:marBottom w:val="0"/>
                  <w:divBdr>
                    <w:top w:val="none" w:sz="0" w:space="0" w:color="auto"/>
                    <w:left w:val="none" w:sz="0" w:space="0" w:color="auto"/>
                    <w:bottom w:val="none" w:sz="0" w:space="0" w:color="auto"/>
                    <w:right w:val="none" w:sz="0" w:space="0" w:color="auto"/>
                  </w:divBdr>
                </w:div>
                <w:div w:id="952326181">
                  <w:marLeft w:val="0"/>
                  <w:marRight w:val="0"/>
                  <w:marTop w:val="0"/>
                  <w:marBottom w:val="0"/>
                  <w:divBdr>
                    <w:top w:val="none" w:sz="0" w:space="0" w:color="auto"/>
                    <w:left w:val="none" w:sz="0" w:space="0" w:color="auto"/>
                    <w:bottom w:val="none" w:sz="0" w:space="0" w:color="auto"/>
                    <w:right w:val="none" w:sz="0" w:space="0" w:color="auto"/>
                  </w:divBdr>
                </w:div>
                <w:div w:id="952444286">
                  <w:marLeft w:val="0"/>
                  <w:marRight w:val="0"/>
                  <w:marTop w:val="0"/>
                  <w:marBottom w:val="0"/>
                  <w:divBdr>
                    <w:top w:val="none" w:sz="0" w:space="0" w:color="auto"/>
                    <w:left w:val="none" w:sz="0" w:space="0" w:color="auto"/>
                    <w:bottom w:val="none" w:sz="0" w:space="0" w:color="auto"/>
                    <w:right w:val="none" w:sz="0" w:space="0" w:color="auto"/>
                  </w:divBdr>
                </w:div>
                <w:div w:id="953824503">
                  <w:marLeft w:val="0"/>
                  <w:marRight w:val="0"/>
                  <w:marTop w:val="0"/>
                  <w:marBottom w:val="0"/>
                  <w:divBdr>
                    <w:top w:val="none" w:sz="0" w:space="0" w:color="auto"/>
                    <w:left w:val="none" w:sz="0" w:space="0" w:color="auto"/>
                    <w:bottom w:val="none" w:sz="0" w:space="0" w:color="auto"/>
                    <w:right w:val="none" w:sz="0" w:space="0" w:color="auto"/>
                  </w:divBdr>
                </w:div>
                <w:div w:id="955674453">
                  <w:marLeft w:val="0"/>
                  <w:marRight w:val="0"/>
                  <w:marTop w:val="0"/>
                  <w:marBottom w:val="0"/>
                  <w:divBdr>
                    <w:top w:val="none" w:sz="0" w:space="0" w:color="auto"/>
                    <w:left w:val="none" w:sz="0" w:space="0" w:color="auto"/>
                    <w:bottom w:val="none" w:sz="0" w:space="0" w:color="auto"/>
                    <w:right w:val="none" w:sz="0" w:space="0" w:color="auto"/>
                  </w:divBdr>
                </w:div>
                <w:div w:id="956451522">
                  <w:marLeft w:val="0"/>
                  <w:marRight w:val="0"/>
                  <w:marTop w:val="0"/>
                  <w:marBottom w:val="0"/>
                  <w:divBdr>
                    <w:top w:val="none" w:sz="0" w:space="0" w:color="auto"/>
                    <w:left w:val="none" w:sz="0" w:space="0" w:color="auto"/>
                    <w:bottom w:val="none" w:sz="0" w:space="0" w:color="auto"/>
                    <w:right w:val="none" w:sz="0" w:space="0" w:color="auto"/>
                  </w:divBdr>
                </w:div>
                <w:div w:id="956646377">
                  <w:marLeft w:val="0"/>
                  <w:marRight w:val="0"/>
                  <w:marTop w:val="0"/>
                  <w:marBottom w:val="0"/>
                  <w:divBdr>
                    <w:top w:val="none" w:sz="0" w:space="0" w:color="auto"/>
                    <w:left w:val="none" w:sz="0" w:space="0" w:color="auto"/>
                    <w:bottom w:val="none" w:sz="0" w:space="0" w:color="auto"/>
                    <w:right w:val="none" w:sz="0" w:space="0" w:color="auto"/>
                  </w:divBdr>
                </w:div>
                <w:div w:id="957755005">
                  <w:marLeft w:val="0"/>
                  <w:marRight w:val="0"/>
                  <w:marTop w:val="0"/>
                  <w:marBottom w:val="0"/>
                  <w:divBdr>
                    <w:top w:val="none" w:sz="0" w:space="0" w:color="auto"/>
                    <w:left w:val="none" w:sz="0" w:space="0" w:color="auto"/>
                    <w:bottom w:val="none" w:sz="0" w:space="0" w:color="auto"/>
                    <w:right w:val="none" w:sz="0" w:space="0" w:color="auto"/>
                  </w:divBdr>
                </w:div>
                <w:div w:id="959533178">
                  <w:marLeft w:val="0"/>
                  <w:marRight w:val="0"/>
                  <w:marTop w:val="0"/>
                  <w:marBottom w:val="0"/>
                  <w:divBdr>
                    <w:top w:val="none" w:sz="0" w:space="0" w:color="auto"/>
                    <w:left w:val="none" w:sz="0" w:space="0" w:color="auto"/>
                    <w:bottom w:val="none" w:sz="0" w:space="0" w:color="auto"/>
                    <w:right w:val="none" w:sz="0" w:space="0" w:color="auto"/>
                  </w:divBdr>
                </w:div>
                <w:div w:id="960116882">
                  <w:marLeft w:val="0"/>
                  <w:marRight w:val="0"/>
                  <w:marTop w:val="0"/>
                  <w:marBottom w:val="0"/>
                  <w:divBdr>
                    <w:top w:val="none" w:sz="0" w:space="0" w:color="auto"/>
                    <w:left w:val="none" w:sz="0" w:space="0" w:color="auto"/>
                    <w:bottom w:val="none" w:sz="0" w:space="0" w:color="auto"/>
                    <w:right w:val="none" w:sz="0" w:space="0" w:color="auto"/>
                  </w:divBdr>
                </w:div>
                <w:div w:id="960382217">
                  <w:marLeft w:val="0"/>
                  <w:marRight w:val="0"/>
                  <w:marTop w:val="0"/>
                  <w:marBottom w:val="0"/>
                  <w:divBdr>
                    <w:top w:val="none" w:sz="0" w:space="0" w:color="auto"/>
                    <w:left w:val="none" w:sz="0" w:space="0" w:color="auto"/>
                    <w:bottom w:val="none" w:sz="0" w:space="0" w:color="auto"/>
                    <w:right w:val="none" w:sz="0" w:space="0" w:color="auto"/>
                  </w:divBdr>
                </w:div>
                <w:div w:id="962544386">
                  <w:marLeft w:val="0"/>
                  <w:marRight w:val="0"/>
                  <w:marTop w:val="0"/>
                  <w:marBottom w:val="0"/>
                  <w:divBdr>
                    <w:top w:val="none" w:sz="0" w:space="0" w:color="auto"/>
                    <w:left w:val="none" w:sz="0" w:space="0" w:color="auto"/>
                    <w:bottom w:val="none" w:sz="0" w:space="0" w:color="auto"/>
                    <w:right w:val="none" w:sz="0" w:space="0" w:color="auto"/>
                  </w:divBdr>
                </w:div>
                <w:div w:id="963316741">
                  <w:marLeft w:val="0"/>
                  <w:marRight w:val="0"/>
                  <w:marTop w:val="0"/>
                  <w:marBottom w:val="0"/>
                  <w:divBdr>
                    <w:top w:val="none" w:sz="0" w:space="0" w:color="auto"/>
                    <w:left w:val="none" w:sz="0" w:space="0" w:color="auto"/>
                    <w:bottom w:val="none" w:sz="0" w:space="0" w:color="auto"/>
                    <w:right w:val="none" w:sz="0" w:space="0" w:color="auto"/>
                  </w:divBdr>
                </w:div>
                <w:div w:id="964847157">
                  <w:marLeft w:val="0"/>
                  <w:marRight w:val="0"/>
                  <w:marTop w:val="0"/>
                  <w:marBottom w:val="0"/>
                  <w:divBdr>
                    <w:top w:val="none" w:sz="0" w:space="0" w:color="auto"/>
                    <w:left w:val="none" w:sz="0" w:space="0" w:color="auto"/>
                    <w:bottom w:val="none" w:sz="0" w:space="0" w:color="auto"/>
                    <w:right w:val="none" w:sz="0" w:space="0" w:color="auto"/>
                  </w:divBdr>
                </w:div>
                <w:div w:id="965351710">
                  <w:marLeft w:val="0"/>
                  <w:marRight w:val="0"/>
                  <w:marTop w:val="0"/>
                  <w:marBottom w:val="0"/>
                  <w:divBdr>
                    <w:top w:val="none" w:sz="0" w:space="0" w:color="auto"/>
                    <w:left w:val="none" w:sz="0" w:space="0" w:color="auto"/>
                    <w:bottom w:val="none" w:sz="0" w:space="0" w:color="auto"/>
                    <w:right w:val="none" w:sz="0" w:space="0" w:color="auto"/>
                  </w:divBdr>
                </w:div>
                <w:div w:id="965743962">
                  <w:marLeft w:val="0"/>
                  <w:marRight w:val="0"/>
                  <w:marTop w:val="0"/>
                  <w:marBottom w:val="0"/>
                  <w:divBdr>
                    <w:top w:val="none" w:sz="0" w:space="0" w:color="auto"/>
                    <w:left w:val="none" w:sz="0" w:space="0" w:color="auto"/>
                    <w:bottom w:val="none" w:sz="0" w:space="0" w:color="auto"/>
                    <w:right w:val="none" w:sz="0" w:space="0" w:color="auto"/>
                  </w:divBdr>
                </w:div>
                <w:div w:id="966935450">
                  <w:marLeft w:val="0"/>
                  <w:marRight w:val="0"/>
                  <w:marTop w:val="0"/>
                  <w:marBottom w:val="0"/>
                  <w:divBdr>
                    <w:top w:val="none" w:sz="0" w:space="0" w:color="auto"/>
                    <w:left w:val="none" w:sz="0" w:space="0" w:color="auto"/>
                    <w:bottom w:val="none" w:sz="0" w:space="0" w:color="auto"/>
                    <w:right w:val="none" w:sz="0" w:space="0" w:color="auto"/>
                  </w:divBdr>
                </w:div>
                <w:div w:id="967277851">
                  <w:marLeft w:val="0"/>
                  <w:marRight w:val="0"/>
                  <w:marTop w:val="0"/>
                  <w:marBottom w:val="0"/>
                  <w:divBdr>
                    <w:top w:val="none" w:sz="0" w:space="0" w:color="auto"/>
                    <w:left w:val="none" w:sz="0" w:space="0" w:color="auto"/>
                    <w:bottom w:val="none" w:sz="0" w:space="0" w:color="auto"/>
                    <w:right w:val="none" w:sz="0" w:space="0" w:color="auto"/>
                  </w:divBdr>
                </w:div>
                <w:div w:id="967398501">
                  <w:marLeft w:val="0"/>
                  <w:marRight w:val="0"/>
                  <w:marTop w:val="0"/>
                  <w:marBottom w:val="0"/>
                  <w:divBdr>
                    <w:top w:val="none" w:sz="0" w:space="0" w:color="auto"/>
                    <w:left w:val="none" w:sz="0" w:space="0" w:color="auto"/>
                    <w:bottom w:val="none" w:sz="0" w:space="0" w:color="auto"/>
                    <w:right w:val="none" w:sz="0" w:space="0" w:color="auto"/>
                  </w:divBdr>
                </w:div>
                <w:div w:id="967665103">
                  <w:marLeft w:val="0"/>
                  <w:marRight w:val="0"/>
                  <w:marTop w:val="0"/>
                  <w:marBottom w:val="0"/>
                  <w:divBdr>
                    <w:top w:val="none" w:sz="0" w:space="0" w:color="auto"/>
                    <w:left w:val="none" w:sz="0" w:space="0" w:color="auto"/>
                    <w:bottom w:val="none" w:sz="0" w:space="0" w:color="auto"/>
                    <w:right w:val="none" w:sz="0" w:space="0" w:color="auto"/>
                  </w:divBdr>
                </w:div>
                <w:div w:id="968629010">
                  <w:marLeft w:val="0"/>
                  <w:marRight w:val="0"/>
                  <w:marTop w:val="0"/>
                  <w:marBottom w:val="0"/>
                  <w:divBdr>
                    <w:top w:val="none" w:sz="0" w:space="0" w:color="auto"/>
                    <w:left w:val="none" w:sz="0" w:space="0" w:color="auto"/>
                    <w:bottom w:val="none" w:sz="0" w:space="0" w:color="auto"/>
                    <w:right w:val="none" w:sz="0" w:space="0" w:color="auto"/>
                  </w:divBdr>
                </w:div>
                <w:div w:id="968702897">
                  <w:marLeft w:val="0"/>
                  <w:marRight w:val="0"/>
                  <w:marTop w:val="0"/>
                  <w:marBottom w:val="0"/>
                  <w:divBdr>
                    <w:top w:val="none" w:sz="0" w:space="0" w:color="auto"/>
                    <w:left w:val="none" w:sz="0" w:space="0" w:color="auto"/>
                    <w:bottom w:val="none" w:sz="0" w:space="0" w:color="auto"/>
                    <w:right w:val="none" w:sz="0" w:space="0" w:color="auto"/>
                  </w:divBdr>
                </w:div>
                <w:div w:id="968781424">
                  <w:marLeft w:val="0"/>
                  <w:marRight w:val="0"/>
                  <w:marTop w:val="0"/>
                  <w:marBottom w:val="0"/>
                  <w:divBdr>
                    <w:top w:val="none" w:sz="0" w:space="0" w:color="auto"/>
                    <w:left w:val="none" w:sz="0" w:space="0" w:color="auto"/>
                    <w:bottom w:val="none" w:sz="0" w:space="0" w:color="auto"/>
                    <w:right w:val="none" w:sz="0" w:space="0" w:color="auto"/>
                  </w:divBdr>
                </w:div>
                <w:div w:id="969016787">
                  <w:marLeft w:val="0"/>
                  <w:marRight w:val="0"/>
                  <w:marTop w:val="0"/>
                  <w:marBottom w:val="0"/>
                  <w:divBdr>
                    <w:top w:val="none" w:sz="0" w:space="0" w:color="auto"/>
                    <w:left w:val="none" w:sz="0" w:space="0" w:color="auto"/>
                    <w:bottom w:val="none" w:sz="0" w:space="0" w:color="auto"/>
                    <w:right w:val="none" w:sz="0" w:space="0" w:color="auto"/>
                  </w:divBdr>
                </w:div>
                <w:div w:id="969017684">
                  <w:marLeft w:val="0"/>
                  <w:marRight w:val="0"/>
                  <w:marTop w:val="0"/>
                  <w:marBottom w:val="0"/>
                  <w:divBdr>
                    <w:top w:val="none" w:sz="0" w:space="0" w:color="auto"/>
                    <w:left w:val="none" w:sz="0" w:space="0" w:color="auto"/>
                    <w:bottom w:val="none" w:sz="0" w:space="0" w:color="auto"/>
                    <w:right w:val="none" w:sz="0" w:space="0" w:color="auto"/>
                  </w:divBdr>
                </w:div>
                <w:div w:id="970012327">
                  <w:marLeft w:val="0"/>
                  <w:marRight w:val="0"/>
                  <w:marTop w:val="0"/>
                  <w:marBottom w:val="0"/>
                  <w:divBdr>
                    <w:top w:val="none" w:sz="0" w:space="0" w:color="auto"/>
                    <w:left w:val="none" w:sz="0" w:space="0" w:color="auto"/>
                    <w:bottom w:val="none" w:sz="0" w:space="0" w:color="auto"/>
                    <w:right w:val="none" w:sz="0" w:space="0" w:color="auto"/>
                  </w:divBdr>
                </w:div>
                <w:div w:id="970017909">
                  <w:marLeft w:val="0"/>
                  <w:marRight w:val="0"/>
                  <w:marTop w:val="0"/>
                  <w:marBottom w:val="0"/>
                  <w:divBdr>
                    <w:top w:val="none" w:sz="0" w:space="0" w:color="auto"/>
                    <w:left w:val="none" w:sz="0" w:space="0" w:color="auto"/>
                    <w:bottom w:val="none" w:sz="0" w:space="0" w:color="auto"/>
                    <w:right w:val="none" w:sz="0" w:space="0" w:color="auto"/>
                  </w:divBdr>
                </w:div>
                <w:div w:id="970091726">
                  <w:marLeft w:val="0"/>
                  <w:marRight w:val="0"/>
                  <w:marTop w:val="0"/>
                  <w:marBottom w:val="0"/>
                  <w:divBdr>
                    <w:top w:val="none" w:sz="0" w:space="0" w:color="auto"/>
                    <w:left w:val="none" w:sz="0" w:space="0" w:color="auto"/>
                    <w:bottom w:val="none" w:sz="0" w:space="0" w:color="auto"/>
                    <w:right w:val="none" w:sz="0" w:space="0" w:color="auto"/>
                  </w:divBdr>
                </w:div>
                <w:div w:id="970206299">
                  <w:marLeft w:val="0"/>
                  <w:marRight w:val="0"/>
                  <w:marTop w:val="0"/>
                  <w:marBottom w:val="0"/>
                  <w:divBdr>
                    <w:top w:val="none" w:sz="0" w:space="0" w:color="auto"/>
                    <w:left w:val="none" w:sz="0" w:space="0" w:color="auto"/>
                    <w:bottom w:val="none" w:sz="0" w:space="0" w:color="auto"/>
                    <w:right w:val="none" w:sz="0" w:space="0" w:color="auto"/>
                  </w:divBdr>
                </w:div>
                <w:div w:id="971056620">
                  <w:marLeft w:val="0"/>
                  <w:marRight w:val="0"/>
                  <w:marTop w:val="0"/>
                  <w:marBottom w:val="0"/>
                  <w:divBdr>
                    <w:top w:val="none" w:sz="0" w:space="0" w:color="auto"/>
                    <w:left w:val="none" w:sz="0" w:space="0" w:color="auto"/>
                    <w:bottom w:val="none" w:sz="0" w:space="0" w:color="auto"/>
                    <w:right w:val="none" w:sz="0" w:space="0" w:color="auto"/>
                  </w:divBdr>
                </w:div>
                <w:div w:id="971132314">
                  <w:marLeft w:val="0"/>
                  <w:marRight w:val="0"/>
                  <w:marTop w:val="0"/>
                  <w:marBottom w:val="0"/>
                  <w:divBdr>
                    <w:top w:val="none" w:sz="0" w:space="0" w:color="auto"/>
                    <w:left w:val="none" w:sz="0" w:space="0" w:color="auto"/>
                    <w:bottom w:val="none" w:sz="0" w:space="0" w:color="auto"/>
                    <w:right w:val="none" w:sz="0" w:space="0" w:color="auto"/>
                  </w:divBdr>
                </w:div>
                <w:div w:id="972055414">
                  <w:marLeft w:val="0"/>
                  <w:marRight w:val="0"/>
                  <w:marTop w:val="0"/>
                  <w:marBottom w:val="0"/>
                  <w:divBdr>
                    <w:top w:val="none" w:sz="0" w:space="0" w:color="auto"/>
                    <w:left w:val="none" w:sz="0" w:space="0" w:color="auto"/>
                    <w:bottom w:val="none" w:sz="0" w:space="0" w:color="auto"/>
                    <w:right w:val="none" w:sz="0" w:space="0" w:color="auto"/>
                  </w:divBdr>
                </w:div>
                <w:div w:id="972250650">
                  <w:marLeft w:val="0"/>
                  <w:marRight w:val="0"/>
                  <w:marTop w:val="0"/>
                  <w:marBottom w:val="0"/>
                  <w:divBdr>
                    <w:top w:val="none" w:sz="0" w:space="0" w:color="auto"/>
                    <w:left w:val="none" w:sz="0" w:space="0" w:color="auto"/>
                    <w:bottom w:val="none" w:sz="0" w:space="0" w:color="auto"/>
                    <w:right w:val="none" w:sz="0" w:space="0" w:color="auto"/>
                  </w:divBdr>
                </w:div>
                <w:div w:id="974061993">
                  <w:marLeft w:val="0"/>
                  <w:marRight w:val="0"/>
                  <w:marTop w:val="0"/>
                  <w:marBottom w:val="0"/>
                  <w:divBdr>
                    <w:top w:val="none" w:sz="0" w:space="0" w:color="auto"/>
                    <w:left w:val="none" w:sz="0" w:space="0" w:color="auto"/>
                    <w:bottom w:val="none" w:sz="0" w:space="0" w:color="auto"/>
                    <w:right w:val="none" w:sz="0" w:space="0" w:color="auto"/>
                  </w:divBdr>
                </w:div>
                <w:div w:id="975070044">
                  <w:marLeft w:val="0"/>
                  <w:marRight w:val="0"/>
                  <w:marTop w:val="0"/>
                  <w:marBottom w:val="0"/>
                  <w:divBdr>
                    <w:top w:val="none" w:sz="0" w:space="0" w:color="auto"/>
                    <w:left w:val="none" w:sz="0" w:space="0" w:color="auto"/>
                    <w:bottom w:val="none" w:sz="0" w:space="0" w:color="auto"/>
                    <w:right w:val="none" w:sz="0" w:space="0" w:color="auto"/>
                  </w:divBdr>
                </w:div>
                <w:div w:id="975111419">
                  <w:marLeft w:val="0"/>
                  <w:marRight w:val="0"/>
                  <w:marTop w:val="0"/>
                  <w:marBottom w:val="0"/>
                  <w:divBdr>
                    <w:top w:val="none" w:sz="0" w:space="0" w:color="auto"/>
                    <w:left w:val="none" w:sz="0" w:space="0" w:color="auto"/>
                    <w:bottom w:val="none" w:sz="0" w:space="0" w:color="auto"/>
                    <w:right w:val="none" w:sz="0" w:space="0" w:color="auto"/>
                  </w:divBdr>
                </w:div>
                <w:div w:id="977877357">
                  <w:marLeft w:val="0"/>
                  <w:marRight w:val="0"/>
                  <w:marTop w:val="0"/>
                  <w:marBottom w:val="0"/>
                  <w:divBdr>
                    <w:top w:val="none" w:sz="0" w:space="0" w:color="auto"/>
                    <w:left w:val="none" w:sz="0" w:space="0" w:color="auto"/>
                    <w:bottom w:val="none" w:sz="0" w:space="0" w:color="auto"/>
                    <w:right w:val="none" w:sz="0" w:space="0" w:color="auto"/>
                  </w:divBdr>
                </w:div>
                <w:div w:id="978267799">
                  <w:marLeft w:val="0"/>
                  <w:marRight w:val="0"/>
                  <w:marTop w:val="0"/>
                  <w:marBottom w:val="0"/>
                  <w:divBdr>
                    <w:top w:val="none" w:sz="0" w:space="0" w:color="auto"/>
                    <w:left w:val="none" w:sz="0" w:space="0" w:color="auto"/>
                    <w:bottom w:val="none" w:sz="0" w:space="0" w:color="auto"/>
                    <w:right w:val="none" w:sz="0" w:space="0" w:color="auto"/>
                  </w:divBdr>
                </w:div>
                <w:div w:id="978535560">
                  <w:marLeft w:val="0"/>
                  <w:marRight w:val="0"/>
                  <w:marTop w:val="0"/>
                  <w:marBottom w:val="0"/>
                  <w:divBdr>
                    <w:top w:val="none" w:sz="0" w:space="0" w:color="auto"/>
                    <w:left w:val="none" w:sz="0" w:space="0" w:color="auto"/>
                    <w:bottom w:val="none" w:sz="0" w:space="0" w:color="auto"/>
                    <w:right w:val="none" w:sz="0" w:space="0" w:color="auto"/>
                  </w:divBdr>
                </w:div>
                <w:div w:id="979194853">
                  <w:marLeft w:val="0"/>
                  <w:marRight w:val="0"/>
                  <w:marTop w:val="0"/>
                  <w:marBottom w:val="0"/>
                  <w:divBdr>
                    <w:top w:val="none" w:sz="0" w:space="0" w:color="auto"/>
                    <w:left w:val="none" w:sz="0" w:space="0" w:color="auto"/>
                    <w:bottom w:val="none" w:sz="0" w:space="0" w:color="auto"/>
                    <w:right w:val="none" w:sz="0" w:space="0" w:color="auto"/>
                  </w:divBdr>
                </w:div>
                <w:div w:id="979265508">
                  <w:marLeft w:val="0"/>
                  <w:marRight w:val="0"/>
                  <w:marTop w:val="0"/>
                  <w:marBottom w:val="0"/>
                  <w:divBdr>
                    <w:top w:val="none" w:sz="0" w:space="0" w:color="auto"/>
                    <w:left w:val="none" w:sz="0" w:space="0" w:color="auto"/>
                    <w:bottom w:val="none" w:sz="0" w:space="0" w:color="auto"/>
                    <w:right w:val="none" w:sz="0" w:space="0" w:color="auto"/>
                  </w:divBdr>
                </w:div>
                <w:div w:id="979772385">
                  <w:marLeft w:val="0"/>
                  <w:marRight w:val="0"/>
                  <w:marTop w:val="0"/>
                  <w:marBottom w:val="0"/>
                  <w:divBdr>
                    <w:top w:val="none" w:sz="0" w:space="0" w:color="auto"/>
                    <w:left w:val="none" w:sz="0" w:space="0" w:color="auto"/>
                    <w:bottom w:val="none" w:sz="0" w:space="0" w:color="auto"/>
                    <w:right w:val="none" w:sz="0" w:space="0" w:color="auto"/>
                  </w:divBdr>
                </w:div>
                <w:div w:id="980693533">
                  <w:marLeft w:val="0"/>
                  <w:marRight w:val="0"/>
                  <w:marTop w:val="0"/>
                  <w:marBottom w:val="0"/>
                  <w:divBdr>
                    <w:top w:val="none" w:sz="0" w:space="0" w:color="auto"/>
                    <w:left w:val="none" w:sz="0" w:space="0" w:color="auto"/>
                    <w:bottom w:val="none" w:sz="0" w:space="0" w:color="auto"/>
                    <w:right w:val="none" w:sz="0" w:space="0" w:color="auto"/>
                  </w:divBdr>
                </w:div>
                <w:div w:id="980698756">
                  <w:marLeft w:val="0"/>
                  <w:marRight w:val="0"/>
                  <w:marTop w:val="0"/>
                  <w:marBottom w:val="0"/>
                  <w:divBdr>
                    <w:top w:val="none" w:sz="0" w:space="0" w:color="auto"/>
                    <w:left w:val="none" w:sz="0" w:space="0" w:color="auto"/>
                    <w:bottom w:val="none" w:sz="0" w:space="0" w:color="auto"/>
                    <w:right w:val="none" w:sz="0" w:space="0" w:color="auto"/>
                  </w:divBdr>
                </w:div>
                <w:div w:id="982274419">
                  <w:marLeft w:val="0"/>
                  <w:marRight w:val="0"/>
                  <w:marTop w:val="0"/>
                  <w:marBottom w:val="0"/>
                  <w:divBdr>
                    <w:top w:val="none" w:sz="0" w:space="0" w:color="auto"/>
                    <w:left w:val="none" w:sz="0" w:space="0" w:color="auto"/>
                    <w:bottom w:val="none" w:sz="0" w:space="0" w:color="auto"/>
                    <w:right w:val="none" w:sz="0" w:space="0" w:color="auto"/>
                  </w:divBdr>
                </w:div>
                <w:div w:id="983775556">
                  <w:marLeft w:val="0"/>
                  <w:marRight w:val="0"/>
                  <w:marTop w:val="0"/>
                  <w:marBottom w:val="0"/>
                  <w:divBdr>
                    <w:top w:val="none" w:sz="0" w:space="0" w:color="auto"/>
                    <w:left w:val="none" w:sz="0" w:space="0" w:color="auto"/>
                    <w:bottom w:val="none" w:sz="0" w:space="0" w:color="auto"/>
                    <w:right w:val="none" w:sz="0" w:space="0" w:color="auto"/>
                  </w:divBdr>
                </w:div>
                <w:div w:id="984623897">
                  <w:marLeft w:val="0"/>
                  <w:marRight w:val="0"/>
                  <w:marTop w:val="0"/>
                  <w:marBottom w:val="0"/>
                  <w:divBdr>
                    <w:top w:val="none" w:sz="0" w:space="0" w:color="auto"/>
                    <w:left w:val="none" w:sz="0" w:space="0" w:color="auto"/>
                    <w:bottom w:val="none" w:sz="0" w:space="0" w:color="auto"/>
                    <w:right w:val="none" w:sz="0" w:space="0" w:color="auto"/>
                  </w:divBdr>
                </w:div>
                <w:div w:id="984747172">
                  <w:marLeft w:val="0"/>
                  <w:marRight w:val="0"/>
                  <w:marTop w:val="0"/>
                  <w:marBottom w:val="0"/>
                  <w:divBdr>
                    <w:top w:val="none" w:sz="0" w:space="0" w:color="auto"/>
                    <w:left w:val="none" w:sz="0" w:space="0" w:color="auto"/>
                    <w:bottom w:val="none" w:sz="0" w:space="0" w:color="auto"/>
                    <w:right w:val="none" w:sz="0" w:space="0" w:color="auto"/>
                  </w:divBdr>
                </w:div>
                <w:div w:id="986200388">
                  <w:marLeft w:val="0"/>
                  <w:marRight w:val="0"/>
                  <w:marTop w:val="0"/>
                  <w:marBottom w:val="0"/>
                  <w:divBdr>
                    <w:top w:val="none" w:sz="0" w:space="0" w:color="auto"/>
                    <w:left w:val="none" w:sz="0" w:space="0" w:color="auto"/>
                    <w:bottom w:val="none" w:sz="0" w:space="0" w:color="auto"/>
                    <w:right w:val="none" w:sz="0" w:space="0" w:color="auto"/>
                  </w:divBdr>
                </w:div>
                <w:div w:id="986592194">
                  <w:marLeft w:val="0"/>
                  <w:marRight w:val="0"/>
                  <w:marTop w:val="0"/>
                  <w:marBottom w:val="0"/>
                  <w:divBdr>
                    <w:top w:val="none" w:sz="0" w:space="0" w:color="auto"/>
                    <w:left w:val="none" w:sz="0" w:space="0" w:color="auto"/>
                    <w:bottom w:val="none" w:sz="0" w:space="0" w:color="auto"/>
                    <w:right w:val="none" w:sz="0" w:space="0" w:color="auto"/>
                  </w:divBdr>
                </w:div>
                <w:div w:id="987975837">
                  <w:marLeft w:val="0"/>
                  <w:marRight w:val="0"/>
                  <w:marTop w:val="0"/>
                  <w:marBottom w:val="0"/>
                  <w:divBdr>
                    <w:top w:val="none" w:sz="0" w:space="0" w:color="auto"/>
                    <w:left w:val="none" w:sz="0" w:space="0" w:color="auto"/>
                    <w:bottom w:val="none" w:sz="0" w:space="0" w:color="auto"/>
                    <w:right w:val="none" w:sz="0" w:space="0" w:color="auto"/>
                  </w:divBdr>
                </w:div>
                <w:div w:id="988632994">
                  <w:marLeft w:val="0"/>
                  <w:marRight w:val="0"/>
                  <w:marTop w:val="0"/>
                  <w:marBottom w:val="0"/>
                  <w:divBdr>
                    <w:top w:val="none" w:sz="0" w:space="0" w:color="auto"/>
                    <w:left w:val="none" w:sz="0" w:space="0" w:color="auto"/>
                    <w:bottom w:val="none" w:sz="0" w:space="0" w:color="auto"/>
                    <w:right w:val="none" w:sz="0" w:space="0" w:color="auto"/>
                  </w:divBdr>
                </w:div>
                <w:div w:id="989208392">
                  <w:marLeft w:val="0"/>
                  <w:marRight w:val="0"/>
                  <w:marTop w:val="0"/>
                  <w:marBottom w:val="0"/>
                  <w:divBdr>
                    <w:top w:val="none" w:sz="0" w:space="0" w:color="auto"/>
                    <w:left w:val="none" w:sz="0" w:space="0" w:color="auto"/>
                    <w:bottom w:val="none" w:sz="0" w:space="0" w:color="auto"/>
                    <w:right w:val="none" w:sz="0" w:space="0" w:color="auto"/>
                  </w:divBdr>
                </w:div>
                <w:div w:id="989597767">
                  <w:marLeft w:val="0"/>
                  <w:marRight w:val="0"/>
                  <w:marTop w:val="0"/>
                  <w:marBottom w:val="0"/>
                  <w:divBdr>
                    <w:top w:val="none" w:sz="0" w:space="0" w:color="auto"/>
                    <w:left w:val="none" w:sz="0" w:space="0" w:color="auto"/>
                    <w:bottom w:val="none" w:sz="0" w:space="0" w:color="auto"/>
                    <w:right w:val="none" w:sz="0" w:space="0" w:color="auto"/>
                  </w:divBdr>
                </w:div>
                <w:div w:id="989601532">
                  <w:marLeft w:val="0"/>
                  <w:marRight w:val="0"/>
                  <w:marTop w:val="0"/>
                  <w:marBottom w:val="0"/>
                  <w:divBdr>
                    <w:top w:val="none" w:sz="0" w:space="0" w:color="auto"/>
                    <w:left w:val="none" w:sz="0" w:space="0" w:color="auto"/>
                    <w:bottom w:val="none" w:sz="0" w:space="0" w:color="auto"/>
                    <w:right w:val="none" w:sz="0" w:space="0" w:color="auto"/>
                  </w:divBdr>
                </w:div>
                <w:div w:id="990056625">
                  <w:marLeft w:val="0"/>
                  <w:marRight w:val="0"/>
                  <w:marTop w:val="0"/>
                  <w:marBottom w:val="0"/>
                  <w:divBdr>
                    <w:top w:val="none" w:sz="0" w:space="0" w:color="auto"/>
                    <w:left w:val="none" w:sz="0" w:space="0" w:color="auto"/>
                    <w:bottom w:val="none" w:sz="0" w:space="0" w:color="auto"/>
                    <w:right w:val="none" w:sz="0" w:space="0" w:color="auto"/>
                  </w:divBdr>
                </w:div>
                <w:div w:id="992223011">
                  <w:marLeft w:val="0"/>
                  <w:marRight w:val="0"/>
                  <w:marTop w:val="0"/>
                  <w:marBottom w:val="0"/>
                  <w:divBdr>
                    <w:top w:val="none" w:sz="0" w:space="0" w:color="auto"/>
                    <w:left w:val="none" w:sz="0" w:space="0" w:color="auto"/>
                    <w:bottom w:val="none" w:sz="0" w:space="0" w:color="auto"/>
                    <w:right w:val="none" w:sz="0" w:space="0" w:color="auto"/>
                  </w:divBdr>
                </w:div>
                <w:div w:id="992609461">
                  <w:marLeft w:val="0"/>
                  <w:marRight w:val="0"/>
                  <w:marTop w:val="0"/>
                  <w:marBottom w:val="0"/>
                  <w:divBdr>
                    <w:top w:val="none" w:sz="0" w:space="0" w:color="auto"/>
                    <w:left w:val="none" w:sz="0" w:space="0" w:color="auto"/>
                    <w:bottom w:val="none" w:sz="0" w:space="0" w:color="auto"/>
                    <w:right w:val="none" w:sz="0" w:space="0" w:color="auto"/>
                  </w:divBdr>
                </w:div>
                <w:div w:id="992831587">
                  <w:marLeft w:val="0"/>
                  <w:marRight w:val="0"/>
                  <w:marTop w:val="0"/>
                  <w:marBottom w:val="0"/>
                  <w:divBdr>
                    <w:top w:val="none" w:sz="0" w:space="0" w:color="auto"/>
                    <w:left w:val="none" w:sz="0" w:space="0" w:color="auto"/>
                    <w:bottom w:val="none" w:sz="0" w:space="0" w:color="auto"/>
                    <w:right w:val="none" w:sz="0" w:space="0" w:color="auto"/>
                  </w:divBdr>
                </w:div>
                <w:div w:id="993219115">
                  <w:marLeft w:val="0"/>
                  <w:marRight w:val="0"/>
                  <w:marTop w:val="0"/>
                  <w:marBottom w:val="0"/>
                  <w:divBdr>
                    <w:top w:val="none" w:sz="0" w:space="0" w:color="auto"/>
                    <w:left w:val="none" w:sz="0" w:space="0" w:color="auto"/>
                    <w:bottom w:val="none" w:sz="0" w:space="0" w:color="auto"/>
                    <w:right w:val="none" w:sz="0" w:space="0" w:color="auto"/>
                  </w:divBdr>
                </w:div>
                <w:div w:id="993754095">
                  <w:marLeft w:val="0"/>
                  <w:marRight w:val="0"/>
                  <w:marTop w:val="0"/>
                  <w:marBottom w:val="0"/>
                  <w:divBdr>
                    <w:top w:val="none" w:sz="0" w:space="0" w:color="auto"/>
                    <w:left w:val="none" w:sz="0" w:space="0" w:color="auto"/>
                    <w:bottom w:val="none" w:sz="0" w:space="0" w:color="auto"/>
                    <w:right w:val="none" w:sz="0" w:space="0" w:color="auto"/>
                  </w:divBdr>
                </w:div>
                <w:div w:id="993873407">
                  <w:marLeft w:val="0"/>
                  <w:marRight w:val="0"/>
                  <w:marTop w:val="0"/>
                  <w:marBottom w:val="0"/>
                  <w:divBdr>
                    <w:top w:val="none" w:sz="0" w:space="0" w:color="auto"/>
                    <w:left w:val="none" w:sz="0" w:space="0" w:color="auto"/>
                    <w:bottom w:val="none" w:sz="0" w:space="0" w:color="auto"/>
                    <w:right w:val="none" w:sz="0" w:space="0" w:color="auto"/>
                  </w:divBdr>
                </w:div>
                <w:div w:id="995298592">
                  <w:marLeft w:val="0"/>
                  <w:marRight w:val="0"/>
                  <w:marTop w:val="0"/>
                  <w:marBottom w:val="0"/>
                  <w:divBdr>
                    <w:top w:val="none" w:sz="0" w:space="0" w:color="auto"/>
                    <w:left w:val="none" w:sz="0" w:space="0" w:color="auto"/>
                    <w:bottom w:val="none" w:sz="0" w:space="0" w:color="auto"/>
                    <w:right w:val="none" w:sz="0" w:space="0" w:color="auto"/>
                  </w:divBdr>
                </w:div>
                <w:div w:id="996767794">
                  <w:marLeft w:val="0"/>
                  <w:marRight w:val="0"/>
                  <w:marTop w:val="0"/>
                  <w:marBottom w:val="0"/>
                  <w:divBdr>
                    <w:top w:val="none" w:sz="0" w:space="0" w:color="auto"/>
                    <w:left w:val="none" w:sz="0" w:space="0" w:color="auto"/>
                    <w:bottom w:val="none" w:sz="0" w:space="0" w:color="auto"/>
                    <w:right w:val="none" w:sz="0" w:space="0" w:color="auto"/>
                  </w:divBdr>
                </w:div>
                <w:div w:id="997074499">
                  <w:marLeft w:val="0"/>
                  <w:marRight w:val="0"/>
                  <w:marTop w:val="0"/>
                  <w:marBottom w:val="0"/>
                  <w:divBdr>
                    <w:top w:val="none" w:sz="0" w:space="0" w:color="auto"/>
                    <w:left w:val="none" w:sz="0" w:space="0" w:color="auto"/>
                    <w:bottom w:val="none" w:sz="0" w:space="0" w:color="auto"/>
                    <w:right w:val="none" w:sz="0" w:space="0" w:color="auto"/>
                  </w:divBdr>
                </w:div>
                <w:div w:id="997341103">
                  <w:marLeft w:val="0"/>
                  <w:marRight w:val="0"/>
                  <w:marTop w:val="0"/>
                  <w:marBottom w:val="0"/>
                  <w:divBdr>
                    <w:top w:val="none" w:sz="0" w:space="0" w:color="auto"/>
                    <w:left w:val="none" w:sz="0" w:space="0" w:color="auto"/>
                    <w:bottom w:val="none" w:sz="0" w:space="0" w:color="auto"/>
                    <w:right w:val="none" w:sz="0" w:space="0" w:color="auto"/>
                  </w:divBdr>
                </w:div>
                <w:div w:id="997730522">
                  <w:marLeft w:val="0"/>
                  <w:marRight w:val="0"/>
                  <w:marTop w:val="0"/>
                  <w:marBottom w:val="0"/>
                  <w:divBdr>
                    <w:top w:val="none" w:sz="0" w:space="0" w:color="auto"/>
                    <w:left w:val="none" w:sz="0" w:space="0" w:color="auto"/>
                    <w:bottom w:val="none" w:sz="0" w:space="0" w:color="auto"/>
                    <w:right w:val="none" w:sz="0" w:space="0" w:color="auto"/>
                  </w:divBdr>
                </w:div>
                <w:div w:id="998120823">
                  <w:marLeft w:val="0"/>
                  <w:marRight w:val="0"/>
                  <w:marTop w:val="0"/>
                  <w:marBottom w:val="0"/>
                  <w:divBdr>
                    <w:top w:val="none" w:sz="0" w:space="0" w:color="auto"/>
                    <w:left w:val="none" w:sz="0" w:space="0" w:color="auto"/>
                    <w:bottom w:val="none" w:sz="0" w:space="0" w:color="auto"/>
                    <w:right w:val="none" w:sz="0" w:space="0" w:color="auto"/>
                  </w:divBdr>
                </w:div>
                <w:div w:id="998265216">
                  <w:marLeft w:val="0"/>
                  <w:marRight w:val="0"/>
                  <w:marTop w:val="0"/>
                  <w:marBottom w:val="0"/>
                  <w:divBdr>
                    <w:top w:val="none" w:sz="0" w:space="0" w:color="auto"/>
                    <w:left w:val="none" w:sz="0" w:space="0" w:color="auto"/>
                    <w:bottom w:val="none" w:sz="0" w:space="0" w:color="auto"/>
                    <w:right w:val="none" w:sz="0" w:space="0" w:color="auto"/>
                  </w:divBdr>
                </w:div>
                <w:div w:id="998652570">
                  <w:marLeft w:val="0"/>
                  <w:marRight w:val="0"/>
                  <w:marTop w:val="0"/>
                  <w:marBottom w:val="0"/>
                  <w:divBdr>
                    <w:top w:val="none" w:sz="0" w:space="0" w:color="auto"/>
                    <w:left w:val="none" w:sz="0" w:space="0" w:color="auto"/>
                    <w:bottom w:val="none" w:sz="0" w:space="0" w:color="auto"/>
                    <w:right w:val="none" w:sz="0" w:space="0" w:color="auto"/>
                  </w:divBdr>
                </w:div>
                <w:div w:id="999037830">
                  <w:marLeft w:val="0"/>
                  <w:marRight w:val="0"/>
                  <w:marTop w:val="0"/>
                  <w:marBottom w:val="0"/>
                  <w:divBdr>
                    <w:top w:val="none" w:sz="0" w:space="0" w:color="auto"/>
                    <w:left w:val="none" w:sz="0" w:space="0" w:color="auto"/>
                    <w:bottom w:val="none" w:sz="0" w:space="0" w:color="auto"/>
                    <w:right w:val="none" w:sz="0" w:space="0" w:color="auto"/>
                  </w:divBdr>
                </w:div>
                <w:div w:id="999968906">
                  <w:marLeft w:val="0"/>
                  <w:marRight w:val="0"/>
                  <w:marTop w:val="0"/>
                  <w:marBottom w:val="0"/>
                  <w:divBdr>
                    <w:top w:val="none" w:sz="0" w:space="0" w:color="auto"/>
                    <w:left w:val="none" w:sz="0" w:space="0" w:color="auto"/>
                    <w:bottom w:val="none" w:sz="0" w:space="0" w:color="auto"/>
                    <w:right w:val="none" w:sz="0" w:space="0" w:color="auto"/>
                  </w:divBdr>
                </w:div>
                <w:div w:id="1000036469">
                  <w:marLeft w:val="0"/>
                  <w:marRight w:val="0"/>
                  <w:marTop w:val="0"/>
                  <w:marBottom w:val="0"/>
                  <w:divBdr>
                    <w:top w:val="none" w:sz="0" w:space="0" w:color="auto"/>
                    <w:left w:val="none" w:sz="0" w:space="0" w:color="auto"/>
                    <w:bottom w:val="none" w:sz="0" w:space="0" w:color="auto"/>
                    <w:right w:val="none" w:sz="0" w:space="0" w:color="auto"/>
                  </w:divBdr>
                </w:div>
                <w:div w:id="1000695343">
                  <w:marLeft w:val="0"/>
                  <w:marRight w:val="0"/>
                  <w:marTop w:val="0"/>
                  <w:marBottom w:val="0"/>
                  <w:divBdr>
                    <w:top w:val="none" w:sz="0" w:space="0" w:color="auto"/>
                    <w:left w:val="none" w:sz="0" w:space="0" w:color="auto"/>
                    <w:bottom w:val="none" w:sz="0" w:space="0" w:color="auto"/>
                    <w:right w:val="none" w:sz="0" w:space="0" w:color="auto"/>
                  </w:divBdr>
                </w:div>
                <w:div w:id="1000814993">
                  <w:marLeft w:val="0"/>
                  <w:marRight w:val="0"/>
                  <w:marTop w:val="0"/>
                  <w:marBottom w:val="0"/>
                  <w:divBdr>
                    <w:top w:val="none" w:sz="0" w:space="0" w:color="auto"/>
                    <w:left w:val="none" w:sz="0" w:space="0" w:color="auto"/>
                    <w:bottom w:val="none" w:sz="0" w:space="0" w:color="auto"/>
                    <w:right w:val="none" w:sz="0" w:space="0" w:color="auto"/>
                  </w:divBdr>
                </w:div>
                <w:div w:id="1001271248">
                  <w:marLeft w:val="0"/>
                  <w:marRight w:val="0"/>
                  <w:marTop w:val="0"/>
                  <w:marBottom w:val="0"/>
                  <w:divBdr>
                    <w:top w:val="none" w:sz="0" w:space="0" w:color="auto"/>
                    <w:left w:val="none" w:sz="0" w:space="0" w:color="auto"/>
                    <w:bottom w:val="none" w:sz="0" w:space="0" w:color="auto"/>
                    <w:right w:val="none" w:sz="0" w:space="0" w:color="auto"/>
                  </w:divBdr>
                </w:div>
                <w:div w:id="1002317909">
                  <w:marLeft w:val="0"/>
                  <w:marRight w:val="0"/>
                  <w:marTop w:val="0"/>
                  <w:marBottom w:val="0"/>
                  <w:divBdr>
                    <w:top w:val="none" w:sz="0" w:space="0" w:color="auto"/>
                    <w:left w:val="none" w:sz="0" w:space="0" w:color="auto"/>
                    <w:bottom w:val="none" w:sz="0" w:space="0" w:color="auto"/>
                    <w:right w:val="none" w:sz="0" w:space="0" w:color="auto"/>
                  </w:divBdr>
                </w:div>
                <w:div w:id="1002509415">
                  <w:marLeft w:val="0"/>
                  <w:marRight w:val="0"/>
                  <w:marTop w:val="0"/>
                  <w:marBottom w:val="0"/>
                  <w:divBdr>
                    <w:top w:val="none" w:sz="0" w:space="0" w:color="auto"/>
                    <w:left w:val="none" w:sz="0" w:space="0" w:color="auto"/>
                    <w:bottom w:val="none" w:sz="0" w:space="0" w:color="auto"/>
                    <w:right w:val="none" w:sz="0" w:space="0" w:color="auto"/>
                  </w:divBdr>
                </w:div>
                <w:div w:id="1002701801">
                  <w:marLeft w:val="0"/>
                  <w:marRight w:val="0"/>
                  <w:marTop w:val="0"/>
                  <w:marBottom w:val="0"/>
                  <w:divBdr>
                    <w:top w:val="none" w:sz="0" w:space="0" w:color="auto"/>
                    <w:left w:val="none" w:sz="0" w:space="0" w:color="auto"/>
                    <w:bottom w:val="none" w:sz="0" w:space="0" w:color="auto"/>
                    <w:right w:val="none" w:sz="0" w:space="0" w:color="auto"/>
                  </w:divBdr>
                </w:div>
                <w:div w:id="1005478193">
                  <w:marLeft w:val="0"/>
                  <w:marRight w:val="0"/>
                  <w:marTop w:val="0"/>
                  <w:marBottom w:val="0"/>
                  <w:divBdr>
                    <w:top w:val="none" w:sz="0" w:space="0" w:color="auto"/>
                    <w:left w:val="none" w:sz="0" w:space="0" w:color="auto"/>
                    <w:bottom w:val="none" w:sz="0" w:space="0" w:color="auto"/>
                    <w:right w:val="none" w:sz="0" w:space="0" w:color="auto"/>
                  </w:divBdr>
                </w:div>
                <w:div w:id="1006982334">
                  <w:marLeft w:val="0"/>
                  <w:marRight w:val="0"/>
                  <w:marTop w:val="0"/>
                  <w:marBottom w:val="0"/>
                  <w:divBdr>
                    <w:top w:val="none" w:sz="0" w:space="0" w:color="auto"/>
                    <w:left w:val="none" w:sz="0" w:space="0" w:color="auto"/>
                    <w:bottom w:val="none" w:sz="0" w:space="0" w:color="auto"/>
                    <w:right w:val="none" w:sz="0" w:space="0" w:color="auto"/>
                  </w:divBdr>
                </w:div>
                <w:div w:id="1007631950">
                  <w:marLeft w:val="0"/>
                  <w:marRight w:val="0"/>
                  <w:marTop w:val="0"/>
                  <w:marBottom w:val="0"/>
                  <w:divBdr>
                    <w:top w:val="none" w:sz="0" w:space="0" w:color="auto"/>
                    <w:left w:val="none" w:sz="0" w:space="0" w:color="auto"/>
                    <w:bottom w:val="none" w:sz="0" w:space="0" w:color="auto"/>
                    <w:right w:val="none" w:sz="0" w:space="0" w:color="auto"/>
                  </w:divBdr>
                </w:div>
                <w:div w:id="1008295062">
                  <w:marLeft w:val="0"/>
                  <w:marRight w:val="0"/>
                  <w:marTop w:val="0"/>
                  <w:marBottom w:val="0"/>
                  <w:divBdr>
                    <w:top w:val="none" w:sz="0" w:space="0" w:color="auto"/>
                    <w:left w:val="none" w:sz="0" w:space="0" w:color="auto"/>
                    <w:bottom w:val="none" w:sz="0" w:space="0" w:color="auto"/>
                    <w:right w:val="none" w:sz="0" w:space="0" w:color="auto"/>
                  </w:divBdr>
                </w:div>
                <w:div w:id="1008411923">
                  <w:marLeft w:val="0"/>
                  <w:marRight w:val="0"/>
                  <w:marTop w:val="0"/>
                  <w:marBottom w:val="0"/>
                  <w:divBdr>
                    <w:top w:val="none" w:sz="0" w:space="0" w:color="auto"/>
                    <w:left w:val="none" w:sz="0" w:space="0" w:color="auto"/>
                    <w:bottom w:val="none" w:sz="0" w:space="0" w:color="auto"/>
                    <w:right w:val="none" w:sz="0" w:space="0" w:color="auto"/>
                  </w:divBdr>
                </w:div>
                <w:div w:id="1009212384">
                  <w:marLeft w:val="0"/>
                  <w:marRight w:val="0"/>
                  <w:marTop w:val="0"/>
                  <w:marBottom w:val="0"/>
                  <w:divBdr>
                    <w:top w:val="none" w:sz="0" w:space="0" w:color="auto"/>
                    <w:left w:val="none" w:sz="0" w:space="0" w:color="auto"/>
                    <w:bottom w:val="none" w:sz="0" w:space="0" w:color="auto"/>
                    <w:right w:val="none" w:sz="0" w:space="0" w:color="auto"/>
                  </w:divBdr>
                </w:div>
                <w:div w:id="1009530074">
                  <w:marLeft w:val="0"/>
                  <w:marRight w:val="0"/>
                  <w:marTop w:val="0"/>
                  <w:marBottom w:val="0"/>
                  <w:divBdr>
                    <w:top w:val="none" w:sz="0" w:space="0" w:color="auto"/>
                    <w:left w:val="none" w:sz="0" w:space="0" w:color="auto"/>
                    <w:bottom w:val="none" w:sz="0" w:space="0" w:color="auto"/>
                    <w:right w:val="none" w:sz="0" w:space="0" w:color="auto"/>
                  </w:divBdr>
                </w:div>
                <w:div w:id="1009599861">
                  <w:marLeft w:val="0"/>
                  <w:marRight w:val="0"/>
                  <w:marTop w:val="0"/>
                  <w:marBottom w:val="0"/>
                  <w:divBdr>
                    <w:top w:val="none" w:sz="0" w:space="0" w:color="auto"/>
                    <w:left w:val="none" w:sz="0" w:space="0" w:color="auto"/>
                    <w:bottom w:val="none" w:sz="0" w:space="0" w:color="auto"/>
                    <w:right w:val="none" w:sz="0" w:space="0" w:color="auto"/>
                  </w:divBdr>
                </w:div>
                <w:div w:id="1009676771">
                  <w:marLeft w:val="0"/>
                  <w:marRight w:val="0"/>
                  <w:marTop w:val="0"/>
                  <w:marBottom w:val="0"/>
                  <w:divBdr>
                    <w:top w:val="none" w:sz="0" w:space="0" w:color="auto"/>
                    <w:left w:val="none" w:sz="0" w:space="0" w:color="auto"/>
                    <w:bottom w:val="none" w:sz="0" w:space="0" w:color="auto"/>
                    <w:right w:val="none" w:sz="0" w:space="0" w:color="auto"/>
                  </w:divBdr>
                </w:div>
                <w:div w:id="1009915876">
                  <w:marLeft w:val="0"/>
                  <w:marRight w:val="0"/>
                  <w:marTop w:val="0"/>
                  <w:marBottom w:val="0"/>
                  <w:divBdr>
                    <w:top w:val="none" w:sz="0" w:space="0" w:color="auto"/>
                    <w:left w:val="none" w:sz="0" w:space="0" w:color="auto"/>
                    <w:bottom w:val="none" w:sz="0" w:space="0" w:color="auto"/>
                    <w:right w:val="none" w:sz="0" w:space="0" w:color="auto"/>
                  </w:divBdr>
                </w:div>
                <w:div w:id="1010721529">
                  <w:marLeft w:val="0"/>
                  <w:marRight w:val="0"/>
                  <w:marTop w:val="0"/>
                  <w:marBottom w:val="0"/>
                  <w:divBdr>
                    <w:top w:val="none" w:sz="0" w:space="0" w:color="auto"/>
                    <w:left w:val="none" w:sz="0" w:space="0" w:color="auto"/>
                    <w:bottom w:val="none" w:sz="0" w:space="0" w:color="auto"/>
                    <w:right w:val="none" w:sz="0" w:space="0" w:color="auto"/>
                  </w:divBdr>
                </w:div>
                <w:div w:id="1011565284">
                  <w:marLeft w:val="0"/>
                  <w:marRight w:val="0"/>
                  <w:marTop w:val="0"/>
                  <w:marBottom w:val="0"/>
                  <w:divBdr>
                    <w:top w:val="none" w:sz="0" w:space="0" w:color="auto"/>
                    <w:left w:val="none" w:sz="0" w:space="0" w:color="auto"/>
                    <w:bottom w:val="none" w:sz="0" w:space="0" w:color="auto"/>
                    <w:right w:val="none" w:sz="0" w:space="0" w:color="auto"/>
                  </w:divBdr>
                </w:div>
                <w:div w:id="1011566103">
                  <w:marLeft w:val="0"/>
                  <w:marRight w:val="0"/>
                  <w:marTop w:val="0"/>
                  <w:marBottom w:val="0"/>
                  <w:divBdr>
                    <w:top w:val="none" w:sz="0" w:space="0" w:color="auto"/>
                    <w:left w:val="none" w:sz="0" w:space="0" w:color="auto"/>
                    <w:bottom w:val="none" w:sz="0" w:space="0" w:color="auto"/>
                    <w:right w:val="none" w:sz="0" w:space="0" w:color="auto"/>
                  </w:divBdr>
                </w:div>
                <w:div w:id="1011638915">
                  <w:marLeft w:val="0"/>
                  <w:marRight w:val="0"/>
                  <w:marTop w:val="0"/>
                  <w:marBottom w:val="0"/>
                  <w:divBdr>
                    <w:top w:val="none" w:sz="0" w:space="0" w:color="auto"/>
                    <w:left w:val="none" w:sz="0" w:space="0" w:color="auto"/>
                    <w:bottom w:val="none" w:sz="0" w:space="0" w:color="auto"/>
                    <w:right w:val="none" w:sz="0" w:space="0" w:color="auto"/>
                  </w:divBdr>
                </w:div>
                <w:div w:id="1011837034">
                  <w:marLeft w:val="0"/>
                  <w:marRight w:val="0"/>
                  <w:marTop w:val="0"/>
                  <w:marBottom w:val="0"/>
                  <w:divBdr>
                    <w:top w:val="none" w:sz="0" w:space="0" w:color="auto"/>
                    <w:left w:val="none" w:sz="0" w:space="0" w:color="auto"/>
                    <w:bottom w:val="none" w:sz="0" w:space="0" w:color="auto"/>
                    <w:right w:val="none" w:sz="0" w:space="0" w:color="auto"/>
                  </w:divBdr>
                </w:div>
                <w:div w:id="1013609732">
                  <w:marLeft w:val="0"/>
                  <w:marRight w:val="0"/>
                  <w:marTop w:val="0"/>
                  <w:marBottom w:val="0"/>
                  <w:divBdr>
                    <w:top w:val="none" w:sz="0" w:space="0" w:color="auto"/>
                    <w:left w:val="none" w:sz="0" w:space="0" w:color="auto"/>
                    <w:bottom w:val="none" w:sz="0" w:space="0" w:color="auto"/>
                    <w:right w:val="none" w:sz="0" w:space="0" w:color="auto"/>
                  </w:divBdr>
                </w:div>
                <w:div w:id="1014694479">
                  <w:marLeft w:val="0"/>
                  <w:marRight w:val="0"/>
                  <w:marTop w:val="0"/>
                  <w:marBottom w:val="0"/>
                  <w:divBdr>
                    <w:top w:val="none" w:sz="0" w:space="0" w:color="auto"/>
                    <w:left w:val="none" w:sz="0" w:space="0" w:color="auto"/>
                    <w:bottom w:val="none" w:sz="0" w:space="0" w:color="auto"/>
                    <w:right w:val="none" w:sz="0" w:space="0" w:color="auto"/>
                  </w:divBdr>
                </w:div>
                <w:div w:id="1015496248">
                  <w:marLeft w:val="0"/>
                  <w:marRight w:val="0"/>
                  <w:marTop w:val="0"/>
                  <w:marBottom w:val="0"/>
                  <w:divBdr>
                    <w:top w:val="none" w:sz="0" w:space="0" w:color="auto"/>
                    <w:left w:val="none" w:sz="0" w:space="0" w:color="auto"/>
                    <w:bottom w:val="none" w:sz="0" w:space="0" w:color="auto"/>
                    <w:right w:val="none" w:sz="0" w:space="0" w:color="auto"/>
                  </w:divBdr>
                </w:div>
                <w:div w:id="1016538286">
                  <w:marLeft w:val="0"/>
                  <w:marRight w:val="0"/>
                  <w:marTop w:val="0"/>
                  <w:marBottom w:val="0"/>
                  <w:divBdr>
                    <w:top w:val="none" w:sz="0" w:space="0" w:color="auto"/>
                    <w:left w:val="none" w:sz="0" w:space="0" w:color="auto"/>
                    <w:bottom w:val="none" w:sz="0" w:space="0" w:color="auto"/>
                    <w:right w:val="none" w:sz="0" w:space="0" w:color="auto"/>
                  </w:divBdr>
                </w:div>
                <w:div w:id="1016883271">
                  <w:marLeft w:val="0"/>
                  <w:marRight w:val="0"/>
                  <w:marTop w:val="0"/>
                  <w:marBottom w:val="0"/>
                  <w:divBdr>
                    <w:top w:val="none" w:sz="0" w:space="0" w:color="auto"/>
                    <w:left w:val="none" w:sz="0" w:space="0" w:color="auto"/>
                    <w:bottom w:val="none" w:sz="0" w:space="0" w:color="auto"/>
                    <w:right w:val="none" w:sz="0" w:space="0" w:color="auto"/>
                  </w:divBdr>
                </w:div>
                <w:div w:id="1018897312">
                  <w:marLeft w:val="0"/>
                  <w:marRight w:val="0"/>
                  <w:marTop w:val="0"/>
                  <w:marBottom w:val="0"/>
                  <w:divBdr>
                    <w:top w:val="none" w:sz="0" w:space="0" w:color="auto"/>
                    <w:left w:val="none" w:sz="0" w:space="0" w:color="auto"/>
                    <w:bottom w:val="none" w:sz="0" w:space="0" w:color="auto"/>
                    <w:right w:val="none" w:sz="0" w:space="0" w:color="auto"/>
                  </w:divBdr>
                </w:div>
                <w:div w:id="1019158341">
                  <w:marLeft w:val="0"/>
                  <w:marRight w:val="0"/>
                  <w:marTop w:val="0"/>
                  <w:marBottom w:val="0"/>
                  <w:divBdr>
                    <w:top w:val="none" w:sz="0" w:space="0" w:color="auto"/>
                    <w:left w:val="none" w:sz="0" w:space="0" w:color="auto"/>
                    <w:bottom w:val="none" w:sz="0" w:space="0" w:color="auto"/>
                    <w:right w:val="none" w:sz="0" w:space="0" w:color="auto"/>
                  </w:divBdr>
                </w:div>
                <w:div w:id="1021273247">
                  <w:marLeft w:val="0"/>
                  <w:marRight w:val="0"/>
                  <w:marTop w:val="0"/>
                  <w:marBottom w:val="0"/>
                  <w:divBdr>
                    <w:top w:val="none" w:sz="0" w:space="0" w:color="auto"/>
                    <w:left w:val="none" w:sz="0" w:space="0" w:color="auto"/>
                    <w:bottom w:val="none" w:sz="0" w:space="0" w:color="auto"/>
                    <w:right w:val="none" w:sz="0" w:space="0" w:color="auto"/>
                  </w:divBdr>
                </w:div>
                <w:div w:id="1021590570">
                  <w:marLeft w:val="0"/>
                  <w:marRight w:val="0"/>
                  <w:marTop w:val="0"/>
                  <w:marBottom w:val="0"/>
                  <w:divBdr>
                    <w:top w:val="none" w:sz="0" w:space="0" w:color="auto"/>
                    <w:left w:val="none" w:sz="0" w:space="0" w:color="auto"/>
                    <w:bottom w:val="none" w:sz="0" w:space="0" w:color="auto"/>
                    <w:right w:val="none" w:sz="0" w:space="0" w:color="auto"/>
                  </w:divBdr>
                </w:div>
                <w:div w:id="1022053709">
                  <w:marLeft w:val="0"/>
                  <w:marRight w:val="0"/>
                  <w:marTop w:val="0"/>
                  <w:marBottom w:val="0"/>
                  <w:divBdr>
                    <w:top w:val="none" w:sz="0" w:space="0" w:color="auto"/>
                    <w:left w:val="none" w:sz="0" w:space="0" w:color="auto"/>
                    <w:bottom w:val="none" w:sz="0" w:space="0" w:color="auto"/>
                    <w:right w:val="none" w:sz="0" w:space="0" w:color="auto"/>
                  </w:divBdr>
                </w:div>
                <w:div w:id="1022127764">
                  <w:marLeft w:val="0"/>
                  <w:marRight w:val="0"/>
                  <w:marTop w:val="0"/>
                  <w:marBottom w:val="0"/>
                  <w:divBdr>
                    <w:top w:val="none" w:sz="0" w:space="0" w:color="auto"/>
                    <w:left w:val="none" w:sz="0" w:space="0" w:color="auto"/>
                    <w:bottom w:val="none" w:sz="0" w:space="0" w:color="auto"/>
                    <w:right w:val="none" w:sz="0" w:space="0" w:color="auto"/>
                  </w:divBdr>
                </w:div>
                <w:div w:id="1022392487">
                  <w:marLeft w:val="0"/>
                  <w:marRight w:val="0"/>
                  <w:marTop w:val="0"/>
                  <w:marBottom w:val="0"/>
                  <w:divBdr>
                    <w:top w:val="none" w:sz="0" w:space="0" w:color="auto"/>
                    <w:left w:val="none" w:sz="0" w:space="0" w:color="auto"/>
                    <w:bottom w:val="none" w:sz="0" w:space="0" w:color="auto"/>
                    <w:right w:val="none" w:sz="0" w:space="0" w:color="auto"/>
                  </w:divBdr>
                </w:div>
                <w:div w:id="1022560535">
                  <w:marLeft w:val="0"/>
                  <w:marRight w:val="0"/>
                  <w:marTop w:val="0"/>
                  <w:marBottom w:val="0"/>
                  <w:divBdr>
                    <w:top w:val="none" w:sz="0" w:space="0" w:color="auto"/>
                    <w:left w:val="none" w:sz="0" w:space="0" w:color="auto"/>
                    <w:bottom w:val="none" w:sz="0" w:space="0" w:color="auto"/>
                    <w:right w:val="none" w:sz="0" w:space="0" w:color="auto"/>
                  </w:divBdr>
                </w:div>
                <w:div w:id="1022628493">
                  <w:marLeft w:val="0"/>
                  <w:marRight w:val="0"/>
                  <w:marTop w:val="0"/>
                  <w:marBottom w:val="0"/>
                  <w:divBdr>
                    <w:top w:val="none" w:sz="0" w:space="0" w:color="auto"/>
                    <w:left w:val="none" w:sz="0" w:space="0" w:color="auto"/>
                    <w:bottom w:val="none" w:sz="0" w:space="0" w:color="auto"/>
                    <w:right w:val="none" w:sz="0" w:space="0" w:color="auto"/>
                  </w:divBdr>
                </w:div>
                <w:div w:id="1026638520">
                  <w:marLeft w:val="0"/>
                  <w:marRight w:val="0"/>
                  <w:marTop w:val="0"/>
                  <w:marBottom w:val="0"/>
                  <w:divBdr>
                    <w:top w:val="none" w:sz="0" w:space="0" w:color="auto"/>
                    <w:left w:val="none" w:sz="0" w:space="0" w:color="auto"/>
                    <w:bottom w:val="none" w:sz="0" w:space="0" w:color="auto"/>
                    <w:right w:val="none" w:sz="0" w:space="0" w:color="auto"/>
                  </w:divBdr>
                </w:div>
                <w:div w:id="1028095043">
                  <w:marLeft w:val="0"/>
                  <w:marRight w:val="0"/>
                  <w:marTop w:val="0"/>
                  <w:marBottom w:val="0"/>
                  <w:divBdr>
                    <w:top w:val="none" w:sz="0" w:space="0" w:color="auto"/>
                    <w:left w:val="none" w:sz="0" w:space="0" w:color="auto"/>
                    <w:bottom w:val="none" w:sz="0" w:space="0" w:color="auto"/>
                    <w:right w:val="none" w:sz="0" w:space="0" w:color="auto"/>
                  </w:divBdr>
                </w:div>
                <w:div w:id="1028487403">
                  <w:marLeft w:val="0"/>
                  <w:marRight w:val="0"/>
                  <w:marTop w:val="0"/>
                  <w:marBottom w:val="0"/>
                  <w:divBdr>
                    <w:top w:val="none" w:sz="0" w:space="0" w:color="auto"/>
                    <w:left w:val="none" w:sz="0" w:space="0" w:color="auto"/>
                    <w:bottom w:val="none" w:sz="0" w:space="0" w:color="auto"/>
                    <w:right w:val="none" w:sz="0" w:space="0" w:color="auto"/>
                  </w:divBdr>
                </w:div>
                <w:div w:id="1029064471">
                  <w:marLeft w:val="0"/>
                  <w:marRight w:val="0"/>
                  <w:marTop w:val="0"/>
                  <w:marBottom w:val="0"/>
                  <w:divBdr>
                    <w:top w:val="none" w:sz="0" w:space="0" w:color="auto"/>
                    <w:left w:val="none" w:sz="0" w:space="0" w:color="auto"/>
                    <w:bottom w:val="none" w:sz="0" w:space="0" w:color="auto"/>
                    <w:right w:val="none" w:sz="0" w:space="0" w:color="auto"/>
                  </w:divBdr>
                </w:div>
                <w:div w:id="1029381847">
                  <w:marLeft w:val="0"/>
                  <w:marRight w:val="0"/>
                  <w:marTop w:val="0"/>
                  <w:marBottom w:val="0"/>
                  <w:divBdr>
                    <w:top w:val="none" w:sz="0" w:space="0" w:color="auto"/>
                    <w:left w:val="none" w:sz="0" w:space="0" w:color="auto"/>
                    <w:bottom w:val="none" w:sz="0" w:space="0" w:color="auto"/>
                    <w:right w:val="none" w:sz="0" w:space="0" w:color="auto"/>
                  </w:divBdr>
                </w:div>
                <w:div w:id="1029451729">
                  <w:marLeft w:val="0"/>
                  <w:marRight w:val="0"/>
                  <w:marTop w:val="0"/>
                  <w:marBottom w:val="0"/>
                  <w:divBdr>
                    <w:top w:val="none" w:sz="0" w:space="0" w:color="auto"/>
                    <w:left w:val="none" w:sz="0" w:space="0" w:color="auto"/>
                    <w:bottom w:val="none" w:sz="0" w:space="0" w:color="auto"/>
                    <w:right w:val="none" w:sz="0" w:space="0" w:color="auto"/>
                  </w:divBdr>
                </w:div>
                <w:div w:id="1030453708">
                  <w:marLeft w:val="0"/>
                  <w:marRight w:val="0"/>
                  <w:marTop w:val="0"/>
                  <w:marBottom w:val="0"/>
                  <w:divBdr>
                    <w:top w:val="none" w:sz="0" w:space="0" w:color="auto"/>
                    <w:left w:val="none" w:sz="0" w:space="0" w:color="auto"/>
                    <w:bottom w:val="none" w:sz="0" w:space="0" w:color="auto"/>
                    <w:right w:val="none" w:sz="0" w:space="0" w:color="auto"/>
                  </w:divBdr>
                </w:div>
                <w:div w:id="1030571935">
                  <w:marLeft w:val="0"/>
                  <w:marRight w:val="0"/>
                  <w:marTop w:val="0"/>
                  <w:marBottom w:val="0"/>
                  <w:divBdr>
                    <w:top w:val="none" w:sz="0" w:space="0" w:color="auto"/>
                    <w:left w:val="none" w:sz="0" w:space="0" w:color="auto"/>
                    <w:bottom w:val="none" w:sz="0" w:space="0" w:color="auto"/>
                    <w:right w:val="none" w:sz="0" w:space="0" w:color="auto"/>
                  </w:divBdr>
                </w:div>
                <w:div w:id="1031109568">
                  <w:marLeft w:val="0"/>
                  <w:marRight w:val="0"/>
                  <w:marTop w:val="0"/>
                  <w:marBottom w:val="0"/>
                  <w:divBdr>
                    <w:top w:val="none" w:sz="0" w:space="0" w:color="auto"/>
                    <w:left w:val="none" w:sz="0" w:space="0" w:color="auto"/>
                    <w:bottom w:val="none" w:sz="0" w:space="0" w:color="auto"/>
                    <w:right w:val="none" w:sz="0" w:space="0" w:color="auto"/>
                  </w:divBdr>
                </w:div>
                <w:div w:id="1031691657">
                  <w:marLeft w:val="0"/>
                  <w:marRight w:val="0"/>
                  <w:marTop w:val="0"/>
                  <w:marBottom w:val="0"/>
                  <w:divBdr>
                    <w:top w:val="none" w:sz="0" w:space="0" w:color="auto"/>
                    <w:left w:val="none" w:sz="0" w:space="0" w:color="auto"/>
                    <w:bottom w:val="none" w:sz="0" w:space="0" w:color="auto"/>
                    <w:right w:val="none" w:sz="0" w:space="0" w:color="auto"/>
                  </w:divBdr>
                </w:div>
                <w:div w:id="1032808304">
                  <w:marLeft w:val="0"/>
                  <w:marRight w:val="0"/>
                  <w:marTop w:val="0"/>
                  <w:marBottom w:val="0"/>
                  <w:divBdr>
                    <w:top w:val="none" w:sz="0" w:space="0" w:color="auto"/>
                    <w:left w:val="none" w:sz="0" w:space="0" w:color="auto"/>
                    <w:bottom w:val="none" w:sz="0" w:space="0" w:color="auto"/>
                    <w:right w:val="none" w:sz="0" w:space="0" w:color="auto"/>
                  </w:divBdr>
                </w:div>
                <w:div w:id="1033576801">
                  <w:marLeft w:val="0"/>
                  <w:marRight w:val="0"/>
                  <w:marTop w:val="0"/>
                  <w:marBottom w:val="0"/>
                  <w:divBdr>
                    <w:top w:val="none" w:sz="0" w:space="0" w:color="auto"/>
                    <w:left w:val="none" w:sz="0" w:space="0" w:color="auto"/>
                    <w:bottom w:val="none" w:sz="0" w:space="0" w:color="auto"/>
                    <w:right w:val="none" w:sz="0" w:space="0" w:color="auto"/>
                  </w:divBdr>
                </w:div>
                <w:div w:id="1035883618">
                  <w:marLeft w:val="0"/>
                  <w:marRight w:val="0"/>
                  <w:marTop w:val="0"/>
                  <w:marBottom w:val="0"/>
                  <w:divBdr>
                    <w:top w:val="none" w:sz="0" w:space="0" w:color="auto"/>
                    <w:left w:val="none" w:sz="0" w:space="0" w:color="auto"/>
                    <w:bottom w:val="none" w:sz="0" w:space="0" w:color="auto"/>
                    <w:right w:val="none" w:sz="0" w:space="0" w:color="auto"/>
                  </w:divBdr>
                </w:div>
                <w:div w:id="1036084071">
                  <w:marLeft w:val="0"/>
                  <w:marRight w:val="0"/>
                  <w:marTop w:val="0"/>
                  <w:marBottom w:val="0"/>
                  <w:divBdr>
                    <w:top w:val="none" w:sz="0" w:space="0" w:color="auto"/>
                    <w:left w:val="none" w:sz="0" w:space="0" w:color="auto"/>
                    <w:bottom w:val="none" w:sz="0" w:space="0" w:color="auto"/>
                    <w:right w:val="none" w:sz="0" w:space="0" w:color="auto"/>
                  </w:divBdr>
                </w:div>
                <w:div w:id="1037124711">
                  <w:marLeft w:val="0"/>
                  <w:marRight w:val="0"/>
                  <w:marTop w:val="0"/>
                  <w:marBottom w:val="0"/>
                  <w:divBdr>
                    <w:top w:val="none" w:sz="0" w:space="0" w:color="auto"/>
                    <w:left w:val="none" w:sz="0" w:space="0" w:color="auto"/>
                    <w:bottom w:val="none" w:sz="0" w:space="0" w:color="auto"/>
                    <w:right w:val="none" w:sz="0" w:space="0" w:color="auto"/>
                  </w:divBdr>
                </w:div>
                <w:div w:id="1037512803">
                  <w:marLeft w:val="0"/>
                  <w:marRight w:val="0"/>
                  <w:marTop w:val="0"/>
                  <w:marBottom w:val="0"/>
                  <w:divBdr>
                    <w:top w:val="none" w:sz="0" w:space="0" w:color="auto"/>
                    <w:left w:val="none" w:sz="0" w:space="0" w:color="auto"/>
                    <w:bottom w:val="none" w:sz="0" w:space="0" w:color="auto"/>
                    <w:right w:val="none" w:sz="0" w:space="0" w:color="auto"/>
                  </w:divBdr>
                </w:div>
                <w:div w:id="1037776735">
                  <w:marLeft w:val="0"/>
                  <w:marRight w:val="0"/>
                  <w:marTop w:val="0"/>
                  <w:marBottom w:val="0"/>
                  <w:divBdr>
                    <w:top w:val="none" w:sz="0" w:space="0" w:color="auto"/>
                    <w:left w:val="none" w:sz="0" w:space="0" w:color="auto"/>
                    <w:bottom w:val="none" w:sz="0" w:space="0" w:color="auto"/>
                    <w:right w:val="none" w:sz="0" w:space="0" w:color="auto"/>
                  </w:divBdr>
                </w:div>
                <w:div w:id="1038318444">
                  <w:marLeft w:val="0"/>
                  <w:marRight w:val="0"/>
                  <w:marTop w:val="0"/>
                  <w:marBottom w:val="0"/>
                  <w:divBdr>
                    <w:top w:val="none" w:sz="0" w:space="0" w:color="auto"/>
                    <w:left w:val="none" w:sz="0" w:space="0" w:color="auto"/>
                    <w:bottom w:val="none" w:sz="0" w:space="0" w:color="auto"/>
                    <w:right w:val="none" w:sz="0" w:space="0" w:color="auto"/>
                  </w:divBdr>
                </w:div>
                <w:div w:id="1038969670">
                  <w:marLeft w:val="0"/>
                  <w:marRight w:val="0"/>
                  <w:marTop w:val="0"/>
                  <w:marBottom w:val="0"/>
                  <w:divBdr>
                    <w:top w:val="none" w:sz="0" w:space="0" w:color="auto"/>
                    <w:left w:val="none" w:sz="0" w:space="0" w:color="auto"/>
                    <w:bottom w:val="none" w:sz="0" w:space="0" w:color="auto"/>
                    <w:right w:val="none" w:sz="0" w:space="0" w:color="auto"/>
                  </w:divBdr>
                </w:div>
                <w:div w:id="1039626300">
                  <w:marLeft w:val="0"/>
                  <w:marRight w:val="0"/>
                  <w:marTop w:val="0"/>
                  <w:marBottom w:val="0"/>
                  <w:divBdr>
                    <w:top w:val="none" w:sz="0" w:space="0" w:color="auto"/>
                    <w:left w:val="none" w:sz="0" w:space="0" w:color="auto"/>
                    <w:bottom w:val="none" w:sz="0" w:space="0" w:color="auto"/>
                    <w:right w:val="none" w:sz="0" w:space="0" w:color="auto"/>
                  </w:divBdr>
                </w:div>
                <w:div w:id="1040471258">
                  <w:marLeft w:val="0"/>
                  <w:marRight w:val="0"/>
                  <w:marTop w:val="0"/>
                  <w:marBottom w:val="0"/>
                  <w:divBdr>
                    <w:top w:val="none" w:sz="0" w:space="0" w:color="auto"/>
                    <w:left w:val="none" w:sz="0" w:space="0" w:color="auto"/>
                    <w:bottom w:val="none" w:sz="0" w:space="0" w:color="auto"/>
                    <w:right w:val="none" w:sz="0" w:space="0" w:color="auto"/>
                  </w:divBdr>
                </w:div>
                <w:div w:id="1041441962">
                  <w:marLeft w:val="0"/>
                  <w:marRight w:val="0"/>
                  <w:marTop w:val="0"/>
                  <w:marBottom w:val="0"/>
                  <w:divBdr>
                    <w:top w:val="none" w:sz="0" w:space="0" w:color="auto"/>
                    <w:left w:val="none" w:sz="0" w:space="0" w:color="auto"/>
                    <w:bottom w:val="none" w:sz="0" w:space="0" w:color="auto"/>
                    <w:right w:val="none" w:sz="0" w:space="0" w:color="auto"/>
                  </w:divBdr>
                </w:div>
                <w:div w:id="1042170595">
                  <w:marLeft w:val="0"/>
                  <w:marRight w:val="0"/>
                  <w:marTop w:val="0"/>
                  <w:marBottom w:val="0"/>
                  <w:divBdr>
                    <w:top w:val="none" w:sz="0" w:space="0" w:color="auto"/>
                    <w:left w:val="none" w:sz="0" w:space="0" w:color="auto"/>
                    <w:bottom w:val="none" w:sz="0" w:space="0" w:color="auto"/>
                    <w:right w:val="none" w:sz="0" w:space="0" w:color="auto"/>
                  </w:divBdr>
                </w:div>
                <w:div w:id="1042749385">
                  <w:marLeft w:val="0"/>
                  <w:marRight w:val="0"/>
                  <w:marTop w:val="0"/>
                  <w:marBottom w:val="0"/>
                  <w:divBdr>
                    <w:top w:val="none" w:sz="0" w:space="0" w:color="auto"/>
                    <w:left w:val="none" w:sz="0" w:space="0" w:color="auto"/>
                    <w:bottom w:val="none" w:sz="0" w:space="0" w:color="auto"/>
                    <w:right w:val="none" w:sz="0" w:space="0" w:color="auto"/>
                  </w:divBdr>
                </w:div>
                <w:div w:id="1043091589">
                  <w:marLeft w:val="0"/>
                  <w:marRight w:val="0"/>
                  <w:marTop w:val="0"/>
                  <w:marBottom w:val="0"/>
                  <w:divBdr>
                    <w:top w:val="none" w:sz="0" w:space="0" w:color="auto"/>
                    <w:left w:val="none" w:sz="0" w:space="0" w:color="auto"/>
                    <w:bottom w:val="none" w:sz="0" w:space="0" w:color="auto"/>
                    <w:right w:val="none" w:sz="0" w:space="0" w:color="auto"/>
                  </w:divBdr>
                </w:div>
                <w:div w:id="1043602588">
                  <w:marLeft w:val="0"/>
                  <w:marRight w:val="0"/>
                  <w:marTop w:val="0"/>
                  <w:marBottom w:val="0"/>
                  <w:divBdr>
                    <w:top w:val="none" w:sz="0" w:space="0" w:color="auto"/>
                    <w:left w:val="none" w:sz="0" w:space="0" w:color="auto"/>
                    <w:bottom w:val="none" w:sz="0" w:space="0" w:color="auto"/>
                    <w:right w:val="none" w:sz="0" w:space="0" w:color="auto"/>
                  </w:divBdr>
                </w:div>
                <w:div w:id="1044401791">
                  <w:marLeft w:val="0"/>
                  <w:marRight w:val="0"/>
                  <w:marTop w:val="0"/>
                  <w:marBottom w:val="0"/>
                  <w:divBdr>
                    <w:top w:val="none" w:sz="0" w:space="0" w:color="auto"/>
                    <w:left w:val="none" w:sz="0" w:space="0" w:color="auto"/>
                    <w:bottom w:val="none" w:sz="0" w:space="0" w:color="auto"/>
                    <w:right w:val="none" w:sz="0" w:space="0" w:color="auto"/>
                  </w:divBdr>
                </w:div>
                <w:div w:id="1046219467">
                  <w:marLeft w:val="0"/>
                  <w:marRight w:val="0"/>
                  <w:marTop w:val="0"/>
                  <w:marBottom w:val="0"/>
                  <w:divBdr>
                    <w:top w:val="none" w:sz="0" w:space="0" w:color="auto"/>
                    <w:left w:val="none" w:sz="0" w:space="0" w:color="auto"/>
                    <w:bottom w:val="none" w:sz="0" w:space="0" w:color="auto"/>
                    <w:right w:val="none" w:sz="0" w:space="0" w:color="auto"/>
                  </w:divBdr>
                </w:div>
                <w:div w:id="1047072754">
                  <w:marLeft w:val="0"/>
                  <w:marRight w:val="0"/>
                  <w:marTop w:val="0"/>
                  <w:marBottom w:val="0"/>
                  <w:divBdr>
                    <w:top w:val="none" w:sz="0" w:space="0" w:color="auto"/>
                    <w:left w:val="none" w:sz="0" w:space="0" w:color="auto"/>
                    <w:bottom w:val="none" w:sz="0" w:space="0" w:color="auto"/>
                    <w:right w:val="none" w:sz="0" w:space="0" w:color="auto"/>
                  </w:divBdr>
                </w:div>
                <w:div w:id="1047341584">
                  <w:marLeft w:val="0"/>
                  <w:marRight w:val="0"/>
                  <w:marTop w:val="0"/>
                  <w:marBottom w:val="0"/>
                  <w:divBdr>
                    <w:top w:val="none" w:sz="0" w:space="0" w:color="auto"/>
                    <w:left w:val="none" w:sz="0" w:space="0" w:color="auto"/>
                    <w:bottom w:val="none" w:sz="0" w:space="0" w:color="auto"/>
                    <w:right w:val="none" w:sz="0" w:space="0" w:color="auto"/>
                  </w:divBdr>
                </w:div>
                <w:div w:id="1048262522">
                  <w:marLeft w:val="0"/>
                  <w:marRight w:val="0"/>
                  <w:marTop w:val="0"/>
                  <w:marBottom w:val="0"/>
                  <w:divBdr>
                    <w:top w:val="none" w:sz="0" w:space="0" w:color="auto"/>
                    <w:left w:val="none" w:sz="0" w:space="0" w:color="auto"/>
                    <w:bottom w:val="none" w:sz="0" w:space="0" w:color="auto"/>
                    <w:right w:val="none" w:sz="0" w:space="0" w:color="auto"/>
                  </w:divBdr>
                </w:div>
                <w:div w:id="1049108755">
                  <w:marLeft w:val="0"/>
                  <w:marRight w:val="0"/>
                  <w:marTop w:val="0"/>
                  <w:marBottom w:val="0"/>
                  <w:divBdr>
                    <w:top w:val="none" w:sz="0" w:space="0" w:color="auto"/>
                    <w:left w:val="none" w:sz="0" w:space="0" w:color="auto"/>
                    <w:bottom w:val="none" w:sz="0" w:space="0" w:color="auto"/>
                    <w:right w:val="none" w:sz="0" w:space="0" w:color="auto"/>
                  </w:divBdr>
                </w:div>
                <w:div w:id="1050038263">
                  <w:marLeft w:val="0"/>
                  <w:marRight w:val="0"/>
                  <w:marTop w:val="0"/>
                  <w:marBottom w:val="0"/>
                  <w:divBdr>
                    <w:top w:val="none" w:sz="0" w:space="0" w:color="auto"/>
                    <w:left w:val="none" w:sz="0" w:space="0" w:color="auto"/>
                    <w:bottom w:val="none" w:sz="0" w:space="0" w:color="auto"/>
                    <w:right w:val="none" w:sz="0" w:space="0" w:color="auto"/>
                  </w:divBdr>
                </w:div>
                <w:div w:id="1050763788">
                  <w:marLeft w:val="0"/>
                  <w:marRight w:val="0"/>
                  <w:marTop w:val="0"/>
                  <w:marBottom w:val="0"/>
                  <w:divBdr>
                    <w:top w:val="none" w:sz="0" w:space="0" w:color="auto"/>
                    <w:left w:val="none" w:sz="0" w:space="0" w:color="auto"/>
                    <w:bottom w:val="none" w:sz="0" w:space="0" w:color="auto"/>
                    <w:right w:val="none" w:sz="0" w:space="0" w:color="auto"/>
                  </w:divBdr>
                </w:div>
                <w:div w:id="1050878258">
                  <w:marLeft w:val="0"/>
                  <w:marRight w:val="0"/>
                  <w:marTop w:val="0"/>
                  <w:marBottom w:val="0"/>
                  <w:divBdr>
                    <w:top w:val="none" w:sz="0" w:space="0" w:color="auto"/>
                    <w:left w:val="none" w:sz="0" w:space="0" w:color="auto"/>
                    <w:bottom w:val="none" w:sz="0" w:space="0" w:color="auto"/>
                    <w:right w:val="none" w:sz="0" w:space="0" w:color="auto"/>
                  </w:divBdr>
                </w:div>
                <w:div w:id="1051660300">
                  <w:marLeft w:val="0"/>
                  <w:marRight w:val="0"/>
                  <w:marTop w:val="0"/>
                  <w:marBottom w:val="0"/>
                  <w:divBdr>
                    <w:top w:val="none" w:sz="0" w:space="0" w:color="auto"/>
                    <w:left w:val="none" w:sz="0" w:space="0" w:color="auto"/>
                    <w:bottom w:val="none" w:sz="0" w:space="0" w:color="auto"/>
                    <w:right w:val="none" w:sz="0" w:space="0" w:color="auto"/>
                  </w:divBdr>
                </w:div>
                <w:div w:id="1051854558">
                  <w:marLeft w:val="0"/>
                  <w:marRight w:val="0"/>
                  <w:marTop w:val="0"/>
                  <w:marBottom w:val="0"/>
                  <w:divBdr>
                    <w:top w:val="none" w:sz="0" w:space="0" w:color="auto"/>
                    <w:left w:val="none" w:sz="0" w:space="0" w:color="auto"/>
                    <w:bottom w:val="none" w:sz="0" w:space="0" w:color="auto"/>
                    <w:right w:val="none" w:sz="0" w:space="0" w:color="auto"/>
                  </w:divBdr>
                </w:div>
                <w:div w:id="1052314312">
                  <w:marLeft w:val="0"/>
                  <w:marRight w:val="0"/>
                  <w:marTop w:val="0"/>
                  <w:marBottom w:val="0"/>
                  <w:divBdr>
                    <w:top w:val="none" w:sz="0" w:space="0" w:color="auto"/>
                    <w:left w:val="none" w:sz="0" w:space="0" w:color="auto"/>
                    <w:bottom w:val="none" w:sz="0" w:space="0" w:color="auto"/>
                    <w:right w:val="none" w:sz="0" w:space="0" w:color="auto"/>
                  </w:divBdr>
                </w:div>
                <w:div w:id="1054737682">
                  <w:marLeft w:val="0"/>
                  <w:marRight w:val="0"/>
                  <w:marTop w:val="0"/>
                  <w:marBottom w:val="0"/>
                  <w:divBdr>
                    <w:top w:val="none" w:sz="0" w:space="0" w:color="auto"/>
                    <w:left w:val="none" w:sz="0" w:space="0" w:color="auto"/>
                    <w:bottom w:val="none" w:sz="0" w:space="0" w:color="auto"/>
                    <w:right w:val="none" w:sz="0" w:space="0" w:color="auto"/>
                  </w:divBdr>
                </w:div>
                <w:div w:id="1054768067">
                  <w:marLeft w:val="0"/>
                  <w:marRight w:val="0"/>
                  <w:marTop w:val="0"/>
                  <w:marBottom w:val="0"/>
                  <w:divBdr>
                    <w:top w:val="none" w:sz="0" w:space="0" w:color="auto"/>
                    <w:left w:val="none" w:sz="0" w:space="0" w:color="auto"/>
                    <w:bottom w:val="none" w:sz="0" w:space="0" w:color="auto"/>
                    <w:right w:val="none" w:sz="0" w:space="0" w:color="auto"/>
                  </w:divBdr>
                </w:div>
                <w:div w:id="1054965611">
                  <w:marLeft w:val="0"/>
                  <w:marRight w:val="0"/>
                  <w:marTop w:val="0"/>
                  <w:marBottom w:val="0"/>
                  <w:divBdr>
                    <w:top w:val="none" w:sz="0" w:space="0" w:color="auto"/>
                    <w:left w:val="none" w:sz="0" w:space="0" w:color="auto"/>
                    <w:bottom w:val="none" w:sz="0" w:space="0" w:color="auto"/>
                    <w:right w:val="none" w:sz="0" w:space="0" w:color="auto"/>
                  </w:divBdr>
                </w:div>
                <w:div w:id="1055545173">
                  <w:marLeft w:val="0"/>
                  <w:marRight w:val="0"/>
                  <w:marTop w:val="0"/>
                  <w:marBottom w:val="0"/>
                  <w:divBdr>
                    <w:top w:val="none" w:sz="0" w:space="0" w:color="auto"/>
                    <w:left w:val="none" w:sz="0" w:space="0" w:color="auto"/>
                    <w:bottom w:val="none" w:sz="0" w:space="0" w:color="auto"/>
                    <w:right w:val="none" w:sz="0" w:space="0" w:color="auto"/>
                  </w:divBdr>
                </w:div>
                <w:div w:id="1056899417">
                  <w:marLeft w:val="0"/>
                  <w:marRight w:val="0"/>
                  <w:marTop w:val="0"/>
                  <w:marBottom w:val="0"/>
                  <w:divBdr>
                    <w:top w:val="none" w:sz="0" w:space="0" w:color="auto"/>
                    <w:left w:val="none" w:sz="0" w:space="0" w:color="auto"/>
                    <w:bottom w:val="none" w:sz="0" w:space="0" w:color="auto"/>
                    <w:right w:val="none" w:sz="0" w:space="0" w:color="auto"/>
                  </w:divBdr>
                </w:div>
                <w:div w:id="1057319961">
                  <w:marLeft w:val="0"/>
                  <w:marRight w:val="0"/>
                  <w:marTop w:val="0"/>
                  <w:marBottom w:val="0"/>
                  <w:divBdr>
                    <w:top w:val="none" w:sz="0" w:space="0" w:color="auto"/>
                    <w:left w:val="none" w:sz="0" w:space="0" w:color="auto"/>
                    <w:bottom w:val="none" w:sz="0" w:space="0" w:color="auto"/>
                    <w:right w:val="none" w:sz="0" w:space="0" w:color="auto"/>
                  </w:divBdr>
                </w:div>
                <w:div w:id="1058364642">
                  <w:marLeft w:val="0"/>
                  <w:marRight w:val="0"/>
                  <w:marTop w:val="0"/>
                  <w:marBottom w:val="0"/>
                  <w:divBdr>
                    <w:top w:val="none" w:sz="0" w:space="0" w:color="auto"/>
                    <w:left w:val="none" w:sz="0" w:space="0" w:color="auto"/>
                    <w:bottom w:val="none" w:sz="0" w:space="0" w:color="auto"/>
                    <w:right w:val="none" w:sz="0" w:space="0" w:color="auto"/>
                  </w:divBdr>
                </w:div>
                <w:div w:id="1059013451">
                  <w:marLeft w:val="0"/>
                  <w:marRight w:val="0"/>
                  <w:marTop w:val="0"/>
                  <w:marBottom w:val="0"/>
                  <w:divBdr>
                    <w:top w:val="none" w:sz="0" w:space="0" w:color="auto"/>
                    <w:left w:val="none" w:sz="0" w:space="0" w:color="auto"/>
                    <w:bottom w:val="none" w:sz="0" w:space="0" w:color="auto"/>
                    <w:right w:val="none" w:sz="0" w:space="0" w:color="auto"/>
                  </w:divBdr>
                </w:div>
                <w:div w:id="1059670597">
                  <w:marLeft w:val="0"/>
                  <w:marRight w:val="0"/>
                  <w:marTop w:val="0"/>
                  <w:marBottom w:val="0"/>
                  <w:divBdr>
                    <w:top w:val="none" w:sz="0" w:space="0" w:color="auto"/>
                    <w:left w:val="none" w:sz="0" w:space="0" w:color="auto"/>
                    <w:bottom w:val="none" w:sz="0" w:space="0" w:color="auto"/>
                    <w:right w:val="none" w:sz="0" w:space="0" w:color="auto"/>
                  </w:divBdr>
                </w:div>
                <w:div w:id="1059985755">
                  <w:marLeft w:val="0"/>
                  <w:marRight w:val="0"/>
                  <w:marTop w:val="0"/>
                  <w:marBottom w:val="0"/>
                  <w:divBdr>
                    <w:top w:val="none" w:sz="0" w:space="0" w:color="auto"/>
                    <w:left w:val="none" w:sz="0" w:space="0" w:color="auto"/>
                    <w:bottom w:val="none" w:sz="0" w:space="0" w:color="auto"/>
                    <w:right w:val="none" w:sz="0" w:space="0" w:color="auto"/>
                  </w:divBdr>
                </w:div>
                <w:div w:id="1060448158">
                  <w:marLeft w:val="0"/>
                  <w:marRight w:val="0"/>
                  <w:marTop w:val="0"/>
                  <w:marBottom w:val="0"/>
                  <w:divBdr>
                    <w:top w:val="none" w:sz="0" w:space="0" w:color="auto"/>
                    <w:left w:val="none" w:sz="0" w:space="0" w:color="auto"/>
                    <w:bottom w:val="none" w:sz="0" w:space="0" w:color="auto"/>
                    <w:right w:val="none" w:sz="0" w:space="0" w:color="auto"/>
                  </w:divBdr>
                </w:div>
                <w:div w:id="1060791379">
                  <w:marLeft w:val="0"/>
                  <w:marRight w:val="0"/>
                  <w:marTop w:val="0"/>
                  <w:marBottom w:val="0"/>
                  <w:divBdr>
                    <w:top w:val="none" w:sz="0" w:space="0" w:color="auto"/>
                    <w:left w:val="none" w:sz="0" w:space="0" w:color="auto"/>
                    <w:bottom w:val="none" w:sz="0" w:space="0" w:color="auto"/>
                    <w:right w:val="none" w:sz="0" w:space="0" w:color="auto"/>
                  </w:divBdr>
                </w:div>
                <w:div w:id="1061320771">
                  <w:marLeft w:val="0"/>
                  <w:marRight w:val="0"/>
                  <w:marTop w:val="0"/>
                  <w:marBottom w:val="0"/>
                  <w:divBdr>
                    <w:top w:val="none" w:sz="0" w:space="0" w:color="auto"/>
                    <w:left w:val="none" w:sz="0" w:space="0" w:color="auto"/>
                    <w:bottom w:val="none" w:sz="0" w:space="0" w:color="auto"/>
                    <w:right w:val="none" w:sz="0" w:space="0" w:color="auto"/>
                  </w:divBdr>
                </w:div>
                <w:div w:id="1061903546">
                  <w:marLeft w:val="0"/>
                  <w:marRight w:val="0"/>
                  <w:marTop w:val="0"/>
                  <w:marBottom w:val="0"/>
                  <w:divBdr>
                    <w:top w:val="none" w:sz="0" w:space="0" w:color="auto"/>
                    <w:left w:val="none" w:sz="0" w:space="0" w:color="auto"/>
                    <w:bottom w:val="none" w:sz="0" w:space="0" w:color="auto"/>
                    <w:right w:val="none" w:sz="0" w:space="0" w:color="auto"/>
                  </w:divBdr>
                </w:div>
                <w:div w:id="1061907447">
                  <w:marLeft w:val="0"/>
                  <w:marRight w:val="0"/>
                  <w:marTop w:val="0"/>
                  <w:marBottom w:val="0"/>
                  <w:divBdr>
                    <w:top w:val="none" w:sz="0" w:space="0" w:color="auto"/>
                    <w:left w:val="none" w:sz="0" w:space="0" w:color="auto"/>
                    <w:bottom w:val="none" w:sz="0" w:space="0" w:color="auto"/>
                    <w:right w:val="none" w:sz="0" w:space="0" w:color="auto"/>
                  </w:divBdr>
                </w:div>
                <w:div w:id="1062408257">
                  <w:marLeft w:val="0"/>
                  <w:marRight w:val="0"/>
                  <w:marTop w:val="0"/>
                  <w:marBottom w:val="0"/>
                  <w:divBdr>
                    <w:top w:val="none" w:sz="0" w:space="0" w:color="auto"/>
                    <w:left w:val="none" w:sz="0" w:space="0" w:color="auto"/>
                    <w:bottom w:val="none" w:sz="0" w:space="0" w:color="auto"/>
                    <w:right w:val="none" w:sz="0" w:space="0" w:color="auto"/>
                  </w:divBdr>
                </w:div>
                <w:div w:id="1062604314">
                  <w:marLeft w:val="0"/>
                  <w:marRight w:val="0"/>
                  <w:marTop w:val="0"/>
                  <w:marBottom w:val="0"/>
                  <w:divBdr>
                    <w:top w:val="none" w:sz="0" w:space="0" w:color="auto"/>
                    <w:left w:val="none" w:sz="0" w:space="0" w:color="auto"/>
                    <w:bottom w:val="none" w:sz="0" w:space="0" w:color="auto"/>
                    <w:right w:val="none" w:sz="0" w:space="0" w:color="auto"/>
                  </w:divBdr>
                </w:div>
                <w:div w:id="1062681802">
                  <w:marLeft w:val="0"/>
                  <w:marRight w:val="0"/>
                  <w:marTop w:val="0"/>
                  <w:marBottom w:val="0"/>
                  <w:divBdr>
                    <w:top w:val="none" w:sz="0" w:space="0" w:color="auto"/>
                    <w:left w:val="none" w:sz="0" w:space="0" w:color="auto"/>
                    <w:bottom w:val="none" w:sz="0" w:space="0" w:color="auto"/>
                    <w:right w:val="none" w:sz="0" w:space="0" w:color="auto"/>
                  </w:divBdr>
                </w:div>
                <w:div w:id="1062754998">
                  <w:marLeft w:val="0"/>
                  <w:marRight w:val="0"/>
                  <w:marTop w:val="0"/>
                  <w:marBottom w:val="0"/>
                  <w:divBdr>
                    <w:top w:val="none" w:sz="0" w:space="0" w:color="auto"/>
                    <w:left w:val="none" w:sz="0" w:space="0" w:color="auto"/>
                    <w:bottom w:val="none" w:sz="0" w:space="0" w:color="auto"/>
                    <w:right w:val="none" w:sz="0" w:space="0" w:color="auto"/>
                  </w:divBdr>
                </w:div>
                <w:div w:id="1063142274">
                  <w:marLeft w:val="0"/>
                  <w:marRight w:val="0"/>
                  <w:marTop w:val="0"/>
                  <w:marBottom w:val="0"/>
                  <w:divBdr>
                    <w:top w:val="none" w:sz="0" w:space="0" w:color="auto"/>
                    <w:left w:val="none" w:sz="0" w:space="0" w:color="auto"/>
                    <w:bottom w:val="none" w:sz="0" w:space="0" w:color="auto"/>
                    <w:right w:val="none" w:sz="0" w:space="0" w:color="auto"/>
                  </w:divBdr>
                </w:div>
                <w:div w:id="1063943488">
                  <w:marLeft w:val="0"/>
                  <w:marRight w:val="0"/>
                  <w:marTop w:val="0"/>
                  <w:marBottom w:val="0"/>
                  <w:divBdr>
                    <w:top w:val="none" w:sz="0" w:space="0" w:color="auto"/>
                    <w:left w:val="none" w:sz="0" w:space="0" w:color="auto"/>
                    <w:bottom w:val="none" w:sz="0" w:space="0" w:color="auto"/>
                    <w:right w:val="none" w:sz="0" w:space="0" w:color="auto"/>
                  </w:divBdr>
                </w:div>
                <w:div w:id="1065490740">
                  <w:marLeft w:val="0"/>
                  <w:marRight w:val="0"/>
                  <w:marTop w:val="0"/>
                  <w:marBottom w:val="0"/>
                  <w:divBdr>
                    <w:top w:val="none" w:sz="0" w:space="0" w:color="auto"/>
                    <w:left w:val="none" w:sz="0" w:space="0" w:color="auto"/>
                    <w:bottom w:val="none" w:sz="0" w:space="0" w:color="auto"/>
                    <w:right w:val="none" w:sz="0" w:space="0" w:color="auto"/>
                  </w:divBdr>
                </w:div>
                <w:div w:id="1066027947">
                  <w:marLeft w:val="0"/>
                  <w:marRight w:val="0"/>
                  <w:marTop w:val="0"/>
                  <w:marBottom w:val="0"/>
                  <w:divBdr>
                    <w:top w:val="none" w:sz="0" w:space="0" w:color="auto"/>
                    <w:left w:val="none" w:sz="0" w:space="0" w:color="auto"/>
                    <w:bottom w:val="none" w:sz="0" w:space="0" w:color="auto"/>
                    <w:right w:val="none" w:sz="0" w:space="0" w:color="auto"/>
                  </w:divBdr>
                </w:div>
                <w:div w:id="1066757712">
                  <w:marLeft w:val="0"/>
                  <w:marRight w:val="0"/>
                  <w:marTop w:val="0"/>
                  <w:marBottom w:val="0"/>
                  <w:divBdr>
                    <w:top w:val="none" w:sz="0" w:space="0" w:color="auto"/>
                    <w:left w:val="none" w:sz="0" w:space="0" w:color="auto"/>
                    <w:bottom w:val="none" w:sz="0" w:space="0" w:color="auto"/>
                    <w:right w:val="none" w:sz="0" w:space="0" w:color="auto"/>
                  </w:divBdr>
                </w:div>
                <w:div w:id="1066803104">
                  <w:marLeft w:val="0"/>
                  <w:marRight w:val="0"/>
                  <w:marTop w:val="0"/>
                  <w:marBottom w:val="0"/>
                  <w:divBdr>
                    <w:top w:val="none" w:sz="0" w:space="0" w:color="auto"/>
                    <w:left w:val="none" w:sz="0" w:space="0" w:color="auto"/>
                    <w:bottom w:val="none" w:sz="0" w:space="0" w:color="auto"/>
                    <w:right w:val="none" w:sz="0" w:space="0" w:color="auto"/>
                  </w:divBdr>
                </w:div>
                <w:div w:id="1067344471">
                  <w:marLeft w:val="0"/>
                  <w:marRight w:val="0"/>
                  <w:marTop w:val="0"/>
                  <w:marBottom w:val="0"/>
                  <w:divBdr>
                    <w:top w:val="none" w:sz="0" w:space="0" w:color="auto"/>
                    <w:left w:val="none" w:sz="0" w:space="0" w:color="auto"/>
                    <w:bottom w:val="none" w:sz="0" w:space="0" w:color="auto"/>
                    <w:right w:val="none" w:sz="0" w:space="0" w:color="auto"/>
                  </w:divBdr>
                </w:div>
                <w:div w:id="1067723144">
                  <w:marLeft w:val="0"/>
                  <w:marRight w:val="0"/>
                  <w:marTop w:val="0"/>
                  <w:marBottom w:val="0"/>
                  <w:divBdr>
                    <w:top w:val="none" w:sz="0" w:space="0" w:color="auto"/>
                    <w:left w:val="none" w:sz="0" w:space="0" w:color="auto"/>
                    <w:bottom w:val="none" w:sz="0" w:space="0" w:color="auto"/>
                    <w:right w:val="none" w:sz="0" w:space="0" w:color="auto"/>
                  </w:divBdr>
                </w:div>
                <w:div w:id="1067799820">
                  <w:marLeft w:val="0"/>
                  <w:marRight w:val="0"/>
                  <w:marTop w:val="0"/>
                  <w:marBottom w:val="0"/>
                  <w:divBdr>
                    <w:top w:val="none" w:sz="0" w:space="0" w:color="auto"/>
                    <w:left w:val="none" w:sz="0" w:space="0" w:color="auto"/>
                    <w:bottom w:val="none" w:sz="0" w:space="0" w:color="auto"/>
                    <w:right w:val="none" w:sz="0" w:space="0" w:color="auto"/>
                  </w:divBdr>
                </w:div>
                <w:div w:id="1068118228">
                  <w:marLeft w:val="0"/>
                  <w:marRight w:val="0"/>
                  <w:marTop w:val="0"/>
                  <w:marBottom w:val="0"/>
                  <w:divBdr>
                    <w:top w:val="none" w:sz="0" w:space="0" w:color="auto"/>
                    <w:left w:val="none" w:sz="0" w:space="0" w:color="auto"/>
                    <w:bottom w:val="none" w:sz="0" w:space="0" w:color="auto"/>
                    <w:right w:val="none" w:sz="0" w:space="0" w:color="auto"/>
                  </w:divBdr>
                </w:div>
                <w:div w:id="1068306662">
                  <w:marLeft w:val="0"/>
                  <w:marRight w:val="0"/>
                  <w:marTop w:val="0"/>
                  <w:marBottom w:val="0"/>
                  <w:divBdr>
                    <w:top w:val="none" w:sz="0" w:space="0" w:color="auto"/>
                    <w:left w:val="none" w:sz="0" w:space="0" w:color="auto"/>
                    <w:bottom w:val="none" w:sz="0" w:space="0" w:color="auto"/>
                    <w:right w:val="none" w:sz="0" w:space="0" w:color="auto"/>
                  </w:divBdr>
                </w:div>
                <w:div w:id="1068461992">
                  <w:marLeft w:val="0"/>
                  <w:marRight w:val="0"/>
                  <w:marTop w:val="0"/>
                  <w:marBottom w:val="0"/>
                  <w:divBdr>
                    <w:top w:val="none" w:sz="0" w:space="0" w:color="auto"/>
                    <w:left w:val="none" w:sz="0" w:space="0" w:color="auto"/>
                    <w:bottom w:val="none" w:sz="0" w:space="0" w:color="auto"/>
                    <w:right w:val="none" w:sz="0" w:space="0" w:color="auto"/>
                  </w:divBdr>
                </w:div>
                <w:div w:id="1068766120">
                  <w:marLeft w:val="0"/>
                  <w:marRight w:val="0"/>
                  <w:marTop w:val="0"/>
                  <w:marBottom w:val="0"/>
                  <w:divBdr>
                    <w:top w:val="none" w:sz="0" w:space="0" w:color="auto"/>
                    <w:left w:val="none" w:sz="0" w:space="0" w:color="auto"/>
                    <w:bottom w:val="none" w:sz="0" w:space="0" w:color="auto"/>
                    <w:right w:val="none" w:sz="0" w:space="0" w:color="auto"/>
                  </w:divBdr>
                </w:div>
                <w:div w:id="1069040072">
                  <w:marLeft w:val="0"/>
                  <w:marRight w:val="0"/>
                  <w:marTop w:val="0"/>
                  <w:marBottom w:val="0"/>
                  <w:divBdr>
                    <w:top w:val="none" w:sz="0" w:space="0" w:color="auto"/>
                    <w:left w:val="none" w:sz="0" w:space="0" w:color="auto"/>
                    <w:bottom w:val="none" w:sz="0" w:space="0" w:color="auto"/>
                    <w:right w:val="none" w:sz="0" w:space="0" w:color="auto"/>
                  </w:divBdr>
                </w:div>
                <w:div w:id="1069419424">
                  <w:marLeft w:val="0"/>
                  <w:marRight w:val="0"/>
                  <w:marTop w:val="0"/>
                  <w:marBottom w:val="0"/>
                  <w:divBdr>
                    <w:top w:val="none" w:sz="0" w:space="0" w:color="auto"/>
                    <w:left w:val="none" w:sz="0" w:space="0" w:color="auto"/>
                    <w:bottom w:val="none" w:sz="0" w:space="0" w:color="auto"/>
                    <w:right w:val="none" w:sz="0" w:space="0" w:color="auto"/>
                  </w:divBdr>
                </w:div>
                <w:div w:id="1069494575">
                  <w:marLeft w:val="0"/>
                  <w:marRight w:val="0"/>
                  <w:marTop w:val="0"/>
                  <w:marBottom w:val="0"/>
                  <w:divBdr>
                    <w:top w:val="none" w:sz="0" w:space="0" w:color="auto"/>
                    <w:left w:val="none" w:sz="0" w:space="0" w:color="auto"/>
                    <w:bottom w:val="none" w:sz="0" w:space="0" w:color="auto"/>
                    <w:right w:val="none" w:sz="0" w:space="0" w:color="auto"/>
                  </w:divBdr>
                </w:div>
                <w:div w:id="1070082782">
                  <w:marLeft w:val="0"/>
                  <w:marRight w:val="0"/>
                  <w:marTop w:val="0"/>
                  <w:marBottom w:val="0"/>
                  <w:divBdr>
                    <w:top w:val="none" w:sz="0" w:space="0" w:color="auto"/>
                    <w:left w:val="none" w:sz="0" w:space="0" w:color="auto"/>
                    <w:bottom w:val="none" w:sz="0" w:space="0" w:color="auto"/>
                    <w:right w:val="none" w:sz="0" w:space="0" w:color="auto"/>
                  </w:divBdr>
                </w:div>
                <w:div w:id="1071268606">
                  <w:marLeft w:val="0"/>
                  <w:marRight w:val="0"/>
                  <w:marTop w:val="0"/>
                  <w:marBottom w:val="0"/>
                  <w:divBdr>
                    <w:top w:val="none" w:sz="0" w:space="0" w:color="auto"/>
                    <w:left w:val="none" w:sz="0" w:space="0" w:color="auto"/>
                    <w:bottom w:val="none" w:sz="0" w:space="0" w:color="auto"/>
                    <w:right w:val="none" w:sz="0" w:space="0" w:color="auto"/>
                  </w:divBdr>
                </w:div>
                <w:div w:id="1072502772">
                  <w:marLeft w:val="0"/>
                  <w:marRight w:val="0"/>
                  <w:marTop w:val="0"/>
                  <w:marBottom w:val="0"/>
                  <w:divBdr>
                    <w:top w:val="none" w:sz="0" w:space="0" w:color="auto"/>
                    <w:left w:val="none" w:sz="0" w:space="0" w:color="auto"/>
                    <w:bottom w:val="none" w:sz="0" w:space="0" w:color="auto"/>
                    <w:right w:val="none" w:sz="0" w:space="0" w:color="auto"/>
                  </w:divBdr>
                </w:div>
                <w:div w:id="1074009063">
                  <w:marLeft w:val="0"/>
                  <w:marRight w:val="0"/>
                  <w:marTop w:val="0"/>
                  <w:marBottom w:val="0"/>
                  <w:divBdr>
                    <w:top w:val="none" w:sz="0" w:space="0" w:color="auto"/>
                    <w:left w:val="none" w:sz="0" w:space="0" w:color="auto"/>
                    <w:bottom w:val="none" w:sz="0" w:space="0" w:color="auto"/>
                    <w:right w:val="none" w:sz="0" w:space="0" w:color="auto"/>
                  </w:divBdr>
                </w:div>
                <w:div w:id="1074158067">
                  <w:marLeft w:val="0"/>
                  <w:marRight w:val="0"/>
                  <w:marTop w:val="0"/>
                  <w:marBottom w:val="0"/>
                  <w:divBdr>
                    <w:top w:val="none" w:sz="0" w:space="0" w:color="auto"/>
                    <w:left w:val="none" w:sz="0" w:space="0" w:color="auto"/>
                    <w:bottom w:val="none" w:sz="0" w:space="0" w:color="auto"/>
                    <w:right w:val="none" w:sz="0" w:space="0" w:color="auto"/>
                  </w:divBdr>
                </w:div>
                <w:div w:id="1074205035">
                  <w:marLeft w:val="0"/>
                  <w:marRight w:val="0"/>
                  <w:marTop w:val="0"/>
                  <w:marBottom w:val="0"/>
                  <w:divBdr>
                    <w:top w:val="none" w:sz="0" w:space="0" w:color="auto"/>
                    <w:left w:val="none" w:sz="0" w:space="0" w:color="auto"/>
                    <w:bottom w:val="none" w:sz="0" w:space="0" w:color="auto"/>
                    <w:right w:val="none" w:sz="0" w:space="0" w:color="auto"/>
                  </w:divBdr>
                </w:div>
                <w:div w:id="1074624937">
                  <w:marLeft w:val="0"/>
                  <w:marRight w:val="0"/>
                  <w:marTop w:val="0"/>
                  <w:marBottom w:val="0"/>
                  <w:divBdr>
                    <w:top w:val="none" w:sz="0" w:space="0" w:color="auto"/>
                    <w:left w:val="none" w:sz="0" w:space="0" w:color="auto"/>
                    <w:bottom w:val="none" w:sz="0" w:space="0" w:color="auto"/>
                    <w:right w:val="none" w:sz="0" w:space="0" w:color="auto"/>
                  </w:divBdr>
                </w:div>
                <w:div w:id="1075274828">
                  <w:marLeft w:val="0"/>
                  <w:marRight w:val="0"/>
                  <w:marTop w:val="0"/>
                  <w:marBottom w:val="0"/>
                  <w:divBdr>
                    <w:top w:val="none" w:sz="0" w:space="0" w:color="auto"/>
                    <w:left w:val="none" w:sz="0" w:space="0" w:color="auto"/>
                    <w:bottom w:val="none" w:sz="0" w:space="0" w:color="auto"/>
                    <w:right w:val="none" w:sz="0" w:space="0" w:color="auto"/>
                  </w:divBdr>
                </w:div>
                <w:div w:id="1075278130">
                  <w:marLeft w:val="0"/>
                  <w:marRight w:val="0"/>
                  <w:marTop w:val="0"/>
                  <w:marBottom w:val="0"/>
                  <w:divBdr>
                    <w:top w:val="none" w:sz="0" w:space="0" w:color="auto"/>
                    <w:left w:val="none" w:sz="0" w:space="0" w:color="auto"/>
                    <w:bottom w:val="none" w:sz="0" w:space="0" w:color="auto"/>
                    <w:right w:val="none" w:sz="0" w:space="0" w:color="auto"/>
                  </w:divBdr>
                </w:div>
                <w:div w:id="1075512213">
                  <w:marLeft w:val="0"/>
                  <w:marRight w:val="0"/>
                  <w:marTop w:val="0"/>
                  <w:marBottom w:val="0"/>
                  <w:divBdr>
                    <w:top w:val="none" w:sz="0" w:space="0" w:color="auto"/>
                    <w:left w:val="none" w:sz="0" w:space="0" w:color="auto"/>
                    <w:bottom w:val="none" w:sz="0" w:space="0" w:color="auto"/>
                    <w:right w:val="none" w:sz="0" w:space="0" w:color="auto"/>
                  </w:divBdr>
                </w:div>
                <w:div w:id="1077363676">
                  <w:marLeft w:val="0"/>
                  <w:marRight w:val="0"/>
                  <w:marTop w:val="0"/>
                  <w:marBottom w:val="0"/>
                  <w:divBdr>
                    <w:top w:val="none" w:sz="0" w:space="0" w:color="auto"/>
                    <w:left w:val="none" w:sz="0" w:space="0" w:color="auto"/>
                    <w:bottom w:val="none" w:sz="0" w:space="0" w:color="auto"/>
                    <w:right w:val="none" w:sz="0" w:space="0" w:color="auto"/>
                  </w:divBdr>
                </w:div>
                <w:div w:id="1077630271">
                  <w:marLeft w:val="0"/>
                  <w:marRight w:val="0"/>
                  <w:marTop w:val="0"/>
                  <w:marBottom w:val="0"/>
                  <w:divBdr>
                    <w:top w:val="none" w:sz="0" w:space="0" w:color="auto"/>
                    <w:left w:val="none" w:sz="0" w:space="0" w:color="auto"/>
                    <w:bottom w:val="none" w:sz="0" w:space="0" w:color="auto"/>
                    <w:right w:val="none" w:sz="0" w:space="0" w:color="auto"/>
                  </w:divBdr>
                </w:div>
                <w:div w:id="1077747806">
                  <w:marLeft w:val="0"/>
                  <w:marRight w:val="0"/>
                  <w:marTop w:val="0"/>
                  <w:marBottom w:val="0"/>
                  <w:divBdr>
                    <w:top w:val="none" w:sz="0" w:space="0" w:color="auto"/>
                    <w:left w:val="none" w:sz="0" w:space="0" w:color="auto"/>
                    <w:bottom w:val="none" w:sz="0" w:space="0" w:color="auto"/>
                    <w:right w:val="none" w:sz="0" w:space="0" w:color="auto"/>
                  </w:divBdr>
                </w:div>
                <w:div w:id="1079181757">
                  <w:marLeft w:val="0"/>
                  <w:marRight w:val="0"/>
                  <w:marTop w:val="0"/>
                  <w:marBottom w:val="0"/>
                  <w:divBdr>
                    <w:top w:val="none" w:sz="0" w:space="0" w:color="auto"/>
                    <w:left w:val="none" w:sz="0" w:space="0" w:color="auto"/>
                    <w:bottom w:val="none" w:sz="0" w:space="0" w:color="auto"/>
                    <w:right w:val="none" w:sz="0" w:space="0" w:color="auto"/>
                  </w:divBdr>
                </w:div>
                <w:div w:id="1079909962">
                  <w:marLeft w:val="0"/>
                  <w:marRight w:val="0"/>
                  <w:marTop w:val="0"/>
                  <w:marBottom w:val="0"/>
                  <w:divBdr>
                    <w:top w:val="none" w:sz="0" w:space="0" w:color="auto"/>
                    <w:left w:val="none" w:sz="0" w:space="0" w:color="auto"/>
                    <w:bottom w:val="none" w:sz="0" w:space="0" w:color="auto"/>
                    <w:right w:val="none" w:sz="0" w:space="0" w:color="auto"/>
                  </w:divBdr>
                </w:div>
                <w:div w:id="1080561387">
                  <w:marLeft w:val="0"/>
                  <w:marRight w:val="0"/>
                  <w:marTop w:val="0"/>
                  <w:marBottom w:val="0"/>
                  <w:divBdr>
                    <w:top w:val="none" w:sz="0" w:space="0" w:color="auto"/>
                    <w:left w:val="none" w:sz="0" w:space="0" w:color="auto"/>
                    <w:bottom w:val="none" w:sz="0" w:space="0" w:color="auto"/>
                    <w:right w:val="none" w:sz="0" w:space="0" w:color="auto"/>
                  </w:divBdr>
                </w:div>
                <w:div w:id="1080758235">
                  <w:marLeft w:val="0"/>
                  <w:marRight w:val="0"/>
                  <w:marTop w:val="0"/>
                  <w:marBottom w:val="0"/>
                  <w:divBdr>
                    <w:top w:val="none" w:sz="0" w:space="0" w:color="auto"/>
                    <w:left w:val="none" w:sz="0" w:space="0" w:color="auto"/>
                    <w:bottom w:val="none" w:sz="0" w:space="0" w:color="auto"/>
                    <w:right w:val="none" w:sz="0" w:space="0" w:color="auto"/>
                  </w:divBdr>
                </w:div>
                <w:div w:id="1084448412">
                  <w:marLeft w:val="0"/>
                  <w:marRight w:val="0"/>
                  <w:marTop w:val="0"/>
                  <w:marBottom w:val="0"/>
                  <w:divBdr>
                    <w:top w:val="none" w:sz="0" w:space="0" w:color="auto"/>
                    <w:left w:val="none" w:sz="0" w:space="0" w:color="auto"/>
                    <w:bottom w:val="none" w:sz="0" w:space="0" w:color="auto"/>
                    <w:right w:val="none" w:sz="0" w:space="0" w:color="auto"/>
                  </w:divBdr>
                </w:div>
                <w:div w:id="1084834641">
                  <w:marLeft w:val="0"/>
                  <w:marRight w:val="0"/>
                  <w:marTop w:val="0"/>
                  <w:marBottom w:val="0"/>
                  <w:divBdr>
                    <w:top w:val="none" w:sz="0" w:space="0" w:color="auto"/>
                    <w:left w:val="none" w:sz="0" w:space="0" w:color="auto"/>
                    <w:bottom w:val="none" w:sz="0" w:space="0" w:color="auto"/>
                    <w:right w:val="none" w:sz="0" w:space="0" w:color="auto"/>
                  </w:divBdr>
                </w:div>
                <w:div w:id="1085763568">
                  <w:marLeft w:val="0"/>
                  <w:marRight w:val="0"/>
                  <w:marTop w:val="0"/>
                  <w:marBottom w:val="0"/>
                  <w:divBdr>
                    <w:top w:val="none" w:sz="0" w:space="0" w:color="auto"/>
                    <w:left w:val="none" w:sz="0" w:space="0" w:color="auto"/>
                    <w:bottom w:val="none" w:sz="0" w:space="0" w:color="auto"/>
                    <w:right w:val="none" w:sz="0" w:space="0" w:color="auto"/>
                  </w:divBdr>
                </w:div>
                <w:div w:id="1086264673">
                  <w:marLeft w:val="0"/>
                  <w:marRight w:val="0"/>
                  <w:marTop w:val="0"/>
                  <w:marBottom w:val="0"/>
                  <w:divBdr>
                    <w:top w:val="none" w:sz="0" w:space="0" w:color="auto"/>
                    <w:left w:val="none" w:sz="0" w:space="0" w:color="auto"/>
                    <w:bottom w:val="none" w:sz="0" w:space="0" w:color="auto"/>
                    <w:right w:val="none" w:sz="0" w:space="0" w:color="auto"/>
                  </w:divBdr>
                </w:div>
                <w:div w:id="1086462933">
                  <w:marLeft w:val="0"/>
                  <w:marRight w:val="0"/>
                  <w:marTop w:val="0"/>
                  <w:marBottom w:val="0"/>
                  <w:divBdr>
                    <w:top w:val="none" w:sz="0" w:space="0" w:color="auto"/>
                    <w:left w:val="none" w:sz="0" w:space="0" w:color="auto"/>
                    <w:bottom w:val="none" w:sz="0" w:space="0" w:color="auto"/>
                    <w:right w:val="none" w:sz="0" w:space="0" w:color="auto"/>
                  </w:divBdr>
                </w:div>
                <w:div w:id="1086683297">
                  <w:marLeft w:val="0"/>
                  <w:marRight w:val="0"/>
                  <w:marTop w:val="0"/>
                  <w:marBottom w:val="0"/>
                  <w:divBdr>
                    <w:top w:val="none" w:sz="0" w:space="0" w:color="auto"/>
                    <w:left w:val="none" w:sz="0" w:space="0" w:color="auto"/>
                    <w:bottom w:val="none" w:sz="0" w:space="0" w:color="auto"/>
                    <w:right w:val="none" w:sz="0" w:space="0" w:color="auto"/>
                  </w:divBdr>
                </w:div>
                <w:div w:id="1087001311">
                  <w:marLeft w:val="0"/>
                  <w:marRight w:val="0"/>
                  <w:marTop w:val="0"/>
                  <w:marBottom w:val="0"/>
                  <w:divBdr>
                    <w:top w:val="none" w:sz="0" w:space="0" w:color="auto"/>
                    <w:left w:val="none" w:sz="0" w:space="0" w:color="auto"/>
                    <w:bottom w:val="none" w:sz="0" w:space="0" w:color="auto"/>
                    <w:right w:val="none" w:sz="0" w:space="0" w:color="auto"/>
                  </w:divBdr>
                </w:div>
                <w:div w:id="1087649123">
                  <w:marLeft w:val="0"/>
                  <w:marRight w:val="0"/>
                  <w:marTop w:val="0"/>
                  <w:marBottom w:val="0"/>
                  <w:divBdr>
                    <w:top w:val="none" w:sz="0" w:space="0" w:color="auto"/>
                    <w:left w:val="none" w:sz="0" w:space="0" w:color="auto"/>
                    <w:bottom w:val="none" w:sz="0" w:space="0" w:color="auto"/>
                    <w:right w:val="none" w:sz="0" w:space="0" w:color="auto"/>
                  </w:divBdr>
                </w:div>
                <w:div w:id="1087964173">
                  <w:marLeft w:val="0"/>
                  <w:marRight w:val="0"/>
                  <w:marTop w:val="0"/>
                  <w:marBottom w:val="0"/>
                  <w:divBdr>
                    <w:top w:val="none" w:sz="0" w:space="0" w:color="auto"/>
                    <w:left w:val="none" w:sz="0" w:space="0" w:color="auto"/>
                    <w:bottom w:val="none" w:sz="0" w:space="0" w:color="auto"/>
                    <w:right w:val="none" w:sz="0" w:space="0" w:color="auto"/>
                  </w:divBdr>
                </w:div>
                <w:div w:id="1087967204">
                  <w:marLeft w:val="0"/>
                  <w:marRight w:val="0"/>
                  <w:marTop w:val="0"/>
                  <w:marBottom w:val="0"/>
                  <w:divBdr>
                    <w:top w:val="none" w:sz="0" w:space="0" w:color="auto"/>
                    <w:left w:val="none" w:sz="0" w:space="0" w:color="auto"/>
                    <w:bottom w:val="none" w:sz="0" w:space="0" w:color="auto"/>
                    <w:right w:val="none" w:sz="0" w:space="0" w:color="auto"/>
                  </w:divBdr>
                </w:div>
                <w:div w:id="1088695315">
                  <w:marLeft w:val="0"/>
                  <w:marRight w:val="0"/>
                  <w:marTop w:val="0"/>
                  <w:marBottom w:val="0"/>
                  <w:divBdr>
                    <w:top w:val="none" w:sz="0" w:space="0" w:color="auto"/>
                    <w:left w:val="none" w:sz="0" w:space="0" w:color="auto"/>
                    <w:bottom w:val="none" w:sz="0" w:space="0" w:color="auto"/>
                    <w:right w:val="none" w:sz="0" w:space="0" w:color="auto"/>
                  </w:divBdr>
                </w:div>
                <w:div w:id="1088843669">
                  <w:marLeft w:val="0"/>
                  <w:marRight w:val="0"/>
                  <w:marTop w:val="0"/>
                  <w:marBottom w:val="0"/>
                  <w:divBdr>
                    <w:top w:val="none" w:sz="0" w:space="0" w:color="auto"/>
                    <w:left w:val="none" w:sz="0" w:space="0" w:color="auto"/>
                    <w:bottom w:val="none" w:sz="0" w:space="0" w:color="auto"/>
                    <w:right w:val="none" w:sz="0" w:space="0" w:color="auto"/>
                  </w:divBdr>
                </w:div>
                <w:div w:id="1089884006">
                  <w:marLeft w:val="0"/>
                  <w:marRight w:val="0"/>
                  <w:marTop w:val="0"/>
                  <w:marBottom w:val="0"/>
                  <w:divBdr>
                    <w:top w:val="none" w:sz="0" w:space="0" w:color="auto"/>
                    <w:left w:val="none" w:sz="0" w:space="0" w:color="auto"/>
                    <w:bottom w:val="none" w:sz="0" w:space="0" w:color="auto"/>
                    <w:right w:val="none" w:sz="0" w:space="0" w:color="auto"/>
                  </w:divBdr>
                </w:div>
                <w:div w:id="1090616105">
                  <w:marLeft w:val="0"/>
                  <w:marRight w:val="0"/>
                  <w:marTop w:val="0"/>
                  <w:marBottom w:val="0"/>
                  <w:divBdr>
                    <w:top w:val="none" w:sz="0" w:space="0" w:color="auto"/>
                    <w:left w:val="none" w:sz="0" w:space="0" w:color="auto"/>
                    <w:bottom w:val="none" w:sz="0" w:space="0" w:color="auto"/>
                    <w:right w:val="none" w:sz="0" w:space="0" w:color="auto"/>
                  </w:divBdr>
                </w:div>
                <w:div w:id="1091046657">
                  <w:marLeft w:val="0"/>
                  <w:marRight w:val="0"/>
                  <w:marTop w:val="0"/>
                  <w:marBottom w:val="0"/>
                  <w:divBdr>
                    <w:top w:val="none" w:sz="0" w:space="0" w:color="auto"/>
                    <w:left w:val="none" w:sz="0" w:space="0" w:color="auto"/>
                    <w:bottom w:val="none" w:sz="0" w:space="0" w:color="auto"/>
                    <w:right w:val="none" w:sz="0" w:space="0" w:color="auto"/>
                  </w:divBdr>
                </w:div>
                <w:div w:id="1091702208">
                  <w:marLeft w:val="0"/>
                  <w:marRight w:val="0"/>
                  <w:marTop w:val="0"/>
                  <w:marBottom w:val="0"/>
                  <w:divBdr>
                    <w:top w:val="none" w:sz="0" w:space="0" w:color="auto"/>
                    <w:left w:val="none" w:sz="0" w:space="0" w:color="auto"/>
                    <w:bottom w:val="none" w:sz="0" w:space="0" w:color="auto"/>
                    <w:right w:val="none" w:sz="0" w:space="0" w:color="auto"/>
                  </w:divBdr>
                </w:div>
                <w:div w:id="1092123906">
                  <w:marLeft w:val="0"/>
                  <w:marRight w:val="0"/>
                  <w:marTop w:val="0"/>
                  <w:marBottom w:val="0"/>
                  <w:divBdr>
                    <w:top w:val="none" w:sz="0" w:space="0" w:color="auto"/>
                    <w:left w:val="none" w:sz="0" w:space="0" w:color="auto"/>
                    <w:bottom w:val="none" w:sz="0" w:space="0" w:color="auto"/>
                    <w:right w:val="none" w:sz="0" w:space="0" w:color="auto"/>
                  </w:divBdr>
                </w:div>
                <w:div w:id="1093625302">
                  <w:marLeft w:val="0"/>
                  <w:marRight w:val="0"/>
                  <w:marTop w:val="0"/>
                  <w:marBottom w:val="0"/>
                  <w:divBdr>
                    <w:top w:val="none" w:sz="0" w:space="0" w:color="auto"/>
                    <w:left w:val="none" w:sz="0" w:space="0" w:color="auto"/>
                    <w:bottom w:val="none" w:sz="0" w:space="0" w:color="auto"/>
                    <w:right w:val="none" w:sz="0" w:space="0" w:color="auto"/>
                  </w:divBdr>
                </w:div>
                <w:div w:id="1093628905">
                  <w:marLeft w:val="0"/>
                  <w:marRight w:val="0"/>
                  <w:marTop w:val="0"/>
                  <w:marBottom w:val="0"/>
                  <w:divBdr>
                    <w:top w:val="none" w:sz="0" w:space="0" w:color="auto"/>
                    <w:left w:val="none" w:sz="0" w:space="0" w:color="auto"/>
                    <w:bottom w:val="none" w:sz="0" w:space="0" w:color="auto"/>
                    <w:right w:val="none" w:sz="0" w:space="0" w:color="auto"/>
                  </w:divBdr>
                </w:div>
                <w:div w:id="1096906991">
                  <w:marLeft w:val="0"/>
                  <w:marRight w:val="0"/>
                  <w:marTop w:val="0"/>
                  <w:marBottom w:val="0"/>
                  <w:divBdr>
                    <w:top w:val="none" w:sz="0" w:space="0" w:color="auto"/>
                    <w:left w:val="none" w:sz="0" w:space="0" w:color="auto"/>
                    <w:bottom w:val="none" w:sz="0" w:space="0" w:color="auto"/>
                    <w:right w:val="none" w:sz="0" w:space="0" w:color="auto"/>
                  </w:divBdr>
                </w:div>
                <w:div w:id="1096944334">
                  <w:marLeft w:val="0"/>
                  <w:marRight w:val="0"/>
                  <w:marTop w:val="0"/>
                  <w:marBottom w:val="0"/>
                  <w:divBdr>
                    <w:top w:val="none" w:sz="0" w:space="0" w:color="auto"/>
                    <w:left w:val="none" w:sz="0" w:space="0" w:color="auto"/>
                    <w:bottom w:val="none" w:sz="0" w:space="0" w:color="auto"/>
                    <w:right w:val="none" w:sz="0" w:space="0" w:color="auto"/>
                  </w:divBdr>
                </w:div>
                <w:div w:id="1097487382">
                  <w:marLeft w:val="0"/>
                  <w:marRight w:val="0"/>
                  <w:marTop w:val="0"/>
                  <w:marBottom w:val="0"/>
                  <w:divBdr>
                    <w:top w:val="none" w:sz="0" w:space="0" w:color="auto"/>
                    <w:left w:val="none" w:sz="0" w:space="0" w:color="auto"/>
                    <w:bottom w:val="none" w:sz="0" w:space="0" w:color="auto"/>
                    <w:right w:val="none" w:sz="0" w:space="0" w:color="auto"/>
                  </w:divBdr>
                </w:div>
                <w:div w:id="1097949351">
                  <w:marLeft w:val="0"/>
                  <w:marRight w:val="0"/>
                  <w:marTop w:val="0"/>
                  <w:marBottom w:val="0"/>
                  <w:divBdr>
                    <w:top w:val="none" w:sz="0" w:space="0" w:color="auto"/>
                    <w:left w:val="none" w:sz="0" w:space="0" w:color="auto"/>
                    <w:bottom w:val="none" w:sz="0" w:space="0" w:color="auto"/>
                    <w:right w:val="none" w:sz="0" w:space="0" w:color="auto"/>
                  </w:divBdr>
                </w:div>
                <w:div w:id="1098985625">
                  <w:marLeft w:val="0"/>
                  <w:marRight w:val="0"/>
                  <w:marTop w:val="0"/>
                  <w:marBottom w:val="0"/>
                  <w:divBdr>
                    <w:top w:val="none" w:sz="0" w:space="0" w:color="auto"/>
                    <w:left w:val="none" w:sz="0" w:space="0" w:color="auto"/>
                    <w:bottom w:val="none" w:sz="0" w:space="0" w:color="auto"/>
                    <w:right w:val="none" w:sz="0" w:space="0" w:color="auto"/>
                  </w:divBdr>
                </w:div>
                <w:div w:id="1099330711">
                  <w:marLeft w:val="0"/>
                  <w:marRight w:val="0"/>
                  <w:marTop w:val="0"/>
                  <w:marBottom w:val="0"/>
                  <w:divBdr>
                    <w:top w:val="none" w:sz="0" w:space="0" w:color="auto"/>
                    <w:left w:val="none" w:sz="0" w:space="0" w:color="auto"/>
                    <w:bottom w:val="none" w:sz="0" w:space="0" w:color="auto"/>
                    <w:right w:val="none" w:sz="0" w:space="0" w:color="auto"/>
                  </w:divBdr>
                </w:div>
                <w:div w:id="1100296607">
                  <w:marLeft w:val="0"/>
                  <w:marRight w:val="0"/>
                  <w:marTop w:val="0"/>
                  <w:marBottom w:val="0"/>
                  <w:divBdr>
                    <w:top w:val="none" w:sz="0" w:space="0" w:color="auto"/>
                    <w:left w:val="none" w:sz="0" w:space="0" w:color="auto"/>
                    <w:bottom w:val="none" w:sz="0" w:space="0" w:color="auto"/>
                    <w:right w:val="none" w:sz="0" w:space="0" w:color="auto"/>
                  </w:divBdr>
                </w:div>
                <w:div w:id="1101224794">
                  <w:marLeft w:val="0"/>
                  <w:marRight w:val="0"/>
                  <w:marTop w:val="0"/>
                  <w:marBottom w:val="0"/>
                  <w:divBdr>
                    <w:top w:val="none" w:sz="0" w:space="0" w:color="auto"/>
                    <w:left w:val="none" w:sz="0" w:space="0" w:color="auto"/>
                    <w:bottom w:val="none" w:sz="0" w:space="0" w:color="auto"/>
                    <w:right w:val="none" w:sz="0" w:space="0" w:color="auto"/>
                  </w:divBdr>
                </w:div>
                <w:div w:id="1101342452">
                  <w:marLeft w:val="0"/>
                  <w:marRight w:val="0"/>
                  <w:marTop w:val="0"/>
                  <w:marBottom w:val="0"/>
                  <w:divBdr>
                    <w:top w:val="none" w:sz="0" w:space="0" w:color="auto"/>
                    <w:left w:val="none" w:sz="0" w:space="0" w:color="auto"/>
                    <w:bottom w:val="none" w:sz="0" w:space="0" w:color="auto"/>
                    <w:right w:val="none" w:sz="0" w:space="0" w:color="auto"/>
                  </w:divBdr>
                </w:div>
                <w:div w:id="1101797303">
                  <w:marLeft w:val="0"/>
                  <w:marRight w:val="0"/>
                  <w:marTop w:val="0"/>
                  <w:marBottom w:val="0"/>
                  <w:divBdr>
                    <w:top w:val="none" w:sz="0" w:space="0" w:color="auto"/>
                    <w:left w:val="none" w:sz="0" w:space="0" w:color="auto"/>
                    <w:bottom w:val="none" w:sz="0" w:space="0" w:color="auto"/>
                    <w:right w:val="none" w:sz="0" w:space="0" w:color="auto"/>
                  </w:divBdr>
                </w:div>
                <w:div w:id="1101880079">
                  <w:marLeft w:val="0"/>
                  <w:marRight w:val="0"/>
                  <w:marTop w:val="0"/>
                  <w:marBottom w:val="0"/>
                  <w:divBdr>
                    <w:top w:val="none" w:sz="0" w:space="0" w:color="auto"/>
                    <w:left w:val="none" w:sz="0" w:space="0" w:color="auto"/>
                    <w:bottom w:val="none" w:sz="0" w:space="0" w:color="auto"/>
                    <w:right w:val="none" w:sz="0" w:space="0" w:color="auto"/>
                  </w:divBdr>
                </w:div>
                <w:div w:id="1102989560">
                  <w:marLeft w:val="0"/>
                  <w:marRight w:val="0"/>
                  <w:marTop w:val="0"/>
                  <w:marBottom w:val="0"/>
                  <w:divBdr>
                    <w:top w:val="none" w:sz="0" w:space="0" w:color="auto"/>
                    <w:left w:val="none" w:sz="0" w:space="0" w:color="auto"/>
                    <w:bottom w:val="none" w:sz="0" w:space="0" w:color="auto"/>
                    <w:right w:val="none" w:sz="0" w:space="0" w:color="auto"/>
                  </w:divBdr>
                </w:div>
                <w:div w:id="1103570236">
                  <w:marLeft w:val="0"/>
                  <w:marRight w:val="0"/>
                  <w:marTop w:val="0"/>
                  <w:marBottom w:val="0"/>
                  <w:divBdr>
                    <w:top w:val="none" w:sz="0" w:space="0" w:color="auto"/>
                    <w:left w:val="none" w:sz="0" w:space="0" w:color="auto"/>
                    <w:bottom w:val="none" w:sz="0" w:space="0" w:color="auto"/>
                    <w:right w:val="none" w:sz="0" w:space="0" w:color="auto"/>
                  </w:divBdr>
                </w:div>
                <w:div w:id="1104037447">
                  <w:marLeft w:val="0"/>
                  <w:marRight w:val="0"/>
                  <w:marTop w:val="0"/>
                  <w:marBottom w:val="0"/>
                  <w:divBdr>
                    <w:top w:val="none" w:sz="0" w:space="0" w:color="auto"/>
                    <w:left w:val="none" w:sz="0" w:space="0" w:color="auto"/>
                    <w:bottom w:val="none" w:sz="0" w:space="0" w:color="auto"/>
                    <w:right w:val="none" w:sz="0" w:space="0" w:color="auto"/>
                  </w:divBdr>
                </w:div>
                <w:div w:id="1104157052">
                  <w:marLeft w:val="0"/>
                  <w:marRight w:val="0"/>
                  <w:marTop w:val="0"/>
                  <w:marBottom w:val="0"/>
                  <w:divBdr>
                    <w:top w:val="none" w:sz="0" w:space="0" w:color="auto"/>
                    <w:left w:val="none" w:sz="0" w:space="0" w:color="auto"/>
                    <w:bottom w:val="none" w:sz="0" w:space="0" w:color="auto"/>
                    <w:right w:val="none" w:sz="0" w:space="0" w:color="auto"/>
                  </w:divBdr>
                </w:div>
                <w:div w:id="1104572850">
                  <w:marLeft w:val="0"/>
                  <w:marRight w:val="0"/>
                  <w:marTop w:val="0"/>
                  <w:marBottom w:val="0"/>
                  <w:divBdr>
                    <w:top w:val="none" w:sz="0" w:space="0" w:color="auto"/>
                    <w:left w:val="none" w:sz="0" w:space="0" w:color="auto"/>
                    <w:bottom w:val="none" w:sz="0" w:space="0" w:color="auto"/>
                    <w:right w:val="none" w:sz="0" w:space="0" w:color="auto"/>
                  </w:divBdr>
                </w:div>
                <w:div w:id="1104963223">
                  <w:marLeft w:val="0"/>
                  <w:marRight w:val="0"/>
                  <w:marTop w:val="0"/>
                  <w:marBottom w:val="0"/>
                  <w:divBdr>
                    <w:top w:val="none" w:sz="0" w:space="0" w:color="auto"/>
                    <w:left w:val="none" w:sz="0" w:space="0" w:color="auto"/>
                    <w:bottom w:val="none" w:sz="0" w:space="0" w:color="auto"/>
                    <w:right w:val="none" w:sz="0" w:space="0" w:color="auto"/>
                  </w:divBdr>
                </w:div>
                <w:div w:id="1106922560">
                  <w:marLeft w:val="0"/>
                  <w:marRight w:val="0"/>
                  <w:marTop w:val="0"/>
                  <w:marBottom w:val="0"/>
                  <w:divBdr>
                    <w:top w:val="none" w:sz="0" w:space="0" w:color="auto"/>
                    <w:left w:val="none" w:sz="0" w:space="0" w:color="auto"/>
                    <w:bottom w:val="none" w:sz="0" w:space="0" w:color="auto"/>
                    <w:right w:val="none" w:sz="0" w:space="0" w:color="auto"/>
                  </w:divBdr>
                </w:div>
                <w:div w:id="1106972506">
                  <w:marLeft w:val="0"/>
                  <w:marRight w:val="0"/>
                  <w:marTop w:val="0"/>
                  <w:marBottom w:val="0"/>
                  <w:divBdr>
                    <w:top w:val="none" w:sz="0" w:space="0" w:color="auto"/>
                    <w:left w:val="none" w:sz="0" w:space="0" w:color="auto"/>
                    <w:bottom w:val="none" w:sz="0" w:space="0" w:color="auto"/>
                    <w:right w:val="none" w:sz="0" w:space="0" w:color="auto"/>
                  </w:divBdr>
                </w:div>
                <w:div w:id="1107233267">
                  <w:marLeft w:val="0"/>
                  <w:marRight w:val="0"/>
                  <w:marTop w:val="0"/>
                  <w:marBottom w:val="0"/>
                  <w:divBdr>
                    <w:top w:val="none" w:sz="0" w:space="0" w:color="auto"/>
                    <w:left w:val="none" w:sz="0" w:space="0" w:color="auto"/>
                    <w:bottom w:val="none" w:sz="0" w:space="0" w:color="auto"/>
                    <w:right w:val="none" w:sz="0" w:space="0" w:color="auto"/>
                  </w:divBdr>
                </w:div>
                <w:div w:id="1108506000">
                  <w:marLeft w:val="0"/>
                  <w:marRight w:val="0"/>
                  <w:marTop w:val="0"/>
                  <w:marBottom w:val="0"/>
                  <w:divBdr>
                    <w:top w:val="none" w:sz="0" w:space="0" w:color="auto"/>
                    <w:left w:val="none" w:sz="0" w:space="0" w:color="auto"/>
                    <w:bottom w:val="none" w:sz="0" w:space="0" w:color="auto"/>
                    <w:right w:val="none" w:sz="0" w:space="0" w:color="auto"/>
                  </w:divBdr>
                </w:div>
                <w:div w:id="1109278453">
                  <w:marLeft w:val="0"/>
                  <w:marRight w:val="0"/>
                  <w:marTop w:val="0"/>
                  <w:marBottom w:val="0"/>
                  <w:divBdr>
                    <w:top w:val="none" w:sz="0" w:space="0" w:color="auto"/>
                    <w:left w:val="none" w:sz="0" w:space="0" w:color="auto"/>
                    <w:bottom w:val="none" w:sz="0" w:space="0" w:color="auto"/>
                    <w:right w:val="none" w:sz="0" w:space="0" w:color="auto"/>
                  </w:divBdr>
                </w:div>
                <w:div w:id="1110050001">
                  <w:marLeft w:val="0"/>
                  <w:marRight w:val="0"/>
                  <w:marTop w:val="0"/>
                  <w:marBottom w:val="0"/>
                  <w:divBdr>
                    <w:top w:val="none" w:sz="0" w:space="0" w:color="auto"/>
                    <w:left w:val="none" w:sz="0" w:space="0" w:color="auto"/>
                    <w:bottom w:val="none" w:sz="0" w:space="0" w:color="auto"/>
                    <w:right w:val="none" w:sz="0" w:space="0" w:color="auto"/>
                  </w:divBdr>
                </w:div>
                <w:div w:id="1111243355">
                  <w:marLeft w:val="0"/>
                  <w:marRight w:val="0"/>
                  <w:marTop w:val="0"/>
                  <w:marBottom w:val="0"/>
                  <w:divBdr>
                    <w:top w:val="none" w:sz="0" w:space="0" w:color="auto"/>
                    <w:left w:val="none" w:sz="0" w:space="0" w:color="auto"/>
                    <w:bottom w:val="none" w:sz="0" w:space="0" w:color="auto"/>
                    <w:right w:val="none" w:sz="0" w:space="0" w:color="auto"/>
                  </w:divBdr>
                </w:div>
                <w:div w:id="1112241139">
                  <w:marLeft w:val="0"/>
                  <w:marRight w:val="0"/>
                  <w:marTop w:val="0"/>
                  <w:marBottom w:val="0"/>
                  <w:divBdr>
                    <w:top w:val="none" w:sz="0" w:space="0" w:color="auto"/>
                    <w:left w:val="none" w:sz="0" w:space="0" w:color="auto"/>
                    <w:bottom w:val="none" w:sz="0" w:space="0" w:color="auto"/>
                    <w:right w:val="none" w:sz="0" w:space="0" w:color="auto"/>
                  </w:divBdr>
                </w:div>
                <w:div w:id="1112364090">
                  <w:marLeft w:val="0"/>
                  <w:marRight w:val="0"/>
                  <w:marTop w:val="0"/>
                  <w:marBottom w:val="0"/>
                  <w:divBdr>
                    <w:top w:val="none" w:sz="0" w:space="0" w:color="auto"/>
                    <w:left w:val="none" w:sz="0" w:space="0" w:color="auto"/>
                    <w:bottom w:val="none" w:sz="0" w:space="0" w:color="auto"/>
                    <w:right w:val="none" w:sz="0" w:space="0" w:color="auto"/>
                  </w:divBdr>
                </w:div>
                <w:div w:id="1112432838">
                  <w:marLeft w:val="0"/>
                  <w:marRight w:val="0"/>
                  <w:marTop w:val="0"/>
                  <w:marBottom w:val="0"/>
                  <w:divBdr>
                    <w:top w:val="none" w:sz="0" w:space="0" w:color="auto"/>
                    <w:left w:val="none" w:sz="0" w:space="0" w:color="auto"/>
                    <w:bottom w:val="none" w:sz="0" w:space="0" w:color="auto"/>
                    <w:right w:val="none" w:sz="0" w:space="0" w:color="auto"/>
                  </w:divBdr>
                </w:div>
                <w:div w:id="1113132319">
                  <w:marLeft w:val="0"/>
                  <w:marRight w:val="0"/>
                  <w:marTop w:val="0"/>
                  <w:marBottom w:val="0"/>
                  <w:divBdr>
                    <w:top w:val="none" w:sz="0" w:space="0" w:color="auto"/>
                    <w:left w:val="none" w:sz="0" w:space="0" w:color="auto"/>
                    <w:bottom w:val="none" w:sz="0" w:space="0" w:color="auto"/>
                    <w:right w:val="none" w:sz="0" w:space="0" w:color="auto"/>
                  </w:divBdr>
                </w:div>
                <w:div w:id="1115102672">
                  <w:marLeft w:val="0"/>
                  <w:marRight w:val="0"/>
                  <w:marTop w:val="0"/>
                  <w:marBottom w:val="0"/>
                  <w:divBdr>
                    <w:top w:val="none" w:sz="0" w:space="0" w:color="auto"/>
                    <w:left w:val="none" w:sz="0" w:space="0" w:color="auto"/>
                    <w:bottom w:val="none" w:sz="0" w:space="0" w:color="auto"/>
                    <w:right w:val="none" w:sz="0" w:space="0" w:color="auto"/>
                  </w:divBdr>
                </w:div>
                <w:div w:id="1116604591">
                  <w:marLeft w:val="0"/>
                  <w:marRight w:val="0"/>
                  <w:marTop w:val="0"/>
                  <w:marBottom w:val="0"/>
                  <w:divBdr>
                    <w:top w:val="none" w:sz="0" w:space="0" w:color="auto"/>
                    <w:left w:val="none" w:sz="0" w:space="0" w:color="auto"/>
                    <w:bottom w:val="none" w:sz="0" w:space="0" w:color="auto"/>
                    <w:right w:val="none" w:sz="0" w:space="0" w:color="auto"/>
                  </w:divBdr>
                </w:div>
                <w:div w:id="1116680884">
                  <w:marLeft w:val="0"/>
                  <w:marRight w:val="0"/>
                  <w:marTop w:val="0"/>
                  <w:marBottom w:val="0"/>
                  <w:divBdr>
                    <w:top w:val="none" w:sz="0" w:space="0" w:color="auto"/>
                    <w:left w:val="none" w:sz="0" w:space="0" w:color="auto"/>
                    <w:bottom w:val="none" w:sz="0" w:space="0" w:color="auto"/>
                    <w:right w:val="none" w:sz="0" w:space="0" w:color="auto"/>
                  </w:divBdr>
                </w:div>
                <w:div w:id="1116870927">
                  <w:marLeft w:val="0"/>
                  <w:marRight w:val="0"/>
                  <w:marTop w:val="0"/>
                  <w:marBottom w:val="0"/>
                  <w:divBdr>
                    <w:top w:val="none" w:sz="0" w:space="0" w:color="auto"/>
                    <w:left w:val="none" w:sz="0" w:space="0" w:color="auto"/>
                    <w:bottom w:val="none" w:sz="0" w:space="0" w:color="auto"/>
                    <w:right w:val="none" w:sz="0" w:space="0" w:color="auto"/>
                  </w:divBdr>
                </w:div>
                <w:div w:id="1117219933">
                  <w:marLeft w:val="0"/>
                  <w:marRight w:val="0"/>
                  <w:marTop w:val="0"/>
                  <w:marBottom w:val="0"/>
                  <w:divBdr>
                    <w:top w:val="none" w:sz="0" w:space="0" w:color="auto"/>
                    <w:left w:val="none" w:sz="0" w:space="0" w:color="auto"/>
                    <w:bottom w:val="none" w:sz="0" w:space="0" w:color="auto"/>
                    <w:right w:val="none" w:sz="0" w:space="0" w:color="auto"/>
                  </w:divBdr>
                </w:div>
                <w:div w:id="1117522673">
                  <w:marLeft w:val="0"/>
                  <w:marRight w:val="0"/>
                  <w:marTop w:val="0"/>
                  <w:marBottom w:val="0"/>
                  <w:divBdr>
                    <w:top w:val="none" w:sz="0" w:space="0" w:color="auto"/>
                    <w:left w:val="none" w:sz="0" w:space="0" w:color="auto"/>
                    <w:bottom w:val="none" w:sz="0" w:space="0" w:color="auto"/>
                    <w:right w:val="none" w:sz="0" w:space="0" w:color="auto"/>
                  </w:divBdr>
                </w:div>
                <w:div w:id="1118600123">
                  <w:marLeft w:val="0"/>
                  <w:marRight w:val="0"/>
                  <w:marTop w:val="0"/>
                  <w:marBottom w:val="0"/>
                  <w:divBdr>
                    <w:top w:val="none" w:sz="0" w:space="0" w:color="auto"/>
                    <w:left w:val="none" w:sz="0" w:space="0" w:color="auto"/>
                    <w:bottom w:val="none" w:sz="0" w:space="0" w:color="auto"/>
                    <w:right w:val="none" w:sz="0" w:space="0" w:color="auto"/>
                  </w:divBdr>
                </w:div>
                <w:div w:id="1118718766">
                  <w:marLeft w:val="0"/>
                  <w:marRight w:val="0"/>
                  <w:marTop w:val="0"/>
                  <w:marBottom w:val="0"/>
                  <w:divBdr>
                    <w:top w:val="none" w:sz="0" w:space="0" w:color="auto"/>
                    <w:left w:val="none" w:sz="0" w:space="0" w:color="auto"/>
                    <w:bottom w:val="none" w:sz="0" w:space="0" w:color="auto"/>
                    <w:right w:val="none" w:sz="0" w:space="0" w:color="auto"/>
                  </w:divBdr>
                </w:div>
                <w:div w:id="1118988329">
                  <w:marLeft w:val="0"/>
                  <w:marRight w:val="0"/>
                  <w:marTop w:val="0"/>
                  <w:marBottom w:val="0"/>
                  <w:divBdr>
                    <w:top w:val="none" w:sz="0" w:space="0" w:color="auto"/>
                    <w:left w:val="none" w:sz="0" w:space="0" w:color="auto"/>
                    <w:bottom w:val="none" w:sz="0" w:space="0" w:color="auto"/>
                    <w:right w:val="none" w:sz="0" w:space="0" w:color="auto"/>
                  </w:divBdr>
                </w:div>
                <w:div w:id="1120300520">
                  <w:marLeft w:val="0"/>
                  <w:marRight w:val="0"/>
                  <w:marTop w:val="0"/>
                  <w:marBottom w:val="0"/>
                  <w:divBdr>
                    <w:top w:val="none" w:sz="0" w:space="0" w:color="auto"/>
                    <w:left w:val="none" w:sz="0" w:space="0" w:color="auto"/>
                    <w:bottom w:val="none" w:sz="0" w:space="0" w:color="auto"/>
                    <w:right w:val="none" w:sz="0" w:space="0" w:color="auto"/>
                  </w:divBdr>
                </w:div>
                <w:div w:id="1120301374">
                  <w:marLeft w:val="0"/>
                  <w:marRight w:val="0"/>
                  <w:marTop w:val="0"/>
                  <w:marBottom w:val="0"/>
                  <w:divBdr>
                    <w:top w:val="none" w:sz="0" w:space="0" w:color="auto"/>
                    <w:left w:val="none" w:sz="0" w:space="0" w:color="auto"/>
                    <w:bottom w:val="none" w:sz="0" w:space="0" w:color="auto"/>
                    <w:right w:val="none" w:sz="0" w:space="0" w:color="auto"/>
                  </w:divBdr>
                </w:div>
                <w:div w:id="1121605623">
                  <w:marLeft w:val="0"/>
                  <w:marRight w:val="0"/>
                  <w:marTop w:val="0"/>
                  <w:marBottom w:val="0"/>
                  <w:divBdr>
                    <w:top w:val="none" w:sz="0" w:space="0" w:color="auto"/>
                    <w:left w:val="none" w:sz="0" w:space="0" w:color="auto"/>
                    <w:bottom w:val="none" w:sz="0" w:space="0" w:color="auto"/>
                    <w:right w:val="none" w:sz="0" w:space="0" w:color="auto"/>
                  </w:divBdr>
                </w:div>
                <w:div w:id="1121996842">
                  <w:marLeft w:val="0"/>
                  <w:marRight w:val="0"/>
                  <w:marTop w:val="0"/>
                  <w:marBottom w:val="0"/>
                  <w:divBdr>
                    <w:top w:val="none" w:sz="0" w:space="0" w:color="auto"/>
                    <w:left w:val="none" w:sz="0" w:space="0" w:color="auto"/>
                    <w:bottom w:val="none" w:sz="0" w:space="0" w:color="auto"/>
                    <w:right w:val="none" w:sz="0" w:space="0" w:color="auto"/>
                  </w:divBdr>
                </w:div>
                <w:div w:id="1123309947">
                  <w:marLeft w:val="0"/>
                  <w:marRight w:val="0"/>
                  <w:marTop w:val="0"/>
                  <w:marBottom w:val="0"/>
                  <w:divBdr>
                    <w:top w:val="none" w:sz="0" w:space="0" w:color="auto"/>
                    <w:left w:val="none" w:sz="0" w:space="0" w:color="auto"/>
                    <w:bottom w:val="none" w:sz="0" w:space="0" w:color="auto"/>
                    <w:right w:val="none" w:sz="0" w:space="0" w:color="auto"/>
                  </w:divBdr>
                </w:div>
                <w:div w:id="1125737824">
                  <w:marLeft w:val="0"/>
                  <w:marRight w:val="0"/>
                  <w:marTop w:val="0"/>
                  <w:marBottom w:val="0"/>
                  <w:divBdr>
                    <w:top w:val="none" w:sz="0" w:space="0" w:color="auto"/>
                    <w:left w:val="none" w:sz="0" w:space="0" w:color="auto"/>
                    <w:bottom w:val="none" w:sz="0" w:space="0" w:color="auto"/>
                    <w:right w:val="none" w:sz="0" w:space="0" w:color="auto"/>
                  </w:divBdr>
                </w:div>
                <w:div w:id="1125807908">
                  <w:marLeft w:val="0"/>
                  <w:marRight w:val="0"/>
                  <w:marTop w:val="0"/>
                  <w:marBottom w:val="0"/>
                  <w:divBdr>
                    <w:top w:val="none" w:sz="0" w:space="0" w:color="auto"/>
                    <w:left w:val="none" w:sz="0" w:space="0" w:color="auto"/>
                    <w:bottom w:val="none" w:sz="0" w:space="0" w:color="auto"/>
                    <w:right w:val="none" w:sz="0" w:space="0" w:color="auto"/>
                  </w:divBdr>
                </w:div>
                <w:div w:id="1126049990">
                  <w:marLeft w:val="0"/>
                  <w:marRight w:val="0"/>
                  <w:marTop w:val="0"/>
                  <w:marBottom w:val="0"/>
                  <w:divBdr>
                    <w:top w:val="none" w:sz="0" w:space="0" w:color="auto"/>
                    <w:left w:val="none" w:sz="0" w:space="0" w:color="auto"/>
                    <w:bottom w:val="none" w:sz="0" w:space="0" w:color="auto"/>
                    <w:right w:val="none" w:sz="0" w:space="0" w:color="auto"/>
                  </w:divBdr>
                </w:div>
                <w:div w:id="1127048299">
                  <w:marLeft w:val="0"/>
                  <w:marRight w:val="0"/>
                  <w:marTop w:val="0"/>
                  <w:marBottom w:val="0"/>
                  <w:divBdr>
                    <w:top w:val="none" w:sz="0" w:space="0" w:color="auto"/>
                    <w:left w:val="none" w:sz="0" w:space="0" w:color="auto"/>
                    <w:bottom w:val="none" w:sz="0" w:space="0" w:color="auto"/>
                    <w:right w:val="none" w:sz="0" w:space="0" w:color="auto"/>
                  </w:divBdr>
                </w:div>
                <w:div w:id="1127165348">
                  <w:marLeft w:val="0"/>
                  <w:marRight w:val="0"/>
                  <w:marTop w:val="0"/>
                  <w:marBottom w:val="0"/>
                  <w:divBdr>
                    <w:top w:val="none" w:sz="0" w:space="0" w:color="auto"/>
                    <w:left w:val="none" w:sz="0" w:space="0" w:color="auto"/>
                    <w:bottom w:val="none" w:sz="0" w:space="0" w:color="auto"/>
                    <w:right w:val="none" w:sz="0" w:space="0" w:color="auto"/>
                  </w:divBdr>
                </w:div>
                <w:div w:id="1128011016">
                  <w:marLeft w:val="0"/>
                  <w:marRight w:val="0"/>
                  <w:marTop w:val="0"/>
                  <w:marBottom w:val="0"/>
                  <w:divBdr>
                    <w:top w:val="none" w:sz="0" w:space="0" w:color="auto"/>
                    <w:left w:val="none" w:sz="0" w:space="0" w:color="auto"/>
                    <w:bottom w:val="none" w:sz="0" w:space="0" w:color="auto"/>
                    <w:right w:val="none" w:sz="0" w:space="0" w:color="auto"/>
                  </w:divBdr>
                </w:div>
                <w:div w:id="1128548274">
                  <w:marLeft w:val="0"/>
                  <w:marRight w:val="0"/>
                  <w:marTop w:val="0"/>
                  <w:marBottom w:val="0"/>
                  <w:divBdr>
                    <w:top w:val="none" w:sz="0" w:space="0" w:color="auto"/>
                    <w:left w:val="none" w:sz="0" w:space="0" w:color="auto"/>
                    <w:bottom w:val="none" w:sz="0" w:space="0" w:color="auto"/>
                    <w:right w:val="none" w:sz="0" w:space="0" w:color="auto"/>
                  </w:divBdr>
                </w:div>
                <w:div w:id="1129543778">
                  <w:marLeft w:val="0"/>
                  <w:marRight w:val="0"/>
                  <w:marTop w:val="0"/>
                  <w:marBottom w:val="0"/>
                  <w:divBdr>
                    <w:top w:val="none" w:sz="0" w:space="0" w:color="auto"/>
                    <w:left w:val="none" w:sz="0" w:space="0" w:color="auto"/>
                    <w:bottom w:val="none" w:sz="0" w:space="0" w:color="auto"/>
                    <w:right w:val="none" w:sz="0" w:space="0" w:color="auto"/>
                  </w:divBdr>
                </w:div>
                <w:div w:id="1129592428">
                  <w:marLeft w:val="0"/>
                  <w:marRight w:val="0"/>
                  <w:marTop w:val="0"/>
                  <w:marBottom w:val="0"/>
                  <w:divBdr>
                    <w:top w:val="none" w:sz="0" w:space="0" w:color="auto"/>
                    <w:left w:val="none" w:sz="0" w:space="0" w:color="auto"/>
                    <w:bottom w:val="none" w:sz="0" w:space="0" w:color="auto"/>
                    <w:right w:val="none" w:sz="0" w:space="0" w:color="auto"/>
                  </w:divBdr>
                </w:div>
                <w:div w:id="1133210608">
                  <w:marLeft w:val="0"/>
                  <w:marRight w:val="0"/>
                  <w:marTop w:val="0"/>
                  <w:marBottom w:val="0"/>
                  <w:divBdr>
                    <w:top w:val="none" w:sz="0" w:space="0" w:color="auto"/>
                    <w:left w:val="none" w:sz="0" w:space="0" w:color="auto"/>
                    <w:bottom w:val="none" w:sz="0" w:space="0" w:color="auto"/>
                    <w:right w:val="none" w:sz="0" w:space="0" w:color="auto"/>
                  </w:divBdr>
                </w:div>
                <w:div w:id="1133330757">
                  <w:marLeft w:val="0"/>
                  <w:marRight w:val="0"/>
                  <w:marTop w:val="0"/>
                  <w:marBottom w:val="0"/>
                  <w:divBdr>
                    <w:top w:val="none" w:sz="0" w:space="0" w:color="auto"/>
                    <w:left w:val="none" w:sz="0" w:space="0" w:color="auto"/>
                    <w:bottom w:val="none" w:sz="0" w:space="0" w:color="auto"/>
                    <w:right w:val="none" w:sz="0" w:space="0" w:color="auto"/>
                  </w:divBdr>
                </w:div>
                <w:div w:id="1133448932">
                  <w:marLeft w:val="0"/>
                  <w:marRight w:val="0"/>
                  <w:marTop w:val="0"/>
                  <w:marBottom w:val="0"/>
                  <w:divBdr>
                    <w:top w:val="none" w:sz="0" w:space="0" w:color="auto"/>
                    <w:left w:val="none" w:sz="0" w:space="0" w:color="auto"/>
                    <w:bottom w:val="none" w:sz="0" w:space="0" w:color="auto"/>
                    <w:right w:val="none" w:sz="0" w:space="0" w:color="auto"/>
                  </w:divBdr>
                </w:div>
                <w:div w:id="1133716874">
                  <w:marLeft w:val="0"/>
                  <w:marRight w:val="0"/>
                  <w:marTop w:val="0"/>
                  <w:marBottom w:val="0"/>
                  <w:divBdr>
                    <w:top w:val="none" w:sz="0" w:space="0" w:color="auto"/>
                    <w:left w:val="none" w:sz="0" w:space="0" w:color="auto"/>
                    <w:bottom w:val="none" w:sz="0" w:space="0" w:color="auto"/>
                    <w:right w:val="none" w:sz="0" w:space="0" w:color="auto"/>
                  </w:divBdr>
                </w:div>
                <w:div w:id="1134635679">
                  <w:marLeft w:val="0"/>
                  <w:marRight w:val="0"/>
                  <w:marTop w:val="0"/>
                  <w:marBottom w:val="0"/>
                  <w:divBdr>
                    <w:top w:val="none" w:sz="0" w:space="0" w:color="auto"/>
                    <w:left w:val="none" w:sz="0" w:space="0" w:color="auto"/>
                    <w:bottom w:val="none" w:sz="0" w:space="0" w:color="auto"/>
                    <w:right w:val="none" w:sz="0" w:space="0" w:color="auto"/>
                  </w:divBdr>
                </w:div>
                <w:div w:id="1134907532">
                  <w:marLeft w:val="0"/>
                  <w:marRight w:val="0"/>
                  <w:marTop w:val="0"/>
                  <w:marBottom w:val="0"/>
                  <w:divBdr>
                    <w:top w:val="none" w:sz="0" w:space="0" w:color="auto"/>
                    <w:left w:val="none" w:sz="0" w:space="0" w:color="auto"/>
                    <w:bottom w:val="none" w:sz="0" w:space="0" w:color="auto"/>
                    <w:right w:val="none" w:sz="0" w:space="0" w:color="auto"/>
                  </w:divBdr>
                </w:div>
                <w:div w:id="1135219165">
                  <w:marLeft w:val="0"/>
                  <w:marRight w:val="0"/>
                  <w:marTop w:val="0"/>
                  <w:marBottom w:val="0"/>
                  <w:divBdr>
                    <w:top w:val="none" w:sz="0" w:space="0" w:color="auto"/>
                    <w:left w:val="none" w:sz="0" w:space="0" w:color="auto"/>
                    <w:bottom w:val="none" w:sz="0" w:space="0" w:color="auto"/>
                    <w:right w:val="none" w:sz="0" w:space="0" w:color="auto"/>
                  </w:divBdr>
                </w:div>
                <w:div w:id="1135221911">
                  <w:marLeft w:val="0"/>
                  <w:marRight w:val="0"/>
                  <w:marTop w:val="0"/>
                  <w:marBottom w:val="0"/>
                  <w:divBdr>
                    <w:top w:val="none" w:sz="0" w:space="0" w:color="auto"/>
                    <w:left w:val="none" w:sz="0" w:space="0" w:color="auto"/>
                    <w:bottom w:val="none" w:sz="0" w:space="0" w:color="auto"/>
                    <w:right w:val="none" w:sz="0" w:space="0" w:color="auto"/>
                  </w:divBdr>
                </w:div>
                <w:div w:id="1135489205">
                  <w:marLeft w:val="0"/>
                  <w:marRight w:val="0"/>
                  <w:marTop w:val="0"/>
                  <w:marBottom w:val="0"/>
                  <w:divBdr>
                    <w:top w:val="none" w:sz="0" w:space="0" w:color="auto"/>
                    <w:left w:val="none" w:sz="0" w:space="0" w:color="auto"/>
                    <w:bottom w:val="none" w:sz="0" w:space="0" w:color="auto"/>
                    <w:right w:val="none" w:sz="0" w:space="0" w:color="auto"/>
                  </w:divBdr>
                </w:div>
                <w:div w:id="1135952447">
                  <w:marLeft w:val="0"/>
                  <w:marRight w:val="0"/>
                  <w:marTop w:val="0"/>
                  <w:marBottom w:val="0"/>
                  <w:divBdr>
                    <w:top w:val="none" w:sz="0" w:space="0" w:color="auto"/>
                    <w:left w:val="none" w:sz="0" w:space="0" w:color="auto"/>
                    <w:bottom w:val="none" w:sz="0" w:space="0" w:color="auto"/>
                    <w:right w:val="none" w:sz="0" w:space="0" w:color="auto"/>
                  </w:divBdr>
                </w:div>
                <w:div w:id="1136292361">
                  <w:marLeft w:val="0"/>
                  <w:marRight w:val="0"/>
                  <w:marTop w:val="0"/>
                  <w:marBottom w:val="0"/>
                  <w:divBdr>
                    <w:top w:val="none" w:sz="0" w:space="0" w:color="auto"/>
                    <w:left w:val="none" w:sz="0" w:space="0" w:color="auto"/>
                    <w:bottom w:val="none" w:sz="0" w:space="0" w:color="auto"/>
                    <w:right w:val="none" w:sz="0" w:space="0" w:color="auto"/>
                  </w:divBdr>
                </w:div>
                <w:div w:id="1137338943">
                  <w:marLeft w:val="0"/>
                  <w:marRight w:val="0"/>
                  <w:marTop w:val="0"/>
                  <w:marBottom w:val="0"/>
                  <w:divBdr>
                    <w:top w:val="none" w:sz="0" w:space="0" w:color="auto"/>
                    <w:left w:val="none" w:sz="0" w:space="0" w:color="auto"/>
                    <w:bottom w:val="none" w:sz="0" w:space="0" w:color="auto"/>
                    <w:right w:val="none" w:sz="0" w:space="0" w:color="auto"/>
                  </w:divBdr>
                </w:div>
                <w:div w:id="1137995204">
                  <w:marLeft w:val="0"/>
                  <w:marRight w:val="0"/>
                  <w:marTop w:val="0"/>
                  <w:marBottom w:val="0"/>
                  <w:divBdr>
                    <w:top w:val="none" w:sz="0" w:space="0" w:color="auto"/>
                    <w:left w:val="none" w:sz="0" w:space="0" w:color="auto"/>
                    <w:bottom w:val="none" w:sz="0" w:space="0" w:color="auto"/>
                    <w:right w:val="none" w:sz="0" w:space="0" w:color="auto"/>
                  </w:divBdr>
                </w:div>
                <w:div w:id="1138034989">
                  <w:marLeft w:val="0"/>
                  <w:marRight w:val="0"/>
                  <w:marTop w:val="0"/>
                  <w:marBottom w:val="0"/>
                  <w:divBdr>
                    <w:top w:val="none" w:sz="0" w:space="0" w:color="auto"/>
                    <w:left w:val="none" w:sz="0" w:space="0" w:color="auto"/>
                    <w:bottom w:val="none" w:sz="0" w:space="0" w:color="auto"/>
                    <w:right w:val="none" w:sz="0" w:space="0" w:color="auto"/>
                  </w:divBdr>
                </w:div>
                <w:div w:id="1138183310">
                  <w:marLeft w:val="0"/>
                  <w:marRight w:val="0"/>
                  <w:marTop w:val="0"/>
                  <w:marBottom w:val="0"/>
                  <w:divBdr>
                    <w:top w:val="none" w:sz="0" w:space="0" w:color="auto"/>
                    <w:left w:val="none" w:sz="0" w:space="0" w:color="auto"/>
                    <w:bottom w:val="none" w:sz="0" w:space="0" w:color="auto"/>
                    <w:right w:val="none" w:sz="0" w:space="0" w:color="auto"/>
                  </w:divBdr>
                </w:div>
                <w:div w:id="1138693390">
                  <w:marLeft w:val="0"/>
                  <w:marRight w:val="0"/>
                  <w:marTop w:val="0"/>
                  <w:marBottom w:val="0"/>
                  <w:divBdr>
                    <w:top w:val="none" w:sz="0" w:space="0" w:color="auto"/>
                    <w:left w:val="none" w:sz="0" w:space="0" w:color="auto"/>
                    <w:bottom w:val="none" w:sz="0" w:space="0" w:color="auto"/>
                    <w:right w:val="none" w:sz="0" w:space="0" w:color="auto"/>
                  </w:divBdr>
                </w:div>
                <w:div w:id="1139033322">
                  <w:marLeft w:val="0"/>
                  <w:marRight w:val="0"/>
                  <w:marTop w:val="0"/>
                  <w:marBottom w:val="0"/>
                  <w:divBdr>
                    <w:top w:val="none" w:sz="0" w:space="0" w:color="auto"/>
                    <w:left w:val="none" w:sz="0" w:space="0" w:color="auto"/>
                    <w:bottom w:val="none" w:sz="0" w:space="0" w:color="auto"/>
                    <w:right w:val="none" w:sz="0" w:space="0" w:color="auto"/>
                  </w:divBdr>
                </w:div>
                <w:div w:id="1140341030">
                  <w:marLeft w:val="0"/>
                  <w:marRight w:val="0"/>
                  <w:marTop w:val="0"/>
                  <w:marBottom w:val="0"/>
                  <w:divBdr>
                    <w:top w:val="none" w:sz="0" w:space="0" w:color="auto"/>
                    <w:left w:val="none" w:sz="0" w:space="0" w:color="auto"/>
                    <w:bottom w:val="none" w:sz="0" w:space="0" w:color="auto"/>
                    <w:right w:val="none" w:sz="0" w:space="0" w:color="auto"/>
                  </w:divBdr>
                </w:div>
                <w:div w:id="1140921229">
                  <w:marLeft w:val="0"/>
                  <w:marRight w:val="0"/>
                  <w:marTop w:val="0"/>
                  <w:marBottom w:val="0"/>
                  <w:divBdr>
                    <w:top w:val="none" w:sz="0" w:space="0" w:color="auto"/>
                    <w:left w:val="none" w:sz="0" w:space="0" w:color="auto"/>
                    <w:bottom w:val="none" w:sz="0" w:space="0" w:color="auto"/>
                    <w:right w:val="none" w:sz="0" w:space="0" w:color="auto"/>
                  </w:divBdr>
                </w:div>
                <w:div w:id="1141270642">
                  <w:marLeft w:val="0"/>
                  <w:marRight w:val="0"/>
                  <w:marTop w:val="0"/>
                  <w:marBottom w:val="0"/>
                  <w:divBdr>
                    <w:top w:val="none" w:sz="0" w:space="0" w:color="auto"/>
                    <w:left w:val="none" w:sz="0" w:space="0" w:color="auto"/>
                    <w:bottom w:val="none" w:sz="0" w:space="0" w:color="auto"/>
                    <w:right w:val="none" w:sz="0" w:space="0" w:color="auto"/>
                  </w:divBdr>
                </w:div>
                <w:div w:id="1143234458">
                  <w:marLeft w:val="0"/>
                  <w:marRight w:val="0"/>
                  <w:marTop w:val="0"/>
                  <w:marBottom w:val="0"/>
                  <w:divBdr>
                    <w:top w:val="none" w:sz="0" w:space="0" w:color="auto"/>
                    <w:left w:val="none" w:sz="0" w:space="0" w:color="auto"/>
                    <w:bottom w:val="none" w:sz="0" w:space="0" w:color="auto"/>
                    <w:right w:val="none" w:sz="0" w:space="0" w:color="auto"/>
                  </w:divBdr>
                </w:div>
                <w:div w:id="1143694300">
                  <w:marLeft w:val="0"/>
                  <w:marRight w:val="0"/>
                  <w:marTop w:val="0"/>
                  <w:marBottom w:val="0"/>
                  <w:divBdr>
                    <w:top w:val="none" w:sz="0" w:space="0" w:color="auto"/>
                    <w:left w:val="none" w:sz="0" w:space="0" w:color="auto"/>
                    <w:bottom w:val="none" w:sz="0" w:space="0" w:color="auto"/>
                    <w:right w:val="none" w:sz="0" w:space="0" w:color="auto"/>
                  </w:divBdr>
                </w:div>
                <w:div w:id="1144155417">
                  <w:marLeft w:val="0"/>
                  <w:marRight w:val="0"/>
                  <w:marTop w:val="0"/>
                  <w:marBottom w:val="0"/>
                  <w:divBdr>
                    <w:top w:val="none" w:sz="0" w:space="0" w:color="auto"/>
                    <w:left w:val="none" w:sz="0" w:space="0" w:color="auto"/>
                    <w:bottom w:val="none" w:sz="0" w:space="0" w:color="auto"/>
                    <w:right w:val="none" w:sz="0" w:space="0" w:color="auto"/>
                  </w:divBdr>
                </w:div>
                <w:div w:id="1144660511">
                  <w:marLeft w:val="0"/>
                  <w:marRight w:val="0"/>
                  <w:marTop w:val="0"/>
                  <w:marBottom w:val="0"/>
                  <w:divBdr>
                    <w:top w:val="none" w:sz="0" w:space="0" w:color="auto"/>
                    <w:left w:val="none" w:sz="0" w:space="0" w:color="auto"/>
                    <w:bottom w:val="none" w:sz="0" w:space="0" w:color="auto"/>
                    <w:right w:val="none" w:sz="0" w:space="0" w:color="auto"/>
                  </w:divBdr>
                </w:div>
                <w:div w:id="1144857515">
                  <w:marLeft w:val="0"/>
                  <w:marRight w:val="0"/>
                  <w:marTop w:val="0"/>
                  <w:marBottom w:val="0"/>
                  <w:divBdr>
                    <w:top w:val="none" w:sz="0" w:space="0" w:color="auto"/>
                    <w:left w:val="none" w:sz="0" w:space="0" w:color="auto"/>
                    <w:bottom w:val="none" w:sz="0" w:space="0" w:color="auto"/>
                    <w:right w:val="none" w:sz="0" w:space="0" w:color="auto"/>
                  </w:divBdr>
                </w:div>
                <w:div w:id="1144933835">
                  <w:marLeft w:val="0"/>
                  <w:marRight w:val="0"/>
                  <w:marTop w:val="0"/>
                  <w:marBottom w:val="0"/>
                  <w:divBdr>
                    <w:top w:val="none" w:sz="0" w:space="0" w:color="auto"/>
                    <w:left w:val="none" w:sz="0" w:space="0" w:color="auto"/>
                    <w:bottom w:val="none" w:sz="0" w:space="0" w:color="auto"/>
                    <w:right w:val="none" w:sz="0" w:space="0" w:color="auto"/>
                  </w:divBdr>
                </w:div>
                <w:div w:id="1146513463">
                  <w:marLeft w:val="0"/>
                  <w:marRight w:val="0"/>
                  <w:marTop w:val="0"/>
                  <w:marBottom w:val="0"/>
                  <w:divBdr>
                    <w:top w:val="none" w:sz="0" w:space="0" w:color="auto"/>
                    <w:left w:val="none" w:sz="0" w:space="0" w:color="auto"/>
                    <w:bottom w:val="none" w:sz="0" w:space="0" w:color="auto"/>
                    <w:right w:val="none" w:sz="0" w:space="0" w:color="auto"/>
                  </w:divBdr>
                </w:div>
                <w:div w:id="1146698827">
                  <w:marLeft w:val="0"/>
                  <w:marRight w:val="0"/>
                  <w:marTop w:val="0"/>
                  <w:marBottom w:val="0"/>
                  <w:divBdr>
                    <w:top w:val="none" w:sz="0" w:space="0" w:color="auto"/>
                    <w:left w:val="none" w:sz="0" w:space="0" w:color="auto"/>
                    <w:bottom w:val="none" w:sz="0" w:space="0" w:color="auto"/>
                    <w:right w:val="none" w:sz="0" w:space="0" w:color="auto"/>
                  </w:divBdr>
                </w:div>
                <w:div w:id="1146898243">
                  <w:marLeft w:val="0"/>
                  <w:marRight w:val="0"/>
                  <w:marTop w:val="0"/>
                  <w:marBottom w:val="0"/>
                  <w:divBdr>
                    <w:top w:val="none" w:sz="0" w:space="0" w:color="auto"/>
                    <w:left w:val="none" w:sz="0" w:space="0" w:color="auto"/>
                    <w:bottom w:val="none" w:sz="0" w:space="0" w:color="auto"/>
                    <w:right w:val="none" w:sz="0" w:space="0" w:color="auto"/>
                  </w:divBdr>
                </w:div>
                <w:div w:id="1148011928">
                  <w:marLeft w:val="0"/>
                  <w:marRight w:val="0"/>
                  <w:marTop w:val="0"/>
                  <w:marBottom w:val="0"/>
                  <w:divBdr>
                    <w:top w:val="none" w:sz="0" w:space="0" w:color="auto"/>
                    <w:left w:val="none" w:sz="0" w:space="0" w:color="auto"/>
                    <w:bottom w:val="none" w:sz="0" w:space="0" w:color="auto"/>
                    <w:right w:val="none" w:sz="0" w:space="0" w:color="auto"/>
                  </w:divBdr>
                </w:div>
                <w:div w:id="1148084562">
                  <w:marLeft w:val="0"/>
                  <w:marRight w:val="0"/>
                  <w:marTop w:val="0"/>
                  <w:marBottom w:val="0"/>
                  <w:divBdr>
                    <w:top w:val="none" w:sz="0" w:space="0" w:color="auto"/>
                    <w:left w:val="none" w:sz="0" w:space="0" w:color="auto"/>
                    <w:bottom w:val="none" w:sz="0" w:space="0" w:color="auto"/>
                    <w:right w:val="none" w:sz="0" w:space="0" w:color="auto"/>
                  </w:divBdr>
                </w:div>
                <w:div w:id="1149441039">
                  <w:marLeft w:val="0"/>
                  <w:marRight w:val="0"/>
                  <w:marTop w:val="0"/>
                  <w:marBottom w:val="0"/>
                  <w:divBdr>
                    <w:top w:val="none" w:sz="0" w:space="0" w:color="auto"/>
                    <w:left w:val="none" w:sz="0" w:space="0" w:color="auto"/>
                    <w:bottom w:val="none" w:sz="0" w:space="0" w:color="auto"/>
                    <w:right w:val="none" w:sz="0" w:space="0" w:color="auto"/>
                  </w:divBdr>
                </w:div>
                <w:div w:id="1149634107">
                  <w:marLeft w:val="0"/>
                  <w:marRight w:val="0"/>
                  <w:marTop w:val="0"/>
                  <w:marBottom w:val="0"/>
                  <w:divBdr>
                    <w:top w:val="none" w:sz="0" w:space="0" w:color="auto"/>
                    <w:left w:val="none" w:sz="0" w:space="0" w:color="auto"/>
                    <w:bottom w:val="none" w:sz="0" w:space="0" w:color="auto"/>
                    <w:right w:val="none" w:sz="0" w:space="0" w:color="auto"/>
                  </w:divBdr>
                </w:div>
                <w:div w:id="1150251836">
                  <w:marLeft w:val="0"/>
                  <w:marRight w:val="0"/>
                  <w:marTop w:val="0"/>
                  <w:marBottom w:val="0"/>
                  <w:divBdr>
                    <w:top w:val="none" w:sz="0" w:space="0" w:color="auto"/>
                    <w:left w:val="none" w:sz="0" w:space="0" w:color="auto"/>
                    <w:bottom w:val="none" w:sz="0" w:space="0" w:color="auto"/>
                    <w:right w:val="none" w:sz="0" w:space="0" w:color="auto"/>
                  </w:divBdr>
                </w:div>
                <w:div w:id="1150368202">
                  <w:marLeft w:val="0"/>
                  <w:marRight w:val="0"/>
                  <w:marTop w:val="0"/>
                  <w:marBottom w:val="0"/>
                  <w:divBdr>
                    <w:top w:val="none" w:sz="0" w:space="0" w:color="auto"/>
                    <w:left w:val="none" w:sz="0" w:space="0" w:color="auto"/>
                    <w:bottom w:val="none" w:sz="0" w:space="0" w:color="auto"/>
                    <w:right w:val="none" w:sz="0" w:space="0" w:color="auto"/>
                  </w:divBdr>
                </w:div>
                <w:div w:id="1150442932">
                  <w:marLeft w:val="0"/>
                  <w:marRight w:val="0"/>
                  <w:marTop w:val="0"/>
                  <w:marBottom w:val="0"/>
                  <w:divBdr>
                    <w:top w:val="none" w:sz="0" w:space="0" w:color="auto"/>
                    <w:left w:val="none" w:sz="0" w:space="0" w:color="auto"/>
                    <w:bottom w:val="none" w:sz="0" w:space="0" w:color="auto"/>
                    <w:right w:val="none" w:sz="0" w:space="0" w:color="auto"/>
                  </w:divBdr>
                </w:div>
                <w:div w:id="1150555212">
                  <w:marLeft w:val="0"/>
                  <w:marRight w:val="0"/>
                  <w:marTop w:val="0"/>
                  <w:marBottom w:val="0"/>
                  <w:divBdr>
                    <w:top w:val="none" w:sz="0" w:space="0" w:color="auto"/>
                    <w:left w:val="none" w:sz="0" w:space="0" w:color="auto"/>
                    <w:bottom w:val="none" w:sz="0" w:space="0" w:color="auto"/>
                    <w:right w:val="none" w:sz="0" w:space="0" w:color="auto"/>
                  </w:divBdr>
                </w:div>
                <w:div w:id="1150947984">
                  <w:marLeft w:val="0"/>
                  <w:marRight w:val="0"/>
                  <w:marTop w:val="0"/>
                  <w:marBottom w:val="0"/>
                  <w:divBdr>
                    <w:top w:val="none" w:sz="0" w:space="0" w:color="auto"/>
                    <w:left w:val="none" w:sz="0" w:space="0" w:color="auto"/>
                    <w:bottom w:val="none" w:sz="0" w:space="0" w:color="auto"/>
                    <w:right w:val="none" w:sz="0" w:space="0" w:color="auto"/>
                  </w:divBdr>
                </w:div>
                <w:div w:id="1151487799">
                  <w:marLeft w:val="0"/>
                  <w:marRight w:val="0"/>
                  <w:marTop w:val="0"/>
                  <w:marBottom w:val="0"/>
                  <w:divBdr>
                    <w:top w:val="none" w:sz="0" w:space="0" w:color="auto"/>
                    <w:left w:val="none" w:sz="0" w:space="0" w:color="auto"/>
                    <w:bottom w:val="none" w:sz="0" w:space="0" w:color="auto"/>
                    <w:right w:val="none" w:sz="0" w:space="0" w:color="auto"/>
                  </w:divBdr>
                </w:div>
                <w:div w:id="1152141749">
                  <w:marLeft w:val="0"/>
                  <w:marRight w:val="0"/>
                  <w:marTop w:val="0"/>
                  <w:marBottom w:val="0"/>
                  <w:divBdr>
                    <w:top w:val="none" w:sz="0" w:space="0" w:color="auto"/>
                    <w:left w:val="none" w:sz="0" w:space="0" w:color="auto"/>
                    <w:bottom w:val="none" w:sz="0" w:space="0" w:color="auto"/>
                    <w:right w:val="none" w:sz="0" w:space="0" w:color="auto"/>
                  </w:divBdr>
                </w:div>
                <w:div w:id="1153988428">
                  <w:marLeft w:val="0"/>
                  <w:marRight w:val="0"/>
                  <w:marTop w:val="0"/>
                  <w:marBottom w:val="0"/>
                  <w:divBdr>
                    <w:top w:val="none" w:sz="0" w:space="0" w:color="auto"/>
                    <w:left w:val="none" w:sz="0" w:space="0" w:color="auto"/>
                    <w:bottom w:val="none" w:sz="0" w:space="0" w:color="auto"/>
                    <w:right w:val="none" w:sz="0" w:space="0" w:color="auto"/>
                  </w:divBdr>
                </w:div>
                <w:div w:id="1154952102">
                  <w:marLeft w:val="0"/>
                  <w:marRight w:val="0"/>
                  <w:marTop w:val="0"/>
                  <w:marBottom w:val="0"/>
                  <w:divBdr>
                    <w:top w:val="none" w:sz="0" w:space="0" w:color="auto"/>
                    <w:left w:val="none" w:sz="0" w:space="0" w:color="auto"/>
                    <w:bottom w:val="none" w:sz="0" w:space="0" w:color="auto"/>
                    <w:right w:val="none" w:sz="0" w:space="0" w:color="auto"/>
                  </w:divBdr>
                </w:div>
                <w:div w:id="1155023757">
                  <w:marLeft w:val="0"/>
                  <w:marRight w:val="0"/>
                  <w:marTop w:val="0"/>
                  <w:marBottom w:val="0"/>
                  <w:divBdr>
                    <w:top w:val="none" w:sz="0" w:space="0" w:color="auto"/>
                    <w:left w:val="none" w:sz="0" w:space="0" w:color="auto"/>
                    <w:bottom w:val="none" w:sz="0" w:space="0" w:color="auto"/>
                    <w:right w:val="none" w:sz="0" w:space="0" w:color="auto"/>
                  </w:divBdr>
                </w:div>
                <w:div w:id="1155534612">
                  <w:marLeft w:val="0"/>
                  <w:marRight w:val="0"/>
                  <w:marTop w:val="0"/>
                  <w:marBottom w:val="0"/>
                  <w:divBdr>
                    <w:top w:val="none" w:sz="0" w:space="0" w:color="auto"/>
                    <w:left w:val="none" w:sz="0" w:space="0" w:color="auto"/>
                    <w:bottom w:val="none" w:sz="0" w:space="0" w:color="auto"/>
                    <w:right w:val="none" w:sz="0" w:space="0" w:color="auto"/>
                  </w:divBdr>
                </w:div>
                <w:div w:id="1156073040">
                  <w:marLeft w:val="0"/>
                  <w:marRight w:val="0"/>
                  <w:marTop w:val="0"/>
                  <w:marBottom w:val="0"/>
                  <w:divBdr>
                    <w:top w:val="none" w:sz="0" w:space="0" w:color="auto"/>
                    <w:left w:val="none" w:sz="0" w:space="0" w:color="auto"/>
                    <w:bottom w:val="none" w:sz="0" w:space="0" w:color="auto"/>
                    <w:right w:val="none" w:sz="0" w:space="0" w:color="auto"/>
                  </w:divBdr>
                </w:div>
                <w:div w:id="1156384962">
                  <w:marLeft w:val="0"/>
                  <w:marRight w:val="0"/>
                  <w:marTop w:val="0"/>
                  <w:marBottom w:val="0"/>
                  <w:divBdr>
                    <w:top w:val="none" w:sz="0" w:space="0" w:color="auto"/>
                    <w:left w:val="none" w:sz="0" w:space="0" w:color="auto"/>
                    <w:bottom w:val="none" w:sz="0" w:space="0" w:color="auto"/>
                    <w:right w:val="none" w:sz="0" w:space="0" w:color="auto"/>
                  </w:divBdr>
                </w:div>
                <w:div w:id="1158152503">
                  <w:marLeft w:val="0"/>
                  <w:marRight w:val="0"/>
                  <w:marTop w:val="0"/>
                  <w:marBottom w:val="0"/>
                  <w:divBdr>
                    <w:top w:val="none" w:sz="0" w:space="0" w:color="auto"/>
                    <w:left w:val="none" w:sz="0" w:space="0" w:color="auto"/>
                    <w:bottom w:val="none" w:sz="0" w:space="0" w:color="auto"/>
                    <w:right w:val="none" w:sz="0" w:space="0" w:color="auto"/>
                  </w:divBdr>
                </w:div>
                <w:div w:id="1158619472">
                  <w:marLeft w:val="0"/>
                  <w:marRight w:val="0"/>
                  <w:marTop w:val="0"/>
                  <w:marBottom w:val="0"/>
                  <w:divBdr>
                    <w:top w:val="none" w:sz="0" w:space="0" w:color="auto"/>
                    <w:left w:val="none" w:sz="0" w:space="0" w:color="auto"/>
                    <w:bottom w:val="none" w:sz="0" w:space="0" w:color="auto"/>
                    <w:right w:val="none" w:sz="0" w:space="0" w:color="auto"/>
                  </w:divBdr>
                </w:div>
                <w:div w:id="1159728754">
                  <w:marLeft w:val="0"/>
                  <w:marRight w:val="0"/>
                  <w:marTop w:val="0"/>
                  <w:marBottom w:val="0"/>
                  <w:divBdr>
                    <w:top w:val="none" w:sz="0" w:space="0" w:color="auto"/>
                    <w:left w:val="none" w:sz="0" w:space="0" w:color="auto"/>
                    <w:bottom w:val="none" w:sz="0" w:space="0" w:color="auto"/>
                    <w:right w:val="none" w:sz="0" w:space="0" w:color="auto"/>
                  </w:divBdr>
                </w:div>
                <w:div w:id="1162240282">
                  <w:marLeft w:val="0"/>
                  <w:marRight w:val="0"/>
                  <w:marTop w:val="0"/>
                  <w:marBottom w:val="0"/>
                  <w:divBdr>
                    <w:top w:val="none" w:sz="0" w:space="0" w:color="auto"/>
                    <w:left w:val="none" w:sz="0" w:space="0" w:color="auto"/>
                    <w:bottom w:val="none" w:sz="0" w:space="0" w:color="auto"/>
                    <w:right w:val="none" w:sz="0" w:space="0" w:color="auto"/>
                  </w:divBdr>
                </w:div>
                <w:div w:id="1163005888">
                  <w:marLeft w:val="0"/>
                  <w:marRight w:val="0"/>
                  <w:marTop w:val="0"/>
                  <w:marBottom w:val="0"/>
                  <w:divBdr>
                    <w:top w:val="none" w:sz="0" w:space="0" w:color="auto"/>
                    <w:left w:val="none" w:sz="0" w:space="0" w:color="auto"/>
                    <w:bottom w:val="none" w:sz="0" w:space="0" w:color="auto"/>
                    <w:right w:val="none" w:sz="0" w:space="0" w:color="auto"/>
                  </w:divBdr>
                </w:div>
                <w:div w:id="1163350133">
                  <w:marLeft w:val="0"/>
                  <w:marRight w:val="0"/>
                  <w:marTop w:val="0"/>
                  <w:marBottom w:val="0"/>
                  <w:divBdr>
                    <w:top w:val="none" w:sz="0" w:space="0" w:color="auto"/>
                    <w:left w:val="none" w:sz="0" w:space="0" w:color="auto"/>
                    <w:bottom w:val="none" w:sz="0" w:space="0" w:color="auto"/>
                    <w:right w:val="none" w:sz="0" w:space="0" w:color="auto"/>
                  </w:divBdr>
                </w:div>
                <w:div w:id="1163396770">
                  <w:marLeft w:val="0"/>
                  <w:marRight w:val="0"/>
                  <w:marTop w:val="0"/>
                  <w:marBottom w:val="0"/>
                  <w:divBdr>
                    <w:top w:val="none" w:sz="0" w:space="0" w:color="auto"/>
                    <w:left w:val="none" w:sz="0" w:space="0" w:color="auto"/>
                    <w:bottom w:val="none" w:sz="0" w:space="0" w:color="auto"/>
                    <w:right w:val="none" w:sz="0" w:space="0" w:color="auto"/>
                  </w:divBdr>
                </w:div>
                <w:div w:id="1164275274">
                  <w:marLeft w:val="0"/>
                  <w:marRight w:val="0"/>
                  <w:marTop w:val="0"/>
                  <w:marBottom w:val="0"/>
                  <w:divBdr>
                    <w:top w:val="none" w:sz="0" w:space="0" w:color="auto"/>
                    <w:left w:val="none" w:sz="0" w:space="0" w:color="auto"/>
                    <w:bottom w:val="none" w:sz="0" w:space="0" w:color="auto"/>
                    <w:right w:val="none" w:sz="0" w:space="0" w:color="auto"/>
                  </w:divBdr>
                </w:div>
                <w:div w:id="1165435421">
                  <w:marLeft w:val="0"/>
                  <w:marRight w:val="0"/>
                  <w:marTop w:val="0"/>
                  <w:marBottom w:val="0"/>
                  <w:divBdr>
                    <w:top w:val="none" w:sz="0" w:space="0" w:color="auto"/>
                    <w:left w:val="none" w:sz="0" w:space="0" w:color="auto"/>
                    <w:bottom w:val="none" w:sz="0" w:space="0" w:color="auto"/>
                    <w:right w:val="none" w:sz="0" w:space="0" w:color="auto"/>
                  </w:divBdr>
                </w:div>
                <w:div w:id="1165586197">
                  <w:marLeft w:val="0"/>
                  <w:marRight w:val="0"/>
                  <w:marTop w:val="0"/>
                  <w:marBottom w:val="0"/>
                  <w:divBdr>
                    <w:top w:val="none" w:sz="0" w:space="0" w:color="auto"/>
                    <w:left w:val="none" w:sz="0" w:space="0" w:color="auto"/>
                    <w:bottom w:val="none" w:sz="0" w:space="0" w:color="auto"/>
                    <w:right w:val="none" w:sz="0" w:space="0" w:color="auto"/>
                  </w:divBdr>
                </w:div>
                <w:div w:id="1165710504">
                  <w:marLeft w:val="0"/>
                  <w:marRight w:val="0"/>
                  <w:marTop w:val="0"/>
                  <w:marBottom w:val="0"/>
                  <w:divBdr>
                    <w:top w:val="none" w:sz="0" w:space="0" w:color="auto"/>
                    <w:left w:val="none" w:sz="0" w:space="0" w:color="auto"/>
                    <w:bottom w:val="none" w:sz="0" w:space="0" w:color="auto"/>
                    <w:right w:val="none" w:sz="0" w:space="0" w:color="auto"/>
                  </w:divBdr>
                </w:div>
                <w:div w:id="1166824395">
                  <w:marLeft w:val="0"/>
                  <w:marRight w:val="0"/>
                  <w:marTop w:val="0"/>
                  <w:marBottom w:val="0"/>
                  <w:divBdr>
                    <w:top w:val="none" w:sz="0" w:space="0" w:color="auto"/>
                    <w:left w:val="none" w:sz="0" w:space="0" w:color="auto"/>
                    <w:bottom w:val="none" w:sz="0" w:space="0" w:color="auto"/>
                    <w:right w:val="none" w:sz="0" w:space="0" w:color="auto"/>
                  </w:divBdr>
                </w:div>
                <w:div w:id="1167283384">
                  <w:marLeft w:val="0"/>
                  <w:marRight w:val="0"/>
                  <w:marTop w:val="0"/>
                  <w:marBottom w:val="0"/>
                  <w:divBdr>
                    <w:top w:val="none" w:sz="0" w:space="0" w:color="auto"/>
                    <w:left w:val="none" w:sz="0" w:space="0" w:color="auto"/>
                    <w:bottom w:val="none" w:sz="0" w:space="0" w:color="auto"/>
                    <w:right w:val="none" w:sz="0" w:space="0" w:color="auto"/>
                  </w:divBdr>
                </w:div>
                <w:div w:id="1167474511">
                  <w:marLeft w:val="0"/>
                  <w:marRight w:val="0"/>
                  <w:marTop w:val="0"/>
                  <w:marBottom w:val="0"/>
                  <w:divBdr>
                    <w:top w:val="none" w:sz="0" w:space="0" w:color="auto"/>
                    <w:left w:val="none" w:sz="0" w:space="0" w:color="auto"/>
                    <w:bottom w:val="none" w:sz="0" w:space="0" w:color="auto"/>
                    <w:right w:val="none" w:sz="0" w:space="0" w:color="auto"/>
                  </w:divBdr>
                </w:div>
                <w:div w:id="1167787537">
                  <w:marLeft w:val="0"/>
                  <w:marRight w:val="0"/>
                  <w:marTop w:val="0"/>
                  <w:marBottom w:val="0"/>
                  <w:divBdr>
                    <w:top w:val="none" w:sz="0" w:space="0" w:color="auto"/>
                    <w:left w:val="none" w:sz="0" w:space="0" w:color="auto"/>
                    <w:bottom w:val="none" w:sz="0" w:space="0" w:color="auto"/>
                    <w:right w:val="none" w:sz="0" w:space="0" w:color="auto"/>
                  </w:divBdr>
                </w:div>
                <w:div w:id="1168133221">
                  <w:marLeft w:val="0"/>
                  <w:marRight w:val="0"/>
                  <w:marTop w:val="0"/>
                  <w:marBottom w:val="0"/>
                  <w:divBdr>
                    <w:top w:val="none" w:sz="0" w:space="0" w:color="auto"/>
                    <w:left w:val="none" w:sz="0" w:space="0" w:color="auto"/>
                    <w:bottom w:val="none" w:sz="0" w:space="0" w:color="auto"/>
                    <w:right w:val="none" w:sz="0" w:space="0" w:color="auto"/>
                  </w:divBdr>
                </w:div>
                <w:div w:id="1168710225">
                  <w:marLeft w:val="0"/>
                  <w:marRight w:val="0"/>
                  <w:marTop w:val="0"/>
                  <w:marBottom w:val="0"/>
                  <w:divBdr>
                    <w:top w:val="none" w:sz="0" w:space="0" w:color="auto"/>
                    <w:left w:val="none" w:sz="0" w:space="0" w:color="auto"/>
                    <w:bottom w:val="none" w:sz="0" w:space="0" w:color="auto"/>
                    <w:right w:val="none" w:sz="0" w:space="0" w:color="auto"/>
                  </w:divBdr>
                </w:div>
                <w:div w:id="1169128194">
                  <w:marLeft w:val="0"/>
                  <w:marRight w:val="0"/>
                  <w:marTop w:val="0"/>
                  <w:marBottom w:val="0"/>
                  <w:divBdr>
                    <w:top w:val="none" w:sz="0" w:space="0" w:color="auto"/>
                    <w:left w:val="none" w:sz="0" w:space="0" w:color="auto"/>
                    <w:bottom w:val="none" w:sz="0" w:space="0" w:color="auto"/>
                    <w:right w:val="none" w:sz="0" w:space="0" w:color="auto"/>
                  </w:divBdr>
                </w:div>
                <w:div w:id="1169752730">
                  <w:marLeft w:val="0"/>
                  <w:marRight w:val="0"/>
                  <w:marTop w:val="0"/>
                  <w:marBottom w:val="0"/>
                  <w:divBdr>
                    <w:top w:val="none" w:sz="0" w:space="0" w:color="auto"/>
                    <w:left w:val="none" w:sz="0" w:space="0" w:color="auto"/>
                    <w:bottom w:val="none" w:sz="0" w:space="0" w:color="auto"/>
                    <w:right w:val="none" w:sz="0" w:space="0" w:color="auto"/>
                  </w:divBdr>
                </w:div>
                <w:div w:id="1170952165">
                  <w:marLeft w:val="0"/>
                  <w:marRight w:val="0"/>
                  <w:marTop w:val="0"/>
                  <w:marBottom w:val="0"/>
                  <w:divBdr>
                    <w:top w:val="none" w:sz="0" w:space="0" w:color="auto"/>
                    <w:left w:val="none" w:sz="0" w:space="0" w:color="auto"/>
                    <w:bottom w:val="none" w:sz="0" w:space="0" w:color="auto"/>
                    <w:right w:val="none" w:sz="0" w:space="0" w:color="auto"/>
                  </w:divBdr>
                </w:div>
                <w:div w:id="1171142659">
                  <w:marLeft w:val="0"/>
                  <w:marRight w:val="0"/>
                  <w:marTop w:val="0"/>
                  <w:marBottom w:val="0"/>
                  <w:divBdr>
                    <w:top w:val="none" w:sz="0" w:space="0" w:color="auto"/>
                    <w:left w:val="none" w:sz="0" w:space="0" w:color="auto"/>
                    <w:bottom w:val="none" w:sz="0" w:space="0" w:color="auto"/>
                    <w:right w:val="none" w:sz="0" w:space="0" w:color="auto"/>
                  </w:divBdr>
                </w:div>
                <w:div w:id="1171794976">
                  <w:marLeft w:val="0"/>
                  <w:marRight w:val="0"/>
                  <w:marTop w:val="0"/>
                  <w:marBottom w:val="0"/>
                  <w:divBdr>
                    <w:top w:val="none" w:sz="0" w:space="0" w:color="auto"/>
                    <w:left w:val="none" w:sz="0" w:space="0" w:color="auto"/>
                    <w:bottom w:val="none" w:sz="0" w:space="0" w:color="auto"/>
                    <w:right w:val="none" w:sz="0" w:space="0" w:color="auto"/>
                  </w:divBdr>
                </w:div>
                <w:div w:id="1173034528">
                  <w:marLeft w:val="0"/>
                  <w:marRight w:val="0"/>
                  <w:marTop w:val="0"/>
                  <w:marBottom w:val="0"/>
                  <w:divBdr>
                    <w:top w:val="none" w:sz="0" w:space="0" w:color="auto"/>
                    <w:left w:val="none" w:sz="0" w:space="0" w:color="auto"/>
                    <w:bottom w:val="none" w:sz="0" w:space="0" w:color="auto"/>
                    <w:right w:val="none" w:sz="0" w:space="0" w:color="auto"/>
                  </w:divBdr>
                </w:div>
                <w:div w:id="1174682948">
                  <w:marLeft w:val="0"/>
                  <w:marRight w:val="0"/>
                  <w:marTop w:val="0"/>
                  <w:marBottom w:val="0"/>
                  <w:divBdr>
                    <w:top w:val="none" w:sz="0" w:space="0" w:color="auto"/>
                    <w:left w:val="none" w:sz="0" w:space="0" w:color="auto"/>
                    <w:bottom w:val="none" w:sz="0" w:space="0" w:color="auto"/>
                    <w:right w:val="none" w:sz="0" w:space="0" w:color="auto"/>
                  </w:divBdr>
                </w:div>
                <w:div w:id="1176114298">
                  <w:marLeft w:val="0"/>
                  <w:marRight w:val="0"/>
                  <w:marTop w:val="0"/>
                  <w:marBottom w:val="0"/>
                  <w:divBdr>
                    <w:top w:val="none" w:sz="0" w:space="0" w:color="auto"/>
                    <w:left w:val="none" w:sz="0" w:space="0" w:color="auto"/>
                    <w:bottom w:val="none" w:sz="0" w:space="0" w:color="auto"/>
                    <w:right w:val="none" w:sz="0" w:space="0" w:color="auto"/>
                  </w:divBdr>
                </w:div>
                <w:div w:id="1176849142">
                  <w:marLeft w:val="0"/>
                  <w:marRight w:val="0"/>
                  <w:marTop w:val="0"/>
                  <w:marBottom w:val="0"/>
                  <w:divBdr>
                    <w:top w:val="none" w:sz="0" w:space="0" w:color="auto"/>
                    <w:left w:val="none" w:sz="0" w:space="0" w:color="auto"/>
                    <w:bottom w:val="none" w:sz="0" w:space="0" w:color="auto"/>
                    <w:right w:val="none" w:sz="0" w:space="0" w:color="auto"/>
                  </w:divBdr>
                </w:div>
                <w:div w:id="1177111401">
                  <w:marLeft w:val="0"/>
                  <w:marRight w:val="0"/>
                  <w:marTop w:val="0"/>
                  <w:marBottom w:val="0"/>
                  <w:divBdr>
                    <w:top w:val="none" w:sz="0" w:space="0" w:color="auto"/>
                    <w:left w:val="none" w:sz="0" w:space="0" w:color="auto"/>
                    <w:bottom w:val="none" w:sz="0" w:space="0" w:color="auto"/>
                    <w:right w:val="none" w:sz="0" w:space="0" w:color="auto"/>
                  </w:divBdr>
                </w:div>
                <w:div w:id="1177620891">
                  <w:marLeft w:val="0"/>
                  <w:marRight w:val="0"/>
                  <w:marTop w:val="0"/>
                  <w:marBottom w:val="0"/>
                  <w:divBdr>
                    <w:top w:val="none" w:sz="0" w:space="0" w:color="auto"/>
                    <w:left w:val="none" w:sz="0" w:space="0" w:color="auto"/>
                    <w:bottom w:val="none" w:sz="0" w:space="0" w:color="auto"/>
                    <w:right w:val="none" w:sz="0" w:space="0" w:color="auto"/>
                  </w:divBdr>
                </w:div>
                <w:div w:id="1179005273">
                  <w:marLeft w:val="0"/>
                  <w:marRight w:val="0"/>
                  <w:marTop w:val="0"/>
                  <w:marBottom w:val="0"/>
                  <w:divBdr>
                    <w:top w:val="none" w:sz="0" w:space="0" w:color="auto"/>
                    <w:left w:val="none" w:sz="0" w:space="0" w:color="auto"/>
                    <w:bottom w:val="none" w:sz="0" w:space="0" w:color="auto"/>
                    <w:right w:val="none" w:sz="0" w:space="0" w:color="auto"/>
                  </w:divBdr>
                </w:div>
                <w:div w:id="1179079264">
                  <w:marLeft w:val="0"/>
                  <w:marRight w:val="0"/>
                  <w:marTop w:val="0"/>
                  <w:marBottom w:val="0"/>
                  <w:divBdr>
                    <w:top w:val="none" w:sz="0" w:space="0" w:color="auto"/>
                    <w:left w:val="none" w:sz="0" w:space="0" w:color="auto"/>
                    <w:bottom w:val="none" w:sz="0" w:space="0" w:color="auto"/>
                    <w:right w:val="none" w:sz="0" w:space="0" w:color="auto"/>
                  </w:divBdr>
                </w:div>
                <w:div w:id="1179811139">
                  <w:marLeft w:val="0"/>
                  <w:marRight w:val="0"/>
                  <w:marTop w:val="0"/>
                  <w:marBottom w:val="0"/>
                  <w:divBdr>
                    <w:top w:val="none" w:sz="0" w:space="0" w:color="auto"/>
                    <w:left w:val="none" w:sz="0" w:space="0" w:color="auto"/>
                    <w:bottom w:val="none" w:sz="0" w:space="0" w:color="auto"/>
                    <w:right w:val="none" w:sz="0" w:space="0" w:color="auto"/>
                  </w:divBdr>
                </w:div>
                <w:div w:id="1180123467">
                  <w:marLeft w:val="0"/>
                  <w:marRight w:val="0"/>
                  <w:marTop w:val="0"/>
                  <w:marBottom w:val="0"/>
                  <w:divBdr>
                    <w:top w:val="none" w:sz="0" w:space="0" w:color="auto"/>
                    <w:left w:val="none" w:sz="0" w:space="0" w:color="auto"/>
                    <w:bottom w:val="none" w:sz="0" w:space="0" w:color="auto"/>
                    <w:right w:val="none" w:sz="0" w:space="0" w:color="auto"/>
                  </w:divBdr>
                </w:div>
                <w:div w:id="1180194527">
                  <w:marLeft w:val="0"/>
                  <w:marRight w:val="0"/>
                  <w:marTop w:val="0"/>
                  <w:marBottom w:val="0"/>
                  <w:divBdr>
                    <w:top w:val="none" w:sz="0" w:space="0" w:color="auto"/>
                    <w:left w:val="none" w:sz="0" w:space="0" w:color="auto"/>
                    <w:bottom w:val="none" w:sz="0" w:space="0" w:color="auto"/>
                    <w:right w:val="none" w:sz="0" w:space="0" w:color="auto"/>
                  </w:divBdr>
                </w:div>
                <w:div w:id="1181356436">
                  <w:marLeft w:val="0"/>
                  <w:marRight w:val="0"/>
                  <w:marTop w:val="0"/>
                  <w:marBottom w:val="0"/>
                  <w:divBdr>
                    <w:top w:val="none" w:sz="0" w:space="0" w:color="auto"/>
                    <w:left w:val="none" w:sz="0" w:space="0" w:color="auto"/>
                    <w:bottom w:val="none" w:sz="0" w:space="0" w:color="auto"/>
                    <w:right w:val="none" w:sz="0" w:space="0" w:color="auto"/>
                  </w:divBdr>
                </w:div>
                <w:div w:id="1182085009">
                  <w:marLeft w:val="0"/>
                  <w:marRight w:val="0"/>
                  <w:marTop w:val="0"/>
                  <w:marBottom w:val="0"/>
                  <w:divBdr>
                    <w:top w:val="none" w:sz="0" w:space="0" w:color="auto"/>
                    <w:left w:val="none" w:sz="0" w:space="0" w:color="auto"/>
                    <w:bottom w:val="none" w:sz="0" w:space="0" w:color="auto"/>
                    <w:right w:val="none" w:sz="0" w:space="0" w:color="auto"/>
                  </w:divBdr>
                </w:div>
                <w:div w:id="1182166665">
                  <w:marLeft w:val="0"/>
                  <w:marRight w:val="0"/>
                  <w:marTop w:val="0"/>
                  <w:marBottom w:val="0"/>
                  <w:divBdr>
                    <w:top w:val="none" w:sz="0" w:space="0" w:color="auto"/>
                    <w:left w:val="none" w:sz="0" w:space="0" w:color="auto"/>
                    <w:bottom w:val="none" w:sz="0" w:space="0" w:color="auto"/>
                    <w:right w:val="none" w:sz="0" w:space="0" w:color="auto"/>
                  </w:divBdr>
                </w:div>
                <w:div w:id="1182624845">
                  <w:marLeft w:val="0"/>
                  <w:marRight w:val="0"/>
                  <w:marTop w:val="0"/>
                  <w:marBottom w:val="0"/>
                  <w:divBdr>
                    <w:top w:val="none" w:sz="0" w:space="0" w:color="auto"/>
                    <w:left w:val="none" w:sz="0" w:space="0" w:color="auto"/>
                    <w:bottom w:val="none" w:sz="0" w:space="0" w:color="auto"/>
                    <w:right w:val="none" w:sz="0" w:space="0" w:color="auto"/>
                  </w:divBdr>
                </w:div>
                <w:div w:id="1182932697">
                  <w:marLeft w:val="0"/>
                  <w:marRight w:val="0"/>
                  <w:marTop w:val="0"/>
                  <w:marBottom w:val="0"/>
                  <w:divBdr>
                    <w:top w:val="none" w:sz="0" w:space="0" w:color="auto"/>
                    <w:left w:val="none" w:sz="0" w:space="0" w:color="auto"/>
                    <w:bottom w:val="none" w:sz="0" w:space="0" w:color="auto"/>
                    <w:right w:val="none" w:sz="0" w:space="0" w:color="auto"/>
                  </w:divBdr>
                </w:div>
                <w:div w:id="1185170386">
                  <w:marLeft w:val="0"/>
                  <w:marRight w:val="0"/>
                  <w:marTop w:val="0"/>
                  <w:marBottom w:val="0"/>
                  <w:divBdr>
                    <w:top w:val="none" w:sz="0" w:space="0" w:color="auto"/>
                    <w:left w:val="none" w:sz="0" w:space="0" w:color="auto"/>
                    <w:bottom w:val="none" w:sz="0" w:space="0" w:color="auto"/>
                    <w:right w:val="none" w:sz="0" w:space="0" w:color="auto"/>
                  </w:divBdr>
                </w:div>
                <w:div w:id="1185823481">
                  <w:marLeft w:val="0"/>
                  <w:marRight w:val="0"/>
                  <w:marTop w:val="0"/>
                  <w:marBottom w:val="0"/>
                  <w:divBdr>
                    <w:top w:val="none" w:sz="0" w:space="0" w:color="auto"/>
                    <w:left w:val="none" w:sz="0" w:space="0" w:color="auto"/>
                    <w:bottom w:val="none" w:sz="0" w:space="0" w:color="auto"/>
                    <w:right w:val="none" w:sz="0" w:space="0" w:color="auto"/>
                  </w:divBdr>
                </w:div>
                <w:div w:id="1186672116">
                  <w:marLeft w:val="0"/>
                  <w:marRight w:val="0"/>
                  <w:marTop w:val="0"/>
                  <w:marBottom w:val="0"/>
                  <w:divBdr>
                    <w:top w:val="none" w:sz="0" w:space="0" w:color="auto"/>
                    <w:left w:val="none" w:sz="0" w:space="0" w:color="auto"/>
                    <w:bottom w:val="none" w:sz="0" w:space="0" w:color="auto"/>
                    <w:right w:val="none" w:sz="0" w:space="0" w:color="auto"/>
                  </w:divBdr>
                </w:div>
                <w:div w:id="1188328806">
                  <w:marLeft w:val="0"/>
                  <w:marRight w:val="0"/>
                  <w:marTop w:val="0"/>
                  <w:marBottom w:val="0"/>
                  <w:divBdr>
                    <w:top w:val="none" w:sz="0" w:space="0" w:color="auto"/>
                    <w:left w:val="none" w:sz="0" w:space="0" w:color="auto"/>
                    <w:bottom w:val="none" w:sz="0" w:space="0" w:color="auto"/>
                    <w:right w:val="none" w:sz="0" w:space="0" w:color="auto"/>
                  </w:divBdr>
                </w:div>
                <w:div w:id="1190022904">
                  <w:marLeft w:val="0"/>
                  <w:marRight w:val="0"/>
                  <w:marTop w:val="0"/>
                  <w:marBottom w:val="0"/>
                  <w:divBdr>
                    <w:top w:val="none" w:sz="0" w:space="0" w:color="auto"/>
                    <w:left w:val="none" w:sz="0" w:space="0" w:color="auto"/>
                    <w:bottom w:val="none" w:sz="0" w:space="0" w:color="auto"/>
                    <w:right w:val="none" w:sz="0" w:space="0" w:color="auto"/>
                  </w:divBdr>
                </w:div>
                <w:div w:id="1190097082">
                  <w:marLeft w:val="0"/>
                  <w:marRight w:val="0"/>
                  <w:marTop w:val="0"/>
                  <w:marBottom w:val="0"/>
                  <w:divBdr>
                    <w:top w:val="none" w:sz="0" w:space="0" w:color="auto"/>
                    <w:left w:val="none" w:sz="0" w:space="0" w:color="auto"/>
                    <w:bottom w:val="none" w:sz="0" w:space="0" w:color="auto"/>
                    <w:right w:val="none" w:sz="0" w:space="0" w:color="auto"/>
                  </w:divBdr>
                </w:div>
                <w:div w:id="1190610051">
                  <w:marLeft w:val="0"/>
                  <w:marRight w:val="0"/>
                  <w:marTop w:val="0"/>
                  <w:marBottom w:val="0"/>
                  <w:divBdr>
                    <w:top w:val="none" w:sz="0" w:space="0" w:color="auto"/>
                    <w:left w:val="none" w:sz="0" w:space="0" w:color="auto"/>
                    <w:bottom w:val="none" w:sz="0" w:space="0" w:color="auto"/>
                    <w:right w:val="none" w:sz="0" w:space="0" w:color="auto"/>
                  </w:divBdr>
                </w:div>
                <w:div w:id="1190994874">
                  <w:marLeft w:val="0"/>
                  <w:marRight w:val="0"/>
                  <w:marTop w:val="0"/>
                  <w:marBottom w:val="0"/>
                  <w:divBdr>
                    <w:top w:val="none" w:sz="0" w:space="0" w:color="auto"/>
                    <w:left w:val="none" w:sz="0" w:space="0" w:color="auto"/>
                    <w:bottom w:val="none" w:sz="0" w:space="0" w:color="auto"/>
                    <w:right w:val="none" w:sz="0" w:space="0" w:color="auto"/>
                  </w:divBdr>
                </w:div>
                <w:div w:id="1191189578">
                  <w:marLeft w:val="0"/>
                  <w:marRight w:val="0"/>
                  <w:marTop w:val="0"/>
                  <w:marBottom w:val="0"/>
                  <w:divBdr>
                    <w:top w:val="none" w:sz="0" w:space="0" w:color="auto"/>
                    <w:left w:val="none" w:sz="0" w:space="0" w:color="auto"/>
                    <w:bottom w:val="none" w:sz="0" w:space="0" w:color="auto"/>
                    <w:right w:val="none" w:sz="0" w:space="0" w:color="auto"/>
                  </w:divBdr>
                </w:div>
                <w:div w:id="1192105374">
                  <w:marLeft w:val="0"/>
                  <w:marRight w:val="0"/>
                  <w:marTop w:val="0"/>
                  <w:marBottom w:val="0"/>
                  <w:divBdr>
                    <w:top w:val="none" w:sz="0" w:space="0" w:color="auto"/>
                    <w:left w:val="none" w:sz="0" w:space="0" w:color="auto"/>
                    <w:bottom w:val="none" w:sz="0" w:space="0" w:color="auto"/>
                    <w:right w:val="none" w:sz="0" w:space="0" w:color="auto"/>
                  </w:divBdr>
                </w:div>
                <w:div w:id="1192692708">
                  <w:marLeft w:val="0"/>
                  <w:marRight w:val="0"/>
                  <w:marTop w:val="0"/>
                  <w:marBottom w:val="0"/>
                  <w:divBdr>
                    <w:top w:val="none" w:sz="0" w:space="0" w:color="auto"/>
                    <w:left w:val="none" w:sz="0" w:space="0" w:color="auto"/>
                    <w:bottom w:val="none" w:sz="0" w:space="0" w:color="auto"/>
                    <w:right w:val="none" w:sz="0" w:space="0" w:color="auto"/>
                  </w:divBdr>
                </w:div>
                <w:div w:id="1192718269">
                  <w:marLeft w:val="0"/>
                  <w:marRight w:val="0"/>
                  <w:marTop w:val="0"/>
                  <w:marBottom w:val="0"/>
                  <w:divBdr>
                    <w:top w:val="none" w:sz="0" w:space="0" w:color="auto"/>
                    <w:left w:val="none" w:sz="0" w:space="0" w:color="auto"/>
                    <w:bottom w:val="none" w:sz="0" w:space="0" w:color="auto"/>
                    <w:right w:val="none" w:sz="0" w:space="0" w:color="auto"/>
                  </w:divBdr>
                </w:div>
                <w:div w:id="1192962753">
                  <w:marLeft w:val="0"/>
                  <w:marRight w:val="0"/>
                  <w:marTop w:val="0"/>
                  <w:marBottom w:val="0"/>
                  <w:divBdr>
                    <w:top w:val="none" w:sz="0" w:space="0" w:color="auto"/>
                    <w:left w:val="none" w:sz="0" w:space="0" w:color="auto"/>
                    <w:bottom w:val="none" w:sz="0" w:space="0" w:color="auto"/>
                    <w:right w:val="none" w:sz="0" w:space="0" w:color="auto"/>
                  </w:divBdr>
                </w:div>
                <w:div w:id="1194224234">
                  <w:marLeft w:val="0"/>
                  <w:marRight w:val="0"/>
                  <w:marTop w:val="0"/>
                  <w:marBottom w:val="0"/>
                  <w:divBdr>
                    <w:top w:val="none" w:sz="0" w:space="0" w:color="auto"/>
                    <w:left w:val="none" w:sz="0" w:space="0" w:color="auto"/>
                    <w:bottom w:val="none" w:sz="0" w:space="0" w:color="auto"/>
                    <w:right w:val="none" w:sz="0" w:space="0" w:color="auto"/>
                  </w:divBdr>
                </w:div>
                <w:div w:id="1196963778">
                  <w:marLeft w:val="0"/>
                  <w:marRight w:val="0"/>
                  <w:marTop w:val="0"/>
                  <w:marBottom w:val="0"/>
                  <w:divBdr>
                    <w:top w:val="none" w:sz="0" w:space="0" w:color="auto"/>
                    <w:left w:val="none" w:sz="0" w:space="0" w:color="auto"/>
                    <w:bottom w:val="none" w:sz="0" w:space="0" w:color="auto"/>
                    <w:right w:val="none" w:sz="0" w:space="0" w:color="auto"/>
                  </w:divBdr>
                </w:div>
                <w:div w:id="1199243825">
                  <w:marLeft w:val="0"/>
                  <w:marRight w:val="0"/>
                  <w:marTop w:val="0"/>
                  <w:marBottom w:val="0"/>
                  <w:divBdr>
                    <w:top w:val="none" w:sz="0" w:space="0" w:color="auto"/>
                    <w:left w:val="none" w:sz="0" w:space="0" w:color="auto"/>
                    <w:bottom w:val="none" w:sz="0" w:space="0" w:color="auto"/>
                    <w:right w:val="none" w:sz="0" w:space="0" w:color="auto"/>
                  </w:divBdr>
                </w:div>
                <w:div w:id="1200162129">
                  <w:marLeft w:val="0"/>
                  <w:marRight w:val="0"/>
                  <w:marTop w:val="0"/>
                  <w:marBottom w:val="0"/>
                  <w:divBdr>
                    <w:top w:val="none" w:sz="0" w:space="0" w:color="auto"/>
                    <w:left w:val="none" w:sz="0" w:space="0" w:color="auto"/>
                    <w:bottom w:val="none" w:sz="0" w:space="0" w:color="auto"/>
                    <w:right w:val="none" w:sz="0" w:space="0" w:color="auto"/>
                  </w:divBdr>
                </w:div>
                <w:div w:id="1202405103">
                  <w:marLeft w:val="0"/>
                  <w:marRight w:val="0"/>
                  <w:marTop w:val="0"/>
                  <w:marBottom w:val="0"/>
                  <w:divBdr>
                    <w:top w:val="none" w:sz="0" w:space="0" w:color="auto"/>
                    <w:left w:val="none" w:sz="0" w:space="0" w:color="auto"/>
                    <w:bottom w:val="none" w:sz="0" w:space="0" w:color="auto"/>
                    <w:right w:val="none" w:sz="0" w:space="0" w:color="auto"/>
                  </w:divBdr>
                </w:div>
                <w:div w:id="1202981122">
                  <w:marLeft w:val="0"/>
                  <w:marRight w:val="0"/>
                  <w:marTop w:val="0"/>
                  <w:marBottom w:val="0"/>
                  <w:divBdr>
                    <w:top w:val="none" w:sz="0" w:space="0" w:color="auto"/>
                    <w:left w:val="none" w:sz="0" w:space="0" w:color="auto"/>
                    <w:bottom w:val="none" w:sz="0" w:space="0" w:color="auto"/>
                    <w:right w:val="none" w:sz="0" w:space="0" w:color="auto"/>
                  </w:divBdr>
                </w:div>
                <w:div w:id="1203326304">
                  <w:marLeft w:val="0"/>
                  <w:marRight w:val="0"/>
                  <w:marTop w:val="0"/>
                  <w:marBottom w:val="0"/>
                  <w:divBdr>
                    <w:top w:val="none" w:sz="0" w:space="0" w:color="auto"/>
                    <w:left w:val="none" w:sz="0" w:space="0" w:color="auto"/>
                    <w:bottom w:val="none" w:sz="0" w:space="0" w:color="auto"/>
                    <w:right w:val="none" w:sz="0" w:space="0" w:color="auto"/>
                  </w:divBdr>
                </w:div>
                <w:div w:id="1204058984">
                  <w:marLeft w:val="0"/>
                  <w:marRight w:val="0"/>
                  <w:marTop w:val="0"/>
                  <w:marBottom w:val="0"/>
                  <w:divBdr>
                    <w:top w:val="none" w:sz="0" w:space="0" w:color="auto"/>
                    <w:left w:val="none" w:sz="0" w:space="0" w:color="auto"/>
                    <w:bottom w:val="none" w:sz="0" w:space="0" w:color="auto"/>
                    <w:right w:val="none" w:sz="0" w:space="0" w:color="auto"/>
                  </w:divBdr>
                </w:div>
                <w:div w:id="1205755203">
                  <w:marLeft w:val="0"/>
                  <w:marRight w:val="0"/>
                  <w:marTop w:val="0"/>
                  <w:marBottom w:val="0"/>
                  <w:divBdr>
                    <w:top w:val="none" w:sz="0" w:space="0" w:color="auto"/>
                    <w:left w:val="none" w:sz="0" w:space="0" w:color="auto"/>
                    <w:bottom w:val="none" w:sz="0" w:space="0" w:color="auto"/>
                    <w:right w:val="none" w:sz="0" w:space="0" w:color="auto"/>
                  </w:divBdr>
                </w:div>
                <w:div w:id="1207067247">
                  <w:marLeft w:val="0"/>
                  <w:marRight w:val="0"/>
                  <w:marTop w:val="0"/>
                  <w:marBottom w:val="0"/>
                  <w:divBdr>
                    <w:top w:val="none" w:sz="0" w:space="0" w:color="auto"/>
                    <w:left w:val="none" w:sz="0" w:space="0" w:color="auto"/>
                    <w:bottom w:val="none" w:sz="0" w:space="0" w:color="auto"/>
                    <w:right w:val="none" w:sz="0" w:space="0" w:color="auto"/>
                  </w:divBdr>
                </w:div>
                <w:div w:id="1207791520">
                  <w:marLeft w:val="0"/>
                  <w:marRight w:val="0"/>
                  <w:marTop w:val="0"/>
                  <w:marBottom w:val="0"/>
                  <w:divBdr>
                    <w:top w:val="none" w:sz="0" w:space="0" w:color="auto"/>
                    <w:left w:val="none" w:sz="0" w:space="0" w:color="auto"/>
                    <w:bottom w:val="none" w:sz="0" w:space="0" w:color="auto"/>
                    <w:right w:val="none" w:sz="0" w:space="0" w:color="auto"/>
                  </w:divBdr>
                </w:div>
                <w:div w:id="1207833065">
                  <w:marLeft w:val="0"/>
                  <w:marRight w:val="0"/>
                  <w:marTop w:val="0"/>
                  <w:marBottom w:val="0"/>
                  <w:divBdr>
                    <w:top w:val="none" w:sz="0" w:space="0" w:color="auto"/>
                    <w:left w:val="none" w:sz="0" w:space="0" w:color="auto"/>
                    <w:bottom w:val="none" w:sz="0" w:space="0" w:color="auto"/>
                    <w:right w:val="none" w:sz="0" w:space="0" w:color="auto"/>
                  </w:divBdr>
                </w:div>
                <w:div w:id="1207912384">
                  <w:marLeft w:val="0"/>
                  <w:marRight w:val="0"/>
                  <w:marTop w:val="0"/>
                  <w:marBottom w:val="0"/>
                  <w:divBdr>
                    <w:top w:val="none" w:sz="0" w:space="0" w:color="auto"/>
                    <w:left w:val="none" w:sz="0" w:space="0" w:color="auto"/>
                    <w:bottom w:val="none" w:sz="0" w:space="0" w:color="auto"/>
                    <w:right w:val="none" w:sz="0" w:space="0" w:color="auto"/>
                  </w:divBdr>
                </w:div>
                <w:div w:id="1208569516">
                  <w:marLeft w:val="0"/>
                  <w:marRight w:val="0"/>
                  <w:marTop w:val="0"/>
                  <w:marBottom w:val="0"/>
                  <w:divBdr>
                    <w:top w:val="none" w:sz="0" w:space="0" w:color="auto"/>
                    <w:left w:val="none" w:sz="0" w:space="0" w:color="auto"/>
                    <w:bottom w:val="none" w:sz="0" w:space="0" w:color="auto"/>
                    <w:right w:val="none" w:sz="0" w:space="0" w:color="auto"/>
                  </w:divBdr>
                </w:div>
                <w:div w:id="1208638441">
                  <w:marLeft w:val="0"/>
                  <w:marRight w:val="0"/>
                  <w:marTop w:val="0"/>
                  <w:marBottom w:val="0"/>
                  <w:divBdr>
                    <w:top w:val="none" w:sz="0" w:space="0" w:color="auto"/>
                    <w:left w:val="none" w:sz="0" w:space="0" w:color="auto"/>
                    <w:bottom w:val="none" w:sz="0" w:space="0" w:color="auto"/>
                    <w:right w:val="none" w:sz="0" w:space="0" w:color="auto"/>
                  </w:divBdr>
                </w:div>
                <w:div w:id="1211959297">
                  <w:marLeft w:val="0"/>
                  <w:marRight w:val="0"/>
                  <w:marTop w:val="0"/>
                  <w:marBottom w:val="0"/>
                  <w:divBdr>
                    <w:top w:val="none" w:sz="0" w:space="0" w:color="auto"/>
                    <w:left w:val="none" w:sz="0" w:space="0" w:color="auto"/>
                    <w:bottom w:val="none" w:sz="0" w:space="0" w:color="auto"/>
                    <w:right w:val="none" w:sz="0" w:space="0" w:color="auto"/>
                  </w:divBdr>
                </w:div>
                <w:div w:id="1212615382">
                  <w:marLeft w:val="0"/>
                  <w:marRight w:val="0"/>
                  <w:marTop w:val="0"/>
                  <w:marBottom w:val="0"/>
                  <w:divBdr>
                    <w:top w:val="none" w:sz="0" w:space="0" w:color="auto"/>
                    <w:left w:val="none" w:sz="0" w:space="0" w:color="auto"/>
                    <w:bottom w:val="none" w:sz="0" w:space="0" w:color="auto"/>
                    <w:right w:val="none" w:sz="0" w:space="0" w:color="auto"/>
                  </w:divBdr>
                </w:div>
                <w:div w:id="1212690136">
                  <w:marLeft w:val="0"/>
                  <w:marRight w:val="0"/>
                  <w:marTop w:val="0"/>
                  <w:marBottom w:val="0"/>
                  <w:divBdr>
                    <w:top w:val="none" w:sz="0" w:space="0" w:color="auto"/>
                    <w:left w:val="none" w:sz="0" w:space="0" w:color="auto"/>
                    <w:bottom w:val="none" w:sz="0" w:space="0" w:color="auto"/>
                    <w:right w:val="none" w:sz="0" w:space="0" w:color="auto"/>
                  </w:divBdr>
                </w:div>
                <w:div w:id="1213033547">
                  <w:marLeft w:val="0"/>
                  <w:marRight w:val="0"/>
                  <w:marTop w:val="0"/>
                  <w:marBottom w:val="0"/>
                  <w:divBdr>
                    <w:top w:val="none" w:sz="0" w:space="0" w:color="auto"/>
                    <w:left w:val="none" w:sz="0" w:space="0" w:color="auto"/>
                    <w:bottom w:val="none" w:sz="0" w:space="0" w:color="auto"/>
                    <w:right w:val="none" w:sz="0" w:space="0" w:color="auto"/>
                  </w:divBdr>
                </w:div>
                <w:div w:id="1213081182">
                  <w:marLeft w:val="0"/>
                  <w:marRight w:val="0"/>
                  <w:marTop w:val="0"/>
                  <w:marBottom w:val="0"/>
                  <w:divBdr>
                    <w:top w:val="none" w:sz="0" w:space="0" w:color="auto"/>
                    <w:left w:val="none" w:sz="0" w:space="0" w:color="auto"/>
                    <w:bottom w:val="none" w:sz="0" w:space="0" w:color="auto"/>
                    <w:right w:val="none" w:sz="0" w:space="0" w:color="auto"/>
                  </w:divBdr>
                </w:div>
                <w:div w:id="1213226854">
                  <w:marLeft w:val="0"/>
                  <w:marRight w:val="0"/>
                  <w:marTop w:val="0"/>
                  <w:marBottom w:val="0"/>
                  <w:divBdr>
                    <w:top w:val="none" w:sz="0" w:space="0" w:color="auto"/>
                    <w:left w:val="none" w:sz="0" w:space="0" w:color="auto"/>
                    <w:bottom w:val="none" w:sz="0" w:space="0" w:color="auto"/>
                    <w:right w:val="none" w:sz="0" w:space="0" w:color="auto"/>
                  </w:divBdr>
                </w:div>
                <w:div w:id="1213806026">
                  <w:marLeft w:val="0"/>
                  <w:marRight w:val="0"/>
                  <w:marTop w:val="0"/>
                  <w:marBottom w:val="0"/>
                  <w:divBdr>
                    <w:top w:val="none" w:sz="0" w:space="0" w:color="auto"/>
                    <w:left w:val="none" w:sz="0" w:space="0" w:color="auto"/>
                    <w:bottom w:val="none" w:sz="0" w:space="0" w:color="auto"/>
                    <w:right w:val="none" w:sz="0" w:space="0" w:color="auto"/>
                  </w:divBdr>
                </w:div>
                <w:div w:id="1214656216">
                  <w:marLeft w:val="0"/>
                  <w:marRight w:val="0"/>
                  <w:marTop w:val="0"/>
                  <w:marBottom w:val="0"/>
                  <w:divBdr>
                    <w:top w:val="none" w:sz="0" w:space="0" w:color="auto"/>
                    <w:left w:val="none" w:sz="0" w:space="0" w:color="auto"/>
                    <w:bottom w:val="none" w:sz="0" w:space="0" w:color="auto"/>
                    <w:right w:val="none" w:sz="0" w:space="0" w:color="auto"/>
                  </w:divBdr>
                </w:div>
                <w:div w:id="1214922444">
                  <w:marLeft w:val="0"/>
                  <w:marRight w:val="0"/>
                  <w:marTop w:val="0"/>
                  <w:marBottom w:val="0"/>
                  <w:divBdr>
                    <w:top w:val="none" w:sz="0" w:space="0" w:color="auto"/>
                    <w:left w:val="none" w:sz="0" w:space="0" w:color="auto"/>
                    <w:bottom w:val="none" w:sz="0" w:space="0" w:color="auto"/>
                    <w:right w:val="none" w:sz="0" w:space="0" w:color="auto"/>
                  </w:divBdr>
                </w:div>
                <w:div w:id="1215851909">
                  <w:marLeft w:val="0"/>
                  <w:marRight w:val="0"/>
                  <w:marTop w:val="0"/>
                  <w:marBottom w:val="0"/>
                  <w:divBdr>
                    <w:top w:val="none" w:sz="0" w:space="0" w:color="auto"/>
                    <w:left w:val="none" w:sz="0" w:space="0" w:color="auto"/>
                    <w:bottom w:val="none" w:sz="0" w:space="0" w:color="auto"/>
                    <w:right w:val="none" w:sz="0" w:space="0" w:color="auto"/>
                  </w:divBdr>
                </w:div>
                <w:div w:id="1215971972">
                  <w:marLeft w:val="0"/>
                  <w:marRight w:val="0"/>
                  <w:marTop w:val="0"/>
                  <w:marBottom w:val="0"/>
                  <w:divBdr>
                    <w:top w:val="none" w:sz="0" w:space="0" w:color="auto"/>
                    <w:left w:val="none" w:sz="0" w:space="0" w:color="auto"/>
                    <w:bottom w:val="none" w:sz="0" w:space="0" w:color="auto"/>
                    <w:right w:val="none" w:sz="0" w:space="0" w:color="auto"/>
                  </w:divBdr>
                </w:div>
                <w:div w:id="1218667058">
                  <w:marLeft w:val="0"/>
                  <w:marRight w:val="0"/>
                  <w:marTop w:val="0"/>
                  <w:marBottom w:val="0"/>
                  <w:divBdr>
                    <w:top w:val="none" w:sz="0" w:space="0" w:color="auto"/>
                    <w:left w:val="none" w:sz="0" w:space="0" w:color="auto"/>
                    <w:bottom w:val="none" w:sz="0" w:space="0" w:color="auto"/>
                    <w:right w:val="none" w:sz="0" w:space="0" w:color="auto"/>
                  </w:divBdr>
                </w:div>
                <w:div w:id="1220553260">
                  <w:marLeft w:val="0"/>
                  <w:marRight w:val="0"/>
                  <w:marTop w:val="0"/>
                  <w:marBottom w:val="0"/>
                  <w:divBdr>
                    <w:top w:val="none" w:sz="0" w:space="0" w:color="auto"/>
                    <w:left w:val="none" w:sz="0" w:space="0" w:color="auto"/>
                    <w:bottom w:val="none" w:sz="0" w:space="0" w:color="auto"/>
                    <w:right w:val="none" w:sz="0" w:space="0" w:color="auto"/>
                  </w:divBdr>
                </w:div>
                <w:div w:id="1220555123">
                  <w:marLeft w:val="0"/>
                  <w:marRight w:val="0"/>
                  <w:marTop w:val="0"/>
                  <w:marBottom w:val="0"/>
                  <w:divBdr>
                    <w:top w:val="none" w:sz="0" w:space="0" w:color="auto"/>
                    <w:left w:val="none" w:sz="0" w:space="0" w:color="auto"/>
                    <w:bottom w:val="none" w:sz="0" w:space="0" w:color="auto"/>
                    <w:right w:val="none" w:sz="0" w:space="0" w:color="auto"/>
                  </w:divBdr>
                </w:div>
                <w:div w:id="1221092353">
                  <w:marLeft w:val="0"/>
                  <w:marRight w:val="0"/>
                  <w:marTop w:val="0"/>
                  <w:marBottom w:val="0"/>
                  <w:divBdr>
                    <w:top w:val="none" w:sz="0" w:space="0" w:color="auto"/>
                    <w:left w:val="none" w:sz="0" w:space="0" w:color="auto"/>
                    <w:bottom w:val="none" w:sz="0" w:space="0" w:color="auto"/>
                    <w:right w:val="none" w:sz="0" w:space="0" w:color="auto"/>
                  </w:divBdr>
                </w:div>
                <w:div w:id="1221985837">
                  <w:marLeft w:val="0"/>
                  <w:marRight w:val="0"/>
                  <w:marTop w:val="0"/>
                  <w:marBottom w:val="0"/>
                  <w:divBdr>
                    <w:top w:val="none" w:sz="0" w:space="0" w:color="auto"/>
                    <w:left w:val="none" w:sz="0" w:space="0" w:color="auto"/>
                    <w:bottom w:val="none" w:sz="0" w:space="0" w:color="auto"/>
                    <w:right w:val="none" w:sz="0" w:space="0" w:color="auto"/>
                  </w:divBdr>
                </w:div>
                <w:div w:id="1222011935">
                  <w:marLeft w:val="0"/>
                  <w:marRight w:val="0"/>
                  <w:marTop w:val="0"/>
                  <w:marBottom w:val="0"/>
                  <w:divBdr>
                    <w:top w:val="none" w:sz="0" w:space="0" w:color="auto"/>
                    <w:left w:val="none" w:sz="0" w:space="0" w:color="auto"/>
                    <w:bottom w:val="none" w:sz="0" w:space="0" w:color="auto"/>
                    <w:right w:val="none" w:sz="0" w:space="0" w:color="auto"/>
                  </w:divBdr>
                </w:div>
                <w:div w:id="1222405059">
                  <w:marLeft w:val="0"/>
                  <w:marRight w:val="0"/>
                  <w:marTop w:val="0"/>
                  <w:marBottom w:val="0"/>
                  <w:divBdr>
                    <w:top w:val="none" w:sz="0" w:space="0" w:color="auto"/>
                    <w:left w:val="none" w:sz="0" w:space="0" w:color="auto"/>
                    <w:bottom w:val="none" w:sz="0" w:space="0" w:color="auto"/>
                    <w:right w:val="none" w:sz="0" w:space="0" w:color="auto"/>
                  </w:divBdr>
                </w:div>
                <w:div w:id="1223522331">
                  <w:marLeft w:val="0"/>
                  <w:marRight w:val="0"/>
                  <w:marTop w:val="0"/>
                  <w:marBottom w:val="0"/>
                  <w:divBdr>
                    <w:top w:val="none" w:sz="0" w:space="0" w:color="auto"/>
                    <w:left w:val="none" w:sz="0" w:space="0" w:color="auto"/>
                    <w:bottom w:val="none" w:sz="0" w:space="0" w:color="auto"/>
                    <w:right w:val="none" w:sz="0" w:space="0" w:color="auto"/>
                  </w:divBdr>
                </w:div>
                <w:div w:id="1224677802">
                  <w:marLeft w:val="0"/>
                  <w:marRight w:val="0"/>
                  <w:marTop w:val="0"/>
                  <w:marBottom w:val="0"/>
                  <w:divBdr>
                    <w:top w:val="none" w:sz="0" w:space="0" w:color="auto"/>
                    <w:left w:val="none" w:sz="0" w:space="0" w:color="auto"/>
                    <w:bottom w:val="none" w:sz="0" w:space="0" w:color="auto"/>
                    <w:right w:val="none" w:sz="0" w:space="0" w:color="auto"/>
                  </w:divBdr>
                </w:div>
                <w:div w:id="1225599289">
                  <w:marLeft w:val="0"/>
                  <w:marRight w:val="0"/>
                  <w:marTop w:val="0"/>
                  <w:marBottom w:val="0"/>
                  <w:divBdr>
                    <w:top w:val="none" w:sz="0" w:space="0" w:color="auto"/>
                    <w:left w:val="none" w:sz="0" w:space="0" w:color="auto"/>
                    <w:bottom w:val="none" w:sz="0" w:space="0" w:color="auto"/>
                    <w:right w:val="none" w:sz="0" w:space="0" w:color="auto"/>
                  </w:divBdr>
                </w:div>
                <w:div w:id="1226909920">
                  <w:marLeft w:val="0"/>
                  <w:marRight w:val="0"/>
                  <w:marTop w:val="0"/>
                  <w:marBottom w:val="0"/>
                  <w:divBdr>
                    <w:top w:val="none" w:sz="0" w:space="0" w:color="auto"/>
                    <w:left w:val="none" w:sz="0" w:space="0" w:color="auto"/>
                    <w:bottom w:val="none" w:sz="0" w:space="0" w:color="auto"/>
                    <w:right w:val="none" w:sz="0" w:space="0" w:color="auto"/>
                  </w:divBdr>
                </w:div>
                <w:div w:id="1229806268">
                  <w:marLeft w:val="0"/>
                  <w:marRight w:val="0"/>
                  <w:marTop w:val="0"/>
                  <w:marBottom w:val="0"/>
                  <w:divBdr>
                    <w:top w:val="none" w:sz="0" w:space="0" w:color="auto"/>
                    <w:left w:val="none" w:sz="0" w:space="0" w:color="auto"/>
                    <w:bottom w:val="none" w:sz="0" w:space="0" w:color="auto"/>
                    <w:right w:val="none" w:sz="0" w:space="0" w:color="auto"/>
                  </w:divBdr>
                </w:div>
                <w:div w:id="1230068527">
                  <w:marLeft w:val="0"/>
                  <w:marRight w:val="0"/>
                  <w:marTop w:val="0"/>
                  <w:marBottom w:val="0"/>
                  <w:divBdr>
                    <w:top w:val="none" w:sz="0" w:space="0" w:color="auto"/>
                    <w:left w:val="none" w:sz="0" w:space="0" w:color="auto"/>
                    <w:bottom w:val="none" w:sz="0" w:space="0" w:color="auto"/>
                    <w:right w:val="none" w:sz="0" w:space="0" w:color="auto"/>
                  </w:divBdr>
                </w:div>
                <w:div w:id="1230189203">
                  <w:marLeft w:val="0"/>
                  <w:marRight w:val="0"/>
                  <w:marTop w:val="0"/>
                  <w:marBottom w:val="0"/>
                  <w:divBdr>
                    <w:top w:val="none" w:sz="0" w:space="0" w:color="auto"/>
                    <w:left w:val="none" w:sz="0" w:space="0" w:color="auto"/>
                    <w:bottom w:val="none" w:sz="0" w:space="0" w:color="auto"/>
                    <w:right w:val="none" w:sz="0" w:space="0" w:color="auto"/>
                  </w:divBdr>
                </w:div>
                <w:div w:id="1232497286">
                  <w:marLeft w:val="0"/>
                  <w:marRight w:val="0"/>
                  <w:marTop w:val="0"/>
                  <w:marBottom w:val="0"/>
                  <w:divBdr>
                    <w:top w:val="none" w:sz="0" w:space="0" w:color="auto"/>
                    <w:left w:val="none" w:sz="0" w:space="0" w:color="auto"/>
                    <w:bottom w:val="none" w:sz="0" w:space="0" w:color="auto"/>
                    <w:right w:val="none" w:sz="0" w:space="0" w:color="auto"/>
                  </w:divBdr>
                </w:div>
                <w:div w:id="1232692433">
                  <w:marLeft w:val="0"/>
                  <w:marRight w:val="0"/>
                  <w:marTop w:val="0"/>
                  <w:marBottom w:val="0"/>
                  <w:divBdr>
                    <w:top w:val="none" w:sz="0" w:space="0" w:color="auto"/>
                    <w:left w:val="none" w:sz="0" w:space="0" w:color="auto"/>
                    <w:bottom w:val="none" w:sz="0" w:space="0" w:color="auto"/>
                    <w:right w:val="none" w:sz="0" w:space="0" w:color="auto"/>
                  </w:divBdr>
                </w:div>
                <w:div w:id="1232815613">
                  <w:marLeft w:val="0"/>
                  <w:marRight w:val="0"/>
                  <w:marTop w:val="0"/>
                  <w:marBottom w:val="0"/>
                  <w:divBdr>
                    <w:top w:val="none" w:sz="0" w:space="0" w:color="auto"/>
                    <w:left w:val="none" w:sz="0" w:space="0" w:color="auto"/>
                    <w:bottom w:val="none" w:sz="0" w:space="0" w:color="auto"/>
                    <w:right w:val="none" w:sz="0" w:space="0" w:color="auto"/>
                  </w:divBdr>
                </w:div>
                <w:div w:id="1234657075">
                  <w:marLeft w:val="0"/>
                  <w:marRight w:val="0"/>
                  <w:marTop w:val="0"/>
                  <w:marBottom w:val="0"/>
                  <w:divBdr>
                    <w:top w:val="none" w:sz="0" w:space="0" w:color="auto"/>
                    <w:left w:val="none" w:sz="0" w:space="0" w:color="auto"/>
                    <w:bottom w:val="none" w:sz="0" w:space="0" w:color="auto"/>
                    <w:right w:val="none" w:sz="0" w:space="0" w:color="auto"/>
                  </w:divBdr>
                </w:div>
                <w:div w:id="1234778509">
                  <w:marLeft w:val="0"/>
                  <w:marRight w:val="0"/>
                  <w:marTop w:val="0"/>
                  <w:marBottom w:val="0"/>
                  <w:divBdr>
                    <w:top w:val="none" w:sz="0" w:space="0" w:color="auto"/>
                    <w:left w:val="none" w:sz="0" w:space="0" w:color="auto"/>
                    <w:bottom w:val="none" w:sz="0" w:space="0" w:color="auto"/>
                    <w:right w:val="none" w:sz="0" w:space="0" w:color="auto"/>
                  </w:divBdr>
                </w:div>
                <w:div w:id="1235579670">
                  <w:marLeft w:val="0"/>
                  <w:marRight w:val="0"/>
                  <w:marTop w:val="0"/>
                  <w:marBottom w:val="0"/>
                  <w:divBdr>
                    <w:top w:val="none" w:sz="0" w:space="0" w:color="auto"/>
                    <w:left w:val="none" w:sz="0" w:space="0" w:color="auto"/>
                    <w:bottom w:val="none" w:sz="0" w:space="0" w:color="auto"/>
                    <w:right w:val="none" w:sz="0" w:space="0" w:color="auto"/>
                  </w:divBdr>
                </w:div>
                <w:div w:id="1237976672">
                  <w:marLeft w:val="0"/>
                  <w:marRight w:val="0"/>
                  <w:marTop w:val="0"/>
                  <w:marBottom w:val="0"/>
                  <w:divBdr>
                    <w:top w:val="none" w:sz="0" w:space="0" w:color="auto"/>
                    <w:left w:val="none" w:sz="0" w:space="0" w:color="auto"/>
                    <w:bottom w:val="none" w:sz="0" w:space="0" w:color="auto"/>
                    <w:right w:val="none" w:sz="0" w:space="0" w:color="auto"/>
                  </w:divBdr>
                </w:div>
                <w:div w:id="1238203838">
                  <w:marLeft w:val="0"/>
                  <w:marRight w:val="0"/>
                  <w:marTop w:val="0"/>
                  <w:marBottom w:val="0"/>
                  <w:divBdr>
                    <w:top w:val="none" w:sz="0" w:space="0" w:color="auto"/>
                    <w:left w:val="none" w:sz="0" w:space="0" w:color="auto"/>
                    <w:bottom w:val="none" w:sz="0" w:space="0" w:color="auto"/>
                    <w:right w:val="none" w:sz="0" w:space="0" w:color="auto"/>
                  </w:divBdr>
                </w:div>
                <w:div w:id="1238976414">
                  <w:marLeft w:val="0"/>
                  <w:marRight w:val="0"/>
                  <w:marTop w:val="0"/>
                  <w:marBottom w:val="0"/>
                  <w:divBdr>
                    <w:top w:val="none" w:sz="0" w:space="0" w:color="auto"/>
                    <w:left w:val="none" w:sz="0" w:space="0" w:color="auto"/>
                    <w:bottom w:val="none" w:sz="0" w:space="0" w:color="auto"/>
                    <w:right w:val="none" w:sz="0" w:space="0" w:color="auto"/>
                  </w:divBdr>
                </w:div>
                <w:div w:id="1238977257">
                  <w:marLeft w:val="0"/>
                  <w:marRight w:val="0"/>
                  <w:marTop w:val="0"/>
                  <w:marBottom w:val="0"/>
                  <w:divBdr>
                    <w:top w:val="none" w:sz="0" w:space="0" w:color="auto"/>
                    <w:left w:val="none" w:sz="0" w:space="0" w:color="auto"/>
                    <w:bottom w:val="none" w:sz="0" w:space="0" w:color="auto"/>
                    <w:right w:val="none" w:sz="0" w:space="0" w:color="auto"/>
                  </w:divBdr>
                </w:div>
                <w:div w:id="1239444350">
                  <w:marLeft w:val="0"/>
                  <w:marRight w:val="0"/>
                  <w:marTop w:val="0"/>
                  <w:marBottom w:val="0"/>
                  <w:divBdr>
                    <w:top w:val="none" w:sz="0" w:space="0" w:color="auto"/>
                    <w:left w:val="none" w:sz="0" w:space="0" w:color="auto"/>
                    <w:bottom w:val="none" w:sz="0" w:space="0" w:color="auto"/>
                    <w:right w:val="none" w:sz="0" w:space="0" w:color="auto"/>
                  </w:divBdr>
                </w:div>
                <w:div w:id="1239561630">
                  <w:marLeft w:val="0"/>
                  <w:marRight w:val="0"/>
                  <w:marTop w:val="0"/>
                  <w:marBottom w:val="0"/>
                  <w:divBdr>
                    <w:top w:val="none" w:sz="0" w:space="0" w:color="auto"/>
                    <w:left w:val="none" w:sz="0" w:space="0" w:color="auto"/>
                    <w:bottom w:val="none" w:sz="0" w:space="0" w:color="auto"/>
                    <w:right w:val="none" w:sz="0" w:space="0" w:color="auto"/>
                  </w:divBdr>
                </w:div>
                <w:div w:id="1239754882">
                  <w:marLeft w:val="0"/>
                  <w:marRight w:val="0"/>
                  <w:marTop w:val="0"/>
                  <w:marBottom w:val="0"/>
                  <w:divBdr>
                    <w:top w:val="none" w:sz="0" w:space="0" w:color="auto"/>
                    <w:left w:val="none" w:sz="0" w:space="0" w:color="auto"/>
                    <w:bottom w:val="none" w:sz="0" w:space="0" w:color="auto"/>
                    <w:right w:val="none" w:sz="0" w:space="0" w:color="auto"/>
                  </w:divBdr>
                </w:div>
                <w:div w:id="1240017389">
                  <w:marLeft w:val="0"/>
                  <w:marRight w:val="0"/>
                  <w:marTop w:val="0"/>
                  <w:marBottom w:val="0"/>
                  <w:divBdr>
                    <w:top w:val="none" w:sz="0" w:space="0" w:color="auto"/>
                    <w:left w:val="none" w:sz="0" w:space="0" w:color="auto"/>
                    <w:bottom w:val="none" w:sz="0" w:space="0" w:color="auto"/>
                    <w:right w:val="none" w:sz="0" w:space="0" w:color="auto"/>
                  </w:divBdr>
                </w:div>
                <w:div w:id="1240747505">
                  <w:marLeft w:val="0"/>
                  <w:marRight w:val="0"/>
                  <w:marTop w:val="0"/>
                  <w:marBottom w:val="0"/>
                  <w:divBdr>
                    <w:top w:val="none" w:sz="0" w:space="0" w:color="auto"/>
                    <w:left w:val="none" w:sz="0" w:space="0" w:color="auto"/>
                    <w:bottom w:val="none" w:sz="0" w:space="0" w:color="auto"/>
                    <w:right w:val="none" w:sz="0" w:space="0" w:color="auto"/>
                  </w:divBdr>
                </w:div>
                <w:div w:id="1240797293">
                  <w:marLeft w:val="0"/>
                  <w:marRight w:val="0"/>
                  <w:marTop w:val="0"/>
                  <w:marBottom w:val="0"/>
                  <w:divBdr>
                    <w:top w:val="none" w:sz="0" w:space="0" w:color="auto"/>
                    <w:left w:val="none" w:sz="0" w:space="0" w:color="auto"/>
                    <w:bottom w:val="none" w:sz="0" w:space="0" w:color="auto"/>
                    <w:right w:val="none" w:sz="0" w:space="0" w:color="auto"/>
                  </w:divBdr>
                </w:div>
                <w:div w:id="1241674669">
                  <w:marLeft w:val="0"/>
                  <w:marRight w:val="0"/>
                  <w:marTop w:val="0"/>
                  <w:marBottom w:val="0"/>
                  <w:divBdr>
                    <w:top w:val="none" w:sz="0" w:space="0" w:color="auto"/>
                    <w:left w:val="none" w:sz="0" w:space="0" w:color="auto"/>
                    <w:bottom w:val="none" w:sz="0" w:space="0" w:color="auto"/>
                    <w:right w:val="none" w:sz="0" w:space="0" w:color="auto"/>
                  </w:divBdr>
                </w:div>
                <w:div w:id="1243099933">
                  <w:marLeft w:val="0"/>
                  <w:marRight w:val="0"/>
                  <w:marTop w:val="0"/>
                  <w:marBottom w:val="0"/>
                  <w:divBdr>
                    <w:top w:val="none" w:sz="0" w:space="0" w:color="auto"/>
                    <w:left w:val="none" w:sz="0" w:space="0" w:color="auto"/>
                    <w:bottom w:val="none" w:sz="0" w:space="0" w:color="auto"/>
                    <w:right w:val="none" w:sz="0" w:space="0" w:color="auto"/>
                  </w:divBdr>
                </w:div>
                <w:div w:id="1243446392">
                  <w:marLeft w:val="0"/>
                  <w:marRight w:val="0"/>
                  <w:marTop w:val="0"/>
                  <w:marBottom w:val="0"/>
                  <w:divBdr>
                    <w:top w:val="none" w:sz="0" w:space="0" w:color="auto"/>
                    <w:left w:val="none" w:sz="0" w:space="0" w:color="auto"/>
                    <w:bottom w:val="none" w:sz="0" w:space="0" w:color="auto"/>
                    <w:right w:val="none" w:sz="0" w:space="0" w:color="auto"/>
                  </w:divBdr>
                </w:div>
                <w:div w:id="1244297978">
                  <w:marLeft w:val="0"/>
                  <w:marRight w:val="0"/>
                  <w:marTop w:val="0"/>
                  <w:marBottom w:val="0"/>
                  <w:divBdr>
                    <w:top w:val="none" w:sz="0" w:space="0" w:color="auto"/>
                    <w:left w:val="none" w:sz="0" w:space="0" w:color="auto"/>
                    <w:bottom w:val="none" w:sz="0" w:space="0" w:color="auto"/>
                    <w:right w:val="none" w:sz="0" w:space="0" w:color="auto"/>
                  </w:divBdr>
                </w:div>
                <w:div w:id="1247307663">
                  <w:marLeft w:val="0"/>
                  <w:marRight w:val="0"/>
                  <w:marTop w:val="0"/>
                  <w:marBottom w:val="0"/>
                  <w:divBdr>
                    <w:top w:val="none" w:sz="0" w:space="0" w:color="auto"/>
                    <w:left w:val="none" w:sz="0" w:space="0" w:color="auto"/>
                    <w:bottom w:val="none" w:sz="0" w:space="0" w:color="auto"/>
                    <w:right w:val="none" w:sz="0" w:space="0" w:color="auto"/>
                  </w:divBdr>
                </w:div>
                <w:div w:id="1247836895">
                  <w:marLeft w:val="0"/>
                  <w:marRight w:val="0"/>
                  <w:marTop w:val="0"/>
                  <w:marBottom w:val="0"/>
                  <w:divBdr>
                    <w:top w:val="none" w:sz="0" w:space="0" w:color="auto"/>
                    <w:left w:val="none" w:sz="0" w:space="0" w:color="auto"/>
                    <w:bottom w:val="none" w:sz="0" w:space="0" w:color="auto"/>
                    <w:right w:val="none" w:sz="0" w:space="0" w:color="auto"/>
                  </w:divBdr>
                </w:div>
                <w:div w:id="1248147697">
                  <w:marLeft w:val="0"/>
                  <w:marRight w:val="0"/>
                  <w:marTop w:val="0"/>
                  <w:marBottom w:val="0"/>
                  <w:divBdr>
                    <w:top w:val="none" w:sz="0" w:space="0" w:color="auto"/>
                    <w:left w:val="none" w:sz="0" w:space="0" w:color="auto"/>
                    <w:bottom w:val="none" w:sz="0" w:space="0" w:color="auto"/>
                    <w:right w:val="none" w:sz="0" w:space="0" w:color="auto"/>
                  </w:divBdr>
                </w:div>
                <w:div w:id="1249533268">
                  <w:marLeft w:val="0"/>
                  <w:marRight w:val="0"/>
                  <w:marTop w:val="0"/>
                  <w:marBottom w:val="0"/>
                  <w:divBdr>
                    <w:top w:val="none" w:sz="0" w:space="0" w:color="auto"/>
                    <w:left w:val="none" w:sz="0" w:space="0" w:color="auto"/>
                    <w:bottom w:val="none" w:sz="0" w:space="0" w:color="auto"/>
                    <w:right w:val="none" w:sz="0" w:space="0" w:color="auto"/>
                  </w:divBdr>
                </w:div>
                <w:div w:id="1249801549">
                  <w:marLeft w:val="0"/>
                  <w:marRight w:val="0"/>
                  <w:marTop w:val="0"/>
                  <w:marBottom w:val="0"/>
                  <w:divBdr>
                    <w:top w:val="none" w:sz="0" w:space="0" w:color="auto"/>
                    <w:left w:val="none" w:sz="0" w:space="0" w:color="auto"/>
                    <w:bottom w:val="none" w:sz="0" w:space="0" w:color="auto"/>
                    <w:right w:val="none" w:sz="0" w:space="0" w:color="auto"/>
                  </w:divBdr>
                </w:div>
                <w:div w:id="1249995337">
                  <w:marLeft w:val="0"/>
                  <w:marRight w:val="0"/>
                  <w:marTop w:val="0"/>
                  <w:marBottom w:val="0"/>
                  <w:divBdr>
                    <w:top w:val="none" w:sz="0" w:space="0" w:color="auto"/>
                    <w:left w:val="none" w:sz="0" w:space="0" w:color="auto"/>
                    <w:bottom w:val="none" w:sz="0" w:space="0" w:color="auto"/>
                    <w:right w:val="none" w:sz="0" w:space="0" w:color="auto"/>
                  </w:divBdr>
                </w:div>
                <w:div w:id="1250432938">
                  <w:marLeft w:val="0"/>
                  <w:marRight w:val="0"/>
                  <w:marTop w:val="0"/>
                  <w:marBottom w:val="0"/>
                  <w:divBdr>
                    <w:top w:val="none" w:sz="0" w:space="0" w:color="auto"/>
                    <w:left w:val="none" w:sz="0" w:space="0" w:color="auto"/>
                    <w:bottom w:val="none" w:sz="0" w:space="0" w:color="auto"/>
                    <w:right w:val="none" w:sz="0" w:space="0" w:color="auto"/>
                  </w:divBdr>
                </w:div>
                <w:div w:id="1251112613">
                  <w:marLeft w:val="0"/>
                  <w:marRight w:val="0"/>
                  <w:marTop w:val="0"/>
                  <w:marBottom w:val="0"/>
                  <w:divBdr>
                    <w:top w:val="none" w:sz="0" w:space="0" w:color="auto"/>
                    <w:left w:val="none" w:sz="0" w:space="0" w:color="auto"/>
                    <w:bottom w:val="none" w:sz="0" w:space="0" w:color="auto"/>
                    <w:right w:val="none" w:sz="0" w:space="0" w:color="auto"/>
                  </w:divBdr>
                </w:div>
                <w:div w:id="1252935065">
                  <w:marLeft w:val="0"/>
                  <w:marRight w:val="0"/>
                  <w:marTop w:val="0"/>
                  <w:marBottom w:val="0"/>
                  <w:divBdr>
                    <w:top w:val="none" w:sz="0" w:space="0" w:color="auto"/>
                    <w:left w:val="none" w:sz="0" w:space="0" w:color="auto"/>
                    <w:bottom w:val="none" w:sz="0" w:space="0" w:color="auto"/>
                    <w:right w:val="none" w:sz="0" w:space="0" w:color="auto"/>
                  </w:divBdr>
                </w:div>
                <w:div w:id="1253008657">
                  <w:marLeft w:val="0"/>
                  <w:marRight w:val="0"/>
                  <w:marTop w:val="0"/>
                  <w:marBottom w:val="0"/>
                  <w:divBdr>
                    <w:top w:val="none" w:sz="0" w:space="0" w:color="auto"/>
                    <w:left w:val="none" w:sz="0" w:space="0" w:color="auto"/>
                    <w:bottom w:val="none" w:sz="0" w:space="0" w:color="auto"/>
                    <w:right w:val="none" w:sz="0" w:space="0" w:color="auto"/>
                  </w:divBdr>
                </w:div>
                <w:div w:id="1253469418">
                  <w:marLeft w:val="0"/>
                  <w:marRight w:val="0"/>
                  <w:marTop w:val="0"/>
                  <w:marBottom w:val="0"/>
                  <w:divBdr>
                    <w:top w:val="none" w:sz="0" w:space="0" w:color="auto"/>
                    <w:left w:val="none" w:sz="0" w:space="0" w:color="auto"/>
                    <w:bottom w:val="none" w:sz="0" w:space="0" w:color="auto"/>
                    <w:right w:val="none" w:sz="0" w:space="0" w:color="auto"/>
                  </w:divBdr>
                </w:div>
                <w:div w:id="1253855759">
                  <w:marLeft w:val="0"/>
                  <w:marRight w:val="0"/>
                  <w:marTop w:val="0"/>
                  <w:marBottom w:val="0"/>
                  <w:divBdr>
                    <w:top w:val="none" w:sz="0" w:space="0" w:color="auto"/>
                    <w:left w:val="none" w:sz="0" w:space="0" w:color="auto"/>
                    <w:bottom w:val="none" w:sz="0" w:space="0" w:color="auto"/>
                    <w:right w:val="none" w:sz="0" w:space="0" w:color="auto"/>
                  </w:divBdr>
                </w:div>
                <w:div w:id="1256868557">
                  <w:marLeft w:val="0"/>
                  <w:marRight w:val="0"/>
                  <w:marTop w:val="0"/>
                  <w:marBottom w:val="0"/>
                  <w:divBdr>
                    <w:top w:val="none" w:sz="0" w:space="0" w:color="auto"/>
                    <w:left w:val="none" w:sz="0" w:space="0" w:color="auto"/>
                    <w:bottom w:val="none" w:sz="0" w:space="0" w:color="auto"/>
                    <w:right w:val="none" w:sz="0" w:space="0" w:color="auto"/>
                  </w:divBdr>
                </w:div>
                <w:div w:id="1257329032">
                  <w:marLeft w:val="0"/>
                  <w:marRight w:val="0"/>
                  <w:marTop w:val="0"/>
                  <w:marBottom w:val="0"/>
                  <w:divBdr>
                    <w:top w:val="none" w:sz="0" w:space="0" w:color="auto"/>
                    <w:left w:val="none" w:sz="0" w:space="0" w:color="auto"/>
                    <w:bottom w:val="none" w:sz="0" w:space="0" w:color="auto"/>
                    <w:right w:val="none" w:sz="0" w:space="0" w:color="auto"/>
                  </w:divBdr>
                </w:div>
                <w:div w:id="1258950215">
                  <w:marLeft w:val="0"/>
                  <w:marRight w:val="0"/>
                  <w:marTop w:val="0"/>
                  <w:marBottom w:val="0"/>
                  <w:divBdr>
                    <w:top w:val="none" w:sz="0" w:space="0" w:color="auto"/>
                    <w:left w:val="none" w:sz="0" w:space="0" w:color="auto"/>
                    <w:bottom w:val="none" w:sz="0" w:space="0" w:color="auto"/>
                    <w:right w:val="none" w:sz="0" w:space="0" w:color="auto"/>
                  </w:divBdr>
                </w:div>
                <w:div w:id="1259018013">
                  <w:marLeft w:val="0"/>
                  <w:marRight w:val="0"/>
                  <w:marTop w:val="0"/>
                  <w:marBottom w:val="0"/>
                  <w:divBdr>
                    <w:top w:val="none" w:sz="0" w:space="0" w:color="auto"/>
                    <w:left w:val="none" w:sz="0" w:space="0" w:color="auto"/>
                    <w:bottom w:val="none" w:sz="0" w:space="0" w:color="auto"/>
                    <w:right w:val="none" w:sz="0" w:space="0" w:color="auto"/>
                  </w:divBdr>
                </w:div>
                <w:div w:id="1259020084">
                  <w:marLeft w:val="0"/>
                  <w:marRight w:val="0"/>
                  <w:marTop w:val="0"/>
                  <w:marBottom w:val="0"/>
                  <w:divBdr>
                    <w:top w:val="none" w:sz="0" w:space="0" w:color="auto"/>
                    <w:left w:val="none" w:sz="0" w:space="0" w:color="auto"/>
                    <w:bottom w:val="none" w:sz="0" w:space="0" w:color="auto"/>
                    <w:right w:val="none" w:sz="0" w:space="0" w:color="auto"/>
                  </w:divBdr>
                </w:div>
                <w:div w:id="1259097186">
                  <w:marLeft w:val="0"/>
                  <w:marRight w:val="0"/>
                  <w:marTop w:val="0"/>
                  <w:marBottom w:val="0"/>
                  <w:divBdr>
                    <w:top w:val="none" w:sz="0" w:space="0" w:color="auto"/>
                    <w:left w:val="none" w:sz="0" w:space="0" w:color="auto"/>
                    <w:bottom w:val="none" w:sz="0" w:space="0" w:color="auto"/>
                    <w:right w:val="none" w:sz="0" w:space="0" w:color="auto"/>
                  </w:divBdr>
                </w:div>
                <w:div w:id="1262225535">
                  <w:marLeft w:val="0"/>
                  <w:marRight w:val="0"/>
                  <w:marTop w:val="0"/>
                  <w:marBottom w:val="0"/>
                  <w:divBdr>
                    <w:top w:val="none" w:sz="0" w:space="0" w:color="auto"/>
                    <w:left w:val="none" w:sz="0" w:space="0" w:color="auto"/>
                    <w:bottom w:val="none" w:sz="0" w:space="0" w:color="auto"/>
                    <w:right w:val="none" w:sz="0" w:space="0" w:color="auto"/>
                  </w:divBdr>
                </w:div>
                <w:div w:id="1264219768">
                  <w:marLeft w:val="0"/>
                  <w:marRight w:val="0"/>
                  <w:marTop w:val="0"/>
                  <w:marBottom w:val="0"/>
                  <w:divBdr>
                    <w:top w:val="none" w:sz="0" w:space="0" w:color="auto"/>
                    <w:left w:val="none" w:sz="0" w:space="0" w:color="auto"/>
                    <w:bottom w:val="none" w:sz="0" w:space="0" w:color="auto"/>
                    <w:right w:val="none" w:sz="0" w:space="0" w:color="auto"/>
                  </w:divBdr>
                </w:div>
                <w:div w:id="1264261283">
                  <w:marLeft w:val="0"/>
                  <w:marRight w:val="0"/>
                  <w:marTop w:val="0"/>
                  <w:marBottom w:val="0"/>
                  <w:divBdr>
                    <w:top w:val="none" w:sz="0" w:space="0" w:color="auto"/>
                    <w:left w:val="none" w:sz="0" w:space="0" w:color="auto"/>
                    <w:bottom w:val="none" w:sz="0" w:space="0" w:color="auto"/>
                    <w:right w:val="none" w:sz="0" w:space="0" w:color="auto"/>
                  </w:divBdr>
                </w:div>
                <w:div w:id="1264462697">
                  <w:marLeft w:val="0"/>
                  <w:marRight w:val="0"/>
                  <w:marTop w:val="0"/>
                  <w:marBottom w:val="0"/>
                  <w:divBdr>
                    <w:top w:val="none" w:sz="0" w:space="0" w:color="auto"/>
                    <w:left w:val="none" w:sz="0" w:space="0" w:color="auto"/>
                    <w:bottom w:val="none" w:sz="0" w:space="0" w:color="auto"/>
                    <w:right w:val="none" w:sz="0" w:space="0" w:color="auto"/>
                  </w:divBdr>
                </w:div>
                <w:div w:id="1264725896">
                  <w:marLeft w:val="0"/>
                  <w:marRight w:val="0"/>
                  <w:marTop w:val="0"/>
                  <w:marBottom w:val="0"/>
                  <w:divBdr>
                    <w:top w:val="none" w:sz="0" w:space="0" w:color="auto"/>
                    <w:left w:val="none" w:sz="0" w:space="0" w:color="auto"/>
                    <w:bottom w:val="none" w:sz="0" w:space="0" w:color="auto"/>
                    <w:right w:val="none" w:sz="0" w:space="0" w:color="auto"/>
                  </w:divBdr>
                </w:div>
                <w:div w:id="1265109928">
                  <w:marLeft w:val="0"/>
                  <w:marRight w:val="0"/>
                  <w:marTop w:val="0"/>
                  <w:marBottom w:val="0"/>
                  <w:divBdr>
                    <w:top w:val="none" w:sz="0" w:space="0" w:color="auto"/>
                    <w:left w:val="none" w:sz="0" w:space="0" w:color="auto"/>
                    <w:bottom w:val="none" w:sz="0" w:space="0" w:color="auto"/>
                    <w:right w:val="none" w:sz="0" w:space="0" w:color="auto"/>
                  </w:divBdr>
                </w:div>
                <w:div w:id="1265452659">
                  <w:marLeft w:val="0"/>
                  <w:marRight w:val="0"/>
                  <w:marTop w:val="0"/>
                  <w:marBottom w:val="0"/>
                  <w:divBdr>
                    <w:top w:val="none" w:sz="0" w:space="0" w:color="auto"/>
                    <w:left w:val="none" w:sz="0" w:space="0" w:color="auto"/>
                    <w:bottom w:val="none" w:sz="0" w:space="0" w:color="auto"/>
                    <w:right w:val="none" w:sz="0" w:space="0" w:color="auto"/>
                  </w:divBdr>
                </w:div>
                <w:div w:id="1265460726">
                  <w:marLeft w:val="0"/>
                  <w:marRight w:val="0"/>
                  <w:marTop w:val="0"/>
                  <w:marBottom w:val="0"/>
                  <w:divBdr>
                    <w:top w:val="none" w:sz="0" w:space="0" w:color="auto"/>
                    <w:left w:val="none" w:sz="0" w:space="0" w:color="auto"/>
                    <w:bottom w:val="none" w:sz="0" w:space="0" w:color="auto"/>
                    <w:right w:val="none" w:sz="0" w:space="0" w:color="auto"/>
                  </w:divBdr>
                </w:div>
                <w:div w:id="1266428265">
                  <w:marLeft w:val="0"/>
                  <w:marRight w:val="0"/>
                  <w:marTop w:val="0"/>
                  <w:marBottom w:val="0"/>
                  <w:divBdr>
                    <w:top w:val="none" w:sz="0" w:space="0" w:color="auto"/>
                    <w:left w:val="none" w:sz="0" w:space="0" w:color="auto"/>
                    <w:bottom w:val="none" w:sz="0" w:space="0" w:color="auto"/>
                    <w:right w:val="none" w:sz="0" w:space="0" w:color="auto"/>
                  </w:divBdr>
                </w:div>
                <w:div w:id="1266765174">
                  <w:marLeft w:val="0"/>
                  <w:marRight w:val="0"/>
                  <w:marTop w:val="0"/>
                  <w:marBottom w:val="0"/>
                  <w:divBdr>
                    <w:top w:val="none" w:sz="0" w:space="0" w:color="auto"/>
                    <w:left w:val="none" w:sz="0" w:space="0" w:color="auto"/>
                    <w:bottom w:val="none" w:sz="0" w:space="0" w:color="auto"/>
                    <w:right w:val="none" w:sz="0" w:space="0" w:color="auto"/>
                  </w:divBdr>
                </w:div>
                <w:div w:id="1266814588">
                  <w:marLeft w:val="0"/>
                  <w:marRight w:val="0"/>
                  <w:marTop w:val="0"/>
                  <w:marBottom w:val="0"/>
                  <w:divBdr>
                    <w:top w:val="none" w:sz="0" w:space="0" w:color="auto"/>
                    <w:left w:val="none" w:sz="0" w:space="0" w:color="auto"/>
                    <w:bottom w:val="none" w:sz="0" w:space="0" w:color="auto"/>
                    <w:right w:val="none" w:sz="0" w:space="0" w:color="auto"/>
                  </w:divBdr>
                </w:div>
                <w:div w:id="1266887177">
                  <w:marLeft w:val="0"/>
                  <w:marRight w:val="0"/>
                  <w:marTop w:val="0"/>
                  <w:marBottom w:val="0"/>
                  <w:divBdr>
                    <w:top w:val="none" w:sz="0" w:space="0" w:color="auto"/>
                    <w:left w:val="none" w:sz="0" w:space="0" w:color="auto"/>
                    <w:bottom w:val="none" w:sz="0" w:space="0" w:color="auto"/>
                    <w:right w:val="none" w:sz="0" w:space="0" w:color="auto"/>
                  </w:divBdr>
                </w:div>
                <w:div w:id="1268004889">
                  <w:marLeft w:val="0"/>
                  <w:marRight w:val="0"/>
                  <w:marTop w:val="0"/>
                  <w:marBottom w:val="0"/>
                  <w:divBdr>
                    <w:top w:val="none" w:sz="0" w:space="0" w:color="auto"/>
                    <w:left w:val="none" w:sz="0" w:space="0" w:color="auto"/>
                    <w:bottom w:val="none" w:sz="0" w:space="0" w:color="auto"/>
                    <w:right w:val="none" w:sz="0" w:space="0" w:color="auto"/>
                  </w:divBdr>
                </w:div>
                <w:div w:id="1268126041">
                  <w:marLeft w:val="0"/>
                  <w:marRight w:val="0"/>
                  <w:marTop w:val="0"/>
                  <w:marBottom w:val="0"/>
                  <w:divBdr>
                    <w:top w:val="none" w:sz="0" w:space="0" w:color="auto"/>
                    <w:left w:val="none" w:sz="0" w:space="0" w:color="auto"/>
                    <w:bottom w:val="none" w:sz="0" w:space="0" w:color="auto"/>
                    <w:right w:val="none" w:sz="0" w:space="0" w:color="auto"/>
                  </w:divBdr>
                </w:div>
                <w:div w:id="1268192294">
                  <w:marLeft w:val="0"/>
                  <w:marRight w:val="0"/>
                  <w:marTop w:val="0"/>
                  <w:marBottom w:val="0"/>
                  <w:divBdr>
                    <w:top w:val="none" w:sz="0" w:space="0" w:color="auto"/>
                    <w:left w:val="none" w:sz="0" w:space="0" w:color="auto"/>
                    <w:bottom w:val="none" w:sz="0" w:space="0" w:color="auto"/>
                    <w:right w:val="none" w:sz="0" w:space="0" w:color="auto"/>
                  </w:divBdr>
                </w:div>
                <w:div w:id="1269658766">
                  <w:marLeft w:val="0"/>
                  <w:marRight w:val="0"/>
                  <w:marTop w:val="0"/>
                  <w:marBottom w:val="0"/>
                  <w:divBdr>
                    <w:top w:val="none" w:sz="0" w:space="0" w:color="auto"/>
                    <w:left w:val="none" w:sz="0" w:space="0" w:color="auto"/>
                    <w:bottom w:val="none" w:sz="0" w:space="0" w:color="auto"/>
                    <w:right w:val="none" w:sz="0" w:space="0" w:color="auto"/>
                  </w:divBdr>
                </w:div>
                <w:div w:id="1270313304">
                  <w:marLeft w:val="0"/>
                  <w:marRight w:val="0"/>
                  <w:marTop w:val="0"/>
                  <w:marBottom w:val="0"/>
                  <w:divBdr>
                    <w:top w:val="none" w:sz="0" w:space="0" w:color="auto"/>
                    <w:left w:val="none" w:sz="0" w:space="0" w:color="auto"/>
                    <w:bottom w:val="none" w:sz="0" w:space="0" w:color="auto"/>
                    <w:right w:val="none" w:sz="0" w:space="0" w:color="auto"/>
                  </w:divBdr>
                </w:div>
                <w:div w:id="1270355917">
                  <w:marLeft w:val="0"/>
                  <w:marRight w:val="0"/>
                  <w:marTop w:val="0"/>
                  <w:marBottom w:val="0"/>
                  <w:divBdr>
                    <w:top w:val="none" w:sz="0" w:space="0" w:color="auto"/>
                    <w:left w:val="none" w:sz="0" w:space="0" w:color="auto"/>
                    <w:bottom w:val="none" w:sz="0" w:space="0" w:color="auto"/>
                    <w:right w:val="none" w:sz="0" w:space="0" w:color="auto"/>
                  </w:divBdr>
                </w:div>
                <w:div w:id="1271744426">
                  <w:marLeft w:val="0"/>
                  <w:marRight w:val="0"/>
                  <w:marTop w:val="0"/>
                  <w:marBottom w:val="0"/>
                  <w:divBdr>
                    <w:top w:val="none" w:sz="0" w:space="0" w:color="auto"/>
                    <w:left w:val="none" w:sz="0" w:space="0" w:color="auto"/>
                    <w:bottom w:val="none" w:sz="0" w:space="0" w:color="auto"/>
                    <w:right w:val="none" w:sz="0" w:space="0" w:color="auto"/>
                  </w:divBdr>
                </w:div>
                <w:div w:id="1272203666">
                  <w:marLeft w:val="0"/>
                  <w:marRight w:val="0"/>
                  <w:marTop w:val="0"/>
                  <w:marBottom w:val="0"/>
                  <w:divBdr>
                    <w:top w:val="none" w:sz="0" w:space="0" w:color="auto"/>
                    <w:left w:val="none" w:sz="0" w:space="0" w:color="auto"/>
                    <w:bottom w:val="none" w:sz="0" w:space="0" w:color="auto"/>
                    <w:right w:val="none" w:sz="0" w:space="0" w:color="auto"/>
                  </w:divBdr>
                </w:div>
                <w:div w:id="1273246417">
                  <w:marLeft w:val="0"/>
                  <w:marRight w:val="0"/>
                  <w:marTop w:val="0"/>
                  <w:marBottom w:val="0"/>
                  <w:divBdr>
                    <w:top w:val="none" w:sz="0" w:space="0" w:color="auto"/>
                    <w:left w:val="none" w:sz="0" w:space="0" w:color="auto"/>
                    <w:bottom w:val="none" w:sz="0" w:space="0" w:color="auto"/>
                    <w:right w:val="none" w:sz="0" w:space="0" w:color="auto"/>
                  </w:divBdr>
                </w:div>
                <w:div w:id="1273591732">
                  <w:marLeft w:val="0"/>
                  <w:marRight w:val="0"/>
                  <w:marTop w:val="0"/>
                  <w:marBottom w:val="0"/>
                  <w:divBdr>
                    <w:top w:val="none" w:sz="0" w:space="0" w:color="auto"/>
                    <w:left w:val="none" w:sz="0" w:space="0" w:color="auto"/>
                    <w:bottom w:val="none" w:sz="0" w:space="0" w:color="auto"/>
                    <w:right w:val="none" w:sz="0" w:space="0" w:color="auto"/>
                  </w:divBdr>
                </w:div>
                <w:div w:id="1273782376">
                  <w:marLeft w:val="0"/>
                  <w:marRight w:val="0"/>
                  <w:marTop w:val="0"/>
                  <w:marBottom w:val="0"/>
                  <w:divBdr>
                    <w:top w:val="none" w:sz="0" w:space="0" w:color="auto"/>
                    <w:left w:val="none" w:sz="0" w:space="0" w:color="auto"/>
                    <w:bottom w:val="none" w:sz="0" w:space="0" w:color="auto"/>
                    <w:right w:val="none" w:sz="0" w:space="0" w:color="auto"/>
                  </w:divBdr>
                </w:div>
                <w:div w:id="1274091436">
                  <w:marLeft w:val="0"/>
                  <w:marRight w:val="0"/>
                  <w:marTop w:val="0"/>
                  <w:marBottom w:val="0"/>
                  <w:divBdr>
                    <w:top w:val="none" w:sz="0" w:space="0" w:color="auto"/>
                    <w:left w:val="none" w:sz="0" w:space="0" w:color="auto"/>
                    <w:bottom w:val="none" w:sz="0" w:space="0" w:color="auto"/>
                    <w:right w:val="none" w:sz="0" w:space="0" w:color="auto"/>
                  </w:divBdr>
                </w:div>
                <w:div w:id="1274242075">
                  <w:marLeft w:val="0"/>
                  <w:marRight w:val="0"/>
                  <w:marTop w:val="0"/>
                  <w:marBottom w:val="0"/>
                  <w:divBdr>
                    <w:top w:val="none" w:sz="0" w:space="0" w:color="auto"/>
                    <w:left w:val="none" w:sz="0" w:space="0" w:color="auto"/>
                    <w:bottom w:val="none" w:sz="0" w:space="0" w:color="auto"/>
                    <w:right w:val="none" w:sz="0" w:space="0" w:color="auto"/>
                  </w:divBdr>
                </w:div>
                <w:div w:id="1274358747">
                  <w:marLeft w:val="0"/>
                  <w:marRight w:val="0"/>
                  <w:marTop w:val="0"/>
                  <w:marBottom w:val="0"/>
                  <w:divBdr>
                    <w:top w:val="none" w:sz="0" w:space="0" w:color="auto"/>
                    <w:left w:val="none" w:sz="0" w:space="0" w:color="auto"/>
                    <w:bottom w:val="none" w:sz="0" w:space="0" w:color="auto"/>
                    <w:right w:val="none" w:sz="0" w:space="0" w:color="auto"/>
                  </w:divBdr>
                </w:div>
                <w:div w:id="1275282780">
                  <w:marLeft w:val="0"/>
                  <w:marRight w:val="0"/>
                  <w:marTop w:val="0"/>
                  <w:marBottom w:val="0"/>
                  <w:divBdr>
                    <w:top w:val="none" w:sz="0" w:space="0" w:color="auto"/>
                    <w:left w:val="none" w:sz="0" w:space="0" w:color="auto"/>
                    <w:bottom w:val="none" w:sz="0" w:space="0" w:color="auto"/>
                    <w:right w:val="none" w:sz="0" w:space="0" w:color="auto"/>
                  </w:divBdr>
                </w:div>
                <w:div w:id="1276252314">
                  <w:marLeft w:val="0"/>
                  <w:marRight w:val="0"/>
                  <w:marTop w:val="0"/>
                  <w:marBottom w:val="0"/>
                  <w:divBdr>
                    <w:top w:val="none" w:sz="0" w:space="0" w:color="auto"/>
                    <w:left w:val="none" w:sz="0" w:space="0" w:color="auto"/>
                    <w:bottom w:val="none" w:sz="0" w:space="0" w:color="auto"/>
                    <w:right w:val="none" w:sz="0" w:space="0" w:color="auto"/>
                  </w:divBdr>
                </w:div>
                <w:div w:id="1276328677">
                  <w:marLeft w:val="0"/>
                  <w:marRight w:val="0"/>
                  <w:marTop w:val="0"/>
                  <w:marBottom w:val="0"/>
                  <w:divBdr>
                    <w:top w:val="none" w:sz="0" w:space="0" w:color="auto"/>
                    <w:left w:val="none" w:sz="0" w:space="0" w:color="auto"/>
                    <w:bottom w:val="none" w:sz="0" w:space="0" w:color="auto"/>
                    <w:right w:val="none" w:sz="0" w:space="0" w:color="auto"/>
                  </w:divBdr>
                </w:div>
                <w:div w:id="1277249180">
                  <w:marLeft w:val="0"/>
                  <w:marRight w:val="0"/>
                  <w:marTop w:val="0"/>
                  <w:marBottom w:val="0"/>
                  <w:divBdr>
                    <w:top w:val="none" w:sz="0" w:space="0" w:color="auto"/>
                    <w:left w:val="none" w:sz="0" w:space="0" w:color="auto"/>
                    <w:bottom w:val="none" w:sz="0" w:space="0" w:color="auto"/>
                    <w:right w:val="none" w:sz="0" w:space="0" w:color="auto"/>
                  </w:divBdr>
                </w:div>
                <w:div w:id="1279289718">
                  <w:marLeft w:val="0"/>
                  <w:marRight w:val="0"/>
                  <w:marTop w:val="0"/>
                  <w:marBottom w:val="0"/>
                  <w:divBdr>
                    <w:top w:val="none" w:sz="0" w:space="0" w:color="auto"/>
                    <w:left w:val="none" w:sz="0" w:space="0" w:color="auto"/>
                    <w:bottom w:val="none" w:sz="0" w:space="0" w:color="auto"/>
                    <w:right w:val="none" w:sz="0" w:space="0" w:color="auto"/>
                  </w:divBdr>
                </w:div>
                <w:div w:id="1279331217">
                  <w:marLeft w:val="0"/>
                  <w:marRight w:val="0"/>
                  <w:marTop w:val="0"/>
                  <w:marBottom w:val="0"/>
                  <w:divBdr>
                    <w:top w:val="none" w:sz="0" w:space="0" w:color="auto"/>
                    <w:left w:val="none" w:sz="0" w:space="0" w:color="auto"/>
                    <w:bottom w:val="none" w:sz="0" w:space="0" w:color="auto"/>
                    <w:right w:val="none" w:sz="0" w:space="0" w:color="auto"/>
                  </w:divBdr>
                </w:div>
                <w:div w:id="1280795510">
                  <w:marLeft w:val="0"/>
                  <w:marRight w:val="0"/>
                  <w:marTop w:val="0"/>
                  <w:marBottom w:val="0"/>
                  <w:divBdr>
                    <w:top w:val="none" w:sz="0" w:space="0" w:color="auto"/>
                    <w:left w:val="none" w:sz="0" w:space="0" w:color="auto"/>
                    <w:bottom w:val="none" w:sz="0" w:space="0" w:color="auto"/>
                    <w:right w:val="none" w:sz="0" w:space="0" w:color="auto"/>
                  </w:divBdr>
                </w:div>
                <w:div w:id="1281110947">
                  <w:marLeft w:val="0"/>
                  <w:marRight w:val="0"/>
                  <w:marTop w:val="0"/>
                  <w:marBottom w:val="0"/>
                  <w:divBdr>
                    <w:top w:val="none" w:sz="0" w:space="0" w:color="auto"/>
                    <w:left w:val="none" w:sz="0" w:space="0" w:color="auto"/>
                    <w:bottom w:val="none" w:sz="0" w:space="0" w:color="auto"/>
                    <w:right w:val="none" w:sz="0" w:space="0" w:color="auto"/>
                  </w:divBdr>
                </w:div>
                <w:div w:id="1281566916">
                  <w:marLeft w:val="0"/>
                  <w:marRight w:val="0"/>
                  <w:marTop w:val="0"/>
                  <w:marBottom w:val="0"/>
                  <w:divBdr>
                    <w:top w:val="none" w:sz="0" w:space="0" w:color="auto"/>
                    <w:left w:val="none" w:sz="0" w:space="0" w:color="auto"/>
                    <w:bottom w:val="none" w:sz="0" w:space="0" w:color="auto"/>
                    <w:right w:val="none" w:sz="0" w:space="0" w:color="auto"/>
                  </w:divBdr>
                </w:div>
                <w:div w:id="1281649097">
                  <w:marLeft w:val="0"/>
                  <w:marRight w:val="0"/>
                  <w:marTop w:val="0"/>
                  <w:marBottom w:val="0"/>
                  <w:divBdr>
                    <w:top w:val="none" w:sz="0" w:space="0" w:color="auto"/>
                    <w:left w:val="none" w:sz="0" w:space="0" w:color="auto"/>
                    <w:bottom w:val="none" w:sz="0" w:space="0" w:color="auto"/>
                    <w:right w:val="none" w:sz="0" w:space="0" w:color="auto"/>
                  </w:divBdr>
                </w:div>
                <w:div w:id="1281914152">
                  <w:marLeft w:val="0"/>
                  <w:marRight w:val="0"/>
                  <w:marTop w:val="0"/>
                  <w:marBottom w:val="0"/>
                  <w:divBdr>
                    <w:top w:val="none" w:sz="0" w:space="0" w:color="auto"/>
                    <w:left w:val="none" w:sz="0" w:space="0" w:color="auto"/>
                    <w:bottom w:val="none" w:sz="0" w:space="0" w:color="auto"/>
                    <w:right w:val="none" w:sz="0" w:space="0" w:color="auto"/>
                  </w:divBdr>
                </w:div>
                <w:div w:id="1282178780">
                  <w:marLeft w:val="0"/>
                  <w:marRight w:val="0"/>
                  <w:marTop w:val="0"/>
                  <w:marBottom w:val="0"/>
                  <w:divBdr>
                    <w:top w:val="none" w:sz="0" w:space="0" w:color="auto"/>
                    <w:left w:val="none" w:sz="0" w:space="0" w:color="auto"/>
                    <w:bottom w:val="none" w:sz="0" w:space="0" w:color="auto"/>
                    <w:right w:val="none" w:sz="0" w:space="0" w:color="auto"/>
                  </w:divBdr>
                </w:div>
                <w:div w:id="1282297103">
                  <w:marLeft w:val="0"/>
                  <w:marRight w:val="0"/>
                  <w:marTop w:val="0"/>
                  <w:marBottom w:val="0"/>
                  <w:divBdr>
                    <w:top w:val="none" w:sz="0" w:space="0" w:color="auto"/>
                    <w:left w:val="none" w:sz="0" w:space="0" w:color="auto"/>
                    <w:bottom w:val="none" w:sz="0" w:space="0" w:color="auto"/>
                    <w:right w:val="none" w:sz="0" w:space="0" w:color="auto"/>
                  </w:divBdr>
                </w:div>
                <w:div w:id="1283993908">
                  <w:marLeft w:val="0"/>
                  <w:marRight w:val="0"/>
                  <w:marTop w:val="0"/>
                  <w:marBottom w:val="0"/>
                  <w:divBdr>
                    <w:top w:val="none" w:sz="0" w:space="0" w:color="auto"/>
                    <w:left w:val="none" w:sz="0" w:space="0" w:color="auto"/>
                    <w:bottom w:val="none" w:sz="0" w:space="0" w:color="auto"/>
                    <w:right w:val="none" w:sz="0" w:space="0" w:color="auto"/>
                  </w:divBdr>
                </w:div>
                <w:div w:id="1284969116">
                  <w:marLeft w:val="0"/>
                  <w:marRight w:val="0"/>
                  <w:marTop w:val="0"/>
                  <w:marBottom w:val="0"/>
                  <w:divBdr>
                    <w:top w:val="none" w:sz="0" w:space="0" w:color="auto"/>
                    <w:left w:val="none" w:sz="0" w:space="0" w:color="auto"/>
                    <w:bottom w:val="none" w:sz="0" w:space="0" w:color="auto"/>
                    <w:right w:val="none" w:sz="0" w:space="0" w:color="auto"/>
                  </w:divBdr>
                </w:div>
                <w:div w:id="1285036624">
                  <w:marLeft w:val="0"/>
                  <w:marRight w:val="0"/>
                  <w:marTop w:val="0"/>
                  <w:marBottom w:val="0"/>
                  <w:divBdr>
                    <w:top w:val="none" w:sz="0" w:space="0" w:color="auto"/>
                    <w:left w:val="none" w:sz="0" w:space="0" w:color="auto"/>
                    <w:bottom w:val="none" w:sz="0" w:space="0" w:color="auto"/>
                    <w:right w:val="none" w:sz="0" w:space="0" w:color="auto"/>
                  </w:divBdr>
                </w:div>
                <w:div w:id="1285237869">
                  <w:marLeft w:val="0"/>
                  <w:marRight w:val="0"/>
                  <w:marTop w:val="0"/>
                  <w:marBottom w:val="0"/>
                  <w:divBdr>
                    <w:top w:val="none" w:sz="0" w:space="0" w:color="auto"/>
                    <w:left w:val="none" w:sz="0" w:space="0" w:color="auto"/>
                    <w:bottom w:val="none" w:sz="0" w:space="0" w:color="auto"/>
                    <w:right w:val="none" w:sz="0" w:space="0" w:color="auto"/>
                  </w:divBdr>
                </w:div>
                <w:div w:id="1287350721">
                  <w:marLeft w:val="0"/>
                  <w:marRight w:val="0"/>
                  <w:marTop w:val="0"/>
                  <w:marBottom w:val="0"/>
                  <w:divBdr>
                    <w:top w:val="none" w:sz="0" w:space="0" w:color="auto"/>
                    <w:left w:val="none" w:sz="0" w:space="0" w:color="auto"/>
                    <w:bottom w:val="none" w:sz="0" w:space="0" w:color="auto"/>
                    <w:right w:val="none" w:sz="0" w:space="0" w:color="auto"/>
                  </w:divBdr>
                </w:div>
                <w:div w:id="1287469860">
                  <w:marLeft w:val="0"/>
                  <w:marRight w:val="0"/>
                  <w:marTop w:val="0"/>
                  <w:marBottom w:val="0"/>
                  <w:divBdr>
                    <w:top w:val="none" w:sz="0" w:space="0" w:color="auto"/>
                    <w:left w:val="none" w:sz="0" w:space="0" w:color="auto"/>
                    <w:bottom w:val="none" w:sz="0" w:space="0" w:color="auto"/>
                    <w:right w:val="none" w:sz="0" w:space="0" w:color="auto"/>
                  </w:divBdr>
                </w:div>
                <w:div w:id="1288707661">
                  <w:marLeft w:val="0"/>
                  <w:marRight w:val="0"/>
                  <w:marTop w:val="0"/>
                  <w:marBottom w:val="0"/>
                  <w:divBdr>
                    <w:top w:val="none" w:sz="0" w:space="0" w:color="auto"/>
                    <w:left w:val="none" w:sz="0" w:space="0" w:color="auto"/>
                    <w:bottom w:val="none" w:sz="0" w:space="0" w:color="auto"/>
                    <w:right w:val="none" w:sz="0" w:space="0" w:color="auto"/>
                  </w:divBdr>
                </w:div>
                <w:div w:id="1288854914">
                  <w:marLeft w:val="0"/>
                  <w:marRight w:val="0"/>
                  <w:marTop w:val="0"/>
                  <w:marBottom w:val="0"/>
                  <w:divBdr>
                    <w:top w:val="none" w:sz="0" w:space="0" w:color="auto"/>
                    <w:left w:val="none" w:sz="0" w:space="0" w:color="auto"/>
                    <w:bottom w:val="none" w:sz="0" w:space="0" w:color="auto"/>
                    <w:right w:val="none" w:sz="0" w:space="0" w:color="auto"/>
                  </w:divBdr>
                </w:div>
                <w:div w:id="1290237132">
                  <w:marLeft w:val="0"/>
                  <w:marRight w:val="0"/>
                  <w:marTop w:val="0"/>
                  <w:marBottom w:val="0"/>
                  <w:divBdr>
                    <w:top w:val="none" w:sz="0" w:space="0" w:color="auto"/>
                    <w:left w:val="none" w:sz="0" w:space="0" w:color="auto"/>
                    <w:bottom w:val="none" w:sz="0" w:space="0" w:color="auto"/>
                    <w:right w:val="none" w:sz="0" w:space="0" w:color="auto"/>
                  </w:divBdr>
                </w:div>
                <w:div w:id="1290672152">
                  <w:marLeft w:val="0"/>
                  <w:marRight w:val="0"/>
                  <w:marTop w:val="0"/>
                  <w:marBottom w:val="0"/>
                  <w:divBdr>
                    <w:top w:val="none" w:sz="0" w:space="0" w:color="auto"/>
                    <w:left w:val="none" w:sz="0" w:space="0" w:color="auto"/>
                    <w:bottom w:val="none" w:sz="0" w:space="0" w:color="auto"/>
                    <w:right w:val="none" w:sz="0" w:space="0" w:color="auto"/>
                  </w:divBdr>
                </w:div>
                <w:div w:id="1291475275">
                  <w:marLeft w:val="0"/>
                  <w:marRight w:val="0"/>
                  <w:marTop w:val="0"/>
                  <w:marBottom w:val="0"/>
                  <w:divBdr>
                    <w:top w:val="none" w:sz="0" w:space="0" w:color="auto"/>
                    <w:left w:val="none" w:sz="0" w:space="0" w:color="auto"/>
                    <w:bottom w:val="none" w:sz="0" w:space="0" w:color="auto"/>
                    <w:right w:val="none" w:sz="0" w:space="0" w:color="auto"/>
                  </w:divBdr>
                </w:div>
                <w:div w:id="1291590336">
                  <w:marLeft w:val="0"/>
                  <w:marRight w:val="0"/>
                  <w:marTop w:val="0"/>
                  <w:marBottom w:val="0"/>
                  <w:divBdr>
                    <w:top w:val="none" w:sz="0" w:space="0" w:color="auto"/>
                    <w:left w:val="none" w:sz="0" w:space="0" w:color="auto"/>
                    <w:bottom w:val="none" w:sz="0" w:space="0" w:color="auto"/>
                    <w:right w:val="none" w:sz="0" w:space="0" w:color="auto"/>
                  </w:divBdr>
                </w:div>
                <w:div w:id="1291672451">
                  <w:marLeft w:val="0"/>
                  <w:marRight w:val="0"/>
                  <w:marTop w:val="0"/>
                  <w:marBottom w:val="0"/>
                  <w:divBdr>
                    <w:top w:val="none" w:sz="0" w:space="0" w:color="auto"/>
                    <w:left w:val="none" w:sz="0" w:space="0" w:color="auto"/>
                    <w:bottom w:val="none" w:sz="0" w:space="0" w:color="auto"/>
                    <w:right w:val="none" w:sz="0" w:space="0" w:color="auto"/>
                  </w:divBdr>
                </w:div>
                <w:div w:id="1291739107">
                  <w:marLeft w:val="0"/>
                  <w:marRight w:val="0"/>
                  <w:marTop w:val="0"/>
                  <w:marBottom w:val="0"/>
                  <w:divBdr>
                    <w:top w:val="none" w:sz="0" w:space="0" w:color="auto"/>
                    <w:left w:val="none" w:sz="0" w:space="0" w:color="auto"/>
                    <w:bottom w:val="none" w:sz="0" w:space="0" w:color="auto"/>
                    <w:right w:val="none" w:sz="0" w:space="0" w:color="auto"/>
                  </w:divBdr>
                </w:div>
                <w:div w:id="1292130906">
                  <w:marLeft w:val="0"/>
                  <w:marRight w:val="0"/>
                  <w:marTop w:val="0"/>
                  <w:marBottom w:val="0"/>
                  <w:divBdr>
                    <w:top w:val="none" w:sz="0" w:space="0" w:color="auto"/>
                    <w:left w:val="none" w:sz="0" w:space="0" w:color="auto"/>
                    <w:bottom w:val="none" w:sz="0" w:space="0" w:color="auto"/>
                    <w:right w:val="none" w:sz="0" w:space="0" w:color="auto"/>
                  </w:divBdr>
                </w:div>
                <w:div w:id="1292830086">
                  <w:marLeft w:val="0"/>
                  <w:marRight w:val="0"/>
                  <w:marTop w:val="0"/>
                  <w:marBottom w:val="0"/>
                  <w:divBdr>
                    <w:top w:val="none" w:sz="0" w:space="0" w:color="auto"/>
                    <w:left w:val="none" w:sz="0" w:space="0" w:color="auto"/>
                    <w:bottom w:val="none" w:sz="0" w:space="0" w:color="auto"/>
                    <w:right w:val="none" w:sz="0" w:space="0" w:color="auto"/>
                  </w:divBdr>
                </w:div>
                <w:div w:id="1293173672">
                  <w:marLeft w:val="0"/>
                  <w:marRight w:val="0"/>
                  <w:marTop w:val="0"/>
                  <w:marBottom w:val="0"/>
                  <w:divBdr>
                    <w:top w:val="none" w:sz="0" w:space="0" w:color="auto"/>
                    <w:left w:val="none" w:sz="0" w:space="0" w:color="auto"/>
                    <w:bottom w:val="none" w:sz="0" w:space="0" w:color="auto"/>
                    <w:right w:val="none" w:sz="0" w:space="0" w:color="auto"/>
                  </w:divBdr>
                </w:div>
                <w:div w:id="1293252276">
                  <w:marLeft w:val="0"/>
                  <w:marRight w:val="0"/>
                  <w:marTop w:val="0"/>
                  <w:marBottom w:val="0"/>
                  <w:divBdr>
                    <w:top w:val="none" w:sz="0" w:space="0" w:color="auto"/>
                    <w:left w:val="none" w:sz="0" w:space="0" w:color="auto"/>
                    <w:bottom w:val="none" w:sz="0" w:space="0" w:color="auto"/>
                    <w:right w:val="none" w:sz="0" w:space="0" w:color="auto"/>
                  </w:divBdr>
                </w:div>
                <w:div w:id="1293753329">
                  <w:marLeft w:val="0"/>
                  <w:marRight w:val="0"/>
                  <w:marTop w:val="0"/>
                  <w:marBottom w:val="0"/>
                  <w:divBdr>
                    <w:top w:val="none" w:sz="0" w:space="0" w:color="auto"/>
                    <w:left w:val="none" w:sz="0" w:space="0" w:color="auto"/>
                    <w:bottom w:val="none" w:sz="0" w:space="0" w:color="auto"/>
                    <w:right w:val="none" w:sz="0" w:space="0" w:color="auto"/>
                  </w:divBdr>
                </w:div>
                <w:div w:id="1295015205">
                  <w:marLeft w:val="0"/>
                  <w:marRight w:val="0"/>
                  <w:marTop w:val="0"/>
                  <w:marBottom w:val="0"/>
                  <w:divBdr>
                    <w:top w:val="none" w:sz="0" w:space="0" w:color="auto"/>
                    <w:left w:val="none" w:sz="0" w:space="0" w:color="auto"/>
                    <w:bottom w:val="none" w:sz="0" w:space="0" w:color="auto"/>
                    <w:right w:val="none" w:sz="0" w:space="0" w:color="auto"/>
                  </w:divBdr>
                </w:div>
                <w:div w:id="1295604188">
                  <w:marLeft w:val="0"/>
                  <w:marRight w:val="0"/>
                  <w:marTop w:val="0"/>
                  <w:marBottom w:val="0"/>
                  <w:divBdr>
                    <w:top w:val="none" w:sz="0" w:space="0" w:color="auto"/>
                    <w:left w:val="none" w:sz="0" w:space="0" w:color="auto"/>
                    <w:bottom w:val="none" w:sz="0" w:space="0" w:color="auto"/>
                    <w:right w:val="none" w:sz="0" w:space="0" w:color="auto"/>
                  </w:divBdr>
                </w:div>
                <w:div w:id="1295913926">
                  <w:marLeft w:val="0"/>
                  <w:marRight w:val="0"/>
                  <w:marTop w:val="0"/>
                  <w:marBottom w:val="0"/>
                  <w:divBdr>
                    <w:top w:val="none" w:sz="0" w:space="0" w:color="auto"/>
                    <w:left w:val="none" w:sz="0" w:space="0" w:color="auto"/>
                    <w:bottom w:val="none" w:sz="0" w:space="0" w:color="auto"/>
                    <w:right w:val="none" w:sz="0" w:space="0" w:color="auto"/>
                  </w:divBdr>
                </w:div>
                <w:div w:id="1296259777">
                  <w:marLeft w:val="0"/>
                  <w:marRight w:val="0"/>
                  <w:marTop w:val="0"/>
                  <w:marBottom w:val="0"/>
                  <w:divBdr>
                    <w:top w:val="none" w:sz="0" w:space="0" w:color="auto"/>
                    <w:left w:val="none" w:sz="0" w:space="0" w:color="auto"/>
                    <w:bottom w:val="none" w:sz="0" w:space="0" w:color="auto"/>
                    <w:right w:val="none" w:sz="0" w:space="0" w:color="auto"/>
                  </w:divBdr>
                </w:div>
                <w:div w:id="1296762304">
                  <w:marLeft w:val="0"/>
                  <w:marRight w:val="0"/>
                  <w:marTop w:val="0"/>
                  <w:marBottom w:val="0"/>
                  <w:divBdr>
                    <w:top w:val="none" w:sz="0" w:space="0" w:color="auto"/>
                    <w:left w:val="none" w:sz="0" w:space="0" w:color="auto"/>
                    <w:bottom w:val="none" w:sz="0" w:space="0" w:color="auto"/>
                    <w:right w:val="none" w:sz="0" w:space="0" w:color="auto"/>
                  </w:divBdr>
                </w:div>
                <w:div w:id="1296791277">
                  <w:marLeft w:val="0"/>
                  <w:marRight w:val="0"/>
                  <w:marTop w:val="0"/>
                  <w:marBottom w:val="0"/>
                  <w:divBdr>
                    <w:top w:val="none" w:sz="0" w:space="0" w:color="auto"/>
                    <w:left w:val="none" w:sz="0" w:space="0" w:color="auto"/>
                    <w:bottom w:val="none" w:sz="0" w:space="0" w:color="auto"/>
                    <w:right w:val="none" w:sz="0" w:space="0" w:color="auto"/>
                  </w:divBdr>
                </w:div>
                <w:div w:id="1297416836">
                  <w:marLeft w:val="0"/>
                  <w:marRight w:val="0"/>
                  <w:marTop w:val="0"/>
                  <w:marBottom w:val="0"/>
                  <w:divBdr>
                    <w:top w:val="none" w:sz="0" w:space="0" w:color="auto"/>
                    <w:left w:val="none" w:sz="0" w:space="0" w:color="auto"/>
                    <w:bottom w:val="none" w:sz="0" w:space="0" w:color="auto"/>
                    <w:right w:val="none" w:sz="0" w:space="0" w:color="auto"/>
                  </w:divBdr>
                </w:div>
                <w:div w:id="1297569444">
                  <w:marLeft w:val="0"/>
                  <w:marRight w:val="0"/>
                  <w:marTop w:val="0"/>
                  <w:marBottom w:val="0"/>
                  <w:divBdr>
                    <w:top w:val="none" w:sz="0" w:space="0" w:color="auto"/>
                    <w:left w:val="none" w:sz="0" w:space="0" w:color="auto"/>
                    <w:bottom w:val="none" w:sz="0" w:space="0" w:color="auto"/>
                    <w:right w:val="none" w:sz="0" w:space="0" w:color="auto"/>
                  </w:divBdr>
                </w:div>
                <w:div w:id="1298679892">
                  <w:marLeft w:val="0"/>
                  <w:marRight w:val="0"/>
                  <w:marTop w:val="0"/>
                  <w:marBottom w:val="0"/>
                  <w:divBdr>
                    <w:top w:val="none" w:sz="0" w:space="0" w:color="auto"/>
                    <w:left w:val="none" w:sz="0" w:space="0" w:color="auto"/>
                    <w:bottom w:val="none" w:sz="0" w:space="0" w:color="auto"/>
                    <w:right w:val="none" w:sz="0" w:space="0" w:color="auto"/>
                  </w:divBdr>
                </w:div>
                <w:div w:id="1299414985">
                  <w:marLeft w:val="0"/>
                  <w:marRight w:val="0"/>
                  <w:marTop w:val="0"/>
                  <w:marBottom w:val="0"/>
                  <w:divBdr>
                    <w:top w:val="none" w:sz="0" w:space="0" w:color="auto"/>
                    <w:left w:val="none" w:sz="0" w:space="0" w:color="auto"/>
                    <w:bottom w:val="none" w:sz="0" w:space="0" w:color="auto"/>
                    <w:right w:val="none" w:sz="0" w:space="0" w:color="auto"/>
                  </w:divBdr>
                </w:div>
                <w:div w:id="1300107222">
                  <w:marLeft w:val="0"/>
                  <w:marRight w:val="0"/>
                  <w:marTop w:val="0"/>
                  <w:marBottom w:val="0"/>
                  <w:divBdr>
                    <w:top w:val="none" w:sz="0" w:space="0" w:color="auto"/>
                    <w:left w:val="none" w:sz="0" w:space="0" w:color="auto"/>
                    <w:bottom w:val="none" w:sz="0" w:space="0" w:color="auto"/>
                    <w:right w:val="none" w:sz="0" w:space="0" w:color="auto"/>
                  </w:divBdr>
                </w:div>
                <w:div w:id="1300377594">
                  <w:marLeft w:val="0"/>
                  <w:marRight w:val="0"/>
                  <w:marTop w:val="0"/>
                  <w:marBottom w:val="0"/>
                  <w:divBdr>
                    <w:top w:val="none" w:sz="0" w:space="0" w:color="auto"/>
                    <w:left w:val="none" w:sz="0" w:space="0" w:color="auto"/>
                    <w:bottom w:val="none" w:sz="0" w:space="0" w:color="auto"/>
                    <w:right w:val="none" w:sz="0" w:space="0" w:color="auto"/>
                  </w:divBdr>
                </w:div>
                <w:div w:id="1300384887">
                  <w:marLeft w:val="0"/>
                  <w:marRight w:val="0"/>
                  <w:marTop w:val="0"/>
                  <w:marBottom w:val="0"/>
                  <w:divBdr>
                    <w:top w:val="none" w:sz="0" w:space="0" w:color="auto"/>
                    <w:left w:val="none" w:sz="0" w:space="0" w:color="auto"/>
                    <w:bottom w:val="none" w:sz="0" w:space="0" w:color="auto"/>
                    <w:right w:val="none" w:sz="0" w:space="0" w:color="auto"/>
                  </w:divBdr>
                </w:div>
                <w:div w:id="1300920693">
                  <w:marLeft w:val="0"/>
                  <w:marRight w:val="0"/>
                  <w:marTop w:val="0"/>
                  <w:marBottom w:val="0"/>
                  <w:divBdr>
                    <w:top w:val="none" w:sz="0" w:space="0" w:color="auto"/>
                    <w:left w:val="none" w:sz="0" w:space="0" w:color="auto"/>
                    <w:bottom w:val="none" w:sz="0" w:space="0" w:color="auto"/>
                    <w:right w:val="none" w:sz="0" w:space="0" w:color="auto"/>
                  </w:divBdr>
                </w:div>
                <w:div w:id="1301109062">
                  <w:marLeft w:val="0"/>
                  <w:marRight w:val="0"/>
                  <w:marTop w:val="0"/>
                  <w:marBottom w:val="0"/>
                  <w:divBdr>
                    <w:top w:val="none" w:sz="0" w:space="0" w:color="auto"/>
                    <w:left w:val="none" w:sz="0" w:space="0" w:color="auto"/>
                    <w:bottom w:val="none" w:sz="0" w:space="0" w:color="auto"/>
                    <w:right w:val="none" w:sz="0" w:space="0" w:color="auto"/>
                  </w:divBdr>
                </w:div>
                <w:div w:id="1301156505">
                  <w:marLeft w:val="0"/>
                  <w:marRight w:val="0"/>
                  <w:marTop w:val="0"/>
                  <w:marBottom w:val="0"/>
                  <w:divBdr>
                    <w:top w:val="none" w:sz="0" w:space="0" w:color="auto"/>
                    <w:left w:val="none" w:sz="0" w:space="0" w:color="auto"/>
                    <w:bottom w:val="none" w:sz="0" w:space="0" w:color="auto"/>
                    <w:right w:val="none" w:sz="0" w:space="0" w:color="auto"/>
                  </w:divBdr>
                </w:div>
                <w:div w:id="1302075516">
                  <w:marLeft w:val="0"/>
                  <w:marRight w:val="0"/>
                  <w:marTop w:val="0"/>
                  <w:marBottom w:val="0"/>
                  <w:divBdr>
                    <w:top w:val="none" w:sz="0" w:space="0" w:color="auto"/>
                    <w:left w:val="none" w:sz="0" w:space="0" w:color="auto"/>
                    <w:bottom w:val="none" w:sz="0" w:space="0" w:color="auto"/>
                    <w:right w:val="none" w:sz="0" w:space="0" w:color="auto"/>
                  </w:divBdr>
                </w:div>
                <w:div w:id="1302691434">
                  <w:marLeft w:val="0"/>
                  <w:marRight w:val="0"/>
                  <w:marTop w:val="0"/>
                  <w:marBottom w:val="0"/>
                  <w:divBdr>
                    <w:top w:val="none" w:sz="0" w:space="0" w:color="auto"/>
                    <w:left w:val="none" w:sz="0" w:space="0" w:color="auto"/>
                    <w:bottom w:val="none" w:sz="0" w:space="0" w:color="auto"/>
                    <w:right w:val="none" w:sz="0" w:space="0" w:color="auto"/>
                  </w:divBdr>
                </w:div>
                <w:div w:id="1303076840">
                  <w:marLeft w:val="0"/>
                  <w:marRight w:val="0"/>
                  <w:marTop w:val="0"/>
                  <w:marBottom w:val="0"/>
                  <w:divBdr>
                    <w:top w:val="none" w:sz="0" w:space="0" w:color="auto"/>
                    <w:left w:val="none" w:sz="0" w:space="0" w:color="auto"/>
                    <w:bottom w:val="none" w:sz="0" w:space="0" w:color="auto"/>
                    <w:right w:val="none" w:sz="0" w:space="0" w:color="auto"/>
                  </w:divBdr>
                </w:div>
                <w:div w:id="1303652204">
                  <w:marLeft w:val="0"/>
                  <w:marRight w:val="0"/>
                  <w:marTop w:val="0"/>
                  <w:marBottom w:val="0"/>
                  <w:divBdr>
                    <w:top w:val="none" w:sz="0" w:space="0" w:color="auto"/>
                    <w:left w:val="none" w:sz="0" w:space="0" w:color="auto"/>
                    <w:bottom w:val="none" w:sz="0" w:space="0" w:color="auto"/>
                    <w:right w:val="none" w:sz="0" w:space="0" w:color="auto"/>
                  </w:divBdr>
                </w:div>
                <w:div w:id="1303776391">
                  <w:marLeft w:val="0"/>
                  <w:marRight w:val="0"/>
                  <w:marTop w:val="0"/>
                  <w:marBottom w:val="0"/>
                  <w:divBdr>
                    <w:top w:val="none" w:sz="0" w:space="0" w:color="auto"/>
                    <w:left w:val="none" w:sz="0" w:space="0" w:color="auto"/>
                    <w:bottom w:val="none" w:sz="0" w:space="0" w:color="auto"/>
                    <w:right w:val="none" w:sz="0" w:space="0" w:color="auto"/>
                  </w:divBdr>
                </w:div>
                <w:div w:id="1304433353">
                  <w:marLeft w:val="0"/>
                  <w:marRight w:val="0"/>
                  <w:marTop w:val="0"/>
                  <w:marBottom w:val="0"/>
                  <w:divBdr>
                    <w:top w:val="none" w:sz="0" w:space="0" w:color="auto"/>
                    <w:left w:val="none" w:sz="0" w:space="0" w:color="auto"/>
                    <w:bottom w:val="none" w:sz="0" w:space="0" w:color="auto"/>
                    <w:right w:val="none" w:sz="0" w:space="0" w:color="auto"/>
                  </w:divBdr>
                </w:div>
                <w:div w:id="1305356640">
                  <w:marLeft w:val="0"/>
                  <w:marRight w:val="0"/>
                  <w:marTop w:val="0"/>
                  <w:marBottom w:val="0"/>
                  <w:divBdr>
                    <w:top w:val="none" w:sz="0" w:space="0" w:color="auto"/>
                    <w:left w:val="none" w:sz="0" w:space="0" w:color="auto"/>
                    <w:bottom w:val="none" w:sz="0" w:space="0" w:color="auto"/>
                    <w:right w:val="none" w:sz="0" w:space="0" w:color="auto"/>
                  </w:divBdr>
                </w:div>
                <w:div w:id="1305818211">
                  <w:marLeft w:val="0"/>
                  <w:marRight w:val="0"/>
                  <w:marTop w:val="0"/>
                  <w:marBottom w:val="0"/>
                  <w:divBdr>
                    <w:top w:val="none" w:sz="0" w:space="0" w:color="auto"/>
                    <w:left w:val="none" w:sz="0" w:space="0" w:color="auto"/>
                    <w:bottom w:val="none" w:sz="0" w:space="0" w:color="auto"/>
                    <w:right w:val="none" w:sz="0" w:space="0" w:color="auto"/>
                  </w:divBdr>
                </w:div>
                <w:div w:id="1306665059">
                  <w:marLeft w:val="0"/>
                  <w:marRight w:val="0"/>
                  <w:marTop w:val="0"/>
                  <w:marBottom w:val="0"/>
                  <w:divBdr>
                    <w:top w:val="none" w:sz="0" w:space="0" w:color="auto"/>
                    <w:left w:val="none" w:sz="0" w:space="0" w:color="auto"/>
                    <w:bottom w:val="none" w:sz="0" w:space="0" w:color="auto"/>
                    <w:right w:val="none" w:sz="0" w:space="0" w:color="auto"/>
                  </w:divBdr>
                </w:div>
                <w:div w:id="1306744294">
                  <w:marLeft w:val="0"/>
                  <w:marRight w:val="0"/>
                  <w:marTop w:val="0"/>
                  <w:marBottom w:val="0"/>
                  <w:divBdr>
                    <w:top w:val="none" w:sz="0" w:space="0" w:color="auto"/>
                    <w:left w:val="none" w:sz="0" w:space="0" w:color="auto"/>
                    <w:bottom w:val="none" w:sz="0" w:space="0" w:color="auto"/>
                    <w:right w:val="none" w:sz="0" w:space="0" w:color="auto"/>
                  </w:divBdr>
                </w:div>
                <w:div w:id="1307005845">
                  <w:marLeft w:val="0"/>
                  <w:marRight w:val="0"/>
                  <w:marTop w:val="0"/>
                  <w:marBottom w:val="0"/>
                  <w:divBdr>
                    <w:top w:val="none" w:sz="0" w:space="0" w:color="auto"/>
                    <w:left w:val="none" w:sz="0" w:space="0" w:color="auto"/>
                    <w:bottom w:val="none" w:sz="0" w:space="0" w:color="auto"/>
                    <w:right w:val="none" w:sz="0" w:space="0" w:color="auto"/>
                  </w:divBdr>
                </w:div>
                <w:div w:id="1307202084">
                  <w:marLeft w:val="0"/>
                  <w:marRight w:val="0"/>
                  <w:marTop w:val="0"/>
                  <w:marBottom w:val="0"/>
                  <w:divBdr>
                    <w:top w:val="none" w:sz="0" w:space="0" w:color="auto"/>
                    <w:left w:val="none" w:sz="0" w:space="0" w:color="auto"/>
                    <w:bottom w:val="none" w:sz="0" w:space="0" w:color="auto"/>
                    <w:right w:val="none" w:sz="0" w:space="0" w:color="auto"/>
                  </w:divBdr>
                </w:div>
                <w:div w:id="1307662494">
                  <w:marLeft w:val="0"/>
                  <w:marRight w:val="0"/>
                  <w:marTop w:val="0"/>
                  <w:marBottom w:val="0"/>
                  <w:divBdr>
                    <w:top w:val="none" w:sz="0" w:space="0" w:color="auto"/>
                    <w:left w:val="none" w:sz="0" w:space="0" w:color="auto"/>
                    <w:bottom w:val="none" w:sz="0" w:space="0" w:color="auto"/>
                    <w:right w:val="none" w:sz="0" w:space="0" w:color="auto"/>
                  </w:divBdr>
                </w:div>
                <w:div w:id="1308903313">
                  <w:marLeft w:val="0"/>
                  <w:marRight w:val="0"/>
                  <w:marTop w:val="0"/>
                  <w:marBottom w:val="0"/>
                  <w:divBdr>
                    <w:top w:val="none" w:sz="0" w:space="0" w:color="auto"/>
                    <w:left w:val="none" w:sz="0" w:space="0" w:color="auto"/>
                    <w:bottom w:val="none" w:sz="0" w:space="0" w:color="auto"/>
                    <w:right w:val="none" w:sz="0" w:space="0" w:color="auto"/>
                  </w:divBdr>
                </w:div>
                <w:div w:id="1312292885">
                  <w:marLeft w:val="0"/>
                  <w:marRight w:val="0"/>
                  <w:marTop w:val="0"/>
                  <w:marBottom w:val="0"/>
                  <w:divBdr>
                    <w:top w:val="none" w:sz="0" w:space="0" w:color="auto"/>
                    <w:left w:val="none" w:sz="0" w:space="0" w:color="auto"/>
                    <w:bottom w:val="none" w:sz="0" w:space="0" w:color="auto"/>
                    <w:right w:val="none" w:sz="0" w:space="0" w:color="auto"/>
                  </w:divBdr>
                </w:div>
                <w:div w:id="1312910422">
                  <w:marLeft w:val="0"/>
                  <w:marRight w:val="0"/>
                  <w:marTop w:val="0"/>
                  <w:marBottom w:val="0"/>
                  <w:divBdr>
                    <w:top w:val="none" w:sz="0" w:space="0" w:color="auto"/>
                    <w:left w:val="none" w:sz="0" w:space="0" w:color="auto"/>
                    <w:bottom w:val="none" w:sz="0" w:space="0" w:color="auto"/>
                    <w:right w:val="none" w:sz="0" w:space="0" w:color="auto"/>
                  </w:divBdr>
                </w:div>
                <w:div w:id="1313173471">
                  <w:marLeft w:val="0"/>
                  <w:marRight w:val="0"/>
                  <w:marTop w:val="0"/>
                  <w:marBottom w:val="0"/>
                  <w:divBdr>
                    <w:top w:val="none" w:sz="0" w:space="0" w:color="auto"/>
                    <w:left w:val="none" w:sz="0" w:space="0" w:color="auto"/>
                    <w:bottom w:val="none" w:sz="0" w:space="0" w:color="auto"/>
                    <w:right w:val="none" w:sz="0" w:space="0" w:color="auto"/>
                  </w:divBdr>
                </w:div>
                <w:div w:id="1313635332">
                  <w:marLeft w:val="0"/>
                  <w:marRight w:val="0"/>
                  <w:marTop w:val="0"/>
                  <w:marBottom w:val="0"/>
                  <w:divBdr>
                    <w:top w:val="none" w:sz="0" w:space="0" w:color="auto"/>
                    <w:left w:val="none" w:sz="0" w:space="0" w:color="auto"/>
                    <w:bottom w:val="none" w:sz="0" w:space="0" w:color="auto"/>
                    <w:right w:val="none" w:sz="0" w:space="0" w:color="auto"/>
                  </w:divBdr>
                </w:div>
                <w:div w:id="1313675029">
                  <w:marLeft w:val="0"/>
                  <w:marRight w:val="0"/>
                  <w:marTop w:val="0"/>
                  <w:marBottom w:val="0"/>
                  <w:divBdr>
                    <w:top w:val="none" w:sz="0" w:space="0" w:color="auto"/>
                    <w:left w:val="none" w:sz="0" w:space="0" w:color="auto"/>
                    <w:bottom w:val="none" w:sz="0" w:space="0" w:color="auto"/>
                    <w:right w:val="none" w:sz="0" w:space="0" w:color="auto"/>
                  </w:divBdr>
                </w:div>
                <w:div w:id="1313757167">
                  <w:marLeft w:val="0"/>
                  <w:marRight w:val="0"/>
                  <w:marTop w:val="0"/>
                  <w:marBottom w:val="0"/>
                  <w:divBdr>
                    <w:top w:val="none" w:sz="0" w:space="0" w:color="auto"/>
                    <w:left w:val="none" w:sz="0" w:space="0" w:color="auto"/>
                    <w:bottom w:val="none" w:sz="0" w:space="0" w:color="auto"/>
                    <w:right w:val="none" w:sz="0" w:space="0" w:color="auto"/>
                  </w:divBdr>
                </w:div>
                <w:div w:id="1315138331">
                  <w:marLeft w:val="0"/>
                  <w:marRight w:val="0"/>
                  <w:marTop w:val="0"/>
                  <w:marBottom w:val="0"/>
                  <w:divBdr>
                    <w:top w:val="none" w:sz="0" w:space="0" w:color="auto"/>
                    <w:left w:val="none" w:sz="0" w:space="0" w:color="auto"/>
                    <w:bottom w:val="none" w:sz="0" w:space="0" w:color="auto"/>
                    <w:right w:val="none" w:sz="0" w:space="0" w:color="auto"/>
                  </w:divBdr>
                </w:div>
                <w:div w:id="1315914507">
                  <w:marLeft w:val="0"/>
                  <w:marRight w:val="0"/>
                  <w:marTop w:val="0"/>
                  <w:marBottom w:val="0"/>
                  <w:divBdr>
                    <w:top w:val="none" w:sz="0" w:space="0" w:color="auto"/>
                    <w:left w:val="none" w:sz="0" w:space="0" w:color="auto"/>
                    <w:bottom w:val="none" w:sz="0" w:space="0" w:color="auto"/>
                    <w:right w:val="none" w:sz="0" w:space="0" w:color="auto"/>
                  </w:divBdr>
                </w:div>
                <w:div w:id="1316178042">
                  <w:marLeft w:val="0"/>
                  <w:marRight w:val="0"/>
                  <w:marTop w:val="0"/>
                  <w:marBottom w:val="0"/>
                  <w:divBdr>
                    <w:top w:val="none" w:sz="0" w:space="0" w:color="auto"/>
                    <w:left w:val="none" w:sz="0" w:space="0" w:color="auto"/>
                    <w:bottom w:val="none" w:sz="0" w:space="0" w:color="auto"/>
                    <w:right w:val="none" w:sz="0" w:space="0" w:color="auto"/>
                  </w:divBdr>
                </w:div>
                <w:div w:id="1316884158">
                  <w:marLeft w:val="0"/>
                  <w:marRight w:val="0"/>
                  <w:marTop w:val="0"/>
                  <w:marBottom w:val="0"/>
                  <w:divBdr>
                    <w:top w:val="none" w:sz="0" w:space="0" w:color="auto"/>
                    <w:left w:val="none" w:sz="0" w:space="0" w:color="auto"/>
                    <w:bottom w:val="none" w:sz="0" w:space="0" w:color="auto"/>
                    <w:right w:val="none" w:sz="0" w:space="0" w:color="auto"/>
                  </w:divBdr>
                </w:div>
                <w:div w:id="1316911550">
                  <w:marLeft w:val="0"/>
                  <w:marRight w:val="0"/>
                  <w:marTop w:val="0"/>
                  <w:marBottom w:val="0"/>
                  <w:divBdr>
                    <w:top w:val="none" w:sz="0" w:space="0" w:color="auto"/>
                    <w:left w:val="none" w:sz="0" w:space="0" w:color="auto"/>
                    <w:bottom w:val="none" w:sz="0" w:space="0" w:color="auto"/>
                    <w:right w:val="none" w:sz="0" w:space="0" w:color="auto"/>
                  </w:divBdr>
                </w:div>
                <w:div w:id="1317027434">
                  <w:marLeft w:val="0"/>
                  <w:marRight w:val="0"/>
                  <w:marTop w:val="0"/>
                  <w:marBottom w:val="0"/>
                  <w:divBdr>
                    <w:top w:val="none" w:sz="0" w:space="0" w:color="auto"/>
                    <w:left w:val="none" w:sz="0" w:space="0" w:color="auto"/>
                    <w:bottom w:val="none" w:sz="0" w:space="0" w:color="auto"/>
                    <w:right w:val="none" w:sz="0" w:space="0" w:color="auto"/>
                  </w:divBdr>
                </w:div>
                <w:div w:id="1317103505">
                  <w:marLeft w:val="0"/>
                  <w:marRight w:val="0"/>
                  <w:marTop w:val="0"/>
                  <w:marBottom w:val="0"/>
                  <w:divBdr>
                    <w:top w:val="none" w:sz="0" w:space="0" w:color="auto"/>
                    <w:left w:val="none" w:sz="0" w:space="0" w:color="auto"/>
                    <w:bottom w:val="none" w:sz="0" w:space="0" w:color="auto"/>
                    <w:right w:val="none" w:sz="0" w:space="0" w:color="auto"/>
                  </w:divBdr>
                </w:div>
                <w:div w:id="1317148215">
                  <w:marLeft w:val="0"/>
                  <w:marRight w:val="0"/>
                  <w:marTop w:val="0"/>
                  <w:marBottom w:val="0"/>
                  <w:divBdr>
                    <w:top w:val="none" w:sz="0" w:space="0" w:color="auto"/>
                    <w:left w:val="none" w:sz="0" w:space="0" w:color="auto"/>
                    <w:bottom w:val="none" w:sz="0" w:space="0" w:color="auto"/>
                    <w:right w:val="none" w:sz="0" w:space="0" w:color="auto"/>
                  </w:divBdr>
                </w:div>
                <w:div w:id="1318727497">
                  <w:marLeft w:val="0"/>
                  <w:marRight w:val="0"/>
                  <w:marTop w:val="0"/>
                  <w:marBottom w:val="0"/>
                  <w:divBdr>
                    <w:top w:val="none" w:sz="0" w:space="0" w:color="auto"/>
                    <w:left w:val="none" w:sz="0" w:space="0" w:color="auto"/>
                    <w:bottom w:val="none" w:sz="0" w:space="0" w:color="auto"/>
                    <w:right w:val="none" w:sz="0" w:space="0" w:color="auto"/>
                  </w:divBdr>
                </w:div>
                <w:div w:id="1319072659">
                  <w:marLeft w:val="0"/>
                  <w:marRight w:val="0"/>
                  <w:marTop w:val="0"/>
                  <w:marBottom w:val="0"/>
                  <w:divBdr>
                    <w:top w:val="none" w:sz="0" w:space="0" w:color="auto"/>
                    <w:left w:val="none" w:sz="0" w:space="0" w:color="auto"/>
                    <w:bottom w:val="none" w:sz="0" w:space="0" w:color="auto"/>
                    <w:right w:val="none" w:sz="0" w:space="0" w:color="auto"/>
                  </w:divBdr>
                </w:div>
                <w:div w:id="1319113870">
                  <w:marLeft w:val="0"/>
                  <w:marRight w:val="0"/>
                  <w:marTop w:val="0"/>
                  <w:marBottom w:val="0"/>
                  <w:divBdr>
                    <w:top w:val="none" w:sz="0" w:space="0" w:color="auto"/>
                    <w:left w:val="none" w:sz="0" w:space="0" w:color="auto"/>
                    <w:bottom w:val="none" w:sz="0" w:space="0" w:color="auto"/>
                    <w:right w:val="none" w:sz="0" w:space="0" w:color="auto"/>
                  </w:divBdr>
                </w:div>
                <w:div w:id="1319190298">
                  <w:marLeft w:val="0"/>
                  <w:marRight w:val="0"/>
                  <w:marTop w:val="0"/>
                  <w:marBottom w:val="0"/>
                  <w:divBdr>
                    <w:top w:val="none" w:sz="0" w:space="0" w:color="auto"/>
                    <w:left w:val="none" w:sz="0" w:space="0" w:color="auto"/>
                    <w:bottom w:val="none" w:sz="0" w:space="0" w:color="auto"/>
                    <w:right w:val="none" w:sz="0" w:space="0" w:color="auto"/>
                  </w:divBdr>
                </w:div>
                <w:div w:id="1319306011">
                  <w:marLeft w:val="0"/>
                  <w:marRight w:val="0"/>
                  <w:marTop w:val="0"/>
                  <w:marBottom w:val="0"/>
                  <w:divBdr>
                    <w:top w:val="none" w:sz="0" w:space="0" w:color="auto"/>
                    <w:left w:val="none" w:sz="0" w:space="0" w:color="auto"/>
                    <w:bottom w:val="none" w:sz="0" w:space="0" w:color="auto"/>
                    <w:right w:val="none" w:sz="0" w:space="0" w:color="auto"/>
                  </w:divBdr>
                </w:div>
                <w:div w:id="1321155274">
                  <w:marLeft w:val="0"/>
                  <w:marRight w:val="0"/>
                  <w:marTop w:val="0"/>
                  <w:marBottom w:val="0"/>
                  <w:divBdr>
                    <w:top w:val="none" w:sz="0" w:space="0" w:color="auto"/>
                    <w:left w:val="none" w:sz="0" w:space="0" w:color="auto"/>
                    <w:bottom w:val="none" w:sz="0" w:space="0" w:color="auto"/>
                    <w:right w:val="none" w:sz="0" w:space="0" w:color="auto"/>
                  </w:divBdr>
                </w:div>
                <w:div w:id="1321620968">
                  <w:marLeft w:val="0"/>
                  <w:marRight w:val="0"/>
                  <w:marTop w:val="0"/>
                  <w:marBottom w:val="0"/>
                  <w:divBdr>
                    <w:top w:val="none" w:sz="0" w:space="0" w:color="auto"/>
                    <w:left w:val="none" w:sz="0" w:space="0" w:color="auto"/>
                    <w:bottom w:val="none" w:sz="0" w:space="0" w:color="auto"/>
                    <w:right w:val="none" w:sz="0" w:space="0" w:color="auto"/>
                  </w:divBdr>
                </w:div>
                <w:div w:id="1322344747">
                  <w:marLeft w:val="0"/>
                  <w:marRight w:val="0"/>
                  <w:marTop w:val="0"/>
                  <w:marBottom w:val="0"/>
                  <w:divBdr>
                    <w:top w:val="none" w:sz="0" w:space="0" w:color="auto"/>
                    <w:left w:val="none" w:sz="0" w:space="0" w:color="auto"/>
                    <w:bottom w:val="none" w:sz="0" w:space="0" w:color="auto"/>
                    <w:right w:val="none" w:sz="0" w:space="0" w:color="auto"/>
                  </w:divBdr>
                </w:div>
                <w:div w:id="1322584617">
                  <w:marLeft w:val="0"/>
                  <w:marRight w:val="0"/>
                  <w:marTop w:val="0"/>
                  <w:marBottom w:val="0"/>
                  <w:divBdr>
                    <w:top w:val="none" w:sz="0" w:space="0" w:color="auto"/>
                    <w:left w:val="none" w:sz="0" w:space="0" w:color="auto"/>
                    <w:bottom w:val="none" w:sz="0" w:space="0" w:color="auto"/>
                    <w:right w:val="none" w:sz="0" w:space="0" w:color="auto"/>
                  </w:divBdr>
                </w:div>
                <w:div w:id="1322585272">
                  <w:marLeft w:val="0"/>
                  <w:marRight w:val="0"/>
                  <w:marTop w:val="0"/>
                  <w:marBottom w:val="0"/>
                  <w:divBdr>
                    <w:top w:val="none" w:sz="0" w:space="0" w:color="auto"/>
                    <w:left w:val="none" w:sz="0" w:space="0" w:color="auto"/>
                    <w:bottom w:val="none" w:sz="0" w:space="0" w:color="auto"/>
                    <w:right w:val="none" w:sz="0" w:space="0" w:color="auto"/>
                  </w:divBdr>
                </w:div>
                <w:div w:id="1322926769">
                  <w:marLeft w:val="0"/>
                  <w:marRight w:val="0"/>
                  <w:marTop w:val="0"/>
                  <w:marBottom w:val="0"/>
                  <w:divBdr>
                    <w:top w:val="none" w:sz="0" w:space="0" w:color="auto"/>
                    <w:left w:val="none" w:sz="0" w:space="0" w:color="auto"/>
                    <w:bottom w:val="none" w:sz="0" w:space="0" w:color="auto"/>
                    <w:right w:val="none" w:sz="0" w:space="0" w:color="auto"/>
                  </w:divBdr>
                </w:div>
                <w:div w:id="1323005738">
                  <w:marLeft w:val="0"/>
                  <w:marRight w:val="0"/>
                  <w:marTop w:val="0"/>
                  <w:marBottom w:val="0"/>
                  <w:divBdr>
                    <w:top w:val="none" w:sz="0" w:space="0" w:color="auto"/>
                    <w:left w:val="none" w:sz="0" w:space="0" w:color="auto"/>
                    <w:bottom w:val="none" w:sz="0" w:space="0" w:color="auto"/>
                    <w:right w:val="none" w:sz="0" w:space="0" w:color="auto"/>
                  </w:divBdr>
                </w:div>
                <w:div w:id="1323505039">
                  <w:marLeft w:val="0"/>
                  <w:marRight w:val="0"/>
                  <w:marTop w:val="0"/>
                  <w:marBottom w:val="0"/>
                  <w:divBdr>
                    <w:top w:val="none" w:sz="0" w:space="0" w:color="auto"/>
                    <w:left w:val="none" w:sz="0" w:space="0" w:color="auto"/>
                    <w:bottom w:val="none" w:sz="0" w:space="0" w:color="auto"/>
                    <w:right w:val="none" w:sz="0" w:space="0" w:color="auto"/>
                  </w:divBdr>
                </w:div>
                <w:div w:id="1323696902">
                  <w:marLeft w:val="0"/>
                  <w:marRight w:val="0"/>
                  <w:marTop w:val="0"/>
                  <w:marBottom w:val="0"/>
                  <w:divBdr>
                    <w:top w:val="none" w:sz="0" w:space="0" w:color="auto"/>
                    <w:left w:val="none" w:sz="0" w:space="0" w:color="auto"/>
                    <w:bottom w:val="none" w:sz="0" w:space="0" w:color="auto"/>
                    <w:right w:val="none" w:sz="0" w:space="0" w:color="auto"/>
                  </w:divBdr>
                </w:div>
                <w:div w:id="1323703275">
                  <w:marLeft w:val="0"/>
                  <w:marRight w:val="0"/>
                  <w:marTop w:val="0"/>
                  <w:marBottom w:val="0"/>
                  <w:divBdr>
                    <w:top w:val="none" w:sz="0" w:space="0" w:color="auto"/>
                    <w:left w:val="none" w:sz="0" w:space="0" w:color="auto"/>
                    <w:bottom w:val="none" w:sz="0" w:space="0" w:color="auto"/>
                    <w:right w:val="none" w:sz="0" w:space="0" w:color="auto"/>
                  </w:divBdr>
                </w:div>
                <w:div w:id="1324505887">
                  <w:marLeft w:val="0"/>
                  <w:marRight w:val="0"/>
                  <w:marTop w:val="0"/>
                  <w:marBottom w:val="0"/>
                  <w:divBdr>
                    <w:top w:val="none" w:sz="0" w:space="0" w:color="auto"/>
                    <w:left w:val="none" w:sz="0" w:space="0" w:color="auto"/>
                    <w:bottom w:val="none" w:sz="0" w:space="0" w:color="auto"/>
                    <w:right w:val="none" w:sz="0" w:space="0" w:color="auto"/>
                  </w:divBdr>
                </w:div>
                <w:div w:id="1324551414">
                  <w:marLeft w:val="0"/>
                  <w:marRight w:val="0"/>
                  <w:marTop w:val="0"/>
                  <w:marBottom w:val="0"/>
                  <w:divBdr>
                    <w:top w:val="none" w:sz="0" w:space="0" w:color="auto"/>
                    <w:left w:val="none" w:sz="0" w:space="0" w:color="auto"/>
                    <w:bottom w:val="none" w:sz="0" w:space="0" w:color="auto"/>
                    <w:right w:val="none" w:sz="0" w:space="0" w:color="auto"/>
                  </w:divBdr>
                </w:div>
                <w:div w:id="1326670443">
                  <w:marLeft w:val="0"/>
                  <w:marRight w:val="0"/>
                  <w:marTop w:val="0"/>
                  <w:marBottom w:val="0"/>
                  <w:divBdr>
                    <w:top w:val="none" w:sz="0" w:space="0" w:color="auto"/>
                    <w:left w:val="none" w:sz="0" w:space="0" w:color="auto"/>
                    <w:bottom w:val="none" w:sz="0" w:space="0" w:color="auto"/>
                    <w:right w:val="none" w:sz="0" w:space="0" w:color="auto"/>
                  </w:divBdr>
                </w:div>
                <w:div w:id="1326740554">
                  <w:marLeft w:val="0"/>
                  <w:marRight w:val="0"/>
                  <w:marTop w:val="0"/>
                  <w:marBottom w:val="0"/>
                  <w:divBdr>
                    <w:top w:val="none" w:sz="0" w:space="0" w:color="auto"/>
                    <w:left w:val="none" w:sz="0" w:space="0" w:color="auto"/>
                    <w:bottom w:val="none" w:sz="0" w:space="0" w:color="auto"/>
                    <w:right w:val="none" w:sz="0" w:space="0" w:color="auto"/>
                  </w:divBdr>
                </w:div>
                <w:div w:id="1326931971">
                  <w:marLeft w:val="0"/>
                  <w:marRight w:val="0"/>
                  <w:marTop w:val="0"/>
                  <w:marBottom w:val="0"/>
                  <w:divBdr>
                    <w:top w:val="none" w:sz="0" w:space="0" w:color="auto"/>
                    <w:left w:val="none" w:sz="0" w:space="0" w:color="auto"/>
                    <w:bottom w:val="none" w:sz="0" w:space="0" w:color="auto"/>
                    <w:right w:val="none" w:sz="0" w:space="0" w:color="auto"/>
                  </w:divBdr>
                </w:div>
                <w:div w:id="1327172702">
                  <w:marLeft w:val="0"/>
                  <w:marRight w:val="0"/>
                  <w:marTop w:val="0"/>
                  <w:marBottom w:val="0"/>
                  <w:divBdr>
                    <w:top w:val="none" w:sz="0" w:space="0" w:color="auto"/>
                    <w:left w:val="none" w:sz="0" w:space="0" w:color="auto"/>
                    <w:bottom w:val="none" w:sz="0" w:space="0" w:color="auto"/>
                    <w:right w:val="none" w:sz="0" w:space="0" w:color="auto"/>
                  </w:divBdr>
                </w:div>
                <w:div w:id="1327592578">
                  <w:marLeft w:val="0"/>
                  <w:marRight w:val="0"/>
                  <w:marTop w:val="0"/>
                  <w:marBottom w:val="0"/>
                  <w:divBdr>
                    <w:top w:val="none" w:sz="0" w:space="0" w:color="auto"/>
                    <w:left w:val="none" w:sz="0" w:space="0" w:color="auto"/>
                    <w:bottom w:val="none" w:sz="0" w:space="0" w:color="auto"/>
                    <w:right w:val="none" w:sz="0" w:space="0" w:color="auto"/>
                  </w:divBdr>
                </w:div>
                <w:div w:id="1327785791">
                  <w:marLeft w:val="0"/>
                  <w:marRight w:val="0"/>
                  <w:marTop w:val="0"/>
                  <w:marBottom w:val="0"/>
                  <w:divBdr>
                    <w:top w:val="none" w:sz="0" w:space="0" w:color="auto"/>
                    <w:left w:val="none" w:sz="0" w:space="0" w:color="auto"/>
                    <w:bottom w:val="none" w:sz="0" w:space="0" w:color="auto"/>
                    <w:right w:val="none" w:sz="0" w:space="0" w:color="auto"/>
                  </w:divBdr>
                </w:div>
                <w:div w:id="1328434270">
                  <w:marLeft w:val="0"/>
                  <w:marRight w:val="0"/>
                  <w:marTop w:val="0"/>
                  <w:marBottom w:val="0"/>
                  <w:divBdr>
                    <w:top w:val="none" w:sz="0" w:space="0" w:color="auto"/>
                    <w:left w:val="none" w:sz="0" w:space="0" w:color="auto"/>
                    <w:bottom w:val="none" w:sz="0" w:space="0" w:color="auto"/>
                    <w:right w:val="none" w:sz="0" w:space="0" w:color="auto"/>
                  </w:divBdr>
                </w:div>
                <w:div w:id="1328971140">
                  <w:marLeft w:val="0"/>
                  <w:marRight w:val="0"/>
                  <w:marTop w:val="0"/>
                  <w:marBottom w:val="0"/>
                  <w:divBdr>
                    <w:top w:val="none" w:sz="0" w:space="0" w:color="auto"/>
                    <w:left w:val="none" w:sz="0" w:space="0" w:color="auto"/>
                    <w:bottom w:val="none" w:sz="0" w:space="0" w:color="auto"/>
                    <w:right w:val="none" w:sz="0" w:space="0" w:color="auto"/>
                  </w:divBdr>
                </w:div>
                <w:div w:id="1331910518">
                  <w:marLeft w:val="0"/>
                  <w:marRight w:val="0"/>
                  <w:marTop w:val="0"/>
                  <w:marBottom w:val="0"/>
                  <w:divBdr>
                    <w:top w:val="none" w:sz="0" w:space="0" w:color="auto"/>
                    <w:left w:val="none" w:sz="0" w:space="0" w:color="auto"/>
                    <w:bottom w:val="none" w:sz="0" w:space="0" w:color="auto"/>
                    <w:right w:val="none" w:sz="0" w:space="0" w:color="auto"/>
                  </w:divBdr>
                </w:div>
                <w:div w:id="1331982735">
                  <w:marLeft w:val="0"/>
                  <w:marRight w:val="0"/>
                  <w:marTop w:val="0"/>
                  <w:marBottom w:val="0"/>
                  <w:divBdr>
                    <w:top w:val="none" w:sz="0" w:space="0" w:color="auto"/>
                    <w:left w:val="none" w:sz="0" w:space="0" w:color="auto"/>
                    <w:bottom w:val="none" w:sz="0" w:space="0" w:color="auto"/>
                    <w:right w:val="none" w:sz="0" w:space="0" w:color="auto"/>
                  </w:divBdr>
                </w:div>
                <w:div w:id="1332292289">
                  <w:marLeft w:val="0"/>
                  <w:marRight w:val="0"/>
                  <w:marTop w:val="0"/>
                  <w:marBottom w:val="0"/>
                  <w:divBdr>
                    <w:top w:val="none" w:sz="0" w:space="0" w:color="auto"/>
                    <w:left w:val="none" w:sz="0" w:space="0" w:color="auto"/>
                    <w:bottom w:val="none" w:sz="0" w:space="0" w:color="auto"/>
                    <w:right w:val="none" w:sz="0" w:space="0" w:color="auto"/>
                  </w:divBdr>
                </w:div>
                <w:div w:id="1333022138">
                  <w:marLeft w:val="0"/>
                  <w:marRight w:val="0"/>
                  <w:marTop w:val="0"/>
                  <w:marBottom w:val="0"/>
                  <w:divBdr>
                    <w:top w:val="none" w:sz="0" w:space="0" w:color="auto"/>
                    <w:left w:val="none" w:sz="0" w:space="0" w:color="auto"/>
                    <w:bottom w:val="none" w:sz="0" w:space="0" w:color="auto"/>
                    <w:right w:val="none" w:sz="0" w:space="0" w:color="auto"/>
                  </w:divBdr>
                </w:div>
                <w:div w:id="1334606042">
                  <w:marLeft w:val="0"/>
                  <w:marRight w:val="0"/>
                  <w:marTop w:val="0"/>
                  <w:marBottom w:val="0"/>
                  <w:divBdr>
                    <w:top w:val="none" w:sz="0" w:space="0" w:color="auto"/>
                    <w:left w:val="none" w:sz="0" w:space="0" w:color="auto"/>
                    <w:bottom w:val="none" w:sz="0" w:space="0" w:color="auto"/>
                    <w:right w:val="none" w:sz="0" w:space="0" w:color="auto"/>
                  </w:divBdr>
                </w:div>
                <w:div w:id="1335375335">
                  <w:marLeft w:val="0"/>
                  <w:marRight w:val="0"/>
                  <w:marTop w:val="0"/>
                  <w:marBottom w:val="0"/>
                  <w:divBdr>
                    <w:top w:val="none" w:sz="0" w:space="0" w:color="auto"/>
                    <w:left w:val="none" w:sz="0" w:space="0" w:color="auto"/>
                    <w:bottom w:val="none" w:sz="0" w:space="0" w:color="auto"/>
                    <w:right w:val="none" w:sz="0" w:space="0" w:color="auto"/>
                  </w:divBdr>
                </w:div>
                <w:div w:id="1335641774">
                  <w:marLeft w:val="0"/>
                  <w:marRight w:val="0"/>
                  <w:marTop w:val="0"/>
                  <w:marBottom w:val="0"/>
                  <w:divBdr>
                    <w:top w:val="none" w:sz="0" w:space="0" w:color="auto"/>
                    <w:left w:val="none" w:sz="0" w:space="0" w:color="auto"/>
                    <w:bottom w:val="none" w:sz="0" w:space="0" w:color="auto"/>
                    <w:right w:val="none" w:sz="0" w:space="0" w:color="auto"/>
                  </w:divBdr>
                </w:div>
                <w:div w:id="1335648476">
                  <w:marLeft w:val="0"/>
                  <w:marRight w:val="0"/>
                  <w:marTop w:val="0"/>
                  <w:marBottom w:val="0"/>
                  <w:divBdr>
                    <w:top w:val="none" w:sz="0" w:space="0" w:color="auto"/>
                    <w:left w:val="none" w:sz="0" w:space="0" w:color="auto"/>
                    <w:bottom w:val="none" w:sz="0" w:space="0" w:color="auto"/>
                    <w:right w:val="none" w:sz="0" w:space="0" w:color="auto"/>
                  </w:divBdr>
                </w:div>
                <w:div w:id="1335839695">
                  <w:marLeft w:val="0"/>
                  <w:marRight w:val="0"/>
                  <w:marTop w:val="0"/>
                  <w:marBottom w:val="0"/>
                  <w:divBdr>
                    <w:top w:val="none" w:sz="0" w:space="0" w:color="auto"/>
                    <w:left w:val="none" w:sz="0" w:space="0" w:color="auto"/>
                    <w:bottom w:val="none" w:sz="0" w:space="0" w:color="auto"/>
                    <w:right w:val="none" w:sz="0" w:space="0" w:color="auto"/>
                  </w:divBdr>
                </w:div>
                <w:div w:id="1337153538">
                  <w:marLeft w:val="0"/>
                  <w:marRight w:val="0"/>
                  <w:marTop w:val="0"/>
                  <w:marBottom w:val="0"/>
                  <w:divBdr>
                    <w:top w:val="none" w:sz="0" w:space="0" w:color="auto"/>
                    <w:left w:val="none" w:sz="0" w:space="0" w:color="auto"/>
                    <w:bottom w:val="none" w:sz="0" w:space="0" w:color="auto"/>
                    <w:right w:val="none" w:sz="0" w:space="0" w:color="auto"/>
                  </w:divBdr>
                </w:div>
                <w:div w:id="1337927368">
                  <w:marLeft w:val="0"/>
                  <w:marRight w:val="0"/>
                  <w:marTop w:val="0"/>
                  <w:marBottom w:val="0"/>
                  <w:divBdr>
                    <w:top w:val="none" w:sz="0" w:space="0" w:color="auto"/>
                    <w:left w:val="none" w:sz="0" w:space="0" w:color="auto"/>
                    <w:bottom w:val="none" w:sz="0" w:space="0" w:color="auto"/>
                    <w:right w:val="none" w:sz="0" w:space="0" w:color="auto"/>
                  </w:divBdr>
                </w:div>
                <w:div w:id="1337997189">
                  <w:marLeft w:val="0"/>
                  <w:marRight w:val="0"/>
                  <w:marTop w:val="0"/>
                  <w:marBottom w:val="0"/>
                  <w:divBdr>
                    <w:top w:val="none" w:sz="0" w:space="0" w:color="auto"/>
                    <w:left w:val="none" w:sz="0" w:space="0" w:color="auto"/>
                    <w:bottom w:val="none" w:sz="0" w:space="0" w:color="auto"/>
                    <w:right w:val="none" w:sz="0" w:space="0" w:color="auto"/>
                  </w:divBdr>
                </w:div>
                <w:div w:id="1338117240">
                  <w:marLeft w:val="0"/>
                  <w:marRight w:val="0"/>
                  <w:marTop w:val="0"/>
                  <w:marBottom w:val="0"/>
                  <w:divBdr>
                    <w:top w:val="none" w:sz="0" w:space="0" w:color="auto"/>
                    <w:left w:val="none" w:sz="0" w:space="0" w:color="auto"/>
                    <w:bottom w:val="none" w:sz="0" w:space="0" w:color="auto"/>
                    <w:right w:val="none" w:sz="0" w:space="0" w:color="auto"/>
                  </w:divBdr>
                </w:div>
                <w:div w:id="1338507331">
                  <w:marLeft w:val="0"/>
                  <w:marRight w:val="0"/>
                  <w:marTop w:val="0"/>
                  <w:marBottom w:val="0"/>
                  <w:divBdr>
                    <w:top w:val="none" w:sz="0" w:space="0" w:color="auto"/>
                    <w:left w:val="none" w:sz="0" w:space="0" w:color="auto"/>
                    <w:bottom w:val="none" w:sz="0" w:space="0" w:color="auto"/>
                    <w:right w:val="none" w:sz="0" w:space="0" w:color="auto"/>
                  </w:divBdr>
                </w:div>
                <w:div w:id="1340355615">
                  <w:marLeft w:val="0"/>
                  <w:marRight w:val="0"/>
                  <w:marTop w:val="0"/>
                  <w:marBottom w:val="0"/>
                  <w:divBdr>
                    <w:top w:val="none" w:sz="0" w:space="0" w:color="auto"/>
                    <w:left w:val="none" w:sz="0" w:space="0" w:color="auto"/>
                    <w:bottom w:val="none" w:sz="0" w:space="0" w:color="auto"/>
                    <w:right w:val="none" w:sz="0" w:space="0" w:color="auto"/>
                  </w:divBdr>
                </w:div>
                <w:div w:id="1341734097">
                  <w:marLeft w:val="0"/>
                  <w:marRight w:val="0"/>
                  <w:marTop w:val="0"/>
                  <w:marBottom w:val="0"/>
                  <w:divBdr>
                    <w:top w:val="none" w:sz="0" w:space="0" w:color="auto"/>
                    <w:left w:val="none" w:sz="0" w:space="0" w:color="auto"/>
                    <w:bottom w:val="none" w:sz="0" w:space="0" w:color="auto"/>
                    <w:right w:val="none" w:sz="0" w:space="0" w:color="auto"/>
                  </w:divBdr>
                </w:div>
                <w:div w:id="1342927361">
                  <w:marLeft w:val="0"/>
                  <w:marRight w:val="0"/>
                  <w:marTop w:val="0"/>
                  <w:marBottom w:val="0"/>
                  <w:divBdr>
                    <w:top w:val="none" w:sz="0" w:space="0" w:color="auto"/>
                    <w:left w:val="none" w:sz="0" w:space="0" w:color="auto"/>
                    <w:bottom w:val="none" w:sz="0" w:space="0" w:color="auto"/>
                    <w:right w:val="none" w:sz="0" w:space="0" w:color="auto"/>
                  </w:divBdr>
                </w:div>
                <w:div w:id="1343122547">
                  <w:marLeft w:val="0"/>
                  <w:marRight w:val="0"/>
                  <w:marTop w:val="0"/>
                  <w:marBottom w:val="0"/>
                  <w:divBdr>
                    <w:top w:val="none" w:sz="0" w:space="0" w:color="auto"/>
                    <w:left w:val="none" w:sz="0" w:space="0" w:color="auto"/>
                    <w:bottom w:val="none" w:sz="0" w:space="0" w:color="auto"/>
                    <w:right w:val="none" w:sz="0" w:space="0" w:color="auto"/>
                  </w:divBdr>
                </w:div>
                <w:div w:id="1345210625">
                  <w:marLeft w:val="0"/>
                  <w:marRight w:val="0"/>
                  <w:marTop w:val="0"/>
                  <w:marBottom w:val="0"/>
                  <w:divBdr>
                    <w:top w:val="none" w:sz="0" w:space="0" w:color="auto"/>
                    <w:left w:val="none" w:sz="0" w:space="0" w:color="auto"/>
                    <w:bottom w:val="none" w:sz="0" w:space="0" w:color="auto"/>
                    <w:right w:val="none" w:sz="0" w:space="0" w:color="auto"/>
                  </w:divBdr>
                </w:div>
                <w:div w:id="1346248882">
                  <w:marLeft w:val="0"/>
                  <w:marRight w:val="0"/>
                  <w:marTop w:val="0"/>
                  <w:marBottom w:val="0"/>
                  <w:divBdr>
                    <w:top w:val="none" w:sz="0" w:space="0" w:color="auto"/>
                    <w:left w:val="none" w:sz="0" w:space="0" w:color="auto"/>
                    <w:bottom w:val="none" w:sz="0" w:space="0" w:color="auto"/>
                    <w:right w:val="none" w:sz="0" w:space="0" w:color="auto"/>
                  </w:divBdr>
                </w:div>
                <w:div w:id="1347827095">
                  <w:marLeft w:val="0"/>
                  <w:marRight w:val="0"/>
                  <w:marTop w:val="0"/>
                  <w:marBottom w:val="0"/>
                  <w:divBdr>
                    <w:top w:val="none" w:sz="0" w:space="0" w:color="auto"/>
                    <w:left w:val="none" w:sz="0" w:space="0" w:color="auto"/>
                    <w:bottom w:val="none" w:sz="0" w:space="0" w:color="auto"/>
                    <w:right w:val="none" w:sz="0" w:space="0" w:color="auto"/>
                  </w:divBdr>
                </w:div>
                <w:div w:id="1349484209">
                  <w:marLeft w:val="0"/>
                  <w:marRight w:val="0"/>
                  <w:marTop w:val="0"/>
                  <w:marBottom w:val="0"/>
                  <w:divBdr>
                    <w:top w:val="none" w:sz="0" w:space="0" w:color="auto"/>
                    <w:left w:val="none" w:sz="0" w:space="0" w:color="auto"/>
                    <w:bottom w:val="none" w:sz="0" w:space="0" w:color="auto"/>
                    <w:right w:val="none" w:sz="0" w:space="0" w:color="auto"/>
                  </w:divBdr>
                </w:div>
                <w:div w:id="1349599512">
                  <w:marLeft w:val="0"/>
                  <w:marRight w:val="0"/>
                  <w:marTop w:val="0"/>
                  <w:marBottom w:val="0"/>
                  <w:divBdr>
                    <w:top w:val="none" w:sz="0" w:space="0" w:color="auto"/>
                    <w:left w:val="none" w:sz="0" w:space="0" w:color="auto"/>
                    <w:bottom w:val="none" w:sz="0" w:space="0" w:color="auto"/>
                    <w:right w:val="none" w:sz="0" w:space="0" w:color="auto"/>
                  </w:divBdr>
                </w:div>
                <w:div w:id="1349671979">
                  <w:marLeft w:val="0"/>
                  <w:marRight w:val="0"/>
                  <w:marTop w:val="0"/>
                  <w:marBottom w:val="0"/>
                  <w:divBdr>
                    <w:top w:val="none" w:sz="0" w:space="0" w:color="auto"/>
                    <w:left w:val="none" w:sz="0" w:space="0" w:color="auto"/>
                    <w:bottom w:val="none" w:sz="0" w:space="0" w:color="auto"/>
                    <w:right w:val="none" w:sz="0" w:space="0" w:color="auto"/>
                  </w:divBdr>
                </w:div>
                <w:div w:id="1349715248">
                  <w:marLeft w:val="0"/>
                  <w:marRight w:val="0"/>
                  <w:marTop w:val="0"/>
                  <w:marBottom w:val="0"/>
                  <w:divBdr>
                    <w:top w:val="none" w:sz="0" w:space="0" w:color="auto"/>
                    <w:left w:val="none" w:sz="0" w:space="0" w:color="auto"/>
                    <w:bottom w:val="none" w:sz="0" w:space="0" w:color="auto"/>
                    <w:right w:val="none" w:sz="0" w:space="0" w:color="auto"/>
                  </w:divBdr>
                </w:div>
                <w:div w:id="1349987257">
                  <w:marLeft w:val="0"/>
                  <w:marRight w:val="0"/>
                  <w:marTop w:val="0"/>
                  <w:marBottom w:val="0"/>
                  <w:divBdr>
                    <w:top w:val="none" w:sz="0" w:space="0" w:color="auto"/>
                    <w:left w:val="none" w:sz="0" w:space="0" w:color="auto"/>
                    <w:bottom w:val="none" w:sz="0" w:space="0" w:color="auto"/>
                    <w:right w:val="none" w:sz="0" w:space="0" w:color="auto"/>
                  </w:divBdr>
                </w:div>
                <w:div w:id="1350444376">
                  <w:marLeft w:val="0"/>
                  <w:marRight w:val="0"/>
                  <w:marTop w:val="0"/>
                  <w:marBottom w:val="0"/>
                  <w:divBdr>
                    <w:top w:val="none" w:sz="0" w:space="0" w:color="auto"/>
                    <w:left w:val="none" w:sz="0" w:space="0" w:color="auto"/>
                    <w:bottom w:val="none" w:sz="0" w:space="0" w:color="auto"/>
                    <w:right w:val="none" w:sz="0" w:space="0" w:color="auto"/>
                  </w:divBdr>
                </w:div>
                <w:div w:id="1351417858">
                  <w:marLeft w:val="0"/>
                  <w:marRight w:val="0"/>
                  <w:marTop w:val="0"/>
                  <w:marBottom w:val="0"/>
                  <w:divBdr>
                    <w:top w:val="none" w:sz="0" w:space="0" w:color="auto"/>
                    <w:left w:val="none" w:sz="0" w:space="0" w:color="auto"/>
                    <w:bottom w:val="none" w:sz="0" w:space="0" w:color="auto"/>
                    <w:right w:val="none" w:sz="0" w:space="0" w:color="auto"/>
                  </w:divBdr>
                </w:div>
                <w:div w:id="1351486351">
                  <w:marLeft w:val="0"/>
                  <w:marRight w:val="0"/>
                  <w:marTop w:val="0"/>
                  <w:marBottom w:val="0"/>
                  <w:divBdr>
                    <w:top w:val="none" w:sz="0" w:space="0" w:color="auto"/>
                    <w:left w:val="none" w:sz="0" w:space="0" w:color="auto"/>
                    <w:bottom w:val="none" w:sz="0" w:space="0" w:color="auto"/>
                    <w:right w:val="none" w:sz="0" w:space="0" w:color="auto"/>
                  </w:divBdr>
                </w:div>
                <w:div w:id="1351638703">
                  <w:marLeft w:val="0"/>
                  <w:marRight w:val="0"/>
                  <w:marTop w:val="0"/>
                  <w:marBottom w:val="0"/>
                  <w:divBdr>
                    <w:top w:val="none" w:sz="0" w:space="0" w:color="auto"/>
                    <w:left w:val="none" w:sz="0" w:space="0" w:color="auto"/>
                    <w:bottom w:val="none" w:sz="0" w:space="0" w:color="auto"/>
                    <w:right w:val="none" w:sz="0" w:space="0" w:color="auto"/>
                  </w:divBdr>
                </w:div>
                <w:div w:id="1352033191">
                  <w:marLeft w:val="0"/>
                  <w:marRight w:val="0"/>
                  <w:marTop w:val="0"/>
                  <w:marBottom w:val="0"/>
                  <w:divBdr>
                    <w:top w:val="none" w:sz="0" w:space="0" w:color="auto"/>
                    <w:left w:val="none" w:sz="0" w:space="0" w:color="auto"/>
                    <w:bottom w:val="none" w:sz="0" w:space="0" w:color="auto"/>
                    <w:right w:val="none" w:sz="0" w:space="0" w:color="auto"/>
                  </w:divBdr>
                </w:div>
                <w:div w:id="1352760025">
                  <w:marLeft w:val="0"/>
                  <w:marRight w:val="0"/>
                  <w:marTop w:val="0"/>
                  <w:marBottom w:val="0"/>
                  <w:divBdr>
                    <w:top w:val="none" w:sz="0" w:space="0" w:color="auto"/>
                    <w:left w:val="none" w:sz="0" w:space="0" w:color="auto"/>
                    <w:bottom w:val="none" w:sz="0" w:space="0" w:color="auto"/>
                    <w:right w:val="none" w:sz="0" w:space="0" w:color="auto"/>
                  </w:divBdr>
                </w:div>
                <w:div w:id="1354530192">
                  <w:marLeft w:val="0"/>
                  <w:marRight w:val="0"/>
                  <w:marTop w:val="0"/>
                  <w:marBottom w:val="0"/>
                  <w:divBdr>
                    <w:top w:val="none" w:sz="0" w:space="0" w:color="auto"/>
                    <w:left w:val="none" w:sz="0" w:space="0" w:color="auto"/>
                    <w:bottom w:val="none" w:sz="0" w:space="0" w:color="auto"/>
                    <w:right w:val="none" w:sz="0" w:space="0" w:color="auto"/>
                  </w:divBdr>
                </w:div>
                <w:div w:id="1354917982">
                  <w:marLeft w:val="0"/>
                  <w:marRight w:val="0"/>
                  <w:marTop w:val="0"/>
                  <w:marBottom w:val="0"/>
                  <w:divBdr>
                    <w:top w:val="none" w:sz="0" w:space="0" w:color="auto"/>
                    <w:left w:val="none" w:sz="0" w:space="0" w:color="auto"/>
                    <w:bottom w:val="none" w:sz="0" w:space="0" w:color="auto"/>
                    <w:right w:val="none" w:sz="0" w:space="0" w:color="auto"/>
                  </w:divBdr>
                </w:div>
                <w:div w:id="1355422160">
                  <w:marLeft w:val="0"/>
                  <w:marRight w:val="0"/>
                  <w:marTop w:val="0"/>
                  <w:marBottom w:val="0"/>
                  <w:divBdr>
                    <w:top w:val="none" w:sz="0" w:space="0" w:color="auto"/>
                    <w:left w:val="none" w:sz="0" w:space="0" w:color="auto"/>
                    <w:bottom w:val="none" w:sz="0" w:space="0" w:color="auto"/>
                    <w:right w:val="none" w:sz="0" w:space="0" w:color="auto"/>
                  </w:divBdr>
                </w:div>
                <w:div w:id="1355422323">
                  <w:marLeft w:val="0"/>
                  <w:marRight w:val="0"/>
                  <w:marTop w:val="0"/>
                  <w:marBottom w:val="0"/>
                  <w:divBdr>
                    <w:top w:val="none" w:sz="0" w:space="0" w:color="auto"/>
                    <w:left w:val="none" w:sz="0" w:space="0" w:color="auto"/>
                    <w:bottom w:val="none" w:sz="0" w:space="0" w:color="auto"/>
                    <w:right w:val="none" w:sz="0" w:space="0" w:color="auto"/>
                  </w:divBdr>
                </w:div>
                <w:div w:id="1355423706">
                  <w:marLeft w:val="0"/>
                  <w:marRight w:val="0"/>
                  <w:marTop w:val="0"/>
                  <w:marBottom w:val="0"/>
                  <w:divBdr>
                    <w:top w:val="none" w:sz="0" w:space="0" w:color="auto"/>
                    <w:left w:val="none" w:sz="0" w:space="0" w:color="auto"/>
                    <w:bottom w:val="none" w:sz="0" w:space="0" w:color="auto"/>
                    <w:right w:val="none" w:sz="0" w:space="0" w:color="auto"/>
                  </w:divBdr>
                </w:div>
                <w:div w:id="1355499809">
                  <w:marLeft w:val="0"/>
                  <w:marRight w:val="0"/>
                  <w:marTop w:val="0"/>
                  <w:marBottom w:val="0"/>
                  <w:divBdr>
                    <w:top w:val="none" w:sz="0" w:space="0" w:color="auto"/>
                    <w:left w:val="none" w:sz="0" w:space="0" w:color="auto"/>
                    <w:bottom w:val="none" w:sz="0" w:space="0" w:color="auto"/>
                    <w:right w:val="none" w:sz="0" w:space="0" w:color="auto"/>
                  </w:divBdr>
                </w:div>
                <w:div w:id="1355886990">
                  <w:marLeft w:val="0"/>
                  <w:marRight w:val="0"/>
                  <w:marTop w:val="0"/>
                  <w:marBottom w:val="0"/>
                  <w:divBdr>
                    <w:top w:val="none" w:sz="0" w:space="0" w:color="auto"/>
                    <w:left w:val="none" w:sz="0" w:space="0" w:color="auto"/>
                    <w:bottom w:val="none" w:sz="0" w:space="0" w:color="auto"/>
                    <w:right w:val="none" w:sz="0" w:space="0" w:color="auto"/>
                  </w:divBdr>
                </w:div>
                <w:div w:id="1355958052">
                  <w:marLeft w:val="0"/>
                  <w:marRight w:val="0"/>
                  <w:marTop w:val="0"/>
                  <w:marBottom w:val="0"/>
                  <w:divBdr>
                    <w:top w:val="none" w:sz="0" w:space="0" w:color="auto"/>
                    <w:left w:val="none" w:sz="0" w:space="0" w:color="auto"/>
                    <w:bottom w:val="none" w:sz="0" w:space="0" w:color="auto"/>
                    <w:right w:val="none" w:sz="0" w:space="0" w:color="auto"/>
                  </w:divBdr>
                </w:div>
                <w:div w:id="1356267783">
                  <w:marLeft w:val="0"/>
                  <w:marRight w:val="0"/>
                  <w:marTop w:val="0"/>
                  <w:marBottom w:val="0"/>
                  <w:divBdr>
                    <w:top w:val="none" w:sz="0" w:space="0" w:color="auto"/>
                    <w:left w:val="none" w:sz="0" w:space="0" w:color="auto"/>
                    <w:bottom w:val="none" w:sz="0" w:space="0" w:color="auto"/>
                    <w:right w:val="none" w:sz="0" w:space="0" w:color="auto"/>
                  </w:divBdr>
                </w:div>
                <w:div w:id="1357344079">
                  <w:marLeft w:val="0"/>
                  <w:marRight w:val="0"/>
                  <w:marTop w:val="0"/>
                  <w:marBottom w:val="0"/>
                  <w:divBdr>
                    <w:top w:val="none" w:sz="0" w:space="0" w:color="auto"/>
                    <w:left w:val="none" w:sz="0" w:space="0" w:color="auto"/>
                    <w:bottom w:val="none" w:sz="0" w:space="0" w:color="auto"/>
                    <w:right w:val="none" w:sz="0" w:space="0" w:color="auto"/>
                  </w:divBdr>
                </w:div>
                <w:div w:id="1357390314">
                  <w:marLeft w:val="0"/>
                  <w:marRight w:val="0"/>
                  <w:marTop w:val="0"/>
                  <w:marBottom w:val="0"/>
                  <w:divBdr>
                    <w:top w:val="none" w:sz="0" w:space="0" w:color="auto"/>
                    <w:left w:val="none" w:sz="0" w:space="0" w:color="auto"/>
                    <w:bottom w:val="none" w:sz="0" w:space="0" w:color="auto"/>
                    <w:right w:val="none" w:sz="0" w:space="0" w:color="auto"/>
                  </w:divBdr>
                </w:div>
                <w:div w:id="1358390716">
                  <w:marLeft w:val="0"/>
                  <w:marRight w:val="0"/>
                  <w:marTop w:val="0"/>
                  <w:marBottom w:val="0"/>
                  <w:divBdr>
                    <w:top w:val="none" w:sz="0" w:space="0" w:color="auto"/>
                    <w:left w:val="none" w:sz="0" w:space="0" w:color="auto"/>
                    <w:bottom w:val="none" w:sz="0" w:space="0" w:color="auto"/>
                    <w:right w:val="none" w:sz="0" w:space="0" w:color="auto"/>
                  </w:divBdr>
                </w:div>
                <w:div w:id="1361396332">
                  <w:marLeft w:val="0"/>
                  <w:marRight w:val="0"/>
                  <w:marTop w:val="0"/>
                  <w:marBottom w:val="0"/>
                  <w:divBdr>
                    <w:top w:val="none" w:sz="0" w:space="0" w:color="auto"/>
                    <w:left w:val="none" w:sz="0" w:space="0" w:color="auto"/>
                    <w:bottom w:val="none" w:sz="0" w:space="0" w:color="auto"/>
                    <w:right w:val="none" w:sz="0" w:space="0" w:color="auto"/>
                  </w:divBdr>
                </w:div>
                <w:div w:id="1361930439">
                  <w:marLeft w:val="0"/>
                  <w:marRight w:val="0"/>
                  <w:marTop w:val="0"/>
                  <w:marBottom w:val="0"/>
                  <w:divBdr>
                    <w:top w:val="none" w:sz="0" w:space="0" w:color="auto"/>
                    <w:left w:val="none" w:sz="0" w:space="0" w:color="auto"/>
                    <w:bottom w:val="none" w:sz="0" w:space="0" w:color="auto"/>
                    <w:right w:val="none" w:sz="0" w:space="0" w:color="auto"/>
                  </w:divBdr>
                </w:div>
                <w:div w:id="1362366294">
                  <w:marLeft w:val="0"/>
                  <w:marRight w:val="0"/>
                  <w:marTop w:val="0"/>
                  <w:marBottom w:val="0"/>
                  <w:divBdr>
                    <w:top w:val="none" w:sz="0" w:space="0" w:color="auto"/>
                    <w:left w:val="none" w:sz="0" w:space="0" w:color="auto"/>
                    <w:bottom w:val="none" w:sz="0" w:space="0" w:color="auto"/>
                    <w:right w:val="none" w:sz="0" w:space="0" w:color="auto"/>
                  </w:divBdr>
                </w:div>
                <w:div w:id="1362509424">
                  <w:marLeft w:val="0"/>
                  <w:marRight w:val="0"/>
                  <w:marTop w:val="0"/>
                  <w:marBottom w:val="0"/>
                  <w:divBdr>
                    <w:top w:val="none" w:sz="0" w:space="0" w:color="auto"/>
                    <w:left w:val="none" w:sz="0" w:space="0" w:color="auto"/>
                    <w:bottom w:val="none" w:sz="0" w:space="0" w:color="auto"/>
                    <w:right w:val="none" w:sz="0" w:space="0" w:color="auto"/>
                  </w:divBdr>
                </w:div>
                <w:div w:id="1362630728">
                  <w:marLeft w:val="0"/>
                  <w:marRight w:val="0"/>
                  <w:marTop w:val="0"/>
                  <w:marBottom w:val="0"/>
                  <w:divBdr>
                    <w:top w:val="none" w:sz="0" w:space="0" w:color="auto"/>
                    <w:left w:val="none" w:sz="0" w:space="0" w:color="auto"/>
                    <w:bottom w:val="none" w:sz="0" w:space="0" w:color="auto"/>
                    <w:right w:val="none" w:sz="0" w:space="0" w:color="auto"/>
                  </w:divBdr>
                </w:div>
                <w:div w:id="1362704473">
                  <w:marLeft w:val="0"/>
                  <w:marRight w:val="0"/>
                  <w:marTop w:val="0"/>
                  <w:marBottom w:val="0"/>
                  <w:divBdr>
                    <w:top w:val="none" w:sz="0" w:space="0" w:color="auto"/>
                    <w:left w:val="none" w:sz="0" w:space="0" w:color="auto"/>
                    <w:bottom w:val="none" w:sz="0" w:space="0" w:color="auto"/>
                    <w:right w:val="none" w:sz="0" w:space="0" w:color="auto"/>
                  </w:divBdr>
                </w:div>
                <w:div w:id="1362900773">
                  <w:marLeft w:val="0"/>
                  <w:marRight w:val="0"/>
                  <w:marTop w:val="0"/>
                  <w:marBottom w:val="0"/>
                  <w:divBdr>
                    <w:top w:val="none" w:sz="0" w:space="0" w:color="auto"/>
                    <w:left w:val="none" w:sz="0" w:space="0" w:color="auto"/>
                    <w:bottom w:val="none" w:sz="0" w:space="0" w:color="auto"/>
                    <w:right w:val="none" w:sz="0" w:space="0" w:color="auto"/>
                  </w:divBdr>
                </w:div>
                <w:div w:id="1363898620">
                  <w:marLeft w:val="0"/>
                  <w:marRight w:val="0"/>
                  <w:marTop w:val="0"/>
                  <w:marBottom w:val="0"/>
                  <w:divBdr>
                    <w:top w:val="none" w:sz="0" w:space="0" w:color="auto"/>
                    <w:left w:val="none" w:sz="0" w:space="0" w:color="auto"/>
                    <w:bottom w:val="none" w:sz="0" w:space="0" w:color="auto"/>
                    <w:right w:val="none" w:sz="0" w:space="0" w:color="auto"/>
                  </w:divBdr>
                </w:div>
                <w:div w:id="1364018979">
                  <w:marLeft w:val="0"/>
                  <w:marRight w:val="0"/>
                  <w:marTop w:val="0"/>
                  <w:marBottom w:val="0"/>
                  <w:divBdr>
                    <w:top w:val="none" w:sz="0" w:space="0" w:color="auto"/>
                    <w:left w:val="none" w:sz="0" w:space="0" w:color="auto"/>
                    <w:bottom w:val="none" w:sz="0" w:space="0" w:color="auto"/>
                    <w:right w:val="none" w:sz="0" w:space="0" w:color="auto"/>
                  </w:divBdr>
                </w:div>
                <w:div w:id="1366325671">
                  <w:marLeft w:val="0"/>
                  <w:marRight w:val="0"/>
                  <w:marTop w:val="0"/>
                  <w:marBottom w:val="0"/>
                  <w:divBdr>
                    <w:top w:val="none" w:sz="0" w:space="0" w:color="auto"/>
                    <w:left w:val="none" w:sz="0" w:space="0" w:color="auto"/>
                    <w:bottom w:val="none" w:sz="0" w:space="0" w:color="auto"/>
                    <w:right w:val="none" w:sz="0" w:space="0" w:color="auto"/>
                  </w:divBdr>
                </w:div>
                <w:div w:id="1366757405">
                  <w:marLeft w:val="0"/>
                  <w:marRight w:val="0"/>
                  <w:marTop w:val="0"/>
                  <w:marBottom w:val="0"/>
                  <w:divBdr>
                    <w:top w:val="none" w:sz="0" w:space="0" w:color="auto"/>
                    <w:left w:val="none" w:sz="0" w:space="0" w:color="auto"/>
                    <w:bottom w:val="none" w:sz="0" w:space="0" w:color="auto"/>
                    <w:right w:val="none" w:sz="0" w:space="0" w:color="auto"/>
                  </w:divBdr>
                </w:div>
                <w:div w:id="1366784384">
                  <w:marLeft w:val="0"/>
                  <w:marRight w:val="0"/>
                  <w:marTop w:val="0"/>
                  <w:marBottom w:val="0"/>
                  <w:divBdr>
                    <w:top w:val="none" w:sz="0" w:space="0" w:color="auto"/>
                    <w:left w:val="none" w:sz="0" w:space="0" w:color="auto"/>
                    <w:bottom w:val="none" w:sz="0" w:space="0" w:color="auto"/>
                    <w:right w:val="none" w:sz="0" w:space="0" w:color="auto"/>
                  </w:divBdr>
                </w:div>
                <w:div w:id="1367172458">
                  <w:marLeft w:val="0"/>
                  <w:marRight w:val="0"/>
                  <w:marTop w:val="0"/>
                  <w:marBottom w:val="0"/>
                  <w:divBdr>
                    <w:top w:val="none" w:sz="0" w:space="0" w:color="auto"/>
                    <w:left w:val="none" w:sz="0" w:space="0" w:color="auto"/>
                    <w:bottom w:val="none" w:sz="0" w:space="0" w:color="auto"/>
                    <w:right w:val="none" w:sz="0" w:space="0" w:color="auto"/>
                  </w:divBdr>
                </w:div>
                <w:div w:id="1367372191">
                  <w:marLeft w:val="0"/>
                  <w:marRight w:val="0"/>
                  <w:marTop w:val="0"/>
                  <w:marBottom w:val="0"/>
                  <w:divBdr>
                    <w:top w:val="none" w:sz="0" w:space="0" w:color="auto"/>
                    <w:left w:val="none" w:sz="0" w:space="0" w:color="auto"/>
                    <w:bottom w:val="none" w:sz="0" w:space="0" w:color="auto"/>
                    <w:right w:val="none" w:sz="0" w:space="0" w:color="auto"/>
                  </w:divBdr>
                </w:div>
                <w:div w:id="1367606505">
                  <w:marLeft w:val="0"/>
                  <w:marRight w:val="0"/>
                  <w:marTop w:val="0"/>
                  <w:marBottom w:val="0"/>
                  <w:divBdr>
                    <w:top w:val="none" w:sz="0" w:space="0" w:color="auto"/>
                    <w:left w:val="none" w:sz="0" w:space="0" w:color="auto"/>
                    <w:bottom w:val="none" w:sz="0" w:space="0" w:color="auto"/>
                    <w:right w:val="none" w:sz="0" w:space="0" w:color="auto"/>
                  </w:divBdr>
                </w:div>
                <w:div w:id="1367683859">
                  <w:marLeft w:val="0"/>
                  <w:marRight w:val="0"/>
                  <w:marTop w:val="0"/>
                  <w:marBottom w:val="0"/>
                  <w:divBdr>
                    <w:top w:val="none" w:sz="0" w:space="0" w:color="auto"/>
                    <w:left w:val="none" w:sz="0" w:space="0" w:color="auto"/>
                    <w:bottom w:val="none" w:sz="0" w:space="0" w:color="auto"/>
                    <w:right w:val="none" w:sz="0" w:space="0" w:color="auto"/>
                  </w:divBdr>
                </w:div>
                <w:div w:id="1367872460">
                  <w:marLeft w:val="0"/>
                  <w:marRight w:val="0"/>
                  <w:marTop w:val="0"/>
                  <w:marBottom w:val="0"/>
                  <w:divBdr>
                    <w:top w:val="none" w:sz="0" w:space="0" w:color="auto"/>
                    <w:left w:val="none" w:sz="0" w:space="0" w:color="auto"/>
                    <w:bottom w:val="none" w:sz="0" w:space="0" w:color="auto"/>
                    <w:right w:val="none" w:sz="0" w:space="0" w:color="auto"/>
                  </w:divBdr>
                </w:div>
                <w:div w:id="1367874964">
                  <w:marLeft w:val="0"/>
                  <w:marRight w:val="0"/>
                  <w:marTop w:val="0"/>
                  <w:marBottom w:val="0"/>
                  <w:divBdr>
                    <w:top w:val="none" w:sz="0" w:space="0" w:color="auto"/>
                    <w:left w:val="none" w:sz="0" w:space="0" w:color="auto"/>
                    <w:bottom w:val="none" w:sz="0" w:space="0" w:color="auto"/>
                    <w:right w:val="none" w:sz="0" w:space="0" w:color="auto"/>
                  </w:divBdr>
                </w:div>
                <w:div w:id="1368022772">
                  <w:marLeft w:val="0"/>
                  <w:marRight w:val="0"/>
                  <w:marTop w:val="0"/>
                  <w:marBottom w:val="0"/>
                  <w:divBdr>
                    <w:top w:val="none" w:sz="0" w:space="0" w:color="auto"/>
                    <w:left w:val="none" w:sz="0" w:space="0" w:color="auto"/>
                    <w:bottom w:val="none" w:sz="0" w:space="0" w:color="auto"/>
                    <w:right w:val="none" w:sz="0" w:space="0" w:color="auto"/>
                  </w:divBdr>
                </w:div>
                <w:div w:id="1368144778">
                  <w:marLeft w:val="0"/>
                  <w:marRight w:val="0"/>
                  <w:marTop w:val="0"/>
                  <w:marBottom w:val="0"/>
                  <w:divBdr>
                    <w:top w:val="none" w:sz="0" w:space="0" w:color="auto"/>
                    <w:left w:val="none" w:sz="0" w:space="0" w:color="auto"/>
                    <w:bottom w:val="none" w:sz="0" w:space="0" w:color="auto"/>
                    <w:right w:val="none" w:sz="0" w:space="0" w:color="auto"/>
                  </w:divBdr>
                </w:div>
                <w:div w:id="1368291238">
                  <w:marLeft w:val="0"/>
                  <w:marRight w:val="0"/>
                  <w:marTop w:val="0"/>
                  <w:marBottom w:val="0"/>
                  <w:divBdr>
                    <w:top w:val="none" w:sz="0" w:space="0" w:color="auto"/>
                    <w:left w:val="none" w:sz="0" w:space="0" w:color="auto"/>
                    <w:bottom w:val="none" w:sz="0" w:space="0" w:color="auto"/>
                    <w:right w:val="none" w:sz="0" w:space="0" w:color="auto"/>
                  </w:divBdr>
                </w:div>
                <w:div w:id="1368413564">
                  <w:marLeft w:val="0"/>
                  <w:marRight w:val="0"/>
                  <w:marTop w:val="0"/>
                  <w:marBottom w:val="0"/>
                  <w:divBdr>
                    <w:top w:val="none" w:sz="0" w:space="0" w:color="auto"/>
                    <w:left w:val="none" w:sz="0" w:space="0" w:color="auto"/>
                    <w:bottom w:val="none" w:sz="0" w:space="0" w:color="auto"/>
                    <w:right w:val="none" w:sz="0" w:space="0" w:color="auto"/>
                  </w:divBdr>
                </w:div>
                <w:div w:id="1369455620">
                  <w:marLeft w:val="0"/>
                  <w:marRight w:val="0"/>
                  <w:marTop w:val="0"/>
                  <w:marBottom w:val="0"/>
                  <w:divBdr>
                    <w:top w:val="none" w:sz="0" w:space="0" w:color="auto"/>
                    <w:left w:val="none" w:sz="0" w:space="0" w:color="auto"/>
                    <w:bottom w:val="none" w:sz="0" w:space="0" w:color="auto"/>
                    <w:right w:val="none" w:sz="0" w:space="0" w:color="auto"/>
                  </w:divBdr>
                </w:div>
                <w:div w:id="1370498220">
                  <w:marLeft w:val="0"/>
                  <w:marRight w:val="0"/>
                  <w:marTop w:val="0"/>
                  <w:marBottom w:val="0"/>
                  <w:divBdr>
                    <w:top w:val="none" w:sz="0" w:space="0" w:color="auto"/>
                    <w:left w:val="none" w:sz="0" w:space="0" w:color="auto"/>
                    <w:bottom w:val="none" w:sz="0" w:space="0" w:color="auto"/>
                    <w:right w:val="none" w:sz="0" w:space="0" w:color="auto"/>
                  </w:divBdr>
                </w:div>
                <w:div w:id="1371106223">
                  <w:marLeft w:val="0"/>
                  <w:marRight w:val="0"/>
                  <w:marTop w:val="0"/>
                  <w:marBottom w:val="0"/>
                  <w:divBdr>
                    <w:top w:val="none" w:sz="0" w:space="0" w:color="auto"/>
                    <w:left w:val="none" w:sz="0" w:space="0" w:color="auto"/>
                    <w:bottom w:val="none" w:sz="0" w:space="0" w:color="auto"/>
                    <w:right w:val="none" w:sz="0" w:space="0" w:color="auto"/>
                  </w:divBdr>
                </w:div>
                <w:div w:id="1371109003">
                  <w:marLeft w:val="0"/>
                  <w:marRight w:val="0"/>
                  <w:marTop w:val="0"/>
                  <w:marBottom w:val="0"/>
                  <w:divBdr>
                    <w:top w:val="none" w:sz="0" w:space="0" w:color="auto"/>
                    <w:left w:val="none" w:sz="0" w:space="0" w:color="auto"/>
                    <w:bottom w:val="none" w:sz="0" w:space="0" w:color="auto"/>
                    <w:right w:val="none" w:sz="0" w:space="0" w:color="auto"/>
                  </w:divBdr>
                </w:div>
                <w:div w:id="1371111127">
                  <w:marLeft w:val="0"/>
                  <w:marRight w:val="0"/>
                  <w:marTop w:val="0"/>
                  <w:marBottom w:val="0"/>
                  <w:divBdr>
                    <w:top w:val="none" w:sz="0" w:space="0" w:color="auto"/>
                    <w:left w:val="none" w:sz="0" w:space="0" w:color="auto"/>
                    <w:bottom w:val="none" w:sz="0" w:space="0" w:color="auto"/>
                    <w:right w:val="none" w:sz="0" w:space="0" w:color="auto"/>
                  </w:divBdr>
                </w:div>
                <w:div w:id="1372269673">
                  <w:marLeft w:val="0"/>
                  <w:marRight w:val="0"/>
                  <w:marTop w:val="0"/>
                  <w:marBottom w:val="0"/>
                  <w:divBdr>
                    <w:top w:val="none" w:sz="0" w:space="0" w:color="auto"/>
                    <w:left w:val="none" w:sz="0" w:space="0" w:color="auto"/>
                    <w:bottom w:val="none" w:sz="0" w:space="0" w:color="auto"/>
                    <w:right w:val="none" w:sz="0" w:space="0" w:color="auto"/>
                  </w:divBdr>
                </w:div>
                <w:div w:id="1372537098">
                  <w:marLeft w:val="0"/>
                  <w:marRight w:val="0"/>
                  <w:marTop w:val="0"/>
                  <w:marBottom w:val="0"/>
                  <w:divBdr>
                    <w:top w:val="none" w:sz="0" w:space="0" w:color="auto"/>
                    <w:left w:val="none" w:sz="0" w:space="0" w:color="auto"/>
                    <w:bottom w:val="none" w:sz="0" w:space="0" w:color="auto"/>
                    <w:right w:val="none" w:sz="0" w:space="0" w:color="auto"/>
                  </w:divBdr>
                </w:div>
                <w:div w:id="1372654463">
                  <w:marLeft w:val="0"/>
                  <w:marRight w:val="0"/>
                  <w:marTop w:val="0"/>
                  <w:marBottom w:val="0"/>
                  <w:divBdr>
                    <w:top w:val="none" w:sz="0" w:space="0" w:color="auto"/>
                    <w:left w:val="none" w:sz="0" w:space="0" w:color="auto"/>
                    <w:bottom w:val="none" w:sz="0" w:space="0" w:color="auto"/>
                    <w:right w:val="none" w:sz="0" w:space="0" w:color="auto"/>
                  </w:divBdr>
                </w:div>
                <w:div w:id="1373458866">
                  <w:marLeft w:val="0"/>
                  <w:marRight w:val="0"/>
                  <w:marTop w:val="0"/>
                  <w:marBottom w:val="0"/>
                  <w:divBdr>
                    <w:top w:val="none" w:sz="0" w:space="0" w:color="auto"/>
                    <w:left w:val="none" w:sz="0" w:space="0" w:color="auto"/>
                    <w:bottom w:val="none" w:sz="0" w:space="0" w:color="auto"/>
                    <w:right w:val="none" w:sz="0" w:space="0" w:color="auto"/>
                  </w:divBdr>
                </w:div>
                <w:div w:id="1374697984">
                  <w:marLeft w:val="0"/>
                  <w:marRight w:val="0"/>
                  <w:marTop w:val="0"/>
                  <w:marBottom w:val="0"/>
                  <w:divBdr>
                    <w:top w:val="none" w:sz="0" w:space="0" w:color="auto"/>
                    <w:left w:val="none" w:sz="0" w:space="0" w:color="auto"/>
                    <w:bottom w:val="none" w:sz="0" w:space="0" w:color="auto"/>
                    <w:right w:val="none" w:sz="0" w:space="0" w:color="auto"/>
                  </w:divBdr>
                </w:div>
                <w:div w:id="1375085406">
                  <w:marLeft w:val="0"/>
                  <w:marRight w:val="0"/>
                  <w:marTop w:val="0"/>
                  <w:marBottom w:val="0"/>
                  <w:divBdr>
                    <w:top w:val="none" w:sz="0" w:space="0" w:color="auto"/>
                    <w:left w:val="none" w:sz="0" w:space="0" w:color="auto"/>
                    <w:bottom w:val="none" w:sz="0" w:space="0" w:color="auto"/>
                    <w:right w:val="none" w:sz="0" w:space="0" w:color="auto"/>
                  </w:divBdr>
                </w:div>
                <w:div w:id="1375621663">
                  <w:marLeft w:val="0"/>
                  <w:marRight w:val="0"/>
                  <w:marTop w:val="0"/>
                  <w:marBottom w:val="0"/>
                  <w:divBdr>
                    <w:top w:val="none" w:sz="0" w:space="0" w:color="auto"/>
                    <w:left w:val="none" w:sz="0" w:space="0" w:color="auto"/>
                    <w:bottom w:val="none" w:sz="0" w:space="0" w:color="auto"/>
                    <w:right w:val="none" w:sz="0" w:space="0" w:color="auto"/>
                  </w:divBdr>
                </w:div>
                <w:div w:id="1378896747">
                  <w:marLeft w:val="0"/>
                  <w:marRight w:val="0"/>
                  <w:marTop w:val="0"/>
                  <w:marBottom w:val="0"/>
                  <w:divBdr>
                    <w:top w:val="none" w:sz="0" w:space="0" w:color="auto"/>
                    <w:left w:val="none" w:sz="0" w:space="0" w:color="auto"/>
                    <w:bottom w:val="none" w:sz="0" w:space="0" w:color="auto"/>
                    <w:right w:val="none" w:sz="0" w:space="0" w:color="auto"/>
                  </w:divBdr>
                </w:div>
                <w:div w:id="1378967610">
                  <w:marLeft w:val="0"/>
                  <w:marRight w:val="0"/>
                  <w:marTop w:val="0"/>
                  <w:marBottom w:val="0"/>
                  <w:divBdr>
                    <w:top w:val="none" w:sz="0" w:space="0" w:color="auto"/>
                    <w:left w:val="none" w:sz="0" w:space="0" w:color="auto"/>
                    <w:bottom w:val="none" w:sz="0" w:space="0" w:color="auto"/>
                    <w:right w:val="none" w:sz="0" w:space="0" w:color="auto"/>
                  </w:divBdr>
                </w:div>
                <w:div w:id="1379165323">
                  <w:marLeft w:val="0"/>
                  <w:marRight w:val="0"/>
                  <w:marTop w:val="0"/>
                  <w:marBottom w:val="0"/>
                  <w:divBdr>
                    <w:top w:val="none" w:sz="0" w:space="0" w:color="auto"/>
                    <w:left w:val="none" w:sz="0" w:space="0" w:color="auto"/>
                    <w:bottom w:val="none" w:sz="0" w:space="0" w:color="auto"/>
                    <w:right w:val="none" w:sz="0" w:space="0" w:color="auto"/>
                  </w:divBdr>
                </w:div>
                <w:div w:id="1381978076">
                  <w:marLeft w:val="0"/>
                  <w:marRight w:val="0"/>
                  <w:marTop w:val="0"/>
                  <w:marBottom w:val="0"/>
                  <w:divBdr>
                    <w:top w:val="none" w:sz="0" w:space="0" w:color="auto"/>
                    <w:left w:val="none" w:sz="0" w:space="0" w:color="auto"/>
                    <w:bottom w:val="none" w:sz="0" w:space="0" w:color="auto"/>
                    <w:right w:val="none" w:sz="0" w:space="0" w:color="auto"/>
                  </w:divBdr>
                </w:div>
                <w:div w:id="1382091162">
                  <w:marLeft w:val="0"/>
                  <w:marRight w:val="0"/>
                  <w:marTop w:val="0"/>
                  <w:marBottom w:val="0"/>
                  <w:divBdr>
                    <w:top w:val="none" w:sz="0" w:space="0" w:color="auto"/>
                    <w:left w:val="none" w:sz="0" w:space="0" w:color="auto"/>
                    <w:bottom w:val="none" w:sz="0" w:space="0" w:color="auto"/>
                    <w:right w:val="none" w:sz="0" w:space="0" w:color="auto"/>
                  </w:divBdr>
                </w:div>
                <w:div w:id="1382946396">
                  <w:marLeft w:val="0"/>
                  <w:marRight w:val="0"/>
                  <w:marTop w:val="0"/>
                  <w:marBottom w:val="0"/>
                  <w:divBdr>
                    <w:top w:val="none" w:sz="0" w:space="0" w:color="auto"/>
                    <w:left w:val="none" w:sz="0" w:space="0" w:color="auto"/>
                    <w:bottom w:val="none" w:sz="0" w:space="0" w:color="auto"/>
                    <w:right w:val="none" w:sz="0" w:space="0" w:color="auto"/>
                  </w:divBdr>
                </w:div>
                <w:div w:id="1383212566">
                  <w:marLeft w:val="0"/>
                  <w:marRight w:val="0"/>
                  <w:marTop w:val="0"/>
                  <w:marBottom w:val="0"/>
                  <w:divBdr>
                    <w:top w:val="none" w:sz="0" w:space="0" w:color="auto"/>
                    <w:left w:val="none" w:sz="0" w:space="0" w:color="auto"/>
                    <w:bottom w:val="none" w:sz="0" w:space="0" w:color="auto"/>
                    <w:right w:val="none" w:sz="0" w:space="0" w:color="auto"/>
                  </w:divBdr>
                </w:div>
                <w:div w:id="1383673861">
                  <w:marLeft w:val="0"/>
                  <w:marRight w:val="0"/>
                  <w:marTop w:val="0"/>
                  <w:marBottom w:val="0"/>
                  <w:divBdr>
                    <w:top w:val="none" w:sz="0" w:space="0" w:color="auto"/>
                    <w:left w:val="none" w:sz="0" w:space="0" w:color="auto"/>
                    <w:bottom w:val="none" w:sz="0" w:space="0" w:color="auto"/>
                    <w:right w:val="none" w:sz="0" w:space="0" w:color="auto"/>
                  </w:divBdr>
                </w:div>
                <w:div w:id="1384525852">
                  <w:marLeft w:val="0"/>
                  <w:marRight w:val="0"/>
                  <w:marTop w:val="0"/>
                  <w:marBottom w:val="0"/>
                  <w:divBdr>
                    <w:top w:val="none" w:sz="0" w:space="0" w:color="auto"/>
                    <w:left w:val="none" w:sz="0" w:space="0" w:color="auto"/>
                    <w:bottom w:val="none" w:sz="0" w:space="0" w:color="auto"/>
                    <w:right w:val="none" w:sz="0" w:space="0" w:color="auto"/>
                  </w:divBdr>
                </w:div>
                <w:div w:id="1384645009">
                  <w:marLeft w:val="0"/>
                  <w:marRight w:val="0"/>
                  <w:marTop w:val="0"/>
                  <w:marBottom w:val="0"/>
                  <w:divBdr>
                    <w:top w:val="none" w:sz="0" w:space="0" w:color="auto"/>
                    <w:left w:val="none" w:sz="0" w:space="0" w:color="auto"/>
                    <w:bottom w:val="none" w:sz="0" w:space="0" w:color="auto"/>
                    <w:right w:val="none" w:sz="0" w:space="0" w:color="auto"/>
                  </w:divBdr>
                </w:div>
                <w:div w:id="1384909513">
                  <w:marLeft w:val="0"/>
                  <w:marRight w:val="0"/>
                  <w:marTop w:val="0"/>
                  <w:marBottom w:val="0"/>
                  <w:divBdr>
                    <w:top w:val="none" w:sz="0" w:space="0" w:color="auto"/>
                    <w:left w:val="none" w:sz="0" w:space="0" w:color="auto"/>
                    <w:bottom w:val="none" w:sz="0" w:space="0" w:color="auto"/>
                    <w:right w:val="none" w:sz="0" w:space="0" w:color="auto"/>
                  </w:divBdr>
                </w:div>
                <w:div w:id="1385520348">
                  <w:marLeft w:val="0"/>
                  <w:marRight w:val="0"/>
                  <w:marTop w:val="0"/>
                  <w:marBottom w:val="0"/>
                  <w:divBdr>
                    <w:top w:val="none" w:sz="0" w:space="0" w:color="auto"/>
                    <w:left w:val="none" w:sz="0" w:space="0" w:color="auto"/>
                    <w:bottom w:val="none" w:sz="0" w:space="0" w:color="auto"/>
                    <w:right w:val="none" w:sz="0" w:space="0" w:color="auto"/>
                  </w:divBdr>
                </w:div>
                <w:div w:id="1385564189">
                  <w:marLeft w:val="0"/>
                  <w:marRight w:val="0"/>
                  <w:marTop w:val="0"/>
                  <w:marBottom w:val="0"/>
                  <w:divBdr>
                    <w:top w:val="none" w:sz="0" w:space="0" w:color="auto"/>
                    <w:left w:val="none" w:sz="0" w:space="0" w:color="auto"/>
                    <w:bottom w:val="none" w:sz="0" w:space="0" w:color="auto"/>
                    <w:right w:val="none" w:sz="0" w:space="0" w:color="auto"/>
                  </w:divBdr>
                </w:div>
                <w:div w:id="1387684041">
                  <w:marLeft w:val="0"/>
                  <w:marRight w:val="0"/>
                  <w:marTop w:val="0"/>
                  <w:marBottom w:val="0"/>
                  <w:divBdr>
                    <w:top w:val="none" w:sz="0" w:space="0" w:color="auto"/>
                    <w:left w:val="none" w:sz="0" w:space="0" w:color="auto"/>
                    <w:bottom w:val="none" w:sz="0" w:space="0" w:color="auto"/>
                    <w:right w:val="none" w:sz="0" w:space="0" w:color="auto"/>
                  </w:divBdr>
                </w:div>
                <w:div w:id="1388845300">
                  <w:marLeft w:val="0"/>
                  <w:marRight w:val="0"/>
                  <w:marTop w:val="0"/>
                  <w:marBottom w:val="0"/>
                  <w:divBdr>
                    <w:top w:val="none" w:sz="0" w:space="0" w:color="auto"/>
                    <w:left w:val="none" w:sz="0" w:space="0" w:color="auto"/>
                    <w:bottom w:val="none" w:sz="0" w:space="0" w:color="auto"/>
                    <w:right w:val="none" w:sz="0" w:space="0" w:color="auto"/>
                  </w:divBdr>
                </w:div>
                <w:div w:id="1388990221">
                  <w:marLeft w:val="0"/>
                  <w:marRight w:val="0"/>
                  <w:marTop w:val="0"/>
                  <w:marBottom w:val="0"/>
                  <w:divBdr>
                    <w:top w:val="none" w:sz="0" w:space="0" w:color="auto"/>
                    <w:left w:val="none" w:sz="0" w:space="0" w:color="auto"/>
                    <w:bottom w:val="none" w:sz="0" w:space="0" w:color="auto"/>
                    <w:right w:val="none" w:sz="0" w:space="0" w:color="auto"/>
                  </w:divBdr>
                </w:div>
                <w:div w:id="1389647453">
                  <w:marLeft w:val="0"/>
                  <w:marRight w:val="0"/>
                  <w:marTop w:val="0"/>
                  <w:marBottom w:val="0"/>
                  <w:divBdr>
                    <w:top w:val="none" w:sz="0" w:space="0" w:color="auto"/>
                    <w:left w:val="none" w:sz="0" w:space="0" w:color="auto"/>
                    <w:bottom w:val="none" w:sz="0" w:space="0" w:color="auto"/>
                    <w:right w:val="none" w:sz="0" w:space="0" w:color="auto"/>
                  </w:divBdr>
                </w:div>
                <w:div w:id="1391005042">
                  <w:marLeft w:val="0"/>
                  <w:marRight w:val="0"/>
                  <w:marTop w:val="0"/>
                  <w:marBottom w:val="0"/>
                  <w:divBdr>
                    <w:top w:val="none" w:sz="0" w:space="0" w:color="auto"/>
                    <w:left w:val="none" w:sz="0" w:space="0" w:color="auto"/>
                    <w:bottom w:val="none" w:sz="0" w:space="0" w:color="auto"/>
                    <w:right w:val="none" w:sz="0" w:space="0" w:color="auto"/>
                  </w:divBdr>
                </w:div>
                <w:div w:id="1391346695">
                  <w:marLeft w:val="0"/>
                  <w:marRight w:val="0"/>
                  <w:marTop w:val="0"/>
                  <w:marBottom w:val="0"/>
                  <w:divBdr>
                    <w:top w:val="none" w:sz="0" w:space="0" w:color="auto"/>
                    <w:left w:val="none" w:sz="0" w:space="0" w:color="auto"/>
                    <w:bottom w:val="none" w:sz="0" w:space="0" w:color="auto"/>
                    <w:right w:val="none" w:sz="0" w:space="0" w:color="auto"/>
                  </w:divBdr>
                </w:div>
                <w:div w:id="1392732166">
                  <w:marLeft w:val="0"/>
                  <w:marRight w:val="0"/>
                  <w:marTop w:val="0"/>
                  <w:marBottom w:val="0"/>
                  <w:divBdr>
                    <w:top w:val="none" w:sz="0" w:space="0" w:color="auto"/>
                    <w:left w:val="none" w:sz="0" w:space="0" w:color="auto"/>
                    <w:bottom w:val="none" w:sz="0" w:space="0" w:color="auto"/>
                    <w:right w:val="none" w:sz="0" w:space="0" w:color="auto"/>
                  </w:divBdr>
                </w:div>
                <w:div w:id="1393654739">
                  <w:marLeft w:val="0"/>
                  <w:marRight w:val="0"/>
                  <w:marTop w:val="0"/>
                  <w:marBottom w:val="0"/>
                  <w:divBdr>
                    <w:top w:val="none" w:sz="0" w:space="0" w:color="auto"/>
                    <w:left w:val="none" w:sz="0" w:space="0" w:color="auto"/>
                    <w:bottom w:val="none" w:sz="0" w:space="0" w:color="auto"/>
                    <w:right w:val="none" w:sz="0" w:space="0" w:color="auto"/>
                  </w:divBdr>
                </w:div>
                <w:div w:id="1394112210">
                  <w:marLeft w:val="0"/>
                  <w:marRight w:val="0"/>
                  <w:marTop w:val="0"/>
                  <w:marBottom w:val="0"/>
                  <w:divBdr>
                    <w:top w:val="none" w:sz="0" w:space="0" w:color="auto"/>
                    <w:left w:val="none" w:sz="0" w:space="0" w:color="auto"/>
                    <w:bottom w:val="none" w:sz="0" w:space="0" w:color="auto"/>
                    <w:right w:val="none" w:sz="0" w:space="0" w:color="auto"/>
                  </w:divBdr>
                </w:div>
                <w:div w:id="1395203984">
                  <w:marLeft w:val="0"/>
                  <w:marRight w:val="0"/>
                  <w:marTop w:val="0"/>
                  <w:marBottom w:val="0"/>
                  <w:divBdr>
                    <w:top w:val="none" w:sz="0" w:space="0" w:color="auto"/>
                    <w:left w:val="none" w:sz="0" w:space="0" w:color="auto"/>
                    <w:bottom w:val="none" w:sz="0" w:space="0" w:color="auto"/>
                    <w:right w:val="none" w:sz="0" w:space="0" w:color="auto"/>
                  </w:divBdr>
                </w:div>
                <w:div w:id="1395472176">
                  <w:marLeft w:val="0"/>
                  <w:marRight w:val="0"/>
                  <w:marTop w:val="0"/>
                  <w:marBottom w:val="0"/>
                  <w:divBdr>
                    <w:top w:val="none" w:sz="0" w:space="0" w:color="auto"/>
                    <w:left w:val="none" w:sz="0" w:space="0" w:color="auto"/>
                    <w:bottom w:val="none" w:sz="0" w:space="0" w:color="auto"/>
                    <w:right w:val="none" w:sz="0" w:space="0" w:color="auto"/>
                  </w:divBdr>
                </w:div>
                <w:div w:id="1396199719">
                  <w:marLeft w:val="0"/>
                  <w:marRight w:val="0"/>
                  <w:marTop w:val="0"/>
                  <w:marBottom w:val="0"/>
                  <w:divBdr>
                    <w:top w:val="none" w:sz="0" w:space="0" w:color="auto"/>
                    <w:left w:val="none" w:sz="0" w:space="0" w:color="auto"/>
                    <w:bottom w:val="none" w:sz="0" w:space="0" w:color="auto"/>
                    <w:right w:val="none" w:sz="0" w:space="0" w:color="auto"/>
                  </w:divBdr>
                </w:div>
                <w:div w:id="1396273010">
                  <w:marLeft w:val="0"/>
                  <w:marRight w:val="0"/>
                  <w:marTop w:val="0"/>
                  <w:marBottom w:val="0"/>
                  <w:divBdr>
                    <w:top w:val="none" w:sz="0" w:space="0" w:color="auto"/>
                    <w:left w:val="none" w:sz="0" w:space="0" w:color="auto"/>
                    <w:bottom w:val="none" w:sz="0" w:space="0" w:color="auto"/>
                    <w:right w:val="none" w:sz="0" w:space="0" w:color="auto"/>
                  </w:divBdr>
                </w:div>
                <w:div w:id="1397167981">
                  <w:marLeft w:val="0"/>
                  <w:marRight w:val="0"/>
                  <w:marTop w:val="0"/>
                  <w:marBottom w:val="0"/>
                  <w:divBdr>
                    <w:top w:val="none" w:sz="0" w:space="0" w:color="auto"/>
                    <w:left w:val="none" w:sz="0" w:space="0" w:color="auto"/>
                    <w:bottom w:val="none" w:sz="0" w:space="0" w:color="auto"/>
                    <w:right w:val="none" w:sz="0" w:space="0" w:color="auto"/>
                  </w:divBdr>
                </w:div>
                <w:div w:id="1397896508">
                  <w:marLeft w:val="0"/>
                  <w:marRight w:val="0"/>
                  <w:marTop w:val="0"/>
                  <w:marBottom w:val="0"/>
                  <w:divBdr>
                    <w:top w:val="none" w:sz="0" w:space="0" w:color="auto"/>
                    <w:left w:val="none" w:sz="0" w:space="0" w:color="auto"/>
                    <w:bottom w:val="none" w:sz="0" w:space="0" w:color="auto"/>
                    <w:right w:val="none" w:sz="0" w:space="0" w:color="auto"/>
                  </w:divBdr>
                </w:div>
                <w:div w:id="1398088461">
                  <w:marLeft w:val="0"/>
                  <w:marRight w:val="0"/>
                  <w:marTop w:val="0"/>
                  <w:marBottom w:val="0"/>
                  <w:divBdr>
                    <w:top w:val="none" w:sz="0" w:space="0" w:color="auto"/>
                    <w:left w:val="none" w:sz="0" w:space="0" w:color="auto"/>
                    <w:bottom w:val="none" w:sz="0" w:space="0" w:color="auto"/>
                    <w:right w:val="none" w:sz="0" w:space="0" w:color="auto"/>
                  </w:divBdr>
                </w:div>
                <w:div w:id="1398093337">
                  <w:marLeft w:val="0"/>
                  <w:marRight w:val="0"/>
                  <w:marTop w:val="0"/>
                  <w:marBottom w:val="0"/>
                  <w:divBdr>
                    <w:top w:val="none" w:sz="0" w:space="0" w:color="auto"/>
                    <w:left w:val="none" w:sz="0" w:space="0" w:color="auto"/>
                    <w:bottom w:val="none" w:sz="0" w:space="0" w:color="auto"/>
                    <w:right w:val="none" w:sz="0" w:space="0" w:color="auto"/>
                  </w:divBdr>
                </w:div>
                <w:div w:id="1398282417">
                  <w:marLeft w:val="0"/>
                  <w:marRight w:val="0"/>
                  <w:marTop w:val="0"/>
                  <w:marBottom w:val="0"/>
                  <w:divBdr>
                    <w:top w:val="none" w:sz="0" w:space="0" w:color="auto"/>
                    <w:left w:val="none" w:sz="0" w:space="0" w:color="auto"/>
                    <w:bottom w:val="none" w:sz="0" w:space="0" w:color="auto"/>
                    <w:right w:val="none" w:sz="0" w:space="0" w:color="auto"/>
                  </w:divBdr>
                </w:div>
                <w:div w:id="1399281095">
                  <w:marLeft w:val="0"/>
                  <w:marRight w:val="0"/>
                  <w:marTop w:val="0"/>
                  <w:marBottom w:val="0"/>
                  <w:divBdr>
                    <w:top w:val="none" w:sz="0" w:space="0" w:color="auto"/>
                    <w:left w:val="none" w:sz="0" w:space="0" w:color="auto"/>
                    <w:bottom w:val="none" w:sz="0" w:space="0" w:color="auto"/>
                    <w:right w:val="none" w:sz="0" w:space="0" w:color="auto"/>
                  </w:divBdr>
                </w:div>
                <w:div w:id="1399477202">
                  <w:marLeft w:val="0"/>
                  <w:marRight w:val="0"/>
                  <w:marTop w:val="0"/>
                  <w:marBottom w:val="0"/>
                  <w:divBdr>
                    <w:top w:val="none" w:sz="0" w:space="0" w:color="auto"/>
                    <w:left w:val="none" w:sz="0" w:space="0" w:color="auto"/>
                    <w:bottom w:val="none" w:sz="0" w:space="0" w:color="auto"/>
                    <w:right w:val="none" w:sz="0" w:space="0" w:color="auto"/>
                  </w:divBdr>
                </w:div>
                <w:div w:id="1399941806">
                  <w:marLeft w:val="0"/>
                  <w:marRight w:val="0"/>
                  <w:marTop w:val="0"/>
                  <w:marBottom w:val="0"/>
                  <w:divBdr>
                    <w:top w:val="none" w:sz="0" w:space="0" w:color="auto"/>
                    <w:left w:val="none" w:sz="0" w:space="0" w:color="auto"/>
                    <w:bottom w:val="none" w:sz="0" w:space="0" w:color="auto"/>
                    <w:right w:val="none" w:sz="0" w:space="0" w:color="auto"/>
                  </w:divBdr>
                </w:div>
                <w:div w:id="1400595582">
                  <w:marLeft w:val="0"/>
                  <w:marRight w:val="0"/>
                  <w:marTop w:val="0"/>
                  <w:marBottom w:val="0"/>
                  <w:divBdr>
                    <w:top w:val="none" w:sz="0" w:space="0" w:color="auto"/>
                    <w:left w:val="none" w:sz="0" w:space="0" w:color="auto"/>
                    <w:bottom w:val="none" w:sz="0" w:space="0" w:color="auto"/>
                    <w:right w:val="none" w:sz="0" w:space="0" w:color="auto"/>
                  </w:divBdr>
                </w:div>
                <w:div w:id="1400909230">
                  <w:marLeft w:val="0"/>
                  <w:marRight w:val="0"/>
                  <w:marTop w:val="0"/>
                  <w:marBottom w:val="0"/>
                  <w:divBdr>
                    <w:top w:val="none" w:sz="0" w:space="0" w:color="auto"/>
                    <w:left w:val="none" w:sz="0" w:space="0" w:color="auto"/>
                    <w:bottom w:val="none" w:sz="0" w:space="0" w:color="auto"/>
                    <w:right w:val="none" w:sz="0" w:space="0" w:color="auto"/>
                  </w:divBdr>
                </w:div>
                <w:div w:id="1401293174">
                  <w:marLeft w:val="0"/>
                  <w:marRight w:val="0"/>
                  <w:marTop w:val="0"/>
                  <w:marBottom w:val="0"/>
                  <w:divBdr>
                    <w:top w:val="none" w:sz="0" w:space="0" w:color="auto"/>
                    <w:left w:val="none" w:sz="0" w:space="0" w:color="auto"/>
                    <w:bottom w:val="none" w:sz="0" w:space="0" w:color="auto"/>
                    <w:right w:val="none" w:sz="0" w:space="0" w:color="auto"/>
                  </w:divBdr>
                </w:div>
                <w:div w:id="1401322189">
                  <w:marLeft w:val="0"/>
                  <w:marRight w:val="0"/>
                  <w:marTop w:val="0"/>
                  <w:marBottom w:val="0"/>
                  <w:divBdr>
                    <w:top w:val="none" w:sz="0" w:space="0" w:color="auto"/>
                    <w:left w:val="none" w:sz="0" w:space="0" w:color="auto"/>
                    <w:bottom w:val="none" w:sz="0" w:space="0" w:color="auto"/>
                    <w:right w:val="none" w:sz="0" w:space="0" w:color="auto"/>
                  </w:divBdr>
                </w:div>
                <w:div w:id="1404571209">
                  <w:marLeft w:val="0"/>
                  <w:marRight w:val="0"/>
                  <w:marTop w:val="0"/>
                  <w:marBottom w:val="0"/>
                  <w:divBdr>
                    <w:top w:val="none" w:sz="0" w:space="0" w:color="auto"/>
                    <w:left w:val="none" w:sz="0" w:space="0" w:color="auto"/>
                    <w:bottom w:val="none" w:sz="0" w:space="0" w:color="auto"/>
                    <w:right w:val="none" w:sz="0" w:space="0" w:color="auto"/>
                  </w:divBdr>
                </w:div>
                <w:div w:id="1405106392">
                  <w:marLeft w:val="0"/>
                  <w:marRight w:val="0"/>
                  <w:marTop w:val="0"/>
                  <w:marBottom w:val="0"/>
                  <w:divBdr>
                    <w:top w:val="none" w:sz="0" w:space="0" w:color="auto"/>
                    <w:left w:val="none" w:sz="0" w:space="0" w:color="auto"/>
                    <w:bottom w:val="none" w:sz="0" w:space="0" w:color="auto"/>
                    <w:right w:val="none" w:sz="0" w:space="0" w:color="auto"/>
                  </w:divBdr>
                </w:div>
                <w:div w:id="1405370015">
                  <w:marLeft w:val="0"/>
                  <w:marRight w:val="0"/>
                  <w:marTop w:val="0"/>
                  <w:marBottom w:val="0"/>
                  <w:divBdr>
                    <w:top w:val="none" w:sz="0" w:space="0" w:color="auto"/>
                    <w:left w:val="none" w:sz="0" w:space="0" w:color="auto"/>
                    <w:bottom w:val="none" w:sz="0" w:space="0" w:color="auto"/>
                    <w:right w:val="none" w:sz="0" w:space="0" w:color="auto"/>
                  </w:divBdr>
                </w:div>
                <w:div w:id="1405487300">
                  <w:marLeft w:val="0"/>
                  <w:marRight w:val="0"/>
                  <w:marTop w:val="0"/>
                  <w:marBottom w:val="0"/>
                  <w:divBdr>
                    <w:top w:val="none" w:sz="0" w:space="0" w:color="auto"/>
                    <w:left w:val="none" w:sz="0" w:space="0" w:color="auto"/>
                    <w:bottom w:val="none" w:sz="0" w:space="0" w:color="auto"/>
                    <w:right w:val="none" w:sz="0" w:space="0" w:color="auto"/>
                  </w:divBdr>
                </w:div>
                <w:div w:id="1407529189">
                  <w:marLeft w:val="0"/>
                  <w:marRight w:val="0"/>
                  <w:marTop w:val="0"/>
                  <w:marBottom w:val="0"/>
                  <w:divBdr>
                    <w:top w:val="none" w:sz="0" w:space="0" w:color="auto"/>
                    <w:left w:val="none" w:sz="0" w:space="0" w:color="auto"/>
                    <w:bottom w:val="none" w:sz="0" w:space="0" w:color="auto"/>
                    <w:right w:val="none" w:sz="0" w:space="0" w:color="auto"/>
                  </w:divBdr>
                </w:div>
                <w:div w:id="1407722415">
                  <w:marLeft w:val="0"/>
                  <w:marRight w:val="0"/>
                  <w:marTop w:val="0"/>
                  <w:marBottom w:val="0"/>
                  <w:divBdr>
                    <w:top w:val="none" w:sz="0" w:space="0" w:color="auto"/>
                    <w:left w:val="none" w:sz="0" w:space="0" w:color="auto"/>
                    <w:bottom w:val="none" w:sz="0" w:space="0" w:color="auto"/>
                    <w:right w:val="none" w:sz="0" w:space="0" w:color="auto"/>
                  </w:divBdr>
                </w:div>
                <w:div w:id="1408963957">
                  <w:marLeft w:val="0"/>
                  <w:marRight w:val="0"/>
                  <w:marTop w:val="0"/>
                  <w:marBottom w:val="0"/>
                  <w:divBdr>
                    <w:top w:val="none" w:sz="0" w:space="0" w:color="auto"/>
                    <w:left w:val="none" w:sz="0" w:space="0" w:color="auto"/>
                    <w:bottom w:val="none" w:sz="0" w:space="0" w:color="auto"/>
                    <w:right w:val="none" w:sz="0" w:space="0" w:color="auto"/>
                  </w:divBdr>
                </w:div>
                <w:div w:id="1409231812">
                  <w:marLeft w:val="0"/>
                  <w:marRight w:val="0"/>
                  <w:marTop w:val="0"/>
                  <w:marBottom w:val="0"/>
                  <w:divBdr>
                    <w:top w:val="none" w:sz="0" w:space="0" w:color="auto"/>
                    <w:left w:val="none" w:sz="0" w:space="0" w:color="auto"/>
                    <w:bottom w:val="none" w:sz="0" w:space="0" w:color="auto"/>
                    <w:right w:val="none" w:sz="0" w:space="0" w:color="auto"/>
                  </w:divBdr>
                </w:div>
                <w:div w:id="1409573381">
                  <w:marLeft w:val="0"/>
                  <w:marRight w:val="0"/>
                  <w:marTop w:val="0"/>
                  <w:marBottom w:val="0"/>
                  <w:divBdr>
                    <w:top w:val="none" w:sz="0" w:space="0" w:color="auto"/>
                    <w:left w:val="none" w:sz="0" w:space="0" w:color="auto"/>
                    <w:bottom w:val="none" w:sz="0" w:space="0" w:color="auto"/>
                    <w:right w:val="none" w:sz="0" w:space="0" w:color="auto"/>
                  </w:divBdr>
                </w:div>
                <w:div w:id="1410037552">
                  <w:marLeft w:val="0"/>
                  <w:marRight w:val="0"/>
                  <w:marTop w:val="0"/>
                  <w:marBottom w:val="0"/>
                  <w:divBdr>
                    <w:top w:val="none" w:sz="0" w:space="0" w:color="auto"/>
                    <w:left w:val="none" w:sz="0" w:space="0" w:color="auto"/>
                    <w:bottom w:val="none" w:sz="0" w:space="0" w:color="auto"/>
                    <w:right w:val="none" w:sz="0" w:space="0" w:color="auto"/>
                  </w:divBdr>
                </w:div>
                <w:div w:id="1411581348">
                  <w:marLeft w:val="0"/>
                  <w:marRight w:val="0"/>
                  <w:marTop w:val="0"/>
                  <w:marBottom w:val="0"/>
                  <w:divBdr>
                    <w:top w:val="none" w:sz="0" w:space="0" w:color="auto"/>
                    <w:left w:val="none" w:sz="0" w:space="0" w:color="auto"/>
                    <w:bottom w:val="none" w:sz="0" w:space="0" w:color="auto"/>
                    <w:right w:val="none" w:sz="0" w:space="0" w:color="auto"/>
                  </w:divBdr>
                </w:div>
                <w:div w:id="1412583790">
                  <w:marLeft w:val="0"/>
                  <w:marRight w:val="0"/>
                  <w:marTop w:val="0"/>
                  <w:marBottom w:val="0"/>
                  <w:divBdr>
                    <w:top w:val="none" w:sz="0" w:space="0" w:color="auto"/>
                    <w:left w:val="none" w:sz="0" w:space="0" w:color="auto"/>
                    <w:bottom w:val="none" w:sz="0" w:space="0" w:color="auto"/>
                    <w:right w:val="none" w:sz="0" w:space="0" w:color="auto"/>
                  </w:divBdr>
                </w:div>
                <w:div w:id="1413046031">
                  <w:marLeft w:val="0"/>
                  <w:marRight w:val="0"/>
                  <w:marTop w:val="0"/>
                  <w:marBottom w:val="0"/>
                  <w:divBdr>
                    <w:top w:val="none" w:sz="0" w:space="0" w:color="auto"/>
                    <w:left w:val="none" w:sz="0" w:space="0" w:color="auto"/>
                    <w:bottom w:val="none" w:sz="0" w:space="0" w:color="auto"/>
                    <w:right w:val="none" w:sz="0" w:space="0" w:color="auto"/>
                  </w:divBdr>
                </w:div>
                <w:div w:id="1413426252">
                  <w:marLeft w:val="0"/>
                  <w:marRight w:val="0"/>
                  <w:marTop w:val="0"/>
                  <w:marBottom w:val="0"/>
                  <w:divBdr>
                    <w:top w:val="none" w:sz="0" w:space="0" w:color="auto"/>
                    <w:left w:val="none" w:sz="0" w:space="0" w:color="auto"/>
                    <w:bottom w:val="none" w:sz="0" w:space="0" w:color="auto"/>
                    <w:right w:val="none" w:sz="0" w:space="0" w:color="auto"/>
                  </w:divBdr>
                </w:div>
                <w:div w:id="1414401713">
                  <w:marLeft w:val="0"/>
                  <w:marRight w:val="0"/>
                  <w:marTop w:val="0"/>
                  <w:marBottom w:val="0"/>
                  <w:divBdr>
                    <w:top w:val="none" w:sz="0" w:space="0" w:color="auto"/>
                    <w:left w:val="none" w:sz="0" w:space="0" w:color="auto"/>
                    <w:bottom w:val="none" w:sz="0" w:space="0" w:color="auto"/>
                    <w:right w:val="none" w:sz="0" w:space="0" w:color="auto"/>
                  </w:divBdr>
                </w:div>
                <w:div w:id="1415282676">
                  <w:marLeft w:val="0"/>
                  <w:marRight w:val="0"/>
                  <w:marTop w:val="0"/>
                  <w:marBottom w:val="0"/>
                  <w:divBdr>
                    <w:top w:val="none" w:sz="0" w:space="0" w:color="auto"/>
                    <w:left w:val="none" w:sz="0" w:space="0" w:color="auto"/>
                    <w:bottom w:val="none" w:sz="0" w:space="0" w:color="auto"/>
                    <w:right w:val="none" w:sz="0" w:space="0" w:color="auto"/>
                  </w:divBdr>
                </w:div>
                <w:div w:id="1419673552">
                  <w:marLeft w:val="0"/>
                  <w:marRight w:val="0"/>
                  <w:marTop w:val="0"/>
                  <w:marBottom w:val="0"/>
                  <w:divBdr>
                    <w:top w:val="none" w:sz="0" w:space="0" w:color="auto"/>
                    <w:left w:val="none" w:sz="0" w:space="0" w:color="auto"/>
                    <w:bottom w:val="none" w:sz="0" w:space="0" w:color="auto"/>
                    <w:right w:val="none" w:sz="0" w:space="0" w:color="auto"/>
                  </w:divBdr>
                </w:div>
                <w:div w:id="1421291864">
                  <w:marLeft w:val="0"/>
                  <w:marRight w:val="0"/>
                  <w:marTop w:val="0"/>
                  <w:marBottom w:val="0"/>
                  <w:divBdr>
                    <w:top w:val="none" w:sz="0" w:space="0" w:color="auto"/>
                    <w:left w:val="none" w:sz="0" w:space="0" w:color="auto"/>
                    <w:bottom w:val="none" w:sz="0" w:space="0" w:color="auto"/>
                    <w:right w:val="none" w:sz="0" w:space="0" w:color="auto"/>
                  </w:divBdr>
                </w:div>
                <w:div w:id="1422140236">
                  <w:marLeft w:val="0"/>
                  <w:marRight w:val="0"/>
                  <w:marTop w:val="0"/>
                  <w:marBottom w:val="0"/>
                  <w:divBdr>
                    <w:top w:val="none" w:sz="0" w:space="0" w:color="auto"/>
                    <w:left w:val="none" w:sz="0" w:space="0" w:color="auto"/>
                    <w:bottom w:val="none" w:sz="0" w:space="0" w:color="auto"/>
                    <w:right w:val="none" w:sz="0" w:space="0" w:color="auto"/>
                  </w:divBdr>
                </w:div>
                <w:div w:id="1422601590">
                  <w:marLeft w:val="0"/>
                  <w:marRight w:val="0"/>
                  <w:marTop w:val="0"/>
                  <w:marBottom w:val="0"/>
                  <w:divBdr>
                    <w:top w:val="none" w:sz="0" w:space="0" w:color="auto"/>
                    <w:left w:val="none" w:sz="0" w:space="0" w:color="auto"/>
                    <w:bottom w:val="none" w:sz="0" w:space="0" w:color="auto"/>
                    <w:right w:val="none" w:sz="0" w:space="0" w:color="auto"/>
                  </w:divBdr>
                </w:div>
                <w:div w:id="1422796807">
                  <w:marLeft w:val="0"/>
                  <w:marRight w:val="0"/>
                  <w:marTop w:val="0"/>
                  <w:marBottom w:val="0"/>
                  <w:divBdr>
                    <w:top w:val="none" w:sz="0" w:space="0" w:color="auto"/>
                    <w:left w:val="none" w:sz="0" w:space="0" w:color="auto"/>
                    <w:bottom w:val="none" w:sz="0" w:space="0" w:color="auto"/>
                    <w:right w:val="none" w:sz="0" w:space="0" w:color="auto"/>
                  </w:divBdr>
                </w:div>
                <w:div w:id="1423067081">
                  <w:marLeft w:val="0"/>
                  <w:marRight w:val="0"/>
                  <w:marTop w:val="0"/>
                  <w:marBottom w:val="0"/>
                  <w:divBdr>
                    <w:top w:val="none" w:sz="0" w:space="0" w:color="auto"/>
                    <w:left w:val="none" w:sz="0" w:space="0" w:color="auto"/>
                    <w:bottom w:val="none" w:sz="0" w:space="0" w:color="auto"/>
                    <w:right w:val="none" w:sz="0" w:space="0" w:color="auto"/>
                  </w:divBdr>
                </w:div>
                <w:div w:id="1423337925">
                  <w:marLeft w:val="0"/>
                  <w:marRight w:val="0"/>
                  <w:marTop w:val="0"/>
                  <w:marBottom w:val="0"/>
                  <w:divBdr>
                    <w:top w:val="none" w:sz="0" w:space="0" w:color="auto"/>
                    <w:left w:val="none" w:sz="0" w:space="0" w:color="auto"/>
                    <w:bottom w:val="none" w:sz="0" w:space="0" w:color="auto"/>
                    <w:right w:val="none" w:sz="0" w:space="0" w:color="auto"/>
                  </w:divBdr>
                </w:div>
                <w:div w:id="1423528292">
                  <w:marLeft w:val="0"/>
                  <w:marRight w:val="0"/>
                  <w:marTop w:val="0"/>
                  <w:marBottom w:val="0"/>
                  <w:divBdr>
                    <w:top w:val="none" w:sz="0" w:space="0" w:color="auto"/>
                    <w:left w:val="none" w:sz="0" w:space="0" w:color="auto"/>
                    <w:bottom w:val="none" w:sz="0" w:space="0" w:color="auto"/>
                    <w:right w:val="none" w:sz="0" w:space="0" w:color="auto"/>
                  </w:divBdr>
                </w:div>
                <w:div w:id="1423918672">
                  <w:marLeft w:val="0"/>
                  <w:marRight w:val="0"/>
                  <w:marTop w:val="0"/>
                  <w:marBottom w:val="0"/>
                  <w:divBdr>
                    <w:top w:val="none" w:sz="0" w:space="0" w:color="auto"/>
                    <w:left w:val="none" w:sz="0" w:space="0" w:color="auto"/>
                    <w:bottom w:val="none" w:sz="0" w:space="0" w:color="auto"/>
                    <w:right w:val="none" w:sz="0" w:space="0" w:color="auto"/>
                  </w:divBdr>
                </w:div>
                <w:div w:id="1424180392">
                  <w:marLeft w:val="0"/>
                  <w:marRight w:val="0"/>
                  <w:marTop w:val="0"/>
                  <w:marBottom w:val="0"/>
                  <w:divBdr>
                    <w:top w:val="none" w:sz="0" w:space="0" w:color="auto"/>
                    <w:left w:val="none" w:sz="0" w:space="0" w:color="auto"/>
                    <w:bottom w:val="none" w:sz="0" w:space="0" w:color="auto"/>
                    <w:right w:val="none" w:sz="0" w:space="0" w:color="auto"/>
                  </w:divBdr>
                </w:div>
                <w:div w:id="1424296548">
                  <w:marLeft w:val="0"/>
                  <w:marRight w:val="0"/>
                  <w:marTop w:val="0"/>
                  <w:marBottom w:val="0"/>
                  <w:divBdr>
                    <w:top w:val="none" w:sz="0" w:space="0" w:color="auto"/>
                    <w:left w:val="none" w:sz="0" w:space="0" w:color="auto"/>
                    <w:bottom w:val="none" w:sz="0" w:space="0" w:color="auto"/>
                    <w:right w:val="none" w:sz="0" w:space="0" w:color="auto"/>
                  </w:divBdr>
                </w:div>
                <w:div w:id="1424496298">
                  <w:marLeft w:val="0"/>
                  <w:marRight w:val="0"/>
                  <w:marTop w:val="0"/>
                  <w:marBottom w:val="0"/>
                  <w:divBdr>
                    <w:top w:val="none" w:sz="0" w:space="0" w:color="auto"/>
                    <w:left w:val="none" w:sz="0" w:space="0" w:color="auto"/>
                    <w:bottom w:val="none" w:sz="0" w:space="0" w:color="auto"/>
                    <w:right w:val="none" w:sz="0" w:space="0" w:color="auto"/>
                  </w:divBdr>
                </w:div>
                <w:div w:id="1424644601">
                  <w:marLeft w:val="0"/>
                  <w:marRight w:val="0"/>
                  <w:marTop w:val="0"/>
                  <w:marBottom w:val="0"/>
                  <w:divBdr>
                    <w:top w:val="none" w:sz="0" w:space="0" w:color="auto"/>
                    <w:left w:val="none" w:sz="0" w:space="0" w:color="auto"/>
                    <w:bottom w:val="none" w:sz="0" w:space="0" w:color="auto"/>
                    <w:right w:val="none" w:sz="0" w:space="0" w:color="auto"/>
                  </w:divBdr>
                </w:div>
                <w:div w:id="1425147687">
                  <w:marLeft w:val="0"/>
                  <w:marRight w:val="0"/>
                  <w:marTop w:val="0"/>
                  <w:marBottom w:val="0"/>
                  <w:divBdr>
                    <w:top w:val="none" w:sz="0" w:space="0" w:color="auto"/>
                    <w:left w:val="none" w:sz="0" w:space="0" w:color="auto"/>
                    <w:bottom w:val="none" w:sz="0" w:space="0" w:color="auto"/>
                    <w:right w:val="none" w:sz="0" w:space="0" w:color="auto"/>
                  </w:divBdr>
                </w:div>
                <w:div w:id="1425691986">
                  <w:marLeft w:val="0"/>
                  <w:marRight w:val="0"/>
                  <w:marTop w:val="0"/>
                  <w:marBottom w:val="0"/>
                  <w:divBdr>
                    <w:top w:val="none" w:sz="0" w:space="0" w:color="auto"/>
                    <w:left w:val="none" w:sz="0" w:space="0" w:color="auto"/>
                    <w:bottom w:val="none" w:sz="0" w:space="0" w:color="auto"/>
                    <w:right w:val="none" w:sz="0" w:space="0" w:color="auto"/>
                  </w:divBdr>
                </w:div>
                <w:div w:id="1426074721">
                  <w:marLeft w:val="0"/>
                  <w:marRight w:val="0"/>
                  <w:marTop w:val="0"/>
                  <w:marBottom w:val="0"/>
                  <w:divBdr>
                    <w:top w:val="none" w:sz="0" w:space="0" w:color="auto"/>
                    <w:left w:val="none" w:sz="0" w:space="0" w:color="auto"/>
                    <w:bottom w:val="none" w:sz="0" w:space="0" w:color="auto"/>
                    <w:right w:val="none" w:sz="0" w:space="0" w:color="auto"/>
                  </w:divBdr>
                </w:div>
                <w:div w:id="1427386379">
                  <w:marLeft w:val="0"/>
                  <w:marRight w:val="0"/>
                  <w:marTop w:val="0"/>
                  <w:marBottom w:val="0"/>
                  <w:divBdr>
                    <w:top w:val="none" w:sz="0" w:space="0" w:color="auto"/>
                    <w:left w:val="none" w:sz="0" w:space="0" w:color="auto"/>
                    <w:bottom w:val="none" w:sz="0" w:space="0" w:color="auto"/>
                    <w:right w:val="none" w:sz="0" w:space="0" w:color="auto"/>
                  </w:divBdr>
                </w:div>
                <w:div w:id="1428036254">
                  <w:marLeft w:val="0"/>
                  <w:marRight w:val="0"/>
                  <w:marTop w:val="0"/>
                  <w:marBottom w:val="0"/>
                  <w:divBdr>
                    <w:top w:val="none" w:sz="0" w:space="0" w:color="auto"/>
                    <w:left w:val="none" w:sz="0" w:space="0" w:color="auto"/>
                    <w:bottom w:val="none" w:sz="0" w:space="0" w:color="auto"/>
                    <w:right w:val="none" w:sz="0" w:space="0" w:color="auto"/>
                  </w:divBdr>
                </w:div>
                <w:div w:id="1428425049">
                  <w:marLeft w:val="0"/>
                  <w:marRight w:val="0"/>
                  <w:marTop w:val="0"/>
                  <w:marBottom w:val="0"/>
                  <w:divBdr>
                    <w:top w:val="none" w:sz="0" w:space="0" w:color="auto"/>
                    <w:left w:val="none" w:sz="0" w:space="0" w:color="auto"/>
                    <w:bottom w:val="none" w:sz="0" w:space="0" w:color="auto"/>
                    <w:right w:val="none" w:sz="0" w:space="0" w:color="auto"/>
                  </w:divBdr>
                </w:div>
                <w:div w:id="1428650826">
                  <w:marLeft w:val="0"/>
                  <w:marRight w:val="0"/>
                  <w:marTop w:val="0"/>
                  <w:marBottom w:val="0"/>
                  <w:divBdr>
                    <w:top w:val="none" w:sz="0" w:space="0" w:color="auto"/>
                    <w:left w:val="none" w:sz="0" w:space="0" w:color="auto"/>
                    <w:bottom w:val="none" w:sz="0" w:space="0" w:color="auto"/>
                    <w:right w:val="none" w:sz="0" w:space="0" w:color="auto"/>
                  </w:divBdr>
                </w:div>
                <w:div w:id="1431511000">
                  <w:marLeft w:val="0"/>
                  <w:marRight w:val="0"/>
                  <w:marTop w:val="0"/>
                  <w:marBottom w:val="0"/>
                  <w:divBdr>
                    <w:top w:val="none" w:sz="0" w:space="0" w:color="auto"/>
                    <w:left w:val="none" w:sz="0" w:space="0" w:color="auto"/>
                    <w:bottom w:val="none" w:sz="0" w:space="0" w:color="auto"/>
                    <w:right w:val="none" w:sz="0" w:space="0" w:color="auto"/>
                  </w:divBdr>
                </w:div>
                <w:div w:id="1431511433">
                  <w:marLeft w:val="0"/>
                  <w:marRight w:val="0"/>
                  <w:marTop w:val="0"/>
                  <w:marBottom w:val="0"/>
                  <w:divBdr>
                    <w:top w:val="none" w:sz="0" w:space="0" w:color="auto"/>
                    <w:left w:val="none" w:sz="0" w:space="0" w:color="auto"/>
                    <w:bottom w:val="none" w:sz="0" w:space="0" w:color="auto"/>
                    <w:right w:val="none" w:sz="0" w:space="0" w:color="auto"/>
                  </w:divBdr>
                </w:div>
                <w:div w:id="1431900170">
                  <w:marLeft w:val="0"/>
                  <w:marRight w:val="0"/>
                  <w:marTop w:val="0"/>
                  <w:marBottom w:val="0"/>
                  <w:divBdr>
                    <w:top w:val="none" w:sz="0" w:space="0" w:color="auto"/>
                    <w:left w:val="none" w:sz="0" w:space="0" w:color="auto"/>
                    <w:bottom w:val="none" w:sz="0" w:space="0" w:color="auto"/>
                    <w:right w:val="none" w:sz="0" w:space="0" w:color="auto"/>
                  </w:divBdr>
                </w:div>
                <w:div w:id="1433358072">
                  <w:marLeft w:val="0"/>
                  <w:marRight w:val="0"/>
                  <w:marTop w:val="0"/>
                  <w:marBottom w:val="0"/>
                  <w:divBdr>
                    <w:top w:val="none" w:sz="0" w:space="0" w:color="auto"/>
                    <w:left w:val="none" w:sz="0" w:space="0" w:color="auto"/>
                    <w:bottom w:val="none" w:sz="0" w:space="0" w:color="auto"/>
                    <w:right w:val="none" w:sz="0" w:space="0" w:color="auto"/>
                  </w:divBdr>
                </w:div>
                <w:div w:id="1433864610">
                  <w:marLeft w:val="0"/>
                  <w:marRight w:val="0"/>
                  <w:marTop w:val="0"/>
                  <w:marBottom w:val="0"/>
                  <w:divBdr>
                    <w:top w:val="none" w:sz="0" w:space="0" w:color="auto"/>
                    <w:left w:val="none" w:sz="0" w:space="0" w:color="auto"/>
                    <w:bottom w:val="none" w:sz="0" w:space="0" w:color="auto"/>
                    <w:right w:val="none" w:sz="0" w:space="0" w:color="auto"/>
                  </w:divBdr>
                </w:div>
                <w:div w:id="1434135049">
                  <w:marLeft w:val="0"/>
                  <w:marRight w:val="0"/>
                  <w:marTop w:val="0"/>
                  <w:marBottom w:val="0"/>
                  <w:divBdr>
                    <w:top w:val="none" w:sz="0" w:space="0" w:color="auto"/>
                    <w:left w:val="none" w:sz="0" w:space="0" w:color="auto"/>
                    <w:bottom w:val="none" w:sz="0" w:space="0" w:color="auto"/>
                    <w:right w:val="none" w:sz="0" w:space="0" w:color="auto"/>
                  </w:divBdr>
                </w:div>
                <w:div w:id="1434397873">
                  <w:marLeft w:val="0"/>
                  <w:marRight w:val="0"/>
                  <w:marTop w:val="0"/>
                  <w:marBottom w:val="0"/>
                  <w:divBdr>
                    <w:top w:val="none" w:sz="0" w:space="0" w:color="auto"/>
                    <w:left w:val="none" w:sz="0" w:space="0" w:color="auto"/>
                    <w:bottom w:val="none" w:sz="0" w:space="0" w:color="auto"/>
                    <w:right w:val="none" w:sz="0" w:space="0" w:color="auto"/>
                  </w:divBdr>
                </w:div>
                <w:div w:id="1435440402">
                  <w:marLeft w:val="0"/>
                  <w:marRight w:val="0"/>
                  <w:marTop w:val="0"/>
                  <w:marBottom w:val="0"/>
                  <w:divBdr>
                    <w:top w:val="none" w:sz="0" w:space="0" w:color="auto"/>
                    <w:left w:val="none" w:sz="0" w:space="0" w:color="auto"/>
                    <w:bottom w:val="none" w:sz="0" w:space="0" w:color="auto"/>
                    <w:right w:val="none" w:sz="0" w:space="0" w:color="auto"/>
                  </w:divBdr>
                </w:div>
                <w:div w:id="1436901789">
                  <w:marLeft w:val="0"/>
                  <w:marRight w:val="0"/>
                  <w:marTop w:val="0"/>
                  <w:marBottom w:val="0"/>
                  <w:divBdr>
                    <w:top w:val="none" w:sz="0" w:space="0" w:color="auto"/>
                    <w:left w:val="none" w:sz="0" w:space="0" w:color="auto"/>
                    <w:bottom w:val="none" w:sz="0" w:space="0" w:color="auto"/>
                    <w:right w:val="none" w:sz="0" w:space="0" w:color="auto"/>
                  </w:divBdr>
                </w:div>
                <w:div w:id="1437673725">
                  <w:marLeft w:val="0"/>
                  <w:marRight w:val="0"/>
                  <w:marTop w:val="0"/>
                  <w:marBottom w:val="0"/>
                  <w:divBdr>
                    <w:top w:val="none" w:sz="0" w:space="0" w:color="auto"/>
                    <w:left w:val="none" w:sz="0" w:space="0" w:color="auto"/>
                    <w:bottom w:val="none" w:sz="0" w:space="0" w:color="auto"/>
                    <w:right w:val="none" w:sz="0" w:space="0" w:color="auto"/>
                  </w:divBdr>
                </w:div>
                <w:div w:id="1438256219">
                  <w:marLeft w:val="0"/>
                  <w:marRight w:val="0"/>
                  <w:marTop w:val="0"/>
                  <w:marBottom w:val="0"/>
                  <w:divBdr>
                    <w:top w:val="none" w:sz="0" w:space="0" w:color="auto"/>
                    <w:left w:val="none" w:sz="0" w:space="0" w:color="auto"/>
                    <w:bottom w:val="none" w:sz="0" w:space="0" w:color="auto"/>
                    <w:right w:val="none" w:sz="0" w:space="0" w:color="auto"/>
                  </w:divBdr>
                </w:div>
                <w:div w:id="1438984120">
                  <w:marLeft w:val="0"/>
                  <w:marRight w:val="0"/>
                  <w:marTop w:val="0"/>
                  <w:marBottom w:val="0"/>
                  <w:divBdr>
                    <w:top w:val="none" w:sz="0" w:space="0" w:color="auto"/>
                    <w:left w:val="none" w:sz="0" w:space="0" w:color="auto"/>
                    <w:bottom w:val="none" w:sz="0" w:space="0" w:color="auto"/>
                    <w:right w:val="none" w:sz="0" w:space="0" w:color="auto"/>
                  </w:divBdr>
                </w:div>
                <w:div w:id="1440905421">
                  <w:marLeft w:val="0"/>
                  <w:marRight w:val="0"/>
                  <w:marTop w:val="0"/>
                  <w:marBottom w:val="0"/>
                  <w:divBdr>
                    <w:top w:val="none" w:sz="0" w:space="0" w:color="auto"/>
                    <w:left w:val="none" w:sz="0" w:space="0" w:color="auto"/>
                    <w:bottom w:val="none" w:sz="0" w:space="0" w:color="auto"/>
                    <w:right w:val="none" w:sz="0" w:space="0" w:color="auto"/>
                  </w:divBdr>
                </w:div>
                <w:div w:id="1441683287">
                  <w:marLeft w:val="0"/>
                  <w:marRight w:val="0"/>
                  <w:marTop w:val="0"/>
                  <w:marBottom w:val="0"/>
                  <w:divBdr>
                    <w:top w:val="none" w:sz="0" w:space="0" w:color="auto"/>
                    <w:left w:val="none" w:sz="0" w:space="0" w:color="auto"/>
                    <w:bottom w:val="none" w:sz="0" w:space="0" w:color="auto"/>
                    <w:right w:val="none" w:sz="0" w:space="0" w:color="auto"/>
                  </w:divBdr>
                </w:div>
                <w:div w:id="1441803233">
                  <w:marLeft w:val="0"/>
                  <w:marRight w:val="0"/>
                  <w:marTop w:val="0"/>
                  <w:marBottom w:val="0"/>
                  <w:divBdr>
                    <w:top w:val="none" w:sz="0" w:space="0" w:color="auto"/>
                    <w:left w:val="none" w:sz="0" w:space="0" w:color="auto"/>
                    <w:bottom w:val="none" w:sz="0" w:space="0" w:color="auto"/>
                    <w:right w:val="none" w:sz="0" w:space="0" w:color="auto"/>
                  </w:divBdr>
                </w:div>
                <w:div w:id="1442531084">
                  <w:marLeft w:val="0"/>
                  <w:marRight w:val="0"/>
                  <w:marTop w:val="0"/>
                  <w:marBottom w:val="0"/>
                  <w:divBdr>
                    <w:top w:val="none" w:sz="0" w:space="0" w:color="auto"/>
                    <w:left w:val="none" w:sz="0" w:space="0" w:color="auto"/>
                    <w:bottom w:val="none" w:sz="0" w:space="0" w:color="auto"/>
                    <w:right w:val="none" w:sz="0" w:space="0" w:color="auto"/>
                  </w:divBdr>
                </w:div>
                <w:div w:id="1444837508">
                  <w:marLeft w:val="0"/>
                  <w:marRight w:val="0"/>
                  <w:marTop w:val="0"/>
                  <w:marBottom w:val="0"/>
                  <w:divBdr>
                    <w:top w:val="none" w:sz="0" w:space="0" w:color="auto"/>
                    <w:left w:val="none" w:sz="0" w:space="0" w:color="auto"/>
                    <w:bottom w:val="none" w:sz="0" w:space="0" w:color="auto"/>
                    <w:right w:val="none" w:sz="0" w:space="0" w:color="auto"/>
                  </w:divBdr>
                </w:div>
                <w:div w:id="1445612796">
                  <w:marLeft w:val="0"/>
                  <w:marRight w:val="0"/>
                  <w:marTop w:val="0"/>
                  <w:marBottom w:val="0"/>
                  <w:divBdr>
                    <w:top w:val="none" w:sz="0" w:space="0" w:color="auto"/>
                    <w:left w:val="none" w:sz="0" w:space="0" w:color="auto"/>
                    <w:bottom w:val="none" w:sz="0" w:space="0" w:color="auto"/>
                    <w:right w:val="none" w:sz="0" w:space="0" w:color="auto"/>
                  </w:divBdr>
                </w:div>
                <w:div w:id="1448239259">
                  <w:marLeft w:val="0"/>
                  <w:marRight w:val="0"/>
                  <w:marTop w:val="0"/>
                  <w:marBottom w:val="0"/>
                  <w:divBdr>
                    <w:top w:val="none" w:sz="0" w:space="0" w:color="auto"/>
                    <w:left w:val="none" w:sz="0" w:space="0" w:color="auto"/>
                    <w:bottom w:val="none" w:sz="0" w:space="0" w:color="auto"/>
                    <w:right w:val="none" w:sz="0" w:space="0" w:color="auto"/>
                  </w:divBdr>
                </w:div>
                <w:div w:id="1448348123">
                  <w:marLeft w:val="0"/>
                  <w:marRight w:val="0"/>
                  <w:marTop w:val="0"/>
                  <w:marBottom w:val="0"/>
                  <w:divBdr>
                    <w:top w:val="none" w:sz="0" w:space="0" w:color="auto"/>
                    <w:left w:val="none" w:sz="0" w:space="0" w:color="auto"/>
                    <w:bottom w:val="none" w:sz="0" w:space="0" w:color="auto"/>
                    <w:right w:val="none" w:sz="0" w:space="0" w:color="auto"/>
                  </w:divBdr>
                </w:div>
                <w:div w:id="1449087882">
                  <w:marLeft w:val="0"/>
                  <w:marRight w:val="0"/>
                  <w:marTop w:val="0"/>
                  <w:marBottom w:val="0"/>
                  <w:divBdr>
                    <w:top w:val="none" w:sz="0" w:space="0" w:color="auto"/>
                    <w:left w:val="none" w:sz="0" w:space="0" w:color="auto"/>
                    <w:bottom w:val="none" w:sz="0" w:space="0" w:color="auto"/>
                    <w:right w:val="none" w:sz="0" w:space="0" w:color="auto"/>
                  </w:divBdr>
                </w:div>
                <w:div w:id="1449280803">
                  <w:marLeft w:val="0"/>
                  <w:marRight w:val="0"/>
                  <w:marTop w:val="0"/>
                  <w:marBottom w:val="0"/>
                  <w:divBdr>
                    <w:top w:val="none" w:sz="0" w:space="0" w:color="auto"/>
                    <w:left w:val="none" w:sz="0" w:space="0" w:color="auto"/>
                    <w:bottom w:val="none" w:sz="0" w:space="0" w:color="auto"/>
                    <w:right w:val="none" w:sz="0" w:space="0" w:color="auto"/>
                  </w:divBdr>
                </w:div>
                <w:div w:id="1449542497">
                  <w:marLeft w:val="0"/>
                  <w:marRight w:val="0"/>
                  <w:marTop w:val="0"/>
                  <w:marBottom w:val="0"/>
                  <w:divBdr>
                    <w:top w:val="none" w:sz="0" w:space="0" w:color="auto"/>
                    <w:left w:val="none" w:sz="0" w:space="0" w:color="auto"/>
                    <w:bottom w:val="none" w:sz="0" w:space="0" w:color="auto"/>
                    <w:right w:val="none" w:sz="0" w:space="0" w:color="auto"/>
                  </w:divBdr>
                </w:div>
                <w:div w:id="1449620163">
                  <w:marLeft w:val="0"/>
                  <w:marRight w:val="0"/>
                  <w:marTop w:val="0"/>
                  <w:marBottom w:val="0"/>
                  <w:divBdr>
                    <w:top w:val="none" w:sz="0" w:space="0" w:color="auto"/>
                    <w:left w:val="none" w:sz="0" w:space="0" w:color="auto"/>
                    <w:bottom w:val="none" w:sz="0" w:space="0" w:color="auto"/>
                    <w:right w:val="none" w:sz="0" w:space="0" w:color="auto"/>
                  </w:divBdr>
                </w:div>
                <w:div w:id="1450010599">
                  <w:marLeft w:val="0"/>
                  <w:marRight w:val="0"/>
                  <w:marTop w:val="0"/>
                  <w:marBottom w:val="0"/>
                  <w:divBdr>
                    <w:top w:val="none" w:sz="0" w:space="0" w:color="auto"/>
                    <w:left w:val="none" w:sz="0" w:space="0" w:color="auto"/>
                    <w:bottom w:val="none" w:sz="0" w:space="0" w:color="auto"/>
                    <w:right w:val="none" w:sz="0" w:space="0" w:color="auto"/>
                  </w:divBdr>
                </w:div>
                <w:div w:id="1450053536">
                  <w:marLeft w:val="0"/>
                  <w:marRight w:val="0"/>
                  <w:marTop w:val="0"/>
                  <w:marBottom w:val="0"/>
                  <w:divBdr>
                    <w:top w:val="none" w:sz="0" w:space="0" w:color="auto"/>
                    <w:left w:val="none" w:sz="0" w:space="0" w:color="auto"/>
                    <w:bottom w:val="none" w:sz="0" w:space="0" w:color="auto"/>
                    <w:right w:val="none" w:sz="0" w:space="0" w:color="auto"/>
                  </w:divBdr>
                </w:div>
                <w:div w:id="1450591425">
                  <w:marLeft w:val="0"/>
                  <w:marRight w:val="0"/>
                  <w:marTop w:val="0"/>
                  <w:marBottom w:val="0"/>
                  <w:divBdr>
                    <w:top w:val="none" w:sz="0" w:space="0" w:color="auto"/>
                    <w:left w:val="none" w:sz="0" w:space="0" w:color="auto"/>
                    <w:bottom w:val="none" w:sz="0" w:space="0" w:color="auto"/>
                    <w:right w:val="none" w:sz="0" w:space="0" w:color="auto"/>
                  </w:divBdr>
                </w:div>
                <w:div w:id="1451507759">
                  <w:marLeft w:val="0"/>
                  <w:marRight w:val="0"/>
                  <w:marTop w:val="0"/>
                  <w:marBottom w:val="0"/>
                  <w:divBdr>
                    <w:top w:val="none" w:sz="0" w:space="0" w:color="auto"/>
                    <w:left w:val="none" w:sz="0" w:space="0" w:color="auto"/>
                    <w:bottom w:val="none" w:sz="0" w:space="0" w:color="auto"/>
                    <w:right w:val="none" w:sz="0" w:space="0" w:color="auto"/>
                  </w:divBdr>
                </w:div>
                <w:div w:id="1453015132">
                  <w:marLeft w:val="0"/>
                  <w:marRight w:val="0"/>
                  <w:marTop w:val="0"/>
                  <w:marBottom w:val="0"/>
                  <w:divBdr>
                    <w:top w:val="none" w:sz="0" w:space="0" w:color="auto"/>
                    <w:left w:val="none" w:sz="0" w:space="0" w:color="auto"/>
                    <w:bottom w:val="none" w:sz="0" w:space="0" w:color="auto"/>
                    <w:right w:val="none" w:sz="0" w:space="0" w:color="auto"/>
                  </w:divBdr>
                </w:div>
                <w:div w:id="1453093683">
                  <w:marLeft w:val="0"/>
                  <w:marRight w:val="0"/>
                  <w:marTop w:val="0"/>
                  <w:marBottom w:val="0"/>
                  <w:divBdr>
                    <w:top w:val="none" w:sz="0" w:space="0" w:color="auto"/>
                    <w:left w:val="none" w:sz="0" w:space="0" w:color="auto"/>
                    <w:bottom w:val="none" w:sz="0" w:space="0" w:color="auto"/>
                    <w:right w:val="none" w:sz="0" w:space="0" w:color="auto"/>
                  </w:divBdr>
                </w:div>
                <w:div w:id="1453403166">
                  <w:marLeft w:val="0"/>
                  <w:marRight w:val="0"/>
                  <w:marTop w:val="0"/>
                  <w:marBottom w:val="0"/>
                  <w:divBdr>
                    <w:top w:val="none" w:sz="0" w:space="0" w:color="auto"/>
                    <w:left w:val="none" w:sz="0" w:space="0" w:color="auto"/>
                    <w:bottom w:val="none" w:sz="0" w:space="0" w:color="auto"/>
                    <w:right w:val="none" w:sz="0" w:space="0" w:color="auto"/>
                  </w:divBdr>
                </w:div>
                <w:div w:id="1453549067">
                  <w:marLeft w:val="0"/>
                  <w:marRight w:val="0"/>
                  <w:marTop w:val="0"/>
                  <w:marBottom w:val="0"/>
                  <w:divBdr>
                    <w:top w:val="none" w:sz="0" w:space="0" w:color="auto"/>
                    <w:left w:val="none" w:sz="0" w:space="0" w:color="auto"/>
                    <w:bottom w:val="none" w:sz="0" w:space="0" w:color="auto"/>
                    <w:right w:val="none" w:sz="0" w:space="0" w:color="auto"/>
                  </w:divBdr>
                </w:div>
                <w:div w:id="1454596411">
                  <w:marLeft w:val="0"/>
                  <w:marRight w:val="0"/>
                  <w:marTop w:val="0"/>
                  <w:marBottom w:val="0"/>
                  <w:divBdr>
                    <w:top w:val="none" w:sz="0" w:space="0" w:color="auto"/>
                    <w:left w:val="none" w:sz="0" w:space="0" w:color="auto"/>
                    <w:bottom w:val="none" w:sz="0" w:space="0" w:color="auto"/>
                    <w:right w:val="none" w:sz="0" w:space="0" w:color="auto"/>
                  </w:divBdr>
                </w:div>
                <w:div w:id="1455058226">
                  <w:marLeft w:val="0"/>
                  <w:marRight w:val="0"/>
                  <w:marTop w:val="0"/>
                  <w:marBottom w:val="0"/>
                  <w:divBdr>
                    <w:top w:val="none" w:sz="0" w:space="0" w:color="auto"/>
                    <w:left w:val="none" w:sz="0" w:space="0" w:color="auto"/>
                    <w:bottom w:val="none" w:sz="0" w:space="0" w:color="auto"/>
                    <w:right w:val="none" w:sz="0" w:space="0" w:color="auto"/>
                  </w:divBdr>
                </w:div>
                <w:div w:id="1457796759">
                  <w:marLeft w:val="0"/>
                  <w:marRight w:val="0"/>
                  <w:marTop w:val="0"/>
                  <w:marBottom w:val="0"/>
                  <w:divBdr>
                    <w:top w:val="none" w:sz="0" w:space="0" w:color="auto"/>
                    <w:left w:val="none" w:sz="0" w:space="0" w:color="auto"/>
                    <w:bottom w:val="none" w:sz="0" w:space="0" w:color="auto"/>
                    <w:right w:val="none" w:sz="0" w:space="0" w:color="auto"/>
                  </w:divBdr>
                </w:div>
                <w:div w:id="1458258878">
                  <w:marLeft w:val="0"/>
                  <w:marRight w:val="0"/>
                  <w:marTop w:val="0"/>
                  <w:marBottom w:val="0"/>
                  <w:divBdr>
                    <w:top w:val="none" w:sz="0" w:space="0" w:color="auto"/>
                    <w:left w:val="none" w:sz="0" w:space="0" w:color="auto"/>
                    <w:bottom w:val="none" w:sz="0" w:space="0" w:color="auto"/>
                    <w:right w:val="none" w:sz="0" w:space="0" w:color="auto"/>
                  </w:divBdr>
                </w:div>
                <w:div w:id="1458376543">
                  <w:marLeft w:val="0"/>
                  <w:marRight w:val="0"/>
                  <w:marTop w:val="0"/>
                  <w:marBottom w:val="0"/>
                  <w:divBdr>
                    <w:top w:val="none" w:sz="0" w:space="0" w:color="auto"/>
                    <w:left w:val="none" w:sz="0" w:space="0" w:color="auto"/>
                    <w:bottom w:val="none" w:sz="0" w:space="0" w:color="auto"/>
                    <w:right w:val="none" w:sz="0" w:space="0" w:color="auto"/>
                  </w:divBdr>
                </w:div>
                <w:div w:id="1459226905">
                  <w:marLeft w:val="0"/>
                  <w:marRight w:val="0"/>
                  <w:marTop w:val="0"/>
                  <w:marBottom w:val="0"/>
                  <w:divBdr>
                    <w:top w:val="none" w:sz="0" w:space="0" w:color="auto"/>
                    <w:left w:val="none" w:sz="0" w:space="0" w:color="auto"/>
                    <w:bottom w:val="none" w:sz="0" w:space="0" w:color="auto"/>
                    <w:right w:val="none" w:sz="0" w:space="0" w:color="auto"/>
                  </w:divBdr>
                </w:div>
                <w:div w:id="1460151401">
                  <w:marLeft w:val="0"/>
                  <w:marRight w:val="0"/>
                  <w:marTop w:val="0"/>
                  <w:marBottom w:val="0"/>
                  <w:divBdr>
                    <w:top w:val="none" w:sz="0" w:space="0" w:color="auto"/>
                    <w:left w:val="none" w:sz="0" w:space="0" w:color="auto"/>
                    <w:bottom w:val="none" w:sz="0" w:space="0" w:color="auto"/>
                    <w:right w:val="none" w:sz="0" w:space="0" w:color="auto"/>
                  </w:divBdr>
                </w:div>
                <w:div w:id="1460958159">
                  <w:marLeft w:val="0"/>
                  <w:marRight w:val="0"/>
                  <w:marTop w:val="0"/>
                  <w:marBottom w:val="0"/>
                  <w:divBdr>
                    <w:top w:val="none" w:sz="0" w:space="0" w:color="auto"/>
                    <w:left w:val="none" w:sz="0" w:space="0" w:color="auto"/>
                    <w:bottom w:val="none" w:sz="0" w:space="0" w:color="auto"/>
                    <w:right w:val="none" w:sz="0" w:space="0" w:color="auto"/>
                  </w:divBdr>
                </w:div>
                <w:div w:id="1461071866">
                  <w:marLeft w:val="0"/>
                  <w:marRight w:val="0"/>
                  <w:marTop w:val="0"/>
                  <w:marBottom w:val="0"/>
                  <w:divBdr>
                    <w:top w:val="none" w:sz="0" w:space="0" w:color="auto"/>
                    <w:left w:val="none" w:sz="0" w:space="0" w:color="auto"/>
                    <w:bottom w:val="none" w:sz="0" w:space="0" w:color="auto"/>
                    <w:right w:val="none" w:sz="0" w:space="0" w:color="auto"/>
                  </w:divBdr>
                </w:div>
                <w:div w:id="1461144853">
                  <w:marLeft w:val="0"/>
                  <w:marRight w:val="0"/>
                  <w:marTop w:val="0"/>
                  <w:marBottom w:val="0"/>
                  <w:divBdr>
                    <w:top w:val="none" w:sz="0" w:space="0" w:color="auto"/>
                    <w:left w:val="none" w:sz="0" w:space="0" w:color="auto"/>
                    <w:bottom w:val="none" w:sz="0" w:space="0" w:color="auto"/>
                    <w:right w:val="none" w:sz="0" w:space="0" w:color="auto"/>
                  </w:divBdr>
                </w:div>
                <w:div w:id="1461529759">
                  <w:marLeft w:val="0"/>
                  <w:marRight w:val="0"/>
                  <w:marTop w:val="0"/>
                  <w:marBottom w:val="0"/>
                  <w:divBdr>
                    <w:top w:val="none" w:sz="0" w:space="0" w:color="auto"/>
                    <w:left w:val="none" w:sz="0" w:space="0" w:color="auto"/>
                    <w:bottom w:val="none" w:sz="0" w:space="0" w:color="auto"/>
                    <w:right w:val="none" w:sz="0" w:space="0" w:color="auto"/>
                  </w:divBdr>
                </w:div>
                <w:div w:id="1461924359">
                  <w:marLeft w:val="0"/>
                  <w:marRight w:val="0"/>
                  <w:marTop w:val="0"/>
                  <w:marBottom w:val="0"/>
                  <w:divBdr>
                    <w:top w:val="none" w:sz="0" w:space="0" w:color="auto"/>
                    <w:left w:val="none" w:sz="0" w:space="0" w:color="auto"/>
                    <w:bottom w:val="none" w:sz="0" w:space="0" w:color="auto"/>
                    <w:right w:val="none" w:sz="0" w:space="0" w:color="auto"/>
                  </w:divBdr>
                </w:div>
                <w:div w:id="1462917183">
                  <w:marLeft w:val="0"/>
                  <w:marRight w:val="0"/>
                  <w:marTop w:val="0"/>
                  <w:marBottom w:val="0"/>
                  <w:divBdr>
                    <w:top w:val="none" w:sz="0" w:space="0" w:color="auto"/>
                    <w:left w:val="none" w:sz="0" w:space="0" w:color="auto"/>
                    <w:bottom w:val="none" w:sz="0" w:space="0" w:color="auto"/>
                    <w:right w:val="none" w:sz="0" w:space="0" w:color="auto"/>
                  </w:divBdr>
                </w:div>
                <w:div w:id="1463379818">
                  <w:marLeft w:val="0"/>
                  <w:marRight w:val="0"/>
                  <w:marTop w:val="0"/>
                  <w:marBottom w:val="0"/>
                  <w:divBdr>
                    <w:top w:val="none" w:sz="0" w:space="0" w:color="auto"/>
                    <w:left w:val="none" w:sz="0" w:space="0" w:color="auto"/>
                    <w:bottom w:val="none" w:sz="0" w:space="0" w:color="auto"/>
                    <w:right w:val="none" w:sz="0" w:space="0" w:color="auto"/>
                  </w:divBdr>
                </w:div>
                <w:div w:id="1464231245">
                  <w:marLeft w:val="0"/>
                  <w:marRight w:val="0"/>
                  <w:marTop w:val="0"/>
                  <w:marBottom w:val="0"/>
                  <w:divBdr>
                    <w:top w:val="none" w:sz="0" w:space="0" w:color="auto"/>
                    <w:left w:val="none" w:sz="0" w:space="0" w:color="auto"/>
                    <w:bottom w:val="none" w:sz="0" w:space="0" w:color="auto"/>
                    <w:right w:val="none" w:sz="0" w:space="0" w:color="auto"/>
                  </w:divBdr>
                </w:div>
                <w:div w:id="1464346466">
                  <w:marLeft w:val="0"/>
                  <w:marRight w:val="0"/>
                  <w:marTop w:val="0"/>
                  <w:marBottom w:val="0"/>
                  <w:divBdr>
                    <w:top w:val="none" w:sz="0" w:space="0" w:color="auto"/>
                    <w:left w:val="none" w:sz="0" w:space="0" w:color="auto"/>
                    <w:bottom w:val="none" w:sz="0" w:space="0" w:color="auto"/>
                    <w:right w:val="none" w:sz="0" w:space="0" w:color="auto"/>
                  </w:divBdr>
                </w:div>
                <w:div w:id="1465003910">
                  <w:marLeft w:val="0"/>
                  <w:marRight w:val="0"/>
                  <w:marTop w:val="0"/>
                  <w:marBottom w:val="0"/>
                  <w:divBdr>
                    <w:top w:val="none" w:sz="0" w:space="0" w:color="auto"/>
                    <w:left w:val="none" w:sz="0" w:space="0" w:color="auto"/>
                    <w:bottom w:val="none" w:sz="0" w:space="0" w:color="auto"/>
                    <w:right w:val="none" w:sz="0" w:space="0" w:color="auto"/>
                  </w:divBdr>
                </w:div>
                <w:div w:id="1465386534">
                  <w:marLeft w:val="0"/>
                  <w:marRight w:val="0"/>
                  <w:marTop w:val="0"/>
                  <w:marBottom w:val="0"/>
                  <w:divBdr>
                    <w:top w:val="none" w:sz="0" w:space="0" w:color="auto"/>
                    <w:left w:val="none" w:sz="0" w:space="0" w:color="auto"/>
                    <w:bottom w:val="none" w:sz="0" w:space="0" w:color="auto"/>
                    <w:right w:val="none" w:sz="0" w:space="0" w:color="auto"/>
                  </w:divBdr>
                </w:div>
                <w:div w:id="1465657178">
                  <w:marLeft w:val="0"/>
                  <w:marRight w:val="0"/>
                  <w:marTop w:val="0"/>
                  <w:marBottom w:val="0"/>
                  <w:divBdr>
                    <w:top w:val="none" w:sz="0" w:space="0" w:color="auto"/>
                    <w:left w:val="none" w:sz="0" w:space="0" w:color="auto"/>
                    <w:bottom w:val="none" w:sz="0" w:space="0" w:color="auto"/>
                    <w:right w:val="none" w:sz="0" w:space="0" w:color="auto"/>
                  </w:divBdr>
                </w:div>
                <w:div w:id="1465662310">
                  <w:marLeft w:val="0"/>
                  <w:marRight w:val="0"/>
                  <w:marTop w:val="0"/>
                  <w:marBottom w:val="0"/>
                  <w:divBdr>
                    <w:top w:val="none" w:sz="0" w:space="0" w:color="auto"/>
                    <w:left w:val="none" w:sz="0" w:space="0" w:color="auto"/>
                    <w:bottom w:val="none" w:sz="0" w:space="0" w:color="auto"/>
                    <w:right w:val="none" w:sz="0" w:space="0" w:color="auto"/>
                  </w:divBdr>
                </w:div>
                <w:div w:id="1466121612">
                  <w:marLeft w:val="0"/>
                  <w:marRight w:val="0"/>
                  <w:marTop w:val="0"/>
                  <w:marBottom w:val="0"/>
                  <w:divBdr>
                    <w:top w:val="none" w:sz="0" w:space="0" w:color="auto"/>
                    <w:left w:val="none" w:sz="0" w:space="0" w:color="auto"/>
                    <w:bottom w:val="none" w:sz="0" w:space="0" w:color="auto"/>
                    <w:right w:val="none" w:sz="0" w:space="0" w:color="auto"/>
                  </w:divBdr>
                </w:div>
                <w:div w:id="1467090430">
                  <w:marLeft w:val="0"/>
                  <w:marRight w:val="0"/>
                  <w:marTop w:val="0"/>
                  <w:marBottom w:val="0"/>
                  <w:divBdr>
                    <w:top w:val="none" w:sz="0" w:space="0" w:color="auto"/>
                    <w:left w:val="none" w:sz="0" w:space="0" w:color="auto"/>
                    <w:bottom w:val="none" w:sz="0" w:space="0" w:color="auto"/>
                    <w:right w:val="none" w:sz="0" w:space="0" w:color="auto"/>
                  </w:divBdr>
                </w:div>
                <w:div w:id="1468815112">
                  <w:marLeft w:val="0"/>
                  <w:marRight w:val="0"/>
                  <w:marTop w:val="0"/>
                  <w:marBottom w:val="0"/>
                  <w:divBdr>
                    <w:top w:val="none" w:sz="0" w:space="0" w:color="auto"/>
                    <w:left w:val="none" w:sz="0" w:space="0" w:color="auto"/>
                    <w:bottom w:val="none" w:sz="0" w:space="0" w:color="auto"/>
                    <w:right w:val="none" w:sz="0" w:space="0" w:color="auto"/>
                  </w:divBdr>
                </w:div>
                <w:div w:id="1469080978">
                  <w:marLeft w:val="0"/>
                  <w:marRight w:val="0"/>
                  <w:marTop w:val="0"/>
                  <w:marBottom w:val="0"/>
                  <w:divBdr>
                    <w:top w:val="none" w:sz="0" w:space="0" w:color="auto"/>
                    <w:left w:val="none" w:sz="0" w:space="0" w:color="auto"/>
                    <w:bottom w:val="none" w:sz="0" w:space="0" w:color="auto"/>
                    <w:right w:val="none" w:sz="0" w:space="0" w:color="auto"/>
                  </w:divBdr>
                </w:div>
                <w:div w:id="1469585993">
                  <w:marLeft w:val="0"/>
                  <w:marRight w:val="0"/>
                  <w:marTop w:val="0"/>
                  <w:marBottom w:val="0"/>
                  <w:divBdr>
                    <w:top w:val="none" w:sz="0" w:space="0" w:color="auto"/>
                    <w:left w:val="none" w:sz="0" w:space="0" w:color="auto"/>
                    <w:bottom w:val="none" w:sz="0" w:space="0" w:color="auto"/>
                    <w:right w:val="none" w:sz="0" w:space="0" w:color="auto"/>
                  </w:divBdr>
                </w:div>
                <w:div w:id="1470244798">
                  <w:marLeft w:val="0"/>
                  <w:marRight w:val="0"/>
                  <w:marTop w:val="0"/>
                  <w:marBottom w:val="0"/>
                  <w:divBdr>
                    <w:top w:val="none" w:sz="0" w:space="0" w:color="auto"/>
                    <w:left w:val="none" w:sz="0" w:space="0" w:color="auto"/>
                    <w:bottom w:val="none" w:sz="0" w:space="0" w:color="auto"/>
                    <w:right w:val="none" w:sz="0" w:space="0" w:color="auto"/>
                  </w:divBdr>
                </w:div>
                <w:div w:id="1470511748">
                  <w:marLeft w:val="0"/>
                  <w:marRight w:val="0"/>
                  <w:marTop w:val="0"/>
                  <w:marBottom w:val="0"/>
                  <w:divBdr>
                    <w:top w:val="none" w:sz="0" w:space="0" w:color="auto"/>
                    <w:left w:val="none" w:sz="0" w:space="0" w:color="auto"/>
                    <w:bottom w:val="none" w:sz="0" w:space="0" w:color="auto"/>
                    <w:right w:val="none" w:sz="0" w:space="0" w:color="auto"/>
                  </w:divBdr>
                </w:div>
                <w:div w:id="1472552142">
                  <w:marLeft w:val="0"/>
                  <w:marRight w:val="0"/>
                  <w:marTop w:val="0"/>
                  <w:marBottom w:val="0"/>
                  <w:divBdr>
                    <w:top w:val="none" w:sz="0" w:space="0" w:color="auto"/>
                    <w:left w:val="none" w:sz="0" w:space="0" w:color="auto"/>
                    <w:bottom w:val="none" w:sz="0" w:space="0" w:color="auto"/>
                    <w:right w:val="none" w:sz="0" w:space="0" w:color="auto"/>
                  </w:divBdr>
                </w:div>
                <w:div w:id="1472671239">
                  <w:marLeft w:val="0"/>
                  <w:marRight w:val="0"/>
                  <w:marTop w:val="0"/>
                  <w:marBottom w:val="0"/>
                  <w:divBdr>
                    <w:top w:val="none" w:sz="0" w:space="0" w:color="auto"/>
                    <w:left w:val="none" w:sz="0" w:space="0" w:color="auto"/>
                    <w:bottom w:val="none" w:sz="0" w:space="0" w:color="auto"/>
                    <w:right w:val="none" w:sz="0" w:space="0" w:color="auto"/>
                  </w:divBdr>
                </w:div>
                <w:div w:id="1473908433">
                  <w:marLeft w:val="0"/>
                  <w:marRight w:val="0"/>
                  <w:marTop w:val="0"/>
                  <w:marBottom w:val="0"/>
                  <w:divBdr>
                    <w:top w:val="none" w:sz="0" w:space="0" w:color="auto"/>
                    <w:left w:val="none" w:sz="0" w:space="0" w:color="auto"/>
                    <w:bottom w:val="none" w:sz="0" w:space="0" w:color="auto"/>
                    <w:right w:val="none" w:sz="0" w:space="0" w:color="auto"/>
                  </w:divBdr>
                </w:div>
                <w:div w:id="1473980383">
                  <w:marLeft w:val="0"/>
                  <w:marRight w:val="0"/>
                  <w:marTop w:val="0"/>
                  <w:marBottom w:val="0"/>
                  <w:divBdr>
                    <w:top w:val="none" w:sz="0" w:space="0" w:color="auto"/>
                    <w:left w:val="none" w:sz="0" w:space="0" w:color="auto"/>
                    <w:bottom w:val="none" w:sz="0" w:space="0" w:color="auto"/>
                    <w:right w:val="none" w:sz="0" w:space="0" w:color="auto"/>
                  </w:divBdr>
                </w:div>
                <w:div w:id="1473986431">
                  <w:marLeft w:val="0"/>
                  <w:marRight w:val="0"/>
                  <w:marTop w:val="0"/>
                  <w:marBottom w:val="0"/>
                  <w:divBdr>
                    <w:top w:val="none" w:sz="0" w:space="0" w:color="auto"/>
                    <w:left w:val="none" w:sz="0" w:space="0" w:color="auto"/>
                    <w:bottom w:val="none" w:sz="0" w:space="0" w:color="auto"/>
                    <w:right w:val="none" w:sz="0" w:space="0" w:color="auto"/>
                  </w:divBdr>
                </w:div>
                <w:div w:id="1474715060">
                  <w:marLeft w:val="0"/>
                  <w:marRight w:val="0"/>
                  <w:marTop w:val="0"/>
                  <w:marBottom w:val="0"/>
                  <w:divBdr>
                    <w:top w:val="none" w:sz="0" w:space="0" w:color="auto"/>
                    <w:left w:val="none" w:sz="0" w:space="0" w:color="auto"/>
                    <w:bottom w:val="none" w:sz="0" w:space="0" w:color="auto"/>
                    <w:right w:val="none" w:sz="0" w:space="0" w:color="auto"/>
                  </w:divBdr>
                </w:div>
                <w:div w:id="1477263770">
                  <w:marLeft w:val="0"/>
                  <w:marRight w:val="0"/>
                  <w:marTop w:val="0"/>
                  <w:marBottom w:val="0"/>
                  <w:divBdr>
                    <w:top w:val="none" w:sz="0" w:space="0" w:color="auto"/>
                    <w:left w:val="none" w:sz="0" w:space="0" w:color="auto"/>
                    <w:bottom w:val="none" w:sz="0" w:space="0" w:color="auto"/>
                    <w:right w:val="none" w:sz="0" w:space="0" w:color="auto"/>
                  </w:divBdr>
                </w:div>
                <w:div w:id="1477330727">
                  <w:marLeft w:val="0"/>
                  <w:marRight w:val="0"/>
                  <w:marTop w:val="0"/>
                  <w:marBottom w:val="0"/>
                  <w:divBdr>
                    <w:top w:val="none" w:sz="0" w:space="0" w:color="auto"/>
                    <w:left w:val="none" w:sz="0" w:space="0" w:color="auto"/>
                    <w:bottom w:val="none" w:sz="0" w:space="0" w:color="auto"/>
                    <w:right w:val="none" w:sz="0" w:space="0" w:color="auto"/>
                  </w:divBdr>
                </w:div>
                <w:div w:id="1478494815">
                  <w:marLeft w:val="0"/>
                  <w:marRight w:val="0"/>
                  <w:marTop w:val="0"/>
                  <w:marBottom w:val="0"/>
                  <w:divBdr>
                    <w:top w:val="none" w:sz="0" w:space="0" w:color="auto"/>
                    <w:left w:val="none" w:sz="0" w:space="0" w:color="auto"/>
                    <w:bottom w:val="none" w:sz="0" w:space="0" w:color="auto"/>
                    <w:right w:val="none" w:sz="0" w:space="0" w:color="auto"/>
                  </w:divBdr>
                </w:div>
                <w:div w:id="1478835719">
                  <w:marLeft w:val="0"/>
                  <w:marRight w:val="0"/>
                  <w:marTop w:val="0"/>
                  <w:marBottom w:val="0"/>
                  <w:divBdr>
                    <w:top w:val="none" w:sz="0" w:space="0" w:color="auto"/>
                    <w:left w:val="none" w:sz="0" w:space="0" w:color="auto"/>
                    <w:bottom w:val="none" w:sz="0" w:space="0" w:color="auto"/>
                    <w:right w:val="none" w:sz="0" w:space="0" w:color="auto"/>
                  </w:divBdr>
                </w:div>
                <w:div w:id="1479689273">
                  <w:marLeft w:val="0"/>
                  <w:marRight w:val="0"/>
                  <w:marTop w:val="0"/>
                  <w:marBottom w:val="0"/>
                  <w:divBdr>
                    <w:top w:val="none" w:sz="0" w:space="0" w:color="auto"/>
                    <w:left w:val="none" w:sz="0" w:space="0" w:color="auto"/>
                    <w:bottom w:val="none" w:sz="0" w:space="0" w:color="auto"/>
                    <w:right w:val="none" w:sz="0" w:space="0" w:color="auto"/>
                  </w:divBdr>
                </w:div>
                <w:div w:id="1481654327">
                  <w:marLeft w:val="0"/>
                  <w:marRight w:val="0"/>
                  <w:marTop w:val="0"/>
                  <w:marBottom w:val="0"/>
                  <w:divBdr>
                    <w:top w:val="none" w:sz="0" w:space="0" w:color="auto"/>
                    <w:left w:val="none" w:sz="0" w:space="0" w:color="auto"/>
                    <w:bottom w:val="none" w:sz="0" w:space="0" w:color="auto"/>
                    <w:right w:val="none" w:sz="0" w:space="0" w:color="auto"/>
                  </w:divBdr>
                </w:div>
                <w:div w:id="1481656567">
                  <w:marLeft w:val="0"/>
                  <w:marRight w:val="0"/>
                  <w:marTop w:val="0"/>
                  <w:marBottom w:val="0"/>
                  <w:divBdr>
                    <w:top w:val="none" w:sz="0" w:space="0" w:color="auto"/>
                    <w:left w:val="none" w:sz="0" w:space="0" w:color="auto"/>
                    <w:bottom w:val="none" w:sz="0" w:space="0" w:color="auto"/>
                    <w:right w:val="none" w:sz="0" w:space="0" w:color="auto"/>
                  </w:divBdr>
                </w:div>
                <w:div w:id="1481842282">
                  <w:marLeft w:val="0"/>
                  <w:marRight w:val="0"/>
                  <w:marTop w:val="0"/>
                  <w:marBottom w:val="0"/>
                  <w:divBdr>
                    <w:top w:val="none" w:sz="0" w:space="0" w:color="auto"/>
                    <w:left w:val="none" w:sz="0" w:space="0" w:color="auto"/>
                    <w:bottom w:val="none" w:sz="0" w:space="0" w:color="auto"/>
                    <w:right w:val="none" w:sz="0" w:space="0" w:color="auto"/>
                  </w:divBdr>
                </w:div>
                <w:div w:id="1481997887">
                  <w:marLeft w:val="0"/>
                  <w:marRight w:val="0"/>
                  <w:marTop w:val="0"/>
                  <w:marBottom w:val="0"/>
                  <w:divBdr>
                    <w:top w:val="none" w:sz="0" w:space="0" w:color="auto"/>
                    <w:left w:val="none" w:sz="0" w:space="0" w:color="auto"/>
                    <w:bottom w:val="none" w:sz="0" w:space="0" w:color="auto"/>
                    <w:right w:val="none" w:sz="0" w:space="0" w:color="auto"/>
                  </w:divBdr>
                </w:div>
                <w:div w:id="1482622203">
                  <w:marLeft w:val="0"/>
                  <w:marRight w:val="0"/>
                  <w:marTop w:val="0"/>
                  <w:marBottom w:val="0"/>
                  <w:divBdr>
                    <w:top w:val="none" w:sz="0" w:space="0" w:color="auto"/>
                    <w:left w:val="none" w:sz="0" w:space="0" w:color="auto"/>
                    <w:bottom w:val="none" w:sz="0" w:space="0" w:color="auto"/>
                    <w:right w:val="none" w:sz="0" w:space="0" w:color="auto"/>
                  </w:divBdr>
                </w:div>
                <w:div w:id="1483080410">
                  <w:marLeft w:val="0"/>
                  <w:marRight w:val="0"/>
                  <w:marTop w:val="0"/>
                  <w:marBottom w:val="0"/>
                  <w:divBdr>
                    <w:top w:val="none" w:sz="0" w:space="0" w:color="auto"/>
                    <w:left w:val="none" w:sz="0" w:space="0" w:color="auto"/>
                    <w:bottom w:val="none" w:sz="0" w:space="0" w:color="auto"/>
                    <w:right w:val="none" w:sz="0" w:space="0" w:color="auto"/>
                  </w:divBdr>
                </w:div>
                <w:div w:id="1483429653">
                  <w:marLeft w:val="0"/>
                  <w:marRight w:val="0"/>
                  <w:marTop w:val="0"/>
                  <w:marBottom w:val="0"/>
                  <w:divBdr>
                    <w:top w:val="none" w:sz="0" w:space="0" w:color="auto"/>
                    <w:left w:val="none" w:sz="0" w:space="0" w:color="auto"/>
                    <w:bottom w:val="none" w:sz="0" w:space="0" w:color="auto"/>
                    <w:right w:val="none" w:sz="0" w:space="0" w:color="auto"/>
                  </w:divBdr>
                </w:div>
                <w:div w:id="1483808880">
                  <w:marLeft w:val="0"/>
                  <w:marRight w:val="0"/>
                  <w:marTop w:val="0"/>
                  <w:marBottom w:val="0"/>
                  <w:divBdr>
                    <w:top w:val="none" w:sz="0" w:space="0" w:color="auto"/>
                    <w:left w:val="none" w:sz="0" w:space="0" w:color="auto"/>
                    <w:bottom w:val="none" w:sz="0" w:space="0" w:color="auto"/>
                    <w:right w:val="none" w:sz="0" w:space="0" w:color="auto"/>
                  </w:divBdr>
                </w:div>
                <w:div w:id="1484351668">
                  <w:marLeft w:val="0"/>
                  <w:marRight w:val="0"/>
                  <w:marTop w:val="0"/>
                  <w:marBottom w:val="0"/>
                  <w:divBdr>
                    <w:top w:val="none" w:sz="0" w:space="0" w:color="auto"/>
                    <w:left w:val="none" w:sz="0" w:space="0" w:color="auto"/>
                    <w:bottom w:val="none" w:sz="0" w:space="0" w:color="auto"/>
                    <w:right w:val="none" w:sz="0" w:space="0" w:color="auto"/>
                  </w:divBdr>
                </w:div>
                <w:div w:id="1485271295">
                  <w:marLeft w:val="0"/>
                  <w:marRight w:val="0"/>
                  <w:marTop w:val="0"/>
                  <w:marBottom w:val="0"/>
                  <w:divBdr>
                    <w:top w:val="none" w:sz="0" w:space="0" w:color="auto"/>
                    <w:left w:val="none" w:sz="0" w:space="0" w:color="auto"/>
                    <w:bottom w:val="none" w:sz="0" w:space="0" w:color="auto"/>
                    <w:right w:val="none" w:sz="0" w:space="0" w:color="auto"/>
                  </w:divBdr>
                </w:div>
                <w:div w:id="1486361661">
                  <w:marLeft w:val="0"/>
                  <w:marRight w:val="0"/>
                  <w:marTop w:val="0"/>
                  <w:marBottom w:val="0"/>
                  <w:divBdr>
                    <w:top w:val="none" w:sz="0" w:space="0" w:color="auto"/>
                    <w:left w:val="none" w:sz="0" w:space="0" w:color="auto"/>
                    <w:bottom w:val="none" w:sz="0" w:space="0" w:color="auto"/>
                    <w:right w:val="none" w:sz="0" w:space="0" w:color="auto"/>
                  </w:divBdr>
                </w:div>
                <w:div w:id="1488093157">
                  <w:marLeft w:val="0"/>
                  <w:marRight w:val="0"/>
                  <w:marTop w:val="0"/>
                  <w:marBottom w:val="0"/>
                  <w:divBdr>
                    <w:top w:val="none" w:sz="0" w:space="0" w:color="auto"/>
                    <w:left w:val="none" w:sz="0" w:space="0" w:color="auto"/>
                    <w:bottom w:val="none" w:sz="0" w:space="0" w:color="auto"/>
                    <w:right w:val="none" w:sz="0" w:space="0" w:color="auto"/>
                  </w:divBdr>
                </w:div>
                <w:div w:id="1489708587">
                  <w:marLeft w:val="0"/>
                  <w:marRight w:val="0"/>
                  <w:marTop w:val="0"/>
                  <w:marBottom w:val="0"/>
                  <w:divBdr>
                    <w:top w:val="none" w:sz="0" w:space="0" w:color="auto"/>
                    <w:left w:val="none" w:sz="0" w:space="0" w:color="auto"/>
                    <w:bottom w:val="none" w:sz="0" w:space="0" w:color="auto"/>
                    <w:right w:val="none" w:sz="0" w:space="0" w:color="auto"/>
                  </w:divBdr>
                </w:div>
                <w:div w:id="1490175756">
                  <w:marLeft w:val="0"/>
                  <w:marRight w:val="0"/>
                  <w:marTop w:val="0"/>
                  <w:marBottom w:val="0"/>
                  <w:divBdr>
                    <w:top w:val="none" w:sz="0" w:space="0" w:color="auto"/>
                    <w:left w:val="none" w:sz="0" w:space="0" w:color="auto"/>
                    <w:bottom w:val="none" w:sz="0" w:space="0" w:color="auto"/>
                    <w:right w:val="none" w:sz="0" w:space="0" w:color="auto"/>
                  </w:divBdr>
                </w:div>
                <w:div w:id="1490905602">
                  <w:marLeft w:val="0"/>
                  <w:marRight w:val="0"/>
                  <w:marTop w:val="0"/>
                  <w:marBottom w:val="0"/>
                  <w:divBdr>
                    <w:top w:val="none" w:sz="0" w:space="0" w:color="auto"/>
                    <w:left w:val="none" w:sz="0" w:space="0" w:color="auto"/>
                    <w:bottom w:val="none" w:sz="0" w:space="0" w:color="auto"/>
                    <w:right w:val="none" w:sz="0" w:space="0" w:color="auto"/>
                  </w:divBdr>
                </w:div>
                <w:div w:id="1491562163">
                  <w:marLeft w:val="0"/>
                  <w:marRight w:val="0"/>
                  <w:marTop w:val="0"/>
                  <w:marBottom w:val="0"/>
                  <w:divBdr>
                    <w:top w:val="none" w:sz="0" w:space="0" w:color="auto"/>
                    <w:left w:val="none" w:sz="0" w:space="0" w:color="auto"/>
                    <w:bottom w:val="none" w:sz="0" w:space="0" w:color="auto"/>
                    <w:right w:val="none" w:sz="0" w:space="0" w:color="auto"/>
                  </w:divBdr>
                </w:div>
                <w:div w:id="1491943392">
                  <w:marLeft w:val="0"/>
                  <w:marRight w:val="0"/>
                  <w:marTop w:val="0"/>
                  <w:marBottom w:val="0"/>
                  <w:divBdr>
                    <w:top w:val="none" w:sz="0" w:space="0" w:color="auto"/>
                    <w:left w:val="none" w:sz="0" w:space="0" w:color="auto"/>
                    <w:bottom w:val="none" w:sz="0" w:space="0" w:color="auto"/>
                    <w:right w:val="none" w:sz="0" w:space="0" w:color="auto"/>
                  </w:divBdr>
                </w:div>
                <w:div w:id="1492015595">
                  <w:marLeft w:val="0"/>
                  <w:marRight w:val="0"/>
                  <w:marTop w:val="0"/>
                  <w:marBottom w:val="0"/>
                  <w:divBdr>
                    <w:top w:val="none" w:sz="0" w:space="0" w:color="auto"/>
                    <w:left w:val="none" w:sz="0" w:space="0" w:color="auto"/>
                    <w:bottom w:val="none" w:sz="0" w:space="0" w:color="auto"/>
                    <w:right w:val="none" w:sz="0" w:space="0" w:color="auto"/>
                  </w:divBdr>
                </w:div>
                <w:div w:id="1492062707">
                  <w:marLeft w:val="0"/>
                  <w:marRight w:val="0"/>
                  <w:marTop w:val="0"/>
                  <w:marBottom w:val="0"/>
                  <w:divBdr>
                    <w:top w:val="none" w:sz="0" w:space="0" w:color="auto"/>
                    <w:left w:val="none" w:sz="0" w:space="0" w:color="auto"/>
                    <w:bottom w:val="none" w:sz="0" w:space="0" w:color="auto"/>
                    <w:right w:val="none" w:sz="0" w:space="0" w:color="auto"/>
                  </w:divBdr>
                </w:div>
                <w:div w:id="1492134705">
                  <w:marLeft w:val="0"/>
                  <w:marRight w:val="0"/>
                  <w:marTop w:val="0"/>
                  <w:marBottom w:val="0"/>
                  <w:divBdr>
                    <w:top w:val="none" w:sz="0" w:space="0" w:color="auto"/>
                    <w:left w:val="none" w:sz="0" w:space="0" w:color="auto"/>
                    <w:bottom w:val="none" w:sz="0" w:space="0" w:color="auto"/>
                    <w:right w:val="none" w:sz="0" w:space="0" w:color="auto"/>
                  </w:divBdr>
                </w:div>
                <w:div w:id="1492136101">
                  <w:marLeft w:val="0"/>
                  <w:marRight w:val="0"/>
                  <w:marTop w:val="0"/>
                  <w:marBottom w:val="0"/>
                  <w:divBdr>
                    <w:top w:val="none" w:sz="0" w:space="0" w:color="auto"/>
                    <w:left w:val="none" w:sz="0" w:space="0" w:color="auto"/>
                    <w:bottom w:val="none" w:sz="0" w:space="0" w:color="auto"/>
                    <w:right w:val="none" w:sz="0" w:space="0" w:color="auto"/>
                  </w:divBdr>
                </w:div>
                <w:div w:id="1492258205">
                  <w:marLeft w:val="0"/>
                  <w:marRight w:val="0"/>
                  <w:marTop w:val="0"/>
                  <w:marBottom w:val="0"/>
                  <w:divBdr>
                    <w:top w:val="none" w:sz="0" w:space="0" w:color="auto"/>
                    <w:left w:val="none" w:sz="0" w:space="0" w:color="auto"/>
                    <w:bottom w:val="none" w:sz="0" w:space="0" w:color="auto"/>
                    <w:right w:val="none" w:sz="0" w:space="0" w:color="auto"/>
                  </w:divBdr>
                </w:div>
                <w:div w:id="1492260801">
                  <w:marLeft w:val="0"/>
                  <w:marRight w:val="0"/>
                  <w:marTop w:val="0"/>
                  <w:marBottom w:val="0"/>
                  <w:divBdr>
                    <w:top w:val="none" w:sz="0" w:space="0" w:color="auto"/>
                    <w:left w:val="none" w:sz="0" w:space="0" w:color="auto"/>
                    <w:bottom w:val="none" w:sz="0" w:space="0" w:color="auto"/>
                    <w:right w:val="none" w:sz="0" w:space="0" w:color="auto"/>
                  </w:divBdr>
                </w:div>
                <w:div w:id="1494028607">
                  <w:marLeft w:val="0"/>
                  <w:marRight w:val="0"/>
                  <w:marTop w:val="0"/>
                  <w:marBottom w:val="0"/>
                  <w:divBdr>
                    <w:top w:val="none" w:sz="0" w:space="0" w:color="auto"/>
                    <w:left w:val="none" w:sz="0" w:space="0" w:color="auto"/>
                    <w:bottom w:val="none" w:sz="0" w:space="0" w:color="auto"/>
                    <w:right w:val="none" w:sz="0" w:space="0" w:color="auto"/>
                  </w:divBdr>
                </w:div>
                <w:div w:id="1495220584">
                  <w:marLeft w:val="0"/>
                  <w:marRight w:val="0"/>
                  <w:marTop w:val="0"/>
                  <w:marBottom w:val="0"/>
                  <w:divBdr>
                    <w:top w:val="none" w:sz="0" w:space="0" w:color="auto"/>
                    <w:left w:val="none" w:sz="0" w:space="0" w:color="auto"/>
                    <w:bottom w:val="none" w:sz="0" w:space="0" w:color="auto"/>
                    <w:right w:val="none" w:sz="0" w:space="0" w:color="auto"/>
                  </w:divBdr>
                </w:div>
                <w:div w:id="1495758250">
                  <w:marLeft w:val="0"/>
                  <w:marRight w:val="0"/>
                  <w:marTop w:val="0"/>
                  <w:marBottom w:val="0"/>
                  <w:divBdr>
                    <w:top w:val="none" w:sz="0" w:space="0" w:color="auto"/>
                    <w:left w:val="none" w:sz="0" w:space="0" w:color="auto"/>
                    <w:bottom w:val="none" w:sz="0" w:space="0" w:color="auto"/>
                    <w:right w:val="none" w:sz="0" w:space="0" w:color="auto"/>
                  </w:divBdr>
                </w:div>
                <w:div w:id="1496142944">
                  <w:marLeft w:val="0"/>
                  <w:marRight w:val="0"/>
                  <w:marTop w:val="0"/>
                  <w:marBottom w:val="0"/>
                  <w:divBdr>
                    <w:top w:val="none" w:sz="0" w:space="0" w:color="auto"/>
                    <w:left w:val="none" w:sz="0" w:space="0" w:color="auto"/>
                    <w:bottom w:val="none" w:sz="0" w:space="0" w:color="auto"/>
                    <w:right w:val="none" w:sz="0" w:space="0" w:color="auto"/>
                  </w:divBdr>
                </w:div>
                <w:div w:id="1496261110">
                  <w:marLeft w:val="0"/>
                  <w:marRight w:val="0"/>
                  <w:marTop w:val="0"/>
                  <w:marBottom w:val="0"/>
                  <w:divBdr>
                    <w:top w:val="none" w:sz="0" w:space="0" w:color="auto"/>
                    <w:left w:val="none" w:sz="0" w:space="0" w:color="auto"/>
                    <w:bottom w:val="none" w:sz="0" w:space="0" w:color="auto"/>
                    <w:right w:val="none" w:sz="0" w:space="0" w:color="auto"/>
                  </w:divBdr>
                </w:div>
                <w:div w:id="1496648820">
                  <w:marLeft w:val="0"/>
                  <w:marRight w:val="0"/>
                  <w:marTop w:val="0"/>
                  <w:marBottom w:val="0"/>
                  <w:divBdr>
                    <w:top w:val="none" w:sz="0" w:space="0" w:color="auto"/>
                    <w:left w:val="none" w:sz="0" w:space="0" w:color="auto"/>
                    <w:bottom w:val="none" w:sz="0" w:space="0" w:color="auto"/>
                    <w:right w:val="none" w:sz="0" w:space="0" w:color="auto"/>
                  </w:divBdr>
                </w:div>
                <w:div w:id="1497258268">
                  <w:marLeft w:val="0"/>
                  <w:marRight w:val="0"/>
                  <w:marTop w:val="0"/>
                  <w:marBottom w:val="0"/>
                  <w:divBdr>
                    <w:top w:val="none" w:sz="0" w:space="0" w:color="auto"/>
                    <w:left w:val="none" w:sz="0" w:space="0" w:color="auto"/>
                    <w:bottom w:val="none" w:sz="0" w:space="0" w:color="auto"/>
                    <w:right w:val="none" w:sz="0" w:space="0" w:color="auto"/>
                  </w:divBdr>
                </w:div>
                <w:div w:id="1497920215">
                  <w:marLeft w:val="0"/>
                  <w:marRight w:val="0"/>
                  <w:marTop w:val="0"/>
                  <w:marBottom w:val="0"/>
                  <w:divBdr>
                    <w:top w:val="none" w:sz="0" w:space="0" w:color="auto"/>
                    <w:left w:val="none" w:sz="0" w:space="0" w:color="auto"/>
                    <w:bottom w:val="none" w:sz="0" w:space="0" w:color="auto"/>
                    <w:right w:val="none" w:sz="0" w:space="0" w:color="auto"/>
                  </w:divBdr>
                </w:div>
                <w:div w:id="1498381554">
                  <w:marLeft w:val="0"/>
                  <w:marRight w:val="0"/>
                  <w:marTop w:val="0"/>
                  <w:marBottom w:val="0"/>
                  <w:divBdr>
                    <w:top w:val="none" w:sz="0" w:space="0" w:color="auto"/>
                    <w:left w:val="none" w:sz="0" w:space="0" w:color="auto"/>
                    <w:bottom w:val="none" w:sz="0" w:space="0" w:color="auto"/>
                    <w:right w:val="none" w:sz="0" w:space="0" w:color="auto"/>
                  </w:divBdr>
                </w:div>
                <w:div w:id="1498499242">
                  <w:marLeft w:val="0"/>
                  <w:marRight w:val="0"/>
                  <w:marTop w:val="0"/>
                  <w:marBottom w:val="0"/>
                  <w:divBdr>
                    <w:top w:val="none" w:sz="0" w:space="0" w:color="auto"/>
                    <w:left w:val="none" w:sz="0" w:space="0" w:color="auto"/>
                    <w:bottom w:val="none" w:sz="0" w:space="0" w:color="auto"/>
                    <w:right w:val="none" w:sz="0" w:space="0" w:color="auto"/>
                  </w:divBdr>
                </w:div>
                <w:div w:id="1498765265">
                  <w:marLeft w:val="0"/>
                  <w:marRight w:val="0"/>
                  <w:marTop w:val="0"/>
                  <w:marBottom w:val="0"/>
                  <w:divBdr>
                    <w:top w:val="none" w:sz="0" w:space="0" w:color="auto"/>
                    <w:left w:val="none" w:sz="0" w:space="0" w:color="auto"/>
                    <w:bottom w:val="none" w:sz="0" w:space="0" w:color="auto"/>
                    <w:right w:val="none" w:sz="0" w:space="0" w:color="auto"/>
                  </w:divBdr>
                </w:div>
                <w:div w:id="1500005535">
                  <w:marLeft w:val="0"/>
                  <w:marRight w:val="0"/>
                  <w:marTop w:val="0"/>
                  <w:marBottom w:val="0"/>
                  <w:divBdr>
                    <w:top w:val="none" w:sz="0" w:space="0" w:color="auto"/>
                    <w:left w:val="none" w:sz="0" w:space="0" w:color="auto"/>
                    <w:bottom w:val="none" w:sz="0" w:space="0" w:color="auto"/>
                    <w:right w:val="none" w:sz="0" w:space="0" w:color="auto"/>
                  </w:divBdr>
                </w:div>
                <w:div w:id="1501047222">
                  <w:marLeft w:val="0"/>
                  <w:marRight w:val="0"/>
                  <w:marTop w:val="0"/>
                  <w:marBottom w:val="0"/>
                  <w:divBdr>
                    <w:top w:val="none" w:sz="0" w:space="0" w:color="auto"/>
                    <w:left w:val="none" w:sz="0" w:space="0" w:color="auto"/>
                    <w:bottom w:val="none" w:sz="0" w:space="0" w:color="auto"/>
                    <w:right w:val="none" w:sz="0" w:space="0" w:color="auto"/>
                  </w:divBdr>
                </w:div>
                <w:div w:id="1501195903">
                  <w:marLeft w:val="0"/>
                  <w:marRight w:val="0"/>
                  <w:marTop w:val="0"/>
                  <w:marBottom w:val="0"/>
                  <w:divBdr>
                    <w:top w:val="none" w:sz="0" w:space="0" w:color="auto"/>
                    <w:left w:val="none" w:sz="0" w:space="0" w:color="auto"/>
                    <w:bottom w:val="none" w:sz="0" w:space="0" w:color="auto"/>
                    <w:right w:val="none" w:sz="0" w:space="0" w:color="auto"/>
                  </w:divBdr>
                </w:div>
                <w:div w:id="1502432933">
                  <w:marLeft w:val="0"/>
                  <w:marRight w:val="0"/>
                  <w:marTop w:val="0"/>
                  <w:marBottom w:val="0"/>
                  <w:divBdr>
                    <w:top w:val="none" w:sz="0" w:space="0" w:color="auto"/>
                    <w:left w:val="none" w:sz="0" w:space="0" w:color="auto"/>
                    <w:bottom w:val="none" w:sz="0" w:space="0" w:color="auto"/>
                    <w:right w:val="none" w:sz="0" w:space="0" w:color="auto"/>
                  </w:divBdr>
                </w:div>
                <w:div w:id="1502500226">
                  <w:marLeft w:val="0"/>
                  <w:marRight w:val="0"/>
                  <w:marTop w:val="0"/>
                  <w:marBottom w:val="0"/>
                  <w:divBdr>
                    <w:top w:val="none" w:sz="0" w:space="0" w:color="auto"/>
                    <w:left w:val="none" w:sz="0" w:space="0" w:color="auto"/>
                    <w:bottom w:val="none" w:sz="0" w:space="0" w:color="auto"/>
                    <w:right w:val="none" w:sz="0" w:space="0" w:color="auto"/>
                  </w:divBdr>
                </w:div>
                <w:div w:id="1503427693">
                  <w:marLeft w:val="0"/>
                  <w:marRight w:val="0"/>
                  <w:marTop w:val="0"/>
                  <w:marBottom w:val="0"/>
                  <w:divBdr>
                    <w:top w:val="none" w:sz="0" w:space="0" w:color="auto"/>
                    <w:left w:val="none" w:sz="0" w:space="0" w:color="auto"/>
                    <w:bottom w:val="none" w:sz="0" w:space="0" w:color="auto"/>
                    <w:right w:val="none" w:sz="0" w:space="0" w:color="auto"/>
                  </w:divBdr>
                </w:div>
                <w:div w:id="1503547876">
                  <w:marLeft w:val="0"/>
                  <w:marRight w:val="0"/>
                  <w:marTop w:val="0"/>
                  <w:marBottom w:val="0"/>
                  <w:divBdr>
                    <w:top w:val="none" w:sz="0" w:space="0" w:color="auto"/>
                    <w:left w:val="none" w:sz="0" w:space="0" w:color="auto"/>
                    <w:bottom w:val="none" w:sz="0" w:space="0" w:color="auto"/>
                    <w:right w:val="none" w:sz="0" w:space="0" w:color="auto"/>
                  </w:divBdr>
                </w:div>
                <w:div w:id="1504198568">
                  <w:marLeft w:val="0"/>
                  <w:marRight w:val="0"/>
                  <w:marTop w:val="0"/>
                  <w:marBottom w:val="0"/>
                  <w:divBdr>
                    <w:top w:val="none" w:sz="0" w:space="0" w:color="auto"/>
                    <w:left w:val="none" w:sz="0" w:space="0" w:color="auto"/>
                    <w:bottom w:val="none" w:sz="0" w:space="0" w:color="auto"/>
                    <w:right w:val="none" w:sz="0" w:space="0" w:color="auto"/>
                  </w:divBdr>
                </w:div>
                <w:div w:id="1507863564">
                  <w:marLeft w:val="0"/>
                  <w:marRight w:val="0"/>
                  <w:marTop w:val="0"/>
                  <w:marBottom w:val="0"/>
                  <w:divBdr>
                    <w:top w:val="none" w:sz="0" w:space="0" w:color="auto"/>
                    <w:left w:val="none" w:sz="0" w:space="0" w:color="auto"/>
                    <w:bottom w:val="none" w:sz="0" w:space="0" w:color="auto"/>
                    <w:right w:val="none" w:sz="0" w:space="0" w:color="auto"/>
                  </w:divBdr>
                </w:div>
                <w:div w:id="1507936607">
                  <w:marLeft w:val="0"/>
                  <w:marRight w:val="0"/>
                  <w:marTop w:val="0"/>
                  <w:marBottom w:val="0"/>
                  <w:divBdr>
                    <w:top w:val="none" w:sz="0" w:space="0" w:color="auto"/>
                    <w:left w:val="none" w:sz="0" w:space="0" w:color="auto"/>
                    <w:bottom w:val="none" w:sz="0" w:space="0" w:color="auto"/>
                    <w:right w:val="none" w:sz="0" w:space="0" w:color="auto"/>
                  </w:divBdr>
                </w:div>
                <w:div w:id="1508137457">
                  <w:marLeft w:val="0"/>
                  <w:marRight w:val="0"/>
                  <w:marTop w:val="0"/>
                  <w:marBottom w:val="0"/>
                  <w:divBdr>
                    <w:top w:val="none" w:sz="0" w:space="0" w:color="auto"/>
                    <w:left w:val="none" w:sz="0" w:space="0" w:color="auto"/>
                    <w:bottom w:val="none" w:sz="0" w:space="0" w:color="auto"/>
                    <w:right w:val="none" w:sz="0" w:space="0" w:color="auto"/>
                  </w:divBdr>
                </w:div>
                <w:div w:id="1508207660">
                  <w:marLeft w:val="0"/>
                  <w:marRight w:val="0"/>
                  <w:marTop w:val="0"/>
                  <w:marBottom w:val="0"/>
                  <w:divBdr>
                    <w:top w:val="none" w:sz="0" w:space="0" w:color="auto"/>
                    <w:left w:val="none" w:sz="0" w:space="0" w:color="auto"/>
                    <w:bottom w:val="none" w:sz="0" w:space="0" w:color="auto"/>
                    <w:right w:val="none" w:sz="0" w:space="0" w:color="auto"/>
                  </w:divBdr>
                </w:div>
                <w:div w:id="1508521277">
                  <w:marLeft w:val="0"/>
                  <w:marRight w:val="0"/>
                  <w:marTop w:val="0"/>
                  <w:marBottom w:val="0"/>
                  <w:divBdr>
                    <w:top w:val="none" w:sz="0" w:space="0" w:color="auto"/>
                    <w:left w:val="none" w:sz="0" w:space="0" w:color="auto"/>
                    <w:bottom w:val="none" w:sz="0" w:space="0" w:color="auto"/>
                    <w:right w:val="none" w:sz="0" w:space="0" w:color="auto"/>
                  </w:divBdr>
                </w:div>
                <w:div w:id="1508596365">
                  <w:marLeft w:val="0"/>
                  <w:marRight w:val="0"/>
                  <w:marTop w:val="0"/>
                  <w:marBottom w:val="0"/>
                  <w:divBdr>
                    <w:top w:val="none" w:sz="0" w:space="0" w:color="auto"/>
                    <w:left w:val="none" w:sz="0" w:space="0" w:color="auto"/>
                    <w:bottom w:val="none" w:sz="0" w:space="0" w:color="auto"/>
                    <w:right w:val="none" w:sz="0" w:space="0" w:color="auto"/>
                  </w:divBdr>
                </w:div>
                <w:div w:id="1508599279">
                  <w:marLeft w:val="0"/>
                  <w:marRight w:val="0"/>
                  <w:marTop w:val="0"/>
                  <w:marBottom w:val="0"/>
                  <w:divBdr>
                    <w:top w:val="none" w:sz="0" w:space="0" w:color="auto"/>
                    <w:left w:val="none" w:sz="0" w:space="0" w:color="auto"/>
                    <w:bottom w:val="none" w:sz="0" w:space="0" w:color="auto"/>
                    <w:right w:val="none" w:sz="0" w:space="0" w:color="auto"/>
                  </w:divBdr>
                </w:div>
                <w:div w:id="1508640354">
                  <w:marLeft w:val="0"/>
                  <w:marRight w:val="0"/>
                  <w:marTop w:val="0"/>
                  <w:marBottom w:val="0"/>
                  <w:divBdr>
                    <w:top w:val="none" w:sz="0" w:space="0" w:color="auto"/>
                    <w:left w:val="none" w:sz="0" w:space="0" w:color="auto"/>
                    <w:bottom w:val="none" w:sz="0" w:space="0" w:color="auto"/>
                    <w:right w:val="none" w:sz="0" w:space="0" w:color="auto"/>
                  </w:divBdr>
                </w:div>
                <w:div w:id="1509906826">
                  <w:marLeft w:val="0"/>
                  <w:marRight w:val="0"/>
                  <w:marTop w:val="0"/>
                  <w:marBottom w:val="0"/>
                  <w:divBdr>
                    <w:top w:val="none" w:sz="0" w:space="0" w:color="auto"/>
                    <w:left w:val="none" w:sz="0" w:space="0" w:color="auto"/>
                    <w:bottom w:val="none" w:sz="0" w:space="0" w:color="auto"/>
                    <w:right w:val="none" w:sz="0" w:space="0" w:color="auto"/>
                  </w:divBdr>
                </w:div>
                <w:div w:id="1510176187">
                  <w:marLeft w:val="0"/>
                  <w:marRight w:val="0"/>
                  <w:marTop w:val="0"/>
                  <w:marBottom w:val="0"/>
                  <w:divBdr>
                    <w:top w:val="none" w:sz="0" w:space="0" w:color="auto"/>
                    <w:left w:val="none" w:sz="0" w:space="0" w:color="auto"/>
                    <w:bottom w:val="none" w:sz="0" w:space="0" w:color="auto"/>
                    <w:right w:val="none" w:sz="0" w:space="0" w:color="auto"/>
                  </w:divBdr>
                </w:div>
                <w:div w:id="1510216853">
                  <w:marLeft w:val="0"/>
                  <w:marRight w:val="0"/>
                  <w:marTop w:val="0"/>
                  <w:marBottom w:val="0"/>
                  <w:divBdr>
                    <w:top w:val="none" w:sz="0" w:space="0" w:color="auto"/>
                    <w:left w:val="none" w:sz="0" w:space="0" w:color="auto"/>
                    <w:bottom w:val="none" w:sz="0" w:space="0" w:color="auto"/>
                    <w:right w:val="none" w:sz="0" w:space="0" w:color="auto"/>
                  </w:divBdr>
                </w:div>
                <w:div w:id="1510411463">
                  <w:marLeft w:val="0"/>
                  <w:marRight w:val="0"/>
                  <w:marTop w:val="0"/>
                  <w:marBottom w:val="0"/>
                  <w:divBdr>
                    <w:top w:val="none" w:sz="0" w:space="0" w:color="auto"/>
                    <w:left w:val="none" w:sz="0" w:space="0" w:color="auto"/>
                    <w:bottom w:val="none" w:sz="0" w:space="0" w:color="auto"/>
                    <w:right w:val="none" w:sz="0" w:space="0" w:color="auto"/>
                  </w:divBdr>
                </w:div>
                <w:div w:id="1511680056">
                  <w:marLeft w:val="0"/>
                  <w:marRight w:val="0"/>
                  <w:marTop w:val="0"/>
                  <w:marBottom w:val="0"/>
                  <w:divBdr>
                    <w:top w:val="none" w:sz="0" w:space="0" w:color="auto"/>
                    <w:left w:val="none" w:sz="0" w:space="0" w:color="auto"/>
                    <w:bottom w:val="none" w:sz="0" w:space="0" w:color="auto"/>
                    <w:right w:val="none" w:sz="0" w:space="0" w:color="auto"/>
                  </w:divBdr>
                </w:div>
                <w:div w:id="1513030727">
                  <w:marLeft w:val="0"/>
                  <w:marRight w:val="0"/>
                  <w:marTop w:val="0"/>
                  <w:marBottom w:val="0"/>
                  <w:divBdr>
                    <w:top w:val="none" w:sz="0" w:space="0" w:color="auto"/>
                    <w:left w:val="none" w:sz="0" w:space="0" w:color="auto"/>
                    <w:bottom w:val="none" w:sz="0" w:space="0" w:color="auto"/>
                    <w:right w:val="none" w:sz="0" w:space="0" w:color="auto"/>
                  </w:divBdr>
                </w:div>
                <w:div w:id="1513034245">
                  <w:marLeft w:val="0"/>
                  <w:marRight w:val="0"/>
                  <w:marTop w:val="0"/>
                  <w:marBottom w:val="0"/>
                  <w:divBdr>
                    <w:top w:val="none" w:sz="0" w:space="0" w:color="auto"/>
                    <w:left w:val="none" w:sz="0" w:space="0" w:color="auto"/>
                    <w:bottom w:val="none" w:sz="0" w:space="0" w:color="auto"/>
                    <w:right w:val="none" w:sz="0" w:space="0" w:color="auto"/>
                  </w:divBdr>
                </w:div>
                <w:div w:id="1513375423">
                  <w:marLeft w:val="0"/>
                  <w:marRight w:val="0"/>
                  <w:marTop w:val="0"/>
                  <w:marBottom w:val="0"/>
                  <w:divBdr>
                    <w:top w:val="none" w:sz="0" w:space="0" w:color="auto"/>
                    <w:left w:val="none" w:sz="0" w:space="0" w:color="auto"/>
                    <w:bottom w:val="none" w:sz="0" w:space="0" w:color="auto"/>
                    <w:right w:val="none" w:sz="0" w:space="0" w:color="auto"/>
                  </w:divBdr>
                </w:div>
                <w:div w:id="1514340527">
                  <w:marLeft w:val="0"/>
                  <w:marRight w:val="0"/>
                  <w:marTop w:val="0"/>
                  <w:marBottom w:val="0"/>
                  <w:divBdr>
                    <w:top w:val="none" w:sz="0" w:space="0" w:color="auto"/>
                    <w:left w:val="none" w:sz="0" w:space="0" w:color="auto"/>
                    <w:bottom w:val="none" w:sz="0" w:space="0" w:color="auto"/>
                    <w:right w:val="none" w:sz="0" w:space="0" w:color="auto"/>
                  </w:divBdr>
                </w:div>
                <w:div w:id="1514688007">
                  <w:marLeft w:val="0"/>
                  <w:marRight w:val="0"/>
                  <w:marTop w:val="0"/>
                  <w:marBottom w:val="0"/>
                  <w:divBdr>
                    <w:top w:val="none" w:sz="0" w:space="0" w:color="auto"/>
                    <w:left w:val="none" w:sz="0" w:space="0" w:color="auto"/>
                    <w:bottom w:val="none" w:sz="0" w:space="0" w:color="auto"/>
                    <w:right w:val="none" w:sz="0" w:space="0" w:color="auto"/>
                  </w:divBdr>
                </w:div>
                <w:div w:id="1515531773">
                  <w:marLeft w:val="0"/>
                  <w:marRight w:val="0"/>
                  <w:marTop w:val="0"/>
                  <w:marBottom w:val="0"/>
                  <w:divBdr>
                    <w:top w:val="none" w:sz="0" w:space="0" w:color="auto"/>
                    <w:left w:val="none" w:sz="0" w:space="0" w:color="auto"/>
                    <w:bottom w:val="none" w:sz="0" w:space="0" w:color="auto"/>
                    <w:right w:val="none" w:sz="0" w:space="0" w:color="auto"/>
                  </w:divBdr>
                </w:div>
                <w:div w:id="1515879424">
                  <w:marLeft w:val="0"/>
                  <w:marRight w:val="0"/>
                  <w:marTop w:val="0"/>
                  <w:marBottom w:val="0"/>
                  <w:divBdr>
                    <w:top w:val="none" w:sz="0" w:space="0" w:color="auto"/>
                    <w:left w:val="none" w:sz="0" w:space="0" w:color="auto"/>
                    <w:bottom w:val="none" w:sz="0" w:space="0" w:color="auto"/>
                    <w:right w:val="none" w:sz="0" w:space="0" w:color="auto"/>
                  </w:divBdr>
                </w:div>
                <w:div w:id="1516192931">
                  <w:marLeft w:val="0"/>
                  <w:marRight w:val="0"/>
                  <w:marTop w:val="0"/>
                  <w:marBottom w:val="0"/>
                  <w:divBdr>
                    <w:top w:val="none" w:sz="0" w:space="0" w:color="auto"/>
                    <w:left w:val="none" w:sz="0" w:space="0" w:color="auto"/>
                    <w:bottom w:val="none" w:sz="0" w:space="0" w:color="auto"/>
                    <w:right w:val="none" w:sz="0" w:space="0" w:color="auto"/>
                  </w:divBdr>
                </w:div>
                <w:div w:id="1517421620">
                  <w:marLeft w:val="0"/>
                  <w:marRight w:val="0"/>
                  <w:marTop w:val="0"/>
                  <w:marBottom w:val="0"/>
                  <w:divBdr>
                    <w:top w:val="none" w:sz="0" w:space="0" w:color="auto"/>
                    <w:left w:val="none" w:sz="0" w:space="0" w:color="auto"/>
                    <w:bottom w:val="none" w:sz="0" w:space="0" w:color="auto"/>
                    <w:right w:val="none" w:sz="0" w:space="0" w:color="auto"/>
                  </w:divBdr>
                </w:div>
                <w:div w:id="1517423612">
                  <w:marLeft w:val="0"/>
                  <w:marRight w:val="0"/>
                  <w:marTop w:val="0"/>
                  <w:marBottom w:val="0"/>
                  <w:divBdr>
                    <w:top w:val="none" w:sz="0" w:space="0" w:color="auto"/>
                    <w:left w:val="none" w:sz="0" w:space="0" w:color="auto"/>
                    <w:bottom w:val="none" w:sz="0" w:space="0" w:color="auto"/>
                    <w:right w:val="none" w:sz="0" w:space="0" w:color="auto"/>
                  </w:divBdr>
                </w:div>
                <w:div w:id="1517769123">
                  <w:marLeft w:val="0"/>
                  <w:marRight w:val="0"/>
                  <w:marTop w:val="0"/>
                  <w:marBottom w:val="0"/>
                  <w:divBdr>
                    <w:top w:val="none" w:sz="0" w:space="0" w:color="auto"/>
                    <w:left w:val="none" w:sz="0" w:space="0" w:color="auto"/>
                    <w:bottom w:val="none" w:sz="0" w:space="0" w:color="auto"/>
                    <w:right w:val="none" w:sz="0" w:space="0" w:color="auto"/>
                  </w:divBdr>
                </w:div>
                <w:div w:id="1517886664">
                  <w:marLeft w:val="0"/>
                  <w:marRight w:val="0"/>
                  <w:marTop w:val="0"/>
                  <w:marBottom w:val="0"/>
                  <w:divBdr>
                    <w:top w:val="none" w:sz="0" w:space="0" w:color="auto"/>
                    <w:left w:val="none" w:sz="0" w:space="0" w:color="auto"/>
                    <w:bottom w:val="none" w:sz="0" w:space="0" w:color="auto"/>
                    <w:right w:val="none" w:sz="0" w:space="0" w:color="auto"/>
                  </w:divBdr>
                </w:div>
                <w:div w:id="1518616489">
                  <w:marLeft w:val="0"/>
                  <w:marRight w:val="0"/>
                  <w:marTop w:val="0"/>
                  <w:marBottom w:val="0"/>
                  <w:divBdr>
                    <w:top w:val="none" w:sz="0" w:space="0" w:color="auto"/>
                    <w:left w:val="none" w:sz="0" w:space="0" w:color="auto"/>
                    <w:bottom w:val="none" w:sz="0" w:space="0" w:color="auto"/>
                    <w:right w:val="none" w:sz="0" w:space="0" w:color="auto"/>
                  </w:divBdr>
                </w:div>
                <w:div w:id="1519541199">
                  <w:marLeft w:val="0"/>
                  <w:marRight w:val="0"/>
                  <w:marTop w:val="0"/>
                  <w:marBottom w:val="0"/>
                  <w:divBdr>
                    <w:top w:val="none" w:sz="0" w:space="0" w:color="auto"/>
                    <w:left w:val="none" w:sz="0" w:space="0" w:color="auto"/>
                    <w:bottom w:val="none" w:sz="0" w:space="0" w:color="auto"/>
                    <w:right w:val="none" w:sz="0" w:space="0" w:color="auto"/>
                  </w:divBdr>
                </w:div>
                <w:div w:id="1519809219">
                  <w:marLeft w:val="0"/>
                  <w:marRight w:val="0"/>
                  <w:marTop w:val="0"/>
                  <w:marBottom w:val="0"/>
                  <w:divBdr>
                    <w:top w:val="none" w:sz="0" w:space="0" w:color="auto"/>
                    <w:left w:val="none" w:sz="0" w:space="0" w:color="auto"/>
                    <w:bottom w:val="none" w:sz="0" w:space="0" w:color="auto"/>
                    <w:right w:val="none" w:sz="0" w:space="0" w:color="auto"/>
                  </w:divBdr>
                </w:div>
                <w:div w:id="1520466402">
                  <w:marLeft w:val="0"/>
                  <w:marRight w:val="0"/>
                  <w:marTop w:val="0"/>
                  <w:marBottom w:val="0"/>
                  <w:divBdr>
                    <w:top w:val="none" w:sz="0" w:space="0" w:color="auto"/>
                    <w:left w:val="none" w:sz="0" w:space="0" w:color="auto"/>
                    <w:bottom w:val="none" w:sz="0" w:space="0" w:color="auto"/>
                    <w:right w:val="none" w:sz="0" w:space="0" w:color="auto"/>
                  </w:divBdr>
                </w:div>
                <w:div w:id="1520506886">
                  <w:marLeft w:val="0"/>
                  <w:marRight w:val="0"/>
                  <w:marTop w:val="0"/>
                  <w:marBottom w:val="0"/>
                  <w:divBdr>
                    <w:top w:val="none" w:sz="0" w:space="0" w:color="auto"/>
                    <w:left w:val="none" w:sz="0" w:space="0" w:color="auto"/>
                    <w:bottom w:val="none" w:sz="0" w:space="0" w:color="auto"/>
                    <w:right w:val="none" w:sz="0" w:space="0" w:color="auto"/>
                  </w:divBdr>
                </w:div>
                <w:div w:id="1520508861">
                  <w:marLeft w:val="0"/>
                  <w:marRight w:val="0"/>
                  <w:marTop w:val="0"/>
                  <w:marBottom w:val="0"/>
                  <w:divBdr>
                    <w:top w:val="none" w:sz="0" w:space="0" w:color="auto"/>
                    <w:left w:val="none" w:sz="0" w:space="0" w:color="auto"/>
                    <w:bottom w:val="none" w:sz="0" w:space="0" w:color="auto"/>
                    <w:right w:val="none" w:sz="0" w:space="0" w:color="auto"/>
                  </w:divBdr>
                </w:div>
                <w:div w:id="1521237486">
                  <w:marLeft w:val="0"/>
                  <w:marRight w:val="0"/>
                  <w:marTop w:val="0"/>
                  <w:marBottom w:val="0"/>
                  <w:divBdr>
                    <w:top w:val="none" w:sz="0" w:space="0" w:color="auto"/>
                    <w:left w:val="none" w:sz="0" w:space="0" w:color="auto"/>
                    <w:bottom w:val="none" w:sz="0" w:space="0" w:color="auto"/>
                    <w:right w:val="none" w:sz="0" w:space="0" w:color="auto"/>
                  </w:divBdr>
                </w:div>
                <w:div w:id="1521971813">
                  <w:marLeft w:val="0"/>
                  <w:marRight w:val="0"/>
                  <w:marTop w:val="0"/>
                  <w:marBottom w:val="0"/>
                  <w:divBdr>
                    <w:top w:val="none" w:sz="0" w:space="0" w:color="auto"/>
                    <w:left w:val="none" w:sz="0" w:space="0" w:color="auto"/>
                    <w:bottom w:val="none" w:sz="0" w:space="0" w:color="auto"/>
                    <w:right w:val="none" w:sz="0" w:space="0" w:color="auto"/>
                  </w:divBdr>
                </w:div>
                <w:div w:id="1523469309">
                  <w:marLeft w:val="0"/>
                  <w:marRight w:val="0"/>
                  <w:marTop w:val="0"/>
                  <w:marBottom w:val="0"/>
                  <w:divBdr>
                    <w:top w:val="none" w:sz="0" w:space="0" w:color="auto"/>
                    <w:left w:val="none" w:sz="0" w:space="0" w:color="auto"/>
                    <w:bottom w:val="none" w:sz="0" w:space="0" w:color="auto"/>
                    <w:right w:val="none" w:sz="0" w:space="0" w:color="auto"/>
                  </w:divBdr>
                </w:div>
                <w:div w:id="1525442491">
                  <w:marLeft w:val="0"/>
                  <w:marRight w:val="0"/>
                  <w:marTop w:val="0"/>
                  <w:marBottom w:val="0"/>
                  <w:divBdr>
                    <w:top w:val="none" w:sz="0" w:space="0" w:color="auto"/>
                    <w:left w:val="none" w:sz="0" w:space="0" w:color="auto"/>
                    <w:bottom w:val="none" w:sz="0" w:space="0" w:color="auto"/>
                    <w:right w:val="none" w:sz="0" w:space="0" w:color="auto"/>
                  </w:divBdr>
                </w:div>
                <w:div w:id="1525899297">
                  <w:marLeft w:val="0"/>
                  <w:marRight w:val="0"/>
                  <w:marTop w:val="0"/>
                  <w:marBottom w:val="0"/>
                  <w:divBdr>
                    <w:top w:val="none" w:sz="0" w:space="0" w:color="auto"/>
                    <w:left w:val="none" w:sz="0" w:space="0" w:color="auto"/>
                    <w:bottom w:val="none" w:sz="0" w:space="0" w:color="auto"/>
                    <w:right w:val="none" w:sz="0" w:space="0" w:color="auto"/>
                  </w:divBdr>
                </w:div>
                <w:div w:id="1525948027">
                  <w:marLeft w:val="0"/>
                  <w:marRight w:val="0"/>
                  <w:marTop w:val="0"/>
                  <w:marBottom w:val="0"/>
                  <w:divBdr>
                    <w:top w:val="none" w:sz="0" w:space="0" w:color="auto"/>
                    <w:left w:val="none" w:sz="0" w:space="0" w:color="auto"/>
                    <w:bottom w:val="none" w:sz="0" w:space="0" w:color="auto"/>
                    <w:right w:val="none" w:sz="0" w:space="0" w:color="auto"/>
                  </w:divBdr>
                </w:div>
                <w:div w:id="1526020471">
                  <w:marLeft w:val="0"/>
                  <w:marRight w:val="0"/>
                  <w:marTop w:val="0"/>
                  <w:marBottom w:val="0"/>
                  <w:divBdr>
                    <w:top w:val="none" w:sz="0" w:space="0" w:color="auto"/>
                    <w:left w:val="none" w:sz="0" w:space="0" w:color="auto"/>
                    <w:bottom w:val="none" w:sz="0" w:space="0" w:color="auto"/>
                    <w:right w:val="none" w:sz="0" w:space="0" w:color="auto"/>
                  </w:divBdr>
                </w:div>
                <w:div w:id="1526598968">
                  <w:marLeft w:val="0"/>
                  <w:marRight w:val="0"/>
                  <w:marTop w:val="0"/>
                  <w:marBottom w:val="0"/>
                  <w:divBdr>
                    <w:top w:val="none" w:sz="0" w:space="0" w:color="auto"/>
                    <w:left w:val="none" w:sz="0" w:space="0" w:color="auto"/>
                    <w:bottom w:val="none" w:sz="0" w:space="0" w:color="auto"/>
                    <w:right w:val="none" w:sz="0" w:space="0" w:color="auto"/>
                  </w:divBdr>
                </w:div>
                <w:div w:id="1526603332">
                  <w:marLeft w:val="0"/>
                  <w:marRight w:val="0"/>
                  <w:marTop w:val="0"/>
                  <w:marBottom w:val="0"/>
                  <w:divBdr>
                    <w:top w:val="none" w:sz="0" w:space="0" w:color="auto"/>
                    <w:left w:val="none" w:sz="0" w:space="0" w:color="auto"/>
                    <w:bottom w:val="none" w:sz="0" w:space="0" w:color="auto"/>
                    <w:right w:val="none" w:sz="0" w:space="0" w:color="auto"/>
                  </w:divBdr>
                </w:div>
                <w:div w:id="1527983480">
                  <w:marLeft w:val="0"/>
                  <w:marRight w:val="0"/>
                  <w:marTop w:val="0"/>
                  <w:marBottom w:val="0"/>
                  <w:divBdr>
                    <w:top w:val="none" w:sz="0" w:space="0" w:color="auto"/>
                    <w:left w:val="none" w:sz="0" w:space="0" w:color="auto"/>
                    <w:bottom w:val="none" w:sz="0" w:space="0" w:color="auto"/>
                    <w:right w:val="none" w:sz="0" w:space="0" w:color="auto"/>
                  </w:divBdr>
                </w:div>
                <w:div w:id="1529369814">
                  <w:marLeft w:val="0"/>
                  <w:marRight w:val="0"/>
                  <w:marTop w:val="0"/>
                  <w:marBottom w:val="0"/>
                  <w:divBdr>
                    <w:top w:val="none" w:sz="0" w:space="0" w:color="auto"/>
                    <w:left w:val="none" w:sz="0" w:space="0" w:color="auto"/>
                    <w:bottom w:val="none" w:sz="0" w:space="0" w:color="auto"/>
                    <w:right w:val="none" w:sz="0" w:space="0" w:color="auto"/>
                  </w:divBdr>
                </w:div>
                <w:div w:id="1531450541">
                  <w:marLeft w:val="0"/>
                  <w:marRight w:val="0"/>
                  <w:marTop w:val="0"/>
                  <w:marBottom w:val="0"/>
                  <w:divBdr>
                    <w:top w:val="none" w:sz="0" w:space="0" w:color="auto"/>
                    <w:left w:val="none" w:sz="0" w:space="0" w:color="auto"/>
                    <w:bottom w:val="none" w:sz="0" w:space="0" w:color="auto"/>
                    <w:right w:val="none" w:sz="0" w:space="0" w:color="auto"/>
                  </w:divBdr>
                </w:div>
                <w:div w:id="1531918345">
                  <w:marLeft w:val="0"/>
                  <w:marRight w:val="0"/>
                  <w:marTop w:val="0"/>
                  <w:marBottom w:val="0"/>
                  <w:divBdr>
                    <w:top w:val="none" w:sz="0" w:space="0" w:color="auto"/>
                    <w:left w:val="none" w:sz="0" w:space="0" w:color="auto"/>
                    <w:bottom w:val="none" w:sz="0" w:space="0" w:color="auto"/>
                    <w:right w:val="none" w:sz="0" w:space="0" w:color="auto"/>
                  </w:divBdr>
                </w:div>
                <w:div w:id="1533347045">
                  <w:marLeft w:val="0"/>
                  <w:marRight w:val="0"/>
                  <w:marTop w:val="0"/>
                  <w:marBottom w:val="0"/>
                  <w:divBdr>
                    <w:top w:val="none" w:sz="0" w:space="0" w:color="auto"/>
                    <w:left w:val="none" w:sz="0" w:space="0" w:color="auto"/>
                    <w:bottom w:val="none" w:sz="0" w:space="0" w:color="auto"/>
                    <w:right w:val="none" w:sz="0" w:space="0" w:color="auto"/>
                  </w:divBdr>
                </w:div>
                <w:div w:id="1533886244">
                  <w:marLeft w:val="0"/>
                  <w:marRight w:val="0"/>
                  <w:marTop w:val="0"/>
                  <w:marBottom w:val="0"/>
                  <w:divBdr>
                    <w:top w:val="none" w:sz="0" w:space="0" w:color="auto"/>
                    <w:left w:val="none" w:sz="0" w:space="0" w:color="auto"/>
                    <w:bottom w:val="none" w:sz="0" w:space="0" w:color="auto"/>
                    <w:right w:val="none" w:sz="0" w:space="0" w:color="auto"/>
                  </w:divBdr>
                </w:div>
                <w:div w:id="1534802786">
                  <w:marLeft w:val="0"/>
                  <w:marRight w:val="0"/>
                  <w:marTop w:val="0"/>
                  <w:marBottom w:val="0"/>
                  <w:divBdr>
                    <w:top w:val="none" w:sz="0" w:space="0" w:color="auto"/>
                    <w:left w:val="none" w:sz="0" w:space="0" w:color="auto"/>
                    <w:bottom w:val="none" w:sz="0" w:space="0" w:color="auto"/>
                    <w:right w:val="none" w:sz="0" w:space="0" w:color="auto"/>
                  </w:divBdr>
                </w:div>
                <w:div w:id="1534885164">
                  <w:marLeft w:val="0"/>
                  <w:marRight w:val="0"/>
                  <w:marTop w:val="0"/>
                  <w:marBottom w:val="0"/>
                  <w:divBdr>
                    <w:top w:val="none" w:sz="0" w:space="0" w:color="auto"/>
                    <w:left w:val="none" w:sz="0" w:space="0" w:color="auto"/>
                    <w:bottom w:val="none" w:sz="0" w:space="0" w:color="auto"/>
                    <w:right w:val="none" w:sz="0" w:space="0" w:color="auto"/>
                  </w:divBdr>
                </w:div>
                <w:div w:id="1534999980">
                  <w:marLeft w:val="0"/>
                  <w:marRight w:val="0"/>
                  <w:marTop w:val="0"/>
                  <w:marBottom w:val="0"/>
                  <w:divBdr>
                    <w:top w:val="none" w:sz="0" w:space="0" w:color="auto"/>
                    <w:left w:val="none" w:sz="0" w:space="0" w:color="auto"/>
                    <w:bottom w:val="none" w:sz="0" w:space="0" w:color="auto"/>
                    <w:right w:val="none" w:sz="0" w:space="0" w:color="auto"/>
                  </w:divBdr>
                </w:div>
                <w:div w:id="1535002074">
                  <w:marLeft w:val="0"/>
                  <w:marRight w:val="0"/>
                  <w:marTop w:val="0"/>
                  <w:marBottom w:val="0"/>
                  <w:divBdr>
                    <w:top w:val="none" w:sz="0" w:space="0" w:color="auto"/>
                    <w:left w:val="none" w:sz="0" w:space="0" w:color="auto"/>
                    <w:bottom w:val="none" w:sz="0" w:space="0" w:color="auto"/>
                    <w:right w:val="none" w:sz="0" w:space="0" w:color="auto"/>
                  </w:divBdr>
                </w:div>
                <w:div w:id="1535193676">
                  <w:marLeft w:val="0"/>
                  <w:marRight w:val="0"/>
                  <w:marTop w:val="0"/>
                  <w:marBottom w:val="0"/>
                  <w:divBdr>
                    <w:top w:val="none" w:sz="0" w:space="0" w:color="auto"/>
                    <w:left w:val="none" w:sz="0" w:space="0" w:color="auto"/>
                    <w:bottom w:val="none" w:sz="0" w:space="0" w:color="auto"/>
                    <w:right w:val="none" w:sz="0" w:space="0" w:color="auto"/>
                  </w:divBdr>
                </w:div>
                <w:div w:id="1536624991">
                  <w:marLeft w:val="0"/>
                  <w:marRight w:val="0"/>
                  <w:marTop w:val="0"/>
                  <w:marBottom w:val="0"/>
                  <w:divBdr>
                    <w:top w:val="none" w:sz="0" w:space="0" w:color="auto"/>
                    <w:left w:val="none" w:sz="0" w:space="0" w:color="auto"/>
                    <w:bottom w:val="none" w:sz="0" w:space="0" w:color="auto"/>
                    <w:right w:val="none" w:sz="0" w:space="0" w:color="auto"/>
                  </w:divBdr>
                </w:div>
                <w:div w:id="1537036373">
                  <w:marLeft w:val="0"/>
                  <w:marRight w:val="0"/>
                  <w:marTop w:val="0"/>
                  <w:marBottom w:val="0"/>
                  <w:divBdr>
                    <w:top w:val="none" w:sz="0" w:space="0" w:color="auto"/>
                    <w:left w:val="none" w:sz="0" w:space="0" w:color="auto"/>
                    <w:bottom w:val="none" w:sz="0" w:space="0" w:color="auto"/>
                    <w:right w:val="none" w:sz="0" w:space="0" w:color="auto"/>
                  </w:divBdr>
                </w:div>
                <w:div w:id="1537351318">
                  <w:marLeft w:val="0"/>
                  <w:marRight w:val="0"/>
                  <w:marTop w:val="0"/>
                  <w:marBottom w:val="0"/>
                  <w:divBdr>
                    <w:top w:val="none" w:sz="0" w:space="0" w:color="auto"/>
                    <w:left w:val="none" w:sz="0" w:space="0" w:color="auto"/>
                    <w:bottom w:val="none" w:sz="0" w:space="0" w:color="auto"/>
                    <w:right w:val="none" w:sz="0" w:space="0" w:color="auto"/>
                  </w:divBdr>
                </w:div>
                <w:div w:id="1537811428">
                  <w:marLeft w:val="0"/>
                  <w:marRight w:val="0"/>
                  <w:marTop w:val="0"/>
                  <w:marBottom w:val="0"/>
                  <w:divBdr>
                    <w:top w:val="none" w:sz="0" w:space="0" w:color="auto"/>
                    <w:left w:val="none" w:sz="0" w:space="0" w:color="auto"/>
                    <w:bottom w:val="none" w:sz="0" w:space="0" w:color="auto"/>
                    <w:right w:val="none" w:sz="0" w:space="0" w:color="auto"/>
                  </w:divBdr>
                </w:div>
                <w:div w:id="1537935912">
                  <w:marLeft w:val="0"/>
                  <w:marRight w:val="0"/>
                  <w:marTop w:val="0"/>
                  <w:marBottom w:val="0"/>
                  <w:divBdr>
                    <w:top w:val="none" w:sz="0" w:space="0" w:color="auto"/>
                    <w:left w:val="none" w:sz="0" w:space="0" w:color="auto"/>
                    <w:bottom w:val="none" w:sz="0" w:space="0" w:color="auto"/>
                    <w:right w:val="none" w:sz="0" w:space="0" w:color="auto"/>
                  </w:divBdr>
                </w:div>
                <w:div w:id="1539195450">
                  <w:marLeft w:val="0"/>
                  <w:marRight w:val="0"/>
                  <w:marTop w:val="0"/>
                  <w:marBottom w:val="0"/>
                  <w:divBdr>
                    <w:top w:val="none" w:sz="0" w:space="0" w:color="auto"/>
                    <w:left w:val="none" w:sz="0" w:space="0" w:color="auto"/>
                    <w:bottom w:val="none" w:sz="0" w:space="0" w:color="auto"/>
                    <w:right w:val="none" w:sz="0" w:space="0" w:color="auto"/>
                  </w:divBdr>
                </w:div>
                <w:div w:id="1541894296">
                  <w:marLeft w:val="0"/>
                  <w:marRight w:val="0"/>
                  <w:marTop w:val="0"/>
                  <w:marBottom w:val="0"/>
                  <w:divBdr>
                    <w:top w:val="none" w:sz="0" w:space="0" w:color="auto"/>
                    <w:left w:val="none" w:sz="0" w:space="0" w:color="auto"/>
                    <w:bottom w:val="none" w:sz="0" w:space="0" w:color="auto"/>
                    <w:right w:val="none" w:sz="0" w:space="0" w:color="auto"/>
                  </w:divBdr>
                </w:div>
                <w:div w:id="1542936447">
                  <w:marLeft w:val="0"/>
                  <w:marRight w:val="0"/>
                  <w:marTop w:val="0"/>
                  <w:marBottom w:val="0"/>
                  <w:divBdr>
                    <w:top w:val="none" w:sz="0" w:space="0" w:color="auto"/>
                    <w:left w:val="none" w:sz="0" w:space="0" w:color="auto"/>
                    <w:bottom w:val="none" w:sz="0" w:space="0" w:color="auto"/>
                    <w:right w:val="none" w:sz="0" w:space="0" w:color="auto"/>
                  </w:divBdr>
                </w:div>
                <w:div w:id="1544750874">
                  <w:marLeft w:val="0"/>
                  <w:marRight w:val="0"/>
                  <w:marTop w:val="0"/>
                  <w:marBottom w:val="0"/>
                  <w:divBdr>
                    <w:top w:val="none" w:sz="0" w:space="0" w:color="auto"/>
                    <w:left w:val="none" w:sz="0" w:space="0" w:color="auto"/>
                    <w:bottom w:val="none" w:sz="0" w:space="0" w:color="auto"/>
                    <w:right w:val="none" w:sz="0" w:space="0" w:color="auto"/>
                  </w:divBdr>
                </w:div>
                <w:div w:id="1546091746">
                  <w:marLeft w:val="0"/>
                  <w:marRight w:val="0"/>
                  <w:marTop w:val="0"/>
                  <w:marBottom w:val="0"/>
                  <w:divBdr>
                    <w:top w:val="none" w:sz="0" w:space="0" w:color="auto"/>
                    <w:left w:val="none" w:sz="0" w:space="0" w:color="auto"/>
                    <w:bottom w:val="none" w:sz="0" w:space="0" w:color="auto"/>
                    <w:right w:val="none" w:sz="0" w:space="0" w:color="auto"/>
                  </w:divBdr>
                </w:div>
                <w:div w:id="1548100682">
                  <w:marLeft w:val="0"/>
                  <w:marRight w:val="0"/>
                  <w:marTop w:val="0"/>
                  <w:marBottom w:val="0"/>
                  <w:divBdr>
                    <w:top w:val="none" w:sz="0" w:space="0" w:color="auto"/>
                    <w:left w:val="none" w:sz="0" w:space="0" w:color="auto"/>
                    <w:bottom w:val="none" w:sz="0" w:space="0" w:color="auto"/>
                    <w:right w:val="none" w:sz="0" w:space="0" w:color="auto"/>
                  </w:divBdr>
                </w:div>
                <w:div w:id="1548948541">
                  <w:marLeft w:val="0"/>
                  <w:marRight w:val="0"/>
                  <w:marTop w:val="0"/>
                  <w:marBottom w:val="0"/>
                  <w:divBdr>
                    <w:top w:val="none" w:sz="0" w:space="0" w:color="auto"/>
                    <w:left w:val="none" w:sz="0" w:space="0" w:color="auto"/>
                    <w:bottom w:val="none" w:sz="0" w:space="0" w:color="auto"/>
                    <w:right w:val="none" w:sz="0" w:space="0" w:color="auto"/>
                  </w:divBdr>
                </w:div>
                <w:div w:id="1549301057">
                  <w:marLeft w:val="0"/>
                  <w:marRight w:val="0"/>
                  <w:marTop w:val="0"/>
                  <w:marBottom w:val="0"/>
                  <w:divBdr>
                    <w:top w:val="none" w:sz="0" w:space="0" w:color="auto"/>
                    <w:left w:val="none" w:sz="0" w:space="0" w:color="auto"/>
                    <w:bottom w:val="none" w:sz="0" w:space="0" w:color="auto"/>
                    <w:right w:val="none" w:sz="0" w:space="0" w:color="auto"/>
                  </w:divBdr>
                </w:div>
                <w:div w:id="1549802543">
                  <w:marLeft w:val="0"/>
                  <w:marRight w:val="0"/>
                  <w:marTop w:val="0"/>
                  <w:marBottom w:val="0"/>
                  <w:divBdr>
                    <w:top w:val="none" w:sz="0" w:space="0" w:color="auto"/>
                    <w:left w:val="none" w:sz="0" w:space="0" w:color="auto"/>
                    <w:bottom w:val="none" w:sz="0" w:space="0" w:color="auto"/>
                    <w:right w:val="none" w:sz="0" w:space="0" w:color="auto"/>
                  </w:divBdr>
                </w:div>
                <w:div w:id="1549949165">
                  <w:marLeft w:val="0"/>
                  <w:marRight w:val="0"/>
                  <w:marTop w:val="0"/>
                  <w:marBottom w:val="0"/>
                  <w:divBdr>
                    <w:top w:val="none" w:sz="0" w:space="0" w:color="auto"/>
                    <w:left w:val="none" w:sz="0" w:space="0" w:color="auto"/>
                    <w:bottom w:val="none" w:sz="0" w:space="0" w:color="auto"/>
                    <w:right w:val="none" w:sz="0" w:space="0" w:color="auto"/>
                  </w:divBdr>
                </w:div>
                <w:div w:id="1550068625">
                  <w:marLeft w:val="0"/>
                  <w:marRight w:val="0"/>
                  <w:marTop w:val="0"/>
                  <w:marBottom w:val="0"/>
                  <w:divBdr>
                    <w:top w:val="none" w:sz="0" w:space="0" w:color="auto"/>
                    <w:left w:val="none" w:sz="0" w:space="0" w:color="auto"/>
                    <w:bottom w:val="none" w:sz="0" w:space="0" w:color="auto"/>
                    <w:right w:val="none" w:sz="0" w:space="0" w:color="auto"/>
                  </w:divBdr>
                </w:div>
                <w:div w:id="1552183183">
                  <w:marLeft w:val="0"/>
                  <w:marRight w:val="0"/>
                  <w:marTop w:val="0"/>
                  <w:marBottom w:val="0"/>
                  <w:divBdr>
                    <w:top w:val="none" w:sz="0" w:space="0" w:color="auto"/>
                    <w:left w:val="none" w:sz="0" w:space="0" w:color="auto"/>
                    <w:bottom w:val="none" w:sz="0" w:space="0" w:color="auto"/>
                    <w:right w:val="none" w:sz="0" w:space="0" w:color="auto"/>
                  </w:divBdr>
                </w:div>
                <w:div w:id="1552768796">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
                <w:div w:id="1552888691">
                  <w:marLeft w:val="0"/>
                  <w:marRight w:val="0"/>
                  <w:marTop w:val="0"/>
                  <w:marBottom w:val="0"/>
                  <w:divBdr>
                    <w:top w:val="none" w:sz="0" w:space="0" w:color="auto"/>
                    <w:left w:val="none" w:sz="0" w:space="0" w:color="auto"/>
                    <w:bottom w:val="none" w:sz="0" w:space="0" w:color="auto"/>
                    <w:right w:val="none" w:sz="0" w:space="0" w:color="auto"/>
                  </w:divBdr>
                </w:div>
                <w:div w:id="1553539443">
                  <w:marLeft w:val="0"/>
                  <w:marRight w:val="0"/>
                  <w:marTop w:val="0"/>
                  <w:marBottom w:val="0"/>
                  <w:divBdr>
                    <w:top w:val="none" w:sz="0" w:space="0" w:color="auto"/>
                    <w:left w:val="none" w:sz="0" w:space="0" w:color="auto"/>
                    <w:bottom w:val="none" w:sz="0" w:space="0" w:color="auto"/>
                    <w:right w:val="none" w:sz="0" w:space="0" w:color="auto"/>
                  </w:divBdr>
                </w:div>
                <w:div w:id="1554072923">
                  <w:marLeft w:val="0"/>
                  <w:marRight w:val="0"/>
                  <w:marTop w:val="0"/>
                  <w:marBottom w:val="0"/>
                  <w:divBdr>
                    <w:top w:val="none" w:sz="0" w:space="0" w:color="auto"/>
                    <w:left w:val="none" w:sz="0" w:space="0" w:color="auto"/>
                    <w:bottom w:val="none" w:sz="0" w:space="0" w:color="auto"/>
                    <w:right w:val="none" w:sz="0" w:space="0" w:color="auto"/>
                  </w:divBdr>
                </w:div>
                <w:div w:id="1556089451">
                  <w:marLeft w:val="0"/>
                  <w:marRight w:val="0"/>
                  <w:marTop w:val="0"/>
                  <w:marBottom w:val="0"/>
                  <w:divBdr>
                    <w:top w:val="none" w:sz="0" w:space="0" w:color="auto"/>
                    <w:left w:val="none" w:sz="0" w:space="0" w:color="auto"/>
                    <w:bottom w:val="none" w:sz="0" w:space="0" w:color="auto"/>
                    <w:right w:val="none" w:sz="0" w:space="0" w:color="auto"/>
                  </w:divBdr>
                </w:div>
                <w:div w:id="1556238127">
                  <w:marLeft w:val="0"/>
                  <w:marRight w:val="0"/>
                  <w:marTop w:val="0"/>
                  <w:marBottom w:val="0"/>
                  <w:divBdr>
                    <w:top w:val="none" w:sz="0" w:space="0" w:color="auto"/>
                    <w:left w:val="none" w:sz="0" w:space="0" w:color="auto"/>
                    <w:bottom w:val="none" w:sz="0" w:space="0" w:color="auto"/>
                    <w:right w:val="none" w:sz="0" w:space="0" w:color="auto"/>
                  </w:divBdr>
                </w:div>
                <w:div w:id="1557203038">
                  <w:marLeft w:val="0"/>
                  <w:marRight w:val="0"/>
                  <w:marTop w:val="0"/>
                  <w:marBottom w:val="0"/>
                  <w:divBdr>
                    <w:top w:val="none" w:sz="0" w:space="0" w:color="auto"/>
                    <w:left w:val="none" w:sz="0" w:space="0" w:color="auto"/>
                    <w:bottom w:val="none" w:sz="0" w:space="0" w:color="auto"/>
                    <w:right w:val="none" w:sz="0" w:space="0" w:color="auto"/>
                  </w:divBdr>
                </w:div>
                <w:div w:id="1557279999">
                  <w:marLeft w:val="0"/>
                  <w:marRight w:val="0"/>
                  <w:marTop w:val="0"/>
                  <w:marBottom w:val="0"/>
                  <w:divBdr>
                    <w:top w:val="none" w:sz="0" w:space="0" w:color="auto"/>
                    <w:left w:val="none" w:sz="0" w:space="0" w:color="auto"/>
                    <w:bottom w:val="none" w:sz="0" w:space="0" w:color="auto"/>
                    <w:right w:val="none" w:sz="0" w:space="0" w:color="auto"/>
                  </w:divBdr>
                </w:div>
                <w:div w:id="1557357236">
                  <w:marLeft w:val="0"/>
                  <w:marRight w:val="0"/>
                  <w:marTop w:val="0"/>
                  <w:marBottom w:val="0"/>
                  <w:divBdr>
                    <w:top w:val="none" w:sz="0" w:space="0" w:color="auto"/>
                    <w:left w:val="none" w:sz="0" w:space="0" w:color="auto"/>
                    <w:bottom w:val="none" w:sz="0" w:space="0" w:color="auto"/>
                    <w:right w:val="none" w:sz="0" w:space="0" w:color="auto"/>
                  </w:divBdr>
                </w:div>
                <w:div w:id="1557664884">
                  <w:marLeft w:val="0"/>
                  <w:marRight w:val="0"/>
                  <w:marTop w:val="0"/>
                  <w:marBottom w:val="0"/>
                  <w:divBdr>
                    <w:top w:val="none" w:sz="0" w:space="0" w:color="auto"/>
                    <w:left w:val="none" w:sz="0" w:space="0" w:color="auto"/>
                    <w:bottom w:val="none" w:sz="0" w:space="0" w:color="auto"/>
                    <w:right w:val="none" w:sz="0" w:space="0" w:color="auto"/>
                  </w:divBdr>
                </w:div>
                <w:div w:id="1557934611">
                  <w:marLeft w:val="0"/>
                  <w:marRight w:val="0"/>
                  <w:marTop w:val="0"/>
                  <w:marBottom w:val="0"/>
                  <w:divBdr>
                    <w:top w:val="none" w:sz="0" w:space="0" w:color="auto"/>
                    <w:left w:val="none" w:sz="0" w:space="0" w:color="auto"/>
                    <w:bottom w:val="none" w:sz="0" w:space="0" w:color="auto"/>
                    <w:right w:val="none" w:sz="0" w:space="0" w:color="auto"/>
                  </w:divBdr>
                </w:div>
                <w:div w:id="1558054284">
                  <w:marLeft w:val="0"/>
                  <w:marRight w:val="0"/>
                  <w:marTop w:val="0"/>
                  <w:marBottom w:val="0"/>
                  <w:divBdr>
                    <w:top w:val="none" w:sz="0" w:space="0" w:color="auto"/>
                    <w:left w:val="none" w:sz="0" w:space="0" w:color="auto"/>
                    <w:bottom w:val="none" w:sz="0" w:space="0" w:color="auto"/>
                    <w:right w:val="none" w:sz="0" w:space="0" w:color="auto"/>
                  </w:divBdr>
                </w:div>
                <w:div w:id="1558542210">
                  <w:marLeft w:val="0"/>
                  <w:marRight w:val="0"/>
                  <w:marTop w:val="0"/>
                  <w:marBottom w:val="0"/>
                  <w:divBdr>
                    <w:top w:val="none" w:sz="0" w:space="0" w:color="auto"/>
                    <w:left w:val="none" w:sz="0" w:space="0" w:color="auto"/>
                    <w:bottom w:val="none" w:sz="0" w:space="0" w:color="auto"/>
                    <w:right w:val="none" w:sz="0" w:space="0" w:color="auto"/>
                  </w:divBdr>
                </w:div>
                <w:div w:id="1558782556">
                  <w:marLeft w:val="0"/>
                  <w:marRight w:val="0"/>
                  <w:marTop w:val="0"/>
                  <w:marBottom w:val="0"/>
                  <w:divBdr>
                    <w:top w:val="none" w:sz="0" w:space="0" w:color="auto"/>
                    <w:left w:val="none" w:sz="0" w:space="0" w:color="auto"/>
                    <w:bottom w:val="none" w:sz="0" w:space="0" w:color="auto"/>
                    <w:right w:val="none" w:sz="0" w:space="0" w:color="auto"/>
                  </w:divBdr>
                </w:div>
                <w:div w:id="1559778593">
                  <w:marLeft w:val="0"/>
                  <w:marRight w:val="0"/>
                  <w:marTop w:val="0"/>
                  <w:marBottom w:val="0"/>
                  <w:divBdr>
                    <w:top w:val="none" w:sz="0" w:space="0" w:color="auto"/>
                    <w:left w:val="none" w:sz="0" w:space="0" w:color="auto"/>
                    <w:bottom w:val="none" w:sz="0" w:space="0" w:color="auto"/>
                    <w:right w:val="none" w:sz="0" w:space="0" w:color="auto"/>
                  </w:divBdr>
                </w:div>
                <w:div w:id="1560552774">
                  <w:marLeft w:val="0"/>
                  <w:marRight w:val="0"/>
                  <w:marTop w:val="0"/>
                  <w:marBottom w:val="0"/>
                  <w:divBdr>
                    <w:top w:val="none" w:sz="0" w:space="0" w:color="auto"/>
                    <w:left w:val="none" w:sz="0" w:space="0" w:color="auto"/>
                    <w:bottom w:val="none" w:sz="0" w:space="0" w:color="auto"/>
                    <w:right w:val="none" w:sz="0" w:space="0" w:color="auto"/>
                  </w:divBdr>
                </w:div>
                <w:div w:id="1560677497">
                  <w:marLeft w:val="0"/>
                  <w:marRight w:val="0"/>
                  <w:marTop w:val="0"/>
                  <w:marBottom w:val="0"/>
                  <w:divBdr>
                    <w:top w:val="none" w:sz="0" w:space="0" w:color="auto"/>
                    <w:left w:val="none" w:sz="0" w:space="0" w:color="auto"/>
                    <w:bottom w:val="none" w:sz="0" w:space="0" w:color="auto"/>
                    <w:right w:val="none" w:sz="0" w:space="0" w:color="auto"/>
                  </w:divBdr>
                </w:div>
                <w:div w:id="1561593879">
                  <w:marLeft w:val="0"/>
                  <w:marRight w:val="0"/>
                  <w:marTop w:val="0"/>
                  <w:marBottom w:val="0"/>
                  <w:divBdr>
                    <w:top w:val="none" w:sz="0" w:space="0" w:color="auto"/>
                    <w:left w:val="none" w:sz="0" w:space="0" w:color="auto"/>
                    <w:bottom w:val="none" w:sz="0" w:space="0" w:color="auto"/>
                    <w:right w:val="none" w:sz="0" w:space="0" w:color="auto"/>
                  </w:divBdr>
                </w:div>
                <w:div w:id="1562599419">
                  <w:marLeft w:val="0"/>
                  <w:marRight w:val="0"/>
                  <w:marTop w:val="0"/>
                  <w:marBottom w:val="0"/>
                  <w:divBdr>
                    <w:top w:val="none" w:sz="0" w:space="0" w:color="auto"/>
                    <w:left w:val="none" w:sz="0" w:space="0" w:color="auto"/>
                    <w:bottom w:val="none" w:sz="0" w:space="0" w:color="auto"/>
                    <w:right w:val="none" w:sz="0" w:space="0" w:color="auto"/>
                  </w:divBdr>
                </w:div>
                <w:div w:id="1562864613">
                  <w:marLeft w:val="0"/>
                  <w:marRight w:val="0"/>
                  <w:marTop w:val="0"/>
                  <w:marBottom w:val="0"/>
                  <w:divBdr>
                    <w:top w:val="none" w:sz="0" w:space="0" w:color="auto"/>
                    <w:left w:val="none" w:sz="0" w:space="0" w:color="auto"/>
                    <w:bottom w:val="none" w:sz="0" w:space="0" w:color="auto"/>
                    <w:right w:val="none" w:sz="0" w:space="0" w:color="auto"/>
                  </w:divBdr>
                </w:div>
                <w:div w:id="1562910096">
                  <w:marLeft w:val="0"/>
                  <w:marRight w:val="0"/>
                  <w:marTop w:val="0"/>
                  <w:marBottom w:val="0"/>
                  <w:divBdr>
                    <w:top w:val="none" w:sz="0" w:space="0" w:color="auto"/>
                    <w:left w:val="none" w:sz="0" w:space="0" w:color="auto"/>
                    <w:bottom w:val="none" w:sz="0" w:space="0" w:color="auto"/>
                    <w:right w:val="none" w:sz="0" w:space="0" w:color="auto"/>
                  </w:divBdr>
                </w:div>
                <w:div w:id="1562983703">
                  <w:marLeft w:val="0"/>
                  <w:marRight w:val="0"/>
                  <w:marTop w:val="0"/>
                  <w:marBottom w:val="0"/>
                  <w:divBdr>
                    <w:top w:val="none" w:sz="0" w:space="0" w:color="auto"/>
                    <w:left w:val="none" w:sz="0" w:space="0" w:color="auto"/>
                    <w:bottom w:val="none" w:sz="0" w:space="0" w:color="auto"/>
                    <w:right w:val="none" w:sz="0" w:space="0" w:color="auto"/>
                  </w:divBdr>
                </w:div>
                <w:div w:id="1564635192">
                  <w:marLeft w:val="0"/>
                  <w:marRight w:val="0"/>
                  <w:marTop w:val="0"/>
                  <w:marBottom w:val="0"/>
                  <w:divBdr>
                    <w:top w:val="none" w:sz="0" w:space="0" w:color="auto"/>
                    <w:left w:val="none" w:sz="0" w:space="0" w:color="auto"/>
                    <w:bottom w:val="none" w:sz="0" w:space="0" w:color="auto"/>
                    <w:right w:val="none" w:sz="0" w:space="0" w:color="auto"/>
                  </w:divBdr>
                </w:div>
                <w:div w:id="1565289664">
                  <w:marLeft w:val="0"/>
                  <w:marRight w:val="0"/>
                  <w:marTop w:val="0"/>
                  <w:marBottom w:val="0"/>
                  <w:divBdr>
                    <w:top w:val="none" w:sz="0" w:space="0" w:color="auto"/>
                    <w:left w:val="none" w:sz="0" w:space="0" w:color="auto"/>
                    <w:bottom w:val="none" w:sz="0" w:space="0" w:color="auto"/>
                    <w:right w:val="none" w:sz="0" w:space="0" w:color="auto"/>
                  </w:divBdr>
                </w:div>
                <w:div w:id="1565603907">
                  <w:marLeft w:val="0"/>
                  <w:marRight w:val="0"/>
                  <w:marTop w:val="0"/>
                  <w:marBottom w:val="0"/>
                  <w:divBdr>
                    <w:top w:val="none" w:sz="0" w:space="0" w:color="auto"/>
                    <w:left w:val="none" w:sz="0" w:space="0" w:color="auto"/>
                    <w:bottom w:val="none" w:sz="0" w:space="0" w:color="auto"/>
                    <w:right w:val="none" w:sz="0" w:space="0" w:color="auto"/>
                  </w:divBdr>
                </w:div>
                <w:div w:id="1565873995">
                  <w:marLeft w:val="0"/>
                  <w:marRight w:val="0"/>
                  <w:marTop w:val="0"/>
                  <w:marBottom w:val="0"/>
                  <w:divBdr>
                    <w:top w:val="none" w:sz="0" w:space="0" w:color="auto"/>
                    <w:left w:val="none" w:sz="0" w:space="0" w:color="auto"/>
                    <w:bottom w:val="none" w:sz="0" w:space="0" w:color="auto"/>
                    <w:right w:val="none" w:sz="0" w:space="0" w:color="auto"/>
                  </w:divBdr>
                </w:div>
                <w:div w:id="1568296119">
                  <w:marLeft w:val="0"/>
                  <w:marRight w:val="0"/>
                  <w:marTop w:val="0"/>
                  <w:marBottom w:val="0"/>
                  <w:divBdr>
                    <w:top w:val="none" w:sz="0" w:space="0" w:color="auto"/>
                    <w:left w:val="none" w:sz="0" w:space="0" w:color="auto"/>
                    <w:bottom w:val="none" w:sz="0" w:space="0" w:color="auto"/>
                    <w:right w:val="none" w:sz="0" w:space="0" w:color="auto"/>
                  </w:divBdr>
                </w:div>
                <w:div w:id="1568613182">
                  <w:marLeft w:val="0"/>
                  <w:marRight w:val="0"/>
                  <w:marTop w:val="0"/>
                  <w:marBottom w:val="0"/>
                  <w:divBdr>
                    <w:top w:val="none" w:sz="0" w:space="0" w:color="auto"/>
                    <w:left w:val="none" w:sz="0" w:space="0" w:color="auto"/>
                    <w:bottom w:val="none" w:sz="0" w:space="0" w:color="auto"/>
                    <w:right w:val="none" w:sz="0" w:space="0" w:color="auto"/>
                  </w:divBdr>
                </w:div>
                <w:div w:id="1569727615">
                  <w:marLeft w:val="0"/>
                  <w:marRight w:val="0"/>
                  <w:marTop w:val="0"/>
                  <w:marBottom w:val="0"/>
                  <w:divBdr>
                    <w:top w:val="none" w:sz="0" w:space="0" w:color="auto"/>
                    <w:left w:val="none" w:sz="0" w:space="0" w:color="auto"/>
                    <w:bottom w:val="none" w:sz="0" w:space="0" w:color="auto"/>
                    <w:right w:val="none" w:sz="0" w:space="0" w:color="auto"/>
                  </w:divBdr>
                </w:div>
                <w:div w:id="1570454714">
                  <w:marLeft w:val="0"/>
                  <w:marRight w:val="0"/>
                  <w:marTop w:val="0"/>
                  <w:marBottom w:val="0"/>
                  <w:divBdr>
                    <w:top w:val="none" w:sz="0" w:space="0" w:color="auto"/>
                    <w:left w:val="none" w:sz="0" w:space="0" w:color="auto"/>
                    <w:bottom w:val="none" w:sz="0" w:space="0" w:color="auto"/>
                    <w:right w:val="none" w:sz="0" w:space="0" w:color="auto"/>
                  </w:divBdr>
                </w:div>
                <w:div w:id="1570457775">
                  <w:marLeft w:val="0"/>
                  <w:marRight w:val="0"/>
                  <w:marTop w:val="0"/>
                  <w:marBottom w:val="0"/>
                  <w:divBdr>
                    <w:top w:val="none" w:sz="0" w:space="0" w:color="auto"/>
                    <w:left w:val="none" w:sz="0" w:space="0" w:color="auto"/>
                    <w:bottom w:val="none" w:sz="0" w:space="0" w:color="auto"/>
                    <w:right w:val="none" w:sz="0" w:space="0" w:color="auto"/>
                  </w:divBdr>
                </w:div>
                <w:div w:id="1570532311">
                  <w:marLeft w:val="0"/>
                  <w:marRight w:val="0"/>
                  <w:marTop w:val="0"/>
                  <w:marBottom w:val="0"/>
                  <w:divBdr>
                    <w:top w:val="none" w:sz="0" w:space="0" w:color="auto"/>
                    <w:left w:val="none" w:sz="0" w:space="0" w:color="auto"/>
                    <w:bottom w:val="none" w:sz="0" w:space="0" w:color="auto"/>
                    <w:right w:val="none" w:sz="0" w:space="0" w:color="auto"/>
                  </w:divBdr>
                </w:div>
                <w:div w:id="1570728189">
                  <w:marLeft w:val="0"/>
                  <w:marRight w:val="0"/>
                  <w:marTop w:val="0"/>
                  <w:marBottom w:val="0"/>
                  <w:divBdr>
                    <w:top w:val="none" w:sz="0" w:space="0" w:color="auto"/>
                    <w:left w:val="none" w:sz="0" w:space="0" w:color="auto"/>
                    <w:bottom w:val="none" w:sz="0" w:space="0" w:color="auto"/>
                    <w:right w:val="none" w:sz="0" w:space="0" w:color="auto"/>
                  </w:divBdr>
                </w:div>
                <w:div w:id="1570729733">
                  <w:marLeft w:val="0"/>
                  <w:marRight w:val="0"/>
                  <w:marTop w:val="0"/>
                  <w:marBottom w:val="0"/>
                  <w:divBdr>
                    <w:top w:val="none" w:sz="0" w:space="0" w:color="auto"/>
                    <w:left w:val="none" w:sz="0" w:space="0" w:color="auto"/>
                    <w:bottom w:val="none" w:sz="0" w:space="0" w:color="auto"/>
                    <w:right w:val="none" w:sz="0" w:space="0" w:color="auto"/>
                  </w:divBdr>
                </w:div>
                <w:div w:id="1571227411">
                  <w:marLeft w:val="0"/>
                  <w:marRight w:val="0"/>
                  <w:marTop w:val="0"/>
                  <w:marBottom w:val="0"/>
                  <w:divBdr>
                    <w:top w:val="none" w:sz="0" w:space="0" w:color="auto"/>
                    <w:left w:val="none" w:sz="0" w:space="0" w:color="auto"/>
                    <w:bottom w:val="none" w:sz="0" w:space="0" w:color="auto"/>
                    <w:right w:val="none" w:sz="0" w:space="0" w:color="auto"/>
                  </w:divBdr>
                </w:div>
                <w:div w:id="1571885318">
                  <w:marLeft w:val="0"/>
                  <w:marRight w:val="0"/>
                  <w:marTop w:val="0"/>
                  <w:marBottom w:val="0"/>
                  <w:divBdr>
                    <w:top w:val="none" w:sz="0" w:space="0" w:color="auto"/>
                    <w:left w:val="none" w:sz="0" w:space="0" w:color="auto"/>
                    <w:bottom w:val="none" w:sz="0" w:space="0" w:color="auto"/>
                    <w:right w:val="none" w:sz="0" w:space="0" w:color="auto"/>
                  </w:divBdr>
                </w:div>
                <w:div w:id="1573276701">
                  <w:marLeft w:val="0"/>
                  <w:marRight w:val="0"/>
                  <w:marTop w:val="0"/>
                  <w:marBottom w:val="0"/>
                  <w:divBdr>
                    <w:top w:val="none" w:sz="0" w:space="0" w:color="auto"/>
                    <w:left w:val="none" w:sz="0" w:space="0" w:color="auto"/>
                    <w:bottom w:val="none" w:sz="0" w:space="0" w:color="auto"/>
                    <w:right w:val="none" w:sz="0" w:space="0" w:color="auto"/>
                  </w:divBdr>
                </w:div>
                <w:div w:id="1574121788">
                  <w:marLeft w:val="0"/>
                  <w:marRight w:val="0"/>
                  <w:marTop w:val="0"/>
                  <w:marBottom w:val="0"/>
                  <w:divBdr>
                    <w:top w:val="none" w:sz="0" w:space="0" w:color="auto"/>
                    <w:left w:val="none" w:sz="0" w:space="0" w:color="auto"/>
                    <w:bottom w:val="none" w:sz="0" w:space="0" w:color="auto"/>
                    <w:right w:val="none" w:sz="0" w:space="0" w:color="auto"/>
                  </w:divBdr>
                </w:div>
                <w:div w:id="1575234744">
                  <w:marLeft w:val="0"/>
                  <w:marRight w:val="0"/>
                  <w:marTop w:val="0"/>
                  <w:marBottom w:val="0"/>
                  <w:divBdr>
                    <w:top w:val="none" w:sz="0" w:space="0" w:color="auto"/>
                    <w:left w:val="none" w:sz="0" w:space="0" w:color="auto"/>
                    <w:bottom w:val="none" w:sz="0" w:space="0" w:color="auto"/>
                    <w:right w:val="none" w:sz="0" w:space="0" w:color="auto"/>
                  </w:divBdr>
                </w:div>
                <w:div w:id="1576357846">
                  <w:marLeft w:val="0"/>
                  <w:marRight w:val="0"/>
                  <w:marTop w:val="0"/>
                  <w:marBottom w:val="0"/>
                  <w:divBdr>
                    <w:top w:val="none" w:sz="0" w:space="0" w:color="auto"/>
                    <w:left w:val="none" w:sz="0" w:space="0" w:color="auto"/>
                    <w:bottom w:val="none" w:sz="0" w:space="0" w:color="auto"/>
                    <w:right w:val="none" w:sz="0" w:space="0" w:color="auto"/>
                  </w:divBdr>
                </w:div>
                <w:div w:id="1576863050">
                  <w:marLeft w:val="0"/>
                  <w:marRight w:val="0"/>
                  <w:marTop w:val="0"/>
                  <w:marBottom w:val="0"/>
                  <w:divBdr>
                    <w:top w:val="none" w:sz="0" w:space="0" w:color="auto"/>
                    <w:left w:val="none" w:sz="0" w:space="0" w:color="auto"/>
                    <w:bottom w:val="none" w:sz="0" w:space="0" w:color="auto"/>
                    <w:right w:val="none" w:sz="0" w:space="0" w:color="auto"/>
                  </w:divBdr>
                </w:div>
                <w:div w:id="1576932356">
                  <w:marLeft w:val="0"/>
                  <w:marRight w:val="0"/>
                  <w:marTop w:val="0"/>
                  <w:marBottom w:val="0"/>
                  <w:divBdr>
                    <w:top w:val="none" w:sz="0" w:space="0" w:color="auto"/>
                    <w:left w:val="none" w:sz="0" w:space="0" w:color="auto"/>
                    <w:bottom w:val="none" w:sz="0" w:space="0" w:color="auto"/>
                    <w:right w:val="none" w:sz="0" w:space="0" w:color="auto"/>
                  </w:divBdr>
                </w:div>
                <w:div w:id="1576937142">
                  <w:marLeft w:val="0"/>
                  <w:marRight w:val="0"/>
                  <w:marTop w:val="0"/>
                  <w:marBottom w:val="0"/>
                  <w:divBdr>
                    <w:top w:val="none" w:sz="0" w:space="0" w:color="auto"/>
                    <w:left w:val="none" w:sz="0" w:space="0" w:color="auto"/>
                    <w:bottom w:val="none" w:sz="0" w:space="0" w:color="auto"/>
                    <w:right w:val="none" w:sz="0" w:space="0" w:color="auto"/>
                  </w:divBdr>
                </w:div>
                <w:div w:id="1576940239">
                  <w:marLeft w:val="0"/>
                  <w:marRight w:val="0"/>
                  <w:marTop w:val="0"/>
                  <w:marBottom w:val="0"/>
                  <w:divBdr>
                    <w:top w:val="none" w:sz="0" w:space="0" w:color="auto"/>
                    <w:left w:val="none" w:sz="0" w:space="0" w:color="auto"/>
                    <w:bottom w:val="none" w:sz="0" w:space="0" w:color="auto"/>
                    <w:right w:val="none" w:sz="0" w:space="0" w:color="auto"/>
                  </w:divBdr>
                </w:div>
                <w:div w:id="1577012409">
                  <w:marLeft w:val="0"/>
                  <w:marRight w:val="0"/>
                  <w:marTop w:val="0"/>
                  <w:marBottom w:val="0"/>
                  <w:divBdr>
                    <w:top w:val="none" w:sz="0" w:space="0" w:color="auto"/>
                    <w:left w:val="none" w:sz="0" w:space="0" w:color="auto"/>
                    <w:bottom w:val="none" w:sz="0" w:space="0" w:color="auto"/>
                    <w:right w:val="none" w:sz="0" w:space="0" w:color="auto"/>
                  </w:divBdr>
                </w:div>
                <w:div w:id="1578324311">
                  <w:marLeft w:val="0"/>
                  <w:marRight w:val="0"/>
                  <w:marTop w:val="0"/>
                  <w:marBottom w:val="0"/>
                  <w:divBdr>
                    <w:top w:val="none" w:sz="0" w:space="0" w:color="auto"/>
                    <w:left w:val="none" w:sz="0" w:space="0" w:color="auto"/>
                    <w:bottom w:val="none" w:sz="0" w:space="0" w:color="auto"/>
                    <w:right w:val="none" w:sz="0" w:space="0" w:color="auto"/>
                  </w:divBdr>
                </w:div>
                <w:div w:id="1578631675">
                  <w:marLeft w:val="0"/>
                  <w:marRight w:val="0"/>
                  <w:marTop w:val="0"/>
                  <w:marBottom w:val="0"/>
                  <w:divBdr>
                    <w:top w:val="none" w:sz="0" w:space="0" w:color="auto"/>
                    <w:left w:val="none" w:sz="0" w:space="0" w:color="auto"/>
                    <w:bottom w:val="none" w:sz="0" w:space="0" w:color="auto"/>
                    <w:right w:val="none" w:sz="0" w:space="0" w:color="auto"/>
                  </w:divBdr>
                </w:div>
                <w:div w:id="1579172186">
                  <w:marLeft w:val="0"/>
                  <w:marRight w:val="0"/>
                  <w:marTop w:val="0"/>
                  <w:marBottom w:val="0"/>
                  <w:divBdr>
                    <w:top w:val="none" w:sz="0" w:space="0" w:color="auto"/>
                    <w:left w:val="none" w:sz="0" w:space="0" w:color="auto"/>
                    <w:bottom w:val="none" w:sz="0" w:space="0" w:color="auto"/>
                    <w:right w:val="none" w:sz="0" w:space="0" w:color="auto"/>
                  </w:divBdr>
                </w:div>
                <w:div w:id="1579241961">
                  <w:marLeft w:val="0"/>
                  <w:marRight w:val="0"/>
                  <w:marTop w:val="0"/>
                  <w:marBottom w:val="0"/>
                  <w:divBdr>
                    <w:top w:val="none" w:sz="0" w:space="0" w:color="auto"/>
                    <w:left w:val="none" w:sz="0" w:space="0" w:color="auto"/>
                    <w:bottom w:val="none" w:sz="0" w:space="0" w:color="auto"/>
                    <w:right w:val="none" w:sz="0" w:space="0" w:color="auto"/>
                  </w:divBdr>
                </w:div>
                <w:div w:id="1580015734">
                  <w:marLeft w:val="0"/>
                  <w:marRight w:val="0"/>
                  <w:marTop w:val="0"/>
                  <w:marBottom w:val="0"/>
                  <w:divBdr>
                    <w:top w:val="none" w:sz="0" w:space="0" w:color="auto"/>
                    <w:left w:val="none" w:sz="0" w:space="0" w:color="auto"/>
                    <w:bottom w:val="none" w:sz="0" w:space="0" w:color="auto"/>
                    <w:right w:val="none" w:sz="0" w:space="0" w:color="auto"/>
                  </w:divBdr>
                </w:div>
                <w:div w:id="1580359133">
                  <w:marLeft w:val="0"/>
                  <w:marRight w:val="0"/>
                  <w:marTop w:val="0"/>
                  <w:marBottom w:val="0"/>
                  <w:divBdr>
                    <w:top w:val="none" w:sz="0" w:space="0" w:color="auto"/>
                    <w:left w:val="none" w:sz="0" w:space="0" w:color="auto"/>
                    <w:bottom w:val="none" w:sz="0" w:space="0" w:color="auto"/>
                    <w:right w:val="none" w:sz="0" w:space="0" w:color="auto"/>
                  </w:divBdr>
                </w:div>
                <w:div w:id="1580361574">
                  <w:marLeft w:val="0"/>
                  <w:marRight w:val="0"/>
                  <w:marTop w:val="0"/>
                  <w:marBottom w:val="0"/>
                  <w:divBdr>
                    <w:top w:val="none" w:sz="0" w:space="0" w:color="auto"/>
                    <w:left w:val="none" w:sz="0" w:space="0" w:color="auto"/>
                    <w:bottom w:val="none" w:sz="0" w:space="0" w:color="auto"/>
                    <w:right w:val="none" w:sz="0" w:space="0" w:color="auto"/>
                  </w:divBdr>
                </w:div>
                <w:div w:id="1580945256">
                  <w:marLeft w:val="0"/>
                  <w:marRight w:val="0"/>
                  <w:marTop w:val="0"/>
                  <w:marBottom w:val="0"/>
                  <w:divBdr>
                    <w:top w:val="none" w:sz="0" w:space="0" w:color="auto"/>
                    <w:left w:val="none" w:sz="0" w:space="0" w:color="auto"/>
                    <w:bottom w:val="none" w:sz="0" w:space="0" w:color="auto"/>
                    <w:right w:val="none" w:sz="0" w:space="0" w:color="auto"/>
                  </w:divBdr>
                </w:div>
                <w:div w:id="1581981380">
                  <w:marLeft w:val="0"/>
                  <w:marRight w:val="0"/>
                  <w:marTop w:val="0"/>
                  <w:marBottom w:val="0"/>
                  <w:divBdr>
                    <w:top w:val="none" w:sz="0" w:space="0" w:color="auto"/>
                    <w:left w:val="none" w:sz="0" w:space="0" w:color="auto"/>
                    <w:bottom w:val="none" w:sz="0" w:space="0" w:color="auto"/>
                    <w:right w:val="none" w:sz="0" w:space="0" w:color="auto"/>
                  </w:divBdr>
                </w:div>
                <w:div w:id="1582372329">
                  <w:marLeft w:val="0"/>
                  <w:marRight w:val="0"/>
                  <w:marTop w:val="0"/>
                  <w:marBottom w:val="0"/>
                  <w:divBdr>
                    <w:top w:val="none" w:sz="0" w:space="0" w:color="auto"/>
                    <w:left w:val="none" w:sz="0" w:space="0" w:color="auto"/>
                    <w:bottom w:val="none" w:sz="0" w:space="0" w:color="auto"/>
                    <w:right w:val="none" w:sz="0" w:space="0" w:color="auto"/>
                  </w:divBdr>
                </w:div>
                <w:div w:id="1583685541">
                  <w:marLeft w:val="0"/>
                  <w:marRight w:val="0"/>
                  <w:marTop w:val="0"/>
                  <w:marBottom w:val="0"/>
                  <w:divBdr>
                    <w:top w:val="none" w:sz="0" w:space="0" w:color="auto"/>
                    <w:left w:val="none" w:sz="0" w:space="0" w:color="auto"/>
                    <w:bottom w:val="none" w:sz="0" w:space="0" w:color="auto"/>
                    <w:right w:val="none" w:sz="0" w:space="0" w:color="auto"/>
                  </w:divBdr>
                </w:div>
                <w:div w:id="1584099699">
                  <w:marLeft w:val="0"/>
                  <w:marRight w:val="0"/>
                  <w:marTop w:val="0"/>
                  <w:marBottom w:val="0"/>
                  <w:divBdr>
                    <w:top w:val="none" w:sz="0" w:space="0" w:color="auto"/>
                    <w:left w:val="none" w:sz="0" w:space="0" w:color="auto"/>
                    <w:bottom w:val="none" w:sz="0" w:space="0" w:color="auto"/>
                    <w:right w:val="none" w:sz="0" w:space="0" w:color="auto"/>
                  </w:divBdr>
                </w:div>
                <w:div w:id="1584870576">
                  <w:marLeft w:val="0"/>
                  <w:marRight w:val="0"/>
                  <w:marTop w:val="0"/>
                  <w:marBottom w:val="0"/>
                  <w:divBdr>
                    <w:top w:val="none" w:sz="0" w:space="0" w:color="auto"/>
                    <w:left w:val="none" w:sz="0" w:space="0" w:color="auto"/>
                    <w:bottom w:val="none" w:sz="0" w:space="0" w:color="auto"/>
                    <w:right w:val="none" w:sz="0" w:space="0" w:color="auto"/>
                  </w:divBdr>
                </w:div>
                <w:div w:id="1585215322">
                  <w:marLeft w:val="0"/>
                  <w:marRight w:val="0"/>
                  <w:marTop w:val="0"/>
                  <w:marBottom w:val="0"/>
                  <w:divBdr>
                    <w:top w:val="none" w:sz="0" w:space="0" w:color="auto"/>
                    <w:left w:val="none" w:sz="0" w:space="0" w:color="auto"/>
                    <w:bottom w:val="none" w:sz="0" w:space="0" w:color="auto"/>
                    <w:right w:val="none" w:sz="0" w:space="0" w:color="auto"/>
                  </w:divBdr>
                </w:div>
                <w:div w:id="1585644083">
                  <w:marLeft w:val="0"/>
                  <w:marRight w:val="0"/>
                  <w:marTop w:val="0"/>
                  <w:marBottom w:val="0"/>
                  <w:divBdr>
                    <w:top w:val="none" w:sz="0" w:space="0" w:color="auto"/>
                    <w:left w:val="none" w:sz="0" w:space="0" w:color="auto"/>
                    <w:bottom w:val="none" w:sz="0" w:space="0" w:color="auto"/>
                    <w:right w:val="none" w:sz="0" w:space="0" w:color="auto"/>
                  </w:divBdr>
                </w:div>
                <w:div w:id="1586845080">
                  <w:marLeft w:val="0"/>
                  <w:marRight w:val="0"/>
                  <w:marTop w:val="0"/>
                  <w:marBottom w:val="0"/>
                  <w:divBdr>
                    <w:top w:val="none" w:sz="0" w:space="0" w:color="auto"/>
                    <w:left w:val="none" w:sz="0" w:space="0" w:color="auto"/>
                    <w:bottom w:val="none" w:sz="0" w:space="0" w:color="auto"/>
                    <w:right w:val="none" w:sz="0" w:space="0" w:color="auto"/>
                  </w:divBdr>
                </w:div>
                <w:div w:id="1587224454">
                  <w:marLeft w:val="0"/>
                  <w:marRight w:val="0"/>
                  <w:marTop w:val="0"/>
                  <w:marBottom w:val="0"/>
                  <w:divBdr>
                    <w:top w:val="none" w:sz="0" w:space="0" w:color="auto"/>
                    <w:left w:val="none" w:sz="0" w:space="0" w:color="auto"/>
                    <w:bottom w:val="none" w:sz="0" w:space="0" w:color="auto"/>
                    <w:right w:val="none" w:sz="0" w:space="0" w:color="auto"/>
                  </w:divBdr>
                </w:div>
                <w:div w:id="1587422168">
                  <w:marLeft w:val="0"/>
                  <w:marRight w:val="0"/>
                  <w:marTop w:val="0"/>
                  <w:marBottom w:val="0"/>
                  <w:divBdr>
                    <w:top w:val="none" w:sz="0" w:space="0" w:color="auto"/>
                    <w:left w:val="none" w:sz="0" w:space="0" w:color="auto"/>
                    <w:bottom w:val="none" w:sz="0" w:space="0" w:color="auto"/>
                    <w:right w:val="none" w:sz="0" w:space="0" w:color="auto"/>
                  </w:divBdr>
                </w:div>
                <w:div w:id="1589265314">
                  <w:marLeft w:val="0"/>
                  <w:marRight w:val="0"/>
                  <w:marTop w:val="0"/>
                  <w:marBottom w:val="0"/>
                  <w:divBdr>
                    <w:top w:val="none" w:sz="0" w:space="0" w:color="auto"/>
                    <w:left w:val="none" w:sz="0" w:space="0" w:color="auto"/>
                    <w:bottom w:val="none" w:sz="0" w:space="0" w:color="auto"/>
                    <w:right w:val="none" w:sz="0" w:space="0" w:color="auto"/>
                  </w:divBdr>
                </w:div>
                <w:div w:id="1591238695">
                  <w:marLeft w:val="0"/>
                  <w:marRight w:val="0"/>
                  <w:marTop w:val="0"/>
                  <w:marBottom w:val="0"/>
                  <w:divBdr>
                    <w:top w:val="none" w:sz="0" w:space="0" w:color="auto"/>
                    <w:left w:val="none" w:sz="0" w:space="0" w:color="auto"/>
                    <w:bottom w:val="none" w:sz="0" w:space="0" w:color="auto"/>
                    <w:right w:val="none" w:sz="0" w:space="0" w:color="auto"/>
                  </w:divBdr>
                </w:div>
                <w:div w:id="1593392728">
                  <w:marLeft w:val="0"/>
                  <w:marRight w:val="0"/>
                  <w:marTop w:val="0"/>
                  <w:marBottom w:val="0"/>
                  <w:divBdr>
                    <w:top w:val="none" w:sz="0" w:space="0" w:color="auto"/>
                    <w:left w:val="none" w:sz="0" w:space="0" w:color="auto"/>
                    <w:bottom w:val="none" w:sz="0" w:space="0" w:color="auto"/>
                    <w:right w:val="none" w:sz="0" w:space="0" w:color="auto"/>
                  </w:divBdr>
                </w:div>
                <w:div w:id="1593734515">
                  <w:marLeft w:val="0"/>
                  <w:marRight w:val="0"/>
                  <w:marTop w:val="0"/>
                  <w:marBottom w:val="0"/>
                  <w:divBdr>
                    <w:top w:val="none" w:sz="0" w:space="0" w:color="auto"/>
                    <w:left w:val="none" w:sz="0" w:space="0" w:color="auto"/>
                    <w:bottom w:val="none" w:sz="0" w:space="0" w:color="auto"/>
                    <w:right w:val="none" w:sz="0" w:space="0" w:color="auto"/>
                  </w:divBdr>
                </w:div>
                <w:div w:id="1593972136">
                  <w:marLeft w:val="0"/>
                  <w:marRight w:val="0"/>
                  <w:marTop w:val="0"/>
                  <w:marBottom w:val="0"/>
                  <w:divBdr>
                    <w:top w:val="none" w:sz="0" w:space="0" w:color="auto"/>
                    <w:left w:val="none" w:sz="0" w:space="0" w:color="auto"/>
                    <w:bottom w:val="none" w:sz="0" w:space="0" w:color="auto"/>
                    <w:right w:val="none" w:sz="0" w:space="0" w:color="auto"/>
                  </w:divBdr>
                </w:div>
                <w:div w:id="1594361555">
                  <w:marLeft w:val="0"/>
                  <w:marRight w:val="0"/>
                  <w:marTop w:val="0"/>
                  <w:marBottom w:val="0"/>
                  <w:divBdr>
                    <w:top w:val="none" w:sz="0" w:space="0" w:color="auto"/>
                    <w:left w:val="none" w:sz="0" w:space="0" w:color="auto"/>
                    <w:bottom w:val="none" w:sz="0" w:space="0" w:color="auto"/>
                    <w:right w:val="none" w:sz="0" w:space="0" w:color="auto"/>
                  </w:divBdr>
                </w:div>
                <w:div w:id="1595162156">
                  <w:marLeft w:val="0"/>
                  <w:marRight w:val="0"/>
                  <w:marTop w:val="0"/>
                  <w:marBottom w:val="0"/>
                  <w:divBdr>
                    <w:top w:val="none" w:sz="0" w:space="0" w:color="auto"/>
                    <w:left w:val="none" w:sz="0" w:space="0" w:color="auto"/>
                    <w:bottom w:val="none" w:sz="0" w:space="0" w:color="auto"/>
                    <w:right w:val="none" w:sz="0" w:space="0" w:color="auto"/>
                  </w:divBdr>
                </w:div>
                <w:div w:id="1595281912">
                  <w:marLeft w:val="0"/>
                  <w:marRight w:val="0"/>
                  <w:marTop w:val="0"/>
                  <w:marBottom w:val="0"/>
                  <w:divBdr>
                    <w:top w:val="none" w:sz="0" w:space="0" w:color="auto"/>
                    <w:left w:val="none" w:sz="0" w:space="0" w:color="auto"/>
                    <w:bottom w:val="none" w:sz="0" w:space="0" w:color="auto"/>
                    <w:right w:val="none" w:sz="0" w:space="0" w:color="auto"/>
                  </w:divBdr>
                </w:div>
                <w:div w:id="1598295177">
                  <w:marLeft w:val="0"/>
                  <w:marRight w:val="0"/>
                  <w:marTop w:val="0"/>
                  <w:marBottom w:val="0"/>
                  <w:divBdr>
                    <w:top w:val="none" w:sz="0" w:space="0" w:color="auto"/>
                    <w:left w:val="none" w:sz="0" w:space="0" w:color="auto"/>
                    <w:bottom w:val="none" w:sz="0" w:space="0" w:color="auto"/>
                    <w:right w:val="none" w:sz="0" w:space="0" w:color="auto"/>
                  </w:divBdr>
                </w:div>
                <w:div w:id="1598296104">
                  <w:marLeft w:val="0"/>
                  <w:marRight w:val="0"/>
                  <w:marTop w:val="0"/>
                  <w:marBottom w:val="0"/>
                  <w:divBdr>
                    <w:top w:val="none" w:sz="0" w:space="0" w:color="auto"/>
                    <w:left w:val="none" w:sz="0" w:space="0" w:color="auto"/>
                    <w:bottom w:val="none" w:sz="0" w:space="0" w:color="auto"/>
                    <w:right w:val="none" w:sz="0" w:space="0" w:color="auto"/>
                  </w:divBdr>
                </w:div>
                <w:div w:id="1598441719">
                  <w:marLeft w:val="0"/>
                  <w:marRight w:val="0"/>
                  <w:marTop w:val="0"/>
                  <w:marBottom w:val="0"/>
                  <w:divBdr>
                    <w:top w:val="none" w:sz="0" w:space="0" w:color="auto"/>
                    <w:left w:val="none" w:sz="0" w:space="0" w:color="auto"/>
                    <w:bottom w:val="none" w:sz="0" w:space="0" w:color="auto"/>
                    <w:right w:val="none" w:sz="0" w:space="0" w:color="auto"/>
                  </w:divBdr>
                </w:div>
                <w:div w:id="1601986638">
                  <w:marLeft w:val="0"/>
                  <w:marRight w:val="0"/>
                  <w:marTop w:val="0"/>
                  <w:marBottom w:val="0"/>
                  <w:divBdr>
                    <w:top w:val="none" w:sz="0" w:space="0" w:color="auto"/>
                    <w:left w:val="none" w:sz="0" w:space="0" w:color="auto"/>
                    <w:bottom w:val="none" w:sz="0" w:space="0" w:color="auto"/>
                    <w:right w:val="none" w:sz="0" w:space="0" w:color="auto"/>
                  </w:divBdr>
                </w:div>
                <w:div w:id="1603108253">
                  <w:marLeft w:val="0"/>
                  <w:marRight w:val="0"/>
                  <w:marTop w:val="0"/>
                  <w:marBottom w:val="0"/>
                  <w:divBdr>
                    <w:top w:val="none" w:sz="0" w:space="0" w:color="auto"/>
                    <w:left w:val="none" w:sz="0" w:space="0" w:color="auto"/>
                    <w:bottom w:val="none" w:sz="0" w:space="0" w:color="auto"/>
                    <w:right w:val="none" w:sz="0" w:space="0" w:color="auto"/>
                  </w:divBdr>
                </w:div>
                <w:div w:id="1603341203">
                  <w:marLeft w:val="0"/>
                  <w:marRight w:val="0"/>
                  <w:marTop w:val="0"/>
                  <w:marBottom w:val="0"/>
                  <w:divBdr>
                    <w:top w:val="none" w:sz="0" w:space="0" w:color="auto"/>
                    <w:left w:val="none" w:sz="0" w:space="0" w:color="auto"/>
                    <w:bottom w:val="none" w:sz="0" w:space="0" w:color="auto"/>
                    <w:right w:val="none" w:sz="0" w:space="0" w:color="auto"/>
                  </w:divBdr>
                </w:div>
                <w:div w:id="1603608350">
                  <w:marLeft w:val="0"/>
                  <w:marRight w:val="0"/>
                  <w:marTop w:val="0"/>
                  <w:marBottom w:val="0"/>
                  <w:divBdr>
                    <w:top w:val="none" w:sz="0" w:space="0" w:color="auto"/>
                    <w:left w:val="none" w:sz="0" w:space="0" w:color="auto"/>
                    <w:bottom w:val="none" w:sz="0" w:space="0" w:color="auto"/>
                    <w:right w:val="none" w:sz="0" w:space="0" w:color="auto"/>
                  </w:divBdr>
                </w:div>
                <w:div w:id="1604260497">
                  <w:marLeft w:val="0"/>
                  <w:marRight w:val="0"/>
                  <w:marTop w:val="0"/>
                  <w:marBottom w:val="0"/>
                  <w:divBdr>
                    <w:top w:val="none" w:sz="0" w:space="0" w:color="auto"/>
                    <w:left w:val="none" w:sz="0" w:space="0" w:color="auto"/>
                    <w:bottom w:val="none" w:sz="0" w:space="0" w:color="auto"/>
                    <w:right w:val="none" w:sz="0" w:space="0" w:color="auto"/>
                  </w:divBdr>
                </w:div>
                <w:div w:id="1604344154">
                  <w:marLeft w:val="0"/>
                  <w:marRight w:val="0"/>
                  <w:marTop w:val="0"/>
                  <w:marBottom w:val="0"/>
                  <w:divBdr>
                    <w:top w:val="none" w:sz="0" w:space="0" w:color="auto"/>
                    <w:left w:val="none" w:sz="0" w:space="0" w:color="auto"/>
                    <w:bottom w:val="none" w:sz="0" w:space="0" w:color="auto"/>
                    <w:right w:val="none" w:sz="0" w:space="0" w:color="auto"/>
                  </w:divBdr>
                </w:div>
                <w:div w:id="1604876595">
                  <w:marLeft w:val="0"/>
                  <w:marRight w:val="0"/>
                  <w:marTop w:val="0"/>
                  <w:marBottom w:val="0"/>
                  <w:divBdr>
                    <w:top w:val="none" w:sz="0" w:space="0" w:color="auto"/>
                    <w:left w:val="none" w:sz="0" w:space="0" w:color="auto"/>
                    <w:bottom w:val="none" w:sz="0" w:space="0" w:color="auto"/>
                    <w:right w:val="none" w:sz="0" w:space="0" w:color="auto"/>
                  </w:divBdr>
                </w:div>
                <w:div w:id="1604996221">
                  <w:marLeft w:val="0"/>
                  <w:marRight w:val="0"/>
                  <w:marTop w:val="0"/>
                  <w:marBottom w:val="0"/>
                  <w:divBdr>
                    <w:top w:val="none" w:sz="0" w:space="0" w:color="auto"/>
                    <w:left w:val="none" w:sz="0" w:space="0" w:color="auto"/>
                    <w:bottom w:val="none" w:sz="0" w:space="0" w:color="auto"/>
                    <w:right w:val="none" w:sz="0" w:space="0" w:color="auto"/>
                  </w:divBdr>
                </w:div>
                <w:div w:id="1605458528">
                  <w:marLeft w:val="0"/>
                  <w:marRight w:val="0"/>
                  <w:marTop w:val="0"/>
                  <w:marBottom w:val="0"/>
                  <w:divBdr>
                    <w:top w:val="none" w:sz="0" w:space="0" w:color="auto"/>
                    <w:left w:val="none" w:sz="0" w:space="0" w:color="auto"/>
                    <w:bottom w:val="none" w:sz="0" w:space="0" w:color="auto"/>
                    <w:right w:val="none" w:sz="0" w:space="0" w:color="auto"/>
                  </w:divBdr>
                </w:div>
                <w:div w:id="1605847742">
                  <w:marLeft w:val="0"/>
                  <w:marRight w:val="0"/>
                  <w:marTop w:val="0"/>
                  <w:marBottom w:val="0"/>
                  <w:divBdr>
                    <w:top w:val="none" w:sz="0" w:space="0" w:color="auto"/>
                    <w:left w:val="none" w:sz="0" w:space="0" w:color="auto"/>
                    <w:bottom w:val="none" w:sz="0" w:space="0" w:color="auto"/>
                    <w:right w:val="none" w:sz="0" w:space="0" w:color="auto"/>
                  </w:divBdr>
                </w:div>
                <w:div w:id="1606225821">
                  <w:marLeft w:val="0"/>
                  <w:marRight w:val="0"/>
                  <w:marTop w:val="0"/>
                  <w:marBottom w:val="0"/>
                  <w:divBdr>
                    <w:top w:val="none" w:sz="0" w:space="0" w:color="auto"/>
                    <w:left w:val="none" w:sz="0" w:space="0" w:color="auto"/>
                    <w:bottom w:val="none" w:sz="0" w:space="0" w:color="auto"/>
                    <w:right w:val="none" w:sz="0" w:space="0" w:color="auto"/>
                  </w:divBdr>
                </w:div>
                <w:div w:id="1606307020">
                  <w:marLeft w:val="0"/>
                  <w:marRight w:val="0"/>
                  <w:marTop w:val="0"/>
                  <w:marBottom w:val="0"/>
                  <w:divBdr>
                    <w:top w:val="none" w:sz="0" w:space="0" w:color="auto"/>
                    <w:left w:val="none" w:sz="0" w:space="0" w:color="auto"/>
                    <w:bottom w:val="none" w:sz="0" w:space="0" w:color="auto"/>
                    <w:right w:val="none" w:sz="0" w:space="0" w:color="auto"/>
                  </w:divBdr>
                </w:div>
                <w:div w:id="1606578022">
                  <w:marLeft w:val="0"/>
                  <w:marRight w:val="0"/>
                  <w:marTop w:val="0"/>
                  <w:marBottom w:val="0"/>
                  <w:divBdr>
                    <w:top w:val="none" w:sz="0" w:space="0" w:color="auto"/>
                    <w:left w:val="none" w:sz="0" w:space="0" w:color="auto"/>
                    <w:bottom w:val="none" w:sz="0" w:space="0" w:color="auto"/>
                    <w:right w:val="none" w:sz="0" w:space="0" w:color="auto"/>
                  </w:divBdr>
                </w:div>
                <w:div w:id="1606889537">
                  <w:marLeft w:val="0"/>
                  <w:marRight w:val="0"/>
                  <w:marTop w:val="0"/>
                  <w:marBottom w:val="0"/>
                  <w:divBdr>
                    <w:top w:val="none" w:sz="0" w:space="0" w:color="auto"/>
                    <w:left w:val="none" w:sz="0" w:space="0" w:color="auto"/>
                    <w:bottom w:val="none" w:sz="0" w:space="0" w:color="auto"/>
                    <w:right w:val="none" w:sz="0" w:space="0" w:color="auto"/>
                  </w:divBdr>
                </w:div>
                <w:div w:id="1607737721">
                  <w:marLeft w:val="0"/>
                  <w:marRight w:val="0"/>
                  <w:marTop w:val="0"/>
                  <w:marBottom w:val="0"/>
                  <w:divBdr>
                    <w:top w:val="none" w:sz="0" w:space="0" w:color="auto"/>
                    <w:left w:val="none" w:sz="0" w:space="0" w:color="auto"/>
                    <w:bottom w:val="none" w:sz="0" w:space="0" w:color="auto"/>
                    <w:right w:val="none" w:sz="0" w:space="0" w:color="auto"/>
                  </w:divBdr>
                </w:div>
                <w:div w:id="1607880097">
                  <w:marLeft w:val="0"/>
                  <w:marRight w:val="0"/>
                  <w:marTop w:val="0"/>
                  <w:marBottom w:val="0"/>
                  <w:divBdr>
                    <w:top w:val="none" w:sz="0" w:space="0" w:color="auto"/>
                    <w:left w:val="none" w:sz="0" w:space="0" w:color="auto"/>
                    <w:bottom w:val="none" w:sz="0" w:space="0" w:color="auto"/>
                    <w:right w:val="none" w:sz="0" w:space="0" w:color="auto"/>
                  </w:divBdr>
                </w:div>
                <w:div w:id="1608733639">
                  <w:marLeft w:val="0"/>
                  <w:marRight w:val="0"/>
                  <w:marTop w:val="0"/>
                  <w:marBottom w:val="0"/>
                  <w:divBdr>
                    <w:top w:val="none" w:sz="0" w:space="0" w:color="auto"/>
                    <w:left w:val="none" w:sz="0" w:space="0" w:color="auto"/>
                    <w:bottom w:val="none" w:sz="0" w:space="0" w:color="auto"/>
                    <w:right w:val="none" w:sz="0" w:space="0" w:color="auto"/>
                  </w:divBdr>
                </w:div>
                <w:div w:id="1609579918">
                  <w:marLeft w:val="0"/>
                  <w:marRight w:val="0"/>
                  <w:marTop w:val="0"/>
                  <w:marBottom w:val="0"/>
                  <w:divBdr>
                    <w:top w:val="none" w:sz="0" w:space="0" w:color="auto"/>
                    <w:left w:val="none" w:sz="0" w:space="0" w:color="auto"/>
                    <w:bottom w:val="none" w:sz="0" w:space="0" w:color="auto"/>
                    <w:right w:val="none" w:sz="0" w:space="0" w:color="auto"/>
                  </w:divBdr>
                </w:div>
                <w:div w:id="1609922237">
                  <w:marLeft w:val="0"/>
                  <w:marRight w:val="0"/>
                  <w:marTop w:val="0"/>
                  <w:marBottom w:val="0"/>
                  <w:divBdr>
                    <w:top w:val="none" w:sz="0" w:space="0" w:color="auto"/>
                    <w:left w:val="none" w:sz="0" w:space="0" w:color="auto"/>
                    <w:bottom w:val="none" w:sz="0" w:space="0" w:color="auto"/>
                    <w:right w:val="none" w:sz="0" w:space="0" w:color="auto"/>
                  </w:divBdr>
                </w:div>
                <w:div w:id="1610159728">
                  <w:marLeft w:val="0"/>
                  <w:marRight w:val="0"/>
                  <w:marTop w:val="0"/>
                  <w:marBottom w:val="0"/>
                  <w:divBdr>
                    <w:top w:val="none" w:sz="0" w:space="0" w:color="auto"/>
                    <w:left w:val="none" w:sz="0" w:space="0" w:color="auto"/>
                    <w:bottom w:val="none" w:sz="0" w:space="0" w:color="auto"/>
                    <w:right w:val="none" w:sz="0" w:space="0" w:color="auto"/>
                  </w:divBdr>
                </w:div>
                <w:div w:id="1610624889">
                  <w:marLeft w:val="0"/>
                  <w:marRight w:val="0"/>
                  <w:marTop w:val="0"/>
                  <w:marBottom w:val="0"/>
                  <w:divBdr>
                    <w:top w:val="none" w:sz="0" w:space="0" w:color="auto"/>
                    <w:left w:val="none" w:sz="0" w:space="0" w:color="auto"/>
                    <w:bottom w:val="none" w:sz="0" w:space="0" w:color="auto"/>
                    <w:right w:val="none" w:sz="0" w:space="0" w:color="auto"/>
                  </w:divBdr>
                </w:div>
                <w:div w:id="1610769567">
                  <w:marLeft w:val="0"/>
                  <w:marRight w:val="0"/>
                  <w:marTop w:val="0"/>
                  <w:marBottom w:val="0"/>
                  <w:divBdr>
                    <w:top w:val="none" w:sz="0" w:space="0" w:color="auto"/>
                    <w:left w:val="none" w:sz="0" w:space="0" w:color="auto"/>
                    <w:bottom w:val="none" w:sz="0" w:space="0" w:color="auto"/>
                    <w:right w:val="none" w:sz="0" w:space="0" w:color="auto"/>
                  </w:divBdr>
                </w:div>
                <w:div w:id="1610770387">
                  <w:marLeft w:val="0"/>
                  <w:marRight w:val="0"/>
                  <w:marTop w:val="0"/>
                  <w:marBottom w:val="0"/>
                  <w:divBdr>
                    <w:top w:val="none" w:sz="0" w:space="0" w:color="auto"/>
                    <w:left w:val="none" w:sz="0" w:space="0" w:color="auto"/>
                    <w:bottom w:val="none" w:sz="0" w:space="0" w:color="auto"/>
                    <w:right w:val="none" w:sz="0" w:space="0" w:color="auto"/>
                  </w:divBdr>
                </w:div>
                <w:div w:id="1611283621">
                  <w:marLeft w:val="0"/>
                  <w:marRight w:val="0"/>
                  <w:marTop w:val="0"/>
                  <w:marBottom w:val="0"/>
                  <w:divBdr>
                    <w:top w:val="none" w:sz="0" w:space="0" w:color="auto"/>
                    <w:left w:val="none" w:sz="0" w:space="0" w:color="auto"/>
                    <w:bottom w:val="none" w:sz="0" w:space="0" w:color="auto"/>
                    <w:right w:val="none" w:sz="0" w:space="0" w:color="auto"/>
                  </w:divBdr>
                </w:div>
                <w:div w:id="1611815694">
                  <w:marLeft w:val="0"/>
                  <w:marRight w:val="0"/>
                  <w:marTop w:val="0"/>
                  <w:marBottom w:val="0"/>
                  <w:divBdr>
                    <w:top w:val="none" w:sz="0" w:space="0" w:color="auto"/>
                    <w:left w:val="none" w:sz="0" w:space="0" w:color="auto"/>
                    <w:bottom w:val="none" w:sz="0" w:space="0" w:color="auto"/>
                    <w:right w:val="none" w:sz="0" w:space="0" w:color="auto"/>
                  </w:divBdr>
                </w:div>
                <w:div w:id="1612666677">
                  <w:marLeft w:val="0"/>
                  <w:marRight w:val="0"/>
                  <w:marTop w:val="0"/>
                  <w:marBottom w:val="0"/>
                  <w:divBdr>
                    <w:top w:val="none" w:sz="0" w:space="0" w:color="auto"/>
                    <w:left w:val="none" w:sz="0" w:space="0" w:color="auto"/>
                    <w:bottom w:val="none" w:sz="0" w:space="0" w:color="auto"/>
                    <w:right w:val="none" w:sz="0" w:space="0" w:color="auto"/>
                  </w:divBdr>
                </w:div>
                <w:div w:id="1612980189">
                  <w:marLeft w:val="0"/>
                  <w:marRight w:val="0"/>
                  <w:marTop w:val="0"/>
                  <w:marBottom w:val="0"/>
                  <w:divBdr>
                    <w:top w:val="none" w:sz="0" w:space="0" w:color="auto"/>
                    <w:left w:val="none" w:sz="0" w:space="0" w:color="auto"/>
                    <w:bottom w:val="none" w:sz="0" w:space="0" w:color="auto"/>
                    <w:right w:val="none" w:sz="0" w:space="0" w:color="auto"/>
                  </w:divBdr>
                </w:div>
                <w:div w:id="1613050501">
                  <w:marLeft w:val="0"/>
                  <w:marRight w:val="0"/>
                  <w:marTop w:val="0"/>
                  <w:marBottom w:val="0"/>
                  <w:divBdr>
                    <w:top w:val="none" w:sz="0" w:space="0" w:color="auto"/>
                    <w:left w:val="none" w:sz="0" w:space="0" w:color="auto"/>
                    <w:bottom w:val="none" w:sz="0" w:space="0" w:color="auto"/>
                    <w:right w:val="none" w:sz="0" w:space="0" w:color="auto"/>
                  </w:divBdr>
                </w:div>
                <w:div w:id="1614239339">
                  <w:marLeft w:val="0"/>
                  <w:marRight w:val="0"/>
                  <w:marTop w:val="0"/>
                  <w:marBottom w:val="0"/>
                  <w:divBdr>
                    <w:top w:val="none" w:sz="0" w:space="0" w:color="auto"/>
                    <w:left w:val="none" w:sz="0" w:space="0" w:color="auto"/>
                    <w:bottom w:val="none" w:sz="0" w:space="0" w:color="auto"/>
                    <w:right w:val="none" w:sz="0" w:space="0" w:color="auto"/>
                  </w:divBdr>
                </w:div>
                <w:div w:id="1614365426">
                  <w:marLeft w:val="0"/>
                  <w:marRight w:val="0"/>
                  <w:marTop w:val="0"/>
                  <w:marBottom w:val="0"/>
                  <w:divBdr>
                    <w:top w:val="none" w:sz="0" w:space="0" w:color="auto"/>
                    <w:left w:val="none" w:sz="0" w:space="0" w:color="auto"/>
                    <w:bottom w:val="none" w:sz="0" w:space="0" w:color="auto"/>
                    <w:right w:val="none" w:sz="0" w:space="0" w:color="auto"/>
                  </w:divBdr>
                </w:div>
                <w:div w:id="1614628678">
                  <w:marLeft w:val="0"/>
                  <w:marRight w:val="0"/>
                  <w:marTop w:val="0"/>
                  <w:marBottom w:val="0"/>
                  <w:divBdr>
                    <w:top w:val="none" w:sz="0" w:space="0" w:color="auto"/>
                    <w:left w:val="none" w:sz="0" w:space="0" w:color="auto"/>
                    <w:bottom w:val="none" w:sz="0" w:space="0" w:color="auto"/>
                    <w:right w:val="none" w:sz="0" w:space="0" w:color="auto"/>
                  </w:divBdr>
                </w:div>
                <w:div w:id="1615167084">
                  <w:marLeft w:val="0"/>
                  <w:marRight w:val="0"/>
                  <w:marTop w:val="0"/>
                  <w:marBottom w:val="0"/>
                  <w:divBdr>
                    <w:top w:val="none" w:sz="0" w:space="0" w:color="auto"/>
                    <w:left w:val="none" w:sz="0" w:space="0" w:color="auto"/>
                    <w:bottom w:val="none" w:sz="0" w:space="0" w:color="auto"/>
                    <w:right w:val="none" w:sz="0" w:space="0" w:color="auto"/>
                  </w:divBdr>
                </w:div>
                <w:div w:id="1617061374">
                  <w:marLeft w:val="0"/>
                  <w:marRight w:val="0"/>
                  <w:marTop w:val="0"/>
                  <w:marBottom w:val="0"/>
                  <w:divBdr>
                    <w:top w:val="none" w:sz="0" w:space="0" w:color="auto"/>
                    <w:left w:val="none" w:sz="0" w:space="0" w:color="auto"/>
                    <w:bottom w:val="none" w:sz="0" w:space="0" w:color="auto"/>
                    <w:right w:val="none" w:sz="0" w:space="0" w:color="auto"/>
                  </w:divBdr>
                </w:div>
                <w:div w:id="1617786249">
                  <w:marLeft w:val="0"/>
                  <w:marRight w:val="0"/>
                  <w:marTop w:val="0"/>
                  <w:marBottom w:val="0"/>
                  <w:divBdr>
                    <w:top w:val="none" w:sz="0" w:space="0" w:color="auto"/>
                    <w:left w:val="none" w:sz="0" w:space="0" w:color="auto"/>
                    <w:bottom w:val="none" w:sz="0" w:space="0" w:color="auto"/>
                    <w:right w:val="none" w:sz="0" w:space="0" w:color="auto"/>
                  </w:divBdr>
                </w:div>
                <w:div w:id="1618028165">
                  <w:marLeft w:val="0"/>
                  <w:marRight w:val="0"/>
                  <w:marTop w:val="0"/>
                  <w:marBottom w:val="0"/>
                  <w:divBdr>
                    <w:top w:val="none" w:sz="0" w:space="0" w:color="auto"/>
                    <w:left w:val="none" w:sz="0" w:space="0" w:color="auto"/>
                    <w:bottom w:val="none" w:sz="0" w:space="0" w:color="auto"/>
                    <w:right w:val="none" w:sz="0" w:space="0" w:color="auto"/>
                  </w:divBdr>
                </w:div>
                <w:div w:id="1618219110">
                  <w:marLeft w:val="0"/>
                  <w:marRight w:val="0"/>
                  <w:marTop w:val="0"/>
                  <w:marBottom w:val="0"/>
                  <w:divBdr>
                    <w:top w:val="none" w:sz="0" w:space="0" w:color="auto"/>
                    <w:left w:val="none" w:sz="0" w:space="0" w:color="auto"/>
                    <w:bottom w:val="none" w:sz="0" w:space="0" w:color="auto"/>
                    <w:right w:val="none" w:sz="0" w:space="0" w:color="auto"/>
                  </w:divBdr>
                </w:div>
                <w:div w:id="1619995498">
                  <w:marLeft w:val="0"/>
                  <w:marRight w:val="0"/>
                  <w:marTop w:val="0"/>
                  <w:marBottom w:val="0"/>
                  <w:divBdr>
                    <w:top w:val="none" w:sz="0" w:space="0" w:color="auto"/>
                    <w:left w:val="none" w:sz="0" w:space="0" w:color="auto"/>
                    <w:bottom w:val="none" w:sz="0" w:space="0" w:color="auto"/>
                    <w:right w:val="none" w:sz="0" w:space="0" w:color="auto"/>
                  </w:divBdr>
                </w:div>
                <w:div w:id="1620061348">
                  <w:marLeft w:val="0"/>
                  <w:marRight w:val="0"/>
                  <w:marTop w:val="0"/>
                  <w:marBottom w:val="0"/>
                  <w:divBdr>
                    <w:top w:val="none" w:sz="0" w:space="0" w:color="auto"/>
                    <w:left w:val="none" w:sz="0" w:space="0" w:color="auto"/>
                    <w:bottom w:val="none" w:sz="0" w:space="0" w:color="auto"/>
                    <w:right w:val="none" w:sz="0" w:space="0" w:color="auto"/>
                  </w:divBdr>
                </w:div>
                <w:div w:id="1620142276">
                  <w:marLeft w:val="0"/>
                  <w:marRight w:val="0"/>
                  <w:marTop w:val="0"/>
                  <w:marBottom w:val="0"/>
                  <w:divBdr>
                    <w:top w:val="none" w:sz="0" w:space="0" w:color="auto"/>
                    <w:left w:val="none" w:sz="0" w:space="0" w:color="auto"/>
                    <w:bottom w:val="none" w:sz="0" w:space="0" w:color="auto"/>
                    <w:right w:val="none" w:sz="0" w:space="0" w:color="auto"/>
                  </w:divBdr>
                </w:div>
                <w:div w:id="1620336739">
                  <w:marLeft w:val="0"/>
                  <w:marRight w:val="0"/>
                  <w:marTop w:val="0"/>
                  <w:marBottom w:val="0"/>
                  <w:divBdr>
                    <w:top w:val="none" w:sz="0" w:space="0" w:color="auto"/>
                    <w:left w:val="none" w:sz="0" w:space="0" w:color="auto"/>
                    <w:bottom w:val="none" w:sz="0" w:space="0" w:color="auto"/>
                    <w:right w:val="none" w:sz="0" w:space="0" w:color="auto"/>
                  </w:divBdr>
                </w:div>
                <w:div w:id="1620990771">
                  <w:marLeft w:val="0"/>
                  <w:marRight w:val="0"/>
                  <w:marTop w:val="0"/>
                  <w:marBottom w:val="0"/>
                  <w:divBdr>
                    <w:top w:val="none" w:sz="0" w:space="0" w:color="auto"/>
                    <w:left w:val="none" w:sz="0" w:space="0" w:color="auto"/>
                    <w:bottom w:val="none" w:sz="0" w:space="0" w:color="auto"/>
                    <w:right w:val="none" w:sz="0" w:space="0" w:color="auto"/>
                  </w:divBdr>
                </w:div>
                <w:div w:id="1621034156">
                  <w:marLeft w:val="0"/>
                  <w:marRight w:val="0"/>
                  <w:marTop w:val="0"/>
                  <w:marBottom w:val="0"/>
                  <w:divBdr>
                    <w:top w:val="none" w:sz="0" w:space="0" w:color="auto"/>
                    <w:left w:val="none" w:sz="0" w:space="0" w:color="auto"/>
                    <w:bottom w:val="none" w:sz="0" w:space="0" w:color="auto"/>
                    <w:right w:val="none" w:sz="0" w:space="0" w:color="auto"/>
                  </w:divBdr>
                </w:div>
                <w:div w:id="1622106417">
                  <w:marLeft w:val="0"/>
                  <w:marRight w:val="0"/>
                  <w:marTop w:val="0"/>
                  <w:marBottom w:val="0"/>
                  <w:divBdr>
                    <w:top w:val="none" w:sz="0" w:space="0" w:color="auto"/>
                    <w:left w:val="none" w:sz="0" w:space="0" w:color="auto"/>
                    <w:bottom w:val="none" w:sz="0" w:space="0" w:color="auto"/>
                    <w:right w:val="none" w:sz="0" w:space="0" w:color="auto"/>
                  </w:divBdr>
                </w:div>
                <w:div w:id="1622227041">
                  <w:marLeft w:val="0"/>
                  <w:marRight w:val="0"/>
                  <w:marTop w:val="0"/>
                  <w:marBottom w:val="0"/>
                  <w:divBdr>
                    <w:top w:val="none" w:sz="0" w:space="0" w:color="auto"/>
                    <w:left w:val="none" w:sz="0" w:space="0" w:color="auto"/>
                    <w:bottom w:val="none" w:sz="0" w:space="0" w:color="auto"/>
                    <w:right w:val="none" w:sz="0" w:space="0" w:color="auto"/>
                  </w:divBdr>
                </w:div>
                <w:div w:id="1622297516">
                  <w:marLeft w:val="0"/>
                  <w:marRight w:val="0"/>
                  <w:marTop w:val="0"/>
                  <w:marBottom w:val="0"/>
                  <w:divBdr>
                    <w:top w:val="none" w:sz="0" w:space="0" w:color="auto"/>
                    <w:left w:val="none" w:sz="0" w:space="0" w:color="auto"/>
                    <w:bottom w:val="none" w:sz="0" w:space="0" w:color="auto"/>
                    <w:right w:val="none" w:sz="0" w:space="0" w:color="auto"/>
                  </w:divBdr>
                </w:div>
                <w:div w:id="1622759246">
                  <w:marLeft w:val="0"/>
                  <w:marRight w:val="0"/>
                  <w:marTop w:val="0"/>
                  <w:marBottom w:val="0"/>
                  <w:divBdr>
                    <w:top w:val="none" w:sz="0" w:space="0" w:color="auto"/>
                    <w:left w:val="none" w:sz="0" w:space="0" w:color="auto"/>
                    <w:bottom w:val="none" w:sz="0" w:space="0" w:color="auto"/>
                    <w:right w:val="none" w:sz="0" w:space="0" w:color="auto"/>
                  </w:divBdr>
                </w:div>
                <w:div w:id="1623029203">
                  <w:marLeft w:val="0"/>
                  <w:marRight w:val="0"/>
                  <w:marTop w:val="0"/>
                  <w:marBottom w:val="0"/>
                  <w:divBdr>
                    <w:top w:val="none" w:sz="0" w:space="0" w:color="auto"/>
                    <w:left w:val="none" w:sz="0" w:space="0" w:color="auto"/>
                    <w:bottom w:val="none" w:sz="0" w:space="0" w:color="auto"/>
                    <w:right w:val="none" w:sz="0" w:space="0" w:color="auto"/>
                  </w:divBdr>
                </w:div>
                <w:div w:id="1623346066">
                  <w:marLeft w:val="0"/>
                  <w:marRight w:val="0"/>
                  <w:marTop w:val="0"/>
                  <w:marBottom w:val="0"/>
                  <w:divBdr>
                    <w:top w:val="none" w:sz="0" w:space="0" w:color="auto"/>
                    <w:left w:val="none" w:sz="0" w:space="0" w:color="auto"/>
                    <w:bottom w:val="none" w:sz="0" w:space="0" w:color="auto"/>
                    <w:right w:val="none" w:sz="0" w:space="0" w:color="auto"/>
                  </w:divBdr>
                </w:div>
                <w:div w:id="1623531927">
                  <w:marLeft w:val="0"/>
                  <w:marRight w:val="0"/>
                  <w:marTop w:val="0"/>
                  <w:marBottom w:val="0"/>
                  <w:divBdr>
                    <w:top w:val="none" w:sz="0" w:space="0" w:color="auto"/>
                    <w:left w:val="none" w:sz="0" w:space="0" w:color="auto"/>
                    <w:bottom w:val="none" w:sz="0" w:space="0" w:color="auto"/>
                    <w:right w:val="none" w:sz="0" w:space="0" w:color="auto"/>
                  </w:divBdr>
                </w:div>
                <w:div w:id="1623804487">
                  <w:marLeft w:val="0"/>
                  <w:marRight w:val="0"/>
                  <w:marTop w:val="0"/>
                  <w:marBottom w:val="0"/>
                  <w:divBdr>
                    <w:top w:val="none" w:sz="0" w:space="0" w:color="auto"/>
                    <w:left w:val="none" w:sz="0" w:space="0" w:color="auto"/>
                    <w:bottom w:val="none" w:sz="0" w:space="0" w:color="auto"/>
                    <w:right w:val="none" w:sz="0" w:space="0" w:color="auto"/>
                  </w:divBdr>
                </w:div>
                <w:div w:id="1624268303">
                  <w:marLeft w:val="0"/>
                  <w:marRight w:val="0"/>
                  <w:marTop w:val="0"/>
                  <w:marBottom w:val="0"/>
                  <w:divBdr>
                    <w:top w:val="none" w:sz="0" w:space="0" w:color="auto"/>
                    <w:left w:val="none" w:sz="0" w:space="0" w:color="auto"/>
                    <w:bottom w:val="none" w:sz="0" w:space="0" w:color="auto"/>
                    <w:right w:val="none" w:sz="0" w:space="0" w:color="auto"/>
                  </w:divBdr>
                </w:div>
                <w:div w:id="1624731374">
                  <w:marLeft w:val="0"/>
                  <w:marRight w:val="0"/>
                  <w:marTop w:val="0"/>
                  <w:marBottom w:val="0"/>
                  <w:divBdr>
                    <w:top w:val="none" w:sz="0" w:space="0" w:color="auto"/>
                    <w:left w:val="none" w:sz="0" w:space="0" w:color="auto"/>
                    <w:bottom w:val="none" w:sz="0" w:space="0" w:color="auto"/>
                    <w:right w:val="none" w:sz="0" w:space="0" w:color="auto"/>
                  </w:divBdr>
                </w:div>
                <w:div w:id="1625231368">
                  <w:marLeft w:val="0"/>
                  <w:marRight w:val="0"/>
                  <w:marTop w:val="0"/>
                  <w:marBottom w:val="0"/>
                  <w:divBdr>
                    <w:top w:val="none" w:sz="0" w:space="0" w:color="auto"/>
                    <w:left w:val="none" w:sz="0" w:space="0" w:color="auto"/>
                    <w:bottom w:val="none" w:sz="0" w:space="0" w:color="auto"/>
                    <w:right w:val="none" w:sz="0" w:space="0" w:color="auto"/>
                  </w:divBdr>
                </w:div>
                <w:div w:id="1625388262">
                  <w:marLeft w:val="0"/>
                  <w:marRight w:val="0"/>
                  <w:marTop w:val="0"/>
                  <w:marBottom w:val="0"/>
                  <w:divBdr>
                    <w:top w:val="none" w:sz="0" w:space="0" w:color="auto"/>
                    <w:left w:val="none" w:sz="0" w:space="0" w:color="auto"/>
                    <w:bottom w:val="none" w:sz="0" w:space="0" w:color="auto"/>
                    <w:right w:val="none" w:sz="0" w:space="0" w:color="auto"/>
                  </w:divBdr>
                </w:div>
                <w:div w:id="1626084457">
                  <w:marLeft w:val="0"/>
                  <w:marRight w:val="0"/>
                  <w:marTop w:val="0"/>
                  <w:marBottom w:val="0"/>
                  <w:divBdr>
                    <w:top w:val="none" w:sz="0" w:space="0" w:color="auto"/>
                    <w:left w:val="none" w:sz="0" w:space="0" w:color="auto"/>
                    <w:bottom w:val="none" w:sz="0" w:space="0" w:color="auto"/>
                    <w:right w:val="none" w:sz="0" w:space="0" w:color="auto"/>
                  </w:divBdr>
                </w:div>
                <w:div w:id="1628775950">
                  <w:marLeft w:val="0"/>
                  <w:marRight w:val="0"/>
                  <w:marTop w:val="0"/>
                  <w:marBottom w:val="0"/>
                  <w:divBdr>
                    <w:top w:val="none" w:sz="0" w:space="0" w:color="auto"/>
                    <w:left w:val="none" w:sz="0" w:space="0" w:color="auto"/>
                    <w:bottom w:val="none" w:sz="0" w:space="0" w:color="auto"/>
                    <w:right w:val="none" w:sz="0" w:space="0" w:color="auto"/>
                  </w:divBdr>
                </w:div>
                <w:div w:id="1629579092">
                  <w:marLeft w:val="0"/>
                  <w:marRight w:val="0"/>
                  <w:marTop w:val="0"/>
                  <w:marBottom w:val="0"/>
                  <w:divBdr>
                    <w:top w:val="none" w:sz="0" w:space="0" w:color="auto"/>
                    <w:left w:val="none" w:sz="0" w:space="0" w:color="auto"/>
                    <w:bottom w:val="none" w:sz="0" w:space="0" w:color="auto"/>
                    <w:right w:val="none" w:sz="0" w:space="0" w:color="auto"/>
                  </w:divBdr>
                </w:div>
                <w:div w:id="1629973074">
                  <w:marLeft w:val="0"/>
                  <w:marRight w:val="0"/>
                  <w:marTop w:val="0"/>
                  <w:marBottom w:val="0"/>
                  <w:divBdr>
                    <w:top w:val="none" w:sz="0" w:space="0" w:color="auto"/>
                    <w:left w:val="none" w:sz="0" w:space="0" w:color="auto"/>
                    <w:bottom w:val="none" w:sz="0" w:space="0" w:color="auto"/>
                    <w:right w:val="none" w:sz="0" w:space="0" w:color="auto"/>
                  </w:divBdr>
                </w:div>
                <w:div w:id="1630284619">
                  <w:marLeft w:val="0"/>
                  <w:marRight w:val="0"/>
                  <w:marTop w:val="0"/>
                  <w:marBottom w:val="0"/>
                  <w:divBdr>
                    <w:top w:val="none" w:sz="0" w:space="0" w:color="auto"/>
                    <w:left w:val="none" w:sz="0" w:space="0" w:color="auto"/>
                    <w:bottom w:val="none" w:sz="0" w:space="0" w:color="auto"/>
                    <w:right w:val="none" w:sz="0" w:space="0" w:color="auto"/>
                  </w:divBdr>
                </w:div>
                <w:div w:id="1630934069">
                  <w:marLeft w:val="0"/>
                  <w:marRight w:val="0"/>
                  <w:marTop w:val="0"/>
                  <w:marBottom w:val="0"/>
                  <w:divBdr>
                    <w:top w:val="none" w:sz="0" w:space="0" w:color="auto"/>
                    <w:left w:val="none" w:sz="0" w:space="0" w:color="auto"/>
                    <w:bottom w:val="none" w:sz="0" w:space="0" w:color="auto"/>
                    <w:right w:val="none" w:sz="0" w:space="0" w:color="auto"/>
                  </w:divBdr>
                </w:div>
                <w:div w:id="1631354339">
                  <w:marLeft w:val="0"/>
                  <w:marRight w:val="0"/>
                  <w:marTop w:val="0"/>
                  <w:marBottom w:val="0"/>
                  <w:divBdr>
                    <w:top w:val="none" w:sz="0" w:space="0" w:color="auto"/>
                    <w:left w:val="none" w:sz="0" w:space="0" w:color="auto"/>
                    <w:bottom w:val="none" w:sz="0" w:space="0" w:color="auto"/>
                    <w:right w:val="none" w:sz="0" w:space="0" w:color="auto"/>
                  </w:divBdr>
                </w:div>
                <w:div w:id="1631548597">
                  <w:marLeft w:val="0"/>
                  <w:marRight w:val="0"/>
                  <w:marTop w:val="0"/>
                  <w:marBottom w:val="0"/>
                  <w:divBdr>
                    <w:top w:val="none" w:sz="0" w:space="0" w:color="auto"/>
                    <w:left w:val="none" w:sz="0" w:space="0" w:color="auto"/>
                    <w:bottom w:val="none" w:sz="0" w:space="0" w:color="auto"/>
                    <w:right w:val="none" w:sz="0" w:space="0" w:color="auto"/>
                  </w:divBdr>
                </w:div>
                <w:div w:id="1631739000">
                  <w:marLeft w:val="0"/>
                  <w:marRight w:val="0"/>
                  <w:marTop w:val="0"/>
                  <w:marBottom w:val="0"/>
                  <w:divBdr>
                    <w:top w:val="none" w:sz="0" w:space="0" w:color="auto"/>
                    <w:left w:val="none" w:sz="0" w:space="0" w:color="auto"/>
                    <w:bottom w:val="none" w:sz="0" w:space="0" w:color="auto"/>
                    <w:right w:val="none" w:sz="0" w:space="0" w:color="auto"/>
                  </w:divBdr>
                </w:div>
                <w:div w:id="1633294285">
                  <w:marLeft w:val="0"/>
                  <w:marRight w:val="0"/>
                  <w:marTop w:val="0"/>
                  <w:marBottom w:val="0"/>
                  <w:divBdr>
                    <w:top w:val="none" w:sz="0" w:space="0" w:color="auto"/>
                    <w:left w:val="none" w:sz="0" w:space="0" w:color="auto"/>
                    <w:bottom w:val="none" w:sz="0" w:space="0" w:color="auto"/>
                    <w:right w:val="none" w:sz="0" w:space="0" w:color="auto"/>
                  </w:divBdr>
                </w:div>
                <w:div w:id="1633516751">
                  <w:marLeft w:val="0"/>
                  <w:marRight w:val="0"/>
                  <w:marTop w:val="0"/>
                  <w:marBottom w:val="0"/>
                  <w:divBdr>
                    <w:top w:val="none" w:sz="0" w:space="0" w:color="auto"/>
                    <w:left w:val="none" w:sz="0" w:space="0" w:color="auto"/>
                    <w:bottom w:val="none" w:sz="0" w:space="0" w:color="auto"/>
                    <w:right w:val="none" w:sz="0" w:space="0" w:color="auto"/>
                  </w:divBdr>
                </w:div>
                <w:div w:id="1633945045">
                  <w:marLeft w:val="0"/>
                  <w:marRight w:val="0"/>
                  <w:marTop w:val="0"/>
                  <w:marBottom w:val="0"/>
                  <w:divBdr>
                    <w:top w:val="none" w:sz="0" w:space="0" w:color="auto"/>
                    <w:left w:val="none" w:sz="0" w:space="0" w:color="auto"/>
                    <w:bottom w:val="none" w:sz="0" w:space="0" w:color="auto"/>
                    <w:right w:val="none" w:sz="0" w:space="0" w:color="auto"/>
                  </w:divBdr>
                </w:div>
                <w:div w:id="1634098031">
                  <w:marLeft w:val="0"/>
                  <w:marRight w:val="0"/>
                  <w:marTop w:val="0"/>
                  <w:marBottom w:val="0"/>
                  <w:divBdr>
                    <w:top w:val="none" w:sz="0" w:space="0" w:color="auto"/>
                    <w:left w:val="none" w:sz="0" w:space="0" w:color="auto"/>
                    <w:bottom w:val="none" w:sz="0" w:space="0" w:color="auto"/>
                    <w:right w:val="none" w:sz="0" w:space="0" w:color="auto"/>
                  </w:divBdr>
                </w:div>
                <w:div w:id="1634484980">
                  <w:marLeft w:val="0"/>
                  <w:marRight w:val="0"/>
                  <w:marTop w:val="0"/>
                  <w:marBottom w:val="0"/>
                  <w:divBdr>
                    <w:top w:val="none" w:sz="0" w:space="0" w:color="auto"/>
                    <w:left w:val="none" w:sz="0" w:space="0" w:color="auto"/>
                    <w:bottom w:val="none" w:sz="0" w:space="0" w:color="auto"/>
                    <w:right w:val="none" w:sz="0" w:space="0" w:color="auto"/>
                  </w:divBdr>
                </w:div>
                <w:div w:id="1634746942">
                  <w:marLeft w:val="0"/>
                  <w:marRight w:val="0"/>
                  <w:marTop w:val="0"/>
                  <w:marBottom w:val="0"/>
                  <w:divBdr>
                    <w:top w:val="none" w:sz="0" w:space="0" w:color="auto"/>
                    <w:left w:val="none" w:sz="0" w:space="0" w:color="auto"/>
                    <w:bottom w:val="none" w:sz="0" w:space="0" w:color="auto"/>
                    <w:right w:val="none" w:sz="0" w:space="0" w:color="auto"/>
                  </w:divBdr>
                </w:div>
                <w:div w:id="1635671548">
                  <w:marLeft w:val="0"/>
                  <w:marRight w:val="0"/>
                  <w:marTop w:val="0"/>
                  <w:marBottom w:val="0"/>
                  <w:divBdr>
                    <w:top w:val="none" w:sz="0" w:space="0" w:color="auto"/>
                    <w:left w:val="none" w:sz="0" w:space="0" w:color="auto"/>
                    <w:bottom w:val="none" w:sz="0" w:space="0" w:color="auto"/>
                    <w:right w:val="none" w:sz="0" w:space="0" w:color="auto"/>
                  </w:divBdr>
                </w:div>
                <w:div w:id="1635867642">
                  <w:marLeft w:val="0"/>
                  <w:marRight w:val="0"/>
                  <w:marTop w:val="0"/>
                  <w:marBottom w:val="0"/>
                  <w:divBdr>
                    <w:top w:val="none" w:sz="0" w:space="0" w:color="auto"/>
                    <w:left w:val="none" w:sz="0" w:space="0" w:color="auto"/>
                    <w:bottom w:val="none" w:sz="0" w:space="0" w:color="auto"/>
                    <w:right w:val="none" w:sz="0" w:space="0" w:color="auto"/>
                  </w:divBdr>
                </w:div>
                <w:div w:id="1636912039">
                  <w:marLeft w:val="0"/>
                  <w:marRight w:val="0"/>
                  <w:marTop w:val="0"/>
                  <w:marBottom w:val="0"/>
                  <w:divBdr>
                    <w:top w:val="none" w:sz="0" w:space="0" w:color="auto"/>
                    <w:left w:val="none" w:sz="0" w:space="0" w:color="auto"/>
                    <w:bottom w:val="none" w:sz="0" w:space="0" w:color="auto"/>
                    <w:right w:val="none" w:sz="0" w:space="0" w:color="auto"/>
                  </w:divBdr>
                </w:div>
                <w:div w:id="1637371715">
                  <w:marLeft w:val="0"/>
                  <w:marRight w:val="0"/>
                  <w:marTop w:val="0"/>
                  <w:marBottom w:val="0"/>
                  <w:divBdr>
                    <w:top w:val="none" w:sz="0" w:space="0" w:color="auto"/>
                    <w:left w:val="none" w:sz="0" w:space="0" w:color="auto"/>
                    <w:bottom w:val="none" w:sz="0" w:space="0" w:color="auto"/>
                    <w:right w:val="none" w:sz="0" w:space="0" w:color="auto"/>
                  </w:divBdr>
                </w:div>
                <w:div w:id="1638485359">
                  <w:marLeft w:val="0"/>
                  <w:marRight w:val="0"/>
                  <w:marTop w:val="0"/>
                  <w:marBottom w:val="0"/>
                  <w:divBdr>
                    <w:top w:val="none" w:sz="0" w:space="0" w:color="auto"/>
                    <w:left w:val="none" w:sz="0" w:space="0" w:color="auto"/>
                    <w:bottom w:val="none" w:sz="0" w:space="0" w:color="auto"/>
                    <w:right w:val="none" w:sz="0" w:space="0" w:color="auto"/>
                  </w:divBdr>
                </w:div>
                <w:div w:id="1639332765">
                  <w:marLeft w:val="0"/>
                  <w:marRight w:val="0"/>
                  <w:marTop w:val="0"/>
                  <w:marBottom w:val="0"/>
                  <w:divBdr>
                    <w:top w:val="none" w:sz="0" w:space="0" w:color="auto"/>
                    <w:left w:val="none" w:sz="0" w:space="0" w:color="auto"/>
                    <w:bottom w:val="none" w:sz="0" w:space="0" w:color="auto"/>
                    <w:right w:val="none" w:sz="0" w:space="0" w:color="auto"/>
                  </w:divBdr>
                </w:div>
                <w:div w:id="1639334829">
                  <w:marLeft w:val="0"/>
                  <w:marRight w:val="0"/>
                  <w:marTop w:val="0"/>
                  <w:marBottom w:val="0"/>
                  <w:divBdr>
                    <w:top w:val="none" w:sz="0" w:space="0" w:color="auto"/>
                    <w:left w:val="none" w:sz="0" w:space="0" w:color="auto"/>
                    <w:bottom w:val="none" w:sz="0" w:space="0" w:color="auto"/>
                    <w:right w:val="none" w:sz="0" w:space="0" w:color="auto"/>
                  </w:divBdr>
                </w:div>
                <w:div w:id="1639843656">
                  <w:marLeft w:val="0"/>
                  <w:marRight w:val="0"/>
                  <w:marTop w:val="0"/>
                  <w:marBottom w:val="0"/>
                  <w:divBdr>
                    <w:top w:val="none" w:sz="0" w:space="0" w:color="auto"/>
                    <w:left w:val="none" w:sz="0" w:space="0" w:color="auto"/>
                    <w:bottom w:val="none" w:sz="0" w:space="0" w:color="auto"/>
                    <w:right w:val="none" w:sz="0" w:space="0" w:color="auto"/>
                  </w:divBdr>
                </w:div>
                <w:div w:id="1641840053">
                  <w:marLeft w:val="0"/>
                  <w:marRight w:val="0"/>
                  <w:marTop w:val="0"/>
                  <w:marBottom w:val="0"/>
                  <w:divBdr>
                    <w:top w:val="none" w:sz="0" w:space="0" w:color="auto"/>
                    <w:left w:val="none" w:sz="0" w:space="0" w:color="auto"/>
                    <w:bottom w:val="none" w:sz="0" w:space="0" w:color="auto"/>
                    <w:right w:val="none" w:sz="0" w:space="0" w:color="auto"/>
                  </w:divBdr>
                </w:div>
                <w:div w:id="1642077400">
                  <w:marLeft w:val="0"/>
                  <w:marRight w:val="0"/>
                  <w:marTop w:val="0"/>
                  <w:marBottom w:val="0"/>
                  <w:divBdr>
                    <w:top w:val="none" w:sz="0" w:space="0" w:color="auto"/>
                    <w:left w:val="none" w:sz="0" w:space="0" w:color="auto"/>
                    <w:bottom w:val="none" w:sz="0" w:space="0" w:color="auto"/>
                    <w:right w:val="none" w:sz="0" w:space="0" w:color="auto"/>
                  </w:divBdr>
                </w:div>
                <w:div w:id="1642079457">
                  <w:marLeft w:val="0"/>
                  <w:marRight w:val="0"/>
                  <w:marTop w:val="0"/>
                  <w:marBottom w:val="0"/>
                  <w:divBdr>
                    <w:top w:val="none" w:sz="0" w:space="0" w:color="auto"/>
                    <w:left w:val="none" w:sz="0" w:space="0" w:color="auto"/>
                    <w:bottom w:val="none" w:sz="0" w:space="0" w:color="auto"/>
                    <w:right w:val="none" w:sz="0" w:space="0" w:color="auto"/>
                  </w:divBdr>
                </w:div>
                <w:div w:id="1642229588">
                  <w:marLeft w:val="0"/>
                  <w:marRight w:val="0"/>
                  <w:marTop w:val="0"/>
                  <w:marBottom w:val="0"/>
                  <w:divBdr>
                    <w:top w:val="none" w:sz="0" w:space="0" w:color="auto"/>
                    <w:left w:val="none" w:sz="0" w:space="0" w:color="auto"/>
                    <w:bottom w:val="none" w:sz="0" w:space="0" w:color="auto"/>
                    <w:right w:val="none" w:sz="0" w:space="0" w:color="auto"/>
                  </w:divBdr>
                </w:div>
                <w:div w:id="1643467013">
                  <w:marLeft w:val="0"/>
                  <w:marRight w:val="0"/>
                  <w:marTop w:val="0"/>
                  <w:marBottom w:val="0"/>
                  <w:divBdr>
                    <w:top w:val="none" w:sz="0" w:space="0" w:color="auto"/>
                    <w:left w:val="none" w:sz="0" w:space="0" w:color="auto"/>
                    <w:bottom w:val="none" w:sz="0" w:space="0" w:color="auto"/>
                    <w:right w:val="none" w:sz="0" w:space="0" w:color="auto"/>
                  </w:divBdr>
                </w:div>
                <w:div w:id="1643579723">
                  <w:marLeft w:val="0"/>
                  <w:marRight w:val="0"/>
                  <w:marTop w:val="0"/>
                  <w:marBottom w:val="0"/>
                  <w:divBdr>
                    <w:top w:val="none" w:sz="0" w:space="0" w:color="auto"/>
                    <w:left w:val="none" w:sz="0" w:space="0" w:color="auto"/>
                    <w:bottom w:val="none" w:sz="0" w:space="0" w:color="auto"/>
                    <w:right w:val="none" w:sz="0" w:space="0" w:color="auto"/>
                  </w:divBdr>
                </w:div>
                <w:div w:id="1644037893">
                  <w:marLeft w:val="0"/>
                  <w:marRight w:val="0"/>
                  <w:marTop w:val="0"/>
                  <w:marBottom w:val="0"/>
                  <w:divBdr>
                    <w:top w:val="none" w:sz="0" w:space="0" w:color="auto"/>
                    <w:left w:val="none" w:sz="0" w:space="0" w:color="auto"/>
                    <w:bottom w:val="none" w:sz="0" w:space="0" w:color="auto"/>
                    <w:right w:val="none" w:sz="0" w:space="0" w:color="auto"/>
                  </w:divBdr>
                </w:div>
                <w:div w:id="1644239150">
                  <w:marLeft w:val="0"/>
                  <w:marRight w:val="0"/>
                  <w:marTop w:val="0"/>
                  <w:marBottom w:val="0"/>
                  <w:divBdr>
                    <w:top w:val="none" w:sz="0" w:space="0" w:color="auto"/>
                    <w:left w:val="none" w:sz="0" w:space="0" w:color="auto"/>
                    <w:bottom w:val="none" w:sz="0" w:space="0" w:color="auto"/>
                    <w:right w:val="none" w:sz="0" w:space="0" w:color="auto"/>
                  </w:divBdr>
                </w:div>
                <w:div w:id="1644577679">
                  <w:marLeft w:val="0"/>
                  <w:marRight w:val="0"/>
                  <w:marTop w:val="0"/>
                  <w:marBottom w:val="0"/>
                  <w:divBdr>
                    <w:top w:val="none" w:sz="0" w:space="0" w:color="auto"/>
                    <w:left w:val="none" w:sz="0" w:space="0" w:color="auto"/>
                    <w:bottom w:val="none" w:sz="0" w:space="0" w:color="auto"/>
                    <w:right w:val="none" w:sz="0" w:space="0" w:color="auto"/>
                  </w:divBdr>
                </w:div>
                <w:div w:id="1645697825">
                  <w:marLeft w:val="0"/>
                  <w:marRight w:val="0"/>
                  <w:marTop w:val="0"/>
                  <w:marBottom w:val="0"/>
                  <w:divBdr>
                    <w:top w:val="none" w:sz="0" w:space="0" w:color="auto"/>
                    <w:left w:val="none" w:sz="0" w:space="0" w:color="auto"/>
                    <w:bottom w:val="none" w:sz="0" w:space="0" w:color="auto"/>
                    <w:right w:val="none" w:sz="0" w:space="0" w:color="auto"/>
                  </w:divBdr>
                </w:div>
                <w:div w:id="1646199629">
                  <w:marLeft w:val="0"/>
                  <w:marRight w:val="0"/>
                  <w:marTop w:val="0"/>
                  <w:marBottom w:val="0"/>
                  <w:divBdr>
                    <w:top w:val="none" w:sz="0" w:space="0" w:color="auto"/>
                    <w:left w:val="none" w:sz="0" w:space="0" w:color="auto"/>
                    <w:bottom w:val="none" w:sz="0" w:space="0" w:color="auto"/>
                    <w:right w:val="none" w:sz="0" w:space="0" w:color="auto"/>
                  </w:divBdr>
                </w:div>
                <w:div w:id="1646616170">
                  <w:marLeft w:val="0"/>
                  <w:marRight w:val="0"/>
                  <w:marTop w:val="0"/>
                  <w:marBottom w:val="0"/>
                  <w:divBdr>
                    <w:top w:val="none" w:sz="0" w:space="0" w:color="auto"/>
                    <w:left w:val="none" w:sz="0" w:space="0" w:color="auto"/>
                    <w:bottom w:val="none" w:sz="0" w:space="0" w:color="auto"/>
                    <w:right w:val="none" w:sz="0" w:space="0" w:color="auto"/>
                  </w:divBdr>
                </w:div>
                <w:div w:id="1646622933">
                  <w:marLeft w:val="0"/>
                  <w:marRight w:val="0"/>
                  <w:marTop w:val="0"/>
                  <w:marBottom w:val="0"/>
                  <w:divBdr>
                    <w:top w:val="none" w:sz="0" w:space="0" w:color="auto"/>
                    <w:left w:val="none" w:sz="0" w:space="0" w:color="auto"/>
                    <w:bottom w:val="none" w:sz="0" w:space="0" w:color="auto"/>
                    <w:right w:val="none" w:sz="0" w:space="0" w:color="auto"/>
                  </w:divBdr>
                </w:div>
                <w:div w:id="1647658221">
                  <w:marLeft w:val="0"/>
                  <w:marRight w:val="0"/>
                  <w:marTop w:val="0"/>
                  <w:marBottom w:val="0"/>
                  <w:divBdr>
                    <w:top w:val="none" w:sz="0" w:space="0" w:color="auto"/>
                    <w:left w:val="none" w:sz="0" w:space="0" w:color="auto"/>
                    <w:bottom w:val="none" w:sz="0" w:space="0" w:color="auto"/>
                    <w:right w:val="none" w:sz="0" w:space="0" w:color="auto"/>
                  </w:divBdr>
                </w:div>
                <w:div w:id="1649551202">
                  <w:marLeft w:val="0"/>
                  <w:marRight w:val="0"/>
                  <w:marTop w:val="0"/>
                  <w:marBottom w:val="0"/>
                  <w:divBdr>
                    <w:top w:val="none" w:sz="0" w:space="0" w:color="auto"/>
                    <w:left w:val="none" w:sz="0" w:space="0" w:color="auto"/>
                    <w:bottom w:val="none" w:sz="0" w:space="0" w:color="auto"/>
                    <w:right w:val="none" w:sz="0" w:space="0" w:color="auto"/>
                  </w:divBdr>
                </w:div>
                <w:div w:id="1649750144">
                  <w:marLeft w:val="0"/>
                  <w:marRight w:val="0"/>
                  <w:marTop w:val="0"/>
                  <w:marBottom w:val="0"/>
                  <w:divBdr>
                    <w:top w:val="none" w:sz="0" w:space="0" w:color="auto"/>
                    <w:left w:val="none" w:sz="0" w:space="0" w:color="auto"/>
                    <w:bottom w:val="none" w:sz="0" w:space="0" w:color="auto"/>
                    <w:right w:val="none" w:sz="0" w:space="0" w:color="auto"/>
                  </w:divBdr>
                </w:div>
                <w:div w:id="1650285940">
                  <w:marLeft w:val="0"/>
                  <w:marRight w:val="0"/>
                  <w:marTop w:val="0"/>
                  <w:marBottom w:val="0"/>
                  <w:divBdr>
                    <w:top w:val="none" w:sz="0" w:space="0" w:color="auto"/>
                    <w:left w:val="none" w:sz="0" w:space="0" w:color="auto"/>
                    <w:bottom w:val="none" w:sz="0" w:space="0" w:color="auto"/>
                    <w:right w:val="none" w:sz="0" w:space="0" w:color="auto"/>
                  </w:divBdr>
                </w:div>
                <w:div w:id="1650749513">
                  <w:marLeft w:val="0"/>
                  <w:marRight w:val="0"/>
                  <w:marTop w:val="0"/>
                  <w:marBottom w:val="0"/>
                  <w:divBdr>
                    <w:top w:val="none" w:sz="0" w:space="0" w:color="auto"/>
                    <w:left w:val="none" w:sz="0" w:space="0" w:color="auto"/>
                    <w:bottom w:val="none" w:sz="0" w:space="0" w:color="auto"/>
                    <w:right w:val="none" w:sz="0" w:space="0" w:color="auto"/>
                  </w:divBdr>
                </w:div>
                <w:div w:id="1651206832">
                  <w:marLeft w:val="0"/>
                  <w:marRight w:val="0"/>
                  <w:marTop w:val="0"/>
                  <w:marBottom w:val="0"/>
                  <w:divBdr>
                    <w:top w:val="none" w:sz="0" w:space="0" w:color="auto"/>
                    <w:left w:val="none" w:sz="0" w:space="0" w:color="auto"/>
                    <w:bottom w:val="none" w:sz="0" w:space="0" w:color="auto"/>
                    <w:right w:val="none" w:sz="0" w:space="0" w:color="auto"/>
                  </w:divBdr>
                </w:div>
                <w:div w:id="1651714269">
                  <w:marLeft w:val="0"/>
                  <w:marRight w:val="0"/>
                  <w:marTop w:val="0"/>
                  <w:marBottom w:val="0"/>
                  <w:divBdr>
                    <w:top w:val="none" w:sz="0" w:space="0" w:color="auto"/>
                    <w:left w:val="none" w:sz="0" w:space="0" w:color="auto"/>
                    <w:bottom w:val="none" w:sz="0" w:space="0" w:color="auto"/>
                    <w:right w:val="none" w:sz="0" w:space="0" w:color="auto"/>
                  </w:divBdr>
                </w:div>
                <w:div w:id="1652059282">
                  <w:marLeft w:val="0"/>
                  <w:marRight w:val="0"/>
                  <w:marTop w:val="0"/>
                  <w:marBottom w:val="0"/>
                  <w:divBdr>
                    <w:top w:val="none" w:sz="0" w:space="0" w:color="auto"/>
                    <w:left w:val="none" w:sz="0" w:space="0" w:color="auto"/>
                    <w:bottom w:val="none" w:sz="0" w:space="0" w:color="auto"/>
                    <w:right w:val="none" w:sz="0" w:space="0" w:color="auto"/>
                  </w:divBdr>
                </w:div>
                <w:div w:id="1652637484">
                  <w:marLeft w:val="0"/>
                  <w:marRight w:val="0"/>
                  <w:marTop w:val="0"/>
                  <w:marBottom w:val="0"/>
                  <w:divBdr>
                    <w:top w:val="none" w:sz="0" w:space="0" w:color="auto"/>
                    <w:left w:val="none" w:sz="0" w:space="0" w:color="auto"/>
                    <w:bottom w:val="none" w:sz="0" w:space="0" w:color="auto"/>
                    <w:right w:val="none" w:sz="0" w:space="0" w:color="auto"/>
                  </w:divBdr>
                </w:div>
                <w:div w:id="1653175507">
                  <w:marLeft w:val="0"/>
                  <w:marRight w:val="0"/>
                  <w:marTop w:val="0"/>
                  <w:marBottom w:val="0"/>
                  <w:divBdr>
                    <w:top w:val="none" w:sz="0" w:space="0" w:color="auto"/>
                    <w:left w:val="none" w:sz="0" w:space="0" w:color="auto"/>
                    <w:bottom w:val="none" w:sz="0" w:space="0" w:color="auto"/>
                    <w:right w:val="none" w:sz="0" w:space="0" w:color="auto"/>
                  </w:divBdr>
                </w:div>
                <w:div w:id="1653828637">
                  <w:marLeft w:val="0"/>
                  <w:marRight w:val="0"/>
                  <w:marTop w:val="0"/>
                  <w:marBottom w:val="0"/>
                  <w:divBdr>
                    <w:top w:val="none" w:sz="0" w:space="0" w:color="auto"/>
                    <w:left w:val="none" w:sz="0" w:space="0" w:color="auto"/>
                    <w:bottom w:val="none" w:sz="0" w:space="0" w:color="auto"/>
                    <w:right w:val="none" w:sz="0" w:space="0" w:color="auto"/>
                  </w:divBdr>
                </w:div>
                <w:div w:id="1654139516">
                  <w:marLeft w:val="0"/>
                  <w:marRight w:val="0"/>
                  <w:marTop w:val="0"/>
                  <w:marBottom w:val="0"/>
                  <w:divBdr>
                    <w:top w:val="none" w:sz="0" w:space="0" w:color="auto"/>
                    <w:left w:val="none" w:sz="0" w:space="0" w:color="auto"/>
                    <w:bottom w:val="none" w:sz="0" w:space="0" w:color="auto"/>
                    <w:right w:val="none" w:sz="0" w:space="0" w:color="auto"/>
                  </w:divBdr>
                </w:div>
                <w:div w:id="1654718987">
                  <w:marLeft w:val="0"/>
                  <w:marRight w:val="0"/>
                  <w:marTop w:val="0"/>
                  <w:marBottom w:val="0"/>
                  <w:divBdr>
                    <w:top w:val="none" w:sz="0" w:space="0" w:color="auto"/>
                    <w:left w:val="none" w:sz="0" w:space="0" w:color="auto"/>
                    <w:bottom w:val="none" w:sz="0" w:space="0" w:color="auto"/>
                    <w:right w:val="none" w:sz="0" w:space="0" w:color="auto"/>
                  </w:divBdr>
                </w:div>
                <w:div w:id="1654944933">
                  <w:marLeft w:val="0"/>
                  <w:marRight w:val="0"/>
                  <w:marTop w:val="0"/>
                  <w:marBottom w:val="0"/>
                  <w:divBdr>
                    <w:top w:val="none" w:sz="0" w:space="0" w:color="auto"/>
                    <w:left w:val="none" w:sz="0" w:space="0" w:color="auto"/>
                    <w:bottom w:val="none" w:sz="0" w:space="0" w:color="auto"/>
                    <w:right w:val="none" w:sz="0" w:space="0" w:color="auto"/>
                  </w:divBdr>
                </w:div>
                <w:div w:id="1655523287">
                  <w:marLeft w:val="0"/>
                  <w:marRight w:val="0"/>
                  <w:marTop w:val="0"/>
                  <w:marBottom w:val="0"/>
                  <w:divBdr>
                    <w:top w:val="none" w:sz="0" w:space="0" w:color="auto"/>
                    <w:left w:val="none" w:sz="0" w:space="0" w:color="auto"/>
                    <w:bottom w:val="none" w:sz="0" w:space="0" w:color="auto"/>
                    <w:right w:val="none" w:sz="0" w:space="0" w:color="auto"/>
                  </w:divBdr>
                </w:div>
                <w:div w:id="1655837426">
                  <w:marLeft w:val="0"/>
                  <w:marRight w:val="0"/>
                  <w:marTop w:val="0"/>
                  <w:marBottom w:val="0"/>
                  <w:divBdr>
                    <w:top w:val="none" w:sz="0" w:space="0" w:color="auto"/>
                    <w:left w:val="none" w:sz="0" w:space="0" w:color="auto"/>
                    <w:bottom w:val="none" w:sz="0" w:space="0" w:color="auto"/>
                    <w:right w:val="none" w:sz="0" w:space="0" w:color="auto"/>
                  </w:divBdr>
                </w:div>
                <w:div w:id="1656177146">
                  <w:marLeft w:val="0"/>
                  <w:marRight w:val="0"/>
                  <w:marTop w:val="0"/>
                  <w:marBottom w:val="0"/>
                  <w:divBdr>
                    <w:top w:val="none" w:sz="0" w:space="0" w:color="auto"/>
                    <w:left w:val="none" w:sz="0" w:space="0" w:color="auto"/>
                    <w:bottom w:val="none" w:sz="0" w:space="0" w:color="auto"/>
                    <w:right w:val="none" w:sz="0" w:space="0" w:color="auto"/>
                  </w:divBdr>
                </w:div>
                <w:div w:id="1657109378">
                  <w:marLeft w:val="0"/>
                  <w:marRight w:val="0"/>
                  <w:marTop w:val="0"/>
                  <w:marBottom w:val="0"/>
                  <w:divBdr>
                    <w:top w:val="none" w:sz="0" w:space="0" w:color="auto"/>
                    <w:left w:val="none" w:sz="0" w:space="0" w:color="auto"/>
                    <w:bottom w:val="none" w:sz="0" w:space="0" w:color="auto"/>
                    <w:right w:val="none" w:sz="0" w:space="0" w:color="auto"/>
                  </w:divBdr>
                </w:div>
                <w:div w:id="1657689242">
                  <w:marLeft w:val="0"/>
                  <w:marRight w:val="0"/>
                  <w:marTop w:val="0"/>
                  <w:marBottom w:val="0"/>
                  <w:divBdr>
                    <w:top w:val="none" w:sz="0" w:space="0" w:color="auto"/>
                    <w:left w:val="none" w:sz="0" w:space="0" w:color="auto"/>
                    <w:bottom w:val="none" w:sz="0" w:space="0" w:color="auto"/>
                    <w:right w:val="none" w:sz="0" w:space="0" w:color="auto"/>
                  </w:divBdr>
                </w:div>
                <w:div w:id="1658220459">
                  <w:marLeft w:val="0"/>
                  <w:marRight w:val="0"/>
                  <w:marTop w:val="0"/>
                  <w:marBottom w:val="0"/>
                  <w:divBdr>
                    <w:top w:val="none" w:sz="0" w:space="0" w:color="auto"/>
                    <w:left w:val="none" w:sz="0" w:space="0" w:color="auto"/>
                    <w:bottom w:val="none" w:sz="0" w:space="0" w:color="auto"/>
                    <w:right w:val="none" w:sz="0" w:space="0" w:color="auto"/>
                  </w:divBdr>
                </w:div>
                <w:div w:id="1658604948">
                  <w:marLeft w:val="0"/>
                  <w:marRight w:val="0"/>
                  <w:marTop w:val="0"/>
                  <w:marBottom w:val="0"/>
                  <w:divBdr>
                    <w:top w:val="none" w:sz="0" w:space="0" w:color="auto"/>
                    <w:left w:val="none" w:sz="0" w:space="0" w:color="auto"/>
                    <w:bottom w:val="none" w:sz="0" w:space="0" w:color="auto"/>
                    <w:right w:val="none" w:sz="0" w:space="0" w:color="auto"/>
                  </w:divBdr>
                </w:div>
                <w:div w:id="1658655114">
                  <w:marLeft w:val="0"/>
                  <w:marRight w:val="0"/>
                  <w:marTop w:val="0"/>
                  <w:marBottom w:val="0"/>
                  <w:divBdr>
                    <w:top w:val="none" w:sz="0" w:space="0" w:color="auto"/>
                    <w:left w:val="none" w:sz="0" w:space="0" w:color="auto"/>
                    <w:bottom w:val="none" w:sz="0" w:space="0" w:color="auto"/>
                    <w:right w:val="none" w:sz="0" w:space="0" w:color="auto"/>
                  </w:divBdr>
                </w:div>
                <w:div w:id="1659185094">
                  <w:marLeft w:val="0"/>
                  <w:marRight w:val="0"/>
                  <w:marTop w:val="0"/>
                  <w:marBottom w:val="0"/>
                  <w:divBdr>
                    <w:top w:val="none" w:sz="0" w:space="0" w:color="auto"/>
                    <w:left w:val="none" w:sz="0" w:space="0" w:color="auto"/>
                    <w:bottom w:val="none" w:sz="0" w:space="0" w:color="auto"/>
                    <w:right w:val="none" w:sz="0" w:space="0" w:color="auto"/>
                  </w:divBdr>
                </w:div>
                <w:div w:id="1659457424">
                  <w:marLeft w:val="0"/>
                  <w:marRight w:val="0"/>
                  <w:marTop w:val="0"/>
                  <w:marBottom w:val="0"/>
                  <w:divBdr>
                    <w:top w:val="none" w:sz="0" w:space="0" w:color="auto"/>
                    <w:left w:val="none" w:sz="0" w:space="0" w:color="auto"/>
                    <w:bottom w:val="none" w:sz="0" w:space="0" w:color="auto"/>
                    <w:right w:val="none" w:sz="0" w:space="0" w:color="auto"/>
                  </w:divBdr>
                </w:div>
                <w:div w:id="1659580444">
                  <w:marLeft w:val="0"/>
                  <w:marRight w:val="0"/>
                  <w:marTop w:val="0"/>
                  <w:marBottom w:val="0"/>
                  <w:divBdr>
                    <w:top w:val="none" w:sz="0" w:space="0" w:color="auto"/>
                    <w:left w:val="none" w:sz="0" w:space="0" w:color="auto"/>
                    <w:bottom w:val="none" w:sz="0" w:space="0" w:color="auto"/>
                    <w:right w:val="none" w:sz="0" w:space="0" w:color="auto"/>
                  </w:divBdr>
                </w:div>
                <w:div w:id="1659770766">
                  <w:marLeft w:val="0"/>
                  <w:marRight w:val="0"/>
                  <w:marTop w:val="0"/>
                  <w:marBottom w:val="0"/>
                  <w:divBdr>
                    <w:top w:val="none" w:sz="0" w:space="0" w:color="auto"/>
                    <w:left w:val="none" w:sz="0" w:space="0" w:color="auto"/>
                    <w:bottom w:val="none" w:sz="0" w:space="0" w:color="auto"/>
                    <w:right w:val="none" w:sz="0" w:space="0" w:color="auto"/>
                  </w:divBdr>
                </w:div>
                <w:div w:id="1660502120">
                  <w:marLeft w:val="0"/>
                  <w:marRight w:val="0"/>
                  <w:marTop w:val="0"/>
                  <w:marBottom w:val="0"/>
                  <w:divBdr>
                    <w:top w:val="none" w:sz="0" w:space="0" w:color="auto"/>
                    <w:left w:val="none" w:sz="0" w:space="0" w:color="auto"/>
                    <w:bottom w:val="none" w:sz="0" w:space="0" w:color="auto"/>
                    <w:right w:val="none" w:sz="0" w:space="0" w:color="auto"/>
                  </w:divBdr>
                </w:div>
                <w:div w:id="1663042064">
                  <w:marLeft w:val="0"/>
                  <w:marRight w:val="0"/>
                  <w:marTop w:val="0"/>
                  <w:marBottom w:val="0"/>
                  <w:divBdr>
                    <w:top w:val="none" w:sz="0" w:space="0" w:color="auto"/>
                    <w:left w:val="none" w:sz="0" w:space="0" w:color="auto"/>
                    <w:bottom w:val="none" w:sz="0" w:space="0" w:color="auto"/>
                    <w:right w:val="none" w:sz="0" w:space="0" w:color="auto"/>
                  </w:divBdr>
                </w:div>
                <w:div w:id="1664238317">
                  <w:marLeft w:val="0"/>
                  <w:marRight w:val="0"/>
                  <w:marTop w:val="0"/>
                  <w:marBottom w:val="0"/>
                  <w:divBdr>
                    <w:top w:val="none" w:sz="0" w:space="0" w:color="auto"/>
                    <w:left w:val="none" w:sz="0" w:space="0" w:color="auto"/>
                    <w:bottom w:val="none" w:sz="0" w:space="0" w:color="auto"/>
                    <w:right w:val="none" w:sz="0" w:space="0" w:color="auto"/>
                  </w:divBdr>
                </w:div>
                <w:div w:id="1664503677">
                  <w:marLeft w:val="0"/>
                  <w:marRight w:val="0"/>
                  <w:marTop w:val="0"/>
                  <w:marBottom w:val="0"/>
                  <w:divBdr>
                    <w:top w:val="none" w:sz="0" w:space="0" w:color="auto"/>
                    <w:left w:val="none" w:sz="0" w:space="0" w:color="auto"/>
                    <w:bottom w:val="none" w:sz="0" w:space="0" w:color="auto"/>
                    <w:right w:val="none" w:sz="0" w:space="0" w:color="auto"/>
                  </w:divBdr>
                </w:div>
                <w:div w:id="1666085749">
                  <w:marLeft w:val="0"/>
                  <w:marRight w:val="0"/>
                  <w:marTop w:val="0"/>
                  <w:marBottom w:val="0"/>
                  <w:divBdr>
                    <w:top w:val="none" w:sz="0" w:space="0" w:color="auto"/>
                    <w:left w:val="none" w:sz="0" w:space="0" w:color="auto"/>
                    <w:bottom w:val="none" w:sz="0" w:space="0" w:color="auto"/>
                    <w:right w:val="none" w:sz="0" w:space="0" w:color="auto"/>
                  </w:divBdr>
                </w:div>
                <w:div w:id="1666585450">
                  <w:marLeft w:val="0"/>
                  <w:marRight w:val="0"/>
                  <w:marTop w:val="0"/>
                  <w:marBottom w:val="0"/>
                  <w:divBdr>
                    <w:top w:val="none" w:sz="0" w:space="0" w:color="auto"/>
                    <w:left w:val="none" w:sz="0" w:space="0" w:color="auto"/>
                    <w:bottom w:val="none" w:sz="0" w:space="0" w:color="auto"/>
                    <w:right w:val="none" w:sz="0" w:space="0" w:color="auto"/>
                  </w:divBdr>
                </w:div>
                <w:div w:id="1669097572">
                  <w:marLeft w:val="0"/>
                  <w:marRight w:val="0"/>
                  <w:marTop w:val="0"/>
                  <w:marBottom w:val="0"/>
                  <w:divBdr>
                    <w:top w:val="none" w:sz="0" w:space="0" w:color="auto"/>
                    <w:left w:val="none" w:sz="0" w:space="0" w:color="auto"/>
                    <w:bottom w:val="none" w:sz="0" w:space="0" w:color="auto"/>
                    <w:right w:val="none" w:sz="0" w:space="0" w:color="auto"/>
                  </w:divBdr>
                </w:div>
                <w:div w:id="1669210648">
                  <w:marLeft w:val="0"/>
                  <w:marRight w:val="0"/>
                  <w:marTop w:val="0"/>
                  <w:marBottom w:val="0"/>
                  <w:divBdr>
                    <w:top w:val="none" w:sz="0" w:space="0" w:color="auto"/>
                    <w:left w:val="none" w:sz="0" w:space="0" w:color="auto"/>
                    <w:bottom w:val="none" w:sz="0" w:space="0" w:color="auto"/>
                    <w:right w:val="none" w:sz="0" w:space="0" w:color="auto"/>
                  </w:divBdr>
                </w:div>
                <w:div w:id="1669406800">
                  <w:marLeft w:val="0"/>
                  <w:marRight w:val="0"/>
                  <w:marTop w:val="0"/>
                  <w:marBottom w:val="0"/>
                  <w:divBdr>
                    <w:top w:val="none" w:sz="0" w:space="0" w:color="auto"/>
                    <w:left w:val="none" w:sz="0" w:space="0" w:color="auto"/>
                    <w:bottom w:val="none" w:sz="0" w:space="0" w:color="auto"/>
                    <w:right w:val="none" w:sz="0" w:space="0" w:color="auto"/>
                  </w:divBdr>
                </w:div>
                <w:div w:id="1669745817">
                  <w:marLeft w:val="0"/>
                  <w:marRight w:val="0"/>
                  <w:marTop w:val="0"/>
                  <w:marBottom w:val="0"/>
                  <w:divBdr>
                    <w:top w:val="none" w:sz="0" w:space="0" w:color="auto"/>
                    <w:left w:val="none" w:sz="0" w:space="0" w:color="auto"/>
                    <w:bottom w:val="none" w:sz="0" w:space="0" w:color="auto"/>
                    <w:right w:val="none" w:sz="0" w:space="0" w:color="auto"/>
                  </w:divBdr>
                </w:div>
                <w:div w:id="1670212304">
                  <w:marLeft w:val="0"/>
                  <w:marRight w:val="0"/>
                  <w:marTop w:val="0"/>
                  <w:marBottom w:val="0"/>
                  <w:divBdr>
                    <w:top w:val="none" w:sz="0" w:space="0" w:color="auto"/>
                    <w:left w:val="none" w:sz="0" w:space="0" w:color="auto"/>
                    <w:bottom w:val="none" w:sz="0" w:space="0" w:color="auto"/>
                    <w:right w:val="none" w:sz="0" w:space="0" w:color="auto"/>
                  </w:divBdr>
                </w:div>
                <w:div w:id="1670517297">
                  <w:marLeft w:val="0"/>
                  <w:marRight w:val="0"/>
                  <w:marTop w:val="0"/>
                  <w:marBottom w:val="0"/>
                  <w:divBdr>
                    <w:top w:val="none" w:sz="0" w:space="0" w:color="auto"/>
                    <w:left w:val="none" w:sz="0" w:space="0" w:color="auto"/>
                    <w:bottom w:val="none" w:sz="0" w:space="0" w:color="auto"/>
                    <w:right w:val="none" w:sz="0" w:space="0" w:color="auto"/>
                  </w:divBdr>
                </w:div>
                <w:div w:id="1670597992">
                  <w:marLeft w:val="0"/>
                  <w:marRight w:val="0"/>
                  <w:marTop w:val="0"/>
                  <w:marBottom w:val="0"/>
                  <w:divBdr>
                    <w:top w:val="none" w:sz="0" w:space="0" w:color="auto"/>
                    <w:left w:val="none" w:sz="0" w:space="0" w:color="auto"/>
                    <w:bottom w:val="none" w:sz="0" w:space="0" w:color="auto"/>
                    <w:right w:val="none" w:sz="0" w:space="0" w:color="auto"/>
                  </w:divBdr>
                </w:div>
                <w:div w:id="1671372439">
                  <w:marLeft w:val="0"/>
                  <w:marRight w:val="0"/>
                  <w:marTop w:val="0"/>
                  <w:marBottom w:val="0"/>
                  <w:divBdr>
                    <w:top w:val="none" w:sz="0" w:space="0" w:color="auto"/>
                    <w:left w:val="none" w:sz="0" w:space="0" w:color="auto"/>
                    <w:bottom w:val="none" w:sz="0" w:space="0" w:color="auto"/>
                    <w:right w:val="none" w:sz="0" w:space="0" w:color="auto"/>
                  </w:divBdr>
                </w:div>
                <w:div w:id="1671563282">
                  <w:marLeft w:val="0"/>
                  <w:marRight w:val="0"/>
                  <w:marTop w:val="0"/>
                  <w:marBottom w:val="0"/>
                  <w:divBdr>
                    <w:top w:val="none" w:sz="0" w:space="0" w:color="auto"/>
                    <w:left w:val="none" w:sz="0" w:space="0" w:color="auto"/>
                    <w:bottom w:val="none" w:sz="0" w:space="0" w:color="auto"/>
                    <w:right w:val="none" w:sz="0" w:space="0" w:color="auto"/>
                  </w:divBdr>
                </w:div>
                <w:div w:id="1672559669">
                  <w:marLeft w:val="0"/>
                  <w:marRight w:val="0"/>
                  <w:marTop w:val="0"/>
                  <w:marBottom w:val="0"/>
                  <w:divBdr>
                    <w:top w:val="none" w:sz="0" w:space="0" w:color="auto"/>
                    <w:left w:val="none" w:sz="0" w:space="0" w:color="auto"/>
                    <w:bottom w:val="none" w:sz="0" w:space="0" w:color="auto"/>
                    <w:right w:val="none" w:sz="0" w:space="0" w:color="auto"/>
                  </w:divBdr>
                </w:div>
                <w:div w:id="1673995818">
                  <w:marLeft w:val="0"/>
                  <w:marRight w:val="0"/>
                  <w:marTop w:val="0"/>
                  <w:marBottom w:val="0"/>
                  <w:divBdr>
                    <w:top w:val="none" w:sz="0" w:space="0" w:color="auto"/>
                    <w:left w:val="none" w:sz="0" w:space="0" w:color="auto"/>
                    <w:bottom w:val="none" w:sz="0" w:space="0" w:color="auto"/>
                    <w:right w:val="none" w:sz="0" w:space="0" w:color="auto"/>
                  </w:divBdr>
                </w:div>
                <w:div w:id="1675524049">
                  <w:marLeft w:val="0"/>
                  <w:marRight w:val="0"/>
                  <w:marTop w:val="0"/>
                  <w:marBottom w:val="0"/>
                  <w:divBdr>
                    <w:top w:val="none" w:sz="0" w:space="0" w:color="auto"/>
                    <w:left w:val="none" w:sz="0" w:space="0" w:color="auto"/>
                    <w:bottom w:val="none" w:sz="0" w:space="0" w:color="auto"/>
                    <w:right w:val="none" w:sz="0" w:space="0" w:color="auto"/>
                  </w:divBdr>
                </w:div>
                <w:div w:id="1677809745">
                  <w:marLeft w:val="0"/>
                  <w:marRight w:val="0"/>
                  <w:marTop w:val="0"/>
                  <w:marBottom w:val="0"/>
                  <w:divBdr>
                    <w:top w:val="none" w:sz="0" w:space="0" w:color="auto"/>
                    <w:left w:val="none" w:sz="0" w:space="0" w:color="auto"/>
                    <w:bottom w:val="none" w:sz="0" w:space="0" w:color="auto"/>
                    <w:right w:val="none" w:sz="0" w:space="0" w:color="auto"/>
                  </w:divBdr>
                </w:div>
                <w:div w:id="1678147056">
                  <w:marLeft w:val="0"/>
                  <w:marRight w:val="0"/>
                  <w:marTop w:val="0"/>
                  <w:marBottom w:val="0"/>
                  <w:divBdr>
                    <w:top w:val="none" w:sz="0" w:space="0" w:color="auto"/>
                    <w:left w:val="none" w:sz="0" w:space="0" w:color="auto"/>
                    <w:bottom w:val="none" w:sz="0" w:space="0" w:color="auto"/>
                    <w:right w:val="none" w:sz="0" w:space="0" w:color="auto"/>
                  </w:divBdr>
                </w:div>
                <w:div w:id="1679456870">
                  <w:marLeft w:val="0"/>
                  <w:marRight w:val="0"/>
                  <w:marTop w:val="0"/>
                  <w:marBottom w:val="0"/>
                  <w:divBdr>
                    <w:top w:val="none" w:sz="0" w:space="0" w:color="auto"/>
                    <w:left w:val="none" w:sz="0" w:space="0" w:color="auto"/>
                    <w:bottom w:val="none" w:sz="0" w:space="0" w:color="auto"/>
                    <w:right w:val="none" w:sz="0" w:space="0" w:color="auto"/>
                  </w:divBdr>
                </w:div>
                <w:div w:id="1679965944">
                  <w:marLeft w:val="0"/>
                  <w:marRight w:val="0"/>
                  <w:marTop w:val="0"/>
                  <w:marBottom w:val="0"/>
                  <w:divBdr>
                    <w:top w:val="none" w:sz="0" w:space="0" w:color="auto"/>
                    <w:left w:val="none" w:sz="0" w:space="0" w:color="auto"/>
                    <w:bottom w:val="none" w:sz="0" w:space="0" w:color="auto"/>
                    <w:right w:val="none" w:sz="0" w:space="0" w:color="auto"/>
                  </w:divBdr>
                </w:div>
                <w:div w:id="1680506203">
                  <w:marLeft w:val="0"/>
                  <w:marRight w:val="0"/>
                  <w:marTop w:val="0"/>
                  <w:marBottom w:val="0"/>
                  <w:divBdr>
                    <w:top w:val="none" w:sz="0" w:space="0" w:color="auto"/>
                    <w:left w:val="none" w:sz="0" w:space="0" w:color="auto"/>
                    <w:bottom w:val="none" w:sz="0" w:space="0" w:color="auto"/>
                    <w:right w:val="none" w:sz="0" w:space="0" w:color="auto"/>
                  </w:divBdr>
                </w:div>
                <w:div w:id="1680813321">
                  <w:marLeft w:val="0"/>
                  <w:marRight w:val="0"/>
                  <w:marTop w:val="0"/>
                  <w:marBottom w:val="0"/>
                  <w:divBdr>
                    <w:top w:val="none" w:sz="0" w:space="0" w:color="auto"/>
                    <w:left w:val="none" w:sz="0" w:space="0" w:color="auto"/>
                    <w:bottom w:val="none" w:sz="0" w:space="0" w:color="auto"/>
                    <w:right w:val="none" w:sz="0" w:space="0" w:color="auto"/>
                  </w:divBdr>
                </w:div>
                <w:div w:id="1681270802">
                  <w:marLeft w:val="0"/>
                  <w:marRight w:val="0"/>
                  <w:marTop w:val="0"/>
                  <w:marBottom w:val="0"/>
                  <w:divBdr>
                    <w:top w:val="none" w:sz="0" w:space="0" w:color="auto"/>
                    <w:left w:val="none" w:sz="0" w:space="0" w:color="auto"/>
                    <w:bottom w:val="none" w:sz="0" w:space="0" w:color="auto"/>
                    <w:right w:val="none" w:sz="0" w:space="0" w:color="auto"/>
                  </w:divBdr>
                </w:div>
                <w:div w:id="1681811611">
                  <w:marLeft w:val="0"/>
                  <w:marRight w:val="0"/>
                  <w:marTop w:val="0"/>
                  <w:marBottom w:val="0"/>
                  <w:divBdr>
                    <w:top w:val="none" w:sz="0" w:space="0" w:color="auto"/>
                    <w:left w:val="none" w:sz="0" w:space="0" w:color="auto"/>
                    <w:bottom w:val="none" w:sz="0" w:space="0" w:color="auto"/>
                    <w:right w:val="none" w:sz="0" w:space="0" w:color="auto"/>
                  </w:divBdr>
                </w:div>
                <w:div w:id="1682077658">
                  <w:marLeft w:val="0"/>
                  <w:marRight w:val="0"/>
                  <w:marTop w:val="0"/>
                  <w:marBottom w:val="0"/>
                  <w:divBdr>
                    <w:top w:val="none" w:sz="0" w:space="0" w:color="auto"/>
                    <w:left w:val="none" w:sz="0" w:space="0" w:color="auto"/>
                    <w:bottom w:val="none" w:sz="0" w:space="0" w:color="auto"/>
                    <w:right w:val="none" w:sz="0" w:space="0" w:color="auto"/>
                  </w:divBdr>
                </w:div>
                <w:div w:id="1684241071">
                  <w:marLeft w:val="0"/>
                  <w:marRight w:val="0"/>
                  <w:marTop w:val="0"/>
                  <w:marBottom w:val="0"/>
                  <w:divBdr>
                    <w:top w:val="none" w:sz="0" w:space="0" w:color="auto"/>
                    <w:left w:val="none" w:sz="0" w:space="0" w:color="auto"/>
                    <w:bottom w:val="none" w:sz="0" w:space="0" w:color="auto"/>
                    <w:right w:val="none" w:sz="0" w:space="0" w:color="auto"/>
                  </w:divBdr>
                </w:div>
                <w:div w:id="1684699405">
                  <w:marLeft w:val="0"/>
                  <w:marRight w:val="0"/>
                  <w:marTop w:val="0"/>
                  <w:marBottom w:val="0"/>
                  <w:divBdr>
                    <w:top w:val="none" w:sz="0" w:space="0" w:color="auto"/>
                    <w:left w:val="none" w:sz="0" w:space="0" w:color="auto"/>
                    <w:bottom w:val="none" w:sz="0" w:space="0" w:color="auto"/>
                    <w:right w:val="none" w:sz="0" w:space="0" w:color="auto"/>
                  </w:divBdr>
                </w:div>
                <w:div w:id="1685740310">
                  <w:marLeft w:val="0"/>
                  <w:marRight w:val="0"/>
                  <w:marTop w:val="0"/>
                  <w:marBottom w:val="0"/>
                  <w:divBdr>
                    <w:top w:val="none" w:sz="0" w:space="0" w:color="auto"/>
                    <w:left w:val="none" w:sz="0" w:space="0" w:color="auto"/>
                    <w:bottom w:val="none" w:sz="0" w:space="0" w:color="auto"/>
                    <w:right w:val="none" w:sz="0" w:space="0" w:color="auto"/>
                  </w:divBdr>
                </w:div>
                <w:div w:id="1686592737">
                  <w:marLeft w:val="0"/>
                  <w:marRight w:val="0"/>
                  <w:marTop w:val="0"/>
                  <w:marBottom w:val="0"/>
                  <w:divBdr>
                    <w:top w:val="none" w:sz="0" w:space="0" w:color="auto"/>
                    <w:left w:val="none" w:sz="0" w:space="0" w:color="auto"/>
                    <w:bottom w:val="none" w:sz="0" w:space="0" w:color="auto"/>
                    <w:right w:val="none" w:sz="0" w:space="0" w:color="auto"/>
                  </w:divBdr>
                </w:div>
                <w:div w:id="1687294911">
                  <w:marLeft w:val="0"/>
                  <w:marRight w:val="0"/>
                  <w:marTop w:val="0"/>
                  <w:marBottom w:val="0"/>
                  <w:divBdr>
                    <w:top w:val="none" w:sz="0" w:space="0" w:color="auto"/>
                    <w:left w:val="none" w:sz="0" w:space="0" w:color="auto"/>
                    <w:bottom w:val="none" w:sz="0" w:space="0" w:color="auto"/>
                    <w:right w:val="none" w:sz="0" w:space="0" w:color="auto"/>
                  </w:divBdr>
                </w:div>
                <w:div w:id="1688866073">
                  <w:marLeft w:val="0"/>
                  <w:marRight w:val="0"/>
                  <w:marTop w:val="0"/>
                  <w:marBottom w:val="0"/>
                  <w:divBdr>
                    <w:top w:val="none" w:sz="0" w:space="0" w:color="auto"/>
                    <w:left w:val="none" w:sz="0" w:space="0" w:color="auto"/>
                    <w:bottom w:val="none" w:sz="0" w:space="0" w:color="auto"/>
                    <w:right w:val="none" w:sz="0" w:space="0" w:color="auto"/>
                  </w:divBdr>
                </w:div>
                <w:div w:id="1690251200">
                  <w:marLeft w:val="0"/>
                  <w:marRight w:val="0"/>
                  <w:marTop w:val="0"/>
                  <w:marBottom w:val="0"/>
                  <w:divBdr>
                    <w:top w:val="none" w:sz="0" w:space="0" w:color="auto"/>
                    <w:left w:val="none" w:sz="0" w:space="0" w:color="auto"/>
                    <w:bottom w:val="none" w:sz="0" w:space="0" w:color="auto"/>
                    <w:right w:val="none" w:sz="0" w:space="0" w:color="auto"/>
                  </w:divBdr>
                </w:div>
                <w:div w:id="1690914942">
                  <w:marLeft w:val="0"/>
                  <w:marRight w:val="0"/>
                  <w:marTop w:val="0"/>
                  <w:marBottom w:val="0"/>
                  <w:divBdr>
                    <w:top w:val="none" w:sz="0" w:space="0" w:color="auto"/>
                    <w:left w:val="none" w:sz="0" w:space="0" w:color="auto"/>
                    <w:bottom w:val="none" w:sz="0" w:space="0" w:color="auto"/>
                    <w:right w:val="none" w:sz="0" w:space="0" w:color="auto"/>
                  </w:divBdr>
                </w:div>
                <w:div w:id="1691948962">
                  <w:marLeft w:val="0"/>
                  <w:marRight w:val="0"/>
                  <w:marTop w:val="0"/>
                  <w:marBottom w:val="0"/>
                  <w:divBdr>
                    <w:top w:val="none" w:sz="0" w:space="0" w:color="auto"/>
                    <w:left w:val="none" w:sz="0" w:space="0" w:color="auto"/>
                    <w:bottom w:val="none" w:sz="0" w:space="0" w:color="auto"/>
                    <w:right w:val="none" w:sz="0" w:space="0" w:color="auto"/>
                  </w:divBdr>
                </w:div>
                <w:div w:id="1693073194">
                  <w:marLeft w:val="0"/>
                  <w:marRight w:val="0"/>
                  <w:marTop w:val="0"/>
                  <w:marBottom w:val="0"/>
                  <w:divBdr>
                    <w:top w:val="none" w:sz="0" w:space="0" w:color="auto"/>
                    <w:left w:val="none" w:sz="0" w:space="0" w:color="auto"/>
                    <w:bottom w:val="none" w:sz="0" w:space="0" w:color="auto"/>
                    <w:right w:val="none" w:sz="0" w:space="0" w:color="auto"/>
                  </w:divBdr>
                </w:div>
                <w:div w:id="1695158286">
                  <w:marLeft w:val="0"/>
                  <w:marRight w:val="0"/>
                  <w:marTop w:val="0"/>
                  <w:marBottom w:val="0"/>
                  <w:divBdr>
                    <w:top w:val="none" w:sz="0" w:space="0" w:color="auto"/>
                    <w:left w:val="none" w:sz="0" w:space="0" w:color="auto"/>
                    <w:bottom w:val="none" w:sz="0" w:space="0" w:color="auto"/>
                    <w:right w:val="none" w:sz="0" w:space="0" w:color="auto"/>
                  </w:divBdr>
                </w:div>
                <w:div w:id="1696611899">
                  <w:marLeft w:val="0"/>
                  <w:marRight w:val="0"/>
                  <w:marTop w:val="0"/>
                  <w:marBottom w:val="0"/>
                  <w:divBdr>
                    <w:top w:val="none" w:sz="0" w:space="0" w:color="auto"/>
                    <w:left w:val="none" w:sz="0" w:space="0" w:color="auto"/>
                    <w:bottom w:val="none" w:sz="0" w:space="0" w:color="auto"/>
                    <w:right w:val="none" w:sz="0" w:space="0" w:color="auto"/>
                  </w:divBdr>
                </w:div>
                <w:div w:id="1698315735">
                  <w:marLeft w:val="0"/>
                  <w:marRight w:val="0"/>
                  <w:marTop w:val="0"/>
                  <w:marBottom w:val="0"/>
                  <w:divBdr>
                    <w:top w:val="none" w:sz="0" w:space="0" w:color="auto"/>
                    <w:left w:val="none" w:sz="0" w:space="0" w:color="auto"/>
                    <w:bottom w:val="none" w:sz="0" w:space="0" w:color="auto"/>
                    <w:right w:val="none" w:sz="0" w:space="0" w:color="auto"/>
                  </w:divBdr>
                </w:div>
                <w:div w:id="1698432381">
                  <w:marLeft w:val="0"/>
                  <w:marRight w:val="0"/>
                  <w:marTop w:val="0"/>
                  <w:marBottom w:val="0"/>
                  <w:divBdr>
                    <w:top w:val="none" w:sz="0" w:space="0" w:color="auto"/>
                    <w:left w:val="none" w:sz="0" w:space="0" w:color="auto"/>
                    <w:bottom w:val="none" w:sz="0" w:space="0" w:color="auto"/>
                    <w:right w:val="none" w:sz="0" w:space="0" w:color="auto"/>
                  </w:divBdr>
                </w:div>
                <w:div w:id="1698971456">
                  <w:marLeft w:val="0"/>
                  <w:marRight w:val="0"/>
                  <w:marTop w:val="0"/>
                  <w:marBottom w:val="0"/>
                  <w:divBdr>
                    <w:top w:val="none" w:sz="0" w:space="0" w:color="auto"/>
                    <w:left w:val="none" w:sz="0" w:space="0" w:color="auto"/>
                    <w:bottom w:val="none" w:sz="0" w:space="0" w:color="auto"/>
                    <w:right w:val="none" w:sz="0" w:space="0" w:color="auto"/>
                  </w:divBdr>
                </w:div>
                <w:div w:id="1699546267">
                  <w:marLeft w:val="0"/>
                  <w:marRight w:val="0"/>
                  <w:marTop w:val="0"/>
                  <w:marBottom w:val="0"/>
                  <w:divBdr>
                    <w:top w:val="none" w:sz="0" w:space="0" w:color="auto"/>
                    <w:left w:val="none" w:sz="0" w:space="0" w:color="auto"/>
                    <w:bottom w:val="none" w:sz="0" w:space="0" w:color="auto"/>
                    <w:right w:val="none" w:sz="0" w:space="0" w:color="auto"/>
                  </w:divBdr>
                </w:div>
                <w:div w:id="1699816592">
                  <w:marLeft w:val="0"/>
                  <w:marRight w:val="0"/>
                  <w:marTop w:val="0"/>
                  <w:marBottom w:val="0"/>
                  <w:divBdr>
                    <w:top w:val="none" w:sz="0" w:space="0" w:color="auto"/>
                    <w:left w:val="none" w:sz="0" w:space="0" w:color="auto"/>
                    <w:bottom w:val="none" w:sz="0" w:space="0" w:color="auto"/>
                    <w:right w:val="none" w:sz="0" w:space="0" w:color="auto"/>
                  </w:divBdr>
                </w:div>
                <w:div w:id="1701128889">
                  <w:marLeft w:val="0"/>
                  <w:marRight w:val="0"/>
                  <w:marTop w:val="0"/>
                  <w:marBottom w:val="0"/>
                  <w:divBdr>
                    <w:top w:val="none" w:sz="0" w:space="0" w:color="auto"/>
                    <w:left w:val="none" w:sz="0" w:space="0" w:color="auto"/>
                    <w:bottom w:val="none" w:sz="0" w:space="0" w:color="auto"/>
                    <w:right w:val="none" w:sz="0" w:space="0" w:color="auto"/>
                  </w:divBdr>
                </w:div>
                <w:div w:id="1702316698">
                  <w:marLeft w:val="0"/>
                  <w:marRight w:val="0"/>
                  <w:marTop w:val="0"/>
                  <w:marBottom w:val="0"/>
                  <w:divBdr>
                    <w:top w:val="none" w:sz="0" w:space="0" w:color="auto"/>
                    <w:left w:val="none" w:sz="0" w:space="0" w:color="auto"/>
                    <w:bottom w:val="none" w:sz="0" w:space="0" w:color="auto"/>
                    <w:right w:val="none" w:sz="0" w:space="0" w:color="auto"/>
                  </w:divBdr>
                </w:div>
                <w:div w:id="1702978987">
                  <w:marLeft w:val="0"/>
                  <w:marRight w:val="0"/>
                  <w:marTop w:val="0"/>
                  <w:marBottom w:val="0"/>
                  <w:divBdr>
                    <w:top w:val="none" w:sz="0" w:space="0" w:color="auto"/>
                    <w:left w:val="none" w:sz="0" w:space="0" w:color="auto"/>
                    <w:bottom w:val="none" w:sz="0" w:space="0" w:color="auto"/>
                    <w:right w:val="none" w:sz="0" w:space="0" w:color="auto"/>
                  </w:divBdr>
                </w:div>
                <w:div w:id="1703827331">
                  <w:marLeft w:val="0"/>
                  <w:marRight w:val="0"/>
                  <w:marTop w:val="0"/>
                  <w:marBottom w:val="0"/>
                  <w:divBdr>
                    <w:top w:val="none" w:sz="0" w:space="0" w:color="auto"/>
                    <w:left w:val="none" w:sz="0" w:space="0" w:color="auto"/>
                    <w:bottom w:val="none" w:sz="0" w:space="0" w:color="auto"/>
                    <w:right w:val="none" w:sz="0" w:space="0" w:color="auto"/>
                  </w:divBdr>
                </w:div>
                <w:div w:id="1704935337">
                  <w:marLeft w:val="0"/>
                  <w:marRight w:val="0"/>
                  <w:marTop w:val="0"/>
                  <w:marBottom w:val="0"/>
                  <w:divBdr>
                    <w:top w:val="none" w:sz="0" w:space="0" w:color="auto"/>
                    <w:left w:val="none" w:sz="0" w:space="0" w:color="auto"/>
                    <w:bottom w:val="none" w:sz="0" w:space="0" w:color="auto"/>
                    <w:right w:val="none" w:sz="0" w:space="0" w:color="auto"/>
                  </w:divBdr>
                </w:div>
                <w:div w:id="1707216496">
                  <w:marLeft w:val="0"/>
                  <w:marRight w:val="0"/>
                  <w:marTop w:val="0"/>
                  <w:marBottom w:val="0"/>
                  <w:divBdr>
                    <w:top w:val="none" w:sz="0" w:space="0" w:color="auto"/>
                    <w:left w:val="none" w:sz="0" w:space="0" w:color="auto"/>
                    <w:bottom w:val="none" w:sz="0" w:space="0" w:color="auto"/>
                    <w:right w:val="none" w:sz="0" w:space="0" w:color="auto"/>
                  </w:divBdr>
                </w:div>
                <w:div w:id="1707296587">
                  <w:marLeft w:val="0"/>
                  <w:marRight w:val="0"/>
                  <w:marTop w:val="0"/>
                  <w:marBottom w:val="0"/>
                  <w:divBdr>
                    <w:top w:val="none" w:sz="0" w:space="0" w:color="auto"/>
                    <w:left w:val="none" w:sz="0" w:space="0" w:color="auto"/>
                    <w:bottom w:val="none" w:sz="0" w:space="0" w:color="auto"/>
                    <w:right w:val="none" w:sz="0" w:space="0" w:color="auto"/>
                  </w:divBdr>
                </w:div>
                <w:div w:id="1707636169">
                  <w:marLeft w:val="0"/>
                  <w:marRight w:val="0"/>
                  <w:marTop w:val="0"/>
                  <w:marBottom w:val="0"/>
                  <w:divBdr>
                    <w:top w:val="none" w:sz="0" w:space="0" w:color="auto"/>
                    <w:left w:val="none" w:sz="0" w:space="0" w:color="auto"/>
                    <w:bottom w:val="none" w:sz="0" w:space="0" w:color="auto"/>
                    <w:right w:val="none" w:sz="0" w:space="0" w:color="auto"/>
                  </w:divBdr>
                </w:div>
                <w:div w:id="1708525802">
                  <w:marLeft w:val="0"/>
                  <w:marRight w:val="0"/>
                  <w:marTop w:val="0"/>
                  <w:marBottom w:val="0"/>
                  <w:divBdr>
                    <w:top w:val="none" w:sz="0" w:space="0" w:color="auto"/>
                    <w:left w:val="none" w:sz="0" w:space="0" w:color="auto"/>
                    <w:bottom w:val="none" w:sz="0" w:space="0" w:color="auto"/>
                    <w:right w:val="none" w:sz="0" w:space="0" w:color="auto"/>
                  </w:divBdr>
                </w:div>
                <w:div w:id="1708681333">
                  <w:marLeft w:val="0"/>
                  <w:marRight w:val="0"/>
                  <w:marTop w:val="0"/>
                  <w:marBottom w:val="0"/>
                  <w:divBdr>
                    <w:top w:val="none" w:sz="0" w:space="0" w:color="auto"/>
                    <w:left w:val="none" w:sz="0" w:space="0" w:color="auto"/>
                    <w:bottom w:val="none" w:sz="0" w:space="0" w:color="auto"/>
                    <w:right w:val="none" w:sz="0" w:space="0" w:color="auto"/>
                  </w:divBdr>
                </w:div>
                <w:div w:id="1708721289">
                  <w:marLeft w:val="0"/>
                  <w:marRight w:val="0"/>
                  <w:marTop w:val="0"/>
                  <w:marBottom w:val="0"/>
                  <w:divBdr>
                    <w:top w:val="none" w:sz="0" w:space="0" w:color="auto"/>
                    <w:left w:val="none" w:sz="0" w:space="0" w:color="auto"/>
                    <w:bottom w:val="none" w:sz="0" w:space="0" w:color="auto"/>
                    <w:right w:val="none" w:sz="0" w:space="0" w:color="auto"/>
                  </w:divBdr>
                </w:div>
                <w:div w:id="1709186733">
                  <w:marLeft w:val="0"/>
                  <w:marRight w:val="0"/>
                  <w:marTop w:val="0"/>
                  <w:marBottom w:val="0"/>
                  <w:divBdr>
                    <w:top w:val="none" w:sz="0" w:space="0" w:color="auto"/>
                    <w:left w:val="none" w:sz="0" w:space="0" w:color="auto"/>
                    <w:bottom w:val="none" w:sz="0" w:space="0" w:color="auto"/>
                    <w:right w:val="none" w:sz="0" w:space="0" w:color="auto"/>
                  </w:divBdr>
                </w:div>
                <w:div w:id="1709716991">
                  <w:marLeft w:val="0"/>
                  <w:marRight w:val="0"/>
                  <w:marTop w:val="0"/>
                  <w:marBottom w:val="0"/>
                  <w:divBdr>
                    <w:top w:val="none" w:sz="0" w:space="0" w:color="auto"/>
                    <w:left w:val="none" w:sz="0" w:space="0" w:color="auto"/>
                    <w:bottom w:val="none" w:sz="0" w:space="0" w:color="auto"/>
                    <w:right w:val="none" w:sz="0" w:space="0" w:color="auto"/>
                  </w:divBdr>
                </w:div>
                <w:div w:id="1710883952">
                  <w:marLeft w:val="0"/>
                  <w:marRight w:val="0"/>
                  <w:marTop w:val="0"/>
                  <w:marBottom w:val="0"/>
                  <w:divBdr>
                    <w:top w:val="none" w:sz="0" w:space="0" w:color="auto"/>
                    <w:left w:val="none" w:sz="0" w:space="0" w:color="auto"/>
                    <w:bottom w:val="none" w:sz="0" w:space="0" w:color="auto"/>
                    <w:right w:val="none" w:sz="0" w:space="0" w:color="auto"/>
                  </w:divBdr>
                </w:div>
                <w:div w:id="1710956738">
                  <w:marLeft w:val="0"/>
                  <w:marRight w:val="0"/>
                  <w:marTop w:val="0"/>
                  <w:marBottom w:val="0"/>
                  <w:divBdr>
                    <w:top w:val="none" w:sz="0" w:space="0" w:color="auto"/>
                    <w:left w:val="none" w:sz="0" w:space="0" w:color="auto"/>
                    <w:bottom w:val="none" w:sz="0" w:space="0" w:color="auto"/>
                    <w:right w:val="none" w:sz="0" w:space="0" w:color="auto"/>
                  </w:divBdr>
                </w:div>
                <w:div w:id="1711145363">
                  <w:marLeft w:val="0"/>
                  <w:marRight w:val="0"/>
                  <w:marTop w:val="0"/>
                  <w:marBottom w:val="0"/>
                  <w:divBdr>
                    <w:top w:val="none" w:sz="0" w:space="0" w:color="auto"/>
                    <w:left w:val="none" w:sz="0" w:space="0" w:color="auto"/>
                    <w:bottom w:val="none" w:sz="0" w:space="0" w:color="auto"/>
                    <w:right w:val="none" w:sz="0" w:space="0" w:color="auto"/>
                  </w:divBdr>
                </w:div>
                <w:div w:id="1711497418">
                  <w:marLeft w:val="0"/>
                  <w:marRight w:val="0"/>
                  <w:marTop w:val="0"/>
                  <w:marBottom w:val="0"/>
                  <w:divBdr>
                    <w:top w:val="none" w:sz="0" w:space="0" w:color="auto"/>
                    <w:left w:val="none" w:sz="0" w:space="0" w:color="auto"/>
                    <w:bottom w:val="none" w:sz="0" w:space="0" w:color="auto"/>
                    <w:right w:val="none" w:sz="0" w:space="0" w:color="auto"/>
                  </w:divBdr>
                </w:div>
                <w:div w:id="1713119255">
                  <w:marLeft w:val="0"/>
                  <w:marRight w:val="0"/>
                  <w:marTop w:val="0"/>
                  <w:marBottom w:val="0"/>
                  <w:divBdr>
                    <w:top w:val="none" w:sz="0" w:space="0" w:color="auto"/>
                    <w:left w:val="none" w:sz="0" w:space="0" w:color="auto"/>
                    <w:bottom w:val="none" w:sz="0" w:space="0" w:color="auto"/>
                    <w:right w:val="none" w:sz="0" w:space="0" w:color="auto"/>
                  </w:divBdr>
                </w:div>
                <w:div w:id="1713380828">
                  <w:marLeft w:val="0"/>
                  <w:marRight w:val="0"/>
                  <w:marTop w:val="0"/>
                  <w:marBottom w:val="0"/>
                  <w:divBdr>
                    <w:top w:val="none" w:sz="0" w:space="0" w:color="auto"/>
                    <w:left w:val="none" w:sz="0" w:space="0" w:color="auto"/>
                    <w:bottom w:val="none" w:sz="0" w:space="0" w:color="auto"/>
                    <w:right w:val="none" w:sz="0" w:space="0" w:color="auto"/>
                  </w:divBdr>
                </w:div>
                <w:div w:id="1714690178">
                  <w:marLeft w:val="0"/>
                  <w:marRight w:val="0"/>
                  <w:marTop w:val="0"/>
                  <w:marBottom w:val="0"/>
                  <w:divBdr>
                    <w:top w:val="none" w:sz="0" w:space="0" w:color="auto"/>
                    <w:left w:val="none" w:sz="0" w:space="0" w:color="auto"/>
                    <w:bottom w:val="none" w:sz="0" w:space="0" w:color="auto"/>
                    <w:right w:val="none" w:sz="0" w:space="0" w:color="auto"/>
                  </w:divBdr>
                </w:div>
                <w:div w:id="1714693735">
                  <w:marLeft w:val="0"/>
                  <w:marRight w:val="0"/>
                  <w:marTop w:val="0"/>
                  <w:marBottom w:val="0"/>
                  <w:divBdr>
                    <w:top w:val="none" w:sz="0" w:space="0" w:color="auto"/>
                    <w:left w:val="none" w:sz="0" w:space="0" w:color="auto"/>
                    <w:bottom w:val="none" w:sz="0" w:space="0" w:color="auto"/>
                    <w:right w:val="none" w:sz="0" w:space="0" w:color="auto"/>
                  </w:divBdr>
                </w:div>
                <w:div w:id="1716076790">
                  <w:marLeft w:val="0"/>
                  <w:marRight w:val="0"/>
                  <w:marTop w:val="0"/>
                  <w:marBottom w:val="0"/>
                  <w:divBdr>
                    <w:top w:val="none" w:sz="0" w:space="0" w:color="auto"/>
                    <w:left w:val="none" w:sz="0" w:space="0" w:color="auto"/>
                    <w:bottom w:val="none" w:sz="0" w:space="0" w:color="auto"/>
                    <w:right w:val="none" w:sz="0" w:space="0" w:color="auto"/>
                  </w:divBdr>
                </w:div>
                <w:div w:id="1716080249">
                  <w:marLeft w:val="0"/>
                  <w:marRight w:val="0"/>
                  <w:marTop w:val="0"/>
                  <w:marBottom w:val="0"/>
                  <w:divBdr>
                    <w:top w:val="none" w:sz="0" w:space="0" w:color="auto"/>
                    <w:left w:val="none" w:sz="0" w:space="0" w:color="auto"/>
                    <w:bottom w:val="none" w:sz="0" w:space="0" w:color="auto"/>
                    <w:right w:val="none" w:sz="0" w:space="0" w:color="auto"/>
                  </w:divBdr>
                </w:div>
                <w:div w:id="1717655827">
                  <w:marLeft w:val="0"/>
                  <w:marRight w:val="0"/>
                  <w:marTop w:val="0"/>
                  <w:marBottom w:val="0"/>
                  <w:divBdr>
                    <w:top w:val="none" w:sz="0" w:space="0" w:color="auto"/>
                    <w:left w:val="none" w:sz="0" w:space="0" w:color="auto"/>
                    <w:bottom w:val="none" w:sz="0" w:space="0" w:color="auto"/>
                    <w:right w:val="none" w:sz="0" w:space="0" w:color="auto"/>
                  </w:divBdr>
                </w:div>
                <w:div w:id="1718433609">
                  <w:marLeft w:val="0"/>
                  <w:marRight w:val="0"/>
                  <w:marTop w:val="0"/>
                  <w:marBottom w:val="0"/>
                  <w:divBdr>
                    <w:top w:val="none" w:sz="0" w:space="0" w:color="auto"/>
                    <w:left w:val="none" w:sz="0" w:space="0" w:color="auto"/>
                    <w:bottom w:val="none" w:sz="0" w:space="0" w:color="auto"/>
                    <w:right w:val="none" w:sz="0" w:space="0" w:color="auto"/>
                  </w:divBdr>
                </w:div>
                <w:div w:id="1718510129">
                  <w:marLeft w:val="0"/>
                  <w:marRight w:val="0"/>
                  <w:marTop w:val="0"/>
                  <w:marBottom w:val="0"/>
                  <w:divBdr>
                    <w:top w:val="none" w:sz="0" w:space="0" w:color="auto"/>
                    <w:left w:val="none" w:sz="0" w:space="0" w:color="auto"/>
                    <w:bottom w:val="none" w:sz="0" w:space="0" w:color="auto"/>
                    <w:right w:val="none" w:sz="0" w:space="0" w:color="auto"/>
                  </w:divBdr>
                </w:div>
                <w:div w:id="1718624675">
                  <w:marLeft w:val="0"/>
                  <w:marRight w:val="0"/>
                  <w:marTop w:val="0"/>
                  <w:marBottom w:val="0"/>
                  <w:divBdr>
                    <w:top w:val="none" w:sz="0" w:space="0" w:color="auto"/>
                    <w:left w:val="none" w:sz="0" w:space="0" w:color="auto"/>
                    <w:bottom w:val="none" w:sz="0" w:space="0" w:color="auto"/>
                    <w:right w:val="none" w:sz="0" w:space="0" w:color="auto"/>
                  </w:divBdr>
                </w:div>
                <w:div w:id="1719359762">
                  <w:marLeft w:val="0"/>
                  <w:marRight w:val="0"/>
                  <w:marTop w:val="0"/>
                  <w:marBottom w:val="0"/>
                  <w:divBdr>
                    <w:top w:val="none" w:sz="0" w:space="0" w:color="auto"/>
                    <w:left w:val="none" w:sz="0" w:space="0" w:color="auto"/>
                    <w:bottom w:val="none" w:sz="0" w:space="0" w:color="auto"/>
                    <w:right w:val="none" w:sz="0" w:space="0" w:color="auto"/>
                  </w:divBdr>
                </w:div>
                <w:div w:id="1719623859">
                  <w:marLeft w:val="0"/>
                  <w:marRight w:val="0"/>
                  <w:marTop w:val="0"/>
                  <w:marBottom w:val="0"/>
                  <w:divBdr>
                    <w:top w:val="none" w:sz="0" w:space="0" w:color="auto"/>
                    <w:left w:val="none" w:sz="0" w:space="0" w:color="auto"/>
                    <w:bottom w:val="none" w:sz="0" w:space="0" w:color="auto"/>
                    <w:right w:val="none" w:sz="0" w:space="0" w:color="auto"/>
                  </w:divBdr>
                </w:div>
                <w:div w:id="1719628351">
                  <w:marLeft w:val="0"/>
                  <w:marRight w:val="0"/>
                  <w:marTop w:val="0"/>
                  <w:marBottom w:val="0"/>
                  <w:divBdr>
                    <w:top w:val="none" w:sz="0" w:space="0" w:color="auto"/>
                    <w:left w:val="none" w:sz="0" w:space="0" w:color="auto"/>
                    <w:bottom w:val="none" w:sz="0" w:space="0" w:color="auto"/>
                    <w:right w:val="none" w:sz="0" w:space="0" w:color="auto"/>
                  </w:divBdr>
                </w:div>
                <w:div w:id="1720207687">
                  <w:marLeft w:val="0"/>
                  <w:marRight w:val="0"/>
                  <w:marTop w:val="0"/>
                  <w:marBottom w:val="0"/>
                  <w:divBdr>
                    <w:top w:val="none" w:sz="0" w:space="0" w:color="auto"/>
                    <w:left w:val="none" w:sz="0" w:space="0" w:color="auto"/>
                    <w:bottom w:val="none" w:sz="0" w:space="0" w:color="auto"/>
                    <w:right w:val="none" w:sz="0" w:space="0" w:color="auto"/>
                  </w:divBdr>
                </w:div>
                <w:div w:id="1721202461">
                  <w:marLeft w:val="0"/>
                  <w:marRight w:val="0"/>
                  <w:marTop w:val="0"/>
                  <w:marBottom w:val="0"/>
                  <w:divBdr>
                    <w:top w:val="none" w:sz="0" w:space="0" w:color="auto"/>
                    <w:left w:val="none" w:sz="0" w:space="0" w:color="auto"/>
                    <w:bottom w:val="none" w:sz="0" w:space="0" w:color="auto"/>
                    <w:right w:val="none" w:sz="0" w:space="0" w:color="auto"/>
                  </w:divBdr>
                </w:div>
                <w:div w:id="1721441875">
                  <w:marLeft w:val="0"/>
                  <w:marRight w:val="0"/>
                  <w:marTop w:val="0"/>
                  <w:marBottom w:val="0"/>
                  <w:divBdr>
                    <w:top w:val="none" w:sz="0" w:space="0" w:color="auto"/>
                    <w:left w:val="none" w:sz="0" w:space="0" w:color="auto"/>
                    <w:bottom w:val="none" w:sz="0" w:space="0" w:color="auto"/>
                    <w:right w:val="none" w:sz="0" w:space="0" w:color="auto"/>
                  </w:divBdr>
                </w:div>
                <w:div w:id="1721632763">
                  <w:marLeft w:val="0"/>
                  <w:marRight w:val="0"/>
                  <w:marTop w:val="0"/>
                  <w:marBottom w:val="0"/>
                  <w:divBdr>
                    <w:top w:val="none" w:sz="0" w:space="0" w:color="auto"/>
                    <w:left w:val="none" w:sz="0" w:space="0" w:color="auto"/>
                    <w:bottom w:val="none" w:sz="0" w:space="0" w:color="auto"/>
                    <w:right w:val="none" w:sz="0" w:space="0" w:color="auto"/>
                  </w:divBdr>
                </w:div>
                <w:div w:id="1722512429">
                  <w:marLeft w:val="0"/>
                  <w:marRight w:val="0"/>
                  <w:marTop w:val="0"/>
                  <w:marBottom w:val="0"/>
                  <w:divBdr>
                    <w:top w:val="none" w:sz="0" w:space="0" w:color="auto"/>
                    <w:left w:val="none" w:sz="0" w:space="0" w:color="auto"/>
                    <w:bottom w:val="none" w:sz="0" w:space="0" w:color="auto"/>
                    <w:right w:val="none" w:sz="0" w:space="0" w:color="auto"/>
                  </w:divBdr>
                </w:div>
                <w:div w:id="1725063536">
                  <w:marLeft w:val="0"/>
                  <w:marRight w:val="0"/>
                  <w:marTop w:val="0"/>
                  <w:marBottom w:val="0"/>
                  <w:divBdr>
                    <w:top w:val="none" w:sz="0" w:space="0" w:color="auto"/>
                    <w:left w:val="none" w:sz="0" w:space="0" w:color="auto"/>
                    <w:bottom w:val="none" w:sz="0" w:space="0" w:color="auto"/>
                    <w:right w:val="none" w:sz="0" w:space="0" w:color="auto"/>
                  </w:divBdr>
                </w:div>
                <w:div w:id="1726104157">
                  <w:marLeft w:val="0"/>
                  <w:marRight w:val="0"/>
                  <w:marTop w:val="0"/>
                  <w:marBottom w:val="0"/>
                  <w:divBdr>
                    <w:top w:val="none" w:sz="0" w:space="0" w:color="auto"/>
                    <w:left w:val="none" w:sz="0" w:space="0" w:color="auto"/>
                    <w:bottom w:val="none" w:sz="0" w:space="0" w:color="auto"/>
                    <w:right w:val="none" w:sz="0" w:space="0" w:color="auto"/>
                  </w:divBdr>
                </w:div>
                <w:div w:id="1726220516">
                  <w:marLeft w:val="0"/>
                  <w:marRight w:val="0"/>
                  <w:marTop w:val="0"/>
                  <w:marBottom w:val="0"/>
                  <w:divBdr>
                    <w:top w:val="none" w:sz="0" w:space="0" w:color="auto"/>
                    <w:left w:val="none" w:sz="0" w:space="0" w:color="auto"/>
                    <w:bottom w:val="none" w:sz="0" w:space="0" w:color="auto"/>
                    <w:right w:val="none" w:sz="0" w:space="0" w:color="auto"/>
                  </w:divBdr>
                </w:div>
                <w:div w:id="1726680793">
                  <w:marLeft w:val="0"/>
                  <w:marRight w:val="0"/>
                  <w:marTop w:val="0"/>
                  <w:marBottom w:val="0"/>
                  <w:divBdr>
                    <w:top w:val="none" w:sz="0" w:space="0" w:color="auto"/>
                    <w:left w:val="none" w:sz="0" w:space="0" w:color="auto"/>
                    <w:bottom w:val="none" w:sz="0" w:space="0" w:color="auto"/>
                    <w:right w:val="none" w:sz="0" w:space="0" w:color="auto"/>
                  </w:divBdr>
                </w:div>
                <w:div w:id="1727489271">
                  <w:marLeft w:val="0"/>
                  <w:marRight w:val="0"/>
                  <w:marTop w:val="0"/>
                  <w:marBottom w:val="0"/>
                  <w:divBdr>
                    <w:top w:val="none" w:sz="0" w:space="0" w:color="auto"/>
                    <w:left w:val="none" w:sz="0" w:space="0" w:color="auto"/>
                    <w:bottom w:val="none" w:sz="0" w:space="0" w:color="auto"/>
                    <w:right w:val="none" w:sz="0" w:space="0" w:color="auto"/>
                  </w:divBdr>
                </w:div>
                <w:div w:id="1727531502">
                  <w:marLeft w:val="0"/>
                  <w:marRight w:val="0"/>
                  <w:marTop w:val="0"/>
                  <w:marBottom w:val="0"/>
                  <w:divBdr>
                    <w:top w:val="none" w:sz="0" w:space="0" w:color="auto"/>
                    <w:left w:val="none" w:sz="0" w:space="0" w:color="auto"/>
                    <w:bottom w:val="none" w:sz="0" w:space="0" w:color="auto"/>
                    <w:right w:val="none" w:sz="0" w:space="0" w:color="auto"/>
                  </w:divBdr>
                </w:div>
                <w:div w:id="1728646765">
                  <w:marLeft w:val="0"/>
                  <w:marRight w:val="0"/>
                  <w:marTop w:val="0"/>
                  <w:marBottom w:val="0"/>
                  <w:divBdr>
                    <w:top w:val="none" w:sz="0" w:space="0" w:color="auto"/>
                    <w:left w:val="none" w:sz="0" w:space="0" w:color="auto"/>
                    <w:bottom w:val="none" w:sz="0" w:space="0" w:color="auto"/>
                    <w:right w:val="none" w:sz="0" w:space="0" w:color="auto"/>
                  </w:divBdr>
                </w:div>
                <w:div w:id="1729036703">
                  <w:marLeft w:val="0"/>
                  <w:marRight w:val="0"/>
                  <w:marTop w:val="0"/>
                  <w:marBottom w:val="0"/>
                  <w:divBdr>
                    <w:top w:val="none" w:sz="0" w:space="0" w:color="auto"/>
                    <w:left w:val="none" w:sz="0" w:space="0" w:color="auto"/>
                    <w:bottom w:val="none" w:sz="0" w:space="0" w:color="auto"/>
                    <w:right w:val="none" w:sz="0" w:space="0" w:color="auto"/>
                  </w:divBdr>
                </w:div>
                <w:div w:id="1729762057">
                  <w:marLeft w:val="0"/>
                  <w:marRight w:val="0"/>
                  <w:marTop w:val="0"/>
                  <w:marBottom w:val="0"/>
                  <w:divBdr>
                    <w:top w:val="none" w:sz="0" w:space="0" w:color="auto"/>
                    <w:left w:val="none" w:sz="0" w:space="0" w:color="auto"/>
                    <w:bottom w:val="none" w:sz="0" w:space="0" w:color="auto"/>
                    <w:right w:val="none" w:sz="0" w:space="0" w:color="auto"/>
                  </w:divBdr>
                </w:div>
                <w:div w:id="1729916053">
                  <w:marLeft w:val="0"/>
                  <w:marRight w:val="0"/>
                  <w:marTop w:val="0"/>
                  <w:marBottom w:val="0"/>
                  <w:divBdr>
                    <w:top w:val="none" w:sz="0" w:space="0" w:color="auto"/>
                    <w:left w:val="none" w:sz="0" w:space="0" w:color="auto"/>
                    <w:bottom w:val="none" w:sz="0" w:space="0" w:color="auto"/>
                    <w:right w:val="none" w:sz="0" w:space="0" w:color="auto"/>
                  </w:divBdr>
                </w:div>
                <w:div w:id="1730762120">
                  <w:marLeft w:val="0"/>
                  <w:marRight w:val="0"/>
                  <w:marTop w:val="0"/>
                  <w:marBottom w:val="0"/>
                  <w:divBdr>
                    <w:top w:val="none" w:sz="0" w:space="0" w:color="auto"/>
                    <w:left w:val="none" w:sz="0" w:space="0" w:color="auto"/>
                    <w:bottom w:val="none" w:sz="0" w:space="0" w:color="auto"/>
                    <w:right w:val="none" w:sz="0" w:space="0" w:color="auto"/>
                  </w:divBdr>
                </w:div>
                <w:div w:id="1731147896">
                  <w:marLeft w:val="0"/>
                  <w:marRight w:val="0"/>
                  <w:marTop w:val="0"/>
                  <w:marBottom w:val="0"/>
                  <w:divBdr>
                    <w:top w:val="none" w:sz="0" w:space="0" w:color="auto"/>
                    <w:left w:val="none" w:sz="0" w:space="0" w:color="auto"/>
                    <w:bottom w:val="none" w:sz="0" w:space="0" w:color="auto"/>
                    <w:right w:val="none" w:sz="0" w:space="0" w:color="auto"/>
                  </w:divBdr>
                </w:div>
                <w:div w:id="1731225115">
                  <w:marLeft w:val="0"/>
                  <w:marRight w:val="0"/>
                  <w:marTop w:val="0"/>
                  <w:marBottom w:val="0"/>
                  <w:divBdr>
                    <w:top w:val="none" w:sz="0" w:space="0" w:color="auto"/>
                    <w:left w:val="none" w:sz="0" w:space="0" w:color="auto"/>
                    <w:bottom w:val="none" w:sz="0" w:space="0" w:color="auto"/>
                    <w:right w:val="none" w:sz="0" w:space="0" w:color="auto"/>
                  </w:divBdr>
                </w:div>
                <w:div w:id="1732581092">
                  <w:marLeft w:val="0"/>
                  <w:marRight w:val="0"/>
                  <w:marTop w:val="0"/>
                  <w:marBottom w:val="0"/>
                  <w:divBdr>
                    <w:top w:val="none" w:sz="0" w:space="0" w:color="auto"/>
                    <w:left w:val="none" w:sz="0" w:space="0" w:color="auto"/>
                    <w:bottom w:val="none" w:sz="0" w:space="0" w:color="auto"/>
                    <w:right w:val="none" w:sz="0" w:space="0" w:color="auto"/>
                  </w:divBdr>
                </w:div>
                <w:div w:id="1733700005">
                  <w:marLeft w:val="0"/>
                  <w:marRight w:val="0"/>
                  <w:marTop w:val="0"/>
                  <w:marBottom w:val="0"/>
                  <w:divBdr>
                    <w:top w:val="none" w:sz="0" w:space="0" w:color="auto"/>
                    <w:left w:val="none" w:sz="0" w:space="0" w:color="auto"/>
                    <w:bottom w:val="none" w:sz="0" w:space="0" w:color="auto"/>
                    <w:right w:val="none" w:sz="0" w:space="0" w:color="auto"/>
                  </w:divBdr>
                </w:div>
                <w:div w:id="1734500724">
                  <w:marLeft w:val="0"/>
                  <w:marRight w:val="0"/>
                  <w:marTop w:val="0"/>
                  <w:marBottom w:val="0"/>
                  <w:divBdr>
                    <w:top w:val="none" w:sz="0" w:space="0" w:color="auto"/>
                    <w:left w:val="none" w:sz="0" w:space="0" w:color="auto"/>
                    <w:bottom w:val="none" w:sz="0" w:space="0" w:color="auto"/>
                    <w:right w:val="none" w:sz="0" w:space="0" w:color="auto"/>
                  </w:divBdr>
                </w:div>
                <w:div w:id="1735853022">
                  <w:marLeft w:val="0"/>
                  <w:marRight w:val="0"/>
                  <w:marTop w:val="0"/>
                  <w:marBottom w:val="0"/>
                  <w:divBdr>
                    <w:top w:val="none" w:sz="0" w:space="0" w:color="auto"/>
                    <w:left w:val="none" w:sz="0" w:space="0" w:color="auto"/>
                    <w:bottom w:val="none" w:sz="0" w:space="0" w:color="auto"/>
                    <w:right w:val="none" w:sz="0" w:space="0" w:color="auto"/>
                  </w:divBdr>
                </w:div>
                <w:div w:id="1736053422">
                  <w:marLeft w:val="0"/>
                  <w:marRight w:val="0"/>
                  <w:marTop w:val="0"/>
                  <w:marBottom w:val="0"/>
                  <w:divBdr>
                    <w:top w:val="none" w:sz="0" w:space="0" w:color="auto"/>
                    <w:left w:val="none" w:sz="0" w:space="0" w:color="auto"/>
                    <w:bottom w:val="none" w:sz="0" w:space="0" w:color="auto"/>
                    <w:right w:val="none" w:sz="0" w:space="0" w:color="auto"/>
                  </w:divBdr>
                </w:div>
                <w:div w:id="1736659252">
                  <w:marLeft w:val="0"/>
                  <w:marRight w:val="0"/>
                  <w:marTop w:val="0"/>
                  <w:marBottom w:val="0"/>
                  <w:divBdr>
                    <w:top w:val="none" w:sz="0" w:space="0" w:color="auto"/>
                    <w:left w:val="none" w:sz="0" w:space="0" w:color="auto"/>
                    <w:bottom w:val="none" w:sz="0" w:space="0" w:color="auto"/>
                    <w:right w:val="none" w:sz="0" w:space="0" w:color="auto"/>
                  </w:divBdr>
                </w:div>
                <w:div w:id="1737318616">
                  <w:marLeft w:val="0"/>
                  <w:marRight w:val="0"/>
                  <w:marTop w:val="0"/>
                  <w:marBottom w:val="0"/>
                  <w:divBdr>
                    <w:top w:val="none" w:sz="0" w:space="0" w:color="auto"/>
                    <w:left w:val="none" w:sz="0" w:space="0" w:color="auto"/>
                    <w:bottom w:val="none" w:sz="0" w:space="0" w:color="auto"/>
                    <w:right w:val="none" w:sz="0" w:space="0" w:color="auto"/>
                  </w:divBdr>
                </w:div>
                <w:div w:id="1737318709">
                  <w:marLeft w:val="0"/>
                  <w:marRight w:val="0"/>
                  <w:marTop w:val="0"/>
                  <w:marBottom w:val="0"/>
                  <w:divBdr>
                    <w:top w:val="none" w:sz="0" w:space="0" w:color="auto"/>
                    <w:left w:val="none" w:sz="0" w:space="0" w:color="auto"/>
                    <w:bottom w:val="none" w:sz="0" w:space="0" w:color="auto"/>
                    <w:right w:val="none" w:sz="0" w:space="0" w:color="auto"/>
                  </w:divBdr>
                </w:div>
                <w:div w:id="1737901295">
                  <w:marLeft w:val="0"/>
                  <w:marRight w:val="0"/>
                  <w:marTop w:val="0"/>
                  <w:marBottom w:val="0"/>
                  <w:divBdr>
                    <w:top w:val="none" w:sz="0" w:space="0" w:color="auto"/>
                    <w:left w:val="none" w:sz="0" w:space="0" w:color="auto"/>
                    <w:bottom w:val="none" w:sz="0" w:space="0" w:color="auto"/>
                    <w:right w:val="none" w:sz="0" w:space="0" w:color="auto"/>
                  </w:divBdr>
                </w:div>
                <w:div w:id="1739784239">
                  <w:marLeft w:val="0"/>
                  <w:marRight w:val="0"/>
                  <w:marTop w:val="0"/>
                  <w:marBottom w:val="0"/>
                  <w:divBdr>
                    <w:top w:val="none" w:sz="0" w:space="0" w:color="auto"/>
                    <w:left w:val="none" w:sz="0" w:space="0" w:color="auto"/>
                    <w:bottom w:val="none" w:sz="0" w:space="0" w:color="auto"/>
                    <w:right w:val="none" w:sz="0" w:space="0" w:color="auto"/>
                  </w:divBdr>
                </w:div>
                <w:div w:id="1740128561">
                  <w:marLeft w:val="0"/>
                  <w:marRight w:val="0"/>
                  <w:marTop w:val="0"/>
                  <w:marBottom w:val="0"/>
                  <w:divBdr>
                    <w:top w:val="none" w:sz="0" w:space="0" w:color="auto"/>
                    <w:left w:val="none" w:sz="0" w:space="0" w:color="auto"/>
                    <w:bottom w:val="none" w:sz="0" w:space="0" w:color="auto"/>
                    <w:right w:val="none" w:sz="0" w:space="0" w:color="auto"/>
                  </w:divBdr>
                </w:div>
                <w:div w:id="1741437664">
                  <w:marLeft w:val="0"/>
                  <w:marRight w:val="0"/>
                  <w:marTop w:val="0"/>
                  <w:marBottom w:val="0"/>
                  <w:divBdr>
                    <w:top w:val="none" w:sz="0" w:space="0" w:color="auto"/>
                    <w:left w:val="none" w:sz="0" w:space="0" w:color="auto"/>
                    <w:bottom w:val="none" w:sz="0" w:space="0" w:color="auto"/>
                    <w:right w:val="none" w:sz="0" w:space="0" w:color="auto"/>
                  </w:divBdr>
                </w:div>
                <w:div w:id="1742558265">
                  <w:marLeft w:val="0"/>
                  <w:marRight w:val="0"/>
                  <w:marTop w:val="0"/>
                  <w:marBottom w:val="0"/>
                  <w:divBdr>
                    <w:top w:val="none" w:sz="0" w:space="0" w:color="auto"/>
                    <w:left w:val="none" w:sz="0" w:space="0" w:color="auto"/>
                    <w:bottom w:val="none" w:sz="0" w:space="0" w:color="auto"/>
                    <w:right w:val="none" w:sz="0" w:space="0" w:color="auto"/>
                  </w:divBdr>
                </w:div>
                <w:div w:id="1742677797">
                  <w:marLeft w:val="0"/>
                  <w:marRight w:val="0"/>
                  <w:marTop w:val="0"/>
                  <w:marBottom w:val="0"/>
                  <w:divBdr>
                    <w:top w:val="none" w:sz="0" w:space="0" w:color="auto"/>
                    <w:left w:val="none" w:sz="0" w:space="0" w:color="auto"/>
                    <w:bottom w:val="none" w:sz="0" w:space="0" w:color="auto"/>
                    <w:right w:val="none" w:sz="0" w:space="0" w:color="auto"/>
                  </w:divBdr>
                </w:div>
                <w:div w:id="1743721416">
                  <w:marLeft w:val="0"/>
                  <w:marRight w:val="0"/>
                  <w:marTop w:val="0"/>
                  <w:marBottom w:val="0"/>
                  <w:divBdr>
                    <w:top w:val="none" w:sz="0" w:space="0" w:color="auto"/>
                    <w:left w:val="none" w:sz="0" w:space="0" w:color="auto"/>
                    <w:bottom w:val="none" w:sz="0" w:space="0" w:color="auto"/>
                    <w:right w:val="none" w:sz="0" w:space="0" w:color="auto"/>
                  </w:divBdr>
                </w:div>
                <w:div w:id="1744451340">
                  <w:marLeft w:val="0"/>
                  <w:marRight w:val="0"/>
                  <w:marTop w:val="0"/>
                  <w:marBottom w:val="0"/>
                  <w:divBdr>
                    <w:top w:val="none" w:sz="0" w:space="0" w:color="auto"/>
                    <w:left w:val="none" w:sz="0" w:space="0" w:color="auto"/>
                    <w:bottom w:val="none" w:sz="0" w:space="0" w:color="auto"/>
                    <w:right w:val="none" w:sz="0" w:space="0" w:color="auto"/>
                  </w:divBdr>
                </w:div>
                <w:div w:id="1745489233">
                  <w:marLeft w:val="0"/>
                  <w:marRight w:val="0"/>
                  <w:marTop w:val="0"/>
                  <w:marBottom w:val="0"/>
                  <w:divBdr>
                    <w:top w:val="none" w:sz="0" w:space="0" w:color="auto"/>
                    <w:left w:val="none" w:sz="0" w:space="0" w:color="auto"/>
                    <w:bottom w:val="none" w:sz="0" w:space="0" w:color="auto"/>
                    <w:right w:val="none" w:sz="0" w:space="0" w:color="auto"/>
                  </w:divBdr>
                </w:div>
                <w:div w:id="1745682715">
                  <w:marLeft w:val="0"/>
                  <w:marRight w:val="0"/>
                  <w:marTop w:val="0"/>
                  <w:marBottom w:val="0"/>
                  <w:divBdr>
                    <w:top w:val="none" w:sz="0" w:space="0" w:color="auto"/>
                    <w:left w:val="none" w:sz="0" w:space="0" w:color="auto"/>
                    <w:bottom w:val="none" w:sz="0" w:space="0" w:color="auto"/>
                    <w:right w:val="none" w:sz="0" w:space="0" w:color="auto"/>
                  </w:divBdr>
                </w:div>
                <w:div w:id="1746687261">
                  <w:marLeft w:val="0"/>
                  <w:marRight w:val="0"/>
                  <w:marTop w:val="0"/>
                  <w:marBottom w:val="0"/>
                  <w:divBdr>
                    <w:top w:val="none" w:sz="0" w:space="0" w:color="auto"/>
                    <w:left w:val="none" w:sz="0" w:space="0" w:color="auto"/>
                    <w:bottom w:val="none" w:sz="0" w:space="0" w:color="auto"/>
                    <w:right w:val="none" w:sz="0" w:space="0" w:color="auto"/>
                  </w:divBdr>
                </w:div>
                <w:div w:id="1746876850">
                  <w:marLeft w:val="0"/>
                  <w:marRight w:val="0"/>
                  <w:marTop w:val="0"/>
                  <w:marBottom w:val="0"/>
                  <w:divBdr>
                    <w:top w:val="none" w:sz="0" w:space="0" w:color="auto"/>
                    <w:left w:val="none" w:sz="0" w:space="0" w:color="auto"/>
                    <w:bottom w:val="none" w:sz="0" w:space="0" w:color="auto"/>
                    <w:right w:val="none" w:sz="0" w:space="0" w:color="auto"/>
                  </w:divBdr>
                </w:div>
                <w:div w:id="1747072285">
                  <w:marLeft w:val="0"/>
                  <w:marRight w:val="0"/>
                  <w:marTop w:val="0"/>
                  <w:marBottom w:val="0"/>
                  <w:divBdr>
                    <w:top w:val="none" w:sz="0" w:space="0" w:color="auto"/>
                    <w:left w:val="none" w:sz="0" w:space="0" w:color="auto"/>
                    <w:bottom w:val="none" w:sz="0" w:space="0" w:color="auto"/>
                    <w:right w:val="none" w:sz="0" w:space="0" w:color="auto"/>
                  </w:divBdr>
                </w:div>
                <w:div w:id="1749109799">
                  <w:marLeft w:val="0"/>
                  <w:marRight w:val="0"/>
                  <w:marTop w:val="0"/>
                  <w:marBottom w:val="0"/>
                  <w:divBdr>
                    <w:top w:val="none" w:sz="0" w:space="0" w:color="auto"/>
                    <w:left w:val="none" w:sz="0" w:space="0" w:color="auto"/>
                    <w:bottom w:val="none" w:sz="0" w:space="0" w:color="auto"/>
                    <w:right w:val="none" w:sz="0" w:space="0" w:color="auto"/>
                  </w:divBdr>
                </w:div>
                <w:div w:id="1749843738">
                  <w:marLeft w:val="0"/>
                  <w:marRight w:val="0"/>
                  <w:marTop w:val="0"/>
                  <w:marBottom w:val="0"/>
                  <w:divBdr>
                    <w:top w:val="none" w:sz="0" w:space="0" w:color="auto"/>
                    <w:left w:val="none" w:sz="0" w:space="0" w:color="auto"/>
                    <w:bottom w:val="none" w:sz="0" w:space="0" w:color="auto"/>
                    <w:right w:val="none" w:sz="0" w:space="0" w:color="auto"/>
                  </w:divBdr>
                </w:div>
                <w:div w:id="1750230783">
                  <w:marLeft w:val="0"/>
                  <w:marRight w:val="0"/>
                  <w:marTop w:val="0"/>
                  <w:marBottom w:val="0"/>
                  <w:divBdr>
                    <w:top w:val="none" w:sz="0" w:space="0" w:color="auto"/>
                    <w:left w:val="none" w:sz="0" w:space="0" w:color="auto"/>
                    <w:bottom w:val="none" w:sz="0" w:space="0" w:color="auto"/>
                    <w:right w:val="none" w:sz="0" w:space="0" w:color="auto"/>
                  </w:divBdr>
                </w:div>
                <w:div w:id="1750610948">
                  <w:marLeft w:val="0"/>
                  <w:marRight w:val="0"/>
                  <w:marTop w:val="0"/>
                  <w:marBottom w:val="0"/>
                  <w:divBdr>
                    <w:top w:val="none" w:sz="0" w:space="0" w:color="auto"/>
                    <w:left w:val="none" w:sz="0" w:space="0" w:color="auto"/>
                    <w:bottom w:val="none" w:sz="0" w:space="0" w:color="auto"/>
                    <w:right w:val="none" w:sz="0" w:space="0" w:color="auto"/>
                  </w:divBdr>
                </w:div>
                <w:div w:id="1751659980">
                  <w:marLeft w:val="0"/>
                  <w:marRight w:val="0"/>
                  <w:marTop w:val="0"/>
                  <w:marBottom w:val="0"/>
                  <w:divBdr>
                    <w:top w:val="none" w:sz="0" w:space="0" w:color="auto"/>
                    <w:left w:val="none" w:sz="0" w:space="0" w:color="auto"/>
                    <w:bottom w:val="none" w:sz="0" w:space="0" w:color="auto"/>
                    <w:right w:val="none" w:sz="0" w:space="0" w:color="auto"/>
                  </w:divBdr>
                </w:div>
                <w:div w:id="1751728838">
                  <w:marLeft w:val="0"/>
                  <w:marRight w:val="0"/>
                  <w:marTop w:val="0"/>
                  <w:marBottom w:val="0"/>
                  <w:divBdr>
                    <w:top w:val="none" w:sz="0" w:space="0" w:color="auto"/>
                    <w:left w:val="none" w:sz="0" w:space="0" w:color="auto"/>
                    <w:bottom w:val="none" w:sz="0" w:space="0" w:color="auto"/>
                    <w:right w:val="none" w:sz="0" w:space="0" w:color="auto"/>
                  </w:divBdr>
                </w:div>
                <w:div w:id="1751734525">
                  <w:marLeft w:val="0"/>
                  <w:marRight w:val="0"/>
                  <w:marTop w:val="0"/>
                  <w:marBottom w:val="0"/>
                  <w:divBdr>
                    <w:top w:val="none" w:sz="0" w:space="0" w:color="auto"/>
                    <w:left w:val="none" w:sz="0" w:space="0" w:color="auto"/>
                    <w:bottom w:val="none" w:sz="0" w:space="0" w:color="auto"/>
                    <w:right w:val="none" w:sz="0" w:space="0" w:color="auto"/>
                  </w:divBdr>
                </w:div>
                <w:div w:id="1754280992">
                  <w:marLeft w:val="0"/>
                  <w:marRight w:val="0"/>
                  <w:marTop w:val="0"/>
                  <w:marBottom w:val="0"/>
                  <w:divBdr>
                    <w:top w:val="none" w:sz="0" w:space="0" w:color="auto"/>
                    <w:left w:val="none" w:sz="0" w:space="0" w:color="auto"/>
                    <w:bottom w:val="none" w:sz="0" w:space="0" w:color="auto"/>
                    <w:right w:val="none" w:sz="0" w:space="0" w:color="auto"/>
                  </w:divBdr>
                </w:div>
                <w:div w:id="1755012136">
                  <w:marLeft w:val="0"/>
                  <w:marRight w:val="0"/>
                  <w:marTop w:val="0"/>
                  <w:marBottom w:val="0"/>
                  <w:divBdr>
                    <w:top w:val="none" w:sz="0" w:space="0" w:color="auto"/>
                    <w:left w:val="none" w:sz="0" w:space="0" w:color="auto"/>
                    <w:bottom w:val="none" w:sz="0" w:space="0" w:color="auto"/>
                    <w:right w:val="none" w:sz="0" w:space="0" w:color="auto"/>
                  </w:divBdr>
                </w:div>
                <w:div w:id="1755466654">
                  <w:marLeft w:val="0"/>
                  <w:marRight w:val="0"/>
                  <w:marTop w:val="0"/>
                  <w:marBottom w:val="0"/>
                  <w:divBdr>
                    <w:top w:val="none" w:sz="0" w:space="0" w:color="auto"/>
                    <w:left w:val="none" w:sz="0" w:space="0" w:color="auto"/>
                    <w:bottom w:val="none" w:sz="0" w:space="0" w:color="auto"/>
                    <w:right w:val="none" w:sz="0" w:space="0" w:color="auto"/>
                  </w:divBdr>
                </w:div>
                <w:div w:id="1755976248">
                  <w:marLeft w:val="0"/>
                  <w:marRight w:val="0"/>
                  <w:marTop w:val="0"/>
                  <w:marBottom w:val="0"/>
                  <w:divBdr>
                    <w:top w:val="none" w:sz="0" w:space="0" w:color="auto"/>
                    <w:left w:val="none" w:sz="0" w:space="0" w:color="auto"/>
                    <w:bottom w:val="none" w:sz="0" w:space="0" w:color="auto"/>
                    <w:right w:val="none" w:sz="0" w:space="0" w:color="auto"/>
                  </w:divBdr>
                </w:div>
                <w:div w:id="1755979533">
                  <w:marLeft w:val="0"/>
                  <w:marRight w:val="0"/>
                  <w:marTop w:val="0"/>
                  <w:marBottom w:val="0"/>
                  <w:divBdr>
                    <w:top w:val="none" w:sz="0" w:space="0" w:color="auto"/>
                    <w:left w:val="none" w:sz="0" w:space="0" w:color="auto"/>
                    <w:bottom w:val="none" w:sz="0" w:space="0" w:color="auto"/>
                    <w:right w:val="none" w:sz="0" w:space="0" w:color="auto"/>
                  </w:divBdr>
                </w:div>
                <w:div w:id="1756439008">
                  <w:marLeft w:val="0"/>
                  <w:marRight w:val="0"/>
                  <w:marTop w:val="0"/>
                  <w:marBottom w:val="0"/>
                  <w:divBdr>
                    <w:top w:val="none" w:sz="0" w:space="0" w:color="auto"/>
                    <w:left w:val="none" w:sz="0" w:space="0" w:color="auto"/>
                    <w:bottom w:val="none" w:sz="0" w:space="0" w:color="auto"/>
                    <w:right w:val="none" w:sz="0" w:space="0" w:color="auto"/>
                  </w:divBdr>
                </w:div>
                <w:div w:id="1756824897">
                  <w:marLeft w:val="0"/>
                  <w:marRight w:val="0"/>
                  <w:marTop w:val="0"/>
                  <w:marBottom w:val="0"/>
                  <w:divBdr>
                    <w:top w:val="none" w:sz="0" w:space="0" w:color="auto"/>
                    <w:left w:val="none" w:sz="0" w:space="0" w:color="auto"/>
                    <w:bottom w:val="none" w:sz="0" w:space="0" w:color="auto"/>
                    <w:right w:val="none" w:sz="0" w:space="0" w:color="auto"/>
                  </w:divBdr>
                </w:div>
                <w:div w:id="1757634467">
                  <w:marLeft w:val="0"/>
                  <w:marRight w:val="0"/>
                  <w:marTop w:val="0"/>
                  <w:marBottom w:val="0"/>
                  <w:divBdr>
                    <w:top w:val="none" w:sz="0" w:space="0" w:color="auto"/>
                    <w:left w:val="none" w:sz="0" w:space="0" w:color="auto"/>
                    <w:bottom w:val="none" w:sz="0" w:space="0" w:color="auto"/>
                    <w:right w:val="none" w:sz="0" w:space="0" w:color="auto"/>
                  </w:divBdr>
                </w:div>
                <w:div w:id="1758936667">
                  <w:marLeft w:val="0"/>
                  <w:marRight w:val="0"/>
                  <w:marTop w:val="0"/>
                  <w:marBottom w:val="0"/>
                  <w:divBdr>
                    <w:top w:val="none" w:sz="0" w:space="0" w:color="auto"/>
                    <w:left w:val="none" w:sz="0" w:space="0" w:color="auto"/>
                    <w:bottom w:val="none" w:sz="0" w:space="0" w:color="auto"/>
                    <w:right w:val="none" w:sz="0" w:space="0" w:color="auto"/>
                  </w:divBdr>
                </w:div>
                <w:div w:id="1759059787">
                  <w:marLeft w:val="0"/>
                  <w:marRight w:val="0"/>
                  <w:marTop w:val="0"/>
                  <w:marBottom w:val="0"/>
                  <w:divBdr>
                    <w:top w:val="none" w:sz="0" w:space="0" w:color="auto"/>
                    <w:left w:val="none" w:sz="0" w:space="0" w:color="auto"/>
                    <w:bottom w:val="none" w:sz="0" w:space="0" w:color="auto"/>
                    <w:right w:val="none" w:sz="0" w:space="0" w:color="auto"/>
                  </w:divBdr>
                </w:div>
                <w:div w:id="1760904947">
                  <w:marLeft w:val="0"/>
                  <w:marRight w:val="0"/>
                  <w:marTop w:val="0"/>
                  <w:marBottom w:val="0"/>
                  <w:divBdr>
                    <w:top w:val="none" w:sz="0" w:space="0" w:color="auto"/>
                    <w:left w:val="none" w:sz="0" w:space="0" w:color="auto"/>
                    <w:bottom w:val="none" w:sz="0" w:space="0" w:color="auto"/>
                    <w:right w:val="none" w:sz="0" w:space="0" w:color="auto"/>
                  </w:divBdr>
                </w:div>
                <w:div w:id="1760909695">
                  <w:marLeft w:val="0"/>
                  <w:marRight w:val="0"/>
                  <w:marTop w:val="0"/>
                  <w:marBottom w:val="0"/>
                  <w:divBdr>
                    <w:top w:val="none" w:sz="0" w:space="0" w:color="auto"/>
                    <w:left w:val="none" w:sz="0" w:space="0" w:color="auto"/>
                    <w:bottom w:val="none" w:sz="0" w:space="0" w:color="auto"/>
                    <w:right w:val="none" w:sz="0" w:space="0" w:color="auto"/>
                  </w:divBdr>
                </w:div>
                <w:div w:id="1761174825">
                  <w:marLeft w:val="0"/>
                  <w:marRight w:val="0"/>
                  <w:marTop w:val="0"/>
                  <w:marBottom w:val="0"/>
                  <w:divBdr>
                    <w:top w:val="none" w:sz="0" w:space="0" w:color="auto"/>
                    <w:left w:val="none" w:sz="0" w:space="0" w:color="auto"/>
                    <w:bottom w:val="none" w:sz="0" w:space="0" w:color="auto"/>
                    <w:right w:val="none" w:sz="0" w:space="0" w:color="auto"/>
                  </w:divBdr>
                </w:div>
                <w:div w:id="1762026569">
                  <w:marLeft w:val="0"/>
                  <w:marRight w:val="0"/>
                  <w:marTop w:val="0"/>
                  <w:marBottom w:val="0"/>
                  <w:divBdr>
                    <w:top w:val="none" w:sz="0" w:space="0" w:color="auto"/>
                    <w:left w:val="none" w:sz="0" w:space="0" w:color="auto"/>
                    <w:bottom w:val="none" w:sz="0" w:space="0" w:color="auto"/>
                    <w:right w:val="none" w:sz="0" w:space="0" w:color="auto"/>
                  </w:divBdr>
                </w:div>
                <w:div w:id="1762528920">
                  <w:marLeft w:val="0"/>
                  <w:marRight w:val="0"/>
                  <w:marTop w:val="0"/>
                  <w:marBottom w:val="0"/>
                  <w:divBdr>
                    <w:top w:val="none" w:sz="0" w:space="0" w:color="auto"/>
                    <w:left w:val="none" w:sz="0" w:space="0" w:color="auto"/>
                    <w:bottom w:val="none" w:sz="0" w:space="0" w:color="auto"/>
                    <w:right w:val="none" w:sz="0" w:space="0" w:color="auto"/>
                  </w:divBdr>
                </w:div>
                <w:div w:id="1762918676">
                  <w:marLeft w:val="0"/>
                  <w:marRight w:val="0"/>
                  <w:marTop w:val="0"/>
                  <w:marBottom w:val="0"/>
                  <w:divBdr>
                    <w:top w:val="none" w:sz="0" w:space="0" w:color="auto"/>
                    <w:left w:val="none" w:sz="0" w:space="0" w:color="auto"/>
                    <w:bottom w:val="none" w:sz="0" w:space="0" w:color="auto"/>
                    <w:right w:val="none" w:sz="0" w:space="0" w:color="auto"/>
                  </w:divBdr>
                </w:div>
                <w:div w:id="1763182855">
                  <w:marLeft w:val="0"/>
                  <w:marRight w:val="0"/>
                  <w:marTop w:val="0"/>
                  <w:marBottom w:val="0"/>
                  <w:divBdr>
                    <w:top w:val="none" w:sz="0" w:space="0" w:color="auto"/>
                    <w:left w:val="none" w:sz="0" w:space="0" w:color="auto"/>
                    <w:bottom w:val="none" w:sz="0" w:space="0" w:color="auto"/>
                    <w:right w:val="none" w:sz="0" w:space="0" w:color="auto"/>
                  </w:divBdr>
                </w:div>
                <w:div w:id="1763650211">
                  <w:marLeft w:val="0"/>
                  <w:marRight w:val="0"/>
                  <w:marTop w:val="0"/>
                  <w:marBottom w:val="0"/>
                  <w:divBdr>
                    <w:top w:val="none" w:sz="0" w:space="0" w:color="auto"/>
                    <w:left w:val="none" w:sz="0" w:space="0" w:color="auto"/>
                    <w:bottom w:val="none" w:sz="0" w:space="0" w:color="auto"/>
                    <w:right w:val="none" w:sz="0" w:space="0" w:color="auto"/>
                  </w:divBdr>
                </w:div>
                <w:div w:id="1764182774">
                  <w:marLeft w:val="0"/>
                  <w:marRight w:val="0"/>
                  <w:marTop w:val="0"/>
                  <w:marBottom w:val="0"/>
                  <w:divBdr>
                    <w:top w:val="none" w:sz="0" w:space="0" w:color="auto"/>
                    <w:left w:val="none" w:sz="0" w:space="0" w:color="auto"/>
                    <w:bottom w:val="none" w:sz="0" w:space="0" w:color="auto"/>
                    <w:right w:val="none" w:sz="0" w:space="0" w:color="auto"/>
                  </w:divBdr>
                </w:div>
                <w:div w:id="1764380971">
                  <w:marLeft w:val="0"/>
                  <w:marRight w:val="0"/>
                  <w:marTop w:val="0"/>
                  <w:marBottom w:val="0"/>
                  <w:divBdr>
                    <w:top w:val="none" w:sz="0" w:space="0" w:color="auto"/>
                    <w:left w:val="none" w:sz="0" w:space="0" w:color="auto"/>
                    <w:bottom w:val="none" w:sz="0" w:space="0" w:color="auto"/>
                    <w:right w:val="none" w:sz="0" w:space="0" w:color="auto"/>
                  </w:divBdr>
                </w:div>
                <w:div w:id="1764952192">
                  <w:marLeft w:val="0"/>
                  <w:marRight w:val="0"/>
                  <w:marTop w:val="0"/>
                  <w:marBottom w:val="0"/>
                  <w:divBdr>
                    <w:top w:val="none" w:sz="0" w:space="0" w:color="auto"/>
                    <w:left w:val="none" w:sz="0" w:space="0" w:color="auto"/>
                    <w:bottom w:val="none" w:sz="0" w:space="0" w:color="auto"/>
                    <w:right w:val="none" w:sz="0" w:space="0" w:color="auto"/>
                  </w:divBdr>
                </w:div>
                <w:div w:id="1765762968">
                  <w:marLeft w:val="0"/>
                  <w:marRight w:val="0"/>
                  <w:marTop w:val="0"/>
                  <w:marBottom w:val="0"/>
                  <w:divBdr>
                    <w:top w:val="none" w:sz="0" w:space="0" w:color="auto"/>
                    <w:left w:val="none" w:sz="0" w:space="0" w:color="auto"/>
                    <w:bottom w:val="none" w:sz="0" w:space="0" w:color="auto"/>
                    <w:right w:val="none" w:sz="0" w:space="0" w:color="auto"/>
                  </w:divBdr>
                </w:div>
                <w:div w:id="1766461409">
                  <w:marLeft w:val="0"/>
                  <w:marRight w:val="0"/>
                  <w:marTop w:val="0"/>
                  <w:marBottom w:val="0"/>
                  <w:divBdr>
                    <w:top w:val="none" w:sz="0" w:space="0" w:color="auto"/>
                    <w:left w:val="none" w:sz="0" w:space="0" w:color="auto"/>
                    <w:bottom w:val="none" w:sz="0" w:space="0" w:color="auto"/>
                    <w:right w:val="none" w:sz="0" w:space="0" w:color="auto"/>
                  </w:divBdr>
                </w:div>
                <w:div w:id="1766533922">
                  <w:marLeft w:val="0"/>
                  <w:marRight w:val="0"/>
                  <w:marTop w:val="0"/>
                  <w:marBottom w:val="0"/>
                  <w:divBdr>
                    <w:top w:val="none" w:sz="0" w:space="0" w:color="auto"/>
                    <w:left w:val="none" w:sz="0" w:space="0" w:color="auto"/>
                    <w:bottom w:val="none" w:sz="0" w:space="0" w:color="auto"/>
                    <w:right w:val="none" w:sz="0" w:space="0" w:color="auto"/>
                  </w:divBdr>
                </w:div>
                <w:div w:id="1767848962">
                  <w:marLeft w:val="0"/>
                  <w:marRight w:val="0"/>
                  <w:marTop w:val="0"/>
                  <w:marBottom w:val="0"/>
                  <w:divBdr>
                    <w:top w:val="none" w:sz="0" w:space="0" w:color="auto"/>
                    <w:left w:val="none" w:sz="0" w:space="0" w:color="auto"/>
                    <w:bottom w:val="none" w:sz="0" w:space="0" w:color="auto"/>
                    <w:right w:val="none" w:sz="0" w:space="0" w:color="auto"/>
                  </w:divBdr>
                </w:div>
                <w:div w:id="1768043298">
                  <w:marLeft w:val="0"/>
                  <w:marRight w:val="0"/>
                  <w:marTop w:val="0"/>
                  <w:marBottom w:val="0"/>
                  <w:divBdr>
                    <w:top w:val="none" w:sz="0" w:space="0" w:color="auto"/>
                    <w:left w:val="none" w:sz="0" w:space="0" w:color="auto"/>
                    <w:bottom w:val="none" w:sz="0" w:space="0" w:color="auto"/>
                    <w:right w:val="none" w:sz="0" w:space="0" w:color="auto"/>
                  </w:divBdr>
                </w:div>
                <w:div w:id="1768311411">
                  <w:marLeft w:val="0"/>
                  <w:marRight w:val="0"/>
                  <w:marTop w:val="0"/>
                  <w:marBottom w:val="0"/>
                  <w:divBdr>
                    <w:top w:val="none" w:sz="0" w:space="0" w:color="auto"/>
                    <w:left w:val="none" w:sz="0" w:space="0" w:color="auto"/>
                    <w:bottom w:val="none" w:sz="0" w:space="0" w:color="auto"/>
                    <w:right w:val="none" w:sz="0" w:space="0" w:color="auto"/>
                  </w:divBdr>
                </w:div>
                <w:div w:id="1768571940">
                  <w:marLeft w:val="0"/>
                  <w:marRight w:val="0"/>
                  <w:marTop w:val="0"/>
                  <w:marBottom w:val="0"/>
                  <w:divBdr>
                    <w:top w:val="none" w:sz="0" w:space="0" w:color="auto"/>
                    <w:left w:val="none" w:sz="0" w:space="0" w:color="auto"/>
                    <w:bottom w:val="none" w:sz="0" w:space="0" w:color="auto"/>
                    <w:right w:val="none" w:sz="0" w:space="0" w:color="auto"/>
                  </w:divBdr>
                </w:div>
                <w:div w:id="1768622943">
                  <w:marLeft w:val="0"/>
                  <w:marRight w:val="0"/>
                  <w:marTop w:val="0"/>
                  <w:marBottom w:val="0"/>
                  <w:divBdr>
                    <w:top w:val="none" w:sz="0" w:space="0" w:color="auto"/>
                    <w:left w:val="none" w:sz="0" w:space="0" w:color="auto"/>
                    <w:bottom w:val="none" w:sz="0" w:space="0" w:color="auto"/>
                    <w:right w:val="none" w:sz="0" w:space="0" w:color="auto"/>
                  </w:divBdr>
                </w:div>
                <w:div w:id="1769042476">
                  <w:marLeft w:val="0"/>
                  <w:marRight w:val="0"/>
                  <w:marTop w:val="0"/>
                  <w:marBottom w:val="0"/>
                  <w:divBdr>
                    <w:top w:val="none" w:sz="0" w:space="0" w:color="auto"/>
                    <w:left w:val="none" w:sz="0" w:space="0" w:color="auto"/>
                    <w:bottom w:val="none" w:sz="0" w:space="0" w:color="auto"/>
                    <w:right w:val="none" w:sz="0" w:space="0" w:color="auto"/>
                  </w:divBdr>
                </w:div>
                <w:div w:id="1769766505">
                  <w:marLeft w:val="0"/>
                  <w:marRight w:val="0"/>
                  <w:marTop w:val="0"/>
                  <w:marBottom w:val="0"/>
                  <w:divBdr>
                    <w:top w:val="none" w:sz="0" w:space="0" w:color="auto"/>
                    <w:left w:val="none" w:sz="0" w:space="0" w:color="auto"/>
                    <w:bottom w:val="none" w:sz="0" w:space="0" w:color="auto"/>
                    <w:right w:val="none" w:sz="0" w:space="0" w:color="auto"/>
                  </w:divBdr>
                </w:div>
                <w:div w:id="1769931946">
                  <w:marLeft w:val="0"/>
                  <w:marRight w:val="0"/>
                  <w:marTop w:val="0"/>
                  <w:marBottom w:val="0"/>
                  <w:divBdr>
                    <w:top w:val="none" w:sz="0" w:space="0" w:color="auto"/>
                    <w:left w:val="none" w:sz="0" w:space="0" w:color="auto"/>
                    <w:bottom w:val="none" w:sz="0" w:space="0" w:color="auto"/>
                    <w:right w:val="none" w:sz="0" w:space="0" w:color="auto"/>
                  </w:divBdr>
                </w:div>
                <w:div w:id="1770002370">
                  <w:marLeft w:val="0"/>
                  <w:marRight w:val="0"/>
                  <w:marTop w:val="0"/>
                  <w:marBottom w:val="0"/>
                  <w:divBdr>
                    <w:top w:val="none" w:sz="0" w:space="0" w:color="auto"/>
                    <w:left w:val="none" w:sz="0" w:space="0" w:color="auto"/>
                    <w:bottom w:val="none" w:sz="0" w:space="0" w:color="auto"/>
                    <w:right w:val="none" w:sz="0" w:space="0" w:color="auto"/>
                  </w:divBdr>
                </w:div>
                <w:div w:id="1771117160">
                  <w:marLeft w:val="0"/>
                  <w:marRight w:val="0"/>
                  <w:marTop w:val="0"/>
                  <w:marBottom w:val="0"/>
                  <w:divBdr>
                    <w:top w:val="none" w:sz="0" w:space="0" w:color="auto"/>
                    <w:left w:val="none" w:sz="0" w:space="0" w:color="auto"/>
                    <w:bottom w:val="none" w:sz="0" w:space="0" w:color="auto"/>
                    <w:right w:val="none" w:sz="0" w:space="0" w:color="auto"/>
                  </w:divBdr>
                </w:div>
                <w:div w:id="1772161207">
                  <w:marLeft w:val="0"/>
                  <w:marRight w:val="0"/>
                  <w:marTop w:val="0"/>
                  <w:marBottom w:val="0"/>
                  <w:divBdr>
                    <w:top w:val="none" w:sz="0" w:space="0" w:color="auto"/>
                    <w:left w:val="none" w:sz="0" w:space="0" w:color="auto"/>
                    <w:bottom w:val="none" w:sz="0" w:space="0" w:color="auto"/>
                    <w:right w:val="none" w:sz="0" w:space="0" w:color="auto"/>
                  </w:divBdr>
                </w:div>
                <w:div w:id="1772432256">
                  <w:marLeft w:val="0"/>
                  <w:marRight w:val="0"/>
                  <w:marTop w:val="0"/>
                  <w:marBottom w:val="0"/>
                  <w:divBdr>
                    <w:top w:val="none" w:sz="0" w:space="0" w:color="auto"/>
                    <w:left w:val="none" w:sz="0" w:space="0" w:color="auto"/>
                    <w:bottom w:val="none" w:sz="0" w:space="0" w:color="auto"/>
                    <w:right w:val="none" w:sz="0" w:space="0" w:color="auto"/>
                  </w:divBdr>
                </w:div>
                <w:div w:id="1772621487">
                  <w:marLeft w:val="0"/>
                  <w:marRight w:val="0"/>
                  <w:marTop w:val="0"/>
                  <w:marBottom w:val="0"/>
                  <w:divBdr>
                    <w:top w:val="none" w:sz="0" w:space="0" w:color="auto"/>
                    <w:left w:val="none" w:sz="0" w:space="0" w:color="auto"/>
                    <w:bottom w:val="none" w:sz="0" w:space="0" w:color="auto"/>
                    <w:right w:val="none" w:sz="0" w:space="0" w:color="auto"/>
                  </w:divBdr>
                </w:div>
                <w:div w:id="1773278412">
                  <w:marLeft w:val="0"/>
                  <w:marRight w:val="0"/>
                  <w:marTop w:val="0"/>
                  <w:marBottom w:val="0"/>
                  <w:divBdr>
                    <w:top w:val="none" w:sz="0" w:space="0" w:color="auto"/>
                    <w:left w:val="none" w:sz="0" w:space="0" w:color="auto"/>
                    <w:bottom w:val="none" w:sz="0" w:space="0" w:color="auto"/>
                    <w:right w:val="none" w:sz="0" w:space="0" w:color="auto"/>
                  </w:divBdr>
                </w:div>
                <w:div w:id="1773477423">
                  <w:marLeft w:val="0"/>
                  <w:marRight w:val="0"/>
                  <w:marTop w:val="0"/>
                  <w:marBottom w:val="0"/>
                  <w:divBdr>
                    <w:top w:val="none" w:sz="0" w:space="0" w:color="auto"/>
                    <w:left w:val="none" w:sz="0" w:space="0" w:color="auto"/>
                    <w:bottom w:val="none" w:sz="0" w:space="0" w:color="auto"/>
                    <w:right w:val="none" w:sz="0" w:space="0" w:color="auto"/>
                  </w:divBdr>
                </w:div>
                <w:div w:id="1774009528">
                  <w:marLeft w:val="0"/>
                  <w:marRight w:val="0"/>
                  <w:marTop w:val="0"/>
                  <w:marBottom w:val="0"/>
                  <w:divBdr>
                    <w:top w:val="none" w:sz="0" w:space="0" w:color="auto"/>
                    <w:left w:val="none" w:sz="0" w:space="0" w:color="auto"/>
                    <w:bottom w:val="none" w:sz="0" w:space="0" w:color="auto"/>
                    <w:right w:val="none" w:sz="0" w:space="0" w:color="auto"/>
                  </w:divBdr>
                </w:div>
                <w:div w:id="1776830667">
                  <w:marLeft w:val="0"/>
                  <w:marRight w:val="0"/>
                  <w:marTop w:val="0"/>
                  <w:marBottom w:val="0"/>
                  <w:divBdr>
                    <w:top w:val="none" w:sz="0" w:space="0" w:color="auto"/>
                    <w:left w:val="none" w:sz="0" w:space="0" w:color="auto"/>
                    <w:bottom w:val="none" w:sz="0" w:space="0" w:color="auto"/>
                    <w:right w:val="none" w:sz="0" w:space="0" w:color="auto"/>
                  </w:divBdr>
                </w:div>
                <w:div w:id="1777673160">
                  <w:marLeft w:val="0"/>
                  <w:marRight w:val="0"/>
                  <w:marTop w:val="0"/>
                  <w:marBottom w:val="0"/>
                  <w:divBdr>
                    <w:top w:val="none" w:sz="0" w:space="0" w:color="auto"/>
                    <w:left w:val="none" w:sz="0" w:space="0" w:color="auto"/>
                    <w:bottom w:val="none" w:sz="0" w:space="0" w:color="auto"/>
                    <w:right w:val="none" w:sz="0" w:space="0" w:color="auto"/>
                  </w:divBdr>
                </w:div>
                <w:div w:id="1777868340">
                  <w:marLeft w:val="0"/>
                  <w:marRight w:val="0"/>
                  <w:marTop w:val="0"/>
                  <w:marBottom w:val="0"/>
                  <w:divBdr>
                    <w:top w:val="none" w:sz="0" w:space="0" w:color="auto"/>
                    <w:left w:val="none" w:sz="0" w:space="0" w:color="auto"/>
                    <w:bottom w:val="none" w:sz="0" w:space="0" w:color="auto"/>
                    <w:right w:val="none" w:sz="0" w:space="0" w:color="auto"/>
                  </w:divBdr>
                </w:div>
                <w:div w:id="1778796062">
                  <w:marLeft w:val="0"/>
                  <w:marRight w:val="0"/>
                  <w:marTop w:val="0"/>
                  <w:marBottom w:val="0"/>
                  <w:divBdr>
                    <w:top w:val="none" w:sz="0" w:space="0" w:color="auto"/>
                    <w:left w:val="none" w:sz="0" w:space="0" w:color="auto"/>
                    <w:bottom w:val="none" w:sz="0" w:space="0" w:color="auto"/>
                    <w:right w:val="none" w:sz="0" w:space="0" w:color="auto"/>
                  </w:divBdr>
                </w:div>
                <w:div w:id="1779518023">
                  <w:marLeft w:val="0"/>
                  <w:marRight w:val="0"/>
                  <w:marTop w:val="0"/>
                  <w:marBottom w:val="0"/>
                  <w:divBdr>
                    <w:top w:val="none" w:sz="0" w:space="0" w:color="auto"/>
                    <w:left w:val="none" w:sz="0" w:space="0" w:color="auto"/>
                    <w:bottom w:val="none" w:sz="0" w:space="0" w:color="auto"/>
                    <w:right w:val="none" w:sz="0" w:space="0" w:color="auto"/>
                  </w:divBdr>
                </w:div>
                <w:div w:id="1779518737">
                  <w:marLeft w:val="0"/>
                  <w:marRight w:val="0"/>
                  <w:marTop w:val="0"/>
                  <w:marBottom w:val="0"/>
                  <w:divBdr>
                    <w:top w:val="none" w:sz="0" w:space="0" w:color="auto"/>
                    <w:left w:val="none" w:sz="0" w:space="0" w:color="auto"/>
                    <w:bottom w:val="none" w:sz="0" w:space="0" w:color="auto"/>
                    <w:right w:val="none" w:sz="0" w:space="0" w:color="auto"/>
                  </w:divBdr>
                </w:div>
                <w:div w:id="1780448582">
                  <w:marLeft w:val="0"/>
                  <w:marRight w:val="0"/>
                  <w:marTop w:val="0"/>
                  <w:marBottom w:val="0"/>
                  <w:divBdr>
                    <w:top w:val="none" w:sz="0" w:space="0" w:color="auto"/>
                    <w:left w:val="none" w:sz="0" w:space="0" w:color="auto"/>
                    <w:bottom w:val="none" w:sz="0" w:space="0" w:color="auto"/>
                    <w:right w:val="none" w:sz="0" w:space="0" w:color="auto"/>
                  </w:divBdr>
                </w:div>
                <w:div w:id="1780907438">
                  <w:marLeft w:val="0"/>
                  <w:marRight w:val="0"/>
                  <w:marTop w:val="0"/>
                  <w:marBottom w:val="0"/>
                  <w:divBdr>
                    <w:top w:val="none" w:sz="0" w:space="0" w:color="auto"/>
                    <w:left w:val="none" w:sz="0" w:space="0" w:color="auto"/>
                    <w:bottom w:val="none" w:sz="0" w:space="0" w:color="auto"/>
                    <w:right w:val="none" w:sz="0" w:space="0" w:color="auto"/>
                  </w:divBdr>
                </w:div>
                <w:div w:id="1781099528">
                  <w:marLeft w:val="0"/>
                  <w:marRight w:val="0"/>
                  <w:marTop w:val="0"/>
                  <w:marBottom w:val="0"/>
                  <w:divBdr>
                    <w:top w:val="none" w:sz="0" w:space="0" w:color="auto"/>
                    <w:left w:val="none" w:sz="0" w:space="0" w:color="auto"/>
                    <w:bottom w:val="none" w:sz="0" w:space="0" w:color="auto"/>
                    <w:right w:val="none" w:sz="0" w:space="0" w:color="auto"/>
                  </w:divBdr>
                </w:div>
                <w:div w:id="1781102692">
                  <w:marLeft w:val="0"/>
                  <w:marRight w:val="0"/>
                  <w:marTop w:val="0"/>
                  <w:marBottom w:val="0"/>
                  <w:divBdr>
                    <w:top w:val="none" w:sz="0" w:space="0" w:color="auto"/>
                    <w:left w:val="none" w:sz="0" w:space="0" w:color="auto"/>
                    <w:bottom w:val="none" w:sz="0" w:space="0" w:color="auto"/>
                    <w:right w:val="none" w:sz="0" w:space="0" w:color="auto"/>
                  </w:divBdr>
                </w:div>
                <w:div w:id="1781531371">
                  <w:marLeft w:val="0"/>
                  <w:marRight w:val="0"/>
                  <w:marTop w:val="0"/>
                  <w:marBottom w:val="0"/>
                  <w:divBdr>
                    <w:top w:val="none" w:sz="0" w:space="0" w:color="auto"/>
                    <w:left w:val="none" w:sz="0" w:space="0" w:color="auto"/>
                    <w:bottom w:val="none" w:sz="0" w:space="0" w:color="auto"/>
                    <w:right w:val="none" w:sz="0" w:space="0" w:color="auto"/>
                  </w:divBdr>
                </w:div>
                <w:div w:id="1781876304">
                  <w:marLeft w:val="0"/>
                  <w:marRight w:val="0"/>
                  <w:marTop w:val="0"/>
                  <w:marBottom w:val="0"/>
                  <w:divBdr>
                    <w:top w:val="none" w:sz="0" w:space="0" w:color="auto"/>
                    <w:left w:val="none" w:sz="0" w:space="0" w:color="auto"/>
                    <w:bottom w:val="none" w:sz="0" w:space="0" w:color="auto"/>
                    <w:right w:val="none" w:sz="0" w:space="0" w:color="auto"/>
                  </w:divBdr>
                </w:div>
                <w:div w:id="1783185508">
                  <w:marLeft w:val="0"/>
                  <w:marRight w:val="0"/>
                  <w:marTop w:val="0"/>
                  <w:marBottom w:val="0"/>
                  <w:divBdr>
                    <w:top w:val="none" w:sz="0" w:space="0" w:color="auto"/>
                    <w:left w:val="none" w:sz="0" w:space="0" w:color="auto"/>
                    <w:bottom w:val="none" w:sz="0" w:space="0" w:color="auto"/>
                    <w:right w:val="none" w:sz="0" w:space="0" w:color="auto"/>
                  </w:divBdr>
                </w:div>
                <w:div w:id="1784691178">
                  <w:marLeft w:val="0"/>
                  <w:marRight w:val="0"/>
                  <w:marTop w:val="0"/>
                  <w:marBottom w:val="0"/>
                  <w:divBdr>
                    <w:top w:val="none" w:sz="0" w:space="0" w:color="auto"/>
                    <w:left w:val="none" w:sz="0" w:space="0" w:color="auto"/>
                    <w:bottom w:val="none" w:sz="0" w:space="0" w:color="auto"/>
                    <w:right w:val="none" w:sz="0" w:space="0" w:color="auto"/>
                  </w:divBdr>
                </w:div>
                <w:div w:id="1785036278">
                  <w:marLeft w:val="0"/>
                  <w:marRight w:val="0"/>
                  <w:marTop w:val="0"/>
                  <w:marBottom w:val="0"/>
                  <w:divBdr>
                    <w:top w:val="none" w:sz="0" w:space="0" w:color="auto"/>
                    <w:left w:val="none" w:sz="0" w:space="0" w:color="auto"/>
                    <w:bottom w:val="none" w:sz="0" w:space="0" w:color="auto"/>
                    <w:right w:val="none" w:sz="0" w:space="0" w:color="auto"/>
                  </w:divBdr>
                </w:div>
                <w:div w:id="1785223390">
                  <w:marLeft w:val="0"/>
                  <w:marRight w:val="0"/>
                  <w:marTop w:val="0"/>
                  <w:marBottom w:val="0"/>
                  <w:divBdr>
                    <w:top w:val="none" w:sz="0" w:space="0" w:color="auto"/>
                    <w:left w:val="none" w:sz="0" w:space="0" w:color="auto"/>
                    <w:bottom w:val="none" w:sz="0" w:space="0" w:color="auto"/>
                    <w:right w:val="none" w:sz="0" w:space="0" w:color="auto"/>
                  </w:divBdr>
                </w:div>
                <w:div w:id="1787117521">
                  <w:marLeft w:val="0"/>
                  <w:marRight w:val="0"/>
                  <w:marTop w:val="0"/>
                  <w:marBottom w:val="0"/>
                  <w:divBdr>
                    <w:top w:val="none" w:sz="0" w:space="0" w:color="auto"/>
                    <w:left w:val="none" w:sz="0" w:space="0" w:color="auto"/>
                    <w:bottom w:val="none" w:sz="0" w:space="0" w:color="auto"/>
                    <w:right w:val="none" w:sz="0" w:space="0" w:color="auto"/>
                  </w:divBdr>
                </w:div>
                <w:div w:id="1787893513">
                  <w:marLeft w:val="0"/>
                  <w:marRight w:val="0"/>
                  <w:marTop w:val="0"/>
                  <w:marBottom w:val="0"/>
                  <w:divBdr>
                    <w:top w:val="none" w:sz="0" w:space="0" w:color="auto"/>
                    <w:left w:val="none" w:sz="0" w:space="0" w:color="auto"/>
                    <w:bottom w:val="none" w:sz="0" w:space="0" w:color="auto"/>
                    <w:right w:val="none" w:sz="0" w:space="0" w:color="auto"/>
                  </w:divBdr>
                </w:div>
                <w:div w:id="1788234306">
                  <w:marLeft w:val="0"/>
                  <w:marRight w:val="0"/>
                  <w:marTop w:val="0"/>
                  <w:marBottom w:val="0"/>
                  <w:divBdr>
                    <w:top w:val="none" w:sz="0" w:space="0" w:color="auto"/>
                    <w:left w:val="none" w:sz="0" w:space="0" w:color="auto"/>
                    <w:bottom w:val="none" w:sz="0" w:space="0" w:color="auto"/>
                    <w:right w:val="none" w:sz="0" w:space="0" w:color="auto"/>
                  </w:divBdr>
                </w:div>
                <w:div w:id="1788544125">
                  <w:marLeft w:val="0"/>
                  <w:marRight w:val="0"/>
                  <w:marTop w:val="0"/>
                  <w:marBottom w:val="0"/>
                  <w:divBdr>
                    <w:top w:val="none" w:sz="0" w:space="0" w:color="auto"/>
                    <w:left w:val="none" w:sz="0" w:space="0" w:color="auto"/>
                    <w:bottom w:val="none" w:sz="0" w:space="0" w:color="auto"/>
                    <w:right w:val="none" w:sz="0" w:space="0" w:color="auto"/>
                  </w:divBdr>
                </w:div>
                <w:div w:id="1788814026">
                  <w:marLeft w:val="0"/>
                  <w:marRight w:val="0"/>
                  <w:marTop w:val="0"/>
                  <w:marBottom w:val="0"/>
                  <w:divBdr>
                    <w:top w:val="none" w:sz="0" w:space="0" w:color="auto"/>
                    <w:left w:val="none" w:sz="0" w:space="0" w:color="auto"/>
                    <w:bottom w:val="none" w:sz="0" w:space="0" w:color="auto"/>
                    <w:right w:val="none" w:sz="0" w:space="0" w:color="auto"/>
                  </w:divBdr>
                </w:div>
                <w:div w:id="1788887934">
                  <w:marLeft w:val="0"/>
                  <w:marRight w:val="0"/>
                  <w:marTop w:val="0"/>
                  <w:marBottom w:val="0"/>
                  <w:divBdr>
                    <w:top w:val="none" w:sz="0" w:space="0" w:color="auto"/>
                    <w:left w:val="none" w:sz="0" w:space="0" w:color="auto"/>
                    <w:bottom w:val="none" w:sz="0" w:space="0" w:color="auto"/>
                    <w:right w:val="none" w:sz="0" w:space="0" w:color="auto"/>
                  </w:divBdr>
                </w:div>
                <w:div w:id="1788963967">
                  <w:marLeft w:val="0"/>
                  <w:marRight w:val="0"/>
                  <w:marTop w:val="0"/>
                  <w:marBottom w:val="0"/>
                  <w:divBdr>
                    <w:top w:val="none" w:sz="0" w:space="0" w:color="auto"/>
                    <w:left w:val="none" w:sz="0" w:space="0" w:color="auto"/>
                    <w:bottom w:val="none" w:sz="0" w:space="0" w:color="auto"/>
                    <w:right w:val="none" w:sz="0" w:space="0" w:color="auto"/>
                  </w:divBdr>
                </w:div>
                <w:div w:id="1789355527">
                  <w:marLeft w:val="0"/>
                  <w:marRight w:val="0"/>
                  <w:marTop w:val="0"/>
                  <w:marBottom w:val="0"/>
                  <w:divBdr>
                    <w:top w:val="none" w:sz="0" w:space="0" w:color="auto"/>
                    <w:left w:val="none" w:sz="0" w:space="0" w:color="auto"/>
                    <w:bottom w:val="none" w:sz="0" w:space="0" w:color="auto"/>
                    <w:right w:val="none" w:sz="0" w:space="0" w:color="auto"/>
                  </w:divBdr>
                </w:div>
                <w:div w:id="1790202736">
                  <w:marLeft w:val="0"/>
                  <w:marRight w:val="0"/>
                  <w:marTop w:val="0"/>
                  <w:marBottom w:val="0"/>
                  <w:divBdr>
                    <w:top w:val="none" w:sz="0" w:space="0" w:color="auto"/>
                    <w:left w:val="none" w:sz="0" w:space="0" w:color="auto"/>
                    <w:bottom w:val="none" w:sz="0" w:space="0" w:color="auto"/>
                    <w:right w:val="none" w:sz="0" w:space="0" w:color="auto"/>
                  </w:divBdr>
                </w:div>
                <w:div w:id="1790738087">
                  <w:marLeft w:val="0"/>
                  <w:marRight w:val="0"/>
                  <w:marTop w:val="0"/>
                  <w:marBottom w:val="0"/>
                  <w:divBdr>
                    <w:top w:val="none" w:sz="0" w:space="0" w:color="auto"/>
                    <w:left w:val="none" w:sz="0" w:space="0" w:color="auto"/>
                    <w:bottom w:val="none" w:sz="0" w:space="0" w:color="auto"/>
                    <w:right w:val="none" w:sz="0" w:space="0" w:color="auto"/>
                  </w:divBdr>
                </w:div>
                <w:div w:id="1790777751">
                  <w:marLeft w:val="0"/>
                  <w:marRight w:val="0"/>
                  <w:marTop w:val="0"/>
                  <w:marBottom w:val="0"/>
                  <w:divBdr>
                    <w:top w:val="none" w:sz="0" w:space="0" w:color="auto"/>
                    <w:left w:val="none" w:sz="0" w:space="0" w:color="auto"/>
                    <w:bottom w:val="none" w:sz="0" w:space="0" w:color="auto"/>
                    <w:right w:val="none" w:sz="0" w:space="0" w:color="auto"/>
                  </w:divBdr>
                </w:div>
                <w:div w:id="1790859100">
                  <w:marLeft w:val="0"/>
                  <w:marRight w:val="0"/>
                  <w:marTop w:val="0"/>
                  <w:marBottom w:val="0"/>
                  <w:divBdr>
                    <w:top w:val="none" w:sz="0" w:space="0" w:color="auto"/>
                    <w:left w:val="none" w:sz="0" w:space="0" w:color="auto"/>
                    <w:bottom w:val="none" w:sz="0" w:space="0" w:color="auto"/>
                    <w:right w:val="none" w:sz="0" w:space="0" w:color="auto"/>
                  </w:divBdr>
                </w:div>
                <w:div w:id="1791432674">
                  <w:marLeft w:val="0"/>
                  <w:marRight w:val="0"/>
                  <w:marTop w:val="0"/>
                  <w:marBottom w:val="0"/>
                  <w:divBdr>
                    <w:top w:val="none" w:sz="0" w:space="0" w:color="auto"/>
                    <w:left w:val="none" w:sz="0" w:space="0" w:color="auto"/>
                    <w:bottom w:val="none" w:sz="0" w:space="0" w:color="auto"/>
                    <w:right w:val="none" w:sz="0" w:space="0" w:color="auto"/>
                  </w:divBdr>
                </w:div>
                <w:div w:id="1792435066">
                  <w:marLeft w:val="0"/>
                  <w:marRight w:val="0"/>
                  <w:marTop w:val="0"/>
                  <w:marBottom w:val="0"/>
                  <w:divBdr>
                    <w:top w:val="none" w:sz="0" w:space="0" w:color="auto"/>
                    <w:left w:val="none" w:sz="0" w:space="0" w:color="auto"/>
                    <w:bottom w:val="none" w:sz="0" w:space="0" w:color="auto"/>
                    <w:right w:val="none" w:sz="0" w:space="0" w:color="auto"/>
                  </w:divBdr>
                </w:div>
                <w:div w:id="1792701498">
                  <w:marLeft w:val="0"/>
                  <w:marRight w:val="0"/>
                  <w:marTop w:val="0"/>
                  <w:marBottom w:val="0"/>
                  <w:divBdr>
                    <w:top w:val="none" w:sz="0" w:space="0" w:color="auto"/>
                    <w:left w:val="none" w:sz="0" w:space="0" w:color="auto"/>
                    <w:bottom w:val="none" w:sz="0" w:space="0" w:color="auto"/>
                    <w:right w:val="none" w:sz="0" w:space="0" w:color="auto"/>
                  </w:divBdr>
                </w:div>
                <w:div w:id="1792702459">
                  <w:marLeft w:val="0"/>
                  <w:marRight w:val="0"/>
                  <w:marTop w:val="0"/>
                  <w:marBottom w:val="0"/>
                  <w:divBdr>
                    <w:top w:val="none" w:sz="0" w:space="0" w:color="auto"/>
                    <w:left w:val="none" w:sz="0" w:space="0" w:color="auto"/>
                    <w:bottom w:val="none" w:sz="0" w:space="0" w:color="auto"/>
                    <w:right w:val="none" w:sz="0" w:space="0" w:color="auto"/>
                  </w:divBdr>
                </w:div>
                <w:div w:id="1794901215">
                  <w:marLeft w:val="0"/>
                  <w:marRight w:val="0"/>
                  <w:marTop w:val="0"/>
                  <w:marBottom w:val="0"/>
                  <w:divBdr>
                    <w:top w:val="none" w:sz="0" w:space="0" w:color="auto"/>
                    <w:left w:val="none" w:sz="0" w:space="0" w:color="auto"/>
                    <w:bottom w:val="none" w:sz="0" w:space="0" w:color="auto"/>
                    <w:right w:val="none" w:sz="0" w:space="0" w:color="auto"/>
                  </w:divBdr>
                </w:div>
                <w:div w:id="1795175527">
                  <w:marLeft w:val="0"/>
                  <w:marRight w:val="0"/>
                  <w:marTop w:val="0"/>
                  <w:marBottom w:val="0"/>
                  <w:divBdr>
                    <w:top w:val="none" w:sz="0" w:space="0" w:color="auto"/>
                    <w:left w:val="none" w:sz="0" w:space="0" w:color="auto"/>
                    <w:bottom w:val="none" w:sz="0" w:space="0" w:color="auto"/>
                    <w:right w:val="none" w:sz="0" w:space="0" w:color="auto"/>
                  </w:divBdr>
                </w:div>
                <w:div w:id="1795906007">
                  <w:marLeft w:val="0"/>
                  <w:marRight w:val="0"/>
                  <w:marTop w:val="0"/>
                  <w:marBottom w:val="0"/>
                  <w:divBdr>
                    <w:top w:val="none" w:sz="0" w:space="0" w:color="auto"/>
                    <w:left w:val="none" w:sz="0" w:space="0" w:color="auto"/>
                    <w:bottom w:val="none" w:sz="0" w:space="0" w:color="auto"/>
                    <w:right w:val="none" w:sz="0" w:space="0" w:color="auto"/>
                  </w:divBdr>
                </w:div>
                <w:div w:id="1796023723">
                  <w:marLeft w:val="0"/>
                  <w:marRight w:val="0"/>
                  <w:marTop w:val="0"/>
                  <w:marBottom w:val="0"/>
                  <w:divBdr>
                    <w:top w:val="none" w:sz="0" w:space="0" w:color="auto"/>
                    <w:left w:val="none" w:sz="0" w:space="0" w:color="auto"/>
                    <w:bottom w:val="none" w:sz="0" w:space="0" w:color="auto"/>
                    <w:right w:val="none" w:sz="0" w:space="0" w:color="auto"/>
                  </w:divBdr>
                </w:div>
                <w:div w:id="1796177565">
                  <w:marLeft w:val="0"/>
                  <w:marRight w:val="0"/>
                  <w:marTop w:val="0"/>
                  <w:marBottom w:val="0"/>
                  <w:divBdr>
                    <w:top w:val="none" w:sz="0" w:space="0" w:color="auto"/>
                    <w:left w:val="none" w:sz="0" w:space="0" w:color="auto"/>
                    <w:bottom w:val="none" w:sz="0" w:space="0" w:color="auto"/>
                    <w:right w:val="none" w:sz="0" w:space="0" w:color="auto"/>
                  </w:divBdr>
                </w:div>
                <w:div w:id="1796293784">
                  <w:marLeft w:val="0"/>
                  <w:marRight w:val="0"/>
                  <w:marTop w:val="0"/>
                  <w:marBottom w:val="0"/>
                  <w:divBdr>
                    <w:top w:val="none" w:sz="0" w:space="0" w:color="auto"/>
                    <w:left w:val="none" w:sz="0" w:space="0" w:color="auto"/>
                    <w:bottom w:val="none" w:sz="0" w:space="0" w:color="auto"/>
                    <w:right w:val="none" w:sz="0" w:space="0" w:color="auto"/>
                  </w:divBdr>
                </w:div>
                <w:div w:id="1798327993">
                  <w:marLeft w:val="0"/>
                  <w:marRight w:val="0"/>
                  <w:marTop w:val="0"/>
                  <w:marBottom w:val="0"/>
                  <w:divBdr>
                    <w:top w:val="none" w:sz="0" w:space="0" w:color="auto"/>
                    <w:left w:val="none" w:sz="0" w:space="0" w:color="auto"/>
                    <w:bottom w:val="none" w:sz="0" w:space="0" w:color="auto"/>
                    <w:right w:val="none" w:sz="0" w:space="0" w:color="auto"/>
                  </w:divBdr>
                </w:div>
                <w:div w:id="1798528632">
                  <w:marLeft w:val="0"/>
                  <w:marRight w:val="0"/>
                  <w:marTop w:val="0"/>
                  <w:marBottom w:val="0"/>
                  <w:divBdr>
                    <w:top w:val="none" w:sz="0" w:space="0" w:color="auto"/>
                    <w:left w:val="none" w:sz="0" w:space="0" w:color="auto"/>
                    <w:bottom w:val="none" w:sz="0" w:space="0" w:color="auto"/>
                    <w:right w:val="none" w:sz="0" w:space="0" w:color="auto"/>
                  </w:divBdr>
                </w:div>
                <w:div w:id="1799376783">
                  <w:marLeft w:val="0"/>
                  <w:marRight w:val="0"/>
                  <w:marTop w:val="0"/>
                  <w:marBottom w:val="0"/>
                  <w:divBdr>
                    <w:top w:val="none" w:sz="0" w:space="0" w:color="auto"/>
                    <w:left w:val="none" w:sz="0" w:space="0" w:color="auto"/>
                    <w:bottom w:val="none" w:sz="0" w:space="0" w:color="auto"/>
                    <w:right w:val="none" w:sz="0" w:space="0" w:color="auto"/>
                  </w:divBdr>
                </w:div>
                <w:div w:id="1799490215">
                  <w:marLeft w:val="0"/>
                  <w:marRight w:val="0"/>
                  <w:marTop w:val="0"/>
                  <w:marBottom w:val="0"/>
                  <w:divBdr>
                    <w:top w:val="none" w:sz="0" w:space="0" w:color="auto"/>
                    <w:left w:val="none" w:sz="0" w:space="0" w:color="auto"/>
                    <w:bottom w:val="none" w:sz="0" w:space="0" w:color="auto"/>
                    <w:right w:val="none" w:sz="0" w:space="0" w:color="auto"/>
                  </w:divBdr>
                </w:div>
                <w:div w:id="1799906710">
                  <w:marLeft w:val="0"/>
                  <w:marRight w:val="0"/>
                  <w:marTop w:val="0"/>
                  <w:marBottom w:val="0"/>
                  <w:divBdr>
                    <w:top w:val="none" w:sz="0" w:space="0" w:color="auto"/>
                    <w:left w:val="none" w:sz="0" w:space="0" w:color="auto"/>
                    <w:bottom w:val="none" w:sz="0" w:space="0" w:color="auto"/>
                    <w:right w:val="none" w:sz="0" w:space="0" w:color="auto"/>
                  </w:divBdr>
                </w:div>
                <w:div w:id="1800144245">
                  <w:marLeft w:val="0"/>
                  <w:marRight w:val="0"/>
                  <w:marTop w:val="0"/>
                  <w:marBottom w:val="0"/>
                  <w:divBdr>
                    <w:top w:val="none" w:sz="0" w:space="0" w:color="auto"/>
                    <w:left w:val="none" w:sz="0" w:space="0" w:color="auto"/>
                    <w:bottom w:val="none" w:sz="0" w:space="0" w:color="auto"/>
                    <w:right w:val="none" w:sz="0" w:space="0" w:color="auto"/>
                  </w:divBdr>
                </w:div>
                <w:div w:id="1800223495">
                  <w:marLeft w:val="0"/>
                  <w:marRight w:val="0"/>
                  <w:marTop w:val="0"/>
                  <w:marBottom w:val="0"/>
                  <w:divBdr>
                    <w:top w:val="none" w:sz="0" w:space="0" w:color="auto"/>
                    <w:left w:val="none" w:sz="0" w:space="0" w:color="auto"/>
                    <w:bottom w:val="none" w:sz="0" w:space="0" w:color="auto"/>
                    <w:right w:val="none" w:sz="0" w:space="0" w:color="auto"/>
                  </w:divBdr>
                </w:div>
                <w:div w:id="1800873499">
                  <w:marLeft w:val="0"/>
                  <w:marRight w:val="0"/>
                  <w:marTop w:val="0"/>
                  <w:marBottom w:val="0"/>
                  <w:divBdr>
                    <w:top w:val="none" w:sz="0" w:space="0" w:color="auto"/>
                    <w:left w:val="none" w:sz="0" w:space="0" w:color="auto"/>
                    <w:bottom w:val="none" w:sz="0" w:space="0" w:color="auto"/>
                    <w:right w:val="none" w:sz="0" w:space="0" w:color="auto"/>
                  </w:divBdr>
                </w:div>
                <w:div w:id="1800951580">
                  <w:marLeft w:val="0"/>
                  <w:marRight w:val="0"/>
                  <w:marTop w:val="0"/>
                  <w:marBottom w:val="0"/>
                  <w:divBdr>
                    <w:top w:val="none" w:sz="0" w:space="0" w:color="auto"/>
                    <w:left w:val="none" w:sz="0" w:space="0" w:color="auto"/>
                    <w:bottom w:val="none" w:sz="0" w:space="0" w:color="auto"/>
                    <w:right w:val="none" w:sz="0" w:space="0" w:color="auto"/>
                  </w:divBdr>
                </w:div>
                <w:div w:id="1801797005">
                  <w:marLeft w:val="0"/>
                  <w:marRight w:val="0"/>
                  <w:marTop w:val="0"/>
                  <w:marBottom w:val="0"/>
                  <w:divBdr>
                    <w:top w:val="none" w:sz="0" w:space="0" w:color="auto"/>
                    <w:left w:val="none" w:sz="0" w:space="0" w:color="auto"/>
                    <w:bottom w:val="none" w:sz="0" w:space="0" w:color="auto"/>
                    <w:right w:val="none" w:sz="0" w:space="0" w:color="auto"/>
                  </w:divBdr>
                </w:div>
                <w:div w:id="1803617087">
                  <w:marLeft w:val="0"/>
                  <w:marRight w:val="0"/>
                  <w:marTop w:val="0"/>
                  <w:marBottom w:val="0"/>
                  <w:divBdr>
                    <w:top w:val="none" w:sz="0" w:space="0" w:color="auto"/>
                    <w:left w:val="none" w:sz="0" w:space="0" w:color="auto"/>
                    <w:bottom w:val="none" w:sz="0" w:space="0" w:color="auto"/>
                    <w:right w:val="none" w:sz="0" w:space="0" w:color="auto"/>
                  </w:divBdr>
                </w:div>
                <w:div w:id="1803814509">
                  <w:marLeft w:val="0"/>
                  <w:marRight w:val="0"/>
                  <w:marTop w:val="0"/>
                  <w:marBottom w:val="0"/>
                  <w:divBdr>
                    <w:top w:val="none" w:sz="0" w:space="0" w:color="auto"/>
                    <w:left w:val="none" w:sz="0" w:space="0" w:color="auto"/>
                    <w:bottom w:val="none" w:sz="0" w:space="0" w:color="auto"/>
                    <w:right w:val="none" w:sz="0" w:space="0" w:color="auto"/>
                  </w:divBdr>
                </w:div>
                <w:div w:id="1804812731">
                  <w:marLeft w:val="0"/>
                  <w:marRight w:val="0"/>
                  <w:marTop w:val="0"/>
                  <w:marBottom w:val="0"/>
                  <w:divBdr>
                    <w:top w:val="none" w:sz="0" w:space="0" w:color="auto"/>
                    <w:left w:val="none" w:sz="0" w:space="0" w:color="auto"/>
                    <w:bottom w:val="none" w:sz="0" w:space="0" w:color="auto"/>
                    <w:right w:val="none" w:sz="0" w:space="0" w:color="auto"/>
                  </w:divBdr>
                </w:div>
                <w:div w:id="1805390494">
                  <w:marLeft w:val="0"/>
                  <w:marRight w:val="0"/>
                  <w:marTop w:val="0"/>
                  <w:marBottom w:val="0"/>
                  <w:divBdr>
                    <w:top w:val="none" w:sz="0" w:space="0" w:color="auto"/>
                    <w:left w:val="none" w:sz="0" w:space="0" w:color="auto"/>
                    <w:bottom w:val="none" w:sz="0" w:space="0" w:color="auto"/>
                    <w:right w:val="none" w:sz="0" w:space="0" w:color="auto"/>
                  </w:divBdr>
                </w:div>
                <w:div w:id="1806266074">
                  <w:marLeft w:val="0"/>
                  <w:marRight w:val="0"/>
                  <w:marTop w:val="0"/>
                  <w:marBottom w:val="0"/>
                  <w:divBdr>
                    <w:top w:val="none" w:sz="0" w:space="0" w:color="auto"/>
                    <w:left w:val="none" w:sz="0" w:space="0" w:color="auto"/>
                    <w:bottom w:val="none" w:sz="0" w:space="0" w:color="auto"/>
                    <w:right w:val="none" w:sz="0" w:space="0" w:color="auto"/>
                  </w:divBdr>
                </w:div>
                <w:div w:id="1806700061">
                  <w:marLeft w:val="0"/>
                  <w:marRight w:val="0"/>
                  <w:marTop w:val="0"/>
                  <w:marBottom w:val="0"/>
                  <w:divBdr>
                    <w:top w:val="none" w:sz="0" w:space="0" w:color="auto"/>
                    <w:left w:val="none" w:sz="0" w:space="0" w:color="auto"/>
                    <w:bottom w:val="none" w:sz="0" w:space="0" w:color="auto"/>
                    <w:right w:val="none" w:sz="0" w:space="0" w:color="auto"/>
                  </w:divBdr>
                </w:div>
                <w:div w:id="1807354557">
                  <w:marLeft w:val="0"/>
                  <w:marRight w:val="0"/>
                  <w:marTop w:val="0"/>
                  <w:marBottom w:val="0"/>
                  <w:divBdr>
                    <w:top w:val="none" w:sz="0" w:space="0" w:color="auto"/>
                    <w:left w:val="none" w:sz="0" w:space="0" w:color="auto"/>
                    <w:bottom w:val="none" w:sz="0" w:space="0" w:color="auto"/>
                    <w:right w:val="none" w:sz="0" w:space="0" w:color="auto"/>
                  </w:divBdr>
                </w:div>
                <w:div w:id="1809543876">
                  <w:marLeft w:val="0"/>
                  <w:marRight w:val="0"/>
                  <w:marTop w:val="0"/>
                  <w:marBottom w:val="0"/>
                  <w:divBdr>
                    <w:top w:val="none" w:sz="0" w:space="0" w:color="auto"/>
                    <w:left w:val="none" w:sz="0" w:space="0" w:color="auto"/>
                    <w:bottom w:val="none" w:sz="0" w:space="0" w:color="auto"/>
                    <w:right w:val="none" w:sz="0" w:space="0" w:color="auto"/>
                  </w:divBdr>
                </w:div>
                <w:div w:id="1809711422">
                  <w:marLeft w:val="0"/>
                  <w:marRight w:val="0"/>
                  <w:marTop w:val="0"/>
                  <w:marBottom w:val="0"/>
                  <w:divBdr>
                    <w:top w:val="none" w:sz="0" w:space="0" w:color="auto"/>
                    <w:left w:val="none" w:sz="0" w:space="0" w:color="auto"/>
                    <w:bottom w:val="none" w:sz="0" w:space="0" w:color="auto"/>
                    <w:right w:val="none" w:sz="0" w:space="0" w:color="auto"/>
                  </w:divBdr>
                </w:div>
                <w:div w:id="1809711617">
                  <w:marLeft w:val="0"/>
                  <w:marRight w:val="0"/>
                  <w:marTop w:val="0"/>
                  <w:marBottom w:val="0"/>
                  <w:divBdr>
                    <w:top w:val="none" w:sz="0" w:space="0" w:color="auto"/>
                    <w:left w:val="none" w:sz="0" w:space="0" w:color="auto"/>
                    <w:bottom w:val="none" w:sz="0" w:space="0" w:color="auto"/>
                    <w:right w:val="none" w:sz="0" w:space="0" w:color="auto"/>
                  </w:divBdr>
                </w:div>
                <w:div w:id="1809736205">
                  <w:marLeft w:val="0"/>
                  <w:marRight w:val="0"/>
                  <w:marTop w:val="0"/>
                  <w:marBottom w:val="0"/>
                  <w:divBdr>
                    <w:top w:val="none" w:sz="0" w:space="0" w:color="auto"/>
                    <w:left w:val="none" w:sz="0" w:space="0" w:color="auto"/>
                    <w:bottom w:val="none" w:sz="0" w:space="0" w:color="auto"/>
                    <w:right w:val="none" w:sz="0" w:space="0" w:color="auto"/>
                  </w:divBdr>
                </w:div>
                <w:div w:id="1811245102">
                  <w:marLeft w:val="0"/>
                  <w:marRight w:val="0"/>
                  <w:marTop w:val="0"/>
                  <w:marBottom w:val="0"/>
                  <w:divBdr>
                    <w:top w:val="none" w:sz="0" w:space="0" w:color="auto"/>
                    <w:left w:val="none" w:sz="0" w:space="0" w:color="auto"/>
                    <w:bottom w:val="none" w:sz="0" w:space="0" w:color="auto"/>
                    <w:right w:val="none" w:sz="0" w:space="0" w:color="auto"/>
                  </w:divBdr>
                </w:div>
                <w:div w:id="1812018353">
                  <w:marLeft w:val="0"/>
                  <w:marRight w:val="0"/>
                  <w:marTop w:val="0"/>
                  <w:marBottom w:val="0"/>
                  <w:divBdr>
                    <w:top w:val="none" w:sz="0" w:space="0" w:color="auto"/>
                    <w:left w:val="none" w:sz="0" w:space="0" w:color="auto"/>
                    <w:bottom w:val="none" w:sz="0" w:space="0" w:color="auto"/>
                    <w:right w:val="none" w:sz="0" w:space="0" w:color="auto"/>
                  </w:divBdr>
                </w:div>
                <w:div w:id="1812210151">
                  <w:marLeft w:val="0"/>
                  <w:marRight w:val="0"/>
                  <w:marTop w:val="0"/>
                  <w:marBottom w:val="0"/>
                  <w:divBdr>
                    <w:top w:val="none" w:sz="0" w:space="0" w:color="auto"/>
                    <w:left w:val="none" w:sz="0" w:space="0" w:color="auto"/>
                    <w:bottom w:val="none" w:sz="0" w:space="0" w:color="auto"/>
                    <w:right w:val="none" w:sz="0" w:space="0" w:color="auto"/>
                  </w:divBdr>
                </w:div>
                <w:div w:id="1813134241">
                  <w:marLeft w:val="0"/>
                  <w:marRight w:val="0"/>
                  <w:marTop w:val="0"/>
                  <w:marBottom w:val="0"/>
                  <w:divBdr>
                    <w:top w:val="none" w:sz="0" w:space="0" w:color="auto"/>
                    <w:left w:val="none" w:sz="0" w:space="0" w:color="auto"/>
                    <w:bottom w:val="none" w:sz="0" w:space="0" w:color="auto"/>
                    <w:right w:val="none" w:sz="0" w:space="0" w:color="auto"/>
                  </w:divBdr>
                </w:div>
                <w:div w:id="1814254532">
                  <w:marLeft w:val="0"/>
                  <w:marRight w:val="0"/>
                  <w:marTop w:val="0"/>
                  <w:marBottom w:val="0"/>
                  <w:divBdr>
                    <w:top w:val="none" w:sz="0" w:space="0" w:color="auto"/>
                    <w:left w:val="none" w:sz="0" w:space="0" w:color="auto"/>
                    <w:bottom w:val="none" w:sz="0" w:space="0" w:color="auto"/>
                    <w:right w:val="none" w:sz="0" w:space="0" w:color="auto"/>
                  </w:divBdr>
                </w:div>
                <w:div w:id="1814633708">
                  <w:marLeft w:val="0"/>
                  <w:marRight w:val="0"/>
                  <w:marTop w:val="0"/>
                  <w:marBottom w:val="0"/>
                  <w:divBdr>
                    <w:top w:val="none" w:sz="0" w:space="0" w:color="auto"/>
                    <w:left w:val="none" w:sz="0" w:space="0" w:color="auto"/>
                    <w:bottom w:val="none" w:sz="0" w:space="0" w:color="auto"/>
                    <w:right w:val="none" w:sz="0" w:space="0" w:color="auto"/>
                  </w:divBdr>
                </w:div>
                <w:div w:id="1814909085">
                  <w:marLeft w:val="0"/>
                  <w:marRight w:val="0"/>
                  <w:marTop w:val="0"/>
                  <w:marBottom w:val="0"/>
                  <w:divBdr>
                    <w:top w:val="none" w:sz="0" w:space="0" w:color="auto"/>
                    <w:left w:val="none" w:sz="0" w:space="0" w:color="auto"/>
                    <w:bottom w:val="none" w:sz="0" w:space="0" w:color="auto"/>
                    <w:right w:val="none" w:sz="0" w:space="0" w:color="auto"/>
                  </w:divBdr>
                </w:div>
                <w:div w:id="1815099254">
                  <w:marLeft w:val="0"/>
                  <w:marRight w:val="0"/>
                  <w:marTop w:val="0"/>
                  <w:marBottom w:val="0"/>
                  <w:divBdr>
                    <w:top w:val="none" w:sz="0" w:space="0" w:color="auto"/>
                    <w:left w:val="none" w:sz="0" w:space="0" w:color="auto"/>
                    <w:bottom w:val="none" w:sz="0" w:space="0" w:color="auto"/>
                    <w:right w:val="none" w:sz="0" w:space="0" w:color="auto"/>
                  </w:divBdr>
                </w:div>
                <w:div w:id="1815561048">
                  <w:marLeft w:val="0"/>
                  <w:marRight w:val="0"/>
                  <w:marTop w:val="0"/>
                  <w:marBottom w:val="0"/>
                  <w:divBdr>
                    <w:top w:val="none" w:sz="0" w:space="0" w:color="auto"/>
                    <w:left w:val="none" w:sz="0" w:space="0" w:color="auto"/>
                    <w:bottom w:val="none" w:sz="0" w:space="0" w:color="auto"/>
                    <w:right w:val="none" w:sz="0" w:space="0" w:color="auto"/>
                  </w:divBdr>
                </w:div>
                <w:div w:id="1817602311">
                  <w:marLeft w:val="0"/>
                  <w:marRight w:val="0"/>
                  <w:marTop w:val="0"/>
                  <w:marBottom w:val="0"/>
                  <w:divBdr>
                    <w:top w:val="none" w:sz="0" w:space="0" w:color="auto"/>
                    <w:left w:val="none" w:sz="0" w:space="0" w:color="auto"/>
                    <w:bottom w:val="none" w:sz="0" w:space="0" w:color="auto"/>
                    <w:right w:val="none" w:sz="0" w:space="0" w:color="auto"/>
                  </w:divBdr>
                </w:div>
                <w:div w:id="1817792102">
                  <w:marLeft w:val="0"/>
                  <w:marRight w:val="0"/>
                  <w:marTop w:val="0"/>
                  <w:marBottom w:val="0"/>
                  <w:divBdr>
                    <w:top w:val="none" w:sz="0" w:space="0" w:color="auto"/>
                    <w:left w:val="none" w:sz="0" w:space="0" w:color="auto"/>
                    <w:bottom w:val="none" w:sz="0" w:space="0" w:color="auto"/>
                    <w:right w:val="none" w:sz="0" w:space="0" w:color="auto"/>
                  </w:divBdr>
                </w:div>
                <w:div w:id="1817990005">
                  <w:marLeft w:val="0"/>
                  <w:marRight w:val="0"/>
                  <w:marTop w:val="0"/>
                  <w:marBottom w:val="0"/>
                  <w:divBdr>
                    <w:top w:val="none" w:sz="0" w:space="0" w:color="auto"/>
                    <w:left w:val="none" w:sz="0" w:space="0" w:color="auto"/>
                    <w:bottom w:val="none" w:sz="0" w:space="0" w:color="auto"/>
                    <w:right w:val="none" w:sz="0" w:space="0" w:color="auto"/>
                  </w:divBdr>
                </w:div>
                <w:div w:id="1820152308">
                  <w:marLeft w:val="0"/>
                  <w:marRight w:val="0"/>
                  <w:marTop w:val="0"/>
                  <w:marBottom w:val="0"/>
                  <w:divBdr>
                    <w:top w:val="none" w:sz="0" w:space="0" w:color="auto"/>
                    <w:left w:val="none" w:sz="0" w:space="0" w:color="auto"/>
                    <w:bottom w:val="none" w:sz="0" w:space="0" w:color="auto"/>
                    <w:right w:val="none" w:sz="0" w:space="0" w:color="auto"/>
                  </w:divBdr>
                </w:div>
                <w:div w:id="1820491727">
                  <w:marLeft w:val="0"/>
                  <w:marRight w:val="0"/>
                  <w:marTop w:val="0"/>
                  <w:marBottom w:val="0"/>
                  <w:divBdr>
                    <w:top w:val="none" w:sz="0" w:space="0" w:color="auto"/>
                    <w:left w:val="none" w:sz="0" w:space="0" w:color="auto"/>
                    <w:bottom w:val="none" w:sz="0" w:space="0" w:color="auto"/>
                    <w:right w:val="none" w:sz="0" w:space="0" w:color="auto"/>
                  </w:divBdr>
                </w:div>
                <w:div w:id="1820685830">
                  <w:marLeft w:val="0"/>
                  <w:marRight w:val="0"/>
                  <w:marTop w:val="0"/>
                  <w:marBottom w:val="0"/>
                  <w:divBdr>
                    <w:top w:val="none" w:sz="0" w:space="0" w:color="auto"/>
                    <w:left w:val="none" w:sz="0" w:space="0" w:color="auto"/>
                    <w:bottom w:val="none" w:sz="0" w:space="0" w:color="auto"/>
                    <w:right w:val="none" w:sz="0" w:space="0" w:color="auto"/>
                  </w:divBdr>
                </w:div>
                <w:div w:id="1820805364">
                  <w:marLeft w:val="0"/>
                  <w:marRight w:val="0"/>
                  <w:marTop w:val="0"/>
                  <w:marBottom w:val="0"/>
                  <w:divBdr>
                    <w:top w:val="none" w:sz="0" w:space="0" w:color="auto"/>
                    <w:left w:val="none" w:sz="0" w:space="0" w:color="auto"/>
                    <w:bottom w:val="none" w:sz="0" w:space="0" w:color="auto"/>
                    <w:right w:val="none" w:sz="0" w:space="0" w:color="auto"/>
                  </w:divBdr>
                </w:div>
                <w:div w:id="1820881634">
                  <w:marLeft w:val="0"/>
                  <w:marRight w:val="0"/>
                  <w:marTop w:val="0"/>
                  <w:marBottom w:val="0"/>
                  <w:divBdr>
                    <w:top w:val="none" w:sz="0" w:space="0" w:color="auto"/>
                    <w:left w:val="none" w:sz="0" w:space="0" w:color="auto"/>
                    <w:bottom w:val="none" w:sz="0" w:space="0" w:color="auto"/>
                    <w:right w:val="none" w:sz="0" w:space="0" w:color="auto"/>
                  </w:divBdr>
                </w:div>
                <w:div w:id="1822773037">
                  <w:marLeft w:val="0"/>
                  <w:marRight w:val="0"/>
                  <w:marTop w:val="0"/>
                  <w:marBottom w:val="0"/>
                  <w:divBdr>
                    <w:top w:val="none" w:sz="0" w:space="0" w:color="auto"/>
                    <w:left w:val="none" w:sz="0" w:space="0" w:color="auto"/>
                    <w:bottom w:val="none" w:sz="0" w:space="0" w:color="auto"/>
                    <w:right w:val="none" w:sz="0" w:space="0" w:color="auto"/>
                  </w:divBdr>
                </w:div>
                <w:div w:id="1823621415">
                  <w:marLeft w:val="0"/>
                  <w:marRight w:val="0"/>
                  <w:marTop w:val="0"/>
                  <w:marBottom w:val="0"/>
                  <w:divBdr>
                    <w:top w:val="none" w:sz="0" w:space="0" w:color="auto"/>
                    <w:left w:val="none" w:sz="0" w:space="0" w:color="auto"/>
                    <w:bottom w:val="none" w:sz="0" w:space="0" w:color="auto"/>
                    <w:right w:val="none" w:sz="0" w:space="0" w:color="auto"/>
                  </w:divBdr>
                </w:div>
                <w:div w:id="1824269960">
                  <w:marLeft w:val="0"/>
                  <w:marRight w:val="0"/>
                  <w:marTop w:val="0"/>
                  <w:marBottom w:val="0"/>
                  <w:divBdr>
                    <w:top w:val="none" w:sz="0" w:space="0" w:color="auto"/>
                    <w:left w:val="none" w:sz="0" w:space="0" w:color="auto"/>
                    <w:bottom w:val="none" w:sz="0" w:space="0" w:color="auto"/>
                    <w:right w:val="none" w:sz="0" w:space="0" w:color="auto"/>
                  </w:divBdr>
                </w:div>
                <w:div w:id="1824396076">
                  <w:marLeft w:val="0"/>
                  <w:marRight w:val="0"/>
                  <w:marTop w:val="0"/>
                  <w:marBottom w:val="0"/>
                  <w:divBdr>
                    <w:top w:val="none" w:sz="0" w:space="0" w:color="auto"/>
                    <w:left w:val="none" w:sz="0" w:space="0" w:color="auto"/>
                    <w:bottom w:val="none" w:sz="0" w:space="0" w:color="auto"/>
                    <w:right w:val="none" w:sz="0" w:space="0" w:color="auto"/>
                  </w:divBdr>
                </w:div>
                <w:div w:id="1824464618">
                  <w:marLeft w:val="0"/>
                  <w:marRight w:val="0"/>
                  <w:marTop w:val="0"/>
                  <w:marBottom w:val="0"/>
                  <w:divBdr>
                    <w:top w:val="none" w:sz="0" w:space="0" w:color="auto"/>
                    <w:left w:val="none" w:sz="0" w:space="0" w:color="auto"/>
                    <w:bottom w:val="none" w:sz="0" w:space="0" w:color="auto"/>
                    <w:right w:val="none" w:sz="0" w:space="0" w:color="auto"/>
                  </w:divBdr>
                </w:div>
                <w:div w:id="1824543472">
                  <w:marLeft w:val="0"/>
                  <w:marRight w:val="0"/>
                  <w:marTop w:val="0"/>
                  <w:marBottom w:val="0"/>
                  <w:divBdr>
                    <w:top w:val="none" w:sz="0" w:space="0" w:color="auto"/>
                    <w:left w:val="none" w:sz="0" w:space="0" w:color="auto"/>
                    <w:bottom w:val="none" w:sz="0" w:space="0" w:color="auto"/>
                    <w:right w:val="none" w:sz="0" w:space="0" w:color="auto"/>
                  </w:divBdr>
                </w:div>
                <w:div w:id="1824619489">
                  <w:marLeft w:val="0"/>
                  <w:marRight w:val="0"/>
                  <w:marTop w:val="0"/>
                  <w:marBottom w:val="0"/>
                  <w:divBdr>
                    <w:top w:val="none" w:sz="0" w:space="0" w:color="auto"/>
                    <w:left w:val="none" w:sz="0" w:space="0" w:color="auto"/>
                    <w:bottom w:val="none" w:sz="0" w:space="0" w:color="auto"/>
                    <w:right w:val="none" w:sz="0" w:space="0" w:color="auto"/>
                  </w:divBdr>
                </w:div>
                <w:div w:id="1824813854">
                  <w:marLeft w:val="0"/>
                  <w:marRight w:val="0"/>
                  <w:marTop w:val="0"/>
                  <w:marBottom w:val="0"/>
                  <w:divBdr>
                    <w:top w:val="none" w:sz="0" w:space="0" w:color="auto"/>
                    <w:left w:val="none" w:sz="0" w:space="0" w:color="auto"/>
                    <w:bottom w:val="none" w:sz="0" w:space="0" w:color="auto"/>
                    <w:right w:val="none" w:sz="0" w:space="0" w:color="auto"/>
                  </w:divBdr>
                </w:div>
                <w:div w:id="1824928592">
                  <w:marLeft w:val="0"/>
                  <w:marRight w:val="0"/>
                  <w:marTop w:val="0"/>
                  <w:marBottom w:val="0"/>
                  <w:divBdr>
                    <w:top w:val="none" w:sz="0" w:space="0" w:color="auto"/>
                    <w:left w:val="none" w:sz="0" w:space="0" w:color="auto"/>
                    <w:bottom w:val="none" w:sz="0" w:space="0" w:color="auto"/>
                    <w:right w:val="none" w:sz="0" w:space="0" w:color="auto"/>
                  </w:divBdr>
                </w:div>
                <w:div w:id="1825273224">
                  <w:marLeft w:val="0"/>
                  <w:marRight w:val="0"/>
                  <w:marTop w:val="0"/>
                  <w:marBottom w:val="0"/>
                  <w:divBdr>
                    <w:top w:val="none" w:sz="0" w:space="0" w:color="auto"/>
                    <w:left w:val="none" w:sz="0" w:space="0" w:color="auto"/>
                    <w:bottom w:val="none" w:sz="0" w:space="0" w:color="auto"/>
                    <w:right w:val="none" w:sz="0" w:space="0" w:color="auto"/>
                  </w:divBdr>
                </w:div>
                <w:div w:id="1826118278">
                  <w:marLeft w:val="0"/>
                  <w:marRight w:val="0"/>
                  <w:marTop w:val="0"/>
                  <w:marBottom w:val="0"/>
                  <w:divBdr>
                    <w:top w:val="none" w:sz="0" w:space="0" w:color="auto"/>
                    <w:left w:val="none" w:sz="0" w:space="0" w:color="auto"/>
                    <w:bottom w:val="none" w:sz="0" w:space="0" w:color="auto"/>
                    <w:right w:val="none" w:sz="0" w:space="0" w:color="auto"/>
                  </w:divBdr>
                </w:div>
                <w:div w:id="1827739821">
                  <w:marLeft w:val="0"/>
                  <w:marRight w:val="0"/>
                  <w:marTop w:val="0"/>
                  <w:marBottom w:val="0"/>
                  <w:divBdr>
                    <w:top w:val="none" w:sz="0" w:space="0" w:color="auto"/>
                    <w:left w:val="none" w:sz="0" w:space="0" w:color="auto"/>
                    <w:bottom w:val="none" w:sz="0" w:space="0" w:color="auto"/>
                    <w:right w:val="none" w:sz="0" w:space="0" w:color="auto"/>
                  </w:divBdr>
                </w:div>
                <w:div w:id="1827748146">
                  <w:marLeft w:val="0"/>
                  <w:marRight w:val="0"/>
                  <w:marTop w:val="0"/>
                  <w:marBottom w:val="0"/>
                  <w:divBdr>
                    <w:top w:val="none" w:sz="0" w:space="0" w:color="auto"/>
                    <w:left w:val="none" w:sz="0" w:space="0" w:color="auto"/>
                    <w:bottom w:val="none" w:sz="0" w:space="0" w:color="auto"/>
                    <w:right w:val="none" w:sz="0" w:space="0" w:color="auto"/>
                  </w:divBdr>
                </w:div>
                <w:div w:id="1828550167">
                  <w:marLeft w:val="0"/>
                  <w:marRight w:val="0"/>
                  <w:marTop w:val="0"/>
                  <w:marBottom w:val="0"/>
                  <w:divBdr>
                    <w:top w:val="none" w:sz="0" w:space="0" w:color="auto"/>
                    <w:left w:val="none" w:sz="0" w:space="0" w:color="auto"/>
                    <w:bottom w:val="none" w:sz="0" w:space="0" w:color="auto"/>
                    <w:right w:val="none" w:sz="0" w:space="0" w:color="auto"/>
                  </w:divBdr>
                </w:div>
                <w:div w:id="1828744630">
                  <w:marLeft w:val="0"/>
                  <w:marRight w:val="0"/>
                  <w:marTop w:val="0"/>
                  <w:marBottom w:val="0"/>
                  <w:divBdr>
                    <w:top w:val="none" w:sz="0" w:space="0" w:color="auto"/>
                    <w:left w:val="none" w:sz="0" w:space="0" w:color="auto"/>
                    <w:bottom w:val="none" w:sz="0" w:space="0" w:color="auto"/>
                    <w:right w:val="none" w:sz="0" w:space="0" w:color="auto"/>
                  </w:divBdr>
                </w:div>
                <w:div w:id="1828983742">
                  <w:marLeft w:val="0"/>
                  <w:marRight w:val="0"/>
                  <w:marTop w:val="0"/>
                  <w:marBottom w:val="0"/>
                  <w:divBdr>
                    <w:top w:val="none" w:sz="0" w:space="0" w:color="auto"/>
                    <w:left w:val="none" w:sz="0" w:space="0" w:color="auto"/>
                    <w:bottom w:val="none" w:sz="0" w:space="0" w:color="auto"/>
                    <w:right w:val="none" w:sz="0" w:space="0" w:color="auto"/>
                  </w:divBdr>
                </w:div>
                <w:div w:id="1830705009">
                  <w:marLeft w:val="0"/>
                  <w:marRight w:val="0"/>
                  <w:marTop w:val="0"/>
                  <w:marBottom w:val="0"/>
                  <w:divBdr>
                    <w:top w:val="none" w:sz="0" w:space="0" w:color="auto"/>
                    <w:left w:val="none" w:sz="0" w:space="0" w:color="auto"/>
                    <w:bottom w:val="none" w:sz="0" w:space="0" w:color="auto"/>
                    <w:right w:val="none" w:sz="0" w:space="0" w:color="auto"/>
                  </w:divBdr>
                </w:div>
                <w:div w:id="1830712084">
                  <w:marLeft w:val="0"/>
                  <w:marRight w:val="0"/>
                  <w:marTop w:val="0"/>
                  <w:marBottom w:val="0"/>
                  <w:divBdr>
                    <w:top w:val="none" w:sz="0" w:space="0" w:color="auto"/>
                    <w:left w:val="none" w:sz="0" w:space="0" w:color="auto"/>
                    <w:bottom w:val="none" w:sz="0" w:space="0" w:color="auto"/>
                    <w:right w:val="none" w:sz="0" w:space="0" w:color="auto"/>
                  </w:divBdr>
                </w:div>
                <w:div w:id="1830826263">
                  <w:marLeft w:val="0"/>
                  <w:marRight w:val="0"/>
                  <w:marTop w:val="0"/>
                  <w:marBottom w:val="0"/>
                  <w:divBdr>
                    <w:top w:val="none" w:sz="0" w:space="0" w:color="auto"/>
                    <w:left w:val="none" w:sz="0" w:space="0" w:color="auto"/>
                    <w:bottom w:val="none" w:sz="0" w:space="0" w:color="auto"/>
                    <w:right w:val="none" w:sz="0" w:space="0" w:color="auto"/>
                  </w:divBdr>
                </w:div>
                <w:div w:id="1831020304">
                  <w:marLeft w:val="0"/>
                  <w:marRight w:val="0"/>
                  <w:marTop w:val="0"/>
                  <w:marBottom w:val="0"/>
                  <w:divBdr>
                    <w:top w:val="none" w:sz="0" w:space="0" w:color="auto"/>
                    <w:left w:val="none" w:sz="0" w:space="0" w:color="auto"/>
                    <w:bottom w:val="none" w:sz="0" w:space="0" w:color="auto"/>
                    <w:right w:val="none" w:sz="0" w:space="0" w:color="auto"/>
                  </w:divBdr>
                </w:div>
                <w:div w:id="1832059047">
                  <w:marLeft w:val="0"/>
                  <w:marRight w:val="0"/>
                  <w:marTop w:val="0"/>
                  <w:marBottom w:val="0"/>
                  <w:divBdr>
                    <w:top w:val="none" w:sz="0" w:space="0" w:color="auto"/>
                    <w:left w:val="none" w:sz="0" w:space="0" w:color="auto"/>
                    <w:bottom w:val="none" w:sz="0" w:space="0" w:color="auto"/>
                    <w:right w:val="none" w:sz="0" w:space="0" w:color="auto"/>
                  </w:divBdr>
                </w:div>
                <w:div w:id="1834183217">
                  <w:marLeft w:val="0"/>
                  <w:marRight w:val="0"/>
                  <w:marTop w:val="0"/>
                  <w:marBottom w:val="0"/>
                  <w:divBdr>
                    <w:top w:val="none" w:sz="0" w:space="0" w:color="auto"/>
                    <w:left w:val="none" w:sz="0" w:space="0" w:color="auto"/>
                    <w:bottom w:val="none" w:sz="0" w:space="0" w:color="auto"/>
                    <w:right w:val="none" w:sz="0" w:space="0" w:color="auto"/>
                  </w:divBdr>
                </w:div>
                <w:div w:id="1834254235">
                  <w:marLeft w:val="0"/>
                  <w:marRight w:val="0"/>
                  <w:marTop w:val="0"/>
                  <w:marBottom w:val="0"/>
                  <w:divBdr>
                    <w:top w:val="none" w:sz="0" w:space="0" w:color="auto"/>
                    <w:left w:val="none" w:sz="0" w:space="0" w:color="auto"/>
                    <w:bottom w:val="none" w:sz="0" w:space="0" w:color="auto"/>
                    <w:right w:val="none" w:sz="0" w:space="0" w:color="auto"/>
                  </w:divBdr>
                </w:div>
                <w:div w:id="1834447819">
                  <w:marLeft w:val="0"/>
                  <w:marRight w:val="0"/>
                  <w:marTop w:val="0"/>
                  <w:marBottom w:val="0"/>
                  <w:divBdr>
                    <w:top w:val="none" w:sz="0" w:space="0" w:color="auto"/>
                    <w:left w:val="none" w:sz="0" w:space="0" w:color="auto"/>
                    <w:bottom w:val="none" w:sz="0" w:space="0" w:color="auto"/>
                    <w:right w:val="none" w:sz="0" w:space="0" w:color="auto"/>
                  </w:divBdr>
                </w:div>
                <w:div w:id="1835143429">
                  <w:marLeft w:val="0"/>
                  <w:marRight w:val="0"/>
                  <w:marTop w:val="0"/>
                  <w:marBottom w:val="0"/>
                  <w:divBdr>
                    <w:top w:val="none" w:sz="0" w:space="0" w:color="auto"/>
                    <w:left w:val="none" w:sz="0" w:space="0" w:color="auto"/>
                    <w:bottom w:val="none" w:sz="0" w:space="0" w:color="auto"/>
                    <w:right w:val="none" w:sz="0" w:space="0" w:color="auto"/>
                  </w:divBdr>
                </w:div>
                <w:div w:id="1835492004">
                  <w:marLeft w:val="0"/>
                  <w:marRight w:val="0"/>
                  <w:marTop w:val="0"/>
                  <w:marBottom w:val="0"/>
                  <w:divBdr>
                    <w:top w:val="none" w:sz="0" w:space="0" w:color="auto"/>
                    <w:left w:val="none" w:sz="0" w:space="0" w:color="auto"/>
                    <w:bottom w:val="none" w:sz="0" w:space="0" w:color="auto"/>
                    <w:right w:val="none" w:sz="0" w:space="0" w:color="auto"/>
                  </w:divBdr>
                </w:div>
                <w:div w:id="1835533753">
                  <w:marLeft w:val="0"/>
                  <w:marRight w:val="0"/>
                  <w:marTop w:val="0"/>
                  <w:marBottom w:val="0"/>
                  <w:divBdr>
                    <w:top w:val="none" w:sz="0" w:space="0" w:color="auto"/>
                    <w:left w:val="none" w:sz="0" w:space="0" w:color="auto"/>
                    <w:bottom w:val="none" w:sz="0" w:space="0" w:color="auto"/>
                    <w:right w:val="none" w:sz="0" w:space="0" w:color="auto"/>
                  </w:divBdr>
                </w:div>
                <w:div w:id="1835946833">
                  <w:marLeft w:val="0"/>
                  <w:marRight w:val="0"/>
                  <w:marTop w:val="0"/>
                  <w:marBottom w:val="0"/>
                  <w:divBdr>
                    <w:top w:val="none" w:sz="0" w:space="0" w:color="auto"/>
                    <w:left w:val="none" w:sz="0" w:space="0" w:color="auto"/>
                    <w:bottom w:val="none" w:sz="0" w:space="0" w:color="auto"/>
                    <w:right w:val="none" w:sz="0" w:space="0" w:color="auto"/>
                  </w:divBdr>
                </w:div>
                <w:div w:id="1835993728">
                  <w:marLeft w:val="0"/>
                  <w:marRight w:val="0"/>
                  <w:marTop w:val="0"/>
                  <w:marBottom w:val="0"/>
                  <w:divBdr>
                    <w:top w:val="none" w:sz="0" w:space="0" w:color="auto"/>
                    <w:left w:val="none" w:sz="0" w:space="0" w:color="auto"/>
                    <w:bottom w:val="none" w:sz="0" w:space="0" w:color="auto"/>
                    <w:right w:val="none" w:sz="0" w:space="0" w:color="auto"/>
                  </w:divBdr>
                </w:div>
                <w:div w:id="1836804117">
                  <w:marLeft w:val="0"/>
                  <w:marRight w:val="0"/>
                  <w:marTop w:val="0"/>
                  <w:marBottom w:val="0"/>
                  <w:divBdr>
                    <w:top w:val="none" w:sz="0" w:space="0" w:color="auto"/>
                    <w:left w:val="none" w:sz="0" w:space="0" w:color="auto"/>
                    <w:bottom w:val="none" w:sz="0" w:space="0" w:color="auto"/>
                    <w:right w:val="none" w:sz="0" w:space="0" w:color="auto"/>
                  </w:divBdr>
                </w:div>
                <w:div w:id="1838613135">
                  <w:marLeft w:val="0"/>
                  <w:marRight w:val="0"/>
                  <w:marTop w:val="0"/>
                  <w:marBottom w:val="0"/>
                  <w:divBdr>
                    <w:top w:val="none" w:sz="0" w:space="0" w:color="auto"/>
                    <w:left w:val="none" w:sz="0" w:space="0" w:color="auto"/>
                    <w:bottom w:val="none" w:sz="0" w:space="0" w:color="auto"/>
                    <w:right w:val="none" w:sz="0" w:space="0" w:color="auto"/>
                  </w:divBdr>
                </w:div>
                <w:div w:id="1838692181">
                  <w:marLeft w:val="0"/>
                  <w:marRight w:val="0"/>
                  <w:marTop w:val="0"/>
                  <w:marBottom w:val="0"/>
                  <w:divBdr>
                    <w:top w:val="none" w:sz="0" w:space="0" w:color="auto"/>
                    <w:left w:val="none" w:sz="0" w:space="0" w:color="auto"/>
                    <w:bottom w:val="none" w:sz="0" w:space="0" w:color="auto"/>
                    <w:right w:val="none" w:sz="0" w:space="0" w:color="auto"/>
                  </w:divBdr>
                </w:div>
                <w:div w:id="1838961290">
                  <w:marLeft w:val="0"/>
                  <w:marRight w:val="0"/>
                  <w:marTop w:val="0"/>
                  <w:marBottom w:val="0"/>
                  <w:divBdr>
                    <w:top w:val="none" w:sz="0" w:space="0" w:color="auto"/>
                    <w:left w:val="none" w:sz="0" w:space="0" w:color="auto"/>
                    <w:bottom w:val="none" w:sz="0" w:space="0" w:color="auto"/>
                    <w:right w:val="none" w:sz="0" w:space="0" w:color="auto"/>
                  </w:divBdr>
                </w:div>
                <w:div w:id="1839270223">
                  <w:marLeft w:val="0"/>
                  <w:marRight w:val="0"/>
                  <w:marTop w:val="0"/>
                  <w:marBottom w:val="0"/>
                  <w:divBdr>
                    <w:top w:val="none" w:sz="0" w:space="0" w:color="auto"/>
                    <w:left w:val="none" w:sz="0" w:space="0" w:color="auto"/>
                    <w:bottom w:val="none" w:sz="0" w:space="0" w:color="auto"/>
                    <w:right w:val="none" w:sz="0" w:space="0" w:color="auto"/>
                  </w:divBdr>
                </w:div>
                <w:div w:id="1839806817">
                  <w:marLeft w:val="0"/>
                  <w:marRight w:val="0"/>
                  <w:marTop w:val="0"/>
                  <w:marBottom w:val="0"/>
                  <w:divBdr>
                    <w:top w:val="none" w:sz="0" w:space="0" w:color="auto"/>
                    <w:left w:val="none" w:sz="0" w:space="0" w:color="auto"/>
                    <w:bottom w:val="none" w:sz="0" w:space="0" w:color="auto"/>
                    <w:right w:val="none" w:sz="0" w:space="0" w:color="auto"/>
                  </w:divBdr>
                </w:div>
                <w:div w:id="1840150806">
                  <w:marLeft w:val="0"/>
                  <w:marRight w:val="0"/>
                  <w:marTop w:val="0"/>
                  <w:marBottom w:val="0"/>
                  <w:divBdr>
                    <w:top w:val="none" w:sz="0" w:space="0" w:color="auto"/>
                    <w:left w:val="none" w:sz="0" w:space="0" w:color="auto"/>
                    <w:bottom w:val="none" w:sz="0" w:space="0" w:color="auto"/>
                    <w:right w:val="none" w:sz="0" w:space="0" w:color="auto"/>
                  </w:divBdr>
                </w:div>
                <w:div w:id="1840733629">
                  <w:marLeft w:val="0"/>
                  <w:marRight w:val="0"/>
                  <w:marTop w:val="0"/>
                  <w:marBottom w:val="0"/>
                  <w:divBdr>
                    <w:top w:val="none" w:sz="0" w:space="0" w:color="auto"/>
                    <w:left w:val="none" w:sz="0" w:space="0" w:color="auto"/>
                    <w:bottom w:val="none" w:sz="0" w:space="0" w:color="auto"/>
                    <w:right w:val="none" w:sz="0" w:space="0" w:color="auto"/>
                  </w:divBdr>
                </w:div>
                <w:div w:id="1841042069">
                  <w:marLeft w:val="0"/>
                  <w:marRight w:val="0"/>
                  <w:marTop w:val="0"/>
                  <w:marBottom w:val="0"/>
                  <w:divBdr>
                    <w:top w:val="none" w:sz="0" w:space="0" w:color="auto"/>
                    <w:left w:val="none" w:sz="0" w:space="0" w:color="auto"/>
                    <w:bottom w:val="none" w:sz="0" w:space="0" w:color="auto"/>
                    <w:right w:val="none" w:sz="0" w:space="0" w:color="auto"/>
                  </w:divBdr>
                </w:div>
                <w:div w:id="1841458865">
                  <w:marLeft w:val="0"/>
                  <w:marRight w:val="0"/>
                  <w:marTop w:val="0"/>
                  <w:marBottom w:val="0"/>
                  <w:divBdr>
                    <w:top w:val="none" w:sz="0" w:space="0" w:color="auto"/>
                    <w:left w:val="none" w:sz="0" w:space="0" w:color="auto"/>
                    <w:bottom w:val="none" w:sz="0" w:space="0" w:color="auto"/>
                    <w:right w:val="none" w:sz="0" w:space="0" w:color="auto"/>
                  </w:divBdr>
                </w:div>
                <w:div w:id="1841694546">
                  <w:marLeft w:val="0"/>
                  <w:marRight w:val="0"/>
                  <w:marTop w:val="0"/>
                  <w:marBottom w:val="0"/>
                  <w:divBdr>
                    <w:top w:val="none" w:sz="0" w:space="0" w:color="auto"/>
                    <w:left w:val="none" w:sz="0" w:space="0" w:color="auto"/>
                    <w:bottom w:val="none" w:sz="0" w:space="0" w:color="auto"/>
                    <w:right w:val="none" w:sz="0" w:space="0" w:color="auto"/>
                  </w:divBdr>
                </w:div>
                <w:div w:id="1843810228">
                  <w:marLeft w:val="0"/>
                  <w:marRight w:val="0"/>
                  <w:marTop w:val="0"/>
                  <w:marBottom w:val="0"/>
                  <w:divBdr>
                    <w:top w:val="none" w:sz="0" w:space="0" w:color="auto"/>
                    <w:left w:val="none" w:sz="0" w:space="0" w:color="auto"/>
                    <w:bottom w:val="none" w:sz="0" w:space="0" w:color="auto"/>
                    <w:right w:val="none" w:sz="0" w:space="0" w:color="auto"/>
                  </w:divBdr>
                </w:div>
                <w:div w:id="1844198687">
                  <w:marLeft w:val="0"/>
                  <w:marRight w:val="0"/>
                  <w:marTop w:val="0"/>
                  <w:marBottom w:val="0"/>
                  <w:divBdr>
                    <w:top w:val="none" w:sz="0" w:space="0" w:color="auto"/>
                    <w:left w:val="none" w:sz="0" w:space="0" w:color="auto"/>
                    <w:bottom w:val="none" w:sz="0" w:space="0" w:color="auto"/>
                    <w:right w:val="none" w:sz="0" w:space="0" w:color="auto"/>
                  </w:divBdr>
                </w:div>
                <w:div w:id="1844272280">
                  <w:marLeft w:val="0"/>
                  <w:marRight w:val="0"/>
                  <w:marTop w:val="0"/>
                  <w:marBottom w:val="0"/>
                  <w:divBdr>
                    <w:top w:val="none" w:sz="0" w:space="0" w:color="auto"/>
                    <w:left w:val="none" w:sz="0" w:space="0" w:color="auto"/>
                    <w:bottom w:val="none" w:sz="0" w:space="0" w:color="auto"/>
                    <w:right w:val="none" w:sz="0" w:space="0" w:color="auto"/>
                  </w:divBdr>
                </w:div>
                <w:div w:id="1844275021">
                  <w:marLeft w:val="0"/>
                  <w:marRight w:val="0"/>
                  <w:marTop w:val="0"/>
                  <w:marBottom w:val="0"/>
                  <w:divBdr>
                    <w:top w:val="none" w:sz="0" w:space="0" w:color="auto"/>
                    <w:left w:val="none" w:sz="0" w:space="0" w:color="auto"/>
                    <w:bottom w:val="none" w:sz="0" w:space="0" w:color="auto"/>
                    <w:right w:val="none" w:sz="0" w:space="0" w:color="auto"/>
                  </w:divBdr>
                </w:div>
                <w:div w:id="1845129725">
                  <w:marLeft w:val="0"/>
                  <w:marRight w:val="0"/>
                  <w:marTop w:val="0"/>
                  <w:marBottom w:val="0"/>
                  <w:divBdr>
                    <w:top w:val="none" w:sz="0" w:space="0" w:color="auto"/>
                    <w:left w:val="none" w:sz="0" w:space="0" w:color="auto"/>
                    <w:bottom w:val="none" w:sz="0" w:space="0" w:color="auto"/>
                    <w:right w:val="none" w:sz="0" w:space="0" w:color="auto"/>
                  </w:divBdr>
                </w:div>
                <w:div w:id="1846048261">
                  <w:marLeft w:val="0"/>
                  <w:marRight w:val="0"/>
                  <w:marTop w:val="0"/>
                  <w:marBottom w:val="0"/>
                  <w:divBdr>
                    <w:top w:val="none" w:sz="0" w:space="0" w:color="auto"/>
                    <w:left w:val="none" w:sz="0" w:space="0" w:color="auto"/>
                    <w:bottom w:val="none" w:sz="0" w:space="0" w:color="auto"/>
                    <w:right w:val="none" w:sz="0" w:space="0" w:color="auto"/>
                  </w:divBdr>
                </w:div>
                <w:div w:id="1846626073">
                  <w:marLeft w:val="0"/>
                  <w:marRight w:val="0"/>
                  <w:marTop w:val="0"/>
                  <w:marBottom w:val="0"/>
                  <w:divBdr>
                    <w:top w:val="none" w:sz="0" w:space="0" w:color="auto"/>
                    <w:left w:val="none" w:sz="0" w:space="0" w:color="auto"/>
                    <w:bottom w:val="none" w:sz="0" w:space="0" w:color="auto"/>
                    <w:right w:val="none" w:sz="0" w:space="0" w:color="auto"/>
                  </w:divBdr>
                </w:div>
                <w:div w:id="1846893563">
                  <w:marLeft w:val="0"/>
                  <w:marRight w:val="0"/>
                  <w:marTop w:val="0"/>
                  <w:marBottom w:val="0"/>
                  <w:divBdr>
                    <w:top w:val="none" w:sz="0" w:space="0" w:color="auto"/>
                    <w:left w:val="none" w:sz="0" w:space="0" w:color="auto"/>
                    <w:bottom w:val="none" w:sz="0" w:space="0" w:color="auto"/>
                    <w:right w:val="none" w:sz="0" w:space="0" w:color="auto"/>
                  </w:divBdr>
                </w:div>
                <w:div w:id="1848522984">
                  <w:marLeft w:val="0"/>
                  <w:marRight w:val="0"/>
                  <w:marTop w:val="0"/>
                  <w:marBottom w:val="0"/>
                  <w:divBdr>
                    <w:top w:val="none" w:sz="0" w:space="0" w:color="auto"/>
                    <w:left w:val="none" w:sz="0" w:space="0" w:color="auto"/>
                    <w:bottom w:val="none" w:sz="0" w:space="0" w:color="auto"/>
                    <w:right w:val="none" w:sz="0" w:space="0" w:color="auto"/>
                  </w:divBdr>
                </w:div>
                <w:div w:id="1848709115">
                  <w:marLeft w:val="0"/>
                  <w:marRight w:val="0"/>
                  <w:marTop w:val="0"/>
                  <w:marBottom w:val="0"/>
                  <w:divBdr>
                    <w:top w:val="none" w:sz="0" w:space="0" w:color="auto"/>
                    <w:left w:val="none" w:sz="0" w:space="0" w:color="auto"/>
                    <w:bottom w:val="none" w:sz="0" w:space="0" w:color="auto"/>
                    <w:right w:val="none" w:sz="0" w:space="0" w:color="auto"/>
                  </w:divBdr>
                </w:div>
                <w:div w:id="1849056157">
                  <w:marLeft w:val="0"/>
                  <w:marRight w:val="0"/>
                  <w:marTop w:val="0"/>
                  <w:marBottom w:val="0"/>
                  <w:divBdr>
                    <w:top w:val="none" w:sz="0" w:space="0" w:color="auto"/>
                    <w:left w:val="none" w:sz="0" w:space="0" w:color="auto"/>
                    <w:bottom w:val="none" w:sz="0" w:space="0" w:color="auto"/>
                    <w:right w:val="none" w:sz="0" w:space="0" w:color="auto"/>
                  </w:divBdr>
                </w:div>
                <w:div w:id="1849172784">
                  <w:marLeft w:val="0"/>
                  <w:marRight w:val="0"/>
                  <w:marTop w:val="0"/>
                  <w:marBottom w:val="0"/>
                  <w:divBdr>
                    <w:top w:val="none" w:sz="0" w:space="0" w:color="auto"/>
                    <w:left w:val="none" w:sz="0" w:space="0" w:color="auto"/>
                    <w:bottom w:val="none" w:sz="0" w:space="0" w:color="auto"/>
                    <w:right w:val="none" w:sz="0" w:space="0" w:color="auto"/>
                  </w:divBdr>
                </w:div>
                <w:div w:id="1849565623">
                  <w:marLeft w:val="0"/>
                  <w:marRight w:val="0"/>
                  <w:marTop w:val="0"/>
                  <w:marBottom w:val="0"/>
                  <w:divBdr>
                    <w:top w:val="none" w:sz="0" w:space="0" w:color="auto"/>
                    <w:left w:val="none" w:sz="0" w:space="0" w:color="auto"/>
                    <w:bottom w:val="none" w:sz="0" w:space="0" w:color="auto"/>
                    <w:right w:val="none" w:sz="0" w:space="0" w:color="auto"/>
                  </w:divBdr>
                </w:div>
                <w:div w:id="1850292046">
                  <w:marLeft w:val="0"/>
                  <w:marRight w:val="0"/>
                  <w:marTop w:val="0"/>
                  <w:marBottom w:val="0"/>
                  <w:divBdr>
                    <w:top w:val="none" w:sz="0" w:space="0" w:color="auto"/>
                    <w:left w:val="none" w:sz="0" w:space="0" w:color="auto"/>
                    <w:bottom w:val="none" w:sz="0" w:space="0" w:color="auto"/>
                    <w:right w:val="none" w:sz="0" w:space="0" w:color="auto"/>
                  </w:divBdr>
                </w:div>
                <w:div w:id="1850827497">
                  <w:marLeft w:val="0"/>
                  <w:marRight w:val="0"/>
                  <w:marTop w:val="0"/>
                  <w:marBottom w:val="0"/>
                  <w:divBdr>
                    <w:top w:val="none" w:sz="0" w:space="0" w:color="auto"/>
                    <w:left w:val="none" w:sz="0" w:space="0" w:color="auto"/>
                    <w:bottom w:val="none" w:sz="0" w:space="0" w:color="auto"/>
                    <w:right w:val="none" w:sz="0" w:space="0" w:color="auto"/>
                  </w:divBdr>
                </w:div>
                <w:div w:id="1851410607">
                  <w:marLeft w:val="0"/>
                  <w:marRight w:val="0"/>
                  <w:marTop w:val="0"/>
                  <w:marBottom w:val="0"/>
                  <w:divBdr>
                    <w:top w:val="none" w:sz="0" w:space="0" w:color="auto"/>
                    <w:left w:val="none" w:sz="0" w:space="0" w:color="auto"/>
                    <w:bottom w:val="none" w:sz="0" w:space="0" w:color="auto"/>
                    <w:right w:val="none" w:sz="0" w:space="0" w:color="auto"/>
                  </w:divBdr>
                </w:div>
                <w:div w:id="1851482723">
                  <w:marLeft w:val="0"/>
                  <w:marRight w:val="0"/>
                  <w:marTop w:val="0"/>
                  <w:marBottom w:val="0"/>
                  <w:divBdr>
                    <w:top w:val="none" w:sz="0" w:space="0" w:color="auto"/>
                    <w:left w:val="none" w:sz="0" w:space="0" w:color="auto"/>
                    <w:bottom w:val="none" w:sz="0" w:space="0" w:color="auto"/>
                    <w:right w:val="none" w:sz="0" w:space="0" w:color="auto"/>
                  </w:divBdr>
                </w:div>
                <w:div w:id="1852840459">
                  <w:marLeft w:val="0"/>
                  <w:marRight w:val="0"/>
                  <w:marTop w:val="0"/>
                  <w:marBottom w:val="0"/>
                  <w:divBdr>
                    <w:top w:val="none" w:sz="0" w:space="0" w:color="auto"/>
                    <w:left w:val="none" w:sz="0" w:space="0" w:color="auto"/>
                    <w:bottom w:val="none" w:sz="0" w:space="0" w:color="auto"/>
                    <w:right w:val="none" w:sz="0" w:space="0" w:color="auto"/>
                  </w:divBdr>
                </w:div>
                <w:div w:id="1853105688">
                  <w:marLeft w:val="0"/>
                  <w:marRight w:val="0"/>
                  <w:marTop w:val="0"/>
                  <w:marBottom w:val="0"/>
                  <w:divBdr>
                    <w:top w:val="none" w:sz="0" w:space="0" w:color="auto"/>
                    <w:left w:val="none" w:sz="0" w:space="0" w:color="auto"/>
                    <w:bottom w:val="none" w:sz="0" w:space="0" w:color="auto"/>
                    <w:right w:val="none" w:sz="0" w:space="0" w:color="auto"/>
                  </w:divBdr>
                </w:div>
                <w:div w:id="1854874545">
                  <w:marLeft w:val="0"/>
                  <w:marRight w:val="0"/>
                  <w:marTop w:val="0"/>
                  <w:marBottom w:val="0"/>
                  <w:divBdr>
                    <w:top w:val="none" w:sz="0" w:space="0" w:color="auto"/>
                    <w:left w:val="none" w:sz="0" w:space="0" w:color="auto"/>
                    <w:bottom w:val="none" w:sz="0" w:space="0" w:color="auto"/>
                    <w:right w:val="none" w:sz="0" w:space="0" w:color="auto"/>
                  </w:divBdr>
                </w:div>
                <w:div w:id="1855225077">
                  <w:marLeft w:val="0"/>
                  <w:marRight w:val="0"/>
                  <w:marTop w:val="0"/>
                  <w:marBottom w:val="0"/>
                  <w:divBdr>
                    <w:top w:val="none" w:sz="0" w:space="0" w:color="auto"/>
                    <w:left w:val="none" w:sz="0" w:space="0" w:color="auto"/>
                    <w:bottom w:val="none" w:sz="0" w:space="0" w:color="auto"/>
                    <w:right w:val="none" w:sz="0" w:space="0" w:color="auto"/>
                  </w:divBdr>
                </w:div>
                <w:div w:id="1855340552">
                  <w:marLeft w:val="0"/>
                  <w:marRight w:val="0"/>
                  <w:marTop w:val="0"/>
                  <w:marBottom w:val="0"/>
                  <w:divBdr>
                    <w:top w:val="none" w:sz="0" w:space="0" w:color="auto"/>
                    <w:left w:val="none" w:sz="0" w:space="0" w:color="auto"/>
                    <w:bottom w:val="none" w:sz="0" w:space="0" w:color="auto"/>
                    <w:right w:val="none" w:sz="0" w:space="0" w:color="auto"/>
                  </w:divBdr>
                </w:div>
                <w:div w:id="1855418109">
                  <w:marLeft w:val="0"/>
                  <w:marRight w:val="0"/>
                  <w:marTop w:val="0"/>
                  <w:marBottom w:val="0"/>
                  <w:divBdr>
                    <w:top w:val="none" w:sz="0" w:space="0" w:color="auto"/>
                    <w:left w:val="none" w:sz="0" w:space="0" w:color="auto"/>
                    <w:bottom w:val="none" w:sz="0" w:space="0" w:color="auto"/>
                    <w:right w:val="none" w:sz="0" w:space="0" w:color="auto"/>
                  </w:divBdr>
                </w:div>
                <w:div w:id="1856379078">
                  <w:marLeft w:val="0"/>
                  <w:marRight w:val="0"/>
                  <w:marTop w:val="0"/>
                  <w:marBottom w:val="0"/>
                  <w:divBdr>
                    <w:top w:val="none" w:sz="0" w:space="0" w:color="auto"/>
                    <w:left w:val="none" w:sz="0" w:space="0" w:color="auto"/>
                    <w:bottom w:val="none" w:sz="0" w:space="0" w:color="auto"/>
                    <w:right w:val="none" w:sz="0" w:space="0" w:color="auto"/>
                  </w:divBdr>
                </w:div>
                <w:div w:id="1857453932">
                  <w:marLeft w:val="0"/>
                  <w:marRight w:val="0"/>
                  <w:marTop w:val="0"/>
                  <w:marBottom w:val="0"/>
                  <w:divBdr>
                    <w:top w:val="none" w:sz="0" w:space="0" w:color="auto"/>
                    <w:left w:val="none" w:sz="0" w:space="0" w:color="auto"/>
                    <w:bottom w:val="none" w:sz="0" w:space="0" w:color="auto"/>
                    <w:right w:val="none" w:sz="0" w:space="0" w:color="auto"/>
                  </w:divBdr>
                </w:div>
                <w:div w:id="1859928768">
                  <w:marLeft w:val="0"/>
                  <w:marRight w:val="0"/>
                  <w:marTop w:val="0"/>
                  <w:marBottom w:val="0"/>
                  <w:divBdr>
                    <w:top w:val="none" w:sz="0" w:space="0" w:color="auto"/>
                    <w:left w:val="none" w:sz="0" w:space="0" w:color="auto"/>
                    <w:bottom w:val="none" w:sz="0" w:space="0" w:color="auto"/>
                    <w:right w:val="none" w:sz="0" w:space="0" w:color="auto"/>
                  </w:divBdr>
                </w:div>
                <w:div w:id="1861044687">
                  <w:marLeft w:val="0"/>
                  <w:marRight w:val="0"/>
                  <w:marTop w:val="0"/>
                  <w:marBottom w:val="0"/>
                  <w:divBdr>
                    <w:top w:val="none" w:sz="0" w:space="0" w:color="auto"/>
                    <w:left w:val="none" w:sz="0" w:space="0" w:color="auto"/>
                    <w:bottom w:val="none" w:sz="0" w:space="0" w:color="auto"/>
                    <w:right w:val="none" w:sz="0" w:space="0" w:color="auto"/>
                  </w:divBdr>
                </w:div>
                <w:div w:id="1862470395">
                  <w:marLeft w:val="0"/>
                  <w:marRight w:val="0"/>
                  <w:marTop w:val="0"/>
                  <w:marBottom w:val="0"/>
                  <w:divBdr>
                    <w:top w:val="none" w:sz="0" w:space="0" w:color="auto"/>
                    <w:left w:val="none" w:sz="0" w:space="0" w:color="auto"/>
                    <w:bottom w:val="none" w:sz="0" w:space="0" w:color="auto"/>
                    <w:right w:val="none" w:sz="0" w:space="0" w:color="auto"/>
                  </w:divBdr>
                </w:div>
                <w:div w:id="1862741393">
                  <w:marLeft w:val="0"/>
                  <w:marRight w:val="0"/>
                  <w:marTop w:val="0"/>
                  <w:marBottom w:val="0"/>
                  <w:divBdr>
                    <w:top w:val="none" w:sz="0" w:space="0" w:color="auto"/>
                    <w:left w:val="none" w:sz="0" w:space="0" w:color="auto"/>
                    <w:bottom w:val="none" w:sz="0" w:space="0" w:color="auto"/>
                    <w:right w:val="none" w:sz="0" w:space="0" w:color="auto"/>
                  </w:divBdr>
                </w:div>
                <w:div w:id="1863517053">
                  <w:marLeft w:val="0"/>
                  <w:marRight w:val="0"/>
                  <w:marTop w:val="0"/>
                  <w:marBottom w:val="0"/>
                  <w:divBdr>
                    <w:top w:val="none" w:sz="0" w:space="0" w:color="auto"/>
                    <w:left w:val="none" w:sz="0" w:space="0" w:color="auto"/>
                    <w:bottom w:val="none" w:sz="0" w:space="0" w:color="auto"/>
                    <w:right w:val="none" w:sz="0" w:space="0" w:color="auto"/>
                  </w:divBdr>
                </w:div>
                <w:div w:id="1863545947">
                  <w:marLeft w:val="0"/>
                  <w:marRight w:val="0"/>
                  <w:marTop w:val="0"/>
                  <w:marBottom w:val="0"/>
                  <w:divBdr>
                    <w:top w:val="none" w:sz="0" w:space="0" w:color="auto"/>
                    <w:left w:val="none" w:sz="0" w:space="0" w:color="auto"/>
                    <w:bottom w:val="none" w:sz="0" w:space="0" w:color="auto"/>
                    <w:right w:val="none" w:sz="0" w:space="0" w:color="auto"/>
                  </w:divBdr>
                </w:div>
                <w:div w:id="1864127411">
                  <w:marLeft w:val="0"/>
                  <w:marRight w:val="0"/>
                  <w:marTop w:val="0"/>
                  <w:marBottom w:val="0"/>
                  <w:divBdr>
                    <w:top w:val="none" w:sz="0" w:space="0" w:color="auto"/>
                    <w:left w:val="none" w:sz="0" w:space="0" w:color="auto"/>
                    <w:bottom w:val="none" w:sz="0" w:space="0" w:color="auto"/>
                    <w:right w:val="none" w:sz="0" w:space="0" w:color="auto"/>
                  </w:divBdr>
                </w:div>
                <w:div w:id="1864393178">
                  <w:marLeft w:val="0"/>
                  <w:marRight w:val="0"/>
                  <w:marTop w:val="0"/>
                  <w:marBottom w:val="0"/>
                  <w:divBdr>
                    <w:top w:val="none" w:sz="0" w:space="0" w:color="auto"/>
                    <w:left w:val="none" w:sz="0" w:space="0" w:color="auto"/>
                    <w:bottom w:val="none" w:sz="0" w:space="0" w:color="auto"/>
                    <w:right w:val="none" w:sz="0" w:space="0" w:color="auto"/>
                  </w:divBdr>
                </w:div>
                <w:div w:id="1864585764">
                  <w:marLeft w:val="0"/>
                  <w:marRight w:val="0"/>
                  <w:marTop w:val="0"/>
                  <w:marBottom w:val="0"/>
                  <w:divBdr>
                    <w:top w:val="none" w:sz="0" w:space="0" w:color="auto"/>
                    <w:left w:val="none" w:sz="0" w:space="0" w:color="auto"/>
                    <w:bottom w:val="none" w:sz="0" w:space="0" w:color="auto"/>
                    <w:right w:val="none" w:sz="0" w:space="0" w:color="auto"/>
                  </w:divBdr>
                </w:div>
                <w:div w:id="1865361266">
                  <w:marLeft w:val="0"/>
                  <w:marRight w:val="0"/>
                  <w:marTop w:val="0"/>
                  <w:marBottom w:val="0"/>
                  <w:divBdr>
                    <w:top w:val="none" w:sz="0" w:space="0" w:color="auto"/>
                    <w:left w:val="none" w:sz="0" w:space="0" w:color="auto"/>
                    <w:bottom w:val="none" w:sz="0" w:space="0" w:color="auto"/>
                    <w:right w:val="none" w:sz="0" w:space="0" w:color="auto"/>
                  </w:divBdr>
                </w:div>
                <w:div w:id="1865942905">
                  <w:marLeft w:val="0"/>
                  <w:marRight w:val="0"/>
                  <w:marTop w:val="0"/>
                  <w:marBottom w:val="0"/>
                  <w:divBdr>
                    <w:top w:val="none" w:sz="0" w:space="0" w:color="auto"/>
                    <w:left w:val="none" w:sz="0" w:space="0" w:color="auto"/>
                    <w:bottom w:val="none" w:sz="0" w:space="0" w:color="auto"/>
                    <w:right w:val="none" w:sz="0" w:space="0" w:color="auto"/>
                  </w:divBdr>
                </w:div>
                <w:div w:id="1866211365">
                  <w:marLeft w:val="0"/>
                  <w:marRight w:val="0"/>
                  <w:marTop w:val="0"/>
                  <w:marBottom w:val="0"/>
                  <w:divBdr>
                    <w:top w:val="none" w:sz="0" w:space="0" w:color="auto"/>
                    <w:left w:val="none" w:sz="0" w:space="0" w:color="auto"/>
                    <w:bottom w:val="none" w:sz="0" w:space="0" w:color="auto"/>
                    <w:right w:val="none" w:sz="0" w:space="0" w:color="auto"/>
                  </w:divBdr>
                </w:div>
                <w:div w:id="1866287773">
                  <w:marLeft w:val="0"/>
                  <w:marRight w:val="0"/>
                  <w:marTop w:val="0"/>
                  <w:marBottom w:val="0"/>
                  <w:divBdr>
                    <w:top w:val="none" w:sz="0" w:space="0" w:color="auto"/>
                    <w:left w:val="none" w:sz="0" w:space="0" w:color="auto"/>
                    <w:bottom w:val="none" w:sz="0" w:space="0" w:color="auto"/>
                    <w:right w:val="none" w:sz="0" w:space="0" w:color="auto"/>
                  </w:divBdr>
                </w:div>
                <w:div w:id="1867476499">
                  <w:marLeft w:val="0"/>
                  <w:marRight w:val="0"/>
                  <w:marTop w:val="0"/>
                  <w:marBottom w:val="0"/>
                  <w:divBdr>
                    <w:top w:val="none" w:sz="0" w:space="0" w:color="auto"/>
                    <w:left w:val="none" w:sz="0" w:space="0" w:color="auto"/>
                    <w:bottom w:val="none" w:sz="0" w:space="0" w:color="auto"/>
                    <w:right w:val="none" w:sz="0" w:space="0" w:color="auto"/>
                  </w:divBdr>
                </w:div>
                <w:div w:id="1867671627">
                  <w:marLeft w:val="0"/>
                  <w:marRight w:val="0"/>
                  <w:marTop w:val="0"/>
                  <w:marBottom w:val="0"/>
                  <w:divBdr>
                    <w:top w:val="none" w:sz="0" w:space="0" w:color="auto"/>
                    <w:left w:val="none" w:sz="0" w:space="0" w:color="auto"/>
                    <w:bottom w:val="none" w:sz="0" w:space="0" w:color="auto"/>
                    <w:right w:val="none" w:sz="0" w:space="0" w:color="auto"/>
                  </w:divBdr>
                </w:div>
                <w:div w:id="1868104570">
                  <w:marLeft w:val="0"/>
                  <w:marRight w:val="0"/>
                  <w:marTop w:val="0"/>
                  <w:marBottom w:val="0"/>
                  <w:divBdr>
                    <w:top w:val="none" w:sz="0" w:space="0" w:color="auto"/>
                    <w:left w:val="none" w:sz="0" w:space="0" w:color="auto"/>
                    <w:bottom w:val="none" w:sz="0" w:space="0" w:color="auto"/>
                    <w:right w:val="none" w:sz="0" w:space="0" w:color="auto"/>
                  </w:divBdr>
                </w:div>
                <w:div w:id="1869025255">
                  <w:marLeft w:val="0"/>
                  <w:marRight w:val="0"/>
                  <w:marTop w:val="0"/>
                  <w:marBottom w:val="0"/>
                  <w:divBdr>
                    <w:top w:val="none" w:sz="0" w:space="0" w:color="auto"/>
                    <w:left w:val="none" w:sz="0" w:space="0" w:color="auto"/>
                    <w:bottom w:val="none" w:sz="0" w:space="0" w:color="auto"/>
                    <w:right w:val="none" w:sz="0" w:space="0" w:color="auto"/>
                  </w:divBdr>
                </w:div>
                <w:div w:id="1869371487">
                  <w:marLeft w:val="0"/>
                  <w:marRight w:val="0"/>
                  <w:marTop w:val="0"/>
                  <w:marBottom w:val="0"/>
                  <w:divBdr>
                    <w:top w:val="none" w:sz="0" w:space="0" w:color="auto"/>
                    <w:left w:val="none" w:sz="0" w:space="0" w:color="auto"/>
                    <w:bottom w:val="none" w:sz="0" w:space="0" w:color="auto"/>
                    <w:right w:val="none" w:sz="0" w:space="0" w:color="auto"/>
                  </w:divBdr>
                </w:div>
                <w:div w:id="1869877610">
                  <w:marLeft w:val="0"/>
                  <w:marRight w:val="0"/>
                  <w:marTop w:val="0"/>
                  <w:marBottom w:val="0"/>
                  <w:divBdr>
                    <w:top w:val="none" w:sz="0" w:space="0" w:color="auto"/>
                    <w:left w:val="none" w:sz="0" w:space="0" w:color="auto"/>
                    <w:bottom w:val="none" w:sz="0" w:space="0" w:color="auto"/>
                    <w:right w:val="none" w:sz="0" w:space="0" w:color="auto"/>
                  </w:divBdr>
                </w:div>
                <w:div w:id="1870873714">
                  <w:marLeft w:val="0"/>
                  <w:marRight w:val="0"/>
                  <w:marTop w:val="0"/>
                  <w:marBottom w:val="0"/>
                  <w:divBdr>
                    <w:top w:val="none" w:sz="0" w:space="0" w:color="auto"/>
                    <w:left w:val="none" w:sz="0" w:space="0" w:color="auto"/>
                    <w:bottom w:val="none" w:sz="0" w:space="0" w:color="auto"/>
                    <w:right w:val="none" w:sz="0" w:space="0" w:color="auto"/>
                  </w:divBdr>
                </w:div>
                <w:div w:id="1870945259">
                  <w:marLeft w:val="0"/>
                  <w:marRight w:val="0"/>
                  <w:marTop w:val="0"/>
                  <w:marBottom w:val="0"/>
                  <w:divBdr>
                    <w:top w:val="none" w:sz="0" w:space="0" w:color="auto"/>
                    <w:left w:val="none" w:sz="0" w:space="0" w:color="auto"/>
                    <w:bottom w:val="none" w:sz="0" w:space="0" w:color="auto"/>
                    <w:right w:val="none" w:sz="0" w:space="0" w:color="auto"/>
                  </w:divBdr>
                </w:div>
                <w:div w:id="1870947303">
                  <w:marLeft w:val="0"/>
                  <w:marRight w:val="0"/>
                  <w:marTop w:val="0"/>
                  <w:marBottom w:val="0"/>
                  <w:divBdr>
                    <w:top w:val="none" w:sz="0" w:space="0" w:color="auto"/>
                    <w:left w:val="none" w:sz="0" w:space="0" w:color="auto"/>
                    <w:bottom w:val="none" w:sz="0" w:space="0" w:color="auto"/>
                    <w:right w:val="none" w:sz="0" w:space="0" w:color="auto"/>
                  </w:divBdr>
                </w:div>
                <w:div w:id="1870989572">
                  <w:marLeft w:val="0"/>
                  <w:marRight w:val="0"/>
                  <w:marTop w:val="0"/>
                  <w:marBottom w:val="0"/>
                  <w:divBdr>
                    <w:top w:val="none" w:sz="0" w:space="0" w:color="auto"/>
                    <w:left w:val="none" w:sz="0" w:space="0" w:color="auto"/>
                    <w:bottom w:val="none" w:sz="0" w:space="0" w:color="auto"/>
                    <w:right w:val="none" w:sz="0" w:space="0" w:color="auto"/>
                  </w:divBdr>
                </w:div>
                <w:div w:id="1873686753">
                  <w:marLeft w:val="0"/>
                  <w:marRight w:val="0"/>
                  <w:marTop w:val="0"/>
                  <w:marBottom w:val="0"/>
                  <w:divBdr>
                    <w:top w:val="none" w:sz="0" w:space="0" w:color="auto"/>
                    <w:left w:val="none" w:sz="0" w:space="0" w:color="auto"/>
                    <w:bottom w:val="none" w:sz="0" w:space="0" w:color="auto"/>
                    <w:right w:val="none" w:sz="0" w:space="0" w:color="auto"/>
                  </w:divBdr>
                </w:div>
                <w:div w:id="1874491181">
                  <w:marLeft w:val="0"/>
                  <w:marRight w:val="0"/>
                  <w:marTop w:val="0"/>
                  <w:marBottom w:val="0"/>
                  <w:divBdr>
                    <w:top w:val="none" w:sz="0" w:space="0" w:color="auto"/>
                    <w:left w:val="none" w:sz="0" w:space="0" w:color="auto"/>
                    <w:bottom w:val="none" w:sz="0" w:space="0" w:color="auto"/>
                    <w:right w:val="none" w:sz="0" w:space="0" w:color="auto"/>
                  </w:divBdr>
                </w:div>
                <w:div w:id="1875345336">
                  <w:marLeft w:val="0"/>
                  <w:marRight w:val="0"/>
                  <w:marTop w:val="0"/>
                  <w:marBottom w:val="0"/>
                  <w:divBdr>
                    <w:top w:val="none" w:sz="0" w:space="0" w:color="auto"/>
                    <w:left w:val="none" w:sz="0" w:space="0" w:color="auto"/>
                    <w:bottom w:val="none" w:sz="0" w:space="0" w:color="auto"/>
                    <w:right w:val="none" w:sz="0" w:space="0" w:color="auto"/>
                  </w:divBdr>
                </w:div>
                <w:div w:id="1876499756">
                  <w:marLeft w:val="0"/>
                  <w:marRight w:val="0"/>
                  <w:marTop w:val="0"/>
                  <w:marBottom w:val="0"/>
                  <w:divBdr>
                    <w:top w:val="none" w:sz="0" w:space="0" w:color="auto"/>
                    <w:left w:val="none" w:sz="0" w:space="0" w:color="auto"/>
                    <w:bottom w:val="none" w:sz="0" w:space="0" w:color="auto"/>
                    <w:right w:val="none" w:sz="0" w:space="0" w:color="auto"/>
                  </w:divBdr>
                </w:div>
                <w:div w:id="1877886287">
                  <w:marLeft w:val="0"/>
                  <w:marRight w:val="0"/>
                  <w:marTop w:val="0"/>
                  <w:marBottom w:val="0"/>
                  <w:divBdr>
                    <w:top w:val="none" w:sz="0" w:space="0" w:color="auto"/>
                    <w:left w:val="none" w:sz="0" w:space="0" w:color="auto"/>
                    <w:bottom w:val="none" w:sz="0" w:space="0" w:color="auto"/>
                    <w:right w:val="none" w:sz="0" w:space="0" w:color="auto"/>
                  </w:divBdr>
                </w:div>
                <w:div w:id="1877886978">
                  <w:marLeft w:val="0"/>
                  <w:marRight w:val="0"/>
                  <w:marTop w:val="0"/>
                  <w:marBottom w:val="0"/>
                  <w:divBdr>
                    <w:top w:val="none" w:sz="0" w:space="0" w:color="auto"/>
                    <w:left w:val="none" w:sz="0" w:space="0" w:color="auto"/>
                    <w:bottom w:val="none" w:sz="0" w:space="0" w:color="auto"/>
                    <w:right w:val="none" w:sz="0" w:space="0" w:color="auto"/>
                  </w:divBdr>
                </w:div>
                <w:div w:id="1878278432">
                  <w:marLeft w:val="0"/>
                  <w:marRight w:val="0"/>
                  <w:marTop w:val="0"/>
                  <w:marBottom w:val="0"/>
                  <w:divBdr>
                    <w:top w:val="none" w:sz="0" w:space="0" w:color="auto"/>
                    <w:left w:val="none" w:sz="0" w:space="0" w:color="auto"/>
                    <w:bottom w:val="none" w:sz="0" w:space="0" w:color="auto"/>
                    <w:right w:val="none" w:sz="0" w:space="0" w:color="auto"/>
                  </w:divBdr>
                </w:div>
                <w:div w:id="1879118606">
                  <w:marLeft w:val="0"/>
                  <w:marRight w:val="0"/>
                  <w:marTop w:val="0"/>
                  <w:marBottom w:val="0"/>
                  <w:divBdr>
                    <w:top w:val="none" w:sz="0" w:space="0" w:color="auto"/>
                    <w:left w:val="none" w:sz="0" w:space="0" w:color="auto"/>
                    <w:bottom w:val="none" w:sz="0" w:space="0" w:color="auto"/>
                    <w:right w:val="none" w:sz="0" w:space="0" w:color="auto"/>
                  </w:divBdr>
                </w:div>
                <w:div w:id="1882328492">
                  <w:marLeft w:val="0"/>
                  <w:marRight w:val="0"/>
                  <w:marTop w:val="0"/>
                  <w:marBottom w:val="0"/>
                  <w:divBdr>
                    <w:top w:val="none" w:sz="0" w:space="0" w:color="auto"/>
                    <w:left w:val="none" w:sz="0" w:space="0" w:color="auto"/>
                    <w:bottom w:val="none" w:sz="0" w:space="0" w:color="auto"/>
                    <w:right w:val="none" w:sz="0" w:space="0" w:color="auto"/>
                  </w:divBdr>
                </w:div>
                <w:div w:id="1883514445">
                  <w:marLeft w:val="0"/>
                  <w:marRight w:val="0"/>
                  <w:marTop w:val="0"/>
                  <w:marBottom w:val="0"/>
                  <w:divBdr>
                    <w:top w:val="none" w:sz="0" w:space="0" w:color="auto"/>
                    <w:left w:val="none" w:sz="0" w:space="0" w:color="auto"/>
                    <w:bottom w:val="none" w:sz="0" w:space="0" w:color="auto"/>
                    <w:right w:val="none" w:sz="0" w:space="0" w:color="auto"/>
                  </w:divBdr>
                </w:div>
                <w:div w:id="1883520135">
                  <w:marLeft w:val="0"/>
                  <w:marRight w:val="0"/>
                  <w:marTop w:val="0"/>
                  <w:marBottom w:val="0"/>
                  <w:divBdr>
                    <w:top w:val="none" w:sz="0" w:space="0" w:color="auto"/>
                    <w:left w:val="none" w:sz="0" w:space="0" w:color="auto"/>
                    <w:bottom w:val="none" w:sz="0" w:space="0" w:color="auto"/>
                    <w:right w:val="none" w:sz="0" w:space="0" w:color="auto"/>
                  </w:divBdr>
                </w:div>
                <w:div w:id="1884247455">
                  <w:marLeft w:val="0"/>
                  <w:marRight w:val="0"/>
                  <w:marTop w:val="0"/>
                  <w:marBottom w:val="0"/>
                  <w:divBdr>
                    <w:top w:val="none" w:sz="0" w:space="0" w:color="auto"/>
                    <w:left w:val="none" w:sz="0" w:space="0" w:color="auto"/>
                    <w:bottom w:val="none" w:sz="0" w:space="0" w:color="auto"/>
                    <w:right w:val="none" w:sz="0" w:space="0" w:color="auto"/>
                  </w:divBdr>
                </w:div>
                <w:div w:id="1885941026">
                  <w:marLeft w:val="0"/>
                  <w:marRight w:val="0"/>
                  <w:marTop w:val="0"/>
                  <w:marBottom w:val="0"/>
                  <w:divBdr>
                    <w:top w:val="none" w:sz="0" w:space="0" w:color="auto"/>
                    <w:left w:val="none" w:sz="0" w:space="0" w:color="auto"/>
                    <w:bottom w:val="none" w:sz="0" w:space="0" w:color="auto"/>
                    <w:right w:val="none" w:sz="0" w:space="0" w:color="auto"/>
                  </w:divBdr>
                </w:div>
                <w:div w:id="1886604337">
                  <w:marLeft w:val="0"/>
                  <w:marRight w:val="0"/>
                  <w:marTop w:val="0"/>
                  <w:marBottom w:val="0"/>
                  <w:divBdr>
                    <w:top w:val="none" w:sz="0" w:space="0" w:color="auto"/>
                    <w:left w:val="none" w:sz="0" w:space="0" w:color="auto"/>
                    <w:bottom w:val="none" w:sz="0" w:space="0" w:color="auto"/>
                    <w:right w:val="none" w:sz="0" w:space="0" w:color="auto"/>
                  </w:divBdr>
                </w:div>
                <w:div w:id="1886794799">
                  <w:marLeft w:val="0"/>
                  <w:marRight w:val="0"/>
                  <w:marTop w:val="0"/>
                  <w:marBottom w:val="0"/>
                  <w:divBdr>
                    <w:top w:val="none" w:sz="0" w:space="0" w:color="auto"/>
                    <w:left w:val="none" w:sz="0" w:space="0" w:color="auto"/>
                    <w:bottom w:val="none" w:sz="0" w:space="0" w:color="auto"/>
                    <w:right w:val="none" w:sz="0" w:space="0" w:color="auto"/>
                  </w:divBdr>
                </w:div>
                <w:div w:id="1887066364">
                  <w:marLeft w:val="0"/>
                  <w:marRight w:val="0"/>
                  <w:marTop w:val="0"/>
                  <w:marBottom w:val="0"/>
                  <w:divBdr>
                    <w:top w:val="none" w:sz="0" w:space="0" w:color="auto"/>
                    <w:left w:val="none" w:sz="0" w:space="0" w:color="auto"/>
                    <w:bottom w:val="none" w:sz="0" w:space="0" w:color="auto"/>
                    <w:right w:val="none" w:sz="0" w:space="0" w:color="auto"/>
                  </w:divBdr>
                </w:div>
                <w:div w:id="1888493574">
                  <w:marLeft w:val="0"/>
                  <w:marRight w:val="0"/>
                  <w:marTop w:val="0"/>
                  <w:marBottom w:val="0"/>
                  <w:divBdr>
                    <w:top w:val="none" w:sz="0" w:space="0" w:color="auto"/>
                    <w:left w:val="none" w:sz="0" w:space="0" w:color="auto"/>
                    <w:bottom w:val="none" w:sz="0" w:space="0" w:color="auto"/>
                    <w:right w:val="none" w:sz="0" w:space="0" w:color="auto"/>
                  </w:divBdr>
                </w:div>
                <w:div w:id="1889032221">
                  <w:marLeft w:val="0"/>
                  <w:marRight w:val="0"/>
                  <w:marTop w:val="0"/>
                  <w:marBottom w:val="0"/>
                  <w:divBdr>
                    <w:top w:val="none" w:sz="0" w:space="0" w:color="auto"/>
                    <w:left w:val="none" w:sz="0" w:space="0" w:color="auto"/>
                    <w:bottom w:val="none" w:sz="0" w:space="0" w:color="auto"/>
                    <w:right w:val="none" w:sz="0" w:space="0" w:color="auto"/>
                  </w:divBdr>
                </w:div>
                <w:div w:id="1891844047">
                  <w:marLeft w:val="0"/>
                  <w:marRight w:val="0"/>
                  <w:marTop w:val="0"/>
                  <w:marBottom w:val="0"/>
                  <w:divBdr>
                    <w:top w:val="none" w:sz="0" w:space="0" w:color="auto"/>
                    <w:left w:val="none" w:sz="0" w:space="0" w:color="auto"/>
                    <w:bottom w:val="none" w:sz="0" w:space="0" w:color="auto"/>
                    <w:right w:val="none" w:sz="0" w:space="0" w:color="auto"/>
                  </w:divBdr>
                </w:div>
                <w:div w:id="1892229071">
                  <w:marLeft w:val="0"/>
                  <w:marRight w:val="0"/>
                  <w:marTop w:val="0"/>
                  <w:marBottom w:val="0"/>
                  <w:divBdr>
                    <w:top w:val="none" w:sz="0" w:space="0" w:color="auto"/>
                    <w:left w:val="none" w:sz="0" w:space="0" w:color="auto"/>
                    <w:bottom w:val="none" w:sz="0" w:space="0" w:color="auto"/>
                    <w:right w:val="none" w:sz="0" w:space="0" w:color="auto"/>
                  </w:divBdr>
                </w:div>
                <w:div w:id="1892811480">
                  <w:marLeft w:val="0"/>
                  <w:marRight w:val="0"/>
                  <w:marTop w:val="0"/>
                  <w:marBottom w:val="0"/>
                  <w:divBdr>
                    <w:top w:val="none" w:sz="0" w:space="0" w:color="auto"/>
                    <w:left w:val="none" w:sz="0" w:space="0" w:color="auto"/>
                    <w:bottom w:val="none" w:sz="0" w:space="0" w:color="auto"/>
                    <w:right w:val="none" w:sz="0" w:space="0" w:color="auto"/>
                  </w:divBdr>
                </w:div>
                <w:div w:id="1893612779">
                  <w:marLeft w:val="0"/>
                  <w:marRight w:val="0"/>
                  <w:marTop w:val="0"/>
                  <w:marBottom w:val="0"/>
                  <w:divBdr>
                    <w:top w:val="none" w:sz="0" w:space="0" w:color="auto"/>
                    <w:left w:val="none" w:sz="0" w:space="0" w:color="auto"/>
                    <w:bottom w:val="none" w:sz="0" w:space="0" w:color="auto"/>
                    <w:right w:val="none" w:sz="0" w:space="0" w:color="auto"/>
                  </w:divBdr>
                </w:div>
                <w:div w:id="1894005436">
                  <w:marLeft w:val="0"/>
                  <w:marRight w:val="0"/>
                  <w:marTop w:val="0"/>
                  <w:marBottom w:val="0"/>
                  <w:divBdr>
                    <w:top w:val="none" w:sz="0" w:space="0" w:color="auto"/>
                    <w:left w:val="none" w:sz="0" w:space="0" w:color="auto"/>
                    <w:bottom w:val="none" w:sz="0" w:space="0" w:color="auto"/>
                    <w:right w:val="none" w:sz="0" w:space="0" w:color="auto"/>
                  </w:divBdr>
                </w:div>
                <w:div w:id="1894073104">
                  <w:marLeft w:val="0"/>
                  <w:marRight w:val="0"/>
                  <w:marTop w:val="0"/>
                  <w:marBottom w:val="0"/>
                  <w:divBdr>
                    <w:top w:val="none" w:sz="0" w:space="0" w:color="auto"/>
                    <w:left w:val="none" w:sz="0" w:space="0" w:color="auto"/>
                    <w:bottom w:val="none" w:sz="0" w:space="0" w:color="auto"/>
                    <w:right w:val="none" w:sz="0" w:space="0" w:color="auto"/>
                  </w:divBdr>
                </w:div>
                <w:div w:id="1894122196">
                  <w:marLeft w:val="0"/>
                  <w:marRight w:val="0"/>
                  <w:marTop w:val="0"/>
                  <w:marBottom w:val="0"/>
                  <w:divBdr>
                    <w:top w:val="none" w:sz="0" w:space="0" w:color="auto"/>
                    <w:left w:val="none" w:sz="0" w:space="0" w:color="auto"/>
                    <w:bottom w:val="none" w:sz="0" w:space="0" w:color="auto"/>
                    <w:right w:val="none" w:sz="0" w:space="0" w:color="auto"/>
                  </w:divBdr>
                </w:div>
                <w:div w:id="1895119546">
                  <w:marLeft w:val="0"/>
                  <w:marRight w:val="0"/>
                  <w:marTop w:val="0"/>
                  <w:marBottom w:val="0"/>
                  <w:divBdr>
                    <w:top w:val="none" w:sz="0" w:space="0" w:color="auto"/>
                    <w:left w:val="none" w:sz="0" w:space="0" w:color="auto"/>
                    <w:bottom w:val="none" w:sz="0" w:space="0" w:color="auto"/>
                    <w:right w:val="none" w:sz="0" w:space="0" w:color="auto"/>
                  </w:divBdr>
                </w:div>
                <w:div w:id="1895921380">
                  <w:marLeft w:val="0"/>
                  <w:marRight w:val="0"/>
                  <w:marTop w:val="0"/>
                  <w:marBottom w:val="0"/>
                  <w:divBdr>
                    <w:top w:val="none" w:sz="0" w:space="0" w:color="auto"/>
                    <w:left w:val="none" w:sz="0" w:space="0" w:color="auto"/>
                    <w:bottom w:val="none" w:sz="0" w:space="0" w:color="auto"/>
                    <w:right w:val="none" w:sz="0" w:space="0" w:color="auto"/>
                  </w:divBdr>
                </w:div>
                <w:div w:id="1896698116">
                  <w:marLeft w:val="0"/>
                  <w:marRight w:val="0"/>
                  <w:marTop w:val="0"/>
                  <w:marBottom w:val="0"/>
                  <w:divBdr>
                    <w:top w:val="none" w:sz="0" w:space="0" w:color="auto"/>
                    <w:left w:val="none" w:sz="0" w:space="0" w:color="auto"/>
                    <w:bottom w:val="none" w:sz="0" w:space="0" w:color="auto"/>
                    <w:right w:val="none" w:sz="0" w:space="0" w:color="auto"/>
                  </w:divBdr>
                </w:div>
                <w:div w:id="1897356279">
                  <w:marLeft w:val="0"/>
                  <w:marRight w:val="0"/>
                  <w:marTop w:val="0"/>
                  <w:marBottom w:val="0"/>
                  <w:divBdr>
                    <w:top w:val="none" w:sz="0" w:space="0" w:color="auto"/>
                    <w:left w:val="none" w:sz="0" w:space="0" w:color="auto"/>
                    <w:bottom w:val="none" w:sz="0" w:space="0" w:color="auto"/>
                    <w:right w:val="none" w:sz="0" w:space="0" w:color="auto"/>
                  </w:divBdr>
                </w:div>
                <w:div w:id="1897400406">
                  <w:marLeft w:val="0"/>
                  <w:marRight w:val="0"/>
                  <w:marTop w:val="0"/>
                  <w:marBottom w:val="0"/>
                  <w:divBdr>
                    <w:top w:val="none" w:sz="0" w:space="0" w:color="auto"/>
                    <w:left w:val="none" w:sz="0" w:space="0" w:color="auto"/>
                    <w:bottom w:val="none" w:sz="0" w:space="0" w:color="auto"/>
                    <w:right w:val="none" w:sz="0" w:space="0" w:color="auto"/>
                  </w:divBdr>
                </w:div>
                <w:div w:id="1897544560">
                  <w:marLeft w:val="0"/>
                  <w:marRight w:val="0"/>
                  <w:marTop w:val="0"/>
                  <w:marBottom w:val="0"/>
                  <w:divBdr>
                    <w:top w:val="none" w:sz="0" w:space="0" w:color="auto"/>
                    <w:left w:val="none" w:sz="0" w:space="0" w:color="auto"/>
                    <w:bottom w:val="none" w:sz="0" w:space="0" w:color="auto"/>
                    <w:right w:val="none" w:sz="0" w:space="0" w:color="auto"/>
                  </w:divBdr>
                </w:div>
                <w:div w:id="1897861066">
                  <w:marLeft w:val="0"/>
                  <w:marRight w:val="0"/>
                  <w:marTop w:val="0"/>
                  <w:marBottom w:val="0"/>
                  <w:divBdr>
                    <w:top w:val="none" w:sz="0" w:space="0" w:color="auto"/>
                    <w:left w:val="none" w:sz="0" w:space="0" w:color="auto"/>
                    <w:bottom w:val="none" w:sz="0" w:space="0" w:color="auto"/>
                    <w:right w:val="none" w:sz="0" w:space="0" w:color="auto"/>
                  </w:divBdr>
                </w:div>
                <w:div w:id="1898085632">
                  <w:marLeft w:val="0"/>
                  <w:marRight w:val="0"/>
                  <w:marTop w:val="0"/>
                  <w:marBottom w:val="0"/>
                  <w:divBdr>
                    <w:top w:val="none" w:sz="0" w:space="0" w:color="auto"/>
                    <w:left w:val="none" w:sz="0" w:space="0" w:color="auto"/>
                    <w:bottom w:val="none" w:sz="0" w:space="0" w:color="auto"/>
                    <w:right w:val="none" w:sz="0" w:space="0" w:color="auto"/>
                  </w:divBdr>
                </w:div>
                <w:div w:id="1898272965">
                  <w:marLeft w:val="0"/>
                  <w:marRight w:val="0"/>
                  <w:marTop w:val="0"/>
                  <w:marBottom w:val="0"/>
                  <w:divBdr>
                    <w:top w:val="none" w:sz="0" w:space="0" w:color="auto"/>
                    <w:left w:val="none" w:sz="0" w:space="0" w:color="auto"/>
                    <w:bottom w:val="none" w:sz="0" w:space="0" w:color="auto"/>
                    <w:right w:val="none" w:sz="0" w:space="0" w:color="auto"/>
                  </w:divBdr>
                </w:div>
                <w:div w:id="1898469061">
                  <w:marLeft w:val="0"/>
                  <w:marRight w:val="0"/>
                  <w:marTop w:val="0"/>
                  <w:marBottom w:val="0"/>
                  <w:divBdr>
                    <w:top w:val="none" w:sz="0" w:space="0" w:color="auto"/>
                    <w:left w:val="none" w:sz="0" w:space="0" w:color="auto"/>
                    <w:bottom w:val="none" w:sz="0" w:space="0" w:color="auto"/>
                    <w:right w:val="none" w:sz="0" w:space="0" w:color="auto"/>
                  </w:divBdr>
                </w:div>
                <w:div w:id="1899168601">
                  <w:marLeft w:val="0"/>
                  <w:marRight w:val="0"/>
                  <w:marTop w:val="0"/>
                  <w:marBottom w:val="0"/>
                  <w:divBdr>
                    <w:top w:val="none" w:sz="0" w:space="0" w:color="auto"/>
                    <w:left w:val="none" w:sz="0" w:space="0" w:color="auto"/>
                    <w:bottom w:val="none" w:sz="0" w:space="0" w:color="auto"/>
                    <w:right w:val="none" w:sz="0" w:space="0" w:color="auto"/>
                  </w:divBdr>
                </w:div>
                <w:div w:id="1899364911">
                  <w:marLeft w:val="0"/>
                  <w:marRight w:val="0"/>
                  <w:marTop w:val="0"/>
                  <w:marBottom w:val="0"/>
                  <w:divBdr>
                    <w:top w:val="none" w:sz="0" w:space="0" w:color="auto"/>
                    <w:left w:val="none" w:sz="0" w:space="0" w:color="auto"/>
                    <w:bottom w:val="none" w:sz="0" w:space="0" w:color="auto"/>
                    <w:right w:val="none" w:sz="0" w:space="0" w:color="auto"/>
                  </w:divBdr>
                </w:div>
                <w:div w:id="1901020661">
                  <w:marLeft w:val="0"/>
                  <w:marRight w:val="0"/>
                  <w:marTop w:val="0"/>
                  <w:marBottom w:val="0"/>
                  <w:divBdr>
                    <w:top w:val="none" w:sz="0" w:space="0" w:color="auto"/>
                    <w:left w:val="none" w:sz="0" w:space="0" w:color="auto"/>
                    <w:bottom w:val="none" w:sz="0" w:space="0" w:color="auto"/>
                    <w:right w:val="none" w:sz="0" w:space="0" w:color="auto"/>
                  </w:divBdr>
                </w:div>
                <w:div w:id="1901744437">
                  <w:marLeft w:val="0"/>
                  <w:marRight w:val="0"/>
                  <w:marTop w:val="0"/>
                  <w:marBottom w:val="0"/>
                  <w:divBdr>
                    <w:top w:val="none" w:sz="0" w:space="0" w:color="auto"/>
                    <w:left w:val="none" w:sz="0" w:space="0" w:color="auto"/>
                    <w:bottom w:val="none" w:sz="0" w:space="0" w:color="auto"/>
                    <w:right w:val="none" w:sz="0" w:space="0" w:color="auto"/>
                  </w:divBdr>
                </w:div>
                <w:div w:id="1901792791">
                  <w:marLeft w:val="0"/>
                  <w:marRight w:val="0"/>
                  <w:marTop w:val="0"/>
                  <w:marBottom w:val="0"/>
                  <w:divBdr>
                    <w:top w:val="none" w:sz="0" w:space="0" w:color="auto"/>
                    <w:left w:val="none" w:sz="0" w:space="0" w:color="auto"/>
                    <w:bottom w:val="none" w:sz="0" w:space="0" w:color="auto"/>
                    <w:right w:val="none" w:sz="0" w:space="0" w:color="auto"/>
                  </w:divBdr>
                </w:div>
                <w:div w:id="1901817432">
                  <w:marLeft w:val="0"/>
                  <w:marRight w:val="0"/>
                  <w:marTop w:val="0"/>
                  <w:marBottom w:val="0"/>
                  <w:divBdr>
                    <w:top w:val="none" w:sz="0" w:space="0" w:color="auto"/>
                    <w:left w:val="none" w:sz="0" w:space="0" w:color="auto"/>
                    <w:bottom w:val="none" w:sz="0" w:space="0" w:color="auto"/>
                    <w:right w:val="none" w:sz="0" w:space="0" w:color="auto"/>
                  </w:divBdr>
                </w:div>
                <w:div w:id="1901986382">
                  <w:marLeft w:val="0"/>
                  <w:marRight w:val="0"/>
                  <w:marTop w:val="0"/>
                  <w:marBottom w:val="0"/>
                  <w:divBdr>
                    <w:top w:val="none" w:sz="0" w:space="0" w:color="auto"/>
                    <w:left w:val="none" w:sz="0" w:space="0" w:color="auto"/>
                    <w:bottom w:val="none" w:sz="0" w:space="0" w:color="auto"/>
                    <w:right w:val="none" w:sz="0" w:space="0" w:color="auto"/>
                  </w:divBdr>
                </w:div>
                <w:div w:id="1902130379">
                  <w:marLeft w:val="0"/>
                  <w:marRight w:val="0"/>
                  <w:marTop w:val="0"/>
                  <w:marBottom w:val="0"/>
                  <w:divBdr>
                    <w:top w:val="none" w:sz="0" w:space="0" w:color="auto"/>
                    <w:left w:val="none" w:sz="0" w:space="0" w:color="auto"/>
                    <w:bottom w:val="none" w:sz="0" w:space="0" w:color="auto"/>
                    <w:right w:val="none" w:sz="0" w:space="0" w:color="auto"/>
                  </w:divBdr>
                </w:div>
                <w:div w:id="1903562616">
                  <w:marLeft w:val="0"/>
                  <w:marRight w:val="0"/>
                  <w:marTop w:val="0"/>
                  <w:marBottom w:val="0"/>
                  <w:divBdr>
                    <w:top w:val="none" w:sz="0" w:space="0" w:color="auto"/>
                    <w:left w:val="none" w:sz="0" w:space="0" w:color="auto"/>
                    <w:bottom w:val="none" w:sz="0" w:space="0" w:color="auto"/>
                    <w:right w:val="none" w:sz="0" w:space="0" w:color="auto"/>
                  </w:divBdr>
                </w:div>
                <w:div w:id="1904293020">
                  <w:marLeft w:val="0"/>
                  <w:marRight w:val="0"/>
                  <w:marTop w:val="0"/>
                  <w:marBottom w:val="0"/>
                  <w:divBdr>
                    <w:top w:val="none" w:sz="0" w:space="0" w:color="auto"/>
                    <w:left w:val="none" w:sz="0" w:space="0" w:color="auto"/>
                    <w:bottom w:val="none" w:sz="0" w:space="0" w:color="auto"/>
                    <w:right w:val="none" w:sz="0" w:space="0" w:color="auto"/>
                  </w:divBdr>
                </w:div>
                <w:div w:id="1904560560">
                  <w:marLeft w:val="0"/>
                  <w:marRight w:val="0"/>
                  <w:marTop w:val="0"/>
                  <w:marBottom w:val="0"/>
                  <w:divBdr>
                    <w:top w:val="none" w:sz="0" w:space="0" w:color="auto"/>
                    <w:left w:val="none" w:sz="0" w:space="0" w:color="auto"/>
                    <w:bottom w:val="none" w:sz="0" w:space="0" w:color="auto"/>
                    <w:right w:val="none" w:sz="0" w:space="0" w:color="auto"/>
                  </w:divBdr>
                </w:div>
                <w:div w:id="1904869516">
                  <w:marLeft w:val="0"/>
                  <w:marRight w:val="0"/>
                  <w:marTop w:val="0"/>
                  <w:marBottom w:val="0"/>
                  <w:divBdr>
                    <w:top w:val="none" w:sz="0" w:space="0" w:color="auto"/>
                    <w:left w:val="none" w:sz="0" w:space="0" w:color="auto"/>
                    <w:bottom w:val="none" w:sz="0" w:space="0" w:color="auto"/>
                    <w:right w:val="none" w:sz="0" w:space="0" w:color="auto"/>
                  </w:divBdr>
                </w:div>
                <w:div w:id="1905097532">
                  <w:marLeft w:val="0"/>
                  <w:marRight w:val="0"/>
                  <w:marTop w:val="0"/>
                  <w:marBottom w:val="0"/>
                  <w:divBdr>
                    <w:top w:val="none" w:sz="0" w:space="0" w:color="auto"/>
                    <w:left w:val="none" w:sz="0" w:space="0" w:color="auto"/>
                    <w:bottom w:val="none" w:sz="0" w:space="0" w:color="auto"/>
                    <w:right w:val="none" w:sz="0" w:space="0" w:color="auto"/>
                  </w:divBdr>
                </w:div>
                <w:div w:id="1905606702">
                  <w:marLeft w:val="0"/>
                  <w:marRight w:val="0"/>
                  <w:marTop w:val="0"/>
                  <w:marBottom w:val="0"/>
                  <w:divBdr>
                    <w:top w:val="none" w:sz="0" w:space="0" w:color="auto"/>
                    <w:left w:val="none" w:sz="0" w:space="0" w:color="auto"/>
                    <w:bottom w:val="none" w:sz="0" w:space="0" w:color="auto"/>
                    <w:right w:val="none" w:sz="0" w:space="0" w:color="auto"/>
                  </w:divBdr>
                </w:div>
                <w:div w:id="1905678563">
                  <w:marLeft w:val="0"/>
                  <w:marRight w:val="0"/>
                  <w:marTop w:val="0"/>
                  <w:marBottom w:val="0"/>
                  <w:divBdr>
                    <w:top w:val="none" w:sz="0" w:space="0" w:color="auto"/>
                    <w:left w:val="none" w:sz="0" w:space="0" w:color="auto"/>
                    <w:bottom w:val="none" w:sz="0" w:space="0" w:color="auto"/>
                    <w:right w:val="none" w:sz="0" w:space="0" w:color="auto"/>
                  </w:divBdr>
                </w:div>
                <w:div w:id="1906642818">
                  <w:marLeft w:val="0"/>
                  <w:marRight w:val="0"/>
                  <w:marTop w:val="0"/>
                  <w:marBottom w:val="0"/>
                  <w:divBdr>
                    <w:top w:val="none" w:sz="0" w:space="0" w:color="auto"/>
                    <w:left w:val="none" w:sz="0" w:space="0" w:color="auto"/>
                    <w:bottom w:val="none" w:sz="0" w:space="0" w:color="auto"/>
                    <w:right w:val="none" w:sz="0" w:space="0" w:color="auto"/>
                  </w:divBdr>
                </w:div>
                <w:div w:id="1907110837">
                  <w:marLeft w:val="0"/>
                  <w:marRight w:val="0"/>
                  <w:marTop w:val="0"/>
                  <w:marBottom w:val="0"/>
                  <w:divBdr>
                    <w:top w:val="none" w:sz="0" w:space="0" w:color="auto"/>
                    <w:left w:val="none" w:sz="0" w:space="0" w:color="auto"/>
                    <w:bottom w:val="none" w:sz="0" w:space="0" w:color="auto"/>
                    <w:right w:val="none" w:sz="0" w:space="0" w:color="auto"/>
                  </w:divBdr>
                </w:div>
                <w:div w:id="1907379241">
                  <w:marLeft w:val="0"/>
                  <w:marRight w:val="0"/>
                  <w:marTop w:val="0"/>
                  <w:marBottom w:val="0"/>
                  <w:divBdr>
                    <w:top w:val="none" w:sz="0" w:space="0" w:color="auto"/>
                    <w:left w:val="none" w:sz="0" w:space="0" w:color="auto"/>
                    <w:bottom w:val="none" w:sz="0" w:space="0" w:color="auto"/>
                    <w:right w:val="none" w:sz="0" w:space="0" w:color="auto"/>
                  </w:divBdr>
                </w:div>
                <w:div w:id="1907645218">
                  <w:marLeft w:val="0"/>
                  <w:marRight w:val="0"/>
                  <w:marTop w:val="0"/>
                  <w:marBottom w:val="0"/>
                  <w:divBdr>
                    <w:top w:val="none" w:sz="0" w:space="0" w:color="auto"/>
                    <w:left w:val="none" w:sz="0" w:space="0" w:color="auto"/>
                    <w:bottom w:val="none" w:sz="0" w:space="0" w:color="auto"/>
                    <w:right w:val="none" w:sz="0" w:space="0" w:color="auto"/>
                  </w:divBdr>
                </w:div>
                <w:div w:id="1907648902">
                  <w:marLeft w:val="0"/>
                  <w:marRight w:val="0"/>
                  <w:marTop w:val="0"/>
                  <w:marBottom w:val="0"/>
                  <w:divBdr>
                    <w:top w:val="none" w:sz="0" w:space="0" w:color="auto"/>
                    <w:left w:val="none" w:sz="0" w:space="0" w:color="auto"/>
                    <w:bottom w:val="none" w:sz="0" w:space="0" w:color="auto"/>
                    <w:right w:val="none" w:sz="0" w:space="0" w:color="auto"/>
                  </w:divBdr>
                </w:div>
                <w:div w:id="1909001332">
                  <w:marLeft w:val="0"/>
                  <w:marRight w:val="0"/>
                  <w:marTop w:val="0"/>
                  <w:marBottom w:val="0"/>
                  <w:divBdr>
                    <w:top w:val="none" w:sz="0" w:space="0" w:color="auto"/>
                    <w:left w:val="none" w:sz="0" w:space="0" w:color="auto"/>
                    <w:bottom w:val="none" w:sz="0" w:space="0" w:color="auto"/>
                    <w:right w:val="none" w:sz="0" w:space="0" w:color="auto"/>
                  </w:divBdr>
                </w:div>
                <w:div w:id="1910312482">
                  <w:marLeft w:val="0"/>
                  <w:marRight w:val="0"/>
                  <w:marTop w:val="0"/>
                  <w:marBottom w:val="0"/>
                  <w:divBdr>
                    <w:top w:val="none" w:sz="0" w:space="0" w:color="auto"/>
                    <w:left w:val="none" w:sz="0" w:space="0" w:color="auto"/>
                    <w:bottom w:val="none" w:sz="0" w:space="0" w:color="auto"/>
                    <w:right w:val="none" w:sz="0" w:space="0" w:color="auto"/>
                  </w:divBdr>
                </w:div>
                <w:div w:id="1910463236">
                  <w:marLeft w:val="0"/>
                  <w:marRight w:val="0"/>
                  <w:marTop w:val="0"/>
                  <w:marBottom w:val="0"/>
                  <w:divBdr>
                    <w:top w:val="none" w:sz="0" w:space="0" w:color="auto"/>
                    <w:left w:val="none" w:sz="0" w:space="0" w:color="auto"/>
                    <w:bottom w:val="none" w:sz="0" w:space="0" w:color="auto"/>
                    <w:right w:val="none" w:sz="0" w:space="0" w:color="auto"/>
                  </w:divBdr>
                </w:div>
                <w:div w:id="1911966176">
                  <w:marLeft w:val="0"/>
                  <w:marRight w:val="0"/>
                  <w:marTop w:val="0"/>
                  <w:marBottom w:val="0"/>
                  <w:divBdr>
                    <w:top w:val="none" w:sz="0" w:space="0" w:color="auto"/>
                    <w:left w:val="none" w:sz="0" w:space="0" w:color="auto"/>
                    <w:bottom w:val="none" w:sz="0" w:space="0" w:color="auto"/>
                    <w:right w:val="none" w:sz="0" w:space="0" w:color="auto"/>
                  </w:divBdr>
                </w:div>
                <w:div w:id="1912228383">
                  <w:marLeft w:val="0"/>
                  <w:marRight w:val="0"/>
                  <w:marTop w:val="0"/>
                  <w:marBottom w:val="0"/>
                  <w:divBdr>
                    <w:top w:val="none" w:sz="0" w:space="0" w:color="auto"/>
                    <w:left w:val="none" w:sz="0" w:space="0" w:color="auto"/>
                    <w:bottom w:val="none" w:sz="0" w:space="0" w:color="auto"/>
                    <w:right w:val="none" w:sz="0" w:space="0" w:color="auto"/>
                  </w:divBdr>
                </w:div>
                <w:div w:id="1913153692">
                  <w:marLeft w:val="0"/>
                  <w:marRight w:val="0"/>
                  <w:marTop w:val="0"/>
                  <w:marBottom w:val="0"/>
                  <w:divBdr>
                    <w:top w:val="none" w:sz="0" w:space="0" w:color="auto"/>
                    <w:left w:val="none" w:sz="0" w:space="0" w:color="auto"/>
                    <w:bottom w:val="none" w:sz="0" w:space="0" w:color="auto"/>
                    <w:right w:val="none" w:sz="0" w:space="0" w:color="auto"/>
                  </w:divBdr>
                </w:div>
                <w:div w:id="1914047688">
                  <w:marLeft w:val="0"/>
                  <w:marRight w:val="0"/>
                  <w:marTop w:val="0"/>
                  <w:marBottom w:val="0"/>
                  <w:divBdr>
                    <w:top w:val="none" w:sz="0" w:space="0" w:color="auto"/>
                    <w:left w:val="none" w:sz="0" w:space="0" w:color="auto"/>
                    <w:bottom w:val="none" w:sz="0" w:space="0" w:color="auto"/>
                    <w:right w:val="none" w:sz="0" w:space="0" w:color="auto"/>
                  </w:divBdr>
                </w:div>
                <w:div w:id="1916427727">
                  <w:marLeft w:val="0"/>
                  <w:marRight w:val="0"/>
                  <w:marTop w:val="0"/>
                  <w:marBottom w:val="0"/>
                  <w:divBdr>
                    <w:top w:val="none" w:sz="0" w:space="0" w:color="auto"/>
                    <w:left w:val="none" w:sz="0" w:space="0" w:color="auto"/>
                    <w:bottom w:val="none" w:sz="0" w:space="0" w:color="auto"/>
                    <w:right w:val="none" w:sz="0" w:space="0" w:color="auto"/>
                  </w:divBdr>
                </w:div>
                <w:div w:id="1917545404">
                  <w:marLeft w:val="0"/>
                  <w:marRight w:val="0"/>
                  <w:marTop w:val="0"/>
                  <w:marBottom w:val="0"/>
                  <w:divBdr>
                    <w:top w:val="none" w:sz="0" w:space="0" w:color="auto"/>
                    <w:left w:val="none" w:sz="0" w:space="0" w:color="auto"/>
                    <w:bottom w:val="none" w:sz="0" w:space="0" w:color="auto"/>
                    <w:right w:val="none" w:sz="0" w:space="0" w:color="auto"/>
                  </w:divBdr>
                </w:div>
                <w:div w:id="1917937229">
                  <w:marLeft w:val="0"/>
                  <w:marRight w:val="0"/>
                  <w:marTop w:val="0"/>
                  <w:marBottom w:val="0"/>
                  <w:divBdr>
                    <w:top w:val="none" w:sz="0" w:space="0" w:color="auto"/>
                    <w:left w:val="none" w:sz="0" w:space="0" w:color="auto"/>
                    <w:bottom w:val="none" w:sz="0" w:space="0" w:color="auto"/>
                    <w:right w:val="none" w:sz="0" w:space="0" w:color="auto"/>
                  </w:divBdr>
                </w:div>
                <w:div w:id="1918442077">
                  <w:marLeft w:val="0"/>
                  <w:marRight w:val="0"/>
                  <w:marTop w:val="0"/>
                  <w:marBottom w:val="0"/>
                  <w:divBdr>
                    <w:top w:val="none" w:sz="0" w:space="0" w:color="auto"/>
                    <w:left w:val="none" w:sz="0" w:space="0" w:color="auto"/>
                    <w:bottom w:val="none" w:sz="0" w:space="0" w:color="auto"/>
                    <w:right w:val="none" w:sz="0" w:space="0" w:color="auto"/>
                  </w:divBdr>
                </w:div>
                <w:div w:id="1920211222">
                  <w:marLeft w:val="0"/>
                  <w:marRight w:val="0"/>
                  <w:marTop w:val="0"/>
                  <w:marBottom w:val="0"/>
                  <w:divBdr>
                    <w:top w:val="none" w:sz="0" w:space="0" w:color="auto"/>
                    <w:left w:val="none" w:sz="0" w:space="0" w:color="auto"/>
                    <w:bottom w:val="none" w:sz="0" w:space="0" w:color="auto"/>
                    <w:right w:val="none" w:sz="0" w:space="0" w:color="auto"/>
                  </w:divBdr>
                </w:div>
                <w:div w:id="1921059496">
                  <w:marLeft w:val="0"/>
                  <w:marRight w:val="0"/>
                  <w:marTop w:val="0"/>
                  <w:marBottom w:val="0"/>
                  <w:divBdr>
                    <w:top w:val="none" w:sz="0" w:space="0" w:color="auto"/>
                    <w:left w:val="none" w:sz="0" w:space="0" w:color="auto"/>
                    <w:bottom w:val="none" w:sz="0" w:space="0" w:color="auto"/>
                    <w:right w:val="none" w:sz="0" w:space="0" w:color="auto"/>
                  </w:divBdr>
                </w:div>
                <w:div w:id="1921862586">
                  <w:marLeft w:val="0"/>
                  <w:marRight w:val="0"/>
                  <w:marTop w:val="0"/>
                  <w:marBottom w:val="0"/>
                  <w:divBdr>
                    <w:top w:val="none" w:sz="0" w:space="0" w:color="auto"/>
                    <w:left w:val="none" w:sz="0" w:space="0" w:color="auto"/>
                    <w:bottom w:val="none" w:sz="0" w:space="0" w:color="auto"/>
                    <w:right w:val="none" w:sz="0" w:space="0" w:color="auto"/>
                  </w:divBdr>
                </w:div>
                <w:div w:id="1922329888">
                  <w:marLeft w:val="0"/>
                  <w:marRight w:val="0"/>
                  <w:marTop w:val="0"/>
                  <w:marBottom w:val="0"/>
                  <w:divBdr>
                    <w:top w:val="none" w:sz="0" w:space="0" w:color="auto"/>
                    <w:left w:val="none" w:sz="0" w:space="0" w:color="auto"/>
                    <w:bottom w:val="none" w:sz="0" w:space="0" w:color="auto"/>
                    <w:right w:val="none" w:sz="0" w:space="0" w:color="auto"/>
                  </w:divBdr>
                </w:div>
                <w:div w:id="1922596486">
                  <w:marLeft w:val="0"/>
                  <w:marRight w:val="0"/>
                  <w:marTop w:val="0"/>
                  <w:marBottom w:val="0"/>
                  <w:divBdr>
                    <w:top w:val="none" w:sz="0" w:space="0" w:color="auto"/>
                    <w:left w:val="none" w:sz="0" w:space="0" w:color="auto"/>
                    <w:bottom w:val="none" w:sz="0" w:space="0" w:color="auto"/>
                    <w:right w:val="none" w:sz="0" w:space="0" w:color="auto"/>
                  </w:divBdr>
                </w:div>
                <w:div w:id="1923172352">
                  <w:marLeft w:val="0"/>
                  <w:marRight w:val="0"/>
                  <w:marTop w:val="0"/>
                  <w:marBottom w:val="0"/>
                  <w:divBdr>
                    <w:top w:val="none" w:sz="0" w:space="0" w:color="auto"/>
                    <w:left w:val="none" w:sz="0" w:space="0" w:color="auto"/>
                    <w:bottom w:val="none" w:sz="0" w:space="0" w:color="auto"/>
                    <w:right w:val="none" w:sz="0" w:space="0" w:color="auto"/>
                  </w:divBdr>
                </w:div>
                <w:div w:id="1924294608">
                  <w:marLeft w:val="0"/>
                  <w:marRight w:val="0"/>
                  <w:marTop w:val="0"/>
                  <w:marBottom w:val="0"/>
                  <w:divBdr>
                    <w:top w:val="none" w:sz="0" w:space="0" w:color="auto"/>
                    <w:left w:val="none" w:sz="0" w:space="0" w:color="auto"/>
                    <w:bottom w:val="none" w:sz="0" w:space="0" w:color="auto"/>
                    <w:right w:val="none" w:sz="0" w:space="0" w:color="auto"/>
                  </w:divBdr>
                </w:div>
                <w:div w:id="1924338369">
                  <w:marLeft w:val="0"/>
                  <w:marRight w:val="0"/>
                  <w:marTop w:val="0"/>
                  <w:marBottom w:val="0"/>
                  <w:divBdr>
                    <w:top w:val="none" w:sz="0" w:space="0" w:color="auto"/>
                    <w:left w:val="none" w:sz="0" w:space="0" w:color="auto"/>
                    <w:bottom w:val="none" w:sz="0" w:space="0" w:color="auto"/>
                    <w:right w:val="none" w:sz="0" w:space="0" w:color="auto"/>
                  </w:divBdr>
                </w:div>
                <w:div w:id="1924676925">
                  <w:marLeft w:val="0"/>
                  <w:marRight w:val="0"/>
                  <w:marTop w:val="0"/>
                  <w:marBottom w:val="0"/>
                  <w:divBdr>
                    <w:top w:val="none" w:sz="0" w:space="0" w:color="auto"/>
                    <w:left w:val="none" w:sz="0" w:space="0" w:color="auto"/>
                    <w:bottom w:val="none" w:sz="0" w:space="0" w:color="auto"/>
                    <w:right w:val="none" w:sz="0" w:space="0" w:color="auto"/>
                  </w:divBdr>
                </w:div>
                <w:div w:id="1925529807">
                  <w:marLeft w:val="0"/>
                  <w:marRight w:val="0"/>
                  <w:marTop w:val="0"/>
                  <w:marBottom w:val="0"/>
                  <w:divBdr>
                    <w:top w:val="none" w:sz="0" w:space="0" w:color="auto"/>
                    <w:left w:val="none" w:sz="0" w:space="0" w:color="auto"/>
                    <w:bottom w:val="none" w:sz="0" w:space="0" w:color="auto"/>
                    <w:right w:val="none" w:sz="0" w:space="0" w:color="auto"/>
                  </w:divBdr>
                </w:div>
                <w:div w:id="1925718633">
                  <w:marLeft w:val="0"/>
                  <w:marRight w:val="0"/>
                  <w:marTop w:val="0"/>
                  <w:marBottom w:val="0"/>
                  <w:divBdr>
                    <w:top w:val="none" w:sz="0" w:space="0" w:color="auto"/>
                    <w:left w:val="none" w:sz="0" w:space="0" w:color="auto"/>
                    <w:bottom w:val="none" w:sz="0" w:space="0" w:color="auto"/>
                    <w:right w:val="none" w:sz="0" w:space="0" w:color="auto"/>
                  </w:divBdr>
                </w:div>
                <w:div w:id="1926112347">
                  <w:marLeft w:val="0"/>
                  <w:marRight w:val="0"/>
                  <w:marTop w:val="0"/>
                  <w:marBottom w:val="0"/>
                  <w:divBdr>
                    <w:top w:val="none" w:sz="0" w:space="0" w:color="auto"/>
                    <w:left w:val="none" w:sz="0" w:space="0" w:color="auto"/>
                    <w:bottom w:val="none" w:sz="0" w:space="0" w:color="auto"/>
                    <w:right w:val="none" w:sz="0" w:space="0" w:color="auto"/>
                  </w:divBdr>
                </w:div>
                <w:div w:id="1928884814">
                  <w:marLeft w:val="0"/>
                  <w:marRight w:val="0"/>
                  <w:marTop w:val="0"/>
                  <w:marBottom w:val="0"/>
                  <w:divBdr>
                    <w:top w:val="none" w:sz="0" w:space="0" w:color="auto"/>
                    <w:left w:val="none" w:sz="0" w:space="0" w:color="auto"/>
                    <w:bottom w:val="none" w:sz="0" w:space="0" w:color="auto"/>
                    <w:right w:val="none" w:sz="0" w:space="0" w:color="auto"/>
                  </w:divBdr>
                </w:div>
                <w:div w:id="1929074635">
                  <w:marLeft w:val="0"/>
                  <w:marRight w:val="0"/>
                  <w:marTop w:val="0"/>
                  <w:marBottom w:val="0"/>
                  <w:divBdr>
                    <w:top w:val="none" w:sz="0" w:space="0" w:color="auto"/>
                    <w:left w:val="none" w:sz="0" w:space="0" w:color="auto"/>
                    <w:bottom w:val="none" w:sz="0" w:space="0" w:color="auto"/>
                    <w:right w:val="none" w:sz="0" w:space="0" w:color="auto"/>
                  </w:divBdr>
                </w:div>
                <w:div w:id="1929580138">
                  <w:marLeft w:val="0"/>
                  <w:marRight w:val="0"/>
                  <w:marTop w:val="0"/>
                  <w:marBottom w:val="0"/>
                  <w:divBdr>
                    <w:top w:val="none" w:sz="0" w:space="0" w:color="auto"/>
                    <w:left w:val="none" w:sz="0" w:space="0" w:color="auto"/>
                    <w:bottom w:val="none" w:sz="0" w:space="0" w:color="auto"/>
                    <w:right w:val="none" w:sz="0" w:space="0" w:color="auto"/>
                  </w:divBdr>
                </w:div>
                <w:div w:id="1929800782">
                  <w:marLeft w:val="0"/>
                  <w:marRight w:val="0"/>
                  <w:marTop w:val="0"/>
                  <w:marBottom w:val="0"/>
                  <w:divBdr>
                    <w:top w:val="none" w:sz="0" w:space="0" w:color="auto"/>
                    <w:left w:val="none" w:sz="0" w:space="0" w:color="auto"/>
                    <w:bottom w:val="none" w:sz="0" w:space="0" w:color="auto"/>
                    <w:right w:val="none" w:sz="0" w:space="0" w:color="auto"/>
                  </w:divBdr>
                </w:div>
                <w:div w:id="1930498446">
                  <w:marLeft w:val="0"/>
                  <w:marRight w:val="0"/>
                  <w:marTop w:val="0"/>
                  <w:marBottom w:val="0"/>
                  <w:divBdr>
                    <w:top w:val="none" w:sz="0" w:space="0" w:color="auto"/>
                    <w:left w:val="none" w:sz="0" w:space="0" w:color="auto"/>
                    <w:bottom w:val="none" w:sz="0" w:space="0" w:color="auto"/>
                    <w:right w:val="none" w:sz="0" w:space="0" w:color="auto"/>
                  </w:divBdr>
                </w:div>
                <w:div w:id="1931237549">
                  <w:marLeft w:val="0"/>
                  <w:marRight w:val="0"/>
                  <w:marTop w:val="0"/>
                  <w:marBottom w:val="0"/>
                  <w:divBdr>
                    <w:top w:val="none" w:sz="0" w:space="0" w:color="auto"/>
                    <w:left w:val="none" w:sz="0" w:space="0" w:color="auto"/>
                    <w:bottom w:val="none" w:sz="0" w:space="0" w:color="auto"/>
                    <w:right w:val="none" w:sz="0" w:space="0" w:color="auto"/>
                  </w:divBdr>
                </w:div>
                <w:div w:id="1932353837">
                  <w:marLeft w:val="0"/>
                  <w:marRight w:val="0"/>
                  <w:marTop w:val="0"/>
                  <w:marBottom w:val="0"/>
                  <w:divBdr>
                    <w:top w:val="none" w:sz="0" w:space="0" w:color="auto"/>
                    <w:left w:val="none" w:sz="0" w:space="0" w:color="auto"/>
                    <w:bottom w:val="none" w:sz="0" w:space="0" w:color="auto"/>
                    <w:right w:val="none" w:sz="0" w:space="0" w:color="auto"/>
                  </w:divBdr>
                </w:div>
                <w:div w:id="1933321057">
                  <w:marLeft w:val="0"/>
                  <w:marRight w:val="0"/>
                  <w:marTop w:val="0"/>
                  <w:marBottom w:val="0"/>
                  <w:divBdr>
                    <w:top w:val="none" w:sz="0" w:space="0" w:color="auto"/>
                    <w:left w:val="none" w:sz="0" w:space="0" w:color="auto"/>
                    <w:bottom w:val="none" w:sz="0" w:space="0" w:color="auto"/>
                    <w:right w:val="none" w:sz="0" w:space="0" w:color="auto"/>
                  </w:divBdr>
                </w:div>
                <w:div w:id="1933969662">
                  <w:marLeft w:val="0"/>
                  <w:marRight w:val="0"/>
                  <w:marTop w:val="0"/>
                  <w:marBottom w:val="0"/>
                  <w:divBdr>
                    <w:top w:val="none" w:sz="0" w:space="0" w:color="auto"/>
                    <w:left w:val="none" w:sz="0" w:space="0" w:color="auto"/>
                    <w:bottom w:val="none" w:sz="0" w:space="0" w:color="auto"/>
                    <w:right w:val="none" w:sz="0" w:space="0" w:color="auto"/>
                  </w:divBdr>
                </w:div>
                <w:div w:id="1934046215">
                  <w:marLeft w:val="0"/>
                  <w:marRight w:val="0"/>
                  <w:marTop w:val="0"/>
                  <w:marBottom w:val="0"/>
                  <w:divBdr>
                    <w:top w:val="none" w:sz="0" w:space="0" w:color="auto"/>
                    <w:left w:val="none" w:sz="0" w:space="0" w:color="auto"/>
                    <w:bottom w:val="none" w:sz="0" w:space="0" w:color="auto"/>
                    <w:right w:val="none" w:sz="0" w:space="0" w:color="auto"/>
                  </w:divBdr>
                </w:div>
                <w:div w:id="1935169341">
                  <w:marLeft w:val="0"/>
                  <w:marRight w:val="0"/>
                  <w:marTop w:val="0"/>
                  <w:marBottom w:val="0"/>
                  <w:divBdr>
                    <w:top w:val="none" w:sz="0" w:space="0" w:color="auto"/>
                    <w:left w:val="none" w:sz="0" w:space="0" w:color="auto"/>
                    <w:bottom w:val="none" w:sz="0" w:space="0" w:color="auto"/>
                    <w:right w:val="none" w:sz="0" w:space="0" w:color="auto"/>
                  </w:divBdr>
                </w:div>
                <w:div w:id="1935824359">
                  <w:marLeft w:val="0"/>
                  <w:marRight w:val="0"/>
                  <w:marTop w:val="0"/>
                  <w:marBottom w:val="0"/>
                  <w:divBdr>
                    <w:top w:val="none" w:sz="0" w:space="0" w:color="auto"/>
                    <w:left w:val="none" w:sz="0" w:space="0" w:color="auto"/>
                    <w:bottom w:val="none" w:sz="0" w:space="0" w:color="auto"/>
                    <w:right w:val="none" w:sz="0" w:space="0" w:color="auto"/>
                  </w:divBdr>
                </w:div>
                <w:div w:id="1935938681">
                  <w:marLeft w:val="0"/>
                  <w:marRight w:val="0"/>
                  <w:marTop w:val="0"/>
                  <w:marBottom w:val="0"/>
                  <w:divBdr>
                    <w:top w:val="none" w:sz="0" w:space="0" w:color="auto"/>
                    <w:left w:val="none" w:sz="0" w:space="0" w:color="auto"/>
                    <w:bottom w:val="none" w:sz="0" w:space="0" w:color="auto"/>
                    <w:right w:val="none" w:sz="0" w:space="0" w:color="auto"/>
                  </w:divBdr>
                </w:div>
                <w:div w:id="1936983889">
                  <w:marLeft w:val="0"/>
                  <w:marRight w:val="0"/>
                  <w:marTop w:val="0"/>
                  <w:marBottom w:val="0"/>
                  <w:divBdr>
                    <w:top w:val="none" w:sz="0" w:space="0" w:color="auto"/>
                    <w:left w:val="none" w:sz="0" w:space="0" w:color="auto"/>
                    <w:bottom w:val="none" w:sz="0" w:space="0" w:color="auto"/>
                    <w:right w:val="none" w:sz="0" w:space="0" w:color="auto"/>
                  </w:divBdr>
                </w:div>
                <w:div w:id="1937208564">
                  <w:marLeft w:val="0"/>
                  <w:marRight w:val="0"/>
                  <w:marTop w:val="0"/>
                  <w:marBottom w:val="0"/>
                  <w:divBdr>
                    <w:top w:val="none" w:sz="0" w:space="0" w:color="auto"/>
                    <w:left w:val="none" w:sz="0" w:space="0" w:color="auto"/>
                    <w:bottom w:val="none" w:sz="0" w:space="0" w:color="auto"/>
                    <w:right w:val="none" w:sz="0" w:space="0" w:color="auto"/>
                  </w:divBdr>
                </w:div>
                <w:div w:id="1937319702">
                  <w:marLeft w:val="0"/>
                  <w:marRight w:val="0"/>
                  <w:marTop w:val="0"/>
                  <w:marBottom w:val="0"/>
                  <w:divBdr>
                    <w:top w:val="none" w:sz="0" w:space="0" w:color="auto"/>
                    <w:left w:val="none" w:sz="0" w:space="0" w:color="auto"/>
                    <w:bottom w:val="none" w:sz="0" w:space="0" w:color="auto"/>
                    <w:right w:val="none" w:sz="0" w:space="0" w:color="auto"/>
                  </w:divBdr>
                </w:div>
                <w:div w:id="1937711704">
                  <w:marLeft w:val="0"/>
                  <w:marRight w:val="0"/>
                  <w:marTop w:val="0"/>
                  <w:marBottom w:val="0"/>
                  <w:divBdr>
                    <w:top w:val="none" w:sz="0" w:space="0" w:color="auto"/>
                    <w:left w:val="none" w:sz="0" w:space="0" w:color="auto"/>
                    <w:bottom w:val="none" w:sz="0" w:space="0" w:color="auto"/>
                    <w:right w:val="none" w:sz="0" w:space="0" w:color="auto"/>
                  </w:divBdr>
                </w:div>
                <w:div w:id="1938102197">
                  <w:marLeft w:val="0"/>
                  <w:marRight w:val="0"/>
                  <w:marTop w:val="0"/>
                  <w:marBottom w:val="0"/>
                  <w:divBdr>
                    <w:top w:val="none" w:sz="0" w:space="0" w:color="auto"/>
                    <w:left w:val="none" w:sz="0" w:space="0" w:color="auto"/>
                    <w:bottom w:val="none" w:sz="0" w:space="0" w:color="auto"/>
                    <w:right w:val="none" w:sz="0" w:space="0" w:color="auto"/>
                  </w:divBdr>
                </w:div>
                <w:div w:id="1938294329">
                  <w:marLeft w:val="0"/>
                  <w:marRight w:val="0"/>
                  <w:marTop w:val="0"/>
                  <w:marBottom w:val="0"/>
                  <w:divBdr>
                    <w:top w:val="none" w:sz="0" w:space="0" w:color="auto"/>
                    <w:left w:val="none" w:sz="0" w:space="0" w:color="auto"/>
                    <w:bottom w:val="none" w:sz="0" w:space="0" w:color="auto"/>
                    <w:right w:val="none" w:sz="0" w:space="0" w:color="auto"/>
                  </w:divBdr>
                </w:div>
                <w:div w:id="1938446391">
                  <w:marLeft w:val="0"/>
                  <w:marRight w:val="0"/>
                  <w:marTop w:val="0"/>
                  <w:marBottom w:val="0"/>
                  <w:divBdr>
                    <w:top w:val="none" w:sz="0" w:space="0" w:color="auto"/>
                    <w:left w:val="none" w:sz="0" w:space="0" w:color="auto"/>
                    <w:bottom w:val="none" w:sz="0" w:space="0" w:color="auto"/>
                    <w:right w:val="none" w:sz="0" w:space="0" w:color="auto"/>
                  </w:divBdr>
                </w:div>
                <w:div w:id="1939479154">
                  <w:marLeft w:val="0"/>
                  <w:marRight w:val="0"/>
                  <w:marTop w:val="0"/>
                  <w:marBottom w:val="0"/>
                  <w:divBdr>
                    <w:top w:val="none" w:sz="0" w:space="0" w:color="auto"/>
                    <w:left w:val="none" w:sz="0" w:space="0" w:color="auto"/>
                    <w:bottom w:val="none" w:sz="0" w:space="0" w:color="auto"/>
                    <w:right w:val="none" w:sz="0" w:space="0" w:color="auto"/>
                  </w:divBdr>
                </w:div>
                <w:div w:id="1940094077">
                  <w:marLeft w:val="0"/>
                  <w:marRight w:val="0"/>
                  <w:marTop w:val="0"/>
                  <w:marBottom w:val="0"/>
                  <w:divBdr>
                    <w:top w:val="none" w:sz="0" w:space="0" w:color="auto"/>
                    <w:left w:val="none" w:sz="0" w:space="0" w:color="auto"/>
                    <w:bottom w:val="none" w:sz="0" w:space="0" w:color="auto"/>
                    <w:right w:val="none" w:sz="0" w:space="0" w:color="auto"/>
                  </w:divBdr>
                </w:div>
                <w:div w:id="1940793276">
                  <w:marLeft w:val="0"/>
                  <w:marRight w:val="0"/>
                  <w:marTop w:val="0"/>
                  <w:marBottom w:val="0"/>
                  <w:divBdr>
                    <w:top w:val="none" w:sz="0" w:space="0" w:color="auto"/>
                    <w:left w:val="none" w:sz="0" w:space="0" w:color="auto"/>
                    <w:bottom w:val="none" w:sz="0" w:space="0" w:color="auto"/>
                    <w:right w:val="none" w:sz="0" w:space="0" w:color="auto"/>
                  </w:divBdr>
                </w:div>
                <w:div w:id="1941646252">
                  <w:marLeft w:val="0"/>
                  <w:marRight w:val="0"/>
                  <w:marTop w:val="0"/>
                  <w:marBottom w:val="0"/>
                  <w:divBdr>
                    <w:top w:val="none" w:sz="0" w:space="0" w:color="auto"/>
                    <w:left w:val="none" w:sz="0" w:space="0" w:color="auto"/>
                    <w:bottom w:val="none" w:sz="0" w:space="0" w:color="auto"/>
                    <w:right w:val="none" w:sz="0" w:space="0" w:color="auto"/>
                  </w:divBdr>
                </w:div>
                <w:div w:id="1942452456">
                  <w:marLeft w:val="0"/>
                  <w:marRight w:val="0"/>
                  <w:marTop w:val="0"/>
                  <w:marBottom w:val="0"/>
                  <w:divBdr>
                    <w:top w:val="none" w:sz="0" w:space="0" w:color="auto"/>
                    <w:left w:val="none" w:sz="0" w:space="0" w:color="auto"/>
                    <w:bottom w:val="none" w:sz="0" w:space="0" w:color="auto"/>
                    <w:right w:val="none" w:sz="0" w:space="0" w:color="auto"/>
                  </w:divBdr>
                </w:div>
                <w:div w:id="1942491076">
                  <w:marLeft w:val="0"/>
                  <w:marRight w:val="0"/>
                  <w:marTop w:val="0"/>
                  <w:marBottom w:val="0"/>
                  <w:divBdr>
                    <w:top w:val="none" w:sz="0" w:space="0" w:color="auto"/>
                    <w:left w:val="none" w:sz="0" w:space="0" w:color="auto"/>
                    <w:bottom w:val="none" w:sz="0" w:space="0" w:color="auto"/>
                    <w:right w:val="none" w:sz="0" w:space="0" w:color="auto"/>
                  </w:divBdr>
                </w:div>
                <w:div w:id="1942835389">
                  <w:marLeft w:val="0"/>
                  <w:marRight w:val="0"/>
                  <w:marTop w:val="0"/>
                  <w:marBottom w:val="0"/>
                  <w:divBdr>
                    <w:top w:val="none" w:sz="0" w:space="0" w:color="auto"/>
                    <w:left w:val="none" w:sz="0" w:space="0" w:color="auto"/>
                    <w:bottom w:val="none" w:sz="0" w:space="0" w:color="auto"/>
                    <w:right w:val="none" w:sz="0" w:space="0" w:color="auto"/>
                  </w:divBdr>
                </w:div>
                <w:div w:id="1942881866">
                  <w:marLeft w:val="0"/>
                  <w:marRight w:val="0"/>
                  <w:marTop w:val="0"/>
                  <w:marBottom w:val="0"/>
                  <w:divBdr>
                    <w:top w:val="none" w:sz="0" w:space="0" w:color="auto"/>
                    <w:left w:val="none" w:sz="0" w:space="0" w:color="auto"/>
                    <w:bottom w:val="none" w:sz="0" w:space="0" w:color="auto"/>
                    <w:right w:val="none" w:sz="0" w:space="0" w:color="auto"/>
                  </w:divBdr>
                </w:div>
                <w:div w:id="1943299851">
                  <w:marLeft w:val="0"/>
                  <w:marRight w:val="0"/>
                  <w:marTop w:val="0"/>
                  <w:marBottom w:val="0"/>
                  <w:divBdr>
                    <w:top w:val="none" w:sz="0" w:space="0" w:color="auto"/>
                    <w:left w:val="none" w:sz="0" w:space="0" w:color="auto"/>
                    <w:bottom w:val="none" w:sz="0" w:space="0" w:color="auto"/>
                    <w:right w:val="none" w:sz="0" w:space="0" w:color="auto"/>
                  </w:divBdr>
                </w:div>
                <w:div w:id="1945335857">
                  <w:marLeft w:val="0"/>
                  <w:marRight w:val="0"/>
                  <w:marTop w:val="0"/>
                  <w:marBottom w:val="0"/>
                  <w:divBdr>
                    <w:top w:val="none" w:sz="0" w:space="0" w:color="auto"/>
                    <w:left w:val="none" w:sz="0" w:space="0" w:color="auto"/>
                    <w:bottom w:val="none" w:sz="0" w:space="0" w:color="auto"/>
                    <w:right w:val="none" w:sz="0" w:space="0" w:color="auto"/>
                  </w:divBdr>
                </w:div>
                <w:div w:id="1947493223">
                  <w:marLeft w:val="0"/>
                  <w:marRight w:val="0"/>
                  <w:marTop w:val="0"/>
                  <w:marBottom w:val="0"/>
                  <w:divBdr>
                    <w:top w:val="none" w:sz="0" w:space="0" w:color="auto"/>
                    <w:left w:val="none" w:sz="0" w:space="0" w:color="auto"/>
                    <w:bottom w:val="none" w:sz="0" w:space="0" w:color="auto"/>
                    <w:right w:val="none" w:sz="0" w:space="0" w:color="auto"/>
                  </w:divBdr>
                </w:div>
                <w:div w:id="1947544258">
                  <w:marLeft w:val="0"/>
                  <w:marRight w:val="0"/>
                  <w:marTop w:val="0"/>
                  <w:marBottom w:val="0"/>
                  <w:divBdr>
                    <w:top w:val="none" w:sz="0" w:space="0" w:color="auto"/>
                    <w:left w:val="none" w:sz="0" w:space="0" w:color="auto"/>
                    <w:bottom w:val="none" w:sz="0" w:space="0" w:color="auto"/>
                    <w:right w:val="none" w:sz="0" w:space="0" w:color="auto"/>
                  </w:divBdr>
                </w:div>
                <w:div w:id="1948148522">
                  <w:marLeft w:val="0"/>
                  <w:marRight w:val="0"/>
                  <w:marTop w:val="0"/>
                  <w:marBottom w:val="0"/>
                  <w:divBdr>
                    <w:top w:val="none" w:sz="0" w:space="0" w:color="auto"/>
                    <w:left w:val="none" w:sz="0" w:space="0" w:color="auto"/>
                    <w:bottom w:val="none" w:sz="0" w:space="0" w:color="auto"/>
                    <w:right w:val="none" w:sz="0" w:space="0" w:color="auto"/>
                  </w:divBdr>
                </w:div>
                <w:div w:id="1949267100">
                  <w:marLeft w:val="0"/>
                  <w:marRight w:val="0"/>
                  <w:marTop w:val="0"/>
                  <w:marBottom w:val="0"/>
                  <w:divBdr>
                    <w:top w:val="none" w:sz="0" w:space="0" w:color="auto"/>
                    <w:left w:val="none" w:sz="0" w:space="0" w:color="auto"/>
                    <w:bottom w:val="none" w:sz="0" w:space="0" w:color="auto"/>
                    <w:right w:val="none" w:sz="0" w:space="0" w:color="auto"/>
                  </w:divBdr>
                </w:div>
                <w:div w:id="1949464849">
                  <w:marLeft w:val="0"/>
                  <w:marRight w:val="0"/>
                  <w:marTop w:val="0"/>
                  <w:marBottom w:val="0"/>
                  <w:divBdr>
                    <w:top w:val="none" w:sz="0" w:space="0" w:color="auto"/>
                    <w:left w:val="none" w:sz="0" w:space="0" w:color="auto"/>
                    <w:bottom w:val="none" w:sz="0" w:space="0" w:color="auto"/>
                    <w:right w:val="none" w:sz="0" w:space="0" w:color="auto"/>
                  </w:divBdr>
                </w:div>
                <w:div w:id="1951428719">
                  <w:marLeft w:val="0"/>
                  <w:marRight w:val="0"/>
                  <w:marTop w:val="0"/>
                  <w:marBottom w:val="0"/>
                  <w:divBdr>
                    <w:top w:val="none" w:sz="0" w:space="0" w:color="auto"/>
                    <w:left w:val="none" w:sz="0" w:space="0" w:color="auto"/>
                    <w:bottom w:val="none" w:sz="0" w:space="0" w:color="auto"/>
                    <w:right w:val="none" w:sz="0" w:space="0" w:color="auto"/>
                  </w:divBdr>
                </w:div>
                <w:div w:id="1951545393">
                  <w:marLeft w:val="0"/>
                  <w:marRight w:val="0"/>
                  <w:marTop w:val="0"/>
                  <w:marBottom w:val="0"/>
                  <w:divBdr>
                    <w:top w:val="none" w:sz="0" w:space="0" w:color="auto"/>
                    <w:left w:val="none" w:sz="0" w:space="0" w:color="auto"/>
                    <w:bottom w:val="none" w:sz="0" w:space="0" w:color="auto"/>
                    <w:right w:val="none" w:sz="0" w:space="0" w:color="auto"/>
                  </w:divBdr>
                </w:div>
                <w:div w:id="1951815146">
                  <w:marLeft w:val="0"/>
                  <w:marRight w:val="0"/>
                  <w:marTop w:val="0"/>
                  <w:marBottom w:val="0"/>
                  <w:divBdr>
                    <w:top w:val="none" w:sz="0" w:space="0" w:color="auto"/>
                    <w:left w:val="none" w:sz="0" w:space="0" w:color="auto"/>
                    <w:bottom w:val="none" w:sz="0" w:space="0" w:color="auto"/>
                    <w:right w:val="none" w:sz="0" w:space="0" w:color="auto"/>
                  </w:divBdr>
                </w:div>
                <w:div w:id="1951819459">
                  <w:marLeft w:val="0"/>
                  <w:marRight w:val="0"/>
                  <w:marTop w:val="0"/>
                  <w:marBottom w:val="0"/>
                  <w:divBdr>
                    <w:top w:val="none" w:sz="0" w:space="0" w:color="auto"/>
                    <w:left w:val="none" w:sz="0" w:space="0" w:color="auto"/>
                    <w:bottom w:val="none" w:sz="0" w:space="0" w:color="auto"/>
                    <w:right w:val="none" w:sz="0" w:space="0" w:color="auto"/>
                  </w:divBdr>
                </w:div>
                <w:div w:id="1952319249">
                  <w:marLeft w:val="0"/>
                  <w:marRight w:val="0"/>
                  <w:marTop w:val="0"/>
                  <w:marBottom w:val="0"/>
                  <w:divBdr>
                    <w:top w:val="none" w:sz="0" w:space="0" w:color="auto"/>
                    <w:left w:val="none" w:sz="0" w:space="0" w:color="auto"/>
                    <w:bottom w:val="none" w:sz="0" w:space="0" w:color="auto"/>
                    <w:right w:val="none" w:sz="0" w:space="0" w:color="auto"/>
                  </w:divBdr>
                </w:div>
                <w:div w:id="1953054264">
                  <w:marLeft w:val="0"/>
                  <w:marRight w:val="0"/>
                  <w:marTop w:val="0"/>
                  <w:marBottom w:val="0"/>
                  <w:divBdr>
                    <w:top w:val="none" w:sz="0" w:space="0" w:color="auto"/>
                    <w:left w:val="none" w:sz="0" w:space="0" w:color="auto"/>
                    <w:bottom w:val="none" w:sz="0" w:space="0" w:color="auto"/>
                    <w:right w:val="none" w:sz="0" w:space="0" w:color="auto"/>
                  </w:divBdr>
                </w:div>
                <w:div w:id="1953592062">
                  <w:marLeft w:val="0"/>
                  <w:marRight w:val="0"/>
                  <w:marTop w:val="0"/>
                  <w:marBottom w:val="0"/>
                  <w:divBdr>
                    <w:top w:val="none" w:sz="0" w:space="0" w:color="auto"/>
                    <w:left w:val="none" w:sz="0" w:space="0" w:color="auto"/>
                    <w:bottom w:val="none" w:sz="0" w:space="0" w:color="auto"/>
                    <w:right w:val="none" w:sz="0" w:space="0" w:color="auto"/>
                  </w:divBdr>
                </w:div>
                <w:div w:id="1954969366">
                  <w:marLeft w:val="0"/>
                  <w:marRight w:val="0"/>
                  <w:marTop w:val="0"/>
                  <w:marBottom w:val="0"/>
                  <w:divBdr>
                    <w:top w:val="none" w:sz="0" w:space="0" w:color="auto"/>
                    <w:left w:val="none" w:sz="0" w:space="0" w:color="auto"/>
                    <w:bottom w:val="none" w:sz="0" w:space="0" w:color="auto"/>
                    <w:right w:val="none" w:sz="0" w:space="0" w:color="auto"/>
                  </w:divBdr>
                </w:div>
                <w:div w:id="1956016194">
                  <w:marLeft w:val="0"/>
                  <w:marRight w:val="0"/>
                  <w:marTop w:val="0"/>
                  <w:marBottom w:val="0"/>
                  <w:divBdr>
                    <w:top w:val="none" w:sz="0" w:space="0" w:color="auto"/>
                    <w:left w:val="none" w:sz="0" w:space="0" w:color="auto"/>
                    <w:bottom w:val="none" w:sz="0" w:space="0" w:color="auto"/>
                    <w:right w:val="none" w:sz="0" w:space="0" w:color="auto"/>
                  </w:divBdr>
                </w:div>
                <w:div w:id="1956019280">
                  <w:marLeft w:val="0"/>
                  <w:marRight w:val="0"/>
                  <w:marTop w:val="0"/>
                  <w:marBottom w:val="0"/>
                  <w:divBdr>
                    <w:top w:val="none" w:sz="0" w:space="0" w:color="auto"/>
                    <w:left w:val="none" w:sz="0" w:space="0" w:color="auto"/>
                    <w:bottom w:val="none" w:sz="0" w:space="0" w:color="auto"/>
                    <w:right w:val="none" w:sz="0" w:space="0" w:color="auto"/>
                  </w:divBdr>
                </w:div>
                <w:div w:id="1956935899">
                  <w:marLeft w:val="0"/>
                  <w:marRight w:val="0"/>
                  <w:marTop w:val="0"/>
                  <w:marBottom w:val="0"/>
                  <w:divBdr>
                    <w:top w:val="none" w:sz="0" w:space="0" w:color="auto"/>
                    <w:left w:val="none" w:sz="0" w:space="0" w:color="auto"/>
                    <w:bottom w:val="none" w:sz="0" w:space="0" w:color="auto"/>
                    <w:right w:val="none" w:sz="0" w:space="0" w:color="auto"/>
                  </w:divBdr>
                </w:div>
                <w:div w:id="1957910610">
                  <w:marLeft w:val="0"/>
                  <w:marRight w:val="0"/>
                  <w:marTop w:val="0"/>
                  <w:marBottom w:val="0"/>
                  <w:divBdr>
                    <w:top w:val="none" w:sz="0" w:space="0" w:color="auto"/>
                    <w:left w:val="none" w:sz="0" w:space="0" w:color="auto"/>
                    <w:bottom w:val="none" w:sz="0" w:space="0" w:color="auto"/>
                    <w:right w:val="none" w:sz="0" w:space="0" w:color="auto"/>
                  </w:divBdr>
                </w:div>
                <w:div w:id="1959142206">
                  <w:marLeft w:val="0"/>
                  <w:marRight w:val="0"/>
                  <w:marTop w:val="0"/>
                  <w:marBottom w:val="0"/>
                  <w:divBdr>
                    <w:top w:val="none" w:sz="0" w:space="0" w:color="auto"/>
                    <w:left w:val="none" w:sz="0" w:space="0" w:color="auto"/>
                    <w:bottom w:val="none" w:sz="0" w:space="0" w:color="auto"/>
                    <w:right w:val="none" w:sz="0" w:space="0" w:color="auto"/>
                  </w:divBdr>
                </w:div>
                <w:div w:id="1959948217">
                  <w:marLeft w:val="0"/>
                  <w:marRight w:val="0"/>
                  <w:marTop w:val="0"/>
                  <w:marBottom w:val="0"/>
                  <w:divBdr>
                    <w:top w:val="none" w:sz="0" w:space="0" w:color="auto"/>
                    <w:left w:val="none" w:sz="0" w:space="0" w:color="auto"/>
                    <w:bottom w:val="none" w:sz="0" w:space="0" w:color="auto"/>
                    <w:right w:val="none" w:sz="0" w:space="0" w:color="auto"/>
                  </w:divBdr>
                </w:div>
                <w:div w:id="1960986780">
                  <w:marLeft w:val="0"/>
                  <w:marRight w:val="0"/>
                  <w:marTop w:val="0"/>
                  <w:marBottom w:val="0"/>
                  <w:divBdr>
                    <w:top w:val="none" w:sz="0" w:space="0" w:color="auto"/>
                    <w:left w:val="none" w:sz="0" w:space="0" w:color="auto"/>
                    <w:bottom w:val="none" w:sz="0" w:space="0" w:color="auto"/>
                    <w:right w:val="none" w:sz="0" w:space="0" w:color="auto"/>
                  </w:divBdr>
                </w:div>
                <w:div w:id="1961495813">
                  <w:marLeft w:val="0"/>
                  <w:marRight w:val="0"/>
                  <w:marTop w:val="0"/>
                  <w:marBottom w:val="0"/>
                  <w:divBdr>
                    <w:top w:val="none" w:sz="0" w:space="0" w:color="auto"/>
                    <w:left w:val="none" w:sz="0" w:space="0" w:color="auto"/>
                    <w:bottom w:val="none" w:sz="0" w:space="0" w:color="auto"/>
                    <w:right w:val="none" w:sz="0" w:space="0" w:color="auto"/>
                  </w:divBdr>
                </w:div>
                <w:div w:id="1962613889">
                  <w:marLeft w:val="0"/>
                  <w:marRight w:val="0"/>
                  <w:marTop w:val="0"/>
                  <w:marBottom w:val="0"/>
                  <w:divBdr>
                    <w:top w:val="none" w:sz="0" w:space="0" w:color="auto"/>
                    <w:left w:val="none" w:sz="0" w:space="0" w:color="auto"/>
                    <w:bottom w:val="none" w:sz="0" w:space="0" w:color="auto"/>
                    <w:right w:val="none" w:sz="0" w:space="0" w:color="auto"/>
                  </w:divBdr>
                </w:div>
                <w:div w:id="1963146454">
                  <w:marLeft w:val="0"/>
                  <w:marRight w:val="0"/>
                  <w:marTop w:val="0"/>
                  <w:marBottom w:val="0"/>
                  <w:divBdr>
                    <w:top w:val="none" w:sz="0" w:space="0" w:color="auto"/>
                    <w:left w:val="none" w:sz="0" w:space="0" w:color="auto"/>
                    <w:bottom w:val="none" w:sz="0" w:space="0" w:color="auto"/>
                    <w:right w:val="none" w:sz="0" w:space="0" w:color="auto"/>
                  </w:divBdr>
                </w:div>
                <w:div w:id="1964187702">
                  <w:marLeft w:val="0"/>
                  <w:marRight w:val="0"/>
                  <w:marTop w:val="0"/>
                  <w:marBottom w:val="0"/>
                  <w:divBdr>
                    <w:top w:val="none" w:sz="0" w:space="0" w:color="auto"/>
                    <w:left w:val="none" w:sz="0" w:space="0" w:color="auto"/>
                    <w:bottom w:val="none" w:sz="0" w:space="0" w:color="auto"/>
                    <w:right w:val="none" w:sz="0" w:space="0" w:color="auto"/>
                  </w:divBdr>
                </w:div>
                <w:div w:id="1964923593">
                  <w:marLeft w:val="0"/>
                  <w:marRight w:val="0"/>
                  <w:marTop w:val="0"/>
                  <w:marBottom w:val="0"/>
                  <w:divBdr>
                    <w:top w:val="none" w:sz="0" w:space="0" w:color="auto"/>
                    <w:left w:val="none" w:sz="0" w:space="0" w:color="auto"/>
                    <w:bottom w:val="none" w:sz="0" w:space="0" w:color="auto"/>
                    <w:right w:val="none" w:sz="0" w:space="0" w:color="auto"/>
                  </w:divBdr>
                </w:div>
                <w:div w:id="1966960991">
                  <w:marLeft w:val="0"/>
                  <w:marRight w:val="0"/>
                  <w:marTop w:val="0"/>
                  <w:marBottom w:val="0"/>
                  <w:divBdr>
                    <w:top w:val="none" w:sz="0" w:space="0" w:color="auto"/>
                    <w:left w:val="none" w:sz="0" w:space="0" w:color="auto"/>
                    <w:bottom w:val="none" w:sz="0" w:space="0" w:color="auto"/>
                    <w:right w:val="none" w:sz="0" w:space="0" w:color="auto"/>
                  </w:divBdr>
                </w:div>
                <w:div w:id="1968388265">
                  <w:marLeft w:val="0"/>
                  <w:marRight w:val="0"/>
                  <w:marTop w:val="0"/>
                  <w:marBottom w:val="0"/>
                  <w:divBdr>
                    <w:top w:val="none" w:sz="0" w:space="0" w:color="auto"/>
                    <w:left w:val="none" w:sz="0" w:space="0" w:color="auto"/>
                    <w:bottom w:val="none" w:sz="0" w:space="0" w:color="auto"/>
                    <w:right w:val="none" w:sz="0" w:space="0" w:color="auto"/>
                  </w:divBdr>
                </w:div>
                <w:div w:id="1968973149">
                  <w:marLeft w:val="0"/>
                  <w:marRight w:val="0"/>
                  <w:marTop w:val="0"/>
                  <w:marBottom w:val="0"/>
                  <w:divBdr>
                    <w:top w:val="none" w:sz="0" w:space="0" w:color="auto"/>
                    <w:left w:val="none" w:sz="0" w:space="0" w:color="auto"/>
                    <w:bottom w:val="none" w:sz="0" w:space="0" w:color="auto"/>
                    <w:right w:val="none" w:sz="0" w:space="0" w:color="auto"/>
                  </w:divBdr>
                </w:div>
                <w:div w:id="1969359455">
                  <w:marLeft w:val="0"/>
                  <w:marRight w:val="0"/>
                  <w:marTop w:val="0"/>
                  <w:marBottom w:val="0"/>
                  <w:divBdr>
                    <w:top w:val="none" w:sz="0" w:space="0" w:color="auto"/>
                    <w:left w:val="none" w:sz="0" w:space="0" w:color="auto"/>
                    <w:bottom w:val="none" w:sz="0" w:space="0" w:color="auto"/>
                    <w:right w:val="none" w:sz="0" w:space="0" w:color="auto"/>
                  </w:divBdr>
                </w:div>
                <w:div w:id="1970014948">
                  <w:marLeft w:val="0"/>
                  <w:marRight w:val="0"/>
                  <w:marTop w:val="0"/>
                  <w:marBottom w:val="0"/>
                  <w:divBdr>
                    <w:top w:val="none" w:sz="0" w:space="0" w:color="auto"/>
                    <w:left w:val="none" w:sz="0" w:space="0" w:color="auto"/>
                    <w:bottom w:val="none" w:sz="0" w:space="0" w:color="auto"/>
                    <w:right w:val="none" w:sz="0" w:space="0" w:color="auto"/>
                  </w:divBdr>
                </w:div>
                <w:div w:id="1970472895">
                  <w:marLeft w:val="0"/>
                  <w:marRight w:val="0"/>
                  <w:marTop w:val="0"/>
                  <w:marBottom w:val="0"/>
                  <w:divBdr>
                    <w:top w:val="none" w:sz="0" w:space="0" w:color="auto"/>
                    <w:left w:val="none" w:sz="0" w:space="0" w:color="auto"/>
                    <w:bottom w:val="none" w:sz="0" w:space="0" w:color="auto"/>
                    <w:right w:val="none" w:sz="0" w:space="0" w:color="auto"/>
                  </w:divBdr>
                </w:div>
                <w:div w:id="1971742999">
                  <w:marLeft w:val="0"/>
                  <w:marRight w:val="0"/>
                  <w:marTop w:val="0"/>
                  <w:marBottom w:val="0"/>
                  <w:divBdr>
                    <w:top w:val="none" w:sz="0" w:space="0" w:color="auto"/>
                    <w:left w:val="none" w:sz="0" w:space="0" w:color="auto"/>
                    <w:bottom w:val="none" w:sz="0" w:space="0" w:color="auto"/>
                    <w:right w:val="none" w:sz="0" w:space="0" w:color="auto"/>
                  </w:divBdr>
                </w:div>
                <w:div w:id="1974677342">
                  <w:marLeft w:val="0"/>
                  <w:marRight w:val="0"/>
                  <w:marTop w:val="0"/>
                  <w:marBottom w:val="0"/>
                  <w:divBdr>
                    <w:top w:val="none" w:sz="0" w:space="0" w:color="auto"/>
                    <w:left w:val="none" w:sz="0" w:space="0" w:color="auto"/>
                    <w:bottom w:val="none" w:sz="0" w:space="0" w:color="auto"/>
                    <w:right w:val="none" w:sz="0" w:space="0" w:color="auto"/>
                  </w:divBdr>
                </w:div>
                <w:div w:id="1977567234">
                  <w:marLeft w:val="0"/>
                  <w:marRight w:val="0"/>
                  <w:marTop w:val="0"/>
                  <w:marBottom w:val="0"/>
                  <w:divBdr>
                    <w:top w:val="none" w:sz="0" w:space="0" w:color="auto"/>
                    <w:left w:val="none" w:sz="0" w:space="0" w:color="auto"/>
                    <w:bottom w:val="none" w:sz="0" w:space="0" w:color="auto"/>
                    <w:right w:val="none" w:sz="0" w:space="0" w:color="auto"/>
                  </w:divBdr>
                </w:div>
                <w:div w:id="1978365944">
                  <w:marLeft w:val="0"/>
                  <w:marRight w:val="0"/>
                  <w:marTop w:val="0"/>
                  <w:marBottom w:val="0"/>
                  <w:divBdr>
                    <w:top w:val="none" w:sz="0" w:space="0" w:color="auto"/>
                    <w:left w:val="none" w:sz="0" w:space="0" w:color="auto"/>
                    <w:bottom w:val="none" w:sz="0" w:space="0" w:color="auto"/>
                    <w:right w:val="none" w:sz="0" w:space="0" w:color="auto"/>
                  </w:divBdr>
                </w:div>
                <w:div w:id="1978948265">
                  <w:marLeft w:val="0"/>
                  <w:marRight w:val="0"/>
                  <w:marTop w:val="0"/>
                  <w:marBottom w:val="0"/>
                  <w:divBdr>
                    <w:top w:val="none" w:sz="0" w:space="0" w:color="auto"/>
                    <w:left w:val="none" w:sz="0" w:space="0" w:color="auto"/>
                    <w:bottom w:val="none" w:sz="0" w:space="0" w:color="auto"/>
                    <w:right w:val="none" w:sz="0" w:space="0" w:color="auto"/>
                  </w:divBdr>
                </w:div>
                <w:div w:id="1979217426">
                  <w:marLeft w:val="0"/>
                  <w:marRight w:val="0"/>
                  <w:marTop w:val="0"/>
                  <w:marBottom w:val="0"/>
                  <w:divBdr>
                    <w:top w:val="none" w:sz="0" w:space="0" w:color="auto"/>
                    <w:left w:val="none" w:sz="0" w:space="0" w:color="auto"/>
                    <w:bottom w:val="none" w:sz="0" w:space="0" w:color="auto"/>
                    <w:right w:val="none" w:sz="0" w:space="0" w:color="auto"/>
                  </w:divBdr>
                </w:div>
                <w:div w:id="1979914334">
                  <w:marLeft w:val="0"/>
                  <w:marRight w:val="0"/>
                  <w:marTop w:val="0"/>
                  <w:marBottom w:val="0"/>
                  <w:divBdr>
                    <w:top w:val="none" w:sz="0" w:space="0" w:color="auto"/>
                    <w:left w:val="none" w:sz="0" w:space="0" w:color="auto"/>
                    <w:bottom w:val="none" w:sz="0" w:space="0" w:color="auto"/>
                    <w:right w:val="none" w:sz="0" w:space="0" w:color="auto"/>
                  </w:divBdr>
                </w:div>
                <w:div w:id="1980065242">
                  <w:marLeft w:val="0"/>
                  <w:marRight w:val="0"/>
                  <w:marTop w:val="0"/>
                  <w:marBottom w:val="0"/>
                  <w:divBdr>
                    <w:top w:val="none" w:sz="0" w:space="0" w:color="auto"/>
                    <w:left w:val="none" w:sz="0" w:space="0" w:color="auto"/>
                    <w:bottom w:val="none" w:sz="0" w:space="0" w:color="auto"/>
                    <w:right w:val="none" w:sz="0" w:space="0" w:color="auto"/>
                  </w:divBdr>
                </w:div>
                <w:div w:id="1981375674">
                  <w:marLeft w:val="0"/>
                  <w:marRight w:val="0"/>
                  <w:marTop w:val="0"/>
                  <w:marBottom w:val="0"/>
                  <w:divBdr>
                    <w:top w:val="none" w:sz="0" w:space="0" w:color="auto"/>
                    <w:left w:val="none" w:sz="0" w:space="0" w:color="auto"/>
                    <w:bottom w:val="none" w:sz="0" w:space="0" w:color="auto"/>
                    <w:right w:val="none" w:sz="0" w:space="0" w:color="auto"/>
                  </w:divBdr>
                </w:div>
                <w:div w:id="1981419734">
                  <w:marLeft w:val="0"/>
                  <w:marRight w:val="0"/>
                  <w:marTop w:val="0"/>
                  <w:marBottom w:val="0"/>
                  <w:divBdr>
                    <w:top w:val="none" w:sz="0" w:space="0" w:color="auto"/>
                    <w:left w:val="none" w:sz="0" w:space="0" w:color="auto"/>
                    <w:bottom w:val="none" w:sz="0" w:space="0" w:color="auto"/>
                    <w:right w:val="none" w:sz="0" w:space="0" w:color="auto"/>
                  </w:divBdr>
                </w:div>
                <w:div w:id="1981500057">
                  <w:marLeft w:val="0"/>
                  <w:marRight w:val="0"/>
                  <w:marTop w:val="0"/>
                  <w:marBottom w:val="0"/>
                  <w:divBdr>
                    <w:top w:val="none" w:sz="0" w:space="0" w:color="auto"/>
                    <w:left w:val="none" w:sz="0" w:space="0" w:color="auto"/>
                    <w:bottom w:val="none" w:sz="0" w:space="0" w:color="auto"/>
                    <w:right w:val="none" w:sz="0" w:space="0" w:color="auto"/>
                  </w:divBdr>
                </w:div>
                <w:div w:id="1981615717">
                  <w:marLeft w:val="0"/>
                  <w:marRight w:val="0"/>
                  <w:marTop w:val="0"/>
                  <w:marBottom w:val="0"/>
                  <w:divBdr>
                    <w:top w:val="none" w:sz="0" w:space="0" w:color="auto"/>
                    <w:left w:val="none" w:sz="0" w:space="0" w:color="auto"/>
                    <w:bottom w:val="none" w:sz="0" w:space="0" w:color="auto"/>
                    <w:right w:val="none" w:sz="0" w:space="0" w:color="auto"/>
                  </w:divBdr>
                </w:div>
                <w:div w:id="1983342962">
                  <w:marLeft w:val="0"/>
                  <w:marRight w:val="0"/>
                  <w:marTop w:val="0"/>
                  <w:marBottom w:val="0"/>
                  <w:divBdr>
                    <w:top w:val="none" w:sz="0" w:space="0" w:color="auto"/>
                    <w:left w:val="none" w:sz="0" w:space="0" w:color="auto"/>
                    <w:bottom w:val="none" w:sz="0" w:space="0" w:color="auto"/>
                    <w:right w:val="none" w:sz="0" w:space="0" w:color="auto"/>
                  </w:divBdr>
                </w:div>
                <w:div w:id="1983535861">
                  <w:marLeft w:val="0"/>
                  <w:marRight w:val="0"/>
                  <w:marTop w:val="0"/>
                  <w:marBottom w:val="0"/>
                  <w:divBdr>
                    <w:top w:val="none" w:sz="0" w:space="0" w:color="auto"/>
                    <w:left w:val="none" w:sz="0" w:space="0" w:color="auto"/>
                    <w:bottom w:val="none" w:sz="0" w:space="0" w:color="auto"/>
                    <w:right w:val="none" w:sz="0" w:space="0" w:color="auto"/>
                  </w:divBdr>
                </w:div>
                <w:div w:id="1983653188">
                  <w:marLeft w:val="0"/>
                  <w:marRight w:val="0"/>
                  <w:marTop w:val="0"/>
                  <w:marBottom w:val="0"/>
                  <w:divBdr>
                    <w:top w:val="none" w:sz="0" w:space="0" w:color="auto"/>
                    <w:left w:val="none" w:sz="0" w:space="0" w:color="auto"/>
                    <w:bottom w:val="none" w:sz="0" w:space="0" w:color="auto"/>
                    <w:right w:val="none" w:sz="0" w:space="0" w:color="auto"/>
                  </w:divBdr>
                </w:div>
                <w:div w:id="1984197439">
                  <w:marLeft w:val="0"/>
                  <w:marRight w:val="0"/>
                  <w:marTop w:val="0"/>
                  <w:marBottom w:val="0"/>
                  <w:divBdr>
                    <w:top w:val="none" w:sz="0" w:space="0" w:color="auto"/>
                    <w:left w:val="none" w:sz="0" w:space="0" w:color="auto"/>
                    <w:bottom w:val="none" w:sz="0" w:space="0" w:color="auto"/>
                    <w:right w:val="none" w:sz="0" w:space="0" w:color="auto"/>
                  </w:divBdr>
                </w:div>
                <w:div w:id="1985888460">
                  <w:marLeft w:val="0"/>
                  <w:marRight w:val="0"/>
                  <w:marTop w:val="0"/>
                  <w:marBottom w:val="0"/>
                  <w:divBdr>
                    <w:top w:val="none" w:sz="0" w:space="0" w:color="auto"/>
                    <w:left w:val="none" w:sz="0" w:space="0" w:color="auto"/>
                    <w:bottom w:val="none" w:sz="0" w:space="0" w:color="auto"/>
                    <w:right w:val="none" w:sz="0" w:space="0" w:color="auto"/>
                  </w:divBdr>
                </w:div>
                <w:div w:id="1988431575">
                  <w:marLeft w:val="0"/>
                  <w:marRight w:val="0"/>
                  <w:marTop w:val="0"/>
                  <w:marBottom w:val="0"/>
                  <w:divBdr>
                    <w:top w:val="none" w:sz="0" w:space="0" w:color="auto"/>
                    <w:left w:val="none" w:sz="0" w:space="0" w:color="auto"/>
                    <w:bottom w:val="none" w:sz="0" w:space="0" w:color="auto"/>
                    <w:right w:val="none" w:sz="0" w:space="0" w:color="auto"/>
                  </w:divBdr>
                </w:div>
                <w:div w:id="1989090703">
                  <w:marLeft w:val="0"/>
                  <w:marRight w:val="0"/>
                  <w:marTop w:val="0"/>
                  <w:marBottom w:val="0"/>
                  <w:divBdr>
                    <w:top w:val="none" w:sz="0" w:space="0" w:color="auto"/>
                    <w:left w:val="none" w:sz="0" w:space="0" w:color="auto"/>
                    <w:bottom w:val="none" w:sz="0" w:space="0" w:color="auto"/>
                    <w:right w:val="none" w:sz="0" w:space="0" w:color="auto"/>
                  </w:divBdr>
                </w:div>
                <w:div w:id="1989093752">
                  <w:marLeft w:val="0"/>
                  <w:marRight w:val="0"/>
                  <w:marTop w:val="0"/>
                  <w:marBottom w:val="0"/>
                  <w:divBdr>
                    <w:top w:val="none" w:sz="0" w:space="0" w:color="auto"/>
                    <w:left w:val="none" w:sz="0" w:space="0" w:color="auto"/>
                    <w:bottom w:val="none" w:sz="0" w:space="0" w:color="auto"/>
                    <w:right w:val="none" w:sz="0" w:space="0" w:color="auto"/>
                  </w:divBdr>
                </w:div>
                <w:div w:id="1991471267">
                  <w:marLeft w:val="0"/>
                  <w:marRight w:val="0"/>
                  <w:marTop w:val="0"/>
                  <w:marBottom w:val="0"/>
                  <w:divBdr>
                    <w:top w:val="none" w:sz="0" w:space="0" w:color="auto"/>
                    <w:left w:val="none" w:sz="0" w:space="0" w:color="auto"/>
                    <w:bottom w:val="none" w:sz="0" w:space="0" w:color="auto"/>
                    <w:right w:val="none" w:sz="0" w:space="0" w:color="auto"/>
                  </w:divBdr>
                </w:div>
                <w:div w:id="1992100655">
                  <w:marLeft w:val="0"/>
                  <w:marRight w:val="0"/>
                  <w:marTop w:val="0"/>
                  <w:marBottom w:val="0"/>
                  <w:divBdr>
                    <w:top w:val="none" w:sz="0" w:space="0" w:color="auto"/>
                    <w:left w:val="none" w:sz="0" w:space="0" w:color="auto"/>
                    <w:bottom w:val="none" w:sz="0" w:space="0" w:color="auto"/>
                    <w:right w:val="none" w:sz="0" w:space="0" w:color="auto"/>
                  </w:divBdr>
                </w:div>
                <w:div w:id="1993677546">
                  <w:marLeft w:val="0"/>
                  <w:marRight w:val="0"/>
                  <w:marTop w:val="0"/>
                  <w:marBottom w:val="0"/>
                  <w:divBdr>
                    <w:top w:val="none" w:sz="0" w:space="0" w:color="auto"/>
                    <w:left w:val="none" w:sz="0" w:space="0" w:color="auto"/>
                    <w:bottom w:val="none" w:sz="0" w:space="0" w:color="auto"/>
                    <w:right w:val="none" w:sz="0" w:space="0" w:color="auto"/>
                  </w:divBdr>
                </w:div>
                <w:div w:id="1994095483">
                  <w:marLeft w:val="0"/>
                  <w:marRight w:val="0"/>
                  <w:marTop w:val="0"/>
                  <w:marBottom w:val="0"/>
                  <w:divBdr>
                    <w:top w:val="none" w:sz="0" w:space="0" w:color="auto"/>
                    <w:left w:val="none" w:sz="0" w:space="0" w:color="auto"/>
                    <w:bottom w:val="none" w:sz="0" w:space="0" w:color="auto"/>
                    <w:right w:val="none" w:sz="0" w:space="0" w:color="auto"/>
                  </w:divBdr>
                </w:div>
                <w:div w:id="1994141368">
                  <w:marLeft w:val="0"/>
                  <w:marRight w:val="0"/>
                  <w:marTop w:val="0"/>
                  <w:marBottom w:val="0"/>
                  <w:divBdr>
                    <w:top w:val="none" w:sz="0" w:space="0" w:color="auto"/>
                    <w:left w:val="none" w:sz="0" w:space="0" w:color="auto"/>
                    <w:bottom w:val="none" w:sz="0" w:space="0" w:color="auto"/>
                    <w:right w:val="none" w:sz="0" w:space="0" w:color="auto"/>
                  </w:divBdr>
                </w:div>
                <w:div w:id="1994408109">
                  <w:marLeft w:val="0"/>
                  <w:marRight w:val="0"/>
                  <w:marTop w:val="0"/>
                  <w:marBottom w:val="0"/>
                  <w:divBdr>
                    <w:top w:val="none" w:sz="0" w:space="0" w:color="auto"/>
                    <w:left w:val="none" w:sz="0" w:space="0" w:color="auto"/>
                    <w:bottom w:val="none" w:sz="0" w:space="0" w:color="auto"/>
                    <w:right w:val="none" w:sz="0" w:space="0" w:color="auto"/>
                  </w:divBdr>
                </w:div>
                <w:div w:id="1996179945">
                  <w:marLeft w:val="0"/>
                  <w:marRight w:val="0"/>
                  <w:marTop w:val="0"/>
                  <w:marBottom w:val="0"/>
                  <w:divBdr>
                    <w:top w:val="none" w:sz="0" w:space="0" w:color="auto"/>
                    <w:left w:val="none" w:sz="0" w:space="0" w:color="auto"/>
                    <w:bottom w:val="none" w:sz="0" w:space="0" w:color="auto"/>
                    <w:right w:val="none" w:sz="0" w:space="0" w:color="auto"/>
                  </w:divBdr>
                </w:div>
                <w:div w:id="1996181109">
                  <w:marLeft w:val="0"/>
                  <w:marRight w:val="0"/>
                  <w:marTop w:val="0"/>
                  <w:marBottom w:val="0"/>
                  <w:divBdr>
                    <w:top w:val="none" w:sz="0" w:space="0" w:color="auto"/>
                    <w:left w:val="none" w:sz="0" w:space="0" w:color="auto"/>
                    <w:bottom w:val="none" w:sz="0" w:space="0" w:color="auto"/>
                    <w:right w:val="none" w:sz="0" w:space="0" w:color="auto"/>
                  </w:divBdr>
                </w:div>
                <w:div w:id="1996952248">
                  <w:marLeft w:val="0"/>
                  <w:marRight w:val="0"/>
                  <w:marTop w:val="0"/>
                  <w:marBottom w:val="0"/>
                  <w:divBdr>
                    <w:top w:val="none" w:sz="0" w:space="0" w:color="auto"/>
                    <w:left w:val="none" w:sz="0" w:space="0" w:color="auto"/>
                    <w:bottom w:val="none" w:sz="0" w:space="0" w:color="auto"/>
                    <w:right w:val="none" w:sz="0" w:space="0" w:color="auto"/>
                  </w:divBdr>
                </w:div>
                <w:div w:id="1997144778">
                  <w:marLeft w:val="0"/>
                  <w:marRight w:val="0"/>
                  <w:marTop w:val="0"/>
                  <w:marBottom w:val="0"/>
                  <w:divBdr>
                    <w:top w:val="none" w:sz="0" w:space="0" w:color="auto"/>
                    <w:left w:val="none" w:sz="0" w:space="0" w:color="auto"/>
                    <w:bottom w:val="none" w:sz="0" w:space="0" w:color="auto"/>
                    <w:right w:val="none" w:sz="0" w:space="0" w:color="auto"/>
                  </w:divBdr>
                </w:div>
                <w:div w:id="1997368824">
                  <w:marLeft w:val="0"/>
                  <w:marRight w:val="0"/>
                  <w:marTop w:val="0"/>
                  <w:marBottom w:val="0"/>
                  <w:divBdr>
                    <w:top w:val="none" w:sz="0" w:space="0" w:color="auto"/>
                    <w:left w:val="none" w:sz="0" w:space="0" w:color="auto"/>
                    <w:bottom w:val="none" w:sz="0" w:space="0" w:color="auto"/>
                    <w:right w:val="none" w:sz="0" w:space="0" w:color="auto"/>
                  </w:divBdr>
                </w:div>
                <w:div w:id="1997878369">
                  <w:marLeft w:val="0"/>
                  <w:marRight w:val="0"/>
                  <w:marTop w:val="0"/>
                  <w:marBottom w:val="0"/>
                  <w:divBdr>
                    <w:top w:val="none" w:sz="0" w:space="0" w:color="auto"/>
                    <w:left w:val="none" w:sz="0" w:space="0" w:color="auto"/>
                    <w:bottom w:val="none" w:sz="0" w:space="0" w:color="auto"/>
                    <w:right w:val="none" w:sz="0" w:space="0" w:color="auto"/>
                  </w:divBdr>
                </w:div>
                <w:div w:id="2001617180">
                  <w:marLeft w:val="0"/>
                  <w:marRight w:val="0"/>
                  <w:marTop w:val="0"/>
                  <w:marBottom w:val="0"/>
                  <w:divBdr>
                    <w:top w:val="none" w:sz="0" w:space="0" w:color="auto"/>
                    <w:left w:val="none" w:sz="0" w:space="0" w:color="auto"/>
                    <w:bottom w:val="none" w:sz="0" w:space="0" w:color="auto"/>
                    <w:right w:val="none" w:sz="0" w:space="0" w:color="auto"/>
                  </w:divBdr>
                </w:div>
                <w:div w:id="2001689326">
                  <w:marLeft w:val="0"/>
                  <w:marRight w:val="0"/>
                  <w:marTop w:val="0"/>
                  <w:marBottom w:val="0"/>
                  <w:divBdr>
                    <w:top w:val="none" w:sz="0" w:space="0" w:color="auto"/>
                    <w:left w:val="none" w:sz="0" w:space="0" w:color="auto"/>
                    <w:bottom w:val="none" w:sz="0" w:space="0" w:color="auto"/>
                    <w:right w:val="none" w:sz="0" w:space="0" w:color="auto"/>
                  </w:divBdr>
                </w:div>
                <w:div w:id="2001887656">
                  <w:marLeft w:val="0"/>
                  <w:marRight w:val="0"/>
                  <w:marTop w:val="0"/>
                  <w:marBottom w:val="0"/>
                  <w:divBdr>
                    <w:top w:val="none" w:sz="0" w:space="0" w:color="auto"/>
                    <w:left w:val="none" w:sz="0" w:space="0" w:color="auto"/>
                    <w:bottom w:val="none" w:sz="0" w:space="0" w:color="auto"/>
                    <w:right w:val="none" w:sz="0" w:space="0" w:color="auto"/>
                  </w:divBdr>
                </w:div>
                <w:div w:id="2004039850">
                  <w:marLeft w:val="0"/>
                  <w:marRight w:val="0"/>
                  <w:marTop w:val="0"/>
                  <w:marBottom w:val="0"/>
                  <w:divBdr>
                    <w:top w:val="none" w:sz="0" w:space="0" w:color="auto"/>
                    <w:left w:val="none" w:sz="0" w:space="0" w:color="auto"/>
                    <w:bottom w:val="none" w:sz="0" w:space="0" w:color="auto"/>
                    <w:right w:val="none" w:sz="0" w:space="0" w:color="auto"/>
                  </w:divBdr>
                </w:div>
                <w:div w:id="2004114860">
                  <w:marLeft w:val="0"/>
                  <w:marRight w:val="0"/>
                  <w:marTop w:val="0"/>
                  <w:marBottom w:val="0"/>
                  <w:divBdr>
                    <w:top w:val="none" w:sz="0" w:space="0" w:color="auto"/>
                    <w:left w:val="none" w:sz="0" w:space="0" w:color="auto"/>
                    <w:bottom w:val="none" w:sz="0" w:space="0" w:color="auto"/>
                    <w:right w:val="none" w:sz="0" w:space="0" w:color="auto"/>
                  </w:divBdr>
                </w:div>
                <w:div w:id="2004433164">
                  <w:marLeft w:val="0"/>
                  <w:marRight w:val="0"/>
                  <w:marTop w:val="0"/>
                  <w:marBottom w:val="0"/>
                  <w:divBdr>
                    <w:top w:val="none" w:sz="0" w:space="0" w:color="auto"/>
                    <w:left w:val="none" w:sz="0" w:space="0" w:color="auto"/>
                    <w:bottom w:val="none" w:sz="0" w:space="0" w:color="auto"/>
                    <w:right w:val="none" w:sz="0" w:space="0" w:color="auto"/>
                  </w:divBdr>
                </w:div>
                <w:div w:id="2004503465">
                  <w:marLeft w:val="0"/>
                  <w:marRight w:val="0"/>
                  <w:marTop w:val="0"/>
                  <w:marBottom w:val="0"/>
                  <w:divBdr>
                    <w:top w:val="none" w:sz="0" w:space="0" w:color="auto"/>
                    <w:left w:val="none" w:sz="0" w:space="0" w:color="auto"/>
                    <w:bottom w:val="none" w:sz="0" w:space="0" w:color="auto"/>
                    <w:right w:val="none" w:sz="0" w:space="0" w:color="auto"/>
                  </w:divBdr>
                </w:div>
                <w:div w:id="2004815038">
                  <w:marLeft w:val="0"/>
                  <w:marRight w:val="0"/>
                  <w:marTop w:val="0"/>
                  <w:marBottom w:val="0"/>
                  <w:divBdr>
                    <w:top w:val="none" w:sz="0" w:space="0" w:color="auto"/>
                    <w:left w:val="none" w:sz="0" w:space="0" w:color="auto"/>
                    <w:bottom w:val="none" w:sz="0" w:space="0" w:color="auto"/>
                    <w:right w:val="none" w:sz="0" w:space="0" w:color="auto"/>
                  </w:divBdr>
                </w:div>
                <w:div w:id="2006014612">
                  <w:marLeft w:val="0"/>
                  <w:marRight w:val="0"/>
                  <w:marTop w:val="0"/>
                  <w:marBottom w:val="0"/>
                  <w:divBdr>
                    <w:top w:val="none" w:sz="0" w:space="0" w:color="auto"/>
                    <w:left w:val="none" w:sz="0" w:space="0" w:color="auto"/>
                    <w:bottom w:val="none" w:sz="0" w:space="0" w:color="auto"/>
                    <w:right w:val="none" w:sz="0" w:space="0" w:color="auto"/>
                  </w:divBdr>
                </w:div>
                <w:div w:id="2006124469">
                  <w:marLeft w:val="0"/>
                  <w:marRight w:val="0"/>
                  <w:marTop w:val="0"/>
                  <w:marBottom w:val="0"/>
                  <w:divBdr>
                    <w:top w:val="none" w:sz="0" w:space="0" w:color="auto"/>
                    <w:left w:val="none" w:sz="0" w:space="0" w:color="auto"/>
                    <w:bottom w:val="none" w:sz="0" w:space="0" w:color="auto"/>
                    <w:right w:val="none" w:sz="0" w:space="0" w:color="auto"/>
                  </w:divBdr>
                </w:div>
                <w:div w:id="2007508887">
                  <w:marLeft w:val="0"/>
                  <w:marRight w:val="0"/>
                  <w:marTop w:val="0"/>
                  <w:marBottom w:val="0"/>
                  <w:divBdr>
                    <w:top w:val="none" w:sz="0" w:space="0" w:color="auto"/>
                    <w:left w:val="none" w:sz="0" w:space="0" w:color="auto"/>
                    <w:bottom w:val="none" w:sz="0" w:space="0" w:color="auto"/>
                    <w:right w:val="none" w:sz="0" w:space="0" w:color="auto"/>
                  </w:divBdr>
                </w:div>
                <w:div w:id="2008551852">
                  <w:marLeft w:val="0"/>
                  <w:marRight w:val="0"/>
                  <w:marTop w:val="0"/>
                  <w:marBottom w:val="0"/>
                  <w:divBdr>
                    <w:top w:val="none" w:sz="0" w:space="0" w:color="auto"/>
                    <w:left w:val="none" w:sz="0" w:space="0" w:color="auto"/>
                    <w:bottom w:val="none" w:sz="0" w:space="0" w:color="auto"/>
                    <w:right w:val="none" w:sz="0" w:space="0" w:color="auto"/>
                  </w:divBdr>
                </w:div>
                <w:div w:id="2008744118">
                  <w:marLeft w:val="0"/>
                  <w:marRight w:val="0"/>
                  <w:marTop w:val="0"/>
                  <w:marBottom w:val="0"/>
                  <w:divBdr>
                    <w:top w:val="none" w:sz="0" w:space="0" w:color="auto"/>
                    <w:left w:val="none" w:sz="0" w:space="0" w:color="auto"/>
                    <w:bottom w:val="none" w:sz="0" w:space="0" w:color="auto"/>
                    <w:right w:val="none" w:sz="0" w:space="0" w:color="auto"/>
                  </w:divBdr>
                </w:div>
                <w:div w:id="2009597151">
                  <w:marLeft w:val="0"/>
                  <w:marRight w:val="0"/>
                  <w:marTop w:val="0"/>
                  <w:marBottom w:val="0"/>
                  <w:divBdr>
                    <w:top w:val="none" w:sz="0" w:space="0" w:color="auto"/>
                    <w:left w:val="none" w:sz="0" w:space="0" w:color="auto"/>
                    <w:bottom w:val="none" w:sz="0" w:space="0" w:color="auto"/>
                    <w:right w:val="none" w:sz="0" w:space="0" w:color="auto"/>
                  </w:divBdr>
                </w:div>
                <w:div w:id="2010056824">
                  <w:marLeft w:val="0"/>
                  <w:marRight w:val="0"/>
                  <w:marTop w:val="0"/>
                  <w:marBottom w:val="0"/>
                  <w:divBdr>
                    <w:top w:val="none" w:sz="0" w:space="0" w:color="auto"/>
                    <w:left w:val="none" w:sz="0" w:space="0" w:color="auto"/>
                    <w:bottom w:val="none" w:sz="0" w:space="0" w:color="auto"/>
                    <w:right w:val="none" w:sz="0" w:space="0" w:color="auto"/>
                  </w:divBdr>
                </w:div>
                <w:div w:id="2010139152">
                  <w:marLeft w:val="0"/>
                  <w:marRight w:val="0"/>
                  <w:marTop w:val="0"/>
                  <w:marBottom w:val="0"/>
                  <w:divBdr>
                    <w:top w:val="none" w:sz="0" w:space="0" w:color="auto"/>
                    <w:left w:val="none" w:sz="0" w:space="0" w:color="auto"/>
                    <w:bottom w:val="none" w:sz="0" w:space="0" w:color="auto"/>
                    <w:right w:val="none" w:sz="0" w:space="0" w:color="auto"/>
                  </w:divBdr>
                </w:div>
                <w:div w:id="2010475740">
                  <w:marLeft w:val="0"/>
                  <w:marRight w:val="0"/>
                  <w:marTop w:val="0"/>
                  <w:marBottom w:val="0"/>
                  <w:divBdr>
                    <w:top w:val="none" w:sz="0" w:space="0" w:color="auto"/>
                    <w:left w:val="none" w:sz="0" w:space="0" w:color="auto"/>
                    <w:bottom w:val="none" w:sz="0" w:space="0" w:color="auto"/>
                    <w:right w:val="none" w:sz="0" w:space="0" w:color="auto"/>
                  </w:divBdr>
                </w:div>
                <w:div w:id="2010861087">
                  <w:marLeft w:val="0"/>
                  <w:marRight w:val="0"/>
                  <w:marTop w:val="0"/>
                  <w:marBottom w:val="0"/>
                  <w:divBdr>
                    <w:top w:val="none" w:sz="0" w:space="0" w:color="auto"/>
                    <w:left w:val="none" w:sz="0" w:space="0" w:color="auto"/>
                    <w:bottom w:val="none" w:sz="0" w:space="0" w:color="auto"/>
                    <w:right w:val="none" w:sz="0" w:space="0" w:color="auto"/>
                  </w:divBdr>
                </w:div>
                <w:div w:id="2010865829">
                  <w:marLeft w:val="0"/>
                  <w:marRight w:val="0"/>
                  <w:marTop w:val="0"/>
                  <w:marBottom w:val="0"/>
                  <w:divBdr>
                    <w:top w:val="none" w:sz="0" w:space="0" w:color="auto"/>
                    <w:left w:val="none" w:sz="0" w:space="0" w:color="auto"/>
                    <w:bottom w:val="none" w:sz="0" w:space="0" w:color="auto"/>
                    <w:right w:val="none" w:sz="0" w:space="0" w:color="auto"/>
                  </w:divBdr>
                </w:div>
                <w:div w:id="2012676715">
                  <w:marLeft w:val="0"/>
                  <w:marRight w:val="0"/>
                  <w:marTop w:val="0"/>
                  <w:marBottom w:val="0"/>
                  <w:divBdr>
                    <w:top w:val="none" w:sz="0" w:space="0" w:color="auto"/>
                    <w:left w:val="none" w:sz="0" w:space="0" w:color="auto"/>
                    <w:bottom w:val="none" w:sz="0" w:space="0" w:color="auto"/>
                    <w:right w:val="none" w:sz="0" w:space="0" w:color="auto"/>
                  </w:divBdr>
                </w:div>
                <w:div w:id="2014188111">
                  <w:marLeft w:val="0"/>
                  <w:marRight w:val="0"/>
                  <w:marTop w:val="0"/>
                  <w:marBottom w:val="0"/>
                  <w:divBdr>
                    <w:top w:val="none" w:sz="0" w:space="0" w:color="auto"/>
                    <w:left w:val="none" w:sz="0" w:space="0" w:color="auto"/>
                    <w:bottom w:val="none" w:sz="0" w:space="0" w:color="auto"/>
                    <w:right w:val="none" w:sz="0" w:space="0" w:color="auto"/>
                  </w:divBdr>
                </w:div>
                <w:div w:id="2014910044">
                  <w:marLeft w:val="0"/>
                  <w:marRight w:val="0"/>
                  <w:marTop w:val="0"/>
                  <w:marBottom w:val="0"/>
                  <w:divBdr>
                    <w:top w:val="none" w:sz="0" w:space="0" w:color="auto"/>
                    <w:left w:val="none" w:sz="0" w:space="0" w:color="auto"/>
                    <w:bottom w:val="none" w:sz="0" w:space="0" w:color="auto"/>
                    <w:right w:val="none" w:sz="0" w:space="0" w:color="auto"/>
                  </w:divBdr>
                </w:div>
                <w:div w:id="2015648016">
                  <w:marLeft w:val="0"/>
                  <w:marRight w:val="0"/>
                  <w:marTop w:val="0"/>
                  <w:marBottom w:val="0"/>
                  <w:divBdr>
                    <w:top w:val="none" w:sz="0" w:space="0" w:color="auto"/>
                    <w:left w:val="none" w:sz="0" w:space="0" w:color="auto"/>
                    <w:bottom w:val="none" w:sz="0" w:space="0" w:color="auto"/>
                    <w:right w:val="none" w:sz="0" w:space="0" w:color="auto"/>
                  </w:divBdr>
                </w:div>
                <w:div w:id="2015834034">
                  <w:marLeft w:val="0"/>
                  <w:marRight w:val="0"/>
                  <w:marTop w:val="0"/>
                  <w:marBottom w:val="0"/>
                  <w:divBdr>
                    <w:top w:val="none" w:sz="0" w:space="0" w:color="auto"/>
                    <w:left w:val="none" w:sz="0" w:space="0" w:color="auto"/>
                    <w:bottom w:val="none" w:sz="0" w:space="0" w:color="auto"/>
                    <w:right w:val="none" w:sz="0" w:space="0" w:color="auto"/>
                  </w:divBdr>
                </w:div>
                <w:div w:id="2016109477">
                  <w:marLeft w:val="0"/>
                  <w:marRight w:val="0"/>
                  <w:marTop w:val="0"/>
                  <w:marBottom w:val="0"/>
                  <w:divBdr>
                    <w:top w:val="none" w:sz="0" w:space="0" w:color="auto"/>
                    <w:left w:val="none" w:sz="0" w:space="0" w:color="auto"/>
                    <w:bottom w:val="none" w:sz="0" w:space="0" w:color="auto"/>
                    <w:right w:val="none" w:sz="0" w:space="0" w:color="auto"/>
                  </w:divBdr>
                </w:div>
                <w:div w:id="2017926931">
                  <w:marLeft w:val="0"/>
                  <w:marRight w:val="0"/>
                  <w:marTop w:val="0"/>
                  <w:marBottom w:val="0"/>
                  <w:divBdr>
                    <w:top w:val="none" w:sz="0" w:space="0" w:color="auto"/>
                    <w:left w:val="none" w:sz="0" w:space="0" w:color="auto"/>
                    <w:bottom w:val="none" w:sz="0" w:space="0" w:color="auto"/>
                    <w:right w:val="none" w:sz="0" w:space="0" w:color="auto"/>
                  </w:divBdr>
                </w:div>
                <w:div w:id="2018341670">
                  <w:marLeft w:val="0"/>
                  <w:marRight w:val="0"/>
                  <w:marTop w:val="0"/>
                  <w:marBottom w:val="0"/>
                  <w:divBdr>
                    <w:top w:val="none" w:sz="0" w:space="0" w:color="auto"/>
                    <w:left w:val="none" w:sz="0" w:space="0" w:color="auto"/>
                    <w:bottom w:val="none" w:sz="0" w:space="0" w:color="auto"/>
                    <w:right w:val="none" w:sz="0" w:space="0" w:color="auto"/>
                  </w:divBdr>
                </w:div>
                <w:div w:id="2019653101">
                  <w:marLeft w:val="0"/>
                  <w:marRight w:val="0"/>
                  <w:marTop w:val="0"/>
                  <w:marBottom w:val="0"/>
                  <w:divBdr>
                    <w:top w:val="none" w:sz="0" w:space="0" w:color="auto"/>
                    <w:left w:val="none" w:sz="0" w:space="0" w:color="auto"/>
                    <w:bottom w:val="none" w:sz="0" w:space="0" w:color="auto"/>
                    <w:right w:val="none" w:sz="0" w:space="0" w:color="auto"/>
                  </w:divBdr>
                </w:div>
                <w:div w:id="2020424250">
                  <w:marLeft w:val="0"/>
                  <w:marRight w:val="0"/>
                  <w:marTop w:val="0"/>
                  <w:marBottom w:val="0"/>
                  <w:divBdr>
                    <w:top w:val="none" w:sz="0" w:space="0" w:color="auto"/>
                    <w:left w:val="none" w:sz="0" w:space="0" w:color="auto"/>
                    <w:bottom w:val="none" w:sz="0" w:space="0" w:color="auto"/>
                    <w:right w:val="none" w:sz="0" w:space="0" w:color="auto"/>
                  </w:divBdr>
                </w:div>
                <w:div w:id="2020960639">
                  <w:marLeft w:val="0"/>
                  <w:marRight w:val="0"/>
                  <w:marTop w:val="0"/>
                  <w:marBottom w:val="0"/>
                  <w:divBdr>
                    <w:top w:val="none" w:sz="0" w:space="0" w:color="auto"/>
                    <w:left w:val="none" w:sz="0" w:space="0" w:color="auto"/>
                    <w:bottom w:val="none" w:sz="0" w:space="0" w:color="auto"/>
                    <w:right w:val="none" w:sz="0" w:space="0" w:color="auto"/>
                  </w:divBdr>
                </w:div>
                <w:div w:id="2021009399">
                  <w:marLeft w:val="0"/>
                  <w:marRight w:val="0"/>
                  <w:marTop w:val="0"/>
                  <w:marBottom w:val="0"/>
                  <w:divBdr>
                    <w:top w:val="none" w:sz="0" w:space="0" w:color="auto"/>
                    <w:left w:val="none" w:sz="0" w:space="0" w:color="auto"/>
                    <w:bottom w:val="none" w:sz="0" w:space="0" w:color="auto"/>
                    <w:right w:val="none" w:sz="0" w:space="0" w:color="auto"/>
                  </w:divBdr>
                </w:div>
                <w:div w:id="2021349447">
                  <w:marLeft w:val="0"/>
                  <w:marRight w:val="0"/>
                  <w:marTop w:val="0"/>
                  <w:marBottom w:val="0"/>
                  <w:divBdr>
                    <w:top w:val="none" w:sz="0" w:space="0" w:color="auto"/>
                    <w:left w:val="none" w:sz="0" w:space="0" w:color="auto"/>
                    <w:bottom w:val="none" w:sz="0" w:space="0" w:color="auto"/>
                    <w:right w:val="none" w:sz="0" w:space="0" w:color="auto"/>
                  </w:divBdr>
                </w:div>
                <w:div w:id="2021736594">
                  <w:marLeft w:val="0"/>
                  <w:marRight w:val="0"/>
                  <w:marTop w:val="0"/>
                  <w:marBottom w:val="0"/>
                  <w:divBdr>
                    <w:top w:val="none" w:sz="0" w:space="0" w:color="auto"/>
                    <w:left w:val="none" w:sz="0" w:space="0" w:color="auto"/>
                    <w:bottom w:val="none" w:sz="0" w:space="0" w:color="auto"/>
                    <w:right w:val="none" w:sz="0" w:space="0" w:color="auto"/>
                  </w:divBdr>
                </w:div>
                <w:div w:id="2022775501">
                  <w:marLeft w:val="0"/>
                  <w:marRight w:val="0"/>
                  <w:marTop w:val="0"/>
                  <w:marBottom w:val="0"/>
                  <w:divBdr>
                    <w:top w:val="none" w:sz="0" w:space="0" w:color="auto"/>
                    <w:left w:val="none" w:sz="0" w:space="0" w:color="auto"/>
                    <w:bottom w:val="none" w:sz="0" w:space="0" w:color="auto"/>
                    <w:right w:val="none" w:sz="0" w:space="0" w:color="auto"/>
                  </w:divBdr>
                </w:div>
                <w:div w:id="2023623247">
                  <w:marLeft w:val="0"/>
                  <w:marRight w:val="0"/>
                  <w:marTop w:val="0"/>
                  <w:marBottom w:val="0"/>
                  <w:divBdr>
                    <w:top w:val="none" w:sz="0" w:space="0" w:color="auto"/>
                    <w:left w:val="none" w:sz="0" w:space="0" w:color="auto"/>
                    <w:bottom w:val="none" w:sz="0" w:space="0" w:color="auto"/>
                    <w:right w:val="none" w:sz="0" w:space="0" w:color="auto"/>
                  </w:divBdr>
                </w:div>
                <w:div w:id="2023626946">
                  <w:marLeft w:val="0"/>
                  <w:marRight w:val="0"/>
                  <w:marTop w:val="0"/>
                  <w:marBottom w:val="0"/>
                  <w:divBdr>
                    <w:top w:val="none" w:sz="0" w:space="0" w:color="auto"/>
                    <w:left w:val="none" w:sz="0" w:space="0" w:color="auto"/>
                    <w:bottom w:val="none" w:sz="0" w:space="0" w:color="auto"/>
                    <w:right w:val="none" w:sz="0" w:space="0" w:color="auto"/>
                  </w:divBdr>
                </w:div>
                <w:div w:id="2023776083">
                  <w:marLeft w:val="0"/>
                  <w:marRight w:val="0"/>
                  <w:marTop w:val="0"/>
                  <w:marBottom w:val="0"/>
                  <w:divBdr>
                    <w:top w:val="none" w:sz="0" w:space="0" w:color="auto"/>
                    <w:left w:val="none" w:sz="0" w:space="0" w:color="auto"/>
                    <w:bottom w:val="none" w:sz="0" w:space="0" w:color="auto"/>
                    <w:right w:val="none" w:sz="0" w:space="0" w:color="auto"/>
                  </w:divBdr>
                </w:div>
                <w:div w:id="2024435727">
                  <w:marLeft w:val="0"/>
                  <w:marRight w:val="0"/>
                  <w:marTop w:val="0"/>
                  <w:marBottom w:val="0"/>
                  <w:divBdr>
                    <w:top w:val="none" w:sz="0" w:space="0" w:color="auto"/>
                    <w:left w:val="none" w:sz="0" w:space="0" w:color="auto"/>
                    <w:bottom w:val="none" w:sz="0" w:space="0" w:color="auto"/>
                    <w:right w:val="none" w:sz="0" w:space="0" w:color="auto"/>
                  </w:divBdr>
                </w:div>
                <w:div w:id="2024739364">
                  <w:marLeft w:val="0"/>
                  <w:marRight w:val="0"/>
                  <w:marTop w:val="0"/>
                  <w:marBottom w:val="0"/>
                  <w:divBdr>
                    <w:top w:val="none" w:sz="0" w:space="0" w:color="auto"/>
                    <w:left w:val="none" w:sz="0" w:space="0" w:color="auto"/>
                    <w:bottom w:val="none" w:sz="0" w:space="0" w:color="auto"/>
                    <w:right w:val="none" w:sz="0" w:space="0" w:color="auto"/>
                  </w:divBdr>
                </w:div>
                <w:div w:id="2025546337">
                  <w:marLeft w:val="0"/>
                  <w:marRight w:val="0"/>
                  <w:marTop w:val="0"/>
                  <w:marBottom w:val="0"/>
                  <w:divBdr>
                    <w:top w:val="none" w:sz="0" w:space="0" w:color="auto"/>
                    <w:left w:val="none" w:sz="0" w:space="0" w:color="auto"/>
                    <w:bottom w:val="none" w:sz="0" w:space="0" w:color="auto"/>
                    <w:right w:val="none" w:sz="0" w:space="0" w:color="auto"/>
                  </w:divBdr>
                </w:div>
                <w:div w:id="2025590167">
                  <w:marLeft w:val="0"/>
                  <w:marRight w:val="0"/>
                  <w:marTop w:val="0"/>
                  <w:marBottom w:val="0"/>
                  <w:divBdr>
                    <w:top w:val="none" w:sz="0" w:space="0" w:color="auto"/>
                    <w:left w:val="none" w:sz="0" w:space="0" w:color="auto"/>
                    <w:bottom w:val="none" w:sz="0" w:space="0" w:color="auto"/>
                    <w:right w:val="none" w:sz="0" w:space="0" w:color="auto"/>
                  </w:divBdr>
                </w:div>
                <w:div w:id="2025937488">
                  <w:marLeft w:val="0"/>
                  <w:marRight w:val="0"/>
                  <w:marTop w:val="0"/>
                  <w:marBottom w:val="0"/>
                  <w:divBdr>
                    <w:top w:val="none" w:sz="0" w:space="0" w:color="auto"/>
                    <w:left w:val="none" w:sz="0" w:space="0" w:color="auto"/>
                    <w:bottom w:val="none" w:sz="0" w:space="0" w:color="auto"/>
                    <w:right w:val="none" w:sz="0" w:space="0" w:color="auto"/>
                  </w:divBdr>
                </w:div>
                <w:div w:id="2026008087">
                  <w:marLeft w:val="0"/>
                  <w:marRight w:val="0"/>
                  <w:marTop w:val="0"/>
                  <w:marBottom w:val="0"/>
                  <w:divBdr>
                    <w:top w:val="none" w:sz="0" w:space="0" w:color="auto"/>
                    <w:left w:val="none" w:sz="0" w:space="0" w:color="auto"/>
                    <w:bottom w:val="none" w:sz="0" w:space="0" w:color="auto"/>
                    <w:right w:val="none" w:sz="0" w:space="0" w:color="auto"/>
                  </w:divBdr>
                </w:div>
                <w:div w:id="2026248105">
                  <w:marLeft w:val="0"/>
                  <w:marRight w:val="0"/>
                  <w:marTop w:val="0"/>
                  <w:marBottom w:val="0"/>
                  <w:divBdr>
                    <w:top w:val="none" w:sz="0" w:space="0" w:color="auto"/>
                    <w:left w:val="none" w:sz="0" w:space="0" w:color="auto"/>
                    <w:bottom w:val="none" w:sz="0" w:space="0" w:color="auto"/>
                    <w:right w:val="none" w:sz="0" w:space="0" w:color="auto"/>
                  </w:divBdr>
                </w:div>
                <w:div w:id="2028477778">
                  <w:marLeft w:val="0"/>
                  <w:marRight w:val="0"/>
                  <w:marTop w:val="0"/>
                  <w:marBottom w:val="0"/>
                  <w:divBdr>
                    <w:top w:val="none" w:sz="0" w:space="0" w:color="auto"/>
                    <w:left w:val="none" w:sz="0" w:space="0" w:color="auto"/>
                    <w:bottom w:val="none" w:sz="0" w:space="0" w:color="auto"/>
                    <w:right w:val="none" w:sz="0" w:space="0" w:color="auto"/>
                  </w:divBdr>
                </w:div>
                <w:div w:id="2028479099">
                  <w:marLeft w:val="0"/>
                  <w:marRight w:val="0"/>
                  <w:marTop w:val="0"/>
                  <w:marBottom w:val="0"/>
                  <w:divBdr>
                    <w:top w:val="none" w:sz="0" w:space="0" w:color="auto"/>
                    <w:left w:val="none" w:sz="0" w:space="0" w:color="auto"/>
                    <w:bottom w:val="none" w:sz="0" w:space="0" w:color="auto"/>
                    <w:right w:val="none" w:sz="0" w:space="0" w:color="auto"/>
                  </w:divBdr>
                </w:div>
                <w:div w:id="2028483459">
                  <w:marLeft w:val="0"/>
                  <w:marRight w:val="0"/>
                  <w:marTop w:val="0"/>
                  <w:marBottom w:val="0"/>
                  <w:divBdr>
                    <w:top w:val="none" w:sz="0" w:space="0" w:color="auto"/>
                    <w:left w:val="none" w:sz="0" w:space="0" w:color="auto"/>
                    <w:bottom w:val="none" w:sz="0" w:space="0" w:color="auto"/>
                    <w:right w:val="none" w:sz="0" w:space="0" w:color="auto"/>
                  </w:divBdr>
                </w:div>
                <w:div w:id="2029718911">
                  <w:marLeft w:val="0"/>
                  <w:marRight w:val="0"/>
                  <w:marTop w:val="0"/>
                  <w:marBottom w:val="0"/>
                  <w:divBdr>
                    <w:top w:val="none" w:sz="0" w:space="0" w:color="auto"/>
                    <w:left w:val="none" w:sz="0" w:space="0" w:color="auto"/>
                    <w:bottom w:val="none" w:sz="0" w:space="0" w:color="auto"/>
                    <w:right w:val="none" w:sz="0" w:space="0" w:color="auto"/>
                  </w:divBdr>
                </w:div>
                <w:div w:id="2031177627">
                  <w:marLeft w:val="0"/>
                  <w:marRight w:val="0"/>
                  <w:marTop w:val="0"/>
                  <w:marBottom w:val="0"/>
                  <w:divBdr>
                    <w:top w:val="none" w:sz="0" w:space="0" w:color="auto"/>
                    <w:left w:val="none" w:sz="0" w:space="0" w:color="auto"/>
                    <w:bottom w:val="none" w:sz="0" w:space="0" w:color="auto"/>
                    <w:right w:val="none" w:sz="0" w:space="0" w:color="auto"/>
                  </w:divBdr>
                </w:div>
                <w:div w:id="2031299204">
                  <w:marLeft w:val="0"/>
                  <w:marRight w:val="0"/>
                  <w:marTop w:val="0"/>
                  <w:marBottom w:val="0"/>
                  <w:divBdr>
                    <w:top w:val="none" w:sz="0" w:space="0" w:color="auto"/>
                    <w:left w:val="none" w:sz="0" w:space="0" w:color="auto"/>
                    <w:bottom w:val="none" w:sz="0" w:space="0" w:color="auto"/>
                    <w:right w:val="none" w:sz="0" w:space="0" w:color="auto"/>
                  </w:divBdr>
                </w:div>
                <w:div w:id="2031641215">
                  <w:marLeft w:val="0"/>
                  <w:marRight w:val="0"/>
                  <w:marTop w:val="0"/>
                  <w:marBottom w:val="0"/>
                  <w:divBdr>
                    <w:top w:val="none" w:sz="0" w:space="0" w:color="auto"/>
                    <w:left w:val="none" w:sz="0" w:space="0" w:color="auto"/>
                    <w:bottom w:val="none" w:sz="0" w:space="0" w:color="auto"/>
                    <w:right w:val="none" w:sz="0" w:space="0" w:color="auto"/>
                  </w:divBdr>
                </w:div>
                <w:div w:id="2032604682">
                  <w:marLeft w:val="0"/>
                  <w:marRight w:val="0"/>
                  <w:marTop w:val="0"/>
                  <w:marBottom w:val="0"/>
                  <w:divBdr>
                    <w:top w:val="none" w:sz="0" w:space="0" w:color="auto"/>
                    <w:left w:val="none" w:sz="0" w:space="0" w:color="auto"/>
                    <w:bottom w:val="none" w:sz="0" w:space="0" w:color="auto"/>
                    <w:right w:val="none" w:sz="0" w:space="0" w:color="auto"/>
                  </w:divBdr>
                </w:div>
                <w:div w:id="2032872689">
                  <w:marLeft w:val="0"/>
                  <w:marRight w:val="0"/>
                  <w:marTop w:val="0"/>
                  <w:marBottom w:val="0"/>
                  <w:divBdr>
                    <w:top w:val="none" w:sz="0" w:space="0" w:color="auto"/>
                    <w:left w:val="none" w:sz="0" w:space="0" w:color="auto"/>
                    <w:bottom w:val="none" w:sz="0" w:space="0" w:color="auto"/>
                    <w:right w:val="none" w:sz="0" w:space="0" w:color="auto"/>
                  </w:divBdr>
                </w:div>
                <w:div w:id="2032953902">
                  <w:marLeft w:val="0"/>
                  <w:marRight w:val="0"/>
                  <w:marTop w:val="0"/>
                  <w:marBottom w:val="0"/>
                  <w:divBdr>
                    <w:top w:val="none" w:sz="0" w:space="0" w:color="auto"/>
                    <w:left w:val="none" w:sz="0" w:space="0" w:color="auto"/>
                    <w:bottom w:val="none" w:sz="0" w:space="0" w:color="auto"/>
                    <w:right w:val="none" w:sz="0" w:space="0" w:color="auto"/>
                  </w:divBdr>
                </w:div>
                <w:div w:id="2033140654">
                  <w:marLeft w:val="0"/>
                  <w:marRight w:val="0"/>
                  <w:marTop w:val="0"/>
                  <w:marBottom w:val="0"/>
                  <w:divBdr>
                    <w:top w:val="none" w:sz="0" w:space="0" w:color="auto"/>
                    <w:left w:val="none" w:sz="0" w:space="0" w:color="auto"/>
                    <w:bottom w:val="none" w:sz="0" w:space="0" w:color="auto"/>
                    <w:right w:val="none" w:sz="0" w:space="0" w:color="auto"/>
                  </w:divBdr>
                </w:div>
                <w:div w:id="2034769314">
                  <w:marLeft w:val="0"/>
                  <w:marRight w:val="0"/>
                  <w:marTop w:val="0"/>
                  <w:marBottom w:val="0"/>
                  <w:divBdr>
                    <w:top w:val="none" w:sz="0" w:space="0" w:color="auto"/>
                    <w:left w:val="none" w:sz="0" w:space="0" w:color="auto"/>
                    <w:bottom w:val="none" w:sz="0" w:space="0" w:color="auto"/>
                    <w:right w:val="none" w:sz="0" w:space="0" w:color="auto"/>
                  </w:divBdr>
                </w:div>
                <w:div w:id="2034963951">
                  <w:marLeft w:val="0"/>
                  <w:marRight w:val="0"/>
                  <w:marTop w:val="0"/>
                  <w:marBottom w:val="0"/>
                  <w:divBdr>
                    <w:top w:val="none" w:sz="0" w:space="0" w:color="auto"/>
                    <w:left w:val="none" w:sz="0" w:space="0" w:color="auto"/>
                    <w:bottom w:val="none" w:sz="0" w:space="0" w:color="auto"/>
                    <w:right w:val="none" w:sz="0" w:space="0" w:color="auto"/>
                  </w:divBdr>
                </w:div>
                <w:div w:id="2035226495">
                  <w:marLeft w:val="0"/>
                  <w:marRight w:val="0"/>
                  <w:marTop w:val="0"/>
                  <w:marBottom w:val="0"/>
                  <w:divBdr>
                    <w:top w:val="none" w:sz="0" w:space="0" w:color="auto"/>
                    <w:left w:val="none" w:sz="0" w:space="0" w:color="auto"/>
                    <w:bottom w:val="none" w:sz="0" w:space="0" w:color="auto"/>
                    <w:right w:val="none" w:sz="0" w:space="0" w:color="auto"/>
                  </w:divBdr>
                </w:div>
                <w:div w:id="2035881228">
                  <w:marLeft w:val="0"/>
                  <w:marRight w:val="0"/>
                  <w:marTop w:val="0"/>
                  <w:marBottom w:val="0"/>
                  <w:divBdr>
                    <w:top w:val="none" w:sz="0" w:space="0" w:color="auto"/>
                    <w:left w:val="none" w:sz="0" w:space="0" w:color="auto"/>
                    <w:bottom w:val="none" w:sz="0" w:space="0" w:color="auto"/>
                    <w:right w:val="none" w:sz="0" w:space="0" w:color="auto"/>
                  </w:divBdr>
                </w:div>
                <w:div w:id="2036077670">
                  <w:marLeft w:val="0"/>
                  <w:marRight w:val="0"/>
                  <w:marTop w:val="0"/>
                  <w:marBottom w:val="0"/>
                  <w:divBdr>
                    <w:top w:val="none" w:sz="0" w:space="0" w:color="auto"/>
                    <w:left w:val="none" w:sz="0" w:space="0" w:color="auto"/>
                    <w:bottom w:val="none" w:sz="0" w:space="0" w:color="auto"/>
                    <w:right w:val="none" w:sz="0" w:space="0" w:color="auto"/>
                  </w:divBdr>
                </w:div>
                <w:div w:id="2036929978">
                  <w:marLeft w:val="0"/>
                  <w:marRight w:val="0"/>
                  <w:marTop w:val="0"/>
                  <w:marBottom w:val="0"/>
                  <w:divBdr>
                    <w:top w:val="none" w:sz="0" w:space="0" w:color="auto"/>
                    <w:left w:val="none" w:sz="0" w:space="0" w:color="auto"/>
                    <w:bottom w:val="none" w:sz="0" w:space="0" w:color="auto"/>
                    <w:right w:val="none" w:sz="0" w:space="0" w:color="auto"/>
                  </w:divBdr>
                </w:div>
                <w:div w:id="2036955521">
                  <w:marLeft w:val="0"/>
                  <w:marRight w:val="0"/>
                  <w:marTop w:val="0"/>
                  <w:marBottom w:val="0"/>
                  <w:divBdr>
                    <w:top w:val="none" w:sz="0" w:space="0" w:color="auto"/>
                    <w:left w:val="none" w:sz="0" w:space="0" w:color="auto"/>
                    <w:bottom w:val="none" w:sz="0" w:space="0" w:color="auto"/>
                    <w:right w:val="none" w:sz="0" w:space="0" w:color="auto"/>
                  </w:divBdr>
                </w:div>
                <w:div w:id="2037190143">
                  <w:marLeft w:val="0"/>
                  <w:marRight w:val="0"/>
                  <w:marTop w:val="0"/>
                  <w:marBottom w:val="0"/>
                  <w:divBdr>
                    <w:top w:val="none" w:sz="0" w:space="0" w:color="auto"/>
                    <w:left w:val="none" w:sz="0" w:space="0" w:color="auto"/>
                    <w:bottom w:val="none" w:sz="0" w:space="0" w:color="auto"/>
                    <w:right w:val="none" w:sz="0" w:space="0" w:color="auto"/>
                  </w:divBdr>
                </w:div>
                <w:div w:id="2037996120">
                  <w:marLeft w:val="0"/>
                  <w:marRight w:val="0"/>
                  <w:marTop w:val="0"/>
                  <w:marBottom w:val="0"/>
                  <w:divBdr>
                    <w:top w:val="none" w:sz="0" w:space="0" w:color="auto"/>
                    <w:left w:val="none" w:sz="0" w:space="0" w:color="auto"/>
                    <w:bottom w:val="none" w:sz="0" w:space="0" w:color="auto"/>
                    <w:right w:val="none" w:sz="0" w:space="0" w:color="auto"/>
                  </w:divBdr>
                </w:div>
                <w:div w:id="2038508960">
                  <w:marLeft w:val="0"/>
                  <w:marRight w:val="0"/>
                  <w:marTop w:val="0"/>
                  <w:marBottom w:val="0"/>
                  <w:divBdr>
                    <w:top w:val="none" w:sz="0" w:space="0" w:color="auto"/>
                    <w:left w:val="none" w:sz="0" w:space="0" w:color="auto"/>
                    <w:bottom w:val="none" w:sz="0" w:space="0" w:color="auto"/>
                    <w:right w:val="none" w:sz="0" w:space="0" w:color="auto"/>
                  </w:divBdr>
                </w:div>
                <w:div w:id="2039117173">
                  <w:marLeft w:val="0"/>
                  <w:marRight w:val="0"/>
                  <w:marTop w:val="0"/>
                  <w:marBottom w:val="0"/>
                  <w:divBdr>
                    <w:top w:val="none" w:sz="0" w:space="0" w:color="auto"/>
                    <w:left w:val="none" w:sz="0" w:space="0" w:color="auto"/>
                    <w:bottom w:val="none" w:sz="0" w:space="0" w:color="auto"/>
                    <w:right w:val="none" w:sz="0" w:space="0" w:color="auto"/>
                  </w:divBdr>
                </w:div>
                <w:div w:id="2039576827">
                  <w:marLeft w:val="0"/>
                  <w:marRight w:val="0"/>
                  <w:marTop w:val="0"/>
                  <w:marBottom w:val="0"/>
                  <w:divBdr>
                    <w:top w:val="none" w:sz="0" w:space="0" w:color="auto"/>
                    <w:left w:val="none" w:sz="0" w:space="0" w:color="auto"/>
                    <w:bottom w:val="none" w:sz="0" w:space="0" w:color="auto"/>
                    <w:right w:val="none" w:sz="0" w:space="0" w:color="auto"/>
                  </w:divBdr>
                </w:div>
                <w:div w:id="2039961508">
                  <w:marLeft w:val="0"/>
                  <w:marRight w:val="0"/>
                  <w:marTop w:val="0"/>
                  <w:marBottom w:val="0"/>
                  <w:divBdr>
                    <w:top w:val="none" w:sz="0" w:space="0" w:color="auto"/>
                    <w:left w:val="none" w:sz="0" w:space="0" w:color="auto"/>
                    <w:bottom w:val="none" w:sz="0" w:space="0" w:color="auto"/>
                    <w:right w:val="none" w:sz="0" w:space="0" w:color="auto"/>
                  </w:divBdr>
                </w:div>
                <w:div w:id="2040549597">
                  <w:marLeft w:val="0"/>
                  <w:marRight w:val="0"/>
                  <w:marTop w:val="0"/>
                  <w:marBottom w:val="0"/>
                  <w:divBdr>
                    <w:top w:val="none" w:sz="0" w:space="0" w:color="auto"/>
                    <w:left w:val="none" w:sz="0" w:space="0" w:color="auto"/>
                    <w:bottom w:val="none" w:sz="0" w:space="0" w:color="auto"/>
                    <w:right w:val="none" w:sz="0" w:space="0" w:color="auto"/>
                  </w:divBdr>
                </w:div>
                <w:div w:id="2040667202">
                  <w:marLeft w:val="0"/>
                  <w:marRight w:val="0"/>
                  <w:marTop w:val="0"/>
                  <w:marBottom w:val="0"/>
                  <w:divBdr>
                    <w:top w:val="none" w:sz="0" w:space="0" w:color="auto"/>
                    <w:left w:val="none" w:sz="0" w:space="0" w:color="auto"/>
                    <w:bottom w:val="none" w:sz="0" w:space="0" w:color="auto"/>
                    <w:right w:val="none" w:sz="0" w:space="0" w:color="auto"/>
                  </w:divBdr>
                </w:div>
                <w:div w:id="2040735768">
                  <w:marLeft w:val="0"/>
                  <w:marRight w:val="0"/>
                  <w:marTop w:val="0"/>
                  <w:marBottom w:val="0"/>
                  <w:divBdr>
                    <w:top w:val="none" w:sz="0" w:space="0" w:color="auto"/>
                    <w:left w:val="none" w:sz="0" w:space="0" w:color="auto"/>
                    <w:bottom w:val="none" w:sz="0" w:space="0" w:color="auto"/>
                    <w:right w:val="none" w:sz="0" w:space="0" w:color="auto"/>
                  </w:divBdr>
                </w:div>
                <w:div w:id="2040815219">
                  <w:marLeft w:val="0"/>
                  <w:marRight w:val="0"/>
                  <w:marTop w:val="0"/>
                  <w:marBottom w:val="0"/>
                  <w:divBdr>
                    <w:top w:val="none" w:sz="0" w:space="0" w:color="auto"/>
                    <w:left w:val="none" w:sz="0" w:space="0" w:color="auto"/>
                    <w:bottom w:val="none" w:sz="0" w:space="0" w:color="auto"/>
                    <w:right w:val="none" w:sz="0" w:space="0" w:color="auto"/>
                  </w:divBdr>
                </w:div>
                <w:div w:id="2040888333">
                  <w:marLeft w:val="0"/>
                  <w:marRight w:val="0"/>
                  <w:marTop w:val="0"/>
                  <w:marBottom w:val="0"/>
                  <w:divBdr>
                    <w:top w:val="none" w:sz="0" w:space="0" w:color="auto"/>
                    <w:left w:val="none" w:sz="0" w:space="0" w:color="auto"/>
                    <w:bottom w:val="none" w:sz="0" w:space="0" w:color="auto"/>
                    <w:right w:val="none" w:sz="0" w:space="0" w:color="auto"/>
                  </w:divBdr>
                </w:div>
                <w:div w:id="2041466230">
                  <w:marLeft w:val="0"/>
                  <w:marRight w:val="0"/>
                  <w:marTop w:val="0"/>
                  <w:marBottom w:val="0"/>
                  <w:divBdr>
                    <w:top w:val="none" w:sz="0" w:space="0" w:color="auto"/>
                    <w:left w:val="none" w:sz="0" w:space="0" w:color="auto"/>
                    <w:bottom w:val="none" w:sz="0" w:space="0" w:color="auto"/>
                    <w:right w:val="none" w:sz="0" w:space="0" w:color="auto"/>
                  </w:divBdr>
                </w:div>
                <w:div w:id="2043094494">
                  <w:marLeft w:val="0"/>
                  <w:marRight w:val="0"/>
                  <w:marTop w:val="0"/>
                  <w:marBottom w:val="0"/>
                  <w:divBdr>
                    <w:top w:val="none" w:sz="0" w:space="0" w:color="auto"/>
                    <w:left w:val="none" w:sz="0" w:space="0" w:color="auto"/>
                    <w:bottom w:val="none" w:sz="0" w:space="0" w:color="auto"/>
                    <w:right w:val="none" w:sz="0" w:space="0" w:color="auto"/>
                  </w:divBdr>
                </w:div>
                <w:div w:id="2043631083">
                  <w:marLeft w:val="0"/>
                  <w:marRight w:val="0"/>
                  <w:marTop w:val="0"/>
                  <w:marBottom w:val="0"/>
                  <w:divBdr>
                    <w:top w:val="none" w:sz="0" w:space="0" w:color="auto"/>
                    <w:left w:val="none" w:sz="0" w:space="0" w:color="auto"/>
                    <w:bottom w:val="none" w:sz="0" w:space="0" w:color="auto"/>
                    <w:right w:val="none" w:sz="0" w:space="0" w:color="auto"/>
                  </w:divBdr>
                </w:div>
                <w:div w:id="2043825364">
                  <w:marLeft w:val="0"/>
                  <w:marRight w:val="0"/>
                  <w:marTop w:val="0"/>
                  <w:marBottom w:val="0"/>
                  <w:divBdr>
                    <w:top w:val="none" w:sz="0" w:space="0" w:color="auto"/>
                    <w:left w:val="none" w:sz="0" w:space="0" w:color="auto"/>
                    <w:bottom w:val="none" w:sz="0" w:space="0" w:color="auto"/>
                    <w:right w:val="none" w:sz="0" w:space="0" w:color="auto"/>
                  </w:divBdr>
                </w:div>
                <w:div w:id="2044212793">
                  <w:marLeft w:val="0"/>
                  <w:marRight w:val="0"/>
                  <w:marTop w:val="0"/>
                  <w:marBottom w:val="0"/>
                  <w:divBdr>
                    <w:top w:val="none" w:sz="0" w:space="0" w:color="auto"/>
                    <w:left w:val="none" w:sz="0" w:space="0" w:color="auto"/>
                    <w:bottom w:val="none" w:sz="0" w:space="0" w:color="auto"/>
                    <w:right w:val="none" w:sz="0" w:space="0" w:color="auto"/>
                  </w:divBdr>
                </w:div>
                <w:div w:id="2047871870">
                  <w:marLeft w:val="0"/>
                  <w:marRight w:val="0"/>
                  <w:marTop w:val="0"/>
                  <w:marBottom w:val="0"/>
                  <w:divBdr>
                    <w:top w:val="none" w:sz="0" w:space="0" w:color="auto"/>
                    <w:left w:val="none" w:sz="0" w:space="0" w:color="auto"/>
                    <w:bottom w:val="none" w:sz="0" w:space="0" w:color="auto"/>
                    <w:right w:val="none" w:sz="0" w:space="0" w:color="auto"/>
                  </w:divBdr>
                </w:div>
                <w:div w:id="2048409806">
                  <w:marLeft w:val="0"/>
                  <w:marRight w:val="0"/>
                  <w:marTop w:val="0"/>
                  <w:marBottom w:val="0"/>
                  <w:divBdr>
                    <w:top w:val="none" w:sz="0" w:space="0" w:color="auto"/>
                    <w:left w:val="none" w:sz="0" w:space="0" w:color="auto"/>
                    <w:bottom w:val="none" w:sz="0" w:space="0" w:color="auto"/>
                    <w:right w:val="none" w:sz="0" w:space="0" w:color="auto"/>
                  </w:divBdr>
                </w:div>
                <w:div w:id="2049451679">
                  <w:marLeft w:val="0"/>
                  <w:marRight w:val="0"/>
                  <w:marTop w:val="0"/>
                  <w:marBottom w:val="0"/>
                  <w:divBdr>
                    <w:top w:val="none" w:sz="0" w:space="0" w:color="auto"/>
                    <w:left w:val="none" w:sz="0" w:space="0" w:color="auto"/>
                    <w:bottom w:val="none" w:sz="0" w:space="0" w:color="auto"/>
                    <w:right w:val="none" w:sz="0" w:space="0" w:color="auto"/>
                  </w:divBdr>
                </w:div>
                <w:div w:id="2050449517">
                  <w:marLeft w:val="0"/>
                  <w:marRight w:val="0"/>
                  <w:marTop w:val="0"/>
                  <w:marBottom w:val="0"/>
                  <w:divBdr>
                    <w:top w:val="none" w:sz="0" w:space="0" w:color="auto"/>
                    <w:left w:val="none" w:sz="0" w:space="0" w:color="auto"/>
                    <w:bottom w:val="none" w:sz="0" w:space="0" w:color="auto"/>
                    <w:right w:val="none" w:sz="0" w:space="0" w:color="auto"/>
                  </w:divBdr>
                </w:div>
                <w:div w:id="2050568571">
                  <w:marLeft w:val="0"/>
                  <w:marRight w:val="0"/>
                  <w:marTop w:val="0"/>
                  <w:marBottom w:val="0"/>
                  <w:divBdr>
                    <w:top w:val="none" w:sz="0" w:space="0" w:color="auto"/>
                    <w:left w:val="none" w:sz="0" w:space="0" w:color="auto"/>
                    <w:bottom w:val="none" w:sz="0" w:space="0" w:color="auto"/>
                    <w:right w:val="none" w:sz="0" w:space="0" w:color="auto"/>
                  </w:divBdr>
                </w:div>
                <w:div w:id="2050838678">
                  <w:marLeft w:val="0"/>
                  <w:marRight w:val="0"/>
                  <w:marTop w:val="0"/>
                  <w:marBottom w:val="0"/>
                  <w:divBdr>
                    <w:top w:val="none" w:sz="0" w:space="0" w:color="auto"/>
                    <w:left w:val="none" w:sz="0" w:space="0" w:color="auto"/>
                    <w:bottom w:val="none" w:sz="0" w:space="0" w:color="auto"/>
                    <w:right w:val="none" w:sz="0" w:space="0" w:color="auto"/>
                  </w:divBdr>
                </w:div>
                <w:div w:id="2051227673">
                  <w:marLeft w:val="0"/>
                  <w:marRight w:val="0"/>
                  <w:marTop w:val="0"/>
                  <w:marBottom w:val="0"/>
                  <w:divBdr>
                    <w:top w:val="none" w:sz="0" w:space="0" w:color="auto"/>
                    <w:left w:val="none" w:sz="0" w:space="0" w:color="auto"/>
                    <w:bottom w:val="none" w:sz="0" w:space="0" w:color="auto"/>
                    <w:right w:val="none" w:sz="0" w:space="0" w:color="auto"/>
                  </w:divBdr>
                </w:div>
                <w:div w:id="2051415226">
                  <w:marLeft w:val="0"/>
                  <w:marRight w:val="0"/>
                  <w:marTop w:val="0"/>
                  <w:marBottom w:val="0"/>
                  <w:divBdr>
                    <w:top w:val="none" w:sz="0" w:space="0" w:color="auto"/>
                    <w:left w:val="none" w:sz="0" w:space="0" w:color="auto"/>
                    <w:bottom w:val="none" w:sz="0" w:space="0" w:color="auto"/>
                    <w:right w:val="none" w:sz="0" w:space="0" w:color="auto"/>
                  </w:divBdr>
                </w:div>
                <w:div w:id="2051562734">
                  <w:marLeft w:val="0"/>
                  <w:marRight w:val="0"/>
                  <w:marTop w:val="0"/>
                  <w:marBottom w:val="0"/>
                  <w:divBdr>
                    <w:top w:val="none" w:sz="0" w:space="0" w:color="auto"/>
                    <w:left w:val="none" w:sz="0" w:space="0" w:color="auto"/>
                    <w:bottom w:val="none" w:sz="0" w:space="0" w:color="auto"/>
                    <w:right w:val="none" w:sz="0" w:space="0" w:color="auto"/>
                  </w:divBdr>
                </w:div>
                <w:div w:id="2051760496">
                  <w:marLeft w:val="0"/>
                  <w:marRight w:val="0"/>
                  <w:marTop w:val="0"/>
                  <w:marBottom w:val="0"/>
                  <w:divBdr>
                    <w:top w:val="none" w:sz="0" w:space="0" w:color="auto"/>
                    <w:left w:val="none" w:sz="0" w:space="0" w:color="auto"/>
                    <w:bottom w:val="none" w:sz="0" w:space="0" w:color="auto"/>
                    <w:right w:val="none" w:sz="0" w:space="0" w:color="auto"/>
                  </w:divBdr>
                </w:div>
                <w:div w:id="2051879875">
                  <w:marLeft w:val="0"/>
                  <w:marRight w:val="0"/>
                  <w:marTop w:val="0"/>
                  <w:marBottom w:val="0"/>
                  <w:divBdr>
                    <w:top w:val="none" w:sz="0" w:space="0" w:color="auto"/>
                    <w:left w:val="none" w:sz="0" w:space="0" w:color="auto"/>
                    <w:bottom w:val="none" w:sz="0" w:space="0" w:color="auto"/>
                    <w:right w:val="none" w:sz="0" w:space="0" w:color="auto"/>
                  </w:divBdr>
                </w:div>
                <w:div w:id="2052806541">
                  <w:marLeft w:val="0"/>
                  <w:marRight w:val="0"/>
                  <w:marTop w:val="0"/>
                  <w:marBottom w:val="0"/>
                  <w:divBdr>
                    <w:top w:val="none" w:sz="0" w:space="0" w:color="auto"/>
                    <w:left w:val="none" w:sz="0" w:space="0" w:color="auto"/>
                    <w:bottom w:val="none" w:sz="0" w:space="0" w:color="auto"/>
                    <w:right w:val="none" w:sz="0" w:space="0" w:color="auto"/>
                  </w:divBdr>
                </w:div>
                <w:div w:id="2053189872">
                  <w:marLeft w:val="0"/>
                  <w:marRight w:val="0"/>
                  <w:marTop w:val="0"/>
                  <w:marBottom w:val="0"/>
                  <w:divBdr>
                    <w:top w:val="none" w:sz="0" w:space="0" w:color="auto"/>
                    <w:left w:val="none" w:sz="0" w:space="0" w:color="auto"/>
                    <w:bottom w:val="none" w:sz="0" w:space="0" w:color="auto"/>
                    <w:right w:val="none" w:sz="0" w:space="0" w:color="auto"/>
                  </w:divBdr>
                </w:div>
                <w:div w:id="2053192007">
                  <w:marLeft w:val="0"/>
                  <w:marRight w:val="0"/>
                  <w:marTop w:val="0"/>
                  <w:marBottom w:val="0"/>
                  <w:divBdr>
                    <w:top w:val="none" w:sz="0" w:space="0" w:color="auto"/>
                    <w:left w:val="none" w:sz="0" w:space="0" w:color="auto"/>
                    <w:bottom w:val="none" w:sz="0" w:space="0" w:color="auto"/>
                    <w:right w:val="none" w:sz="0" w:space="0" w:color="auto"/>
                  </w:divBdr>
                </w:div>
                <w:div w:id="2055495262">
                  <w:marLeft w:val="0"/>
                  <w:marRight w:val="0"/>
                  <w:marTop w:val="0"/>
                  <w:marBottom w:val="0"/>
                  <w:divBdr>
                    <w:top w:val="none" w:sz="0" w:space="0" w:color="auto"/>
                    <w:left w:val="none" w:sz="0" w:space="0" w:color="auto"/>
                    <w:bottom w:val="none" w:sz="0" w:space="0" w:color="auto"/>
                    <w:right w:val="none" w:sz="0" w:space="0" w:color="auto"/>
                  </w:divBdr>
                </w:div>
                <w:div w:id="2055497781">
                  <w:marLeft w:val="0"/>
                  <w:marRight w:val="0"/>
                  <w:marTop w:val="0"/>
                  <w:marBottom w:val="0"/>
                  <w:divBdr>
                    <w:top w:val="none" w:sz="0" w:space="0" w:color="auto"/>
                    <w:left w:val="none" w:sz="0" w:space="0" w:color="auto"/>
                    <w:bottom w:val="none" w:sz="0" w:space="0" w:color="auto"/>
                    <w:right w:val="none" w:sz="0" w:space="0" w:color="auto"/>
                  </w:divBdr>
                </w:div>
                <w:div w:id="2055881334">
                  <w:marLeft w:val="0"/>
                  <w:marRight w:val="0"/>
                  <w:marTop w:val="0"/>
                  <w:marBottom w:val="0"/>
                  <w:divBdr>
                    <w:top w:val="none" w:sz="0" w:space="0" w:color="auto"/>
                    <w:left w:val="none" w:sz="0" w:space="0" w:color="auto"/>
                    <w:bottom w:val="none" w:sz="0" w:space="0" w:color="auto"/>
                    <w:right w:val="none" w:sz="0" w:space="0" w:color="auto"/>
                  </w:divBdr>
                </w:div>
                <w:div w:id="2056349050">
                  <w:marLeft w:val="0"/>
                  <w:marRight w:val="0"/>
                  <w:marTop w:val="0"/>
                  <w:marBottom w:val="0"/>
                  <w:divBdr>
                    <w:top w:val="none" w:sz="0" w:space="0" w:color="auto"/>
                    <w:left w:val="none" w:sz="0" w:space="0" w:color="auto"/>
                    <w:bottom w:val="none" w:sz="0" w:space="0" w:color="auto"/>
                    <w:right w:val="none" w:sz="0" w:space="0" w:color="auto"/>
                  </w:divBdr>
                </w:div>
                <w:div w:id="2058432395">
                  <w:marLeft w:val="0"/>
                  <w:marRight w:val="0"/>
                  <w:marTop w:val="0"/>
                  <w:marBottom w:val="0"/>
                  <w:divBdr>
                    <w:top w:val="none" w:sz="0" w:space="0" w:color="auto"/>
                    <w:left w:val="none" w:sz="0" w:space="0" w:color="auto"/>
                    <w:bottom w:val="none" w:sz="0" w:space="0" w:color="auto"/>
                    <w:right w:val="none" w:sz="0" w:space="0" w:color="auto"/>
                  </w:divBdr>
                </w:div>
                <w:div w:id="2058579500">
                  <w:marLeft w:val="0"/>
                  <w:marRight w:val="0"/>
                  <w:marTop w:val="0"/>
                  <w:marBottom w:val="0"/>
                  <w:divBdr>
                    <w:top w:val="none" w:sz="0" w:space="0" w:color="auto"/>
                    <w:left w:val="none" w:sz="0" w:space="0" w:color="auto"/>
                    <w:bottom w:val="none" w:sz="0" w:space="0" w:color="auto"/>
                    <w:right w:val="none" w:sz="0" w:space="0" w:color="auto"/>
                  </w:divBdr>
                </w:div>
                <w:div w:id="2058774845">
                  <w:marLeft w:val="0"/>
                  <w:marRight w:val="0"/>
                  <w:marTop w:val="0"/>
                  <w:marBottom w:val="0"/>
                  <w:divBdr>
                    <w:top w:val="none" w:sz="0" w:space="0" w:color="auto"/>
                    <w:left w:val="none" w:sz="0" w:space="0" w:color="auto"/>
                    <w:bottom w:val="none" w:sz="0" w:space="0" w:color="auto"/>
                    <w:right w:val="none" w:sz="0" w:space="0" w:color="auto"/>
                  </w:divBdr>
                </w:div>
                <w:div w:id="2058889035">
                  <w:marLeft w:val="0"/>
                  <w:marRight w:val="0"/>
                  <w:marTop w:val="0"/>
                  <w:marBottom w:val="0"/>
                  <w:divBdr>
                    <w:top w:val="none" w:sz="0" w:space="0" w:color="auto"/>
                    <w:left w:val="none" w:sz="0" w:space="0" w:color="auto"/>
                    <w:bottom w:val="none" w:sz="0" w:space="0" w:color="auto"/>
                    <w:right w:val="none" w:sz="0" w:space="0" w:color="auto"/>
                  </w:divBdr>
                </w:div>
                <w:div w:id="2059695269">
                  <w:marLeft w:val="0"/>
                  <w:marRight w:val="0"/>
                  <w:marTop w:val="0"/>
                  <w:marBottom w:val="0"/>
                  <w:divBdr>
                    <w:top w:val="none" w:sz="0" w:space="0" w:color="auto"/>
                    <w:left w:val="none" w:sz="0" w:space="0" w:color="auto"/>
                    <w:bottom w:val="none" w:sz="0" w:space="0" w:color="auto"/>
                    <w:right w:val="none" w:sz="0" w:space="0" w:color="auto"/>
                  </w:divBdr>
                </w:div>
                <w:div w:id="2059819097">
                  <w:marLeft w:val="0"/>
                  <w:marRight w:val="0"/>
                  <w:marTop w:val="0"/>
                  <w:marBottom w:val="0"/>
                  <w:divBdr>
                    <w:top w:val="none" w:sz="0" w:space="0" w:color="auto"/>
                    <w:left w:val="none" w:sz="0" w:space="0" w:color="auto"/>
                    <w:bottom w:val="none" w:sz="0" w:space="0" w:color="auto"/>
                    <w:right w:val="none" w:sz="0" w:space="0" w:color="auto"/>
                  </w:divBdr>
                </w:div>
                <w:div w:id="2060201076">
                  <w:marLeft w:val="0"/>
                  <w:marRight w:val="0"/>
                  <w:marTop w:val="0"/>
                  <w:marBottom w:val="0"/>
                  <w:divBdr>
                    <w:top w:val="none" w:sz="0" w:space="0" w:color="auto"/>
                    <w:left w:val="none" w:sz="0" w:space="0" w:color="auto"/>
                    <w:bottom w:val="none" w:sz="0" w:space="0" w:color="auto"/>
                    <w:right w:val="none" w:sz="0" w:space="0" w:color="auto"/>
                  </w:divBdr>
                </w:div>
                <w:div w:id="2061854982">
                  <w:marLeft w:val="0"/>
                  <w:marRight w:val="0"/>
                  <w:marTop w:val="0"/>
                  <w:marBottom w:val="0"/>
                  <w:divBdr>
                    <w:top w:val="none" w:sz="0" w:space="0" w:color="auto"/>
                    <w:left w:val="none" w:sz="0" w:space="0" w:color="auto"/>
                    <w:bottom w:val="none" w:sz="0" w:space="0" w:color="auto"/>
                    <w:right w:val="none" w:sz="0" w:space="0" w:color="auto"/>
                  </w:divBdr>
                </w:div>
                <w:div w:id="2061897133">
                  <w:marLeft w:val="0"/>
                  <w:marRight w:val="0"/>
                  <w:marTop w:val="0"/>
                  <w:marBottom w:val="0"/>
                  <w:divBdr>
                    <w:top w:val="none" w:sz="0" w:space="0" w:color="auto"/>
                    <w:left w:val="none" w:sz="0" w:space="0" w:color="auto"/>
                    <w:bottom w:val="none" w:sz="0" w:space="0" w:color="auto"/>
                    <w:right w:val="none" w:sz="0" w:space="0" w:color="auto"/>
                  </w:divBdr>
                </w:div>
                <w:div w:id="2062167229">
                  <w:marLeft w:val="0"/>
                  <w:marRight w:val="0"/>
                  <w:marTop w:val="0"/>
                  <w:marBottom w:val="0"/>
                  <w:divBdr>
                    <w:top w:val="none" w:sz="0" w:space="0" w:color="auto"/>
                    <w:left w:val="none" w:sz="0" w:space="0" w:color="auto"/>
                    <w:bottom w:val="none" w:sz="0" w:space="0" w:color="auto"/>
                    <w:right w:val="none" w:sz="0" w:space="0" w:color="auto"/>
                  </w:divBdr>
                </w:div>
                <w:div w:id="2062942346">
                  <w:marLeft w:val="0"/>
                  <w:marRight w:val="0"/>
                  <w:marTop w:val="0"/>
                  <w:marBottom w:val="0"/>
                  <w:divBdr>
                    <w:top w:val="none" w:sz="0" w:space="0" w:color="auto"/>
                    <w:left w:val="none" w:sz="0" w:space="0" w:color="auto"/>
                    <w:bottom w:val="none" w:sz="0" w:space="0" w:color="auto"/>
                    <w:right w:val="none" w:sz="0" w:space="0" w:color="auto"/>
                  </w:divBdr>
                </w:div>
                <w:div w:id="2064014141">
                  <w:marLeft w:val="0"/>
                  <w:marRight w:val="0"/>
                  <w:marTop w:val="0"/>
                  <w:marBottom w:val="0"/>
                  <w:divBdr>
                    <w:top w:val="none" w:sz="0" w:space="0" w:color="auto"/>
                    <w:left w:val="none" w:sz="0" w:space="0" w:color="auto"/>
                    <w:bottom w:val="none" w:sz="0" w:space="0" w:color="auto"/>
                    <w:right w:val="none" w:sz="0" w:space="0" w:color="auto"/>
                  </w:divBdr>
                </w:div>
                <w:div w:id="2064675959">
                  <w:marLeft w:val="0"/>
                  <w:marRight w:val="0"/>
                  <w:marTop w:val="0"/>
                  <w:marBottom w:val="0"/>
                  <w:divBdr>
                    <w:top w:val="none" w:sz="0" w:space="0" w:color="auto"/>
                    <w:left w:val="none" w:sz="0" w:space="0" w:color="auto"/>
                    <w:bottom w:val="none" w:sz="0" w:space="0" w:color="auto"/>
                    <w:right w:val="none" w:sz="0" w:space="0" w:color="auto"/>
                  </w:divBdr>
                </w:div>
                <w:div w:id="2065713996">
                  <w:marLeft w:val="0"/>
                  <w:marRight w:val="0"/>
                  <w:marTop w:val="0"/>
                  <w:marBottom w:val="0"/>
                  <w:divBdr>
                    <w:top w:val="none" w:sz="0" w:space="0" w:color="auto"/>
                    <w:left w:val="none" w:sz="0" w:space="0" w:color="auto"/>
                    <w:bottom w:val="none" w:sz="0" w:space="0" w:color="auto"/>
                    <w:right w:val="none" w:sz="0" w:space="0" w:color="auto"/>
                  </w:divBdr>
                </w:div>
                <w:div w:id="2065836635">
                  <w:marLeft w:val="0"/>
                  <w:marRight w:val="0"/>
                  <w:marTop w:val="0"/>
                  <w:marBottom w:val="0"/>
                  <w:divBdr>
                    <w:top w:val="none" w:sz="0" w:space="0" w:color="auto"/>
                    <w:left w:val="none" w:sz="0" w:space="0" w:color="auto"/>
                    <w:bottom w:val="none" w:sz="0" w:space="0" w:color="auto"/>
                    <w:right w:val="none" w:sz="0" w:space="0" w:color="auto"/>
                  </w:divBdr>
                </w:div>
                <w:div w:id="2065905743">
                  <w:marLeft w:val="0"/>
                  <w:marRight w:val="0"/>
                  <w:marTop w:val="0"/>
                  <w:marBottom w:val="0"/>
                  <w:divBdr>
                    <w:top w:val="none" w:sz="0" w:space="0" w:color="auto"/>
                    <w:left w:val="none" w:sz="0" w:space="0" w:color="auto"/>
                    <w:bottom w:val="none" w:sz="0" w:space="0" w:color="auto"/>
                    <w:right w:val="none" w:sz="0" w:space="0" w:color="auto"/>
                  </w:divBdr>
                </w:div>
                <w:div w:id="2066877914">
                  <w:marLeft w:val="0"/>
                  <w:marRight w:val="0"/>
                  <w:marTop w:val="0"/>
                  <w:marBottom w:val="0"/>
                  <w:divBdr>
                    <w:top w:val="none" w:sz="0" w:space="0" w:color="auto"/>
                    <w:left w:val="none" w:sz="0" w:space="0" w:color="auto"/>
                    <w:bottom w:val="none" w:sz="0" w:space="0" w:color="auto"/>
                    <w:right w:val="none" w:sz="0" w:space="0" w:color="auto"/>
                  </w:divBdr>
                </w:div>
                <w:div w:id="2067490128">
                  <w:marLeft w:val="0"/>
                  <w:marRight w:val="0"/>
                  <w:marTop w:val="0"/>
                  <w:marBottom w:val="0"/>
                  <w:divBdr>
                    <w:top w:val="none" w:sz="0" w:space="0" w:color="auto"/>
                    <w:left w:val="none" w:sz="0" w:space="0" w:color="auto"/>
                    <w:bottom w:val="none" w:sz="0" w:space="0" w:color="auto"/>
                    <w:right w:val="none" w:sz="0" w:space="0" w:color="auto"/>
                  </w:divBdr>
                </w:div>
                <w:div w:id="2068452145">
                  <w:marLeft w:val="0"/>
                  <w:marRight w:val="0"/>
                  <w:marTop w:val="0"/>
                  <w:marBottom w:val="0"/>
                  <w:divBdr>
                    <w:top w:val="none" w:sz="0" w:space="0" w:color="auto"/>
                    <w:left w:val="none" w:sz="0" w:space="0" w:color="auto"/>
                    <w:bottom w:val="none" w:sz="0" w:space="0" w:color="auto"/>
                    <w:right w:val="none" w:sz="0" w:space="0" w:color="auto"/>
                  </w:divBdr>
                </w:div>
                <w:div w:id="2069650897">
                  <w:marLeft w:val="0"/>
                  <w:marRight w:val="0"/>
                  <w:marTop w:val="0"/>
                  <w:marBottom w:val="0"/>
                  <w:divBdr>
                    <w:top w:val="none" w:sz="0" w:space="0" w:color="auto"/>
                    <w:left w:val="none" w:sz="0" w:space="0" w:color="auto"/>
                    <w:bottom w:val="none" w:sz="0" w:space="0" w:color="auto"/>
                    <w:right w:val="none" w:sz="0" w:space="0" w:color="auto"/>
                  </w:divBdr>
                </w:div>
                <w:div w:id="2070226941">
                  <w:marLeft w:val="0"/>
                  <w:marRight w:val="0"/>
                  <w:marTop w:val="0"/>
                  <w:marBottom w:val="0"/>
                  <w:divBdr>
                    <w:top w:val="none" w:sz="0" w:space="0" w:color="auto"/>
                    <w:left w:val="none" w:sz="0" w:space="0" w:color="auto"/>
                    <w:bottom w:val="none" w:sz="0" w:space="0" w:color="auto"/>
                    <w:right w:val="none" w:sz="0" w:space="0" w:color="auto"/>
                  </w:divBdr>
                </w:div>
                <w:div w:id="2072803449">
                  <w:marLeft w:val="0"/>
                  <w:marRight w:val="0"/>
                  <w:marTop w:val="0"/>
                  <w:marBottom w:val="0"/>
                  <w:divBdr>
                    <w:top w:val="none" w:sz="0" w:space="0" w:color="auto"/>
                    <w:left w:val="none" w:sz="0" w:space="0" w:color="auto"/>
                    <w:bottom w:val="none" w:sz="0" w:space="0" w:color="auto"/>
                    <w:right w:val="none" w:sz="0" w:space="0" w:color="auto"/>
                  </w:divBdr>
                </w:div>
                <w:div w:id="2074231640">
                  <w:marLeft w:val="0"/>
                  <w:marRight w:val="0"/>
                  <w:marTop w:val="0"/>
                  <w:marBottom w:val="0"/>
                  <w:divBdr>
                    <w:top w:val="none" w:sz="0" w:space="0" w:color="auto"/>
                    <w:left w:val="none" w:sz="0" w:space="0" w:color="auto"/>
                    <w:bottom w:val="none" w:sz="0" w:space="0" w:color="auto"/>
                    <w:right w:val="none" w:sz="0" w:space="0" w:color="auto"/>
                  </w:divBdr>
                </w:div>
                <w:div w:id="2075198179">
                  <w:marLeft w:val="0"/>
                  <w:marRight w:val="0"/>
                  <w:marTop w:val="0"/>
                  <w:marBottom w:val="0"/>
                  <w:divBdr>
                    <w:top w:val="none" w:sz="0" w:space="0" w:color="auto"/>
                    <w:left w:val="none" w:sz="0" w:space="0" w:color="auto"/>
                    <w:bottom w:val="none" w:sz="0" w:space="0" w:color="auto"/>
                    <w:right w:val="none" w:sz="0" w:space="0" w:color="auto"/>
                  </w:divBdr>
                </w:div>
                <w:div w:id="2075200783">
                  <w:marLeft w:val="0"/>
                  <w:marRight w:val="0"/>
                  <w:marTop w:val="0"/>
                  <w:marBottom w:val="0"/>
                  <w:divBdr>
                    <w:top w:val="none" w:sz="0" w:space="0" w:color="auto"/>
                    <w:left w:val="none" w:sz="0" w:space="0" w:color="auto"/>
                    <w:bottom w:val="none" w:sz="0" w:space="0" w:color="auto"/>
                    <w:right w:val="none" w:sz="0" w:space="0" w:color="auto"/>
                  </w:divBdr>
                </w:div>
                <w:div w:id="2075616344">
                  <w:marLeft w:val="0"/>
                  <w:marRight w:val="0"/>
                  <w:marTop w:val="0"/>
                  <w:marBottom w:val="0"/>
                  <w:divBdr>
                    <w:top w:val="none" w:sz="0" w:space="0" w:color="auto"/>
                    <w:left w:val="none" w:sz="0" w:space="0" w:color="auto"/>
                    <w:bottom w:val="none" w:sz="0" w:space="0" w:color="auto"/>
                    <w:right w:val="none" w:sz="0" w:space="0" w:color="auto"/>
                  </w:divBdr>
                </w:div>
                <w:div w:id="2075736958">
                  <w:marLeft w:val="0"/>
                  <w:marRight w:val="0"/>
                  <w:marTop w:val="0"/>
                  <w:marBottom w:val="0"/>
                  <w:divBdr>
                    <w:top w:val="none" w:sz="0" w:space="0" w:color="auto"/>
                    <w:left w:val="none" w:sz="0" w:space="0" w:color="auto"/>
                    <w:bottom w:val="none" w:sz="0" w:space="0" w:color="auto"/>
                    <w:right w:val="none" w:sz="0" w:space="0" w:color="auto"/>
                  </w:divBdr>
                </w:div>
                <w:div w:id="2076510619">
                  <w:marLeft w:val="0"/>
                  <w:marRight w:val="0"/>
                  <w:marTop w:val="0"/>
                  <w:marBottom w:val="0"/>
                  <w:divBdr>
                    <w:top w:val="none" w:sz="0" w:space="0" w:color="auto"/>
                    <w:left w:val="none" w:sz="0" w:space="0" w:color="auto"/>
                    <w:bottom w:val="none" w:sz="0" w:space="0" w:color="auto"/>
                    <w:right w:val="none" w:sz="0" w:space="0" w:color="auto"/>
                  </w:divBdr>
                </w:div>
                <w:div w:id="2076974202">
                  <w:marLeft w:val="0"/>
                  <w:marRight w:val="0"/>
                  <w:marTop w:val="0"/>
                  <w:marBottom w:val="0"/>
                  <w:divBdr>
                    <w:top w:val="none" w:sz="0" w:space="0" w:color="auto"/>
                    <w:left w:val="none" w:sz="0" w:space="0" w:color="auto"/>
                    <w:bottom w:val="none" w:sz="0" w:space="0" w:color="auto"/>
                    <w:right w:val="none" w:sz="0" w:space="0" w:color="auto"/>
                  </w:divBdr>
                </w:div>
                <w:div w:id="2077165743">
                  <w:marLeft w:val="0"/>
                  <w:marRight w:val="0"/>
                  <w:marTop w:val="0"/>
                  <w:marBottom w:val="0"/>
                  <w:divBdr>
                    <w:top w:val="none" w:sz="0" w:space="0" w:color="auto"/>
                    <w:left w:val="none" w:sz="0" w:space="0" w:color="auto"/>
                    <w:bottom w:val="none" w:sz="0" w:space="0" w:color="auto"/>
                    <w:right w:val="none" w:sz="0" w:space="0" w:color="auto"/>
                  </w:divBdr>
                </w:div>
                <w:div w:id="2078166109">
                  <w:marLeft w:val="0"/>
                  <w:marRight w:val="0"/>
                  <w:marTop w:val="0"/>
                  <w:marBottom w:val="0"/>
                  <w:divBdr>
                    <w:top w:val="none" w:sz="0" w:space="0" w:color="auto"/>
                    <w:left w:val="none" w:sz="0" w:space="0" w:color="auto"/>
                    <w:bottom w:val="none" w:sz="0" w:space="0" w:color="auto"/>
                    <w:right w:val="none" w:sz="0" w:space="0" w:color="auto"/>
                  </w:divBdr>
                </w:div>
                <w:div w:id="2078168104">
                  <w:marLeft w:val="0"/>
                  <w:marRight w:val="0"/>
                  <w:marTop w:val="0"/>
                  <w:marBottom w:val="0"/>
                  <w:divBdr>
                    <w:top w:val="none" w:sz="0" w:space="0" w:color="auto"/>
                    <w:left w:val="none" w:sz="0" w:space="0" w:color="auto"/>
                    <w:bottom w:val="none" w:sz="0" w:space="0" w:color="auto"/>
                    <w:right w:val="none" w:sz="0" w:space="0" w:color="auto"/>
                  </w:divBdr>
                </w:div>
                <w:div w:id="2078893336">
                  <w:marLeft w:val="0"/>
                  <w:marRight w:val="0"/>
                  <w:marTop w:val="0"/>
                  <w:marBottom w:val="0"/>
                  <w:divBdr>
                    <w:top w:val="none" w:sz="0" w:space="0" w:color="auto"/>
                    <w:left w:val="none" w:sz="0" w:space="0" w:color="auto"/>
                    <w:bottom w:val="none" w:sz="0" w:space="0" w:color="auto"/>
                    <w:right w:val="none" w:sz="0" w:space="0" w:color="auto"/>
                  </w:divBdr>
                </w:div>
                <w:div w:id="2079747338">
                  <w:marLeft w:val="0"/>
                  <w:marRight w:val="0"/>
                  <w:marTop w:val="0"/>
                  <w:marBottom w:val="0"/>
                  <w:divBdr>
                    <w:top w:val="none" w:sz="0" w:space="0" w:color="auto"/>
                    <w:left w:val="none" w:sz="0" w:space="0" w:color="auto"/>
                    <w:bottom w:val="none" w:sz="0" w:space="0" w:color="auto"/>
                    <w:right w:val="none" w:sz="0" w:space="0" w:color="auto"/>
                  </w:divBdr>
                </w:div>
                <w:div w:id="2080669394">
                  <w:marLeft w:val="0"/>
                  <w:marRight w:val="0"/>
                  <w:marTop w:val="0"/>
                  <w:marBottom w:val="0"/>
                  <w:divBdr>
                    <w:top w:val="none" w:sz="0" w:space="0" w:color="auto"/>
                    <w:left w:val="none" w:sz="0" w:space="0" w:color="auto"/>
                    <w:bottom w:val="none" w:sz="0" w:space="0" w:color="auto"/>
                    <w:right w:val="none" w:sz="0" w:space="0" w:color="auto"/>
                  </w:divBdr>
                </w:div>
                <w:div w:id="2080783041">
                  <w:marLeft w:val="0"/>
                  <w:marRight w:val="0"/>
                  <w:marTop w:val="0"/>
                  <w:marBottom w:val="0"/>
                  <w:divBdr>
                    <w:top w:val="none" w:sz="0" w:space="0" w:color="auto"/>
                    <w:left w:val="none" w:sz="0" w:space="0" w:color="auto"/>
                    <w:bottom w:val="none" w:sz="0" w:space="0" w:color="auto"/>
                    <w:right w:val="none" w:sz="0" w:space="0" w:color="auto"/>
                  </w:divBdr>
                </w:div>
                <w:div w:id="2080786098">
                  <w:marLeft w:val="0"/>
                  <w:marRight w:val="0"/>
                  <w:marTop w:val="0"/>
                  <w:marBottom w:val="0"/>
                  <w:divBdr>
                    <w:top w:val="none" w:sz="0" w:space="0" w:color="auto"/>
                    <w:left w:val="none" w:sz="0" w:space="0" w:color="auto"/>
                    <w:bottom w:val="none" w:sz="0" w:space="0" w:color="auto"/>
                    <w:right w:val="none" w:sz="0" w:space="0" w:color="auto"/>
                  </w:divBdr>
                </w:div>
                <w:div w:id="2081247067">
                  <w:marLeft w:val="0"/>
                  <w:marRight w:val="0"/>
                  <w:marTop w:val="0"/>
                  <w:marBottom w:val="0"/>
                  <w:divBdr>
                    <w:top w:val="none" w:sz="0" w:space="0" w:color="auto"/>
                    <w:left w:val="none" w:sz="0" w:space="0" w:color="auto"/>
                    <w:bottom w:val="none" w:sz="0" w:space="0" w:color="auto"/>
                    <w:right w:val="none" w:sz="0" w:space="0" w:color="auto"/>
                  </w:divBdr>
                </w:div>
                <w:div w:id="2081366993">
                  <w:marLeft w:val="0"/>
                  <w:marRight w:val="0"/>
                  <w:marTop w:val="0"/>
                  <w:marBottom w:val="0"/>
                  <w:divBdr>
                    <w:top w:val="none" w:sz="0" w:space="0" w:color="auto"/>
                    <w:left w:val="none" w:sz="0" w:space="0" w:color="auto"/>
                    <w:bottom w:val="none" w:sz="0" w:space="0" w:color="auto"/>
                    <w:right w:val="none" w:sz="0" w:space="0" w:color="auto"/>
                  </w:divBdr>
                </w:div>
                <w:div w:id="2082360269">
                  <w:marLeft w:val="0"/>
                  <w:marRight w:val="0"/>
                  <w:marTop w:val="0"/>
                  <w:marBottom w:val="0"/>
                  <w:divBdr>
                    <w:top w:val="none" w:sz="0" w:space="0" w:color="auto"/>
                    <w:left w:val="none" w:sz="0" w:space="0" w:color="auto"/>
                    <w:bottom w:val="none" w:sz="0" w:space="0" w:color="auto"/>
                    <w:right w:val="none" w:sz="0" w:space="0" w:color="auto"/>
                  </w:divBdr>
                </w:div>
                <w:div w:id="2082750880">
                  <w:marLeft w:val="0"/>
                  <w:marRight w:val="0"/>
                  <w:marTop w:val="0"/>
                  <w:marBottom w:val="0"/>
                  <w:divBdr>
                    <w:top w:val="none" w:sz="0" w:space="0" w:color="auto"/>
                    <w:left w:val="none" w:sz="0" w:space="0" w:color="auto"/>
                    <w:bottom w:val="none" w:sz="0" w:space="0" w:color="auto"/>
                    <w:right w:val="none" w:sz="0" w:space="0" w:color="auto"/>
                  </w:divBdr>
                </w:div>
                <w:div w:id="2082825088">
                  <w:marLeft w:val="0"/>
                  <w:marRight w:val="0"/>
                  <w:marTop w:val="0"/>
                  <w:marBottom w:val="0"/>
                  <w:divBdr>
                    <w:top w:val="none" w:sz="0" w:space="0" w:color="auto"/>
                    <w:left w:val="none" w:sz="0" w:space="0" w:color="auto"/>
                    <w:bottom w:val="none" w:sz="0" w:space="0" w:color="auto"/>
                    <w:right w:val="none" w:sz="0" w:space="0" w:color="auto"/>
                  </w:divBdr>
                </w:div>
                <w:div w:id="2083137764">
                  <w:marLeft w:val="0"/>
                  <w:marRight w:val="0"/>
                  <w:marTop w:val="0"/>
                  <w:marBottom w:val="0"/>
                  <w:divBdr>
                    <w:top w:val="none" w:sz="0" w:space="0" w:color="auto"/>
                    <w:left w:val="none" w:sz="0" w:space="0" w:color="auto"/>
                    <w:bottom w:val="none" w:sz="0" w:space="0" w:color="auto"/>
                    <w:right w:val="none" w:sz="0" w:space="0" w:color="auto"/>
                  </w:divBdr>
                </w:div>
                <w:div w:id="2085687109">
                  <w:marLeft w:val="0"/>
                  <w:marRight w:val="0"/>
                  <w:marTop w:val="0"/>
                  <w:marBottom w:val="0"/>
                  <w:divBdr>
                    <w:top w:val="none" w:sz="0" w:space="0" w:color="auto"/>
                    <w:left w:val="none" w:sz="0" w:space="0" w:color="auto"/>
                    <w:bottom w:val="none" w:sz="0" w:space="0" w:color="auto"/>
                    <w:right w:val="none" w:sz="0" w:space="0" w:color="auto"/>
                  </w:divBdr>
                </w:div>
                <w:div w:id="2086760937">
                  <w:marLeft w:val="0"/>
                  <w:marRight w:val="0"/>
                  <w:marTop w:val="0"/>
                  <w:marBottom w:val="0"/>
                  <w:divBdr>
                    <w:top w:val="none" w:sz="0" w:space="0" w:color="auto"/>
                    <w:left w:val="none" w:sz="0" w:space="0" w:color="auto"/>
                    <w:bottom w:val="none" w:sz="0" w:space="0" w:color="auto"/>
                    <w:right w:val="none" w:sz="0" w:space="0" w:color="auto"/>
                  </w:divBdr>
                </w:div>
                <w:div w:id="2086947070">
                  <w:marLeft w:val="0"/>
                  <w:marRight w:val="0"/>
                  <w:marTop w:val="0"/>
                  <w:marBottom w:val="0"/>
                  <w:divBdr>
                    <w:top w:val="none" w:sz="0" w:space="0" w:color="auto"/>
                    <w:left w:val="none" w:sz="0" w:space="0" w:color="auto"/>
                    <w:bottom w:val="none" w:sz="0" w:space="0" w:color="auto"/>
                    <w:right w:val="none" w:sz="0" w:space="0" w:color="auto"/>
                  </w:divBdr>
                </w:div>
                <w:div w:id="2087878162">
                  <w:marLeft w:val="0"/>
                  <w:marRight w:val="0"/>
                  <w:marTop w:val="0"/>
                  <w:marBottom w:val="0"/>
                  <w:divBdr>
                    <w:top w:val="none" w:sz="0" w:space="0" w:color="auto"/>
                    <w:left w:val="none" w:sz="0" w:space="0" w:color="auto"/>
                    <w:bottom w:val="none" w:sz="0" w:space="0" w:color="auto"/>
                    <w:right w:val="none" w:sz="0" w:space="0" w:color="auto"/>
                  </w:divBdr>
                </w:div>
                <w:div w:id="2088188282">
                  <w:marLeft w:val="0"/>
                  <w:marRight w:val="0"/>
                  <w:marTop w:val="0"/>
                  <w:marBottom w:val="0"/>
                  <w:divBdr>
                    <w:top w:val="none" w:sz="0" w:space="0" w:color="auto"/>
                    <w:left w:val="none" w:sz="0" w:space="0" w:color="auto"/>
                    <w:bottom w:val="none" w:sz="0" w:space="0" w:color="auto"/>
                    <w:right w:val="none" w:sz="0" w:space="0" w:color="auto"/>
                  </w:divBdr>
                </w:div>
                <w:div w:id="2088378122">
                  <w:marLeft w:val="0"/>
                  <w:marRight w:val="0"/>
                  <w:marTop w:val="0"/>
                  <w:marBottom w:val="0"/>
                  <w:divBdr>
                    <w:top w:val="none" w:sz="0" w:space="0" w:color="auto"/>
                    <w:left w:val="none" w:sz="0" w:space="0" w:color="auto"/>
                    <w:bottom w:val="none" w:sz="0" w:space="0" w:color="auto"/>
                    <w:right w:val="none" w:sz="0" w:space="0" w:color="auto"/>
                  </w:divBdr>
                </w:div>
                <w:div w:id="2089189279">
                  <w:marLeft w:val="0"/>
                  <w:marRight w:val="0"/>
                  <w:marTop w:val="0"/>
                  <w:marBottom w:val="0"/>
                  <w:divBdr>
                    <w:top w:val="none" w:sz="0" w:space="0" w:color="auto"/>
                    <w:left w:val="none" w:sz="0" w:space="0" w:color="auto"/>
                    <w:bottom w:val="none" w:sz="0" w:space="0" w:color="auto"/>
                    <w:right w:val="none" w:sz="0" w:space="0" w:color="auto"/>
                  </w:divBdr>
                </w:div>
                <w:div w:id="2089376904">
                  <w:marLeft w:val="0"/>
                  <w:marRight w:val="0"/>
                  <w:marTop w:val="0"/>
                  <w:marBottom w:val="0"/>
                  <w:divBdr>
                    <w:top w:val="none" w:sz="0" w:space="0" w:color="auto"/>
                    <w:left w:val="none" w:sz="0" w:space="0" w:color="auto"/>
                    <w:bottom w:val="none" w:sz="0" w:space="0" w:color="auto"/>
                    <w:right w:val="none" w:sz="0" w:space="0" w:color="auto"/>
                  </w:divBdr>
                </w:div>
                <w:div w:id="2089493328">
                  <w:marLeft w:val="0"/>
                  <w:marRight w:val="0"/>
                  <w:marTop w:val="0"/>
                  <w:marBottom w:val="0"/>
                  <w:divBdr>
                    <w:top w:val="none" w:sz="0" w:space="0" w:color="auto"/>
                    <w:left w:val="none" w:sz="0" w:space="0" w:color="auto"/>
                    <w:bottom w:val="none" w:sz="0" w:space="0" w:color="auto"/>
                    <w:right w:val="none" w:sz="0" w:space="0" w:color="auto"/>
                  </w:divBdr>
                </w:div>
                <w:div w:id="2091199619">
                  <w:marLeft w:val="0"/>
                  <w:marRight w:val="0"/>
                  <w:marTop w:val="0"/>
                  <w:marBottom w:val="0"/>
                  <w:divBdr>
                    <w:top w:val="none" w:sz="0" w:space="0" w:color="auto"/>
                    <w:left w:val="none" w:sz="0" w:space="0" w:color="auto"/>
                    <w:bottom w:val="none" w:sz="0" w:space="0" w:color="auto"/>
                    <w:right w:val="none" w:sz="0" w:space="0" w:color="auto"/>
                  </w:divBdr>
                </w:div>
                <w:div w:id="2091392462">
                  <w:marLeft w:val="0"/>
                  <w:marRight w:val="0"/>
                  <w:marTop w:val="0"/>
                  <w:marBottom w:val="0"/>
                  <w:divBdr>
                    <w:top w:val="none" w:sz="0" w:space="0" w:color="auto"/>
                    <w:left w:val="none" w:sz="0" w:space="0" w:color="auto"/>
                    <w:bottom w:val="none" w:sz="0" w:space="0" w:color="auto"/>
                    <w:right w:val="none" w:sz="0" w:space="0" w:color="auto"/>
                  </w:divBdr>
                </w:div>
                <w:div w:id="2092118830">
                  <w:marLeft w:val="0"/>
                  <w:marRight w:val="0"/>
                  <w:marTop w:val="0"/>
                  <w:marBottom w:val="0"/>
                  <w:divBdr>
                    <w:top w:val="none" w:sz="0" w:space="0" w:color="auto"/>
                    <w:left w:val="none" w:sz="0" w:space="0" w:color="auto"/>
                    <w:bottom w:val="none" w:sz="0" w:space="0" w:color="auto"/>
                    <w:right w:val="none" w:sz="0" w:space="0" w:color="auto"/>
                  </w:divBdr>
                </w:div>
                <w:div w:id="2092267479">
                  <w:marLeft w:val="0"/>
                  <w:marRight w:val="0"/>
                  <w:marTop w:val="0"/>
                  <w:marBottom w:val="0"/>
                  <w:divBdr>
                    <w:top w:val="none" w:sz="0" w:space="0" w:color="auto"/>
                    <w:left w:val="none" w:sz="0" w:space="0" w:color="auto"/>
                    <w:bottom w:val="none" w:sz="0" w:space="0" w:color="auto"/>
                    <w:right w:val="none" w:sz="0" w:space="0" w:color="auto"/>
                  </w:divBdr>
                </w:div>
                <w:div w:id="2092307625">
                  <w:marLeft w:val="0"/>
                  <w:marRight w:val="0"/>
                  <w:marTop w:val="0"/>
                  <w:marBottom w:val="0"/>
                  <w:divBdr>
                    <w:top w:val="none" w:sz="0" w:space="0" w:color="auto"/>
                    <w:left w:val="none" w:sz="0" w:space="0" w:color="auto"/>
                    <w:bottom w:val="none" w:sz="0" w:space="0" w:color="auto"/>
                    <w:right w:val="none" w:sz="0" w:space="0" w:color="auto"/>
                  </w:divBdr>
                </w:div>
                <w:div w:id="2092658607">
                  <w:marLeft w:val="0"/>
                  <w:marRight w:val="0"/>
                  <w:marTop w:val="0"/>
                  <w:marBottom w:val="0"/>
                  <w:divBdr>
                    <w:top w:val="none" w:sz="0" w:space="0" w:color="auto"/>
                    <w:left w:val="none" w:sz="0" w:space="0" w:color="auto"/>
                    <w:bottom w:val="none" w:sz="0" w:space="0" w:color="auto"/>
                    <w:right w:val="none" w:sz="0" w:space="0" w:color="auto"/>
                  </w:divBdr>
                </w:div>
                <w:div w:id="2093156933">
                  <w:marLeft w:val="0"/>
                  <w:marRight w:val="0"/>
                  <w:marTop w:val="0"/>
                  <w:marBottom w:val="0"/>
                  <w:divBdr>
                    <w:top w:val="none" w:sz="0" w:space="0" w:color="auto"/>
                    <w:left w:val="none" w:sz="0" w:space="0" w:color="auto"/>
                    <w:bottom w:val="none" w:sz="0" w:space="0" w:color="auto"/>
                    <w:right w:val="none" w:sz="0" w:space="0" w:color="auto"/>
                  </w:divBdr>
                </w:div>
                <w:div w:id="2094858870">
                  <w:marLeft w:val="0"/>
                  <w:marRight w:val="0"/>
                  <w:marTop w:val="0"/>
                  <w:marBottom w:val="0"/>
                  <w:divBdr>
                    <w:top w:val="none" w:sz="0" w:space="0" w:color="auto"/>
                    <w:left w:val="none" w:sz="0" w:space="0" w:color="auto"/>
                    <w:bottom w:val="none" w:sz="0" w:space="0" w:color="auto"/>
                    <w:right w:val="none" w:sz="0" w:space="0" w:color="auto"/>
                  </w:divBdr>
                </w:div>
                <w:div w:id="2095005572">
                  <w:marLeft w:val="0"/>
                  <w:marRight w:val="0"/>
                  <w:marTop w:val="0"/>
                  <w:marBottom w:val="0"/>
                  <w:divBdr>
                    <w:top w:val="none" w:sz="0" w:space="0" w:color="auto"/>
                    <w:left w:val="none" w:sz="0" w:space="0" w:color="auto"/>
                    <w:bottom w:val="none" w:sz="0" w:space="0" w:color="auto"/>
                    <w:right w:val="none" w:sz="0" w:space="0" w:color="auto"/>
                  </w:divBdr>
                </w:div>
                <w:div w:id="2095592979">
                  <w:marLeft w:val="0"/>
                  <w:marRight w:val="0"/>
                  <w:marTop w:val="0"/>
                  <w:marBottom w:val="0"/>
                  <w:divBdr>
                    <w:top w:val="none" w:sz="0" w:space="0" w:color="auto"/>
                    <w:left w:val="none" w:sz="0" w:space="0" w:color="auto"/>
                    <w:bottom w:val="none" w:sz="0" w:space="0" w:color="auto"/>
                    <w:right w:val="none" w:sz="0" w:space="0" w:color="auto"/>
                  </w:divBdr>
                </w:div>
                <w:div w:id="2095855800">
                  <w:marLeft w:val="0"/>
                  <w:marRight w:val="0"/>
                  <w:marTop w:val="0"/>
                  <w:marBottom w:val="0"/>
                  <w:divBdr>
                    <w:top w:val="none" w:sz="0" w:space="0" w:color="auto"/>
                    <w:left w:val="none" w:sz="0" w:space="0" w:color="auto"/>
                    <w:bottom w:val="none" w:sz="0" w:space="0" w:color="auto"/>
                    <w:right w:val="none" w:sz="0" w:space="0" w:color="auto"/>
                  </w:divBdr>
                </w:div>
                <w:div w:id="2097827481">
                  <w:marLeft w:val="0"/>
                  <w:marRight w:val="0"/>
                  <w:marTop w:val="0"/>
                  <w:marBottom w:val="0"/>
                  <w:divBdr>
                    <w:top w:val="none" w:sz="0" w:space="0" w:color="auto"/>
                    <w:left w:val="none" w:sz="0" w:space="0" w:color="auto"/>
                    <w:bottom w:val="none" w:sz="0" w:space="0" w:color="auto"/>
                    <w:right w:val="none" w:sz="0" w:space="0" w:color="auto"/>
                  </w:divBdr>
                </w:div>
                <w:div w:id="2097944056">
                  <w:marLeft w:val="0"/>
                  <w:marRight w:val="0"/>
                  <w:marTop w:val="0"/>
                  <w:marBottom w:val="0"/>
                  <w:divBdr>
                    <w:top w:val="none" w:sz="0" w:space="0" w:color="auto"/>
                    <w:left w:val="none" w:sz="0" w:space="0" w:color="auto"/>
                    <w:bottom w:val="none" w:sz="0" w:space="0" w:color="auto"/>
                    <w:right w:val="none" w:sz="0" w:space="0" w:color="auto"/>
                  </w:divBdr>
                </w:div>
                <w:div w:id="2098165516">
                  <w:marLeft w:val="0"/>
                  <w:marRight w:val="0"/>
                  <w:marTop w:val="0"/>
                  <w:marBottom w:val="0"/>
                  <w:divBdr>
                    <w:top w:val="none" w:sz="0" w:space="0" w:color="auto"/>
                    <w:left w:val="none" w:sz="0" w:space="0" w:color="auto"/>
                    <w:bottom w:val="none" w:sz="0" w:space="0" w:color="auto"/>
                    <w:right w:val="none" w:sz="0" w:space="0" w:color="auto"/>
                  </w:divBdr>
                </w:div>
                <w:div w:id="2098284310">
                  <w:marLeft w:val="0"/>
                  <w:marRight w:val="0"/>
                  <w:marTop w:val="0"/>
                  <w:marBottom w:val="0"/>
                  <w:divBdr>
                    <w:top w:val="none" w:sz="0" w:space="0" w:color="auto"/>
                    <w:left w:val="none" w:sz="0" w:space="0" w:color="auto"/>
                    <w:bottom w:val="none" w:sz="0" w:space="0" w:color="auto"/>
                    <w:right w:val="none" w:sz="0" w:space="0" w:color="auto"/>
                  </w:divBdr>
                </w:div>
                <w:div w:id="2099907512">
                  <w:marLeft w:val="0"/>
                  <w:marRight w:val="0"/>
                  <w:marTop w:val="0"/>
                  <w:marBottom w:val="0"/>
                  <w:divBdr>
                    <w:top w:val="none" w:sz="0" w:space="0" w:color="auto"/>
                    <w:left w:val="none" w:sz="0" w:space="0" w:color="auto"/>
                    <w:bottom w:val="none" w:sz="0" w:space="0" w:color="auto"/>
                    <w:right w:val="none" w:sz="0" w:space="0" w:color="auto"/>
                  </w:divBdr>
                </w:div>
                <w:div w:id="2099936753">
                  <w:marLeft w:val="0"/>
                  <w:marRight w:val="0"/>
                  <w:marTop w:val="0"/>
                  <w:marBottom w:val="0"/>
                  <w:divBdr>
                    <w:top w:val="none" w:sz="0" w:space="0" w:color="auto"/>
                    <w:left w:val="none" w:sz="0" w:space="0" w:color="auto"/>
                    <w:bottom w:val="none" w:sz="0" w:space="0" w:color="auto"/>
                    <w:right w:val="none" w:sz="0" w:space="0" w:color="auto"/>
                  </w:divBdr>
                </w:div>
                <w:div w:id="2099979561">
                  <w:marLeft w:val="0"/>
                  <w:marRight w:val="0"/>
                  <w:marTop w:val="0"/>
                  <w:marBottom w:val="0"/>
                  <w:divBdr>
                    <w:top w:val="none" w:sz="0" w:space="0" w:color="auto"/>
                    <w:left w:val="none" w:sz="0" w:space="0" w:color="auto"/>
                    <w:bottom w:val="none" w:sz="0" w:space="0" w:color="auto"/>
                    <w:right w:val="none" w:sz="0" w:space="0" w:color="auto"/>
                  </w:divBdr>
                </w:div>
                <w:div w:id="2100902112">
                  <w:marLeft w:val="0"/>
                  <w:marRight w:val="0"/>
                  <w:marTop w:val="0"/>
                  <w:marBottom w:val="0"/>
                  <w:divBdr>
                    <w:top w:val="none" w:sz="0" w:space="0" w:color="auto"/>
                    <w:left w:val="none" w:sz="0" w:space="0" w:color="auto"/>
                    <w:bottom w:val="none" w:sz="0" w:space="0" w:color="auto"/>
                    <w:right w:val="none" w:sz="0" w:space="0" w:color="auto"/>
                  </w:divBdr>
                </w:div>
                <w:div w:id="2100910094">
                  <w:marLeft w:val="0"/>
                  <w:marRight w:val="0"/>
                  <w:marTop w:val="0"/>
                  <w:marBottom w:val="0"/>
                  <w:divBdr>
                    <w:top w:val="none" w:sz="0" w:space="0" w:color="auto"/>
                    <w:left w:val="none" w:sz="0" w:space="0" w:color="auto"/>
                    <w:bottom w:val="none" w:sz="0" w:space="0" w:color="auto"/>
                    <w:right w:val="none" w:sz="0" w:space="0" w:color="auto"/>
                  </w:divBdr>
                </w:div>
                <w:div w:id="2101103626">
                  <w:marLeft w:val="0"/>
                  <w:marRight w:val="0"/>
                  <w:marTop w:val="0"/>
                  <w:marBottom w:val="0"/>
                  <w:divBdr>
                    <w:top w:val="none" w:sz="0" w:space="0" w:color="auto"/>
                    <w:left w:val="none" w:sz="0" w:space="0" w:color="auto"/>
                    <w:bottom w:val="none" w:sz="0" w:space="0" w:color="auto"/>
                    <w:right w:val="none" w:sz="0" w:space="0" w:color="auto"/>
                  </w:divBdr>
                </w:div>
                <w:div w:id="2101631783">
                  <w:marLeft w:val="0"/>
                  <w:marRight w:val="0"/>
                  <w:marTop w:val="0"/>
                  <w:marBottom w:val="0"/>
                  <w:divBdr>
                    <w:top w:val="none" w:sz="0" w:space="0" w:color="auto"/>
                    <w:left w:val="none" w:sz="0" w:space="0" w:color="auto"/>
                    <w:bottom w:val="none" w:sz="0" w:space="0" w:color="auto"/>
                    <w:right w:val="none" w:sz="0" w:space="0" w:color="auto"/>
                  </w:divBdr>
                </w:div>
                <w:div w:id="2101834123">
                  <w:marLeft w:val="0"/>
                  <w:marRight w:val="0"/>
                  <w:marTop w:val="0"/>
                  <w:marBottom w:val="0"/>
                  <w:divBdr>
                    <w:top w:val="none" w:sz="0" w:space="0" w:color="auto"/>
                    <w:left w:val="none" w:sz="0" w:space="0" w:color="auto"/>
                    <w:bottom w:val="none" w:sz="0" w:space="0" w:color="auto"/>
                    <w:right w:val="none" w:sz="0" w:space="0" w:color="auto"/>
                  </w:divBdr>
                </w:div>
                <w:div w:id="2102137407">
                  <w:marLeft w:val="0"/>
                  <w:marRight w:val="0"/>
                  <w:marTop w:val="0"/>
                  <w:marBottom w:val="0"/>
                  <w:divBdr>
                    <w:top w:val="none" w:sz="0" w:space="0" w:color="auto"/>
                    <w:left w:val="none" w:sz="0" w:space="0" w:color="auto"/>
                    <w:bottom w:val="none" w:sz="0" w:space="0" w:color="auto"/>
                    <w:right w:val="none" w:sz="0" w:space="0" w:color="auto"/>
                  </w:divBdr>
                </w:div>
                <w:div w:id="2102869649">
                  <w:marLeft w:val="0"/>
                  <w:marRight w:val="0"/>
                  <w:marTop w:val="0"/>
                  <w:marBottom w:val="0"/>
                  <w:divBdr>
                    <w:top w:val="none" w:sz="0" w:space="0" w:color="auto"/>
                    <w:left w:val="none" w:sz="0" w:space="0" w:color="auto"/>
                    <w:bottom w:val="none" w:sz="0" w:space="0" w:color="auto"/>
                    <w:right w:val="none" w:sz="0" w:space="0" w:color="auto"/>
                  </w:divBdr>
                </w:div>
                <w:div w:id="2103409551">
                  <w:marLeft w:val="0"/>
                  <w:marRight w:val="0"/>
                  <w:marTop w:val="0"/>
                  <w:marBottom w:val="0"/>
                  <w:divBdr>
                    <w:top w:val="none" w:sz="0" w:space="0" w:color="auto"/>
                    <w:left w:val="none" w:sz="0" w:space="0" w:color="auto"/>
                    <w:bottom w:val="none" w:sz="0" w:space="0" w:color="auto"/>
                    <w:right w:val="none" w:sz="0" w:space="0" w:color="auto"/>
                  </w:divBdr>
                </w:div>
                <w:div w:id="2103531795">
                  <w:marLeft w:val="0"/>
                  <w:marRight w:val="0"/>
                  <w:marTop w:val="0"/>
                  <w:marBottom w:val="0"/>
                  <w:divBdr>
                    <w:top w:val="none" w:sz="0" w:space="0" w:color="auto"/>
                    <w:left w:val="none" w:sz="0" w:space="0" w:color="auto"/>
                    <w:bottom w:val="none" w:sz="0" w:space="0" w:color="auto"/>
                    <w:right w:val="none" w:sz="0" w:space="0" w:color="auto"/>
                  </w:divBdr>
                </w:div>
                <w:div w:id="2104761394">
                  <w:marLeft w:val="0"/>
                  <w:marRight w:val="0"/>
                  <w:marTop w:val="0"/>
                  <w:marBottom w:val="0"/>
                  <w:divBdr>
                    <w:top w:val="none" w:sz="0" w:space="0" w:color="auto"/>
                    <w:left w:val="none" w:sz="0" w:space="0" w:color="auto"/>
                    <w:bottom w:val="none" w:sz="0" w:space="0" w:color="auto"/>
                    <w:right w:val="none" w:sz="0" w:space="0" w:color="auto"/>
                  </w:divBdr>
                </w:div>
                <w:div w:id="2105223652">
                  <w:marLeft w:val="0"/>
                  <w:marRight w:val="0"/>
                  <w:marTop w:val="0"/>
                  <w:marBottom w:val="0"/>
                  <w:divBdr>
                    <w:top w:val="none" w:sz="0" w:space="0" w:color="auto"/>
                    <w:left w:val="none" w:sz="0" w:space="0" w:color="auto"/>
                    <w:bottom w:val="none" w:sz="0" w:space="0" w:color="auto"/>
                    <w:right w:val="none" w:sz="0" w:space="0" w:color="auto"/>
                  </w:divBdr>
                </w:div>
                <w:div w:id="2105345991">
                  <w:marLeft w:val="0"/>
                  <w:marRight w:val="0"/>
                  <w:marTop w:val="0"/>
                  <w:marBottom w:val="0"/>
                  <w:divBdr>
                    <w:top w:val="none" w:sz="0" w:space="0" w:color="auto"/>
                    <w:left w:val="none" w:sz="0" w:space="0" w:color="auto"/>
                    <w:bottom w:val="none" w:sz="0" w:space="0" w:color="auto"/>
                    <w:right w:val="none" w:sz="0" w:space="0" w:color="auto"/>
                  </w:divBdr>
                </w:div>
                <w:div w:id="2105685096">
                  <w:marLeft w:val="0"/>
                  <w:marRight w:val="0"/>
                  <w:marTop w:val="0"/>
                  <w:marBottom w:val="0"/>
                  <w:divBdr>
                    <w:top w:val="none" w:sz="0" w:space="0" w:color="auto"/>
                    <w:left w:val="none" w:sz="0" w:space="0" w:color="auto"/>
                    <w:bottom w:val="none" w:sz="0" w:space="0" w:color="auto"/>
                    <w:right w:val="none" w:sz="0" w:space="0" w:color="auto"/>
                  </w:divBdr>
                </w:div>
                <w:div w:id="2106074613">
                  <w:marLeft w:val="0"/>
                  <w:marRight w:val="0"/>
                  <w:marTop w:val="0"/>
                  <w:marBottom w:val="0"/>
                  <w:divBdr>
                    <w:top w:val="none" w:sz="0" w:space="0" w:color="auto"/>
                    <w:left w:val="none" w:sz="0" w:space="0" w:color="auto"/>
                    <w:bottom w:val="none" w:sz="0" w:space="0" w:color="auto"/>
                    <w:right w:val="none" w:sz="0" w:space="0" w:color="auto"/>
                  </w:divBdr>
                </w:div>
                <w:div w:id="2106997104">
                  <w:marLeft w:val="0"/>
                  <w:marRight w:val="0"/>
                  <w:marTop w:val="0"/>
                  <w:marBottom w:val="0"/>
                  <w:divBdr>
                    <w:top w:val="none" w:sz="0" w:space="0" w:color="auto"/>
                    <w:left w:val="none" w:sz="0" w:space="0" w:color="auto"/>
                    <w:bottom w:val="none" w:sz="0" w:space="0" w:color="auto"/>
                    <w:right w:val="none" w:sz="0" w:space="0" w:color="auto"/>
                  </w:divBdr>
                </w:div>
                <w:div w:id="2107075651">
                  <w:marLeft w:val="0"/>
                  <w:marRight w:val="0"/>
                  <w:marTop w:val="0"/>
                  <w:marBottom w:val="0"/>
                  <w:divBdr>
                    <w:top w:val="none" w:sz="0" w:space="0" w:color="auto"/>
                    <w:left w:val="none" w:sz="0" w:space="0" w:color="auto"/>
                    <w:bottom w:val="none" w:sz="0" w:space="0" w:color="auto"/>
                    <w:right w:val="none" w:sz="0" w:space="0" w:color="auto"/>
                  </w:divBdr>
                </w:div>
                <w:div w:id="2107145408">
                  <w:marLeft w:val="0"/>
                  <w:marRight w:val="0"/>
                  <w:marTop w:val="0"/>
                  <w:marBottom w:val="0"/>
                  <w:divBdr>
                    <w:top w:val="none" w:sz="0" w:space="0" w:color="auto"/>
                    <w:left w:val="none" w:sz="0" w:space="0" w:color="auto"/>
                    <w:bottom w:val="none" w:sz="0" w:space="0" w:color="auto"/>
                    <w:right w:val="none" w:sz="0" w:space="0" w:color="auto"/>
                  </w:divBdr>
                </w:div>
                <w:div w:id="2107800942">
                  <w:marLeft w:val="0"/>
                  <w:marRight w:val="0"/>
                  <w:marTop w:val="0"/>
                  <w:marBottom w:val="0"/>
                  <w:divBdr>
                    <w:top w:val="none" w:sz="0" w:space="0" w:color="auto"/>
                    <w:left w:val="none" w:sz="0" w:space="0" w:color="auto"/>
                    <w:bottom w:val="none" w:sz="0" w:space="0" w:color="auto"/>
                    <w:right w:val="none" w:sz="0" w:space="0" w:color="auto"/>
                  </w:divBdr>
                </w:div>
                <w:div w:id="2107801233">
                  <w:marLeft w:val="0"/>
                  <w:marRight w:val="0"/>
                  <w:marTop w:val="0"/>
                  <w:marBottom w:val="0"/>
                  <w:divBdr>
                    <w:top w:val="none" w:sz="0" w:space="0" w:color="auto"/>
                    <w:left w:val="none" w:sz="0" w:space="0" w:color="auto"/>
                    <w:bottom w:val="none" w:sz="0" w:space="0" w:color="auto"/>
                    <w:right w:val="none" w:sz="0" w:space="0" w:color="auto"/>
                  </w:divBdr>
                </w:div>
                <w:div w:id="2108621297">
                  <w:marLeft w:val="0"/>
                  <w:marRight w:val="0"/>
                  <w:marTop w:val="0"/>
                  <w:marBottom w:val="0"/>
                  <w:divBdr>
                    <w:top w:val="none" w:sz="0" w:space="0" w:color="auto"/>
                    <w:left w:val="none" w:sz="0" w:space="0" w:color="auto"/>
                    <w:bottom w:val="none" w:sz="0" w:space="0" w:color="auto"/>
                    <w:right w:val="none" w:sz="0" w:space="0" w:color="auto"/>
                  </w:divBdr>
                </w:div>
                <w:div w:id="2108888433">
                  <w:marLeft w:val="0"/>
                  <w:marRight w:val="0"/>
                  <w:marTop w:val="0"/>
                  <w:marBottom w:val="0"/>
                  <w:divBdr>
                    <w:top w:val="none" w:sz="0" w:space="0" w:color="auto"/>
                    <w:left w:val="none" w:sz="0" w:space="0" w:color="auto"/>
                    <w:bottom w:val="none" w:sz="0" w:space="0" w:color="auto"/>
                    <w:right w:val="none" w:sz="0" w:space="0" w:color="auto"/>
                  </w:divBdr>
                </w:div>
                <w:div w:id="2109037336">
                  <w:marLeft w:val="0"/>
                  <w:marRight w:val="0"/>
                  <w:marTop w:val="0"/>
                  <w:marBottom w:val="0"/>
                  <w:divBdr>
                    <w:top w:val="none" w:sz="0" w:space="0" w:color="auto"/>
                    <w:left w:val="none" w:sz="0" w:space="0" w:color="auto"/>
                    <w:bottom w:val="none" w:sz="0" w:space="0" w:color="auto"/>
                    <w:right w:val="none" w:sz="0" w:space="0" w:color="auto"/>
                  </w:divBdr>
                </w:div>
                <w:div w:id="2109307535">
                  <w:marLeft w:val="0"/>
                  <w:marRight w:val="0"/>
                  <w:marTop w:val="0"/>
                  <w:marBottom w:val="0"/>
                  <w:divBdr>
                    <w:top w:val="none" w:sz="0" w:space="0" w:color="auto"/>
                    <w:left w:val="none" w:sz="0" w:space="0" w:color="auto"/>
                    <w:bottom w:val="none" w:sz="0" w:space="0" w:color="auto"/>
                    <w:right w:val="none" w:sz="0" w:space="0" w:color="auto"/>
                  </w:divBdr>
                </w:div>
                <w:div w:id="2109501301">
                  <w:marLeft w:val="0"/>
                  <w:marRight w:val="0"/>
                  <w:marTop w:val="0"/>
                  <w:marBottom w:val="0"/>
                  <w:divBdr>
                    <w:top w:val="none" w:sz="0" w:space="0" w:color="auto"/>
                    <w:left w:val="none" w:sz="0" w:space="0" w:color="auto"/>
                    <w:bottom w:val="none" w:sz="0" w:space="0" w:color="auto"/>
                    <w:right w:val="none" w:sz="0" w:space="0" w:color="auto"/>
                  </w:divBdr>
                </w:div>
                <w:div w:id="2109692981">
                  <w:marLeft w:val="0"/>
                  <w:marRight w:val="0"/>
                  <w:marTop w:val="0"/>
                  <w:marBottom w:val="0"/>
                  <w:divBdr>
                    <w:top w:val="none" w:sz="0" w:space="0" w:color="auto"/>
                    <w:left w:val="none" w:sz="0" w:space="0" w:color="auto"/>
                    <w:bottom w:val="none" w:sz="0" w:space="0" w:color="auto"/>
                    <w:right w:val="none" w:sz="0" w:space="0" w:color="auto"/>
                  </w:divBdr>
                </w:div>
                <w:div w:id="2110655179">
                  <w:marLeft w:val="0"/>
                  <w:marRight w:val="0"/>
                  <w:marTop w:val="0"/>
                  <w:marBottom w:val="0"/>
                  <w:divBdr>
                    <w:top w:val="none" w:sz="0" w:space="0" w:color="auto"/>
                    <w:left w:val="none" w:sz="0" w:space="0" w:color="auto"/>
                    <w:bottom w:val="none" w:sz="0" w:space="0" w:color="auto"/>
                    <w:right w:val="none" w:sz="0" w:space="0" w:color="auto"/>
                  </w:divBdr>
                </w:div>
                <w:div w:id="2111926926">
                  <w:marLeft w:val="0"/>
                  <w:marRight w:val="0"/>
                  <w:marTop w:val="0"/>
                  <w:marBottom w:val="0"/>
                  <w:divBdr>
                    <w:top w:val="none" w:sz="0" w:space="0" w:color="auto"/>
                    <w:left w:val="none" w:sz="0" w:space="0" w:color="auto"/>
                    <w:bottom w:val="none" w:sz="0" w:space="0" w:color="auto"/>
                    <w:right w:val="none" w:sz="0" w:space="0" w:color="auto"/>
                  </w:divBdr>
                </w:div>
                <w:div w:id="2113163059">
                  <w:marLeft w:val="0"/>
                  <w:marRight w:val="0"/>
                  <w:marTop w:val="0"/>
                  <w:marBottom w:val="0"/>
                  <w:divBdr>
                    <w:top w:val="none" w:sz="0" w:space="0" w:color="auto"/>
                    <w:left w:val="none" w:sz="0" w:space="0" w:color="auto"/>
                    <w:bottom w:val="none" w:sz="0" w:space="0" w:color="auto"/>
                    <w:right w:val="none" w:sz="0" w:space="0" w:color="auto"/>
                  </w:divBdr>
                </w:div>
                <w:div w:id="2113477521">
                  <w:marLeft w:val="0"/>
                  <w:marRight w:val="0"/>
                  <w:marTop w:val="0"/>
                  <w:marBottom w:val="0"/>
                  <w:divBdr>
                    <w:top w:val="none" w:sz="0" w:space="0" w:color="auto"/>
                    <w:left w:val="none" w:sz="0" w:space="0" w:color="auto"/>
                    <w:bottom w:val="none" w:sz="0" w:space="0" w:color="auto"/>
                    <w:right w:val="none" w:sz="0" w:space="0" w:color="auto"/>
                  </w:divBdr>
                </w:div>
                <w:div w:id="2114012242">
                  <w:marLeft w:val="0"/>
                  <w:marRight w:val="0"/>
                  <w:marTop w:val="0"/>
                  <w:marBottom w:val="0"/>
                  <w:divBdr>
                    <w:top w:val="none" w:sz="0" w:space="0" w:color="auto"/>
                    <w:left w:val="none" w:sz="0" w:space="0" w:color="auto"/>
                    <w:bottom w:val="none" w:sz="0" w:space="0" w:color="auto"/>
                    <w:right w:val="none" w:sz="0" w:space="0" w:color="auto"/>
                  </w:divBdr>
                </w:div>
                <w:div w:id="2114207323">
                  <w:marLeft w:val="0"/>
                  <w:marRight w:val="0"/>
                  <w:marTop w:val="0"/>
                  <w:marBottom w:val="0"/>
                  <w:divBdr>
                    <w:top w:val="none" w:sz="0" w:space="0" w:color="auto"/>
                    <w:left w:val="none" w:sz="0" w:space="0" w:color="auto"/>
                    <w:bottom w:val="none" w:sz="0" w:space="0" w:color="auto"/>
                    <w:right w:val="none" w:sz="0" w:space="0" w:color="auto"/>
                  </w:divBdr>
                </w:div>
                <w:div w:id="2114549532">
                  <w:marLeft w:val="0"/>
                  <w:marRight w:val="0"/>
                  <w:marTop w:val="0"/>
                  <w:marBottom w:val="0"/>
                  <w:divBdr>
                    <w:top w:val="none" w:sz="0" w:space="0" w:color="auto"/>
                    <w:left w:val="none" w:sz="0" w:space="0" w:color="auto"/>
                    <w:bottom w:val="none" w:sz="0" w:space="0" w:color="auto"/>
                    <w:right w:val="none" w:sz="0" w:space="0" w:color="auto"/>
                  </w:divBdr>
                </w:div>
                <w:div w:id="2114861061">
                  <w:marLeft w:val="0"/>
                  <w:marRight w:val="0"/>
                  <w:marTop w:val="0"/>
                  <w:marBottom w:val="0"/>
                  <w:divBdr>
                    <w:top w:val="none" w:sz="0" w:space="0" w:color="auto"/>
                    <w:left w:val="none" w:sz="0" w:space="0" w:color="auto"/>
                    <w:bottom w:val="none" w:sz="0" w:space="0" w:color="auto"/>
                    <w:right w:val="none" w:sz="0" w:space="0" w:color="auto"/>
                  </w:divBdr>
                </w:div>
                <w:div w:id="2114938753">
                  <w:marLeft w:val="0"/>
                  <w:marRight w:val="0"/>
                  <w:marTop w:val="0"/>
                  <w:marBottom w:val="0"/>
                  <w:divBdr>
                    <w:top w:val="none" w:sz="0" w:space="0" w:color="auto"/>
                    <w:left w:val="none" w:sz="0" w:space="0" w:color="auto"/>
                    <w:bottom w:val="none" w:sz="0" w:space="0" w:color="auto"/>
                    <w:right w:val="none" w:sz="0" w:space="0" w:color="auto"/>
                  </w:divBdr>
                </w:div>
                <w:div w:id="2115131728">
                  <w:marLeft w:val="0"/>
                  <w:marRight w:val="0"/>
                  <w:marTop w:val="0"/>
                  <w:marBottom w:val="0"/>
                  <w:divBdr>
                    <w:top w:val="none" w:sz="0" w:space="0" w:color="auto"/>
                    <w:left w:val="none" w:sz="0" w:space="0" w:color="auto"/>
                    <w:bottom w:val="none" w:sz="0" w:space="0" w:color="auto"/>
                    <w:right w:val="none" w:sz="0" w:space="0" w:color="auto"/>
                  </w:divBdr>
                </w:div>
                <w:div w:id="2115400596">
                  <w:marLeft w:val="0"/>
                  <w:marRight w:val="0"/>
                  <w:marTop w:val="0"/>
                  <w:marBottom w:val="0"/>
                  <w:divBdr>
                    <w:top w:val="none" w:sz="0" w:space="0" w:color="auto"/>
                    <w:left w:val="none" w:sz="0" w:space="0" w:color="auto"/>
                    <w:bottom w:val="none" w:sz="0" w:space="0" w:color="auto"/>
                    <w:right w:val="none" w:sz="0" w:space="0" w:color="auto"/>
                  </w:divBdr>
                </w:div>
                <w:div w:id="2117822261">
                  <w:marLeft w:val="0"/>
                  <w:marRight w:val="0"/>
                  <w:marTop w:val="0"/>
                  <w:marBottom w:val="0"/>
                  <w:divBdr>
                    <w:top w:val="none" w:sz="0" w:space="0" w:color="auto"/>
                    <w:left w:val="none" w:sz="0" w:space="0" w:color="auto"/>
                    <w:bottom w:val="none" w:sz="0" w:space="0" w:color="auto"/>
                    <w:right w:val="none" w:sz="0" w:space="0" w:color="auto"/>
                  </w:divBdr>
                </w:div>
                <w:div w:id="2117868985">
                  <w:marLeft w:val="0"/>
                  <w:marRight w:val="0"/>
                  <w:marTop w:val="0"/>
                  <w:marBottom w:val="0"/>
                  <w:divBdr>
                    <w:top w:val="none" w:sz="0" w:space="0" w:color="auto"/>
                    <w:left w:val="none" w:sz="0" w:space="0" w:color="auto"/>
                    <w:bottom w:val="none" w:sz="0" w:space="0" w:color="auto"/>
                    <w:right w:val="none" w:sz="0" w:space="0" w:color="auto"/>
                  </w:divBdr>
                </w:div>
                <w:div w:id="2118522457">
                  <w:marLeft w:val="0"/>
                  <w:marRight w:val="0"/>
                  <w:marTop w:val="0"/>
                  <w:marBottom w:val="0"/>
                  <w:divBdr>
                    <w:top w:val="none" w:sz="0" w:space="0" w:color="auto"/>
                    <w:left w:val="none" w:sz="0" w:space="0" w:color="auto"/>
                    <w:bottom w:val="none" w:sz="0" w:space="0" w:color="auto"/>
                    <w:right w:val="none" w:sz="0" w:space="0" w:color="auto"/>
                  </w:divBdr>
                </w:div>
                <w:div w:id="2120098325">
                  <w:marLeft w:val="0"/>
                  <w:marRight w:val="0"/>
                  <w:marTop w:val="0"/>
                  <w:marBottom w:val="0"/>
                  <w:divBdr>
                    <w:top w:val="none" w:sz="0" w:space="0" w:color="auto"/>
                    <w:left w:val="none" w:sz="0" w:space="0" w:color="auto"/>
                    <w:bottom w:val="none" w:sz="0" w:space="0" w:color="auto"/>
                    <w:right w:val="none" w:sz="0" w:space="0" w:color="auto"/>
                  </w:divBdr>
                </w:div>
                <w:div w:id="2120176839">
                  <w:marLeft w:val="0"/>
                  <w:marRight w:val="0"/>
                  <w:marTop w:val="0"/>
                  <w:marBottom w:val="0"/>
                  <w:divBdr>
                    <w:top w:val="none" w:sz="0" w:space="0" w:color="auto"/>
                    <w:left w:val="none" w:sz="0" w:space="0" w:color="auto"/>
                    <w:bottom w:val="none" w:sz="0" w:space="0" w:color="auto"/>
                    <w:right w:val="none" w:sz="0" w:space="0" w:color="auto"/>
                  </w:divBdr>
                </w:div>
                <w:div w:id="2121096766">
                  <w:marLeft w:val="0"/>
                  <w:marRight w:val="0"/>
                  <w:marTop w:val="0"/>
                  <w:marBottom w:val="0"/>
                  <w:divBdr>
                    <w:top w:val="none" w:sz="0" w:space="0" w:color="auto"/>
                    <w:left w:val="none" w:sz="0" w:space="0" w:color="auto"/>
                    <w:bottom w:val="none" w:sz="0" w:space="0" w:color="auto"/>
                    <w:right w:val="none" w:sz="0" w:space="0" w:color="auto"/>
                  </w:divBdr>
                </w:div>
                <w:div w:id="2123453580">
                  <w:marLeft w:val="0"/>
                  <w:marRight w:val="0"/>
                  <w:marTop w:val="0"/>
                  <w:marBottom w:val="0"/>
                  <w:divBdr>
                    <w:top w:val="none" w:sz="0" w:space="0" w:color="auto"/>
                    <w:left w:val="none" w:sz="0" w:space="0" w:color="auto"/>
                    <w:bottom w:val="none" w:sz="0" w:space="0" w:color="auto"/>
                    <w:right w:val="none" w:sz="0" w:space="0" w:color="auto"/>
                  </w:divBdr>
                </w:div>
                <w:div w:id="2123524222">
                  <w:marLeft w:val="0"/>
                  <w:marRight w:val="0"/>
                  <w:marTop w:val="0"/>
                  <w:marBottom w:val="0"/>
                  <w:divBdr>
                    <w:top w:val="none" w:sz="0" w:space="0" w:color="auto"/>
                    <w:left w:val="none" w:sz="0" w:space="0" w:color="auto"/>
                    <w:bottom w:val="none" w:sz="0" w:space="0" w:color="auto"/>
                    <w:right w:val="none" w:sz="0" w:space="0" w:color="auto"/>
                  </w:divBdr>
                </w:div>
                <w:div w:id="2123573539">
                  <w:marLeft w:val="0"/>
                  <w:marRight w:val="0"/>
                  <w:marTop w:val="0"/>
                  <w:marBottom w:val="0"/>
                  <w:divBdr>
                    <w:top w:val="none" w:sz="0" w:space="0" w:color="auto"/>
                    <w:left w:val="none" w:sz="0" w:space="0" w:color="auto"/>
                    <w:bottom w:val="none" w:sz="0" w:space="0" w:color="auto"/>
                    <w:right w:val="none" w:sz="0" w:space="0" w:color="auto"/>
                  </w:divBdr>
                </w:div>
                <w:div w:id="2125073105">
                  <w:marLeft w:val="0"/>
                  <w:marRight w:val="0"/>
                  <w:marTop w:val="0"/>
                  <w:marBottom w:val="0"/>
                  <w:divBdr>
                    <w:top w:val="none" w:sz="0" w:space="0" w:color="auto"/>
                    <w:left w:val="none" w:sz="0" w:space="0" w:color="auto"/>
                    <w:bottom w:val="none" w:sz="0" w:space="0" w:color="auto"/>
                    <w:right w:val="none" w:sz="0" w:space="0" w:color="auto"/>
                  </w:divBdr>
                </w:div>
                <w:div w:id="2125147537">
                  <w:marLeft w:val="0"/>
                  <w:marRight w:val="0"/>
                  <w:marTop w:val="0"/>
                  <w:marBottom w:val="0"/>
                  <w:divBdr>
                    <w:top w:val="none" w:sz="0" w:space="0" w:color="auto"/>
                    <w:left w:val="none" w:sz="0" w:space="0" w:color="auto"/>
                    <w:bottom w:val="none" w:sz="0" w:space="0" w:color="auto"/>
                    <w:right w:val="none" w:sz="0" w:space="0" w:color="auto"/>
                  </w:divBdr>
                </w:div>
                <w:div w:id="2125226905">
                  <w:marLeft w:val="0"/>
                  <w:marRight w:val="0"/>
                  <w:marTop w:val="0"/>
                  <w:marBottom w:val="0"/>
                  <w:divBdr>
                    <w:top w:val="none" w:sz="0" w:space="0" w:color="auto"/>
                    <w:left w:val="none" w:sz="0" w:space="0" w:color="auto"/>
                    <w:bottom w:val="none" w:sz="0" w:space="0" w:color="auto"/>
                    <w:right w:val="none" w:sz="0" w:space="0" w:color="auto"/>
                  </w:divBdr>
                </w:div>
                <w:div w:id="2125886211">
                  <w:marLeft w:val="0"/>
                  <w:marRight w:val="0"/>
                  <w:marTop w:val="0"/>
                  <w:marBottom w:val="0"/>
                  <w:divBdr>
                    <w:top w:val="none" w:sz="0" w:space="0" w:color="auto"/>
                    <w:left w:val="none" w:sz="0" w:space="0" w:color="auto"/>
                    <w:bottom w:val="none" w:sz="0" w:space="0" w:color="auto"/>
                    <w:right w:val="none" w:sz="0" w:space="0" w:color="auto"/>
                  </w:divBdr>
                </w:div>
                <w:div w:id="2128307675">
                  <w:marLeft w:val="0"/>
                  <w:marRight w:val="0"/>
                  <w:marTop w:val="0"/>
                  <w:marBottom w:val="0"/>
                  <w:divBdr>
                    <w:top w:val="none" w:sz="0" w:space="0" w:color="auto"/>
                    <w:left w:val="none" w:sz="0" w:space="0" w:color="auto"/>
                    <w:bottom w:val="none" w:sz="0" w:space="0" w:color="auto"/>
                    <w:right w:val="none" w:sz="0" w:space="0" w:color="auto"/>
                  </w:divBdr>
                </w:div>
                <w:div w:id="2129154209">
                  <w:marLeft w:val="0"/>
                  <w:marRight w:val="0"/>
                  <w:marTop w:val="0"/>
                  <w:marBottom w:val="0"/>
                  <w:divBdr>
                    <w:top w:val="none" w:sz="0" w:space="0" w:color="auto"/>
                    <w:left w:val="none" w:sz="0" w:space="0" w:color="auto"/>
                    <w:bottom w:val="none" w:sz="0" w:space="0" w:color="auto"/>
                    <w:right w:val="none" w:sz="0" w:space="0" w:color="auto"/>
                  </w:divBdr>
                </w:div>
                <w:div w:id="2129465016">
                  <w:marLeft w:val="0"/>
                  <w:marRight w:val="0"/>
                  <w:marTop w:val="0"/>
                  <w:marBottom w:val="0"/>
                  <w:divBdr>
                    <w:top w:val="none" w:sz="0" w:space="0" w:color="auto"/>
                    <w:left w:val="none" w:sz="0" w:space="0" w:color="auto"/>
                    <w:bottom w:val="none" w:sz="0" w:space="0" w:color="auto"/>
                    <w:right w:val="none" w:sz="0" w:space="0" w:color="auto"/>
                  </w:divBdr>
                </w:div>
                <w:div w:id="2130005307">
                  <w:marLeft w:val="0"/>
                  <w:marRight w:val="0"/>
                  <w:marTop w:val="0"/>
                  <w:marBottom w:val="0"/>
                  <w:divBdr>
                    <w:top w:val="none" w:sz="0" w:space="0" w:color="auto"/>
                    <w:left w:val="none" w:sz="0" w:space="0" w:color="auto"/>
                    <w:bottom w:val="none" w:sz="0" w:space="0" w:color="auto"/>
                    <w:right w:val="none" w:sz="0" w:space="0" w:color="auto"/>
                  </w:divBdr>
                </w:div>
                <w:div w:id="2130932730">
                  <w:marLeft w:val="0"/>
                  <w:marRight w:val="0"/>
                  <w:marTop w:val="0"/>
                  <w:marBottom w:val="0"/>
                  <w:divBdr>
                    <w:top w:val="none" w:sz="0" w:space="0" w:color="auto"/>
                    <w:left w:val="none" w:sz="0" w:space="0" w:color="auto"/>
                    <w:bottom w:val="none" w:sz="0" w:space="0" w:color="auto"/>
                    <w:right w:val="none" w:sz="0" w:space="0" w:color="auto"/>
                  </w:divBdr>
                </w:div>
                <w:div w:id="2131898924">
                  <w:marLeft w:val="0"/>
                  <w:marRight w:val="0"/>
                  <w:marTop w:val="0"/>
                  <w:marBottom w:val="0"/>
                  <w:divBdr>
                    <w:top w:val="none" w:sz="0" w:space="0" w:color="auto"/>
                    <w:left w:val="none" w:sz="0" w:space="0" w:color="auto"/>
                    <w:bottom w:val="none" w:sz="0" w:space="0" w:color="auto"/>
                    <w:right w:val="none" w:sz="0" w:space="0" w:color="auto"/>
                  </w:divBdr>
                </w:div>
                <w:div w:id="2132170257">
                  <w:marLeft w:val="0"/>
                  <w:marRight w:val="0"/>
                  <w:marTop w:val="0"/>
                  <w:marBottom w:val="0"/>
                  <w:divBdr>
                    <w:top w:val="none" w:sz="0" w:space="0" w:color="auto"/>
                    <w:left w:val="none" w:sz="0" w:space="0" w:color="auto"/>
                    <w:bottom w:val="none" w:sz="0" w:space="0" w:color="auto"/>
                    <w:right w:val="none" w:sz="0" w:space="0" w:color="auto"/>
                  </w:divBdr>
                </w:div>
                <w:div w:id="2133395861">
                  <w:marLeft w:val="0"/>
                  <w:marRight w:val="0"/>
                  <w:marTop w:val="0"/>
                  <w:marBottom w:val="0"/>
                  <w:divBdr>
                    <w:top w:val="none" w:sz="0" w:space="0" w:color="auto"/>
                    <w:left w:val="none" w:sz="0" w:space="0" w:color="auto"/>
                    <w:bottom w:val="none" w:sz="0" w:space="0" w:color="auto"/>
                    <w:right w:val="none" w:sz="0" w:space="0" w:color="auto"/>
                  </w:divBdr>
                </w:div>
                <w:div w:id="2133937529">
                  <w:marLeft w:val="0"/>
                  <w:marRight w:val="0"/>
                  <w:marTop w:val="0"/>
                  <w:marBottom w:val="0"/>
                  <w:divBdr>
                    <w:top w:val="none" w:sz="0" w:space="0" w:color="auto"/>
                    <w:left w:val="none" w:sz="0" w:space="0" w:color="auto"/>
                    <w:bottom w:val="none" w:sz="0" w:space="0" w:color="auto"/>
                    <w:right w:val="none" w:sz="0" w:space="0" w:color="auto"/>
                  </w:divBdr>
                </w:div>
                <w:div w:id="2134055857">
                  <w:marLeft w:val="0"/>
                  <w:marRight w:val="0"/>
                  <w:marTop w:val="0"/>
                  <w:marBottom w:val="0"/>
                  <w:divBdr>
                    <w:top w:val="none" w:sz="0" w:space="0" w:color="auto"/>
                    <w:left w:val="none" w:sz="0" w:space="0" w:color="auto"/>
                    <w:bottom w:val="none" w:sz="0" w:space="0" w:color="auto"/>
                    <w:right w:val="none" w:sz="0" w:space="0" w:color="auto"/>
                  </w:divBdr>
                </w:div>
                <w:div w:id="2134129894">
                  <w:marLeft w:val="0"/>
                  <w:marRight w:val="0"/>
                  <w:marTop w:val="0"/>
                  <w:marBottom w:val="0"/>
                  <w:divBdr>
                    <w:top w:val="none" w:sz="0" w:space="0" w:color="auto"/>
                    <w:left w:val="none" w:sz="0" w:space="0" w:color="auto"/>
                    <w:bottom w:val="none" w:sz="0" w:space="0" w:color="auto"/>
                    <w:right w:val="none" w:sz="0" w:space="0" w:color="auto"/>
                  </w:divBdr>
                </w:div>
                <w:div w:id="2134403847">
                  <w:marLeft w:val="0"/>
                  <w:marRight w:val="0"/>
                  <w:marTop w:val="0"/>
                  <w:marBottom w:val="0"/>
                  <w:divBdr>
                    <w:top w:val="none" w:sz="0" w:space="0" w:color="auto"/>
                    <w:left w:val="none" w:sz="0" w:space="0" w:color="auto"/>
                    <w:bottom w:val="none" w:sz="0" w:space="0" w:color="auto"/>
                    <w:right w:val="none" w:sz="0" w:space="0" w:color="auto"/>
                  </w:divBdr>
                </w:div>
                <w:div w:id="2134640634">
                  <w:marLeft w:val="0"/>
                  <w:marRight w:val="0"/>
                  <w:marTop w:val="0"/>
                  <w:marBottom w:val="0"/>
                  <w:divBdr>
                    <w:top w:val="none" w:sz="0" w:space="0" w:color="auto"/>
                    <w:left w:val="none" w:sz="0" w:space="0" w:color="auto"/>
                    <w:bottom w:val="none" w:sz="0" w:space="0" w:color="auto"/>
                    <w:right w:val="none" w:sz="0" w:space="0" w:color="auto"/>
                  </w:divBdr>
                </w:div>
                <w:div w:id="2134665113">
                  <w:marLeft w:val="0"/>
                  <w:marRight w:val="0"/>
                  <w:marTop w:val="0"/>
                  <w:marBottom w:val="0"/>
                  <w:divBdr>
                    <w:top w:val="none" w:sz="0" w:space="0" w:color="auto"/>
                    <w:left w:val="none" w:sz="0" w:space="0" w:color="auto"/>
                    <w:bottom w:val="none" w:sz="0" w:space="0" w:color="auto"/>
                    <w:right w:val="none" w:sz="0" w:space="0" w:color="auto"/>
                  </w:divBdr>
                </w:div>
                <w:div w:id="2135168964">
                  <w:marLeft w:val="0"/>
                  <w:marRight w:val="0"/>
                  <w:marTop w:val="0"/>
                  <w:marBottom w:val="0"/>
                  <w:divBdr>
                    <w:top w:val="none" w:sz="0" w:space="0" w:color="auto"/>
                    <w:left w:val="none" w:sz="0" w:space="0" w:color="auto"/>
                    <w:bottom w:val="none" w:sz="0" w:space="0" w:color="auto"/>
                    <w:right w:val="none" w:sz="0" w:space="0" w:color="auto"/>
                  </w:divBdr>
                </w:div>
                <w:div w:id="2135366714">
                  <w:marLeft w:val="0"/>
                  <w:marRight w:val="0"/>
                  <w:marTop w:val="0"/>
                  <w:marBottom w:val="0"/>
                  <w:divBdr>
                    <w:top w:val="none" w:sz="0" w:space="0" w:color="auto"/>
                    <w:left w:val="none" w:sz="0" w:space="0" w:color="auto"/>
                    <w:bottom w:val="none" w:sz="0" w:space="0" w:color="auto"/>
                    <w:right w:val="none" w:sz="0" w:space="0" w:color="auto"/>
                  </w:divBdr>
                </w:div>
                <w:div w:id="2135560694">
                  <w:marLeft w:val="0"/>
                  <w:marRight w:val="0"/>
                  <w:marTop w:val="0"/>
                  <w:marBottom w:val="0"/>
                  <w:divBdr>
                    <w:top w:val="none" w:sz="0" w:space="0" w:color="auto"/>
                    <w:left w:val="none" w:sz="0" w:space="0" w:color="auto"/>
                    <w:bottom w:val="none" w:sz="0" w:space="0" w:color="auto"/>
                    <w:right w:val="none" w:sz="0" w:space="0" w:color="auto"/>
                  </w:divBdr>
                </w:div>
                <w:div w:id="2135824183">
                  <w:marLeft w:val="0"/>
                  <w:marRight w:val="0"/>
                  <w:marTop w:val="0"/>
                  <w:marBottom w:val="0"/>
                  <w:divBdr>
                    <w:top w:val="none" w:sz="0" w:space="0" w:color="auto"/>
                    <w:left w:val="none" w:sz="0" w:space="0" w:color="auto"/>
                    <w:bottom w:val="none" w:sz="0" w:space="0" w:color="auto"/>
                    <w:right w:val="none" w:sz="0" w:space="0" w:color="auto"/>
                  </w:divBdr>
                </w:div>
                <w:div w:id="2136211972">
                  <w:marLeft w:val="0"/>
                  <w:marRight w:val="0"/>
                  <w:marTop w:val="0"/>
                  <w:marBottom w:val="0"/>
                  <w:divBdr>
                    <w:top w:val="none" w:sz="0" w:space="0" w:color="auto"/>
                    <w:left w:val="none" w:sz="0" w:space="0" w:color="auto"/>
                    <w:bottom w:val="none" w:sz="0" w:space="0" w:color="auto"/>
                    <w:right w:val="none" w:sz="0" w:space="0" w:color="auto"/>
                  </w:divBdr>
                </w:div>
                <w:div w:id="2137940390">
                  <w:marLeft w:val="0"/>
                  <w:marRight w:val="0"/>
                  <w:marTop w:val="0"/>
                  <w:marBottom w:val="0"/>
                  <w:divBdr>
                    <w:top w:val="none" w:sz="0" w:space="0" w:color="auto"/>
                    <w:left w:val="none" w:sz="0" w:space="0" w:color="auto"/>
                    <w:bottom w:val="none" w:sz="0" w:space="0" w:color="auto"/>
                    <w:right w:val="none" w:sz="0" w:space="0" w:color="auto"/>
                  </w:divBdr>
                </w:div>
                <w:div w:id="2139491898">
                  <w:marLeft w:val="0"/>
                  <w:marRight w:val="0"/>
                  <w:marTop w:val="0"/>
                  <w:marBottom w:val="0"/>
                  <w:divBdr>
                    <w:top w:val="none" w:sz="0" w:space="0" w:color="auto"/>
                    <w:left w:val="none" w:sz="0" w:space="0" w:color="auto"/>
                    <w:bottom w:val="none" w:sz="0" w:space="0" w:color="auto"/>
                    <w:right w:val="none" w:sz="0" w:space="0" w:color="auto"/>
                  </w:divBdr>
                </w:div>
                <w:div w:id="2140226079">
                  <w:marLeft w:val="0"/>
                  <w:marRight w:val="0"/>
                  <w:marTop w:val="0"/>
                  <w:marBottom w:val="0"/>
                  <w:divBdr>
                    <w:top w:val="none" w:sz="0" w:space="0" w:color="auto"/>
                    <w:left w:val="none" w:sz="0" w:space="0" w:color="auto"/>
                    <w:bottom w:val="none" w:sz="0" w:space="0" w:color="auto"/>
                    <w:right w:val="none" w:sz="0" w:space="0" w:color="auto"/>
                  </w:divBdr>
                </w:div>
                <w:div w:id="2141876012">
                  <w:marLeft w:val="0"/>
                  <w:marRight w:val="0"/>
                  <w:marTop w:val="0"/>
                  <w:marBottom w:val="0"/>
                  <w:divBdr>
                    <w:top w:val="none" w:sz="0" w:space="0" w:color="auto"/>
                    <w:left w:val="none" w:sz="0" w:space="0" w:color="auto"/>
                    <w:bottom w:val="none" w:sz="0" w:space="0" w:color="auto"/>
                    <w:right w:val="none" w:sz="0" w:space="0" w:color="auto"/>
                  </w:divBdr>
                </w:div>
                <w:div w:id="2142454400">
                  <w:marLeft w:val="0"/>
                  <w:marRight w:val="0"/>
                  <w:marTop w:val="0"/>
                  <w:marBottom w:val="0"/>
                  <w:divBdr>
                    <w:top w:val="none" w:sz="0" w:space="0" w:color="auto"/>
                    <w:left w:val="none" w:sz="0" w:space="0" w:color="auto"/>
                    <w:bottom w:val="none" w:sz="0" w:space="0" w:color="auto"/>
                    <w:right w:val="none" w:sz="0" w:space="0" w:color="auto"/>
                  </w:divBdr>
                </w:div>
                <w:div w:id="2143112902">
                  <w:marLeft w:val="0"/>
                  <w:marRight w:val="0"/>
                  <w:marTop w:val="0"/>
                  <w:marBottom w:val="0"/>
                  <w:divBdr>
                    <w:top w:val="none" w:sz="0" w:space="0" w:color="auto"/>
                    <w:left w:val="none" w:sz="0" w:space="0" w:color="auto"/>
                    <w:bottom w:val="none" w:sz="0" w:space="0" w:color="auto"/>
                    <w:right w:val="none" w:sz="0" w:space="0" w:color="auto"/>
                  </w:divBdr>
                </w:div>
                <w:div w:id="2143843757">
                  <w:marLeft w:val="0"/>
                  <w:marRight w:val="0"/>
                  <w:marTop w:val="0"/>
                  <w:marBottom w:val="0"/>
                  <w:divBdr>
                    <w:top w:val="none" w:sz="0" w:space="0" w:color="auto"/>
                    <w:left w:val="none" w:sz="0" w:space="0" w:color="auto"/>
                    <w:bottom w:val="none" w:sz="0" w:space="0" w:color="auto"/>
                    <w:right w:val="none" w:sz="0" w:space="0" w:color="auto"/>
                  </w:divBdr>
                </w:div>
                <w:div w:id="2144034324">
                  <w:marLeft w:val="0"/>
                  <w:marRight w:val="0"/>
                  <w:marTop w:val="0"/>
                  <w:marBottom w:val="0"/>
                  <w:divBdr>
                    <w:top w:val="none" w:sz="0" w:space="0" w:color="auto"/>
                    <w:left w:val="none" w:sz="0" w:space="0" w:color="auto"/>
                    <w:bottom w:val="none" w:sz="0" w:space="0" w:color="auto"/>
                    <w:right w:val="none" w:sz="0" w:space="0" w:color="auto"/>
                  </w:divBdr>
                </w:div>
                <w:div w:id="2144231974">
                  <w:marLeft w:val="0"/>
                  <w:marRight w:val="0"/>
                  <w:marTop w:val="0"/>
                  <w:marBottom w:val="0"/>
                  <w:divBdr>
                    <w:top w:val="none" w:sz="0" w:space="0" w:color="auto"/>
                    <w:left w:val="none" w:sz="0" w:space="0" w:color="auto"/>
                    <w:bottom w:val="none" w:sz="0" w:space="0" w:color="auto"/>
                    <w:right w:val="none" w:sz="0" w:space="0" w:color="auto"/>
                  </w:divBdr>
                </w:div>
                <w:div w:id="2144737591">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 w:id="2147117515">
                  <w:marLeft w:val="0"/>
                  <w:marRight w:val="0"/>
                  <w:marTop w:val="0"/>
                  <w:marBottom w:val="0"/>
                  <w:divBdr>
                    <w:top w:val="none" w:sz="0" w:space="0" w:color="auto"/>
                    <w:left w:val="none" w:sz="0" w:space="0" w:color="auto"/>
                    <w:bottom w:val="none" w:sz="0" w:space="0" w:color="auto"/>
                    <w:right w:val="none" w:sz="0" w:space="0" w:color="auto"/>
                  </w:divBdr>
                </w:div>
              </w:divsChild>
            </w:div>
            <w:div w:id="1187712865">
              <w:marLeft w:val="0"/>
              <w:marRight w:val="0"/>
              <w:marTop w:val="0"/>
              <w:marBottom w:val="0"/>
              <w:divBdr>
                <w:top w:val="none" w:sz="0" w:space="0" w:color="auto"/>
                <w:left w:val="none" w:sz="0" w:space="0" w:color="auto"/>
                <w:bottom w:val="none" w:sz="0" w:space="0" w:color="auto"/>
                <w:right w:val="none" w:sz="0" w:space="0" w:color="auto"/>
              </w:divBdr>
            </w:div>
            <w:div w:id="1188640860">
              <w:marLeft w:val="0"/>
              <w:marRight w:val="0"/>
              <w:marTop w:val="0"/>
              <w:marBottom w:val="0"/>
              <w:divBdr>
                <w:top w:val="none" w:sz="0" w:space="0" w:color="auto"/>
                <w:left w:val="none" w:sz="0" w:space="0" w:color="auto"/>
                <w:bottom w:val="none" w:sz="0" w:space="0" w:color="auto"/>
                <w:right w:val="none" w:sz="0" w:space="0" w:color="auto"/>
              </w:divBdr>
            </w:div>
            <w:div w:id="1190221900">
              <w:marLeft w:val="0"/>
              <w:marRight w:val="0"/>
              <w:marTop w:val="0"/>
              <w:marBottom w:val="0"/>
              <w:divBdr>
                <w:top w:val="none" w:sz="0" w:space="0" w:color="auto"/>
                <w:left w:val="none" w:sz="0" w:space="0" w:color="auto"/>
                <w:bottom w:val="none" w:sz="0" w:space="0" w:color="auto"/>
                <w:right w:val="none" w:sz="0" w:space="0" w:color="auto"/>
              </w:divBdr>
            </w:div>
            <w:div w:id="1191140077">
              <w:marLeft w:val="0"/>
              <w:marRight w:val="0"/>
              <w:marTop w:val="0"/>
              <w:marBottom w:val="0"/>
              <w:divBdr>
                <w:top w:val="none" w:sz="0" w:space="0" w:color="auto"/>
                <w:left w:val="none" w:sz="0" w:space="0" w:color="auto"/>
                <w:bottom w:val="none" w:sz="0" w:space="0" w:color="auto"/>
                <w:right w:val="none" w:sz="0" w:space="0" w:color="auto"/>
              </w:divBdr>
            </w:div>
            <w:div w:id="1191334175">
              <w:marLeft w:val="0"/>
              <w:marRight w:val="0"/>
              <w:marTop w:val="0"/>
              <w:marBottom w:val="0"/>
              <w:divBdr>
                <w:top w:val="none" w:sz="0" w:space="0" w:color="auto"/>
                <w:left w:val="none" w:sz="0" w:space="0" w:color="auto"/>
                <w:bottom w:val="none" w:sz="0" w:space="0" w:color="auto"/>
                <w:right w:val="none" w:sz="0" w:space="0" w:color="auto"/>
              </w:divBdr>
            </w:div>
            <w:div w:id="1194884638">
              <w:marLeft w:val="0"/>
              <w:marRight w:val="0"/>
              <w:marTop w:val="0"/>
              <w:marBottom w:val="0"/>
              <w:divBdr>
                <w:top w:val="none" w:sz="0" w:space="0" w:color="auto"/>
                <w:left w:val="none" w:sz="0" w:space="0" w:color="auto"/>
                <w:bottom w:val="none" w:sz="0" w:space="0" w:color="auto"/>
                <w:right w:val="none" w:sz="0" w:space="0" w:color="auto"/>
              </w:divBdr>
            </w:div>
            <w:div w:id="1197694146">
              <w:marLeft w:val="0"/>
              <w:marRight w:val="0"/>
              <w:marTop w:val="0"/>
              <w:marBottom w:val="0"/>
              <w:divBdr>
                <w:top w:val="none" w:sz="0" w:space="0" w:color="auto"/>
                <w:left w:val="none" w:sz="0" w:space="0" w:color="auto"/>
                <w:bottom w:val="none" w:sz="0" w:space="0" w:color="auto"/>
                <w:right w:val="none" w:sz="0" w:space="0" w:color="auto"/>
              </w:divBdr>
            </w:div>
            <w:div w:id="1200125096">
              <w:marLeft w:val="0"/>
              <w:marRight w:val="0"/>
              <w:marTop w:val="0"/>
              <w:marBottom w:val="0"/>
              <w:divBdr>
                <w:top w:val="none" w:sz="0" w:space="0" w:color="auto"/>
                <w:left w:val="none" w:sz="0" w:space="0" w:color="auto"/>
                <w:bottom w:val="none" w:sz="0" w:space="0" w:color="auto"/>
                <w:right w:val="none" w:sz="0" w:space="0" w:color="auto"/>
              </w:divBdr>
            </w:div>
            <w:div w:id="1200628256">
              <w:marLeft w:val="0"/>
              <w:marRight w:val="0"/>
              <w:marTop w:val="0"/>
              <w:marBottom w:val="0"/>
              <w:divBdr>
                <w:top w:val="none" w:sz="0" w:space="0" w:color="auto"/>
                <w:left w:val="none" w:sz="0" w:space="0" w:color="auto"/>
                <w:bottom w:val="none" w:sz="0" w:space="0" w:color="auto"/>
                <w:right w:val="none" w:sz="0" w:space="0" w:color="auto"/>
              </w:divBdr>
            </w:div>
            <w:div w:id="1202595964">
              <w:marLeft w:val="0"/>
              <w:marRight w:val="0"/>
              <w:marTop w:val="0"/>
              <w:marBottom w:val="0"/>
              <w:divBdr>
                <w:top w:val="none" w:sz="0" w:space="0" w:color="auto"/>
                <w:left w:val="none" w:sz="0" w:space="0" w:color="auto"/>
                <w:bottom w:val="none" w:sz="0" w:space="0" w:color="auto"/>
                <w:right w:val="none" w:sz="0" w:space="0" w:color="auto"/>
              </w:divBdr>
            </w:div>
            <w:div w:id="1204101398">
              <w:marLeft w:val="0"/>
              <w:marRight w:val="0"/>
              <w:marTop w:val="0"/>
              <w:marBottom w:val="0"/>
              <w:divBdr>
                <w:top w:val="none" w:sz="0" w:space="0" w:color="auto"/>
                <w:left w:val="none" w:sz="0" w:space="0" w:color="auto"/>
                <w:bottom w:val="none" w:sz="0" w:space="0" w:color="auto"/>
                <w:right w:val="none" w:sz="0" w:space="0" w:color="auto"/>
              </w:divBdr>
            </w:div>
            <w:div w:id="1204291451">
              <w:marLeft w:val="0"/>
              <w:marRight w:val="0"/>
              <w:marTop w:val="0"/>
              <w:marBottom w:val="0"/>
              <w:divBdr>
                <w:top w:val="none" w:sz="0" w:space="0" w:color="auto"/>
                <w:left w:val="none" w:sz="0" w:space="0" w:color="auto"/>
                <w:bottom w:val="none" w:sz="0" w:space="0" w:color="auto"/>
                <w:right w:val="none" w:sz="0" w:space="0" w:color="auto"/>
              </w:divBdr>
            </w:div>
            <w:div w:id="1204559883">
              <w:marLeft w:val="0"/>
              <w:marRight w:val="0"/>
              <w:marTop w:val="0"/>
              <w:marBottom w:val="0"/>
              <w:divBdr>
                <w:top w:val="none" w:sz="0" w:space="0" w:color="auto"/>
                <w:left w:val="none" w:sz="0" w:space="0" w:color="auto"/>
                <w:bottom w:val="none" w:sz="0" w:space="0" w:color="auto"/>
                <w:right w:val="none" w:sz="0" w:space="0" w:color="auto"/>
              </w:divBdr>
            </w:div>
            <w:div w:id="1204634296">
              <w:marLeft w:val="0"/>
              <w:marRight w:val="0"/>
              <w:marTop w:val="0"/>
              <w:marBottom w:val="0"/>
              <w:divBdr>
                <w:top w:val="none" w:sz="0" w:space="0" w:color="auto"/>
                <w:left w:val="none" w:sz="0" w:space="0" w:color="auto"/>
                <w:bottom w:val="none" w:sz="0" w:space="0" w:color="auto"/>
                <w:right w:val="none" w:sz="0" w:space="0" w:color="auto"/>
              </w:divBdr>
            </w:div>
            <w:div w:id="1205949532">
              <w:marLeft w:val="0"/>
              <w:marRight w:val="0"/>
              <w:marTop w:val="0"/>
              <w:marBottom w:val="0"/>
              <w:divBdr>
                <w:top w:val="none" w:sz="0" w:space="0" w:color="auto"/>
                <w:left w:val="none" w:sz="0" w:space="0" w:color="auto"/>
                <w:bottom w:val="none" w:sz="0" w:space="0" w:color="auto"/>
                <w:right w:val="none" w:sz="0" w:space="0" w:color="auto"/>
              </w:divBdr>
            </w:div>
            <w:div w:id="1207596702">
              <w:marLeft w:val="0"/>
              <w:marRight w:val="0"/>
              <w:marTop w:val="0"/>
              <w:marBottom w:val="0"/>
              <w:divBdr>
                <w:top w:val="none" w:sz="0" w:space="0" w:color="auto"/>
                <w:left w:val="none" w:sz="0" w:space="0" w:color="auto"/>
                <w:bottom w:val="none" w:sz="0" w:space="0" w:color="auto"/>
                <w:right w:val="none" w:sz="0" w:space="0" w:color="auto"/>
              </w:divBdr>
            </w:div>
            <w:div w:id="1209299477">
              <w:marLeft w:val="0"/>
              <w:marRight w:val="0"/>
              <w:marTop w:val="0"/>
              <w:marBottom w:val="0"/>
              <w:divBdr>
                <w:top w:val="none" w:sz="0" w:space="0" w:color="auto"/>
                <w:left w:val="none" w:sz="0" w:space="0" w:color="auto"/>
                <w:bottom w:val="none" w:sz="0" w:space="0" w:color="auto"/>
                <w:right w:val="none" w:sz="0" w:space="0" w:color="auto"/>
              </w:divBdr>
            </w:div>
            <w:div w:id="1210142626">
              <w:marLeft w:val="0"/>
              <w:marRight w:val="0"/>
              <w:marTop w:val="0"/>
              <w:marBottom w:val="0"/>
              <w:divBdr>
                <w:top w:val="none" w:sz="0" w:space="0" w:color="auto"/>
                <w:left w:val="none" w:sz="0" w:space="0" w:color="auto"/>
                <w:bottom w:val="none" w:sz="0" w:space="0" w:color="auto"/>
                <w:right w:val="none" w:sz="0" w:space="0" w:color="auto"/>
              </w:divBdr>
            </w:div>
            <w:div w:id="1210847051">
              <w:marLeft w:val="0"/>
              <w:marRight w:val="0"/>
              <w:marTop w:val="0"/>
              <w:marBottom w:val="0"/>
              <w:divBdr>
                <w:top w:val="none" w:sz="0" w:space="0" w:color="auto"/>
                <w:left w:val="none" w:sz="0" w:space="0" w:color="auto"/>
                <w:bottom w:val="none" w:sz="0" w:space="0" w:color="auto"/>
                <w:right w:val="none" w:sz="0" w:space="0" w:color="auto"/>
              </w:divBdr>
            </w:div>
            <w:div w:id="1213686684">
              <w:marLeft w:val="0"/>
              <w:marRight w:val="0"/>
              <w:marTop w:val="0"/>
              <w:marBottom w:val="0"/>
              <w:divBdr>
                <w:top w:val="none" w:sz="0" w:space="0" w:color="auto"/>
                <w:left w:val="none" w:sz="0" w:space="0" w:color="auto"/>
                <w:bottom w:val="none" w:sz="0" w:space="0" w:color="auto"/>
                <w:right w:val="none" w:sz="0" w:space="0" w:color="auto"/>
              </w:divBdr>
            </w:div>
            <w:div w:id="1214004205">
              <w:marLeft w:val="0"/>
              <w:marRight w:val="0"/>
              <w:marTop w:val="0"/>
              <w:marBottom w:val="0"/>
              <w:divBdr>
                <w:top w:val="none" w:sz="0" w:space="0" w:color="auto"/>
                <w:left w:val="none" w:sz="0" w:space="0" w:color="auto"/>
                <w:bottom w:val="none" w:sz="0" w:space="0" w:color="auto"/>
                <w:right w:val="none" w:sz="0" w:space="0" w:color="auto"/>
              </w:divBdr>
            </w:div>
            <w:div w:id="1214318184">
              <w:marLeft w:val="0"/>
              <w:marRight w:val="0"/>
              <w:marTop w:val="0"/>
              <w:marBottom w:val="0"/>
              <w:divBdr>
                <w:top w:val="none" w:sz="0" w:space="0" w:color="auto"/>
                <w:left w:val="none" w:sz="0" w:space="0" w:color="auto"/>
                <w:bottom w:val="none" w:sz="0" w:space="0" w:color="auto"/>
                <w:right w:val="none" w:sz="0" w:space="0" w:color="auto"/>
              </w:divBdr>
            </w:div>
            <w:div w:id="1214343141">
              <w:marLeft w:val="0"/>
              <w:marRight w:val="0"/>
              <w:marTop w:val="0"/>
              <w:marBottom w:val="0"/>
              <w:divBdr>
                <w:top w:val="none" w:sz="0" w:space="0" w:color="auto"/>
                <w:left w:val="none" w:sz="0" w:space="0" w:color="auto"/>
                <w:bottom w:val="none" w:sz="0" w:space="0" w:color="auto"/>
                <w:right w:val="none" w:sz="0" w:space="0" w:color="auto"/>
              </w:divBdr>
            </w:div>
            <w:div w:id="1214388475">
              <w:marLeft w:val="0"/>
              <w:marRight w:val="0"/>
              <w:marTop w:val="0"/>
              <w:marBottom w:val="0"/>
              <w:divBdr>
                <w:top w:val="none" w:sz="0" w:space="0" w:color="auto"/>
                <w:left w:val="none" w:sz="0" w:space="0" w:color="auto"/>
                <w:bottom w:val="none" w:sz="0" w:space="0" w:color="auto"/>
                <w:right w:val="none" w:sz="0" w:space="0" w:color="auto"/>
              </w:divBdr>
            </w:div>
            <w:div w:id="1215121677">
              <w:marLeft w:val="0"/>
              <w:marRight w:val="0"/>
              <w:marTop w:val="0"/>
              <w:marBottom w:val="0"/>
              <w:divBdr>
                <w:top w:val="none" w:sz="0" w:space="0" w:color="auto"/>
                <w:left w:val="none" w:sz="0" w:space="0" w:color="auto"/>
                <w:bottom w:val="none" w:sz="0" w:space="0" w:color="auto"/>
                <w:right w:val="none" w:sz="0" w:space="0" w:color="auto"/>
              </w:divBdr>
            </w:div>
            <w:div w:id="1215388480">
              <w:marLeft w:val="0"/>
              <w:marRight w:val="0"/>
              <w:marTop w:val="0"/>
              <w:marBottom w:val="0"/>
              <w:divBdr>
                <w:top w:val="none" w:sz="0" w:space="0" w:color="auto"/>
                <w:left w:val="none" w:sz="0" w:space="0" w:color="auto"/>
                <w:bottom w:val="none" w:sz="0" w:space="0" w:color="auto"/>
                <w:right w:val="none" w:sz="0" w:space="0" w:color="auto"/>
              </w:divBdr>
            </w:div>
            <w:div w:id="1215973167">
              <w:marLeft w:val="0"/>
              <w:marRight w:val="0"/>
              <w:marTop w:val="0"/>
              <w:marBottom w:val="0"/>
              <w:divBdr>
                <w:top w:val="none" w:sz="0" w:space="0" w:color="auto"/>
                <w:left w:val="none" w:sz="0" w:space="0" w:color="auto"/>
                <w:bottom w:val="none" w:sz="0" w:space="0" w:color="auto"/>
                <w:right w:val="none" w:sz="0" w:space="0" w:color="auto"/>
              </w:divBdr>
            </w:div>
            <w:div w:id="1216624534">
              <w:marLeft w:val="0"/>
              <w:marRight w:val="0"/>
              <w:marTop w:val="0"/>
              <w:marBottom w:val="0"/>
              <w:divBdr>
                <w:top w:val="none" w:sz="0" w:space="0" w:color="auto"/>
                <w:left w:val="none" w:sz="0" w:space="0" w:color="auto"/>
                <w:bottom w:val="none" w:sz="0" w:space="0" w:color="auto"/>
                <w:right w:val="none" w:sz="0" w:space="0" w:color="auto"/>
              </w:divBdr>
            </w:div>
            <w:div w:id="1219979125">
              <w:marLeft w:val="0"/>
              <w:marRight w:val="0"/>
              <w:marTop w:val="0"/>
              <w:marBottom w:val="0"/>
              <w:divBdr>
                <w:top w:val="none" w:sz="0" w:space="0" w:color="auto"/>
                <w:left w:val="none" w:sz="0" w:space="0" w:color="auto"/>
                <w:bottom w:val="none" w:sz="0" w:space="0" w:color="auto"/>
                <w:right w:val="none" w:sz="0" w:space="0" w:color="auto"/>
              </w:divBdr>
            </w:div>
            <w:div w:id="1220048494">
              <w:marLeft w:val="0"/>
              <w:marRight w:val="0"/>
              <w:marTop w:val="0"/>
              <w:marBottom w:val="0"/>
              <w:divBdr>
                <w:top w:val="none" w:sz="0" w:space="0" w:color="auto"/>
                <w:left w:val="none" w:sz="0" w:space="0" w:color="auto"/>
                <w:bottom w:val="none" w:sz="0" w:space="0" w:color="auto"/>
                <w:right w:val="none" w:sz="0" w:space="0" w:color="auto"/>
              </w:divBdr>
            </w:div>
            <w:div w:id="1220242342">
              <w:marLeft w:val="0"/>
              <w:marRight w:val="0"/>
              <w:marTop w:val="0"/>
              <w:marBottom w:val="0"/>
              <w:divBdr>
                <w:top w:val="none" w:sz="0" w:space="0" w:color="auto"/>
                <w:left w:val="none" w:sz="0" w:space="0" w:color="auto"/>
                <w:bottom w:val="none" w:sz="0" w:space="0" w:color="auto"/>
                <w:right w:val="none" w:sz="0" w:space="0" w:color="auto"/>
              </w:divBdr>
            </w:div>
            <w:div w:id="1220242719">
              <w:marLeft w:val="0"/>
              <w:marRight w:val="0"/>
              <w:marTop w:val="0"/>
              <w:marBottom w:val="0"/>
              <w:divBdr>
                <w:top w:val="none" w:sz="0" w:space="0" w:color="auto"/>
                <w:left w:val="none" w:sz="0" w:space="0" w:color="auto"/>
                <w:bottom w:val="none" w:sz="0" w:space="0" w:color="auto"/>
                <w:right w:val="none" w:sz="0" w:space="0" w:color="auto"/>
              </w:divBdr>
            </w:div>
            <w:div w:id="1220827783">
              <w:marLeft w:val="0"/>
              <w:marRight w:val="0"/>
              <w:marTop w:val="0"/>
              <w:marBottom w:val="0"/>
              <w:divBdr>
                <w:top w:val="none" w:sz="0" w:space="0" w:color="auto"/>
                <w:left w:val="none" w:sz="0" w:space="0" w:color="auto"/>
                <w:bottom w:val="none" w:sz="0" w:space="0" w:color="auto"/>
                <w:right w:val="none" w:sz="0" w:space="0" w:color="auto"/>
              </w:divBdr>
            </w:div>
            <w:div w:id="1222323681">
              <w:marLeft w:val="0"/>
              <w:marRight w:val="0"/>
              <w:marTop w:val="0"/>
              <w:marBottom w:val="0"/>
              <w:divBdr>
                <w:top w:val="none" w:sz="0" w:space="0" w:color="auto"/>
                <w:left w:val="none" w:sz="0" w:space="0" w:color="auto"/>
                <w:bottom w:val="none" w:sz="0" w:space="0" w:color="auto"/>
                <w:right w:val="none" w:sz="0" w:space="0" w:color="auto"/>
              </w:divBdr>
            </w:div>
            <w:div w:id="1222904743">
              <w:marLeft w:val="0"/>
              <w:marRight w:val="0"/>
              <w:marTop w:val="0"/>
              <w:marBottom w:val="0"/>
              <w:divBdr>
                <w:top w:val="none" w:sz="0" w:space="0" w:color="auto"/>
                <w:left w:val="none" w:sz="0" w:space="0" w:color="auto"/>
                <w:bottom w:val="none" w:sz="0" w:space="0" w:color="auto"/>
                <w:right w:val="none" w:sz="0" w:space="0" w:color="auto"/>
              </w:divBdr>
            </w:div>
            <w:div w:id="1223105372">
              <w:marLeft w:val="0"/>
              <w:marRight w:val="0"/>
              <w:marTop w:val="0"/>
              <w:marBottom w:val="0"/>
              <w:divBdr>
                <w:top w:val="none" w:sz="0" w:space="0" w:color="auto"/>
                <w:left w:val="none" w:sz="0" w:space="0" w:color="auto"/>
                <w:bottom w:val="none" w:sz="0" w:space="0" w:color="auto"/>
                <w:right w:val="none" w:sz="0" w:space="0" w:color="auto"/>
              </w:divBdr>
            </w:div>
            <w:div w:id="1223523386">
              <w:marLeft w:val="0"/>
              <w:marRight w:val="0"/>
              <w:marTop w:val="0"/>
              <w:marBottom w:val="0"/>
              <w:divBdr>
                <w:top w:val="none" w:sz="0" w:space="0" w:color="auto"/>
                <w:left w:val="none" w:sz="0" w:space="0" w:color="auto"/>
                <w:bottom w:val="none" w:sz="0" w:space="0" w:color="auto"/>
                <w:right w:val="none" w:sz="0" w:space="0" w:color="auto"/>
              </w:divBdr>
            </w:div>
            <w:div w:id="1225144599">
              <w:marLeft w:val="0"/>
              <w:marRight w:val="0"/>
              <w:marTop w:val="0"/>
              <w:marBottom w:val="0"/>
              <w:divBdr>
                <w:top w:val="none" w:sz="0" w:space="0" w:color="auto"/>
                <w:left w:val="none" w:sz="0" w:space="0" w:color="auto"/>
                <w:bottom w:val="none" w:sz="0" w:space="0" w:color="auto"/>
                <w:right w:val="none" w:sz="0" w:space="0" w:color="auto"/>
              </w:divBdr>
            </w:div>
            <w:div w:id="1226911210">
              <w:marLeft w:val="0"/>
              <w:marRight w:val="0"/>
              <w:marTop w:val="0"/>
              <w:marBottom w:val="0"/>
              <w:divBdr>
                <w:top w:val="none" w:sz="0" w:space="0" w:color="auto"/>
                <w:left w:val="none" w:sz="0" w:space="0" w:color="auto"/>
                <w:bottom w:val="none" w:sz="0" w:space="0" w:color="auto"/>
                <w:right w:val="none" w:sz="0" w:space="0" w:color="auto"/>
              </w:divBdr>
            </w:div>
            <w:div w:id="1228302391">
              <w:marLeft w:val="0"/>
              <w:marRight w:val="0"/>
              <w:marTop w:val="0"/>
              <w:marBottom w:val="0"/>
              <w:divBdr>
                <w:top w:val="none" w:sz="0" w:space="0" w:color="auto"/>
                <w:left w:val="none" w:sz="0" w:space="0" w:color="auto"/>
                <w:bottom w:val="none" w:sz="0" w:space="0" w:color="auto"/>
                <w:right w:val="none" w:sz="0" w:space="0" w:color="auto"/>
              </w:divBdr>
            </w:div>
            <w:div w:id="1229733446">
              <w:marLeft w:val="0"/>
              <w:marRight w:val="0"/>
              <w:marTop w:val="0"/>
              <w:marBottom w:val="0"/>
              <w:divBdr>
                <w:top w:val="none" w:sz="0" w:space="0" w:color="auto"/>
                <w:left w:val="none" w:sz="0" w:space="0" w:color="auto"/>
                <w:bottom w:val="none" w:sz="0" w:space="0" w:color="auto"/>
                <w:right w:val="none" w:sz="0" w:space="0" w:color="auto"/>
              </w:divBdr>
            </w:div>
            <w:div w:id="1230533169">
              <w:marLeft w:val="0"/>
              <w:marRight w:val="0"/>
              <w:marTop w:val="0"/>
              <w:marBottom w:val="0"/>
              <w:divBdr>
                <w:top w:val="none" w:sz="0" w:space="0" w:color="auto"/>
                <w:left w:val="none" w:sz="0" w:space="0" w:color="auto"/>
                <w:bottom w:val="none" w:sz="0" w:space="0" w:color="auto"/>
                <w:right w:val="none" w:sz="0" w:space="0" w:color="auto"/>
              </w:divBdr>
            </w:div>
            <w:div w:id="1230726039">
              <w:marLeft w:val="0"/>
              <w:marRight w:val="0"/>
              <w:marTop w:val="0"/>
              <w:marBottom w:val="0"/>
              <w:divBdr>
                <w:top w:val="none" w:sz="0" w:space="0" w:color="auto"/>
                <w:left w:val="none" w:sz="0" w:space="0" w:color="auto"/>
                <w:bottom w:val="none" w:sz="0" w:space="0" w:color="auto"/>
                <w:right w:val="none" w:sz="0" w:space="0" w:color="auto"/>
              </w:divBdr>
            </w:div>
            <w:div w:id="1230968988">
              <w:marLeft w:val="0"/>
              <w:marRight w:val="0"/>
              <w:marTop w:val="0"/>
              <w:marBottom w:val="0"/>
              <w:divBdr>
                <w:top w:val="none" w:sz="0" w:space="0" w:color="auto"/>
                <w:left w:val="none" w:sz="0" w:space="0" w:color="auto"/>
                <w:bottom w:val="none" w:sz="0" w:space="0" w:color="auto"/>
                <w:right w:val="none" w:sz="0" w:space="0" w:color="auto"/>
              </w:divBdr>
            </w:div>
            <w:div w:id="1231888646">
              <w:marLeft w:val="0"/>
              <w:marRight w:val="0"/>
              <w:marTop w:val="0"/>
              <w:marBottom w:val="0"/>
              <w:divBdr>
                <w:top w:val="none" w:sz="0" w:space="0" w:color="auto"/>
                <w:left w:val="none" w:sz="0" w:space="0" w:color="auto"/>
                <w:bottom w:val="none" w:sz="0" w:space="0" w:color="auto"/>
                <w:right w:val="none" w:sz="0" w:space="0" w:color="auto"/>
              </w:divBdr>
            </w:div>
            <w:div w:id="1232040209">
              <w:marLeft w:val="0"/>
              <w:marRight w:val="0"/>
              <w:marTop w:val="0"/>
              <w:marBottom w:val="0"/>
              <w:divBdr>
                <w:top w:val="none" w:sz="0" w:space="0" w:color="auto"/>
                <w:left w:val="none" w:sz="0" w:space="0" w:color="auto"/>
                <w:bottom w:val="none" w:sz="0" w:space="0" w:color="auto"/>
                <w:right w:val="none" w:sz="0" w:space="0" w:color="auto"/>
              </w:divBdr>
            </w:div>
            <w:div w:id="1232236382">
              <w:marLeft w:val="0"/>
              <w:marRight w:val="0"/>
              <w:marTop w:val="0"/>
              <w:marBottom w:val="0"/>
              <w:divBdr>
                <w:top w:val="none" w:sz="0" w:space="0" w:color="auto"/>
                <w:left w:val="none" w:sz="0" w:space="0" w:color="auto"/>
                <w:bottom w:val="none" w:sz="0" w:space="0" w:color="auto"/>
                <w:right w:val="none" w:sz="0" w:space="0" w:color="auto"/>
              </w:divBdr>
            </w:div>
            <w:div w:id="1237477776">
              <w:marLeft w:val="0"/>
              <w:marRight w:val="0"/>
              <w:marTop w:val="0"/>
              <w:marBottom w:val="0"/>
              <w:divBdr>
                <w:top w:val="none" w:sz="0" w:space="0" w:color="auto"/>
                <w:left w:val="none" w:sz="0" w:space="0" w:color="auto"/>
                <w:bottom w:val="none" w:sz="0" w:space="0" w:color="auto"/>
                <w:right w:val="none" w:sz="0" w:space="0" w:color="auto"/>
              </w:divBdr>
            </w:div>
            <w:div w:id="1238398071">
              <w:marLeft w:val="0"/>
              <w:marRight w:val="0"/>
              <w:marTop w:val="0"/>
              <w:marBottom w:val="0"/>
              <w:divBdr>
                <w:top w:val="none" w:sz="0" w:space="0" w:color="auto"/>
                <w:left w:val="none" w:sz="0" w:space="0" w:color="auto"/>
                <w:bottom w:val="none" w:sz="0" w:space="0" w:color="auto"/>
                <w:right w:val="none" w:sz="0" w:space="0" w:color="auto"/>
              </w:divBdr>
            </w:div>
            <w:div w:id="1239091827">
              <w:marLeft w:val="0"/>
              <w:marRight w:val="0"/>
              <w:marTop w:val="0"/>
              <w:marBottom w:val="0"/>
              <w:divBdr>
                <w:top w:val="none" w:sz="0" w:space="0" w:color="auto"/>
                <w:left w:val="none" w:sz="0" w:space="0" w:color="auto"/>
                <w:bottom w:val="none" w:sz="0" w:space="0" w:color="auto"/>
                <w:right w:val="none" w:sz="0" w:space="0" w:color="auto"/>
              </w:divBdr>
            </w:div>
            <w:div w:id="1240214916">
              <w:marLeft w:val="0"/>
              <w:marRight w:val="0"/>
              <w:marTop w:val="0"/>
              <w:marBottom w:val="0"/>
              <w:divBdr>
                <w:top w:val="none" w:sz="0" w:space="0" w:color="auto"/>
                <w:left w:val="none" w:sz="0" w:space="0" w:color="auto"/>
                <w:bottom w:val="none" w:sz="0" w:space="0" w:color="auto"/>
                <w:right w:val="none" w:sz="0" w:space="0" w:color="auto"/>
              </w:divBdr>
            </w:div>
            <w:div w:id="1240603668">
              <w:marLeft w:val="0"/>
              <w:marRight w:val="0"/>
              <w:marTop w:val="0"/>
              <w:marBottom w:val="0"/>
              <w:divBdr>
                <w:top w:val="none" w:sz="0" w:space="0" w:color="auto"/>
                <w:left w:val="none" w:sz="0" w:space="0" w:color="auto"/>
                <w:bottom w:val="none" w:sz="0" w:space="0" w:color="auto"/>
                <w:right w:val="none" w:sz="0" w:space="0" w:color="auto"/>
              </w:divBdr>
            </w:div>
            <w:div w:id="1241021020">
              <w:marLeft w:val="0"/>
              <w:marRight w:val="0"/>
              <w:marTop w:val="0"/>
              <w:marBottom w:val="0"/>
              <w:divBdr>
                <w:top w:val="none" w:sz="0" w:space="0" w:color="auto"/>
                <w:left w:val="none" w:sz="0" w:space="0" w:color="auto"/>
                <w:bottom w:val="none" w:sz="0" w:space="0" w:color="auto"/>
                <w:right w:val="none" w:sz="0" w:space="0" w:color="auto"/>
              </w:divBdr>
            </w:div>
            <w:div w:id="1241864983">
              <w:marLeft w:val="0"/>
              <w:marRight w:val="0"/>
              <w:marTop w:val="0"/>
              <w:marBottom w:val="0"/>
              <w:divBdr>
                <w:top w:val="none" w:sz="0" w:space="0" w:color="auto"/>
                <w:left w:val="none" w:sz="0" w:space="0" w:color="auto"/>
                <w:bottom w:val="none" w:sz="0" w:space="0" w:color="auto"/>
                <w:right w:val="none" w:sz="0" w:space="0" w:color="auto"/>
              </w:divBdr>
            </w:div>
            <w:div w:id="1242135565">
              <w:marLeft w:val="0"/>
              <w:marRight w:val="0"/>
              <w:marTop w:val="0"/>
              <w:marBottom w:val="0"/>
              <w:divBdr>
                <w:top w:val="none" w:sz="0" w:space="0" w:color="auto"/>
                <w:left w:val="none" w:sz="0" w:space="0" w:color="auto"/>
                <w:bottom w:val="none" w:sz="0" w:space="0" w:color="auto"/>
                <w:right w:val="none" w:sz="0" w:space="0" w:color="auto"/>
              </w:divBdr>
            </w:div>
            <w:div w:id="1242830866">
              <w:marLeft w:val="0"/>
              <w:marRight w:val="0"/>
              <w:marTop w:val="0"/>
              <w:marBottom w:val="0"/>
              <w:divBdr>
                <w:top w:val="none" w:sz="0" w:space="0" w:color="auto"/>
                <w:left w:val="none" w:sz="0" w:space="0" w:color="auto"/>
                <w:bottom w:val="none" w:sz="0" w:space="0" w:color="auto"/>
                <w:right w:val="none" w:sz="0" w:space="0" w:color="auto"/>
              </w:divBdr>
            </w:div>
            <w:div w:id="1242835933">
              <w:marLeft w:val="0"/>
              <w:marRight w:val="0"/>
              <w:marTop w:val="0"/>
              <w:marBottom w:val="0"/>
              <w:divBdr>
                <w:top w:val="none" w:sz="0" w:space="0" w:color="auto"/>
                <w:left w:val="none" w:sz="0" w:space="0" w:color="auto"/>
                <w:bottom w:val="none" w:sz="0" w:space="0" w:color="auto"/>
                <w:right w:val="none" w:sz="0" w:space="0" w:color="auto"/>
              </w:divBdr>
            </w:div>
            <w:div w:id="1243181456">
              <w:marLeft w:val="0"/>
              <w:marRight w:val="0"/>
              <w:marTop w:val="0"/>
              <w:marBottom w:val="0"/>
              <w:divBdr>
                <w:top w:val="none" w:sz="0" w:space="0" w:color="auto"/>
                <w:left w:val="none" w:sz="0" w:space="0" w:color="auto"/>
                <w:bottom w:val="none" w:sz="0" w:space="0" w:color="auto"/>
                <w:right w:val="none" w:sz="0" w:space="0" w:color="auto"/>
              </w:divBdr>
            </w:div>
            <w:div w:id="1243876679">
              <w:marLeft w:val="0"/>
              <w:marRight w:val="0"/>
              <w:marTop w:val="0"/>
              <w:marBottom w:val="0"/>
              <w:divBdr>
                <w:top w:val="none" w:sz="0" w:space="0" w:color="auto"/>
                <w:left w:val="none" w:sz="0" w:space="0" w:color="auto"/>
                <w:bottom w:val="none" w:sz="0" w:space="0" w:color="auto"/>
                <w:right w:val="none" w:sz="0" w:space="0" w:color="auto"/>
              </w:divBdr>
            </w:div>
            <w:div w:id="1244147704">
              <w:marLeft w:val="0"/>
              <w:marRight w:val="0"/>
              <w:marTop w:val="0"/>
              <w:marBottom w:val="0"/>
              <w:divBdr>
                <w:top w:val="none" w:sz="0" w:space="0" w:color="auto"/>
                <w:left w:val="none" w:sz="0" w:space="0" w:color="auto"/>
                <w:bottom w:val="none" w:sz="0" w:space="0" w:color="auto"/>
                <w:right w:val="none" w:sz="0" w:space="0" w:color="auto"/>
              </w:divBdr>
            </w:div>
            <w:div w:id="1244220097">
              <w:marLeft w:val="0"/>
              <w:marRight w:val="0"/>
              <w:marTop w:val="0"/>
              <w:marBottom w:val="0"/>
              <w:divBdr>
                <w:top w:val="none" w:sz="0" w:space="0" w:color="auto"/>
                <w:left w:val="none" w:sz="0" w:space="0" w:color="auto"/>
                <w:bottom w:val="none" w:sz="0" w:space="0" w:color="auto"/>
                <w:right w:val="none" w:sz="0" w:space="0" w:color="auto"/>
              </w:divBdr>
            </w:div>
            <w:div w:id="1245069377">
              <w:marLeft w:val="0"/>
              <w:marRight w:val="0"/>
              <w:marTop w:val="0"/>
              <w:marBottom w:val="0"/>
              <w:divBdr>
                <w:top w:val="none" w:sz="0" w:space="0" w:color="auto"/>
                <w:left w:val="none" w:sz="0" w:space="0" w:color="auto"/>
                <w:bottom w:val="none" w:sz="0" w:space="0" w:color="auto"/>
                <w:right w:val="none" w:sz="0" w:space="0" w:color="auto"/>
              </w:divBdr>
            </w:div>
            <w:div w:id="1245341338">
              <w:marLeft w:val="0"/>
              <w:marRight w:val="0"/>
              <w:marTop w:val="0"/>
              <w:marBottom w:val="0"/>
              <w:divBdr>
                <w:top w:val="none" w:sz="0" w:space="0" w:color="auto"/>
                <w:left w:val="none" w:sz="0" w:space="0" w:color="auto"/>
                <w:bottom w:val="none" w:sz="0" w:space="0" w:color="auto"/>
                <w:right w:val="none" w:sz="0" w:space="0" w:color="auto"/>
              </w:divBdr>
            </w:div>
            <w:div w:id="1245451207">
              <w:marLeft w:val="0"/>
              <w:marRight w:val="0"/>
              <w:marTop w:val="0"/>
              <w:marBottom w:val="0"/>
              <w:divBdr>
                <w:top w:val="none" w:sz="0" w:space="0" w:color="auto"/>
                <w:left w:val="none" w:sz="0" w:space="0" w:color="auto"/>
                <w:bottom w:val="none" w:sz="0" w:space="0" w:color="auto"/>
                <w:right w:val="none" w:sz="0" w:space="0" w:color="auto"/>
              </w:divBdr>
            </w:div>
            <w:div w:id="1246962023">
              <w:marLeft w:val="0"/>
              <w:marRight w:val="0"/>
              <w:marTop w:val="0"/>
              <w:marBottom w:val="0"/>
              <w:divBdr>
                <w:top w:val="none" w:sz="0" w:space="0" w:color="auto"/>
                <w:left w:val="none" w:sz="0" w:space="0" w:color="auto"/>
                <w:bottom w:val="none" w:sz="0" w:space="0" w:color="auto"/>
                <w:right w:val="none" w:sz="0" w:space="0" w:color="auto"/>
              </w:divBdr>
            </w:div>
            <w:div w:id="1248231071">
              <w:marLeft w:val="0"/>
              <w:marRight w:val="0"/>
              <w:marTop w:val="0"/>
              <w:marBottom w:val="0"/>
              <w:divBdr>
                <w:top w:val="none" w:sz="0" w:space="0" w:color="auto"/>
                <w:left w:val="none" w:sz="0" w:space="0" w:color="auto"/>
                <w:bottom w:val="none" w:sz="0" w:space="0" w:color="auto"/>
                <w:right w:val="none" w:sz="0" w:space="0" w:color="auto"/>
              </w:divBdr>
            </w:div>
            <w:div w:id="1249192038">
              <w:marLeft w:val="0"/>
              <w:marRight w:val="0"/>
              <w:marTop w:val="0"/>
              <w:marBottom w:val="0"/>
              <w:divBdr>
                <w:top w:val="none" w:sz="0" w:space="0" w:color="auto"/>
                <w:left w:val="none" w:sz="0" w:space="0" w:color="auto"/>
                <w:bottom w:val="none" w:sz="0" w:space="0" w:color="auto"/>
                <w:right w:val="none" w:sz="0" w:space="0" w:color="auto"/>
              </w:divBdr>
            </w:div>
            <w:div w:id="1251550294">
              <w:marLeft w:val="0"/>
              <w:marRight w:val="0"/>
              <w:marTop w:val="0"/>
              <w:marBottom w:val="0"/>
              <w:divBdr>
                <w:top w:val="none" w:sz="0" w:space="0" w:color="auto"/>
                <w:left w:val="none" w:sz="0" w:space="0" w:color="auto"/>
                <w:bottom w:val="none" w:sz="0" w:space="0" w:color="auto"/>
                <w:right w:val="none" w:sz="0" w:space="0" w:color="auto"/>
              </w:divBdr>
            </w:div>
            <w:div w:id="1252350358">
              <w:marLeft w:val="0"/>
              <w:marRight w:val="0"/>
              <w:marTop w:val="0"/>
              <w:marBottom w:val="0"/>
              <w:divBdr>
                <w:top w:val="none" w:sz="0" w:space="0" w:color="auto"/>
                <w:left w:val="none" w:sz="0" w:space="0" w:color="auto"/>
                <w:bottom w:val="none" w:sz="0" w:space="0" w:color="auto"/>
                <w:right w:val="none" w:sz="0" w:space="0" w:color="auto"/>
              </w:divBdr>
            </w:div>
            <w:div w:id="1253516363">
              <w:marLeft w:val="0"/>
              <w:marRight w:val="0"/>
              <w:marTop w:val="0"/>
              <w:marBottom w:val="0"/>
              <w:divBdr>
                <w:top w:val="none" w:sz="0" w:space="0" w:color="auto"/>
                <w:left w:val="none" w:sz="0" w:space="0" w:color="auto"/>
                <w:bottom w:val="none" w:sz="0" w:space="0" w:color="auto"/>
                <w:right w:val="none" w:sz="0" w:space="0" w:color="auto"/>
              </w:divBdr>
            </w:div>
            <w:div w:id="1253973381">
              <w:marLeft w:val="0"/>
              <w:marRight w:val="0"/>
              <w:marTop w:val="0"/>
              <w:marBottom w:val="0"/>
              <w:divBdr>
                <w:top w:val="none" w:sz="0" w:space="0" w:color="auto"/>
                <w:left w:val="none" w:sz="0" w:space="0" w:color="auto"/>
                <w:bottom w:val="none" w:sz="0" w:space="0" w:color="auto"/>
                <w:right w:val="none" w:sz="0" w:space="0" w:color="auto"/>
              </w:divBdr>
            </w:div>
            <w:div w:id="1254586839">
              <w:marLeft w:val="0"/>
              <w:marRight w:val="0"/>
              <w:marTop w:val="0"/>
              <w:marBottom w:val="0"/>
              <w:divBdr>
                <w:top w:val="none" w:sz="0" w:space="0" w:color="auto"/>
                <w:left w:val="none" w:sz="0" w:space="0" w:color="auto"/>
                <w:bottom w:val="none" w:sz="0" w:space="0" w:color="auto"/>
                <w:right w:val="none" w:sz="0" w:space="0" w:color="auto"/>
              </w:divBdr>
            </w:div>
            <w:div w:id="1257012335">
              <w:marLeft w:val="0"/>
              <w:marRight w:val="0"/>
              <w:marTop w:val="0"/>
              <w:marBottom w:val="0"/>
              <w:divBdr>
                <w:top w:val="none" w:sz="0" w:space="0" w:color="auto"/>
                <w:left w:val="none" w:sz="0" w:space="0" w:color="auto"/>
                <w:bottom w:val="none" w:sz="0" w:space="0" w:color="auto"/>
                <w:right w:val="none" w:sz="0" w:space="0" w:color="auto"/>
              </w:divBdr>
            </w:div>
            <w:div w:id="1257985713">
              <w:marLeft w:val="0"/>
              <w:marRight w:val="0"/>
              <w:marTop w:val="0"/>
              <w:marBottom w:val="0"/>
              <w:divBdr>
                <w:top w:val="none" w:sz="0" w:space="0" w:color="auto"/>
                <w:left w:val="none" w:sz="0" w:space="0" w:color="auto"/>
                <w:bottom w:val="none" w:sz="0" w:space="0" w:color="auto"/>
                <w:right w:val="none" w:sz="0" w:space="0" w:color="auto"/>
              </w:divBdr>
            </w:div>
            <w:div w:id="1259409537">
              <w:marLeft w:val="0"/>
              <w:marRight w:val="0"/>
              <w:marTop w:val="0"/>
              <w:marBottom w:val="0"/>
              <w:divBdr>
                <w:top w:val="none" w:sz="0" w:space="0" w:color="auto"/>
                <w:left w:val="none" w:sz="0" w:space="0" w:color="auto"/>
                <w:bottom w:val="none" w:sz="0" w:space="0" w:color="auto"/>
                <w:right w:val="none" w:sz="0" w:space="0" w:color="auto"/>
              </w:divBdr>
            </w:div>
            <w:div w:id="1259604203">
              <w:marLeft w:val="0"/>
              <w:marRight w:val="0"/>
              <w:marTop w:val="0"/>
              <w:marBottom w:val="0"/>
              <w:divBdr>
                <w:top w:val="none" w:sz="0" w:space="0" w:color="auto"/>
                <w:left w:val="none" w:sz="0" w:space="0" w:color="auto"/>
                <w:bottom w:val="none" w:sz="0" w:space="0" w:color="auto"/>
                <w:right w:val="none" w:sz="0" w:space="0" w:color="auto"/>
              </w:divBdr>
            </w:div>
            <w:div w:id="1260068194">
              <w:marLeft w:val="0"/>
              <w:marRight w:val="0"/>
              <w:marTop w:val="0"/>
              <w:marBottom w:val="0"/>
              <w:divBdr>
                <w:top w:val="none" w:sz="0" w:space="0" w:color="auto"/>
                <w:left w:val="none" w:sz="0" w:space="0" w:color="auto"/>
                <w:bottom w:val="none" w:sz="0" w:space="0" w:color="auto"/>
                <w:right w:val="none" w:sz="0" w:space="0" w:color="auto"/>
              </w:divBdr>
            </w:div>
            <w:div w:id="1260527868">
              <w:marLeft w:val="0"/>
              <w:marRight w:val="0"/>
              <w:marTop w:val="0"/>
              <w:marBottom w:val="0"/>
              <w:divBdr>
                <w:top w:val="none" w:sz="0" w:space="0" w:color="auto"/>
                <w:left w:val="none" w:sz="0" w:space="0" w:color="auto"/>
                <w:bottom w:val="none" w:sz="0" w:space="0" w:color="auto"/>
                <w:right w:val="none" w:sz="0" w:space="0" w:color="auto"/>
              </w:divBdr>
            </w:div>
            <w:div w:id="1261373217">
              <w:marLeft w:val="0"/>
              <w:marRight w:val="0"/>
              <w:marTop w:val="0"/>
              <w:marBottom w:val="0"/>
              <w:divBdr>
                <w:top w:val="none" w:sz="0" w:space="0" w:color="auto"/>
                <w:left w:val="none" w:sz="0" w:space="0" w:color="auto"/>
                <w:bottom w:val="none" w:sz="0" w:space="0" w:color="auto"/>
                <w:right w:val="none" w:sz="0" w:space="0" w:color="auto"/>
              </w:divBdr>
            </w:div>
            <w:div w:id="1261572729">
              <w:marLeft w:val="0"/>
              <w:marRight w:val="0"/>
              <w:marTop w:val="0"/>
              <w:marBottom w:val="0"/>
              <w:divBdr>
                <w:top w:val="none" w:sz="0" w:space="0" w:color="auto"/>
                <w:left w:val="none" w:sz="0" w:space="0" w:color="auto"/>
                <w:bottom w:val="none" w:sz="0" w:space="0" w:color="auto"/>
                <w:right w:val="none" w:sz="0" w:space="0" w:color="auto"/>
              </w:divBdr>
            </w:div>
            <w:div w:id="1262176493">
              <w:marLeft w:val="0"/>
              <w:marRight w:val="0"/>
              <w:marTop w:val="0"/>
              <w:marBottom w:val="0"/>
              <w:divBdr>
                <w:top w:val="none" w:sz="0" w:space="0" w:color="auto"/>
                <w:left w:val="none" w:sz="0" w:space="0" w:color="auto"/>
                <w:bottom w:val="none" w:sz="0" w:space="0" w:color="auto"/>
                <w:right w:val="none" w:sz="0" w:space="0" w:color="auto"/>
              </w:divBdr>
            </w:div>
            <w:div w:id="1263345575">
              <w:marLeft w:val="0"/>
              <w:marRight w:val="0"/>
              <w:marTop w:val="0"/>
              <w:marBottom w:val="0"/>
              <w:divBdr>
                <w:top w:val="none" w:sz="0" w:space="0" w:color="auto"/>
                <w:left w:val="none" w:sz="0" w:space="0" w:color="auto"/>
                <w:bottom w:val="none" w:sz="0" w:space="0" w:color="auto"/>
                <w:right w:val="none" w:sz="0" w:space="0" w:color="auto"/>
              </w:divBdr>
            </w:div>
            <w:div w:id="1263535991">
              <w:marLeft w:val="0"/>
              <w:marRight w:val="0"/>
              <w:marTop w:val="0"/>
              <w:marBottom w:val="0"/>
              <w:divBdr>
                <w:top w:val="none" w:sz="0" w:space="0" w:color="auto"/>
                <w:left w:val="none" w:sz="0" w:space="0" w:color="auto"/>
                <w:bottom w:val="none" w:sz="0" w:space="0" w:color="auto"/>
                <w:right w:val="none" w:sz="0" w:space="0" w:color="auto"/>
              </w:divBdr>
            </w:div>
            <w:div w:id="1263799019">
              <w:marLeft w:val="0"/>
              <w:marRight w:val="0"/>
              <w:marTop w:val="0"/>
              <w:marBottom w:val="0"/>
              <w:divBdr>
                <w:top w:val="none" w:sz="0" w:space="0" w:color="auto"/>
                <w:left w:val="none" w:sz="0" w:space="0" w:color="auto"/>
                <w:bottom w:val="none" w:sz="0" w:space="0" w:color="auto"/>
                <w:right w:val="none" w:sz="0" w:space="0" w:color="auto"/>
              </w:divBdr>
            </w:div>
            <w:div w:id="1263804456">
              <w:marLeft w:val="0"/>
              <w:marRight w:val="0"/>
              <w:marTop w:val="0"/>
              <w:marBottom w:val="0"/>
              <w:divBdr>
                <w:top w:val="none" w:sz="0" w:space="0" w:color="auto"/>
                <w:left w:val="none" w:sz="0" w:space="0" w:color="auto"/>
                <w:bottom w:val="none" w:sz="0" w:space="0" w:color="auto"/>
                <w:right w:val="none" w:sz="0" w:space="0" w:color="auto"/>
              </w:divBdr>
            </w:div>
            <w:div w:id="1266621662">
              <w:marLeft w:val="0"/>
              <w:marRight w:val="0"/>
              <w:marTop w:val="0"/>
              <w:marBottom w:val="0"/>
              <w:divBdr>
                <w:top w:val="none" w:sz="0" w:space="0" w:color="auto"/>
                <w:left w:val="none" w:sz="0" w:space="0" w:color="auto"/>
                <w:bottom w:val="none" w:sz="0" w:space="0" w:color="auto"/>
                <w:right w:val="none" w:sz="0" w:space="0" w:color="auto"/>
              </w:divBdr>
            </w:div>
            <w:div w:id="1267345674">
              <w:marLeft w:val="0"/>
              <w:marRight w:val="0"/>
              <w:marTop w:val="0"/>
              <w:marBottom w:val="0"/>
              <w:divBdr>
                <w:top w:val="none" w:sz="0" w:space="0" w:color="auto"/>
                <w:left w:val="none" w:sz="0" w:space="0" w:color="auto"/>
                <w:bottom w:val="none" w:sz="0" w:space="0" w:color="auto"/>
                <w:right w:val="none" w:sz="0" w:space="0" w:color="auto"/>
              </w:divBdr>
            </w:div>
            <w:div w:id="1268007744">
              <w:marLeft w:val="0"/>
              <w:marRight w:val="0"/>
              <w:marTop w:val="0"/>
              <w:marBottom w:val="0"/>
              <w:divBdr>
                <w:top w:val="none" w:sz="0" w:space="0" w:color="auto"/>
                <w:left w:val="none" w:sz="0" w:space="0" w:color="auto"/>
                <w:bottom w:val="none" w:sz="0" w:space="0" w:color="auto"/>
                <w:right w:val="none" w:sz="0" w:space="0" w:color="auto"/>
              </w:divBdr>
            </w:div>
            <w:div w:id="1268466565">
              <w:marLeft w:val="0"/>
              <w:marRight w:val="0"/>
              <w:marTop w:val="0"/>
              <w:marBottom w:val="0"/>
              <w:divBdr>
                <w:top w:val="none" w:sz="0" w:space="0" w:color="auto"/>
                <w:left w:val="none" w:sz="0" w:space="0" w:color="auto"/>
                <w:bottom w:val="none" w:sz="0" w:space="0" w:color="auto"/>
                <w:right w:val="none" w:sz="0" w:space="0" w:color="auto"/>
              </w:divBdr>
            </w:div>
            <w:div w:id="1269239508">
              <w:marLeft w:val="0"/>
              <w:marRight w:val="0"/>
              <w:marTop w:val="0"/>
              <w:marBottom w:val="0"/>
              <w:divBdr>
                <w:top w:val="none" w:sz="0" w:space="0" w:color="auto"/>
                <w:left w:val="none" w:sz="0" w:space="0" w:color="auto"/>
                <w:bottom w:val="none" w:sz="0" w:space="0" w:color="auto"/>
                <w:right w:val="none" w:sz="0" w:space="0" w:color="auto"/>
              </w:divBdr>
            </w:div>
            <w:div w:id="1271166300">
              <w:marLeft w:val="0"/>
              <w:marRight w:val="0"/>
              <w:marTop w:val="0"/>
              <w:marBottom w:val="0"/>
              <w:divBdr>
                <w:top w:val="none" w:sz="0" w:space="0" w:color="auto"/>
                <w:left w:val="none" w:sz="0" w:space="0" w:color="auto"/>
                <w:bottom w:val="none" w:sz="0" w:space="0" w:color="auto"/>
                <w:right w:val="none" w:sz="0" w:space="0" w:color="auto"/>
              </w:divBdr>
            </w:div>
            <w:div w:id="1272859480">
              <w:marLeft w:val="0"/>
              <w:marRight w:val="0"/>
              <w:marTop w:val="0"/>
              <w:marBottom w:val="0"/>
              <w:divBdr>
                <w:top w:val="none" w:sz="0" w:space="0" w:color="auto"/>
                <w:left w:val="none" w:sz="0" w:space="0" w:color="auto"/>
                <w:bottom w:val="none" w:sz="0" w:space="0" w:color="auto"/>
                <w:right w:val="none" w:sz="0" w:space="0" w:color="auto"/>
              </w:divBdr>
            </w:div>
            <w:div w:id="1272972962">
              <w:marLeft w:val="0"/>
              <w:marRight w:val="0"/>
              <w:marTop w:val="0"/>
              <w:marBottom w:val="0"/>
              <w:divBdr>
                <w:top w:val="none" w:sz="0" w:space="0" w:color="auto"/>
                <w:left w:val="none" w:sz="0" w:space="0" w:color="auto"/>
                <w:bottom w:val="none" w:sz="0" w:space="0" w:color="auto"/>
                <w:right w:val="none" w:sz="0" w:space="0" w:color="auto"/>
              </w:divBdr>
            </w:div>
            <w:div w:id="1273392079">
              <w:marLeft w:val="0"/>
              <w:marRight w:val="0"/>
              <w:marTop w:val="0"/>
              <w:marBottom w:val="0"/>
              <w:divBdr>
                <w:top w:val="none" w:sz="0" w:space="0" w:color="auto"/>
                <w:left w:val="none" w:sz="0" w:space="0" w:color="auto"/>
                <w:bottom w:val="none" w:sz="0" w:space="0" w:color="auto"/>
                <w:right w:val="none" w:sz="0" w:space="0" w:color="auto"/>
              </w:divBdr>
            </w:div>
            <w:div w:id="1273854281">
              <w:marLeft w:val="0"/>
              <w:marRight w:val="0"/>
              <w:marTop w:val="0"/>
              <w:marBottom w:val="0"/>
              <w:divBdr>
                <w:top w:val="none" w:sz="0" w:space="0" w:color="auto"/>
                <w:left w:val="none" w:sz="0" w:space="0" w:color="auto"/>
                <w:bottom w:val="none" w:sz="0" w:space="0" w:color="auto"/>
                <w:right w:val="none" w:sz="0" w:space="0" w:color="auto"/>
              </w:divBdr>
            </w:div>
            <w:div w:id="1274745865">
              <w:marLeft w:val="0"/>
              <w:marRight w:val="0"/>
              <w:marTop w:val="0"/>
              <w:marBottom w:val="0"/>
              <w:divBdr>
                <w:top w:val="none" w:sz="0" w:space="0" w:color="auto"/>
                <w:left w:val="none" w:sz="0" w:space="0" w:color="auto"/>
                <w:bottom w:val="none" w:sz="0" w:space="0" w:color="auto"/>
                <w:right w:val="none" w:sz="0" w:space="0" w:color="auto"/>
              </w:divBdr>
            </w:div>
            <w:div w:id="1275136287">
              <w:marLeft w:val="0"/>
              <w:marRight w:val="0"/>
              <w:marTop w:val="0"/>
              <w:marBottom w:val="0"/>
              <w:divBdr>
                <w:top w:val="none" w:sz="0" w:space="0" w:color="auto"/>
                <w:left w:val="none" w:sz="0" w:space="0" w:color="auto"/>
                <w:bottom w:val="none" w:sz="0" w:space="0" w:color="auto"/>
                <w:right w:val="none" w:sz="0" w:space="0" w:color="auto"/>
              </w:divBdr>
            </w:div>
            <w:div w:id="1275869027">
              <w:marLeft w:val="0"/>
              <w:marRight w:val="0"/>
              <w:marTop w:val="0"/>
              <w:marBottom w:val="0"/>
              <w:divBdr>
                <w:top w:val="none" w:sz="0" w:space="0" w:color="auto"/>
                <w:left w:val="none" w:sz="0" w:space="0" w:color="auto"/>
                <w:bottom w:val="none" w:sz="0" w:space="0" w:color="auto"/>
                <w:right w:val="none" w:sz="0" w:space="0" w:color="auto"/>
              </w:divBdr>
            </w:div>
            <w:div w:id="1276475457">
              <w:marLeft w:val="0"/>
              <w:marRight w:val="0"/>
              <w:marTop w:val="0"/>
              <w:marBottom w:val="0"/>
              <w:divBdr>
                <w:top w:val="none" w:sz="0" w:space="0" w:color="auto"/>
                <w:left w:val="none" w:sz="0" w:space="0" w:color="auto"/>
                <w:bottom w:val="none" w:sz="0" w:space="0" w:color="auto"/>
                <w:right w:val="none" w:sz="0" w:space="0" w:color="auto"/>
              </w:divBdr>
            </w:div>
            <w:div w:id="1277368152">
              <w:marLeft w:val="0"/>
              <w:marRight w:val="0"/>
              <w:marTop w:val="0"/>
              <w:marBottom w:val="0"/>
              <w:divBdr>
                <w:top w:val="none" w:sz="0" w:space="0" w:color="auto"/>
                <w:left w:val="none" w:sz="0" w:space="0" w:color="auto"/>
                <w:bottom w:val="none" w:sz="0" w:space="0" w:color="auto"/>
                <w:right w:val="none" w:sz="0" w:space="0" w:color="auto"/>
              </w:divBdr>
            </w:div>
            <w:div w:id="1279027629">
              <w:marLeft w:val="0"/>
              <w:marRight w:val="0"/>
              <w:marTop w:val="0"/>
              <w:marBottom w:val="0"/>
              <w:divBdr>
                <w:top w:val="none" w:sz="0" w:space="0" w:color="auto"/>
                <w:left w:val="none" w:sz="0" w:space="0" w:color="auto"/>
                <w:bottom w:val="none" w:sz="0" w:space="0" w:color="auto"/>
                <w:right w:val="none" w:sz="0" w:space="0" w:color="auto"/>
              </w:divBdr>
            </w:div>
            <w:div w:id="1279142702">
              <w:marLeft w:val="0"/>
              <w:marRight w:val="0"/>
              <w:marTop w:val="0"/>
              <w:marBottom w:val="0"/>
              <w:divBdr>
                <w:top w:val="none" w:sz="0" w:space="0" w:color="auto"/>
                <w:left w:val="none" w:sz="0" w:space="0" w:color="auto"/>
                <w:bottom w:val="none" w:sz="0" w:space="0" w:color="auto"/>
                <w:right w:val="none" w:sz="0" w:space="0" w:color="auto"/>
              </w:divBdr>
            </w:div>
            <w:div w:id="1279486582">
              <w:marLeft w:val="0"/>
              <w:marRight w:val="0"/>
              <w:marTop w:val="0"/>
              <w:marBottom w:val="0"/>
              <w:divBdr>
                <w:top w:val="none" w:sz="0" w:space="0" w:color="auto"/>
                <w:left w:val="none" w:sz="0" w:space="0" w:color="auto"/>
                <w:bottom w:val="none" w:sz="0" w:space="0" w:color="auto"/>
                <w:right w:val="none" w:sz="0" w:space="0" w:color="auto"/>
              </w:divBdr>
            </w:div>
            <w:div w:id="1281377387">
              <w:marLeft w:val="0"/>
              <w:marRight w:val="0"/>
              <w:marTop w:val="0"/>
              <w:marBottom w:val="0"/>
              <w:divBdr>
                <w:top w:val="none" w:sz="0" w:space="0" w:color="auto"/>
                <w:left w:val="none" w:sz="0" w:space="0" w:color="auto"/>
                <w:bottom w:val="none" w:sz="0" w:space="0" w:color="auto"/>
                <w:right w:val="none" w:sz="0" w:space="0" w:color="auto"/>
              </w:divBdr>
            </w:div>
            <w:div w:id="1282227596">
              <w:marLeft w:val="0"/>
              <w:marRight w:val="0"/>
              <w:marTop w:val="0"/>
              <w:marBottom w:val="0"/>
              <w:divBdr>
                <w:top w:val="none" w:sz="0" w:space="0" w:color="auto"/>
                <w:left w:val="none" w:sz="0" w:space="0" w:color="auto"/>
                <w:bottom w:val="none" w:sz="0" w:space="0" w:color="auto"/>
                <w:right w:val="none" w:sz="0" w:space="0" w:color="auto"/>
              </w:divBdr>
            </w:div>
            <w:div w:id="1283880682">
              <w:marLeft w:val="0"/>
              <w:marRight w:val="0"/>
              <w:marTop w:val="0"/>
              <w:marBottom w:val="0"/>
              <w:divBdr>
                <w:top w:val="none" w:sz="0" w:space="0" w:color="auto"/>
                <w:left w:val="none" w:sz="0" w:space="0" w:color="auto"/>
                <w:bottom w:val="none" w:sz="0" w:space="0" w:color="auto"/>
                <w:right w:val="none" w:sz="0" w:space="0" w:color="auto"/>
              </w:divBdr>
            </w:div>
            <w:div w:id="1284271038">
              <w:marLeft w:val="0"/>
              <w:marRight w:val="0"/>
              <w:marTop w:val="0"/>
              <w:marBottom w:val="0"/>
              <w:divBdr>
                <w:top w:val="none" w:sz="0" w:space="0" w:color="auto"/>
                <w:left w:val="none" w:sz="0" w:space="0" w:color="auto"/>
                <w:bottom w:val="none" w:sz="0" w:space="0" w:color="auto"/>
                <w:right w:val="none" w:sz="0" w:space="0" w:color="auto"/>
              </w:divBdr>
            </w:div>
            <w:div w:id="1284844294">
              <w:marLeft w:val="0"/>
              <w:marRight w:val="0"/>
              <w:marTop w:val="0"/>
              <w:marBottom w:val="0"/>
              <w:divBdr>
                <w:top w:val="none" w:sz="0" w:space="0" w:color="auto"/>
                <w:left w:val="none" w:sz="0" w:space="0" w:color="auto"/>
                <w:bottom w:val="none" w:sz="0" w:space="0" w:color="auto"/>
                <w:right w:val="none" w:sz="0" w:space="0" w:color="auto"/>
              </w:divBdr>
            </w:div>
            <w:div w:id="1285236370">
              <w:marLeft w:val="0"/>
              <w:marRight w:val="0"/>
              <w:marTop w:val="0"/>
              <w:marBottom w:val="0"/>
              <w:divBdr>
                <w:top w:val="none" w:sz="0" w:space="0" w:color="auto"/>
                <w:left w:val="none" w:sz="0" w:space="0" w:color="auto"/>
                <w:bottom w:val="none" w:sz="0" w:space="0" w:color="auto"/>
                <w:right w:val="none" w:sz="0" w:space="0" w:color="auto"/>
              </w:divBdr>
            </w:div>
            <w:div w:id="1285503854">
              <w:marLeft w:val="0"/>
              <w:marRight w:val="0"/>
              <w:marTop w:val="0"/>
              <w:marBottom w:val="0"/>
              <w:divBdr>
                <w:top w:val="none" w:sz="0" w:space="0" w:color="auto"/>
                <w:left w:val="none" w:sz="0" w:space="0" w:color="auto"/>
                <w:bottom w:val="none" w:sz="0" w:space="0" w:color="auto"/>
                <w:right w:val="none" w:sz="0" w:space="0" w:color="auto"/>
              </w:divBdr>
            </w:div>
            <w:div w:id="1285698151">
              <w:marLeft w:val="0"/>
              <w:marRight w:val="0"/>
              <w:marTop w:val="0"/>
              <w:marBottom w:val="0"/>
              <w:divBdr>
                <w:top w:val="none" w:sz="0" w:space="0" w:color="auto"/>
                <w:left w:val="none" w:sz="0" w:space="0" w:color="auto"/>
                <w:bottom w:val="none" w:sz="0" w:space="0" w:color="auto"/>
                <w:right w:val="none" w:sz="0" w:space="0" w:color="auto"/>
              </w:divBdr>
            </w:div>
            <w:div w:id="1286154771">
              <w:marLeft w:val="0"/>
              <w:marRight w:val="0"/>
              <w:marTop w:val="0"/>
              <w:marBottom w:val="0"/>
              <w:divBdr>
                <w:top w:val="none" w:sz="0" w:space="0" w:color="auto"/>
                <w:left w:val="none" w:sz="0" w:space="0" w:color="auto"/>
                <w:bottom w:val="none" w:sz="0" w:space="0" w:color="auto"/>
                <w:right w:val="none" w:sz="0" w:space="0" w:color="auto"/>
              </w:divBdr>
            </w:div>
            <w:div w:id="1286737042">
              <w:marLeft w:val="0"/>
              <w:marRight w:val="0"/>
              <w:marTop w:val="0"/>
              <w:marBottom w:val="0"/>
              <w:divBdr>
                <w:top w:val="none" w:sz="0" w:space="0" w:color="auto"/>
                <w:left w:val="none" w:sz="0" w:space="0" w:color="auto"/>
                <w:bottom w:val="none" w:sz="0" w:space="0" w:color="auto"/>
                <w:right w:val="none" w:sz="0" w:space="0" w:color="auto"/>
              </w:divBdr>
            </w:div>
            <w:div w:id="1288663481">
              <w:marLeft w:val="0"/>
              <w:marRight w:val="0"/>
              <w:marTop w:val="0"/>
              <w:marBottom w:val="0"/>
              <w:divBdr>
                <w:top w:val="none" w:sz="0" w:space="0" w:color="auto"/>
                <w:left w:val="none" w:sz="0" w:space="0" w:color="auto"/>
                <w:bottom w:val="none" w:sz="0" w:space="0" w:color="auto"/>
                <w:right w:val="none" w:sz="0" w:space="0" w:color="auto"/>
              </w:divBdr>
            </w:div>
            <w:div w:id="1289626179">
              <w:marLeft w:val="0"/>
              <w:marRight w:val="0"/>
              <w:marTop w:val="0"/>
              <w:marBottom w:val="0"/>
              <w:divBdr>
                <w:top w:val="none" w:sz="0" w:space="0" w:color="auto"/>
                <w:left w:val="none" w:sz="0" w:space="0" w:color="auto"/>
                <w:bottom w:val="none" w:sz="0" w:space="0" w:color="auto"/>
                <w:right w:val="none" w:sz="0" w:space="0" w:color="auto"/>
              </w:divBdr>
            </w:div>
            <w:div w:id="1290740700">
              <w:marLeft w:val="0"/>
              <w:marRight w:val="0"/>
              <w:marTop w:val="0"/>
              <w:marBottom w:val="0"/>
              <w:divBdr>
                <w:top w:val="none" w:sz="0" w:space="0" w:color="auto"/>
                <w:left w:val="none" w:sz="0" w:space="0" w:color="auto"/>
                <w:bottom w:val="none" w:sz="0" w:space="0" w:color="auto"/>
                <w:right w:val="none" w:sz="0" w:space="0" w:color="auto"/>
              </w:divBdr>
            </w:div>
            <w:div w:id="1294216521">
              <w:marLeft w:val="0"/>
              <w:marRight w:val="0"/>
              <w:marTop w:val="0"/>
              <w:marBottom w:val="0"/>
              <w:divBdr>
                <w:top w:val="none" w:sz="0" w:space="0" w:color="auto"/>
                <w:left w:val="none" w:sz="0" w:space="0" w:color="auto"/>
                <w:bottom w:val="none" w:sz="0" w:space="0" w:color="auto"/>
                <w:right w:val="none" w:sz="0" w:space="0" w:color="auto"/>
              </w:divBdr>
            </w:div>
            <w:div w:id="1294825379">
              <w:marLeft w:val="0"/>
              <w:marRight w:val="0"/>
              <w:marTop w:val="0"/>
              <w:marBottom w:val="0"/>
              <w:divBdr>
                <w:top w:val="none" w:sz="0" w:space="0" w:color="auto"/>
                <w:left w:val="none" w:sz="0" w:space="0" w:color="auto"/>
                <w:bottom w:val="none" w:sz="0" w:space="0" w:color="auto"/>
                <w:right w:val="none" w:sz="0" w:space="0" w:color="auto"/>
              </w:divBdr>
            </w:div>
            <w:div w:id="1298413195">
              <w:marLeft w:val="0"/>
              <w:marRight w:val="0"/>
              <w:marTop w:val="0"/>
              <w:marBottom w:val="0"/>
              <w:divBdr>
                <w:top w:val="none" w:sz="0" w:space="0" w:color="auto"/>
                <w:left w:val="none" w:sz="0" w:space="0" w:color="auto"/>
                <w:bottom w:val="none" w:sz="0" w:space="0" w:color="auto"/>
                <w:right w:val="none" w:sz="0" w:space="0" w:color="auto"/>
              </w:divBdr>
            </w:div>
            <w:div w:id="1298604429">
              <w:marLeft w:val="0"/>
              <w:marRight w:val="0"/>
              <w:marTop w:val="0"/>
              <w:marBottom w:val="0"/>
              <w:divBdr>
                <w:top w:val="none" w:sz="0" w:space="0" w:color="auto"/>
                <w:left w:val="none" w:sz="0" w:space="0" w:color="auto"/>
                <w:bottom w:val="none" w:sz="0" w:space="0" w:color="auto"/>
                <w:right w:val="none" w:sz="0" w:space="0" w:color="auto"/>
              </w:divBdr>
            </w:div>
            <w:div w:id="1298611668">
              <w:marLeft w:val="0"/>
              <w:marRight w:val="0"/>
              <w:marTop w:val="0"/>
              <w:marBottom w:val="0"/>
              <w:divBdr>
                <w:top w:val="none" w:sz="0" w:space="0" w:color="auto"/>
                <w:left w:val="none" w:sz="0" w:space="0" w:color="auto"/>
                <w:bottom w:val="none" w:sz="0" w:space="0" w:color="auto"/>
                <w:right w:val="none" w:sz="0" w:space="0" w:color="auto"/>
              </w:divBdr>
            </w:div>
            <w:div w:id="1298612425">
              <w:marLeft w:val="0"/>
              <w:marRight w:val="0"/>
              <w:marTop w:val="0"/>
              <w:marBottom w:val="0"/>
              <w:divBdr>
                <w:top w:val="none" w:sz="0" w:space="0" w:color="auto"/>
                <w:left w:val="none" w:sz="0" w:space="0" w:color="auto"/>
                <w:bottom w:val="none" w:sz="0" w:space="0" w:color="auto"/>
                <w:right w:val="none" w:sz="0" w:space="0" w:color="auto"/>
              </w:divBdr>
            </w:div>
            <w:div w:id="1299803091">
              <w:marLeft w:val="0"/>
              <w:marRight w:val="0"/>
              <w:marTop w:val="0"/>
              <w:marBottom w:val="0"/>
              <w:divBdr>
                <w:top w:val="none" w:sz="0" w:space="0" w:color="auto"/>
                <w:left w:val="none" w:sz="0" w:space="0" w:color="auto"/>
                <w:bottom w:val="none" w:sz="0" w:space="0" w:color="auto"/>
                <w:right w:val="none" w:sz="0" w:space="0" w:color="auto"/>
              </w:divBdr>
            </w:div>
            <w:div w:id="1303315855">
              <w:marLeft w:val="0"/>
              <w:marRight w:val="0"/>
              <w:marTop w:val="0"/>
              <w:marBottom w:val="0"/>
              <w:divBdr>
                <w:top w:val="none" w:sz="0" w:space="0" w:color="auto"/>
                <w:left w:val="none" w:sz="0" w:space="0" w:color="auto"/>
                <w:bottom w:val="none" w:sz="0" w:space="0" w:color="auto"/>
                <w:right w:val="none" w:sz="0" w:space="0" w:color="auto"/>
              </w:divBdr>
            </w:div>
            <w:div w:id="1303652726">
              <w:marLeft w:val="0"/>
              <w:marRight w:val="0"/>
              <w:marTop w:val="0"/>
              <w:marBottom w:val="0"/>
              <w:divBdr>
                <w:top w:val="none" w:sz="0" w:space="0" w:color="auto"/>
                <w:left w:val="none" w:sz="0" w:space="0" w:color="auto"/>
                <w:bottom w:val="none" w:sz="0" w:space="0" w:color="auto"/>
                <w:right w:val="none" w:sz="0" w:space="0" w:color="auto"/>
              </w:divBdr>
            </w:div>
            <w:div w:id="1304116573">
              <w:marLeft w:val="0"/>
              <w:marRight w:val="0"/>
              <w:marTop w:val="0"/>
              <w:marBottom w:val="0"/>
              <w:divBdr>
                <w:top w:val="none" w:sz="0" w:space="0" w:color="auto"/>
                <w:left w:val="none" w:sz="0" w:space="0" w:color="auto"/>
                <w:bottom w:val="none" w:sz="0" w:space="0" w:color="auto"/>
                <w:right w:val="none" w:sz="0" w:space="0" w:color="auto"/>
              </w:divBdr>
            </w:div>
            <w:div w:id="1304509621">
              <w:marLeft w:val="0"/>
              <w:marRight w:val="0"/>
              <w:marTop w:val="0"/>
              <w:marBottom w:val="0"/>
              <w:divBdr>
                <w:top w:val="none" w:sz="0" w:space="0" w:color="auto"/>
                <w:left w:val="none" w:sz="0" w:space="0" w:color="auto"/>
                <w:bottom w:val="none" w:sz="0" w:space="0" w:color="auto"/>
                <w:right w:val="none" w:sz="0" w:space="0" w:color="auto"/>
              </w:divBdr>
            </w:div>
            <w:div w:id="1304963971">
              <w:marLeft w:val="0"/>
              <w:marRight w:val="0"/>
              <w:marTop w:val="0"/>
              <w:marBottom w:val="0"/>
              <w:divBdr>
                <w:top w:val="none" w:sz="0" w:space="0" w:color="auto"/>
                <w:left w:val="none" w:sz="0" w:space="0" w:color="auto"/>
                <w:bottom w:val="none" w:sz="0" w:space="0" w:color="auto"/>
                <w:right w:val="none" w:sz="0" w:space="0" w:color="auto"/>
              </w:divBdr>
            </w:div>
            <w:div w:id="1305967261">
              <w:marLeft w:val="0"/>
              <w:marRight w:val="0"/>
              <w:marTop w:val="0"/>
              <w:marBottom w:val="0"/>
              <w:divBdr>
                <w:top w:val="none" w:sz="0" w:space="0" w:color="auto"/>
                <w:left w:val="none" w:sz="0" w:space="0" w:color="auto"/>
                <w:bottom w:val="none" w:sz="0" w:space="0" w:color="auto"/>
                <w:right w:val="none" w:sz="0" w:space="0" w:color="auto"/>
              </w:divBdr>
            </w:div>
            <w:div w:id="1306012838">
              <w:marLeft w:val="0"/>
              <w:marRight w:val="0"/>
              <w:marTop w:val="0"/>
              <w:marBottom w:val="0"/>
              <w:divBdr>
                <w:top w:val="none" w:sz="0" w:space="0" w:color="auto"/>
                <w:left w:val="none" w:sz="0" w:space="0" w:color="auto"/>
                <w:bottom w:val="none" w:sz="0" w:space="0" w:color="auto"/>
                <w:right w:val="none" w:sz="0" w:space="0" w:color="auto"/>
              </w:divBdr>
            </w:div>
            <w:div w:id="1306081431">
              <w:marLeft w:val="0"/>
              <w:marRight w:val="0"/>
              <w:marTop w:val="0"/>
              <w:marBottom w:val="0"/>
              <w:divBdr>
                <w:top w:val="none" w:sz="0" w:space="0" w:color="auto"/>
                <w:left w:val="none" w:sz="0" w:space="0" w:color="auto"/>
                <w:bottom w:val="none" w:sz="0" w:space="0" w:color="auto"/>
                <w:right w:val="none" w:sz="0" w:space="0" w:color="auto"/>
              </w:divBdr>
            </w:div>
            <w:div w:id="1307130257">
              <w:marLeft w:val="0"/>
              <w:marRight w:val="0"/>
              <w:marTop w:val="0"/>
              <w:marBottom w:val="0"/>
              <w:divBdr>
                <w:top w:val="none" w:sz="0" w:space="0" w:color="auto"/>
                <w:left w:val="none" w:sz="0" w:space="0" w:color="auto"/>
                <w:bottom w:val="none" w:sz="0" w:space="0" w:color="auto"/>
                <w:right w:val="none" w:sz="0" w:space="0" w:color="auto"/>
              </w:divBdr>
            </w:div>
            <w:div w:id="1307397624">
              <w:marLeft w:val="0"/>
              <w:marRight w:val="0"/>
              <w:marTop w:val="0"/>
              <w:marBottom w:val="0"/>
              <w:divBdr>
                <w:top w:val="none" w:sz="0" w:space="0" w:color="auto"/>
                <w:left w:val="none" w:sz="0" w:space="0" w:color="auto"/>
                <w:bottom w:val="none" w:sz="0" w:space="0" w:color="auto"/>
                <w:right w:val="none" w:sz="0" w:space="0" w:color="auto"/>
              </w:divBdr>
            </w:div>
            <w:div w:id="1307661592">
              <w:marLeft w:val="0"/>
              <w:marRight w:val="0"/>
              <w:marTop w:val="0"/>
              <w:marBottom w:val="0"/>
              <w:divBdr>
                <w:top w:val="none" w:sz="0" w:space="0" w:color="auto"/>
                <w:left w:val="none" w:sz="0" w:space="0" w:color="auto"/>
                <w:bottom w:val="none" w:sz="0" w:space="0" w:color="auto"/>
                <w:right w:val="none" w:sz="0" w:space="0" w:color="auto"/>
              </w:divBdr>
            </w:div>
            <w:div w:id="1307972196">
              <w:marLeft w:val="0"/>
              <w:marRight w:val="0"/>
              <w:marTop w:val="0"/>
              <w:marBottom w:val="0"/>
              <w:divBdr>
                <w:top w:val="none" w:sz="0" w:space="0" w:color="auto"/>
                <w:left w:val="none" w:sz="0" w:space="0" w:color="auto"/>
                <w:bottom w:val="none" w:sz="0" w:space="0" w:color="auto"/>
                <w:right w:val="none" w:sz="0" w:space="0" w:color="auto"/>
              </w:divBdr>
            </w:div>
            <w:div w:id="1307976143">
              <w:marLeft w:val="0"/>
              <w:marRight w:val="0"/>
              <w:marTop w:val="0"/>
              <w:marBottom w:val="0"/>
              <w:divBdr>
                <w:top w:val="none" w:sz="0" w:space="0" w:color="auto"/>
                <w:left w:val="none" w:sz="0" w:space="0" w:color="auto"/>
                <w:bottom w:val="none" w:sz="0" w:space="0" w:color="auto"/>
                <w:right w:val="none" w:sz="0" w:space="0" w:color="auto"/>
              </w:divBdr>
            </w:div>
            <w:div w:id="1308169602">
              <w:marLeft w:val="0"/>
              <w:marRight w:val="0"/>
              <w:marTop w:val="0"/>
              <w:marBottom w:val="0"/>
              <w:divBdr>
                <w:top w:val="none" w:sz="0" w:space="0" w:color="auto"/>
                <w:left w:val="none" w:sz="0" w:space="0" w:color="auto"/>
                <w:bottom w:val="none" w:sz="0" w:space="0" w:color="auto"/>
                <w:right w:val="none" w:sz="0" w:space="0" w:color="auto"/>
              </w:divBdr>
            </w:div>
            <w:div w:id="1308433382">
              <w:marLeft w:val="0"/>
              <w:marRight w:val="0"/>
              <w:marTop w:val="0"/>
              <w:marBottom w:val="0"/>
              <w:divBdr>
                <w:top w:val="none" w:sz="0" w:space="0" w:color="auto"/>
                <w:left w:val="none" w:sz="0" w:space="0" w:color="auto"/>
                <w:bottom w:val="none" w:sz="0" w:space="0" w:color="auto"/>
                <w:right w:val="none" w:sz="0" w:space="0" w:color="auto"/>
              </w:divBdr>
            </w:div>
            <w:div w:id="1309096698">
              <w:marLeft w:val="0"/>
              <w:marRight w:val="0"/>
              <w:marTop w:val="0"/>
              <w:marBottom w:val="0"/>
              <w:divBdr>
                <w:top w:val="none" w:sz="0" w:space="0" w:color="auto"/>
                <w:left w:val="none" w:sz="0" w:space="0" w:color="auto"/>
                <w:bottom w:val="none" w:sz="0" w:space="0" w:color="auto"/>
                <w:right w:val="none" w:sz="0" w:space="0" w:color="auto"/>
              </w:divBdr>
            </w:div>
            <w:div w:id="1309239179">
              <w:marLeft w:val="0"/>
              <w:marRight w:val="0"/>
              <w:marTop w:val="0"/>
              <w:marBottom w:val="0"/>
              <w:divBdr>
                <w:top w:val="none" w:sz="0" w:space="0" w:color="auto"/>
                <w:left w:val="none" w:sz="0" w:space="0" w:color="auto"/>
                <w:bottom w:val="none" w:sz="0" w:space="0" w:color="auto"/>
                <w:right w:val="none" w:sz="0" w:space="0" w:color="auto"/>
              </w:divBdr>
            </w:div>
            <w:div w:id="1309480362">
              <w:marLeft w:val="0"/>
              <w:marRight w:val="0"/>
              <w:marTop w:val="0"/>
              <w:marBottom w:val="0"/>
              <w:divBdr>
                <w:top w:val="none" w:sz="0" w:space="0" w:color="auto"/>
                <w:left w:val="none" w:sz="0" w:space="0" w:color="auto"/>
                <w:bottom w:val="none" w:sz="0" w:space="0" w:color="auto"/>
                <w:right w:val="none" w:sz="0" w:space="0" w:color="auto"/>
              </w:divBdr>
            </w:div>
            <w:div w:id="1310355932">
              <w:marLeft w:val="0"/>
              <w:marRight w:val="0"/>
              <w:marTop w:val="0"/>
              <w:marBottom w:val="0"/>
              <w:divBdr>
                <w:top w:val="none" w:sz="0" w:space="0" w:color="auto"/>
                <w:left w:val="none" w:sz="0" w:space="0" w:color="auto"/>
                <w:bottom w:val="none" w:sz="0" w:space="0" w:color="auto"/>
                <w:right w:val="none" w:sz="0" w:space="0" w:color="auto"/>
              </w:divBdr>
            </w:div>
            <w:div w:id="1310671091">
              <w:marLeft w:val="0"/>
              <w:marRight w:val="0"/>
              <w:marTop w:val="0"/>
              <w:marBottom w:val="0"/>
              <w:divBdr>
                <w:top w:val="none" w:sz="0" w:space="0" w:color="auto"/>
                <w:left w:val="none" w:sz="0" w:space="0" w:color="auto"/>
                <w:bottom w:val="none" w:sz="0" w:space="0" w:color="auto"/>
                <w:right w:val="none" w:sz="0" w:space="0" w:color="auto"/>
              </w:divBdr>
            </w:div>
            <w:div w:id="1310868448">
              <w:marLeft w:val="0"/>
              <w:marRight w:val="0"/>
              <w:marTop w:val="0"/>
              <w:marBottom w:val="0"/>
              <w:divBdr>
                <w:top w:val="none" w:sz="0" w:space="0" w:color="auto"/>
                <w:left w:val="none" w:sz="0" w:space="0" w:color="auto"/>
                <w:bottom w:val="none" w:sz="0" w:space="0" w:color="auto"/>
                <w:right w:val="none" w:sz="0" w:space="0" w:color="auto"/>
              </w:divBdr>
            </w:div>
            <w:div w:id="1311641776">
              <w:marLeft w:val="0"/>
              <w:marRight w:val="0"/>
              <w:marTop w:val="0"/>
              <w:marBottom w:val="0"/>
              <w:divBdr>
                <w:top w:val="none" w:sz="0" w:space="0" w:color="auto"/>
                <w:left w:val="none" w:sz="0" w:space="0" w:color="auto"/>
                <w:bottom w:val="none" w:sz="0" w:space="0" w:color="auto"/>
                <w:right w:val="none" w:sz="0" w:space="0" w:color="auto"/>
              </w:divBdr>
            </w:div>
            <w:div w:id="1311981420">
              <w:marLeft w:val="0"/>
              <w:marRight w:val="0"/>
              <w:marTop w:val="0"/>
              <w:marBottom w:val="0"/>
              <w:divBdr>
                <w:top w:val="none" w:sz="0" w:space="0" w:color="auto"/>
                <w:left w:val="none" w:sz="0" w:space="0" w:color="auto"/>
                <w:bottom w:val="none" w:sz="0" w:space="0" w:color="auto"/>
                <w:right w:val="none" w:sz="0" w:space="0" w:color="auto"/>
              </w:divBdr>
            </w:div>
            <w:div w:id="1313096994">
              <w:marLeft w:val="0"/>
              <w:marRight w:val="0"/>
              <w:marTop w:val="0"/>
              <w:marBottom w:val="0"/>
              <w:divBdr>
                <w:top w:val="none" w:sz="0" w:space="0" w:color="auto"/>
                <w:left w:val="none" w:sz="0" w:space="0" w:color="auto"/>
                <w:bottom w:val="none" w:sz="0" w:space="0" w:color="auto"/>
                <w:right w:val="none" w:sz="0" w:space="0" w:color="auto"/>
              </w:divBdr>
            </w:div>
            <w:div w:id="1313287654">
              <w:marLeft w:val="0"/>
              <w:marRight w:val="0"/>
              <w:marTop w:val="0"/>
              <w:marBottom w:val="0"/>
              <w:divBdr>
                <w:top w:val="none" w:sz="0" w:space="0" w:color="auto"/>
                <w:left w:val="none" w:sz="0" w:space="0" w:color="auto"/>
                <w:bottom w:val="none" w:sz="0" w:space="0" w:color="auto"/>
                <w:right w:val="none" w:sz="0" w:space="0" w:color="auto"/>
              </w:divBdr>
            </w:div>
            <w:div w:id="1313368905">
              <w:marLeft w:val="0"/>
              <w:marRight w:val="0"/>
              <w:marTop w:val="0"/>
              <w:marBottom w:val="0"/>
              <w:divBdr>
                <w:top w:val="none" w:sz="0" w:space="0" w:color="auto"/>
                <w:left w:val="none" w:sz="0" w:space="0" w:color="auto"/>
                <w:bottom w:val="none" w:sz="0" w:space="0" w:color="auto"/>
                <w:right w:val="none" w:sz="0" w:space="0" w:color="auto"/>
              </w:divBdr>
            </w:div>
            <w:div w:id="1314531860">
              <w:marLeft w:val="0"/>
              <w:marRight w:val="0"/>
              <w:marTop w:val="0"/>
              <w:marBottom w:val="0"/>
              <w:divBdr>
                <w:top w:val="none" w:sz="0" w:space="0" w:color="auto"/>
                <w:left w:val="none" w:sz="0" w:space="0" w:color="auto"/>
                <w:bottom w:val="none" w:sz="0" w:space="0" w:color="auto"/>
                <w:right w:val="none" w:sz="0" w:space="0" w:color="auto"/>
              </w:divBdr>
            </w:div>
            <w:div w:id="1315262750">
              <w:marLeft w:val="0"/>
              <w:marRight w:val="0"/>
              <w:marTop w:val="0"/>
              <w:marBottom w:val="0"/>
              <w:divBdr>
                <w:top w:val="none" w:sz="0" w:space="0" w:color="auto"/>
                <w:left w:val="none" w:sz="0" w:space="0" w:color="auto"/>
                <w:bottom w:val="none" w:sz="0" w:space="0" w:color="auto"/>
                <w:right w:val="none" w:sz="0" w:space="0" w:color="auto"/>
              </w:divBdr>
            </w:div>
            <w:div w:id="1316228231">
              <w:marLeft w:val="0"/>
              <w:marRight w:val="0"/>
              <w:marTop w:val="0"/>
              <w:marBottom w:val="0"/>
              <w:divBdr>
                <w:top w:val="none" w:sz="0" w:space="0" w:color="auto"/>
                <w:left w:val="none" w:sz="0" w:space="0" w:color="auto"/>
                <w:bottom w:val="none" w:sz="0" w:space="0" w:color="auto"/>
                <w:right w:val="none" w:sz="0" w:space="0" w:color="auto"/>
              </w:divBdr>
            </w:div>
            <w:div w:id="1316446700">
              <w:marLeft w:val="0"/>
              <w:marRight w:val="0"/>
              <w:marTop w:val="0"/>
              <w:marBottom w:val="0"/>
              <w:divBdr>
                <w:top w:val="none" w:sz="0" w:space="0" w:color="auto"/>
                <w:left w:val="none" w:sz="0" w:space="0" w:color="auto"/>
                <w:bottom w:val="none" w:sz="0" w:space="0" w:color="auto"/>
                <w:right w:val="none" w:sz="0" w:space="0" w:color="auto"/>
              </w:divBdr>
            </w:div>
            <w:div w:id="1317025779">
              <w:marLeft w:val="0"/>
              <w:marRight w:val="0"/>
              <w:marTop w:val="0"/>
              <w:marBottom w:val="0"/>
              <w:divBdr>
                <w:top w:val="none" w:sz="0" w:space="0" w:color="auto"/>
                <w:left w:val="none" w:sz="0" w:space="0" w:color="auto"/>
                <w:bottom w:val="none" w:sz="0" w:space="0" w:color="auto"/>
                <w:right w:val="none" w:sz="0" w:space="0" w:color="auto"/>
              </w:divBdr>
            </w:div>
            <w:div w:id="1317487948">
              <w:marLeft w:val="0"/>
              <w:marRight w:val="0"/>
              <w:marTop w:val="0"/>
              <w:marBottom w:val="0"/>
              <w:divBdr>
                <w:top w:val="none" w:sz="0" w:space="0" w:color="auto"/>
                <w:left w:val="none" w:sz="0" w:space="0" w:color="auto"/>
                <w:bottom w:val="none" w:sz="0" w:space="0" w:color="auto"/>
                <w:right w:val="none" w:sz="0" w:space="0" w:color="auto"/>
              </w:divBdr>
            </w:div>
            <w:div w:id="1317756446">
              <w:marLeft w:val="0"/>
              <w:marRight w:val="0"/>
              <w:marTop w:val="0"/>
              <w:marBottom w:val="0"/>
              <w:divBdr>
                <w:top w:val="none" w:sz="0" w:space="0" w:color="auto"/>
                <w:left w:val="none" w:sz="0" w:space="0" w:color="auto"/>
                <w:bottom w:val="none" w:sz="0" w:space="0" w:color="auto"/>
                <w:right w:val="none" w:sz="0" w:space="0" w:color="auto"/>
              </w:divBdr>
            </w:div>
            <w:div w:id="1318077086">
              <w:marLeft w:val="0"/>
              <w:marRight w:val="0"/>
              <w:marTop w:val="0"/>
              <w:marBottom w:val="0"/>
              <w:divBdr>
                <w:top w:val="none" w:sz="0" w:space="0" w:color="auto"/>
                <w:left w:val="none" w:sz="0" w:space="0" w:color="auto"/>
                <w:bottom w:val="none" w:sz="0" w:space="0" w:color="auto"/>
                <w:right w:val="none" w:sz="0" w:space="0" w:color="auto"/>
              </w:divBdr>
            </w:div>
            <w:div w:id="1319307844">
              <w:marLeft w:val="0"/>
              <w:marRight w:val="0"/>
              <w:marTop w:val="0"/>
              <w:marBottom w:val="0"/>
              <w:divBdr>
                <w:top w:val="none" w:sz="0" w:space="0" w:color="auto"/>
                <w:left w:val="none" w:sz="0" w:space="0" w:color="auto"/>
                <w:bottom w:val="none" w:sz="0" w:space="0" w:color="auto"/>
                <w:right w:val="none" w:sz="0" w:space="0" w:color="auto"/>
              </w:divBdr>
            </w:div>
            <w:div w:id="1319849382">
              <w:marLeft w:val="0"/>
              <w:marRight w:val="0"/>
              <w:marTop w:val="0"/>
              <w:marBottom w:val="0"/>
              <w:divBdr>
                <w:top w:val="none" w:sz="0" w:space="0" w:color="auto"/>
                <w:left w:val="none" w:sz="0" w:space="0" w:color="auto"/>
                <w:bottom w:val="none" w:sz="0" w:space="0" w:color="auto"/>
                <w:right w:val="none" w:sz="0" w:space="0" w:color="auto"/>
              </w:divBdr>
            </w:div>
            <w:div w:id="1319966493">
              <w:marLeft w:val="0"/>
              <w:marRight w:val="0"/>
              <w:marTop w:val="0"/>
              <w:marBottom w:val="0"/>
              <w:divBdr>
                <w:top w:val="none" w:sz="0" w:space="0" w:color="auto"/>
                <w:left w:val="none" w:sz="0" w:space="0" w:color="auto"/>
                <w:bottom w:val="none" w:sz="0" w:space="0" w:color="auto"/>
                <w:right w:val="none" w:sz="0" w:space="0" w:color="auto"/>
              </w:divBdr>
            </w:div>
            <w:div w:id="1320309825">
              <w:marLeft w:val="0"/>
              <w:marRight w:val="0"/>
              <w:marTop w:val="0"/>
              <w:marBottom w:val="0"/>
              <w:divBdr>
                <w:top w:val="none" w:sz="0" w:space="0" w:color="auto"/>
                <w:left w:val="none" w:sz="0" w:space="0" w:color="auto"/>
                <w:bottom w:val="none" w:sz="0" w:space="0" w:color="auto"/>
                <w:right w:val="none" w:sz="0" w:space="0" w:color="auto"/>
              </w:divBdr>
            </w:div>
            <w:div w:id="1321344567">
              <w:marLeft w:val="0"/>
              <w:marRight w:val="0"/>
              <w:marTop w:val="0"/>
              <w:marBottom w:val="0"/>
              <w:divBdr>
                <w:top w:val="none" w:sz="0" w:space="0" w:color="auto"/>
                <w:left w:val="none" w:sz="0" w:space="0" w:color="auto"/>
                <w:bottom w:val="none" w:sz="0" w:space="0" w:color="auto"/>
                <w:right w:val="none" w:sz="0" w:space="0" w:color="auto"/>
              </w:divBdr>
            </w:div>
            <w:div w:id="1321933244">
              <w:marLeft w:val="0"/>
              <w:marRight w:val="0"/>
              <w:marTop w:val="0"/>
              <w:marBottom w:val="0"/>
              <w:divBdr>
                <w:top w:val="none" w:sz="0" w:space="0" w:color="auto"/>
                <w:left w:val="none" w:sz="0" w:space="0" w:color="auto"/>
                <w:bottom w:val="none" w:sz="0" w:space="0" w:color="auto"/>
                <w:right w:val="none" w:sz="0" w:space="0" w:color="auto"/>
              </w:divBdr>
            </w:div>
            <w:div w:id="1322125103">
              <w:marLeft w:val="0"/>
              <w:marRight w:val="0"/>
              <w:marTop w:val="0"/>
              <w:marBottom w:val="0"/>
              <w:divBdr>
                <w:top w:val="none" w:sz="0" w:space="0" w:color="auto"/>
                <w:left w:val="none" w:sz="0" w:space="0" w:color="auto"/>
                <w:bottom w:val="none" w:sz="0" w:space="0" w:color="auto"/>
                <w:right w:val="none" w:sz="0" w:space="0" w:color="auto"/>
              </w:divBdr>
            </w:div>
            <w:div w:id="1323238746">
              <w:marLeft w:val="0"/>
              <w:marRight w:val="0"/>
              <w:marTop w:val="0"/>
              <w:marBottom w:val="0"/>
              <w:divBdr>
                <w:top w:val="none" w:sz="0" w:space="0" w:color="auto"/>
                <w:left w:val="none" w:sz="0" w:space="0" w:color="auto"/>
                <w:bottom w:val="none" w:sz="0" w:space="0" w:color="auto"/>
                <w:right w:val="none" w:sz="0" w:space="0" w:color="auto"/>
              </w:divBdr>
            </w:div>
            <w:div w:id="1323465905">
              <w:marLeft w:val="0"/>
              <w:marRight w:val="0"/>
              <w:marTop w:val="0"/>
              <w:marBottom w:val="0"/>
              <w:divBdr>
                <w:top w:val="none" w:sz="0" w:space="0" w:color="auto"/>
                <w:left w:val="none" w:sz="0" w:space="0" w:color="auto"/>
                <w:bottom w:val="none" w:sz="0" w:space="0" w:color="auto"/>
                <w:right w:val="none" w:sz="0" w:space="0" w:color="auto"/>
              </w:divBdr>
            </w:div>
            <w:div w:id="1325280610">
              <w:marLeft w:val="0"/>
              <w:marRight w:val="0"/>
              <w:marTop w:val="0"/>
              <w:marBottom w:val="0"/>
              <w:divBdr>
                <w:top w:val="none" w:sz="0" w:space="0" w:color="auto"/>
                <w:left w:val="none" w:sz="0" w:space="0" w:color="auto"/>
                <w:bottom w:val="none" w:sz="0" w:space="0" w:color="auto"/>
                <w:right w:val="none" w:sz="0" w:space="0" w:color="auto"/>
              </w:divBdr>
            </w:div>
            <w:div w:id="1325280924">
              <w:marLeft w:val="0"/>
              <w:marRight w:val="0"/>
              <w:marTop w:val="0"/>
              <w:marBottom w:val="0"/>
              <w:divBdr>
                <w:top w:val="none" w:sz="0" w:space="0" w:color="auto"/>
                <w:left w:val="none" w:sz="0" w:space="0" w:color="auto"/>
                <w:bottom w:val="none" w:sz="0" w:space="0" w:color="auto"/>
                <w:right w:val="none" w:sz="0" w:space="0" w:color="auto"/>
              </w:divBdr>
            </w:div>
            <w:div w:id="1325668994">
              <w:marLeft w:val="0"/>
              <w:marRight w:val="0"/>
              <w:marTop w:val="0"/>
              <w:marBottom w:val="0"/>
              <w:divBdr>
                <w:top w:val="none" w:sz="0" w:space="0" w:color="auto"/>
                <w:left w:val="none" w:sz="0" w:space="0" w:color="auto"/>
                <w:bottom w:val="none" w:sz="0" w:space="0" w:color="auto"/>
                <w:right w:val="none" w:sz="0" w:space="0" w:color="auto"/>
              </w:divBdr>
            </w:div>
            <w:div w:id="1326468774">
              <w:marLeft w:val="0"/>
              <w:marRight w:val="0"/>
              <w:marTop w:val="0"/>
              <w:marBottom w:val="0"/>
              <w:divBdr>
                <w:top w:val="none" w:sz="0" w:space="0" w:color="auto"/>
                <w:left w:val="none" w:sz="0" w:space="0" w:color="auto"/>
                <w:bottom w:val="none" w:sz="0" w:space="0" w:color="auto"/>
                <w:right w:val="none" w:sz="0" w:space="0" w:color="auto"/>
              </w:divBdr>
            </w:div>
            <w:div w:id="1326474539">
              <w:marLeft w:val="0"/>
              <w:marRight w:val="0"/>
              <w:marTop w:val="0"/>
              <w:marBottom w:val="0"/>
              <w:divBdr>
                <w:top w:val="none" w:sz="0" w:space="0" w:color="auto"/>
                <w:left w:val="none" w:sz="0" w:space="0" w:color="auto"/>
                <w:bottom w:val="none" w:sz="0" w:space="0" w:color="auto"/>
                <w:right w:val="none" w:sz="0" w:space="0" w:color="auto"/>
              </w:divBdr>
            </w:div>
            <w:div w:id="1326743054">
              <w:marLeft w:val="0"/>
              <w:marRight w:val="0"/>
              <w:marTop w:val="0"/>
              <w:marBottom w:val="0"/>
              <w:divBdr>
                <w:top w:val="none" w:sz="0" w:space="0" w:color="auto"/>
                <w:left w:val="none" w:sz="0" w:space="0" w:color="auto"/>
                <w:bottom w:val="none" w:sz="0" w:space="0" w:color="auto"/>
                <w:right w:val="none" w:sz="0" w:space="0" w:color="auto"/>
              </w:divBdr>
            </w:div>
            <w:div w:id="1327054831">
              <w:marLeft w:val="0"/>
              <w:marRight w:val="0"/>
              <w:marTop w:val="0"/>
              <w:marBottom w:val="0"/>
              <w:divBdr>
                <w:top w:val="none" w:sz="0" w:space="0" w:color="auto"/>
                <w:left w:val="none" w:sz="0" w:space="0" w:color="auto"/>
                <w:bottom w:val="none" w:sz="0" w:space="0" w:color="auto"/>
                <w:right w:val="none" w:sz="0" w:space="0" w:color="auto"/>
              </w:divBdr>
            </w:div>
            <w:div w:id="1327787076">
              <w:marLeft w:val="0"/>
              <w:marRight w:val="0"/>
              <w:marTop w:val="0"/>
              <w:marBottom w:val="0"/>
              <w:divBdr>
                <w:top w:val="none" w:sz="0" w:space="0" w:color="auto"/>
                <w:left w:val="none" w:sz="0" w:space="0" w:color="auto"/>
                <w:bottom w:val="none" w:sz="0" w:space="0" w:color="auto"/>
                <w:right w:val="none" w:sz="0" w:space="0" w:color="auto"/>
              </w:divBdr>
            </w:div>
            <w:div w:id="1329865097">
              <w:marLeft w:val="0"/>
              <w:marRight w:val="0"/>
              <w:marTop w:val="0"/>
              <w:marBottom w:val="0"/>
              <w:divBdr>
                <w:top w:val="none" w:sz="0" w:space="0" w:color="auto"/>
                <w:left w:val="none" w:sz="0" w:space="0" w:color="auto"/>
                <w:bottom w:val="none" w:sz="0" w:space="0" w:color="auto"/>
                <w:right w:val="none" w:sz="0" w:space="0" w:color="auto"/>
              </w:divBdr>
            </w:div>
            <w:div w:id="1330330025">
              <w:marLeft w:val="0"/>
              <w:marRight w:val="0"/>
              <w:marTop w:val="0"/>
              <w:marBottom w:val="0"/>
              <w:divBdr>
                <w:top w:val="none" w:sz="0" w:space="0" w:color="auto"/>
                <w:left w:val="none" w:sz="0" w:space="0" w:color="auto"/>
                <w:bottom w:val="none" w:sz="0" w:space="0" w:color="auto"/>
                <w:right w:val="none" w:sz="0" w:space="0" w:color="auto"/>
              </w:divBdr>
            </w:div>
            <w:div w:id="1332366600">
              <w:marLeft w:val="0"/>
              <w:marRight w:val="0"/>
              <w:marTop w:val="0"/>
              <w:marBottom w:val="0"/>
              <w:divBdr>
                <w:top w:val="none" w:sz="0" w:space="0" w:color="auto"/>
                <w:left w:val="none" w:sz="0" w:space="0" w:color="auto"/>
                <w:bottom w:val="none" w:sz="0" w:space="0" w:color="auto"/>
                <w:right w:val="none" w:sz="0" w:space="0" w:color="auto"/>
              </w:divBdr>
            </w:div>
            <w:div w:id="1333336937">
              <w:marLeft w:val="0"/>
              <w:marRight w:val="0"/>
              <w:marTop w:val="0"/>
              <w:marBottom w:val="0"/>
              <w:divBdr>
                <w:top w:val="none" w:sz="0" w:space="0" w:color="auto"/>
                <w:left w:val="none" w:sz="0" w:space="0" w:color="auto"/>
                <w:bottom w:val="none" w:sz="0" w:space="0" w:color="auto"/>
                <w:right w:val="none" w:sz="0" w:space="0" w:color="auto"/>
              </w:divBdr>
            </w:div>
            <w:div w:id="1333337289">
              <w:marLeft w:val="0"/>
              <w:marRight w:val="0"/>
              <w:marTop w:val="0"/>
              <w:marBottom w:val="0"/>
              <w:divBdr>
                <w:top w:val="none" w:sz="0" w:space="0" w:color="auto"/>
                <w:left w:val="none" w:sz="0" w:space="0" w:color="auto"/>
                <w:bottom w:val="none" w:sz="0" w:space="0" w:color="auto"/>
                <w:right w:val="none" w:sz="0" w:space="0" w:color="auto"/>
              </w:divBdr>
            </w:div>
            <w:div w:id="1333339119">
              <w:marLeft w:val="0"/>
              <w:marRight w:val="0"/>
              <w:marTop w:val="0"/>
              <w:marBottom w:val="0"/>
              <w:divBdr>
                <w:top w:val="none" w:sz="0" w:space="0" w:color="auto"/>
                <w:left w:val="none" w:sz="0" w:space="0" w:color="auto"/>
                <w:bottom w:val="none" w:sz="0" w:space="0" w:color="auto"/>
                <w:right w:val="none" w:sz="0" w:space="0" w:color="auto"/>
              </w:divBdr>
            </w:div>
            <w:div w:id="1333607252">
              <w:marLeft w:val="0"/>
              <w:marRight w:val="0"/>
              <w:marTop w:val="0"/>
              <w:marBottom w:val="0"/>
              <w:divBdr>
                <w:top w:val="none" w:sz="0" w:space="0" w:color="auto"/>
                <w:left w:val="none" w:sz="0" w:space="0" w:color="auto"/>
                <w:bottom w:val="none" w:sz="0" w:space="0" w:color="auto"/>
                <w:right w:val="none" w:sz="0" w:space="0" w:color="auto"/>
              </w:divBdr>
            </w:div>
            <w:div w:id="1334265230">
              <w:marLeft w:val="0"/>
              <w:marRight w:val="0"/>
              <w:marTop w:val="0"/>
              <w:marBottom w:val="0"/>
              <w:divBdr>
                <w:top w:val="none" w:sz="0" w:space="0" w:color="auto"/>
                <w:left w:val="none" w:sz="0" w:space="0" w:color="auto"/>
                <w:bottom w:val="none" w:sz="0" w:space="0" w:color="auto"/>
                <w:right w:val="none" w:sz="0" w:space="0" w:color="auto"/>
              </w:divBdr>
            </w:div>
            <w:div w:id="1334456691">
              <w:marLeft w:val="0"/>
              <w:marRight w:val="0"/>
              <w:marTop w:val="0"/>
              <w:marBottom w:val="0"/>
              <w:divBdr>
                <w:top w:val="none" w:sz="0" w:space="0" w:color="auto"/>
                <w:left w:val="none" w:sz="0" w:space="0" w:color="auto"/>
                <w:bottom w:val="none" w:sz="0" w:space="0" w:color="auto"/>
                <w:right w:val="none" w:sz="0" w:space="0" w:color="auto"/>
              </w:divBdr>
            </w:div>
            <w:div w:id="1335306370">
              <w:marLeft w:val="0"/>
              <w:marRight w:val="0"/>
              <w:marTop w:val="0"/>
              <w:marBottom w:val="0"/>
              <w:divBdr>
                <w:top w:val="none" w:sz="0" w:space="0" w:color="auto"/>
                <w:left w:val="none" w:sz="0" w:space="0" w:color="auto"/>
                <w:bottom w:val="none" w:sz="0" w:space="0" w:color="auto"/>
                <w:right w:val="none" w:sz="0" w:space="0" w:color="auto"/>
              </w:divBdr>
            </w:div>
            <w:div w:id="1336303659">
              <w:marLeft w:val="0"/>
              <w:marRight w:val="0"/>
              <w:marTop w:val="0"/>
              <w:marBottom w:val="0"/>
              <w:divBdr>
                <w:top w:val="none" w:sz="0" w:space="0" w:color="auto"/>
                <w:left w:val="none" w:sz="0" w:space="0" w:color="auto"/>
                <w:bottom w:val="none" w:sz="0" w:space="0" w:color="auto"/>
                <w:right w:val="none" w:sz="0" w:space="0" w:color="auto"/>
              </w:divBdr>
            </w:div>
            <w:div w:id="1336760759">
              <w:marLeft w:val="0"/>
              <w:marRight w:val="0"/>
              <w:marTop w:val="0"/>
              <w:marBottom w:val="0"/>
              <w:divBdr>
                <w:top w:val="none" w:sz="0" w:space="0" w:color="auto"/>
                <w:left w:val="none" w:sz="0" w:space="0" w:color="auto"/>
                <w:bottom w:val="none" w:sz="0" w:space="0" w:color="auto"/>
                <w:right w:val="none" w:sz="0" w:space="0" w:color="auto"/>
              </w:divBdr>
            </w:div>
            <w:div w:id="1337608008">
              <w:marLeft w:val="0"/>
              <w:marRight w:val="0"/>
              <w:marTop w:val="0"/>
              <w:marBottom w:val="0"/>
              <w:divBdr>
                <w:top w:val="none" w:sz="0" w:space="0" w:color="auto"/>
                <w:left w:val="none" w:sz="0" w:space="0" w:color="auto"/>
                <w:bottom w:val="none" w:sz="0" w:space="0" w:color="auto"/>
                <w:right w:val="none" w:sz="0" w:space="0" w:color="auto"/>
              </w:divBdr>
            </w:div>
            <w:div w:id="1340112714">
              <w:marLeft w:val="0"/>
              <w:marRight w:val="0"/>
              <w:marTop w:val="0"/>
              <w:marBottom w:val="0"/>
              <w:divBdr>
                <w:top w:val="none" w:sz="0" w:space="0" w:color="auto"/>
                <w:left w:val="none" w:sz="0" w:space="0" w:color="auto"/>
                <w:bottom w:val="none" w:sz="0" w:space="0" w:color="auto"/>
                <w:right w:val="none" w:sz="0" w:space="0" w:color="auto"/>
              </w:divBdr>
            </w:div>
            <w:div w:id="1340427994">
              <w:marLeft w:val="0"/>
              <w:marRight w:val="0"/>
              <w:marTop w:val="0"/>
              <w:marBottom w:val="0"/>
              <w:divBdr>
                <w:top w:val="none" w:sz="0" w:space="0" w:color="auto"/>
                <w:left w:val="none" w:sz="0" w:space="0" w:color="auto"/>
                <w:bottom w:val="none" w:sz="0" w:space="0" w:color="auto"/>
                <w:right w:val="none" w:sz="0" w:space="0" w:color="auto"/>
              </w:divBdr>
            </w:div>
            <w:div w:id="1341546338">
              <w:marLeft w:val="0"/>
              <w:marRight w:val="0"/>
              <w:marTop w:val="0"/>
              <w:marBottom w:val="0"/>
              <w:divBdr>
                <w:top w:val="none" w:sz="0" w:space="0" w:color="auto"/>
                <w:left w:val="none" w:sz="0" w:space="0" w:color="auto"/>
                <w:bottom w:val="none" w:sz="0" w:space="0" w:color="auto"/>
                <w:right w:val="none" w:sz="0" w:space="0" w:color="auto"/>
              </w:divBdr>
            </w:div>
            <w:div w:id="1341615612">
              <w:marLeft w:val="0"/>
              <w:marRight w:val="0"/>
              <w:marTop w:val="0"/>
              <w:marBottom w:val="0"/>
              <w:divBdr>
                <w:top w:val="none" w:sz="0" w:space="0" w:color="auto"/>
                <w:left w:val="none" w:sz="0" w:space="0" w:color="auto"/>
                <w:bottom w:val="none" w:sz="0" w:space="0" w:color="auto"/>
                <w:right w:val="none" w:sz="0" w:space="0" w:color="auto"/>
              </w:divBdr>
            </w:div>
            <w:div w:id="1341617255">
              <w:marLeft w:val="0"/>
              <w:marRight w:val="0"/>
              <w:marTop w:val="0"/>
              <w:marBottom w:val="0"/>
              <w:divBdr>
                <w:top w:val="none" w:sz="0" w:space="0" w:color="auto"/>
                <w:left w:val="none" w:sz="0" w:space="0" w:color="auto"/>
                <w:bottom w:val="none" w:sz="0" w:space="0" w:color="auto"/>
                <w:right w:val="none" w:sz="0" w:space="0" w:color="auto"/>
              </w:divBdr>
            </w:div>
            <w:div w:id="1341854883">
              <w:marLeft w:val="0"/>
              <w:marRight w:val="0"/>
              <w:marTop w:val="0"/>
              <w:marBottom w:val="0"/>
              <w:divBdr>
                <w:top w:val="none" w:sz="0" w:space="0" w:color="auto"/>
                <w:left w:val="none" w:sz="0" w:space="0" w:color="auto"/>
                <w:bottom w:val="none" w:sz="0" w:space="0" w:color="auto"/>
                <w:right w:val="none" w:sz="0" w:space="0" w:color="auto"/>
              </w:divBdr>
            </w:div>
            <w:div w:id="1342388646">
              <w:marLeft w:val="0"/>
              <w:marRight w:val="0"/>
              <w:marTop w:val="0"/>
              <w:marBottom w:val="0"/>
              <w:divBdr>
                <w:top w:val="none" w:sz="0" w:space="0" w:color="auto"/>
                <w:left w:val="none" w:sz="0" w:space="0" w:color="auto"/>
                <w:bottom w:val="none" w:sz="0" w:space="0" w:color="auto"/>
                <w:right w:val="none" w:sz="0" w:space="0" w:color="auto"/>
              </w:divBdr>
            </w:div>
            <w:div w:id="1342968280">
              <w:marLeft w:val="0"/>
              <w:marRight w:val="0"/>
              <w:marTop w:val="0"/>
              <w:marBottom w:val="0"/>
              <w:divBdr>
                <w:top w:val="none" w:sz="0" w:space="0" w:color="auto"/>
                <w:left w:val="none" w:sz="0" w:space="0" w:color="auto"/>
                <w:bottom w:val="none" w:sz="0" w:space="0" w:color="auto"/>
                <w:right w:val="none" w:sz="0" w:space="0" w:color="auto"/>
              </w:divBdr>
            </w:div>
            <w:div w:id="1346787552">
              <w:marLeft w:val="0"/>
              <w:marRight w:val="0"/>
              <w:marTop w:val="0"/>
              <w:marBottom w:val="0"/>
              <w:divBdr>
                <w:top w:val="none" w:sz="0" w:space="0" w:color="auto"/>
                <w:left w:val="none" w:sz="0" w:space="0" w:color="auto"/>
                <w:bottom w:val="none" w:sz="0" w:space="0" w:color="auto"/>
                <w:right w:val="none" w:sz="0" w:space="0" w:color="auto"/>
              </w:divBdr>
            </w:div>
            <w:div w:id="1347056561">
              <w:marLeft w:val="0"/>
              <w:marRight w:val="0"/>
              <w:marTop w:val="0"/>
              <w:marBottom w:val="0"/>
              <w:divBdr>
                <w:top w:val="none" w:sz="0" w:space="0" w:color="auto"/>
                <w:left w:val="none" w:sz="0" w:space="0" w:color="auto"/>
                <w:bottom w:val="none" w:sz="0" w:space="0" w:color="auto"/>
                <w:right w:val="none" w:sz="0" w:space="0" w:color="auto"/>
              </w:divBdr>
            </w:div>
            <w:div w:id="1348023883">
              <w:marLeft w:val="0"/>
              <w:marRight w:val="0"/>
              <w:marTop w:val="0"/>
              <w:marBottom w:val="0"/>
              <w:divBdr>
                <w:top w:val="none" w:sz="0" w:space="0" w:color="auto"/>
                <w:left w:val="none" w:sz="0" w:space="0" w:color="auto"/>
                <w:bottom w:val="none" w:sz="0" w:space="0" w:color="auto"/>
                <w:right w:val="none" w:sz="0" w:space="0" w:color="auto"/>
              </w:divBdr>
            </w:div>
            <w:div w:id="1349134361">
              <w:marLeft w:val="0"/>
              <w:marRight w:val="0"/>
              <w:marTop w:val="0"/>
              <w:marBottom w:val="0"/>
              <w:divBdr>
                <w:top w:val="none" w:sz="0" w:space="0" w:color="auto"/>
                <w:left w:val="none" w:sz="0" w:space="0" w:color="auto"/>
                <w:bottom w:val="none" w:sz="0" w:space="0" w:color="auto"/>
                <w:right w:val="none" w:sz="0" w:space="0" w:color="auto"/>
              </w:divBdr>
            </w:div>
            <w:div w:id="1349406792">
              <w:marLeft w:val="0"/>
              <w:marRight w:val="0"/>
              <w:marTop w:val="0"/>
              <w:marBottom w:val="0"/>
              <w:divBdr>
                <w:top w:val="none" w:sz="0" w:space="0" w:color="auto"/>
                <w:left w:val="none" w:sz="0" w:space="0" w:color="auto"/>
                <w:bottom w:val="none" w:sz="0" w:space="0" w:color="auto"/>
                <w:right w:val="none" w:sz="0" w:space="0" w:color="auto"/>
              </w:divBdr>
            </w:div>
            <w:div w:id="1351419399">
              <w:marLeft w:val="0"/>
              <w:marRight w:val="0"/>
              <w:marTop w:val="0"/>
              <w:marBottom w:val="0"/>
              <w:divBdr>
                <w:top w:val="none" w:sz="0" w:space="0" w:color="auto"/>
                <w:left w:val="none" w:sz="0" w:space="0" w:color="auto"/>
                <w:bottom w:val="none" w:sz="0" w:space="0" w:color="auto"/>
                <w:right w:val="none" w:sz="0" w:space="0" w:color="auto"/>
              </w:divBdr>
            </w:div>
            <w:div w:id="1352951157">
              <w:marLeft w:val="0"/>
              <w:marRight w:val="0"/>
              <w:marTop w:val="0"/>
              <w:marBottom w:val="0"/>
              <w:divBdr>
                <w:top w:val="none" w:sz="0" w:space="0" w:color="auto"/>
                <w:left w:val="none" w:sz="0" w:space="0" w:color="auto"/>
                <w:bottom w:val="none" w:sz="0" w:space="0" w:color="auto"/>
                <w:right w:val="none" w:sz="0" w:space="0" w:color="auto"/>
              </w:divBdr>
            </w:div>
            <w:div w:id="1353604164">
              <w:marLeft w:val="0"/>
              <w:marRight w:val="0"/>
              <w:marTop w:val="0"/>
              <w:marBottom w:val="0"/>
              <w:divBdr>
                <w:top w:val="none" w:sz="0" w:space="0" w:color="auto"/>
                <w:left w:val="none" w:sz="0" w:space="0" w:color="auto"/>
                <w:bottom w:val="none" w:sz="0" w:space="0" w:color="auto"/>
                <w:right w:val="none" w:sz="0" w:space="0" w:color="auto"/>
              </w:divBdr>
            </w:div>
            <w:div w:id="1354644654">
              <w:marLeft w:val="0"/>
              <w:marRight w:val="0"/>
              <w:marTop w:val="0"/>
              <w:marBottom w:val="0"/>
              <w:divBdr>
                <w:top w:val="none" w:sz="0" w:space="0" w:color="auto"/>
                <w:left w:val="none" w:sz="0" w:space="0" w:color="auto"/>
                <w:bottom w:val="none" w:sz="0" w:space="0" w:color="auto"/>
                <w:right w:val="none" w:sz="0" w:space="0" w:color="auto"/>
              </w:divBdr>
            </w:div>
            <w:div w:id="1355765313">
              <w:marLeft w:val="0"/>
              <w:marRight w:val="0"/>
              <w:marTop w:val="0"/>
              <w:marBottom w:val="0"/>
              <w:divBdr>
                <w:top w:val="none" w:sz="0" w:space="0" w:color="auto"/>
                <w:left w:val="none" w:sz="0" w:space="0" w:color="auto"/>
                <w:bottom w:val="none" w:sz="0" w:space="0" w:color="auto"/>
                <w:right w:val="none" w:sz="0" w:space="0" w:color="auto"/>
              </w:divBdr>
            </w:div>
            <w:div w:id="1356737942">
              <w:marLeft w:val="0"/>
              <w:marRight w:val="0"/>
              <w:marTop w:val="0"/>
              <w:marBottom w:val="0"/>
              <w:divBdr>
                <w:top w:val="none" w:sz="0" w:space="0" w:color="auto"/>
                <w:left w:val="none" w:sz="0" w:space="0" w:color="auto"/>
                <w:bottom w:val="none" w:sz="0" w:space="0" w:color="auto"/>
                <w:right w:val="none" w:sz="0" w:space="0" w:color="auto"/>
              </w:divBdr>
            </w:div>
            <w:div w:id="1356806168">
              <w:marLeft w:val="0"/>
              <w:marRight w:val="0"/>
              <w:marTop w:val="0"/>
              <w:marBottom w:val="0"/>
              <w:divBdr>
                <w:top w:val="none" w:sz="0" w:space="0" w:color="auto"/>
                <w:left w:val="none" w:sz="0" w:space="0" w:color="auto"/>
                <w:bottom w:val="none" w:sz="0" w:space="0" w:color="auto"/>
                <w:right w:val="none" w:sz="0" w:space="0" w:color="auto"/>
              </w:divBdr>
            </w:div>
            <w:div w:id="1357390364">
              <w:marLeft w:val="0"/>
              <w:marRight w:val="0"/>
              <w:marTop w:val="0"/>
              <w:marBottom w:val="0"/>
              <w:divBdr>
                <w:top w:val="none" w:sz="0" w:space="0" w:color="auto"/>
                <w:left w:val="none" w:sz="0" w:space="0" w:color="auto"/>
                <w:bottom w:val="none" w:sz="0" w:space="0" w:color="auto"/>
                <w:right w:val="none" w:sz="0" w:space="0" w:color="auto"/>
              </w:divBdr>
            </w:div>
            <w:div w:id="1357658449">
              <w:marLeft w:val="0"/>
              <w:marRight w:val="0"/>
              <w:marTop w:val="0"/>
              <w:marBottom w:val="0"/>
              <w:divBdr>
                <w:top w:val="none" w:sz="0" w:space="0" w:color="auto"/>
                <w:left w:val="none" w:sz="0" w:space="0" w:color="auto"/>
                <w:bottom w:val="none" w:sz="0" w:space="0" w:color="auto"/>
                <w:right w:val="none" w:sz="0" w:space="0" w:color="auto"/>
              </w:divBdr>
            </w:div>
            <w:div w:id="1357999952">
              <w:marLeft w:val="0"/>
              <w:marRight w:val="0"/>
              <w:marTop w:val="0"/>
              <w:marBottom w:val="0"/>
              <w:divBdr>
                <w:top w:val="none" w:sz="0" w:space="0" w:color="auto"/>
                <w:left w:val="none" w:sz="0" w:space="0" w:color="auto"/>
                <w:bottom w:val="none" w:sz="0" w:space="0" w:color="auto"/>
                <w:right w:val="none" w:sz="0" w:space="0" w:color="auto"/>
              </w:divBdr>
            </w:div>
            <w:div w:id="1358042373">
              <w:marLeft w:val="0"/>
              <w:marRight w:val="0"/>
              <w:marTop w:val="0"/>
              <w:marBottom w:val="0"/>
              <w:divBdr>
                <w:top w:val="none" w:sz="0" w:space="0" w:color="auto"/>
                <w:left w:val="none" w:sz="0" w:space="0" w:color="auto"/>
                <w:bottom w:val="none" w:sz="0" w:space="0" w:color="auto"/>
                <w:right w:val="none" w:sz="0" w:space="0" w:color="auto"/>
              </w:divBdr>
            </w:div>
            <w:div w:id="1358652000">
              <w:marLeft w:val="0"/>
              <w:marRight w:val="0"/>
              <w:marTop w:val="0"/>
              <w:marBottom w:val="0"/>
              <w:divBdr>
                <w:top w:val="none" w:sz="0" w:space="0" w:color="auto"/>
                <w:left w:val="none" w:sz="0" w:space="0" w:color="auto"/>
                <w:bottom w:val="none" w:sz="0" w:space="0" w:color="auto"/>
                <w:right w:val="none" w:sz="0" w:space="0" w:color="auto"/>
              </w:divBdr>
            </w:div>
            <w:div w:id="1359509496">
              <w:marLeft w:val="0"/>
              <w:marRight w:val="0"/>
              <w:marTop w:val="0"/>
              <w:marBottom w:val="0"/>
              <w:divBdr>
                <w:top w:val="none" w:sz="0" w:space="0" w:color="auto"/>
                <w:left w:val="none" w:sz="0" w:space="0" w:color="auto"/>
                <w:bottom w:val="none" w:sz="0" w:space="0" w:color="auto"/>
                <w:right w:val="none" w:sz="0" w:space="0" w:color="auto"/>
              </w:divBdr>
            </w:div>
            <w:div w:id="1360084851">
              <w:marLeft w:val="0"/>
              <w:marRight w:val="0"/>
              <w:marTop w:val="0"/>
              <w:marBottom w:val="0"/>
              <w:divBdr>
                <w:top w:val="none" w:sz="0" w:space="0" w:color="auto"/>
                <w:left w:val="none" w:sz="0" w:space="0" w:color="auto"/>
                <w:bottom w:val="none" w:sz="0" w:space="0" w:color="auto"/>
                <w:right w:val="none" w:sz="0" w:space="0" w:color="auto"/>
              </w:divBdr>
            </w:div>
            <w:div w:id="1360201296">
              <w:marLeft w:val="0"/>
              <w:marRight w:val="0"/>
              <w:marTop w:val="0"/>
              <w:marBottom w:val="0"/>
              <w:divBdr>
                <w:top w:val="none" w:sz="0" w:space="0" w:color="auto"/>
                <w:left w:val="none" w:sz="0" w:space="0" w:color="auto"/>
                <w:bottom w:val="none" w:sz="0" w:space="0" w:color="auto"/>
                <w:right w:val="none" w:sz="0" w:space="0" w:color="auto"/>
              </w:divBdr>
            </w:div>
            <w:div w:id="1360354955">
              <w:marLeft w:val="0"/>
              <w:marRight w:val="0"/>
              <w:marTop w:val="0"/>
              <w:marBottom w:val="0"/>
              <w:divBdr>
                <w:top w:val="none" w:sz="0" w:space="0" w:color="auto"/>
                <w:left w:val="none" w:sz="0" w:space="0" w:color="auto"/>
                <w:bottom w:val="none" w:sz="0" w:space="0" w:color="auto"/>
                <w:right w:val="none" w:sz="0" w:space="0" w:color="auto"/>
              </w:divBdr>
            </w:div>
            <w:div w:id="1360476285">
              <w:marLeft w:val="0"/>
              <w:marRight w:val="0"/>
              <w:marTop w:val="0"/>
              <w:marBottom w:val="0"/>
              <w:divBdr>
                <w:top w:val="none" w:sz="0" w:space="0" w:color="auto"/>
                <w:left w:val="none" w:sz="0" w:space="0" w:color="auto"/>
                <w:bottom w:val="none" w:sz="0" w:space="0" w:color="auto"/>
                <w:right w:val="none" w:sz="0" w:space="0" w:color="auto"/>
              </w:divBdr>
            </w:div>
            <w:div w:id="1360935378">
              <w:marLeft w:val="0"/>
              <w:marRight w:val="0"/>
              <w:marTop w:val="0"/>
              <w:marBottom w:val="0"/>
              <w:divBdr>
                <w:top w:val="none" w:sz="0" w:space="0" w:color="auto"/>
                <w:left w:val="none" w:sz="0" w:space="0" w:color="auto"/>
                <w:bottom w:val="none" w:sz="0" w:space="0" w:color="auto"/>
                <w:right w:val="none" w:sz="0" w:space="0" w:color="auto"/>
              </w:divBdr>
            </w:div>
            <w:div w:id="1361322973">
              <w:marLeft w:val="0"/>
              <w:marRight w:val="0"/>
              <w:marTop w:val="0"/>
              <w:marBottom w:val="0"/>
              <w:divBdr>
                <w:top w:val="none" w:sz="0" w:space="0" w:color="auto"/>
                <w:left w:val="none" w:sz="0" w:space="0" w:color="auto"/>
                <w:bottom w:val="none" w:sz="0" w:space="0" w:color="auto"/>
                <w:right w:val="none" w:sz="0" w:space="0" w:color="auto"/>
              </w:divBdr>
            </w:div>
            <w:div w:id="1361930990">
              <w:marLeft w:val="0"/>
              <w:marRight w:val="0"/>
              <w:marTop w:val="0"/>
              <w:marBottom w:val="0"/>
              <w:divBdr>
                <w:top w:val="none" w:sz="0" w:space="0" w:color="auto"/>
                <w:left w:val="none" w:sz="0" w:space="0" w:color="auto"/>
                <w:bottom w:val="none" w:sz="0" w:space="0" w:color="auto"/>
                <w:right w:val="none" w:sz="0" w:space="0" w:color="auto"/>
              </w:divBdr>
            </w:div>
            <w:div w:id="1362196703">
              <w:marLeft w:val="0"/>
              <w:marRight w:val="0"/>
              <w:marTop w:val="0"/>
              <w:marBottom w:val="0"/>
              <w:divBdr>
                <w:top w:val="none" w:sz="0" w:space="0" w:color="auto"/>
                <w:left w:val="none" w:sz="0" w:space="0" w:color="auto"/>
                <w:bottom w:val="none" w:sz="0" w:space="0" w:color="auto"/>
                <w:right w:val="none" w:sz="0" w:space="0" w:color="auto"/>
              </w:divBdr>
            </w:div>
            <w:div w:id="1362245038">
              <w:marLeft w:val="0"/>
              <w:marRight w:val="0"/>
              <w:marTop w:val="0"/>
              <w:marBottom w:val="0"/>
              <w:divBdr>
                <w:top w:val="none" w:sz="0" w:space="0" w:color="auto"/>
                <w:left w:val="none" w:sz="0" w:space="0" w:color="auto"/>
                <w:bottom w:val="none" w:sz="0" w:space="0" w:color="auto"/>
                <w:right w:val="none" w:sz="0" w:space="0" w:color="auto"/>
              </w:divBdr>
            </w:div>
            <w:div w:id="1362780806">
              <w:marLeft w:val="0"/>
              <w:marRight w:val="0"/>
              <w:marTop w:val="0"/>
              <w:marBottom w:val="0"/>
              <w:divBdr>
                <w:top w:val="none" w:sz="0" w:space="0" w:color="auto"/>
                <w:left w:val="none" w:sz="0" w:space="0" w:color="auto"/>
                <w:bottom w:val="none" w:sz="0" w:space="0" w:color="auto"/>
                <w:right w:val="none" w:sz="0" w:space="0" w:color="auto"/>
              </w:divBdr>
            </w:div>
            <w:div w:id="1363282295">
              <w:marLeft w:val="0"/>
              <w:marRight w:val="0"/>
              <w:marTop w:val="0"/>
              <w:marBottom w:val="0"/>
              <w:divBdr>
                <w:top w:val="none" w:sz="0" w:space="0" w:color="auto"/>
                <w:left w:val="none" w:sz="0" w:space="0" w:color="auto"/>
                <w:bottom w:val="none" w:sz="0" w:space="0" w:color="auto"/>
                <w:right w:val="none" w:sz="0" w:space="0" w:color="auto"/>
              </w:divBdr>
            </w:div>
            <w:div w:id="1364792632">
              <w:marLeft w:val="0"/>
              <w:marRight w:val="0"/>
              <w:marTop w:val="0"/>
              <w:marBottom w:val="0"/>
              <w:divBdr>
                <w:top w:val="none" w:sz="0" w:space="0" w:color="auto"/>
                <w:left w:val="none" w:sz="0" w:space="0" w:color="auto"/>
                <w:bottom w:val="none" w:sz="0" w:space="0" w:color="auto"/>
                <w:right w:val="none" w:sz="0" w:space="0" w:color="auto"/>
              </w:divBdr>
            </w:div>
            <w:div w:id="1365518946">
              <w:marLeft w:val="0"/>
              <w:marRight w:val="0"/>
              <w:marTop w:val="0"/>
              <w:marBottom w:val="0"/>
              <w:divBdr>
                <w:top w:val="none" w:sz="0" w:space="0" w:color="auto"/>
                <w:left w:val="none" w:sz="0" w:space="0" w:color="auto"/>
                <w:bottom w:val="none" w:sz="0" w:space="0" w:color="auto"/>
                <w:right w:val="none" w:sz="0" w:space="0" w:color="auto"/>
              </w:divBdr>
            </w:div>
            <w:div w:id="1365596593">
              <w:marLeft w:val="0"/>
              <w:marRight w:val="0"/>
              <w:marTop w:val="0"/>
              <w:marBottom w:val="0"/>
              <w:divBdr>
                <w:top w:val="none" w:sz="0" w:space="0" w:color="auto"/>
                <w:left w:val="none" w:sz="0" w:space="0" w:color="auto"/>
                <w:bottom w:val="none" w:sz="0" w:space="0" w:color="auto"/>
                <w:right w:val="none" w:sz="0" w:space="0" w:color="auto"/>
              </w:divBdr>
            </w:div>
            <w:div w:id="1365714179">
              <w:marLeft w:val="0"/>
              <w:marRight w:val="0"/>
              <w:marTop w:val="0"/>
              <w:marBottom w:val="0"/>
              <w:divBdr>
                <w:top w:val="none" w:sz="0" w:space="0" w:color="auto"/>
                <w:left w:val="none" w:sz="0" w:space="0" w:color="auto"/>
                <w:bottom w:val="none" w:sz="0" w:space="0" w:color="auto"/>
                <w:right w:val="none" w:sz="0" w:space="0" w:color="auto"/>
              </w:divBdr>
            </w:div>
            <w:div w:id="1366449065">
              <w:marLeft w:val="0"/>
              <w:marRight w:val="0"/>
              <w:marTop w:val="0"/>
              <w:marBottom w:val="0"/>
              <w:divBdr>
                <w:top w:val="none" w:sz="0" w:space="0" w:color="auto"/>
                <w:left w:val="none" w:sz="0" w:space="0" w:color="auto"/>
                <w:bottom w:val="none" w:sz="0" w:space="0" w:color="auto"/>
                <w:right w:val="none" w:sz="0" w:space="0" w:color="auto"/>
              </w:divBdr>
            </w:div>
            <w:div w:id="1366518912">
              <w:marLeft w:val="0"/>
              <w:marRight w:val="0"/>
              <w:marTop w:val="0"/>
              <w:marBottom w:val="0"/>
              <w:divBdr>
                <w:top w:val="none" w:sz="0" w:space="0" w:color="auto"/>
                <w:left w:val="none" w:sz="0" w:space="0" w:color="auto"/>
                <w:bottom w:val="none" w:sz="0" w:space="0" w:color="auto"/>
                <w:right w:val="none" w:sz="0" w:space="0" w:color="auto"/>
              </w:divBdr>
            </w:div>
            <w:div w:id="1366565575">
              <w:marLeft w:val="0"/>
              <w:marRight w:val="0"/>
              <w:marTop w:val="0"/>
              <w:marBottom w:val="0"/>
              <w:divBdr>
                <w:top w:val="none" w:sz="0" w:space="0" w:color="auto"/>
                <w:left w:val="none" w:sz="0" w:space="0" w:color="auto"/>
                <w:bottom w:val="none" w:sz="0" w:space="0" w:color="auto"/>
                <w:right w:val="none" w:sz="0" w:space="0" w:color="auto"/>
              </w:divBdr>
            </w:div>
            <w:div w:id="1367216582">
              <w:marLeft w:val="0"/>
              <w:marRight w:val="0"/>
              <w:marTop w:val="0"/>
              <w:marBottom w:val="0"/>
              <w:divBdr>
                <w:top w:val="none" w:sz="0" w:space="0" w:color="auto"/>
                <w:left w:val="none" w:sz="0" w:space="0" w:color="auto"/>
                <w:bottom w:val="none" w:sz="0" w:space="0" w:color="auto"/>
                <w:right w:val="none" w:sz="0" w:space="0" w:color="auto"/>
              </w:divBdr>
            </w:div>
            <w:div w:id="1370229048">
              <w:marLeft w:val="0"/>
              <w:marRight w:val="0"/>
              <w:marTop w:val="0"/>
              <w:marBottom w:val="0"/>
              <w:divBdr>
                <w:top w:val="none" w:sz="0" w:space="0" w:color="auto"/>
                <w:left w:val="none" w:sz="0" w:space="0" w:color="auto"/>
                <w:bottom w:val="none" w:sz="0" w:space="0" w:color="auto"/>
                <w:right w:val="none" w:sz="0" w:space="0" w:color="auto"/>
              </w:divBdr>
            </w:div>
            <w:div w:id="1370642301">
              <w:marLeft w:val="0"/>
              <w:marRight w:val="0"/>
              <w:marTop w:val="0"/>
              <w:marBottom w:val="0"/>
              <w:divBdr>
                <w:top w:val="none" w:sz="0" w:space="0" w:color="auto"/>
                <w:left w:val="none" w:sz="0" w:space="0" w:color="auto"/>
                <w:bottom w:val="none" w:sz="0" w:space="0" w:color="auto"/>
                <w:right w:val="none" w:sz="0" w:space="0" w:color="auto"/>
              </w:divBdr>
            </w:div>
            <w:div w:id="1371496981">
              <w:marLeft w:val="0"/>
              <w:marRight w:val="0"/>
              <w:marTop w:val="0"/>
              <w:marBottom w:val="0"/>
              <w:divBdr>
                <w:top w:val="none" w:sz="0" w:space="0" w:color="auto"/>
                <w:left w:val="none" w:sz="0" w:space="0" w:color="auto"/>
                <w:bottom w:val="none" w:sz="0" w:space="0" w:color="auto"/>
                <w:right w:val="none" w:sz="0" w:space="0" w:color="auto"/>
              </w:divBdr>
            </w:div>
            <w:div w:id="1372539538">
              <w:marLeft w:val="0"/>
              <w:marRight w:val="0"/>
              <w:marTop w:val="0"/>
              <w:marBottom w:val="0"/>
              <w:divBdr>
                <w:top w:val="none" w:sz="0" w:space="0" w:color="auto"/>
                <w:left w:val="none" w:sz="0" w:space="0" w:color="auto"/>
                <w:bottom w:val="none" w:sz="0" w:space="0" w:color="auto"/>
                <w:right w:val="none" w:sz="0" w:space="0" w:color="auto"/>
              </w:divBdr>
            </w:div>
            <w:div w:id="1372730556">
              <w:marLeft w:val="0"/>
              <w:marRight w:val="0"/>
              <w:marTop w:val="0"/>
              <w:marBottom w:val="0"/>
              <w:divBdr>
                <w:top w:val="none" w:sz="0" w:space="0" w:color="auto"/>
                <w:left w:val="none" w:sz="0" w:space="0" w:color="auto"/>
                <w:bottom w:val="none" w:sz="0" w:space="0" w:color="auto"/>
                <w:right w:val="none" w:sz="0" w:space="0" w:color="auto"/>
              </w:divBdr>
            </w:div>
            <w:div w:id="1372799542">
              <w:marLeft w:val="0"/>
              <w:marRight w:val="0"/>
              <w:marTop w:val="0"/>
              <w:marBottom w:val="0"/>
              <w:divBdr>
                <w:top w:val="none" w:sz="0" w:space="0" w:color="auto"/>
                <w:left w:val="none" w:sz="0" w:space="0" w:color="auto"/>
                <w:bottom w:val="none" w:sz="0" w:space="0" w:color="auto"/>
                <w:right w:val="none" w:sz="0" w:space="0" w:color="auto"/>
              </w:divBdr>
            </w:div>
            <w:div w:id="1374421932">
              <w:marLeft w:val="0"/>
              <w:marRight w:val="0"/>
              <w:marTop w:val="0"/>
              <w:marBottom w:val="0"/>
              <w:divBdr>
                <w:top w:val="none" w:sz="0" w:space="0" w:color="auto"/>
                <w:left w:val="none" w:sz="0" w:space="0" w:color="auto"/>
                <w:bottom w:val="none" w:sz="0" w:space="0" w:color="auto"/>
                <w:right w:val="none" w:sz="0" w:space="0" w:color="auto"/>
              </w:divBdr>
            </w:div>
            <w:div w:id="1378358282">
              <w:marLeft w:val="0"/>
              <w:marRight w:val="0"/>
              <w:marTop w:val="0"/>
              <w:marBottom w:val="0"/>
              <w:divBdr>
                <w:top w:val="none" w:sz="0" w:space="0" w:color="auto"/>
                <w:left w:val="none" w:sz="0" w:space="0" w:color="auto"/>
                <w:bottom w:val="none" w:sz="0" w:space="0" w:color="auto"/>
                <w:right w:val="none" w:sz="0" w:space="0" w:color="auto"/>
              </w:divBdr>
            </w:div>
            <w:div w:id="1382094953">
              <w:marLeft w:val="0"/>
              <w:marRight w:val="0"/>
              <w:marTop w:val="0"/>
              <w:marBottom w:val="0"/>
              <w:divBdr>
                <w:top w:val="none" w:sz="0" w:space="0" w:color="auto"/>
                <w:left w:val="none" w:sz="0" w:space="0" w:color="auto"/>
                <w:bottom w:val="none" w:sz="0" w:space="0" w:color="auto"/>
                <w:right w:val="none" w:sz="0" w:space="0" w:color="auto"/>
              </w:divBdr>
            </w:div>
            <w:div w:id="1383485988">
              <w:marLeft w:val="0"/>
              <w:marRight w:val="0"/>
              <w:marTop w:val="0"/>
              <w:marBottom w:val="0"/>
              <w:divBdr>
                <w:top w:val="none" w:sz="0" w:space="0" w:color="auto"/>
                <w:left w:val="none" w:sz="0" w:space="0" w:color="auto"/>
                <w:bottom w:val="none" w:sz="0" w:space="0" w:color="auto"/>
                <w:right w:val="none" w:sz="0" w:space="0" w:color="auto"/>
              </w:divBdr>
            </w:div>
            <w:div w:id="1383753577">
              <w:marLeft w:val="0"/>
              <w:marRight w:val="0"/>
              <w:marTop w:val="0"/>
              <w:marBottom w:val="0"/>
              <w:divBdr>
                <w:top w:val="none" w:sz="0" w:space="0" w:color="auto"/>
                <w:left w:val="none" w:sz="0" w:space="0" w:color="auto"/>
                <w:bottom w:val="none" w:sz="0" w:space="0" w:color="auto"/>
                <w:right w:val="none" w:sz="0" w:space="0" w:color="auto"/>
              </w:divBdr>
            </w:div>
            <w:div w:id="1384403878">
              <w:marLeft w:val="0"/>
              <w:marRight w:val="0"/>
              <w:marTop w:val="0"/>
              <w:marBottom w:val="0"/>
              <w:divBdr>
                <w:top w:val="none" w:sz="0" w:space="0" w:color="auto"/>
                <w:left w:val="none" w:sz="0" w:space="0" w:color="auto"/>
                <w:bottom w:val="none" w:sz="0" w:space="0" w:color="auto"/>
                <w:right w:val="none" w:sz="0" w:space="0" w:color="auto"/>
              </w:divBdr>
              <w:divsChild>
                <w:div w:id="95370770">
                  <w:marLeft w:val="0"/>
                  <w:marRight w:val="0"/>
                  <w:marTop w:val="0"/>
                  <w:marBottom w:val="0"/>
                  <w:divBdr>
                    <w:top w:val="none" w:sz="0" w:space="0" w:color="auto"/>
                    <w:left w:val="none" w:sz="0" w:space="0" w:color="auto"/>
                    <w:bottom w:val="none" w:sz="0" w:space="0" w:color="auto"/>
                    <w:right w:val="none" w:sz="0" w:space="0" w:color="auto"/>
                  </w:divBdr>
                </w:div>
                <w:div w:id="366805298">
                  <w:marLeft w:val="0"/>
                  <w:marRight w:val="0"/>
                  <w:marTop w:val="0"/>
                  <w:marBottom w:val="0"/>
                  <w:divBdr>
                    <w:top w:val="none" w:sz="0" w:space="0" w:color="auto"/>
                    <w:left w:val="none" w:sz="0" w:space="0" w:color="auto"/>
                    <w:bottom w:val="none" w:sz="0" w:space="0" w:color="auto"/>
                    <w:right w:val="none" w:sz="0" w:space="0" w:color="auto"/>
                  </w:divBdr>
                </w:div>
                <w:div w:id="1100299808">
                  <w:marLeft w:val="0"/>
                  <w:marRight w:val="0"/>
                  <w:marTop w:val="0"/>
                  <w:marBottom w:val="0"/>
                  <w:divBdr>
                    <w:top w:val="none" w:sz="0" w:space="0" w:color="auto"/>
                    <w:left w:val="none" w:sz="0" w:space="0" w:color="auto"/>
                    <w:bottom w:val="none" w:sz="0" w:space="0" w:color="auto"/>
                    <w:right w:val="none" w:sz="0" w:space="0" w:color="auto"/>
                  </w:divBdr>
                </w:div>
                <w:div w:id="1636443154">
                  <w:marLeft w:val="0"/>
                  <w:marRight w:val="0"/>
                  <w:marTop w:val="0"/>
                  <w:marBottom w:val="0"/>
                  <w:divBdr>
                    <w:top w:val="none" w:sz="0" w:space="0" w:color="auto"/>
                    <w:left w:val="none" w:sz="0" w:space="0" w:color="auto"/>
                    <w:bottom w:val="none" w:sz="0" w:space="0" w:color="auto"/>
                    <w:right w:val="none" w:sz="0" w:space="0" w:color="auto"/>
                  </w:divBdr>
                </w:div>
                <w:div w:id="1813520631">
                  <w:marLeft w:val="0"/>
                  <w:marRight w:val="0"/>
                  <w:marTop w:val="0"/>
                  <w:marBottom w:val="0"/>
                  <w:divBdr>
                    <w:top w:val="none" w:sz="0" w:space="0" w:color="auto"/>
                    <w:left w:val="none" w:sz="0" w:space="0" w:color="auto"/>
                    <w:bottom w:val="none" w:sz="0" w:space="0" w:color="auto"/>
                    <w:right w:val="none" w:sz="0" w:space="0" w:color="auto"/>
                  </w:divBdr>
                </w:div>
                <w:div w:id="2033725867">
                  <w:marLeft w:val="0"/>
                  <w:marRight w:val="0"/>
                  <w:marTop w:val="0"/>
                  <w:marBottom w:val="0"/>
                  <w:divBdr>
                    <w:top w:val="none" w:sz="0" w:space="0" w:color="auto"/>
                    <w:left w:val="none" w:sz="0" w:space="0" w:color="auto"/>
                    <w:bottom w:val="none" w:sz="0" w:space="0" w:color="auto"/>
                    <w:right w:val="none" w:sz="0" w:space="0" w:color="auto"/>
                  </w:divBdr>
                </w:div>
              </w:divsChild>
            </w:div>
            <w:div w:id="1385374471">
              <w:marLeft w:val="0"/>
              <w:marRight w:val="0"/>
              <w:marTop w:val="0"/>
              <w:marBottom w:val="0"/>
              <w:divBdr>
                <w:top w:val="none" w:sz="0" w:space="0" w:color="auto"/>
                <w:left w:val="none" w:sz="0" w:space="0" w:color="auto"/>
                <w:bottom w:val="none" w:sz="0" w:space="0" w:color="auto"/>
                <w:right w:val="none" w:sz="0" w:space="0" w:color="auto"/>
              </w:divBdr>
            </w:div>
            <w:div w:id="1385836330">
              <w:marLeft w:val="0"/>
              <w:marRight w:val="0"/>
              <w:marTop w:val="0"/>
              <w:marBottom w:val="0"/>
              <w:divBdr>
                <w:top w:val="none" w:sz="0" w:space="0" w:color="auto"/>
                <w:left w:val="none" w:sz="0" w:space="0" w:color="auto"/>
                <w:bottom w:val="none" w:sz="0" w:space="0" w:color="auto"/>
                <w:right w:val="none" w:sz="0" w:space="0" w:color="auto"/>
              </w:divBdr>
            </w:div>
            <w:div w:id="1387069999">
              <w:marLeft w:val="0"/>
              <w:marRight w:val="0"/>
              <w:marTop w:val="0"/>
              <w:marBottom w:val="0"/>
              <w:divBdr>
                <w:top w:val="none" w:sz="0" w:space="0" w:color="auto"/>
                <w:left w:val="none" w:sz="0" w:space="0" w:color="auto"/>
                <w:bottom w:val="none" w:sz="0" w:space="0" w:color="auto"/>
                <w:right w:val="none" w:sz="0" w:space="0" w:color="auto"/>
              </w:divBdr>
            </w:div>
            <w:div w:id="1388457995">
              <w:marLeft w:val="0"/>
              <w:marRight w:val="0"/>
              <w:marTop w:val="0"/>
              <w:marBottom w:val="0"/>
              <w:divBdr>
                <w:top w:val="none" w:sz="0" w:space="0" w:color="auto"/>
                <w:left w:val="none" w:sz="0" w:space="0" w:color="auto"/>
                <w:bottom w:val="none" w:sz="0" w:space="0" w:color="auto"/>
                <w:right w:val="none" w:sz="0" w:space="0" w:color="auto"/>
              </w:divBdr>
            </w:div>
            <w:div w:id="1389692111">
              <w:marLeft w:val="0"/>
              <w:marRight w:val="0"/>
              <w:marTop w:val="0"/>
              <w:marBottom w:val="0"/>
              <w:divBdr>
                <w:top w:val="none" w:sz="0" w:space="0" w:color="auto"/>
                <w:left w:val="none" w:sz="0" w:space="0" w:color="auto"/>
                <w:bottom w:val="none" w:sz="0" w:space="0" w:color="auto"/>
                <w:right w:val="none" w:sz="0" w:space="0" w:color="auto"/>
              </w:divBdr>
            </w:div>
            <w:div w:id="1389768087">
              <w:marLeft w:val="0"/>
              <w:marRight w:val="0"/>
              <w:marTop w:val="0"/>
              <w:marBottom w:val="0"/>
              <w:divBdr>
                <w:top w:val="none" w:sz="0" w:space="0" w:color="auto"/>
                <w:left w:val="none" w:sz="0" w:space="0" w:color="auto"/>
                <w:bottom w:val="none" w:sz="0" w:space="0" w:color="auto"/>
                <w:right w:val="none" w:sz="0" w:space="0" w:color="auto"/>
              </w:divBdr>
            </w:div>
            <w:div w:id="1390567110">
              <w:marLeft w:val="0"/>
              <w:marRight w:val="0"/>
              <w:marTop w:val="0"/>
              <w:marBottom w:val="0"/>
              <w:divBdr>
                <w:top w:val="none" w:sz="0" w:space="0" w:color="auto"/>
                <w:left w:val="none" w:sz="0" w:space="0" w:color="auto"/>
                <w:bottom w:val="none" w:sz="0" w:space="0" w:color="auto"/>
                <w:right w:val="none" w:sz="0" w:space="0" w:color="auto"/>
              </w:divBdr>
            </w:div>
            <w:div w:id="1392997712">
              <w:marLeft w:val="0"/>
              <w:marRight w:val="0"/>
              <w:marTop w:val="0"/>
              <w:marBottom w:val="0"/>
              <w:divBdr>
                <w:top w:val="none" w:sz="0" w:space="0" w:color="auto"/>
                <w:left w:val="none" w:sz="0" w:space="0" w:color="auto"/>
                <w:bottom w:val="none" w:sz="0" w:space="0" w:color="auto"/>
                <w:right w:val="none" w:sz="0" w:space="0" w:color="auto"/>
              </w:divBdr>
            </w:div>
            <w:div w:id="1393846585">
              <w:marLeft w:val="0"/>
              <w:marRight w:val="0"/>
              <w:marTop w:val="0"/>
              <w:marBottom w:val="0"/>
              <w:divBdr>
                <w:top w:val="none" w:sz="0" w:space="0" w:color="auto"/>
                <w:left w:val="none" w:sz="0" w:space="0" w:color="auto"/>
                <w:bottom w:val="none" w:sz="0" w:space="0" w:color="auto"/>
                <w:right w:val="none" w:sz="0" w:space="0" w:color="auto"/>
              </w:divBdr>
            </w:div>
            <w:div w:id="1394544875">
              <w:marLeft w:val="0"/>
              <w:marRight w:val="0"/>
              <w:marTop w:val="0"/>
              <w:marBottom w:val="0"/>
              <w:divBdr>
                <w:top w:val="none" w:sz="0" w:space="0" w:color="auto"/>
                <w:left w:val="none" w:sz="0" w:space="0" w:color="auto"/>
                <w:bottom w:val="none" w:sz="0" w:space="0" w:color="auto"/>
                <w:right w:val="none" w:sz="0" w:space="0" w:color="auto"/>
              </w:divBdr>
            </w:div>
            <w:div w:id="1395734958">
              <w:marLeft w:val="0"/>
              <w:marRight w:val="0"/>
              <w:marTop w:val="0"/>
              <w:marBottom w:val="0"/>
              <w:divBdr>
                <w:top w:val="none" w:sz="0" w:space="0" w:color="auto"/>
                <w:left w:val="none" w:sz="0" w:space="0" w:color="auto"/>
                <w:bottom w:val="none" w:sz="0" w:space="0" w:color="auto"/>
                <w:right w:val="none" w:sz="0" w:space="0" w:color="auto"/>
              </w:divBdr>
            </w:div>
            <w:div w:id="1396582645">
              <w:marLeft w:val="0"/>
              <w:marRight w:val="0"/>
              <w:marTop w:val="0"/>
              <w:marBottom w:val="0"/>
              <w:divBdr>
                <w:top w:val="none" w:sz="0" w:space="0" w:color="auto"/>
                <w:left w:val="none" w:sz="0" w:space="0" w:color="auto"/>
                <w:bottom w:val="none" w:sz="0" w:space="0" w:color="auto"/>
                <w:right w:val="none" w:sz="0" w:space="0" w:color="auto"/>
              </w:divBdr>
            </w:div>
            <w:div w:id="1397557263">
              <w:marLeft w:val="0"/>
              <w:marRight w:val="0"/>
              <w:marTop w:val="0"/>
              <w:marBottom w:val="0"/>
              <w:divBdr>
                <w:top w:val="none" w:sz="0" w:space="0" w:color="auto"/>
                <w:left w:val="none" w:sz="0" w:space="0" w:color="auto"/>
                <w:bottom w:val="none" w:sz="0" w:space="0" w:color="auto"/>
                <w:right w:val="none" w:sz="0" w:space="0" w:color="auto"/>
              </w:divBdr>
            </w:div>
            <w:div w:id="1397819451">
              <w:marLeft w:val="0"/>
              <w:marRight w:val="0"/>
              <w:marTop w:val="0"/>
              <w:marBottom w:val="0"/>
              <w:divBdr>
                <w:top w:val="none" w:sz="0" w:space="0" w:color="auto"/>
                <w:left w:val="none" w:sz="0" w:space="0" w:color="auto"/>
                <w:bottom w:val="none" w:sz="0" w:space="0" w:color="auto"/>
                <w:right w:val="none" w:sz="0" w:space="0" w:color="auto"/>
              </w:divBdr>
            </w:div>
            <w:div w:id="1398043369">
              <w:marLeft w:val="0"/>
              <w:marRight w:val="0"/>
              <w:marTop w:val="0"/>
              <w:marBottom w:val="0"/>
              <w:divBdr>
                <w:top w:val="none" w:sz="0" w:space="0" w:color="auto"/>
                <w:left w:val="none" w:sz="0" w:space="0" w:color="auto"/>
                <w:bottom w:val="none" w:sz="0" w:space="0" w:color="auto"/>
                <w:right w:val="none" w:sz="0" w:space="0" w:color="auto"/>
              </w:divBdr>
            </w:div>
            <w:div w:id="1398937327">
              <w:marLeft w:val="0"/>
              <w:marRight w:val="0"/>
              <w:marTop w:val="0"/>
              <w:marBottom w:val="0"/>
              <w:divBdr>
                <w:top w:val="none" w:sz="0" w:space="0" w:color="auto"/>
                <w:left w:val="none" w:sz="0" w:space="0" w:color="auto"/>
                <w:bottom w:val="none" w:sz="0" w:space="0" w:color="auto"/>
                <w:right w:val="none" w:sz="0" w:space="0" w:color="auto"/>
              </w:divBdr>
            </w:div>
            <w:div w:id="1399090510">
              <w:marLeft w:val="0"/>
              <w:marRight w:val="0"/>
              <w:marTop w:val="0"/>
              <w:marBottom w:val="0"/>
              <w:divBdr>
                <w:top w:val="none" w:sz="0" w:space="0" w:color="auto"/>
                <w:left w:val="none" w:sz="0" w:space="0" w:color="auto"/>
                <w:bottom w:val="none" w:sz="0" w:space="0" w:color="auto"/>
                <w:right w:val="none" w:sz="0" w:space="0" w:color="auto"/>
              </w:divBdr>
            </w:div>
            <w:div w:id="1402215732">
              <w:marLeft w:val="0"/>
              <w:marRight w:val="0"/>
              <w:marTop w:val="0"/>
              <w:marBottom w:val="0"/>
              <w:divBdr>
                <w:top w:val="none" w:sz="0" w:space="0" w:color="auto"/>
                <w:left w:val="none" w:sz="0" w:space="0" w:color="auto"/>
                <w:bottom w:val="none" w:sz="0" w:space="0" w:color="auto"/>
                <w:right w:val="none" w:sz="0" w:space="0" w:color="auto"/>
              </w:divBdr>
            </w:div>
            <w:div w:id="1402750025">
              <w:marLeft w:val="0"/>
              <w:marRight w:val="0"/>
              <w:marTop w:val="0"/>
              <w:marBottom w:val="0"/>
              <w:divBdr>
                <w:top w:val="none" w:sz="0" w:space="0" w:color="auto"/>
                <w:left w:val="none" w:sz="0" w:space="0" w:color="auto"/>
                <w:bottom w:val="none" w:sz="0" w:space="0" w:color="auto"/>
                <w:right w:val="none" w:sz="0" w:space="0" w:color="auto"/>
              </w:divBdr>
            </w:div>
            <w:div w:id="1403333135">
              <w:marLeft w:val="0"/>
              <w:marRight w:val="0"/>
              <w:marTop w:val="0"/>
              <w:marBottom w:val="0"/>
              <w:divBdr>
                <w:top w:val="none" w:sz="0" w:space="0" w:color="auto"/>
                <w:left w:val="none" w:sz="0" w:space="0" w:color="auto"/>
                <w:bottom w:val="none" w:sz="0" w:space="0" w:color="auto"/>
                <w:right w:val="none" w:sz="0" w:space="0" w:color="auto"/>
              </w:divBdr>
            </w:div>
            <w:div w:id="1404986179">
              <w:marLeft w:val="0"/>
              <w:marRight w:val="0"/>
              <w:marTop w:val="0"/>
              <w:marBottom w:val="0"/>
              <w:divBdr>
                <w:top w:val="none" w:sz="0" w:space="0" w:color="auto"/>
                <w:left w:val="none" w:sz="0" w:space="0" w:color="auto"/>
                <w:bottom w:val="none" w:sz="0" w:space="0" w:color="auto"/>
                <w:right w:val="none" w:sz="0" w:space="0" w:color="auto"/>
              </w:divBdr>
            </w:div>
            <w:div w:id="1406413416">
              <w:marLeft w:val="0"/>
              <w:marRight w:val="0"/>
              <w:marTop w:val="0"/>
              <w:marBottom w:val="0"/>
              <w:divBdr>
                <w:top w:val="none" w:sz="0" w:space="0" w:color="auto"/>
                <w:left w:val="none" w:sz="0" w:space="0" w:color="auto"/>
                <w:bottom w:val="none" w:sz="0" w:space="0" w:color="auto"/>
                <w:right w:val="none" w:sz="0" w:space="0" w:color="auto"/>
              </w:divBdr>
            </w:div>
            <w:div w:id="1408183387">
              <w:marLeft w:val="0"/>
              <w:marRight w:val="0"/>
              <w:marTop w:val="0"/>
              <w:marBottom w:val="0"/>
              <w:divBdr>
                <w:top w:val="none" w:sz="0" w:space="0" w:color="auto"/>
                <w:left w:val="none" w:sz="0" w:space="0" w:color="auto"/>
                <w:bottom w:val="none" w:sz="0" w:space="0" w:color="auto"/>
                <w:right w:val="none" w:sz="0" w:space="0" w:color="auto"/>
              </w:divBdr>
            </w:div>
            <w:div w:id="1409114478">
              <w:marLeft w:val="0"/>
              <w:marRight w:val="0"/>
              <w:marTop w:val="0"/>
              <w:marBottom w:val="0"/>
              <w:divBdr>
                <w:top w:val="none" w:sz="0" w:space="0" w:color="auto"/>
                <w:left w:val="none" w:sz="0" w:space="0" w:color="auto"/>
                <w:bottom w:val="none" w:sz="0" w:space="0" w:color="auto"/>
                <w:right w:val="none" w:sz="0" w:space="0" w:color="auto"/>
              </w:divBdr>
            </w:div>
            <w:div w:id="1413089319">
              <w:marLeft w:val="0"/>
              <w:marRight w:val="0"/>
              <w:marTop w:val="0"/>
              <w:marBottom w:val="0"/>
              <w:divBdr>
                <w:top w:val="none" w:sz="0" w:space="0" w:color="auto"/>
                <w:left w:val="none" w:sz="0" w:space="0" w:color="auto"/>
                <w:bottom w:val="none" w:sz="0" w:space="0" w:color="auto"/>
                <w:right w:val="none" w:sz="0" w:space="0" w:color="auto"/>
              </w:divBdr>
            </w:div>
            <w:div w:id="1414005650">
              <w:marLeft w:val="0"/>
              <w:marRight w:val="0"/>
              <w:marTop w:val="0"/>
              <w:marBottom w:val="0"/>
              <w:divBdr>
                <w:top w:val="none" w:sz="0" w:space="0" w:color="auto"/>
                <w:left w:val="none" w:sz="0" w:space="0" w:color="auto"/>
                <w:bottom w:val="none" w:sz="0" w:space="0" w:color="auto"/>
                <w:right w:val="none" w:sz="0" w:space="0" w:color="auto"/>
              </w:divBdr>
            </w:div>
            <w:div w:id="1414744154">
              <w:marLeft w:val="0"/>
              <w:marRight w:val="0"/>
              <w:marTop w:val="0"/>
              <w:marBottom w:val="0"/>
              <w:divBdr>
                <w:top w:val="none" w:sz="0" w:space="0" w:color="auto"/>
                <w:left w:val="none" w:sz="0" w:space="0" w:color="auto"/>
                <w:bottom w:val="none" w:sz="0" w:space="0" w:color="auto"/>
                <w:right w:val="none" w:sz="0" w:space="0" w:color="auto"/>
              </w:divBdr>
            </w:div>
            <w:div w:id="1414859801">
              <w:marLeft w:val="0"/>
              <w:marRight w:val="0"/>
              <w:marTop w:val="0"/>
              <w:marBottom w:val="0"/>
              <w:divBdr>
                <w:top w:val="none" w:sz="0" w:space="0" w:color="auto"/>
                <w:left w:val="none" w:sz="0" w:space="0" w:color="auto"/>
                <w:bottom w:val="none" w:sz="0" w:space="0" w:color="auto"/>
                <w:right w:val="none" w:sz="0" w:space="0" w:color="auto"/>
              </w:divBdr>
            </w:div>
            <w:div w:id="1415394634">
              <w:marLeft w:val="0"/>
              <w:marRight w:val="0"/>
              <w:marTop w:val="0"/>
              <w:marBottom w:val="0"/>
              <w:divBdr>
                <w:top w:val="none" w:sz="0" w:space="0" w:color="auto"/>
                <w:left w:val="none" w:sz="0" w:space="0" w:color="auto"/>
                <w:bottom w:val="none" w:sz="0" w:space="0" w:color="auto"/>
                <w:right w:val="none" w:sz="0" w:space="0" w:color="auto"/>
              </w:divBdr>
            </w:div>
            <w:div w:id="1416703264">
              <w:marLeft w:val="0"/>
              <w:marRight w:val="0"/>
              <w:marTop w:val="0"/>
              <w:marBottom w:val="0"/>
              <w:divBdr>
                <w:top w:val="none" w:sz="0" w:space="0" w:color="auto"/>
                <w:left w:val="none" w:sz="0" w:space="0" w:color="auto"/>
                <w:bottom w:val="none" w:sz="0" w:space="0" w:color="auto"/>
                <w:right w:val="none" w:sz="0" w:space="0" w:color="auto"/>
              </w:divBdr>
            </w:div>
            <w:div w:id="1420981436">
              <w:marLeft w:val="0"/>
              <w:marRight w:val="0"/>
              <w:marTop w:val="0"/>
              <w:marBottom w:val="0"/>
              <w:divBdr>
                <w:top w:val="none" w:sz="0" w:space="0" w:color="auto"/>
                <w:left w:val="none" w:sz="0" w:space="0" w:color="auto"/>
                <w:bottom w:val="none" w:sz="0" w:space="0" w:color="auto"/>
                <w:right w:val="none" w:sz="0" w:space="0" w:color="auto"/>
              </w:divBdr>
            </w:div>
            <w:div w:id="1422020814">
              <w:marLeft w:val="0"/>
              <w:marRight w:val="0"/>
              <w:marTop w:val="0"/>
              <w:marBottom w:val="0"/>
              <w:divBdr>
                <w:top w:val="none" w:sz="0" w:space="0" w:color="auto"/>
                <w:left w:val="none" w:sz="0" w:space="0" w:color="auto"/>
                <w:bottom w:val="none" w:sz="0" w:space="0" w:color="auto"/>
                <w:right w:val="none" w:sz="0" w:space="0" w:color="auto"/>
              </w:divBdr>
            </w:div>
            <w:div w:id="1422411246">
              <w:marLeft w:val="0"/>
              <w:marRight w:val="0"/>
              <w:marTop w:val="0"/>
              <w:marBottom w:val="0"/>
              <w:divBdr>
                <w:top w:val="none" w:sz="0" w:space="0" w:color="auto"/>
                <w:left w:val="none" w:sz="0" w:space="0" w:color="auto"/>
                <w:bottom w:val="none" w:sz="0" w:space="0" w:color="auto"/>
                <w:right w:val="none" w:sz="0" w:space="0" w:color="auto"/>
              </w:divBdr>
            </w:div>
            <w:div w:id="1423259986">
              <w:marLeft w:val="0"/>
              <w:marRight w:val="0"/>
              <w:marTop w:val="0"/>
              <w:marBottom w:val="0"/>
              <w:divBdr>
                <w:top w:val="none" w:sz="0" w:space="0" w:color="auto"/>
                <w:left w:val="none" w:sz="0" w:space="0" w:color="auto"/>
                <w:bottom w:val="none" w:sz="0" w:space="0" w:color="auto"/>
                <w:right w:val="none" w:sz="0" w:space="0" w:color="auto"/>
              </w:divBdr>
            </w:div>
            <w:div w:id="1426461611">
              <w:marLeft w:val="0"/>
              <w:marRight w:val="0"/>
              <w:marTop w:val="0"/>
              <w:marBottom w:val="0"/>
              <w:divBdr>
                <w:top w:val="none" w:sz="0" w:space="0" w:color="auto"/>
                <w:left w:val="none" w:sz="0" w:space="0" w:color="auto"/>
                <w:bottom w:val="none" w:sz="0" w:space="0" w:color="auto"/>
                <w:right w:val="none" w:sz="0" w:space="0" w:color="auto"/>
              </w:divBdr>
            </w:div>
            <w:div w:id="1426728220">
              <w:marLeft w:val="0"/>
              <w:marRight w:val="0"/>
              <w:marTop w:val="0"/>
              <w:marBottom w:val="0"/>
              <w:divBdr>
                <w:top w:val="none" w:sz="0" w:space="0" w:color="auto"/>
                <w:left w:val="none" w:sz="0" w:space="0" w:color="auto"/>
                <w:bottom w:val="none" w:sz="0" w:space="0" w:color="auto"/>
                <w:right w:val="none" w:sz="0" w:space="0" w:color="auto"/>
              </w:divBdr>
            </w:div>
            <w:div w:id="1427143638">
              <w:marLeft w:val="0"/>
              <w:marRight w:val="0"/>
              <w:marTop w:val="0"/>
              <w:marBottom w:val="0"/>
              <w:divBdr>
                <w:top w:val="none" w:sz="0" w:space="0" w:color="auto"/>
                <w:left w:val="none" w:sz="0" w:space="0" w:color="auto"/>
                <w:bottom w:val="none" w:sz="0" w:space="0" w:color="auto"/>
                <w:right w:val="none" w:sz="0" w:space="0" w:color="auto"/>
              </w:divBdr>
            </w:div>
            <w:div w:id="1428577538">
              <w:marLeft w:val="0"/>
              <w:marRight w:val="0"/>
              <w:marTop w:val="0"/>
              <w:marBottom w:val="0"/>
              <w:divBdr>
                <w:top w:val="none" w:sz="0" w:space="0" w:color="auto"/>
                <w:left w:val="none" w:sz="0" w:space="0" w:color="auto"/>
                <w:bottom w:val="none" w:sz="0" w:space="0" w:color="auto"/>
                <w:right w:val="none" w:sz="0" w:space="0" w:color="auto"/>
              </w:divBdr>
            </w:div>
            <w:div w:id="1428622842">
              <w:marLeft w:val="0"/>
              <w:marRight w:val="0"/>
              <w:marTop w:val="0"/>
              <w:marBottom w:val="0"/>
              <w:divBdr>
                <w:top w:val="none" w:sz="0" w:space="0" w:color="auto"/>
                <w:left w:val="none" w:sz="0" w:space="0" w:color="auto"/>
                <w:bottom w:val="none" w:sz="0" w:space="0" w:color="auto"/>
                <w:right w:val="none" w:sz="0" w:space="0" w:color="auto"/>
              </w:divBdr>
            </w:div>
            <w:div w:id="1429695557">
              <w:marLeft w:val="0"/>
              <w:marRight w:val="0"/>
              <w:marTop w:val="0"/>
              <w:marBottom w:val="0"/>
              <w:divBdr>
                <w:top w:val="none" w:sz="0" w:space="0" w:color="auto"/>
                <w:left w:val="none" w:sz="0" w:space="0" w:color="auto"/>
                <w:bottom w:val="none" w:sz="0" w:space="0" w:color="auto"/>
                <w:right w:val="none" w:sz="0" w:space="0" w:color="auto"/>
              </w:divBdr>
            </w:div>
            <w:div w:id="1429739272">
              <w:marLeft w:val="0"/>
              <w:marRight w:val="0"/>
              <w:marTop w:val="0"/>
              <w:marBottom w:val="0"/>
              <w:divBdr>
                <w:top w:val="none" w:sz="0" w:space="0" w:color="auto"/>
                <w:left w:val="none" w:sz="0" w:space="0" w:color="auto"/>
                <w:bottom w:val="none" w:sz="0" w:space="0" w:color="auto"/>
                <w:right w:val="none" w:sz="0" w:space="0" w:color="auto"/>
              </w:divBdr>
            </w:div>
            <w:div w:id="1430735925">
              <w:marLeft w:val="0"/>
              <w:marRight w:val="0"/>
              <w:marTop w:val="0"/>
              <w:marBottom w:val="0"/>
              <w:divBdr>
                <w:top w:val="none" w:sz="0" w:space="0" w:color="auto"/>
                <w:left w:val="none" w:sz="0" w:space="0" w:color="auto"/>
                <w:bottom w:val="none" w:sz="0" w:space="0" w:color="auto"/>
                <w:right w:val="none" w:sz="0" w:space="0" w:color="auto"/>
              </w:divBdr>
            </w:div>
            <w:div w:id="1432386805">
              <w:marLeft w:val="0"/>
              <w:marRight w:val="0"/>
              <w:marTop w:val="0"/>
              <w:marBottom w:val="0"/>
              <w:divBdr>
                <w:top w:val="none" w:sz="0" w:space="0" w:color="auto"/>
                <w:left w:val="none" w:sz="0" w:space="0" w:color="auto"/>
                <w:bottom w:val="none" w:sz="0" w:space="0" w:color="auto"/>
                <w:right w:val="none" w:sz="0" w:space="0" w:color="auto"/>
              </w:divBdr>
            </w:div>
            <w:div w:id="1434786621">
              <w:marLeft w:val="0"/>
              <w:marRight w:val="0"/>
              <w:marTop w:val="0"/>
              <w:marBottom w:val="0"/>
              <w:divBdr>
                <w:top w:val="none" w:sz="0" w:space="0" w:color="auto"/>
                <w:left w:val="none" w:sz="0" w:space="0" w:color="auto"/>
                <w:bottom w:val="none" w:sz="0" w:space="0" w:color="auto"/>
                <w:right w:val="none" w:sz="0" w:space="0" w:color="auto"/>
              </w:divBdr>
            </w:div>
            <w:div w:id="1435710520">
              <w:marLeft w:val="0"/>
              <w:marRight w:val="0"/>
              <w:marTop w:val="0"/>
              <w:marBottom w:val="0"/>
              <w:divBdr>
                <w:top w:val="none" w:sz="0" w:space="0" w:color="auto"/>
                <w:left w:val="none" w:sz="0" w:space="0" w:color="auto"/>
                <w:bottom w:val="none" w:sz="0" w:space="0" w:color="auto"/>
                <w:right w:val="none" w:sz="0" w:space="0" w:color="auto"/>
              </w:divBdr>
            </w:div>
            <w:div w:id="1436361260">
              <w:marLeft w:val="0"/>
              <w:marRight w:val="0"/>
              <w:marTop w:val="0"/>
              <w:marBottom w:val="0"/>
              <w:divBdr>
                <w:top w:val="none" w:sz="0" w:space="0" w:color="auto"/>
                <w:left w:val="none" w:sz="0" w:space="0" w:color="auto"/>
                <w:bottom w:val="none" w:sz="0" w:space="0" w:color="auto"/>
                <w:right w:val="none" w:sz="0" w:space="0" w:color="auto"/>
              </w:divBdr>
            </w:div>
            <w:div w:id="1436439593">
              <w:marLeft w:val="0"/>
              <w:marRight w:val="0"/>
              <w:marTop w:val="0"/>
              <w:marBottom w:val="0"/>
              <w:divBdr>
                <w:top w:val="none" w:sz="0" w:space="0" w:color="auto"/>
                <w:left w:val="none" w:sz="0" w:space="0" w:color="auto"/>
                <w:bottom w:val="none" w:sz="0" w:space="0" w:color="auto"/>
                <w:right w:val="none" w:sz="0" w:space="0" w:color="auto"/>
              </w:divBdr>
            </w:div>
            <w:div w:id="1436710688">
              <w:marLeft w:val="0"/>
              <w:marRight w:val="0"/>
              <w:marTop w:val="0"/>
              <w:marBottom w:val="0"/>
              <w:divBdr>
                <w:top w:val="none" w:sz="0" w:space="0" w:color="auto"/>
                <w:left w:val="none" w:sz="0" w:space="0" w:color="auto"/>
                <w:bottom w:val="none" w:sz="0" w:space="0" w:color="auto"/>
                <w:right w:val="none" w:sz="0" w:space="0" w:color="auto"/>
              </w:divBdr>
            </w:div>
            <w:div w:id="1436747992">
              <w:marLeft w:val="0"/>
              <w:marRight w:val="0"/>
              <w:marTop w:val="0"/>
              <w:marBottom w:val="0"/>
              <w:divBdr>
                <w:top w:val="none" w:sz="0" w:space="0" w:color="auto"/>
                <w:left w:val="none" w:sz="0" w:space="0" w:color="auto"/>
                <w:bottom w:val="none" w:sz="0" w:space="0" w:color="auto"/>
                <w:right w:val="none" w:sz="0" w:space="0" w:color="auto"/>
              </w:divBdr>
            </w:div>
            <w:div w:id="1437212314">
              <w:marLeft w:val="0"/>
              <w:marRight w:val="0"/>
              <w:marTop w:val="0"/>
              <w:marBottom w:val="0"/>
              <w:divBdr>
                <w:top w:val="none" w:sz="0" w:space="0" w:color="auto"/>
                <w:left w:val="none" w:sz="0" w:space="0" w:color="auto"/>
                <w:bottom w:val="none" w:sz="0" w:space="0" w:color="auto"/>
                <w:right w:val="none" w:sz="0" w:space="0" w:color="auto"/>
              </w:divBdr>
            </w:div>
            <w:div w:id="1438601108">
              <w:marLeft w:val="0"/>
              <w:marRight w:val="0"/>
              <w:marTop w:val="0"/>
              <w:marBottom w:val="0"/>
              <w:divBdr>
                <w:top w:val="none" w:sz="0" w:space="0" w:color="auto"/>
                <w:left w:val="none" w:sz="0" w:space="0" w:color="auto"/>
                <w:bottom w:val="none" w:sz="0" w:space="0" w:color="auto"/>
                <w:right w:val="none" w:sz="0" w:space="0" w:color="auto"/>
              </w:divBdr>
            </w:div>
            <w:div w:id="1438988096">
              <w:marLeft w:val="0"/>
              <w:marRight w:val="0"/>
              <w:marTop w:val="0"/>
              <w:marBottom w:val="0"/>
              <w:divBdr>
                <w:top w:val="none" w:sz="0" w:space="0" w:color="auto"/>
                <w:left w:val="none" w:sz="0" w:space="0" w:color="auto"/>
                <w:bottom w:val="none" w:sz="0" w:space="0" w:color="auto"/>
                <w:right w:val="none" w:sz="0" w:space="0" w:color="auto"/>
              </w:divBdr>
            </w:div>
            <w:div w:id="1439832486">
              <w:marLeft w:val="0"/>
              <w:marRight w:val="0"/>
              <w:marTop w:val="0"/>
              <w:marBottom w:val="0"/>
              <w:divBdr>
                <w:top w:val="none" w:sz="0" w:space="0" w:color="auto"/>
                <w:left w:val="none" w:sz="0" w:space="0" w:color="auto"/>
                <w:bottom w:val="none" w:sz="0" w:space="0" w:color="auto"/>
                <w:right w:val="none" w:sz="0" w:space="0" w:color="auto"/>
              </w:divBdr>
            </w:div>
            <w:div w:id="1440023409">
              <w:marLeft w:val="0"/>
              <w:marRight w:val="0"/>
              <w:marTop w:val="0"/>
              <w:marBottom w:val="0"/>
              <w:divBdr>
                <w:top w:val="none" w:sz="0" w:space="0" w:color="auto"/>
                <w:left w:val="none" w:sz="0" w:space="0" w:color="auto"/>
                <w:bottom w:val="none" w:sz="0" w:space="0" w:color="auto"/>
                <w:right w:val="none" w:sz="0" w:space="0" w:color="auto"/>
              </w:divBdr>
            </w:div>
            <w:div w:id="1440643520">
              <w:marLeft w:val="0"/>
              <w:marRight w:val="0"/>
              <w:marTop w:val="0"/>
              <w:marBottom w:val="0"/>
              <w:divBdr>
                <w:top w:val="none" w:sz="0" w:space="0" w:color="auto"/>
                <w:left w:val="none" w:sz="0" w:space="0" w:color="auto"/>
                <w:bottom w:val="none" w:sz="0" w:space="0" w:color="auto"/>
                <w:right w:val="none" w:sz="0" w:space="0" w:color="auto"/>
              </w:divBdr>
            </w:div>
            <w:div w:id="1441990600">
              <w:marLeft w:val="0"/>
              <w:marRight w:val="0"/>
              <w:marTop w:val="0"/>
              <w:marBottom w:val="0"/>
              <w:divBdr>
                <w:top w:val="none" w:sz="0" w:space="0" w:color="auto"/>
                <w:left w:val="none" w:sz="0" w:space="0" w:color="auto"/>
                <w:bottom w:val="none" w:sz="0" w:space="0" w:color="auto"/>
                <w:right w:val="none" w:sz="0" w:space="0" w:color="auto"/>
              </w:divBdr>
            </w:div>
            <w:div w:id="1443112620">
              <w:marLeft w:val="0"/>
              <w:marRight w:val="0"/>
              <w:marTop w:val="0"/>
              <w:marBottom w:val="0"/>
              <w:divBdr>
                <w:top w:val="none" w:sz="0" w:space="0" w:color="auto"/>
                <w:left w:val="none" w:sz="0" w:space="0" w:color="auto"/>
                <w:bottom w:val="none" w:sz="0" w:space="0" w:color="auto"/>
                <w:right w:val="none" w:sz="0" w:space="0" w:color="auto"/>
              </w:divBdr>
            </w:div>
            <w:div w:id="1445348181">
              <w:marLeft w:val="0"/>
              <w:marRight w:val="0"/>
              <w:marTop w:val="0"/>
              <w:marBottom w:val="0"/>
              <w:divBdr>
                <w:top w:val="none" w:sz="0" w:space="0" w:color="auto"/>
                <w:left w:val="none" w:sz="0" w:space="0" w:color="auto"/>
                <w:bottom w:val="none" w:sz="0" w:space="0" w:color="auto"/>
                <w:right w:val="none" w:sz="0" w:space="0" w:color="auto"/>
              </w:divBdr>
            </w:div>
            <w:div w:id="1445417037">
              <w:marLeft w:val="0"/>
              <w:marRight w:val="0"/>
              <w:marTop w:val="0"/>
              <w:marBottom w:val="0"/>
              <w:divBdr>
                <w:top w:val="none" w:sz="0" w:space="0" w:color="auto"/>
                <w:left w:val="none" w:sz="0" w:space="0" w:color="auto"/>
                <w:bottom w:val="none" w:sz="0" w:space="0" w:color="auto"/>
                <w:right w:val="none" w:sz="0" w:space="0" w:color="auto"/>
              </w:divBdr>
            </w:div>
            <w:div w:id="1445419114">
              <w:marLeft w:val="0"/>
              <w:marRight w:val="0"/>
              <w:marTop w:val="0"/>
              <w:marBottom w:val="0"/>
              <w:divBdr>
                <w:top w:val="none" w:sz="0" w:space="0" w:color="auto"/>
                <w:left w:val="none" w:sz="0" w:space="0" w:color="auto"/>
                <w:bottom w:val="none" w:sz="0" w:space="0" w:color="auto"/>
                <w:right w:val="none" w:sz="0" w:space="0" w:color="auto"/>
              </w:divBdr>
            </w:div>
            <w:div w:id="1447656728">
              <w:marLeft w:val="0"/>
              <w:marRight w:val="0"/>
              <w:marTop w:val="0"/>
              <w:marBottom w:val="0"/>
              <w:divBdr>
                <w:top w:val="none" w:sz="0" w:space="0" w:color="auto"/>
                <w:left w:val="none" w:sz="0" w:space="0" w:color="auto"/>
                <w:bottom w:val="none" w:sz="0" w:space="0" w:color="auto"/>
                <w:right w:val="none" w:sz="0" w:space="0" w:color="auto"/>
              </w:divBdr>
            </w:div>
            <w:div w:id="1447694935">
              <w:marLeft w:val="0"/>
              <w:marRight w:val="0"/>
              <w:marTop w:val="0"/>
              <w:marBottom w:val="0"/>
              <w:divBdr>
                <w:top w:val="none" w:sz="0" w:space="0" w:color="auto"/>
                <w:left w:val="none" w:sz="0" w:space="0" w:color="auto"/>
                <w:bottom w:val="none" w:sz="0" w:space="0" w:color="auto"/>
                <w:right w:val="none" w:sz="0" w:space="0" w:color="auto"/>
              </w:divBdr>
            </w:div>
            <w:div w:id="1448619639">
              <w:marLeft w:val="0"/>
              <w:marRight w:val="0"/>
              <w:marTop w:val="0"/>
              <w:marBottom w:val="0"/>
              <w:divBdr>
                <w:top w:val="none" w:sz="0" w:space="0" w:color="auto"/>
                <w:left w:val="none" w:sz="0" w:space="0" w:color="auto"/>
                <w:bottom w:val="none" w:sz="0" w:space="0" w:color="auto"/>
                <w:right w:val="none" w:sz="0" w:space="0" w:color="auto"/>
              </w:divBdr>
            </w:div>
            <w:div w:id="1448695553">
              <w:marLeft w:val="0"/>
              <w:marRight w:val="0"/>
              <w:marTop w:val="0"/>
              <w:marBottom w:val="0"/>
              <w:divBdr>
                <w:top w:val="none" w:sz="0" w:space="0" w:color="auto"/>
                <w:left w:val="none" w:sz="0" w:space="0" w:color="auto"/>
                <w:bottom w:val="none" w:sz="0" w:space="0" w:color="auto"/>
                <w:right w:val="none" w:sz="0" w:space="0" w:color="auto"/>
              </w:divBdr>
            </w:div>
            <w:div w:id="1449011840">
              <w:marLeft w:val="0"/>
              <w:marRight w:val="0"/>
              <w:marTop w:val="0"/>
              <w:marBottom w:val="0"/>
              <w:divBdr>
                <w:top w:val="none" w:sz="0" w:space="0" w:color="auto"/>
                <w:left w:val="none" w:sz="0" w:space="0" w:color="auto"/>
                <w:bottom w:val="none" w:sz="0" w:space="0" w:color="auto"/>
                <w:right w:val="none" w:sz="0" w:space="0" w:color="auto"/>
              </w:divBdr>
            </w:div>
            <w:div w:id="1449474165">
              <w:marLeft w:val="0"/>
              <w:marRight w:val="0"/>
              <w:marTop w:val="0"/>
              <w:marBottom w:val="0"/>
              <w:divBdr>
                <w:top w:val="none" w:sz="0" w:space="0" w:color="auto"/>
                <w:left w:val="none" w:sz="0" w:space="0" w:color="auto"/>
                <w:bottom w:val="none" w:sz="0" w:space="0" w:color="auto"/>
                <w:right w:val="none" w:sz="0" w:space="0" w:color="auto"/>
              </w:divBdr>
            </w:div>
            <w:div w:id="1450928896">
              <w:marLeft w:val="0"/>
              <w:marRight w:val="0"/>
              <w:marTop w:val="0"/>
              <w:marBottom w:val="0"/>
              <w:divBdr>
                <w:top w:val="none" w:sz="0" w:space="0" w:color="auto"/>
                <w:left w:val="none" w:sz="0" w:space="0" w:color="auto"/>
                <w:bottom w:val="none" w:sz="0" w:space="0" w:color="auto"/>
                <w:right w:val="none" w:sz="0" w:space="0" w:color="auto"/>
              </w:divBdr>
            </w:div>
            <w:div w:id="1452824137">
              <w:marLeft w:val="0"/>
              <w:marRight w:val="0"/>
              <w:marTop w:val="0"/>
              <w:marBottom w:val="0"/>
              <w:divBdr>
                <w:top w:val="none" w:sz="0" w:space="0" w:color="auto"/>
                <w:left w:val="none" w:sz="0" w:space="0" w:color="auto"/>
                <w:bottom w:val="none" w:sz="0" w:space="0" w:color="auto"/>
                <w:right w:val="none" w:sz="0" w:space="0" w:color="auto"/>
              </w:divBdr>
            </w:div>
            <w:div w:id="1453358266">
              <w:marLeft w:val="0"/>
              <w:marRight w:val="0"/>
              <w:marTop w:val="0"/>
              <w:marBottom w:val="0"/>
              <w:divBdr>
                <w:top w:val="none" w:sz="0" w:space="0" w:color="auto"/>
                <w:left w:val="none" w:sz="0" w:space="0" w:color="auto"/>
                <w:bottom w:val="none" w:sz="0" w:space="0" w:color="auto"/>
                <w:right w:val="none" w:sz="0" w:space="0" w:color="auto"/>
              </w:divBdr>
            </w:div>
            <w:div w:id="1453867101">
              <w:marLeft w:val="0"/>
              <w:marRight w:val="0"/>
              <w:marTop w:val="0"/>
              <w:marBottom w:val="0"/>
              <w:divBdr>
                <w:top w:val="none" w:sz="0" w:space="0" w:color="auto"/>
                <w:left w:val="none" w:sz="0" w:space="0" w:color="auto"/>
                <w:bottom w:val="none" w:sz="0" w:space="0" w:color="auto"/>
                <w:right w:val="none" w:sz="0" w:space="0" w:color="auto"/>
              </w:divBdr>
            </w:div>
            <w:div w:id="1455706945">
              <w:marLeft w:val="0"/>
              <w:marRight w:val="0"/>
              <w:marTop w:val="0"/>
              <w:marBottom w:val="0"/>
              <w:divBdr>
                <w:top w:val="none" w:sz="0" w:space="0" w:color="auto"/>
                <w:left w:val="none" w:sz="0" w:space="0" w:color="auto"/>
                <w:bottom w:val="none" w:sz="0" w:space="0" w:color="auto"/>
                <w:right w:val="none" w:sz="0" w:space="0" w:color="auto"/>
              </w:divBdr>
            </w:div>
            <w:div w:id="1455909233">
              <w:marLeft w:val="0"/>
              <w:marRight w:val="0"/>
              <w:marTop w:val="0"/>
              <w:marBottom w:val="0"/>
              <w:divBdr>
                <w:top w:val="none" w:sz="0" w:space="0" w:color="auto"/>
                <w:left w:val="none" w:sz="0" w:space="0" w:color="auto"/>
                <w:bottom w:val="none" w:sz="0" w:space="0" w:color="auto"/>
                <w:right w:val="none" w:sz="0" w:space="0" w:color="auto"/>
              </w:divBdr>
            </w:div>
            <w:div w:id="1456635074">
              <w:marLeft w:val="0"/>
              <w:marRight w:val="0"/>
              <w:marTop w:val="0"/>
              <w:marBottom w:val="0"/>
              <w:divBdr>
                <w:top w:val="none" w:sz="0" w:space="0" w:color="auto"/>
                <w:left w:val="none" w:sz="0" w:space="0" w:color="auto"/>
                <w:bottom w:val="none" w:sz="0" w:space="0" w:color="auto"/>
                <w:right w:val="none" w:sz="0" w:space="0" w:color="auto"/>
              </w:divBdr>
            </w:div>
            <w:div w:id="1459177365">
              <w:marLeft w:val="0"/>
              <w:marRight w:val="0"/>
              <w:marTop w:val="0"/>
              <w:marBottom w:val="0"/>
              <w:divBdr>
                <w:top w:val="none" w:sz="0" w:space="0" w:color="auto"/>
                <w:left w:val="none" w:sz="0" w:space="0" w:color="auto"/>
                <w:bottom w:val="none" w:sz="0" w:space="0" w:color="auto"/>
                <w:right w:val="none" w:sz="0" w:space="0" w:color="auto"/>
              </w:divBdr>
            </w:div>
            <w:div w:id="1459228550">
              <w:marLeft w:val="0"/>
              <w:marRight w:val="0"/>
              <w:marTop w:val="0"/>
              <w:marBottom w:val="0"/>
              <w:divBdr>
                <w:top w:val="none" w:sz="0" w:space="0" w:color="auto"/>
                <w:left w:val="none" w:sz="0" w:space="0" w:color="auto"/>
                <w:bottom w:val="none" w:sz="0" w:space="0" w:color="auto"/>
                <w:right w:val="none" w:sz="0" w:space="0" w:color="auto"/>
              </w:divBdr>
            </w:div>
            <w:div w:id="1460338694">
              <w:marLeft w:val="0"/>
              <w:marRight w:val="0"/>
              <w:marTop w:val="0"/>
              <w:marBottom w:val="0"/>
              <w:divBdr>
                <w:top w:val="none" w:sz="0" w:space="0" w:color="auto"/>
                <w:left w:val="none" w:sz="0" w:space="0" w:color="auto"/>
                <w:bottom w:val="none" w:sz="0" w:space="0" w:color="auto"/>
                <w:right w:val="none" w:sz="0" w:space="0" w:color="auto"/>
              </w:divBdr>
            </w:div>
            <w:div w:id="1460879428">
              <w:marLeft w:val="0"/>
              <w:marRight w:val="0"/>
              <w:marTop w:val="0"/>
              <w:marBottom w:val="0"/>
              <w:divBdr>
                <w:top w:val="none" w:sz="0" w:space="0" w:color="auto"/>
                <w:left w:val="none" w:sz="0" w:space="0" w:color="auto"/>
                <w:bottom w:val="none" w:sz="0" w:space="0" w:color="auto"/>
                <w:right w:val="none" w:sz="0" w:space="0" w:color="auto"/>
              </w:divBdr>
            </w:div>
            <w:div w:id="1462648577">
              <w:marLeft w:val="0"/>
              <w:marRight w:val="0"/>
              <w:marTop w:val="0"/>
              <w:marBottom w:val="0"/>
              <w:divBdr>
                <w:top w:val="none" w:sz="0" w:space="0" w:color="auto"/>
                <w:left w:val="none" w:sz="0" w:space="0" w:color="auto"/>
                <w:bottom w:val="none" w:sz="0" w:space="0" w:color="auto"/>
                <w:right w:val="none" w:sz="0" w:space="0" w:color="auto"/>
              </w:divBdr>
            </w:div>
            <w:div w:id="1463618394">
              <w:marLeft w:val="0"/>
              <w:marRight w:val="0"/>
              <w:marTop w:val="0"/>
              <w:marBottom w:val="0"/>
              <w:divBdr>
                <w:top w:val="none" w:sz="0" w:space="0" w:color="auto"/>
                <w:left w:val="none" w:sz="0" w:space="0" w:color="auto"/>
                <w:bottom w:val="none" w:sz="0" w:space="0" w:color="auto"/>
                <w:right w:val="none" w:sz="0" w:space="0" w:color="auto"/>
              </w:divBdr>
            </w:div>
            <w:div w:id="1464545439">
              <w:marLeft w:val="0"/>
              <w:marRight w:val="0"/>
              <w:marTop w:val="0"/>
              <w:marBottom w:val="0"/>
              <w:divBdr>
                <w:top w:val="none" w:sz="0" w:space="0" w:color="auto"/>
                <w:left w:val="none" w:sz="0" w:space="0" w:color="auto"/>
                <w:bottom w:val="none" w:sz="0" w:space="0" w:color="auto"/>
                <w:right w:val="none" w:sz="0" w:space="0" w:color="auto"/>
              </w:divBdr>
            </w:div>
            <w:div w:id="1464730213">
              <w:marLeft w:val="0"/>
              <w:marRight w:val="0"/>
              <w:marTop w:val="0"/>
              <w:marBottom w:val="0"/>
              <w:divBdr>
                <w:top w:val="none" w:sz="0" w:space="0" w:color="auto"/>
                <w:left w:val="none" w:sz="0" w:space="0" w:color="auto"/>
                <w:bottom w:val="none" w:sz="0" w:space="0" w:color="auto"/>
                <w:right w:val="none" w:sz="0" w:space="0" w:color="auto"/>
              </w:divBdr>
            </w:div>
            <w:div w:id="1465344573">
              <w:marLeft w:val="0"/>
              <w:marRight w:val="0"/>
              <w:marTop w:val="0"/>
              <w:marBottom w:val="0"/>
              <w:divBdr>
                <w:top w:val="none" w:sz="0" w:space="0" w:color="auto"/>
                <w:left w:val="none" w:sz="0" w:space="0" w:color="auto"/>
                <w:bottom w:val="none" w:sz="0" w:space="0" w:color="auto"/>
                <w:right w:val="none" w:sz="0" w:space="0" w:color="auto"/>
              </w:divBdr>
            </w:div>
            <w:div w:id="1466849756">
              <w:marLeft w:val="0"/>
              <w:marRight w:val="0"/>
              <w:marTop w:val="0"/>
              <w:marBottom w:val="0"/>
              <w:divBdr>
                <w:top w:val="none" w:sz="0" w:space="0" w:color="auto"/>
                <w:left w:val="none" w:sz="0" w:space="0" w:color="auto"/>
                <w:bottom w:val="none" w:sz="0" w:space="0" w:color="auto"/>
                <w:right w:val="none" w:sz="0" w:space="0" w:color="auto"/>
              </w:divBdr>
            </w:div>
            <w:div w:id="1468087786">
              <w:marLeft w:val="0"/>
              <w:marRight w:val="0"/>
              <w:marTop w:val="0"/>
              <w:marBottom w:val="0"/>
              <w:divBdr>
                <w:top w:val="none" w:sz="0" w:space="0" w:color="auto"/>
                <w:left w:val="none" w:sz="0" w:space="0" w:color="auto"/>
                <w:bottom w:val="none" w:sz="0" w:space="0" w:color="auto"/>
                <w:right w:val="none" w:sz="0" w:space="0" w:color="auto"/>
              </w:divBdr>
            </w:div>
            <w:div w:id="1468738657">
              <w:marLeft w:val="0"/>
              <w:marRight w:val="0"/>
              <w:marTop w:val="0"/>
              <w:marBottom w:val="0"/>
              <w:divBdr>
                <w:top w:val="none" w:sz="0" w:space="0" w:color="auto"/>
                <w:left w:val="none" w:sz="0" w:space="0" w:color="auto"/>
                <w:bottom w:val="none" w:sz="0" w:space="0" w:color="auto"/>
                <w:right w:val="none" w:sz="0" w:space="0" w:color="auto"/>
              </w:divBdr>
            </w:div>
            <w:div w:id="1469545159">
              <w:marLeft w:val="0"/>
              <w:marRight w:val="0"/>
              <w:marTop w:val="0"/>
              <w:marBottom w:val="0"/>
              <w:divBdr>
                <w:top w:val="none" w:sz="0" w:space="0" w:color="auto"/>
                <w:left w:val="none" w:sz="0" w:space="0" w:color="auto"/>
                <w:bottom w:val="none" w:sz="0" w:space="0" w:color="auto"/>
                <w:right w:val="none" w:sz="0" w:space="0" w:color="auto"/>
              </w:divBdr>
            </w:div>
            <w:div w:id="1469779993">
              <w:marLeft w:val="0"/>
              <w:marRight w:val="0"/>
              <w:marTop w:val="0"/>
              <w:marBottom w:val="0"/>
              <w:divBdr>
                <w:top w:val="none" w:sz="0" w:space="0" w:color="auto"/>
                <w:left w:val="none" w:sz="0" w:space="0" w:color="auto"/>
                <w:bottom w:val="none" w:sz="0" w:space="0" w:color="auto"/>
                <w:right w:val="none" w:sz="0" w:space="0" w:color="auto"/>
              </w:divBdr>
            </w:div>
            <w:div w:id="1471440830">
              <w:marLeft w:val="0"/>
              <w:marRight w:val="0"/>
              <w:marTop w:val="0"/>
              <w:marBottom w:val="0"/>
              <w:divBdr>
                <w:top w:val="none" w:sz="0" w:space="0" w:color="auto"/>
                <w:left w:val="none" w:sz="0" w:space="0" w:color="auto"/>
                <w:bottom w:val="none" w:sz="0" w:space="0" w:color="auto"/>
                <w:right w:val="none" w:sz="0" w:space="0" w:color="auto"/>
              </w:divBdr>
            </w:div>
            <w:div w:id="1471827412">
              <w:marLeft w:val="0"/>
              <w:marRight w:val="0"/>
              <w:marTop w:val="0"/>
              <w:marBottom w:val="0"/>
              <w:divBdr>
                <w:top w:val="none" w:sz="0" w:space="0" w:color="auto"/>
                <w:left w:val="none" w:sz="0" w:space="0" w:color="auto"/>
                <w:bottom w:val="none" w:sz="0" w:space="0" w:color="auto"/>
                <w:right w:val="none" w:sz="0" w:space="0" w:color="auto"/>
              </w:divBdr>
            </w:div>
            <w:div w:id="1473253804">
              <w:marLeft w:val="0"/>
              <w:marRight w:val="0"/>
              <w:marTop w:val="0"/>
              <w:marBottom w:val="0"/>
              <w:divBdr>
                <w:top w:val="none" w:sz="0" w:space="0" w:color="auto"/>
                <w:left w:val="none" w:sz="0" w:space="0" w:color="auto"/>
                <w:bottom w:val="none" w:sz="0" w:space="0" w:color="auto"/>
                <w:right w:val="none" w:sz="0" w:space="0" w:color="auto"/>
              </w:divBdr>
            </w:div>
            <w:div w:id="1473670333">
              <w:marLeft w:val="0"/>
              <w:marRight w:val="0"/>
              <w:marTop w:val="0"/>
              <w:marBottom w:val="0"/>
              <w:divBdr>
                <w:top w:val="none" w:sz="0" w:space="0" w:color="auto"/>
                <w:left w:val="none" w:sz="0" w:space="0" w:color="auto"/>
                <w:bottom w:val="none" w:sz="0" w:space="0" w:color="auto"/>
                <w:right w:val="none" w:sz="0" w:space="0" w:color="auto"/>
              </w:divBdr>
            </w:div>
            <w:div w:id="1474130553">
              <w:marLeft w:val="0"/>
              <w:marRight w:val="0"/>
              <w:marTop w:val="0"/>
              <w:marBottom w:val="0"/>
              <w:divBdr>
                <w:top w:val="none" w:sz="0" w:space="0" w:color="auto"/>
                <w:left w:val="none" w:sz="0" w:space="0" w:color="auto"/>
                <w:bottom w:val="none" w:sz="0" w:space="0" w:color="auto"/>
                <w:right w:val="none" w:sz="0" w:space="0" w:color="auto"/>
              </w:divBdr>
            </w:div>
            <w:div w:id="1475562161">
              <w:marLeft w:val="0"/>
              <w:marRight w:val="0"/>
              <w:marTop w:val="0"/>
              <w:marBottom w:val="0"/>
              <w:divBdr>
                <w:top w:val="none" w:sz="0" w:space="0" w:color="auto"/>
                <w:left w:val="none" w:sz="0" w:space="0" w:color="auto"/>
                <w:bottom w:val="none" w:sz="0" w:space="0" w:color="auto"/>
                <w:right w:val="none" w:sz="0" w:space="0" w:color="auto"/>
              </w:divBdr>
            </w:div>
            <w:div w:id="1475758375">
              <w:marLeft w:val="0"/>
              <w:marRight w:val="0"/>
              <w:marTop w:val="0"/>
              <w:marBottom w:val="0"/>
              <w:divBdr>
                <w:top w:val="none" w:sz="0" w:space="0" w:color="auto"/>
                <w:left w:val="none" w:sz="0" w:space="0" w:color="auto"/>
                <w:bottom w:val="none" w:sz="0" w:space="0" w:color="auto"/>
                <w:right w:val="none" w:sz="0" w:space="0" w:color="auto"/>
              </w:divBdr>
            </w:div>
            <w:div w:id="1476409799">
              <w:marLeft w:val="0"/>
              <w:marRight w:val="0"/>
              <w:marTop w:val="0"/>
              <w:marBottom w:val="0"/>
              <w:divBdr>
                <w:top w:val="none" w:sz="0" w:space="0" w:color="auto"/>
                <w:left w:val="none" w:sz="0" w:space="0" w:color="auto"/>
                <w:bottom w:val="none" w:sz="0" w:space="0" w:color="auto"/>
                <w:right w:val="none" w:sz="0" w:space="0" w:color="auto"/>
              </w:divBdr>
            </w:div>
            <w:div w:id="1478523280">
              <w:marLeft w:val="0"/>
              <w:marRight w:val="0"/>
              <w:marTop w:val="0"/>
              <w:marBottom w:val="0"/>
              <w:divBdr>
                <w:top w:val="none" w:sz="0" w:space="0" w:color="auto"/>
                <w:left w:val="none" w:sz="0" w:space="0" w:color="auto"/>
                <w:bottom w:val="none" w:sz="0" w:space="0" w:color="auto"/>
                <w:right w:val="none" w:sz="0" w:space="0" w:color="auto"/>
              </w:divBdr>
            </w:div>
            <w:div w:id="1478567706">
              <w:marLeft w:val="0"/>
              <w:marRight w:val="0"/>
              <w:marTop w:val="0"/>
              <w:marBottom w:val="0"/>
              <w:divBdr>
                <w:top w:val="none" w:sz="0" w:space="0" w:color="auto"/>
                <w:left w:val="none" w:sz="0" w:space="0" w:color="auto"/>
                <w:bottom w:val="none" w:sz="0" w:space="0" w:color="auto"/>
                <w:right w:val="none" w:sz="0" w:space="0" w:color="auto"/>
              </w:divBdr>
            </w:div>
            <w:div w:id="1478572006">
              <w:marLeft w:val="0"/>
              <w:marRight w:val="0"/>
              <w:marTop w:val="0"/>
              <w:marBottom w:val="0"/>
              <w:divBdr>
                <w:top w:val="none" w:sz="0" w:space="0" w:color="auto"/>
                <w:left w:val="none" w:sz="0" w:space="0" w:color="auto"/>
                <w:bottom w:val="none" w:sz="0" w:space="0" w:color="auto"/>
                <w:right w:val="none" w:sz="0" w:space="0" w:color="auto"/>
              </w:divBdr>
            </w:div>
            <w:div w:id="1479224377">
              <w:marLeft w:val="0"/>
              <w:marRight w:val="0"/>
              <w:marTop w:val="0"/>
              <w:marBottom w:val="0"/>
              <w:divBdr>
                <w:top w:val="none" w:sz="0" w:space="0" w:color="auto"/>
                <w:left w:val="none" w:sz="0" w:space="0" w:color="auto"/>
                <w:bottom w:val="none" w:sz="0" w:space="0" w:color="auto"/>
                <w:right w:val="none" w:sz="0" w:space="0" w:color="auto"/>
              </w:divBdr>
            </w:div>
            <w:div w:id="1479299132">
              <w:marLeft w:val="0"/>
              <w:marRight w:val="0"/>
              <w:marTop w:val="0"/>
              <w:marBottom w:val="0"/>
              <w:divBdr>
                <w:top w:val="none" w:sz="0" w:space="0" w:color="auto"/>
                <w:left w:val="none" w:sz="0" w:space="0" w:color="auto"/>
                <w:bottom w:val="none" w:sz="0" w:space="0" w:color="auto"/>
                <w:right w:val="none" w:sz="0" w:space="0" w:color="auto"/>
              </w:divBdr>
            </w:div>
            <w:div w:id="1479685839">
              <w:marLeft w:val="0"/>
              <w:marRight w:val="0"/>
              <w:marTop w:val="0"/>
              <w:marBottom w:val="0"/>
              <w:divBdr>
                <w:top w:val="none" w:sz="0" w:space="0" w:color="auto"/>
                <w:left w:val="none" w:sz="0" w:space="0" w:color="auto"/>
                <w:bottom w:val="none" w:sz="0" w:space="0" w:color="auto"/>
                <w:right w:val="none" w:sz="0" w:space="0" w:color="auto"/>
              </w:divBdr>
            </w:div>
            <w:div w:id="1480147956">
              <w:marLeft w:val="0"/>
              <w:marRight w:val="0"/>
              <w:marTop w:val="0"/>
              <w:marBottom w:val="0"/>
              <w:divBdr>
                <w:top w:val="none" w:sz="0" w:space="0" w:color="auto"/>
                <w:left w:val="none" w:sz="0" w:space="0" w:color="auto"/>
                <w:bottom w:val="none" w:sz="0" w:space="0" w:color="auto"/>
                <w:right w:val="none" w:sz="0" w:space="0" w:color="auto"/>
              </w:divBdr>
            </w:div>
            <w:div w:id="1481073832">
              <w:marLeft w:val="0"/>
              <w:marRight w:val="0"/>
              <w:marTop w:val="0"/>
              <w:marBottom w:val="0"/>
              <w:divBdr>
                <w:top w:val="none" w:sz="0" w:space="0" w:color="auto"/>
                <w:left w:val="none" w:sz="0" w:space="0" w:color="auto"/>
                <w:bottom w:val="none" w:sz="0" w:space="0" w:color="auto"/>
                <w:right w:val="none" w:sz="0" w:space="0" w:color="auto"/>
              </w:divBdr>
            </w:div>
            <w:div w:id="1482190465">
              <w:marLeft w:val="0"/>
              <w:marRight w:val="0"/>
              <w:marTop w:val="0"/>
              <w:marBottom w:val="0"/>
              <w:divBdr>
                <w:top w:val="none" w:sz="0" w:space="0" w:color="auto"/>
                <w:left w:val="none" w:sz="0" w:space="0" w:color="auto"/>
                <w:bottom w:val="none" w:sz="0" w:space="0" w:color="auto"/>
                <w:right w:val="none" w:sz="0" w:space="0" w:color="auto"/>
              </w:divBdr>
            </w:div>
            <w:div w:id="1483620226">
              <w:marLeft w:val="0"/>
              <w:marRight w:val="0"/>
              <w:marTop w:val="0"/>
              <w:marBottom w:val="0"/>
              <w:divBdr>
                <w:top w:val="none" w:sz="0" w:space="0" w:color="auto"/>
                <w:left w:val="none" w:sz="0" w:space="0" w:color="auto"/>
                <w:bottom w:val="none" w:sz="0" w:space="0" w:color="auto"/>
                <w:right w:val="none" w:sz="0" w:space="0" w:color="auto"/>
              </w:divBdr>
            </w:div>
            <w:div w:id="1484010942">
              <w:marLeft w:val="0"/>
              <w:marRight w:val="0"/>
              <w:marTop w:val="0"/>
              <w:marBottom w:val="0"/>
              <w:divBdr>
                <w:top w:val="none" w:sz="0" w:space="0" w:color="auto"/>
                <w:left w:val="none" w:sz="0" w:space="0" w:color="auto"/>
                <w:bottom w:val="none" w:sz="0" w:space="0" w:color="auto"/>
                <w:right w:val="none" w:sz="0" w:space="0" w:color="auto"/>
              </w:divBdr>
            </w:div>
            <w:div w:id="1484276963">
              <w:marLeft w:val="0"/>
              <w:marRight w:val="0"/>
              <w:marTop w:val="0"/>
              <w:marBottom w:val="0"/>
              <w:divBdr>
                <w:top w:val="none" w:sz="0" w:space="0" w:color="auto"/>
                <w:left w:val="none" w:sz="0" w:space="0" w:color="auto"/>
                <w:bottom w:val="none" w:sz="0" w:space="0" w:color="auto"/>
                <w:right w:val="none" w:sz="0" w:space="0" w:color="auto"/>
              </w:divBdr>
            </w:div>
            <w:div w:id="1484346354">
              <w:marLeft w:val="0"/>
              <w:marRight w:val="0"/>
              <w:marTop w:val="0"/>
              <w:marBottom w:val="0"/>
              <w:divBdr>
                <w:top w:val="none" w:sz="0" w:space="0" w:color="auto"/>
                <w:left w:val="none" w:sz="0" w:space="0" w:color="auto"/>
                <w:bottom w:val="none" w:sz="0" w:space="0" w:color="auto"/>
                <w:right w:val="none" w:sz="0" w:space="0" w:color="auto"/>
              </w:divBdr>
            </w:div>
            <w:div w:id="1484540829">
              <w:marLeft w:val="0"/>
              <w:marRight w:val="0"/>
              <w:marTop w:val="0"/>
              <w:marBottom w:val="0"/>
              <w:divBdr>
                <w:top w:val="none" w:sz="0" w:space="0" w:color="auto"/>
                <w:left w:val="none" w:sz="0" w:space="0" w:color="auto"/>
                <w:bottom w:val="none" w:sz="0" w:space="0" w:color="auto"/>
                <w:right w:val="none" w:sz="0" w:space="0" w:color="auto"/>
              </w:divBdr>
            </w:div>
            <w:div w:id="1485123526">
              <w:marLeft w:val="0"/>
              <w:marRight w:val="0"/>
              <w:marTop w:val="0"/>
              <w:marBottom w:val="0"/>
              <w:divBdr>
                <w:top w:val="none" w:sz="0" w:space="0" w:color="auto"/>
                <w:left w:val="none" w:sz="0" w:space="0" w:color="auto"/>
                <w:bottom w:val="none" w:sz="0" w:space="0" w:color="auto"/>
                <w:right w:val="none" w:sz="0" w:space="0" w:color="auto"/>
              </w:divBdr>
            </w:div>
            <w:div w:id="1485899598">
              <w:marLeft w:val="0"/>
              <w:marRight w:val="0"/>
              <w:marTop w:val="0"/>
              <w:marBottom w:val="0"/>
              <w:divBdr>
                <w:top w:val="none" w:sz="0" w:space="0" w:color="auto"/>
                <w:left w:val="none" w:sz="0" w:space="0" w:color="auto"/>
                <w:bottom w:val="none" w:sz="0" w:space="0" w:color="auto"/>
                <w:right w:val="none" w:sz="0" w:space="0" w:color="auto"/>
              </w:divBdr>
            </w:div>
            <w:div w:id="1486165363">
              <w:marLeft w:val="0"/>
              <w:marRight w:val="0"/>
              <w:marTop w:val="0"/>
              <w:marBottom w:val="0"/>
              <w:divBdr>
                <w:top w:val="none" w:sz="0" w:space="0" w:color="auto"/>
                <w:left w:val="none" w:sz="0" w:space="0" w:color="auto"/>
                <w:bottom w:val="none" w:sz="0" w:space="0" w:color="auto"/>
                <w:right w:val="none" w:sz="0" w:space="0" w:color="auto"/>
              </w:divBdr>
            </w:div>
            <w:div w:id="1486697725">
              <w:marLeft w:val="0"/>
              <w:marRight w:val="0"/>
              <w:marTop w:val="0"/>
              <w:marBottom w:val="0"/>
              <w:divBdr>
                <w:top w:val="none" w:sz="0" w:space="0" w:color="auto"/>
                <w:left w:val="none" w:sz="0" w:space="0" w:color="auto"/>
                <w:bottom w:val="none" w:sz="0" w:space="0" w:color="auto"/>
                <w:right w:val="none" w:sz="0" w:space="0" w:color="auto"/>
              </w:divBdr>
            </w:div>
            <w:div w:id="1487699179">
              <w:marLeft w:val="0"/>
              <w:marRight w:val="0"/>
              <w:marTop w:val="0"/>
              <w:marBottom w:val="0"/>
              <w:divBdr>
                <w:top w:val="none" w:sz="0" w:space="0" w:color="auto"/>
                <w:left w:val="none" w:sz="0" w:space="0" w:color="auto"/>
                <w:bottom w:val="none" w:sz="0" w:space="0" w:color="auto"/>
                <w:right w:val="none" w:sz="0" w:space="0" w:color="auto"/>
              </w:divBdr>
            </w:div>
            <w:div w:id="1488132054">
              <w:marLeft w:val="0"/>
              <w:marRight w:val="0"/>
              <w:marTop w:val="0"/>
              <w:marBottom w:val="0"/>
              <w:divBdr>
                <w:top w:val="none" w:sz="0" w:space="0" w:color="auto"/>
                <w:left w:val="none" w:sz="0" w:space="0" w:color="auto"/>
                <w:bottom w:val="none" w:sz="0" w:space="0" w:color="auto"/>
                <w:right w:val="none" w:sz="0" w:space="0" w:color="auto"/>
              </w:divBdr>
            </w:div>
            <w:div w:id="1489445109">
              <w:marLeft w:val="0"/>
              <w:marRight w:val="0"/>
              <w:marTop w:val="0"/>
              <w:marBottom w:val="0"/>
              <w:divBdr>
                <w:top w:val="none" w:sz="0" w:space="0" w:color="auto"/>
                <w:left w:val="none" w:sz="0" w:space="0" w:color="auto"/>
                <w:bottom w:val="none" w:sz="0" w:space="0" w:color="auto"/>
                <w:right w:val="none" w:sz="0" w:space="0" w:color="auto"/>
              </w:divBdr>
            </w:div>
            <w:div w:id="1490242983">
              <w:marLeft w:val="0"/>
              <w:marRight w:val="0"/>
              <w:marTop w:val="0"/>
              <w:marBottom w:val="0"/>
              <w:divBdr>
                <w:top w:val="none" w:sz="0" w:space="0" w:color="auto"/>
                <w:left w:val="none" w:sz="0" w:space="0" w:color="auto"/>
                <w:bottom w:val="none" w:sz="0" w:space="0" w:color="auto"/>
                <w:right w:val="none" w:sz="0" w:space="0" w:color="auto"/>
              </w:divBdr>
            </w:div>
            <w:div w:id="1491560590">
              <w:marLeft w:val="0"/>
              <w:marRight w:val="0"/>
              <w:marTop w:val="0"/>
              <w:marBottom w:val="0"/>
              <w:divBdr>
                <w:top w:val="none" w:sz="0" w:space="0" w:color="auto"/>
                <w:left w:val="none" w:sz="0" w:space="0" w:color="auto"/>
                <w:bottom w:val="none" w:sz="0" w:space="0" w:color="auto"/>
                <w:right w:val="none" w:sz="0" w:space="0" w:color="auto"/>
              </w:divBdr>
            </w:div>
            <w:div w:id="1492017577">
              <w:marLeft w:val="0"/>
              <w:marRight w:val="0"/>
              <w:marTop w:val="0"/>
              <w:marBottom w:val="0"/>
              <w:divBdr>
                <w:top w:val="none" w:sz="0" w:space="0" w:color="auto"/>
                <w:left w:val="none" w:sz="0" w:space="0" w:color="auto"/>
                <w:bottom w:val="none" w:sz="0" w:space="0" w:color="auto"/>
                <w:right w:val="none" w:sz="0" w:space="0" w:color="auto"/>
              </w:divBdr>
            </w:div>
            <w:div w:id="1492059638">
              <w:marLeft w:val="0"/>
              <w:marRight w:val="0"/>
              <w:marTop w:val="0"/>
              <w:marBottom w:val="0"/>
              <w:divBdr>
                <w:top w:val="none" w:sz="0" w:space="0" w:color="auto"/>
                <w:left w:val="none" w:sz="0" w:space="0" w:color="auto"/>
                <w:bottom w:val="none" w:sz="0" w:space="0" w:color="auto"/>
                <w:right w:val="none" w:sz="0" w:space="0" w:color="auto"/>
              </w:divBdr>
            </w:div>
            <w:div w:id="1493369303">
              <w:marLeft w:val="0"/>
              <w:marRight w:val="0"/>
              <w:marTop w:val="0"/>
              <w:marBottom w:val="0"/>
              <w:divBdr>
                <w:top w:val="none" w:sz="0" w:space="0" w:color="auto"/>
                <w:left w:val="none" w:sz="0" w:space="0" w:color="auto"/>
                <w:bottom w:val="none" w:sz="0" w:space="0" w:color="auto"/>
                <w:right w:val="none" w:sz="0" w:space="0" w:color="auto"/>
              </w:divBdr>
            </w:div>
            <w:div w:id="1496646260">
              <w:marLeft w:val="0"/>
              <w:marRight w:val="0"/>
              <w:marTop w:val="0"/>
              <w:marBottom w:val="0"/>
              <w:divBdr>
                <w:top w:val="none" w:sz="0" w:space="0" w:color="auto"/>
                <w:left w:val="none" w:sz="0" w:space="0" w:color="auto"/>
                <w:bottom w:val="none" w:sz="0" w:space="0" w:color="auto"/>
                <w:right w:val="none" w:sz="0" w:space="0" w:color="auto"/>
              </w:divBdr>
            </w:div>
            <w:div w:id="1498036828">
              <w:marLeft w:val="0"/>
              <w:marRight w:val="0"/>
              <w:marTop w:val="0"/>
              <w:marBottom w:val="0"/>
              <w:divBdr>
                <w:top w:val="none" w:sz="0" w:space="0" w:color="auto"/>
                <w:left w:val="none" w:sz="0" w:space="0" w:color="auto"/>
                <w:bottom w:val="none" w:sz="0" w:space="0" w:color="auto"/>
                <w:right w:val="none" w:sz="0" w:space="0" w:color="auto"/>
              </w:divBdr>
            </w:div>
            <w:div w:id="1498110666">
              <w:marLeft w:val="0"/>
              <w:marRight w:val="0"/>
              <w:marTop w:val="0"/>
              <w:marBottom w:val="0"/>
              <w:divBdr>
                <w:top w:val="none" w:sz="0" w:space="0" w:color="auto"/>
                <w:left w:val="none" w:sz="0" w:space="0" w:color="auto"/>
                <w:bottom w:val="none" w:sz="0" w:space="0" w:color="auto"/>
                <w:right w:val="none" w:sz="0" w:space="0" w:color="auto"/>
              </w:divBdr>
            </w:div>
            <w:div w:id="1498810084">
              <w:marLeft w:val="0"/>
              <w:marRight w:val="0"/>
              <w:marTop w:val="0"/>
              <w:marBottom w:val="0"/>
              <w:divBdr>
                <w:top w:val="none" w:sz="0" w:space="0" w:color="auto"/>
                <w:left w:val="none" w:sz="0" w:space="0" w:color="auto"/>
                <w:bottom w:val="none" w:sz="0" w:space="0" w:color="auto"/>
                <w:right w:val="none" w:sz="0" w:space="0" w:color="auto"/>
              </w:divBdr>
            </w:div>
            <w:div w:id="1500075527">
              <w:marLeft w:val="0"/>
              <w:marRight w:val="0"/>
              <w:marTop w:val="0"/>
              <w:marBottom w:val="0"/>
              <w:divBdr>
                <w:top w:val="none" w:sz="0" w:space="0" w:color="auto"/>
                <w:left w:val="none" w:sz="0" w:space="0" w:color="auto"/>
                <w:bottom w:val="none" w:sz="0" w:space="0" w:color="auto"/>
                <w:right w:val="none" w:sz="0" w:space="0" w:color="auto"/>
              </w:divBdr>
            </w:div>
            <w:div w:id="1500727604">
              <w:marLeft w:val="0"/>
              <w:marRight w:val="0"/>
              <w:marTop w:val="0"/>
              <w:marBottom w:val="0"/>
              <w:divBdr>
                <w:top w:val="none" w:sz="0" w:space="0" w:color="auto"/>
                <w:left w:val="none" w:sz="0" w:space="0" w:color="auto"/>
                <w:bottom w:val="none" w:sz="0" w:space="0" w:color="auto"/>
                <w:right w:val="none" w:sz="0" w:space="0" w:color="auto"/>
              </w:divBdr>
            </w:div>
            <w:div w:id="1502744429">
              <w:marLeft w:val="0"/>
              <w:marRight w:val="0"/>
              <w:marTop w:val="0"/>
              <w:marBottom w:val="0"/>
              <w:divBdr>
                <w:top w:val="none" w:sz="0" w:space="0" w:color="auto"/>
                <w:left w:val="none" w:sz="0" w:space="0" w:color="auto"/>
                <w:bottom w:val="none" w:sz="0" w:space="0" w:color="auto"/>
                <w:right w:val="none" w:sz="0" w:space="0" w:color="auto"/>
              </w:divBdr>
            </w:div>
            <w:div w:id="1504123075">
              <w:marLeft w:val="0"/>
              <w:marRight w:val="0"/>
              <w:marTop w:val="0"/>
              <w:marBottom w:val="0"/>
              <w:divBdr>
                <w:top w:val="none" w:sz="0" w:space="0" w:color="auto"/>
                <w:left w:val="none" w:sz="0" w:space="0" w:color="auto"/>
                <w:bottom w:val="none" w:sz="0" w:space="0" w:color="auto"/>
                <w:right w:val="none" w:sz="0" w:space="0" w:color="auto"/>
              </w:divBdr>
            </w:div>
            <w:div w:id="1504541705">
              <w:marLeft w:val="0"/>
              <w:marRight w:val="0"/>
              <w:marTop w:val="0"/>
              <w:marBottom w:val="0"/>
              <w:divBdr>
                <w:top w:val="none" w:sz="0" w:space="0" w:color="auto"/>
                <w:left w:val="none" w:sz="0" w:space="0" w:color="auto"/>
                <w:bottom w:val="none" w:sz="0" w:space="0" w:color="auto"/>
                <w:right w:val="none" w:sz="0" w:space="0" w:color="auto"/>
              </w:divBdr>
            </w:div>
            <w:div w:id="1506165330">
              <w:marLeft w:val="0"/>
              <w:marRight w:val="0"/>
              <w:marTop w:val="0"/>
              <w:marBottom w:val="0"/>
              <w:divBdr>
                <w:top w:val="none" w:sz="0" w:space="0" w:color="auto"/>
                <w:left w:val="none" w:sz="0" w:space="0" w:color="auto"/>
                <w:bottom w:val="none" w:sz="0" w:space="0" w:color="auto"/>
                <w:right w:val="none" w:sz="0" w:space="0" w:color="auto"/>
              </w:divBdr>
            </w:div>
            <w:div w:id="1506238213">
              <w:marLeft w:val="0"/>
              <w:marRight w:val="0"/>
              <w:marTop w:val="0"/>
              <w:marBottom w:val="0"/>
              <w:divBdr>
                <w:top w:val="none" w:sz="0" w:space="0" w:color="auto"/>
                <w:left w:val="none" w:sz="0" w:space="0" w:color="auto"/>
                <w:bottom w:val="none" w:sz="0" w:space="0" w:color="auto"/>
                <w:right w:val="none" w:sz="0" w:space="0" w:color="auto"/>
              </w:divBdr>
            </w:div>
            <w:div w:id="1508134651">
              <w:marLeft w:val="0"/>
              <w:marRight w:val="0"/>
              <w:marTop w:val="0"/>
              <w:marBottom w:val="0"/>
              <w:divBdr>
                <w:top w:val="none" w:sz="0" w:space="0" w:color="auto"/>
                <w:left w:val="none" w:sz="0" w:space="0" w:color="auto"/>
                <w:bottom w:val="none" w:sz="0" w:space="0" w:color="auto"/>
                <w:right w:val="none" w:sz="0" w:space="0" w:color="auto"/>
              </w:divBdr>
            </w:div>
            <w:div w:id="1508909276">
              <w:marLeft w:val="0"/>
              <w:marRight w:val="0"/>
              <w:marTop w:val="0"/>
              <w:marBottom w:val="0"/>
              <w:divBdr>
                <w:top w:val="none" w:sz="0" w:space="0" w:color="auto"/>
                <w:left w:val="none" w:sz="0" w:space="0" w:color="auto"/>
                <w:bottom w:val="none" w:sz="0" w:space="0" w:color="auto"/>
                <w:right w:val="none" w:sz="0" w:space="0" w:color="auto"/>
              </w:divBdr>
            </w:div>
            <w:div w:id="1510290970">
              <w:marLeft w:val="0"/>
              <w:marRight w:val="0"/>
              <w:marTop w:val="0"/>
              <w:marBottom w:val="0"/>
              <w:divBdr>
                <w:top w:val="none" w:sz="0" w:space="0" w:color="auto"/>
                <w:left w:val="none" w:sz="0" w:space="0" w:color="auto"/>
                <w:bottom w:val="none" w:sz="0" w:space="0" w:color="auto"/>
                <w:right w:val="none" w:sz="0" w:space="0" w:color="auto"/>
              </w:divBdr>
            </w:div>
            <w:div w:id="1510825514">
              <w:marLeft w:val="0"/>
              <w:marRight w:val="0"/>
              <w:marTop w:val="0"/>
              <w:marBottom w:val="0"/>
              <w:divBdr>
                <w:top w:val="none" w:sz="0" w:space="0" w:color="auto"/>
                <w:left w:val="none" w:sz="0" w:space="0" w:color="auto"/>
                <w:bottom w:val="none" w:sz="0" w:space="0" w:color="auto"/>
                <w:right w:val="none" w:sz="0" w:space="0" w:color="auto"/>
              </w:divBdr>
            </w:div>
            <w:div w:id="1511871534">
              <w:marLeft w:val="0"/>
              <w:marRight w:val="0"/>
              <w:marTop w:val="0"/>
              <w:marBottom w:val="0"/>
              <w:divBdr>
                <w:top w:val="none" w:sz="0" w:space="0" w:color="auto"/>
                <w:left w:val="none" w:sz="0" w:space="0" w:color="auto"/>
                <w:bottom w:val="none" w:sz="0" w:space="0" w:color="auto"/>
                <w:right w:val="none" w:sz="0" w:space="0" w:color="auto"/>
              </w:divBdr>
            </w:div>
            <w:div w:id="1511986106">
              <w:marLeft w:val="0"/>
              <w:marRight w:val="0"/>
              <w:marTop w:val="0"/>
              <w:marBottom w:val="0"/>
              <w:divBdr>
                <w:top w:val="none" w:sz="0" w:space="0" w:color="auto"/>
                <w:left w:val="none" w:sz="0" w:space="0" w:color="auto"/>
                <w:bottom w:val="none" w:sz="0" w:space="0" w:color="auto"/>
                <w:right w:val="none" w:sz="0" w:space="0" w:color="auto"/>
              </w:divBdr>
            </w:div>
            <w:div w:id="1512258356">
              <w:marLeft w:val="0"/>
              <w:marRight w:val="0"/>
              <w:marTop w:val="0"/>
              <w:marBottom w:val="0"/>
              <w:divBdr>
                <w:top w:val="none" w:sz="0" w:space="0" w:color="auto"/>
                <w:left w:val="none" w:sz="0" w:space="0" w:color="auto"/>
                <w:bottom w:val="none" w:sz="0" w:space="0" w:color="auto"/>
                <w:right w:val="none" w:sz="0" w:space="0" w:color="auto"/>
              </w:divBdr>
            </w:div>
            <w:div w:id="1512528533">
              <w:marLeft w:val="0"/>
              <w:marRight w:val="0"/>
              <w:marTop w:val="0"/>
              <w:marBottom w:val="0"/>
              <w:divBdr>
                <w:top w:val="none" w:sz="0" w:space="0" w:color="auto"/>
                <w:left w:val="none" w:sz="0" w:space="0" w:color="auto"/>
                <w:bottom w:val="none" w:sz="0" w:space="0" w:color="auto"/>
                <w:right w:val="none" w:sz="0" w:space="0" w:color="auto"/>
              </w:divBdr>
            </w:div>
            <w:div w:id="1514804341">
              <w:marLeft w:val="0"/>
              <w:marRight w:val="0"/>
              <w:marTop w:val="0"/>
              <w:marBottom w:val="0"/>
              <w:divBdr>
                <w:top w:val="none" w:sz="0" w:space="0" w:color="auto"/>
                <w:left w:val="none" w:sz="0" w:space="0" w:color="auto"/>
                <w:bottom w:val="none" w:sz="0" w:space="0" w:color="auto"/>
                <w:right w:val="none" w:sz="0" w:space="0" w:color="auto"/>
              </w:divBdr>
            </w:div>
            <w:div w:id="1516530128">
              <w:marLeft w:val="0"/>
              <w:marRight w:val="0"/>
              <w:marTop w:val="0"/>
              <w:marBottom w:val="0"/>
              <w:divBdr>
                <w:top w:val="none" w:sz="0" w:space="0" w:color="auto"/>
                <w:left w:val="none" w:sz="0" w:space="0" w:color="auto"/>
                <w:bottom w:val="none" w:sz="0" w:space="0" w:color="auto"/>
                <w:right w:val="none" w:sz="0" w:space="0" w:color="auto"/>
              </w:divBdr>
            </w:div>
            <w:div w:id="1517694162">
              <w:marLeft w:val="0"/>
              <w:marRight w:val="0"/>
              <w:marTop w:val="0"/>
              <w:marBottom w:val="0"/>
              <w:divBdr>
                <w:top w:val="none" w:sz="0" w:space="0" w:color="auto"/>
                <w:left w:val="none" w:sz="0" w:space="0" w:color="auto"/>
                <w:bottom w:val="none" w:sz="0" w:space="0" w:color="auto"/>
                <w:right w:val="none" w:sz="0" w:space="0" w:color="auto"/>
              </w:divBdr>
            </w:div>
            <w:div w:id="1520781237">
              <w:marLeft w:val="0"/>
              <w:marRight w:val="0"/>
              <w:marTop w:val="0"/>
              <w:marBottom w:val="0"/>
              <w:divBdr>
                <w:top w:val="none" w:sz="0" w:space="0" w:color="auto"/>
                <w:left w:val="none" w:sz="0" w:space="0" w:color="auto"/>
                <w:bottom w:val="none" w:sz="0" w:space="0" w:color="auto"/>
                <w:right w:val="none" w:sz="0" w:space="0" w:color="auto"/>
              </w:divBdr>
            </w:div>
            <w:div w:id="1522351287">
              <w:marLeft w:val="0"/>
              <w:marRight w:val="0"/>
              <w:marTop w:val="0"/>
              <w:marBottom w:val="0"/>
              <w:divBdr>
                <w:top w:val="none" w:sz="0" w:space="0" w:color="auto"/>
                <w:left w:val="none" w:sz="0" w:space="0" w:color="auto"/>
                <w:bottom w:val="none" w:sz="0" w:space="0" w:color="auto"/>
                <w:right w:val="none" w:sz="0" w:space="0" w:color="auto"/>
              </w:divBdr>
            </w:div>
            <w:div w:id="1525895936">
              <w:marLeft w:val="0"/>
              <w:marRight w:val="0"/>
              <w:marTop w:val="0"/>
              <w:marBottom w:val="0"/>
              <w:divBdr>
                <w:top w:val="none" w:sz="0" w:space="0" w:color="auto"/>
                <w:left w:val="none" w:sz="0" w:space="0" w:color="auto"/>
                <w:bottom w:val="none" w:sz="0" w:space="0" w:color="auto"/>
                <w:right w:val="none" w:sz="0" w:space="0" w:color="auto"/>
              </w:divBdr>
            </w:div>
            <w:div w:id="1526863701">
              <w:marLeft w:val="0"/>
              <w:marRight w:val="0"/>
              <w:marTop w:val="0"/>
              <w:marBottom w:val="0"/>
              <w:divBdr>
                <w:top w:val="none" w:sz="0" w:space="0" w:color="auto"/>
                <w:left w:val="none" w:sz="0" w:space="0" w:color="auto"/>
                <w:bottom w:val="none" w:sz="0" w:space="0" w:color="auto"/>
                <w:right w:val="none" w:sz="0" w:space="0" w:color="auto"/>
              </w:divBdr>
            </w:div>
            <w:div w:id="1530753767">
              <w:marLeft w:val="0"/>
              <w:marRight w:val="0"/>
              <w:marTop w:val="0"/>
              <w:marBottom w:val="0"/>
              <w:divBdr>
                <w:top w:val="none" w:sz="0" w:space="0" w:color="auto"/>
                <w:left w:val="none" w:sz="0" w:space="0" w:color="auto"/>
                <w:bottom w:val="none" w:sz="0" w:space="0" w:color="auto"/>
                <w:right w:val="none" w:sz="0" w:space="0" w:color="auto"/>
              </w:divBdr>
            </w:div>
            <w:div w:id="1530949042">
              <w:marLeft w:val="0"/>
              <w:marRight w:val="0"/>
              <w:marTop w:val="0"/>
              <w:marBottom w:val="0"/>
              <w:divBdr>
                <w:top w:val="none" w:sz="0" w:space="0" w:color="auto"/>
                <w:left w:val="none" w:sz="0" w:space="0" w:color="auto"/>
                <w:bottom w:val="none" w:sz="0" w:space="0" w:color="auto"/>
                <w:right w:val="none" w:sz="0" w:space="0" w:color="auto"/>
              </w:divBdr>
            </w:div>
            <w:div w:id="1531409661">
              <w:marLeft w:val="0"/>
              <w:marRight w:val="0"/>
              <w:marTop w:val="0"/>
              <w:marBottom w:val="0"/>
              <w:divBdr>
                <w:top w:val="none" w:sz="0" w:space="0" w:color="auto"/>
                <w:left w:val="none" w:sz="0" w:space="0" w:color="auto"/>
                <w:bottom w:val="none" w:sz="0" w:space="0" w:color="auto"/>
                <w:right w:val="none" w:sz="0" w:space="0" w:color="auto"/>
              </w:divBdr>
            </w:div>
            <w:div w:id="1531797657">
              <w:marLeft w:val="0"/>
              <w:marRight w:val="0"/>
              <w:marTop w:val="0"/>
              <w:marBottom w:val="0"/>
              <w:divBdr>
                <w:top w:val="none" w:sz="0" w:space="0" w:color="auto"/>
                <w:left w:val="none" w:sz="0" w:space="0" w:color="auto"/>
                <w:bottom w:val="none" w:sz="0" w:space="0" w:color="auto"/>
                <w:right w:val="none" w:sz="0" w:space="0" w:color="auto"/>
              </w:divBdr>
            </w:div>
            <w:div w:id="1532107837">
              <w:marLeft w:val="0"/>
              <w:marRight w:val="0"/>
              <w:marTop w:val="0"/>
              <w:marBottom w:val="0"/>
              <w:divBdr>
                <w:top w:val="none" w:sz="0" w:space="0" w:color="auto"/>
                <w:left w:val="none" w:sz="0" w:space="0" w:color="auto"/>
                <w:bottom w:val="none" w:sz="0" w:space="0" w:color="auto"/>
                <w:right w:val="none" w:sz="0" w:space="0" w:color="auto"/>
              </w:divBdr>
            </w:div>
            <w:div w:id="1533112727">
              <w:marLeft w:val="0"/>
              <w:marRight w:val="0"/>
              <w:marTop w:val="0"/>
              <w:marBottom w:val="0"/>
              <w:divBdr>
                <w:top w:val="none" w:sz="0" w:space="0" w:color="auto"/>
                <w:left w:val="none" w:sz="0" w:space="0" w:color="auto"/>
                <w:bottom w:val="none" w:sz="0" w:space="0" w:color="auto"/>
                <w:right w:val="none" w:sz="0" w:space="0" w:color="auto"/>
              </w:divBdr>
            </w:div>
            <w:div w:id="1533423978">
              <w:marLeft w:val="0"/>
              <w:marRight w:val="0"/>
              <w:marTop w:val="0"/>
              <w:marBottom w:val="0"/>
              <w:divBdr>
                <w:top w:val="none" w:sz="0" w:space="0" w:color="auto"/>
                <w:left w:val="none" w:sz="0" w:space="0" w:color="auto"/>
                <w:bottom w:val="none" w:sz="0" w:space="0" w:color="auto"/>
                <w:right w:val="none" w:sz="0" w:space="0" w:color="auto"/>
              </w:divBdr>
            </w:div>
            <w:div w:id="1534340513">
              <w:marLeft w:val="0"/>
              <w:marRight w:val="0"/>
              <w:marTop w:val="0"/>
              <w:marBottom w:val="0"/>
              <w:divBdr>
                <w:top w:val="none" w:sz="0" w:space="0" w:color="auto"/>
                <w:left w:val="none" w:sz="0" w:space="0" w:color="auto"/>
                <w:bottom w:val="none" w:sz="0" w:space="0" w:color="auto"/>
                <w:right w:val="none" w:sz="0" w:space="0" w:color="auto"/>
              </w:divBdr>
            </w:div>
            <w:div w:id="1535724966">
              <w:marLeft w:val="0"/>
              <w:marRight w:val="0"/>
              <w:marTop w:val="0"/>
              <w:marBottom w:val="0"/>
              <w:divBdr>
                <w:top w:val="none" w:sz="0" w:space="0" w:color="auto"/>
                <w:left w:val="none" w:sz="0" w:space="0" w:color="auto"/>
                <w:bottom w:val="none" w:sz="0" w:space="0" w:color="auto"/>
                <w:right w:val="none" w:sz="0" w:space="0" w:color="auto"/>
              </w:divBdr>
            </w:div>
            <w:div w:id="1537736920">
              <w:marLeft w:val="0"/>
              <w:marRight w:val="0"/>
              <w:marTop w:val="0"/>
              <w:marBottom w:val="0"/>
              <w:divBdr>
                <w:top w:val="none" w:sz="0" w:space="0" w:color="auto"/>
                <w:left w:val="none" w:sz="0" w:space="0" w:color="auto"/>
                <w:bottom w:val="none" w:sz="0" w:space="0" w:color="auto"/>
                <w:right w:val="none" w:sz="0" w:space="0" w:color="auto"/>
              </w:divBdr>
            </w:div>
            <w:div w:id="1538351687">
              <w:marLeft w:val="0"/>
              <w:marRight w:val="0"/>
              <w:marTop w:val="0"/>
              <w:marBottom w:val="0"/>
              <w:divBdr>
                <w:top w:val="none" w:sz="0" w:space="0" w:color="auto"/>
                <w:left w:val="none" w:sz="0" w:space="0" w:color="auto"/>
                <w:bottom w:val="none" w:sz="0" w:space="0" w:color="auto"/>
                <w:right w:val="none" w:sz="0" w:space="0" w:color="auto"/>
              </w:divBdr>
            </w:div>
            <w:div w:id="1539582507">
              <w:marLeft w:val="0"/>
              <w:marRight w:val="0"/>
              <w:marTop w:val="0"/>
              <w:marBottom w:val="0"/>
              <w:divBdr>
                <w:top w:val="none" w:sz="0" w:space="0" w:color="auto"/>
                <w:left w:val="none" w:sz="0" w:space="0" w:color="auto"/>
                <w:bottom w:val="none" w:sz="0" w:space="0" w:color="auto"/>
                <w:right w:val="none" w:sz="0" w:space="0" w:color="auto"/>
              </w:divBdr>
            </w:div>
            <w:div w:id="1540051520">
              <w:marLeft w:val="0"/>
              <w:marRight w:val="0"/>
              <w:marTop w:val="0"/>
              <w:marBottom w:val="0"/>
              <w:divBdr>
                <w:top w:val="none" w:sz="0" w:space="0" w:color="auto"/>
                <w:left w:val="none" w:sz="0" w:space="0" w:color="auto"/>
                <w:bottom w:val="none" w:sz="0" w:space="0" w:color="auto"/>
                <w:right w:val="none" w:sz="0" w:space="0" w:color="auto"/>
              </w:divBdr>
            </w:div>
            <w:div w:id="1540169281">
              <w:marLeft w:val="0"/>
              <w:marRight w:val="0"/>
              <w:marTop w:val="0"/>
              <w:marBottom w:val="0"/>
              <w:divBdr>
                <w:top w:val="none" w:sz="0" w:space="0" w:color="auto"/>
                <w:left w:val="none" w:sz="0" w:space="0" w:color="auto"/>
                <w:bottom w:val="none" w:sz="0" w:space="0" w:color="auto"/>
                <w:right w:val="none" w:sz="0" w:space="0" w:color="auto"/>
              </w:divBdr>
            </w:div>
            <w:div w:id="1540705407">
              <w:marLeft w:val="0"/>
              <w:marRight w:val="0"/>
              <w:marTop w:val="0"/>
              <w:marBottom w:val="0"/>
              <w:divBdr>
                <w:top w:val="none" w:sz="0" w:space="0" w:color="auto"/>
                <w:left w:val="none" w:sz="0" w:space="0" w:color="auto"/>
                <w:bottom w:val="none" w:sz="0" w:space="0" w:color="auto"/>
                <w:right w:val="none" w:sz="0" w:space="0" w:color="auto"/>
              </w:divBdr>
            </w:div>
            <w:div w:id="1540896235">
              <w:marLeft w:val="0"/>
              <w:marRight w:val="0"/>
              <w:marTop w:val="0"/>
              <w:marBottom w:val="0"/>
              <w:divBdr>
                <w:top w:val="none" w:sz="0" w:space="0" w:color="auto"/>
                <w:left w:val="none" w:sz="0" w:space="0" w:color="auto"/>
                <w:bottom w:val="none" w:sz="0" w:space="0" w:color="auto"/>
                <w:right w:val="none" w:sz="0" w:space="0" w:color="auto"/>
              </w:divBdr>
            </w:div>
            <w:div w:id="1543976802">
              <w:marLeft w:val="0"/>
              <w:marRight w:val="0"/>
              <w:marTop w:val="0"/>
              <w:marBottom w:val="0"/>
              <w:divBdr>
                <w:top w:val="none" w:sz="0" w:space="0" w:color="auto"/>
                <w:left w:val="none" w:sz="0" w:space="0" w:color="auto"/>
                <w:bottom w:val="none" w:sz="0" w:space="0" w:color="auto"/>
                <w:right w:val="none" w:sz="0" w:space="0" w:color="auto"/>
              </w:divBdr>
            </w:div>
            <w:div w:id="1544903786">
              <w:marLeft w:val="0"/>
              <w:marRight w:val="0"/>
              <w:marTop w:val="0"/>
              <w:marBottom w:val="0"/>
              <w:divBdr>
                <w:top w:val="none" w:sz="0" w:space="0" w:color="auto"/>
                <w:left w:val="none" w:sz="0" w:space="0" w:color="auto"/>
                <w:bottom w:val="none" w:sz="0" w:space="0" w:color="auto"/>
                <w:right w:val="none" w:sz="0" w:space="0" w:color="auto"/>
              </w:divBdr>
            </w:div>
            <w:div w:id="1545212485">
              <w:marLeft w:val="0"/>
              <w:marRight w:val="0"/>
              <w:marTop w:val="0"/>
              <w:marBottom w:val="0"/>
              <w:divBdr>
                <w:top w:val="none" w:sz="0" w:space="0" w:color="auto"/>
                <w:left w:val="none" w:sz="0" w:space="0" w:color="auto"/>
                <w:bottom w:val="none" w:sz="0" w:space="0" w:color="auto"/>
                <w:right w:val="none" w:sz="0" w:space="0" w:color="auto"/>
              </w:divBdr>
            </w:div>
            <w:div w:id="1545631187">
              <w:marLeft w:val="0"/>
              <w:marRight w:val="0"/>
              <w:marTop w:val="0"/>
              <w:marBottom w:val="0"/>
              <w:divBdr>
                <w:top w:val="none" w:sz="0" w:space="0" w:color="auto"/>
                <w:left w:val="none" w:sz="0" w:space="0" w:color="auto"/>
                <w:bottom w:val="none" w:sz="0" w:space="0" w:color="auto"/>
                <w:right w:val="none" w:sz="0" w:space="0" w:color="auto"/>
              </w:divBdr>
            </w:div>
            <w:div w:id="1545871039">
              <w:marLeft w:val="0"/>
              <w:marRight w:val="0"/>
              <w:marTop w:val="0"/>
              <w:marBottom w:val="0"/>
              <w:divBdr>
                <w:top w:val="none" w:sz="0" w:space="0" w:color="auto"/>
                <w:left w:val="none" w:sz="0" w:space="0" w:color="auto"/>
                <w:bottom w:val="none" w:sz="0" w:space="0" w:color="auto"/>
                <w:right w:val="none" w:sz="0" w:space="0" w:color="auto"/>
              </w:divBdr>
            </w:div>
            <w:div w:id="1546528573">
              <w:marLeft w:val="0"/>
              <w:marRight w:val="0"/>
              <w:marTop w:val="0"/>
              <w:marBottom w:val="0"/>
              <w:divBdr>
                <w:top w:val="none" w:sz="0" w:space="0" w:color="auto"/>
                <w:left w:val="none" w:sz="0" w:space="0" w:color="auto"/>
                <w:bottom w:val="none" w:sz="0" w:space="0" w:color="auto"/>
                <w:right w:val="none" w:sz="0" w:space="0" w:color="auto"/>
              </w:divBdr>
            </w:div>
            <w:div w:id="1546715680">
              <w:marLeft w:val="0"/>
              <w:marRight w:val="0"/>
              <w:marTop w:val="0"/>
              <w:marBottom w:val="0"/>
              <w:divBdr>
                <w:top w:val="none" w:sz="0" w:space="0" w:color="auto"/>
                <w:left w:val="none" w:sz="0" w:space="0" w:color="auto"/>
                <w:bottom w:val="none" w:sz="0" w:space="0" w:color="auto"/>
                <w:right w:val="none" w:sz="0" w:space="0" w:color="auto"/>
              </w:divBdr>
            </w:div>
            <w:div w:id="1546989119">
              <w:marLeft w:val="0"/>
              <w:marRight w:val="0"/>
              <w:marTop w:val="0"/>
              <w:marBottom w:val="0"/>
              <w:divBdr>
                <w:top w:val="none" w:sz="0" w:space="0" w:color="auto"/>
                <w:left w:val="none" w:sz="0" w:space="0" w:color="auto"/>
                <w:bottom w:val="none" w:sz="0" w:space="0" w:color="auto"/>
                <w:right w:val="none" w:sz="0" w:space="0" w:color="auto"/>
              </w:divBdr>
            </w:div>
            <w:div w:id="1548832235">
              <w:marLeft w:val="0"/>
              <w:marRight w:val="0"/>
              <w:marTop w:val="0"/>
              <w:marBottom w:val="0"/>
              <w:divBdr>
                <w:top w:val="none" w:sz="0" w:space="0" w:color="auto"/>
                <w:left w:val="none" w:sz="0" w:space="0" w:color="auto"/>
                <w:bottom w:val="none" w:sz="0" w:space="0" w:color="auto"/>
                <w:right w:val="none" w:sz="0" w:space="0" w:color="auto"/>
              </w:divBdr>
            </w:div>
            <w:div w:id="1549534609">
              <w:marLeft w:val="0"/>
              <w:marRight w:val="0"/>
              <w:marTop w:val="0"/>
              <w:marBottom w:val="0"/>
              <w:divBdr>
                <w:top w:val="none" w:sz="0" w:space="0" w:color="auto"/>
                <w:left w:val="none" w:sz="0" w:space="0" w:color="auto"/>
                <w:bottom w:val="none" w:sz="0" w:space="0" w:color="auto"/>
                <w:right w:val="none" w:sz="0" w:space="0" w:color="auto"/>
              </w:divBdr>
            </w:div>
            <w:div w:id="1549995219">
              <w:marLeft w:val="0"/>
              <w:marRight w:val="0"/>
              <w:marTop w:val="0"/>
              <w:marBottom w:val="0"/>
              <w:divBdr>
                <w:top w:val="none" w:sz="0" w:space="0" w:color="auto"/>
                <w:left w:val="none" w:sz="0" w:space="0" w:color="auto"/>
                <w:bottom w:val="none" w:sz="0" w:space="0" w:color="auto"/>
                <w:right w:val="none" w:sz="0" w:space="0" w:color="auto"/>
              </w:divBdr>
            </w:div>
            <w:div w:id="1550262510">
              <w:marLeft w:val="0"/>
              <w:marRight w:val="0"/>
              <w:marTop w:val="0"/>
              <w:marBottom w:val="0"/>
              <w:divBdr>
                <w:top w:val="none" w:sz="0" w:space="0" w:color="auto"/>
                <w:left w:val="none" w:sz="0" w:space="0" w:color="auto"/>
                <w:bottom w:val="none" w:sz="0" w:space="0" w:color="auto"/>
                <w:right w:val="none" w:sz="0" w:space="0" w:color="auto"/>
              </w:divBdr>
            </w:div>
            <w:div w:id="1553346776">
              <w:marLeft w:val="0"/>
              <w:marRight w:val="0"/>
              <w:marTop w:val="0"/>
              <w:marBottom w:val="0"/>
              <w:divBdr>
                <w:top w:val="none" w:sz="0" w:space="0" w:color="auto"/>
                <w:left w:val="none" w:sz="0" w:space="0" w:color="auto"/>
                <w:bottom w:val="none" w:sz="0" w:space="0" w:color="auto"/>
                <w:right w:val="none" w:sz="0" w:space="0" w:color="auto"/>
              </w:divBdr>
            </w:div>
            <w:div w:id="1553730389">
              <w:marLeft w:val="0"/>
              <w:marRight w:val="0"/>
              <w:marTop w:val="0"/>
              <w:marBottom w:val="0"/>
              <w:divBdr>
                <w:top w:val="none" w:sz="0" w:space="0" w:color="auto"/>
                <w:left w:val="none" w:sz="0" w:space="0" w:color="auto"/>
                <w:bottom w:val="none" w:sz="0" w:space="0" w:color="auto"/>
                <w:right w:val="none" w:sz="0" w:space="0" w:color="auto"/>
              </w:divBdr>
            </w:div>
            <w:div w:id="1554467190">
              <w:marLeft w:val="0"/>
              <w:marRight w:val="0"/>
              <w:marTop w:val="0"/>
              <w:marBottom w:val="0"/>
              <w:divBdr>
                <w:top w:val="none" w:sz="0" w:space="0" w:color="auto"/>
                <w:left w:val="none" w:sz="0" w:space="0" w:color="auto"/>
                <w:bottom w:val="none" w:sz="0" w:space="0" w:color="auto"/>
                <w:right w:val="none" w:sz="0" w:space="0" w:color="auto"/>
              </w:divBdr>
            </w:div>
            <w:div w:id="1554538574">
              <w:marLeft w:val="0"/>
              <w:marRight w:val="0"/>
              <w:marTop w:val="0"/>
              <w:marBottom w:val="0"/>
              <w:divBdr>
                <w:top w:val="none" w:sz="0" w:space="0" w:color="auto"/>
                <w:left w:val="none" w:sz="0" w:space="0" w:color="auto"/>
                <w:bottom w:val="none" w:sz="0" w:space="0" w:color="auto"/>
                <w:right w:val="none" w:sz="0" w:space="0" w:color="auto"/>
              </w:divBdr>
            </w:div>
            <w:div w:id="1554808354">
              <w:marLeft w:val="0"/>
              <w:marRight w:val="0"/>
              <w:marTop w:val="0"/>
              <w:marBottom w:val="0"/>
              <w:divBdr>
                <w:top w:val="none" w:sz="0" w:space="0" w:color="auto"/>
                <w:left w:val="none" w:sz="0" w:space="0" w:color="auto"/>
                <w:bottom w:val="none" w:sz="0" w:space="0" w:color="auto"/>
                <w:right w:val="none" w:sz="0" w:space="0" w:color="auto"/>
              </w:divBdr>
            </w:div>
            <w:div w:id="1555578742">
              <w:marLeft w:val="0"/>
              <w:marRight w:val="0"/>
              <w:marTop w:val="0"/>
              <w:marBottom w:val="0"/>
              <w:divBdr>
                <w:top w:val="none" w:sz="0" w:space="0" w:color="auto"/>
                <w:left w:val="none" w:sz="0" w:space="0" w:color="auto"/>
                <w:bottom w:val="none" w:sz="0" w:space="0" w:color="auto"/>
                <w:right w:val="none" w:sz="0" w:space="0" w:color="auto"/>
              </w:divBdr>
            </w:div>
            <w:div w:id="1555580662">
              <w:marLeft w:val="0"/>
              <w:marRight w:val="0"/>
              <w:marTop w:val="0"/>
              <w:marBottom w:val="0"/>
              <w:divBdr>
                <w:top w:val="none" w:sz="0" w:space="0" w:color="auto"/>
                <w:left w:val="none" w:sz="0" w:space="0" w:color="auto"/>
                <w:bottom w:val="none" w:sz="0" w:space="0" w:color="auto"/>
                <w:right w:val="none" w:sz="0" w:space="0" w:color="auto"/>
              </w:divBdr>
            </w:div>
            <w:div w:id="1558198541">
              <w:marLeft w:val="0"/>
              <w:marRight w:val="0"/>
              <w:marTop w:val="0"/>
              <w:marBottom w:val="0"/>
              <w:divBdr>
                <w:top w:val="none" w:sz="0" w:space="0" w:color="auto"/>
                <w:left w:val="none" w:sz="0" w:space="0" w:color="auto"/>
                <w:bottom w:val="none" w:sz="0" w:space="0" w:color="auto"/>
                <w:right w:val="none" w:sz="0" w:space="0" w:color="auto"/>
              </w:divBdr>
            </w:div>
            <w:div w:id="1560240943">
              <w:marLeft w:val="0"/>
              <w:marRight w:val="0"/>
              <w:marTop w:val="0"/>
              <w:marBottom w:val="0"/>
              <w:divBdr>
                <w:top w:val="none" w:sz="0" w:space="0" w:color="auto"/>
                <w:left w:val="none" w:sz="0" w:space="0" w:color="auto"/>
                <w:bottom w:val="none" w:sz="0" w:space="0" w:color="auto"/>
                <w:right w:val="none" w:sz="0" w:space="0" w:color="auto"/>
              </w:divBdr>
            </w:div>
            <w:div w:id="1562014623">
              <w:marLeft w:val="0"/>
              <w:marRight w:val="0"/>
              <w:marTop w:val="0"/>
              <w:marBottom w:val="0"/>
              <w:divBdr>
                <w:top w:val="none" w:sz="0" w:space="0" w:color="auto"/>
                <w:left w:val="none" w:sz="0" w:space="0" w:color="auto"/>
                <w:bottom w:val="none" w:sz="0" w:space="0" w:color="auto"/>
                <w:right w:val="none" w:sz="0" w:space="0" w:color="auto"/>
              </w:divBdr>
            </w:div>
            <w:div w:id="1562015984">
              <w:marLeft w:val="0"/>
              <w:marRight w:val="0"/>
              <w:marTop w:val="0"/>
              <w:marBottom w:val="0"/>
              <w:divBdr>
                <w:top w:val="none" w:sz="0" w:space="0" w:color="auto"/>
                <w:left w:val="none" w:sz="0" w:space="0" w:color="auto"/>
                <w:bottom w:val="none" w:sz="0" w:space="0" w:color="auto"/>
                <w:right w:val="none" w:sz="0" w:space="0" w:color="auto"/>
              </w:divBdr>
            </w:div>
            <w:div w:id="1562715391">
              <w:marLeft w:val="0"/>
              <w:marRight w:val="0"/>
              <w:marTop w:val="0"/>
              <w:marBottom w:val="0"/>
              <w:divBdr>
                <w:top w:val="none" w:sz="0" w:space="0" w:color="auto"/>
                <w:left w:val="none" w:sz="0" w:space="0" w:color="auto"/>
                <w:bottom w:val="none" w:sz="0" w:space="0" w:color="auto"/>
                <w:right w:val="none" w:sz="0" w:space="0" w:color="auto"/>
              </w:divBdr>
            </w:div>
            <w:div w:id="1564019514">
              <w:marLeft w:val="0"/>
              <w:marRight w:val="0"/>
              <w:marTop w:val="0"/>
              <w:marBottom w:val="0"/>
              <w:divBdr>
                <w:top w:val="none" w:sz="0" w:space="0" w:color="auto"/>
                <w:left w:val="none" w:sz="0" w:space="0" w:color="auto"/>
                <w:bottom w:val="none" w:sz="0" w:space="0" w:color="auto"/>
                <w:right w:val="none" w:sz="0" w:space="0" w:color="auto"/>
              </w:divBdr>
            </w:div>
            <w:div w:id="1564020633">
              <w:marLeft w:val="0"/>
              <w:marRight w:val="0"/>
              <w:marTop w:val="0"/>
              <w:marBottom w:val="0"/>
              <w:divBdr>
                <w:top w:val="none" w:sz="0" w:space="0" w:color="auto"/>
                <w:left w:val="none" w:sz="0" w:space="0" w:color="auto"/>
                <w:bottom w:val="none" w:sz="0" w:space="0" w:color="auto"/>
                <w:right w:val="none" w:sz="0" w:space="0" w:color="auto"/>
              </w:divBdr>
            </w:div>
            <w:div w:id="1565526244">
              <w:marLeft w:val="0"/>
              <w:marRight w:val="0"/>
              <w:marTop w:val="0"/>
              <w:marBottom w:val="0"/>
              <w:divBdr>
                <w:top w:val="none" w:sz="0" w:space="0" w:color="auto"/>
                <w:left w:val="none" w:sz="0" w:space="0" w:color="auto"/>
                <w:bottom w:val="none" w:sz="0" w:space="0" w:color="auto"/>
                <w:right w:val="none" w:sz="0" w:space="0" w:color="auto"/>
              </w:divBdr>
            </w:div>
            <w:div w:id="1566454344">
              <w:marLeft w:val="0"/>
              <w:marRight w:val="0"/>
              <w:marTop w:val="0"/>
              <w:marBottom w:val="0"/>
              <w:divBdr>
                <w:top w:val="none" w:sz="0" w:space="0" w:color="auto"/>
                <w:left w:val="none" w:sz="0" w:space="0" w:color="auto"/>
                <w:bottom w:val="none" w:sz="0" w:space="0" w:color="auto"/>
                <w:right w:val="none" w:sz="0" w:space="0" w:color="auto"/>
              </w:divBdr>
            </w:div>
            <w:div w:id="1566524396">
              <w:marLeft w:val="0"/>
              <w:marRight w:val="0"/>
              <w:marTop w:val="0"/>
              <w:marBottom w:val="0"/>
              <w:divBdr>
                <w:top w:val="none" w:sz="0" w:space="0" w:color="auto"/>
                <w:left w:val="none" w:sz="0" w:space="0" w:color="auto"/>
                <w:bottom w:val="none" w:sz="0" w:space="0" w:color="auto"/>
                <w:right w:val="none" w:sz="0" w:space="0" w:color="auto"/>
              </w:divBdr>
            </w:div>
            <w:div w:id="1566723066">
              <w:marLeft w:val="0"/>
              <w:marRight w:val="0"/>
              <w:marTop w:val="0"/>
              <w:marBottom w:val="0"/>
              <w:divBdr>
                <w:top w:val="none" w:sz="0" w:space="0" w:color="auto"/>
                <w:left w:val="none" w:sz="0" w:space="0" w:color="auto"/>
                <w:bottom w:val="none" w:sz="0" w:space="0" w:color="auto"/>
                <w:right w:val="none" w:sz="0" w:space="0" w:color="auto"/>
              </w:divBdr>
            </w:div>
            <w:div w:id="1566723801">
              <w:marLeft w:val="0"/>
              <w:marRight w:val="0"/>
              <w:marTop w:val="0"/>
              <w:marBottom w:val="0"/>
              <w:divBdr>
                <w:top w:val="none" w:sz="0" w:space="0" w:color="auto"/>
                <w:left w:val="none" w:sz="0" w:space="0" w:color="auto"/>
                <w:bottom w:val="none" w:sz="0" w:space="0" w:color="auto"/>
                <w:right w:val="none" w:sz="0" w:space="0" w:color="auto"/>
              </w:divBdr>
            </w:div>
            <w:div w:id="1567690373">
              <w:marLeft w:val="0"/>
              <w:marRight w:val="0"/>
              <w:marTop w:val="0"/>
              <w:marBottom w:val="0"/>
              <w:divBdr>
                <w:top w:val="none" w:sz="0" w:space="0" w:color="auto"/>
                <w:left w:val="none" w:sz="0" w:space="0" w:color="auto"/>
                <w:bottom w:val="none" w:sz="0" w:space="0" w:color="auto"/>
                <w:right w:val="none" w:sz="0" w:space="0" w:color="auto"/>
              </w:divBdr>
            </w:div>
            <w:div w:id="1569151536">
              <w:marLeft w:val="0"/>
              <w:marRight w:val="0"/>
              <w:marTop w:val="0"/>
              <w:marBottom w:val="0"/>
              <w:divBdr>
                <w:top w:val="none" w:sz="0" w:space="0" w:color="auto"/>
                <w:left w:val="none" w:sz="0" w:space="0" w:color="auto"/>
                <w:bottom w:val="none" w:sz="0" w:space="0" w:color="auto"/>
                <w:right w:val="none" w:sz="0" w:space="0" w:color="auto"/>
              </w:divBdr>
            </w:div>
            <w:div w:id="1569999586">
              <w:marLeft w:val="0"/>
              <w:marRight w:val="0"/>
              <w:marTop w:val="0"/>
              <w:marBottom w:val="0"/>
              <w:divBdr>
                <w:top w:val="none" w:sz="0" w:space="0" w:color="auto"/>
                <w:left w:val="none" w:sz="0" w:space="0" w:color="auto"/>
                <w:bottom w:val="none" w:sz="0" w:space="0" w:color="auto"/>
                <w:right w:val="none" w:sz="0" w:space="0" w:color="auto"/>
              </w:divBdr>
            </w:div>
            <w:div w:id="1570916376">
              <w:marLeft w:val="0"/>
              <w:marRight w:val="0"/>
              <w:marTop w:val="0"/>
              <w:marBottom w:val="0"/>
              <w:divBdr>
                <w:top w:val="none" w:sz="0" w:space="0" w:color="auto"/>
                <w:left w:val="none" w:sz="0" w:space="0" w:color="auto"/>
                <w:bottom w:val="none" w:sz="0" w:space="0" w:color="auto"/>
                <w:right w:val="none" w:sz="0" w:space="0" w:color="auto"/>
              </w:divBdr>
            </w:div>
            <w:div w:id="1573005234">
              <w:marLeft w:val="0"/>
              <w:marRight w:val="0"/>
              <w:marTop w:val="0"/>
              <w:marBottom w:val="0"/>
              <w:divBdr>
                <w:top w:val="none" w:sz="0" w:space="0" w:color="auto"/>
                <w:left w:val="none" w:sz="0" w:space="0" w:color="auto"/>
                <w:bottom w:val="none" w:sz="0" w:space="0" w:color="auto"/>
                <w:right w:val="none" w:sz="0" w:space="0" w:color="auto"/>
              </w:divBdr>
            </w:div>
            <w:div w:id="1573080860">
              <w:marLeft w:val="0"/>
              <w:marRight w:val="0"/>
              <w:marTop w:val="0"/>
              <w:marBottom w:val="0"/>
              <w:divBdr>
                <w:top w:val="none" w:sz="0" w:space="0" w:color="auto"/>
                <w:left w:val="none" w:sz="0" w:space="0" w:color="auto"/>
                <w:bottom w:val="none" w:sz="0" w:space="0" w:color="auto"/>
                <w:right w:val="none" w:sz="0" w:space="0" w:color="auto"/>
              </w:divBdr>
            </w:div>
            <w:div w:id="1573806919">
              <w:marLeft w:val="0"/>
              <w:marRight w:val="0"/>
              <w:marTop w:val="0"/>
              <w:marBottom w:val="0"/>
              <w:divBdr>
                <w:top w:val="none" w:sz="0" w:space="0" w:color="auto"/>
                <w:left w:val="none" w:sz="0" w:space="0" w:color="auto"/>
                <w:bottom w:val="none" w:sz="0" w:space="0" w:color="auto"/>
                <w:right w:val="none" w:sz="0" w:space="0" w:color="auto"/>
              </w:divBdr>
            </w:div>
            <w:div w:id="1574118077">
              <w:marLeft w:val="0"/>
              <w:marRight w:val="0"/>
              <w:marTop w:val="0"/>
              <w:marBottom w:val="0"/>
              <w:divBdr>
                <w:top w:val="none" w:sz="0" w:space="0" w:color="auto"/>
                <w:left w:val="none" w:sz="0" w:space="0" w:color="auto"/>
                <w:bottom w:val="none" w:sz="0" w:space="0" w:color="auto"/>
                <w:right w:val="none" w:sz="0" w:space="0" w:color="auto"/>
              </w:divBdr>
            </w:div>
            <w:div w:id="1574199240">
              <w:marLeft w:val="0"/>
              <w:marRight w:val="0"/>
              <w:marTop w:val="0"/>
              <w:marBottom w:val="0"/>
              <w:divBdr>
                <w:top w:val="none" w:sz="0" w:space="0" w:color="auto"/>
                <w:left w:val="none" w:sz="0" w:space="0" w:color="auto"/>
                <w:bottom w:val="none" w:sz="0" w:space="0" w:color="auto"/>
                <w:right w:val="none" w:sz="0" w:space="0" w:color="auto"/>
              </w:divBdr>
            </w:div>
            <w:div w:id="1575508595">
              <w:marLeft w:val="0"/>
              <w:marRight w:val="0"/>
              <w:marTop w:val="0"/>
              <w:marBottom w:val="0"/>
              <w:divBdr>
                <w:top w:val="none" w:sz="0" w:space="0" w:color="auto"/>
                <w:left w:val="none" w:sz="0" w:space="0" w:color="auto"/>
                <w:bottom w:val="none" w:sz="0" w:space="0" w:color="auto"/>
                <w:right w:val="none" w:sz="0" w:space="0" w:color="auto"/>
              </w:divBdr>
            </w:div>
            <w:div w:id="1576430894">
              <w:marLeft w:val="0"/>
              <w:marRight w:val="0"/>
              <w:marTop w:val="0"/>
              <w:marBottom w:val="0"/>
              <w:divBdr>
                <w:top w:val="none" w:sz="0" w:space="0" w:color="auto"/>
                <w:left w:val="none" w:sz="0" w:space="0" w:color="auto"/>
                <w:bottom w:val="none" w:sz="0" w:space="0" w:color="auto"/>
                <w:right w:val="none" w:sz="0" w:space="0" w:color="auto"/>
              </w:divBdr>
            </w:div>
            <w:div w:id="1577131826">
              <w:marLeft w:val="0"/>
              <w:marRight w:val="0"/>
              <w:marTop w:val="0"/>
              <w:marBottom w:val="0"/>
              <w:divBdr>
                <w:top w:val="none" w:sz="0" w:space="0" w:color="auto"/>
                <w:left w:val="none" w:sz="0" w:space="0" w:color="auto"/>
                <w:bottom w:val="none" w:sz="0" w:space="0" w:color="auto"/>
                <w:right w:val="none" w:sz="0" w:space="0" w:color="auto"/>
              </w:divBdr>
            </w:div>
            <w:div w:id="1577664486">
              <w:marLeft w:val="0"/>
              <w:marRight w:val="0"/>
              <w:marTop w:val="0"/>
              <w:marBottom w:val="0"/>
              <w:divBdr>
                <w:top w:val="none" w:sz="0" w:space="0" w:color="auto"/>
                <w:left w:val="none" w:sz="0" w:space="0" w:color="auto"/>
                <w:bottom w:val="none" w:sz="0" w:space="0" w:color="auto"/>
                <w:right w:val="none" w:sz="0" w:space="0" w:color="auto"/>
              </w:divBdr>
            </w:div>
            <w:div w:id="1578638344">
              <w:marLeft w:val="0"/>
              <w:marRight w:val="0"/>
              <w:marTop w:val="0"/>
              <w:marBottom w:val="0"/>
              <w:divBdr>
                <w:top w:val="none" w:sz="0" w:space="0" w:color="auto"/>
                <w:left w:val="none" w:sz="0" w:space="0" w:color="auto"/>
                <w:bottom w:val="none" w:sz="0" w:space="0" w:color="auto"/>
                <w:right w:val="none" w:sz="0" w:space="0" w:color="auto"/>
              </w:divBdr>
            </w:div>
            <w:div w:id="1578905662">
              <w:marLeft w:val="0"/>
              <w:marRight w:val="0"/>
              <w:marTop w:val="0"/>
              <w:marBottom w:val="0"/>
              <w:divBdr>
                <w:top w:val="none" w:sz="0" w:space="0" w:color="auto"/>
                <w:left w:val="none" w:sz="0" w:space="0" w:color="auto"/>
                <w:bottom w:val="none" w:sz="0" w:space="0" w:color="auto"/>
                <w:right w:val="none" w:sz="0" w:space="0" w:color="auto"/>
              </w:divBdr>
            </w:div>
            <w:div w:id="1580166041">
              <w:marLeft w:val="0"/>
              <w:marRight w:val="0"/>
              <w:marTop w:val="0"/>
              <w:marBottom w:val="0"/>
              <w:divBdr>
                <w:top w:val="none" w:sz="0" w:space="0" w:color="auto"/>
                <w:left w:val="none" w:sz="0" w:space="0" w:color="auto"/>
                <w:bottom w:val="none" w:sz="0" w:space="0" w:color="auto"/>
                <w:right w:val="none" w:sz="0" w:space="0" w:color="auto"/>
              </w:divBdr>
            </w:div>
            <w:div w:id="1580556839">
              <w:marLeft w:val="0"/>
              <w:marRight w:val="0"/>
              <w:marTop w:val="0"/>
              <w:marBottom w:val="0"/>
              <w:divBdr>
                <w:top w:val="none" w:sz="0" w:space="0" w:color="auto"/>
                <w:left w:val="none" w:sz="0" w:space="0" w:color="auto"/>
                <w:bottom w:val="none" w:sz="0" w:space="0" w:color="auto"/>
                <w:right w:val="none" w:sz="0" w:space="0" w:color="auto"/>
              </w:divBdr>
            </w:div>
            <w:div w:id="1584798807">
              <w:marLeft w:val="0"/>
              <w:marRight w:val="0"/>
              <w:marTop w:val="0"/>
              <w:marBottom w:val="0"/>
              <w:divBdr>
                <w:top w:val="none" w:sz="0" w:space="0" w:color="auto"/>
                <w:left w:val="none" w:sz="0" w:space="0" w:color="auto"/>
                <w:bottom w:val="none" w:sz="0" w:space="0" w:color="auto"/>
                <w:right w:val="none" w:sz="0" w:space="0" w:color="auto"/>
              </w:divBdr>
            </w:div>
            <w:div w:id="1584945869">
              <w:marLeft w:val="0"/>
              <w:marRight w:val="0"/>
              <w:marTop w:val="0"/>
              <w:marBottom w:val="0"/>
              <w:divBdr>
                <w:top w:val="none" w:sz="0" w:space="0" w:color="auto"/>
                <w:left w:val="none" w:sz="0" w:space="0" w:color="auto"/>
                <w:bottom w:val="none" w:sz="0" w:space="0" w:color="auto"/>
                <w:right w:val="none" w:sz="0" w:space="0" w:color="auto"/>
              </w:divBdr>
            </w:div>
            <w:div w:id="1584989192">
              <w:marLeft w:val="0"/>
              <w:marRight w:val="0"/>
              <w:marTop w:val="0"/>
              <w:marBottom w:val="0"/>
              <w:divBdr>
                <w:top w:val="none" w:sz="0" w:space="0" w:color="auto"/>
                <w:left w:val="none" w:sz="0" w:space="0" w:color="auto"/>
                <w:bottom w:val="none" w:sz="0" w:space="0" w:color="auto"/>
                <w:right w:val="none" w:sz="0" w:space="0" w:color="auto"/>
              </w:divBdr>
            </w:div>
            <w:div w:id="1587493853">
              <w:marLeft w:val="0"/>
              <w:marRight w:val="0"/>
              <w:marTop w:val="0"/>
              <w:marBottom w:val="0"/>
              <w:divBdr>
                <w:top w:val="none" w:sz="0" w:space="0" w:color="auto"/>
                <w:left w:val="none" w:sz="0" w:space="0" w:color="auto"/>
                <w:bottom w:val="none" w:sz="0" w:space="0" w:color="auto"/>
                <w:right w:val="none" w:sz="0" w:space="0" w:color="auto"/>
              </w:divBdr>
            </w:div>
            <w:div w:id="1588346896">
              <w:marLeft w:val="0"/>
              <w:marRight w:val="0"/>
              <w:marTop w:val="0"/>
              <w:marBottom w:val="0"/>
              <w:divBdr>
                <w:top w:val="none" w:sz="0" w:space="0" w:color="auto"/>
                <w:left w:val="none" w:sz="0" w:space="0" w:color="auto"/>
                <w:bottom w:val="none" w:sz="0" w:space="0" w:color="auto"/>
                <w:right w:val="none" w:sz="0" w:space="0" w:color="auto"/>
              </w:divBdr>
            </w:div>
            <w:div w:id="1588923864">
              <w:marLeft w:val="0"/>
              <w:marRight w:val="0"/>
              <w:marTop w:val="0"/>
              <w:marBottom w:val="0"/>
              <w:divBdr>
                <w:top w:val="none" w:sz="0" w:space="0" w:color="auto"/>
                <w:left w:val="none" w:sz="0" w:space="0" w:color="auto"/>
                <w:bottom w:val="none" w:sz="0" w:space="0" w:color="auto"/>
                <w:right w:val="none" w:sz="0" w:space="0" w:color="auto"/>
              </w:divBdr>
            </w:div>
            <w:div w:id="1589117442">
              <w:marLeft w:val="0"/>
              <w:marRight w:val="0"/>
              <w:marTop w:val="0"/>
              <w:marBottom w:val="0"/>
              <w:divBdr>
                <w:top w:val="none" w:sz="0" w:space="0" w:color="auto"/>
                <w:left w:val="none" w:sz="0" w:space="0" w:color="auto"/>
                <w:bottom w:val="none" w:sz="0" w:space="0" w:color="auto"/>
                <w:right w:val="none" w:sz="0" w:space="0" w:color="auto"/>
              </w:divBdr>
            </w:div>
            <w:div w:id="1589149511">
              <w:marLeft w:val="0"/>
              <w:marRight w:val="0"/>
              <w:marTop w:val="0"/>
              <w:marBottom w:val="0"/>
              <w:divBdr>
                <w:top w:val="none" w:sz="0" w:space="0" w:color="auto"/>
                <w:left w:val="none" w:sz="0" w:space="0" w:color="auto"/>
                <w:bottom w:val="none" w:sz="0" w:space="0" w:color="auto"/>
                <w:right w:val="none" w:sz="0" w:space="0" w:color="auto"/>
              </w:divBdr>
            </w:div>
            <w:div w:id="1589344217">
              <w:marLeft w:val="0"/>
              <w:marRight w:val="0"/>
              <w:marTop w:val="0"/>
              <w:marBottom w:val="0"/>
              <w:divBdr>
                <w:top w:val="none" w:sz="0" w:space="0" w:color="auto"/>
                <w:left w:val="none" w:sz="0" w:space="0" w:color="auto"/>
                <w:bottom w:val="none" w:sz="0" w:space="0" w:color="auto"/>
                <w:right w:val="none" w:sz="0" w:space="0" w:color="auto"/>
              </w:divBdr>
            </w:div>
            <w:div w:id="1590307820">
              <w:marLeft w:val="0"/>
              <w:marRight w:val="0"/>
              <w:marTop w:val="0"/>
              <w:marBottom w:val="0"/>
              <w:divBdr>
                <w:top w:val="none" w:sz="0" w:space="0" w:color="auto"/>
                <w:left w:val="none" w:sz="0" w:space="0" w:color="auto"/>
                <w:bottom w:val="none" w:sz="0" w:space="0" w:color="auto"/>
                <w:right w:val="none" w:sz="0" w:space="0" w:color="auto"/>
              </w:divBdr>
            </w:div>
            <w:div w:id="1590693330">
              <w:marLeft w:val="0"/>
              <w:marRight w:val="0"/>
              <w:marTop w:val="0"/>
              <w:marBottom w:val="0"/>
              <w:divBdr>
                <w:top w:val="none" w:sz="0" w:space="0" w:color="auto"/>
                <w:left w:val="none" w:sz="0" w:space="0" w:color="auto"/>
                <w:bottom w:val="none" w:sz="0" w:space="0" w:color="auto"/>
                <w:right w:val="none" w:sz="0" w:space="0" w:color="auto"/>
              </w:divBdr>
            </w:div>
            <w:div w:id="1590700715">
              <w:marLeft w:val="0"/>
              <w:marRight w:val="0"/>
              <w:marTop w:val="0"/>
              <w:marBottom w:val="0"/>
              <w:divBdr>
                <w:top w:val="none" w:sz="0" w:space="0" w:color="auto"/>
                <w:left w:val="none" w:sz="0" w:space="0" w:color="auto"/>
                <w:bottom w:val="none" w:sz="0" w:space="0" w:color="auto"/>
                <w:right w:val="none" w:sz="0" w:space="0" w:color="auto"/>
              </w:divBdr>
            </w:div>
            <w:div w:id="1593389156">
              <w:marLeft w:val="0"/>
              <w:marRight w:val="0"/>
              <w:marTop w:val="0"/>
              <w:marBottom w:val="0"/>
              <w:divBdr>
                <w:top w:val="none" w:sz="0" w:space="0" w:color="auto"/>
                <w:left w:val="none" w:sz="0" w:space="0" w:color="auto"/>
                <w:bottom w:val="none" w:sz="0" w:space="0" w:color="auto"/>
                <w:right w:val="none" w:sz="0" w:space="0" w:color="auto"/>
              </w:divBdr>
            </w:div>
            <w:div w:id="1593665380">
              <w:marLeft w:val="0"/>
              <w:marRight w:val="0"/>
              <w:marTop w:val="0"/>
              <w:marBottom w:val="0"/>
              <w:divBdr>
                <w:top w:val="none" w:sz="0" w:space="0" w:color="auto"/>
                <w:left w:val="none" w:sz="0" w:space="0" w:color="auto"/>
                <w:bottom w:val="none" w:sz="0" w:space="0" w:color="auto"/>
                <w:right w:val="none" w:sz="0" w:space="0" w:color="auto"/>
              </w:divBdr>
            </w:div>
            <w:div w:id="1593970648">
              <w:marLeft w:val="0"/>
              <w:marRight w:val="0"/>
              <w:marTop w:val="0"/>
              <w:marBottom w:val="0"/>
              <w:divBdr>
                <w:top w:val="none" w:sz="0" w:space="0" w:color="auto"/>
                <w:left w:val="none" w:sz="0" w:space="0" w:color="auto"/>
                <w:bottom w:val="none" w:sz="0" w:space="0" w:color="auto"/>
                <w:right w:val="none" w:sz="0" w:space="0" w:color="auto"/>
              </w:divBdr>
            </w:div>
            <w:div w:id="1595166394">
              <w:marLeft w:val="0"/>
              <w:marRight w:val="0"/>
              <w:marTop w:val="0"/>
              <w:marBottom w:val="0"/>
              <w:divBdr>
                <w:top w:val="none" w:sz="0" w:space="0" w:color="auto"/>
                <w:left w:val="none" w:sz="0" w:space="0" w:color="auto"/>
                <w:bottom w:val="none" w:sz="0" w:space="0" w:color="auto"/>
                <w:right w:val="none" w:sz="0" w:space="0" w:color="auto"/>
              </w:divBdr>
            </w:div>
            <w:div w:id="1595170105">
              <w:marLeft w:val="0"/>
              <w:marRight w:val="0"/>
              <w:marTop w:val="0"/>
              <w:marBottom w:val="0"/>
              <w:divBdr>
                <w:top w:val="none" w:sz="0" w:space="0" w:color="auto"/>
                <w:left w:val="none" w:sz="0" w:space="0" w:color="auto"/>
                <w:bottom w:val="none" w:sz="0" w:space="0" w:color="auto"/>
                <w:right w:val="none" w:sz="0" w:space="0" w:color="auto"/>
              </w:divBdr>
            </w:div>
            <w:div w:id="1597707936">
              <w:marLeft w:val="0"/>
              <w:marRight w:val="0"/>
              <w:marTop w:val="0"/>
              <w:marBottom w:val="0"/>
              <w:divBdr>
                <w:top w:val="none" w:sz="0" w:space="0" w:color="auto"/>
                <w:left w:val="none" w:sz="0" w:space="0" w:color="auto"/>
                <w:bottom w:val="none" w:sz="0" w:space="0" w:color="auto"/>
                <w:right w:val="none" w:sz="0" w:space="0" w:color="auto"/>
              </w:divBdr>
            </w:div>
            <w:div w:id="1601059927">
              <w:marLeft w:val="0"/>
              <w:marRight w:val="0"/>
              <w:marTop w:val="0"/>
              <w:marBottom w:val="0"/>
              <w:divBdr>
                <w:top w:val="none" w:sz="0" w:space="0" w:color="auto"/>
                <w:left w:val="none" w:sz="0" w:space="0" w:color="auto"/>
                <w:bottom w:val="none" w:sz="0" w:space="0" w:color="auto"/>
                <w:right w:val="none" w:sz="0" w:space="0" w:color="auto"/>
              </w:divBdr>
            </w:div>
            <w:div w:id="1601642284">
              <w:marLeft w:val="0"/>
              <w:marRight w:val="0"/>
              <w:marTop w:val="0"/>
              <w:marBottom w:val="0"/>
              <w:divBdr>
                <w:top w:val="none" w:sz="0" w:space="0" w:color="auto"/>
                <w:left w:val="none" w:sz="0" w:space="0" w:color="auto"/>
                <w:bottom w:val="none" w:sz="0" w:space="0" w:color="auto"/>
                <w:right w:val="none" w:sz="0" w:space="0" w:color="auto"/>
              </w:divBdr>
            </w:div>
            <w:div w:id="1601837555">
              <w:marLeft w:val="0"/>
              <w:marRight w:val="0"/>
              <w:marTop w:val="0"/>
              <w:marBottom w:val="0"/>
              <w:divBdr>
                <w:top w:val="none" w:sz="0" w:space="0" w:color="auto"/>
                <w:left w:val="none" w:sz="0" w:space="0" w:color="auto"/>
                <w:bottom w:val="none" w:sz="0" w:space="0" w:color="auto"/>
                <w:right w:val="none" w:sz="0" w:space="0" w:color="auto"/>
              </w:divBdr>
            </w:div>
            <w:div w:id="1602058288">
              <w:marLeft w:val="0"/>
              <w:marRight w:val="0"/>
              <w:marTop w:val="0"/>
              <w:marBottom w:val="0"/>
              <w:divBdr>
                <w:top w:val="none" w:sz="0" w:space="0" w:color="auto"/>
                <w:left w:val="none" w:sz="0" w:space="0" w:color="auto"/>
                <w:bottom w:val="none" w:sz="0" w:space="0" w:color="auto"/>
                <w:right w:val="none" w:sz="0" w:space="0" w:color="auto"/>
              </w:divBdr>
            </w:div>
            <w:div w:id="1603955103">
              <w:marLeft w:val="0"/>
              <w:marRight w:val="0"/>
              <w:marTop w:val="0"/>
              <w:marBottom w:val="0"/>
              <w:divBdr>
                <w:top w:val="none" w:sz="0" w:space="0" w:color="auto"/>
                <w:left w:val="none" w:sz="0" w:space="0" w:color="auto"/>
                <w:bottom w:val="none" w:sz="0" w:space="0" w:color="auto"/>
                <w:right w:val="none" w:sz="0" w:space="0" w:color="auto"/>
              </w:divBdr>
            </w:div>
            <w:div w:id="1604876107">
              <w:marLeft w:val="0"/>
              <w:marRight w:val="0"/>
              <w:marTop w:val="0"/>
              <w:marBottom w:val="0"/>
              <w:divBdr>
                <w:top w:val="none" w:sz="0" w:space="0" w:color="auto"/>
                <w:left w:val="none" w:sz="0" w:space="0" w:color="auto"/>
                <w:bottom w:val="none" w:sz="0" w:space="0" w:color="auto"/>
                <w:right w:val="none" w:sz="0" w:space="0" w:color="auto"/>
              </w:divBdr>
            </w:div>
            <w:div w:id="1605115259">
              <w:marLeft w:val="0"/>
              <w:marRight w:val="0"/>
              <w:marTop w:val="0"/>
              <w:marBottom w:val="0"/>
              <w:divBdr>
                <w:top w:val="none" w:sz="0" w:space="0" w:color="auto"/>
                <w:left w:val="none" w:sz="0" w:space="0" w:color="auto"/>
                <w:bottom w:val="none" w:sz="0" w:space="0" w:color="auto"/>
                <w:right w:val="none" w:sz="0" w:space="0" w:color="auto"/>
              </w:divBdr>
            </w:div>
            <w:div w:id="1606304449">
              <w:marLeft w:val="0"/>
              <w:marRight w:val="0"/>
              <w:marTop w:val="0"/>
              <w:marBottom w:val="0"/>
              <w:divBdr>
                <w:top w:val="none" w:sz="0" w:space="0" w:color="auto"/>
                <w:left w:val="none" w:sz="0" w:space="0" w:color="auto"/>
                <w:bottom w:val="none" w:sz="0" w:space="0" w:color="auto"/>
                <w:right w:val="none" w:sz="0" w:space="0" w:color="auto"/>
              </w:divBdr>
            </w:div>
            <w:div w:id="1607034029">
              <w:marLeft w:val="0"/>
              <w:marRight w:val="0"/>
              <w:marTop w:val="0"/>
              <w:marBottom w:val="0"/>
              <w:divBdr>
                <w:top w:val="none" w:sz="0" w:space="0" w:color="auto"/>
                <w:left w:val="none" w:sz="0" w:space="0" w:color="auto"/>
                <w:bottom w:val="none" w:sz="0" w:space="0" w:color="auto"/>
                <w:right w:val="none" w:sz="0" w:space="0" w:color="auto"/>
              </w:divBdr>
            </w:div>
            <w:div w:id="1608463851">
              <w:marLeft w:val="0"/>
              <w:marRight w:val="0"/>
              <w:marTop w:val="0"/>
              <w:marBottom w:val="0"/>
              <w:divBdr>
                <w:top w:val="none" w:sz="0" w:space="0" w:color="auto"/>
                <w:left w:val="none" w:sz="0" w:space="0" w:color="auto"/>
                <w:bottom w:val="none" w:sz="0" w:space="0" w:color="auto"/>
                <w:right w:val="none" w:sz="0" w:space="0" w:color="auto"/>
              </w:divBdr>
            </w:div>
            <w:div w:id="1609894236">
              <w:marLeft w:val="0"/>
              <w:marRight w:val="0"/>
              <w:marTop w:val="0"/>
              <w:marBottom w:val="0"/>
              <w:divBdr>
                <w:top w:val="none" w:sz="0" w:space="0" w:color="auto"/>
                <w:left w:val="none" w:sz="0" w:space="0" w:color="auto"/>
                <w:bottom w:val="none" w:sz="0" w:space="0" w:color="auto"/>
                <w:right w:val="none" w:sz="0" w:space="0" w:color="auto"/>
              </w:divBdr>
            </w:div>
            <w:div w:id="1609970295">
              <w:marLeft w:val="0"/>
              <w:marRight w:val="0"/>
              <w:marTop w:val="0"/>
              <w:marBottom w:val="0"/>
              <w:divBdr>
                <w:top w:val="none" w:sz="0" w:space="0" w:color="auto"/>
                <w:left w:val="none" w:sz="0" w:space="0" w:color="auto"/>
                <w:bottom w:val="none" w:sz="0" w:space="0" w:color="auto"/>
                <w:right w:val="none" w:sz="0" w:space="0" w:color="auto"/>
              </w:divBdr>
            </w:div>
            <w:div w:id="1610964857">
              <w:marLeft w:val="0"/>
              <w:marRight w:val="0"/>
              <w:marTop w:val="0"/>
              <w:marBottom w:val="0"/>
              <w:divBdr>
                <w:top w:val="none" w:sz="0" w:space="0" w:color="auto"/>
                <w:left w:val="none" w:sz="0" w:space="0" w:color="auto"/>
                <w:bottom w:val="none" w:sz="0" w:space="0" w:color="auto"/>
                <w:right w:val="none" w:sz="0" w:space="0" w:color="auto"/>
              </w:divBdr>
            </w:div>
            <w:div w:id="1611159640">
              <w:marLeft w:val="0"/>
              <w:marRight w:val="0"/>
              <w:marTop w:val="0"/>
              <w:marBottom w:val="0"/>
              <w:divBdr>
                <w:top w:val="none" w:sz="0" w:space="0" w:color="auto"/>
                <w:left w:val="none" w:sz="0" w:space="0" w:color="auto"/>
                <w:bottom w:val="none" w:sz="0" w:space="0" w:color="auto"/>
                <w:right w:val="none" w:sz="0" w:space="0" w:color="auto"/>
              </w:divBdr>
            </w:div>
            <w:div w:id="1612935410">
              <w:marLeft w:val="0"/>
              <w:marRight w:val="0"/>
              <w:marTop w:val="0"/>
              <w:marBottom w:val="0"/>
              <w:divBdr>
                <w:top w:val="none" w:sz="0" w:space="0" w:color="auto"/>
                <w:left w:val="none" w:sz="0" w:space="0" w:color="auto"/>
                <w:bottom w:val="none" w:sz="0" w:space="0" w:color="auto"/>
                <w:right w:val="none" w:sz="0" w:space="0" w:color="auto"/>
              </w:divBdr>
            </w:div>
            <w:div w:id="1612975455">
              <w:marLeft w:val="0"/>
              <w:marRight w:val="0"/>
              <w:marTop w:val="0"/>
              <w:marBottom w:val="0"/>
              <w:divBdr>
                <w:top w:val="none" w:sz="0" w:space="0" w:color="auto"/>
                <w:left w:val="none" w:sz="0" w:space="0" w:color="auto"/>
                <w:bottom w:val="none" w:sz="0" w:space="0" w:color="auto"/>
                <w:right w:val="none" w:sz="0" w:space="0" w:color="auto"/>
              </w:divBdr>
            </w:div>
            <w:div w:id="1614170451">
              <w:marLeft w:val="0"/>
              <w:marRight w:val="0"/>
              <w:marTop w:val="0"/>
              <w:marBottom w:val="0"/>
              <w:divBdr>
                <w:top w:val="none" w:sz="0" w:space="0" w:color="auto"/>
                <w:left w:val="none" w:sz="0" w:space="0" w:color="auto"/>
                <w:bottom w:val="none" w:sz="0" w:space="0" w:color="auto"/>
                <w:right w:val="none" w:sz="0" w:space="0" w:color="auto"/>
              </w:divBdr>
            </w:div>
            <w:div w:id="1614555779">
              <w:marLeft w:val="0"/>
              <w:marRight w:val="0"/>
              <w:marTop w:val="0"/>
              <w:marBottom w:val="0"/>
              <w:divBdr>
                <w:top w:val="none" w:sz="0" w:space="0" w:color="auto"/>
                <w:left w:val="none" w:sz="0" w:space="0" w:color="auto"/>
                <w:bottom w:val="none" w:sz="0" w:space="0" w:color="auto"/>
                <w:right w:val="none" w:sz="0" w:space="0" w:color="auto"/>
              </w:divBdr>
            </w:div>
            <w:div w:id="1616793215">
              <w:marLeft w:val="0"/>
              <w:marRight w:val="0"/>
              <w:marTop w:val="0"/>
              <w:marBottom w:val="0"/>
              <w:divBdr>
                <w:top w:val="none" w:sz="0" w:space="0" w:color="auto"/>
                <w:left w:val="none" w:sz="0" w:space="0" w:color="auto"/>
                <w:bottom w:val="none" w:sz="0" w:space="0" w:color="auto"/>
                <w:right w:val="none" w:sz="0" w:space="0" w:color="auto"/>
              </w:divBdr>
            </w:div>
            <w:div w:id="1617515779">
              <w:marLeft w:val="0"/>
              <w:marRight w:val="0"/>
              <w:marTop w:val="0"/>
              <w:marBottom w:val="0"/>
              <w:divBdr>
                <w:top w:val="none" w:sz="0" w:space="0" w:color="auto"/>
                <w:left w:val="none" w:sz="0" w:space="0" w:color="auto"/>
                <w:bottom w:val="none" w:sz="0" w:space="0" w:color="auto"/>
                <w:right w:val="none" w:sz="0" w:space="0" w:color="auto"/>
              </w:divBdr>
            </w:div>
            <w:div w:id="1617788564">
              <w:marLeft w:val="0"/>
              <w:marRight w:val="0"/>
              <w:marTop w:val="0"/>
              <w:marBottom w:val="0"/>
              <w:divBdr>
                <w:top w:val="none" w:sz="0" w:space="0" w:color="auto"/>
                <w:left w:val="none" w:sz="0" w:space="0" w:color="auto"/>
                <w:bottom w:val="none" w:sz="0" w:space="0" w:color="auto"/>
                <w:right w:val="none" w:sz="0" w:space="0" w:color="auto"/>
              </w:divBdr>
            </w:div>
            <w:div w:id="1619294045">
              <w:marLeft w:val="0"/>
              <w:marRight w:val="0"/>
              <w:marTop w:val="0"/>
              <w:marBottom w:val="0"/>
              <w:divBdr>
                <w:top w:val="none" w:sz="0" w:space="0" w:color="auto"/>
                <w:left w:val="none" w:sz="0" w:space="0" w:color="auto"/>
                <w:bottom w:val="none" w:sz="0" w:space="0" w:color="auto"/>
                <w:right w:val="none" w:sz="0" w:space="0" w:color="auto"/>
              </w:divBdr>
            </w:div>
            <w:div w:id="1621104857">
              <w:marLeft w:val="0"/>
              <w:marRight w:val="0"/>
              <w:marTop w:val="0"/>
              <w:marBottom w:val="0"/>
              <w:divBdr>
                <w:top w:val="none" w:sz="0" w:space="0" w:color="auto"/>
                <w:left w:val="none" w:sz="0" w:space="0" w:color="auto"/>
                <w:bottom w:val="none" w:sz="0" w:space="0" w:color="auto"/>
                <w:right w:val="none" w:sz="0" w:space="0" w:color="auto"/>
              </w:divBdr>
            </w:div>
            <w:div w:id="1622999183">
              <w:marLeft w:val="0"/>
              <w:marRight w:val="0"/>
              <w:marTop w:val="0"/>
              <w:marBottom w:val="0"/>
              <w:divBdr>
                <w:top w:val="none" w:sz="0" w:space="0" w:color="auto"/>
                <w:left w:val="none" w:sz="0" w:space="0" w:color="auto"/>
                <w:bottom w:val="none" w:sz="0" w:space="0" w:color="auto"/>
                <w:right w:val="none" w:sz="0" w:space="0" w:color="auto"/>
              </w:divBdr>
            </w:div>
            <w:div w:id="1623606840">
              <w:marLeft w:val="0"/>
              <w:marRight w:val="0"/>
              <w:marTop w:val="0"/>
              <w:marBottom w:val="0"/>
              <w:divBdr>
                <w:top w:val="none" w:sz="0" w:space="0" w:color="auto"/>
                <w:left w:val="none" w:sz="0" w:space="0" w:color="auto"/>
                <w:bottom w:val="none" w:sz="0" w:space="0" w:color="auto"/>
                <w:right w:val="none" w:sz="0" w:space="0" w:color="auto"/>
              </w:divBdr>
            </w:div>
            <w:div w:id="1624848470">
              <w:marLeft w:val="0"/>
              <w:marRight w:val="0"/>
              <w:marTop w:val="0"/>
              <w:marBottom w:val="0"/>
              <w:divBdr>
                <w:top w:val="none" w:sz="0" w:space="0" w:color="auto"/>
                <w:left w:val="none" w:sz="0" w:space="0" w:color="auto"/>
                <w:bottom w:val="none" w:sz="0" w:space="0" w:color="auto"/>
                <w:right w:val="none" w:sz="0" w:space="0" w:color="auto"/>
              </w:divBdr>
            </w:div>
            <w:div w:id="1625766904">
              <w:marLeft w:val="0"/>
              <w:marRight w:val="0"/>
              <w:marTop w:val="0"/>
              <w:marBottom w:val="0"/>
              <w:divBdr>
                <w:top w:val="none" w:sz="0" w:space="0" w:color="auto"/>
                <w:left w:val="none" w:sz="0" w:space="0" w:color="auto"/>
                <w:bottom w:val="none" w:sz="0" w:space="0" w:color="auto"/>
                <w:right w:val="none" w:sz="0" w:space="0" w:color="auto"/>
              </w:divBdr>
            </w:div>
            <w:div w:id="1626497554">
              <w:marLeft w:val="0"/>
              <w:marRight w:val="0"/>
              <w:marTop w:val="0"/>
              <w:marBottom w:val="0"/>
              <w:divBdr>
                <w:top w:val="none" w:sz="0" w:space="0" w:color="auto"/>
                <w:left w:val="none" w:sz="0" w:space="0" w:color="auto"/>
                <w:bottom w:val="none" w:sz="0" w:space="0" w:color="auto"/>
                <w:right w:val="none" w:sz="0" w:space="0" w:color="auto"/>
              </w:divBdr>
              <w:divsChild>
                <w:div w:id="36853493">
                  <w:marLeft w:val="0"/>
                  <w:marRight w:val="0"/>
                  <w:marTop w:val="0"/>
                  <w:marBottom w:val="0"/>
                  <w:divBdr>
                    <w:top w:val="none" w:sz="0" w:space="0" w:color="auto"/>
                    <w:left w:val="none" w:sz="0" w:space="0" w:color="auto"/>
                    <w:bottom w:val="none" w:sz="0" w:space="0" w:color="auto"/>
                    <w:right w:val="none" w:sz="0" w:space="0" w:color="auto"/>
                  </w:divBdr>
                </w:div>
                <w:div w:id="77214305">
                  <w:marLeft w:val="0"/>
                  <w:marRight w:val="0"/>
                  <w:marTop w:val="0"/>
                  <w:marBottom w:val="0"/>
                  <w:divBdr>
                    <w:top w:val="none" w:sz="0" w:space="0" w:color="auto"/>
                    <w:left w:val="none" w:sz="0" w:space="0" w:color="auto"/>
                    <w:bottom w:val="none" w:sz="0" w:space="0" w:color="auto"/>
                    <w:right w:val="none" w:sz="0" w:space="0" w:color="auto"/>
                  </w:divBdr>
                </w:div>
                <w:div w:id="183329119">
                  <w:marLeft w:val="0"/>
                  <w:marRight w:val="0"/>
                  <w:marTop w:val="0"/>
                  <w:marBottom w:val="0"/>
                  <w:divBdr>
                    <w:top w:val="none" w:sz="0" w:space="0" w:color="auto"/>
                    <w:left w:val="none" w:sz="0" w:space="0" w:color="auto"/>
                    <w:bottom w:val="none" w:sz="0" w:space="0" w:color="auto"/>
                    <w:right w:val="none" w:sz="0" w:space="0" w:color="auto"/>
                  </w:divBdr>
                </w:div>
                <w:div w:id="370111924">
                  <w:marLeft w:val="0"/>
                  <w:marRight w:val="0"/>
                  <w:marTop w:val="0"/>
                  <w:marBottom w:val="0"/>
                  <w:divBdr>
                    <w:top w:val="none" w:sz="0" w:space="0" w:color="auto"/>
                    <w:left w:val="none" w:sz="0" w:space="0" w:color="auto"/>
                    <w:bottom w:val="none" w:sz="0" w:space="0" w:color="auto"/>
                    <w:right w:val="none" w:sz="0" w:space="0" w:color="auto"/>
                  </w:divBdr>
                </w:div>
                <w:div w:id="376852699">
                  <w:marLeft w:val="0"/>
                  <w:marRight w:val="0"/>
                  <w:marTop w:val="0"/>
                  <w:marBottom w:val="0"/>
                  <w:divBdr>
                    <w:top w:val="none" w:sz="0" w:space="0" w:color="auto"/>
                    <w:left w:val="none" w:sz="0" w:space="0" w:color="auto"/>
                    <w:bottom w:val="none" w:sz="0" w:space="0" w:color="auto"/>
                    <w:right w:val="none" w:sz="0" w:space="0" w:color="auto"/>
                  </w:divBdr>
                </w:div>
                <w:div w:id="449905030">
                  <w:marLeft w:val="0"/>
                  <w:marRight w:val="0"/>
                  <w:marTop w:val="0"/>
                  <w:marBottom w:val="0"/>
                  <w:divBdr>
                    <w:top w:val="none" w:sz="0" w:space="0" w:color="auto"/>
                    <w:left w:val="none" w:sz="0" w:space="0" w:color="auto"/>
                    <w:bottom w:val="none" w:sz="0" w:space="0" w:color="auto"/>
                    <w:right w:val="none" w:sz="0" w:space="0" w:color="auto"/>
                  </w:divBdr>
                </w:div>
                <w:div w:id="509150385">
                  <w:marLeft w:val="0"/>
                  <w:marRight w:val="0"/>
                  <w:marTop w:val="0"/>
                  <w:marBottom w:val="0"/>
                  <w:divBdr>
                    <w:top w:val="none" w:sz="0" w:space="0" w:color="auto"/>
                    <w:left w:val="none" w:sz="0" w:space="0" w:color="auto"/>
                    <w:bottom w:val="none" w:sz="0" w:space="0" w:color="auto"/>
                    <w:right w:val="none" w:sz="0" w:space="0" w:color="auto"/>
                  </w:divBdr>
                </w:div>
                <w:div w:id="520825356">
                  <w:marLeft w:val="0"/>
                  <w:marRight w:val="0"/>
                  <w:marTop w:val="0"/>
                  <w:marBottom w:val="0"/>
                  <w:divBdr>
                    <w:top w:val="none" w:sz="0" w:space="0" w:color="auto"/>
                    <w:left w:val="none" w:sz="0" w:space="0" w:color="auto"/>
                    <w:bottom w:val="none" w:sz="0" w:space="0" w:color="auto"/>
                    <w:right w:val="none" w:sz="0" w:space="0" w:color="auto"/>
                  </w:divBdr>
                </w:div>
                <w:div w:id="693579059">
                  <w:marLeft w:val="0"/>
                  <w:marRight w:val="0"/>
                  <w:marTop w:val="0"/>
                  <w:marBottom w:val="0"/>
                  <w:divBdr>
                    <w:top w:val="none" w:sz="0" w:space="0" w:color="auto"/>
                    <w:left w:val="none" w:sz="0" w:space="0" w:color="auto"/>
                    <w:bottom w:val="none" w:sz="0" w:space="0" w:color="auto"/>
                    <w:right w:val="none" w:sz="0" w:space="0" w:color="auto"/>
                  </w:divBdr>
                </w:div>
                <w:div w:id="737437068">
                  <w:marLeft w:val="0"/>
                  <w:marRight w:val="0"/>
                  <w:marTop w:val="0"/>
                  <w:marBottom w:val="0"/>
                  <w:divBdr>
                    <w:top w:val="none" w:sz="0" w:space="0" w:color="auto"/>
                    <w:left w:val="none" w:sz="0" w:space="0" w:color="auto"/>
                    <w:bottom w:val="none" w:sz="0" w:space="0" w:color="auto"/>
                    <w:right w:val="none" w:sz="0" w:space="0" w:color="auto"/>
                  </w:divBdr>
                </w:div>
                <w:div w:id="1282759964">
                  <w:marLeft w:val="0"/>
                  <w:marRight w:val="0"/>
                  <w:marTop w:val="0"/>
                  <w:marBottom w:val="0"/>
                  <w:divBdr>
                    <w:top w:val="none" w:sz="0" w:space="0" w:color="auto"/>
                    <w:left w:val="none" w:sz="0" w:space="0" w:color="auto"/>
                    <w:bottom w:val="none" w:sz="0" w:space="0" w:color="auto"/>
                    <w:right w:val="none" w:sz="0" w:space="0" w:color="auto"/>
                  </w:divBdr>
                </w:div>
                <w:div w:id="1292243461">
                  <w:marLeft w:val="0"/>
                  <w:marRight w:val="0"/>
                  <w:marTop w:val="0"/>
                  <w:marBottom w:val="0"/>
                  <w:divBdr>
                    <w:top w:val="none" w:sz="0" w:space="0" w:color="auto"/>
                    <w:left w:val="none" w:sz="0" w:space="0" w:color="auto"/>
                    <w:bottom w:val="none" w:sz="0" w:space="0" w:color="auto"/>
                    <w:right w:val="none" w:sz="0" w:space="0" w:color="auto"/>
                  </w:divBdr>
                </w:div>
                <w:div w:id="1400207589">
                  <w:marLeft w:val="0"/>
                  <w:marRight w:val="0"/>
                  <w:marTop w:val="0"/>
                  <w:marBottom w:val="0"/>
                  <w:divBdr>
                    <w:top w:val="none" w:sz="0" w:space="0" w:color="auto"/>
                    <w:left w:val="none" w:sz="0" w:space="0" w:color="auto"/>
                    <w:bottom w:val="none" w:sz="0" w:space="0" w:color="auto"/>
                    <w:right w:val="none" w:sz="0" w:space="0" w:color="auto"/>
                  </w:divBdr>
                </w:div>
                <w:div w:id="2019117987">
                  <w:marLeft w:val="0"/>
                  <w:marRight w:val="0"/>
                  <w:marTop w:val="0"/>
                  <w:marBottom w:val="0"/>
                  <w:divBdr>
                    <w:top w:val="none" w:sz="0" w:space="0" w:color="auto"/>
                    <w:left w:val="none" w:sz="0" w:space="0" w:color="auto"/>
                    <w:bottom w:val="none" w:sz="0" w:space="0" w:color="auto"/>
                    <w:right w:val="none" w:sz="0" w:space="0" w:color="auto"/>
                  </w:divBdr>
                </w:div>
              </w:divsChild>
            </w:div>
            <w:div w:id="1626885956">
              <w:marLeft w:val="0"/>
              <w:marRight w:val="0"/>
              <w:marTop w:val="0"/>
              <w:marBottom w:val="0"/>
              <w:divBdr>
                <w:top w:val="none" w:sz="0" w:space="0" w:color="auto"/>
                <w:left w:val="none" w:sz="0" w:space="0" w:color="auto"/>
                <w:bottom w:val="none" w:sz="0" w:space="0" w:color="auto"/>
                <w:right w:val="none" w:sz="0" w:space="0" w:color="auto"/>
              </w:divBdr>
            </w:div>
            <w:div w:id="1627541712">
              <w:marLeft w:val="0"/>
              <w:marRight w:val="0"/>
              <w:marTop w:val="0"/>
              <w:marBottom w:val="0"/>
              <w:divBdr>
                <w:top w:val="none" w:sz="0" w:space="0" w:color="auto"/>
                <w:left w:val="none" w:sz="0" w:space="0" w:color="auto"/>
                <w:bottom w:val="none" w:sz="0" w:space="0" w:color="auto"/>
                <w:right w:val="none" w:sz="0" w:space="0" w:color="auto"/>
              </w:divBdr>
            </w:div>
            <w:div w:id="1629554426">
              <w:marLeft w:val="0"/>
              <w:marRight w:val="0"/>
              <w:marTop w:val="0"/>
              <w:marBottom w:val="0"/>
              <w:divBdr>
                <w:top w:val="none" w:sz="0" w:space="0" w:color="auto"/>
                <w:left w:val="none" w:sz="0" w:space="0" w:color="auto"/>
                <w:bottom w:val="none" w:sz="0" w:space="0" w:color="auto"/>
                <w:right w:val="none" w:sz="0" w:space="0" w:color="auto"/>
              </w:divBdr>
            </w:div>
            <w:div w:id="1629697762">
              <w:marLeft w:val="0"/>
              <w:marRight w:val="0"/>
              <w:marTop w:val="0"/>
              <w:marBottom w:val="0"/>
              <w:divBdr>
                <w:top w:val="none" w:sz="0" w:space="0" w:color="auto"/>
                <w:left w:val="none" w:sz="0" w:space="0" w:color="auto"/>
                <w:bottom w:val="none" w:sz="0" w:space="0" w:color="auto"/>
                <w:right w:val="none" w:sz="0" w:space="0" w:color="auto"/>
              </w:divBdr>
            </w:div>
            <w:div w:id="1631354526">
              <w:marLeft w:val="0"/>
              <w:marRight w:val="0"/>
              <w:marTop w:val="0"/>
              <w:marBottom w:val="0"/>
              <w:divBdr>
                <w:top w:val="none" w:sz="0" w:space="0" w:color="auto"/>
                <w:left w:val="none" w:sz="0" w:space="0" w:color="auto"/>
                <w:bottom w:val="none" w:sz="0" w:space="0" w:color="auto"/>
                <w:right w:val="none" w:sz="0" w:space="0" w:color="auto"/>
              </w:divBdr>
            </w:div>
            <w:div w:id="1631747546">
              <w:marLeft w:val="0"/>
              <w:marRight w:val="0"/>
              <w:marTop w:val="0"/>
              <w:marBottom w:val="0"/>
              <w:divBdr>
                <w:top w:val="none" w:sz="0" w:space="0" w:color="auto"/>
                <w:left w:val="none" w:sz="0" w:space="0" w:color="auto"/>
                <w:bottom w:val="none" w:sz="0" w:space="0" w:color="auto"/>
                <w:right w:val="none" w:sz="0" w:space="0" w:color="auto"/>
              </w:divBdr>
            </w:div>
            <w:div w:id="1632050137">
              <w:marLeft w:val="0"/>
              <w:marRight w:val="0"/>
              <w:marTop w:val="0"/>
              <w:marBottom w:val="0"/>
              <w:divBdr>
                <w:top w:val="none" w:sz="0" w:space="0" w:color="auto"/>
                <w:left w:val="none" w:sz="0" w:space="0" w:color="auto"/>
                <w:bottom w:val="none" w:sz="0" w:space="0" w:color="auto"/>
                <w:right w:val="none" w:sz="0" w:space="0" w:color="auto"/>
              </w:divBdr>
            </w:div>
            <w:div w:id="1632247683">
              <w:marLeft w:val="0"/>
              <w:marRight w:val="0"/>
              <w:marTop w:val="0"/>
              <w:marBottom w:val="0"/>
              <w:divBdr>
                <w:top w:val="none" w:sz="0" w:space="0" w:color="auto"/>
                <w:left w:val="none" w:sz="0" w:space="0" w:color="auto"/>
                <w:bottom w:val="none" w:sz="0" w:space="0" w:color="auto"/>
                <w:right w:val="none" w:sz="0" w:space="0" w:color="auto"/>
              </w:divBdr>
            </w:div>
            <w:div w:id="1632440713">
              <w:marLeft w:val="0"/>
              <w:marRight w:val="0"/>
              <w:marTop w:val="0"/>
              <w:marBottom w:val="0"/>
              <w:divBdr>
                <w:top w:val="none" w:sz="0" w:space="0" w:color="auto"/>
                <w:left w:val="none" w:sz="0" w:space="0" w:color="auto"/>
                <w:bottom w:val="none" w:sz="0" w:space="0" w:color="auto"/>
                <w:right w:val="none" w:sz="0" w:space="0" w:color="auto"/>
              </w:divBdr>
            </w:div>
            <w:div w:id="1633705802">
              <w:marLeft w:val="0"/>
              <w:marRight w:val="0"/>
              <w:marTop w:val="0"/>
              <w:marBottom w:val="0"/>
              <w:divBdr>
                <w:top w:val="none" w:sz="0" w:space="0" w:color="auto"/>
                <w:left w:val="none" w:sz="0" w:space="0" w:color="auto"/>
                <w:bottom w:val="none" w:sz="0" w:space="0" w:color="auto"/>
                <w:right w:val="none" w:sz="0" w:space="0" w:color="auto"/>
              </w:divBdr>
            </w:div>
            <w:div w:id="1634556896">
              <w:marLeft w:val="0"/>
              <w:marRight w:val="0"/>
              <w:marTop w:val="0"/>
              <w:marBottom w:val="0"/>
              <w:divBdr>
                <w:top w:val="none" w:sz="0" w:space="0" w:color="auto"/>
                <w:left w:val="none" w:sz="0" w:space="0" w:color="auto"/>
                <w:bottom w:val="none" w:sz="0" w:space="0" w:color="auto"/>
                <w:right w:val="none" w:sz="0" w:space="0" w:color="auto"/>
              </w:divBdr>
            </w:div>
            <w:div w:id="1634752536">
              <w:marLeft w:val="0"/>
              <w:marRight w:val="0"/>
              <w:marTop w:val="0"/>
              <w:marBottom w:val="0"/>
              <w:divBdr>
                <w:top w:val="none" w:sz="0" w:space="0" w:color="auto"/>
                <w:left w:val="none" w:sz="0" w:space="0" w:color="auto"/>
                <w:bottom w:val="none" w:sz="0" w:space="0" w:color="auto"/>
                <w:right w:val="none" w:sz="0" w:space="0" w:color="auto"/>
              </w:divBdr>
            </w:div>
            <w:div w:id="1636525604">
              <w:marLeft w:val="0"/>
              <w:marRight w:val="0"/>
              <w:marTop w:val="0"/>
              <w:marBottom w:val="0"/>
              <w:divBdr>
                <w:top w:val="none" w:sz="0" w:space="0" w:color="auto"/>
                <w:left w:val="none" w:sz="0" w:space="0" w:color="auto"/>
                <w:bottom w:val="none" w:sz="0" w:space="0" w:color="auto"/>
                <w:right w:val="none" w:sz="0" w:space="0" w:color="auto"/>
              </w:divBdr>
            </w:div>
            <w:div w:id="1637836097">
              <w:marLeft w:val="0"/>
              <w:marRight w:val="0"/>
              <w:marTop w:val="0"/>
              <w:marBottom w:val="0"/>
              <w:divBdr>
                <w:top w:val="none" w:sz="0" w:space="0" w:color="auto"/>
                <w:left w:val="none" w:sz="0" w:space="0" w:color="auto"/>
                <w:bottom w:val="none" w:sz="0" w:space="0" w:color="auto"/>
                <w:right w:val="none" w:sz="0" w:space="0" w:color="auto"/>
              </w:divBdr>
            </w:div>
            <w:div w:id="1638291523">
              <w:marLeft w:val="0"/>
              <w:marRight w:val="0"/>
              <w:marTop w:val="0"/>
              <w:marBottom w:val="0"/>
              <w:divBdr>
                <w:top w:val="none" w:sz="0" w:space="0" w:color="auto"/>
                <w:left w:val="none" w:sz="0" w:space="0" w:color="auto"/>
                <w:bottom w:val="none" w:sz="0" w:space="0" w:color="auto"/>
                <w:right w:val="none" w:sz="0" w:space="0" w:color="auto"/>
              </w:divBdr>
            </w:div>
            <w:div w:id="1639140751">
              <w:marLeft w:val="0"/>
              <w:marRight w:val="0"/>
              <w:marTop w:val="0"/>
              <w:marBottom w:val="0"/>
              <w:divBdr>
                <w:top w:val="none" w:sz="0" w:space="0" w:color="auto"/>
                <w:left w:val="none" w:sz="0" w:space="0" w:color="auto"/>
                <w:bottom w:val="none" w:sz="0" w:space="0" w:color="auto"/>
                <w:right w:val="none" w:sz="0" w:space="0" w:color="auto"/>
              </w:divBdr>
            </w:div>
            <w:div w:id="1640185915">
              <w:marLeft w:val="0"/>
              <w:marRight w:val="0"/>
              <w:marTop w:val="0"/>
              <w:marBottom w:val="0"/>
              <w:divBdr>
                <w:top w:val="none" w:sz="0" w:space="0" w:color="auto"/>
                <w:left w:val="none" w:sz="0" w:space="0" w:color="auto"/>
                <w:bottom w:val="none" w:sz="0" w:space="0" w:color="auto"/>
                <w:right w:val="none" w:sz="0" w:space="0" w:color="auto"/>
              </w:divBdr>
            </w:div>
            <w:div w:id="1640722208">
              <w:marLeft w:val="0"/>
              <w:marRight w:val="0"/>
              <w:marTop w:val="0"/>
              <w:marBottom w:val="0"/>
              <w:divBdr>
                <w:top w:val="none" w:sz="0" w:space="0" w:color="auto"/>
                <w:left w:val="none" w:sz="0" w:space="0" w:color="auto"/>
                <w:bottom w:val="none" w:sz="0" w:space="0" w:color="auto"/>
                <w:right w:val="none" w:sz="0" w:space="0" w:color="auto"/>
              </w:divBdr>
            </w:div>
            <w:div w:id="1642075261">
              <w:marLeft w:val="0"/>
              <w:marRight w:val="0"/>
              <w:marTop w:val="0"/>
              <w:marBottom w:val="0"/>
              <w:divBdr>
                <w:top w:val="none" w:sz="0" w:space="0" w:color="auto"/>
                <w:left w:val="none" w:sz="0" w:space="0" w:color="auto"/>
                <w:bottom w:val="none" w:sz="0" w:space="0" w:color="auto"/>
                <w:right w:val="none" w:sz="0" w:space="0" w:color="auto"/>
              </w:divBdr>
            </w:div>
            <w:div w:id="1643852944">
              <w:marLeft w:val="0"/>
              <w:marRight w:val="0"/>
              <w:marTop w:val="0"/>
              <w:marBottom w:val="0"/>
              <w:divBdr>
                <w:top w:val="none" w:sz="0" w:space="0" w:color="auto"/>
                <w:left w:val="none" w:sz="0" w:space="0" w:color="auto"/>
                <w:bottom w:val="none" w:sz="0" w:space="0" w:color="auto"/>
                <w:right w:val="none" w:sz="0" w:space="0" w:color="auto"/>
              </w:divBdr>
            </w:div>
            <w:div w:id="1645042693">
              <w:marLeft w:val="0"/>
              <w:marRight w:val="0"/>
              <w:marTop w:val="0"/>
              <w:marBottom w:val="0"/>
              <w:divBdr>
                <w:top w:val="none" w:sz="0" w:space="0" w:color="auto"/>
                <w:left w:val="none" w:sz="0" w:space="0" w:color="auto"/>
                <w:bottom w:val="none" w:sz="0" w:space="0" w:color="auto"/>
                <w:right w:val="none" w:sz="0" w:space="0" w:color="auto"/>
              </w:divBdr>
            </w:div>
            <w:div w:id="1646740266">
              <w:marLeft w:val="0"/>
              <w:marRight w:val="0"/>
              <w:marTop w:val="0"/>
              <w:marBottom w:val="0"/>
              <w:divBdr>
                <w:top w:val="none" w:sz="0" w:space="0" w:color="auto"/>
                <w:left w:val="none" w:sz="0" w:space="0" w:color="auto"/>
                <w:bottom w:val="none" w:sz="0" w:space="0" w:color="auto"/>
                <w:right w:val="none" w:sz="0" w:space="0" w:color="auto"/>
              </w:divBdr>
            </w:div>
            <w:div w:id="1647125955">
              <w:marLeft w:val="0"/>
              <w:marRight w:val="0"/>
              <w:marTop w:val="0"/>
              <w:marBottom w:val="0"/>
              <w:divBdr>
                <w:top w:val="none" w:sz="0" w:space="0" w:color="auto"/>
                <w:left w:val="none" w:sz="0" w:space="0" w:color="auto"/>
                <w:bottom w:val="none" w:sz="0" w:space="0" w:color="auto"/>
                <w:right w:val="none" w:sz="0" w:space="0" w:color="auto"/>
              </w:divBdr>
            </w:div>
            <w:div w:id="1647277264">
              <w:marLeft w:val="0"/>
              <w:marRight w:val="0"/>
              <w:marTop w:val="0"/>
              <w:marBottom w:val="0"/>
              <w:divBdr>
                <w:top w:val="none" w:sz="0" w:space="0" w:color="auto"/>
                <w:left w:val="none" w:sz="0" w:space="0" w:color="auto"/>
                <w:bottom w:val="none" w:sz="0" w:space="0" w:color="auto"/>
                <w:right w:val="none" w:sz="0" w:space="0" w:color="auto"/>
              </w:divBdr>
            </w:div>
            <w:div w:id="1647658457">
              <w:marLeft w:val="0"/>
              <w:marRight w:val="0"/>
              <w:marTop w:val="0"/>
              <w:marBottom w:val="0"/>
              <w:divBdr>
                <w:top w:val="none" w:sz="0" w:space="0" w:color="auto"/>
                <w:left w:val="none" w:sz="0" w:space="0" w:color="auto"/>
                <w:bottom w:val="none" w:sz="0" w:space="0" w:color="auto"/>
                <w:right w:val="none" w:sz="0" w:space="0" w:color="auto"/>
              </w:divBdr>
            </w:div>
            <w:div w:id="1648048592">
              <w:marLeft w:val="0"/>
              <w:marRight w:val="0"/>
              <w:marTop w:val="0"/>
              <w:marBottom w:val="0"/>
              <w:divBdr>
                <w:top w:val="none" w:sz="0" w:space="0" w:color="auto"/>
                <w:left w:val="none" w:sz="0" w:space="0" w:color="auto"/>
                <w:bottom w:val="none" w:sz="0" w:space="0" w:color="auto"/>
                <w:right w:val="none" w:sz="0" w:space="0" w:color="auto"/>
              </w:divBdr>
            </w:div>
            <w:div w:id="1648319708">
              <w:marLeft w:val="0"/>
              <w:marRight w:val="0"/>
              <w:marTop w:val="0"/>
              <w:marBottom w:val="0"/>
              <w:divBdr>
                <w:top w:val="none" w:sz="0" w:space="0" w:color="auto"/>
                <w:left w:val="none" w:sz="0" w:space="0" w:color="auto"/>
                <w:bottom w:val="none" w:sz="0" w:space="0" w:color="auto"/>
                <w:right w:val="none" w:sz="0" w:space="0" w:color="auto"/>
              </w:divBdr>
            </w:div>
            <w:div w:id="1648508673">
              <w:marLeft w:val="0"/>
              <w:marRight w:val="0"/>
              <w:marTop w:val="0"/>
              <w:marBottom w:val="0"/>
              <w:divBdr>
                <w:top w:val="none" w:sz="0" w:space="0" w:color="auto"/>
                <w:left w:val="none" w:sz="0" w:space="0" w:color="auto"/>
                <w:bottom w:val="none" w:sz="0" w:space="0" w:color="auto"/>
                <w:right w:val="none" w:sz="0" w:space="0" w:color="auto"/>
              </w:divBdr>
            </w:div>
            <w:div w:id="1648780131">
              <w:marLeft w:val="0"/>
              <w:marRight w:val="0"/>
              <w:marTop w:val="0"/>
              <w:marBottom w:val="0"/>
              <w:divBdr>
                <w:top w:val="none" w:sz="0" w:space="0" w:color="auto"/>
                <w:left w:val="none" w:sz="0" w:space="0" w:color="auto"/>
                <w:bottom w:val="none" w:sz="0" w:space="0" w:color="auto"/>
                <w:right w:val="none" w:sz="0" w:space="0" w:color="auto"/>
              </w:divBdr>
            </w:div>
            <w:div w:id="1648897708">
              <w:marLeft w:val="0"/>
              <w:marRight w:val="0"/>
              <w:marTop w:val="0"/>
              <w:marBottom w:val="0"/>
              <w:divBdr>
                <w:top w:val="none" w:sz="0" w:space="0" w:color="auto"/>
                <w:left w:val="none" w:sz="0" w:space="0" w:color="auto"/>
                <w:bottom w:val="none" w:sz="0" w:space="0" w:color="auto"/>
                <w:right w:val="none" w:sz="0" w:space="0" w:color="auto"/>
              </w:divBdr>
            </w:div>
            <w:div w:id="1649359332">
              <w:marLeft w:val="0"/>
              <w:marRight w:val="0"/>
              <w:marTop w:val="0"/>
              <w:marBottom w:val="0"/>
              <w:divBdr>
                <w:top w:val="none" w:sz="0" w:space="0" w:color="auto"/>
                <w:left w:val="none" w:sz="0" w:space="0" w:color="auto"/>
                <w:bottom w:val="none" w:sz="0" w:space="0" w:color="auto"/>
                <w:right w:val="none" w:sz="0" w:space="0" w:color="auto"/>
              </w:divBdr>
            </w:div>
            <w:div w:id="1650209771">
              <w:marLeft w:val="0"/>
              <w:marRight w:val="0"/>
              <w:marTop w:val="0"/>
              <w:marBottom w:val="0"/>
              <w:divBdr>
                <w:top w:val="none" w:sz="0" w:space="0" w:color="auto"/>
                <w:left w:val="none" w:sz="0" w:space="0" w:color="auto"/>
                <w:bottom w:val="none" w:sz="0" w:space="0" w:color="auto"/>
                <w:right w:val="none" w:sz="0" w:space="0" w:color="auto"/>
              </w:divBdr>
            </w:div>
            <w:div w:id="1650790890">
              <w:marLeft w:val="0"/>
              <w:marRight w:val="0"/>
              <w:marTop w:val="0"/>
              <w:marBottom w:val="0"/>
              <w:divBdr>
                <w:top w:val="none" w:sz="0" w:space="0" w:color="auto"/>
                <w:left w:val="none" w:sz="0" w:space="0" w:color="auto"/>
                <w:bottom w:val="none" w:sz="0" w:space="0" w:color="auto"/>
                <w:right w:val="none" w:sz="0" w:space="0" w:color="auto"/>
              </w:divBdr>
            </w:div>
            <w:div w:id="1651518682">
              <w:marLeft w:val="0"/>
              <w:marRight w:val="0"/>
              <w:marTop w:val="0"/>
              <w:marBottom w:val="0"/>
              <w:divBdr>
                <w:top w:val="none" w:sz="0" w:space="0" w:color="auto"/>
                <w:left w:val="none" w:sz="0" w:space="0" w:color="auto"/>
                <w:bottom w:val="none" w:sz="0" w:space="0" w:color="auto"/>
                <w:right w:val="none" w:sz="0" w:space="0" w:color="auto"/>
              </w:divBdr>
            </w:div>
            <w:div w:id="1652901354">
              <w:marLeft w:val="0"/>
              <w:marRight w:val="0"/>
              <w:marTop w:val="0"/>
              <w:marBottom w:val="0"/>
              <w:divBdr>
                <w:top w:val="none" w:sz="0" w:space="0" w:color="auto"/>
                <w:left w:val="none" w:sz="0" w:space="0" w:color="auto"/>
                <w:bottom w:val="none" w:sz="0" w:space="0" w:color="auto"/>
                <w:right w:val="none" w:sz="0" w:space="0" w:color="auto"/>
              </w:divBdr>
            </w:div>
            <w:div w:id="1654943297">
              <w:marLeft w:val="0"/>
              <w:marRight w:val="0"/>
              <w:marTop w:val="0"/>
              <w:marBottom w:val="0"/>
              <w:divBdr>
                <w:top w:val="none" w:sz="0" w:space="0" w:color="auto"/>
                <w:left w:val="none" w:sz="0" w:space="0" w:color="auto"/>
                <w:bottom w:val="none" w:sz="0" w:space="0" w:color="auto"/>
                <w:right w:val="none" w:sz="0" w:space="0" w:color="auto"/>
              </w:divBdr>
            </w:div>
            <w:div w:id="1655135808">
              <w:marLeft w:val="0"/>
              <w:marRight w:val="0"/>
              <w:marTop w:val="0"/>
              <w:marBottom w:val="0"/>
              <w:divBdr>
                <w:top w:val="none" w:sz="0" w:space="0" w:color="auto"/>
                <w:left w:val="none" w:sz="0" w:space="0" w:color="auto"/>
                <w:bottom w:val="none" w:sz="0" w:space="0" w:color="auto"/>
                <w:right w:val="none" w:sz="0" w:space="0" w:color="auto"/>
              </w:divBdr>
            </w:div>
            <w:div w:id="1655406069">
              <w:marLeft w:val="0"/>
              <w:marRight w:val="0"/>
              <w:marTop w:val="0"/>
              <w:marBottom w:val="0"/>
              <w:divBdr>
                <w:top w:val="none" w:sz="0" w:space="0" w:color="auto"/>
                <w:left w:val="none" w:sz="0" w:space="0" w:color="auto"/>
                <w:bottom w:val="none" w:sz="0" w:space="0" w:color="auto"/>
                <w:right w:val="none" w:sz="0" w:space="0" w:color="auto"/>
              </w:divBdr>
            </w:div>
            <w:div w:id="1656228408">
              <w:marLeft w:val="0"/>
              <w:marRight w:val="0"/>
              <w:marTop w:val="0"/>
              <w:marBottom w:val="0"/>
              <w:divBdr>
                <w:top w:val="none" w:sz="0" w:space="0" w:color="auto"/>
                <w:left w:val="none" w:sz="0" w:space="0" w:color="auto"/>
                <w:bottom w:val="none" w:sz="0" w:space="0" w:color="auto"/>
                <w:right w:val="none" w:sz="0" w:space="0" w:color="auto"/>
              </w:divBdr>
            </w:div>
            <w:div w:id="1658262686">
              <w:marLeft w:val="0"/>
              <w:marRight w:val="0"/>
              <w:marTop w:val="0"/>
              <w:marBottom w:val="0"/>
              <w:divBdr>
                <w:top w:val="none" w:sz="0" w:space="0" w:color="auto"/>
                <w:left w:val="none" w:sz="0" w:space="0" w:color="auto"/>
                <w:bottom w:val="none" w:sz="0" w:space="0" w:color="auto"/>
                <w:right w:val="none" w:sz="0" w:space="0" w:color="auto"/>
              </w:divBdr>
            </w:div>
            <w:div w:id="1658681539">
              <w:marLeft w:val="0"/>
              <w:marRight w:val="0"/>
              <w:marTop w:val="0"/>
              <w:marBottom w:val="0"/>
              <w:divBdr>
                <w:top w:val="none" w:sz="0" w:space="0" w:color="auto"/>
                <w:left w:val="none" w:sz="0" w:space="0" w:color="auto"/>
                <w:bottom w:val="none" w:sz="0" w:space="0" w:color="auto"/>
                <w:right w:val="none" w:sz="0" w:space="0" w:color="auto"/>
              </w:divBdr>
            </w:div>
            <w:div w:id="1658683128">
              <w:marLeft w:val="0"/>
              <w:marRight w:val="0"/>
              <w:marTop w:val="0"/>
              <w:marBottom w:val="0"/>
              <w:divBdr>
                <w:top w:val="none" w:sz="0" w:space="0" w:color="auto"/>
                <w:left w:val="none" w:sz="0" w:space="0" w:color="auto"/>
                <w:bottom w:val="none" w:sz="0" w:space="0" w:color="auto"/>
                <w:right w:val="none" w:sz="0" w:space="0" w:color="auto"/>
              </w:divBdr>
            </w:div>
            <w:div w:id="1658729780">
              <w:marLeft w:val="0"/>
              <w:marRight w:val="0"/>
              <w:marTop w:val="0"/>
              <w:marBottom w:val="0"/>
              <w:divBdr>
                <w:top w:val="none" w:sz="0" w:space="0" w:color="auto"/>
                <w:left w:val="none" w:sz="0" w:space="0" w:color="auto"/>
                <w:bottom w:val="none" w:sz="0" w:space="0" w:color="auto"/>
                <w:right w:val="none" w:sz="0" w:space="0" w:color="auto"/>
              </w:divBdr>
            </w:div>
            <w:div w:id="1659306214">
              <w:marLeft w:val="0"/>
              <w:marRight w:val="0"/>
              <w:marTop w:val="0"/>
              <w:marBottom w:val="0"/>
              <w:divBdr>
                <w:top w:val="none" w:sz="0" w:space="0" w:color="auto"/>
                <w:left w:val="none" w:sz="0" w:space="0" w:color="auto"/>
                <w:bottom w:val="none" w:sz="0" w:space="0" w:color="auto"/>
                <w:right w:val="none" w:sz="0" w:space="0" w:color="auto"/>
              </w:divBdr>
            </w:div>
            <w:div w:id="1660770853">
              <w:marLeft w:val="0"/>
              <w:marRight w:val="0"/>
              <w:marTop w:val="0"/>
              <w:marBottom w:val="0"/>
              <w:divBdr>
                <w:top w:val="none" w:sz="0" w:space="0" w:color="auto"/>
                <w:left w:val="none" w:sz="0" w:space="0" w:color="auto"/>
                <w:bottom w:val="none" w:sz="0" w:space="0" w:color="auto"/>
                <w:right w:val="none" w:sz="0" w:space="0" w:color="auto"/>
              </w:divBdr>
            </w:div>
            <w:div w:id="1660772312">
              <w:marLeft w:val="0"/>
              <w:marRight w:val="0"/>
              <w:marTop w:val="0"/>
              <w:marBottom w:val="0"/>
              <w:divBdr>
                <w:top w:val="none" w:sz="0" w:space="0" w:color="auto"/>
                <w:left w:val="none" w:sz="0" w:space="0" w:color="auto"/>
                <w:bottom w:val="none" w:sz="0" w:space="0" w:color="auto"/>
                <w:right w:val="none" w:sz="0" w:space="0" w:color="auto"/>
              </w:divBdr>
            </w:div>
            <w:div w:id="1661227708">
              <w:marLeft w:val="0"/>
              <w:marRight w:val="0"/>
              <w:marTop w:val="0"/>
              <w:marBottom w:val="0"/>
              <w:divBdr>
                <w:top w:val="none" w:sz="0" w:space="0" w:color="auto"/>
                <w:left w:val="none" w:sz="0" w:space="0" w:color="auto"/>
                <w:bottom w:val="none" w:sz="0" w:space="0" w:color="auto"/>
                <w:right w:val="none" w:sz="0" w:space="0" w:color="auto"/>
              </w:divBdr>
            </w:div>
            <w:div w:id="1663197206">
              <w:marLeft w:val="0"/>
              <w:marRight w:val="0"/>
              <w:marTop w:val="0"/>
              <w:marBottom w:val="0"/>
              <w:divBdr>
                <w:top w:val="none" w:sz="0" w:space="0" w:color="auto"/>
                <w:left w:val="none" w:sz="0" w:space="0" w:color="auto"/>
                <w:bottom w:val="none" w:sz="0" w:space="0" w:color="auto"/>
                <w:right w:val="none" w:sz="0" w:space="0" w:color="auto"/>
              </w:divBdr>
            </w:div>
            <w:div w:id="1664118595">
              <w:marLeft w:val="0"/>
              <w:marRight w:val="0"/>
              <w:marTop w:val="0"/>
              <w:marBottom w:val="0"/>
              <w:divBdr>
                <w:top w:val="none" w:sz="0" w:space="0" w:color="auto"/>
                <w:left w:val="none" w:sz="0" w:space="0" w:color="auto"/>
                <w:bottom w:val="none" w:sz="0" w:space="0" w:color="auto"/>
                <w:right w:val="none" w:sz="0" w:space="0" w:color="auto"/>
              </w:divBdr>
            </w:div>
            <w:div w:id="1664814162">
              <w:marLeft w:val="0"/>
              <w:marRight w:val="0"/>
              <w:marTop w:val="0"/>
              <w:marBottom w:val="0"/>
              <w:divBdr>
                <w:top w:val="none" w:sz="0" w:space="0" w:color="auto"/>
                <w:left w:val="none" w:sz="0" w:space="0" w:color="auto"/>
                <w:bottom w:val="none" w:sz="0" w:space="0" w:color="auto"/>
                <w:right w:val="none" w:sz="0" w:space="0" w:color="auto"/>
              </w:divBdr>
            </w:div>
            <w:div w:id="1666126009">
              <w:marLeft w:val="0"/>
              <w:marRight w:val="0"/>
              <w:marTop w:val="0"/>
              <w:marBottom w:val="0"/>
              <w:divBdr>
                <w:top w:val="none" w:sz="0" w:space="0" w:color="auto"/>
                <w:left w:val="none" w:sz="0" w:space="0" w:color="auto"/>
                <w:bottom w:val="none" w:sz="0" w:space="0" w:color="auto"/>
                <w:right w:val="none" w:sz="0" w:space="0" w:color="auto"/>
              </w:divBdr>
            </w:div>
            <w:div w:id="1667248148">
              <w:marLeft w:val="0"/>
              <w:marRight w:val="0"/>
              <w:marTop w:val="0"/>
              <w:marBottom w:val="0"/>
              <w:divBdr>
                <w:top w:val="none" w:sz="0" w:space="0" w:color="auto"/>
                <w:left w:val="none" w:sz="0" w:space="0" w:color="auto"/>
                <w:bottom w:val="none" w:sz="0" w:space="0" w:color="auto"/>
                <w:right w:val="none" w:sz="0" w:space="0" w:color="auto"/>
              </w:divBdr>
            </w:div>
            <w:div w:id="1668709426">
              <w:marLeft w:val="0"/>
              <w:marRight w:val="0"/>
              <w:marTop w:val="0"/>
              <w:marBottom w:val="0"/>
              <w:divBdr>
                <w:top w:val="none" w:sz="0" w:space="0" w:color="auto"/>
                <w:left w:val="none" w:sz="0" w:space="0" w:color="auto"/>
                <w:bottom w:val="none" w:sz="0" w:space="0" w:color="auto"/>
                <w:right w:val="none" w:sz="0" w:space="0" w:color="auto"/>
              </w:divBdr>
            </w:div>
            <w:div w:id="1670130418">
              <w:marLeft w:val="0"/>
              <w:marRight w:val="0"/>
              <w:marTop w:val="0"/>
              <w:marBottom w:val="0"/>
              <w:divBdr>
                <w:top w:val="none" w:sz="0" w:space="0" w:color="auto"/>
                <w:left w:val="none" w:sz="0" w:space="0" w:color="auto"/>
                <w:bottom w:val="none" w:sz="0" w:space="0" w:color="auto"/>
                <w:right w:val="none" w:sz="0" w:space="0" w:color="auto"/>
              </w:divBdr>
            </w:div>
            <w:div w:id="1671299896">
              <w:marLeft w:val="0"/>
              <w:marRight w:val="0"/>
              <w:marTop w:val="0"/>
              <w:marBottom w:val="0"/>
              <w:divBdr>
                <w:top w:val="none" w:sz="0" w:space="0" w:color="auto"/>
                <w:left w:val="none" w:sz="0" w:space="0" w:color="auto"/>
                <w:bottom w:val="none" w:sz="0" w:space="0" w:color="auto"/>
                <w:right w:val="none" w:sz="0" w:space="0" w:color="auto"/>
              </w:divBdr>
            </w:div>
            <w:div w:id="1673677686">
              <w:marLeft w:val="0"/>
              <w:marRight w:val="0"/>
              <w:marTop w:val="0"/>
              <w:marBottom w:val="0"/>
              <w:divBdr>
                <w:top w:val="none" w:sz="0" w:space="0" w:color="auto"/>
                <w:left w:val="none" w:sz="0" w:space="0" w:color="auto"/>
                <w:bottom w:val="none" w:sz="0" w:space="0" w:color="auto"/>
                <w:right w:val="none" w:sz="0" w:space="0" w:color="auto"/>
              </w:divBdr>
            </w:div>
            <w:div w:id="1675572362">
              <w:marLeft w:val="0"/>
              <w:marRight w:val="0"/>
              <w:marTop w:val="0"/>
              <w:marBottom w:val="0"/>
              <w:divBdr>
                <w:top w:val="none" w:sz="0" w:space="0" w:color="auto"/>
                <w:left w:val="none" w:sz="0" w:space="0" w:color="auto"/>
                <w:bottom w:val="none" w:sz="0" w:space="0" w:color="auto"/>
                <w:right w:val="none" w:sz="0" w:space="0" w:color="auto"/>
              </w:divBdr>
            </w:div>
            <w:div w:id="1676804123">
              <w:marLeft w:val="0"/>
              <w:marRight w:val="0"/>
              <w:marTop w:val="0"/>
              <w:marBottom w:val="0"/>
              <w:divBdr>
                <w:top w:val="none" w:sz="0" w:space="0" w:color="auto"/>
                <w:left w:val="none" w:sz="0" w:space="0" w:color="auto"/>
                <w:bottom w:val="none" w:sz="0" w:space="0" w:color="auto"/>
                <w:right w:val="none" w:sz="0" w:space="0" w:color="auto"/>
              </w:divBdr>
            </w:div>
            <w:div w:id="1677800691">
              <w:marLeft w:val="0"/>
              <w:marRight w:val="0"/>
              <w:marTop w:val="0"/>
              <w:marBottom w:val="0"/>
              <w:divBdr>
                <w:top w:val="none" w:sz="0" w:space="0" w:color="auto"/>
                <w:left w:val="none" w:sz="0" w:space="0" w:color="auto"/>
                <w:bottom w:val="none" w:sz="0" w:space="0" w:color="auto"/>
                <w:right w:val="none" w:sz="0" w:space="0" w:color="auto"/>
              </w:divBdr>
            </w:div>
            <w:div w:id="1678532128">
              <w:marLeft w:val="0"/>
              <w:marRight w:val="0"/>
              <w:marTop w:val="0"/>
              <w:marBottom w:val="0"/>
              <w:divBdr>
                <w:top w:val="none" w:sz="0" w:space="0" w:color="auto"/>
                <w:left w:val="none" w:sz="0" w:space="0" w:color="auto"/>
                <w:bottom w:val="none" w:sz="0" w:space="0" w:color="auto"/>
                <w:right w:val="none" w:sz="0" w:space="0" w:color="auto"/>
              </w:divBdr>
            </w:div>
            <w:div w:id="1679692068">
              <w:marLeft w:val="0"/>
              <w:marRight w:val="0"/>
              <w:marTop w:val="0"/>
              <w:marBottom w:val="0"/>
              <w:divBdr>
                <w:top w:val="none" w:sz="0" w:space="0" w:color="auto"/>
                <w:left w:val="none" w:sz="0" w:space="0" w:color="auto"/>
                <w:bottom w:val="none" w:sz="0" w:space="0" w:color="auto"/>
                <w:right w:val="none" w:sz="0" w:space="0" w:color="auto"/>
              </w:divBdr>
            </w:div>
            <w:div w:id="1680739013">
              <w:marLeft w:val="0"/>
              <w:marRight w:val="0"/>
              <w:marTop w:val="0"/>
              <w:marBottom w:val="0"/>
              <w:divBdr>
                <w:top w:val="none" w:sz="0" w:space="0" w:color="auto"/>
                <w:left w:val="none" w:sz="0" w:space="0" w:color="auto"/>
                <w:bottom w:val="none" w:sz="0" w:space="0" w:color="auto"/>
                <w:right w:val="none" w:sz="0" w:space="0" w:color="auto"/>
              </w:divBdr>
            </w:div>
            <w:div w:id="1681543522">
              <w:marLeft w:val="0"/>
              <w:marRight w:val="0"/>
              <w:marTop w:val="0"/>
              <w:marBottom w:val="0"/>
              <w:divBdr>
                <w:top w:val="none" w:sz="0" w:space="0" w:color="auto"/>
                <w:left w:val="none" w:sz="0" w:space="0" w:color="auto"/>
                <w:bottom w:val="none" w:sz="0" w:space="0" w:color="auto"/>
                <w:right w:val="none" w:sz="0" w:space="0" w:color="auto"/>
              </w:divBdr>
            </w:div>
            <w:div w:id="1683623116">
              <w:marLeft w:val="0"/>
              <w:marRight w:val="0"/>
              <w:marTop w:val="0"/>
              <w:marBottom w:val="0"/>
              <w:divBdr>
                <w:top w:val="none" w:sz="0" w:space="0" w:color="auto"/>
                <w:left w:val="none" w:sz="0" w:space="0" w:color="auto"/>
                <w:bottom w:val="none" w:sz="0" w:space="0" w:color="auto"/>
                <w:right w:val="none" w:sz="0" w:space="0" w:color="auto"/>
              </w:divBdr>
            </w:div>
            <w:div w:id="1684354619">
              <w:marLeft w:val="0"/>
              <w:marRight w:val="0"/>
              <w:marTop w:val="0"/>
              <w:marBottom w:val="0"/>
              <w:divBdr>
                <w:top w:val="none" w:sz="0" w:space="0" w:color="auto"/>
                <w:left w:val="none" w:sz="0" w:space="0" w:color="auto"/>
                <w:bottom w:val="none" w:sz="0" w:space="0" w:color="auto"/>
                <w:right w:val="none" w:sz="0" w:space="0" w:color="auto"/>
              </w:divBdr>
            </w:div>
            <w:div w:id="1684627972">
              <w:marLeft w:val="0"/>
              <w:marRight w:val="0"/>
              <w:marTop w:val="0"/>
              <w:marBottom w:val="0"/>
              <w:divBdr>
                <w:top w:val="none" w:sz="0" w:space="0" w:color="auto"/>
                <w:left w:val="none" w:sz="0" w:space="0" w:color="auto"/>
                <w:bottom w:val="none" w:sz="0" w:space="0" w:color="auto"/>
                <w:right w:val="none" w:sz="0" w:space="0" w:color="auto"/>
              </w:divBdr>
            </w:div>
            <w:div w:id="1685009887">
              <w:marLeft w:val="0"/>
              <w:marRight w:val="0"/>
              <w:marTop w:val="0"/>
              <w:marBottom w:val="0"/>
              <w:divBdr>
                <w:top w:val="none" w:sz="0" w:space="0" w:color="auto"/>
                <w:left w:val="none" w:sz="0" w:space="0" w:color="auto"/>
                <w:bottom w:val="none" w:sz="0" w:space="0" w:color="auto"/>
                <w:right w:val="none" w:sz="0" w:space="0" w:color="auto"/>
              </w:divBdr>
            </w:div>
            <w:div w:id="1687518698">
              <w:marLeft w:val="0"/>
              <w:marRight w:val="0"/>
              <w:marTop w:val="0"/>
              <w:marBottom w:val="0"/>
              <w:divBdr>
                <w:top w:val="none" w:sz="0" w:space="0" w:color="auto"/>
                <w:left w:val="none" w:sz="0" w:space="0" w:color="auto"/>
                <w:bottom w:val="none" w:sz="0" w:space="0" w:color="auto"/>
                <w:right w:val="none" w:sz="0" w:space="0" w:color="auto"/>
              </w:divBdr>
            </w:div>
            <w:div w:id="1687757054">
              <w:marLeft w:val="0"/>
              <w:marRight w:val="0"/>
              <w:marTop w:val="0"/>
              <w:marBottom w:val="0"/>
              <w:divBdr>
                <w:top w:val="none" w:sz="0" w:space="0" w:color="auto"/>
                <w:left w:val="none" w:sz="0" w:space="0" w:color="auto"/>
                <w:bottom w:val="none" w:sz="0" w:space="0" w:color="auto"/>
                <w:right w:val="none" w:sz="0" w:space="0" w:color="auto"/>
              </w:divBdr>
            </w:div>
            <w:div w:id="1688632750">
              <w:marLeft w:val="0"/>
              <w:marRight w:val="0"/>
              <w:marTop w:val="0"/>
              <w:marBottom w:val="0"/>
              <w:divBdr>
                <w:top w:val="none" w:sz="0" w:space="0" w:color="auto"/>
                <w:left w:val="none" w:sz="0" w:space="0" w:color="auto"/>
                <w:bottom w:val="none" w:sz="0" w:space="0" w:color="auto"/>
                <w:right w:val="none" w:sz="0" w:space="0" w:color="auto"/>
              </w:divBdr>
            </w:div>
            <w:div w:id="1688940810">
              <w:marLeft w:val="0"/>
              <w:marRight w:val="0"/>
              <w:marTop w:val="0"/>
              <w:marBottom w:val="0"/>
              <w:divBdr>
                <w:top w:val="none" w:sz="0" w:space="0" w:color="auto"/>
                <w:left w:val="none" w:sz="0" w:space="0" w:color="auto"/>
                <w:bottom w:val="none" w:sz="0" w:space="0" w:color="auto"/>
                <w:right w:val="none" w:sz="0" w:space="0" w:color="auto"/>
              </w:divBdr>
            </w:div>
            <w:div w:id="1689061416">
              <w:marLeft w:val="0"/>
              <w:marRight w:val="0"/>
              <w:marTop w:val="0"/>
              <w:marBottom w:val="0"/>
              <w:divBdr>
                <w:top w:val="none" w:sz="0" w:space="0" w:color="auto"/>
                <w:left w:val="none" w:sz="0" w:space="0" w:color="auto"/>
                <w:bottom w:val="none" w:sz="0" w:space="0" w:color="auto"/>
                <w:right w:val="none" w:sz="0" w:space="0" w:color="auto"/>
              </w:divBdr>
            </w:div>
            <w:div w:id="1689062299">
              <w:marLeft w:val="0"/>
              <w:marRight w:val="0"/>
              <w:marTop w:val="0"/>
              <w:marBottom w:val="0"/>
              <w:divBdr>
                <w:top w:val="none" w:sz="0" w:space="0" w:color="auto"/>
                <w:left w:val="none" w:sz="0" w:space="0" w:color="auto"/>
                <w:bottom w:val="none" w:sz="0" w:space="0" w:color="auto"/>
                <w:right w:val="none" w:sz="0" w:space="0" w:color="auto"/>
              </w:divBdr>
            </w:div>
            <w:div w:id="1690522567">
              <w:marLeft w:val="0"/>
              <w:marRight w:val="0"/>
              <w:marTop w:val="0"/>
              <w:marBottom w:val="0"/>
              <w:divBdr>
                <w:top w:val="none" w:sz="0" w:space="0" w:color="auto"/>
                <w:left w:val="none" w:sz="0" w:space="0" w:color="auto"/>
                <w:bottom w:val="none" w:sz="0" w:space="0" w:color="auto"/>
                <w:right w:val="none" w:sz="0" w:space="0" w:color="auto"/>
              </w:divBdr>
            </w:div>
            <w:div w:id="1692486311">
              <w:marLeft w:val="0"/>
              <w:marRight w:val="0"/>
              <w:marTop w:val="0"/>
              <w:marBottom w:val="0"/>
              <w:divBdr>
                <w:top w:val="none" w:sz="0" w:space="0" w:color="auto"/>
                <w:left w:val="none" w:sz="0" w:space="0" w:color="auto"/>
                <w:bottom w:val="none" w:sz="0" w:space="0" w:color="auto"/>
                <w:right w:val="none" w:sz="0" w:space="0" w:color="auto"/>
              </w:divBdr>
            </w:div>
            <w:div w:id="1692563870">
              <w:marLeft w:val="0"/>
              <w:marRight w:val="0"/>
              <w:marTop w:val="0"/>
              <w:marBottom w:val="0"/>
              <w:divBdr>
                <w:top w:val="none" w:sz="0" w:space="0" w:color="auto"/>
                <w:left w:val="none" w:sz="0" w:space="0" w:color="auto"/>
                <w:bottom w:val="none" w:sz="0" w:space="0" w:color="auto"/>
                <w:right w:val="none" w:sz="0" w:space="0" w:color="auto"/>
              </w:divBdr>
            </w:div>
            <w:div w:id="1693801611">
              <w:marLeft w:val="0"/>
              <w:marRight w:val="0"/>
              <w:marTop w:val="0"/>
              <w:marBottom w:val="0"/>
              <w:divBdr>
                <w:top w:val="none" w:sz="0" w:space="0" w:color="auto"/>
                <w:left w:val="none" w:sz="0" w:space="0" w:color="auto"/>
                <w:bottom w:val="none" w:sz="0" w:space="0" w:color="auto"/>
                <w:right w:val="none" w:sz="0" w:space="0" w:color="auto"/>
              </w:divBdr>
            </w:div>
            <w:div w:id="1697458957">
              <w:marLeft w:val="0"/>
              <w:marRight w:val="0"/>
              <w:marTop w:val="0"/>
              <w:marBottom w:val="0"/>
              <w:divBdr>
                <w:top w:val="none" w:sz="0" w:space="0" w:color="auto"/>
                <w:left w:val="none" w:sz="0" w:space="0" w:color="auto"/>
                <w:bottom w:val="none" w:sz="0" w:space="0" w:color="auto"/>
                <w:right w:val="none" w:sz="0" w:space="0" w:color="auto"/>
              </w:divBdr>
            </w:div>
            <w:div w:id="1698775033">
              <w:marLeft w:val="0"/>
              <w:marRight w:val="0"/>
              <w:marTop w:val="0"/>
              <w:marBottom w:val="0"/>
              <w:divBdr>
                <w:top w:val="none" w:sz="0" w:space="0" w:color="auto"/>
                <w:left w:val="none" w:sz="0" w:space="0" w:color="auto"/>
                <w:bottom w:val="none" w:sz="0" w:space="0" w:color="auto"/>
                <w:right w:val="none" w:sz="0" w:space="0" w:color="auto"/>
              </w:divBdr>
            </w:div>
            <w:div w:id="1700427990">
              <w:marLeft w:val="0"/>
              <w:marRight w:val="0"/>
              <w:marTop w:val="0"/>
              <w:marBottom w:val="0"/>
              <w:divBdr>
                <w:top w:val="none" w:sz="0" w:space="0" w:color="auto"/>
                <w:left w:val="none" w:sz="0" w:space="0" w:color="auto"/>
                <w:bottom w:val="none" w:sz="0" w:space="0" w:color="auto"/>
                <w:right w:val="none" w:sz="0" w:space="0" w:color="auto"/>
              </w:divBdr>
            </w:div>
            <w:div w:id="1700473288">
              <w:marLeft w:val="0"/>
              <w:marRight w:val="0"/>
              <w:marTop w:val="0"/>
              <w:marBottom w:val="0"/>
              <w:divBdr>
                <w:top w:val="none" w:sz="0" w:space="0" w:color="auto"/>
                <w:left w:val="none" w:sz="0" w:space="0" w:color="auto"/>
                <w:bottom w:val="none" w:sz="0" w:space="0" w:color="auto"/>
                <w:right w:val="none" w:sz="0" w:space="0" w:color="auto"/>
              </w:divBdr>
            </w:div>
            <w:div w:id="1700740624">
              <w:marLeft w:val="0"/>
              <w:marRight w:val="0"/>
              <w:marTop w:val="0"/>
              <w:marBottom w:val="0"/>
              <w:divBdr>
                <w:top w:val="none" w:sz="0" w:space="0" w:color="auto"/>
                <w:left w:val="none" w:sz="0" w:space="0" w:color="auto"/>
                <w:bottom w:val="none" w:sz="0" w:space="0" w:color="auto"/>
                <w:right w:val="none" w:sz="0" w:space="0" w:color="auto"/>
              </w:divBdr>
            </w:div>
            <w:div w:id="1702585326">
              <w:marLeft w:val="0"/>
              <w:marRight w:val="0"/>
              <w:marTop w:val="0"/>
              <w:marBottom w:val="0"/>
              <w:divBdr>
                <w:top w:val="none" w:sz="0" w:space="0" w:color="auto"/>
                <w:left w:val="none" w:sz="0" w:space="0" w:color="auto"/>
                <w:bottom w:val="none" w:sz="0" w:space="0" w:color="auto"/>
                <w:right w:val="none" w:sz="0" w:space="0" w:color="auto"/>
              </w:divBdr>
            </w:div>
            <w:div w:id="1702634411">
              <w:marLeft w:val="0"/>
              <w:marRight w:val="0"/>
              <w:marTop w:val="0"/>
              <w:marBottom w:val="0"/>
              <w:divBdr>
                <w:top w:val="none" w:sz="0" w:space="0" w:color="auto"/>
                <w:left w:val="none" w:sz="0" w:space="0" w:color="auto"/>
                <w:bottom w:val="none" w:sz="0" w:space="0" w:color="auto"/>
                <w:right w:val="none" w:sz="0" w:space="0" w:color="auto"/>
              </w:divBdr>
            </w:div>
            <w:div w:id="1703819583">
              <w:marLeft w:val="0"/>
              <w:marRight w:val="0"/>
              <w:marTop w:val="0"/>
              <w:marBottom w:val="0"/>
              <w:divBdr>
                <w:top w:val="none" w:sz="0" w:space="0" w:color="auto"/>
                <w:left w:val="none" w:sz="0" w:space="0" w:color="auto"/>
                <w:bottom w:val="none" w:sz="0" w:space="0" w:color="auto"/>
                <w:right w:val="none" w:sz="0" w:space="0" w:color="auto"/>
              </w:divBdr>
            </w:div>
            <w:div w:id="1704480831">
              <w:marLeft w:val="0"/>
              <w:marRight w:val="0"/>
              <w:marTop w:val="0"/>
              <w:marBottom w:val="0"/>
              <w:divBdr>
                <w:top w:val="none" w:sz="0" w:space="0" w:color="auto"/>
                <w:left w:val="none" w:sz="0" w:space="0" w:color="auto"/>
                <w:bottom w:val="none" w:sz="0" w:space="0" w:color="auto"/>
                <w:right w:val="none" w:sz="0" w:space="0" w:color="auto"/>
              </w:divBdr>
            </w:div>
            <w:div w:id="1704788818">
              <w:marLeft w:val="0"/>
              <w:marRight w:val="0"/>
              <w:marTop w:val="0"/>
              <w:marBottom w:val="0"/>
              <w:divBdr>
                <w:top w:val="none" w:sz="0" w:space="0" w:color="auto"/>
                <w:left w:val="none" w:sz="0" w:space="0" w:color="auto"/>
                <w:bottom w:val="none" w:sz="0" w:space="0" w:color="auto"/>
                <w:right w:val="none" w:sz="0" w:space="0" w:color="auto"/>
              </w:divBdr>
            </w:div>
            <w:div w:id="1704792813">
              <w:marLeft w:val="0"/>
              <w:marRight w:val="0"/>
              <w:marTop w:val="0"/>
              <w:marBottom w:val="0"/>
              <w:divBdr>
                <w:top w:val="none" w:sz="0" w:space="0" w:color="auto"/>
                <w:left w:val="none" w:sz="0" w:space="0" w:color="auto"/>
                <w:bottom w:val="none" w:sz="0" w:space="0" w:color="auto"/>
                <w:right w:val="none" w:sz="0" w:space="0" w:color="auto"/>
              </w:divBdr>
            </w:div>
            <w:div w:id="1705447691">
              <w:marLeft w:val="0"/>
              <w:marRight w:val="0"/>
              <w:marTop w:val="0"/>
              <w:marBottom w:val="0"/>
              <w:divBdr>
                <w:top w:val="none" w:sz="0" w:space="0" w:color="auto"/>
                <w:left w:val="none" w:sz="0" w:space="0" w:color="auto"/>
                <w:bottom w:val="none" w:sz="0" w:space="0" w:color="auto"/>
                <w:right w:val="none" w:sz="0" w:space="0" w:color="auto"/>
              </w:divBdr>
            </w:div>
            <w:div w:id="1705448335">
              <w:marLeft w:val="0"/>
              <w:marRight w:val="0"/>
              <w:marTop w:val="0"/>
              <w:marBottom w:val="0"/>
              <w:divBdr>
                <w:top w:val="none" w:sz="0" w:space="0" w:color="auto"/>
                <w:left w:val="none" w:sz="0" w:space="0" w:color="auto"/>
                <w:bottom w:val="none" w:sz="0" w:space="0" w:color="auto"/>
                <w:right w:val="none" w:sz="0" w:space="0" w:color="auto"/>
              </w:divBdr>
            </w:div>
            <w:div w:id="1706910102">
              <w:marLeft w:val="0"/>
              <w:marRight w:val="0"/>
              <w:marTop w:val="0"/>
              <w:marBottom w:val="0"/>
              <w:divBdr>
                <w:top w:val="none" w:sz="0" w:space="0" w:color="auto"/>
                <w:left w:val="none" w:sz="0" w:space="0" w:color="auto"/>
                <w:bottom w:val="none" w:sz="0" w:space="0" w:color="auto"/>
                <w:right w:val="none" w:sz="0" w:space="0" w:color="auto"/>
              </w:divBdr>
            </w:div>
            <w:div w:id="1707179150">
              <w:marLeft w:val="0"/>
              <w:marRight w:val="0"/>
              <w:marTop w:val="0"/>
              <w:marBottom w:val="0"/>
              <w:divBdr>
                <w:top w:val="none" w:sz="0" w:space="0" w:color="auto"/>
                <w:left w:val="none" w:sz="0" w:space="0" w:color="auto"/>
                <w:bottom w:val="none" w:sz="0" w:space="0" w:color="auto"/>
                <w:right w:val="none" w:sz="0" w:space="0" w:color="auto"/>
              </w:divBdr>
            </w:div>
            <w:div w:id="1710297094">
              <w:marLeft w:val="0"/>
              <w:marRight w:val="0"/>
              <w:marTop w:val="0"/>
              <w:marBottom w:val="0"/>
              <w:divBdr>
                <w:top w:val="none" w:sz="0" w:space="0" w:color="auto"/>
                <w:left w:val="none" w:sz="0" w:space="0" w:color="auto"/>
                <w:bottom w:val="none" w:sz="0" w:space="0" w:color="auto"/>
                <w:right w:val="none" w:sz="0" w:space="0" w:color="auto"/>
              </w:divBdr>
            </w:div>
            <w:div w:id="1710911862">
              <w:marLeft w:val="0"/>
              <w:marRight w:val="0"/>
              <w:marTop w:val="0"/>
              <w:marBottom w:val="0"/>
              <w:divBdr>
                <w:top w:val="none" w:sz="0" w:space="0" w:color="auto"/>
                <w:left w:val="none" w:sz="0" w:space="0" w:color="auto"/>
                <w:bottom w:val="none" w:sz="0" w:space="0" w:color="auto"/>
                <w:right w:val="none" w:sz="0" w:space="0" w:color="auto"/>
              </w:divBdr>
            </w:div>
            <w:div w:id="1710951782">
              <w:marLeft w:val="0"/>
              <w:marRight w:val="0"/>
              <w:marTop w:val="0"/>
              <w:marBottom w:val="0"/>
              <w:divBdr>
                <w:top w:val="none" w:sz="0" w:space="0" w:color="auto"/>
                <w:left w:val="none" w:sz="0" w:space="0" w:color="auto"/>
                <w:bottom w:val="none" w:sz="0" w:space="0" w:color="auto"/>
                <w:right w:val="none" w:sz="0" w:space="0" w:color="auto"/>
              </w:divBdr>
            </w:div>
            <w:div w:id="1711566295">
              <w:marLeft w:val="0"/>
              <w:marRight w:val="0"/>
              <w:marTop w:val="0"/>
              <w:marBottom w:val="0"/>
              <w:divBdr>
                <w:top w:val="none" w:sz="0" w:space="0" w:color="auto"/>
                <w:left w:val="none" w:sz="0" w:space="0" w:color="auto"/>
                <w:bottom w:val="none" w:sz="0" w:space="0" w:color="auto"/>
                <w:right w:val="none" w:sz="0" w:space="0" w:color="auto"/>
              </w:divBdr>
            </w:div>
            <w:div w:id="1712532430">
              <w:marLeft w:val="0"/>
              <w:marRight w:val="0"/>
              <w:marTop w:val="0"/>
              <w:marBottom w:val="0"/>
              <w:divBdr>
                <w:top w:val="none" w:sz="0" w:space="0" w:color="auto"/>
                <w:left w:val="none" w:sz="0" w:space="0" w:color="auto"/>
                <w:bottom w:val="none" w:sz="0" w:space="0" w:color="auto"/>
                <w:right w:val="none" w:sz="0" w:space="0" w:color="auto"/>
              </w:divBdr>
            </w:div>
            <w:div w:id="1713266566">
              <w:marLeft w:val="0"/>
              <w:marRight w:val="0"/>
              <w:marTop w:val="0"/>
              <w:marBottom w:val="0"/>
              <w:divBdr>
                <w:top w:val="none" w:sz="0" w:space="0" w:color="auto"/>
                <w:left w:val="none" w:sz="0" w:space="0" w:color="auto"/>
                <w:bottom w:val="none" w:sz="0" w:space="0" w:color="auto"/>
                <w:right w:val="none" w:sz="0" w:space="0" w:color="auto"/>
              </w:divBdr>
            </w:div>
            <w:div w:id="1713648471">
              <w:marLeft w:val="0"/>
              <w:marRight w:val="0"/>
              <w:marTop w:val="0"/>
              <w:marBottom w:val="0"/>
              <w:divBdr>
                <w:top w:val="none" w:sz="0" w:space="0" w:color="auto"/>
                <w:left w:val="none" w:sz="0" w:space="0" w:color="auto"/>
                <w:bottom w:val="none" w:sz="0" w:space="0" w:color="auto"/>
                <w:right w:val="none" w:sz="0" w:space="0" w:color="auto"/>
              </w:divBdr>
            </w:div>
            <w:div w:id="1714377688">
              <w:marLeft w:val="0"/>
              <w:marRight w:val="0"/>
              <w:marTop w:val="0"/>
              <w:marBottom w:val="0"/>
              <w:divBdr>
                <w:top w:val="none" w:sz="0" w:space="0" w:color="auto"/>
                <w:left w:val="none" w:sz="0" w:space="0" w:color="auto"/>
                <w:bottom w:val="none" w:sz="0" w:space="0" w:color="auto"/>
                <w:right w:val="none" w:sz="0" w:space="0" w:color="auto"/>
              </w:divBdr>
            </w:div>
            <w:div w:id="1716467852">
              <w:marLeft w:val="0"/>
              <w:marRight w:val="0"/>
              <w:marTop w:val="0"/>
              <w:marBottom w:val="0"/>
              <w:divBdr>
                <w:top w:val="none" w:sz="0" w:space="0" w:color="auto"/>
                <w:left w:val="none" w:sz="0" w:space="0" w:color="auto"/>
                <w:bottom w:val="none" w:sz="0" w:space="0" w:color="auto"/>
                <w:right w:val="none" w:sz="0" w:space="0" w:color="auto"/>
              </w:divBdr>
            </w:div>
            <w:div w:id="1716657881">
              <w:marLeft w:val="0"/>
              <w:marRight w:val="0"/>
              <w:marTop w:val="0"/>
              <w:marBottom w:val="0"/>
              <w:divBdr>
                <w:top w:val="none" w:sz="0" w:space="0" w:color="auto"/>
                <w:left w:val="none" w:sz="0" w:space="0" w:color="auto"/>
                <w:bottom w:val="none" w:sz="0" w:space="0" w:color="auto"/>
                <w:right w:val="none" w:sz="0" w:space="0" w:color="auto"/>
              </w:divBdr>
            </w:div>
            <w:div w:id="1717462237">
              <w:marLeft w:val="0"/>
              <w:marRight w:val="0"/>
              <w:marTop w:val="0"/>
              <w:marBottom w:val="0"/>
              <w:divBdr>
                <w:top w:val="none" w:sz="0" w:space="0" w:color="auto"/>
                <w:left w:val="none" w:sz="0" w:space="0" w:color="auto"/>
                <w:bottom w:val="none" w:sz="0" w:space="0" w:color="auto"/>
                <w:right w:val="none" w:sz="0" w:space="0" w:color="auto"/>
              </w:divBdr>
            </w:div>
            <w:div w:id="1718045022">
              <w:marLeft w:val="0"/>
              <w:marRight w:val="0"/>
              <w:marTop w:val="0"/>
              <w:marBottom w:val="0"/>
              <w:divBdr>
                <w:top w:val="none" w:sz="0" w:space="0" w:color="auto"/>
                <w:left w:val="none" w:sz="0" w:space="0" w:color="auto"/>
                <w:bottom w:val="none" w:sz="0" w:space="0" w:color="auto"/>
                <w:right w:val="none" w:sz="0" w:space="0" w:color="auto"/>
              </w:divBdr>
            </w:div>
            <w:div w:id="1718311505">
              <w:marLeft w:val="0"/>
              <w:marRight w:val="0"/>
              <w:marTop w:val="0"/>
              <w:marBottom w:val="0"/>
              <w:divBdr>
                <w:top w:val="none" w:sz="0" w:space="0" w:color="auto"/>
                <w:left w:val="none" w:sz="0" w:space="0" w:color="auto"/>
                <w:bottom w:val="none" w:sz="0" w:space="0" w:color="auto"/>
                <w:right w:val="none" w:sz="0" w:space="0" w:color="auto"/>
              </w:divBdr>
            </w:div>
            <w:div w:id="1718893711">
              <w:marLeft w:val="0"/>
              <w:marRight w:val="0"/>
              <w:marTop w:val="0"/>
              <w:marBottom w:val="0"/>
              <w:divBdr>
                <w:top w:val="none" w:sz="0" w:space="0" w:color="auto"/>
                <w:left w:val="none" w:sz="0" w:space="0" w:color="auto"/>
                <w:bottom w:val="none" w:sz="0" w:space="0" w:color="auto"/>
                <w:right w:val="none" w:sz="0" w:space="0" w:color="auto"/>
              </w:divBdr>
            </w:div>
            <w:div w:id="1719041283">
              <w:marLeft w:val="0"/>
              <w:marRight w:val="0"/>
              <w:marTop w:val="0"/>
              <w:marBottom w:val="0"/>
              <w:divBdr>
                <w:top w:val="none" w:sz="0" w:space="0" w:color="auto"/>
                <w:left w:val="none" w:sz="0" w:space="0" w:color="auto"/>
                <w:bottom w:val="none" w:sz="0" w:space="0" w:color="auto"/>
                <w:right w:val="none" w:sz="0" w:space="0" w:color="auto"/>
              </w:divBdr>
            </w:div>
            <w:div w:id="1720518924">
              <w:marLeft w:val="0"/>
              <w:marRight w:val="0"/>
              <w:marTop w:val="0"/>
              <w:marBottom w:val="0"/>
              <w:divBdr>
                <w:top w:val="none" w:sz="0" w:space="0" w:color="auto"/>
                <w:left w:val="none" w:sz="0" w:space="0" w:color="auto"/>
                <w:bottom w:val="none" w:sz="0" w:space="0" w:color="auto"/>
                <w:right w:val="none" w:sz="0" w:space="0" w:color="auto"/>
              </w:divBdr>
            </w:div>
            <w:div w:id="1720546473">
              <w:marLeft w:val="0"/>
              <w:marRight w:val="0"/>
              <w:marTop w:val="0"/>
              <w:marBottom w:val="0"/>
              <w:divBdr>
                <w:top w:val="none" w:sz="0" w:space="0" w:color="auto"/>
                <w:left w:val="none" w:sz="0" w:space="0" w:color="auto"/>
                <w:bottom w:val="none" w:sz="0" w:space="0" w:color="auto"/>
                <w:right w:val="none" w:sz="0" w:space="0" w:color="auto"/>
              </w:divBdr>
            </w:div>
            <w:div w:id="1723409026">
              <w:marLeft w:val="0"/>
              <w:marRight w:val="0"/>
              <w:marTop w:val="0"/>
              <w:marBottom w:val="0"/>
              <w:divBdr>
                <w:top w:val="none" w:sz="0" w:space="0" w:color="auto"/>
                <w:left w:val="none" w:sz="0" w:space="0" w:color="auto"/>
                <w:bottom w:val="none" w:sz="0" w:space="0" w:color="auto"/>
                <w:right w:val="none" w:sz="0" w:space="0" w:color="auto"/>
              </w:divBdr>
            </w:div>
            <w:div w:id="1725520668">
              <w:marLeft w:val="0"/>
              <w:marRight w:val="0"/>
              <w:marTop w:val="0"/>
              <w:marBottom w:val="0"/>
              <w:divBdr>
                <w:top w:val="none" w:sz="0" w:space="0" w:color="auto"/>
                <w:left w:val="none" w:sz="0" w:space="0" w:color="auto"/>
                <w:bottom w:val="none" w:sz="0" w:space="0" w:color="auto"/>
                <w:right w:val="none" w:sz="0" w:space="0" w:color="auto"/>
              </w:divBdr>
            </w:div>
            <w:div w:id="1725912414">
              <w:marLeft w:val="0"/>
              <w:marRight w:val="0"/>
              <w:marTop w:val="0"/>
              <w:marBottom w:val="0"/>
              <w:divBdr>
                <w:top w:val="none" w:sz="0" w:space="0" w:color="auto"/>
                <w:left w:val="none" w:sz="0" w:space="0" w:color="auto"/>
                <w:bottom w:val="none" w:sz="0" w:space="0" w:color="auto"/>
                <w:right w:val="none" w:sz="0" w:space="0" w:color="auto"/>
              </w:divBdr>
            </w:div>
            <w:div w:id="1727147642">
              <w:marLeft w:val="0"/>
              <w:marRight w:val="0"/>
              <w:marTop w:val="0"/>
              <w:marBottom w:val="0"/>
              <w:divBdr>
                <w:top w:val="none" w:sz="0" w:space="0" w:color="auto"/>
                <w:left w:val="none" w:sz="0" w:space="0" w:color="auto"/>
                <w:bottom w:val="none" w:sz="0" w:space="0" w:color="auto"/>
                <w:right w:val="none" w:sz="0" w:space="0" w:color="auto"/>
              </w:divBdr>
            </w:div>
            <w:div w:id="1727994154">
              <w:marLeft w:val="0"/>
              <w:marRight w:val="0"/>
              <w:marTop w:val="0"/>
              <w:marBottom w:val="0"/>
              <w:divBdr>
                <w:top w:val="none" w:sz="0" w:space="0" w:color="auto"/>
                <w:left w:val="none" w:sz="0" w:space="0" w:color="auto"/>
                <w:bottom w:val="none" w:sz="0" w:space="0" w:color="auto"/>
                <w:right w:val="none" w:sz="0" w:space="0" w:color="auto"/>
              </w:divBdr>
            </w:div>
            <w:div w:id="1728726904">
              <w:marLeft w:val="0"/>
              <w:marRight w:val="0"/>
              <w:marTop w:val="0"/>
              <w:marBottom w:val="0"/>
              <w:divBdr>
                <w:top w:val="none" w:sz="0" w:space="0" w:color="auto"/>
                <w:left w:val="none" w:sz="0" w:space="0" w:color="auto"/>
                <w:bottom w:val="none" w:sz="0" w:space="0" w:color="auto"/>
                <w:right w:val="none" w:sz="0" w:space="0" w:color="auto"/>
              </w:divBdr>
            </w:div>
            <w:div w:id="1730113125">
              <w:marLeft w:val="0"/>
              <w:marRight w:val="0"/>
              <w:marTop w:val="0"/>
              <w:marBottom w:val="0"/>
              <w:divBdr>
                <w:top w:val="none" w:sz="0" w:space="0" w:color="auto"/>
                <w:left w:val="none" w:sz="0" w:space="0" w:color="auto"/>
                <w:bottom w:val="none" w:sz="0" w:space="0" w:color="auto"/>
                <w:right w:val="none" w:sz="0" w:space="0" w:color="auto"/>
              </w:divBdr>
            </w:div>
            <w:div w:id="1731070447">
              <w:marLeft w:val="0"/>
              <w:marRight w:val="0"/>
              <w:marTop w:val="0"/>
              <w:marBottom w:val="0"/>
              <w:divBdr>
                <w:top w:val="none" w:sz="0" w:space="0" w:color="auto"/>
                <w:left w:val="none" w:sz="0" w:space="0" w:color="auto"/>
                <w:bottom w:val="none" w:sz="0" w:space="0" w:color="auto"/>
                <w:right w:val="none" w:sz="0" w:space="0" w:color="auto"/>
              </w:divBdr>
            </w:div>
            <w:div w:id="1731493163">
              <w:marLeft w:val="0"/>
              <w:marRight w:val="0"/>
              <w:marTop w:val="0"/>
              <w:marBottom w:val="0"/>
              <w:divBdr>
                <w:top w:val="none" w:sz="0" w:space="0" w:color="auto"/>
                <w:left w:val="none" w:sz="0" w:space="0" w:color="auto"/>
                <w:bottom w:val="none" w:sz="0" w:space="0" w:color="auto"/>
                <w:right w:val="none" w:sz="0" w:space="0" w:color="auto"/>
              </w:divBdr>
            </w:div>
            <w:div w:id="1733502385">
              <w:marLeft w:val="0"/>
              <w:marRight w:val="0"/>
              <w:marTop w:val="0"/>
              <w:marBottom w:val="0"/>
              <w:divBdr>
                <w:top w:val="none" w:sz="0" w:space="0" w:color="auto"/>
                <w:left w:val="none" w:sz="0" w:space="0" w:color="auto"/>
                <w:bottom w:val="none" w:sz="0" w:space="0" w:color="auto"/>
                <w:right w:val="none" w:sz="0" w:space="0" w:color="auto"/>
              </w:divBdr>
            </w:div>
            <w:div w:id="1733692864">
              <w:marLeft w:val="0"/>
              <w:marRight w:val="0"/>
              <w:marTop w:val="0"/>
              <w:marBottom w:val="0"/>
              <w:divBdr>
                <w:top w:val="none" w:sz="0" w:space="0" w:color="auto"/>
                <w:left w:val="none" w:sz="0" w:space="0" w:color="auto"/>
                <w:bottom w:val="none" w:sz="0" w:space="0" w:color="auto"/>
                <w:right w:val="none" w:sz="0" w:space="0" w:color="auto"/>
              </w:divBdr>
            </w:div>
            <w:div w:id="1733698325">
              <w:marLeft w:val="0"/>
              <w:marRight w:val="0"/>
              <w:marTop w:val="0"/>
              <w:marBottom w:val="0"/>
              <w:divBdr>
                <w:top w:val="none" w:sz="0" w:space="0" w:color="auto"/>
                <w:left w:val="none" w:sz="0" w:space="0" w:color="auto"/>
                <w:bottom w:val="none" w:sz="0" w:space="0" w:color="auto"/>
                <w:right w:val="none" w:sz="0" w:space="0" w:color="auto"/>
              </w:divBdr>
            </w:div>
            <w:div w:id="1734084998">
              <w:marLeft w:val="0"/>
              <w:marRight w:val="0"/>
              <w:marTop w:val="0"/>
              <w:marBottom w:val="0"/>
              <w:divBdr>
                <w:top w:val="none" w:sz="0" w:space="0" w:color="auto"/>
                <w:left w:val="none" w:sz="0" w:space="0" w:color="auto"/>
                <w:bottom w:val="none" w:sz="0" w:space="0" w:color="auto"/>
                <w:right w:val="none" w:sz="0" w:space="0" w:color="auto"/>
              </w:divBdr>
            </w:div>
            <w:div w:id="1736925806">
              <w:marLeft w:val="0"/>
              <w:marRight w:val="0"/>
              <w:marTop w:val="0"/>
              <w:marBottom w:val="0"/>
              <w:divBdr>
                <w:top w:val="none" w:sz="0" w:space="0" w:color="auto"/>
                <w:left w:val="none" w:sz="0" w:space="0" w:color="auto"/>
                <w:bottom w:val="none" w:sz="0" w:space="0" w:color="auto"/>
                <w:right w:val="none" w:sz="0" w:space="0" w:color="auto"/>
              </w:divBdr>
            </w:div>
            <w:div w:id="1737124997">
              <w:marLeft w:val="0"/>
              <w:marRight w:val="0"/>
              <w:marTop w:val="0"/>
              <w:marBottom w:val="0"/>
              <w:divBdr>
                <w:top w:val="none" w:sz="0" w:space="0" w:color="auto"/>
                <w:left w:val="none" w:sz="0" w:space="0" w:color="auto"/>
                <w:bottom w:val="none" w:sz="0" w:space="0" w:color="auto"/>
                <w:right w:val="none" w:sz="0" w:space="0" w:color="auto"/>
              </w:divBdr>
            </w:div>
            <w:div w:id="1737317295">
              <w:marLeft w:val="0"/>
              <w:marRight w:val="0"/>
              <w:marTop w:val="0"/>
              <w:marBottom w:val="0"/>
              <w:divBdr>
                <w:top w:val="none" w:sz="0" w:space="0" w:color="auto"/>
                <w:left w:val="none" w:sz="0" w:space="0" w:color="auto"/>
                <w:bottom w:val="none" w:sz="0" w:space="0" w:color="auto"/>
                <w:right w:val="none" w:sz="0" w:space="0" w:color="auto"/>
              </w:divBdr>
            </w:div>
            <w:div w:id="1739017885">
              <w:marLeft w:val="0"/>
              <w:marRight w:val="0"/>
              <w:marTop w:val="0"/>
              <w:marBottom w:val="0"/>
              <w:divBdr>
                <w:top w:val="none" w:sz="0" w:space="0" w:color="auto"/>
                <w:left w:val="none" w:sz="0" w:space="0" w:color="auto"/>
                <w:bottom w:val="none" w:sz="0" w:space="0" w:color="auto"/>
                <w:right w:val="none" w:sz="0" w:space="0" w:color="auto"/>
              </w:divBdr>
            </w:div>
            <w:div w:id="1739134365">
              <w:marLeft w:val="0"/>
              <w:marRight w:val="0"/>
              <w:marTop w:val="0"/>
              <w:marBottom w:val="0"/>
              <w:divBdr>
                <w:top w:val="none" w:sz="0" w:space="0" w:color="auto"/>
                <w:left w:val="none" w:sz="0" w:space="0" w:color="auto"/>
                <w:bottom w:val="none" w:sz="0" w:space="0" w:color="auto"/>
                <w:right w:val="none" w:sz="0" w:space="0" w:color="auto"/>
              </w:divBdr>
            </w:div>
            <w:div w:id="1741250916">
              <w:marLeft w:val="0"/>
              <w:marRight w:val="0"/>
              <w:marTop w:val="0"/>
              <w:marBottom w:val="0"/>
              <w:divBdr>
                <w:top w:val="none" w:sz="0" w:space="0" w:color="auto"/>
                <w:left w:val="none" w:sz="0" w:space="0" w:color="auto"/>
                <w:bottom w:val="none" w:sz="0" w:space="0" w:color="auto"/>
                <w:right w:val="none" w:sz="0" w:space="0" w:color="auto"/>
              </w:divBdr>
            </w:div>
            <w:div w:id="1742479792">
              <w:marLeft w:val="0"/>
              <w:marRight w:val="0"/>
              <w:marTop w:val="0"/>
              <w:marBottom w:val="0"/>
              <w:divBdr>
                <w:top w:val="none" w:sz="0" w:space="0" w:color="auto"/>
                <w:left w:val="none" w:sz="0" w:space="0" w:color="auto"/>
                <w:bottom w:val="none" w:sz="0" w:space="0" w:color="auto"/>
                <w:right w:val="none" w:sz="0" w:space="0" w:color="auto"/>
              </w:divBdr>
            </w:div>
            <w:div w:id="1744372877">
              <w:marLeft w:val="0"/>
              <w:marRight w:val="0"/>
              <w:marTop w:val="0"/>
              <w:marBottom w:val="0"/>
              <w:divBdr>
                <w:top w:val="none" w:sz="0" w:space="0" w:color="auto"/>
                <w:left w:val="none" w:sz="0" w:space="0" w:color="auto"/>
                <w:bottom w:val="none" w:sz="0" w:space="0" w:color="auto"/>
                <w:right w:val="none" w:sz="0" w:space="0" w:color="auto"/>
              </w:divBdr>
            </w:div>
            <w:div w:id="1745370347">
              <w:marLeft w:val="0"/>
              <w:marRight w:val="0"/>
              <w:marTop w:val="0"/>
              <w:marBottom w:val="0"/>
              <w:divBdr>
                <w:top w:val="none" w:sz="0" w:space="0" w:color="auto"/>
                <w:left w:val="none" w:sz="0" w:space="0" w:color="auto"/>
                <w:bottom w:val="none" w:sz="0" w:space="0" w:color="auto"/>
                <w:right w:val="none" w:sz="0" w:space="0" w:color="auto"/>
              </w:divBdr>
            </w:div>
            <w:div w:id="1746151341">
              <w:marLeft w:val="0"/>
              <w:marRight w:val="0"/>
              <w:marTop w:val="0"/>
              <w:marBottom w:val="0"/>
              <w:divBdr>
                <w:top w:val="none" w:sz="0" w:space="0" w:color="auto"/>
                <w:left w:val="none" w:sz="0" w:space="0" w:color="auto"/>
                <w:bottom w:val="none" w:sz="0" w:space="0" w:color="auto"/>
                <w:right w:val="none" w:sz="0" w:space="0" w:color="auto"/>
              </w:divBdr>
            </w:div>
            <w:div w:id="1748265923">
              <w:marLeft w:val="0"/>
              <w:marRight w:val="0"/>
              <w:marTop w:val="0"/>
              <w:marBottom w:val="0"/>
              <w:divBdr>
                <w:top w:val="none" w:sz="0" w:space="0" w:color="auto"/>
                <w:left w:val="none" w:sz="0" w:space="0" w:color="auto"/>
                <w:bottom w:val="none" w:sz="0" w:space="0" w:color="auto"/>
                <w:right w:val="none" w:sz="0" w:space="0" w:color="auto"/>
              </w:divBdr>
            </w:div>
            <w:div w:id="1748334695">
              <w:marLeft w:val="0"/>
              <w:marRight w:val="0"/>
              <w:marTop w:val="0"/>
              <w:marBottom w:val="0"/>
              <w:divBdr>
                <w:top w:val="none" w:sz="0" w:space="0" w:color="auto"/>
                <w:left w:val="none" w:sz="0" w:space="0" w:color="auto"/>
                <w:bottom w:val="none" w:sz="0" w:space="0" w:color="auto"/>
                <w:right w:val="none" w:sz="0" w:space="0" w:color="auto"/>
              </w:divBdr>
            </w:div>
            <w:div w:id="1749111563">
              <w:marLeft w:val="0"/>
              <w:marRight w:val="0"/>
              <w:marTop w:val="0"/>
              <w:marBottom w:val="0"/>
              <w:divBdr>
                <w:top w:val="none" w:sz="0" w:space="0" w:color="auto"/>
                <w:left w:val="none" w:sz="0" w:space="0" w:color="auto"/>
                <w:bottom w:val="none" w:sz="0" w:space="0" w:color="auto"/>
                <w:right w:val="none" w:sz="0" w:space="0" w:color="auto"/>
              </w:divBdr>
            </w:div>
            <w:div w:id="1750155235">
              <w:marLeft w:val="0"/>
              <w:marRight w:val="0"/>
              <w:marTop w:val="0"/>
              <w:marBottom w:val="0"/>
              <w:divBdr>
                <w:top w:val="none" w:sz="0" w:space="0" w:color="auto"/>
                <w:left w:val="none" w:sz="0" w:space="0" w:color="auto"/>
                <w:bottom w:val="none" w:sz="0" w:space="0" w:color="auto"/>
                <w:right w:val="none" w:sz="0" w:space="0" w:color="auto"/>
              </w:divBdr>
            </w:div>
            <w:div w:id="1750813336">
              <w:marLeft w:val="0"/>
              <w:marRight w:val="0"/>
              <w:marTop w:val="0"/>
              <w:marBottom w:val="0"/>
              <w:divBdr>
                <w:top w:val="none" w:sz="0" w:space="0" w:color="auto"/>
                <w:left w:val="none" w:sz="0" w:space="0" w:color="auto"/>
                <w:bottom w:val="none" w:sz="0" w:space="0" w:color="auto"/>
                <w:right w:val="none" w:sz="0" w:space="0" w:color="auto"/>
              </w:divBdr>
            </w:div>
            <w:div w:id="1751460065">
              <w:marLeft w:val="0"/>
              <w:marRight w:val="0"/>
              <w:marTop w:val="0"/>
              <w:marBottom w:val="0"/>
              <w:divBdr>
                <w:top w:val="none" w:sz="0" w:space="0" w:color="auto"/>
                <w:left w:val="none" w:sz="0" w:space="0" w:color="auto"/>
                <w:bottom w:val="none" w:sz="0" w:space="0" w:color="auto"/>
                <w:right w:val="none" w:sz="0" w:space="0" w:color="auto"/>
              </w:divBdr>
            </w:div>
            <w:div w:id="1752501435">
              <w:marLeft w:val="0"/>
              <w:marRight w:val="0"/>
              <w:marTop w:val="0"/>
              <w:marBottom w:val="0"/>
              <w:divBdr>
                <w:top w:val="none" w:sz="0" w:space="0" w:color="auto"/>
                <w:left w:val="none" w:sz="0" w:space="0" w:color="auto"/>
                <w:bottom w:val="none" w:sz="0" w:space="0" w:color="auto"/>
                <w:right w:val="none" w:sz="0" w:space="0" w:color="auto"/>
              </w:divBdr>
            </w:div>
            <w:div w:id="1752701062">
              <w:marLeft w:val="0"/>
              <w:marRight w:val="0"/>
              <w:marTop w:val="0"/>
              <w:marBottom w:val="0"/>
              <w:divBdr>
                <w:top w:val="none" w:sz="0" w:space="0" w:color="auto"/>
                <w:left w:val="none" w:sz="0" w:space="0" w:color="auto"/>
                <w:bottom w:val="none" w:sz="0" w:space="0" w:color="auto"/>
                <w:right w:val="none" w:sz="0" w:space="0" w:color="auto"/>
              </w:divBdr>
            </w:div>
            <w:div w:id="1753627819">
              <w:marLeft w:val="0"/>
              <w:marRight w:val="0"/>
              <w:marTop w:val="0"/>
              <w:marBottom w:val="0"/>
              <w:divBdr>
                <w:top w:val="none" w:sz="0" w:space="0" w:color="auto"/>
                <w:left w:val="none" w:sz="0" w:space="0" w:color="auto"/>
                <w:bottom w:val="none" w:sz="0" w:space="0" w:color="auto"/>
                <w:right w:val="none" w:sz="0" w:space="0" w:color="auto"/>
              </w:divBdr>
            </w:div>
            <w:div w:id="1754818707">
              <w:marLeft w:val="0"/>
              <w:marRight w:val="0"/>
              <w:marTop w:val="0"/>
              <w:marBottom w:val="0"/>
              <w:divBdr>
                <w:top w:val="none" w:sz="0" w:space="0" w:color="auto"/>
                <w:left w:val="none" w:sz="0" w:space="0" w:color="auto"/>
                <w:bottom w:val="none" w:sz="0" w:space="0" w:color="auto"/>
                <w:right w:val="none" w:sz="0" w:space="0" w:color="auto"/>
              </w:divBdr>
            </w:div>
            <w:div w:id="1755736000">
              <w:marLeft w:val="0"/>
              <w:marRight w:val="0"/>
              <w:marTop w:val="0"/>
              <w:marBottom w:val="0"/>
              <w:divBdr>
                <w:top w:val="none" w:sz="0" w:space="0" w:color="auto"/>
                <w:left w:val="none" w:sz="0" w:space="0" w:color="auto"/>
                <w:bottom w:val="none" w:sz="0" w:space="0" w:color="auto"/>
                <w:right w:val="none" w:sz="0" w:space="0" w:color="auto"/>
              </w:divBdr>
            </w:div>
            <w:div w:id="1756392896">
              <w:marLeft w:val="0"/>
              <w:marRight w:val="0"/>
              <w:marTop w:val="0"/>
              <w:marBottom w:val="0"/>
              <w:divBdr>
                <w:top w:val="none" w:sz="0" w:space="0" w:color="auto"/>
                <w:left w:val="none" w:sz="0" w:space="0" w:color="auto"/>
                <w:bottom w:val="none" w:sz="0" w:space="0" w:color="auto"/>
                <w:right w:val="none" w:sz="0" w:space="0" w:color="auto"/>
              </w:divBdr>
            </w:div>
            <w:div w:id="1756781993">
              <w:marLeft w:val="0"/>
              <w:marRight w:val="0"/>
              <w:marTop w:val="0"/>
              <w:marBottom w:val="0"/>
              <w:divBdr>
                <w:top w:val="none" w:sz="0" w:space="0" w:color="auto"/>
                <w:left w:val="none" w:sz="0" w:space="0" w:color="auto"/>
                <w:bottom w:val="none" w:sz="0" w:space="0" w:color="auto"/>
                <w:right w:val="none" w:sz="0" w:space="0" w:color="auto"/>
              </w:divBdr>
            </w:div>
            <w:div w:id="1757480656">
              <w:marLeft w:val="0"/>
              <w:marRight w:val="0"/>
              <w:marTop w:val="0"/>
              <w:marBottom w:val="0"/>
              <w:divBdr>
                <w:top w:val="none" w:sz="0" w:space="0" w:color="auto"/>
                <w:left w:val="none" w:sz="0" w:space="0" w:color="auto"/>
                <w:bottom w:val="none" w:sz="0" w:space="0" w:color="auto"/>
                <w:right w:val="none" w:sz="0" w:space="0" w:color="auto"/>
              </w:divBdr>
            </w:div>
            <w:div w:id="1760443788">
              <w:marLeft w:val="0"/>
              <w:marRight w:val="0"/>
              <w:marTop w:val="0"/>
              <w:marBottom w:val="0"/>
              <w:divBdr>
                <w:top w:val="none" w:sz="0" w:space="0" w:color="auto"/>
                <w:left w:val="none" w:sz="0" w:space="0" w:color="auto"/>
                <w:bottom w:val="none" w:sz="0" w:space="0" w:color="auto"/>
                <w:right w:val="none" w:sz="0" w:space="0" w:color="auto"/>
              </w:divBdr>
            </w:div>
            <w:div w:id="1760523349">
              <w:marLeft w:val="0"/>
              <w:marRight w:val="0"/>
              <w:marTop w:val="0"/>
              <w:marBottom w:val="0"/>
              <w:divBdr>
                <w:top w:val="none" w:sz="0" w:space="0" w:color="auto"/>
                <w:left w:val="none" w:sz="0" w:space="0" w:color="auto"/>
                <w:bottom w:val="none" w:sz="0" w:space="0" w:color="auto"/>
                <w:right w:val="none" w:sz="0" w:space="0" w:color="auto"/>
              </w:divBdr>
            </w:div>
            <w:div w:id="1760717244">
              <w:marLeft w:val="0"/>
              <w:marRight w:val="0"/>
              <w:marTop w:val="0"/>
              <w:marBottom w:val="0"/>
              <w:divBdr>
                <w:top w:val="none" w:sz="0" w:space="0" w:color="auto"/>
                <w:left w:val="none" w:sz="0" w:space="0" w:color="auto"/>
                <w:bottom w:val="none" w:sz="0" w:space="0" w:color="auto"/>
                <w:right w:val="none" w:sz="0" w:space="0" w:color="auto"/>
              </w:divBdr>
            </w:div>
            <w:div w:id="1764107538">
              <w:marLeft w:val="0"/>
              <w:marRight w:val="0"/>
              <w:marTop w:val="0"/>
              <w:marBottom w:val="0"/>
              <w:divBdr>
                <w:top w:val="none" w:sz="0" w:space="0" w:color="auto"/>
                <w:left w:val="none" w:sz="0" w:space="0" w:color="auto"/>
                <w:bottom w:val="none" w:sz="0" w:space="0" w:color="auto"/>
                <w:right w:val="none" w:sz="0" w:space="0" w:color="auto"/>
              </w:divBdr>
            </w:div>
            <w:div w:id="1764259644">
              <w:marLeft w:val="0"/>
              <w:marRight w:val="0"/>
              <w:marTop w:val="0"/>
              <w:marBottom w:val="0"/>
              <w:divBdr>
                <w:top w:val="none" w:sz="0" w:space="0" w:color="auto"/>
                <w:left w:val="none" w:sz="0" w:space="0" w:color="auto"/>
                <w:bottom w:val="none" w:sz="0" w:space="0" w:color="auto"/>
                <w:right w:val="none" w:sz="0" w:space="0" w:color="auto"/>
              </w:divBdr>
            </w:div>
            <w:div w:id="1764498469">
              <w:marLeft w:val="0"/>
              <w:marRight w:val="0"/>
              <w:marTop w:val="0"/>
              <w:marBottom w:val="0"/>
              <w:divBdr>
                <w:top w:val="none" w:sz="0" w:space="0" w:color="auto"/>
                <w:left w:val="none" w:sz="0" w:space="0" w:color="auto"/>
                <w:bottom w:val="none" w:sz="0" w:space="0" w:color="auto"/>
                <w:right w:val="none" w:sz="0" w:space="0" w:color="auto"/>
              </w:divBdr>
            </w:div>
            <w:div w:id="1767193891">
              <w:marLeft w:val="0"/>
              <w:marRight w:val="0"/>
              <w:marTop w:val="0"/>
              <w:marBottom w:val="0"/>
              <w:divBdr>
                <w:top w:val="none" w:sz="0" w:space="0" w:color="auto"/>
                <w:left w:val="none" w:sz="0" w:space="0" w:color="auto"/>
                <w:bottom w:val="none" w:sz="0" w:space="0" w:color="auto"/>
                <w:right w:val="none" w:sz="0" w:space="0" w:color="auto"/>
              </w:divBdr>
            </w:div>
            <w:div w:id="1767262371">
              <w:marLeft w:val="0"/>
              <w:marRight w:val="0"/>
              <w:marTop w:val="0"/>
              <w:marBottom w:val="0"/>
              <w:divBdr>
                <w:top w:val="none" w:sz="0" w:space="0" w:color="auto"/>
                <w:left w:val="none" w:sz="0" w:space="0" w:color="auto"/>
                <w:bottom w:val="none" w:sz="0" w:space="0" w:color="auto"/>
                <w:right w:val="none" w:sz="0" w:space="0" w:color="auto"/>
              </w:divBdr>
            </w:div>
            <w:div w:id="1767310779">
              <w:marLeft w:val="0"/>
              <w:marRight w:val="0"/>
              <w:marTop w:val="0"/>
              <w:marBottom w:val="0"/>
              <w:divBdr>
                <w:top w:val="none" w:sz="0" w:space="0" w:color="auto"/>
                <w:left w:val="none" w:sz="0" w:space="0" w:color="auto"/>
                <w:bottom w:val="none" w:sz="0" w:space="0" w:color="auto"/>
                <w:right w:val="none" w:sz="0" w:space="0" w:color="auto"/>
              </w:divBdr>
            </w:div>
            <w:div w:id="1768454595">
              <w:marLeft w:val="0"/>
              <w:marRight w:val="0"/>
              <w:marTop w:val="0"/>
              <w:marBottom w:val="0"/>
              <w:divBdr>
                <w:top w:val="none" w:sz="0" w:space="0" w:color="auto"/>
                <w:left w:val="none" w:sz="0" w:space="0" w:color="auto"/>
                <w:bottom w:val="none" w:sz="0" w:space="0" w:color="auto"/>
                <w:right w:val="none" w:sz="0" w:space="0" w:color="auto"/>
              </w:divBdr>
            </w:div>
            <w:div w:id="1769349243">
              <w:marLeft w:val="0"/>
              <w:marRight w:val="0"/>
              <w:marTop w:val="0"/>
              <w:marBottom w:val="0"/>
              <w:divBdr>
                <w:top w:val="none" w:sz="0" w:space="0" w:color="auto"/>
                <w:left w:val="none" w:sz="0" w:space="0" w:color="auto"/>
                <w:bottom w:val="none" w:sz="0" w:space="0" w:color="auto"/>
                <w:right w:val="none" w:sz="0" w:space="0" w:color="auto"/>
              </w:divBdr>
            </w:div>
            <w:div w:id="1769538982">
              <w:marLeft w:val="0"/>
              <w:marRight w:val="0"/>
              <w:marTop w:val="0"/>
              <w:marBottom w:val="0"/>
              <w:divBdr>
                <w:top w:val="none" w:sz="0" w:space="0" w:color="auto"/>
                <w:left w:val="none" w:sz="0" w:space="0" w:color="auto"/>
                <w:bottom w:val="none" w:sz="0" w:space="0" w:color="auto"/>
                <w:right w:val="none" w:sz="0" w:space="0" w:color="auto"/>
              </w:divBdr>
            </w:div>
            <w:div w:id="1769546764">
              <w:marLeft w:val="0"/>
              <w:marRight w:val="0"/>
              <w:marTop w:val="0"/>
              <w:marBottom w:val="0"/>
              <w:divBdr>
                <w:top w:val="none" w:sz="0" w:space="0" w:color="auto"/>
                <w:left w:val="none" w:sz="0" w:space="0" w:color="auto"/>
                <w:bottom w:val="none" w:sz="0" w:space="0" w:color="auto"/>
                <w:right w:val="none" w:sz="0" w:space="0" w:color="auto"/>
              </w:divBdr>
            </w:div>
            <w:div w:id="1770655703">
              <w:marLeft w:val="0"/>
              <w:marRight w:val="0"/>
              <w:marTop w:val="0"/>
              <w:marBottom w:val="0"/>
              <w:divBdr>
                <w:top w:val="none" w:sz="0" w:space="0" w:color="auto"/>
                <w:left w:val="none" w:sz="0" w:space="0" w:color="auto"/>
                <w:bottom w:val="none" w:sz="0" w:space="0" w:color="auto"/>
                <w:right w:val="none" w:sz="0" w:space="0" w:color="auto"/>
              </w:divBdr>
            </w:div>
            <w:div w:id="1770813036">
              <w:marLeft w:val="0"/>
              <w:marRight w:val="0"/>
              <w:marTop w:val="0"/>
              <w:marBottom w:val="0"/>
              <w:divBdr>
                <w:top w:val="none" w:sz="0" w:space="0" w:color="auto"/>
                <w:left w:val="none" w:sz="0" w:space="0" w:color="auto"/>
                <w:bottom w:val="none" w:sz="0" w:space="0" w:color="auto"/>
                <w:right w:val="none" w:sz="0" w:space="0" w:color="auto"/>
              </w:divBdr>
            </w:div>
            <w:div w:id="1771077214">
              <w:marLeft w:val="0"/>
              <w:marRight w:val="0"/>
              <w:marTop w:val="0"/>
              <w:marBottom w:val="0"/>
              <w:divBdr>
                <w:top w:val="none" w:sz="0" w:space="0" w:color="auto"/>
                <w:left w:val="none" w:sz="0" w:space="0" w:color="auto"/>
                <w:bottom w:val="none" w:sz="0" w:space="0" w:color="auto"/>
                <w:right w:val="none" w:sz="0" w:space="0" w:color="auto"/>
              </w:divBdr>
            </w:div>
            <w:div w:id="1771123415">
              <w:marLeft w:val="0"/>
              <w:marRight w:val="0"/>
              <w:marTop w:val="0"/>
              <w:marBottom w:val="0"/>
              <w:divBdr>
                <w:top w:val="none" w:sz="0" w:space="0" w:color="auto"/>
                <w:left w:val="none" w:sz="0" w:space="0" w:color="auto"/>
                <w:bottom w:val="none" w:sz="0" w:space="0" w:color="auto"/>
                <w:right w:val="none" w:sz="0" w:space="0" w:color="auto"/>
              </w:divBdr>
            </w:div>
            <w:div w:id="1771125979">
              <w:marLeft w:val="0"/>
              <w:marRight w:val="0"/>
              <w:marTop w:val="0"/>
              <w:marBottom w:val="0"/>
              <w:divBdr>
                <w:top w:val="none" w:sz="0" w:space="0" w:color="auto"/>
                <w:left w:val="none" w:sz="0" w:space="0" w:color="auto"/>
                <w:bottom w:val="none" w:sz="0" w:space="0" w:color="auto"/>
                <w:right w:val="none" w:sz="0" w:space="0" w:color="auto"/>
              </w:divBdr>
            </w:div>
            <w:div w:id="1771386023">
              <w:marLeft w:val="0"/>
              <w:marRight w:val="0"/>
              <w:marTop w:val="0"/>
              <w:marBottom w:val="0"/>
              <w:divBdr>
                <w:top w:val="none" w:sz="0" w:space="0" w:color="auto"/>
                <w:left w:val="none" w:sz="0" w:space="0" w:color="auto"/>
                <w:bottom w:val="none" w:sz="0" w:space="0" w:color="auto"/>
                <w:right w:val="none" w:sz="0" w:space="0" w:color="auto"/>
              </w:divBdr>
            </w:div>
            <w:div w:id="1771391246">
              <w:marLeft w:val="0"/>
              <w:marRight w:val="0"/>
              <w:marTop w:val="0"/>
              <w:marBottom w:val="0"/>
              <w:divBdr>
                <w:top w:val="none" w:sz="0" w:space="0" w:color="auto"/>
                <w:left w:val="none" w:sz="0" w:space="0" w:color="auto"/>
                <w:bottom w:val="none" w:sz="0" w:space="0" w:color="auto"/>
                <w:right w:val="none" w:sz="0" w:space="0" w:color="auto"/>
              </w:divBdr>
            </w:div>
            <w:div w:id="1771898145">
              <w:marLeft w:val="0"/>
              <w:marRight w:val="0"/>
              <w:marTop w:val="0"/>
              <w:marBottom w:val="0"/>
              <w:divBdr>
                <w:top w:val="none" w:sz="0" w:space="0" w:color="auto"/>
                <w:left w:val="none" w:sz="0" w:space="0" w:color="auto"/>
                <w:bottom w:val="none" w:sz="0" w:space="0" w:color="auto"/>
                <w:right w:val="none" w:sz="0" w:space="0" w:color="auto"/>
              </w:divBdr>
            </w:div>
            <w:div w:id="1772312081">
              <w:marLeft w:val="0"/>
              <w:marRight w:val="0"/>
              <w:marTop w:val="0"/>
              <w:marBottom w:val="0"/>
              <w:divBdr>
                <w:top w:val="none" w:sz="0" w:space="0" w:color="auto"/>
                <w:left w:val="none" w:sz="0" w:space="0" w:color="auto"/>
                <w:bottom w:val="none" w:sz="0" w:space="0" w:color="auto"/>
                <w:right w:val="none" w:sz="0" w:space="0" w:color="auto"/>
              </w:divBdr>
            </w:div>
            <w:div w:id="1772969309">
              <w:marLeft w:val="0"/>
              <w:marRight w:val="0"/>
              <w:marTop w:val="0"/>
              <w:marBottom w:val="0"/>
              <w:divBdr>
                <w:top w:val="none" w:sz="0" w:space="0" w:color="auto"/>
                <w:left w:val="none" w:sz="0" w:space="0" w:color="auto"/>
                <w:bottom w:val="none" w:sz="0" w:space="0" w:color="auto"/>
                <w:right w:val="none" w:sz="0" w:space="0" w:color="auto"/>
              </w:divBdr>
            </w:div>
            <w:div w:id="1775124530">
              <w:marLeft w:val="0"/>
              <w:marRight w:val="0"/>
              <w:marTop w:val="0"/>
              <w:marBottom w:val="0"/>
              <w:divBdr>
                <w:top w:val="none" w:sz="0" w:space="0" w:color="auto"/>
                <w:left w:val="none" w:sz="0" w:space="0" w:color="auto"/>
                <w:bottom w:val="none" w:sz="0" w:space="0" w:color="auto"/>
                <w:right w:val="none" w:sz="0" w:space="0" w:color="auto"/>
              </w:divBdr>
            </w:div>
            <w:div w:id="1776096268">
              <w:marLeft w:val="0"/>
              <w:marRight w:val="0"/>
              <w:marTop w:val="0"/>
              <w:marBottom w:val="0"/>
              <w:divBdr>
                <w:top w:val="none" w:sz="0" w:space="0" w:color="auto"/>
                <w:left w:val="none" w:sz="0" w:space="0" w:color="auto"/>
                <w:bottom w:val="none" w:sz="0" w:space="0" w:color="auto"/>
                <w:right w:val="none" w:sz="0" w:space="0" w:color="auto"/>
              </w:divBdr>
            </w:div>
            <w:div w:id="1776633530">
              <w:marLeft w:val="0"/>
              <w:marRight w:val="0"/>
              <w:marTop w:val="0"/>
              <w:marBottom w:val="0"/>
              <w:divBdr>
                <w:top w:val="none" w:sz="0" w:space="0" w:color="auto"/>
                <w:left w:val="none" w:sz="0" w:space="0" w:color="auto"/>
                <w:bottom w:val="none" w:sz="0" w:space="0" w:color="auto"/>
                <w:right w:val="none" w:sz="0" w:space="0" w:color="auto"/>
              </w:divBdr>
            </w:div>
            <w:div w:id="1778864039">
              <w:marLeft w:val="0"/>
              <w:marRight w:val="0"/>
              <w:marTop w:val="0"/>
              <w:marBottom w:val="0"/>
              <w:divBdr>
                <w:top w:val="none" w:sz="0" w:space="0" w:color="auto"/>
                <w:left w:val="none" w:sz="0" w:space="0" w:color="auto"/>
                <w:bottom w:val="none" w:sz="0" w:space="0" w:color="auto"/>
                <w:right w:val="none" w:sz="0" w:space="0" w:color="auto"/>
              </w:divBdr>
            </w:div>
            <w:div w:id="1781220152">
              <w:marLeft w:val="0"/>
              <w:marRight w:val="0"/>
              <w:marTop w:val="0"/>
              <w:marBottom w:val="0"/>
              <w:divBdr>
                <w:top w:val="none" w:sz="0" w:space="0" w:color="auto"/>
                <w:left w:val="none" w:sz="0" w:space="0" w:color="auto"/>
                <w:bottom w:val="none" w:sz="0" w:space="0" w:color="auto"/>
                <w:right w:val="none" w:sz="0" w:space="0" w:color="auto"/>
              </w:divBdr>
            </w:div>
            <w:div w:id="1782608022">
              <w:marLeft w:val="0"/>
              <w:marRight w:val="0"/>
              <w:marTop w:val="0"/>
              <w:marBottom w:val="0"/>
              <w:divBdr>
                <w:top w:val="none" w:sz="0" w:space="0" w:color="auto"/>
                <w:left w:val="none" w:sz="0" w:space="0" w:color="auto"/>
                <w:bottom w:val="none" w:sz="0" w:space="0" w:color="auto"/>
                <w:right w:val="none" w:sz="0" w:space="0" w:color="auto"/>
              </w:divBdr>
            </w:div>
            <w:div w:id="1785424070">
              <w:marLeft w:val="0"/>
              <w:marRight w:val="0"/>
              <w:marTop w:val="0"/>
              <w:marBottom w:val="0"/>
              <w:divBdr>
                <w:top w:val="none" w:sz="0" w:space="0" w:color="auto"/>
                <w:left w:val="none" w:sz="0" w:space="0" w:color="auto"/>
                <w:bottom w:val="none" w:sz="0" w:space="0" w:color="auto"/>
                <w:right w:val="none" w:sz="0" w:space="0" w:color="auto"/>
              </w:divBdr>
            </w:div>
            <w:div w:id="1785617972">
              <w:marLeft w:val="0"/>
              <w:marRight w:val="0"/>
              <w:marTop w:val="0"/>
              <w:marBottom w:val="0"/>
              <w:divBdr>
                <w:top w:val="none" w:sz="0" w:space="0" w:color="auto"/>
                <w:left w:val="none" w:sz="0" w:space="0" w:color="auto"/>
                <w:bottom w:val="none" w:sz="0" w:space="0" w:color="auto"/>
                <w:right w:val="none" w:sz="0" w:space="0" w:color="auto"/>
              </w:divBdr>
            </w:div>
            <w:div w:id="1786995020">
              <w:marLeft w:val="0"/>
              <w:marRight w:val="0"/>
              <w:marTop w:val="0"/>
              <w:marBottom w:val="0"/>
              <w:divBdr>
                <w:top w:val="none" w:sz="0" w:space="0" w:color="auto"/>
                <w:left w:val="none" w:sz="0" w:space="0" w:color="auto"/>
                <w:bottom w:val="none" w:sz="0" w:space="0" w:color="auto"/>
                <w:right w:val="none" w:sz="0" w:space="0" w:color="auto"/>
              </w:divBdr>
            </w:div>
            <w:div w:id="1787574287">
              <w:marLeft w:val="0"/>
              <w:marRight w:val="0"/>
              <w:marTop w:val="0"/>
              <w:marBottom w:val="0"/>
              <w:divBdr>
                <w:top w:val="none" w:sz="0" w:space="0" w:color="auto"/>
                <w:left w:val="none" w:sz="0" w:space="0" w:color="auto"/>
                <w:bottom w:val="none" w:sz="0" w:space="0" w:color="auto"/>
                <w:right w:val="none" w:sz="0" w:space="0" w:color="auto"/>
              </w:divBdr>
            </w:div>
            <w:div w:id="1788113727">
              <w:marLeft w:val="0"/>
              <w:marRight w:val="0"/>
              <w:marTop w:val="0"/>
              <w:marBottom w:val="0"/>
              <w:divBdr>
                <w:top w:val="none" w:sz="0" w:space="0" w:color="auto"/>
                <w:left w:val="none" w:sz="0" w:space="0" w:color="auto"/>
                <w:bottom w:val="none" w:sz="0" w:space="0" w:color="auto"/>
                <w:right w:val="none" w:sz="0" w:space="0" w:color="auto"/>
              </w:divBdr>
            </w:div>
            <w:div w:id="1788232919">
              <w:marLeft w:val="0"/>
              <w:marRight w:val="0"/>
              <w:marTop w:val="0"/>
              <w:marBottom w:val="0"/>
              <w:divBdr>
                <w:top w:val="none" w:sz="0" w:space="0" w:color="auto"/>
                <w:left w:val="none" w:sz="0" w:space="0" w:color="auto"/>
                <w:bottom w:val="none" w:sz="0" w:space="0" w:color="auto"/>
                <w:right w:val="none" w:sz="0" w:space="0" w:color="auto"/>
              </w:divBdr>
            </w:div>
            <w:div w:id="1788425125">
              <w:marLeft w:val="0"/>
              <w:marRight w:val="0"/>
              <w:marTop w:val="0"/>
              <w:marBottom w:val="0"/>
              <w:divBdr>
                <w:top w:val="none" w:sz="0" w:space="0" w:color="auto"/>
                <w:left w:val="none" w:sz="0" w:space="0" w:color="auto"/>
                <w:bottom w:val="none" w:sz="0" w:space="0" w:color="auto"/>
                <w:right w:val="none" w:sz="0" w:space="0" w:color="auto"/>
              </w:divBdr>
            </w:div>
            <w:div w:id="1788501727">
              <w:marLeft w:val="0"/>
              <w:marRight w:val="0"/>
              <w:marTop w:val="0"/>
              <w:marBottom w:val="0"/>
              <w:divBdr>
                <w:top w:val="none" w:sz="0" w:space="0" w:color="auto"/>
                <w:left w:val="none" w:sz="0" w:space="0" w:color="auto"/>
                <w:bottom w:val="none" w:sz="0" w:space="0" w:color="auto"/>
                <w:right w:val="none" w:sz="0" w:space="0" w:color="auto"/>
              </w:divBdr>
            </w:div>
            <w:div w:id="1789548029">
              <w:marLeft w:val="0"/>
              <w:marRight w:val="0"/>
              <w:marTop w:val="0"/>
              <w:marBottom w:val="0"/>
              <w:divBdr>
                <w:top w:val="none" w:sz="0" w:space="0" w:color="auto"/>
                <w:left w:val="none" w:sz="0" w:space="0" w:color="auto"/>
                <w:bottom w:val="none" w:sz="0" w:space="0" w:color="auto"/>
                <w:right w:val="none" w:sz="0" w:space="0" w:color="auto"/>
              </w:divBdr>
            </w:div>
            <w:div w:id="1790124711">
              <w:marLeft w:val="0"/>
              <w:marRight w:val="0"/>
              <w:marTop w:val="0"/>
              <w:marBottom w:val="0"/>
              <w:divBdr>
                <w:top w:val="none" w:sz="0" w:space="0" w:color="auto"/>
                <w:left w:val="none" w:sz="0" w:space="0" w:color="auto"/>
                <w:bottom w:val="none" w:sz="0" w:space="0" w:color="auto"/>
                <w:right w:val="none" w:sz="0" w:space="0" w:color="auto"/>
              </w:divBdr>
            </w:div>
            <w:div w:id="1790465325">
              <w:marLeft w:val="0"/>
              <w:marRight w:val="0"/>
              <w:marTop w:val="0"/>
              <w:marBottom w:val="0"/>
              <w:divBdr>
                <w:top w:val="none" w:sz="0" w:space="0" w:color="auto"/>
                <w:left w:val="none" w:sz="0" w:space="0" w:color="auto"/>
                <w:bottom w:val="none" w:sz="0" w:space="0" w:color="auto"/>
                <w:right w:val="none" w:sz="0" w:space="0" w:color="auto"/>
              </w:divBdr>
            </w:div>
            <w:div w:id="1790976044">
              <w:marLeft w:val="0"/>
              <w:marRight w:val="0"/>
              <w:marTop w:val="0"/>
              <w:marBottom w:val="0"/>
              <w:divBdr>
                <w:top w:val="none" w:sz="0" w:space="0" w:color="auto"/>
                <w:left w:val="none" w:sz="0" w:space="0" w:color="auto"/>
                <w:bottom w:val="none" w:sz="0" w:space="0" w:color="auto"/>
                <w:right w:val="none" w:sz="0" w:space="0" w:color="auto"/>
              </w:divBdr>
            </w:div>
            <w:div w:id="1791127229">
              <w:marLeft w:val="0"/>
              <w:marRight w:val="0"/>
              <w:marTop w:val="0"/>
              <w:marBottom w:val="0"/>
              <w:divBdr>
                <w:top w:val="none" w:sz="0" w:space="0" w:color="auto"/>
                <w:left w:val="none" w:sz="0" w:space="0" w:color="auto"/>
                <w:bottom w:val="none" w:sz="0" w:space="0" w:color="auto"/>
                <w:right w:val="none" w:sz="0" w:space="0" w:color="auto"/>
              </w:divBdr>
            </w:div>
            <w:div w:id="1791628056">
              <w:marLeft w:val="0"/>
              <w:marRight w:val="0"/>
              <w:marTop w:val="0"/>
              <w:marBottom w:val="0"/>
              <w:divBdr>
                <w:top w:val="none" w:sz="0" w:space="0" w:color="auto"/>
                <w:left w:val="none" w:sz="0" w:space="0" w:color="auto"/>
                <w:bottom w:val="none" w:sz="0" w:space="0" w:color="auto"/>
                <w:right w:val="none" w:sz="0" w:space="0" w:color="auto"/>
              </w:divBdr>
            </w:div>
            <w:div w:id="1792507441">
              <w:marLeft w:val="0"/>
              <w:marRight w:val="0"/>
              <w:marTop w:val="0"/>
              <w:marBottom w:val="0"/>
              <w:divBdr>
                <w:top w:val="none" w:sz="0" w:space="0" w:color="auto"/>
                <w:left w:val="none" w:sz="0" w:space="0" w:color="auto"/>
                <w:bottom w:val="none" w:sz="0" w:space="0" w:color="auto"/>
                <w:right w:val="none" w:sz="0" w:space="0" w:color="auto"/>
              </w:divBdr>
            </w:div>
            <w:div w:id="1793286453">
              <w:marLeft w:val="0"/>
              <w:marRight w:val="0"/>
              <w:marTop w:val="0"/>
              <w:marBottom w:val="0"/>
              <w:divBdr>
                <w:top w:val="none" w:sz="0" w:space="0" w:color="auto"/>
                <w:left w:val="none" w:sz="0" w:space="0" w:color="auto"/>
                <w:bottom w:val="none" w:sz="0" w:space="0" w:color="auto"/>
                <w:right w:val="none" w:sz="0" w:space="0" w:color="auto"/>
              </w:divBdr>
            </w:div>
            <w:div w:id="1793935082">
              <w:marLeft w:val="0"/>
              <w:marRight w:val="0"/>
              <w:marTop w:val="0"/>
              <w:marBottom w:val="0"/>
              <w:divBdr>
                <w:top w:val="none" w:sz="0" w:space="0" w:color="auto"/>
                <w:left w:val="none" w:sz="0" w:space="0" w:color="auto"/>
                <w:bottom w:val="none" w:sz="0" w:space="0" w:color="auto"/>
                <w:right w:val="none" w:sz="0" w:space="0" w:color="auto"/>
              </w:divBdr>
            </w:div>
            <w:div w:id="1794981968">
              <w:marLeft w:val="0"/>
              <w:marRight w:val="0"/>
              <w:marTop w:val="0"/>
              <w:marBottom w:val="0"/>
              <w:divBdr>
                <w:top w:val="none" w:sz="0" w:space="0" w:color="auto"/>
                <w:left w:val="none" w:sz="0" w:space="0" w:color="auto"/>
                <w:bottom w:val="none" w:sz="0" w:space="0" w:color="auto"/>
                <w:right w:val="none" w:sz="0" w:space="0" w:color="auto"/>
              </w:divBdr>
            </w:div>
            <w:div w:id="1795056532">
              <w:marLeft w:val="0"/>
              <w:marRight w:val="0"/>
              <w:marTop w:val="0"/>
              <w:marBottom w:val="0"/>
              <w:divBdr>
                <w:top w:val="none" w:sz="0" w:space="0" w:color="auto"/>
                <w:left w:val="none" w:sz="0" w:space="0" w:color="auto"/>
                <w:bottom w:val="none" w:sz="0" w:space="0" w:color="auto"/>
                <w:right w:val="none" w:sz="0" w:space="0" w:color="auto"/>
              </w:divBdr>
            </w:div>
            <w:div w:id="1795563338">
              <w:marLeft w:val="0"/>
              <w:marRight w:val="0"/>
              <w:marTop w:val="0"/>
              <w:marBottom w:val="0"/>
              <w:divBdr>
                <w:top w:val="none" w:sz="0" w:space="0" w:color="auto"/>
                <w:left w:val="none" w:sz="0" w:space="0" w:color="auto"/>
                <w:bottom w:val="none" w:sz="0" w:space="0" w:color="auto"/>
                <w:right w:val="none" w:sz="0" w:space="0" w:color="auto"/>
              </w:divBdr>
            </w:div>
            <w:div w:id="1797722068">
              <w:marLeft w:val="0"/>
              <w:marRight w:val="0"/>
              <w:marTop w:val="0"/>
              <w:marBottom w:val="0"/>
              <w:divBdr>
                <w:top w:val="none" w:sz="0" w:space="0" w:color="auto"/>
                <w:left w:val="none" w:sz="0" w:space="0" w:color="auto"/>
                <w:bottom w:val="none" w:sz="0" w:space="0" w:color="auto"/>
                <w:right w:val="none" w:sz="0" w:space="0" w:color="auto"/>
              </w:divBdr>
            </w:div>
            <w:div w:id="1798136306">
              <w:marLeft w:val="0"/>
              <w:marRight w:val="0"/>
              <w:marTop w:val="0"/>
              <w:marBottom w:val="0"/>
              <w:divBdr>
                <w:top w:val="none" w:sz="0" w:space="0" w:color="auto"/>
                <w:left w:val="none" w:sz="0" w:space="0" w:color="auto"/>
                <w:bottom w:val="none" w:sz="0" w:space="0" w:color="auto"/>
                <w:right w:val="none" w:sz="0" w:space="0" w:color="auto"/>
              </w:divBdr>
            </w:div>
            <w:div w:id="1798253146">
              <w:marLeft w:val="0"/>
              <w:marRight w:val="0"/>
              <w:marTop w:val="0"/>
              <w:marBottom w:val="0"/>
              <w:divBdr>
                <w:top w:val="none" w:sz="0" w:space="0" w:color="auto"/>
                <w:left w:val="none" w:sz="0" w:space="0" w:color="auto"/>
                <w:bottom w:val="none" w:sz="0" w:space="0" w:color="auto"/>
                <w:right w:val="none" w:sz="0" w:space="0" w:color="auto"/>
              </w:divBdr>
            </w:div>
            <w:div w:id="1799100535">
              <w:marLeft w:val="0"/>
              <w:marRight w:val="0"/>
              <w:marTop w:val="0"/>
              <w:marBottom w:val="0"/>
              <w:divBdr>
                <w:top w:val="none" w:sz="0" w:space="0" w:color="auto"/>
                <w:left w:val="none" w:sz="0" w:space="0" w:color="auto"/>
                <w:bottom w:val="none" w:sz="0" w:space="0" w:color="auto"/>
                <w:right w:val="none" w:sz="0" w:space="0" w:color="auto"/>
              </w:divBdr>
            </w:div>
            <w:div w:id="1799645947">
              <w:marLeft w:val="0"/>
              <w:marRight w:val="0"/>
              <w:marTop w:val="0"/>
              <w:marBottom w:val="0"/>
              <w:divBdr>
                <w:top w:val="none" w:sz="0" w:space="0" w:color="auto"/>
                <w:left w:val="none" w:sz="0" w:space="0" w:color="auto"/>
                <w:bottom w:val="none" w:sz="0" w:space="0" w:color="auto"/>
                <w:right w:val="none" w:sz="0" w:space="0" w:color="auto"/>
              </w:divBdr>
            </w:div>
            <w:div w:id="1799760262">
              <w:marLeft w:val="0"/>
              <w:marRight w:val="0"/>
              <w:marTop w:val="0"/>
              <w:marBottom w:val="0"/>
              <w:divBdr>
                <w:top w:val="none" w:sz="0" w:space="0" w:color="auto"/>
                <w:left w:val="none" w:sz="0" w:space="0" w:color="auto"/>
                <w:bottom w:val="none" w:sz="0" w:space="0" w:color="auto"/>
                <w:right w:val="none" w:sz="0" w:space="0" w:color="auto"/>
              </w:divBdr>
            </w:div>
            <w:div w:id="1799831257">
              <w:marLeft w:val="0"/>
              <w:marRight w:val="0"/>
              <w:marTop w:val="0"/>
              <w:marBottom w:val="0"/>
              <w:divBdr>
                <w:top w:val="none" w:sz="0" w:space="0" w:color="auto"/>
                <w:left w:val="none" w:sz="0" w:space="0" w:color="auto"/>
                <w:bottom w:val="none" w:sz="0" w:space="0" w:color="auto"/>
                <w:right w:val="none" w:sz="0" w:space="0" w:color="auto"/>
              </w:divBdr>
            </w:div>
            <w:div w:id="1800538231">
              <w:marLeft w:val="0"/>
              <w:marRight w:val="0"/>
              <w:marTop w:val="0"/>
              <w:marBottom w:val="0"/>
              <w:divBdr>
                <w:top w:val="none" w:sz="0" w:space="0" w:color="auto"/>
                <w:left w:val="none" w:sz="0" w:space="0" w:color="auto"/>
                <w:bottom w:val="none" w:sz="0" w:space="0" w:color="auto"/>
                <w:right w:val="none" w:sz="0" w:space="0" w:color="auto"/>
              </w:divBdr>
            </w:div>
            <w:div w:id="1800683334">
              <w:marLeft w:val="0"/>
              <w:marRight w:val="0"/>
              <w:marTop w:val="0"/>
              <w:marBottom w:val="0"/>
              <w:divBdr>
                <w:top w:val="none" w:sz="0" w:space="0" w:color="auto"/>
                <w:left w:val="none" w:sz="0" w:space="0" w:color="auto"/>
                <w:bottom w:val="none" w:sz="0" w:space="0" w:color="auto"/>
                <w:right w:val="none" w:sz="0" w:space="0" w:color="auto"/>
              </w:divBdr>
            </w:div>
            <w:div w:id="1800956640">
              <w:marLeft w:val="0"/>
              <w:marRight w:val="0"/>
              <w:marTop w:val="0"/>
              <w:marBottom w:val="0"/>
              <w:divBdr>
                <w:top w:val="none" w:sz="0" w:space="0" w:color="auto"/>
                <w:left w:val="none" w:sz="0" w:space="0" w:color="auto"/>
                <w:bottom w:val="none" w:sz="0" w:space="0" w:color="auto"/>
                <w:right w:val="none" w:sz="0" w:space="0" w:color="auto"/>
              </w:divBdr>
            </w:div>
            <w:div w:id="1802187421">
              <w:marLeft w:val="0"/>
              <w:marRight w:val="0"/>
              <w:marTop w:val="0"/>
              <w:marBottom w:val="0"/>
              <w:divBdr>
                <w:top w:val="none" w:sz="0" w:space="0" w:color="auto"/>
                <w:left w:val="none" w:sz="0" w:space="0" w:color="auto"/>
                <w:bottom w:val="none" w:sz="0" w:space="0" w:color="auto"/>
                <w:right w:val="none" w:sz="0" w:space="0" w:color="auto"/>
              </w:divBdr>
            </w:div>
            <w:div w:id="1803381568">
              <w:marLeft w:val="0"/>
              <w:marRight w:val="0"/>
              <w:marTop w:val="0"/>
              <w:marBottom w:val="0"/>
              <w:divBdr>
                <w:top w:val="none" w:sz="0" w:space="0" w:color="auto"/>
                <w:left w:val="none" w:sz="0" w:space="0" w:color="auto"/>
                <w:bottom w:val="none" w:sz="0" w:space="0" w:color="auto"/>
                <w:right w:val="none" w:sz="0" w:space="0" w:color="auto"/>
              </w:divBdr>
            </w:div>
            <w:div w:id="1803696981">
              <w:marLeft w:val="0"/>
              <w:marRight w:val="0"/>
              <w:marTop w:val="0"/>
              <w:marBottom w:val="0"/>
              <w:divBdr>
                <w:top w:val="none" w:sz="0" w:space="0" w:color="auto"/>
                <w:left w:val="none" w:sz="0" w:space="0" w:color="auto"/>
                <w:bottom w:val="none" w:sz="0" w:space="0" w:color="auto"/>
                <w:right w:val="none" w:sz="0" w:space="0" w:color="auto"/>
              </w:divBdr>
            </w:div>
            <w:div w:id="1804032763">
              <w:marLeft w:val="0"/>
              <w:marRight w:val="0"/>
              <w:marTop w:val="0"/>
              <w:marBottom w:val="0"/>
              <w:divBdr>
                <w:top w:val="none" w:sz="0" w:space="0" w:color="auto"/>
                <w:left w:val="none" w:sz="0" w:space="0" w:color="auto"/>
                <w:bottom w:val="none" w:sz="0" w:space="0" w:color="auto"/>
                <w:right w:val="none" w:sz="0" w:space="0" w:color="auto"/>
              </w:divBdr>
            </w:div>
            <w:div w:id="1805002836">
              <w:marLeft w:val="0"/>
              <w:marRight w:val="0"/>
              <w:marTop w:val="0"/>
              <w:marBottom w:val="0"/>
              <w:divBdr>
                <w:top w:val="none" w:sz="0" w:space="0" w:color="auto"/>
                <w:left w:val="none" w:sz="0" w:space="0" w:color="auto"/>
                <w:bottom w:val="none" w:sz="0" w:space="0" w:color="auto"/>
                <w:right w:val="none" w:sz="0" w:space="0" w:color="auto"/>
              </w:divBdr>
            </w:div>
            <w:div w:id="1805536782">
              <w:marLeft w:val="0"/>
              <w:marRight w:val="0"/>
              <w:marTop w:val="0"/>
              <w:marBottom w:val="0"/>
              <w:divBdr>
                <w:top w:val="none" w:sz="0" w:space="0" w:color="auto"/>
                <w:left w:val="none" w:sz="0" w:space="0" w:color="auto"/>
                <w:bottom w:val="none" w:sz="0" w:space="0" w:color="auto"/>
                <w:right w:val="none" w:sz="0" w:space="0" w:color="auto"/>
              </w:divBdr>
            </w:div>
            <w:div w:id="1805661511">
              <w:marLeft w:val="0"/>
              <w:marRight w:val="0"/>
              <w:marTop w:val="0"/>
              <w:marBottom w:val="0"/>
              <w:divBdr>
                <w:top w:val="none" w:sz="0" w:space="0" w:color="auto"/>
                <w:left w:val="none" w:sz="0" w:space="0" w:color="auto"/>
                <w:bottom w:val="none" w:sz="0" w:space="0" w:color="auto"/>
                <w:right w:val="none" w:sz="0" w:space="0" w:color="auto"/>
              </w:divBdr>
            </w:div>
            <w:div w:id="1806043262">
              <w:marLeft w:val="0"/>
              <w:marRight w:val="0"/>
              <w:marTop w:val="0"/>
              <w:marBottom w:val="0"/>
              <w:divBdr>
                <w:top w:val="none" w:sz="0" w:space="0" w:color="auto"/>
                <w:left w:val="none" w:sz="0" w:space="0" w:color="auto"/>
                <w:bottom w:val="none" w:sz="0" w:space="0" w:color="auto"/>
                <w:right w:val="none" w:sz="0" w:space="0" w:color="auto"/>
              </w:divBdr>
            </w:div>
            <w:div w:id="1806392276">
              <w:marLeft w:val="0"/>
              <w:marRight w:val="0"/>
              <w:marTop w:val="0"/>
              <w:marBottom w:val="0"/>
              <w:divBdr>
                <w:top w:val="none" w:sz="0" w:space="0" w:color="auto"/>
                <w:left w:val="none" w:sz="0" w:space="0" w:color="auto"/>
                <w:bottom w:val="none" w:sz="0" w:space="0" w:color="auto"/>
                <w:right w:val="none" w:sz="0" w:space="0" w:color="auto"/>
              </w:divBdr>
            </w:div>
            <w:div w:id="1806896785">
              <w:marLeft w:val="0"/>
              <w:marRight w:val="0"/>
              <w:marTop w:val="0"/>
              <w:marBottom w:val="0"/>
              <w:divBdr>
                <w:top w:val="none" w:sz="0" w:space="0" w:color="auto"/>
                <w:left w:val="none" w:sz="0" w:space="0" w:color="auto"/>
                <w:bottom w:val="none" w:sz="0" w:space="0" w:color="auto"/>
                <w:right w:val="none" w:sz="0" w:space="0" w:color="auto"/>
              </w:divBdr>
            </w:div>
            <w:div w:id="1806923295">
              <w:marLeft w:val="0"/>
              <w:marRight w:val="0"/>
              <w:marTop w:val="0"/>
              <w:marBottom w:val="0"/>
              <w:divBdr>
                <w:top w:val="none" w:sz="0" w:space="0" w:color="auto"/>
                <w:left w:val="none" w:sz="0" w:space="0" w:color="auto"/>
                <w:bottom w:val="none" w:sz="0" w:space="0" w:color="auto"/>
                <w:right w:val="none" w:sz="0" w:space="0" w:color="auto"/>
              </w:divBdr>
            </w:div>
            <w:div w:id="1807505452">
              <w:marLeft w:val="0"/>
              <w:marRight w:val="0"/>
              <w:marTop w:val="0"/>
              <w:marBottom w:val="0"/>
              <w:divBdr>
                <w:top w:val="none" w:sz="0" w:space="0" w:color="auto"/>
                <w:left w:val="none" w:sz="0" w:space="0" w:color="auto"/>
                <w:bottom w:val="none" w:sz="0" w:space="0" w:color="auto"/>
                <w:right w:val="none" w:sz="0" w:space="0" w:color="auto"/>
              </w:divBdr>
            </w:div>
            <w:div w:id="1808008015">
              <w:marLeft w:val="0"/>
              <w:marRight w:val="0"/>
              <w:marTop w:val="0"/>
              <w:marBottom w:val="0"/>
              <w:divBdr>
                <w:top w:val="none" w:sz="0" w:space="0" w:color="auto"/>
                <w:left w:val="none" w:sz="0" w:space="0" w:color="auto"/>
                <w:bottom w:val="none" w:sz="0" w:space="0" w:color="auto"/>
                <w:right w:val="none" w:sz="0" w:space="0" w:color="auto"/>
              </w:divBdr>
            </w:div>
            <w:div w:id="1808667784">
              <w:marLeft w:val="0"/>
              <w:marRight w:val="0"/>
              <w:marTop w:val="0"/>
              <w:marBottom w:val="0"/>
              <w:divBdr>
                <w:top w:val="none" w:sz="0" w:space="0" w:color="auto"/>
                <w:left w:val="none" w:sz="0" w:space="0" w:color="auto"/>
                <w:bottom w:val="none" w:sz="0" w:space="0" w:color="auto"/>
                <w:right w:val="none" w:sz="0" w:space="0" w:color="auto"/>
              </w:divBdr>
            </w:div>
            <w:div w:id="1809205890">
              <w:marLeft w:val="0"/>
              <w:marRight w:val="0"/>
              <w:marTop w:val="0"/>
              <w:marBottom w:val="0"/>
              <w:divBdr>
                <w:top w:val="none" w:sz="0" w:space="0" w:color="auto"/>
                <w:left w:val="none" w:sz="0" w:space="0" w:color="auto"/>
                <w:bottom w:val="none" w:sz="0" w:space="0" w:color="auto"/>
                <w:right w:val="none" w:sz="0" w:space="0" w:color="auto"/>
              </w:divBdr>
            </w:div>
            <w:div w:id="1809321335">
              <w:marLeft w:val="0"/>
              <w:marRight w:val="0"/>
              <w:marTop w:val="0"/>
              <w:marBottom w:val="0"/>
              <w:divBdr>
                <w:top w:val="none" w:sz="0" w:space="0" w:color="auto"/>
                <w:left w:val="none" w:sz="0" w:space="0" w:color="auto"/>
                <w:bottom w:val="none" w:sz="0" w:space="0" w:color="auto"/>
                <w:right w:val="none" w:sz="0" w:space="0" w:color="auto"/>
              </w:divBdr>
            </w:div>
            <w:div w:id="1809396443">
              <w:marLeft w:val="0"/>
              <w:marRight w:val="0"/>
              <w:marTop w:val="0"/>
              <w:marBottom w:val="0"/>
              <w:divBdr>
                <w:top w:val="none" w:sz="0" w:space="0" w:color="auto"/>
                <w:left w:val="none" w:sz="0" w:space="0" w:color="auto"/>
                <w:bottom w:val="none" w:sz="0" w:space="0" w:color="auto"/>
                <w:right w:val="none" w:sz="0" w:space="0" w:color="auto"/>
              </w:divBdr>
            </w:div>
            <w:div w:id="1809854763">
              <w:marLeft w:val="0"/>
              <w:marRight w:val="0"/>
              <w:marTop w:val="0"/>
              <w:marBottom w:val="0"/>
              <w:divBdr>
                <w:top w:val="none" w:sz="0" w:space="0" w:color="auto"/>
                <w:left w:val="none" w:sz="0" w:space="0" w:color="auto"/>
                <w:bottom w:val="none" w:sz="0" w:space="0" w:color="auto"/>
                <w:right w:val="none" w:sz="0" w:space="0" w:color="auto"/>
              </w:divBdr>
            </w:div>
            <w:div w:id="1809935613">
              <w:marLeft w:val="0"/>
              <w:marRight w:val="0"/>
              <w:marTop w:val="0"/>
              <w:marBottom w:val="0"/>
              <w:divBdr>
                <w:top w:val="none" w:sz="0" w:space="0" w:color="auto"/>
                <w:left w:val="none" w:sz="0" w:space="0" w:color="auto"/>
                <w:bottom w:val="none" w:sz="0" w:space="0" w:color="auto"/>
                <w:right w:val="none" w:sz="0" w:space="0" w:color="auto"/>
              </w:divBdr>
            </w:div>
            <w:div w:id="1810856252">
              <w:marLeft w:val="0"/>
              <w:marRight w:val="0"/>
              <w:marTop w:val="0"/>
              <w:marBottom w:val="0"/>
              <w:divBdr>
                <w:top w:val="none" w:sz="0" w:space="0" w:color="auto"/>
                <w:left w:val="none" w:sz="0" w:space="0" w:color="auto"/>
                <w:bottom w:val="none" w:sz="0" w:space="0" w:color="auto"/>
                <w:right w:val="none" w:sz="0" w:space="0" w:color="auto"/>
              </w:divBdr>
            </w:div>
            <w:div w:id="1811052099">
              <w:marLeft w:val="0"/>
              <w:marRight w:val="0"/>
              <w:marTop w:val="0"/>
              <w:marBottom w:val="0"/>
              <w:divBdr>
                <w:top w:val="none" w:sz="0" w:space="0" w:color="auto"/>
                <w:left w:val="none" w:sz="0" w:space="0" w:color="auto"/>
                <w:bottom w:val="none" w:sz="0" w:space="0" w:color="auto"/>
                <w:right w:val="none" w:sz="0" w:space="0" w:color="auto"/>
              </w:divBdr>
            </w:div>
            <w:div w:id="1811554820">
              <w:marLeft w:val="0"/>
              <w:marRight w:val="0"/>
              <w:marTop w:val="0"/>
              <w:marBottom w:val="0"/>
              <w:divBdr>
                <w:top w:val="none" w:sz="0" w:space="0" w:color="auto"/>
                <w:left w:val="none" w:sz="0" w:space="0" w:color="auto"/>
                <w:bottom w:val="none" w:sz="0" w:space="0" w:color="auto"/>
                <w:right w:val="none" w:sz="0" w:space="0" w:color="auto"/>
              </w:divBdr>
            </w:div>
            <w:div w:id="1811677705">
              <w:marLeft w:val="0"/>
              <w:marRight w:val="0"/>
              <w:marTop w:val="0"/>
              <w:marBottom w:val="0"/>
              <w:divBdr>
                <w:top w:val="none" w:sz="0" w:space="0" w:color="auto"/>
                <w:left w:val="none" w:sz="0" w:space="0" w:color="auto"/>
                <w:bottom w:val="none" w:sz="0" w:space="0" w:color="auto"/>
                <w:right w:val="none" w:sz="0" w:space="0" w:color="auto"/>
              </w:divBdr>
            </w:div>
            <w:div w:id="1812282952">
              <w:marLeft w:val="0"/>
              <w:marRight w:val="0"/>
              <w:marTop w:val="0"/>
              <w:marBottom w:val="0"/>
              <w:divBdr>
                <w:top w:val="none" w:sz="0" w:space="0" w:color="auto"/>
                <w:left w:val="none" w:sz="0" w:space="0" w:color="auto"/>
                <w:bottom w:val="none" w:sz="0" w:space="0" w:color="auto"/>
                <w:right w:val="none" w:sz="0" w:space="0" w:color="auto"/>
              </w:divBdr>
            </w:div>
            <w:div w:id="1814370991">
              <w:marLeft w:val="0"/>
              <w:marRight w:val="0"/>
              <w:marTop w:val="0"/>
              <w:marBottom w:val="0"/>
              <w:divBdr>
                <w:top w:val="none" w:sz="0" w:space="0" w:color="auto"/>
                <w:left w:val="none" w:sz="0" w:space="0" w:color="auto"/>
                <w:bottom w:val="none" w:sz="0" w:space="0" w:color="auto"/>
                <w:right w:val="none" w:sz="0" w:space="0" w:color="auto"/>
              </w:divBdr>
            </w:div>
            <w:div w:id="1815484031">
              <w:marLeft w:val="0"/>
              <w:marRight w:val="0"/>
              <w:marTop w:val="0"/>
              <w:marBottom w:val="0"/>
              <w:divBdr>
                <w:top w:val="none" w:sz="0" w:space="0" w:color="auto"/>
                <w:left w:val="none" w:sz="0" w:space="0" w:color="auto"/>
                <w:bottom w:val="none" w:sz="0" w:space="0" w:color="auto"/>
                <w:right w:val="none" w:sz="0" w:space="0" w:color="auto"/>
              </w:divBdr>
            </w:div>
            <w:div w:id="1816414222">
              <w:marLeft w:val="0"/>
              <w:marRight w:val="0"/>
              <w:marTop w:val="0"/>
              <w:marBottom w:val="0"/>
              <w:divBdr>
                <w:top w:val="none" w:sz="0" w:space="0" w:color="auto"/>
                <w:left w:val="none" w:sz="0" w:space="0" w:color="auto"/>
                <w:bottom w:val="none" w:sz="0" w:space="0" w:color="auto"/>
                <w:right w:val="none" w:sz="0" w:space="0" w:color="auto"/>
              </w:divBdr>
            </w:div>
            <w:div w:id="1816802456">
              <w:marLeft w:val="0"/>
              <w:marRight w:val="0"/>
              <w:marTop w:val="0"/>
              <w:marBottom w:val="0"/>
              <w:divBdr>
                <w:top w:val="none" w:sz="0" w:space="0" w:color="auto"/>
                <w:left w:val="none" w:sz="0" w:space="0" w:color="auto"/>
                <w:bottom w:val="none" w:sz="0" w:space="0" w:color="auto"/>
                <w:right w:val="none" w:sz="0" w:space="0" w:color="auto"/>
              </w:divBdr>
            </w:div>
            <w:div w:id="1817643664">
              <w:marLeft w:val="0"/>
              <w:marRight w:val="0"/>
              <w:marTop w:val="0"/>
              <w:marBottom w:val="0"/>
              <w:divBdr>
                <w:top w:val="none" w:sz="0" w:space="0" w:color="auto"/>
                <w:left w:val="none" w:sz="0" w:space="0" w:color="auto"/>
                <w:bottom w:val="none" w:sz="0" w:space="0" w:color="auto"/>
                <w:right w:val="none" w:sz="0" w:space="0" w:color="auto"/>
              </w:divBdr>
            </w:div>
            <w:div w:id="1818109543">
              <w:marLeft w:val="0"/>
              <w:marRight w:val="0"/>
              <w:marTop w:val="0"/>
              <w:marBottom w:val="0"/>
              <w:divBdr>
                <w:top w:val="none" w:sz="0" w:space="0" w:color="auto"/>
                <w:left w:val="none" w:sz="0" w:space="0" w:color="auto"/>
                <w:bottom w:val="none" w:sz="0" w:space="0" w:color="auto"/>
                <w:right w:val="none" w:sz="0" w:space="0" w:color="auto"/>
              </w:divBdr>
            </w:div>
            <w:div w:id="1818185247">
              <w:marLeft w:val="0"/>
              <w:marRight w:val="0"/>
              <w:marTop w:val="0"/>
              <w:marBottom w:val="0"/>
              <w:divBdr>
                <w:top w:val="none" w:sz="0" w:space="0" w:color="auto"/>
                <w:left w:val="none" w:sz="0" w:space="0" w:color="auto"/>
                <w:bottom w:val="none" w:sz="0" w:space="0" w:color="auto"/>
                <w:right w:val="none" w:sz="0" w:space="0" w:color="auto"/>
              </w:divBdr>
            </w:div>
            <w:div w:id="1819227805">
              <w:marLeft w:val="0"/>
              <w:marRight w:val="0"/>
              <w:marTop w:val="0"/>
              <w:marBottom w:val="0"/>
              <w:divBdr>
                <w:top w:val="none" w:sz="0" w:space="0" w:color="auto"/>
                <w:left w:val="none" w:sz="0" w:space="0" w:color="auto"/>
                <w:bottom w:val="none" w:sz="0" w:space="0" w:color="auto"/>
                <w:right w:val="none" w:sz="0" w:space="0" w:color="auto"/>
              </w:divBdr>
            </w:div>
            <w:div w:id="1820806025">
              <w:marLeft w:val="0"/>
              <w:marRight w:val="0"/>
              <w:marTop w:val="0"/>
              <w:marBottom w:val="0"/>
              <w:divBdr>
                <w:top w:val="none" w:sz="0" w:space="0" w:color="auto"/>
                <w:left w:val="none" w:sz="0" w:space="0" w:color="auto"/>
                <w:bottom w:val="none" w:sz="0" w:space="0" w:color="auto"/>
                <w:right w:val="none" w:sz="0" w:space="0" w:color="auto"/>
              </w:divBdr>
            </w:div>
            <w:div w:id="1821070481">
              <w:marLeft w:val="0"/>
              <w:marRight w:val="0"/>
              <w:marTop w:val="0"/>
              <w:marBottom w:val="0"/>
              <w:divBdr>
                <w:top w:val="none" w:sz="0" w:space="0" w:color="auto"/>
                <w:left w:val="none" w:sz="0" w:space="0" w:color="auto"/>
                <w:bottom w:val="none" w:sz="0" w:space="0" w:color="auto"/>
                <w:right w:val="none" w:sz="0" w:space="0" w:color="auto"/>
              </w:divBdr>
            </w:div>
            <w:div w:id="1821337128">
              <w:marLeft w:val="0"/>
              <w:marRight w:val="0"/>
              <w:marTop w:val="0"/>
              <w:marBottom w:val="0"/>
              <w:divBdr>
                <w:top w:val="none" w:sz="0" w:space="0" w:color="auto"/>
                <w:left w:val="none" w:sz="0" w:space="0" w:color="auto"/>
                <w:bottom w:val="none" w:sz="0" w:space="0" w:color="auto"/>
                <w:right w:val="none" w:sz="0" w:space="0" w:color="auto"/>
              </w:divBdr>
            </w:div>
            <w:div w:id="1821576661">
              <w:marLeft w:val="0"/>
              <w:marRight w:val="0"/>
              <w:marTop w:val="0"/>
              <w:marBottom w:val="0"/>
              <w:divBdr>
                <w:top w:val="none" w:sz="0" w:space="0" w:color="auto"/>
                <w:left w:val="none" w:sz="0" w:space="0" w:color="auto"/>
                <w:bottom w:val="none" w:sz="0" w:space="0" w:color="auto"/>
                <w:right w:val="none" w:sz="0" w:space="0" w:color="auto"/>
              </w:divBdr>
            </w:div>
            <w:div w:id="1821842278">
              <w:marLeft w:val="0"/>
              <w:marRight w:val="0"/>
              <w:marTop w:val="0"/>
              <w:marBottom w:val="0"/>
              <w:divBdr>
                <w:top w:val="none" w:sz="0" w:space="0" w:color="auto"/>
                <w:left w:val="none" w:sz="0" w:space="0" w:color="auto"/>
                <w:bottom w:val="none" w:sz="0" w:space="0" w:color="auto"/>
                <w:right w:val="none" w:sz="0" w:space="0" w:color="auto"/>
              </w:divBdr>
            </w:div>
            <w:div w:id="1821922258">
              <w:marLeft w:val="0"/>
              <w:marRight w:val="0"/>
              <w:marTop w:val="0"/>
              <w:marBottom w:val="0"/>
              <w:divBdr>
                <w:top w:val="none" w:sz="0" w:space="0" w:color="auto"/>
                <w:left w:val="none" w:sz="0" w:space="0" w:color="auto"/>
                <w:bottom w:val="none" w:sz="0" w:space="0" w:color="auto"/>
                <w:right w:val="none" w:sz="0" w:space="0" w:color="auto"/>
              </w:divBdr>
            </w:div>
            <w:div w:id="1823429686">
              <w:marLeft w:val="0"/>
              <w:marRight w:val="0"/>
              <w:marTop w:val="0"/>
              <w:marBottom w:val="0"/>
              <w:divBdr>
                <w:top w:val="none" w:sz="0" w:space="0" w:color="auto"/>
                <w:left w:val="none" w:sz="0" w:space="0" w:color="auto"/>
                <w:bottom w:val="none" w:sz="0" w:space="0" w:color="auto"/>
                <w:right w:val="none" w:sz="0" w:space="0" w:color="auto"/>
              </w:divBdr>
            </w:div>
            <w:div w:id="1824812321">
              <w:marLeft w:val="0"/>
              <w:marRight w:val="0"/>
              <w:marTop w:val="0"/>
              <w:marBottom w:val="0"/>
              <w:divBdr>
                <w:top w:val="none" w:sz="0" w:space="0" w:color="auto"/>
                <w:left w:val="none" w:sz="0" w:space="0" w:color="auto"/>
                <w:bottom w:val="none" w:sz="0" w:space="0" w:color="auto"/>
                <w:right w:val="none" w:sz="0" w:space="0" w:color="auto"/>
              </w:divBdr>
            </w:div>
            <w:div w:id="1825008348">
              <w:marLeft w:val="0"/>
              <w:marRight w:val="0"/>
              <w:marTop w:val="0"/>
              <w:marBottom w:val="0"/>
              <w:divBdr>
                <w:top w:val="none" w:sz="0" w:space="0" w:color="auto"/>
                <w:left w:val="none" w:sz="0" w:space="0" w:color="auto"/>
                <w:bottom w:val="none" w:sz="0" w:space="0" w:color="auto"/>
                <w:right w:val="none" w:sz="0" w:space="0" w:color="auto"/>
              </w:divBdr>
            </w:div>
            <w:div w:id="1825313280">
              <w:marLeft w:val="0"/>
              <w:marRight w:val="0"/>
              <w:marTop w:val="0"/>
              <w:marBottom w:val="0"/>
              <w:divBdr>
                <w:top w:val="none" w:sz="0" w:space="0" w:color="auto"/>
                <w:left w:val="none" w:sz="0" w:space="0" w:color="auto"/>
                <w:bottom w:val="none" w:sz="0" w:space="0" w:color="auto"/>
                <w:right w:val="none" w:sz="0" w:space="0" w:color="auto"/>
              </w:divBdr>
            </w:div>
            <w:div w:id="1825392901">
              <w:marLeft w:val="0"/>
              <w:marRight w:val="0"/>
              <w:marTop w:val="0"/>
              <w:marBottom w:val="0"/>
              <w:divBdr>
                <w:top w:val="none" w:sz="0" w:space="0" w:color="auto"/>
                <w:left w:val="none" w:sz="0" w:space="0" w:color="auto"/>
                <w:bottom w:val="none" w:sz="0" w:space="0" w:color="auto"/>
                <w:right w:val="none" w:sz="0" w:space="0" w:color="auto"/>
              </w:divBdr>
            </w:div>
            <w:div w:id="1826241038">
              <w:marLeft w:val="0"/>
              <w:marRight w:val="0"/>
              <w:marTop w:val="0"/>
              <w:marBottom w:val="0"/>
              <w:divBdr>
                <w:top w:val="none" w:sz="0" w:space="0" w:color="auto"/>
                <w:left w:val="none" w:sz="0" w:space="0" w:color="auto"/>
                <w:bottom w:val="none" w:sz="0" w:space="0" w:color="auto"/>
                <w:right w:val="none" w:sz="0" w:space="0" w:color="auto"/>
              </w:divBdr>
            </w:div>
            <w:div w:id="1826243137">
              <w:marLeft w:val="0"/>
              <w:marRight w:val="0"/>
              <w:marTop w:val="0"/>
              <w:marBottom w:val="0"/>
              <w:divBdr>
                <w:top w:val="none" w:sz="0" w:space="0" w:color="auto"/>
                <w:left w:val="none" w:sz="0" w:space="0" w:color="auto"/>
                <w:bottom w:val="none" w:sz="0" w:space="0" w:color="auto"/>
                <w:right w:val="none" w:sz="0" w:space="0" w:color="auto"/>
              </w:divBdr>
            </w:div>
            <w:div w:id="1827083817">
              <w:marLeft w:val="0"/>
              <w:marRight w:val="0"/>
              <w:marTop w:val="0"/>
              <w:marBottom w:val="0"/>
              <w:divBdr>
                <w:top w:val="none" w:sz="0" w:space="0" w:color="auto"/>
                <w:left w:val="none" w:sz="0" w:space="0" w:color="auto"/>
                <w:bottom w:val="none" w:sz="0" w:space="0" w:color="auto"/>
                <w:right w:val="none" w:sz="0" w:space="0" w:color="auto"/>
              </w:divBdr>
            </w:div>
            <w:div w:id="1828285239">
              <w:marLeft w:val="0"/>
              <w:marRight w:val="0"/>
              <w:marTop w:val="0"/>
              <w:marBottom w:val="0"/>
              <w:divBdr>
                <w:top w:val="none" w:sz="0" w:space="0" w:color="auto"/>
                <w:left w:val="none" w:sz="0" w:space="0" w:color="auto"/>
                <w:bottom w:val="none" w:sz="0" w:space="0" w:color="auto"/>
                <w:right w:val="none" w:sz="0" w:space="0" w:color="auto"/>
              </w:divBdr>
            </w:div>
            <w:div w:id="1828595987">
              <w:marLeft w:val="0"/>
              <w:marRight w:val="0"/>
              <w:marTop w:val="0"/>
              <w:marBottom w:val="0"/>
              <w:divBdr>
                <w:top w:val="none" w:sz="0" w:space="0" w:color="auto"/>
                <w:left w:val="none" w:sz="0" w:space="0" w:color="auto"/>
                <w:bottom w:val="none" w:sz="0" w:space="0" w:color="auto"/>
                <w:right w:val="none" w:sz="0" w:space="0" w:color="auto"/>
              </w:divBdr>
            </w:div>
            <w:div w:id="1828665486">
              <w:marLeft w:val="0"/>
              <w:marRight w:val="0"/>
              <w:marTop w:val="0"/>
              <w:marBottom w:val="0"/>
              <w:divBdr>
                <w:top w:val="none" w:sz="0" w:space="0" w:color="auto"/>
                <w:left w:val="none" w:sz="0" w:space="0" w:color="auto"/>
                <w:bottom w:val="none" w:sz="0" w:space="0" w:color="auto"/>
                <w:right w:val="none" w:sz="0" w:space="0" w:color="auto"/>
              </w:divBdr>
            </w:div>
            <w:div w:id="1831098793">
              <w:marLeft w:val="0"/>
              <w:marRight w:val="0"/>
              <w:marTop w:val="0"/>
              <w:marBottom w:val="0"/>
              <w:divBdr>
                <w:top w:val="none" w:sz="0" w:space="0" w:color="auto"/>
                <w:left w:val="none" w:sz="0" w:space="0" w:color="auto"/>
                <w:bottom w:val="none" w:sz="0" w:space="0" w:color="auto"/>
                <w:right w:val="none" w:sz="0" w:space="0" w:color="auto"/>
              </w:divBdr>
            </w:div>
            <w:div w:id="1831554214">
              <w:marLeft w:val="0"/>
              <w:marRight w:val="0"/>
              <w:marTop w:val="0"/>
              <w:marBottom w:val="0"/>
              <w:divBdr>
                <w:top w:val="none" w:sz="0" w:space="0" w:color="auto"/>
                <w:left w:val="none" w:sz="0" w:space="0" w:color="auto"/>
                <w:bottom w:val="none" w:sz="0" w:space="0" w:color="auto"/>
                <w:right w:val="none" w:sz="0" w:space="0" w:color="auto"/>
              </w:divBdr>
            </w:div>
            <w:div w:id="1832217420">
              <w:marLeft w:val="0"/>
              <w:marRight w:val="0"/>
              <w:marTop w:val="0"/>
              <w:marBottom w:val="0"/>
              <w:divBdr>
                <w:top w:val="none" w:sz="0" w:space="0" w:color="auto"/>
                <w:left w:val="none" w:sz="0" w:space="0" w:color="auto"/>
                <w:bottom w:val="none" w:sz="0" w:space="0" w:color="auto"/>
                <w:right w:val="none" w:sz="0" w:space="0" w:color="auto"/>
              </w:divBdr>
            </w:div>
            <w:div w:id="1833179739">
              <w:marLeft w:val="0"/>
              <w:marRight w:val="0"/>
              <w:marTop w:val="0"/>
              <w:marBottom w:val="0"/>
              <w:divBdr>
                <w:top w:val="none" w:sz="0" w:space="0" w:color="auto"/>
                <w:left w:val="none" w:sz="0" w:space="0" w:color="auto"/>
                <w:bottom w:val="none" w:sz="0" w:space="0" w:color="auto"/>
                <w:right w:val="none" w:sz="0" w:space="0" w:color="auto"/>
              </w:divBdr>
            </w:div>
            <w:div w:id="1833598316">
              <w:marLeft w:val="0"/>
              <w:marRight w:val="0"/>
              <w:marTop w:val="0"/>
              <w:marBottom w:val="0"/>
              <w:divBdr>
                <w:top w:val="none" w:sz="0" w:space="0" w:color="auto"/>
                <w:left w:val="none" w:sz="0" w:space="0" w:color="auto"/>
                <w:bottom w:val="none" w:sz="0" w:space="0" w:color="auto"/>
                <w:right w:val="none" w:sz="0" w:space="0" w:color="auto"/>
              </w:divBdr>
            </w:div>
            <w:div w:id="1833908560">
              <w:marLeft w:val="0"/>
              <w:marRight w:val="0"/>
              <w:marTop w:val="0"/>
              <w:marBottom w:val="0"/>
              <w:divBdr>
                <w:top w:val="none" w:sz="0" w:space="0" w:color="auto"/>
                <w:left w:val="none" w:sz="0" w:space="0" w:color="auto"/>
                <w:bottom w:val="none" w:sz="0" w:space="0" w:color="auto"/>
                <w:right w:val="none" w:sz="0" w:space="0" w:color="auto"/>
              </w:divBdr>
            </w:div>
            <w:div w:id="1834879542">
              <w:marLeft w:val="0"/>
              <w:marRight w:val="0"/>
              <w:marTop w:val="0"/>
              <w:marBottom w:val="0"/>
              <w:divBdr>
                <w:top w:val="none" w:sz="0" w:space="0" w:color="auto"/>
                <w:left w:val="none" w:sz="0" w:space="0" w:color="auto"/>
                <w:bottom w:val="none" w:sz="0" w:space="0" w:color="auto"/>
                <w:right w:val="none" w:sz="0" w:space="0" w:color="auto"/>
              </w:divBdr>
            </w:div>
            <w:div w:id="1835142769">
              <w:marLeft w:val="0"/>
              <w:marRight w:val="0"/>
              <w:marTop w:val="0"/>
              <w:marBottom w:val="0"/>
              <w:divBdr>
                <w:top w:val="none" w:sz="0" w:space="0" w:color="auto"/>
                <w:left w:val="none" w:sz="0" w:space="0" w:color="auto"/>
                <w:bottom w:val="none" w:sz="0" w:space="0" w:color="auto"/>
                <w:right w:val="none" w:sz="0" w:space="0" w:color="auto"/>
              </w:divBdr>
            </w:div>
            <w:div w:id="1835686954">
              <w:marLeft w:val="0"/>
              <w:marRight w:val="0"/>
              <w:marTop w:val="0"/>
              <w:marBottom w:val="0"/>
              <w:divBdr>
                <w:top w:val="none" w:sz="0" w:space="0" w:color="auto"/>
                <w:left w:val="none" w:sz="0" w:space="0" w:color="auto"/>
                <w:bottom w:val="none" w:sz="0" w:space="0" w:color="auto"/>
                <w:right w:val="none" w:sz="0" w:space="0" w:color="auto"/>
              </w:divBdr>
            </w:div>
            <w:div w:id="1836415445">
              <w:marLeft w:val="0"/>
              <w:marRight w:val="0"/>
              <w:marTop w:val="0"/>
              <w:marBottom w:val="0"/>
              <w:divBdr>
                <w:top w:val="none" w:sz="0" w:space="0" w:color="auto"/>
                <w:left w:val="none" w:sz="0" w:space="0" w:color="auto"/>
                <w:bottom w:val="none" w:sz="0" w:space="0" w:color="auto"/>
                <w:right w:val="none" w:sz="0" w:space="0" w:color="auto"/>
              </w:divBdr>
            </w:div>
            <w:div w:id="1836454668">
              <w:marLeft w:val="0"/>
              <w:marRight w:val="0"/>
              <w:marTop w:val="0"/>
              <w:marBottom w:val="0"/>
              <w:divBdr>
                <w:top w:val="none" w:sz="0" w:space="0" w:color="auto"/>
                <w:left w:val="none" w:sz="0" w:space="0" w:color="auto"/>
                <w:bottom w:val="none" w:sz="0" w:space="0" w:color="auto"/>
                <w:right w:val="none" w:sz="0" w:space="0" w:color="auto"/>
              </w:divBdr>
            </w:div>
            <w:div w:id="1837067380">
              <w:marLeft w:val="0"/>
              <w:marRight w:val="0"/>
              <w:marTop w:val="0"/>
              <w:marBottom w:val="0"/>
              <w:divBdr>
                <w:top w:val="none" w:sz="0" w:space="0" w:color="auto"/>
                <w:left w:val="none" w:sz="0" w:space="0" w:color="auto"/>
                <w:bottom w:val="none" w:sz="0" w:space="0" w:color="auto"/>
                <w:right w:val="none" w:sz="0" w:space="0" w:color="auto"/>
              </w:divBdr>
            </w:div>
            <w:div w:id="1837113251">
              <w:marLeft w:val="0"/>
              <w:marRight w:val="0"/>
              <w:marTop w:val="0"/>
              <w:marBottom w:val="0"/>
              <w:divBdr>
                <w:top w:val="none" w:sz="0" w:space="0" w:color="auto"/>
                <w:left w:val="none" w:sz="0" w:space="0" w:color="auto"/>
                <w:bottom w:val="none" w:sz="0" w:space="0" w:color="auto"/>
                <w:right w:val="none" w:sz="0" w:space="0" w:color="auto"/>
              </w:divBdr>
            </w:div>
            <w:div w:id="1839420068">
              <w:marLeft w:val="0"/>
              <w:marRight w:val="0"/>
              <w:marTop w:val="0"/>
              <w:marBottom w:val="0"/>
              <w:divBdr>
                <w:top w:val="none" w:sz="0" w:space="0" w:color="auto"/>
                <w:left w:val="none" w:sz="0" w:space="0" w:color="auto"/>
                <w:bottom w:val="none" w:sz="0" w:space="0" w:color="auto"/>
                <w:right w:val="none" w:sz="0" w:space="0" w:color="auto"/>
              </w:divBdr>
            </w:div>
            <w:div w:id="1840071598">
              <w:marLeft w:val="0"/>
              <w:marRight w:val="0"/>
              <w:marTop w:val="0"/>
              <w:marBottom w:val="0"/>
              <w:divBdr>
                <w:top w:val="none" w:sz="0" w:space="0" w:color="auto"/>
                <w:left w:val="none" w:sz="0" w:space="0" w:color="auto"/>
                <w:bottom w:val="none" w:sz="0" w:space="0" w:color="auto"/>
                <w:right w:val="none" w:sz="0" w:space="0" w:color="auto"/>
              </w:divBdr>
            </w:div>
            <w:div w:id="1840584837">
              <w:marLeft w:val="0"/>
              <w:marRight w:val="0"/>
              <w:marTop w:val="0"/>
              <w:marBottom w:val="0"/>
              <w:divBdr>
                <w:top w:val="none" w:sz="0" w:space="0" w:color="auto"/>
                <w:left w:val="none" w:sz="0" w:space="0" w:color="auto"/>
                <w:bottom w:val="none" w:sz="0" w:space="0" w:color="auto"/>
                <w:right w:val="none" w:sz="0" w:space="0" w:color="auto"/>
              </w:divBdr>
            </w:div>
            <w:div w:id="1840803280">
              <w:marLeft w:val="0"/>
              <w:marRight w:val="0"/>
              <w:marTop w:val="0"/>
              <w:marBottom w:val="0"/>
              <w:divBdr>
                <w:top w:val="none" w:sz="0" w:space="0" w:color="auto"/>
                <w:left w:val="none" w:sz="0" w:space="0" w:color="auto"/>
                <w:bottom w:val="none" w:sz="0" w:space="0" w:color="auto"/>
                <w:right w:val="none" w:sz="0" w:space="0" w:color="auto"/>
              </w:divBdr>
            </w:div>
            <w:div w:id="1841460297">
              <w:marLeft w:val="0"/>
              <w:marRight w:val="0"/>
              <w:marTop w:val="0"/>
              <w:marBottom w:val="0"/>
              <w:divBdr>
                <w:top w:val="none" w:sz="0" w:space="0" w:color="auto"/>
                <w:left w:val="none" w:sz="0" w:space="0" w:color="auto"/>
                <w:bottom w:val="none" w:sz="0" w:space="0" w:color="auto"/>
                <w:right w:val="none" w:sz="0" w:space="0" w:color="auto"/>
              </w:divBdr>
            </w:div>
            <w:div w:id="1841508793">
              <w:marLeft w:val="0"/>
              <w:marRight w:val="0"/>
              <w:marTop w:val="0"/>
              <w:marBottom w:val="0"/>
              <w:divBdr>
                <w:top w:val="none" w:sz="0" w:space="0" w:color="auto"/>
                <w:left w:val="none" w:sz="0" w:space="0" w:color="auto"/>
                <w:bottom w:val="none" w:sz="0" w:space="0" w:color="auto"/>
                <w:right w:val="none" w:sz="0" w:space="0" w:color="auto"/>
              </w:divBdr>
            </w:div>
            <w:div w:id="1843465644">
              <w:marLeft w:val="0"/>
              <w:marRight w:val="0"/>
              <w:marTop w:val="0"/>
              <w:marBottom w:val="0"/>
              <w:divBdr>
                <w:top w:val="none" w:sz="0" w:space="0" w:color="auto"/>
                <w:left w:val="none" w:sz="0" w:space="0" w:color="auto"/>
                <w:bottom w:val="none" w:sz="0" w:space="0" w:color="auto"/>
                <w:right w:val="none" w:sz="0" w:space="0" w:color="auto"/>
              </w:divBdr>
            </w:div>
            <w:div w:id="1845127191">
              <w:marLeft w:val="0"/>
              <w:marRight w:val="0"/>
              <w:marTop w:val="0"/>
              <w:marBottom w:val="0"/>
              <w:divBdr>
                <w:top w:val="none" w:sz="0" w:space="0" w:color="auto"/>
                <w:left w:val="none" w:sz="0" w:space="0" w:color="auto"/>
                <w:bottom w:val="none" w:sz="0" w:space="0" w:color="auto"/>
                <w:right w:val="none" w:sz="0" w:space="0" w:color="auto"/>
              </w:divBdr>
            </w:div>
            <w:div w:id="1845244193">
              <w:marLeft w:val="0"/>
              <w:marRight w:val="0"/>
              <w:marTop w:val="0"/>
              <w:marBottom w:val="0"/>
              <w:divBdr>
                <w:top w:val="none" w:sz="0" w:space="0" w:color="auto"/>
                <w:left w:val="none" w:sz="0" w:space="0" w:color="auto"/>
                <w:bottom w:val="none" w:sz="0" w:space="0" w:color="auto"/>
                <w:right w:val="none" w:sz="0" w:space="0" w:color="auto"/>
              </w:divBdr>
            </w:div>
            <w:div w:id="1845632513">
              <w:marLeft w:val="0"/>
              <w:marRight w:val="0"/>
              <w:marTop w:val="0"/>
              <w:marBottom w:val="0"/>
              <w:divBdr>
                <w:top w:val="none" w:sz="0" w:space="0" w:color="auto"/>
                <w:left w:val="none" w:sz="0" w:space="0" w:color="auto"/>
                <w:bottom w:val="none" w:sz="0" w:space="0" w:color="auto"/>
                <w:right w:val="none" w:sz="0" w:space="0" w:color="auto"/>
              </w:divBdr>
            </w:div>
            <w:div w:id="1845974781">
              <w:marLeft w:val="0"/>
              <w:marRight w:val="0"/>
              <w:marTop w:val="0"/>
              <w:marBottom w:val="0"/>
              <w:divBdr>
                <w:top w:val="none" w:sz="0" w:space="0" w:color="auto"/>
                <w:left w:val="none" w:sz="0" w:space="0" w:color="auto"/>
                <w:bottom w:val="none" w:sz="0" w:space="0" w:color="auto"/>
                <w:right w:val="none" w:sz="0" w:space="0" w:color="auto"/>
              </w:divBdr>
            </w:div>
            <w:div w:id="1846165599">
              <w:marLeft w:val="0"/>
              <w:marRight w:val="0"/>
              <w:marTop w:val="0"/>
              <w:marBottom w:val="0"/>
              <w:divBdr>
                <w:top w:val="none" w:sz="0" w:space="0" w:color="auto"/>
                <w:left w:val="none" w:sz="0" w:space="0" w:color="auto"/>
                <w:bottom w:val="none" w:sz="0" w:space="0" w:color="auto"/>
                <w:right w:val="none" w:sz="0" w:space="0" w:color="auto"/>
              </w:divBdr>
            </w:div>
            <w:div w:id="1847942127">
              <w:marLeft w:val="0"/>
              <w:marRight w:val="0"/>
              <w:marTop w:val="0"/>
              <w:marBottom w:val="0"/>
              <w:divBdr>
                <w:top w:val="none" w:sz="0" w:space="0" w:color="auto"/>
                <w:left w:val="none" w:sz="0" w:space="0" w:color="auto"/>
                <w:bottom w:val="none" w:sz="0" w:space="0" w:color="auto"/>
                <w:right w:val="none" w:sz="0" w:space="0" w:color="auto"/>
              </w:divBdr>
            </w:div>
            <w:div w:id="1848860064">
              <w:marLeft w:val="0"/>
              <w:marRight w:val="0"/>
              <w:marTop w:val="0"/>
              <w:marBottom w:val="0"/>
              <w:divBdr>
                <w:top w:val="none" w:sz="0" w:space="0" w:color="auto"/>
                <w:left w:val="none" w:sz="0" w:space="0" w:color="auto"/>
                <w:bottom w:val="none" w:sz="0" w:space="0" w:color="auto"/>
                <w:right w:val="none" w:sz="0" w:space="0" w:color="auto"/>
              </w:divBdr>
            </w:div>
            <w:div w:id="1850098164">
              <w:marLeft w:val="0"/>
              <w:marRight w:val="0"/>
              <w:marTop w:val="0"/>
              <w:marBottom w:val="0"/>
              <w:divBdr>
                <w:top w:val="none" w:sz="0" w:space="0" w:color="auto"/>
                <w:left w:val="none" w:sz="0" w:space="0" w:color="auto"/>
                <w:bottom w:val="none" w:sz="0" w:space="0" w:color="auto"/>
                <w:right w:val="none" w:sz="0" w:space="0" w:color="auto"/>
              </w:divBdr>
            </w:div>
            <w:div w:id="1851288477">
              <w:marLeft w:val="0"/>
              <w:marRight w:val="0"/>
              <w:marTop w:val="0"/>
              <w:marBottom w:val="0"/>
              <w:divBdr>
                <w:top w:val="none" w:sz="0" w:space="0" w:color="auto"/>
                <w:left w:val="none" w:sz="0" w:space="0" w:color="auto"/>
                <w:bottom w:val="none" w:sz="0" w:space="0" w:color="auto"/>
                <w:right w:val="none" w:sz="0" w:space="0" w:color="auto"/>
              </w:divBdr>
            </w:div>
            <w:div w:id="1851916435">
              <w:marLeft w:val="0"/>
              <w:marRight w:val="0"/>
              <w:marTop w:val="0"/>
              <w:marBottom w:val="0"/>
              <w:divBdr>
                <w:top w:val="none" w:sz="0" w:space="0" w:color="auto"/>
                <w:left w:val="none" w:sz="0" w:space="0" w:color="auto"/>
                <w:bottom w:val="none" w:sz="0" w:space="0" w:color="auto"/>
                <w:right w:val="none" w:sz="0" w:space="0" w:color="auto"/>
              </w:divBdr>
            </w:div>
            <w:div w:id="1854034028">
              <w:marLeft w:val="0"/>
              <w:marRight w:val="0"/>
              <w:marTop w:val="0"/>
              <w:marBottom w:val="0"/>
              <w:divBdr>
                <w:top w:val="none" w:sz="0" w:space="0" w:color="auto"/>
                <w:left w:val="none" w:sz="0" w:space="0" w:color="auto"/>
                <w:bottom w:val="none" w:sz="0" w:space="0" w:color="auto"/>
                <w:right w:val="none" w:sz="0" w:space="0" w:color="auto"/>
              </w:divBdr>
            </w:div>
            <w:div w:id="1855263820">
              <w:marLeft w:val="0"/>
              <w:marRight w:val="0"/>
              <w:marTop w:val="0"/>
              <w:marBottom w:val="0"/>
              <w:divBdr>
                <w:top w:val="none" w:sz="0" w:space="0" w:color="auto"/>
                <w:left w:val="none" w:sz="0" w:space="0" w:color="auto"/>
                <w:bottom w:val="none" w:sz="0" w:space="0" w:color="auto"/>
                <w:right w:val="none" w:sz="0" w:space="0" w:color="auto"/>
              </w:divBdr>
            </w:div>
            <w:div w:id="1856528947">
              <w:marLeft w:val="0"/>
              <w:marRight w:val="0"/>
              <w:marTop w:val="0"/>
              <w:marBottom w:val="0"/>
              <w:divBdr>
                <w:top w:val="none" w:sz="0" w:space="0" w:color="auto"/>
                <w:left w:val="none" w:sz="0" w:space="0" w:color="auto"/>
                <w:bottom w:val="none" w:sz="0" w:space="0" w:color="auto"/>
                <w:right w:val="none" w:sz="0" w:space="0" w:color="auto"/>
              </w:divBdr>
            </w:div>
            <w:div w:id="1857840636">
              <w:marLeft w:val="0"/>
              <w:marRight w:val="0"/>
              <w:marTop w:val="0"/>
              <w:marBottom w:val="0"/>
              <w:divBdr>
                <w:top w:val="none" w:sz="0" w:space="0" w:color="auto"/>
                <w:left w:val="none" w:sz="0" w:space="0" w:color="auto"/>
                <w:bottom w:val="none" w:sz="0" w:space="0" w:color="auto"/>
                <w:right w:val="none" w:sz="0" w:space="0" w:color="auto"/>
              </w:divBdr>
            </w:div>
            <w:div w:id="1858150992">
              <w:marLeft w:val="0"/>
              <w:marRight w:val="0"/>
              <w:marTop w:val="0"/>
              <w:marBottom w:val="0"/>
              <w:divBdr>
                <w:top w:val="none" w:sz="0" w:space="0" w:color="auto"/>
                <w:left w:val="none" w:sz="0" w:space="0" w:color="auto"/>
                <w:bottom w:val="none" w:sz="0" w:space="0" w:color="auto"/>
                <w:right w:val="none" w:sz="0" w:space="0" w:color="auto"/>
              </w:divBdr>
            </w:div>
            <w:div w:id="1858957294">
              <w:marLeft w:val="0"/>
              <w:marRight w:val="0"/>
              <w:marTop w:val="0"/>
              <w:marBottom w:val="0"/>
              <w:divBdr>
                <w:top w:val="none" w:sz="0" w:space="0" w:color="auto"/>
                <w:left w:val="none" w:sz="0" w:space="0" w:color="auto"/>
                <w:bottom w:val="none" w:sz="0" w:space="0" w:color="auto"/>
                <w:right w:val="none" w:sz="0" w:space="0" w:color="auto"/>
              </w:divBdr>
            </w:div>
            <w:div w:id="1859003661">
              <w:marLeft w:val="0"/>
              <w:marRight w:val="0"/>
              <w:marTop w:val="0"/>
              <w:marBottom w:val="0"/>
              <w:divBdr>
                <w:top w:val="none" w:sz="0" w:space="0" w:color="auto"/>
                <w:left w:val="none" w:sz="0" w:space="0" w:color="auto"/>
                <w:bottom w:val="none" w:sz="0" w:space="0" w:color="auto"/>
                <w:right w:val="none" w:sz="0" w:space="0" w:color="auto"/>
              </w:divBdr>
            </w:div>
            <w:div w:id="1860385569">
              <w:marLeft w:val="0"/>
              <w:marRight w:val="0"/>
              <w:marTop w:val="0"/>
              <w:marBottom w:val="0"/>
              <w:divBdr>
                <w:top w:val="none" w:sz="0" w:space="0" w:color="auto"/>
                <w:left w:val="none" w:sz="0" w:space="0" w:color="auto"/>
                <w:bottom w:val="none" w:sz="0" w:space="0" w:color="auto"/>
                <w:right w:val="none" w:sz="0" w:space="0" w:color="auto"/>
              </w:divBdr>
            </w:div>
            <w:div w:id="1861814268">
              <w:marLeft w:val="0"/>
              <w:marRight w:val="0"/>
              <w:marTop w:val="0"/>
              <w:marBottom w:val="0"/>
              <w:divBdr>
                <w:top w:val="none" w:sz="0" w:space="0" w:color="auto"/>
                <w:left w:val="none" w:sz="0" w:space="0" w:color="auto"/>
                <w:bottom w:val="none" w:sz="0" w:space="0" w:color="auto"/>
                <w:right w:val="none" w:sz="0" w:space="0" w:color="auto"/>
              </w:divBdr>
            </w:div>
            <w:div w:id="1864250297">
              <w:marLeft w:val="0"/>
              <w:marRight w:val="0"/>
              <w:marTop w:val="0"/>
              <w:marBottom w:val="0"/>
              <w:divBdr>
                <w:top w:val="none" w:sz="0" w:space="0" w:color="auto"/>
                <w:left w:val="none" w:sz="0" w:space="0" w:color="auto"/>
                <w:bottom w:val="none" w:sz="0" w:space="0" w:color="auto"/>
                <w:right w:val="none" w:sz="0" w:space="0" w:color="auto"/>
              </w:divBdr>
            </w:div>
            <w:div w:id="1866170190">
              <w:marLeft w:val="0"/>
              <w:marRight w:val="0"/>
              <w:marTop w:val="0"/>
              <w:marBottom w:val="0"/>
              <w:divBdr>
                <w:top w:val="none" w:sz="0" w:space="0" w:color="auto"/>
                <w:left w:val="none" w:sz="0" w:space="0" w:color="auto"/>
                <w:bottom w:val="none" w:sz="0" w:space="0" w:color="auto"/>
                <w:right w:val="none" w:sz="0" w:space="0" w:color="auto"/>
              </w:divBdr>
            </w:div>
            <w:div w:id="1866599969">
              <w:marLeft w:val="0"/>
              <w:marRight w:val="0"/>
              <w:marTop w:val="0"/>
              <w:marBottom w:val="0"/>
              <w:divBdr>
                <w:top w:val="none" w:sz="0" w:space="0" w:color="auto"/>
                <w:left w:val="none" w:sz="0" w:space="0" w:color="auto"/>
                <w:bottom w:val="none" w:sz="0" w:space="0" w:color="auto"/>
                <w:right w:val="none" w:sz="0" w:space="0" w:color="auto"/>
              </w:divBdr>
            </w:div>
            <w:div w:id="1866748895">
              <w:marLeft w:val="0"/>
              <w:marRight w:val="0"/>
              <w:marTop w:val="0"/>
              <w:marBottom w:val="0"/>
              <w:divBdr>
                <w:top w:val="none" w:sz="0" w:space="0" w:color="auto"/>
                <w:left w:val="none" w:sz="0" w:space="0" w:color="auto"/>
                <w:bottom w:val="none" w:sz="0" w:space="0" w:color="auto"/>
                <w:right w:val="none" w:sz="0" w:space="0" w:color="auto"/>
              </w:divBdr>
            </w:div>
            <w:div w:id="1867598732">
              <w:marLeft w:val="0"/>
              <w:marRight w:val="0"/>
              <w:marTop w:val="0"/>
              <w:marBottom w:val="0"/>
              <w:divBdr>
                <w:top w:val="none" w:sz="0" w:space="0" w:color="auto"/>
                <w:left w:val="none" w:sz="0" w:space="0" w:color="auto"/>
                <w:bottom w:val="none" w:sz="0" w:space="0" w:color="auto"/>
                <w:right w:val="none" w:sz="0" w:space="0" w:color="auto"/>
              </w:divBdr>
            </w:div>
            <w:div w:id="1868373583">
              <w:marLeft w:val="0"/>
              <w:marRight w:val="0"/>
              <w:marTop w:val="0"/>
              <w:marBottom w:val="0"/>
              <w:divBdr>
                <w:top w:val="none" w:sz="0" w:space="0" w:color="auto"/>
                <w:left w:val="none" w:sz="0" w:space="0" w:color="auto"/>
                <w:bottom w:val="none" w:sz="0" w:space="0" w:color="auto"/>
                <w:right w:val="none" w:sz="0" w:space="0" w:color="auto"/>
              </w:divBdr>
            </w:div>
            <w:div w:id="1868566338">
              <w:marLeft w:val="0"/>
              <w:marRight w:val="0"/>
              <w:marTop w:val="0"/>
              <w:marBottom w:val="0"/>
              <w:divBdr>
                <w:top w:val="none" w:sz="0" w:space="0" w:color="auto"/>
                <w:left w:val="none" w:sz="0" w:space="0" w:color="auto"/>
                <w:bottom w:val="none" w:sz="0" w:space="0" w:color="auto"/>
                <w:right w:val="none" w:sz="0" w:space="0" w:color="auto"/>
              </w:divBdr>
            </w:div>
            <w:div w:id="1868906786">
              <w:marLeft w:val="0"/>
              <w:marRight w:val="0"/>
              <w:marTop w:val="0"/>
              <w:marBottom w:val="0"/>
              <w:divBdr>
                <w:top w:val="none" w:sz="0" w:space="0" w:color="auto"/>
                <w:left w:val="none" w:sz="0" w:space="0" w:color="auto"/>
                <w:bottom w:val="none" w:sz="0" w:space="0" w:color="auto"/>
                <w:right w:val="none" w:sz="0" w:space="0" w:color="auto"/>
              </w:divBdr>
            </w:div>
            <w:div w:id="1868910014">
              <w:marLeft w:val="0"/>
              <w:marRight w:val="0"/>
              <w:marTop w:val="0"/>
              <w:marBottom w:val="0"/>
              <w:divBdr>
                <w:top w:val="none" w:sz="0" w:space="0" w:color="auto"/>
                <w:left w:val="none" w:sz="0" w:space="0" w:color="auto"/>
                <w:bottom w:val="none" w:sz="0" w:space="0" w:color="auto"/>
                <w:right w:val="none" w:sz="0" w:space="0" w:color="auto"/>
              </w:divBdr>
            </w:div>
            <w:div w:id="1870218189">
              <w:marLeft w:val="0"/>
              <w:marRight w:val="0"/>
              <w:marTop w:val="0"/>
              <w:marBottom w:val="0"/>
              <w:divBdr>
                <w:top w:val="none" w:sz="0" w:space="0" w:color="auto"/>
                <w:left w:val="none" w:sz="0" w:space="0" w:color="auto"/>
                <w:bottom w:val="none" w:sz="0" w:space="0" w:color="auto"/>
                <w:right w:val="none" w:sz="0" w:space="0" w:color="auto"/>
              </w:divBdr>
            </w:div>
            <w:div w:id="1870340151">
              <w:marLeft w:val="0"/>
              <w:marRight w:val="0"/>
              <w:marTop w:val="0"/>
              <w:marBottom w:val="0"/>
              <w:divBdr>
                <w:top w:val="none" w:sz="0" w:space="0" w:color="auto"/>
                <w:left w:val="none" w:sz="0" w:space="0" w:color="auto"/>
                <w:bottom w:val="none" w:sz="0" w:space="0" w:color="auto"/>
                <w:right w:val="none" w:sz="0" w:space="0" w:color="auto"/>
              </w:divBdr>
            </w:div>
            <w:div w:id="1870947692">
              <w:marLeft w:val="0"/>
              <w:marRight w:val="0"/>
              <w:marTop w:val="0"/>
              <w:marBottom w:val="0"/>
              <w:divBdr>
                <w:top w:val="none" w:sz="0" w:space="0" w:color="auto"/>
                <w:left w:val="none" w:sz="0" w:space="0" w:color="auto"/>
                <w:bottom w:val="none" w:sz="0" w:space="0" w:color="auto"/>
                <w:right w:val="none" w:sz="0" w:space="0" w:color="auto"/>
              </w:divBdr>
            </w:div>
            <w:div w:id="1871795949">
              <w:marLeft w:val="0"/>
              <w:marRight w:val="0"/>
              <w:marTop w:val="0"/>
              <w:marBottom w:val="0"/>
              <w:divBdr>
                <w:top w:val="none" w:sz="0" w:space="0" w:color="auto"/>
                <w:left w:val="none" w:sz="0" w:space="0" w:color="auto"/>
                <w:bottom w:val="none" w:sz="0" w:space="0" w:color="auto"/>
                <w:right w:val="none" w:sz="0" w:space="0" w:color="auto"/>
              </w:divBdr>
            </w:div>
            <w:div w:id="1873221826">
              <w:marLeft w:val="0"/>
              <w:marRight w:val="0"/>
              <w:marTop w:val="0"/>
              <w:marBottom w:val="0"/>
              <w:divBdr>
                <w:top w:val="none" w:sz="0" w:space="0" w:color="auto"/>
                <w:left w:val="none" w:sz="0" w:space="0" w:color="auto"/>
                <w:bottom w:val="none" w:sz="0" w:space="0" w:color="auto"/>
                <w:right w:val="none" w:sz="0" w:space="0" w:color="auto"/>
              </w:divBdr>
            </w:div>
            <w:div w:id="1873423670">
              <w:marLeft w:val="0"/>
              <w:marRight w:val="0"/>
              <w:marTop w:val="0"/>
              <w:marBottom w:val="0"/>
              <w:divBdr>
                <w:top w:val="none" w:sz="0" w:space="0" w:color="auto"/>
                <w:left w:val="none" w:sz="0" w:space="0" w:color="auto"/>
                <w:bottom w:val="none" w:sz="0" w:space="0" w:color="auto"/>
                <w:right w:val="none" w:sz="0" w:space="0" w:color="auto"/>
              </w:divBdr>
            </w:div>
            <w:div w:id="1875383243">
              <w:marLeft w:val="0"/>
              <w:marRight w:val="0"/>
              <w:marTop w:val="0"/>
              <w:marBottom w:val="0"/>
              <w:divBdr>
                <w:top w:val="none" w:sz="0" w:space="0" w:color="auto"/>
                <w:left w:val="none" w:sz="0" w:space="0" w:color="auto"/>
                <w:bottom w:val="none" w:sz="0" w:space="0" w:color="auto"/>
                <w:right w:val="none" w:sz="0" w:space="0" w:color="auto"/>
              </w:divBdr>
            </w:div>
            <w:div w:id="1878204406">
              <w:marLeft w:val="0"/>
              <w:marRight w:val="0"/>
              <w:marTop w:val="0"/>
              <w:marBottom w:val="0"/>
              <w:divBdr>
                <w:top w:val="none" w:sz="0" w:space="0" w:color="auto"/>
                <w:left w:val="none" w:sz="0" w:space="0" w:color="auto"/>
                <w:bottom w:val="none" w:sz="0" w:space="0" w:color="auto"/>
                <w:right w:val="none" w:sz="0" w:space="0" w:color="auto"/>
              </w:divBdr>
            </w:div>
            <w:div w:id="1879201701">
              <w:marLeft w:val="0"/>
              <w:marRight w:val="0"/>
              <w:marTop w:val="0"/>
              <w:marBottom w:val="0"/>
              <w:divBdr>
                <w:top w:val="none" w:sz="0" w:space="0" w:color="auto"/>
                <w:left w:val="none" w:sz="0" w:space="0" w:color="auto"/>
                <w:bottom w:val="none" w:sz="0" w:space="0" w:color="auto"/>
                <w:right w:val="none" w:sz="0" w:space="0" w:color="auto"/>
              </w:divBdr>
            </w:div>
            <w:div w:id="1880046244">
              <w:marLeft w:val="0"/>
              <w:marRight w:val="0"/>
              <w:marTop w:val="0"/>
              <w:marBottom w:val="0"/>
              <w:divBdr>
                <w:top w:val="none" w:sz="0" w:space="0" w:color="auto"/>
                <w:left w:val="none" w:sz="0" w:space="0" w:color="auto"/>
                <w:bottom w:val="none" w:sz="0" w:space="0" w:color="auto"/>
                <w:right w:val="none" w:sz="0" w:space="0" w:color="auto"/>
              </w:divBdr>
            </w:div>
            <w:div w:id="1880237040">
              <w:marLeft w:val="0"/>
              <w:marRight w:val="0"/>
              <w:marTop w:val="0"/>
              <w:marBottom w:val="0"/>
              <w:divBdr>
                <w:top w:val="none" w:sz="0" w:space="0" w:color="auto"/>
                <w:left w:val="none" w:sz="0" w:space="0" w:color="auto"/>
                <w:bottom w:val="none" w:sz="0" w:space="0" w:color="auto"/>
                <w:right w:val="none" w:sz="0" w:space="0" w:color="auto"/>
              </w:divBdr>
            </w:div>
            <w:div w:id="1881281413">
              <w:marLeft w:val="0"/>
              <w:marRight w:val="0"/>
              <w:marTop w:val="0"/>
              <w:marBottom w:val="0"/>
              <w:divBdr>
                <w:top w:val="none" w:sz="0" w:space="0" w:color="auto"/>
                <w:left w:val="none" w:sz="0" w:space="0" w:color="auto"/>
                <w:bottom w:val="none" w:sz="0" w:space="0" w:color="auto"/>
                <w:right w:val="none" w:sz="0" w:space="0" w:color="auto"/>
              </w:divBdr>
            </w:div>
            <w:div w:id="1882011213">
              <w:marLeft w:val="0"/>
              <w:marRight w:val="0"/>
              <w:marTop w:val="0"/>
              <w:marBottom w:val="0"/>
              <w:divBdr>
                <w:top w:val="none" w:sz="0" w:space="0" w:color="auto"/>
                <w:left w:val="none" w:sz="0" w:space="0" w:color="auto"/>
                <w:bottom w:val="none" w:sz="0" w:space="0" w:color="auto"/>
                <w:right w:val="none" w:sz="0" w:space="0" w:color="auto"/>
              </w:divBdr>
            </w:div>
            <w:div w:id="1883012476">
              <w:marLeft w:val="0"/>
              <w:marRight w:val="0"/>
              <w:marTop w:val="0"/>
              <w:marBottom w:val="0"/>
              <w:divBdr>
                <w:top w:val="none" w:sz="0" w:space="0" w:color="auto"/>
                <w:left w:val="none" w:sz="0" w:space="0" w:color="auto"/>
                <w:bottom w:val="none" w:sz="0" w:space="0" w:color="auto"/>
                <w:right w:val="none" w:sz="0" w:space="0" w:color="auto"/>
              </w:divBdr>
            </w:div>
            <w:div w:id="1883400397">
              <w:marLeft w:val="0"/>
              <w:marRight w:val="0"/>
              <w:marTop w:val="0"/>
              <w:marBottom w:val="0"/>
              <w:divBdr>
                <w:top w:val="none" w:sz="0" w:space="0" w:color="auto"/>
                <w:left w:val="none" w:sz="0" w:space="0" w:color="auto"/>
                <w:bottom w:val="none" w:sz="0" w:space="0" w:color="auto"/>
                <w:right w:val="none" w:sz="0" w:space="0" w:color="auto"/>
              </w:divBdr>
            </w:div>
            <w:div w:id="1883977636">
              <w:marLeft w:val="0"/>
              <w:marRight w:val="0"/>
              <w:marTop w:val="0"/>
              <w:marBottom w:val="0"/>
              <w:divBdr>
                <w:top w:val="none" w:sz="0" w:space="0" w:color="auto"/>
                <w:left w:val="none" w:sz="0" w:space="0" w:color="auto"/>
                <w:bottom w:val="none" w:sz="0" w:space="0" w:color="auto"/>
                <w:right w:val="none" w:sz="0" w:space="0" w:color="auto"/>
              </w:divBdr>
            </w:div>
            <w:div w:id="1885823301">
              <w:marLeft w:val="0"/>
              <w:marRight w:val="0"/>
              <w:marTop w:val="0"/>
              <w:marBottom w:val="0"/>
              <w:divBdr>
                <w:top w:val="none" w:sz="0" w:space="0" w:color="auto"/>
                <w:left w:val="none" w:sz="0" w:space="0" w:color="auto"/>
                <w:bottom w:val="none" w:sz="0" w:space="0" w:color="auto"/>
                <w:right w:val="none" w:sz="0" w:space="0" w:color="auto"/>
              </w:divBdr>
            </w:div>
            <w:div w:id="1886212157">
              <w:marLeft w:val="0"/>
              <w:marRight w:val="0"/>
              <w:marTop w:val="0"/>
              <w:marBottom w:val="0"/>
              <w:divBdr>
                <w:top w:val="none" w:sz="0" w:space="0" w:color="auto"/>
                <w:left w:val="none" w:sz="0" w:space="0" w:color="auto"/>
                <w:bottom w:val="none" w:sz="0" w:space="0" w:color="auto"/>
                <w:right w:val="none" w:sz="0" w:space="0" w:color="auto"/>
              </w:divBdr>
            </w:div>
            <w:div w:id="1886868474">
              <w:marLeft w:val="0"/>
              <w:marRight w:val="0"/>
              <w:marTop w:val="0"/>
              <w:marBottom w:val="0"/>
              <w:divBdr>
                <w:top w:val="none" w:sz="0" w:space="0" w:color="auto"/>
                <w:left w:val="none" w:sz="0" w:space="0" w:color="auto"/>
                <w:bottom w:val="none" w:sz="0" w:space="0" w:color="auto"/>
                <w:right w:val="none" w:sz="0" w:space="0" w:color="auto"/>
              </w:divBdr>
            </w:div>
            <w:div w:id="1888449943">
              <w:marLeft w:val="0"/>
              <w:marRight w:val="0"/>
              <w:marTop w:val="0"/>
              <w:marBottom w:val="0"/>
              <w:divBdr>
                <w:top w:val="none" w:sz="0" w:space="0" w:color="auto"/>
                <w:left w:val="none" w:sz="0" w:space="0" w:color="auto"/>
                <w:bottom w:val="none" w:sz="0" w:space="0" w:color="auto"/>
                <w:right w:val="none" w:sz="0" w:space="0" w:color="auto"/>
              </w:divBdr>
            </w:div>
            <w:div w:id="1889610952">
              <w:marLeft w:val="0"/>
              <w:marRight w:val="0"/>
              <w:marTop w:val="0"/>
              <w:marBottom w:val="0"/>
              <w:divBdr>
                <w:top w:val="none" w:sz="0" w:space="0" w:color="auto"/>
                <w:left w:val="none" w:sz="0" w:space="0" w:color="auto"/>
                <w:bottom w:val="none" w:sz="0" w:space="0" w:color="auto"/>
                <w:right w:val="none" w:sz="0" w:space="0" w:color="auto"/>
              </w:divBdr>
            </w:div>
            <w:div w:id="1890261545">
              <w:marLeft w:val="0"/>
              <w:marRight w:val="0"/>
              <w:marTop w:val="0"/>
              <w:marBottom w:val="0"/>
              <w:divBdr>
                <w:top w:val="none" w:sz="0" w:space="0" w:color="auto"/>
                <w:left w:val="none" w:sz="0" w:space="0" w:color="auto"/>
                <w:bottom w:val="none" w:sz="0" w:space="0" w:color="auto"/>
                <w:right w:val="none" w:sz="0" w:space="0" w:color="auto"/>
              </w:divBdr>
            </w:div>
            <w:div w:id="1890795889">
              <w:marLeft w:val="0"/>
              <w:marRight w:val="0"/>
              <w:marTop w:val="0"/>
              <w:marBottom w:val="0"/>
              <w:divBdr>
                <w:top w:val="none" w:sz="0" w:space="0" w:color="auto"/>
                <w:left w:val="none" w:sz="0" w:space="0" w:color="auto"/>
                <w:bottom w:val="none" w:sz="0" w:space="0" w:color="auto"/>
                <w:right w:val="none" w:sz="0" w:space="0" w:color="auto"/>
              </w:divBdr>
            </w:div>
            <w:div w:id="1890804247">
              <w:marLeft w:val="0"/>
              <w:marRight w:val="0"/>
              <w:marTop w:val="0"/>
              <w:marBottom w:val="0"/>
              <w:divBdr>
                <w:top w:val="none" w:sz="0" w:space="0" w:color="auto"/>
                <w:left w:val="none" w:sz="0" w:space="0" w:color="auto"/>
                <w:bottom w:val="none" w:sz="0" w:space="0" w:color="auto"/>
                <w:right w:val="none" w:sz="0" w:space="0" w:color="auto"/>
              </w:divBdr>
            </w:div>
            <w:div w:id="1891454199">
              <w:marLeft w:val="0"/>
              <w:marRight w:val="0"/>
              <w:marTop w:val="0"/>
              <w:marBottom w:val="0"/>
              <w:divBdr>
                <w:top w:val="none" w:sz="0" w:space="0" w:color="auto"/>
                <w:left w:val="none" w:sz="0" w:space="0" w:color="auto"/>
                <w:bottom w:val="none" w:sz="0" w:space="0" w:color="auto"/>
                <w:right w:val="none" w:sz="0" w:space="0" w:color="auto"/>
              </w:divBdr>
            </w:div>
            <w:div w:id="1891570923">
              <w:marLeft w:val="0"/>
              <w:marRight w:val="0"/>
              <w:marTop w:val="0"/>
              <w:marBottom w:val="0"/>
              <w:divBdr>
                <w:top w:val="none" w:sz="0" w:space="0" w:color="auto"/>
                <w:left w:val="none" w:sz="0" w:space="0" w:color="auto"/>
                <w:bottom w:val="none" w:sz="0" w:space="0" w:color="auto"/>
                <w:right w:val="none" w:sz="0" w:space="0" w:color="auto"/>
              </w:divBdr>
            </w:div>
            <w:div w:id="1892307278">
              <w:marLeft w:val="0"/>
              <w:marRight w:val="0"/>
              <w:marTop w:val="0"/>
              <w:marBottom w:val="0"/>
              <w:divBdr>
                <w:top w:val="none" w:sz="0" w:space="0" w:color="auto"/>
                <w:left w:val="none" w:sz="0" w:space="0" w:color="auto"/>
                <w:bottom w:val="none" w:sz="0" w:space="0" w:color="auto"/>
                <w:right w:val="none" w:sz="0" w:space="0" w:color="auto"/>
              </w:divBdr>
            </w:div>
            <w:div w:id="1892838505">
              <w:marLeft w:val="0"/>
              <w:marRight w:val="0"/>
              <w:marTop w:val="0"/>
              <w:marBottom w:val="0"/>
              <w:divBdr>
                <w:top w:val="none" w:sz="0" w:space="0" w:color="auto"/>
                <w:left w:val="none" w:sz="0" w:space="0" w:color="auto"/>
                <w:bottom w:val="none" w:sz="0" w:space="0" w:color="auto"/>
                <w:right w:val="none" w:sz="0" w:space="0" w:color="auto"/>
              </w:divBdr>
            </w:div>
            <w:div w:id="1893421941">
              <w:marLeft w:val="0"/>
              <w:marRight w:val="0"/>
              <w:marTop w:val="0"/>
              <w:marBottom w:val="0"/>
              <w:divBdr>
                <w:top w:val="none" w:sz="0" w:space="0" w:color="auto"/>
                <w:left w:val="none" w:sz="0" w:space="0" w:color="auto"/>
                <w:bottom w:val="none" w:sz="0" w:space="0" w:color="auto"/>
                <w:right w:val="none" w:sz="0" w:space="0" w:color="auto"/>
              </w:divBdr>
            </w:div>
            <w:div w:id="1893498776">
              <w:marLeft w:val="0"/>
              <w:marRight w:val="0"/>
              <w:marTop w:val="0"/>
              <w:marBottom w:val="0"/>
              <w:divBdr>
                <w:top w:val="none" w:sz="0" w:space="0" w:color="auto"/>
                <w:left w:val="none" w:sz="0" w:space="0" w:color="auto"/>
                <w:bottom w:val="none" w:sz="0" w:space="0" w:color="auto"/>
                <w:right w:val="none" w:sz="0" w:space="0" w:color="auto"/>
              </w:divBdr>
            </w:div>
            <w:div w:id="1894079197">
              <w:marLeft w:val="0"/>
              <w:marRight w:val="0"/>
              <w:marTop w:val="0"/>
              <w:marBottom w:val="0"/>
              <w:divBdr>
                <w:top w:val="none" w:sz="0" w:space="0" w:color="auto"/>
                <w:left w:val="none" w:sz="0" w:space="0" w:color="auto"/>
                <w:bottom w:val="none" w:sz="0" w:space="0" w:color="auto"/>
                <w:right w:val="none" w:sz="0" w:space="0" w:color="auto"/>
              </w:divBdr>
            </w:div>
            <w:div w:id="1894923743">
              <w:marLeft w:val="0"/>
              <w:marRight w:val="0"/>
              <w:marTop w:val="0"/>
              <w:marBottom w:val="0"/>
              <w:divBdr>
                <w:top w:val="none" w:sz="0" w:space="0" w:color="auto"/>
                <w:left w:val="none" w:sz="0" w:space="0" w:color="auto"/>
                <w:bottom w:val="none" w:sz="0" w:space="0" w:color="auto"/>
                <w:right w:val="none" w:sz="0" w:space="0" w:color="auto"/>
              </w:divBdr>
            </w:div>
            <w:div w:id="1895702200">
              <w:marLeft w:val="0"/>
              <w:marRight w:val="0"/>
              <w:marTop w:val="0"/>
              <w:marBottom w:val="0"/>
              <w:divBdr>
                <w:top w:val="none" w:sz="0" w:space="0" w:color="auto"/>
                <w:left w:val="none" w:sz="0" w:space="0" w:color="auto"/>
                <w:bottom w:val="none" w:sz="0" w:space="0" w:color="auto"/>
                <w:right w:val="none" w:sz="0" w:space="0" w:color="auto"/>
              </w:divBdr>
            </w:div>
            <w:div w:id="1896702423">
              <w:marLeft w:val="0"/>
              <w:marRight w:val="0"/>
              <w:marTop w:val="0"/>
              <w:marBottom w:val="0"/>
              <w:divBdr>
                <w:top w:val="none" w:sz="0" w:space="0" w:color="auto"/>
                <w:left w:val="none" w:sz="0" w:space="0" w:color="auto"/>
                <w:bottom w:val="none" w:sz="0" w:space="0" w:color="auto"/>
                <w:right w:val="none" w:sz="0" w:space="0" w:color="auto"/>
              </w:divBdr>
            </w:div>
            <w:div w:id="1897233889">
              <w:marLeft w:val="0"/>
              <w:marRight w:val="0"/>
              <w:marTop w:val="0"/>
              <w:marBottom w:val="0"/>
              <w:divBdr>
                <w:top w:val="none" w:sz="0" w:space="0" w:color="auto"/>
                <w:left w:val="none" w:sz="0" w:space="0" w:color="auto"/>
                <w:bottom w:val="none" w:sz="0" w:space="0" w:color="auto"/>
                <w:right w:val="none" w:sz="0" w:space="0" w:color="auto"/>
              </w:divBdr>
            </w:div>
            <w:div w:id="1898055613">
              <w:marLeft w:val="0"/>
              <w:marRight w:val="0"/>
              <w:marTop w:val="0"/>
              <w:marBottom w:val="0"/>
              <w:divBdr>
                <w:top w:val="none" w:sz="0" w:space="0" w:color="auto"/>
                <w:left w:val="none" w:sz="0" w:space="0" w:color="auto"/>
                <w:bottom w:val="none" w:sz="0" w:space="0" w:color="auto"/>
                <w:right w:val="none" w:sz="0" w:space="0" w:color="auto"/>
              </w:divBdr>
            </w:div>
            <w:div w:id="1901207033">
              <w:marLeft w:val="0"/>
              <w:marRight w:val="0"/>
              <w:marTop w:val="0"/>
              <w:marBottom w:val="0"/>
              <w:divBdr>
                <w:top w:val="none" w:sz="0" w:space="0" w:color="auto"/>
                <w:left w:val="none" w:sz="0" w:space="0" w:color="auto"/>
                <w:bottom w:val="none" w:sz="0" w:space="0" w:color="auto"/>
                <w:right w:val="none" w:sz="0" w:space="0" w:color="auto"/>
              </w:divBdr>
            </w:div>
            <w:div w:id="1901598688">
              <w:marLeft w:val="0"/>
              <w:marRight w:val="0"/>
              <w:marTop w:val="0"/>
              <w:marBottom w:val="0"/>
              <w:divBdr>
                <w:top w:val="none" w:sz="0" w:space="0" w:color="auto"/>
                <w:left w:val="none" w:sz="0" w:space="0" w:color="auto"/>
                <w:bottom w:val="none" w:sz="0" w:space="0" w:color="auto"/>
                <w:right w:val="none" w:sz="0" w:space="0" w:color="auto"/>
              </w:divBdr>
            </w:div>
            <w:div w:id="1902251649">
              <w:marLeft w:val="0"/>
              <w:marRight w:val="0"/>
              <w:marTop w:val="0"/>
              <w:marBottom w:val="0"/>
              <w:divBdr>
                <w:top w:val="none" w:sz="0" w:space="0" w:color="auto"/>
                <w:left w:val="none" w:sz="0" w:space="0" w:color="auto"/>
                <w:bottom w:val="none" w:sz="0" w:space="0" w:color="auto"/>
                <w:right w:val="none" w:sz="0" w:space="0" w:color="auto"/>
              </w:divBdr>
            </w:div>
            <w:div w:id="1902792302">
              <w:marLeft w:val="0"/>
              <w:marRight w:val="0"/>
              <w:marTop w:val="0"/>
              <w:marBottom w:val="0"/>
              <w:divBdr>
                <w:top w:val="none" w:sz="0" w:space="0" w:color="auto"/>
                <w:left w:val="none" w:sz="0" w:space="0" w:color="auto"/>
                <w:bottom w:val="none" w:sz="0" w:space="0" w:color="auto"/>
                <w:right w:val="none" w:sz="0" w:space="0" w:color="auto"/>
              </w:divBdr>
            </w:div>
            <w:div w:id="1903444617">
              <w:marLeft w:val="0"/>
              <w:marRight w:val="0"/>
              <w:marTop w:val="0"/>
              <w:marBottom w:val="0"/>
              <w:divBdr>
                <w:top w:val="none" w:sz="0" w:space="0" w:color="auto"/>
                <w:left w:val="none" w:sz="0" w:space="0" w:color="auto"/>
                <w:bottom w:val="none" w:sz="0" w:space="0" w:color="auto"/>
                <w:right w:val="none" w:sz="0" w:space="0" w:color="auto"/>
              </w:divBdr>
            </w:div>
            <w:div w:id="1903904654">
              <w:marLeft w:val="0"/>
              <w:marRight w:val="0"/>
              <w:marTop w:val="0"/>
              <w:marBottom w:val="0"/>
              <w:divBdr>
                <w:top w:val="none" w:sz="0" w:space="0" w:color="auto"/>
                <w:left w:val="none" w:sz="0" w:space="0" w:color="auto"/>
                <w:bottom w:val="none" w:sz="0" w:space="0" w:color="auto"/>
                <w:right w:val="none" w:sz="0" w:space="0" w:color="auto"/>
              </w:divBdr>
            </w:div>
            <w:div w:id="1907372441">
              <w:marLeft w:val="0"/>
              <w:marRight w:val="0"/>
              <w:marTop w:val="0"/>
              <w:marBottom w:val="0"/>
              <w:divBdr>
                <w:top w:val="none" w:sz="0" w:space="0" w:color="auto"/>
                <w:left w:val="none" w:sz="0" w:space="0" w:color="auto"/>
                <w:bottom w:val="none" w:sz="0" w:space="0" w:color="auto"/>
                <w:right w:val="none" w:sz="0" w:space="0" w:color="auto"/>
              </w:divBdr>
            </w:div>
            <w:div w:id="1907373270">
              <w:marLeft w:val="0"/>
              <w:marRight w:val="0"/>
              <w:marTop w:val="0"/>
              <w:marBottom w:val="0"/>
              <w:divBdr>
                <w:top w:val="none" w:sz="0" w:space="0" w:color="auto"/>
                <w:left w:val="none" w:sz="0" w:space="0" w:color="auto"/>
                <w:bottom w:val="none" w:sz="0" w:space="0" w:color="auto"/>
                <w:right w:val="none" w:sz="0" w:space="0" w:color="auto"/>
              </w:divBdr>
            </w:div>
            <w:div w:id="1907446540">
              <w:marLeft w:val="0"/>
              <w:marRight w:val="0"/>
              <w:marTop w:val="0"/>
              <w:marBottom w:val="0"/>
              <w:divBdr>
                <w:top w:val="none" w:sz="0" w:space="0" w:color="auto"/>
                <w:left w:val="none" w:sz="0" w:space="0" w:color="auto"/>
                <w:bottom w:val="none" w:sz="0" w:space="0" w:color="auto"/>
                <w:right w:val="none" w:sz="0" w:space="0" w:color="auto"/>
              </w:divBdr>
            </w:div>
            <w:div w:id="1908226866">
              <w:marLeft w:val="0"/>
              <w:marRight w:val="0"/>
              <w:marTop w:val="0"/>
              <w:marBottom w:val="0"/>
              <w:divBdr>
                <w:top w:val="none" w:sz="0" w:space="0" w:color="auto"/>
                <w:left w:val="none" w:sz="0" w:space="0" w:color="auto"/>
                <w:bottom w:val="none" w:sz="0" w:space="0" w:color="auto"/>
                <w:right w:val="none" w:sz="0" w:space="0" w:color="auto"/>
              </w:divBdr>
            </w:div>
            <w:div w:id="1910846253">
              <w:marLeft w:val="0"/>
              <w:marRight w:val="0"/>
              <w:marTop w:val="0"/>
              <w:marBottom w:val="0"/>
              <w:divBdr>
                <w:top w:val="none" w:sz="0" w:space="0" w:color="auto"/>
                <w:left w:val="none" w:sz="0" w:space="0" w:color="auto"/>
                <w:bottom w:val="none" w:sz="0" w:space="0" w:color="auto"/>
                <w:right w:val="none" w:sz="0" w:space="0" w:color="auto"/>
              </w:divBdr>
            </w:div>
            <w:div w:id="1912617552">
              <w:marLeft w:val="0"/>
              <w:marRight w:val="0"/>
              <w:marTop w:val="0"/>
              <w:marBottom w:val="0"/>
              <w:divBdr>
                <w:top w:val="none" w:sz="0" w:space="0" w:color="auto"/>
                <w:left w:val="none" w:sz="0" w:space="0" w:color="auto"/>
                <w:bottom w:val="none" w:sz="0" w:space="0" w:color="auto"/>
                <w:right w:val="none" w:sz="0" w:space="0" w:color="auto"/>
              </w:divBdr>
            </w:div>
            <w:div w:id="1912734470">
              <w:marLeft w:val="0"/>
              <w:marRight w:val="0"/>
              <w:marTop w:val="0"/>
              <w:marBottom w:val="0"/>
              <w:divBdr>
                <w:top w:val="none" w:sz="0" w:space="0" w:color="auto"/>
                <w:left w:val="none" w:sz="0" w:space="0" w:color="auto"/>
                <w:bottom w:val="none" w:sz="0" w:space="0" w:color="auto"/>
                <w:right w:val="none" w:sz="0" w:space="0" w:color="auto"/>
              </w:divBdr>
            </w:div>
            <w:div w:id="1912813538">
              <w:marLeft w:val="0"/>
              <w:marRight w:val="0"/>
              <w:marTop w:val="0"/>
              <w:marBottom w:val="0"/>
              <w:divBdr>
                <w:top w:val="none" w:sz="0" w:space="0" w:color="auto"/>
                <w:left w:val="none" w:sz="0" w:space="0" w:color="auto"/>
                <w:bottom w:val="none" w:sz="0" w:space="0" w:color="auto"/>
                <w:right w:val="none" w:sz="0" w:space="0" w:color="auto"/>
              </w:divBdr>
            </w:div>
            <w:div w:id="1912961141">
              <w:marLeft w:val="0"/>
              <w:marRight w:val="0"/>
              <w:marTop w:val="0"/>
              <w:marBottom w:val="0"/>
              <w:divBdr>
                <w:top w:val="none" w:sz="0" w:space="0" w:color="auto"/>
                <w:left w:val="none" w:sz="0" w:space="0" w:color="auto"/>
                <w:bottom w:val="none" w:sz="0" w:space="0" w:color="auto"/>
                <w:right w:val="none" w:sz="0" w:space="0" w:color="auto"/>
              </w:divBdr>
            </w:div>
            <w:div w:id="1913159062">
              <w:marLeft w:val="0"/>
              <w:marRight w:val="0"/>
              <w:marTop w:val="0"/>
              <w:marBottom w:val="0"/>
              <w:divBdr>
                <w:top w:val="none" w:sz="0" w:space="0" w:color="auto"/>
                <w:left w:val="none" w:sz="0" w:space="0" w:color="auto"/>
                <w:bottom w:val="none" w:sz="0" w:space="0" w:color="auto"/>
                <w:right w:val="none" w:sz="0" w:space="0" w:color="auto"/>
              </w:divBdr>
            </w:div>
            <w:div w:id="1914119479">
              <w:marLeft w:val="0"/>
              <w:marRight w:val="0"/>
              <w:marTop w:val="0"/>
              <w:marBottom w:val="0"/>
              <w:divBdr>
                <w:top w:val="none" w:sz="0" w:space="0" w:color="auto"/>
                <w:left w:val="none" w:sz="0" w:space="0" w:color="auto"/>
                <w:bottom w:val="none" w:sz="0" w:space="0" w:color="auto"/>
                <w:right w:val="none" w:sz="0" w:space="0" w:color="auto"/>
              </w:divBdr>
            </w:div>
            <w:div w:id="1914657675">
              <w:marLeft w:val="0"/>
              <w:marRight w:val="0"/>
              <w:marTop w:val="0"/>
              <w:marBottom w:val="0"/>
              <w:divBdr>
                <w:top w:val="none" w:sz="0" w:space="0" w:color="auto"/>
                <w:left w:val="none" w:sz="0" w:space="0" w:color="auto"/>
                <w:bottom w:val="none" w:sz="0" w:space="0" w:color="auto"/>
                <w:right w:val="none" w:sz="0" w:space="0" w:color="auto"/>
              </w:divBdr>
            </w:div>
            <w:div w:id="1918174383">
              <w:marLeft w:val="0"/>
              <w:marRight w:val="0"/>
              <w:marTop w:val="0"/>
              <w:marBottom w:val="0"/>
              <w:divBdr>
                <w:top w:val="none" w:sz="0" w:space="0" w:color="auto"/>
                <w:left w:val="none" w:sz="0" w:space="0" w:color="auto"/>
                <w:bottom w:val="none" w:sz="0" w:space="0" w:color="auto"/>
                <w:right w:val="none" w:sz="0" w:space="0" w:color="auto"/>
              </w:divBdr>
            </w:div>
            <w:div w:id="1918979317">
              <w:marLeft w:val="0"/>
              <w:marRight w:val="0"/>
              <w:marTop w:val="0"/>
              <w:marBottom w:val="0"/>
              <w:divBdr>
                <w:top w:val="none" w:sz="0" w:space="0" w:color="auto"/>
                <w:left w:val="none" w:sz="0" w:space="0" w:color="auto"/>
                <w:bottom w:val="none" w:sz="0" w:space="0" w:color="auto"/>
                <w:right w:val="none" w:sz="0" w:space="0" w:color="auto"/>
              </w:divBdr>
            </w:div>
            <w:div w:id="1919748851">
              <w:marLeft w:val="0"/>
              <w:marRight w:val="0"/>
              <w:marTop w:val="0"/>
              <w:marBottom w:val="0"/>
              <w:divBdr>
                <w:top w:val="none" w:sz="0" w:space="0" w:color="auto"/>
                <w:left w:val="none" w:sz="0" w:space="0" w:color="auto"/>
                <w:bottom w:val="none" w:sz="0" w:space="0" w:color="auto"/>
                <w:right w:val="none" w:sz="0" w:space="0" w:color="auto"/>
              </w:divBdr>
            </w:div>
            <w:div w:id="1920171550">
              <w:marLeft w:val="0"/>
              <w:marRight w:val="0"/>
              <w:marTop w:val="0"/>
              <w:marBottom w:val="0"/>
              <w:divBdr>
                <w:top w:val="none" w:sz="0" w:space="0" w:color="auto"/>
                <w:left w:val="none" w:sz="0" w:space="0" w:color="auto"/>
                <w:bottom w:val="none" w:sz="0" w:space="0" w:color="auto"/>
                <w:right w:val="none" w:sz="0" w:space="0" w:color="auto"/>
              </w:divBdr>
            </w:div>
            <w:div w:id="1922637782">
              <w:marLeft w:val="0"/>
              <w:marRight w:val="0"/>
              <w:marTop w:val="0"/>
              <w:marBottom w:val="0"/>
              <w:divBdr>
                <w:top w:val="none" w:sz="0" w:space="0" w:color="auto"/>
                <w:left w:val="none" w:sz="0" w:space="0" w:color="auto"/>
                <w:bottom w:val="none" w:sz="0" w:space="0" w:color="auto"/>
                <w:right w:val="none" w:sz="0" w:space="0" w:color="auto"/>
              </w:divBdr>
            </w:div>
            <w:div w:id="1922983834">
              <w:marLeft w:val="0"/>
              <w:marRight w:val="0"/>
              <w:marTop w:val="0"/>
              <w:marBottom w:val="0"/>
              <w:divBdr>
                <w:top w:val="none" w:sz="0" w:space="0" w:color="auto"/>
                <w:left w:val="none" w:sz="0" w:space="0" w:color="auto"/>
                <w:bottom w:val="none" w:sz="0" w:space="0" w:color="auto"/>
                <w:right w:val="none" w:sz="0" w:space="0" w:color="auto"/>
              </w:divBdr>
            </w:div>
            <w:div w:id="1923179888">
              <w:marLeft w:val="0"/>
              <w:marRight w:val="0"/>
              <w:marTop w:val="0"/>
              <w:marBottom w:val="0"/>
              <w:divBdr>
                <w:top w:val="none" w:sz="0" w:space="0" w:color="auto"/>
                <w:left w:val="none" w:sz="0" w:space="0" w:color="auto"/>
                <w:bottom w:val="none" w:sz="0" w:space="0" w:color="auto"/>
                <w:right w:val="none" w:sz="0" w:space="0" w:color="auto"/>
              </w:divBdr>
            </w:div>
            <w:div w:id="1923563791">
              <w:marLeft w:val="0"/>
              <w:marRight w:val="0"/>
              <w:marTop w:val="0"/>
              <w:marBottom w:val="0"/>
              <w:divBdr>
                <w:top w:val="none" w:sz="0" w:space="0" w:color="auto"/>
                <w:left w:val="none" w:sz="0" w:space="0" w:color="auto"/>
                <w:bottom w:val="none" w:sz="0" w:space="0" w:color="auto"/>
                <w:right w:val="none" w:sz="0" w:space="0" w:color="auto"/>
              </w:divBdr>
            </w:div>
            <w:div w:id="1924605592">
              <w:marLeft w:val="0"/>
              <w:marRight w:val="0"/>
              <w:marTop w:val="0"/>
              <w:marBottom w:val="0"/>
              <w:divBdr>
                <w:top w:val="none" w:sz="0" w:space="0" w:color="auto"/>
                <w:left w:val="none" w:sz="0" w:space="0" w:color="auto"/>
                <w:bottom w:val="none" w:sz="0" w:space="0" w:color="auto"/>
                <w:right w:val="none" w:sz="0" w:space="0" w:color="auto"/>
              </w:divBdr>
            </w:div>
            <w:div w:id="1924605977">
              <w:marLeft w:val="0"/>
              <w:marRight w:val="0"/>
              <w:marTop w:val="0"/>
              <w:marBottom w:val="0"/>
              <w:divBdr>
                <w:top w:val="none" w:sz="0" w:space="0" w:color="auto"/>
                <w:left w:val="none" w:sz="0" w:space="0" w:color="auto"/>
                <w:bottom w:val="none" w:sz="0" w:space="0" w:color="auto"/>
                <w:right w:val="none" w:sz="0" w:space="0" w:color="auto"/>
              </w:divBdr>
            </w:div>
            <w:div w:id="1926570567">
              <w:marLeft w:val="0"/>
              <w:marRight w:val="0"/>
              <w:marTop w:val="0"/>
              <w:marBottom w:val="0"/>
              <w:divBdr>
                <w:top w:val="none" w:sz="0" w:space="0" w:color="auto"/>
                <w:left w:val="none" w:sz="0" w:space="0" w:color="auto"/>
                <w:bottom w:val="none" w:sz="0" w:space="0" w:color="auto"/>
                <w:right w:val="none" w:sz="0" w:space="0" w:color="auto"/>
              </w:divBdr>
            </w:div>
            <w:div w:id="1926917116">
              <w:marLeft w:val="0"/>
              <w:marRight w:val="0"/>
              <w:marTop w:val="0"/>
              <w:marBottom w:val="0"/>
              <w:divBdr>
                <w:top w:val="none" w:sz="0" w:space="0" w:color="auto"/>
                <w:left w:val="none" w:sz="0" w:space="0" w:color="auto"/>
                <w:bottom w:val="none" w:sz="0" w:space="0" w:color="auto"/>
                <w:right w:val="none" w:sz="0" w:space="0" w:color="auto"/>
              </w:divBdr>
            </w:div>
            <w:div w:id="1927109637">
              <w:marLeft w:val="0"/>
              <w:marRight w:val="0"/>
              <w:marTop w:val="0"/>
              <w:marBottom w:val="0"/>
              <w:divBdr>
                <w:top w:val="none" w:sz="0" w:space="0" w:color="auto"/>
                <w:left w:val="none" w:sz="0" w:space="0" w:color="auto"/>
                <w:bottom w:val="none" w:sz="0" w:space="0" w:color="auto"/>
                <w:right w:val="none" w:sz="0" w:space="0" w:color="auto"/>
              </w:divBdr>
            </w:div>
            <w:div w:id="1927689563">
              <w:marLeft w:val="0"/>
              <w:marRight w:val="0"/>
              <w:marTop w:val="0"/>
              <w:marBottom w:val="0"/>
              <w:divBdr>
                <w:top w:val="none" w:sz="0" w:space="0" w:color="auto"/>
                <w:left w:val="none" w:sz="0" w:space="0" w:color="auto"/>
                <w:bottom w:val="none" w:sz="0" w:space="0" w:color="auto"/>
                <w:right w:val="none" w:sz="0" w:space="0" w:color="auto"/>
              </w:divBdr>
            </w:div>
            <w:div w:id="1927835212">
              <w:marLeft w:val="0"/>
              <w:marRight w:val="0"/>
              <w:marTop w:val="0"/>
              <w:marBottom w:val="0"/>
              <w:divBdr>
                <w:top w:val="none" w:sz="0" w:space="0" w:color="auto"/>
                <w:left w:val="none" w:sz="0" w:space="0" w:color="auto"/>
                <w:bottom w:val="none" w:sz="0" w:space="0" w:color="auto"/>
                <w:right w:val="none" w:sz="0" w:space="0" w:color="auto"/>
              </w:divBdr>
            </w:div>
            <w:div w:id="1929535344">
              <w:marLeft w:val="0"/>
              <w:marRight w:val="0"/>
              <w:marTop w:val="0"/>
              <w:marBottom w:val="0"/>
              <w:divBdr>
                <w:top w:val="none" w:sz="0" w:space="0" w:color="auto"/>
                <w:left w:val="none" w:sz="0" w:space="0" w:color="auto"/>
                <w:bottom w:val="none" w:sz="0" w:space="0" w:color="auto"/>
                <w:right w:val="none" w:sz="0" w:space="0" w:color="auto"/>
              </w:divBdr>
            </w:div>
            <w:div w:id="1931889216">
              <w:marLeft w:val="0"/>
              <w:marRight w:val="0"/>
              <w:marTop w:val="0"/>
              <w:marBottom w:val="0"/>
              <w:divBdr>
                <w:top w:val="none" w:sz="0" w:space="0" w:color="auto"/>
                <w:left w:val="none" w:sz="0" w:space="0" w:color="auto"/>
                <w:bottom w:val="none" w:sz="0" w:space="0" w:color="auto"/>
                <w:right w:val="none" w:sz="0" w:space="0" w:color="auto"/>
              </w:divBdr>
            </w:div>
            <w:div w:id="1932275718">
              <w:marLeft w:val="0"/>
              <w:marRight w:val="0"/>
              <w:marTop w:val="0"/>
              <w:marBottom w:val="0"/>
              <w:divBdr>
                <w:top w:val="none" w:sz="0" w:space="0" w:color="auto"/>
                <w:left w:val="none" w:sz="0" w:space="0" w:color="auto"/>
                <w:bottom w:val="none" w:sz="0" w:space="0" w:color="auto"/>
                <w:right w:val="none" w:sz="0" w:space="0" w:color="auto"/>
              </w:divBdr>
            </w:div>
            <w:div w:id="1932815023">
              <w:marLeft w:val="0"/>
              <w:marRight w:val="0"/>
              <w:marTop w:val="0"/>
              <w:marBottom w:val="0"/>
              <w:divBdr>
                <w:top w:val="none" w:sz="0" w:space="0" w:color="auto"/>
                <w:left w:val="none" w:sz="0" w:space="0" w:color="auto"/>
                <w:bottom w:val="none" w:sz="0" w:space="0" w:color="auto"/>
                <w:right w:val="none" w:sz="0" w:space="0" w:color="auto"/>
              </w:divBdr>
            </w:div>
            <w:div w:id="1937404404">
              <w:marLeft w:val="0"/>
              <w:marRight w:val="0"/>
              <w:marTop w:val="0"/>
              <w:marBottom w:val="0"/>
              <w:divBdr>
                <w:top w:val="none" w:sz="0" w:space="0" w:color="auto"/>
                <w:left w:val="none" w:sz="0" w:space="0" w:color="auto"/>
                <w:bottom w:val="none" w:sz="0" w:space="0" w:color="auto"/>
                <w:right w:val="none" w:sz="0" w:space="0" w:color="auto"/>
              </w:divBdr>
            </w:div>
            <w:div w:id="1938176251">
              <w:marLeft w:val="0"/>
              <w:marRight w:val="0"/>
              <w:marTop w:val="0"/>
              <w:marBottom w:val="0"/>
              <w:divBdr>
                <w:top w:val="none" w:sz="0" w:space="0" w:color="auto"/>
                <w:left w:val="none" w:sz="0" w:space="0" w:color="auto"/>
                <w:bottom w:val="none" w:sz="0" w:space="0" w:color="auto"/>
                <w:right w:val="none" w:sz="0" w:space="0" w:color="auto"/>
              </w:divBdr>
            </w:div>
            <w:div w:id="1939361487">
              <w:marLeft w:val="0"/>
              <w:marRight w:val="0"/>
              <w:marTop w:val="0"/>
              <w:marBottom w:val="0"/>
              <w:divBdr>
                <w:top w:val="none" w:sz="0" w:space="0" w:color="auto"/>
                <w:left w:val="none" w:sz="0" w:space="0" w:color="auto"/>
                <w:bottom w:val="none" w:sz="0" w:space="0" w:color="auto"/>
                <w:right w:val="none" w:sz="0" w:space="0" w:color="auto"/>
              </w:divBdr>
            </w:div>
            <w:div w:id="1942180317">
              <w:marLeft w:val="0"/>
              <w:marRight w:val="0"/>
              <w:marTop w:val="0"/>
              <w:marBottom w:val="0"/>
              <w:divBdr>
                <w:top w:val="none" w:sz="0" w:space="0" w:color="auto"/>
                <w:left w:val="none" w:sz="0" w:space="0" w:color="auto"/>
                <w:bottom w:val="none" w:sz="0" w:space="0" w:color="auto"/>
                <w:right w:val="none" w:sz="0" w:space="0" w:color="auto"/>
              </w:divBdr>
            </w:div>
            <w:div w:id="1944608434">
              <w:marLeft w:val="0"/>
              <w:marRight w:val="0"/>
              <w:marTop w:val="0"/>
              <w:marBottom w:val="0"/>
              <w:divBdr>
                <w:top w:val="none" w:sz="0" w:space="0" w:color="auto"/>
                <w:left w:val="none" w:sz="0" w:space="0" w:color="auto"/>
                <w:bottom w:val="none" w:sz="0" w:space="0" w:color="auto"/>
                <w:right w:val="none" w:sz="0" w:space="0" w:color="auto"/>
              </w:divBdr>
            </w:div>
            <w:div w:id="1944612023">
              <w:marLeft w:val="0"/>
              <w:marRight w:val="0"/>
              <w:marTop w:val="0"/>
              <w:marBottom w:val="0"/>
              <w:divBdr>
                <w:top w:val="none" w:sz="0" w:space="0" w:color="auto"/>
                <w:left w:val="none" w:sz="0" w:space="0" w:color="auto"/>
                <w:bottom w:val="none" w:sz="0" w:space="0" w:color="auto"/>
                <w:right w:val="none" w:sz="0" w:space="0" w:color="auto"/>
              </w:divBdr>
            </w:div>
            <w:div w:id="1944650965">
              <w:marLeft w:val="0"/>
              <w:marRight w:val="0"/>
              <w:marTop w:val="0"/>
              <w:marBottom w:val="0"/>
              <w:divBdr>
                <w:top w:val="none" w:sz="0" w:space="0" w:color="auto"/>
                <w:left w:val="none" w:sz="0" w:space="0" w:color="auto"/>
                <w:bottom w:val="none" w:sz="0" w:space="0" w:color="auto"/>
                <w:right w:val="none" w:sz="0" w:space="0" w:color="auto"/>
              </w:divBdr>
            </w:div>
            <w:div w:id="1945452624">
              <w:marLeft w:val="0"/>
              <w:marRight w:val="0"/>
              <w:marTop w:val="0"/>
              <w:marBottom w:val="0"/>
              <w:divBdr>
                <w:top w:val="none" w:sz="0" w:space="0" w:color="auto"/>
                <w:left w:val="none" w:sz="0" w:space="0" w:color="auto"/>
                <w:bottom w:val="none" w:sz="0" w:space="0" w:color="auto"/>
                <w:right w:val="none" w:sz="0" w:space="0" w:color="auto"/>
              </w:divBdr>
            </w:div>
            <w:div w:id="1946569572">
              <w:marLeft w:val="0"/>
              <w:marRight w:val="0"/>
              <w:marTop w:val="0"/>
              <w:marBottom w:val="0"/>
              <w:divBdr>
                <w:top w:val="none" w:sz="0" w:space="0" w:color="auto"/>
                <w:left w:val="none" w:sz="0" w:space="0" w:color="auto"/>
                <w:bottom w:val="none" w:sz="0" w:space="0" w:color="auto"/>
                <w:right w:val="none" w:sz="0" w:space="0" w:color="auto"/>
              </w:divBdr>
            </w:div>
            <w:div w:id="1946763804">
              <w:marLeft w:val="0"/>
              <w:marRight w:val="0"/>
              <w:marTop w:val="0"/>
              <w:marBottom w:val="0"/>
              <w:divBdr>
                <w:top w:val="none" w:sz="0" w:space="0" w:color="auto"/>
                <w:left w:val="none" w:sz="0" w:space="0" w:color="auto"/>
                <w:bottom w:val="none" w:sz="0" w:space="0" w:color="auto"/>
                <w:right w:val="none" w:sz="0" w:space="0" w:color="auto"/>
              </w:divBdr>
            </w:div>
            <w:div w:id="1946884389">
              <w:marLeft w:val="0"/>
              <w:marRight w:val="0"/>
              <w:marTop w:val="0"/>
              <w:marBottom w:val="0"/>
              <w:divBdr>
                <w:top w:val="none" w:sz="0" w:space="0" w:color="auto"/>
                <w:left w:val="none" w:sz="0" w:space="0" w:color="auto"/>
                <w:bottom w:val="none" w:sz="0" w:space="0" w:color="auto"/>
                <w:right w:val="none" w:sz="0" w:space="0" w:color="auto"/>
              </w:divBdr>
            </w:div>
            <w:div w:id="1947343333">
              <w:marLeft w:val="0"/>
              <w:marRight w:val="0"/>
              <w:marTop w:val="0"/>
              <w:marBottom w:val="0"/>
              <w:divBdr>
                <w:top w:val="none" w:sz="0" w:space="0" w:color="auto"/>
                <w:left w:val="none" w:sz="0" w:space="0" w:color="auto"/>
                <w:bottom w:val="none" w:sz="0" w:space="0" w:color="auto"/>
                <w:right w:val="none" w:sz="0" w:space="0" w:color="auto"/>
              </w:divBdr>
            </w:div>
            <w:div w:id="1948662172">
              <w:marLeft w:val="0"/>
              <w:marRight w:val="0"/>
              <w:marTop w:val="0"/>
              <w:marBottom w:val="0"/>
              <w:divBdr>
                <w:top w:val="none" w:sz="0" w:space="0" w:color="auto"/>
                <w:left w:val="none" w:sz="0" w:space="0" w:color="auto"/>
                <w:bottom w:val="none" w:sz="0" w:space="0" w:color="auto"/>
                <w:right w:val="none" w:sz="0" w:space="0" w:color="auto"/>
              </w:divBdr>
            </w:div>
            <w:div w:id="1949048099">
              <w:marLeft w:val="0"/>
              <w:marRight w:val="0"/>
              <w:marTop w:val="0"/>
              <w:marBottom w:val="0"/>
              <w:divBdr>
                <w:top w:val="none" w:sz="0" w:space="0" w:color="auto"/>
                <w:left w:val="none" w:sz="0" w:space="0" w:color="auto"/>
                <w:bottom w:val="none" w:sz="0" w:space="0" w:color="auto"/>
                <w:right w:val="none" w:sz="0" w:space="0" w:color="auto"/>
              </w:divBdr>
            </w:div>
            <w:div w:id="1949315377">
              <w:marLeft w:val="0"/>
              <w:marRight w:val="0"/>
              <w:marTop w:val="0"/>
              <w:marBottom w:val="0"/>
              <w:divBdr>
                <w:top w:val="none" w:sz="0" w:space="0" w:color="auto"/>
                <w:left w:val="none" w:sz="0" w:space="0" w:color="auto"/>
                <w:bottom w:val="none" w:sz="0" w:space="0" w:color="auto"/>
                <w:right w:val="none" w:sz="0" w:space="0" w:color="auto"/>
              </w:divBdr>
            </w:div>
            <w:div w:id="1950815697">
              <w:marLeft w:val="0"/>
              <w:marRight w:val="0"/>
              <w:marTop w:val="0"/>
              <w:marBottom w:val="0"/>
              <w:divBdr>
                <w:top w:val="none" w:sz="0" w:space="0" w:color="auto"/>
                <w:left w:val="none" w:sz="0" w:space="0" w:color="auto"/>
                <w:bottom w:val="none" w:sz="0" w:space="0" w:color="auto"/>
                <w:right w:val="none" w:sz="0" w:space="0" w:color="auto"/>
              </w:divBdr>
            </w:div>
            <w:div w:id="1951087976">
              <w:marLeft w:val="0"/>
              <w:marRight w:val="0"/>
              <w:marTop w:val="0"/>
              <w:marBottom w:val="0"/>
              <w:divBdr>
                <w:top w:val="none" w:sz="0" w:space="0" w:color="auto"/>
                <w:left w:val="none" w:sz="0" w:space="0" w:color="auto"/>
                <w:bottom w:val="none" w:sz="0" w:space="0" w:color="auto"/>
                <w:right w:val="none" w:sz="0" w:space="0" w:color="auto"/>
              </w:divBdr>
            </w:div>
            <w:div w:id="1951432683">
              <w:marLeft w:val="0"/>
              <w:marRight w:val="0"/>
              <w:marTop w:val="0"/>
              <w:marBottom w:val="0"/>
              <w:divBdr>
                <w:top w:val="none" w:sz="0" w:space="0" w:color="auto"/>
                <w:left w:val="none" w:sz="0" w:space="0" w:color="auto"/>
                <w:bottom w:val="none" w:sz="0" w:space="0" w:color="auto"/>
                <w:right w:val="none" w:sz="0" w:space="0" w:color="auto"/>
              </w:divBdr>
            </w:div>
            <w:div w:id="1953590550">
              <w:marLeft w:val="0"/>
              <w:marRight w:val="0"/>
              <w:marTop w:val="0"/>
              <w:marBottom w:val="0"/>
              <w:divBdr>
                <w:top w:val="none" w:sz="0" w:space="0" w:color="auto"/>
                <w:left w:val="none" w:sz="0" w:space="0" w:color="auto"/>
                <w:bottom w:val="none" w:sz="0" w:space="0" w:color="auto"/>
                <w:right w:val="none" w:sz="0" w:space="0" w:color="auto"/>
              </w:divBdr>
            </w:div>
            <w:div w:id="1954940011">
              <w:marLeft w:val="0"/>
              <w:marRight w:val="0"/>
              <w:marTop w:val="0"/>
              <w:marBottom w:val="0"/>
              <w:divBdr>
                <w:top w:val="none" w:sz="0" w:space="0" w:color="auto"/>
                <w:left w:val="none" w:sz="0" w:space="0" w:color="auto"/>
                <w:bottom w:val="none" w:sz="0" w:space="0" w:color="auto"/>
                <w:right w:val="none" w:sz="0" w:space="0" w:color="auto"/>
              </w:divBdr>
            </w:div>
            <w:div w:id="1959099453">
              <w:marLeft w:val="0"/>
              <w:marRight w:val="0"/>
              <w:marTop w:val="0"/>
              <w:marBottom w:val="0"/>
              <w:divBdr>
                <w:top w:val="none" w:sz="0" w:space="0" w:color="auto"/>
                <w:left w:val="none" w:sz="0" w:space="0" w:color="auto"/>
                <w:bottom w:val="none" w:sz="0" w:space="0" w:color="auto"/>
                <w:right w:val="none" w:sz="0" w:space="0" w:color="auto"/>
              </w:divBdr>
            </w:div>
            <w:div w:id="1960646778">
              <w:marLeft w:val="0"/>
              <w:marRight w:val="0"/>
              <w:marTop w:val="0"/>
              <w:marBottom w:val="0"/>
              <w:divBdr>
                <w:top w:val="none" w:sz="0" w:space="0" w:color="auto"/>
                <w:left w:val="none" w:sz="0" w:space="0" w:color="auto"/>
                <w:bottom w:val="none" w:sz="0" w:space="0" w:color="auto"/>
                <w:right w:val="none" w:sz="0" w:space="0" w:color="auto"/>
              </w:divBdr>
            </w:div>
            <w:div w:id="1960916413">
              <w:marLeft w:val="0"/>
              <w:marRight w:val="0"/>
              <w:marTop w:val="0"/>
              <w:marBottom w:val="0"/>
              <w:divBdr>
                <w:top w:val="none" w:sz="0" w:space="0" w:color="auto"/>
                <w:left w:val="none" w:sz="0" w:space="0" w:color="auto"/>
                <w:bottom w:val="none" w:sz="0" w:space="0" w:color="auto"/>
                <w:right w:val="none" w:sz="0" w:space="0" w:color="auto"/>
              </w:divBdr>
            </w:div>
            <w:div w:id="1961061391">
              <w:marLeft w:val="0"/>
              <w:marRight w:val="0"/>
              <w:marTop w:val="0"/>
              <w:marBottom w:val="0"/>
              <w:divBdr>
                <w:top w:val="none" w:sz="0" w:space="0" w:color="auto"/>
                <w:left w:val="none" w:sz="0" w:space="0" w:color="auto"/>
                <w:bottom w:val="none" w:sz="0" w:space="0" w:color="auto"/>
                <w:right w:val="none" w:sz="0" w:space="0" w:color="auto"/>
              </w:divBdr>
            </w:div>
            <w:div w:id="1961257668">
              <w:marLeft w:val="0"/>
              <w:marRight w:val="0"/>
              <w:marTop w:val="0"/>
              <w:marBottom w:val="0"/>
              <w:divBdr>
                <w:top w:val="none" w:sz="0" w:space="0" w:color="auto"/>
                <w:left w:val="none" w:sz="0" w:space="0" w:color="auto"/>
                <w:bottom w:val="none" w:sz="0" w:space="0" w:color="auto"/>
                <w:right w:val="none" w:sz="0" w:space="0" w:color="auto"/>
              </w:divBdr>
            </w:div>
            <w:div w:id="1962228709">
              <w:marLeft w:val="0"/>
              <w:marRight w:val="0"/>
              <w:marTop w:val="0"/>
              <w:marBottom w:val="0"/>
              <w:divBdr>
                <w:top w:val="none" w:sz="0" w:space="0" w:color="auto"/>
                <w:left w:val="none" w:sz="0" w:space="0" w:color="auto"/>
                <w:bottom w:val="none" w:sz="0" w:space="0" w:color="auto"/>
                <w:right w:val="none" w:sz="0" w:space="0" w:color="auto"/>
              </w:divBdr>
            </w:div>
            <w:div w:id="1963225284">
              <w:marLeft w:val="0"/>
              <w:marRight w:val="0"/>
              <w:marTop w:val="0"/>
              <w:marBottom w:val="0"/>
              <w:divBdr>
                <w:top w:val="none" w:sz="0" w:space="0" w:color="auto"/>
                <w:left w:val="none" w:sz="0" w:space="0" w:color="auto"/>
                <w:bottom w:val="none" w:sz="0" w:space="0" w:color="auto"/>
                <w:right w:val="none" w:sz="0" w:space="0" w:color="auto"/>
              </w:divBdr>
            </w:div>
            <w:div w:id="1963337482">
              <w:marLeft w:val="0"/>
              <w:marRight w:val="0"/>
              <w:marTop w:val="0"/>
              <w:marBottom w:val="0"/>
              <w:divBdr>
                <w:top w:val="none" w:sz="0" w:space="0" w:color="auto"/>
                <w:left w:val="none" w:sz="0" w:space="0" w:color="auto"/>
                <w:bottom w:val="none" w:sz="0" w:space="0" w:color="auto"/>
                <w:right w:val="none" w:sz="0" w:space="0" w:color="auto"/>
              </w:divBdr>
            </w:div>
            <w:div w:id="1964265980">
              <w:marLeft w:val="0"/>
              <w:marRight w:val="0"/>
              <w:marTop w:val="0"/>
              <w:marBottom w:val="0"/>
              <w:divBdr>
                <w:top w:val="none" w:sz="0" w:space="0" w:color="auto"/>
                <w:left w:val="none" w:sz="0" w:space="0" w:color="auto"/>
                <w:bottom w:val="none" w:sz="0" w:space="0" w:color="auto"/>
                <w:right w:val="none" w:sz="0" w:space="0" w:color="auto"/>
              </w:divBdr>
            </w:div>
            <w:div w:id="1964539079">
              <w:marLeft w:val="0"/>
              <w:marRight w:val="0"/>
              <w:marTop w:val="0"/>
              <w:marBottom w:val="0"/>
              <w:divBdr>
                <w:top w:val="none" w:sz="0" w:space="0" w:color="auto"/>
                <w:left w:val="none" w:sz="0" w:space="0" w:color="auto"/>
                <w:bottom w:val="none" w:sz="0" w:space="0" w:color="auto"/>
                <w:right w:val="none" w:sz="0" w:space="0" w:color="auto"/>
              </w:divBdr>
            </w:div>
            <w:div w:id="1965236554">
              <w:marLeft w:val="0"/>
              <w:marRight w:val="0"/>
              <w:marTop w:val="0"/>
              <w:marBottom w:val="0"/>
              <w:divBdr>
                <w:top w:val="none" w:sz="0" w:space="0" w:color="auto"/>
                <w:left w:val="none" w:sz="0" w:space="0" w:color="auto"/>
                <w:bottom w:val="none" w:sz="0" w:space="0" w:color="auto"/>
                <w:right w:val="none" w:sz="0" w:space="0" w:color="auto"/>
              </w:divBdr>
            </w:div>
            <w:div w:id="1966739100">
              <w:marLeft w:val="0"/>
              <w:marRight w:val="0"/>
              <w:marTop w:val="0"/>
              <w:marBottom w:val="0"/>
              <w:divBdr>
                <w:top w:val="none" w:sz="0" w:space="0" w:color="auto"/>
                <w:left w:val="none" w:sz="0" w:space="0" w:color="auto"/>
                <w:bottom w:val="none" w:sz="0" w:space="0" w:color="auto"/>
                <w:right w:val="none" w:sz="0" w:space="0" w:color="auto"/>
              </w:divBdr>
            </w:div>
            <w:div w:id="1968316203">
              <w:marLeft w:val="0"/>
              <w:marRight w:val="0"/>
              <w:marTop w:val="0"/>
              <w:marBottom w:val="0"/>
              <w:divBdr>
                <w:top w:val="none" w:sz="0" w:space="0" w:color="auto"/>
                <w:left w:val="none" w:sz="0" w:space="0" w:color="auto"/>
                <w:bottom w:val="none" w:sz="0" w:space="0" w:color="auto"/>
                <w:right w:val="none" w:sz="0" w:space="0" w:color="auto"/>
              </w:divBdr>
            </w:div>
            <w:div w:id="1970626639">
              <w:marLeft w:val="0"/>
              <w:marRight w:val="0"/>
              <w:marTop w:val="0"/>
              <w:marBottom w:val="0"/>
              <w:divBdr>
                <w:top w:val="none" w:sz="0" w:space="0" w:color="auto"/>
                <w:left w:val="none" w:sz="0" w:space="0" w:color="auto"/>
                <w:bottom w:val="none" w:sz="0" w:space="0" w:color="auto"/>
                <w:right w:val="none" w:sz="0" w:space="0" w:color="auto"/>
              </w:divBdr>
            </w:div>
            <w:div w:id="1971127464">
              <w:marLeft w:val="0"/>
              <w:marRight w:val="0"/>
              <w:marTop w:val="0"/>
              <w:marBottom w:val="0"/>
              <w:divBdr>
                <w:top w:val="none" w:sz="0" w:space="0" w:color="auto"/>
                <w:left w:val="none" w:sz="0" w:space="0" w:color="auto"/>
                <w:bottom w:val="none" w:sz="0" w:space="0" w:color="auto"/>
                <w:right w:val="none" w:sz="0" w:space="0" w:color="auto"/>
              </w:divBdr>
            </w:div>
            <w:div w:id="1972324130">
              <w:marLeft w:val="0"/>
              <w:marRight w:val="0"/>
              <w:marTop w:val="0"/>
              <w:marBottom w:val="0"/>
              <w:divBdr>
                <w:top w:val="none" w:sz="0" w:space="0" w:color="auto"/>
                <w:left w:val="none" w:sz="0" w:space="0" w:color="auto"/>
                <w:bottom w:val="none" w:sz="0" w:space="0" w:color="auto"/>
                <w:right w:val="none" w:sz="0" w:space="0" w:color="auto"/>
              </w:divBdr>
            </w:div>
            <w:div w:id="1972781063">
              <w:marLeft w:val="0"/>
              <w:marRight w:val="0"/>
              <w:marTop w:val="0"/>
              <w:marBottom w:val="0"/>
              <w:divBdr>
                <w:top w:val="none" w:sz="0" w:space="0" w:color="auto"/>
                <w:left w:val="none" w:sz="0" w:space="0" w:color="auto"/>
                <w:bottom w:val="none" w:sz="0" w:space="0" w:color="auto"/>
                <w:right w:val="none" w:sz="0" w:space="0" w:color="auto"/>
              </w:divBdr>
            </w:div>
            <w:div w:id="1972861157">
              <w:marLeft w:val="0"/>
              <w:marRight w:val="0"/>
              <w:marTop w:val="0"/>
              <w:marBottom w:val="0"/>
              <w:divBdr>
                <w:top w:val="none" w:sz="0" w:space="0" w:color="auto"/>
                <w:left w:val="none" w:sz="0" w:space="0" w:color="auto"/>
                <w:bottom w:val="none" w:sz="0" w:space="0" w:color="auto"/>
                <w:right w:val="none" w:sz="0" w:space="0" w:color="auto"/>
              </w:divBdr>
            </w:div>
            <w:div w:id="1973317945">
              <w:marLeft w:val="0"/>
              <w:marRight w:val="0"/>
              <w:marTop w:val="0"/>
              <w:marBottom w:val="0"/>
              <w:divBdr>
                <w:top w:val="none" w:sz="0" w:space="0" w:color="auto"/>
                <w:left w:val="none" w:sz="0" w:space="0" w:color="auto"/>
                <w:bottom w:val="none" w:sz="0" w:space="0" w:color="auto"/>
                <w:right w:val="none" w:sz="0" w:space="0" w:color="auto"/>
              </w:divBdr>
            </w:div>
            <w:div w:id="1973706828">
              <w:marLeft w:val="0"/>
              <w:marRight w:val="0"/>
              <w:marTop w:val="0"/>
              <w:marBottom w:val="0"/>
              <w:divBdr>
                <w:top w:val="none" w:sz="0" w:space="0" w:color="auto"/>
                <w:left w:val="none" w:sz="0" w:space="0" w:color="auto"/>
                <w:bottom w:val="none" w:sz="0" w:space="0" w:color="auto"/>
                <w:right w:val="none" w:sz="0" w:space="0" w:color="auto"/>
              </w:divBdr>
            </w:div>
            <w:div w:id="1973752669">
              <w:marLeft w:val="0"/>
              <w:marRight w:val="0"/>
              <w:marTop w:val="0"/>
              <w:marBottom w:val="0"/>
              <w:divBdr>
                <w:top w:val="none" w:sz="0" w:space="0" w:color="auto"/>
                <w:left w:val="none" w:sz="0" w:space="0" w:color="auto"/>
                <w:bottom w:val="none" w:sz="0" w:space="0" w:color="auto"/>
                <w:right w:val="none" w:sz="0" w:space="0" w:color="auto"/>
              </w:divBdr>
            </w:div>
            <w:div w:id="1973826256">
              <w:marLeft w:val="0"/>
              <w:marRight w:val="0"/>
              <w:marTop w:val="0"/>
              <w:marBottom w:val="0"/>
              <w:divBdr>
                <w:top w:val="none" w:sz="0" w:space="0" w:color="auto"/>
                <w:left w:val="none" w:sz="0" w:space="0" w:color="auto"/>
                <w:bottom w:val="none" w:sz="0" w:space="0" w:color="auto"/>
                <w:right w:val="none" w:sz="0" w:space="0" w:color="auto"/>
              </w:divBdr>
            </w:div>
            <w:div w:id="1973944436">
              <w:marLeft w:val="0"/>
              <w:marRight w:val="0"/>
              <w:marTop w:val="0"/>
              <w:marBottom w:val="0"/>
              <w:divBdr>
                <w:top w:val="none" w:sz="0" w:space="0" w:color="auto"/>
                <w:left w:val="none" w:sz="0" w:space="0" w:color="auto"/>
                <w:bottom w:val="none" w:sz="0" w:space="0" w:color="auto"/>
                <w:right w:val="none" w:sz="0" w:space="0" w:color="auto"/>
              </w:divBdr>
            </w:div>
            <w:div w:id="1974365210">
              <w:marLeft w:val="0"/>
              <w:marRight w:val="0"/>
              <w:marTop w:val="0"/>
              <w:marBottom w:val="0"/>
              <w:divBdr>
                <w:top w:val="none" w:sz="0" w:space="0" w:color="auto"/>
                <w:left w:val="none" w:sz="0" w:space="0" w:color="auto"/>
                <w:bottom w:val="none" w:sz="0" w:space="0" w:color="auto"/>
                <w:right w:val="none" w:sz="0" w:space="0" w:color="auto"/>
              </w:divBdr>
            </w:div>
            <w:div w:id="1975286867">
              <w:marLeft w:val="0"/>
              <w:marRight w:val="0"/>
              <w:marTop w:val="0"/>
              <w:marBottom w:val="0"/>
              <w:divBdr>
                <w:top w:val="none" w:sz="0" w:space="0" w:color="auto"/>
                <w:left w:val="none" w:sz="0" w:space="0" w:color="auto"/>
                <w:bottom w:val="none" w:sz="0" w:space="0" w:color="auto"/>
                <w:right w:val="none" w:sz="0" w:space="0" w:color="auto"/>
              </w:divBdr>
            </w:div>
            <w:div w:id="1976791680">
              <w:marLeft w:val="0"/>
              <w:marRight w:val="0"/>
              <w:marTop w:val="0"/>
              <w:marBottom w:val="0"/>
              <w:divBdr>
                <w:top w:val="none" w:sz="0" w:space="0" w:color="auto"/>
                <w:left w:val="none" w:sz="0" w:space="0" w:color="auto"/>
                <w:bottom w:val="none" w:sz="0" w:space="0" w:color="auto"/>
                <w:right w:val="none" w:sz="0" w:space="0" w:color="auto"/>
              </w:divBdr>
            </w:div>
            <w:div w:id="1979991275">
              <w:marLeft w:val="0"/>
              <w:marRight w:val="0"/>
              <w:marTop w:val="0"/>
              <w:marBottom w:val="0"/>
              <w:divBdr>
                <w:top w:val="none" w:sz="0" w:space="0" w:color="auto"/>
                <w:left w:val="none" w:sz="0" w:space="0" w:color="auto"/>
                <w:bottom w:val="none" w:sz="0" w:space="0" w:color="auto"/>
                <w:right w:val="none" w:sz="0" w:space="0" w:color="auto"/>
              </w:divBdr>
            </w:div>
            <w:div w:id="1982465654">
              <w:marLeft w:val="0"/>
              <w:marRight w:val="0"/>
              <w:marTop w:val="0"/>
              <w:marBottom w:val="0"/>
              <w:divBdr>
                <w:top w:val="none" w:sz="0" w:space="0" w:color="auto"/>
                <w:left w:val="none" w:sz="0" w:space="0" w:color="auto"/>
                <w:bottom w:val="none" w:sz="0" w:space="0" w:color="auto"/>
                <w:right w:val="none" w:sz="0" w:space="0" w:color="auto"/>
              </w:divBdr>
            </w:div>
            <w:div w:id="1983658385">
              <w:marLeft w:val="0"/>
              <w:marRight w:val="0"/>
              <w:marTop w:val="0"/>
              <w:marBottom w:val="0"/>
              <w:divBdr>
                <w:top w:val="none" w:sz="0" w:space="0" w:color="auto"/>
                <w:left w:val="none" w:sz="0" w:space="0" w:color="auto"/>
                <w:bottom w:val="none" w:sz="0" w:space="0" w:color="auto"/>
                <w:right w:val="none" w:sz="0" w:space="0" w:color="auto"/>
              </w:divBdr>
            </w:div>
            <w:div w:id="1984189559">
              <w:marLeft w:val="0"/>
              <w:marRight w:val="0"/>
              <w:marTop w:val="0"/>
              <w:marBottom w:val="0"/>
              <w:divBdr>
                <w:top w:val="none" w:sz="0" w:space="0" w:color="auto"/>
                <w:left w:val="none" w:sz="0" w:space="0" w:color="auto"/>
                <w:bottom w:val="none" w:sz="0" w:space="0" w:color="auto"/>
                <w:right w:val="none" w:sz="0" w:space="0" w:color="auto"/>
              </w:divBdr>
            </w:div>
            <w:div w:id="1984314898">
              <w:marLeft w:val="0"/>
              <w:marRight w:val="0"/>
              <w:marTop w:val="0"/>
              <w:marBottom w:val="0"/>
              <w:divBdr>
                <w:top w:val="none" w:sz="0" w:space="0" w:color="auto"/>
                <w:left w:val="none" w:sz="0" w:space="0" w:color="auto"/>
                <w:bottom w:val="none" w:sz="0" w:space="0" w:color="auto"/>
                <w:right w:val="none" w:sz="0" w:space="0" w:color="auto"/>
              </w:divBdr>
            </w:div>
            <w:div w:id="1984844533">
              <w:marLeft w:val="0"/>
              <w:marRight w:val="0"/>
              <w:marTop w:val="0"/>
              <w:marBottom w:val="0"/>
              <w:divBdr>
                <w:top w:val="none" w:sz="0" w:space="0" w:color="auto"/>
                <w:left w:val="none" w:sz="0" w:space="0" w:color="auto"/>
                <w:bottom w:val="none" w:sz="0" w:space="0" w:color="auto"/>
                <w:right w:val="none" w:sz="0" w:space="0" w:color="auto"/>
              </w:divBdr>
            </w:div>
            <w:div w:id="1986231598">
              <w:marLeft w:val="0"/>
              <w:marRight w:val="0"/>
              <w:marTop w:val="0"/>
              <w:marBottom w:val="0"/>
              <w:divBdr>
                <w:top w:val="none" w:sz="0" w:space="0" w:color="auto"/>
                <w:left w:val="none" w:sz="0" w:space="0" w:color="auto"/>
                <w:bottom w:val="none" w:sz="0" w:space="0" w:color="auto"/>
                <w:right w:val="none" w:sz="0" w:space="0" w:color="auto"/>
              </w:divBdr>
            </w:div>
            <w:div w:id="1986884488">
              <w:marLeft w:val="0"/>
              <w:marRight w:val="0"/>
              <w:marTop w:val="0"/>
              <w:marBottom w:val="0"/>
              <w:divBdr>
                <w:top w:val="none" w:sz="0" w:space="0" w:color="auto"/>
                <w:left w:val="none" w:sz="0" w:space="0" w:color="auto"/>
                <w:bottom w:val="none" w:sz="0" w:space="0" w:color="auto"/>
                <w:right w:val="none" w:sz="0" w:space="0" w:color="auto"/>
              </w:divBdr>
            </w:div>
            <w:div w:id="1987860461">
              <w:marLeft w:val="0"/>
              <w:marRight w:val="0"/>
              <w:marTop w:val="0"/>
              <w:marBottom w:val="0"/>
              <w:divBdr>
                <w:top w:val="none" w:sz="0" w:space="0" w:color="auto"/>
                <w:left w:val="none" w:sz="0" w:space="0" w:color="auto"/>
                <w:bottom w:val="none" w:sz="0" w:space="0" w:color="auto"/>
                <w:right w:val="none" w:sz="0" w:space="0" w:color="auto"/>
              </w:divBdr>
            </w:div>
            <w:div w:id="1987972064">
              <w:marLeft w:val="0"/>
              <w:marRight w:val="0"/>
              <w:marTop w:val="0"/>
              <w:marBottom w:val="0"/>
              <w:divBdr>
                <w:top w:val="none" w:sz="0" w:space="0" w:color="auto"/>
                <w:left w:val="none" w:sz="0" w:space="0" w:color="auto"/>
                <w:bottom w:val="none" w:sz="0" w:space="0" w:color="auto"/>
                <w:right w:val="none" w:sz="0" w:space="0" w:color="auto"/>
              </w:divBdr>
            </w:div>
            <w:div w:id="1988439630">
              <w:marLeft w:val="0"/>
              <w:marRight w:val="0"/>
              <w:marTop w:val="0"/>
              <w:marBottom w:val="0"/>
              <w:divBdr>
                <w:top w:val="none" w:sz="0" w:space="0" w:color="auto"/>
                <w:left w:val="none" w:sz="0" w:space="0" w:color="auto"/>
                <w:bottom w:val="none" w:sz="0" w:space="0" w:color="auto"/>
                <w:right w:val="none" w:sz="0" w:space="0" w:color="auto"/>
              </w:divBdr>
            </w:div>
            <w:div w:id="1988823921">
              <w:marLeft w:val="0"/>
              <w:marRight w:val="0"/>
              <w:marTop w:val="0"/>
              <w:marBottom w:val="0"/>
              <w:divBdr>
                <w:top w:val="none" w:sz="0" w:space="0" w:color="auto"/>
                <w:left w:val="none" w:sz="0" w:space="0" w:color="auto"/>
                <w:bottom w:val="none" w:sz="0" w:space="0" w:color="auto"/>
                <w:right w:val="none" w:sz="0" w:space="0" w:color="auto"/>
              </w:divBdr>
            </w:div>
            <w:div w:id="1990936564">
              <w:marLeft w:val="0"/>
              <w:marRight w:val="0"/>
              <w:marTop w:val="0"/>
              <w:marBottom w:val="0"/>
              <w:divBdr>
                <w:top w:val="none" w:sz="0" w:space="0" w:color="auto"/>
                <w:left w:val="none" w:sz="0" w:space="0" w:color="auto"/>
                <w:bottom w:val="none" w:sz="0" w:space="0" w:color="auto"/>
                <w:right w:val="none" w:sz="0" w:space="0" w:color="auto"/>
              </w:divBdr>
            </w:div>
            <w:div w:id="1992906066">
              <w:marLeft w:val="0"/>
              <w:marRight w:val="0"/>
              <w:marTop w:val="0"/>
              <w:marBottom w:val="0"/>
              <w:divBdr>
                <w:top w:val="none" w:sz="0" w:space="0" w:color="auto"/>
                <w:left w:val="none" w:sz="0" w:space="0" w:color="auto"/>
                <w:bottom w:val="none" w:sz="0" w:space="0" w:color="auto"/>
                <w:right w:val="none" w:sz="0" w:space="0" w:color="auto"/>
              </w:divBdr>
            </w:div>
            <w:div w:id="1993101439">
              <w:marLeft w:val="0"/>
              <w:marRight w:val="0"/>
              <w:marTop w:val="0"/>
              <w:marBottom w:val="0"/>
              <w:divBdr>
                <w:top w:val="none" w:sz="0" w:space="0" w:color="auto"/>
                <w:left w:val="none" w:sz="0" w:space="0" w:color="auto"/>
                <w:bottom w:val="none" w:sz="0" w:space="0" w:color="auto"/>
                <w:right w:val="none" w:sz="0" w:space="0" w:color="auto"/>
              </w:divBdr>
            </w:div>
            <w:div w:id="1993363951">
              <w:marLeft w:val="0"/>
              <w:marRight w:val="0"/>
              <w:marTop w:val="0"/>
              <w:marBottom w:val="0"/>
              <w:divBdr>
                <w:top w:val="none" w:sz="0" w:space="0" w:color="auto"/>
                <w:left w:val="none" w:sz="0" w:space="0" w:color="auto"/>
                <w:bottom w:val="none" w:sz="0" w:space="0" w:color="auto"/>
                <w:right w:val="none" w:sz="0" w:space="0" w:color="auto"/>
              </w:divBdr>
            </w:div>
            <w:div w:id="1993560573">
              <w:marLeft w:val="0"/>
              <w:marRight w:val="0"/>
              <w:marTop w:val="0"/>
              <w:marBottom w:val="0"/>
              <w:divBdr>
                <w:top w:val="none" w:sz="0" w:space="0" w:color="auto"/>
                <w:left w:val="none" w:sz="0" w:space="0" w:color="auto"/>
                <w:bottom w:val="none" w:sz="0" w:space="0" w:color="auto"/>
                <w:right w:val="none" w:sz="0" w:space="0" w:color="auto"/>
              </w:divBdr>
            </w:div>
            <w:div w:id="1994142713">
              <w:marLeft w:val="0"/>
              <w:marRight w:val="0"/>
              <w:marTop w:val="0"/>
              <w:marBottom w:val="0"/>
              <w:divBdr>
                <w:top w:val="none" w:sz="0" w:space="0" w:color="auto"/>
                <w:left w:val="none" w:sz="0" w:space="0" w:color="auto"/>
                <w:bottom w:val="none" w:sz="0" w:space="0" w:color="auto"/>
                <w:right w:val="none" w:sz="0" w:space="0" w:color="auto"/>
              </w:divBdr>
            </w:div>
            <w:div w:id="1994291174">
              <w:marLeft w:val="0"/>
              <w:marRight w:val="0"/>
              <w:marTop w:val="0"/>
              <w:marBottom w:val="0"/>
              <w:divBdr>
                <w:top w:val="none" w:sz="0" w:space="0" w:color="auto"/>
                <w:left w:val="none" w:sz="0" w:space="0" w:color="auto"/>
                <w:bottom w:val="none" w:sz="0" w:space="0" w:color="auto"/>
                <w:right w:val="none" w:sz="0" w:space="0" w:color="auto"/>
              </w:divBdr>
            </w:div>
            <w:div w:id="1994678380">
              <w:marLeft w:val="0"/>
              <w:marRight w:val="0"/>
              <w:marTop w:val="0"/>
              <w:marBottom w:val="0"/>
              <w:divBdr>
                <w:top w:val="none" w:sz="0" w:space="0" w:color="auto"/>
                <w:left w:val="none" w:sz="0" w:space="0" w:color="auto"/>
                <w:bottom w:val="none" w:sz="0" w:space="0" w:color="auto"/>
                <w:right w:val="none" w:sz="0" w:space="0" w:color="auto"/>
              </w:divBdr>
            </w:div>
            <w:div w:id="1996184383">
              <w:marLeft w:val="0"/>
              <w:marRight w:val="0"/>
              <w:marTop w:val="0"/>
              <w:marBottom w:val="0"/>
              <w:divBdr>
                <w:top w:val="none" w:sz="0" w:space="0" w:color="auto"/>
                <w:left w:val="none" w:sz="0" w:space="0" w:color="auto"/>
                <w:bottom w:val="none" w:sz="0" w:space="0" w:color="auto"/>
                <w:right w:val="none" w:sz="0" w:space="0" w:color="auto"/>
              </w:divBdr>
              <w:divsChild>
                <w:div w:id="12151284">
                  <w:marLeft w:val="0"/>
                  <w:marRight w:val="0"/>
                  <w:marTop w:val="0"/>
                  <w:marBottom w:val="0"/>
                  <w:divBdr>
                    <w:top w:val="none" w:sz="0" w:space="0" w:color="auto"/>
                    <w:left w:val="none" w:sz="0" w:space="0" w:color="auto"/>
                    <w:bottom w:val="none" w:sz="0" w:space="0" w:color="auto"/>
                    <w:right w:val="none" w:sz="0" w:space="0" w:color="auto"/>
                  </w:divBdr>
                </w:div>
                <w:div w:id="1594977467">
                  <w:marLeft w:val="0"/>
                  <w:marRight w:val="0"/>
                  <w:marTop w:val="0"/>
                  <w:marBottom w:val="0"/>
                  <w:divBdr>
                    <w:top w:val="none" w:sz="0" w:space="0" w:color="auto"/>
                    <w:left w:val="none" w:sz="0" w:space="0" w:color="auto"/>
                    <w:bottom w:val="none" w:sz="0" w:space="0" w:color="auto"/>
                    <w:right w:val="none" w:sz="0" w:space="0" w:color="auto"/>
                  </w:divBdr>
                </w:div>
                <w:div w:id="1705519637">
                  <w:marLeft w:val="0"/>
                  <w:marRight w:val="0"/>
                  <w:marTop w:val="0"/>
                  <w:marBottom w:val="0"/>
                  <w:divBdr>
                    <w:top w:val="none" w:sz="0" w:space="0" w:color="auto"/>
                    <w:left w:val="none" w:sz="0" w:space="0" w:color="auto"/>
                    <w:bottom w:val="none" w:sz="0" w:space="0" w:color="auto"/>
                    <w:right w:val="none" w:sz="0" w:space="0" w:color="auto"/>
                  </w:divBdr>
                </w:div>
                <w:div w:id="1826973733">
                  <w:marLeft w:val="0"/>
                  <w:marRight w:val="0"/>
                  <w:marTop w:val="0"/>
                  <w:marBottom w:val="0"/>
                  <w:divBdr>
                    <w:top w:val="none" w:sz="0" w:space="0" w:color="auto"/>
                    <w:left w:val="none" w:sz="0" w:space="0" w:color="auto"/>
                    <w:bottom w:val="none" w:sz="0" w:space="0" w:color="auto"/>
                    <w:right w:val="none" w:sz="0" w:space="0" w:color="auto"/>
                  </w:divBdr>
                </w:div>
              </w:divsChild>
            </w:div>
            <w:div w:id="1996572248">
              <w:marLeft w:val="0"/>
              <w:marRight w:val="0"/>
              <w:marTop w:val="0"/>
              <w:marBottom w:val="0"/>
              <w:divBdr>
                <w:top w:val="none" w:sz="0" w:space="0" w:color="auto"/>
                <w:left w:val="none" w:sz="0" w:space="0" w:color="auto"/>
                <w:bottom w:val="none" w:sz="0" w:space="0" w:color="auto"/>
                <w:right w:val="none" w:sz="0" w:space="0" w:color="auto"/>
              </w:divBdr>
            </w:div>
            <w:div w:id="1997103006">
              <w:marLeft w:val="0"/>
              <w:marRight w:val="0"/>
              <w:marTop w:val="0"/>
              <w:marBottom w:val="0"/>
              <w:divBdr>
                <w:top w:val="none" w:sz="0" w:space="0" w:color="auto"/>
                <w:left w:val="none" w:sz="0" w:space="0" w:color="auto"/>
                <w:bottom w:val="none" w:sz="0" w:space="0" w:color="auto"/>
                <w:right w:val="none" w:sz="0" w:space="0" w:color="auto"/>
              </w:divBdr>
            </w:div>
            <w:div w:id="1997494893">
              <w:marLeft w:val="0"/>
              <w:marRight w:val="0"/>
              <w:marTop w:val="0"/>
              <w:marBottom w:val="0"/>
              <w:divBdr>
                <w:top w:val="none" w:sz="0" w:space="0" w:color="auto"/>
                <w:left w:val="none" w:sz="0" w:space="0" w:color="auto"/>
                <w:bottom w:val="none" w:sz="0" w:space="0" w:color="auto"/>
                <w:right w:val="none" w:sz="0" w:space="0" w:color="auto"/>
              </w:divBdr>
            </w:div>
            <w:div w:id="1998344421">
              <w:marLeft w:val="0"/>
              <w:marRight w:val="0"/>
              <w:marTop w:val="0"/>
              <w:marBottom w:val="0"/>
              <w:divBdr>
                <w:top w:val="none" w:sz="0" w:space="0" w:color="auto"/>
                <w:left w:val="none" w:sz="0" w:space="0" w:color="auto"/>
                <w:bottom w:val="none" w:sz="0" w:space="0" w:color="auto"/>
                <w:right w:val="none" w:sz="0" w:space="0" w:color="auto"/>
              </w:divBdr>
            </w:div>
            <w:div w:id="1999110403">
              <w:marLeft w:val="0"/>
              <w:marRight w:val="0"/>
              <w:marTop w:val="0"/>
              <w:marBottom w:val="0"/>
              <w:divBdr>
                <w:top w:val="none" w:sz="0" w:space="0" w:color="auto"/>
                <w:left w:val="none" w:sz="0" w:space="0" w:color="auto"/>
                <w:bottom w:val="none" w:sz="0" w:space="0" w:color="auto"/>
                <w:right w:val="none" w:sz="0" w:space="0" w:color="auto"/>
              </w:divBdr>
            </w:div>
            <w:div w:id="1999527746">
              <w:marLeft w:val="0"/>
              <w:marRight w:val="0"/>
              <w:marTop w:val="0"/>
              <w:marBottom w:val="0"/>
              <w:divBdr>
                <w:top w:val="none" w:sz="0" w:space="0" w:color="auto"/>
                <w:left w:val="none" w:sz="0" w:space="0" w:color="auto"/>
                <w:bottom w:val="none" w:sz="0" w:space="0" w:color="auto"/>
                <w:right w:val="none" w:sz="0" w:space="0" w:color="auto"/>
              </w:divBdr>
            </w:div>
            <w:div w:id="1999918781">
              <w:marLeft w:val="0"/>
              <w:marRight w:val="0"/>
              <w:marTop w:val="0"/>
              <w:marBottom w:val="0"/>
              <w:divBdr>
                <w:top w:val="none" w:sz="0" w:space="0" w:color="auto"/>
                <w:left w:val="none" w:sz="0" w:space="0" w:color="auto"/>
                <w:bottom w:val="none" w:sz="0" w:space="0" w:color="auto"/>
                <w:right w:val="none" w:sz="0" w:space="0" w:color="auto"/>
              </w:divBdr>
            </w:div>
            <w:div w:id="2000500848">
              <w:marLeft w:val="0"/>
              <w:marRight w:val="0"/>
              <w:marTop w:val="0"/>
              <w:marBottom w:val="0"/>
              <w:divBdr>
                <w:top w:val="none" w:sz="0" w:space="0" w:color="auto"/>
                <w:left w:val="none" w:sz="0" w:space="0" w:color="auto"/>
                <w:bottom w:val="none" w:sz="0" w:space="0" w:color="auto"/>
                <w:right w:val="none" w:sz="0" w:space="0" w:color="auto"/>
              </w:divBdr>
            </w:div>
            <w:div w:id="2000573204">
              <w:marLeft w:val="0"/>
              <w:marRight w:val="0"/>
              <w:marTop w:val="0"/>
              <w:marBottom w:val="0"/>
              <w:divBdr>
                <w:top w:val="none" w:sz="0" w:space="0" w:color="auto"/>
                <w:left w:val="none" w:sz="0" w:space="0" w:color="auto"/>
                <w:bottom w:val="none" w:sz="0" w:space="0" w:color="auto"/>
                <w:right w:val="none" w:sz="0" w:space="0" w:color="auto"/>
              </w:divBdr>
            </w:div>
            <w:div w:id="2000771031">
              <w:marLeft w:val="0"/>
              <w:marRight w:val="0"/>
              <w:marTop w:val="0"/>
              <w:marBottom w:val="0"/>
              <w:divBdr>
                <w:top w:val="none" w:sz="0" w:space="0" w:color="auto"/>
                <w:left w:val="none" w:sz="0" w:space="0" w:color="auto"/>
                <w:bottom w:val="none" w:sz="0" w:space="0" w:color="auto"/>
                <w:right w:val="none" w:sz="0" w:space="0" w:color="auto"/>
              </w:divBdr>
              <w:divsChild>
                <w:div w:id="532113982">
                  <w:marLeft w:val="0"/>
                  <w:marRight w:val="0"/>
                  <w:marTop w:val="0"/>
                  <w:marBottom w:val="0"/>
                  <w:divBdr>
                    <w:top w:val="none" w:sz="0" w:space="0" w:color="auto"/>
                    <w:left w:val="none" w:sz="0" w:space="0" w:color="auto"/>
                    <w:bottom w:val="none" w:sz="0" w:space="0" w:color="auto"/>
                    <w:right w:val="none" w:sz="0" w:space="0" w:color="auto"/>
                  </w:divBdr>
                </w:div>
                <w:div w:id="557857832">
                  <w:marLeft w:val="0"/>
                  <w:marRight w:val="0"/>
                  <w:marTop w:val="0"/>
                  <w:marBottom w:val="0"/>
                  <w:divBdr>
                    <w:top w:val="none" w:sz="0" w:space="0" w:color="auto"/>
                    <w:left w:val="none" w:sz="0" w:space="0" w:color="auto"/>
                    <w:bottom w:val="none" w:sz="0" w:space="0" w:color="auto"/>
                    <w:right w:val="none" w:sz="0" w:space="0" w:color="auto"/>
                  </w:divBdr>
                </w:div>
                <w:div w:id="901870714">
                  <w:marLeft w:val="0"/>
                  <w:marRight w:val="0"/>
                  <w:marTop w:val="0"/>
                  <w:marBottom w:val="0"/>
                  <w:divBdr>
                    <w:top w:val="none" w:sz="0" w:space="0" w:color="auto"/>
                    <w:left w:val="none" w:sz="0" w:space="0" w:color="auto"/>
                    <w:bottom w:val="none" w:sz="0" w:space="0" w:color="auto"/>
                    <w:right w:val="none" w:sz="0" w:space="0" w:color="auto"/>
                  </w:divBdr>
                </w:div>
                <w:div w:id="1243838220">
                  <w:marLeft w:val="0"/>
                  <w:marRight w:val="0"/>
                  <w:marTop w:val="0"/>
                  <w:marBottom w:val="0"/>
                  <w:divBdr>
                    <w:top w:val="none" w:sz="0" w:space="0" w:color="auto"/>
                    <w:left w:val="none" w:sz="0" w:space="0" w:color="auto"/>
                    <w:bottom w:val="none" w:sz="0" w:space="0" w:color="auto"/>
                    <w:right w:val="none" w:sz="0" w:space="0" w:color="auto"/>
                  </w:divBdr>
                </w:div>
                <w:div w:id="1293442206">
                  <w:marLeft w:val="0"/>
                  <w:marRight w:val="0"/>
                  <w:marTop w:val="0"/>
                  <w:marBottom w:val="0"/>
                  <w:divBdr>
                    <w:top w:val="none" w:sz="0" w:space="0" w:color="auto"/>
                    <w:left w:val="none" w:sz="0" w:space="0" w:color="auto"/>
                    <w:bottom w:val="none" w:sz="0" w:space="0" w:color="auto"/>
                    <w:right w:val="none" w:sz="0" w:space="0" w:color="auto"/>
                  </w:divBdr>
                </w:div>
                <w:div w:id="1333490591">
                  <w:marLeft w:val="0"/>
                  <w:marRight w:val="0"/>
                  <w:marTop w:val="0"/>
                  <w:marBottom w:val="0"/>
                  <w:divBdr>
                    <w:top w:val="none" w:sz="0" w:space="0" w:color="auto"/>
                    <w:left w:val="none" w:sz="0" w:space="0" w:color="auto"/>
                    <w:bottom w:val="none" w:sz="0" w:space="0" w:color="auto"/>
                    <w:right w:val="none" w:sz="0" w:space="0" w:color="auto"/>
                  </w:divBdr>
                </w:div>
                <w:div w:id="1803648114">
                  <w:marLeft w:val="0"/>
                  <w:marRight w:val="0"/>
                  <w:marTop w:val="0"/>
                  <w:marBottom w:val="0"/>
                  <w:divBdr>
                    <w:top w:val="none" w:sz="0" w:space="0" w:color="auto"/>
                    <w:left w:val="none" w:sz="0" w:space="0" w:color="auto"/>
                    <w:bottom w:val="none" w:sz="0" w:space="0" w:color="auto"/>
                    <w:right w:val="none" w:sz="0" w:space="0" w:color="auto"/>
                  </w:divBdr>
                </w:div>
                <w:div w:id="1804227112">
                  <w:marLeft w:val="0"/>
                  <w:marRight w:val="0"/>
                  <w:marTop w:val="0"/>
                  <w:marBottom w:val="0"/>
                  <w:divBdr>
                    <w:top w:val="none" w:sz="0" w:space="0" w:color="auto"/>
                    <w:left w:val="none" w:sz="0" w:space="0" w:color="auto"/>
                    <w:bottom w:val="none" w:sz="0" w:space="0" w:color="auto"/>
                    <w:right w:val="none" w:sz="0" w:space="0" w:color="auto"/>
                  </w:divBdr>
                </w:div>
              </w:divsChild>
            </w:div>
            <w:div w:id="2001080492">
              <w:marLeft w:val="0"/>
              <w:marRight w:val="0"/>
              <w:marTop w:val="0"/>
              <w:marBottom w:val="0"/>
              <w:divBdr>
                <w:top w:val="none" w:sz="0" w:space="0" w:color="auto"/>
                <w:left w:val="none" w:sz="0" w:space="0" w:color="auto"/>
                <w:bottom w:val="none" w:sz="0" w:space="0" w:color="auto"/>
                <w:right w:val="none" w:sz="0" w:space="0" w:color="auto"/>
              </w:divBdr>
            </w:div>
            <w:div w:id="2001687693">
              <w:marLeft w:val="0"/>
              <w:marRight w:val="0"/>
              <w:marTop w:val="0"/>
              <w:marBottom w:val="0"/>
              <w:divBdr>
                <w:top w:val="none" w:sz="0" w:space="0" w:color="auto"/>
                <w:left w:val="none" w:sz="0" w:space="0" w:color="auto"/>
                <w:bottom w:val="none" w:sz="0" w:space="0" w:color="auto"/>
                <w:right w:val="none" w:sz="0" w:space="0" w:color="auto"/>
              </w:divBdr>
            </w:div>
            <w:div w:id="2001888821">
              <w:marLeft w:val="0"/>
              <w:marRight w:val="0"/>
              <w:marTop w:val="0"/>
              <w:marBottom w:val="0"/>
              <w:divBdr>
                <w:top w:val="none" w:sz="0" w:space="0" w:color="auto"/>
                <w:left w:val="none" w:sz="0" w:space="0" w:color="auto"/>
                <w:bottom w:val="none" w:sz="0" w:space="0" w:color="auto"/>
                <w:right w:val="none" w:sz="0" w:space="0" w:color="auto"/>
              </w:divBdr>
            </w:div>
            <w:div w:id="2004117092">
              <w:marLeft w:val="0"/>
              <w:marRight w:val="0"/>
              <w:marTop w:val="0"/>
              <w:marBottom w:val="0"/>
              <w:divBdr>
                <w:top w:val="none" w:sz="0" w:space="0" w:color="auto"/>
                <w:left w:val="none" w:sz="0" w:space="0" w:color="auto"/>
                <w:bottom w:val="none" w:sz="0" w:space="0" w:color="auto"/>
                <w:right w:val="none" w:sz="0" w:space="0" w:color="auto"/>
              </w:divBdr>
            </w:div>
            <w:div w:id="2004627835">
              <w:marLeft w:val="0"/>
              <w:marRight w:val="0"/>
              <w:marTop w:val="0"/>
              <w:marBottom w:val="0"/>
              <w:divBdr>
                <w:top w:val="none" w:sz="0" w:space="0" w:color="auto"/>
                <w:left w:val="none" w:sz="0" w:space="0" w:color="auto"/>
                <w:bottom w:val="none" w:sz="0" w:space="0" w:color="auto"/>
                <w:right w:val="none" w:sz="0" w:space="0" w:color="auto"/>
              </w:divBdr>
            </w:div>
            <w:div w:id="2004821558">
              <w:marLeft w:val="0"/>
              <w:marRight w:val="0"/>
              <w:marTop w:val="0"/>
              <w:marBottom w:val="0"/>
              <w:divBdr>
                <w:top w:val="none" w:sz="0" w:space="0" w:color="auto"/>
                <w:left w:val="none" w:sz="0" w:space="0" w:color="auto"/>
                <w:bottom w:val="none" w:sz="0" w:space="0" w:color="auto"/>
                <w:right w:val="none" w:sz="0" w:space="0" w:color="auto"/>
              </w:divBdr>
            </w:div>
            <w:div w:id="2004964690">
              <w:marLeft w:val="0"/>
              <w:marRight w:val="0"/>
              <w:marTop w:val="0"/>
              <w:marBottom w:val="0"/>
              <w:divBdr>
                <w:top w:val="none" w:sz="0" w:space="0" w:color="auto"/>
                <w:left w:val="none" w:sz="0" w:space="0" w:color="auto"/>
                <w:bottom w:val="none" w:sz="0" w:space="0" w:color="auto"/>
                <w:right w:val="none" w:sz="0" w:space="0" w:color="auto"/>
              </w:divBdr>
            </w:div>
            <w:div w:id="2005039744">
              <w:marLeft w:val="0"/>
              <w:marRight w:val="0"/>
              <w:marTop w:val="0"/>
              <w:marBottom w:val="0"/>
              <w:divBdr>
                <w:top w:val="none" w:sz="0" w:space="0" w:color="auto"/>
                <w:left w:val="none" w:sz="0" w:space="0" w:color="auto"/>
                <w:bottom w:val="none" w:sz="0" w:space="0" w:color="auto"/>
                <w:right w:val="none" w:sz="0" w:space="0" w:color="auto"/>
              </w:divBdr>
            </w:div>
            <w:div w:id="2005426463">
              <w:marLeft w:val="0"/>
              <w:marRight w:val="0"/>
              <w:marTop w:val="0"/>
              <w:marBottom w:val="0"/>
              <w:divBdr>
                <w:top w:val="none" w:sz="0" w:space="0" w:color="auto"/>
                <w:left w:val="none" w:sz="0" w:space="0" w:color="auto"/>
                <w:bottom w:val="none" w:sz="0" w:space="0" w:color="auto"/>
                <w:right w:val="none" w:sz="0" w:space="0" w:color="auto"/>
              </w:divBdr>
            </w:div>
            <w:div w:id="2006273869">
              <w:marLeft w:val="0"/>
              <w:marRight w:val="0"/>
              <w:marTop w:val="0"/>
              <w:marBottom w:val="0"/>
              <w:divBdr>
                <w:top w:val="none" w:sz="0" w:space="0" w:color="auto"/>
                <w:left w:val="none" w:sz="0" w:space="0" w:color="auto"/>
                <w:bottom w:val="none" w:sz="0" w:space="0" w:color="auto"/>
                <w:right w:val="none" w:sz="0" w:space="0" w:color="auto"/>
              </w:divBdr>
            </w:div>
            <w:div w:id="2006975315">
              <w:marLeft w:val="0"/>
              <w:marRight w:val="0"/>
              <w:marTop w:val="0"/>
              <w:marBottom w:val="0"/>
              <w:divBdr>
                <w:top w:val="none" w:sz="0" w:space="0" w:color="auto"/>
                <w:left w:val="none" w:sz="0" w:space="0" w:color="auto"/>
                <w:bottom w:val="none" w:sz="0" w:space="0" w:color="auto"/>
                <w:right w:val="none" w:sz="0" w:space="0" w:color="auto"/>
              </w:divBdr>
            </w:div>
            <w:div w:id="2008242370">
              <w:marLeft w:val="0"/>
              <w:marRight w:val="0"/>
              <w:marTop w:val="0"/>
              <w:marBottom w:val="0"/>
              <w:divBdr>
                <w:top w:val="none" w:sz="0" w:space="0" w:color="auto"/>
                <w:left w:val="none" w:sz="0" w:space="0" w:color="auto"/>
                <w:bottom w:val="none" w:sz="0" w:space="0" w:color="auto"/>
                <w:right w:val="none" w:sz="0" w:space="0" w:color="auto"/>
              </w:divBdr>
            </w:div>
            <w:div w:id="2009752538">
              <w:marLeft w:val="0"/>
              <w:marRight w:val="0"/>
              <w:marTop w:val="0"/>
              <w:marBottom w:val="0"/>
              <w:divBdr>
                <w:top w:val="none" w:sz="0" w:space="0" w:color="auto"/>
                <w:left w:val="none" w:sz="0" w:space="0" w:color="auto"/>
                <w:bottom w:val="none" w:sz="0" w:space="0" w:color="auto"/>
                <w:right w:val="none" w:sz="0" w:space="0" w:color="auto"/>
              </w:divBdr>
            </w:div>
            <w:div w:id="2010786335">
              <w:marLeft w:val="0"/>
              <w:marRight w:val="0"/>
              <w:marTop w:val="0"/>
              <w:marBottom w:val="0"/>
              <w:divBdr>
                <w:top w:val="none" w:sz="0" w:space="0" w:color="auto"/>
                <w:left w:val="none" w:sz="0" w:space="0" w:color="auto"/>
                <w:bottom w:val="none" w:sz="0" w:space="0" w:color="auto"/>
                <w:right w:val="none" w:sz="0" w:space="0" w:color="auto"/>
              </w:divBdr>
            </w:div>
            <w:div w:id="2010867767">
              <w:marLeft w:val="0"/>
              <w:marRight w:val="0"/>
              <w:marTop w:val="0"/>
              <w:marBottom w:val="0"/>
              <w:divBdr>
                <w:top w:val="none" w:sz="0" w:space="0" w:color="auto"/>
                <w:left w:val="none" w:sz="0" w:space="0" w:color="auto"/>
                <w:bottom w:val="none" w:sz="0" w:space="0" w:color="auto"/>
                <w:right w:val="none" w:sz="0" w:space="0" w:color="auto"/>
              </w:divBdr>
            </w:div>
            <w:div w:id="2011908539">
              <w:marLeft w:val="0"/>
              <w:marRight w:val="0"/>
              <w:marTop w:val="0"/>
              <w:marBottom w:val="0"/>
              <w:divBdr>
                <w:top w:val="none" w:sz="0" w:space="0" w:color="auto"/>
                <w:left w:val="none" w:sz="0" w:space="0" w:color="auto"/>
                <w:bottom w:val="none" w:sz="0" w:space="0" w:color="auto"/>
                <w:right w:val="none" w:sz="0" w:space="0" w:color="auto"/>
              </w:divBdr>
            </w:div>
            <w:div w:id="2013146190">
              <w:marLeft w:val="0"/>
              <w:marRight w:val="0"/>
              <w:marTop w:val="0"/>
              <w:marBottom w:val="0"/>
              <w:divBdr>
                <w:top w:val="none" w:sz="0" w:space="0" w:color="auto"/>
                <w:left w:val="none" w:sz="0" w:space="0" w:color="auto"/>
                <w:bottom w:val="none" w:sz="0" w:space="0" w:color="auto"/>
                <w:right w:val="none" w:sz="0" w:space="0" w:color="auto"/>
              </w:divBdr>
            </w:div>
            <w:div w:id="2013485876">
              <w:marLeft w:val="0"/>
              <w:marRight w:val="0"/>
              <w:marTop w:val="0"/>
              <w:marBottom w:val="0"/>
              <w:divBdr>
                <w:top w:val="none" w:sz="0" w:space="0" w:color="auto"/>
                <w:left w:val="none" w:sz="0" w:space="0" w:color="auto"/>
                <w:bottom w:val="none" w:sz="0" w:space="0" w:color="auto"/>
                <w:right w:val="none" w:sz="0" w:space="0" w:color="auto"/>
              </w:divBdr>
            </w:div>
            <w:div w:id="2013871275">
              <w:marLeft w:val="0"/>
              <w:marRight w:val="0"/>
              <w:marTop w:val="0"/>
              <w:marBottom w:val="0"/>
              <w:divBdr>
                <w:top w:val="none" w:sz="0" w:space="0" w:color="auto"/>
                <w:left w:val="none" w:sz="0" w:space="0" w:color="auto"/>
                <w:bottom w:val="none" w:sz="0" w:space="0" w:color="auto"/>
                <w:right w:val="none" w:sz="0" w:space="0" w:color="auto"/>
              </w:divBdr>
            </w:div>
            <w:div w:id="2014063467">
              <w:marLeft w:val="0"/>
              <w:marRight w:val="0"/>
              <w:marTop w:val="0"/>
              <w:marBottom w:val="0"/>
              <w:divBdr>
                <w:top w:val="none" w:sz="0" w:space="0" w:color="auto"/>
                <w:left w:val="none" w:sz="0" w:space="0" w:color="auto"/>
                <w:bottom w:val="none" w:sz="0" w:space="0" w:color="auto"/>
                <w:right w:val="none" w:sz="0" w:space="0" w:color="auto"/>
              </w:divBdr>
            </w:div>
            <w:div w:id="2015917185">
              <w:marLeft w:val="0"/>
              <w:marRight w:val="0"/>
              <w:marTop w:val="0"/>
              <w:marBottom w:val="0"/>
              <w:divBdr>
                <w:top w:val="none" w:sz="0" w:space="0" w:color="auto"/>
                <w:left w:val="none" w:sz="0" w:space="0" w:color="auto"/>
                <w:bottom w:val="none" w:sz="0" w:space="0" w:color="auto"/>
                <w:right w:val="none" w:sz="0" w:space="0" w:color="auto"/>
              </w:divBdr>
            </w:div>
            <w:div w:id="2016347671">
              <w:marLeft w:val="0"/>
              <w:marRight w:val="0"/>
              <w:marTop w:val="0"/>
              <w:marBottom w:val="0"/>
              <w:divBdr>
                <w:top w:val="none" w:sz="0" w:space="0" w:color="auto"/>
                <w:left w:val="none" w:sz="0" w:space="0" w:color="auto"/>
                <w:bottom w:val="none" w:sz="0" w:space="0" w:color="auto"/>
                <w:right w:val="none" w:sz="0" w:space="0" w:color="auto"/>
              </w:divBdr>
            </w:div>
            <w:div w:id="2016613902">
              <w:marLeft w:val="0"/>
              <w:marRight w:val="0"/>
              <w:marTop w:val="0"/>
              <w:marBottom w:val="0"/>
              <w:divBdr>
                <w:top w:val="none" w:sz="0" w:space="0" w:color="auto"/>
                <w:left w:val="none" w:sz="0" w:space="0" w:color="auto"/>
                <w:bottom w:val="none" w:sz="0" w:space="0" w:color="auto"/>
                <w:right w:val="none" w:sz="0" w:space="0" w:color="auto"/>
              </w:divBdr>
            </w:div>
            <w:div w:id="2016616686">
              <w:marLeft w:val="0"/>
              <w:marRight w:val="0"/>
              <w:marTop w:val="0"/>
              <w:marBottom w:val="0"/>
              <w:divBdr>
                <w:top w:val="none" w:sz="0" w:space="0" w:color="auto"/>
                <w:left w:val="none" w:sz="0" w:space="0" w:color="auto"/>
                <w:bottom w:val="none" w:sz="0" w:space="0" w:color="auto"/>
                <w:right w:val="none" w:sz="0" w:space="0" w:color="auto"/>
              </w:divBdr>
            </w:div>
            <w:div w:id="2016762385">
              <w:marLeft w:val="0"/>
              <w:marRight w:val="0"/>
              <w:marTop w:val="0"/>
              <w:marBottom w:val="0"/>
              <w:divBdr>
                <w:top w:val="none" w:sz="0" w:space="0" w:color="auto"/>
                <w:left w:val="none" w:sz="0" w:space="0" w:color="auto"/>
                <w:bottom w:val="none" w:sz="0" w:space="0" w:color="auto"/>
                <w:right w:val="none" w:sz="0" w:space="0" w:color="auto"/>
              </w:divBdr>
            </w:div>
            <w:div w:id="2017689369">
              <w:marLeft w:val="0"/>
              <w:marRight w:val="0"/>
              <w:marTop w:val="0"/>
              <w:marBottom w:val="0"/>
              <w:divBdr>
                <w:top w:val="none" w:sz="0" w:space="0" w:color="auto"/>
                <w:left w:val="none" w:sz="0" w:space="0" w:color="auto"/>
                <w:bottom w:val="none" w:sz="0" w:space="0" w:color="auto"/>
                <w:right w:val="none" w:sz="0" w:space="0" w:color="auto"/>
              </w:divBdr>
            </w:div>
            <w:div w:id="2018461463">
              <w:marLeft w:val="0"/>
              <w:marRight w:val="0"/>
              <w:marTop w:val="0"/>
              <w:marBottom w:val="0"/>
              <w:divBdr>
                <w:top w:val="none" w:sz="0" w:space="0" w:color="auto"/>
                <w:left w:val="none" w:sz="0" w:space="0" w:color="auto"/>
                <w:bottom w:val="none" w:sz="0" w:space="0" w:color="auto"/>
                <w:right w:val="none" w:sz="0" w:space="0" w:color="auto"/>
              </w:divBdr>
            </w:div>
            <w:div w:id="2018774828">
              <w:marLeft w:val="0"/>
              <w:marRight w:val="0"/>
              <w:marTop w:val="0"/>
              <w:marBottom w:val="0"/>
              <w:divBdr>
                <w:top w:val="none" w:sz="0" w:space="0" w:color="auto"/>
                <w:left w:val="none" w:sz="0" w:space="0" w:color="auto"/>
                <w:bottom w:val="none" w:sz="0" w:space="0" w:color="auto"/>
                <w:right w:val="none" w:sz="0" w:space="0" w:color="auto"/>
              </w:divBdr>
            </w:div>
            <w:div w:id="2019313229">
              <w:marLeft w:val="0"/>
              <w:marRight w:val="0"/>
              <w:marTop w:val="0"/>
              <w:marBottom w:val="0"/>
              <w:divBdr>
                <w:top w:val="none" w:sz="0" w:space="0" w:color="auto"/>
                <w:left w:val="none" w:sz="0" w:space="0" w:color="auto"/>
                <w:bottom w:val="none" w:sz="0" w:space="0" w:color="auto"/>
                <w:right w:val="none" w:sz="0" w:space="0" w:color="auto"/>
              </w:divBdr>
            </w:div>
            <w:div w:id="2019388253">
              <w:marLeft w:val="0"/>
              <w:marRight w:val="0"/>
              <w:marTop w:val="0"/>
              <w:marBottom w:val="0"/>
              <w:divBdr>
                <w:top w:val="none" w:sz="0" w:space="0" w:color="auto"/>
                <w:left w:val="none" w:sz="0" w:space="0" w:color="auto"/>
                <w:bottom w:val="none" w:sz="0" w:space="0" w:color="auto"/>
                <w:right w:val="none" w:sz="0" w:space="0" w:color="auto"/>
              </w:divBdr>
            </w:div>
            <w:div w:id="2020157949">
              <w:marLeft w:val="0"/>
              <w:marRight w:val="0"/>
              <w:marTop w:val="0"/>
              <w:marBottom w:val="0"/>
              <w:divBdr>
                <w:top w:val="none" w:sz="0" w:space="0" w:color="auto"/>
                <w:left w:val="none" w:sz="0" w:space="0" w:color="auto"/>
                <w:bottom w:val="none" w:sz="0" w:space="0" w:color="auto"/>
                <w:right w:val="none" w:sz="0" w:space="0" w:color="auto"/>
              </w:divBdr>
            </w:div>
            <w:div w:id="2022395174">
              <w:marLeft w:val="0"/>
              <w:marRight w:val="0"/>
              <w:marTop w:val="0"/>
              <w:marBottom w:val="0"/>
              <w:divBdr>
                <w:top w:val="none" w:sz="0" w:space="0" w:color="auto"/>
                <w:left w:val="none" w:sz="0" w:space="0" w:color="auto"/>
                <w:bottom w:val="none" w:sz="0" w:space="0" w:color="auto"/>
                <w:right w:val="none" w:sz="0" w:space="0" w:color="auto"/>
              </w:divBdr>
            </w:div>
            <w:div w:id="2022925491">
              <w:marLeft w:val="0"/>
              <w:marRight w:val="0"/>
              <w:marTop w:val="0"/>
              <w:marBottom w:val="0"/>
              <w:divBdr>
                <w:top w:val="none" w:sz="0" w:space="0" w:color="auto"/>
                <w:left w:val="none" w:sz="0" w:space="0" w:color="auto"/>
                <w:bottom w:val="none" w:sz="0" w:space="0" w:color="auto"/>
                <w:right w:val="none" w:sz="0" w:space="0" w:color="auto"/>
              </w:divBdr>
            </w:div>
            <w:div w:id="2025159483">
              <w:marLeft w:val="0"/>
              <w:marRight w:val="0"/>
              <w:marTop w:val="0"/>
              <w:marBottom w:val="0"/>
              <w:divBdr>
                <w:top w:val="none" w:sz="0" w:space="0" w:color="auto"/>
                <w:left w:val="none" w:sz="0" w:space="0" w:color="auto"/>
                <w:bottom w:val="none" w:sz="0" w:space="0" w:color="auto"/>
                <w:right w:val="none" w:sz="0" w:space="0" w:color="auto"/>
              </w:divBdr>
            </w:div>
            <w:div w:id="2026243395">
              <w:marLeft w:val="0"/>
              <w:marRight w:val="0"/>
              <w:marTop w:val="0"/>
              <w:marBottom w:val="0"/>
              <w:divBdr>
                <w:top w:val="none" w:sz="0" w:space="0" w:color="auto"/>
                <w:left w:val="none" w:sz="0" w:space="0" w:color="auto"/>
                <w:bottom w:val="none" w:sz="0" w:space="0" w:color="auto"/>
                <w:right w:val="none" w:sz="0" w:space="0" w:color="auto"/>
              </w:divBdr>
            </w:div>
            <w:div w:id="2026714373">
              <w:marLeft w:val="0"/>
              <w:marRight w:val="0"/>
              <w:marTop w:val="0"/>
              <w:marBottom w:val="0"/>
              <w:divBdr>
                <w:top w:val="none" w:sz="0" w:space="0" w:color="auto"/>
                <w:left w:val="none" w:sz="0" w:space="0" w:color="auto"/>
                <w:bottom w:val="none" w:sz="0" w:space="0" w:color="auto"/>
                <w:right w:val="none" w:sz="0" w:space="0" w:color="auto"/>
              </w:divBdr>
            </w:div>
            <w:div w:id="2028091917">
              <w:marLeft w:val="0"/>
              <w:marRight w:val="0"/>
              <w:marTop w:val="0"/>
              <w:marBottom w:val="0"/>
              <w:divBdr>
                <w:top w:val="none" w:sz="0" w:space="0" w:color="auto"/>
                <w:left w:val="none" w:sz="0" w:space="0" w:color="auto"/>
                <w:bottom w:val="none" w:sz="0" w:space="0" w:color="auto"/>
                <w:right w:val="none" w:sz="0" w:space="0" w:color="auto"/>
              </w:divBdr>
            </w:div>
            <w:div w:id="2029259666">
              <w:marLeft w:val="0"/>
              <w:marRight w:val="0"/>
              <w:marTop w:val="0"/>
              <w:marBottom w:val="0"/>
              <w:divBdr>
                <w:top w:val="none" w:sz="0" w:space="0" w:color="auto"/>
                <w:left w:val="none" w:sz="0" w:space="0" w:color="auto"/>
                <w:bottom w:val="none" w:sz="0" w:space="0" w:color="auto"/>
                <w:right w:val="none" w:sz="0" w:space="0" w:color="auto"/>
              </w:divBdr>
            </w:div>
            <w:div w:id="2030060060">
              <w:marLeft w:val="0"/>
              <w:marRight w:val="0"/>
              <w:marTop w:val="0"/>
              <w:marBottom w:val="0"/>
              <w:divBdr>
                <w:top w:val="none" w:sz="0" w:space="0" w:color="auto"/>
                <w:left w:val="none" w:sz="0" w:space="0" w:color="auto"/>
                <w:bottom w:val="none" w:sz="0" w:space="0" w:color="auto"/>
                <w:right w:val="none" w:sz="0" w:space="0" w:color="auto"/>
              </w:divBdr>
            </w:div>
            <w:div w:id="2030251940">
              <w:marLeft w:val="0"/>
              <w:marRight w:val="0"/>
              <w:marTop w:val="0"/>
              <w:marBottom w:val="0"/>
              <w:divBdr>
                <w:top w:val="none" w:sz="0" w:space="0" w:color="auto"/>
                <w:left w:val="none" w:sz="0" w:space="0" w:color="auto"/>
                <w:bottom w:val="none" w:sz="0" w:space="0" w:color="auto"/>
                <w:right w:val="none" w:sz="0" w:space="0" w:color="auto"/>
              </w:divBdr>
            </w:div>
            <w:div w:id="2030520672">
              <w:marLeft w:val="0"/>
              <w:marRight w:val="0"/>
              <w:marTop w:val="0"/>
              <w:marBottom w:val="0"/>
              <w:divBdr>
                <w:top w:val="none" w:sz="0" w:space="0" w:color="auto"/>
                <w:left w:val="none" w:sz="0" w:space="0" w:color="auto"/>
                <w:bottom w:val="none" w:sz="0" w:space="0" w:color="auto"/>
                <w:right w:val="none" w:sz="0" w:space="0" w:color="auto"/>
              </w:divBdr>
            </w:div>
            <w:div w:id="2031449512">
              <w:marLeft w:val="0"/>
              <w:marRight w:val="0"/>
              <w:marTop w:val="0"/>
              <w:marBottom w:val="0"/>
              <w:divBdr>
                <w:top w:val="none" w:sz="0" w:space="0" w:color="auto"/>
                <w:left w:val="none" w:sz="0" w:space="0" w:color="auto"/>
                <w:bottom w:val="none" w:sz="0" w:space="0" w:color="auto"/>
                <w:right w:val="none" w:sz="0" w:space="0" w:color="auto"/>
              </w:divBdr>
            </w:div>
            <w:div w:id="2031638006">
              <w:marLeft w:val="0"/>
              <w:marRight w:val="0"/>
              <w:marTop w:val="0"/>
              <w:marBottom w:val="0"/>
              <w:divBdr>
                <w:top w:val="none" w:sz="0" w:space="0" w:color="auto"/>
                <w:left w:val="none" w:sz="0" w:space="0" w:color="auto"/>
                <w:bottom w:val="none" w:sz="0" w:space="0" w:color="auto"/>
                <w:right w:val="none" w:sz="0" w:space="0" w:color="auto"/>
              </w:divBdr>
            </w:div>
            <w:div w:id="2032562567">
              <w:marLeft w:val="0"/>
              <w:marRight w:val="0"/>
              <w:marTop w:val="0"/>
              <w:marBottom w:val="0"/>
              <w:divBdr>
                <w:top w:val="none" w:sz="0" w:space="0" w:color="auto"/>
                <w:left w:val="none" w:sz="0" w:space="0" w:color="auto"/>
                <w:bottom w:val="none" w:sz="0" w:space="0" w:color="auto"/>
                <w:right w:val="none" w:sz="0" w:space="0" w:color="auto"/>
              </w:divBdr>
            </w:div>
            <w:div w:id="2033529933">
              <w:marLeft w:val="0"/>
              <w:marRight w:val="0"/>
              <w:marTop w:val="0"/>
              <w:marBottom w:val="0"/>
              <w:divBdr>
                <w:top w:val="none" w:sz="0" w:space="0" w:color="auto"/>
                <w:left w:val="none" w:sz="0" w:space="0" w:color="auto"/>
                <w:bottom w:val="none" w:sz="0" w:space="0" w:color="auto"/>
                <w:right w:val="none" w:sz="0" w:space="0" w:color="auto"/>
              </w:divBdr>
            </w:div>
            <w:div w:id="2034915215">
              <w:marLeft w:val="0"/>
              <w:marRight w:val="0"/>
              <w:marTop w:val="0"/>
              <w:marBottom w:val="0"/>
              <w:divBdr>
                <w:top w:val="none" w:sz="0" w:space="0" w:color="auto"/>
                <w:left w:val="none" w:sz="0" w:space="0" w:color="auto"/>
                <w:bottom w:val="none" w:sz="0" w:space="0" w:color="auto"/>
                <w:right w:val="none" w:sz="0" w:space="0" w:color="auto"/>
              </w:divBdr>
            </w:div>
            <w:div w:id="2035960540">
              <w:marLeft w:val="0"/>
              <w:marRight w:val="0"/>
              <w:marTop w:val="0"/>
              <w:marBottom w:val="0"/>
              <w:divBdr>
                <w:top w:val="none" w:sz="0" w:space="0" w:color="auto"/>
                <w:left w:val="none" w:sz="0" w:space="0" w:color="auto"/>
                <w:bottom w:val="none" w:sz="0" w:space="0" w:color="auto"/>
                <w:right w:val="none" w:sz="0" w:space="0" w:color="auto"/>
              </w:divBdr>
            </w:div>
            <w:div w:id="2036491438">
              <w:marLeft w:val="0"/>
              <w:marRight w:val="0"/>
              <w:marTop w:val="0"/>
              <w:marBottom w:val="0"/>
              <w:divBdr>
                <w:top w:val="none" w:sz="0" w:space="0" w:color="auto"/>
                <w:left w:val="none" w:sz="0" w:space="0" w:color="auto"/>
                <w:bottom w:val="none" w:sz="0" w:space="0" w:color="auto"/>
                <w:right w:val="none" w:sz="0" w:space="0" w:color="auto"/>
              </w:divBdr>
            </w:div>
            <w:div w:id="2037121702">
              <w:marLeft w:val="0"/>
              <w:marRight w:val="0"/>
              <w:marTop w:val="0"/>
              <w:marBottom w:val="0"/>
              <w:divBdr>
                <w:top w:val="none" w:sz="0" w:space="0" w:color="auto"/>
                <w:left w:val="none" w:sz="0" w:space="0" w:color="auto"/>
                <w:bottom w:val="none" w:sz="0" w:space="0" w:color="auto"/>
                <w:right w:val="none" w:sz="0" w:space="0" w:color="auto"/>
              </w:divBdr>
            </w:div>
            <w:div w:id="2040813388">
              <w:marLeft w:val="0"/>
              <w:marRight w:val="0"/>
              <w:marTop w:val="0"/>
              <w:marBottom w:val="0"/>
              <w:divBdr>
                <w:top w:val="none" w:sz="0" w:space="0" w:color="auto"/>
                <w:left w:val="none" w:sz="0" w:space="0" w:color="auto"/>
                <w:bottom w:val="none" w:sz="0" w:space="0" w:color="auto"/>
                <w:right w:val="none" w:sz="0" w:space="0" w:color="auto"/>
              </w:divBdr>
            </w:div>
            <w:div w:id="2041855513">
              <w:marLeft w:val="0"/>
              <w:marRight w:val="0"/>
              <w:marTop w:val="0"/>
              <w:marBottom w:val="0"/>
              <w:divBdr>
                <w:top w:val="none" w:sz="0" w:space="0" w:color="auto"/>
                <w:left w:val="none" w:sz="0" w:space="0" w:color="auto"/>
                <w:bottom w:val="none" w:sz="0" w:space="0" w:color="auto"/>
                <w:right w:val="none" w:sz="0" w:space="0" w:color="auto"/>
              </w:divBdr>
            </w:div>
            <w:div w:id="2042127819">
              <w:marLeft w:val="0"/>
              <w:marRight w:val="0"/>
              <w:marTop w:val="0"/>
              <w:marBottom w:val="0"/>
              <w:divBdr>
                <w:top w:val="none" w:sz="0" w:space="0" w:color="auto"/>
                <w:left w:val="none" w:sz="0" w:space="0" w:color="auto"/>
                <w:bottom w:val="none" w:sz="0" w:space="0" w:color="auto"/>
                <w:right w:val="none" w:sz="0" w:space="0" w:color="auto"/>
              </w:divBdr>
            </w:div>
            <w:div w:id="2042244158">
              <w:marLeft w:val="0"/>
              <w:marRight w:val="0"/>
              <w:marTop w:val="0"/>
              <w:marBottom w:val="0"/>
              <w:divBdr>
                <w:top w:val="none" w:sz="0" w:space="0" w:color="auto"/>
                <w:left w:val="none" w:sz="0" w:space="0" w:color="auto"/>
                <w:bottom w:val="none" w:sz="0" w:space="0" w:color="auto"/>
                <w:right w:val="none" w:sz="0" w:space="0" w:color="auto"/>
              </w:divBdr>
            </w:div>
            <w:div w:id="2042895280">
              <w:marLeft w:val="0"/>
              <w:marRight w:val="0"/>
              <w:marTop w:val="0"/>
              <w:marBottom w:val="0"/>
              <w:divBdr>
                <w:top w:val="none" w:sz="0" w:space="0" w:color="auto"/>
                <w:left w:val="none" w:sz="0" w:space="0" w:color="auto"/>
                <w:bottom w:val="none" w:sz="0" w:space="0" w:color="auto"/>
                <w:right w:val="none" w:sz="0" w:space="0" w:color="auto"/>
              </w:divBdr>
            </w:div>
            <w:div w:id="2043893915">
              <w:marLeft w:val="0"/>
              <w:marRight w:val="0"/>
              <w:marTop w:val="0"/>
              <w:marBottom w:val="0"/>
              <w:divBdr>
                <w:top w:val="none" w:sz="0" w:space="0" w:color="auto"/>
                <w:left w:val="none" w:sz="0" w:space="0" w:color="auto"/>
                <w:bottom w:val="none" w:sz="0" w:space="0" w:color="auto"/>
                <w:right w:val="none" w:sz="0" w:space="0" w:color="auto"/>
              </w:divBdr>
            </w:div>
            <w:div w:id="2046977769">
              <w:marLeft w:val="0"/>
              <w:marRight w:val="0"/>
              <w:marTop w:val="0"/>
              <w:marBottom w:val="0"/>
              <w:divBdr>
                <w:top w:val="none" w:sz="0" w:space="0" w:color="auto"/>
                <w:left w:val="none" w:sz="0" w:space="0" w:color="auto"/>
                <w:bottom w:val="none" w:sz="0" w:space="0" w:color="auto"/>
                <w:right w:val="none" w:sz="0" w:space="0" w:color="auto"/>
              </w:divBdr>
            </w:div>
            <w:div w:id="2048023056">
              <w:marLeft w:val="0"/>
              <w:marRight w:val="0"/>
              <w:marTop w:val="0"/>
              <w:marBottom w:val="0"/>
              <w:divBdr>
                <w:top w:val="none" w:sz="0" w:space="0" w:color="auto"/>
                <w:left w:val="none" w:sz="0" w:space="0" w:color="auto"/>
                <w:bottom w:val="none" w:sz="0" w:space="0" w:color="auto"/>
                <w:right w:val="none" w:sz="0" w:space="0" w:color="auto"/>
              </w:divBdr>
            </w:div>
            <w:div w:id="2048530149">
              <w:marLeft w:val="0"/>
              <w:marRight w:val="0"/>
              <w:marTop w:val="0"/>
              <w:marBottom w:val="0"/>
              <w:divBdr>
                <w:top w:val="none" w:sz="0" w:space="0" w:color="auto"/>
                <w:left w:val="none" w:sz="0" w:space="0" w:color="auto"/>
                <w:bottom w:val="none" w:sz="0" w:space="0" w:color="auto"/>
                <w:right w:val="none" w:sz="0" w:space="0" w:color="auto"/>
              </w:divBdr>
            </w:div>
            <w:div w:id="2048679815">
              <w:marLeft w:val="0"/>
              <w:marRight w:val="0"/>
              <w:marTop w:val="0"/>
              <w:marBottom w:val="0"/>
              <w:divBdr>
                <w:top w:val="none" w:sz="0" w:space="0" w:color="auto"/>
                <w:left w:val="none" w:sz="0" w:space="0" w:color="auto"/>
                <w:bottom w:val="none" w:sz="0" w:space="0" w:color="auto"/>
                <w:right w:val="none" w:sz="0" w:space="0" w:color="auto"/>
              </w:divBdr>
            </w:div>
            <w:div w:id="2048749675">
              <w:marLeft w:val="0"/>
              <w:marRight w:val="0"/>
              <w:marTop w:val="0"/>
              <w:marBottom w:val="0"/>
              <w:divBdr>
                <w:top w:val="none" w:sz="0" w:space="0" w:color="auto"/>
                <w:left w:val="none" w:sz="0" w:space="0" w:color="auto"/>
                <w:bottom w:val="none" w:sz="0" w:space="0" w:color="auto"/>
                <w:right w:val="none" w:sz="0" w:space="0" w:color="auto"/>
              </w:divBdr>
            </w:div>
            <w:div w:id="2050110413">
              <w:marLeft w:val="0"/>
              <w:marRight w:val="0"/>
              <w:marTop w:val="0"/>
              <w:marBottom w:val="0"/>
              <w:divBdr>
                <w:top w:val="none" w:sz="0" w:space="0" w:color="auto"/>
                <w:left w:val="none" w:sz="0" w:space="0" w:color="auto"/>
                <w:bottom w:val="none" w:sz="0" w:space="0" w:color="auto"/>
                <w:right w:val="none" w:sz="0" w:space="0" w:color="auto"/>
              </w:divBdr>
            </w:div>
            <w:div w:id="2051419418">
              <w:marLeft w:val="0"/>
              <w:marRight w:val="0"/>
              <w:marTop w:val="0"/>
              <w:marBottom w:val="0"/>
              <w:divBdr>
                <w:top w:val="none" w:sz="0" w:space="0" w:color="auto"/>
                <w:left w:val="none" w:sz="0" w:space="0" w:color="auto"/>
                <w:bottom w:val="none" w:sz="0" w:space="0" w:color="auto"/>
                <w:right w:val="none" w:sz="0" w:space="0" w:color="auto"/>
              </w:divBdr>
            </w:div>
            <w:div w:id="2052262179">
              <w:marLeft w:val="0"/>
              <w:marRight w:val="0"/>
              <w:marTop w:val="0"/>
              <w:marBottom w:val="0"/>
              <w:divBdr>
                <w:top w:val="none" w:sz="0" w:space="0" w:color="auto"/>
                <w:left w:val="none" w:sz="0" w:space="0" w:color="auto"/>
                <w:bottom w:val="none" w:sz="0" w:space="0" w:color="auto"/>
                <w:right w:val="none" w:sz="0" w:space="0" w:color="auto"/>
              </w:divBdr>
            </w:div>
            <w:div w:id="2053573172">
              <w:marLeft w:val="0"/>
              <w:marRight w:val="0"/>
              <w:marTop w:val="0"/>
              <w:marBottom w:val="0"/>
              <w:divBdr>
                <w:top w:val="none" w:sz="0" w:space="0" w:color="auto"/>
                <w:left w:val="none" w:sz="0" w:space="0" w:color="auto"/>
                <w:bottom w:val="none" w:sz="0" w:space="0" w:color="auto"/>
                <w:right w:val="none" w:sz="0" w:space="0" w:color="auto"/>
              </w:divBdr>
            </w:div>
            <w:div w:id="2053921764">
              <w:marLeft w:val="0"/>
              <w:marRight w:val="0"/>
              <w:marTop w:val="0"/>
              <w:marBottom w:val="0"/>
              <w:divBdr>
                <w:top w:val="none" w:sz="0" w:space="0" w:color="auto"/>
                <w:left w:val="none" w:sz="0" w:space="0" w:color="auto"/>
                <w:bottom w:val="none" w:sz="0" w:space="0" w:color="auto"/>
                <w:right w:val="none" w:sz="0" w:space="0" w:color="auto"/>
              </w:divBdr>
            </w:div>
            <w:div w:id="2054231456">
              <w:marLeft w:val="0"/>
              <w:marRight w:val="0"/>
              <w:marTop w:val="0"/>
              <w:marBottom w:val="0"/>
              <w:divBdr>
                <w:top w:val="none" w:sz="0" w:space="0" w:color="auto"/>
                <w:left w:val="none" w:sz="0" w:space="0" w:color="auto"/>
                <w:bottom w:val="none" w:sz="0" w:space="0" w:color="auto"/>
                <w:right w:val="none" w:sz="0" w:space="0" w:color="auto"/>
              </w:divBdr>
            </w:div>
            <w:div w:id="2054304698">
              <w:marLeft w:val="0"/>
              <w:marRight w:val="0"/>
              <w:marTop w:val="0"/>
              <w:marBottom w:val="0"/>
              <w:divBdr>
                <w:top w:val="none" w:sz="0" w:space="0" w:color="auto"/>
                <w:left w:val="none" w:sz="0" w:space="0" w:color="auto"/>
                <w:bottom w:val="none" w:sz="0" w:space="0" w:color="auto"/>
                <w:right w:val="none" w:sz="0" w:space="0" w:color="auto"/>
              </w:divBdr>
            </w:div>
            <w:div w:id="2054571144">
              <w:marLeft w:val="0"/>
              <w:marRight w:val="0"/>
              <w:marTop w:val="0"/>
              <w:marBottom w:val="0"/>
              <w:divBdr>
                <w:top w:val="none" w:sz="0" w:space="0" w:color="auto"/>
                <w:left w:val="none" w:sz="0" w:space="0" w:color="auto"/>
                <w:bottom w:val="none" w:sz="0" w:space="0" w:color="auto"/>
                <w:right w:val="none" w:sz="0" w:space="0" w:color="auto"/>
              </w:divBdr>
            </w:div>
            <w:div w:id="2055693773">
              <w:marLeft w:val="0"/>
              <w:marRight w:val="0"/>
              <w:marTop w:val="0"/>
              <w:marBottom w:val="0"/>
              <w:divBdr>
                <w:top w:val="none" w:sz="0" w:space="0" w:color="auto"/>
                <w:left w:val="none" w:sz="0" w:space="0" w:color="auto"/>
                <w:bottom w:val="none" w:sz="0" w:space="0" w:color="auto"/>
                <w:right w:val="none" w:sz="0" w:space="0" w:color="auto"/>
              </w:divBdr>
            </w:div>
            <w:div w:id="2055763470">
              <w:marLeft w:val="0"/>
              <w:marRight w:val="0"/>
              <w:marTop w:val="0"/>
              <w:marBottom w:val="0"/>
              <w:divBdr>
                <w:top w:val="none" w:sz="0" w:space="0" w:color="auto"/>
                <w:left w:val="none" w:sz="0" w:space="0" w:color="auto"/>
                <w:bottom w:val="none" w:sz="0" w:space="0" w:color="auto"/>
                <w:right w:val="none" w:sz="0" w:space="0" w:color="auto"/>
              </w:divBdr>
            </w:div>
            <w:div w:id="2056657414">
              <w:marLeft w:val="0"/>
              <w:marRight w:val="0"/>
              <w:marTop w:val="0"/>
              <w:marBottom w:val="0"/>
              <w:divBdr>
                <w:top w:val="none" w:sz="0" w:space="0" w:color="auto"/>
                <w:left w:val="none" w:sz="0" w:space="0" w:color="auto"/>
                <w:bottom w:val="none" w:sz="0" w:space="0" w:color="auto"/>
                <w:right w:val="none" w:sz="0" w:space="0" w:color="auto"/>
              </w:divBdr>
            </w:div>
            <w:div w:id="2057118250">
              <w:marLeft w:val="0"/>
              <w:marRight w:val="0"/>
              <w:marTop w:val="0"/>
              <w:marBottom w:val="0"/>
              <w:divBdr>
                <w:top w:val="none" w:sz="0" w:space="0" w:color="auto"/>
                <w:left w:val="none" w:sz="0" w:space="0" w:color="auto"/>
                <w:bottom w:val="none" w:sz="0" w:space="0" w:color="auto"/>
                <w:right w:val="none" w:sz="0" w:space="0" w:color="auto"/>
              </w:divBdr>
            </w:div>
            <w:div w:id="2057731822">
              <w:marLeft w:val="0"/>
              <w:marRight w:val="0"/>
              <w:marTop w:val="0"/>
              <w:marBottom w:val="0"/>
              <w:divBdr>
                <w:top w:val="none" w:sz="0" w:space="0" w:color="auto"/>
                <w:left w:val="none" w:sz="0" w:space="0" w:color="auto"/>
                <w:bottom w:val="none" w:sz="0" w:space="0" w:color="auto"/>
                <w:right w:val="none" w:sz="0" w:space="0" w:color="auto"/>
              </w:divBdr>
            </w:div>
            <w:div w:id="2058044731">
              <w:marLeft w:val="0"/>
              <w:marRight w:val="0"/>
              <w:marTop w:val="0"/>
              <w:marBottom w:val="0"/>
              <w:divBdr>
                <w:top w:val="none" w:sz="0" w:space="0" w:color="auto"/>
                <w:left w:val="none" w:sz="0" w:space="0" w:color="auto"/>
                <w:bottom w:val="none" w:sz="0" w:space="0" w:color="auto"/>
                <w:right w:val="none" w:sz="0" w:space="0" w:color="auto"/>
              </w:divBdr>
            </w:div>
            <w:div w:id="2058240146">
              <w:marLeft w:val="0"/>
              <w:marRight w:val="0"/>
              <w:marTop w:val="0"/>
              <w:marBottom w:val="0"/>
              <w:divBdr>
                <w:top w:val="none" w:sz="0" w:space="0" w:color="auto"/>
                <w:left w:val="none" w:sz="0" w:space="0" w:color="auto"/>
                <w:bottom w:val="none" w:sz="0" w:space="0" w:color="auto"/>
                <w:right w:val="none" w:sz="0" w:space="0" w:color="auto"/>
              </w:divBdr>
            </w:div>
            <w:div w:id="2058776234">
              <w:marLeft w:val="0"/>
              <w:marRight w:val="0"/>
              <w:marTop w:val="0"/>
              <w:marBottom w:val="0"/>
              <w:divBdr>
                <w:top w:val="none" w:sz="0" w:space="0" w:color="auto"/>
                <w:left w:val="none" w:sz="0" w:space="0" w:color="auto"/>
                <w:bottom w:val="none" w:sz="0" w:space="0" w:color="auto"/>
                <w:right w:val="none" w:sz="0" w:space="0" w:color="auto"/>
              </w:divBdr>
            </w:div>
            <w:div w:id="2060087830">
              <w:marLeft w:val="0"/>
              <w:marRight w:val="0"/>
              <w:marTop w:val="0"/>
              <w:marBottom w:val="0"/>
              <w:divBdr>
                <w:top w:val="none" w:sz="0" w:space="0" w:color="auto"/>
                <w:left w:val="none" w:sz="0" w:space="0" w:color="auto"/>
                <w:bottom w:val="none" w:sz="0" w:space="0" w:color="auto"/>
                <w:right w:val="none" w:sz="0" w:space="0" w:color="auto"/>
              </w:divBdr>
            </w:div>
            <w:div w:id="2060475689">
              <w:marLeft w:val="0"/>
              <w:marRight w:val="0"/>
              <w:marTop w:val="0"/>
              <w:marBottom w:val="0"/>
              <w:divBdr>
                <w:top w:val="none" w:sz="0" w:space="0" w:color="auto"/>
                <w:left w:val="none" w:sz="0" w:space="0" w:color="auto"/>
                <w:bottom w:val="none" w:sz="0" w:space="0" w:color="auto"/>
                <w:right w:val="none" w:sz="0" w:space="0" w:color="auto"/>
              </w:divBdr>
            </w:div>
            <w:div w:id="2060859511">
              <w:marLeft w:val="0"/>
              <w:marRight w:val="0"/>
              <w:marTop w:val="0"/>
              <w:marBottom w:val="0"/>
              <w:divBdr>
                <w:top w:val="none" w:sz="0" w:space="0" w:color="auto"/>
                <w:left w:val="none" w:sz="0" w:space="0" w:color="auto"/>
                <w:bottom w:val="none" w:sz="0" w:space="0" w:color="auto"/>
                <w:right w:val="none" w:sz="0" w:space="0" w:color="auto"/>
              </w:divBdr>
            </w:div>
            <w:div w:id="2061636658">
              <w:marLeft w:val="0"/>
              <w:marRight w:val="0"/>
              <w:marTop w:val="0"/>
              <w:marBottom w:val="0"/>
              <w:divBdr>
                <w:top w:val="none" w:sz="0" w:space="0" w:color="auto"/>
                <w:left w:val="none" w:sz="0" w:space="0" w:color="auto"/>
                <w:bottom w:val="none" w:sz="0" w:space="0" w:color="auto"/>
                <w:right w:val="none" w:sz="0" w:space="0" w:color="auto"/>
              </w:divBdr>
            </w:div>
            <w:div w:id="2062702541">
              <w:marLeft w:val="0"/>
              <w:marRight w:val="0"/>
              <w:marTop w:val="0"/>
              <w:marBottom w:val="0"/>
              <w:divBdr>
                <w:top w:val="none" w:sz="0" w:space="0" w:color="auto"/>
                <w:left w:val="none" w:sz="0" w:space="0" w:color="auto"/>
                <w:bottom w:val="none" w:sz="0" w:space="0" w:color="auto"/>
                <w:right w:val="none" w:sz="0" w:space="0" w:color="auto"/>
              </w:divBdr>
            </w:div>
            <w:div w:id="2062748619">
              <w:marLeft w:val="0"/>
              <w:marRight w:val="0"/>
              <w:marTop w:val="0"/>
              <w:marBottom w:val="0"/>
              <w:divBdr>
                <w:top w:val="none" w:sz="0" w:space="0" w:color="auto"/>
                <w:left w:val="none" w:sz="0" w:space="0" w:color="auto"/>
                <w:bottom w:val="none" w:sz="0" w:space="0" w:color="auto"/>
                <w:right w:val="none" w:sz="0" w:space="0" w:color="auto"/>
              </w:divBdr>
            </w:div>
            <w:div w:id="2065249537">
              <w:marLeft w:val="0"/>
              <w:marRight w:val="0"/>
              <w:marTop w:val="0"/>
              <w:marBottom w:val="0"/>
              <w:divBdr>
                <w:top w:val="none" w:sz="0" w:space="0" w:color="auto"/>
                <w:left w:val="none" w:sz="0" w:space="0" w:color="auto"/>
                <w:bottom w:val="none" w:sz="0" w:space="0" w:color="auto"/>
                <w:right w:val="none" w:sz="0" w:space="0" w:color="auto"/>
              </w:divBdr>
            </w:div>
            <w:div w:id="2065251941">
              <w:marLeft w:val="0"/>
              <w:marRight w:val="0"/>
              <w:marTop w:val="0"/>
              <w:marBottom w:val="0"/>
              <w:divBdr>
                <w:top w:val="none" w:sz="0" w:space="0" w:color="auto"/>
                <w:left w:val="none" w:sz="0" w:space="0" w:color="auto"/>
                <w:bottom w:val="none" w:sz="0" w:space="0" w:color="auto"/>
                <w:right w:val="none" w:sz="0" w:space="0" w:color="auto"/>
              </w:divBdr>
            </w:div>
            <w:div w:id="2065713008">
              <w:marLeft w:val="0"/>
              <w:marRight w:val="0"/>
              <w:marTop w:val="0"/>
              <w:marBottom w:val="0"/>
              <w:divBdr>
                <w:top w:val="none" w:sz="0" w:space="0" w:color="auto"/>
                <w:left w:val="none" w:sz="0" w:space="0" w:color="auto"/>
                <w:bottom w:val="none" w:sz="0" w:space="0" w:color="auto"/>
                <w:right w:val="none" w:sz="0" w:space="0" w:color="auto"/>
              </w:divBdr>
            </w:div>
            <w:div w:id="2065789520">
              <w:marLeft w:val="0"/>
              <w:marRight w:val="0"/>
              <w:marTop w:val="0"/>
              <w:marBottom w:val="0"/>
              <w:divBdr>
                <w:top w:val="none" w:sz="0" w:space="0" w:color="auto"/>
                <w:left w:val="none" w:sz="0" w:space="0" w:color="auto"/>
                <w:bottom w:val="none" w:sz="0" w:space="0" w:color="auto"/>
                <w:right w:val="none" w:sz="0" w:space="0" w:color="auto"/>
              </w:divBdr>
            </w:div>
            <w:div w:id="2067601729">
              <w:marLeft w:val="0"/>
              <w:marRight w:val="0"/>
              <w:marTop w:val="0"/>
              <w:marBottom w:val="0"/>
              <w:divBdr>
                <w:top w:val="none" w:sz="0" w:space="0" w:color="auto"/>
                <w:left w:val="none" w:sz="0" w:space="0" w:color="auto"/>
                <w:bottom w:val="none" w:sz="0" w:space="0" w:color="auto"/>
                <w:right w:val="none" w:sz="0" w:space="0" w:color="auto"/>
              </w:divBdr>
            </w:div>
            <w:div w:id="2068258360">
              <w:marLeft w:val="0"/>
              <w:marRight w:val="0"/>
              <w:marTop w:val="0"/>
              <w:marBottom w:val="0"/>
              <w:divBdr>
                <w:top w:val="none" w:sz="0" w:space="0" w:color="auto"/>
                <w:left w:val="none" w:sz="0" w:space="0" w:color="auto"/>
                <w:bottom w:val="none" w:sz="0" w:space="0" w:color="auto"/>
                <w:right w:val="none" w:sz="0" w:space="0" w:color="auto"/>
              </w:divBdr>
            </w:div>
            <w:div w:id="2070496901">
              <w:marLeft w:val="0"/>
              <w:marRight w:val="0"/>
              <w:marTop w:val="0"/>
              <w:marBottom w:val="0"/>
              <w:divBdr>
                <w:top w:val="none" w:sz="0" w:space="0" w:color="auto"/>
                <w:left w:val="none" w:sz="0" w:space="0" w:color="auto"/>
                <w:bottom w:val="none" w:sz="0" w:space="0" w:color="auto"/>
                <w:right w:val="none" w:sz="0" w:space="0" w:color="auto"/>
              </w:divBdr>
            </w:div>
            <w:div w:id="2070683802">
              <w:marLeft w:val="0"/>
              <w:marRight w:val="0"/>
              <w:marTop w:val="0"/>
              <w:marBottom w:val="0"/>
              <w:divBdr>
                <w:top w:val="none" w:sz="0" w:space="0" w:color="auto"/>
                <w:left w:val="none" w:sz="0" w:space="0" w:color="auto"/>
                <w:bottom w:val="none" w:sz="0" w:space="0" w:color="auto"/>
                <w:right w:val="none" w:sz="0" w:space="0" w:color="auto"/>
              </w:divBdr>
            </w:div>
            <w:div w:id="2071729943">
              <w:marLeft w:val="0"/>
              <w:marRight w:val="0"/>
              <w:marTop w:val="0"/>
              <w:marBottom w:val="0"/>
              <w:divBdr>
                <w:top w:val="none" w:sz="0" w:space="0" w:color="auto"/>
                <w:left w:val="none" w:sz="0" w:space="0" w:color="auto"/>
                <w:bottom w:val="none" w:sz="0" w:space="0" w:color="auto"/>
                <w:right w:val="none" w:sz="0" w:space="0" w:color="auto"/>
              </w:divBdr>
            </w:div>
            <w:div w:id="2072456819">
              <w:marLeft w:val="0"/>
              <w:marRight w:val="0"/>
              <w:marTop w:val="0"/>
              <w:marBottom w:val="0"/>
              <w:divBdr>
                <w:top w:val="none" w:sz="0" w:space="0" w:color="auto"/>
                <w:left w:val="none" w:sz="0" w:space="0" w:color="auto"/>
                <w:bottom w:val="none" w:sz="0" w:space="0" w:color="auto"/>
                <w:right w:val="none" w:sz="0" w:space="0" w:color="auto"/>
              </w:divBdr>
            </w:div>
            <w:div w:id="2074311612">
              <w:marLeft w:val="0"/>
              <w:marRight w:val="0"/>
              <w:marTop w:val="0"/>
              <w:marBottom w:val="0"/>
              <w:divBdr>
                <w:top w:val="none" w:sz="0" w:space="0" w:color="auto"/>
                <w:left w:val="none" w:sz="0" w:space="0" w:color="auto"/>
                <w:bottom w:val="none" w:sz="0" w:space="0" w:color="auto"/>
                <w:right w:val="none" w:sz="0" w:space="0" w:color="auto"/>
              </w:divBdr>
            </w:div>
            <w:div w:id="2077825190">
              <w:marLeft w:val="0"/>
              <w:marRight w:val="0"/>
              <w:marTop w:val="0"/>
              <w:marBottom w:val="0"/>
              <w:divBdr>
                <w:top w:val="none" w:sz="0" w:space="0" w:color="auto"/>
                <w:left w:val="none" w:sz="0" w:space="0" w:color="auto"/>
                <w:bottom w:val="none" w:sz="0" w:space="0" w:color="auto"/>
                <w:right w:val="none" w:sz="0" w:space="0" w:color="auto"/>
              </w:divBdr>
            </w:div>
            <w:div w:id="2080053477">
              <w:marLeft w:val="0"/>
              <w:marRight w:val="0"/>
              <w:marTop w:val="0"/>
              <w:marBottom w:val="0"/>
              <w:divBdr>
                <w:top w:val="none" w:sz="0" w:space="0" w:color="auto"/>
                <w:left w:val="none" w:sz="0" w:space="0" w:color="auto"/>
                <w:bottom w:val="none" w:sz="0" w:space="0" w:color="auto"/>
                <w:right w:val="none" w:sz="0" w:space="0" w:color="auto"/>
              </w:divBdr>
            </w:div>
            <w:div w:id="2080127402">
              <w:marLeft w:val="0"/>
              <w:marRight w:val="0"/>
              <w:marTop w:val="0"/>
              <w:marBottom w:val="0"/>
              <w:divBdr>
                <w:top w:val="none" w:sz="0" w:space="0" w:color="auto"/>
                <w:left w:val="none" w:sz="0" w:space="0" w:color="auto"/>
                <w:bottom w:val="none" w:sz="0" w:space="0" w:color="auto"/>
                <w:right w:val="none" w:sz="0" w:space="0" w:color="auto"/>
              </w:divBdr>
            </w:div>
            <w:div w:id="2080664846">
              <w:marLeft w:val="0"/>
              <w:marRight w:val="0"/>
              <w:marTop w:val="0"/>
              <w:marBottom w:val="0"/>
              <w:divBdr>
                <w:top w:val="none" w:sz="0" w:space="0" w:color="auto"/>
                <w:left w:val="none" w:sz="0" w:space="0" w:color="auto"/>
                <w:bottom w:val="none" w:sz="0" w:space="0" w:color="auto"/>
                <w:right w:val="none" w:sz="0" w:space="0" w:color="auto"/>
              </w:divBdr>
            </w:div>
            <w:div w:id="2080710886">
              <w:marLeft w:val="0"/>
              <w:marRight w:val="0"/>
              <w:marTop w:val="0"/>
              <w:marBottom w:val="0"/>
              <w:divBdr>
                <w:top w:val="none" w:sz="0" w:space="0" w:color="auto"/>
                <w:left w:val="none" w:sz="0" w:space="0" w:color="auto"/>
                <w:bottom w:val="none" w:sz="0" w:space="0" w:color="auto"/>
                <w:right w:val="none" w:sz="0" w:space="0" w:color="auto"/>
              </w:divBdr>
            </w:div>
            <w:div w:id="2081366937">
              <w:marLeft w:val="0"/>
              <w:marRight w:val="0"/>
              <w:marTop w:val="0"/>
              <w:marBottom w:val="0"/>
              <w:divBdr>
                <w:top w:val="none" w:sz="0" w:space="0" w:color="auto"/>
                <w:left w:val="none" w:sz="0" w:space="0" w:color="auto"/>
                <w:bottom w:val="none" w:sz="0" w:space="0" w:color="auto"/>
                <w:right w:val="none" w:sz="0" w:space="0" w:color="auto"/>
              </w:divBdr>
            </w:div>
            <w:div w:id="2081443042">
              <w:marLeft w:val="0"/>
              <w:marRight w:val="0"/>
              <w:marTop w:val="0"/>
              <w:marBottom w:val="0"/>
              <w:divBdr>
                <w:top w:val="none" w:sz="0" w:space="0" w:color="auto"/>
                <w:left w:val="none" w:sz="0" w:space="0" w:color="auto"/>
                <w:bottom w:val="none" w:sz="0" w:space="0" w:color="auto"/>
                <w:right w:val="none" w:sz="0" w:space="0" w:color="auto"/>
              </w:divBdr>
            </w:div>
            <w:div w:id="2082016883">
              <w:marLeft w:val="0"/>
              <w:marRight w:val="0"/>
              <w:marTop w:val="0"/>
              <w:marBottom w:val="0"/>
              <w:divBdr>
                <w:top w:val="none" w:sz="0" w:space="0" w:color="auto"/>
                <w:left w:val="none" w:sz="0" w:space="0" w:color="auto"/>
                <w:bottom w:val="none" w:sz="0" w:space="0" w:color="auto"/>
                <w:right w:val="none" w:sz="0" w:space="0" w:color="auto"/>
              </w:divBdr>
            </w:div>
            <w:div w:id="2083215870">
              <w:marLeft w:val="0"/>
              <w:marRight w:val="0"/>
              <w:marTop w:val="0"/>
              <w:marBottom w:val="0"/>
              <w:divBdr>
                <w:top w:val="none" w:sz="0" w:space="0" w:color="auto"/>
                <w:left w:val="none" w:sz="0" w:space="0" w:color="auto"/>
                <w:bottom w:val="none" w:sz="0" w:space="0" w:color="auto"/>
                <w:right w:val="none" w:sz="0" w:space="0" w:color="auto"/>
              </w:divBdr>
            </w:div>
            <w:div w:id="2083287060">
              <w:marLeft w:val="0"/>
              <w:marRight w:val="0"/>
              <w:marTop w:val="0"/>
              <w:marBottom w:val="0"/>
              <w:divBdr>
                <w:top w:val="none" w:sz="0" w:space="0" w:color="auto"/>
                <w:left w:val="none" w:sz="0" w:space="0" w:color="auto"/>
                <w:bottom w:val="none" w:sz="0" w:space="0" w:color="auto"/>
                <w:right w:val="none" w:sz="0" w:space="0" w:color="auto"/>
              </w:divBdr>
            </w:div>
            <w:div w:id="2083410031">
              <w:marLeft w:val="0"/>
              <w:marRight w:val="0"/>
              <w:marTop w:val="0"/>
              <w:marBottom w:val="0"/>
              <w:divBdr>
                <w:top w:val="none" w:sz="0" w:space="0" w:color="auto"/>
                <w:left w:val="none" w:sz="0" w:space="0" w:color="auto"/>
                <w:bottom w:val="none" w:sz="0" w:space="0" w:color="auto"/>
                <w:right w:val="none" w:sz="0" w:space="0" w:color="auto"/>
              </w:divBdr>
            </w:div>
            <w:div w:id="2084253585">
              <w:marLeft w:val="0"/>
              <w:marRight w:val="0"/>
              <w:marTop w:val="0"/>
              <w:marBottom w:val="0"/>
              <w:divBdr>
                <w:top w:val="none" w:sz="0" w:space="0" w:color="auto"/>
                <w:left w:val="none" w:sz="0" w:space="0" w:color="auto"/>
                <w:bottom w:val="none" w:sz="0" w:space="0" w:color="auto"/>
                <w:right w:val="none" w:sz="0" w:space="0" w:color="auto"/>
              </w:divBdr>
            </w:div>
            <w:div w:id="2084255481">
              <w:marLeft w:val="0"/>
              <w:marRight w:val="0"/>
              <w:marTop w:val="0"/>
              <w:marBottom w:val="0"/>
              <w:divBdr>
                <w:top w:val="none" w:sz="0" w:space="0" w:color="auto"/>
                <w:left w:val="none" w:sz="0" w:space="0" w:color="auto"/>
                <w:bottom w:val="none" w:sz="0" w:space="0" w:color="auto"/>
                <w:right w:val="none" w:sz="0" w:space="0" w:color="auto"/>
              </w:divBdr>
            </w:div>
            <w:div w:id="2085177376">
              <w:marLeft w:val="0"/>
              <w:marRight w:val="0"/>
              <w:marTop w:val="0"/>
              <w:marBottom w:val="0"/>
              <w:divBdr>
                <w:top w:val="none" w:sz="0" w:space="0" w:color="auto"/>
                <w:left w:val="none" w:sz="0" w:space="0" w:color="auto"/>
                <w:bottom w:val="none" w:sz="0" w:space="0" w:color="auto"/>
                <w:right w:val="none" w:sz="0" w:space="0" w:color="auto"/>
              </w:divBdr>
            </w:div>
            <w:div w:id="2085370783">
              <w:marLeft w:val="0"/>
              <w:marRight w:val="0"/>
              <w:marTop w:val="0"/>
              <w:marBottom w:val="0"/>
              <w:divBdr>
                <w:top w:val="none" w:sz="0" w:space="0" w:color="auto"/>
                <w:left w:val="none" w:sz="0" w:space="0" w:color="auto"/>
                <w:bottom w:val="none" w:sz="0" w:space="0" w:color="auto"/>
                <w:right w:val="none" w:sz="0" w:space="0" w:color="auto"/>
              </w:divBdr>
            </w:div>
            <w:div w:id="2086292622">
              <w:marLeft w:val="0"/>
              <w:marRight w:val="0"/>
              <w:marTop w:val="0"/>
              <w:marBottom w:val="0"/>
              <w:divBdr>
                <w:top w:val="none" w:sz="0" w:space="0" w:color="auto"/>
                <w:left w:val="none" w:sz="0" w:space="0" w:color="auto"/>
                <w:bottom w:val="none" w:sz="0" w:space="0" w:color="auto"/>
                <w:right w:val="none" w:sz="0" w:space="0" w:color="auto"/>
              </w:divBdr>
            </w:div>
            <w:div w:id="2089574082">
              <w:marLeft w:val="0"/>
              <w:marRight w:val="0"/>
              <w:marTop w:val="0"/>
              <w:marBottom w:val="0"/>
              <w:divBdr>
                <w:top w:val="none" w:sz="0" w:space="0" w:color="auto"/>
                <w:left w:val="none" w:sz="0" w:space="0" w:color="auto"/>
                <w:bottom w:val="none" w:sz="0" w:space="0" w:color="auto"/>
                <w:right w:val="none" w:sz="0" w:space="0" w:color="auto"/>
              </w:divBdr>
            </w:div>
            <w:div w:id="2091003334">
              <w:marLeft w:val="0"/>
              <w:marRight w:val="0"/>
              <w:marTop w:val="0"/>
              <w:marBottom w:val="0"/>
              <w:divBdr>
                <w:top w:val="none" w:sz="0" w:space="0" w:color="auto"/>
                <w:left w:val="none" w:sz="0" w:space="0" w:color="auto"/>
                <w:bottom w:val="none" w:sz="0" w:space="0" w:color="auto"/>
                <w:right w:val="none" w:sz="0" w:space="0" w:color="auto"/>
              </w:divBdr>
            </w:div>
            <w:div w:id="2091460406">
              <w:marLeft w:val="0"/>
              <w:marRight w:val="0"/>
              <w:marTop w:val="0"/>
              <w:marBottom w:val="0"/>
              <w:divBdr>
                <w:top w:val="none" w:sz="0" w:space="0" w:color="auto"/>
                <w:left w:val="none" w:sz="0" w:space="0" w:color="auto"/>
                <w:bottom w:val="none" w:sz="0" w:space="0" w:color="auto"/>
                <w:right w:val="none" w:sz="0" w:space="0" w:color="auto"/>
              </w:divBdr>
            </w:div>
            <w:div w:id="2091582628">
              <w:marLeft w:val="0"/>
              <w:marRight w:val="0"/>
              <w:marTop w:val="0"/>
              <w:marBottom w:val="0"/>
              <w:divBdr>
                <w:top w:val="none" w:sz="0" w:space="0" w:color="auto"/>
                <w:left w:val="none" w:sz="0" w:space="0" w:color="auto"/>
                <w:bottom w:val="none" w:sz="0" w:space="0" w:color="auto"/>
                <w:right w:val="none" w:sz="0" w:space="0" w:color="auto"/>
              </w:divBdr>
            </w:div>
            <w:div w:id="2093309289">
              <w:marLeft w:val="0"/>
              <w:marRight w:val="0"/>
              <w:marTop w:val="0"/>
              <w:marBottom w:val="0"/>
              <w:divBdr>
                <w:top w:val="none" w:sz="0" w:space="0" w:color="auto"/>
                <w:left w:val="none" w:sz="0" w:space="0" w:color="auto"/>
                <w:bottom w:val="none" w:sz="0" w:space="0" w:color="auto"/>
                <w:right w:val="none" w:sz="0" w:space="0" w:color="auto"/>
              </w:divBdr>
            </w:div>
            <w:div w:id="2093694205">
              <w:marLeft w:val="0"/>
              <w:marRight w:val="0"/>
              <w:marTop w:val="0"/>
              <w:marBottom w:val="0"/>
              <w:divBdr>
                <w:top w:val="none" w:sz="0" w:space="0" w:color="auto"/>
                <w:left w:val="none" w:sz="0" w:space="0" w:color="auto"/>
                <w:bottom w:val="none" w:sz="0" w:space="0" w:color="auto"/>
                <w:right w:val="none" w:sz="0" w:space="0" w:color="auto"/>
              </w:divBdr>
            </w:div>
            <w:div w:id="2094812560">
              <w:marLeft w:val="0"/>
              <w:marRight w:val="0"/>
              <w:marTop w:val="0"/>
              <w:marBottom w:val="0"/>
              <w:divBdr>
                <w:top w:val="none" w:sz="0" w:space="0" w:color="auto"/>
                <w:left w:val="none" w:sz="0" w:space="0" w:color="auto"/>
                <w:bottom w:val="none" w:sz="0" w:space="0" w:color="auto"/>
                <w:right w:val="none" w:sz="0" w:space="0" w:color="auto"/>
              </w:divBdr>
            </w:div>
            <w:div w:id="2094815485">
              <w:marLeft w:val="0"/>
              <w:marRight w:val="0"/>
              <w:marTop w:val="0"/>
              <w:marBottom w:val="0"/>
              <w:divBdr>
                <w:top w:val="none" w:sz="0" w:space="0" w:color="auto"/>
                <w:left w:val="none" w:sz="0" w:space="0" w:color="auto"/>
                <w:bottom w:val="none" w:sz="0" w:space="0" w:color="auto"/>
                <w:right w:val="none" w:sz="0" w:space="0" w:color="auto"/>
              </w:divBdr>
            </w:div>
            <w:div w:id="2095004613">
              <w:marLeft w:val="0"/>
              <w:marRight w:val="0"/>
              <w:marTop w:val="0"/>
              <w:marBottom w:val="0"/>
              <w:divBdr>
                <w:top w:val="none" w:sz="0" w:space="0" w:color="auto"/>
                <w:left w:val="none" w:sz="0" w:space="0" w:color="auto"/>
                <w:bottom w:val="none" w:sz="0" w:space="0" w:color="auto"/>
                <w:right w:val="none" w:sz="0" w:space="0" w:color="auto"/>
              </w:divBdr>
            </w:div>
            <w:div w:id="2095543201">
              <w:marLeft w:val="0"/>
              <w:marRight w:val="0"/>
              <w:marTop w:val="0"/>
              <w:marBottom w:val="0"/>
              <w:divBdr>
                <w:top w:val="none" w:sz="0" w:space="0" w:color="auto"/>
                <w:left w:val="none" w:sz="0" w:space="0" w:color="auto"/>
                <w:bottom w:val="none" w:sz="0" w:space="0" w:color="auto"/>
                <w:right w:val="none" w:sz="0" w:space="0" w:color="auto"/>
              </w:divBdr>
            </w:div>
            <w:div w:id="2095668076">
              <w:marLeft w:val="0"/>
              <w:marRight w:val="0"/>
              <w:marTop w:val="0"/>
              <w:marBottom w:val="0"/>
              <w:divBdr>
                <w:top w:val="none" w:sz="0" w:space="0" w:color="auto"/>
                <w:left w:val="none" w:sz="0" w:space="0" w:color="auto"/>
                <w:bottom w:val="none" w:sz="0" w:space="0" w:color="auto"/>
                <w:right w:val="none" w:sz="0" w:space="0" w:color="auto"/>
              </w:divBdr>
            </w:div>
            <w:div w:id="2097700168">
              <w:marLeft w:val="0"/>
              <w:marRight w:val="0"/>
              <w:marTop w:val="0"/>
              <w:marBottom w:val="0"/>
              <w:divBdr>
                <w:top w:val="none" w:sz="0" w:space="0" w:color="auto"/>
                <w:left w:val="none" w:sz="0" w:space="0" w:color="auto"/>
                <w:bottom w:val="none" w:sz="0" w:space="0" w:color="auto"/>
                <w:right w:val="none" w:sz="0" w:space="0" w:color="auto"/>
              </w:divBdr>
            </w:div>
            <w:div w:id="2098750176">
              <w:marLeft w:val="0"/>
              <w:marRight w:val="0"/>
              <w:marTop w:val="0"/>
              <w:marBottom w:val="0"/>
              <w:divBdr>
                <w:top w:val="none" w:sz="0" w:space="0" w:color="auto"/>
                <w:left w:val="none" w:sz="0" w:space="0" w:color="auto"/>
                <w:bottom w:val="none" w:sz="0" w:space="0" w:color="auto"/>
                <w:right w:val="none" w:sz="0" w:space="0" w:color="auto"/>
              </w:divBdr>
            </w:div>
            <w:div w:id="2099406832">
              <w:marLeft w:val="0"/>
              <w:marRight w:val="0"/>
              <w:marTop w:val="0"/>
              <w:marBottom w:val="0"/>
              <w:divBdr>
                <w:top w:val="none" w:sz="0" w:space="0" w:color="auto"/>
                <w:left w:val="none" w:sz="0" w:space="0" w:color="auto"/>
                <w:bottom w:val="none" w:sz="0" w:space="0" w:color="auto"/>
                <w:right w:val="none" w:sz="0" w:space="0" w:color="auto"/>
              </w:divBdr>
            </w:div>
            <w:div w:id="2100517401">
              <w:marLeft w:val="0"/>
              <w:marRight w:val="0"/>
              <w:marTop w:val="0"/>
              <w:marBottom w:val="0"/>
              <w:divBdr>
                <w:top w:val="none" w:sz="0" w:space="0" w:color="auto"/>
                <w:left w:val="none" w:sz="0" w:space="0" w:color="auto"/>
                <w:bottom w:val="none" w:sz="0" w:space="0" w:color="auto"/>
                <w:right w:val="none" w:sz="0" w:space="0" w:color="auto"/>
              </w:divBdr>
              <w:divsChild>
                <w:div w:id="18430593">
                  <w:marLeft w:val="0"/>
                  <w:marRight w:val="0"/>
                  <w:marTop w:val="0"/>
                  <w:marBottom w:val="0"/>
                  <w:divBdr>
                    <w:top w:val="none" w:sz="0" w:space="0" w:color="auto"/>
                    <w:left w:val="none" w:sz="0" w:space="0" w:color="auto"/>
                    <w:bottom w:val="none" w:sz="0" w:space="0" w:color="auto"/>
                    <w:right w:val="none" w:sz="0" w:space="0" w:color="auto"/>
                  </w:divBdr>
                </w:div>
                <w:div w:id="610824380">
                  <w:marLeft w:val="0"/>
                  <w:marRight w:val="0"/>
                  <w:marTop w:val="0"/>
                  <w:marBottom w:val="0"/>
                  <w:divBdr>
                    <w:top w:val="none" w:sz="0" w:space="0" w:color="auto"/>
                    <w:left w:val="none" w:sz="0" w:space="0" w:color="auto"/>
                    <w:bottom w:val="none" w:sz="0" w:space="0" w:color="auto"/>
                    <w:right w:val="none" w:sz="0" w:space="0" w:color="auto"/>
                  </w:divBdr>
                </w:div>
                <w:div w:id="778722429">
                  <w:marLeft w:val="0"/>
                  <w:marRight w:val="0"/>
                  <w:marTop w:val="0"/>
                  <w:marBottom w:val="0"/>
                  <w:divBdr>
                    <w:top w:val="none" w:sz="0" w:space="0" w:color="auto"/>
                    <w:left w:val="none" w:sz="0" w:space="0" w:color="auto"/>
                    <w:bottom w:val="none" w:sz="0" w:space="0" w:color="auto"/>
                    <w:right w:val="none" w:sz="0" w:space="0" w:color="auto"/>
                  </w:divBdr>
                </w:div>
                <w:div w:id="1001010329">
                  <w:marLeft w:val="0"/>
                  <w:marRight w:val="0"/>
                  <w:marTop w:val="0"/>
                  <w:marBottom w:val="0"/>
                  <w:divBdr>
                    <w:top w:val="none" w:sz="0" w:space="0" w:color="auto"/>
                    <w:left w:val="none" w:sz="0" w:space="0" w:color="auto"/>
                    <w:bottom w:val="none" w:sz="0" w:space="0" w:color="auto"/>
                    <w:right w:val="none" w:sz="0" w:space="0" w:color="auto"/>
                  </w:divBdr>
                </w:div>
                <w:div w:id="1032459014">
                  <w:marLeft w:val="0"/>
                  <w:marRight w:val="0"/>
                  <w:marTop w:val="0"/>
                  <w:marBottom w:val="0"/>
                  <w:divBdr>
                    <w:top w:val="none" w:sz="0" w:space="0" w:color="auto"/>
                    <w:left w:val="none" w:sz="0" w:space="0" w:color="auto"/>
                    <w:bottom w:val="none" w:sz="0" w:space="0" w:color="auto"/>
                    <w:right w:val="none" w:sz="0" w:space="0" w:color="auto"/>
                  </w:divBdr>
                </w:div>
                <w:div w:id="1154376632">
                  <w:marLeft w:val="0"/>
                  <w:marRight w:val="0"/>
                  <w:marTop w:val="0"/>
                  <w:marBottom w:val="0"/>
                  <w:divBdr>
                    <w:top w:val="none" w:sz="0" w:space="0" w:color="auto"/>
                    <w:left w:val="none" w:sz="0" w:space="0" w:color="auto"/>
                    <w:bottom w:val="none" w:sz="0" w:space="0" w:color="auto"/>
                    <w:right w:val="none" w:sz="0" w:space="0" w:color="auto"/>
                  </w:divBdr>
                </w:div>
                <w:div w:id="1226915804">
                  <w:marLeft w:val="0"/>
                  <w:marRight w:val="0"/>
                  <w:marTop w:val="0"/>
                  <w:marBottom w:val="0"/>
                  <w:divBdr>
                    <w:top w:val="none" w:sz="0" w:space="0" w:color="auto"/>
                    <w:left w:val="none" w:sz="0" w:space="0" w:color="auto"/>
                    <w:bottom w:val="none" w:sz="0" w:space="0" w:color="auto"/>
                    <w:right w:val="none" w:sz="0" w:space="0" w:color="auto"/>
                  </w:divBdr>
                </w:div>
                <w:div w:id="1285963518">
                  <w:marLeft w:val="0"/>
                  <w:marRight w:val="0"/>
                  <w:marTop w:val="0"/>
                  <w:marBottom w:val="0"/>
                  <w:divBdr>
                    <w:top w:val="none" w:sz="0" w:space="0" w:color="auto"/>
                    <w:left w:val="none" w:sz="0" w:space="0" w:color="auto"/>
                    <w:bottom w:val="none" w:sz="0" w:space="0" w:color="auto"/>
                    <w:right w:val="none" w:sz="0" w:space="0" w:color="auto"/>
                  </w:divBdr>
                </w:div>
                <w:div w:id="1583875509">
                  <w:marLeft w:val="0"/>
                  <w:marRight w:val="0"/>
                  <w:marTop w:val="0"/>
                  <w:marBottom w:val="0"/>
                  <w:divBdr>
                    <w:top w:val="none" w:sz="0" w:space="0" w:color="auto"/>
                    <w:left w:val="none" w:sz="0" w:space="0" w:color="auto"/>
                    <w:bottom w:val="none" w:sz="0" w:space="0" w:color="auto"/>
                    <w:right w:val="none" w:sz="0" w:space="0" w:color="auto"/>
                  </w:divBdr>
                </w:div>
                <w:div w:id="1596205362">
                  <w:marLeft w:val="0"/>
                  <w:marRight w:val="0"/>
                  <w:marTop w:val="0"/>
                  <w:marBottom w:val="0"/>
                  <w:divBdr>
                    <w:top w:val="none" w:sz="0" w:space="0" w:color="auto"/>
                    <w:left w:val="none" w:sz="0" w:space="0" w:color="auto"/>
                    <w:bottom w:val="none" w:sz="0" w:space="0" w:color="auto"/>
                    <w:right w:val="none" w:sz="0" w:space="0" w:color="auto"/>
                  </w:divBdr>
                </w:div>
                <w:div w:id="1770738371">
                  <w:marLeft w:val="0"/>
                  <w:marRight w:val="0"/>
                  <w:marTop w:val="0"/>
                  <w:marBottom w:val="0"/>
                  <w:divBdr>
                    <w:top w:val="none" w:sz="0" w:space="0" w:color="auto"/>
                    <w:left w:val="none" w:sz="0" w:space="0" w:color="auto"/>
                    <w:bottom w:val="none" w:sz="0" w:space="0" w:color="auto"/>
                    <w:right w:val="none" w:sz="0" w:space="0" w:color="auto"/>
                  </w:divBdr>
                </w:div>
                <w:div w:id="2041976849">
                  <w:marLeft w:val="0"/>
                  <w:marRight w:val="0"/>
                  <w:marTop w:val="0"/>
                  <w:marBottom w:val="0"/>
                  <w:divBdr>
                    <w:top w:val="none" w:sz="0" w:space="0" w:color="auto"/>
                    <w:left w:val="none" w:sz="0" w:space="0" w:color="auto"/>
                    <w:bottom w:val="none" w:sz="0" w:space="0" w:color="auto"/>
                    <w:right w:val="none" w:sz="0" w:space="0" w:color="auto"/>
                  </w:divBdr>
                </w:div>
                <w:div w:id="2138523401">
                  <w:marLeft w:val="0"/>
                  <w:marRight w:val="0"/>
                  <w:marTop w:val="0"/>
                  <w:marBottom w:val="0"/>
                  <w:divBdr>
                    <w:top w:val="none" w:sz="0" w:space="0" w:color="auto"/>
                    <w:left w:val="none" w:sz="0" w:space="0" w:color="auto"/>
                    <w:bottom w:val="none" w:sz="0" w:space="0" w:color="auto"/>
                    <w:right w:val="none" w:sz="0" w:space="0" w:color="auto"/>
                  </w:divBdr>
                </w:div>
                <w:div w:id="2139178728">
                  <w:marLeft w:val="0"/>
                  <w:marRight w:val="0"/>
                  <w:marTop w:val="0"/>
                  <w:marBottom w:val="0"/>
                  <w:divBdr>
                    <w:top w:val="none" w:sz="0" w:space="0" w:color="auto"/>
                    <w:left w:val="none" w:sz="0" w:space="0" w:color="auto"/>
                    <w:bottom w:val="none" w:sz="0" w:space="0" w:color="auto"/>
                    <w:right w:val="none" w:sz="0" w:space="0" w:color="auto"/>
                  </w:divBdr>
                </w:div>
              </w:divsChild>
            </w:div>
            <w:div w:id="2101946592">
              <w:marLeft w:val="0"/>
              <w:marRight w:val="0"/>
              <w:marTop w:val="0"/>
              <w:marBottom w:val="0"/>
              <w:divBdr>
                <w:top w:val="none" w:sz="0" w:space="0" w:color="auto"/>
                <w:left w:val="none" w:sz="0" w:space="0" w:color="auto"/>
                <w:bottom w:val="none" w:sz="0" w:space="0" w:color="auto"/>
                <w:right w:val="none" w:sz="0" w:space="0" w:color="auto"/>
              </w:divBdr>
            </w:div>
            <w:div w:id="2104260659">
              <w:marLeft w:val="0"/>
              <w:marRight w:val="0"/>
              <w:marTop w:val="0"/>
              <w:marBottom w:val="0"/>
              <w:divBdr>
                <w:top w:val="none" w:sz="0" w:space="0" w:color="auto"/>
                <w:left w:val="none" w:sz="0" w:space="0" w:color="auto"/>
                <w:bottom w:val="none" w:sz="0" w:space="0" w:color="auto"/>
                <w:right w:val="none" w:sz="0" w:space="0" w:color="auto"/>
              </w:divBdr>
            </w:div>
            <w:div w:id="2104447389">
              <w:marLeft w:val="0"/>
              <w:marRight w:val="0"/>
              <w:marTop w:val="0"/>
              <w:marBottom w:val="0"/>
              <w:divBdr>
                <w:top w:val="none" w:sz="0" w:space="0" w:color="auto"/>
                <w:left w:val="none" w:sz="0" w:space="0" w:color="auto"/>
                <w:bottom w:val="none" w:sz="0" w:space="0" w:color="auto"/>
                <w:right w:val="none" w:sz="0" w:space="0" w:color="auto"/>
              </w:divBdr>
            </w:div>
            <w:div w:id="2104761250">
              <w:marLeft w:val="0"/>
              <w:marRight w:val="0"/>
              <w:marTop w:val="0"/>
              <w:marBottom w:val="0"/>
              <w:divBdr>
                <w:top w:val="none" w:sz="0" w:space="0" w:color="auto"/>
                <w:left w:val="none" w:sz="0" w:space="0" w:color="auto"/>
                <w:bottom w:val="none" w:sz="0" w:space="0" w:color="auto"/>
                <w:right w:val="none" w:sz="0" w:space="0" w:color="auto"/>
              </w:divBdr>
            </w:div>
            <w:div w:id="2105881048">
              <w:marLeft w:val="0"/>
              <w:marRight w:val="0"/>
              <w:marTop w:val="0"/>
              <w:marBottom w:val="0"/>
              <w:divBdr>
                <w:top w:val="none" w:sz="0" w:space="0" w:color="auto"/>
                <w:left w:val="none" w:sz="0" w:space="0" w:color="auto"/>
                <w:bottom w:val="none" w:sz="0" w:space="0" w:color="auto"/>
                <w:right w:val="none" w:sz="0" w:space="0" w:color="auto"/>
              </w:divBdr>
            </w:div>
            <w:div w:id="2106687463">
              <w:marLeft w:val="0"/>
              <w:marRight w:val="0"/>
              <w:marTop w:val="0"/>
              <w:marBottom w:val="0"/>
              <w:divBdr>
                <w:top w:val="none" w:sz="0" w:space="0" w:color="auto"/>
                <w:left w:val="none" w:sz="0" w:space="0" w:color="auto"/>
                <w:bottom w:val="none" w:sz="0" w:space="0" w:color="auto"/>
                <w:right w:val="none" w:sz="0" w:space="0" w:color="auto"/>
              </w:divBdr>
            </w:div>
            <w:div w:id="2109108312">
              <w:marLeft w:val="0"/>
              <w:marRight w:val="0"/>
              <w:marTop w:val="0"/>
              <w:marBottom w:val="0"/>
              <w:divBdr>
                <w:top w:val="none" w:sz="0" w:space="0" w:color="auto"/>
                <w:left w:val="none" w:sz="0" w:space="0" w:color="auto"/>
                <w:bottom w:val="none" w:sz="0" w:space="0" w:color="auto"/>
                <w:right w:val="none" w:sz="0" w:space="0" w:color="auto"/>
              </w:divBdr>
            </w:div>
            <w:div w:id="2109497701">
              <w:marLeft w:val="0"/>
              <w:marRight w:val="0"/>
              <w:marTop w:val="0"/>
              <w:marBottom w:val="0"/>
              <w:divBdr>
                <w:top w:val="none" w:sz="0" w:space="0" w:color="auto"/>
                <w:left w:val="none" w:sz="0" w:space="0" w:color="auto"/>
                <w:bottom w:val="none" w:sz="0" w:space="0" w:color="auto"/>
                <w:right w:val="none" w:sz="0" w:space="0" w:color="auto"/>
              </w:divBdr>
            </w:div>
            <w:div w:id="2110420034">
              <w:marLeft w:val="0"/>
              <w:marRight w:val="0"/>
              <w:marTop w:val="0"/>
              <w:marBottom w:val="0"/>
              <w:divBdr>
                <w:top w:val="none" w:sz="0" w:space="0" w:color="auto"/>
                <w:left w:val="none" w:sz="0" w:space="0" w:color="auto"/>
                <w:bottom w:val="none" w:sz="0" w:space="0" w:color="auto"/>
                <w:right w:val="none" w:sz="0" w:space="0" w:color="auto"/>
              </w:divBdr>
            </w:div>
            <w:div w:id="2111730410">
              <w:marLeft w:val="0"/>
              <w:marRight w:val="0"/>
              <w:marTop w:val="0"/>
              <w:marBottom w:val="0"/>
              <w:divBdr>
                <w:top w:val="none" w:sz="0" w:space="0" w:color="auto"/>
                <w:left w:val="none" w:sz="0" w:space="0" w:color="auto"/>
                <w:bottom w:val="none" w:sz="0" w:space="0" w:color="auto"/>
                <w:right w:val="none" w:sz="0" w:space="0" w:color="auto"/>
              </w:divBdr>
            </w:div>
            <w:div w:id="2111973295">
              <w:marLeft w:val="0"/>
              <w:marRight w:val="0"/>
              <w:marTop w:val="0"/>
              <w:marBottom w:val="0"/>
              <w:divBdr>
                <w:top w:val="none" w:sz="0" w:space="0" w:color="auto"/>
                <w:left w:val="none" w:sz="0" w:space="0" w:color="auto"/>
                <w:bottom w:val="none" w:sz="0" w:space="0" w:color="auto"/>
                <w:right w:val="none" w:sz="0" w:space="0" w:color="auto"/>
              </w:divBdr>
            </w:div>
            <w:div w:id="2112166532">
              <w:marLeft w:val="0"/>
              <w:marRight w:val="0"/>
              <w:marTop w:val="0"/>
              <w:marBottom w:val="0"/>
              <w:divBdr>
                <w:top w:val="none" w:sz="0" w:space="0" w:color="auto"/>
                <w:left w:val="none" w:sz="0" w:space="0" w:color="auto"/>
                <w:bottom w:val="none" w:sz="0" w:space="0" w:color="auto"/>
                <w:right w:val="none" w:sz="0" w:space="0" w:color="auto"/>
              </w:divBdr>
            </w:div>
            <w:div w:id="2113553790">
              <w:marLeft w:val="0"/>
              <w:marRight w:val="0"/>
              <w:marTop w:val="0"/>
              <w:marBottom w:val="0"/>
              <w:divBdr>
                <w:top w:val="none" w:sz="0" w:space="0" w:color="auto"/>
                <w:left w:val="none" w:sz="0" w:space="0" w:color="auto"/>
                <w:bottom w:val="none" w:sz="0" w:space="0" w:color="auto"/>
                <w:right w:val="none" w:sz="0" w:space="0" w:color="auto"/>
              </w:divBdr>
            </w:div>
            <w:div w:id="2114202534">
              <w:marLeft w:val="0"/>
              <w:marRight w:val="0"/>
              <w:marTop w:val="0"/>
              <w:marBottom w:val="0"/>
              <w:divBdr>
                <w:top w:val="none" w:sz="0" w:space="0" w:color="auto"/>
                <w:left w:val="none" w:sz="0" w:space="0" w:color="auto"/>
                <w:bottom w:val="none" w:sz="0" w:space="0" w:color="auto"/>
                <w:right w:val="none" w:sz="0" w:space="0" w:color="auto"/>
              </w:divBdr>
            </w:div>
            <w:div w:id="2114207302">
              <w:marLeft w:val="0"/>
              <w:marRight w:val="0"/>
              <w:marTop w:val="0"/>
              <w:marBottom w:val="0"/>
              <w:divBdr>
                <w:top w:val="none" w:sz="0" w:space="0" w:color="auto"/>
                <w:left w:val="none" w:sz="0" w:space="0" w:color="auto"/>
                <w:bottom w:val="none" w:sz="0" w:space="0" w:color="auto"/>
                <w:right w:val="none" w:sz="0" w:space="0" w:color="auto"/>
              </w:divBdr>
            </w:div>
            <w:div w:id="2114399712">
              <w:marLeft w:val="0"/>
              <w:marRight w:val="0"/>
              <w:marTop w:val="0"/>
              <w:marBottom w:val="0"/>
              <w:divBdr>
                <w:top w:val="none" w:sz="0" w:space="0" w:color="auto"/>
                <w:left w:val="none" w:sz="0" w:space="0" w:color="auto"/>
                <w:bottom w:val="none" w:sz="0" w:space="0" w:color="auto"/>
                <w:right w:val="none" w:sz="0" w:space="0" w:color="auto"/>
              </w:divBdr>
            </w:div>
            <w:div w:id="2115980467">
              <w:marLeft w:val="0"/>
              <w:marRight w:val="0"/>
              <w:marTop w:val="0"/>
              <w:marBottom w:val="0"/>
              <w:divBdr>
                <w:top w:val="none" w:sz="0" w:space="0" w:color="auto"/>
                <w:left w:val="none" w:sz="0" w:space="0" w:color="auto"/>
                <w:bottom w:val="none" w:sz="0" w:space="0" w:color="auto"/>
                <w:right w:val="none" w:sz="0" w:space="0" w:color="auto"/>
              </w:divBdr>
            </w:div>
            <w:div w:id="2117021099">
              <w:marLeft w:val="0"/>
              <w:marRight w:val="0"/>
              <w:marTop w:val="0"/>
              <w:marBottom w:val="0"/>
              <w:divBdr>
                <w:top w:val="none" w:sz="0" w:space="0" w:color="auto"/>
                <w:left w:val="none" w:sz="0" w:space="0" w:color="auto"/>
                <w:bottom w:val="none" w:sz="0" w:space="0" w:color="auto"/>
                <w:right w:val="none" w:sz="0" w:space="0" w:color="auto"/>
              </w:divBdr>
            </w:div>
            <w:div w:id="2117753534">
              <w:marLeft w:val="0"/>
              <w:marRight w:val="0"/>
              <w:marTop w:val="0"/>
              <w:marBottom w:val="0"/>
              <w:divBdr>
                <w:top w:val="none" w:sz="0" w:space="0" w:color="auto"/>
                <w:left w:val="none" w:sz="0" w:space="0" w:color="auto"/>
                <w:bottom w:val="none" w:sz="0" w:space="0" w:color="auto"/>
                <w:right w:val="none" w:sz="0" w:space="0" w:color="auto"/>
              </w:divBdr>
            </w:div>
            <w:div w:id="2118330365">
              <w:marLeft w:val="0"/>
              <w:marRight w:val="0"/>
              <w:marTop w:val="0"/>
              <w:marBottom w:val="0"/>
              <w:divBdr>
                <w:top w:val="none" w:sz="0" w:space="0" w:color="auto"/>
                <w:left w:val="none" w:sz="0" w:space="0" w:color="auto"/>
                <w:bottom w:val="none" w:sz="0" w:space="0" w:color="auto"/>
                <w:right w:val="none" w:sz="0" w:space="0" w:color="auto"/>
              </w:divBdr>
            </w:div>
            <w:div w:id="2118594342">
              <w:marLeft w:val="0"/>
              <w:marRight w:val="0"/>
              <w:marTop w:val="0"/>
              <w:marBottom w:val="0"/>
              <w:divBdr>
                <w:top w:val="none" w:sz="0" w:space="0" w:color="auto"/>
                <w:left w:val="none" w:sz="0" w:space="0" w:color="auto"/>
                <w:bottom w:val="none" w:sz="0" w:space="0" w:color="auto"/>
                <w:right w:val="none" w:sz="0" w:space="0" w:color="auto"/>
              </w:divBdr>
            </w:div>
            <w:div w:id="2118676885">
              <w:marLeft w:val="0"/>
              <w:marRight w:val="0"/>
              <w:marTop w:val="0"/>
              <w:marBottom w:val="0"/>
              <w:divBdr>
                <w:top w:val="none" w:sz="0" w:space="0" w:color="auto"/>
                <w:left w:val="none" w:sz="0" w:space="0" w:color="auto"/>
                <w:bottom w:val="none" w:sz="0" w:space="0" w:color="auto"/>
                <w:right w:val="none" w:sz="0" w:space="0" w:color="auto"/>
              </w:divBdr>
            </w:div>
            <w:div w:id="2119061290">
              <w:marLeft w:val="0"/>
              <w:marRight w:val="0"/>
              <w:marTop w:val="0"/>
              <w:marBottom w:val="0"/>
              <w:divBdr>
                <w:top w:val="none" w:sz="0" w:space="0" w:color="auto"/>
                <w:left w:val="none" w:sz="0" w:space="0" w:color="auto"/>
                <w:bottom w:val="none" w:sz="0" w:space="0" w:color="auto"/>
                <w:right w:val="none" w:sz="0" w:space="0" w:color="auto"/>
              </w:divBdr>
            </w:div>
            <w:div w:id="2119718335">
              <w:marLeft w:val="0"/>
              <w:marRight w:val="0"/>
              <w:marTop w:val="0"/>
              <w:marBottom w:val="0"/>
              <w:divBdr>
                <w:top w:val="none" w:sz="0" w:space="0" w:color="auto"/>
                <w:left w:val="none" w:sz="0" w:space="0" w:color="auto"/>
                <w:bottom w:val="none" w:sz="0" w:space="0" w:color="auto"/>
                <w:right w:val="none" w:sz="0" w:space="0" w:color="auto"/>
              </w:divBdr>
            </w:div>
            <w:div w:id="2120370467">
              <w:marLeft w:val="0"/>
              <w:marRight w:val="0"/>
              <w:marTop w:val="0"/>
              <w:marBottom w:val="0"/>
              <w:divBdr>
                <w:top w:val="none" w:sz="0" w:space="0" w:color="auto"/>
                <w:left w:val="none" w:sz="0" w:space="0" w:color="auto"/>
                <w:bottom w:val="none" w:sz="0" w:space="0" w:color="auto"/>
                <w:right w:val="none" w:sz="0" w:space="0" w:color="auto"/>
              </w:divBdr>
            </w:div>
            <w:div w:id="2120443067">
              <w:marLeft w:val="0"/>
              <w:marRight w:val="0"/>
              <w:marTop w:val="0"/>
              <w:marBottom w:val="0"/>
              <w:divBdr>
                <w:top w:val="none" w:sz="0" w:space="0" w:color="auto"/>
                <w:left w:val="none" w:sz="0" w:space="0" w:color="auto"/>
                <w:bottom w:val="none" w:sz="0" w:space="0" w:color="auto"/>
                <w:right w:val="none" w:sz="0" w:space="0" w:color="auto"/>
              </w:divBdr>
            </w:div>
            <w:div w:id="2120644181">
              <w:marLeft w:val="0"/>
              <w:marRight w:val="0"/>
              <w:marTop w:val="0"/>
              <w:marBottom w:val="0"/>
              <w:divBdr>
                <w:top w:val="none" w:sz="0" w:space="0" w:color="auto"/>
                <w:left w:val="none" w:sz="0" w:space="0" w:color="auto"/>
                <w:bottom w:val="none" w:sz="0" w:space="0" w:color="auto"/>
                <w:right w:val="none" w:sz="0" w:space="0" w:color="auto"/>
              </w:divBdr>
            </w:div>
            <w:div w:id="2122213790">
              <w:marLeft w:val="0"/>
              <w:marRight w:val="0"/>
              <w:marTop w:val="0"/>
              <w:marBottom w:val="0"/>
              <w:divBdr>
                <w:top w:val="none" w:sz="0" w:space="0" w:color="auto"/>
                <w:left w:val="none" w:sz="0" w:space="0" w:color="auto"/>
                <w:bottom w:val="none" w:sz="0" w:space="0" w:color="auto"/>
                <w:right w:val="none" w:sz="0" w:space="0" w:color="auto"/>
              </w:divBdr>
            </w:div>
            <w:div w:id="2125616288">
              <w:marLeft w:val="0"/>
              <w:marRight w:val="0"/>
              <w:marTop w:val="0"/>
              <w:marBottom w:val="0"/>
              <w:divBdr>
                <w:top w:val="none" w:sz="0" w:space="0" w:color="auto"/>
                <w:left w:val="none" w:sz="0" w:space="0" w:color="auto"/>
                <w:bottom w:val="none" w:sz="0" w:space="0" w:color="auto"/>
                <w:right w:val="none" w:sz="0" w:space="0" w:color="auto"/>
              </w:divBdr>
            </w:div>
            <w:div w:id="2125731182">
              <w:marLeft w:val="0"/>
              <w:marRight w:val="0"/>
              <w:marTop w:val="0"/>
              <w:marBottom w:val="0"/>
              <w:divBdr>
                <w:top w:val="none" w:sz="0" w:space="0" w:color="auto"/>
                <w:left w:val="none" w:sz="0" w:space="0" w:color="auto"/>
                <w:bottom w:val="none" w:sz="0" w:space="0" w:color="auto"/>
                <w:right w:val="none" w:sz="0" w:space="0" w:color="auto"/>
              </w:divBdr>
            </w:div>
            <w:div w:id="2126389962">
              <w:marLeft w:val="0"/>
              <w:marRight w:val="0"/>
              <w:marTop w:val="0"/>
              <w:marBottom w:val="0"/>
              <w:divBdr>
                <w:top w:val="none" w:sz="0" w:space="0" w:color="auto"/>
                <w:left w:val="none" w:sz="0" w:space="0" w:color="auto"/>
                <w:bottom w:val="none" w:sz="0" w:space="0" w:color="auto"/>
                <w:right w:val="none" w:sz="0" w:space="0" w:color="auto"/>
              </w:divBdr>
            </w:div>
            <w:div w:id="2128307853">
              <w:marLeft w:val="0"/>
              <w:marRight w:val="0"/>
              <w:marTop w:val="0"/>
              <w:marBottom w:val="0"/>
              <w:divBdr>
                <w:top w:val="none" w:sz="0" w:space="0" w:color="auto"/>
                <w:left w:val="none" w:sz="0" w:space="0" w:color="auto"/>
                <w:bottom w:val="none" w:sz="0" w:space="0" w:color="auto"/>
                <w:right w:val="none" w:sz="0" w:space="0" w:color="auto"/>
              </w:divBdr>
            </w:div>
            <w:div w:id="2128498287">
              <w:marLeft w:val="0"/>
              <w:marRight w:val="0"/>
              <w:marTop w:val="0"/>
              <w:marBottom w:val="0"/>
              <w:divBdr>
                <w:top w:val="none" w:sz="0" w:space="0" w:color="auto"/>
                <w:left w:val="none" w:sz="0" w:space="0" w:color="auto"/>
                <w:bottom w:val="none" w:sz="0" w:space="0" w:color="auto"/>
                <w:right w:val="none" w:sz="0" w:space="0" w:color="auto"/>
              </w:divBdr>
            </w:div>
            <w:div w:id="2131166423">
              <w:marLeft w:val="0"/>
              <w:marRight w:val="0"/>
              <w:marTop w:val="0"/>
              <w:marBottom w:val="0"/>
              <w:divBdr>
                <w:top w:val="none" w:sz="0" w:space="0" w:color="auto"/>
                <w:left w:val="none" w:sz="0" w:space="0" w:color="auto"/>
                <w:bottom w:val="none" w:sz="0" w:space="0" w:color="auto"/>
                <w:right w:val="none" w:sz="0" w:space="0" w:color="auto"/>
              </w:divBdr>
            </w:div>
            <w:div w:id="2132086184">
              <w:marLeft w:val="0"/>
              <w:marRight w:val="0"/>
              <w:marTop w:val="0"/>
              <w:marBottom w:val="0"/>
              <w:divBdr>
                <w:top w:val="none" w:sz="0" w:space="0" w:color="auto"/>
                <w:left w:val="none" w:sz="0" w:space="0" w:color="auto"/>
                <w:bottom w:val="none" w:sz="0" w:space="0" w:color="auto"/>
                <w:right w:val="none" w:sz="0" w:space="0" w:color="auto"/>
              </w:divBdr>
            </w:div>
            <w:div w:id="2132505141">
              <w:marLeft w:val="0"/>
              <w:marRight w:val="0"/>
              <w:marTop w:val="0"/>
              <w:marBottom w:val="0"/>
              <w:divBdr>
                <w:top w:val="none" w:sz="0" w:space="0" w:color="auto"/>
                <w:left w:val="none" w:sz="0" w:space="0" w:color="auto"/>
                <w:bottom w:val="none" w:sz="0" w:space="0" w:color="auto"/>
                <w:right w:val="none" w:sz="0" w:space="0" w:color="auto"/>
              </w:divBdr>
            </w:div>
            <w:div w:id="2132898411">
              <w:marLeft w:val="0"/>
              <w:marRight w:val="0"/>
              <w:marTop w:val="0"/>
              <w:marBottom w:val="0"/>
              <w:divBdr>
                <w:top w:val="none" w:sz="0" w:space="0" w:color="auto"/>
                <w:left w:val="none" w:sz="0" w:space="0" w:color="auto"/>
                <w:bottom w:val="none" w:sz="0" w:space="0" w:color="auto"/>
                <w:right w:val="none" w:sz="0" w:space="0" w:color="auto"/>
              </w:divBdr>
            </w:div>
            <w:div w:id="2134204740">
              <w:marLeft w:val="0"/>
              <w:marRight w:val="0"/>
              <w:marTop w:val="0"/>
              <w:marBottom w:val="0"/>
              <w:divBdr>
                <w:top w:val="none" w:sz="0" w:space="0" w:color="auto"/>
                <w:left w:val="none" w:sz="0" w:space="0" w:color="auto"/>
                <w:bottom w:val="none" w:sz="0" w:space="0" w:color="auto"/>
                <w:right w:val="none" w:sz="0" w:space="0" w:color="auto"/>
              </w:divBdr>
            </w:div>
            <w:div w:id="2135630785">
              <w:marLeft w:val="0"/>
              <w:marRight w:val="0"/>
              <w:marTop w:val="0"/>
              <w:marBottom w:val="0"/>
              <w:divBdr>
                <w:top w:val="none" w:sz="0" w:space="0" w:color="auto"/>
                <w:left w:val="none" w:sz="0" w:space="0" w:color="auto"/>
                <w:bottom w:val="none" w:sz="0" w:space="0" w:color="auto"/>
                <w:right w:val="none" w:sz="0" w:space="0" w:color="auto"/>
              </w:divBdr>
            </w:div>
            <w:div w:id="2136870989">
              <w:marLeft w:val="0"/>
              <w:marRight w:val="0"/>
              <w:marTop w:val="0"/>
              <w:marBottom w:val="0"/>
              <w:divBdr>
                <w:top w:val="none" w:sz="0" w:space="0" w:color="auto"/>
                <w:left w:val="none" w:sz="0" w:space="0" w:color="auto"/>
                <w:bottom w:val="none" w:sz="0" w:space="0" w:color="auto"/>
                <w:right w:val="none" w:sz="0" w:space="0" w:color="auto"/>
              </w:divBdr>
            </w:div>
            <w:div w:id="2137406724">
              <w:marLeft w:val="0"/>
              <w:marRight w:val="0"/>
              <w:marTop w:val="0"/>
              <w:marBottom w:val="0"/>
              <w:divBdr>
                <w:top w:val="none" w:sz="0" w:space="0" w:color="auto"/>
                <w:left w:val="none" w:sz="0" w:space="0" w:color="auto"/>
                <w:bottom w:val="none" w:sz="0" w:space="0" w:color="auto"/>
                <w:right w:val="none" w:sz="0" w:space="0" w:color="auto"/>
              </w:divBdr>
            </w:div>
            <w:div w:id="2138257455">
              <w:marLeft w:val="0"/>
              <w:marRight w:val="0"/>
              <w:marTop w:val="0"/>
              <w:marBottom w:val="0"/>
              <w:divBdr>
                <w:top w:val="none" w:sz="0" w:space="0" w:color="auto"/>
                <w:left w:val="none" w:sz="0" w:space="0" w:color="auto"/>
                <w:bottom w:val="none" w:sz="0" w:space="0" w:color="auto"/>
                <w:right w:val="none" w:sz="0" w:space="0" w:color="auto"/>
              </w:divBdr>
              <w:divsChild>
                <w:div w:id="524290817">
                  <w:marLeft w:val="0"/>
                  <w:marRight w:val="0"/>
                  <w:marTop w:val="0"/>
                  <w:marBottom w:val="0"/>
                  <w:divBdr>
                    <w:top w:val="none" w:sz="0" w:space="0" w:color="auto"/>
                    <w:left w:val="none" w:sz="0" w:space="0" w:color="auto"/>
                    <w:bottom w:val="none" w:sz="0" w:space="0" w:color="auto"/>
                    <w:right w:val="none" w:sz="0" w:space="0" w:color="auto"/>
                  </w:divBdr>
                </w:div>
                <w:div w:id="581645484">
                  <w:marLeft w:val="0"/>
                  <w:marRight w:val="0"/>
                  <w:marTop w:val="0"/>
                  <w:marBottom w:val="0"/>
                  <w:divBdr>
                    <w:top w:val="none" w:sz="0" w:space="0" w:color="auto"/>
                    <w:left w:val="none" w:sz="0" w:space="0" w:color="auto"/>
                    <w:bottom w:val="none" w:sz="0" w:space="0" w:color="auto"/>
                    <w:right w:val="none" w:sz="0" w:space="0" w:color="auto"/>
                  </w:divBdr>
                </w:div>
                <w:div w:id="840775002">
                  <w:marLeft w:val="0"/>
                  <w:marRight w:val="0"/>
                  <w:marTop w:val="0"/>
                  <w:marBottom w:val="0"/>
                  <w:divBdr>
                    <w:top w:val="none" w:sz="0" w:space="0" w:color="auto"/>
                    <w:left w:val="none" w:sz="0" w:space="0" w:color="auto"/>
                    <w:bottom w:val="none" w:sz="0" w:space="0" w:color="auto"/>
                    <w:right w:val="none" w:sz="0" w:space="0" w:color="auto"/>
                  </w:divBdr>
                </w:div>
                <w:div w:id="1021781150">
                  <w:marLeft w:val="0"/>
                  <w:marRight w:val="0"/>
                  <w:marTop w:val="0"/>
                  <w:marBottom w:val="0"/>
                  <w:divBdr>
                    <w:top w:val="none" w:sz="0" w:space="0" w:color="auto"/>
                    <w:left w:val="none" w:sz="0" w:space="0" w:color="auto"/>
                    <w:bottom w:val="none" w:sz="0" w:space="0" w:color="auto"/>
                    <w:right w:val="none" w:sz="0" w:space="0" w:color="auto"/>
                  </w:divBdr>
                </w:div>
                <w:div w:id="1092311897">
                  <w:marLeft w:val="0"/>
                  <w:marRight w:val="0"/>
                  <w:marTop w:val="0"/>
                  <w:marBottom w:val="0"/>
                  <w:divBdr>
                    <w:top w:val="none" w:sz="0" w:space="0" w:color="auto"/>
                    <w:left w:val="none" w:sz="0" w:space="0" w:color="auto"/>
                    <w:bottom w:val="none" w:sz="0" w:space="0" w:color="auto"/>
                    <w:right w:val="none" w:sz="0" w:space="0" w:color="auto"/>
                  </w:divBdr>
                </w:div>
                <w:div w:id="1237982363">
                  <w:marLeft w:val="0"/>
                  <w:marRight w:val="0"/>
                  <w:marTop w:val="0"/>
                  <w:marBottom w:val="0"/>
                  <w:divBdr>
                    <w:top w:val="none" w:sz="0" w:space="0" w:color="auto"/>
                    <w:left w:val="none" w:sz="0" w:space="0" w:color="auto"/>
                    <w:bottom w:val="none" w:sz="0" w:space="0" w:color="auto"/>
                    <w:right w:val="none" w:sz="0" w:space="0" w:color="auto"/>
                  </w:divBdr>
                </w:div>
                <w:div w:id="1279529061">
                  <w:marLeft w:val="0"/>
                  <w:marRight w:val="0"/>
                  <w:marTop w:val="0"/>
                  <w:marBottom w:val="0"/>
                  <w:divBdr>
                    <w:top w:val="none" w:sz="0" w:space="0" w:color="auto"/>
                    <w:left w:val="none" w:sz="0" w:space="0" w:color="auto"/>
                    <w:bottom w:val="none" w:sz="0" w:space="0" w:color="auto"/>
                    <w:right w:val="none" w:sz="0" w:space="0" w:color="auto"/>
                  </w:divBdr>
                </w:div>
                <w:div w:id="1645810991">
                  <w:marLeft w:val="0"/>
                  <w:marRight w:val="0"/>
                  <w:marTop w:val="0"/>
                  <w:marBottom w:val="0"/>
                  <w:divBdr>
                    <w:top w:val="none" w:sz="0" w:space="0" w:color="auto"/>
                    <w:left w:val="none" w:sz="0" w:space="0" w:color="auto"/>
                    <w:bottom w:val="none" w:sz="0" w:space="0" w:color="auto"/>
                    <w:right w:val="none" w:sz="0" w:space="0" w:color="auto"/>
                  </w:divBdr>
                </w:div>
                <w:div w:id="1797723921">
                  <w:marLeft w:val="0"/>
                  <w:marRight w:val="0"/>
                  <w:marTop w:val="0"/>
                  <w:marBottom w:val="0"/>
                  <w:divBdr>
                    <w:top w:val="none" w:sz="0" w:space="0" w:color="auto"/>
                    <w:left w:val="none" w:sz="0" w:space="0" w:color="auto"/>
                    <w:bottom w:val="none" w:sz="0" w:space="0" w:color="auto"/>
                    <w:right w:val="none" w:sz="0" w:space="0" w:color="auto"/>
                  </w:divBdr>
                </w:div>
                <w:div w:id="2034725643">
                  <w:marLeft w:val="0"/>
                  <w:marRight w:val="0"/>
                  <w:marTop w:val="0"/>
                  <w:marBottom w:val="0"/>
                  <w:divBdr>
                    <w:top w:val="none" w:sz="0" w:space="0" w:color="auto"/>
                    <w:left w:val="none" w:sz="0" w:space="0" w:color="auto"/>
                    <w:bottom w:val="none" w:sz="0" w:space="0" w:color="auto"/>
                    <w:right w:val="none" w:sz="0" w:space="0" w:color="auto"/>
                  </w:divBdr>
                </w:div>
                <w:div w:id="2064213024">
                  <w:marLeft w:val="0"/>
                  <w:marRight w:val="0"/>
                  <w:marTop w:val="0"/>
                  <w:marBottom w:val="0"/>
                  <w:divBdr>
                    <w:top w:val="none" w:sz="0" w:space="0" w:color="auto"/>
                    <w:left w:val="none" w:sz="0" w:space="0" w:color="auto"/>
                    <w:bottom w:val="none" w:sz="0" w:space="0" w:color="auto"/>
                    <w:right w:val="none" w:sz="0" w:space="0" w:color="auto"/>
                  </w:divBdr>
                </w:div>
                <w:div w:id="2067138678">
                  <w:marLeft w:val="0"/>
                  <w:marRight w:val="0"/>
                  <w:marTop w:val="0"/>
                  <w:marBottom w:val="0"/>
                  <w:divBdr>
                    <w:top w:val="none" w:sz="0" w:space="0" w:color="auto"/>
                    <w:left w:val="none" w:sz="0" w:space="0" w:color="auto"/>
                    <w:bottom w:val="none" w:sz="0" w:space="0" w:color="auto"/>
                    <w:right w:val="none" w:sz="0" w:space="0" w:color="auto"/>
                  </w:divBdr>
                </w:div>
              </w:divsChild>
            </w:div>
            <w:div w:id="2138327786">
              <w:marLeft w:val="0"/>
              <w:marRight w:val="0"/>
              <w:marTop w:val="0"/>
              <w:marBottom w:val="0"/>
              <w:divBdr>
                <w:top w:val="none" w:sz="0" w:space="0" w:color="auto"/>
                <w:left w:val="none" w:sz="0" w:space="0" w:color="auto"/>
                <w:bottom w:val="none" w:sz="0" w:space="0" w:color="auto"/>
                <w:right w:val="none" w:sz="0" w:space="0" w:color="auto"/>
              </w:divBdr>
            </w:div>
            <w:div w:id="2139571300">
              <w:marLeft w:val="0"/>
              <w:marRight w:val="0"/>
              <w:marTop w:val="0"/>
              <w:marBottom w:val="0"/>
              <w:divBdr>
                <w:top w:val="none" w:sz="0" w:space="0" w:color="auto"/>
                <w:left w:val="none" w:sz="0" w:space="0" w:color="auto"/>
                <w:bottom w:val="none" w:sz="0" w:space="0" w:color="auto"/>
                <w:right w:val="none" w:sz="0" w:space="0" w:color="auto"/>
              </w:divBdr>
            </w:div>
            <w:div w:id="2140099372">
              <w:marLeft w:val="0"/>
              <w:marRight w:val="0"/>
              <w:marTop w:val="0"/>
              <w:marBottom w:val="0"/>
              <w:divBdr>
                <w:top w:val="none" w:sz="0" w:space="0" w:color="auto"/>
                <w:left w:val="none" w:sz="0" w:space="0" w:color="auto"/>
                <w:bottom w:val="none" w:sz="0" w:space="0" w:color="auto"/>
                <w:right w:val="none" w:sz="0" w:space="0" w:color="auto"/>
              </w:divBdr>
            </w:div>
            <w:div w:id="2143115965">
              <w:marLeft w:val="0"/>
              <w:marRight w:val="0"/>
              <w:marTop w:val="0"/>
              <w:marBottom w:val="0"/>
              <w:divBdr>
                <w:top w:val="none" w:sz="0" w:space="0" w:color="auto"/>
                <w:left w:val="none" w:sz="0" w:space="0" w:color="auto"/>
                <w:bottom w:val="none" w:sz="0" w:space="0" w:color="auto"/>
                <w:right w:val="none" w:sz="0" w:space="0" w:color="auto"/>
              </w:divBdr>
            </w:div>
            <w:div w:id="2143302044">
              <w:marLeft w:val="0"/>
              <w:marRight w:val="0"/>
              <w:marTop w:val="0"/>
              <w:marBottom w:val="0"/>
              <w:divBdr>
                <w:top w:val="none" w:sz="0" w:space="0" w:color="auto"/>
                <w:left w:val="none" w:sz="0" w:space="0" w:color="auto"/>
                <w:bottom w:val="none" w:sz="0" w:space="0" w:color="auto"/>
                <w:right w:val="none" w:sz="0" w:space="0" w:color="auto"/>
              </w:divBdr>
            </w:div>
            <w:div w:id="2144732162">
              <w:marLeft w:val="0"/>
              <w:marRight w:val="0"/>
              <w:marTop w:val="0"/>
              <w:marBottom w:val="0"/>
              <w:divBdr>
                <w:top w:val="none" w:sz="0" w:space="0" w:color="auto"/>
                <w:left w:val="none" w:sz="0" w:space="0" w:color="auto"/>
                <w:bottom w:val="none" w:sz="0" w:space="0" w:color="auto"/>
                <w:right w:val="none" w:sz="0" w:space="0" w:color="auto"/>
              </w:divBdr>
            </w:div>
            <w:div w:id="2146120258">
              <w:marLeft w:val="0"/>
              <w:marRight w:val="0"/>
              <w:marTop w:val="0"/>
              <w:marBottom w:val="0"/>
              <w:divBdr>
                <w:top w:val="none" w:sz="0" w:space="0" w:color="auto"/>
                <w:left w:val="none" w:sz="0" w:space="0" w:color="auto"/>
                <w:bottom w:val="none" w:sz="0" w:space="0" w:color="auto"/>
                <w:right w:val="none" w:sz="0" w:space="0" w:color="auto"/>
              </w:divBdr>
            </w:div>
            <w:div w:id="2146701389">
              <w:marLeft w:val="0"/>
              <w:marRight w:val="0"/>
              <w:marTop w:val="0"/>
              <w:marBottom w:val="0"/>
              <w:divBdr>
                <w:top w:val="none" w:sz="0" w:space="0" w:color="auto"/>
                <w:left w:val="none" w:sz="0" w:space="0" w:color="auto"/>
                <w:bottom w:val="none" w:sz="0" w:space="0" w:color="auto"/>
                <w:right w:val="none" w:sz="0" w:space="0" w:color="auto"/>
              </w:divBdr>
            </w:div>
            <w:div w:id="2146727420">
              <w:marLeft w:val="0"/>
              <w:marRight w:val="0"/>
              <w:marTop w:val="0"/>
              <w:marBottom w:val="0"/>
              <w:divBdr>
                <w:top w:val="none" w:sz="0" w:space="0" w:color="auto"/>
                <w:left w:val="none" w:sz="0" w:space="0" w:color="auto"/>
                <w:bottom w:val="none" w:sz="0" w:space="0" w:color="auto"/>
                <w:right w:val="none" w:sz="0" w:space="0" w:color="auto"/>
              </w:divBdr>
            </w:div>
            <w:div w:id="21471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0585">
      <w:bodyDiv w:val="1"/>
      <w:marLeft w:val="0"/>
      <w:marRight w:val="0"/>
      <w:marTop w:val="0"/>
      <w:marBottom w:val="0"/>
      <w:divBdr>
        <w:top w:val="none" w:sz="0" w:space="0" w:color="auto"/>
        <w:left w:val="none" w:sz="0" w:space="0" w:color="auto"/>
        <w:bottom w:val="none" w:sz="0" w:space="0" w:color="auto"/>
        <w:right w:val="none" w:sz="0" w:space="0" w:color="auto"/>
      </w:divBdr>
      <w:divsChild>
        <w:div w:id="122576079">
          <w:marLeft w:val="0"/>
          <w:marRight w:val="0"/>
          <w:marTop w:val="0"/>
          <w:marBottom w:val="0"/>
          <w:divBdr>
            <w:top w:val="none" w:sz="0" w:space="0" w:color="auto"/>
            <w:left w:val="none" w:sz="0" w:space="0" w:color="auto"/>
            <w:bottom w:val="none" w:sz="0" w:space="0" w:color="auto"/>
            <w:right w:val="none" w:sz="0" w:space="0" w:color="auto"/>
          </w:divBdr>
          <w:divsChild>
            <w:div w:id="214322236">
              <w:marLeft w:val="0"/>
              <w:marRight w:val="0"/>
              <w:marTop w:val="0"/>
              <w:marBottom w:val="0"/>
              <w:divBdr>
                <w:top w:val="none" w:sz="0" w:space="0" w:color="auto"/>
                <w:left w:val="none" w:sz="0" w:space="0" w:color="auto"/>
                <w:bottom w:val="none" w:sz="0" w:space="0" w:color="auto"/>
                <w:right w:val="none" w:sz="0" w:space="0" w:color="auto"/>
              </w:divBdr>
            </w:div>
            <w:div w:id="308637964">
              <w:marLeft w:val="0"/>
              <w:marRight w:val="0"/>
              <w:marTop w:val="0"/>
              <w:marBottom w:val="0"/>
              <w:divBdr>
                <w:top w:val="none" w:sz="0" w:space="0" w:color="auto"/>
                <w:left w:val="none" w:sz="0" w:space="0" w:color="auto"/>
                <w:bottom w:val="none" w:sz="0" w:space="0" w:color="auto"/>
                <w:right w:val="none" w:sz="0" w:space="0" w:color="auto"/>
              </w:divBdr>
            </w:div>
            <w:div w:id="545995505">
              <w:marLeft w:val="0"/>
              <w:marRight w:val="0"/>
              <w:marTop w:val="0"/>
              <w:marBottom w:val="0"/>
              <w:divBdr>
                <w:top w:val="none" w:sz="0" w:space="0" w:color="auto"/>
                <w:left w:val="none" w:sz="0" w:space="0" w:color="auto"/>
                <w:bottom w:val="none" w:sz="0" w:space="0" w:color="auto"/>
                <w:right w:val="none" w:sz="0" w:space="0" w:color="auto"/>
              </w:divBdr>
            </w:div>
            <w:div w:id="589200035">
              <w:marLeft w:val="0"/>
              <w:marRight w:val="0"/>
              <w:marTop w:val="0"/>
              <w:marBottom w:val="0"/>
              <w:divBdr>
                <w:top w:val="none" w:sz="0" w:space="0" w:color="auto"/>
                <w:left w:val="none" w:sz="0" w:space="0" w:color="auto"/>
                <w:bottom w:val="none" w:sz="0" w:space="0" w:color="auto"/>
                <w:right w:val="none" w:sz="0" w:space="0" w:color="auto"/>
              </w:divBdr>
            </w:div>
            <w:div w:id="742609252">
              <w:marLeft w:val="0"/>
              <w:marRight w:val="0"/>
              <w:marTop w:val="0"/>
              <w:marBottom w:val="0"/>
              <w:divBdr>
                <w:top w:val="none" w:sz="0" w:space="0" w:color="auto"/>
                <w:left w:val="none" w:sz="0" w:space="0" w:color="auto"/>
                <w:bottom w:val="none" w:sz="0" w:space="0" w:color="auto"/>
                <w:right w:val="none" w:sz="0" w:space="0" w:color="auto"/>
              </w:divBdr>
            </w:div>
            <w:div w:id="1076047666">
              <w:marLeft w:val="0"/>
              <w:marRight w:val="0"/>
              <w:marTop w:val="0"/>
              <w:marBottom w:val="0"/>
              <w:divBdr>
                <w:top w:val="none" w:sz="0" w:space="0" w:color="auto"/>
                <w:left w:val="none" w:sz="0" w:space="0" w:color="auto"/>
                <w:bottom w:val="none" w:sz="0" w:space="0" w:color="auto"/>
                <w:right w:val="none" w:sz="0" w:space="0" w:color="auto"/>
              </w:divBdr>
            </w:div>
            <w:div w:id="1083528324">
              <w:marLeft w:val="0"/>
              <w:marRight w:val="0"/>
              <w:marTop w:val="0"/>
              <w:marBottom w:val="0"/>
              <w:divBdr>
                <w:top w:val="none" w:sz="0" w:space="0" w:color="auto"/>
                <w:left w:val="none" w:sz="0" w:space="0" w:color="auto"/>
                <w:bottom w:val="none" w:sz="0" w:space="0" w:color="auto"/>
                <w:right w:val="none" w:sz="0" w:space="0" w:color="auto"/>
              </w:divBdr>
            </w:div>
            <w:div w:id="1292323007">
              <w:marLeft w:val="0"/>
              <w:marRight w:val="0"/>
              <w:marTop w:val="0"/>
              <w:marBottom w:val="0"/>
              <w:divBdr>
                <w:top w:val="none" w:sz="0" w:space="0" w:color="auto"/>
                <w:left w:val="none" w:sz="0" w:space="0" w:color="auto"/>
                <w:bottom w:val="none" w:sz="0" w:space="0" w:color="auto"/>
                <w:right w:val="none" w:sz="0" w:space="0" w:color="auto"/>
              </w:divBdr>
            </w:div>
            <w:div w:id="1466967094">
              <w:marLeft w:val="0"/>
              <w:marRight w:val="0"/>
              <w:marTop w:val="0"/>
              <w:marBottom w:val="0"/>
              <w:divBdr>
                <w:top w:val="none" w:sz="0" w:space="0" w:color="auto"/>
                <w:left w:val="none" w:sz="0" w:space="0" w:color="auto"/>
                <w:bottom w:val="none" w:sz="0" w:space="0" w:color="auto"/>
                <w:right w:val="none" w:sz="0" w:space="0" w:color="auto"/>
              </w:divBdr>
            </w:div>
            <w:div w:id="1887835645">
              <w:marLeft w:val="0"/>
              <w:marRight w:val="0"/>
              <w:marTop w:val="0"/>
              <w:marBottom w:val="0"/>
              <w:divBdr>
                <w:top w:val="none" w:sz="0" w:space="0" w:color="auto"/>
                <w:left w:val="none" w:sz="0" w:space="0" w:color="auto"/>
                <w:bottom w:val="none" w:sz="0" w:space="0" w:color="auto"/>
                <w:right w:val="none" w:sz="0" w:space="0" w:color="auto"/>
              </w:divBdr>
            </w:div>
            <w:div w:id="1916737839">
              <w:marLeft w:val="0"/>
              <w:marRight w:val="0"/>
              <w:marTop w:val="0"/>
              <w:marBottom w:val="0"/>
              <w:divBdr>
                <w:top w:val="none" w:sz="0" w:space="0" w:color="auto"/>
                <w:left w:val="none" w:sz="0" w:space="0" w:color="auto"/>
                <w:bottom w:val="none" w:sz="0" w:space="0" w:color="auto"/>
                <w:right w:val="none" w:sz="0" w:space="0" w:color="auto"/>
              </w:divBdr>
            </w:div>
            <w:div w:id="2038774555">
              <w:marLeft w:val="0"/>
              <w:marRight w:val="0"/>
              <w:marTop w:val="0"/>
              <w:marBottom w:val="0"/>
              <w:divBdr>
                <w:top w:val="none" w:sz="0" w:space="0" w:color="auto"/>
                <w:left w:val="none" w:sz="0" w:space="0" w:color="auto"/>
                <w:bottom w:val="none" w:sz="0" w:space="0" w:color="auto"/>
                <w:right w:val="none" w:sz="0" w:space="0" w:color="auto"/>
              </w:divBdr>
            </w:div>
          </w:divsChild>
        </w:div>
        <w:div w:id="348722130">
          <w:marLeft w:val="0"/>
          <w:marRight w:val="0"/>
          <w:marTop w:val="0"/>
          <w:marBottom w:val="0"/>
          <w:divBdr>
            <w:top w:val="none" w:sz="0" w:space="0" w:color="auto"/>
            <w:left w:val="none" w:sz="0" w:space="0" w:color="auto"/>
            <w:bottom w:val="none" w:sz="0" w:space="0" w:color="auto"/>
            <w:right w:val="none" w:sz="0" w:space="0" w:color="auto"/>
          </w:divBdr>
          <w:divsChild>
            <w:div w:id="1715541741">
              <w:marLeft w:val="0"/>
              <w:marRight w:val="0"/>
              <w:marTop w:val="0"/>
              <w:marBottom w:val="0"/>
              <w:divBdr>
                <w:top w:val="none" w:sz="0" w:space="0" w:color="auto"/>
                <w:left w:val="none" w:sz="0" w:space="0" w:color="auto"/>
                <w:bottom w:val="none" w:sz="0" w:space="0" w:color="auto"/>
                <w:right w:val="none" w:sz="0" w:space="0" w:color="auto"/>
              </w:divBdr>
            </w:div>
          </w:divsChild>
        </w:div>
        <w:div w:id="352388856">
          <w:marLeft w:val="0"/>
          <w:marRight w:val="0"/>
          <w:marTop w:val="0"/>
          <w:marBottom w:val="0"/>
          <w:divBdr>
            <w:top w:val="none" w:sz="0" w:space="0" w:color="auto"/>
            <w:left w:val="none" w:sz="0" w:space="0" w:color="auto"/>
            <w:bottom w:val="none" w:sz="0" w:space="0" w:color="auto"/>
            <w:right w:val="none" w:sz="0" w:space="0" w:color="auto"/>
          </w:divBdr>
          <w:divsChild>
            <w:div w:id="5984898">
              <w:marLeft w:val="0"/>
              <w:marRight w:val="0"/>
              <w:marTop w:val="0"/>
              <w:marBottom w:val="0"/>
              <w:divBdr>
                <w:top w:val="none" w:sz="0" w:space="0" w:color="auto"/>
                <w:left w:val="none" w:sz="0" w:space="0" w:color="auto"/>
                <w:bottom w:val="none" w:sz="0" w:space="0" w:color="auto"/>
                <w:right w:val="none" w:sz="0" w:space="0" w:color="auto"/>
              </w:divBdr>
            </w:div>
            <w:div w:id="84542602">
              <w:marLeft w:val="0"/>
              <w:marRight w:val="0"/>
              <w:marTop w:val="0"/>
              <w:marBottom w:val="0"/>
              <w:divBdr>
                <w:top w:val="none" w:sz="0" w:space="0" w:color="auto"/>
                <w:left w:val="none" w:sz="0" w:space="0" w:color="auto"/>
                <w:bottom w:val="none" w:sz="0" w:space="0" w:color="auto"/>
                <w:right w:val="none" w:sz="0" w:space="0" w:color="auto"/>
              </w:divBdr>
            </w:div>
            <w:div w:id="149251460">
              <w:marLeft w:val="0"/>
              <w:marRight w:val="0"/>
              <w:marTop w:val="0"/>
              <w:marBottom w:val="0"/>
              <w:divBdr>
                <w:top w:val="none" w:sz="0" w:space="0" w:color="auto"/>
                <w:left w:val="none" w:sz="0" w:space="0" w:color="auto"/>
                <w:bottom w:val="none" w:sz="0" w:space="0" w:color="auto"/>
                <w:right w:val="none" w:sz="0" w:space="0" w:color="auto"/>
              </w:divBdr>
            </w:div>
            <w:div w:id="198130764">
              <w:marLeft w:val="0"/>
              <w:marRight w:val="0"/>
              <w:marTop w:val="0"/>
              <w:marBottom w:val="0"/>
              <w:divBdr>
                <w:top w:val="none" w:sz="0" w:space="0" w:color="auto"/>
                <w:left w:val="none" w:sz="0" w:space="0" w:color="auto"/>
                <w:bottom w:val="none" w:sz="0" w:space="0" w:color="auto"/>
                <w:right w:val="none" w:sz="0" w:space="0" w:color="auto"/>
              </w:divBdr>
            </w:div>
            <w:div w:id="213321495">
              <w:marLeft w:val="0"/>
              <w:marRight w:val="0"/>
              <w:marTop w:val="0"/>
              <w:marBottom w:val="0"/>
              <w:divBdr>
                <w:top w:val="none" w:sz="0" w:space="0" w:color="auto"/>
                <w:left w:val="none" w:sz="0" w:space="0" w:color="auto"/>
                <w:bottom w:val="none" w:sz="0" w:space="0" w:color="auto"/>
                <w:right w:val="none" w:sz="0" w:space="0" w:color="auto"/>
              </w:divBdr>
            </w:div>
            <w:div w:id="229079893">
              <w:marLeft w:val="0"/>
              <w:marRight w:val="0"/>
              <w:marTop w:val="0"/>
              <w:marBottom w:val="0"/>
              <w:divBdr>
                <w:top w:val="none" w:sz="0" w:space="0" w:color="auto"/>
                <w:left w:val="none" w:sz="0" w:space="0" w:color="auto"/>
                <w:bottom w:val="none" w:sz="0" w:space="0" w:color="auto"/>
                <w:right w:val="none" w:sz="0" w:space="0" w:color="auto"/>
              </w:divBdr>
            </w:div>
            <w:div w:id="253369034">
              <w:marLeft w:val="0"/>
              <w:marRight w:val="0"/>
              <w:marTop w:val="0"/>
              <w:marBottom w:val="0"/>
              <w:divBdr>
                <w:top w:val="none" w:sz="0" w:space="0" w:color="auto"/>
                <w:left w:val="none" w:sz="0" w:space="0" w:color="auto"/>
                <w:bottom w:val="none" w:sz="0" w:space="0" w:color="auto"/>
                <w:right w:val="none" w:sz="0" w:space="0" w:color="auto"/>
              </w:divBdr>
            </w:div>
            <w:div w:id="295335025">
              <w:marLeft w:val="0"/>
              <w:marRight w:val="0"/>
              <w:marTop w:val="0"/>
              <w:marBottom w:val="0"/>
              <w:divBdr>
                <w:top w:val="none" w:sz="0" w:space="0" w:color="auto"/>
                <w:left w:val="none" w:sz="0" w:space="0" w:color="auto"/>
                <w:bottom w:val="none" w:sz="0" w:space="0" w:color="auto"/>
                <w:right w:val="none" w:sz="0" w:space="0" w:color="auto"/>
              </w:divBdr>
            </w:div>
            <w:div w:id="306057355">
              <w:marLeft w:val="0"/>
              <w:marRight w:val="0"/>
              <w:marTop w:val="0"/>
              <w:marBottom w:val="0"/>
              <w:divBdr>
                <w:top w:val="none" w:sz="0" w:space="0" w:color="auto"/>
                <w:left w:val="none" w:sz="0" w:space="0" w:color="auto"/>
                <w:bottom w:val="none" w:sz="0" w:space="0" w:color="auto"/>
                <w:right w:val="none" w:sz="0" w:space="0" w:color="auto"/>
              </w:divBdr>
            </w:div>
            <w:div w:id="314264548">
              <w:marLeft w:val="0"/>
              <w:marRight w:val="0"/>
              <w:marTop w:val="0"/>
              <w:marBottom w:val="0"/>
              <w:divBdr>
                <w:top w:val="none" w:sz="0" w:space="0" w:color="auto"/>
                <w:left w:val="none" w:sz="0" w:space="0" w:color="auto"/>
                <w:bottom w:val="none" w:sz="0" w:space="0" w:color="auto"/>
                <w:right w:val="none" w:sz="0" w:space="0" w:color="auto"/>
              </w:divBdr>
            </w:div>
            <w:div w:id="314333074">
              <w:marLeft w:val="0"/>
              <w:marRight w:val="0"/>
              <w:marTop w:val="0"/>
              <w:marBottom w:val="0"/>
              <w:divBdr>
                <w:top w:val="none" w:sz="0" w:space="0" w:color="auto"/>
                <w:left w:val="none" w:sz="0" w:space="0" w:color="auto"/>
                <w:bottom w:val="none" w:sz="0" w:space="0" w:color="auto"/>
                <w:right w:val="none" w:sz="0" w:space="0" w:color="auto"/>
              </w:divBdr>
            </w:div>
            <w:div w:id="352923791">
              <w:marLeft w:val="0"/>
              <w:marRight w:val="0"/>
              <w:marTop w:val="0"/>
              <w:marBottom w:val="0"/>
              <w:divBdr>
                <w:top w:val="none" w:sz="0" w:space="0" w:color="auto"/>
                <w:left w:val="none" w:sz="0" w:space="0" w:color="auto"/>
                <w:bottom w:val="none" w:sz="0" w:space="0" w:color="auto"/>
                <w:right w:val="none" w:sz="0" w:space="0" w:color="auto"/>
              </w:divBdr>
            </w:div>
            <w:div w:id="365907642">
              <w:marLeft w:val="0"/>
              <w:marRight w:val="0"/>
              <w:marTop w:val="0"/>
              <w:marBottom w:val="0"/>
              <w:divBdr>
                <w:top w:val="none" w:sz="0" w:space="0" w:color="auto"/>
                <w:left w:val="none" w:sz="0" w:space="0" w:color="auto"/>
                <w:bottom w:val="none" w:sz="0" w:space="0" w:color="auto"/>
                <w:right w:val="none" w:sz="0" w:space="0" w:color="auto"/>
              </w:divBdr>
            </w:div>
            <w:div w:id="367343565">
              <w:marLeft w:val="0"/>
              <w:marRight w:val="0"/>
              <w:marTop w:val="0"/>
              <w:marBottom w:val="0"/>
              <w:divBdr>
                <w:top w:val="none" w:sz="0" w:space="0" w:color="auto"/>
                <w:left w:val="none" w:sz="0" w:space="0" w:color="auto"/>
                <w:bottom w:val="none" w:sz="0" w:space="0" w:color="auto"/>
                <w:right w:val="none" w:sz="0" w:space="0" w:color="auto"/>
              </w:divBdr>
            </w:div>
            <w:div w:id="389155571">
              <w:marLeft w:val="0"/>
              <w:marRight w:val="0"/>
              <w:marTop w:val="0"/>
              <w:marBottom w:val="0"/>
              <w:divBdr>
                <w:top w:val="none" w:sz="0" w:space="0" w:color="auto"/>
                <w:left w:val="none" w:sz="0" w:space="0" w:color="auto"/>
                <w:bottom w:val="none" w:sz="0" w:space="0" w:color="auto"/>
                <w:right w:val="none" w:sz="0" w:space="0" w:color="auto"/>
              </w:divBdr>
            </w:div>
            <w:div w:id="401951268">
              <w:marLeft w:val="0"/>
              <w:marRight w:val="0"/>
              <w:marTop w:val="0"/>
              <w:marBottom w:val="0"/>
              <w:divBdr>
                <w:top w:val="none" w:sz="0" w:space="0" w:color="auto"/>
                <w:left w:val="none" w:sz="0" w:space="0" w:color="auto"/>
                <w:bottom w:val="none" w:sz="0" w:space="0" w:color="auto"/>
                <w:right w:val="none" w:sz="0" w:space="0" w:color="auto"/>
              </w:divBdr>
            </w:div>
            <w:div w:id="435951260">
              <w:marLeft w:val="0"/>
              <w:marRight w:val="0"/>
              <w:marTop w:val="0"/>
              <w:marBottom w:val="0"/>
              <w:divBdr>
                <w:top w:val="none" w:sz="0" w:space="0" w:color="auto"/>
                <w:left w:val="none" w:sz="0" w:space="0" w:color="auto"/>
                <w:bottom w:val="none" w:sz="0" w:space="0" w:color="auto"/>
                <w:right w:val="none" w:sz="0" w:space="0" w:color="auto"/>
              </w:divBdr>
            </w:div>
            <w:div w:id="510603425">
              <w:marLeft w:val="0"/>
              <w:marRight w:val="0"/>
              <w:marTop w:val="0"/>
              <w:marBottom w:val="0"/>
              <w:divBdr>
                <w:top w:val="none" w:sz="0" w:space="0" w:color="auto"/>
                <w:left w:val="none" w:sz="0" w:space="0" w:color="auto"/>
                <w:bottom w:val="none" w:sz="0" w:space="0" w:color="auto"/>
                <w:right w:val="none" w:sz="0" w:space="0" w:color="auto"/>
              </w:divBdr>
            </w:div>
            <w:div w:id="518740185">
              <w:marLeft w:val="0"/>
              <w:marRight w:val="0"/>
              <w:marTop w:val="0"/>
              <w:marBottom w:val="0"/>
              <w:divBdr>
                <w:top w:val="none" w:sz="0" w:space="0" w:color="auto"/>
                <w:left w:val="none" w:sz="0" w:space="0" w:color="auto"/>
                <w:bottom w:val="none" w:sz="0" w:space="0" w:color="auto"/>
                <w:right w:val="none" w:sz="0" w:space="0" w:color="auto"/>
              </w:divBdr>
            </w:div>
            <w:div w:id="524097157">
              <w:marLeft w:val="0"/>
              <w:marRight w:val="0"/>
              <w:marTop w:val="0"/>
              <w:marBottom w:val="0"/>
              <w:divBdr>
                <w:top w:val="none" w:sz="0" w:space="0" w:color="auto"/>
                <w:left w:val="none" w:sz="0" w:space="0" w:color="auto"/>
                <w:bottom w:val="none" w:sz="0" w:space="0" w:color="auto"/>
                <w:right w:val="none" w:sz="0" w:space="0" w:color="auto"/>
              </w:divBdr>
            </w:div>
            <w:div w:id="528030186">
              <w:marLeft w:val="0"/>
              <w:marRight w:val="0"/>
              <w:marTop w:val="0"/>
              <w:marBottom w:val="0"/>
              <w:divBdr>
                <w:top w:val="none" w:sz="0" w:space="0" w:color="auto"/>
                <w:left w:val="none" w:sz="0" w:space="0" w:color="auto"/>
                <w:bottom w:val="none" w:sz="0" w:space="0" w:color="auto"/>
                <w:right w:val="none" w:sz="0" w:space="0" w:color="auto"/>
              </w:divBdr>
            </w:div>
            <w:div w:id="528373718">
              <w:marLeft w:val="0"/>
              <w:marRight w:val="0"/>
              <w:marTop w:val="0"/>
              <w:marBottom w:val="0"/>
              <w:divBdr>
                <w:top w:val="none" w:sz="0" w:space="0" w:color="auto"/>
                <w:left w:val="none" w:sz="0" w:space="0" w:color="auto"/>
                <w:bottom w:val="none" w:sz="0" w:space="0" w:color="auto"/>
                <w:right w:val="none" w:sz="0" w:space="0" w:color="auto"/>
              </w:divBdr>
            </w:div>
            <w:div w:id="543760897">
              <w:marLeft w:val="0"/>
              <w:marRight w:val="0"/>
              <w:marTop w:val="0"/>
              <w:marBottom w:val="0"/>
              <w:divBdr>
                <w:top w:val="none" w:sz="0" w:space="0" w:color="auto"/>
                <w:left w:val="none" w:sz="0" w:space="0" w:color="auto"/>
                <w:bottom w:val="none" w:sz="0" w:space="0" w:color="auto"/>
                <w:right w:val="none" w:sz="0" w:space="0" w:color="auto"/>
              </w:divBdr>
            </w:div>
            <w:div w:id="568460277">
              <w:marLeft w:val="0"/>
              <w:marRight w:val="0"/>
              <w:marTop w:val="0"/>
              <w:marBottom w:val="0"/>
              <w:divBdr>
                <w:top w:val="none" w:sz="0" w:space="0" w:color="auto"/>
                <w:left w:val="none" w:sz="0" w:space="0" w:color="auto"/>
                <w:bottom w:val="none" w:sz="0" w:space="0" w:color="auto"/>
                <w:right w:val="none" w:sz="0" w:space="0" w:color="auto"/>
              </w:divBdr>
            </w:div>
            <w:div w:id="585577077">
              <w:marLeft w:val="0"/>
              <w:marRight w:val="0"/>
              <w:marTop w:val="0"/>
              <w:marBottom w:val="0"/>
              <w:divBdr>
                <w:top w:val="none" w:sz="0" w:space="0" w:color="auto"/>
                <w:left w:val="none" w:sz="0" w:space="0" w:color="auto"/>
                <w:bottom w:val="none" w:sz="0" w:space="0" w:color="auto"/>
                <w:right w:val="none" w:sz="0" w:space="0" w:color="auto"/>
              </w:divBdr>
            </w:div>
            <w:div w:id="593365799">
              <w:marLeft w:val="0"/>
              <w:marRight w:val="0"/>
              <w:marTop w:val="0"/>
              <w:marBottom w:val="0"/>
              <w:divBdr>
                <w:top w:val="none" w:sz="0" w:space="0" w:color="auto"/>
                <w:left w:val="none" w:sz="0" w:space="0" w:color="auto"/>
                <w:bottom w:val="none" w:sz="0" w:space="0" w:color="auto"/>
                <w:right w:val="none" w:sz="0" w:space="0" w:color="auto"/>
              </w:divBdr>
            </w:div>
            <w:div w:id="620184596">
              <w:marLeft w:val="0"/>
              <w:marRight w:val="0"/>
              <w:marTop w:val="0"/>
              <w:marBottom w:val="0"/>
              <w:divBdr>
                <w:top w:val="none" w:sz="0" w:space="0" w:color="auto"/>
                <w:left w:val="none" w:sz="0" w:space="0" w:color="auto"/>
                <w:bottom w:val="none" w:sz="0" w:space="0" w:color="auto"/>
                <w:right w:val="none" w:sz="0" w:space="0" w:color="auto"/>
              </w:divBdr>
            </w:div>
            <w:div w:id="661351537">
              <w:marLeft w:val="0"/>
              <w:marRight w:val="0"/>
              <w:marTop w:val="0"/>
              <w:marBottom w:val="0"/>
              <w:divBdr>
                <w:top w:val="none" w:sz="0" w:space="0" w:color="auto"/>
                <w:left w:val="none" w:sz="0" w:space="0" w:color="auto"/>
                <w:bottom w:val="none" w:sz="0" w:space="0" w:color="auto"/>
                <w:right w:val="none" w:sz="0" w:space="0" w:color="auto"/>
              </w:divBdr>
            </w:div>
            <w:div w:id="680357630">
              <w:marLeft w:val="0"/>
              <w:marRight w:val="0"/>
              <w:marTop w:val="0"/>
              <w:marBottom w:val="0"/>
              <w:divBdr>
                <w:top w:val="none" w:sz="0" w:space="0" w:color="auto"/>
                <w:left w:val="none" w:sz="0" w:space="0" w:color="auto"/>
                <w:bottom w:val="none" w:sz="0" w:space="0" w:color="auto"/>
                <w:right w:val="none" w:sz="0" w:space="0" w:color="auto"/>
              </w:divBdr>
            </w:div>
            <w:div w:id="688533183">
              <w:marLeft w:val="0"/>
              <w:marRight w:val="0"/>
              <w:marTop w:val="0"/>
              <w:marBottom w:val="0"/>
              <w:divBdr>
                <w:top w:val="none" w:sz="0" w:space="0" w:color="auto"/>
                <w:left w:val="none" w:sz="0" w:space="0" w:color="auto"/>
                <w:bottom w:val="none" w:sz="0" w:space="0" w:color="auto"/>
                <w:right w:val="none" w:sz="0" w:space="0" w:color="auto"/>
              </w:divBdr>
            </w:div>
            <w:div w:id="700209190">
              <w:marLeft w:val="0"/>
              <w:marRight w:val="0"/>
              <w:marTop w:val="0"/>
              <w:marBottom w:val="0"/>
              <w:divBdr>
                <w:top w:val="none" w:sz="0" w:space="0" w:color="auto"/>
                <w:left w:val="none" w:sz="0" w:space="0" w:color="auto"/>
                <w:bottom w:val="none" w:sz="0" w:space="0" w:color="auto"/>
                <w:right w:val="none" w:sz="0" w:space="0" w:color="auto"/>
              </w:divBdr>
            </w:div>
            <w:div w:id="701055651">
              <w:marLeft w:val="0"/>
              <w:marRight w:val="0"/>
              <w:marTop w:val="0"/>
              <w:marBottom w:val="0"/>
              <w:divBdr>
                <w:top w:val="none" w:sz="0" w:space="0" w:color="auto"/>
                <w:left w:val="none" w:sz="0" w:space="0" w:color="auto"/>
                <w:bottom w:val="none" w:sz="0" w:space="0" w:color="auto"/>
                <w:right w:val="none" w:sz="0" w:space="0" w:color="auto"/>
              </w:divBdr>
            </w:div>
            <w:div w:id="737704269">
              <w:marLeft w:val="0"/>
              <w:marRight w:val="0"/>
              <w:marTop w:val="0"/>
              <w:marBottom w:val="0"/>
              <w:divBdr>
                <w:top w:val="none" w:sz="0" w:space="0" w:color="auto"/>
                <w:left w:val="none" w:sz="0" w:space="0" w:color="auto"/>
                <w:bottom w:val="none" w:sz="0" w:space="0" w:color="auto"/>
                <w:right w:val="none" w:sz="0" w:space="0" w:color="auto"/>
              </w:divBdr>
            </w:div>
            <w:div w:id="768163137">
              <w:marLeft w:val="0"/>
              <w:marRight w:val="0"/>
              <w:marTop w:val="0"/>
              <w:marBottom w:val="0"/>
              <w:divBdr>
                <w:top w:val="none" w:sz="0" w:space="0" w:color="auto"/>
                <w:left w:val="none" w:sz="0" w:space="0" w:color="auto"/>
                <w:bottom w:val="none" w:sz="0" w:space="0" w:color="auto"/>
                <w:right w:val="none" w:sz="0" w:space="0" w:color="auto"/>
              </w:divBdr>
            </w:div>
            <w:div w:id="817189249">
              <w:marLeft w:val="0"/>
              <w:marRight w:val="0"/>
              <w:marTop w:val="0"/>
              <w:marBottom w:val="0"/>
              <w:divBdr>
                <w:top w:val="none" w:sz="0" w:space="0" w:color="auto"/>
                <w:left w:val="none" w:sz="0" w:space="0" w:color="auto"/>
                <w:bottom w:val="none" w:sz="0" w:space="0" w:color="auto"/>
                <w:right w:val="none" w:sz="0" w:space="0" w:color="auto"/>
              </w:divBdr>
            </w:div>
            <w:div w:id="826702677">
              <w:marLeft w:val="0"/>
              <w:marRight w:val="0"/>
              <w:marTop w:val="0"/>
              <w:marBottom w:val="0"/>
              <w:divBdr>
                <w:top w:val="none" w:sz="0" w:space="0" w:color="auto"/>
                <w:left w:val="none" w:sz="0" w:space="0" w:color="auto"/>
                <w:bottom w:val="none" w:sz="0" w:space="0" w:color="auto"/>
                <w:right w:val="none" w:sz="0" w:space="0" w:color="auto"/>
              </w:divBdr>
            </w:div>
            <w:div w:id="844243929">
              <w:marLeft w:val="0"/>
              <w:marRight w:val="0"/>
              <w:marTop w:val="0"/>
              <w:marBottom w:val="0"/>
              <w:divBdr>
                <w:top w:val="none" w:sz="0" w:space="0" w:color="auto"/>
                <w:left w:val="none" w:sz="0" w:space="0" w:color="auto"/>
                <w:bottom w:val="none" w:sz="0" w:space="0" w:color="auto"/>
                <w:right w:val="none" w:sz="0" w:space="0" w:color="auto"/>
              </w:divBdr>
            </w:div>
            <w:div w:id="893005121">
              <w:marLeft w:val="0"/>
              <w:marRight w:val="0"/>
              <w:marTop w:val="0"/>
              <w:marBottom w:val="0"/>
              <w:divBdr>
                <w:top w:val="none" w:sz="0" w:space="0" w:color="auto"/>
                <w:left w:val="none" w:sz="0" w:space="0" w:color="auto"/>
                <w:bottom w:val="none" w:sz="0" w:space="0" w:color="auto"/>
                <w:right w:val="none" w:sz="0" w:space="0" w:color="auto"/>
              </w:divBdr>
            </w:div>
            <w:div w:id="930436291">
              <w:marLeft w:val="0"/>
              <w:marRight w:val="0"/>
              <w:marTop w:val="0"/>
              <w:marBottom w:val="0"/>
              <w:divBdr>
                <w:top w:val="none" w:sz="0" w:space="0" w:color="auto"/>
                <w:left w:val="none" w:sz="0" w:space="0" w:color="auto"/>
                <w:bottom w:val="none" w:sz="0" w:space="0" w:color="auto"/>
                <w:right w:val="none" w:sz="0" w:space="0" w:color="auto"/>
              </w:divBdr>
            </w:div>
            <w:div w:id="949049451">
              <w:marLeft w:val="0"/>
              <w:marRight w:val="0"/>
              <w:marTop w:val="0"/>
              <w:marBottom w:val="0"/>
              <w:divBdr>
                <w:top w:val="none" w:sz="0" w:space="0" w:color="auto"/>
                <w:left w:val="none" w:sz="0" w:space="0" w:color="auto"/>
                <w:bottom w:val="none" w:sz="0" w:space="0" w:color="auto"/>
                <w:right w:val="none" w:sz="0" w:space="0" w:color="auto"/>
              </w:divBdr>
            </w:div>
            <w:div w:id="977880529">
              <w:marLeft w:val="0"/>
              <w:marRight w:val="0"/>
              <w:marTop w:val="0"/>
              <w:marBottom w:val="0"/>
              <w:divBdr>
                <w:top w:val="none" w:sz="0" w:space="0" w:color="auto"/>
                <w:left w:val="none" w:sz="0" w:space="0" w:color="auto"/>
                <w:bottom w:val="none" w:sz="0" w:space="0" w:color="auto"/>
                <w:right w:val="none" w:sz="0" w:space="0" w:color="auto"/>
              </w:divBdr>
            </w:div>
            <w:div w:id="988748710">
              <w:marLeft w:val="0"/>
              <w:marRight w:val="0"/>
              <w:marTop w:val="0"/>
              <w:marBottom w:val="0"/>
              <w:divBdr>
                <w:top w:val="none" w:sz="0" w:space="0" w:color="auto"/>
                <w:left w:val="none" w:sz="0" w:space="0" w:color="auto"/>
                <w:bottom w:val="none" w:sz="0" w:space="0" w:color="auto"/>
                <w:right w:val="none" w:sz="0" w:space="0" w:color="auto"/>
              </w:divBdr>
            </w:div>
            <w:div w:id="1023172441">
              <w:marLeft w:val="0"/>
              <w:marRight w:val="0"/>
              <w:marTop w:val="0"/>
              <w:marBottom w:val="0"/>
              <w:divBdr>
                <w:top w:val="none" w:sz="0" w:space="0" w:color="auto"/>
                <w:left w:val="none" w:sz="0" w:space="0" w:color="auto"/>
                <w:bottom w:val="none" w:sz="0" w:space="0" w:color="auto"/>
                <w:right w:val="none" w:sz="0" w:space="0" w:color="auto"/>
              </w:divBdr>
            </w:div>
            <w:div w:id="1042560294">
              <w:marLeft w:val="0"/>
              <w:marRight w:val="0"/>
              <w:marTop w:val="0"/>
              <w:marBottom w:val="0"/>
              <w:divBdr>
                <w:top w:val="none" w:sz="0" w:space="0" w:color="auto"/>
                <w:left w:val="none" w:sz="0" w:space="0" w:color="auto"/>
                <w:bottom w:val="none" w:sz="0" w:space="0" w:color="auto"/>
                <w:right w:val="none" w:sz="0" w:space="0" w:color="auto"/>
              </w:divBdr>
            </w:div>
            <w:div w:id="1065296282">
              <w:marLeft w:val="0"/>
              <w:marRight w:val="0"/>
              <w:marTop w:val="0"/>
              <w:marBottom w:val="0"/>
              <w:divBdr>
                <w:top w:val="none" w:sz="0" w:space="0" w:color="auto"/>
                <w:left w:val="none" w:sz="0" w:space="0" w:color="auto"/>
                <w:bottom w:val="none" w:sz="0" w:space="0" w:color="auto"/>
                <w:right w:val="none" w:sz="0" w:space="0" w:color="auto"/>
              </w:divBdr>
            </w:div>
            <w:div w:id="1083184070">
              <w:marLeft w:val="0"/>
              <w:marRight w:val="0"/>
              <w:marTop w:val="0"/>
              <w:marBottom w:val="0"/>
              <w:divBdr>
                <w:top w:val="none" w:sz="0" w:space="0" w:color="auto"/>
                <w:left w:val="none" w:sz="0" w:space="0" w:color="auto"/>
                <w:bottom w:val="none" w:sz="0" w:space="0" w:color="auto"/>
                <w:right w:val="none" w:sz="0" w:space="0" w:color="auto"/>
              </w:divBdr>
            </w:div>
            <w:div w:id="1096637614">
              <w:marLeft w:val="0"/>
              <w:marRight w:val="0"/>
              <w:marTop w:val="0"/>
              <w:marBottom w:val="0"/>
              <w:divBdr>
                <w:top w:val="none" w:sz="0" w:space="0" w:color="auto"/>
                <w:left w:val="none" w:sz="0" w:space="0" w:color="auto"/>
                <w:bottom w:val="none" w:sz="0" w:space="0" w:color="auto"/>
                <w:right w:val="none" w:sz="0" w:space="0" w:color="auto"/>
              </w:divBdr>
            </w:div>
            <w:div w:id="1116362927">
              <w:marLeft w:val="0"/>
              <w:marRight w:val="0"/>
              <w:marTop w:val="0"/>
              <w:marBottom w:val="0"/>
              <w:divBdr>
                <w:top w:val="none" w:sz="0" w:space="0" w:color="auto"/>
                <w:left w:val="none" w:sz="0" w:space="0" w:color="auto"/>
                <w:bottom w:val="none" w:sz="0" w:space="0" w:color="auto"/>
                <w:right w:val="none" w:sz="0" w:space="0" w:color="auto"/>
              </w:divBdr>
            </w:div>
            <w:div w:id="1138453024">
              <w:marLeft w:val="0"/>
              <w:marRight w:val="0"/>
              <w:marTop w:val="0"/>
              <w:marBottom w:val="0"/>
              <w:divBdr>
                <w:top w:val="none" w:sz="0" w:space="0" w:color="auto"/>
                <w:left w:val="none" w:sz="0" w:space="0" w:color="auto"/>
                <w:bottom w:val="none" w:sz="0" w:space="0" w:color="auto"/>
                <w:right w:val="none" w:sz="0" w:space="0" w:color="auto"/>
              </w:divBdr>
            </w:div>
            <w:div w:id="1146892002">
              <w:marLeft w:val="0"/>
              <w:marRight w:val="0"/>
              <w:marTop w:val="0"/>
              <w:marBottom w:val="0"/>
              <w:divBdr>
                <w:top w:val="none" w:sz="0" w:space="0" w:color="auto"/>
                <w:left w:val="none" w:sz="0" w:space="0" w:color="auto"/>
                <w:bottom w:val="none" w:sz="0" w:space="0" w:color="auto"/>
                <w:right w:val="none" w:sz="0" w:space="0" w:color="auto"/>
              </w:divBdr>
            </w:div>
            <w:div w:id="1170566032">
              <w:marLeft w:val="0"/>
              <w:marRight w:val="0"/>
              <w:marTop w:val="0"/>
              <w:marBottom w:val="0"/>
              <w:divBdr>
                <w:top w:val="none" w:sz="0" w:space="0" w:color="auto"/>
                <w:left w:val="none" w:sz="0" w:space="0" w:color="auto"/>
                <w:bottom w:val="none" w:sz="0" w:space="0" w:color="auto"/>
                <w:right w:val="none" w:sz="0" w:space="0" w:color="auto"/>
              </w:divBdr>
            </w:div>
            <w:div w:id="1223521048">
              <w:marLeft w:val="0"/>
              <w:marRight w:val="0"/>
              <w:marTop w:val="0"/>
              <w:marBottom w:val="0"/>
              <w:divBdr>
                <w:top w:val="none" w:sz="0" w:space="0" w:color="auto"/>
                <w:left w:val="none" w:sz="0" w:space="0" w:color="auto"/>
                <w:bottom w:val="none" w:sz="0" w:space="0" w:color="auto"/>
                <w:right w:val="none" w:sz="0" w:space="0" w:color="auto"/>
              </w:divBdr>
            </w:div>
            <w:div w:id="1239511941">
              <w:marLeft w:val="0"/>
              <w:marRight w:val="0"/>
              <w:marTop w:val="0"/>
              <w:marBottom w:val="0"/>
              <w:divBdr>
                <w:top w:val="none" w:sz="0" w:space="0" w:color="auto"/>
                <w:left w:val="none" w:sz="0" w:space="0" w:color="auto"/>
                <w:bottom w:val="none" w:sz="0" w:space="0" w:color="auto"/>
                <w:right w:val="none" w:sz="0" w:space="0" w:color="auto"/>
              </w:divBdr>
            </w:div>
            <w:div w:id="1301964037">
              <w:marLeft w:val="0"/>
              <w:marRight w:val="0"/>
              <w:marTop w:val="0"/>
              <w:marBottom w:val="0"/>
              <w:divBdr>
                <w:top w:val="none" w:sz="0" w:space="0" w:color="auto"/>
                <w:left w:val="none" w:sz="0" w:space="0" w:color="auto"/>
                <w:bottom w:val="none" w:sz="0" w:space="0" w:color="auto"/>
                <w:right w:val="none" w:sz="0" w:space="0" w:color="auto"/>
              </w:divBdr>
            </w:div>
            <w:div w:id="1317222241">
              <w:marLeft w:val="0"/>
              <w:marRight w:val="0"/>
              <w:marTop w:val="0"/>
              <w:marBottom w:val="0"/>
              <w:divBdr>
                <w:top w:val="none" w:sz="0" w:space="0" w:color="auto"/>
                <w:left w:val="none" w:sz="0" w:space="0" w:color="auto"/>
                <w:bottom w:val="none" w:sz="0" w:space="0" w:color="auto"/>
                <w:right w:val="none" w:sz="0" w:space="0" w:color="auto"/>
              </w:divBdr>
            </w:div>
            <w:div w:id="1318805615">
              <w:marLeft w:val="0"/>
              <w:marRight w:val="0"/>
              <w:marTop w:val="0"/>
              <w:marBottom w:val="0"/>
              <w:divBdr>
                <w:top w:val="none" w:sz="0" w:space="0" w:color="auto"/>
                <w:left w:val="none" w:sz="0" w:space="0" w:color="auto"/>
                <w:bottom w:val="none" w:sz="0" w:space="0" w:color="auto"/>
                <w:right w:val="none" w:sz="0" w:space="0" w:color="auto"/>
              </w:divBdr>
            </w:div>
            <w:div w:id="1329288187">
              <w:marLeft w:val="0"/>
              <w:marRight w:val="0"/>
              <w:marTop w:val="0"/>
              <w:marBottom w:val="0"/>
              <w:divBdr>
                <w:top w:val="none" w:sz="0" w:space="0" w:color="auto"/>
                <w:left w:val="none" w:sz="0" w:space="0" w:color="auto"/>
                <w:bottom w:val="none" w:sz="0" w:space="0" w:color="auto"/>
                <w:right w:val="none" w:sz="0" w:space="0" w:color="auto"/>
              </w:divBdr>
            </w:div>
            <w:div w:id="1344475203">
              <w:marLeft w:val="0"/>
              <w:marRight w:val="0"/>
              <w:marTop w:val="0"/>
              <w:marBottom w:val="0"/>
              <w:divBdr>
                <w:top w:val="none" w:sz="0" w:space="0" w:color="auto"/>
                <w:left w:val="none" w:sz="0" w:space="0" w:color="auto"/>
                <w:bottom w:val="none" w:sz="0" w:space="0" w:color="auto"/>
                <w:right w:val="none" w:sz="0" w:space="0" w:color="auto"/>
              </w:divBdr>
            </w:div>
            <w:div w:id="1427847399">
              <w:marLeft w:val="0"/>
              <w:marRight w:val="0"/>
              <w:marTop w:val="0"/>
              <w:marBottom w:val="0"/>
              <w:divBdr>
                <w:top w:val="none" w:sz="0" w:space="0" w:color="auto"/>
                <w:left w:val="none" w:sz="0" w:space="0" w:color="auto"/>
                <w:bottom w:val="none" w:sz="0" w:space="0" w:color="auto"/>
                <w:right w:val="none" w:sz="0" w:space="0" w:color="auto"/>
              </w:divBdr>
            </w:div>
            <w:div w:id="1430001708">
              <w:marLeft w:val="0"/>
              <w:marRight w:val="0"/>
              <w:marTop w:val="0"/>
              <w:marBottom w:val="0"/>
              <w:divBdr>
                <w:top w:val="none" w:sz="0" w:space="0" w:color="auto"/>
                <w:left w:val="none" w:sz="0" w:space="0" w:color="auto"/>
                <w:bottom w:val="none" w:sz="0" w:space="0" w:color="auto"/>
                <w:right w:val="none" w:sz="0" w:space="0" w:color="auto"/>
              </w:divBdr>
            </w:div>
            <w:div w:id="1450081828">
              <w:marLeft w:val="0"/>
              <w:marRight w:val="0"/>
              <w:marTop w:val="0"/>
              <w:marBottom w:val="0"/>
              <w:divBdr>
                <w:top w:val="none" w:sz="0" w:space="0" w:color="auto"/>
                <w:left w:val="none" w:sz="0" w:space="0" w:color="auto"/>
                <w:bottom w:val="none" w:sz="0" w:space="0" w:color="auto"/>
                <w:right w:val="none" w:sz="0" w:space="0" w:color="auto"/>
              </w:divBdr>
            </w:div>
            <w:div w:id="1468206926">
              <w:marLeft w:val="0"/>
              <w:marRight w:val="0"/>
              <w:marTop w:val="480"/>
              <w:marBottom w:val="0"/>
              <w:divBdr>
                <w:top w:val="single" w:sz="6" w:space="0" w:color="auto"/>
                <w:left w:val="single" w:sz="6" w:space="0" w:color="auto"/>
                <w:bottom w:val="single" w:sz="6" w:space="0" w:color="auto"/>
                <w:right w:val="single" w:sz="6" w:space="0" w:color="auto"/>
              </w:divBdr>
            </w:div>
            <w:div w:id="1494757518">
              <w:marLeft w:val="0"/>
              <w:marRight w:val="0"/>
              <w:marTop w:val="0"/>
              <w:marBottom w:val="0"/>
              <w:divBdr>
                <w:top w:val="none" w:sz="0" w:space="0" w:color="auto"/>
                <w:left w:val="none" w:sz="0" w:space="0" w:color="auto"/>
                <w:bottom w:val="none" w:sz="0" w:space="0" w:color="auto"/>
                <w:right w:val="none" w:sz="0" w:space="0" w:color="auto"/>
              </w:divBdr>
            </w:div>
            <w:div w:id="1514681671">
              <w:marLeft w:val="0"/>
              <w:marRight w:val="0"/>
              <w:marTop w:val="0"/>
              <w:marBottom w:val="0"/>
              <w:divBdr>
                <w:top w:val="none" w:sz="0" w:space="0" w:color="auto"/>
                <w:left w:val="none" w:sz="0" w:space="0" w:color="auto"/>
                <w:bottom w:val="none" w:sz="0" w:space="0" w:color="auto"/>
                <w:right w:val="none" w:sz="0" w:space="0" w:color="auto"/>
              </w:divBdr>
            </w:div>
            <w:div w:id="1517619656">
              <w:marLeft w:val="0"/>
              <w:marRight w:val="0"/>
              <w:marTop w:val="0"/>
              <w:marBottom w:val="0"/>
              <w:divBdr>
                <w:top w:val="none" w:sz="0" w:space="0" w:color="auto"/>
                <w:left w:val="none" w:sz="0" w:space="0" w:color="auto"/>
                <w:bottom w:val="none" w:sz="0" w:space="0" w:color="auto"/>
                <w:right w:val="none" w:sz="0" w:space="0" w:color="auto"/>
              </w:divBdr>
            </w:div>
            <w:div w:id="1524518514">
              <w:marLeft w:val="0"/>
              <w:marRight w:val="0"/>
              <w:marTop w:val="0"/>
              <w:marBottom w:val="0"/>
              <w:divBdr>
                <w:top w:val="none" w:sz="0" w:space="0" w:color="auto"/>
                <w:left w:val="none" w:sz="0" w:space="0" w:color="auto"/>
                <w:bottom w:val="none" w:sz="0" w:space="0" w:color="auto"/>
                <w:right w:val="none" w:sz="0" w:space="0" w:color="auto"/>
              </w:divBdr>
            </w:div>
            <w:div w:id="1572151941">
              <w:marLeft w:val="0"/>
              <w:marRight w:val="0"/>
              <w:marTop w:val="0"/>
              <w:marBottom w:val="0"/>
              <w:divBdr>
                <w:top w:val="none" w:sz="0" w:space="0" w:color="auto"/>
                <w:left w:val="none" w:sz="0" w:space="0" w:color="auto"/>
                <w:bottom w:val="none" w:sz="0" w:space="0" w:color="auto"/>
                <w:right w:val="none" w:sz="0" w:space="0" w:color="auto"/>
              </w:divBdr>
            </w:div>
            <w:div w:id="1588071094">
              <w:marLeft w:val="0"/>
              <w:marRight w:val="0"/>
              <w:marTop w:val="0"/>
              <w:marBottom w:val="0"/>
              <w:divBdr>
                <w:top w:val="none" w:sz="0" w:space="0" w:color="auto"/>
                <w:left w:val="none" w:sz="0" w:space="0" w:color="auto"/>
                <w:bottom w:val="none" w:sz="0" w:space="0" w:color="auto"/>
                <w:right w:val="none" w:sz="0" w:space="0" w:color="auto"/>
              </w:divBdr>
            </w:div>
            <w:div w:id="1593660337">
              <w:marLeft w:val="0"/>
              <w:marRight w:val="0"/>
              <w:marTop w:val="0"/>
              <w:marBottom w:val="0"/>
              <w:divBdr>
                <w:top w:val="none" w:sz="0" w:space="0" w:color="auto"/>
                <w:left w:val="none" w:sz="0" w:space="0" w:color="auto"/>
                <w:bottom w:val="none" w:sz="0" w:space="0" w:color="auto"/>
                <w:right w:val="none" w:sz="0" w:space="0" w:color="auto"/>
              </w:divBdr>
            </w:div>
            <w:div w:id="1608584810">
              <w:marLeft w:val="0"/>
              <w:marRight w:val="0"/>
              <w:marTop w:val="0"/>
              <w:marBottom w:val="0"/>
              <w:divBdr>
                <w:top w:val="none" w:sz="0" w:space="0" w:color="auto"/>
                <w:left w:val="none" w:sz="0" w:space="0" w:color="auto"/>
                <w:bottom w:val="none" w:sz="0" w:space="0" w:color="auto"/>
                <w:right w:val="none" w:sz="0" w:space="0" w:color="auto"/>
              </w:divBdr>
            </w:div>
            <w:div w:id="1617442981">
              <w:marLeft w:val="0"/>
              <w:marRight w:val="0"/>
              <w:marTop w:val="0"/>
              <w:marBottom w:val="0"/>
              <w:divBdr>
                <w:top w:val="none" w:sz="0" w:space="0" w:color="auto"/>
                <w:left w:val="none" w:sz="0" w:space="0" w:color="auto"/>
                <w:bottom w:val="none" w:sz="0" w:space="0" w:color="auto"/>
                <w:right w:val="none" w:sz="0" w:space="0" w:color="auto"/>
              </w:divBdr>
            </w:div>
            <w:div w:id="1753314777">
              <w:marLeft w:val="0"/>
              <w:marRight w:val="0"/>
              <w:marTop w:val="0"/>
              <w:marBottom w:val="0"/>
              <w:divBdr>
                <w:top w:val="none" w:sz="0" w:space="0" w:color="auto"/>
                <w:left w:val="none" w:sz="0" w:space="0" w:color="auto"/>
                <w:bottom w:val="none" w:sz="0" w:space="0" w:color="auto"/>
                <w:right w:val="none" w:sz="0" w:space="0" w:color="auto"/>
              </w:divBdr>
            </w:div>
            <w:div w:id="1753694039">
              <w:marLeft w:val="0"/>
              <w:marRight w:val="0"/>
              <w:marTop w:val="0"/>
              <w:marBottom w:val="0"/>
              <w:divBdr>
                <w:top w:val="none" w:sz="0" w:space="0" w:color="auto"/>
                <w:left w:val="none" w:sz="0" w:space="0" w:color="auto"/>
                <w:bottom w:val="none" w:sz="0" w:space="0" w:color="auto"/>
                <w:right w:val="none" w:sz="0" w:space="0" w:color="auto"/>
              </w:divBdr>
            </w:div>
            <w:div w:id="1790196570">
              <w:marLeft w:val="0"/>
              <w:marRight w:val="0"/>
              <w:marTop w:val="0"/>
              <w:marBottom w:val="0"/>
              <w:divBdr>
                <w:top w:val="none" w:sz="0" w:space="0" w:color="auto"/>
                <w:left w:val="none" w:sz="0" w:space="0" w:color="auto"/>
                <w:bottom w:val="none" w:sz="0" w:space="0" w:color="auto"/>
                <w:right w:val="none" w:sz="0" w:space="0" w:color="auto"/>
              </w:divBdr>
            </w:div>
            <w:div w:id="1822574053">
              <w:marLeft w:val="0"/>
              <w:marRight w:val="0"/>
              <w:marTop w:val="0"/>
              <w:marBottom w:val="0"/>
              <w:divBdr>
                <w:top w:val="none" w:sz="0" w:space="0" w:color="auto"/>
                <w:left w:val="none" w:sz="0" w:space="0" w:color="auto"/>
                <w:bottom w:val="none" w:sz="0" w:space="0" w:color="auto"/>
                <w:right w:val="none" w:sz="0" w:space="0" w:color="auto"/>
              </w:divBdr>
            </w:div>
            <w:div w:id="1826117453">
              <w:marLeft w:val="0"/>
              <w:marRight w:val="0"/>
              <w:marTop w:val="0"/>
              <w:marBottom w:val="0"/>
              <w:divBdr>
                <w:top w:val="none" w:sz="0" w:space="0" w:color="auto"/>
                <w:left w:val="none" w:sz="0" w:space="0" w:color="auto"/>
                <w:bottom w:val="none" w:sz="0" w:space="0" w:color="auto"/>
                <w:right w:val="none" w:sz="0" w:space="0" w:color="auto"/>
              </w:divBdr>
            </w:div>
            <w:div w:id="1832332326">
              <w:marLeft w:val="0"/>
              <w:marRight w:val="0"/>
              <w:marTop w:val="0"/>
              <w:marBottom w:val="0"/>
              <w:divBdr>
                <w:top w:val="none" w:sz="0" w:space="0" w:color="auto"/>
                <w:left w:val="none" w:sz="0" w:space="0" w:color="auto"/>
                <w:bottom w:val="none" w:sz="0" w:space="0" w:color="auto"/>
                <w:right w:val="none" w:sz="0" w:space="0" w:color="auto"/>
              </w:divBdr>
            </w:div>
            <w:div w:id="1858427250">
              <w:marLeft w:val="0"/>
              <w:marRight w:val="0"/>
              <w:marTop w:val="0"/>
              <w:marBottom w:val="0"/>
              <w:divBdr>
                <w:top w:val="none" w:sz="0" w:space="0" w:color="auto"/>
                <w:left w:val="none" w:sz="0" w:space="0" w:color="auto"/>
                <w:bottom w:val="none" w:sz="0" w:space="0" w:color="auto"/>
                <w:right w:val="none" w:sz="0" w:space="0" w:color="auto"/>
              </w:divBdr>
            </w:div>
            <w:div w:id="1929381547">
              <w:marLeft w:val="0"/>
              <w:marRight w:val="0"/>
              <w:marTop w:val="0"/>
              <w:marBottom w:val="0"/>
              <w:divBdr>
                <w:top w:val="none" w:sz="0" w:space="0" w:color="auto"/>
                <w:left w:val="none" w:sz="0" w:space="0" w:color="auto"/>
                <w:bottom w:val="none" w:sz="0" w:space="0" w:color="auto"/>
                <w:right w:val="none" w:sz="0" w:space="0" w:color="auto"/>
              </w:divBdr>
            </w:div>
            <w:div w:id="1951551079">
              <w:marLeft w:val="0"/>
              <w:marRight w:val="0"/>
              <w:marTop w:val="0"/>
              <w:marBottom w:val="0"/>
              <w:divBdr>
                <w:top w:val="none" w:sz="0" w:space="0" w:color="auto"/>
                <w:left w:val="none" w:sz="0" w:space="0" w:color="auto"/>
                <w:bottom w:val="none" w:sz="0" w:space="0" w:color="auto"/>
                <w:right w:val="none" w:sz="0" w:space="0" w:color="auto"/>
              </w:divBdr>
            </w:div>
            <w:div w:id="1969899041">
              <w:marLeft w:val="0"/>
              <w:marRight w:val="0"/>
              <w:marTop w:val="0"/>
              <w:marBottom w:val="0"/>
              <w:divBdr>
                <w:top w:val="none" w:sz="0" w:space="0" w:color="auto"/>
                <w:left w:val="none" w:sz="0" w:space="0" w:color="auto"/>
                <w:bottom w:val="none" w:sz="0" w:space="0" w:color="auto"/>
                <w:right w:val="none" w:sz="0" w:space="0" w:color="auto"/>
              </w:divBdr>
            </w:div>
            <w:div w:id="2028945958">
              <w:marLeft w:val="0"/>
              <w:marRight w:val="0"/>
              <w:marTop w:val="0"/>
              <w:marBottom w:val="0"/>
              <w:divBdr>
                <w:top w:val="none" w:sz="0" w:space="0" w:color="auto"/>
                <w:left w:val="none" w:sz="0" w:space="0" w:color="auto"/>
                <w:bottom w:val="none" w:sz="0" w:space="0" w:color="auto"/>
                <w:right w:val="none" w:sz="0" w:space="0" w:color="auto"/>
              </w:divBdr>
            </w:div>
            <w:div w:id="2044287627">
              <w:marLeft w:val="0"/>
              <w:marRight w:val="0"/>
              <w:marTop w:val="0"/>
              <w:marBottom w:val="0"/>
              <w:divBdr>
                <w:top w:val="none" w:sz="0" w:space="0" w:color="auto"/>
                <w:left w:val="none" w:sz="0" w:space="0" w:color="auto"/>
                <w:bottom w:val="none" w:sz="0" w:space="0" w:color="auto"/>
                <w:right w:val="none" w:sz="0" w:space="0" w:color="auto"/>
              </w:divBdr>
            </w:div>
            <w:div w:id="2057392485">
              <w:marLeft w:val="0"/>
              <w:marRight w:val="0"/>
              <w:marTop w:val="0"/>
              <w:marBottom w:val="0"/>
              <w:divBdr>
                <w:top w:val="none" w:sz="0" w:space="0" w:color="auto"/>
                <w:left w:val="none" w:sz="0" w:space="0" w:color="auto"/>
                <w:bottom w:val="none" w:sz="0" w:space="0" w:color="auto"/>
                <w:right w:val="none" w:sz="0" w:space="0" w:color="auto"/>
              </w:divBdr>
            </w:div>
            <w:div w:id="2086563140">
              <w:marLeft w:val="0"/>
              <w:marRight w:val="0"/>
              <w:marTop w:val="0"/>
              <w:marBottom w:val="0"/>
              <w:divBdr>
                <w:top w:val="none" w:sz="0" w:space="0" w:color="auto"/>
                <w:left w:val="none" w:sz="0" w:space="0" w:color="auto"/>
                <w:bottom w:val="none" w:sz="0" w:space="0" w:color="auto"/>
                <w:right w:val="none" w:sz="0" w:space="0" w:color="auto"/>
              </w:divBdr>
            </w:div>
            <w:div w:id="2089956440">
              <w:marLeft w:val="0"/>
              <w:marRight w:val="0"/>
              <w:marTop w:val="0"/>
              <w:marBottom w:val="0"/>
              <w:divBdr>
                <w:top w:val="none" w:sz="0" w:space="0" w:color="auto"/>
                <w:left w:val="none" w:sz="0" w:space="0" w:color="auto"/>
                <w:bottom w:val="none" w:sz="0" w:space="0" w:color="auto"/>
                <w:right w:val="none" w:sz="0" w:space="0" w:color="auto"/>
              </w:divBdr>
            </w:div>
            <w:div w:id="2126843542">
              <w:marLeft w:val="0"/>
              <w:marRight w:val="0"/>
              <w:marTop w:val="0"/>
              <w:marBottom w:val="0"/>
              <w:divBdr>
                <w:top w:val="none" w:sz="0" w:space="0" w:color="auto"/>
                <w:left w:val="none" w:sz="0" w:space="0" w:color="auto"/>
                <w:bottom w:val="none" w:sz="0" w:space="0" w:color="auto"/>
                <w:right w:val="none" w:sz="0" w:space="0" w:color="auto"/>
              </w:divBdr>
            </w:div>
            <w:div w:id="2127576579">
              <w:marLeft w:val="0"/>
              <w:marRight w:val="0"/>
              <w:marTop w:val="0"/>
              <w:marBottom w:val="0"/>
              <w:divBdr>
                <w:top w:val="none" w:sz="0" w:space="0" w:color="auto"/>
                <w:left w:val="none" w:sz="0" w:space="0" w:color="auto"/>
                <w:bottom w:val="none" w:sz="0" w:space="0" w:color="auto"/>
                <w:right w:val="none" w:sz="0" w:space="0" w:color="auto"/>
              </w:divBdr>
            </w:div>
          </w:divsChild>
        </w:div>
        <w:div w:id="511460455">
          <w:marLeft w:val="0"/>
          <w:marRight w:val="0"/>
          <w:marTop w:val="0"/>
          <w:marBottom w:val="0"/>
          <w:divBdr>
            <w:top w:val="none" w:sz="0" w:space="0" w:color="auto"/>
            <w:left w:val="none" w:sz="0" w:space="0" w:color="auto"/>
            <w:bottom w:val="none" w:sz="0" w:space="0" w:color="auto"/>
            <w:right w:val="none" w:sz="0" w:space="0" w:color="auto"/>
          </w:divBdr>
          <w:divsChild>
            <w:div w:id="395746">
              <w:marLeft w:val="0"/>
              <w:marRight w:val="0"/>
              <w:marTop w:val="0"/>
              <w:marBottom w:val="0"/>
              <w:divBdr>
                <w:top w:val="none" w:sz="0" w:space="0" w:color="auto"/>
                <w:left w:val="none" w:sz="0" w:space="0" w:color="auto"/>
                <w:bottom w:val="none" w:sz="0" w:space="0" w:color="auto"/>
                <w:right w:val="none" w:sz="0" w:space="0" w:color="auto"/>
              </w:divBdr>
            </w:div>
            <w:div w:id="4552386">
              <w:marLeft w:val="0"/>
              <w:marRight w:val="0"/>
              <w:marTop w:val="0"/>
              <w:marBottom w:val="0"/>
              <w:divBdr>
                <w:top w:val="none" w:sz="0" w:space="0" w:color="auto"/>
                <w:left w:val="none" w:sz="0" w:space="0" w:color="auto"/>
                <w:bottom w:val="none" w:sz="0" w:space="0" w:color="auto"/>
                <w:right w:val="none" w:sz="0" w:space="0" w:color="auto"/>
              </w:divBdr>
            </w:div>
            <w:div w:id="5712816">
              <w:marLeft w:val="0"/>
              <w:marRight w:val="0"/>
              <w:marTop w:val="0"/>
              <w:marBottom w:val="0"/>
              <w:divBdr>
                <w:top w:val="none" w:sz="0" w:space="0" w:color="auto"/>
                <w:left w:val="none" w:sz="0" w:space="0" w:color="auto"/>
                <w:bottom w:val="none" w:sz="0" w:space="0" w:color="auto"/>
                <w:right w:val="none" w:sz="0" w:space="0" w:color="auto"/>
              </w:divBdr>
            </w:div>
            <w:div w:id="7801114">
              <w:marLeft w:val="0"/>
              <w:marRight w:val="0"/>
              <w:marTop w:val="0"/>
              <w:marBottom w:val="0"/>
              <w:divBdr>
                <w:top w:val="none" w:sz="0" w:space="0" w:color="auto"/>
                <w:left w:val="none" w:sz="0" w:space="0" w:color="auto"/>
                <w:bottom w:val="none" w:sz="0" w:space="0" w:color="auto"/>
                <w:right w:val="none" w:sz="0" w:space="0" w:color="auto"/>
              </w:divBdr>
            </w:div>
            <w:div w:id="8600977">
              <w:marLeft w:val="0"/>
              <w:marRight w:val="0"/>
              <w:marTop w:val="0"/>
              <w:marBottom w:val="0"/>
              <w:divBdr>
                <w:top w:val="none" w:sz="0" w:space="0" w:color="auto"/>
                <w:left w:val="none" w:sz="0" w:space="0" w:color="auto"/>
                <w:bottom w:val="none" w:sz="0" w:space="0" w:color="auto"/>
                <w:right w:val="none" w:sz="0" w:space="0" w:color="auto"/>
              </w:divBdr>
            </w:div>
            <w:div w:id="10303928">
              <w:marLeft w:val="0"/>
              <w:marRight w:val="0"/>
              <w:marTop w:val="0"/>
              <w:marBottom w:val="0"/>
              <w:divBdr>
                <w:top w:val="none" w:sz="0" w:space="0" w:color="auto"/>
                <w:left w:val="none" w:sz="0" w:space="0" w:color="auto"/>
                <w:bottom w:val="none" w:sz="0" w:space="0" w:color="auto"/>
                <w:right w:val="none" w:sz="0" w:space="0" w:color="auto"/>
              </w:divBdr>
            </w:div>
            <w:div w:id="13582726">
              <w:marLeft w:val="0"/>
              <w:marRight w:val="0"/>
              <w:marTop w:val="0"/>
              <w:marBottom w:val="0"/>
              <w:divBdr>
                <w:top w:val="none" w:sz="0" w:space="0" w:color="auto"/>
                <w:left w:val="none" w:sz="0" w:space="0" w:color="auto"/>
                <w:bottom w:val="none" w:sz="0" w:space="0" w:color="auto"/>
                <w:right w:val="none" w:sz="0" w:space="0" w:color="auto"/>
              </w:divBdr>
            </w:div>
            <w:div w:id="14382232">
              <w:marLeft w:val="0"/>
              <w:marRight w:val="0"/>
              <w:marTop w:val="0"/>
              <w:marBottom w:val="0"/>
              <w:divBdr>
                <w:top w:val="none" w:sz="0" w:space="0" w:color="auto"/>
                <w:left w:val="none" w:sz="0" w:space="0" w:color="auto"/>
                <w:bottom w:val="none" w:sz="0" w:space="0" w:color="auto"/>
                <w:right w:val="none" w:sz="0" w:space="0" w:color="auto"/>
              </w:divBdr>
            </w:div>
            <w:div w:id="14812434">
              <w:marLeft w:val="0"/>
              <w:marRight w:val="0"/>
              <w:marTop w:val="0"/>
              <w:marBottom w:val="0"/>
              <w:divBdr>
                <w:top w:val="none" w:sz="0" w:space="0" w:color="auto"/>
                <w:left w:val="none" w:sz="0" w:space="0" w:color="auto"/>
                <w:bottom w:val="none" w:sz="0" w:space="0" w:color="auto"/>
                <w:right w:val="none" w:sz="0" w:space="0" w:color="auto"/>
              </w:divBdr>
            </w:div>
            <w:div w:id="16658143">
              <w:marLeft w:val="0"/>
              <w:marRight w:val="0"/>
              <w:marTop w:val="0"/>
              <w:marBottom w:val="0"/>
              <w:divBdr>
                <w:top w:val="none" w:sz="0" w:space="0" w:color="auto"/>
                <w:left w:val="none" w:sz="0" w:space="0" w:color="auto"/>
                <w:bottom w:val="none" w:sz="0" w:space="0" w:color="auto"/>
                <w:right w:val="none" w:sz="0" w:space="0" w:color="auto"/>
              </w:divBdr>
            </w:div>
            <w:div w:id="18625115">
              <w:marLeft w:val="0"/>
              <w:marRight w:val="0"/>
              <w:marTop w:val="0"/>
              <w:marBottom w:val="0"/>
              <w:divBdr>
                <w:top w:val="none" w:sz="0" w:space="0" w:color="auto"/>
                <w:left w:val="none" w:sz="0" w:space="0" w:color="auto"/>
                <w:bottom w:val="none" w:sz="0" w:space="0" w:color="auto"/>
                <w:right w:val="none" w:sz="0" w:space="0" w:color="auto"/>
              </w:divBdr>
            </w:div>
            <w:div w:id="19740697">
              <w:marLeft w:val="0"/>
              <w:marRight w:val="0"/>
              <w:marTop w:val="0"/>
              <w:marBottom w:val="0"/>
              <w:divBdr>
                <w:top w:val="none" w:sz="0" w:space="0" w:color="auto"/>
                <w:left w:val="none" w:sz="0" w:space="0" w:color="auto"/>
                <w:bottom w:val="none" w:sz="0" w:space="0" w:color="auto"/>
                <w:right w:val="none" w:sz="0" w:space="0" w:color="auto"/>
              </w:divBdr>
            </w:div>
            <w:div w:id="22367121">
              <w:marLeft w:val="0"/>
              <w:marRight w:val="0"/>
              <w:marTop w:val="0"/>
              <w:marBottom w:val="0"/>
              <w:divBdr>
                <w:top w:val="none" w:sz="0" w:space="0" w:color="auto"/>
                <w:left w:val="none" w:sz="0" w:space="0" w:color="auto"/>
                <w:bottom w:val="none" w:sz="0" w:space="0" w:color="auto"/>
                <w:right w:val="none" w:sz="0" w:space="0" w:color="auto"/>
              </w:divBdr>
            </w:div>
            <w:div w:id="25522529">
              <w:marLeft w:val="0"/>
              <w:marRight w:val="0"/>
              <w:marTop w:val="0"/>
              <w:marBottom w:val="0"/>
              <w:divBdr>
                <w:top w:val="none" w:sz="0" w:space="0" w:color="auto"/>
                <w:left w:val="none" w:sz="0" w:space="0" w:color="auto"/>
                <w:bottom w:val="none" w:sz="0" w:space="0" w:color="auto"/>
                <w:right w:val="none" w:sz="0" w:space="0" w:color="auto"/>
              </w:divBdr>
            </w:div>
            <w:div w:id="29644850">
              <w:marLeft w:val="0"/>
              <w:marRight w:val="0"/>
              <w:marTop w:val="0"/>
              <w:marBottom w:val="0"/>
              <w:divBdr>
                <w:top w:val="none" w:sz="0" w:space="0" w:color="auto"/>
                <w:left w:val="none" w:sz="0" w:space="0" w:color="auto"/>
                <w:bottom w:val="none" w:sz="0" w:space="0" w:color="auto"/>
                <w:right w:val="none" w:sz="0" w:space="0" w:color="auto"/>
              </w:divBdr>
            </w:div>
            <w:div w:id="37828757">
              <w:marLeft w:val="0"/>
              <w:marRight w:val="0"/>
              <w:marTop w:val="0"/>
              <w:marBottom w:val="0"/>
              <w:divBdr>
                <w:top w:val="none" w:sz="0" w:space="0" w:color="auto"/>
                <w:left w:val="none" w:sz="0" w:space="0" w:color="auto"/>
                <w:bottom w:val="none" w:sz="0" w:space="0" w:color="auto"/>
                <w:right w:val="none" w:sz="0" w:space="0" w:color="auto"/>
              </w:divBdr>
            </w:div>
            <w:div w:id="45378638">
              <w:marLeft w:val="0"/>
              <w:marRight w:val="0"/>
              <w:marTop w:val="0"/>
              <w:marBottom w:val="0"/>
              <w:divBdr>
                <w:top w:val="none" w:sz="0" w:space="0" w:color="auto"/>
                <w:left w:val="none" w:sz="0" w:space="0" w:color="auto"/>
                <w:bottom w:val="none" w:sz="0" w:space="0" w:color="auto"/>
                <w:right w:val="none" w:sz="0" w:space="0" w:color="auto"/>
              </w:divBdr>
            </w:div>
            <w:div w:id="45615749">
              <w:marLeft w:val="0"/>
              <w:marRight w:val="0"/>
              <w:marTop w:val="0"/>
              <w:marBottom w:val="0"/>
              <w:divBdr>
                <w:top w:val="none" w:sz="0" w:space="0" w:color="auto"/>
                <w:left w:val="none" w:sz="0" w:space="0" w:color="auto"/>
                <w:bottom w:val="none" w:sz="0" w:space="0" w:color="auto"/>
                <w:right w:val="none" w:sz="0" w:space="0" w:color="auto"/>
              </w:divBdr>
            </w:div>
            <w:div w:id="48504024">
              <w:marLeft w:val="0"/>
              <w:marRight w:val="0"/>
              <w:marTop w:val="0"/>
              <w:marBottom w:val="0"/>
              <w:divBdr>
                <w:top w:val="none" w:sz="0" w:space="0" w:color="auto"/>
                <w:left w:val="none" w:sz="0" w:space="0" w:color="auto"/>
                <w:bottom w:val="none" w:sz="0" w:space="0" w:color="auto"/>
                <w:right w:val="none" w:sz="0" w:space="0" w:color="auto"/>
              </w:divBdr>
            </w:div>
            <w:div w:id="52195635">
              <w:marLeft w:val="0"/>
              <w:marRight w:val="0"/>
              <w:marTop w:val="0"/>
              <w:marBottom w:val="0"/>
              <w:divBdr>
                <w:top w:val="none" w:sz="0" w:space="0" w:color="auto"/>
                <w:left w:val="none" w:sz="0" w:space="0" w:color="auto"/>
                <w:bottom w:val="none" w:sz="0" w:space="0" w:color="auto"/>
                <w:right w:val="none" w:sz="0" w:space="0" w:color="auto"/>
              </w:divBdr>
            </w:div>
            <w:div w:id="52313303">
              <w:marLeft w:val="0"/>
              <w:marRight w:val="0"/>
              <w:marTop w:val="0"/>
              <w:marBottom w:val="0"/>
              <w:divBdr>
                <w:top w:val="none" w:sz="0" w:space="0" w:color="auto"/>
                <w:left w:val="none" w:sz="0" w:space="0" w:color="auto"/>
                <w:bottom w:val="none" w:sz="0" w:space="0" w:color="auto"/>
                <w:right w:val="none" w:sz="0" w:space="0" w:color="auto"/>
              </w:divBdr>
            </w:div>
            <w:div w:id="52779203">
              <w:marLeft w:val="0"/>
              <w:marRight w:val="0"/>
              <w:marTop w:val="0"/>
              <w:marBottom w:val="0"/>
              <w:divBdr>
                <w:top w:val="none" w:sz="0" w:space="0" w:color="auto"/>
                <w:left w:val="none" w:sz="0" w:space="0" w:color="auto"/>
                <w:bottom w:val="none" w:sz="0" w:space="0" w:color="auto"/>
                <w:right w:val="none" w:sz="0" w:space="0" w:color="auto"/>
              </w:divBdr>
            </w:div>
            <w:div w:id="52971241">
              <w:marLeft w:val="0"/>
              <w:marRight w:val="0"/>
              <w:marTop w:val="0"/>
              <w:marBottom w:val="0"/>
              <w:divBdr>
                <w:top w:val="none" w:sz="0" w:space="0" w:color="auto"/>
                <w:left w:val="none" w:sz="0" w:space="0" w:color="auto"/>
                <w:bottom w:val="none" w:sz="0" w:space="0" w:color="auto"/>
                <w:right w:val="none" w:sz="0" w:space="0" w:color="auto"/>
              </w:divBdr>
              <w:divsChild>
                <w:div w:id="132186311">
                  <w:marLeft w:val="0"/>
                  <w:marRight w:val="0"/>
                  <w:marTop w:val="0"/>
                  <w:marBottom w:val="0"/>
                  <w:divBdr>
                    <w:top w:val="none" w:sz="0" w:space="0" w:color="auto"/>
                    <w:left w:val="none" w:sz="0" w:space="0" w:color="auto"/>
                    <w:bottom w:val="none" w:sz="0" w:space="0" w:color="auto"/>
                    <w:right w:val="none" w:sz="0" w:space="0" w:color="auto"/>
                  </w:divBdr>
                </w:div>
                <w:div w:id="205724218">
                  <w:marLeft w:val="0"/>
                  <w:marRight w:val="0"/>
                  <w:marTop w:val="0"/>
                  <w:marBottom w:val="0"/>
                  <w:divBdr>
                    <w:top w:val="none" w:sz="0" w:space="0" w:color="auto"/>
                    <w:left w:val="none" w:sz="0" w:space="0" w:color="auto"/>
                    <w:bottom w:val="none" w:sz="0" w:space="0" w:color="auto"/>
                    <w:right w:val="none" w:sz="0" w:space="0" w:color="auto"/>
                  </w:divBdr>
                </w:div>
                <w:div w:id="425230322">
                  <w:marLeft w:val="0"/>
                  <w:marRight w:val="0"/>
                  <w:marTop w:val="0"/>
                  <w:marBottom w:val="0"/>
                  <w:divBdr>
                    <w:top w:val="none" w:sz="0" w:space="0" w:color="auto"/>
                    <w:left w:val="none" w:sz="0" w:space="0" w:color="auto"/>
                    <w:bottom w:val="none" w:sz="0" w:space="0" w:color="auto"/>
                    <w:right w:val="none" w:sz="0" w:space="0" w:color="auto"/>
                  </w:divBdr>
                </w:div>
                <w:div w:id="425923859">
                  <w:marLeft w:val="0"/>
                  <w:marRight w:val="0"/>
                  <w:marTop w:val="0"/>
                  <w:marBottom w:val="0"/>
                  <w:divBdr>
                    <w:top w:val="none" w:sz="0" w:space="0" w:color="auto"/>
                    <w:left w:val="none" w:sz="0" w:space="0" w:color="auto"/>
                    <w:bottom w:val="none" w:sz="0" w:space="0" w:color="auto"/>
                    <w:right w:val="none" w:sz="0" w:space="0" w:color="auto"/>
                  </w:divBdr>
                </w:div>
                <w:div w:id="915866390">
                  <w:marLeft w:val="0"/>
                  <w:marRight w:val="0"/>
                  <w:marTop w:val="0"/>
                  <w:marBottom w:val="0"/>
                  <w:divBdr>
                    <w:top w:val="none" w:sz="0" w:space="0" w:color="auto"/>
                    <w:left w:val="none" w:sz="0" w:space="0" w:color="auto"/>
                    <w:bottom w:val="none" w:sz="0" w:space="0" w:color="auto"/>
                    <w:right w:val="none" w:sz="0" w:space="0" w:color="auto"/>
                  </w:divBdr>
                </w:div>
                <w:div w:id="946346914">
                  <w:marLeft w:val="0"/>
                  <w:marRight w:val="0"/>
                  <w:marTop w:val="0"/>
                  <w:marBottom w:val="0"/>
                  <w:divBdr>
                    <w:top w:val="none" w:sz="0" w:space="0" w:color="auto"/>
                    <w:left w:val="none" w:sz="0" w:space="0" w:color="auto"/>
                    <w:bottom w:val="none" w:sz="0" w:space="0" w:color="auto"/>
                    <w:right w:val="none" w:sz="0" w:space="0" w:color="auto"/>
                  </w:divBdr>
                </w:div>
                <w:div w:id="1176459354">
                  <w:marLeft w:val="0"/>
                  <w:marRight w:val="0"/>
                  <w:marTop w:val="0"/>
                  <w:marBottom w:val="0"/>
                  <w:divBdr>
                    <w:top w:val="none" w:sz="0" w:space="0" w:color="auto"/>
                    <w:left w:val="none" w:sz="0" w:space="0" w:color="auto"/>
                    <w:bottom w:val="none" w:sz="0" w:space="0" w:color="auto"/>
                    <w:right w:val="none" w:sz="0" w:space="0" w:color="auto"/>
                  </w:divBdr>
                </w:div>
                <w:div w:id="1272590776">
                  <w:marLeft w:val="0"/>
                  <w:marRight w:val="0"/>
                  <w:marTop w:val="0"/>
                  <w:marBottom w:val="0"/>
                  <w:divBdr>
                    <w:top w:val="none" w:sz="0" w:space="0" w:color="auto"/>
                    <w:left w:val="none" w:sz="0" w:space="0" w:color="auto"/>
                    <w:bottom w:val="none" w:sz="0" w:space="0" w:color="auto"/>
                    <w:right w:val="none" w:sz="0" w:space="0" w:color="auto"/>
                  </w:divBdr>
                </w:div>
                <w:div w:id="1274094476">
                  <w:marLeft w:val="0"/>
                  <w:marRight w:val="0"/>
                  <w:marTop w:val="0"/>
                  <w:marBottom w:val="0"/>
                  <w:divBdr>
                    <w:top w:val="none" w:sz="0" w:space="0" w:color="auto"/>
                    <w:left w:val="none" w:sz="0" w:space="0" w:color="auto"/>
                    <w:bottom w:val="none" w:sz="0" w:space="0" w:color="auto"/>
                    <w:right w:val="none" w:sz="0" w:space="0" w:color="auto"/>
                  </w:divBdr>
                </w:div>
                <w:div w:id="1275942083">
                  <w:marLeft w:val="0"/>
                  <w:marRight w:val="0"/>
                  <w:marTop w:val="0"/>
                  <w:marBottom w:val="0"/>
                  <w:divBdr>
                    <w:top w:val="none" w:sz="0" w:space="0" w:color="auto"/>
                    <w:left w:val="none" w:sz="0" w:space="0" w:color="auto"/>
                    <w:bottom w:val="none" w:sz="0" w:space="0" w:color="auto"/>
                    <w:right w:val="none" w:sz="0" w:space="0" w:color="auto"/>
                  </w:divBdr>
                </w:div>
                <w:div w:id="1289122326">
                  <w:marLeft w:val="0"/>
                  <w:marRight w:val="0"/>
                  <w:marTop w:val="0"/>
                  <w:marBottom w:val="0"/>
                  <w:divBdr>
                    <w:top w:val="none" w:sz="0" w:space="0" w:color="auto"/>
                    <w:left w:val="none" w:sz="0" w:space="0" w:color="auto"/>
                    <w:bottom w:val="none" w:sz="0" w:space="0" w:color="auto"/>
                    <w:right w:val="none" w:sz="0" w:space="0" w:color="auto"/>
                  </w:divBdr>
                </w:div>
                <w:div w:id="1538084646">
                  <w:marLeft w:val="0"/>
                  <w:marRight w:val="0"/>
                  <w:marTop w:val="0"/>
                  <w:marBottom w:val="0"/>
                  <w:divBdr>
                    <w:top w:val="none" w:sz="0" w:space="0" w:color="auto"/>
                    <w:left w:val="none" w:sz="0" w:space="0" w:color="auto"/>
                    <w:bottom w:val="none" w:sz="0" w:space="0" w:color="auto"/>
                    <w:right w:val="none" w:sz="0" w:space="0" w:color="auto"/>
                  </w:divBdr>
                </w:div>
                <w:div w:id="1566720295">
                  <w:marLeft w:val="0"/>
                  <w:marRight w:val="0"/>
                  <w:marTop w:val="0"/>
                  <w:marBottom w:val="0"/>
                  <w:divBdr>
                    <w:top w:val="none" w:sz="0" w:space="0" w:color="auto"/>
                    <w:left w:val="none" w:sz="0" w:space="0" w:color="auto"/>
                    <w:bottom w:val="none" w:sz="0" w:space="0" w:color="auto"/>
                    <w:right w:val="none" w:sz="0" w:space="0" w:color="auto"/>
                  </w:divBdr>
                </w:div>
                <w:div w:id="1622421480">
                  <w:marLeft w:val="0"/>
                  <w:marRight w:val="0"/>
                  <w:marTop w:val="0"/>
                  <w:marBottom w:val="0"/>
                  <w:divBdr>
                    <w:top w:val="none" w:sz="0" w:space="0" w:color="auto"/>
                    <w:left w:val="none" w:sz="0" w:space="0" w:color="auto"/>
                    <w:bottom w:val="none" w:sz="0" w:space="0" w:color="auto"/>
                    <w:right w:val="none" w:sz="0" w:space="0" w:color="auto"/>
                  </w:divBdr>
                </w:div>
                <w:div w:id="1925341209">
                  <w:marLeft w:val="0"/>
                  <w:marRight w:val="0"/>
                  <w:marTop w:val="0"/>
                  <w:marBottom w:val="0"/>
                  <w:divBdr>
                    <w:top w:val="none" w:sz="0" w:space="0" w:color="auto"/>
                    <w:left w:val="none" w:sz="0" w:space="0" w:color="auto"/>
                    <w:bottom w:val="none" w:sz="0" w:space="0" w:color="auto"/>
                    <w:right w:val="none" w:sz="0" w:space="0" w:color="auto"/>
                  </w:divBdr>
                </w:div>
                <w:div w:id="1964534116">
                  <w:marLeft w:val="0"/>
                  <w:marRight w:val="0"/>
                  <w:marTop w:val="0"/>
                  <w:marBottom w:val="0"/>
                  <w:divBdr>
                    <w:top w:val="none" w:sz="0" w:space="0" w:color="auto"/>
                    <w:left w:val="none" w:sz="0" w:space="0" w:color="auto"/>
                    <w:bottom w:val="none" w:sz="0" w:space="0" w:color="auto"/>
                    <w:right w:val="none" w:sz="0" w:space="0" w:color="auto"/>
                  </w:divBdr>
                </w:div>
                <w:div w:id="1987516449">
                  <w:marLeft w:val="0"/>
                  <w:marRight w:val="0"/>
                  <w:marTop w:val="0"/>
                  <w:marBottom w:val="0"/>
                  <w:divBdr>
                    <w:top w:val="none" w:sz="0" w:space="0" w:color="auto"/>
                    <w:left w:val="none" w:sz="0" w:space="0" w:color="auto"/>
                    <w:bottom w:val="none" w:sz="0" w:space="0" w:color="auto"/>
                    <w:right w:val="none" w:sz="0" w:space="0" w:color="auto"/>
                  </w:divBdr>
                </w:div>
                <w:div w:id="1993096236">
                  <w:marLeft w:val="0"/>
                  <w:marRight w:val="0"/>
                  <w:marTop w:val="0"/>
                  <w:marBottom w:val="0"/>
                  <w:divBdr>
                    <w:top w:val="none" w:sz="0" w:space="0" w:color="auto"/>
                    <w:left w:val="none" w:sz="0" w:space="0" w:color="auto"/>
                    <w:bottom w:val="none" w:sz="0" w:space="0" w:color="auto"/>
                    <w:right w:val="none" w:sz="0" w:space="0" w:color="auto"/>
                  </w:divBdr>
                </w:div>
                <w:div w:id="2026058725">
                  <w:marLeft w:val="0"/>
                  <w:marRight w:val="0"/>
                  <w:marTop w:val="0"/>
                  <w:marBottom w:val="0"/>
                  <w:divBdr>
                    <w:top w:val="none" w:sz="0" w:space="0" w:color="auto"/>
                    <w:left w:val="none" w:sz="0" w:space="0" w:color="auto"/>
                    <w:bottom w:val="none" w:sz="0" w:space="0" w:color="auto"/>
                    <w:right w:val="none" w:sz="0" w:space="0" w:color="auto"/>
                  </w:divBdr>
                </w:div>
              </w:divsChild>
            </w:div>
            <w:div w:id="53704714">
              <w:marLeft w:val="0"/>
              <w:marRight w:val="0"/>
              <w:marTop w:val="0"/>
              <w:marBottom w:val="0"/>
              <w:divBdr>
                <w:top w:val="none" w:sz="0" w:space="0" w:color="auto"/>
                <w:left w:val="none" w:sz="0" w:space="0" w:color="auto"/>
                <w:bottom w:val="none" w:sz="0" w:space="0" w:color="auto"/>
                <w:right w:val="none" w:sz="0" w:space="0" w:color="auto"/>
              </w:divBdr>
            </w:div>
            <w:div w:id="54088892">
              <w:marLeft w:val="0"/>
              <w:marRight w:val="0"/>
              <w:marTop w:val="0"/>
              <w:marBottom w:val="0"/>
              <w:divBdr>
                <w:top w:val="none" w:sz="0" w:space="0" w:color="auto"/>
                <w:left w:val="none" w:sz="0" w:space="0" w:color="auto"/>
                <w:bottom w:val="none" w:sz="0" w:space="0" w:color="auto"/>
                <w:right w:val="none" w:sz="0" w:space="0" w:color="auto"/>
              </w:divBdr>
            </w:div>
            <w:div w:id="59595937">
              <w:marLeft w:val="0"/>
              <w:marRight w:val="0"/>
              <w:marTop w:val="0"/>
              <w:marBottom w:val="0"/>
              <w:divBdr>
                <w:top w:val="none" w:sz="0" w:space="0" w:color="auto"/>
                <w:left w:val="none" w:sz="0" w:space="0" w:color="auto"/>
                <w:bottom w:val="none" w:sz="0" w:space="0" w:color="auto"/>
                <w:right w:val="none" w:sz="0" w:space="0" w:color="auto"/>
              </w:divBdr>
            </w:div>
            <w:div w:id="61223164">
              <w:marLeft w:val="0"/>
              <w:marRight w:val="0"/>
              <w:marTop w:val="0"/>
              <w:marBottom w:val="0"/>
              <w:divBdr>
                <w:top w:val="none" w:sz="0" w:space="0" w:color="auto"/>
                <w:left w:val="none" w:sz="0" w:space="0" w:color="auto"/>
                <w:bottom w:val="none" w:sz="0" w:space="0" w:color="auto"/>
                <w:right w:val="none" w:sz="0" w:space="0" w:color="auto"/>
              </w:divBdr>
            </w:div>
            <w:div w:id="61684615">
              <w:marLeft w:val="0"/>
              <w:marRight w:val="0"/>
              <w:marTop w:val="0"/>
              <w:marBottom w:val="0"/>
              <w:divBdr>
                <w:top w:val="none" w:sz="0" w:space="0" w:color="auto"/>
                <w:left w:val="none" w:sz="0" w:space="0" w:color="auto"/>
                <w:bottom w:val="none" w:sz="0" w:space="0" w:color="auto"/>
                <w:right w:val="none" w:sz="0" w:space="0" w:color="auto"/>
              </w:divBdr>
            </w:div>
            <w:div w:id="66268245">
              <w:marLeft w:val="0"/>
              <w:marRight w:val="0"/>
              <w:marTop w:val="0"/>
              <w:marBottom w:val="0"/>
              <w:divBdr>
                <w:top w:val="none" w:sz="0" w:space="0" w:color="auto"/>
                <w:left w:val="none" w:sz="0" w:space="0" w:color="auto"/>
                <w:bottom w:val="none" w:sz="0" w:space="0" w:color="auto"/>
                <w:right w:val="none" w:sz="0" w:space="0" w:color="auto"/>
              </w:divBdr>
            </w:div>
            <w:div w:id="67074927">
              <w:marLeft w:val="0"/>
              <w:marRight w:val="0"/>
              <w:marTop w:val="0"/>
              <w:marBottom w:val="0"/>
              <w:divBdr>
                <w:top w:val="none" w:sz="0" w:space="0" w:color="auto"/>
                <w:left w:val="none" w:sz="0" w:space="0" w:color="auto"/>
                <w:bottom w:val="none" w:sz="0" w:space="0" w:color="auto"/>
                <w:right w:val="none" w:sz="0" w:space="0" w:color="auto"/>
              </w:divBdr>
              <w:divsChild>
                <w:div w:id="418142699">
                  <w:marLeft w:val="0"/>
                  <w:marRight w:val="0"/>
                  <w:marTop w:val="0"/>
                  <w:marBottom w:val="0"/>
                  <w:divBdr>
                    <w:top w:val="none" w:sz="0" w:space="0" w:color="auto"/>
                    <w:left w:val="none" w:sz="0" w:space="0" w:color="auto"/>
                    <w:bottom w:val="none" w:sz="0" w:space="0" w:color="auto"/>
                    <w:right w:val="none" w:sz="0" w:space="0" w:color="auto"/>
                  </w:divBdr>
                </w:div>
                <w:div w:id="818301102">
                  <w:marLeft w:val="0"/>
                  <w:marRight w:val="0"/>
                  <w:marTop w:val="0"/>
                  <w:marBottom w:val="0"/>
                  <w:divBdr>
                    <w:top w:val="none" w:sz="0" w:space="0" w:color="auto"/>
                    <w:left w:val="none" w:sz="0" w:space="0" w:color="auto"/>
                    <w:bottom w:val="none" w:sz="0" w:space="0" w:color="auto"/>
                    <w:right w:val="none" w:sz="0" w:space="0" w:color="auto"/>
                  </w:divBdr>
                </w:div>
                <w:div w:id="1710256185">
                  <w:marLeft w:val="0"/>
                  <w:marRight w:val="0"/>
                  <w:marTop w:val="0"/>
                  <w:marBottom w:val="0"/>
                  <w:divBdr>
                    <w:top w:val="none" w:sz="0" w:space="0" w:color="auto"/>
                    <w:left w:val="none" w:sz="0" w:space="0" w:color="auto"/>
                    <w:bottom w:val="none" w:sz="0" w:space="0" w:color="auto"/>
                    <w:right w:val="none" w:sz="0" w:space="0" w:color="auto"/>
                  </w:divBdr>
                </w:div>
              </w:divsChild>
            </w:div>
            <w:div w:id="70545611">
              <w:marLeft w:val="0"/>
              <w:marRight w:val="0"/>
              <w:marTop w:val="0"/>
              <w:marBottom w:val="0"/>
              <w:divBdr>
                <w:top w:val="none" w:sz="0" w:space="0" w:color="auto"/>
                <w:left w:val="none" w:sz="0" w:space="0" w:color="auto"/>
                <w:bottom w:val="none" w:sz="0" w:space="0" w:color="auto"/>
                <w:right w:val="none" w:sz="0" w:space="0" w:color="auto"/>
              </w:divBdr>
            </w:div>
            <w:div w:id="73473800">
              <w:marLeft w:val="0"/>
              <w:marRight w:val="0"/>
              <w:marTop w:val="0"/>
              <w:marBottom w:val="0"/>
              <w:divBdr>
                <w:top w:val="none" w:sz="0" w:space="0" w:color="auto"/>
                <w:left w:val="none" w:sz="0" w:space="0" w:color="auto"/>
                <w:bottom w:val="none" w:sz="0" w:space="0" w:color="auto"/>
                <w:right w:val="none" w:sz="0" w:space="0" w:color="auto"/>
              </w:divBdr>
            </w:div>
            <w:div w:id="76679267">
              <w:marLeft w:val="0"/>
              <w:marRight w:val="0"/>
              <w:marTop w:val="0"/>
              <w:marBottom w:val="0"/>
              <w:divBdr>
                <w:top w:val="none" w:sz="0" w:space="0" w:color="auto"/>
                <w:left w:val="none" w:sz="0" w:space="0" w:color="auto"/>
                <w:bottom w:val="none" w:sz="0" w:space="0" w:color="auto"/>
                <w:right w:val="none" w:sz="0" w:space="0" w:color="auto"/>
              </w:divBdr>
            </w:div>
            <w:div w:id="76829209">
              <w:marLeft w:val="0"/>
              <w:marRight w:val="0"/>
              <w:marTop w:val="0"/>
              <w:marBottom w:val="0"/>
              <w:divBdr>
                <w:top w:val="none" w:sz="0" w:space="0" w:color="auto"/>
                <w:left w:val="none" w:sz="0" w:space="0" w:color="auto"/>
                <w:bottom w:val="none" w:sz="0" w:space="0" w:color="auto"/>
                <w:right w:val="none" w:sz="0" w:space="0" w:color="auto"/>
              </w:divBdr>
            </w:div>
            <w:div w:id="76900278">
              <w:marLeft w:val="0"/>
              <w:marRight w:val="0"/>
              <w:marTop w:val="0"/>
              <w:marBottom w:val="0"/>
              <w:divBdr>
                <w:top w:val="none" w:sz="0" w:space="0" w:color="auto"/>
                <w:left w:val="none" w:sz="0" w:space="0" w:color="auto"/>
                <w:bottom w:val="none" w:sz="0" w:space="0" w:color="auto"/>
                <w:right w:val="none" w:sz="0" w:space="0" w:color="auto"/>
              </w:divBdr>
            </w:div>
            <w:div w:id="79909448">
              <w:marLeft w:val="0"/>
              <w:marRight w:val="0"/>
              <w:marTop w:val="0"/>
              <w:marBottom w:val="0"/>
              <w:divBdr>
                <w:top w:val="none" w:sz="0" w:space="0" w:color="auto"/>
                <w:left w:val="none" w:sz="0" w:space="0" w:color="auto"/>
                <w:bottom w:val="none" w:sz="0" w:space="0" w:color="auto"/>
                <w:right w:val="none" w:sz="0" w:space="0" w:color="auto"/>
              </w:divBdr>
            </w:div>
            <w:div w:id="79957812">
              <w:marLeft w:val="0"/>
              <w:marRight w:val="0"/>
              <w:marTop w:val="0"/>
              <w:marBottom w:val="0"/>
              <w:divBdr>
                <w:top w:val="none" w:sz="0" w:space="0" w:color="auto"/>
                <w:left w:val="none" w:sz="0" w:space="0" w:color="auto"/>
                <w:bottom w:val="none" w:sz="0" w:space="0" w:color="auto"/>
                <w:right w:val="none" w:sz="0" w:space="0" w:color="auto"/>
              </w:divBdr>
            </w:div>
            <w:div w:id="80951345">
              <w:marLeft w:val="0"/>
              <w:marRight w:val="0"/>
              <w:marTop w:val="0"/>
              <w:marBottom w:val="0"/>
              <w:divBdr>
                <w:top w:val="none" w:sz="0" w:space="0" w:color="auto"/>
                <w:left w:val="none" w:sz="0" w:space="0" w:color="auto"/>
                <w:bottom w:val="none" w:sz="0" w:space="0" w:color="auto"/>
                <w:right w:val="none" w:sz="0" w:space="0" w:color="auto"/>
              </w:divBdr>
            </w:div>
            <w:div w:id="83499340">
              <w:marLeft w:val="0"/>
              <w:marRight w:val="0"/>
              <w:marTop w:val="0"/>
              <w:marBottom w:val="0"/>
              <w:divBdr>
                <w:top w:val="none" w:sz="0" w:space="0" w:color="auto"/>
                <w:left w:val="none" w:sz="0" w:space="0" w:color="auto"/>
                <w:bottom w:val="none" w:sz="0" w:space="0" w:color="auto"/>
                <w:right w:val="none" w:sz="0" w:space="0" w:color="auto"/>
              </w:divBdr>
            </w:div>
            <w:div w:id="83650363">
              <w:marLeft w:val="0"/>
              <w:marRight w:val="0"/>
              <w:marTop w:val="0"/>
              <w:marBottom w:val="0"/>
              <w:divBdr>
                <w:top w:val="none" w:sz="0" w:space="0" w:color="auto"/>
                <w:left w:val="none" w:sz="0" w:space="0" w:color="auto"/>
                <w:bottom w:val="none" w:sz="0" w:space="0" w:color="auto"/>
                <w:right w:val="none" w:sz="0" w:space="0" w:color="auto"/>
              </w:divBdr>
            </w:div>
            <w:div w:id="84885228">
              <w:marLeft w:val="0"/>
              <w:marRight w:val="0"/>
              <w:marTop w:val="0"/>
              <w:marBottom w:val="0"/>
              <w:divBdr>
                <w:top w:val="none" w:sz="0" w:space="0" w:color="auto"/>
                <w:left w:val="none" w:sz="0" w:space="0" w:color="auto"/>
                <w:bottom w:val="none" w:sz="0" w:space="0" w:color="auto"/>
                <w:right w:val="none" w:sz="0" w:space="0" w:color="auto"/>
              </w:divBdr>
            </w:div>
            <w:div w:id="85928640">
              <w:marLeft w:val="0"/>
              <w:marRight w:val="0"/>
              <w:marTop w:val="0"/>
              <w:marBottom w:val="0"/>
              <w:divBdr>
                <w:top w:val="none" w:sz="0" w:space="0" w:color="auto"/>
                <w:left w:val="none" w:sz="0" w:space="0" w:color="auto"/>
                <w:bottom w:val="none" w:sz="0" w:space="0" w:color="auto"/>
                <w:right w:val="none" w:sz="0" w:space="0" w:color="auto"/>
              </w:divBdr>
            </w:div>
            <w:div w:id="86536870">
              <w:marLeft w:val="0"/>
              <w:marRight w:val="0"/>
              <w:marTop w:val="0"/>
              <w:marBottom w:val="0"/>
              <w:divBdr>
                <w:top w:val="none" w:sz="0" w:space="0" w:color="auto"/>
                <w:left w:val="none" w:sz="0" w:space="0" w:color="auto"/>
                <w:bottom w:val="none" w:sz="0" w:space="0" w:color="auto"/>
                <w:right w:val="none" w:sz="0" w:space="0" w:color="auto"/>
              </w:divBdr>
            </w:div>
            <w:div w:id="87699947">
              <w:marLeft w:val="0"/>
              <w:marRight w:val="0"/>
              <w:marTop w:val="0"/>
              <w:marBottom w:val="0"/>
              <w:divBdr>
                <w:top w:val="none" w:sz="0" w:space="0" w:color="auto"/>
                <w:left w:val="none" w:sz="0" w:space="0" w:color="auto"/>
                <w:bottom w:val="none" w:sz="0" w:space="0" w:color="auto"/>
                <w:right w:val="none" w:sz="0" w:space="0" w:color="auto"/>
              </w:divBdr>
            </w:div>
            <w:div w:id="89204184">
              <w:marLeft w:val="0"/>
              <w:marRight w:val="0"/>
              <w:marTop w:val="0"/>
              <w:marBottom w:val="0"/>
              <w:divBdr>
                <w:top w:val="none" w:sz="0" w:space="0" w:color="auto"/>
                <w:left w:val="none" w:sz="0" w:space="0" w:color="auto"/>
                <w:bottom w:val="none" w:sz="0" w:space="0" w:color="auto"/>
                <w:right w:val="none" w:sz="0" w:space="0" w:color="auto"/>
              </w:divBdr>
            </w:div>
            <w:div w:id="89276396">
              <w:marLeft w:val="0"/>
              <w:marRight w:val="0"/>
              <w:marTop w:val="0"/>
              <w:marBottom w:val="0"/>
              <w:divBdr>
                <w:top w:val="none" w:sz="0" w:space="0" w:color="auto"/>
                <w:left w:val="none" w:sz="0" w:space="0" w:color="auto"/>
                <w:bottom w:val="none" w:sz="0" w:space="0" w:color="auto"/>
                <w:right w:val="none" w:sz="0" w:space="0" w:color="auto"/>
              </w:divBdr>
            </w:div>
            <w:div w:id="89787241">
              <w:marLeft w:val="0"/>
              <w:marRight w:val="0"/>
              <w:marTop w:val="0"/>
              <w:marBottom w:val="0"/>
              <w:divBdr>
                <w:top w:val="none" w:sz="0" w:space="0" w:color="auto"/>
                <w:left w:val="none" w:sz="0" w:space="0" w:color="auto"/>
                <w:bottom w:val="none" w:sz="0" w:space="0" w:color="auto"/>
                <w:right w:val="none" w:sz="0" w:space="0" w:color="auto"/>
              </w:divBdr>
            </w:div>
            <w:div w:id="94136442">
              <w:marLeft w:val="0"/>
              <w:marRight w:val="0"/>
              <w:marTop w:val="0"/>
              <w:marBottom w:val="0"/>
              <w:divBdr>
                <w:top w:val="none" w:sz="0" w:space="0" w:color="auto"/>
                <w:left w:val="none" w:sz="0" w:space="0" w:color="auto"/>
                <w:bottom w:val="none" w:sz="0" w:space="0" w:color="auto"/>
                <w:right w:val="none" w:sz="0" w:space="0" w:color="auto"/>
              </w:divBdr>
            </w:div>
            <w:div w:id="94906734">
              <w:marLeft w:val="0"/>
              <w:marRight w:val="0"/>
              <w:marTop w:val="0"/>
              <w:marBottom w:val="0"/>
              <w:divBdr>
                <w:top w:val="none" w:sz="0" w:space="0" w:color="auto"/>
                <w:left w:val="none" w:sz="0" w:space="0" w:color="auto"/>
                <w:bottom w:val="none" w:sz="0" w:space="0" w:color="auto"/>
                <w:right w:val="none" w:sz="0" w:space="0" w:color="auto"/>
              </w:divBdr>
            </w:div>
            <w:div w:id="94910062">
              <w:marLeft w:val="0"/>
              <w:marRight w:val="0"/>
              <w:marTop w:val="0"/>
              <w:marBottom w:val="0"/>
              <w:divBdr>
                <w:top w:val="none" w:sz="0" w:space="0" w:color="auto"/>
                <w:left w:val="none" w:sz="0" w:space="0" w:color="auto"/>
                <w:bottom w:val="none" w:sz="0" w:space="0" w:color="auto"/>
                <w:right w:val="none" w:sz="0" w:space="0" w:color="auto"/>
              </w:divBdr>
            </w:div>
            <w:div w:id="101077314">
              <w:marLeft w:val="0"/>
              <w:marRight w:val="0"/>
              <w:marTop w:val="0"/>
              <w:marBottom w:val="0"/>
              <w:divBdr>
                <w:top w:val="none" w:sz="0" w:space="0" w:color="auto"/>
                <w:left w:val="none" w:sz="0" w:space="0" w:color="auto"/>
                <w:bottom w:val="none" w:sz="0" w:space="0" w:color="auto"/>
                <w:right w:val="none" w:sz="0" w:space="0" w:color="auto"/>
              </w:divBdr>
            </w:div>
            <w:div w:id="104228500">
              <w:marLeft w:val="0"/>
              <w:marRight w:val="0"/>
              <w:marTop w:val="0"/>
              <w:marBottom w:val="0"/>
              <w:divBdr>
                <w:top w:val="none" w:sz="0" w:space="0" w:color="auto"/>
                <w:left w:val="none" w:sz="0" w:space="0" w:color="auto"/>
                <w:bottom w:val="none" w:sz="0" w:space="0" w:color="auto"/>
                <w:right w:val="none" w:sz="0" w:space="0" w:color="auto"/>
              </w:divBdr>
            </w:div>
            <w:div w:id="104539471">
              <w:marLeft w:val="0"/>
              <w:marRight w:val="0"/>
              <w:marTop w:val="0"/>
              <w:marBottom w:val="0"/>
              <w:divBdr>
                <w:top w:val="none" w:sz="0" w:space="0" w:color="auto"/>
                <w:left w:val="none" w:sz="0" w:space="0" w:color="auto"/>
                <w:bottom w:val="none" w:sz="0" w:space="0" w:color="auto"/>
                <w:right w:val="none" w:sz="0" w:space="0" w:color="auto"/>
              </w:divBdr>
            </w:div>
            <w:div w:id="107897857">
              <w:marLeft w:val="0"/>
              <w:marRight w:val="0"/>
              <w:marTop w:val="0"/>
              <w:marBottom w:val="0"/>
              <w:divBdr>
                <w:top w:val="none" w:sz="0" w:space="0" w:color="auto"/>
                <w:left w:val="none" w:sz="0" w:space="0" w:color="auto"/>
                <w:bottom w:val="none" w:sz="0" w:space="0" w:color="auto"/>
                <w:right w:val="none" w:sz="0" w:space="0" w:color="auto"/>
              </w:divBdr>
            </w:div>
            <w:div w:id="108547833">
              <w:marLeft w:val="0"/>
              <w:marRight w:val="0"/>
              <w:marTop w:val="0"/>
              <w:marBottom w:val="0"/>
              <w:divBdr>
                <w:top w:val="none" w:sz="0" w:space="0" w:color="auto"/>
                <w:left w:val="none" w:sz="0" w:space="0" w:color="auto"/>
                <w:bottom w:val="none" w:sz="0" w:space="0" w:color="auto"/>
                <w:right w:val="none" w:sz="0" w:space="0" w:color="auto"/>
              </w:divBdr>
            </w:div>
            <w:div w:id="110170723">
              <w:marLeft w:val="0"/>
              <w:marRight w:val="0"/>
              <w:marTop w:val="0"/>
              <w:marBottom w:val="0"/>
              <w:divBdr>
                <w:top w:val="none" w:sz="0" w:space="0" w:color="auto"/>
                <w:left w:val="none" w:sz="0" w:space="0" w:color="auto"/>
                <w:bottom w:val="none" w:sz="0" w:space="0" w:color="auto"/>
                <w:right w:val="none" w:sz="0" w:space="0" w:color="auto"/>
              </w:divBdr>
            </w:div>
            <w:div w:id="111948882">
              <w:marLeft w:val="0"/>
              <w:marRight w:val="0"/>
              <w:marTop w:val="0"/>
              <w:marBottom w:val="0"/>
              <w:divBdr>
                <w:top w:val="none" w:sz="0" w:space="0" w:color="auto"/>
                <w:left w:val="none" w:sz="0" w:space="0" w:color="auto"/>
                <w:bottom w:val="none" w:sz="0" w:space="0" w:color="auto"/>
                <w:right w:val="none" w:sz="0" w:space="0" w:color="auto"/>
              </w:divBdr>
            </w:div>
            <w:div w:id="112212446">
              <w:marLeft w:val="0"/>
              <w:marRight w:val="0"/>
              <w:marTop w:val="0"/>
              <w:marBottom w:val="0"/>
              <w:divBdr>
                <w:top w:val="none" w:sz="0" w:space="0" w:color="auto"/>
                <w:left w:val="none" w:sz="0" w:space="0" w:color="auto"/>
                <w:bottom w:val="none" w:sz="0" w:space="0" w:color="auto"/>
                <w:right w:val="none" w:sz="0" w:space="0" w:color="auto"/>
              </w:divBdr>
            </w:div>
            <w:div w:id="113402949">
              <w:marLeft w:val="0"/>
              <w:marRight w:val="0"/>
              <w:marTop w:val="0"/>
              <w:marBottom w:val="0"/>
              <w:divBdr>
                <w:top w:val="none" w:sz="0" w:space="0" w:color="auto"/>
                <w:left w:val="none" w:sz="0" w:space="0" w:color="auto"/>
                <w:bottom w:val="none" w:sz="0" w:space="0" w:color="auto"/>
                <w:right w:val="none" w:sz="0" w:space="0" w:color="auto"/>
              </w:divBdr>
            </w:div>
            <w:div w:id="113405523">
              <w:marLeft w:val="0"/>
              <w:marRight w:val="0"/>
              <w:marTop w:val="0"/>
              <w:marBottom w:val="0"/>
              <w:divBdr>
                <w:top w:val="none" w:sz="0" w:space="0" w:color="auto"/>
                <w:left w:val="none" w:sz="0" w:space="0" w:color="auto"/>
                <w:bottom w:val="none" w:sz="0" w:space="0" w:color="auto"/>
                <w:right w:val="none" w:sz="0" w:space="0" w:color="auto"/>
              </w:divBdr>
            </w:div>
            <w:div w:id="115218310">
              <w:marLeft w:val="0"/>
              <w:marRight w:val="0"/>
              <w:marTop w:val="0"/>
              <w:marBottom w:val="0"/>
              <w:divBdr>
                <w:top w:val="none" w:sz="0" w:space="0" w:color="auto"/>
                <w:left w:val="none" w:sz="0" w:space="0" w:color="auto"/>
                <w:bottom w:val="none" w:sz="0" w:space="0" w:color="auto"/>
                <w:right w:val="none" w:sz="0" w:space="0" w:color="auto"/>
              </w:divBdr>
            </w:div>
            <w:div w:id="115494395">
              <w:marLeft w:val="0"/>
              <w:marRight w:val="0"/>
              <w:marTop w:val="0"/>
              <w:marBottom w:val="0"/>
              <w:divBdr>
                <w:top w:val="none" w:sz="0" w:space="0" w:color="auto"/>
                <w:left w:val="none" w:sz="0" w:space="0" w:color="auto"/>
                <w:bottom w:val="none" w:sz="0" w:space="0" w:color="auto"/>
                <w:right w:val="none" w:sz="0" w:space="0" w:color="auto"/>
              </w:divBdr>
            </w:div>
            <w:div w:id="115952797">
              <w:marLeft w:val="0"/>
              <w:marRight w:val="0"/>
              <w:marTop w:val="0"/>
              <w:marBottom w:val="0"/>
              <w:divBdr>
                <w:top w:val="none" w:sz="0" w:space="0" w:color="auto"/>
                <w:left w:val="none" w:sz="0" w:space="0" w:color="auto"/>
                <w:bottom w:val="none" w:sz="0" w:space="0" w:color="auto"/>
                <w:right w:val="none" w:sz="0" w:space="0" w:color="auto"/>
              </w:divBdr>
            </w:div>
            <w:div w:id="117839192">
              <w:marLeft w:val="0"/>
              <w:marRight w:val="0"/>
              <w:marTop w:val="0"/>
              <w:marBottom w:val="0"/>
              <w:divBdr>
                <w:top w:val="none" w:sz="0" w:space="0" w:color="auto"/>
                <w:left w:val="none" w:sz="0" w:space="0" w:color="auto"/>
                <w:bottom w:val="none" w:sz="0" w:space="0" w:color="auto"/>
                <w:right w:val="none" w:sz="0" w:space="0" w:color="auto"/>
              </w:divBdr>
            </w:div>
            <w:div w:id="121731367">
              <w:marLeft w:val="0"/>
              <w:marRight w:val="0"/>
              <w:marTop w:val="0"/>
              <w:marBottom w:val="0"/>
              <w:divBdr>
                <w:top w:val="none" w:sz="0" w:space="0" w:color="auto"/>
                <w:left w:val="none" w:sz="0" w:space="0" w:color="auto"/>
                <w:bottom w:val="none" w:sz="0" w:space="0" w:color="auto"/>
                <w:right w:val="none" w:sz="0" w:space="0" w:color="auto"/>
              </w:divBdr>
            </w:div>
            <w:div w:id="124007345">
              <w:marLeft w:val="0"/>
              <w:marRight w:val="0"/>
              <w:marTop w:val="0"/>
              <w:marBottom w:val="0"/>
              <w:divBdr>
                <w:top w:val="none" w:sz="0" w:space="0" w:color="auto"/>
                <w:left w:val="none" w:sz="0" w:space="0" w:color="auto"/>
                <w:bottom w:val="none" w:sz="0" w:space="0" w:color="auto"/>
                <w:right w:val="none" w:sz="0" w:space="0" w:color="auto"/>
              </w:divBdr>
            </w:div>
            <w:div w:id="126709291">
              <w:marLeft w:val="0"/>
              <w:marRight w:val="0"/>
              <w:marTop w:val="0"/>
              <w:marBottom w:val="0"/>
              <w:divBdr>
                <w:top w:val="none" w:sz="0" w:space="0" w:color="auto"/>
                <w:left w:val="none" w:sz="0" w:space="0" w:color="auto"/>
                <w:bottom w:val="none" w:sz="0" w:space="0" w:color="auto"/>
                <w:right w:val="none" w:sz="0" w:space="0" w:color="auto"/>
              </w:divBdr>
            </w:div>
            <w:div w:id="129254267">
              <w:marLeft w:val="0"/>
              <w:marRight w:val="0"/>
              <w:marTop w:val="0"/>
              <w:marBottom w:val="0"/>
              <w:divBdr>
                <w:top w:val="none" w:sz="0" w:space="0" w:color="auto"/>
                <w:left w:val="none" w:sz="0" w:space="0" w:color="auto"/>
                <w:bottom w:val="none" w:sz="0" w:space="0" w:color="auto"/>
                <w:right w:val="none" w:sz="0" w:space="0" w:color="auto"/>
              </w:divBdr>
            </w:div>
            <w:div w:id="132143047">
              <w:marLeft w:val="0"/>
              <w:marRight w:val="0"/>
              <w:marTop w:val="0"/>
              <w:marBottom w:val="0"/>
              <w:divBdr>
                <w:top w:val="none" w:sz="0" w:space="0" w:color="auto"/>
                <w:left w:val="none" w:sz="0" w:space="0" w:color="auto"/>
                <w:bottom w:val="none" w:sz="0" w:space="0" w:color="auto"/>
                <w:right w:val="none" w:sz="0" w:space="0" w:color="auto"/>
              </w:divBdr>
            </w:div>
            <w:div w:id="136462546">
              <w:marLeft w:val="0"/>
              <w:marRight w:val="0"/>
              <w:marTop w:val="0"/>
              <w:marBottom w:val="0"/>
              <w:divBdr>
                <w:top w:val="none" w:sz="0" w:space="0" w:color="auto"/>
                <w:left w:val="none" w:sz="0" w:space="0" w:color="auto"/>
                <w:bottom w:val="none" w:sz="0" w:space="0" w:color="auto"/>
                <w:right w:val="none" w:sz="0" w:space="0" w:color="auto"/>
              </w:divBdr>
            </w:div>
            <w:div w:id="137186114">
              <w:marLeft w:val="0"/>
              <w:marRight w:val="0"/>
              <w:marTop w:val="0"/>
              <w:marBottom w:val="0"/>
              <w:divBdr>
                <w:top w:val="none" w:sz="0" w:space="0" w:color="auto"/>
                <w:left w:val="none" w:sz="0" w:space="0" w:color="auto"/>
                <w:bottom w:val="none" w:sz="0" w:space="0" w:color="auto"/>
                <w:right w:val="none" w:sz="0" w:space="0" w:color="auto"/>
              </w:divBdr>
            </w:div>
            <w:div w:id="137694894">
              <w:marLeft w:val="0"/>
              <w:marRight w:val="0"/>
              <w:marTop w:val="0"/>
              <w:marBottom w:val="0"/>
              <w:divBdr>
                <w:top w:val="none" w:sz="0" w:space="0" w:color="auto"/>
                <w:left w:val="none" w:sz="0" w:space="0" w:color="auto"/>
                <w:bottom w:val="none" w:sz="0" w:space="0" w:color="auto"/>
                <w:right w:val="none" w:sz="0" w:space="0" w:color="auto"/>
              </w:divBdr>
            </w:div>
            <w:div w:id="139620652">
              <w:marLeft w:val="0"/>
              <w:marRight w:val="0"/>
              <w:marTop w:val="0"/>
              <w:marBottom w:val="0"/>
              <w:divBdr>
                <w:top w:val="none" w:sz="0" w:space="0" w:color="auto"/>
                <w:left w:val="none" w:sz="0" w:space="0" w:color="auto"/>
                <w:bottom w:val="none" w:sz="0" w:space="0" w:color="auto"/>
                <w:right w:val="none" w:sz="0" w:space="0" w:color="auto"/>
              </w:divBdr>
            </w:div>
            <w:div w:id="141165123">
              <w:marLeft w:val="0"/>
              <w:marRight w:val="0"/>
              <w:marTop w:val="0"/>
              <w:marBottom w:val="0"/>
              <w:divBdr>
                <w:top w:val="none" w:sz="0" w:space="0" w:color="auto"/>
                <w:left w:val="none" w:sz="0" w:space="0" w:color="auto"/>
                <w:bottom w:val="none" w:sz="0" w:space="0" w:color="auto"/>
                <w:right w:val="none" w:sz="0" w:space="0" w:color="auto"/>
              </w:divBdr>
            </w:div>
            <w:div w:id="142434324">
              <w:marLeft w:val="0"/>
              <w:marRight w:val="0"/>
              <w:marTop w:val="0"/>
              <w:marBottom w:val="0"/>
              <w:divBdr>
                <w:top w:val="none" w:sz="0" w:space="0" w:color="auto"/>
                <w:left w:val="none" w:sz="0" w:space="0" w:color="auto"/>
                <w:bottom w:val="none" w:sz="0" w:space="0" w:color="auto"/>
                <w:right w:val="none" w:sz="0" w:space="0" w:color="auto"/>
              </w:divBdr>
              <w:divsChild>
                <w:div w:id="49615688">
                  <w:marLeft w:val="0"/>
                  <w:marRight w:val="0"/>
                  <w:marTop w:val="0"/>
                  <w:marBottom w:val="0"/>
                  <w:divBdr>
                    <w:top w:val="none" w:sz="0" w:space="0" w:color="auto"/>
                    <w:left w:val="none" w:sz="0" w:space="0" w:color="auto"/>
                    <w:bottom w:val="none" w:sz="0" w:space="0" w:color="auto"/>
                    <w:right w:val="none" w:sz="0" w:space="0" w:color="auto"/>
                  </w:divBdr>
                </w:div>
                <w:div w:id="139689277">
                  <w:marLeft w:val="0"/>
                  <w:marRight w:val="0"/>
                  <w:marTop w:val="0"/>
                  <w:marBottom w:val="0"/>
                  <w:divBdr>
                    <w:top w:val="none" w:sz="0" w:space="0" w:color="auto"/>
                    <w:left w:val="none" w:sz="0" w:space="0" w:color="auto"/>
                    <w:bottom w:val="none" w:sz="0" w:space="0" w:color="auto"/>
                    <w:right w:val="none" w:sz="0" w:space="0" w:color="auto"/>
                  </w:divBdr>
                </w:div>
                <w:div w:id="167210933">
                  <w:marLeft w:val="0"/>
                  <w:marRight w:val="0"/>
                  <w:marTop w:val="0"/>
                  <w:marBottom w:val="0"/>
                  <w:divBdr>
                    <w:top w:val="none" w:sz="0" w:space="0" w:color="auto"/>
                    <w:left w:val="none" w:sz="0" w:space="0" w:color="auto"/>
                    <w:bottom w:val="none" w:sz="0" w:space="0" w:color="auto"/>
                    <w:right w:val="none" w:sz="0" w:space="0" w:color="auto"/>
                  </w:divBdr>
                </w:div>
                <w:div w:id="298150740">
                  <w:marLeft w:val="0"/>
                  <w:marRight w:val="0"/>
                  <w:marTop w:val="0"/>
                  <w:marBottom w:val="0"/>
                  <w:divBdr>
                    <w:top w:val="none" w:sz="0" w:space="0" w:color="auto"/>
                    <w:left w:val="none" w:sz="0" w:space="0" w:color="auto"/>
                    <w:bottom w:val="none" w:sz="0" w:space="0" w:color="auto"/>
                    <w:right w:val="none" w:sz="0" w:space="0" w:color="auto"/>
                  </w:divBdr>
                </w:div>
                <w:div w:id="338431674">
                  <w:marLeft w:val="0"/>
                  <w:marRight w:val="0"/>
                  <w:marTop w:val="0"/>
                  <w:marBottom w:val="0"/>
                  <w:divBdr>
                    <w:top w:val="none" w:sz="0" w:space="0" w:color="auto"/>
                    <w:left w:val="none" w:sz="0" w:space="0" w:color="auto"/>
                    <w:bottom w:val="none" w:sz="0" w:space="0" w:color="auto"/>
                    <w:right w:val="none" w:sz="0" w:space="0" w:color="auto"/>
                  </w:divBdr>
                </w:div>
                <w:div w:id="492598976">
                  <w:marLeft w:val="0"/>
                  <w:marRight w:val="0"/>
                  <w:marTop w:val="0"/>
                  <w:marBottom w:val="0"/>
                  <w:divBdr>
                    <w:top w:val="none" w:sz="0" w:space="0" w:color="auto"/>
                    <w:left w:val="none" w:sz="0" w:space="0" w:color="auto"/>
                    <w:bottom w:val="none" w:sz="0" w:space="0" w:color="auto"/>
                    <w:right w:val="none" w:sz="0" w:space="0" w:color="auto"/>
                  </w:divBdr>
                </w:div>
                <w:div w:id="537937628">
                  <w:marLeft w:val="0"/>
                  <w:marRight w:val="0"/>
                  <w:marTop w:val="0"/>
                  <w:marBottom w:val="0"/>
                  <w:divBdr>
                    <w:top w:val="none" w:sz="0" w:space="0" w:color="auto"/>
                    <w:left w:val="none" w:sz="0" w:space="0" w:color="auto"/>
                    <w:bottom w:val="none" w:sz="0" w:space="0" w:color="auto"/>
                    <w:right w:val="none" w:sz="0" w:space="0" w:color="auto"/>
                  </w:divBdr>
                </w:div>
                <w:div w:id="717167854">
                  <w:marLeft w:val="0"/>
                  <w:marRight w:val="0"/>
                  <w:marTop w:val="0"/>
                  <w:marBottom w:val="0"/>
                  <w:divBdr>
                    <w:top w:val="none" w:sz="0" w:space="0" w:color="auto"/>
                    <w:left w:val="none" w:sz="0" w:space="0" w:color="auto"/>
                    <w:bottom w:val="none" w:sz="0" w:space="0" w:color="auto"/>
                    <w:right w:val="none" w:sz="0" w:space="0" w:color="auto"/>
                  </w:divBdr>
                </w:div>
                <w:div w:id="726296979">
                  <w:marLeft w:val="0"/>
                  <w:marRight w:val="0"/>
                  <w:marTop w:val="0"/>
                  <w:marBottom w:val="0"/>
                  <w:divBdr>
                    <w:top w:val="none" w:sz="0" w:space="0" w:color="auto"/>
                    <w:left w:val="none" w:sz="0" w:space="0" w:color="auto"/>
                    <w:bottom w:val="none" w:sz="0" w:space="0" w:color="auto"/>
                    <w:right w:val="none" w:sz="0" w:space="0" w:color="auto"/>
                  </w:divBdr>
                </w:div>
                <w:div w:id="794565609">
                  <w:marLeft w:val="0"/>
                  <w:marRight w:val="0"/>
                  <w:marTop w:val="0"/>
                  <w:marBottom w:val="0"/>
                  <w:divBdr>
                    <w:top w:val="none" w:sz="0" w:space="0" w:color="auto"/>
                    <w:left w:val="none" w:sz="0" w:space="0" w:color="auto"/>
                    <w:bottom w:val="none" w:sz="0" w:space="0" w:color="auto"/>
                    <w:right w:val="none" w:sz="0" w:space="0" w:color="auto"/>
                  </w:divBdr>
                </w:div>
                <w:div w:id="996687271">
                  <w:marLeft w:val="0"/>
                  <w:marRight w:val="0"/>
                  <w:marTop w:val="0"/>
                  <w:marBottom w:val="0"/>
                  <w:divBdr>
                    <w:top w:val="none" w:sz="0" w:space="0" w:color="auto"/>
                    <w:left w:val="none" w:sz="0" w:space="0" w:color="auto"/>
                    <w:bottom w:val="none" w:sz="0" w:space="0" w:color="auto"/>
                    <w:right w:val="none" w:sz="0" w:space="0" w:color="auto"/>
                  </w:divBdr>
                </w:div>
                <w:div w:id="1248346860">
                  <w:marLeft w:val="0"/>
                  <w:marRight w:val="0"/>
                  <w:marTop w:val="0"/>
                  <w:marBottom w:val="0"/>
                  <w:divBdr>
                    <w:top w:val="none" w:sz="0" w:space="0" w:color="auto"/>
                    <w:left w:val="none" w:sz="0" w:space="0" w:color="auto"/>
                    <w:bottom w:val="none" w:sz="0" w:space="0" w:color="auto"/>
                    <w:right w:val="none" w:sz="0" w:space="0" w:color="auto"/>
                  </w:divBdr>
                </w:div>
                <w:div w:id="1333412361">
                  <w:marLeft w:val="0"/>
                  <w:marRight w:val="0"/>
                  <w:marTop w:val="0"/>
                  <w:marBottom w:val="0"/>
                  <w:divBdr>
                    <w:top w:val="none" w:sz="0" w:space="0" w:color="auto"/>
                    <w:left w:val="none" w:sz="0" w:space="0" w:color="auto"/>
                    <w:bottom w:val="none" w:sz="0" w:space="0" w:color="auto"/>
                    <w:right w:val="none" w:sz="0" w:space="0" w:color="auto"/>
                  </w:divBdr>
                </w:div>
                <w:div w:id="1388533865">
                  <w:marLeft w:val="0"/>
                  <w:marRight w:val="0"/>
                  <w:marTop w:val="0"/>
                  <w:marBottom w:val="0"/>
                  <w:divBdr>
                    <w:top w:val="none" w:sz="0" w:space="0" w:color="auto"/>
                    <w:left w:val="none" w:sz="0" w:space="0" w:color="auto"/>
                    <w:bottom w:val="none" w:sz="0" w:space="0" w:color="auto"/>
                    <w:right w:val="none" w:sz="0" w:space="0" w:color="auto"/>
                  </w:divBdr>
                </w:div>
                <w:div w:id="1575512699">
                  <w:marLeft w:val="0"/>
                  <w:marRight w:val="0"/>
                  <w:marTop w:val="0"/>
                  <w:marBottom w:val="0"/>
                  <w:divBdr>
                    <w:top w:val="none" w:sz="0" w:space="0" w:color="auto"/>
                    <w:left w:val="none" w:sz="0" w:space="0" w:color="auto"/>
                    <w:bottom w:val="none" w:sz="0" w:space="0" w:color="auto"/>
                    <w:right w:val="none" w:sz="0" w:space="0" w:color="auto"/>
                  </w:divBdr>
                </w:div>
                <w:div w:id="1622569959">
                  <w:marLeft w:val="0"/>
                  <w:marRight w:val="0"/>
                  <w:marTop w:val="0"/>
                  <w:marBottom w:val="0"/>
                  <w:divBdr>
                    <w:top w:val="none" w:sz="0" w:space="0" w:color="auto"/>
                    <w:left w:val="none" w:sz="0" w:space="0" w:color="auto"/>
                    <w:bottom w:val="none" w:sz="0" w:space="0" w:color="auto"/>
                    <w:right w:val="none" w:sz="0" w:space="0" w:color="auto"/>
                  </w:divBdr>
                </w:div>
                <w:div w:id="1825392870">
                  <w:marLeft w:val="0"/>
                  <w:marRight w:val="0"/>
                  <w:marTop w:val="0"/>
                  <w:marBottom w:val="0"/>
                  <w:divBdr>
                    <w:top w:val="none" w:sz="0" w:space="0" w:color="auto"/>
                    <w:left w:val="none" w:sz="0" w:space="0" w:color="auto"/>
                    <w:bottom w:val="none" w:sz="0" w:space="0" w:color="auto"/>
                    <w:right w:val="none" w:sz="0" w:space="0" w:color="auto"/>
                  </w:divBdr>
                </w:div>
                <w:div w:id="1901091807">
                  <w:marLeft w:val="0"/>
                  <w:marRight w:val="0"/>
                  <w:marTop w:val="0"/>
                  <w:marBottom w:val="0"/>
                  <w:divBdr>
                    <w:top w:val="none" w:sz="0" w:space="0" w:color="auto"/>
                    <w:left w:val="none" w:sz="0" w:space="0" w:color="auto"/>
                    <w:bottom w:val="none" w:sz="0" w:space="0" w:color="auto"/>
                    <w:right w:val="none" w:sz="0" w:space="0" w:color="auto"/>
                  </w:divBdr>
                </w:div>
              </w:divsChild>
            </w:div>
            <w:div w:id="143477174">
              <w:marLeft w:val="0"/>
              <w:marRight w:val="0"/>
              <w:marTop w:val="0"/>
              <w:marBottom w:val="0"/>
              <w:divBdr>
                <w:top w:val="none" w:sz="0" w:space="0" w:color="auto"/>
                <w:left w:val="none" w:sz="0" w:space="0" w:color="auto"/>
                <w:bottom w:val="none" w:sz="0" w:space="0" w:color="auto"/>
                <w:right w:val="none" w:sz="0" w:space="0" w:color="auto"/>
              </w:divBdr>
            </w:div>
            <w:div w:id="144124491">
              <w:marLeft w:val="0"/>
              <w:marRight w:val="0"/>
              <w:marTop w:val="0"/>
              <w:marBottom w:val="0"/>
              <w:divBdr>
                <w:top w:val="none" w:sz="0" w:space="0" w:color="auto"/>
                <w:left w:val="none" w:sz="0" w:space="0" w:color="auto"/>
                <w:bottom w:val="none" w:sz="0" w:space="0" w:color="auto"/>
                <w:right w:val="none" w:sz="0" w:space="0" w:color="auto"/>
              </w:divBdr>
            </w:div>
            <w:div w:id="144467534">
              <w:marLeft w:val="0"/>
              <w:marRight w:val="0"/>
              <w:marTop w:val="0"/>
              <w:marBottom w:val="0"/>
              <w:divBdr>
                <w:top w:val="none" w:sz="0" w:space="0" w:color="auto"/>
                <w:left w:val="none" w:sz="0" w:space="0" w:color="auto"/>
                <w:bottom w:val="none" w:sz="0" w:space="0" w:color="auto"/>
                <w:right w:val="none" w:sz="0" w:space="0" w:color="auto"/>
              </w:divBdr>
            </w:div>
            <w:div w:id="144980523">
              <w:marLeft w:val="0"/>
              <w:marRight w:val="0"/>
              <w:marTop w:val="360"/>
              <w:marBottom w:val="0"/>
              <w:divBdr>
                <w:top w:val="single" w:sz="6" w:space="0" w:color="auto"/>
                <w:left w:val="single" w:sz="6" w:space="0" w:color="auto"/>
                <w:bottom w:val="single" w:sz="6" w:space="0" w:color="auto"/>
                <w:right w:val="single" w:sz="6" w:space="0" w:color="auto"/>
              </w:divBdr>
            </w:div>
            <w:div w:id="147523351">
              <w:marLeft w:val="0"/>
              <w:marRight w:val="0"/>
              <w:marTop w:val="0"/>
              <w:marBottom w:val="0"/>
              <w:divBdr>
                <w:top w:val="none" w:sz="0" w:space="0" w:color="auto"/>
                <w:left w:val="none" w:sz="0" w:space="0" w:color="auto"/>
                <w:bottom w:val="none" w:sz="0" w:space="0" w:color="auto"/>
                <w:right w:val="none" w:sz="0" w:space="0" w:color="auto"/>
              </w:divBdr>
            </w:div>
            <w:div w:id="148135399">
              <w:marLeft w:val="0"/>
              <w:marRight w:val="0"/>
              <w:marTop w:val="0"/>
              <w:marBottom w:val="0"/>
              <w:divBdr>
                <w:top w:val="none" w:sz="0" w:space="0" w:color="auto"/>
                <w:left w:val="none" w:sz="0" w:space="0" w:color="auto"/>
                <w:bottom w:val="none" w:sz="0" w:space="0" w:color="auto"/>
                <w:right w:val="none" w:sz="0" w:space="0" w:color="auto"/>
              </w:divBdr>
            </w:div>
            <w:div w:id="149098404">
              <w:marLeft w:val="0"/>
              <w:marRight w:val="0"/>
              <w:marTop w:val="0"/>
              <w:marBottom w:val="0"/>
              <w:divBdr>
                <w:top w:val="none" w:sz="0" w:space="0" w:color="auto"/>
                <w:left w:val="none" w:sz="0" w:space="0" w:color="auto"/>
                <w:bottom w:val="none" w:sz="0" w:space="0" w:color="auto"/>
                <w:right w:val="none" w:sz="0" w:space="0" w:color="auto"/>
              </w:divBdr>
            </w:div>
            <w:div w:id="153881248">
              <w:marLeft w:val="0"/>
              <w:marRight w:val="0"/>
              <w:marTop w:val="0"/>
              <w:marBottom w:val="0"/>
              <w:divBdr>
                <w:top w:val="none" w:sz="0" w:space="0" w:color="auto"/>
                <w:left w:val="none" w:sz="0" w:space="0" w:color="auto"/>
                <w:bottom w:val="none" w:sz="0" w:space="0" w:color="auto"/>
                <w:right w:val="none" w:sz="0" w:space="0" w:color="auto"/>
              </w:divBdr>
            </w:div>
            <w:div w:id="155146755">
              <w:marLeft w:val="0"/>
              <w:marRight w:val="0"/>
              <w:marTop w:val="0"/>
              <w:marBottom w:val="0"/>
              <w:divBdr>
                <w:top w:val="none" w:sz="0" w:space="0" w:color="auto"/>
                <w:left w:val="none" w:sz="0" w:space="0" w:color="auto"/>
                <w:bottom w:val="none" w:sz="0" w:space="0" w:color="auto"/>
                <w:right w:val="none" w:sz="0" w:space="0" w:color="auto"/>
              </w:divBdr>
            </w:div>
            <w:div w:id="155732317">
              <w:marLeft w:val="0"/>
              <w:marRight w:val="0"/>
              <w:marTop w:val="0"/>
              <w:marBottom w:val="0"/>
              <w:divBdr>
                <w:top w:val="none" w:sz="0" w:space="0" w:color="auto"/>
                <w:left w:val="none" w:sz="0" w:space="0" w:color="auto"/>
                <w:bottom w:val="none" w:sz="0" w:space="0" w:color="auto"/>
                <w:right w:val="none" w:sz="0" w:space="0" w:color="auto"/>
              </w:divBdr>
            </w:div>
            <w:div w:id="161623221">
              <w:marLeft w:val="0"/>
              <w:marRight w:val="0"/>
              <w:marTop w:val="0"/>
              <w:marBottom w:val="0"/>
              <w:divBdr>
                <w:top w:val="none" w:sz="0" w:space="0" w:color="auto"/>
                <w:left w:val="none" w:sz="0" w:space="0" w:color="auto"/>
                <w:bottom w:val="none" w:sz="0" w:space="0" w:color="auto"/>
                <w:right w:val="none" w:sz="0" w:space="0" w:color="auto"/>
              </w:divBdr>
            </w:div>
            <w:div w:id="161893068">
              <w:marLeft w:val="0"/>
              <w:marRight w:val="0"/>
              <w:marTop w:val="0"/>
              <w:marBottom w:val="0"/>
              <w:divBdr>
                <w:top w:val="none" w:sz="0" w:space="0" w:color="auto"/>
                <w:left w:val="none" w:sz="0" w:space="0" w:color="auto"/>
                <w:bottom w:val="none" w:sz="0" w:space="0" w:color="auto"/>
                <w:right w:val="none" w:sz="0" w:space="0" w:color="auto"/>
              </w:divBdr>
            </w:div>
            <w:div w:id="162204506">
              <w:marLeft w:val="0"/>
              <w:marRight w:val="0"/>
              <w:marTop w:val="0"/>
              <w:marBottom w:val="0"/>
              <w:divBdr>
                <w:top w:val="none" w:sz="0" w:space="0" w:color="auto"/>
                <w:left w:val="none" w:sz="0" w:space="0" w:color="auto"/>
                <w:bottom w:val="none" w:sz="0" w:space="0" w:color="auto"/>
                <w:right w:val="none" w:sz="0" w:space="0" w:color="auto"/>
              </w:divBdr>
            </w:div>
            <w:div w:id="163323479">
              <w:marLeft w:val="0"/>
              <w:marRight w:val="0"/>
              <w:marTop w:val="0"/>
              <w:marBottom w:val="0"/>
              <w:divBdr>
                <w:top w:val="none" w:sz="0" w:space="0" w:color="auto"/>
                <w:left w:val="none" w:sz="0" w:space="0" w:color="auto"/>
                <w:bottom w:val="none" w:sz="0" w:space="0" w:color="auto"/>
                <w:right w:val="none" w:sz="0" w:space="0" w:color="auto"/>
              </w:divBdr>
            </w:div>
            <w:div w:id="165287879">
              <w:marLeft w:val="0"/>
              <w:marRight w:val="0"/>
              <w:marTop w:val="0"/>
              <w:marBottom w:val="0"/>
              <w:divBdr>
                <w:top w:val="none" w:sz="0" w:space="0" w:color="auto"/>
                <w:left w:val="none" w:sz="0" w:space="0" w:color="auto"/>
                <w:bottom w:val="none" w:sz="0" w:space="0" w:color="auto"/>
                <w:right w:val="none" w:sz="0" w:space="0" w:color="auto"/>
              </w:divBdr>
            </w:div>
            <w:div w:id="166285274">
              <w:marLeft w:val="0"/>
              <w:marRight w:val="0"/>
              <w:marTop w:val="0"/>
              <w:marBottom w:val="0"/>
              <w:divBdr>
                <w:top w:val="none" w:sz="0" w:space="0" w:color="auto"/>
                <w:left w:val="none" w:sz="0" w:space="0" w:color="auto"/>
                <w:bottom w:val="none" w:sz="0" w:space="0" w:color="auto"/>
                <w:right w:val="none" w:sz="0" w:space="0" w:color="auto"/>
              </w:divBdr>
            </w:div>
            <w:div w:id="168328196">
              <w:marLeft w:val="0"/>
              <w:marRight w:val="0"/>
              <w:marTop w:val="0"/>
              <w:marBottom w:val="0"/>
              <w:divBdr>
                <w:top w:val="none" w:sz="0" w:space="0" w:color="auto"/>
                <w:left w:val="none" w:sz="0" w:space="0" w:color="auto"/>
                <w:bottom w:val="none" w:sz="0" w:space="0" w:color="auto"/>
                <w:right w:val="none" w:sz="0" w:space="0" w:color="auto"/>
              </w:divBdr>
            </w:div>
            <w:div w:id="169413932">
              <w:marLeft w:val="0"/>
              <w:marRight w:val="0"/>
              <w:marTop w:val="0"/>
              <w:marBottom w:val="0"/>
              <w:divBdr>
                <w:top w:val="none" w:sz="0" w:space="0" w:color="auto"/>
                <w:left w:val="none" w:sz="0" w:space="0" w:color="auto"/>
                <w:bottom w:val="none" w:sz="0" w:space="0" w:color="auto"/>
                <w:right w:val="none" w:sz="0" w:space="0" w:color="auto"/>
              </w:divBdr>
            </w:div>
            <w:div w:id="169876305">
              <w:marLeft w:val="0"/>
              <w:marRight w:val="0"/>
              <w:marTop w:val="0"/>
              <w:marBottom w:val="0"/>
              <w:divBdr>
                <w:top w:val="none" w:sz="0" w:space="0" w:color="auto"/>
                <w:left w:val="none" w:sz="0" w:space="0" w:color="auto"/>
                <w:bottom w:val="none" w:sz="0" w:space="0" w:color="auto"/>
                <w:right w:val="none" w:sz="0" w:space="0" w:color="auto"/>
              </w:divBdr>
            </w:div>
            <w:div w:id="170607826">
              <w:marLeft w:val="0"/>
              <w:marRight w:val="0"/>
              <w:marTop w:val="0"/>
              <w:marBottom w:val="0"/>
              <w:divBdr>
                <w:top w:val="none" w:sz="0" w:space="0" w:color="auto"/>
                <w:left w:val="none" w:sz="0" w:space="0" w:color="auto"/>
                <w:bottom w:val="none" w:sz="0" w:space="0" w:color="auto"/>
                <w:right w:val="none" w:sz="0" w:space="0" w:color="auto"/>
              </w:divBdr>
            </w:div>
            <w:div w:id="175078378">
              <w:marLeft w:val="0"/>
              <w:marRight w:val="0"/>
              <w:marTop w:val="0"/>
              <w:marBottom w:val="0"/>
              <w:divBdr>
                <w:top w:val="none" w:sz="0" w:space="0" w:color="auto"/>
                <w:left w:val="none" w:sz="0" w:space="0" w:color="auto"/>
                <w:bottom w:val="none" w:sz="0" w:space="0" w:color="auto"/>
                <w:right w:val="none" w:sz="0" w:space="0" w:color="auto"/>
              </w:divBdr>
            </w:div>
            <w:div w:id="175996892">
              <w:marLeft w:val="0"/>
              <w:marRight w:val="0"/>
              <w:marTop w:val="0"/>
              <w:marBottom w:val="0"/>
              <w:divBdr>
                <w:top w:val="none" w:sz="0" w:space="0" w:color="auto"/>
                <w:left w:val="none" w:sz="0" w:space="0" w:color="auto"/>
                <w:bottom w:val="none" w:sz="0" w:space="0" w:color="auto"/>
                <w:right w:val="none" w:sz="0" w:space="0" w:color="auto"/>
              </w:divBdr>
            </w:div>
            <w:div w:id="177887437">
              <w:marLeft w:val="0"/>
              <w:marRight w:val="0"/>
              <w:marTop w:val="0"/>
              <w:marBottom w:val="0"/>
              <w:divBdr>
                <w:top w:val="none" w:sz="0" w:space="0" w:color="auto"/>
                <w:left w:val="none" w:sz="0" w:space="0" w:color="auto"/>
                <w:bottom w:val="none" w:sz="0" w:space="0" w:color="auto"/>
                <w:right w:val="none" w:sz="0" w:space="0" w:color="auto"/>
              </w:divBdr>
            </w:div>
            <w:div w:id="178475820">
              <w:marLeft w:val="0"/>
              <w:marRight w:val="0"/>
              <w:marTop w:val="0"/>
              <w:marBottom w:val="0"/>
              <w:divBdr>
                <w:top w:val="none" w:sz="0" w:space="0" w:color="auto"/>
                <w:left w:val="none" w:sz="0" w:space="0" w:color="auto"/>
                <w:bottom w:val="none" w:sz="0" w:space="0" w:color="auto"/>
                <w:right w:val="none" w:sz="0" w:space="0" w:color="auto"/>
              </w:divBdr>
            </w:div>
            <w:div w:id="178664497">
              <w:marLeft w:val="0"/>
              <w:marRight w:val="0"/>
              <w:marTop w:val="0"/>
              <w:marBottom w:val="0"/>
              <w:divBdr>
                <w:top w:val="none" w:sz="0" w:space="0" w:color="auto"/>
                <w:left w:val="none" w:sz="0" w:space="0" w:color="auto"/>
                <w:bottom w:val="none" w:sz="0" w:space="0" w:color="auto"/>
                <w:right w:val="none" w:sz="0" w:space="0" w:color="auto"/>
              </w:divBdr>
            </w:div>
            <w:div w:id="179048179">
              <w:marLeft w:val="0"/>
              <w:marRight w:val="0"/>
              <w:marTop w:val="0"/>
              <w:marBottom w:val="0"/>
              <w:divBdr>
                <w:top w:val="none" w:sz="0" w:space="0" w:color="auto"/>
                <w:left w:val="none" w:sz="0" w:space="0" w:color="auto"/>
                <w:bottom w:val="none" w:sz="0" w:space="0" w:color="auto"/>
                <w:right w:val="none" w:sz="0" w:space="0" w:color="auto"/>
              </w:divBdr>
            </w:div>
            <w:div w:id="183522947">
              <w:marLeft w:val="0"/>
              <w:marRight w:val="0"/>
              <w:marTop w:val="0"/>
              <w:marBottom w:val="0"/>
              <w:divBdr>
                <w:top w:val="none" w:sz="0" w:space="0" w:color="auto"/>
                <w:left w:val="none" w:sz="0" w:space="0" w:color="auto"/>
                <w:bottom w:val="none" w:sz="0" w:space="0" w:color="auto"/>
                <w:right w:val="none" w:sz="0" w:space="0" w:color="auto"/>
              </w:divBdr>
            </w:div>
            <w:div w:id="184711731">
              <w:marLeft w:val="0"/>
              <w:marRight w:val="0"/>
              <w:marTop w:val="0"/>
              <w:marBottom w:val="0"/>
              <w:divBdr>
                <w:top w:val="none" w:sz="0" w:space="0" w:color="auto"/>
                <w:left w:val="none" w:sz="0" w:space="0" w:color="auto"/>
                <w:bottom w:val="none" w:sz="0" w:space="0" w:color="auto"/>
                <w:right w:val="none" w:sz="0" w:space="0" w:color="auto"/>
              </w:divBdr>
            </w:div>
            <w:div w:id="184828412">
              <w:marLeft w:val="0"/>
              <w:marRight w:val="0"/>
              <w:marTop w:val="0"/>
              <w:marBottom w:val="0"/>
              <w:divBdr>
                <w:top w:val="none" w:sz="0" w:space="0" w:color="auto"/>
                <w:left w:val="none" w:sz="0" w:space="0" w:color="auto"/>
                <w:bottom w:val="none" w:sz="0" w:space="0" w:color="auto"/>
                <w:right w:val="none" w:sz="0" w:space="0" w:color="auto"/>
              </w:divBdr>
            </w:div>
            <w:div w:id="185680763">
              <w:marLeft w:val="0"/>
              <w:marRight w:val="0"/>
              <w:marTop w:val="0"/>
              <w:marBottom w:val="0"/>
              <w:divBdr>
                <w:top w:val="none" w:sz="0" w:space="0" w:color="auto"/>
                <w:left w:val="none" w:sz="0" w:space="0" w:color="auto"/>
                <w:bottom w:val="none" w:sz="0" w:space="0" w:color="auto"/>
                <w:right w:val="none" w:sz="0" w:space="0" w:color="auto"/>
              </w:divBdr>
            </w:div>
            <w:div w:id="186214208">
              <w:marLeft w:val="0"/>
              <w:marRight w:val="0"/>
              <w:marTop w:val="0"/>
              <w:marBottom w:val="0"/>
              <w:divBdr>
                <w:top w:val="none" w:sz="0" w:space="0" w:color="auto"/>
                <w:left w:val="none" w:sz="0" w:space="0" w:color="auto"/>
                <w:bottom w:val="none" w:sz="0" w:space="0" w:color="auto"/>
                <w:right w:val="none" w:sz="0" w:space="0" w:color="auto"/>
              </w:divBdr>
            </w:div>
            <w:div w:id="186909327">
              <w:marLeft w:val="0"/>
              <w:marRight w:val="0"/>
              <w:marTop w:val="0"/>
              <w:marBottom w:val="0"/>
              <w:divBdr>
                <w:top w:val="none" w:sz="0" w:space="0" w:color="auto"/>
                <w:left w:val="none" w:sz="0" w:space="0" w:color="auto"/>
                <w:bottom w:val="none" w:sz="0" w:space="0" w:color="auto"/>
                <w:right w:val="none" w:sz="0" w:space="0" w:color="auto"/>
              </w:divBdr>
            </w:div>
            <w:div w:id="188687181">
              <w:marLeft w:val="0"/>
              <w:marRight w:val="0"/>
              <w:marTop w:val="0"/>
              <w:marBottom w:val="0"/>
              <w:divBdr>
                <w:top w:val="none" w:sz="0" w:space="0" w:color="auto"/>
                <w:left w:val="none" w:sz="0" w:space="0" w:color="auto"/>
                <w:bottom w:val="none" w:sz="0" w:space="0" w:color="auto"/>
                <w:right w:val="none" w:sz="0" w:space="0" w:color="auto"/>
              </w:divBdr>
            </w:div>
            <w:div w:id="189225851">
              <w:marLeft w:val="0"/>
              <w:marRight w:val="0"/>
              <w:marTop w:val="0"/>
              <w:marBottom w:val="0"/>
              <w:divBdr>
                <w:top w:val="none" w:sz="0" w:space="0" w:color="auto"/>
                <w:left w:val="none" w:sz="0" w:space="0" w:color="auto"/>
                <w:bottom w:val="none" w:sz="0" w:space="0" w:color="auto"/>
                <w:right w:val="none" w:sz="0" w:space="0" w:color="auto"/>
              </w:divBdr>
            </w:div>
            <w:div w:id="190919635">
              <w:marLeft w:val="0"/>
              <w:marRight w:val="0"/>
              <w:marTop w:val="0"/>
              <w:marBottom w:val="0"/>
              <w:divBdr>
                <w:top w:val="none" w:sz="0" w:space="0" w:color="auto"/>
                <w:left w:val="none" w:sz="0" w:space="0" w:color="auto"/>
                <w:bottom w:val="none" w:sz="0" w:space="0" w:color="auto"/>
                <w:right w:val="none" w:sz="0" w:space="0" w:color="auto"/>
              </w:divBdr>
            </w:div>
            <w:div w:id="192037310">
              <w:marLeft w:val="0"/>
              <w:marRight w:val="0"/>
              <w:marTop w:val="0"/>
              <w:marBottom w:val="0"/>
              <w:divBdr>
                <w:top w:val="none" w:sz="0" w:space="0" w:color="auto"/>
                <w:left w:val="none" w:sz="0" w:space="0" w:color="auto"/>
                <w:bottom w:val="none" w:sz="0" w:space="0" w:color="auto"/>
                <w:right w:val="none" w:sz="0" w:space="0" w:color="auto"/>
              </w:divBdr>
            </w:div>
            <w:div w:id="192504520">
              <w:marLeft w:val="0"/>
              <w:marRight w:val="0"/>
              <w:marTop w:val="0"/>
              <w:marBottom w:val="0"/>
              <w:divBdr>
                <w:top w:val="none" w:sz="0" w:space="0" w:color="auto"/>
                <w:left w:val="none" w:sz="0" w:space="0" w:color="auto"/>
                <w:bottom w:val="none" w:sz="0" w:space="0" w:color="auto"/>
                <w:right w:val="none" w:sz="0" w:space="0" w:color="auto"/>
              </w:divBdr>
            </w:div>
            <w:div w:id="194120657">
              <w:marLeft w:val="0"/>
              <w:marRight w:val="0"/>
              <w:marTop w:val="0"/>
              <w:marBottom w:val="0"/>
              <w:divBdr>
                <w:top w:val="none" w:sz="0" w:space="0" w:color="auto"/>
                <w:left w:val="none" w:sz="0" w:space="0" w:color="auto"/>
                <w:bottom w:val="none" w:sz="0" w:space="0" w:color="auto"/>
                <w:right w:val="none" w:sz="0" w:space="0" w:color="auto"/>
              </w:divBdr>
            </w:div>
            <w:div w:id="194346173">
              <w:marLeft w:val="0"/>
              <w:marRight w:val="0"/>
              <w:marTop w:val="0"/>
              <w:marBottom w:val="0"/>
              <w:divBdr>
                <w:top w:val="none" w:sz="0" w:space="0" w:color="auto"/>
                <w:left w:val="none" w:sz="0" w:space="0" w:color="auto"/>
                <w:bottom w:val="none" w:sz="0" w:space="0" w:color="auto"/>
                <w:right w:val="none" w:sz="0" w:space="0" w:color="auto"/>
              </w:divBdr>
            </w:div>
            <w:div w:id="194513010">
              <w:marLeft w:val="0"/>
              <w:marRight w:val="0"/>
              <w:marTop w:val="360"/>
              <w:marBottom w:val="0"/>
              <w:divBdr>
                <w:top w:val="single" w:sz="6" w:space="0" w:color="auto"/>
                <w:left w:val="single" w:sz="6" w:space="0" w:color="auto"/>
                <w:bottom w:val="single" w:sz="6" w:space="0" w:color="auto"/>
                <w:right w:val="single" w:sz="6" w:space="0" w:color="auto"/>
              </w:divBdr>
            </w:div>
            <w:div w:id="195506698">
              <w:marLeft w:val="0"/>
              <w:marRight w:val="0"/>
              <w:marTop w:val="0"/>
              <w:marBottom w:val="0"/>
              <w:divBdr>
                <w:top w:val="none" w:sz="0" w:space="0" w:color="auto"/>
                <w:left w:val="none" w:sz="0" w:space="0" w:color="auto"/>
                <w:bottom w:val="none" w:sz="0" w:space="0" w:color="auto"/>
                <w:right w:val="none" w:sz="0" w:space="0" w:color="auto"/>
              </w:divBdr>
            </w:div>
            <w:div w:id="195654287">
              <w:marLeft w:val="0"/>
              <w:marRight w:val="0"/>
              <w:marTop w:val="0"/>
              <w:marBottom w:val="0"/>
              <w:divBdr>
                <w:top w:val="none" w:sz="0" w:space="0" w:color="auto"/>
                <w:left w:val="none" w:sz="0" w:space="0" w:color="auto"/>
                <w:bottom w:val="none" w:sz="0" w:space="0" w:color="auto"/>
                <w:right w:val="none" w:sz="0" w:space="0" w:color="auto"/>
              </w:divBdr>
            </w:div>
            <w:div w:id="198519472">
              <w:marLeft w:val="0"/>
              <w:marRight w:val="0"/>
              <w:marTop w:val="0"/>
              <w:marBottom w:val="0"/>
              <w:divBdr>
                <w:top w:val="none" w:sz="0" w:space="0" w:color="auto"/>
                <w:left w:val="none" w:sz="0" w:space="0" w:color="auto"/>
                <w:bottom w:val="none" w:sz="0" w:space="0" w:color="auto"/>
                <w:right w:val="none" w:sz="0" w:space="0" w:color="auto"/>
              </w:divBdr>
            </w:div>
            <w:div w:id="199822442">
              <w:marLeft w:val="0"/>
              <w:marRight w:val="0"/>
              <w:marTop w:val="360"/>
              <w:marBottom w:val="0"/>
              <w:divBdr>
                <w:top w:val="single" w:sz="6" w:space="0" w:color="auto"/>
                <w:left w:val="single" w:sz="6" w:space="0" w:color="auto"/>
                <w:bottom w:val="single" w:sz="6" w:space="0" w:color="auto"/>
                <w:right w:val="single" w:sz="6" w:space="0" w:color="auto"/>
              </w:divBdr>
            </w:div>
            <w:div w:id="200090252">
              <w:marLeft w:val="0"/>
              <w:marRight w:val="0"/>
              <w:marTop w:val="0"/>
              <w:marBottom w:val="0"/>
              <w:divBdr>
                <w:top w:val="none" w:sz="0" w:space="0" w:color="auto"/>
                <w:left w:val="none" w:sz="0" w:space="0" w:color="auto"/>
                <w:bottom w:val="none" w:sz="0" w:space="0" w:color="auto"/>
                <w:right w:val="none" w:sz="0" w:space="0" w:color="auto"/>
              </w:divBdr>
            </w:div>
            <w:div w:id="201214642">
              <w:marLeft w:val="0"/>
              <w:marRight w:val="0"/>
              <w:marTop w:val="0"/>
              <w:marBottom w:val="0"/>
              <w:divBdr>
                <w:top w:val="none" w:sz="0" w:space="0" w:color="auto"/>
                <w:left w:val="none" w:sz="0" w:space="0" w:color="auto"/>
                <w:bottom w:val="none" w:sz="0" w:space="0" w:color="auto"/>
                <w:right w:val="none" w:sz="0" w:space="0" w:color="auto"/>
              </w:divBdr>
            </w:div>
            <w:div w:id="205140692">
              <w:marLeft w:val="0"/>
              <w:marRight w:val="0"/>
              <w:marTop w:val="0"/>
              <w:marBottom w:val="0"/>
              <w:divBdr>
                <w:top w:val="none" w:sz="0" w:space="0" w:color="auto"/>
                <w:left w:val="none" w:sz="0" w:space="0" w:color="auto"/>
                <w:bottom w:val="none" w:sz="0" w:space="0" w:color="auto"/>
                <w:right w:val="none" w:sz="0" w:space="0" w:color="auto"/>
              </w:divBdr>
            </w:div>
            <w:div w:id="207112958">
              <w:marLeft w:val="0"/>
              <w:marRight w:val="0"/>
              <w:marTop w:val="0"/>
              <w:marBottom w:val="0"/>
              <w:divBdr>
                <w:top w:val="none" w:sz="0" w:space="0" w:color="auto"/>
                <w:left w:val="none" w:sz="0" w:space="0" w:color="auto"/>
                <w:bottom w:val="none" w:sz="0" w:space="0" w:color="auto"/>
                <w:right w:val="none" w:sz="0" w:space="0" w:color="auto"/>
              </w:divBdr>
            </w:div>
            <w:div w:id="207500641">
              <w:marLeft w:val="0"/>
              <w:marRight w:val="0"/>
              <w:marTop w:val="0"/>
              <w:marBottom w:val="0"/>
              <w:divBdr>
                <w:top w:val="none" w:sz="0" w:space="0" w:color="auto"/>
                <w:left w:val="none" w:sz="0" w:space="0" w:color="auto"/>
                <w:bottom w:val="none" w:sz="0" w:space="0" w:color="auto"/>
                <w:right w:val="none" w:sz="0" w:space="0" w:color="auto"/>
              </w:divBdr>
            </w:div>
            <w:div w:id="207650798">
              <w:marLeft w:val="0"/>
              <w:marRight w:val="0"/>
              <w:marTop w:val="0"/>
              <w:marBottom w:val="0"/>
              <w:divBdr>
                <w:top w:val="none" w:sz="0" w:space="0" w:color="auto"/>
                <w:left w:val="none" w:sz="0" w:space="0" w:color="auto"/>
                <w:bottom w:val="none" w:sz="0" w:space="0" w:color="auto"/>
                <w:right w:val="none" w:sz="0" w:space="0" w:color="auto"/>
              </w:divBdr>
            </w:div>
            <w:div w:id="209154792">
              <w:marLeft w:val="0"/>
              <w:marRight w:val="0"/>
              <w:marTop w:val="0"/>
              <w:marBottom w:val="0"/>
              <w:divBdr>
                <w:top w:val="none" w:sz="0" w:space="0" w:color="auto"/>
                <w:left w:val="none" w:sz="0" w:space="0" w:color="auto"/>
                <w:bottom w:val="none" w:sz="0" w:space="0" w:color="auto"/>
                <w:right w:val="none" w:sz="0" w:space="0" w:color="auto"/>
              </w:divBdr>
            </w:div>
            <w:div w:id="210117294">
              <w:marLeft w:val="0"/>
              <w:marRight w:val="0"/>
              <w:marTop w:val="0"/>
              <w:marBottom w:val="0"/>
              <w:divBdr>
                <w:top w:val="none" w:sz="0" w:space="0" w:color="auto"/>
                <w:left w:val="none" w:sz="0" w:space="0" w:color="auto"/>
                <w:bottom w:val="none" w:sz="0" w:space="0" w:color="auto"/>
                <w:right w:val="none" w:sz="0" w:space="0" w:color="auto"/>
              </w:divBdr>
            </w:div>
            <w:div w:id="210652007">
              <w:marLeft w:val="0"/>
              <w:marRight w:val="0"/>
              <w:marTop w:val="0"/>
              <w:marBottom w:val="0"/>
              <w:divBdr>
                <w:top w:val="none" w:sz="0" w:space="0" w:color="auto"/>
                <w:left w:val="none" w:sz="0" w:space="0" w:color="auto"/>
                <w:bottom w:val="none" w:sz="0" w:space="0" w:color="auto"/>
                <w:right w:val="none" w:sz="0" w:space="0" w:color="auto"/>
              </w:divBdr>
            </w:div>
            <w:div w:id="212160209">
              <w:marLeft w:val="0"/>
              <w:marRight w:val="0"/>
              <w:marTop w:val="0"/>
              <w:marBottom w:val="0"/>
              <w:divBdr>
                <w:top w:val="none" w:sz="0" w:space="0" w:color="auto"/>
                <w:left w:val="none" w:sz="0" w:space="0" w:color="auto"/>
                <w:bottom w:val="none" w:sz="0" w:space="0" w:color="auto"/>
                <w:right w:val="none" w:sz="0" w:space="0" w:color="auto"/>
              </w:divBdr>
            </w:div>
            <w:div w:id="214513320">
              <w:marLeft w:val="0"/>
              <w:marRight w:val="0"/>
              <w:marTop w:val="0"/>
              <w:marBottom w:val="0"/>
              <w:divBdr>
                <w:top w:val="none" w:sz="0" w:space="0" w:color="auto"/>
                <w:left w:val="none" w:sz="0" w:space="0" w:color="auto"/>
                <w:bottom w:val="none" w:sz="0" w:space="0" w:color="auto"/>
                <w:right w:val="none" w:sz="0" w:space="0" w:color="auto"/>
              </w:divBdr>
            </w:div>
            <w:div w:id="217327369">
              <w:marLeft w:val="0"/>
              <w:marRight w:val="0"/>
              <w:marTop w:val="0"/>
              <w:marBottom w:val="0"/>
              <w:divBdr>
                <w:top w:val="none" w:sz="0" w:space="0" w:color="auto"/>
                <w:left w:val="none" w:sz="0" w:space="0" w:color="auto"/>
                <w:bottom w:val="none" w:sz="0" w:space="0" w:color="auto"/>
                <w:right w:val="none" w:sz="0" w:space="0" w:color="auto"/>
              </w:divBdr>
            </w:div>
            <w:div w:id="220092980">
              <w:marLeft w:val="0"/>
              <w:marRight w:val="0"/>
              <w:marTop w:val="0"/>
              <w:marBottom w:val="0"/>
              <w:divBdr>
                <w:top w:val="none" w:sz="0" w:space="0" w:color="auto"/>
                <w:left w:val="none" w:sz="0" w:space="0" w:color="auto"/>
                <w:bottom w:val="none" w:sz="0" w:space="0" w:color="auto"/>
                <w:right w:val="none" w:sz="0" w:space="0" w:color="auto"/>
              </w:divBdr>
            </w:div>
            <w:div w:id="220290188">
              <w:marLeft w:val="0"/>
              <w:marRight w:val="0"/>
              <w:marTop w:val="0"/>
              <w:marBottom w:val="0"/>
              <w:divBdr>
                <w:top w:val="none" w:sz="0" w:space="0" w:color="auto"/>
                <w:left w:val="none" w:sz="0" w:space="0" w:color="auto"/>
                <w:bottom w:val="none" w:sz="0" w:space="0" w:color="auto"/>
                <w:right w:val="none" w:sz="0" w:space="0" w:color="auto"/>
              </w:divBdr>
            </w:div>
            <w:div w:id="222059424">
              <w:marLeft w:val="0"/>
              <w:marRight w:val="0"/>
              <w:marTop w:val="0"/>
              <w:marBottom w:val="0"/>
              <w:divBdr>
                <w:top w:val="none" w:sz="0" w:space="0" w:color="auto"/>
                <w:left w:val="none" w:sz="0" w:space="0" w:color="auto"/>
                <w:bottom w:val="none" w:sz="0" w:space="0" w:color="auto"/>
                <w:right w:val="none" w:sz="0" w:space="0" w:color="auto"/>
              </w:divBdr>
            </w:div>
            <w:div w:id="225190666">
              <w:marLeft w:val="0"/>
              <w:marRight w:val="0"/>
              <w:marTop w:val="0"/>
              <w:marBottom w:val="0"/>
              <w:divBdr>
                <w:top w:val="none" w:sz="0" w:space="0" w:color="auto"/>
                <w:left w:val="none" w:sz="0" w:space="0" w:color="auto"/>
                <w:bottom w:val="none" w:sz="0" w:space="0" w:color="auto"/>
                <w:right w:val="none" w:sz="0" w:space="0" w:color="auto"/>
              </w:divBdr>
            </w:div>
            <w:div w:id="226455929">
              <w:marLeft w:val="0"/>
              <w:marRight w:val="0"/>
              <w:marTop w:val="0"/>
              <w:marBottom w:val="0"/>
              <w:divBdr>
                <w:top w:val="none" w:sz="0" w:space="0" w:color="auto"/>
                <w:left w:val="none" w:sz="0" w:space="0" w:color="auto"/>
                <w:bottom w:val="none" w:sz="0" w:space="0" w:color="auto"/>
                <w:right w:val="none" w:sz="0" w:space="0" w:color="auto"/>
              </w:divBdr>
            </w:div>
            <w:div w:id="227348194">
              <w:marLeft w:val="0"/>
              <w:marRight w:val="0"/>
              <w:marTop w:val="0"/>
              <w:marBottom w:val="0"/>
              <w:divBdr>
                <w:top w:val="none" w:sz="0" w:space="0" w:color="auto"/>
                <w:left w:val="none" w:sz="0" w:space="0" w:color="auto"/>
                <w:bottom w:val="none" w:sz="0" w:space="0" w:color="auto"/>
                <w:right w:val="none" w:sz="0" w:space="0" w:color="auto"/>
              </w:divBdr>
            </w:div>
            <w:div w:id="227422990">
              <w:marLeft w:val="0"/>
              <w:marRight w:val="0"/>
              <w:marTop w:val="0"/>
              <w:marBottom w:val="0"/>
              <w:divBdr>
                <w:top w:val="none" w:sz="0" w:space="0" w:color="auto"/>
                <w:left w:val="none" w:sz="0" w:space="0" w:color="auto"/>
                <w:bottom w:val="none" w:sz="0" w:space="0" w:color="auto"/>
                <w:right w:val="none" w:sz="0" w:space="0" w:color="auto"/>
              </w:divBdr>
            </w:div>
            <w:div w:id="227807164">
              <w:marLeft w:val="0"/>
              <w:marRight w:val="0"/>
              <w:marTop w:val="0"/>
              <w:marBottom w:val="0"/>
              <w:divBdr>
                <w:top w:val="none" w:sz="0" w:space="0" w:color="auto"/>
                <w:left w:val="none" w:sz="0" w:space="0" w:color="auto"/>
                <w:bottom w:val="none" w:sz="0" w:space="0" w:color="auto"/>
                <w:right w:val="none" w:sz="0" w:space="0" w:color="auto"/>
              </w:divBdr>
            </w:div>
            <w:div w:id="227961712">
              <w:marLeft w:val="0"/>
              <w:marRight w:val="0"/>
              <w:marTop w:val="0"/>
              <w:marBottom w:val="0"/>
              <w:divBdr>
                <w:top w:val="none" w:sz="0" w:space="0" w:color="auto"/>
                <w:left w:val="none" w:sz="0" w:space="0" w:color="auto"/>
                <w:bottom w:val="none" w:sz="0" w:space="0" w:color="auto"/>
                <w:right w:val="none" w:sz="0" w:space="0" w:color="auto"/>
              </w:divBdr>
            </w:div>
            <w:div w:id="231307077">
              <w:marLeft w:val="0"/>
              <w:marRight w:val="0"/>
              <w:marTop w:val="0"/>
              <w:marBottom w:val="0"/>
              <w:divBdr>
                <w:top w:val="none" w:sz="0" w:space="0" w:color="auto"/>
                <w:left w:val="none" w:sz="0" w:space="0" w:color="auto"/>
                <w:bottom w:val="none" w:sz="0" w:space="0" w:color="auto"/>
                <w:right w:val="none" w:sz="0" w:space="0" w:color="auto"/>
              </w:divBdr>
            </w:div>
            <w:div w:id="232859546">
              <w:marLeft w:val="0"/>
              <w:marRight w:val="0"/>
              <w:marTop w:val="0"/>
              <w:marBottom w:val="0"/>
              <w:divBdr>
                <w:top w:val="none" w:sz="0" w:space="0" w:color="auto"/>
                <w:left w:val="none" w:sz="0" w:space="0" w:color="auto"/>
                <w:bottom w:val="none" w:sz="0" w:space="0" w:color="auto"/>
                <w:right w:val="none" w:sz="0" w:space="0" w:color="auto"/>
              </w:divBdr>
            </w:div>
            <w:div w:id="233004970">
              <w:marLeft w:val="0"/>
              <w:marRight w:val="0"/>
              <w:marTop w:val="0"/>
              <w:marBottom w:val="0"/>
              <w:divBdr>
                <w:top w:val="none" w:sz="0" w:space="0" w:color="auto"/>
                <w:left w:val="none" w:sz="0" w:space="0" w:color="auto"/>
                <w:bottom w:val="none" w:sz="0" w:space="0" w:color="auto"/>
                <w:right w:val="none" w:sz="0" w:space="0" w:color="auto"/>
              </w:divBdr>
            </w:div>
            <w:div w:id="234559723">
              <w:marLeft w:val="0"/>
              <w:marRight w:val="0"/>
              <w:marTop w:val="0"/>
              <w:marBottom w:val="0"/>
              <w:divBdr>
                <w:top w:val="none" w:sz="0" w:space="0" w:color="auto"/>
                <w:left w:val="none" w:sz="0" w:space="0" w:color="auto"/>
                <w:bottom w:val="none" w:sz="0" w:space="0" w:color="auto"/>
                <w:right w:val="none" w:sz="0" w:space="0" w:color="auto"/>
              </w:divBdr>
            </w:div>
            <w:div w:id="237446113">
              <w:marLeft w:val="0"/>
              <w:marRight w:val="0"/>
              <w:marTop w:val="0"/>
              <w:marBottom w:val="0"/>
              <w:divBdr>
                <w:top w:val="none" w:sz="0" w:space="0" w:color="auto"/>
                <w:left w:val="none" w:sz="0" w:space="0" w:color="auto"/>
                <w:bottom w:val="none" w:sz="0" w:space="0" w:color="auto"/>
                <w:right w:val="none" w:sz="0" w:space="0" w:color="auto"/>
              </w:divBdr>
            </w:div>
            <w:div w:id="242838617">
              <w:marLeft w:val="0"/>
              <w:marRight w:val="0"/>
              <w:marTop w:val="0"/>
              <w:marBottom w:val="0"/>
              <w:divBdr>
                <w:top w:val="none" w:sz="0" w:space="0" w:color="auto"/>
                <w:left w:val="none" w:sz="0" w:space="0" w:color="auto"/>
                <w:bottom w:val="none" w:sz="0" w:space="0" w:color="auto"/>
                <w:right w:val="none" w:sz="0" w:space="0" w:color="auto"/>
              </w:divBdr>
            </w:div>
            <w:div w:id="244346837">
              <w:marLeft w:val="0"/>
              <w:marRight w:val="0"/>
              <w:marTop w:val="0"/>
              <w:marBottom w:val="0"/>
              <w:divBdr>
                <w:top w:val="none" w:sz="0" w:space="0" w:color="auto"/>
                <w:left w:val="none" w:sz="0" w:space="0" w:color="auto"/>
                <w:bottom w:val="none" w:sz="0" w:space="0" w:color="auto"/>
                <w:right w:val="none" w:sz="0" w:space="0" w:color="auto"/>
              </w:divBdr>
            </w:div>
            <w:div w:id="245847771">
              <w:marLeft w:val="0"/>
              <w:marRight w:val="0"/>
              <w:marTop w:val="0"/>
              <w:marBottom w:val="0"/>
              <w:divBdr>
                <w:top w:val="none" w:sz="0" w:space="0" w:color="auto"/>
                <w:left w:val="none" w:sz="0" w:space="0" w:color="auto"/>
                <w:bottom w:val="none" w:sz="0" w:space="0" w:color="auto"/>
                <w:right w:val="none" w:sz="0" w:space="0" w:color="auto"/>
              </w:divBdr>
            </w:div>
            <w:div w:id="247156299">
              <w:marLeft w:val="0"/>
              <w:marRight w:val="0"/>
              <w:marTop w:val="0"/>
              <w:marBottom w:val="0"/>
              <w:divBdr>
                <w:top w:val="none" w:sz="0" w:space="0" w:color="auto"/>
                <w:left w:val="none" w:sz="0" w:space="0" w:color="auto"/>
                <w:bottom w:val="none" w:sz="0" w:space="0" w:color="auto"/>
                <w:right w:val="none" w:sz="0" w:space="0" w:color="auto"/>
              </w:divBdr>
            </w:div>
            <w:div w:id="249973287">
              <w:marLeft w:val="0"/>
              <w:marRight w:val="0"/>
              <w:marTop w:val="0"/>
              <w:marBottom w:val="0"/>
              <w:divBdr>
                <w:top w:val="none" w:sz="0" w:space="0" w:color="auto"/>
                <w:left w:val="none" w:sz="0" w:space="0" w:color="auto"/>
                <w:bottom w:val="none" w:sz="0" w:space="0" w:color="auto"/>
                <w:right w:val="none" w:sz="0" w:space="0" w:color="auto"/>
              </w:divBdr>
            </w:div>
            <w:div w:id="251470109">
              <w:marLeft w:val="0"/>
              <w:marRight w:val="0"/>
              <w:marTop w:val="0"/>
              <w:marBottom w:val="0"/>
              <w:divBdr>
                <w:top w:val="none" w:sz="0" w:space="0" w:color="auto"/>
                <w:left w:val="none" w:sz="0" w:space="0" w:color="auto"/>
                <w:bottom w:val="none" w:sz="0" w:space="0" w:color="auto"/>
                <w:right w:val="none" w:sz="0" w:space="0" w:color="auto"/>
              </w:divBdr>
            </w:div>
            <w:div w:id="251746627">
              <w:marLeft w:val="0"/>
              <w:marRight w:val="0"/>
              <w:marTop w:val="0"/>
              <w:marBottom w:val="0"/>
              <w:divBdr>
                <w:top w:val="none" w:sz="0" w:space="0" w:color="auto"/>
                <w:left w:val="none" w:sz="0" w:space="0" w:color="auto"/>
                <w:bottom w:val="none" w:sz="0" w:space="0" w:color="auto"/>
                <w:right w:val="none" w:sz="0" w:space="0" w:color="auto"/>
              </w:divBdr>
            </w:div>
            <w:div w:id="255335677">
              <w:marLeft w:val="0"/>
              <w:marRight w:val="0"/>
              <w:marTop w:val="0"/>
              <w:marBottom w:val="0"/>
              <w:divBdr>
                <w:top w:val="none" w:sz="0" w:space="0" w:color="auto"/>
                <w:left w:val="none" w:sz="0" w:space="0" w:color="auto"/>
                <w:bottom w:val="none" w:sz="0" w:space="0" w:color="auto"/>
                <w:right w:val="none" w:sz="0" w:space="0" w:color="auto"/>
              </w:divBdr>
            </w:div>
            <w:div w:id="255602831">
              <w:marLeft w:val="0"/>
              <w:marRight w:val="0"/>
              <w:marTop w:val="0"/>
              <w:marBottom w:val="0"/>
              <w:divBdr>
                <w:top w:val="none" w:sz="0" w:space="0" w:color="auto"/>
                <w:left w:val="none" w:sz="0" w:space="0" w:color="auto"/>
                <w:bottom w:val="none" w:sz="0" w:space="0" w:color="auto"/>
                <w:right w:val="none" w:sz="0" w:space="0" w:color="auto"/>
              </w:divBdr>
            </w:div>
            <w:div w:id="256329311">
              <w:marLeft w:val="0"/>
              <w:marRight w:val="0"/>
              <w:marTop w:val="0"/>
              <w:marBottom w:val="0"/>
              <w:divBdr>
                <w:top w:val="none" w:sz="0" w:space="0" w:color="auto"/>
                <w:left w:val="none" w:sz="0" w:space="0" w:color="auto"/>
                <w:bottom w:val="none" w:sz="0" w:space="0" w:color="auto"/>
                <w:right w:val="none" w:sz="0" w:space="0" w:color="auto"/>
              </w:divBdr>
            </w:div>
            <w:div w:id="256788316">
              <w:marLeft w:val="0"/>
              <w:marRight w:val="0"/>
              <w:marTop w:val="0"/>
              <w:marBottom w:val="0"/>
              <w:divBdr>
                <w:top w:val="none" w:sz="0" w:space="0" w:color="auto"/>
                <w:left w:val="none" w:sz="0" w:space="0" w:color="auto"/>
                <w:bottom w:val="none" w:sz="0" w:space="0" w:color="auto"/>
                <w:right w:val="none" w:sz="0" w:space="0" w:color="auto"/>
              </w:divBdr>
            </w:div>
            <w:div w:id="258415158">
              <w:marLeft w:val="0"/>
              <w:marRight w:val="0"/>
              <w:marTop w:val="0"/>
              <w:marBottom w:val="0"/>
              <w:divBdr>
                <w:top w:val="none" w:sz="0" w:space="0" w:color="auto"/>
                <w:left w:val="none" w:sz="0" w:space="0" w:color="auto"/>
                <w:bottom w:val="none" w:sz="0" w:space="0" w:color="auto"/>
                <w:right w:val="none" w:sz="0" w:space="0" w:color="auto"/>
              </w:divBdr>
            </w:div>
            <w:div w:id="261574624">
              <w:marLeft w:val="0"/>
              <w:marRight w:val="0"/>
              <w:marTop w:val="0"/>
              <w:marBottom w:val="0"/>
              <w:divBdr>
                <w:top w:val="none" w:sz="0" w:space="0" w:color="auto"/>
                <w:left w:val="none" w:sz="0" w:space="0" w:color="auto"/>
                <w:bottom w:val="none" w:sz="0" w:space="0" w:color="auto"/>
                <w:right w:val="none" w:sz="0" w:space="0" w:color="auto"/>
              </w:divBdr>
            </w:div>
            <w:div w:id="262300959">
              <w:marLeft w:val="0"/>
              <w:marRight w:val="0"/>
              <w:marTop w:val="0"/>
              <w:marBottom w:val="0"/>
              <w:divBdr>
                <w:top w:val="none" w:sz="0" w:space="0" w:color="auto"/>
                <w:left w:val="none" w:sz="0" w:space="0" w:color="auto"/>
                <w:bottom w:val="none" w:sz="0" w:space="0" w:color="auto"/>
                <w:right w:val="none" w:sz="0" w:space="0" w:color="auto"/>
              </w:divBdr>
            </w:div>
            <w:div w:id="262418109">
              <w:marLeft w:val="0"/>
              <w:marRight w:val="0"/>
              <w:marTop w:val="0"/>
              <w:marBottom w:val="0"/>
              <w:divBdr>
                <w:top w:val="none" w:sz="0" w:space="0" w:color="auto"/>
                <w:left w:val="none" w:sz="0" w:space="0" w:color="auto"/>
                <w:bottom w:val="none" w:sz="0" w:space="0" w:color="auto"/>
                <w:right w:val="none" w:sz="0" w:space="0" w:color="auto"/>
              </w:divBdr>
            </w:div>
            <w:div w:id="262810448">
              <w:marLeft w:val="0"/>
              <w:marRight w:val="0"/>
              <w:marTop w:val="0"/>
              <w:marBottom w:val="0"/>
              <w:divBdr>
                <w:top w:val="none" w:sz="0" w:space="0" w:color="auto"/>
                <w:left w:val="none" w:sz="0" w:space="0" w:color="auto"/>
                <w:bottom w:val="none" w:sz="0" w:space="0" w:color="auto"/>
                <w:right w:val="none" w:sz="0" w:space="0" w:color="auto"/>
              </w:divBdr>
            </w:div>
            <w:div w:id="266084449">
              <w:marLeft w:val="0"/>
              <w:marRight w:val="0"/>
              <w:marTop w:val="0"/>
              <w:marBottom w:val="0"/>
              <w:divBdr>
                <w:top w:val="none" w:sz="0" w:space="0" w:color="auto"/>
                <w:left w:val="none" w:sz="0" w:space="0" w:color="auto"/>
                <w:bottom w:val="none" w:sz="0" w:space="0" w:color="auto"/>
                <w:right w:val="none" w:sz="0" w:space="0" w:color="auto"/>
              </w:divBdr>
            </w:div>
            <w:div w:id="266474510">
              <w:marLeft w:val="0"/>
              <w:marRight w:val="0"/>
              <w:marTop w:val="0"/>
              <w:marBottom w:val="0"/>
              <w:divBdr>
                <w:top w:val="none" w:sz="0" w:space="0" w:color="auto"/>
                <w:left w:val="none" w:sz="0" w:space="0" w:color="auto"/>
                <w:bottom w:val="none" w:sz="0" w:space="0" w:color="auto"/>
                <w:right w:val="none" w:sz="0" w:space="0" w:color="auto"/>
              </w:divBdr>
            </w:div>
            <w:div w:id="269166821">
              <w:marLeft w:val="0"/>
              <w:marRight w:val="0"/>
              <w:marTop w:val="360"/>
              <w:marBottom w:val="0"/>
              <w:divBdr>
                <w:top w:val="single" w:sz="6" w:space="0" w:color="auto"/>
                <w:left w:val="single" w:sz="6" w:space="0" w:color="auto"/>
                <w:bottom w:val="single" w:sz="6" w:space="0" w:color="auto"/>
                <w:right w:val="single" w:sz="6" w:space="0" w:color="auto"/>
              </w:divBdr>
            </w:div>
            <w:div w:id="274097559">
              <w:marLeft w:val="0"/>
              <w:marRight w:val="0"/>
              <w:marTop w:val="0"/>
              <w:marBottom w:val="0"/>
              <w:divBdr>
                <w:top w:val="none" w:sz="0" w:space="0" w:color="auto"/>
                <w:left w:val="none" w:sz="0" w:space="0" w:color="auto"/>
                <w:bottom w:val="none" w:sz="0" w:space="0" w:color="auto"/>
                <w:right w:val="none" w:sz="0" w:space="0" w:color="auto"/>
              </w:divBdr>
            </w:div>
            <w:div w:id="275212515">
              <w:marLeft w:val="0"/>
              <w:marRight w:val="0"/>
              <w:marTop w:val="0"/>
              <w:marBottom w:val="0"/>
              <w:divBdr>
                <w:top w:val="none" w:sz="0" w:space="0" w:color="auto"/>
                <w:left w:val="none" w:sz="0" w:space="0" w:color="auto"/>
                <w:bottom w:val="none" w:sz="0" w:space="0" w:color="auto"/>
                <w:right w:val="none" w:sz="0" w:space="0" w:color="auto"/>
              </w:divBdr>
            </w:div>
            <w:div w:id="275869049">
              <w:marLeft w:val="0"/>
              <w:marRight w:val="0"/>
              <w:marTop w:val="0"/>
              <w:marBottom w:val="0"/>
              <w:divBdr>
                <w:top w:val="none" w:sz="0" w:space="0" w:color="auto"/>
                <w:left w:val="none" w:sz="0" w:space="0" w:color="auto"/>
                <w:bottom w:val="none" w:sz="0" w:space="0" w:color="auto"/>
                <w:right w:val="none" w:sz="0" w:space="0" w:color="auto"/>
              </w:divBdr>
            </w:div>
            <w:div w:id="276180301">
              <w:marLeft w:val="0"/>
              <w:marRight w:val="0"/>
              <w:marTop w:val="0"/>
              <w:marBottom w:val="0"/>
              <w:divBdr>
                <w:top w:val="none" w:sz="0" w:space="0" w:color="auto"/>
                <w:left w:val="none" w:sz="0" w:space="0" w:color="auto"/>
                <w:bottom w:val="none" w:sz="0" w:space="0" w:color="auto"/>
                <w:right w:val="none" w:sz="0" w:space="0" w:color="auto"/>
              </w:divBdr>
            </w:div>
            <w:div w:id="279461700">
              <w:marLeft w:val="0"/>
              <w:marRight w:val="0"/>
              <w:marTop w:val="0"/>
              <w:marBottom w:val="0"/>
              <w:divBdr>
                <w:top w:val="none" w:sz="0" w:space="0" w:color="auto"/>
                <w:left w:val="none" w:sz="0" w:space="0" w:color="auto"/>
                <w:bottom w:val="none" w:sz="0" w:space="0" w:color="auto"/>
                <w:right w:val="none" w:sz="0" w:space="0" w:color="auto"/>
              </w:divBdr>
            </w:div>
            <w:div w:id="281037970">
              <w:marLeft w:val="0"/>
              <w:marRight w:val="0"/>
              <w:marTop w:val="0"/>
              <w:marBottom w:val="0"/>
              <w:divBdr>
                <w:top w:val="none" w:sz="0" w:space="0" w:color="auto"/>
                <w:left w:val="none" w:sz="0" w:space="0" w:color="auto"/>
                <w:bottom w:val="none" w:sz="0" w:space="0" w:color="auto"/>
                <w:right w:val="none" w:sz="0" w:space="0" w:color="auto"/>
              </w:divBdr>
            </w:div>
            <w:div w:id="281496783">
              <w:marLeft w:val="0"/>
              <w:marRight w:val="0"/>
              <w:marTop w:val="0"/>
              <w:marBottom w:val="0"/>
              <w:divBdr>
                <w:top w:val="none" w:sz="0" w:space="0" w:color="auto"/>
                <w:left w:val="none" w:sz="0" w:space="0" w:color="auto"/>
                <w:bottom w:val="none" w:sz="0" w:space="0" w:color="auto"/>
                <w:right w:val="none" w:sz="0" w:space="0" w:color="auto"/>
              </w:divBdr>
            </w:div>
            <w:div w:id="282733111">
              <w:marLeft w:val="0"/>
              <w:marRight w:val="0"/>
              <w:marTop w:val="0"/>
              <w:marBottom w:val="0"/>
              <w:divBdr>
                <w:top w:val="none" w:sz="0" w:space="0" w:color="auto"/>
                <w:left w:val="none" w:sz="0" w:space="0" w:color="auto"/>
                <w:bottom w:val="none" w:sz="0" w:space="0" w:color="auto"/>
                <w:right w:val="none" w:sz="0" w:space="0" w:color="auto"/>
              </w:divBdr>
            </w:div>
            <w:div w:id="282736113">
              <w:marLeft w:val="0"/>
              <w:marRight w:val="0"/>
              <w:marTop w:val="0"/>
              <w:marBottom w:val="0"/>
              <w:divBdr>
                <w:top w:val="none" w:sz="0" w:space="0" w:color="auto"/>
                <w:left w:val="none" w:sz="0" w:space="0" w:color="auto"/>
                <w:bottom w:val="none" w:sz="0" w:space="0" w:color="auto"/>
                <w:right w:val="none" w:sz="0" w:space="0" w:color="auto"/>
              </w:divBdr>
            </w:div>
            <w:div w:id="290985204">
              <w:marLeft w:val="0"/>
              <w:marRight w:val="0"/>
              <w:marTop w:val="0"/>
              <w:marBottom w:val="0"/>
              <w:divBdr>
                <w:top w:val="none" w:sz="0" w:space="0" w:color="auto"/>
                <w:left w:val="none" w:sz="0" w:space="0" w:color="auto"/>
                <w:bottom w:val="none" w:sz="0" w:space="0" w:color="auto"/>
                <w:right w:val="none" w:sz="0" w:space="0" w:color="auto"/>
              </w:divBdr>
            </w:div>
            <w:div w:id="292293182">
              <w:marLeft w:val="0"/>
              <w:marRight w:val="0"/>
              <w:marTop w:val="0"/>
              <w:marBottom w:val="0"/>
              <w:divBdr>
                <w:top w:val="none" w:sz="0" w:space="0" w:color="auto"/>
                <w:left w:val="none" w:sz="0" w:space="0" w:color="auto"/>
                <w:bottom w:val="none" w:sz="0" w:space="0" w:color="auto"/>
                <w:right w:val="none" w:sz="0" w:space="0" w:color="auto"/>
              </w:divBdr>
            </w:div>
            <w:div w:id="292642586">
              <w:marLeft w:val="0"/>
              <w:marRight w:val="0"/>
              <w:marTop w:val="0"/>
              <w:marBottom w:val="0"/>
              <w:divBdr>
                <w:top w:val="none" w:sz="0" w:space="0" w:color="auto"/>
                <w:left w:val="none" w:sz="0" w:space="0" w:color="auto"/>
                <w:bottom w:val="none" w:sz="0" w:space="0" w:color="auto"/>
                <w:right w:val="none" w:sz="0" w:space="0" w:color="auto"/>
              </w:divBdr>
            </w:div>
            <w:div w:id="295376212">
              <w:marLeft w:val="0"/>
              <w:marRight w:val="0"/>
              <w:marTop w:val="0"/>
              <w:marBottom w:val="0"/>
              <w:divBdr>
                <w:top w:val="none" w:sz="0" w:space="0" w:color="auto"/>
                <w:left w:val="none" w:sz="0" w:space="0" w:color="auto"/>
                <w:bottom w:val="none" w:sz="0" w:space="0" w:color="auto"/>
                <w:right w:val="none" w:sz="0" w:space="0" w:color="auto"/>
              </w:divBdr>
            </w:div>
            <w:div w:id="295992275">
              <w:marLeft w:val="0"/>
              <w:marRight w:val="0"/>
              <w:marTop w:val="0"/>
              <w:marBottom w:val="0"/>
              <w:divBdr>
                <w:top w:val="none" w:sz="0" w:space="0" w:color="auto"/>
                <w:left w:val="none" w:sz="0" w:space="0" w:color="auto"/>
                <w:bottom w:val="none" w:sz="0" w:space="0" w:color="auto"/>
                <w:right w:val="none" w:sz="0" w:space="0" w:color="auto"/>
              </w:divBdr>
            </w:div>
            <w:div w:id="296494189">
              <w:marLeft w:val="0"/>
              <w:marRight w:val="0"/>
              <w:marTop w:val="0"/>
              <w:marBottom w:val="0"/>
              <w:divBdr>
                <w:top w:val="none" w:sz="0" w:space="0" w:color="auto"/>
                <w:left w:val="none" w:sz="0" w:space="0" w:color="auto"/>
                <w:bottom w:val="none" w:sz="0" w:space="0" w:color="auto"/>
                <w:right w:val="none" w:sz="0" w:space="0" w:color="auto"/>
              </w:divBdr>
            </w:div>
            <w:div w:id="299116683">
              <w:marLeft w:val="0"/>
              <w:marRight w:val="0"/>
              <w:marTop w:val="0"/>
              <w:marBottom w:val="0"/>
              <w:divBdr>
                <w:top w:val="none" w:sz="0" w:space="0" w:color="auto"/>
                <w:left w:val="none" w:sz="0" w:space="0" w:color="auto"/>
                <w:bottom w:val="none" w:sz="0" w:space="0" w:color="auto"/>
                <w:right w:val="none" w:sz="0" w:space="0" w:color="auto"/>
              </w:divBdr>
            </w:div>
            <w:div w:id="302123426">
              <w:marLeft w:val="0"/>
              <w:marRight w:val="0"/>
              <w:marTop w:val="0"/>
              <w:marBottom w:val="0"/>
              <w:divBdr>
                <w:top w:val="none" w:sz="0" w:space="0" w:color="auto"/>
                <w:left w:val="none" w:sz="0" w:space="0" w:color="auto"/>
                <w:bottom w:val="none" w:sz="0" w:space="0" w:color="auto"/>
                <w:right w:val="none" w:sz="0" w:space="0" w:color="auto"/>
              </w:divBdr>
            </w:div>
            <w:div w:id="304894298">
              <w:marLeft w:val="0"/>
              <w:marRight w:val="0"/>
              <w:marTop w:val="0"/>
              <w:marBottom w:val="0"/>
              <w:divBdr>
                <w:top w:val="none" w:sz="0" w:space="0" w:color="auto"/>
                <w:left w:val="none" w:sz="0" w:space="0" w:color="auto"/>
                <w:bottom w:val="none" w:sz="0" w:space="0" w:color="auto"/>
                <w:right w:val="none" w:sz="0" w:space="0" w:color="auto"/>
              </w:divBdr>
            </w:div>
            <w:div w:id="305548137">
              <w:marLeft w:val="0"/>
              <w:marRight w:val="0"/>
              <w:marTop w:val="0"/>
              <w:marBottom w:val="0"/>
              <w:divBdr>
                <w:top w:val="none" w:sz="0" w:space="0" w:color="auto"/>
                <w:left w:val="none" w:sz="0" w:space="0" w:color="auto"/>
                <w:bottom w:val="none" w:sz="0" w:space="0" w:color="auto"/>
                <w:right w:val="none" w:sz="0" w:space="0" w:color="auto"/>
              </w:divBdr>
            </w:div>
            <w:div w:id="306053877">
              <w:marLeft w:val="0"/>
              <w:marRight w:val="0"/>
              <w:marTop w:val="0"/>
              <w:marBottom w:val="0"/>
              <w:divBdr>
                <w:top w:val="none" w:sz="0" w:space="0" w:color="auto"/>
                <w:left w:val="none" w:sz="0" w:space="0" w:color="auto"/>
                <w:bottom w:val="none" w:sz="0" w:space="0" w:color="auto"/>
                <w:right w:val="none" w:sz="0" w:space="0" w:color="auto"/>
              </w:divBdr>
            </w:div>
            <w:div w:id="307368493">
              <w:marLeft w:val="0"/>
              <w:marRight w:val="0"/>
              <w:marTop w:val="0"/>
              <w:marBottom w:val="0"/>
              <w:divBdr>
                <w:top w:val="none" w:sz="0" w:space="0" w:color="auto"/>
                <w:left w:val="none" w:sz="0" w:space="0" w:color="auto"/>
                <w:bottom w:val="none" w:sz="0" w:space="0" w:color="auto"/>
                <w:right w:val="none" w:sz="0" w:space="0" w:color="auto"/>
              </w:divBdr>
            </w:div>
            <w:div w:id="308095291">
              <w:marLeft w:val="0"/>
              <w:marRight w:val="0"/>
              <w:marTop w:val="0"/>
              <w:marBottom w:val="0"/>
              <w:divBdr>
                <w:top w:val="none" w:sz="0" w:space="0" w:color="auto"/>
                <w:left w:val="none" w:sz="0" w:space="0" w:color="auto"/>
                <w:bottom w:val="none" w:sz="0" w:space="0" w:color="auto"/>
                <w:right w:val="none" w:sz="0" w:space="0" w:color="auto"/>
              </w:divBdr>
            </w:div>
            <w:div w:id="308367703">
              <w:marLeft w:val="0"/>
              <w:marRight w:val="0"/>
              <w:marTop w:val="0"/>
              <w:marBottom w:val="0"/>
              <w:divBdr>
                <w:top w:val="none" w:sz="0" w:space="0" w:color="auto"/>
                <w:left w:val="none" w:sz="0" w:space="0" w:color="auto"/>
                <w:bottom w:val="none" w:sz="0" w:space="0" w:color="auto"/>
                <w:right w:val="none" w:sz="0" w:space="0" w:color="auto"/>
              </w:divBdr>
            </w:div>
            <w:div w:id="309748112">
              <w:marLeft w:val="0"/>
              <w:marRight w:val="0"/>
              <w:marTop w:val="0"/>
              <w:marBottom w:val="0"/>
              <w:divBdr>
                <w:top w:val="none" w:sz="0" w:space="0" w:color="auto"/>
                <w:left w:val="none" w:sz="0" w:space="0" w:color="auto"/>
                <w:bottom w:val="none" w:sz="0" w:space="0" w:color="auto"/>
                <w:right w:val="none" w:sz="0" w:space="0" w:color="auto"/>
              </w:divBdr>
            </w:div>
            <w:div w:id="312224822">
              <w:marLeft w:val="0"/>
              <w:marRight w:val="0"/>
              <w:marTop w:val="0"/>
              <w:marBottom w:val="0"/>
              <w:divBdr>
                <w:top w:val="none" w:sz="0" w:space="0" w:color="auto"/>
                <w:left w:val="none" w:sz="0" w:space="0" w:color="auto"/>
                <w:bottom w:val="none" w:sz="0" w:space="0" w:color="auto"/>
                <w:right w:val="none" w:sz="0" w:space="0" w:color="auto"/>
              </w:divBdr>
            </w:div>
            <w:div w:id="317224200">
              <w:marLeft w:val="0"/>
              <w:marRight w:val="0"/>
              <w:marTop w:val="0"/>
              <w:marBottom w:val="0"/>
              <w:divBdr>
                <w:top w:val="none" w:sz="0" w:space="0" w:color="auto"/>
                <w:left w:val="none" w:sz="0" w:space="0" w:color="auto"/>
                <w:bottom w:val="none" w:sz="0" w:space="0" w:color="auto"/>
                <w:right w:val="none" w:sz="0" w:space="0" w:color="auto"/>
              </w:divBdr>
            </w:div>
            <w:div w:id="319309244">
              <w:marLeft w:val="0"/>
              <w:marRight w:val="0"/>
              <w:marTop w:val="0"/>
              <w:marBottom w:val="0"/>
              <w:divBdr>
                <w:top w:val="none" w:sz="0" w:space="0" w:color="auto"/>
                <w:left w:val="none" w:sz="0" w:space="0" w:color="auto"/>
                <w:bottom w:val="none" w:sz="0" w:space="0" w:color="auto"/>
                <w:right w:val="none" w:sz="0" w:space="0" w:color="auto"/>
              </w:divBdr>
            </w:div>
            <w:div w:id="328018239">
              <w:marLeft w:val="0"/>
              <w:marRight w:val="0"/>
              <w:marTop w:val="0"/>
              <w:marBottom w:val="0"/>
              <w:divBdr>
                <w:top w:val="none" w:sz="0" w:space="0" w:color="auto"/>
                <w:left w:val="none" w:sz="0" w:space="0" w:color="auto"/>
                <w:bottom w:val="none" w:sz="0" w:space="0" w:color="auto"/>
                <w:right w:val="none" w:sz="0" w:space="0" w:color="auto"/>
              </w:divBdr>
            </w:div>
            <w:div w:id="329870093">
              <w:marLeft w:val="0"/>
              <w:marRight w:val="0"/>
              <w:marTop w:val="0"/>
              <w:marBottom w:val="0"/>
              <w:divBdr>
                <w:top w:val="none" w:sz="0" w:space="0" w:color="auto"/>
                <w:left w:val="none" w:sz="0" w:space="0" w:color="auto"/>
                <w:bottom w:val="none" w:sz="0" w:space="0" w:color="auto"/>
                <w:right w:val="none" w:sz="0" w:space="0" w:color="auto"/>
              </w:divBdr>
            </w:div>
            <w:div w:id="331644624">
              <w:marLeft w:val="0"/>
              <w:marRight w:val="0"/>
              <w:marTop w:val="0"/>
              <w:marBottom w:val="0"/>
              <w:divBdr>
                <w:top w:val="none" w:sz="0" w:space="0" w:color="auto"/>
                <w:left w:val="none" w:sz="0" w:space="0" w:color="auto"/>
                <w:bottom w:val="none" w:sz="0" w:space="0" w:color="auto"/>
                <w:right w:val="none" w:sz="0" w:space="0" w:color="auto"/>
              </w:divBdr>
            </w:div>
            <w:div w:id="334694869">
              <w:marLeft w:val="0"/>
              <w:marRight w:val="0"/>
              <w:marTop w:val="0"/>
              <w:marBottom w:val="0"/>
              <w:divBdr>
                <w:top w:val="none" w:sz="0" w:space="0" w:color="auto"/>
                <w:left w:val="none" w:sz="0" w:space="0" w:color="auto"/>
                <w:bottom w:val="none" w:sz="0" w:space="0" w:color="auto"/>
                <w:right w:val="none" w:sz="0" w:space="0" w:color="auto"/>
              </w:divBdr>
              <w:divsChild>
                <w:div w:id="32703083">
                  <w:marLeft w:val="0"/>
                  <w:marRight w:val="0"/>
                  <w:marTop w:val="0"/>
                  <w:marBottom w:val="0"/>
                  <w:divBdr>
                    <w:top w:val="none" w:sz="0" w:space="0" w:color="auto"/>
                    <w:left w:val="none" w:sz="0" w:space="0" w:color="auto"/>
                    <w:bottom w:val="none" w:sz="0" w:space="0" w:color="auto"/>
                    <w:right w:val="none" w:sz="0" w:space="0" w:color="auto"/>
                  </w:divBdr>
                </w:div>
                <w:div w:id="168371362">
                  <w:marLeft w:val="0"/>
                  <w:marRight w:val="0"/>
                  <w:marTop w:val="0"/>
                  <w:marBottom w:val="0"/>
                  <w:divBdr>
                    <w:top w:val="none" w:sz="0" w:space="0" w:color="auto"/>
                    <w:left w:val="none" w:sz="0" w:space="0" w:color="auto"/>
                    <w:bottom w:val="none" w:sz="0" w:space="0" w:color="auto"/>
                    <w:right w:val="none" w:sz="0" w:space="0" w:color="auto"/>
                  </w:divBdr>
                </w:div>
                <w:div w:id="868105832">
                  <w:marLeft w:val="0"/>
                  <w:marRight w:val="0"/>
                  <w:marTop w:val="0"/>
                  <w:marBottom w:val="0"/>
                  <w:divBdr>
                    <w:top w:val="none" w:sz="0" w:space="0" w:color="auto"/>
                    <w:left w:val="none" w:sz="0" w:space="0" w:color="auto"/>
                    <w:bottom w:val="none" w:sz="0" w:space="0" w:color="auto"/>
                    <w:right w:val="none" w:sz="0" w:space="0" w:color="auto"/>
                  </w:divBdr>
                </w:div>
                <w:div w:id="943879779">
                  <w:marLeft w:val="0"/>
                  <w:marRight w:val="0"/>
                  <w:marTop w:val="0"/>
                  <w:marBottom w:val="0"/>
                  <w:divBdr>
                    <w:top w:val="none" w:sz="0" w:space="0" w:color="auto"/>
                    <w:left w:val="none" w:sz="0" w:space="0" w:color="auto"/>
                    <w:bottom w:val="none" w:sz="0" w:space="0" w:color="auto"/>
                    <w:right w:val="none" w:sz="0" w:space="0" w:color="auto"/>
                  </w:divBdr>
                </w:div>
                <w:div w:id="1143741482">
                  <w:marLeft w:val="0"/>
                  <w:marRight w:val="0"/>
                  <w:marTop w:val="0"/>
                  <w:marBottom w:val="0"/>
                  <w:divBdr>
                    <w:top w:val="none" w:sz="0" w:space="0" w:color="auto"/>
                    <w:left w:val="none" w:sz="0" w:space="0" w:color="auto"/>
                    <w:bottom w:val="none" w:sz="0" w:space="0" w:color="auto"/>
                    <w:right w:val="none" w:sz="0" w:space="0" w:color="auto"/>
                  </w:divBdr>
                </w:div>
                <w:div w:id="1336376513">
                  <w:marLeft w:val="0"/>
                  <w:marRight w:val="0"/>
                  <w:marTop w:val="0"/>
                  <w:marBottom w:val="0"/>
                  <w:divBdr>
                    <w:top w:val="none" w:sz="0" w:space="0" w:color="auto"/>
                    <w:left w:val="none" w:sz="0" w:space="0" w:color="auto"/>
                    <w:bottom w:val="none" w:sz="0" w:space="0" w:color="auto"/>
                    <w:right w:val="none" w:sz="0" w:space="0" w:color="auto"/>
                  </w:divBdr>
                </w:div>
                <w:div w:id="1583755775">
                  <w:marLeft w:val="0"/>
                  <w:marRight w:val="0"/>
                  <w:marTop w:val="0"/>
                  <w:marBottom w:val="0"/>
                  <w:divBdr>
                    <w:top w:val="none" w:sz="0" w:space="0" w:color="auto"/>
                    <w:left w:val="none" w:sz="0" w:space="0" w:color="auto"/>
                    <w:bottom w:val="none" w:sz="0" w:space="0" w:color="auto"/>
                    <w:right w:val="none" w:sz="0" w:space="0" w:color="auto"/>
                  </w:divBdr>
                </w:div>
              </w:divsChild>
            </w:div>
            <w:div w:id="334697155">
              <w:marLeft w:val="0"/>
              <w:marRight w:val="0"/>
              <w:marTop w:val="0"/>
              <w:marBottom w:val="0"/>
              <w:divBdr>
                <w:top w:val="none" w:sz="0" w:space="0" w:color="auto"/>
                <w:left w:val="none" w:sz="0" w:space="0" w:color="auto"/>
                <w:bottom w:val="none" w:sz="0" w:space="0" w:color="auto"/>
                <w:right w:val="none" w:sz="0" w:space="0" w:color="auto"/>
              </w:divBdr>
            </w:div>
            <w:div w:id="336150201">
              <w:marLeft w:val="0"/>
              <w:marRight w:val="0"/>
              <w:marTop w:val="0"/>
              <w:marBottom w:val="0"/>
              <w:divBdr>
                <w:top w:val="none" w:sz="0" w:space="0" w:color="auto"/>
                <w:left w:val="none" w:sz="0" w:space="0" w:color="auto"/>
                <w:bottom w:val="none" w:sz="0" w:space="0" w:color="auto"/>
                <w:right w:val="none" w:sz="0" w:space="0" w:color="auto"/>
              </w:divBdr>
            </w:div>
            <w:div w:id="337081154">
              <w:marLeft w:val="0"/>
              <w:marRight w:val="0"/>
              <w:marTop w:val="0"/>
              <w:marBottom w:val="0"/>
              <w:divBdr>
                <w:top w:val="none" w:sz="0" w:space="0" w:color="auto"/>
                <w:left w:val="none" w:sz="0" w:space="0" w:color="auto"/>
                <w:bottom w:val="none" w:sz="0" w:space="0" w:color="auto"/>
                <w:right w:val="none" w:sz="0" w:space="0" w:color="auto"/>
              </w:divBdr>
            </w:div>
            <w:div w:id="337736373">
              <w:marLeft w:val="0"/>
              <w:marRight w:val="0"/>
              <w:marTop w:val="0"/>
              <w:marBottom w:val="0"/>
              <w:divBdr>
                <w:top w:val="none" w:sz="0" w:space="0" w:color="auto"/>
                <w:left w:val="none" w:sz="0" w:space="0" w:color="auto"/>
                <w:bottom w:val="none" w:sz="0" w:space="0" w:color="auto"/>
                <w:right w:val="none" w:sz="0" w:space="0" w:color="auto"/>
              </w:divBdr>
            </w:div>
            <w:div w:id="339548723">
              <w:marLeft w:val="0"/>
              <w:marRight w:val="0"/>
              <w:marTop w:val="0"/>
              <w:marBottom w:val="0"/>
              <w:divBdr>
                <w:top w:val="none" w:sz="0" w:space="0" w:color="auto"/>
                <w:left w:val="none" w:sz="0" w:space="0" w:color="auto"/>
                <w:bottom w:val="none" w:sz="0" w:space="0" w:color="auto"/>
                <w:right w:val="none" w:sz="0" w:space="0" w:color="auto"/>
              </w:divBdr>
            </w:div>
            <w:div w:id="340664701">
              <w:marLeft w:val="0"/>
              <w:marRight w:val="0"/>
              <w:marTop w:val="0"/>
              <w:marBottom w:val="0"/>
              <w:divBdr>
                <w:top w:val="none" w:sz="0" w:space="0" w:color="auto"/>
                <w:left w:val="none" w:sz="0" w:space="0" w:color="auto"/>
                <w:bottom w:val="none" w:sz="0" w:space="0" w:color="auto"/>
                <w:right w:val="none" w:sz="0" w:space="0" w:color="auto"/>
              </w:divBdr>
            </w:div>
            <w:div w:id="341518618">
              <w:marLeft w:val="0"/>
              <w:marRight w:val="0"/>
              <w:marTop w:val="0"/>
              <w:marBottom w:val="0"/>
              <w:divBdr>
                <w:top w:val="none" w:sz="0" w:space="0" w:color="auto"/>
                <w:left w:val="none" w:sz="0" w:space="0" w:color="auto"/>
                <w:bottom w:val="none" w:sz="0" w:space="0" w:color="auto"/>
                <w:right w:val="none" w:sz="0" w:space="0" w:color="auto"/>
              </w:divBdr>
            </w:div>
            <w:div w:id="346249073">
              <w:marLeft w:val="0"/>
              <w:marRight w:val="0"/>
              <w:marTop w:val="0"/>
              <w:marBottom w:val="0"/>
              <w:divBdr>
                <w:top w:val="none" w:sz="0" w:space="0" w:color="auto"/>
                <w:left w:val="none" w:sz="0" w:space="0" w:color="auto"/>
                <w:bottom w:val="none" w:sz="0" w:space="0" w:color="auto"/>
                <w:right w:val="none" w:sz="0" w:space="0" w:color="auto"/>
              </w:divBdr>
            </w:div>
            <w:div w:id="346299827">
              <w:marLeft w:val="0"/>
              <w:marRight w:val="0"/>
              <w:marTop w:val="0"/>
              <w:marBottom w:val="0"/>
              <w:divBdr>
                <w:top w:val="none" w:sz="0" w:space="0" w:color="auto"/>
                <w:left w:val="none" w:sz="0" w:space="0" w:color="auto"/>
                <w:bottom w:val="none" w:sz="0" w:space="0" w:color="auto"/>
                <w:right w:val="none" w:sz="0" w:space="0" w:color="auto"/>
              </w:divBdr>
            </w:div>
            <w:div w:id="347567583">
              <w:marLeft w:val="0"/>
              <w:marRight w:val="0"/>
              <w:marTop w:val="0"/>
              <w:marBottom w:val="0"/>
              <w:divBdr>
                <w:top w:val="none" w:sz="0" w:space="0" w:color="auto"/>
                <w:left w:val="none" w:sz="0" w:space="0" w:color="auto"/>
                <w:bottom w:val="none" w:sz="0" w:space="0" w:color="auto"/>
                <w:right w:val="none" w:sz="0" w:space="0" w:color="auto"/>
              </w:divBdr>
            </w:div>
            <w:div w:id="348873858">
              <w:marLeft w:val="0"/>
              <w:marRight w:val="0"/>
              <w:marTop w:val="0"/>
              <w:marBottom w:val="0"/>
              <w:divBdr>
                <w:top w:val="none" w:sz="0" w:space="0" w:color="auto"/>
                <w:left w:val="none" w:sz="0" w:space="0" w:color="auto"/>
                <w:bottom w:val="none" w:sz="0" w:space="0" w:color="auto"/>
                <w:right w:val="none" w:sz="0" w:space="0" w:color="auto"/>
              </w:divBdr>
            </w:div>
            <w:div w:id="349333172">
              <w:marLeft w:val="0"/>
              <w:marRight w:val="0"/>
              <w:marTop w:val="0"/>
              <w:marBottom w:val="0"/>
              <w:divBdr>
                <w:top w:val="none" w:sz="0" w:space="0" w:color="auto"/>
                <w:left w:val="none" w:sz="0" w:space="0" w:color="auto"/>
                <w:bottom w:val="none" w:sz="0" w:space="0" w:color="auto"/>
                <w:right w:val="none" w:sz="0" w:space="0" w:color="auto"/>
              </w:divBdr>
            </w:div>
            <w:div w:id="349723614">
              <w:marLeft w:val="0"/>
              <w:marRight w:val="0"/>
              <w:marTop w:val="0"/>
              <w:marBottom w:val="0"/>
              <w:divBdr>
                <w:top w:val="none" w:sz="0" w:space="0" w:color="auto"/>
                <w:left w:val="none" w:sz="0" w:space="0" w:color="auto"/>
                <w:bottom w:val="none" w:sz="0" w:space="0" w:color="auto"/>
                <w:right w:val="none" w:sz="0" w:space="0" w:color="auto"/>
              </w:divBdr>
            </w:div>
            <w:div w:id="353775800">
              <w:marLeft w:val="0"/>
              <w:marRight w:val="0"/>
              <w:marTop w:val="0"/>
              <w:marBottom w:val="0"/>
              <w:divBdr>
                <w:top w:val="none" w:sz="0" w:space="0" w:color="auto"/>
                <w:left w:val="none" w:sz="0" w:space="0" w:color="auto"/>
                <w:bottom w:val="none" w:sz="0" w:space="0" w:color="auto"/>
                <w:right w:val="none" w:sz="0" w:space="0" w:color="auto"/>
              </w:divBdr>
            </w:div>
            <w:div w:id="354697132">
              <w:marLeft w:val="0"/>
              <w:marRight w:val="0"/>
              <w:marTop w:val="0"/>
              <w:marBottom w:val="0"/>
              <w:divBdr>
                <w:top w:val="none" w:sz="0" w:space="0" w:color="auto"/>
                <w:left w:val="none" w:sz="0" w:space="0" w:color="auto"/>
                <w:bottom w:val="none" w:sz="0" w:space="0" w:color="auto"/>
                <w:right w:val="none" w:sz="0" w:space="0" w:color="auto"/>
              </w:divBdr>
            </w:div>
            <w:div w:id="356124901">
              <w:marLeft w:val="0"/>
              <w:marRight w:val="0"/>
              <w:marTop w:val="0"/>
              <w:marBottom w:val="0"/>
              <w:divBdr>
                <w:top w:val="none" w:sz="0" w:space="0" w:color="auto"/>
                <w:left w:val="none" w:sz="0" w:space="0" w:color="auto"/>
                <w:bottom w:val="none" w:sz="0" w:space="0" w:color="auto"/>
                <w:right w:val="none" w:sz="0" w:space="0" w:color="auto"/>
              </w:divBdr>
            </w:div>
            <w:div w:id="359477690">
              <w:marLeft w:val="0"/>
              <w:marRight w:val="0"/>
              <w:marTop w:val="0"/>
              <w:marBottom w:val="0"/>
              <w:divBdr>
                <w:top w:val="none" w:sz="0" w:space="0" w:color="auto"/>
                <w:left w:val="none" w:sz="0" w:space="0" w:color="auto"/>
                <w:bottom w:val="none" w:sz="0" w:space="0" w:color="auto"/>
                <w:right w:val="none" w:sz="0" w:space="0" w:color="auto"/>
              </w:divBdr>
            </w:div>
            <w:div w:id="359622619">
              <w:marLeft w:val="0"/>
              <w:marRight w:val="0"/>
              <w:marTop w:val="0"/>
              <w:marBottom w:val="0"/>
              <w:divBdr>
                <w:top w:val="none" w:sz="0" w:space="0" w:color="auto"/>
                <w:left w:val="none" w:sz="0" w:space="0" w:color="auto"/>
                <w:bottom w:val="none" w:sz="0" w:space="0" w:color="auto"/>
                <w:right w:val="none" w:sz="0" w:space="0" w:color="auto"/>
              </w:divBdr>
            </w:div>
            <w:div w:id="363289059">
              <w:marLeft w:val="0"/>
              <w:marRight w:val="0"/>
              <w:marTop w:val="0"/>
              <w:marBottom w:val="0"/>
              <w:divBdr>
                <w:top w:val="none" w:sz="0" w:space="0" w:color="auto"/>
                <w:left w:val="none" w:sz="0" w:space="0" w:color="auto"/>
                <w:bottom w:val="none" w:sz="0" w:space="0" w:color="auto"/>
                <w:right w:val="none" w:sz="0" w:space="0" w:color="auto"/>
              </w:divBdr>
            </w:div>
            <w:div w:id="364404662">
              <w:marLeft w:val="0"/>
              <w:marRight w:val="0"/>
              <w:marTop w:val="0"/>
              <w:marBottom w:val="0"/>
              <w:divBdr>
                <w:top w:val="none" w:sz="0" w:space="0" w:color="auto"/>
                <w:left w:val="none" w:sz="0" w:space="0" w:color="auto"/>
                <w:bottom w:val="none" w:sz="0" w:space="0" w:color="auto"/>
                <w:right w:val="none" w:sz="0" w:space="0" w:color="auto"/>
              </w:divBdr>
            </w:div>
            <w:div w:id="365639908">
              <w:marLeft w:val="0"/>
              <w:marRight w:val="0"/>
              <w:marTop w:val="0"/>
              <w:marBottom w:val="0"/>
              <w:divBdr>
                <w:top w:val="none" w:sz="0" w:space="0" w:color="auto"/>
                <w:left w:val="none" w:sz="0" w:space="0" w:color="auto"/>
                <w:bottom w:val="none" w:sz="0" w:space="0" w:color="auto"/>
                <w:right w:val="none" w:sz="0" w:space="0" w:color="auto"/>
              </w:divBdr>
            </w:div>
            <w:div w:id="367609815">
              <w:marLeft w:val="0"/>
              <w:marRight w:val="0"/>
              <w:marTop w:val="0"/>
              <w:marBottom w:val="0"/>
              <w:divBdr>
                <w:top w:val="none" w:sz="0" w:space="0" w:color="auto"/>
                <w:left w:val="none" w:sz="0" w:space="0" w:color="auto"/>
                <w:bottom w:val="none" w:sz="0" w:space="0" w:color="auto"/>
                <w:right w:val="none" w:sz="0" w:space="0" w:color="auto"/>
              </w:divBdr>
            </w:div>
            <w:div w:id="369837889">
              <w:marLeft w:val="0"/>
              <w:marRight w:val="0"/>
              <w:marTop w:val="0"/>
              <w:marBottom w:val="0"/>
              <w:divBdr>
                <w:top w:val="none" w:sz="0" w:space="0" w:color="auto"/>
                <w:left w:val="none" w:sz="0" w:space="0" w:color="auto"/>
                <w:bottom w:val="none" w:sz="0" w:space="0" w:color="auto"/>
                <w:right w:val="none" w:sz="0" w:space="0" w:color="auto"/>
              </w:divBdr>
            </w:div>
            <w:div w:id="370082657">
              <w:marLeft w:val="0"/>
              <w:marRight w:val="0"/>
              <w:marTop w:val="0"/>
              <w:marBottom w:val="0"/>
              <w:divBdr>
                <w:top w:val="none" w:sz="0" w:space="0" w:color="auto"/>
                <w:left w:val="none" w:sz="0" w:space="0" w:color="auto"/>
                <w:bottom w:val="none" w:sz="0" w:space="0" w:color="auto"/>
                <w:right w:val="none" w:sz="0" w:space="0" w:color="auto"/>
              </w:divBdr>
            </w:div>
            <w:div w:id="372539182">
              <w:marLeft w:val="0"/>
              <w:marRight w:val="0"/>
              <w:marTop w:val="0"/>
              <w:marBottom w:val="0"/>
              <w:divBdr>
                <w:top w:val="none" w:sz="0" w:space="0" w:color="auto"/>
                <w:left w:val="none" w:sz="0" w:space="0" w:color="auto"/>
                <w:bottom w:val="none" w:sz="0" w:space="0" w:color="auto"/>
                <w:right w:val="none" w:sz="0" w:space="0" w:color="auto"/>
              </w:divBdr>
            </w:div>
            <w:div w:id="375201194">
              <w:marLeft w:val="0"/>
              <w:marRight w:val="0"/>
              <w:marTop w:val="0"/>
              <w:marBottom w:val="0"/>
              <w:divBdr>
                <w:top w:val="none" w:sz="0" w:space="0" w:color="auto"/>
                <w:left w:val="none" w:sz="0" w:space="0" w:color="auto"/>
                <w:bottom w:val="none" w:sz="0" w:space="0" w:color="auto"/>
                <w:right w:val="none" w:sz="0" w:space="0" w:color="auto"/>
              </w:divBdr>
            </w:div>
            <w:div w:id="377629727">
              <w:marLeft w:val="0"/>
              <w:marRight w:val="0"/>
              <w:marTop w:val="0"/>
              <w:marBottom w:val="0"/>
              <w:divBdr>
                <w:top w:val="none" w:sz="0" w:space="0" w:color="auto"/>
                <w:left w:val="none" w:sz="0" w:space="0" w:color="auto"/>
                <w:bottom w:val="none" w:sz="0" w:space="0" w:color="auto"/>
                <w:right w:val="none" w:sz="0" w:space="0" w:color="auto"/>
              </w:divBdr>
            </w:div>
            <w:div w:id="378012605">
              <w:marLeft w:val="0"/>
              <w:marRight w:val="0"/>
              <w:marTop w:val="0"/>
              <w:marBottom w:val="0"/>
              <w:divBdr>
                <w:top w:val="none" w:sz="0" w:space="0" w:color="auto"/>
                <w:left w:val="none" w:sz="0" w:space="0" w:color="auto"/>
                <w:bottom w:val="none" w:sz="0" w:space="0" w:color="auto"/>
                <w:right w:val="none" w:sz="0" w:space="0" w:color="auto"/>
              </w:divBdr>
              <w:divsChild>
                <w:div w:id="85005540">
                  <w:marLeft w:val="0"/>
                  <w:marRight w:val="0"/>
                  <w:marTop w:val="0"/>
                  <w:marBottom w:val="0"/>
                  <w:divBdr>
                    <w:top w:val="none" w:sz="0" w:space="0" w:color="auto"/>
                    <w:left w:val="none" w:sz="0" w:space="0" w:color="auto"/>
                    <w:bottom w:val="none" w:sz="0" w:space="0" w:color="auto"/>
                    <w:right w:val="none" w:sz="0" w:space="0" w:color="auto"/>
                  </w:divBdr>
                </w:div>
                <w:div w:id="102191690">
                  <w:marLeft w:val="0"/>
                  <w:marRight w:val="0"/>
                  <w:marTop w:val="0"/>
                  <w:marBottom w:val="0"/>
                  <w:divBdr>
                    <w:top w:val="none" w:sz="0" w:space="0" w:color="auto"/>
                    <w:left w:val="none" w:sz="0" w:space="0" w:color="auto"/>
                    <w:bottom w:val="none" w:sz="0" w:space="0" w:color="auto"/>
                    <w:right w:val="none" w:sz="0" w:space="0" w:color="auto"/>
                  </w:divBdr>
                </w:div>
                <w:div w:id="185868305">
                  <w:marLeft w:val="0"/>
                  <w:marRight w:val="0"/>
                  <w:marTop w:val="0"/>
                  <w:marBottom w:val="0"/>
                  <w:divBdr>
                    <w:top w:val="none" w:sz="0" w:space="0" w:color="auto"/>
                    <w:left w:val="none" w:sz="0" w:space="0" w:color="auto"/>
                    <w:bottom w:val="none" w:sz="0" w:space="0" w:color="auto"/>
                    <w:right w:val="none" w:sz="0" w:space="0" w:color="auto"/>
                  </w:divBdr>
                </w:div>
                <w:div w:id="191458702">
                  <w:marLeft w:val="0"/>
                  <w:marRight w:val="0"/>
                  <w:marTop w:val="0"/>
                  <w:marBottom w:val="0"/>
                  <w:divBdr>
                    <w:top w:val="none" w:sz="0" w:space="0" w:color="auto"/>
                    <w:left w:val="none" w:sz="0" w:space="0" w:color="auto"/>
                    <w:bottom w:val="none" w:sz="0" w:space="0" w:color="auto"/>
                    <w:right w:val="none" w:sz="0" w:space="0" w:color="auto"/>
                  </w:divBdr>
                </w:div>
                <w:div w:id="221526815">
                  <w:marLeft w:val="0"/>
                  <w:marRight w:val="0"/>
                  <w:marTop w:val="0"/>
                  <w:marBottom w:val="0"/>
                  <w:divBdr>
                    <w:top w:val="none" w:sz="0" w:space="0" w:color="auto"/>
                    <w:left w:val="none" w:sz="0" w:space="0" w:color="auto"/>
                    <w:bottom w:val="none" w:sz="0" w:space="0" w:color="auto"/>
                    <w:right w:val="none" w:sz="0" w:space="0" w:color="auto"/>
                  </w:divBdr>
                </w:div>
                <w:div w:id="308629425">
                  <w:marLeft w:val="0"/>
                  <w:marRight w:val="0"/>
                  <w:marTop w:val="0"/>
                  <w:marBottom w:val="0"/>
                  <w:divBdr>
                    <w:top w:val="none" w:sz="0" w:space="0" w:color="auto"/>
                    <w:left w:val="none" w:sz="0" w:space="0" w:color="auto"/>
                    <w:bottom w:val="none" w:sz="0" w:space="0" w:color="auto"/>
                    <w:right w:val="none" w:sz="0" w:space="0" w:color="auto"/>
                  </w:divBdr>
                </w:div>
                <w:div w:id="318925750">
                  <w:marLeft w:val="0"/>
                  <w:marRight w:val="0"/>
                  <w:marTop w:val="0"/>
                  <w:marBottom w:val="0"/>
                  <w:divBdr>
                    <w:top w:val="none" w:sz="0" w:space="0" w:color="auto"/>
                    <w:left w:val="none" w:sz="0" w:space="0" w:color="auto"/>
                    <w:bottom w:val="none" w:sz="0" w:space="0" w:color="auto"/>
                    <w:right w:val="none" w:sz="0" w:space="0" w:color="auto"/>
                  </w:divBdr>
                </w:div>
                <w:div w:id="334185891">
                  <w:marLeft w:val="0"/>
                  <w:marRight w:val="0"/>
                  <w:marTop w:val="0"/>
                  <w:marBottom w:val="0"/>
                  <w:divBdr>
                    <w:top w:val="none" w:sz="0" w:space="0" w:color="auto"/>
                    <w:left w:val="none" w:sz="0" w:space="0" w:color="auto"/>
                    <w:bottom w:val="none" w:sz="0" w:space="0" w:color="auto"/>
                    <w:right w:val="none" w:sz="0" w:space="0" w:color="auto"/>
                  </w:divBdr>
                </w:div>
                <w:div w:id="411315221">
                  <w:marLeft w:val="0"/>
                  <w:marRight w:val="0"/>
                  <w:marTop w:val="0"/>
                  <w:marBottom w:val="0"/>
                  <w:divBdr>
                    <w:top w:val="none" w:sz="0" w:space="0" w:color="auto"/>
                    <w:left w:val="none" w:sz="0" w:space="0" w:color="auto"/>
                    <w:bottom w:val="none" w:sz="0" w:space="0" w:color="auto"/>
                    <w:right w:val="none" w:sz="0" w:space="0" w:color="auto"/>
                  </w:divBdr>
                </w:div>
                <w:div w:id="502823876">
                  <w:marLeft w:val="0"/>
                  <w:marRight w:val="0"/>
                  <w:marTop w:val="0"/>
                  <w:marBottom w:val="0"/>
                  <w:divBdr>
                    <w:top w:val="none" w:sz="0" w:space="0" w:color="auto"/>
                    <w:left w:val="none" w:sz="0" w:space="0" w:color="auto"/>
                    <w:bottom w:val="none" w:sz="0" w:space="0" w:color="auto"/>
                    <w:right w:val="none" w:sz="0" w:space="0" w:color="auto"/>
                  </w:divBdr>
                </w:div>
                <w:div w:id="521289024">
                  <w:marLeft w:val="0"/>
                  <w:marRight w:val="0"/>
                  <w:marTop w:val="0"/>
                  <w:marBottom w:val="0"/>
                  <w:divBdr>
                    <w:top w:val="none" w:sz="0" w:space="0" w:color="auto"/>
                    <w:left w:val="none" w:sz="0" w:space="0" w:color="auto"/>
                    <w:bottom w:val="none" w:sz="0" w:space="0" w:color="auto"/>
                    <w:right w:val="none" w:sz="0" w:space="0" w:color="auto"/>
                  </w:divBdr>
                </w:div>
                <w:div w:id="540290565">
                  <w:marLeft w:val="0"/>
                  <w:marRight w:val="0"/>
                  <w:marTop w:val="0"/>
                  <w:marBottom w:val="0"/>
                  <w:divBdr>
                    <w:top w:val="none" w:sz="0" w:space="0" w:color="auto"/>
                    <w:left w:val="none" w:sz="0" w:space="0" w:color="auto"/>
                    <w:bottom w:val="none" w:sz="0" w:space="0" w:color="auto"/>
                    <w:right w:val="none" w:sz="0" w:space="0" w:color="auto"/>
                  </w:divBdr>
                </w:div>
                <w:div w:id="754663980">
                  <w:marLeft w:val="0"/>
                  <w:marRight w:val="0"/>
                  <w:marTop w:val="0"/>
                  <w:marBottom w:val="0"/>
                  <w:divBdr>
                    <w:top w:val="none" w:sz="0" w:space="0" w:color="auto"/>
                    <w:left w:val="none" w:sz="0" w:space="0" w:color="auto"/>
                    <w:bottom w:val="none" w:sz="0" w:space="0" w:color="auto"/>
                    <w:right w:val="none" w:sz="0" w:space="0" w:color="auto"/>
                  </w:divBdr>
                </w:div>
                <w:div w:id="792872489">
                  <w:marLeft w:val="0"/>
                  <w:marRight w:val="0"/>
                  <w:marTop w:val="0"/>
                  <w:marBottom w:val="0"/>
                  <w:divBdr>
                    <w:top w:val="none" w:sz="0" w:space="0" w:color="auto"/>
                    <w:left w:val="none" w:sz="0" w:space="0" w:color="auto"/>
                    <w:bottom w:val="none" w:sz="0" w:space="0" w:color="auto"/>
                    <w:right w:val="none" w:sz="0" w:space="0" w:color="auto"/>
                  </w:divBdr>
                </w:div>
                <w:div w:id="801575239">
                  <w:marLeft w:val="0"/>
                  <w:marRight w:val="0"/>
                  <w:marTop w:val="0"/>
                  <w:marBottom w:val="0"/>
                  <w:divBdr>
                    <w:top w:val="none" w:sz="0" w:space="0" w:color="auto"/>
                    <w:left w:val="none" w:sz="0" w:space="0" w:color="auto"/>
                    <w:bottom w:val="none" w:sz="0" w:space="0" w:color="auto"/>
                    <w:right w:val="none" w:sz="0" w:space="0" w:color="auto"/>
                  </w:divBdr>
                </w:div>
                <w:div w:id="962151091">
                  <w:marLeft w:val="0"/>
                  <w:marRight w:val="0"/>
                  <w:marTop w:val="0"/>
                  <w:marBottom w:val="0"/>
                  <w:divBdr>
                    <w:top w:val="none" w:sz="0" w:space="0" w:color="auto"/>
                    <w:left w:val="none" w:sz="0" w:space="0" w:color="auto"/>
                    <w:bottom w:val="none" w:sz="0" w:space="0" w:color="auto"/>
                    <w:right w:val="none" w:sz="0" w:space="0" w:color="auto"/>
                  </w:divBdr>
                </w:div>
                <w:div w:id="969438777">
                  <w:marLeft w:val="0"/>
                  <w:marRight w:val="0"/>
                  <w:marTop w:val="0"/>
                  <w:marBottom w:val="0"/>
                  <w:divBdr>
                    <w:top w:val="none" w:sz="0" w:space="0" w:color="auto"/>
                    <w:left w:val="none" w:sz="0" w:space="0" w:color="auto"/>
                    <w:bottom w:val="none" w:sz="0" w:space="0" w:color="auto"/>
                    <w:right w:val="none" w:sz="0" w:space="0" w:color="auto"/>
                  </w:divBdr>
                </w:div>
                <w:div w:id="1010909509">
                  <w:marLeft w:val="0"/>
                  <w:marRight w:val="0"/>
                  <w:marTop w:val="0"/>
                  <w:marBottom w:val="0"/>
                  <w:divBdr>
                    <w:top w:val="none" w:sz="0" w:space="0" w:color="auto"/>
                    <w:left w:val="none" w:sz="0" w:space="0" w:color="auto"/>
                    <w:bottom w:val="none" w:sz="0" w:space="0" w:color="auto"/>
                    <w:right w:val="none" w:sz="0" w:space="0" w:color="auto"/>
                  </w:divBdr>
                </w:div>
                <w:div w:id="1016887895">
                  <w:marLeft w:val="0"/>
                  <w:marRight w:val="0"/>
                  <w:marTop w:val="0"/>
                  <w:marBottom w:val="0"/>
                  <w:divBdr>
                    <w:top w:val="none" w:sz="0" w:space="0" w:color="auto"/>
                    <w:left w:val="none" w:sz="0" w:space="0" w:color="auto"/>
                    <w:bottom w:val="none" w:sz="0" w:space="0" w:color="auto"/>
                    <w:right w:val="none" w:sz="0" w:space="0" w:color="auto"/>
                  </w:divBdr>
                </w:div>
                <w:div w:id="1077745991">
                  <w:marLeft w:val="0"/>
                  <w:marRight w:val="0"/>
                  <w:marTop w:val="0"/>
                  <w:marBottom w:val="0"/>
                  <w:divBdr>
                    <w:top w:val="none" w:sz="0" w:space="0" w:color="auto"/>
                    <w:left w:val="none" w:sz="0" w:space="0" w:color="auto"/>
                    <w:bottom w:val="none" w:sz="0" w:space="0" w:color="auto"/>
                    <w:right w:val="none" w:sz="0" w:space="0" w:color="auto"/>
                  </w:divBdr>
                </w:div>
                <w:div w:id="1114714493">
                  <w:marLeft w:val="0"/>
                  <w:marRight w:val="0"/>
                  <w:marTop w:val="0"/>
                  <w:marBottom w:val="0"/>
                  <w:divBdr>
                    <w:top w:val="none" w:sz="0" w:space="0" w:color="auto"/>
                    <w:left w:val="none" w:sz="0" w:space="0" w:color="auto"/>
                    <w:bottom w:val="none" w:sz="0" w:space="0" w:color="auto"/>
                    <w:right w:val="none" w:sz="0" w:space="0" w:color="auto"/>
                  </w:divBdr>
                </w:div>
                <w:div w:id="1121415176">
                  <w:marLeft w:val="0"/>
                  <w:marRight w:val="0"/>
                  <w:marTop w:val="0"/>
                  <w:marBottom w:val="0"/>
                  <w:divBdr>
                    <w:top w:val="none" w:sz="0" w:space="0" w:color="auto"/>
                    <w:left w:val="none" w:sz="0" w:space="0" w:color="auto"/>
                    <w:bottom w:val="none" w:sz="0" w:space="0" w:color="auto"/>
                    <w:right w:val="none" w:sz="0" w:space="0" w:color="auto"/>
                  </w:divBdr>
                </w:div>
                <w:div w:id="1253902066">
                  <w:marLeft w:val="0"/>
                  <w:marRight w:val="0"/>
                  <w:marTop w:val="0"/>
                  <w:marBottom w:val="0"/>
                  <w:divBdr>
                    <w:top w:val="none" w:sz="0" w:space="0" w:color="auto"/>
                    <w:left w:val="none" w:sz="0" w:space="0" w:color="auto"/>
                    <w:bottom w:val="none" w:sz="0" w:space="0" w:color="auto"/>
                    <w:right w:val="none" w:sz="0" w:space="0" w:color="auto"/>
                  </w:divBdr>
                </w:div>
                <w:div w:id="1345017649">
                  <w:marLeft w:val="0"/>
                  <w:marRight w:val="0"/>
                  <w:marTop w:val="0"/>
                  <w:marBottom w:val="0"/>
                  <w:divBdr>
                    <w:top w:val="none" w:sz="0" w:space="0" w:color="auto"/>
                    <w:left w:val="none" w:sz="0" w:space="0" w:color="auto"/>
                    <w:bottom w:val="none" w:sz="0" w:space="0" w:color="auto"/>
                    <w:right w:val="none" w:sz="0" w:space="0" w:color="auto"/>
                  </w:divBdr>
                </w:div>
                <w:div w:id="1556117268">
                  <w:marLeft w:val="0"/>
                  <w:marRight w:val="0"/>
                  <w:marTop w:val="0"/>
                  <w:marBottom w:val="0"/>
                  <w:divBdr>
                    <w:top w:val="none" w:sz="0" w:space="0" w:color="auto"/>
                    <w:left w:val="none" w:sz="0" w:space="0" w:color="auto"/>
                    <w:bottom w:val="none" w:sz="0" w:space="0" w:color="auto"/>
                    <w:right w:val="none" w:sz="0" w:space="0" w:color="auto"/>
                  </w:divBdr>
                </w:div>
                <w:div w:id="1675377746">
                  <w:marLeft w:val="0"/>
                  <w:marRight w:val="0"/>
                  <w:marTop w:val="0"/>
                  <w:marBottom w:val="0"/>
                  <w:divBdr>
                    <w:top w:val="none" w:sz="0" w:space="0" w:color="auto"/>
                    <w:left w:val="none" w:sz="0" w:space="0" w:color="auto"/>
                    <w:bottom w:val="none" w:sz="0" w:space="0" w:color="auto"/>
                    <w:right w:val="none" w:sz="0" w:space="0" w:color="auto"/>
                  </w:divBdr>
                </w:div>
                <w:div w:id="1788814676">
                  <w:marLeft w:val="0"/>
                  <w:marRight w:val="0"/>
                  <w:marTop w:val="0"/>
                  <w:marBottom w:val="0"/>
                  <w:divBdr>
                    <w:top w:val="none" w:sz="0" w:space="0" w:color="auto"/>
                    <w:left w:val="none" w:sz="0" w:space="0" w:color="auto"/>
                    <w:bottom w:val="none" w:sz="0" w:space="0" w:color="auto"/>
                    <w:right w:val="none" w:sz="0" w:space="0" w:color="auto"/>
                  </w:divBdr>
                </w:div>
                <w:div w:id="2038385045">
                  <w:marLeft w:val="0"/>
                  <w:marRight w:val="0"/>
                  <w:marTop w:val="0"/>
                  <w:marBottom w:val="0"/>
                  <w:divBdr>
                    <w:top w:val="none" w:sz="0" w:space="0" w:color="auto"/>
                    <w:left w:val="none" w:sz="0" w:space="0" w:color="auto"/>
                    <w:bottom w:val="none" w:sz="0" w:space="0" w:color="auto"/>
                    <w:right w:val="none" w:sz="0" w:space="0" w:color="auto"/>
                  </w:divBdr>
                </w:div>
                <w:div w:id="2048291239">
                  <w:marLeft w:val="0"/>
                  <w:marRight w:val="0"/>
                  <w:marTop w:val="0"/>
                  <w:marBottom w:val="0"/>
                  <w:divBdr>
                    <w:top w:val="none" w:sz="0" w:space="0" w:color="auto"/>
                    <w:left w:val="none" w:sz="0" w:space="0" w:color="auto"/>
                    <w:bottom w:val="none" w:sz="0" w:space="0" w:color="auto"/>
                    <w:right w:val="none" w:sz="0" w:space="0" w:color="auto"/>
                  </w:divBdr>
                </w:div>
                <w:div w:id="2138837137">
                  <w:marLeft w:val="0"/>
                  <w:marRight w:val="0"/>
                  <w:marTop w:val="0"/>
                  <w:marBottom w:val="0"/>
                  <w:divBdr>
                    <w:top w:val="none" w:sz="0" w:space="0" w:color="auto"/>
                    <w:left w:val="none" w:sz="0" w:space="0" w:color="auto"/>
                    <w:bottom w:val="none" w:sz="0" w:space="0" w:color="auto"/>
                    <w:right w:val="none" w:sz="0" w:space="0" w:color="auto"/>
                  </w:divBdr>
                </w:div>
              </w:divsChild>
            </w:div>
            <w:div w:id="378358690">
              <w:marLeft w:val="0"/>
              <w:marRight w:val="0"/>
              <w:marTop w:val="0"/>
              <w:marBottom w:val="0"/>
              <w:divBdr>
                <w:top w:val="none" w:sz="0" w:space="0" w:color="auto"/>
                <w:left w:val="none" w:sz="0" w:space="0" w:color="auto"/>
                <w:bottom w:val="none" w:sz="0" w:space="0" w:color="auto"/>
                <w:right w:val="none" w:sz="0" w:space="0" w:color="auto"/>
              </w:divBdr>
            </w:div>
            <w:div w:id="378479607">
              <w:marLeft w:val="0"/>
              <w:marRight w:val="0"/>
              <w:marTop w:val="0"/>
              <w:marBottom w:val="0"/>
              <w:divBdr>
                <w:top w:val="none" w:sz="0" w:space="0" w:color="auto"/>
                <w:left w:val="none" w:sz="0" w:space="0" w:color="auto"/>
                <w:bottom w:val="none" w:sz="0" w:space="0" w:color="auto"/>
                <w:right w:val="none" w:sz="0" w:space="0" w:color="auto"/>
              </w:divBdr>
            </w:div>
            <w:div w:id="379405610">
              <w:marLeft w:val="0"/>
              <w:marRight w:val="0"/>
              <w:marTop w:val="0"/>
              <w:marBottom w:val="0"/>
              <w:divBdr>
                <w:top w:val="none" w:sz="0" w:space="0" w:color="auto"/>
                <w:left w:val="none" w:sz="0" w:space="0" w:color="auto"/>
                <w:bottom w:val="none" w:sz="0" w:space="0" w:color="auto"/>
                <w:right w:val="none" w:sz="0" w:space="0" w:color="auto"/>
              </w:divBdr>
            </w:div>
            <w:div w:id="379742471">
              <w:marLeft w:val="0"/>
              <w:marRight w:val="0"/>
              <w:marTop w:val="0"/>
              <w:marBottom w:val="0"/>
              <w:divBdr>
                <w:top w:val="none" w:sz="0" w:space="0" w:color="auto"/>
                <w:left w:val="none" w:sz="0" w:space="0" w:color="auto"/>
                <w:bottom w:val="none" w:sz="0" w:space="0" w:color="auto"/>
                <w:right w:val="none" w:sz="0" w:space="0" w:color="auto"/>
              </w:divBdr>
            </w:div>
            <w:div w:id="383986098">
              <w:marLeft w:val="0"/>
              <w:marRight w:val="0"/>
              <w:marTop w:val="0"/>
              <w:marBottom w:val="0"/>
              <w:divBdr>
                <w:top w:val="none" w:sz="0" w:space="0" w:color="auto"/>
                <w:left w:val="none" w:sz="0" w:space="0" w:color="auto"/>
                <w:bottom w:val="none" w:sz="0" w:space="0" w:color="auto"/>
                <w:right w:val="none" w:sz="0" w:space="0" w:color="auto"/>
              </w:divBdr>
            </w:div>
            <w:div w:id="384110084">
              <w:marLeft w:val="0"/>
              <w:marRight w:val="0"/>
              <w:marTop w:val="0"/>
              <w:marBottom w:val="0"/>
              <w:divBdr>
                <w:top w:val="none" w:sz="0" w:space="0" w:color="auto"/>
                <w:left w:val="none" w:sz="0" w:space="0" w:color="auto"/>
                <w:bottom w:val="none" w:sz="0" w:space="0" w:color="auto"/>
                <w:right w:val="none" w:sz="0" w:space="0" w:color="auto"/>
              </w:divBdr>
            </w:div>
            <w:div w:id="386150727">
              <w:marLeft w:val="0"/>
              <w:marRight w:val="0"/>
              <w:marTop w:val="0"/>
              <w:marBottom w:val="0"/>
              <w:divBdr>
                <w:top w:val="none" w:sz="0" w:space="0" w:color="auto"/>
                <w:left w:val="none" w:sz="0" w:space="0" w:color="auto"/>
                <w:bottom w:val="none" w:sz="0" w:space="0" w:color="auto"/>
                <w:right w:val="none" w:sz="0" w:space="0" w:color="auto"/>
              </w:divBdr>
            </w:div>
            <w:div w:id="386533329">
              <w:marLeft w:val="0"/>
              <w:marRight w:val="0"/>
              <w:marTop w:val="0"/>
              <w:marBottom w:val="0"/>
              <w:divBdr>
                <w:top w:val="none" w:sz="0" w:space="0" w:color="auto"/>
                <w:left w:val="none" w:sz="0" w:space="0" w:color="auto"/>
                <w:bottom w:val="none" w:sz="0" w:space="0" w:color="auto"/>
                <w:right w:val="none" w:sz="0" w:space="0" w:color="auto"/>
              </w:divBdr>
            </w:div>
            <w:div w:id="387148189">
              <w:marLeft w:val="0"/>
              <w:marRight w:val="0"/>
              <w:marTop w:val="0"/>
              <w:marBottom w:val="0"/>
              <w:divBdr>
                <w:top w:val="none" w:sz="0" w:space="0" w:color="auto"/>
                <w:left w:val="none" w:sz="0" w:space="0" w:color="auto"/>
                <w:bottom w:val="none" w:sz="0" w:space="0" w:color="auto"/>
                <w:right w:val="none" w:sz="0" w:space="0" w:color="auto"/>
              </w:divBdr>
            </w:div>
            <w:div w:id="387842766">
              <w:marLeft w:val="0"/>
              <w:marRight w:val="0"/>
              <w:marTop w:val="0"/>
              <w:marBottom w:val="0"/>
              <w:divBdr>
                <w:top w:val="none" w:sz="0" w:space="0" w:color="auto"/>
                <w:left w:val="none" w:sz="0" w:space="0" w:color="auto"/>
                <w:bottom w:val="none" w:sz="0" w:space="0" w:color="auto"/>
                <w:right w:val="none" w:sz="0" w:space="0" w:color="auto"/>
              </w:divBdr>
            </w:div>
            <w:div w:id="388918937">
              <w:marLeft w:val="0"/>
              <w:marRight w:val="0"/>
              <w:marTop w:val="0"/>
              <w:marBottom w:val="0"/>
              <w:divBdr>
                <w:top w:val="none" w:sz="0" w:space="0" w:color="auto"/>
                <w:left w:val="none" w:sz="0" w:space="0" w:color="auto"/>
                <w:bottom w:val="none" w:sz="0" w:space="0" w:color="auto"/>
                <w:right w:val="none" w:sz="0" w:space="0" w:color="auto"/>
              </w:divBdr>
            </w:div>
            <w:div w:id="390546482">
              <w:marLeft w:val="0"/>
              <w:marRight w:val="0"/>
              <w:marTop w:val="0"/>
              <w:marBottom w:val="0"/>
              <w:divBdr>
                <w:top w:val="none" w:sz="0" w:space="0" w:color="auto"/>
                <w:left w:val="none" w:sz="0" w:space="0" w:color="auto"/>
                <w:bottom w:val="none" w:sz="0" w:space="0" w:color="auto"/>
                <w:right w:val="none" w:sz="0" w:space="0" w:color="auto"/>
              </w:divBdr>
            </w:div>
            <w:div w:id="391004074">
              <w:marLeft w:val="0"/>
              <w:marRight w:val="0"/>
              <w:marTop w:val="0"/>
              <w:marBottom w:val="0"/>
              <w:divBdr>
                <w:top w:val="none" w:sz="0" w:space="0" w:color="auto"/>
                <w:left w:val="none" w:sz="0" w:space="0" w:color="auto"/>
                <w:bottom w:val="none" w:sz="0" w:space="0" w:color="auto"/>
                <w:right w:val="none" w:sz="0" w:space="0" w:color="auto"/>
              </w:divBdr>
            </w:div>
            <w:div w:id="391075931">
              <w:marLeft w:val="0"/>
              <w:marRight w:val="0"/>
              <w:marTop w:val="0"/>
              <w:marBottom w:val="0"/>
              <w:divBdr>
                <w:top w:val="none" w:sz="0" w:space="0" w:color="auto"/>
                <w:left w:val="none" w:sz="0" w:space="0" w:color="auto"/>
                <w:bottom w:val="none" w:sz="0" w:space="0" w:color="auto"/>
                <w:right w:val="none" w:sz="0" w:space="0" w:color="auto"/>
              </w:divBdr>
            </w:div>
            <w:div w:id="391779945">
              <w:marLeft w:val="0"/>
              <w:marRight w:val="0"/>
              <w:marTop w:val="0"/>
              <w:marBottom w:val="0"/>
              <w:divBdr>
                <w:top w:val="none" w:sz="0" w:space="0" w:color="auto"/>
                <w:left w:val="none" w:sz="0" w:space="0" w:color="auto"/>
                <w:bottom w:val="none" w:sz="0" w:space="0" w:color="auto"/>
                <w:right w:val="none" w:sz="0" w:space="0" w:color="auto"/>
              </w:divBdr>
            </w:div>
            <w:div w:id="395325628">
              <w:marLeft w:val="0"/>
              <w:marRight w:val="0"/>
              <w:marTop w:val="0"/>
              <w:marBottom w:val="0"/>
              <w:divBdr>
                <w:top w:val="none" w:sz="0" w:space="0" w:color="auto"/>
                <w:left w:val="none" w:sz="0" w:space="0" w:color="auto"/>
                <w:bottom w:val="none" w:sz="0" w:space="0" w:color="auto"/>
                <w:right w:val="none" w:sz="0" w:space="0" w:color="auto"/>
              </w:divBdr>
            </w:div>
            <w:div w:id="395663853">
              <w:marLeft w:val="0"/>
              <w:marRight w:val="0"/>
              <w:marTop w:val="0"/>
              <w:marBottom w:val="0"/>
              <w:divBdr>
                <w:top w:val="none" w:sz="0" w:space="0" w:color="auto"/>
                <w:left w:val="none" w:sz="0" w:space="0" w:color="auto"/>
                <w:bottom w:val="none" w:sz="0" w:space="0" w:color="auto"/>
                <w:right w:val="none" w:sz="0" w:space="0" w:color="auto"/>
              </w:divBdr>
            </w:div>
            <w:div w:id="399905545">
              <w:marLeft w:val="0"/>
              <w:marRight w:val="0"/>
              <w:marTop w:val="0"/>
              <w:marBottom w:val="0"/>
              <w:divBdr>
                <w:top w:val="none" w:sz="0" w:space="0" w:color="auto"/>
                <w:left w:val="none" w:sz="0" w:space="0" w:color="auto"/>
                <w:bottom w:val="none" w:sz="0" w:space="0" w:color="auto"/>
                <w:right w:val="none" w:sz="0" w:space="0" w:color="auto"/>
              </w:divBdr>
            </w:div>
            <w:div w:id="400449241">
              <w:marLeft w:val="0"/>
              <w:marRight w:val="0"/>
              <w:marTop w:val="0"/>
              <w:marBottom w:val="0"/>
              <w:divBdr>
                <w:top w:val="none" w:sz="0" w:space="0" w:color="auto"/>
                <w:left w:val="none" w:sz="0" w:space="0" w:color="auto"/>
                <w:bottom w:val="none" w:sz="0" w:space="0" w:color="auto"/>
                <w:right w:val="none" w:sz="0" w:space="0" w:color="auto"/>
              </w:divBdr>
            </w:div>
            <w:div w:id="400643564">
              <w:marLeft w:val="0"/>
              <w:marRight w:val="0"/>
              <w:marTop w:val="0"/>
              <w:marBottom w:val="0"/>
              <w:divBdr>
                <w:top w:val="none" w:sz="0" w:space="0" w:color="auto"/>
                <w:left w:val="none" w:sz="0" w:space="0" w:color="auto"/>
                <w:bottom w:val="none" w:sz="0" w:space="0" w:color="auto"/>
                <w:right w:val="none" w:sz="0" w:space="0" w:color="auto"/>
              </w:divBdr>
            </w:div>
            <w:div w:id="406656650">
              <w:marLeft w:val="0"/>
              <w:marRight w:val="0"/>
              <w:marTop w:val="0"/>
              <w:marBottom w:val="0"/>
              <w:divBdr>
                <w:top w:val="none" w:sz="0" w:space="0" w:color="auto"/>
                <w:left w:val="none" w:sz="0" w:space="0" w:color="auto"/>
                <w:bottom w:val="none" w:sz="0" w:space="0" w:color="auto"/>
                <w:right w:val="none" w:sz="0" w:space="0" w:color="auto"/>
              </w:divBdr>
            </w:div>
            <w:div w:id="409619505">
              <w:marLeft w:val="0"/>
              <w:marRight w:val="0"/>
              <w:marTop w:val="0"/>
              <w:marBottom w:val="0"/>
              <w:divBdr>
                <w:top w:val="none" w:sz="0" w:space="0" w:color="auto"/>
                <w:left w:val="none" w:sz="0" w:space="0" w:color="auto"/>
                <w:bottom w:val="none" w:sz="0" w:space="0" w:color="auto"/>
                <w:right w:val="none" w:sz="0" w:space="0" w:color="auto"/>
              </w:divBdr>
            </w:div>
            <w:div w:id="411852904">
              <w:marLeft w:val="0"/>
              <w:marRight w:val="0"/>
              <w:marTop w:val="0"/>
              <w:marBottom w:val="0"/>
              <w:divBdr>
                <w:top w:val="none" w:sz="0" w:space="0" w:color="auto"/>
                <w:left w:val="none" w:sz="0" w:space="0" w:color="auto"/>
                <w:bottom w:val="none" w:sz="0" w:space="0" w:color="auto"/>
                <w:right w:val="none" w:sz="0" w:space="0" w:color="auto"/>
              </w:divBdr>
            </w:div>
            <w:div w:id="417486878">
              <w:marLeft w:val="0"/>
              <w:marRight w:val="0"/>
              <w:marTop w:val="0"/>
              <w:marBottom w:val="0"/>
              <w:divBdr>
                <w:top w:val="none" w:sz="0" w:space="0" w:color="auto"/>
                <w:left w:val="none" w:sz="0" w:space="0" w:color="auto"/>
                <w:bottom w:val="none" w:sz="0" w:space="0" w:color="auto"/>
                <w:right w:val="none" w:sz="0" w:space="0" w:color="auto"/>
              </w:divBdr>
            </w:div>
            <w:div w:id="418672602">
              <w:marLeft w:val="0"/>
              <w:marRight w:val="0"/>
              <w:marTop w:val="0"/>
              <w:marBottom w:val="0"/>
              <w:divBdr>
                <w:top w:val="none" w:sz="0" w:space="0" w:color="auto"/>
                <w:left w:val="none" w:sz="0" w:space="0" w:color="auto"/>
                <w:bottom w:val="none" w:sz="0" w:space="0" w:color="auto"/>
                <w:right w:val="none" w:sz="0" w:space="0" w:color="auto"/>
              </w:divBdr>
            </w:div>
            <w:div w:id="419108053">
              <w:marLeft w:val="0"/>
              <w:marRight w:val="0"/>
              <w:marTop w:val="0"/>
              <w:marBottom w:val="0"/>
              <w:divBdr>
                <w:top w:val="none" w:sz="0" w:space="0" w:color="auto"/>
                <w:left w:val="none" w:sz="0" w:space="0" w:color="auto"/>
                <w:bottom w:val="none" w:sz="0" w:space="0" w:color="auto"/>
                <w:right w:val="none" w:sz="0" w:space="0" w:color="auto"/>
              </w:divBdr>
            </w:div>
            <w:div w:id="419717709">
              <w:marLeft w:val="0"/>
              <w:marRight w:val="0"/>
              <w:marTop w:val="0"/>
              <w:marBottom w:val="0"/>
              <w:divBdr>
                <w:top w:val="none" w:sz="0" w:space="0" w:color="auto"/>
                <w:left w:val="none" w:sz="0" w:space="0" w:color="auto"/>
                <w:bottom w:val="none" w:sz="0" w:space="0" w:color="auto"/>
                <w:right w:val="none" w:sz="0" w:space="0" w:color="auto"/>
              </w:divBdr>
            </w:div>
            <w:div w:id="422459465">
              <w:marLeft w:val="0"/>
              <w:marRight w:val="0"/>
              <w:marTop w:val="0"/>
              <w:marBottom w:val="0"/>
              <w:divBdr>
                <w:top w:val="none" w:sz="0" w:space="0" w:color="auto"/>
                <w:left w:val="none" w:sz="0" w:space="0" w:color="auto"/>
                <w:bottom w:val="none" w:sz="0" w:space="0" w:color="auto"/>
                <w:right w:val="none" w:sz="0" w:space="0" w:color="auto"/>
              </w:divBdr>
            </w:div>
            <w:div w:id="423455152">
              <w:marLeft w:val="0"/>
              <w:marRight w:val="0"/>
              <w:marTop w:val="0"/>
              <w:marBottom w:val="0"/>
              <w:divBdr>
                <w:top w:val="none" w:sz="0" w:space="0" w:color="auto"/>
                <w:left w:val="none" w:sz="0" w:space="0" w:color="auto"/>
                <w:bottom w:val="none" w:sz="0" w:space="0" w:color="auto"/>
                <w:right w:val="none" w:sz="0" w:space="0" w:color="auto"/>
              </w:divBdr>
            </w:div>
            <w:div w:id="424695135">
              <w:marLeft w:val="0"/>
              <w:marRight w:val="0"/>
              <w:marTop w:val="0"/>
              <w:marBottom w:val="0"/>
              <w:divBdr>
                <w:top w:val="none" w:sz="0" w:space="0" w:color="auto"/>
                <w:left w:val="none" w:sz="0" w:space="0" w:color="auto"/>
                <w:bottom w:val="none" w:sz="0" w:space="0" w:color="auto"/>
                <w:right w:val="none" w:sz="0" w:space="0" w:color="auto"/>
              </w:divBdr>
            </w:div>
            <w:div w:id="425198161">
              <w:marLeft w:val="0"/>
              <w:marRight w:val="0"/>
              <w:marTop w:val="0"/>
              <w:marBottom w:val="0"/>
              <w:divBdr>
                <w:top w:val="none" w:sz="0" w:space="0" w:color="auto"/>
                <w:left w:val="none" w:sz="0" w:space="0" w:color="auto"/>
                <w:bottom w:val="none" w:sz="0" w:space="0" w:color="auto"/>
                <w:right w:val="none" w:sz="0" w:space="0" w:color="auto"/>
              </w:divBdr>
            </w:div>
            <w:div w:id="426772200">
              <w:marLeft w:val="0"/>
              <w:marRight w:val="0"/>
              <w:marTop w:val="0"/>
              <w:marBottom w:val="0"/>
              <w:divBdr>
                <w:top w:val="none" w:sz="0" w:space="0" w:color="auto"/>
                <w:left w:val="none" w:sz="0" w:space="0" w:color="auto"/>
                <w:bottom w:val="none" w:sz="0" w:space="0" w:color="auto"/>
                <w:right w:val="none" w:sz="0" w:space="0" w:color="auto"/>
              </w:divBdr>
            </w:div>
            <w:div w:id="427778406">
              <w:marLeft w:val="0"/>
              <w:marRight w:val="0"/>
              <w:marTop w:val="0"/>
              <w:marBottom w:val="0"/>
              <w:divBdr>
                <w:top w:val="none" w:sz="0" w:space="0" w:color="auto"/>
                <w:left w:val="none" w:sz="0" w:space="0" w:color="auto"/>
                <w:bottom w:val="none" w:sz="0" w:space="0" w:color="auto"/>
                <w:right w:val="none" w:sz="0" w:space="0" w:color="auto"/>
              </w:divBdr>
            </w:div>
            <w:div w:id="427888865">
              <w:marLeft w:val="0"/>
              <w:marRight w:val="0"/>
              <w:marTop w:val="0"/>
              <w:marBottom w:val="0"/>
              <w:divBdr>
                <w:top w:val="none" w:sz="0" w:space="0" w:color="auto"/>
                <w:left w:val="none" w:sz="0" w:space="0" w:color="auto"/>
                <w:bottom w:val="none" w:sz="0" w:space="0" w:color="auto"/>
                <w:right w:val="none" w:sz="0" w:space="0" w:color="auto"/>
              </w:divBdr>
            </w:div>
            <w:div w:id="430510285">
              <w:marLeft w:val="0"/>
              <w:marRight w:val="0"/>
              <w:marTop w:val="0"/>
              <w:marBottom w:val="0"/>
              <w:divBdr>
                <w:top w:val="none" w:sz="0" w:space="0" w:color="auto"/>
                <w:left w:val="none" w:sz="0" w:space="0" w:color="auto"/>
                <w:bottom w:val="none" w:sz="0" w:space="0" w:color="auto"/>
                <w:right w:val="none" w:sz="0" w:space="0" w:color="auto"/>
              </w:divBdr>
              <w:divsChild>
                <w:div w:id="1046879580">
                  <w:marLeft w:val="0"/>
                  <w:marRight w:val="0"/>
                  <w:marTop w:val="0"/>
                  <w:marBottom w:val="0"/>
                  <w:divBdr>
                    <w:top w:val="none" w:sz="0" w:space="0" w:color="auto"/>
                    <w:left w:val="none" w:sz="0" w:space="0" w:color="auto"/>
                    <w:bottom w:val="none" w:sz="0" w:space="0" w:color="auto"/>
                    <w:right w:val="none" w:sz="0" w:space="0" w:color="auto"/>
                  </w:divBdr>
                </w:div>
                <w:div w:id="1228153691">
                  <w:marLeft w:val="0"/>
                  <w:marRight w:val="0"/>
                  <w:marTop w:val="0"/>
                  <w:marBottom w:val="0"/>
                  <w:divBdr>
                    <w:top w:val="none" w:sz="0" w:space="0" w:color="auto"/>
                    <w:left w:val="none" w:sz="0" w:space="0" w:color="auto"/>
                    <w:bottom w:val="none" w:sz="0" w:space="0" w:color="auto"/>
                    <w:right w:val="none" w:sz="0" w:space="0" w:color="auto"/>
                  </w:divBdr>
                </w:div>
                <w:div w:id="1815564018">
                  <w:marLeft w:val="0"/>
                  <w:marRight w:val="0"/>
                  <w:marTop w:val="0"/>
                  <w:marBottom w:val="0"/>
                  <w:divBdr>
                    <w:top w:val="none" w:sz="0" w:space="0" w:color="auto"/>
                    <w:left w:val="none" w:sz="0" w:space="0" w:color="auto"/>
                    <w:bottom w:val="none" w:sz="0" w:space="0" w:color="auto"/>
                    <w:right w:val="none" w:sz="0" w:space="0" w:color="auto"/>
                  </w:divBdr>
                </w:div>
              </w:divsChild>
            </w:div>
            <w:div w:id="431555714">
              <w:marLeft w:val="0"/>
              <w:marRight w:val="0"/>
              <w:marTop w:val="0"/>
              <w:marBottom w:val="0"/>
              <w:divBdr>
                <w:top w:val="none" w:sz="0" w:space="0" w:color="auto"/>
                <w:left w:val="none" w:sz="0" w:space="0" w:color="auto"/>
                <w:bottom w:val="none" w:sz="0" w:space="0" w:color="auto"/>
                <w:right w:val="none" w:sz="0" w:space="0" w:color="auto"/>
              </w:divBdr>
            </w:div>
            <w:div w:id="432744690">
              <w:marLeft w:val="0"/>
              <w:marRight w:val="0"/>
              <w:marTop w:val="0"/>
              <w:marBottom w:val="0"/>
              <w:divBdr>
                <w:top w:val="none" w:sz="0" w:space="0" w:color="auto"/>
                <w:left w:val="none" w:sz="0" w:space="0" w:color="auto"/>
                <w:bottom w:val="none" w:sz="0" w:space="0" w:color="auto"/>
                <w:right w:val="none" w:sz="0" w:space="0" w:color="auto"/>
              </w:divBdr>
            </w:div>
            <w:div w:id="433094430">
              <w:marLeft w:val="0"/>
              <w:marRight w:val="0"/>
              <w:marTop w:val="0"/>
              <w:marBottom w:val="0"/>
              <w:divBdr>
                <w:top w:val="none" w:sz="0" w:space="0" w:color="auto"/>
                <w:left w:val="none" w:sz="0" w:space="0" w:color="auto"/>
                <w:bottom w:val="none" w:sz="0" w:space="0" w:color="auto"/>
                <w:right w:val="none" w:sz="0" w:space="0" w:color="auto"/>
              </w:divBdr>
            </w:div>
            <w:div w:id="433744007">
              <w:marLeft w:val="0"/>
              <w:marRight w:val="0"/>
              <w:marTop w:val="0"/>
              <w:marBottom w:val="0"/>
              <w:divBdr>
                <w:top w:val="none" w:sz="0" w:space="0" w:color="auto"/>
                <w:left w:val="none" w:sz="0" w:space="0" w:color="auto"/>
                <w:bottom w:val="none" w:sz="0" w:space="0" w:color="auto"/>
                <w:right w:val="none" w:sz="0" w:space="0" w:color="auto"/>
              </w:divBdr>
            </w:div>
            <w:div w:id="434404266">
              <w:marLeft w:val="0"/>
              <w:marRight w:val="0"/>
              <w:marTop w:val="0"/>
              <w:marBottom w:val="0"/>
              <w:divBdr>
                <w:top w:val="none" w:sz="0" w:space="0" w:color="auto"/>
                <w:left w:val="none" w:sz="0" w:space="0" w:color="auto"/>
                <w:bottom w:val="none" w:sz="0" w:space="0" w:color="auto"/>
                <w:right w:val="none" w:sz="0" w:space="0" w:color="auto"/>
              </w:divBdr>
            </w:div>
            <w:div w:id="438257382">
              <w:marLeft w:val="0"/>
              <w:marRight w:val="0"/>
              <w:marTop w:val="0"/>
              <w:marBottom w:val="0"/>
              <w:divBdr>
                <w:top w:val="none" w:sz="0" w:space="0" w:color="auto"/>
                <w:left w:val="none" w:sz="0" w:space="0" w:color="auto"/>
                <w:bottom w:val="none" w:sz="0" w:space="0" w:color="auto"/>
                <w:right w:val="none" w:sz="0" w:space="0" w:color="auto"/>
              </w:divBdr>
            </w:div>
            <w:div w:id="439422007">
              <w:marLeft w:val="0"/>
              <w:marRight w:val="0"/>
              <w:marTop w:val="0"/>
              <w:marBottom w:val="0"/>
              <w:divBdr>
                <w:top w:val="none" w:sz="0" w:space="0" w:color="auto"/>
                <w:left w:val="none" w:sz="0" w:space="0" w:color="auto"/>
                <w:bottom w:val="none" w:sz="0" w:space="0" w:color="auto"/>
                <w:right w:val="none" w:sz="0" w:space="0" w:color="auto"/>
              </w:divBdr>
            </w:div>
            <w:div w:id="439880883">
              <w:marLeft w:val="0"/>
              <w:marRight w:val="0"/>
              <w:marTop w:val="0"/>
              <w:marBottom w:val="0"/>
              <w:divBdr>
                <w:top w:val="none" w:sz="0" w:space="0" w:color="auto"/>
                <w:left w:val="none" w:sz="0" w:space="0" w:color="auto"/>
                <w:bottom w:val="none" w:sz="0" w:space="0" w:color="auto"/>
                <w:right w:val="none" w:sz="0" w:space="0" w:color="auto"/>
              </w:divBdr>
            </w:div>
            <w:div w:id="442577150">
              <w:marLeft w:val="0"/>
              <w:marRight w:val="0"/>
              <w:marTop w:val="0"/>
              <w:marBottom w:val="0"/>
              <w:divBdr>
                <w:top w:val="none" w:sz="0" w:space="0" w:color="auto"/>
                <w:left w:val="none" w:sz="0" w:space="0" w:color="auto"/>
                <w:bottom w:val="none" w:sz="0" w:space="0" w:color="auto"/>
                <w:right w:val="none" w:sz="0" w:space="0" w:color="auto"/>
              </w:divBdr>
            </w:div>
            <w:div w:id="445663864">
              <w:marLeft w:val="0"/>
              <w:marRight w:val="0"/>
              <w:marTop w:val="0"/>
              <w:marBottom w:val="0"/>
              <w:divBdr>
                <w:top w:val="none" w:sz="0" w:space="0" w:color="auto"/>
                <w:left w:val="none" w:sz="0" w:space="0" w:color="auto"/>
                <w:bottom w:val="none" w:sz="0" w:space="0" w:color="auto"/>
                <w:right w:val="none" w:sz="0" w:space="0" w:color="auto"/>
              </w:divBdr>
            </w:div>
            <w:div w:id="447235636">
              <w:marLeft w:val="0"/>
              <w:marRight w:val="0"/>
              <w:marTop w:val="0"/>
              <w:marBottom w:val="0"/>
              <w:divBdr>
                <w:top w:val="none" w:sz="0" w:space="0" w:color="auto"/>
                <w:left w:val="none" w:sz="0" w:space="0" w:color="auto"/>
                <w:bottom w:val="none" w:sz="0" w:space="0" w:color="auto"/>
                <w:right w:val="none" w:sz="0" w:space="0" w:color="auto"/>
              </w:divBdr>
            </w:div>
            <w:div w:id="448353180">
              <w:marLeft w:val="0"/>
              <w:marRight w:val="0"/>
              <w:marTop w:val="0"/>
              <w:marBottom w:val="0"/>
              <w:divBdr>
                <w:top w:val="none" w:sz="0" w:space="0" w:color="auto"/>
                <w:left w:val="none" w:sz="0" w:space="0" w:color="auto"/>
                <w:bottom w:val="none" w:sz="0" w:space="0" w:color="auto"/>
                <w:right w:val="none" w:sz="0" w:space="0" w:color="auto"/>
              </w:divBdr>
            </w:div>
            <w:div w:id="449473804">
              <w:marLeft w:val="0"/>
              <w:marRight w:val="0"/>
              <w:marTop w:val="0"/>
              <w:marBottom w:val="0"/>
              <w:divBdr>
                <w:top w:val="none" w:sz="0" w:space="0" w:color="auto"/>
                <w:left w:val="none" w:sz="0" w:space="0" w:color="auto"/>
                <w:bottom w:val="none" w:sz="0" w:space="0" w:color="auto"/>
                <w:right w:val="none" w:sz="0" w:space="0" w:color="auto"/>
              </w:divBdr>
            </w:div>
            <w:div w:id="451486625">
              <w:marLeft w:val="0"/>
              <w:marRight w:val="0"/>
              <w:marTop w:val="0"/>
              <w:marBottom w:val="0"/>
              <w:divBdr>
                <w:top w:val="none" w:sz="0" w:space="0" w:color="auto"/>
                <w:left w:val="none" w:sz="0" w:space="0" w:color="auto"/>
                <w:bottom w:val="none" w:sz="0" w:space="0" w:color="auto"/>
                <w:right w:val="none" w:sz="0" w:space="0" w:color="auto"/>
              </w:divBdr>
            </w:div>
            <w:div w:id="454182507">
              <w:marLeft w:val="0"/>
              <w:marRight w:val="0"/>
              <w:marTop w:val="0"/>
              <w:marBottom w:val="0"/>
              <w:divBdr>
                <w:top w:val="none" w:sz="0" w:space="0" w:color="auto"/>
                <w:left w:val="none" w:sz="0" w:space="0" w:color="auto"/>
                <w:bottom w:val="none" w:sz="0" w:space="0" w:color="auto"/>
                <w:right w:val="none" w:sz="0" w:space="0" w:color="auto"/>
              </w:divBdr>
            </w:div>
            <w:div w:id="454451373">
              <w:marLeft w:val="0"/>
              <w:marRight w:val="0"/>
              <w:marTop w:val="0"/>
              <w:marBottom w:val="0"/>
              <w:divBdr>
                <w:top w:val="none" w:sz="0" w:space="0" w:color="auto"/>
                <w:left w:val="none" w:sz="0" w:space="0" w:color="auto"/>
                <w:bottom w:val="none" w:sz="0" w:space="0" w:color="auto"/>
                <w:right w:val="none" w:sz="0" w:space="0" w:color="auto"/>
              </w:divBdr>
            </w:div>
            <w:div w:id="454909013">
              <w:marLeft w:val="0"/>
              <w:marRight w:val="0"/>
              <w:marTop w:val="0"/>
              <w:marBottom w:val="0"/>
              <w:divBdr>
                <w:top w:val="none" w:sz="0" w:space="0" w:color="auto"/>
                <w:left w:val="none" w:sz="0" w:space="0" w:color="auto"/>
                <w:bottom w:val="none" w:sz="0" w:space="0" w:color="auto"/>
                <w:right w:val="none" w:sz="0" w:space="0" w:color="auto"/>
              </w:divBdr>
            </w:div>
            <w:div w:id="464784678">
              <w:marLeft w:val="0"/>
              <w:marRight w:val="0"/>
              <w:marTop w:val="0"/>
              <w:marBottom w:val="0"/>
              <w:divBdr>
                <w:top w:val="none" w:sz="0" w:space="0" w:color="auto"/>
                <w:left w:val="none" w:sz="0" w:space="0" w:color="auto"/>
                <w:bottom w:val="none" w:sz="0" w:space="0" w:color="auto"/>
                <w:right w:val="none" w:sz="0" w:space="0" w:color="auto"/>
              </w:divBdr>
            </w:div>
            <w:div w:id="465467802">
              <w:marLeft w:val="0"/>
              <w:marRight w:val="0"/>
              <w:marTop w:val="0"/>
              <w:marBottom w:val="0"/>
              <w:divBdr>
                <w:top w:val="none" w:sz="0" w:space="0" w:color="auto"/>
                <w:left w:val="none" w:sz="0" w:space="0" w:color="auto"/>
                <w:bottom w:val="none" w:sz="0" w:space="0" w:color="auto"/>
                <w:right w:val="none" w:sz="0" w:space="0" w:color="auto"/>
              </w:divBdr>
            </w:div>
            <w:div w:id="466047867">
              <w:marLeft w:val="0"/>
              <w:marRight w:val="0"/>
              <w:marTop w:val="0"/>
              <w:marBottom w:val="0"/>
              <w:divBdr>
                <w:top w:val="none" w:sz="0" w:space="0" w:color="auto"/>
                <w:left w:val="none" w:sz="0" w:space="0" w:color="auto"/>
                <w:bottom w:val="none" w:sz="0" w:space="0" w:color="auto"/>
                <w:right w:val="none" w:sz="0" w:space="0" w:color="auto"/>
              </w:divBdr>
            </w:div>
            <w:div w:id="466165805">
              <w:marLeft w:val="0"/>
              <w:marRight w:val="0"/>
              <w:marTop w:val="0"/>
              <w:marBottom w:val="0"/>
              <w:divBdr>
                <w:top w:val="none" w:sz="0" w:space="0" w:color="auto"/>
                <w:left w:val="none" w:sz="0" w:space="0" w:color="auto"/>
                <w:bottom w:val="none" w:sz="0" w:space="0" w:color="auto"/>
                <w:right w:val="none" w:sz="0" w:space="0" w:color="auto"/>
              </w:divBdr>
            </w:div>
            <w:div w:id="466317968">
              <w:marLeft w:val="0"/>
              <w:marRight w:val="0"/>
              <w:marTop w:val="360"/>
              <w:marBottom w:val="0"/>
              <w:divBdr>
                <w:top w:val="single" w:sz="6" w:space="0" w:color="auto"/>
                <w:left w:val="single" w:sz="6" w:space="0" w:color="auto"/>
                <w:bottom w:val="single" w:sz="6" w:space="0" w:color="auto"/>
                <w:right w:val="single" w:sz="6" w:space="0" w:color="auto"/>
              </w:divBdr>
            </w:div>
            <w:div w:id="467430825">
              <w:marLeft w:val="0"/>
              <w:marRight w:val="0"/>
              <w:marTop w:val="0"/>
              <w:marBottom w:val="0"/>
              <w:divBdr>
                <w:top w:val="none" w:sz="0" w:space="0" w:color="auto"/>
                <w:left w:val="none" w:sz="0" w:space="0" w:color="auto"/>
                <w:bottom w:val="none" w:sz="0" w:space="0" w:color="auto"/>
                <w:right w:val="none" w:sz="0" w:space="0" w:color="auto"/>
              </w:divBdr>
            </w:div>
            <w:div w:id="470904795">
              <w:marLeft w:val="0"/>
              <w:marRight w:val="0"/>
              <w:marTop w:val="0"/>
              <w:marBottom w:val="0"/>
              <w:divBdr>
                <w:top w:val="none" w:sz="0" w:space="0" w:color="auto"/>
                <w:left w:val="none" w:sz="0" w:space="0" w:color="auto"/>
                <w:bottom w:val="none" w:sz="0" w:space="0" w:color="auto"/>
                <w:right w:val="none" w:sz="0" w:space="0" w:color="auto"/>
              </w:divBdr>
              <w:divsChild>
                <w:div w:id="491067621">
                  <w:marLeft w:val="0"/>
                  <w:marRight w:val="0"/>
                  <w:marTop w:val="0"/>
                  <w:marBottom w:val="0"/>
                  <w:divBdr>
                    <w:top w:val="none" w:sz="0" w:space="0" w:color="auto"/>
                    <w:left w:val="none" w:sz="0" w:space="0" w:color="auto"/>
                    <w:bottom w:val="none" w:sz="0" w:space="0" w:color="auto"/>
                    <w:right w:val="none" w:sz="0" w:space="0" w:color="auto"/>
                  </w:divBdr>
                </w:div>
                <w:div w:id="1874417106">
                  <w:marLeft w:val="0"/>
                  <w:marRight w:val="0"/>
                  <w:marTop w:val="0"/>
                  <w:marBottom w:val="0"/>
                  <w:divBdr>
                    <w:top w:val="none" w:sz="0" w:space="0" w:color="auto"/>
                    <w:left w:val="none" w:sz="0" w:space="0" w:color="auto"/>
                    <w:bottom w:val="none" w:sz="0" w:space="0" w:color="auto"/>
                    <w:right w:val="none" w:sz="0" w:space="0" w:color="auto"/>
                  </w:divBdr>
                </w:div>
                <w:div w:id="2002543143">
                  <w:marLeft w:val="0"/>
                  <w:marRight w:val="0"/>
                  <w:marTop w:val="0"/>
                  <w:marBottom w:val="0"/>
                  <w:divBdr>
                    <w:top w:val="none" w:sz="0" w:space="0" w:color="auto"/>
                    <w:left w:val="none" w:sz="0" w:space="0" w:color="auto"/>
                    <w:bottom w:val="none" w:sz="0" w:space="0" w:color="auto"/>
                    <w:right w:val="none" w:sz="0" w:space="0" w:color="auto"/>
                  </w:divBdr>
                </w:div>
                <w:div w:id="2075734659">
                  <w:marLeft w:val="0"/>
                  <w:marRight w:val="0"/>
                  <w:marTop w:val="0"/>
                  <w:marBottom w:val="0"/>
                  <w:divBdr>
                    <w:top w:val="none" w:sz="0" w:space="0" w:color="auto"/>
                    <w:left w:val="none" w:sz="0" w:space="0" w:color="auto"/>
                    <w:bottom w:val="none" w:sz="0" w:space="0" w:color="auto"/>
                    <w:right w:val="none" w:sz="0" w:space="0" w:color="auto"/>
                  </w:divBdr>
                </w:div>
              </w:divsChild>
            </w:div>
            <w:div w:id="474025482">
              <w:marLeft w:val="0"/>
              <w:marRight w:val="0"/>
              <w:marTop w:val="0"/>
              <w:marBottom w:val="0"/>
              <w:divBdr>
                <w:top w:val="none" w:sz="0" w:space="0" w:color="auto"/>
                <w:left w:val="none" w:sz="0" w:space="0" w:color="auto"/>
                <w:bottom w:val="none" w:sz="0" w:space="0" w:color="auto"/>
                <w:right w:val="none" w:sz="0" w:space="0" w:color="auto"/>
              </w:divBdr>
            </w:div>
            <w:div w:id="474878173">
              <w:marLeft w:val="0"/>
              <w:marRight w:val="0"/>
              <w:marTop w:val="0"/>
              <w:marBottom w:val="0"/>
              <w:divBdr>
                <w:top w:val="none" w:sz="0" w:space="0" w:color="auto"/>
                <w:left w:val="none" w:sz="0" w:space="0" w:color="auto"/>
                <w:bottom w:val="none" w:sz="0" w:space="0" w:color="auto"/>
                <w:right w:val="none" w:sz="0" w:space="0" w:color="auto"/>
              </w:divBdr>
            </w:div>
            <w:div w:id="475495487">
              <w:marLeft w:val="0"/>
              <w:marRight w:val="0"/>
              <w:marTop w:val="0"/>
              <w:marBottom w:val="0"/>
              <w:divBdr>
                <w:top w:val="none" w:sz="0" w:space="0" w:color="auto"/>
                <w:left w:val="none" w:sz="0" w:space="0" w:color="auto"/>
                <w:bottom w:val="none" w:sz="0" w:space="0" w:color="auto"/>
                <w:right w:val="none" w:sz="0" w:space="0" w:color="auto"/>
              </w:divBdr>
            </w:div>
            <w:div w:id="477457945">
              <w:marLeft w:val="0"/>
              <w:marRight w:val="0"/>
              <w:marTop w:val="0"/>
              <w:marBottom w:val="0"/>
              <w:divBdr>
                <w:top w:val="none" w:sz="0" w:space="0" w:color="auto"/>
                <w:left w:val="none" w:sz="0" w:space="0" w:color="auto"/>
                <w:bottom w:val="none" w:sz="0" w:space="0" w:color="auto"/>
                <w:right w:val="none" w:sz="0" w:space="0" w:color="auto"/>
              </w:divBdr>
            </w:div>
            <w:div w:id="478225534">
              <w:marLeft w:val="0"/>
              <w:marRight w:val="0"/>
              <w:marTop w:val="0"/>
              <w:marBottom w:val="0"/>
              <w:divBdr>
                <w:top w:val="none" w:sz="0" w:space="0" w:color="auto"/>
                <w:left w:val="none" w:sz="0" w:space="0" w:color="auto"/>
                <w:bottom w:val="none" w:sz="0" w:space="0" w:color="auto"/>
                <w:right w:val="none" w:sz="0" w:space="0" w:color="auto"/>
              </w:divBdr>
            </w:div>
            <w:div w:id="479925648">
              <w:marLeft w:val="0"/>
              <w:marRight w:val="0"/>
              <w:marTop w:val="0"/>
              <w:marBottom w:val="0"/>
              <w:divBdr>
                <w:top w:val="none" w:sz="0" w:space="0" w:color="auto"/>
                <w:left w:val="none" w:sz="0" w:space="0" w:color="auto"/>
                <w:bottom w:val="none" w:sz="0" w:space="0" w:color="auto"/>
                <w:right w:val="none" w:sz="0" w:space="0" w:color="auto"/>
              </w:divBdr>
            </w:div>
            <w:div w:id="480120962">
              <w:marLeft w:val="0"/>
              <w:marRight w:val="0"/>
              <w:marTop w:val="0"/>
              <w:marBottom w:val="0"/>
              <w:divBdr>
                <w:top w:val="none" w:sz="0" w:space="0" w:color="auto"/>
                <w:left w:val="none" w:sz="0" w:space="0" w:color="auto"/>
                <w:bottom w:val="none" w:sz="0" w:space="0" w:color="auto"/>
                <w:right w:val="none" w:sz="0" w:space="0" w:color="auto"/>
              </w:divBdr>
            </w:div>
            <w:div w:id="481585475">
              <w:marLeft w:val="0"/>
              <w:marRight w:val="0"/>
              <w:marTop w:val="0"/>
              <w:marBottom w:val="0"/>
              <w:divBdr>
                <w:top w:val="none" w:sz="0" w:space="0" w:color="auto"/>
                <w:left w:val="none" w:sz="0" w:space="0" w:color="auto"/>
                <w:bottom w:val="none" w:sz="0" w:space="0" w:color="auto"/>
                <w:right w:val="none" w:sz="0" w:space="0" w:color="auto"/>
              </w:divBdr>
            </w:div>
            <w:div w:id="482236600">
              <w:marLeft w:val="0"/>
              <w:marRight w:val="0"/>
              <w:marTop w:val="0"/>
              <w:marBottom w:val="0"/>
              <w:divBdr>
                <w:top w:val="none" w:sz="0" w:space="0" w:color="auto"/>
                <w:left w:val="none" w:sz="0" w:space="0" w:color="auto"/>
                <w:bottom w:val="none" w:sz="0" w:space="0" w:color="auto"/>
                <w:right w:val="none" w:sz="0" w:space="0" w:color="auto"/>
              </w:divBdr>
            </w:div>
            <w:div w:id="484933145">
              <w:marLeft w:val="0"/>
              <w:marRight w:val="0"/>
              <w:marTop w:val="0"/>
              <w:marBottom w:val="0"/>
              <w:divBdr>
                <w:top w:val="none" w:sz="0" w:space="0" w:color="auto"/>
                <w:left w:val="none" w:sz="0" w:space="0" w:color="auto"/>
                <w:bottom w:val="none" w:sz="0" w:space="0" w:color="auto"/>
                <w:right w:val="none" w:sz="0" w:space="0" w:color="auto"/>
              </w:divBdr>
            </w:div>
            <w:div w:id="485125945">
              <w:marLeft w:val="0"/>
              <w:marRight w:val="0"/>
              <w:marTop w:val="0"/>
              <w:marBottom w:val="0"/>
              <w:divBdr>
                <w:top w:val="none" w:sz="0" w:space="0" w:color="auto"/>
                <w:left w:val="none" w:sz="0" w:space="0" w:color="auto"/>
                <w:bottom w:val="none" w:sz="0" w:space="0" w:color="auto"/>
                <w:right w:val="none" w:sz="0" w:space="0" w:color="auto"/>
              </w:divBdr>
            </w:div>
            <w:div w:id="488599631">
              <w:marLeft w:val="0"/>
              <w:marRight w:val="0"/>
              <w:marTop w:val="0"/>
              <w:marBottom w:val="0"/>
              <w:divBdr>
                <w:top w:val="none" w:sz="0" w:space="0" w:color="auto"/>
                <w:left w:val="none" w:sz="0" w:space="0" w:color="auto"/>
                <w:bottom w:val="none" w:sz="0" w:space="0" w:color="auto"/>
                <w:right w:val="none" w:sz="0" w:space="0" w:color="auto"/>
              </w:divBdr>
            </w:div>
            <w:div w:id="489061657">
              <w:marLeft w:val="0"/>
              <w:marRight w:val="0"/>
              <w:marTop w:val="0"/>
              <w:marBottom w:val="0"/>
              <w:divBdr>
                <w:top w:val="none" w:sz="0" w:space="0" w:color="auto"/>
                <w:left w:val="none" w:sz="0" w:space="0" w:color="auto"/>
                <w:bottom w:val="none" w:sz="0" w:space="0" w:color="auto"/>
                <w:right w:val="none" w:sz="0" w:space="0" w:color="auto"/>
              </w:divBdr>
            </w:div>
            <w:div w:id="492186557">
              <w:marLeft w:val="0"/>
              <w:marRight w:val="0"/>
              <w:marTop w:val="0"/>
              <w:marBottom w:val="0"/>
              <w:divBdr>
                <w:top w:val="none" w:sz="0" w:space="0" w:color="auto"/>
                <w:left w:val="none" w:sz="0" w:space="0" w:color="auto"/>
                <w:bottom w:val="none" w:sz="0" w:space="0" w:color="auto"/>
                <w:right w:val="none" w:sz="0" w:space="0" w:color="auto"/>
              </w:divBdr>
            </w:div>
            <w:div w:id="492717437">
              <w:marLeft w:val="0"/>
              <w:marRight w:val="0"/>
              <w:marTop w:val="0"/>
              <w:marBottom w:val="0"/>
              <w:divBdr>
                <w:top w:val="none" w:sz="0" w:space="0" w:color="auto"/>
                <w:left w:val="none" w:sz="0" w:space="0" w:color="auto"/>
                <w:bottom w:val="none" w:sz="0" w:space="0" w:color="auto"/>
                <w:right w:val="none" w:sz="0" w:space="0" w:color="auto"/>
              </w:divBdr>
            </w:div>
            <w:div w:id="492987348">
              <w:marLeft w:val="0"/>
              <w:marRight w:val="0"/>
              <w:marTop w:val="0"/>
              <w:marBottom w:val="0"/>
              <w:divBdr>
                <w:top w:val="none" w:sz="0" w:space="0" w:color="auto"/>
                <w:left w:val="none" w:sz="0" w:space="0" w:color="auto"/>
                <w:bottom w:val="none" w:sz="0" w:space="0" w:color="auto"/>
                <w:right w:val="none" w:sz="0" w:space="0" w:color="auto"/>
              </w:divBdr>
              <w:divsChild>
                <w:div w:id="35551711">
                  <w:marLeft w:val="0"/>
                  <w:marRight w:val="0"/>
                  <w:marTop w:val="0"/>
                  <w:marBottom w:val="0"/>
                  <w:divBdr>
                    <w:top w:val="none" w:sz="0" w:space="0" w:color="auto"/>
                    <w:left w:val="none" w:sz="0" w:space="0" w:color="auto"/>
                    <w:bottom w:val="none" w:sz="0" w:space="0" w:color="auto"/>
                    <w:right w:val="none" w:sz="0" w:space="0" w:color="auto"/>
                  </w:divBdr>
                </w:div>
                <w:div w:id="121000569">
                  <w:marLeft w:val="0"/>
                  <w:marRight w:val="0"/>
                  <w:marTop w:val="0"/>
                  <w:marBottom w:val="0"/>
                  <w:divBdr>
                    <w:top w:val="none" w:sz="0" w:space="0" w:color="auto"/>
                    <w:left w:val="none" w:sz="0" w:space="0" w:color="auto"/>
                    <w:bottom w:val="none" w:sz="0" w:space="0" w:color="auto"/>
                    <w:right w:val="none" w:sz="0" w:space="0" w:color="auto"/>
                  </w:divBdr>
                </w:div>
                <w:div w:id="2066175943">
                  <w:marLeft w:val="0"/>
                  <w:marRight w:val="0"/>
                  <w:marTop w:val="0"/>
                  <w:marBottom w:val="0"/>
                  <w:divBdr>
                    <w:top w:val="none" w:sz="0" w:space="0" w:color="auto"/>
                    <w:left w:val="none" w:sz="0" w:space="0" w:color="auto"/>
                    <w:bottom w:val="none" w:sz="0" w:space="0" w:color="auto"/>
                    <w:right w:val="none" w:sz="0" w:space="0" w:color="auto"/>
                  </w:divBdr>
                </w:div>
                <w:div w:id="2081904111">
                  <w:marLeft w:val="0"/>
                  <w:marRight w:val="0"/>
                  <w:marTop w:val="0"/>
                  <w:marBottom w:val="0"/>
                  <w:divBdr>
                    <w:top w:val="none" w:sz="0" w:space="0" w:color="auto"/>
                    <w:left w:val="none" w:sz="0" w:space="0" w:color="auto"/>
                    <w:bottom w:val="none" w:sz="0" w:space="0" w:color="auto"/>
                    <w:right w:val="none" w:sz="0" w:space="0" w:color="auto"/>
                  </w:divBdr>
                </w:div>
              </w:divsChild>
            </w:div>
            <w:div w:id="493910845">
              <w:marLeft w:val="0"/>
              <w:marRight w:val="0"/>
              <w:marTop w:val="0"/>
              <w:marBottom w:val="0"/>
              <w:divBdr>
                <w:top w:val="none" w:sz="0" w:space="0" w:color="auto"/>
                <w:left w:val="none" w:sz="0" w:space="0" w:color="auto"/>
                <w:bottom w:val="none" w:sz="0" w:space="0" w:color="auto"/>
                <w:right w:val="none" w:sz="0" w:space="0" w:color="auto"/>
              </w:divBdr>
            </w:div>
            <w:div w:id="495343471">
              <w:marLeft w:val="0"/>
              <w:marRight w:val="0"/>
              <w:marTop w:val="0"/>
              <w:marBottom w:val="0"/>
              <w:divBdr>
                <w:top w:val="none" w:sz="0" w:space="0" w:color="auto"/>
                <w:left w:val="none" w:sz="0" w:space="0" w:color="auto"/>
                <w:bottom w:val="none" w:sz="0" w:space="0" w:color="auto"/>
                <w:right w:val="none" w:sz="0" w:space="0" w:color="auto"/>
              </w:divBdr>
            </w:div>
            <w:div w:id="496921635">
              <w:marLeft w:val="0"/>
              <w:marRight w:val="0"/>
              <w:marTop w:val="0"/>
              <w:marBottom w:val="0"/>
              <w:divBdr>
                <w:top w:val="none" w:sz="0" w:space="0" w:color="auto"/>
                <w:left w:val="none" w:sz="0" w:space="0" w:color="auto"/>
                <w:bottom w:val="none" w:sz="0" w:space="0" w:color="auto"/>
                <w:right w:val="none" w:sz="0" w:space="0" w:color="auto"/>
              </w:divBdr>
            </w:div>
            <w:div w:id="499933568">
              <w:marLeft w:val="0"/>
              <w:marRight w:val="0"/>
              <w:marTop w:val="0"/>
              <w:marBottom w:val="0"/>
              <w:divBdr>
                <w:top w:val="none" w:sz="0" w:space="0" w:color="auto"/>
                <w:left w:val="none" w:sz="0" w:space="0" w:color="auto"/>
                <w:bottom w:val="none" w:sz="0" w:space="0" w:color="auto"/>
                <w:right w:val="none" w:sz="0" w:space="0" w:color="auto"/>
              </w:divBdr>
            </w:div>
            <w:div w:id="502087905">
              <w:marLeft w:val="0"/>
              <w:marRight w:val="0"/>
              <w:marTop w:val="0"/>
              <w:marBottom w:val="0"/>
              <w:divBdr>
                <w:top w:val="none" w:sz="0" w:space="0" w:color="auto"/>
                <w:left w:val="none" w:sz="0" w:space="0" w:color="auto"/>
                <w:bottom w:val="none" w:sz="0" w:space="0" w:color="auto"/>
                <w:right w:val="none" w:sz="0" w:space="0" w:color="auto"/>
              </w:divBdr>
            </w:div>
            <w:div w:id="502277963">
              <w:marLeft w:val="0"/>
              <w:marRight w:val="0"/>
              <w:marTop w:val="0"/>
              <w:marBottom w:val="0"/>
              <w:divBdr>
                <w:top w:val="none" w:sz="0" w:space="0" w:color="auto"/>
                <w:left w:val="none" w:sz="0" w:space="0" w:color="auto"/>
                <w:bottom w:val="none" w:sz="0" w:space="0" w:color="auto"/>
                <w:right w:val="none" w:sz="0" w:space="0" w:color="auto"/>
              </w:divBdr>
            </w:div>
            <w:div w:id="503907243">
              <w:marLeft w:val="0"/>
              <w:marRight w:val="0"/>
              <w:marTop w:val="0"/>
              <w:marBottom w:val="0"/>
              <w:divBdr>
                <w:top w:val="none" w:sz="0" w:space="0" w:color="auto"/>
                <w:left w:val="none" w:sz="0" w:space="0" w:color="auto"/>
                <w:bottom w:val="none" w:sz="0" w:space="0" w:color="auto"/>
                <w:right w:val="none" w:sz="0" w:space="0" w:color="auto"/>
              </w:divBdr>
            </w:div>
            <w:div w:id="504516011">
              <w:marLeft w:val="0"/>
              <w:marRight w:val="0"/>
              <w:marTop w:val="0"/>
              <w:marBottom w:val="0"/>
              <w:divBdr>
                <w:top w:val="none" w:sz="0" w:space="0" w:color="auto"/>
                <w:left w:val="none" w:sz="0" w:space="0" w:color="auto"/>
                <w:bottom w:val="none" w:sz="0" w:space="0" w:color="auto"/>
                <w:right w:val="none" w:sz="0" w:space="0" w:color="auto"/>
              </w:divBdr>
            </w:div>
            <w:div w:id="506095322">
              <w:marLeft w:val="0"/>
              <w:marRight w:val="0"/>
              <w:marTop w:val="0"/>
              <w:marBottom w:val="0"/>
              <w:divBdr>
                <w:top w:val="none" w:sz="0" w:space="0" w:color="auto"/>
                <w:left w:val="none" w:sz="0" w:space="0" w:color="auto"/>
                <w:bottom w:val="none" w:sz="0" w:space="0" w:color="auto"/>
                <w:right w:val="none" w:sz="0" w:space="0" w:color="auto"/>
              </w:divBdr>
              <w:divsChild>
                <w:div w:id="17658617">
                  <w:marLeft w:val="0"/>
                  <w:marRight w:val="0"/>
                  <w:marTop w:val="0"/>
                  <w:marBottom w:val="0"/>
                  <w:divBdr>
                    <w:top w:val="none" w:sz="0" w:space="0" w:color="auto"/>
                    <w:left w:val="none" w:sz="0" w:space="0" w:color="auto"/>
                    <w:bottom w:val="none" w:sz="0" w:space="0" w:color="auto"/>
                    <w:right w:val="none" w:sz="0" w:space="0" w:color="auto"/>
                  </w:divBdr>
                </w:div>
                <w:div w:id="56756041">
                  <w:marLeft w:val="0"/>
                  <w:marRight w:val="0"/>
                  <w:marTop w:val="0"/>
                  <w:marBottom w:val="0"/>
                  <w:divBdr>
                    <w:top w:val="none" w:sz="0" w:space="0" w:color="auto"/>
                    <w:left w:val="none" w:sz="0" w:space="0" w:color="auto"/>
                    <w:bottom w:val="none" w:sz="0" w:space="0" w:color="auto"/>
                    <w:right w:val="none" w:sz="0" w:space="0" w:color="auto"/>
                  </w:divBdr>
                </w:div>
                <w:div w:id="69473178">
                  <w:marLeft w:val="0"/>
                  <w:marRight w:val="0"/>
                  <w:marTop w:val="0"/>
                  <w:marBottom w:val="0"/>
                  <w:divBdr>
                    <w:top w:val="none" w:sz="0" w:space="0" w:color="auto"/>
                    <w:left w:val="none" w:sz="0" w:space="0" w:color="auto"/>
                    <w:bottom w:val="none" w:sz="0" w:space="0" w:color="auto"/>
                    <w:right w:val="none" w:sz="0" w:space="0" w:color="auto"/>
                  </w:divBdr>
                </w:div>
                <w:div w:id="663166490">
                  <w:marLeft w:val="0"/>
                  <w:marRight w:val="0"/>
                  <w:marTop w:val="0"/>
                  <w:marBottom w:val="0"/>
                  <w:divBdr>
                    <w:top w:val="none" w:sz="0" w:space="0" w:color="auto"/>
                    <w:left w:val="none" w:sz="0" w:space="0" w:color="auto"/>
                    <w:bottom w:val="none" w:sz="0" w:space="0" w:color="auto"/>
                    <w:right w:val="none" w:sz="0" w:space="0" w:color="auto"/>
                  </w:divBdr>
                </w:div>
                <w:div w:id="729959799">
                  <w:marLeft w:val="0"/>
                  <w:marRight w:val="0"/>
                  <w:marTop w:val="0"/>
                  <w:marBottom w:val="0"/>
                  <w:divBdr>
                    <w:top w:val="none" w:sz="0" w:space="0" w:color="auto"/>
                    <w:left w:val="none" w:sz="0" w:space="0" w:color="auto"/>
                    <w:bottom w:val="none" w:sz="0" w:space="0" w:color="auto"/>
                    <w:right w:val="none" w:sz="0" w:space="0" w:color="auto"/>
                  </w:divBdr>
                </w:div>
                <w:div w:id="782266177">
                  <w:marLeft w:val="0"/>
                  <w:marRight w:val="0"/>
                  <w:marTop w:val="0"/>
                  <w:marBottom w:val="0"/>
                  <w:divBdr>
                    <w:top w:val="none" w:sz="0" w:space="0" w:color="auto"/>
                    <w:left w:val="none" w:sz="0" w:space="0" w:color="auto"/>
                    <w:bottom w:val="none" w:sz="0" w:space="0" w:color="auto"/>
                    <w:right w:val="none" w:sz="0" w:space="0" w:color="auto"/>
                  </w:divBdr>
                </w:div>
                <w:div w:id="860510319">
                  <w:marLeft w:val="0"/>
                  <w:marRight w:val="0"/>
                  <w:marTop w:val="0"/>
                  <w:marBottom w:val="0"/>
                  <w:divBdr>
                    <w:top w:val="none" w:sz="0" w:space="0" w:color="auto"/>
                    <w:left w:val="none" w:sz="0" w:space="0" w:color="auto"/>
                    <w:bottom w:val="none" w:sz="0" w:space="0" w:color="auto"/>
                    <w:right w:val="none" w:sz="0" w:space="0" w:color="auto"/>
                  </w:divBdr>
                </w:div>
                <w:div w:id="1775200945">
                  <w:marLeft w:val="0"/>
                  <w:marRight w:val="0"/>
                  <w:marTop w:val="0"/>
                  <w:marBottom w:val="0"/>
                  <w:divBdr>
                    <w:top w:val="none" w:sz="0" w:space="0" w:color="auto"/>
                    <w:left w:val="none" w:sz="0" w:space="0" w:color="auto"/>
                    <w:bottom w:val="none" w:sz="0" w:space="0" w:color="auto"/>
                    <w:right w:val="none" w:sz="0" w:space="0" w:color="auto"/>
                  </w:divBdr>
                </w:div>
                <w:div w:id="1949047279">
                  <w:marLeft w:val="0"/>
                  <w:marRight w:val="0"/>
                  <w:marTop w:val="0"/>
                  <w:marBottom w:val="0"/>
                  <w:divBdr>
                    <w:top w:val="none" w:sz="0" w:space="0" w:color="auto"/>
                    <w:left w:val="none" w:sz="0" w:space="0" w:color="auto"/>
                    <w:bottom w:val="none" w:sz="0" w:space="0" w:color="auto"/>
                    <w:right w:val="none" w:sz="0" w:space="0" w:color="auto"/>
                  </w:divBdr>
                </w:div>
                <w:div w:id="2067560187">
                  <w:marLeft w:val="0"/>
                  <w:marRight w:val="0"/>
                  <w:marTop w:val="0"/>
                  <w:marBottom w:val="0"/>
                  <w:divBdr>
                    <w:top w:val="none" w:sz="0" w:space="0" w:color="auto"/>
                    <w:left w:val="none" w:sz="0" w:space="0" w:color="auto"/>
                    <w:bottom w:val="none" w:sz="0" w:space="0" w:color="auto"/>
                    <w:right w:val="none" w:sz="0" w:space="0" w:color="auto"/>
                  </w:divBdr>
                </w:div>
              </w:divsChild>
            </w:div>
            <w:div w:id="511723608">
              <w:marLeft w:val="0"/>
              <w:marRight w:val="0"/>
              <w:marTop w:val="0"/>
              <w:marBottom w:val="0"/>
              <w:divBdr>
                <w:top w:val="none" w:sz="0" w:space="0" w:color="auto"/>
                <w:left w:val="none" w:sz="0" w:space="0" w:color="auto"/>
                <w:bottom w:val="none" w:sz="0" w:space="0" w:color="auto"/>
                <w:right w:val="none" w:sz="0" w:space="0" w:color="auto"/>
              </w:divBdr>
            </w:div>
            <w:div w:id="512184333">
              <w:marLeft w:val="0"/>
              <w:marRight w:val="0"/>
              <w:marTop w:val="0"/>
              <w:marBottom w:val="0"/>
              <w:divBdr>
                <w:top w:val="none" w:sz="0" w:space="0" w:color="auto"/>
                <w:left w:val="none" w:sz="0" w:space="0" w:color="auto"/>
                <w:bottom w:val="none" w:sz="0" w:space="0" w:color="auto"/>
                <w:right w:val="none" w:sz="0" w:space="0" w:color="auto"/>
              </w:divBdr>
            </w:div>
            <w:div w:id="513885412">
              <w:marLeft w:val="0"/>
              <w:marRight w:val="0"/>
              <w:marTop w:val="0"/>
              <w:marBottom w:val="0"/>
              <w:divBdr>
                <w:top w:val="none" w:sz="0" w:space="0" w:color="auto"/>
                <w:left w:val="none" w:sz="0" w:space="0" w:color="auto"/>
                <w:bottom w:val="none" w:sz="0" w:space="0" w:color="auto"/>
                <w:right w:val="none" w:sz="0" w:space="0" w:color="auto"/>
              </w:divBdr>
            </w:div>
            <w:div w:id="514270499">
              <w:marLeft w:val="0"/>
              <w:marRight w:val="0"/>
              <w:marTop w:val="0"/>
              <w:marBottom w:val="0"/>
              <w:divBdr>
                <w:top w:val="none" w:sz="0" w:space="0" w:color="auto"/>
                <w:left w:val="none" w:sz="0" w:space="0" w:color="auto"/>
                <w:bottom w:val="none" w:sz="0" w:space="0" w:color="auto"/>
                <w:right w:val="none" w:sz="0" w:space="0" w:color="auto"/>
              </w:divBdr>
            </w:div>
            <w:div w:id="514424019">
              <w:marLeft w:val="0"/>
              <w:marRight w:val="0"/>
              <w:marTop w:val="0"/>
              <w:marBottom w:val="0"/>
              <w:divBdr>
                <w:top w:val="none" w:sz="0" w:space="0" w:color="auto"/>
                <w:left w:val="none" w:sz="0" w:space="0" w:color="auto"/>
                <w:bottom w:val="none" w:sz="0" w:space="0" w:color="auto"/>
                <w:right w:val="none" w:sz="0" w:space="0" w:color="auto"/>
              </w:divBdr>
            </w:div>
            <w:div w:id="514999991">
              <w:marLeft w:val="0"/>
              <w:marRight w:val="0"/>
              <w:marTop w:val="0"/>
              <w:marBottom w:val="0"/>
              <w:divBdr>
                <w:top w:val="none" w:sz="0" w:space="0" w:color="auto"/>
                <w:left w:val="none" w:sz="0" w:space="0" w:color="auto"/>
                <w:bottom w:val="none" w:sz="0" w:space="0" w:color="auto"/>
                <w:right w:val="none" w:sz="0" w:space="0" w:color="auto"/>
              </w:divBdr>
            </w:div>
            <w:div w:id="515120278">
              <w:marLeft w:val="0"/>
              <w:marRight w:val="0"/>
              <w:marTop w:val="0"/>
              <w:marBottom w:val="0"/>
              <w:divBdr>
                <w:top w:val="none" w:sz="0" w:space="0" w:color="auto"/>
                <w:left w:val="none" w:sz="0" w:space="0" w:color="auto"/>
                <w:bottom w:val="none" w:sz="0" w:space="0" w:color="auto"/>
                <w:right w:val="none" w:sz="0" w:space="0" w:color="auto"/>
              </w:divBdr>
            </w:div>
            <w:div w:id="518399840">
              <w:marLeft w:val="0"/>
              <w:marRight w:val="0"/>
              <w:marTop w:val="0"/>
              <w:marBottom w:val="0"/>
              <w:divBdr>
                <w:top w:val="none" w:sz="0" w:space="0" w:color="auto"/>
                <w:left w:val="none" w:sz="0" w:space="0" w:color="auto"/>
                <w:bottom w:val="none" w:sz="0" w:space="0" w:color="auto"/>
                <w:right w:val="none" w:sz="0" w:space="0" w:color="auto"/>
              </w:divBdr>
            </w:div>
            <w:div w:id="520749151">
              <w:marLeft w:val="0"/>
              <w:marRight w:val="0"/>
              <w:marTop w:val="0"/>
              <w:marBottom w:val="0"/>
              <w:divBdr>
                <w:top w:val="none" w:sz="0" w:space="0" w:color="auto"/>
                <w:left w:val="none" w:sz="0" w:space="0" w:color="auto"/>
                <w:bottom w:val="none" w:sz="0" w:space="0" w:color="auto"/>
                <w:right w:val="none" w:sz="0" w:space="0" w:color="auto"/>
              </w:divBdr>
            </w:div>
            <w:div w:id="520818037">
              <w:marLeft w:val="0"/>
              <w:marRight w:val="0"/>
              <w:marTop w:val="0"/>
              <w:marBottom w:val="0"/>
              <w:divBdr>
                <w:top w:val="none" w:sz="0" w:space="0" w:color="auto"/>
                <w:left w:val="none" w:sz="0" w:space="0" w:color="auto"/>
                <w:bottom w:val="none" w:sz="0" w:space="0" w:color="auto"/>
                <w:right w:val="none" w:sz="0" w:space="0" w:color="auto"/>
              </w:divBdr>
            </w:div>
            <w:div w:id="521167490">
              <w:marLeft w:val="0"/>
              <w:marRight w:val="0"/>
              <w:marTop w:val="0"/>
              <w:marBottom w:val="0"/>
              <w:divBdr>
                <w:top w:val="none" w:sz="0" w:space="0" w:color="auto"/>
                <w:left w:val="none" w:sz="0" w:space="0" w:color="auto"/>
                <w:bottom w:val="none" w:sz="0" w:space="0" w:color="auto"/>
                <w:right w:val="none" w:sz="0" w:space="0" w:color="auto"/>
              </w:divBdr>
            </w:div>
            <w:div w:id="522135424">
              <w:marLeft w:val="0"/>
              <w:marRight w:val="0"/>
              <w:marTop w:val="0"/>
              <w:marBottom w:val="0"/>
              <w:divBdr>
                <w:top w:val="none" w:sz="0" w:space="0" w:color="auto"/>
                <w:left w:val="none" w:sz="0" w:space="0" w:color="auto"/>
                <w:bottom w:val="none" w:sz="0" w:space="0" w:color="auto"/>
                <w:right w:val="none" w:sz="0" w:space="0" w:color="auto"/>
              </w:divBdr>
            </w:div>
            <w:div w:id="522792357">
              <w:marLeft w:val="0"/>
              <w:marRight w:val="0"/>
              <w:marTop w:val="0"/>
              <w:marBottom w:val="0"/>
              <w:divBdr>
                <w:top w:val="none" w:sz="0" w:space="0" w:color="auto"/>
                <w:left w:val="none" w:sz="0" w:space="0" w:color="auto"/>
                <w:bottom w:val="none" w:sz="0" w:space="0" w:color="auto"/>
                <w:right w:val="none" w:sz="0" w:space="0" w:color="auto"/>
              </w:divBdr>
            </w:div>
            <w:div w:id="524251337">
              <w:marLeft w:val="0"/>
              <w:marRight w:val="0"/>
              <w:marTop w:val="0"/>
              <w:marBottom w:val="0"/>
              <w:divBdr>
                <w:top w:val="none" w:sz="0" w:space="0" w:color="auto"/>
                <w:left w:val="none" w:sz="0" w:space="0" w:color="auto"/>
                <w:bottom w:val="none" w:sz="0" w:space="0" w:color="auto"/>
                <w:right w:val="none" w:sz="0" w:space="0" w:color="auto"/>
              </w:divBdr>
            </w:div>
            <w:div w:id="524952113">
              <w:marLeft w:val="0"/>
              <w:marRight w:val="0"/>
              <w:marTop w:val="0"/>
              <w:marBottom w:val="0"/>
              <w:divBdr>
                <w:top w:val="none" w:sz="0" w:space="0" w:color="auto"/>
                <w:left w:val="none" w:sz="0" w:space="0" w:color="auto"/>
                <w:bottom w:val="none" w:sz="0" w:space="0" w:color="auto"/>
                <w:right w:val="none" w:sz="0" w:space="0" w:color="auto"/>
              </w:divBdr>
            </w:div>
            <w:div w:id="525799825">
              <w:marLeft w:val="0"/>
              <w:marRight w:val="0"/>
              <w:marTop w:val="0"/>
              <w:marBottom w:val="0"/>
              <w:divBdr>
                <w:top w:val="none" w:sz="0" w:space="0" w:color="auto"/>
                <w:left w:val="none" w:sz="0" w:space="0" w:color="auto"/>
                <w:bottom w:val="none" w:sz="0" w:space="0" w:color="auto"/>
                <w:right w:val="none" w:sz="0" w:space="0" w:color="auto"/>
              </w:divBdr>
            </w:div>
            <w:div w:id="526604192">
              <w:marLeft w:val="0"/>
              <w:marRight w:val="0"/>
              <w:marTop w:val="0"/>
              <w:marBottom w:val="0"/>
              <w:divBdr>
                <w:top w:val="none" w:sz="0" w:space="0" w:color="auto"/>
                <w:left w:val="none" w:sz="0" w:space="0" w:color="auto"/>
                <w:bottom w:val="none" w:sz="0" w:space="0" w:color="auto"/>
                <w:right w:val="none" w:sz="0" w:space="0" w:color="auto"/>
              </w:divBdr>
            </w:div>
            <w:div w:id="527648451">
              <w:marLeft w:val="0"/>
              <w:marRight w:val="0"/>
              <w:marTop w:val="0"/>
              <w:marBottom w:val="0"/>
              <w:divBdr>
                <w:top w:val="none" w:sz="0" w:space="0" w:color="auto"/>
                <w:left w:val="none" w:sz="0" w:space="0" w:color="auto"/>
                <w:bottom w:val="none" w:sz="0" w:space="0" w:color="auto"/>
                <w:right w:val="none" w:sz="0" w:space="0" w:color="auto"/>
              </w:divBdr>
            </w:div>
            <w:div w:id="527984724">
              <w:marLeft w:val="0"/>
              <w:marRight w:val="0"/>
              <w:marTop w:val="0"/>
              <w:marBottom w:val="0"/>
              <w:divBdr>
                <w:top w:val="none" w:sz="0" w:space="0" w:color="auto"/>
                <w:left w:val="none" w:sz="0" w:space="0" w:color="auto"/>
                <w:bottom w:val="none" w:sz="0" w:space="0" w:color="auto"/>
                <w:right w:val="none" w:sz="0" w:space="0" w:color="auto"/>
              </w:divBdr>
            </w:div>
            <w:div w:id="529297486">
              <w:marLeft w:val="0"/>
              <w:marRight w:val="0"/>
              <w:marTop w:val="0"/>
              <w:marBottom w:val="0"/>
              <w:divBdr>
                <w:top w:val="none" w:sz="0" w:space="0" w:color="auto"/>
                <w:left w:val="none" w:sz="0" w:space="0" w:color="auto"/>
                <w:bottom w:val="none" w:sz="0" w:space="0" w:color="auto"/>
                <w:right w:val="none" w:sz="0" w:space="0" w:color="auto"/>
              </w:divBdr>
            </w:div>
            <w:div w:id="530610668">
              <w:marLeft w:val="0"/>
              <w:marRight w:val="0"/>
              <w:marTop w:val="0"/>
              <w:marBottom w:val="0"/>
              <w:divBdr>
                <w:top w:val="none" w:sz="0" w:space="0" w:color="auto"/>
                <w:left w:val="none" w:sz="0" w:space="0" w:color="auto"/>
                <w:bottom w:val="none" w:sz="0" w:space="0" w:color="auto"/>
                <w:right w:val="none" w:sz="0" w:space="0" w:color="auto"/>
              </w:divBdr>
            </w:div>
            <w:div w:id="531261903">
              <w:marLeft w:val="0"/>
              <w:marRight w:val="0"/>
              <w:marTop w:val="0"/>
              <w:marBottom w:val="0"/>
              <w:divBdr>
                <w:top w:val="none" w:sz="0" w:space="0" w:color="auto"/>
                <w:left w:val="none" w:sz="0" w:space="0" w:color="auto"/>
                <w:bottom w:val="none" w:sz="0" w:space="0" w:color="auto"/>
                <w:right w:val="none" w:sz="0" w:space="0" w:color="auto"/>
              </w:divBdr>
            </w:div>
            <w:div w:id="533075610">
              <w:marLeft w:val="0"/>
              <w:marRight w:val="0"/>
              <w:marTop w:val="0"/>
              <w:marBottom w:val="0"/>
              <w:divBdr>
                <w:top w:val="none" w:sz="0" w:space="0" w:color="auto"/>
                <w:left w:val="none" w:sz="0" w:space="0" w:color="auto"/>
                <w:bottom w:val="none" w:sz="0" w:space="0" w:color="auto"/>
                <w:right w:val="none" w:sz="0" w:space="0" w:color="auto"/>
              </w:divBdr>
            </w:div>
            <w:div w:id="534731564">
              <w:marLeft w:val="0"/>
              <w:marRight w:val="0"/>
              <w:marTop w:val="0"/>
              <w:marBottom w:val="0"/>
              <w:divBdr>
                <w:top w:val="none" w:sz="0" w:space="0" w:color="auto"/>
                <w:left w:val="none" w:sz="0" w:space="0" w:color="auto"/>
                <w:bottom w:val="none" w:sz="0" w:space="0" w:color="auto"/>
                <w:right w:val="none" w:sz="0" w:space="0" w:color="auto"/>
              </w:divBdr>
            </w:div>
            <w:div w:id="534781268">
              <w:marLeft w:val="0"/>
              <w:marRight w:val="0"/>
              <w:marTop w:val="0"/>
              <w:marBottom w:val="0"/>
              <w:divBdr>
                <w:top w:val="none" w:sz="0" w:space="0" w:color="auto"/>
                <w:left w:val="none" w:sz="0" w:space="0" w:color="auto"/>
                <w:bottom w:val="none" w:sz="0" w:space="0" w:color="auto"/>
                <w:right w:val="none" w:sz="0" w:space="0" w:color="auto"/>
              </w:divBdr>
            </w:div>
            <w:div w:id="537935191">
              <w:marLeft w:val="0"/>
              <w:marRight w:val="0"/>
              <w:marTop w:val="0"/>
              <w:marBottom w:val="0"/>
              <w:divBdr>
                <w:top w:val="none" w:sz="0" w:space="0" w:color="auto"/>
                <w:left w:val="none" w:sz="0" w:space="0" w:color="auto"/>
                <w:bottom w:val="none" w:sz="0" w:space="0" w:color="auto"/>
                <w:right w:val="none" w:sz="0" w:space="0" w:color="auto"/>
              </w:divBdr>
            </w:div>
            <w:div w:id="540020943">
              <w:marLeft w:val="0"/>
              <w:marRight w:val="0"/>
              <w:marTop w:val="0"/>
              <w:marBottom w:val="0"/>
              <w:divBdr>
                <w:top w:val="none" w:sz="0" w:space="0" w:color="auto"/>
                <w:left w:val="none" w:sz="0" w:space="0" w:color="auto"/>
                <w:bottom w:val="none" w:sz="0" w:space="0" w:color="auto"/>
                <w:right w:val="none" w:sz="0" w:space="0" w:color="auto"/>
              </w:divBdr>
            </w:div>
            <w:div w:id="540283227">
              <w:marLeft w:val="0"/>
              <w:marRight w:val="0"/>
              <w:marTop w:val="0"/>
              <w:marBottom w:val="0"/>
              <w:divBdr>
                <w:top w:val="none" w:sz="0" w:space="0" w:color="auto"/>
                <w:left w:val="none" w:sz="0" w:space="0" w:color="auto"/>
                <w:bottom w:val="none" w:sz="0" w:space="0" w:color="auto"/>
                <w:right w:val="none" w:sz="0" w:space="0" w:color="auto"/>
              </w:divBdr>
            </w:div>
            <w:div w:id="540870852">
              <w:marLeft w:val="0"/>
              <w:marRight w:val="0"/>
              <w:marTop w:val="0"/>
              <w:marBottom w:val="0"/>
              <w:divBdr>
                <w:top w:val="none" w:sz="0" w:space="0" w:color="auto"/>
                <w:left w:val="none" w:sz="0" w:space="0" w:color="auto"/>
                <w:bottom w:val="none" w:sz="0" w:space="0" w:color="auto"/>
                <w:right w:val="none" w:sz="0" w:space="0" w:color="auto"/>
              </w:divBdr>
            </w:div>
            <w:div w:id="541013613">
              <w:marLeft w:val="0"/>
              <w:marRight w:val="0"/>
              <w:marTop w:val="0"/>
              <w:marBottom w:val="0"/>
              <w:divBdr>
                <w:top w:val="none" w:sz="0" w:space="0" w:color="auto"/>
                <w:left w:val="none" w:sz="0" w:space="0" w:color="auto"/>
                <w:bottom w:val="none" w:sz="0" w:space="0" w:color="auto"/>
                <w:right w:val="none" w:sz="0" w:space="0" w:color="auto"/>
              </w:divBdr>
            </w:div>
            <w:div w:id="543716314">
              <w:marLeft w:val="0"/>
              <w:marRight w:val="0"/>
              <w:marTop w:val="0"/>
              <w:marBottom w:val="0"/>
              <w:divBdr>
                <w:top w:val="none" w:sz="0" w:space="0" w:color="auto"/>
                <w:left w:val="none" w:sz="0" w:space="0" w:color="auto"/>
                <w:bottom w:val="none" w:sz="0" w:space="0" w:color="auto"/>
                <w:right w:val="none" w:sz="0" w:space="0" w:color="auto"/>
              </w:divBdr>
            </w:div>
            <w:div w:id="545071526">
              <w:marLeft w:val="0"/>
              <w:marRight w:val="0"/>
              <w:marTop w:val="0"/>
              <w:marBottom w:val="0"/>
              <w:divBdr>
                <w:top w:val="none" w:sz="0" w:space="0" w:color="auto"/>
                <w:left w:val="none" w:sz="0" w:space="0" w:color="auto"/>
                <w:bottom w:val="none" w:sz="0" w:space="0" w:color="auto"/>
                <w:right w:val="none" w:sz="0" w:space="0" w:color="auto"/>
              </w:divBdr>
            </w:div>
            <w:div w:id="547453879">
              <w:marLeft w:val="0"/>
              <w:marRight w:val="0"/>
              <w:marTop w:val="0"/>
              <w:marBottom w:val="0"/>
              <w:divBdr>
                <w:top w:val="none" w:sz="0" w:space="0" w:color="auto"/>
                <w:left w:val="none" w:sz="0" w:space="0" w:color="auto"/>
                <w:bottom w:val="none" w:sz="0" w:space="0" w:color="auto"/>
                <w:right w:val="none" w:sz="0" w:space="0" w:color="auto"/>
              </w:divBdr>
            </w:div>
            <w:div w:id="548297273">
              <w:marLeft w:val="0"/>
              <w:marRight w:val="0"/>
              <w:marTop w:val="0"/>
              <w:marBottom w:val="0"/>
              <w:divBdr>
                <w:top w:val="none" w:sz="0" w:space="0" w:color="auto"/>
                <w:left w:val="none" w:sz="0" w:space="0" w:color="auto"/>
                <w:bottom w:val="none" w:sz="0" w:space="0" w:color="auto"/>
                <w:right w:val="none" w:sz="0" w:space="0" w:color="auto"/>
              </w:divBdr>
            </w:div>
            <w:div w:id="548498464">
              <w:marLeft w:val="0"/>
              <w:marRight w:val="0"/>
              <w:marTop w:val="0"/>
              <w:marBottom w:val="0"/>
              <w:divBdr>
                <w:top w:val="none" w:sz="0" w:space="0" w:color="auto"/>
                <w:left w:val="none" w:sz="0" w:space="0" w:color="auto"/>
                <w:bottom w:val="none" w:sz="0" w:space="0" w:color="auto"/>
                <w:right w:val="none" w:sz="0" w:space="0" w:color="auto"/>
              </w:divBdr>
            </w:div>
            <w:div w:id="550195329">
              <w:marLeft w:val="0"/>
              <w:marRight w:val="0"/>
              <w:marTop w:val="0"/>
              <w:marBottom w:val="0"/>
              <w:divBdr>
                <w:top w:val="none" w:sz="0" w:space="0" w:color="auto"/>
                <w:left w:val="none" w:sz="0" w:space="0" w:color="auto"/>
                <w:bottom w:val="none" w:sz="0" w:space="0" w:color="auto"/>
                <w:right w:val="none" w:sz="0" w:space="0" w:color="auto"/>
              </w:divBdr>
            </w:div>
            <w:div w:id="551234212">
              <w:marLeft w:val="0"/>
              <w:marRight w:val="0"/>
              <w:marTop w:val="0"/>
              <w:marBottom w:val="0"/>
              <w:divBdr>
                <w:top w:val="none" w:sz="0" w:space="0" w:color="auto"/>
                <w:left w:val="none" w:sz="0" w:space="0" w:color="auto"/>
                <w:bottom w:val="none" w:sz="0" w:space="0" w:color="auto"/>
                <w:right w:val="none" w:sz="0" w:space="0" w:color="auto"/>
              </w:divBdr>
            </w:div>
            <w:div w:id="552472480">
              <w:marLeft w:val="0"/>
              <w:marRight w:val="0"/>
              <w:marTop w:val="0"/>
              <w:marBottom w:val="0"/>
              <w:divBdr>
                <w:top w:val="none" w:sz="0" w:space="0" w:color="auto"/>
                <w:left w:val="none" w:sz="0" w:space="0" w:color="auto"/>
                <w:bottom w:val="none" w:sz="0" w:space="0" w:color="auto"/>
                <w:right w:val="none" w:sz="0" w:space="0" w:color="auto"/>
              </w:divBdr>
            </w:div>
            <w:div w:id="556162844">
              <w:marLeft w:val="0"/>
              <w:marRight w:val="0"/>
              <w:marTop w:val="0"/>
              <w:marBottom w:val="0"/>
              <w:divBdr>
                <w:top w:val="none" w:sz="0" w:space="0" w:color="auto"/>
                <w:left w:val="none" w:sz="0" w:space="0" w:color="auto"/>
                <w:bottom w:val="none" w:sz="0" w:space="0" w:color="auto"/>
                <w:right w:val="none" w:sz="0" w:space="0" w:color="auto"/>
              </w:divBdr>
            </w:div>
            <w:div w:id="558713650">
              <w:marLeft w:val="0"/>
              <w:marRight w:val="0"/>
              <w:marTop w:val="0"/>
              <w:marBottom w:val="0"/>
              <w:divBdr>
                <w:top w:val="none" w:sz="0" w:space="0" w:color="auto"/>
                <w:left w:val="none" w:sz="0" w:space="0" w:color="auto"/>
                <w:bottom w:val="none" w:sz="0" w:space="0" w:color="auto"/>
                <w:right w:val="none" w:sz="0" w:space="0" w:color="auto"/>
              </w:divBdr>
            </w:div>
            <w:div w:id="560798615">
              <w:marLeft w:val="0"/>
              <w:marRight w:val="0"/>
              <w:marTop w:val="0"/>
              <w:marBottom w:val="0"/>
              <w:divBdr>
                <w:top w:val="none" w:sz="0" w:space="0" w:color="auto"/>
                <w:left w:val="none" w:sz="0" w:space="0" w:color="auto"/>
                <w:bottom w:val="none" w:sz="0" w:space="0" w:color="auto"/>
                <w:right w:val="none" w:sz="0" w:space="0" w:color="auto"/>
              </w:divBdr>
            </w:div>
            <w:div w:id="561257520">
              <w:marLeft w:val="0"/>
              <w:marRight w:val="0"/>
              <w:marTop w:val="0"/>
              <w:marBottom w:val="0"/>
              <w:divBdr>
                <w:top w:val="none" w:sz="0" w:space="0" w:color="auto"/>
                <w:left w:val="none" w:sz="0" w:space="0" w:color="auto"/>
                <w:bottom w:val="none" w:sz="0" w:space="0" w:color="auto"/>
                <w:right w:val="none" w:sz="0" w:space="0" w:color="auto"/>
              </w:divBdr>
            </w:div>
            <w:div w:id="562444650">
              <w:marLeft w:val="0"/>
              <w:marRight w:val="0"/>
              <w:marTop w:val="0"/>
              <w:marBottom w:val="0"/>
              <w:divBdr>
                <w:top w:val="none" w:sz="0" w:space="0" w:color="auto"/>
                <w:left w:val="none" w:sz="0" w:space="0" w:color="auto"/>
                <w:bottom w:val="none" w:sz="0" w:space="0" w:color="auto"/>
                <w:right w:val="none" w:sz="0" w:space="0" w:color="auto"/>
              </w:divBdr>
              <w:divsChild>
                <w:div w:id="26104050">
                  <w:marLeft w:val="0"/>
                  <w:marRight w:val="0"/>
                  <w:marTop w:val="0"/>
                  <w:marBottom w:val="0"/>
                  <w:divBdr>
                    <w:top w:val="none" w:sz="0" w:space="0" w:color="auto"/>
                    <w:left w:val="none" w:sz="0" w:space="0" w:color="auto"/>
                    <w:bottom w:val="none" w:sz="0" w:space="0" w:color="auto"/>
                    <w:right w:val="none" w:sz="0" w:space="0" w:color="auto"/>
                  </w:divBdr>
                </w:div>
                <w:div w:id="244458022">
                  <w:marLeft w:val="0"/>
                  <w:marRight w:val="0"/>
                  <w:marTop w:val="0"/>
                  <w:marBottom w:val="0"/>
                  <w:divBdr>
                    <w:top w:val="none" w:sz="0" w:space="0" w:color="auto"/>
                    <w:left w:val="none" w:sz="0" w:space="0" w:color="auto"/>
                    <w:bottom w:val="none" w:sz="0" w:space="0" w:color="auto"/>
                    <w:right w:val="none" w:sz="0" w:space="0" w:color="auto"/>
                  </w:divBdr>
                </w:div>
                <w:div w:id="247423712">
                  <w:marLeft w:val="0"/>
                  <w:marRight w:val="0"/>
                  <w:marTop w:val="0"/>
                  <w:marBottom w:val="0"/>
                  <w:divBdr>
                    <w:top w:val="none" w:sz="0" w:space="0" w:color="auto"/>
                    <w:left w:val="none" w:sz="0" w:space="0" w:color="auto"/>
                    <w:bottom w:val="none" w:sz="0" w:space="0" w:color="auto"/>
                    <w:right w:val="none" w:sz="0" w:space="0" w:color="auto"/>
                  </w:divBdr>
                </w:div>
                <w:div w:id="768933968">
                  <w:marLeft w:val="0"/>
                  <w:marRight w:val="0"/>
                  <w:marTop w:val="0"/>
                  <w:marBottom w:val="0"/>
                  <w:divBdr>
                    <w:top w:val="none" w:sz="0" w:space="0" w:color="auto"/>
                    <w:left w:val="none" w:sz="0" w:space="0" w:color="auto"/>
                    <w:bottom w:val="none" w:sz="0" w:space="0" w:color="auto"/>
                    <w:right w:val="none" w:sz="0" w:space="0" w:color="auto"/>
                  </w:divBdr>
                </w:div>
                <w:div w:id="1022515964">
                  <w:marLeft w:val="0"/>
                  <w:marRight w:val="0"/>
                  <w:marTop w:val="0"/>
                  <w:marBottom w:val="0"/>
                  <w:divBdr>
                    <w:top w:val="none" w:sz="0" w:space="0" w:color="auto"/>
                    <w:left w:val="none" w:sz="0" w:space="0" w:color="auto"/>
                    <w:bottom w:val="none" w:sz="0" w:space="0" w:color="auto"/>
                    <w:right w:val="none" w:sz="0" w:space="0" w:color="auto"/>
                  </w:divBdr>
                </w:div>
                <w:div w:id="1187404364">
                  <w:marLeft w:val="0"/>
                  <w:marRight w:val="0"/>
                  <w:marTop w:val="0"/>
                  <w:marBottom w:val="0"/>
                  <w:divBdr>
                    <w:top w:val="none" w:sz="0" w:space="0" w:color="auto"/>
                    <w:left w:val="none" w:sz="0" w:space="0" w:color="auto"/>
                    <w:bottom w:val="none" w:sz="0" w:space="0" w:color="auto"/>
                    <w:right w:val="none" w:sz="0" w:space="0" w:color="auto"/>
                  </w:divBdr>
                </w:div>
                <w:div w:id="1221089493">
                  <w:marLeft w:val="0"/>
                  <w:marRight w:val="0"/>
                  <w:marTop w:val="0"/>
                  <w:marBottom w:val="0"/>
                  <w:divBdr>
                    <w:top w:val="none" w:sz="0" w:space="0" w:color="auto"/>
                    <w:left w:val="none" w:sz="0" w:space="0" w:color="auto"/>
                    <w:bottom w:val="none" w:sz="0" w:space="0" w:color="auto"/>
                    <w:right w:val="none" w:sz="0" w:space="0" w:color="auto"/>
                  </w:divBdr>
                </w:div>
                <w:div w:id="1470703418">
                  <w:marLeft w:val="0"/>
                  <w:marRight w:val="0"/>
                  <w:marTop w:val="0"/>
                  <w:marBottom w:val="0"/>
                  <w:divBdr>
                    <w:top w:val="none" w:sz="0" w:space="0" w:color="auto"/>
                    <w:left w:val="none" w:sz="0" w:space="0" w:color="auto"/>
                    <w:bottom w:val="none" w:sz="0" w:space="0" w:color="auto"/>
                    <w:right w:val="none" w:sz="0" w:space="0" w:color="auto"/>
                  </w:divBdr>
                </w:div>
                <w:div w:id="1644695705">
                  <w:marLeft w:val="0"/>
                  <w:marRight w:val="0"/>
                  <w:marTop w:val="0"/>
                  <w:marBottom w:val="0"/>
                  <w:divBdr>
                    <w:top w:val="none" w:sz="0" w:space="0" w:color="auto"/>
                    <w:left w:val="none" w:sz="0" w:space="0" w:color="auto"/>
                    <w:bottom w:val="none" w:sz="0" w:space="0" w:color="auto"/>
                    <w:right w:val="none" w:sz="0" w:space="0" w:color="auto"/>
                  </w:divBdr>
                </w:div>
                <w:div w:id="1644891896">
                  <w:marLeft w:val="0"/>
                  <w:marRight w:val="0"/>
                  <w:marTop w:val="0"/>
                  <w:marBottom w:val="0"/>
                  <w:divBdr>
                    <w:top w:val="none" w:sz="0" w:space="0" w:color="auto"/>
                    <w:left w:val="none" w:sz="0" w:space="0" w:color="auto"/>
                    <w:bottom w:val="none" w:sz="0" w:space="0" w:color="auto"/>
                    <w:right w:val="none" w:sz="0" w:space="0" w:color="auto"/>
                  </w:divBdr>
                </w:div>
                <w:div w:id="1706177418">
                  <w:marLeft w:val="0"/>
                  <w:marRight w:val="0"/>
                  <w:marTop w:val="0"/>
                  <w:marBottom w:val="0"/>
                  <w:divBdr>
                    <w:top w:val="none" w:sz="0" w:space="0" w:color="auto"/>
                    <w:left w:val="none" w:sz="0" w:space="0" w:color="auto"/>
                    <w:bottom w:val="none" w:sz="0" w:space="0" w:color="auto"/>
                    <w:right w:val="none" w:sz="0" w:space="0" w:color="auto"/>
                  </w:divBdr>
                </w:div>
              </w:divsChild>
            </w:div>
            <w:div w:id="564724055">
              <w:marLeft w:val="0"/>
              <w:marRight w:val="0"/>
              <w:marTop w:val="0"/>
              <w:marBottom w:val="0"/>
              <w:divBdr>
                <w:top w:val="none" w:sz="0" w:space="0" w:color="auto"/>
                <w:left w:val="none" w:sz="0" w:space="0" w:color="auto"/>
                <w:bottom w:val="none" w:sz="0" w:space="0" w:color="auto"/>
                <w:right w:val="none" w:sz="0" w:space="0" w:color="auto"/>
              </w:divBdr>
            </w:div>
            <w:div w:id="565184645">
              <w:marLeft w:val="0"/>
              <w:marRight w:val="0"/>
              <w:marTop w:val="0"/>
              <w:marBottom w:val="0"/>
              <w:divBdr>
                <w:top w:val="none" w:sz="0" w:space="0" w:color="auto"/>
                <w:left w:val="none" w:sz="0" w:space="0" w:color="auto"/>
                <w:bottom w:val="none" w:sz="0" w:space="0" w:color="auto"/>
                <w:right w:val="none" w:sz="0" w:space="0" w:color="auto"/>
              </w:divBdr>
            </w:div>
            <w:div w:id="565920149">
              <w:marLeft w:val="0"/>
              <w:marRight w:val="0"/>
              <w:marTop w:val="0"/>
              <w:marBottom w:val="0"/>
              <w:divBdr>
                <w:top w:val="none" w:sz="0" w:space="0" w:color="auto"/>
                <w:left w:val="none" w:sz="0" w:space="0" w:color="auto"/>
                <w:bottom w:val="none" w:sz="0" w:space="0" w:color="auto"/>
                <w:right w:val="none" w:sz="0" w:space="0" w:color="auto"/>
              </w:divBdr>
            </w:div>
            <w:div w:id="566963333">
              <w:marLeft w:val="0"/>
              <w:marRight w:val="0"/>
              <w:marTop w:val="0"/>
              <w:marBottom w:val="0"/>
              <w:divBdr>
                <w:top w:val="none" w:sz="0" w:space="0" w:color="auto"/>
                <w:left w:val="none" w:sz="0" w:space="0" w:color="auto"/>
                <w:bottom w:val="none" w:sz="0" w:space="0" w:color="auto"/>
                <w:right w:val="none" w:sz="0" w:space="0" w:color="auto"/>
              </w:divBdr>
            </w:div>
            <w:div w:id="567309002">
              <w:marLeft w:val="0"/>
              <w:marRight w:val="0"/>
              <w:marTop w:val="0"/>
              <w:marBottom w:val="0"/>
              <w:divBdr>
                <w:top w:val="none" w:sz="0" w:space="0" w:color="auto"/>
                <w:left w:val="none" w:sz="0" w:space="0" w:color="auto"/>
                <w:bottom w:val="none" w:sz="0" w:space="0" w:color="auto"/>
                <w:right w:val="none" w:sz="0" w:space="0" w:color="auto"/>
              </w:divBdr>
            </w:div>
            <w:div w:id="567964275">
              <w:marLeft w:val="0"/>
              <w:marRight w:val="0"/>
              <w:marTop w:val="0"/>
              <w:marBottom w:val="0"/>
              <w:divBdr>
                <w:top w:val="none" w:sz="0" w:space="0" w:color="auto"/>
                <w:left w:val="none" w:sz="0" w:space="0" w:color="auto"/>
                <w:bottom w:val="none" w:sz="0" w:space="0" w:color="auto"/>
                <w:right w:val="none" w:sz="0" w:space="0" w:color="auto"/>
              </w:divBdr>
            </w:div>
            <w:div w:id="568199248">
              <w:marLeft w:val="0"/>
              <w:marRight w:val="0"/>
              <w:marTop w:val="0"/>
              <w:marBottom w:val="0"/>
              <w:divBdr>
                <w:top w:val="none" w:sz="0" w:space="0" w:color="auto"/>
                <w:left w:val="none" w:sz="0" w:space="0" w:color="auto"/>
                <w:bottom w:val="none" w:sz="0" w:space="0" w:color="auto"/>
                <w:right w:val="none" w:sz="0" w:space="0" w:color="auto"/>
              </w:divBdr>
            </w:div>
            <w:div w:id="570577385">
              <w:marLeft w:val="0"/>
              <w:marRight w:val="0"/>
              <w:marTop w:val="0"/>
              <w:marBottom w:val="0"/>
              <w:divBdr>
                <w:top w:val="none" w:sz="0" w:space="0" w:color="auto"/>
                <w:left w:val="none" w:sz="0" w:space="0" w:color="auto"/>
                <w:bottom w:val="none" w:sz="0" w:space="0" w:color="auto"/>
                <w:right w:val="none" w:sz="0" w:space="0" w:color="auto"/>
              </w:divBdr>
            </w:div>
            <w:div w:id="571156185">
              <w:marLeft w:val="0"/>
              <w:marRight w:val="0"/>
              <w:marTop w:val="0"/>
              <w:marBottom w:val="0"/>
              <w:divBdr>
                <w:top w:val="none" w:sz="0" w:space="0" w:color="auto"/>
                <w:left w:val="none" w:sz="0" w:space="0" w:color="auto"/>
                <w:bottom w:val="none" w:sz="0" w:space="0" w:color="auto"/>
                <w:right w:val="none" w:sz="0" w:space="0" w:color="auto"/>
              </w:divBdr>
            </w:div>
            <w:div w:id="572742707">
              <w:marLeft w:val="0"/>
              <w:marRight w:val="0"/>
              <w:marTop w:val="0"/>
              <w:marBottom w:val="0"/>
              <w:divBdr>
                <w:top w:val="none" w:sz="0" w:space="0" w:color="auto"/>
                <w:left w:val="none" w:sz="0" w:space="0" w:color="auto"/>
                <w:bottom w:val="none" w:sz="0" w:space="0" w:color="auto"/>
                <w:right w:val="none" w:sz="0" w:space="0" w:color="auto"/>
              </w:divBdr>
            </w:div>
            <w:div w:id="573245027">
              <w:marLeft w:val="0"/>
              <w:marRight w:val="0"/>
              <w:marTop w:val="0"/>
              <w:marBottom w:val="0"/>
              <w:divBdr>
                <w:top w:val="none" w:sz="0" w:space="0" w:color="auto"/>
                <w:left w:val="none" w:sz="0" w:space="0" w:color="auto"/>
                <w:bottom w:val="none" w:sz="0" w:space="0" w:color="auto"/>
                <w:right w:val="none" w:sz="0" w:space="0" w:color="auto"/>
              </w:divBdr>
            </w:div>
            <w:div w:id="575213523">
              <w:marLeft w:val="0"/>
              <w:marRight w:val="0"/>
              <w:marTop w:val="0"/>
              <w:marBottom w:val="0"/>
              <w:divBdr>
                <w:top w:val="none" w:sz="0" w:space="0" w:color="auto"/>
                <w:left w:val="none" w:sz="0" w:space="0" w:color="auto"/>
                <w:bottom w:val="none" w:sz="0" w:space="0" w:color="auto"/>
                <w:right w:val="none" w:sz="0" w:space="0" w:color="auto"/>
              </w:divBdr>
            </w:div>
            <w:div w:id="576205151">
              <w:marLeft w:val="0"/>
              <w:marRight w:val="0"/>
              <w:marTop w:val="0"/>
              <w:marBottom w:val="0"/>
              <w:divBdr>
                <w:top w:val="none" w:sz="0" w:space="0" w:color="auto"/>
                <w:left w:val="none" w:sz="0" w:space="0" w:color="auto"/>
                <w:bottom w:val="none" w:sz="0" w:space="0" w:color="auto"/>
                <w:right w:val="none" w:sz="0" w:space="0" w:color="auto"/>
              </w:divBdr>
            </w:div>
            <w:div w:id="576599197">
              <w:marLeft w:val="0"/>
              <w:marRight w:val="0"/>
              <w:marTop w:val="0"/>
              <w:marBottom w:val="0"/>
              <w:divBdr>
                <w:top w:val="none" w:sz="0" w:space="0" w:color="auto"/>
                <w:left w:val="none" w:sz="0" w:space="0" w:color="auto"/>
                <w:bottom w:val="none" w:sz="0" w:space="0" w:color="auto"/>
                <w:right w:val="none" w:sz="0" w:space="0" w:color="auto"/>
              </w:divBdr>
            </w:div>
            <w:div w:id="577137615">
              <w:marLeft w:val="0"/>
              <w:marRight w:val="0"/>
              <w:marTop w:val="0"/>
              <w:marBottom w:val="0"/>
              <w:divBdr>
                <w:top w:val="none" w:sz="0" w:space="0" w:color="auto"/>
                <w:left w:val="none" w:sz="0" w:space="0" w:color="auto"/>
                <w:bottom w:val="none" w:sz="0" w:space="0" w:color="auto"/>
                <w:right w:val="none" w:sz="0" w:space="0" w:color="auto"/>
              </w:divBdr>
            </w:div>
            <w:div w:id="578638122">
              <w:marLeft w:val="0"/>
              <w:marRight w:val="0"/>
              <w:marTop w:val="0"/>
              <w:marBottom w:val="0"/>
              <w:divBdr>
                <w:top w:val="none" w:sz="0" w:space="0" w:color="auto"/>
                <w:left w:val="none" w:sz="0" w:space="0" w:color="auto"/>
                <w:bottom w:val="none" w:sz="0" w:space="0" w:color="auto"/>
                <w:right w:val="none" w:sz="0" w:space="0" w:color="auto"/>
              </w:divBdr>
            </w:div>
            <w:div w:id="579293451">
              <w:marLeft w:val="0"/>
              <w:marRight w:val="0"/>
              <w:marTop w:val="0"/>
              <w:marBottom w:val="0"/>
              <w:divBdr>
                <w:top w:val="none" w:sz="0" w:space="0" w:color="auto"/>
                <w:left w:val="none" w:sz="0" w:space="0" w:color="auto"/>
                <w:bottom w:val="none" w:sz="0" w:space="0" w:color="auto"/>
                <w:right w:val="none" w:sz="0" w:space="0" w:color="auto"/>
              </w:divBdr>
            </w:div>
            <w:div w:id="579680244">
              <w:marLeft w:val="0"/>
              <w:marRight w:val="0"/>
              <w:marTop w:val="0"/>
              <w:marBottom w:val="0"/>
              <w:divBdr>
                <w:top w:val="none" w:sz="0" w:space="0" w:color="auto"/>
                <w:left w:val="none" w:sz="0" w:space="0" w:color="auto"/>
                <w:bottom w:val="none" w:sz="0" w:space="0" w:color="auto"/>
                <w:right w:val="none" w:sz="0" w:space="0" w:color="auto"/>
              </w:divBdr>
            </w:div>
            <w:div w:id="579759068">
              <w:marLeft w:val="0"/>
              <w:marRight w:val="0"/>
              <w:marTop w:val="0"/>
              <w:marBottom w:val="0"/>
              <w:divBdr>
                <w:top w:val="none" w:sz="0" w:space="0" w:color="auto"/>
                <w:left w:val="none" w:sz="0" w:space="0" w:color="auto"/>
                <w:bottom w:val="none" w:sz="0" w:space="0" w:color="auto"/>
                <w:right w:val="none" w:sz="0" w:space="0" w:color="auto"/>
              </w:divBdr>
            </w:div>
            <w:div w:id="583341283">
              <w:marLeft w:val="0"/>
              <w:marRight w:val="0"/>
              <w:marTop w:val="0"/>
              <w:marBottom w:val="0"/>
              <w:divBdr>
                <w:top w:val="none" w:sz="0" w:space="0" w:color="auto"/>
                <w:left w:val="none" w:sz="0" w:space="0" w:color="auto"/>
                <w:bottom w:val="none" w:sz="0" w:space="0" w:color="auto"/>
                <w:right w:val="none" w:sz="0" w:space="0" w:color="auto"/>
              </w:divBdr>
            </w:div>
            <w:div w:id="583493423">
              <w:marLeft w:val="0"/>
              <w:marRight w:val="0"/>
              <w:marTop w:val="0"/>
              <w:marBottom w:val="0"/>
              <w:divBdr>
                <w:top w:val="none" w:sz="0" w:space="0" w:color="auto"/>
                <w:left w:val="none" w:sz="0" w:space="0" w:color="auto"/>
                <w:bottom w:val="none" w:sz="0" w:space="0" w:color="auto"/>
                <w:right w:val="none" w:sz="0" w:space="0" w:color="auto"/>
              </w:divBdr>
            </w:div>
            <w:div w:id="583996719">
              <w:marLeft w:val="0"/>
              <w:marRight w:val="0"/>
              <w:marTop w:val="0"/>
              <w:marBottom w:val="0"/>
              <w:divBdr>
                <w:top w:val="none" w:sz="0" w:space="0" w:color="auto"/>
                <w:left w:val="none" w:sz="0" w:space="0" w:color="auto"/>
                <w:bottom w:val="none" w:sz="0" w:space="0" w:color="auto"/>
                <w:right w:val="none" w:sz="0" w:space="0" w:color="auto"/>
              </w:divBdr>
            </w:div>
            <w:div w:id="585308972">
              <w:marLeft w:val="0"/>
              <w:marRight w:val="0"/>
              <w:marTop w:val="0"/>
              <w:marBottom w:val="0"/>
              <w:divBdr>
                <w:top w:val="none" w:sz="0" w:space="0" w:color="auto"/>
                <w:left w:val="none" w:sz="0" w:space="0" w:color="auto"/>
                <w:bottom w:val="none" w:sz="0" w:space="0" w:color="auto"/>
                <w:right w:val="none" w:sz="0" w:space="0" w:color="auto"/>
              </w:divBdr>
            </w:div>
            <w:div w:id="585842794">
              <w:marLeft w:val="0"/>
              <w:marRight w:val="0"/>
              <w:marTop w:val="0"/>
              <w:marBottom w:val="0"/>
              <w:divBdr>
                <w:top w:val="none" w:sz="0" w:space="0" w:color="auto"/>
                <w:left w:val="none" w:sz="0" w:space="0" w:color="auto"/>
                <w:bottom w:val="none" w:sz="0" w:space="0" w:color="auto"/>
                <w:right w:val="none" w:sz="0" w:space="0" w:color="auto"/>
              </w:divBdr>
            </w:div>
            <w:div w:id="592976849">
              <w:marLeft w:val="0"/>
              <w:marRight w:val="0"/>
              <w:marTop w:val="0"/>
              <w:marBottom w:val="0"/>
              <w:divBdr>
                <w:top w:val="none" w:sz="0" w:space="0" w:color="auto"/>
                <w:left w:val="none" w:sz="0" w:space="0" w:color="auto"/>
                <w:bottom w:val="none" w:sz="0" w:space="0" w:color="auto"/>
                <w:right w:val="none" w:sz="0" w:space="0" w:color="auto"/>
              </w:divBdr>
            </w:div>
            <w:div w:id="592980143">
              <w:marLeft w:val="0"/>
              <w:marRight w:val="0"/>
              <w:marTop w:val="0"/>
              <w:marBottom w:val="0"/>
              <w:divBdr>
                <w:top w:val="none" w:sz="0" w:space="0" w:color="auto"/>
                <w:left w:val="none" w:sz="0" w:space="0" w:color="auto"/>
                <w:bottom w:val="none" w:sz="0" w:space="0" w:color="auto"/>
                <w:right w:val="none" w:sz="0" w:space="0" w:color="auto"/>
              </w:divBdr>
            </w:div>
            <w:div w:id="593977726">
              <w:marLeft w:val="0"/>
              <w:marRight w:val="0"/>
              <w:marTop w:val="0"/>
              <w:marBottom w:val="0"/>
              <w:divBdr>
                <w:top w:val="none" w:sz="0" w:space="0" w:color="auto"/>
                <w:left w:val="none" w:sz="0" w:space="0" w:color="auto"/>
                <w:bottom w:val="none" w:sz="0" w:space="0" w:color="auto"/>
                <w:right w:val="none" w:sz="0" w:space="0" w:color="auto"/>
              </w:divBdr>
            </w:div>
            <w:div w:id="595750928">
              <w:marLeft w:val="0"/>
              <w:marRight w:val="0"/>
              <w:marTop w:val="0"/>
              <w:marBottom w:val="0"/>
              <w:divBdr>
                <w:top w:val="none" w:sz="0" w:space="0" w:color="auto"/>
                <w:left w:val="none" w:sz="0" w:space="0" w:color="auto"/>
                <w:bottom w:val="none" w:sz="0" w:space="0" w:color="auto"/>
                <w:right w:val="none" w:sz="0" w:space="0" w:color="auto"/>
              </w:divBdr>
            </w:div>
            <w:div w:id="596448813">
              <w:marLeft w:val="0"/>
              <w:marRight w:val="0"/>
              <w:marTop w:val="0"/>
              <w:marBottom w:val="0"/>
              <w:divBdr>
                <w:top w:val="none" w:sz="0" w:space="0" w:color="auto"/>
                <w:left w:val="none" w:sz="0" w:space="0" w:color="auto"/>
                <w:bottom w:val="none" w:sz="0" w:space="0" w:color="auto"/>
                <w:right w:val="none" w:sz="0" w:space="0" w:color="auto"/>
              </w:divBdr>
            </w:div>
            <w:div w:id="597175721">
              <w:marLeft w:val="0"/>
              <w:marRight w:val="0"/>
              <w:marTop w:val="0"/>
              <w:marBottom w:val="0"/>
              <w:divBdr>
                <w:top w:val="none" w:sz="0" w:space="0" w:color="auto"/>
                <w:left w:val="none" w:sz="0" w:space="0" w:color="auto"/>
                <w:bottom w:val="none" w:sz="0" w:space="0" w:color="auto"/>
                <w:right w:val="none" w:sz="0" w:space="0" w:color="auto"/>
              </w:divBdr>
            </w:div>
            <w:div w:id="597719677">
              <w:marLeft w:val="0"/>
              <w:marRight w:val="0"/>
              <w:marTop w:val="0"/>
              <w:marBottom w:val="0"/>
              <w:divBdr>
                <w:top w:val="none" w:sz="0" w:space="0" w:color="auto"/>
                <w:left w:val="none" w:sz="0" w:space="0" w:color="auto"/>
                <w:bottom w:val="none" w:sz="0" w:space="0" w:color="auto"/>
                <w:right w:val="none" w:sz="0" w:space="0" w:color="auto"/>
              </w:divBdr>
            </w:div>
            <w:div w:id="598870905">
              <w:marLeft w:val="0"/>
              <w:marRight w:val="0"/>
              <w:marTop w:val="0"/>
              <w:marBottom w:val="0"/>
              <w:divBdr>
                <w:top w:val="none" w:sz="0" w:space="0" w:color="auto"/>
                <w:left w:val="none" w:sz="0" w:space="0" w:color="auto"/>
                <w:bottom w:val="none" w:sz="0" w:space="0" w:color="auto"/>
                <w:right w:val="none" w:sz="0" w:space="0" w:color="auto"/>
              </w:divBdr>
            </w:div>
            <w:div w:id="601956484">
              <w:marLeft w:val="0"/>
              <w:marRight w:val="0"/>
              <w:marTop w:val="0"/>
              <w:marBottom w:val="0"/>
              <w:divBdr>
                <w:top w:val="none" w:sz="0" w:space="0" w:color="auto"/>
                <w:left w:val="none" w:sz="0" w:space="0" w:color="auto"/>
                <w:bottom w:val="none" w:sz="0" w:space="0" w:color="auto"/>
                <w:right w:val="none" w:sz="0" w:space="0" w:color="auto"/>
              </w:divBdr>
            </w:div>
            <w:div w:id="604656838">
              <w:marLeft w:val="0"/>
              <w:marRight w:val="0"/>
              <w:marTop w:val="0"/>
              <w:marBottom w:val="0"/>
              <w:divBdr>
                <w:top w:val="none" w:sz="0" w:space="0" w:color="auto"/>
                <w:left w:val="none" w:sz="0" w:space="0" w:color="auto"/>
                <w:bottom w:val="none" w:sz="0" w:space="0" w:color="auto"/>
                <w:right w:val="none" w:sz="0" w:space="0" w:color="auto"/>
              </w:divBdr>
            </w:div>
            <w:div w:id="604731662">
              <w:marLeft w:val="0"/>
              <w:marRight w:val="0"/>
              <w:marTop w:val="0"/>
              <w:marBottom w:val="0"/>
              <w:divBdr>
                <w:top w:val="none" w:sz="0" w:space="0" w:color="auto"/>
                <w:left w:val="none" w:sz="0" w:space="0" w:color="auto"/>
                <w:bottom w:val="none" w:sz="0" w:space="0" w:color="auto"/>
                <w:right w:val="none" w:sz="0" w:space="0" w:color="auto"/>
              </w:divBdr>
            </w:div>
            <w:div w:id="604919548">
              <w:marLeft w:val="0"/>
              <w:marRight w:val="0"/>
              <w:marTop w:val="0"/>
              <w:marBottom w:val="0"/>
              <w:divBdr>
                <w:top w:val="none" w:sz="0" w:space="0" w:color="auto"/>
                <w:left w:val="none" w:sz="0" w:space="0" w:color="auto"/>
                <w:bottom w:val="none" w:sz="0" w:space="0" w:color="auto"/>
                <w:right w:val="none" w:sz="0" w:space="0" w:color="auto"/>
              </w:divBdr>
            </w:div>
            <w:div w:id="605314371">
              <w:marLeft w:val="0"/>
              <w:marRight w:val="0"/>
              <w:marTop w:val="0"/>
              <w:marBottom w:val="0"/>
              <w:divBdr>
                <w:top w:val="none" w:sz="0" w:space="0" w:color="auto"/>
                <w:left w:val="none" w:sz="0" w:space="0" w:color="auto"/>
                <w:bottom w:val="none" w:sz="0" w:space="0" w:color="auto"/>
                <w:right w:val="none" w:sz="0" w:space="0" w:color="auto"/>
              </w:divBdr>
            </w:div>
            <w:div w:id="606038770">
              <w:marLeft w:val="0"/>
              <w:marRight w:val="0"/>
              <w:marTop w:val="0"/>
              <w:marBottom w:val="0"/>
              <w:divBdr>
                <w:top w:val="none" w:sz="0" w:space="0" w:color="auto"/>
                <w:left w:val="none" w:sz="0" w:space="0" w:color="auto"/>
                <w:bottom w:val="none" w:sz="0" w:space="0" w:color="auto"/>
                <w:right w:val="none" w:sz="0" w:space="0" w:color="auto"/>
              </w:divBdr>
            </w:div>
            <w:div w:id="609514103">
              <w:marLeft w:val="0"/>
              <w:marRight w:val="0"/>
              <w:marTop w:val="0"/>
              <w:marBottom w:val="0"/>
              <w:divBdr>
                <w:top w:val="none" w:sz="0" w:space="0" w:color="auto"/>
                <w:left w:val="none" w:sz="0" w:space="0" w:color="auto"/>
                <w:bottom w:val="none" w:sz="0" w:space="0" w:color="auto"/>
                <w:right w:val="none" w:sz="0" w:space="0" w:color="auto"/>
              </w:divBdr>
            </w:div>
            <w:div w:id="610626674">
              <w:marLeft w:val="0"/>
              <w:marRight w:val="0"/>
              <w:marTop w:val="360"/>
              <w:marBottom w:val="0"/>
              <w:divBdr>
                <w:top w:val="single" w:sz="6" w:space="0" w:color="auto"/>
                <w:left w:val="single" w:sz="6" w:space="0" w:color="auto"/>
                <w:bottom w:val="single" w:sz="6" w:space="0" w:color="auto"/>
                <w:right w:val="single" w:sz="6" w:space="0" w:color="auto"/>
              </w:divBdr>
            </w:div>
            <w:div w:id="612175525">
              <w:marLeft w:val="0"/>
              <w:marRight w:val="0"/>
              <w:marTop w:val="0"/>
              <w:marBottom w:val="0"/>
              <w:divBdr>
                <w:top w:val="none" w:sz="0" w:space="0" w:color="auto"/>
                <w:left w:val="none" w:sz="0" w:space="0" w:color="auto"/>
                <w:bottom w:val="none" w:sz="0" w:space="0" w:color="auto"/>
                <w:right w:val="none" w:sz="0" w:space="0" w:color="auto"/>
              </w:divBdr>
            </w:div>
            <w:div w:id="612589455">
              <w:marLeft w:val="0"/>
              <w:marRight w:val="0"/>
              <w:marTop w:val="0"/>
              <w:marBottom w:val="0"/>
              <w:divBdr>
                <w:top w:val="none" w:sz="0" w:space="0" w:color="auto"/>
                <w:left w:val="none" w:sz="0" w:space="0" w:color="auto"/>
                <w:bottom w:val="none" w:sz="0" w:space="0" w:color="auto"/>
                <w:right w:val="none" w:sz="0" w:space="0" w:color="auto"/>
              </w:divBdr>
            </w:div>
            <w:div w:id="613366743">
              <w:marLeft w:val="0"/>
              <w:marRight w:val="0"/>
              <w:marTop w:val="0"/>
              <w:marBottom w:val="0"/>
              <w:divBdr>
                <w:top w:val="none" w:sz="0" w:space="0" w:color="auto"/>
                <w:left w:val="none" w:sz="0" w:space="0" w:color="auto"/>
                <w:bottom w:val="none" w:sz="0" w:space="0" w:color="auto"/>
                <w:right w:val="none" w:sz="0" w:space="0" w:color="auto"/>
              </w:divBdr>
            </w:div>
            <w:div w:id="613705870">
              <w:marLeft w:val="0"/>
              <w:marRight w:val="0"/>
              <w:marTop w:val="0"/>
              <w:marBottom w:val="0"/>
              <w:divBdr>
                <w:top w:val="none" w:sz="0" w:space="0" w:color="auto"/>
                <w:left w:val="none" w:sz="0" w:space="0" w:color="auto"/>
                <w:bottom w:val="none" w:sz="0" w:space="0" w:color="auto"/>
                <w:right w:val="none" w:sz="0" w:space="0" w:color="auto"/>
              </w:divBdr>
            </w:div>
            <w:div w:id="615142022">
              <w:marLeft w:val="0"/>
              <w:marRight w:val="0"/>
              <w:marTop w:val="0"/>
              <w:marBottom w:val="0"/>
              <w:divBdr>
                <w:top w:val="none" w:sz="0" w:space="0" w:color="auto"/>
                <w:left w:val="none" w:sz="0" w:space="0" w:color="auto"/>
                <w:bottom w:val="none" w:sz="0" w:space="0" w:color="auto"/>
                <w:right w:val="none" w:sz="0" w:space="0" w:color="auto"/>
              </w:divBdr>
            </w:div>
            <w:div w:id="615865015">
              <w:marLeft w:val="0"/>
              <w:marRight w:val="0"/>
              <w:marTop w:val="0"/>
              <w:marBottom w:val="0"/>
              <w:divBdr>
                <w:top w:val="none" w:sz="0" w:space="0" w:color="auto"/>
                <w:left w:val="none" w:sz="0" w:space="0" w:color="auto"/>
                <w:bottom w:val="none" w:sz="0" w:space="0" w:color="auto"/>
                <w:right w:val="none" w:sz="0" w:space="0" w:color="auto"/>
              </w:divBdr>
            </w:div>
            <w:div w:id="617026972">
              <w:marLeft w:val="0"/>
              <w:marRight w:val="0"/>
              <w:marTop w:val="0"/>
              <w:marBottom w:val="0"/>
              <w:divBdr>
                <w:top w:val="none" w:sz="0" w:space="0" w:color="auto"/>
                <w:left w:val="none" w:sz="0" w:space="0" w:color="auto"/>
                <w:bottom w:val="none" w:sz="0" w:space="0" w:color="auto"/>
                <w:right w:val="none" w:sz="0" w:space="0" w:color="auto"/>
              </w:divBdr>
            </w:div>
            <w:div w:id="619069783">
              <w:marLeft w:val="0"/>
              <w:marRight w:val="0"/>
              <w:marTop w:val="0"/>
              <w:marBottom w:val="0"/>
              <w:divBdr>
                <w:top w:val="none" w:sz="0" w:space="0" w:color="auto"/>
                <w:left w:val="none" w:sz="0" w:space="0" w:color="auto"/>
                <w:bottom w:val="none" w:sz="0" w:space="0" w:color="auto"/>
                <w:right w:val="none" w:sz="0" w:space="0" w:color="auto"/>
              </w:divBdr>
            </w:div>
            <w:div w:id="620377325">
              <w:marLeft w:val="0"/>
              <w:marRight w:val="0"/>
              <w:marTop w:val="0"/>
              <w:marBottom w:val="0"/>
              <w:divBdr>
                <w:top w:val="none" w:sz="0" w:space="0" w:color="auto"/>
                <w:left w:val="none" w:sz="0" w:space="0" w:color="auto"/>
                <w:bottom w:val="none" w:sz="0" w:space="0" w:color="auto"/>
                <w:right w:val="none" w:sz="0" w:space="0" w:color="auto"/>
              </w:divBdr>
            </w:div>
            <w:div w:id="620380142">
              <w:marLeft w:val="0"/>
              <w:marRight w:val="0"/>
              <w:marTop w:val="0"/>
              <w:marBottom w:val="0"/>
              <w:divBdr>
                <w:top w:val="none" w:sz="0" w:space="0" w:color="auto"/>
                <w:left w:val="none" w:sz="0" w:space="0" w:color="auto"/>
                <w:bottom w:val="none" w:sz="0" w:space="0" w:color="auto"/>
                <w:right w:val="none" w:sz="0" w:space="0" w:color="auto"/>
              </w:divBdr>
            </w:div>
            <w:div w:id="621233768">
              <w:marLeft w:val="0"/>
              <w:marRight w:val="0"/>
              <w:marTop w:val="0"/>
              <w:marBottom w:val="0"/>
              <w:divBdr>
                <w:top w:val="none" w:sz="0" w:space="0" w:color="auto"/>
                <w:left w:val="none" w:sz="0" w:space="0" w:color="auto"/>
                <w:bottom w:val="none" w:sz="0" w:space="0" w:color="auto"/>
                <w:right w:val="none" w:sz="0" w:space="0" w:color="auto"/>
              </w:divBdr>
            </w:div>
            <w:div w:id="622808768">
              <w:marLeft w:val="0"/>
              <w:marRight w:val="0"/>
              <w:marTop w:val="0"/>
              <w:marBottom w:val="0"/>
              <w:divBdr>
                <w:top w:val="none" w:sz="0" w:space="0" w:color="auto"/>
                <w:left w:val="none" w:sz="0" w:space="0" w:color="auto"/>
                <w:bottom w:val="none" w:sz="0" w:space="0" w:color="auto"/>
                <w:right w:val="none" w:sz="0" w:space="0" w:color="auto"/>
              </w:divBdr>
            </w:div>
            <w:div w:id="624510569">
              <w:marLeft w:val="0"/>
              <w:marRight w:val="0"/>
              <w:marTop w:val="0"/>
              <w:marBottom w:val="0"/>
              <w:divBdr>
                <w:top w:val="none" w:sz="0" w:space="0" w:color="auto"/>
                <w:left w:val="none" w:sz="0" w:space="0" w:color="auto"/>
                <w:bottom w:val="none" w:sz="0" w:space="0" w:color="auto"/>
                <w:right w:val="none" w:sz="0" w:space="0" w:color="auto"/>
              </w:divBdr>
            </w:div>
            <w:div w:id="628583789">
              <w:marLeft w:val="0"/>
              <w:marRight w:val="0"/>
              <w:marTop w:val="0"/>
              <w:marBottom w:val="0"/>
              <w:divBdr>
                <w:top w:val="none" w:sz="0" w:space="0" w:color="auto"/>
                <w:left w:val="none" w:sz="0" w:space="0" w:color="auto"/>
                <w:bottom w:val="none" w:sz="0" w:space="0" w:color="auto"/>
                <w:right w:val="none" w:sz="0" w:space="0" w:color="auto"/>
              </w:divBdr>
            </w:div>
            <w:div w:id="628587073">
              <w:marLeft w:val="0"/>
              <w:marRight w:val="0"/>
              <w:marTop w:val="0"/>
              <w:marBottom w:val="0"/>
              <w:divBdr>
                <w:top w:val="none" w:sz="0" w:space="0" w:color="auto"/>
                <w:left w:val="none" w:sz="0" w:space="0" w:color="auto"/>
                <w:bottom w:val="none" w:sz="0" w:space="0" w:color="auto"/>
                <w:right w:val="none" w:sz="0" w:space="0" w:color="auto"/>
              </w:divBdr>
            </w:div>
            <w:div w:id="630793281">
              <w:marLeft w:val="0"/>
              <w:marRight w:val="0"/>
              <w:marTop w:val="0"/>
              <w:marBottom w:val="0"/>
              <w:divBdr>
                <w:top w:val="none" w:sz="0" w:space="0" w:color="auto"/>
                <w:left w:val="none" w:sz="0" w:space="0" w:color="auto"/>
                <w:bottom w:val="none" w:sz="0" w:space="0" w:color="auto"/>
                <w:right w:val="none" w:sz="0" w:space="0" w:color="auto"/>
              </w:divBdr>
            </w:div>
            <w:div w:id="631133325">
              <w:marLeft w:val="0"/>
              <w:marRight w:val="0"/>
              <w:marTop w:val="0"/>
              <w:marBottom w:val="0"/>
              <w:divBdr>
                <w:top w:val="none" w:sz="0" w:space="0" w:color="auto"/>
                <w:left w:val="none" w:sz="0" w:space="0" w:color="auto"/>
                <w:bottom w:val="none" w:sz="0" w:space="0" w:color="auto"/>
                <w:right w:val="none" w:sz="0" w:space="0" w:color="auto"/>
              </w:divBdr>
            </w:div>
            <w:div w:id="633221703">
              <w:marLeft w:val="0"/>
              <w:marRight w:val="0"/>
              <w:marTop w:val="0"/>
              <w:marBottom w:val="0"/>
              <w:divBdr>
                <w:top w:val="none" w:sz="0" w:space="0" w:color="auto"/>
                <w:left w:val="none" w:sz="0" w:space="0" w:color="auto"/>
                <w:bottom w:val="none" w:sz="0" w:space="0" w:color="auto"/>
                <w:right w:val="none" w:sz="0" w:space="0" w:color="auto"/>
              </w:divBdr>
            </w:div>
            <w:div w:id="636764724">
              <w:marLeft w:val="0"/>
              <w:marRight w:val="0"/>
              <w:marTop w:val="0"/>
              <w:marBottom w:val="0"/>
              <w:divBdr>
                <w:top w:val="none" w:sz="0" w:space="0" w:color="auto"/>
                <w:left w:val="none" w:sz="0" w:space="0" w:color="auto"/>
                <w:bottom w:val="none" w:sz="0" w:space="0" w:color="auto"/>
                <w:right w:val="none" w:sz="0" w:space="0" w:color="auto"/>
              </w:divBdr>
            </w:div>
            <w:div w:id="637304567">
              <w:marLeft w:val="0"/>
              <w:marRight w:val="0"/>
              <w:marTop w:val="0"/>
              <w:marBottom w:val="0"/>
              <w:divBdr>
                <w:top w:val="none" w:sz="0" w:space="0" w:color="auto"/>
                <w:left w:val="none" w:sz="0" w:space="0" w:color="auto"/>
                <w:bottom w:val="none" w:sz="0" w:space="0" w:color="auto"/>
                <w:right w:val="none" w:sz="0" w:space="0" w:color="auto"/>
              </w:divBdr>
            </w:div>
            <w:div w:id="638460930">
              <w:marLeft w:val="0"/>
              <w:marRight w:val="0"/>
              <w:marTop w:val="0"/>
              <w:marBottom w:val="0"/>
              <w:divBdr>
                <w:top w:val="none" w:sz="0" w:space="0" w:color="auto"/>
                <w:left w:val="none" w:sz="0" w:space="0" w:color="auto"/>
                <w:bottom w:val="none" w:sz="0" w:space="0" w:color="auto"/>
                <w:right w:val="none" w:sz="0" w:space="0" w:color="auto"/>
              </w:divBdr>
            </w:div>
            <w:div w:id="639266862">
              <w:marLeft w:val="0"/>
              <w:marRight w:val="0"/>
              <w:marTop w:val="0"/>
              <w:marBottom w:val="0"/>
              <w:divBdr>
                <w:top w:val="none" w:sz="0" w:space="0" w:color="auto"/>
                <w:left w:val="none" w:sz="0" w:space="0" w:color="auto"/>
                <w:bottom w:val="none" w:sz="0" w:space="0" w:color="auto"/>
                <w:right w:val="none" w:sz="0" w:space="0" w:color="auto"/>
              </w:divBdr>
            </w:div>
            <w:div w:id="639919839">
              <w:marLeft w:val="0"/>
              <w:marRight w:val="0"/>
              <w:marTop w:val="0"/>
              <w:marBottom w:val="0"/>
              <w:divBdr>
                <w:top w:val="none" w:sz="0" w:space="0" w:color="auto"/>
                <w:left w:val="none" w:sz="0" w:space="0" w:color="auto"/>
                <w:bottom w:val="none" w:sz="0" w:space="0" w:color="auto"/>
                <w:right w:val="none" w:sz="0" w:space="0" w:color="auto"/>
              </w:divBdr>
            </w:div>
            <w:div w:id="640501601">
              <w:marLeft w:val="0"/>
              <w:marRight w:val="0"/>
              <w:marTop w:val="0"/>
              <w:marBottom w:val="0"/>
              <w:divBdr>
                <w:top w:val="none" w:sz="0" w:space="0" w:color="auto"/>
                <w:left w:val="none" w:sz="0" w:space="0" w:color="auto"/>
                <w:bottom w:val="none" w:sz="0" w:space="0" w:color="auto"/>
                <w:right w:val="none" w:sz="0" w:space="0" w:color="auto"/>
              </w:divBdr>
            </w:div>
            <w:div w:id="641036247">
              <w:marLeft w:val="0"/>
              <w:marRight w:val="0"/>
              <w:marTop w:val="0"/>
              <w:marBottom w:val="0"/>
              <w:divBdr>
                <w:top w:val="none" w:sz="0" w:space="0" w:color="auto"/>
                <w:left w:val="none" w:sz="0" w:space="0" w:color="auto"/>
                <w:bottom w:val="none" w:sz="0" w:space="0" w:color="auto"/>
                <w:right w:val="none" w:sz="0" w:space="0" w:color="auto"/>
              </w:divBdr>
            </w:div>
            <w:div w:id="641426989">
              <w:marLeft w:val="0"/>
              <w:marRight w:val="0"/>
              <w:marTop w:val="0"/>
              <w:marBottom w:val="0"/>
              <w:divBdr>
                <w:top w:val="none" w:sz="0" w:space="0" w:color="auto"/>
                <w:left w:val="none" w:sz="0" w:space="0" w:color="auto"/>
                <w:bottom w:val="none" w:sz="0" w:space="0" w:color="auto"/>
                <w:right w:val="none" w:sz="0" w:space="0" w:color="auto"/>
              </w:divBdr>
            </w:div>
            <w:div w:id="641468598">
              <w:marLeft w:val="0"/>
              <w:marRight w:val="0"/>
              <w:marTop w:val="0"/>
              <w:marBottom w:val="0"/>
              <w:divBdr>
                <w:top w:val="none" w:sz="0" w:space="0" w:color="auto"/>
                <w:left w:val="none" w:sz="0" w:space="0" w:color="auto"/>
                <w:bottom w:val="none" w:sz="0" w:space="0" w:color="auto"/>
                <w:right w:val="none" w:sz="0" w:space="0" w:color="auto"/>
              </w:divBdr>
            </w:div>
            <w:div w:id="642272290">
              <w:marLeft w:val="0"/>
              <w:marRight w:val="0"/>
              <w:marTop w:val="0"/>
              <w:marBottom w:val="0"/>
              <w:divBdr>
                <w:top w:val="none" w:sz="0" w:space="0" w:color="auto"/>
                <w:left w:val="none" w:sz="0" w:space="0" w:color="auto"/>
                <w:bottom w:val="none" w:sz="0" w:space="0" w:color="auto"/>
                <w:right w:val="none" w:sz="0" w:space="0" w:color="auto"/>
              </w:divBdr>
            </w:div>
            <w:div w:id="642932874">
              <w:marLeft w:val="0"/>
              <w:marRight w:val="0"/>
              <w:marTop w:val="0"/>
              <w:marBottom w:val="0"/>
              <w:divBdr>
                <w:top w:val="none" w:sz="0" w:space="0" w:color="auto"/>
                <w:left w:val="none" w:sz="0" w:space="0" w:color="auto"/>
                <w:bottom w:val="none" w:sz="0" w:space="0" w:color="auto"/>
                <w:right w:val="none" w:sz="0" w:space="0" w:color="auto"/>
              </w:divBdr>
            </w:div>
            <w:div w:id="643311435">
              <w:marLeft w:val="0"/>
              <w:marRight w:val="0"/>
              <w:marTop w:val="0"/>
              <w:marBottom w:val="0"/>
              <w:divBdr>
                <w:top w:val="none" w:sz="0" w:space="0" w:color="auto"/>
                <w:left w:val="none" w:sz="0" w:space="0" w:color="auto"/>
                <w:bottom w:val="none" w:sz="0" w:space="0" w:color="auto"/>
                <w:right w:val="none" w:sz="0" w:space="0" w:color="auto"/>
              </w:divBdr>
            </w:div>
            <w:div w:id="645937641">
              <w:marLeft w:val="0"/>
              <w:marRight w:val="0"/>
              <w:marTop w:val="0"/>
              <w:marBottom w:val="0"/>
              <w:divBdr>
                <w:top w:val="none" w:sz="0" w:space="0" w:color="auto"/>
                <w:left w:val="none" w:sz="0" w:space="0" w:color="auto"/>
                <w:bottom w:val="none" w:sz="0" w:space="0" w:color="auto"/>
                <w:right w:val="none" w:sz="0" w:space="0" w:color="auto"/>
              </w:divBdr>
            </w:div>
            <w:div w:id="648442540">
              <w:marLeft w:val="0"/>
              <w:marRight w:val="0"/>
              <w:marTop w:val="0"/>
              <w:marBottom w:val="0"/>
              <w:divBdr>
                <w:top w:val="none" w:sz="0" w:space="0" w:color="auto"/>
                <w:left w:val="none" w:sz="0" w:space="0" w:color="auto"/>
                <w:bottom w:val="none" w:sz="0" w:space="0" w:color="auto"/>
                <w:right w:val="none" w:sz="0" w:space="0" w:color="auto"/>
              </w:divBdr>
            </w:div>
            <w:div w:id="650865025">
              <w:marLeft w:val="0"/>
              <w:marRight w:val="0"/>
              <w:marTop w:val="0"/>
              <w:marBottom w:val="0"/>
              <w:divBdr>
                <w:top w:val="none" w:sz="0" w:space="0" w:color="auto"/>
                <w:left w:val="none" w:sz="0" w:space="0" w:color="auto"/>
                <w:bottom w:val="none" w:sz="0" w:space="0" w:color="auto"/>
                <w:right w:val="none" w:sz="0" w:space="0" w:color="auto"/>
              </w:divBdr>
            </w:div>
            <w:div w:id="651756383">
              <w:marLeft w:val="0"/>
              <w:marRight w:val="0"/>
              <w:marTop w:val="0"/>
              <w:marBottom w:val="0"/>
              <w:divBdr>
                <w:top w:val="none" w:sz="0" w:space="0" w:color="auto"/>
                <w:left w:val="none" w:sz="0" w:space="0" w:color="auto"/>
                <w:bottom w:val="none" w:sz="0" w:space="0" w:color="auto"/>
                <w:right w:val="none" w:sz="0" w:space="0" w:color="auto"/>
              </w:divBdr>
            </w:div>
            <w:div w:id="651787367">
              <w:marLeft w:val="0"/>
              <w:marRight w:val="0"/>
              <w:marTop w:val="0"/>
              <w:marBottom w:val="0"/>
              <w:divBdr>
                <w:top w:val="none" w:sz="0" w:space="0" w:color="auto"/>
                <w:left w:val="none" w:sz="0" w:space="0" w:color="auto"/>
                <w:bottom w:val="none" w:sz="0" w:space="0" w:color="auto"/>
                <w:right w:val="none" w:sz="0" w:space="0" w:color="auto"/>
              </w:divBdr>
            </w:div>
            <w:div w:id="652027103">
              <w:marLeft w:val="0"/>
              <w:marRight w:val="0"/>
              <w:marTop w:val="0"/>
              <w:marBottom w:val="0"/>
              <w:divBdr>
                <w:top w:val="none" w:sz="0" w:space="0" w:color="auto"/>
                <w:left w:val="none" w:sz="0" w:space="0" w:color="auto"/>
                <w:bottom w:val="none" w:sz="0" w:space="0" w:color="auto"/>
                <w:right w:val="none" w:sz="0" w:space="0" w:color="auto"/>
              </w:divBdr>
            </w:div>
            <w:div w:id="652416508">
              <w:marLeft w:val="0"/>
              <w:marRight w:val="0"/>
              <w:marTop w:val="0"/>
              <w:marBottom w:val="0"/>
              <w:divBdr>
                <w:top w:val="none" w:sz="0" w:space="0" w:color="auto"/>
                <w:left w:val="none" w:sz="0" w:space="0" w:color="auto"/>
                <w:bottom w:val="none" w:sz="0" w:space="0" w:color="auto"/>
                <w:right w:val="none" w:sz="0" w:space="0" w:color="auto"/>
              </w:divBdr>
            </w:div>
            <w:div w:id="656105651">
              <w:marLeft w:val="0"/>
              <w:marRight w:val="0"/>
              <w:marTop w:val="0"/>
              <w:marBottom w:val="0"/>
              <w:divBdr>
                <w:top w:val="none" w:sz="0" w:space="0" w:color="auto"/>
                <w:left w:val="none" w:sz="0" w:space="0" w:color="auto"/>
                <w:bottom w:val="none" w:sz="0" w:space="0" w:color="auto"/>
                <w:right w:val="none" w:sz="0" w:space="0" w:color="auto"/>
              </w:divBdr>
            </w:div>
            <w:div w:id="657732874">
              <w:marLeft w:val="0"/>
              <w:marRight w:val="0"/>
              <w:marTop w:val="0"/>
              <w:marBottom w:val="0"/>
              <w:divBdr>
                <w:top w:val="none" w:sz="0" w:space="0" w:color="auto"/>
                <w:left w:val="none" w:sz="0" w:space="0" w:color="auto"/>
                <w:bottom w:val="none" w:sz="0" w:space="0" w:color="auto"/>
                <w:right w:val="none" w:sz="0" w:space="0" w:color="auto"/>
              </w:divBdr>
            </w:div>
            <w:div w:id="660354899">
              <w:marLeft w:val="0"/>
              <w:marRight w:val="0"/>
              <w:marTop w:val="0"/>
              <w:marBottom w:val="0"/>
              <w:divBdr>
                <w:top w:val="none" w:sz="0" w:space="0" w:color="auto"/>
                <w:left w:val="none" w:sz="0" w:space="0" w:color="auto"/>
                <w:bottom w:val="none" w:sz="0" w:space="0" w:color="auto"/>
                <w:right w:val="none" w:sz="0" w:space="0" w:color="auto"/>
              </w:divBdr>
            </w:div>
            <w:div w:id="662246062">
              <w:marLeft w:val="0"/>
              <w:marRight w:val="0"/>
              <w:marTop w:val="0"/>
              <w:marBottom w:val="0"/>
              <w:divBdr>
                <w:top w:val="none" w:sz="0" w:space="0" w:color="auto"/>
                <w:left w:val="none" w:sz="0" w:space="0" w:color="auto"/>
                <w:bottom w:val="none" w:sz="0" w:space="0" w:color="auto"/>
                <w:right w:val="none" w:sz="0" w:space="0" w:color="auto"/>
              </w:divBdr>
            </w:div>
            <w:div w:id="663437262">
              <w:marLeft w:val="0"/>
              <w:marRight w:val="0"/>
              <w:marTop w:val="0"/>
              <w:marBottom w:val="0"/>
              <w:divBdr>
                <w:top w:val="none" w:sz="0" w:space="0" w:color="auto"/>
                <w:left w:val="none" w:sz="0" w:space="0" w:color="auto"/>
                <w:bottom w:val="none" w:sz="0" w:space="0" w:color="auto"/>
                <w:right w:val="none" w:sz="0" w:space="0" w:color="auto"/>
              </w:divBdr>
            </w:div>
            <w:div w:id="663508677">
              <w:marLeft w:val="0"/>
              <w:marRight w:val="0"/>
              <w:marTop w:val="0"/>
              <w:marBottom w:val="0"/>
              <w:divBdr>
                <w:top w:val="none" w:sz="0" w:space="0" w:color="auto"/>
                <w:left w:val="none" w:sz="0" w:space="0" w:color="auto"/>
                <w:bottom w:val="none" w:sz="0" w:space="0" w:color="auto"/>
                <w:right w:val="none" w:sz="0" w:space="0" w:color="auto"/>
              </w:divBdr>
            </w:div>
            <w:div w:id="664432343">
              <w:marLeft w:val="0"/>
              <w:marRight w:val="0"/>
              <w:marTop w:val="0"/>
              <w:marBottom w:val="0"/>
              <w:divBdr>
                <w:top w:val="none" w:sz="0" w:space="0" w:color="auto"/>
                <w:left w:val="none" w:sz="0" w:space="0" w:color="auto"/>
                <w:bottom w:val="none" w:sz="0" w:space="0" w:color="auto"/>
                <w:right w:val="none" w:sz="0" w:space="0" w:color="auto"/>
              </w:divBdr>
            </w:div>
            <w:div w:id="667555810">
              <w:marLeft w:val="0"/>
              <w:marRight w:val="0"/>
              <w:marTop w:val="0"/>
              <w:marBottom w:val="0"/>
              <w:divBdr>
                <w:top w:val="none" w:sz="0" w:space="0" w:color="auto"/>
                <w:left w:val="none" w:sz="0" w:space="0" w:color="auto"/>
                <w:bottom w:val="none" w:sz="0" w:space="0" w:color="auto"/>
                <w:right w:val="none" w:sz="0" w:space="0" w:color="auto"/>
              </w:divBdr>
            </w:div>
            <w:div w:id="669674715">
              <w:marLeft w:val="0"/>
              <w:marRight w:val="0"/>
              <w:marTop w:val="0"/>
              <w:marBottom w:val="0"/>
              <w:divBdr>
                <w:top w:val="none" w:sz="0" w:space="0" w:color="auto"/>
                <w:left w:val="none" w:sz="0" w:space="0" w:color="auto"/>
                <w:bottom w:val="none" w:sz="0" w:space="0" w:color="auto"/>
                <w:right w:val="none" w:sz="0" w:space="0" w:color="auto"/>
              </w:divBdr>
            </w:div>
            <w:div w:id="672685116">
              <w:marLeft w:val="0"/>
              <w:marRight w:val="0"/>
              <w:marTop w:val="0"/>
              <w:marBottom w:val="0"/>
              <w:divBdr>
                <w:top w:val="none" w:sz="0" w:space="0" w:color="auto"/>
                <w:left w:val="none" w:sz="0" w:space="0" w:color="auto"/>
                <w:bottom w:val="none" w:sz="0" w:space="0" w:color="auto"/>
                <w:right w:val="none" w:sz="0" w:space="0" w:color="auto"/>
              </w:divBdr>
            </w:div>
            <w:div w:id="673188715">
              <w:marLeft w:val="0"/>
              <w:marRight w:val="0"/>
              <w:marTop w:val="0"/>
              <w:marBottom w:val="0"/>
              <w:divBdr>
                <w:top w:val="none" w:sz="0" w:space="0" w:color="auto"/>
                <w:left w:val="none" w:sz="0" w:space="0" w:color="auto"/>
                <w:bottom w:val="none" w:sz="0" w:space="0" w:color="auto"/>
                <w:right w:val="none" w:sz="0" w:space="0" w:color="auto"/>
              </w:divBdr>
            </w:div>
            <w:div w:id="673457464">
              <w:marLeft w:val="0"/>
              <w:marRight w:val="0"/>
              <w:marTop w:val="0"/>
              <w:marBottom w:val="0"/>
              <w:divBdr>
                <w:top w:val="none" w:sz="0" w:space="0" w:color="auto"/>
                <w:left w:val="none" w:sz="0" w:space="0" w:color="auto"/>
                <w:bottom w:val="none" w:sz="0" w:space="0" w:color="auto"/>
                <w:right w:val="none" w:sz="0" w:space="0" w:color="auto"/>
              </w:divBdr>
            </w:div>
            <w:div w:id="677924173">
              <w:marLeft w:val="0"/>
              <w:marRight w:val="0"/>
              <w:marTop w:val="0"/>
              <w:marBottom w:val="0"/>
              <w:divBdr>
                <w:top w:val="none" w:sz="0" w:space="0" w:color="auto"/>
                <w:left w:val="none" w:sz="0" w:space="0" w:color="auto"/>
                <w:bottom w:val="none" w:sz="0" w:space="0" w:color="auto"/>
                <w:right w:val="none" w:sz="0" w:space="0" w:color="auto"/>
              </w:divBdr>
            </w:div>
            <w:div w:id="678429329">
              <w:marLeft w:val="0"/>
              <w:marRight w:val="0"/>
              <w:marTop w:val="0"/>
              <w:marBottom w:val="0"/>
              <w:divBdr>
                <w:top w:val="none" w:sz="0" w:space="0" w:color="auto"/>
                <w:left w:val="none" w:sz="0" w:space="0" w:color="auto"/>
                <w:bottom w:val="none" w:sz="0" w:space="0" w:color="auto"/>
                <w:right w:val="none" w:sz="0" w:space="0" w:color="auto"/>
              </w:divBdr>
            </w:div>
            <w:div w:id="678704353">
              <w:marLeft w:val="0"/>
              <w:marRight w:val="0"/>
              <w:marTop w:val="0"/>
              <w:marBottom w:val="0"/>
              <w:divBdr>
                <w:top w:val="none" w:sz="0" w:space="0" w:color="auto"/>
                <w:left w:val="none" w:sz="0" w:space="0" w:color="auto"/>
                <w:bottom w:val="none" w:sz="0" w:space="0" w:color="auto"/>
                <w:right w:val="none" w:sz="0" w:space="0" w:color="auto"/>
              </w:divBdr>
            </w:div>
            <w:div w:id="682173077">
              <w:marLeft w:val="0"/>
              <w:marRight w:val="0"/>
              <w:marTop w:val="0"/>
              <w:marBottom w:val="0"/>
              <w:divBdr>
                <w:top w:val="none" w:sz="0" w:space="0" w:color="auto"/>
                <w:left w:val="none" w:sz="0" w:space="0" w:color="auto"/>
                <w:bottom w:val="none" w:sz="0" w:space="0" w:color="auto"/>
                <w:right w:val="none" w:sz="0" w:space="0" w:color="auto"/>
              </w:divBdr>
            </w:div>
            <w:div w:id="684093864">
              <w:marLeft w:val="0"/>
              <w:marRight w:val="0"/>
              <w:marTop w:val="0"/>
              <w:marBottom w:val="0"/>
              <w:divBdr>
                <w:top w:val="none" w:sz="0" w:space="0" w:color="auto"/>
                <w:left w:val="none" w:sz="0" w:space="0" w:color="auto"/>
                <w:bottom w:val="none" w:sz="0" w:space="0" w:color="auto"/>
                <w:right w:val="none" w:sz="0" w:space="0" w:color="auto"/>
              </w:divBdr>
            </w:div>
            <w:div w:id="686372630">
              <w:marLeft w:val="0"/>
              <w:marRight w:val="0"/>
              <w:marTop w:val="0"/>
              <w:marBottom w:val="0"/>
              <w:divBdr>
                <w:top w:val="none" w:sz="0" w:space="0" w:color="auto"/>
                <w:left w:val="none" w:sz="0" w:space="0" w:color="auto"/>
                <w:bottom w:val="none" w:sz="0" w:space="0" w:color="auto"/>
                <w:right w:val="none" w:sz="0" w:space="0" w:color="auto"/>
              </w:divBdr>
            </w:div>
            <w:div w:id="686441548">
              <w:marLeft w:val="0"/>
              <w:marRight w:val="0"/>
              <w:marTop w:val="0"/>
              <w:marBottom w:val="0"/>
              <w:divBdr>
                <w:top w:val="none" w:sz="0" w:space="0" w:color="auto"/>
                <w:left w:val="none" w:sz="0" w:space="0" w:color="auto"/>
                <w:bottom w:val="none" w:sz="0" w:space="0" w:color="auto"/>
                <w:right w:val="none" w:sz="0" w:space="0" w:color="auto"/>
              </w:divBdr>
            </w:div>
            <w:div w:id="686641112">
              <w:marLeft w:val="0"/>
              <w:marRight w:val="0"/>
              <w:marTop w:val="0"/>
              <w:marBottom w:val="0"/>
              <w:divBdr>
                <w:top w:val="none" w:sz="0" w:space="0" w:color="auto"/>
                <w:left w:val="none" w:sz="0" w:space="0" w:color="auto"/>
                <w:bottom w:val="none" w:sz="0" w:space="0" w:color="auto"/>
                <w:right w:val="none" w:sz="0" w:space="0" w:color="auto"/>
              </w:divBdr>
            </w:div>
            <w:div w:id="687758460">
              <w:marLeft w:val="0"/>
              <w:marRight w:val="0"/>
              <w:marTop w:val="0"/>
              <w:marBottom w:val="0"/>
              <w:divBdr>
                <w:top w:val="none" w:sz="0" w:space="0" w:color="auto"/>
                <w:left w:val="none" w:sz="0" w:space="0" w:color="auto"/>
                <w:bottom w:val="none" w:sz="0" w:space="0" w:color="auto"/>
                <w:right w:val="none" w:sz="0" w:space="0" w:color="auto"/>
              </w:divBdr>
            </w:div>
            <w:div w:id="688414809">
              <w:marLeft w:val="0"/>
              <w:marRight w:val="0"/>
              <w:marTop w:val="0"/>
              <w:marBottom w:val="0"/>
              <w:divBdr>
                <w:top w:val="none" w:sz="0" w:space="0" w:color="auto"/>
                <w:left w:val="none" w:sz="0" w:space="0" w:color="auto"/>
                <w:bottom w:val="none" w:sz="0" w:space="0" w:color="auto"/>
                <w:right w:val="none" w:sz="0" w:space="0" w:color="auto"/>
              </w:divBdr>
            </w:div>
            <w:div w:id="688415790">
              <w:marLeft w:val="0"/>
              <w:marRight w:val="0"/>
              <w:marTop w:val="0"/>
              <w:marBottom w:val="0"/>
              <w:divBdr>
                <w:top w:val="none" w:sz="0" w:space="0" w:color="auto"/>
                <w:left w:val="none" w:sz="0" w:space="0" w:color="auto"/>
                <w:bottom w:val="none" w:sz="0" w:space="0" w:color="auto"/>
                <w:right w:val="none" w:sz="0" w:space="0" w:color="auto"/>
              </w:divBdr>
            </w:div>
            <w:div w:id="690300450">
              <w:marLeft w:val="0"/>
              <w:marRight w:val="0"/>
              <w:marTop w:val="0"/>
              <w:marBottom w:val="0"/>
              <w:divBdr>
                <w:top w:val="none" w:sz="0" w:space="0" w:color="auto"/>
                <w:left w:val="none" w:sz="0" w:space="0" w:color="auto"/>
                <w:bottom w:val="none" w:sz="0" w:space="0" w:color="auto"/>
                <w:right w:val="none" w:sz="0" w:space="0" w:color="auto"/>
              </w:divBdr>
            </w:div>
            <w:div w:id="691148604">
              <w:marLeft w:val="0"/>
              <w:marRight w:val="0"/>
              <w:marTop w:val="0"/>
              <w:marBottom w:val="0"/>
              <w:divBdr>
                <w:top w:val="none" w:sz="0" w:space="0" w:color="auto"/>
                <w:left w:val="none" w:sz="0" w:space="0" w:color="auto"/>
                <w:bottom w:val="none" w:sz="0" w:space="0" w:color="auto"/>
                <w:right w:val="none" w:sz="0" w:space="0" w:color="auto"/>
              </w:divBdr>
            </w:div>
            <w:div w:id="691229992">
              <w:marLeft w:val="0"/>
              <w:marRight w:val="0"/>
              <w:marTop w:val="0"/>
              <w:marBottom w:val="0"/>
              <w:divBdr>
                <w:top w:val="none" w:sz="0" w:space="0" w:color="auto"/>
                <w:left w:val="none" w:sz="0" w:space="0" w:color="auto"/>
                <w:bottom w:val="none" w:sz="0" w:space="0" w:color="auto"/>
                <w:right w:val="none" w:sz="0" w:space="0" w:color="auto"/>
              </w:divBdr>
            </w:div>
            <w:div w:id="691301405">
              <w:marLeft w:val="0"/>
              <w:marRight w:val="0"/>
              <w:marTop w:val="0"/>
              <w:marBottom w:val="0"/>
              <w:divBdr>
                <w:top w:val="none" w:sz="0" w:space="0" w:color="auto"/>
                <w:left w:val="none" w:sz="0" w:space="0" w:color="auto"/>
                <w:bottom w:val="none" w:sz="0" w:space="0" w:color="auto"/>
                <w:right w:val="none" w:sz="0" w:space="0" w:color="auto"/>
              </w:divBdr>
            </w:div>
            <w:div w:id="692077380">
              <w:marLeft w:val="0"/>
              <w:marRight w:val="0"/>
              <w:marTop w:val="0"/>
              <w:marBottom w:val="0"/>
              <w:divBdr>
                <w:top w:val="none" w:sz="0" w:space="0" w:color="auto"/>
                <w:left w:val="none" w:sz="0" w:space="0" w:color="auto"/>
                <w:bottom w:val="none" w:sz="0" w:space="0" w:color="auto"/>
                <w:right w:val="none" w:sz="0" w:space="0" w:color="auto"/>
              </w:divBdr>
            </w:div>
            <w:div w:id="693767331">
              <w:marLeft w:val="0"/>
              <w:marRight w:val="0"/>
              <w:marTop w:val="0"/>
              <w:marBottom w:val="0"/>
              <w:divBdr>
                <w:top w:val="none" w:sz="0" w:space="0" w:color="auto"/>
                <w:left w:val="none" w:sz="0" w:space="0" w:color="auto"/>
                <w:bottom w:val="none" w:sz="0" w:space="0" w:color="auto"/>
                <w:right w:val="none" w:sz="0" w:space="0" w:color="auto"/>
              </w:divBdr>
            </w:div>
            <w:div w:id="696004395">
              <w:marLeft w:val="0"/>
              <w:marRight w:val="0"/>
              <w:marTop w:val="0"/>
              <w:marBottom w:val="0"/>
              <w:divBdr>
                <w:top w:val="none" w:sz="0" w:space="0" w:color="auto"/>
                <w:left w:val="none" w:sz="0" w:space="0" w:color="auto"/>
                <w:bottom w:val="none" w:sz="0" w:space="0" w:color="auto"/>
                <w:right w:val="none" w:sz="0" w:space="0" w:color="auto"/>
              </w:divBdr>
            </w:div>
            <w:div w:id="696345652">
              <w:marLeft w:val="0"/>
              <w:marRight w:val="0"/>
              <w:marTop w:val="0"/>
              <w:marBottom w:val="0"/>
              <w:divBdr>
                <w:top w:val="none" w:sz="0" w:space="0" w:color="auto"/>
                <w:left w:val="none" w:sz="0" w:space="0" w:color="auto"/>
                <w:bottom w:val="none" w:sz="0" w:space="0" w:color="auto"/>
                <w:right w:val="none" w:sz="0" w:space="0" w:color="auto"/>
              </w:divBdr>
            </w:div>
            <w:div w:id="697005799">
              <w:marLeft w:val="0"/>
              <w:marRight w:val="0"/>
              <w:marTop w:val="0"/>
              <w:marBottom w:val="0"/>
              <w:divBdr>
                <w:top w:val="none" w:sz="0" w:space="0" w:color="auto"/>
                <w:left w:val="none" w:sz="0" w:space="0" w:color="auto"/>
                <w:bottom w:val="none" w:sz="0" w:space="0" w:color="auto"/>
                <w:right w:val="none" w:sz="0" w:space="0" w:color="auto"/>
              </w:divBdr>
            </w:div>
            <w:div w:id="698550688">
              <w:marLeft w:val="0"/>
              <w:marRight w:val="0"/>
              <w:marTop w:val="0"/>
              <w:marBottom w:val="0"/>
              <w:divBdr>
                <w:top w:val="none" w:sz="0" w:space="0" w:color="auto"/>
                <w:left w:val="none" w:sz="0" w:space="0" w:color="auto"/>
                <w:bottom w:val="none" w:sz="0" w:space="0" w:color="auto"/>
                <w:right w:val="none" w:sz="0" w:space="0" w:color="auto"/>
              </w:divBdr>
            </w:div>
            <w:div w:id="699358949">
              <w:marLeft w:val="0"/>
              <w:marRight w:val="0"/>
              <w:marTop w:val="0"/>
              <w:marBottom w:val="0"/>
              <w:divBdr>
                <w:top w:val="none" w:sz="0" w:space="0" w:color="auto"/>
                <w:left w:val="none" w:sz="0" w:space="0" w:color="auto"/>
                <w:bottom w:val="none" w:sz="0" w:space="0" w:color="auto"/>
                <w:right w:val="none" w:sz="0" w:space="0" w:color="auto"/>
              </w:divBdr>
            </w:div>
            <w:div w:id="700478788">
              <w:marLeft w:val="0"/>
              <w:marRight w:val="0"/>
              <w:marTop w:val="0"/>
              <w:marBottom w:val="0"/>
              <w:divBdr>
                <w:top w:val="none" w:sz="0" w:space="0" w:color="auto"/>
                <w:left w:val="none" w:sz="0" w:space="0" w:color="auto"/>
                <w:bottom w:val="none" w:sz="0" w:space="0" w:color="auto"/>
                <w:right w:val="none" w:sz="0" w:space="0" w:color="auto"/>
              </w:divBdr>
            </w:div>
            <w:div w:id="701243461">
              <w:marLeft w:val="0"/>
              <w:marRight w:val="0"/>
              <w:marTop w:val="0"/>
              <w:marBottom w:val="0"/>
              <w:divBdr>
                <w:top w:val="none" w:sz="0" w:space="0" w:color="auto"/>
                <w:left w:val="none" w:sz="0" w:space="0" w:color="auto"/>
                <w:bottom w:val="none" w:sz="0" w:space="0" w:color="auto"/>
                <w:right w:val="none" w:sz="0" w:space="0" w:color="auto"/>
              </w:divBdr>
            </w:div>
            <w:div w:id="704209126">
              <w:marLeft w:val="0"/>
              <w:marRight w:val="0"/>
              <w:marTop w:val="0"/>
              <w:marBottom w:val="0"/>
              <w:divBdr>
                <w:top w:val="none" w:sz="0" w:space="0" w:color="auto"/>
                <w:left w:val="none" w:sz="0" w:space="0" w:color="auto"/>
                <w:bottom w:val="none" w:sz="0" w:space="0" w:color="auto"/>
                <w:right w:val="none" w:sz="0" w:space="0" w:color="auto"/>
              </w:divBdr>
            </w:div>
            <w:div w:id="706298565">
              <w:marLeft w:val="0"/>
              <w:marRight w:val="0"/>
              <w:marTop w:val="0"/>
              <w:marBottom w:val="0"/>
              <w:divBdr>
                <w:top w:val="none" w:sz="0" w:space="0" w:color="auto"/>
                <w:left w:val="none" w:sz="0" w:space="0" w:color="auto"/>
                <w:bottom w:val="none" w:sz="0" w:space="0" w:color="auto"/>
                <w:right w:val="none" w:sz="0" w:space="0" w:color="auto"/>
              </w:divBdr>
            </w:div>
            <w:div w:id="707145114">
              <w:marLeft w:val="0"/>
              <w:marRight w:val="0"/>
              <w:marTop w:val="0"/>
              <w:marBottom w:val="0"/>
              <w:divBdr>
                <w:top w:val="none" w:sz="0" w:space="0" w:color="auto"/>
                <w:left w:val="none" w:sz="0" w:space="0" w:color="auto"/>
                <w:bottom w:val="none" w:sz="0" w:space="0" w:color="auto"/>
                <w:right w:val="none" w:sz="0" w:space="0" w:color="auto"/>
              </w:divBdr>
            </w:div>
            <w:div w:id="708645608">
              <w:marLeft w:val="0"/>
              <w:marRight w:val="0"/>
              <w:marTop w:val="0"/>
              <w:marBottom w:val="0"/>
              <w:divBdr>
                <w:top w:val="none" w:sz="0" w:space="0" w:color="auto"/>
                <w:left w:val="none" w:sz="0" w:space="0" w:color="auto"/>
                <w:bottom w:val="none" w:sz="0" w:space="0" w:color="auto"/>
                <w:right w:val="none" w:sz="0" w:space="0" w:color="auto"/>
              </w:divBdr>
            </w:div>
            <w:div w:id="710767404">
              <w:marLeft w:val="0"/>
              <w:marRight w:val="0"/>
              <w:marTop w:val="0"/>
              <w:marBottom w:val="0"/>
              <w:divBdr>
                <w:top w:val="none" w:sz="0" w:space="0" w:color="auto"/>
                <w:left w:val="none" w:sz="0" w:space="0" w:color="auto"/>
                <w:bottom w:val="none" w:sz="0" w:space="0" w:color="auto"/>
                <w:right w:val="none" w:sz="0" w:space="0" w:color="auto"/>
              </w:divBdr>
            </w:div>
            <w:div w:id="711536664">
              <w:marLeft w:val="0"/>
              <w:marRight w:val="0"/>
              <w:marTop w:val="0"/>
              <w:marBottom w:val="0"/>
              <w:divBdr>
                <w:top w:val="none" w:sz="0" w:space="0" w:color="auto"/>
                <w:left w:val="none" w:sz="0" w:space="0" w:color="auto"/>
                <w:bottom w:val="none" w:sz="0" w:space="0" w:color="auto"/>
                <w:right w:val="none" w:sz="0" w:space="0" w:color="auto"/>
              </w:divBdr>
            </w:div>
            <w:div w:id="711926531">
              <w:marLeft w:val="0"/>
              <w:marRight w:val="0"/>
              <w:marTop w:val="0"/>
              <w:marBottom w:val="0"/>
              <w:divBdr>
                <w:top w:val="none" w:sz="0" w:space="0" w:color="auto"/>
                <w:left w:val="none" w:sz="0" w:space="0" w:color="auto"/>
                <w:bottom w:val="none" w:sz="0" w:space="0" w:color="auto"/>
                <w:right w:val="none" w:sz="0" w:space="0" w:color="auto"/>
              </w:divBdr>
            </w:div>
            <w:div w:id="712313299">
              <w:marLeft w:val="0"/>
              <w:marRight w:val="0"/>
              <w:marTop w:val="0"/>
              <w:marBottom w:val="0"/>
              <w:divBdr>
                <w:top w:val="none" w:sz="0" w:space="0" w:color="auto"/>
                <w:left w:val="none" w:sz="0" w:space="0" w:color="auto"/>
                <w:bottom w:val="none" w:sz="0" w:space="0" w:color="auto"/>
                <w:right w:val="none" w:sz="0" w:space="0" w:color="auto"/>
              </w:divBdr>
            </w:div>
            <w:div w:id="712341409">
              <w:marLeft w:val="0"/>
              <w:marRight w:val="0"/>
              <w:marTop w:val="0"/>
              <w:marBottom w:val="0"/>
              <w:divBdr>
                <w:top w:val="none" w:sz="0" w:space="0" w:color="auto"/>
                <w:left w:val="none" w:sz="0" w:space="0" w:color="auto"/>
                <w:bottom w:val="none" w:sz="0" w:space="0" w:color="auto"/>
                <w:right w:val="none" w:sz="0" w:space="0" w:color="auto"/>
              </w:divBdr>
            </w:div>
            <w:div w:id="713579391">
              <w:marLeft w:val="0"/>
              <w:marRight w:val="0"/>
              <w:marTop w:val="0"/>
              <w:marBottom w:val="0"/>
              <w:divBdr>
                <w:top w:val="none" w:sz="0" w:space="0" w:color="auto"/>
                <w:left w:val="none" w:sz="0" w:space="0" w:color="auto"/>
                <w:bottom w:val="none" w:sz="0" w:space="0" w:color="auto"/>
                <w:right w:val="none" w:sz="0" w:space="0" w:color="auto"/>
              </w:divBdr>
            </w:div>
            <w:div w:id="713847400">
              <w:marLeft w:val="0"/>
              <w:marRight w:val="0"/>
              <w:marTop w:val="0"/>
              <w:marBottom w:val="0"/>
              <w:divBdr>
                <w:top w:val="none" w:sz="0" w:space="0" w:color="auto"/>
                <w:left w:val="none" w:sz="0" w:space="0" w:color="auto"/>
                <w:bottom w:val="none" w:sz="0" w:space="0" w:color="auto"/>
                <w:right w:val="none" w:sz="0" w:space="0" w:color="auto"/>
              </w:divBdr>
            </w:div>
            <w:div w:id="714622805">
              <w:marLeft w:val="0"/>
              <w:marRight w:val="0"/>
              <w:marTop w:val="0"/>
              <w:marBottom w:val="0"/>
              <w:divBdr>
                <w:top w:val="none" w:sz="0" w:space="0" w:color="auto"/>
                <w:left w:val="none" w:sz="0" w:space="0" w:color="auto"/>
                <w:bottom w:val="none" w:sz="0" w:space="0" w:color="auto"/>
                <w:right w:val="none" w:sz="0" w:space="0" w:color="auto"/>
              </w:divBdr>
            </w:div>
            <w:div w:id="717902221">
              <w:marLeft w:val="0"/>
              <w:marRight w:val="0"/>
              <w:marTop w:val="0"/>
              <w:marBottom w:val="0"/>
              <w:divBdr>
                <w:top w:val="none" w:sz="0" w:space="0" w:color="auto"/>
                <w:left w:val="none" w:sz="0" w:space="0" w:color="auto"/>
                <w:bottom w:val="none" w:sz="0" w:space="0" w:color="auto"/>
                <w:right w:val="none" w:sz="0" w:space="0" w:color="auto"/>
              </w:divBdr>
            </w:div>
            <w:div w:id="718553492">
              <w:marLeft w:val="0"/>
              <w:marRight w:val="0"/>
              <w:marTop w:val="0"/>
              <w:marBottom w:val="0"/>
              <w:divBdr>
                <w:top w:val="none" w:sz="0" w:space="0" w:color="auto"/>
                <w:left w:val="none" w:sz="0" w:space="0" w:color="auto"/>
                <w:bottom w:val="none" w:sz="0" w:space="0" w:color="auto"/>
                <w:right w:val="none" w:sz="0" w:space="0" w:color="auto"/>
              </w:divBdr>
            </w:div>
            <w:div w:id="719405981">
              <w:marLeft w:val="0"/>
              <w:marRight w:val="0"/>
              <w:marTop w:val="0"/>
              <w:marBottom w:val="0"/>
              <w:divBdr>
                <w:top w:val="none" w:sz="0" w:space="0" w:color="auto"/>
                <w:left w:val="none" w:sz="0" w:space="0" w:color="auto"/>
                <w:bottom w:val="none" w:sz="0" w:space="0" w:color="auto"/>
                <w:right w:val="none" w:sz="0" w:space="0" w:color="auto"/>
              </w:divBdr>
            </w:div>
            <w:div w:id="721171751">
              <w:marLeft w:val="0"/>
              <w:marRight w:val="0"/>
              <w:marTop w:val="0"/>
              <w:marBottom w:val="0"/>
              <w:divBdr>
                <w:top w:val="none" w:sz="0" w:space="0" w:color="auto"/>
                <w:left w:val="none" w:sz="0" w:space="0" w:color="auto"/>
                <w:bottom w:val="none" w:sz="0" w:space="0" w:color="auto"/>
                <w:right w:val="none" w:sz="0" w:space="0" w:color="auto"/>
              </w:divBdr>
            </w:div>
            <w:div w:id="722213717">
              <w:marLeft w:val="0"/>
              <w:marRight w:val="0"/>
              <w:marTop w:val="0"/>
              <w:marBottom w:val="0"/>
              <w:divBdr>
                <w:top w:val="none" w:sz="0" w:space="0" w:color="auto"/>
                <w:left w:val="none" w:sz="0" w:space="0" w:color="auto"/>
                <w:bottom w:val="none" w:sz="0" w:space="0" w:color="auto"/>
                <w:right w:val="none" w:sz="0" w:space="0" w:color="auto"/>
              </w:divBdr>
            </w:div>
            <w:div w:id="726684347">
              <w:marLeft w:val="0"/>
              <w:marRight w:val="0"/>
              <w:marTop w:val="0"/>
              <w:marBottom w:val="0"/>
              <w:divBdr>
                <w:top w:val="none" w:sz="0" w:space="0" w:color="auto"/>
                <w:left w:val="none" w:sz="0" w:space="0" w:color="auto"/>
                <w:bottom w:val="none" w:sz="0" w:space="0" w:color="auto"/>
                <w:right w:val="none" w:sz="0" w:space="0" w:color="auto"/>
              </w:divBdr>
            </w:div>
            <w:div w:id="726999725">
              <w:marLeft w:val="0"/>
              <w:marRight w:val="0"/>
              <w:marTop w:val="0"/>
              <w:marBottom w:val="0"/>
              <w:divBdr>
                <w:top w:val="none" w:sz="0" w:space="0" w:color="auto"/>
                <w:left w:val="none" w:sz="0" w:space="0" w:color="auto"/>
                <w:bottom w:val="none" w:sz="0" w:space="0" w:color="auto"/>
                <w:right w:val="none" w:sz="0" w:space="0" w:color="auto"/>
              </w:divBdr>
            </w:div>
            <w:div w:id="729038390">
              <w:marLeft w:val="0"/>
              <w:marRight w:val="0"/>
              <w:marTop w:val="0"/>
              <w:marBottom w:val="0"/>
              <w:divBdr>
                <w:top w:val="none" w:sz="0" w:space="0" w:color="auto"/>
                <w:left w:val="none" w:sz="0" w:space="0" w:color="auto"/>
                <w:bottom w:val="none" w:sz="0" w:space="0" w:color="auto"/>
                <w:right w:val="none" w:sz="0" w:space="0" w:color="auto"/>
              </w:divBdr>
            </w:div>
            <w:div w:id="729304788">
              <w:marLeft w:val="0"/>
              <w:marRight w:val="0"/>
              <w:marTop w:val="0"/>
              <w:marBottom w:val="0"/>
              <w:divBdr>
                <w:top w:val="none" w:sz="0" w:space="0" w:color="auto"/>
                <w:left w:val="none" w:sz="0" w:space="0" w:color="auto"/>
                <w:bottom w:val="none" w:sz="0" w:space="0" w:color="auto"/>
                <w:right w:val="none" w:sz="0" w:space="0" w:color="auto"/>
              </w:divBdr>
            </w:div>
            <w:div w:id="730081824">
              <w:marLeft w:val="0"/>
              <w:marRight w:val="0"/>
              <w:marTop w:val="0"/>
              <w:marBottom w:val="0"/>
              <w:divBdr>
                <w:top w:val="none" w:sz="0" w:space="0" w:color="auto"/>
                <w:left w:val="none" w:sz="0" w:space="0" w:color="auto"/>
                <w:bottom w:val="none" w:sz="0" w:space="0" w:color="auto"/>
                <w:right w:val="none" w:sz="0" w:space="0" w:color="auto"/>
              </w:divBdr>
            </w:div>
            <w:div w:id="733511359">
              <w:marLeft w:val="0"/>
              <w:marRight w:val="0"/>
              <w:marTop w:val="0"/>
              <w:marBottom w:val="0"/>
              <w:divBdr>
                <w:top w:val="none" w:sz="0" w:space="0" w:color="auto"/>
                <w:left w:val="none" w:sz="0" w:space="0" w:color="auto"/>
                <w:bottom w:val="none" w:sz="0" w:space="0" w:color="auto"/>
                <w:right w:val="none" w:sz="0" w:space="0" w:color="auto"/>
              </w:divBdr>
            </w:div>
            <w:div w:id="733746088">
              <w:marLeft w:val="0"/>
              <w:marRight w:val="0"/>
              <w:marTop w:val="0"/>
              <w:marBottom w:val="0"/>
              <w:divBdr>
                <w:top w:val="none" w:sz="0" w:space="0" w:color="auto"/>
                <w:left w:val="none" w:sz="0" w:space="0" w:color="auto"/>
                <w:bottom w:val="none" w:sz="0" w:space="0" w:color="auto"/>
                <w:right w:val="none" w:sz="0" w:space="0" w:color="auto"/>
              </w:divBdr>
            </w:div>
            <w:div w:id="737827874">
              <w:marLeft w:val="0"/>
              <w:marRight w:val="0"/>
              <w:marTop w:val="0"/>
              <w:marBottom w:val="0"/>
              <w:divBdr>
                <w:top w:val="none" w:sz="0" w:space="0" w:color="auto"/>
                <w:left w:val="none" w:sz="0" w:space="0" w:color="auto"/>
                <w:bottom w:val="none" w:sz="0" w:space="0" w:color="auto"/>
                <w:right w:val="none" w:sz="0" w:space="0" w:color="auto"/>
              </w:divBdr>
            </w:div>
            <w:div w:id="738865065">
              <w:marLeft w:val="0"/>
              <w:marRight w:val="0"/>
              <w:marTop w:val="0"/>
              <w:marBottom w:val="0"/>
              <w:divBdr>
                <w:top w:val="none" w:sz="0" w:space="0" w:color="auto"/>
                <w:left w:val="none" w:sz="0" w:space="0" w:color="auto"/>
                <w:bottom w:val="none" w:sz="0" w:space="0" w:color="auto"/>
                <w:right w:val="none" w:sz="0" w:space="0" w:color="auto"/>
              </w:divBdr>
            </w:div>
            <w:div w:id="742024837">
              <w:marLeft w:val="0"/>
              <w:marRight w:val="0"/>
              <w:marTop w:val="0"/>
              <w:marBottom w:val="0"/>
              <w:divBdr>
                <w:top w:val="none" w:sz="0" w:space="0" w:color="auto"/>
                <w:left w:val="none" w:sz="0" w:space="0" w:color="auto"/>
                <w:bottom w:val="none" w:sz="0" w:space="0" w:color="auto"/>
                <w:right w:val="none" w:sz="0" w:space="0" w:color="auto"/>
              </w:divBdr>
            </w:div>
            <w:div w:id="743912597">
              <w:marLeft w:val="0"/>
              <w:marRight w:val="0"/>
              <w:marTop w:val="0"/>
              <w:marBottom w:val="0"/>
              <w:divBdr>
                <w:top w:val="none" w:sz="0" w:space="0" w:color="auto"/>
                <w:left w:val="none" w:sz="0" w:space="0" w:color="auto"/>
                <w:bottom w:val="none" w:sz="0" w:space="0" w:color="auto"/>
                <w:right w:val="none" w:sz="0" w:space="0" w:color="auto"/>
              </w:divBdr>
            </w:div>
            <w:div w:id="747577509">
              <w:marLeft w:val="0"/>
              <w:marRight w:val="0"/>
              <w:marTop w:val="0"/>
              <w:marBottom w:val="0"/>
              <w:divBdr>
                <w:top w:val="none" w:sz="0" w:space="0" w:color="auto"/>
                <w:left w:val="none" w:sz="0" w:space="0" w:color="auto"/>
                <w:bottom w:val="none" w:sz="0" w:space="0" w:color="auto"/>
                <w:right w:val="none" w:sz="0" w:space="0" w:color="auto"/>
              </w:divBdr>
            </w:div>
            <w:div w:id="747923225">
              <w:marLeft w:val="0"/>
              <w:marRight w:val="0"/>
              <w:marTop w:val="0"/>
              <w:marBottom w:val="0"/>
              <w:divBdr>
                <w:top w:val="none" w:sz="0" w:space="0" w:color="auto"/>
                <w:left w:val="none" w:sz="0" w:space="0" w:color="auto"/>
                <w:bottom w:val="none" w:sz="0" w:space="0" w:color="auto"/>
                <w:right w:val="none" w:sz="0" w:space="0" w:color="auto"/>
              </w:divBdr>
            </w:div>
            <w:div w:id="749280062">
              <w:marLeft w:val="0"/>
              <w:marRight w:val="0"/>
              <w:marTop w:val="0"/>
              <w:marBottom w:val="0"/>
              <w:divBdr>
                <w:top w:val="none" w:sz="0" w:space="0" w:color="auto"/>
                <w:left w:val="none" w:sz="0" w:space="0" w:color="auto"/>
                <w:bottom w:val="none" w:sz="0" w:space="0" w:color="auto"/>
                <w:right w:val="none" w:sz="0" w:space="0" w:color="auto"/>
              </w:divBdr>
            </w:div>
            <w:div w:id="750347198">
              <w:marLeft w:val="0"/>
              <w:marRight w:val="0"/>
              <w:marTop w:val="0"/>
              <w:marBottom w:val="0"/>
              <w:divBdr>
                <w:top w:val="none" w:sz="0" w:space="0" w:color="auto"/>
                <w:left w:val="none" w:sz="0" w:space="0" w:color="auto"/>
                <w:bottom w:val="none" w:sz="0" w:space="0" w:color="auto"/>
                <w:right w:val="none" w:sz="0" w:space="0" w:color="auto"/>
              </w:divBdr>
            </w:div>
            <w:div w:id="754671904">
              <w:marLeft w:val="0"/>
              <w:marRight w:val="0"/>
              <w:marTop w:val="0"/>
              <w:marBottom w:val="0"/>
              <w:divBdr>
                <w:top w:val="none" w:sz="0" w:space="0" w:color="auto"/>
                <w:left w:val="none" w:sz="0" w:space="0" w:color="auto"/>
                <w:bottom w:val="none" w:sz="0" w:space="0" w:color="auto"/>
                <w:right w:val="none" w:sz="0" w:space="0" w:color="auto"/>
              </w:divBdr>
            </w:div>
            <w:div w:id="755323200">
              <w:marLeft w:val="0"/>
              <w:marRight w:val="0"/>
              <w:marTop w:val="0"/>
              <w:marBottom w:val="0"/>
              <w:divBdr>
                <w:top w:val="none" w:sz="0" w:space="0" w:color="auto"/>
                <w:left w:val="none" w:sz="0" w:space="0" w:color="auto"/>
                <w:bottom w:val="none" w:sz="0" w:space="0" w:color="auto"/>
                <w:right w:val="none" w:sz="0" w:space="0" w:color="auto"/>
              </w:divBdr>
            </w:div>
            <w:div w:id="756443802">
              <w:marLeft w:val="0"/>
              <w:marRight w:val="0"/>
              <w:marTop w:val="0"/>
              <w:marBottom w:val="0"/>
              <w:divBdr>
                <w:top w:val="none" w:sz="0" w:space="0" w:color="auto"/>
                <w:left w:val="none" w:sz="0" w:space="0" w:color="auto"/>
                <w:bottom w:val="none" w:sz="0" w:space="0" w:color="auto"/>
                <w:right w:val="none" w:sz="0" w:space="0" w:color="auto"/>
              </w:divBdr>
            </w:div>
            <w:div w:id="756484772">
              <w:marLeft w:val="0"/>
              <w:marRight w:val="0"/>
              <w:marTop w:val="0"/>
              <w:marBottom w:val="0"/>
              <w:divBdr>
                <w:top w:val="none" w:sz="0" w:space="0" w:color="auto"/>
                <w:left w:val="none" w:sz="0" w:space="0" w:color="auto"/>
                <w:bottom w:val="none" w:sz="0" w:space="0" w:color="auto"/>
                <w:right w:val="none" w:sz="0" w:space="0" w:color="auto"/>
              </w:divBdr>
            </w:div>
            <w:div w:id="757411191">
              <w:marLeft w:val="0"/>
              <w:marRight w:val="0"/>
              <w:marTop w:val="0"/>
              <w:marBottom w:val="0"/>
              <w:divBdr>
                <w:top w:val="none" w:sz="0" w:space="0" w:color="auto"/>
                <w:left w:val="none" w:sz="0" w:space="0" w:color="auto"/>
                <w:bottom w:val="none" w:sz="0" w:space="0" w:color="auto"/>
                <w:right w:val="none" w:sz="0" w:space="0" w:color="auto"/>
              </w:divBdr>
            </w:div>
            <w:div w:id="758529472">
              <w:marLeft w:val="0"/>
              <w:marRight w:val="0"/>
              <w:marTop w:val="0"/>
              <w:marBottom w:val="0"/>
              <w:divBdr>
                <w:top w:val="none" w:sz="0" w:space="0" w:color="auto"/>
                <w:left w:val="none" w:sz="0" w:space="0" w:color="auto"/>
                <w:bottom w:val="none" w:sz="0" w:space="0" w:color="auto"/>
                <w:right w:val="none" w:sz="0" w:space="0" w:color="auto"/>
              </w:divBdr>
            </w:div>
            <w:div w:id="759763446">
              <w:marLeft w:val="0"/>
              <w:marRight w:val="0"/>
              <w:marTop w:val="0"/>
              <w:marBottom w:val="0"/>
              <w:divBdr>
                <w:top w:val="none" w:sz="0" w:space="0" w:color="auto"/>
                <w:left w:val="none" w:sz="0" w:space="0" w:color="auto"/>
                <w:bottom w:val="none" w:sz="0" w:space="0" w:color="auto"/>
                <w:right w:val="none" w:sz="0" w:space="0" w:color="auto"/>
              </w:divBdr>
            </w:div>
            <w:div w:id="759837512">
              <w:marLeft w:val="0"/>
              <w:marRight w:val="0"/>
              <w:marTop w:val="0"/>
              <w:marBottom w:val="0"/>
              <w:divBdr>
                <w:top w:val="none" w:sz="0" w:space="0" w:color="auto"/>
                <w:left w:val="none" w:sz="0" w:space="0" w:color="auto"/>
                <w:bottom w:val="none" w:sz="0" w:space="0" w:color="auto"/>
                <w:right w:val="none" w:sz="0" w:space="0" w:color="auto"/>
              </w:divBdr>
            </w:div>
            <w:div w:id="760874553">
              <w:marLeft w:val="0"/>
              <w:marRight w:val="0"/>
              <w:marTop w:val="0"/>
              <w:marBottom w:val="0"/>
              <w:divBdr>
                <w:top w:val="none" w:sz="0" w:space="0" w:color="auto"/>
                <w:left w:val="none" w:sz="0" w:space="0" w:color="auto"/>
                <w:bottom w:val="none" w:sz="0" w:space="0" w:color="auto"/>
                <w:right w:val="none" w:sz="0" w:space="0" w:color="auto"/>
              </w:divBdr>
            </w:div>
            <w:div w:id="763233902">
              <w:marLeft w:val="0"/>
              <w:marRight w:val="0"/>
              <w:marTop w:val="0"/>
              <w:marBottom w:val="0"/>
              <w:divBdr>
                <w:top w:val="none" w:sz="0" w:space="0" w:color="auto"/>
                <w:left w:val="none" w:sz="0" w:space="0" w:color="auto"/>
                <w:bottom w:val="none" w:sz="0" w:space="0" w:color="auto"/>
                <w:right w:val="none" w:sz="0" w:space="0" w:color="auto"/>
              </w:divBdr>
            </w:div>
            <w:div w:id="766342244">
              <w:marLeft w:val="0"/>
              <w:marRight w:val="0"/>
              <w:marTop w:val="0"/>
              <w:marBottom w:val="0"/>
              <w:divBdr>
                <w:top w:val="none" w:sz="0" w:space="0" w:color="auto"/>
                <w:left w:val="none" w:sz="0" w:space="0" w:color="auto"/>
                <w:bottom w:val="none" w:sz="0" w:space="0" w:color="auto"/>
                <w:right w:val="none" w:sz="0" w:space="0" w:color="auto"/>
              </w:divBdr>
            </w:div>
            <w:div w:id="767194277">
              <w:marLeft w:val="0"/>
              <w:marRight w:val="0"/>
              <w:marTop w:val="0"/>
              <w:marBottom w:val="0"/>
              <w:divBdr>
                <w:top w:val="none" w:sz="0" w:space="0" w:color="auto"/>
                <w:left w:val="none" w:sz="0" w:space="0" w:color="auto"/>
                <w:bottom w:val="none" w:sz="0" w:space="0" w:color="auto"/>
                <w:right w:val="none" w:sz="0" w:space="0" w:color="auto"/>
              </w:divBdr>
            </w:div>
            <w:div w:id="774515326">
              <w:marLeft w:val="0"/>
              <w:marRight w:val="0"/>
              <w:marTop w:val="0"/>
              <w:marBottom w:val="0"/>
              <w:divBdr>
                <w:top w:val="none" w:sz="0" w:space="0" w:color="auto"/>
                <w:left w:val="none" w:sz="0" w:space="0" w:color="auto"/>
                <w:bottom w:val="none" w:sz="0" w:space="0" w:color="auto"/>
                <w:right w:val="none" w:sz="0" w:space="0" w:color="auto"/>
              </w:divBdr>
            </w:div>
            <w:div w:id="776874443">
              <w:marLeft w:val="0"/>
              <w:marRight w:val="0"/>
              <w:marTop w:val="0"/>
              <w:marBottom w:val="0"/>
              <w:divBdr>
                <w:top w:val="none" w:sz="0" w:space="0" w:color="auto"/>
                <w:left w:val="none" w:sz="0" w:space="0" w:color="auto"/>
                <w:bottom w:val="none" w:sz="0" w:space="0" w:color="auto"/>
                <w:right w:val="none" w:sz="0" w:space="0" w:color="auto"/>
              </w:divBdr>
            </w:div>
            <w:div w:id="782459445">
              <w:marLeft w:val="0"/>
              <w:marRight w:val="0"/>
              <w:marTop w:val="0"/>
              <w:marBottom w:val="0"/>
              <w:divBdr>
                <w:top w:val="none" w:sz="0" w:space="0" w:color="auto"/>
                <w:left w:val="none" w:sz="0" w:space="0" w:color="auto"/>
                <w:bottom w:val="none" w:sz="0" w:space="0" w:color="auto"/>
                <w:right w:val="none" w:sz="0" w:space="0" w:color="auto"/>
              </w:divBdr>
            </w:div>
            <w:div w:id="783502279">
              <w:marLeft w:val="0"/>
              <w:marRight w:val="0"/>
              <w:marTop w:val="0"/>
              <w:marBottom w:val="0"/>
              <w:divBdr>
                <w:top w:val="none" w:sz="0" w:space="0" w:color="auto"/>
                <w:left w:val="none" w:sz="0" w:space="0" w:color="auto"/>
                <w:bottom w:val="none" w:sz="0" w:space="0" w:color="auto"/>
                <w:right w:val="none" w:sz="0" w:space="0" w:color="auto"/>
              </w:divBdr>
            </w:div>
            <w:div w:id="783580469">
              <w:marLeft w:val="0"/>
              <w:marRight w:val="0"/>
              <w:marTop w:val="0"/>
              <w:marBottom w:val="0"/>
              <w:divBdr>
                <w:top w:val="none" w:sz="0" w:space="0" w:color="auto"/>
                <w:left w:val="none" w:sz="0" w:space="0" w:color="auto"/>
                <w:bottom w:val="none" w:sz="0" w:space="0" w:color="auto"/>
                <w:right w:val="none" w:sz="0" w:space="0" w:color="auto"/>
              </w:divBdr>
            </w:div>
            <w:div w:id="783693359">
              <w:marLeft w:val="0"/>
              <w:marRight w:val="0"/>
              <w:marTop w:val="0"/>
              <w:marBottom w:val="0"/>
              <w:divBdr>
                <w:top w:val="none" w:sz="0" w:space="0" w:color="auto"/>
                <w:left w:val="none" w:sz="0" w:space="0" w:color="auto"/>
                <w:bottom w:val="none" w:sz="0" w:space="0" w:color="auto"/>
                <w:right w:val="none" w:sz="0" w:space="0" w:color="auto"/>
              </w:divBdr>
            </w:div>
            <w:div w:id="785122338">
              <w:marLeft w:val="0"/>
              <w:marRight w:val="0"/>
              <w:marTop w:val="0"/>
              <w:marBottom w:val="0"/>
              <w:divBdr>
                <w:top w:val="none" w:sz="0" w:space="0" w:color="auto"/>
                <w:left w:val="none" w:sz="0" w:space="0" w:color="auto"/>
                <w:bottom w:val="none" w:sz="0" w:space="0" w:color="auto"/>
                <w:right w:val="none" w:sz="0" w:space="0" w:color="auto"/>
              </w:divBdr>
            </w:div>
            <w:div w:id="788281253">
              <w:marLeft w:val="0"/>
              <w:marRight w:val="0"/>
              <w:marTop w:val="0"/>
              <w:marBottom w:val="0"/>
              <w:divBdr>
                <w:top w:val="none" w:sz="0" w:space="0" w:color="auto"/>
                <w:left w:val="none" w:sz="0" w:space="0" w:color="auto"/>
                <w:bottom w:val="none" w:sz="0" w:space="0" w:color="auto"/>
                <w:right w:val="none" w:sz="0" w:space="0" w:color="auto"/>
              </w:divBdr>
            </w:div>
            <w:div w:id="789861923">
              <w:marLeft w:val="0"/>
              <w:marRight w:val="0"/>
              <w:marTop w:val="0"/>
              <w:marBottom w:val="0"/>
              <w:divBdr>
                <w:top w:val="none" w:sz="0" w:space="0" w:color="auto"/>
                <w:left w:val="none" w:sz="0" w:space="0" w:color="auto"/>
                <w:bottom w:val="none" w:sz="0" w:space="0" w:color="auto"/>
                <w:right w:val="none" w:sz="0" w:space="0" w:color="auto"/>
              </w:divBdr>
            </w:div>
            <w:div w:id="793447503">
              <w:marLeft w:val="0"/>
              <w:marRight w:val="0"/>
              <w:marTop w:val="0"/>
              <w:marBottom w:val="0"/>
              <w:divBdr>
                <w:top w:val="none" w:sz="0" w:space="0" w:color="auto"/>
                <w:left w:val="none" w:sz="0" w:space="0" w:color="auto"/>
                <w:bottom w:val="none" w:sz="0" w:space="0" w:color="auto"/>
                <w:right w:val="none" w:sz="0" w:space="0" w:color="auto"/>
              </w:divBdr>
            </w:div>
            <w:div w:id="793600763">
              <w:marLeft w:val="0"/>
              <w:marRight w:val="0"/>
              <w:marTop w:val="0"/>
              <w:marBottom w:val="0"/>
              <w:divBdr>
                <w:top w:val="none" w:sz="0" w:space="0" w:color="auto"/>
                <w:left w:val="none" w:sz="0" w:space="0" w:color="auto"/>
                <w:bottom w:val="none" w:sz="0" w:space="0" w:color="auto"/>
                <w:right w:val="none" w:sz="0" w:space="0" w:color="auto"/>
              </w:divBdr>
            </w:div>
            <w:div w:id="794250629">
              <w:marLeft w:val="0"/>
              <w:marRight w:val="0"/>
              <w:marTop w:val="0"/>
              <w:marBottom w:val="0"/>
              <w:divBdr>
                <w:top w:val="none" w:sz="0" w:space="0" w:color="auto"/>
                <w:left w:val="none" w:sz="0" w:space="0" w:color="auto"/>
                <w:bottom w:val="none" w:sz="0" w:space="0" w:color="auto"/>
                <w:right w:val="none" w:sz="0" w:space="0" w:color="auto"/>
              </w:divBdr>
            </w:div>
            <w:div w:id="794787172">
              <w:marLeft w:val="0"/>
              <w:marRight w:val="0"/>
              <w:marTop w:val="0"/>
              <w:marBottom w:val="0"/>
              <w:divBdr>
                <w:top w:val="none" w:sz="0" w:space="0" w:color="auto"/>
                <w:left w:val="none" w:sz="0" w:space="0" w:color="auto"/>
                <w:bottom w:val="none" w:sz="0" w:space="0" w:color="auto"/>
                <w:right w:val="none" w:sz="0" w:space="0" w:color="auto"/>
              </w:divBdr>
            </w:div>
            <w:div w:id="795295710">
              <w:marLeft w:val="0"/>
              <w:marRight w:val="0"/>
              <w:marTop w:val="0"/>
              <w:marBottom w:val="0"/>
              <w:divBdr>
                <w:top w:val="none" w:sz="0" w:space="0" w:color="auto"/>
                <w:left w:val="none" w:sz="0" w:space="0" w:color="auto"/>
                <w:bottom w:val="none" w:sz="0" w:space="0" w:color="auto"/>
                <w:right w:val="none" w:sz="0" w:space="0" w:color="auto"/>
              </w:divBdr>
            </w:div>
            <w:div w:id="797266138">
              <w:marLeft w:val="0"/>
              <w:marRight w:val="0"/>
              <w:marTop w:val="0"/>
              <w:marBottom w:val="0"/>
              <w:divBdr>
                <w:top w:val="none" w:sz="0" w:space="0" w:color="auto"/>
                <w:left w:val="none" w:sz="0" w:space="0" w:color="auto"/>
                <w:bottom w:val="none" w:sz="0" w:space="0" w:color="auto"/>
                <w:right w:val="none" w:sz="0" w:space="0" w:color="auto"/>
              </w:divBdr>
            </w:div>
            <w:div w:id="799803196">
              <w:marLeft w:val="0"/>
              <w:marRight w:val="0"/>
              <w:marTop w:val="0"/>
              <w:marBottom w:val="0"/>
              <w:divBdr>
                <w:top w:val="none" w:sz="0" w:space="0" w:color="auto"/>
                <w:left w:val="none" w:sz="0" w:space="0" w:color="auto"/>
                <w:bottom w:val="none" w:sz="0" w:space="0" w:color="auto"/>
                <w:right w:val="none" w:sz="0" w:space="0" w:color="auto"/>
              </w:divBdr>
            </w:div>
            <w:div w:id="802044822">
              <w:marLeft w:val="0"/>
              <w:marRight w:val="0"/>
              <w:marTop w:val="0"/>
              <w:marBottom w:val="0"/>
              <w:divBdr>
                <w:top w:val="none" w:sz="0" w:space="0" w:color="auto"/>
                <w:left w:val="none" w:sz="0" w:space="0" w:color="auto"/>
                <w:bottom w:val="none" w:sz="0" w:space="0" w:color="auto"/>
                <w:right w:val="none" w:sz="0" w:space="0" w:color="auto"/>
              </w:divBdr>
            </w:div>
            <w:div w:id="802427905">
              <w:marLeft w:val="0"/>
              <w:marRight w:val="0"/>
              <w:marTop w:val="0"/>
              <w:marBottom w:val="0"/>
              <w:divBdr>
                <w:top w:val="none" w:sz="0" w:space="0" w:color="auto"/>
                <w:left w:val="none" w:sz="0" w:space="0" w:color="auto"/>
                <w:bottom w:val="none" w:sz="0" w:space="0" w:color="auto"/>
                <w:right w:val="none" w:sz="0" w:space="0" w:color="auto"/>
              </w:divBdr>
              <w:divsChild>
                <w:div w:id="20207247">
                  <w:marLeft w:val="0"/>
                  <w:marRight w:val="0"/>
                  <w:marTop w:val="0"/>
                  <w:marBottom w:val="0"/>
                  <w:divBdr>
                    <w:top w:val="none" w:sz="0" w:space="0" w:color="auto"/>
                    <w:left w:val="none" w:sz="0" w:space="0" w:color="auto"/>
                    <w:bottom w:val="none" w:sz="0" w:space="0" w:color="auto"/>
                    <w:right w:val="none" w:sz="0" w:space="0" w:color="auto"/>
                  </w:divBdr>
                </w:div>
                <w:div w:id="32316530">
                  <w:marLeft w:val="0"/>
                  <w:marRight w:val="0"/>
                  <w:marTop w:val="0"/>
                  <w:marBottom w:val="0"/>
                  <w:divBdr>
                    <w:top w:val="none" w:sz="0" w:space="0" w:color="auto"/>
                    <w:left w:val="none" w:sz="0" w:space="0" w:color="auto"/>
                    <w:bottom w:val="none" w:sz="0" w:space="0" w:color="auto"/>
                    <w:right w:val="none" w:sz="0" w:space="0" w:color="auto"/>
                  </w:divBdr>
                </w:div>
                <w:div w:id="72943158">
                  <w:marLeft w:val="0"/>
                  <w:marRight w:val="0"/>
                  <w:marTop w:val="0"/>
                  <w:marBottom w:val="0"/>
                  <w:divBdr>
                    <w:top w:val="none" w:sz="0" w:space="0" w:color="auto"/>
                    <w:left w:val="none" w:sz="0" w:space="0" w:color="auto"/>
                    <w:bottom w:val="none" w:sz="0" w:space="0" w:color="auto"/>
                    <w:right w:val="none" w:sz="0" w:space="0" w:color="auto"/>
                  </w:divBdr>
                </w:div>
                <w:div w:id="147983814">
                  <w:marLeft w:val="0"/>
                  <w:marRight w:val="0"/>
                  <w:marTop w:val="0"/>
                  <w:marBottom w:val="0"/>
                  <w:divBdr>
                    <w:top w:val="none" w:sz="0" w:space="0" w:color="auto"/>
                    <w:left w:val="none" w:sz="0" w:space="0" w:color="auto"/>
                    <w:bottom w:val="none" w:sz="0" w:space="0" w:color="auto"/>
                    <w:right w:val="none" w:sz="0" w:space="0" w:color="auto"/>
                  </w:divBdr>
                </w:div>
                <w:div w:id="181285008">
                  <w:marLeft w:val="0"/>
                  <w:marRight w:val="0"/>
                  <w:marTop w:val="0"/>
                  <w:marBottom w:val="0"/>
                  <w:divBdr>
                    <w:top w:val="none" w:sz="0" w:space="0" w:color="auto"/>
                    <w:left w:val="none" w:sz="0" w:space="0" w:color="auto"/>
                    <w:bottom w:val="none" w:sz="0" w:space="0" w:color="auto"/>
                    <w:right w:val="none" w:sz="0" w:space="0" w:color="auto"/>
                  </w:divBdr>
                </w:div>
                <w:div w:id="194586596">
                  <w:marLeft w:val="0"/>
                  <w:marRight w:val="0"/>
                  <w:marTop w:val="0"/>
                  <w:marBottom w:val="0"/>
                  <w:divBdr>
                    <w:top w:val="none" w:sz="0" w:space="0" w:color="auto"/>
                    <w:left w:val="none" w:sz="0" w:space="0" w:color="auto"/>
                    <w:bottom w:val="none" w:sz="0" w:space="0" w:color="auto"/>
                    <w:right w:val="none" w:sz="0" w:space="0" w:color="auto"/>
                  </w:divBdr>
                </w:div>
                <w:div w:id="236090968">
                  <w:marLeft w:val="0"/>
                  <w:marRight w:val="0"/>
                  <w:marTop w:val="0"/>
                  <w:marBottom w:val="0"/>
                  <w:divBdr>
                    <w:top w:val="none" w:sz="0" w:space="0" w:color="auto"/>
                    <w:left w:val="none" w:sz="0" w:space="0" w:color="auto"/>
                    <w:bottom w:val="none" w:sz="0" w:space="0" w:color="auto"/>
                    <w:right w:val="none" w:sz="0" w:space="0" w:color="auto"/>
                  </w:divBdr>
                </w:div>
                <w:div w:id="298538374">
                  <w:marLeft w:val="0"/>
                  <w:marRight w:val="0"/>
                  <w:marTop w:val="0"/>
                  <w:marBottom w:val="0"/>
                  <w:divBdr>
                    <w:top w:val="none" w:sz="0" w:space="0" w:color="auto"/>
                    <w:left w:val="none" w:sz="0" w:space="0" w:color="auto"/>
                    <w:bottom w:val="none" w:sz="0" w:space="0" w:color="auto"/>
                    <w:right w:val="none" w:sz="0" w:space="0" w:color="auto"/>
                  </w:divBdr>
                </w:div>
                <w:div w:id="368065685">
                  <w:marLeft w:val="0"/>
                  <w:marRight w:val="0"/>
                  <w:marTop w:val="0"/>
                  <w:marBottom w:val="0"/>
                  <w:divBdr>
                    <w:top w:val="none" w:sz="0" w:space="0" w:color="auto"/>
                    <w:left w:val="none" w:sz="0" w:space="0" w:color="auto"/>
                    <w:bottom w:val="none" w:sz="0" w:space="0" w:color="auto"/>
                    <w:right w:val="none" w:sz="0" w:space="0" w:color="auto"/>
                  </w:divBdr>
                </w:div>
                <w:div w:id="382797201">
                  <w:marLeft w:val="0"/>
                  <w:marRight w:val="0"/>
                  <w:marTop w:val="0"/>
                  <w:marBottom w:val="0"/>
                  <w:divBdr>
                    <w:top w:val="none" w:sz="0" w:space="0" w:color="auto"/>
                    <w:left w:val="none" w:sz="0" w:space="0" w:color="auto"/>
                    <w:bottom w:val="none" w:sz="0" w:space="0" w:color="auto"/>
                    <w:right w:val="none" w:sz="0" w:space="0" w:color="auto"/>
                  </w:divBdr>
                </w:div>
                <w:div w:id="383798426">
                  <w:marLeft w:val="0"/>
                  <w:marRight w:val="0"/>
                  <w:marTop w:val="0"/>
                  <w:marBottom w:val="0"/>
                  <w:divBdr>
                    <w:top w:val="none" w:sz="0" w:space="0" w:color="auto"/>
                    <w:left w:val="none" w:sz="0" w:space="0" w:color="auto"/>
                    <w:bottom w:val="none" w:sz="0" w:space="0" w:color="auto"/>
                    <w:right w:val="none" w:sz="0" w:space="0" w:color="auto"/>
                  </w:divBdr>
                </w:div>
                <w:div w:id="395013844">
                  <w:marLeft w:val="0"/>
                  <w:marRight w:val="0"/>
                  <w:marTop w:val="0"/>
                  <w:marBottom w:val="0"/>
                  <w:divBdr>
                    <w:top w:val="none" w:sz="0" w:space="0" w:color="auto"/>
                    <w:left w:val="none" w:sz="0" w:space="0" w:color="auto"/>
                    <w:bottom w:val="none" w:sz="0" w:space="0" w:color="auto"/>
                    <w:right w:val="none" w:sz="0" w:space="0" w:color="auto"/>
                  </w:divBdr>
                </w:div>
                <w:div w:id="452291977">
                  <w:marLeft w:val="0"/>
                  <w:marRight w:val="0"/>
                  <w:marTop w:val="0"/>
                  <w:marBottom w:val="0"/>
                  <w:divBdr>
                    <w:top w:val="none" w:sz="0" w:space="0" w:color="auto"/>
                    <w:left w:val="none" w:sz="0" w:space="0" w:color="auto"/>
                    <w:bottom w:val="none" w:sz="0" w:space="0" w:color="auto"/>
                    <w:right w:val="none" w:sz="0" w:space="0" w:color="auto"/>
                  </w:divBdr>
                </w:div>
                <w:div w:id="560405324">
                  <w:marLeft w:val="0"/>
                  <w:marRight w:val="0"/>
                  <w:marTop w:val="0"/>
                  <w:marBottom w:val="0"/>
                  <w:divBdr>
                    <w:top w:val="none" w:sz="0" w:space="0" w:color="auto"/>
                    <w:left w:val="none" w:sz="0" w:space="0" w:color="auto"/>
                    <w:bottom w:val="none" w:sz="0" w:space="0" w:color="auto"/>
                    <w:right w:val="none" w:sz="0" w:space="0" w:color="auto"/>
                  </w:divBdr>
                </w:div>
                <w:div w:id="624850842">
                  <w:marLeft w:val="0"/>
                  <w:marRight w:val="0"/>
                  <w:marTop w:val="0"/>
                  <w:marBottom w:val="0"/>
                  <w:divBdr>
                    <w:top w:val="none" w:sz="0" w:space="0" w:color="auto"/>
                    <w:left w:val="none" w:sz="0" w:space="0" w:color="auto"/>
                    <w:bottom w:val="none" w:sz="0" w:space="0" w:color="auto"/>
                    <w:right w:val="none" w:sz="0" w:space="0" w:color="auto"/>
                  </w:divBdr>
                </w:div>
                <w:div w:id="653949863">
                  <w:marLeft w:val="0"/>
                  <w:marRight w:val="0"/>
                  <w:marTop w:val="0"/>
                  <w:marBottom w:val="0"/>
                  <w:divBdr>
                    <w:top w:val="none" w:sz="0" w:space="0" w:color="auto"/>
                    <w:left w:val="none" w:sz="0" w:space="0" w:color="auto"/>
                    <w:bottom w:val="none" w:sz="0" w:space="0" w:color="auto"/>
                    <w:right w:val="none" w:sz="0" w:space="0" w:color="auto"/>
                  </w:divBdr>
                </w:div>
                <w:div w:id="656685837">
                  <w:marLeft w:val="0"/>
                  <w:marRight w:val="0"/>
                  <w:marTop w:val="0"/>
                  <w:marBottom w:val="0"/>
                  <w:divBdr>
                    <w:top w:val="none" w:sz="0" w:space="0" w:color="auto"/>
                    <w:left w:val="none" w:sz="0" w:space="0" w:color="auto"/>
                    <w:bottom w:val="none" w:sz="0" w:space="0" w:color="auto"/>
                    <w:right w:val="none" w:sz="0" w:space="0" w:color="auto"/>
                  </w:divBdr>
                </w:div>
                <w:div w:id="665550346">
                  <w:marLeft w:val="0"/>
                  <w:marRight w:val="0"/>
                  <w:marTop w:val="0"/>
                  <w:marBottom w:val="0"/>
                  <w:divBdr>
                    <w:top w:val="none" w:sz="0" w:space="0" w:color="auto"/>
                    <w:left w:val="none" w:sz="0" w:space="0" w:color="auto"/>
                    <w:bottom w:val="none" w:sz="0" w:space="0" w:color="auto"/>
                    <w:right w:val="none" w:sz="0" w:space="0" w:color="auto"/>
                  </w:divBdr>
                </w:div>
                <w:div w:id="666446420">
                  <w:marLeft w:val="0"/>
                  <w:marRight w:val="0"/>
                  <w:marTop w:val="0"/>
                  <w:marBottom w:val="0"/>
                  <w:divBdr>
                    <w:top w:val="none" w:sz="0" w:space="0" w:color="auto"/>
                    <w:left w:val="none" w:sz="0" w:space="0" w:color="auto"/>
                    <w:bottom w:val="none" w:sz="0" w:space="0" w:color="auto"/>
                    <w:right w:val="none" w:sz="0" w:space="0" w:color="auto"/>
                  </w:divBdr>
                </w:div>
                <w:div w:id="671839584">
                  <w:marLeft w:val="0"/>
                  <w:marRight w:val="0"/>
                  <w:marTop w:val="0"/>
                  <w:marBottom w:val="0"/>
                  <w:divBdr>
                    <w:top w:val="none" w:sz="0" w:space="0" w:color="auto"/>
                    <w:left w:val="none" w:sz="0" w:space="0" w:color="auto"/>
                    <w:bottom w:val="none" w:sz="0" w:space="0" w:color="auto"/>
                    <w:right w:val="none" w:sz="0" w:space="0" w:color="auto"/>
                  </w:divBdr>
                </w:div>
                <w:div w:id="678695549">
                  <w:marLeft w:val="0"/>
                  <w:marRight w:val="0"/>
                  <w:marTop w:val="0"/>
                  <w:marBottom w:val="0"/>
                  <w:divBdr>
                    <w:top w:val="none" w:sz="0" w:space="0" w:color="auto"/>
                    <w:left w:val="none" w:sz="0" w:space="0" w:color="auto"/>
                    <w:bottom w:val="none" w:sz="0" w:space="0" w:color="auto"/>
                    <w:right w:val="none" w:sz="0" w:space="0" w:color="auto"/>
                  </w:divBdr>
                </w:div>
                <w:div w:id="681929096">
                  <w:marLeft w:val="0"/>
                  <w:marRight w:val="0"/>
                  <w:marTop w:val="0"/>
                  <w:marBottom w:val="0"/>
                  <w:divBdr>
                    <w:top w:val="none" w:sz="0" w:space="0" w:color="auto"/>
                    <w:left w:val="none" w:sz="0" w:space="0" w:color="auto"/>
                    <w:bottom w:val="none" w:sz="0" w:space="0" w:color="auto"/>
                    <w:right w:val="none" w:sz="0" w:space="0" w:color="auto"/>
                  </w:divBdr>
                </w:div>
                <w:div w:id="700786679">
                  <w:marLeft w:val="0"/>
                  <w:marRight w:val="0"/>
                  <w:marTop w:val="0"/>
                  <w:marBottom w:val="0"/>
                  <w:divBdr>
                    <w:top w:val="none" w:sz="0" w:space="0" w:color="auto"/>
                    <w:left w:val="none" w:sz="0" w:space="0" w:color="auto"/>
                    <w:bottom w:val="none" w:sz="0" w:space="0" w:color="auto"/>
                    <w:right w:val="none" w:sz="0" w:space="0" w:color="auto"/>
                  </w:divBdr>
                </w:div>
                <w:div w:id="718866345">
                  <w:marLeft w:val="0"/>
                  <w:marRight w:val="0"/>
                  <w:marTop w:val="0"/>
                  <w:marBottom w:val="0"/>
                  <w:divBdr>
                    <w:top w:val="none" w:sz="0" w:space="0" w:color="auto"/>
                    <w:left w:val="none" w:sz="0" w:space="0" w:color="auto"/>
                    <w:bottom w:val="none" w:sz="0" w:space="0" w:color="auto"/>
                    <w:right w:val="none" w:sz="0" w:space="0" w:color="auto"/>
                  </w:divBdr>
                </w:div>
                <w:div w:id="726152944">
                  <w:marLeft w:val="0"/>
                  <w:marRight w:val="0"/>
                  <w:marTop w:val="0"/>
                  <w:marBottom w:val="0"/>
                  <w:divBdr>
                    <w:top w:val="none" w:sz="0" w:space="0" w:color="auto"/>
                    <w:left w:val="none" w:sz="0" w:space="0" w:color="auto"/>
                    <w:bottom w:val="none" w:sz="0" w:space="0" w:color="auto"/>
                    <w:right w:val="none" w:sz="0" w:space="0" w:color="auto"/>
                  </w:divBdr>
                </w:div>
                <w:div w:id="754476266">
                  <w:marLeft w:val="0"/>
                  <w:marRight w:val="0"/>
                  <w:marTop w:val="0"/>
                  <w:marBottom w:val="0"/>
                  <w:divBdr>
                    <w:top w:val="none" w:sz="0" w:space="0" w:color="auto"/>
                    <w:left w:val="none" w:sz="0" w:space="0" w:color="auto"/>
                    <w:bottom w:val="none" w:sz="0" w:space="0" w:color="auto"/>
                    <w:right w:val="none" w:sz="0" w:space="0" w:color="auto"/>
                  </w:divBdr>
                </w:div>
                <w:div w:id="754670376">
                  <w:marLeft w:val="0"/>
                  <w:marRight w:val="0"/>
                  <w:marTop w:val="0"/>
                  <w:marBottom w:val="0"/>
                  <w:divBdr>
                    <w:top w:val="none" w:sz="0" w:space="0" w:color="auto"/>
                    <w:left w:val="none" w:sz="0" w:space="0" w:color="auto"/>
                    <w:bottom w:val="none" w:sz="0" w:space="0" w:color="auto"/>
                    <w:right w:val="none" w:sz="0" w:space="0" w:color="auto"/>
                  </w:divBdr>
                </w:div>
                <w:div w:id="777407639">
                  <w:marLeft w:val="0"/>
                  <w:marRight w:val="0"/>
                  <w:marTop w:val="0"/>
                  <w:marBottom w:val="0"/>
                  <w:divBdr>
                    <w:top w:val="none" w:sz="0" w:space="0" w:color="auto"/>
                    <w:left w:val="none" w:sz="0" w:space="0" w:color="auto"/>
                    <w:bottom w:val="none" w:sz="0" w:space="0" w:color="auto"/>
                    <w:right w:val="none" w:sz="0" w:space="0" w:color="auto"/>
                  </w:divBdr>
                </w:div>
                <w:div w:id="788934779">
                  <w:marLeft w:val="0"/>
                  <w:marRight w:val="0"/>
                  <w:marTop w:val="0"/>
                  <w:marBottom w:val="0"/>
                  <w:divBdr>
                    <w:top w:val="none" w:sz="0" w:space="0" w:color="auto"/>
                    <w:left w:val="none" w:sz="0" w:space="0" w:color="auto"/>
                    <w:bottom w:val="none" w:sz="0" w:space="0" w:color="auto"/>
                    <w:right w:val="none" w:sz="0" w:space="0" w:color="auto"/>
                  </w:divBdr>
                </w:div>
                <w:div w:id="802816817">
                  <w:marLeft w:val="0"/>
                  <w:marRight w:val="0"/>
                  <w:marTop w:val="0"/>
                  <w:marBottom w:val="0"/>
                  <w:divBdr>
                    <w:top w:val="none" w:sz="0" w:space="0" w:color="auto"/>
                    <w:left w:val="none" w:sz="0" w:space="0" w:color="auto"/>
                    <w:bottom w:val="none" w:sz="0" w:space="0" w:color="auto"/>
                    <w:right w:val="none" w:sz="0" w:space="0" w:color="auto"/>
                  </w:divBdr>
                </w:div>
                <w:div w:id="805272462">
                  <w:marLeft w:val="0"/>
                  <w:marRight w:val="0"/>
                  <w:marTop w:val="0"/>
                  <w:marBottom w:val="0"/>
                  <w:divBdr>
                    <w:top w:val="none" w:sz="0" w:space="0" w:color="auto"/>
                    <w:left w:val="none" w:sz="0" w:space="0" w:color="auto"/>
                    <w:bottom w:val="none" w:sz="0" w:space="0" w:color="auto"/>
                    <w:right w:val="none" w:sz="0" w:space="0" w:color="auto"/>
                  </w:divBdr>
                </w:div>
                <w:div w:id="834996926">
                  <w:marLeft w:val="0"/>
                  <w:marRight w:val="0"/>
                  <w:marTop w:val="0"/>
                  <w:marBottom w:val="0"/>
                  <w:divBdr>
                    <w:top w:val="none" w:sz="0" w:space="0" w:color="auto"/>
                    <w:left w:val="none" w:sz="0" w:space="0" w:color="auto"/>
                    <w:bottom w:val="none" w:sz="0" w:space="0" w:color="auto"/>
                    <w:right w:val="none" w:sz="0" w:space="0" w:color="auto"/>
                  </w:divBdr>
                </w:div>
                <w:div w:id="846821561">
                  <w:marLeft w:val="0"/>
                  <w:marRight w:val="0"/>
                  <w:marTop w:val="0"/>
                  <w:marBottom w:val="0"/>
                  <w:divBdr>
                    <w:top w:val="none" w:sz="0" w:space="0" w:color="auto"/>
                    <w:left w:val="none" w:sz="0" w:space="0" w:color="auto"/>
                    <w:bottom w:val="none" w:sz="0" w:space="0" w:color="auto"/>
                    <w:right w:val="none" w:sz="0" w:space="0" w:color="auto"/>
                  </w:divBdr>
                </w:div>
                <w:div w:id="875582914">
                  <w:marLeft w:val="0"/>
                  <w:marRight w:val="0"/>
                  <w:marTop w:val="0"/>
                  <w:marBottom w:val="0"/>
                  <w:divBdr>
                    <w:top w:val="none" w:sz="0" w:space="0" w:color="auto"/>
                    <w:left w:val="none" w:sz="0" w:space="0" w:color="auto"/>
                    <w:bottom w:val="none" w:sz="0" w:space="0" w:color="auto"/>
                    <w:right w:val="none" w:sz="0" w:space="0" w:color="auto"/>
                  </w:divBdr>
                </w:div>
                <w:div w:id="902641636">
                  <w:marLeft w:val="0"/>
                  <w:marRight w:val="0"/>
                  <w:marTop w:val="0"/>
                  <w:marBottom w:val="0"/>
                  <w:divBdr>
                    <w:top w:val="none" w:sz="0" w:space="0" w:color="auto"/>
                    <w:left w:val="none" w:sz="0" w:space="0" w:color="auto"/>
                    <w:bottom w:val="none" w:sz="0" w:space="0" w:color="auto"/>
                    <w:right w:val="none" w:sz="0" w:space="0" w:color="auto"/>
                  </w:divBdr>
                </w:div>
                <w:div w:id="956830793">
                  <w:marLeft w:val="0"/>
                  <w:marRight w:val="0"/>
                  <w:marTop w:val="0"/>
                  <w:marBottom w:val="0"/>
                  <w:divBdr>
                    <w:top w:val="none" w:sz="0" w:space="0" w:color="auto"/>
                    <w:left w:val="none" w:sz="0" w:space="0" w:color="auto"/>
                    <w:bottom w:val="none" w:sz="0" w:space="0" w:color="auto"/>
                    <w:right w:val="none" w:sz="0" w:space="0" w:color="auto"/>
                  </w:divBdr>
                </w:div>
                <w:div w:id="958954930">
                  <w:marLeft w:val="0"/>
                  <w:marRight w:val="0"/>
                  <w:marTop w:val="0"/>
                  <w:marBottom w:val="0"/>
                  <w:divBdr>
                    <w:top w:val="none" w:sz="0" w:space="0" w:color="auto"/>
                    <w:left w:val="none" w:sz="0" w:space="0" w:color="auto"/>
                    <w:bottom w:val="none" w:sz="0" w:space="0" w:color="auto"/>
                    <w:right w:val="none" w:sz="0" w:space="0" w:color="auto"/>
                  </w:divBdr>
                </w:div>
                <w:div w:id="991717660">
                  <w:marLeft w:val="0"/>
                  <w:marRight w:val="0"/>
                  <w:marTop w:val="0"/>
                  <w:marBottom w:val="0"/>
                  <w:divBdr>
                    <w:top w:val="none" w:sz="0" w:space="0" w:color="auto"/>
                    <w:left w:val="none" w:sz="0" w:space="0" w:color="auto"/>
                    <w:bottom w:val="none" w:sz="0" w:space="0" w:color="auto"/>
                    <w:right w:val="none" w:sz="0" w:space="0" w:color="auto"/>
                  </w:divBdr>
                </w:div>
                <w:div w:id="1010765878">
                  <w:marLeft w:val="0"/>
                  <w:marRight w:val="0"/>
                  <w:marTop w:val="0"/>
                  <w:marBottom w:val="0"/>
                  <w:divBdr>
                    <w:top w:val="none" w:sz="0" w:space="0" w:color="auto"/>
                    <w:left w:val="none" w:sz="0" w:space="0" w:color="auto"/>
                    <w:bottom w:val="none" w:sz="0" w:space="0" w:color="auto"/>
                    <w:right w:val="none" w:sz="0" w:space="0" w:color="auto"/>
                  </w:divBdr>
                </w:div>
                <w:div w:id="1050770003">
                  <w:marLeft w:val="0"/>
                  <w:marRight w:val="0"/>
                  <w:marTop w:val="0"/>
                  <w:marBottom w:val="0"/>
                  <w:divBdr>
                    <w:top w:val="none" w:sz="0" w:space="0" w:color="auto"/>
                    <w:left w:val="none" w:sz="0" w:space="0" w:color="auto"/>
                    <w:bottom w:val="none" w:sz="0" w:space="0" w:color="auto"/>
                    <w:right w:val="none" w:sz="0" w:space="0" w:color="auto"/>
                  </w:divBdr>
                </w:div>
                <w:div w:id="1063066143">
                  <w:marLeft w:val="0"/>
                  <w:marRight w:val="0"/>
                  <w:marTop w:val="0"/>
                  <w:marBottom w:val="0"/>
                  <w:divBdr>
                    <w:top w:val="none" w:sz="0" w:space="0" w:color="auto"/>
                    <w:left w:val="none" w:sz="0" w:space="0" w:color="auto"/>
                    <w:bottom w:val="none" w:sz="0" w:space="0" w:color="auto"/>
                    <w:right w:val="none" w:sz="0" w:space="0" w:color="auto"/>
                  </w:divBdr>
                </w:div>
                <w:div w:id="1088885273">
                  <w:marLeft w:val="0"/>
                  <w:marRight w:val="0"/>
                  <w:marTop w:val="0"/>
                  <w:marBottom w:val="0"/>
                  <w:divBdr>
                    <w:top w:val="none" w:sz="0" w:space="0" w:color="auto"/>
                    <w:left w:val="none" w:sz="0" w:space="0" w:color="auto"/>
                    <w:bottom w:val="none" w:sz="0" w:space="0" w:color="auto"/>
                    <w:right w:val="none" w:sz="0" w:space="0" w:color="auto"/>
                  </w:divBdr>
                </w:div>
                <w:div w:id="1102412163">
                  <w:marLeft w:val="0"/>
                  <w:marRight w:val="0"/>
                  <w:marTop w:val="0"/>
                  <w:marBottom w:val="0"/>
                  <w:divBdr>
                    <w:top w:val="none" w:sz="0" w:space="0" w:color="auto"/>
                    <w:left w:val="none" w:sz="0" w:space="0" w:color="auto"/>
                    <w:bottom w:val="none" w:sz="0" w:space="0" w:color="auto"/>
                    <w:right w:val="none" w:sz="0" w:space="0" w:color="auto"/>
                  </w:divBdr>
                </w:div>
                <w:div w:id="1106925122">
                  <w:marLeft w:val="0"/>
                  <w:marRight w:val="0"/>
                  <w:marTop w:val="0"/>
                  <w:marBottom w:val="0"/>
                  <w:divBdr>
                    <w:top w:val="none" w:sz="0" w:space="0" w:color="auto"/>
                    <w:left w:val="none" w:sz="0" w:space="0" w:color="auto"/>
                    <w:bottom w:val="none" w:sz="0" w:space="0" w:color="auto"/>
                    <w:right w:val="none" w:sz="0" w:space="0" w:color="auto"/>
                  </w:divBdr>
                </w:div>
                <w:div w:id="1131166458">
                  <w:marLeft w:val="0"/>
                  <w:marRight w:val="0"/>
                  <w:marTop w:val="0"/>
                  <w:marBottom w:val="0"/>
                  <w:divBdr>
                    <w:top w:val="none" w:sz="0" w:space="0" w:color="auto"/>
                    <w:left w:val="none" w:sz="0" w:space="0" w:color="auto"/>
                    <w:bottom w:val="none" w:sz="0" w:space="0" w:color="auto"/>
                    <w:right w:val="none" w:sz="0" w:space="0" w:color="auto"/>
                  </w:divBdr>
                </w:div>
                <w:div w:id="1136683619">
                  <w:marLeft w:val="0"/>
                  <w:marRight w:val="0"/>
                  <w:marTop w:val="0"/>
                  <w:marBottom w:val="0"/>
                  <w:divBdr>
                    <w:top w:val="none" w:sz="0" w:space="0" w:color="auto"/>
                    <w:left w:val="none" w:sz="0" w:space="0" w:color="auto"/>
                    <w:bottom w:val="none" w:sz="0" w:space="0" w:color="auto"/>
                    <w:right w:val="none" w:sz="0" w:space="0" w:color="auto"/>
                  </w:divBdr>
                </w:div>
                <w:div w:id="1197963032">
                  <w:marLeft w:val="0"/>
                  <w:marRight w:val="0"/>
                  <w:marTop w:val="0"/>
                  <w:marBottom w:val="0"/>
                  <w:divBdr>
                    <w:top w:val="none" w:sz="0" w:space="0" w:color="auto"/>
                    <w:left w:val="none" w:sz="0" w:space="0" w:color="auto"/>
                    <w:bottom w:val="none" w:sz="0" w:space="0" w:color="auto"/>
                    <w:right w:val="none" w:sz="0" w:space="0" w:color="auto"/>
                  </w:divBdr>
                </w:div>
                <w:div w:id="1200895564">
                  <w:marLeft w:val="0"/>
                  <w:marRight w:val="0"/>
                  <w:marTop w:val="0"/>
                  <w:marBottom w:val="0"/>
                  <w:divBdr>
                    <w:top w:val="none" w:sz="0" w:space="0" w:color="auto"/>
                    <w:left w:val="none" w:sz="0" w:space="0" w:color="auto"/>
                    <w:bottom w:val="none" w:sz="0" w:space="0" w:color="auto"/>
                    <w:right w:val="none" w:sz="0" w:space="0" w:color="auto"/>
                  </w:divBdr>
                </w:div>
                <w:div w:id="1200976669">
                  <w:marLeft w:val="0"/>
                  <w:marRight w:val="0"/>
                  <w:marTop w:val="0"/>
                  <w:marBottom w:val="0"/>
                  <w:divBdr>
                    <w:top w:val="none" w:sz="0" w:space="0" w:color="auto"/>
                    <w:left w:val="none" w:sz="0" w:space="0" w:color="auto"/>
                    <w:bottom w:val="none" w:sz="0" w:space="0" w:color="auto"/>
                    <w:right w:val="none" w:sz="0" w:space="0" w:color="auto"/>
                  </w:divBdr>
                </w:div>
                <w:div w:id="1283538154">
                  <w:marLeft w:val="0"/>
                  <w:marRight w:val="0"/>
                  <w:marTop w:val="0"/>
                  <w:marBottom w:val="0"/>
                  <w:divBdr>
                    <w:top w:val="none" w:sz="0" w:space="0" w:color="auto"/>
                    <w:left w:val="none" w:sz="0" w:space="0" w:color="auto"/>
                    <w:bottom w:val="none" w:sz="0" w:space="0" w:color="auto"/>
                    <w:right w:val="none" w:sz="0" w:space="0" w:color="auto"/>
                  </w:divBdr>
                </w:div>
                <w:div w:id="1286086914">
                  <w:marLeft w:val="0"/>
                  <w:marRight w:val="0"/>
                  <w:marTop w:val="0"/>
                  <w:marBottom w:val="0"/>
                  <w:divBdr>
                    <w:top w:val="none" w:sz="0" w:space="0" w:color="auto"/>
                    <w:left w:val="none" w:sz="0" w:space="0" w:color="auto"/>
                    <w:bottom w:val="none" w:sz="0" w:space="0" w:color="auto"/>
                    <w:right w:val="none" w:sz="0" w:space="0" w:color="auto"/>
                  </w:divBdr>
                </w:div>
                <w:div w:id="1295526940">
                  <w:marLeft w:val="0"/>
                  <w:marRight w:val="0"/>
                  <w:marTop w:val="0"/>
                  <w:marBottom w:val="0"/>
                  <w:divBdr>
                    <w:top w:val="none" w:sz="0" w:space="0" w:color="auto"/>
                    <w:left w:val="none" w:sz="0" w:space="0" w:color="auto"/>
                    <w:bottom w:val="none" w:sz="0" w:space="0" w:color="auto"/>
                    <w:right w:val="none" w:sz="0" w:space="0" w:color="auto"/>
                  </w:divBdr>
                </w:div>
                <w:div w:id="1337533861">
                  <w:marLeft w:val="0"/>
                  <w:marRight w:val="0"/>
                  <w:marTop w:val="0"/>
                  <w:marBottom w:val="0"/>
                  <w:divBdr>
                    <w:top w:val="none" w:sz="0" w:space="0" w:color="auto"/>
                    <w:left w:val="none" w:sz="0" w:space="0" w:color="auto"/>
                    <w:bottom w:val="none" w:sz="0" w:space="0" w:color="auto"/>
                    <w:right w:val="none" w:sz="0" w:space="0" w:color="auto"/>
                  </w:divBdr>
                </w:div>
                <w:div w:id="1370838946">
                  <w:marLeft w:val="0"/>
                  <w:marRight w:val="0"/>
                  <w:marTop w:val="0"/>
                  <w:marBottom w:val="0"/>
                  <w:divBdr>
                    <w:top w:val="none" w:sz="0" w:space="0" w:color="auto"/>
                    <w:left w:val="none" w:sz="0" w:space="0" w:color="auto"/>
                    <w:bottom w:val="none" w:sz="0" w:space="0" w:color="auto"/>
                    <w:right w:val="none" w:sz="0" w:space="0" w:color="auto"/>
                  </w:divBdr>
                </w:div>
                <w:div w:id="1400135840">
                  <w:marLeft w:val="0"/>
                  <w:marRight w:val="0"/>
                  <w:marTop w:val="0"/>
                  <w:marBottom w:val="0"/>
                  <w:divBdr>
                    <w:top w:val="none" w:sz="0" w:space="0" w:color="auto"/>
                    <w:left w:val="none" w:sz="0" w:space="0" w:color="auto"/>
                    <w:bottom w:val="none" w:sz="0" w:space="0" w:color="auto"/>
                    <w:right w:val="none" w:sz="0" w:space="0" w:color="auto"/>
                  </w:divBdr>
                </w:div>
                <w:div w:id="1401051813">
                  <w:marLeft w:val="0"/>
                  <w:marRight w:val="0"/>
                  <w:marTop w:val="0"/>
                  <w:marBottom w:val="0"/>
                  <w:divBdr>
                    <w:top w:val="none" w:sz="0" w:space="0" w:color="auto"/>
                    <w:left w:val="none" w:sz="0" w:space="0" w:color="auto"/>
                    <w:bottom w:val="none" w:sz="0" w:space="0" w:color="auto"/>
                    <w:right w:val="none" w:sz="0" w:space="0" w:color="auto"/>
                  </w:divBdr>
                </w:div>
                <w:div w:id="1410424527">
                  <w:marLeft w:val="0"/>
                  <w:marRight w:val="0"/>
                  <w:marTop w:val="0"/>
                  <w:marBottom w:val="0"/>
                  <w:divBdr>
                    <w:top w:val="none" w:sz="0" w:space="0" w:color="auto"/>
                    <w:left w:val="none" w:sz="0" w:space="0" w:color="auto"/>
                    <w:bottom w:val="none" w:sz="0" w:space="0" w:color="auto"/>
                    <w:right w:val="none" w:sz="0" w:space="0" w:color="auto"/>
                  </w:divBdr>
                </w:div>
                <w:div w:id="1411736625">
                  <w:marLeft w:val="0"/>
                  <w:marRight w:val="0"/>
                  <w:marTop w:val="0"/>
                  <w:marBottom w:val="0"/>
                  <w:divBdr>
                    <w:top w:val="none" w:sz="0" w:space="0" w:color="auto"/>
                    <w:left w:val="none" w:sz="0" w:space="0" w:color="auto"/>
                    <w:bottom w:val="none" w:sz="0" w:space="0" w:color="auto"/>
                    <w:right w:val="none" w:sz="0" w:space="0" w:color="auto"/>
                  </w:divBdr>
                </w:div>
                <w:div w:id="1412042404">
                  <w:marLeft w:val="0"/>
                  <w:marRight w:val="0"/>
                  <w:marTop w:val="0"/>
                  <w:marBottom w:val="0"/>
                  <w:divBdr>
                    <w:top w:val="none" w:sz="0" w:space="0" w:color="auto"/>
                    <w:left w:val="none" w:sz="0" w:space="0" w:color="auto"/>
                    <w:bottom w:val="none" w:sz="0" w:space="0" w:color="auto"/>
                    <w:right w:val="none" w:sz="0" w:space="0" w:color="auto"/>
                  </w:divBdr>
                </w:div>
                <w:div w:id="1433282522">
                  <w:marLeft w:val="0"/>
                  <w:marRight w:val="0"/>
                  <w:marTop w:val="0"/>
                  <w:marBottom w:val="0"/>
                  <w:divBdr>
                    <w:top w:val="none" w:sz="0" w:space="0" w:color="auto"/>
                    <w:left w:val="none" w:sz="0" w:space="0" w:color="auto"/>
                    <w:bottom w:val="none" w:sz="0" w:space="0" w:color="auto"/>
                    <w:right w:val="none" w:sz="0" w:space="0" w:color="auto"/>
                  </w:divBdr>
                </w:div>
                <w:div w:id="1464809213">
                  <w:marLeft w:val="0"/>
                  <w:marRight w:val="0"/>
                  <w:marTop w:val="0"/>
                  <w:marBottom w:val="0"/>
                  <w:divBdr>
                    <w:top w:val="none" w:sz="0" w:space="0" w:color="auto"/>
                    <w:left w:val="none" w:sz="0" w:space="0" w:color="auto"/>
                    <w:bottom w:val="none" w:sz="0" w:space="0" w:color="auto"/>
                    <w:right w:val="none" w:sz="0" w:space="0" w:color="auto"/>
                  </w:divBdr>
                </w:div>
                <w:div w:id="1475676463">
                  <w:marLeft w:val="0"/>
                  <w:marRight w:val="0"/>
                  <w:marTop w:val="0"/>
                  <w:marBottom w:val="0"/>
                  <w:divBdr>
                    <w:top w:val="none" w:sz="0" w:space="0" w:color="auto"/>
                    <w:left w:val="none" w:sz="0" w:space="0" w:color="auto"/>
                    <w:bottom w:val="none" w:sz="0" w:space="0" w:color="auto"/>
                    <w:right w:val="none" w:sz="0" w:space="0" w:color="auto"/>
                  </w:divBdr>
                </w:div>
                <w:div w:id="1506434067">
                  <w:marLeft w:val="0"/>
                  <w:marRight w:val="0"/>
                  <w:marTop w:val="0"/>
                  <w:marBottom w:val="0"/>
                  <w:divBdr>
                    <w:top w:val="none" w:sz="0" w:space="0" w:color="auto"/>
                    <w:left w:val="none" w:sz="0" w:space="0" w:color="auto"/>
                    <w:bottom w:val="none" w:sz="0" w:space="0" w:color="auto"/>
                    <w:right w:val="none" w:sz="0" w:space="0" w:color="auto"/>
                  </w:divBdr>
                </w:div>
                <w:div w:id="1598637835">
                  <w:marLeft w:val="0"/>
                  <w:marRight w:val="0"/>
                  <w:marTop w:val="0"/>
                  <w:marBottom w:val="0"/>
                  <w:divBdr>
                    <w:top w:val="none" w:sz="0" w:space="0" w:color="auto"/>
                    <w:left w:val="none" w:sz="0" w:space="0" w:color="auto"/>
                    <w:bottom w:val="none" w:sz="0" w:space="0" w:color="auto"/>
                    <w:right w:val="none" w:sz="0" w:space="0" w:color="auto"/>
                  </w:divBdr>
                </w:div>
                <w:div w:id="1600986392">
                  <w:marLeft w:val="0"/>
                  <w:marRight w:val="0"/>
                  <w:marTop w:val="0"/>
                  <w:marBottom w:val="0"/>
                  <w:divBdr>
                    <w:top w:val="none" w:sz="0" w:space="0" w:color="auto"/>
                    <w:left w:val="none" w:sz="0" w:space="0" w:color="auto"/>
                    <w:bottom w:val="none" w:sz="0" w:space="0" w:color="auto"/>
                    <w:right w:val="none" w:sz="0" w:space="0" w:color="auto"/>
                  </w:divBdr>
                </w:div>
                <w:div w:id="1608469320">
                  <w:marLeft w:val="0"/>
                  <w:marRight w:val="0"/>
                  <w:marTop w:val="0"/>
                  <w:marBottom w:val="0"/>
                  <w:divBdr>
                    <w:top w:val="none" w:sz="0" w:space="0" w:color="auto"/>
                    <w:left w:val="none" w:sz="0" w:space="0" w:color="auto"/>
                    <w:bottom w:val="none" w:sz="0" w:space="0" w:color="auto"/>
                    <w:right w:val="none" w:sz="0" w:space="0" w:color="auto"/>
                  </w:divBdr>
                </w:div>
                <w:div w:id="1611932455">
                  <w:marLeft w:val="0"/>
                  <w:marRight w:val="0"/>
                  <w:marTop w:val="0"/>
                  <w:marBottom w:val="0"/>
                  <w:divBdr>
                    <w:top w:val="none" w:sz="0" w:space="0" w:color="auto"/>
                    <w:left w:val="none" w:sz="0" w:space="0" w:color="auto"/>
                    <w:bottom w:val="none" w:sz="0" w:space="0" w:color="auto"/>
                    <w:right w:val="none" w:sz="0" w:space="0" w:color="auto"/>
                  </w:divBdr>
                </w:div>
                <w:div w:id="1621689324">
                  <w:marLeft w:val="0"/>
                  <w:marRight w:val="0"/>
                  <w:marTop w:val="0"/>
                  <w:marBottom w:val="0"/>
                  <w:divBdr>
                    <w:top w:val="none" w:sz="0" w:space="0" w:color="auto"/>
                    <w:left w:val="none" w:sz="0" w:space="0" w:color="auto"/>
                    <w:bottom w:val="none" w:sz="0" w:space="0" w:color="auto"/>
                    <w:right w:val="none" w:sz="0" w:space="0" w:color="auto"/>
                  </w:divBdr>
                </w:div>
                <w:div w:id="1664817805">
                  <w:marLeft w:val="0"/>
                  <w:marRight w:val="0"/>
                  <w:marTop w:val="0"/>
                  <w:marBottom w:val="0"/>
                  <w:divBdr>
                    <w:top w:val="none" w:sz="0" w:space="0" w:color="auto"/>
                    <w:left w:val="none" w:sz="0" w:space="0" w:color="auto"/>
                    <w:bottom w:val="none" w:sz="0" w:space="0" w:color="auto"/>
                    <w:right w:val="none" w:sz="0" w:space="0" w:color="auto"/>
                  </w:divBdr>
                </w:div>
                <w:div w:id="1694646009">
                  <w:marLeft w:val="0"/>
                  <w:marRight w:val="0"/>
                  <w:marTop w:val="0"/>
                  <w:marBottom w:val="0"/>
                  <w:divBdr>
                    <w:top w:val="none" w:sz="0" w:space="0" w:color="auto"/>
                    <w:left w:val="none" w:sz="0" w:space="0" w:color="auto"/>
                    <w:bottom w:val="none" w:sz="0" w:space="0" w:color="auto"/>
                    <w:right w:val="none" w:sz="0" w:space="0" w:color="auto"/>
                  </w:divBdr>
                </w:div>
                <w:div w:id="1719354264">
                  <w:marLeft w:val="0"/>
                  <w:marRight w:val="0"/>
                  <w:marTop w:val="0"/>
                  <w:marBottom w:val="0"/>
                  <w:divBdr>
                    <w:top w:val="none" w:sz="0" w:space="0" w:color="auto"/>
                    <w:left w:val="none" w:sz="0" w:space="0" w:color="auto"/>
                    <w:bottom w:val="none" w:sz="0" w:space="0" w:color="auto"/>
                    <w:right w:val="none" w:sz="0" w:space="0" w:color="auto"/>
                  </w:divBdr>
                </w:div>
                <w:div w:id="1782530515">
                  <w:marLeft w:val="0"/>
                  <w:marRight w:val="0"/>
                  <w:marTop w:val="0"/>
                  <w:marBottom w:val="0"/>
                  <w:divBdr>
                    <w:top w:val="none" w:sz="0" w:space="0" w:color="auto"/>
                    <w:left w:val="none" w:sz="0" w:space="0" w:color="auto"/>
                    <w:bottom w:val="none" w:sz="0" w:space="0" w:color="auto"/>
                    <w:right w:val="none" w:sz="0" w:space="0" w:color="auto"/>
                  </w:divBdr>
                </w:div>
                <w:div w:id="1825510449">
                  <w:marLeft w:val="0"/>
                  <w:marRight w:val="0"/>
                  <w:marTop w:val="0"/>
                  <w:marBottom w:val="0"/>
                  <w:divBdr>
                    <w:top w:val="none" w:sz="0" w:space="0" w:color="auto"/>
                    <w:left w:val="none" w:sz="0" w:space="0" w:color="auto"/>
                    <w:bottom w:val="none" w:sz="0" w:space="0" w:color="auto"/>
                    <w:right w:val="none" w:sz="0" w:space="0" w:color="auto"/>
                  </w:divBdr>
                </w:div>
                <w:div w:id="1827352559">
                  <w:marLeft w:val="0"/>
                  <w:marRight w:val="0"/>
                  <w:marTop w:val="0"/>
                  <w:marBottom w:val="0"/>
                  <w:divBdr>
                    <w:top w:val="none" w:sz="0" w:space="0" w:color="auto"/>
                    <w:left w:val="none" w:sz="0" w:space="0" w:color="auto"/>
                    <w:bottom w:val="none" w:sz="0" w:space="0" w:color="auto"/>
                    <w:right w:val="none" w:sz="0" w:space="0" w:color="auto"/>
                  </w:divBdr>
                </w:div>
                <w:div w:id="1854488395">
                  <w:marLeft w:val="0"/>
                  <w:marRight w:val="0"/>
                  <w:marTop w:val="0"/>
                  <w:marBottom w:val="0"/>
                  <w:divBdr>
                    <w:top w:val="none" w:sz="0" w:space="0" w:color="auto"/>
                    <w:left w:val="none" w:sz="0" w:space="0" w:color="auto"/>
                    <w:bottom w:val="none" w:sz="0" w:space="0" w:color="auto"/>
                    <w:right w:val="none" w:sz="0" w:space="0" w:color="auto"/>
                  </w:divBdr>
                </w:div>
                <w:div w:id="1925603943">
                  <w:marLeft w:val="0"/>
                  <w:marRight w:val="0"/>
                  <w:marTop w:val="0"/>
                  <w:marBottom w:val="0"/>
                  <w:divBdr>
                    <w:top w:val="none" w:sz="0" w:space="0" w:color="auto"/>
                    <w:left w:val="none" w:sz="0" w:space="0" w:color="auto"/>
                    <w:bottom w:val="none" w:sz="0" w:space="0" w:color="auto"/>
                    <w:right w:val="none" w:sz="0" w:space="0" w:color="auto"/>
                  </w:divBdr>
                </w:div>
                <w:div w:id="1938323833">
                  <w:marLeft w:val="0"/>
                  <w:marRight w:val="0"/>
                  <w:marTop w:val="0"/>
                  <w:marBottom w:val="0"/>
                  <w:divBdr>
                    <w:top w:val="none" w:sz="0" w:space="0" w:color="auto"/>
                    <w:left w:val="none" w:sz="0" w:space="0" w:color="auto"/>
                    <w:bottom w:val="none" w:sz="0" w:space="0" w:color="auto"/>
                    <w:right w:val="none" w:sz="0" w:space="0" w:color="auto"/>
                  </w:divBdr>
                </w:div>
                <w:div w:id="2002273947">
                  <w:marLeft w:val="0"/>
                  <w:marRight w:val="0"/>
                  <w:marTop w:val="0"/>
                  <w:marBottom w:val="0"/>
                  <w:divBdr>
                    <w:top w:val="none" w:sz="0" w:space="0" w:color="auto"/>
                    <w:left w:val="none" w:sz="0" w:space="0" w:color="auto"/>
                    <w:bottom w:val="none" w:sz="0" w:space="0" w:color="auto"/>
                    <w:right w:val="none" w:sz="0" w:space="0" w:color="auto"/>
                  </w:divBdr>
                </w:div>
                <w:div w:id="2003123869">
                  <w:marLeft w:val="0"/>
                  <w:marRight w:val="0"/>
                  <w:marTop w:val="0"/>
                  <w:marBottom w:val="0"/>
                  <w:divBdr>
                    <w:top w:val="none" w:sz="0" w:space="0" w:color="auto"/>
                    <w:left w:val="none" w:sz="0" w:space="0" w:color="auto"/>
                    <w:bottom w:val="none" w:sz="0" w:space="0" w:color="auto"/>
                    <w:right w:val="none" w:sz="0" w:space="0" w:color="auto"/>
                  </w:divBdr>
                </w:div>
                <w:div w:id="2012103086">
                  <w:marLeft w:val="0"/>
                  <w:marRight w:val="0"/>
                  <w:marTop w:val="0"/>
                  <w:marBottom w:val="0"/>
                  <w:divBdr>
                    <w:top w:val="none" w:sz="0" w:space="0" w:color="auto"/>
                    <w:left w:val="none" w:sz="0" w:space="0" w:color="auto"/>
                    <w:bottom w:val="none" w:sz="0" w:space="0" w:color="auto"/>
                    <w:right w:val="none" w:sz="0" w:space="0" w:color="auto"/>
                  </w:divBdr>
                </w:div>
                <w:div w:id="2021616389">
                  <w:marLeft w:val="0"/>
                  <w:marRight w:val="0"/>
                  <w:marTop w:val="0"/>
                  <w:marBottom w:val="0"/>
                  <w:divBdr>
                    <w:top w:val="none" w:sz="0" w:space="0" w:color="auto"/>
                    <w:left w:val="none" w:sz="0" w:space="0" w:color="auto"/>
                    <w:bottom w:val="none" w:sz="0" w:space="0" w:color="auto"/>
                    <w:right w:val="none" w:sz="0" w:space="0" w:color="auto"/>
                  </w:divBdr>
                </w:div>
                <w:div w:id="2022779496">
                  <w:marLeft w:val="0"/>
                  <w:marRight w:val="0"/>
                  <w:marTop w:val="0"/>
                  <w:marBottom w:val="0"/>
                  <w:divBdr>
                    <w:top w:val="none" w:sz="0" w:space="0" w:color="auto"/>
                    <w:left w:val="none" w:sz="0" w:space="0" w:color="auto"/>
                    <w:bottom w:val="none" w:sz="0" w:space="0" w:color="auto"/>
                    <w:right w:val="none" w:sz="0" w:space="0" w:color="auto"/>
                  </w:divBdr>
                </w:div>
                <w:div w:id="2022850675">
                  <w:marLeft w:val="0"/>
                  <w:marRight w:val="0"/>
                  <w:marTop w:val="0"/>
                  <w:marBottom w:val="0"/>
                  <w:divBdr>
                    <w:top w:val="none" w:sz="0" w:space="0" w:color="auto"/>
                    <w:left w:val="none" w:sz="0" w:space="0" w:color="auto"/>
                    <w:bottom w:val="none" w:sz="0" w:space="0" w:color="auto"/>
                    <w:right w:val="none" w:sz="0" w:space="0" w:color="auto"/>
                  </w:divBdr>
                </w:div>
                <w:div w:id="2049643074">
                  <w:marLeft w:val="0"/>
                  <w:marRight w:val="0"/>
                  <w:marTop w:val="0"/>
                  <w:marBottom w:val="0"/>
                  <w:divBdr>
                    <w:top w:val="none" w:sz="0" w:space="0" w:color="auto"/>
                    <w:left w:val="none" w:sz="0" w:space="0" w:color="auto"/>
                    <w:bottom w:val="none" w:sz="0" w:space="0" w:color="auto"/>
                    <w:right w:val="none" w:sz="0" w:space="0" w:color="auto"/>
                  </w:divBdr>
                </w:div>
                <w:div w:id="2057585156">
                  <w:marLeft w:val="0"/>
                  <w:marRight w:val="0"/>
                  <w:marTop w:val="0"/>
                  <w:marBottom w:val="0"/>
                  <w:divBdr>
                    <w:top w:val="none" w:sz="0" w:space="0" w:color="auto"/>
                    <w:left w:val="none" w:sz="0" w:space="0" w:color="auto"/>
                    <w:bottom w:val="none" w:sz="0" w:space="0" w:color="auto"/>
                    <w:right w:val="none" w:sz="0" w:space="0" w:color="auto"/>
                  </w:divBdr>
                </w:div>
                <w:div w:id="2094082258">
                  <w:marLeft w:val="0"/>
                  <w:marRight w:val="0"/>
                  <w:marTop w:val="0"/>
                  <w:marBottom w:val="0"/>
                  <w:divBdr>
                    <w:top w:val="none" w:sz="0" w:space="0" w:color="auto"/>
                    <w:left w:val="none" w:sz="0" w:space="0" w:color="auto"/>
                    <w:bottom w:val="none" w:sz="0" w:space="0" w:color="auto"/>
                    <w:right w:val="none" w:sz="0" w:space="0" w:color="auto"/>
                  </w:divBdr>
                </w:div>
                <w:div w:id="2108189291">
                  <w:marLeft w:val="0"/>
                  <w:marRight w:val="0"/>
                  <w:marTop w:val="0"/>
                  <w:marBottom w:val="0"/>
                  <w:divBdr>
                    <w:top w:val="none" w:sz="0" w:space="0" w:color="auto"/>
                    <w:left w:val="none" w:sz="0" w:space="0" w:color="auto"/>
                    <w:bottom w:val="none" w:sz="0" w:space="0" w:color="auto"/>
                    <w:right w:val="none" w:sz="0" w:space="0" w:color="auto"/>
                  </w:divBdr>
                </w:div>
                <w:div w:id="2108456692">
                  <w:marLeft w:val="0"/>
                  <w:marRight w:val="0"/>
                  <w:marTop w:val="0"/>
                  <w:marBottom w:val="0"/>
                  <w:divBdr>
                    <w:top w:val="none" w:sz="0" w:space="0" w:color="auto"/>
                    <w:left w:val="none" w:sz="0" w:space="0" w:color="auto"/>
                    <w:bottom w:val="none" w:sz="0" w:space="0" w:color="auto"/>
                    <w:right w:val="none" w:sz="0" w:space="0" w:color="auto"/>
                  </w:divBdr>
                </w:div>
                <w:div w:id="2135561939">
                  <w:marLeft w:val="0"/>
                  <w:marRight w:val="0"/>
                  <w:marTop w:val="0"/>
                  <w:marBottom w:val="0"/>
                  <w:divBdr>
                    <w:top w:val="none" w:sz="0" w:space="0" w:color="auto"/>
                    <w:left w:val="none" w:sz="0" w:space="0" w:color="auto"/>
                    <w:bottom w:val="none" w:sz="0" w:space="0" w:color="auto"/>
                    <w:right w:val="none" w:sz="0" w:space="0" w:color="auto"/>
                  </w:divBdr>
                </w:div>
                <w:div w:id="2138404286">
                  <w:marLeft w:val="0"/>
                  <w:marRight w:val="0"/>
                  <w:marTop w:val="0"/>
                  <w:marBottom w:val="0"/>
                  <w:divBdr>
                    <w:top w:val="none" w:sz="0" w:space="0" w:color="auto"/>
                    <w:left w:val="none" w:sz="0" w:space="0" w:color="auto"/>
                    <w:bottom w:val="none" w:sz="0" w:space="0" w:color="auto"/>
                    <w:right w:val="none" w:sz="0" w:space="0" w:color="auto"/>
                  </w:divBdr>
                </w:div>
              </w:divsChild>
            </w:div>
            <w:div w:id="802888286">
              <w:marLeft w:val="0"/>
              <w:marRight w:val="0"/>
              <w:marTop w:val="0"/>
              <w:marBottom w:val="0"/>
              <w:divBdr>
                <w:top w:val="none" w:sz="0" w:space="0" w:color="auto"/>
                <w:left w:val="none" w:sz="0" w:space="0" w:color="auto"/>
                <w:bottom w:val="none" w:sz="0" w:space="0" w:color="auto"/>
                <w:right w:val="none" w:sz="0" w:space="0" w:color="auto"/>
              </w:divBdr>
            </w:div>
            <w:div w:id="803278137">
              <w:marLeft w:val="0"/>
              <w:marRight w:val="0"/>
              <w:marTop w:val="0"/>
              <w:marBottom w:val="0"/>
              <w:divBdr>
                <w:top w:val="none" w:sz="0" w:space="0" w:color="auto"/>
                <w:left w:val="none" w:sz="0" w:space="0" w:color="auto"/>
                <w:bottom w:val="none" w:sz="0" w:space="0" w:color="auto"/>
                <w:right w:val="none" w:sz="0" w:space="0" w:color="auto"/>
              </w:divBdr>
            </w:div>
            <w:div w:id="807865046">
              <w:marLeft w:val="0"/>
              <w:marRight w:val="0"/>
              <w:marTop w:val="0"/>
              <w:marBottom w:val="0"/>
              <w:divBdr>
                <w:top w:val="none" w:sz="0" w:space="0" w:color="auto"/>
                <w:left w:val="none" w:sz="0" w:space="0" w:color="auto"/>
                <w:bottom w:val="none" w:sz="0" w:space="0" w:color="auto"/>
                <w:right w:val="none" w:sz="0" w:space="0" w:color="auto"/>
              </w:divBdr>
            </w:div>
            <w:div w:id="808983488">
              <w:marLeft w:val="0"/>
              <w:marRight w:val="0"/>
              <w:marTop w:val="0"/>
              <w:marBottom w:val="0"/>
              <w:divBdr>
                <w:top w:val="none" w:sz="0" w:space="0" w:color="auto"/>
                <w:left w:val="none" w:sz="0" w:space="0" w:color="auto"/>
                <w:bottom w:val="none" w:sz="0" w:space="0" w:color="auto"/>
                <w:right w:val="none" w:sz="0" w:space="0" w:color="auto"/>
              </w:divBdr>
            </w:div>
            <w:div w:id="809371746">
              <w:marLeft w:val="0"/>
              <w:marRight w:val="0"/>
              <w:marTop w:val="0"/>
              <w:marBottom w:val="0"/>
              <w:divBdr>
                <w:top w:val="none" w:sz="0" w:space="0" w:color="auto"/>
                <w:left w:val="none" w:sz="0" w:space="0" w:color="auto"/>
                <w:bottom w:val="none" w:sz="0" w:space="0" w:color="auto"/>
                <w:right w:val="none" w:sz="0" w:space="0" w:color="auto"/>
              </w:divBdr>
            </w:div>
            <w:div w:id="810441929">
              <w:marLeft w:val="0"/>
              <w:marRight w:val="0"/>
              <w:marTop w:val="0"/>
              <w:marBottom w:val="0"/>
              <w:divBdr>
                <w:top w:val="none" w:sz="0" w:space="0" w:color="auto"/>
                <w:left w:val="none" w:sz="0" w:space="0" w:color="auto"/>
                <w:bottom w:val="none" w:sz="0" w:space="0" w:color="auto"/>
                <w:right w:val="none" w:sz="0" w:space="0" w:color="auto"/>
              </w:divBdr>
            </w:div>
            <w:div w:id="814570097">
              <w:marLeft w:val="0"/>
              <w:marRight w:val="0"/>
              <w:marTop w:val="0"/>
              <w:marBottom w:val="0"/>
              <w:divBdr>
                <w:top w:val="none" w:sz="0" w:space="0" w:color="auto"/>
                <w:left w:val="none" w:sz="0" w:space="0" w:color="auto"/>
                <w:bottom w:val="none" w:sz="0" w:space="0" w:color="auto"/>
                <w:right w:val="none" w:sz="0" w:space="0" w:color="auto"/>
              </w:divBdr>
            </w:div>
            <w:div w:id="816335037">
              <w:marLeft w:val="0"/>
              <w:marRight w:val="0"/>
              <w:marTop w:val="0"/>
              <w:marBottom w:val="0"/>
              <w:divBdr>
                <w:top w:val="none" w:sz="0" w:space="0" w:color="auto"/>
                <w:left w:val="none" w:sz="0" w:space="0" w:color="auto"/>
                <w:bottom w:val="none" w:sz="0" w:space="0" w:color="auto"/>
                <w:right w:val="none" w:sz="0" w:space="0" w:color="auto"/>
              </w:divBdr>
            </w:div>
            <w:div w:id="816537626">
              <w:marLeft w:val="0"/>
              <w:marRight w:val="0"/>
              <w:marTop w:val="0"/>
              <w:marBottom w:val="0"/>
              <w:divBdr>
                <w:top w:val="none" w:sz="0" w:space="0" w:color="auto"/>
                <w:left w:val="none" w:sz="0" w:space="0" w:color="auto"/>
                <w:bottom w:val="none" w:sz="0" w:space="0" w:color="auto"/>
                <w:right w:val="none" w:sz="0" w:space="0" w:color="auto"/>
              </w:divBdr>
            </w:div>
            <w:div w:id="818763546">
              <w:marLeft w:val="0"/>
              <w:marRight w:val="0"/>
              <w:marTop w:val="0"/>
              <w:marBottom w:val="0"/>
              <w:divBdr>
                <w:top w:val="none" w:sz="0" w:space="0" w:color="auto"/>
                <w:left w:val="none" w:sz="0" w:space="0" w:color="auto"/>
                <w:bottom w:val="none" w:sz="0" w:space="0" w:color="auto"/>
                <w:right w:val="none" w:sz="0" w:space="0" w:color="auto"/>
              </w:divBdr>
            </w:div>
            <w:div w:id="819732669">
              <w:marLeft w:val="0"/>
              <w:marRight w:val="0"/>
              <w:marTop w:val="0"/>
              <w:marBottom w:val="0"/>
              <w:divBdr>
                <w:top w:val="none" w:sz="0" w:space="0" w:color="auto"/>
                <w:left w:val="none" w:sz="0" w:space="0" w:color="auto"/>
                <w:bottom w:val="none" w:sz="0" w:space="0" w:color="auto"/>
                <w:right w:val="none" w:sz="0" w:space="0" w:color="auto"/>
              </w:divBdr>
            </w:div>
            <w:div w:id="821048338">
              <w:marLeft w:val="0"/>
              <w:marRight w:val="0"/>
              <w:marTop w:val="0"/>
              <w:marBottom w:val="0"/>
              <w:divBdr>
                <w:top w:val="none" w:sz="0" w:space="0" w:color="auto"/>
                <w:left w:val="none" w:sz="0" w:space="0" w:color="auto"/>
                <w:bottom w:val="none" w:sz="0" w:space="0" w:color="auto"/>
                <w:right w:val="none" w:sz="0" w:space="0" w:color="auto"/>
              </w:divBdr>
            </w:div>
            <w:div w:id="821193661">
              <w:marLeft w:val="0"/>
              <w:marRight w:val="0"/>
              <w:marTop w:val="0"/>
              <w:marBottom w:val="0"/>
              <w:divBdr>
                <w:top w:val="none" w:sz="0" w:space="0" w:color="auto"/>
                <w:left w:val="none" w:sz="0" w:space="0" w:color="auto"/>
                <w:bottom w:val="none" w:sz="0" w:space="0" w:color="auto"/>
                <w:right w:val="none" w:sz="0" w:space="0" w:color="auto"/>
              </w:divBdr>
            </w:div>
            <w:div w:id="822280601">
              <w:marLeft w:val="0"/>
              <w:marRight w:val="0"/>
              <w:marTop w:val="0"/>
              <w:marBottom w:val="0"/>
              <w:divBdr>
                <w:top w:val="none" w:sz="0" w:space="0" w:color="auto"/>
                <w:left w:val="none" w:sz="0" w:space="0" w:color="auto"/>
                <w:bottom w:val="none" w:sz="0" w:space="0" w:color="auto"/>
                <w:right w:val="none" w:sz="0" w:space="0" w:color="auto"/>
              </w:divBdr>
            </w:div>
            <w:div w:id="822963013">
              <w:marLeft w:val="0"/>
              <w:marRight w:val="0"/>
              <w:marTop w:val="0"/>
              <w:marBottom w:val="0"/>
              <w:divBdr>
                <w:top w:val="none" w:sz="0" w:space="0" w:color="auto"/>
                <w:left w:val="none" w:sz="0" w:space="0" w:color="auto"/>
                <w:bottom w:val="none" w:sz="0" w:space="0" w:color="auto"/>
                <w:right w:val="none" w:sz="0" w:space="0" w:color="auto"/>
              </w:divBdr>
            </w:div>
            <w:div w:id="824007897">
              <w:marLeft w:val="0"/>
              <w:marRight w:val="0"/>
              <w:marTop w:val="0"/>
              <w:marBottom w:val="0"/>
              <w:divBdr>
                <w:top w:val="none" w:sz="0" w:space="0" w:color="auto"/>
                <w:left w:val="none" w:sz="0" w:space="0" w:color="auto"/>
                <w:bottom w:val="none" w:sz="0" w:space="0" w:color="auto"/>
                <w:right w:val="none" w:sz="0" w:space="0" w:color="auto"/>
              </w:divBdr>
            </w:div>
            <w:div w:id="825169229">
              <w:marLeft w:val="0"/>
              <w:marRight w:val="0"/>
              <w:marTop w:val="0"/>
              <w:marBottom w:val="0"/>
              <w:divBdr>
                <w:top w:val="none" w:sz="0" w:space="0" w:color="auto"/>
                <w:left w:val="none" w:sz="0" w:space="0" w:color="auto"/>
                <w:bottom w:val="none" w:sz="0" w:space="0" w:color="auto"/>
                <w:right w:val="none" w:sz="0" w:space="0" w:color="auto"/>
              </w:divBdr>
            </w:div>
            <w:div w:id="826168800">
              <w:marLeft w:val="0"/>
              <w:marRight w:val="0"/>
              <w:marTop w:val="0"/>
              <w:marBottom w:val="0"/>
              <w:divBdr>
                <w:top w:val="none" w:sz="0" w:space="0" w:color="auto"/>
                <w:left w:val="none" w:sz="0" w:space="0" w:color="auto"/>
                <w:bottom w:val="none" w:sz="0" w:space="0" w:color="auto"/>
                <w:right w:val="none" w:sz="0" w:space="0" w:color="auto"/>
              </w:divBdr>
            </w:div>
            <w:div w:id="828138299">
              <w:marLeft w:val="0"/>
              <w:marRight w:val="0"/>
              <w:marTop w:val="0"/>
              <w:marBottom w:val="0"/>
              <w:divBdr>
                <w:top w:val="none" w:sz="0" w:space="0" w:color="auto"/>
                <w:left w:val="none" w:sz="0" w:space="0" w:color="auto"/>
                <w:bottom w:val="none" w:sz="0" w:space="0" w:color="auto"/>
                <w:right w:val="none" w:sz="0" w:space="0" w:color="auto"/>
              </w:divBdr>
            </w:div>
            <w:div w:id="829250376">
              <w:marLeft w:val="0"/>
              <w:marRight w:val="0"/>
              <w:marTop w:val="0"/>
              <w:marBottom w:val="0"/>
              <w:divBdr>
                <w:top w:val="none" w:sz="0" w:space="0" w:color="auto"/>
                <w:left w:val="none" w:sz="0" w:space="0" w:color="auto"/>
                <w:bottom w:val="none" w:sz="0" w:space="0" w:color="auto"/>
                <w:right w:val="none" w:sz="0" w:space="0" w:color="auto"/>
              </w:divBdr>
            </w:div>
            <w:div w:id="829440979">
              <w:marLeft w:val="0"/>
              <w:marRight w:val="0"/>
              <w:marTop w:val="0"/>
              <w:marBottom w:val="0"/>
              <w:divBdr>
                <w:top w:val="none" w:sz="0" w:space="0" w:color="auto"/>
                <w:left w:val="none" w:sz="0" w:space="0" w:color="auto"/>
                <w:bottom w:val="none" w:sz="0" w:space="0" w:color="auto"/>
                <w:right w:val="none" w:sz="0" w:space="0" w:color="auto"/>
              </w:divBdr>
            </w:div>
            <w:div w:id="832992829">
              <w:marLeft w:val="0"/>
              <w:marRight w:val="0"/>
              <w:marTop w:val="0"/>
              <w:marBottom w:val="0"/>
              <w:divBdr>
                <w:top w:val="none" w:sz="0" w:space="0" w:color="auto"/>
                <w:left w:val="none" w:sz="0" w:space="0" w:color="auto"/>
                <w:bottom w:val="none" w:sz="0" w:space="0" w:color="auto"/>
                <w:right w:val="none" w:sz="0" w:space="0" w:color="auto"/>
              </w:divBdr>
            </w:div>
            <w:div w:id="833910480">
              <w:marLeft w:val="0"/>
              <w:marRight w:val="0"/>
              <w:marTop w:val="0"/>
              <w:marBottom w:val="0"/>
              <w:divBdr>
                <w:top w:val="none" w:sz="0" w:space="0" w:color="auto"/>
                <w:left w:val="none" w:sz="0" w:space="0" w:color="auto"/>
                <w:bottom w:val="none" w:sz="0" w:space="0" w:color="auto"/>
                <w:right w:val="none" w:sz="0" w:space="0" w:color="auto"/>
              </w:divBdr>
            </w:div>
            <w:div w:id="834104330">
              <w:marLeft w:val="0"/>
              <w:marRight w:val="0"/>
              <w:marTop w:val="0"/>
              <w:marBottom w:val="0"/>
              <w:divBdr>
                <w:top w:val="none" w:sz="0" w:space="0" w:color="auto"/>
                <w:left w:val="none" w:sz="0" w:space="0" w:color="auto"/>
                <w:bottom w:val="none" w:sz="0" w:space="0" w:color="auto"/>
                <w:right w:val="none" w:sz="0" w:space="0" w:color="auto"/>
              </w:divBdr>
            </w:div>
            <w:div w:id="836310300">
              <w:marLeft w:val="0"/>
              <w:marRight w:val="0"/>
              <w:marTop w:val="0"/>
              <w:marBottom w:val="0"/>
              <w:divBdr>
                <w:top w:val="none" w:sz="0" w:space="0" w:color="auto"/>
                <w:left w:val="none" w:sz="0" w:space="0" w:color="auto"/>
                <w:bottom w:val="none" w:sz="0" w:space="0" w:color="auto"/>
                <w:right w:val="none" w:sz="0" w:space="0" w:color="auto"/>
              </w:divBdr>
            </w:div>
            <w:div w:id="837958818">
              <w:marLeft w:val="0"/>
              <w:marRight w:val="0"/>
              <w:marTop w:val="0"/>
              <w:marBottom w:val="0"/>
              <w:divBdr>
                <w:top w:val="none" w:sz="0" w:space="0" w:color="auto"/>
                <w:left w:val="none" w:sz="0" w:space="0" w:color="auto"/>
                <w:bottom w:val="none" w:sz="0" w:space="0" w:color="auto"/>
                <w:right w:val="none" w:sz="0" w:space="0" w:color="auto"/>
              </w:divBdr>
            </w:div>
            <w:div w:id="838929806">
              <w:marLeft w:val="0"/>
              <w:marRight w:val="0"/>
              <w:marTop w:val="0"/>
              <w:marBottom w:val="0"/>
              <w:divBdr>
                <w:top w:val="none" w:sz="0" w:space="0" w:color="auto"/>
                <w:left w:val="none" w:sz="0" w:space="0" w:color="auto"/>
                <w:bottom w:val="none" w:sz="0" w:space="0" w:color="auto"/>
                <w:right w:val="none" w:sz="0" w:space="0" w:color="auto"/>
              </w:divBdr>
            </w:div>
            <w:div w:id="839852542">
              <w:marLeft w:val="0"/>
              <w:marRight w:val="0"/>
              <w:marTop w:val="0"/>
              <w:marBottom w:val="0"/>
              <w:divBdr>
                <w:top w:val="none" w:sz="0" w:space="0" w:color="auto"/>
                <w:left w:val="none" w:sz="0" w:space="0" w:color="auto"/>
                <w:bottom w:val="none" w:sz="0" w:space="0" w:color="auto"/>
                <w:right w:val="none" w:sz="0" w:space="0" w:color="auto"/>
              </w:divBdr>
            </w:div>
            <w:div w:id="844519827">
              <w:marLeft w:val="0"/>
              <w:marRight w:val="0"/>
              <w:marTop w:val="0"/>
              <w:marBottom w:val="0"/>
              <w:divBdr>
                <w:top w:val="none" w:sz="0" w:space="0" w:color="auto"/>
                <w:left w:val="none" w:sz="0" w:space="0" w:color="auto"/>
                <w:bottom w:val="none" w:sz="0" w:space="0" w:color="auto"/>
                <w:right w:val="none" w:sz="0" w:space="0" w:color="auto"/>
              </w:divBdr>
            </w:div>
            <w:div w:id="847133248">
              <w:marLeft w:val="0"/>
              <w:marRight w:val="0"/>
              <w:marTop w:val="0"/>
              <w:marBottom w:val="0"/>
              <w:divBdr>
                <w:top w:val="none" w:sz="0" w:space="0" w:color="auto"/>
                <w:left w:val="none" w:sz="0" w:space="0" w:color="auto"/>
                <w:bottom w:val="none" w:sz="0" w:space="0" w:color="auto"/>
                <w:right w:val="none" w:sz="0" w:space="0" w:color="auto"/>
              </w:divBdr>
            </w:div>
            <w:div w:id="850727393">
              <w:marLeft w:val="0"/>
              <w:marRight w:val="0"/>
              <w:marTop w:val="0"/>
              <w:marBottom w:val="0"/>
              <w:divBdr>
                <w:top w:val="none" w:sz="0" w:space="0" w:color="auto"/>
                <w:left w:val="none" w:sz="0" w:space="0" w:color="auto"/>
                <w:bottom w:val="none" w:sz="0" w:space="0" w:color="auto"/>
                <w:right w:val="none" w:sz="0" w:space="0" w:color="auto"/>
              </w:divBdr>
            </w:div>
            <w:div w:id="851266459">
              <w:marLeft w:val="0"/>
              <w:marRight w:val="0"/>
              <w:marTop w:val="0"/>
              <w:marBottom w:val="0"/>
              <w:divBdr>
                <w:top w:val="none" w:sz="0" w:space="0" w:color="auto"/>
                <w:left w:val="none" w:sz="0" w:space="0" w:color="auto"/>
                <w:bottom w:val="none" w:sz="0" w:space="0" w:color="auto"/>
                <w:right w:val="none" w:sz="0" w:space="0" w:color="auto"/>
              </w:divBdr>
            </w:div>
            <w:div w:id="854270226">
              <w:marLeft w:val="0"/>
              <w:marRight w:val="0"/>
              <w:marTop w:val="0"/>
              <w:marBottom w:val="0"/>
              <w:divBdr>
                <w:top w:val="none" w:sz="0" w:space="0" w:color="auto"/>
                <w:left w:val="none" w:sz="0" w:space="0" w:color="auto"/>
                <w:bottom w:val="none" w:sz="0" w:space="0" w:color="auto"/>
                <w:right w:val="none" w:sz="0" w:space="0" w:color="auto"/>
              </w:divBdr>
            </w:div>
            <w:div w:id="854877758">
              <w:marLeft w:val="0"/>
              <w:marRight w:val="0"/>
              <w:marTop w:val="0"/>
              <w:marBottom w:val="0"/>
              <w:divBdr>
                <w:top w:val="none" w:sz="0" w:space="0" w:color="auto"/>
                <w:left w:val="none" w:sz="0" w:space="0" w:color="auto"/>
                <w:bottom w:val="none" w:sz="0" w:space="0" w:color="auto"/>
                <w:right w:val="none" w:sz="0" w:space="0" w:color="auto"/>
              </w:divBdr>
            </w:div>
            <w:div w:id="855195872">
              <w:marLeft w:val="0"/>
              <w:marRight w:val="0"/>
              <w:marTop w:val="0"/>
              <w:marBottom w:val="0"/>
              <w:divBdr>
                <w:top w:val="none" w:sz="0" w:space="0" w:color="auto"/>
                <w:left w:val="none" w:sz="0" w:space="0" w:color="auto"/>
                <w:bottom w:val="none" w:sz="0" w:space="0" w:color="auto"/>
                <w:right w:val="none" w:sz="0" w:space="0" w:color="auto"/>
              </w:divBdr>
            </w:div>
            <w:div w:id="855464671">
              <w:marLeft w:val="0"/>
              <w:marRight w:val="0"/>
              <w:marTop w:val="0"/>
              <w:marBottom w:val="0"/>
              <w:divBdr>
                <w:top w:val="none" w:sz="0" w:space="0" w:color="auto"/>
                <w:left w:val="none" w:sz="0" w:space="0" w:color="auto"/>
                <w:bottom w:val="none" w:sz="0" w:space="0" w:color="auto"/>
                <w:right w:val="none" w:sz="0" w:space="0" w:color="auto"/>
              </w:divBdr>
            </w:div>
            <w:div w:id="858395366">
              <w:marLeft w:val="0"/>
              <w:marRight w:val="0"/>
              <w:marTop w:val="0"/>
              <w:marBottom w:val="0"/>
              <w:divBdr>
                <w:top w:val="none" w:sz="0" w:space="0" w:color="auto"/>
                <w:left w:val="none" w:sz="0" w:space="0" w:color="auto"/>
                <w:bottom w:val="none" w:sz="0" w:space="0" w:color="auto"/>
                <w:right w:val="none" w:sz="0" w:space="0" w:color="auto"/>
              </w:divBdr>
            </w:div>
            <w:div w:id="859005385">
              <w:marLeft w:val="0"/>
              <w:marRight w:val="0"/>
              <w:marTop w:val="0"/>
              <w:marBottom w:val="0"/>
              <w:divBdr>
                <w:top w:val="none" w:sz="0" w:space="0" w:color="auto"/>
                <w:left w:val="none" w:sz="0" w:space="0" w:color="auto"/>
                <w:bottom w:val="none" w:sz="0" w:space="0" w:color="auto"/>
                <w:right w:val="none" w:sz="0" w:space="0" w:color="auto"/>
              </w:divBdr>
            </w:div>
            <w:div w:id="859051806">
              <w:marLeft w:val="0"/>
              <w:marRight w:val="0"/>
              <w:marTop w:val="0"/>
              <w:marBottom w:val="0"/>
              <w:divBdr>
                <w:top w:val="none" w:sz="0" w:space="0" w:color="auto"/>
                <w:left w:val="none" w:sz="0" w:space="0" w:color="auto"/>
                <w:bottom w:val="none" w:sz="0" w:space="0" w:color="auto"/>
                <w:right w:val="none" w:sz="0" w:space="0" w:color="auto"/>
              </w:divBdr>
            </w:div>
            <w:div w:id="860434909">
              <w:marLeft w:val="0"/>
              <w:marRight w:val="0"/>
              <w:marTop w:val="0"/>
              <w:marBottom w:val="0"/>
              <w:divBdr>
                <w:top w:val="none" w:sz="0" w:space="0" w:color="auto"/>
                <w:left w:val="none" w:sz="0" w:space="0" w:color="auto"/>
                <w:bottom w:val="none" w:sz="0" w:space="0" w:color="auto"/>
                <w:right w:val="none" w:sz="0" w:space="0" w:color="auto"/>
              </w:divBdr>
            </w:div>
            <w:div w:id="862789454">
              <w:marLeft w:val="0"/>
              <w:marRight w:val="0"/>
              <w:marTop w:val="0"/>
              <w:marBottom w:val="0"/>
              <w:divBdr>
                <w:top w:val="none" w:sz="0" w:space="0" w:color="auto"/>
                <w:left w:val="none" w:sz="0" w:space="0" w:color="auto"/>
                <w:bottom w:val="none" w:sz="0" w:space="0" w:color="auto"/>
                <w:right w:val="none" w:sz="0" w:space="0" w:color="auto"/>
              </w:divBdr>
            </w:div>
            <w:div w:id="864096779">
              <w:marLeft w:val="0"/>
              <w:marRight w:val="0"/>
              <w:marTop w:val="0"/>
              <w:marBottom w:val="0"/>
              <w:divBdr>
                <w:top w:val="none" w:sz="0" w:space="0" w:color="auto"/>
                <w:left w:val="none" w:sz="0" w:space="0" w:color="auto"/>
                <w:bottom w:val="none" w:sz="0" w:space="0" w:color="auto"/>
                <w:right w:val="none" w:sz="0" w:space="0" w:color="auto"/>
              </w:divBdr>
            </w:div>
            <w:div w:id="867183164">
              <w:marLeft w:val="0"/>
              <w:marRight w:val="0"/>
              <w:marTop w:val="0"/>
              <w:marBottom w:val="0"/>
              <w:divBdr>
                <w:top w:val="none" w:sz="0" w:space="0" w:color="auto"/>
                <w:left w:val="none" w:sz="0" w:space="0" w:color="auto"/>
                <w:bottom w:val="none" w:sz="0" w:space="0" w:color="auto"/>
                <w:right w:val="none" w:sz="0" w:space="0" w:color="auto"/>
              </w:divBdr>
            </w:div>
            <w:div w:id="867525324">
              <w:marLeft w:val="0"/>
              <w:marRight w:val="0"/>
              <w:marTop w:val="0"/>
              <w:marBottom w:val="0"/>
              <w:divBdr>
                <w:top w:val="none" w:sz="0" w:space="0" w:color="auto"/>
                <w:left w:val="none" w:sz="0" w:space="0" w:color="auto"/>
                <w:bottom w:val="none" w:sz="0" w:space="0" w:color="auto"/>
                <w:right w:val="none" w:sz="0" w:space="0" w:color="auto"/>
              </w:divBdr>
            </w:div>
            <w:div w:id="868488242">
              <w:marLeft w:val="0"/>
              <w:marRight w:val="0"/>
              <w:marTop w:val="0"/>
              <w:marBottom w:val="0"/>
              <w:divBdr>
                <w:top w:val="none" w:sz="0" w:space="0" w:color="auto"/>
                <w:left w:val="none" w:sz="0" w:space="0" w:color="auto"/>
                <w:bottom w:val="none" w:sz="0" w:space="0" w:color="auto"/>
                <w:right w:val="none" w:sz="0" w:space="0" w:color="auto"/>
              </w:divBdr>
            </w:div>
            <w:div w:id="870187185">
              <w:marLeft w:val="0"/>
              <w:marRight w:val="0"/>
              <w:marTop w:val="0"/>
              <w:marBottom w:val="0"/>
              <w:divBdr>
                <w:top w:val="none" w:sz="0" w:space="0" w:color="auto"/>
                <w:left w:val="none" w:sz="0" w:space="0" w:color="auto"/>
                <w:bottom w:val="none" w:sz="0" w:space="0" w:color="auto"/>
                <w:right w:val="none" w:sz="0" w:space="0" w:color="auto"/>
              </w:divBdr>
            </w:div>
            <w:div w:id="871068595">
              <w:marLeft w:val="0"/>
              <w:marRight w:val="0"/>
              <w:marTop w:val="0"/>
              <w:marBottom w:val="0"/>
              <w:divBdr>
                <w:top w:val="none" w:sz="0" w:space="0" w:color="auto"/>
                <w:left w:val="none" w:sz="0" w:space="0" w:color="auto"/>
                <w:bottom w:val="none" w:sz="0" w:space="0" w:color="auto"/>
                <w:right w:val="none" w:sz="0" w:space="0" w:color="auto"/>
              </w:divBdr>
              <w:divsChild>
                <w:div w:id="45687307">
                  <w:marLeft w:val="0"/>
                  <w:marRight w:val="0"/>
                  <w:marTop w:val="0"/>
                  <w:marBottom w:val="0"/>
                  <w:divBdr>
                    <w:top w:val="none" w:sz="0" w:space="0" w:color="auto"/>
                    <w:left w:val="none" w:sz="0" w:space="0" w:color="auto"/>
                    <w:bottom w:val="none" w:sz="0" w:space="0" w:color="auto"/>
                    <w:right w:val="none" w:sz="0" w:space="0" w:color="auto"/>
                  </w:divBdr>
                </w:div>
                <w:div w:id="48771314">
                  <w:marLeft w:val="0"/>
                  <w:marRight w:val="0"/>
                  <w:marTop w:val="0"/>
                  <w:marBottom w:val="0"/>
                  <w:divBdr>
                    <w:top w:val="none" w:sz="0" w:space="0" w:color="auto"/>
                    <w:left w:val="none" w:sz="0" w:space="0" w:color="auto"/>
                    <w:bottom w:val="none" w:sz="0" w:space="0" w:color="auto"/>
                    <w:right w:val="none" w:sz="0" w:space="0" w:color="auto"/>
                  </w:divBdr>
                </w:div>
                <w:div w:id="74515615">
                  <w:marLeft w:val="0"/>
                  <w:marRight w:val="0"/>
                  <w:marTop w:val="0"/>
                  <w:marBottom w:val="0"/>
                  <w:divBdr>
                    <w:top w:val="none" w:sz="0" w:space="0" w:color="auto"/>
                    <w:left w:val="none" w:sz="0" w:space="0" w:color="auto"/>
                    <w:bottom w:val="none" w:sz="0" w:space="0" w:color="auto"/>
                    <w:right w:val="none" w:sz="0" w:space="0" w:color="auto"/>
                  </w:divBdr>
                </w:div>
                <w:div w:id="290135051">
                  <w:marLeft w:val="0"/>
                  <w:marRight w:val="0"/>
                  <w:marTop w:val="0"/>
                  <w:marBottom w:val="0"/>
                  <w:divBdr>
                    <w:top w:val="none" w:sz="0" w:space="0" w:color="auto"/>
                    <w:left w:val="none" w:sz="0" w:space="0" w:color="auto"/>
                    <w:bottom w:val="none" w:sz="0" w:space="0" w:color="auto"/>
                    <w:right w:val="none" w:sz="0" w:space="0" w:color="auto"/>
                  </w:divBdr>
                </w:div>
                <w:div w:id="301689650">
                  <w:marLeft w:val="0"/>
                  <w:marRight w:val="0"/>
                  <w:marTop w:val="0"/>
                  <w:marBottom w:val="0"/>
                  <w:divBdr>
                    <w:top w:val="none" w:sz="0" w:space="0" w:color="auto"/>
                    <w:left w:val="none" w:sz="0" w:space="0" w:color="auto"/>
                    <w:bottom w:val="none" w:sz="0" w:space="0" w:color="auto"/>
                    <w:right w:val="none" w:sz="0" w:space="0" w:color="auto"/>
                  </w:divBdr>
                </w:div>
                <w:div w:id="328756867">
                  <w:marLeft w:val="0"/>
                  <w:marRight w:val="0"/>
                  <w:marTop w:val="0"/>
                  <w:marBottom w:val="0"/>
                  <w:divBdr>
                    <w:top w:val="none" w:sz="0" w:space="0" w:color="auto"/>
                    <w:left w:val="none" w:sz="0" w:space="0" w:color="auto"/>
                    <w:bottom w:val="none" w:sz="0" w:space="0" w:color="auto"/>
                    <w:right w:val="none" w:sz="0" w:space="0" w:color="auto"/>
                  </w:divBdr>
                </w:div>
                <w:div w:id="336271340">
                  <w:marLeft w:val="0"/>
                  <w:marRight w:val="0"/>
                  <w:marTop w:val="0"/>
                  <w:marBottom w:val="0"/>
                  <w:divBdr>
                    <w:top w:val="none" w:sz="0" w:space="0" w:color="auto"/>
                    <w:left w:val="none" w:sz="0" w:space="0" w:color="auto"/>
                    <w:bottom w:val="none" w:sz="0" w:space="0" w:color="auto"/>
                    <w:right w:val="none" w:sz="0" w:space="0" w:color="auto"/>
                  </w:divBdr>
                </w:div>
                <w:div w:id="452947051">
                  <w:marLeft w:val="0"/>
                  <w:marRight w:val="0"/>
                  <w:marTop w:val="0"/>
                  <w:marBottom w:val="0"/>
                  <w:divBdr>
                    <w:top w:val="none" w:sz="0" w:space="0" w:color="auto"/>
                    <w:left w:val="none" w:sz="0" w:space="0" w:color="auto"/>
                    <w:bottom w:val="none" w:sz="0" w:space="0" w:color="auto"/>
                    <w:right w:val="none" w:sz="0" w:space="0" w:color="auto"/>
                  </w:divBdr>
                </w:div>
                <w:div w:id="457644470">
                  <w:marLeft w:val="0"/>
                  <w:marRight w:val="0"/>
                  <w:marTop w:val="0"/>
                  <w:marBottom w:val="0"/>
                  <w:divBdr>
                    <w:top w:val="none" w:sz="0" w:space="0" w:color="auto"/>
                    <w:left w:val="none" w:sz="0" w:space="0" w:color="auto"/>
                    <w:bottom w:val="none" w:sz="0" w:space="0" w:color="auto"/>
                    <w:right w:val="none" w:sz="0" w:space="0" w:color="auto"/>
                  </w:divBdr>
                </w:div>
                <w:div w:id="465122399">
                  <w:marLeft w:val="0"/>
                  <w:marRight w:val="0"/>
                  <w:marTop w:val="0"/>
                  <w:marBottom w:val="0"/>
                  <w:divBdr>
                    <w:top w:val="none" w:sz="0" w:space="0" w:color="auto"/>
                    <w:left w:val="none" w:sz="0" w:space="0" w:color="auto"/>
                    <w:bottom w:val="none" w:sz="0" w:space="0" w:color="auto"/>
                    <w:right w:val="none" w:sz="0" w:space="0" w:color="auto"/>
                  </w:divBdr>
                </w:div>
                <w:div w:id="494995239">
                  <w:marLeft w:val="0"/>
                  <w:marRight w:val="0"/>
                  <w:marTop w:val="0"/>
                  <w:marBottom w:val="0"/>
                  <w:divBdr>
                    <w:top w:val="none" w:sz="0" w:space="0" w:color="auto"/>
                    <w:left w:val="none" w:sz="0" w:space="0" w:color="auto"/>
                    <w:bottom w:val="none" w:sz="0" w:space="0" w:color="auto"/>
                    <w:right w:val="none" w:sz="0" w:space="0" w:color="auto"/>
                  </w:divBdr>
                </w:div>
                <w:div w:id="500582927">
                  <w:marLeft w:val="0"/>
                  <w:marRight w:val="0"/>
                  <w:marTop w:val="0"/>
                  <w:marBottom w:val="0"/>
                  <w:divBdr>
                    <w:top w:val="none" w:sz="0" w:space="0" w:color="auto"/>
                    <w:left w:val="none" w:sz="0" w:space="0" w:color="auto"/>
                    <w:bottom w:val="none" w:sz="0" w:space="0" w:color="auto"/>
                    <w:right w:val="none" w:sz="0" w:space="0" w:color="auto"/>
                  </w:divBdr>
                </w:div>
                <w:div w:id="536553788">
                  <w:marLeft w:val="0"/>
                  <w:marRight w:val="0"/>
                  <w:marTop w:val="0"/>
                  <w:marBottom w:val="0"/>
                  <w:divBdr>
                    <w:top w:val="none" w:sz="0" w:space="0" w:color="auto"/>
                    <w:left w:val="none" w:sz="0" w:space="0" w:color="auto"/>
                    <w:bottom w:val="none" w:sz="0" w:space="0" w:color="auto"/>
                    <w:right w:val="none" w:sz="0" w:space="0" w:color="auto"/>
                  </w:divBdr>
                </w:div>
                <w:div w:id="550727991">
                  <w:marLeft w:val="0"/>
                  <w:marRight w:val="0"/>
                  <w:marTop w:val="0"/>
                  <w:marBottom w:val="0"/>
                  <w:divBdr>
                    <w:top w:val="none" w:sz="0" w:space="0" w:color="auto"/>
                    <w:left w:val="none" w:sz="0" w:space="0" w:color="auto"/>
                    <w:bottom w:val="none" w:sz="0" w:space="0" w:color="auto"/>
                    <w:right w:val="none" w:sz="0" w:space="0" w:color="auto"/>
                  </w:divBdr>
                </w:div>
                <w:div w:id="555047807">
                  <w:marLeft w:val="0"/>
                  <w:marRight w:val="0"/>
                  <w:marTop w:val="0"/>
                  <w:marBottom w:val="0"/>
                  <w:divBdr>
                    <w:top w:val="none" w:sz="0" w:space="0" w:color="auto"/>
                    <w:left w:val="none" w:sz="0" w:space="0" w:color="auto"/>
                    <w:bottom w:val="none" w:sz="0" w:space="0" w:color="auto"/>
                    <w:right w:val="none" w:sz="0" w:space="0" w:color="auto"/>
                  </w:divBdr>
                </w:div>
                <w:div w:id="557397996">
                  <w:marLeft w:val="0"/>
                  <w:marRight w:val="0"/>
                  <w:marTop w:val="0"/>
                  <w:marBottom w:val="0"/>
                  <w:divBdr>
                    <w:top w:val="none" w:sz="0" w:space="0" w:color="auto"/>
                    <w:left w:val="none" w:sz="0" w:space="0" w:color="auto"/>
                    <w:bottom w:val="none" w:sz="0" w:space="0" w:color="auto"/>
                    <w:right w:val="none" w:sz="0" w:space="0" w:color="auto"/>
                  </w:divBdr>
                </w:div>
                <w:div w:id="604115824">
                  <w:marLeft w:val="0"/>
                  <w:marRight w:val="0"/>
                  <w:marTop w:val="0"/>
                  <w:marBottom w:val="0"/>
                  <w:divBdr>
                    <w:top w:val="none" w:sz="0" w:space="0" w:color="auto"/>
                    <w:left w:val="none" w:sz="0" w:space="0" w:color="auto"/>
                    <w:bottom w:val="none" w:sz="0" w:space="0" w:color="auto"/>
                    <w:right w:val="none" w:sz="0" w:space="0" w:color="auto"/>
                  </w:divBdr>
                </w:div>
                <w:div w:id="620920673">
                  <w:marLeft w:val="0"/>
                  <w:marRight w:val="0"/>
                  <w:marTop w:val="0"/>
                  <w:marBottom w:val="0"/>
                  <w:divBdr>
                    <w:top w:val="none" w:sz="0" w:space="0" w:color="auto"/>
                    <w:left w:val="none" w:sz="0" w:space="0" w:color="auto"/>
                    <w:bottom w:val="none" w:sz="0" w:space="0" w:color="auto"/>
                    <w:right w:val="none" w:sz="0" w:space="0" w:color="auto"/>
                  </w:divBdr>
                </w:div>
                <w:div w:id="710308577">
                  <w:marLeft w:val="0"/>
                  <w:marRight w:val="0"/>
                  <w:marTop w:val="0"/>
                  <w:marBottom w:val="0"/>
                  <w:divBdr>
                    <w:top w:val="none" w:sz="0" w:space="0" w:color="auto"/>
                    <w:left w:val="none" w:sz="0" w:space="0" w:color="auto"/>
                    <w:bottom w:val="none" w:sz="0" w:space="0" w:color="auto"/>
                    <w:right w:val="none" w:sz="0" w:space="0" w:color="auto"/>
                  </w:divBdr>
                </w:div>
                <w:div w:id="747389128">
                  <w:marLeft w:val="0"/>
                  <w:marRight w:val="0"/>
                  <w:marTop w:val="0"/>
                  <w:marBottom w:val="0"/>
                  <w:divBdr>
                    <w:top w:val="none" w:sz="0" w:space="0" w:color="auto"/>
                    <w:left w:val="none" w:sz="0" w:space="0" w:color="auto"/>
                    <w:bottom w:val="none" w:sz="0" w:space="0" w:color="auto"/>
                    <w:right w:val="none" w:sz="0" w:space="0" w:color="auto"/>
                  </w:divBdr>
                </w:div>
                <w:div w:id="767505298">
                  <w:marLeft w:val="0"/>
                  <w:marRight w:val="0"/>
                  <w:marTop w:val="0"/>
                  <w:marBottom w:val="0"/>
                  <w:divBdr>
                    <w:top w:val="none" w:sz="0" w:space="0" w:color="auto"/>
                    <w:left w:val="none" w:sz="0" w:space="0" w:color="auto"/>
                    <w:bottom w:val="none" w:sz="0" w:space="0" w:color="auto"/>
                    <w:right w:val="none" w:sz="0" w:space="0" w:color="auto"/>
                  </w:divBdr>
                </w:div>
                <w:div w:id="839586256">
                  <w:marLeft w:val="0"/>
                  <w:marRight w:val="0"/>
                  <w:marTop w:val="0"/>
                  <w:marBottom w:val="0"/>
                  <w:divBdr>
                    <w:top w:val="none" w:sz="0" w:space="0" w:color="auto"/>
                    <w:left w:val="none" w:sz="0" w:space="0" w:color="auto"/>
                    <w:bottom w:val="none" w:sz="0" w:space="0" w:color="auto"/>
                    <w:right w:val="none" w:sz="0" w:space="0" w:color="auto"/>
                  </w:divBdr>
                </w:div>
                <w:div w:id="843202286">
                  <w:marLeft w:val="0"/>
                  <w:marRight w:val="0"/>
                  <w:marTop w:val="0"/>
                  <w:marBottom w:val="0"/>
                  <w:divBdr>
                    <w:top w:val="none" w:sz="0" w:space="0" w:color="auto"/>
                    <w:left w:val="none" w:sz="0" w:space="0" w:color="auto"/>
                    <w:bottom w:val="none" w:sz="0" w:space="0" w:color="auto"/>
                    <w:right w:val="none" w:sz="0" w:space="0" w:color="auto"/>
                  </w:divBdr>
                </w:div>
                <w:div w:id="851915060">
                  <w:marLeft w:val="0"/>
                  <w:marRight w:val="0"/>
                  <w:marTop w:val="0"/>
                  <w:marBottom w:val="0"/>
                  <w:divBdr>
                    <w:top w:val="none" w:sz="0" w:space="0" w:color="auto"/>
                    <w:left w:val="none" w:sz="0" w:space="0" w:color="auto"/>
                    <w:bottom w:val="none" w:sz="0" w:space="0" w:color="auto"/>
                    <w:right w:val="none" w:sz="0" w:space="0" w:color="auto"/>
                  </w:divBdr>
                </w:div>
                <w:div w:id="914360747">
                  <w:marLeft w:val="0"/>
                  <w:marRight w:val="0"/>
                  <w:marTop w:val="0"/>
                  <w:marBottom w:val="0"/>
                  <w:divBdr>
                    <w:top w:val="none" w:sz="0" w:space="0" w:color="auto"/>
                    <w:left w:val="none" w:sz="0" w:space="0" w:color="auto"/>
                    <w:bottom w:val="none" w:sz="0" w:space="0" w:color="auto"/>
                    <w:right w:val="none" w:sz="0" w:space="0" w:color="auto"/>
                  </w:divBdr>
                </w:div>
                <w:div w:id="931814459">
                  <w:marLeft w:val="0"/>
                  <w:marRight w:val="0"/>
                  <w:marTop w:val="0"/>
                  <w:marBottom w:val="0"/>
                  <w:divBdr>
                    <w:top w:val="none" w:sz="0" w:space="0" w:color="auto"/>
                    <w:left w:val="none" w:sz="0" w:space="0" w:color="auto"/>
                    <w:bottom w:val="none" w:sz="0" w:space="0" w:color="auto"/>
                    <w:right w:val="none" w:sz="0" w:space="0" w:color="auto"/>
                  </w:divBdr>
                </w:div>
                <w:div w:id="931931130">
                  <w:marLeft w:val="0"/>
                  <w:marRight w:val="0"/>
                  <w:marTop w:val="0"/>
                  <w:marBottom w:val="0"/>
                  <w:divBdr>
                    <w:top w:val="none" w:sz="0" w:space="0" w:color="auto"/>
                    <w:left w:val="none" w:sz="0" w:space="0" w:color="auto"/>
                    <w:bottom w:val="none" w:sz="0" w:space="0" w:color="auto"/>
                    <w:right w:val="none" w:sz="0" w:space="0" w:color="auto"/>
                  </w:divBdr>
                </w:div>
                <w:div w:id="935750748">
                  <w:marLeft w:val="0"/>
                  <w:marRight w:val="0"/>
                  <w:marTop w:val="0"/>
                  <w:marBottom w:val="0"/>
                  <w:divBdr>
                    <w:top w:val="none" w:sz="0" w:space="0" w:color="auto"/>
                    <w:left w:val="none" w:sz="0" w:space="0" w:color="auto"/>
                    <w:bottom w:val="none" w:sz="0" w:space="0" w:color="auto"/>
                    <w:right w:val="none" w:sz="0" w:space="0" w:color="auto"/>
                  </w:divBdr>
                </w:div>
                <w:div w:id="943996098">
                  <w:marLeft w:val="0"/>
                  <w:marRight w:val="0"/>
                  <w:marTop w:val="0"/>
                  <w:marBottom w:val="0"/>
                  <w:divBdr>
                    <w:top w:val="none" w:sz="0" w:space="0" w:color="auto"/>
                    <w:left w:val="none" w:sz="0" w:space="0" w:color="auto"/>
                    <w:bottom w:val="none" w:sz="0" w:space="0" w:color="auto"/>
                    <w:right w:val="none" w:sz="0" w:space="0" w:color="auto"/>
                  </w:divBdr>
                </w:div>
                <w:div w:id="961960644">
                  <w:marLeft w:val="0"/>
                  <w:marRight w:val="0"/>
                  <w:marTop w:val="0"/>
                  <w:marBottom w:val="0"/>
                  <w:divBdr>
                    <w:top w:val="none" w:sz="0" w:space="0" w:color="auto"/>
                    <w:left w:val="none" w:sz="0" w:space="0" w:color="auto"/>
                    <w:bottom w:val="none" w:sz="0" w:space="0" w:color="auto"/>
                    <w:right w:val="none" w:sz="0" w:space="0" w:color="auto"/>
                  </w:divBdr>
                </w:div>
                <w:div w:id="981039330">
                  <w:marLeft w:val="0"/>
                  <w:marRight w:val="0"/>
                  <w:marTop w:val="0"/>
                  <w:marBottom w:val="0"/>
                  <w:divBdr>
                    <w:top w:val="none" w:sz="0" w:space="0" w:color="auto"/>
                    <w:left w:val="none" w:sz="0" w:space="0" w:color="auto"/>
                    <w:bottom w:val="none" w:sz="0" w:space="0" w:color="auto"/>
                    <w:right w:val="none" w:sz="0" w:space="0" w:color="auto"/>
                  </w:divBdr>
                </w:div>
                <w:div w:id="1016275423">
                  <w:marLeft w:val="0"/>
                  <w:marRight w:val="0"/>
                  <w:marTop w:val="0"/>
                  <w:marBottom w:val="0"/>
                  <w:divBdr>
                    <w:top w:val="none" w:sz="0" w:space="0" w:color="auto"/>
                    <w:left w:val="none" w:sz="0" w:space="0" w:color="auto"/>
                    <w:bottom w:val="none" w:sz="0" w:space="0" w:color="auto"/>
                    <w:right w:val="none" w:sz="0" w:space="0" w:color="auto"/>
                  </w:divBdr>
                </w:div>
                <w:div w:id="1018658640">
                  <w:marLeft w:val="0"/>
                  <w:marRight w:val="0"/>
                  <w:marTop w:val="0"/>
                  <w:marBottom w:val="0"/>
                  <w:divBdr>
                    <w:top w:val="none" w:sz="0" w:space="0" w:color="auto"/>
                    <w:left w:val="none" w:sz="0" w:space="0" w:color="auto"/>
                    <w:bottom w:val="none" w:sz="0" w:space="0" w:color="auto"/>
                    <w:right w:val="none" w:sz="0" w:space="0" w:color="auto"/>
                  </w:divBdr>
                </w:div>
                <w:div w:id="1035037391">
                  <w:marLeft w:val="0"/>
                  <w:marRight w:val="0"/>
                  <w:marTop w:val="0"/>
                  <w:marBottom w:val="0"/>
                  <w:divBdr>
                    <w:top w:val="none" w:sz="0" w:space="0" w:color="auto"/>
                    <w:left w:val="none" w:sz="0" w:space="0" w:color="auto"/>
                    <w:bottom w:val="none" w:sz="0" w:space="0" w:color="auto"/>
                    <w:right w:val="none" w:sz="0" w:space="0" w:color="auto"/>
                  </w:divBdr>
                </w:div>
                <w:div w:id="1087267681">
                  <w:marLeft w:val="0"/>
                  <w:marRight w:val="0"/>
                  <w:marTop w:val="0"/>
                  <w:marBottom w:val="0"/>
                  <w:divBdr>
                    <w:top w:val="none" w:sz="0" w:space="0" w:color="auto"/>
                    <w:left w:val="none" w:sz="0" w:space="0" w:color="auto"/>
                    <w:bottom w:val="none" w:sz="0" w:space="0" w:color="auto"/>
                    <w:right w:val="none" w:sz="0" w:space="0" w:color="auto"/>
                  </w:divBdr>
                </w:div>
                <w:div w:id="1102264298">
                  <w:marLeft w:val="0"/>
                  <w:marRight w:val="0"/>
                  <w:marTop w:val="0"/>
                  <w:marBottom w:val="0"/>
                  <w:divBdr>
                    <w:top w:val="none" w:sz="0" w:space="0" w:color="auto"/>
                    <w:left w:val="none" w:sz="0" w:space="0" w:color="auto"/>
                    <w:bottom w:val="none" w:sz="0" w:space="0" w:color="auto"/>
                    <w:right w:val="none" w:sz="0" w:space="0" w:color="auto"/>
                  </w:divBdr>
                </w:div>
                <w:div w:id="1107577424">
                  <w:marLeft w:val="0"/>
                  <w:marRight w:val="0"/>
                  <w:marTop w:val="0"/>
                  <w:marBottom w:val="0"/>
                  <w:divBdr>
                    <w:top w:val="none" w:sz="0" w:space="0" w:color="auto"/>
                    <w:left w:val="none" w:sz="0" w:space="0" w:color="auto"/>
                    <w:bottom w:val="none" w:sz="0" w:space="0" w:color="auto"/>
                    <w:right w:val="none" w:sz="0" w:space="0" w:color="auto"/>
                  </w:divBdr>
                </w:div>
                <w:div w:id="1115442629">
                  <w:marLeft w:val="0"/>
                  <w:marRight w:val="0"/>
                  <w:marTop w:val="0"/>
                  <w:marBottom w:val="0"/>
                  <w:divBdr>
                    <w:top w:val="none" w:sz="0" w:space="0" w:color="auto"/>
                    <w:left w:val="none" w:sz="0" w:space="0" w:color="auto"/>
                    <w:bottom w:val="none" w:sz="0" w:space="0" w:color="auto"/>
                    <w:right w:val="none" w:sz="0" w:space="0" w:color="auto"/>
                  </w:divBdr>
                </w:div>
                <w:div w:id="1130368574">
                  <w:marLeft w:val="0"/>
                  <w:marRight w:val="0"/>
                  <w:marTop w:val="0"/>
                  <w:marBottom w:val="0"/>
                  <w:divBdr>
                    <w:top w:val="none" w:sz="0" w:space="0" w:color="auto"/>
                    <w:left w:val="none" w:sz="0" w:space="0" w:color="auto"/>
                    <w:bottom w:val="none" w:sz="0" w:space="0" w:color="auto"/>
                    <w:right w:val="none" w:sz="0" w:space="0" w:color="auto"/>
                  </w:divBdr>
                </w:div>
                <w:div w:id="1154834981">
                  <w:marLeft w:val="0"/>
                  <w:marRight w:val="0"/>
                  <w:marTop w:val="0"/>
                  <w:marBottom w:val="0"/>
                  <w:divBdr>
                    <w:top w:val="none" w:sz="0" w:space="0" w:color="auto"/>
                    <w:left w:val="none" w:sz="0" w:space="0" w:color="auto"/>
                    <w:bottom w:val="none" w:sz="0" w:space="0" w:color="auto"/>
                    <w:right w:val="none" w:sz="0" w:space="0" w:color="auto"/>
                  </w:divBdr>
                </w:div>
                <w:div w:id="1226451296">
                  <w:marLeft w:val="0"/>
                  <w:marRight w:val="0"/>
                  <w:marTop w:val="0"/>
                  <w:marBottom w:val="0"/>
                  <w:divBdr>
                    <w:top w:val="none" w:sz="0" w:space="0" w:color="auto"/>
                    <w:left w:val="none" w:sz="0" w:space="0" w:color="auto"/>
                    <w:bottom w:val="none" w:sz="0" w:space="0" w:color="auto"/>
                    <w:right w:val="none" w:sz="0" w:space="0" w:color="auto"/>
                  </w:divBdr>
                </w:div>
                <w:div w:id="1311207814">
                  <w:marLeft w:val="0"/>
                  <w:marRight w:val="0"/>
                  <w:marTop w:val="0"/>
                  <w:marBottom w:val="0"/>
                  <w:divBdr>
                    <w:top w:val="none" w:sz="0" w:space="0" w:color="auto"/>
                    <w:left w:val="none" w:sz="0" w:space="0" w:color="auto"/>
                    <w:bottom w:val="none" w:sz="0" w:space="0" w:color="auto"/>
                    <w:right w:val="none" w:sz="0" w:space="0" w:color="auto"/>
                  </w:divBdr>
                </w:div>
                <w:div w:id="1394112872">
                  <w:marLeft w:val="0"/>
                  <w:marRight w:val="0"/>
                  <w:marTop w:val="0"/>
                  <w:marBottom w:val="0"/>
                  <w:divBdr>
                    <w:top w:val="none" w:sz="0" w:space="0" w:color="auto"/>
                    <w:left w:val="none" w:sz="0" w:space="0" w:color="auto"/>
                    <w:bottom w:val="none" w:sz="0" w:space="0" w:color="auto"/>
                    <w:right w:val="none" w:sz="0" w:space="0" w:color="auto"/>
                  </w:divBdr>
                </w:div>
                <w:div w:id="1394430910">
                  <w:marLeft w:val="0"/>
                  <w:marRight w:val="0"/>
                  <w:marTop w:val="0"/>
                  <w:marBottom w:val="0"/>
                  <w:divBdr>
                    <w:top w:val="none" w:sz="0" w:space="0" w:color="auto"/>
                    <w:left w:val="none" w:sz="0" w:space="0" w:color="auto"/>
                    <w:bottom w:val="none" w:sz="0" w:space="0" w:color="auto"/>
                    <w:right w:val="none" w:sz="0" w:space="0" w:color="auto"/>
                  </w:divBdr>
                </w:div>
                <w:div w:id="1394701011">
                  <w:marLeft w:val="0"/>
                  <w:marRight w:val="0"/>
                  <w:marTop w:val="0"/>
                  <w:marBottom w:val="0"/>
                  <w:divBdr>
                    <w:top w:val="none" w:sz="0" w:space="0" w:color="auto"/>
                    <w:left w:val="none" w:sz="0" w:space="0" w:color="auto"/>
                    <w:bottom w:val="none" w:sz="0" w:space="0" w:color="auto"/>
                    <w:right w:val="none" w:sz="0" w:space="0" w:color="auto"/>
                  </w:divBdr>
                </w:div>
                <w:div w:id="1396853154">
                  <w:marLeft w:val="0"/>
                  <w:marRight w:val="0"/>
                  <w:marTop w:val="0"/>
                  <w:marBottom w:val="0"/>
                  <w:divBdr>
                    <w:top w:val="none" w:sz="0" w:space="0" w:color="auto"/>
                    <w:left w:val="none" w:sz="0" w:space="0" w:color="auto"/>
                    <w:bottom w:val="none" w:sz="0" w:space="0" w:color="auto"/>
                    <w:right w:val="none" w:sz="0" w:space="0" w:color="auto"/>
                  </w:divBdr>
                </w:div>
                <w:div w:id="1397901473">
                  <w:marLeft w:val="0"/>
                  <w:marRight w:val="0"/>
                  <w:marTop w:val="0"/>
                  <w:marBottom w:val="0"/>
                  <w:divBdr>
                    <w:top w:val="none" w:sz="0" w:space="0" w:color="auto"/>
                    <w:left w:val="none" w:sz="0" w:space="0" w:color="auto"/>
                    <w:bottom w:val="none" w:sz="0" w:space="0" w:color="auto"/>
                    <w:right w:val="none" w:sz="0" w:space="0" w:color="auto"/>
                  </w:divBdr>
                </w:div>
                <w:div w:id="1404181168">
                  <w:marLeft w:val="0"/>
                  <w:marRight w:val="0"/>
                  <w:marTop w:val="0"/>
                  <w:marBottom w:val="0"/>
                  <w:divBdr>
                    <w:top w:val="none" w:sz="0" w:space="0" w:color="auto"/>
                    <w:left w:val="none" w:sz="0" w:space="0" w:color="auto"/>
                    <w:bottom w:val="none" w:sz="0" w:space="0" w:color="auto"/>
                    <w:right w:val="none" w:sz="0" w:space="0" w:color="auto"/>
                  </w:divBdr>
                </w:div>
                <w:div w:id="1465999461">
                  <w:marLeft w:val="0"/>
                  <w:marRight w:val="0"/>
                  <w:marTop w:val="0"/>
                  <w:marBottom w:val="0"/>
                  <w:divBdr>
                    <w:top w:val="none" w:sz="0" w:space="0" w:color="auto"/>
                    <w:left w:val="none" w:sz="0" w:space="0" w:color="auto"/>
                    <w:bottom w:val="none" w:sz="0" w:space="0" w:color="auto"/>
                    <w:right w:val="none" w:sz="0" w:space="0" w:color="auto"/>
                  </w:divBdr>
                </w:div>
                <w:div w:id="1493641332">
                  <w:marLeft w:val="0"/>
                  <w:marRight w:val="0"/>
                  <w:marTop w:val="0"/>
                  <w:marBottom w:val="0"/>
                  <w:divBdr>
                    <w:top w:val="none" w:sz="0" w:space="0" w:color="auto"/>
                    <w:left w:val="none" w:sz="0" w:space="0" w:color="auto"/>
                    <w:bottom w:val="none" w:sz="0" w:space="0" w:color="auto"/>
                    <w:right w:val="none" w:sz="0" w:space="0" w:color="auto"/>
                  </w:divBdr>
                </w:div>
                <w:div w:id="1504129204">
                  <w:marLeft w:val="0"/>
                  <w:marRight w:val="0"/>
                  <w:marTop w:val="0"/>
                  <w:marBottom w:val="0"/>
                  <w:divBdr>
                    <w:top w:val="none" w:sz="0" w:space="0" w:color="auto"/>
                    <w:left w:val="none" w:sz="0" w:space="0" w:color="auto"/>
                    <w:bottom w:val="none" w:sz="0" w:space="0" w:color="auto"/>
                    <w:right w:val="none" w:sz="0" w:space="0" w:color="auto"/>
                  </w:divBdr>
                </w:div>
                <w:div w:id="1536769927">
                  <w:marLeft w:val="0"/>
                  <w:marRight w:val="0"/>
                  <w:marTop w:val="0"/>
                  <w:marBottom w:val="0"/>
                  <w:divBdr>
                    <w:top w:val="none" w:sz="0" w:space="0" w:color="auto"/>
                    <w:left w:val="none" w:sz="0" w:space="0" w:color="auto"/>
                    <w:bottom w:val="none" w:sz="0" w:space="0" w:color="auto"/>
                    <w:right w:val="none" w:sz="0" w:space="0" w:color="auto"/>
                  </w:divBdr>
                </w:div>
                <w:div w:id="1581207126">
                  <w:marLeft w:val="0"/>
                  <w:marRight w:val="0"/>
                  <w:marTop w:val="0"/>
                  <w:marBottom w:val="0"/>
                  <w:divBdr>
                    <w:top w:val="none" w:sz="0" w:space="0" w:color="auto"/>
                    <w:left w:val="none" w:sz="0" w:space="0" w:color="auto"/>
                    <w:bottom w:val="none" w:sz="0" w:space="0" w:color="auto"/>
                    <w:right w:val="none" w:sz="0" w:space="0" w:color="auto"/>
                  </w:divBdr>
                </w:div>
                <w:div w:id="1603760678">
                  <w:marLeft w:val="0"/>
                  <w:marRight w:val="0"/>
                  <w:marTop w:val="0"/>
                  <w:marBottom w:val="0"/>
                  <w:divBdr>
                    <w:top w:val="none" w:sz="0" w:space="0" w:color="auto"/>
                    <w:left w:val="none" w:sz="0" w:space="0" w:color="auto"/>
                    <w:bottom w:val="none" w:sz="0" w:space="0" w:color="auto"/>
                    <w:right w:val="none" w:sz="0" w:space="0" w:color="auto"/>
                  </w:divBdr>
                </w:div>
                <w:div w:id="1662614881">
                  <w:marLeft w:val="0"/>
                  <w:marRight w:val="0"/>
                  <w:marTop w:val="0"/>
                  <w:marBottom w:val="0"/>
                  <w:divBdr>
                    <w:top w:val="none" w:sz="0" w:space="0" w:color="auto"/>
                    <w:left w:val="none" w:sz="0" w:space="0" w:color="auto"/>
                    <w:bottom w:val="none" w:sz="0" w:space="0" w:color="auto"/>
                    <w:right w:val="none" w:sz="0" w:space="0" w:color="auto"/>
                  </w:divBdr>
                </w:div>
                <w:div w:id="1694575945">
                  <w:marLeft w:val="0"/>
                  <w:marRight w:val="0"/>
                  <w:marTop w:val="0"/>
                  <w:marBottom w:val="0"/>
                  <w:divBdr>
                    <w:top w:val="none" w:sz="0" w:space="0" w:color="auto"/>
                    <w:left w:val="none" w:sz="0" w:space="0" w:color="auto"/>
                    <w:bottom w:val="none" w:sz="0" w:space="0" w:color="auto"/>
                    <w:right w:val="none" w:sz="0" w:space="0" w:color="auto"/>
                  </w:divBdr>
                </w:div>
                <w:div w:id="1699550113">
                  <w:marLeft w:val="0"/>
                  <w:marRight w:val="0"/>
                  <w:marTop w:val="0"/>
                  <w:marBottom w:val="0"/>
                  <w:divBdr>
                    <w:top w:val="none" w:sz="0" w:space="0" w:color="auto"/>
                    <w:left w:val="none" w:sz="0" w:space="0" w:color="auto"/>
                    <w:bottom w:val="none" w:sz="0" w:space="0" w:color="auto"/>
                    <w:right w:val="none" w:sz="0" w:space="0" w:color="auto"/>
                  </w:divBdr>
                </w:div>
                <w:div w:id="1716201549">
                  <w:marLeft w:val="0"/>
                  <w:marRight w:val="0"/>
                  <w:marTop w:val="0"/>
                  <w:marBottom w:val="0"/>
                  <w:divBdr>
                    <w:top w:val="none" w:sz="0" w:space="0" w:color="auto"/>
                    <w:left w:val="none" w:sz="0" w:space="0" w:color="auto"/>
                    <w:bottom w:val="none" w:sz="0" w:space="0" w:color="auto"/>
                    <w:right w:val="none" w:sz="0" w:space="0" w:color="auto"/>
                  </w:divBdr>
                </w:div>
                <w:div w:id="1726031057">
                  <w:marLeft w:val="0"/>
                  <w:marRight w:val="0"/>
                  <w:marTop w:val="0"/>
                  <w:marBottom w:val="0"/>
                  <w:divBdr>
                    <w:top w:val="none" w:sz="0" w:space="0" w:color="auto"/>
                    <w:left w:val="none" w:sz="0" w:space="0" w:color="auto"/>
                    <w:bottom w:val="none" w:sz="0" w:space="0" w:color="auto"/>
                    <w:right w:val="none" w:sz="0" w:space="0" w:color="auto"/>
                  </w:divBdr>
                </w:div>
                <w:div w:id="1751779106">
                  <w:marLeft w:val="0"/>
                  <w:marRight w:val="0"/>
                  <w:marTop w:val="0"/>
                  <w:marBottom w:val="0"/>
                  <w:divBdr>
                    <w:top w:val="none" w:sz="0" w:space="0" w:color="auto"/>
                    <w:left w:val="none" w:sz="0" w:space="0" w:color="auto"/>
                    <w:bottom w:val="none" w:sz="0" w:space="0" w:color="auto"/>
                    <w:right w:val="none" w:sz="0" w:space="0" w:color="auto"/>
                  </w:divBdr>
                </w:div>
                <w:div w:id="1820225310">
                  <w:marLeft w:val="0"/>
                  <w:marRight w:val="0"/>
                  <w:marTop w:val="0"/>
                  <w:marBottom w:val="0"/>
                  <w:divBdr>
                    <w:top w:val="none" w:sz="0" w:space="0" w:color="auto"/>
                    <w:left w:val="none" w:sz="0" w:space="0" w:color="auto"/>
                    <w:bottom w:val="none" w:sz="0" w:space="0" w:color="auto"/>
                    <w:right w:val="none" w:sz="0" w:space="0" w:color="auto"/>
                  </w:divBdr>
                </w:div>
                <w:div w:id="1832872338">
                  <w:marLeft w:val="0"/>
                  <w:marRight w:val="0"/>
                  <w:marTop w:val="0"/>
                  <w:marBottom w:val="0"/>
                  <w:divBdr>
                    <w:top w:val="none" w:sz="0" w:space="0" w:color="auto"/>
                    <w:left w:val="none" w:sz="0" w:space="0" w:color="auto"/>
                    <w:bottom w:val="none" w:sz="0" w:space="0" w:color="auto"/>
                    <w:right w:val="none" w:sz="0" w:space="0" w:color="auto"/>
                  </w:divBdr>
                </w:div>
                <w:div w:id="1837452519">
                  <w:marLeft w:val="0"/>
                  <w:marRight w:val="0"/>
                  <w:marTop w:val="0"/>
                  <w:marBottom w:val="0"/>
                  <w:divBdr>
                    <w:top w:val="none" w:sz="0" w:space="0" w:color="auto"/>
                    <w:left w:val="none" w:sz="0" w:space="0" w:color="auto"/>
                    <w:bottom w:val="none" w:sz="0" w:space="0" w:color="auto"/>
                    <w:right w:val="none" w:sz="0" w:space="0" w:color="auto"/>
                  </w:divBdr>
                </w:div>
                <w:div w:id="1841894178">
                  <w:marLeft w:val="0"/>
                  <w:marRight w:val="0"/>
                  <w:marTop w:val="0"/>
                  <w:marBottom w:val="0"/>
                  <w:divBdr>
                    <w:top w:val="none" w:sz="0" w:space="0" w:color="auto"/>
                    <w:left w:val="none" w:sz="0" w:space="0" w:color="auto"/>
                    <w:bottom w:val="none" w:sz="0" w:space="0" w:color="auto"/>
                    <w:right w:val="none" w:sz="0" w:space="0" w:color="auto"/>
                  </w:divBdr>
                </w:div>
                <w:div w:id="1845049934">
                  <w:marLeft w:val="0"/>
                  <w:marRight w:val="0"/>
                  <w:marTop w:val="0"/>
                  <w:marBottom w:val="0"/>
                  <w:divBdr>
                    <w:top w:val="none" w:sz="0" w:space="0" w:color="auto"/>
                    <w:left w:val="none" w:sz="0" w:space="0" w:color="auto"/>
                    <w:bottom w:val="none" w:sz="0" w:space="0" w:color="auto"/>
                    <w:right w:val="none" w:sz="0" w:space="0" w:color="auto"/>
                  </w:divBdr>
                </w:div>
                <w:div w:id="1870727693">
                  <w:marLeft w:val="0"/>
                  <w:marRight w:val="0"/>
                  <w:marTop w:val="0"/>
                  <w:marBottom w:val="0"/>
                  <w:divBdr>
                    <w:top w:val="none" w:sz="0" w:space="0" w:color="auto"/>
                    <w:left w:val="none" w:sz="0" w:space="0" w:color="auto"/>
                    <w:bottom w:val="none" w:sz="0" w:space="0" w:color="auto"/>
                    <w:right w:val="none" w:sz="0" w:space="0" w:color="auto"/>
                  </w:divBdr>
                </w:div>
                <w:div w:id="1881554965">
                  <w:marLeft w:val="0"/>
                  <w:marRight w:val="0"/>
                  <w:marTop w:val="0"/>
                  <w:marBottom w:val="0"/>
                  <w:divBdr>
                    <w:top w:val="none" w:sz="0" w:space="0" w:color="auto"/>
                    <w:left w:val="none" w:sz="0" w:space="0" w:color="auto"/>
                    <w:bottom w:val="none" w:sz="0" w:space="0" w:color="auto"/>
                    <w:right w:val="none" w:sz="0" w:space="0" w:color="auto"/>
                  </w:divBdr>
                </w:div>
                <w:div w:id="1906985292">
                  <w:marLeft w:val="0"/>
                  <w:marRight w:val="0"/>
                  <w:marTop w:val="0"/>
                  <w:marBottom w:val="0"/>
                  <w:divBdr>
                    <w:top w:val="none" w:sz="0" w:space="0" w:color="auto"/>
                    <w:left w:val="none" w:sz="0" w:space="0" w:color="auto"/>
                    <w:bottom w:val="none" w:sz="0" w:space="0" w:color="auto"/>
                    <w:right w:val="none" w:sz="0" w:space="0" w:color="auto"/>
                  </w:divBdr>
                </w:div>
                <w:div w:id="1944799310">
                  <w:marLeft w:val="0"/>
                  <w:marRight w:val="0"/>
                  <w:marTop w:val="0"/>
                  <w:marBottom w:val="0"/>
                  <w:divBdr>
                    <w:top w:val="none" w:sz="0" w:space="0" w:color="auto"/>
                    <w:left w:val="none" w:sz="0" w:space="0" w:color="auto"/>
                    <w:bottom w:val="none" w:sz="0" w:space="0" w:color="auto"/>
                    <w:right w:val="none" w:sz="0" w:space="0" w:color="auto"/>
                  </w:divBdr>
                </w:div>
                <w:div w:id="1969971755">
                  <w:marLeft w:val="0"/>
                  <w:marRight w:val="0"/>
                  <w:marTop w:val="0"/>
                  <w:marBottom w:val="0"/>
                  <w:divBdr>
                    <w:top w:val="none" w:sz="0" w:space="0" w:color="auto"/>
                    <w:left w:val="none" w:sz="0" w:space="0" w:color="auto"/>
                    <w:bottom w:val="none" w:sz="0" w:space="0" w:color="auto"/>
                    <w:right w:val="none" w:sz="0" w:space="0" w:color="auto"/>
                  </w:divBdr>
                </w:div>
                <w:div w:id="1971586892">
                  <w:marLeft w:val="0"/>
                  <w:marRight w:val="0"/>
                  <w:marTop w:val="0"/>
                  <w:marBottom w:val="0"/>
                  <w:divBdr>
                    <w:top w:val="none" w:sz="0" w:space="0" w:color="auto"/>
                    <w:left w:val="none" w:sz="0" w:space="0" w:color="auto"/>
                    <w:bottom w:val="none" w:sz="0" w:space="0" w:color="auto"/>
                    <w:right w:val="none" w:sz="0" w:space="0" w:color="auto"/>
                  </w:divBdr>
                </w:div>
                <w:div w:id="2041858534">
                  <w:marLeft w:val="0"/>
                  <w:marRight w:val="0"/>
                  <w:marTop w:val="0"/>
                  <w:marBottom w:val="0"/>
                  <w:divBdr>
                    <w:top w:val="none" w:sz="0" w:space="0" w:color="auto"/>
                    <w:left w:val="none" w:sz="0" w:space="0" w:color="auto"/>
                    <w:bottom w:val="none" w:sz="0" w:space="0" w:color="auto"/>
                    <w:right w:val="none" w:sz="0" w:space="0" w:color="auto"/>
                  </w:divBdr>
                </w:div>
                <w:div w:id="2074693899">
                  <w:marLeft w:val="0"/>
                  <w:marRight w:val="0"/>
                  <w:marTop w:val="0"/>
                  <w:marBottom w:val="0"/>
                  <w:divBdr>
                    <w:top w:val="none" w:sz="0" w:space="0" w:color="auto"/>
                    <w:left w:val="none" w:sz="0" w:space="0" w:color="auto"/>
                    <w:bottom w:val="none" w:sz="0" w:space="0" w:color="auto"/>
                    <w:right w:val="none" w:sz="0" w:space="0" w:color="auto"/>
                  </w:divBdr>
                </w:div>
                <w:div w:id="2087452816">
                  <w:marLeft w:val="0"/>
                  <w:marRight w:val="0"/>
                  <w:marTop w:val="0"/>
                  <w:marBottom w:val="0"/>
                  <w:divBdr>
                    <w:top w:val="none" w:sz="0" w:space="0" w:color="auto"/>
                    <w:left w:val="none" w:sz="0" w:space="0" w:color="auto"/>
                    <w:bottom w:val="none" w:sz="0" w:space="0" w:color="auto"/>
                    <w:right w:val="none" w:sz="0" w:space="0" w:color="auto"/>
                  </w:divBdr>
                </w:div>
                <w:div w:id="2115204563">
                  <w:marLeft w:val="0"/>
                  <w:marRight w:val="0"/>
                  <w:marTop w:val="0"/>
                  <w:marBottom w:val="0"/>
                  <w:divBdr>
                    <w:top w:val="none" w:sz="0" w:space="0" w:color="auto"/>
                    <w:left w:val="none" w:sz="0" w:space="0" w:color="auto"/>
                    <w:bottom w:val="none" w:sz="0" w:space="0" w:color="auto"/>
                    <w:right w:val="none" w:sz="0" w:space="0" w:color="auto"/>
                  </w:divBdr>
                </w:div>
                <w:div w:id="2129468892">
                  <w:marLeft w:val="0"/>
                  <w:marRight w:val="0"/>
                  <w:marTop w:val="0"/>
                  <w:marBottom w:val="0"/>
                  <w:divBdr>
                    <w:top w:val="none" w:sz="0" w:space="0" w:color="auto"/>
                    <w:left w:val="none" w:sz="0" w:space="0" w:color="auto"/>
                    <w:bottom w:val="none" w:sz="0" w:space="0" w:color="auto"/>
                    <w:right w:val="none" w:sz="0" w:space="0" w:color="auto"/>
                  </w:divBdr>
                </w:div>
                <w:div w:id="2141461413">
                  <w:marLeft w:val="0"/>
                  <w:marRight w:val="0"/>
                  <w:marTop w:val="0"/>
                  <w:marBottom w:val="0"/>
                  <w:divBdr>
                    <w:top w:val="none" w:sz="0" w:space="0" w:color="auto"/>
                    <w:left w:val="none" w:sz="0" w:space="0" w:color="auto"/>
                    <w:bottom w:val="none" w:sz="0" w:space="0" w:color="auto"/>
                    <w:right w:val="none" w:sz="0" w:space="0" w:color="auto"/>
                  </w:divBdr>
                </w:div>
              </w:divsChild>
            </w:div>
            <w:div w:id="872495034">
              <w:marLeft w:val="0"/>
              <w:marRight w:val="0"/>
              <w:marTop w:val="0"/>
              <w:marBottom w:val="0"/>
              <w:divBdr>
                <w:top w:val="none" w:sz="0" w:space="0" w:color="auto"/>
                <w:left w:val="none" w:sz="0" w:space="0" w:color="auto"/>
                <w:bottom w:val="none" w:sz="0" w:space="0" w:color="auto"/>
                <w:right w:val="none" w:sz="0" w:space="0" w:color="auto"/>
              </w:divBdr>
            </w:div>
            <w:div w:id="872772336">
              <w:marLeft w:val="0"/>
              <w:marRight w:val="0"/>
              <w:marTop w:val="0"/>
              <w:marBottom w:val="0"/>
              <w:divBdr>
                <w:top w:val="none" w:sz="0" w:space="0" w:color="auto"/>
                <w:left w:val="none" w:sz="0" w:space="0" w:color="auto"/>
                <w:bottom w:val="none" w:sz="0" w:space="0" w:color="auto"/>
                <w:right w:val="none" w:sz="0" w:space="0" w:color="auto"/>
              </w:divBdr>
            </w:div>
            <w:div w:id="873152815">
              <w:marLeft w:val="0"/>
              <w:marRight w:val="0"/>
              <w:marTop w:val="0"/>
              <w:marBottom w:val="0"/>
              <w:divBdr>
                <w:top w:val="none" w:sz="0" w:space="0" w:color="auto"/>
                <w:left w:val="none" w:sz="0" w:space="0" w:color="auto"/>
                <w:bottom w:val="none" w:sz="0" w:space="0" w:color="auto"/>
                <w:right w:val="none" w:sz="0" w:space="0" w:color="auto"/>
              </w:divBdr>
            </w:div>
            <w:div w:id="873889229">
              <w:marLeft w:val="0"/>
              <w:marRight w:val="0"/>
              <w:marTop w:val="0"/>
              <w:marBottom w:val="0"/>
              <w:divBdr>
                <w:top w:val="none" w:sz="0" w:space="0" w:color="auto"/>
                <w:left w:val="none" w:sz="0" w:space="0" w:color="auto"/>
                <w:bottom w:val="none" w:sz="0" w:space="0" w:color="auto"/>
                <w:right w:val="none" w:sz="0" w:space="0" w:color="auto"/>
              </w:divBdr>
            </w:div>
            <w:div w:id="874542426">
              <w:marLeft w:val="0"/>
              <w:marRight w:val="0"/>
              <w:marTop w:val="0"/>
              <w:marBottom w:val="0"/>
              <w:divBdr>
                <w:top w:val="none" w:sz="0" w:space="0" w:color="auto"/>
                <w:left w:val="none" w:sz="0" w:space="0" w:color="auto"/>
                <w:bottom w:val="none" w:sz="0" w:space="0" w:color="auto"/>
                <w:right w:val="none" w:sz="0" w:space="0" w:color="auto"/>
              </w:divBdr>
            </w:div>
            <w:div w:id="878853848">
              <w:marLeft w:val="0"/>
              <w:marRight w:val="0"/>
              <w:marTop w:val="0"/>
              <w:marBottom w:val="0"/>
              <w:divBdr>
                <w:top w:val="none" w:sz="0" w:space="0" w:color="auto"/>
                <w:left w:val="none" w:sz="0" w:space="0" w:color="auto"/>
                <w:bottom w:val="none" w:sz="0" w:space="0" w:color="auto"/>
                <w:right w:val="none" w:sz="0" w:space="0" w:color="auto"/>
              </w:divBdr>
            </w:div>
            <w:div w:id="884492131">
              <w:marLeft w:val="0"/>
              <w:marRight w:val="0"/>
              <w:marTop w:val="0"/>
              <w:marBottom w:val="0"/>
              <w:divBdr>
                <w:top w:val="none" w:sz="0" w:space="0" w:color="auto"/>
                <w:left w:val="none" w:sz="0" w:space="0" w:color="auto"/>
                <w:bottom w:val="none" w:sz="0" w:space="0" w:color="auto"/>
                <w:right w:val="none" w:sz="0" w:space="0" w:color="auto"/>
              </w:divBdr>
            </w:div>
            <w:div w:id="884875679">
              <w:marLeft w:val="0"/>
              <w:marRight w:val="0"/>
              <w:marTop w:val="0"/>
              <w:marBottom w:val="0"/>
              <w:divBdr>
                <w:top w:val="none" w:sz="0" w:space="0" w:color="auto"/>
                <w:left w:val="none" w:sz="0" w:space="0" w:color="auto"/>
                <w:bottom w:val="none" w:sz="0" w:space="0" w:color="auto"/>
                <w:right w:val="none" w:sz="0" w:space="0" w:color="auto"/>
              </w:divBdr>
            </w:div>
            <w:div w:id="884877487">
              <w:marLeft w:val="0"/>
              <w:marRight w:val="0"/>
              <w:marTop w:val="0"/>
              <w:marBottom w:val="0"/>
              <w:divBdr>
                <w:top w:val="none" w:sz="0" w:space="0" w:color="auto"/>
                <w:left w:val="none" w:sz="0" w:space="0" w:color="auto"/>
                <w:bottom w:val="none" w:sz="0" w:space="0" w:color="auto"/>
                <w:right w:val="none" w:sz="0" w:space="0" w:color="auto"/>
              </w:divBdr>
            </w:div>
            <w:div w:id="885679870">
              <w:marLeft w:val="0"/>
              <w:marRight w:val="0"/>
              <w:marTop w:val="0"/>
              <w:marBottom w:val="0"/>
              <w:divBdr>
                <w:top w:val="none" w:sz="0" w:space="0" w:color="auto"/>
                <w:left w:val="none" w:sz="0" w:space="0" w:color="auto"/>
                <w:bottom w:val="none" w:sz="0" w:space="0" w:color="auto"/>
                <w:right w:val="none" w:sz="0" w:space="0" w:color="auto"/>
              </w:divBdr>
            </w:div>
            <w:div w:id="885683589">
              <w:marLeft w:val="0"/>
              <w:marRight w:val="0"/>
              <w:marTop w:val="0"/>
              <w:marBottom w:val="0"/>
              <w:divBdr>
                <w:top w:val="none" w:sz="0" w:space="0" w:color="auto"/>
                <w:left w:val="none" w:sz="0" w:space="0" w:color="auto"/>
                <w:bottom w:val="none" w:sz="0" w:space="0" w:color="auto"/>
                <w:right w:val="none" w:sz="0" w:space="0" w:color="auto"/>
              </w:divBdr>
            </w:div>
            <w:div w:id="886063602">
              <w:marLeft w:val="0"/>
              <w:marRight w:val="0"/>
              <w:marTop w:val="0"/>
              <w:marBottom w:val="0"/>
              <w:divBdr>
                <w:top w:val="none" w:sz="0" w:space="0" w:color="auto"/>
                <w:left w:val="none" w:sz="0" w:space="0" w:color="auto"/>
                <w:bottom w:val="none" w:sz="0" w:space="0" w:color="auto"/>
                <w:right w:val="none" w:sz="0" w:space="0" w:color="auto"/>
              </w:divBdr>
            </w:div>
            <w:div w:id="892890592">
              <w:marLeft w:val="0"/>
              <w:marRight w:val="0"/>
              <w:marTop w:val="0"/>
              <w:marBottom w:val="0"/>
              <w:divBdr>
                <w:top w:val="none" w:sz="0" w:space="0" w:color="auto"/>
                <w:left w:val="none" w:sz="0" w:space="0" w:color="auto"/>
                <w:bottom w:val="none" w:sz="0" w:space="0" w:color="auto"/>
                <w:right w:val="none" w:sz="0" w:space="0" w:color="auto"/>
              </w:divBdr>
            </w:div>
            <w:div w:id="895363071">
              <w:marLeft w:val="0"/>
              <w:marRight w:val="0"/>
              <w:marTop w:val="0"/>
              <w:marBottom w:val="0"/>
              <w:divBdr>
                <w:top w:val="none" w:sz="0" w:space="0" w:color="auto"/>
                <w:left w:val="none" w:sz="0" w:space="0" w:color="auto"/>
                <w:bottom w:val="none" w:sz="0" w:space="0" w:color="auto"/>
                <w:right w:val="none" w:sz="0" w:space="0" w:color="auto"/>
              </w:divBdr>
            </w:div>
            <w:div w:id="895508700">
              <w:marLeft w:val="0"/>
              <w:marRight w:val="0"/>
              <w:marTop w:val="0"/>
              <w:marBottom w:val="0"/>
              <w:divBdr>
                <w:top w:val="none" w:sz="0" w:space="0" w:color="auto"/>
                <w:left w:val="none" w:sz="0" w:space="0" w:color="auto"/>
                <w:bottom w:val="none" w:sz="0" w:space="0" w:color="auto"/>
                <w:right w:val="none" w:sz="0" w:space="0" w:color="auto"/>
              </w:divBdr>
            </w:div>
            <w:div w:id="897132049">
              <w:marLeft w:val="0"/>
              <w:marRight w:val="0"/>
              <w:marTop w:val="0"/>
              <w:marBottom w:val="0"/>
              <w:divBdr>
                <w:top w:val="none" w:sz="0" w:space="0" w:color="auto"/>
                <w:left w:val="none" w:sz="0" w:space="0" w:color="auto"/>
                <w:bottom w:val="none" w:sz="0" w:space="0" w:color="auto"/>
                <w:right w:val="none" w:sz="0" w:space="0" w:color="auto"/>
              </w:divBdr>
            </w:div>
            <w:div w:id="900093223">
              <w:marLeft w:val="0"/>
              <w:marRight w:val="0"/>
              <w:marTop w:val="0"/>
              <w:marBottom w:val="0"/>
              <w:divBdr>
                <w:top w:val="none" w:sz="0" w:space="0" w:color="auto"/>
                <w:left w:val="none" w:sz="0" w:space="0" w:color="auto"/>
                <w:bottom w:val="none" w:sz="0" w:space="0" w:color="auto"/>
                <w:right w:val="none" w:sz="0" w:space="0" w:color="auto"/>
              </w:divBdr>
            </w:div>
            <w:div w:id="900604798">
              <w:marLeft w:val="0"/>
              <w:marRight w:val="0"/>
              <w:marTop w:val="0"/>
              <w:marBottom w:val="0"/>
              <w:divBdr>
                <w:top w:val="none" w:sz="0" w:space="0" w:color="auto"/>
                <w:left w:val="none" w:sz="0" w:space="0" w:color="auto"/>
                <w:bottom w:val="none" w:sz="0" w:space="0" w:color="auto"/>
                <w:right w:val="none" w:sz="0" w:space="0" w:color="auto"/>
              </w:divBdr>
            </w:div>
            <w:div w:id="901064094">
              <w:marLeft w:val="0"/>
              <w:marRight w:val="0"/>
              <w:marTop w:val="0"/>
              <w:marBottom w:val="0"/>
              <w:divBdr>
                <w:top w:val="none" w:sz="0" w:space="0" w:color="auto"/>
                <w:left w:val="none" w:sz="0" w:space="0" w:color="auto"/>
                <w:bottom w:val="none" w:sz="0" w:space="0" w:color="auto"/>
                <w:right w:val="none" w:sz="0" w:space="0" w:color="auto"/>
              </w:divBdr>
            </w:div>
            <w:div w:id="902325886">
              <w:marLeft w:val="0"/>
              <w:marRight w:val="0"/>
              <w:marTop w:val="0"/>
              <w:marBottom w:val="0"/>
              <w:divBdr>
                <w:top w:val="none" w:sz="0" w:space="0" w:color="auto"/>
                <w:left w:val="none" w:sz="0" w:space="0" w:color="auto"/>
                <w:bottom w:val="none" w:sz="0" w:space="0" w:color="auto"/>
                <w:right w:val="none" w:sz="0" w:space="0" w:color="auto"/>
              </w:divBdr>
            </w:div>
            <w:div w:id="902721379">
              <w:marLeft w:val="0"/>
              <w:marRight w:val="0"/>
              <w:marTop w:val="0"/>
              <w:marBottom w:val="0"/>
              <w:divBdr>
                <w:top w:val="none" w:sz="0" w:space="0" w:color="auto"/>
                <w:left w:val="none" w:sz="0" w:space="0" w:color="auto"/>
                <w:bottom w:val="none" w:sz="0" w:space="0" w:color="auto"/>
                <w:right w:val="none" w:sz="0" w:space="0" w:color="auto"/>
              </w:divBdr>
            </w:div>
            <w:div w:id="902761767">
              <w:marLeft w:val="0"/>
              <w:marRight w:val="0"/>
              <w:marTop w:val="0"/>
              <w:marBottom w:val="0"/>
              <w:divBdr>
                <w:top w:val="none" w:sz="0" w:space="0" w:color="auto"/>
                <w:left w:val="none" w:sz="0" w:space="0" w:color="auto"/>
                <w:bottom w:val="none" w:sz="0" w:space="0" w:color="auto"/>
                <w:right w:val="none" w:sz="0" w:space="0" w:color="auto"/>
              </w:divBdr>
            </w:div>
            <w:div w:id="903831475">
              <w:marLeft w:val="0"/>
              <w:marRight w:val="0"/>
              <w:marTop w:val="0"/>
              <w:marBottom w:val="0"/>
              <w:divBdr>
                <w:top w:val="none" w:sz="0" w:space="0" w:color="auto"/>
                <w:left w:val="none" w:sz="0" w:space="0" w:color="auto"/>
                <w:bottom w:val="none" w:sz="0" w:space="0" w:color="auto"/>
                <w:right w:val="none" w:sz="0" w:space="0" w:color="auto"/>
              </w:divBdr>
            </w:div>
            <w:div w:id="904145778">
              <w:marLeft w:val="0"/>
              <w:marRight w:val="0"/>
              <w:marTop w:val="0"/>
              <w:marBottom w:val="0"/>
              <w:divBdr>
                <w:top w:val="none" w:sz="0" w:space="0" w:color="auto"/>
                <w:left w:val="none" w:sz="0" w:space="0" w:color="auto"/>
                <w:bottom w:val="none" w:sz="0" w:space="0" w:color="auto"/>
                <w:right w:val="none" w:sz="0" w:space="0" w:color="auto"/>
              </w:divBdr>
            </w:div>
            <w:div w:id="909074759">
              <w:marLeft w:val="0"/>
              <w:marRight w:val="0"/>
              <w:marTop w:val="0"/>
              <w:marBottom w:val="0"/>
              <w:divBdr>
                <w:top w:val="none" w:sz="0" w:space="0" w:color="auto"/>
                <w:left w:val="none" w:sz="0" w:space="0" w:color="auto"/>
                <w:bottom w:val="none" w:sz="0" w:space="0" w:color="auto"/>
                <w:right w:val="none" w:sz="0" w:space="0" w:color="auto"/>
              </w:divBdr>
            </w:div>
            <w:div w:id="909340353">
              <w:marLeft w:val="0"/>
              <w:marRight w:val="0"/>
              <w:marTop w:val="0"/>
              <w:marBottom w:val="0"/>
              <w:divBdr>
                <w:top w:val="none" w:sz="0" w:space="0" w:color="auto"/>
                <w:left w:val="none" w:sz="0" w:space="0" w:color="auto"/>
                <w:bottom w:val="none" w:sz="0" w:space="0" w:color="auto"/>
                <w:right w:val="none" w:sz="0" w:space="0" w:color="auto"/>
              </w:divBdr>
            </w:div>
            <w:div w:id="909458707">
              <w:marLeft w:val="0"/>
              <w:marRight w:val="0"/>
              <w:marTop w:val="0"/>
              <w:marBottom w:val="0"/>
              <w:divBdr>
                <w:top w:val="none" w:sz="0" w:space="0" w:color="auto"/>
                <w:left w:val="none" w:sz="0" w:space="0" w:color="auto"/>
                <w:bottom w:val="none" w:sz="0" w:space="0" w:color="auto"/>
                <w:right w:val="none" w:sz="0" w:space="0" w:color="auto"/>
              </w:divBdr>
            </w:div>
            <w:div w:id="909928080">
              <w:marLeft w:val="0"/>
              <w:marRight w:val="0"/>
              <w:marTop w:val="0"/>
              <w:marBottom w:val="0"/>
              <w:divBdr>
                <w:top w:val="none" w:sz="0" w:space="0" w:color="auto"/>
                <w:left w:val="none" w:sz="0" w:space="0" w:color="auto"/>
                <w:bottom w:val="none" w:sz="0" w:space="0" w:color="auto"/>
                <w:right w:val="none" w:sz="0" w:space="0" w:color="auto"/>
              </w:divBdr>
            </w:div>
            <w:div w:id="910389582">
              <w:marLeft w:val="0"/>
              <w:marRight w:val="0"/>
              <w:marTop w:val="0"/>
              <w:marBottom w:val="0"/>
              <w:divBdr>
                <w:top w:val="none" w:sz="0" w:space="0" w:color="auto"/>
                <w:left w:val="none" w:sz="0" w:space="0" w:color="auto"/>
                <w:bottom w:val="none" w:sz="0" w:space="0" w:color="auto"/>
                <w:right w:val="none" w:sz="0" w:space="0" w:color="auto"/>
              </w:divBdr>
            </w:div>
            <w:div w:id="912664928">
              <w:marLeft w:val="0"/>
              <w:marRight w:val="0"/>
              <w:marTop w:val="0"/>
              <w:marBottom w:val="0"/>
              <w:divBdr>
                <w:top w:val="none" w:sz="0" w:space="0" w:color="auto"/>
                <w:left w:val="none" w:sz="0" w:space="0" w:color="auto"/>
                <w:bottom w:val="none" w:sz="0" w:space="0" w:color="auto"/>
                <w:right w:val="none" w:sz="0" w:space="0" w:color="auto"/>
              </w:divBdr>
            </w:div>
            <w:div w:id="915935900">
              <w:marLeft w:val="0"/>
              <w:marRight w:val="0"/>
              <w:marTop w:val="0"/>
              <w:marBottom w:val="0"/>
              <w:divBdr>
                <w:top w:val="none" w:sz="0" w:space="0" w:color="auto"/>
                <w:left w:val="none" w:sz="0" w:space="0" w:color="auto"/>
                <w:bottom w:val="none" w:sz="0" w:space="0" w:color="auto"/>
                <w:right w:val="none" w:sz="0" w:space="0" w:color="auto"/>
              </w:divBdr>
            </w:div>
            <w:div w:id="918177415">
              <w:marLeft w:val="0"/>
              <w:marRight w:val="0"/>
              <w:marTop w:val="0"/>
              <w:marBottom w:val="0"/>
              <w:divBdr>
                <w:top w:val="none" w:sz="0" w:space="0" w:color="auto"/>
                <w:left w:val="none" w:sz="0" w:space="0" w:color="auto"/>
                <w:bottom w:val="none" w:sz="0" w:space="0" w:color="auto"/>
                <w:right w:val="none" w:sz="0" w:space="0" w:color="auto"/>
              </w:divBdr>
            </w:div>
            <w:div w:id="919873121">
              <w:marLeft w:val="0"/>
              <w:marRight w:val="0"/>
              <w:marTop w:val="0"/>
              <w:marBottom w:val="0"/>
              <w:divBdr>
                <w:top w:val="none" w:sz="0" w:space="0" w:color="auto"/>
                <w:left w:val="none" w:sz="0" w:space="0" w:color="auto"/>
                <w:bottom w:val="none" w:sz="0" w:space="0" w:color="auto"/>
                <w:right w:val="none" w:sz="0" w:space="0" w:color="auto"/>
              </w:divBdr>
            </w:div>
            <w:div w:id="920143817">
              <w:marLeft w:val="0"/>
              <w:marRight w:val="0"/>
              <w:marTop w:val="0"/>
              <w:marBottom w:val="0"/>
              <w:divBdr>
                <w:top w:val="none" w:sz="0" w:space="0" w:color="auto"/>
                <w:left w:val="none" w:sz="0" w:space="0" w:color="auto"/>
                <w:bottom w:val="none" w:sz="0" w:space="0" w:color="auto"/>
                <w:right w:val="none" w:sz="0" w:space="0" w:color="auto"/>
              </w:divBdr>
            </w:div>
            <w:div w:id="920530943">
              <w:marLeft w:val="0"/>
              <w:marRight w:val="0"/>
              <w:marTop w:val="0"/>
              <w:marBottom w:val="0"/>
              <w:divBdr>
                <w:top w:val="none" w:sz="0" w:space="0" w:color="auto"/>
                <w:left w:val="none" w:sz="0" w:space="0" w:color="auto"/>
                <w:bottom w:val="none" w:sz="0" w:space="0" w:color="auto"/>
                <w:right w:val="none" w:sz="0" w:space="0" w:color="auto"/>
              </w:divBdr>
            </w:div>
            <w:div w:id="920531141">
              <w:marLeft w:val="0"/>
              <w:marRight w:val="0"/>
              <w:marTop w:val="0"/>
              <w:marBottom w:val="0"/>
              <w:divBdr>
                <w:top w:val="none" w:sz="0" w:space="0" w:color="auto"/>
                <w:left w:val="none" w:sz="0" w:space="0" w:color="auto"/>
                <w:bottom w:val="none" w:sz="0" w:space="0" w:color="auto"/>
                <w:right w:val="none" w:sz="0" w:space="0" w:color="auto"/>
              </w:divBdr>
            </w:div>
            <w:div w:id="920794058">
              <w:marLeft w:val="0"/>
              <w:marRight w:val="0"/>
              <w:marTop w:val="360"/>
              <w:marBottom w:val="0"/>
              <w:divBdr>
                <w:top w:val="single" w:sz="6" w:space="0" w:color="auto"/>
                <w:left w:val="single" w:sz="6" w:space="0" w:color="auto"/>
                <w:bottom w:val="single" w:sz="6" w:space="0" w:color="auto"/>
                <w:right w:val="single" w:sz="6" w:space="0" w:color="auto"/>
              </w:divBdr>
            </w:div>
            <w:div w:id="922447922">
              <w:marLeft w:val="0"/>
              <w:marRight w:val="0"/>
              <w:marTop w:val="0"/>
              <w:marBottom w:val="0"/>
              <w:divBdr>
                <w:top w:val="none" w:sz="0" w:space="0" w:color="auto"/>
                <w:left w:val="none" w:sz="0" w:space="0" w:color="auto"/>
                <w:bottom w:val="none" w:sz="0" w:space="0" w:color="auto"/>
                <w:right w:val="none" w:sz="0" w:space="0" w:color="auto"/>
              </w:divBdr>
            </w:div>
            <w:div w:id="924919952">
              <w:marLeft w:val="0"/>
              <w:marRight w:val="0"/>
              <w:marTop w:val="0"/>
              <w:marBottom w:val="0"/>
              <w:divBdr>
                <w:top w:val="none" w:sz="0" w:space="0" w:color="auto"/>
                <w:left w:val="none" w:sz="0" w:space="0" w:color="auto"/>
                <w:bottom w:val="none" w:sz="0" w:space="0" w:color="auto"/>
                <w:right w:val="none" w:sz="0" w:space="0" w:color="auto"/>
              </w:divBdr>
            </w:div>
            <w:div w:id="930044261">
              <w:marLeft w:val="0"/>
              <w:marRight w:val="0"/>
              <w:marTop w:val="0"/>
              <w:marBottom w:val="0"/>
              <w:divBdr>
                <w:top w:val="none" w:sz="0" w:space="0" w:color="auto"/>
                <w:left w:val="none" w:sz="0" w:space="0" w:color="auto"/>
                <w:bottom w:val="none" w:sz="0" w:space="0" w:color="auto"/>
                <w:right w:val="none" w:sz="0" w:space="0" w:color="auto"/>
              </w:divBdr>
            </w:div>
            <w:div w:id="930626544">
              <w:marLeft w:val="0"/>
              <w:marRight w:val="0"/>
              <w:marTop w:val="0"/>
              <w:marBottom w:val="0"/>
              <w:divBdr>
                <w:top w:val="none" w:sz="0" w:space="0" w:color="auto"/>
                <w:left w:val="none" w:sz="0" w:space="0" w:color="auto"/>
                <w:bottom w:val="none" w:sz="0" w:space="0" w:color="auto"/>
                <w:right w:val="none" w:sz="0" w:space="0" w:color="auto"/>
              </w:divBdr>
            </w:div>
            <w:div w:id="932860592">
              <w:marLeft w:val="0"/>
              <w:marRight w:val="0"/>
              <w:marTop w:val="0"/>
              <w:marBottom w:val="0"/>
              <w:divBdr>
                <w:top w:val="none" w:sz="0" w:space="0" w:color="auto"/>
                <w:left w:val="none" w:sz="0" w:space="0" w:color="auto"/>
                <w:bottom w:val="none" w:sz="0" w:space="0" w:color="auto"/>
                <w:right w:val="none" w:sz="0" w:space="0" w:color="auto"/>
              </w:divBdr>
            </w:div>
            <w:div w:id="933131983">
              <w:marLeft w:val="0"/>
              <w:marRight w:val="0"/>
              <w:marTop w:val="0"/>
              <w:marBottom w:val="0"/>
              <w:divBdr>
                <w:top w:val="none" w:sz="0" w:space="0" w:color="auto"/>
                <w:left w:val="none" w:sz="0" w:space="0" w:color="auto"/>
                <w:bottom w:val="none" w:sz="0" w:space="0" w:color="auto"/>
                <w:right w:val="none" w:sz="0" w:space="0" w:color="auto"/>
              </w:divBdr>
            </w:div>
            <w:div w:id="935096207">
              <w:marLeft w:val="0"/>
              <w:marRight w:val="0"/>
              <w:marTop w:val="0"/>
              <w:marBottom w:val="0"/>
              <w:divBdr>
                <w:top w:val="none" w:sz="0" w:space="0" w:color="auto"/>
                <w:left w:val="none" w:sz="0" w:space="0" w:color="auto"/>
                <w:bottom w:val="none" w:sz="0" w:space="0" w:color="auto"/>
                <w:right w:val="none" w:sz="0" w:space="0" w:color="auto"/>
              </w:divBdr>
            </w:div>
            <w:div w:id="937173322">
              <w:marLeft w:val="0"/>
              <w:marRight w:val="0"/>
              <w:marTop w:val="0"/>
              <w:marBottom w:val="0"/>
              <w:divBdr>
                <w:top w:val="none" w:sz="0" w:space="0" w:color="auto"/>
                <w:left w:val="none" w:sz="0" w:space="0" w:color="auto"/>
                <w:bottom w:val="none" w:sz="0" w:space="0" w:color="auto"/>
                <w:right w:val="none" w:sz="0" w:space="0" w:color="auto"/>
              </w:divBdr>
              <w:divsChild>
                <w:div w:id="20018108">
                  <w:marLeft w:val="0"/>
                  <w:marRight w:val="0"/>
                  <w:marTop w:val="0"/>
                  <w:marBottom w:val="0"/>
                  <w:divBdr>
                    <w:top w:val="none" w:sz="0" w:space="0" w:color="auto"/>
                    <w:left w:val="none" w:sz="0" w:space="0" w:color="auto"/>
                    <w:bottom w:val="none" w:sz="0" w:space="0" w:color="auto"/>
                    <w:right w:val="none" w:sz="0" w:space="0" w:color="auto"/>
                  </w:divBdr>
                </w:div>
                <w:div w:id="367605201">
                  <w:marLeft w:val="0"/>
                  <w:marRight w:val="0"/>
                  <w:marTop w:val="0"/>
                  <w:marBottom w:val="0"/>
                  <w:divBdr>
                    <w:top w:val="none" w:sz="0" w:space="0" w:color="auto"/>
                    <w:left w:val="none" w:sz="0" w:space="0" w:color="auto"/>
                    <w:bottom w:val="none" w:sz="0" w:space="0" w:color="auto"/>
                    <w:right w:val="none" w:sz="0" w:space="0" w:color="auto"/>
                  </w:divBdr>
                </w:div>
                <w:div w:id="571279662">
                  <w:marLeft w:val="0"/>
                  <w:marRight w:val="0"/>
                  <w:marTop w:val="0"/>
                  <w:marBottom w:val="0"/>
                  <w:divBdr>
                    <w:top w:val="none" w:sz="0" w:space="0" w:color="auto"/>
                    <w:left w:val="none" w:sz="0" w:space="0" w:color="auto"/>
                    <w:bottom w:val="none" w:sz="0" w:space="0" w:color="auto"/>
                    <w:right w:val="none" w:sz="0" w:space="0" w:color="auto"/>
                  </w:divBdr>
                </w:div>
                <w:div w:id="784495080">
                  <w:marLeft w:val="0"/>
                  <w:marRight w:val="0"/>
                  <w:marTop w:val="0"/>
                  <w:marBottom w:val="0"/>
                  <w:divBdr>
                    <w:top w:val="none" w:sz="0" w:space="0" w:color="auto"/>
                    <w:left w:val="none" w:sz="0" w:space="0" w:color="auto"/>
                    <w:bottom w:val="none" w:sz="0" w:space="0" w:color="auto"/>
                    <w:right w:val="none" w:sz="0" w:space="0" w:color="auto"/>
                  </w:divBdr>
                </w:div>
                <w:div w:id="797718532">
                  <w:marLeft w:val="0"/>
                  <w:marRight w:val="0"/>
                  <w:marTop w:val="0"/>
                  <w:marBottom w:val="0"/>
                  <w:divBdr>
                    <w:top w:val="none" w:sz="0" w:space="0" w:color="auto"/>
                    <w:left w:val="none" w:sz="0" w:space="0" w:color="auto"/>
                    <w:bottom w:val="none" w:sz="0" w:space="0" w:color="auto"/>
                    <w:right w:val="none" w:sz="0" w:space="0" w:color="auto"/>
                  </w:divBdr>
                </w:div>
                <w:div w:id="960574898">
                  <w:marLeft w:val="0"/>
                  <w:marRight w:val="0"/>
                  <w:marTop w:val="0"/>
                  <w:marBottom w:val="0"/>
                  <w:divBdr>
                    <w:top w:val="none" w:sz="0" w:space="0" w:color="auto"/>
                    <w:left w:val="none" w:sz="0" w:space="0" w:color="auto"/>
                    <w:bottom w:val="none" w:sz="0" w:space="0" w:color="auto"/>
                    <w:right w:val="none" w:sz="0" w:space="0" w:color="auto"/>
                  </w:divBdr>
                </w:div>
                <w:div w:id="1712339985">
                  <w:marLeft w:val="0"/>
                  <w:marRight w:val="0"/>
                  <w:marTop w:val="0"/>
                  <w:marBottom w:val="0"/>
                  <w:divBdr>
                    <w:top w:val="none" w:sz="0" w:space="0" w:color="auto"/>
                    <w:left w:val="none" w:sz="0" w:space="0" w:color="auto"/>
                    <w:bottom w:val="none" w:sz="0" w:space="0" w:color="auto"/>
                    <w:right w:val="none" w:sz="0" w:space="0" w:color="auto"/>
                  </w:divBdr>
                </w:div>
                <w:div w:id="1788231474">
                  <w:marLeft w:val="0"/>
                  <w:marRight w:val="0"/>
                  <w:marTop w:val="0"/>
                  <w:marBottom w:val="0"/>
                  <w:divBdr>
                    <w:top w:val="none" w:sz="0" w:space="0" w:color="auto"/>
                    <w:left w:val="none" w:sz="0" w:space="0" w:color="auto"/>
                    <w:bottom w:val="none" w:sz="0" w:space="0" w:color="auto"/>
                    <w:right w:val="none" w:sz="0" w:space="0" w:color="auto"/>
                  </w:divBdr>
                </w:div>
                <w:div w:id="1828353771">
                  <w:marLeft w:val="0"/>
                  <w:marRight w:val="0"/>
                  <w:marTop w:val="0"/>
                  <w:marBottom w:val="0"/>
                  <w:divBdr>
                    <w:top w:val="none" w:sz="0" w:space="0" w:color="auto"/>
                    <w:left w:val="none" w:sz="0" w:space="0" w:color="auto"/>
                    <w:bottom w:val="none" w:sz="0" w:space="0" w:color="auto"/>
                    <w:right w:val="none" w:sz="0" w:space="0" w:color="auto"/>
                  </w:divBdr>
                </w:div>
                <w:div w:id="1958676183">
                  <w:marLeft w:val="0"/>
                  <w:marRight w:val="0"/>
                  <w:marTop w:val="0"/>
                  <w:marBottom w:val="0"/>
                  <w:divBdr>
                    <w:top w:val="none" w:sz="0" w:space="0" w:color="auto"/>
                    <w:left w:val="none" w:sz="0" w:space="0" w:color="auto"/>
                    <w:bottom w:val="none" w:sz="0" w:space="0" w:color="auto"/>
                    <w:right w:val="none" w:sz="0" w:space="0" w:color="auto"/>
                  </w:divBdr>
                </w:div>
                <w:div w:id="2021734685">
                  <w:marLeft w:val="0"/>
                  <w:marRight w:val="0"/>
                  <w:marTop w:val="0"/>
                  <w:marBottom w:val="0"/>
                  <w:divBdr>
                    <w:top w:val="none" w:sz="0" w:space="0" w:color="auto"/>
                    <w:left w:val="none" w:sz="0" w:space="0" w:color="auto"/>
                    <w:bottom w:val="none" w:sz="0" w:space="0" w:color="auto"/>
                    <w:right w:val="none" w:sz="0" w:space="0" w:color="auto"/>
                  </w:divBdr>
                </w:div>
                <w:div w:id="2071805249">
                  <w:marLeft w:val="0"/>
                  <w:marRight w:val="0"/>
                  <w:marTop w:val="0"/>
                  <w:marBottom w:val="0"/>
                  <w:divBdr>
                    <w:top w:val="none" w:sz="0" w:space="0" w:color="auto"/>
                    <w:left w:val="none" w:sz="0" w:space="0" w:color="auto"/>
                    <w:bottom w:val="none" w:sz="0" w:space="0" w:color="auto"/>
                    <w:right w:val="none" w:sz="0" w:space="0" w:color="auto"/>
                  </w:divBdr>
                </w:div>
              </w:divsChild>
            </w:div>
            <w:div w:id="938828395">
              <w:marLeft w:val="0"/>
              <w:marRight w:val="0"/>
              <w:marTop w:val="0"/>
              <w:marBottom w:val="0"/>
              <w:divBdr>
                <w:top w:val="none" w:sz="0" w:space="0" w:color="auto"/>
                <w:left w:val="none" w:sz="0" w:space="0" w:color="auto"/>
                <w:bottom w:val="none" w:sz="0" w:space="0" w:color="auto"/>
                <w:right w:val="none" w:sz="0" w:space="0" w:color="auto"/>
              </w:divBdr>
            </w:div>
            <w:div w:id="939678609">
              <w:marLeft w:val="0"/>
              <w:marRight w:val="0"/>
              <w:marTop w:val="0"/>
              <w:marBottom w:val="0"/>
              <w:divBdr>
                <w:top w:val="none" w:sz="0" w:space="0" w:color="auto"/>
                <w:left w:val="none" w:sz="0" w:space="0" w:color="auto"/>
                <w:bottom w:val="none" w:sz="0" w:space="0" w:color="auto"/>
                <w:right w:val="none" w:sz="0" w:space="0" w:color="auto"/>
              </w:divBdr>
            </w:div>
            <w:div w:id="941767745">
              <w:marLeft w:val="0"/>
              <w:marRight w:val="0"/>
              <w:marTop w:val="0"/>
              <w:marBottom w:val="0"/>
              <w:divBdr>
                <w:top w:val="none" w:sz="0" w:space="0" w:color="auto"/>
                <w:left w:val="none" w:sz="0" w:space="0" w:color="auto"/>
                <w:bottom w:val="none" w:sz="0" w:space="0" w:color="auto"/>
                <w:right w:val="none" w:sz="0" w:space="0" w:color="auto"/>
              </w:divBdr>
            </w:div>
            <w:div w:id="942150779">
              <w:marLeft w:val="0"/>
              <w:marRight w:val="0"/>
              <w:marTop w:val="0"/>
              <w:marBottom w:val="0"/>
              <w:divBdr>
                <w:top w:val="none" w:sz="0" w:space="0" w:color="auto"/>
                <w:left w:val="none" w:sz="0" w:space="0" w:color="auto"/>
                <w:bottom w:val="none" w:sz="0" w:space="0" w:color="auto"/>
                <w:right w:val="none" w:sz="0" w:space="0" w:color="auto"/>
              </w:divBdr>
            </w:div>
            <w:div w:id="943801547">
              <w:marLeft w:val="0"/>
              <w:marRight w:val="0"/>
              <w:marTop w:val="0"/>
              <w:marBottom w:val="0"/>
              <w:divBdr>
                <w:top w:val="none" w:sz="0" w:space="0" w:color="auto"/>
                <w:left w:val="none" w:sz="0" w:space="0" w:color="auto"/>
                <w:bottom w:val="none" w:sz="0" w:space="0" w:color="auto"/>
                <w:right w:val="none" w:sz="0" w:space="0" w:color="auto"/>
              </w:divBdr>
            </w:div>
            <w:div w:id="943802955">
              <w:marLeft w:val="0"/>
              <w:marRight w:val="0"/>
              <w:marTop w:val="0"/>
              <w:marBottom w:val="0"/>
              <w:divBdr>
                <w:top w:val="none" w:sz="0" w:space="0" w:color="auto"/>
                <w:left w:val="none" w:sz="0" w:space="0" w:color="auto"/>
                <w:bottom w:val="none" w:sz="0" w:space="0" w:color="auto"/>
                <w:right w:val="none" w:sz="0" w:space="0" w:color="auto"/>
              </w:divBdr>
            </w:div>
            <w:div w:id="945189888">
              <w:marLeft w:val="0"/>
              <w:marRight w:val="0"/>
              <w:marTop w:val="0"/>
              <w:marBottom w:val="0"/>
              <w:divBdr>
                <w:top w:val="none" w:sz="0" w:space="0" w:color="auto"/>
                <w:left w:val="none" w:sz="0" w:space="0" w:color="auto"/>
                <w:bottom w:val="none" w:sz="0" w:space="0" w:color="auto"/>
                <w:right w:val="none" w:sz="0" w:space="0" w:color="auto"/>
              </w:divBdr>
            </w:div>
            <w:div w:id="946228974">
              <w:marLeft w:val="0"/>
              <w:marRight w:val="0"/>
              <w:marTop w:val="0"/>
              <w:marBottom w:val="0"/>
              <w:divBdr>
                <w:top w:val="none" w:sz="0" w:space="0" w:color="auto"/>
                <w:left w:val="none" w:sz="0" w:space="0" w:color="auto"/>
                <w:bottom w:val="none" w:sz="0" w:space="0" w:color="auto"/>
                <w:right w:val="none" w:sz="0" w:space="0" w:color="auto"/>
              </w:divBdr>
            </w:div>
            <w:div w:id="947347977">
              <w:marLeft w:val="0"/>
              <w:marRight w:val="0"/>
              <w:marTop w:val="0"/>
              <w:marBottom w:val="0"/>
              <w:divBdr>
                <w:top w:val="none" w:sz="0" w:space="0" w:color="auto"/>
                <w:left w:val="none" w:sz="0" w:space="0" w:color="auto"/>
                <w:bottom w:val="none" w:sz="0" w:space="0" w:color="auto"/>
                <w:right w:val="none" w:sz="0" w:space="0" w:color="auto"/>
              </w:divBdr>
            </w:div>
            <w:div w:id="947391061">
              <w:marLeft w:val="0"/>
              <w:marRight w:val="0"/>
              <w:marTop w:val="0"/>
              <w:marBottom w:val="0"/>
              <w:divBdr>
                <w:top w:val="none" w:sz="0" w:space="0" w:color="auto"/>
                <w:left w:val="none" w:sz="0" w:space="0" w:color="auto"/>
                <w:bottom w:val="none" w:sz="0" w:space="0" w:color="auto"/>
                <w:right w:val="none" w:sz="0" w:space="0" w:color="auto"/>
              </w:divBdr>
            </w:div>
            <w:div w:id="949359617">
              <w:marLeft w:val="0"/>
              <w:marRight w:val="0"/>
              <w:marTop w:val="0"/>
              <w:marBottom w:val="0"/>
              <w:divBdr>
                <w:top w:val="none" w:sz="0" w:space="0" w:color="auto"/>
                <w:left w:val="none" w:sz="0" w:space="0" w:color="auto"/>
                <w:bottom w:val="none" w:sz="0" w:space="0" w:color="auto"/>
                <w:right w:val="none" w:sz="0" w:space="0" w:color="auto"/>
              </w:divBdr>
            </w:div>
            <w:div w:id="955260574">
              <w:marLeft w:val="0"/>
              <w:marRight w:val="0"/>
              <w:marTop w:val="0"/>
              <w:marBottom w:val="0"/>
              <w:divBdr>
                <w:top w:val="none" w:sz="0" w:space="0" w:color="auto"/>
                <w:left w:val="none" w:sz="0" w:space="0" w:color="auto"/>
                <w:bottom w:val="none" w:sz="0" w:space="0" w:color="auto"/>
                <w:right w:val="none" w:sz="0" w:space="0" w:color="auto"/>
              </w:divBdr>
            </w:div>
            <w:div w:id="955405909">
              <w:marLeft w:val="0"/>
              <w:marRight w:val="0"/>
              <w:marTop w:val="0"/>
              <w:marBottom w:val="0"/>
              <w:divBdr>
                <w:top w:val="none" w:sz="0" w:space="0" w:color="auto"/>
                <w:left w:val="none" w:sz="0" w:space="0" w:color="auto"/>
                <w:bottom w:val="none" w:sz="0" w:space="0" w:color="auto"/>
                <w:right w:val="none" w:sz="0" w:space="0" w:color="auto"/>
              </w:divBdr>
            </w:div>
            <w:div w:id="956571622">
              <w:marLeft w:val="0"/>
              <w:marRight w:val="0"/>
              <w:marTop w:val="0"/>
              <w:marBottom w:val="0"/>
              <w:divBdr>
                <w:top w:val="none" w:sz="0" w:space="0" w:color="auto"/>
                <w:left w:val="none" w:sz="0" w:space="0" w:color="auto"/>
                <w:bottom w:val="none" w:sz="0" w:space="0" w:color="auto"/>
                <w:right w:val="none" w:sz="0" w:space="0" w:color="auto"/>
              </w:divBdr>
            </w:div>
            <w:div w:id="958410466">
              <w:marLeft w:val="0"/>
              <w:marRight w:val="0"/>
              <w:marTop w:val="0"/>
              <w:marBottom w:val="0"/>
              <w:divBdr>
                <w:top w:val="none" w:sz="0" w:space="0" w:color="auto"/>
                <w:left w:val="none" w:sz="0" w:space="0" w:color="auto"/>
                <w:bottom w:val="none" w:sz="0" w:space="0" w:color="auto"/>
                <w:right w:val="none" w:sz="0" w:space="0" w:color="auto"/>
              </w:divBdr>
            </w:div>
            <w:div w:id="960839201">
              <w:marLeft w:val="0"/>
              <w:marRight w:val="0"/>
              <w:marTop w:val="0"/>
              <w:marBottom w:val="0"/>
              <w:divBdr>
                <w:top w:val="none" w:sz="0" w:space="0" w:color="auto"/>
                <w:left w:val="none" w:sz="0" w:space="0" w:color="auto"/>
                <w:bottom w:val="none" w:sz="0" w:space="0" w:color="auto"/>
                <w:right w:val="none" w:sz="0" w:space="0" w:color="auto"/>
              </w:divBdr>
            </w:div>
            <w:div w:id="962544376">
              <w:marLeft w:val="0"/>
              <w:marRight w:val="0"/>
              <w:marTop w:val="0"/>
              <w:marBottom w:val="0"/>
              <w:divBdr>
                <w:top w:val="none" w:sz="0" w:space="0" w:color="auto"/>
                <w:left w:val="none" w:sz="0" w:space="0" w:color="auto"/>
                <w:bottom w:val="none" w:sz="0" w:space="0" w:color="auto"/>
                <w:right w:val="none" w:sz="0" w:space="0" w:color="auto"/>
              </w:divBdr>
            </w:div>
            <w:div w:id="963198514">
              <w:marLeft w:val="0"/>
              <w:marRight w:val="0"/>
              <w:marTop w:val="0"/>
              <w:marBottom w:val="0"/>
              <w:divBdr>
                <w:top w:val="none" w:sz="0" w:space="0" w:color="auto"/>
                <w:left w:val="none" w:sz="0" w:space="0" w:color="auto"/>
                <w:bottom w:val="none" w:sz="0" w:space="0" w:color="auto"/>
                <w:right w:val="none" w:sz="0" w:space="0" w:color="auto"/>
              </w:divBdr>
            </w:div>
            <w:div w:id="963971986">
              <w:marLeft w:val="0"/>
              <w:marRight w:val="0"/>
              <w:marTop w:val="0"/>
              <w:marBottom w:val="0"/>
              <w:divBdr>
                <w:top w:val="none" w:sz="0" w:space="0" w:color="auto"/>
                <w:left w:val="none" w:sz="0" w:space="0" w:color="auto"/>
                <w:bottom w:val="none" w:sz="0" w:space="0" w:color="auto"/>
                <w:right w:val="none" w:sz="0" w:space="0" w:color="auto"/>
              </w:divBdr>
            </w:div>
            <w:div w:id="964968365">
              <w:marLeft w:val="0"/>
              <w:marRight w:val="0"/>
              <w:marTop w:val="0"/>
              <w:marBottom w:val="0"/>
              <w:divBdr>
                <w:top w:val="none" w:sz="0" w:space="0" w:color="auto"/>
                <w:left w:val="none" w:sz="0" w:space="0" w:color="auto"/>
                <w:bottom w:val="none" w:sz="0" w:space="0" w:color="auto"/>
                <w:right w:val="none" w:sz="0" w:space="0" w:color="auto"/>
              </w:divBdr>
            </w:div>
            <w:div w:id="968320274">
              <w:marLeft w:val="0"/>
              <w:marRight w:val="0"/>
              <w:marTop w:val="0"/>
              <w:marBottom w:val="0"/>
              <w:divBdr>
                <w:top w:val="none" w:sz="0" w:space="0" w:color="auto"/>
                <w:left w:val="none" w:sz="0" w:space="0" w:color="auto"/>
                <w:bottom w:val="none" w:sz="0" w:space="0" w:color="auto"/>
                <w:right w:val="none" w:sz="0" w:space="0" w:color="auto"/>
              </w:divBdr>
            </w:div>
            <w:div w:id="971012675">
              <w:marLeft w:val="0"/>
              <w:marRight w:val="0"/>
              <w:marTop w:val="0"/>
              <w:marBottom w:val="0"/>
              <w:divBdr>
                <w:top w:val="none" w:sz="0" w:space="0" w:color="auto"/>
                <w:left w:val="none" w:sz="0" w:space="0" w:color="auto"/>
                <w:bottom w:val="none" w:sz="0" w:space="0" w:color="auto"/>
                <w:right w:val="none" w:sz="0" w:space="0" w:color="auto"/>
              </w:divBdr>
            </w:div>
            <w:div w:id="974215367">
              <w:marLeft w:val="0"/>
              <w:marRight w:val="0"/>
              <w:marTop w:val="0"/>
              <w:marBottom w:val="0"/>
              <w:divBdr>
                <w:top w:val="none" w:sz="0" w:space="0" w:color="auto"/>
                <w:left w:val="none" w:sz="0" w:space="0" w:color="auto"/>
                <w:bottom w:val="none" w:sz="0" w:space="0" w:color="auto"/>
                <w:right w:val="none" w:sz="0" w:space="0" w:color="auto"/>
              </w:divBdr>
            </w:div>
            <w:div w:id="975569675">
              <w:marLeft w:val="0"/>
              <w:marRight w:val="0"/>
              <w:marTop w:val="0"/>
              <w:marBottom w:val="0"/>
              <w:divBdr>
                <w:top w:val="none" w:sz="0" w:space="0" w:color="auto"/>
                <w:left w:val="none" w:sz="0" w:space="0" w:color="auto"/>
                <w:bottom w:val="none" w:sz="0" w:space="0" w:color="auto"/>
                <w:right w:val="none" w:sz="0" w:space="0" w:color="auto"/>
              </w:divBdr>
            </w:div>
            <w:div w:id="980118818">
              <w:marLeft w:val="0"/>
              <w:marRight w:val="0"/>
              <w:marTop w:val="0"/>
              <w:marBottom w:val="0"/>
              <w:divBdr>
                <w:top w:val="none" w:sz="0" w:space="0" w:color="auto"/>
                <w:left w:val="none" w:sz="0" w:space="0" w:color="auto"/>
                <w:bottom w:val="none" w:sz="0" w:space="0" w:color="auto"/>
                <w:right w:val="none" w:sz="0" w:space="0" w:color="auto"/>
              </w:divBdr>
            </w:div>
            <w:div w:id="980425617">
              <w:marLeft w:val="0"/>
              <w:marRight w:val="0"/>
              <w:marTop w:val="0"/>
              <w:marBottom w:val="0"/>
              <w:divBdr>
                <w:top w:val="none" w:sz="0" w:space="0" w:color="auto"/>
                <w:left w:val="none" w:sz="0" w:space="0" w:color="auto"/>
                <w:bottom w:val="none" w:sz="0" w:space="0" w:color="auto"/>
                <w:right w:val="none" w:sz="0" w:space="0" w:color="auto"/>
              </w:divBdr>
            </w:div>
            <w:div w:id="981228862">
              <w:marLeft w:val="0"/>
              <w:marRight w:val="0"/>
              <w:marTop w:val="0"/>
              <w:marBottom w:val="0"/>
              <w:divBdr>
                <w:top w:val="none" w:sz="0" w:space="0" w:color="auto"/>
                <w:left w:val="none" w:sz="0" w:space="0" w:color="auto"/>
                <w:bottom w:val="none" w:sz="0" w:space="0" w:color="auto"/>
                <w:right w:val="none" w:sz="0" w:space="0" w:color="auto"/>
              </w:divBdr>
            </w:div>
            <w:div w:id="981539470">
              <w:marLeft w:val="0"/>
              <w:marRight w:val="0"/>
              <w:marTop w:val="0"/>
              <w:marBottom w:val="0"/>
              <w:divBdr>
                <w:top w:val="none" w:sz="0" w:space="0" w:color="auto"/>
                <w:left w:val="none" w:sz="0" w:space="0" w:color="auto"/>
                <w:bottom w:val="none" w:sz="0" w:space="0" w:color="auto"/>
                <w:right w:val="none" w:sz="0" w:space="0" w:color="auto"/>
              </w:divBdr>
            </w:div>
            <w:div w:id="981693393">
              <w:marLeft w:val="0"/>
              <w:marRight w:val="0"/>
              <w:marTop w:val="0"/>
              <w:marBottom w:val="0"/>
              <w:divBdr>
                <w:top w:val="none" w:sz="0" w:space="0" w:color="auto"/>
                <w:left w:val="none" w:sz="0" w:space="0" w:color="auto"/>
                <w:bottom w:val="none" w:sz="0" w:space="0" w:color="auto"/>
                <w:right w:val="none" w:sz="0" w:space="0" w:color="auto"/>
              </w:divBdr>
            </w:div>
            <w:div w:id="981809430">
              <w:marLeft w:val="0"/>
              <w:marRight w:val="0"/>
              <w:marTop w:val="0"/>
              <w:marBottom w:val="0"/>
              <w:divBdr>
                <w:top w:val="none" w:sz="0" w:space="0" w:color="auto"/>
                <w:left w:val="none" w:sz="0" w:space="0" w:color="auto"/>
                <w:bottom w:val="none" w:sz="0" w:space="0" w:color="auto"/>
                <w:right w:val="none" w:sz="0" w:space="0" w:color="auto"/>
              </w:divBdr>
            </w:div>
            <w:div w:id="982664544">
              <w:marLeft w:val="0"/>
              <w:marRight w:val="0"/>
              <w:marTop w:val="0"/>
              <w:marBottom w:val="0"/>
              <w:divBdr>
                <w:top w:val="none" w:sz="0" w:space="0" w:color="auto"/>
                <w:left w:val="none" w:sz="0" w:space="0" w:color="auto"/>
                <w:bottom w:val="none" w:sz="0" w:space="0" w:color="auto"/>
                <w:right w:val="none" w:sz="0" w:space="0" w:color="auto"/>
              </w:divBdr>
            </w:div>
            <w:div w:id="984509780">
              <w:marLeft w:val="0"/>
              <w:marRight w:val="0"/>
              <w:marTop w:val="0"/>
              <w:marBottom w:val="0"/>
              <w:divBdr>
                <w:top w:val="none" w:sz="0" w:space="0" w:color="auto"/>
                <w:left w:val="none" w:sz="0" w:space="0" w:color="auto"/>
                <w:bottom w:val="none" w:sz="0" w:space="0" w:color="auto"/>
                <w:right w:val="none" w:sz="0" w:space="0" w:color="auto"/>
              </w:divBdr>
            </w:div>
            <w:div w:id="985282997">
              <w:marLeft w:val="0"/>
              <w:marRight w:val="0"/>
              <w:marTop w:val="0"/>
              <w:marBottom w:val="0"/>
              <w:divBdr>
                <w:top w:val="none" w:sz="0" w:space="0" w:color="auto"/>
                <w:left w:val="none" w:sz="0" w:space="0" w:color="auto"/>
                <w:bottom w:val="none" w:sz="0" w:space="0" w:color="auto"/>
                <w:right w:val="none" w:sz="0" w:space="0" w:color="auto"/>
              </w:divBdr>
            </w:div>
            <w:div w:id="987200813">
              <w:marLeft w:val="0"/>
              <w:marRight w:val="0"/>
              <w:marTop w:val="0"/>
              <w:marBottom w:val="0"/>
              <w:divBdr>
                <w:top w:val="none" w:sz="0" w:space="0" w:color="auto"/>
                <w:left w:val="none" w:sz="0" w:space="0" w:color="auto"/>
                <w:bottom w:val="none" w:sz="0" w:space="0" w:color="auto"/>
                <w:right w:val="none" w:sz="0" w:space="0" w:color="auto"/>
              </w:divBdr>
            </w:div>
            <w:div w:id="988443372">
              <w:marLeft w:val="0"/>
              <w:marRight w:val="0"/>
              <w:marTop w:val="0"/>
              <w:marBottom w:val="0"/>
              <w:divBdr>
                <w:top w:val="none" w:sz="0" w:space="0" w:color="auto"/>
                <w:left w:val="none" w:sz="0" w:space="0" w:color="auto"/>
                <w:bottom w:val="none" w:sz="0" w:space="0" w:color="auto"/>
                <w:right w:val="none" w:sz="0" w:space="0" w:color="auto"/>
              </w:divBdr>
            </w:div>
            <w:div w:id="988704450">
              <w:marLeft w:val="0"/>
              <w:marRight w:val="0"/>
              <w:marTop w:val="0"/>
              <w:marBottom w:val="0"/>
              <w:divBdr>
                <w:top w:val="none" w:sz="0" w:space="0" w:color="auto"/>
                <w:left w:val="none" w:sz="0" w:space="0" w:color="auto"/>
                <w:bottom w:val="none" w:sz="0" w:space="0" w:color="auto"/>
                <w:right w:val="none" w:sz="0" w:space="0" w:color="auto"/>
              </w:divBdr>
            </w:div>
            <w:div w:id="988707390">
              <w:marLeft w:val="0"/>
              <w:marRight w:val="0"/>
              <w:marTop w:val="0"/>
              <w:marBottom w:val="0"/>
              <w:divBdr>
                <w:top w:val="none" w:sz="0" w:space="0" w:color="auto"/>
                <w:left w:val="none" w:sz="0" w:space="0" w:color="auto"/>
                <w:bottom w:val="none" w:sz="0" w:space="0" w:color="auto"/>
                <w:right w:val="none" w:sz="0" w:space="0" w:color="auto"/>
              </w:divBdr>
            </w:div>
            <w:div w:id="990017056">
              <w:marLeft w:val="0"/>
              <w:marRight w:val="0"/>
              <w:marTop w:val="0"/>
              <w:marBottom w:val="0"/>
              <w:divBdr>
                <w:top w:val="none" w:sz="0" w:space="0" w:color="auto"/>
                <w:left w:val="none" w:sz="0" w:space="0" w:color="auto"/>
                <w:bottom w:val="none" w:sz="0" w:space="0" w:color="auto"/>
                <w:right w:val="none" w:sz="0" w:space="0" w:color="auto"/>
              </w:divBdr>
            </w:div>
            <w:div w:id="991757565">
              <w:marLeft w:val="0"/>
              <w:marRight w:val="0"/>
              <w:marTop w:val="0"/>
              <w:marBottom w:val="0"/>
              <w:divBdr>
                <w:top w:val="none" w:sz="0" w:space="0" w:color="auto"/>
                <w:left w:val="none" w:sz="0" w:space="0" w:color="auto"/>
                <w:bottom w:val="none" w:sz="0" w:space="0" w:color="auto"/>
                <w:right w:val="none" w:sz="0" w:space="0" w:color="auto"/>
              </w:divBdr>
            </w:div>
            <w:div w:id="992879845">
              <w:marLeft w:val="0"/>
              <w:marRight w:val="0"/>
              <w:marTop w:val="0"/>
              <w:marBottom w:val="0"/>
              <w:divBdr>
                <w:top w:val="none" w:sz="0" w:space="0" w:color="auto"/>
                <w:left w:val="none" w:sz="0" w:space="0" w:color="auto"/>
                <w:bottom w:val="none" w:sz="0" w:space="0" w:color="auto"/>
                <w:right w:val="none" w:sz="0" w:space="0" w:color="auto"/>
              </w:divBdr>
            </w:div>
            <w:div w:id="993293779">
              <w:marLeft w:val="0"/>
              <w:marRight w:val="0"/>
              <w:marTop w:val="0"/>
              <w:marBottom w:val="0"/>
              <w:divBdr>
                <w:top w:val="none" w:sz="0" w:space="0" w:color="auto"/>
                <w:left w:val="none" w:sz="0" w:space="0" w:color="auto"/>
                <w:bottom w:val="none" w:sz="0" w:space="0" w:color="auto"/>
                <w:right w:val="none" w:sz="0" w:space="0" w:color="auto"/>
              </w:divBdr>
            </w:div>
            <w:div w:id="993951163">
              <w:marLeft w:val="0"/>
              <w:marRight w:val="0"/>
              <w:marTop w:val="0"/>
              <w:marBottom w:val="0"/>
              <w:divBdr>
                <w:top w:val="none" w:sz="0" w:space="0" w:color="auto"/>
                <w:left w:val="none" w:sz="0" w:space="0" w:color="auto"/>
                <w:bottom w:val="none" w:sz="0" w:space="0" w:color="auto"/>
                <w:right w:val="none" w:sz="0" w:space="0" w:color="auto"/>
              </w:divBdr>
            </w:div>
            <w:div w:id="996304858">
              <w:marLeft w:val="0"/>
              <w:marRight w:val="0"/>
              <w:marTop w:val="0"/>
              <w:marBottom w:val="0"/>
              <w:divBdr>
                <w:top w:val="none" w:sz="0" w:space="0" w:color="auto"/>
                <w:left w:val="none" w:sz="0" w:space="0" w:color="auto"/>
                <w:bottom w:val="none" w:sz="0" w:space="0" w:color="auto"/>
                <w:right w:val="none" w:sz="0" w:space="0" w:color="auto"/>
              </w:divBdr>
            </w:div>
            <w:div w:id="996610039">
              <w:marLeft w:val="0"/>
              <w:marRight w:val="0"/>
              <w:marTop w:val="0"/>
              <w:marBottom w:val="0"/>
              <w:divBdr>
                <w:top w:val="none" w:sz="0" w:space="0" w:color="auto"/>
                <w:left w:val="none" w:sz="0" w:space="0" w:color="auto"/>
                <w:bottom w:val="none" w:sz="0" w:space="0" w:color="auto"/>
                <w:right w:val="none" w:sz="0" w:space="0" w:color="auto"/>
              </w:divBdr>
            </w:div>
            <w:div w:id="997534668">
              <w:marLeft w:val="0"/>
              <w:marRight w:val="0"/>
              <w:marTop w:val="0"/>
              <w:marBottom w:val="0"/>
              <w:divBdr>
                <w:top w:val="none" w:sz="0" w:space="0" w:color="auto"/>
                <w:left w:val="none" w:sz="0" w:space="0" w:color="auto"/>
                <w:bottom w:val="none" w:sz="0" w:space="0" w:color="auto"/>
                <w:right w:val="none" w:sz="0" w:space="0" w:color="auto"/>
              </w:divBdr>
            </w:div>
            <w:div w:id="997728418">
              <w:marLeft w:val="0"/>
              <w:marRight w:val="0"/>
              <w:marTop w:val="0"/>
              <w:marBottom w:val="0"/>
              <w:divBdr>
                <w:top w:val="none" w:sz="0" w:space="0" w:color="auto"/>
                <w:left w:val="none" w:sz="0" w:space="0" w:color="auto"/>
                <w:bottom w:val="none" w:sz="0" w:space="0" w:color="auto"/>
                <w:right w:val="none" w:sz="0" w:space="0" w:color="auto"/>
              </w:divBdr>
            </w:div>
            <w:div w:id="998388196">
              <w:marLeft w:val="0"/>
              <w:marRight w:val="0"/>
              <w:marTop w:val="0"/>
              <w:marBottom w:val="0"/>
              <w:divBdr>
                <w:top w:val="none" w:sz="0" w:space="0" w:color="auto"/>
                <w:left w:val="none" w:sz="0" w:space="0" w:color="auto"/>
                <w:bottom w:val="none" w:sz="0" w:space="0" w:color="auto"/>
                <w:right w:val="none" w:sz="0" w:space="0" w:color="auto"/>
              </w:divBdr>
            </w:div>
            <w:div w:id="999693127">
              <w:marLeft w:val="0"/>
              <w:marRight w:val="0"/>
              <w:marTop w:val="0"/>
              <w:marBottom w:val="0"/>
              <w:divBdr>
                <w:top w:val="none" w:sz="0" w:space="0" w:color="auto"/>
                <w:left w:val="none" w:sz="0" w:space="0" w:color="auto"/>
                <w:bottom w:val="none" w:sz="0" w:space="0" w:color="auto"/>
                <w:right w:val="none" w:sz="0" w:space="0" w:color="auto"/>
              </w:divBdr>
            </w:div>
            <w:div w:id="1000353303">
              <w:marLeft w:val="0"/>
              <w:marRight w:val="0"/>
              <w:marTop w:val="0"/>
              <w:marBottom w:val="0"/>
              <w:divBdr>
                <w:top w:val="none" w:sz="0" w:space="0" w:color="auto"/>
                <w:left w:val="none" w:sz="0" w:space="0" w:color="auto"/>
                <w:bottom w:val="none" w:sz="0" w:space="0" w:color="auto"/>
                <w:right w:val="none" w:sz="0" w:space="0" w:color="auto"/>
              </w:divBdr>
            </w:div>
            <w:div w:id="1001084842">
              <w:marLeft w:val="0"/>
              <w:marRight w:val="0"/>
              <w:marTop w:val="0"/>
              <w:marBottom w:val="0"/>
              <w:divBdr>
                <w:top w:val="none" w:sz="0" w:space="0" w:color="auto"/>
                <w:left w:val="none" w:sz="0" w:space="0" w:color="auto"/>
                <w:bottom w:val="none" w:sz="0" w:space="0" w:color="auto"/>
                <w:right w:val="none" w:sz="0" w:space="0" w:color="auto"/>
              </w:divBdr>
            </w:div>
            <w:div w:id="1001935614">
              <w:marLeft w:val="0"/>
              <w:marRight w:val="0"/>
              <w:marTop w:val="0"/>
              <w:marBottom w:val="0"/>
              <w:divBdr>
                <w:top w:val="none" w:sz="0" w:space="0" w:color="auto"/>
                <w:left w:val="none" w:sz="0" w:space="0" w:color="auto"/>
                <w:bottom w:val="none" w:sz="0" w:space="0" w:color="auto"/>
                <w:right w:val="none" w:sz="0" w:space="0" w:color="auto"/>
              </w:divBdr>
            </w:div>
            <w:div w:id="1002665319">
              <w:marLeft w:val="0"/>
              <w:marRight w:val="0"/>
              <w:marTop w:val="0"/>
              <w:marBottom w:val="0"/>
              <w:divBdr>
                <w:top w:val="none" w:sz="0" w:space="0" w:color="auto"/>
                <w:left w:val="none" w:sz="0" w:space="0" w:color="auto"/>
                <w:bottom w:val="none" w:sz="0" w:space="0" w:color="auto"/>
                <w:right w:val="none" w:sz="0" w:space="0" w:color="auto"/>
              </w:divBdr>
            </w:div>
            <w:div w:id="1004236808">
              <w:marLeft w:val="0"/>
              <w:marRight w:val="0"/>
              <w:marTop w:val="0"/>
              <w:marBottom w:val="0"/>
              <w:divBdr>
                <w:top w:val="none" w:sz="0" w:space="0" w:color="auto"/>
                <w:left w:val="none" w:sz="0" w:space="0" w:color="auto"/>
                <w:bottom w:val="none" w:sz="0" w:space="0" w:color="auto"/>
                <w:right w:val="none" w:sz="0" w:space="0" w:color="auto"/>
              </w:divBdr>
            </w:div>
            <w:div w:id="1004359458">
              <w:marLeft w:val="0"/>
              <w:marRight w:val="0"/>
              <w:marTop w:val="0"/>
              <w:marBottom w:val="0"/>
              <w:divBdr>
                <w:top w:val="none" w:sz="0" w:space="0" w:color="auto"/>
                <w:left w:val="none" w:sz="0" w:space="0" w:color="auto"/>
                <w:bottom w:val="none" w:sz="0" w:space="0" w:color="auto"/>
                <w:right w:val="none" w:sz="0" w:space="0" w:color="auto"/>
              </w:divBdr>
            </w:div>
            <w:div w:id="1004405259">
              <w:marLeft w:val="0"/>
              <w:marRight w:val="0"/>
              <w:marTop w:val="0"/>
              <w:marBottom w:val="0"/>
              <w:divBdr>
                <w:top w:val="none" w:sz="0" w:space="0" w:color="auto"/>
                <w:left w:val="none" w:sz="0" w:space="0" w:color="auto"/>
                <w:bottom w:val="none" w:sz="0" w:space="0" w:color="auto"/>
                <w:right w:val="none" w:sz="0" w:space="0" w:color="auto"/>
              </w:divBdr>
            </w:div>
            <w:div w:id="1005211644">
              <w:marLeft w:val="0"/>
              <w:marRight w:val="0"/>
              <w:marTop w:val="0"/>
              <w:marBottom w:val="0"/>
              <w:divBdr>
                <w:top w:val="none" w:sz="0" w:space="0" w:color="auto"/>
                <w:left w:val="none" w:sz="0" w:space="0" w:color="auto"/>
                <w:bottom w:val="none" w:sz="0" w:space="0" w:color="auto"/>
                <w:right w:val="none" w:sz="0" w:space="0" w:color="auto"/>
              </w:divBdr>
            </w:div>
            <w:div w:id="1005279673">
              <w:marLeft w:val="0"/>
              <w:marRight w:val="0"/>
              <w:marTop w:val="0"/>
              <w:marBottom w:val="0"/>
              <w:divBdr>
                <w:top w:val="none" w:sz="0" w:space="0" w:color="auto"/>
                <w:left w:val="none" w:sz="0" w:space="0" w:color="auto"/>
                <w:bottom w:val="none" w:sz="0" w:space="0" w:color="auto"/>
                <w:right w:val="none" w:sz="0" w:space="0" w:color="auto"/>
              </w:divBdr>
            </w:div>
            <w:div w:id="1005522925">
              <w:marLeft w:val="0"/>
              <w:marRight w:val="0"/>
              <w:marTop w:val="0"/>
              <w:marBottom w:val="0"/>
              <w:divBdr>
                <w:top w:val="none" w:sz="0" w:space="0" w:color="auto"/>
                <w:left w:val="none" w:sz="0" w:space="0" w:color="auto"/>
                <w:bottom w:val="none" w:sz="0" w:space="0" w:color="auto"/>
                <w:right w:val="none" w:sz="0" w:space="0" w:color="auto"/>
              </w:divBdr>
            </w:div>
            <w:div w:id="1006206804">
              <w:marLeft w:val="0"/>
              <w:marRight w:val="0"/>
              <w:marTop w:val="0"/>
              <w:marBottom w:val="0"/>
              <w:divBdr>
                <w:top w:val="none" w:sz="0" w:space="0" w:color="auto"/>
                <w:left w:val="none" w:sz="0" w:space="0" w:color="auto"/>
                <w:bottom w:val="none" w:sz="0" w:space="0" w:color="auto"/>
                <w:right w:val="none" w:sz="0" w:space="0" w:color="auto"/>
              </w:divBdr>
            </w:div>
            <w:div w:id="1006981197">
              <w:marLeft w:val="0"/>
              <w:marRight w:val="0"/>
              <w:marTop w:val="0"/>
              <w:marBottom w:val="0"/>
              <w:divBdr>
                <w:top w:val="none" w:sz="0" w:space="0" w:color="auto"/>
                <w:left w:val="none" w:sz="0" w:space="0" w:color="auto"/>
                <w:bottom w:val="none" w:sz="0" w:space="0" w:color="auto"/>
                <w:right w:val="none" w:sz="0" w:space="0" w:color="auto"/>
              </w:divBdr>
            </w:div>
            <w:div w:id="1007251767">
              <w:marLeft w:val="0"/>
              <w:marRight w:val="0"/>
              <w:marTop w:val="0"/>
              <w:marBottom w:val="0"/>
              <w:divBdr>
                <w:top w:val="none" w:sz="0" w:space="0" w:color="auto"/>
                <w:left w:val="none" w:sz="0" w:space="0" w:color="auto"/>
                <w:bottom w:val="none" w:sz="0" w:space="0" w:color="auto"/>
                <w:right w:val="none" w:sz="0" w:space="0" w:color="auto"/>
              </w:divBdr>
            </w:div>
            <w:div w:id="1009140991">
              <w:marLeft w:val="0"/>
              <w:marRight w:val="0"/>
              <w:marTop w:val="0"/>
              <w:marBottom w:val="0"/>
              <w:divBdr>
                <w:top w:val="none" w:sz="0" w:space="0" w:color="auto"/>
                <w:left w:val="none" w:sz="0" w:space="0" w:color="auto"/>
                <w:bottom w:val="none" w:sz="0" w:space="0" w:color="auto"/>
                <w:right w:val="none" w:sz="0" w:space="0" w:color="auto"/>
              </w:divBdr>
            </w:div>
            <w:div w:id="1009211424">
              <w:marLeft w:val="0"/>
              <w:marRight w:val="0"/>
              <w:marTop w:val="0"/>
              <w:marBottom w:val="0"/>
              <w:divBdr>
                <w:top w:val="none" w:sz="0" w:space="0" w:color="auto"/>
                <w:left w:val="none" w:sz="0" w:space="0" w:color="auto"/>
                <w:bottom w:val="none" w:sz="0" w:space="0" w:color="auto"/>
                <w:right w:val="none" w:sz="0" w:space="0" w:color="auto"/>
              </w:divBdr>
            </w:div>
            <w:div w:id="1010984714">
              <w:marLeft w:val="0"/>
              <w:marRight w:val="0"/>
              <w:marTop w:val="0"/>
              <w:marBottom w:val="0"/>
              <w:divBdr>
                <w:top w:val="none" w:sz="0" w:space="0" w:color="auto"/>
                <w:left w:val="none" w:sz="0" w:space="0" w:color="auto"/>
                <w:bottom w:val="none" w:sz="0" w:space="0" w:color="auto"/>
                <w:right w:val="none" w:sz="0" w:space="0" w:color="auto"/>
              </w:divBdr>
            </w:div>
            <w:div w:id="1014576610">
              <w:marLeft w:val="0"/>
              <w:marRight w:val="0"/>
              <w:marTop w:val="0"/>
              <w:marBottom w:val="0"/>
              <w:divBdr>
                <w:top w:val="none" w:sz="0" w:space="0" w:color="auto"/>
                <w:left w:val="none" w:sz="0" w:space="0" w:color="auto"/>
                <w:bottom w:val="none" w:sz="0" w:space="0" w:color="auto"/>
                <w:right w:val="none" w:sz="0" w:space="0" w:color="auto"/>
              </w:divBdr>
            </w:div>
            <w:div w:id="1015965126">
              <w:marLeft w:val="0"/>
              <w:marRight w:val="0"/>
              <w:marTop w:val="0"/>
              <w:marBottom w:val="0"/>
              <w:divBdr>
                <w:top w:val="none" w:sz="0" w:space="0" w:color="auto"/>
                <w:left w:val="none" w:sz="0" w:space="0" w:color="auto"/>
                <w:bottom w:val="none" w:sz="0" w:space="0" w:color="auto"/>
                <w:right w:val="none" w:sz="0" w:space="0" w:color="auto"/>
              </w:divBdr>
            </w:div>
            <w:div w:id="1016733832">
              <w:marLeft w:val="0"/>
              <w:marRight w:val="0"/>
              <w:marTop w:val="0"/>
              <w:marBottom w:val="0"/>
              <w:divBdr>
                <w:top w:val="none" w:sz="0" w:space="0" w:color="auto"/>
                <w:left w:val="none" w:sz="0" w:space="0" w:color="auto"/>
                <w:bottom w:val="none" w:sz="0" w:space="0" w:color="auto"/>
                <w:right w:val="none" w:sz="0" w:space="0" w:color="auto"/>
              </w:divBdr>
            </w:div>
            <w:div w:id="1017005681">
              <w:marLeft w:val="0"/>
              <w:marRight w:val="0"/>
              <w:marTop w:val="0"/>
              <w:marBottom w:val="0"/>
              <w:divBdr>
                <w:top w:val="none" w:sz="0" w:space="0" w:color="auto"/>
                <w:left w:val="none" w:sz="0" w:space="0" w:color="auto"/>
                <w:bottom w:val="none" w:sz="0" w:space="0" w:color="auto"/>
                <w:right w:val="none" w:sz="0" w:space="0" w:color="auto"/>
              </w:divBdr>
            </w:div>
            <w:div w:id="1017343002">
              <w:marLeft w:val="0"/>
              <w:marRight w:val="0"/>
              <w:marTop w:val="0"/>
              <w:marBottom w:val="0"/>
              <w:divBdr>
                <w:top w:val="none" w:sz="0" w:space="0" w:color="auto"/>
                <w:left w:val="none" w:sz="0" w:space="0" w:color="auto"/>
                <w:bottom w:val="none" w:sz="0" w:space="0" w:color="auto"/>
                <w:right w:val="none" w:sz="0" w:space="0" w:color="auto"/>
              </w:divBdr>
            </w:div>
            <w:div w:id="1017854061">
              <w:marLeft w:val="0"/>
              <w:marRight w:val="0"/>
              <w:marTop w:val="0"/>
              <w:marBottom w:val="0"/>
              <w:divBdr>
                <w:top w:val="none" w:sz="0" w:space="0" w:color="auto"/>
                <w:left w:val="none" w:sz="0" w:space="0" w:color="auto"/>
                <w:bottom w:val="none" w:sz="0" w:space="0" w:color="auto"/>
                <w:right w:val="none" w:sz="0" w:space="0" w:color="auto"/>
              </w:divBdr>
            </w:div>
            <w:div w:id="1018123458">
              <w:marLeft w:val="0"/>
              <w:marRight w:val="0"/>
              <w:marTop w:val="0"/>
              <w:marBottom w:val="0"/>
              <w:divBdr>
                <w:top w:val="none" w:sz="0" w:space="0" w:color="auto"/>
                <w:left w:val="none" w:sz="0" w:space="0" w:color="auto"/>
                <w:bottom w:val="none" w:sz="0" w:space="0" w:color="auto"/>
                <w:right w:val="none" w:sz="0" w:space="0" w:color="auto"/>
              </w:divBdr>
            </w:div>
            <w:div w:id="1018626276">
              <w:marLeft w:val="0"/>
              <w:marRight w:val="0"/>
              <w:marTop w:val="0"/>
              <w:marBottom w:val="0"/>
              <w:divBdr>
                <w:top w:val="none" w:sz="0" w:space="0" w:color="auto"/>
                <w:left w:val="none" w:sz="0" w:space="0" w:color="auto"/>
                <w:bottom w:val="none" w:sz="0" w:space="0" w:color="auto"/>
                <w:right w:val="none" w:sz="0" w:space="0" w:color="auto"/>
              </w:divBdr>
            </w:div>
            <w:div w:id="1020205946">
              <w:marLeft w:val="0"/>
              <w:marRight w:val="0"/>
              <w:marTop w:val="0"/>
              <w:marBottom w:val="0"/>
              <w:divBdr>
                <w:top w:val="none" w:sz="0" w:space="0" w:color="auto"/>
                <w:left w:val="none" w:sz="0" w:space="0" w:color="auto"/>
                <w:bottom w:val="none" w:sz="0" w:space="0" w:color="auto"/>
                <w:right w:val="none" w:sz="0" w:space="0" w:color="auto"/>
              </w:divBdr>
            </w:div>
            <w:div w:id="1022053141">
              <w:marLeft w:val="0"/>
              <w:marRight w:val="0"/>
              <w:marTop w:val="0"/>
              <w:marBottom w:val="0"/>
              <w:divBdr>
                <w:top w:val="none" w:sz="0" w:space="0" w:color="auto"/>
                <w:left w:val="none" w:sz="0" w:space="0" w:color="auto"/>
                <w:bottom w:val="none" w:sz="0" w:space="0" w:color="auto"/>
                <w:right w:val="none" w:sz="0" w:space="0" w:color="auto"/>
              </w:divBdr>
            </w:div>
            <w:div w:id="1022785866">
              <w:marLeft w:val="0"/>
              <w:marRight w:val="0"/>
              <w:marTop w:val="0"/>
              <w:marBottom w:val="0"/>
              <w:divBdr>
                <w:top w:val="none" w:sz="0" w:space="0" w:color="auto"/>
                <w:left w:val="none" w:sz="0" w:space="0" w:color="auto"/>
                <w:bottom w:val="none" w:sz="0" w:space="0" w:color="auto"/>
                <w:right w:val="none" w:sz="0" w:space="0" w:color="auto"/>
              </w:divBdr>
            </w:div>
            <w:div w:id="1022979846">
              <w:marLeft w:val="0"/>
              <w:marRight w:val="0"/>
              <w:marTop w:val="0"/>
              <w:marBottom w:val="0"/>
              <w:divBdr>
                <w:top w:val="none" w:sz="0" w:space="0" w:color="auto"/>
                <w:left w:val="none" w:sz="0" w:space="0" w:color="auto"/>
                <w:bottom w:val="none" w:sz="0" w:space="0" w:color="auto"/>
                <w:right w:val="none" w:sz="0" w:space="0" w:color="auto"/>
              </w:divBdr>
            </w:div>
            <w:div w:id="1025330892">
              <w:marLeft w:val="0"/>
              <w:marRight w:val="0"/>
              <w:marTop w:val="0"/>
              <w:marBottom w:val="0"/>
              <w:divBdr>
                <w:top w:val="none" w:sz="0" w:space="0" w:color="auto"/>
                <w:left w:val="none" w:sz="0" w:space="0" w:color="auto"/>
                <w:bottom w:val="none" w:sz="0" w:space="0" w:color="auto"/>
                <w:right w:val="none" w:sz="0" w:space="0" w:color="auto"/>
              </w:divBdr>
            </w:div>
            <w:div w:id="1025668945">
              <w:marLeft w:val="0"/>
              <w:marRight w:val="0"/>
              <w:marTop w:val="0"/>
              <w:marBottom w:val="0"/>
              <w:divBdr>
                <w:top w:val="none" w:sz="0" w:space="0" w:color="auto"/>
                <w:left w:val="none" w:sz="0" w:space="0" w:color="auto"/>
                <w:bottom w:val="none" w:sz="0" w:space="0" w:color="auto"/>
                <w:right w:val="none" w:sz="0" w:space="0" w:color="auto"/>
              </w:divBdr>
            </w:div>
            <w:div w:id="1027363920">
              <w:marLeft w:val="0"/>
              <w:marRight w:val="0"/>
              <w:marTop w:val="0"/>
              <w:marBottom w:val="0"/>
              <w:divBdr>
                <w:top w:val="none" w:sz="0" w:space="0" w:color="auto"/>
                <w:left w:val="none" w:sz="0" w:space="0" w:color="auto"/>
                <w:bottom w:val="none" w:sz="0" w:space="0" w:color="auto"/>
                <w:right w:val="none" w:sz="0" w:space="0" w:color="auto"/>
              </w:divBdr>
            </w:div>
            <w:div w:id="1029062191">
              <w:marLeft w:val="0"/>
              <w:marRight w:val="0"/>
              <w:marTop w:val="0"/>
              <w:marBottom w:val="0"/>
              <w:divBdr>
                <w:top w:val="none" w:sz="0" w:space="0" w:color="auto"/>
                <w:left w:val="none" w:sz="0" w:space="0" w:color="auto"/>
                <w:bottom w:val="none" w:sz="0" w:space="0" w:color="auto"/>
                <w:right w:val="none" w:sz="0" w:space="0" w:color="auto"/>
              </w:divBdr>
            </w:div>
            <w:div w:id="1029574027">
              <w:marLeft w:val="0"/>
              <w:marRight w:val="0"/>
              <w:marTop w:val="0"/>
              <w:marBottom w:val="0"/>
              <w:divBdr>
                <w:top w:val="none" w:sz="0" w:space="0" w:color="auto"/>
                <w:left w:val="none" w:sz="0" w:space="0" w:color="auto"/>
                <w:bottom w:val="none" w:sz="0" w:space="0" w:color="auto"/>
                <w:right w:val="none" w:sz="0" w:space="0" w:color="auto"/>
              </w:divBdr>
            </w:div>
            <w:div w:id="1029643086">
              <w:marLeft w:val="0"/>
              <w:marRight w:val="0"/>
              <w:marTop w:val="0"/>
              <w:marBottom w:val="0"/>
              <w:divBdr>
                <w:top w:val="none" w:sz="0" w:space="0" w:color="auto"/>
                <w:left w:val="none" w:sz="0" w:space="0" w:color="auto"/>
                <w:bottom w:val="none" w:sz="0" w:space="0" w:color="auto"/>
                <w:right w:val="none" w:sz="0" w:space="0" w:color="auto"/>
              </w:divBdr>
            </w:div>
            <w:div w:id="1030881876">
              <w:marLeft w:val="0"/>
              <w:marRight w:val="0"/>
              <w:marTop w:val="0"/>
              <w:marBottom w:val="0"/>
              <w:divBdr>
                <w:top w:val="none" w:sz="0" w:space="0" w:color="auto"/>
                <w:left w:val="none" w:sz="0" w:space="0" w:color="auto"/>
                <w:bottom w:val="none" w:sz="0" w:space="0" w:color="auto"/>
                <w:right w:val="none" w:sz="0" w:space="0" w:color="auto"/>
              </w:divBdr>
            </w:div>
            <w:div w:id="1031956226">
              <w:marLeft w:val="0"/>
              <w:marRight w:val="0"/>
              <w:marTop w:val="0"/>
              <w:marBottom w:val="0"/>
              <w:divBdr>
                <w:top w:val="none" w:sz="0" w:space="0" w:color="auto"/>
                <w:left w:val="none" w:sz="0" w:space="0" w:color="auto"/>
                <w:bottom w:val="none" w:sz="0" w:space="0" w:color="auto"/>
                <w:right w:val="none" w:sz="0" w:space="0" w:color="auto"/>
              </w:divBdr>
            </w:div>
            <w:div w:id="1033074441">
              <w:marLeft w:val="0"/>
              <w:marRight w:val="0"/>
              <w:marTop w:val="0"/>
              <w:marBottom w:val="0"/>
              <w:divBdr>
                <w:top w:val="none" w:sz="0" w:space="0" w:color="auto"/>
                <w:left w:val="none" w:sz="0" w:space="0" w:color="auto"/>
                <w:bottom w:val="none" w:sz="0" w:space="0" w:color="auto"/>
                <w:right w:val="none" w:sz="0" w:space="0" w:color="auto"/>
              </w:divBdr>
            </w:div>
            <w:div w:id="1033772338">
              <w:marLeft w:val="0"/>
              <w:marRight w:val="0"/>
              <w:marTop w:val="0"/>
              <w:marBottom w:val="0"/>
              <w:divBdr>
                <w:top w:val="none" w:sz="0" w:space="0" w:color="auto"/>
                <w:left w:val="none" w:sz="0" w:space="0" w:color="auto"/>
                <w:bottom w:val="none" w:sz="0" w:space="0" w:color="auto"/>
                <w:right w:val="none" w:sz="0" w:space="0" w:color="auto"/>
              </w:divBdr>
            </w:div>
            <w:div w:id="1035152264">
              <w:marLeft w:val="0"/>
              <w:marRight w:val="0"/>
              <w:marTop w:val="0"/>
              <w:marBottom w:val="0"/>
              <w:divBdr>
                <w:top w:val="none" w:sz="0" w:space="0" w:color="auto"/>
                <w:left w:val="none" w:sz="0" w:space="0" w:color="auto"/>
                <w:bottom w:val="none" w:sz="0" w:space="0" w:color="auto"/>
                <w:right w:val="none" w:sz="0" w:space="0" w:color="auto"/>
              </w:divBdr>
            </w:div>
            <w:div w:id="1035931146">
              <w:marLeft w:val="0"/>
              <w:marRight w:val="0"/>
              <w:marTop w:val="0"/>
              <w:marBottom w:val="0"/>
              <w:divBdr>
                <w:top w:val="none" w:sz="0" w:space="0" w:color="auto"/>
                <w:left w:val="none" w:sz="0" w:space="0" w:color="auto"/>
                <w:bottom w:val="none" w:sz="0" w:space="0" w:color="auto"/>
                <w:right w:val="none" w:sz="0" w:space="0" w:color="auto"/>
              </w:divBdr>
            </w:div>
            <w:div w:id="1036079514">
              <w:marLeft w:val="0"/>
              <w:marRight w:val="0"/>
              <w:marTop w:val="0"/>
              <w:marBottom w:val="0"/>
              <w:divBdr>
                <w:top w:val="none" w:sz="0" w:space="0" w:color="auto"/>
                <w:left w:val="none" w:sz="0" w:space="0" w:color="auto"/>
                <w:bottom w:val="none" w:sz="0" w:space="0" w:color="auto"/>
                <w:right w:val="none" w:sz="0" w:space="0" w:color="auto"/>
              </w:divBdr>
            </w:div>
            <w:div w:id="1036582974">
              <w:marLeft w:val="0"/>
              <w:marRight w:val="0"/>
              <w:marTop w:val="0"/>
              <w:marBottom w:val="0"/>
              <w:divBdr>
                <w:top w:val="none" w:sz="0" w:space="0" w:color="auto"/>
                <w:left w:val="none" w:sz="0" w:space="0" w:color="auto"/>
                <w:bottom w:val="none" w:sz="0" w:space="0" w:color="auto"/>
                <w:right w:val="none" w:sz="0" w:space="0" w:color="auto"/>
              </w:divBdr>
            </w:div>
            <w:div w:id="1037782305">
              <w:marLeft w:val="0"/>
              <w:marRight w:val="0"/>
              <w:marTop w:val="0"/>
              <w:marBottom w:val="0"/>
              <w:divBdr>
                <w:top w:val="none" w:sz="0" w:space="0" w:color="auto"/>
                <w:left w:val="none" w:sz="0" w:space="0" w:color="auto"/>
                <w:bottom w:val="none" w:sz="0" w:space="0" w:color="auto"/>
                <w:right w:val="none" w:sz="0" w:space="0" w:color="auto"/>
              </w:divBdr>
            </w:div>
            <w:div w:id="1038163734">
              <w:marLeft w:val="0"/>
              <w:marRight w:val="0"/>
              <w:marTop w:val="0"/>
              <w:marBottom w:val="0"/>
              <w:divBdr>
                <w:top w:val="none" w:sz="0" w:space="0" w:color="auto"/>
                <w:left w:val="none" w:sz="0" w:space="0" w:color="auto"/>
                <w:bottom w:val="none" w:sz="0" w:space="0" w:color="auto"/>
                <w:right w:val="none" w:sz="0" w:space="0" w:color="auto"/>
              </w:divBdr>
            </w:div>
            <w:div w:id="1039740795">
              <w:marLeft w:val="0"/>
              <w:marRight w:val="0"/>
              <w:marTop w:val="0"/>
              <w:marBottom w:val="0"/>
              <w:divBdr>
                <w:top w:val="none" w:sz="0" w:space="0" w:color="auto"/>
                <w:left w:val="none" w:sz="0" w:space="0" w:color="auto"/>
                <w:bottom w:val="none" w:sz="0" w:space="0" w:color="auto"/>
                <w:right w:val="none" w:sz="0" w:space="0" w:color="auto"/>
              </w:divBdr>
            </w:div>
            <w:div w:id="1039818342">
              <w:marLeft w:val="0"/>
              <w:marRight w:val="0"/>
              <w:marTop w:val="0"/>
              <w:marBottom w:val="0"/>
              <w:divBdr>
                <w:top w:val="none" w:sz="0" w:space="0" w:color="auto"/>
                <w:left w:val="none" w:sz="0" w:space="0" w:color="auto"/>
                <w:bottom w:val="none" w:sz="0" w:space="0" w:color="auto"/>
                <w:right w:val="none" w:sz="0" w:space="0" w:color="auto"/>
              </w:divBdr>
            </w:div>
            <w:div w:id="1042634698">
              <w:marLeft w:val="0"/>
              <w:marRight w:val="0"/>
              <w:marTop w:val="0"/>
              <w:marBottom w:val="0"/>
              <w:divBdr>
                <w:top w:val="none" w:sz="0" w:space="0" w:color="auto"/>
                <w:left w:val="none" w:sz="0" w:space="0" w:color="auto"/>
                <w:bottom w:val="none" w:sz="0" w:space="0" w:color="auto"/>
                <w:right w:val="none" w:sz="0" w:space="0" w:color="auto"/>
              </w:divBdr>
            </w:div>
            <w:div w:id="1047611447">
              <w:marLeft w:val="0"/>
              <w:marRight w:val="0"/>
              <w:marTop w:val="0"/>
              <w:marBottom w:val="0"/>
              <w:divBdr>
                <w:top w:val="none" w:sz="0" w:space="0" w:color="auto"/>
                <w:left w:val="none" w:sz="0" w:space="0" w:color="auto"/>
                <w:bottom w:val="none" w:sz="0" w:space="0" w:color="auto"/>
                <w:right w:val="none" w:sz="0" w:space="0" w:color="auto"/>
              </w:divBdr>
              <w:divsChild>
                <w:div w:id="1103111562">
                  <w:marLeft w:val="0"/>
                  <w:marRight w:val="0"/>
                  <w:marTop w:val="0"/>
                  <w:marBottom w:val="0"/>
                  <w:divBdr>
                    <w:top w:val="none" w:sz="0" w:space="0" w:color="auto"/>
                    <w:left w:val="none" w:sz="0" w:space="0" w:color="auto"/>
                    <w:bottom w:val="none" w:sz="0" w:space="0" w:color="auto"/>
                    <w:right w:val="none" w:sz="0" w:space="0" w:color="auto"/>
                  </w:divBdr>
                </w:div>
                <w:div w:id="1606234554">
                  <w:marLeft w:val="0"/>
                  <w:marRight w:val="0"/>
                  <w:marTop w:val="0"/>
                  <w:marBottom w:val="0"/>
                  <w:divBdr>
                    <w:top w:val="none" w:sz="0" w:space="0" w:color="auto"/>
                    <w:left w:val="none" w:sz="0" w:space="0" w:color="auto"/>
                    <w:bottom w:val="none" w:sz="0" w:space="0" w:color="auto"/>
                    <w:right w:val="none" w:sz="0" w:space="0" w:color="auto"/>
                  </w:divBdr>
                </w:div>
                <w:div w:id="1762094611">
                  <w:marLeft w:val="0"/>
                  <w:marRight w:val="0"/>
                  <w:marTop w:val="0"/>
                  <w:marBottom w:val="0"/>
                  <w:divBdr>
                    <w:top w:val="none" w:sz="0" w:space="0" w:color="auto"/>
                    <w:left w:val="none" w:sz="0" w:space="0" w:color="auto"/>
                    <w:bottom w:val="none" w:sz="0" w:space="0" w:color="auto"/>
                    <w:right w:val="none" w:sz="0" w:space="0" w:color="auto"/>
                  </w:divBdr>
                </w:div>
                <w:div w:id="1839534614">
                  <w:marLeft w:val="0"/>
                  <w:marRight w:val="0"/>
                  <w:marTop w:val="0"/>
                  <w:marBottom w:val="0"/>
                  <w:divBdr>
                    <w:top w:val="none" w:sz="0" w:space="0" w:color="auto"/>
                    <w:left w:val="none" w:sz="0" w:space="0" w:color="auto"/>
                    <w:bottom w:val="none" w:sz="0" w:space="0" w:color="auto"/>
                    <w:right w:val="none" w:sz="0" w:space="0" w:color="auto"/>
                  </w:divBdr>
                </w:div>
              </w:divsChild>
            </w:div>
            <w:div w:id="1047874069">
              <w:marLeft w:val="0"/>
              <w:marRight w:val="0"/>
              <w:marTop w:val="0"/>
              <w:marBottom w:val="0"/>
              <w:divBdr>
                <w:top w:val="none" w:sz="0" w:space="0" w:color="auto"/>
                <w:left w:val="none" w:sz="0" w:space="0" w:color="auto"/>
                <w:bottom w:val="none" w:sz="0" w:space="0" w:color="auto"/>
                <w:right w:val="none" w:sz="0" w:space="0" w:color="auto"/>
              </w:divBdr>
            </w:div>
            <w:div w:id="1048459741">
              <w:marLeft w:val="0"/>
              <w:marRight w:val="0"/>
              <w:marTop w:val="0"/>
              <w:marBottom w:val="0"/>
              <w:divBdr>
                <w:top w:val="none" w:sz="0" w:space="0" w:color="auto"/>
                <w:left w:val="none" w:sz="0" w:space="0" w:color="auto"/>
                <w:bottom w:val="none" w:sz="0" w:space="0" w:color="auto"/>
                <w:right w:val="none" w:sz="0" w:space="0" w:color="auto"/>
              </w:divBdr>
            </w:div>
            <w:div w:id="1049111724">
              <w:marLeft w:val="0"/>
              <w:marRight w:val="0"/>
              <w:marTop w:val="0"/>
              <w:marBottom w:val="0"/>
              <w:divBdr>
                <w:top w:val="none" w:sz="0" w:space="0" w:color="auto"/>
                <w:left w:val="none" w:sz="0" w:space="0" w:color="auto"/>
                <w:bottom w:val="none" w:sz="0" w:space="0" w:color="auto"/>
                <w:right w:val="none" w:sz="0" w:space="0" w:color="auto"/>
              </w:divBdr>
            </w:div>
            <w:div w:id="1049767786">
              <w:marLeft w:val="0"/>
              <w:marRight w:val="0"/>
              <w:marTop w:val="0"/>
              <w:marBottom w:val="0"/>
              <w:divBdr>
                <w:top w:val="none" w:sz="0" w:space="0" w:color="auto"/>
                <w:left w:val="none" w:sz="0" w:space="0" w:color="auto"/>
                <w:bottom w:val="none" w:sz="0" w:space="0" w:color="auto"/>
                <w:right w:val="none" w:sz="0" w:space="0" w:color="auto"/>
              </w:divBdr>
            </w:div>
            <w:div w:id="1050030982">
              <w:marLeft w:val="0"/>
              <w:marRight w:val="0"/>
              <w:marTop w:val="0"/>
              <w:marBottom w:val="0"/>
              <w:divBdr>
                <w:top w:val="none" w:sz="0" w:space="0" w:color="auto"/>
                <w:left w:val="none" w:sz="0" w:space="0" w:color="auto"/>
                <w:bottom w:val="none" w:sz="0" w:space="0" w:color="auto"/>
                <w:right w:val="none" w:sz="0" w:space="0" w:color="auto"/>
              </w:divBdr>
            </w:div>
            <w:div w:id="1051809981">
              <w:marLeft w:val="0"/>
              <w:marRight w:val="0"/>
              <w:marTop w:val="0"/>
              <w:marBottom w:val="0"/>
              <w:divBdr>
                <w:top w:val="none" w:sz="0" w:space="0" w:color="auto"/>
                <w:left w:val="none" w:sz="0" w:space="0" w:color="auto"/>
                <w:bottom w:val="none" w:sz="0" w:space="0" w:color="auto"/>
                <w:right w:val="none" w:sz="0" w:space="0" w:color="auto"/>
              </w:divBdr>
            </w:div>
            <w:div w:id="1052004471">
              <w:marLeft w:val="0"/>
              <w:marRight w:val="0"/>
              <w:marTop w:val="0"/>
              <w:marBottom w:val="0"/>
              <w:divBdr>
                <w:top w:val="none" w:sz="0" w:space="0" w:color="auto"/>
                <w:left w:val="none" w:sz="0" w:space="0" w:color="auto"/>
                <w:bottom w:val="none" w:sz="0" w:space="0" w:color="auto"/>
                <w:right w:val="none" w:sz="0" w:space="0" w:color="auto"/>
              </w:divBdr>
            </w:div>
            <w:div w:id="1052463362">
              <w:marLeft w:val="0"/>
              <w:marRight w:val="0"/>
              <w:marTop w:val="0"/>
              <w:marBottom w:val="0"/>
              <w:divBdr>
                <w:top w:val="none" w:sz="0" w:space="0" w:color="auto"/>
                <w:left w:val="none" w:sz="0" w:space="0" w:color="auto"/>
                <w:bottom w:val="none" w:sz="0" w:space="0" w:color="auto"/>
                <w:right w:val="none" w:sz="0" w:space="0" w:color="auto"/>
              </w:divBdr>
            </w:div>
            <w:div w:id="1054086661">
              <w:marLeft w:val="0"/>
              <w:marRight w:val="0"/>
              <w:marTop w:val="0"/>
              <w:marBottom w:val="0"/>
              <w:divBdr>
                <w:top w:val="none" w:sz="0" w:space="0" w:color="auto"/>
                <w:left w:val="none" w:sz="0" w:space="0" w:color="auto"/>
                <w:bottom w:val="none" w:sz="0" w:space="0" w:color="auto"/>
                <w:right w:val="none" w:sz="0" w:space="0" w:color="auto"/>
              </w:divBdr>
            </w:div>
            <w:div w:id="1055351911">
              <w:marLeft w:val="0"/>
              <w:marRight w:val="0"/>
              <w:marTop w:val="0"/>
              <w:marBottom w:val="0"/>
              <w:divBdr>
                <w:top w:val="none" w:sz="0" w:space="0" w:color="auto"/>
                <w:left w:val="none" w:sz="0" w:space="0" w:color="auto"/>
                <w:bottom w:val="none" w:sz="0" w:space="0" w:color="auto"/>
                <w:right w:val="none" w:sz="0" w:space="0" w:color="auto"/>
              </w:divBdr>
            </w:div>
            <w:div w:id="1058355159">
              <w:marLeft w:val="0"/>
              <w:marRight w:val="0"/>
              <w:marTop w:val="0"/>
              <w:marBottom w:val="0"/>
              <w:divBdr>
                <w:top w:val="none" w:sz="0" w:space="0" w:color="auto"/>
                <w:left w:val="none" w:sz="0" w:space="0" w:color="auto"/>
                <w:bottom w:val="none" w:sz="0" w:space="0" w:color="auto"/>
                <w:right w:val="none" w:sz="0" w:space="0" w:color="auto"/>
              </w:divBdr>
            </w:div>
            <w:div w:id="1062679709">
              <w:marLeft w:val="0"/>
              <w:marRight w:val="0"/>
              <w:marTop w:val="0"/>
              <w:marBottom w:val="0"/>
              <w:divBdr>
                <w:top w:val="none" w:sz="0" w:space="0" w:color="auto"/>
                <w:left w:val="none" w:sz="0" w:space="0" w:color="auto"/>
                <w:bottom w:val="none" w:sz="0" w:space="0" w:color="auto"/>
                <w:right w:val="none" w:sz="0" w:space="0" w:color="auto"/>
              </w:divBdr>
            </w:div>
            <w:div w:id="1062829372">
              <w:marLeft w:val="0"/>
              <w:marRight w:val="0"/>
              <w:marTop w:val="0"/>
              <w:marBottom w:val="0"/>
              <w:divBdr>
                <w:top w:val="none" w:sz="0" w:space="0" w:color="auto"/>
                <w:left w:val="none" w:sz="0" w:space="0" w:color="auto"/>
                <w:bottom w:val="none" w:sz="0" w:space="0" w:color="auto"/>
                <w:right w:val="none" w:sz="0" w:space="0" w:color="auto"/>
              </w:divBdr>
            </w:div>
            <w:div w:id="1063288713">
              <w:marLeft w:val="0"/>
              <w:marRight w:val="0"/>
              <w:marTop w:val="0"/>
              <w:marBottom w:val="0"/>
              <w:divBdr>
                <w:top w:val="none" w:sz="0" w:space="0" w:color="auto"/>
                <w:left w:val="none" w:sz="0" w:space="0" w:color="auto"/>
                <w:bottom w:val="none" w:sz="0" w:space="0" w:color="auto"/>
                <w:right w:val="none" w:sz="0" w:space="0" w:color="auto"/>
              </w:divBdr>
            </w:div>
            <w:div w:id="1064328026">
              <w:marLeft w:val="0"/>
              <w:marRight w:val="0"/>
              <w:marTop w:val="0"/>
              <w:marBottom w:val="0"/>
              <w:divBdr>
                <w:top w:val="none" w:sz="0" w:space="0" w:color="auto"/>
                <w:left w:val="none" w:sz="0" w:space="0" w:color="auto"/>
                <w:bottom w:val="none" w:sz="0" w:space="0" w:color="auto"/>
                <w:right w:val="none" w:sz="0" w:space="0" w:color="auto"/>
              </w:divBdr>
            </w:div>
            <w:div w:id="1065372725">
              <w:marLeft w:val="0"/>
              <w:marRight w:val="0"/>
              <w:marTop w:val="0"/>
              <w:marBottom w:val="0"/>
              <w:divBdr>
                <w:top w:val="none" w:sz="0" w:space="0" w:color="auto"/>
                <w:left w:val="none" w:sz="0" w:space="0" w:color="auto"/>
                <w:bottom w:val="none" w:sz="0" w:space="0" w:color="auto"/>
                <w:right w:val="none" w:sz="0" w:space="0" w:color="auto"/>
              </w:divBdr>
            </w:div>
            <w:div w:id="1068531100">
              <w:marLeft w:val="0"/>
              <w:marRight w:val="0"/>
              <w:marTop w:val="0"/>
              <w:marBottom w:val="0"/>
              <w:divBdr>
                <w:top w:val="none" w:sz="0" w:space="0" w:color="auto"/>
                <w:left w:val="none" w:sz="0" w:space="0" w:color="auto"/>
                <w:bottom w:val="none" w:sz="0" w:space="0" w:color="auto"/>
                <w:right w:val="none" w:sz="0" w:space="0" w:color="auto"/>
              </w:divBdr>
            </w:div>
            <w:div w:id="1070423305">
              <w:marLeft w:val="0"/>
              <w:marRight w:val="0"/>
              <w:marTop w:val="0"/>
              <w:marBottom w:val="0"/>
              <w:divBdr>
                <w:top w:val="none" w:sz="0" w:space="0" w:color="auto"/>
                <w:left w:val="none" w:sz="0" w:space="0" w:color="auto"/>
                <w:bottom w:val="none" w:sz="0" w:space="0" w:color="auto"/>
                <w:right w:val="none" w:sz="0" w:space="0" w:color="auto"/>
              </w:divBdr>
            </w:div>
            <w:div w:id="1070619675">
              <w:marLeft w:val="0"/>
              <w:marRight w:val="0"/>
              <w:marTop w:val="0"/>
              <w:marBottom w:val="0"/>
              <w:divBdr>
                <w:top w:val="none" w:sz="0" w:space="0" w:color="auto"/>
                <w:left w:val="none" w:sz="0" w:space="0" w:color="auto"/>
                <w:bottom w:val="none" w:sz="0" w:space="0" w:color="auto"/>
                <w:right w:val="none" w:sz="0" w:space="0" w:color="auto"/>
              </w:divBdr>
            </w:div>
            <w:div w:id="1071319096">
              <w:marLeft w:val="0"/>
              <w:marRight w:val="0"/>
              <w:marTop w:val="0"/>
              <w:marBottom w:val="0"/>
              <w:divBdr>
                <w:top w:val="none" w:sz="0" w:space="0" w:color="auto"/>
                <w:left w:val="none" w:sz="0" w:space="0" w:color="auto"/>
                <w:bottom w:val="none" w:sz="0" w:space="0" w:color="auto"/>
                <w:right w:val="none" w:sz="0" w:space="0" w:color="auto"/>
              </w:divBdr>
            </w:div>
            <w:div w:id="1071392971">
              <w:marLeft w:val="0"/>
              <w:marRight w:val="0"/>
              <w:marTop w:val="0"/>
              <w:marBottom w:val="0"/>
              <w:divBdr>
                <w:top w:val="none" w:sz="0" w:space="0" w:color="auto"/>
                <w:left w:val="none" w:sz="0" w:space="0" w:color="auto"/>
                <w:bottom w:val="none" w:sz="0" w:space="0" w:color="auto"/>
                <w:right w:val="none" w:sz="0" w:space="0" w:color="auto"/>
              </w:divBdr>
            </w:div>
            <w:div w:id="1072391350">
              <w:marLeft w:val="0"/>
              <w:marRight w:val="0"/>
              <w:marTop w:val="0"/>
              <w:marBottom w:val="0"/>
              <w:divBdr>
                <w:top w:val="none" w:sz="0" w:space="0" w:color="auto"/>
                <w:left w:val="none" w:sz="0" w:space="0" w:color="auto"/>
                <w:bottom w:val="none" w:sz="0" w:space="0" w:color="auto"/>
                <w:right w:val="none" w:sz="0" w:space="0" w:color="auto"/>
              </w:divBdr>
            </w:div>
            <w:div w:id="1073309349">
              <w:marLeft w:val="0"/>
              <w:marRight w:val="0"/>
              <w:marTop w:val="0"/>
              <w:marBottom w:val="0"/>
              <w:divBdr>
                <w:top w:val="none" w:sz="0" w:space="0" w:color="auto"/>
                <w:left w:val="none" w:sz="0" w:space="0" w:color="auto"/>
                <w:bottom w:val="none" w:sz="0" w:space="0" w:color="auto"/>
                <w:right w:val="none" w:sz="0" w:space="0" w:color="auto"/>
              </w:divBdr>
              <w:divsChild>
                <w:div w:id="1039665558">
                  <w:marLeft w:val="0"/>
                  <w:marRight w:val="0"/>
                  <w:marTop w:val="0"/>
                  <w:marBottom w:val="0"/>
                  <w:divBdr>
                    <w:top w:val="none" w:sz="0" w:space="0" w:color="auto"/>
                    <w:left w:val="none" w:sz="0" w:space="0" w:color="auto"/>
                    <w:bottom w:val="none" w:sz="0" w:space="0" w:color="auto"/>
                    <w:right w:val="none" w:sz="0" w:space="0" w:color="auto"/>
                  </w:divBdr>
                </w:div>
                <w:div w:id="1040520889">
                  <w:marLeft w:val="0"/>
                  <w:marRight w:val="0"/>
                  <w:marTop w:val="0"/>
                  <w:marBottom w:val="0"/>
                  <w:divBdr>
                    <w:top w:val="none" w:sz="0" w:space="0" w:color="auto"/>
                    <w:left w:val="none" w:sz="0" w:space="0" w:color="auto"/>
                    <w:bottom w:val="none" w:sz="0" w:space="0" w:color="auto"/>
                    <w:right w:val="none" w:sz="0" w:space="0" w:color="auto"/>
                  </w:divBdr>
                </w:div>
                <w:div w:id="1481462639">
                  <w:marLeft w:val="0"/>
                  <w:marRight w:val="0"/>
                  <w:marTop w:val="0"/>
                  <w:marBottom w:val="0"/>
                  <w:divBdr>
                    <w:top w:val="none" w:sz="0" w:space="0" w:color="auto"/>
                    <w:left w:val="none" w:sz="0" w:space="0" w:color="auto"/>
                    <w:bottom w:val="none" w:sz="0" w:space="0" w:color="auto"/>
                    <w:right w:val="none" w:sz="0" w:space="0" w:color="auto"/>
                  </w:divBdr>
                </w:div>
                <w:div w:id="2139376820">
                  <w:marLeft w:val="0"/>
                  <w:marRight w:val="0"/>
                  <w:marTop w:val="0"/>
                  <w:marBottom w:val="0"/>
                  <w:divBdr>
                    <w:top w:val="none" w:sz="0" w:space="0" w:color="auto"/>
                    <w:left w:val="none" w:sz="0" w:space="0" w:color="auto"/>
                    <w:bottom w:val="none" w:sz="0" w:space="0" w:color="auto"/>
                    <w:right w:val="none" w:sz="0" w:space="0" w:color="auto"/>
                  </w:divBdr>
                </w:div>
              </w:divsChild>
            </w:div>
            <w:div w:id="1075052830">
              <w:marLeft w:val="0"/>
              <w:marRight w:val="0"/>
              <w:marTop w:val="0"/>
              <w:marBottom w:val="0"/>
              <w:divBdr>
                <w:top w:val="none" w:sz="0" w:space="0" w:color="auto"/>
                <w:left w:val="none" w:sz="0" w:space="0" w:color="auto"/>
                <w:bottom w:val="none" w:sz="0" w:space="0" w:color="auto"/>
                <w:right w:val="none" w:sz="0" w:space="0" w:color="auto"/>
              </w:divBdr>
            </w:div>
            <w:div w:id="1075199534">
              <w:marLeft w:val="0"/>
              <w:marRight w:val="0"/>
              <w:marTop w:val="0"/>
              <w:marBottom w:val="0"/>
              <w:divBdr>
                <w:top w:val="none" w:sz="0" w:space="0" w:color="auto"/>
                <w:left w:val="none" w:sz="0" w:space="0" w:color="auto"/>
                <w:bottom w:val="none" w:sz="0" w:space="0" w:color="auto"/>
                <w:right w:val="none" w:sz="0" w:space="0" w:color="auto"/>
              </w:divBdr>
            </w:div>
            <w:div w:id="1075277417">
              <w:marLeft w:val="0"/>
              <w:marRight w:val="0"/>
              <w:marTop w:val="0"/>
              <w:marBottom w:val="0"/>
              <w:divBdr>
                <w:top w:val="none" w:sz="0" w:space="0" w:color="auto"/>
                <w:left w:val="none" w:sz="0" w:space="0" w:color="auto"/>
                <w:bottom w:val="none" w:sz="0" w:space="0" w:color="auto"/>
                <w:right w:val="none" w:sz="0" w:space="0" w:color="auto"/>
              </w:divBdr>
            </w:div>
            <w:div w:id="1076561008">
              <w:marLeft w:val="0"/>
              <w:marRight w:val="0"/>
              <w:marTop w:val="0"/>
              <w:marBottom w:val="0"/>
              <w:divBdr>
                <w:top w:val="none" w:sz="0" w:space="0" w:color="auto"/>
                <w:left w:val="none" w:sz="0" w:space="0" w:color="auto"/>
                <w:bottom w:val="none" w:sz="0" w:space="0" w:color="auto"/>
                <w:right w:val="none" w:sz="0" w:space="0" w:color="auto"/>
              </w:divBdr>
            </w:div>
            <w:div w:id="1076826437">
              <w:marLeft w:val="0"/>
              <w:marRight w:val="0"/>
              <w:marTop w:val="0"/>
              <w:marBottom w:val="0"/>
              <w:divBdr>
                <w:top w:val="none" w:sz="0" w:space="0" w:color="auto"/>
                <w:left w:val="none" w:sz="0" w:space="0" w:color="auto"/>
                <w:bottom w:val="none" w:sz="0" w:space="0" w:color="auto"/>
                <w:right w:val="none" w:sz="0" w:space="0" w:color="auto"/>
              </w:divBdr>
            </w:div>
            <w:div w:id="1079402753">
              <w:marLeft w:val="0"/>
              <w:marRight w:val="0"/>
              <w:marTop w:val="0"/>
              <w:marBottom w:val="0"/>
              <w:divBdr>
                <w:top w:val="none" w:sz="0" w:space="0" w:color="auto"/>
                <w:left w:val="none" w:sz="0" w:space="0" w:color="auto"/>
                <w:bottom w:val="none" w:sz="0" w:space="0" w:color="auto"/>
                <w:right w:val="none" w:sz="0" w:space="0" w:color="auto"/>
              </w:divBdr>
            </w:div>
            <w:div w:id="1079643967">
              <w:marLeft w:val="0"/>
              <w:marRight w:val="0"/>
              <w:marTop w:val="0"/>
              <w:marBottom w:val="0"/>
              <w:divBdr>
                <w:top w:val="none" w:sz="0" w:space="0" w:color="auto"/>
                <w:left w:val="none" w:sz="0" w:space="0" w:color="auto"/>
                <w:bottom w:val="none" w:sz="0" w:space="0" w:color="auto"/>
                <w:right w:val="none" w:sz="0" w:space="0" w:color="auto"/>
              </w:divBdr>
            </w:div>
            <w:div w:id="1080324650">
              <w:marLeft w:val="0"/>
              <w:marRight w:val="0"/>
              <w:marTop w:val="0"/>
              <w:marBottom w:val="0"/>
              <w:divBdr>
                <w:top w:val="none" w:sz="0" w:space="0" w:color="auto"/>
                <w:left w:val="none" w:sz="0" w:space="0" w:color="auto"/>
                <w:bottom w:val="none" w:sz="0" w:space="0" w:color="auto"/>
                <w:right w:val="none" w:sz="0" w:space="0" w:color="auto"/>
              </w:divBdr>
            </w:div>
            <w:div w:id="1081293509">
              <w:marLeft w:val="0"/>
              <w:marRight w:val="0"/>
              <w:marTop w:val="0"/>
              <w:marBottom w:val="0"/>
              <w:divBdr>
                <w:top w:val="none" w:sz="0" w:space="0" w:color="auto"/>
                <w:left w:val="none" w:sz="0" w:space="0" w:color="auto"/>
                <w:bottom w:val="none" w:sz="0" w:space="0" w:color="auto"/>
                <w:right w:val="none" w:sz="0" w:space="0" w:color="auto"/>
              </w:divBdr>
            </w:div>
            <w:div w:id="1084107189">
              <w:marLeft w:val="0"/>
              <w:marRight w:val="0"/>
              <w:marTop w:val="0"/>
              <w:marBottom w:val="0"/>
              <w:divBdr>
                <w:top w:val="none" w:sz="0" w:space="0" w:color="auto"/>
                <w:left w:val="none" w:sz="0" w:space="0" w:color="auto"/>
                <w:bottom w:val="none" w:sz="0" w:space="0" w:color="auto"/>
                <w:right w:val="none" w:sz="0" w:space="0" w:color="auto"/>
              </w:divBdr>
            </w:div>
            <w:div w:id="1086078863">
              <w:marLeft w:val="0"/>
              <w:marRight w:val="0"/>
              <w:marTop w:val="0"/>
              <w:marBottom w:val="0"/>
              <w:divBdr>
                <w:top w:val="none" w:sz="0" w:space="0" w:color="auto"/>
                <w:left w:val="none" w:sz="0" w:space="0" w:color="auto"/>
                <w:bottom w:val="none" w:sz="0" w:space="0" w:color="auto"/>
                <w:right w:val="none" w:sz="0" w:space="0" w:color="auto"/>
              </w:divBdr>
            </w:div>
            <w:div w:id="1086876400">
              <w:marLeft w:val="0"/>
              <w:marRight w:val="0"/>
              <w:marTop w:val="0"/>
              <w:marBottom w:val="0"/>
              <w:divBdr>
                <w:top w:val="none" w:sz="0" w:space="0" w:color="auto"/>
                <w:left w:val="none" w:sz="0" w:space="0" w:color="auto"/>
                <w:bottom w:val="none" w:sz="0" w:space="0" w:color="auto"/>
                <w:right w:val="none" w:sz="0" w:space="0" w:color="auto"/>
              </w:divBdr>
            </w:div>
            <w:div w:id="1089883273">
              <w:marLeft w:val="0"/>
              <w:marRight w:val="0"/>
              <w:marTop w:val="0"/>
              <w:marBottom w:val="0"/>
              <w:divBdr>
                <w:top w:val="none" w:sz="0" w:space="0" w:color="auto"/>
                <w:left w:val="none" w:sz="0" w:space="0" w:color="auto"/>
                <w:bottom w:val="none" w:sz="0" w:space="0" w:color="auto"/>
                <w:right w:val="none" w:sz="0" w:space="0" w:color="auto"/>
              </w:divBdr>
            </w:div>
            <w:div w:id="1092435389">
              <w:marLeft w:val="0"/>
              <w:marRight w:val="0"/>
              <w:marTop w:val="0"/>
              <w:marBottom w:val="0"/>
              <w:divBdr>
                <w:top w:val="none" w:sz="0" w:space="0" w:color="auto"/>
                <w:left w:val="none" w:sz="0" w:space="0" w:color="auto"/>
                <w:bottom w:val="none" w:sz="0" w:space="0" w:color="auto"/>
                <w:right w:val="none" w:sz="0" w:space="0" w:color="auto"/>
              </w:divBdr>
            </w:div>
            <w:div w:id="1093747138">
              <w:marLeft w:val="0"/>
              <w:marRight w:val="0"/>
              <w:marTop w:val="0"/>
              <w:marBottom w:val="0"/>
              <w:divBdr>
                <w:top w:val="none" w:sz="0" w:space="0" w:color="auto"/>
                <w:left w:val="none" w:sz="0" w:space="0" w:color="auto"/>
                <w:bottom w:val="none" w:sz="0" w:space="0" w:color="auto"/>
                <w:right w:val="none" w:sz="0" w:space="0" w:color="auto"/>
              </w:divBdr>
            </w:div>
            <w:div w:id="1095857155">
              <w:marLeft w:val="0"/>
              <w:marRight w:val="0"/>
              <w:marTop w:val="0"/>
              <w:marBottom w:val="0"/>
              <w:divBdr>
                <w:top w:val="none" w:sz="0" w:space="0" w:color="auto"/>
                <w:left w:val="none" w:sz="0" w:space="0" w:color="auto"/>
                <w:bottom w:val="none" w:sz="0" w:space="0" w:color="auto"/>
                <w:right w:val="none" w:sz="0" w:space="0" w:color="auto"/>
              </w:divBdr>
            </w:div>
            <w:div w:id="1098600437">
              <w:marLeft w:val="0"/>
              <w:marRight w:val="0"/>
              <w:marTop w:val="0"/>
              <w:marBottom w:val="0"/>
              <w:divBdr>
                <w:top w:val="none" w:sz="0" w:space="0" w:color="auto"/>
                <w:left w:val="none" w:sz="0" w:space="0" w:color="auto"/>
                <w:bottom w:val="none" w:sz="0" w:space="0" w:color="auto"/>
                <w:right w:val="none" w:sz="0" w:space="0" w:color="auto"/>
              </w:divBdr>
            </w:div>
            <w:div w:id="1100416170">
              <w:marLeft w:val="0"/>
              <w:marRight w:val="0"/>
              <w:marTop w:val="0"/>
              <w:marBottom w:val="0"/>
              <w:divBdr>
                <w:top w:val="none" w:sz="0" w:space="0" w:color="auto"/>
                <w:left w:val="none" w:sz="0" w:space="0" w:color="auto"/>
                <w:bottom w:val="none" w:sz="0" w:space="0" w:color="auto"/>
                <w:right w:val="none" w:sz="0" w:space="0" w:color="auto"/>
              </w:divBdr>
            </w:div>
            <w:div w:id="1105927307">
              <w:marLeft w:val="0"/>
              <w:marRight w:val="0"/>
              <w:marTop w:val="0"/>
              <w:marBottom w:val="0"/>
              <w:divBdr>
                <w:top w:val="none" w:sz="0" w:space="0" w:color="auto"/>
                <w:left w:val="none" w:sz="0" w:space="0" w:color="auto"/>
                <w:bottom w:val="none" w:sz="0" w:space="0" w:color="auto"/>
                <w:right w:val="none" w:sz="0" w:space="0" w:color="auto"/>
              </w:divBdr>
            </w:div>
            <w:div w:id="1106849297">
              <w:marLeft w:val="0"/>
              <w:marRight w:val="0"/>
              <w:marTop w:val="0"/>
              <w:marBottom w:val="0"/>
              <w:divBdr>
                <w:top w:val="none" w:sz="0" w:space="0" w:color="auto"/>
                <w:left w:val="none" w:sz="0" w:space="0" w:color="auto"/>
                <w:bottom w:val="none" w:sz="0" w:space="0" w:color="auto"/>
                <w:right w:val="none" w:sz="0" w:space="0" w:color="auto"/>
              </w:divBdr>
            </w:div>
            <w:div w:id="1109397061">
              <w:marLeft w:val="0"/>
              <w:marRight w:val="0"/>
              <w:marTop w:val="0"/>
              <w:marBottom w:val="0"/>
              <w:divBdr>
                <w:top w:val="none" w:sz="0" w:space="0" w:color="auto"/>
                <w:left w:val="none" w:sz="0" w:space="0" w:color="auto"/>
                <w:bottom w:val="none" w:sz="0" w:space="0" w:color="auto"/>
                <w:right w:val="none" w:sz="0" w:space="0" w:color="auto"/>
              </w:divBdr>
            </w:div>
            <w:div w:id="1109856047">
              <w:marLeft w:val="0"/>
              <w:marRight w:val="0"/>
              <w:marTop w:val="0"/>
              <w:marBottom w:val="0"/>
              <w:divBdr>
                <w:top w:val="none" w:sz="0" w:space="0" w:color="auto"/>
                <w:left w:val="none" w:sz="0" w:space="0" w:color="auto"/>
                <w:bottom w:val="none" w:sz="0" w:space="0" w:color="auto"/>
                <w:right w:val="none" w:sz="0" w:space="0" w:color="auto"/>
              </w:divBdr>
            </w:div>
            <w:div w:id="1111440388">
              <w:marLeft w:val="0"/>
              <w:marRight w:val="0"/>
              <w:marTop w:val="0"/>
              <w:marBottom w:val="0"/>
              <w:divBdr>
                <w:top w:val="none" w:sz="0" w:space="0" w:color="auto"/>
                <w:left w:val="none" w:sz="0" w:space="0" w:color="auto"/>
                <w:bottom w:val="none" w:sz="0" w:space="0" w:color="auto"/>
                <w:right w:val="none" w:sz="0" w:space="0" w:color="auto"/>
              </w:divBdr>
            </w:div>
            <w:div w:id="1111707754">
              <w:marLeft w:val="0"/>
              <w:marRight w:val="0"/>
              <w:marTop w:val="0"/>
              <w:marBottom w:val="0"/>
              <w:divBdr>
                <w:top w:val="none" w:sz="0" w:space="0" w:color="auto"/>
                <w:left w:val="none" w:sz="0" w:space="0" w:color="auto"/>
                <w:bottom w:val="none" w:sz="0" w:space="0" w:color="auto"/>
                <w:right w:val="none" w:sz="0" w:space="0" w:color="auto"/>
              </w:divBdr>
            </w:div>
            <w:div w:id="1112165713">
              <w:marLeft w:val="0"/>
              <w:marRight w:val="0"/>
              <w:marTop w:val="0"/>
              <w:marBottom w:val="0"/>
              <w:divBdr>
                <w:top w:val="none" w:sz="0" w:space="0" w:color="auto"/>
                <w:left w:val="none" w:sz="0" w:space="0" w:color="auto"/>
                <w:bottom w:val="none" w:sz="0" w:space="0" w:color="auto"/>
                <w:right w:val="none" w:sz="0" w:space="0" w:color="auto"/>
              </w:divBdr>
            </w:div>
            <w:div w:id="1115296025">
              <w:marLeft w:val="0"/>
              <w:marRight w:val="0"/>
              <w:marTop w:val="0"/>
              <w:marBottom w:val="0"/>
              <w:divBdr>
                <w:top w:val="none" w:sz="0" w:space="0" w:color="auto"/>
                <w:left w:val="none" w:sz="0" w:space="0" w:color="auto"/>
                <w:bottom w:val="none" w:sz="0" w:space="0" w:color="auto"/>
                <w:right w:val="none" w:sz="0" w:space="0" w:color="auto"/>
              </w:divBdr>
            </w:div>
            <w:div w:id="1116289393">
              <w:marLeft w:val="0"/>
              <w:marRight w:val="0"/>
              <w:marTop w:val="0"/>
              <w:marBottom w:val="0"/>
              <w:divBdr>
                <w:top w:val="none" w:sz="0" w:space="0" w:color="auto"/>
                <w:left w:val="none" w:sz="0" w:space="0" w:color="auto"/>
                <w:bottom w:val="none" w:sz="0" w:space="0" w:color="auto"/>
                <w:right w:val="none" w:sz="0" w:space="0" w:color="auto"/>
              </w:divBdr>
            </w:div>
            <w:div w:id="1120688754">
              <w:marLeft w:val="0"/>
              <w:marRight w:val="0"/>
              <w:marTop w:val="0"/>
              <w:marBottom w:val="0"/>
              <w:divBdr>
                <w:top w:val="none" w:sz="0" w:space="0" w:color="auto"/>
                <w:left w:val="none" w:sz="0" w:space="0" w:color="auto"/>
                <w:bottom w:val="none" w:sz="0" w:space="0" w:color="auto"/>
                <w:right w:val="none" w:sz="0" w:space="0" w:color="auto"/>
              </w:divBdr>
            </w:div>
            <w:div w:id="1127893580">
              <w:marLeft w:val="0"/>
              <w:marRight w:val="0"/>
              <w:marTop w:val="0"/>
              <w:marBottom w:val="0"/>
              <w:divBdr>
                <w:top w:val="none" w:sz="0" w:space="0" w:color="auto"/>
                <w:left w:val="none" w:sz="0" w:space="0" w:color="auto"/>
                <w:bottom w:val="none" w:sz="0" w:space="0" w:color="auto"/>
                <w:right w:val="none" w:sz="0" w:space="0" w:color="auto"/>
              </w:divBdr>
            </w:div>
            <w:div w:id="1130441738">
              <w:marLeft w:val="0"/>
              <w:marRight w:val="0"/>
              <w:marTop w:val="0"/>
              <w:marBottom w:val="0"/>
              <w:divBdr>
                <w:top w:val="none" w:sz="0" w:space="0" w:color="auto"/>
                <w:left w:val="none" w:sz="0" w:space="0" w:color="auto"/>
                <w:bottom w:val="none" w:sz="0" w:space="0" w:color="auto"/>
                <w:right w:val="none" w:sz="0" w:space="0" w:color="auto"/>
              </w:divBdr>
            </w:div>
            <w:div w:id="1132867066">
              <w:marLeft w:val="0"/>
              <w:marRight w:val="0"/>
              <w:marTop w:val="0"/>
              <w:marBottom w:val="0"/>
              <w:divBdr>
                <w:top w:val="none" w:sz="0" w:space="0" w:color="auto"/>
                <w:left w:val="none" w:sz="0" w:space="0" w:color="auto"/>
                <w:bottom w:val="none" w:sz="0" w:space="0" w:color="auto"/>
                <w:right w:val="none" w:sz="0" w:space="0" w:color="auto"/>
              </w:divBdr>
            </w:div>
            <w:div w:id="1136339526">
              <w:marLeft w:val="0"/>
              <w:marRight w:val="0"/>
              <w:marTop w:val="0"/>
              <w:marBottom w:val="0"/>
              <w:divBdr>
                <w:top w:val="none" w:sz="0" w:space="0" w:color="auto"/>
                <w:left w:val="none" w:sz="0" w:space="0" w:color="auto"/>
                <w:bottom w:val="none" w:sz="0" w:space="0" w:color="auto"/>
                <w:right w:val="none" w:sz="0" w:space="0" w:color="auto"/>
              </w:divBdr>
            </w:div>
            <w:div w:id="1139802812">
              <w:marLeft w:val="0"/>
              <w:marRight w:val="0"/>
              <w:marTop w:val="0"/>
              <w:marBottom w:val="0"/>
              <w:divBdr>
                <w:top w:val="none" w:sz="0" w:space="0" w:color="auto"/>
                <w:left w:val="none" w:sz="0" w:space="0" w:color="auto"/>
                <w:bottom w:val="none" w:sz="0" w:space="0" w:color="auto"/>
                <w:right w:val="none" w:sz="0" w:space="0" w:color="auto"/>
              </w:divBdr>
            </w:div>
            <w:div w:id="1141775370">
              <w:marLeft w:val="0"/>
              <w:marRight w:val="0"/>
              <w:marTop w:val="0"/>
              <w:marBottom w:val="0"/>
              <w:divBdr>
                <w:top w:val="none" w:sz="0" w:space="0" w:color="auto"/>
                <w:left w:val="none" w:sz="0" w:space="0" w:color="auto"/>
                <w:bottom w:val="none" w:sz="0" w:space="0" w:color="auto"/>
                <w:right w:val="none" w:sz="0" w:space="0" w:color="auto"/>
              </w:divBdr>
            </w:div>
            <w:div w:id="1143890341">
              <w:marLeft w:val="0"/>
              <w:marRight w:val="0"/>
              <w:marTop w:val="0"/>
              <w:marBottom w:val="0"/>
              <w:divBdr>
                <w:top w:val="none" w:sz="0" w:space="0" w:color="auto"/>
                <w:left w:val="none" w:sz="0" w:space="0" w:color="auto"/>
                <w:bottom w:val="none" w:sz="0" w:space="0" w:color="auto"/>
                <w:right w:val="none" w:sz="0" w:space="0" w:color="auto"/>
              </w:divBdr>
            </w:div>
            <w:div w:id="1144008659">
              <w:marLeft w:val="0"/>
              <w:marRight w:val="0"/>
              <w:marTop w:val="0"/>
              <w:marBottom w:val="0"/>
              <w:divBdr>
                <w:top w:val="none" w:sz="0" w:space="0" w:color="auto"/>
                <w:left w:val="none" w:sz="0" w:space="0" w:color="auto"/>
                <w:bottom w:val="none" w:sz="0" w:space="0" w:color="auto"/>
                <w:right w:val="none" w:sz="0" w:space="0" w:color="auto"/>
              </w:divBdr>
            </w:div>
            <w:div w:id="1146825161">
              <w:marLeft w:val="0"/>
              <w:marRight w:val="0"/>
              <w:marTop w:val="0"/>
              <w:marBottom w:val="0"/>
              <w:divBdr>
                <w:top w:val="none" w:sz="0" w:space="0" w:color="auto"/>
                <w:left w:val="none" w:sz="0" w:space="0" w:color="auto"/>
                <w:bottom w:val="none" w:sz="0" w:space="0" w:color="auto"/>
                <w:right w:val="none" w:sz="0" w:space="0" w:color="auto"/>
              </w:divBdr>
            </w:div>
            <w:div w:id="1148782756">
              <w:marLeft w:val="0"/>
              <w:marRight w:val="0"/>
              <w:marTop w:val="0"/>
              <w:marBottom w:val="0"/>
              <w:divBdr>
                <w:top w:val="none" w:sz="0" w:space="0" w:color="auto"/>
                <w:left w:val="none" w:sz="0" w:space="0" w:color="auto"/>
                <w:bottom w:val="none" w:sz="0" w:space="0" w:color="auto"/>
                <w:right w:val="none" w:sz="0" w:space="0" w:color="auto"/>
              </w:divBdr>
            </w:div>
            <w:div w:id="1149899668">
              <w:marLeft w:val="0"/>
              <w:marRight w:val="0"/>
              <w:marTop w:val="0"/>
              <w:marBottom w:val="0"/>
              <w:divBdr>
                <w:top w:val="none" w:sz="0" w:space="0" w:color="auto"/>
                <w:left w:val="none" w:sz="0" w:space="0" w:color="auto"/>
                <w:bottom w:val="none" w:sz="0" w:space="0" w:color="auto"/>
                <w:right w:val="none" w:sz="0" w:space="0" w:color="auto"/>
              </w:divBdr>
            </w:div>
            <w:div w:id="1150370251">
              <w:marLeft w:val="0"/>
              <w:marRight w:val="0"/>
              <w:marTop w:val="0"/>
              <w:marBottom w:val="0"/>
              <w:divBdr>
                <w:top w:val="none" w:sz="0" w:space="0" w:color="auto"/>
                <w:left w:val="none" w:sz="0" w:space="0" w:color="auto"/>
                <w:bottom w:val="none" w:sz="0" w:space="0" w:color="auto"/>
                <w:right w:val="none" w:sz="0" w:space="0" w:color="auto"/>
              </w:divBdr>
            </w:div>
            <w:div w:id="1151287012">
              <w:marLeft w:val="0"/>
              <w:marRight w:val="0"/>
              <w:marTop w:val="0"/>
              <w:marBottom w:val="0"/>
              <w:divBdr>
                <w:top w:val="none" w:sz="0" w:space="0" w:color="auto"/>
                <w:left w:val="none" w:sz="0" w:space="0" w:color="auto"/>
                <w:bottom w:val="none" w:sz="0" w:space="0" w:color="auto"/>
                <w:right w:val="none" w:sz="0" w:space="0" w:color="auto"/>
              </w:divBdr>
            </w:div>
            <w:div w:id="1152520637">
              <w:marLeft w:val="0"/>
              <w:marRight w:val="0"/>
              <w:marTop w:val="0"/>
              <w:marBottom w:val="0"/>
              <w:divBdr>
                <w:top w:val="none" w:sz="0" w:space="0" w:color="auto"/>
                <w:left w:val="none" w:sz="0" w:space="0" w:color="auto"/>
                <w:bottom w:val="none" w:sz="0" w:space="0" w:color="auto"/>
                <w:right w:val="none" w:sz="0" w:space="0" w:color="auto"/>
              </w:divBdr>
            </w:div>
            <w:div w:id="1152713808">
              <w:marLeft w:val="0"/>
              <w:marRight w:val="0"/>
              <w:marTop w:val="0"/>
              <w:marBottom w:val="0"/>
              <w:divBdr>
                <w:top w:val="none" w:sz="0" w:space="0" w:color="auto"/>
                <w:left w:val="none" w:sz="0" w:space="0" w:color="auto"/>
                <w:bottom w:val="none" w:sz="0" w:space="0" w:color="auto"/>
                <w:right w:val="none" w:sz="0" w:space="0" w:color="auto"/>
              </w:divBdr>
            </w:div>
            <w:div w:id="1154680420">
              <w:marLeft w:val="0"/>
              <w:marRight w:val="0"/>
              <w:marTop w:val="0"/>
              <w:marBottom w:val="0"/>
              <w:divBdr>
                <w:top w:val="none" w:sz="0" w:space="0" w:color="auto"/>
                <w:left w:val="none" w:sz="0" w:space="0" w:color="auto"/>
                <w:bottom w:val="none" w:sz="0" w:space="0" w:color="auto"/>
                <w:right w:val="none" w:sz="0" w:space="0" w:color="auto"/>
              </w:divBdr>
            </w:div>
            <w:div w:id="1154689117">
              <w:marLeft w:val="0"/>
              <w:marRight w:val="0"/>
              <w:marTop w:val="0"/>
              <w:marBottom w:val="0"/>
              <w:divBdr>
                <w:top w:val="none" w:sz="0" w:space="0" w:color="auto"/>
                <w:left w:val="none" w:sz="0" w:space="0" w:color="auto"/>
                <w:bottom w:val="none" w:sz="0" w:space="0" w:color="auto"/>
                <w:right w:val="none" w:sz="0" w:space="0" w:color="auto"/>
              </w:divBdr>
            </w:div>
            <w:div w:id="1155297992">
              <w:marLeft w:val="0"/>
              <w:marRight w:val="0"/>
              <w:marTop w:val="0"/>
              <w:marBottom w:val="0"/>
              <w:divBdr>
                <w:top w:val="none" w:sz="0" w:space="0" w:color="auto"/>
                <w:left w:val="none" w:sz="0" w:space="0" w:color="auto"/>
                <w:bottom w:val="none" w:sz="0" w:space="0" w:color="auto"/>
                <w:right w:val="none" w:sz="0" w:space="0" w:color="auto"/>
              </w:divBdr>
            </w:div>
            <w:div w:id="1156067502">
              <w:marLeft w:val="0"/>
              <w:marRight w:val="0"/>
              <w:marTop w:val="0"/>
              <w:marBottom w:val="0"/>
              <w:divBdr>
                <w:top w:val="none" w:sz="0" w:space="0" w:color="auto"/>
                <w:left w:val="none" w:sz="0" w:space="0" w:color="auto"/>
                <w:bottom w:val="none" w:sz="0" w:space="0" w:color="auto"/>
                <w:right w:val="none" w:sz="0" w:space="0" w:color="auto"/>
              </w:divBdr>
            </w:div>
            <w:div w:id="1156263634">
              <w:marLeft w:val="0"/>
              <w:marRight w:val="0"/>
              <w:marTop w:val="0"/>
              <w:marBottom w:val="0"/>
              <w:divBdr>
                <w:top w:val="none" w:sz="0" w:space="0" w:color="auto"/>
                <w:left w:val="none" w:sz="0" w:space="0" w:color="auto"/>
                <w:bottom w:val="none" w:sz="0" w:space="0" w:color="auto"/>
                <w:right w:val="none" w:sz="0" w:space="0" w:color="auto"/>
              </w:divBdr>
            </w:div>
            <w:div w:id="1156989215">
              <w:marLeft w:val="0"/>
              <w:marRight w:val="0"/>
              <w:marTop w:val="0"/>
              <w:marBottom w:val="0"/>
              <w:divBdr>
                <w:top w:val="none" w:sz="0" w:space="0" w:color="auto"/>
                <w:left w:val="none" w:sz="0" w:space="0" w:color="auto"/>
                <w:bottom w:val="none" w:sz="0" w:space="0" w:color="auto"/>
                <w:right w:val="none" w:sz="0" w:space="0" w:color="auto"/>
              </w:divBdr>
            </w:div>
            <w:div w:id="1158615883">
              <w:marLeft w:val="0"/>
              <w:marRight w:val="0"/>
              <w:marTop w:val="0"/>
              <w:marBottom w:val="0"/>
              <w:divBdr>
                <w:top w:val="none" w:sz="0" w:space="0" w:color="auto"/>
                <w:left w:val="none" w:sz="0" w:space="0" w:color="auto"/>
                <w:bottom w:val="none" w:sz="0" w:space="0" w:color="auto"/>
                <w:right w:val="none" w:sz="0" w:space="0" w:color="auto"/>
              </w:divBdr>
            </w:div>
            <w:div w:id="1161848920">
              <w:marLeft w:val="0"/>
              <w:marRight w:val="0"/>
              <w:marTop w:val="0"/>
              <w:marBottom w:val="0"/>
              <w:divBdr>
                <w:top w:val="none" w:sz="0" w:space="0" w:color="auto"/>
                <w:left w:val="none" w:sz="0" w:space="0" w:color="auto"/>
                <w:bottom w:val="none" w:sz="0" w:space="0" w:color="auto"/>
                <w:right w:val="none" w:sz="0" w:space="0" w:color="auto"/>
              </w:divBdr>
            </w:div>
            <w:div w:id="1163854169">
              <w:marLeft w:val="0"/>
              <w:marRight w:val="0"/>
              <w:marTop w:val="0"/>
              <w:marBottom w:val="0"/>
              <w:divBdr>
                <w:top w:val="none" w:sz="0" w:space="0" w:color="auto"/>
                <w:left w:val="none" w:sz="0" w:space="0" w:color="auto"/>
                <w:bottom w:val="none" w:sz="0" w:space="0" w:color="auto"/>
                <w:right w:val="none" w:sz="0" w:space="0" w:color="auto"/>
              </w:divBdr>
            </w:div>
            <w:div w:id="1164080837">
              <w:marLeft w:val="0"/>
              <w:marRight w:val="0"/>
              <w:marTop w:val="0"/>
              <w:marBottom w:val="0"/>
              <w:divBdr>
                <w:top w:val="none" w:sz="0" w:space="0" w:color="auto"/>
                <w:left w:val="none" w:sz="0" w:space="0" w:color="auto"/>
                <w:bottom w:val="none" w:sz="0" w:space="0" w:color="auto"/>
                <w:right w:val="none" w:sz="0" w:space="0" w:color="auto"/>
              </w:divBdr>
            </w:div>
            <w:div w:id="1167479988">
              <w:marLeft w:val="0"/>
              <w:marRight w:val="0"/>
              <w:marTop w:val="0"/>
              <w:marBottom w:val="0"/>
              <w:divBdr>
                <w:top w:val="none" w:sz="0" w:space="0" w:color="auto"/>
                <w:left w:val="none" w:sz="0" w:space="0" w:color="auto"/>
                <w:bottom w:val="none" w:sz="0" w:space="0" w:color="auto"/>
                <w:right w:val="none" w:sz="0" w:space="0" w:color="auto"/>
              </w:divBdr>
            </w:div>
            <w:div w:id="1167791766">
              <w:marLeft w:val="0"/>
              <w:marRight w:val="0"/>
              <w:marTop w:val="0"/>
              <w:marBottom w:val="0"/>
              <w:divBdr>
                <w:top w:val="none" w:sz="0" w:space="0" w:color="auto"/>
                <w:left w:val="none" w:sz="0" w:space="0" w:color="auto"/>
                <w:bottom w:val="none" w:sz="0" w:space="0" w:color="auto"/>
                <w:right w:val="none" w:sz="0" w:space="0" w:color="auto"/>
              </w:divBdr>
            </w:div>
            <w:div w:id="1168521826">
              <w:marLeft w:val="0"/>
              <w:marRight w:val="0"/>
              <w:marTop w:val="0"/>
              <w:marBottom w:val="0"/>
              <w:divBdr>
                <w:top w:val="none" w:sz="0" w:space="0" w:color="auto"/>
                <w:left w:val="none" w:sz="0" w:space="0" w:color="auto"/>
                <w:bottom w:val="none" w:sz="0" w:space="0" w:color="auto"/>
                <w:right w:val="none" w:sz="0" w:space="0" w:color="auto"/>
              </w:divBdr>
            </w:div>
            <w:div w:id="1170678377">
              <w:marLeft w:val="0"/>
              <w:marRight w:val="0"/>
              <w:marTop w:val="0"/>
              <w:marBottom w:val="0"/>
              <w:divBdr>
                <w:top w:val="none" w:sz="0" w:space="0" w:color="auto"/>
                <w:left w:val="none" w:sz="0" w:space="0" w:color="auto"/>
                <w:bottom w:val="none" w:sz="0" w:space="0" w:color="auto"/>
                <w:right w:val="none" w:sz="0" w:space="0" w:color="auto"/>
              </w:divBdr>
            </w:div>
            <w:div w:id="1175027110">
              <w:marLeft w:val="0"/>
              <w:marRight w:val="0"/>
              <w:marTop w:val="0"/>
              <w:marBottom w:val="0"/>
              <w:divBdr>
                <w:top w:val="none" w:sz="0" w:space="0" w:color="auto"/>
                <w:left w:val="none" w:sz="0" w:space="0" w:color="auto"/>
                <w:bottom w:val="none" w:sz="0" w:space="0" w:color="auto"/>
                <w:right w:val="none" w:sz="0" w:space="0" w:color="auto"/>
              </w:divBdr>
            </w:div>
            <w:div w:id="1176504350">
              <w:marLeft w:val="0"/>
              <w:marRight w:val="0"/>
              <w:marTop w:val="0"/>
              <w:marBottom w:val="0"/>
              <w:divBdr>
                <w:top w:val="none" w:sz="0" w:space="0" w:color="auto"/>
                <w:left w:val="none" w:sz="0" w:space="0" w:color="auto"/>
                <w:bottom w:val="none" w:sz="0" w:space="0" w:color="auto"/>
                <w:right w:val="none" w:sz="0" w:space="0" w:color="auto"/>
              </w:divBdr>
            </w:div>
            <w:div w:id="1176962583">
              <w:marLeft w:val="0"/>
              <w:marRight w:val="0"/>
              <w:marTop w:val="0"/>
              <w:marBottom w:val="0"/>
              <w:divBdr>
                <w:top w:val="none" w:sz="0" w:space="0" w:color="auto"/>
                <w:left w:val="none" w:sz="0" w:space="0" w:color="auto"/>
                <w:bottom w:val="none" w:sz="0" w:space="0" w:color="auto"/>
                <w:right w:val="none" w:sz="0" w:space="0" w:color="auto"/>
              </w:divBdr>
            </w:div>
            <w:div w:id="1177236822">
              <w:marLeft w:val="0"/>
              <w:marRight w:val="0"/>
              <w:marTop w:val="0"/>
              <w:marBottom w:val="0"/>
              <w:divBdr>
                <w:top w:val="none" w:sz="0" w:space="0" w:color="auto"/>
                <w:left w:val="none" w:sz="0" w:space="0" w:color="auto"/>
                <w:bottom w:val="none" w:sz="0" w:space="0" w:color="auto"/>
                <w:right w:val="none" w:sz="0" w:space="0" w:color="auto"/>
              </w:divBdr>
            </w:div>
            <w:div w:id="1180583414">
              <w:marLeft w:val="0"/>
              <w:marRight w:val="0"/>
              <w:marTop w:val="0"/>
              <w:marBottom w:val="0"/>
              <w:divBdr>
                <w:top w:val="none" w:sz="0" w:space="0" w:color="auto"/>
                <w:left w:val="none" w:sz="0" w:space="0" w:color="auto"/>
                <w:bottom w:val="none" w:sz="0" w:space="0" w:color="auto"/>
                <w:right w:val="none" w:sz="0" w:space="0" w:color="auto"/>
              </w:divBdr>
            </w:div>
            <w:div w:id="1180697226">
              <w:marLeft w:val="0"/>
              <w:marRight w:val="0"/>
              <w:marTop w:val="0"/>
              <w:marBottom w:val="0"/>
              <w:divBdr>
                <w:top w:val="none" w:sz="0" w:space="0" w:color="auto"/>
                <w:left w:val="none" w:sz="0" w:space="0" w:color="auto"/>
                <w:bottom w:val="none" w:sz="0" w:space="0" w:color="auto"/>
                <w:right w:val="none" w:sz="0" w:space="0" w:color="auto"/>
              </w:divBdr>
            </w:div>
            <w:div w:id="1182744747">
              <w:marLeft w:val="0"/>
              <w:marRight w:val="0"/>
              <w:marTop w:val="0"/>
              <w:marBottom w:val="0"/>
              <w:divBdr>
                <w:top w:val="none" w:sz="0" w:space="0" w:color="auto"/>
                <w:left w:val="none" w:sz="0" w:space="0" w:color="auto"/>
                <w:bottom w:val="none" w:sz="0" w:space="0" w:color="auto"/>
                <w:right w:val="none" w:sz="0" w:space="0" w:color="auto"/>
              </w:divBdr>
            </w:div>
            <w:div w:id="1184976122">
              <w:marLeft w:val="0"/>
              <w:marRight w:val="0"/>
              <w:marTop w:val="0"/>
              <w:marBottom w:val="0"/>
              <w:divBdr>
                <w:top w:val="none" w:sz="0" w:space="0" w:color="auto"/>
                <w:left w:val="none" w:sz="0" w:space="0" w:color="auto"/>
                <w:bottom w:val="none" w:sz="0" w:space="0" w:color="auto"/>
                <w:right w:val="none" w:sz="0" w:space="0" w:color="auto"/>
              </w:divBdr>
            </w:div>
            <w:div w:id="1188446684">
              <w:marLeft w:val="0"/>
              <w:marRight w:val="0"/>
              <w:marTop w:val="0"/>
              <w:marBottom w:val="0"/>
              <w:divBdr>
                <w:top w:val="none" w:sz="0" w:space="0" w:color="auto"/>
                <w:left w:val="none" w:sz="0" w:space="0" w:color="auto"/>
                <w:bottom w:val="none" w:sz="0" w:space="0" w:color="auto"/>
                <w:right w:val="none" w:sz="0" w:space="0" w:color="auto"/>
              </w:divBdr>
            </w:div>
            <w:div w:id="1189216544">
              <w:marLeft w:val="0"/>
              <w:marRight w:val="0"/>
              <w:marTop w:val="0"/>
              <w:marBottom w:val="0"/>
              <w:divBdr>
                <w:top w:val="none" w:sz="0" w:space="0" w:color="auto"/>
                <w:left w:val="none" w:sz="0" w:space="0" w:color="auto"/>
                <w:bottom w:val="none" w:sz="0" w:space="0" w:color="auto"/>
                <w:right w:val="none" w:sz="0" w:space="0" w:color="auto"/>
              </w:divBdr>
            </w:div>
            <w:div w:id="1189834242">
              <w:marLeft w:val="0"/>
              <w:marRight w:val="0"/>
              <w:marTop w:val="0"/>
              <w:marBottom w:val="0"/>
              <w:divBdr>
                <w:top w:val="none" w:sz="0" w:space="0" w:color="auto"/>
                <w:left w:val="none" w:sz="0" w:space="0" w:color="auto"/>
                <w:bottom w:val="none" w:sz="0" w:space="0" w:color="auto"/>
                <w:right w:val="none" w:sz="0" w:space="0" w:color="auto"/>
              </w:divBdr>
            </w:div>
            <w:div w:id="1190991305">
              <w:marLeft w:val="0"/>
              <w:marRight w:val="0"/>
              <w:marTop w:val="0"/>
              <w:marBottom w:val="0"/>
              <w:divBdr>
                <w:top w:val="none" w:sz="0" w:space="0" w:color="auto"/>
                <w:left w:val="none" w:sz="0" w:space="0" w:color="auto"/>
                <w:bottom w:val="none" w:sz="0" w:space="0" w:color="auto"/>
                <w:right w:val="none" w:sz="0" w:space="0" w:color="auto"/>
              </w:divBdr>
            </w:div>
            <w:div w:id="1191409434">
              <w:marLeft w:val="0"/>
              <w:marRight w:val="0"/>
              <w:marTop w:val="360"/>
              <w:marBottom w:val="0"/>
              <w:divBdr>
                <w:top w:val="single" w:sz="6" w:space="0" w:color="auto"/>
                <w:left w:val="single" w:sz="6" w:space="0" w:color="auto"/>
                <w:bottom w:val="single" w:sz="6" w:space="0" w:color="auto"/>
                <w:right w:val="single" w:sz="6" w:space="0" w:color="auto"/>
              </w:divBdr>
            </w:div>
            <w:div w:id="1192374234">
              <w:marLeft w:val="0"/>
              <w:marRight w:val="0"/>
              <w:marTop w:val="0"/>
              <w:marBottom w:val="0"/>
              <w:divBdr>
                <w:top w:val="none" w:sz="0" w:space="0" w:color="auto"/>
                <w:left w:val="none" w:sz="0" w:space="0" w:color="auto"/>
                <w:bottom w:val="none" w:sz="0" w:space="0" w:color="auto"/>
                <w:right w:val="none" w:sz="0" w:space="0" w:color="auto"/>
              </w:divBdr>
            </w:div>
            <w:div w:id="1193304020">
              <w:marLeft w:val="0"/>
              <w:marRight w:val="0"/>
              <w:marTop w:val="0"/>
              <w:marBottom w:val="0"/>
              <w:divBdr>
                <w:top w:val="none" w:sz="0" w:space="0" w:color="auto"/>
                <w:left w:val="none" w:sz="0" w:space="0" w:color="auto"/>
                <w:bottom w:val="none" w:sz="0" w:space="0" w:color="auto"/>
                <w:right w:val="none" w:sz="0" w:space="0" w:color="auto"/>
              </w:divBdr>
            </w:div>
            <w:div w:id="1193616246">
              <w:marLeft w:val="0"/>
              <w:marRight w:val="0"/>
              <w:marTop w:val="0"/>
              <w:marBottom w:val="0"/>
              <w:divBdr>
                <w:top w:val="none" w:sz="0" w:space="0" w:color="auto"/>
                <w:left w:val="none" w:sz="0" w:space="0" w:color="auto"/>
                <w:bottom w:val="none" w:sz="0" w:space="0" w:color="auto"/>
                <w:right w:val="none" w:sz="0" w:space="0" w:color="auto"/>
              </w:divBdr>
            </w:div>
            <w:div w:id="1196038625">
              <w:marLeft w:val="0"/>
              <w:marRight w:val="0"/>
              <w:marTop w:val="0"/>
              <w:marBottom w:val="0"/>
              <w:divBdr>
                <w:top w:val="none" w:sz="0" w:space="0" w:color="auto"/>
                <w:left w:val="none" w:sz="0" w:space="0" w:color="auto"/>
                <w:bottom w:val="none" w:sz="0" w:space="0" w:color="auto"/>
                <w:right w:val="none" w:sz="0" w:space="0" w:color="auto"/>
              </w:divBdr>
            </w:div>
            <w:div w:id="1197308016">
              <w:marLeft w:val="0"/>
              <w:marRight w:val="0"/>
              <w:marTop w:val="0"/>
              <w:marBottom w:val="0"/>
              <w:divBdr>
                <w:top w:val="none" w:sz="0" w:space="0" w:color="auto"/>
                <w:left w:val="none" w:sz="0" w:space="0" w:color="auto"/>
                <w:bottom w:val="none" w:sz="0" w:space="0" w:color="auto"/>
                <w:right w:val="none" w:sz="0" w:space="0" w:color="auto"/>
              </w:divBdr>
            </w:div>
            <w:div w:id="1197767511">
              <w:marLeft w:val="0"/>
              <w:marRight w:val="0"/>
              <w:marTop w:val="360"/>
              <w:marBottom w:val="0"/>
              <w:divBdr>
                <w:top w:val="single" w:sz="6" w:space="0" w:color="auto"/>
                <w:left w:val="single" w:sz="6" w:space="0" w:color="auto"/>
                <w:bottom w:val="single" w:sz="6" w:space="0" w:color="auto"/>
                <w:right w:val="single" w:sz="6" w:space="0" w:color="auto"/>
              </w:divBdr>
            </w:div>
            <w:div w:id="1200359813">
              <w:marLeft w:val="0"/>
              <w:marRight w:val="0"/>
              <w:marTop w:val="0"/>
              <w:marBottom w:val="0"/>
              <w:divBdr>
                <w:top w:val="none" w:sz="0" w:space="0" w:color="auto"/>
                <w:left w:val="none" w:sz="0" w:space="0" w:color="auto"/>
                <w:bottom w:val="none" w:sz="0" w:space="0" w:color="auto"/>
                <w:right w:val="none" w:sz="0" w:space="0" w:color="auto"/>
              </w:divBdr>
            </w:div>
            <w:div w:id="1202132238">
              <w:marLeft w:val="0"/>
              <w:marRight w:val="0"/>
              <w:marTop w:val="0"/>
              <w:marBottom w:val="0"/>
              <w:divBdr>
                <w:top w:val="none" w:sz="0" w:space="0" w:color="auto"/>
                <w:left w:val="none" w:sz="0" w:space="0" w:color="auto"/>
                <w:bottom w:val="none" w:sz="0" w:space="0" w:color="auto"/>
                <w:right w:val="none" w:sz="0" w:space="0" w:color="auto"/>
              </w:divBdr>
            </w:div>
            <w:div w:id="1203051716">
              <w:marLeft w:val="0"/>
              <w:marRight w:val="0"/>
              <w:marTop w:val="0"/>
              <w:marBottom w:val="0"/>
              <w:divBdr>
                <w:top w:val="none" w:sz="0" w:space="0" w:color="auto"/>
                <w:left w:val="none" w:sz="0" w:space="0" w:color="auto"/>
                <w:bottom w:val="none" w:sz="0" w:space="0" w:color="auto"/>
                <w:right w:val="none" w:sz="0" w:space="0" w:color="auto"/>
              </w:divBdr>
            </w:div>
            <w:div w:id="1211041421">
              <w:marLeft w:val="0"/>
              <w:marRight w:val="0"/>
              <w:marTop w:val="0"/>
              <w:marBottom w:val="0"/>
              <w:divBdr>
                <w:top w:val="none" w:sz="0" w:space="0" w:color="auto"/>
                <w:left w:val="none" w:sz="0" w:space="0" w:color="auto"/>
                <w:bottom w:val="none" w:sz="0" w:space="0" w:color="auto"/>
                <w:right w:val="none" w:sz="0" w:space="0" w:color="auto"/>
              </w:divBdr>
            </w:div>
            <w:div w:id="1211111863">
              <w:marLeft w:val="0"/>
              <w:marRight w:val="0"/>
              <w:marTop w:val="0"/>
              <w:marBottom w:val="0"/>
              <w:divBdr>
                <w:top w:val="none" w:sz="0" w:space="0" w:color="auto"/>
                <w:left w:val="none" w:sz="0" w:space="0" w:color="auto"/>
                <w:bottom w:val="none" w:sz="0" w:space="0" w:color="auto"/>
                <w:right w:val="none" w:sz="0" w:space="0" w:color="auto"/>
              </w:divBdr>
            </w:div>
            <w:div w:id="1214654878">
              <w:marLeft w:val="0"/>
              <w:marRight w:val="0"/>
              <w:marTop w:val="0"/>
              <w:marBottom w:val="0"/>
              <w:divBdr>
                <w:top w:val="none" w:sz="0" w:space="0" w:color="auto"/>
                <w:left w:val="none" w:sz="0" w:space="0" w:color="auto"/>
                <w:bottom w:val="none" w:sz="0" w:space="0" w:color="auto"/>
                <w:right w:val="none" w:sz="0" w:space="0" w:color="auto"/>
              </w:divBdr>
            </w:div>
            <w:div w:id="1215314858">
              <w:marLeft w:val="0"/>
              <w:marRight w:val="0"/>
              <w:marTop w:val="0"/>
              <w:marBottom w:val="0"/>
              <w:divBdr>
                <w:top w:val="none" w:sz="0" w:space="0" w:color="auto"/>
                <w:left w:val="none" w:sz="0" w:space="0" w:color="auto"/>
                <w:bottom w:val="none" w:sz="0" w:space="0" w:color="auto"/>
                <w:right w:val="none" w:sz="0" w:space="0" w:color="auto"/>
              </w:divBdr>
            </w:div>
            <w:div w:id="1215659351">
              <w:marLeft w:val="0"/>
              <w:marRight w:val="0"/>
              <w:marTop w:val="0"/>
              <w:marBottom w:val="0"/>
              <w:divBdr>
                <w:top w:val="none" w:sz="0" w:space="0" w:color="auto"/>
                <w:left w:val="none" w:sz="0" w:space="0" w:color="auto"/>
                <w:bottom w:val="none" w:sz="0" w:space="0" w:color="auto"/>
                <w:right w:val="none" w:sz="0" w:space="0" w:color="auto"/>
              </w:divBdr>
            </w:div>
            <w:div w:id="1218933193">
              <w:marLeft w:val="0"/>
              <w:marRight w:val="0"/>
              <w:marTop w:val="0"/>
              <w:marBottom w:val="0"/>
              <w:divBdr>
                <w:top w:val="none" w:sz="0" w:space="0" w:color="auto"/>
                <w:left w:val="none" w:sz="0" w:space="0" w:color="auto"/>
                <w:bottom w:val="none" w:sz="0" w:space="0" w:color="auto"/>
                <w:right w:val="none" w:sz="0" w:space="0" w:color="auto"/>
              </w:divBdr>
            </w:div>
            <w:div w:id="1220480162">
              <w:marLeft w:val="0"/>
              <w:marRight w:val="0"/>
              <w:marTop w:val="0"/>
              <w:marBottom w:val="0"/>
              <w:divBdr>
                <w:top w:val="none" w:sz="0" w:space="0" w:color="auto"/>
                <w:left w:val="none" w:sz="0" w:space="0" w:color="auto"/>
                <w:bottom w:val="none" w:sz="0" w:space="0" w:color="auto"/>
                <w:right w:val="none" w:sz="0" w:space="0" w:color="auto"/>
              </w:divBdr>
            </w:div>
            <w:div w:id="1221021821">
              <w:marLeft w:val="0"/>
              <w:marRight w:val="0"/>
              <w:marTop w:val="0"/>
              <w:marBottom w:val="0"/>
              <w:divBdr>
                <w:top w:val="none" w:sz="0" w:space="0" w:color="auto"/>
                <w:left w:val="none" w:sz="0" w:space="0" w:color="auto"/>
                <w:bottom w:val="none" w:sz="0" w:space="0" w:color="auto"/>
                <w:right w:val="none" w:sz="0" w:space="0" w:color="auto"/>
              </w:divBdr>
            </w:div>
            <w:div w:id="1222789827">
              <w:marLeft w:val="0"/>
              <w:marRight w:val="0"/>
              <w:marTop w:val="0"/>
              <w:marBottom w:val="0"/>
              <w:divBdr>
                <w:top w:val="none" w:sz="0" w:space="0" w:color="auto"/>
                <w:left w:val="none" w:sz="0" w:space="0" w:color="auto"/>
                <w:bottom w:val="none" w:sz="0" w:space="0" w:color="auto"/>
                <w:right w:val="none" w:sz="0" w:space="0" w:color="auto"/>
              </w:divBdr>
            </w:div>
            <w:div w:id="1222902896">
              <w:marLeft w:val="0"/>
              <w:marRight w:val="0"/>
              <w:marTop w:val="0"/>
              <w:marBottom w:val="0"/>
              <w:divBdr>
                <w:top w:val="none" w:sz="0" w:space="0" w:color="auto"/>
                <w:left w:val="none" w:sz="0" w:space="0" w:color="auto"/>
                <w:bottom w:val="none" w:sz="0" w:space="0" w:color="auto"/>
                <w:right w:val="none" w:sz="0" w:space="0" w:color="auto"/>
              </w:divBdr>
            </w:div>
            <w:div w:id="1223174586">
              <w:marLeft w:val="0"/>
              <w:marRight w:val="0"/>
              <w:marTop w:val="0"/>
              <w:marBottom w:val="0"/>
              <w:divBdr>
                <w:top w:val="none" w:sz="0" w:space="0" w:color="auto"/>
                <w:left w:val="none" w:sz="0" w:space="0" w:color="auto"/>
                <w:bottom w:val="none" w:sz="0" w:space="0" w:color="auto"/>
                <w:right w:val="none" w:sz="0" w:space="0" w:color="auto"/>
              </w:divBdr>
            </w:div>
            <w:div w:id="1223709669">
              <w:marLeft w:val="0"/>
              <w:marRight w:val="0"/>
              <w:marTop w:val="0"/>
              <w:marBottom w:val="0"/>
              <w:divBdr>
                <w:top w:val="none" w:sz="0" w:space="0" w:color="auto"/>
                <w:left w:val="none" w:sz="0" w:space="0" w:color="auto"/>
                <w:bottom w:val="none" w:sz="0" w:space="0" w:color="auto"/>
                <w:right w:val="none" w:sz="0" w:space="0" w:color="auto"/>
              </w:divBdr>
            </w:div>
            <w:div w:id="1225720844">
              <w:marLeft w:val="0"/>
              <w:marRight w:val="0"/>
              <w:marTop w:val="0"/>
              <w:marBottom w:val="0"/>
              <w:divBdr>
                <w:top w:val="none" w:sz="0" w:space="0" w:color="auto"/>
                <w:left w:val="none" w:sz="0" w:space="0" w:color="auto"/>
                <w:bottom w:val="none" w:sz="0" w:space="0" w:color="auto"/>
                <w:right w:val="none" w:sz="0" w:space="0" w:color="auto"/>
              </w:divBdr>
            </w:div>
            <w:div w:id="1227495597">
              <w:marLeft w:val="0"/>
              <w:marRight w:val="0"/>
              <w:marTop w:val="0"/>
              <w:marBottom w:val="0"/>
              <w:divBdr>
                <w:top w:val="none" w:sz="0" w:space="0" w:color="auto"/>
                <w:left w:val="none" w:sz="0" w:space="0" w:color="auto"/>
                <w:bottom w:val="none" w:sz="0" w:space="0" w:color="auto"/>
                <w:right w:val="none" w:sz="0" w:space="0" w:color="auto"/>
              </w:divBdr>
            </w:div>
            <w:div w:id="1228107579">
              <w:marLeft w:val="0"/>
              <w:marRight w:val="0"/>
              <w:marTop w:val="0"/>
              <w:marBottom w:val="0"/>
              <w:divBdr>
                <w:top w:val="none" w:sz="0" w:space="0" w:color="auto"/>
                <w:left w:val="none" w:sz="0" w:space="0" w:color="auto"/>
                <w:bottom w:val="none" w:sz="0" w:space="0" w:color="auto"/>
                <w:right w:val="none" w:sz="0" w:space="0" w:color="auto"/>
              </w:divBdr>
            </w:div>
            <w:div w:id="1229615267">
              <w:marLeft w:val="0"/>
              <w:marRight w:val="0"/>
              <w:marTop w:val="0"/>
              <w:marBottom w:val="0"/>
              <w:divBdr>
                <w:top w:val="none" w:sz="0" w:space="0" w:color="auto"/>
                <w:left w:val="none" w:sz="0" w:space="0" w:color="auto"/>
                <w:bottom w:val="none" w:sz="0" w:space="0" w:color="auto"/>
                <w:right w:val="none" w:sz="0" w:space="0" w:color="auto"/>
              </w:divBdr>
            </w:div>
            <w:div w:id="1231648042">
              <w:marLeft w:val="0"/>
              <w:marRight w:val="0"/>
              <w:marTop w:val="0"/>
              <w:marBottom w:val="0"/>
              <w:divBdr>
                <w:top w:val="none" w:sz="0" w:space="0" w:color="auto"/>
                <w:left w:val="none" w:sz="0" w:space="0" w:color="auto"/>
                <w:bottom w:val="none" w:sz="0" w:space="0" w:color="auto"/>
                <w:right w:val="none" w:sz="0" w:space="0" w:color="auto"/>
              </w:divBdr>
            </w:div>
            <w:div w:id="1232737583">
              <w:marLeft w:val="0"/>
              <w:marRight w:val="0"/>
              <w:marTop w:val="0"/>
              <w:marBottom w:val="0"/>
              <w:divBdr>
                <w:top w:val="none" w:sz="0" w:space="0" w:color="auto"/>
                <w:left w:val="none" w:sz="0" w:space="0" w:color="auto"/>
                <w:bottom w:val="none" w:sz="0" w:space="0" w:color="auto"/>
                <w:right w:val="none" w:sz="0" w:space="0" w:color="auto"/>
              </w:divBdr>
            </w:div>
            <w:div w:id="1233127210">
              <w:marLeft w:val="0"/>
              <w:marRight w:val="0"/>
              <w:marTop w:val="0"/>
              <w:marBottom w:val="0"/>
              <w:divBdr>
                <w:top w:val="none" w:sz="0" w:space="0" w:color="auto"/>
                <w:left w:val="none" w:sz="0" w:space="0" w:color="auto"/>
                <w:bottom w:val="none" w:sz="0" w:space="0" w:color="auto"/>
                <w:right w:val="none" w:sz="0" w:space="0" w:color="auto"/>
              </w:divBdr>
            </w:div>
            <w:div w:id="1236402980">
              <w:marLeft w:val="0"/>
              <w:marRight w:val="0"/>
              <w:marTop w:val="0"/>
              <w:marBottom w:val="0"/>
              <w:divBdr>
                <w:top w:val="none" w:sz="0" w:space="0" w:color="auto"/>
                <w:left w:val="none" w:sz="0" w:space="0" w:color="auto"/>
                <w:bottom w:val="none" w:sz="0" w:space="0" w:color="auto"/>
                <w:right w:val="none" w:sz="0" w:space="0" w:color="auto"/>
              </w:divBdr>
            </w:div>
            <w:div w:id="1238785735">
              <w:marLeft w:val="0"/>
              <w:marRight w:val="0"/>
              <w:marTop w:val="0"/>
              <w:marBottom w:val="0"/>
              <w:divBdr>
                <w:top w:val="none" w:sz="0" w:space="0" w:color="auto"/>
                <w:left w:val="none" w:sz="0" w:space="0" w:color="auto"/>
                <w:bottom w:val="none" w:sz="0" w:space="0" w:color="auto"/>
                <w:right w:val="none" w:sz="0" w:space="0" w:color="auto"/>
              </w:divBdr>
            </w:div>
            <w:div w:id="1244222970">
              <w:marLeft w:val="0"/>
              <w:marRight w:val="0"/>
              <w:marTop w:val="0"/>
              <w:marBottom w:val="0"/>
              <w:divBdr>
                <w:top w:val="none" w:sz="0" w:space="0" w:color="auto"/>
                <w:left w:val="none" w:sz="0" w:space="0" w:color="auto"/>
                <w:bottom w:val="none" w:sz="0" w:space="0" w:color="auto"/>
                <w:right w:val="none" w:sz="0" w:space="0" w:color="auto"/>
              </w:divBdr>
            </w:div>
            <w:div w:id="1245603663">
              <w:marLeft w:val="0"/>
              <w:marRight w:val="0"/>
              <w:marTop w:val="0"/>
              <w:marBottom w:val="0"/>
              <w:divBdr>
                <w:top w:val="none" w:sz="0" w:space="0" w:color="auto"/>
                <w:left w:val="none" w:sz="0" w:space="0" w:color="auto"/>
                <w:bottom w:val="none" w:sz="0" w:space="0" w:color="auto"/>
                <w:right w:val="none" w:sz="0" w:space="0" w:color="auto"/>
              </w:divBdr>
            </w:div>
            <w:div w:id="1247378214">
              <w:marLeft w:val="0"/>
              <w:marRight w:val="0"/>
              <w:marTop w:val="0"/>
              <w:marBottom w:val="0"/>
              <w:divBdr>
                <w:top w:val="none" w:sz="0" w:space="0" w:color="auto"/>
                <w:left w:val="none" w:sz="0" w:space="0" w:color="auto"/>
                <w:bottom w:val="none" w:sz="0" w:space="0" w:color="auto"/>
                <w:right w:val="none" w:sz="0" w:space="0" w:color="auto"/>
              </w:divBdr>
            </w:div>
            <w:div w:id="1248340650">
              <w:marLeft w:val="0"/>
              <w:marRight w:val="0"/>
              <w:marTop w:val="0"/>
              <w:marBottom w:val="0"/>
              <w:divBdr>
                <w:top w:val="none" w:sz="0" w:space="0" w:color="auto"/>
                <w:left w:val="none" w:sz="0" w:space="0" w:color="auto"/>
                <w:bottom w:val="none" w:sz="0" w:space="0" w:color="auto"/>
                <w:right w:val="none" w:sz="0" w:space="0" w:color="auto"/>
              </w:divBdr>
            </w:div>
            <w:div w:id="1249731514">
              <w:marLeft w:val="0"/>
              <w:marRight w:val="0"/>
              <w:marTop w:val="0"/>
              <w:marBottom w:val="0"/>
              <w:divBdr>
                <w:top w:val="none" w:sz="0" w:space="0" w:color="auto"/>
                <w:left w:val="none" w:sz="0" w:space="0" w:color="auto"/>
                <w:bottom w:val="none" w:sz="0" w:space="0" w:color="auto"/>
                <w:right w:val="none" w:sz="0" w:space="0" w:color="auto"/>
              </w:divBdr>
            </w:div>
            <w:div w:id="1250389786">
              <w:marLeft w:val="0"/>
              <w:marRight w:val="0"/>
              <w:marTop w:val="0"/>
              <w:marBottom w:val="0"/>
              <w:divBdr>
                <w:top w:val="none" w:sz="0" w:space="0" w:color="auto"/>
                <w:left w:val="none" w:sz="0" w:space="0" w:color="auto"/>
                <w:bottom w:val="none" w:sz="0" w:space="0" w:color="auto"/>
                <w:right w:val="none" w:sz="0" w:space="0" w:color="auto"/>
              </w:divBdr>
            </w:div>
            <w:div w:id="1251425787">
              <w:marLeft w:val="0"/>
              <w:marRight w:val="0"/>
              <w:marTop w:val="0"/>
              <w:marBottom w:val="0"/>
              <w:divBdr>
                <w:top w:val="none" w:sz="0" w:space="0" w:color="auto"/>
                <w:left w:val="none" w:sz="0" w:space="0" w:color="auto"/>
                <w:bottom w:val="none" w:sz="0" w:space="0" w:color="auto"/>
                <w:right w:val="none" w:sz="0" w:space="0" w:color="auto"/>
              </w:divBdr>
            </w:div>
            <w:div w:id="1251740856">
              <w:marLeft w:val="0"/>
              <w:marRight w:val="0"/>
              <w:marTop w:val="0"/>
              <w:marBottom w:val="0"/>
              <w:divBdr>
                <w:top w:val="none" w:sz="0" w:space="0" w:color="auto"/>
                <w:left w:val="none" w:sz="0" w:space="0" w:color="auto"/>
                <w:bottom w:val="none" w:sz="0" w:space="0" w:color="auto"/>
                <w:right w:val="none" w:sz="0" w:space="0" w:color="auto"/>
              </w:divBdr>
            </w:div>
            <w:div w:id="1253777587">
              <w:marLeft w:val="0"/>
              <w:marRight w:val="0"/>
              <w:marTop w:val="0"/>
              <w:marBottom w:val="0"/>
              <w:divBdr>
                <w:top w:val="none" w:sz="0" w:space="0" w:color="auto"/>
                <w:left w:val="none" w:sz="0" w:space="0" w:color="auto"/>
                <w:bottom w:val="none" w:sz="0" w:space="0" w:color="auto"/>
                <w:right w:val="none" w:sz="0" w:space="0" w:color="auto"/>
              </w:divBdr>
            </w:div>
            <w:div w:id="1256279148">
              <w:marLeft w:val="0"/>
              <w:marRight w:val="0"/>
              <w:marTop w:val="0"/>
              <w:marBottom w:val="0"/>
              <w:divBdr>
                <w:top w:val="none" w:sz="0" w:space="0" w:color="auto"/>
                <w:left w:val="none" w:sz="0" w:space="0" w:color="auto"/>
                <w:bottom w:val="none" w:sz="0" w:space="0" w:color="auto"/>
                <w:right w:val="none" w:sz="0" w:space="0" w:color="auto"/>
              </w:divBdr>
            </w:div>
            <w:div w:id="1259868677">
              <w:marLeft w:val="0"/>
              <w:marRight w:val="0"/>
              <w:marTop w:val="0"/>
              <w:marBottom w:val="0"/>
              <w:divBdr>
                <w:top w:val="none" w:sz="0" w:space="0" w:color="auto"/>
                <w:left w:val="none" w:sz="0" w:space="0" w:color="auto"/>
                <w:bottom w:val="none" w:sz="0" w:space="0" w:color="auto"/>
                <w:right w:val="none" w:sz="0" w:space="0" w:color="auto"/>
              </w:divBdr>
            </w:div>
            <w:div w:id="1266112039">
              <w:marLeft w:val="0"/>
              <w:marRight w:val="0"/>
              <w:marTop w:val="0"/>
              <w:marBottom w:val="0"/>
              <w:divBdr>
                <w:top w:val="none" w:sz="0" w:space="0" w:color="auto"/>
                <w:left w:val="none" w:sz="0" w:space="0" w:color="auto"/>
                <w:bottom w:val="none" w:sz="0" w:space="0" w:color="auto"/>
                <w:right w:val="none" w:sz="0" w:space="0" w:color="auto"/>
              </w:divBdr>
            </w:div>
            <w:div w:id="1266960389">
              <w:marLeft w:val="0"/>
              <w:marRight w:val="0"/>
              <w:marTop w:val="0"/>
              <w:marBottom w:val="0"/>
              <w:divBdr>
                <w:top w:val="none" w:sz="0" w:space="0" w:color="auto"/>
                <w:left w:val="none" w:sz="0" w:space="0" w:color="auto"/>
                <w:bottom w:val="none" w:sz="0" w:space="0" w:color="auto"/>
                <w:right w:val="none" w:sz="0" w:space="0" w:color="auto"/>
              </w:divBdr>
            </w:div>
            <w:div w:id="1268151438">
              <w:marLeft w:val="0"/>
              <w:marRight w:val="0"/>
              <w:marTop w:val="0"/>
              <w:marBottom w:val="0"/>
              <w:divBdr>
                <w:top w:val="none" w:sz="0" w:space="0" w:color="auto"/>
                <w:left w:val="none" w:sz="0" w:space="0" w:color="auto"/>
                <w:bottom w:val="none" w:sz="0" w:space="0" w:color="auto"/>
                <w:right w:val="none" w:sz="0" w:space="0" w:color="auto"/>
              </w:divBdr>
            </w:div>
            <w:div w:id="1268931159">
              <w:marLeft w:val="0"/>
              <w:marRight w:val="0"/>
              <w:marTop w:val="0"/>
              <w:marBottom w:val="0"/>
              <w:divBdr>
                <w:top w:val="none" w:sz="0" w:space="0" w:color="auto"/>
                <w:left w:val="none" w:sz="0" w:space="0" w:color="auto"/>
                <w:bottom w:val="none" w:sz="0" w:space="0" w:color="auto"/>
                <w:right w:val="none" w:sz="0" w:space="0" w:color="auto"/>
              </w:divBdr>
            </w:div>
            <w:div w:id="1270309736">
              <w:marLeft w:val="0"/>
              <w:marRight w:val="0"/>
              <w:marTop w:val="0"/>
              <w:marBottom w:val="0"/>
              <w:divBdr>
                <w:top w:val="none" w:sz="0" w:space="0" w:color="auto"/>
                <w:left w:val="none" w:sz="0" w:space="0" w:color="auto"/>
                <w:bottom w:val="none" w:sz="0" w:space="0" w:color="auto"/>
                <w:right w:val="none" w:sz="0" w:space="0" w:color="auto"/>
              </w:divBdr>
            </w:div>
            <w:div w:id="1272323119">
              <w:marLeft w:val="0"/>
              <w:marRight w:val="0"/>
              <w:marTop w:val="360"/>
              <w:marBottom w:val="0"/>
              <w:divBdr>
                <w:top w:val="single" w:sz="6" w:space="0" w:color="auto"/>
                <w:left w:val="single" w:sz="6" w:space="0" w:color="auto"/>
                <w:bottom w:val="single" w:sz="6" w:space="0" w:color="auto"/>
                <w:right w:val="single" w:sz="6" w:space="0" w:color="auto"/>
              </w:divBdr>
            </w:div>
            <w:div w:id="1277057900">
              <w:marLeft w:val="0"/>
              <w:marRight w:val="0"/>
              <w:marTop w:val="0"/>
              <w:marBottom w:val="0"/>
              <w:divBdr>
                <w:top w:val="none" w:sz="0" w:space="0" w:color="auto"/>
                <w:left w:val="none" w:sz="0" w:space="0" w:color="auto"/>
                <w:bottom w:val="none" w:sz="0" w:space="0" w:color="auto"/>
                <w:right w:val="none" w:sz="0" w:space="0" w:color="auto"/>
              </w:divBdr>
            </w:div>
            <w:div w:id="1277253340">
              <w:marLeft w:val="0"/>
              <w:marRight w:val="0"/>
              <w:marTop w:val="0"/>
              <w:marBottom w:val="0"/>
              <w:divBdr>
                <w:top w:val="none" w:sz="0" w:space="0" w:color="auto"/>
                <w:left w:val="none" w:sz="0" w:space="0" w:color="auto"/>
                <w:bottom w:val="none" w:sz="0" w:space="0" w:color="auto"/>
                <w:right w:val="none" w:sz="0" w:space="0" w:color="auto"/>
              </w:divBdr>
            </w:div>
            <w:div w:id="1280529170">
              <w:marLeft w:val="0"/>
              <w:marRight w:val="0"/>
              <w:marTop w:val="0"/>
              <w:marBottom w:val="0"/>
              <w:divBdr>
                <w:top w:val="none" w:sz="0" w:space="0" w:color="auto"/>
                <w:left w:val="none" w:sz="0" w:space="0" w:color="auto"/>
                <w:bottom w:val="none" w:sz="0" w:space="0" w:color="auto"/>
                <w:right w:val="none" w:sz="0" w:space="0" w:color="auto"/>
              </w:divBdr>
            </w:div>
            <w:div w:id="1281185050">
              <w:marLeft w:val="0"/>
              <w:marRight w:val="0"/>
              <w:marTop w:val="0"/>
              <w:marBottom w:val="0"/>
              <w:divBdr>
                <w:top w:val="none" w:sz="0" w:space="0" w:color="auto"/>
                <w:left w:val="none" w:sz="0" w:space="0" w:color="auto"/>
                <w:bottom w:val="none" w:sz="0" w:space="0" w:color="auto"/>
                <w:right w:val="none" w:sz="0" w:space="0" w:color="auto"/>
              </w:divBdr>
            </w:div>
            <w:div w:id="1281650179">
              <w:marLeft w:val="0"/>
              <w:marRight w:val="0"/>
              <w:marTop w:val="0"/>
              <w:marBottom w:val="0"/>
              <w:divBdr>
                <w:top w:val="none" w:sz="0" w:space="0" w:color="auto"/>
                <w:left w:val="none" w:sz="0" w:space="0" w:color="auto"/>
                <w:bottom w:val="none" w:sz="0" w:space="0" w:color="auto"/>
                <w:right w:val="none" w:sz="0" w:space="0" w:color="auto"/>
              </w:divBdr>
            </w:div>
            <w:div w:id="1282422292">
              <w:marLeft w:val="0"/>
              <w:marRight w:val="0"/>
              <w:marTop w:val="0"/>
              <w:marBottom w:val="0"/>
              <w:divBdr>
                <w:top w:val="none" w:sz="0" w:space="0" w:color="auto"/>
                <w:left w:val="none" w:sz="0" w:space="0" w:color="auto"/>
                <w:bottom w:val="none" w:sz="0" w:space="0" w:color="auto"/>
                <w:right w:val="none" w:sz="0" w:space="0" w:color="auto"/>
              </w:divBdr>
            </w:div>
            <w:div w:id="1282566793">
              <w:marLeft w:val="0"/>
              <w:marRight w:val="0"/>
              <w:marTop w:val="0"/>
              <w:marBottom w:val="0"/>
              <w:divBdr>
                <w:top w:val="none" w:sz="0" w:space="0" w:color="auto"/>
                <w:left w:val="none" w:sz="0" w:space="0" w:color="auto"/>
                <w:bottom w:val="none" w:sz="0" w:space="0" w:color="auto"/>
                <w:right w:val="none" w:sz="0" w:space="0" w:color="auto"/>
              </w:divBdr>
            </w:div>
            <w:div w:id="1284579782">
              <w:marLeft w:val="0"/>
              <w:marRight w:val="0"/>
              <w:marTop w:val="0"/>
              <w:marBottom w:val="0"/>
              <w:divBdr>
                <w:top w:val="none" w:sz="0" w:space="0" w:color="auto"/>
                <w:left w:val="none" w:sz="0" w:space="0" w:color="auto"/>
                <w:bottom w:val="none" w:sz="0" w:space="0" w:color="auto"/>
                <w:right w:val="none" w:sz="0" w:space="0" w:color="auto"/>
              </w:divBdr>
            </w:div>
            <w:div w:id="1287274517">
              <w:marLeft w:val="0"/>
              <w:marRight w:val="0"/>
              <w:marTop w:val="0"/>
              <w:marBottom w:val="0"/>
              <w:divBdr>
                <w:top w:val="none" w:sz="0" w:space="0" w:color="auto"/>
                <w:left w:val="none" w:sz="0" w:space="0" w:color="auto"/>
                <w:bottom w:val="none" w:sz="0" w:space="0" w:color="auto"/>
                <w:right w:val="none" w:sz="0" w:space="0" w:color="auto"/>
              </w:divBdr>
            </w:div>
            <w:div w:id="1288508286">
              <w:marLeft w:val="0"/>
              <w:marRight w:val="0"/>
              <w:marTop w:val="0"/>
              <w:marBottom w:val="0"/>
              <w:divBdr>
                <w:top w:val="none" w:sz="0" w:space="0" w:color="auto"/>
                <w:left w:val="none" w:sz="0" w:space="0" w:color="auto"/>
                <w:bottom w:val="none" w:sz="0" w:space="0" w:color="auto"/>
                <w:right w:val="none" w:sz="0" w:space="0" w:color="auto"/>
              </w:divBdr>
            </w:div>
            <w:div w:id="1290624879">
              <w:marLeft w:val="0"/>
              <w:marRight w:val="0"/>
              <w:marTop w:val="0"/>
              <w:marBottom w:val="0"/>
              <w:divBdr>
                <w:top w:val="none" w:sz="0" w:space="0" w:color="auto"/>
                <w:left w:val="none" w:sz="0" w:space="0" w:color="auto"/>
                <w:bottom w:val="none" w:sz="0" w:space="0" w:color="auto"/>
                <w:right w:val="none" w:sz="0" w:space="0" w:color="auto"/>
              </w:divBdr>
            </w:div>
            <w:div w:id="1290816452">
              <w:marLeft w:val="0"/>
              <w:marRight w:val="0"/>
              <w:marTop w:val="0"/>
              <w:marBottom w:val="0"/>
              <w:divBdr>
                <w:top w:val="none" w:sz="0" w:space="0" w:color="auto"/>
                <w:left w:val="none" w:sz="0" w:space="0" w:color="auto"/>
                <w:bottom w:val="none" w:sz="0" w:space="0" w:color="auto"/>
                <w:right w:val="none" w:sz="0" w:space="0" w:color="auto"/>
              </w:divBdr>
            </w:div>
            <w:div w:id="1294217996">
              <w:marLeft w:val="0"/>
              <w:marRight w:val="0"/>
              <w:marTop w:val="0"/>
              <w:marBottom w:val="0"/>
              <w:divBdr>
                <w:top w:val="none" w:sz="0" w:space="0" w:color="auto"/>
                <w:left w:val="none" w:sz="0" w:space="0" w:color="auto"/>
                <w:bottom w:val="none" w:sz="0" w:space="0" w:color="auto"/>
                <w:right w:val="none" w:sz="0" w:space="0" w:color="auto"/>
              </w:divBdr>
            </w:div>
            <w:div w:id="1298803532">
              <w:marLeft w:val="0"/>
              <w:marRight w:val="0"/>
              <w:marTop w:val="0"/>
              <w:marBottom w:val="0"/>
              <w:divBdr>
                <w:top w:val="none" w:sz="0" w:space="0" w:color="auto"/>
                <w:left w:val="none" w:sz="0" w:space="0" w:color="auto"/>
                <w:bottom w:val="none" w:sz="0" w:space="0" w:color="auto"/>
                <w:right w:val="none" w:sz="0" w:space="0" w:color="auto"/>
              </w:divBdr>
              <w:divsChild>
                <w:div w:id="2126011">
                  <w:marLeft w:val="0"/>
                  <w:marRight w:val="0"/>
                  <w:marTop w:val="0"/>
                  <w:marBottom w:val="0"/>
                  <w:divBdr>
                    <w:top w:val="none" w:sz="0" w:space="0" w:color="auto"/>
                    <w:left w:val="none" w:sz="0" w:space="0" w:color="auto"/>
                    <w:bottom w:val="none" w:sz="0" w:space="0" w:color="auto"/>
                    <w:right w:val="none" w:sz="0" w:space="0" w:color="auto"/>
                  </w:divBdr>
                </w:div>
                <w:div w:id="9375204">
                  <w:marLeft w:val="0"/>
                  <w:marRight w:val="0"/>
                  <w:marTop w:val="0"/>
                  <w:marBottom w:val="0"/>
                  <w:divBdr>
                    <w:top w:val="none" w:sz="0" w:space="0" w:color="auto"/>
                    <w:left w:val="none" w:sz="0" w:space="0" w:color="auto"/>
                    <w:bottom w:val="none" w:sz="0" w:space="0" w:color="auto"/>
                    <w:right w:val="none" w:sz="0" w:space="0" w:color="auto"/>
                  </w:divBdr>
                </w:div>
                <w:div w:id="12802378">
                  <w:marLeft w:val="0"/>
                  <w:marRight w:val="0"/>
                  <w:marTop w:val="0"/>
                  <w:marBottom w:val="0"/>
                  <w:divBdr>
                    <w:top w:val="none" w:sz="0" w:space="0" w:color="auto"/>
                    <w:left w:val="none" w:sz="0" w:space="0" w:color="auto"/>
                    <w:bottom w:val="none" w:sz="0" w:space="0" w:color="auto"/>
                    <w:right w:val="none" w:sz="0" w:space="0" w:color="auto"/>
                  </w:divBdr>
                </w:div>
                <w:div w:id="14237771">
                  <w:marLeft w:val="0"/>
                  <w:marRight w:val="0"/>
                  <w:marTop w:val="0"/>
                  <w:marBottom w:val="0"/>
                  <w:divBdr>
                    <w:top w:val="none" w:sz="0" w:space="0" w:color="auto"/>
                    <w:left w:val="none" w:sz="0" w:space="0" w:color="auto"/>
                    <w:bottom w:val="none" w:sz="0" w:space="0" w:color="auto"/>
                    <w:right w:val="none" w:sz="0" w:space="0" w:color="auto"/>
                  </w:divBdr>
                </w:div>
                <w:div w:id="15884127">
                  <w:marLeft w:val="0"/>
                  <w:marRight w:val="0"/>
                  <w:marTop w:val="0"/>
                  <w:marBottom w:val="0"/>
                  <w:divBdr>
                    <w:top w:val="none" w:sz="0" w:space="0" w:color="auto"/>
                    <w:left w:val="none" w:sz="0" w:space="0" w:color="auto"/>
                    <w:bottom w:val="none" w:sz="0" w:space="0" w:color="auto"/>
                    <w:right w:val="none" w:sz="0" w:space="0" w:color="auto"/>
                  </w:divBdr>
                </w:div>
                <w:div w:id="18506253">
                  <w:marLeft w:val="0"/>
                  <w:marRight w:val="0"/>
                  <w:marTop w:val="0"/>
                  <w:marBottom w:val="0"/>
                  <w:divBdr>
                    <w:top w:val="none" w:sz="0" w:space="0" w:color="auto"/>
                    <w:left w:val="none" w:sz="0" w:space="0" w:color="auto"/>
                    <w:bottom w:val="none" w:sz="0" w:space="0" w:color="auto"/>
                    <w:right w:val="none" w:sz="0" w:space="0" w:color="auto"/>
                  </w:divBdr>
                </w:div>
                <w:div w:id="20403341">
                  <w:marLeft w:val="0"/>
                  <w:marRight w:val="0"/>
                  <w:marTop w:val="0"/>
                  <w:marBottom w:val="0"/>
                  <w:divBdr>
                    <w:top w:val="none" w:sz="0" w:space="0" w:color="auto"/>
                    <w:left w:val="none" w:sz="0" w:space="0" w:color="auto"/>
                    <w:bottom w:val="none" w:sz="0" w:space="0" w:color="auto"/>
                    <w:right w:val="none" w:sz="0" w:space="0" w:color="auto"/>
                  </w:divBdr>
                </w:div>
                <w:div w:id="21514859">
                  <w:marLeft w:val="0"/>
                  <w:marRight w:val="0"/>
                  <w:marTop w:val="0"/>
                  <w:marBottom w:val="0"/>
                  <w:divBdr>
                    <w:top w:val="none" w:sz="0" w:space="0" w:color="auto"/>
                    <w:left w:val="none" w:sz="0" w:space="0" w:color="auto"/>
                    <w:bottom w:val="none" w:sz="0" w:space="0" w:color="auto"/>
                    <w:right w:val="none" w:sz="0" w:space="0" w:color="auto"/>
                  </w:divBdr>
                </w:div>
                <w:div w:id="21633455">
                  <w:marLeft w:val="0"/>
                  <w:marRight w:val="0"/>
                  <w:marTop w:val="0"/>
                  <w:marBottom w:val="0"/>
                  <w:divBdr>
                    <w:top w:val="none" w:sz="0" w:space="0" w:color="auto"/>
                    <w:left w:val="none" w:sz="0" w:space="0" w:color="auto"/>
                    <w:bottom w:val="none" w:sz="0" w:space="0" w:color="auto"/>
                    <w:right w:val="none" w:sz="0" w:space="0" w:color="auto"/>
                  </w:divBdr>
                </w:div>
                <w:div w:id="24332932">
                  <w:marLeft w:val="0"/>
                  <w:marRight w:val="0"/>
                  <w:marTop w:val="0"/>
                  <w:marBottom w:val="0"/>
                  <w:divBdr>
                    <w:top w:val="none" w:sz="0" w:space="0" w:color="auto"/>
                    <w:left w:val="none" w:sz="0" w:space="0" w:color="auto"/>
                    <w:bottom w:val="none" w:sz="0" w:space="0" w:color="auto"/>
                    <w:right w:val="none" w:sz="0" w:space="0" w:color="auto"/>
                  </w:divBdr>
                </w:div>
                <w:div w:id="25326958">
                  <w:marLeft w:val="0"/>
                  <w:marRight w:val="0"/>
                  <w:marTop w:val="0"/>
                  <w:marBottom w:val="0"/>
                  <w:divBdr>
                    <w:top w:val="none" w:sz="0" w:space="0" w:color="auto"/>
                    <w:left w:val="none" w:sz="0" w:space="0" w:color="auto"/>
                    <w:bottom w:val="none" w:sz="0" w:space="0" w:color="auto"/>
                    <w:right w:val="none" w:sz="0" w:space="0" w:color="auto"/>
                  </w:divBdr>
                </w:div>
                <w:div w:id="27685014">
                  <w:marLeft w:val="0"/>
                  <w:marRight w:val="0"/>
                  <w:marTop w:val="0"/>
                  <w:marBottom w:val="0"/>
                  <w:divBdr>
                    <w:top w:val="none" w:sz="0" w:space="0" w:color="auto"/>
                    <w:left w:val="none" w:sz="0" w:space="0" w:color="auto"/>
                    <w:bottom w:val="none" w:sz="0" w:space="0" w:color="auto"/>
                    <w:right w:val="none" w:sz="0" w:space="0" w:color="auto"/>
                  </w:divBdr>
                </w:div>
                <w:div w:id="29963803">
                  <w:marLeft w:val="0"/>
                  <w:marRight w:val="0"/>
                  <w:marTop w:val="0"/>
                  <w:marBottom w:val="0"/>
                  <w:divBdr>
                    <w:top w:val="none" w:sz="0" w:space="0" w:color="auto"/>
                    <w:left w:val="none" w:sz="0" w:space="0" w:color="auto"/>
                    <w:bottom w:val="none" w:sz="0" w:space="0" w:color="auto"/>
                    <w:right w:val="none" w:sz="0" w:space="0" w:color="auto"/>
                  </w:divBdr>
                </w:div>
                <w:div w:id="30418947">
                  <w:marLeft w:val="0"/>
                  <w:marRight w:val="0"/>
                  <w:marTop w:val="0"/>
                  <w:marBottom w:val="0"/>
                  <w:divBdr>
                    <w:top w:val="none" w:sz="0" w:space="0" w:color="auto"/>
                    <w:left w:val="none" w:sz="0" w:space="0" w:color="auto"/>
                    <w:bottom w:val="none" w:sz="0" w:space="0" w:color="auto"/>
                    <w:right w:val="none" w:sz="0" w:space="0" w:color="auto"/>
                  </w:divBdr>
                </w:div>
                <w:div w:id="32536170">
                  <w:marLeft w:val="0"/>
                  <w:marRight w:val="0"/>
                  <w:marTop w:val="0"/>
                  <w:marBottom w:val="0"/>
                  <w:divBdr>
                    <w:top w:val="none" w:sz="0" w:space="0" w:color="auto"/>
                    <w:left w:val="none" w:sz="0" w:space="0" w:color="auto"/>
                    <w:bottom w:val="none" w:sz="0" w:space="0" w:color="auto"/>
                    <w:right w:val="none" w:sz="0" w:space="0" w:color="auto"/>
                  </w:divBdr>
                </w:div>
                <w:div w:id="32537681">
                  <w:marLeft w:val="0"/>
                  <w:marRight w:val="0"/>
                  <w:marTop w:val="0"/>
                  <w:marBottom w:val="0"/>
                  <w:divBdr>
                    <w:top w:val="none" w:sz="0" w:space="0" w:color="auto"/>
                    <w:left w:val="none" w:sz="0" w:space="0" w:color="auto"/>
                    <w:bottom w:val="none" w:sz="0" w:space="0" w:color="auto"/>
                    <w:right w:val="none" w:sz="0" w:space="0" w:color="auto"/>
                  </w:divBdr>
                </w:div>
                <w:div w:id="34548806">
                  <w:marLeft w:val="0"/>
                  <w:marRight w:val="0"/>
                  <w:marTop w:val="0"/>
                  <w:marBottom w:val="0"/>
                  <w:divBdr>
                    <w:top w:val="none" w:sz="0" w:space="0" w:color="auto"/>
                    <w:left w:val="none" w:sz="0" w:space="0" w:color="auto"/>
                    <w:bottom w:val="none" w:sz="0" w:space="0" w:color="auto"/>
                    <w:right w:val="none" w:sz="0" w:space="0" w:color="auto"/>
                  </w:divBdr>
                </w:div>
                <w:div w:id="37436529">
                  <w:marLeft w:val="0"/>
                  <w:marRight w:val="0"/>
                  <w:marTop w:val="0"/>
                  <w:marBottom w:val="0"/>
                  <w:divBdr>
                    <w:top w:val="none" w:sz="0" w:space="0" w:color="auto"/>
                    <w:left w:val="none" w:sz="0" w:space="0" w:color="auto"/>
                    <w:bottom w:val="none" w:sz="0" w:space="0" w:color="auto"/>
                    <w:right w:val="none" w:sz="0" w:space="0" w:color="auto"/>
                  </w:divBdr>
                </w:div>
                <w:div w:id="38825467">
                  <w:marLeft w:val="0"/>
                  <w:marRight w:val="0"/>
                  <w:marTop w:val="0"/>
                  <w:marBottom w:val="0"/>
                  <w:divBdr>
                    <w:top w:val="none" w:sz="0" w:space="0" w:color="auto"/>
                    <w:left w:val="none" w:sz="0" w:space="0" w:color="auto"/>
                    <w:bottom w:val="none" w:sz="0" w:space="0" w:color="auto"/>
                    <w:right w:val="none" w:sz="0" w:space="0" w:color="auto"/>
                  </w:divBdr>
                </w:div>
                <w:div w:id="39479871">
                  <w:marLeft w:val="0"/>
                  <w:marRight w:val="0"/>
                  <w:marTop w:val="0"/>
                  <w:marBottom w:val="0"/>
                  <w:divBdr>
                    <w:top w:val="none" w:sz="0" w:space="0" w:color="auto"/>
                    <w:left w:val="none" w:sz="0" w:space="0" w:color="auto"/>
                    <w:bottom w:val="none" w:sz="0" w:space="0" w:color="auto"/>
                    <w:right w:val="none" w:sz="0" w:space="0" w:color="auto"/>
                  </w:divBdr>
                </w:div>
                <w:div w:id="41297998">
                  <w:marLeft w:val="0"/>
                  <w:marRight w:val="0"/>
                  <w:marTop w:val="0"/>
                  <w:marBottom w:val="0"/>
                  <w:divBdr>
                    <w:top w:val="none" w:sz="0" w:space="0" w:color="auto"/>
                    <w:left w:val="none" w:sz="0" w:space="0" w:color="auto"/>
                    <w:bottom w:val="none" w:sz="0" w:space="0" w:color="auto"/>
                    <w:right w:val="none" w:sz="0" w:space="0" w:color="auto"/>
                  </w:divBdr>
                </w:div>
                <w:div w:id="43525195">
                  <w:marLeft w:val="0"/>
                  <w:marRight w:val="0"/>
                  <w:marTop w:val="0"/>
                  <w:marBottom w:val="0"/>
                  <w:divBdr>
                    <w:top w:val="none" w:sz="0" w:space="0" w:color="auto"/>
                    <w:left w:val="none" w:sz="0" w:space="0" w:color="auto"/>
                    <w:bottom w:val="none" w:sz="0" w:space="0" w:color="auto"/>
                    <w:right w:val="none" w:sz="0" w:space="0" w:color="auto"/>
                  </w:divBdr>
                </w:div>
                <w:div w:id="43868014">
                  <w:marLeft w:val="0"/>
                  <w:marRight w:val="0"/>
                  <w:marTop w:val="0"/>
                  <w:marBottom w:val="0"/>
                  <w:divBdr>
                    <w:top w:val="none" w:sz="0" w:space="0" w:color="auto"/>
                    <w:left w:val="none" w:sz="0" w:space="0" w:color="auto"/>
                    <w:bottom w:val="none" w:sz="0" w:space="0" w:color="auto"/>
                    <w:right w:val="none" w:sz="0" w:space="0" w:color="auto"/>
                  </w:divBdr>
                </w:div>
                <w:div w:id="44918507">
                  <w:marLeft w:val="0"/>
                  <w:marRight w:val="0"/>
                  <w:marTop w:val="0"/>
                  <w:marBottom w:val="0"/>
                  <w:divBdr>
                    <w:top w:val="none" w:sz="0" w:space="0" w:color="auto"/>
                    <w:left w:val="none" w:sz="0" w:space="0" w:color="auto"/>
                    <w:bottom w:val="none" w:sz="0" w:space="0" w:color="auto"/>
                    <w:right w:val="none" w:sz="0" w:space="0" w:color="auto"/>
                  </w:divBdr>
                </w:div>
                <w:div w:id="46732050">
                  <w:marLeft w:val="0"/>
                  <w:marRight w:val="0"/>
                  <w:marTop w:val="0"/>
                  <w:marBottom w:val="0"/>
                  <w:divBdr>
                    <w:top w:val="none" w:sz="0" w:space="0" w:color="auto"/>
                    <w:left w:val="none" w:sz="0" w:space="0" w:color="auto"/>
                    <w:bottom w:val="none" w:sz="0" w:space="0" w:color="auto"/>
                    <w:right w:val="none" w:sz="0" w:space="0" w:color="auto"/>
                  </w:divBdr>
                </w:div>
                <w:div w:id="46925879">
                  <w:marLeft w:val="0"/>
                  <w:marRight w:val="0"/>
                  <w:marTop w:val="0"/>
                  <w:marBottom w:val="0"/>
                  <w:divBdr>
                    <w:top w:val="none" w:sz="0" w:space="0" w:color="auto"/>
                    <w:left w:val="none" w:sz="0" w:space="0" w:color="auto"/>
                    <w:bottom w:val="none" w:sz="0" w:space="0" w:color="auto"/>
                    <w:right w:val="none" w:sz="0" w:space="0" w:color="auto"/>
                  </w:divBdr>
                </w:div>
                <w:div w:id="48308483">
                  <w:marLeft w:val="0"/>
                  <w:marRight w:val="0"/>
                  <w:marTop w:val="0"/>
                  <w:marBottom w:val="0"/>
                  <w:divBdr>
                    <w:top w:val="none" w:sz="0" w:space="0" w:color="auto"/>
                    <w:left w:val="none" w:sz="0" w:space="0" w:color="auto"/>
                    <w:bottom w:val="none" w:sz="0" w:space="0" w:color="auto"/>
                    <w:right w:val="none" w:sz="0" w:space="0" w:color="auto"/>
                  </w:divBdr>
                </w:div>
                <w:div w:id="48462236">
                  <w:marLeft w:val="0"/>
                  <w:marRight w:val="0"/>
                  <w:marTop w:val="0"/>
                  <w:marBottom w:val="0"/>
                  <w:divBdr>
                    <w:top w:val="none" w:sz="0" w:space="0" w:color="auto"/>
                    <w:left w:val="none" w:sz="0" w:space="0" w:color="auto"/>
                    <w:bottom w:val="none" w:sz="0" w:space="0" w:color="auto"/>
                    <w:right w:val="none" w:sz="0" w:space="0" w:color="auto"/>
                  </w:divBdr>
                </w:div>
                <w:div w:id="52507626">
                  <w:marLeft w:val="0"/>
                  <w:marRight w:val="0"/>
                  <w:marTop w:val="0"/>
                  <w:marBottom w:val="0"/>
                  <w:divBdr>
                    <w:top w:val="none" w:sz="0" w:space="0" w:color="auto"/>
                    <w:left w:val="none" w:sz="0" w:space="0" w:color="auto"/>
                    <w:bottom w:val="none" w:sz="0" w:space="0" w:color="auto"/>
                    <w:right w:val="none" w:sz="0" w:space="0" w:color="auto"/>
                  </w:divBdr>
                </w:div>
                <w:div w:id="56169313">
                  <w:marLeft w:val="0"/>
                  <w:marRight w:val="0"/>
                  <w:marTop w:val="0"/>
                  <w:marBottom w:val="0"/>
                  <w:divBdr>
                    <w:top w:val="none" w:sz="0" w:space="0" w:color="auto"/>
                    <w:left w:val="none" w:sz="0" w:space="0" w:color="auto"/>
                    <w:bottom w:val="none" w:sz="0" w:space="0" w:color="auto"/>
                    <w:right w:val="none" w:sz="0" w:space="0" w:color="auto"/>
                  </w:divBdr>
                </w:div>
                <w:div w:id="56249524">
                  <w:marLeft w:val="0"/>
                  <w:marRight w:val="0"/>
                  <w:marTop w:val="0"/>
                  <w:marBottom w:val="0"/>
                  <w:divBdr>
                    <w:top w:val="none" w:sz="0" w:space="0" w:color="auto"/>
                    <w:left w:val="none" w:sz="0" w:space="0" w:color="auto"/>
                    <w:bottom w:val="none" w:sz="0" w:space="0" w:color="auto"/>
                    <w:right w:val="none" w:sz="0" w:space="0" w:color="auto"/>
                  </w:divBdr>
                </w:div>
                <w:div w:id="57094954">
                  <w:marLeft w:val="0"/>
                  <w:marRight w:val="0"/>
                  <w:marTop w:val="0"/>
                  <w:marBottom w:val="0"/>
                  <w:divBdr>
                    <w:top w:val="none" w:sz="0" w:space="0" w:color="auto"/>
                    <w:left w:val="none" w:sz="0" w:space="0" w:color="auto"/>
                    <w:bottom w:val="none" w:sz="0" w:space="0" w:color="auto"/>
                    <w:right w:val="none" w:sz="0" w:space="0" w:color="auto"/>
                  </w:divBdr>
                </w:div>
                <w:div w:id="63065335">
                  <w:marLeft w:val="0"/>
                  <w:marRight w:val="0"/>
                  <w:marTop w:val="0"/>
                  <w:marBottom w:val="0"/>
                  <w:divBdr>
                    <w:top w:val="none" w:sz="0" w:space="0" w:color="auto"/>
                    <w:left w:val="none" w:sz="0" w:space="0" w:color="auto"/>
                    <w:bottom w:val="none" w:sz="0" w:space="0" w:color="auto"/>
                    <w:right w:val="none" w:sz="0" w:space="0" w:color="auto"/>
                  </w:divBdr>
                </w:div>
                <w:div w:id="63844482">
                  <w:marLeft w:val="0"/>
                  <w:marRight w:val="0"/>
                  <w:marTop w:val="0"/>
                  <w:marBottom w:val="0"/>
                  <w:divBdr>
                    <w:top w:val="none" w:sz="0" w:space="0" w:color="auto"/>
                    <w:left w:val="none" w:sz="0" w:space="0" w:color="auto"/>
                    <w:bottom w:val="none" w:sz="0" w:space="0" w:color="auto"/>
                    <w:right w:val="none" w:sz="0" w:space="0" w:color="auto"/>
                  </w:divBdr>
                </w:div>
                <w:div w:id="64228848">
                  <w:marLeft w:val="0"/>
                  <w:marRight w:val="0"/>
                  <w:marTop w:val="0"/>
                  <w:marBottom w:val="0"/>
                  <w:divBdr>
                    <w:top w:val="none" w:sz="0" w:space="0" w:color="auto"/>
                    <w:left w:val="none" w:sz="0" w:space="0" w:color="auto"/>
                    <w:bottom w:val="none" w:sz="0" w:space="0" w:color="auto"/>
                    <w:right w:val="none" w:sz="0" w:space="0" w:color="auto"/>
                  </w:divBdr>
                </w:div>
                <w:div w:id="65996333">
                  <w:marLeft w:val="0"/>
                  <w:marRight w:val="0"/>
                  <w:marTop w:val="0"/>
                  <w:marBottom w:val="0"/>
                  <w:divBdr>
                    <w:top w:val="none" w:sz="0" w:space="0" w:color="auto"/>
                    <w:left w:val="none" w:sz="0" w:space="0" w:color="auto"/>
                    <w:bottom w:val="none" w:sz="0" w:space="0" w:color="auto"/>
                    <w:right w:val="none" w:sz="0" w:space="0" w:color="auto"/>
                  </w:divBdr>
                </w:div>
                <w:div w:id="67004029">
                  <w:marLeft w:val="0"/>
                  <w:marRight w:val="0"/>
                  <w:marTop w:val="0"/>
                  <w:marBottom w:val="0"/>
                  <w:divBdr>
                    <w:top w:val="none" w:sz="0" w:space="0" w:color="auto"/>
                    <w:left w:val="none" w:sz="0" w:space="0" w:color="auto"/>
                    <w:bottom w:val="none" w:sz="0" w:space="0" w:color="auto"/>
                    <w:right w:val="none" w:sz="0" w:space="0" w:color="auto"/>
                  </w:divBdr>
                </w:div>
                <w:div w:id="68498988">
                  <w:marLeft w:val="0"/>
                  <w:marRight w:val="0"/>
                  <w:marTop w:val="0"/>
                  <w:marBottom w:val="0"/>
                  <w:divBdr>
                    <w:top w:val="none" w:sz="0" w:space="0" w:color="auto"/>
                    <w:left w:val="none" w:sz="0" w:space="0" w:color="auto"/>
                    <w:bottom w:val="none" w:sz="0" w:space="0" w:color="auto"/>
                    <w:right w:val="none" w:sz="0" w:space="0" w:color="auto"/>
                  </w:divBdr>
                </w:div>
                <w:div w:id="70083051">
                  <w:marLeft w:val="0"/>
                  <w:marRight w:val="0"/>
                  <w:marTop w:val="0"/>
                  <w:marBottom w:val="0"/>
                  <w:divBdr>
                    <w:top w:val="none" w:sz="0" w:space="0" w:color="auto"/>
                    <w:left w:val="none" w:sz="0" w:space="0" w:color="auto"/>
                    <w:bottom w:val="none" w:sz="0" w:space="0" w:color="auto"/>
                    <w:right w:val="none" w:sz="0" w:space="0" w:color="auto"/>
                  </w:divBdr>
                </w:div>
                <w:div w:id="72625431">
                  <w:marLeft w:val="0"/>
                  <w:marRight w:val="0"/>
                  <w:marTop w:val="0"/>
                  <w:marBottom w:val="0"/>
                  <w:divBdr>
                    <w:top w:val="none" w:sz="0" w:space="0" w:color="auto"/>
                    <w:left w:val="none" w:sz="0" w:space="0" w:color="auto"/>
                    <w:bottom w:val="none" w:sz="0" w:space="0" w:color="auto"/>
                    <w:right w:val="none" w:sz="0" w:space="0" w:color="auto"/>
                  </w:divBdr>
                </w:div>
                <w:div w:id="76631892">
                  <w:marLeft w:val="0"/>
                  <w:marRight w:val="0"/>
                  <w:marTop w:val="0"/>
                  <w:marBottom w:val="0"/>
                  <w:divBdr>
                    <w:top w:val="none" w:sz="0" w:space="0" w:color="auto"/>
                    <w:left w:val="none" w:sz="0" w:space="0" w:color="auto"/>
                    <w:bottom w:val="none" w:sz="0" w:space="0" w:color="auto"/>
                    <w:right w:val="none" w:sz="0" w:space="0" w:color="auto"/>
                  </w:divBdr>
                </w:div>
                <w:div w:id="79526773">
                  <w:marLeft w:val="0"/>
                  <w:marRight w:val="0"/>
                  <w:marTop w:val="0"/>
                  <w:marBottom w:val="0"/>
                  <w:divBdr>
                    <w:top w:val="none" w:sz="0" w:space="0" w:color="auto"/>
                    <w:left w:val="none" w:sz="0" w:space="0" w:color="auto"/>
                    <w:bottom w:val="none" w:sz="0" w:space="0" w:color="auto"/>
                    <w:right w:val="none" w:sz="0" w:space="0" w:color="auto"/>
                  </w:divBdr>
                </w:div>
                <w:div w:id="82190326">
                  <w:marLeft w:val="0"/>
                  <w:marRight w:val="0"/>
                  <w:marTop w:val="0"/>
                  <w:marBottom w:val="0"/>
                  <w:divBdr>
                    <w:top w:val="none" w:sz="0" w:space="0" w:color="auto"/>
                    <w:left w:val="none" w:sz="0" w:space="0" w:color="auto"/>
                    <w:bottom w:val="none" w:sz="0" w:space="0" w:color="auto"/>
                    <w:right w:val="none" w:sz="0" w:space="0" w:color="auto"/>
                  </w:divBdr>
                </w:div>
                <w:div w:id="86121912">
                  <w:marLeft w:val="0"/>
                  <w:marRight w:val="0"/>
                  <w:marTop w:val="0"/>
                  <w:marBottom w:val="0"/>
                  <w:divBdr>
                    <w:top w:val="none" w:sz="0" w:space="0" w:color="auto"/>
                    <w:left w:val="none" w:sz="0" w:space="0" w:color="auto"/>
                    <w:bottom w:val="none" w:sz="0" w:space="0" w:color="auto"/>
                    <w:right w:val="none" w:sz="0" w:space="0" w:color="auto"/>
                  </w:divBdr>
                </w:div>
                <w:div w:id="87166629">
                  <w:marLeft w:val="0"/>
                  <w:marRight w:val="0"/>
                  <w:marTop w:val="0"/>
                  <w:marBottom w:val="0"/>
                  <w:divBdr>
                    <w:top w:val="none" w:sz="0" w:space="0" w:color="auto"/>
                    <w:left w:val="none" w:sz="0" w:space="0" w:color="auto"/>
                    <w:bottom w:val="none" w:sz="0" w:space="0" w:color="auto"/>
                    <w:right w:val="none" w:sz="0" w:space="0" w:color="auto"/>
                  </w:divBdr>
                </w:div>
                <w:div w:id="88813175">
                  <w:marLeft w:val="0"/>
                  <w:marRight w:val="0"/>
                  <w:marTop w:val="0"/>
                  <w:marBottom w:val="0"/>
                  <w:divBdr>
                    <w:top w:val="none" w:sz="0" w:space="0" w:color="auto"/>
                    <w:left w:val="none" w:sz="0" w:space="0" w:color="auto"/>
                    <w:bottom w:val="none" w:sz="0" w:space="0" w:color="auto"/>
                    <w:right w:val="none" w:sz="0" w:space="0" w:color="auto"/>
                  </w:divBdr>
                </w:div>
                <w:div w:id="90784521">
                  <w:marLeft w:val="0"/>
                  <w:marRight w:val="0"/>
                  <w:marTop w:val="0"/>
                  <w:marBottom w:val="0"/>
                  <w:divBdr>
                    <w:top w:val="none" w:sz="0" w:space="0" w:color="auto"/>
                    <w:left w:val="none" w:sz="0" w:space="0" w:color="auto"/>
                    <w:bottom w:val="none" w:sz="0" w:space="0" w:color="auto"/>
                    <w:right w:val="none" w:sz="0" w:space="0" w:color="auto"/>
                  </w:divBdr>
                </w:div>
                <w:div w:id="92867837">
                  <w:marLeft w:val="0"/>
                  <w:marRight w:val="0"/>
                  <w:marTop w:val="0"/>
                  <w:marBottom w:val="0"/>
                  <w:divBdr>
                    <w:top w:val="none" w:sz="0" w:space="0" w:color="auto"/>
                    <w:left w:val="none" w:sz="0" w:space="0" w:color="auto"/>
                    <w:bottom w:val="none" w:sz="0" w:space="0" w:color="auto"/>
                    <w:right w:val="none" w:sz="0" w:space="0" w:color="auto"/>
                  </w:divBdr>
                </w:div>
                <w:div w:id="93481593">
                  <w:marLeft w:val="0"/>
                  <w:marRight w:val="0"/>
                  <w:marTop w:val="0"/>
                  <w:marBottom w:val="0"/>
                  <w:divBdr>
                    <w:top w:val="none" w:sz="0" w:space="0" w:color="auto"/>
                    <w:left w:val="none" w:sz="0" w:space="0" w:color="auto"/>
                    <w:bottom w:val="none" w:sz="0" w:space="0" w:color="auto"/>
                    <w:right w:val="none" w:sz="0" w:space="0" w:color="auto"/>
                  </w:divBdr>
                </w:div>
                <w:div w:id="93483178">
                  <w:marLeft w:val="0"/>
                  <w:marRight w:val="0"/>
                  <w:marTop w:val="0"/>
                  <w:marBottom w:val="0"/>
                  <w:divBdr>
                    <w:top w:val="none" w:sz="0" w:space="0" w:color="auto"/>
                    <w:left w:val="none" w:sz="0" w:space="0" w:color="auto"/>
                    <w:bottom w:val="none" w:sz="0" w:space="0" w:color="auto"/>
                    <w:right w:val="none" w:sz="0" w:space="0" w:color="auto"/>
                  </w:divBdr>
                </w:div>
                <w:div w:id="95181277">
                  <w:marLeft w:val="0"/>
                  <w:marRight w:val="0"/>
                  <w:marTop w:val="0"/>
                  <w:marBottom w:val="0"/>
                  <w:divBdr>
                    <w:top w:val="none" w:sz="0" w:space="0" w:color="auto"/>
                    <w:left w:val="none" w:sz="0" w:space="0" w:color="auto"/>
                    <w:bottom w:val="none" w:sz="0" w:space="0" w:color="auto"/>
                    <w:right w:val="none" w:sz="0" w:space="0" w:color="auto"/>
                  </w:divBdr>
                </w:div>
                <w:div w:id="96946288">
                  <w:marLeft w:val="0"/>
                  <w:marRight w:val="0"/>
                  <w:marTop w:val="0"/>
                  <w:marBottom w:val="0"/>
                  <w:divBdr>
                    <w:top w:val="none" w:sz="0" w:space="0" w:color="auto"/>
                    <w:left w:val="none" w:sz="0" w:space="0" w:color="auto"/>
                    <w:bottom w:val="none" w:sz="0" w:space="0" w:color="auto"/>
                    <w:right w:val="none" w:sz="0" w:space="0" w:color="auto"/>
                  </w:divBdr>
                </w:div>
                <w:div w:id="99187573">
                  <w:marLeft w:val="0"/>
                  <w:marRight w:val="0"/>
                  <w:marTop w:val="0"/>
                  <w:marBottom w:val="0"/>
                  <w:divBdr>
                    <w:top w:val="none" w:sz="0" w:space="0" w:color="auto"/>
                    <w:left w:val="none" w:sz="0" w:space="0" w:color="auto"/>
                    <w:bottom w:val="none" w:sz="0" w:space="0" w:color="auto"/>
                    <w:right w:val="none" w:sz="0" w:space="0" w:color="auto"/>
                  </w:divBdr>
                </w:div>
                <w:div w:id="100035163">
                  <w:marLeft w:val="0"/>
                  <w:marRight w:val="0"/>
                  <w:marTop w:val="0"/>
                  <w:marBottom w:val="0"/>
                  <w:divBdr>
                    <w:top w:val="none" w:sz="0" w:space="0" w:color="auto"/>
                    <w:left w:val="none" w:sz="0" w:space="0" w:color="auto"/>
                    <w:bottom w:val="none" w:sz="0" w:space="0" w:color="auto"/>
                    <w:right w:val="none" w:sz="0" w:space="0" w:color="auto"/>
                  </w:divBdr>
                </w:div>
                <w:div w:id="101457893">
                  <w:marLeft w:val="0"/>
                  <w:marRight w:val="0"/>
                  <w:marTop w:val="0"/>
                  <w:marBottom w:val="0"/>
                  <w:divBdr>
                    <w:top w:val="none" w:sz="0" w:space="0" w:color="auto"/>
                    <w:left w:val="none" w:sz="0" w:space="0" w:color="auto"/>
                    <w:bottom w:val="none" w:sz="0" w:space="0" w:color="auto"/>
                    <w:right w:val="none" w:sz="0" w:space="0" w:color="auto"/>
                  </w:divBdr>
                </w:div>
                <w:div w:id="102044168">
                  <w:marLeft w:val="0"/>
                  <w:marRight w:val="0"/>
                  <w:marTop w:val="0"/>
                  <w:marBottom w:val="0"/>
                  <w:divBdr>
                    <w:top w:val="none" w:sz="0" w:space="0" w:color="auto"/>
                    <w:left w:val="none" w:sz="0" w:space="0" w:color="auto"/>
                    <w:bottom w:val="none" w:sz="0" w:space="0" w:color="auto"/>
                    <w:right w:val="none" w:sz="0" w:space="0" w:color="auto"/>
                  </w:divBdr>
                </w:div>
                <w:div w:id="103234927">
                  <w:marLeft w:val="0"/>
                  <w:marRight w:val="0"/>
                  <w:marTop w:val="0"/>
                  <w:marBottom w:val="0"/>
                  <w:divBdr>
                    <w:top w:val="none" w:sz="0" w:space="0" w:color="auto"/>
                    <w:left w:val="none" w:sz="0" w:space="0" w:color="auto"/>
                    <w:bottom w:val="none" w:sz="0" w:space="0" w:color="auto"/>
                    <w:right w:val="none" w:sz="0" w:space="0" w:color="auto"/>
                  </w:divBdr>
                </w:div>
                <w:div w:id="105318894">
                  <w:marLeft w:val="0"/>
                  <w:marRight w:val="0"/>
                  <w:marTop w:val="0"/>
                  <w:marBottom w:val="0"/>
                  <w:divBdr>
                    <w:top w:val="none" w:sz="0" w:space="0" w:color="auto"/>
                    <w:left w:val="none" w:sz="0" w:space="0" w:color="auto"/>
                    <w:bottom w:val="none" w:sz="0" w:space="0" w:color="auto"/>
                    <w:right w:val="none" w:sz="0" w:space="0" w:color="auto"/>
                  </w:divBdr>
                </w:div>
                <w:div w:id="106778286">
                  <w:marLeft w:val="0"/>
                  <w:marRight w:val="0"/>
                  <w:marTop w:val="0"/>
                  <w:marBottom w:val="0"/>
                  <w:divBdr>
                    <w:top w:val="none" w:sz="0" w:space="0" w:color="auto"/>
                    <w:left w:val="none" w:sz="0" w:space="0" w:color="auto"/>
                    <w:bottom w:val="none" w:sz="0" w:space="0" w:color="auto"/>
                    <w:right w:val="none" w:sz="0" w:space="0" w:color="auto"/>
                  </w:divBdr>
                </w:div>
                <w:div w:id="109402009">
                  <w:marLeft w:val="0"/>
                  <w:marRight w:val="0"/>
                  <w:marTop w:val="0"/>
                  <w:marBottom w:val="0"/>
                  <w:divBdr>
                    <w:top w:val="none" w:sz="0" w:space="0" w:color="auto"/>
                    <w:left w:val="none" w:sz="0" w:space="0" w:color="auto"/>
                    <w:bottom w:val="none" w:sz="0" w:space="0" w:color="auto"/>
                    <w:right w:val="none" w:sz="0" w:space="0" w:color="auto"/>
                  </w:divBdr>
                </w:div>
                <w:div w:id="112094387">
                  <w:marLeft w:val="0"/>
                  <w:marRight w:val="0"/>
                  <w:marTop w:val="0"/>
                  <w:marBottom w:val="0"/>
                  <w:divBdr>
                    <w:top w:val="none" w:sz="0" w:space="0" w:color="auto"/>
                    <w:left w:val="none" w:sz="0" w:space="0" w:color="auto"/>
                    <w:bottom w:val="none" w:sz="0" w:space="0" w:color="auto"/>
                    <w:right w:val="none" w:sz="0" w:space="0" w:color="auto"/>
                  </w:divBdr>
                </w:div>
                <w:div w:id="114569423">
                  <w:marLeft w:val="0"/>
                  <w:marRight w:val="0"/>
                  <w:marTop w:val="0"/>
                  <w:marBottom w:val="0"/>
                  <w:divBdr>
                    <w:top w:val="none" w:sz="0" w:space="0" w:color="auto"/>
                    <w:left w:val="none" w:sz="0" w:space="0" w:color="auto"/>
                    <w:bottom w:val="none" w:sz="0" w:space="0" w:color="auto"/>
                    <w:right w:val="none" w:sz="0" w:space="0" w:color="auto"/>
                  </w:divBdr>
                </w:div>
                <w:div w:id="118301335">
                  <w:marLeft w:val="0"/>
                  <w:marRight w:val="0"/>
                  <w:marTop w:val="0"/>
                  <w:marBottom w:val="0"/>
                  <w:divBdr>
                    <w:top w:val="none" w:sz="0" w:space="0" w:color="auto"/>
                    <w:left w:val="none" w:sz="0" w:space="0" w:color="auto"/>
                    <w:bottom w:val="none" w:sz="0" w:space="0" w:color="auto"/>
                    <w:right w:val="none" w:sz="0" w:space="0" w:color="auto"/>
                  </w:divBdr>
                </w:div>
                <w:div w:id="118912660">
                  <w:marLeft w:val="0"/>
                  <w:marRight w:val="0"/>
                  <w:marTop w:val="0"/>
                  <w:marBottom w:val="0"/>
                  <w:divBdr>
                    <w:top w:val="none" w:sz="0" w:space="0" w:color="auto"/>
                    <w:left w:val="none" w:sz="0" w:space="0" w:color="auto"/>
                    <w:bottom w:val="none" w:sz="0" w:space="0" w:color="auto"/>
                    <w:right w:val="none" w:sz="0" w:space="0" w:color="auto"/>
                  </w:divBdr>
                </w:div>
                <w:div w:id="120654148">
                  <w:marLeft w:val="0"/>
                  <w:marRight w:val="0"/>
                  <w:marTop w:val="0"/>
                  <w:marBottom w:val="0"/>
                  <w:divBdr>
                    <w:top w:val="none" w:sz="0" w:space="0" w:color="auto"/>
                    <w:left w:val="none" w:sz="0" w:space="0" w:color="auto"/>
                    <w:bottom w:val="none" w:sz="0" w:space="0" w:color="auto"/>
                    <w:right w:val="none" w:sz="0" w:space="0" w:color="auto"/>
                  </w:divBdr>
                </w:div>
                <w:div w:id="121005583">
                  <w:marLeft w:val="0"/>
                  <w:marRight w:val="0"/>
                  <w:marTop w:val="0"/>
                  <w:marBottom w:val="0"/>
                  <w:divBdr>
                    <w:top w:val="none" w:sz="0" w:space="0" w:color="auto"/>
                    <w:left w:val="none" w:sz="0" w:space="0" w:color="auto"/>
                    <w:bottom w:val="none" w:sz="0" w:space="0" w:color="auto"/>
                    <w:right w:val="none" w:sz="0" w:space="0" w:color="auto"/>
                  </w:divBdr>
                </w:div>
                <w:div w:id="123238113">
                  <w:marLeft w:val="0"/>
                  <w:marRight w:val="0"/>
                  <w:marTop w:val="0"/>
                  <w:marBottom w:val="0"/>
                  <w:divBdr>
                    <w:top w:val="none" w:sz="0" w:space="0" w:color="auto"/>
                    <w:left w:val="none" w:sz="0" w:space="0" w:color="auto"/>
                    <w:bottom w:val="none" w:sz="0" w:space="0" w:color="auto"/>
                    <w:right w:val="none" w:sz="0" w:space="0" w:color="auto"/>
                  </w:divBdr>
                </w:div>
                <w:div w:id="125466957">
                  <w:marLeft w:val="0"/>
                  <w:marRight w:val="0"/>
                  <w:marTop w:val="0"/>
                  <w:marBottom w:val="0"/>
                  <w:divBdr>
                    <w:top w:val="none" w:sz="0" w:space="0" w:color="auto"/>
                    <w:left w:val="none" w:sz="0" w:space="0" w:color="auto"/>
                    <w:bottom w:val="none" w:sz="0" w:space="0" w:color="auto"/>
                    <w:right w:val="none" w:sz="0" w:space="0" w:color="auto"/>
                  </w:divBdr>
                </w:div>
                <w:div w:id="128668769">
                  <w:marLeft w:val="0"/>
                  <w:marRight w:val="0"/>
                  <w:marTop w:val="0"/>
                  <w:marBottom w:val="0"/>
                  <w:divBdr>
                    <w:top w:val="none" w:sz="0" w:space="0" w:color="auto"/>
                    <w:left w:val="none" w:sz="0" w:space="0" w:color="auto"/>
                    <w:bottom w:val="none" w:sz="0" w:space="0" w:color="auto"/>
                    <w:right w:val="none" w:sz="0" w:space="0" w:color="auto"/>
                  </w:divBdr>
                </w:div>
                <w:div w:id="130942996">
                  <w:marLeft w:val="0"/>
                  <w:marRight w:val="0"/>
                  <w:marTop w:val="0"/>
                  <w:marBottom w:val="0"/>
                  <w:divBdr>
                    <w:top w:val="none" w:sz="0" w:space="0" w:color="auto"/>
                    <w:left w:val="none" w:sz="0" w:space="0" w:color="auto"/>
                    <w:bottom w:val="none" w:sz="0" w:space="0" w:color="auto"/>
                    <w:right w:val="none" w:sz="0" w:space="0" w:color="auto"/>
                  </w:divBdr>
                </w:div>
                <w:div w:id="133642613">
                  <w:marLeft w:val="0"/>
                  <w:marRight w:val="0"/>
                  <w:marTop w:val="0"/>
                  <w:marBottom w:val="0"/>
                  <w:divBdr>
                    <w:top w:val="none" w:sz="0" w:space="0" w:color="auto"/>
                    <w:left w:val="none" w:sz="0" w:space="0" w:color="auto"/>
                    <w:bottom w:val="none" w:sz="0" w:space="0" w:color="auto"/>
                    <w:right w:val="none" w:sz="0" w:space="0" w:color="auto"/>
                  </w:divBdr>
                </w:div>
                <w:div w:id="135731312">
                  <w:marLeft w:val="0"/>
                  <w:marRight w:val="0"/>
                  <w:marTop w:val="0"/>
                  <w:marBottom w:val="0"/>
                  <w:divBdr>
                    <w:top w:val="none" w:sz="0" w:space="0" w:color="auto"/>
                    <w:left w:val="none" w:sz="0" w:space="0" w:color="auto"/>
                    <w:bottom w:val="none" w:sz="0" w:space="0" w:color="auto"/>
                    <w:right w:val="none" w:sz="0" w:space="0" w:color="auto"/>
                  </w:divBdr>
                </w:div>
                <w:div w:id="136190016">
                  <w:marLeft w:val="0"/>
                  <w:marRight w:val="0"/>
                  <w:marTop w:val="0"/>
                  <w:marBottom w:val="0"/>
                  <w:divBdr>
                    <w:top w:val="none" w:sz="0" w:space="0" w:color="auto"/>
                    <w:left w:val="none" w:sz="0" w:space="0" w:color="auto"/>
                    <w:bottom w:val="none" w:sz="0" w:space="0" w:color="auto"/>
                    <w:right w:val="none" w:sz="0" w:space="0" w:color="auto"/>
                  </w:divBdr>
                </w:div>
                <w:div w:id="136537470">
                  <w:marLeft w:val="0"/>
                  <w:marRight w:val="0"/>
                  <w:marTop w:val="0"/>
                  <w:marBottom w:val="0"/>
                  <w:divBdr>
                    <w:top w:val="none" w:sz="0" w:space="0" w:color="auto"/>
                    <w:left w:val="none" w:sz="0" w:space="0" w:color="auto"/>
                    <w:bottom w:val="none" w:sz="0" w:space="0" w:color="auto"/>
                    <w:right w:val="none" w:sz="0" w:space="0" w:color="auto"/>
                  </w:divBdr>
                </w:div>
                <w:div w:id="137036617">
                  <w:marLeft w:val="0"/>
                  <w:marRight w:val="0"/>
                  <w:marTop w:val="0"/>
                  <w:marBottom w:val="0"/>
                  <w:divBdr>
                    <w:top w:val="none" w:sz="0" w:space="0" w:color="auto"/>
                    <w:left w:val="none" w:sz="0" w:space="0" w:color="auto"/>
                    <w:bottom w:val="none" w:sz="0" w:space="0" w:color="auto"/>
                    <w:right w:val="none" w:sz="0" w:space="0" w:color="auto"/>
                  </w:divBdr>
                </w:div>
                <w:div w:id="137115138">
                  <w:marLeft w:val="0"/>
                  <w:marRight w:val="0"/>
                  <w:marTop w:val="0"/>
                  <w:marBottom w:val="0"/>
                  <w:divBdr>
                    <w:top w:val="none" w:sz="0" w:space="0" w:color="auto"/>
                    <w:left w:val="none" w:sz="0" w:space="0" w:color="auto"/>
                    <w:bottom w:val="none" w:sz="0" w:space="0" w:color="auto"/>
                    <w:right w:val="none" w:sz="0" w:space="0" w:color="auto"/>
                  </w:divBdr>
                </w:div>
                <w:div w:id="141123827">
                  <w:marLeft w:val="0"/>
                  <w:marRight w:val="0"/>
                  <w:marTop w:val="0"/>
                  <w:marBottom w:val="0"/>
                  <w:divBdr>
                    <w:top w:val="none" w:sz="0" w:space="0" w:color="auto"/>
                    <w:left w:val="none" w:sz="0" w:space="0" w:color="auto"/>
                    <w:bottom w:val="none" w:sz="0" w:space="0" w:color="auto"/>
                    <w:right w:val="none" w:sz="0" w:space="0" w:color="auto"/>
                  </w:divBdr>
                </w:div>
                <w:div w:id="142888605">
                  <w:marLeft w:val="0"/>
                  <w:marRight w:val="0"/>
                  <w:marTop w:val="0"/>
                  <w:marBottom w:val="0"/>
                  <w:divBdr>
                    <w:top w:val="none" w:sz="0" w:space="0" w:color="auto"/>
                    <w:left w:val="none" w:sz="0" w:space="0" w:color="auto"/>
                    <w:bottom w:val="none" w:sz="0" w:space="0" w:color="auto"/>
                    <w:right w:val="none" w:sz="0" w:space="0" w:color="auto"/>
                  </w:divBdr>
                </w:div>
                <w:div w:id="143740456">
                  <w:marLeft w:val="0"/>
                  <w:marRight w:val="0"/>
                  <w:marTop w:val="0"/>
                  <w:marBottom w:val="0"/>
                  <w:divBdr>
                    <w:top w:val="none" w:sz="0" w:space="0" w:color="auto"/>
                    <w:left w:val="none" w:sz="0" w:space="0" w:color="auto"/>
                    <w:bottom w:val="none" w:sz="0" w:space="0" w:color="auto"/>
                    <w:right w:val="none" w:sz="0" w:space="0" w:color="auto"/>
                  </w:divBdr>
                </w:div>
                <w:div w:id="145173211">
                  <w:marLeft w:val="0"/>
                  <w:marRight w:val="0"/>
                  <w:marTop w:val="0"/>
                  <w:marBottom w:val="0"/>
                  <w:divBdr>
                    <w:top w:val="none" w:sz="0" w:space="0" w:color="auto"/>
                    <w:left w:val="none" w:sz="0" w:space="0" w:color="auto"/>
                    <w:bottom w:val="none" w:sz="0" w:space="0" w:color="auto"/>
                    <w:right w:val="none" w:sz="0" w:space="0" w:color="auto"/>
                  </w:divBdr>
                </w:div>
                <w:div w:id="147795979">
                  <w:marLeft w:val="0"/>
                  <w:marRight w:val="0"/>
                  <w:marTop w:val="0"/>
                  <w:marBottom w:val="0"/>
                  <w:divBdr>
                    <w:top w:val="none" w:sz="0" w:space="0" w:color="auto"/>
                    <w:left w:val="none" w:sz="0" w:space="0" w:color="auto"/>
                    <w:bottom w:val="none" w:sz="0" w:space="0" w:color="auto"/>
                    <w:right w:val="none" w:sz="0" w:space="0" w:color="auto"/>
                  </w:divBdr>
                </w:div>
                <w:div w:id="148058578">
                  <w:marLeft w:val="0"/>
                  <w:marRight w:val="0"/>
                  <w:marTop w:val="0"/>
                  <w:marBottom w:val="0"/>
                  <w:divBdr>
                    <w:top w:val="none" w:sz="0" w:space="0" w:color="auto"/>
                    <w:left w:val="none" w:sz="0" w:space="0" w:color="auto"/>
                    <w:bottom w:val="none" w:sz="0" w:space="0" w:color="auto"/>
                    <w:right w:val="none" w:sz="0" w:space="0" w:color="auto"/>
                  </w:divBdr>
                </w:div>
                <w:div w:id="151261308">
                  <w:marLeft w:val="0"/>
                  <w:marRight w:val="0"/>
                  <w:marTop w:val="0"/>
                  <w:marBottom w:val="0"/>
                  <w:divBdr>
                    <w:top w:val="none" w:sz="0" w:space="0" w:color="auto"/>
                    <w:left w:val="none" w:sz="0" w:space="0" w:color="auto"/>
                    <w:bottom w:val="none" w:sz="0" w:space="0" w:color="auto"/>
                    <w:right w:val="none" w:sz="0" w:space="0" w:color="auto"/>
                  </w:divBdr>
                </w:div>
                <w:div w:id="152792916">
                  <w:marLeft w:val="0"/>
                  <w:marRight w:val="0"/>
                  <w:marTop w:val="0"/>
                  <w:marBottom w:val="0"/>
                  <w:divBdr>
                    <w:top w:val="none" w:sz="0" w:space="0" w:color="auto"/>
                    <w:left w:val="none" w:sz="0" w:space="0" w:color="auto"/>
                    <w:bottom w:val="none" w:sz="0" w:space="0" w:color="auto"/>
                    <w:right w:val="none" w:sz="0" w:space="0" w:color="auto"/>
                  </w:divBdr>
                </w:div>
                <w:div w:id="154226840">
                  <w:marLeft w:val="0"/>
                  <w:marRight w:val="0"/>
                  <w:marTop w:val="0"/>
                  <w:marBottom w:val="0"/>
                  <w:divBdr>
                    <w:top w:val="none" w:sz="0" w:space="0" w:color="auto"/>
                    <w:left w:val="none" w:sz="0" w:space="0" w:color="auto"/>
                    <w:bottom w:val="none" w:sz="0" w:space="0" w:color="auto"/>
                    <w:right w:val="none" w:sz="0" w:space="0" w:color="auto"/>
                  </w:divBdr>
                </w:div>
                <w:div w:id="154810518">
                  <w:marLeft w:val="0"/>
                  <w:marRight w:val="0"/>
                  <w:marTop w:val="0"/>
                  <w:marBottom w:val="0"/>
                  <w:divBdr>
                    <w:top w:val="none" w:sz="0" w:space="0" w:color="auto"/>
                    <w:left w:val="none" w:sz="0" w:space="0" w:color="auto"/>
                    <w:bottom w:val="none" w:sz="0" w:space="0" w:color="auto"/>
                    <w:right w:val="none" w:sz="0" w:space="0" w:color="auto"/>
                  </w:divBdr>
                </w:div>
                <w:div w:id="155147011">
                  <w:marLeft w:val="0"/>
                  <w:marRight w:val="0"/>
                  <w:marTop w:val="0"/>
                  <w:marBottom w:val="0"/>
                  <w:divBdr>
                    <w:top w:val="none" w:sz="0" w:space="0" w:color="auto"/>
                    <w:left w:val="none" w:sz="0" w:space="0" w:color="auto"/>
                    <w:bottom w:val="none" w:sz="0" w:space="0" w:color="auto"/>
                    <w:right w:val="none" w:sz="0" w:space="0" w:color="auto"/>
                  </w:divBdr>
                </w:div>
                <w:div w:id="161313100">
                  <w:marLeft w:val="0"/>
                  <w:marRight w:val="0"/>
                  <w:marTop w:val="0"/>
                  <w:marBottom w:val="0"/>
                  <w:divBdr>
                    <w:top w:val="none" w:sz="0" w:space="0" w:color="auto"/>
                    <w:left w:val="none" w:sz="0" w:space="0" w:color="auto"/>
                    <w:bottom w:val="none" w:sz="0" w:space="0" w:color="auto"/>
                    <w:right w:val="none" w:sz="0" w:space="0" w:color="auto"/>
                  </w:divBdr>
                </w:div>
                <w:div w:id="163253200">
                  <w:marLeft w:val="0"/>
                  <w:marRight w:val="0"/>
                  <w:marTop w:val="0"/>
                  <w:marBottom w:val="0"/>
                  <w:divBdr>
                    <w:top w:val="none" w:sz="0" w:space="0" w:color="auto"/>
                    <w:left w:val="none" w:sz="0" w:space="0" w:color="auto"/>
                    <w:bottom w:val="none" w:sz="0" w:space="0" w:color="auto"/>
                    <w:right w:val="none" w:sz="0" w:space="0" w:color="auto"/>
                  </w:divBdr>
                </w:div>
                <w:div w:id="163514565">
                  <w:marLeft w:val="0"/>
                  <w:marRight w:val="0"/>
                  <w:marTop w:val="0"/>
                  <w:marBottom w:val="0"/>
                  <w:divBdr>
                    <w:top w:val="none" w:sz="0" w:space="0" w:color="auto"/>
                    <w:left w:val="none" w:sz="0" w:space="0" w:color="auto"/>
                    <w:bottom w:val="none" w:sz="0" w:space="0" w:color="auto"/>
                    <w:right w:val="none" w:sz="0" w:space="0" w:color="auto"/>
                  </w:divBdr>
                </w:div>
                <w:div w:id="163935340">
                  <w:marLeft w:val="0"/>
                  <w:marRight w:val="0"/>
                  <w:marTop w:val="0"/>
                  <w:marBottom w:val="0"/>
                  <w:divBdr>
                    <w:top w:val="none" w:sz="0" w:space="0" w:color="auto"/>
                    <w:left w:val="none" w:sz="0" w:space="0" w:color="auto"/>
                    <w:bottom w:val="none" w:sz="0" w:space="0" w:color="auto"/>
                    <w:right w:val="none" w:sz="0" w:space="0" w:color="auto"/>
                  </w:divBdr>
                </w:div>
                <w:div w:id="165705792">
                  <w:marLeft w:val="0"/>
                  <w:marRight w:val="0"/>
                  <w:marTop w:val="0"/>
                  <w:marBottom w:val="0"/>
                  <w:divBdr>
                    <w:top w:val="none" w:sz="0" w:space="0" w:color="auto"/>
                    <w:left w:val="none" w:sz="0" w:space="0" w:color="auto"/>
                    <w:bottom w:val="none" w:sz="0" w:space="0" w:color="auto"/>
                    <w:right w:val="none" w:sz="0" w:space="0" w:color="auto"/>
                  </w:divBdr>
                </w:div>
                <w:div w:id="166099290">
                  <w:marLeft w:val="0"/>
                  <w:marRight w:val="0"/>
                  <w:marTop w:val="0"/>
                  <w:marBottom w:val="0"/>
                  <w:divBdr>
                    <w:top w:val="none" w:sz="0" w:space="0" w:color="auto"/>
                    <w:left w:val="none" w:sz="0" w:space="0" w:color="auto"/>
                    <w:bottom w:val="none" w:sz="0" w:space="0" w:color="auto"/>
                    <w:right w:val="none" w:sz="0" w:space="0" w:color="auto"/>
                  </w:divBdr>
                </w:div>
                <w:div w:id="170216902">
                  <w:marLeft w:val="0"/>
                  <w:marRight w:val="0"/>
                  <w:marTop w:val="0"/>
                  <w:marBottom w:val="0"/>
                  <w:divBdr>
                    <w:top w:val="none" w:sz="0" w:space="0" w:color="auto"/>
                    <w:left w:val="none" w:sz="0" w:space="0" w:color="auto"/>
                    <w:bottom w:val="none" w:sz="0" w:space="0" w:color="auto"/>
                    <w:right w:val="none" w:sz="0" w:space="0" w:color="auto"/>
                  </w:divBdr>
                </w:div>
                <w:div w:id="170609103">
                  <w:marLeft w:val="0"/>
                  <w:marRight w:val="0"/>
                  <w:marTop w:val="0"/>
                  <w:marBottom w:val="0"/>
                  <w:divBdr>
                    <w:top w:val="none" w:sz="0" w:space="0" w:color="auto"/>
                    <w:left w:val="none" w:sz="0" w:space="0" w:color="auto"/>
                    <w:bottom w:val="none" w:sz="0" w:space="0" w:color="auto"/>
                    <w:right w:val="none" w:sz="0" w:space="0" w:color="auto"/>
                  </w:divBdr>
                </w:div>
                <w:div w:id="175659135">
                  <w:marLeft w:val="0"/>
                  <w:marRight w:val="0"/>
                  <w:marTop w:val="0"/>
                  <w:marBottom w:val="0"/>
                  <w:divBdr>
                    <w:top w:val="none" w:sz="0" w:space="0" w:color="auto"/>
                    <w:left w:val="none" w:sz="0" w:space="0" w:color="auto"/>
                    <w:bottom w:val="none" w:sz="0" w:space="0" w:color="auto"/>
                    <w:right w:val="none" w:sz="0" w:space="0" w:color="auto"/>
                  </w:divBdr>
                </w:div>
                <w:div w:id="180900752">
                  <w:marLeft w:val="0"/>
                  <w:marRight w:val="0"/>
                  <w:marTop w:val="0"/>
                  <w:marBottom w:val="0"/>
                  <w:divBdr>
                    <w:top w:val="none" w:sz="0" w:space="0" w:color="auto"/>
                    <w:left w:val="none" w:sz="0" w:space="0" w:color="auto"/>
                    <w:bottom w:val="none" w:sz="0" w:space="0" w:color="auto"/>
                    <w:right w:val="none" w:sz="0" w:space="0" w:color="auto"/>
                  </w:divBdr>
                </w:div>
                <w:div w:id="184561965">
                  <w:marLeft w:val="0"/>
                  <w:marRight w:val="0"/>
                  <w:marTop w:val="0"/>
                  <w:marBottom w:val="0"/>
                  <w:divBdr>
                    <w:top w:val="none" w:sz="0" w:space="0" w:color="auto"/>
                    <w:left w:val="none" w:sz="0" w:space="0" w:color="auto"/>
                    <w:bottom w:val="none" w:sz="0" w:space="0" w:color="auto"/>
                    <w:right w:val="none" w:sz="0" w:space="0" w:color="auto"/>
                  </w:divBdr>
                </w:div>
                <w:div w:id="186481128">
                  <w:marLeft w:val="0"/>
                  <w:marRight w:val="0"/>
                  <w:marTop w:val="0"/>
                  <w:marBottom w:val="0"/>
                  <w:divBdr>
                    <w:top w:val="none" w:sz="0" w:space="0" w:color="auto"/>
                    <w:left w:val="none" w:sz="0" w:space="0" w:color="auto"/>
                    <w:bottom w:val="none" w:sz="0" w:space="0" w:color="auto"/>
                    <w:right w:val="none" w:sz="0" w:space="0" w:color="auto"/>
                  </w:divBdr>
                </w:div>
                <w:div w:id="189300158">
                  <w:marLeft w:val="0"/>
                  <w:marRight w:val="0"/>
                  <w:marTop w:val="0"/>
                  <w:marBottom w:val="0"/>
                  <w:divBdr>
                    <w:top w:val="none" w:sz="0" w:space="0" w:color="auto"/>
                    <w:left w:val="none" w:sz="0" w:space="0" w:color="auto"/>
                    <w:bottom w:val="none" w:sz="0" w:space="0" w:color="auto"/>
                    <w:right w:val="none" w:sz="0" w:space="0" w:color="auto"/>
                  </w:divBdr>
                </w:div>
                <w:div w:id="191304722">
                  <w:marLeft w:val="0"/>
                  <w:marRight w:val="0"/>
                  <w:marTop w:val="0"/>
                  <w:marBottom w:val="0"/>
                  <w:divBdr>
                    <w:top w:val="none" w:sz="0" w:space="0" w:color="auto"/>
                    <w:left w:val="none" w:sz="0" w:space="0" w:color="auto"/>
                    <w:bottom w:val="none" w:sz="0" w:space="0" w:color="auto"/>
                    <w:right w:val="none" w:sz="0" w:space="0" w:color="auto"/>
                  </w:divBdr>
                </w:div>
                <w:div w:id="191498804">
                  <w:marLeft w:val="0"/>
                  <w:marRight w:val="0"/>
                  <w:marTop w:val="0"/>
                  <w:marBottom w:val="0"/>
                  <w:divBdr>
                    <w:top w:val="none" w:sz="0" w:space="0" w:color="auto"/>
                    <w:left w:val="none" w:sz="0" w:space="0" w:color="auto"/>
                    <w:bottom w:val="none" w:sz="0" w:space="0" w:color="auto"/>
                    <w:right w:val="none" w:sz="0" w:space="0" w:color="auto"/>
                  </w:divBdr>
                </w:div>
                <w:div w:id="192302510">
                  <w:marLeft w:val="0"/>
                  <w:marRight w:val="0"/>
                  <w:marTop w:val="0"/>
                  <w:marBottom w:val="0"/>
                  <w:divBdr>
                    <w:top w:val="none" w:sz="0" w:space="0" w:color="auto"/>
                    <w:left w:val="none" w:sz="0" w:space="0" w:color="auto"/>
                    <w:bottom w:val="none" w:sz="0" w:space="0" w:color="auto"/>
                    <w:right w:val="none" w:sz="0" w:space="0" w:color="auto"/>
                  </w:divBdr>
                </w:div>
                <w:div w:id="194580445">
                  <w:marLeft w:val="0"/>
                  <w:marRight w:val="0"/>
                  <w:marTop w:val="0"/>
                  <w:marBottom w:val="0"/>
                  <w:divBdr>
                    <w:top w:val="none" w:sz="0" w:space="0" w:color="auto"/>
                    <w:left w:val="none" w:sz="0" w:space="0" w:color="auto"/>
                    <w:bottom w:val="none" w:sz="0" w:space="0" w:color="auto"/>
                    <w:right w:val="none" w:sz="0" w:space="0" w:color="auto"/>
                  </w:divBdr>
                </w:div>
                <w:div w:id="195773707">
                  <w:marLeft w:val="0"/>
                  <w:marRight w:val="0"/>
                  <w:marTop w:val="0"/>
                  <w:marBottom w:val="0"/>
                  <w:divBdr>
                    <w:top w:val="none" w:sz="0" w:space="0" w:color="auto"/>
                    <w:left w:val="none" w:sz="0" w:space="0" w:color="auto"/>
                    <w:bottom w:val="none" w:sz="0" w:space="0" w:color="auto"/>
                    <w:right w:val="none" w:sz="0" w:space="0" w:color="auto"/>
                  </w:divBdr>
                </w:div>
                <w:div w:id="198058377">
                  <w:marLeft w:val="0"/>
                  <w:marRight w:val="0"/>
                  <w:marTop w:val="0"/>
                  <w:marBottom w:val="0"/>
                  <w:divBdr>
                    <w:top w:val="none" w:sz="0" w:space="0" w:color="auto"/>
                    <w:left w:val="none" w:sz="0" w:space="0" w:color="auto"/>
                    <w:bottom w:val="none" w:sz="0" w:space="0" w:color="auto"/>
                    <w:right w:val="none" w:sz="0" w:space="0" w:color="auto"/>
                  </w:divBdr>
                </w:div>
                <w:div w:id="201939161">
                  <w:marLeft w:val="0"/>
                  <w:marRight w:val="0"/>
                  <w:marTop w:val="0"/>
                  <w:marBottom w:val="0"/>
                  <w:divBdr>
                    <w:top w:val="none" w:sz="0" w:space="0" w:color="auto"/>
                    <w:left w:val="none" w:sz="0" w:space="0" w:color="auto"/>
                    <w:bottom w:val="none" w:sz="0" w:space="0" w:color="auto"/>
                    <w:right w:val="none" w:sz="0" w:space="0" w:color="auto"/>
                  </w:divBdr>
                </w:div>
                <w:div w:id="203300664">
                  <w:marLeft w:val="0"/>
                  <w:marRight w:val="0"/>
                  <w:marTop w:val="0"/>
                  <w:marBottom w:val="0"/>
                  <w:divBdr>
                    <w:top w:val="none" w:sz="0" w:space="0" w:color="auto"/>
                    <w:left w:val="none" w:sz="0" w:space="0" w:color="auto"/>
                    <w:bottom w:val="none" w:sz="0" w:space="0" w:color="auto"/>
                    <w:right w:val="none" w:sz="0" w:space="0" w:color="auto"/>
                  </w:divBdr>
                </w:div>
                <w:div w:id="205534429">
                  <w:marLeft w:val="0"/>
                  <w:marRight w:val="0"/>
                  <w:marTop w:val="0"/>
                  <w:marBottom w:val="0"/>
                  <w:divBdr>
                    <w:top w:val="none" w:sz="0" w:space="0" w:color="auto"/>
                    <w:left w:val="none" w:sz="0" w:space="0" w:color="auto"/>
                    <w:bottom w:val="none" w:sz="0" w:space="0" w:color="auto"/>
                    <w:right w:val="none" w:sz="0" w:space="0" w:color="auto"/>
                  </w:divBdr>
                </w:div>
                <w:div w:id="206139179">
                  <w:marLeft w:val="0"/>
                  <w:marRight w:val="0"/>
                  <w:marTop w:val="0"/>
                  <w:marBottom w:val="0"/>
                  <w:divBdr>
                    <w:top w:val="none" w:sz="0" w:space="0" w:color="auto"/>
                    <w:left w:val="none" w:sz="0" w:space="0" w:color="auto"/>
                    <w:bottom w:val="none" w:sz="0" w:space="0" w:color="auto"/>
                    <w:right w:val="none" w:sz="0" w:space="0" w:color="auto"/>
                  </w:divBdr>
                </w:div>
                <w:div w:id="207424610">
                  <w:marLeft w:val="0"/>
                  <w:marRight w:val="0"/>
                  <w:marTop w:val="0"/>
                  <w:marBottom w:val="0"/>
                  <w:divBdr>
                    <w:top w:val="none" w:sz="0" w:space="0" w:color="auto"/>
                    <w:left w:val="none" w:sz="0" w:space="0" w:color="auto"/>
                    <w:bottom w:val="none" w:sz="0" w:space="0" w:color="auto"/>
                    <w:right w:val="none" w:sz="0" w:space="0" w:color="auto"/>
                  </w:divBdr>
                </w:div>
                <w:div w:id="207881552">
                  <w:marLeft w:val="0"/>
                  <w:marRight w:val="0"/>
                  <w:marTop w:val="0"/>
                  <w:marBottom w:val="0"/>
                  <w:divBdr>
                    <w:top w:val="none" w:sz="0" w:space="0" w:color="auto"/>
                    <w:left w:val="none" w:sz="0" w:space="0" w:color="auto"/>
                    <w:bottom w:val="none" w:sz="0" w:space="0" w:color="auto"/>
                    <w:right w:val="none" w:sz="0" w:space="0" w:color="auto"/>
                  </w:divBdr>
                </w:div>
                <w:div w:id="208030461">
                  <w:marLeft w:val="0"/>
                  <w:marRight w:val="0"/>
                  <w:marTop w:val="0"/>
                  <w:marBottom w:val="0"/>
                  <w:divBdr>
                    <w:top w:val="none" w:sz="0" w:space="0" w:color="auto"/>
                    <w:left w:val="none" w:sz="0" w:space="0" w:color="auto"/>
                    <w:bottom w:val="none" w:sz="0" w:space="0" w:color="auto"/>
                    <w:right w:val="none" w:sz="0" w:space="0" w:color="auto"/>
                  </w:divBdr>
                </w:div>
                <w:div w:id="210507394">
                  <w:marLeft w:val="0"/>
                  <w:marRight w:val="0"/>
                  <w:marTop w:val="0"/>
                  <w:marBottom w:val="0"/>
                  <w:divBdr>
                    <w:top w:val="none" w:sz="0" w:space="0" w:color="auto"/>
                    <w:left w:val="none" w:sz="0" w:space="0" w:color="auto"/>
                    <w:bottom w:val="none" w:sz="0" w:space="0" w:color="auto"/>
                    <w:right w:val="none" w:sz="0" w:space="0" w:color="auto"/>
                  </w:divBdr>
                </w:div>
                <w:div w:id="212884218">
                  <w:marLeft w:val="0"/>
                  <w:marRight w:val="0"/>
                  <w:marTop w:val="0"/>
                  <w:marBottom w:val="0"/>
                  <w:divBdr>
                    <w:top w:val="none" w:sz="0" w:space="0" w:color="auto"/>
                    <w:left w:val="none" w:sz="0" w:space="0" w:color="auto"/>
                    <w:bottom w:val="none" w:sz="0" w:space="0" w:color="auto"/>
                    <w:right w:val="none" w:sz="0" w:space="0" w:color="auto"/>
                  </w:divBdr>
                </w:div>
                <w:div w:id="219173087">
                  <w:marLeft w:val="0"/>
                  <w:marRight w:val="0"/>
                  <w:marTop w:val="0"/>
                  <w:marBottom w:val="0"/>
                  <w:divBdr>
                    <w:top w:val="none" w:sz="0" w:space="0" w:color="auto"/>
                    <w:left w:val="none" w:sz="0" w:space="0" w:color="auto"/>
                    <w:bottom w:val="none" w:sz="0" w:space="0" w:color="auto"/>
                    <w:right w:val="none" w:sz="0" w:space="0" w:color="auto"/>
                  </w:divBdr>
                </w:div>
                <w:div w:id="219631052">
                  <w:marLeft w:val="0"/>
                  <w:marRight w:val="0"/>
                  <w:marTop w:val="0"/>
                  <w:marBottom w:val="0"/>
                  <w:divBdr>
                    <w:top w:val="none" w:sz="0" w:space="0" w:color="auto"/>
                    <w:left w:val="none" w:sz="0" w:space="0" w:color="auto"/>
                    <w:bottom w:val="none" w:sz="0" w:space="0" w:color="auto"/>
                    <w:right w:val="none" w:sz="0" w:space="0" w:color="auto"/>
                  </w:divBdr>
                </w:div>
                <w:div w:id="223565112">
                  <w:marLeft w:val="0"/>
                  <w:marRight w:val="0"/>
                  <w:marTop w:val="0"/>
                  <w:marBottom w:val="0"/>
                  <w:divBdr>
                    <w:top w:val="none" w:sz="0" w:space="0" w:color="auto"/>
                    <w:left w:val="none" w:sz="0" w:space="0" w:color="auto"/>
                    <w:bottom w:val="none" w:sz="0" w:space="0" w:color="auto"/>
                    <w:right w:val="none" w:sz="0" w:space="0" w:color="auto"/>
                  </w:divBdr>
                </w:div>
                <w:div w:id="224144202">
                  <w:marLeft w:val="0"/>
                  <w:marRight w:val="0"/>
                  <w:marTop w:val="0"/>
                  <w:marBottom w:val="0"/>
                  <w:divBdr>
                    <w:top w:val="none" w:sz="0" w:space="0" w:color="auto"/>
                    <w:left w:val="none" w:sz="0" w:space="0" w:color="auto"/>
                    <w:bottom w:val="none" w:sz="0" w:space="0" w:color="auto"/>
                    <w:right w:val="none" w:sz="0" w:space="0" w:color="auto"/>
                  </w:divBdr>
                </w:div>
                <w:div w:id="227763025">
                  <w:marLeft w:val="0"/>
                  <w:marRight w:val="0"/>
                  <w:marTop w:val="0"/>
                  <w:marBottom w:val="0"/>
                  <w:divBdr>
                    <w:top w:val="none" w:sz="0" w:space="0" w:color="auto"/>
                    <w:left w:val="none" w:sz="0" w:space="0" w:color="auto"/>
                    <w:bottom w:val="none" w:sz="0" w:space="0" w:color="auto"/>
                    <w:right w:val="none" w:sz="0" w:space="0" w:color="auto"/>
                  </w:divBdr>
                </w:div>
                <w:div w:id="231621014">
                  <w:marLeft w:val="0"/>
                  <w:marRight w:val="0"/>
                  <w:marTop w:val="0"/>
                  <w:marBottom w:val="0"/>
                  <w:divBdr>
                    <w:top w:val="none" w:sz="0" w:space="0" w:color="auto"/>
                    <w:left w:val="none" w:sz="0" w:space="0" w:color="auto"/>
                    <w:bottom w:val="none" w:sz="0" w:space="0" w:color="auto"/>
                    <w:right w:val="none" w:sz="0" w:space="0" w:color="auto"/>
                  </w:divBdr>
                </w:div>
                <w:div w:id="234437964">
                  <w:marLeft w:val="0"/>
                  <w:marRight w:val="0"/>
                  <w:marTop w:val="0"/>
                  <w:marBottom w:val="0"/>
                  <w:divBdr>
                    <w:top w:val="none" w:sz="0" w:space="0" w:color="auto"/>
                    <w:left w:val="none" w:sz="0" w:space="0" w:color="auto"/>
                    <w:bottom w:val="none" w:sz="0" w:space="0" w:color="auto"/>
                    <w:right w:val="none" w:sz="0" w:space="0" w:color="auto"/>
                  </w:divBdr>
                </w:div>
                <w:div w:id="234626882">
                  <w:marLeft w:val="0"/>
                  <w:marRight w:val="0"/>
                  <w:marTop w:val="0"/>
                  <w:marBottom w:val="0"/>
                  <w:divBdr>
                    <w:top w:val="none" w:sz="0" w:space="0" w:color="auto"/>
                    <w:left w:val="none" w:sz="0" w:space="0" w:color="auto"/>
                    <w:bottom w:val="none" w:sz="0" w:space="0" w:color="auto"/>
                    <w:right w:val="none" w:sz="0" w:space="0" w:color="auto"/>
                  </w:divBdr>
                </w:div>
                <w:div w:id="237985099">
                  <w:marLeft w:val="0"/>
                  <w:marRight w:val="0"/>
                  <w:marTop w:val="0"/>
                  <w:marBottom w:val="0"/>
                  <w:divBdr>
                    <w:top w:val="none" w:sz="0" w:space="0" w:color="auto"/>
                    <w:left w:val="none" w:sz="0" w:space="0" w:color="auto"/>
                    <w:bottom w:val="none" w:sz="0" w:space="0" w:color="auto"/>
                    <w:right w:val="none" w:sz="0" w:space="0" w:color="auto"/>
                  </w:divBdr>
                </w:div>
                <w:div w:id="238372266">
                  <w:marLeft w:val="0"/>
                  <w:marRight w:val="0"/>
                  <w:marTop w:val="0"/>
                  <w:marBottom w:val="0"/>
                  <w:divBdr>
                    <w:top w:val="none" w:sz="0" w:space="0" w:color="auto"/>
                    <w:left w:val="none" w:sz="0" w:space="0" w:color="auto"/>
                    <w:bottom w:val="none" w:sz="0" w:space="0" w:color="auto"/>
                    <w:right w:val="none" w:sz="0" w:space="0" w:color="auto"/>
                  </w:divBdr>
                </w:div>
                <w:div w:id="239293677">
                  <w:marLeft w:val="0"/>
                  <w:marRight w:val="0"/>
                  <w:marTop w:val="0"/>
                  <w:marBottom w:val="0"/>
                  <w:divBdr>
                    <w:top w:val="none" w:sz="0" w:space="0" w:color="auto"/>
                    <w:left w:val="none" w:sz="0" w:space="0" w:color="auto"/>
                    <w:bottom w:val="none" w:sz="0" w:space="0" w:color="auto"/>
                    <w:right w:val="none" w:sz="0" w:space="0" w:color="auto"/>
                  </w:divBdr>
                </w:div>
                <w:div w:id="239680652">
                  <w:marLeft w:val="0"/>
                  <w:marRight w:val="0"/>
                  <w:marTop w:val="0"/>
                  <w:marBottom w:val="0"/>
                  <w:divBdr>
                    <w:top w:val="none" w:sz="0" w:space="0" w:color="auto"/>
                    <w:left w:val="none" w:sz="0" w:space="0" w:color="auto"/>
                    <w:bottom w:val="none" w:sz="0" w:space="0" w:color="auto"/>
                    <w:right w:val="none" w:sz="0" w:space="0" w:color="auto"/>
                  </w:divBdr>
                </w:div>
                <w:div w:id="240992407">
                  <w:marLeft w:val="0"/>
                  <w:marRight w:val="0"/>
                  <w:marTop w:val="0"/>
                  <w:marBottom w:val="0"/>
                  <w:divBdr>
                    <w:top w:val="none" w:sz="0" w:space="0" w:color="auto"/>
                    <w:left w:val="none" w:sz="0" w:space="0" w:color="auto"/>
                    <w:bottom w:val="none" w:sz="0" w:space="0" w:color="auto"/>
                    <w:right w:val="none" w:sz="0" w:space="0" w:color="auto"/>
                  </w:divBdr>
                </w:div>
                <w:div w:id="251860184">
                  <w:marLeft w:val="0"/>
                  <w:marRight w:val="0"/>
                  <w:marTop w:val="0"/>
                  <w:marBottom w:val="0"/>
                  <w:divBdr>
                    <w:top w:val="none" w:sz="0" w:space="0" w:color="auto"/>
                    <w:left w:val="none" w:sz="0" w:space="0" w:color="auto"/>
                    <w:bottom w:val="none" w:sz="0" w:space="0" w:color="auto"/>
                    <w:right w:val="none" w:sz="0" w:space="0" w:color="auto"/>
                  </w:divBdr>
                </w:div>
                <w:div w:id="252859767">
                  <w:marLeft w:val="0"/>
                  <w:marRight w:val="0"/>
                  <w:marTop w:val="0"/>
                  <w:marBottom w:val="0"/>
                  <w:divBdr>
                    <w:top w:val="none" w:sz="0" w:space="0" w:color="auto"/>
                    <w:left w:val="none" w:sz="0" w:space="0" w:color="auto"/>
                    <w:bottom w:val="none" w:sz="0" w:space="0" w:color="auto"/>
                    <w:right w:val="none" w:sz="0" w:space="0" w:color="auto"/>
                  </w:divBdr>
                </w:div>
                <w:div w:id="258803177">
                  <w:marLeft w:val="0"/>
                  <w:marRight w:val="0"/>
                  <w:marTop w:val="0"/>
                  <w:marBottom w:val="0"/>
                  <w:divBdr>
                    <w:top w:val="none" w:sz="0" w:space="0" w:color="auto"/>
                    <w:left w:val="none" w:sz="0" w:space="0" w:color="auto"/>
                    <w:bottom w:val="none" w:sz="0" w:space="0" w:color="auto"/>
                    <w:right w:val="none" w:sz="0" w:space="0" w:color="auto"/>
                  </w:divBdr>
                </w:div>
                <w:div w:id="260721806">
                  <w:marLeft w:val="0"/>
                  <w:marRight w:val="0"/>
                  <w:marTop w:val="0"/>
                  <w:marBottom w:val="0"/>
                  <w:divBdr>
                    <w:top w:val="none" w:sz="0" w:space="0" w:color="auto"/>
                    <w:left w:val="none" w:sz="0" w:space="0" w:color="auto"/>
                    <w:bottom w:val="none" w:sz="0" w:space="0" w:color="auto"/>
                    <w:right w:val="none" w:sz="0" w:space="0" w:color="auto"/>
                  </w:divBdr>
                </w:div>
                <w:div w:id="261305593">
                  <w:marLeft w:val="0"/>
                  <w:marRight w:val="0"/>
                  <w:marTop w:val="0"/>
                  <w:marBottom w:val="0"/>
                  <w:divBdr>
                    <w:top w:val="none" w:sz="0" w:space="0" w:color="auto"/>
                    <w:left w:val="none" w:sz="0" w:space="0" w:color="auto"/>
                    <w:bottom w:val="none" w:sz="0" w:space="0" w:color="auto"/>
                    <w:right w:val="none" w:sz="0" w:space="0" w:color="auto"/>
                  </w:divBdr>
                </w:div>
                <w:div w:id="262567016">
                  <w:marLeft w:val="0"/>
                  <w:marRight w:val="0"/>
                  <w:marTop w:val="0"/>
                  <w:marBottom w:val="0"/>
                  <w:divBdr>
                    <w:top w:val="none" w:sz="0" w:space="0" w:color="auto"/>
                    <w:left w:val="none" w:sz="0" w:space="0" w:color="auto"/>
                    <w:bottom w:val="none" w:sz="0" w:space="0" w:color="auto"/>
                    <w:right w:val="none" w:sz="0" w:space="0" w:color="auto"/>
                  </w:divBdr>
                </w:div>
                <w:div w:id="263342196">
                  <w:marLeft w:val="0"/>
                  <w:marRight w:val="0"/>
                  <w:marTop w:val="0"/>
                  <w:marBottom w:val="0"/>
                  <w:divBdr>
                    <w:top w:val="none" w:sz="0" w:space="0" w:color="auto"/>
                    <w:left w:val="none" w:sz="0" w:space="0" w:color="auto"/>
                    <w:bottom w:val="none" w:sz="0" w:space="0" w:color="auto"/>
                    <w:right w:val="none" w:sz="0" w:space="0" w:color="auto"/>
                  </w:divBdr>
                </w:div>
                <w:div w:id="263344337">
                  <w:marLeft w:val="0"/>
                  <w:marRight w:val="0"/>
                  <w:marTop w:val="0"/>
                  <w:marBottom w:val="0"/>
                  <w:divBdr>
                    <w:top w:val="none" w:sz="0" w:space="0" w:color="auto"/>
                    <w:left w:val="none" w:sz="0" w:space="0" w:color="auto"/>
                    <w:bottom w:val="none" w:sz="0" w:space="0" w:color="auto"/>
                    <w:right w:val="none" w:sz="0" w:space="0" w:color="auto"/>
                  </w:divBdr>
                </w:div>
                <w:div w:id="274484330">
                  <w:marLeft w:val="0"/>
                  <w:marRight w:val="0"/>
                  <w:marTop w:val="0"/>
                  <w:marBottom w:val="0"/>
                  <w:divBdr>
                    <w:top w:val="none" w:sz="0" w:space="0" w:color="auto"/>
                    <w:left w:val="none" w:sz="0" w:space="0" w:color="auto"/>
                    <w:bottom w:val="none" w:sz="0" w:space="0" w:color="auto"/>
                    <w:right w:val="none" w:sz="0" w:space="0" w:color="auto"/>
                  </w:divBdr>
                </w:div>
                <w:div w:id="274755677">
                  <w:marLeft w:val="0"/>
                  <w:marRight w:val="0"/>
                  <w:marTop w:val="0"/>
                  <w:marBottom w:val="0"/>
                  <w:divBdr>
                    <w:top w:val="none" w:sz="0" w:space="0" w:color="auto"/>
                    <w:left w:val="none" w:sz="0" w:space="0" w:color="auto"/>
                    <w:bottom w:val="none" w:sz="0" w:space="0" w:color="auto"/>
                    <w:right w:val="none" w:sz="0" w:space="0" w:color="auto"/>
                  </w:divBdr>
                </w:div>
                <w:div w:id="278608905">
                  <w:marLeft w:val="0"/>
                  <w:marRight w:val="0"/>
                  <w:marTop w:val="0"/>
                  <w:marBottom w:val="0"/>
                  <w:divBdr>
                    <w:top w:val="none" w:sz="0" w:space="0" w:color="auto"/>
                    <w:left w:val="none" w:sz="0" w:space="0" w:color="auto"/>
                    <w:bottom w:val="none" w:sz="0" w:space="0" w:color="auto"/>
                    <w:right w:val="none" w:sz="0" w:space="0" w:color="auto"/>
                  </w:divBdr>
                </w:div>
                <w:div w:id="279652751">
                  <w:marLeft w:val="0"/>
                  <w:marRight w:val="0"/>
                  <w:marTop w:val="0"/>
                  <w:marBottom w:val="0"/>
                  <w:divBdr>
                    <w:top w:val="none" w:sz="0" w:space="0" w:color="auto"/>
                    <w:left w:val="none" w:sz="0" w:space="0" w:color="auto"/>
                    <w:bottom w:val="none" w:sz="0" w:space="0" w:color="auto"/>
                    <w:right w:val="none" w:sz="0" w:space="0" w:color="auto"/>
                  </w:divBdr>
                </w:div>
                <w:div w:id="280301726">
                  <w:marLeft w:val="0"/>
                  <w:marRight w:val="0"/>
                  <w:marTop w:val="0"/>
                  <w:marBottom w:val="0"/>
                  <w:divBdr>
                    <w:top w:val="none" w:sz="0" w:space="0" w:color="auto"/>
                    <w:left w:val="none" w:sz="0" w:space="0" w:color="auto"/>
                    <w:bottom w:val="none" w:sz="0" w:space="0" w:color="auto"/>
                    <w:right w:val="none" w:sz="0" w:space="0" w:color="auto"/>
                  </w:divBdr>
                </w:div>
                <w:div w:id="282426141">
                  <w:marLeft w:val="0"/>
                  <w:marRight w:val="0"/>
                  <w:marTop w:val="0"/>
                  <w:marBottom w:val="0"/>
                  <w:divBdr>
                    <w:top w:val="none" w:sz="0" w:space="0" w:color="auto"/>
                    <w:left w:val="none" w:sz="0" w:space="0" w:color="auto"/>
                    <w:bottom w:val="none" w:sz="0" w:space="0" w:color="auto"/>
                    <w:right w:val="none" w:sz="0" w:space="0" w:color="auto"/>
                  </w:divBdr>
                </w:div>
                <w:div w:id="284434202">
                  <w:marLeft w:val="0"/>
                  <w:marRight w:val="0"/>
                  <w:marTop w:val="0"/>
                  <w:marBottom w:val="0"/>
                  <w:divBdr>
                    <w:top w:val="none" w:sz="0" w:space="0" w:color="auto"/>
                    <w:left w:val="none" w:sz="0" w:space="0" w:color="auto"/>
                    <w:bottom w:val="none" w:sz="0" w:space="0" w:color="auto"/>
                    <w:right w:val="none" w:sz="0" w:space="0" w:color="auto"/>
                  </w:divBdr>
                </w:div>
                <w:div w:id="286743300">
                  <w:marLeft w:val="0"/>
                  <w:marRight w:val="0"/>
                  <w:marTop w:val="0"/>
                  <w:marBottom w:val="0"/>
                  <w:divBdr>
                    <w:top w:val="none" w:sz="0" w:space="0" w:color="auto"/>
                    <w:left w:val="none" w:sz="0" w:space="0" w:color="auto"/>
                    <w:bottom w:val="none" w:sz="0" w:space="0" w:color="auto"/>
                    <w:right w:val="none" w:sz="0" w:space="0" w:color="auto"/>
                  </w:divBdr>
                </w:div>
                <w:div w:id="287978519">
                  <w:marLeft w:val="0"/>
                  <w:marRight w:val="0"/>
                  <w:marTop w:val="0"/>
                  <w:marBottom w:val="0"/>
                  <w:divBdr>
                    <w:top w:val="none" w:sz="0" w:space="0" w:color="auto"/>
                    <w:left w:val="none" w:sz="0" w:space="0" w:color="auto"/>
                    <w:bottom w:val="none" w:sz="0" w:space="0" w:color="auto"/>
                    <w:right w:val="none" w:sz="0" w:space="0" w:color="auto"/>
                  </w:divBdr>
                </w:div>
                <w:div w:id="288895446">
                  <w:marLeft w:val="0"/>
                  <w:marRight w:val="0"/>
                  <w:marTop w:val="0"/>
                  <w:marBottom w:val="0"/>
                  <w:divBdr>
                    <w:top w:val="none" w:sz="0" w:space="0" w:color="auto"/>
                    <w:left w:val="none" w:sz="0" w:space="0" w:color="auto"/>
                    <w:bottom w:val="none" w:sz="0" w:space="0" w:color="auto"/>
                    <w:right w:val="none" w:sz="0" w:space="0" w:color="auto"/>
                  </w:divBdr>
                </w:div>
                <w:div w:id="289291652">
                  <w:marLeft w:val="0"/>
                  <w:marRight w:val="0"/>
                  <w:marTop w:val="0"/>
                  <w:marBottom w:val="0"/>
                  <w:divBdr>
                    <w:top w:val="none" w:sz="0" w:space="0" w:color="auto"/>
                    <w:left w:val="none" w:sz="0" w:space="0" w:color="auto"/>
                    <w:bottom w:val="none" w:sz="0" w:space="0" w:color="auto"/>
                    <w:right w:val="none" w:sz="0" w:space="0" w:color="auto"/>
                  </w:divBdr>
                </w:div>
                <w:div w:id="289433141">
                  <w:marLeft w:val="0"/>
                  <w:marRight w:val="0"/>
                  <w:marTop w:val="0"/>
                  <w:marBottom w:val="0"/>
                  <w:divBdr>
                    <w:top w:val="none" w:sz="0" w:space="0" w:color="auto"/>
                    <w:left w:val="none" w:sz="0" w:space="0" w:color="auto"/>
                    <w:bottom w:val="none" w:sz="0" w:space="0" w:color="auto"/>
                    <w:right w:val="none" w:sz="0" w:space="0" w:color="auto"/>
                  </w:divBdr>
                </w:div>
                <w:div w:id="293682477">
                  <w:marLeft w:val="0"/>
                  <w:marRight w:val="0"/>
                  <w:marTop w:val="0"/>
                  <w:marBottom w:val="0"/>
                  <w:divBdr>
                    <w:top w:val="none" w:sz="0" w:space="0" w:color="auto"/>
                    <w:left w:val="none" w:sz="0" w:space="0" w:color="auto"/>
                    <w:bottom w:val="none" w:sz="0" w:space="0" w:color="auto"/>
                    <w:right w:val="none" w:sz="0" w:space="0" w:color="auto"/>
                  </w:divBdr>
                </w:div>
                <w:div w:id="294526856">
                  <w:marLeft w:val="0"/>
                  <w:marRight w:val="0"/>
                  <w:marTop w:val="0"/>
                  <w:marBottom w:val="0"/>
                  <w:divBdr>
                    <w:top w:val="none" w:sz="0" w:space="0" w:color="auto"/>
                    <w:left w:val="none" w:sz="0" w:space="0" w:color="auto"/>
                    <w:bottom w:val="none" w:sz="0" w:space="0" w:color="auto"/>
                    <w:right w:val="none" w:sz="0" w:space="0" w:color="auto"/>
                  </w:divBdr>
                </w:div>
                <w:div w:id="296179627">
                  <w:marLeft w:val="0"/>
                  <w:marRight w:val="0"/>
                  <w:marTop w:val="0"/>
                  <w:marBottom w:val="0"/>
                  <w:divBdr>
                    <w:top w:val="none" w:sz="0" w:space="0" w:color="auto"/>
                    <w:left w:val="none" w:sz="0" w:space="0" w:color="auto"/>
                    <w:bottom w:val="none" w:sz="0" w:space="0" w:color="auto"/>
                    <w:right w:val="none" w:sz="0" w:space="0" w:color="auto"/>
                  </w:divBdr>
                </w:div>
                <w:div w:id="297154162">
                  <w:marLeft w:val="0"/>
                  <w:marRight w:val="0"/>
                  <w:marTop w:val="0"/>
                  <w:marBottom w:val="0"/>
                  <w:divBdr>
                    <w:top w:val="none" w:sz="0" w:space="0" w:color="auto"/>
                    <w:left w:val="none" w:sz="0" w:space="0" w:color="auto"/>
                    <w:bottom w:val="none" w:sz="0" w:space="0" w:color="auto"/>
                    <w:right w:val="none" w:sz="0" w:space="0" w:color="auto"/>
                  </w:divBdr>
                </w:div>
                <w:div w:id="299002136">
                  <w:marLeft w:val="0"/>
                  <w:marRight w:val="0"/>
                  <w:marTop w:val="0"/>
                  <w:marBottom w:val="0"/>
                  <w:divBdr>
                    <w:top w:val="none" w:sz="0" w:space="0" w:color="auto"/>
                    <w:left w:val="none" w:sz="0" w:space="0" w:color="auto"/>
                    <w:bottom w:val="none" w:sz="0" w:space="0" w:color="auto"/>
                    <w:right w:val="none" w:sz="0" w:space="0" w:color="auto"/>
                  </w:divBdr>
                </w:div>
                <w:div w:id="300967409">
                  <w:marLeft w:val="0"/>
                  <w:marRight w:val="0"/>
                  <w:marTop w:val="0"/>
                  <w:marBottom w:val="0"/>
                  <w:divBdr>
                    <w:top w:val="none" w:sz="0" w:space="0" w:color="auto"/>
                    <w:left w:val="none" w:sz="0" w:space="0" w:color="auto"/>
                    <w:bottom w:val="none" w:sz="0" w:space="0" w:color="auto"/>
                    <w:right w:val="none" w:sz="0" w:space="0" w:color="auto"/>
                  </w:divBdr>
                </w:div>
                <w:div w:id="302664894">
                  <w:marLeft w:val="0"/>
                  <w:marRight w:val="0"/>
                  <w:marTop w:val="0"/>
                  <w:marBottom w:val="0"/>
                  <w:divBdr>
                    <w:top w:val="none" w:sz="0" w:space="0" w:color="auto"/>
                    <w:left w:val="none" w:sz="0" w:space="0" w:color="auto"/>
                    <w:bottom w:val="none" w:sz="0" w:space="0" w:color="auto"/>
                    <w:right w:val="none" w:sz="0" w:space="0" w:color="auto"/>
                  </w:divBdr>
                </w:div>
                <w:div w:id="303891217">
                  <w:marLeft w:val="0"/>
                  <w:marRight w:val="0"/>
                  <w:marTop w:val="0"/>
                  <w:marBottom w:val="0"/>
                  <w:divBdr>
                    <w:top w:val="none" w:sz="0" w:space="0" w:color="auto"/>
                    <w:left w:val="none" w:sz="0" w:space="0" w:color="auto"/>
                    <w:bottom w:val="none" w:sz="0" w:space="0" w:color="auto"/>
                    <w:right w:val="none" w:sz="0" w:space="0" w:color="auto"/>
                  </w:divBdr>
                </w:div>
                <w:div w:id="308483722">
                  <w:marLeft w:val="0"/>
                  <w:marRight w:val="0"/>
                  <w:marTop w:val="0"/>
                  <w:marBottom w:val="0"/>
                  <w:divBdr>
                    <w:top w:val="none" w:sz="0" w:space="0" w:color="auto"/>
                    <w:left w:val="none" w:sz="0" w:space="0" w:color="auto"/>
                    <w:bottom w:val="none" w:sz="0" w:space="0" w:color="auto"/>
                    <w:right w:val="none" w:sz="0" w:space="0" w:color="auto"/>
                  </w:divBdr>
                </w:div>
                <w:div w:id="310673095">
                  <w:marLeft w:val="0"/>
                  <w:marRight w:val="0"/>
                  <w:marTop w:val="0"/>
                  <w:marBottom w:val="0"/>
                  <w:divBdr>
                    <w:top w:val="none" w:sz="0" w:space="0" w:color="auto"/>
                    <w:left w:val="none" w:sz="0" w:space="0" w:color="auto"/>
                    <w:bottom w:val="none" w:sz="0" w:space="0" w:color="auto"/>
                    <w:right w:val="none" w:sz="0" w:space="0" w:color="auto"/>
                  </w:divBdr>
                </w:div>
                <w:div w:id="315770525">
                  <w:marLeft w:val="0"/>
                  <w:marRight w:val="0"/>
                  <w:marTop w:val="0"/>
                  <w:marBottom w:val="0"/>
                  <w:divBdr>
                    <w:top w:val="none" w:sz="0" w:space="0" w:color="auto"/>
                    <w:left w:val="none" w:sz="0" w:space="0" w:color="auto"/>
                    <w:bottom w:val="none" w:sz="0" w:space="0" w:color="auto"/>
                    <w:right w:val="none" w:sz="0" w:space="0" w:color="auto"/>
                  </w:divBdr>
                </w:div>
                <w:div w:id="316612137">
                  <w:marLeft w:val="0"/>
                  <w:marRight w:val="0"/>
                  <w:marTop w:val="0"/>
                  <w:marBottom w:val="0"/>
                  <w:divBdr>
                    <w:top w:val="none" w:sz="0" w:space="0" w:color="auto"/>
                    <w:left w:val="none" w:sz="0" w:space="0" w:color="auto"/>
                    <w:bottom w:val="none" w:sz="0" w:space="0" w:color="auto"/>
                    <w:right w:val="none" w:sz="0" w:space="0" w:color="auto"/>
                  </w:divBdr>
                </w:div>
                <w:div w:id="317923132">
                  <w:marLeft w:val="0"/>
                  <w:marRight w:val="0"/>
                  <w:marTop w:val="0"/>
                  <w:marBottom w:val="0"/>
                  <w:divBdr>
                    <w:top w:val="none" w:sz="0" w:space="0" w:color="auto"/>
                    <w:left w:val="none" w:sz="0" w:space="0" w:color="auto"/>
                    <w:bottom w:val="none" w:sz="0" w:space="0" w:color="auto"/>
                    <w:right w:val="none" w:sz="0" w:space="0" w:color="auto"/>
                  </w:divBdr>
                </w:div>
                <w:div w:id="319384519">
                  <w:marLeft w:val="0"/>
                  <w:marRight w:val="0"/>
                  <w:marTop w:val="0"/>
                  <w:marBottom w:val="0"/>
                  <w:divBdr>
                    <w:top w:val="none" w:sz="0" w:space="0" w:color="auto"/>
                    <w:left w:val="none" w:sz="0" w:space="0" w:color="auto"/>
                    <w:bottom w:val="none" w:sz="0" w:space="0" w:color="auto"/>
                    <w:right w:val="none" w:sz="0" w:space="0" w:color="auto"/>
                  </w:divBdr>
                </w:div>
                <w:div w:id="320089200">
                  <w:marLeft w:val="0"/>
                  <w:marRight w:val="0"/>
                  <w:marTop w:val="0"/>
                  <w:marBottom w:val="0"/>
                  <w:divBdr>
                    <w:top w:val="none" w:sz="0" w:space="0" w:color="auto"/>
                    <w:left w:val="none" w:sz="0" w:space="0" w:color="auto"/>
                    <w:bottom w:val="none" w:sz="0" w:space="0" w:color="auto"/>
                    <w:right w:val="none" w:sz="0" w:space="0" w:color="auto"/>
                  </w:divBdr>
                </w:div>
                <w:div w:id="321544117">
                  <w:marLeft w:val="0"/>
                  <w:marRight w:val="0"/>
                  <w:marTop w:val="0"/>
                  <w:marBottom w:val="0"/>
                  <w:divBdr>
                    <w:top w:val="none" w:sz="0" w:space="0" w:color="auto"/>
                    <w:left w:val="none" w:sz="0" w:space="0" w:color="auto"/>
                    <w:bottom w:val="none" w:sz="0" w:space="0" w:color="auto"/>
                    <w:right w:val="none" w:sz="0" w:space="0" w:color="auto"/>
                  </w:divBdr>
                </w:div>
                <w:div w:id="323438311">
                  <w:marLeft w:val="0"/>
                  <w:marRight w:val="0"/>
                  <w:marTop w:val="0"/>
                  <w:marBottom w:val="0"/>
                  <w:divBdr>
                    <w:top w:val="none" w:sz="0" w:space="0" w:color="auto"/>
                    <w:left w:val="none" w:sz="0" w:space="0" w:color="auto"/>
                    <w:bottom w:val="none" w:sz="0" w:space="0" w:color="auto"/>
                    <w:right w:val="none" w:sz="0" w:space="0" w:color="auto"/>
                  </w:divBdr>
                </w:div>
                <w:div w:id="324406258">
                  <w:marLeft w:val="0"/>
                  <w:marRight w:val="0"/>
                  <w:marTop w:val="0"/>
                  <w:marBottom w:val="0"/>
                  <w:divBdr>
                    <w:top w:val="none" w:sz="0" w:space="0" w:color="auto"/>
                    <w:left w:val="none" w:sz="0" w:space="0" w:color="auto"/>
                    <w:bottom w:val="none" w:sz="0" w:space="0" w:color="auto"/>
                    <w:right w:val="none" w:sz="0" w:space="0" w:color="auto"/>
                  </w:divBdr>
                </w:div>
                <w:div w:id="325018975">
                  <w:marLeft w:val="0"/>
                  <w:marRight w:val="0"/>
                  <w:marTop w:val="0"/>
                  <w:marBottom w:val="0"/>
                  <w:divBdr>
                    <w:top w:val="none" w:sz="0" w:space="0" w:color="auto"/>
                    <w:left w:val="none" w:sz="0" w:space="0" w:color="auto"/>
                    <w:bottom w:val="none" w:sz="0" w:space="0" w:color="auto"/>
                    <w:right w:val="none" w:sz="0" w:space="0" w:color="auto"/>
                  </w:divBdr>
                </w:div>
                <w:div w:id="326712979">
                  <w:marLeft w:val="0"/>
                  <w:marRight w:val="0"/>
                  <w:marTop w:val="0"/>
                  <w:marBottom w:val="0"/>
                  <w:divBdr>
                    <w:top w:val="none" w:sz="0" w:space="0" w:color="auto"/>
                    <w:left w:val="none" w:sz="0" w:space="0" w:color="auto"/>
                    <w:bottom w:val="none" w:sz="0" w:space="0" w:color="auto"/>
                    <w:right w:val="none" w:sz="0" w:space="0" w:color="auto"/>
                  </w:divBdr>
                </w:div>
                <w:div w:id="326908294">
                  <w:marLeft w:val="0"/>
                  <w:marRight w:val="0"/>
                  <w:marTop w:val="0"/>
                  <w:marBottom w:val="0"/>
                  <w:divBdr>
                    <w:top w:val="none" w:sz="0" w:space="0" w:color="auto"/>
                    <w:left w:val="none" w:sz="0" w:space="0" w:color="auto"/>
                    <w:bottom w:val="none" w:sz="0" w:space="0" w:color="auto"/>
                    <w:right w:val="none" w:sz="0" w:space="0" w:color="auto"/>
                  </w:divBdr>
                </w:div>
                <w:div w:id="330331135">
                  <w:marLeft w:val="0"/>
                  <w:marRight w:val="0"/>
                  <w:marTop w:val="0"/>
                  <w:marBottom w:val="0"/>
                  <w:divBdr>
                    <w:top w:val="none" w:sz="0" w:space="0" w:color="auto"/>
                    <w:left w:val="none" w:sz="0" w:space="0" w:color="auto"/>
                    <w:bottom w:val="none" w:sz="0" w:space="0" w:color="auto"/>
                    <w:right w:val="none" w:sz="0" w:space="0" w:color="auto"/>
                  </w:divBdr>
                </w:div>
                <w:div w:id="334310263">
                  <w:marLeft w:val="0"/>
                  <w:marRight w:val="0"/>
                  <w:marTop w:val="0"/>
                  <w:marBottom w:val="0"/>
                  <w:divBdr>
                    <w:top w:val="none" w:sz="0" w:space="0" w:color="auto"/>
                    <w:left w:val="none" w:sz="0" w:space="0" w:color="auto"/>
                    <w:bottom w:val="none" w:sz="0" w:space="0" w:color="auto"/>
                    <w:right w:val="none" w:sz="0" w:space="0" w:color="auto"/>
                  </w:divBdr>
                </w:div>
                <w:div w:id="334847542">
                  <w:marLeft w:val="0"/>
                  <w:marRight w:val="0"/>
                  <w:marTop w:val="0"/>
                  <w:marBottom w:val="0"/>
                  <w:divBdr>
                    <w:top w:val="none" w:sz="0" w:space="0" w:color="auto"/>
                    <w:left w:val="none" w:sz="0" w:space="0" w:color="auto"/>
                    <w:bottom w:val="none" w:sz="0" w:space="0" w:color="auto"/>
                    <w:right w:val="none" w:sz="0" w:space="0" w:color="auto"/>
                  </w:divBdr>
                </w:div>
                <w:div w:id="337199251">
                  <w:marLeft w:val="0"/>
                  <w:marRight w:val="0"/>
                  <w:marTop w:val="0"/>
                  <w:marBottom w:val="0"/>
                  <w:divBdr>
                    <w:top w:val="none" w:sz="0" w:space="0" w:color="auto"/>
                    <w:left w:val="none" w:sz="0" w:space="0" w:color="auto"/>
                    <w:bottom w:val="none" w:sz="0" w:space="0" w:color="auto"/>
                    <w:right w:val="none" w:sz="0" w:space="0" w:color="auto"/>
                  </w:divBdr>
                </w:div>
                <w:div w:id="344670696">
                  <w:marLeft w:val="0"/>
                  <w:marRight w:val="0"/>
                  <w:marTop w:val="0"/>
                  <w:marBottom w:val="0"/>
                  <w:divBdr>
                    <w:top w:val="none" w:sz="0" w:space="0" w:color="auto"/>
                    <w:left w:val="none" w:sz="0" w:space="0" w:color="auto"/>
                    <w:bottom w:val="none" w:sz="0" w:space="0" w:color="auto"/>
                    <w:right w:val="none" w:sz="0" w:space="0" w:color="auto"/>
                  </w:divBdr>
                </w:div>
                <w:div w:id="344790006">
                  <w:marLeft w:val="0"/>
                  <w:marRight w:val="0"/>
                  <w:marTop w:val="0"/>
                  <w:marBottom w:val="0"/>
                  <w:divBdr>
                    <w:top w:val="none" w:sz="0" w:space="0" w:color="auto"/>
                    <w:left w:val="none" w:sz="0" w:space="0" w:color="auto"/>
                    <w:bottom w:val="none" w:sz="0" w:space="0" w:color="auto"/>
                    <w:right w:val="none" w:sz="0" w:space="0" w:color="auto"/>
                  </w:divBdr>
                </w:div>
                <w:div w:id="345987373">
                  <w:marLeft w:val="0"/>
                  <w:marRight w:val="0"/>
                  <w:marTop w:val="0"/>
                  <w:marBottom w:val="0"/>
                  <w:divBdr>
                    <w:top w:val="none" w:sz="0" w:space="0" w:color="auto"/>
                    <w:left w:val="none" w:sz="0" w:space="0" w:color="auto"/>
                    <w:bottom w:val="none" w:sz="0" w:space="0" w:color="auto"/>
                    <w:right w:val="none" w:sz="0" w:space="0" w:color="auto"/>
                  </w:divBdr>
                </w:div>
                <w:div w:id="348919367">
                  <w:marLeft w:val="0"/>
                  <w:marRight w:val="0"/>
                  <w:marTop w:val="0"/>
                  <w:marBottom w:val="0"/>
                  <w:divBdr>
                    <w:top w:val="none" w:sz="0" w:space="0" w:color="auto"/>
                    <w:left w:val="none" w:sz="0" w:space="0" w:color="auto"/>
                    <w:bottom w:val="none" w:sz="0" w:space="0" w:color="auto"/>
                    <w:right w:val="none" w:sz="0" w:space="0" w:color="auto"/>
                  </w:divBdr>
                </w:div>
                <w:div w:id="349531480">
                  <w:marLeft w:val="0"/>
                  <w:marRight w:val="0"/>
                  <w:marTop w:val="0"/>
                  <w:marBottom w:val="0"/>
                  <w:divBdr>
                    <w:top w:val="none" w:sz="0" w:space="0" w:color="auto"/>
                    <w:left w:val="none" w:sz="0" w:space="0" w:color="auto"/>
                    <w:bottom w:val="none" w:sz="0" w:space="0" w:color="auto"/>
                    <w:right w:val="none" w:sz="0" w:space="0" w:color="auto"/>
                  </w:divBdr>
                </w:div>
                <w:div w:id="352191113">
                  <w:marLeft w:val="0"/>
                  <w:marRight w:val="0"/>
                  <w:marTop w:val="0"/>
                  <w:marBottom w:val="0"/>
                  <w:divBdr>
                    <w:top w:val="none" w:sz="0" w:space="0" w:color="auto"/>
                    <w:left w:val="none" w:sz="0" w:space="0" w:color="auto"/>
                    <w:bottom w:val="none" w:sz="0" w:space="0" w:color="auto"/>
                    <w:right w:val="none" w:sz="0" w:space="0" w:color="auto"/>
                  </w:divBdr>
                </w:div>
                <w:div w:id="352266550">
                  <w:marLeft w:val="0"/>
                  <w:marRight w:val="0"/>
                  <w:marTop w:val="0"/>
                  <w:marBottom w:val="0"/>
                  <w:divBdr>
                    <w:top w:val="none" w:sz="0" w:space="0" w:color="auto"/>
                    <w:left w:val="none" w:sz="0" w:space="0" w:color="auto"/>
                    <w:bottom w:val="none" w:sz="0" w:space="0" w:color="auto"/>
                    <w:right w:val="none" w:sz="0" w:space="0" w:color="auto"/>
                  </w:divBdr>
                </w:div>
                <w:div w:id="354354514">
                  <w:marLeft w:val="0"/>
                  <w:marRight w:val="0"/>
                  <w:marTop w:val="0"/>
                  <w:marBottom w:val="0"/>
                  <w:divBdr>
                    <w:top w:val="none" w:sz="0" w:space="0" w:color="auto"/>
                    <w:left w:val="none" w:sz="0" w:space="0" w:color="auto"/>
                    <w:bottom w:val="none" w:sz="0" w:space="0" w:color="auto"/>
                    <w:right w:val="none" w:sz="0" w:space="0" w:color="auto"/>
                  </w:divBdr>
                </w:div>
                <w:div w:id="355469832">
                  <w:marLeft w:val="0"/>
                  <w:marRight w:val="0"/>
                  <w:marTop w:val="0"/>
                  <w:marBottom w:val="0"/>
                  <w:divBdr>
                    <w:top w:val="none" w:sz="0" w:space="0" w:color="auto"/>
                    <w:left w:val="none" w:sz="0" w:space="0" w:color="auto"/>
                    <w:bottom w:val="none" w:sz="0" w:space="0" w:color="auto"/>
                    <w:right w:val="none" w:sz="0" w:space="0" w:color="auto"/>
                  </w:divBdr>
                </w:div>
                <w:div w:id="361130571">
                  <w:marLeft w:val="0"/>
                  <w:marRight w:val="0"/>
                  <w:marTop w:val="0"/>
                  <w:marBottom w:val="0"/>
                  <w:divBdr>
                    <w:top w:val="none" w:sz="0" w:space="0" w:color="auto"/>
                    <w:left w:val="none" w:sz="0" w:space="0" w:color="auto"/>
                    <w:bottom w:val="none" w:sz="0" w:space="0" w:color="auto"/>
                    <w:right w:val="none" w:sz="0" w:space="0" w:color="auto"/>
                  </w:divBdr>
                </w:div>
                <w:div w:id="362364599">
                  <w:marLeft w:val="0"/>
                  <w:marRight w:val="0"/>
                  <w:marTop w:val="0"/>
                  <w:marBottom w:val="0"/>
                  <w:divBdr>
                    <w:top w:val="none" w:sz="0" w:space="0" w:color="auto"/>
                    <w:left w:val="none" w:sz="0" w:space="0" w:color="auto"/>
                    <w:bottom w:val="none" w:sz="0" w:space="0" w:color="auto"/>
                    <w:right w:val="none" w:sz="0" w:space="0" w:color="auto"/>
                  </w:divBdr>
                </w:div>
                <w:div w:id="362705448">
                  <w:marLeft w:val="0"/>
                  <w:marRight w:val="0"/>
                  <w:marTop w:val="0"/>
                  <w:marBottom w:val="0"/>
                  <w:divBdr>
                    <w:top w:val="none" w:sz="0" w:space="0" w:color="auto"/>
                    <w:left w:val="none" w:sz="0" w:space="0" w:color="auto"/>
                    <w:bottom w:val="none" w:sz="0" w:space="0" w:color="auto"/>
                    <w:right w:val="none" w:sz="0" w:space="0" w:color="auto"/>
                  </w:divBdr>
                </w:div>
                <w:div w:id="362832397">
                  <w:marLeft w:val="0"/>
                  <w:marRight w:val="0"/>
                  <w:marTop w:val="0"/>
                  <w:marBottom w:val="0"/>
                  <w:divBdr>
                    <w:top w:val="none" w:sz="0" w:space="0" w:color="auto"/>
                    <w:left w:val="none" w:sz="0" w:space="0" w:color="auto"/>
                    <w:bottom w:val="none" w:sz="0" w:space="0" w:color="auto"/>
                    <w:right w:val="none" w:sz="0" w:space="0" w:color="auto"/>
                  </w:divBdr>
                </w:div>
                <w:div w:id="363873907">
                  <w:marLeft w:val="0"/>
                  <w:marRight w:val="0"/>
                  <w:marTop w:val="0"/>
                  <w:marBottom w:val="0"/>
                  <w:divBdr>
                    <w:top w:val="none" w:sz="0" w:space="0" w:color="auto"/>
                    <w:left w:val="none" w:sz="0" w:space="0" w:color="auto"/>
                    <w:bottom w:val="none" w:sz="0" w:space="0" w:color="auto"/>
                    <w:right w:val="none" w:sz="0" w:space="0" w:color="auto"/>
                  </w:divBdr>
                </w:div>
                <w:div w:id="365105089">
                  <w:marLeft w:val="0"/>
                  <w:marRight w:val="0"/>
                  <w:marTop w:val="0"/>
                  <w:marBottom w:val="0"/>
                  <w:divBdr>
                    <w:top w:val="none" w:sz="0" w:space="0" w:color="auto"/>
                    <w:left w:val="none" w:sz="0" w:space="0" w:color="auto"/>
                    <w:bottom w:val="none" w:sz="0" w:space="0" w:color="auto"/>
                    <w:right w:val="none" w:sz="0" w:space="0" w:color="auto"/>
                  </w:divBdr>
                </w:div>
                <w:div w:id="367728309">
                  <w:marLeft w:val="0"/>
                  <w:marRight w:val="0"/>
                  <w:marTop w:val="0"/>
                  <w:marBottom w:val="0"/>
                  <w:divBdr>
                    <w:top w:val="none" w:sz="0" w:space="0" w:color="auto"/>
                    <w:left w:val="none" w:sz="0" w:space="0" w:color="auto"/>
                    <w:bottom w:val="none" w:sz="0" w:space="0" w:color="auto"/>
                    <w:right w:val="none" w:sz="0" w:space="0" w:color="auto"/>
                  </w:divBdr>
                </w:div>
                <w:div w:id="367878421">
                  <w:marLeft w:val="0"/>
                  <w:marRight w:val="0"/>
                  <w:marTop w:val="0"/>
                  <w:marBottom w:val="0"/>
                  <w:divBdr>
                    <w:top w:val="none" w:sz="0" w:space="0" w:color="auto"/>
                    <w:left w:val="none" w:sz="0" w:space="0" w:color="auto"/>
                    <w:bottom w:val="none" w:sz="0" w:space="0" w:color="auto"/>
                    <w:right w:val="none" w:sz="0" w:space="0" w:color="auto"/>
                  </w:divBdr>
                </w:div>
                <w:div w:id="367993580">
                  <w:marLeft w:val="0"/>
                  <w:marRight w:val="0"/>
                  <w:marTop w:val="0"/>
                  <w:marBottom w:val="0"/>
                  <w:divBdr>
                    <w:top w:val="none" w:sz="0" w:space="0" w:color="auto"/>
                    <w:left w:val="none" w:sz="0" w:space="0" w:color="auto"/>
                    <w:bottom w:val="none" w:sz="0" w:space="0" w:color="auto"/>
                    <w:right w:val="none" w:sz="0" w:space="0" w:color="auto"/>
                  </w:divBdr>
                </w:div>
                <w:div w:id="369691963">
                  <w:marLeft w:val="0"/>
                  <w:marRight w:val="0"/>
                  <w:marTop w:val="0"/>
                  <w:marBottom w:val="0"/>
                  <w:divBdr>
                    <w:top w:val="none" w:sz="0" w:space="0" w:color="auto"/>
                    <w:left w:val="none" w:sz="0" w:space="0" w:color="auto"/>
                    <w:bottom w:val="none" w:sz="0" w:space="0" w:color="auto"/>
                    <w:right w:val="none" w:sz="0" w:space="0" w:color="auto"/>
                  </w:divBdr>
                </w:div>
                <w:div w:id="370151225">
                  <w:marLeft w:val="0"/>
                  <w:marRight w:val="0"/>
                  <w:marTop w:val="0"/>
                  <w:marBottom w:val="0"/>
                  <w:divBdr>
                    <w:top w:val="none" w:sz="0" w:space="0" w:color="auto"/>
                    <w:left w:val="none" w:sz="0" w:space="0" w:color="auto"/>
                    <w:bottom w:val="none" w:sz="0" w:space="0" w:color="auto"/>
                    <w:right w:val="none" w:sz="0" w:space="0" w:color="auto"/>
                  </w:divBdr>
                </w:div>
                <w:div w:id="370421820">
                  <w:marLeft w:val="0"/>
                  <w:marRight w:val="0"/>
                  <w:marTop w:val="0"/>
                  <w:marBottom w:val="0"/>
                  <w:divBdr>
                    <w:top w:val="none" w:sz="0" w:space="0" w:color="auto"/>
                    <w:left w:val="none" w:sz="0" w:space="0" w:color="auto"/>
                    <w:bottom w:val="none" w:sz="0" w:space="0" w:color="auto"/>
                    <w:right w:val="none" w:sz="0" w:space="0" w:color="auto"/>
                  </w:divBdr>
                </w:div>
                <w:div w:id="373315368">
                  <w:marLeft w:val="0"/>
                  <w:marRight w:val="0"/>
                  <w:marTop w:val="0"/>
                  <w:marBottom w:val="0"/>
                  <w:divBdr>
                    <w:top w:val="none" w:sz="0" w:space="0" w:color="auto"/>
                    <w:left w:val="none" w:sz="0" w:space="0" w:color="auto"/>
                    <w:bottom w:val="none" w:sz="0" w:space="0" w:color="auto"/>
                    <w:right w:val="none" w:sz="0" w:space="0" w:color="auto"/>
                  </w:divBdr>
                </w:div>
                <w:div w:id="373504703">
                  <w:marLeft w:val="0"/>
                  <w:marRight w:val="0"/>
                  <w:marTop w:val="0"/>
                  <w:marBottom w:val="0"/>
                  <w:divBdr>
                    <w:top w:val="none" w:sz="0" w:space="0" w:color="auto"/>
                    <w:left w:val="none" w:sz="0" w:space="0" w:color="auto"/>
                    <w:bottom w:val="none" w:sz="0" w:space="0" w:color="auto"/>
                    <w:right w:val="none" w:sz="0" w:space="0" w:color="auto"/>
                  </w:divBdr>
                </w:div>
                <w:div w:id="380061287">
                  <w:marLeft w:val="0"/>
                  <w:marRight w:val="0"/>
                  <w:marTop w:val="0"/>
                  <w:marBottom w:val="0"/>
                  <w:divBdr>
                    <w:top w:val="none" w:sz="0" w:space="0" w:color="auto"/>
                    <w:left w:val="none" w:sz="0" w:space="0" w:color="auto"/>
                    <w:bottom w:val="none" w:sz="0" w:space="0" w:color="auto"/>
                    <w:right w:val="none" w:sz="0" w:space="0" w:color="auto"/>
                  </w:divBdr>
                </w:div>
                <w:div w:id="380373456">
                  <w:marLeft w:val="0"/>
                  <w:marRight w:val="0"/>
                  <w:marTop w:val="0"/>
                  <w:marBottom w:val="0"/>
                  <w:divBdr>
                    <w:top w:val="none" w:sz="0" w:space="0" w:color="auto"/>
                    <w:left w:val="none" w:sz="0" w:space="0" w:color="auto"/>
                    <w:bottom w:val="none" w:sz="0" w:space="0" w:color="auto"/>
                    <w:right w:val="none" w:sz="0" w:space="0" w:color="auto"/>
                  </w:divBdr>
                </w:div>
                <w:div w:id="381446653">
                  <w:marLeft w:val="0"/>
                  <w:marRight w:val="0"/>
                  <w:marTop w:val="0"/>
                  <w:marBottom w:val="0"/>
                  <w:divBdr>
                    <w:top w:val="none" w:sz="0" w:space="0" w:color="auto"/>
                    <w:left w:val="none" w:sz="0" w:space="0" w:color="auto"/>
                    <w:bottom w:val="none" w:sz="0" w:space="0" w:color="auto"/>
                    <w:right w:val="none" w:sz="0" w:space="0" w:color="auto"/>
                  </w:divBdr>
                </w:div>
                <w:div w:id="381952569">
                  <w:marLeft w:val="0"/>
                  <w:marRight w:val="0"/>
                  <w:marTop w:val="0"/>
                  <w:marBottom w:val="0"/>
                  <w:divBdr>
                    <w:top w:val="none" w:sz="0" w:space="0" w:color="auto"/>
                    <w:left w:val="none" w:sz="0" w:space="0" w:color="auto"/>
                    <w:bottom w:val="none" w:sz="0" w:space="0" w:color="auto"/>
                    <w:right w:val="none" w:sz="0" w:space="0" w:color="auto"/>
                  </w:divBdr>
                </w:div>
                <w:div w:id="384331208">
                  <w:marLeft w:val="0"/>
                  <w:marRight w:val="0"/>
                  <w:marTop w:val="0"/>
                  <w:marBottom w:val="0"/>
                  <w:divBdr>
                    <w:top w:val="none" w:sz="0" w:space="0" w:color="auto"/>
                    <w:left w:val="none" w:sz="0" w:space="0" w:color="auto"/>
                    <w:bottom w:val="none" w:sz="0" w:space="0" w:color="auto"/>
                    <w:right w:val="none" w:sz="0" w:space="0" w:color="auto"/>
                  </w:divBdr>
                </w:div>
                <w:div w:id="385183005">
                  <w:marLeft w:val="0"/>
                  <w:marRight w:val="0"/>
                  <w:marTop w:val="0"/>
                  <w:marBottom w:val="0"/>
                  <w:divBdr>
                    <w:top w:val="none" w:sz="0" w:space="0" w:color="auto"/>
                    <w:left w:val="none" w:sz="0" w:space="0" w:color="auto"/>
                    <w:bottom w:val="none" w:sz="0" w:space="0" w:color="auto"/>
                    <w:right w:val="none" w:sz="0" w:space="0" w:color="auto"/>
                  </w:divBdr>
                </w:div>
                <w:div w:id="385565498">
                  <w:marLeft w:val="0"/>
                  <w:marRight w:val="0"/>
                  <w:marTop w:val="0"/>
                  <w:marBottom w:val="0"/>
                  <w:divBdr>
                    <w:top w:val="none" w:sz="0" w:space="0" w:color="auto"/>
                    <w:left w:val="none" w:sz="0" w:space="0" w:color="auto"/>
                    <w:bottom w:val="none" w:sz="0" w:space="0" w:color="auto"/>
                    <w:right w:val="none" w:sz="0" w:space="0" w:color="auto"/>
                  </w:divBdr>
                </w:div>
                <w:div w:id="389504514">
                  <w:marLeft w:val="0"/>
                  <w:marRight w:val="0"/>
                  <w:marTop w:val="0"/>
                  <w:marBottom w:val="0"/>
                  <w:divBdr>
                    <w:top w:val="none" w:sz="0" w:space="0" w:color="auto"/>
                    <w:left w:val="none" w:sz="0" w:space="0" w:color="auto"/>
                    <w:bottom w:val="none" w:sz="0" w:space="0" w:color="auto"/>
                    <w:right w:val="none" w:sz="0" w:space="0" w:color="auto"/>
                  </w:divBdr>
                </w:div>
                <w:div w:id="389840234">
                  <w:marLeft w:val="0"/>
                  <w:marRight w:val="0"/>
                  <w:marTop w:val="0"/>
                  <w:marBottom w:val="0"/>
                  <w:divBdr>
                    <w:top w:val="none" w:sz="0" w:space="0" w:color="auto"/>
                    <w:left w:val="none" w:sz="0" w:space="0" w:color="auto"/>
                    <w:bottom w:val="none" w:sz="0" w:space="0" w:color="auto"/>
                    <w:right w:val="none" w:sz="0" w:space="0" w:color="auto"/>
                  </w:divBdr>
                </w:div>
                <w:div w:id="392433499">
                  <w:marLeft w:val="0"/>
                  <w:marRight w:val="0"/>
                  <w:marTop w:val="0"/>
                  <w:marBottom w:val="0"/>
                  <w:divBdr>
                    <w:top w:val="none" w:sz="0" w:space="0" w:color="auto"/>
                    <w:left w:val="none" w:sz="0" w:space="0" w:color="auto"/>
                    <w:bottom w:val="none" w:sz="0" w:space="0" w:color="auto"/>
                    <w:right w:val="none" w:sz="0" w:space="0" w:color="auto"/>
                  </w:divBdr>
                </w:div>
                <w:div w:id="395252053">
                  <w:marLeft w:val="0"/>
                  <w:marRight w:val="0"/>
                  <w:marTop w:val="0"/>
                  <w:marBottom w:val="0"/>
                  <w:divBdr>
                    <w:top w:val="none" w:sz="0" w:space="0" w:color="auto"/>
                    <w:left w:val="none" w:sz="0" w:space="0" w:color="auto"/>
                    <w:bottom w:val="none" w:sz="0" w:space="0" w:color="auto"/>
                    <w:right w:val="none" w:sz="0" w:space="0" w:color="auto"/>
                  </w:divBdr>
                </w:div>
                <w:div w:id="395864041">
                  <w:marLeft w:val="0"/>
                  <w:marRight w:val="0"/>
                  <w:marTop w:val="0"/>
                  <w:marBottom w:val="0"/>
                  <w:divBdr>
                    <w:top w:val="none" w:sz="0" w:space="0" w:color="auto"/>
                    <w:left w:val="none" w:sz="0" w:space="0" w:color="auto"/>
                    <w:bottom w:val="none" w:sz="0" w:space="0" w:color="auto"/>
                    <w:right w:val="none" w:sz="0" w:space="0" w:color="auto"/>
                  </w:divBdr>
                </w:div>
                <w:div w:id="396902109">
                  <w:marLeft w:val="0"/>
                  <w:marRight w:val="0"/>
                  <w:marTop w:val="0"/>
                  <w:marBottom w:val="0"/>
                  <w:divBdr>
                    <w:top w:val="none" w:sz="0" w:space="0" w:color="auto"/>
                    <w:left w:val="none" w:sz="0" w:space="0" w:color="auto"/>
                    <w:bottom w:val="none" w:sz="0" w:space="0" w:color="auto"/>
                    <w:right w:val="none" w:sz="0" w:space="0" w:color="auto"/>
                  </w:divBdr>
                </w:div>
                <w:div w:id="397751125">
                  <w:marLeft w:val="0"/>
                  <w:marRight w:val="0"/>
                  <w:marTop w:val="0"/>
                  <w:marBottom w:val="0"/>
                  <w:divBdr>
                    <w:top w:val="none" w:sz="0" w:space="0" w:color="auto"/>
                    <w:left w:val="none" w:sz="0" w:space="0" w:color="auto"/>
                    <w:bottom w:val="none" w:sz="0" w:space="0" w:color="auto"/>
                    <w:right w:val="none" w:sz="0" w:space="0" w:color="auto"/>
                  </w:divBdr>
                </w:div>
                <w:div w:id="400637427">
                  <w:marLeft w:val="0"/>
                  <w:marRight w:val="0"/>
                  <w:marTop w:val="0"/>
                  <w:marBottom w:val="0"/>
                  <w:divBdr>
                    <w:top w:val="none" w:sz="0" w:space="0" w:color="auto"/>
                    <w:left w:val="none" w:sz="0" w:space="0" w:color="auto"/>
                    <w:bottom w:val="none" w:sz="0" w:space="0" w:color="auto"/>
                    <w:right w:val="none" w:sz="0" w:space="0" w:color="auto"/>
                  </w:divBdr>
                </w:div>
                <w:div w:id="401953638">
                  <w:marLeft w:val="0"/>
                  <w:marRight w:val="0"/>
                  <w:marTop w:val="0"/>
                  <w:marBottom w:val="0"/>
                  <w:divBdr>
                    <w:top w:val="none" w:sz="0" w:space="0" w:color="auto"/>
                    <w:left w:val="none" w:sz="0" w:space="0" w:color="auto"/>
                    <w:bottom w:val="none" w:sz="0" w:space="0" w:color="auto"/>
                    <w:right w:val="none" w:sz="0" w:space="0" w:color="auto"/>
                  </w:divBdr>
                </w:div>
                <w:div w:id="402947037">
                  <w:marLeft w:val="0"/>
                  <w:marRight w:val="0"/>
                  <w:marTop w:val="0"/>
                  <w:marBottom w:val="0"/>
                  <w:divBdr>
                    <w:top w:val="none" w:sz="0" w:space="0" w:color="auto"/>
                    <w:left w:val="none" w:sz="0" w:space="0" w:color="auto"/>
                    <w:bottom w:val="none" w:sz="0" w:space="0" w:color="auto"/>
                    <w:right w:val="none" w:sz="0" w:space="0" w:color="auto"/>
                  </w:divBdr>
                </w:div>
                <w:div w:id="404306053">
                  <w:marLeft w:val="0"/>
                  <w:marRight w:val="0"/>
                  <w:marTop w:val="0"/>
                  <w:marBottom w:val="0"/>
                  <w:divBdr>
                    <w:top w:val="none" w:sz="0" w:space="0" w:color="auto"/>
                    <w:left w:val="none" w:sz="0" w:space="0" w:color="auto"/>
                    <w:bottom w:val="none" w:sz="0" w:space="0" w:color="auto"/>
                    <w:right w:val="none" w:sz="0" w:space="0" w:color="auto"/>
                  </w:divBdr>
                </w:div>
                <w:div w:id="404576271">
                  <w:marLeft w:val="0"/>
                  <w:marRight w:val="0"/>
                  <w:marTop w:val="0"/>
                  <w:marBottom w:val="0"/>
                  <w:divBdr>
                    <w:top w:val="none" w:sz="0" w:space="0" w:color="auto"/>
                    <w:left w:val="none" w:sz="0" w:space="0" w:color="auto"/>
                    <w:bottom w:val="none" w:sz="0" w:space="0" w:color="auto"/>
                    <w:right w:val="none" w:sz="0" w:space="0" w:color="auto"/>
                  </w:divBdr>
                </w:div>
                <w:div w:id="404689977">
                  <w:marLeft w:val="0"/>
                  <w:marRight w:val="0"/>
                  <w:marTop w:val="0"/>
                  <w:marBottom w:val="0"/>
                  <w:divBdr>
                    <w:top w:val="none" w:sz="0" w:space="0" w:color="auto"/>
                    <w:left w:val="none" w:sz="0" w:space="0" w:color="auto"/>
                    <w:bottom w:val="none" w:sz="0" w:space="0" w:color="auto"/>
                    <w:right w:val="none" w:sz="0" w:space="0" w:color="auto"/>
                  </w:divBdr>
                </w:div>
                <w:div w:id="405304395">
                  <w:marLeft w:val="0"/>
                  <w:marRight w:val="0"/>
                  <w:marTop w:val="0"/>
                  <w:marBottom w:val="0"/>
                  <w:divBdr>
                    <w:top w:val="none" w:sz="0" w:space="0" w:color="auto"/>
                    <w:left w:val="none" w:sz="0" w:space="0" w:color="auto"/>
                    <w:bottom w:val="none" w:sz="0" w:space="0" w:color="auto"/>
                    <w:right w:val="none" w:sz="0" w:space="0" w:color="auto"/>
                  </w:divBdr>
                </w:div>
                <w:div w:id="406850134">
                  <w:marLeft w:val="0"/>
                  <w:marRight w:val="0"/>
                  <w:marTop w:val="0"/>
                  <w:marBottom w:val="0"/>
                  <w:divBdr>
                    <w:top w:val="none" w:sz="0" w:space="0" w:color="auto"/>
                    <w:left w:val="none" w:sz="0" w:space="0" w:color="auto"/>
                    <w:bottom w:val="none" w:sz="0" w:space="0" w:color="auto"/>
                    <w:right w:val="none" w:sz="0" w:space="0" w:color="auto"/>
                  </w:divBdr>
                </w:div>
                <w:div w:id="407727657">
                  <w:marLeft w:val="0"/>
                  <w:marRight w:val="0"/>
                  <w:marTop w:val="0"/>
                  <w:marBottom w:val="0"/>
                  <w:divBdr>
                    <w:top w:val="none" w:sz="0" w:space="0" w:color="auto"/>
                    <w:left w:val="none" w:sz="0" w:space="0" w:color="auto"/>
                    <w:bottom w:val="none" w:sz="0" w:space="0" w:color="auto"/>
                    <w:right w:val="none" w:sz="0" w:space="0" w:color="auto"/>
                  </w:divBdr>
                </w:div>
                <w:div w:id="410470241">
                  <w:marLeft w:val="0"/>
                  <w:marRight w:val="0"/>
                  <w:marTop w:val="0"/>
                  <w:marBottom w:val="0"/>
                  <w:divBdr>
                    <w:top w:val="none" w:sz="0" w:space="0" w:color="auto"/>
                    <w:left w:val="none" w:sz="0" w:space="0" w:color="auto"/>
                    <w:bottom w:val="none" w:sz="0" w:space="0" w:color="auto"/>
                    <w:right w:val="none" w:sz="0" w:space="0" w:color="auto"/>
                  </w:divBdr>
                </w:div>
                <w:div w:id="410590262">
                  <w:marLeft w:val="0"/>
                  <w:marRight w:val="0"/>
                  <w:marTop w:val="0"/>
                  <w:marBottom w:val="0"/>
                  <w:divBdr>
                    <w:top w:val="none" w:sz="0" w:space="0" w:color="auto"/>
                    <w:left w:val="none" w:sz="0" w:space="0" w:color="auto"/>
                    <w:bottom w:val="none" w:sz="0" w:space="0" w:color="auto"/>
                    <w:right w:val="none" w:sz="0" w:space="0" w:color="auto"/>
                  </w:divBdr>
                </w:div>
                <w:div w:id="411975236">
                  <w:marLeft w:val="0"/>
                  <w:marRight w:val="0"/>
                  <w:marTop w:val="0"/>
                  <w:marBottom w:val="0"/>
                  <w:divBdr>
                    <w:top w:val="none" w:sz="0" w:space="0" w:color="auto"/>
                    <w:left w:val="none" w:sz="0" w:space="0" w:color="auto"/>
                    <w:bottom w:val="none" w:sz="0" w:space="0" w:color="auto"/>
                    <w:right w:val="none" w:sz="0" w:space="0" w:color="auto"/>
                  </w:divBdr>
                </w:div>
                <w:div w:id="412046370">
                  <w:marLeft w:val="0"/>
                  <w:marRight w:val="0"/>
                  <w:marTop w:val="0"/>
                  <w:marBottom w:val="0"/>
                  <w:divBdr>
                    <w:top w:val="none" w:sz="0" w:space="0" w:color="auto"/>
                    <w:left w:val="none" w:sz="0" w:space="0" w:color="auto"/>
                    <w:bottom w:val="none" w:sz="0" w:space="0" w:color="auto"/>
                    <w:right w:val="none" w:sz="0" w:space="0" w:color="auto"/>
                  </w:divBdr>
                </w:div>
                <w:div w:id="413355215">
                  <w:marLeft w:val="0"/>
                  <w:marRight w:val="0"/>
                  <w:marTop w:val="0"/>
                  <w:marBottom w:val="0"/>
                  <w:divBdr>
                    <w:top w:val="none" w:sz="0" w:space="0" w:color="auto"/>
                    <w:left w:val="none" w:sz="0" w:space="0" w:color="auto"/>
                    <w:bottom w:val="none" w:sz="0" w:space="0" w:color="auto"/>
                    <w:right w:val="none" w:sz="0" w:space="0" w:color="auto"/>
                  </w:divBdr>
                </w:div>
                <w:div w:id="418868216">
                  <w:marLeft w:val="0"/>
                  <w:marRight w:val="0"/>
                  <w:marTop w:val="0"/>
                  <w:marBottom w:val="0"/>
                  <w:divBdr>
                    <w:top w:val="none" w:sz="0" w:space="0" w:color="auto"/>
                    <w:left w:val="none" w:sz="0" w:space="0" w:color="auto"/>
                    <w:bottom w:val="none" w:sz="0" w:space="0" w:color="auto"/>
                    <w:right w:val="none" w:sz="0" w:space="0" w:color="auto"/>
                  </w:divBdr>
                </w:div>
                <w:div w:id="419378908">
                  <w:marLeft w:val="0"/>
                  <w:marRight w:val="0"/>
                  <w:marTop w:val="0"/>
                  <w:marBottom w:val="0"/>
                  <w:divBdr>
                    <w:top w:val="none" w:sz="0" w:space="0" w:color="auto"/>
                    <w:left w:val="none" w:sz="0" w:space="0" w:color="auto"/>
                    <w:bottom w:val="none" w:sz="0" w:space="0" w:color="auto"/>
                    <w:right w:val="none" w:sz="0" w:space="0" w:color="auto"/>
                  </w:divBdr>
                </w:div>
                <w:div w:id="422386328">
                  <w:marLeft w:val="0"/>
                  <w:marRight w:val="0"/>
                  <w:marTop w:val="0"/>
                  <w:marBottom w:val="0"/>
                  <w:divBdr>
                    <w:top w:val="none" w:sz="0" w:space="0" w:color="auto"/>
                    <w:left w:val="none" w:sz="0" w:space="0" w:color="auto"/>
                    <w:bottom w:val="none" w:sz="0" w:space="0" w:color="auto"/>
                    <w:right w:val="none" w:sz="0" w:space="0" w:color="auto"/>
                  </w:divBdr>
                </w:div>
                <w:div w:id="425463651">
                  <w:marLeft w:val="0"/>
                  <w:marRight w:val="0"/>
                  <w:marTop w:val="0"/>
                  <w:marBottom w:val="0"/>
                  <w:divBdr>
                    <w:top w:val="none" w:sz="0" w:space="0" w:color="auto"/>
                    <w:left w:val="none" w:sz="0" w:space="0" w:color="auto"/>
                    <w:bottom w:val="none" w:sz="0" w:space="0" w:color="auto"/>
                    <w:right w:val="none" w:sz="0" w:space="0" w:color="auto"/>
                  </w:divBdr>
                </w:div>
                <w:div w:id="426967744">
                  <w:marLeft w:val="0"/>
                  <w:marRight w:val="0"/>
                  <w:marTop w:val="0"/>
                  <w:marBottom w:val="0"/>
                  <w:divBdr>
                    <w:top w:val="none" w:sz="0" w:space="0" w:color="auto"/>
                    <w:left w:val="none" w:sz="0" w:space="0" w:color="auto"/>
                    <w:bottom w:val="none" w:sz="0" w:space="0" w:color="auto"/>
                    <w:right w:val="none" w:sz="0" w:space="0" w:color="auto"/>
                  </w:divBdr>
                </w:div>
                <w:div w:id="427652366">
                  <w:marLeft w:val="0"/>
                  <w:marRight w:val="0"/>
                  <w:marTop w:val="0"/>
                  <w:marBottom w:val="0"/>
                  <w:divBdr>
                    <w:top w:val="none" w:sz="0" w:space="0" w:color="auto"/>
                    <w:left w:val="none" w:sz="0" w:space="0" w:color="auto"/>
                    <w:bottom w:val="none" w:sz="0" w:space="0" w:color="auto"/>
                    <w:right w:val="none" w:sz="0" w:space="0" w:color="auto"/>
                  </w:divBdr>
                </w:div>
                <w:div w:id="428236584">
                  <w:marLeft w:val="0"/>
                  <w:marRight w:val="0"/>
                  <w:marTop w:val="0"/>
                  <w:marBottom w:val="0"/>
                  <w:divBdr>
                    <w:top w:val="none" w:sz="0" w:space="0" w:color="auto"/>
                    <w:left w:val="none" w:sz="0" w:space="0" w:color="auto"/>
                    <w:bottom w:val="none" w:sz="0" w:space="0" w:color="auto"/>
                    <w:right w:val="none" w:sz="0" w:space="0" w:color="auto"/>
                  </w:divBdr>
                </w:div>
                <w:div w:id="430707961">
                  <w:marLeft w:val="0"/>
                  <w:marRight w:val="0"/>
                  <w:marTop w:val="0"/>
                  <w:marBottom w:val="0"/>
                  <w:divBdr>
                    <w:top w:val="none" w:sz="0" w:space="0" w:color="auto"/>
                    <w:left w:val="none" w:sz="0" w:space="0" w:color="auto"/>
                    <w:bottom w:val="none" w:sz="0" w:space="0" w:color="auto"/>
                    <w:right w:val="none" w:sz="0" w:space="0" w:color="auto"/>
                  </w:divBdr>
                </w:div>
                <w:div w:id="433210141">
                  <w:marLeft w:val="0"/>
                  <w:marRight w:val="0"/>
                  <w:marTop w:val="0"/>
                  <w:marBottom w:val="0"/>
                  <w:divBdr>
                    <w:top w:val="none" w:sz="0" w:space="0" w:color="auto"/>
                    <w:left w:val="none" w:sz="0" w:space="0" w:color="auto"/>
                    <w:bottom w:val="none" w:sz="0" w:space="0" w:color="auto"/>
                    <w:right w:val="none" w:sz="0" w:space="0" w:color="auto"/>
                  </w:divBdr>
                </w:div>
                <w:div w:id="434402624">
                  <w:marLeft w:val="0"/>
                  <w:marRight w:val="0"/>
                  <w:marTop w:val="0"/>
                  <w:marBottom w:val="0"/>
                  <w:divBdr>
                    <w:top w:val="none" w:sz="0" w:space="0" w:color="auto"/>
                    <w:left w:val="none" w:sz="0" w:space="0" w:color="auto"/>
                    <w:bottom w:val="none" w:sz="0" w:space="0" w:color="auto"/>
                    <w:right w:val="none" w:sz="0" w:space="0" w:color="auto"/>
                  </w:divBdr>
                </w:div>
                <w:div w:id="436172634">
                  <w:marLeft w:val="0"/>
                  <w:marRight w:val="0"/>
                  <w:marTop w:val="0"/>
                  <w:marBottom w:val="0"/>
                  <w:divBdr>
                    <w:top w:val="none" w:sz="0" w:space="0" w:color="auto"/>
                    <w:left w:val="none" w:sz="0" w:space="0" w:color="auto"/>
                    <w:bottom w:val="none" w:sz="0" w:space="0" w:color="auto"/>
                    <w:right w:val="none" w:sz="0" w:space="0" w:color="auto"/>
                  </w:divBdr>
                </w:div>
                <w:div w:id="437062389">
                  <w:marLeft w:val="0"/>
                  <w:marRight w:val="0"/>
                  <w:marTop w:val="0"/>
                  <w:marBottom w:val="0"/>
                  <w:divBdr>
                    <w:top w:val="none" w:sz="0" w:space="0" w:color="auto"/>
                    <w:left w:val="none" w:sz="0" w:space="0" w:color="auto"/>
                    <w:bottom w:val="none" w:sz="0" w:space="0" w:color="auto"/>
                    <w:right w:val="none" w:sz="0" w:space="0" w:color="auto"/>
                  </w:divBdr>
                </w:div>
                <w:div w:id="437606574">
                  <w:marLeft w:val="0"/>
                  <w:marRight w:val="0"/>
                  <w:marTop w:val="0"/>
                  <w:marBottom w:val="0"/>
                  <w:divBdr>
                    <w:top w:val="none" w:sz="0" w:space="0" w:color="auto"/>
                    <w:left w:val="none" w:sz="0" w:space="0" w:color="auto"/>
                    <w:bottom w:val="none" w:sz="0" w:space="0" w:color="auto"/>
                    <w:right w:val="none" w:sz="0" w:space="0" w:color="auto"/>
                  </w:divBdr>
                </w:div>
                <w:div w:id="439953980">
                  <w:marLeft w:val="0"/>
                  <w:marRight w:val="0"/>
                  <w:marTop w:val="0"/>
                  <w:marBottom w:val="0"/>
                  <w:divBdr>
                    <w:top w:val="none" w:sz="0" w:space="0" w:color="auto"/>
                    <w:left w:val="none" w:sz="0" w:space="0" w:color="auto"/>
                    <w:bottom w:val="none" w:sz="0" w:space="0" w:color="auto"/>
                    <w:right w:val="none" w:sz="0" w:space="0" w:color="auto"/>
                  </w:divBdr>
                </w:div>
                <w:div w:id="442920442">
                  <w:marLeft w:val="0"/>
                  <w:marRight w:val="0"/>
                  <w:marTop w:val="0"/>
                  <w:marBottom w:val="0"/>
                  <w:divBdr>
                    <w:top w:val="none" w:sz="0" w:space="0" w:color="auto"/>
                    <w:left w:val="none" w:sz="0" w:space="0" w:color="auto"/>
                    <w:bottom w:val="none" w:sz="0" w:space="0" w:color="auto"/>
                    <w:right w:val="none" w:sz="0" w:space="0" w:color="auto"/>
                  </w:divBdr>
                </w:div>
                <w:div w:id="444889447">
                  <w:marLeft w:val="0"/>
                  <w:marRight w:val="0"/>
                  <w:marTop w:val="0"/>
                  <w:marBottom w:val="0"/>
                  <w:divBdr>
                    <w:top w:val="none" w:sz="0" w:space="0" w:color="auto"/>
                    <w:left w:val="none" w:sz="0" w:space="0" w:color="auto"/>
                    <w:bottom w:val="none" w:sz="0" w:space="0" w:color="auto"/>
                    <w:right w:val="none" w:sz="0" w:space="0" w:color="auto"/>
                  </w:divBdr>
                </w:div>
                <w:div w:id="445270732">
                  <w:marLeft w:val="0"/>
                  <w:marRight w:val="0"/>
                  <w:marTop w:val="0"/>
                  <w:marBottom w:val="0"/>
                  <w:divBdr>
                    <w:top w:val="none" w:sz="0" w:space="0" w:color="auto"/>
                    <w:left w:val="none" w:sz="0" w:space="0" w:color="auto"/>
                    <w:bottom w:val="none" w:sz="0" w:space="0" w:color="auto"/>
                    <w:right w:val="none" w:sz="0" w:space="0" w:color="auto"/>
                  </w:divBdr>
                </w:div>
                <w:div w:id="446504602">
                  <w:marLeft w:val="0"/>
                  <w:marRight w:val="0"/>
                  <w:marTop w:val="0"/>
                  <w:marBottom w:val="0"/>
                  <w:divBdr>
                    <w:top w:val="none" w:sz="0" w:space="0" w:color="auto"/>
                    <w:left w:val="none" w:sz="0" w:space="0" w:color="auto"/>
                    <w:bottom w:val="none" w:sz="0" w:space="0" w:color="auto"/>
                    <w:right w:val="none" w:sz="0" w:space="0" w:color="auto"/>
                  </w:divBdr>
                </w:div>
                <w:div w:id="448546599">
                  <w:marLeft w:val="0"/>
                  <w:marRight w:val="0"/>
                  <w:marTop w:val="0"/>
                  <w:marBottom w:val="0"/>
                  <w:divBdr>
                    <w:top w:val="none" w:sz="0" w:space="0" w:color="auto"/>
                    <w:left w:val="none" w:sz="0" w:space="0" w:color="auto"/>
                    <w:bottom w:val="none" w:sz="0" w:space="0" w:color="auto"/>
                    <w:right w:val="none" w:sz="0" w:space="0" w:color="auto"/>
                  </w:divBdr>
                </w:div>
                <w:div w:id="449857461">
                  <w:marLeft w:val="0"/>
                  <w:marRight w:val="0"/>
                  <w:marTop w:val="0"/>
                  <w:marBottom w:val="0"/>
                  <w:divBdr>
                    <w:top w:val="none" w:sz="0" w:space="0" w:color="auto"/>
                    <w:left w:val="none" w:sz="0" w:space="0" w:color="auto"/>
                    <w:bottom w:val="none" w:sz="0" w:space="0" w:color="auto"/>
                    <w:right w:val="none" w:sz="0" w:space="0" w:color="auto"/>
                  </w:divBdr>
                </w:div>
                <w:div w:id="450246141">
                  <w:marLeft w:val="0"/>
                  <w:marRight w:val="0"/>
                  <w:marTop w:val="0"/>
                  <w:marBottom w:val="0"/>
                  <w:divBdr>
                    <w:top w:val="none" w:sz="0" w:space="0" w:color="auto"/>
                    <w:left w:val="none" w:sz="0" w:space="0" w:color="auto"/>
                    <w:bottom w:val="none" w:sz="0" w:space="0" w:color="auto"/>
                    <w:right w:val="none" w:sz="0" w:space="0" w:color="auto"/>
                  </w:divBdr>
                </w:div>
                <w:div w:id="453184368">
                  <w:marLeft w:val="0"/>
                  <w:marRight w:val="0"/>
                  <w:marTop w:val="0"/>
                  <w:marBottom w:val="0"/>
                  <w:divBdr>
                    <w:top w:val="none" w:sz="0" w:space="0" w:color="auto"/>
                    <w:left w:val="none" w:sz="0" w:space="0" w:color="auto"/>
                    <w:bottom w:val="none" w:sz="0" w:space="0" w:color="auto"/>
                    <w:right w:val="none" w:sz="0" w:space="0" w:color="auto"/>
                  </w:divBdr>
                </w:div>
                <w:div w:id="453869298">
                  <w:marLeft w:val="0"/>
                  <w:marRight w:val="0"/>
                  <w:marTop w:val="0"/>
                  <w:marBottom w:val="0"/>
                  <w:divBdr>
                    <w:top w:val="none" w:sz="0" w:space="0" w:color="auto"/>
                    <w:left w:val="none" w:sz="0" w:space="0" w:color="auto"/>
                    <w:bottom w:val="none" w:sz="0" w:space="0" w:color="auto"/>
                    <w:right w:val="none" w:sz="0" w:space="0" w:color="auto"/>
                  </w:divBdr>
                </w:div>
                <w:div w:id="456685125">
                  <w:marLeft w:val="0"/>
                  <w:marRight w:val="0"/>
                  <w:marTop w:val="0"/>
                  <w:marBottom w:val="0"/>
                  <w:divBdr>
                    <w:top w:val="none" w:sz="0" w:space="0" w:color="auto"/>
                    <w:left w:val="none" w:sz="0" w:space="0" w:color="auto"/>
                    <w:bottom w:val="none" w:sz="0" w:space="0" w:color="auto"/>
                    <w:right w:val="none" w:sz="0" w:space="0" w:color="auto"/>
                  </w:divBdr>
                </w:div>
                <w:div w:id="457573332">
                  <w:marLeft w:val="0"/>
                  <w:marRight w:val="0"/>
                  <w:marTop w:val="0"/>
                  <w:marBottom w:val="0"/>
                  <w:divBdr>
                    <w:top w:val="none" w:sz="0" w:space="0" w:color="auto"/>
                    <w:left w:val="none" w:sz="0" w:space="0" w:color="auto"/>
                    <w:bottom w:val="none" w:sz="0" w:space="0" w:color="auto"/>
                    <w:right w:val="none" w:sz="0" w:space="0" w:color="auto"/>
                  </w:divBdr>
                </w:div>
                <w:div w:id="457801474">
                  <w:marLeft w:val="0"/>
                  <w:marRight w:val="0"/>
                  <w:marTop w:val="0"/>
                  <w:marBottom w:val="0"/>
                  <w:divBdr>
                    <w:top w:val="none" w:sz="0" w:space="0" w:color="auto"/>
                    <w:left w:val="none" w:sz="0" w:space="0" w:color="auto"/>
                    <w:bottom w:val="none" w:sz="0" w:space="0" w:color="auto"/>
                    <w:right w:val="none" w:sz="0" w:space="0" w:color="auto"/>
                  </w:divBdr>
                </w:div>
                <w:div w:id="462844447">
                  <w:marLeft w:val="0"/>
                  <w:marRight w:val="0"/>
                  <w:marTop w:val="0"/>
                  <w:marBottom w:val="0"/>
                  <w:divBdr>
                    <w:top w:val="none" w:sz="0" w:space="0" w:color="auto"/>
                    <w:left w:val="none" w:sz="0" w:space="0" w:color="auto"/>
                    <w:bottom w:val="none" w:sz="0" w:space="0" w:color="auto"/>
                    <w:right w:val="none" w:sz="0" w:space="0" w:color="auto"/>
                  </w:divBdr>
                </w:div>
                <w:div w:id="463740246">
                  <w:marLeft w:val="0"/>
                  <w:marRight w:val="0"/>
                  <w:marTop w:val="0"/>
                  <w:marBottom w:val="0"/>
                  <w:divBdr>
                    <w:top w:val="none" w:sz="0" w:space="0" w:color="auto"/>
                    <w:left w:val="none" w:sz="0" w:space="0" w:color="auto"/>
                    <w:bottom w:val="none" w:sz="0" w:space="0" w:color="auto"/>
                    <w:right w:val="none" w:sz="0" w:space="0" w:color="auto"/>
                  </w:divBdr>
                </w:div>
                <w:div w:id="466553544">
                  <w:marLeft w:val="0"/>
                  <w:marRight w:val="0"/>
                  <w:marTop w:val="0"/>
                  <w:marBottom w:val="0"/>
                  <w:divBdr>
                    <w:top w:val="none" w:sz="0" w:space="0" w:color="auto"/>
                    <w:left w:val="none" w:sz="0" w:space="0" w:color="auto"/>
                    <w:bottom w:val="none" w:sz="0" w:space="0" w:color="auto"/>
                    <w:right w:val="none" w:sz="0" w:space="0" w:color="auto"/>
                  </w:divBdr>
                </w:div>
                <w:div w:id="470947452">
                  <w:marLeft w:val="0"/>
                  <w:marRight w:val="0"/>
                  <w:marTop w:val="0"/>
                  <w:marBottom w:val="0"/>
                  <w:divBdr>
                    <w:top w:val="none" w:sz="0" w:space="0" w:color="auto"/>
                    <w:left w:val="none" w:sz="0" w:space="0" w:color="auto"/>
                    <w:bottom w:val="none" w:sz="0" w:space="0" w:color="auto"/>
                    <w:right w:val="none" w:sz="0" w:space="0" w:color="auto"/>
                  </w:divBdr>
                </w:div>
                <w:div w:id="471479815">
                  <w:marLeft w:val="0"/>
                  <w:marRight w:val="0"/>
                  <w:marTop w:val="0"/>
                  <w:marBottom w:val="0"/>
                  <w:divBdr>
                    <w:top w:val="none" w:sz="0" w:space="0" w:color="auto"/>
                    <w:left w:val="none" w:sz="0" w:space="0" w:color="auto"/>
                    <w:bottom w:val="none" w:sz="0" w:space="0" w:color="auto"/>
                    <w:right w:val="none" w:sz="0" w:space="0" w:color="auto"/>
                  </w:divBdr>
                </w:div>
                <w:div w:id="475100389">
                  <w:marLeft w:val="0"/>
                  <w:marRight w:val="0"/>
                  <w:marTop w:val="0"/>
                  <w:marBottom w:val="0"/>
                  <w:divBdr>
                    <w:top w:val="none" w:sz="0" w:space="0" w:color="auto"/>
                    <w:left w:val="none" w:sz="0" w:space="0" w:color="auto"/>
                    <w:bottom w:val="none" w:sz="0" w:space="0" w:color="auto"/>
                    <w:right w:val="none" w:sz="0" w:space="0" w:color="auto"/>
                  </w:divBdr>
                </w:div>
                <w:div w:id="477846852">
                  <w:marLeft w:val="0"/>
                  <w:marRight w:val="0"/>
                  <w:marTop w:val="0"/>
                  <w:marBottom w:val="0"/>
                  <w:divBdr>
                    <w:top w:val="none" w:sz="0" w:space="0" w:color="auto"/>
                    <w:left w:val="none" w:sz="0" w:space="0" w:color="auto"/>
                    <w:bottom w:val="none" w:sz="0" w:space="0" w:color="auto"/>
                    <w:right w:val="none" w:sz="0" w:space="0" w:color="auto"/>
                  </w:divBdr>
                </w:div>
                <w:div w:id="479926909">
                  <w:marLeft w:val="0"/>
                  <w:marRight w:val="0"/>
                  <w:marTop w:val="0"/>
                  <w:marBottom w:val="0"/>
                  <w:divBdr>
                    <w:top w:val="none" w:sz="0" w:space="0" w:color="auto"/>
                    <w:left w:val="none" w:sz="0" w:space="0" w:color="auto"/>
                    <w:bottom w:val="none" w:sz="0" w:space="0" w:color="auto"/>
                    <w:right w:val="none" w:sz="0" w:space="0" w:color="auto"/>
                  </w:divBdr>
                </w:div>
                <w:div w:id="480731445">
                  <w:marLeft w:val="0"/>
                  <w:marRight w:val="0"/>
                  <w:marTop w:val="0"/>
                  <w:marBottom w:val="0"/>
                  <w:divBdr>
                    <w:top w:val="none" w:sz="0" w:space="0" w:color="auto"/>
                    <w:left w:val="none" w:sz="0" w:space="0" w:color="auto"/>
                    <w:bottom w:val="none" w:sz="0" w:space="0" w:color="auto"/>
                    <w:right w:val="none" w:sz="0" w:space="0" w:color="auto"/>
                  </w:divBdr>
                </w:div>
                <w:div w:id="481116275">
                  <w:marLeft w:val="0"/>
                  <w:marRight w:val="0"/>
                  <w:marTop w:val="0"/>
                  <w:marBottom w:val="0"/>
                  <w:divBdr>
                    <w:top w:val="none" w:sz="0" w:space="0" w:color="auto"/>
                    <w:left w:val="none" w:sz="0" w:space="0" w:color="auto"/>
                    <w:bottom w:val="none" w:sz="0" w:space="0" w:color="auto"/>
                    <w:right w:val="none" w:sz="0" w:space="0" w:color="auto"/>
                  </w:divBdr>
                </w:div>
                <w:div w:id="481580503">
                  <w:marLeft w:val="0"/>
                  <w:marRight w:val="0"/>
                  <w:marTop w:val="0"/>
                  <w:marBottom w:val="0"/>
                  <w:divBdr>
                    <w:top w:val="none" w:sz="0" w:space="0" w:color="auto"/>
                    <w:left w:val="none" w:sz="0" w:space="0" w:color="auto"/>
                    <w:bottom w:val="none" w:sz="0" w:space="0" w:color="auto"/>
                    <w:right w:val="none" w:sz="0" w:space="0" w:color="auto"/>
                  </w:divBdr>
                </w:div>
                <w:div w:id="490561133">
                  <w:marLeft w:val="0"/>
                  <w:marRight w:val="0"/>
                  <w:marTop w:val="0"/>
                  <w:marBottom w:val="0"/>
                  <w:divBdr>
                    <w:top w:val="none" w:sz="0" w:space="0" w:color="auto"/>
                    <w:left w:val="none" w:sz="0" w:space="0" w:color="auto"/>
                    <w:bottom w:val="none" w:sz="0" w:space="0" w:color="auto"/>
                    <w:right w:val="none" w:sz="0" w:space="0" w:color="auto"/>
                  </w:divBdr>
                </w:div>
                <w:div w:id="491221204">
                  <w:marLeft w:val="0"/>
                  <w:marRight w:val="0"/>
                  <w:marTop w:val="0"/>
                  <w:marBottom w:val="0"/>
                  <w:divBdr>
                    <w:top w:val="none" w:sz="0" w:space="0" w:color="auto"/>
                    <w:left w:val="none" w:sz="0" w:space="0" w:color="auto"/>
                    <w:bottom w:val="none" w:sz="0" w:space="0" w:color="auto"/>
                    <w:right w:val="none" w:sz="0" w:space="0" w:color="auto"/>
                  </w:divBdr>
                </w:div>
                <w:div w:id="494220684">
                  <w:marLeft w:val="0"/>
                  <w:marRight w:val="0"/>
                  <w:marTop w:val="0"/>
                  <w:marBottom w:val="0"/>
                  <w:divBdr>
                    <w:top w:val="none" w:sz="0" w:space="0" w:color="auto"/>
                    <w:left w:val="none" w:sz="0" w:space="0" w:color="auto"/>
                    <w:bottom w:val="none" w:sz="0" w:space="0" w:color="auto"/>
                    <w:right w:val="none" w:sz="0" w:space="0" w:color="auto"/>
                  </w:divBdr>
                </w:div>
                <w:div w:id="494615721">
                  <w:marLeft w:val="0"/>
                  <w:marRight w:val="0"/>
                  <w:marTop w:val="0"/>
                  <w:marBottom w:val="0"/>
                  <w:divBdr>
                    <w:top w:val="none" w:sz="0" w:space="0" w:color="auto"/>
                    <w:left w:val="none" w:sz="0" w:space="0" w:color="auto"/>
                    <w:bottom w:val="none" w:sz="0" w:space="0" w:color="auto"/>
                    <w:right w:val="none" w:sz="0" w:space="0" w:color="auto"/>
                  </w:divBdr>
                </w:div>
                <w:div w:id="496654989">
                  <w:marLeft w:val="0"/>
                  <w:marRight w:val="0"/>
                  <w:marTop w:val="0"/>
                  <w:marBottom w:val="0"/>
                  <w:divBdr>
                    <w:top w:val="none" w:sz="0" w:space="0" w:color="auto"/>
                    <w:left w:val="none" w:sz="0" w:space="0" w:color="auto"/>
                    <w:bottom w:val="none" w:sz="0" w:space="0" w:color="auto"/>
                    <w:right w:val="none" w:sz="0" w:space="0" w:color="auto"/>
                  </w:divBdr>
                </w:div>
                <w:div w:id="498346290">
                  <w:marLeft w:val="0"/>
                  <w:marRight w:val="0"/>
                  <w:marTop w:val="0"/>
                  <w:marBottom w:val="0"/>
                  <w:divBdr>
                    <w:top w:val="none" w:sz="0" w:space="0" w:color="auto"/>
                    <w:left w:val="none" w:sz="0" w:space="0" w:color="auto"/>
                    <w:bottom w:val="none" w:sz="0" w:space="0" w:color="auto"/>
                    <w:right w:val="none" w:sz="0" w:space="0" w:color="auto"/>
                  </w:divBdr>
                </w:div>
                <w:div w:id="502819330">
                  <w:marLeft w:val="0"/>
                  <w:marRight w:val="0"/>
                  <w:marTop w:val="0"/>
                  <w:marBottom w:val="0"/>
                  <w:divBdr>
                    <w:top w:val="none" w:sz="0" w:space="0" w:color="auto"/>
                    <w:left w:val="none" w:sz="0" w:space="0" w:color="auto"/>
                    <w:bottom w:val="none" w:sz="0" w:space="0" w:color="auto"/>
                    <w:right w:val="none" w:sz="0" w:space="0" w:color="auto"/>
                  </w:divBdr>
                </w:div>
                <w:div w:id="505705188">
                  <w:marLeft w:val="0"/>
                  <w:marRight w:val="0"/>
                  <w:marTop w:val="0"/>
                  <w:marBottom w:val="0"/>
                  <w:divBdr>
                    <w:top w:val="none" w:sz="0" w:space="0" w:color="auto"/>
                    <w:left w:val="none" w:sz="0" w:space="0" w:color="auto"/>
                    <w:bottom w:val="none" w:sz="0" w:space="0" w:color="auto"/>
                    <w:right w:val="none" w:sz="0" w:space="0" w:color="auto"/>
                  </w:divBdr>
                </w:div>
                <w:div w:id="506409162">
                  <w:marLeft w:val="0"/>
                  <w:marRight w:val="0"/>
                  <w:marTop w:val="0"/>
                  <w:marBottom w:val="0"/>
                  <w:divBdr>
                    <w:top w:val="none" w:sz="0" w:space="0" w:color="auto"/>
                    <w:left w:val="none" w:sz="0" w:space="0" w:color="auto"/>
                    <w:bottom w:val="none" w:sz="0" w:space="0" w:color="auto"/>
                    <w:right w:val="none" w:sz="0" w:space="0" w:color="auto"/>
                  </w:divBdr>
                </w:div>
                <w:div w:id="506603401">
                  <w:marLeft w:val="0"/>
                  <w:marRight w:val="0"/>
                  <w:marTop w:val="0"/>
                  <w:marBottom w:val="0"/>
                  <w:divBdr>
                    <w:top w:val="none" w:sz="0" w:space="0" w:color="auto"/>
                    <w:left w:val="none" w:sz="0" w:space="0" w:color="auto"/>
                    <w:bottom w:val="none" w:sz="0" w:space="0" w:color="auto"/>
                    <w:right w:val="none" w:sz="0" w:space="0" w:color="auto"/>
                  </w:divBdr>
                </w:div>
                <w:div w:id="509755607">
                  <w:marLeft w:val="0"/>
                  <w:marRight w:val="0"/>
                  <w:marTop w:val="0"/>
                  <w:marBottom w:val="0"/>
                  <w:divBdr>
                    <w:top w:val="none" w:sz="0" w:space="0" w:color="auto"/>
                    <w:left w:val="none" w:sz="0" w:space="0" w:color="auto"/>
                    <w:bottom w:val="none" w:sz="0" w:space="0" w:color="auto"/>
                    <w:right w:val="none" w:sz="0" w:space="0" w:color="auto"/>
                  </w:divBdr>
                </w:div>
                <w:div w:id="512576376">
                  <w:marLeft w:val="0"/>
                  <w:marRight w:val="0"/>
                  <w:marTop w:val="0"/>
                  <w:marBottom w:val="0"/>
                  <w:divBdr>
                    <w:top w:val="none" w:sz="0" w:space="0" w:color="auto"/>
                    <w:left w:val="none" w:sz="0" w:space="0" w:color="auto"/>
                    <w:bottom w:val="none" w:sz="0" w:space="0" w:color="auto"/>
                    <w:right w:val="none" w:sz="0" w:space="0" w:color="auto"/>
                  </w:divBdr>
                </w:div>
                <w:div w:id="516503664">
                  <w:marLeft w:val="0"/>
                  <w:marRight w:val="0"/>
                  <w:marTop w:val="0"/>
                  <w:marBottom w:val="0"/>
                  <w:divBdr>
                    <w:top w:val="none" w:sz="0" w:space="0" w:color="auto"/>
                    <w:left w:val="none" w:sz="0" w:space="0" w:color="auto"/>
                    <w:bottom w:val="none" w:sz="0" w:space="0" w:color="auto"/>
                    <w:right w:val="none" w:sz="0" w:space="0" w:color="auto"/>
                  </w:divBdr>
                </w:div>
                <w:div w:id="522207347">
                  <w:marLeft w:val="0"/>
                  <w:marRight w:val="0"/>
                  <w:marTop w:val="0"/>
                  <w:marBottom w:val="0"/>
                  <w:divBdr>
                    <w:top w:val="none" w:sz="0" w:space="0" w:color="auto"/>
                    <w:left w:val="none" w:sz="0" w:space="0" w:color="auto"/>
                    <w:bottom w:val="none" w:sz="0" w:space="0" w:color="auto"/>
                    <w:right w:val="none" w:sz="0" w:space="0" w:color="auto"/>
                  </w:divBdr>
                </w:div>
                <w:div w:id="522282162">
                  <w:marLeft w:val="0"/>
                  <w:marRight w:val="0"/>
                  <w:marTop w:val="0"/>
                  <w:marBottom w:val="0"/>
                  <w:divBdr>
                    <w:top w:val="none" w:sz="0" w:space="0" w:color="auto"/>
                    <w:left w:val="none" w:sz="0" w:space="0" w:color="auto"/>
                    <w:bottom w:val="none" w:sz="0" w:space="0" w:color="auto"/>
                    <w:right w:val="none" w:sz="0" w:space="0" w:color="auto"/>
                  </w:divBdr>
                </w:div>
                <w:div w:id="522672676">
                  <w:marLeft w:val="0"/>
                  <w:marRight w:val="0"/>
                  <w:marTop w:val="0"/>
                  <w:marBottom w:val="0"/>
                  <w:divBdr>
                    <w:top w:val="none" w:sz="0" w:space="0" w:color="auto"/>
                    <w:left w:val="none" w:sz="0" w:space="0" w:color="auto"/>
                    <w:bottom w:val="none" w:sz="0" w:space="0" w:color="auto"/>
                    <w:right w:val="none" w:sz="0" w:space="0" w:color="auto"/>
                  </w:divBdr>
                </w:div>
                <w:div w:id="523136050">
                  <w:marLeft w:val="0"/>
                  <w:marRight w:val="0"/>
                  <w:marTop w:val="0"/>
                  <w:marBottom w:val="0"/>
                  <w:divBdr>
                    <w:top w:val="none" w:sz="0" w:space="0" w:color="auto"/>
                    <w:left w:val="none" w:sz="0" w:space="0" w:color="auto"/>
                    <w:bottom w:val="none" w:sz="0" w:space="0" w:color="auto"/>
                    <w:right w:val="none" w:sz="0" w:space="0" w:color="auto"/>
                  </w:divBdr>
                </w:div>
                <w:div w:id="523402684">
                  <w:marLeft w:val="0"/>
                  <w:marRight w:val="0"/>
                  <w:marTop w:val="0"/>
                  <w:marBottom w:val="0"/>
                  <w:divBdr>
                    <w:top w:val="none" w:sz="0" w:space="0" w:color="auto"/>
                    <w:left w:val="none" w:sz="0" w:space="0" w:color="auto"/>
                    <w:bottom w:val="none" w:sz="0" w:space="0" w:color="auto"/>
                    <w:right w:val="none" w:sz="0" w:space="0" w:color="auto"/>
                  </w:divBdr>
                </w:div>
                <w:div w:id="530415553">
                  <w:marLeft w:val="0"/>
                  <w:marRight w:val="0"/>
                  <w:marTop w:val="0"/>
                  <w:marBottom w:val="0"/>
                  <w:divBdr>
                    <w:top w:val="none" w:sz="0" w:space="0" w:color="auto"/>
                    <w:left w:val="none" w:sz="0" w:space="0" w:color="auto"/>
                    <w:bottom w:val="none" w:sz="0" w:space="0" w:color="auto"/>
                    <w:right w:val="none" w:sz="0" w:space="0" w:color="auto"/>
                  </w:divBdr>
                </w:div>
                <w:div w:id="531962386">
                  <w:marLeft w:val="0"/>
                  <w:marRight w:val="0"/>
                  <w:marTop w:val="0"/>
                  <w:marBottom w:val="0"/>
                  <w:divBdr>
                    <w:top w:val="none" w:sz="0" w:space="0" w:color="auto"/>
                    <w:left w:val="none" w:sz="0" w:space="0" w:color="auto"/>
                    <w:bottom w:val="none" w:sz="0" w:space="0" w:color="auto"/>
                    <w:right w:val="none" w:sz="0" w:space="0" w:color="auto"/>
                  </w:divBdr>
                </w:div>
                <w:div w:id="533735617">
                  <w:marLeft w:val="0"/>
                  <w:marRight w:val="0"/>
                  <w:marTop w:val="0"/>
                  <w:marBottom w:val="0"/>
                  <w:divBdr>
                    <w:top w:val="none" w:sz="0" w:space="0" w:color="auto"/>
                    <w:left w:val="none" w:sz="0" w:space="0" w:color="auto"/>
                    <w:bottom w:val="none" w:sz="0" w:space="0" w:color="auto"/>
                    <w:right w:val="none" w:sz="0" w:space="0" w:color="auto"/>
                  </w:divBdr>
                </w:div>
                <w:div w:id="534579876">
                  <w:marLeft w:val="0"/>
                  <w:marRight w:val="0"/>
                  <w:marTop w:val="0"/>
                  <w:marBottom w:val="0"/>
                  <w:divBdr>
                    <w:top w:val="none" w:sz="0" w:space="0" w:color="auto"/>
                    <w:left w:val="none" w:sz="0" w:space="0" w:color="auto"/>
                    <w:bottom w:val="none" w:sz="0" w:space="0" w:color="auto"/>
                    <w:right w:val="none" w:sz="0" w:space="0" w:color="auto"/>
                  </w:divBdr>
                </w:div>
                <w:div w:id="534999957">
                  <w:marLeft w:val="0"/>
                  <w:marRight w:val="0"/>
                  <w:marTop w:val="0"/>
                  <w:marBottom w:val="0"/>
                  <w:divBdr>
                    <w:top w:val="none" w:sz="0" w:space="0" w:color="auto"/>
                    <w:left w:val="none" w:sz="0" w:space="0" w:color="auto"/>
                    <w:bottom w:val="none" w:sz="0" w:space="0" w:color="auto"/>
                    <w:right w:val="none" w:sz="0" w:space="0" w:color="auto"/>
                  </w:divBdr>
                </w:div>
                <w:div w:id="535393352">
                  <w:marLeft w:val="0"/>
                  <w:marRight w:val="0"/>
                  <w:marTop w:val="0"/>
                  <w:marBottom w:val="0"/>
                  <w:divBdr>
                    <w:top w:val="none" w:sz="0" w:space="0" w:color="auto"/>
                    <w:left w:val="none" w:sz="0" w:space="0" w:color="auto"/>
                    <w:bottom w:val="none" w:sz="0" w:space="0" w:color="auto"/>
                    <w:right w:val="none" w:sz="0" w:space="0" w:color="auto"/>
                  </w:divBdr>
                </w:div>
                <w:div w:id="538129303">
                  <w:marLeft w:val="0"/>
                  <w:marRight w:val="0"/>
                  <w:marTop w:val="0"/>
                  <w:marBottom w:val="0"/>
                  <w:divBdr>
                    <w:top w:val="none" w:sz="0" w:space="0" w:color="auto"/>
                    <w:left w:val="none" w:sz="0" w:space="0" w:color="auto"/>
                    <w:bottom w:val="none" w:sz="0" w:space="0" w:color="auto"/>
                    <w:right w:val="none" w:sz="0" w:space="0" w:color="auto"/>
                  </w:divBdr>
                </w:div>
                <w:div w:id="539051808">
                  <w:marLeft w:val="0"/>
                  <w:marRight w:val="0"/>
                  <w:marTop w:val="0"/>
                  <w:marBottom w:val="0"/>
                  <w:divBdr>
                    <w:top w:val="none" w:sz="0" w:space="0" w:color="auto"/>
                    <w:left w:val="none" w:sz="0" w:space="0" w:color="auto"/>
                    <w:bottom w:val="none" w:sz="0" w:space="0" w:color="auto"/>
                    <w:right w:val="none" w:sz="0" w:space="0" w:color="auto"/>
                  </w:divBdr>
                </w:div>
                <w:div w:id="541409772">
                  <w:marLeft w:val="0"/>
                  <w:marRight w:val="0"/>
                  <w:marTop w:val="0"/>
                  <w:marBottom w:val="0"/>
                  <w:divBdr>
                    <w:top w:val="none" w:sz="0" w:space="0" w:color="auto"/>
                    <w:left w:val="none" w:sz="0" w:space="0" w:color="auto"/>
                    <w:bottom w:val="none" w:sz="0" w:space="0" w:color="auto"/>
                    <w:right w:val="none" w:sz="0" w:space="0" w:color="auto"/>
                  </w:divBdr>
                </w:div>
                <w:div w:id="543180025">
                  <w:marLeft w:val="0"/>
                  <w:marRight w:val="0"/>
                  <w:marTop w:val="0"/>
                  <w:marBottom w:val="0"/>
                  <w:divBdr>
                    <w:top w:val="none" w:sz="0" w:space="0" w:color="auto"/>
                    <w:left w:val="none" w:sz="0" w:space="0" w:color="auto"/>
                    <w:bottom w:val="none" w:sz="0" w:space="0" w:color="auto"/>
                    <w:right w:val="none" w:sz="0" w:space="0" w:color="auto"/>
                  </w:divBdr>
                </w:div>
                <w:div w:id="544759231">
                  <w:marLeft w:val="0"/>
                  <w:marRight w:val="0"/>
                  <w:marTop w:val="0"/>
                  <w:marBottom w:val="0"/>
                  <w:divBdr>
                    <w:top w:val="none" w:sz="0" w:space="0" w:color="auto"/>
                    <w:left w:val="none" w:sz="0" w:space="0" w:color="auto"/>
                    <w:bottom w:val="none" w:sz="0" w:space="0" w:color="auto"/>
                    <w:right w:val="none" w:sz="0" w:space="0" w:color="auto"/>
                  </w:divBdr>
                </w:div>
                <w:div w:id="549464741">
                  <w:marLeft w:val="0"/>
                  <w:marRight w:val="0"/>
                  <w:marTop w:val="0"/>
                  <w:marBottom w:val="0"/>
                  <w:divBdr>
                    <w:top w:val="none" w:sz="0" w:space="0" w:color="auto"/>
                    <w:left w:val="none" w:sz="0" w:space="0" w:color="auto"/>
                    <w:bottom w:val="none" w:sz="0" w:space="0" w:color="auto"/>
                    <w:right w:val="none" w:sz="0" w:space="0" w:color="auto"/>
                  </w:divBdr>
                </w:div>
                <w:div w:id="551120553">
                  <w:marLeft w:val="0"/>
                  <w:marRight w:val="0"/>
                  <w:marTop w:val="0"/>
                  <w:marBottom w:val="0"/>
                  <w:divBdr>
                    <w:top w:val="none" w:sz="0" w:space="0" w:color="auto"/>
                    <w:left w:val="none" w:sz="0" w:space="0" w:color="auto"/>
                    <w:bottom w:val="none" w:sz="0" w:space="0" w:color="auto"/>
                    <w:right w:val="none" w:sz="0" w:space="0" w:color="auto"/>
                  </w:divBdr>
                </w:div>
                <w:div w:id="556212239">
                  <w:marLeft w:val="0"/>
                  <w:marRight w:val="0"/>
                  <w:marTop w:val="0"/>
                  <w:marBottom w:val="0"/>
                  <w:divBdr>
                    <w:top w:val="none" w:sz="0" w:space="0" w:color="auto"/>
                    <w:left w:val="none" w:sz="0" w:space="0" w:color="auto"/>
                    <w:bottom w:val="none" w:sz="0" w:space="0" w:color="auto"/>
                    <w:right w:val="none" w:sz="0" w:space="0" w:color="auto"/>
                  </w:divBdr>
                </w:div>
                <w:div w:id="558588045">
                  <w:marLeft w:val="0"/>
                  <w:marRight w:val="0"/>
                  <w:marTop w:val="0"/>
                  <w:marBottom w:val="0"/>
                  <w:divBdr>
                    <w:top w:val="none" w:sz="0" w:space="0" w:color="auto"/>
                    <w:left w:val="none" w:sz="0" w:space="0" w:color="auto"/>
                    <w:bottom w:val="none" w:sz="0" w:space="0" w:color="auto"/>
                    <w:right w:val="none" w:sz="0" w:space="0" w:color="auto"/>
                  </w:divBdr>
                </w:div>
                <w:div w:id="560019101">
                  <w:marLeft w:val="0"/>
                  <w:marRight w:val="0"/>
                  <w:marTop w:val="0"/>
                  <w:marBottom w:val="0"/>
                  <w:divBdr>
                    <w:top w:val="none" w:sz="0" w:space="0" w:color="auto"/>
                    <w:left w:val="none" w:sz="0" w:space="0" w:color="auto"/>
                    <w:bottom w:val="none" w:sz="0" w:space="0" w:color="auto"/>
                    <w:right w:val="none" w:sz="0" w:space="0" w:color="auto"/>
                  </w:divBdr>
                </w:div>
                <w:div w:id="560991305">
                  <w:marLeft w:val="0"/>
                  <w:marRight w:val="0"/>
                  <w:marTop w:val="0"/>
                  <w:marBottom w:val="0"/>
                  <w:divBdr>
                    <w:top w:val="none" w:sz="0" w:space="0" w:color="auto"/>
                    <w:left w:val="none" w:sz="0" w:space="0" w:color="auto"/>
                    <w:bottom w:val="none" w:sz="0" w:space="0" w:color="auto"/>
                    <w:right w:val="none" w:sz="0" w:space="0" w:color="auto"/>
                  </w:divBdr>
                </w:div>
                <w:div w:id="571039846">
                  <w:marLeft w:val="0"/>
                  <w:marRight w:val="0"/>
                  <w:marTop w:val="0"/>
                  <w:marBottom w:val="0"/>
                  <w:divBdr>
                    <w:top w:val="none" w:sz="0" w:space="0" w:color="auto"/>
                    <w:left w:val="none" w:sz="0" w:space="0" w:color="auto"/>
                    <w:bottom w:val="none" w:sz="0" w:space="0" w:color="auto"/>
                    <w:right w:val="none" w:sz="0" w:space="0" w:color="auto"/>
                  </w:divBdr>
                </w:div>
                <w:div w:id="576092593">
                  <w:marLeft w:val="0"/>
                  <w:marRight w:val="0"/>
                  <w:marTop w:val="0"/>
                  <w:marBottom w:val="0"/>
                  <w:divBdr>
                    <w:top w:val="none" w:sz="0" w:space="0" w:color="auto"/>
                    <w:left w:val="none" w:sz="0" w:space="0" w:color="auto"/>
                    <w:bottom w:val="none" w:sz="0" w:space="0" w:color="auto"/>
                    <w:right w:val="none" w:sz="0" w:space="0" w:color="auto"/>
                  </w:divBdr>
                </w:div>
                <w:div w:id="576784962">
                  <w:marLeft w:val="0"/>
                  <w:marRight w:val="0"/>
                  <w:marTop w:val="0"/>
                  <w:marBottom w:val="0"/>
                  <w:divBdr>
                    <w:top w:val="none" w:sz="0" w:space="0" w:color="auto"/>
                    <w:left w:val="none" w:sz="0" w:space="0" w:color="auto"/>
                    <w:bottom w:val="none" w:sz="0" w:space="0" w:color="auto"/>
                    <w:right w:val="none" w:sz="0" w:space="0" w:color="auto"/>
                  </w:divBdr>
                </w:div>
                <w:div w:id="579829487">
                  <w:marLeft w:val="0"/>
                  <w:marRight w:val="0"/>
                  <w:marTop w:val="0"/>
                  <w:marBottom w:val="0"/>
                  <w:divBdr>
                    <w:top w:val="none" w:sz="0" w:space="0" w:color="auto"/>
                    <w:left w:val="none" w:sz="0" w:space="0" w:color="auto"/>
                    <w:bottom w:val="none" w:sz="0" w:space="0" w:color="auto"/>
                    <w:right w:val="none" w:sz="0" w:space="0" w:color="auto"/>
                  </w:divBdr>
                </w:div>
                <w:div w:id="580722550">
                  <w:marLeft w:val="0"/>
                  <w:marRight w:val="0"/>
                  <w:marTop w:val="0"/>
                  <w:marBottom w:val="0"/>
                  <w:divBdr>
                    <w:top w:val="none" w:sz="0" w:space="0" w:color="auto"/>
                    <w:left w:val="none" w:sz="0" w:space="0" w:color="auto"/>
                    <w:bottom w:val="none" w:sz="0" w:space="0" w:color="auto"/>
                    <w:right w:val="none" w:sz="0" w:space="0" w:color="auto"/>
                  </w:divBdr>
                </w:div>
                <w:div w:id="580797055">
                  <w:marLeft w:val="0"/>
                  <w:marRight w:val="0"/>
                  <w:marTop w:val="0"/>
                  <w:marBottom w:val="0"/>
                  <w:divBdr>
                    <w:top w:val="none" w:sz="0" w:space="0" w:color="auto"/>
                    <w:left w:val="none" w:sz="0" w:space="0" w:color="auto"/>
                    <w:bottom w:val="none" w:sz="0" w:space="0" w:color="auto"/>
                    <w:right w:val="none" w:sz="0" w:space="0" w:color="auto"/>
                  </w:divBdr>
                </w:div>
                <w:div w:id="582838975">
                  <w:marLeft w:val="0"/>
                  <w:marRight w:val="0"/>
                  <w:marTop w:val="0"/>
                  <w:marBottom w:val="0"/>
                  <w:divBdr>
                    <w:top w:val="none" w:sz="0" w:space="0" w:color="auto"/>
                    <w:left w:val="none" w:sz="0" w:space="0" w:color="auto"/>
                    <w:bottom w:val="none" w:sz="0" w:space="0" w:color="auto"/>
                    <w:right w:val="none" w:sz="0" w:space="0" w:color="auto"/>
                  </w:divBdr>
                </w:div>
                <w:div w:id="586427479">
                  <w:marLeft w:val="0"/>
                  <w:marRight w:val="0"/>
                  <w:marTop w:val="0"/>
                  <w:marBottom w:val="0"/>
                  <w:divBdr>
                    <w:top w:val="none" w:sz="0" w:space="0" w:color="auto"/>
                    <w:left w:val="none" w:sz="0" w:space="0" w:color="auto"/>
                    <w:bottom w:val="none" w:sz="0" w:space="0" w:color="auto"/>
                    <w:right w:val="none" w:sz="0" w:space="0" w:color="auto"/>
                  </w:divBdr>
                </w:div>
                <w:div w:id="588392752">
                  <w:marLeft w:val="0"/>
                  <w:marRight w:val="0"/>
                  <w:marTop w:val="0"/>
                  <w:marBottom w:val="0"/>
                  <w:divBdr>
                    <w:top w:val="none" w:sz="0" w:space="0" w:color="auto"/>
                    <w:left w:val="none" w:sz="0" w:space="0" w:color="auto"/>
                    <w:bottom w:val="none" w:sz="0" w:space="0" w:color="auto"/>
                    <w:right w:val="none" w:sz="0" w:space="0" w:color="auto"/>
                  </w:divBdr>
                </w:div>
                <w:div w:id="593516701">
                  <w:marLeft w:val="0"/>
                  <w:marRight w:val="0"/>
                  <w:marTop w:val="0"/>
                  <w:marBottom w:val="0"/>
                  <w:divBdr>
                    <w:top w:val="none" w:sz="0" w:space="0" w:color="auto"/>
                    <w:left w:val="none" w:sz="0" w:space="0" w:color="auto"/>
                    <w:bottom w:val="none" w:sz="0" w:space="0" w:color="auto"/>
                    <w:right w:val="none" w:sz="0" w:space="0" w:color="auto"/>
                  </w:divBdr>
                </w:div>
                <w:div w:id="596905209">
                  <w:marLeft w:val="0"/>
                  <w:marRight w:val="0"/>
                  <w:marTop w:val="0"/>
                  <w:marBottom w:val="0"/>
                  <w:divBdr>
                    <w:top w:val="none" w:sz="0" w:space="0" w:color="auto"/>
                    <w:left w:val="none" w:sz="0" w:space="0" w:color="auto"/>
                    <w:bottom w:val="none" w:sz="0" w:space="0" w:color="auto"/>
                    <w:right w:val="none" w:sz="0" w:space="0" w:color="auto"/>
                  </w:divBdr>
                </w:div>
                <w:div w:id="597639396">
                  <w:marLeft w:val="0"/>
                  <w:marRight w:val="0"/>
                  <w:marTop w:val="0"/>
                  <w:marBottom w:val="0"/>
                  <w:divBdr>
                    <w:top w:val="none" w:sz="0" w:space="0" w:color="auto"/>
                    <w:left w:val="none" w:sz="0" w:space="0" w:color="auto"/>
                    <w:bottom w:val="none" w:sz="0" w:space="0" w:color="auto"/>
                    <w:right w:val="none" w:sz="0" w:space="0" w:color="auto"/>
                  </w:divBdr>
                </w:div>
                <w:div w:id="599803840">
                  <w:marLeft w:val="0"/>
                  <w:marRight w:val="0"/>
                  <w:marTop w:val="0"/>
                  <w:marBottom w:val="0"/>
                  <w:divBdr>
                    <w:top w:val="none" w:sz="0" w:space="0" w:color="auto"/>
                    <w:left w:val="none" w:sz="0" w:space="0" w:color="auto"/>
                    <w:bottom w:val="none" w:sz="0" w:space="0" w:color="auto"/>
                    <w:right w:val="none" w:sz="0" w:space="0" w:color="auto"/>
                  </w:divBdr>
                </w:div>
                <w:div w:id="602349418">
                  <w:marLeft w:val="0"/>
                  <w:marRight w:val="0"/>
                  <w:marTop w:val="0"/>
                  <w:marBottom w:val="0"/>
                  <w:divBdr>
                    <w:top w:val="none" w:sz="0" w:space="0" w:color="auto"/>
                    <w:left w:val="none" w:sz="0" w:space="0" w:color="auto"/>
                    <w:bottom w:val="none" w:sz="0" w:space="0" w:color="auto"/>
                    <w:right w:val="none" w:sz="0" w:space="0" w:color="auto"/>
                  </w:divBdr>
                </w:div>
                <w:div w:id="603922794">
                  <w:marLeft w:val="0"/>
                  <w:marRight w:val="0"/>
                  <w:marTop w:val="0"/>
                  <w:marBottom w:val="0"/>
                  <w:divBdr>
                    <w:top w:val="none" w:sz="0" w:space="0" w:color="auto"/>
                    <w:left w:val="none" w:sz="0" w:space="0" w:color="auto"/>
                    <w:bottom w:val="none" w:sz="0" w:space="0" w:color="auto"/>
                    <w:right w:val="none" w:sz="0" w:space="0" w:color="auto"/>
                  </w:divBdr>
                </w:div>
                <w:div w:id="604775831">
                  <w:marLeft w:val="0"/>
                  <w:marRight w:val="0"/>
                  <w:marTop w:val="0"/>
                  <w:marBottom w:val="0"/>
                  <w:divBdr>
                    <w:top w:val="none" w:sz="0" w:space="0" w:color="auto"/>
                    <w:left w:val="none" w:sz="0" w:space="0" w:color="auto"/>
                    <w:bottom w:val="none" w:sz="0" w:space="0" w:color="auto"/>
                    <w:right w:val="none" w:sz="0" w:space="0" w:color="auto"/>
                  </w:divBdr>
                </w:div>
                <w:div w:id="606084154">
                  <w:marLeft w:val="0"/>
                  <w:marRight w:val="0"/>
                  <w:marTop w:val="0"/>
                  <w:marBottom w:val="0"/>
                  <w:divBdr>
                    <w:top w:val="none" w:sz="0" w:space="0" w:color="auto"/>
                    <w:left w:val="none" w:sz="0" w:space="0" w:color="auto"/>
                    <w:bottom w:val="none" w:sz="0" w:space="0" w:color="auto"/>
                    <w:right w:val="none" w:sz="0" w:space="0" w:color="auto"/>
                  </w:divBdr>
                </w:div>
                <w:div w:id="609824758">
                  <w:marLeft w:val="0"/>
                  <w:marRight w:val="0"/>
                  <w:marTop w:val="0"/>
                  <w:marBottom w:val="0"/>
                  <w:divBdr>
                    <w:top w:val="none" w:sz="0" w:space="0" w:color="auto"/>
                    <w:left w:val="none" w:sz="0" w:space="0" w:color="auto"/>
                    <w:bottom w:val="none" w:sz="0" w:space="0" w:color="auto"/>
                    <w:right w:val="none" w:sz="0" w:space="0" w:color="auto"/>
                  </w:divBdr>
                </w:div>
                <w:div w:id="610279749">
                  <w:marLeft w:val="0"/>
                  <w:marRight w:val="0"/>
                  <w:marTop w:val="0"/>
                  <w:marBottom w:val="0"/>
                  <w:divBdr>
                    <w:top w:val="none" w:sz="0" w:space="0" w:color="auto"/>
                    <w:left w:val="none" w:sz="0" w:space="0" w:color="auto"/>
                    <w:bottom w:val="none" w:sz="0" w:space="0" w:color="auto"/>
                    <w:right w:val="none" w:sz="0" w:space="0" w:color="auto"/>
                  </w:divBdr>
                </w:div>
                <w:div w:id="611593937">
                  <w:marLeft w:val="0"/>
                  <w:marRight w:val="0"/>
                  <w:marTop w:val="0"/>
                  <w:marBottom w:val="0"/>
                  <w:divBdr>
                    <w:top w:val="none" w:sz="0" w:space="0" w:color="auto"/>
                    <w:left w:val="none" w:sz="0" w:space="0" w:color="auto"/>
                    <w:bottom w:val="none" w:sz="0" w:space="0" w:color="auto"/>
                    <w:right w:val="none" w:sz="0" w:space="0" w:color="auto"/>
                  </w:divBdr>
                </w:div>
                <w:div w:id="613368749">
                  <w:marLeft w:val="0"/>
                  <w:marRight w:val="0"/>
                  <w:marTop w:val="0"/>
                  <w:marBottom w:val="0"/>
                  <w:divBdr>
                    <w:top w:val="none" w:sz="0" w:space="0" w:color="auto"/>
                    <w:left w:val="none" w:sz="0" w:space="0" w:color="auto"/>
                    <w:bottom w:val="none" w:sz="0" w:space="0" w:color="auto"/>
                    <w:right w:val="none" w:sz="0" w:space="0" w:color="auto"/>
                  </w:divBdr>
                </w:div>
                <w:div w:id="615252305">
                  <w:marLeft w:val="0"/>
                  <w:marRight w:val="0"/>
                  <w:marTop w:val="0"/>
                  <w:marBottom w:val="0"/>
                  <w:divBdr>
                    <w:top w:val="none" w:sz="0" w:space="0" w:color="auto"/>
                    <w:left w:val="none" w:sz="0" w:space="0" w:color="auto"/>
                    <w:bottom w:val="none" w:sz="0" w:space="0" w:color="auto"/>
                    <w:right w:val="none" w:sz="0" w:space="0" w:color="auto"/>
                  </w:divBdr>
                </w:div>
                <w:div w:id="617025479">
                  <w:marLeft w:val="0"/>
                  <w:marRight w:val="0"/>
                  <w:marTop w:val="0"/>
                  <w:marBottom w:val="0"/>
                  <w:divBdr>
                    <w:top w:val="none" w:sz="0" w:space="0" w:color="auto"/>
                    <w:left w:val="none" w:sz="0" w:space="0" w:color="auto"/>
                    <w:bottom w:val="none" w:sz="0" w:space="0" w:color="auto"/>
                    <w:right w:val="none" w:sz="0" w:space="0" w:color="auto"/>
                  </w:divBdr>
                </w:div>
                <w:div w:id="618220350">
                  <w:marLeft w:val="0"/>
                  <w:marRight w:val="0"/>
                  <w:marTop w:val="0"/>
                  <w:marBottom w:val="0"/>
                  <w:divBdr>
                    <w:top w:val="none" w:sz="0" w:space="0" w:color="auto"/>
                    <w:left w:val="none" w:sz="0" w:space="0" w:color="auto"/>
                    <w:bottom w:val="none" w:sz="0" w:space="0" w:color="auto"/>
                    <w:right w:val="none" w:sz="0" w:space="0" w:color="auto"/>
                  </w:divBdr>
                </w:div>
                <w:div w:id="618296686">
                  <w:marLeft w:val="0"/>
                  <w:marRight w:val="0"/>
                  <w:marTop w:val="0"/>
                  <w:marBottom w:val="0"/>
                  <w:divBdr>
                    <w:top w:val="none" w:sz="0" w:space="0" w:color="auto"/>
                    <w:left w:val="none" w:sz="0" w:space="0" w:color="auto"/>
                    <w:bottom w:val="none" w:sz="0" w:space="0" w:color="auto"/>
                    <w:right w:val="none" w:sz="0" w:space="0" w:color="auto"/>
                  </w:divBdr>
                </w:div>
                <w:div w:id="619725601">
                  <w:marLeft w:val="0"/>
                  <w:marRight w:val="0"/>
                  <w:marTop w:val="0"/>
                  <w:marBottom w:val="0"/>
                  <w:divBdr>
                    <w:top w:val="none" w:sz="0" w:space="0" w:color="auto"/>
                    <w:left w:val="none" w:sz="0" w:space="0" w:color="auto"/>
                    <w:bottom w:val="none" w:sz="0" w:space="0" w:color="auto"/>
                    <w:right w:val="none" w:sz="0" w:space="0" w:color="auto"/>
                  </w:divBdr>
                </w:div>
                <w:div w:id="620459514">
                  <w:marLeft w:val="0"/>
                  <w:marRight w:val="0"/>
                  <w:marTop w:val="0"/>
                  <w:marBottom w:val="0"/>
                  <w:divBdr>
                    <w:top w:val="none" w:sz="0" w:space="0" w:color="auto"/>
                    <w:left w:val="none" w:sz="0" w:space="0" w:color="auto"/>
                    <w:bottom w:val="none" w:sz="0" w:space="0" w:color="auto"/>
                    <w:right w:val="none" w:sz="0" w:space="0" w:color="auto"/>
                  </w:divBdr>
                </w:div>
                <w:div w:id="623386815">
                  <w:marLeft w:val="0"/>
                  <w:marRight w:val="0"/>
                  <w:marTop w:val="0"/>
                  <w:marBottom w:val="0"/>
                  <w:divBdr>
                    <w:top w:val="none" w:sz="0" w:space="0" w:color="auto"/>
                    <w:left w:val="none" w:sz="0" w:space="0" w:color="auto"/>
                    <w:bottom w:val="none" w:sz="0" w:space="0" w:color="auto"/>
                    <w:right w:val="none" w:sz="0" w:space="0" w:color="auto"/>
                  </w:divBdr>
                </w:div>
                <w:div w:id="623970062">
                  <w:marLeft w:val="0"/>
                  <w:marRight w:val="0"/>
                  <w:marTop w:val="0"/>
                  <w:marBottom w:val="0"/>
                  <w:divBdr>
                    <w:top w:val="none" w:sz="0" w:space="0" w:color="auto"/>
                    <w:left w:val="none" w:sz="0" w:space="0" w:color="auto"/>
                    <w:bottom w:val="none" w:sz="0" w:space="0" w:color="auto"/>
                    <w:right w:val="none" w:sz="0" w:space="0" w:color="auto"/>
                  </w:divBdr>
                </w:div>
                <w:div w:id="625427087">
                  <w:marLeft w:val="0"/>
                  <w:marRight w:val="0"/>
                  <w:marTop w:val="0"/>
                  <w:marBottom w:val="0"/>
                  <w:divBdr>
                    <w:top w:val="none" w:sz="0" w:space="0" w:color="auto"/>
                    <w:left w:val="none" w:sz="0" w:space="0" w:color="auto"/>
                    <w:bottom w:val="none" w:sz="0" w:space="0" w:color="auto"/>
                    <w:right w:val="none" w:sz="0" w:space="0" w:color="auto"/>
                  </w:divBdr>
                </w:div>
                <w:div w:id="626085441">
                  <w:marLeft w:val="0"/>
                  <w:marRight w:val="0"/>
                  <w:marTop w:val="0"/>
                  <w:marBottom w:val="0"/>
                  <w:divBdr>
                    <w:top w:val="none" w:sz="0" w:space="0" w:color="auto"/>
                    <w:left w:val="none" w:sz="0" w:space="0" w:color="auto"/>
                    <w:bottom w:val="none" w:sz="0" w:space="0" w:color="auto"/>
                    <w:right w:val="none" w:sz="0" w:space="0" w:color="auto"/>
                  </w:divBdr>
                </w:div>
                <w:div w:id="626549726">
                  <w:marLeft w:val="0"/>
                  <w:marRight w:val="0"/>
                  <w:marTop w:val="0"/>
                  <w:marBottom w:val="0"/>
                  <w:divBdr>
                    <w:top w:val="none" w:sz="0" w:space="0" w:color="auto"/>
                    <w:left w:val="none" w:sz="0" w:space="0" w:color="auto"/>
                    <w:bottom w:val="none" w:sz="0" w:space="0" w:color="auto"/>
                    <w:right w:val="none" w:sz="0" w:space="0" w:color="auto"/>
                  </w:divBdr>
                </w:div>
                <w:div w:id="627321224">
                  <w:marLeft w:val="0"/>
                  <w:marRight w:val="0"/>
                  <w:marTop w:val="0"/>
                  <w:marBottom w:val="0"/>
                  <w:divBdr>
                    <w:top w:val="none" w:sz="0" w:space="0" w:color="auto"/>
                    <w:left w:val="none" w:sz="0" w:space="0" w:color="auto"/>
                    <w:bottom w:val="none" w:sz="0" w:space="0" w:color="auto"/>
                    <w:right w:val="none" w:sz="0" w:space="0" w:color="auto"/>
                  </w:divBdr>
                </w:div>
                <w:div w:id="634916738">
                  <w:marLeft w:val="0"/>
                  <w:marRight w:val="0"/>
                  <w:marTop w:val="0"/>
                  <w:marBottom w:val="0"/>
                  <w:divBdr>
                    <w:top w:val="none" w:sz="0" w:space="0" w:color="auto"/>
                    <w:left w:val="none" w:sz="0" w:space="0" w:color="auto"/>
                    <w:bottom w:val="none" w:sz="0" w:space="0" w:color="auto"/>
                    <w:right w:val="none" w:sz="0" w:space="0" w:color="auto"/>
                  </w:divBdr>
                </w:div>
                <w:div w:id="635531839">
                  <w:marLeft w:val="0"/>
                  <w:marRight w:val="0"/>
                  <w:marTop w:val="0"/>
                  <w:marBottom w:val="0"/>
                  <w:divBdr>
                    <w:top w:val="none" w:sz="0" w:space="0" w:color="auto"/>
                    <w:left w:val="none" w:sz="0" w:space="0" w:color="auto"/>
                    <w:bottom w:val="none" w:sz="0" w:space="0" w:color="auto"/>
                    <w:right w:val="none" w:sz="0" w:space="0" w:color="auto"/>
                  </w:divBdr>
                </w:div>
                <w:div w:id="638152313">
                  <w:marLeft w:val="0"/>
                  <w:marRight w:val="0"/>
                  <w:marTop w:val="0"/>
                  <w:marBottom w:val="0"/>
                  <w:divBdr>
                    <w:top w:val="none" w:sz="0" w:space="0" w:color="auto"/>
                    <w:left w:val="none" w:sz="0" w:space="0" w:color="auto"/>
                    <w:bottom w:val="none" w:sz="0" w:space="0" w:color="auto"/>
                    <w:right w:val="none" w:sz="0" w:space="0" w:color="auto"/>
                  </w:divBdr>
                </w:div>
                <w:div w:id="639042135">
                  <w:marLeft w:val="0"/>
                  <w:marRight w:val="0"/>
                  <w:marTop w:val="0"/>
                  <w:marBottom w:val="0"/>
                  <w:divBdr>
                    <w:top w:val="none" w:sz="0" w:space="0" w:color="auto"/>
                    <w:left w:val="none" w:sz="0" w:space="0" w:color="auto"/>
                    <w:bottom w:val="none" w:sz="0" w:space="0" w:color="auto"/>
                    <w:right w:val="none" w:sz="0" w:space="0" w:color="auto"/>
                  </w:divBdr>
                </w:div>
                <w:div w:id="640306229">
                  <w:marLeft w:val="0"/>
                  <w:marRight w:val="0"/>
                  <w:marTop w:val="0"/>
                  <w:marBottom w:val="0"/>
                  <w:divBdr>
                    <w:top w:val="none" w:sz="0" w:space="0" w:color="auto"/>
                    <w:left w:val="none" w:sz="0" w:space="0" w:color="auto"/>
                    <w:bottom w:val="none" w:sz="0" w:space="0" w:color="auto"/>
                    <w:right w:val="none" w:sz="0" w:space="0" w:color="auto"/>
                  </w:divBdr>
                </w:div>
                <w:div w:id="641235934">
                  <w:marLeft w:val="0"/>
                  <w:marRight w:val="0"/>
                  <w:marTop w:val="0"/>
                  <w:marBottom w:val="0"/>
                  <w:divBdr>
                    <w:top w:val="none" w:sz="0" w:space="0" w:color="auto"/>
                    <w:left w:val="none" w:sz="0" w:space="0" w:color="auto"/>
                    <w:bottom w:val="none" w:sz="0" w:space="0" w:color="auto"/>
                    <w:right w:val="none" w:sz="0" w:space="0" w:color="auto"/>
                  </w:divBdr>
                </w:div>
                <w:div w:id="642780040">
                  <w:marLeft w:val="0"/>
                  <w:marRight w:val="0"/>
                  <w:marTop w:val="0"/>
                  <w:marBottom w:val="0"/>
                  <w:divBdr>
                    <w:top w:val="none" w:sz="0" w:space="0" w:color="auto"/>
                    <w:left w:val="none" w:sz="0" w:space="0" w:color="auto"/>
                    <w:bottom w:val="none" w:sz="0" w:space="0" w:color="auto"/>
                    <w:right w:val="none" w:sz="0" w:space="0" w:color="auto"/>
                  </w:divBdr>
                </w:div>
                <w:div w:id="649479052">
                  <w:marLeft w:val="0"/>
                  <w:marRight w:val="0"/>
                  <w:marTop w:val="0"/>
                  <w:marBottom w:val="0"/>
                  <w:divBdr>
                    <w:top w:val="none" w:sz="0" w:space="0" w:color="auto"/>
                    <w:left w:val="none" w:sz="0" w:space="0" w:color="auto"/>
                    <w:bottom w:val="none" w:sz="0" w:space="0" w:color="auto"/>
                    <w:right w:val="none" w:sz="0" w:space="0" w:color="auto"/>
                  </w:divBdr>
                </w:div>
                <w:div w:id="650597565">
                  <w:marLeft w:val="0"/>
                  <w:marRight w:val="0"/>
                  <w:marTop w:val="0"/>
                  <w:marBottom w:val="0"/>
                  <w:divBdr>
                    <w:top w:val="none" w:sz="0" w:space="0" w:color="auto"/>
                    <w:left w:val="none" w:sz="0" w:space="0" w:color="auto"/>
                    <w:bottom w:val="none" w:sz="0" w:space="0" w:color="auto"/>
                    <w:right w:val="none" w:sz="0" w:space="0" w:color="auto"/>
                  </w:divBdr>
                </w:div>
                <w:div w:id="652954213">
                  <w:marLeft w:val="0"/>
                  <w:marRight w:val="0"/>
                  <w:marTop w:val="0"/>
                  <w:marBottom w:val="0"/>
                  <w:divBdr>
                    <w:top w:val="none" w:sz="0" w:space="0" w:color="auto"/>
                    <w:left w:val="none" w:sz="0" w:space="0" w:color="auto"/>
                    <w:bottom w:val="none" w:sz="0" w:space="0" w:color="auto"/>
                    <w:right w:val="none" w:sz="0" w:space="0" w:color="auto"/>
                  </w:divBdr>
                </w:div>
                <w:div w:id="658188658">
                  <w:marLeft w:val="0"/>
                  <w:marRight w:val="0"/>
                  <w:marTop w:val="0"/>
                  <w:marBottom w:val="0"/>
                  <w:divBdr>
                    <w:top w:val="none" w:sz="0" w:space="0" w:color="auto"/>
                    <w:left w:val="none" w:sz="0" w:space="0" w:color="auto"/>
                    <w:bottom w:val="none" w:sz="0" w:space="0" w:color="auto"/>
                    <w:right w:val="none" w:sz="0" w:space="0" w:color="auto"/>
                  </w:divBdr>
                </w:div>
                <w:div w:id="661741531">
                  <w:marLeft w:val="0"/>
                  <w:marRight w:val="0"/>
                  <w:marTop w:val="0"/>
                  <w:marBottom w:val="0"/>
                  <w:divBdr>
                    <w:top w:val="none" w:sz="0" w:space="0" w:color="auto"/>
                    <w:left w:val="none" w:sz="0" w:space="0" w:color="auto"/>
                    <w:bottom w:val="none" w:sz="0" w:space="0" w:color="auto"/>
                    <w:right w:val="none" w:sz="0" w:space="0" w:color="auto"/>
                  </w:divBdr>
                </w:div>
                <w:div w:id="663826483">
                  <w:marLeft w:val="0"/>
                  <w:marRight w:val="0"/>
                  <w:marTop w:val="0"/>
                  <w:marBottom w:val="0"/>
                  <w:divBdr>
                    <w:top w:val="none" w:sz="0" w:space="0" w:color="auto"/>
                    <w:left w:val="none" w:sz="0" w:space="0" w:color="auto"/>
                    <w:bottom w:val="none" w:sz="0" w:space="0" w:color="auto"/>
                    <w:right w:val="none" w:sz="0" w:space="0" w:color="auto"/>
                  </w:divBdr>
                </w:div>
                <w:div w:id="664825103">
                  <w:marLeft w:val="0"/>
                  <w:marRight w:val="0"/>
                  <w:marTop w:val="0"/>
                  <w:marBottom w:val="0"/>
                  <w:divBdr>
                    <w:top w:val="none" w:sz="0" w:space="0" w:color="auto"/>
                    <w:left w:val="none" w:sz="0" w:space="0" w:color="auto"/>
                    <w:bottom w:val="none" w:sz="0" w:space="0" w:color="auto"/>
                    <w:right w:val="none" w:sz="0" w:space="0" w:color="auto"/>
                  </w:divBdr>
                </w:div>
                <w:div w:id="666442588">
                  <w:marLeft w:val="0"/>
                  <w:marRight w:val="0"/>
                  <w:marTop w:val="0"/>
                  <w:marBottom w:val="0"/>
                  <w:divBdr>
                    <w:top w:val="none" w:sz="0" w:space="0" w:color="auto"/>
                    <w:left w:val="none" w:sz="0" w:space="0" w:color="auto"/>
                    <w:bottom w:val="none" w:sz="0" w:space="0" w:color="auto"/>
                    <w:right w:val="none" w:sz="0" w:space="0" w:color="auto"/>
                  </w:divBdr>
                </w:div>
                <w:div w:id="666633875">
                  <w:marLeft w:val="0"/>
                  <w:marRight w:val="0"/>
                  <w:marTop w:val="0"/>
                  <w:marBottom w:val="0"/>
                  <w:divBdr>
                    <w:top w:val="none" w:sz="0" w:space="0" w:color="auto"/>
                    <w:left w:val="none" w:sz="0" w:space="0" w:color="auto"/>
                    <w:bottom w:val="none" w:sz="0" w:space="0" w:color="auto"/>
                    <w:right w:val="none" w:sz="0" w:space="0" w:color="auto"/>
                  </w:divBdr>
                </w:div>
                <w:div w:id="667640030">
                  <w:marLeft w:val="0"/>
                  <w:marRight w:val="0"/>
                  <w:marTop w:val="0"/>
                  <w:marBottom w:val="0"/>
                  <w:divBdr>
                    <w:top w:val="none" w:sz="0" w:space="0" w:color="auto"/>
                    <w:left w:val="none" w:sz="0" w:space="0" w:color="auto"/>
                    <w:bottom w:val="none" w:sz="0" w:space="0" w:color="auto"/>
                    <w:right w:val="none" w:sz="0" w:space="0" w:color="auto"/>
                  </w:divBdr>
                </w:div>
                <w:div w:id="675962067">
                  <w:marLeft w:val="0"/>
                  <w:marRight w:val="0"/>
                  <w:marTop w:val="0"/>
                  <w:marBottom w:val="0"/>
                  <w:divBdr>
                    <w:top w:val="none" w:sz="0" w:space="0" w:color="auto"/>
                    <w:left w:val="none" w:sz="0" w:space="0" w:color="auto"/>
                    <w:bottom w:val="none" w:sz="0" w:space="0" w:color="auto"/>
                    <w:right w:val="none" w:sz="0" w:space="0" w:color="auto"/>
                  </w:divBdr>
                </w:div>
                <w:div w:id="678386057">
                  <w:marLeft w:val="0"/>
                  <w:marRight w:val="0"/>
                  <w:marTop w:val="0"/>
                  <w:marBottom w:val="0"/>
                  <w:divBdr>
                    <w:top w:val="none" w:sz="0" w:space="0" w:color="auto"/>
                    <w:left w:val="none" w:sz="0" w:space="0" w:color="auto"/>
                    <w:bottom w:val="none" w:sz="0" w:space="0" w:color="auto"/>
                    <w:right w:val="none" w:sz="0" w:space="0" w:color="auto"/>
                  </w:divBdr>
                </w:div>
                <w:div w:id="681277224">
                  <w:marLeft w:val="0"/>
                  <w:marRight w:val="0"/>
                  <w:marTop w:val="0"/>
                  <w:marBottom w:val="0"/>
                  <w:divBdr>
                    <w:top w:val="none" w:sz="0" w:space="0" w:color="auto"/>
                    <w:left w:val="none" w:sz="0" w:space="0" w:color="auto"/>
                    <w:bottom w:val="none" w:sz="0" w:space="0" w:color="auto"/>
                    <w:right w:val="none" w:sz="0" w:space="0" w:color="auto"/>
                  </w:divBdr>
                </w:div>
                <w:div w:id="684869994">
                  <w:marLeft w:val="0"/>
                  <w:marRight w:val="0"/>
                  <w:marTop w:val="0"/>
                  <w:marBottom w:val="0"/>
                  <w:divBdr>
                    <w:top w:val="none" w:sz="0" w:space="0" w:color="auto"/>
                    <w:left w:val="none" w:sz="0" w:space="0" w:color="auto"/>
                    <w:bottom w:val="none" w:sz="0" w:space="0" w:color="auto"/>
                    <w:right w:val="none" w:sz="0" w:space="0" w:color="auto"/>
                  </w:divBdr>
                </w:div>
                <w:div w:id="686951044">
                  <w:marLeft w:val="0"/>
                  <w:marRight w:val="0"/>
                  <w:marTop w:val="0"/>
                  <w:marBottom w:val="0"/>
                  <w:divBdr>
                    <w:top w:val="none" w:sz="0" w:space="0" w:color="auto"/>
                    <w:left w:val="none" w:sz="0" w:space="0" w:color="auto"/>
                    <w:bottom w:val="none" w:sz="0" w:space="0" w:color="auto"/>
                    <w:right w:val="none" w:sz="0" w:space="0" w:color="auto"/>
                  </w:divBdr>
                </w:div>
                <w:div w:id="688414402">
                  <w:marLeft w:val="0"/>
                  <w:marRight w:val="0"/>
                  <w:marTop w:val="0"/>
                  <w:marBottom w:val="0"/>
                  <w:divBdr>
                    <w:top w:val="none" w:sz="0" w:space="0" w:color="auto"/>
                    <w:left w:val="none" w:sz="0" w:space="0" w:color="auto"/>
                    <w:bottom w:val="none" w:sz="0" w:space="0" w:color="auto"/>
                    <w:right w:val="none" w:sz="0" w:space="0" w:color="auto"/>
                  </w:divBdr>
                </w:div>
                <w:div w:id="688726348">
                  <w:marLeft w:val="0"/>
                  <w:marRight w:val="0"/>
                  <w:marTop w:val="0"/>
                  <w:marBottom w:val="0"/>
                  <w:divBdr>
                    <w:top w:val="none" w:sz="0" w:space="0" w:color="auto"/>
                    <w:left w:val="none" w:sz="0" w:space="0" w:color="auto"/>
                    <w:bottom w:val="none" w:sz="0" w:space="0" w:color="auto"/>
                    <w:right w:val="none" w:sz="0" w:space="0" w:color="auto"/>
                  </w:divBdr>
                </w:div>
                <w:div w:id="692263012">
                  <w:marLeft w:val="0"/>
                  <w:marRight w:val="0"/>
                  <w:marTop w:val="0"/>
                  <w:marBottom w:val="0"/>
                  <w:divBdr>
                    <w:top w:val="none" w:sz="0" w:space="0" w:color="auto"/>
                    <w:left w:val="none" w:sz="0" w:space="0" w:color="auto"/>
                    <w:bottom w:val="none" w:sz="0" w:space="0" w:color="auto"/>
                    <w:right w:val="none" w:sz="0" w:space="0" w:color="auto"/>
                  </w:divBdr>
                </w:div>
                <w:div w:id="693576883">
                  <w:marLeft w:val="0"/>
                  <w:marRight w:val="0"/>
                  <w:marTop w:val="0"/>
                  <w:marBottom w:val="0"/>
                  <w:divBdr>
                    <w:top w:val="none" w:sz="0" w:space="0" w:color="auto"/>
                    <w:left w:val="none" w:sz="0" w:space="0" w:color="auto"/>
                    <w:bottom w:val="none" w:sz="0" w:space="0" w:color="auto"/>
                    <w:right w:val="none" w:sz="0" w:space="0" w:color="auto"/>
                  </w:divBdr>
                </w:div>
                <w:div w:id="694042827">
                  <w:marLeft w:val="0"/>
                  <w:marRight w:val="0"/>
                  <w:marTop w:val="0"/>
                  <w:marBottom w:val="0"/>
                  <w:divBdr>
                    <w:top w:val="none" w:sz="0" w:space="0" w:color="auto"/>
                    <w:left w:val="none" w:sz="0" w:space="0" w:color="auto"/>
                    <w:bottom w:val="none" w:sz="0" w:space="0" w:color="auto"/>
                    <w:right w:val="none" w:sz="0" w:space="0" w:color="auto"/>
                  </w:divBdr>
                </w:div>
                <w:div w:id="694766666">
                  <w:marLeft w:val="0"/>
                  <w:marRight w:val="0"/>
                  <w:marTop w:val="0"/>
                  <w:marBottom w:val="0"/>
                  <w:divBdr>
                    <w:top w:val="none" w:sz="0" w:space="0" w:color="auto"/>
                    <w:left w:val="none" w:sz="0" w:space="0" w:color="auto"/>
                    <w:bottom w:val="none" w:sz="0" w:space="0" w:color="auto"/>
                    <w:right w:val="none" w:sz="0" w:space="0" w:color="auto"/>
                  </w:divBdr>
                </w:div>
                <w:div w:id="696010214">
                  <w:marLeft w:val="0"/>
                  <w:marRight w:val="0"/>
                  <w:marTop w:val="0"/>
                  <w:marBottom w:val="0"/>
                  <w:divBdr>
                    <w:top w:val="none" w:sz="0" w:space="0" w:color="auto"/>
                    <w:left w:val="none" w:sz="0" w:space="0" w:color="auto"/>
                    <w:bottom w:val="none" w:sz="0" w:space="0" w:color="auto"/>
                    <w:right w:val="none" w:sz="0" w:space="0" w:color="auto"/>
                  </w:divBdr>
                </w:div>
                <w:div w:id="696278274">
                  <w:marLeft w:val="0"/>
                  <w:marRight w:val="0"/>
                  <w:marTop w:val="0"/>
                  <w:marBottom w:val="0"/>
                  <w:divBdr>
                    <w:top w:val="none" w:sz="0" w:space="0" w:color="auto"/>
                    <w:left w:val="none" w:sz="0" w:space="0" w:color="auto"/>
                    <w:bottom w:val="none" w:sz="0" w:space="0" w:color="auto"/>
                    <w:right w:val="none" w:sz="0" w:space="0" w:color="auto"/>
                  </w:divBdr>
                </w:div>
                <w:div w:id="698239677">
                  <w:marLeft w:val="0"/>
                  <w:marRight w:val="0"/>
                  <w:marTop w:val="0"/>
                  <w:marBottom w:val="0"/>
                  <w:divBdr>
                    <w:top w:val="none" w:sz="0" w:space="0" w:color="auto"/>
                    <w:left w:val="none" w:sz="0" w:space="0" w:color="auto"/>
                    <w:bottom w:val="none" w:sz="0" w:space="0" w:color="auto"/>
                    <w:right w:val="none" w:sz="0" w:space="0" w:color="auto"/>
                  </w:divBdr>
                </w:div>
                <w:div w:id="700789678">
                  <w:marLeft w:val="0"/>
                  <w:marRight w:val="0"/>
                  <w:marTop w:val="0"/>
                  <w:marBottom w:val="0"/>
                  <w:divBdr>
                    <w:top w:val="none" w:sz="0" w:space="0" w:color="auto"/>
                    <w:left w:val="none" w:sz="0" w:space="0" w:color="auto"/>
                    <w:bottom w:val="none" w:sz="0" w:space="0" w:color="auto"/>
                    <w:right w:val="none" w:sz="0" w:space="0" w:color="auto"/>
                  </w:divBdr>
                </w:div>
                <w:div w:id="701711447">
                  <w:marLeft w:val="0"/>
                  <w:marRight w:val="0"/>
                  <w:marTop w:val="0"/>
                  <w:marBottom w:val="0"/>
                  <w:divBdr>
                    <w:top w:val="none" w:sz="0" w:space="0" w:color="auto"/>
                    <w:left w:val="none" w:sz="0" w:space="0" w:color="auto"/>
                    <w:bottom w:val="none" w:sz="0" w:space="0" w:color="auto"/>
                    <w:right w:val="none" w:sz="0" w:space="0" w:color="auto"/>
                  </w:divBdr>
                </w:div>
                <w:div w:id="706178856">
                  <w:marLeft w:val="0"/>
                  <w:marRight w:val="0"/>
                  <w:marTop w:val="0"/>
                  <w:marBottom w:val="0"/>
                  <w:divBdr>
                    <w:top w:val="none" w:sz="0" w:space="0" w:color="auto"/>
                    <w:left w:val="none" w:sz="0" w:space="0" w:color="auto"/>
                    <w:bottom w:val="none" w:sz="0" w:space="0" w:color="auto"/>
                    <w:right w:val="none" w:sz="0" w:space="0" w:color="auto"/>
                  </w:divBdr>
                </w:div>
                <w:div w:id="707030161">
                  <w:marLeft w:val="0"/>
                  <w:marRight w:val="0"/>
                  <w:marTop w:val="0"/>
                  <w:marBottom w:val="0"/>
                  <w:divBdr>
                    <w:top w:val="none" w:sz="0" w:space="0" w:color="auto"/>
                    <w:left w:val="none" w:sz="0" w:space="0" w:color="auto"/>
                    <w:bottom w:val="none" w:sz="0" w:space="0" w:color="auto"/>
                    <w:right w:val="none" w:sz="0" w:space="0" w:color="auto"/>
                  </w:divBdr>
                </w:div>
                <w:div w:id="707802313">
                  <w:marLeft w:val="0"/>
                  <w:marRight w:val="0"/>
                  <w:marTop w:val="0"/>
                  <w:marBottom w:val="0"/>
                  <w:divBdr>
                    <w:top w:val="none" w:sz="0" w:space="0" w:color="auto"/>
                    <w:left w:val="none" w:sz="0" w:space="0" w:color="auto"/>
                    <w:bottom w:val="none" w:sz="0" w:space="0" w:color="auto"/>
                    <w:right w:val="none" w:sz="0" w:space="0" w:color="auto"/>
                  </w:divBdr>
                </w:div>
                <w:div w:id="708265018">
                  <w:marLeft w:val="0"/>
                  <w:marRight w:val="0"/>
                  <w:marTop w:val="0"/>
                  <w:marBottom w:val="0"/>
                  <w:divBdr>
                    <w:top w:val="none" w:sz="0" w:space="0" w:color="auto"/>
                    <w:left w:val="none" w:sz="0" w:space="0" w:color="auto"/>
                    <w:bottom w:val="none" w:sz="0" w:space="0" w:color="auto"/>
                    <w:right w:val="none" w:sz="0" w:space="0" w:color="auto"/>
                  </w:divBdr>
                </w:div>
                <w:div w:id="708575877">
                  <w:marLeft w:val="0"/>
                  <w:marRight w:val="0"/>
                  <w:marTop w:val="0"/>
                  <w:marBottom w:val="0"/>
                  <w:divBdr>
                    <w:top w:val="none" w:sz="0" w:space="0" w:color="auto"/>
                    <w:left w:val="none" w:sz="0" w:space="0" w:color="auto"/>
                    <w:bottom w:val="none" w:sz="0" w:space="0" w:color="auto"/>
                    <w:right w:val="none" w:sz="0" w:space="0" w:color="auto"/>
                  </w:divBdr>
                </w:div>
                <w:div w:id="712191839">
                  <w:marLeft w:val="0"/>
                  <w:marRight w:val="0"/>
                  <w:marTop w:val="0"/>
                  <w:marBottom w:val="0"/>
                  <w:divBdr>
                    <w:top w:val="none" w:sz="0" w:space="0" w:color="auto"/>
                    <w:left w:val="none" w:sz="0" w:space="0" w:color="auto"/>
                    <w:bottom w:val="none" w:sz="0" w:space="0" w:color="auto"/>
                    <w:right w:val="none" w:sz="0" w:space="0" w:color="auto"/>
                  </w:divBdr>
                </w:div>
                <w:div w:id="712968434">
                  <w:marLeft w:val="0"/>
                  <w:marRight w:val="0"/>
                  <w:marTop w:val="0"/>
                  <w:marBottom w:val="0"/>
                  <w:divBdr>
                    <w:top w:val="none" w:sz="0" w:space="0" w:color="auto"/>
                    <w:left w:val="none" w:sz="0" w:space="0" w:color="auto"/>
                    <w:bottom w:val="none" w:sz="0" w:space="0" w:color="auto"/>
                    <w:right w:val="none" w:sz="0" w:space="0" w:color="auto"/>
                  </w:divBdr>
                </w:div>
                <w:div w:id="714425015">
                  <w:marLeft w:val="0"/>
                  <w:marRight w:val="0"/>
                  <w:marTop w:val="0"/>
                  <w:marBottom w:val="0"/>
                  <w:divBdr>
                    <w:top w:val="none" w:sz="0" w:space="0" w:color="auto"/>
                    <w:left w:val="none" w:sz="0" w:space="0" w:color="auto"/>
                    <w:bottom w:val="none" w:sz="0" w:space="0" w:color="auto"/>
                    <w:right w:val="none" w:sz="0" w:space="0" w:color="auto"/>
                  </w:divBdr>
                </w:div>
                <w:div w:id="714963112">
                  <w:marLeft w:val="0"/>
                  <w:marRight w:val="0"/>
                  <w:marTop w:val="0"/>
                  <w:marBottom w:val="0"/>
                  <w:divBdr>
                    <w:top w:val="none" w:sz="0" w:space="0" w:color="auto"/>
                    <w:left w:val="none" w:sz="0" w:space="0" w:color="auto"/>
                    <w:bottom w:val="none" w:sz="0" w:space="0" w:color="auto"/>
                    <w:right w:val="none" w:sz="0" w:space="0" w:color="auto"/>
                  </w:divBdr>
                </w:div>
                <w:div w:id="715085690">
                  <w:marLeft w:val="0"/>
                  <w:marRight w:val="0"/>
                  <w:marTop w:val="0"/>
                  <w:marBottom w:val="0"/>
                  <w:divBdr>
                    <w:top w:val="none" w:sz="0" w:space="0" w:color="auto"/>
                    <w:left w:val="none" w:sz="0" w:space="0" w:color="auto"/>
                    <w:bottom w:val="none" w:sz="0" w:space="0" w:color="auto"/>
                    <w:right w:val="none" w:sz="0" w:space="0" w:color="auto"/>
                  </w:divBdr>
                </w:div>
                <w:div w:id="715087013">
                  <w:marLeft w:val="0"/>
                  <w:marRight w:val="0"/>
                  <w:marTop w:val="0"/>
                  <w:marBottom w:val="0"/>
                  <w:divBdr>
                    <w:top w:val="none" w:sz="0" w:space="0" w:color="auto"/>
                    <w:left w:val="none" w:sz="0" w:space="0" w:color="auto"/>
                    <w:bottom w:val="none" w:sz="0" w:space="0" w:color="auto"/>
                    <w:right w:val="none" w:sz="0" w:space="0" w:color="auto"/>
                  </w:divBdr>
                </w:div>
                <w:div w:id="716978245">
                  <w:marLeft w:val="0"/>
                  <w:marRight w:val="0"/>
                  <w:marTop w:val="0"/>
                  <w:marBottom w:val="0"/>
                  <w:divBdr>
                    <w:top w:val="none" w:sz="0" w:space="0" w:color="auto"/>
                    <w:left w:val="none" w:sz="0" w:space="0" w:color="auto"/>
                    <w:bottom w:val="none" w:sz="0" w:space="0" w:color="auto"/>
                    <w:right w:val="none" w:sz="0" w:space="0" w:color="auto"/>
                  </w:divBdr>
                </w:div>
                <w:div w:id="717165010">
                  <w:marLeft w:val="0"/>
                  <w:marRight w:val="0"/>
                  <w:marTop w:val="0"/>
                  <w:marBottom w:val="0"/>
                  <w:divBdr>
                    <w:top w:val="none" w:sz="0" w:space="0" w:color="auto"/>
                    <w:left w:val="none" w:sz="0" w:space="0" w:color="auto"/>
                    <w:bottom w:val="none" w:sz="0" w:space="0" w:color="auto"/>
                    <w:right w:val="none" w:sz="0" w:space="0" w:color="auto"/>
                  </w:divBdr>
                </w:div>
                <w:div w:id="717246050">
                  <w:marLeft w:val="0"/>
                  <w:marRight w:val="0"/>
                  <w:marTop w:val="0"/>
                  <w:marBottom w:val="0"/>
                  <w:divBdr>
                    <w:top w:val="none" w:sz="0" w:space="0" w:color="auto"/>
                    <w:left w:val="none" w:sz="0" w:space="0" w:color="auto"/>
                    <w:bottom w:val="none" w:sz="0" w:space="0" w:color="auto"/>
                    <w:right w:val="none" w:sz="0" w:space="0" w:color="auto"/>
                  </w:divBdr>
                </w:div>
                <w:div w:id="717585440">
                  <w:marLeft w:val="0"/>
                  <w:marRight w:val="0"/>
                  <w:marTop w:val="0"/>
                  <w:marBottom w:val="0"/>
                  <w:divBdr>
                    <w:top w:val="none" w:sz="0" w:space="0" w:color="auto"/>
                    <w:left w:val="none" w:sz="0" w:space="0" w:color="auto"/>
                    <w:bottom w:val="none" w:sz="0" w:space="0" w:color="auto"/>
                    <w:right w:val="none" w:sz="0" w:space="0" w:color="auto"/>
                  </w:divBdr>
                </w:div>
                <w:div w:id="718673123">
                  <w:marLeft w:val="0"/>
                  <w:marRight w:val="0"/>
                  <w:marTop w:val="0"/>
                  <w:marBottom w:val="0"/>
                  <w:divBdr>
                    <w:top w:val="none" w:sz="0" w:space="0" w:color="auto"/>
                    <w:left w:val="none" w:sz="0" w:space="0" w:color="auto"/>
                    <w:bottom w:val="none" w:sz="0" w:space="0" w:color="auto"/>
                    <w:right w:val="none" w:sz="0" w:space="0" w:color="auto"/>
                  </w:divBdr>
                </w:div>
                <w:div w:id="724570509">
                  <w:marLeft w:val="0"/>
                  <w:marRight w:val="0"/>
                  <w:marTop w:val="0"/>
                  <w:marBottom w:val="0"/>
                  <w:divBdr>
                    <w:top w:val="none" w:sz="0" w:space="0" w:color="auto"/>
                    <w:left w:val="none" w:sz="0" w:space="0" w:color="auto"/>
                    <w:bottom w:val="none" w:sz="0" w:space="0" w:color="auto"/>
                    <w:right w:val="none" w:sz="0" w:space="0" w:color="auto"/>
                  </w:divBdr>
                </w:div>
                <w:div w:id="726227213">
                  <w:marLeft w:val="0"/>
                  <w:marRight w:val="0"/>
                  <w:marTop w:val="0"/>
                  <w:marBottom w:val="0"/>
                  <w:divBdr>
                    <w:top w:val="none" w:sz="0" w:space="0" w:color="auto"/>
                    <w:left w:val="none" w:sz="0" w:space="0" w:color="auto"/>
                    <w:bottom w:val="none" w:sz="0" w:space="0" w:color="auto"/>
                    <w:right w:val="none" w:sz="0" w:space="0" w:color="auto"/>
                  </w:divBdr>
                </w:div>
                <w:div w:id="728577129">
                  <w:marLeft w:val="0"/>
                  <w:marRight w:val="0"/>
                  <w:marTop w:val="0"/>
                  <w:marBottom w:val="0"/>
                  <w:divBdr>
                    <w:top w:val="none" w:sz="0" w:space="0" w:color="auto"/>
                    <w:left w:val="none" w:sz="0" w:space="0" w:color="auto"/>
                    <w:bottom w:val="none" w:sz="0" w:space="0" w:color="auto"/>
                    <w:right w:val="none" w:sz="0" w:space="0" w:color="auto"/>
                  </w:divBdr>
                </w:div>
                <w:div w:id="729622056">
                  <w:marLeft w:val="0"/>
                  <w:marRight w:val="0"/>
                  <w:marTop w:val="0"/>
                  <w:marBottom w:val="0"/>
                  <w:divBdr>
                    <w:top w:val="none" w:sz="0" w:space="0" w:color="auto"/>
                    <w:left w:val="none" w:sz="0" w:space="0" w:color="auto"/>
                    <w:bottom w:val="none" w:sz="0" w:space="0" w:color="auto"/>
                    <w:right w:val="none" w:sz="0" w:space="0" w:color="auto"/>
                  </w:divBdr>
                </w:div>
                <w:div w:id="729809261">
                  <w:marLeft w:val="0"/>
                  <w:marRight w:val="0"/>
                  <w:marTop w:val="0"/>
                  <w:marBottom w:val="0"/>
                  <w:divBdr>
                    <w:top w:val="none" w:sz="0" w:space="0" w:color="auto"/>
                    <w:left w:val="none" w:sz="0" w:space="0" w:color="auto"/>
                    <w:bottom w:val="none" w:sz="0" w:space="0" w:color="auto"/>
                    <w:right w:val="none" w:sz="0" w:space="0" w:color="auto"/>
                  </w:divBdr>
                </w:div>
                <w:div w:id="729961162">
                  <w:marLeft w:val="0"/>
                  <w:marRight w:val="0"/>
                  <w:marTop w:val="0"/>
                  <w:marBottom w:val="0"/>
                  <w:divBdr>
                    <w:top w:val="none" w:sz="0" w:space="0" w:color="auto"/>
                    <w:left w:val="none" w:sz="0" w:space="0" w:color="auto"/>
                    <w:bottom w:val="none" w:sz="0" w:space="0" w:color="auto"/>
                    <w:right w:val="none" w:sz="0" w:space="0" w:color="auto"/>
                  </w:divBdr>
                </w:div>
                <w:div w:id="734820790">
                  <w:marLeft w:val="0"/>
                  <w:marRight w:val="0"/>
                  <w:marTop w:val="0"/>
                  <w:marBottom w:val="0"/>
                  <w:divBdr>
                    <w:top w:val="none" w:sz="0" w:space="0" w:color="auto"/>
                    <w:left w:val="none" w:sz="0" w:space="0" w:color="auto"/>
                    <w:bottom w:val="none" w:sz="0" w:space="0" w:color="auto"/>
                    <w:right w:val="none" w:sz="0" w:space="0" w:color="auto"/>
                  </w:divBdr>
                </w:div>
                <w:div w:id="735662468">
                  <w:marLeft w:val="0"/>
                  <w:marRight w:val="0"/>
                  <w:marTop w:val="0"/>
                  <w:marBottom w:val="0"/>
                  <w:divBdr>
                    <w:top w:val="none" w:sz="0" w:space="0" w:color="auto"/>
                    <w:left w:val="none" w:sz="0" w:space="0" w:color="auto"/>
                    <w:bottom w:val="none" w:sz="0" w:space="0" w:color="auto"/>
                    <w:right w:val="none" w:sz="0" w:space="0" w:color="auto"/>
                  </w:divBdr>
                </w:div>
                <w:div w:id="739253508">
                  <w:marLeft w:val="0"/>
                  <w:marRight w:val="0"/>
                  <w:marTop w:val="0"/>
                  <w:marBottom w:val="0"/>
                  <w:divBdr>
                    <w:top w:val="none" w:sz="0" w:space="0" w:color="auto"/>
                    <w:left w:val="none" w:sz="0" w:space="0" w:color="auto"/>
                    <w:bottom w:val="none" w:sz="0" w:space="0" w:color="auto"/>
                    <w:right w:val="none" w:sz="0" w:space="0" w:color="auto"/>
                  </w:divBdr>
                </w:div>
                <w:div w:id="739329132">
                  <w:marLeft w:val="0"/>
                  <w:marRight w:val="0"/>
                  <w:marTop w:val="0"/>
                  <w:marBottom w:val="0"/>
                  <w:divBdr>
                    <w:top w:val="none" w:sz="0" w:space="0" w:color="auto"/>
                    <w:left w:val="none" w:sz="0" w:space="0" w:color="auto"/>
                    <w:bottom w:val="none" w:sz="0" w:space="0" w:color="auto"/>
                    <w:right w:val="none" w:sz="0" w:space="0" w:color="auto"/>
                  </w:divBdr>
                </w:div>
                <w:div w:id="740635598">
                  <w:marLeft w:val="0"/>
                  <w:marRight w:val="0"/>
                  <w:marTop w:val="0"/>
                  <w:marBottom w:val="0"/>
                  <w:divBdr>
                    <w:top w:val="none" w:sz="0" w:space="0" w:color="auto"/>
                    <w:left w:val="none" w:sz="0" w:space="0" w:color="auto"/>
                    <w:bottom w:val="none" w:sz="0" w:space="0" w:color="auto"/>
                    <w:right w:val="none" w:sz="0" w:space="0" w:color="auto"/>
                  </w:divBdr>
                </w:div>
                <w:div w:id="746416640">
                  <w:marLeft w:val="0"/>
                  <w:marRight w:val="0"/>
                  <w:marTop w:val="0"/>
                  <w:marBottom w:val="0"/>
                  <w:divBdr>
                    <w:top w:val="none" w:sz="0" w:space="0" w:color="auto"/>
                    <w:left w:val="none" w:sz="0" w:space="0" w:color="auto"/>
                    <w:bottom w:val="none" w:sz="0" w:space="0" w:color="auto"/>
                    <w:right w:val="none" w:sz="0" w:space="0" w:color="auto"/>
                  </w:divBdr>
                </w:div>
                <w:div w:id="747963317">
                  <w:marLeft w:val="0"/>
                  <w:marRight w:val="0"/>
                  <w:marTop w:val="0"/>
                  <w:marBottom w:val="0"/>
                  <w:divBdr>
                    <w:top w:val="none" w:sz="0" w:space="0" w:color="auto"/>
                    <w:left w:val="none" w:sz="0" w:space="0" w:color="auto"/>
                    <w:bottom w:val="none" w:sz="0" w:space="0" w:color="auto"/>
                    <w:right w:val="none" w:sz="0" w:space="0" w:color="auto"/>
                  </w:divBdr>
                </w:div>
                <w:div w:id="749623721">
                  <w:marLeft w:val="0"/>
                  <w:marRight w:val="0"/>
                  <w:marTop w:val="0"/>
                  <w:marBottom w:val="0"/>
                  <w:divBdr>
                    <w:top w:val="none" w:sz="0" w:space="0" w:color="auto"/>
                    <w:left w:val="none" w:sz="0" w:space="0" w:color="auto"/>
                    <w:bottom w:val="none" w:sz="0" w:space="0" w:color="auto"/>
                    <w:right w:val="none" w:sz="0" w:space="0" w:color="auto"/>
                  </w:divBdr>
                </w:div>
                <w:div w:id="750272108">
                  <w:marLeft w:val="0"/>
                  <w:marRight w:val="0"/>
                  <w:marTop w:val="0"/>
                  <w:marBottom w:val="0"/>
                  <w:divBdr>
                    <w:top w:val="none" w:sz="0" w:space="0" w:color="auto"/>
                    <w:left w:val="none" w:sz="0" w:space="0" w:color="auto"/>
                    <w:bottom w:val="none" w:sz="0" w:space="0" w:color="auto"/>
                    <w:right w:val="none" w:sz="0" w:space="0" w:color="auto"/>
                  </w:divBdr>
                </w:div>
                <w:div w:id="751896680">
                  <w:marLeft w:val="0"/>
                  <w:marRight w:val="0"/>
                  <w:marTop w:val="0"/>
                  <w:marBottom w:val="0"/>
                  <w:divBdr>
                    <w:top w:val="none" w:sz="0" w:space="0" w:color="auto"/>
                    <w:left w:val="none" w:sz="0" w:space="0" w:color="auto"/>
                    <w:bottom w:val="none" w:sz="0" w:space="0" w:color="auto"/>
                    <w:right w:val="none" w:sz="0" w:space="0" w:color="auto"/>
                  </w:divBdr>
                </w:div>
                <w:div w:id="753863692">
                  <w:marLeft w:val="0"/>
                  <w:marRight w:val="0"/>
                  <w:marTop w:val="0"/>
                  <w:marBottom w:val="0"/>
                  <w:divBdr>
                    <w:top w:val="none" w:sz="0" w:space="0" w:color="auto"/>
                    <w:left w:val="none" w:sz="0" w:space="0" w:color="auto"/>
                    <w:bottom w:val="none" w:sz="0" w:space="0" w:color="auto"/>
                    <w:right w:val="none" w:sz="0" w:space="0" w:color="auto"/>
                  </w:divBdr>
                </w:div>
                <w:div w:id="758720381">
                  <w:marLeft w:val="0"/>
                  <w:marRight w:val="0"/>
                  <w:marTop w:val="0"/>
                  <w:marBottom w:val="0"/>
                  <w:divBdr>
                    <w:top w:val="none" w:sz="0" w:space="0" w:color="auto"/>
                    <w:left w:val="none" w:sz="0" w:space="0" w:color="auto"/>
                    <w:bottom w:val="none" w:sz="0" w:space="0" w:color="auto"/>
                    <w:right w:val="none" w:sz="0" w:space="0" w:color="auto"/>
                  </w:divBdr>
                </w:div>
                <w:div w:id="765003631">
                  <w:marLeft w:val="0"/>
                  <w:marRight w:val="0"/>
                  <w:marTop w:val="0"/>
                  <w:marBottom w:val="0"/>
                  <w:divBdr>
                    <w:top w:val="none" w:sz="0" w:space="0" w:color="auto"/>
                    <w:left w:val="none" w:sz="0" w:space="0" w:color="auto"/>
                    <w:bottom w:val="none" w:sz="0" w:space="0" w:color="auto"/>
                    <w:right w:val="none" w:sz="0" w:space="0" w:color="auto"/>
                  </w:divBdr>
                </w:div>
                <w:div w:id="766314479">
                  <w:marLeft w:val="0"/>
                  <w:marRight w:val="0"/>
                  <w:marTop w:val="0"/>
                  <w:marBottom w:val="0"/>
                  <w:divBdr>
                    <w:top w:val="none" w:sz="0" w:space="0" w:color="auto"/>
                    <w:left w:val="none" w:sz="0" w:space="0" w:color="auto"/>
                    <w:bottom w:val="none" w:sz="0" w:space="0" w:color="auto"/>
                    <w:right w:val="none" w:sz="0" w:space="0" w:color="auto"/>
                  </w:divBdr>
                </w:div>
                <w:div w:id="766391043">
                  <w:marLeft w:val="0"/>
                  <w:marRight w:val="0"/>
                  <w:marTop w:val="0"/>
                  <w:marBottom w:val="0"/>
                  <w:divBdr>
                    <w:top w:val="none" w:sz="0" w:space="0" w:color="auto"/>
                    <w:left w:val="none" w:sz="0" w:space="0" w:color="auto"/>
                    <w:bottom w:val="none" w:sz="0" w:space="0" w:color="auto"/>
                    <w:right w:val="none" w:sz="0" w:space="0" w:color="auto"/>
                  </w:divBdr>
                </w:div>
                <w:div w:id="766661549">
                  <w:marLeft w:val="0"/>
                  <w:marRight w:val="0"/>
                  <w:marTop w:val="0"/>
                  <w:marBottom w:val="0"/>
                  <w:divBdr>
                    <w:top w:val="none" w:sz="0" w:space="0" w:color="auto"/>
                    <w:left w:val="none" w:sz="0" w:space="0" w:color="auto"/>
                    <w:bottom w:val="none" w:sz="0" w:space="0" w:color="auto"/>
                    <w:right w:val="none" w:sz="0" w:space="0" w:color="auto"/>
                  </w:divBdr>
                </w:div>
                <w:div w:id="766969035">
                  <w:marLeft w:val="0"/>
                  <w:marRight w:val="0"/>
                  <w:marTop w:val="0"/>
                  <w:marBottom w:val="0"/>
                  <w:divBdr>
                    <w:top w:val="none" w:sz="0" w:space="0" w:color="auto"/>
                    <w:left w:val="none" w:sz="0" w:space="0" w:color="auto"/>
                    <w:bottom w:val="none" w:sz="0" w:space="0" w:color="auto"/>
                    <w:right w:val="none" w:sz="0" w:space="0" w:color="auto"/>
                  </w:divBdr>
                </w:div>
                <w:div w:id="767851422">
                  <w:marLeft w:val="0"/>
                  <w:marRight w:val="0"/>
                  <w:marTop w:val="0"/>
                  <w:marBottom w:val="0"/>
                  <w:divBdr>
                    <w:top w:val="none" w:sz="0" w:space="0" w:color="auto"/>
                    <w:left w:val="none" w:sz="0" w:space="0" w:color="auto"/>
                    <w:bottom w:val="none" w:sz="0" w:space="0" w:color="auto"/>
                    <w:right w:val="none" w:sz="0" w:space="0" w:color="auto"/>
                  </w:divBdr>
                </w:div>
                <w:div w:id="768740000">
                  <w:marLeft w:val="0"/>
                  <w:marRight w:val="0"/>
                  <w:marTop w:val="0"/>
                  <w:marBottom w:val="0"/>
                  <w:divBdr>
                    <w:top w:val="none" w:sz="0" w:space="0" w:color="auto"/>
                    <w:left w:val="none" w:sz="0" w:space="0" w:color="auto"/>
                    <w:bottom w:val="none" w:sz="0" w:space="0" w:color="auto"/>
                    <w:right w:val="none" w:sz="0" w:space="0" w:color="auto"/>
                  </w:divBdr>
                </w:div>
                <w:div w:id="772284532">
                  <w:marLeft w:val="0"/>
                  <w:marRight w:val="0"/>
                  <w:marTop w:val="0"/>
                  <w:marBottom w:val="0"/>
                  <w:divBdr>
                    <w:top w:val="none" w:sz="0" w:space="0" w:color="auto"/>
                    <w:left w:val="none" w:sz="0" w:space="0" w:color="auto"/>
                    <w:bottom w:val="none" w:sz="0" w:space="0" w:color="auto"/>
                    <w:right w:val="none" w:sz="0" w:space="0" w:color="auto"/>
                  </w:divBdr>
                </w:div>
                <w:div w:id="775759172">
                  <w:marLeft w:val="0"/>
                  <w:marRight w:val="0"/>
                  <w:marTop w:val="0"/>
                  <w:marBottom w:val="0"/>
                  <w:divBdr>
                    <w:top w:val="none" w:sz="0" w:space="0" w:color="auto"/>
                    <w:left w:val="none" w:sz="0" w:space="0" w:color="auto"/>
                    <w:bottom w:val="none" w:sz="0" w:space="0" w:color="auto"/>
                    <w:right w:val="none" w:sz="0" w:space="0" w:color="auto"/>
                  </w:divBdr>
                </w:div>
                <w:div w:id="775905189">
                  <w:marLeft w:val="0"/>
                  <w:marRight w:val="0"/>
                  <w:marTop w:val="0"/>
                  <w:marBottom w:val="0"/>
                  <w:divBdr>
                    <w:top w:val="none" w:sz="0" w:space="0" w:color="auto"/>
                    <w:left w:val="none" w:sz="0" w:space="0" w:color="auto"/>
                    <w:bottom w:val="none" w:sz="0" w:space="0" w:color="auto"/>
                    <w:right w:val="none" w:sz="0" w:space="0" w:color="auto"/>
                  </w:divBdr>
                </w:div>
                <w:div w:id="776944228">
                  <w:marLeft w:val="0"/>
                  <w:marRight w:val="0"/>
                  <w:marTop w:val="0"/>
                  <w:marBottom w:val="0"/>
                  <w:divBdr>
                    <w:top w:val="none" w:sz="0" w:space="0" w:color="auto"/>
                    <w:left w:val="none" w:sz="0" w:space="0" w:color="auto"/>
                    <w:bottom w:val="none" w:sz="0" w:space="0" w:color="auto"/>
                    <w:right w:val="none" w:sz="0" w:space="0" w:color="auto"/>
                  </w:divBdr>
                </w:div>
                <w:div w:id="778839129">
                  <w:marLeft w:val="0"/>
                  <w:marRight w:val="0"/>
                  <w:marTop w:val="0"/>
                  <w:marBottom w:val="0"/>
                  <w:divBdr>
                    <w:top w:val="none" w:sz="0" w:space="0" w:color="auto"/>
                    <w:left w:val="none" w:sz="0" w:space="0" w:color="auto"/>
                    <w:bottom w:val="none" w:sz="0" w:space="0" w:color="auto"/>
                    <w:right w:val="none" w:sz="0" w:space="0" w:color="auto"/>
                  </w:divBdr>
                </w:div>
                <w:div w:id="782841099">
                  <w:marLeft w:val="0"/>
                  <w:marRight w:val="0"/>
                  <w:marTop w:val="0"/>
                  <w:marBottom w:val="0"/>
                  <w:divBdr>
                    <w:top w:val="none" w:sz="0" w:space="0" w:color="auto"/>
                    <w:left w:val="none" w:sz="0" w:space="0" w:color="auto"/>
                    <w:bottom w:val="none" w:sz="0" w:space="0" w:color="auto"/>
                    <w:right w:val="none" w:sz="0" w:space="0" w:color="auto"/>
                  </w:divBdr>
                </w:div>
                <w:div w:id="783623461">
                  <w:marLeft w:val="0"/>
                  <w:marRight w:val="0"/>
                  <w:marTop w:val="0"/>
                  <w:marBottom w:val="0"/>
                  <w:divBdr>
                    <w:top w:val="none" w:sz="0" w:space="0" w:color="auto"/>
                    <w:left w:val="none" w:sz="0" w:space="0" w:color="auto"/>
                    <w:bottom w:val="none" w:sz="0" w:space="0" w:color="auto"/>
                    <w:right w:val="none" w:sz="0" w:space="0" w:color="auto"/>
                  </w:divBdr>
                </w:div>
                <w:div w:id="789782240">
                  <w:marLeft w:val="0"/>
                  <w:marRight w:val="0"/>
                  <w:marTop w:val="0"/>
                  <w:marBottom w:val="0"/>
                  <w:divBdr>
                    <w:top w:val="none" w:sz="0" w:space="0" w:color="auto"/>
                    <w:left w:val="none" w:sz="0" w:space="0" w:color="auto"/>
                    <w:bottom w:val="none" w:sz="0" w:space="0" w:color="auto"/>
                    <w:right w:val="none" w:sz="0" w:space="0" w:color="auto"/>
                  </w:divBdr>
                </w:div>
                <w:div w:id="789978396">
                  <w:marLeft w:val="0"/>
                  <w:marRight w:val="0"/>
                  <w:marTop w:val="0"/>
                  <w:marBottom w:val="0"/>
                  <w:divBdr>
                    <w:top w:val="none" w:sz="0" w:space="0" w:color="auto"/>
                    <w:left w:val="none" w:sz="0" w:space="0" w:color="auto"/>
                    <w:bottom w:val="none" w:sz="0" w:space="0" w:color="auto"/>
                    <w:right w:val="none" w:sz="0" w:space="0" w:color="auto"/>
                  </w:divBdr>
                </w:div>
                <w:div w:id="790169781">
                  <w:marLeft w:val="0"/>
                  <w:marRight w:val="0"/>
                  <w:marTop w:val="0"/>
                  <w:marBottom w:val="0"/>
                  <w:divBdr>
                    <w:top w:val="none" w:sz="0" w:space="0" w:color="auto"/>
                    <w:left w:val="none" w:sz="0" w:space="0" w:color="auto"/>
                    <w:bottom w:val="none" w:sz="0" w:space="0" w:color="auto"/>
                    <w:right w:val="none" w:sz="0" w:space="0" w:color="auto"/>
                  </w:divBdr>
                </w:div>
                <w:div w:id="790251320">
                  <w:marLeft w:val="0"/>
                  <w:marRight w:val="0"/>
                  <w:marTop w:val="0"/>
                  <w:marBottom w:val="0"/>
                  <w:divBdr>
                    <w:top w:val="none" w:sz="0" w:space="0" w:color="auto"/>
                    <w:left w:val="none" w:sz="0" w:space="0" w:color="auto"/>
                    <w:bottom w:val="none" w:sz="0" w:space="0" w:color="auto"/>
                    <w:right w:val="none" w:sz="0" w:space="0" w:color="auto"/>
                  </w:divBdr>
                </w:div>
                <w:div w:id="791242810">
                  <w:marLeft w:val="0"/>
                  <w:marRight w:val="0"/>
                  <w:marTop w:val="0"/>
                  <w:marBottom w:val="0"/>
                  <w:divBdr>
                    <w:top w:val="none" w:sz="0" w:space="0" w:color="auto"/>
                    <w:left w:val="none" w:sz="0" w:space="0" w:color="auto"/>
                    <w:bottom w:val="none" w:sz="0" w:space="0" w:color="auto"/>
                    <w:right w:val="none" w:sz="0" w:space="0" w:color="auto"/>
                  </w:divBdr>
                </w:div>
                <w:div w:id="791436462">
                  <w:marLeft w:val="0"/>
                  <w:marRight w:val="0"/>
                  <w:marTop w:val="0"/>
                  <w:marBottom w:val="0"/>
                  <w:divBdr>
                    <w:top w:val="none" w:sz="0" w:space="0" w:color="auto"/>
                    <w:left w:val="none" w:sz="0" w:space="0" w:color="auto"/>
                    <w:bottom w:val="none" w:sz="0" w:space="0" w:color="auto"/>
                    <w:right w:val="none" w:sz="0" w:space="0" w:color="auto"/>
                  </w:divBdr>
                </w:div>
                <w:div w:id="791559827">
                  <w:marLeft w:val="0"/>
                  <w:marRight w:val="0"/>
                  <w:marTop w:val="0"/>
                  <w:marBottom w:val="0"/>
                  <w:divBdr>
                    <w:top w:val="none" w:sz="0" w:space="0" w:color="auto"/>
                    <w:left w:val="none" w:sz="0" w:space="0" w:color="auto"/>
                    <w:bottom w:val="none" w:sz="0" w:space="0" w:color="auto"/>
                    <w:right w:val="none" w:sz="0" w:space="0" w:color="auto"/>
                  </w:divBdr>
                </w:div>
                <w:div w:id="793326245">
                  <w:marLeft w:val="0"/>
                  <w:marRight w:val="0"/>
                  <w:marTop w:val="0"/>
                  <w:marBottom w:val="0"/>
                  <w:divBdr>
                    <w:top w:val="none" w:sz="0" w:space="0" w:color="auto"/>
                    <w:left w:val="none" w:sz="0" w:space="0" w:color="auto"/>
                    <w:bottom w:val="none" w:sz="0" w:space="0" w:color="auto"/>
                    <w:right w:val="none" w:sz="0" w:space="0" w:color="auto"/>
                  </w:divBdr>
                </w:div>
                <w:div w:id="794450306">
                  <w:marLeft w:val="0"/>
                  <w:marRight w:val="0"/>
                  <w:marTop w:val="0"/>
                  <w:marBottom w:val="0"/>
                  <w:divBdr>
                    <w:top w:val="none" w:sz="0" w:space="0" w:color="auto"/>
                    <w:left w:val="none" w:sz="0" w:space="0" w:color="auto"/>
                    <w:bottom w:val="none" w:sz="0" w:space="0" w:color="auto"/>
                    <w:right w:val="none" w:sz="0" w:space="0" w:color="auto"/>
                  </w:divBdr>
                </w:div>
                <w:div w:id="794911148">
                  <w:marLeft w:val="0"/>
                  <w:marRight w:val="0"/>
                  <w:marTop w:val="0"/>
                  <w:marBottom w:val="0"/>
                  <w:divBdr>
                    <w:top w:val="none" w:sz="0" w:space="0" w:color="auto"/>
                    <w:left w:val="none" w:sz="0" w:space="0" w:color="auto"/>
                    <w:bottom w:val="none" w:sz="0" w:space="0" w:color="auto"/>
                    <w:right w:val="none" w:sz="0" w:space="0" w:color="auto"/>
                  </w:divBdr>
                </w:div>
                <w:div w:id="796991116">
                  <w:marLeft w:val="0"/>
                  <w:marRight w:val="0"/>
                  <w:marTop w:val="0"/>
                  <w:marBottom w:val="0"/>
                  <w:divBdr>
                    <w:top w:val="none" w:sz="0" w:space="0" w:color="auto"/>
                    <w:left w:val="none" w:sz="0" w:space="0" w:color="auto"/>
                    <w:bottom w:val="none" w:sz="0" w:space="0" w:color="auto"/>
                    <w:right w:val="none" w:sz="0" w:space="0" w:color="auto"/>
                  </w:divBdr>
                </w:div>
                <w:div w:id="798839671">
                  <w:marLeft w:val="0"/>
                  <w:marRight w:val="0"/>
                  <w:marTop w:val="0"/>
                  <w:marBottom w:val="0"/>
                  <w:divBdr>
                    <w:top w:val="none" w:sz="0" w:space="0" w:color="auto"/>
                    <w:left w:val="none" w:sz="0" w:space="0" w:color="auto"/>
                    <w:bottom w:val="none" w:sz="0" w:space="0" w:color="auto"/>
                    <w:right w:val="none" w:sz="0" w:space="0" w:color="auto"/>
                  </w:divBdr>
                </w:div>
                <w:div w:id="801389534">
                  <w:marLeft w:val="0"/>
                  <w:marRight w:val="0"/>
                  <w:marTop w:val="0"/>
                  <w:marBottom w:val="0"/>
                  <w:divBdr>
                    <w:top w:val="none" w:sz="0" w:space="0" w:color="auto"/>
                    <w:left w:val="none" w:sz="0" w:space="0" w:color="auto"/>
                    <w:bottom w:val="none" w:sz="0" w:space="0" w:color="auto"/>
                    <w:right w:val="none" w:sz="0" w:space="0" w:color="auto"/>
                  </w:divBdr>
                </w:div>
                <w:div w:id="801654466">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803961202">
                  <w:marLeft w:val="0"/>
                  <w:marRight w:val="0"/>
                  <w:marTop w:val="0"/>
                  <w:marBottom w:val="0"/>
                  <w:divBdr>
                    <w:top w:val="none" w:sz="0" w:space="0" w:color="auto"/>
                    <w:left w:val="none" w:sz="0" w:space="0" w:color="auto"/>
                    <w:bottom w:val="none" w:sz="0" w:space="0" w:color="auto"/>
                    <w:right w:val="none" w:sz="0" w:space="0" w:color="auto"/>
                  </w:divBdr>
                </w:div>
                <w:div w:id="805927549">
                  <w:marLeft w:val="0"/>
                  <w:marRight w:val="0"/>
                  <w:marTop w:val="0"/>
                  <w:marBottom w:val="0"/>
                  <w:divBdr>
                    <w:top w:val="none" w:sz="0" w:space="0" w:color="auto"/>
                    <w:left w:val="none" w:sz="0" w:space="0" w:color="auto"/>
                    <w:bottom w:val="none" w:sz="0" w:space="0" w:color="auto"/>
                    <w:right w:val="none" w:sz="0" w:space="0" w:color="auto"/>
                  </w:divBdr>
                </w:div>
                <w:div w:id="813572170">
                  <w:marLeft w:val="0"/>
                  <w:marRight w:val="0"/>
                  <w:marTop w:val="0"/>
                  <w:marBottom w:val="0"/>
                  <w:divBdr>
                    <w:top w:val="none" w:sz="0" w:space="0" w:color="auto"/>
                    <w:left w:val="none" w:sz="0" w:space="0" w:color="auto"/>
                    <w:bottom w:val="none" w:sz="0" w:space="0" w:color="auto"/>
                    <w:right w:val="none" w:sz="0" w:space="0" w:color="auto"/>
                  </w:divBdr>
                </w:div>
                <w:div w:id="814294869">
                  <w:marLeft w:val="0"/>
                  <w:marRight w:val="0"/>
                  <w:marTop w:val="0"/>
                  <w:marBottom w:val="0"/>
                  <w:divBdr>
                    <w:top w:val="none" w:sz="0" w:space="0" w:color="auto"/>
                    <w:left w:val="none" w:sz="0" w:space="0" w:color="auto"/>
                    <w:bottom w:val="none" w:sz="0" w:space="0" w:color="auto"/>
                    <w:right w:val="none" w:sz="0" w:space="0" w:color="auto"/>
                  </w:divBdr>
                </w:div>
                <w:div w:id="816144359">
                  <w:marLeft w:val="0"/>
                  <w:marRight w:val="0"/>
                  <w:marTop w:val="0"/>
                  <w:marBottom w:val="0"/>
                  <w:divBdr>
                    <w:top w:val="none" w:sz="0" w:space="0" w:color="auto"/>
                    <w:left w:val="none" w:sz="0" w:space="0" w:color="auto"/>
                    <w:bottom w:val="none" w:sz="0" w:space="0" w:color="auto"/>
                    <w:right w:val="none" w:sz="0" w:space="0" w:color="auto"/>
                  </w:divBdr>
                </w:div>
                <w:div w:id="816266050">
                  <w:marLeft w:val="0"/>
                  <w:marRight w:val="0"/>
                  <w:marTop w:val="0"/>
                  <w:marBottom w:val="0"/>
                  <w:divBdr>
                    <w:top w:val="none" w:sz="0" w:space="0" w:color="auto"/>
                    <w:left w:val="none" w:sz="0" w:space="0" w:color="auto"/>
                    <w:bottom w:val="none" w:sz="0" w:space="0" w:color="auto"/>
                    <w:right w:val="none" w:sz="0" w:space="0" w:color="auto"/>
                  </w:divBdr>
                </w:div>
                <w:div w:id="816846570">
                  <w:marLeft w:val="0"/>
                  <w:marRight w:val="0"/>
                  <w:marTop w:val="0"/>
                  <w:marBottom w:val="0"/>
                  <w:divBdr>
                    <w:top w:val="none" w:sz="0" w:space="0" w:color="auto"/>
                    <w:left w:val="none" w:sz="0" w:space="0" w:color="auto"/>
                    <w:bottom w:val="none" w:sz="0" w:space="0" w:color="auto"/>
                    <w:right w:val="none" w:sz="0" w:space="0" w:color="auto"/>
                  </w:divBdr>
                </w:div>
                <w:div w:id="819074907">
                  <w:marLeft w:val="0"/>
                  <w:marRight w:val="0"/>
                  <w:marTop w:val="0"/>
                  <w:marBottom w:val="0"/>
                  <w:divBdr>
                    <w:top w:val="none" w:sz="0" w:space="0" w:color="auto"/>
                    <w:left w:val="none" w:sz="0" w:space="0" w:color="auto"/>
                    <w:bottom w:val="none" w:sz="0" w:space="0" w:color="auto"/>
                    <w:right w:val="none" w:sz="0" w:space="0" w:color="auto"/>
                  </w:divBdr>
                </w:div>
                <w:div w:id="819083200">
                  <w:marLeft w:val="0"/>
                  <w:marRight w:val="0"/>
                  <w:marTop w:val="0"/>
                  <w:marBottom w:val="0"/>
                  <w:divBdr>
                    <w:top w:val="none" w:sz="0" w:space="0" w:color="auto"/>
                    <w:left w:val="none" w:sz="0" w:space="0" w:color="auto"/>
                    <w:bottom w:val="none" w:sz="0" w:space="0" w:color="auto"/>
                    <w:right w:val="none" w:sz="0" w:space="0" w:color="auto"/>
                  </w:divBdr>
                </w:div>
                <w:div w:id="819462523">
                  <w:marLeft w:val="0"/>
                  <w:marRight w:val="0"/>
                  <w:marTop w:val="0"/>
                  <w:marBottom w:val="0"/>
                  <w:divBdr>
                    <w:top w:val="none" w:sz="0" w:space="0" w:color="auto"/>
                    <w:left w:val="none" w:sz="0" w:space="0" w:color="auto"/>
                    <w:bottom w:val="none" w:sz="0" w:space="0" w:color="auto"/>
                    <w:right w:val="none" w:sz="0" w:space="0" w:color="auto"/>
                  </w:divBdr>
                </w:div>
                <w:div w:id="820384335">
                  <w:marLeft w:val="0"/>
                  <w:marRight w:val="0"/>
                  <w:marTop w:val="0"/>
                  <w:marBottom w:val="0"/>
                  <w:divBdr>
                    <w:top w:val="none" w:sz="0" w:space="0" w:color="auto"/>
                    <w:left w:val="none" w:sz="0" w:space="0" w:color="auto"/>
                    <w:bottom w:val="none" w:sz="0" w:space="0" w:color="auto"/>
                    <w:right w:val="none" w:sz="0" w:space="0" w:color="auto"/>
                  </w:divBdr>
                </w:div>
                <w:div w:id="821196540">
                  <w:marLeft w:val="0"/>
                  <w:marRight w:val="0"/>
                  <w:marTop w:val="0"/>
                  <w:marBottom w:val="0"/>
                  <w:divBdr>
                    <w:top w:val="none" w:sz="0" w:space="0" w:color="auto"/>
                    <w:left w:val="none" w:sz="0" w:space="0" w:color="auto"/>
                    <w:bottom w:val="none" w:sz="0" w:space="0" w:color="auto"/>
                    <w:right w:val="none" w:sz="0" w:space="0" w:color="auto"/>
                  </w:divBdr>
                </w:div>
                <w:div w:id="823741884">
                  <w:marLeft w:val="0"/>
                  <w:marRight w:val="0"/>
                  <w:marTop w:val="0"/>
                  <w:marBottom w:val="0"/>
                  <w:divBdr>
                    <w:top w:val="none" w:sz="0" w:space="0" w:color="auto"/>
                    <w:left w:val="none" w:sz="0" w:space="0" w:color="auto"/>
                    <w:bottom w:val="none" w:sz="0" w:space="0" w:color="auto"/>
                    <w:right w:val="none" w:sz="0" w:space="0" w:color="auto"/>
                  </w:divBdr>
                </w:div>
                <w:div w:id="825365756">
                  <w:marLeft w:val="0"/>
                  <w:marRight w:val="0"/>
                  <w:marTop w:val="0"/>
                  <w:marBottom w:val="0"/>
                  <w:divBdr>
                    <w:top w:val="none" w:sz="0" w:space="0" w:color="auto"/>
                    <w:left w:val="none" w:sz="0" w:space="0" w:color="auto"/>
                    <w:bottom w:val="none" w:sz="0" w:space="0" w:color="auto"/>
                    <w:right w:val="none" w:sz="0" w:space="0" w:color="auto"/>
                  </w:divBdr>
                </w:div>
                <w:div w:id="829104879">
                  <w:marLeft w:val="0"/>
                  <w:marRight w:val="0"/>
                  <w:marTop w:val="0"/>
                  <w:marBottom w:val="0"/>
                  <w:divBdr>
                    <w:top w:val="none" w:sz="0" w:space="0" w:color="auto"/>
                    <w:left w:val="none" w:sz="0" w:space="0" w:color="auto"/>
                    <w:bottom w:val="none" w:sz="0" w:space="0" w:color="auto"/>
                    <w:right w:val="none" w:sz="0" w:space="0" w:color="auto"/>
                  </w:divBdr>
                </w:div>
                <w:div w:id="829444514">
                  <w:marLeft w:val="0"/>
                  <w:marRight w:val="0"/>
                  <w:marTop w:val="0"/>
                  <w:marBottom w:val="0"/>
                  <w:divBdr>
                    <w:top w:val="none" w:sz="0" w:space="0" w:color="auto"/>
                    <w:left w:val="none" w:sz="0" w:space="0" w:color="auto"/>
                    <w:bottom w:val="none" w:sz="0" w:space="0" w:color="auto"/>
                    <w:right w:val="none" w:sz="0" w:space="0" w:color="auto"/>
                  </w:divBdr>
                </w:div>
                <w:div w:id="829759728">
                  <w:marLeft w:val="0"/>
                  <w:marRight w:val="0"/>
                  <w:marTop w:val="0"/>
                  <w:marBottom w:val="0"/>
                  <w:divBdr>
                    <w:top w:val="none" w:sz="0" w:space="0" w:color="auto"/>
                    <w:left w:val="none" w:sz="0" w:space="0" w:color="auto"/>
                    <w:bottom w:val="none" w:sz="0" w:space="0" w:color="auto"/>
                    <w:right w:val="none" w:sz="0" w:space="0" w:color="auto"/>
                  </w:divBdr>
                </w:div>
                <w:div w:id="829833230">
                  <w:marLeft w:val="0"/>
                  <w:marRight w:val="0"/>
                  <w:marTop w:val="0"/>
                  <w:marBottom w:val="0"/>
                  <w:divBdr>
                    <w:top w:val="none" w:sz="0" w:space="0" w:color="auto"/>
                    <w:left w:val="none" w:sz="0" w:space="0" w:color="auto"/>
                    <w:bottom w:val="none" w:sz="0" w:space="0" w:color="auto"/>
                    <w:right w:val="none" w:sz="0" w:space="0" w:color="auto"/>
                  </w:divBdr>
                </w:div>
                <w:div w:id="829834630">
                  <w:marLeft w:val="0"/>
                  <w:marRight w:val="0"/>
                  <w:marTop w:val="0"/>
                  <w:marBottom w:val="0"/>
                  <w:divBdr>
                    <w:top w:val="none" w:sz="0" w:space="0" w:color="auto"/>
                    <w:left w:val="none" w:sz="0" w:space="0" w:color="auto"/>
                    <w:bottom w:val="none" w:sz="0" w:space="0" w:color="auto"/>
                    <w:right w:val="none" w:sz="0" w:space="0" w:color="auto"/>
                  </w:divBdr>
                </w:div>
                <w:div w:id="830414607">
                  <w:marLeft w:val="0"/>
                  <w:marRight w:val="0"/>
                  <w:marTop w:val="0"/>
                  <w:marBottom w:val="0"/>
                  <w:divBdr>
                    <w:top w:val="none" w:sz="0" w:space="0" w:color="auto"/>
                    <w:left w:val="none" w:sz="0" w:space="0" w:color="auto"/>
                    <w:bottom w:val="none" w:sz="0" w:space="0" w:color="auto"/>
                    <w:right w:val="none" w:sz="0" w:space="0" w:color="auto"/>
                  </w:divBdr>
                </w:div>
                <w:div w:id="830874276">
                  <w:marLeft w:val="0"/>
                  <w:marRight w:val="0"/>
                  <w:marTop w:val="0"/>
                  <w:marBottom w:val="0"/>
                  <w:divBdr>
                    <w:top w:val="none" w:sz="0" w:space="0" w:color="auto"/>
                    <w:left w:val="none" w:sz="0" w:space="0" w:color="auto"/>
                    <w:bottom w:val="none" w:sz="0" w:space="0" w:color="auto"/>
                    <w:right w:val="none" w:sz="0" w:space="0" w:color="auto"/>
                  </w:divBdr>
                </w:div>
                <w:div w:id="830949881">
                  <w:marLeft w:val="0"/>
                  <w:marRight w:val="0"/>
                  <w:marTop w:val="0"/>
                  <w:marBottom w:val="0"/>
                  <w:divBdr>
                    <w:top w:val="none" w:sz="0" w:space="0" w:color="auto"/>
                    <w:left w:val="none" w:sz="0" w:space="0" w:color="auto"/>
                    <w:bottom w:val="none" w:sz="0" w:space="0" w:color="auto"/>
                    <w:right w:val="none" w:sz="0" w:space="0" w:color="auto"/>
                  </w:divBdr>
                </w:div>
                <w:div w:id="835996613">
                  <w:marLeft w:val="0"/>
                  <w:marRight w:val="0"/>
                  <w:marTop w:val="0"/>
                  <w:marBottom w:val="0"/>
                  <w:divBdr>
                    <w:top w:val="none" w:sz="0" w:space="0" w:color="auto"/>
                    <w:left w:val="none" w:sz="0" w:space="0" w:color="auto"/>
                    <w:bottom w:val="none" w:sz="0" w:space="0" w:color="auto"/>
                    <w:right w:val="none" w:sz="0" w:space="0" w:color="auto"/>
                  </w:divBdr>
                </w:div>
                <w:div w:id="837303505">
                  <w:marLeft w:val="0"/>
                  <w:marRight w:val="0"/>
                  <w:marTop w:val="0"/>
                  <w:marBottom w:val="0"/>
                  <w:divBdr>
                    <w:top w:val="none" w:sz="0" w:space="0" w:color="auto"/>
                    <w:left w:val="none" w:sz="0" w:space="0" w:color="auto"/>
                    <w:bottom w:val="none" w:sz="0" w:space="0" w:color="auto"/>
                    <w:right w:val="none" w:sz="0" w:space="0" w:color="auto"/>
                  </w:divBdr>
                </w:div>
                <w:div w:id="839391505">
                  <w:marLeft w:val="0"/>
                  <w:marRight w:val="0"/>
                  <w:marTop w:val="0"/>
                  <w:marBottom w:val="0"/>
                  <w:divBdr>
                    <w:top w:val="none" w:sz="0" w:space="0" w:color="auto"/>
                    <w:left w:val="none" w:sz="0" w:space="0" w:color="auto"/>
                    <w:bottom w:val="none" w:sz="0" w:space="0" w:color="auto"/>
                    <w:right w:val="none" w:sz="0" w:space="0" w:color="auto"/>
                  </w:divBdr>
                </w:div>
                <w:div w:id="841967104">
                  <w:marLeft w:val="0"/>
                  <w:marRight w:val="0"/>
                  <w:marTop w:val="0"/>
                  <w:marBottom w:val="0"/>
                  <w:divBdr>
                    <w:top w:val="none" w:sz="0" w:space="0" w:color="auto"/>
                    <w:left w:val="none" w:sz="0" w:space="0" w:color="auto"/>
                    <w:bottom w:val="none" w:sz="0" w:space="0" w:color="auto"/>
                    <w:right w:val="none" w:sz="0" w:space="0" w:color="auto"/>
                  </w:divBdr>
                </w:div>
                <w:div w:id="842822792">
                  <w:marLeft w:val="0"/>
                  <w:marRight w:val="0"/>
                  <w:marTop w:val="0"/>
                  <w:marBottom w:val="0"/>
                  <w:divBdr>
                    <w:top w:val="none" w:sz="0" w:space="0" w:color="auto"/>
                    <w:left w:val="none" w:sz="0" w:space="0" w:color="auto"/>
                    <w:bottom w:val="none" w:sz="0" w:space="0" w:color="auto"/>
                    <w:right w:val="none" w:sz="0" w:space="0" w:color="auto"/>
                  </w:divBdr>
                </w:div>
                <w:div w:id="846989539">
                  <w:marLeft w:val="0"/>
                  <w:marRight w:val="0"/>
                  <w:marTop w:val="0"/>
                  <w:marBottom w:val="0"/>
                  <w:divBdr>
                    <w:top w:val="none" w:sz="0" w:space="0" w:color="auto"/>
                    <w:left w:val="none" w:sz="0" w:space="0" w:color="auto"/>
                    <w:bottom w:val="none" w:sz="0" w:space="0" w:color="auto"/>
                    <w:right w:val="none" w:sz="0" w:space="0" w:color="auto"/>
                  </w:divBdr>
                </w:div>
                <w:div w:id="848718029">
                  <w:marLeft w:val="0"/>
                  <w:marRight w:val="0"/>
                  <w:marTop w:val="0"/>
                  <w:marBottom w:val="0"/>
                  <w:divBdr>
                    <w:top w:val="none" w:sz="0" w:space="0" w:color="auto"/>
                    <w:left w:val="none" w:sz="0" w:space="0" w:color="auto"/>
                    <w:bottom w:val="none" w:sz="0" w:space="0" w:color="auto"/>
                    <w:right w:val="none" w:sz="0" w:space="0" w:color="auto"/>
                  </w:divBdr>
                </w:div>
                <w:div w:id="852457118">
                  <w:marLeft w:val="0"/>
                  <w:marRight w:val="0"/>
                  <w:marTop w:val="0"/>
                  <w:marBottom w:val="0"/>
                  <w:divBdr>
                    <w:top w:val="none" w:sz="0" w:space="0" w:color="auto"/>
                    <w:left w:val="none" w:sz="0" w:space="0" w:color="auto"/>
                    <w:bottom w:val="none" w:sz="0" w:space="0" w:color="auto"/>
                    <w:right w:val="none" w:sz="0" w:space="0" w:color="auto"/>
                  </w:divBdr>
                </w:div>
                <w:div w:id="860895434">
                  <w:marLeft w:val="0"/>
                  <w:marRight w:val="0"/>
                  <w:marTop w:val="0"/>
                  <w:marBottom w:val="0"/>
                  <w:divBdr>
                    <w:top w:val="none" w:sz="0" w:space="0" w:color="auto"/>
                    <w:left w:val="none" w:sz="0" w:space="0" w:color="auto"/>
                    <w:bottom w:val="none" w:sz="0" w:space="0" w:color="auto"/>
                    <w:right w:val="none" w:sz="0" w:space="0" w:color="auto"/>
                  </w:divBdr>
                </w:div>
                <w:div w:id="861892783">
                  <w:marLeft w:val="0"/>
                  <w:marRight w:val="0"/>
                  <w:marTop w:val="0"/>
                  <w:marBottom w:val="0"/>
                  <w:divBdr>
                    <w:top w:val="none" w:sz="0" w:space="0" w:color="auto"/>
                    <w:left w:val="none" w:sz="0" w:space="0" w:color="auto"/>
                    <w:bottom w:val="none" w:sz="0" w:space="0" w:color="auto"/>
                    <w:right w:val="none" w:sz="0" w:space="0" w:color="auto"/>
                  </w:divBdr>
                </w:div>
                <w:div w:id="864637569">
                  <w:marLeft w:val="0"/>
                  <w:marRight w:val="0"/>
                  <w:marTop w:val="0"/>
                  <w:marBottom w:val="0"/>
                  <w:divBdr>
                    <w:top w:val="none" w:sz="0" w:space="0" w:color="auto"/>
                    <w:left w:val="none" w:sz="0" w:space="0" w:color="auto"/>
                    <w:bottom w:val="none" w:sz="0" w:space="0" w:color="auto"/>
                    <w:right w:val="none" w:sz="0" w:space="0" w:color="auto"/>
                  </w:divBdr>
                </w:div>
                <w:div w:id="866142195">
                  <w:marLeft w:val="0"/>
                  <w:marRight w:val="0"/>
                  <w:marTop w:val="0"/>
                  <w:marBottom w:val="0"/>
                  <w:divBdr>
                    <w:top w:val="none" w:sz="0" w:space="0" w:color="auto"/>
                    <w:left w:val="none" w:sz="0" w:space="0" w:color="auto"/>
                    <w:bottom w:val="none" w:sz="0" w:space="0" w:color="auto"/>
                    <w:right w:val="none" w:sz="0" w:space="0" w:color="auto"/>
                  </w:divBdr>
                </w:div>
                <w:div w:id="866987108">
                  <w:marLeft w:val="0"/>
                  <w:marRight w:val="0"/>
                  <w:marTop w:val="0"/>
                  <w:marBottom w:val="0"/>
                  <w:divBdr>
                    <w:top w:val="none" w:sz="0" w:space="0" w:color="auto"/>
                    <w:left w:val="none" w:sz="0" w:space="0" w:color="auto"/>
                    <w:bottom w:val="none" w:sz="0" w:space="0" w:color="auto"/>
                    <w:right w:val="none" w:sz="0" w:space="0" w:color="auto"/>
                  </w:divBdr>
                </w:div>
                <w:div w:id="867067403">
                  <w:marLeft w:val="0"/>
                  <w:marRight w:val="0"/>
                  <w:marTop w:val="0"/>
                  <w:marBottom w:val="0"/>
                  <w:divBdr>
                    <w:top w:val="none" w:sz="0" w:space="0" w:color="auto"/>
                    <w:left w:val="none" w:sz="0" w:space="0" w:color="auto"/>
                    <w:bottom w:val="none" w:sz="0" w:space="0" w:color="auto"/>
                    <w:right w:val="none" w:sz="0" w:space="0" w:color="auto"/>
                  </w:divBdr>
                </w:div>
                <w:div w:id="870533211">
                  <w:marLeft w:val="0"/>
                  <w:marRight w:val="0"/>
                  <w:marTop w:val="0"/>
                  <w:marBottom w:val="0"/>
                  <w:divBdr>
                    <w:top w:val="none" w:sz="0" w:space="0" w:color="auto"/>
                    <w:left w:val="none" w:sz="0" w:space="0" w:color="auto"/>
                    <w:bottom w:val="none" w:sz="0" w:space="0" w:color="auto"/>
                    <w:right w:val="none" w:sz="0" w:space="0" w:color="auto"/>
                  </w:divBdr>
                </w:div>
                <w:div w:id="872033056">
                  <w:marLeft w:val="0"/>
                  <w:marRight w:val="0"/>
                  <w:marTop w:val="0"/>
                  <w:marBottom w:val="0"/>
                  <w:divBdr>
                    <w:top w:val="none" w:sz="0" w:space="0" w:color="auto"/>
                    <w:left w:val="none" w:sz="0" w:space="0" w:color="auto"/>
                    <w:bottom w:val="none" w:sz="0" w:space="0" w:color="auto"/>
                    <w:right w:val="none" w:sz="0" w:space="0" w:color="auto"/>
                  </w:divBdr>
                </w:div>
                <w:div w:id="876160077">
                  <w:marLeft w:val="0"/>
                  <w:marRight w:val="0"/>
                  <w:marTop w:val="0"/>
                  <w:marBottom w:val="0"/>
                  <w:divBdr>
                    <w:top w:val="none" w:sz="0" w:space="0" w:color="auto"/>
                    <w:left w:val="none" w:sz="0" w:space="0" w:color="auto"/>
                    <w:bottom w:val="none" w:sz="0" w:space="0" w:color="auto"/>
                    <w:right w:val="none" w:sz="0" w:space="0" w:color="auto"/>
                  </w:divBdr>
                </w:div>
                <w:div w:id="877669947">
                  <w:marLeft w:val="0"/>
                  <w:marRight w:val="0"/>
                  <w:marTop w:val="0"/>
                  <w:marBottom w:val="0"/>
                  <w:divBdr>
                    <w:top w:val="none" w:sz="0" w:space="0" w:color="auto"/>
                    <w:left w:val="none" w:sz="0" w:space="0" w:color="auto"/>
                    <w:bottom w:val="none" w:sz="0" w:space="0" w:color="auto"/>
                    <w:right w:val="none" w:sz="0" w:space="0" w:color="auto"/>
                  </w:divBdr>
                </w:div>
                <w:div w:id="879628302">
                  <w:marLeft w:val="0"/>
                  <w:marRight w:val="0"/>
                  <w:marTop w:val="0"/>
                  <w:marBottom w:val="0"/>
                  <w:divBdr>
                    <w:top w:val="none" w:sz="0" w:space="0" w:color="auto"/>
                    <w:left w:val="none" w:sz="0" w:space="0" w:color="auto"/>
                    <w:bottom w:val="none" w:sz="0" w:space="0" w:color="auto"/>
                    <w:right w:val="none" w:sz="0" w:space="0" w:color="auto"/>
                  </w:divBdr>
                </w:div>
                <w:div w:id="879703841">
                  <w:marLeft w:val="0"/>
                  <w:marRight w:val="0"/>
                  <w:marTop w:val="0"/>
                  <w:marBottom w:val="0"/>
                  <w:divBdr>
                    <w:top w:val="none" w:sz="0" w:space="0" w:color="auto"/>
                    <w:left w:val="none" w:sz="0" w:space="0" w:color="auto"/>
                    <w:bottom w:val="none" w:sz="0" w:space="0" w:color="auto"/>
                    <w:right w:val="none" w:sz="0" w:space="0" w:color="auto"/>
                  </w:divBdr>
                </w:div>
                <w:div w:id="881945347">
                  <w:marLeft w:val="0"/>
                  <w:marRight w:val="0"/>
                  <w:marTop w:val="0"/>
                  <w:marBottom w:val="0"/>
                  <w:divBdr>
                    <w:top w:val="none" w:sz="0" w:space="0" w:color="auto"/>
                    <w:left w:val="none" w:sz="0" w:space="0" w:color="auto"/>
                    <w:bottom w:val="none" w:sz="0" w:space="0" w:color="auto"/>
                    <w:right w:val="none" w:sz="0" w:space="0" w:color="auto"/>
                  </w:divBdr>
                </w:div>
                <w:div w:id="883445762">
                  <w:marLeft w:val="0"/>
                  <w:marRight w:val="0"/>
                  <w:marTop w:val="0"/>
                  <w:marBottom w:val="0"/>
                  <w:divBdr>
                    <w:top w:val="none" w:sz="0" w:space="0" w:color="auto"/>
                    <w:left w:val="none" w:sz="0" w:space="0" w:color="auto"/>
                    <w:bottom w:val="none" w:sz="0" w:space="0" w:color="auto"/>
                    <w:right w:val="none" w:sz="0" w:space="0" w:color="auto"/>
                  </w:divBdr>
                </w:div>
                <w:div w:id="884875974">
                  <w:marLeft w:val="0"/>
                  <w:marRight w:val="0"/>
                  <w:marTop w:val="0"/>
                  <w:marBottom w:val="0"/>
                  <w:divBdr>
                    <w:top w:val="none" w:sz="0" w:space="0" w:color="auto"/>
                    <w:left w:val="none" w:sz="0" w:space="0" w:color="auto"/>
                    <w:bottom w:val="none" w:sz="0" w:space="0" w:color="auto"/>
                    <w:right w:val="none" w:sz="0" w:space="0" w:color="auto"/>
                  </w:divBdr>
                </w:div>
                <w:div w:id="885990451">
                  <w:marLeft w:val="0"/>
                  <w:marRight w:val="0"/>
                  <w:marTop w:val="0"/>
                  <w:marBottom w:val="0"/>
                  <w:divBdr>
                    <w:top w:val="none" w:sz="0" w:space="0" w:color="auto"/>
                    <w:left w:val="none" w:sz="0" w:space="0" w:color="auto"/>
                    <w:bottom w:val="none" w:sz="0" w:space="0" w:color="auto"/>
                    <w:right w:val="none" w:sz="0" w:space="0" w:color="auto"/>
                  </w:divBdr>
                </w:div>
                <w:div w:id="887838682">
                  <w:marLeft w:val="0"/>
                  <w:marRight w:val="0"/>
                  <w:marTop w:val="0"/>
                  <w:marBottom w:val="0"/>
                  <w:divBdr>
                    <w:top w:val="none" w:sz="0" w:space="0" w:color="auto"/>
                    <w:left w:val="none" w:sz="0" w:space="0" w:color="auto"/>
                    <w:bottom w:val="none" w:sz="0" w:space="0" w:color="auto"/>
                    <w:right w:val="none" w:sz="0" w:space="0" w:color="auto"/>
                  </w:divBdr>
                </w:div>
                <w:div w:id="889540048">
                  <w:marLeft w:val="0"/>
                  <w:marRight w:val="0"/>
                  <w:marTop w:val="0"/>
                  <w:marBottom w:val="0"/>
                  <w:divBdr>
                    <w:top w:val="none" w:sz="0" w:space="0" w:color="auto"/>
                    <w:left w:val="none" w:sz="0" w:space="0" w:color="auto"/>
                    <w:bottom w:val="none" w:sz="0" w:space="0" w:color="auto"/>
                    <w:right w:val="none" w:sz="0" w:space="0" w:color="auto"/>
                  </w:divBdr>
                </w:div>
                <w:div w:id="889608268">
                  <w:marLeft w:val="0"/>
                  <w:marRight w:val="0"/>
                  <w:marTop w:val="0"/>
                  <w:marBottom w:val="0"/>
                  <w:divBdr>
                    <w:top w:val="none" w:sz="0" w:space="0" w:color="auto"/>
                    <w:left w:val="none" w:sz="0" w:space="0" w:color="auto"/>
                    <w:bottom w:val="none" w:sz="0" w:space="0" w:color="auto"/>
                    <w:right w:val="none" w:sz="0" w:space="0" w:color="auto"/>
                  </w:divBdr>
                </w:div>
                <w:div w:id="890532520">
                  <w:marLeft w:val="0"/>
                  <w:marRight w:val="0"/>
                  <w:marTop w:val="0"/>
                  <w:marBottom w:val="0"/>
                  <w:divBdr>
                    <w:top w:val="none" w:sz="0" w:space="0" w:color="auto"/>
                    <w:left w:val="none" w:sz="0" w:space="0" w:color="auto"/>
                    <w:bottom w:val="none" w:sz="0" w:space="0" w:color="auto"/>
                    <w:right w:val="none" w:sz="0" w:space="0" w:color="auto"/>
                  </w:divBdr>
                </w:div>
                <w:div w:id="892040166">
                  <w:marLeft w:val="0"/>
                  <w:marRight w:val="0"/>
                  <w:marTop w:val="0"/>
                  <w:marBottom w:val="0"/>
                  <w:divBdr>
                    <w:top w:val="none" w:sz="0" w:space="0" w:color="auto"/>
                    <w:left w:val="none" w:sz="0" w:space="0" w:color="auto"/>
                    <w:bottom w:val="none" w:sz="0" w:space="0" w:color="auto"/>
                    <w:right w:val="none" w:sz="0" w:space="0" w:color="auto"/>
                  </w:divBdr>
                </w:div>
                <w:div w:id="892618346">
                  <w:marLeft w:val="0"/>
                  <w:marRight w:val="0"/>
                  <w:marTop w:val="0"/>
                  <w:marBottom w:val="0"/>
                  <w:divBdr>
                    <w:top w:val="none" w:sz="0" w:space="0" w:color="auto"/>
                    <w:left w:val="none" w:sz="0" w:space="0" w:color="auto"/>
                    <w:bottom w:val="none" w:sz="0" w:space="0" w:color="auto"/>
                    <w:right w:val="none" w:sz="0" w:space="0" w:color="auto"/>
                  </w:divBdr>
                </w:div>
                <w:div w:id="893660039">
                  <w:marLeft w:val="0"/>
                  <w:marRight w:val="0"/>
                  <w:marTop w:val="0"/>
                  <w:marBottom w:val="0"/>
                  <w:divBdr>
                    <w:top w:val="none" w:sz="0" w:space="0" w:color="auto"/>
                    <w:left w:val="none" w:sz="0" w:space="0" w:color="auto"/>
                    <w:bottom w:val="none" w:sz="0" w:space="0" w:color="auto"/>
                    <w:right w:val="none" w:sz="0" w:space="0" w:color="auto"/>
                  </w:divBdr>
                </w:div>
                <w:div w:id="897975519">
                  <w:marLeft w:val="0"/>
                  <w:marRight w:val="0"/>
                  <w:marTop w:val="0"/>
                  <w:marBottom w:val="0"/>
                  <w:divBdr>
                    <w:top w:val="none" w:sz="0" w:space="0" w:color="auto"/>
                    <w:left w:val="none" w:sz="0" w:space="0" w:color="auto"/>
                    <w:bottom w:val="none" w:sz="0" w:space="0" w:color="auto"/>
                    <w:right w:val="none" w:sz="0" w:space="0" w:color="auto"/>
                  </w:divBdr>
                </w:div>
                <w:div w:id="898128500">
                  <w:marLeft w:val="0"/>
                  <w:marRight w:val="0"/>
                  <w:marTop w:val="0"/>
                  <w:marBottom w:val="0"/>
                  <w:divBdr>
                    <w:top w:val="none" w:sz="0" w:space="0" w:color="auto"/>
                    <w:left w:val="none" w:sz="0" w:space="0" w:color="auto"/>
                    <w:bottom w:val="none" w:sz="0" w:space="0" w:color="auto"/>
                    <w:right w:val="none" w:sz="0" w:space="0" w:color="auto"/>
                  </w:divBdr>
                </w:div>
                <w:div w:id="898321659">
                  <w:marLeft w:val="0"/>
                  <w:marRight w:val="0"/>
                  <w:marTop w:val="0"/>
                  <w:marBottom w:val="0"/>
                  <w:divBdr>
                    <w:top w:val="none" w:sz="0" w:space="0" w:color="auto"/>
                    <w:left w:val="none" w:sz="0" w:space="0" w:color="auto"/>
                    <w:bottom w:val="none" w:sz="0" w:space="0" w:color="auto"/>
                    <w:right w:val="none" w:sz="0" w:space="0" w:color="auto"/>
                  </w:divBdr>
                </w:div>
                <w:div w:id="899747256">
                  <w:marLeft w:val="0"/>
                  <w:marRight w:val="0"/>
                  <w:marTop w:val="0"/>
                  <w:marBottom w:val="0"/>
                  <w:divBdr>
                    <w:top w:val="none" w:sz="0" w:space="0" w:color="auto"/>
                    <w:left w:val="none" w:sz="0" w:space="0" w:color="auto"/>
                    <w:bottom w:val="none" w:sz="0" w:space="0" w:color="auto"/>
                    <w:right w:val="none" w:sz="0" w:space="0" w:color="auto"/>
                  </w:divBdr>
                </w:div>
                <w:div w:id="900597393">
                  <w:marLeft w:val="0"/>
                  <w:marRight w:val="0"/>
                  <w:marTop w:val="0"/>
                  <w:marBottom w:val="0"/>
                  <w:divBdr>
                    <w:top w:val="none" w:sz="0" w:space="0" w:color="auto"/>
                    <w:left w:val="none" w:sz="0" w:space="0" w:color="auto"/>
                    <w:bottom w:val="none" w:sz="0" w:space="0" w:color="auto"/>
                    <w:right w:val="none" w:sz="0" w:space="0" w:color="auto"/>
                  </w:divBdr>
                </w:div>
                <w:div w:id="902445064">
                  <w:marLeft w:val="0"/>
                  <w:marRight w:val="0"/>
                  <w:marTop w:val="0"/>
                  <w:marBottom w:val="0"/>
                  <w:divBdr>
                    <w:top w:val="none" w:sz="0" w:space="0" w:color="auto"/>
                    <w:left w:val="none" w:sz="0" w:space="0" w:color="auto"/>
                    <w:bottom w:val="none" w:sz="0" w:space="0" w:color="auto"/>
                    <w:right w:val="none" w:sz="0" w:space="0" w:color="auto"/>
                  </w:divBdr>
                </w:div>
                <w:div w:id="903177290">
                  <w:marLeft w:val="0"/>
                  <w:marRight w:val="0"/>
                  <w:marTop w:val="0"/>
                  <w:marBottom w:val="0"/>
                  <w:divBdr>
                    <w:top w:val="none" w:sz="0" w:space="0" w:color="auto"/>
                    <w:left w:val="none" w:sz="0" w:space="0" w:color="auto"/>
                    <w:bottom w:val="none" w:sz="0" w:space="0" w:color="auto"/>
                    <w:right w:val="none" w:sz="0" w:space="0" w:color="auto"/>
                  </w:divBdr>
                </w:div>
                <w:div w:id="904025926">
                  <w:marLeft w:val="0"/>
                  <w:marRight w:val="0"/>
                  <w:marTop w:val="0"/>
                  <w:marBottom w:val="0"/>
                  <w:divBdr>
                    <w:top w:val="none" w:sz="0" w:space="0" w:color="auto"/>
                    <w:left w:val="none" w:sz="0" w:space="0" w:color="auto"/>
                    <w:bottom w:val="none" w:sz="0" w:space="0" w:color="auto"/>
                    <w:right w:val="none" w:sz="0" w:space="0" w:color="auto"/>
                  </w:divBdr>
                </w:div>
                <w:div w:id="909002659">
                  <w:marLeft w:val="0"/>
                  <w:marRight w:val="0"/>
                  <w:marTop w:val="0"/>
                  <w:marBottom w:val="0"/>
                  <w:divBdr>
                    <w:top w:val="none" w:sz="0" w:space="0" w:color="auto"/>
                    <w:left w:val="none" w:sz="0" w:space="0" w:color="auto"/>
                    <w:bottom w:val="none" w:sz="0" w:space="0" w:color="auto"/>
                    <w:right w:val="none" w:sz="0" w:space="0" w:color="auto"/>
                  </w:divBdr>
                </w:div>
                <w:div w:id="912200159">
                  <w:marLeft w:val="0"/>
                  <w:marRight w:val="0"/>
                  <w:marTop w:val="0"/>
                  <w:marBottom w:val="0"/>
                  <w:divBdr>
                    <w:top w:val="none" w:sz="0" w:space="0" w:color="auto"/>
                    <w:left w:val="none" w:sz="0" w:space="0" w:color="auto"/>
                    <w:bottom w:val="none" w:sz="0" w:space="0" w:color="auto"/>
                    <w:right w:val="none" w:sz="0" w:space="0" w:color="auto"/>
                  </w:divBdr>
                </w:div>
                <w:div w:id="918245975">
                  <w:marLeft w:val="0"/>
                  <w:marRight w:val="0"/>
                  <w:marTop w:val="0"/>
                  <w:marBottom w:val="0"/>
                  <w:divBdr>
                    <w:top w:val="none" w:sz="0" w:space="0" w:color="auto"/>
                    <w:left w:val="none" w:sz="0" w:space="0" w:color="auto"/>
                    <w:bottom w:val="none" w:sz="0" w:space="0" w:color="auto"/>
                    <w:right w:val="none" w:sz="0" w:space="0" w:color="auto"/>
                  </w:divBdr>
                </w:div>
                <w:div w:id="919633163">
                  <w:marLeft w:val="0"/>
                  <w:marRight w:val="0"/>
                  <w:marTop w:val="0"/>
                  <w:marBottom w:val="0"/>
                  <w:divBdr>
                    <w:top w:val="none" w:sz="0" w:space="0" w:color="auto"/>
                    <w:left w:val="none" w:sz="0" w:space="0" w:color="auto"/>
                    <w:bottom w:val="none" w:sz="0" w:space="0" w:color="auto"/>
                    <w:right w:val="none" w:sz="0" w:space="0" w:color="auto"/>
                  </w:divBdr>
                </w:div>
                <w:div w:id="920336088">
                  <w:marLeft w:val="0"/>
                  <w:marRight w:val="0"/>
                  <w:marTop w:val="0"/>
                  <w:marBottom w:val="0"/>
                  <w:divBdr>
                    <w:top w:val="none" w:sz="0" w:space="0" w:color="auto"/>
                    <w:left w:val="none" w:sz="0" w:space="0" w:color="auto"/>
                    <w:bottom w:val="none" w:sz="0" w:space="0" w:color="auto"/>
                    <w:right w:val="none" w:sz="0" w:space="0" w:color="auto"/>
                  </w:divBdr>
                </w:div>
                <w:div w:id="922034859">
                  <w:marLeft w:val="0"/>
                  <w:marRight w:val="0"/>
                  <w:marTop w:val="0"/>
                  <w:marBottom w:val="0"/>
                  <w:divBdr>
                    <w:top w:val="none" w:sz="0" w:space="0" w:color="auto"/>
                    <w:left w:val="none" w:sz="0" w:space="0" w:color="auto"/>
                    <w:bottom w:val="none" w:sz="0" w:space="0" w:color="auto"/>
                    <w:right w:val="none" w:sz="0" w:space="0" w:color="auto"/>
                  </w:divBdr>
                </w:div>
                <w:div w:id="922105201">
                  <w:marLeft w:val="0"/>
                  <w:marRight w:val="0"/>
                  <w:marTop w:val="0"/>
                  <w:marBottom w:val="0"/>
                  <w:divBdr>
                    <w:top w:val="none" w:sz="0" w:space="0" w:color="auto"/>
                    <w:left w:val="none" w:sz="0" w:space="0" w:color="auto"/>
                    <w:bottom w:val="none" w:sz="0" w:space="0" w:color="auto"/>
                    <w:right w:val="none" w:sz="0" w:space="0" w:color="auto"/>
                  </w:divBdr>
                </w:div>
                <w:div w:id="923219075">
                  <w:marLeft w:val="0"/>
                  <w:marRight w:val="0"/>
                  <w:marTop w:val="0"/>
                  <w:marBottom w:val="0"/>
                  <w:divBdr>
                    <w:top w:val="none" w:sz="0" w:space="0" w:color="auto"/>
                    <w:left w:val="none" w:sz="0" w:space="0" w:color="auto"/>
                    <w:bottom w:val="none" w:sz="0" w:space="0" w:color="auto"/>
                    <w:right w:val="none" w:sz="0" w:space="0" w:color="auto"/>
                  </w:divBdr>
                </w:div>
                <w:div w:id="925457985">
                  <w:marLeft w:val="0"/>
                  <w:marRight w:val="0"/>
                  <w:marTop w:val="0"/>
                  <w:marBottom w:val="0"/>
                  <w:divBdr>
                    <w:top w:val="none" w:sz="0" w:space="0" w:color="auto"/>
                    <w:left w:val="none" w:sz="0" w:space="0" w:color="auto"/>
                    <w:bottom w:val="none" w:sz="0" w:space="0" w:color="auto"/>
                    <w:right w:val="none" w:sz="0" w:space="0" w:color="auto"/>
                  </w:divBdr>
                </w:div>
                <w:div w:id="925576481">
                  <w:marLeft w:val="0"/>
                  <w:marRight w:val="0"/>
                  <w:marTop w:val="0"/>
                  <w:marBottom w:val="0"/>
                  <w:divBdr>
                    <w:top w:val="none" w:sz="0" w:space="0" w:color="auto"/>
                    <w:left w:val="none" w:sz="0" w:space="0" w:color="auto"/>
                    <w:bottom w:val="none" w:sz="0" w:space="0" w:color="auto"/>
                    <w:right w:val="none" w:sz="0" w:space="0" w:color="auto"/>
                  </w:divBdr>
                </w:div>
                <w:div w:id="927082968">
                  <w:marLeft w:val="0"/>
                  <w:marRight w:val="0"/>
                  <w:marTop w:val="0"/>
                  <w:marBottom w:val="0"/>
                  <w:divBdr>
                    <w:top w:val="none" w:sz="0" w:space="0" w:color="auto"/>
                    <w:left w:val="none" w:sz="0" w:space="0" w:color="auto"/>
                    <w:bottom w:val="none" w:sz="0" w:space="0" w:color="auto"/>
                    <w:right w:val="none" w:sz="0" w:space="0" w:color="auto"/>
                  </w:divBdr>
                </w:div>
                <w:div w:id="927882538">
                  <w:marLeft w:val="0"/>
                  <w:marRight w:val="0"/>
                  <w:marTop w:val="0"/>
                  <w:marBottom w:val="0"/>
                  <w:divBdr>
                    <w:top w:val="none" w:sz="0" w:space="0" w:color="auto"/>
                    <w:left w:val="none" w:sz="0" w:space="0" w:color="auto"/>
                    <w:bottom w:val="none" w:sz="0" w:space="0" w:color="auto"/>
                    <w:right w:val="none" w:sz="0" w:space="0" w:color="auto"/>
                  </w:divBdr>
                </w:div>
                <w:div w:id="928201779">
                  <w:marLeft w:val="0"/>
                  <w:marRight w:val="0"/>
                  <w:marTop w:val="0"/>
                  <w:marBottom w:val="0"/>
                  <w:divBdr>
                    <w:top w:val="none" w:sz="0" w:space="0" w:color="auto"/>
                    <w:left w:val="none" w:sz="0" w:space="0" w:color="auto"/>
                    <w:bottom w:val="none" w:sz="0" w:space="0" w:color="auto"/>
                    <w:right w:val="none" w:sz="0" w:space="0" w:color="auto"/>
                  </w:divBdr>
                </w:div>
                <w:div w:id="937755488">
                  <w:marLeft w:val="0"/>
                  <w:marRight w:val="0"/>
                  <w:marTop w:val="0"/>
                  <w:marBottom w:val="0"/>
                  <w:divBdr>
                    <w:top w:val="none" w:sz="0" w:space="0" w:color="auto"/>
                    <w:left w:val="none" w:sz="0" w:space="0" w:color="auto"/>
                    <w:bottom w:val="none" w:sz="0" w:space="0" w:color="auto"/>
                    <w:right w:val="none" w:sz="0" w:space="0" w:color="auto"/>
                  </w:divBdr>
                </w:div>
                <w:div w:id="939030027">
                  <w:marLeft w:val="0"/>
                  <w:marRight w:val="0"/>
                  <w:marTop w:val="0"/>
                  <w:marBottom w:val="0"/>
                  <w:divBdr>
                    <w:top w:val="none" w:sz="0" w:space="0" w:color="auto"/>
                    <w:left w:val="none" w:sz="0" w:space="0" w:color="auto"/>
                    <w:bottom w:val="none" w:sz="0" w:space="0" w:color="auto"/>
                    <w:right w:val="none" w:sz="0" w:space="0" w:color="auto"/>
                  </w:divBdr>
                </w:div>
                <w:div w:id="939217069">
                  <w:marLeft w:val="0"/>
                  <w:marRight w:val="0"/>
                  <w:marTop w:val="0"/>
                  <w:marBottom w:val="0"/>
                  <w:divBdr>
                    <w:top w:val="none" w:sz="0" w:space="0" w:color="auto"/>
                    <w:left w:val="none" w:sz="0" w:space="0" w:color="auto"/>
                    <w:bottom w:val="none" w:sz="0" w:space="0" w:color="auto"/>
                    <w:right w:val="none" w:sz="0" w:space="0" w:color="auto"/>
                  </w:divBdr>
                </w:div>
                <w:div w:id="943150078">
                  <w:marLeft w:val="0"/>
                  <w:marRight w:val="0"/>
                  <w:marTop w:val="0"/>
                  <w:marBottom w:val="0"/>
                  <w:divBdr>
                    <w:top w:val="none" w:sz="0" w:space="0" w:color="auto"/>
                    <w:left w:val="none" w:sz="0" w:space="0" w:color="auto"/>
                    <w:bottom w:val="none" w:sz="0" w:space="0" w:color="auto"/>
                    <w:right w:val="none" w:sz="0" w:space="0" w:color="auto"/>
                  </w:divBdr>
                </w:div>
                <w:div w:id="943805649">
                  <w:marLeft w:val="0"/>
                  <w:marRight w:val="0"/>
                  <w:marTop w:val="0"/>
                  <w:marBottom w:val="0"/>
                  <w:divBdr>
                    <w:top w:val="none" w:sz="0" w:space="0" w:color="auto"/>
                    <w:left w:val="none" w:sz="0" w:space="0" w:color="auto"/>
                    <w:bottom w:val="none" w:sz="0" w:space="0" w:color="auto"/>
                    <w:right w:val="none" w:sz="0" w:space="0" w:color="auto"/>
                  </w:divBdr>
                </w:div>
                <w:div w:id="945766543">
                  <w:marLeft w:val="0"/>
                  <w:marRight w:val="0"/>
                  <w:marTop w:val="0"/>
                  <w:marBottom w:val="0"/>
                  <w:divBdr>
                    <w:top w:val="none" w:sz="0" w:space="0" w:color="auto"/>
                    <w:left w:val="none" w:sz="0" w:space="0" w:color="auto"/>
                    <w:bottom w:val="none" w:sz="0" w:space="0" w:color="auto"/>
                    <w:right w:val="none" w:sz="0" w:space="0" w:color="auto"/>
                  </w:divBdr>
                </w:div>
                <w:div w:id="945774554">
                  <w:marLeft w:val="0"/>
                  <w:marRight w:val="0"/>
                  <w:marTop w:val="0"/>
                  <w:marBottom w:val="0"/>
                  <w:divBdr>
                    <w:top w:val="none" w:sz="0" w:space="0" w:color="auto"/>
                    <w:left w:val="none" w:sz="0" w:space="0" w:color="auto"/>
                    <w:bottom w:val="none" w:sz="0" w:space="0" w:color="auto"/>
                    <w:right w:val="none" w:sz="0" w:space="0" w:color="auto"/>
                  </w:divBdr>
                </w:div>
                <w:div w:id="951941304">
                  <w:marLeft w:val="0"/>
                  <w:marRight w:val="0"/>
                  <w:marTop w:val="0"/>
                  <w:marBottom w:val="0"/>
                  <w:divBdr>
                    <w:top w:val="none" w:sz="0" w:space="0" w:color="auto"/>
                    <w:left w:val="none" w:sz="0" w:space="0" w:color="auto"/>
                    <w:bottom w:val="none" w:sz="0" w:space="0" w:color="auto"/>
                    <w:right w:val="none" w:sz="0" w:space="0" w:color="auto"/>
                  </w:divBdr>
                </w:div>
                <w:div w:id="955911884">
                  <w:marLeft w:val="0"/>
                  <w:marRight w:val="0"/>
                  <w:marTop w:val="0"/>
                  <w:marBottom w:val="0"/>
                  <w:divBdr>
                    <w:top w:val="none" w:sz="0" w:space="0" w:color="auto"/>
                    <w:left w:val="none" w:sz="0" w:space="0" w:color="auto"/>
                    <w:bottom w:val="none" w:sz="0" w:space="0" w:color="auto"/>
                    <w:right w:val="none" w:sz="0" w:space="0" w:color="auto"/>
                  </w:divBdr>
                </w:div>
                <w:div w:id="962539519">
                  <w:marLeft w:val="0"/>
                  <w:marRight w:val="0"/>
                  <w:marTop w:val="0"/>
                  <w:marBottom w:val="0"/>
                  <w:divBdr>
                    <w:top w:val="none" w:sz="0" w:space="0" w:color="auto"/>
                    <w:left w:val="none" w:sz="0" w:space="0" w:color="auto"/>
                    <w:bottom w:val="none" w:sz="0" w:space="0" w:color="auto"/>
                    <w:right w:val="none" w:sz="0" w:space="0" w:color="auto"/>
                  </w:divBdr>
                </w:div>
                <w:div w:id="962541496">
                  <w:marLeft w:val="0"/>
                  <w:marRight w:val="0"/>
                  <w:marTop w:val="0"/>
                  <w:marBottom w:val="0"/>
                  <w:divBdr>
                    <w:top w:val="none" w:sz="0" w:space="0" w:color="auto"/>
                    <w:left w:val="none" w:sz="0" w:space="0" w:color="auto"/>
                    <w:bottom w:val="none" w:sz="0" w:space="0" w:color="auto"/>
                    <w:right w:val="none" w:sz="0" w:space="0" w:color="auto"/>
                  </w:divBdr>
                </w:div>
                <w:div w:id="965234281">
                  <w:marLeft w:val="0"/>
                  <w:marRight w:val="0"/>
                  <w:marTop w:val="0"/>
                  <w:marBottom w:val="0"/>
                  <w:divBdr>
                    <w:top w:val="none" w:sz="0" w:space="0" w:color="auto"/>
                    <w:left w:val="none" w:sz="0" w:space="0" w:color="auto"/>
                    <w:bottom w:val="none" w:sz="0" w:space="0" w:color="auto"/>
                    <w:right w:val="none" w:sz="0" w:space="0" w:color="auto"/>
                  </w:divBdr>
                </w:div>
                <w:div w:id="966665588">
                  <w:marLeft w:val="0"/>
                  <w:marRight w:val="0"/>
                  <w:marTop w:val="0"/>
                  <w:marBottom w:val="0"/>
                  <w:divBdr>
                    <w:top w:val="none" w:sz="0" w:space="0" w:color="auto"/>
                    <w:left w:val="none" w:sz="0" w:space="0" w:color="auto"/>
                    <w:bottom w:val="none" w:sz="0" w:space="0" w:color="auto"/>
                    <w:right w:val="none" w:sz="0" w:space="0" w:color="auto"/>
                  </w:divBdr>
                </w:div>
                <w:div w:id="968783260">
                  <w:marLeft w:val="0"/>
                  <w:marRight w:val="0"/>
                  <w:marTop w:val="0"/>
                  <w:marBottom w:val="0"/>
                  <w:divBdr>
                    <w:top w:val="none" w:sz="0" w:space="0" w:color="auto"/>
                    <w:left w:val="none" w:sz="0" w:space="0" w:color="auto"/>
                    <w:bottom w:val="none" w:sz="0" w:space="0" w:color="auto"/>
                    <w:right w:val="none" w:sz="0" w:space="0" w:color="auto"/>
                  </w:divBdr>
                </w:div>
                <w:div w:id="970672778">
                  <w:marLeft w:val="0"/>
                  <w:marRight w:val="0"/>
                  <w:marTop w:val="0"/>
                  <w:marBottom w:val="0"/>
                  <w:divBdr>
                    <w:top w:val="none" w:sz="0" w:space="0" w:color="auto"/>
                    <w:left w:val="none" w:sz="0" w:space="0" w:color="auto"/>
                    <w:bottom w:val="none" w:sz="0" w:space="0" w:color="auto"/>
                    <w:right w:val="none" w:sz="0" w:space="0" w:color="auto"/>
                  </w:divBdr>
                </w:div>
                <w:div w:id="972563069">
                  <w:marLeft w:val="0"/>
                  <w:marRight w:val="0"/>
                  <w:marTop w:val="0"/>
                  <w:marBottom w:val="0"/>
                  <w:divBdr>
                    <w:top w:val="none" w:sz="0" w:space="0" w:color="auto"/>
                    <w:left w:val="none" w:sz="0" w:space="0" w:color="auto"/>
                    <w:bottom w:val="none" w:sz="0" w:space="0" w:color="auto"/>
                    <w:right w:val="none" w:sz="0" w:space="0" w:color="auto"/>
                  </w:divBdr>
                </w:div>
                <w:div w:id="974603172">
                  <w:marLeft w:val="0"/>
                  <w:marRight w:val="0"/>
                  <w:marTop w:val="0"/>
                  <w:marBottom w:val="0"/>
                  <w:divBdr>
                    <w:top w:val="none" w:sz="0" w:space="0" w:color="auto"/>
                    <w:left w:val="none" w:sz="0" w:space="0" w:color="auto"/>
                    <w:bottom w:val="none" w:sz="0" w:space="0" w:color="auto"/>
                    <w:right w:val="none" w:sz="0" w:space="0" w:color="auto"/>
                  </w:divBdr>
                </w:div>
                <w:div w:id="978266782">
                  <w:marLeft w:val="0"/>
                  <w:marRight w:val="0"/>
                  <w:marTop w:val="0"/>
                  <w:marBottom w:val="0"/>
                  <w:divBdr>
                    <w:top w:val="none" w:sz="0" w:space="0" w:color="auto"/>
                    <w:left w:val="none" w:sz="0" w:space="0" w:color="auto"/>
                    <w:bottom w:val="none" w:sz="0" w:space="0" w:color="auto"/>
                    <w:right w:val="none" w:sz="0" w:space="0" w:color="auto"/>
                  </w:divBdr>
                </w:div>
                <w:div w:id="979067553">
                  <w:marLeft w:val="0"/>
                  <w:marRight w:val="0"/>
                  <w:marTop w:val="0"/>
                  <w:marBottom w:val="0"/>
                  <w:divBdr>
                    <w:top w:val="none" w:sz="0" w:space="0" w:color="auto"/>
                    <w:left w:val="none" w:sz="0" w:space="0" w:color="auto"/>
                    <w:bottom w:val="none" w:sz="0" w:space="0" w:color="auto"/>
                    <w:right w:val="none" w:sz="0" w:space="0" w:color="auto"/>
                  </w:divBdr>
                </w:div>
                <w:div w:id="979073735">
                  <w:marLeft w:val="0"/>
                  <w:marRight w:val="0"/>
                  <w:marTop w:val="0"/>
                  <w:marBottom w:val="0"/>
                  <w:divBdr>
                    <w:top w:val="none" w:sz="0" w:space="0" w:color="auto"/>
                    <w:left w:val="none" w:sz="0" w:space="0" w:color="auto"/>
                    <w:bottom w:val="none" w:sz="0" w:space="0" w:color="auto"/>
                    <w:right w:val="none" w:sz="0" w:space="0" w:color="auto"/>
                  </w:divBdr>
                </w:div>
                <w:div w:id="981885163">
                  <w:marLeft w:val="0"/>
                  <w:marRight w:val="0"/>
                  <w:marTop w:val="0"/>
                  <w:marBottom w:val="0"/>
                  <w:divBdr>
                    <w:top w:val="none" w:sz="0" w:space="0" w:color="auto"/>
                    <w:left w:val="none" w:sz="0" w:space="0" w:color="auto"/>
                    <w:bottom w:val="none" w:sz="0" w:space="0" w:color="auto"/>
                    <w:right w:val="none" w:sz="0" w:space="0" w:color="auto"/>
                  </w:divBdr>
                </w:div>
                <w:div w:id="985206188">
                  <w:marLeft w:val="0"/>
                  <w:marRight w:val="0"/>
                  <w:marTop w:val="0"/>
                  <w:marBottom w:val="0"/>
                  <w:divBdr>
                    <w:top w:val="none" w:sz="0" w:space="0" w:color="auto"/>
                    <w:left w:val="none" w:sz="0" w:space="0" w:color="auto"/>
                    <w:bottom w:val="none" w:sz="0" w:space="0" w:color="auto"/>
                    <w:right w:val="none" w:sz="0" w:space="0" w:color="auto"/>
                  </w:divBdr>
                </w:div>
                <w:div w:id="985429155">
                  <w:marLeft w:val="0"/>
                  <w:marRight w:val="0"/>
                  <w:marTop w:val="0"/>
                  <w:marBottom w:val="0"/>
                  <w:divBdr>
                    <w:top w:val="none" w:sz="0" w:space="0" w:color="auto"/>
                    <w:left w:val="none" w:sz="0" w:space="0" w:color="auto"/>
                    <w:bottom w:val="none" w:sz="0" w:space="0" w:color="auto"/>
                    <w:right w:val="none" w:sz="0" w:space="0" w:color="auto"/>
                  </w:divBdr>
                </w:div>
                <w:div w:id="986009748">
                  <w:marLeft w:val="0"/>
                  <w:marRight w:val="0"/>
                  <w:marTop w:val="0"/>
                  <w:marBottom w:val="0"/>
                  <w:divBdr>
                    <w:top w:val="none" w:sz="0" w:space="0" w:color="auto"/>
                    <w:left w:val="none" w:sz="0" w:space="0" w:color="auto"/>
                    <w:bottom w:val="none" w:sz="0" w:space="0" w:color="auto"/>
                    <w:right w:val="none" w:sz="0" w:space="0" w:color="auto"/>
                  </w:divBdr>
                </w:div>
                <w:div w:id="986711307">
                  <w:marLeft w:val="0"/>
                  <w:marRight w:val="0"/>
                  <w:marTop w:val="0"/>
                  <w:marBottom w:val="0"/>
                  <w:divBdr>
                    <w:top w:val="none" w:sz="0" w:space="0" w:color="auto"/>
                    <w:left w:val="none" w:sz="0" w:space="0" w:color="auto"/>
                    <w:bottom w:val="none" w:sz="0" w:space="0" w:color="auto"/>
                    <w:right w:val="none" w:sz="0" w:space="0" w:color="auto"/>
                  </w:divBdr>
                </w:div>
                <w:div w:id="987630820">
                  <w:marLeft w:val="0"/>
                  <w:marRight w:val="0"/>
                  <w:marTop w:val="0"/>
                  <w:marBottom w:val="0"/>
                  <w:divBdr>
                    <w:top w:val="none" w:sz="0" w:space="0" w:color="auto"/>
                    <w:left w:val="none" w:sz="0" w:space="0" w:color="auto"/>
                    <w:bottom w:val="none" w:sz="0" w:space="0" w:color="auto"/>
                    <w:right w:val="none" w:sz="0" w:space="0" w:color="auto"/>
                  </w:divBdr>
                </w:div>
                <w:div w:id="991831921">
                  <w:marLeft w:val="0"/>
                  <w:marRight w:val="0"/>
                  <w:marTop w:val="0"/>
                  <w:marBottom w:val="0"/>
                  <w:divBdr>
                    <w:top w:val="none" w:sz="0" w:space="0" w:color="auto"/>
                    <w:left w:val="none" w:sz="0" w:space="0" w:color="auto"/>
                    <w:bottom w:val="none" w:sz="0" w:space="0" w:color="auto"/>
                    <w:right w:val="none" w:sz="0" w:space="0" w:color="auto"/>
                  </w:divBdr>
                </w:div>
                <w:div w:id="992024841">
                  <w:marLeft w:val="0"/>
                  <w:marRight w:val="0"/>
                  <w:marTop w:val="0"/>
                  <w:marBottom w:val="0"/>
                  <w:divBdr>
                    <w:top w:val="none" w:sz="0" w:space="0" w:color="auto"/>
                    <w:left w:val="none" w:sz="0" w:space="0" w:color="auto"/>
                    <w:bottom w:val="none" w:sz="0" w:space="0" w:color="auto"/>
                    <w:right w:val="none" w:sz="0" w:space="0" w:color="auto"/>
                  </w:divBdr>
                </w:div>
                <w:div w:id="992639202">
                  <w:marLeft w:val="0"/>
                  <w:marRight w:val="0"/>
                  <w:marTop w:val="0"/>
                  <w:marBottom w:val="0"/>
                  <w:divBdr>
                    <w:top w:val="none" w:sz="0" w:space="0" w:color="auto"/>
                    <w:left w:val="none" w:sz="0" w:space="0" w:color="auto"/>
                    <w:bottom w:val="none" w:sz="0" w:space="0" w:color="auto"/>
                    <w:right w:val="none" w:sz="0" w:space="0" w:color="auto"/>
                  </w:divBdr>
                </w:div>
                <w:div w:id="994918761">
                  <w:marLeft w:val="0"/>
                  <w:marRight w:val="0"/>
                  <w:marTop w:val="0"/>
                  <w:marBottom w:val="0"/>
                  <w:divBdr>
                    <w:top w:val="none" w:sz="0" w:space="0" w:color="auto"/>
                    <w:left w:val="none" w:sz="0" w:space="0" w:color="auto"/>
                    <w:bottom w:val="none" w:sz="0" w:space="0" w:color="auto"/>
                    <w:right w:val="none" w:sz="0" w:space="0" w:color="auto"/>
                  </w:divBdr>
                </w:div>
                <w:div w:id="995762118">
                  <w:marLeft w:val="0"/>
                  <w:marRight w:val="0"/>
                  <w:marTop w:val="0"/>
                  <w:marBottom w:val="0"/>
                  <w:divBdr>
                    <w:top w:val="none" w:sz="0" w:space="0" w:color="auto"/>
                    <w:left w:val="none" w:sz="0" w:space="0" w:color="auto"/>
                    <w:bottom w:val="none" w:sz="0" w:space="0" w:color="auto"/>
                    <w:right w:val="none" w:sz="0" w:space="0" w:color="auto"/>
                  </w:divBdr>
                </w:div>
                <w:div w:id="996030393">
                  <w:marLeft w:val="0"/>
                  <w:marRight w:val="0"/>
                  <w:marTop w:val="0"/>
                  <w:marBottom w:val="0"/>
                  <w:divBdr>
                    <w:top w:val="none" w:sz="0" w:space="0" w:color="auto"/>
                    <w:left w:val="none" w:sz="0" w:space="0" w:color="auto"/>
                    <w:bottom w:val="none" w:sz="0" w:space="0" w:color="auto"/>
                    <w:right w:val="none" w:sz="0" w:space="0" w:color="auto"/>
                  </w:divBdr>
                </w:div>
                <w:div w:id="996155256">
                  <w:marLeft w:val="0"/>
                  <w:marRight w:val="0"/>
                  <w:marTop w:val="0"/>
                  <w:marBottom w:val="0"/>
                  <w:divBdr>
                    <w:top w:val="none" w:sz="0" w:space="0" w:color="auto"/>
                    <w:left w:val="none" w:sz="0" w:space="0" w:color="auto"/>
                    <w:bottom w:val="none" w:sz="0" w:space="0" w:color="auto"/>
                    <w:right w:val="none" w:sz="0" w:space="0" w:color="auto"/>
                  </w:divBdr>
                </w:div>
                <w:div w:id="996879649">
                  <w:marLeft w:val="0"/>
                  <w:marRight w:val="0"/>
                  <w:marTop w:val="0"/>
                  <w:marBottom w:val="0"/>
                  <w:divBdr>
                    <w:top w:val="none" w:sz="0" w:space="0" w:color="auto"/>
                    <w:left w:val="none" w:sz="0" w:space="0" w:color="auto"/>
                    <w:bottom w:val="none" w:sz="0" w:space="0" w:color="auto"/>
                    <w:right w:val="none" w:sz="0" w:space="0" w:color="auto"/>
                  </w:divBdr>
                </w:div>
                <w:div w:id="1001738489">
                  <w:marLeft w:val="0"/>
                  <w:marRight w:val="0"/>
                  <w:marTop w:val="0"/>
                  <w:marBottom w:val="0"/>
                  <w:divBdr>
                    <w:top w:val="none" w:sz="0" w:space="0" w:color="auto"/>
                    <w:left w:val="none" w:sz="0" w:space="0" w:color="auto"/>
                    <w:bottom w:val="none" w:sz="0" w:space="0" w:color="auto"/>
                    <w:right w:val="none" w:sz="0" w:space="0" w:color="auto"/>
                  </w:divBdr>
                </w:div>
                <w:div w:id="1002705790">
                  <w:marLeft w:val="0"/>
                  <w:marRight w:val="0"/>
                  <w:marTop w:val="0"/>
                  <w:marBottom w:val="0"/>
                  <w:divBdr>
                    <w:top w:val="none" w:sz="0" w:space="0" w:color="auto"/>
                    <w:left w:val="none" w:sz="0" w:space="0" w:color="auto"/>
                    <w:bottom w:val="none" w:sz="0" w:space="0" w:color="auto"/>
                    <w:right w:val="none" w:sz="0" w:space="0" w:color="auto"/>
                  </w:divBdr>
                </w:div>
                <w:div w:id="1003320424">
                  <w:marLeft w:val="0"/>
                  <w:marRight w:val="0"/>
                  <w:marTop w:val="0"/>
                  <w:marBottom w:val="0"/>
                  <w:divBdr>
                    <w:top w:val="none" w:sz="0" w:space="0" w:color="auto"/>
                    <w:left w:val="none" w:sz="0" w:space="0" w:color="auto"/>
                    <w:bottom w:val="none" w:sz="0" w:space="0" w:color="auto"/>
                    <w:right w:val="none" w:sz="0" w:space="0" w:color="auto"/>
                  </w:divBdr>
                </w:div>
                <w:div w:id="1005089954">
                  <w:marLeft w:val="0"/>
                  <w:marRight w:val="0"/>
                  <w:marTop w:val="0"/>
                  <w:marBottom w:val="0"/>
                  <w:divBdr>
                    <w:top w:val="none" w:sz="0" w:space="0" w:color="auto"/>
                    <w:left w:val="none" w:sz="0" w:space="0" w:color="auto"/>
                    <w:bottom w:val="none" w:sz="0" w:space="0" w:color="auto"/>
                    <w:right w:val="none" w:sz="0" w:space="0" w:color="auto"/>
                  </w:divBdr>
                </w:div>
                <w:div w:id="1005933822">
                  <w:marLeft w:val="0"/>
                  <w:marRight w:val="0"/>
                  <w:marTop w:val="0"/>
                  <w:marBottom w:val="0"/>
                  <w:divBdr>
                    <w:top w:val="none" w:sz="0" w:space="0" w:color="auto"/>
                    <w:left w:val="none" w:sz="0" w:space="0" w:color="auto"/>
                    <w:bottom w:val="none" w:sz="0" w:space="0" w:color="auto"/>
                    <w:right w:val="none" w:sz="0" w:space="0" w:color="auto"/>
                  </w:divBdr>
                </w:div>
                <w:div w:id="1006637823">
                  <w:marLeft w:val="0"/>
                  <w:marRight w:val="0"/>
                  <w:marTop w:val="0"/>
                  <w:marBottom w:val="0"/>
                  <w:divBdr>
                    <w:top w:val="none" w:sz="0" w:space="0" w:color="auto"/>
                    <w:left w:val="none" w:sz="0" w:space="0" w:color="auto"/>
                    <w:bottom w:val="none" w:sz="0" w:space="0" w:color="auto"/>
                    <w:right w:val="none" w:sz="0" w:space="0" w:color="auto"/>
                  </w:divBdr>
                </w:div>
                <w:div w:id="1006788944">
                  <w:marLeft w:val="0"/>
                  <w:marRight w:val="0"/>
                  <w:marTop w:val="0"/>
                  <w:marBottom w:val="0"/>
                  <w:divBdr>
                    <w:top w:val="none" w:sz="0" w:space="0" w:color="auto"/>
                    <w:left w:val="none" w:sz="0" w:space="0" w:color="auto"/>
                    <w:bottom w:val="none" w:sz="0" w:space="0" w:color="auto"/>
                    <w:right w:val="none" w:sz="0" w:space="0" w:color="auto"/>
                  </w:divBdr>
                </w:div>
                <w:div w:id="1008601093">
                  <w:marLeft w:val="0"/>
                  <w:marRight w:val="0"/>
                  <w:marTop w:val="0"/>
                  <w:marBottom w:val="0"/>
                  <w:divBdr>
                    <w:top w:val="none" w:sz="0" w:space="0" w:color="auto"/>
                    <w:left w:val="none" w:sz="0" w:space="0" w:color="auto"/>
                    <w:bottom w:val="none" w:sz="0" w:space="0" w:color="auto"/>
                    <w:right w:val="none" w:sz="0" w:space="0" w:color="auto"/>
                  </w:divBdr>
                </w:div>
                <w:div w:id="1010446990">
                  <w:marLeft w:val="0"/>
                  <w:marRight w:val="0"/>
                  <w:marTop w:val="0"/>
                  <w:marBottom w:val="0"/>
                  <w:divBdr>
                    <w:top w:val="none" w:sz="0" w:space="0" w:color="auto"/>
                    <w:left w:val="none" w:sz="0" w:space="0" w:color="auto"/>
                    <w:bottom w:val="none" w:sz="0" w:space="0" w:color="auto"/>
                    <w:right w:val="none" w:sz="0" w:space="0" w:color="auto"/>
                  </w:divBdr>
                </w:div>
                <w:div w:id="1015039395">
                  <w:marLeft w:val="0"/>
                  <w:marRight w:val="0"/>
                  <w:marTop w:val="0"/>
                  <w:marBottom w:val="0"/>
                  <w:divBdr>
                    <w:top w:val="none" w:sz="0" w:space="0" w:color="auto"/>
                    <w:left w:val="none" w:sz="0" w:space="0" w:color="auto"/>
                    <w:bottom w:val="none" w:sz="0" w:space="0" w:color="auto"/>
                    <w:right w:val="none" w:sz="0" w:space="0" w:color="auto"/>
                  </w:divBdr>
                </w:div>
                <w:div w:id="1015300773">
                  <w:marLeft w:val="0"/>
                  <w:marRight w:val="0"/>
                  <w:marTop w:val="0"/>
                  <w:marBottom w:val="0"/>
                  <w:divBdr>
                    <w:top w:val="none" w:sz="0" w:space="0" w:color="auto"/>
                    <w:left w:val="none" w:sz="0" w:space="0" w:color="auto"/>
                    <w:bottom w:val="none" w:sz="0" w:space="0" w:color="auto"/>
                    <w:right w:val="none" w:sz="0" w:space="0" w:color="auto"/>
                  </w:divBdr>
                </w:div>
                <w:div w:id="1015351398">
                  <w:marLeft w:val="0"/>
                  <w:marRight w:val="0"/>
                  <w:marTop w:val="0"/>
                  <w:marBottom w:val="0"/>
                  <w:divBdr>
                    <w:top w:val="none" w:sz="0" w:space="0" w:color="auto"/>
                    <w:left w:val="none" w:sz="0" w:space="0" w:color="auto"/>
                    <w:bottom w:val="none" w:sz="0" w:space="0" w:color="auto"/>
                    <w:right w:val="none" w:sz="0" w:space="0" w:color="auto"/>
                  </w:divBdr>
                </w:div>
                <w:div w:id="1015960300">
                  <w:marLeft w:val="0"/>
                  <w:marRight w:val="0"/>
                  <w:marTop w:val="0"/>
                  <w:marBottom w:val="0"/>
                  <w:divBdr>
                    <w:top w:val="none" w:sz="0" w:space="0" w:color="auto"/>
                    <w:left w:val="none" w:sz="0" w:space="0" w:color="auto"/>
                    <w:bottom w:val="none" w:sz="0" w:space="0" w:color="auto"/>
                    <w:right w:val="none" w:sz="0" w:space="0" w:color="auto"/>
                  </w:divBdr>
                </w:div>
                <w:div w:id="1016004925">
                  <w:marLeft w:val="0"/>
                  <w:marRight w:val="0"/>
                  <w:marTop w:val="0"/>
                  <w:marBottom w:val="0"/>
                  <w:divBdr>
                    <w:top w:val="none" w:sz="0" w:space="0" w:color="auto"/>
                    <w:left w:val="none" w:sz="0" w:space="0" w:color="auto"/>
                    <w:bottom w:val="none" w:sz="0" w:space="0" w:color="auto"/>
                    <w:right w:val="none" w:sz="0" w:space="0" w:color="auto"/>
                  </w:divBdr>
                </w:div>
                <w:div w:id="1016075561">
                  <w:marLeft w:val="0"/>
                  <w:marRight w:val="0"/>
                  <w:marTop w:val="0"/>
                  <w:marBottom w:val="0"/>
                  <w:divBdr>
                    <w:top w:val="none" w:sz="0" w:space="0" w:color="auto"/>
                    <w:left w:val="none" w:sz="0" w:space="0" w:color="auto"/>
                    <w:bottom w:val="none" w:sz="0" w:space="0" w:color="auto"/>
                    <w:right w:val="none" w:sz="0" w:space="0" w:color="auto"/>
                  </w:divBdr>
                </w:div>
                <w:div w:id="1017119349">
                  <w:marLeft w:val="0"/>
                  <w:marRight w:val="0"/>
                  <w:marTop w:val="0"/>
                  <w:marBottom w:val="0"/>
                  <w:divBdr>
                    <w:top w:val="none" w:sz="0" w:space="0" w:color="auto"/>
                    <w:left w:val="none" w:sz="0" w:space="0" w:color="auto"/>
                    <w:bottom w:val="none" w:sz="0" w:space="0" w:color="auto"/>
                    <w:right w:val="none" w:sz="0" w:space="0" w:color="auto"/>
                  </w:divBdr>
                </w:div>
                <w:div w:id="1019508112">
                  <w:marLeft w:val="0"/>
                  <w:marRight w:val="0"/>
                  <w:marTop w:val="0"/>
                  <w:marBottom w:val="0"/>
                  <w:divBdr>
                    <w:top w:val="none" w:sz="0" w:space="0" w:color="auto"/>
                    <w:left w:val="none" w:sz="0" w:space="0" w:color="auto"/>
                    <w:bottom w:val="none" w:sz="0" w:space="0" w:color="auto"/>
                    <w:right w:val="none" w:sz="0" w:space="0" w:color="auto"/>
                  </w:divBdr>
                </w:div>
                <w:div w:id="1020425516">
                  <w:marLeft w:val="0"/>
                  <w:marRight w:val="0"/>
                  <w:marTop w:val="0"/>
                  <w:marBottom w:val="0"/>
                  <w:divBdr>
                    <w:top w:val="none" w:sz="0" w:space="0" w:color="auto"/>
                    <w:left w:val="none" w:sz="0" w:space="0" w:color="auto"/>
                    <w:bottom w:val="none" w:sz="0" w:space="0" w:color="auto"/>
                    <w:right w:val="none" w:sz="0" w:space="0" w:color="auto"/>
                  </w:divBdr>
                </w:div>
                <w:div w:id="1021709387">
                  <w:marLeft w:val="0"/>
                  <w:marRight w:val="0"/>
                  <w:marTop w:val="0"/>
                  <w:marBottom w:val="0"/>
                  <w:divBdr>
                    <w:top w:val="none" w:sz="0" w:space="0" w:color="auto"/>
                    <w:left w:val="none" w:sz="0" w:space="0" w:color="auto"/>
                    <w:bottom w:val="none" w:sz="0" w:space="0" w:color="auto"/>
                    <w:right w:val="none" w:sz="0" w:space="0" w:color="auto"/>
                  </w:divBdr>
                </w:div>
                <w:div w:id="1022706109">
                  <w:marLeft w:val="0"/>
                  <w:marRight w:val="0"/>
                  <w:marTop w:val="0"/>
                  <w:marBottom w:val="0"/>
                  <w:divBdr>
                    <w:top w:val="none" w:sz="0" w:space="0" w:color="auto"/>
                    <w:left w:val="none" w:sz="0" w:space="0" w:color="auto"/>
                    <w:bottom w:val="none" w:sz="0" w:space="0" w:color="auto"/>
                    <w:right w:val="none" w:sz="0" w:space="0" w:color="auto"/>
                  </w:divBdr>
                </w:div>
                <w:div w:id="1022978551">
                  <w:marLeft w:val="0"/>
                  <w:marRight w:val="0"/>
                  <w:marTop w:val="0"/>
                  <w:marBottom w:val="0"/>
                  <w:divBdr>
                    <w:top w:val="none" w:sz="0" w:space="0" w:color="auto"/>
                    <w:left w:val="none" w:sz="0" w:space="0" w:color="auto"/>
                    <w:bottom w:val="none" w:sz="0" w:space="0" w:color="auto"/>
                    <w:right w:val="none" w:sz="0" w:space="0" w:color="auto"/>
                  </w:divBdr>
                </w:div>
                <w:div w:id="1025133284">
                  <w:marLeft w:val="0"/>
                  <w:marRight w:val="0"/>
                  <w:marTop w:val="0"/>
                  <w:marBottom w:val="0"/>
                  <w:divBdr>
                    <w:top w:val="none" w:sz="0" w:space="0" w:color="auto"/>
                    <w:left w:val="none" w:sz="0" w:space="0" w:color="auto"/>
                    <w:bottom w:val="none" w:sz="0" w:space="0" w:color="auto"/>
                    <w:right w:val="none" w:sz="0" w:space="0" w:color="auto"/>
                  </w:divBdr>
                </w:div>
                <w:div w:id="1025327885">
                  <w:marLeft w:val="0"/>
                  <w:marRight w:val="0"/>
                  <w:marTop w:val="0"/>
                  <w:marBottom w:val="0"/>
                  <w:divBdr>
                    <w:top w:val="none" w:sz="0" w:space="0" w:color="auto"/>
                    <w:left w:val="none" w:sz="0" w:space="0" w:color="auto"/>
                    <w:bottom w:val="none" w:sz="0" w:space="0" w:color="auto"/>
                    <w:right w:val="none" w:sz="0" w:space="0" w:color="auto"/>
                  </w:divBdr>
                </w:div>
                <w:div w:id="1025594146">
                  <w:marLeft w:val="0"/>
                  <w:marRight w:val="0"/>
                  <w:marTop w:val="0"/>
                  <w:marBottom w:val="0"/>
                  <w:divBdr>
                    <w:top w:val="none" w:sz="0" w:space="0" w:color="auto"/>
                    <w:left w:val="none" w:sz="0" w:space="0" w:color="auto"/>
                    <w:bottom w:val="none" w:sz="0" w:space="0" w:color="auto"/>
                    <w:right w:val="none" w:sz="0" w:space="0" w:color="auto"/>
                  </w:divBdr>
                </w:div>
                <w:div w:id="1025715182">
                  <w:marLeft w:val="0"/>
                  <w:marRight w:val="0"/>
                  <w:marTop w:val="0"/>
                  <w:marBottom w:val="0"/>
                  <w:divBdr>
                    <w:top w:val="none" w:sz="0" w:space="0" w:color="auto"/>
                    <w:left w:val="none" w:sz="0" w:space="0" w:color="auto"/>
                    <w:bottom w:val="none" w:sz="0" w:space="0" w:color="auto"/>
                    <w:right w:val="none" w:sz="0" w:space="0" w:color="auto"/>
                  </w:divBdr>
                </w:div>
                <w:div w:id="1026372247">
                  <w:marLeft w:val="0"/>
                  <w:marRight w:val="0"/>
                  <w:marTop w:val="0"/>
                  <w:marBottom w:val="0"/>
                  <w:divBdr>
                    <w:top w:val="none" w:sz="0" w:space="0" w:color="auto"/>
                    <w:left w:val="none" w:sz="0" w:space="0" w:color="auto"/>
                    <w:bottom w:val="none" w:sz="0" w:space="0" w:color="auto"/>
                    <w:right w:val="none" w:sz="0" w:space="0" w:color="auto"/>
                  </w:divBdr>
                </w:div>
                <w:div w:id="1026981885">
                  <w:marLeft w:val="0"/>
                  <w:marRight w:val="0"/>
                  <w:marTop w:val="0"/>
                  <w:marBottom w:val="0"/>
                  <w:divBdr>
                    <w:top w:val="none" w:sz="0" w:space="0" w:color="auto"/>
                    <w:left w:val="none" w:sz="0" w:space="0" w:color="auto"/>
                    <w:bottom w:val="none" w:sz="0" w:space="0" w:color="auto"/>
                    <w:right w:val="none" w:sz="0" w:space="0" w:color="auto"/>
                  </w:divBdr>
                </w:div>
                <w:div w:id="1032267476">
                  <w:marLeft w:val="0"/>
                  <w:marRight w:val="0"/>
                  <w:marTop w:val="0"/>
                  <w:marBottom w:val="0"/>
                  <w:divBdr>
                    <w:top w:val="none" w:sz="0" w:space="0" w:color="auto"/>
                    <w:left w:val="none" w:sz="0" w:space="0" w:color="auto"/>
                    <w:bottom w:val="none" w:sz="0" w:space="0" w:color="auto"/>
                    <w:right w:val="none" w:sz="0" w:space="0" w:color="auto"/>
                  </w:divBdr>
                </w:div>
                <w:div w:id="1034235303">
                  <w:marLeft w:val="0"/>
                  <w:marRight w:val="0"/>
                  <w:marTop w:val="0"/>
                  <w:marBottom w:val="0"/>
                  <w:divBdr>
                    <w:top w:val="none" w:sz="0" w:space="0" w:color="auto"/>
                    <w:left w:val="none" w:sz="0" w:space="0" w:color="auto"/>
                    <w:bottom w:val="none" w:sz="0" w:space="0" w:color="auto"/>
                    <w:right w:val="none" w:sz="0" w:space="0" w:color="auto"/>
                  </w:divBdr>
                </w:div>
                <w:div w:id="1037194181">
                  <w:marLeft w:val="0"/>
                  <w:marRight w:val="0"/>
                  <w:marTop w:val="0"/>
                  <w:marBottom w:val="0"/>
                  <w:divBdr>
                    <w:top w:val="none" w:sz="0" w:space="0" w:color="auto"/>
                    <w:left w:val="none" w:sz="0" w:space="0" w:color="auto"/>
                    <w:bottom w:val="none" w:sz="0" w:space="0" w:color="auto"/>
                    <w:right w:val="none" w:sz="0" w:space="0" w:color="auto"/>
                  </w:divBdr>
                </w:div>
                <w:div w:id="1038622591">
                  <w:marLeft w:val="0"/>
                  <w:marRight w:val="0"/>
                  <w:marTop w:val="0"/>
                  <w:marBottom w:val="0"/>
                  <w:divBdr>
                    <w:top w:val="none" w:sz="0" w:space="0" w:color="auto"/>
                    <w:left w:val="none" w:sz="0" w:space="0" w:color="auto"/>
                    <w:bottom w:val="none" w:sz="0" w:space="0" w:color="auto"/>
                    <w:right w:val="none" w:sz="0" w:space="0" w:color="auto"/>
                  </w:divBdr>
                </w:div>
                <w:div w:id="1039891707">
                  <w:marLeft w:val="0"/>
                  <w:marRight w:val="0"/>
                  <w:marTop w:val="0"/>
                  <w:marBottom w:val="0"/>
                  <w:divBdr>
                    <w:top w:val="none" w:sz="0" w:space="0" w:color="auto"/>
                    <w:left w:val="none" w:sz="0" w:space="0" w:color="auto"/>
                    <w:bottom w:val="none" w:sz="0" w:space="0" w:color="auto"/>
                    <w:right w:val="none" w:sz="0" w:space="0" w:color="auto"/>
                  </w:divBdr>
                </w:div>
                <w:div w:id="1044210493">
                  <w:marLeft w:val="0"/>
                  <w:marRight w:val="0"/>
                  <w:marTop w:val="0"/>
                  <w:marBottom w:val="0"/>
                  <w:divBdr>
                    <w:top w:val="none" w:sz="0" w:space="0" w:color="auto"/>
                    <w:left w:val="none" w:sz="0" w:space="0" w:color="auto"/>
                    <w:bottom w:val="none" w:sz="0" w:space="0" w:color="auto"/>
                    <w:right w:val="none" w:sz="0" w:space="0" w:color="auto"/>
                  </w:divBdr>
                </w:div>
                <w:div w:id="1046222391">
                  <w:marLeft w:val="0"/>
                  <w:marRight w:val="0"/>
                  <w:marTop w:val="0"/>
                  <w:marBottom w:val="0"/>
                  <w:divBdr>
                    <w:top w:val="none" w:sz="0" w:space="0" w:color="auto"/>
                    <w:left w:val="none" w:sz="0" w:space="0" w:color="auto"/>
                    <w:bottom w:val="none" w:sz="0" w:space="0" w:color="auto"/>
                    <w:right w:val="none" w:sz="0" w:space="0" w:color="auto"/>
                  </w:divBdr>
                </w:div>
                <w:div w:id="1046760164">
                  <w:marLeft w:val="0"/>
                  <w:marRight w:val="0"/>
                  <w:marTop w:val="0"/>
                  <w:marBottom w:val="0"/>
                  <w:divBdr>
                    <w:top w:val="none" w:sz="0" w:space="0" w:color="auto"/>
                    <w:left w:val="none" w:sz="0" w:space="0" w:color="auto"/>
                    <w:bottom w:val="none" w:sz="0" w:space="0" w:color="auto"/>
                    <w:right w:val="none" w:sz="0" w:space="0" w:color="auto"/>
                  </w:divBdr>
                </w:div>
                <w:div w:id="1048797275">
                  <w:marLeft w:val="0"/>
                  <w:marRight w:val="0"/>
                  <w:marTop w:val="0"/>
                  <w:marBottom w:val="0"/>
                  <w:divBdr>
                    <w:top w:val="none" w:sz="0" w:space="0" w:color="auto"/>
                    <w:left w:val="none" w:sz="0" w:space="0" w:color="auto"/>
                    <w:bottom w:val="none" w:sz="0" w:space="0" w:color="auto"/>
                    <w:right w:val="none" w:sz="0" w:space="0" w:color="auto"/>
                  </w:divBdr>
                </w:div>
                <w:div w:id="1049302105">
                  <w:marLeft w:val="0"/>
                  <w:marRight w:val="0"/>
                  <w:marTop w:val="0"/>
                  <w:marBottom w:val="0"/>
                  <w:divBdr>
                    <w:top w:val="none" w:sz="0" w:space="0" w:color="auto"/>
                    <w:left w:val="none" w:sz="0" w:space="0" w:color="auto"/>
                    <w:bottom w:val="none" w:sz="0" w:space="0" w:color="auto"/>
                    <w:right w:val="none" w:sz="0" w:space="0" w:color="auto"/>
                  </w:divBdr>
                </w:div>
                <w:div w:id="1050961516">
                  <w:marLeft w:val="0"/>
                  <w:marRight w:val="0"/>
                  <w:marTop w:val="0"/>
                  <w:marBottom w:val="0"/>
                  <w:divBdr>
                    <w:top w:val="none" w:sz="0" w:space="0" w:color="auto"/>
                    <w:left w:val="none" w:sz="0" w:space="0" w:color="auto"/>
                    <w:bottom w:val="none" w:sz="0" w:space="0" w:color="auto"/>
                    <w:right w:val="none" w:sz="0" w:space="0" w:color="auto"/>
                  </w:divBdr>
                </w:div>
                <w:div w:id="1056398419">
                  <w:marLeft w:val="0"/>
                  <w:marRight w:val="0"/>
                  <w:marTop w:val="0"/>
                  <w:marBottom w:val="0"/>
                  <w:divBdr>
                    <w:top w:val="none" w:sz="0" w:space="0" w:color="auto"/>
                    <w:left w:val="none" w:sz="0" w:space="0" w:color="auto"/>
                    <w:bottom w:val="none" w:sz="0" w:space="0" w:color="auto"/>
                    <w:right w:val="none" w:sz="0" w:space="0" w:color="auto"/>
                  </w:divBdr>
                </w:div>
                <w:div w:id="1057363942">
                  <w:marLeft w:val="0"/>
                  <w:marRight w:val="0"/>
                  <w:marTop w:val="0"/>
                  <w:marBottom w:val="0"/>
                  <w:divBdr>
                    <w:top w:val="none" w:sz="0" w:space="0" w:color="auto"/>
                    <w:left w:val="none" w:sz="0" w:space="0" w:color="auto"/>
                    <w:bottom w:val="none" w:sz="0" w:space="0" w:color="auto"/>
                    <w:right w:val="none" w:sz="0" w:space="0" w:color="auto"/>
                  </w:divBdr>
                </w:div>
                <w:div w:id="1057776131">
                  <w:marLeft w:val="0"/>
                  <w:marRight w:val="0"/>
                  <w:marTop w:val="0"/>
                  <w:marBottom w:val="0"/>
                  <w:divBdr>
                    <w:top w:val="none" w:sz="0" w:space="0" w:color="auto"/>
                    <w:left w:val="none" w:sz="0" w:space="0" w:color="auto"/>
                    <w:bottom w:val="none" w:sz="0" w:space="0" w:color="auto"/>
                    <w:right w:val="none" w:sz="0" w:space="0" w:color="auto"/>
                  </w:divBdr>
                </w:div>
                <w:div w:id="1060403863">
                  <w:marLeft w:val="0"/>
                  <w:marRight w:val="0"/>
                  <w:marTop w:val="0"/>
                  <w:marBottom w:val="0"/>
                  <w:divBdr>
                    <w:top w:val="none" w:sz="0" w:space="0" w:color="auto"/>
                    <w:left w:val="none" w:sz="0" w:space="0" w:color="auto"/>
                    <w:bottom w:val="none" w:sz="0" w:space="0" w:color="auto"/>
                    <w:right w:val="none" w:sz="0" w:space="0" w:color="auto"/>
                  </w:divBdr>
                </w:div>
                <w:div w:id="1060516184">
                  <w:marLeft w:val="0"/>
                  <w:marRight w:val="0"/>
                  <w:marTop w:val="0"/>
                  <w:marBottom w:val="0"/>
                  <w:divBdr>
                    <w:top w:val="none" w:sz="0" w:space="0" w:color="auto"/>
                    <w:left w:val="none" w:sz="0" w:space="0" w:color="auto"/>
                    <w:bottom w:val="none" w:sz="0" w:space="0" w:color="auto"/>
                    <w:right w:val="none" w:sz="0" w:space="0" w:color="auto"/>
                  </w:divBdr>
                </w:div>
                <w:div w:id="1060785370">
                  <w:marLeft w:val="0"/>
                  <w:marRight w:val="0"/>
                  <w:marTop w:val="0"/>
                  <w:marBottom w:val="0"/>
                  <w:divBdr>
                    <w:top w:val="none" w:sz="0" w:space="0" w:color="auto"/>
                    <w:left w:val="none" w:sz="0" w:space="0" w:color="auto"/>
                    <w:bottom w:val="none" w:sz="0" w:space="0" w:color="auto"/>
                    <w:right w:val="none" w:sz="0" w:space="0" w:color="auto"/>
                  </w:divBdr>
                </w:div>
                <w:div w:id="1062371104">
                  <w:marLeft w:val="0"/>
                  <w:marRight w:val="0"/>
                  <w:marTop w:val="0"/>
                  <w:marBottom w:val="0"/>
                  <w:divBdr>
                    <w:top w:val="none" w:sz="0" w:space="0" w:color="auto"/>
                    <w:left w:val="none" w:sz="0" w:space="0" w:color="auto"/>
                    <w:bottom w:val="none" w:sz="0" w:space="0" w:color="auto"/>
                    <w:right w:val="none" w:sz="0" w:space="0" w:color="auto"/>
                  </w:divBdr>
                </w:div>
                <w:div w:id="1064912726">
                  <w:marLeft w:val="0"/>
                  <w:marRight w:val="0"/>
                  <w:marTop w:val="0"/>
                  <w:marBottom w:val="0"/>
                  <w:divBdr>
                    <w:top w:val="none" w:sz="0" w:space="0" w:color="auto"/>
                    <w:left w:val="none" w:sz="0" w:space="0" w:color="auto"/>
                    <w:bottom w:val="none" w:sz="0" w:space="0" w:color="auto"/>
                    <w:right w:val="none" w:sz="0" w:space="0" w:color="auto"/>
                  </w:divBdr>
                </w:div>
                <w:div w:id="1065369676">
                  <w:marLeft w:val="0"/>
                  <w:marRight w:val="0"/>
                  <w:marTop w:val="0"/>
                  <w:marBottom w:val="0"/>
                  <w:divBdr>
                    <w:top w:val="none" w:sz="0" w:space="0" w:color="auto"/>
                    <w:left w:val="none" w:sz="0" w:space="0" w:color="auto"/>
                    <w:bottom w:val="none" w:sz="0" w:space="0" w:color="auto"/>
                    <w:right w:val="none" w:sz="0" w:space="0" w:color="auto"/>
                  </w:divBdr>
                </w:div>
                <w:div w:id="1065494431">
                  <w:marLeft w:val="0"/>
                  <w:marRight w:val="0"/>
                  <w:marTop w:val="0"/>
                  <w:marBottom w:val="0"/>
                  <w:divBdr>
                    <w:top w:val="none" w:sz="0" w:space="0" w:color="auto"/>
                    <w:left w:val="none" w:sz="0" w:space="0" w:color="auto"/>
                    <w:bottom w:val="none" w:sz="0" w:space="0" w:color="auto"/>
                    <w:right w:val="none" w:sz="0" w:space="0" w:color="auto"/>
                  </w:divBdr>
                </w:div>
                <w:div w:id="1066030512">
                  <w:marLeft w:val="0"/>
                  <w:marRight w:val="0"/>
                  <w:marTop w:val="0"/>
                  <w:marBottom w:val="0"/>
                  <w:divBdr>
                    <w:top w:val="none" w:sz="0" w:space="0" w:color="auto"/>
                    <w:left w:val="none" w:sz="0" w:space="0" w:color="auto"/>
                    <w:bottom w:val="none" w:sz="0" w:space="0" w:color="auto"/>
                    <w:right w:val="none" w:sz="0" w:space="0" w:color="auto"/>
                  </w:divBdr>
                </w:div>
                <w:div w:id="1067074113">
                  <w:marLeft w:val="0"/>
                  <w:marRight w:val="0"/>
                  <w:marTop w:val="0"/>
                  <w:marBottom w:val="0"/>
                  <w:divBdr>
                    <w:top w:val="none" w:sz="0" w:space="0" w:color="auto"/>
                    <w:left w:val="none" w:sz="0" w:space="0" w:color="auto"/>
                    <w:bottom w:val="none" w:sz="0" w:space="0" w:color="auto"/>
                    <w:right w:val="none" w:sz="0" w:space="0" w:color="auto"/>
                  </w:divBdr>
                </w:div>
                <w:div w:id="1067266982">
                  <w:marLeft w:val="0"/>
                  <w:marRight w:val="0"/>
                  <w:marTop w:val="0"/>
                  <w:marBottom w:val="0"/>
                  <w:divBdr>
                    <w:top w:val="none" w:sz="0" w:space="0" w:color="auto"/>
                    <w:left w:val="none" w:sz="0" w:space="0" w:color="auto"/>
                    <w:bottom w:val="none" w:sz="0" w:space="0" w:color="auto"/>
                    <w:right w:val="none" w:sz="0" w:space="0" w:color="auto"/>
                  </w:divBdr>
                </w:div>
                <w:div w:id="1068578651">
                  <w:marLeft w:val="0"/>
                  <w:marRight w:val="0"/>
                  <w:marTop w:val="0"/>
                  <w:marBottom w:val="0"/>
                  <w:divBdr>
                    <w:top w:val="none" w:sz="0" w:space="0" w:color="auto"/>
                    <w:left w:val="none" w:sz="0" w:space="0" w:color="auto"/>
                    <w:bottom w:val="none" w:sz="0" w:space="0" w:color="auto"/>
                    <w:right w:val="none" w:sz="0" w:space="0" w:color="auto"/>
                  </w:divBdr>
                </w:div>
                <w:div w:id="1070232181">
                  <w:marLeft w:val="0"/>
                  <w:marRight w:val="0"/>
                  <w:marTop w:val="0"/>
                  <w:marBottom w:val="0"/>
                  <w:divBdr>
                    <w:top w:val="none" w:sz="0" w:space="0" w:color="auto"/>
                    <w:left w:val="none" w:sz="0" w:space="0" w:color="auto"/>
                    <w:bottom w:val="none" w:sz="0" w:space="0" w:color="auto"/>
                    <w:right w:val="none" w:sz="0" w:space="0" w:color="auto"/>
                  </w:divBdr>
                </w:div>
                <w:div w:id="1074667806">
                  <w:marLeft w:val="0"/>
                  <w:marRight w:val="0"/>
                  <w:marTop w:val="0"/>
                  <w:marBottom w:val="0"/>
                  <w:divBdr>
                    <w:top w:val="none" w:sz="0" w:space="0" w:color="auto"/>
                    <w:left w:val="none" w:sz="0" w:space="0" w:color="auto"/>
                    <w:bottom w:val="none" w:sz="0" w:space="0" w:color="auto"/>
                    <w:right w:val="none" w:sz="0" w:space="0" w:color="auto"/>
                  </w:divBdr>
                </w:div>
                <w:div w:id="1080832580">
                  <w:marLeft w:val="0"/>
                  <w:marRight w:val="0"/>
                  <w:marTop w:val="0"/>
                  <w:marBottom w:val="0"/>
                  <w:divBdr>
                    <w:top w:val="none" w:sz="0" w:space="0" w:color="auto"/>
                    <w:left w:val="none" w:sz="0" w:space="0" w:color="auto"/>
                    <w:bottom w:val="none" w:sz="0" w:space="0" w:color="auto"/>
                    <w:right w:val="none" w:sz="0" w:space="0" w:color="auto"/>
                  </w:divBdr>
                </w:div>
                <w:div w:id="1083986378">
                  <w:marLeft w:val="0"/>
                  <w:marRight w:val="0"/>
                  <w:marTop w:val="0"/>
                  <w:marBottom w:val="0"/>
                  <w:divBdr>
                    <w:top w:val="none" w:sz="0" w:space="0" w:color="auto"/>
                    <w:left w:val="none" w:sz="0" w:space="0" w:color="auto"/>
                    <w:bottom w:val="none" w:sz="0" w:space="0" w:color="auto"/>
                    <w:right w:val="none" w:sz="0" w:space="0" w:color="auto"/>
                  </w:divBdr>
                </w:div>
                <w:div w:id="1084297813">
                  <w:marLeft w:val="0"/>
                  <w:marRight w:val="0"/>
                  <w:marTop w:val="0"/>
                  <w:marBottom w:val="0"/>
                  <w:divBdr>
                    <w:top w:val="none" w:sz="0" w:space="0" w:color="auto"/>
                    <w:left w:val="none" w:sz="0" w:space="0" w:color="auto"/>
                    <w:bottom w:val="none" w:sz="0" w:space="0" w:color="auto"/>
                    <w:right w:val="none" w:sz="0" w:space="0" w:color="auto"/>
                  </w:divBdr>
                </w:div>
                <w:div w:id="1086001308">
                  <w:marLeft w:val="0"/>
                  <w:marRight w:val="0"/>
                  <w:marTop w:val="0"/>
                  <w:marBottom w:val="0"/>
                  <w:divBdr>
                    <w:top w:val="none" w:sz="0" w:space="0" w:color="auto"/>
                    <w:left w:val="none" w:sz="0" w:space="0" w:color="auto"/>
                    <w:bottom w:val="none" w:sz="0" w:space="0" w:color="auto"/>
                    <w:right w:val="none" w:sz="0" w:space="0" w:color="auto"/>
                  </w:divBdr>
                </w:div>
                <w:div w:id="1087339622">
                  <w:marLeft w:val="0"/>
                  <w:marRight w:val="0"/>
                  <w:marTop w:val="0"/>
                  <w:marBottom w:val="0"/>
                  <w:divBdr>
                    <w:top w:val="none" w:sz="0" w:space="0" w:color="auto"/>
                    <w:left w:val="none" w:sz="0" w:space="0" w:color="auto"/>
                    <w:bottom w:val="none" w:sz="0" w:space="0" w:color="auto"/>
                    <w:right w:val="none" w:sz="0" w:space="0" w:color="auto"/>
                  </w:divBdr>
                </w:div>
                <w:div w:id="1087658276">
                  <w:marLeft w:val="0"/>
                  <w:marRight w:val="0"/>
                  <w:marTop w:val="0"/>
                  <w:marBottom w:val="0"/>
                  <w:divBdr>
                    <w:top w:val="none" w:sz="0" w:space="0" w:color="auto"/>
                    <w:left w:val="none" w:sz="0" w:space="0" w:color="auto"/>
                    <w:bottom w:val="none" w:sz="0" w:space="0" w:color="auto"/>
                    <w:right w:val="none" w:sz="0" w:space="0" w:color="auto"/>
                  </w:divBdr>
                </w:div>
                <w:div w:id="1088229388">
                  <w:marLeft w:val="0"/>
                  <w:marRight w:val="0"/>
                  <w:marTop w:val="0"/>
                  <w:marBottom w:val="0"/>
                  <w:divBdr>
                    <w:top w:val="none" w:sz="0" w:space="0" w:color="auto"/>
                    <w:left w:val="none" w:sz="0" w:space="0" w:color="auto"/>
                    <w:bottom w:val="none" w:sz="0" w:space="0" w:color="auto"/>
                    <w:right w:val="none" w:sz="0" w:space="0" w:color="auto"/>
                  </w:divBdr>
                </w:div>
                <w:div w:id="1089078323">
                  <w:marLeft w:val="0"/>
                  <w:marRight w:val="0"/>
                  <w:marTop w:val="0"/>
                  <w:marBottom w:val="0"/>
                  <w:divBdr>
                    <w:top w:val="none" w:sz="0" w:space="0" w:color="auto"/>
                    <w:left w:val="none" w:sz="0" w:space="0" w:color="auto"/>
                    <w:bottom w:val="none" w:sz="0" w:space="0" w:color="auto"/>
                    <w:right w:val="none" w:sz="0" w:space="0" w:color="auto"/>
                  </w:divBdr>
                </w:div>
                <w:div w:id="1091509916">
                  <w:marLeft w:val="0"/>
                  <w:marRight w:val="0"/>
                  <w:marTop w:val="0"/>
                  <w:marBottom w:val="0"/>
                  <w:divBdr>
                    <w:top w:val="none" w:sz="0" w:space="0" w:color="auto"/>
                    <w:left w:val="none" w:sz="0" w:space="0" w:color="auto"/>
                    <w:bottom w:val="none" w:sz="0" w:space="0" w:color="auto"/>
                    <w:right w:val="none" w:sz="0" w:space="0" w:color="auto"/>
                  </w:divBdr>
                </w:div>
                <w:div w:id="1091706990">
                  <w:marLeft w:val="0"/>
                  <w:marRight w:val="0"/>
                  <w:marTop w:val="0"/>
                  <w:marBottom w:val="0"/>
                  <w:divBdr>
                    <w:top w:val="none" w:sz="0" w:space="0" w:color="auto"/>
                    <w:left w:val="none" w:sz="0" w:space="0" w:color="auto"/>
                    <w:bottom w:val="none" w:sz="0" w:space="0" w:color="auto"/>
                    <w:right w:val="none" w:sz="0" w:space="0" w:color="auto"/>
                  </w:divBdr>
                </w:div>
                <w:div w:id="1091775719">
                  <w:marLeft w:val="0"/>
                  <w:marRight w:val="0"/>
                  <w:marTop w:val="0"/>
                  <w:marBottom w:val="0"/>
                  <w:divBdr>
                    <w:top w:val="none" w:sz="0" w:space="0" w:color="auto"/>
                    <w:left w:val="none" w:sz="0" w:space="0" w:color="auto"/>
                    <w:bottom w:val="none" w:sz="0" w:space="0" w:color="auto"/>
                    <w:right w:val="none" w:sz="0" w:space="0" w:color="auto"/>
                  </w:divBdr>
                </w:div>
                <w:div w:id="1094589623">
                  <w:marLeft w:val="0"/>
                  <w:marRight w:val="0"/>
                  <w:marTop w:val="0"/>
                  <w:marBottom w:val="0"/>
                  <w:divBdr>
                    <w:top w:val="none" w:sz="0" w:space="0" w:color="auto"/>
                    <w:left w:val="none" w:sz="0" w:space="0" w:color="auto"/>
                    <w:bottom w:val="none" w:sz="0" w:space="0" w:color="auto"/>
                    <w:right w:val="none" w:sz="0" w:space="0" w:color="auto"/>
                  </w:divBdr>
                </w:div>
                <w:div w:id="1097138217">
                  <w:marLeft w:val="0"/>
                  <w:marRight w:val="0"/>
                  <w:marTop w:val="0"/>
                  <w:marBottom w:val="0"/>
                  <w:divBdr>
                    <w:top w:val="none" w:sz="0" w:space="0" w:color="auto"/>
                    <w:left w:val="none" w:sz="0" w:space="0" w:color="auto"/>
                    <w:bottom w:val="none" w:sz="0" w:space="0" w:color="auto"/>
                    <w:right w:val="none" w:sz="0" w:space="0" w:color="auto"/>
                  </w:divBdr>
                </w:div>
                <w:div w:id="1098133775">
                  <w:marLeft w:val="0"/>
                  <w:marRight w:val="0"/>
                  <w:marTop w:val="0"/>
                  <w:marBottom w:val="0"/>
                  <w:divBdr>
                    <w:top w:val="none" w:sz="0" w:space="0" w:color="auto"/>
                    <w:left w:val="none" w:sz="0" w:space="0" w:color="auto"/>
                    <w:bottom w:val="none" w:sz="0" w:space="0" w:color="auto"/>
                    <w:right w:val="none" w:sz="0" w:space="0" w:color="auto"/>
                  </w:divBdr>
                </w:div>
                <w:div w:id="1099331011">
                  <w:marLeft w:val="0"/>
                  <w:marRight w:val="0"/>
                  <w:marTop w:val="0"/>
                  <w:marBottom w:val="0"/>
                  <w:divBdr>
                    <w:top w:val="none" w:sz="0" w:space="0" w:color="auto"/>
                    <w:left w:val="none" w:sz="0" w:space="0" w:color="auto"/>
                    <w:bottom w:val="none" w:sz="0" w:space="0" w:color="auto"/>
                    <w:right w:val="none" w:sz="0" w:space="0" w:color="auto"/>
                  </w:divBdr>
                </w:div>
                <w:div w:id="1101099945">
                  <w:marLeft w:val="0"/>
                  <w:marRight w:val="0"/>
                  <w:marTop w:val="0"/>
                  <w:marBottom w:val="0"/>
                  <w:divBdr>
                    <w:top w:val="none" w:sz="0" w:space="0" w:color="auto"/>
                    <w:left w:val="none" w:sz="0" w:space="0" w:color="auto"/>
                    <w:bottom w:val="none" w:sz="0" w:space="0" w:color="auto"/>
                    <w:right w:val="none" w:sz="0" w:space="0" w:color="auto"/>
                  </w:divBdr>
                </w:div>
                <w:div w:id="1102069417">
                  <w:marLeft w:val="0"/>
                  <w:marRight w:val="0"/>
                  <w:marTop w:val="0"/>
                  <w:marBottom w:val="0"/>
                  <w:divBdr>
                    <w:top w:val="none" w:sz="0" w:space="0" w:color="auto"/>
                    <w:left w:val="none" w:sz="0" w:space="0" w:color="auto"/>
                    <w:bottom w:val="none" w:sz="0" w:space="0" w:color="auto"/>
                    <w:right w:val="none" w:sz="0" w:space="0" w:color="auto"/>
                  </w:divBdr>
                </w:div>
                <w:div w:id="1107235797">
                  <w:marLeft w:val="0"/>
                  <w:marRight w:val="0"/>
                  <w:marTop w:val="0"/>
                  <w:marBottom w:val="0"/>
                  <w:divBdr>
                    <w:top w:val="none" w:sz="0" w:space="0" w:color="auto"/>
                    <w:left w:val="none" w:sz="0" w:space="0" w:color="auto"/>
                    <w:bottom w:val="none" w:sz="0" w:space="0" w:color="auto"/>
                    <w:right w:val="none" w:sz="0" w:space="0" w:color="auto"/>
                  </w:divBdr>
                </w:div>
                <w:div w:id="1109474004">
                  <w:marLeft w:val="0"/>
                  <w:marRight w:val="0"/>
                  <w:marTop w:val="0"/>
                  <w:marBottom w:val="0"/>
                  <w:divBdr>
                    <w:top w:val="none" w:sz="0" w:space="0" w:color="auto"/>
                    <w:left w:val="none" w:sz="0" w:space="0" w:color="auto"/>
                    <w:bottom w:val="none" w:sz="0" w:space="0" w:color="auto"/>
                    <w:right w:val="none" w:sz="0" w:space="0" w:color="auto"/>
                  </w:divBdr>
                </w:div>
                <w:div w:id="1110011282">
                  <w:marLeft w:val="0"/>
                  <w:marRight w:val="0"/>
                  <w:marTop w:val="0"/>
                  <w:marBottom w:val="0"/>
                  <w:divBdr>
                    <w:top w:val="none" w:sz="0" w:space="0" w:color="auto"/>
                    <w:left w:val="none" w:sz="0" w:space="0" w:color="auto"/>
                    <w:bottom w:val="none" w:sz="0" w:space="0" w:color="auto"/>
                    <w:right w:val="none" w:sz="0" w:space="0" w:color="auto"/>
                  </w:divBdr>
                </w:div>
                <w:div w:id="1111515795">
                  <w:marLeft w:val="0"/>
                  <w:marRight w:val="0"/>
                  <w:marTop w:val="0"/>
                  <w:marBottom w:val="0"/>
                  <w:divBdr>
                    <w:top w:val="none" w:sz="0" w:space="0" w:color="auto"/>
                    <w:left w:val="none" w:sz="0" w:space="0" w:color="auto"/>
                    <w:bottom w:val="none" w:sz="0" w:space="0" w:color="auto"/>
                    <w:right w:val="none" w:sz="0" w:space="0" w:color="auto"/>
                  </w:divBdr>
                </w:div>
                <w:div w:id="1112289304">
                  <w:marLeft w:val="0"/>
                  <w:marRight w:val="0"/>
                  <w:marTop w:val="0"/>
                  <w:marBottom w:val="0"/>
                  <w:divBdr>
                    <w:top w:val="none" w:sz="0" w:space="0" w:color="auto"/>
                    <w:left w:val="none" w:sz="0" w:space="0" w:color="auto"/>
                    <w:bottom w:val="none" w:sz="0" w:space="0" w:color="auto"/>
                    <w:right w:val="none" w:sz="0" w:space="0" w:color="auto"/>
                  </w:divBdr>
                </w:div>
                <w:div w:id="1115252406">
                  <w:marLeft w:val="0"/>
                  <w:marRight w:val="0"/>
                  <w:marTop w:val="0"/>
                  <w:marBottom w:val="0"/>
                  <w:divBdr>
                    <w:top w:val="none" w:sz="0" w:space="0" w:color="auto"/>
                    <w:left w:val="none" w:sz="0" w:space="0" w:color="auto"/>
                    <w:bottom w:val="none" w:sz="0" w:space="0" w:color="auto"/>
                    <w:right w:val="none" w:sz="0" w:space="0" w:color="auto"/>
                  </w:divBdr>
                </w:div>
                <w:div w:id="1116288726">
                  <w:marLeft w:val="0"/>
                  <w:marRight w:val="0"/>
                  <w:marTop w:val="0"/>
                  <w:marBottom w:val="0"/>
                  <w:divBdr>
                    <w:top w:val="none" w:sz="0" w:space="0" w:color="auto"/>
                    <w:left w:val="none" w:sz="0" w:space="0" w:color="auto"/>
                    <w:bottom w:val="none" w:sz="0" w:space="0" w:color="auto"/>
                    <w:right w:val="none" w:sz="0" w:space="0" w:color="auto"/>
                  </w:divBdr>
                </w:div>
                <w:div w:id="1116557972">
                  <w:marLeft w:val="0"/>
                  <w:marRight w:val="0"/>
                  <w:marTop w:val="0"/>
                  <w:marBottom w:val="0"/>
                  <w:divBdr>
                    <w:top w:val="none" w:sz="0" w:space="0" w:color="auto"/>
                    <w:left w:val="none" w:sz="0" w:space="0" w:color="auto"/>
                    <w:bottom w:val="none" w:sz="0" w:space="0" w:color="auto"/>
                    <w:right w:val="none" w:sz="0" w:space="0" w:color="auto"/>
                  </w:divBdr>
                </w:div>
                <w:div w:id="1119881642">
                  <w:marLeft w:val="0"/>
                  <w:marRight w:val="0"/>
                  <w:marTop w:val="0"/>
                  <w:marBottom w:val="0"/>
                  <w:divBdr>
                    <w:top w:val="none" w:sz="0" w:space="0" w:color="auto"/>
                    <w:left w:val="none" w:sz="0" w:space="0" w:color="auto"/>
                    <w:bottom w:val="none" w:sz="0" w:space="0" w:color="auto"/>
                    <w:right w:val="none" w:sz="0" w:space="0" w:color="auto"/>
                  </w:divBdr>
                </w:div>
                <w:div w:id="1120802372">
                  <w:marLeft w:val="0"/>
                  <w:marRight w:val="0"/>
                  <w:marTop w:val="0"/>
                  <w:marBottom w:val="0"/>
                  <w:divBdr>
                    <w:top w:val="none" w:sz="0" w:space="0" w:color="auto"/>
                    <w:left w:val="none" w:sz="0" w:space="0" w:color="auto"/>
                    <w:bottom w:val="none" w:sz="0" w:space="0" w:color="auto"/>
                    <w:right w:val="none" w:sz="0" w:space="0" w:color="auto"/>
                  </w:divBdr>
                </w:div>
                <w:div w:id="1123378898">
                  <w:marLeft w:val="0"/>
                  <w:marRight w:val="0"/>
                  <w:marTop w:val="0"/>
                  <w:marBottom w:val="0"/>
                  <w:divBdr>
                    <w:top w:val="none" w:sz="0" w:space="0" w:color="auto"/>
                    <w:left w:val="none" w:sz="0" w:space="0" w:color="auto"/>
                    <w:bottom w:val="none" w:sz="0" w:space="0" w:color="auto"/>
                    <w:right w:val="none" w:sz="0" w:space="0" w:color="auto"/>
                  </w:divBdr>
                </w:div>
                <w:div w:id="1123770781">
                  <w:marLeft w:val="0"/>
                  <w:marRight w:val="0"/>
                  <w:marTop w:val="0"/>
                  <w:marBottom w:val="0"/>
                  <w:divBdr>
                    <w:top w:val="none" w:sz="0" w:space="0" w:color="auto"/>
                    <w:left w:val="none" w:sz="0" w:space="0" w:color="auto"/>
                    <w:bottom w:val="none" w:sz="0" w:space="0" w:color="auto"/>
                    <w:right w:val="none" w:sz="0" w:space="0" w:color="auto"/>
                  </w:divBdr>
                </w:div>
                <w:div w:id="1124732006">
                  <w:marLeft w:val="0"/>
                  <w:marRight w:val="0"/>
                  <w:marTop w:val="0"/>
                  <w:marBottom w:val="0"/>
                  <w:divBdr>
                    <w:top w:val="none" w:sz="0" w:space="0" w:color="auto"/>
                    <w:left w:val="none" w:sz="0" w:space="0" w:color="auto"/>
                    <w:bottom w:val="none" w:sz="0" w:space="0" w:color="auto"/>
                    <w:right w:val="none" w:sz="0" w:space="0" w:color="auto"/>
                  </w:divBdr>
                </w:div>
                <w:div w:id="1125199426">
                  <w:marLeft w:val="0"/>
                  <w:marRight w:val="0"/>
                  <w:marTop w:val="0"/>
                  <w:marBottom w:val="0"/>
                  <w:divBdr>
                    <w:top w:val="none" w:sz="0" w:space="0" w:color="auto"/>
                    <w:left w:val="none" w:sz="0" w:space="0" w:color="auto"/>
                    <w:bottom w:val="none" w:sz="0" w:space="0" w:color="auto"/>
                    <w:right w:val="none" w:sz="0" w:space="0" w:color="auto"/>
                  </w:divBdr>
                </w:div>
                <w:div w:id="1126391692">
                  <w:marLeft w:val="0"/>
                  <w:marRight w:val="0"/>
                  <w:marTop w:val="0"/>
                  <w:marBottom w:val="0"/>
                  <w:divBdr>
                    <w:top w:val="none" w:sz="0" w:space="0" w:color="auto"/>
                    <w:left w:val="none" w:sz="0" w:space="0" w:color="auto"/>
                    <w:bottom w:val="none" w:sz="0" w:space="0" w:color="auto"/>
                    <w:right w:val="none" w:sz="0" w:space="0" w:color="auto"/>
                  </w:divBdr>
                </w:div>
                <w:div w:id="1127160195">
                  <w:marLeft w:val="0"/>
                  <w:marRight w:val="0"/>
                  <w:marTop w:val="0"/>
                  <w:marBottom w:val="0"/>
                  <w:divBdr>
                    <w:top w:val="none" w:sz="0" w:space="0" w:color="auto"/>
                    <w:left w:val="none" w:sz="0" w:space="0" w:color="auto"/>
                    <w:bottom w:val="none" w:sz="0" w:space="0" w:color="auto"/>
                    <w:right w:val="none" w:sz="0" w:space="0" w:color="auto"/>
                  </w:divBdr>
                </w:div>
                <w:div w:id="1127775229">
                  <w:marLeft w:val="0"/>
                  <w:marRight w:val="0"/>
                  <w:marTop w:val="0"/>
                  <w:marBottom w:val="0"/>
                  <w:divBdr>
                    <w:top w:val="none" w:sz="0" w:space="0" w:color="auto"/>
                    <w:left w:val="none" w:sz="0" w:space="0" w:color="auto"/>
                    <w:bottom w:val="none" w:sz="0" w:space="0" w:color="auto"/>
                    <w:right w:val="none" w:sz="0" w:space="0" w:color="auto"/>
                  </w:divBdr>
                </w:div>
                <w:div w:id="1128476795">
                  <w:marLeft w:val="0"/>
                  <w:marRight w:val="0"/>
                  <w:marTop w:val="0"/>
                  <w:marBottom w:val="0"/>
                  <w:divBdr>
                    <w:top w:val="none" w:sz="0" w:space="0" w:color="auto"/>
                    <w:left w:val="none" w:sz="0" w:space="0" w:color="auto"/>
                    <w:bottom w:val="none" w:sz="0" w:space="0" w:color="auto"/>
                    <w:right w:val="none" w:sz="0" w:space="0" w:color="auto"/>
                  </w:divBdr>
                </w:div>
                <w:div w:id="1128819561">
                  <w:marLeft w:val="0"/>
                  <w:marRight w:val="0"/>
                  <w:marTop w:val="0"/>
                  <w:marBottom w:val="0"/>
                  <w:divBdr>
                    <w:top w:val="none" w:sz="0" w:space="0" w:color="auto"/>
                    <w:left w:val="none" w:sz="0" w:space="0" w:color="auto"/>
                    <w:bottom w:val="none" w:sz="0" w:space="0" w:color="auto"/>
                    <w:right w:val="none" w:sz="0" w:space="0" w:color="auto"/>
                  </w:divBdr>
                </w:div>
                <w:div w:id="1129278542">
                  <w:marLeft w:val="0"/>
                  <w:marRight w:val="0"/>
                  <w:marTop w:val="0"/>
                  <w:marBottom w:val="0"/>
                  <w:divBdr>
                    <w:top w:val="none" w:sz="0" w:space="0" w:color="auto"/>
                    <w:left w:val="none" w:sz="0" w:space="0" w:color="auto"/>
                    <w:bottom w:val="none" w:sz="0" w:space="0" w:color="auto"/>
                    <w:right w:val="none" w:sz="0" w:space="0" w:color="auto"/>
                  </w:divBdr>
                </w:div>
                <w:div w:id="1129515129">
                  <w:marLeft w:val="0"/>
                  <w:marRight w:val="0"/>
                  <w:marTop w:val="0"/>
                  <w:marBottom w:val="0"/>
                  <w:divBdr>
                    <w:top w:val="none" w:sz="0" w:space="0" w:color="auto"/>
                    <w:left w:val="none" w:sz="0" w:space="0" w:color="auto"/>
                    <w:bottom w:val="none" w:sz="0" w:space="0" w:color="auto"/>
                    <w:right w:val="none" w:sz="0" w:space="0" w:color="auto"/>
                  </w:divBdr>
                </w:div>
                <w:div w:id="1132670365">
                  <w:marLeft w:val="0"/>
                  <w:marRight w:val="0"/>
                  <w:marTop w:val="0"/>
                  <w:marBottom w:val="0"/>
                  <w:divBdr>
                    <w:top w:val="none" w:sz="0" w:space="0" w:color="auto"/>
                    <w:left w:val="none" w:sz="0" w:space="0" w:color="auto"/>
                    <w:bottom w:val="none" w:sz="0" w:space="0" w:color="auto"/>
                    <w:right w:val="none" w:sz="0" w:space="0" w:color="auto"/>
                  </w:divBdr>
                </w:div>
                <w:div w:id="1133137714">
                  <w:marLeft w:val="0"/>
                  <w:marRight w:val="0"/>
                  <w:marTop w:val="0"/>
                  <w:marBottom w:val="0"/>
                  <w:divBdr>
                    <w:top w:val="none" w:sz="0" w:space="0" w:color="auto"/>
                    <w:left w:val="none" w:sz="0" w:space="0" w:color="auto"/>
                    <w:bottom w:val="none" w:sz="0" w:space="0" w:color="auto"/>
                    <w:right w:val="none" w:sz="0" w:space="0" w:color="auto"/>
                  </w:divBdr>
                </w:div>
                <w:div w:id="1133206637">
                  <w:marLeft w:val="0"/>
                  <w:marRight w:val="0"/>
                  <w:marTop w:val="0"/>
                  <w:marBottom w:val="0"/>
                  <w:divBdr>
                    <w:top w:val="none" w:sz="0" w:space="0" w:color="auto"/>
                    <w:left w:val="none" w:sz="0" w:space="0" w:color="auto"/>
                    <w:bottom w:val="none" w:sz="0" w:space="0" w:color="auto"/>
                    <w:right w:val="none" w:sz="0" w:space="0" w:color="auto"/>
                  </w:divBdr>
                </w:div>
                <w:div w:id="1135753776">
                  <w:marLeft w:val="0"/>
                  <w:marRight w:val="0"/>
                  <w:marTop w:val="0"/>
                  <w:marBottom w:val="0"/>
                  <w:divBdr>
                    <w:top w:val="none" w:sz="0" w:space="0" w:color="auto"/>
                    <w:left w:val="none" w:sz="0" w:space="0" w:color="auto"/>
                    <w:bottom w:val="none" w:sz="0" w:space="0" w:color="auto"/>
                    <w:right w:val="none" w:sz="0" w:space="0" w:color="auto"/>
                  </w:divBdr>
                </w:div>
                <w:div w:id="1137383093">
                  <w:marLeft w:val="0"/>
                  <w:marRight w:val="0"/>
                  <w:marTop w:val="0"/>
                  <w:marBottom w:val="0"/>
                  <w:divBdr>
                    <w:top w:val="none" w:sz="0" w:space="0" w:color="auto"/>
                    <w:left w:val="none" w:sz="0" w:space="0" w:color="auto"/>
                    <w:bottom w:val="none" w:sz="0" w:space="0" w:color="auto"/>
                    <w:right w:val="none" w:sz="0" w:space="0" w:color="auto"/>
                  </w:divBdr>
                </w:div>
                <w:div w:id="1140226321">
                  <w:marLeft w:val="0"/>
                  <w:marRight w:val="0"/>
                  <w:marTop w:val="0"/>
                  <w:marBottom w:val="0"/>
                  <w:divBdr>
                    <w:top w:val="none" w:sz="0" w:space="0" w:color="auto"/>
                    <w:left w:val="none" w:sz="0" w:space="0" w:color="auto"/>
                    <w:bottom w:val="none" w:sz="0" w:space="0" w:color="auto"/>
                    <w:right w:val="none" w:sz="0" w:space="0" w:color="auto"/>
                  </w:divBdr>
                </w:div>
                <w:div w:id="1141078812">
                  <w:marLeft w:val="0"/>
                  <w:marRight w:val="0"/>
                  <w:marTop w:val="0"/>
                  <w:marBottom w:val="0"/>
                  <w:divBdr>
                    <w:top w:val="none" w:sz="0" w:space="0" w:color="auto"/>
                    <w:left w:val="none" w:sz="0" w:space="0" w:color="auto"/>
                    <w:bottom w:val="none" w:sz="0" w:space="0" w:color="auto"/>
                    <w:right w:val="none" w:sz="0" w:space="0" w:color="auto"/>
                  </w:divBdr>
                </w:div>
                <w:div w:id="1146238010">
                  <w:marLeft w:val="0"/>
                  <w:marRight w:val="0"/>
                  <w:marTop w:val="0"/>
                  <w:marBottom w:val="0"/>
                  <w:divBdr>
                    <w:top w:val="none" w:sz="0" w:space="0" w:color="auto"/>
                    <w:left w:val="none" w:sz="0" w:space="0" w:color="auto"/>
                    <w:bottom w:val="none" w:sz="0" w:space="0" w:color="auto"/>
                    <w:right w:val="none" w:sz="0" w:space="0" w:color="auto"/>
                  </w:divBdr>
                </w:div>
                <w:div w:id="1150295055">
                  <w:marLeft w:val="0"/>
                  <w:marRight w:val="0"/>
                  <w:marTop w:val="0"/>
                  <w:marBottom w:val="0"/>
                  <w:divBdr>
                    <w:top w:val="none" w:sz="0" w:space="0" w:color="auto"/>
                    <w:left w:val="none" w:sz="0" w:space="0" w:color="auto"/>
                    <w:bottom w:val="none" w:sz="0" w:space="0" w:color="auto"/>
                    <w:right w:val="none" w:sz="0" w:space="0" w:color="auto"/>
                  </w:divBdr>
                </w:div>
                <w:div w:id="1153106863">
                  <w:marLeft w:val="0"/>
                  <w:marRight w:val="0"/>
                  <w:marTop w:val="0"/>
                  <w:marBottom w:val="0"/>
                  <w:divBdr>
                    <w:top w:val="none" w:sz="0" w:space="0" w:color="auto"/>
                    <w:left w:val="none" w:sz="0" w:space="0" w:color="auto"/>
                    <w:bottom w:val="none" w:sz="0" w:space="0" w:color="auto"/>
                    <w:right w:val="none" w:sz="0" w:space="0" w:color="auto"/>
                  </w:divBdr>
                </w:div>
                <w:div w:id="1155336156">
                  <w:marLeft w:val="0"/>
                  <w:marRight w:val="0"/>
                  <w:marTop w:val="0"/>
                  <w:marBottom w:val="0"/>
                  <w:divBdr>
                    <w:top w:val="none" w:sz="0" w:space="0" w:color="auto"/>
                    <w:left w:val="none" w:sz="0" w:space="0" w:color="auto"/>
                    <w:bottom w:val="none" w:sz="0" w:space="0" w:color="auto"/>
                    <w:right w:val="none" w:sz="0" w:space="0" w:color="auto"/>
                  </w:divBdr>
                </w:div>
                <w:div w:id="1155535591">
                  <w:marLeft w:val="0"/>
                  <w:marRight w:val="0"/>
                  <w:marTop w:val="0"/>
                  <w:marBottom w:val="0"/>
                  <w:divBdr>
                    <w:top w:val="none" w:sz="0" w:space="0" w:color="auto"/>
                    <w:left w:val="none" w:sz="0" w:space="0" w:color="auto"/>
                    <w:bottom w:val="none" w:sz="0" w:space="0" w:color="auto"/>
                    <w:right w:val="none" w:sz="0" w:space="0" w:color="auto"/>
                  </w:divBdr>
                </w:div>
                <w:div w:id="1156530249">
                  <w:marLeft w:val="0"/>
                  <w:marRight w:val="0"/>
                  <w:marTop w:val="0"/>
                  <w:marBottom w:val="0"/>
                  <w:divBdr>
                    <w:top w:val="none" w:sz="0" w:space="0" w:color="auto"/>
                    <w:left w:val="none" w:sz="0" w:space="0" w:color="auto"/>
                    <w:bottom w:val="none" w:sz="0" w:space="0" w:color="auto"/>
                    <w:right w:val="none" w:sz="0" w:space="0" w:color="auto"/>
                  </w:divBdr>
                </w:div>
                <w:div w:id="1156531820">
                  <w:marLeft w:val="0"/>
                  <w:marRight w:val="0"/>
                  <w:marTop w:val="0"/>
                  <w:marBottom w:val="0"/>
                  <w:divBdr>
                    <w:top w:val="none" w:sz="0" w:space="0" w:color="auto"/>
                    <w:left w:val="none" w:sz="0" w:space="0" w:color="auto"/>
                    <w:bottom w:val="none" w:sz="0" w:space="0" w:color="auto"/>
                    <w:right w:val="none" w:sz="0" w:space="0" w:color="auto"/>
                  </w:divBdr>
                </w:div>
                <w:div w:id="1158880012">
                  <w:marLeft w:val="0"/>
                  <w:marRight w:val="0"/>
                  <w:marTop w:val="0"/>
                  <w:marBottom w:val="0"/>
                  <w:divBdr>
                    <w:top w:val="none" w:sz="0" w:space="0" w:color="auto"/>
                    <w:left w:val="none" w:sz="0" w:space="0" w:color="auto"/>
                    <w:bottom w:val="none" w:sz="0" w:space="0" w:color="auto"/>
                    <w:right w:val="none" w:sz="0" w:space="0" w:color="auto"/>
                  </w:divBdr>
                </w:div>
                <w:div w:id="1159346795">
                  <w:marLeft w:val="0"/>
                  <w:marRight w:val="0"/>
                  <w:marTop w:val="0"/>
                  <w:marBottom w:val="0"/>
                  <w:divBdr>
                    <w:top w:val="none" w:sz="0" w:space="0" w:color="auto"/>
                    <w:left w:val="none" w:sz="0" w:space="0" w:color="auto"/>
                    <w:bottom w:val="none" w:sz="0" w:space="0" w:color="auto"/>
                    <w:right w:val="none" w:sz="0" w:space="0" w:color="auto"/>
                  </w:divBdr>
                </w:div>
                <w:div w:id="1159811320">
                  <w:marLeft w:val="0"/>
                  <w:marRight w:val="0"/>
                  <w:marTop w:val="0"/>
                  <w:marBottom w:val="0"/>
                  <w:divBdr>
                    <w:top w:val="none" w:sz="0" w:space="0" w:color="auto"/>
                    <w:left w:val="none" w:sz="0" w:space="0" w:color="auto"/>
                    <w:bottom w:val="none" w:sz="0" w:space="0" w:color="auto"/>
                    <w:right w:val="none" w:sz="0" w:space="0" w:color="auto"/>
                  </w:divBdr>
                </w:div>
                <w:div w:id="1160732552">
                  <w:marLeft w:val="0"/>
                  <w:marRight w:val="0"/>
                  <w:marTop w:val="0"/>
                  <w:marBottom w:val="0"/>
                  <w:divBdr>
                    <w:top w:val="none" w:sz="0" w:space="0" w:color="auto"/>
                    <w:left w:val="none" w:sz="0" w:space="0" w:color="auto"/>
                    <w:bottom w:val="none" w:sz="0" w:space="0" w:color="auto"/>
                    <w:right w:val="none" w:sz="0" w:space="0" w:color="auto"/>
                  </w:divBdr>
                </w:div>
                <w:div w:id="1162425748">
                  <w:marLeft w:val="0"/>
                  <w:marRight w:val="0"/>
                  <w:marTop w:val="0"/>
                  <w:marBottom w:val="0"/>
                  <w:divBdr>
                    <w:top w:val="none" w:sz="0" w:space="0" w:color="auto"/>
                    <w:left w:val="none" w:sz="0" w:space="0" w:color="auto"/>
                    <w:bottom w:val="none" w:sz="0" w:space="0" w:color="auto"/>
                    <w:right w:val="none" w:sz="0" w:space="0" w:color="auto"/>
                  </w:divBdr>
                </w:div>
                <w:div w:id="1164322086">
                  <w:marLeft w:val="0"/>
                  <w:marRight w:val="0"/>
                  <w:marTop w:val="0"/>
                  <w:marBottom w:val="0"/>
                  <w:divBdr>
                    <w:top w:val="none" w:sz="0" w:space="0" w:color="auto"/>
                    <w:left w:val="none" w:sz="0" w:space="0" w:color="auto"/>
                    <w:bottom w:val="none" w:sz="0" w:space="0" w:color="auto"/>
                    <w:right w:val="none" w:sz="0" w:space="0" w:color="auto"/>
                  </w:divBdr>
                </w:div>
                <w:div w:id="1166626785">
                  <w:marLeft w:val="0"/>
                  <w:marRight w:val="0"/>
                  <w:marTop w:val="0"/>
                  <w:marBottom w:val="0"/>
                  <w:divBdr>
                    <w:top w:val="none" w:sz="0" w:space="0" w:color="auto"/>
                    <w:left w:val="none" w:sz="0" w:space="0" w:color="auto"/>
                    <w:bottom w:val="none" w:sz="0" w:space="0" w:color="auto"/>
                    <w:right w:val="none" w:sz="0" w:space="0" w:color="auto"/>
                  </w:divBdr>
                </w:div>
                <w:div w:id="1168129822">
                  <w:marLeft w:val="0"/>
                  <w:marRight w:val="0"/>
                  <w:marTop w:val="0"/>
                  <w:marBottom w:val="0"/>
                  <w:divBdr>
                    <w:top w:val="none" w:sz="0" w:space="0" w:color="auto"/>
                    <w:left w:val="none" w:sz="0" w:space="0" w:color="auto"/>
                    <w:bottom w:val="none" w:sz="0" w:space="0" w:color="auto"/>
                    <w:right w:val="none" w:sz="0" w:space="0" w:color="auto"/>
                  </w:divBdr>
                </w:div>
                <w:div w:id="1169371278">
                  <w:marLeft w:val="0"/>
                  <w:marRight w:val="0"/>
                  <w:marTop w:val="0"/>
                  <w:marBottom w:val="0"/>
                  <w:divBdr>
                    <w:top w:val="none" w:sz="0" w:space="0" w:color="auto"/>
                    <w:left w:val="none" w:sz="0" w:space="0" w:color="auto"/>
                    <w:bottom w:val="none" w:sz="0" w:space="0" w:color="auto"/>
                    <w:right w:val="none" w:sz="0" w:space="0" w:color="auto"/>
                  </w:divBdr>
                </w:div>
                <w:div w:id="1170557078">
                  <w:marLeft w:val="0"/>
                  <w:marRight w:val="0"/>
                  <w:marTop w:val="0"/>
                  <w:marBottom w:val="0"/>
                  <w:divBdr>
                    <w:top w:val="none" w:sz="0" w:space="0" w:color="auto"/>
                    <w:left w:val="none" w:sz="0" w:space="0" w:color="auto"/>
                    <w:bottom w:val="none" w:sz="0" w:space="0" w:color="auto"/>
                    <w:right w:val="none" w:sz="0" w:space="0" w:color="auto"/>
                  </w:divBdr>
                </w:div>
                <w:div w:id="1173256569">
                  <w:marLeft w:val="0"/>
                  <w:marRight w:val="0"/>
                  <w:marTop w:val="0"/>
                  <w:marBottom w:val="0"/>
                  <w:divBdr>
                    <w:top w:val="none" w:sz="0" w:space="0" w:color="auto"/>
                    <w:left w:val="none" w:sz="0" w:space="0" w:color="auto"/>
                    <w:bottom w:val="none" w:sz="0" w:space="0" w:color="auto"/>
                    <w:right w:val="none" w:sz="0" w:space="0" w:color="auto"/>
                  </w:divBdr>
                </w:div>
                <w:div w:id="1177306857">
                  <w:marLeft w:val="0"/>
                  <w:marRight w:val="0"/>
                  <w:marTop w:val="0"/>
                  <w:marBottom w:val="0"/>
                  <w:divBdr>
                    <w:top w:val="none" w:sz="0" w:space="0" w:color="auto"/>
                    <w:left w:val="none" w:sz="0" w:space="0" w:color="auto"/>
                    <w:bottom w:val="none" w:sz="0" w:space="0" w:color="auto"/>
                    <w:right w:val="none" w:sz="0" w:space="0" w:color="auto"/>
                  </w:divBdr>
                </w:div>
                <w:div w:id="1178350893">
                  <w:marLeft w:val="0"/>
                  <w:marRight w:val="0"/>
                  <w:marTop w:val="0"/>
                  <w:marBottom w:val="0"/>
                  <w:divBdr>
                    <w:top w:val="none" w:sz="0" w:space="0" w:color="auto"/>
                    <w:left w:val="none" w:sz="0" w:space="0" w:color="auto"/>
                    <w:bottom w:val="none" w:sz="0" w:space="0" w:color="auto"/>
                    <w:right w:val="none" w:sz="0" w:space="0" w:color="auto"/>
                  </w:divBdr>
                </w:div>
                <w:div w:id="1180968692">
                  <w:marLeft w:val="0"/>
                  <w:marRight w:val="0"/>
                  <w:marTop w:val="0"/>
                  <w:marBottom w:val="0"/>
                  <w:divBdr>
                    <w:top w:val="none" w:sz="0" w:space="0" w:color="auto"/>
                    <w:left w:val="none" w:sz="0" w:space="0" w:color="auto"/>
                    <w:bottom w:val="none" w:sz="0" w:space="0" w:color="auto"/>
                    <w:right w:val="none" w:sz="0" w:space="0" w:color="auto"/>
                  </w:divBdr>
                </w:div>
                <w:div w:id="1182014751">
                  <w:marLeft w:val="0"/>
                  <w:marRight w:val="0"/>
                  <w:marTop w:val="0"/>
                  <w:marBottom w:val="0"/>
                  <w:divBdr>
                    <w:top w:val="none" w:sz="0" w:space="0" w:color="auto"/>
                    <w:left w:val="none" w:sz="0" w:space="0" w:color="auto"/>
                    <w:bottom w:val="none" w:sz="0" w:space="0" w:color="auto"/>
                    <w:right w:val="none" w:sz="0" w:space="0" w:color="auto"/>
                  </w:divBdr>
                </w:div>
                <w:div w:id="1182277335">
                  <w:marLeft w:val="0"/>
                  <w:marRight w:val="0"/>
                  <w:marTop w:val="0"/>
                  <w:marBottom w:val="0"/>
                  <w:divBdr>
                    <w:top w:val="none" w:sz="0" w:space="0" w:color="auto"/>
                    <w:left w:val="none" w:sz="0" w:space="0" w:color="auto"/>
                    <w:bottom w:val="none" w:sz="0" w:space="0" w:color="auto"/>
                    <w:right w:val="none" w:sz="0" w:space="0" w:color="auto"/>
                  </w:divBdr>
                </w:div>
                <w:div w:id="1182477772">
                  <w:marLeft w:val="0"/>
                  <w:marRight w:val="0"/>
                  <w:marTop w:val="0"/>
                  <w:marBottom w:val="0"/>
                  <w:divBdr>
                    <w:top w:val="none" w:sz="0" w:space="0" w:color="auto"/>
                    <w:left w:val="none" w:sz="0" w:space="0" w:color="auto"/>
                    <w:bottom w:val="none" w:sz="0" w:space="0" w:color="auto"/>
                    <w:right w:val="none" w:sz="0" w:space="0" w:color="auto"/>
                  </w:divBdr>
                </w:div>
                <w:div w:id="1188180911">
                  <w:marLeft w:val="0"/>
                  <w:marRight w:val="0"/>
                  <w:marTop w:val="0"/>
                  <w:marBottom w:val="0"/>
                  <w:divBdr>
                    <w:top w:val="none" w:sz="0" w:space="0" w:color="auto"/>
                    <w:left w:val="none" w:sz="0" w:space="0" w:color="auto"/>
                    <w:bottom w:val="none" w:sz="0" w:space="0" w:color="auto"/>
                    <w:right w:val="none" w:sz="0" w:space="0" w:color="auto"/>
                  </w:divBdr>
                </w:div>
                <w:div w:id="1189414854">
                  <w:marLeft w:val="0"/>
                  <w:marRight w:val="0"/>
                  <w:marTop w:val="0"/>
                  <w:marBottom w:val="0"/>
                  <w:divBdr>
                    <w:top w:val="none" w:sz="0" w:space="0" w:color="auto"/>
                    <w:left w:val="none" w:sz="0" w:space="0" w:color="auto"/>
                    <w:bottom w:val="none" w:sz="0" w:space="0" w:color="auto"/>
                    <w:right w:val="none" w:sz="0" w:space="0" w:color="auto"/>
                  </w:divBdr>
                </w:div>
                <w:div w:id="1191912298">
                  <w:marLeft w:val="0"/>
                  <w:marRight w:val="0"/>
                  <w:marTop w:val="0"/>
                  <w:marBottom w:val="0"/>
                  <w:divBdr>
                    <w:top w:val="none" w:sz="0" w:space="0" w:color="auto"/>
                    <w:left w:val="none" w:sz="0" w:space="0" w:color="auto"/>
                    <w:bottom w:val="none" w:sz="0" w:space="0" w:color="auto"/>
                    <w:right w:val="none" w:sz="0" w:space="0" w:color="auto"/>
                  </w:divBdr>
                </w:div>
                <w:div w:id="1199201823">
                  <w:marLeft w:val="0"/>
                  <w:marRight w:val="0"/>
                  <w:marTop w:val="0"/>
                  <w:marBottom w:val="0"/>
                  <w:divBdr>
                    <w:top w:val="none" w:sz="0" w:space="0" w:color="auto"/>
                    <w:left w:val="none" w:sz="0" w:space="0" w:color="auto"/>
                    <w:bottom w:val="none" w:sz="0" w:space="0" w:color="auto"/>
                    <w:right w:val="none" w:sz="0" w:space="0" w:color="auto"/>
                  </w:divBdr>
                </w:div>
                <w:div w:id="1201632541">
                  <w:marLeft w:val="0"/>
                  <w:marRight w:val="0"/>
                  <w:marTop w:val="0"/>
                  <w:marBottom w:val="0"/>
                  <w:divBdr>
                    <w:top w:val="none" w:sz="0" w:space="0" w:color="auto"/>
                    <w:left w:val="none" w:sz="0" w:space="0" w:color="auto"/>
                    <w:bottom w:val="none" w:sz="0" w:space="0" w:color="auto"/>
                    <w:right w:val="none" w:sz="0" w:space="0" w:color="auto"/>
                  </w:divBdr>
                </w:div>
                <w:div w:id="1203054519">
                  <w:marLeft w:val="0"/>
                  <w:marRight w:val="0"/>
                  <w:marTop w:val="0"/>
                  <w:marBottom w:val="0"/>
                  <w:divBdr>
                    <w:top w:val="none" w:sz="0" w:space="0" w:color="auto"/>
                    <w:left w:val="none" w:sz="0" w:space="0" w:color="auto"/>
                    <w:bottom w:val="none" w:sz="0" w:space="0" w:color="auto"/>
                    <w:right w:val="none" w:sz="0" w:space="0" w:color="auto"/>
                  </w:divBdr>
                </w:div>
                <w:div w:id="1203447084">
                  <w:marLeft w:val="0"/>
                  <w:marRight w:val="0"/>
                  <w:marTop w:val="0"/>
                  <w:marBottom w:val="0"/>
                  <w:divBdr>
                    <w:top w:val="none" w:sz="0" w:space="0" w:color="auto"/>
                    <w:left w:val="none" w:sz="0" w:space="0" w:color="auto"/>
                    <w:bottom w:val="none" w:sz="0" w:space="0" w:color="auto"/>
                    <w:right w:val="none" w:sz="0" w:space="0" w:color="auto"/>
                  </w:divBdr>
                </w:div>
                <w:div w:id="1205412334">
                  <w:marLeft w:val="0"/>
                  <w:marRight w:val="0"/>
                  <w:marTop w:val="0"/>
                  <w:marBottom w:val="0"/>
                  <w:divBdr>
                    <w:top w:val="none" w:sz="0" w:space="0" w:color="auto"/>
                    <w:left w:val="none" w:sz="0" w:space="0" w:color="auto"/>
                    <w:bottom w:val="none" w:sz="0" w:space="0" w:color="auto"/>
                    <w:right w:val="none" w:sz="0" w:space="0" w:color="auto"/>
                  </w:divBdr>
                </w:div>
                <w:div w:id="1205631526">
                  <w:marLeft w:val="0"/>
                  <w:marRight w:val="0"/>
                  <w:marTop w:val="0"/>
                  <w:marBottom w:val="0"/>
                  <w:divBdr>
                    <w:top w:val="none" w:sz="0" w:space="0" w:color="auto"/>
                    <w:left w:val="none" w:sz="0" w:space="0" w:color="auto"/>
                    <w:bottom w:val="none" w:sz="0" w:space="0" w:color="auto"/>
                    <w:right w:val="none" w:sz="0" w:space="0" w:color="auto"/>
                  </w:divBdr>
                </w:div>
                <w:div w:id="1206330446">
                  <w:marLeft w:val="0"/>
                  <w:marRight w:val="0"/>
                  <w:marTop w:val="0"/>
                  <w:marBottom w:val="0"/>
                  <w:divBdr>
                    <w:top w:val="none" w:sz="0" w:space="0" w:color="auto"/>
                    <w:left w:val="none" w:sz="0" w:space="0" w:color="auto"/>
                    <w:bottom w:val="none" w:sz="0" w:space="0" w:color="auto"/>
                    <w:right w:val="none" w:sz="0" w:space="0" w:color="auto"/>
                  </w:divBdr>
                </w:div>
                <w:div w:id="1211960498">
                  <w:marLeft w:val="0"/>
                  <w:marRight w:val="0"/>
                  <w:marTop w:val="0"/>
                  <w:marBottom w:val="0"/>
                  <w:divBdr>
                    <w:top w:val="none" w:sz="0" w:space="0" w:color="auto"/>
                    <w:left w:val="none" w:sz="0" w:space="0" w:color="auto"/>
                    <w:bottom w:val="none" w:sz="0" w:space="0" w:color="auto"/>
                    <w:right w:val="none" w:sz="0" w:space="0" w:color="auto"/>
                  </w:divBdr>
                </w:div>
                <w:div w:id="1212573394">
                  <w:marLeft w:val="0"/>
                  <w:marRight w:val="0"/>
                  <w:marTop w:val="0"/>
                  <w:marBottom w:val="0"/>
                  <w:divBdr>
                    <w:top w:val="none" w:sz="0" w:space="0" w:color="auto"/>
                    <w:left w:val="none" w:sz="0" w:space="0" w:color="auto"/>
                    <w:bottom w:val="none" w:sz="0" w:space="0" w:color="auto"/>
                    <w:right w:val="none" w:sz="0" w:space="0" w:color="auto"/>
                  </w:divBdr>
                </w:div>
                <w:div w:id="1212574951">
                  <w:marLeft w:val="0"/>
                  <w:marRight w:val="0"/>
                  <w:marTop w:val="0"/>
                  <w:marBottom w:val="0"/>
                  <w:divBdr>
                    <w:top w:val="none" w:sz="0" w:space="0" w:color="auto"/>
                    <w:left w:val="none" w:sz="0" w:space="0" w:color="auto"/>
                    <w:bottom w:val="none" w:sz="0" w:space="0" w:color="auto"/>
                    <w:right w:val="none" w:sz="0" w:space="0" w:color="auto"/>
                  </w:divBdr>
                </w:div>
                <w:div w:id="1214081378">
                  <w:marLeft w:val="0"/>
                  <w:marRight w:val="0"/>
                  <w:marTop w:val="0"/>
                  <w:marBottom w:val="0"/>
                  <w:divBdr>
                    <w:top w:val="none" w:sz="0" w:space="0" w:color="auto"/>
                    <w:left w:val="none" w:sz="0" w:space="0" w:color="auto"/>
                    <w:bottom w:val="none" w:sz="0" w:space="0" w:color="auto"/>
                    <w:right w:val="none" w:sz="0" w:space="0" w:color="auto"/>
                  </w:divBdr>
                </w:div>
                <w:div w:id="1214460015">
                  <w:marLeft w:val="0"/>
                  <w:marRight w:val="0"/>
                  <w:marTop w:val="0"/>
                  <w:marBottom w:val="0"/>
                  <w:divBdr>
                    <w:top w:val="none" w:sz="0" w:space="0" w:color="auto"/>
                    <w:left w:val="none" w:sz="0" w:space="0" w:color="auto"/>
                    <w:bottom w:val="none" w:sz="0" w:space="0" w:color="auto"/>
                    <w:right w:val="none" w:sz="0" w:space="0" w:color="auto"/>
                  </w:divBdr>
                </w:div>
                <w:div w:id="1214579487">
                  <w:marLeft w:val="0"/>
                  <w:marRight w:val="0"/>
                  <w:marTop w:val="0"/>
                  <w:marBottom w:val="0"/>
                  <w:divBdr>
                    <w:top w:val="none" w:sz="0" w:space="0" w:color="auto"/>
                    <w:left w:val="none" w:sz="0" w:space="0" w:color="auto"/>
                    <w:bottom w:val="none" w:sz="0" w:space="0" w:color="auto"/>
                    <w:right w:val="none" w:sz="0" w:space="0" w:color="auto"/>
                  </w:divBdr>
                </w:div>
                <w:div w:id="1216086964">
                  <w:marLeft w:val="0"/>
                  <w:marRight w:val="0"/>
                  <w:marTop w:val="0"/>
                  <w:marBottom w:val="0"/>
                  <w:divBdr>
                    <w:top w:val="none" w:sz="0" w:space="0" w:color="auto"/>
                    <w:left w:val="none" w:sz="0" w:space="0" w:color="auto"/>
                    <w:bottom w:val="none" w:sz="0" w:space="0" w:color="auto"/>
                    <w:right w:val="none" w:sz="0" w:space="0" w:color="auto"/>
                  </w:divBdr>
                </w:div>
                <w:div w:id="1216235281">
                  <w:marLeft w:val="0"/>
                  <w:marRight w:val="0"/>
                  <w:marTop w:val="0"/>
                  <w:marBottom w:val="0"/>
                  <w:divBdr>
                    <w:top w:val="none" w:sz="0" w:space="0" w:color="auto"/>
                    <w:left w:val="none" w:sz="0" w:space="0" w:color="auto"/>
                    <w:bottom w:val="none" w:sz="0" w:space="0" w:color="auto"/>
                    <w:right w:val="none" w:sz="0" w:space="0" w:color="auto"/>
                  </w:divBdr>
                </w:div>
                <w:div w:id="1217812133">
                  <w:marLeft w:val="0"/>
                  <w:marRight w:val="0"/>
                  <w:marTop w:val="0"/>
                  <w:marBottom w:val="0"/>
                  <w:divBdr>
                    <w:top w:val="none" w:sz="0" w:space="0" w:color="auto"/>
                    <w:left w:val="none" w:sz="0" w:space="0" w:color="auto"/>
                    <w:bottom w:val="none" w:sz="0" w:space="0" w:color="auto"/>
                    <w:right w:val="none" w:sz="0" w:space="0" w:color="auto"/>
                  </w:divBdr>
                </w:div>
                <w:div w:id="1222979086">
                  <w:marLeft w:val="0"/>
                  <w:marRight w:val="0"/>
                  <w:marTop w:val="0"/>
                  <w:marBottom w:val="0"/>
                  <w:divBdr>
                    <w:top w:val="none" w:sz="0" w:space="0" w:color="auto"/>
                    <w:left w:val="none" w:sz="0" w:space="0" w:color="auto"/>
                    <w:bottom w:val="none" w:sz="0" w:space="0" w:color="auto"/>
                    <w:right w:val="none" w:sz="0" w:space="0" w:color="auto"/>
                  </w:divBdr>
                </w:div>
                <w:div w:id="1224638434">
                  <w:marLeft w:val="0"/>
                  <w:marRight w:val="0"/>
                  <w:marTop w:val="0"/>
                  <w:marBottom w:val="0"/>
                  <w:divBdr>
                    <w:top w:val="none" w:sz="0" w:space="0" w:color="auto"/>
                    <w:left w:val="none" w:sz="0" w:space="0" w:color="auto"/>
                    <w:bottom w:val="none" w:sz="0" w:space="0" w:color="auto"/>
                    <w:right w:val="none" w:sz="0" w:space="0" w:color="auto"/>
                  </w:divBdr>
                </w:div>
                <w:div w:id="1234779789">
                  <w:marLeft w:val="0"/>
                  <w:marRight w:val="0"/>
                  <w:marTop w:val="0"/>
                  <w:marBottom w:val="0"/>
                  <w:divBdr>
                    <w:top w:val="none" w:sz="0" w:space="0" w:color="auto"/>
                    <w:left w:val="none" w:sz="0" w:space="0" w:color="auto"/>
                    <w:bottom w:val="none" w:sz="0" w:space="0" w:color="auto"/>
                    <w:right w:val="none" w:sz="0" w:space="0" w:color="auto"/>
                  </w:divBdr>
                </w:div>
                <w:div w:id="1234972835">
                  <w:marLeft w:val="0"/>
                  <w:marRight w:val="0"/>
                  <w:marTop w:val="0"/>
                  <w:marBottom w:val="0"/>
                  <w:divBdr>
                    <w:top w:val="none" w:sz="0" w:space="0" w:color="auto"/>
                    <w:left w:val="none" w:sz="0" w:space="0" w:color="auto"/>
                    <w:bottom w:val="none" w:sz="0" w:space="0" w:color="auto"/>
                    <w:right w:val="none" w:sz="0" w:space="0" w:color="auto"/>
                  </w:divBdr>
                </w:div>
                <w:div w:id="1235165137">
                  <w:marLeft w:val="0"/>
                  <w:marRight w:val="0"/>
                  <w:marTop w:val="0"/>
                  <w:marBottom w:val="0"/>
                  <w:divBdr>
                    <w:top w:val="none" w:sz="0" w:space="0" w:color="auto"/>
                    <w:left w:val="none" w:sz="0" w:space="0" w:color="auto"/>
                    <w:bottom w:val="none" w:sz="0" w:space="0" w:color="auto"/>
                    <w:right w:val="none" w:sz="0" w:space="0" w:color="auto"/>
                  </w:divBdr>
                </w:div>
                <w:div w:id="1235967103">
                  <w:marLeft w:val="0"/>
                  <w:marRight w:val="0"/>
                  <w:marTop w:val="0"/>
                  <w:marBottom w:val="0"/>
                  <w:divBdr>
                    <w:top w:val="none" w:sz="0" w:space="0" w:color="auto"/>
                    <w:left w:val="none" w:sz="0" w:space="0" w:color="auto"/>
                    <w:bottom w:val="none" w:sz="0" w:space="0" w:color="auto"/>
                    <w:right w:val="none" w:sz="0" w:space="0" w:color="auto"/>
                  </w:divBdr>
                </w:div>
                <w:div w:id="1236625564">
                  <w:marLeft w:val="0"/>
                  <w:marRight w:val="0"/>
                  <w:marTop w:val="0"/>
                  <w:marBottom w:val="0"/>
                  <w:divBdr>
                    <w:top w:val="none" w:sz="0" w:space="0" w:color="auto"/>
                    <w:left w:val="none" w:sz="0" w:space="0" w:color="auto"/>
                    <w:bottom w:val="none" w:sz="0" w:space="0" w:color="auto"/>
                    <w:right w:val="none" w:sz="0" w:space="0" w:color="auto"/>
                  </w:divBdr>
                </w:div>
                <w:div w:id="1239635702">
                  <w:marLeft w:val="0"/>
                  <w:marRight w:val="0"/>
                  <w:marTop w:val="0"/>
                  <w:marBottom w:val="0"/>
                  <w:divBdr>
                    <w:top w:val="none" w:sz="0" w:space="0" w:color="auto"/>
                    <w:left w:val="none" w:sz="0" w:space="0" w:color="auto"/>
                    <w:bottom w:val="none" w:sz="0" w:space="0" w:color="auto"/>
                    <w:right w:val="none" w:sz="0" w:space="0" w:color="auto"/>
                  </w:divBdr>
                </w:div>
                <w:div w:id="1241331340">
                  <w:marLeft w:val="0"/>
                  <w:marRight w:val="0"/>
                  <w:marTop w:val="0"/>
                  <w:marBottom w:val="0"/>
                  <w:divBdr>
                    <w:top w:val="none" w:sz="0" w:space="0" w:color="auto"/>
                    <w:left w:val="none" w:sz="0" w:space="0" w:color="auto"/>
                    <w:bottom w:val="none" w:sz="0" w:space="0" w:color="auto"/>
                    <w:right w:val="none" w:sz="0" w:space="0" w:color="auto"/>
                  </w:divBdr>
                </w:div>
                <w:div w:id="1241528438">
                  <w:marLeft w:val="0"/>
                  <w:marRight w:val="0"/>
                  <w:marTop w:val="0"/>
                  <w:marBottom w:val="0"/>
                  <w:divBdr>
                    <w:top w:val="none" w:sz="0" w:space="0" w:color="auto"/>
                    <w:left w:val="none" w:sz="0" w:space="0" w:color="auto"/>
                    <w:bottom w:val="none" w:sz="0" w:space="0" w:color="auto"/>
                    <w:right w:val="none" w:sz="0" w:space="0" w:color="auto"/>
                  </w:divBdr>
                </w:div>
                <w:div w:id="1242641839">
                  <w:marLeft w:val="0"/>
                  <w:marRight w:val="0"/>
                  <w:marTop w:val="0"/>
                  <w:marBottom w:val="0"/>
                  <w:divBdr>
                    <w:top w:val="none" w:sz="0" w:space="0" w:color="auto"/>
                    <w:left w:val="none" w:sz="0" w:space="0" w:color="auto"/>
                    <w:bottom w:val="none" w:sz="0" w:space="0" w:color="auto"/>
                    <w:right w:val="none" w:sz="0" w:space="0" w:color="auto"/>
                  </w:divBdr>
                </w:div>
                <w:div w:id="1242720113">
                  <w:marLeft w:val="0"/>
                  <w:marRight w:val="0"/>
                  <w:marTop w:val="0"/>
                  <w:marBottom w:val="0"/>
                  <w:divBdr>
                    <w:top w:val="none" w:sz="0" w:space="0" w:color="auto"/>
                    <w:left w:val="none" w:sz="0" w:space="0" w:color="auto"/>
                    <w:bottom w:val="none" w:sz="0" w:space="0" w:color="auto"/>
                    <w:right w:val="none" w:sz="0" w:space="0" w:color="auto"/>
                  </w:divBdr>
                </w:div>
                <w:div w:id="1245341861">
                  <w:marLeft w:val="0"/>
                  <w:marRight w:val="0"/>
                  <w:marTop w:val="0"/>
                  <w:marBottom w:val="0"/>
                  <w:divBdr>
                    <w:top w:val="none" w:sz="0" w:space="0" w:color="auto"/>
                    <w:left w:val="none" w:sz="0" w:space="0" w:color="auto"/>
                    <w:bottom w:val="none" w:sz="0" w:space="0" w:color="auto"/>
                    <w:right w:val="none" w:sz="0" w:space="0" w:color="auto"/>
                  </w:divBdr>
                </w:div>
                <w:div w:id="1246692151">
                  <w:marLeft w:val="0"/>
                  <w:marRight w:val="0"/>
                  <w:marTop w:val="0"/>
                  <w:marBottom w:val="0"/>
                  <w:divBdr>
                    <w:top w:val="none" w:sz="0" w:space="0" w:color="auto"/>
                    <w:left w:val="none" w:sz="0" w:space="0" w:color="auto"/>
                    <w:bottom w:val="none" w:sz="0" w:space="0" w:color="auto"/>
                    <w:right w:val="none" w:sz="0" w:space="0" w:color="auto"/>
                  </w:divBdr>
                </w:div>
                <w:div w:id="1247571717">
                  <w:marLeft w:val="0"/>
                  <w:marRight w:val="0"/>
                  <w:marTop w:val="0"/>
                  <w:marBottom w:val="0"/>
                  <w:divBdr>
                    <w:top w:val="none" w:sz="0" w:space="0" w:color="auto"/>
                    <w:left w:val="none" w:sz="0" w:space="0" w:color="auto"/>
                    <w:bottom w:val="none" w:sz="0" w:space="0" w:color="auto"/>
                    <w:right w:val="none" w:sz="0" w:space="0" w:color="auto"/>
                  </w:divBdr>
                </w:div>
                <w:div w:id="1252354035">
                  <w:marLeft w:val="0"/>
                  <w:marRight w:val="0"/>
                  <w:marTop w:val="0"/>
                  <w:marBottom w:val="0"/>
                  <w:divBdr>
                    <w:top w:val="none" w:sz="0" w:space="0" w:color="auto"/>
                    <w:left w:val="none" w:sz="0" w:space="0" w:color="auto"/>
                    <w:bottom w:val="none" w:sz="0" w:space="0" w:color="auto"/>
                    <w:right w:val="none" w:sz="0" w:space="0" w:color="auto"/>
                  </w:divBdr>
                </w:div>
                <w:div w:id="1252931945">
                  <w:marLeft w:val="0"/>
                  <w:marRight w:val="0"/>
                  <w:marTop w:val="0"/>
                  <w:marBottom w:val="0"/>
                  <w:divBdr>
                    <w:top w:val="none" w:sz="0" w:space="0" w:color="auto"/>
                    <w:left w:val="none" w:sz="0" w:space="0" w:color="auto"/>
                    <w:bottom w:val="none" w:sz="0" w:space="0" w:color="auto"/>
                    <w:right w:val="none" w:sz="0" w:space="0" w:color="auto"/>
                  </w:divBdr>
                </w:div>
                <w:div w:id="1254582089">
                  <w:marLeft w:val="0"/>
                  <w:marRight w:val="0"/>
                  <w:marTop w:val="0"/>
                  <w:marBottom w:val="0"/>
                  <w:divBdr>
                    <w:top w:val="none" w:sz="0" w:space="0" w:color="auto"/>
                    <w:left w:val="none" w:sz="0" w:space="0" w:color="auto"/>
                    <w:bottom w:val="none" w:sz="0" w:space="0" w:color="auto"/>
                    <w:right w:val="none" w:sz="0" w:space="0" w:color="auto"/>
                  </w:divBdr>
                </w:div>
                <w:div w:id="1257131708">
                  <w:marLeft w:val="0"/>
                  <w:marRight w:val="0"/>
                  <w:marTop w:val="0"/>
                  <w:marBottom w:val="0"/>
                  <w:divBdr>
                    <w:top w:val="none" w:sz="0" w:space="0" w:color="auto"/>
                    <w:left w:val="none" w:sz="0" w:space="0" w:color="auto"/>
                    <w:bottom w:val="none" w:sz="0" w:space="0" w:color="auto"/>
                    <w:right w:val="none" w:sz="0" w:space="0" w:color="auto"/>
                  </w:divBdr>
                </w:div>
                <w:div w:id="1258951706">
                  <w:marLeft w:val="0"/>
                  <w:marRight w:val="0"/>
                  <w:marTop w:val="0"/>
                  <w:marBottom w:val="0"/>
                  <w:divBdr>
                    <w:top w:val="none" w:sz="0" w:space="0" w:color="auto"/>
                    <w:left w:val="none" w:sz="0" w:space="0" w:color="auto"/>
                    <w:bottom w:val="none" w:sz="0" w:space="0" w:color="auto"/>
                    <w:right w:val="none" w:sz="0" w:space="0" w:color="auto"/>
                  </w:divBdr>
                </w:div>
                <w:div w:id="1259799595">
                  <w:marLeft w:val="0"/>
                  <w:marRight w:val="0"/>
                  <w:marTop w:val="0"/>
                  <w:marBottom w:val="0"/>
                  <w:divBdr>
                    <w:top w:val="none" w:sz="0" w:space="0" w:color="auto"/>
                    <w:left w:val="none" w:sz="0" w:space="0" w:color="auto"/>
                    <w:bottom w:val="none" w:sz="0" w:space="0" w:color="auto"/>
                    <w:right w:val="none" w:sz="0" w:space="0" w:color="auto"/>
                  </w:divBdr>
                </w:div>
                <w:div w:id="1263689458">
                  <w:marLeft w:val="0"/>
                  <w:marRight w:val="0"/>
                  <w:marTop w:val="0"/>
                  <w:marBottom w:val="0"/>
                  <w:divBdr>
                    <w:top w:val="none" w:sz="0" w:space="0" w:color="auto"/>
                    <w:left w:val="none" w:sz="0" w:space="0" w:color="auto"/>
                    <w:bottom w:val="none" w:sz="0" w:space="0" w:color="auto"/>
                    <w:right w:val="none" w:sz="0" w:space="0" w:color="auto"/>
                  </w:divBdr>
                </w:div>
                <w:div w:id="1263993911">
                  <w:marLeft w:val="0"/>
                  <w:marRight w:val="0"/>
                  <w:marTop w:val="0"/>
                  <w:marBottom w:val="0"/>
                  <w:divBdr>
                    <w:top w:val="none" w:sz="0" w:space="0" w:color="auto"/>
                    <w:left w:val="none" w:sz="0" w:space="0" w:color="auto"/>
                    <w:bottom w:val="none" w:sz="0" w:space="0" w:color="auto"/>
                    <w:right w:val="none" w:sz="0" w:space="0" w:color="auto"/>
                  </w:divBdr>
                </w:div>
                <w:div w:id="1264387329">
                  <w:marLeft w:val="0"/>
                  <w:marRight w:val="0"/>
                  <w:marTop w:val="0"/>
                  <w:marBottom w:val="0"/>
                  <w:divBdr>
                    <w:top w:val="none" w:sz="0" w:space="0" w:color="auto"/>
                    <w:left w:val="none" w:sz="0" w:space="0" w:color="auto"/>
                    <w:bottom w:val="none" w:sz="0" w:space="0" w:color="auto"/>
                    <w:right w:val="none" w:sz="0" w:space="0" w:color="auto"/>
                  </w:divBdr>
                </w:div>
                <w:div w:id="1265193693">
                  <w:marLeft w:val="0"/>
                  <w:marRight w:val="0"/>
                  <w:marTop w:val="0"/>
                  <w:marBottom w:val="0"/>
                  <w:divBdr>
                    <w:top w:val="none" w:sz="0" w:space="0" w:color="auto"/>
                    <w:left w:val="none" w:sz="0" w:space="0" w:color="auto"/>
                    <w:bottom w:val="none" w:sz="0" w:space="0" w:color="auto"/>
                    <w:right w:val="none" w:sz="0" w:space="0" w:color="auto"/>
                  </w:divBdr>
                </w:div>
                <w:div w:id="1267691887">
                  <w:marLeft w:val="0"/>
                  <w:marRight w:val="0"/>
                  <w:marTop w:val="0"/>
                  <w:marBottom w:val="0"/>
                  <w:divBdr>
                    <w:top w:val="none" w:sz="0" w:space="0" w:color="auto"/>
                    <w:left w:val="none" w:sz="0" w:space="0" w:color="auto"/>
                    <w:bottom w:val="none" w:sz="0" w:space="0" w:color="auto"/>
                    <w:right w:val="none" w:sz="0" w:space="0" w:color="auto"/>
                  </w:divBdr>
                </w:div>
                <w:div w:id="1268586199">
                  <w:marLeft w:val="0"/>
                  <w:marRight w:val="0"/>
                  <w:marTop w:val="0"/>
                  <w:marBottom w:val="0"/>
                  <w:divBdr>
                    <w:top w:val="none" w:sz="0" w:space="0" w:color="auto"/>
                    <w:left w:val="none" w:sz="0" w:space="0" w:color="auto"/>
                    <w:bottom w:val="none" w:sz="0" w:space="0" w:color="auto"/>
                    <w:right w:val="none" w:sz="0" w:space="0" w:color="auto"/>
                  </w:divBdr>
                </w:div>
                <w:div w:id="1269005571">
                  <w:marLeft w:val="0"/>
                  <w:marRight w:val="0"/>
                  <w:marTop w:val="0"/>
                  <w:marBottom w:val="0"/>
                  <w:divBdr>
                    <w:top w:val="none" w:sz="0" w:space="0" w:color="auto"/>
                    <w:left w:val="none" w:sz="0" w:space="0" w:color="auto"/>
                    <w:bottom w:val="none" w:sz="0" w:space="0" w:color="auto"/>
                    <w:right w:val="none" w:sz="0" w:space="0" w:color="auto"/>
                  </w:divBdr>
                </w:div>
                <w:div w:id="1269506762">
                  <w:marLeft w:val="0"/>
                  <w:marRight w:val="0"/>
                  <w:marTop w:val="0"/>
                  <w:marBottom w:val="0"/>
                  <w:divBdr>
                    <w:top w:val="none" w:sz="0" w:space="0" w:color="auto"/>
                    <w:left w:val="none" w:sz="0" w:space="0" w:color="auto"/>
                    <w:bottom w:val="none" w:sz="0" w:space="0" w:color="auto"/>
                    <w:right w:val="none" w:sz="0" w:space="0" w:color="auto"/>
                  </w:divBdr>
                </w:div>
                <w:div w:id="1278482833">
                  <w:marLeft w:val="0"/>
                  <w:marRight w:val="0"/>
                  <w:marTop w:val="0"/>
                  <w:marBottom w:val="0"/>
                  <w:divBdr>
                    <w:top w:val="none" w:sz="0" w:space="0" w:color="auto"/>
                    <w:left w:val="none" w:sz="0" w:space="0" w:color="auto"/>
                    <w:bottom w:val="none" w:sz="0" w:space="0" w:color="auto"/>
                    <w:right w:val="none" w:sz="0" w:space="0" w:color="auto"/>
                  </w:divBdr>
                </w:div>
                <w:div w:id="1278638281">
                  <w:marLeft w:val="0"/>
                  <w:marRight w:val="0"/>
                  <w:marTop w:val="0"/>
                  <w:marBottom w:val="0"/>
                  <w:divBdr>
                    <w:top w:val="none" w:sz="0" w:space="0" w:color="auto"/>
                    <w:left w:val="none" w:sz="0" w:space="0" w:color="auto"/>
                    <w:bottom w:val="none" w:sz="0" w:space="0" w:color="auto"/>
                    <w:right w:val="none" w:sz="0" w:space="0" w:color="auto"/>
                  </w:divBdr>
                </w:div>
                <w:div w:id="1278752700">
                  <w:marLeft w:val="0"/>
                  <w:marRight w:val="0"/>
                  <w:marTop w:val="0"/>
                  <w:marBottom w:val="0"/>
                  <w:divBdr>
                    <w:top w:val="none" w:sz="0" w:space="0" w:color="auto"/>
                    <w:left w:val="none" w:sz="0" w:space="0" w:color="auto"/>
                    <w:bottom w:val="none" w:sz="0" w:space="0" w:color="auto"/>
                    <w:right w:val="none" w:sz="0" w:space="0" w:color="auto"/>
                  </w:divBdr>
                </w:div>
                <w:div w:id="1279095469">
                  <w:marLeft w:val="0"/>
                  <w:marRight w:val="0"/>
                  <w:marTop w:val="0"/>
                  <w:marBottom w:val="0"/>
                  <w:divBdr>
                    <w:top w:val="none" w:sz="0" w:space="0" w:color="auto"/>
                    <w:left w:val="none" w:sz="0" w:space="0" w:color="auto"/>
                    <w:bottom w:val="none" w:sz="0" w:space="0" w:color="auto"/>
                    <w:right w:val="none" w:sz="0" w:space="0" w:color="auto"/>
                  </w:divBdr>
                </w:div>
                <w:div w:id="1279263071">
                  <w:marLeft w:val="0"/>
                  <w:marRight w:val="0"/>
                  <w:marTop w:val="0"/>
                  <w:marBottom w:val="0"/>
                  <w:divBdr>
                    <w:top w:val="none" w:sz="0" w:space="0" w:color="auto"/>
                    <w:left w:val="none" w:sz="0" w:space="0" w:color="auto"/>
                    <w:bottom w:val="none" w:sz="0" w:space="0" w:color="auto"/>
                    <w:right w:val="none" w:sz="0" w:space="0" w:color="auto"/>
                  </w:divBdr>
                </w:div>
                <w:div w:id="1285505154">
                  <w:marLeft w:val="0"/>
                  <w:marRight w:val="0"/>
                  <w:marTop w:val="0"/>
                  <w:marBottom w:val="0"/>
                  <w:divBdr>
                    <w:top w:val="none" w:sz="0" w:space="0" w:color="auto"/>
                    <w:left w:val="none" w:sz="0" w:space="0" w:color="auto"/>
                    <w:bottom w:val="none" w:sz="0" w:space="0" w:color="auto"/>
                    <w:right w:val="none" w:sz="0" w:space="0" w:color="auto"/>
                  </w:divBdr>
                </w:div>
                <w:div w:id="1287394991">
                  <w:marLeft w:val="0"/>
                  <w:marRight w:val="0"/>
                  <w:marTop w:val="0"/>
                  <w:marBottom w:val="0"/>
                  <w:divBdr>
                    <w:top w:val="none" w:sz="0" w:space="0" w:color="auto"/>
                    <w:left w:val="none" w:sz="0" w:space="0" w:color="auto"/>
                    <w:bottom w:val="none" w:sz="0" w:space="0" w:color="auto"/>
                    <w:right w:val="none" w:sz="0" w:space="0" w:color="auto"/>
                  </w:divBdr>
                </w:div>
                <w:div w:id="1291278923">
                  <w:marLeft w:val="0"/>
                  <w:marRight w:val="0"/>
                  <w:marTop w:val="0"/>
                  <w:marBottom w:val="0"/>
                  <w:divBdr>
                    <w:top w:val="none" w:sz="0" w:space="0" w:color="auto"/>
                    <w:left w:val="none" w:sz="0" w:space="0" w:color="auto"/>
                    <w:bottom w:val="none" w:sz="0" w:space="0" w:color="auto"/>
                    <w:right w:val="none" w:sz="0" w:space="0" w:color="auto"/>
                  </w:divBdr>
                </w:div>
                <w:div w:id="1293289283">
                  <w:marLeft w:val="0"/>
                  <w:marRight w:val="0"/>
                  <w:marTop w:val="0"/>
                  <w:marBottom w:val="0"/>
                  <w:divBdr>
                    <w:top w:val="none" w:sz="0" w:space="0" w:color="auto"/>
                    <w:left w:val="none" w:sz="0" w:space="0" w:color="auto"/>
                    <w:bottom w:val="none" w:sz="0" w:space="0" w:color="auto"/>
                    <w:right w:val="none" w:sz="0" w:space="0" w:color="auto"/>
                  </w:divBdr>
                </w:div>
                <w:div w:id="1294869036">
                  <w:marLeft w:val="0"/>
                  <w:marRight w:val="0"/>
                  <w:marTop w:val="0"/>
                  <w:marBottom w:val="0"/>
                  <w:divBdr>
                    <w:top w:val="none" w:sz="0" w:space="0" w:color="auto"/>
                    <w:left w:val="none" w:sz="0" w:space="0" w:color="auto"/>
                    <w:bottom w:val="none" w:sz="0" w:space="0" w:color="auto"/>
                    <w:right w:val="none" w:sz="0" w:space="0" w:color="auto"/>
                  </w:divBdr>
                </w:div>
                <w:div w:id="1297836135">
                  <w:marLeft w:val="0"/>
                  <w:marRight w:val="0"/>
                  <w:marTop w:val="0"/>
                  <w:marBottom w:val="0"/>
                  <w:divBdr>
                    <w:top w:val="none" w:sz="0" w:space="0" w:color="auto"/>
                    <w:left w:val="none" w:sz="0" w:space="0" w:color="auto"/>
                    <w:bottom w:val="none" w:sz="0" w:space="0" w:color="auto"/>
                    <w:right w:val="none" w:sz="0" w:space="0" w:color="auto"/>
                  </w:divBdr>
                </w:div>
                <w:div w:id="1302613934">
                  <w:marLeft w:val="0"/>
                  <w:marRight w:val="0"/>
                  <w:marTop w:val="0"/>
                  <w:marBottom w:val="0"/>
                  <w:divBdr>
                    <w:top w:val="none" w:sz="0" w:space="0" w:color="auto"/>
                    <w:left w:val="none" w:sz="0" w:space="0" w:color="auto"/>
                    <w:bottom w:val="none" w:sz="0" w:space="0" w:color="auto"/>
                    <w:right w:val="none" w:sz="0" w:space="0" w:color="auto"/>
                  </w:divBdr>
                </w:div>
                <w:div w:id="1303654816">
                  <w:marLeft w:val="0"/>
                  <w:marRight w:val="0"/>
                  <w:marTop w:val="0"/>
                  <w:marBottom w:val="0"/>
                  <w:divBdr>
                    <w:top w:val="none" w:sz="0" w:space="0" w:color="auto"/>
                    <w:left w:val="none" w:sz="0" w:space="0" w:color="auto"/>
                    <w:bottom w:val="none" w:sz="0" w:space="0" w:color="auto"/>
                    <w:right w:val="none" w:sz="0" w:space="0" w:color="auto"/>
                  </w:divBdr>
                </w:div>
                <w:div w:id="1304193030">
                  <w:marLeft w:val="0"/>
                  <w:marRight w:val="0"/>
                  <w:marTop w:val="0"/>
                  <w:marBottom w:val="0"/>
                  <w:divBdr>
                    <w:top w:val="none" w:sz="0" w:space="0" w:color="auto"/>
                    <w:left w:val="none" w:sz="0" w:space="0" w:color="auto"/>
                    <w:bottom w:val="none" w:sz="0" w:space="0" w:color="auto"/>
                    <w:right w:val="none" w:sz="0" w:space="0" w:color="auto"/>
                  </w:divBdr>
                </w:div>
                <w:div w:id="1306425026">
                  <w:marLeft w:val="0"/>
                  <w:marRight w:val="0"/>
                  <w:marTop w:val="0"/>
                  <w:marBottom w:val="0"/>
                  <w:divBdr>
                    <w:top w:val="none" w:sz="0" w:space="0" w:color="auto"/>
                    <w:left w:val="none" w:sz="0" w:space="0" w:color="auto"/>
                    <w:bottom w:val="none" w:sz="0" w:space="0" w:color="auto"/>
                    <w:right w:val="none" w:sz="0" w:space="0" w:color="auto"/>
                  </w:divBdr>
                </w:div>
                <w:div w:id="1308053739">
                  <w:marLeft w:val="0"/>
                  <w:marRight w:val="0"/>
                  <w:marTop w:val="0"/>
                  <w:marBottom w:val="0"/>
                  <w:divBdr>
                    <w:top w:val="none" w:sz="0" w:space="0" w:color="auto"/>
                    <w:left w:val="none" w:sz="0" w:space="0" w:color="auto"/>
                    <w:bottom w:val="none" w:sz="0" w:space="0" w:color="auto"/>
                    <w:right w:val="none" w:sz="0" w:space="0" w:color="auto"/>
                  </w:divBdr>
                </w:div>
                <w:div w:id="1308124488">
                  <w:marLeft w:val="0"/>
                  <w:marRight w:val="0"/>
                  <w:marTop w:val="0"/>
                  <w:marBottom w:val="0"/>
                  <w:divBdr>
                    <w:top w:val="none" w:sz="0" w:space="0" w:color="auto"/>
                    <w:left w:val="none" w:sz="0" w:space="0" w:color="auto"/>
                    <w:bottom w:val="none" w:sz="0" w:space="0" w:color="auto"/>
                    <w:right w:val="none" w:sz="0" w:space="0" w:color="auto"/>
                  </w:divBdr>
                </w:div>
                <w:div w:id="1315526070">
                  <w:marLeft w:val="0"/>
                  <w:marRight w:val="0"/>
                  <w:marTop w:val="0"/>
                  <w:marBottom w:val="0"/>
                  <w:divBdr>
                    <w:top w:val="none" w:sz="0" w:space="0" w:color="auto"/>
                    <w:left w:val="none" w:sz="0" w:space="0" w:color="auto"/>
                    <w:bottom w:val="none" w:sz="0" w:space="0" w:color="auto"/>
                    <w:right w:val="none" w:sz="0" w:space="0" w:color="auto"/>
                  </w:divBdr>
                </w:div>
                <w:div w:id="1328438290">
                  <w:marLeft w:val="0"/>
                  <w:marRight w:val="0"/>
                  <w:marTop w:val="0"/>
                  <w:marBottom w:val="0"/>
                  <w:divBdr>
                    <w:top w:val="none" w:sz="0" w:space="0" w:color="auto"/>
                    <w:left w:val="none" w:sz="0" w:space="0" w:color="auto"/>
                    <w:bottom w:val="none" w:sz="0" w:space="0" w:color="auto"/>
                    <w:right w:val="none" w:sz="0" w:space="0" w:color="auto"/>
                  </w:divBdr>
                </w:div>
                <w:div w:id="1328903960">
                  <w:marLeft w:val="0"/>
                  <w:marRight w:val="0"/>
                  <w:marTop w:val="0"/>
                  <w:marBottom w:val="0"/>
                  <w:divBdr>
                    <w:top w:val="none" w:sz="0" w:space="0" w:color="auto"/>
                    <w:left w:val="none" w:sz="0" w:space="0" w:color="auto"/>
                    <w:bottom w:val="none" w:sz="0" w:space="0" w:color="auto"/>
                    <w:right w:val="none" w:sz="0" w:space="0" w:color="auto"/>
                  </w:divBdr>
                </w:div>
                <w:div w:id="1333099904">
                  <w:marLeft w:val="0"/>
                  <w:marRight w:val="0"/>
                  <w:marTop w:val="0"/>
                  <w:marBottom w:val="0"/>
                  <w:divBdr>
                    <w:top w:val="none" w:sz="0" w:space="0" w:color="auto"/>
                    <w:left w:val="none" w:sz="0" w:space="0" w:color="auto"/>
                    <w:bottom w:val="none" w:sz="0" w:space="0" w:color="auto"/>
                    <w:right w:val="none" w:sz="0" w:space="0" w:color="auto"/>
                  </w:divBdr>
                </w:div>
                <w:div w:id="1334140195">
                  <w:marLeft w:val="0"/>
                  <w:marRight w:val="0"/>
                  <w:marTop w:val="0"/>
                  <w:marBottom w:val="0"/>
                  <w:divBdr>
                    <w:top w:val="none" w:sz="0" w:space="0" w:color="auto"/>
                    <w:left w:val="none" w:sz="0" w:space="0" w:color="auto"/>
                    <w:bottom w:val="none" w:sz="0" w:space="0" w:color="auto"/>
                    <w:right w:val="none" w:sz="0" w:space="0" w:color="auto"/>
                  </w:divBdr>
                </w:div>
                <w:div w:id="1335690353">
                  <w:marLeft w:val="0"/>
                  <w:marRight w:val="0"/>
                  <w:marTop w:val="0"/>
                  <w:marBottom w:val="0"/>
                  <w:divBdr>
                    <w:top w:val="none" w:sz="0" w:space="0" w:color="auto"/>
                    <w:left w:val="none" w:sz="0" w:space="0" w:color="auto"/>
                    <w:bottom w:val="none" w:sz="0" w:space="0" w:color="auto"/>
                    <w:right w:val="none" w:sz="0" w:space="0" w:color="auto"/>
                  </w:divBdr>
                </w:div>
                <w:div w:id="1336151390">
                  <w:marLeft w:val="0"/>
                  <w:marRight w:val="0"/>
                  <w:marTop w:val="0"/>
                  <w:marBottom w:val="0"/>
                  <w:divBdr>
                    <w:top w:val="none" w:sz="0" w:space="0" w:color="auto"/>
                    <w:left w:val="none" w:sz="0" w:space="0" w:color="auto"/>
                    <w:bottom w:val="none" w:sz="0" w:space="0" w:color="auto"/>
                    <w:right w:val="none" w:sz="0" w:space="0" w:color="auto"/>
                  </w:divBdr>
                </w:div>
                <w:div w:id="1338844607">
                  <w:marLeft w:val="0"/>
                  <w:marRight w:val="0"/>
                  <w:marTop w:val="0"/>
                  <w:marBottom w:val="0"/>
                  <w:divBdr>
                    <w:top w:val="none" w:sz="0" w:space="0" w:color="auto"/>
                    <w:left w:val="none" w:sz="0" w:space="0" w:color="auto"/>
                    <w:bottom w:val="none" w:sz="0" w:space="0" w:color="auto"/>
                    <w:right w:val="none" w:sz="0" w:space="0" w:color="auto"/>
                  </w:divBdr>
                </w:div>
                <w:div w:id="1339771109">
                  <w:marLeft w:val="0"/>
                  <w:marRight w:val="0"/>
                  <w:marTop w:val="0"/>
                  <w:marBottom w:val="0"/>
                  <w:divBdr>
                    <w:top w:val="none" w:sz="0" w:space="0" w:color="auto"/>
                    <w:left w:val="none" w:sz="0" w:space="0" w:color="auto"/>
                    <w:bottom w:val="none" w:sz="0" w:space="0" w:color="auto"/>
                    <w:right w:val="none" w:sz="0" w:space="0" w:color="auto"/>
                  </w:divBdr>
                </w:div>
                <w:div w:id="1341591449">
                  <w:marLeft w:val="0"/>
                  <w:marRight w:val="0"/>
                  <w:marTop w:val="0"/>
                  <w:marBottom w:val="0"/>
                  <w:divBdr>
                    <w:top w:val="none" w:sz="0" w:space="0" w:color="auto"/>
                    <w:left w:val="none" w:sz="0" w:space="0" w:color="auto"/>
                    <w:bottom w:val="none" w:sz="0" w:space="0" w:color="auto"/>
                    <w:right w:val="none" w:sz="0" w:space="0" w:color="auto"/>
                  </w:divBdr>
                </w:div>
                <w:div w:id="1341860154">
                  <w:marLeft w:val="0"/>
                  <w:marRight w:val="0"/>
                  <w:marTop w:val="0"/>
                  <w:marBottom w:val="0"/>
                  <w:divBdr>
                    <w:top w:val="none" w:sz="0" w:space="0" w:color="auto"/>
                    <w:left w:val="none" w:sz="0" w:space="0" w:color="auto"/>
                    <w:bottom w:val="none" w:sz="0" w:space="0" w:color="auto"/>
                    <w:right w:val="none" w:sz="0" w:space="0" w:color="auto"/>
                  </w:divBdr>
                </w:div>
                <w:div w:id="1345128613">
                  <w:marLeft w:val="0"/>
                  <w:marRight w:val="0"/>
                  <w:marTop w:val="0"/>
                  <w:marBottom w:val="0"/>
                  <w:divBdr>
                    <w:top w:val="none" w:sz="0" w:space="0" w:color="auto"/>
                    <w:left w:val="none" w:sz="0" w:space="0" w:color="auto"/>
                    <w:bottom w:val="none" w:sz="0" w:space="0" w:color="auto"/>
                    <w:right w:val="none" w:sz="0" w:space="0" w:color="auto"/>
                  </w:divBdr>
                </w:div>
                <w:div w:id="1345938718">
                  <w:marLeft w:val="0"/>
                  <w:marRight w:val="0"/>
                  <w:marTop w:val="0"/>
                  <w:marBottom w:val="0"/>
                  <w:divBdr>
                    <w:top w:val="none" w:sz="0" w:space="0" w:color="auto"/>
                    <w:left w:val="none" w:sz="0" w:space="0" w:color="auto"/>
                    <w:bottom w:val="none" w:sz="0" w:space="0" w:color="auto"/>
                    <w:right w:val="none" w:sz="0" w:space="0" w:color="auto"/>
                  </w:divBdr>
                </w:div>
                <w:div w:id="1346595170">
                  <w:marLeft w:val="0"/>
                  <w:marRight w:val="0"/>
                  <w:marTop w:val="0"/>
                  <w:marBottom w:val="0"/>
                  <w:divBdr>
                    <w:top w:val="none" w:sz="0" w:space="0" w:color="auto"/>
                    <w:left w:val="none" w:sz="0" w:space="0" w:color="auto"/>
                    <w:bottom w:val="none" w:sz="0" w:space="0" w:color="auto"/>
                    <w:right w:val="none" w:sz="0" w:space="0" w:color="auto"/>
                  </w:divBdr>
                </w:div>
                <w:div w:id="1347755013">
                  <w:marLeft w:val="0"/>
                  <w:marRight w:val="0"/>
                  <w:marTop w:val="0"/>
                  <w:marBottom w:val="0"/>
                  <w:divBdr>
                    <w:top w:val="none" w:sz="0" w:space="0" w:color="auto"/>
                    <w:left w:val="none" w:sz="0" w:space="0" w:color="auto"/>
                    <w:bottom w:val="none" w:sz="0" w:space="0" w:color="auto"/>
                    <w:right w:val="none" w:sz="0" w:space="0" w:color="auto"/>
                  </w:divBdr>
                </w:div>
                <w:div w:id="1349479932">
                  <w:marLeft w:val="0"/>
                  <w:marRight w:val="0"/>
                  <w:marTop w:val="0"/>
                  <w:marBottom w:val="0"/>
                  <w:divBdr>
                    <w:top w:val="none" w:sz="0" w:space="0" w:color="auto"/>
                    <w:left w:val="none" w:sz="0" w:space="0" w:color="auto"/>
                    <w:bottom w:val="none" w:sz="0" w:space="0" w:color="auto"/>
                    <w:right w:val="none" w:sz="0" w:space="0" w:color="auto"/>
                  </w:divBdr>
                </w:div>
                <w:div w:id="1350327156">
                  <w:marLeft w:val="0"/>
                  <w:marRight w:val="0"/>
                  <w:marTop w:val="0"/>
                  <w:marBottom w:val="0"/>
                  <w:divBdr>
                    <w:top w:val="none" w:sz="0" w:space="0" w:color="auto"/>
                    <w:left w:val="none" w:sz="0" w:space="0" w:color="auto"/>
                    <w:bottom w:val="none" w:sz="0" w:space="0" w:color="auto"/>
                    <w:right w:val="none" w:sz="0" w:space="0" w:color="auto"/>
                  </w:divBdr>
                </w:div>
                <w:div w:id="1350638815">
                  <w:marLeft w:val="0"/>
                  <w:marRight w:val="0"/>
                  <w:marTop w:val="0"/>
                  <w:marBottom w:val="0"/>
                  <w:divBdr>
                    <w:top w:val="none" w:sz="0" w:space="0" w:color="auto"/>
                    <w:left w:val="none" w:sz="0" w:space="0" w:color="auto"/>
                    <w:bottom w:val="none" w:sz="0" w:space="0" w:color="auto"/>
                    <w:right w:val="none" w:sz="0" w:space="0" w:color="auto"/>
                  </w:divBdr>
                </w:div>
                <w:div w:id="1356418216">
                  <w:marLeft w:val="0"/>
                  <w:marRight w:val="0"/>
                  <w:marTop w:val="0"/>
                  <w:marBottom w:val="0"/>
                  <w:divBdr>
                    <w:top w:val="none" w:sz="0" w:space="0" w:color="auto"/>
                    <w:left w:val="none" w:sz="0" w:space="0" w:color="auto"/>
                    <w:bottom w:val="none" w:sz="0" w:space="0" w:color="auto"/>
                    <w:right w:val="none" w:sz="0" w:space="0" w:color="auto"/>
                  </w:divBdr>
                </w:div>
                <w:div w:id="1357073515">
                  <w:marLeft w:val="0"/>
                  <w:marRight w:val="0"/>
                  <w:marTop w:val="0"/>
                  <w:marBottom w:val="0"/>
                  <w:divBdr>
                    <w:top w:val="none" w:sz="0" w:space="0" w:color="auto"/>
                    <w:left w:val="none" w:sz="0" w:space="0" w:color="auto"/>
                    <w:bottom w:val="none" w:sz="0" w:space="0" w:color="auto"/>
                    <w:right w:val="none" w:sz="0" w:space="0" w:color="auto"/>
                  </w:divBdr>
                </w:div>
                <w:div w:id="1358122719">
                  <w:marLeft w:val="0"/>
                  <w:marRight w:val="0"/>
                  <w:marTop w:val="0"/>
                  <w:marBottom w:val="0"/>
                  <w:divBdr>
                    <w:top w:val="none" w:sz="0" w:space="0" w:color="auto"/>
                    <w:left w:val="none" w:sz="0" w:space="0" w:color="auto"/>
                    <w:bottom w:val="none" w:sz="0" w:space="0" w:color="auto"/>
                    <w:right w:val="none" w:sz="0" w:space="0" w:color="auto"/>
                  </w:divBdr>
                </w:div>
                <w:div w:id="1361203968">
                  <w:marLeft w:val="0"/>
                  <w:marRight w:val="0"/>
                  <w:marTop w:val="0"/>
                  <w:marBottom w:val="0"/>
                  <w:divBdr>
                    <w:top w:val="none" w:sz="0" w:space="0" w:color="auto"/>
                    <w:left w:val="none" w:sz="0" w:space="0" w:color="auto"/>
                    <w:bottom w:val="none" w:sz="0" w:space="0" w:color="auto"/>
                    <w:right w:val="none" w:sz="0" w:space="0" w:color="auto"/>
                  </w:divBdr>
                </w:div>
                <w:div w:id="1361399128">
                  <w:marLeft w:val="0"/>
                  <w:marRight w:val="0"/>
                  <w:marTop w:val="0"/>
                  <w:marBottom w:val="0"/>
                  <w:divBdr>
                    <w:top w:val="none" w:sz="0" w:space="0" w:color="auto"/>
                    <w:left w:val="none" w:sz="0" w:space="0" w:color="auto"/>
                    <w:bottom w:val="none" w:sz="0" w:space="0" w:color="auto"/>
                    <w:right w:val="none" w:sz="0" w:space="0" w:color="auto"/>
                  </w:divBdr>
                </w:div>
                <w:div w:id="1361786495">
                  <w:marLeft w:val="0"/>
                  <w:marRight w:val="0"/>
                  <w:marTop w:val="0"/>
                  <w:marBottom w:val="0"/>
                  <w:divBdr>
                    <w:top w:val="none" w:sz="0" w:space="0" w:color="auto"/>
                    <w:left w:val="none" w:sz="0" w:space="0" w:color="auto"/>
                    <w:bottom w:val="none" w:sz="0" w:space="0" w:color="auto"/>
                    <w:right w:val="none" w:sz="0" w:space="0" w:color="auto"/>
                  </w:divBdr>
                </w:div>
                <w:div w:id="1362171731">
                  <w:marLeft w:val="0"/>
                  <w:marRight w:val="0"/>
                  <w:marTop w:val="0"/>
                  <w:marBottom w:val="0"/>
                  <w:divBdr>
                    <w:top w:val="none" w:sz="0" w:space="0" w:color="auto"/>
                    <w:left w:val="none" w:sz="0" w:space="0" w:color="auto"/>
                    <w:bottom w:val="none" w:sz="0" w:space="0" w:color="auto"/>
                    <w:right w:val="none" w:sz="0" w:space="0" w:color="auto"/>
                  </w:divBdr>
                </w:div>
                <w:div w:id="1363941497">
                  <w:marLeft w:val="0"/>
                  <w:marRight w:val="0"/>
                  <w:marTop w:val="0"/>
                  <w:marBottom w:val="0"/>
                  <w:divBdr>
                    <w:top w:val="none" w:sz="0" w:space="0" w:color="auto"/>
                    <w:left w:val="none" w:sz="0" w:space="0" w:color="auto"/>
                    <w:bottom w:val="none" w:sz="0" w:space="0" w:color="auto"/>
                    <w:right w:val="none" w:sz="0" w:space="0" w:color="auto"/>
                  </w:divBdr>
                </w:div>
                <w:div w:id="1366296869">
                  <w:marLeft w:val="0"/>
                  <w:marRight w:val="0"/>
                  <w:marTop w:val="0"/>
                  <w:marBottom w:val="0"/>
                  <w:divBdr>
                    <w:top w:val="none" w:sz="0" w:space="0" w:color="auto"/>
                    <w:left w:val="none" w:sz="0" w:space="0" w:color="auto"/>
                    <w:bottom w:val="none" w:sz="0" w:space="0" w:color="auto"/>
                    <w:right w:val="none" w:sz="0" w:space="0" w:color="auto"/>
                  </w:divBdr>
                </w:div>
                <w:div w:id="1366784652">
                  <w:marLeft w:val="0"/>
                  <w:marRight w:val="0"/>
                  <w:marTop w:val="0"/>
                  <w:marBottom w:val="0"/>
                  <w:divBdr>
                    <w:top w:val="none" w:sz="0" w:space="0" w:color="auto"/>
                    <w:left w:val="none" w:sz="0" w:space="0" w:color="auto"/>
                    <w:bottom w:val="none" w:sz="0" w:space="0" w:color="auto"/>
                    <w:right w:val="none" w:sz="0" w:space="0" w:color="auto"/>
                  </w:divBdr>
                </w:div>
                <w:div w:id="1369066339">
                  <w:marLeft w:val="0"/>
                  <w:marRight w:val="0"/>
                  <w:marTop w:val="0"/>
                  <w:marBottom w:val="0"/>
                  <w:divBdr>
                    <w:top w:val="none" w:sz="0" w:space="0" w:color="auto"/>
                    <w:left w:val="none" w:sz="0" w:space="0" w:color="auto"/>
                    <w:bottom w:val="none" w:sz="0" w:space="0" w:color="auto"/>
                    <w:right w:val="none" w:sz="0" w:space="0" w:color="auto"/>
                  </w:divBdr>
                </w:div>
                <w:div w:id="1369259941">
                  <w:marLeft w:val="0"/>
                  <w:marRight w:val="0"/>
                  <w:marTop w:val="0"/>
                  <w:marBottom w:val="0"/>
                  <w:divBdr>
                    <w:top w:val="none" w:sz="0" w:space="0" w:color="auto"/>
                    <w:left w:val="none" w:sz="0" w:space="0" w:color="auto"/>
                    <w:bottom w:val="none" w:sz="0" w:space="0" w:color="auto"/>
                    <w:right w:val="none" w:sz="0" w:space="0" w:color="auto"/>
                  </w:divBdr>
                </w:div>
                <w:div w:id="1369450705">
                  <w:marLeft w:val="0"/>
                  <w:marRight w:val="0"/>
                  <w:marTop w:val="0"/>
                  <w:marBottom w:val="0"/>
                  <w:divBdr>
                    <w:top w:val="none" w:sz="0" w:space="0" w:color="auto"/>
                    <w:left w:val="none" w:sz="0" w:space="0" w:color="auto"/>
                    <w:bottom w:val="none" w:sz="0" w:space="0" w:color="auto"/>
                    <w:right w:val="none" w:sz="0" w:space="0" w:color="auto"/>
                  </w:divBdr>
                </w:div>
                <w:div w:id="1369719916">
                  <w:marLeft w:val="0"/>
                  <w:marRight w:val="0"/>
                  <w:marTop w:val="0"/>
                  <w:marBottom w:val="0"/>
                  <w:divBdr>
                    <w:top w:val="none" w:sz="0" w:space="0" w:color="auto"/>
                    <w:left w:val="none" w:sz="0" w:space="0" w:color="auto"/>
                    <w:bottom w:val="none" w:sz="0" w:space="0" w:color="auto"/>
                    <w:right w:val="none" w:sz="0" w:space="0" w:color="auto"/>
                  </w:divBdr>
                </w:div>
                <w:div w:id="1369985538">
                  <w:marLeft w:val="0"/>
                  <w:marRight w:val="0"/>
                  <w:marTop w:val="0"/>
                  <w:marBottom w:val="0"/>
                  <w:divBdr>
                    <w:top w:val="none" w:sz="0" w:space="0" w:color="auto"/>
                    <w:left w:val="none" w:sz="0" w:space="0" w:color="auto"/>
                    <w:bottom w:val="none" w:sz="0" w:space="0" w:color="auto"/>
                    <w:right w:val="none" w:sz="0" w:space="0" w:color="auto"/>
                  </w:divBdr>
                </w:div>
                <w:div w:id="1370639888">
                  <w:marLeft w:val="0"/>
                  <w:marRight w:val="0"/>
                  <w:marTop w:val="0"/>
                  <w:marBottom w:val="0"/>
                  <w:divBdr>
                    <w:top w:val="none" w:sz="0" w:space="0" w:color="auto"/>
                    <w:left w:val="none" w:sz="0" w:space="0" w:color="auto"/>
                    <w:bottom w:val="none" w:sz="0" w:space="0" w:color="auto"/>
                    <w:right w:val="none" w:sz="0" w:space="0" w:color="auto"/>
                  </w:divBdr>
                </w:div>
                <w:div w:id="1371764820">
                  <w:marLeft w:val="0"/>
                  <w:marRight w:val="0"/>
                  <w:marTop w:val="0"/>
                  <w:marBottom w:val="0"/>
                  <w:divBdr>
                    <w:top w:val="none" w:sz="0" w:space="0" w:color="auto"/>
                    <w:left w:val="none" w:sz="0" w:space="0" w:color="auto"/>
                    <w:bottom w:val="none" w:sz="0" w:space="0" w:color="auto"/>
                    <w:right w:val="none" w:sz="0" w:space="0" w:color="auto"/>
                  </w:divBdr>
                </w:div>
                <w:div w:id="1373503835">
                  <w:marLeft w:val="0"/>
                  <w:marRight w:val="0"/>
                  <w:marTop w:val="0"/>
                  <w:marBottom w:val="0"/>
                  <w:divBdr>
                    <w:top w:val="none" w:sz="0" w:space="0" w:color="auto"/>
                    <w:left w:val="none" w:sz="0" w:space="0" w:color="auto"/>
                    <w:bottom w:val="none" w:sz="0" w:space="0" w:color="auto"/>
                    <w:right w:val="none" w:sz="0" w:space="0" w:color="auto"/>
                  </w:divBdr>
                </w:div>
                <w:div w:id="1373772031">
                  <w:marLeft w:val="0"/>
                  <w:marRight w:val="0"/>
                  <w:marTop w:val="0"/>
                  <w:marBottom w:val="0"/>
                  <w:divBdr>
                    <w:top w:val="none" w:sz="0" w:space="0" w:color="auto"/>
                    <w:left w:val="none" w:sz="0" w:space="0" w:color="auto"/>
                    <w:bottom w:val="none" w:sz="0" w:space="0" w:color="auto"/>
                    <w:right w:val="none" w:sz="0" w:space="0" w:color="auto"/>
                  </w:divBdr>
                </w:div>
                <w:div w:id="1375540581">
                  <w:marLeft w:val="0"/>
                  <w:marRight w:val="0"/>
                  <w:marTop w:val="0"/>
                  <w:marBottom w:val="0"/>
                  <w:divBdr>
                    <w:top w:val="none" w:sz="0" w:space="0" w:color="auto"/>
                    <w:left w:val="none" w:sz="0" w:space="0" w:color="auto"/>
                    <w:bottom w:val="none" w:sz="0" w:space="0" w:color="auto"/>
                    <w:right w:val="none" w:sz="0" w:space="0" w:color="auto"/>
                  </w:divBdr>
                </w:div>
                <w:div w:id="1377894786">
                  <w:marLeft w:val="0"/>
                  <w:marRight w:val="0"/>
                  <w:marTop w:val="0"/>
                  <w:marBottom w:val="0"/>
                  <w:divBdr>
                    <w:top w:val="none" w:sz="0" w:space="0" w:color="auto"/>
                    <w:left w:val="none" w:sz="0" w:space="0" w:color="auto"/>
                    <w:bottom w:val="none" w:sz="0" w:space="0" w:color="auto"/>
                    <w:right w:val="none" w:sz="0" w:space="0" w:color="auto"/>
                  </w:divBdr>
                </w:div>
                <w:div w:id="1380590967">
                  <w:marLeft w:val="0"/>
                  <w:marRight w:val="0"/>
                  <w:marTop w:val="0"/>
                  <w:marBottom w:val="0"/>
                  <w:divBdr>
                    <w:top w:val="none" w:sz="0" w:space="0" w:color="auto"/>
                    <w:left w:val="none" w:sz="0" w:space="0" w:color="auto"/>
                    <w:bottom w:val="none" w:sz="0" w:space="0" w:color="auto"/>
                    <w:right w:val="none" w:sz="0" w:space="0" w:color="auto"/>
                  </w:divBdr>
                </w:div>
                <w:div w:id="1380931717">
                  <w:marLeft w:val="0"/>
                  <w:marRight w:val="0"/>
                  <w:marTop w:val="0"/>
                  <w:marBottom w:val="0"/>
                  <w:divBdr>
                    <w:top w:val="none" w:sz="0" w:space="0" w:color="auto"/>
                    <w:left w:val="none" w:sz="0" w:space="0" w:color="auto"/>
                    <w:bottom w:val="none" w:sz="0" w:space="0" w:color="auto"/>
                    <w:right w:val="none" w:sz="0" w:space="0" w:color="auto"/>
                  </w:divBdr>
                </w:div>
                <w:div w:id="1382250992">
                  <w:marLeft w:val="0"/>
                  <w:marRight w:val="0"/>
                  <w:marTop w:val="0"/>
                  <w:marBottom w:val="0"/>
                  <w:divBdr>
                    <w:top w:val="none" w:sz="0" w:space="0" w:color="auto"/>
                    <w:left w:val="none" w:sz="0" w:space="0" w:color="auto"/>
                    <w:bottom w:val="none" w:sz="0" w:space="0" w:color="auto"/>
                    <w:right w:val="none" w:sz="0" w:space="0" w:color="auto"/>
                  </w:divBdr>
                </w:div>
                <w:div w:id="1383823159">
                  <w:marLeft w:val="0"/>
                  <w:marRight w:val="0"/>
                  <w:marTop w:val="0"/>
                  <w:marBottom w:val="0"/>
                  <w:divBdr>
                    <w:top w:val="none" w:sz="0" w:space="0" w:color="auto"/>
                    <w:left w:val="none" w:sz="0" w:space="0" w:color="auto"/>
                    <w:bottom w:val="none" w:sz="0" w:space="0" w:color="auto"/>
                    <w:right w:val="none" w:sz="0" w:space="0" w:color="auto"/>
                  </w:divBdr>
                </w:div>
                <w:div w:id="1384674145">
                  <w:marLeft w:val="0"/>
                  <w:marRight w:val="0"/>
                  <w:marTop w:val="0"/>
                  <w:marBottom w:val="0"/>
                  <w:divBdr>
                    <w:top w:val="none" w:sz="0" w:space="0" w:color="auto"/>
                    <w:left w:val="none" w:sz="0" w:space="0" w:color="auto"/>
                    <w:bottom w:val="none" w:sz="0" w:space="0" w:color="auto"/>
                    <w:right w:val="none" w:sz="0" w:space="0" w:color="auto"/>
                  </w:divBdr>
                </w:div>
                <w:div w:id="1386106585">
                  <w:marLeft w:val="0"/>
                  <w:marRight w:val="0"/>
                  <w:marTop w:val="0"/>
                  <w:marBottom w:val="0"/>
                  <w:divBdr>
                    <w:top w:val="none" w:sz="0" w:space="0" w:color="auto"/>
                    <w:left w:val="none" w:sz="0" w:space="0" w:color="auto"/>
                    <w:bottom w:val="none" w:sz="0" w:space="0" w:color="auto"/>
                    <w:right w:val="none" w:sz="0" w:space="0" w:color="auto"/>
                  </w:divBdr>
                </w:div>
                <w:div w:id="1386876947">
                  <w:marLeft w:val="0"/>
                  <w:marRight w:val="0"/>
                  <w:marTop w:val="0"/>
                  <w:marBottom w:val="0"/>
                  <w:divBdr>
                    <w:top w:val="none" w:sz="0" w:space="0" w:color="auto"/>
                    <w:left w:val="none" w:sz="0" w:space="0" w:color="auto"/>
                    <w:bottom w:val="none" w:sz="0" w:space="0" w:color="auto"/>
                    <w:right w:val="none" w:sz="0" w:space="0" w:color="auto"/>
                  </w:divBdr>
                </w:div>
                <w:div w:id="1388332798">
                  <w:marLeft w:val="0"/>
                  <w:marRight w:val="0"/>
                  <w:marTop w:val="0"/>
                  <w:marBottom w:val="0"/>
                  <w:divBdr>
                    <w:top w:val="none" w:sz="0" w:space="0" w:color="auto"/>
                    <w:left w:val="none" w:sz="0" w:space="0" w:color="auto"/>
                    <w:bottom w:val="none" w:sz="0" w:space="0" w:color="auto"/>
                    <w:right w:val="none" w:sz="0" w:space="0" w:color="auto"/>
                  </w:divBdr>
                </w:div>
                <w:div w:id="1389650466">
                  <w:marLeft w:val="0"/>
                  <w:marRight w:val="0"/>
                  <w:marTop w:val="0"/>
                  <w:marBottom w:val="0"/>
                  <w:divBdr>
                    <w:top w:val="none" w:sz="0" w:space="0" w:color="auto"/>
                    <w:left w:val="none" w:sz="0" w:space="0" w:color="auto"/>
                    <w:bottom w:val="none" w:sz="0" w:space="0" w:color="auto"/>
                    <w:right w:val="none" w:sz="0" w:space="0" w:color="auto"/>
                  </w:divBdr>
                </w:div>
                <w:div w:id="1390303267">
                  <w:marLeft w:val="0"/>
                  <w:marRight w:val="0"/>
                  <w:marTop w:val="0"/>
                  <w:marBottom w:val="0"/>
                  <w:divBdr>
                    <w:top w:val="none" w:sz="0" w:space="0" w:color="auto"/>
                    <w:left w:val="none" w:sz="0" w:space="0" w:color="auto"/>
                    <w:bottom w:val="none" w:sz="0" w:space="0" w:color="auto"/>
                    <w:right w:val="none" w:sz="0" w:space="0" w:color="auto"/>
                  </w:divBdr>
                </w:div>
                <w:div w:id="1391270823">
                  <w:marLeft w:val="0"/>
                  <w:marRight w:val="0"/>
                  <w:marTop w:val="0"/>
                  <w:marBottom w:val="0"/>
                  <w:divBdr>
                    <w:top w:val="none" w:sz="0" w:space="0" w:color="auto"/>
                    <w:left w:val="none" w:sz="0" w:space="0" w:color="auto"/>
                    <w:bottom w:val="none" w:sz="0" w:space="0" w:color="auto"/>
                    <w:right w:val="none" w:sz="0" w:space="0" w:color="auto"/>
                  </w:divBdr>
                </w:div>
                <w:div w:id="1391729544">
                  <w:marLeft w:val="0"/>
                  <w:marRight w:val="0"/>
                  <w:marTop w:val="0"/>
                  <w:marBottom w:val="0"/>
                  <w:divBdr>
                    <w:top w:val="none" w:sz="0" w:space="0" w:color="auto"/>
                    <w:left w:val="none" w:sz="0" w:space="0" w:color="auto"/>
                    <w:bottom w:val="none" w:sz="0" w:space="0" w:color="auto"/>
                    <w:right w:val="none" w:sz="0" w:space="0" w:color="auto"/>
                  </w:divBdr>
                </w:div>
                <w:div w:id="1394622106">
                  <w:marLeft w:val="0"/>
                  <w:marRight w:val="0"/>
                  <w:marTop w:val="0"/>
                  <w:marBottom w:val="0"/>
                  <w:divBdr>
                    <w:top w:val="none" w:sz="0" w:space="0" w:color="auto"/>
                    <w:left w:val="none" w:sz="0" w:space="0" w:color="auto"/>
                    <w:bottom w:val="none" w:sz="0" w:space="0" w:color="auto"/>
                    <w:right w:val="none" w:sz="0" w:space="0" w:color="auto"/>
                  </w:divBdr>
                </w:div>
                <w:div w:id="1394697743">
                  <w:marLeft w:val="0"/>
                  <w:marRight w:val="0"/>
                  <w:marTop w:val="0"/>
                  <w:marBottom w:val="0"/>
                  <w:divBdr>
                    <w:top w:val="none" w:sz="0" w:space="0" w:color="auto"/>
                    <w:left w:val="none" w:sz="0" w:space="0" w:color="auto"/>
                    <w:bottom w:val="none" w:sz="0" w:space="0" w:color="auto"/>
                    <w:right w:val="none" w:sz="0" w:space="0" w:color="auto"/>
                  </w:divBdr>
                </w:div>
                <w:div w:id="1400638387">
                  <w:marLeft w:val="0"/>
                  <w:marRight w:val="0"/>
                  <w:marTop w:val="0"/>
                  <w:marBottom w:val="0"/>
                  <w:divBdr>
                    <w:top w:val="none" w:sz="0" w:space="0" w:color="auto"/>
                    <w:left w:val="none" w:sz="0" w:space="0" w:color="auto"/>
                    <w:bottom w:val="none" w:sz="0" w:space="0" w:color="auto"/>
                    <w:right w:val="none" w:sz="0" w:space="0" w:color="auto"/>
                  </w:divBdr>
                </w:div>
                <w:div w:id="1400857572">
                  <w:marLeft w:val="0"/>
                  <w:marRight w:val="0"/>
                  <w:marTop w:val="0"/>
                  <w:marBottom w:val="0"/>
                  <w:divBdr>
                    <w:top w:val="none" w:sz="0" w:space="0" w:color="auto"/>
                    <w:left w:val="none" w:sz="0" w:space="0" w:color="auto"/>
                    <w:bottom w:val="none" w:sz="0" w:space="0" w:color="auto"/>
                    <w:right w:val="none" w:sz="0" w:space="0" w:color="auto"/>
                  </w:divBdr>
                </w:div>
                <w:div w:id="1403485495">
                  <w:marLeft w:val="0"/>
                  <w:marRight w:val="0"/>
                  <w:marTop w:val="0"/>
                  <w:marBottom w:val="0"/>
                  <w:divBdr>
                    <w:top w:val="none" w:sz="0" w:space="0" w:color="auto"/>
                    <w:left w:val="none" w:sz="0" w:space="0" w:color="auto"/>
                    <w:bottom w:val="none" w:sz="0" w:space="0" w:color="auto"/>
                    <w:right w:val="none" w:sz="0" w:space="0" w:color="auto"/>
                  </w:divBdr>
                </w:div>
                <w:div w:id="1404447149">
                  <w:marLeft w:val="0"/>
                  <w:marRight w:val="0"/>
                  <w:marTop w:val="0"/>
                  <w:marBottom w:val="0"/>
                  <w:divBdr>
                    <w:top w:val="none" w:sz="0" w:space="0" w:color="auto"/>
                    <w:left w:val="none" w:sz="0" w:space="0" w:color="auto"/>
                    <w:bottom w:val="none" w:sz="0" w:space="0" w:color="auto"/>
                    <w:right w:val="none" w:sz="0" w:space="0" w:color="auto"/>
                  </w:divBdr>
                </w:div>
                <w:div w:id="1409035612">
                  <w:marLeft w:val="0"/>
                  <w:marRight w:val="0"/>
                  <w:marTop w:val="0"/>
                  <w:marBottom w:val="0"/>
                  <w:divBdr>
                    <w:top w:val="none" w:sz="0" w:space="0" w:color="auto"/>
                    <w:left w:val="none" w:sz="0" w:space="0" w:color="auto"/>
                    <w:bottom w:val="none" w:sz="0" w:space="0" w:color="auto"/>
                    <w:right w:val="none" w:sz="0" w:space="0" w:color="auto"/>
                  </w:divBdr>
                </w:div>
                <w:div w:id="1415514129">
                  <w:marLeft w:val="0"/>
                  <w:marRight w:val="0"/>
                  <w:marTop w:val="0"/>
                  <w:marBottom w:val="0"/>
                  <w:divBdr>
                    <w:top w:val="none" w:sz="0" w:space="0" w:color="auto"/>
                    <w:left w:val="none" w:sz="0" w:space="0" w:color="auto"/>
                    <w:bottom w:val="none" w:sz="0" w:space="0" w:color="auto"/>
                    <w:right w:val="none" w:sz="0" w:space="0" w:color="auto"/>
                  </w:divBdr>
                </w:div>
                <w:div w:id="1417938193">
                  <w:marLeft w:val="0"/>
                  <w:marRight w:val="0"/>
                  <w:marTop w:val="0"/>
                  <w:marBottom w:val="0"/>
                  <w:divBdr>
                    <w:top w:val="none" w:sz="0" w:space="0" w:color="auto"/>
                    <w:left w:val="none" w:sz="0" w:space="0" w:color="auto"/>
                    <w:bottom w:val="none" w:sz="0" w:space="0" w:color="auto"/>
                    <w:right w:val="none" w:sz="0" w:space="0" w:color="auto"/>
                  </w:divBdr>
                </w:div>
                <w:div w:id="1421298410">
                  <w:marLeft w:val="0"/>
                  <w:marRight w:val="0"/>
                  <w:marTop w:val="0"/>
                  <w:marBottom w:val="0"/>
                  <w:divBdr>
                    <w:top w:val="none" w:sz="0" w:space="0" w:color="auto"/>
                    <w:left w:val="none" w:sz="0" w:space="0" w:color="auto"/>
                    <w:bottom w:val="none" w:sz="0" w:space="0" w:color="auto"/>
                    <w:right w:val="none" w:sz="0" w:space="0" w:color="auto"/>
                  </w:divBdr>
                </w:div>
                <w:div w:id="1421413349">
                  <w:marLeft w:val="0"/>
                  <w:marRight w:val="0"/>
                  <w:marTop w:val="0"/>
                  <w:marBottom w:val="0"/>
                  <w:divBdr>
                    <w:top w:val="none" w:sz="0" w:space="0" w:color="auto"/>
                    <w:left w:val="none" w:sz="0" w:space="0" w:color="auto"/>
                    <w:bottom w:val="none" w:sz="0" w:space="0" w:color="auto"/>
                    <w:right w:val="none" w:sz="0" w:space="0" w:color="auto"/>
                  </w:divBdr>
                </w:div>
                <w:div w:id="1422143740">
                  <w:marLeft w:val="0"/>
                  <w:marRight w:val="0"/>
                  <w:marTop w:val="0"/>
                  <w:marBottom w:val="0"/>
                  <w:divBdr>
                    <w:top w:val="none" w:sz="0" w:space="0" w:color="auto"/>
                    <w:left w:val="none" w:sz="0" w:space="0" w:color="auto"/>
                    <w:bottom w:val="none" w:sz="0" w:space="0" w:color="auto"/>
                    <w:right w:val="none" w:sz="0" w:space="0" w:color="auto"/>
                  </w:divBdr>
                </w:div>
                <w:div w:id="1422336052">
                  <w:marLeft w:val="0"/>
                  <w:marRight w:val="0"/>
                  <w:marTop w:val="0"/>
                  <w:marBottom w:val="0"/>
                  <w:divBdr>
                    <w:top w:val="none" w:sz="0" w:space="0" w:color="auto"/>
                    <w:left w:val="none" w:sz="0" w:space="0" w:color="auto"/>
                    <w:bottom w:val="none" w:sz="0" w:space="0" w:color="auto"/>
                    <w:right w:val="none" w:sz="0" w:space="0" w:color="auto"/>
                  </w:divBdr>
                </w:div>
                <w:div w:id="1422793266">
                  <w:marLeft w:val="0"/>
                  <w:marRight w:val="0"/>
                  <w:marTop w:val="0"/>
                  <w:marBottom w:val="0"/>
                  <w:divBdr>
                    <w:top w:val="none" w:sz="0" w:space="0" w:color="auto"/>
                    <w:left w:val="none" w:sz="0" w:space="0" w:color="auto"/>
                    <w:bottom w:val="none" w:sz="0" w:space="0" w:color="auto"/>
                    <w:right w:val="none" w:sz="0" w:space="0" w:color="auto"/>
                  </w:divBdr>
                </w:div>
                <w:div w:id="1423407733">
                  <w:marLeft w:val="0"/>
                  <w:marRight w:val="0"/>
                  <w:marTop w:val="0"/>
                  <w:marBottom w:val="0"/>
                  <w:divBdr>
                    <w:top w:val="none" w:sz="0" w:space="0" w:color="auto"/>
                    <w:left w:val="none" w:sz="0" w:space="0" w:color="auto"/>
                    <w:bottom w:val="none" w:sz="0" w:space="0" w:color="auto"/>
                    <w:right w:val="none" w:sz="0" w:space="0" w:color="auto"/>
                  </w:divBdr>
                </w:div>
                <w:div w:id="1431662899">
                  <w:marLeft w:val="0"/>
                  <w:marRight w:val="0"/>
                  <w:marTop w:val="0"/>
                  <w:marBottom w:val="0"/>
                  <w:divBdr>
                    <w:top w:val="none" w:sz="0" w:space="0" w:color="auto"/>
                    <w:left w:val="none" w:sz="0" w:space="0" w:color="auto"/>
                    <w:bottom w:val="none" w:sz="0" w:space="0" w:color="auto"/>
                    <w:right w:val="none" w:sz="0" w:space="0" w:color="auto"/>
                  </w:divBdr>
                </w:div>
                <w:div w:id="1431702729">
                  <w:marLeft w:val="0"/>
                  <w:marRight w:val="0"/>
                  <w:marTop w:val="0"/>
                  <w:marBottom w:val="0"/>
                  <w:divBdr>
                    <w:top w:val="none" w:sz="0" w:space="0" w:color="auto"/>
                    <w:left w:val="none" w:sz="0" w:space="0" w:color="auto"/>
                    <w:bottom w:val="none" w:sz="0" w:space="0" w:color="auto"/>
                    <w:right w:val="none" w:sz="0" w:space="0" w:color="auto"/>
                  </w:divBdr>
                </w:div>
                <w:div w:id="1435902395">
                  <w:marLeft w:val="0"/>
                  <w:marRight w:val="0"/>
                  <w:marTop w:val="0"/>
                  <w:marBottom w:val="0"/>
                  <w:divBdr>
                    <w:top w:val="none" w:sz="0" w:space="0" w:color="auto"/>
                    <w:left w:val="none" w:sz="0" w:space="0" w:color="auto"/>
                    <w:bottom w:val="none" w:sz="0" w:space="0" w:color="auto"/>
                    <w:right w:val="none" w:sz="0" w:space="0" w:color="auto"/>
                  </w:divBdr>
                </w:div>
                <w:div w:id="1436949350">
                  <w:marLeft w:val="0"/>
                  <w:marRight w:val="0"/>
                  <w:marTop w:val="0"/>
                  <w:marBottom w:val="0"/>
                  <w:divBdr>
                    <w:top w:val="none" w:sz="0" w:space="0" w:color="auto"/>
                    <w:left w:val="none" w:sz="0" w:space="0" w:color="auto"/>
                    <w:bottom w:val="none" w:sz="0" w:space="0" w:color="auto"/>
                    <w:right w:val="none" w:sz="0" w:space="0" w:color="auto"/>
                  </w:divBdr>
                </w:div>
                <w:div w:id="1437214026">
                  <w:marLeft w:val="0"/>
                  <w:marRight w:val="0"/>
                  <w:marTop w:val="0"/>
                  <w:marBottom w:val="0"/>
                  <w:divBdr>
                    <w:top w:val="none" w:sz="0" w:space="0" w:color="auto"/>
                    <w:left w:val="none" w:sz="0" w:space="0" w:color="auto"/>
                    <w:bottom w:val="none" w:sz="0" w:space="0" w:color="auto"/>
                    <w:right w:val="none" w:sz="0" w:space="0" w:color="auto"/>
                  </w:divBdr>
                </w:div>
                <w:div w:id="1437947132">
                  <w:marLeft w:val="0"/>
                  <w:marRight w:val="0"/>
                  <w:marTop w:val="0"/>
                  <w:marBottom w:val="0"/>
                  <w:divBdr>
                    <w:top w:val="none" w:sz="0" w:space="0" w:color="auto"/>
                    <w:left w:val="none" w:sz="0" w:space="0" w:color="auto"/>
                    <w:bottom w:val="none" w:sz="0" w:space="0" w:color="auto"/>
                    <w:right w:val="none" w:sz="0" w:space="0" w:color="auto"/>
                  </w:divBdr>
                </w:div>
                <w:div w:id="1439569974">
                  <w:marLeft w:val="0"/>
                  <w:marRight w:val="0"/>
                  <w:marTop w:val="0"/>
                  <w:marBottom w:val="0"/>
                  <w:divBdr>
                    <w:top w:val="none" w:sz="0" w:space="0" w:color="auto"/>
                    <w:left w:val="none" w:sz="0" w:space="0" w:color="auto"/>
                    <w:bottom w:val="none" w:sz="0" w:space="0" w:color="auto"/>
                    <w:right w:val="none" w:sz="0" w:space="0" w:color="auto"/>
                  </w:divBdr>
                </w:div>
                <w:div w:id="1439908780">
                  <w:marLeft w:val="0"/>
                  <w:marRight w:val="0"/>
                  <w:marTop w:val="0"/>
                  <w:marBottom w:val="0"/>
                  <w:divBdr>
                    <w:top w:val="none" w:sz="0" w:space="0" w:color="auto"/>
                    <w:left w:val="none" w:sz="0" w:space="0" w:color="auto"/>
                    <w:bottom w:val="none" w:sz="0" w:space="0" w:color="auto"/>
                    <w:right w:val="none" w:sz="0" w:space="0" w:color="auto"/>
                  </w:divBdr>
                </w:div>
                <w:div w:id="1440874748">
                  <w:marLeft w:val="0"/>
                  <w:marRight w:val="0"/>
                  <w:marTop w:val="0"/>
                  <w:marBottom w:val="0"/>
                  <w:divBdr>
                    <w:top w:val="none" w:sz="0" w:space="0" w:color="auto"/>
                    <w:left w:val="none" w:sz="0" w:space="0" w:color="auto"/>
                    <w:bottom w:val="none" w:sz="0" w:space="0" w:color="auto"/>
                    <w:right w:val="none" w:sz="0" w:space="0" w:color="auto"/>
                  </w:divBdr>
                </w:div>
                <w:div w:id="1442870410">
                  <w:marLeft w:val="0"/>
                  <w:marRight w:val="0"/>
                  <w:marTop w:val="0"/>
                  <w:marBottom w:val="0"/>
                  <w:divBdr>
                    <w:top w:val="none" w:sz="0" w:space="0" w:color="auto"/>
                    <w:left w:val="none" w:sz="0" w:space="0" w:color="auto"/>
                    <w:bottom w:val="none" w:sz="0" w:space="0" w:color="auto"/>
                    <w:right w:val="none" w:sz="0" w:space="0" w:color="auto"/>
                  </w:divBdr>
                </w:div>
                <w:div w:id="1444376438">
                  <w:marLeft w:val="0"/>
                  <w:marRight w:val="0"/>
                  <w:marTop w:val="0"/>
                  <w:marBottom w:val="0"/>
                  <w:divBdr>
                    <w:top w:val="none" w:sz="0" w:space="0" w:color="auto"/>
                    <w:left w:val="none" w:sz="0" w:space="0" w:color="auto"/>
                    <w:bottom w:val="none" w:sz="0" w:space="0" w:color="auto"/>
                    <w:right w:val="none" w:sz="0" w:space="0" w:color="auto"/>
                  </w:divBdr>
                </w:div>
                <w:div w:id="1448506247">
                  <w:marLeft w:val="0"/>
                  <w:marRight w:val="0"/>
                  <w:marTop w:val="0"/>
                  <w:marBottom w:val="0"/>
                  <w:divBdr>
                    <w:top w:val="none" w:sz="0" w:space="0" w:color="auto"/>
                    <w:left w:val="none" w:sz="0" w:space="0" w:color="auto"/>
                    <w:bottom w:val="none" w:sz="0" w:space="0" w:color="auto"/>
                    <w:right w:val="none" w:sz="0" w:space="0" w:color="auto"/>
                  </w:divBdr>
                </w:div>
                <w:div w:id="1451245249">
                  <w:marLeft w:val="0"/>
                  <w:marRight w:val="0"/>
                  <w:marTop w:val="0"/>
                  <w:marBottom w:val="0"/>
                  <w:divBdr>
                    <w:top w:val="none" w:sz="0" w:space="0" w:color="auto"/>
                    <w:left w:val="none" w:sz="0" w:space="0" w:color="auto"/>
                    <w:bottom w:val="none" w:sz="0" w:space="0" w:color="auto"/>
                    <w:right w:val="none" w:sz="0" w:space="0" w:color="auto"/>
                  </w:divBdr>
                </w:div>
                <w:div w:id="1452938948">
                  <w:marLeft w:val="0"/>
                  <w:marRight w:val="0"/>
                  <w:marTop w:val="0"/>
                  <w:marBottom w:val="0"/>
                  <w:divBdr>
                    <w:top w:val="none" w:sz="0" w:space="0" w:color="auto"/>
                    <w:left w:val="none" w:sz="0" w:space="0" w:color="auto"/>
                    <w:bottom w:val="none" w:sz="0" w:space="0" w:color="auto"/>
                    <w:right w:val="none" w:sz="0" w:space="0" w:color="auto"/>
                  </w:divBdr>
                </w:div>
                <w:div w:id="1454255018">
                  <w:marLeft w:val="0"/>
                  <w:marRight w:val="0"/>
                  <w:marTop w:val="0"/>
                  <w:marBottom w:val="0"/>
                  <w:divBdr>
                    <w:top w:val="none" w:sz="0" w:space="0" w:color="auto"/>
                    <w:left w:val="none" w:sz="0" w:space="0" w:color="auto"/>
                    <w:bottom w:val="none" w:sz="0" w:space="0" w:color="auto"/>
                    <w:right w:val="none" w:sz="0" w:space="0" w:color="auto"/>
                  </w:divBdr>
                </w:div>
                <w:div w:id="1455442765">
                  <w:marLeft w:val="0"/>
                  <w:marRight w:val="0"/>
                  <w:marTop w:val="0"/>
                  <w:marBottom w:val="0"/>
                  <w:divBdr>
                    <w:top w:val="none" w:sz="0" w:space="0" w:color="auto"/>
                    <w:left w:val="none" w:sz="0" w:space="0" w:color="auto"/>
                    <w:bottom w:val="none" w:sz="0" w:space="0" w:color="auto"/>
                    <w:right w:val="none" w:sz="0" w:space="0" w:color="auto"/>
                  </w:divBdr>
                </w:div>
                <w:div w:id="1456675005">
                  <w:marLeft w:val="0"/>
                  <w:marRight w:val="0"/>
                  <w:marTop w:val="0"/>
                  <w:marBottom w:val="0"/>
                  <w:divBdr>
                    <w:top w:val="none" w:sz="0" w:space="0" w:color="auto"/>
                    <w:left w:val="none" w:sz="0" w:space="0" w:color="auto"/>
                    <w:bottom w:val="none" w:sz="0" w:space="0" w:color="auto"/>
                    <w:right w:val="none" w:sz="0" w:space="0" w:color="auto"/>
                  </w:divBdr>
                </w:div>
                <w:div w:id="1457941352">
                  <w:marLeft w:val="0"/>
                  <w:marRight w:val="0"/>
                  <w:marTop w:val="0"/>
                  <w:marBottom w:val="0"/>
                  <w:divBdr>
                    <w:top w:val="none" w:sz="0" w:space="0" w:color="auto"/>
                    <w:left w:val="none" w:sz="0" w:space="0" w:color="auto"/>
                    <w:bottom w:val="none" w:sz="0" w:space="0" w:color="auto"/>
                    <w:right w:val="none" w:sz="0" w:space="0" w:color="auto"/>
                  </w:divBdr>
                </w:div>
                <w:div w:id="1458840284">
                  <w:marLeft w:val="0"/>
                  <w:marRight w:val="0"/>
                  <w:marTop w:val="0"/>
                  <w:marBottom w:val="0"/>
                  <w:divBdr>
                    <w:top w:val="none" w:sz="0" w:space="0" w:color="auto"/>
                    <w:left w:val="none" w:sz="0" w:space="0" w:color="auto"/>
                    <w:bottom w:val="none" w:sz="0" w:space="0" w:color="auto"/>
                    <w:right w:val="none" w:sz="0" w:space="0" w:color="auto"/>
                  </w:divBdr>
                </w:div>
                <w:div w:id="1460227019">
                  <w:marLeft w:val="0"/>
                  <w:marRight w:val="0"/>
                  <w:marTop w:val="0"/>
                  <w:marBottom w:val="0"/>
                  <w:divBdr>
                    <w:top w:val="none" w:sz="0" w:space="0" w:color="auto"/>
                    <w:left w:val="none" w:sz="0" w:space="0" w:color="auto"/>
                    <w:bottom w:val="none" w:sz="0" w:space="0" w:color="auto"/>
                    <w:right w:val="none" w:sz="0" w:space="0" w:color="auto"/>
                  </w:divBdr>
                </w:div>
                <w:div w:id="1460418357">
                  <w:marLeft w:val="0"/>
                  <w:marRight w:val="0"/>
                  <w:marTop w:val="0"/>
                  <w:marBottom w:val="0"/>
                  <w:divBdr>
                    <w:top w:val="none" w:sz="0" w:space="0" w:color="auto"/>
                    <w:left w:val="none" w:sz="0" w:space="0" w:color="auto"/>
                    <w:bottom w:val="none" w:sz="0" w:space="0" w:color="auto"/>
                    <w:right w:val="none" w:sz="0" w:space="0" w:color="auto"/>
                  </w:divBdr>
                </w:div>
                <w:div w:id="1461260757">
                  <w:marLeft w:val="0"/>
                  <w:marRight w:val="0"/>
                  <w:marTop w:val="0"/>
                  <w:marBottom w:val="0"/>
                  <w:divBdr>
                    <w:top w:val="none" w:sz="0" w:space="0" w:color="auto"/>
                    <w:left w:val="none" w:sz="0" w:space="0" w:color="auto"/>
                    <w:bottom w:val="none" w:sz="0" w:space="0" w:color="auto"/>
                    <w:right w:val="none" w:sz="0" w:space="0" w:color="auto"/>
                  </w:divBdr>
                </w:div>
                <w:div w:id="1462069210">
                  <w:marLeft w:val="0"/>
                  <w:marRight w:val="0"/>
                  <w:marTop w:val="0"/>
                  <w:marBottom w:val="0"/>
                  <w:divBdr>
                    <w:top w:val="none" w:sz="0" w:space="0" w:color="auto"/>
                    <w:left w:val="none" w:sz="0" w:space="0" w:color="auto"/>
                    <w:bottom w:val="none" w:sz="0" w:space="0" w:color="auto"/>
                    <w:right w:val="none" w:sz="0" w:space="0" w:color="auto"/>
                  </w:divBdr>
                </w:div>
                <w:div w:id="1463965483">
                  <w:marLeft w:val="0"/>
                  <w:marRight w:val="0"/>
                  <w:marTop w:val="0"/>
                  <w:marBottom w:val="0"/>
                  <w:divBdr>
                    <w:top w:val="none" w:sz="0" w:space="0" w:color="auto"/>
                    <w:left w:val="none" w:sz="0" w:space="0" w:color="auto"/>
                    <w:bottom w:val="none" w:sz="0" w:space="0" w:color="auto"/>
                    <w:right w:val="none" w:sz="0" w:space="0" w:color="auto"/>
                  </w:divBdr>
                </w:div>
                <w:div w:id="1472017707">
                  <w:marLeft w:val="0"/>
                  <w:marRight w:val="0"/>
                  <w:marTop w:val="0"/>
                  <w:marBottom w:val="0"/>
                  <w:divBdr>
                    <w:top w:val="none" w:sz="0" w:space="0" w:color="auto"/>
                    <w:left w:val="none" w:sz="0" w:space="0" w:color="auto"/>
                    <w:bottom w:val="none" w:sz="0" w:space="0" w:color="auto"/>
                    <w:right w:val="none" w:sz="0" w:space="0" w:color="auto"/>
                  </w:divBdr>
                </w:div>
                <w:div w:id="1475297829">
                  <w:marLeft w:val="0"/>
                  <w:marRight w:val="0"/>
                  <w:marTop w:val="0"/>
                  <w:marBottom w:val="0"/>
                  <w:divBdr>
                    <w:top w:val="none" w:sz="0" w:space="0" w:color="auto"/>
                    <w:left w:val="none" w:sz="0" w:space="0" w:color="auto"/>
                    <w:bottom w:val="none" w:sz="0" w:space="0" w:color="auto"/>
                    <w:right w:val="none" w:sz="0" w:space="0" w:color="auto"/>
                  </w:divBdr>
                </w:div>
                <w:div w:id="1476558451">
                  <w:marLeft w:val="0"/>
                  <w:marRight w:val="0"/>
                  <w:marTop w:val="0"/>
                  <w:marBottom w:val="0"/>
                  <w:divBdr>
                    <w:top w:val="none" w:sz="0" w:space="0" w:color="auto"/>
                    <w:left w:val="none" w:sz="0" w:space="0" w:color="auto"/>
                    <w:bottom w:val="none" w:sz="0" w:space="0" w:color="auto"/>
                    <w:right w:val="none" w:sz="0" w:space="0" w:color="auto"/>
                  </w:divBdr>
                </w:div>
                <w:div w:id="1480920717">
                  <w:marLeft w:val="0"/>
                  <w:marRight w:val="0"/>
                  <w:marTop w:val="0"/>
                  <w:marBottom w:val="0"/>
                  <w:divBdr>
                    <w:top w:val="none" w:sz="0" w:space="0" w:color="auto"/>
                    <w:left w:val="none" w:sz="0" w:space="0" w:color="auto"/>
                    <w:bottom w:val="none" w:sz="0" w:space="0" w:color="auto"/>
                    <w:right w:val="none" w:sz="0" w:space="0" w:color="auto"/>
                  </w:divBdr>
                </w:div>
                <w:div w:id="1481925388">
                  <w:marLeft w:val="0"/>
                  <w:marRight w:val="0"/>
                  <w:marTop w:val="0"/>
                  <w:marBottom w:val="0"/>
                  <w:divBdr>
                    <w:top w:val="none" w:sz="0" w:space="0" w:color="auto"/>
                    <w:left w:val="none" w:sz="0" w:space="0" w:color="auto"/>
                    <w:bottom w:val="none" w:sz="0" w:space="0" w:color="auto"/>
                    <w:right w:val="none" w:sz="0" w:space="0" w:color="auto"/>
                  </w:divBdr>
                </w:div>
                <w:div w:id="1482623374">
                  <w:marLeft w:val="0"/>
                  <w:marRight w:val="0"/>
                  <w:marTop w:val="0"/>
                  <w:marBottom w:val="0"/>
                  <w:divBdr>
                    <w:top w:val="none" w:sz="0" w:space="0" w:color="auto"/>
                    <w:left w:val="none" w:sz="0" w:space="0" w:color="auto"/>
                    <w:bottom w:val="none" w:sz="0" w:space="0" w:color="auto"/>
                    <w:right w:val="none" w:sz="0" w:space="0" w:color="auto"/>
                  </w:divBdr>
                </w:div>
                <w:div w:id="1485076994">
                  <w:marLeft w:val="0"/>
                  <w:marRight w:val="0"/>
                  <w:marTop w:val="0"/>
                  <w:marBottom w:val="0"/>
                  <w:divBdr>
                    <w:top w:val="none" w:sz="0" w:space="0" w:color="auto"/>
                    <w:left w:val="none" w:sz="0" w:space="0" w:color="auto"/>
                    <w:bottom w:val="none" w:sz="0" w:space="0" w:color="auto"/>
                    <w:right w:val="none" w:sz="0" w:space="0" w:color="auto"/>
                  </w:divBdr>
                </w:div>
                <w:div w:id="1485898293">
                  <w:marLeft w:val="0"/>
                  <w:marRight w:val="0"/>
                  <w:marTop w:val="0"/>
                  <w:marBottom w:val="0"/>
                  <w:divBdr>
                    <w:top w:val="none" w:sz="0" w:space="0" w:color="auto"/>
                    <w:left w:val="none" w:sz="0" w:space="0" w:color="auto"/>
                    <w:bottom w:val="none" w:sz="0" w:space="0" w:color="auto"/>
                    <w:right w:val="none" w:sz="0" w:space="0" w:color="auto"/>
                  </w:divBdr>
                </w:div>
                <w:div w:id="1491604113">
                  <w:marLeft w:val="0"/>
                  <w:marRight w:val="0"/>
                  <w:marTop w:val="0"/>
                  <w:marBottom w:val="0"/>
                  <w:divBdr>
                    <w:top w:val="none" w:sz="0" w:space="0" w:color="auto"/>
                    <w:left w:val="none" w:sz="0" w:space="0" w:color="auto"/>
                    <w:bottom w:val="none" w:sz="0" w:space="0" w:color="auto"/>
                    <w:right w:val="none" w:sz="0" w:space="0" w:color="auto"/>
                  </w:divBdr>
                </w:div>
                <w:div w:id="1493136493">
                  <w:marLeft w:val="0"/>
                  <w:marRight w:val="0"/>
                  <w:marTop w:val="0"/>
                  <w:marBottom w:val="0"/>
                  <w:divBdr>
                    <w:top w:val="none" w:sz="0" w:space="0" w:color="auto"/>
                    <w:left w:val="none" w:sz="0" w:space="0" w:color="auto"/>
                    <w:bottom w:val="none" w:sz="0" w:space="0" w:color="auto"/>
                    <w:right w:val="none" w:sz="0" w:space="0" w:color="auto"/>
                  </w:divBdr>
                </w:div>
                <w:div w:id="1493986005">
                  <w:marLeft w:val="0"/>
                  <w:marRight w:val="0"/>
                  <w:marTop w:val="0"/>
                  <w:marBottom w:val="0"/>
                  <w:divBdr>
                    <w:top w:val="none" w:sz="0" w:space="0" w:color="auto"/>
                    <w:left w:val="none" w:sz="0" w:space="0" w:color="auto"/>
                    <w:bottom w:val="none" w:sz="0" w:space="0" w:color="auto"/>
                    <w:right w:val="none" w:sz="0" w:space="0" w:color="auto"/>
                  </w:divBdr>
                </w:div>
                <w:div w:id="1496536432">
                  <w:marLeft w:val="0"/>
                  <w:marRight w:val="0"/>
                  <w:marTop w:val="0"/>
                  <w:marBottom w:val="0"/>
                  <w:divBdr>
                    <w:top w:val="none" w:sz="0" w:space="0" w:color="auto"/>
                    <w:left w:val="none" w:sz="0" w:space="0" w:color="auto"/>
                    <w:bottom w:val="none" w:sz="0" w:space="0" w:color="auto"/>
                    <w:right w:val="none" w:sz="0" w:space="0" w:color="auto"/>
                  </w:divBdr>
                </w:div>
                <w:div w:id="1500073778">
                  <w:marLeft w:val="0"/>
                  <w:marRight w:val="0"/>
                  <w:marTop w:val="0"/>
                  <w:marBottom w:val="0"/>
                  <w:divBdr>
                    <w:top w:val="none" w:sz="0" w:space="0" w:color="auto"/>
                    <w:left w:val="none" w:sz="0" w:space="0" w:color="auto"/>
                    <w:bottom w:val="none" w:sz="0" w:space="0" w:color="auto"/>
                    <w:right w:val="none" w:sz="0" w:space="0" w:color="auto"/>
                  </w:divBdr>
                </w:div>
                <w:div w:id="1500467168">
                  <w:marLeft w:val="0"/>
                  <w:marRight w:val="0"/>
                  <w:marTop w:val="0"/>
                  <w:marBottom w:val="0"/>
                  <w:divBdr>
                    <w:top w:val="none" w:sz="0" w:space="0" w:color="auto"/>
                    <w:left w:val="none" w:sz="0" w:space="0" w:color="auto"/>
                    <w:bottom w:val="none" w:sz="0" w:space="0" w:color="auto"/>
                    <w:right w:val="none" w:sz="0" w:space="0" w:color="auto"/>
                  </w:divBdr>
                </w:div>
                <w:div w:id="1503861147">
                  <w:marLeft w:val="0"/>
                  <w:marRight w:val="0"/>
                  <w:marTop w:val="0"/>
                  <w:marBottom w:val="0"/>
                  <w:divBdr>
                    <w:top w:val="none" w:sz="0" w:space="0" w:color="auto"/>
                    <w:left w:val="none" w:sz="0" w:space="0" w:color="auto"/>
                    <w:bottom w:val="none" w:sz="0" w:space="0" w:color="auto"/>
                    <w:right w:val="none" w:sz="0" w:space="0" w:color="auto"/>
                  </w:divBdr>
                </w:div>
                <w:div w:id="1508911046">
                  <w:marLeft w:val="0"/>
                  <w:marRight w:val="0"/>
                  <w:marTop w:val="0"/>
                  <w:marBottom w:val="0"/>
                  <w:divBdr>
                    <w:top w:val="none" w:sz="0" w:space="0" w:color="auto"/>
                    <w:left w:val="none" w:sz="0" w:space="0" w:color="auto"/>
                    <w:bottom w:val="none" w:sz="0" w:space="0" w:color="auto"/>
                    <w:right w:val="none" w:sz="0" w:space="0" w:color="auto"/>
                  </w:divBdr>
                </w:div>
                <w:div w:id="1512064336">
                  <w:marLeft w:val="0"/>
                  <w:marRight w:val="0"/>
                  <w:marTop w:val="0"/>
                  <w:marBottom w:val="0"/>
                  <w:divBdr>
                    <w:top w:val="none" w:sz="0" w:space="0" w:color="auto"/>
                    <w:left w:val="none" w:sz="0" w:space="0" w:color="auto"/>
                    <w:bottom w:val="none" w:sz="0" w:space="0" w:color="auto"/>
                    <w:right w:val="none" w:sz="0" w:space="0" w:color="auto"/>
                  </w:divBdr>
                </w:div>
                <w:div w:id="1517188800">
                  <w:marLeft w:val="0"/>
                  <w:marRight w:val="0"/>
                  <w:marTop w:val="0"/>
                  <w:marBottom w:val="0"/>
                  <w:divBdr>
                    <w:top w:val="none" w:sz="0" w:space="0" w:color="auto"/>
                    <w:left w:val="none" w:sz="0" w:space="0" w:color="auto"/>
                    <w:bottom w:val="none" w:sz="0" w:space="0" w:color="auto"/>
                    <w:right w:val="none" w:sz="0" w:space="0" w:color="auto"/>
                  </w:divBdr>
                </w:div>
                <w:div w:id="1518233144">
                  <w:marLeft w:val="0"/>
                  <w:marRight w:val="0"/>
                  <w:marTop w:val="0"/>
                  <w:marBottom w:val="0"/>
                  <w:divBdr>
                    <w:top w:val="none" w:sz="0" w:space="0" w:color="auto"/>
                    <w:left w:val="none" w:sz="0" w:space="0" w:color="auto"/>
                    <w:bottom w:val="none" w:sz="0" w:space="0" w:color="auto"/>
                    <w:right w:val="none" w:sz="0" w:space="0" w:color="auto"/>
                  </w:divBdr>
                </w:div>
                <w:div w:id="1520702837">
                  <w:marLeft w:val="0"/>
                  <w:marRight w:val="0"/>
                  <w:marTop w:val="0"/>
                  <w:marBottom w:val="0"/>
                  <w:divBdr>
                    <w:top w:val="none" w:sz="0" w:space="0" w:color="auto"/>
                    <w:left w:val="none" w:sz="0" w:space="0" w:color="auto"/>
                    <w:bottom w:val="none" w:sz="0" w:space="0" w:color="auto"/>
                    <w:right w:val="none" w:sz="0" w:space="0" w:color="auto"/>
                  </w:divBdr>
                </w:div>
                <w:div w:id="1523468143">
                  <w:marLeft w:val="0"/>
                  <w:marRight w:val="0"/>
                  <w:marTop w:val="0"/>
                  <w:marBottom w:val="0"/>
                  <w:divBdr>
                    <w:top w:val="none" w:sz="0" w:space="0" w:color="auto"/>
                    <w:left w:val="none" w:sz="0" w:space="0" w:color="auto"/>
                    <w:bottom w:val="none" w:sz="0" w:space="0" w:color="auto"/>
                    <w:right w:val="none" w:sz="0" w:space="0" w:color="auto"/>
                  </w:divBdr>
                </w:div>
                <w:div w:id="1523981458">
                  <w:marLeft w:val="0"/>
                  <w:marRight w:val="0"/>
                  <w:marTop w:val="0"/>
                  <w:marBottom w:val="0"/>
                  <w:divBdr>
                    <w:top w:val="none" w:sz="0" w:space="0" w:color="auto"/>
                    <w:left w:val="none" w:sz="0" w:space="0" w:color="auto"/>
                    <w:bottom w:val="none" w:sz="0" w:space="0" w:color="auto"/>
                    <w:right w:val="none" w:sz="0" w:space="0" w:color="auto"/>
                  </w:divBdr>
                </w:div>
                <w:div w:id="1524786946">
                  <w:marLeft w:val="0"/>
                  <w:marRight w:val="0"/>
                  <w:marTop w:val="0"/>
                  <w:marBottom w:val="0"/>
                  <w:divBdr>
                    <w:top w:val="none" w:sz="0" w:space="0" w:color="auto"/>
                    <w:left w:val="none" w:sz="0" w:space="0" w:color="auto"/>
                    <w:bottom w:val="none" w:sz="0" w:space="0" w:color="auto"/>
                    <w:right w:val="none" w:sz="0" w:space="0" w:color="auto"/>
                  </w:divBdr>
                </w:div>
                <w:div w:id="1528062300">
                  <w:marLeft w:val="0"/>
                  <w:marRight w:val="0"/>
                  <w:marTop w:val="0"/>
                  <w:marBottom w:val="0"/>
                  <w:divBdr>
                    <w:top w:val="none" w:sz="0" w:space="0" w:color="auto"/>
                    <w:left w:val="none" w:sz="0" w:space="0" w:color="auto"/>
                    <w:bottom w:val="none" w:sz="0" w:space="0" w:color="auto"/>
                    <w:right w:val="none" w:sz="0" w:space="0" w:color="auto"/>
                  </w:divBdr>
                </w:div>
                <w:div w:id="1531839092">
                  <w:marLeft w:val="0"/>
                  <w:marRight w:val="0"/>
                  <w:marTop w:val="0"/>
                  <w:marBottom w:val="0"/>
                  <w:divBdr>
                    <w:top w:val="none" w:sz="0" w:space="0" w:color="auto"/>
                    <w:left w:val="none" w:sz="0" w:space="0" w:color="auto"/>
                    <w:bottom w:val="none" w:sz="0" w:space="0" w:color="auto"/>
                    <w:right w:val="none" w:sz="0" w:space="0" w:color="auto"/>
                  </w:divBdr>
                </w:div>
                <w:div w:id="1532911423">
                  <w:marLeft w:val="0"/>
                  <w:marRight w:val="0"/>
                  <w:marTop w:val="0"/>
                  <w:marBottom w:val="0"/>
                  <w:divBdr>
                    <w:top w:val="none" w:sz="0" w:space="0" w:color="auto"/>
                    <w:left w:val="none" w:sz="0" w:space="0" w:color="auto"/>
                    <w:bottom w:val="none" w:sz="0" w:space="0" w:color="auto"/>
                    <w:right w:val="none" w:sz="0" w:space="0" w:color="auto"/>
                  </w:divBdr>
                </w:div>
                <w:div w:id="1533765122">
                  <w:marLeft w:val="0"/>
                  <w:marRight w:val="0"/>
                  <w:marTop w:val="0"/>
                  <w:marBottom w:val="0"/>
                  <w:divBdr>
                    <w:top w:val="none" w:sz="0" w:space="0" w:color="auto"/>
                    <w:left w:val="none" w:sz="0" w:space="0" w:color="auto"/>
                    <w:bottom w:val="none" w:sz="0" w:space="0" w:color="auto"/>
                    <w:right w:val="none" w:sz="0" w:space="0" w:color="auto"/>
                  </w:divBdr>
                </w:div>
                <w:div w:id="1535852488">
                  <w:marLeft w:val="0"/>
                  <w:marRight w:val="0"/>
                  <w:marTop w:val="0"/>
                  <w:marBottom w:val="0"/>
                  <w:divBdr>
                    <w:top w:val="none" w:sz="0" w:space="0" w:color="auto"/>
                    <w:left w:val="none" w:sz="0" w:space="0" w:color="auto"/>
                    <w:bottom w:val="none" w:sz="0" w:space="0" w:color="auto"/>
                    <w:right w:val="none" w:sz="0" w:space="0" w:color="auto"/>
                  </w:divBdr>
                </w:div>
                <w:div w:id="1538271404">
                  <w:marLeft w:val="0"/>
                  <w:marRight w:val="0"/>
                  <w:marTop w:val="0"/>
                  <w:marBottom w:val="0"/>
                  <w:divBdr>
                    <w:top w:val="none" w:sz="0" w:space="0" w:color="auto"/>
                    <w:left w:val="none" w:sz="0" w:space="0" w:color="auto"/>
                    <w:bottom w:val="none" w:sz="0" w:space="0" w:color="auto"/>
                    <w:right w:val="none" w:sz="0" w:space="0" w:color="auto"/>
                  </w:divBdr>
                </w:div>
                <w:div w:id="1539928029">
                  <w:marLeft w:val="0"/>
                  <w:marRight w:val="0"/>
                  <w:marTop w:val="0"/>
                  <w:marBottom w:val="0"/>
                  <w:divBdr>
                    <w:top w:val="none" w:sz="0" w:space="0" w:color="auto"/>
                    <w:left w:val="none" w:sz="0" w:space="0" w:color="auto"/>
                    <w:bottom w:val="none" w:sz="0" w:space="0" w:color="auto"/>
                    <w:right w:val="none" w:sz="0" w:space="0" w:color="auto"/>
                  </w:divBdr>
                </w:div>
                <w:div w:id="1540360934">
                  <w:marLeft w:val="0"/>
                  <w:marRight w:val="0"/>
                  <w:marTop w:val="0"/>
                  <w:marBottom w:val="0"/>
                  <w:divBdr>
                    <w:top w:val="none" w:sz="0" w:space="0" w:color="auto"/>
                    <w:left w:val="none" w:sz="0" w:space="0" w:color="auto"/>
                    <w:bottom w:val="none" w:sz="0" w:space="0" w:color="auto"/>
                    <w:right w:val="none" w:sz="0" w:space="0" w:color="auto"/>
                  </w:divBdr>
                </w:div>
                <w:div w:id="1540777638">
                  <w:marLeft w:val="0"/>
                  <w:marRight w:val="0"/>
                  <w:marTop w:val="0"/>
                  <w:marBottom w:val="0"/>
                  <w:divBdr>
                    <w:top w:val="none" w:sz="0" w:space="0" w:color="auto"/>
                    <w:left w:val="none" w:sz="0" w:space="0" w:color="auto"/>
                    <w:bottom w:val="none" w:sz="0" w:space="0" w:color="auto"/>
                    <w:right w:val="none" w:sz="0" w:space="0" w:color="auto"/>
                  </w:divBdr>
                </w:div>
                <w:div w:id="1542863144">
                  <w:marLeft w:val="0"/>
                  <w:marRight w:val="0"/>
                  <w:marTop w:val="0"/>
                  <w:marBottom w:val="0"/>
                  <w:divBdr>
                    <w:top w:val="none" w:sz="0" w:space="0" w:color="auto"/>
                    <w:left w:val="none" w:sz="0" w:space="0" w:color="auto"/>
                    <w:bottom w:val="none" w:sz="0" w:space="0" w:color="auto"/>
                    <w:right w:val="none" w:sz="0" w:space="0" w:color="auto"/>
                  </w:divBdr>
                </w:div>
                <w:div w:id="1543470951">
                  <w:marLeft w:val="0"/>
                  <w:marRight w:val="0"/>
                  <w:marTop w:val="0"/>
                  <w:marBottom w:val="0"/>
                  <w:divBdr>
                    <w:top w:val="none" w:sz="0" w:space="0" w:color="auto"/>
                    <w:left w:val="none" w:sz="0" w:space="0" w:color="auto"/>
                    <w:bottom w:val="none" w:sz="0" w:space="0" w:color="auto"/>
                    <w:right w:val="none" w:sz="0" w:space="0" w:color="auto"/>
                  </w:divBdr>
                </w:div>
                <w:div w:id="1544976393">
                  <w:marLeft w:val="0"/>
                  <w:marRight w:val="0"/>
                  <w:marTop w:val="0"/>
                  <w:marBottom w:val="0"/>
                  <w:divBdr>
                    <w:top w:val="none" w:sz="0" w:space="0" w:color="auto"/>
                    <w:left w:val="none" w:sz="0" w:space="0" w:color="auto"/>
                    <w:bottom w:val="none" w:sz="0" w:space="0" w:color="auto"/>
                    <w:right w:val="none" w:sz="0" w:space="0" w:color="auto"/>
                  </w:divBdr>
                </w:div>
                <w:div w:id="1549105336">
                  <w:marLeft w:val="0"/>
                  <w:marRight w:val="0"/>
                  <w:marTop w:val="0"/>
                  <w:marBottom w:val="0"/>
                  <w:divBdr>
                    <w:top w:val="none" w:sz="0" w:space="0" w:color="auto"/>
                    <w:left w:val="none" w:sz="0" w:space="0" w:color="auto"/>
                    <w:bottom w:val="none" w:sz="0" w:space="0" w:color="auto"/>
                    <w:right w:val="none" w:sz="0" w:space="0" w:color="auto"/>
                  </w:divBdr>
                </w:div>
                <w:div w:id="1549292819">
                  <w:marLeft w:val="0"/>
                  <w:marRight w:val="0"/>
                  <w:marTop w:val="0"/>
                  <w:marBottom w:val="0"/>
                  <w:divBdr>
                    <w:top w:val="none" w:sz="0" w:space="0" w:color="auto"/>
                    <w:left w:val="none" w:sz="0" w:space="0" w:color="auto"/>
                    <w:bottom w:val="none" w:sz="0" w:space="0" w:color="auto"/>
                    <w:right w:val="none" w:sz="0" w:space="0" w:color="auto"/>
                  </w:divBdr>
                </w:div>
                <w:div w:id="1550458374">
                  <w:marLeft w:val="0"/>
                  <w:marRight w:val="0"/>
                  <w:marTop w:val="0"/>
                  <w:marBottom w:val="0"/>
                  <w:divBdr>
                    <w:top w:val="none" w:sz="0" w:space="0" w:color="auto"/>
                    <w:left w:val="none" w:sz="0" w:space="0" w:color="auto"/>
                    <w:bottom w:val="none" w:sz="0" w:space="0" w:color="auto"/>
                    <w:right w:val="none" w:sz="0" w:space="0" w:color="auto"/>
                  </w:divBdr>
                </w:div>
                <w:div w:id="1554535438">
                  <w:marLeft w:val="0"/>
                  <w:marRight w:val="0"/>
                  <w:marTop w:val="0"/>
                  <w:marBottom w:val="0"/>
                  <w:divBdr>
                    <w:top w:val="none" w:sz="0" w:space="0" w:color="auto"/>
                    <w:left w:val="none" w:sz="0" w:space="0" w:color="auto"/>
                    <w:bottom w:val="none" w:sz="0" w:space="0" w:color="auto"/>
                    <w:right w:val="none" w:sz="0" w:space="0" w:color="auto"/>
                  </w:divBdr>
                </w:div>
                <w:div w:id="1555892986">
                  <w:marLeft w:val="0"/>
                  <w:marRight w:val="0"/>
                  <w:marTop w:val="0"/>
                  <w:marBottom w:val="0"/>
                  <w:divBdr>
                    <w:top w:val="none" w:sz="0" w:space="0" w:color="auto"/>
                    <w:left w:val="none" w:sz="0" w:space="0" w:color="auto"/>
                    <w:bottom w:val="none" w:sz="0" w:space="0" w:color="auto"/>
                    <w:right w:val="none" w:sz="0" w:space="0" w:color="auto"/>
                  </w:divBdr>
                </w:div>
                <w:div w:id="1557936273">
                  <w:marLeft w:val="0"/>
                  <w:marRight w:val="0"/>
                  <w:marTop w:val="0"/>
                  <w:marBottom w:val="0"/>
                  <w:divBdr>
                    <w:top w:val="none" w:sz="0" w:space="0" w:color="auto"/>
                    <w:left w:val="none" w:sz="0" w:space="0" w:color="auto"/>
                    <w:bottom w:val="none" w:sz="0" w:space="0" w:color="auto"/>
                    <w:right w:val="none" w:sz="0" w:space="0" w:color="auto"/>
                  </w:divBdr>
                </w:div>
                <w:div w:id="1566601108">
                  <w:marLeft w:val="0"/>
                  <w:marRight w:val="0"/>
                  <w:marTop w:val="0"/>
                  <w:marBottom w:val="0"/>
                  <w:divBdr>
                    <w:top w:val="none" w:sz="0" w:space="0" w:color="auto"/>
                    <w:left w:val="none" w:sz="0" w:space="0" w:color="auto"/>
                    <w:bottom w:val="none" w:sz="0" w:space="0" w:color="auto"/>
                    <w:right w:val="none" w:sz="0" w:space="0" w:color="auto"/>
                  </w:divBdr>
                </w:div>
                <w:div w:id="1573344968">
                  <w:marLeft w:val="0"/>
                  <w:marRight w:val="0"/>
                  <w:marTop w:val="0"/>
                  <w:marBottom w:val="0"/>
                  <w:divBdr>
                    <w:top w:val="none" w:sz="0" w:space="0" w:color="auto"/>
                    <w:left w:val="none" w:sz="0" w:space="0" w:color="auto"/>
                    <w:bottom w:val="none" w:sz="0" w:space="0" w:color="auto"/>
                    <w:right w:val="none" w:sz="0" w:space="0" w:color="auto"/>
                  </w:divBdr>
                </w:div>
                <w:div w:id="1573933545">
                  <w:marLeft w:val="0"/>
                  <w:marRight w:val="0"/>
                  <w:marTop w:val="0"/>
                  <w:marBottom w:val="0"/>
                  <w:divBdr>
                    <w:top w:val="none" w:sz="0" w:space="0" w:color="auto"/>
                    <w:left w:val="none" w:sz="0" w:space="0" w:color="auto"/>
                    <w:bottom w:val="none" w:sz="0" w:space="0" w:color="auto"/>
                    <w:right w:val="none" w:sz="0" w:space="0" w:color="auto"/>
                  </w:divBdr>
                </w:div>
                <w:div w:id="1574927050">
                  <w:marLeft w:val="0"/>
                  <w:marRight w:val="0"/>
                  <w:marTop w:val="0"/>
                  <w:marBottom w:val="0"/>
                  <w:divBdr>
                    <w:top w:val="none" w:sz="0" w:space="0" w:color="auto"/>
                    <w:left w:val="none" w:sz="0" w:space="0" w:color="auto"/>
                    <w:bottom w:val="none" w:sz="0" w:space="0" w:color="auto"/>
                    <w:right w:val="none" w:sz="0" w:space="0" w:color="auto"/>
                  </w:divBdr>
                </w:div>
                <w:div w:id="1576554611">
                  <w:marLeft w:val="0"/>
                  <w:marRight w:val="0"/>
                  <w:marTop w:val="0"/>
                  <w:marBottom w:val="0"/>
                  <w:divBdr>
                    <w:top w:val="none" w:sz="0" w:space="0" w:color="auto"/>
                    <w:left w:val="none" w:sz="0" w:space="0" w:color="auto"/>
                    <w:bottom w:val="none" w:sz="0" w:space="0" w:color="auto"/>
                    <w:right w:val="none" w:sz="0" w:space="0" w:color="auto"/>
                  </w:divBdr>
                </w:div>
                <w:div w:id="1578174921">
                  <w:marLeft w:val="0"/>
                  <w:marRight w:val="0"/>
                  <w:marTop w:val="0"/>
                  <w:marBottom w:val="0"/>
                  <w:divBdr>
                    <w:top w:val="none" w:sz="0" w:space="0" w:color="auto"/>
                    <w:left w:val="none" w:sz="0" w:space="0" w:color="auto"/>
                    <w:bottom w:val="none" w:sz="0" w:space="0" w:color="auto"/>
                    <w:right w:val="none" w:sz="0" w:space="0" w:color="auto"/>
                  </w:divBdr>
                </w:div>
                <w:div w:id="1581138777">
                  <w:marLeft w:val="0"/>
                  <w:marRight w:val="0"/>
                  <w:marTop w:val="0"/>
                  <w:marBottom w:val="0"/>
                  <w:divBdr>
                    <w:top w:val="none" w:sz="0" w:space="0" w:color="auto"/>
                    <w:left w:val="none" w:sz="0" w:space="0" w:color="auto"/>
                    <w:bottom w:val="none" w:sz="0" w:space="0" w:color="auto"/>
                    <w:right w:val="none" w:sz="0" w:space="0" w:color="auto"/>
                  </w:divBdr>
                </w:div>
                <w:div w:id="1581528112">
                  <w:marLeft w:val="0"/>
                  <w:marRight w:val="0"/>
                  <w:marTop w:val="0"/>
                  <w:marBottom w:val="0"/>
                  <w:divBdr>
                    <w:top w:val="none" w:sz="0" w:space="0" w:color="auto"/>
                    <w:left w:val="none" w:sz="0" w:space="0" w:color="auto"/>
                    <w:bottom w:val="none" w:sz="0" w:space="0" w:color="auto"/>
                    <w:right w:val="none" w:sz="0" w:space="0" w:color="auto"/>
                  </w:divBdr>
                </w:div>
                <w:div w:id="1584023207">
                  <w:marLeft w:val="0"/>
                  <w:marRight w:val="0"/>
                  <w:marTop w:val="0"/>
                  <w:marBottom w:val="0"/>
                  <w:divBdr>
                    <w:top w:val="none" w:sz="0" w:space="0" w:color="auto"/>
                    <w:left w:val="none" w:sz="0" w:space="0" w:color="auto"/>
                    <w:bottom w:val="none" w:sz="0" w:space="0" w:color="auto"/>
                    <w:right w:val="none" w:sz="0" w:space="0" w:color="auto"/>
                  </w:divBdr>
                </w:div>
                <w:div w:id="1584609999">
                  <w:marLeft w:val="0"/>
                  <w:marRight w:val="0"/>
                  <w:marTop w:val="0"/>
                  <w:marBottom w:val="0"/>
                  <w:divBdr>
                    <w:top w:val="none" w:sz="0" w:space="0" w:color="auto"/>
                    <w:left w:val="none" w:sz="0" w:space="0" w:color="auto"/>
                    <w:bottom w:val="none" w:sz="0" w:space="0" w:color="auto"/>
                    <w:right w:val="none" w:sz="0" w:space="0" w:color="auto"/>
                  </w:divBdr>
                </w:div>
                <w:div w:id="1585842495">
                  <w:marLeft w:val="0"/>
                  <w:marRight w:val="0"/>
                  <w:marTop w:val="0"/>
                  <w:marBottom w:val="0"/>
                  <w:divBdr>
                    <w:top w:val="none" w:sz="0" w:space="0" w:color="auto"/>
                    <w:left w:val="none" w:sz="0" w:space="0" w:color="auto"/>
                    <w:bottom w:val="none" w:sz="0" w:space="0" w:color="auto"/>
                    <w:right w:val="none" w:sz="0" w:space="0" w:color="auto"/>
                  </w:divBdr>
                </w:div>
                <w:div w:id="1587762027">
                  <w:marLeft w:val="0"/>
                  <w:marRight w:val="0"/>
                  <w:marTop w:val="0"/>
                  <w:marBottom w:val="0"/>
                  <w:divBdr>
                    <w:top w:val="none" w:sz="0" w:space="0" w:color="auto"/>
                    <w:left w:val="none" w:sz="0" w:space="0" w:color="auto"/>
                    <w:bottom w:val="none" w:sz="0" w:space="0" w:color="auto"/>
                    <w:right w:val="none" w:sz="0" w:space="0" w:color="auto"/>
                  </w:divBdr>
                </w:div>
                <w:div w:id="1588003043">
                  <w:marLeft w:val="0"/>
                  <w:marRight w:val="0"/>
                  <w:marTop w:val="0"/>
                  <w:marBottom w:val="0"/>
                  <w:divBdr>
                    <w:top w:val="none" w:sz="0" w:space="0" w:color="auto"/>
                    <w:left w:val="none" w:sz="0" w:space="0" w:color="auto"/>
                    <w:bottom w:val="none" w:sz="0" w:space="0" w:color="auto"/>
                    <w:right w:val="none" w:sz="0" w:space="0" w:color="auto"/>
                  </w:divBdr>
                </w:div>
                <w:div w:id="1589314906">
                  <w:marLeft w:val="0"/>
                  <w:marRight w:val="0"/>
                  <w:marTop w:val="0"/>
                  <w:marBottom w:val="0"/>
                  <w:divBdr>
                    <w:top w:val="none" w:sz="0" w:space="0" w:color="auto"/>
                    <w:left w:val="none" w:sz="0" w:space="0" w:color="auto"/>
                    <w:bottom w:val="none" w:sz="0" w:space="0" w:color="auto"/>
                    <w:right w:val="none" w:sz="0" w:space="0" w:color="auto"/>
                  </w:divBdr>
                </w:div>
                <w:div w:id="1590236341">
                  <w:marLeft w:val="0"/>
                  <w:marRight w:val="0"/>
                  <w:marTop w:val="0"/>
                  <w:marBottom w:val="0"/>
                  <w:divBdr>
                    <w:top w:val="none" w:sz="0" w:space="0" w:color="auto"/>
                    <w:left w:val="none" w:sz="0" w:space="0" w:color="auto"/>
                    <w:bottom w:val="none" w:sz="0" w:space="0" w:color="auto"/>
                    <w:right w:val="none" w:sz="0" w:space="0" w:color="auto"/>
                  </w:divBdr>
                </w:div>
                <w:div w:id="1592011564">
                  <w:marLeft w:val="0"/>
                  <w:marRight w:val="0"/>
                  <w:marTop w:val="0"/>
                  <w:marBottom w:val="0"/>
                  <w:divBdr>
                    <w:top w:val="none" w:sz="0" w:space="0" w:color="auto"/>
                    <w:left w:val="none" w:sz="0" w:space="0" w:color="auto"/>
                    <w:bottom w:val="none" w:sz="0" w:space="0" w:color="auto"/>
                    <w:right w:val="none" w:sz="0" w:space="0" w:color="auto"/>
                  </w:divBdr>
                </w:div>
                <w:div w:id="1593509785">
                  <w:marLeft w:val="0"/>
                  <w:marRight w:val="0"/>
                  <w:marTop w:val="0"/>
                  <w:marBottom w:val="0"/>
                  <w:divBdr>
                    <w:top w:val="none" w:sz="0" w:space="0" w:color="auto"/>
                    <w:left w:val="none" w:sz="0" w:space="0" w:color="auto"/>
                    <w:bottom w:val="none" w:sz="0" w:space="0" w:color="auto"/>
                    <w:right w:val="none" w:sz="0" w:space="0" w:color="auto"/>
                  </w:divBdr>
                </w:div>
                <w:div w:id="1594122169">
                  <w:marLeft w:val="0"/>
                  <w:marRight w:val="0"/>
                  <w:marTop w:val="0"/>
                  <w:marBottom w:val="0"/>
                  <w:divBdr>
                    <w:top w:val="none" w:sz="0" w:space="0" w:color="auto"/>
                    <w:left w:val="none" w:sz="0" w:space="0" w:color="auto"/>
                    <w:bottom w:val="none" w:sz="0" w:space="0" w:color="auto"/>
                    <w:right w:val="none" w:sz="0" w:space="0" w:color="auto"/>
                  </w:divBdr>
                </w:div>
                <w:div w:id="1595162304">
                  <w:marLeft w:val="0"/>
                  <w:marRight w:val="0"/>
                  <w:marTop w:val="0"/>
                  <w:marBottom w:val="0"/>
                  <w:divBdr>
                    <w:top w:val="none" w:sz="0" w:space="0" w:color="auto"/>
                    <w:left w:val="none" w:sz="0" w:space="0" w:color="auto"/>
                    <w:bottom w:val="none" w:sz="0" w:space="0" w:color="auto"/>
                    <w:right w:val="none" w:sz="0" w:space="0" w:color="auto"/>
                  </w:divBdr>
                </w:div>
                <w:div w:id="1595238022">
                  <w:marLeft w:val="0"/>
                  <w:marRight w:val="0"/>
                  <w:marTop w:val="0"/>
                  <w:marBottom w:val="0"/>
                  <w:divBdr>
                    <w:top w:val="none" w:sz="0" w:space="0" w:color="auto"/>
                    <w:left w:val="none" w:sz="0" w:space="0" w:color="auto"/>
                    <w:bottom w:val="none" w:sz="0" w:space="0" w:color="auto"/>
                    <w:right w:val="none" w:sz="0" w:space="0" w:color="auto"/>
                  </w:divBdr>
                </w:div>
                <w:div w:id="1595241603">
                  <w:marLeft w:val="0"/>
                  <w:marRight w:val="0"/>
                  <w:marTop w:val="0"/>
                  <w:marBottom w:val="0"/>
                  <w:divBdr>
                    <w:top w:val="none" w:sz="0" w:space="0" w:color="auto"/>
                    <w:left w:val="none" w:sz="0" w:space="0" w:color="auto"/>
                    <w:bottom w:val="none" w:sz="0" w:space="0" w:color="auto"/>
                    <w:right w:val="none" w:sz="0" w:space="0" w:color="auto"/>
                  </w:divBdr>
                </w:div>
                <w:div w:id="1596093876">
                  <w:marLeft w:val="0"/>
                  <w:marRight w:val="0"/>
                  <w:marTop w:val="0"/>
                  <w:marBottom w:val="0"/>
                  <w:divBdr>
                    <w:top w:val="none" w:sz="0" w:space="0" w:color="auto"/>
                    <w:left w:val="none" w:sz="0" w:space="0" w:color="auto"/>
                    <w:bottom w:val="none" w:sz="0" w:space="0" w:color="auto"/>
                    <w:right w:val="none" w:sz="0" w:space="0" w:color="auto"/>
                  </w:divBdr>
                </w:div>
                <w:div w:id="1596135099">
                  <w:marLeft w:val="0"/>
                  <w:marRight w:val="0"/>
                  <w:marTop w:val="0"/>
                  <w:marBottom w:val="0"/>
                  <w:divBdr>
                    <w:top w:val="none" w:sz="0" w:space="0" w:color="auto"/>
                    <w:left w:val="none" w:sz="0" w:space="0" w:color="auto"/>
                    <w:bottom w:val="none" w:sz="0" w:space="0" w:color="auto"/>
                    <w:right w:val="none" w:sz="0" w:space="0" w:color="auto"/>
                  </w:divBdr>
                </w:div>
                <w:div w:id="1597245364">
                  <w:marLeft w:val="0"/>
                  <w:marRight w:val="0"/>
                  <w:marTop w:val="0"/>
                  <w:marBottom w:val="0"/>
                  <w:divBdr>
                    <w:top w:val="none" w:sz="0" w:space="0" w:color="auto"/>
                    <w:left w:val="none" w:sz="0" w:space="0" w:color="auto"/>
                    <w:bottom w:val="none" w:sz="0" w:space="0" w:color="auto"/>
                    <w:right w:val="none" w:sz="0" w:space="0" w:color="auto"/>
                  </w:divBdr>
                </w:div>
                <w:div w:id="1598246569">
                  <w:marLeft w:val="0"/>
                  <w:marRight w:val="0"/>
                  <w:marTop w:val="0"/>
                  <w:marBottom w:val="0"/>
                  <w:divBdr>
                    <w:top w:val="none" w:sz="0" w:space="0" w:color="auto"/>
                    <w:left w:val="none" w:sz="0" w:space="0" w:color="auto"/>
                    <w:bottom w:val="none" w:sz="0" w:space="0" w:color="auto"/>
                    <w:right w:val="none" w:sz="0" w:space="0" w:color="auto"/>
                  </w:divBdr>
                </w:div>
                <w:div w:id="1598827628">
                  <w:marLeft w:val="0"/>
                  <w:marRight w:val="0"/>
                  <w:marTop w:val="0"/>
                  <w:marBottom w:val="0"/>
                  <w:divBdr>
                    <w:top w:val="none" w:sz="0" w:space="0" w:color="auto"/>
                    <w:left w:val="none" w:sz="0" w:space="0" w:color="auto"/>
                    <w:bottom w:val="none" w:sz="0" w:space="0" w:color="auto"/>
                    <w:right w:val="none" w:sz="0" w:space="0" w:color="auto"/>
                  </w:divBdr>
                </w:div>
                <w:div w:id="1605109819">
                  <w:marLeft w:val="0"/>
                  <w:marRight w:val="0"/>
                  <w:marTop w:val="0"/>
                  <w:marBottom w:val="0"/>
                  <w:divBdr>
                    <w:top w:val="none" w:sz="0" w:space="0" w:color="auto"/>
                    <w:left w:val="none" w:sz="0" w:space="0" w:color="auto"/>
                    <w:bottom w:val="none" w:sz="0" w:space="0" w:color="auto"/>
                    <w:right w:val="none" w:sz="0" w:space="0" w:color="auto"/>
                  </w:divBdr>
                </w:div>
                <w:div w:id="1605965305">
                  <w:marLeft w:val="0"/>
                  <w:marRight w:val="0"/>
                  <w:marTop w:val="0"/>
                  <w:marBottom w:val="0"/>
                  <w:divBdr>
                    <w:top w:val="none" w:sz="0" w:space="0" w:color="auto"/>
                    <w:left w:val="none" w:sz="0" w:space="0" w:color="auto"/>
                    <w:bottom w:val="none" w:sz="0" w:space="0" w:color="auto"/>
                    <w:right w:val="none" w:sz="0" w:space="0" w:color="auto"/>
                  </w:divBdr>
                </w:div>
                <w:div w:id="1606841156">
                  <w:marLeft w:val="0"/>
                  <w:marRight w:val="0"/>
                  <w:marTop w:val="0"/>
                  <w:marBottom w:val="0"/>
                  <w:divBdr>
                    <w:top w:val="none" w:sz="0" w:space="0" w:color="auto"/>
                    <w:left w:val="none" w:sz="0" w:space="0" w:color="auto"/>
                    <w:bottom w:val="none" w:sz="0" w:space="0" w:color="auto"/>
                    <w:right w:val="none" w:sz="0" w:space="0" w:color="auto"/>
                  </w:divBdr>
                </w:div>
                <w:div w:id="1608350462">
                  <w:marLeft w:val="0"/>
                  <w:marRight w:val="0"/>
                  <w:marTop w:val="0"/>
                  <w:marBottom w:val="0"/>
                  <w:divBdr>
                    <w:top w:val="none" w:sz="0" w:space="0" w:color="auto"/>
                    <w:left w:val="none" w:sz="0" w:space="0" w:color="auto"/>
                    <w:bottom w:val="none" w:sz="0" w:space="0" w:color="auto"/>
                    <w:right w:val="none" w:sz="0" w:space="0" w:color="auto"/>
                  </w:divBdr>
                </w:div>
                <w:div w:id="1611278283">
                  <w:marLeft w:val="0"/>
                  <w:marRight w:val="0"/>
                  <w:marTop w:val="0"/>
                  <w:marBottom w:val="0"/>
                  <w:divBdr>
                    <w:top w:val="none" w:sz="0" w:space="0" w:color="auto"/>
                    <w:left w:val="none" w:sz="0" w:space="0" w:color="auto"/>
                    <w:bottom w:val="none" w:sz="0" w:space="0" w:color="auto"/>
                    <w:right w:val="none" w:sz="0" w:space="0" w:color="auto"/>
                  </w:divBdr>
                </w:div>
                <w:div w:id="1612855795">
                  <w:marLeft w:val="0"/>
                  <w:marRight w:val="0"/>
                  <w:marTop w:val="0"/>
                  <w:marBottom w:val="0"/>
                  <w:divBdr>
                    <w:top w:val="none" w:sz="0" w:space="0" w:color="auto"/>
                    <w:left w:val="none" w:sz="0" w:space="0" w:color="auto"/>
                    <w:bottom w:val="none" w:sz="0" w:space="0" w:color="auto"/>
                    <w:right w:val="none" w:sz="0" w:space="0" w:color="auto"/>
                  </w:divBdr>
                </w:div>
                <w:div w:id="1617516034">
                  <w:marLeft w:val="0"/>
                  <w:marRight w:val="0"/>
                  <w:marTop w:val="0"/>
                  <w:marBottom w:val="0"/>
                  <w:divBdr>
                    <w:top w:val="none" w:sz="0" w:space="0" w:color="auto"/>
                    <w:left w:val="none" w:sz="0" w:space="0" w:color="auto"/>
                    <w:bottom w:val="none" w:sz="0" w:space="0" w:color="auto"/>
                    <w:right w:val="none" w:sz="0" w:space="0" w:color="auto"/>
                  </w:divBdr>
                </w:div>
                <w:div w:id="1619949768">
                  <w:marLeft w:val="0"/>
                  <w:marRight w:val="0"/>
                  <w:marTop w:val="0"/>
                  <w:marBottom w:val="0"/>
                  <w:divBdr>
                    <w:top w:val="none" w:sz="0" w:space="0" w:color="auto"/>
                    <w:left w:val="none" w:sz="0" w:space="0" w:color="auto"/>
                    <w:bottom w:val="none" w:sz="0" w:space="0" w:color="auto"/>
                    <w:right w:val="none" w:sz="0" w:space="0" w:color="auto"/>
                  </w:divBdr>
                </w:div>
                <w:div w:id="1620143335">
                  <w:marLeft w:val="0"/>
                  <w:marRight w:val="0"/>
                  <w:marTop w:val="0"/>
                  <w:marBottom w:val="0"/>
                  <w:divBdr>
                    <w:top w:val="none" w:sz="0" w:space="0" w:color="auto"/>
                    <w:left w:val="none" w:sz="0" w:space="0" w:color="auto"/>
                    <w:bottom w:val="none" w:sz="0" w:space="0" w:color="auto"/>
                    <w:right w:val="none" w:sz="0" w:space="0" w:color="auto"/>
                  </w:divBdr>
                </w:div>
                <w:div w:id="1624386696">
                  <w:marLeft w:val="0"/>
                  <w:marRight w:val="0"/>
                  <w:marTop w:val="0"/>
                  <w:marBottom w:val="0"/>
                  <w:divBdr>
                    <w:top w:val="none" w:sz="0" w:space="0" w:color="auto"/>
                    <w:left w:val="none" w:sz="0" w:space="0" w:color="auto"/>
                    <w:bottom w:val="none" w:sz="0" w:space="0" w:color="auto"/>
                    <w:right w:val="none" w:sz="0" w:space="0" w:color="auto"/>
                  </w:divBdr>
                </w:div>
                <w:div w:id="1625303630">
                  <w:marLeft w:val="0"/>
                  <w:marRight w:val="0"/>
                  <w:marTop w:val="0"/>
                  <w:marBottom w:val="0"/>
                  <w:divBdr>
                    <w:top w:val="none" w:sz="0" w:space="0" w:color="auto"/>
                    <w:left w:val="none" w:sz="0" w:space="0" w:color="auto"/>
                    <w:bottom w:val="none" w:sz="0" w:space="0" w:color="auto"/>
                    <w:right w:val="none" w:sz="0" w:space="0" w:color="auto"/>
                  </w:divBdr>
                </w:div>
                <w:div w:id="1627076883">
                  <w:marLeft w:val="0"/>
                  <w:marRight w:val="0"/>
                  <w:marTop w:val="0"/>
                  <w:marBottom w:val="0"/>
                  <w:divBdr>
                    <w:top w:val="none" w:sz="0" w:space="0" w:color="auto"/>
                    <w:left w:val="none" w:sz="0" w:space="0" w:color="auto"/>
                    <w:bottom w:val="none" w:sz="0" w:space="0" w:color="auto"/>
                    <w:right w:val="none" w:sz="0" w:space="0" w:color="auto"/>
                  </w:divBdr>
                </w:div>
                <w:div w:id="1627934152">
                  <w:marLeft w:val="0"/>
                  <w:marRight w:val="0"/>
                  <w:marTop w:val="0"/>
                  <w:marBottom w:val="0"/>
                  <w:divBdr>
                    <w:top w:val="none" w:sz="0" w:space="0" w:color="auto"/>
                    <w:left w:val="none" w:sz="0" w:space="0" w:color="auto"/>
                    <w:bottom w:val="none" w:sz="0" w:space="0" w:color="auto"/>
                    <w:right w:val="none" w:sz="0" w:space="0" w:color="auto"/>
                  </w:divBdr>
                </w:div>
                <w:div w:id="1628007043">
                  <w:marLeft w:val="0"/>
                  <w:marRight w:val="0"/>
                  <w:marTop w:val="0"/>
                  <w:marBottom w:val="0"/>
                  <w:divBdr>
                    <w:top w:val="none" w:sz="0" w:space="0" w:color="auto"/>
                    <w:left w:val="none" w:sz="0" w:space="0" w:color="auto"/>
                    <w:bottom w:val="none" w:sz="0" w:space="0" w:color="auto"/>
                    <w:right w:val="none" w:sz="0" w:space="0" w:color="auto"/>
                  </w:divBdr>
                </w:div>
                <w:div w:id="1630359410">
                  <w:marLeft w:val="0"/>
                  <w:marRight w:val="0"/>
                  <w:marTop w:val="0"/>
                  <w:marBottom w:val="0"/>
                  <w:divBdr>
                    <w:top w:val="none" w:sz="0" w:space="0" w:color="auto"/>
                    <w:left w:val="none" w:sz="0" w:space="0" w:color="auto"/>
                    <w:bottom w:val="none" w:sz="0" w:space="0" w:color="auto"/>
                    <w:right w:val="none" w:sz="0" w:space="0" w:color="auto"/>
                  </w:divBdr>
                </w:div>
                <w:div w:id="1632401246">
                  <w:marLeft w:val="0"/>
                  <w:marRight w:val="0"/>
                  <w:marTop w:val="0"/>
                  <w:marBottom w:val="0"/>
                  <w:divBdr>
                    <w:top w:val="none" w:sz="0" w:space="0" w:color="auto"/>
                    <w:left w:val="none" w:sz="0" w:space="0" w:color="auto"/>
                    <w:bottom w:val="none" w:sz="0" w:space="0" w:color="auto"/>
                    <w:right w:val="none" w:sz="0" w:space="0" w:color="auto"/>
                  </w:divBdr>
                </w:div>
                <w:div w:id="1634170943">
                  <w:marLeft w:val="0"/>
                  <w:marRight w:val="0"/>
                  <w:marTop w:val="0"/>
                  <w:marBottom w:val="0"/>
                  <w:divBdr>
                    <w:top w:val="none" w:sz="0" w:space="0" w:color="auto"/>
                    <w:left w:val="none" w:sz="0" w:space="0" w:color="auto"/>
                    <w:bottom w:val="none" w:sz="0" w:space="0" w:color="auto"/>
                    <w:right w:val="none" w:sz="0" w:space="0" w:color="auto"/>
                  </w:divBdr>
                </w:div>
                <w:div w:id="1634676413">
                  <w:marLeft w:val="0"/>
                  <w:marRight w:val="0"/>
                  <w:marTop w:val="0"/>
                  <w:marBottom w:val="0"/>
                  <w:divBdr>
                    <w:top w:val="none" w:sz="0" w:space="0" w:color="auto"/>
                    <w:left w:val="none" w:sz="0" w:space="0" w:color="auto"/>
                    <w:bottom w:val="none" w:sz="0" w:space="0" w:color="auto"/>
                    <w:right w:val="none" w:sz="0" w:space="0" w:color="auto"/>
                  </w:divBdr>
                </w:div>
                <w:div w:id="1635863905">
                  <w:marLeft w:val="0"/>
                  <w:marRight w:val="0"/>
                  <w:marTop w:val="0"/>
                  <w:marBottom w:val="0"/>
                  <w:divBdr>
                    <w:top w:val="none" w:sz="0" w:space="0" w:color="auto"/>
                    <w:left w:val="none" w:sz="0" w:space="0" w:color="auto"/>
                    <w:bottom w:val="none" w:sz="0" w:space="0" w:color="auto"/>
                    <w:right w:val="none" w:sz="0" w:space="0" w:color="auto"/>
                  </w:divBdr>
                </w:div>
                <w:div w:id="1638028610">
                  <w:marLeft w:val="0"/>
                  <w:marRight w:val="0"/>
                  <w:marTop w:val="0"/>
                  <w:marBottom w:val="0"/>
                  <w:divBdr>
                    <w:top w:val="none" w:sz="0" w:space="0" w:color="auto"/>
                    <w:left w:val="none" w:sz="0" w:space="0" w:color="auto"/>
                    <w:bottom w:val="none" w:sz="0" w:space="0" w:color="auto"/>
                    <w:right w:val="none" w:sz="0" w:space="0" w:color="auto"/>
                  </w:divBdr>
                </w:div>
                <w:div w:id="1638490989">
                  <w:marLeft w:val="0"/>
                  <w:marRight w:val="0"/>
                  <w:marTop w:val="0"/>
                  <w:marBottom w:val="0"/>
                  <w:divBdr>
                    <w:top w:val="none" w:sz="0" w:space="0" w:color="auto"/>
                    <w:left w:val="none" w:sz="0" w:space="0" w:color="auto"/>
                    <w:bottom w:val="none" w:sz="0" w:space="0" w:color="auto"/>
                    <w:right w:val="none" w:sz="0" w:space="0" w:color="auto"/>
                  </w:divBdr>
                </w:div>
                <w:div w:id="1639452713">
                  <w:marLeft w:val="0"/>
                  <w:marRight w:val="0"/>
                  <w:marTop w:val="0"/>
                  <w:marBottom w:val="0"/>
                  <w:divBdr>
                    <w:top w:val="none" w:sz="0" w:space="0" w:color="auto"/>
                    <w:left w:val="none" w:sz="0" w:space="0" w:color="auto"/>
                    <w:bottom w:val="none" w:sz="0" w:space="0" w:color="auto"/>
                    <w:right w:val="none" w:sz="0" w:space="0" w:color="auto"/>
                  </w:divBdr>
                </w:div>
                <w:div w:id="1640378296">
                  <w:marLeft w:val="0"/>
                  <w:marRight w:val="0"/>
                  <w:marTop w:val="0"/>
                  <w:marBottom w:val="0"/>
                  <w:divBdr>
                    <w:top w:val="none" w:sz="0" w:space="0" w:color="auto"/>
                    <w:left w:val="none" w:sz="0" w:space="0" w:color="auto"/>
                    <w:bottom w:val="none" w:sz="0" w:space="0" w:color="auto"/>
                    <w:right w:val="none" w:sz="0" w:space="0" w:color="auto"/>
                  </w:divBdr>
                </w:div>
                <w:div w:id="1641766196">
                  <w:marLeft w:val="0"/>
                  <w:marRight w:val="0"/>
                  <w:marTop w:val="0"/>
                  <w:marBottom w:val="0"/>
                  <w:divBdr>
                    <w:top w:val="none" w:sz="0" w:space="0" w:color="auto"/>
                    <w:left w:val="none" w:sz="0" w:space="0" w:color="auto"/>
                    <w:bottom w:val="none" w:sz="0" w:space="0" w:color="auto"/>
                    <w:right w:val="none" w:sz="0" w:space="0" w:color="auto"/>
                  </w:divBdr>
                </w:div>
                <w:div w:id="1642343182">
                  <w:marLeft w:val="0"/>
                  <w:marRight w:val="0"/>
                  <w:marTop w:val="0"/>
                  <w:marBottom w:val="0"/>
                  <w:divBdr>
                    <w:top w:val="none" w:sz="0" w:space="0" w:color="auto"/>
                    <w:left w:val="none" w:sz="0" w:space="0" w:color="auto"/>
                    <w:bottom w:val="none" w:sz="0" w:space="0" w:color="auto"/>
                    <w:right w:val="none" w:sz="0" w:space="0" w:color="auto"/>
                  </w:divBdr>
                </w:div>
                <w:div w:id="1643347654">
                  <w:marLeft w:val="0"/>
                  <w:marRight w:val="0"/>
                  <w:marTop w:val="0"/>
                  <w:marBottom w:val="0"/>
                  <w:divBdr>
                    <w:top w:val="none" w:sz="0" w:space="0" w:color="auto"/>
                    <w:left w:val="none" w:sz="0" w:space="0" w:color="auto"/>
                    <w:bottom w:val="none" w:sz="0" w:space="0" w:color="auto"/>
                    <w:right w:val="none" w:sz="0" w:space="0" w:color="auto"/>
                  </w:divBdr>
                </w:div>
                <w:div w:id="1647390069">
                  <w:marLeft w:val="0"/>
                  <w:marRight w:val="0"/>
                  <w:marTop w:val="0"/>
                  <w:marBottom w:val="0"/>
                  <w:divBdr>
                    <w:top w:val="none" w:sz="0" w:space="0" w:color="auto"/>
                    <w:left w:val="none" w:sz="0" w:space="0" w:color="auto"/>
                    <w:bottom w:val="none" w:sz="0" w:space="0" w:color="auto"/>
                    <w:right w:val="none" w:sz="0" w:space="0" w:color="auto"/>
                  </w:divBdr>
                </w:div>
                <w:div w:id="1648589192">
                  <w:marLeft w:val="0"/>
                  <w:marRight w:val="0"/>
                  <w:marTop w:val="0"/>
                  <w:marBottom w:val="0"/>
                  <w:divBdr>
                    <w:top w:val="none" w:sz="0" w:space="0" w:color="auto"/>
                    <w:left w:val="none" w:sz="0" w:space="0" w:color="auto"/>
                    <w:bottom w:val="none" w:sz="0" w:space="0" w:color="auto"/>
                    <w:right w:val="none" w:sz="0" w:space="0" w:color="auto"/>
                  </w:divBdr>
                </w:div>
                <w:div w:id="1648779395">
                  <w:marLeft w:val="0"/>
                  <w:marRight w:val="0"/>
                  <w:marTop w:val="0"/>
                  <w:marBottom w:val="0"/>
                  <w:divBdr>
                    <w:top w:val="none" w:sz="0" w:space="0" w:color="auto"/>
                    <w:left w:val="none" w:sz="0" w:space="0" w:color="auto"/>
                    <w:bottom w:val="none" w:sz="0" w:space="0" w:color="auto"/>
                    <w:right w:val="none" w:sz="0" w:space="0" w:color="auto"/>
                  </w:divBdr>
                </w:div>
                <w:div w:id="1648896554">
                  <w:marLeft w:val="0"/>
                  <w:marRight w:val="0"/>
                  <w:marTop w:val="0"/>
                  <w:marBottom w:val="0"/>
                  <w:divBdr>
                    <w:top w:val="none" w:sz="0" w:space="0" w:color="auto"/>
                    <w:left w:val="none" w:sz="0" w:space="0" w:color="auto"/>
                    <w:bottom w:val="none" w:sz="0" w:space="0" w:color="auto"/>
                    <w:right w:val="none" w:sz="0" w:space="0" w:color="auto"/>
                  </w:divBdr>
                </w:div>
                <w:div w:id="1649673904">
                  <w:marLeft w:val="0"/>
                  <w:marRight w:val="0"/>
                  <w:marTop w:val="0"/>
                  <w:marBottom w:val="0"/>
                  <w:divBdr>
                    <w:top w:val="none" w:sz="0" w:space="0" w:color="auto"/>
                    <w:left w:val="none" w:sz="0" w:space="0" w:color="auto"/>
                    <w:bottom w:val="none" w:sz="0" w:space="0" w:color="auto"/>
                    <w:right w:val="none" w:sz="0" w:space="0" w:color="auto"/>
                  </w:divBdr>
                </w:div>
                <w:div w:id="1652252957">
                  <w:marLeft w:val="0"/>
                  <w:marRight w:val="0"/>
                  <w:marTop w:val="0"/>
                  <w:marBottom w:val="0"/>
                  <w:divBdr>
                    <w:top w:val="none" w:sz="0" w:space="0" w:color="auto"/>
                    <w:left w:val="none" w:sz="0" w:space="0" w:color="auto"/>
                    <w:bottom w:val="none" w:sz="0" w:space="0" w:color="auto"/>
                    <w:right w:val="none" w:sz="0" w:space="0" w:color="auto"/>
                  </w:divBdr>
                </w:div>
                <w:div w:id="1654598675">
                  <w:marLeft w:val="0"/>
                  <w:marRight w:val="0"/>
                  <w:marTop w:val="0"/>
                  <w:marBottom w:val="0"/>
                  <w:divBdr>
                    <w:top w:val="none" w:sz="0" w:space="0" w:color="auto"/>
                    <w:left w:val="none" w:sz="0" w:space="0" w:color="auto"/>
                    <w:bottom w:val="none" w:sz="0" w:space="0" w:color="auto"/>
                    <w:right w:val="none" w:sz="0" w:space="0" w:color="auto"/>
                  </w:divBdr>
                </w:div>
                <w:div w:id="1659460223">
                  <w:marLeft w:val="0"/>
                  <w:marRight w:val="0"/>
                  <w:marTop w:val="0"/>
                  <w:marBottom w:val="0"/>
                  <w:divBdr>
                    <w:top w:val="none" w:sz="0" w:space="0" w:color="auto"/>
                    <w:left w:val="none" w:sz="0" w:space="0" w:color="auto"/>
                    <w:bottom w:val="none" w:sz="0" w:space="0" w:color="auto"/>
                    <w:right w:val="none" w:sz="0" w:space="0" w:color="auto"/>
                  </w:divBdr>
                </w:div>
                <w:div w:id="1661620070">
                  <w:marLeft w:val="0"/>
                  <w:marRight w:val="0"/>
                  <w:marTop w:val="0"/>
                  <w:marBottom w:val="0"/>
                  <w:divBdr>
                    <w:top w:val="none" w:sz="0" w:space="0" w:color="auto"/>
                    <w:left w:val="none" w:sz="0" w:space="0" w:color="auto"/>
                    <w:bottom w:val="none" w:sz="0" w:space="0" w:color="auto"/>
                    <w:right w:val="none" w:sz="0" w:space="0" w:color="auto"/>
                  </w:divBdr>
                </w:div>
                <w:div w:id="1666517007">
                  <w:marLeft w:val="0"/>
                  <w:marRight w:val="0"/>
                  <w:marTop w:val="0"/>
                  <w:marBottom w:val="0"/>
                  <w:divBdr>
                    <w:top w:val="none" w:sz="0" w:space="0" w:color="auto"/>
                    <w:left w:val="none" w:sz="0" w:space="0" w:color="auto"/>
                    <w:bottom w:val="none" w:sz="0" w:space="0" w:color="auto"/>
                    <w:right w:val="none" w:sz="0" w:space="0" w:color="auto"/>
                  </w:divBdr>
                </w:div>
                <w:div w:id="1668633508">
                  <w:marLeft w:val="0"/>
                  <w:marRight w:val="0"/>
                  <w:marTop w:val="0"/>
                  <w:marBottom w:val="0"/>
                  <w:divBdr>
                    <w:top w:val="none" w:sz="0" w:space="0" w:color="auto"/>
                    <w:left w:val="none" w:sz="0" w:space="0" w:color="auto"/>
                    <w:bottom w:val="none" w:sz="0" w:space="0" w:color="auto"/>
                    <w:right w:val="none" w:sz="0" w:space="0" w:color="auto"/>
                  </w:divBdr>
                </w:div>
                <w:div w:id="1670862107">
                  <w:marLeft w:val="0"/>
                  <w:marRight w:val="0"/>
                  <w:marTop w:val="0"/>
                  <w:marBottom w:val="0"/>
                  <w:divBdr>
                    <w:top w:val="none" w:sz="0" w:space="0" w:color="auto"/>
                    <w:left w:val="none" w:sz="0" w:space="0" w:color="auto"/>
                    <w:bottom w:val="none" w:sz="0" w:space="0" w:color="auto"/>
                    <w:right w:val="none" w:sz="0" w:space="0" w:color="auto"/>
                  </w:divBdr>
                </w:div>
                <w:div w:id="1671179360">
                  <w:marLeft w:val="0"/>
                  <w:marRight w:val="0"/>
                  <w:marTop w:val="0"/>
                  <w:marBottom w:val="0"/>
                  <w:divBdr>
                    <w:top w:val="none" w:sz="0" w:space="0" w:color="auto"/>
                    <w:left w:val="none" w:sz="0" w:space="0" w:color="auto"/>
                    <w:bottom w:val="none" w:sz="0" w:space="0" w:color="auto"/>
                    <w:right w:val="none" w:sz="0" w:space="0" w:color="auto"/>
                  </w:divBdr>
                </w:div>
                <w:div w:id="1675254795">
                  <w:marLeft w:val="0"/>
                  <w:marRight w:val="0"/>
                  <w:marTop w:val="0"/>
                  <w:marBottom w:val="0"/>
                  <w:divBdr>
                    <w:top w:val="none" w:sz="0" w:space="0" w:color="auto"/>
                    <w:left w:val="none" w:sz="0" w:space="0" w:color="auto"/>
                    <w:bottom w:val="none" w:sz="0" w:space="0" w:color="auto"/>
                    <w:right w:val="none" w:sz="0" w:space="0" w:color="auto"/>
                  </w:divBdr>
                </w:div>
                <w:div w:id="1675952865">
                  <w:marLeft w:val="0"/>
                  <w:marRight w:val="0"/>
                  <w:marTop w:val="0"/>
                  <w:marBottom w:val="0"/>
                  <w:divBdr>
                    <w:top w:val="none" w:sz="0" w:space="0" w:color="auto"/>
                    <w:left w:val="none" w:sz="0" w:space="0" w:color="auto"/>
                    <w:bottom w:val="none" w:sz="0" w:space="0" w:color="auto"/>
                    <w:right w:val="none" w:sz="0" w:space="0" w:color="auto"/>
                  </w:divBdr>
                </w:div>
                <w:div w:id="1676107551">
                  <w:marLeft w:val="0"/>
                  <w:marRight w:val="0"/>
                  <w:marTop w:val="0"/>
                  <w:marBottom w:val="0"/>
                  <w:divBdr>
                    <w:top w:val="none" w:sz="0" w:space="0" w:color="auto"/>
                    <w:left w:val="none" w:sz="0" w:space="0" w:color="auto"/>
                    <w:bottom w:val="none" w:sz="0" w:space="0" w:color="auto"/>
                    <w:right w:val="none" w:sz="0" w:space="0" w:color="auto"/>
                  </w:divBdr>
                </w:div>
                <w:div w:id="1677342698">
                  <w:marLeft w:val="0"/>
                  <w:marRight w:val="0"/>
                  <w:marTop w:val="0"/>
                  <w:marBottom w:val="0"/>
                  <w:divBdr>
                    <w:top w:val="none" w:sz="0" w:space="0" w:color="auto"/>
                    <w:left w:val="none" w:sz="0" w:space="0" w:color="auto"/>
                    <w:bottom w:val="none" w:sz="0" w:space="0" w:color="auto"/>
                    <w:right w:val="none" w:sz="0" w:space="0" w:color="auto"/>
                  </w:divBdr>
                </w:div>
                <w:div w:id="1684630927">
                  <w:marLeft w:val="0"/>
                  <w:marRight w:val="0"/>
                  <w:marTop w:val="0"/>
                  <w:marBottom w:val="0"/>
                  <w:divBdr>
                    <w:top w:val="none" w:sz="0" w:space="0" w:color="auto"/>
                    <w:left w:val="none" w:sz="0" w:space="0" w:color="auto"/>
                    <w:bottom w:val="none" w:sz="0" w:space="0" w:color="auto"/>
                    <w:right w:val="none" w:sz="0" w:space="0" w:color="auto"/>
                  </w:divBdr>
                </w:div>
                <w:div w:id="1688604719">
                  <w:marLeft w:val="0"/>
                  <w:marRight w:val="0"/>
                  <w:marTop w:val="0"/>
                  <w:marBottom w:val="0"/>
                  <w:divBdr>
                    <w:top w:val="none" w:sz="0" w:space="0" w:color="auto"/>
                    <w:left w:val="none" w:sz="0" w:space="0" w:color="auto"/>
                    <w:bottom w:val="none" w:sz="0" w:space="0" w:color="auto"/>
                    <w:right w:val="none" w:sz="0" w:space="0" w:color="auto"/>
                  </w:divBdr>
                </w:div>
                <w:div w:id="1695032297">
                  <w:marLeft w:val="0"/>
                  <w:marRight w:val="0"/>
                  <w:marTop w:val="0"/>
                  <w:marBottom w:val="0"/>
                  <w:divBdr>
                    <w:top w:val="none" w:sz="0" w:space="0" w:color="auto"/>
                    <w:left w:val="none" w:sz="0" w:space="0" w:color="auto"/>
                    <w:bottom w:val="none" w:sz="0" w:space="0" w:color="auto"/>
                    <w:right w:val="none" w:sz="0" w:space="0" w:color="auto"/>
                  </w:divBdr>
                </w:div>
                <w:div w:id="1699819318">
                  <w:marLeft w:val="0"/>
                  <w:marRight w:val="0"/>
                  <w:marTop w:val="0"/>
                  <w:marBottom w:val="0"/>
                  <w:divBdr>
                    <w:top w:val="none" w:sz="0" w:space="0" w:color="auto"/>
                    <w:left w:val="none" w:sz="0" w:space="0" w:color="auto"/>
                    <w:bottom w:val="none" w:sz="0" w:space="0" w:color="auto"/>
                    <w:right w:val="none" w:sz="0" w:space="0" w:color="auto"/>
                  </w:divBdr>
                </w:div>
                <w:div w:id="1701274052">
                  <w:marLeft w:val="0"/>
                  <w:marRight w:val="0"/>
                  <w:marTop w:val="0"/>
                  <w:marBottom w:val="0"/>
                  <w:divBdr>
                    <w:top w:val="none" w:sz="0" w:space="0" w:color="auto"/>
                    <w:left w:val="none" w:sz="0" w:space="0" w:color="auto"/>
                    <w:bottom w:val="none" w:sz="0" w:space="0" w:color="auto"/>
                    <w:right w:val="none" w:sz="0" w:space="0" w:color="auto"/>
                  </w:divBdr>
                </w:div>
                <w:div w:id="1706172383">
                  <w:marLeft w:val="0"/>
                  <w:marRight w:val="0"/>
                  <w:marTop w:val="0"/>
                  <w:marBottom w:val="0"/>
                  <w:divBdr>
                    <w:top w:val="none" w:sz="0" w:space="0" w:color="auto"/>
                    <w:left w:val="none" w:sz="0" w:space="0" w:color="auto"/>
                    <w:bottom w:val="none" w:sz="0" w:space="0" w:color="auto"/>
                    <w:right w:val="none" w:sz="0" w:space="0" w:color="auto"/>
                  </w:divBdr>
                </w:div>
                <w:div w:id="1714579260">
                  <w:marLeft w:val="0"/>
                  <w:marRight w:val="0"/>
                  <w:marTop w:val="0"/>
                  <w:marBottom w:val="0"/>
                  <w:divBdr>
                    <w:top w:val="none" w:sz="0" w:space="0" w:color="auto"/>
                    <w:left w:val="none" w:sz="0" w:space="0" w:color="auto"/>
                    <w:bottom w:val="none" w:sz="0" w:space="0" w:color="auto"/>
                    <w:right w:val="none" w:sz="0" w:space="0" w:color="auto"/>
                  </w:divBdr>
                </w:div>
                <w:div w:id="1714764764">
                  <w:marLeft w:val="0"/>
                  <w:marRight w:val="0"/>
                  <w:marTop w:val="0"/>
                  <w:marBottom w:val="0"/>
                  <w:divBdr>
                    <w:top w:val="none" w:sz="0" w:space="0" w:color="auto"/>
                    <w:left w:val="none" w:sz="0" w:space="0" w:color="auto"/>
                    <w:bottom w:val="none" w:sz="0" w:space="0" w:color="auto"/>
                    <w:right w:val="none" w:sz="0" w:space="0" w:color="auto"/>
                  </w:divBdr>
                </w:div>
                <w:div w:id="1714965343">
                  <w:marLeft w:val="0"/>
                  <w:marRight w:val="0"/>
                  <w:marTop w:val="0"/>
                  <w:marBottom w:val="0"/>
                  <w:divBdr>
                    <w:top w:val="none" w:sz="0" w:space="0" w:color="auto"/>
                    <w:left w:val="none" w:sz="0" w:space="0" w:color="auto"/>
                    <w:bottom w:val="none" w:sz="0" w:space="0" w:color="auto"/>
                    <w:right w:val="none" w:sz="0" w:space="0" w:color="auto"/>
                  </w:divBdr>
                </w:div>
                <w:div w:id="1718312047">
                  <w:marLeft w:val="0"/>
                  <w:marRight w:val="0"/>
                  <w:marTop w:val="0"/>
                  <w:marBottom w:val="0"/>
                  <w:divBdr>
                    <w:top w:val="none" w:sz="0" w:space="0" w:color="auto"/>
                    <w:left w:val="none" w:sz="0" w:space="0" w:color="auto"/>
                    <w:bottom w:val="none" w:sz="0" w:space="0" w:color="auto"/>
                    <w:right w:val="none" w:sz="0" w:space="0" w:color="auto"/>
                  </w:divBdr>
                </w:div>
                <w:div w:id="1719233837">
                  <w:marLeft w:val="0"/>
                  <w:marRight w:val="0"/>
                  <w:marTop w:val="0"/>
                  <w:marBottom w:val="0"/>
                  <w:divBdr>
                    <w:top w:val="none" w:sz="0" w:space="0" w:color="auto"/>
                    <w:left w:val="none" w:sz="0" w:space="0" w:color="auto"/>
                    <w:bottom w:val="none" w:sz="0" w:space="0" w:color="auto"/>
                    <w:right w:val="none" w:sz="0" w:space="0" w:color="auto"/>
                  </w:divBdr>
                </w:div>
                <w:div w:id="1719549282">
                  <w:marLeft w:val="0"/>
                  <w:marRight w:val="0"/>
                  <w:marTop w:val="0"/>
                  <w:marBottom w:val="0"/>
                  <w:divBdr>
                    <w:top w:val="none" w:sz="0" w:space="0" w:color="auto"/>
                    <w:left w:val="none" w:sz="0" w:space="0" w:color="auto"/>
                    <w:bottom w:val="none" w:sz="0" w:space="0" w:color="auto"/>
                    <w:right w:val="none" w:sz="0" w:space="0" w:color="auto"/>
                  </w:divBdr>
                </w:div>
                <w:div w:id="1719551875">
                  <w:marLeft w:val="0"/>
                  <w:marRight w:val="0"/>
                  <w:marTop w:val="0"/>
                  <w:marBottom w:val="0"/>
                  <w:divBdr>
                    <w:top w:val="none" w:sz="0" w:space="0" w:color="auto"/>
                    <w:left w:val="none" w:sz="0" w:space="0" w:color="auto"/>
                    <w:bottom w:val="none" w:sz="0" w:space="0" w:color="auto"/>
                    <w:right w:val="none" w:sz="0" w:space="0" w:color="auto"/>
                  </w:divBdr>
                </w:div>
                <w:div w:id="1719745739">
                  <w:marLeft w:val="0"/>
                  <w:marRight w:val="0"/>
                  <w:marTop w:val="0"/>
                  <w:marBottom w:val="0"/>
                  <w:divBdr>
                    <w:top w:val="none" w:sz="0" w:space="0" w:color="auto"/>
                    <w:left w:val="none" w:sz="0" w:space="0" w:color="auto"/>
                    <w:bottom w:val="none" w:sz="0" w:space="0" w:color="auto"/>
                    <w:right w:val="none" w:sz="0" w:space="0" w:color="auto"/>
                  </w:divBdr>
                </w:div>
                <w:div w:id="1720981137">
                  <w:marLeft w:val="0"/>
                  <w:marRight w:val="0"/>
                  <w:marTop w:val="0"/>
                  <w:marBottom w:val="0"/>
                  <w:divBdr>
                    <w:top w:val="none" w:sz="0" w:space="0" w:color="auto"/>
                    <w:left w:val="none" w:sz="0" w:space="0" w:color="auto"/>
                    <w:bottom w:val="none" w:sz="0" w:space="0" w:color="auto"/>
                    <w:right w:val="none" w:sz="0" w:space="0" w:color="auto"/>
                  </w:divBdr>
                </w:div>
                <w:div w:id="1724255028">
                  <w:marLeft w:val="0"/>
                  <w:marRight w:val="0"/>
                  <w:marTop w:val="0"/>
                  <w:marBottom w:val="0"/>
                  <w:divBdr>
                    <w:top w:val="none" w:sz="0" w:space="0" w:color="auto"/>
                    <w:left w:val="none" w:sz="0" w:space="0" w:color="auto"/>
                    <w:bottom w:val="none" w:sz="0" w:space="0" w:color="auto"/>
                    <w:right w:val="none" w:sz="0" w:space="0" w:color="auto"/>
                  </w:divBdr>
                </w:div>
                <w:div w:id="1725565075">
                  <w:marLeft w:val="0"/>
                  <w:marRight w:val="0"/>
                  <w:marTop w:val="0"/>
                  <w:marBottom w:val="0"/>
                  <w:divBdr>
                    <w:top w:val="none" w:sz="0" w:space="0" w:color="auto"/>
                    <w:left w:val="none" w:sz="0" w:space="0" w:color="auto"/>
                    <w:bottom w:val="none" w:sz="0" w:space="0" w:color="auto"/>
                    <w:right w:val="none" w:sz="0" w:space="0" w:color="auto"/>
                  </w:divBdr>
                </w:div>
                <w:div w:id="1725711718">
                  <w:marLeft w:val="0"/>
                  <w:marRight w:val="0"/>
                  <w:marTop w:val="0"/>
                  <w:marBottom w:val="0"/>
                  <w:divBdr>
                    <w:top w:val="none" w:sz="0" w:space="0" w:color="auto"/>
                    <w:left w:val="none" w:sz="0" w:space="0" w:color="auto"/>
                    <w:bottom w:val="none" w:sz="0" w:space="0" w:color="auto"/>
                    <w:right w:val="none" w:sz="0" w:space="0" w:color="auto"/>
                  </w:divBdr>
                </w:div>
                <w:div w:id="1726642283">
                  <w:marLeft w:val="0"/>
                  <w:marRight w:val="0"/>
                  <w:marTop w:val="0"/>
                  <w:marBottom w:val="0"/>
                  <w:divBdr>
                    <w:top w:val="none" w:sz="0" w:space="0" w:color="auto"/>
                    <w:left w:val="none" w:sz="0" w:space="0" w:color="auto"/>
                    <w:bottom w:val="none" w:sz="0" w:space="0" w:color="auto"/>
                    <w:right w:val="none" w:sz="0" w:space="0" w:color="auto"/>
                  </w:divBdr>
                </w:div>
                <w:div w:id="1727071580">
                  <w:marLeft w:val="0"/>
                  <w:marRight w:val="0"/>
                  <w:marTop w:val="0"/>
                  <w:marBottom w:val="0"/>
                  <w:divBdr>
                    <w:top w:val="none" w:sz="0" w:space="0" w:color="auto"/>
                    <w:left w:val="none" w:sz="0" w:space="0" w:color="auto"/>
                    <w:bottom w:val="none" w:sz="0" w:space="0" w:color="auto"/>
                    <w:right w:val="none" w:sz="0" w:space="0" w:color="auto"/>
                  </w:divBdr>
                </w:div>
                <w:div w:id="1727296254">
                  <w:marLeft w:val="0"/>
                  <w:marRight w:val="0"/>
                  <w:marTop w:val="0"/>
                  <w:marBottom w:val="0"/>
                  <w:divBdr>
                    <w:top w:val="none" w:sz="0" w:space="0" w:color="auto"/>
                    <w:left w:val="none" w:sz="0" w:space="0" w:color="auto"/>
                    <w:bottom w:val="none" w:sz="0" w:space="0" w:color="auto"/>
                    <w:right w:val="none" w:sz="0" w:space="0" w:color="auto"/>
                  </w:divBdr>
                </w:div>
                <w:div w:id="1729650946">
                  <w:marLeft w:val="0"/>
                  <w:marRight w:val="0"/>
                  <w:marTop w:val="0"/>
                  <w:marBottom w:val="0"/>
                  <w:divBdr>
                    <w:top w:val="none" w:sz="0" w:space="0" w:color="auto"/>
                    <w:left w:val="none" w:sz="0" w:space="0" w:color="auto"/>
                    <w:bottom w:val="none" w:sz="0" w:space="0" w:color="auto"/>
                    <w:right w:val="none" w:sz="0" w:space="0" w:color="auto"/>
                  </w:divBdr>
                </w:div>
                <w:div w:id="1730497457">
                  <w:marLeft w:val="0"/>
                  <w:marRight w:val="0"/>
                  <w:marTop w:val="0"/>
                  <w:marBottom w:val="0"/>
                  <w:divBdr>
                    <w:top w:val="none" w:sz="0" w:space="0" w:color="auto"/>
                    <w:left w:val="none" w:sz="0" w:space="0" w:color="auto"/>
                    <w:bottom w:val="none" w:sz="0" w:space="0" w:color="auto"/>
                    <w:right w:val="none" w:sz="0" w:space="0" w:color="auto"/>
                  </w:divBdr>
                </w:div>
                <w:div w:id="1731728000">
                  <w:marLeft w:val="0"/>
                  <w:marRight w:val="0"/>
                  <w:marTop w:val="0"/>
                  <w:marBottom w:val="0"/>
                  <w:divBdr>
                    <w:top w:val="none" w:sz="0" w:space="0" w:color="auto"/>
                    <w:left w:val="none" w:sz="0" w:space="0" w:color="auto"/>
                    <w:bottom w:val="none" w:sz="0" w:space="0" w:color="auto"/>
                    <w:right w:val="none" w:sz="0" w:space="0" w:color="auto"/>
                  </w:divBdr>
                </w:div>
                <w:div w:id="1732145313">
                  <w:marLeft w:val="0"/>
                  <w:marRight w:val="0"/>
                  <w:marTop w:val="0"/>
                  <w:marBottom w:val="0"/>
                  <w:divBdr>
                    <w:top w:val="none" w:sz="0" w:space="0" w:color="auto"/>
                    <w:left w:val="none" w:sz="0" w:space="0" w:color="auto"/>
                    <w:bottom w:val="none" w:sz="0" w:space="0" w:color="auto"/>
                    <w:right w:val="none" w:sz="0" w:space="0" w:color="auto"/>
                  </w:divBdr>
                </w:div>
                <w:div w:id="1732460154">
                  <w:marLeft w:val="0"/>
                  <w:marRight w:val="0"/>
                  <w:marTop w:val="0"/>
                  <w:marBottom w:val="0"/>
                  <w:divBdr>
                    <w:top w:val="none" w:sz="0" w:space="0" w:color="auto"/>
                    <w:left w:val="none" w:sz="0" w:space="0" w:color="auto"/>
                    <w:bottom w:val="none" w:sz="0" w:space="0" w:color="auto"/>
                    <w:right w:val="none" w:sz="0" w:space="0" w:color="auto"/>
                  </w:divBdr>
                </w:div>
                <w:div w:id="1739741201">
                  <w:marLeft w:val="0"/>
                  <w:marRight w:val="0"/>
                  <w:marTop w:val="0"/>
                  <w:marBottom w:val="0"/>
                  <w:divBdr>
                    <w:top w:val="none" w:sz="0" w:space="0" w:color="auto"/>
                    <w:left w:val="none" w:sz="0" w:space="0" w:color="auto"/>
                    <w:bottom w:val="none" w:sz="0" w:space="0" w:color="auto"/>
                    <w:right w:val="none" w:sz="0" w:space="0" w:color="auto"/>
                  </w:divBdr>
                </w:div>
                <w:div w:id="1745756617">
                  <w:marLeft w:val="0"/>
                  <w:marRight w:val="0"/>
                  <w:marTop w:val="0"/>
                  <w:marBottom w:val="0"/>
                  <w:divBdr>
                    <w:top w:val="none" w:sz="0" w:space="0" w:color="auto"/>
                    <w:left w:val="none" w:sz="0" w:space="0" w:color="auto"/>
                    <w:bottom w:val="none" w:sz="0" w:space="0" w:color="auto"/>
                    <w:right w:val="none" w:sz="0" w:space="0" w:color="auto"/>
                  </w:divBdr>
                </w:div>
                <w:div w:id="1751460898">
                  <w:marLeft w:val="0"/>
                  <w:marRight w:val="0"/>
                  <w:marTop w:val="0"/>
                  <w:marBottom w:val="0"/>
                  <w:divBdr>
                    <w:top w:val="none" w:sz="0" w:space="0" w:color="auto"/>
                    <w:left w:val="none" w:sz="0" w:space="0" w:color="auto"/>
                    <w:bottom w:val="none" w:sz="0" w:space="0" w:color="auto"/>
                    <w:right w:val="none" w:sz="0" w:space="0" w:color="auto"/>
                  </w:divBdr>
                </w:div>
                <w:div w:id="1758944747">
                  <w:marLeft w:val="0"/>
                  <w:marRight w:val="0"/>
                  <w:marTop w:val="0"/>
                  <w:marBottom w:val="0"/>
                  <w:divBdr>
                    <w:top w:val="none" w:sz="0" w:space="0" w:color="auto"/>
                    <w:left w:val="none" w:sz="0" w:space="0" w:color="auto"/>
                    <w:bottom w:val="none" w:sz="0" w:space="0" w:color="auto"/>
                    <w:right w:val="none" w:sz="0" w:space="0" w:color="auto"/>
                  </w:divBdr>
                </w:div>
                <w:div w:id="1759787765">
                  <w:marLeft w:val="0"/>
                  <w:marRight w:val="0"/>
                  <w:marTop w:val="0"/>
                  <w:marBottom w:val="0"/>
                  <w:divBdr>
                    <w:top w:val="none" w:sz="0" w:space="0" w:color="auto"/>
                    <w:left w:val="none" w:sz="0" w:space="0" w:color="auto"/>
                    <w:bottom w:val="none" w:sz="0" w:space="0" w:color="auto"/>
                    <w:right w:val="none" w:sz="0" w:space="0" w:color="auto"/>
                  </w:divBdr>
                </w:div>
                <w:div w:id="1761171074">
                  <w:marLeft w:val="0"/>
                  <w:marRight w:val="0"/>
                  <w:marTop w:val="0"/>
                  <w:marBottom w:val="0"/>
                  <w:divBdr>
                    <w:top w:val="none" w:sz="0" w:space="0" w:color="auto"/>
                    <w:left w:val="none" w:sz="0" w:space="0" w:color="auto"/>
                    <w:bottom w:val="none" w:sz="0" w:space="0" w:color="auto"/>
                    <w:right w:val="none" w:sz="0" w:space="0" w:color="auto"/>
                  </w:divBdr>
                </w:div>
                <w:div w:id="1763409204">
                  <w:marLeft w:val="0"/>
                  <w:marRight w:val="0"/>
                  <w:marTop w:val="0"/>
                  <w:marBottom w:val="0"/>
                  <w:divBdr>
                    <w:top w:val="none" w:sz="0" w:space="0" w:color="auto"/>
                    <w:left w:val="none" w:sz="0" w:space="0" w:color="auto"/>
                    <w:bottom w:val="none" w:sz="0" w:space="0" w:color="auto"/>
                    <w:right w:val="none" w:sz="0" w:space="0" w:color="auto"/>
                  </w:divBdr>
                </w:div>
                <w:div w:id="1766070681">
                  <w:marLeft w:val="0"/>
                  <w:marRight w:val="0"/>
                  <w:marTop w:val="0"/>
                  <w:marBottom w:val="0"/>
                  <w:divBdr>
                    <w:top w:val="none" w:sz="0" w:space="0" w:color="auto"/>
                    <w:left w:val="none" w:sz="0" w:space="0" w:color="auto"/>
                    <w:bottom w:val="none" w:sz="0" w:space="0" w:color="auto"/>
                    <w:right w:val="none" w:sz="0" w:space="0" w:color="auto"/>
                  </w:divBdr>
                </w:div>
                <w:div w:id="1767533602">
                  <w:marLeft w:val="0"/>
                  <w:marRight w:val="0"/>
                  <w:marTop w:val="0"/>
                  <w:marBottom w:val="0"/>
                  <w:divBdr>
                    <w:top w:val="none" w:sz="0" w:space="0" w:color="auto"/>
                    <w:left w:val="none" w:sz="0" w:space="0" w:color="auto"/>
                    <w:bottom w:val="none" w:sz="0" w:space="0" w:color="auto"/>
                    <w:right w:val="none" w:sz="0" w:space="0" w:color="auto"/>
                  </w:divBdr>
                </w:div>
                <w:div w:id="1768768406">
                  <w:marLeft w:val="0"/>
                  <w:marRight w:val="0"/>
                  <w:marTop w:val="0"/>
                  <w:marBottom w:val="0"/>
                  <w:divBdr>
                    <w:top w:val="none" w:sz="0" w:space="0" w:color="auto"/>
                    <w:left w:val="none" w:sz="0" w:space="0" w:color="auto"/>
                    <w:bottom w:val="none" w:sz="0" w:space="0" w:color="auto"/>
                    <w:right w:val="none" w:sz="0" w:space="0" w:color="auto"/>
                  </w:divBdr>
                </w:div>
                <w:div w:id="1769427375">
                  <w:marLeft w:val="0"/>
                  <w:marRight w:val="0"/>
                  <w:marTop w:val="0"/>
                  <w:marBottom w:val="0"/>
                  <w:divBdr>
                    <w:top w:val="none" w:sz="0" w:space="0" w:color="auto"/>
                    <w:left w:val="none" w:sz="0" w:space="0" w:color="auto"/>
                    <w:bottom w:val="none" w:sz="0" w:space="0" w:color="auto"/>
                    <w:right w:val="none" w:sz="0" w:space="0" w:color="auto"/>
                  </w:divBdr>
                </w:div>
                <w:div w:id="1769544579">
                  <w:marLeft w:val="0"/>
                  <w:marRight w:val="0"/>
                  <w:marTop w:val="0"/>
                  <w:marBottom w:val="0"/>
                  <w:divBdr>
                    <w:top w:val="none" w:sz="0" w:space="0" w:color="auto"/>
                    <w:left w:val="none" w:sz="0" w:space="0" w:color="auto"/>
                    <w:bottom w:val="none" w:sz="0" w:space="0" w:color="auto"/>
                    <w:right w:val="none" w:sz="0" w:space="0" w:color="auto"/>
                  </w:divBdr>
                </w:div>
                <w:div w:id="1774859855">
                  <w:marLeft w:val="0"/>
                  <w:marRight w:val="0"/>
                  <w:marTop w:val="0"/>
                  <w:marBottom w:val="0"/>
                  <w:divBdr>
                    <w:top w:val="none" w:sz="0" w:space="0" w:color="auto"/>
                    <w:left w:val="none" w:sz="0" w:space="0" w:color="auto"/>
                    <w:bottom w:val="none" w:sz="0" w:space="0" w:color="auto"/>
                    <w:right w:val="none" w:sz="0" w:space="0" w:color="auto"/>
                  </w:divBdr>
                </w:div>
                <w:div w:id="1775784049">
                  <w:marLeft w:val="0"/>
                  <w:marRight w:val="0"/>
                  <w:marTop w:val="0"/>
                  <w:marBottom w:val="0"/>
                  <w:divBdr>
                    <w:top w:val="none" w:sz="0" w:space="0" w:color="auto"/>
                    <w:left w:val="none" w:sz="0" w:space="0" w:color="auto"/>
                    <w:bottom w:val="none" w:sz="0" w:space="0" w:color="auto"/>
                    <w:right w:val="none" w:sz="0" w:space="0" w:color="auto"/>
                  </w:divBdr>
                </w:div>
                <w:div w:id="1776825440">
                  <w:marLeft w:val="0"/>
                  <w:marRight w:val="0"/>
                  <w:marTop w:val="0"/>
                  <w:marBottom w:val="0"/>
                  <w:divBdr>
                    <w:top w:val="none" w:sz="0" w:space="0" w:color="auto"/>
                    <w:left w:val="none" w:sz="0" w:space="0" w:color="auto"/>
                    <w:bottom w:val="none" w:sz="0" w:space="0" w:color="auto"/>
                    <w:right w:val="none" w:sz="0" w:space="0" w:color="auto"/>
                  </w:divBdr>
                </w:div>
                <w:div w:id="1777599650">
                  <w:marLeft w:val="0"/>
                  <w:marRight w:val="0"/>
                  <w:marTop w:val="0"/>
                  <w:marBottom w:val="0"/>
                  <w:divBdr>
                    <w:top w:val="none" w:sz="0" w:space="0" w:color="auto"/>
                    <w:left w:val="none" w:sz="0" w:space="0" w:color="auto"/>
                    <w:bottom w:val="none" w:sz="0" w:space="0" w:color="auto"/>
                    <w:right w:val="none" w:sz="0" w:space="0" w:color="auto"/>
                  </w:divBdr>
                </w:div>
                <w:div w:id="1781146516">
                  <w:marLeft w:val="0"/>
                  <w:marRight w:val="0"/>
                  <w:marTop w:val="0"/>
                  <w:marBottom w:val="0"/>
                  <w:divBdr>
                    <w:top w:val="none" w:sz="0" w:space="0" w:color="auto"/>
                    <w:left w:val="none" w:sz="0" w:space="0" w:color="auto"/>
                    <w:bottom w:val="none" w:sz="0" w:space="0" w:color="auto"/>
                    <w:right w:val="none" w:sz="0" w:space="0" w:color="auto"/>
                  </w:divBdr>
                </w:div>
                <w:div w:id="1781874405">
                  <w:marLeft w:val="0"/>
                  <w:marRight w:val="0"/>
                  <w:marTop w:val="0"/>
                  <w:marBottom w:val="0"/>
                  <w:divBdr>
                    <w:top w:val="none" w:sz="0" w:space="0" w:color="auto"/>
                    <w:left w:val="none" w:sz="0" w:space="0" w:color="auto"/>
                    <w:bottom w:val="none" w:sz="0" w:space="0" w:color="auto"/>
                    <w:right w:val="none" w:sz="0" w:space="0" w:color="auto"/>
                  </w:divBdr>
                </w:div>
                <w:div w:id="1783038735">
                  <w:marLeft w:val="0"/>
                  <w:marRight w:val="0"/>
                  <w:marTop w:val="0"/>
                  <w:marBottom w:val="0"/>
                  <w:divBdr>
                    <w:top w:val="none" w:sz="0" w:space="0" w:color="auto"/>
                    <w:left w:val="none" w:sz="0" w:space="0" w:color="auto"/>
                    <w:bottom w:val="none" w:sz="0" w:space="0" w:color="auto"/>
                    <w:right w:val="none" w:sz="0" w:space="0" w:color="auto"/>
                  </w:divBdr>
                </w:div>
                <w:div w:id="1783721772">
                  <w:marLeft w:val="0"/>
                  <w:marRight w:val="0"/>
                  <w:marTop w:val="0"/>
                  <w:marBottom w:val="0"/>
                  <w:divBdr>
                    <w:top w:val="none" w:sz="0" w:space="0" w:color="auto"/>
                    <w:left w:val="none" w:sz="0" w:space="0" w:color="auto"/>
                    <w:bottom w:val="none" w:sz="0" w:space="0" w:color="auto"/>
                    <w:right w:val="none" w:sz="0" w:space="0" w:color="auto"/>
                  </w:divBdr>
                </w:div>
                <w:div w:id="1783913194">
                  <w:marLeft w:val="0"/>
                  <w:marRight w:val="0"/>
                  <w:marTop w:val="0"/>
                  <w:marBottom w:val="0"/>
                  <w:divBdr>
                    <w:top w:val="none" w:sz="0" w:space="0" w:color="auto"/>
                    <w:left w:val="none" w:sz="0" w:space="0" w:color="auto"/>
                    <w:bottom w:val="none" w:sz="0" w:space="0" w:color="auto"/>
                    <w:right w:val="none" w:sz="0" w:space="0" w:color="auto"/>
                  </w:divBdr>
                </w:div>
                <w:div w:id="1785418610">
                  <w:marLeft w:val="0"/>
                  <w:marRight w:val="0"/>
                  <w:marTop w:val="0"/>
                  <w:marBottom w:val="0"/>
                  <w:divBdr>
                    <w:top w:val="none" w:sz="0" w:space="0" w:color="auto"/>
                    <w:left w:val="none" w:sz="0" w:space="0" w:color="auto"/>
                    <w:bottom w:val="none" w:sz="0" w:space="0" w:color="auto"/>
                    <w:right w:val="none" w:sz="0" w:space="0" w:color="auto"/>
                  </w:divBdr>
                </w:div>
                <w:div w:id="1791239203">
                  <w:marLeft w:val="0"/>
                  <w:marRight w:val="0"/>
                  <w:marTop w:val="0"/>
                  <w:marBottom w:val="0"/>
                  <w:divBdr>
                    <w:top w:val="none" w:sz="0" w:space="0" w:color="auto"/>
                    <w:left w:val="none" w:sz="0" w:space="0" w:color="auto"/>
                    <w:bottom w:val="none" w:sz="0" w:space="0" w:color="auto"/>
                    <w:right w:val="none" w:sz="0" w:space="0" w:color="auto"/>
                  </w:divBdr>
                </w:div>
                <w:div w:id="1794133448">
                  <w:marLeft w:val="0"/>
                  <w:marRight w:val="0"/>
                  <w:marTop w:val="0"/>
                  <w:marBottom w:val="0"/>
                  <w:divBdr>
                    <w:top w:val="none" w:sz="0" w:space="0" w:color="auto"/>
                    <w:left w:val="none" w:sz="0" w:space="0" w:color="auto"/>
                    <w:bottom w:val="none" w:sz="0" w:space="0" w:color="auto"/>
                    <w:right w:val="none" w:sz="0" w:space="0" w:color="auto"/>
                  </w:divBdr>
                </w:div>
                <w:div w:id="1794784858">
                  <w:marLeft w:val="0"/>
                  <w:marRight w:val="0"/>
                  <w:marTop w:val="0"/>
                  <w:marBottom w:val="0"/>
                  <w:divBdr>
                    <w:top w:val="none" w:sz="0" w:space="0" w:color="auto"/>
                    <w:left w:val="none" w:sz="0" w:space="0" w:color="auto"/>
                    <w:bottom w:val="none" w:sz="0" w:space="0" w:color="auto"/>
                    <w:right w:val="none" w:sz="0" w:space="0" w:color="auto"/>
                  </w:divBdr>
                </w:div>
                <w:div w:id="1796680394">
                  <w:marLeft w:val="0"/>
                  <w:marRight w:val="0"/>
                  <w:marTop w:val="0"/>
                  <w:marBottom w:val="0"/>
                  <w:divBdr>
                    <w:top w:val="none" w:sz="0" w:space="0" w:color="auto"/>
                    <w:left w:val="none" w:sz="0" w:space="0" w:color="auto"/>
                    <w:bottom w:val="none" w:sz="0" w:space="0" w:color="auto"/>
                    <w:right w:val="none" w:sz="0" w:space="0" w:color="auto"/>
                  </w:divBdr>
                </w:div>
                <w:div w:id="1796873522">
                  <w:marLeft w:val="0"/>
                  <w:marRight w:val="0"/>
                  <w:marTop w:val="0"/>
                  <w:marBottom w:val="0"/>
                  <w:divBdr>
                    <w:top w:val="none" w:sz="0" w:space="0" w:color="auto"/>
                    <w:left w:val="none" w:sz="0" w:space="0" w:color="auto"/>
                    <w:bottom w:val="none" w:sz="0" w:space="0" w:color="auto"/>
                    <w:right w:val="none" w:sz="0" w:space="0" w:color="auto"/>
                  </w:divBdr>
                </w:div>
                <w:div w:id="1801000037">
                  <w:marLeft w:val="0"/>
                  <w:marRight w:val="0"/>
                  <w:marTop w:val="0"/>
                  <w:marBottom w:val="0"/>
                  <w:divBdr>
                    <w:top w:val="none" w:sz="0" w:space="0" w:color="auto"/>
                    <w:left w:val="none" w:sz="0" w:space="0" w:color="auto"/>
                    <w:bottom w:val="none" w:sz="0" w:space="0" w:color="auto"/>
                    <w:right w:val="none" w:sz="0" w:space="0" w:color="auto"/>
                  </w:divBdr>
                </w:div>
                <w:div w:id="1801414234">
                  <w:marLeft w:val="0"/>
                  <w:marRight w:val="0"/>
                  <w:marTop w:val="0"/>
                  <w:marBottom w:val="0"/>
                  <w:divBdr>
                    <w:top w:val="none" w:sz="0" w:space="0" w:color="auto"/>
                    <w:left w:val="none" w:sz="0" w:space="0" w:color="auto"/>
                    <w:bottom w:val="none" w:sz="0" w:space="0" w:color="auto"/>
                    <w:right w:val="none" w:sz="0" w:space="0" w:color="auto"/>
                  </w:divBdr>
                </w:div>
                <w:div w:id="1802842090">
                  <w:marLeft w:val="0"/>
                  <w:marRight w:val="0"/>
                  <w:marTop w:val="0"/>
                  <w:marBottom w:val="0"/>
                  <w:divBdr>
                    <w:top w:val="none" w:sz="0" w:space="0" w:color="auto"/>
                    <w:left w:val="none" w:sz="0" w:space="0" w:color="auto"/>
                    <w:bottom w:val="none" w:sz="0" w:space="0" w:color="auto"/>
                    <w:right w:val="none" w:sz="0" w:space="0" w:color="auto"/>
                  </w:divBdr>
                </w:div>
                <w:div w:id="1805851234">
                  <w:marLeft w:val="0"/>
                  <w:marRight w:val="0"/>
                  <w:marTop w:val="0"/>
                  <w:marBottom w:val="0"/>
                  <w:divBdr>
                    <w:top w:val="none" w:sz="0" w:space="0" w:color="auto"/>
                    <w:left w:val="none" w:sz="0" w:space="0" w:color="auto"/>
                    <w:bottom w:val="none" w:sz="0" w:space="0" w:color="auto"/>
                    <w:right w:val="none" w:sz="0" w:space="0" w:color="auto"/>
                  </w:divBdr>
                </w:div>
                <w:div w:id="1810781944">
                  <w:marLeft w:val="0"/>
                  <w:marRight w:val="0"/>
                  <w:marTop w:val="0"/>
                  <w:marBottom w:val="0"/>
                  <w:divBdr>
                    <w:top w:val="none" w:sz="0" w:space="0" w:color="auto"/>
                    <w:left w:val="none" w:sz="0" w:space="0" w:color="auto"/>
                    <w:bottom w:val="none" w:sz="0" w:space="0" w:color="auto"/>
                    <w:right w:val="none" w:sz="0" w:space="0" w:color="auto"/>
                  </w:divBdr>
                </w:div>
                <w:div w:id="1812942384">
                  <w:marLeft w:val="0"/>
                  <w:marRight w:val="0"/>
                  <w:marTop w:val="0"/>
                  <w:marBottom w:val="0"/>
                  <w:divBdr>
                    <w:top w:val="none" w:sz="0" w:space="0" w:color="auto"/>
                    <w:left w:val="none" w:sz="0" w:space="0" w:color="auto"/>
                    <w:bottom w:val="none" w:sz="0" w:space="0" w:color="auto"/>
                    <w:right w:val="none" w:sz="0" w:space="0" w:color="auto"/>
                  </w:divBdr>
                </w:div>
                <w:div w:id="1812943153">
                  <w:marLeft w:val="0"/>
                  <w:marRight w:val="0"/>
                  <w:marTop w:val="0"/>
                  <w:marBottom w:val="0"/>
                  <w:divBdr>
                    <w:top w:val="none" w:sz="0" w:space="0" w:color="auto"/>
                    <w:left w:val="none" w:sz="0" w:space="0" w:color="auto"/>
                    <w:bottom w:val="none" w:sz="0" w:space="0" w:color="auto"/>
                    <w:right w:val="none" w:sz="0" w:space="0" w:color="auto"/>
                  </w:divBdr>
                </w:div>
                <w:div w:id="1813906327">
                  <w:marLeft w:val="0"/>
                  <w:marRight w:val="0"/>
                  <w:marTop w:val="0"/>
                  <w:marBottom w:val="0"/>
                  <w:divBdr>
                    <w:top w:val="none" w:sz="0" w:space="0" w:color="auto"/>
                    <w:left w:val="none" w:sz="0" w:space="0" w:color="auto"/>
                    <w:bottom w:val="none" w:sz="0" w:space="0" w:color="auto"/>
                    <w:right w:val="none" w:sz="0" w:space="0" w:color="auto"/>
                  </w:divBdr>
                </w:div>
                <w:div w:id="1815174820">
                  <w:marLeft w:val="0"/>
                  <w:marRight w:val="0"/>
                  <w:marTop w:val="0"/>
                  <w:marBottom w:val="0"/>
                  <w:divBdr>
                    <w:top w:val="none" w:sz="0" w:space="0" w:color="auto"/>
                    <w:left w:val="none" w:sz="0" w:space="0" w:color="auto"/>
                    <w:bottom w:val="none" w:sz="0" w:space="0" w:color="auto"/>
                    <w:right w:val="none" w:sz="0" w:space="0" w:color="auto"/>
                  </w:divBdr>
                </w:div>
                <w:div w:id="1816411746">
                  <w:marLeft w:val="0"/>
                  <w:marRight w:val="0"/>
                  <w:marTop w:val="0"/>
                  <w:marBottom w:val="0"/>
                  <w:divBdr>
                    <w:top w:val="none" w:sz="0" w:space="0" w:color="auto"/>
                    <w:left w:val="none" w:sz="0" w:space="0" w:color="auto"/>
                    <w:bottom w:val="none" w:sz="0" w:space="0" w:color="auto"/>
                    <w:right w:val="none" w:sz="0" w:space="0" w:color="auto"/>
                  </w:divBdr>
                </w:div>
                <w:div w:id="1817985450">
                  <w:marLeft w:val="0"/>
                  <w:marRight w:val="0"/>
                  <w:marTop w:val="0"/>
                  <w:marBottom w:val="0"/>
                  <w:divBdr>
                    <w:top w:val="none" w:sz="0" w:space="0" w:color="auto"/>
                    <w:left w:val="none" w:sz="0" w:space="0" w:color="auto"/>
                    <w:bottom w:val="none" w:sz="0" w:space="0" w:color="auto"/>
                    <w:right w:val="none" w:sz="0" w:space="0" w:color="auto"/>
                  </w:divBdr>
                </w:div>
                <w:div w:id="1819027874">
                  <w:marLeft w:val="0"/>
                  <w:marRight w:val="0"/>
                  <w:marTop w:val="0"/>
                  <w:marBottom w:val="0"/>
                  <w:divBdr>
                    <w:top w:val="none" w:sz="0" w:space="0" w:color="auto"/>
                    <w:left w:val="none" w:sz="0" w:space="0" w:color="auto"/>
                    <w:bottom w:val="none" w:sz="0" w:space="0" w:color="auto"/>
                    <w:right w:val="none" w:sz="0" w:space="0" w:color="auto"/>
                  </w:divBdr>
                </w:div>
                <w:div w:id="1819177960">
                  <w:marLeft w:val="0"/>
                  <w:marRight w:val="0"/>
                  <w:marTop w:val="0"/>
                  <w:marBottom w:val="0"/>
                  <w:divBdr>
                    <w:top w:val="none" w:sz="0" w:space="0" w:color="auto"/>
                    <w:left w:val="none" w:sz="0" w:space="0" w:color="auto"/>
                    <w:bottom w:val="none" w:sz="0" w:space="0" w:color="auto"/>
                    <w:right w:val="none" w:sz="0" w:space="0" w:color="auto"/>
                  </w:divBdr>
                </w:div>
                <w:div w:id="1821386083">
                  <w:marLeft w:val="0"/>
                  <w:marRight w:val="0"/>
                  <w:marTop w:val="0"/>
                  <w:marBottom w:val="0"/>
                  <w:divBdr>
                    <w:top w:val="none" w:sz="0" w:space="0" w:color="auto"/>
                    <w:left w:val="none" w:sz="0" w:space="0" w:color="auto"/>
                    <w:bottom w:val="none" w:sz="0" w:space="0" w:color="auto"/>
                    <w:right w:val="none" w:sz="0" w:space="0" w:color="auto"/>
                  </w:divBdr>
                </w:div>
                <w:div w:id="1821732534">
                  <w:marLeft w:val="0"/>
                  <w:marRight w:val="0"/>
                  <w:marTop w:val="0"/>
                  <w:marBottom w:val="0"/>
                  <w:divBdr>
                    <w:top w:val="none" w:sz="0" w:space="0" w:color="auto"/>
                    <w:left w:val="none" w:sz="0" w:space="0" w:color="auto"/>
                    <w:bottom w:val="none" w:sz="0" w:space="0" w:color="auto"/>
                    <w:right w:val="none" w:sz="0" w:space="0" w:color="auto"/>
                  </w:divBdr>
                </w:div>
                <w:div w:id="1822039983">
                  <w:marLeft w:val="0"/>
                  <w:marRight w:val="0"/>
                  <w:marTop w:val="0"/>
                  <w:marBottom w:val="0"/>
                  <w:divBdr>
                    <w:top w:val="none" w:sz="0" w:space="0" w:color="auto"/>
                    <w:left w:val="none" w:sz="0" w:space="0" w:color="auto"/>
                    <w:bottom w:val="none" w:sz="0" w:space="0" w:color="auto"/>
                    <w:right w:val="none" w:sz="0" w:space="0" w:color="auto"/>
                  </w:divBdr>
                </w:div>
                <w:div w:id="1823888210">
                  <w:marLeft w:val="0"/>
                  <w:marRight w:val="0"/>
                  <w:marTop w:val="0"/>
                  <w:marBottom w:val="0"/>
                  <w:divBdr>
                    <w:top w:val="none" w:sz="0" w:space="0" w:color="auto"/>
                    <w:left w:val="none" w:sz="0" w:space="0" w:color="auto"/>
                    <w:bottom w:val="none" w:sz="0" w:space="0" w:color="auto"/>
                    <w:right w:val="none" w:sz="0" w:space="0" w:color="auto"/>
                  </w:divBdr>
                </w:div>
                <w:div w:id="1826046854">
                  <w:marLeft w:val="0"/>
                  <w:marRight w:val="0"/>
                  <w:marTop w:val="0"/>
                  <w:marBottom w:val="0"/>
                  <w:divBdr>
                    <w:top w:val="none" w:sz="0" w:space="0" w:color="auto"/>
                    <w:left w:val="none" w:sz="0" w:space="0" w:color="auto"/>
                    <w:bottom w:val="none" w:sz="0" w:space="0" w:color="auto"/>
                    <w:right w:val="none" w:sz="0" w:space="0" w:color="auto"/>
                  </w:divBdr>
                </w:div>
                <w:div w:id="1831019375">
                  <w:marLeft w:val="0"/>
                  <w:marRight w:val="0"/>
                  <w:marTop w:val="0"/>
                  <w:marBottom w:val="0"/>
                  <w:divBdr>
                    <w:top w:val="none" w:sz="0" w:space="0" w:color="auto"/>
                    <w:left w:val="none" w:sz="0" w:space="0" w:color="auto"/>
                    <w:bottom w:val="none" w:sz="0" w:space="0" w:color="auto"/>
                    <w:right w:val="none" w:sz="0" w:space="0" w:color="auto"/>
                  </w:divBdr>
                </w:div>
                <w:div w:id="1831166211">
                  <w:marLeft w:val="0"/>
                  <w:marRight w:val="0"/>
                  <w:marTop w:val="0"/>
                  <w:marBottom w:val="0"/>
                  <w:divBdr>
                    <w:top w:val="none" w:sz="0" w:space="0" w:color="auto"/>
                    <w:left w:val="none" w:sz="0" w:space="0" w:color="auto"/>
                    <w:bottom w:val="none" w:sz="0" w:space="0" w:color="auto"/>
                    <w:right w:val="none" w:sz="0" w:space="0" w:color="auto"/>
                  </w:divBdr>
                </w:div>
                <w:div w:id="1837186768">
                  <w:marLeft w:val="0"/>
                  <w:marRight w:val="0"/>
                  <w:marTop w:val="0"/>
                  <w:marBottom w:val="0"/>
                  <w:divBdr>
                    <w:top w:val="none" w:sz="0" w:space="0" w:color="auto"/>
                    <w:left w:val="none" w:sz="0" w:space="0" w:color="auto"/>
                    <w:bottom w:val="none" w:sz="0" w:space="0" w:color="auto"/>
                    <w:right w:val="none" w:sz="0" w:space="0" w:color="auto"/>
                  </w:divBdr>
                </w:div>
                <w:div w:id="1842816805">
                  <w:marLeft w:val="0"/>
                  <w:marRight w:val="0"/>
                  <w:marTop w:val="0"/>
                  <w:marBottom w:val="0"/>
                  <w:divBdr>
                    <w:top w:val="none" w:sz="0" w:space="0" w:color="auto"/>
                    <w:left w:val="none" w:sz="0" w:space="0" w:color="auto"/>
                    <w:bottom w:val="none" w:sz="0" w:space="0" w:color="auto"/>
                    <w:right w:val="none" w:sz="0" w:space="0" w:color="auto"/>
                  </w:divBdr>
                </w:div>
                <w:div w:id="1844970782">
                  <w:marLeft w:val="0"/>
                  <w:marRight w:val="0"/>
                  <w:marTop w:val="0"/>
                  <w:marBottom w:val="0"/>
                  <w:divBdr>
                    <w:top w:val="none" w:sz="0" w:space="0" w:color="auto"/>
                    <w:left w:val="none" w:sz="0" w:space="0" w:color="auto"/>
                    <w:bottom w:val="none" w:sz="0" w:space="0" w:color="auto"/>
                    <w:right w:val="none" w:sz="0" w:space="0" w:color="auto"/>
                  </w:divBdr>
                </w:div>
                <w:div w:id="1846043944">
                  <w:marLeft w:val="0"/>
                  <w:marRight w:val="0"/>
                  <w:marTop w:val="0"/>
                  <w:marBottom w:val="0"/>
                  <w:divBdr>
                    <w:top w:val="none" w:sz="0" w:space="0" w:color="auto"/>
                    <w:left w:val="none" w:sz="0" w:space="0" w:color="auto"/>
                    <w:bottom w:val="none" w:sz="0" w:space="0" w:color="auto"/>
                    <w:right w:val="none" w:sz="0" w:space="0" w:color="auto"/>
                  </w:divBdr>
                </w:div>
                <w:div w:id="1849368136">
                  <w:marLeft w:val="0"/>
                  <w:marRight w:val="0"/>
                  <w:marTop w:val="0"/>
                  <w:marBottom w:val="0"/>
                  <w:divBdr>
                    <w:top w:val="none" w:sz="0" w:space="0" w:color="auto"/>
                    <w:left w:val="none" w:sz="0" w:space="0" w:color="auto"/>
                    <w:bottom w:val="none" w:sz="0" w:space="0" w:color="auto"/>
                    <w:right w:val="none" w:sz="0" w:space="0" w:color="auto"/>
                  </w:divBdr>
                </w:div>
                <w:div w:id="1851330861">
                  <w:marLeft w:val="0"/>
                  <w:marRight w:val="0"/>
                  <w:marTop w:val="0"/>
                  <w:marBottom w:val="0"/>
                  <w:divBdr>
                    <w:top w:val="none" w:sz="0" w:space="0" w:color="auto"/>
                    <w:left w:val="none" w:sz="0" w:space="0" w:color="auto"/>
                    <w:bottom w:val="none" w:sz="0" w:space="0" w:color="auto"/>
                    <w:right w:val="none" w:sz="0" w:space="0" w:color="auto"/>
                  </w:divBdr>
                </w:div>
                <w:div w:id="1852835251">
                  <w:marLeft w:val="0"/>
                  <w:marRight w:val="0"/>
                  <w:marTop w:val="0"/>
                  <w:marBottom w:val="0"/>
                  <w:divBdr>
                    <w:top w:val="none" w:sz="0" w:space="0" w:color="auto"/>
                    <w:left w:val="none" w:sz="0" w:space="0" w:color="auto"/>
                    <w:bottom w:val="none" w:sz="0" w:space="0" w:color="auto"/>
                    <w:right w:val="none" w:sz="0" w:space="0" w:color="auto"/>
                  </w:divBdr>
                </w:div>
                <w:div w:id="1854026633">
                  <w:marLeft w:val="0"/>
                  <w:marRight w:val="0"/>
                  <w:marTop w:val="0"/>
                  <w:marBottom w:val="0"/>
                  <w:divBdr>
                    <w:top w:val="none" w:sz="0" w:space="0" w:color="auto"/>
                    <w:left w:val="none" w:sz="0" w:space="0" w:color="auto"/>
                    <w:bottom w:val="none" w:sz="0" w:space="0" w:color="auto"/>
                    <w:right w:val="none" w:sz="0" w:space="0" w:color="auto"/>
                  </w:divBdr>
                </w:div>
                <w:div w:id="1855415571">
                  <w:marLeft w:val="0"/>
                  <w:marRight w:val="0"/>
                  <w:marTop w:val="0"/>
                  <w:marBottom w:val="0"/>
                  <w:divBdr>
                    <w:top w:val="none" w:sz="0" w:space="0" w:color="auto"/>
                    <w:left w:val="none" w:sz="0" w:space="0" w:color="auto"/>
                    <w:bottom w:val="none" w:sz="0" w:space="0" w:color="auto"/>
                    <w:right w:val="none" w:sz="0" w:space="0" w:color="auto"/>
                  </w:divBdr>
                </w:div>
                <w:div w:id="1856575251">
                  <w:marLeft w:val="0"/>
                  <w:marRight w:val="0"/>
                  <w:marTop w:val="0"/>
                  <w:marBottom w:val="0"/>
                  <w:divBdr>
                    <w:top w:val="none" w:sz="0" w:space="0" w:color="auto"/>
                    <w:left w:val="none" w:sz="0" w:space="0" w:color="auto"/>
                    <w:bottom w:val="none" w:sz="0" w:space="0" w:color="auto"/>
                    <w:right w:val="none" w:sz="0" w:space="0" w:color="auto"/>
                  </w:divBdr>
                </w:div>
                <w:div w:id="1861819157">
                  <w:marLeft w:val="0"/>
                  <w:marRight w:val="0"/>
                  <w:marTop w:val="0"/>
                  <w:marBottom w:val="0"/>
                  <w:divBdr>
                    <w:top w:val="none" w:sz="0" w:space="0" w:color="auto"/>
                    <w:left w:val="none" w:sz="0" w:space="0" w:color="auto"/>
                    <w:bottom w:val="none" w:sz="0" w:space="0" w:color="auto"/>
                    <w:right w:val="none" w:sz="0" w:space="0" w:color="auto"/>
                  </w:divBdr>
                </w:div>
                <w:div w:id="1862158073">
                  <w:marLeft w:val="0"/>
                  <w:marRight w:val="0"/>
                  <w:marTop w:val="0"/>
                  <w:marBottom w:val="0"/>
                  <w:divBdr>
                    <w:top w:val="none" w:sz="0" w:space="0" w:color="auto"/>
                    <w:left w:val="none" w:sz="0" w:space="0" w:color="auto"/>
                    <w:bottom w:val="none" w:sz="0" w:space="0" w:color="auto"/>
                    <w:right w:val="none" w:sz="0" w:space="0" w:color="auto"/>
                  </w:divBdr>
                </w:div>
                <w:div w:id="1864707753">
                  <w:marLeft w:val="0"/>
                  <w:marRight w:val="0"/>
                  <w:marTop w:val="0"/>
                  <w:marBottom w:val="0"/>
                  <w:divBdr>
                    <w:top w:val="none" w:sz="0" w:space="0" w:color="auto"/>
                    <w:left w:val="none" w:sz="0" w:space="0" w:color="auto"/>
                    <w:bottom w:val="none" w:sz="0" w:space="0" w:color="auto"/>
                    <w:right w:val="none" w:sz="0" w:space="0" w:color="auto"/>
                  </w:divBdr>
                </w:div>
                <w:div w:id="1865973722">
                  <w:marLeft w:val="0"/>
                  <w:marRight w:val="0"/>
                  <w:marTop w:val="0"/>
                  <w:marBottom w:val="0"/>
                  <w:divBdr>
                    <w:top w:val="none" w:sz="0" w:space="0" w:color="auto"/>
                    <w:left w:val="none" w:sz="0" w:space="0" w:color="auto"/>
                    <w:bottom w:val="none" w:sz="0" w:space="0" w:color="auto"/>
                    <w:right w:val="none" w:sz="0" w:space="0" w:color="auto"/>
                  </w:divBdr>
                </w:div>
                <w:div w:id="1866946663">
                  <w:marLeft w:val="0"/>
                  <w:marRight w:val="0"/>
                  <w:marTop w:val="0"/>
                  <w:marBottom w:val="0"/>
                  <w:divBdr>
                    <w:top w:val="none" w:sz="0" w:space="0" w:color="auto"/>
                    <w:left w:val="none" w:sz="0" w:space="0" w:color="auto"/>
                    <w:bottom w:val="none" w:sz="0" w:space="0" w:color="auto"/>
                    <w:right w:val="none" w:sz="0" w:space="0" w:color="auto"/>
                  </w:divBdr>
                </w:div>
                <w:div w:id="1867521052">
                  <w:marLeft w:val="0"/>
                  <w:marRight w:val="0"/>
                  <w:marTop w:val="0"/>
                  <w:marBottom w:val="0"/>
                  <w:divBdr>
                    <w:top w:val="none" w:sz="0" w:space="0" w:color="auto"/>
                    <w:left w:val="none" w:sz="0" w:space="0" w:color="auto"/>
                    <w:bottom w:val="none" w:sz="0" w:space="0" w:color="auto"/>
                    <w:right w:val="none" w:sz="0" w:space="0" w:color="auto"/>
                  </w:divBdr>
                </w:div>
                <w:div w:id="1867600654">
                  <w:marLeft w:val="0"/>
                  <w:marRight w:val="0"/>
                  <w:marTop w:val="0"/>
                  <w:marBottom w:val="0"/>
                  <w:divBdr>
                    <w:top w:val="none" w:sz="0" w:space="0" w:color="auto"/>
                    <w:left w:val="none" w:sz="0" w:space="0" w:color="auto"/>
                    <w:bottom w:val="none" w:sz="0" w:space="0" w:color="auto"/>
                    <w:right w:val="none" w:sz="0" w:space="0" w:color="auto"/>
                  </w:divBdr>
                </w:div>
                <w:div w:id="1868983303">
                  <w:marLeft w:val="0"/>
                  <w:marRight w:val="0"/>
                  <w:marTop w:val="0"/>
                  <w:marBottom w:val="0"/>
                  <w:divBdr>
                    <w:top w:val="none" w:sz="0" w:space="0" w:color="auto"/>
                    <w:left w:val="none" w:sz="0" w:space="0" w:color="auto"/>
                    <w:bottom w:val="none" w:sz="0" w:space="0" w:color="auto"/>
                    <w:right w:val="none" w:sz="0" w:space="0" w:color="auto"/>
                  </w:divBdr>
                </w:div>
                <w:div w:id="1873957445">
                  <w:marLeft w:val="0"/>
                  <w:marRight w:val="0"/>
                  <w:marTop w:val="0"/>
                  <w:marBottom w:val="0"/>
                  <w:divBdr>
                    <w:top w:val="none" w:sz="0" w:space="0" w:color="auto"/>
                    <w:left w:val="none" w:sz="0" w:space="0" w:color="auto"/>
                    <w:bottom w:val="none" w:sz="0" w:space="0" w:color="auto"/>
                    <w:right w:val="none" w:sz="0" w:space="0" w:color="auto"/>
                  </w:divBdr>
                </w:div>
                <w:div w:id="1875801757">
                  <w:marLeft w:val="0"/>
                  <w:marRight w:val="0"/>
                  <w:marTop w:val="0"/>
                  <w:marBottom w:val="0"/>
                  <w:divBdr>
                    <w:top w:val="none" w:sz="0" w:space="0" w:color="auto"/>
                    <w:left w:val="none" w:sz="0" w:space="0" w:color="auto"/>
                    <w:bottom w:val="none" w:sz="0" w:space="0" w:color="auto"/>
                    <w:right w:val="none" w:sz="0" w:space="0" w:color="auto"/>
                  </w:divBdr>
                </w:div>
                <w:div w:id="1879271636">
                  <w:marLeft w:val="0"/>
                  <w:marRight w:val="0"/>
                  <w:marTop w:val="0"/>
                  <w:marBottom w:val="0"/>
                  <w:divBdr>
                    <w:top w:val="none" w:sz="0" w:space="0" w:color="auto"/>
                    <w:left w:val="none" w:sz="0" w:space="0" w:color="auto"/>
                    <w:bottom w:val="none" w:sz="0" w:space="0" w:color="auto"/>
                    <w:right w:val="none" w:sz="0" w:space="0" w:color="auto"/>
                  </w:divBdr>
                </w:div>
                <w:div w:id="1881353797">
                  <w:marLeft w:val="0"/>
                  <w:marRight w:val="0"/>
                  <w:marTop w:val="0"/>
                  <w:marBottom w:val="0"/>
                  <w:divBdr>
                    <w:top w:val="none" w:sz="0" w:space="0" w:color="auto"/>
                    <w:left w:val="none" w:sz="0" w:space="0" w:color="auto"/>
                    <w:bottom w:val="none" w:sz="0" w:space="0" w:color="auto"/>
                    <w:right w:val="none" w:sz="0" w:space="0" w:color="auto"/>
                  </w:divBdr>
                </w:div>
                <w:div w:id="1881821008">
                  <w:marLeft w:val="0"/>
                  <w:marRight w:val="0"/>
                  <w:marTop w:val="0"/>
                  <w:marBottom w:val="0"/>
                  <w:divBdr>
                    <w:top w:val="none" w:sz="0" w:space="0" w:color="auto"/>
                    <w:left w:val="none" w:sz="0" w:space="0" w:color="auto"/>
                    <w:bottom w:val="none" w:sz="0" w:space="0" w:color="auto"/>
                    <w:right w:val="none" w:sz="0" w:space="0" w:color="auto"/>
                  </w:divBdr>
                </w:div>
                <w:div w:id="1882669248">
                  <w:marLeft w:val="0"/>
                  <w:marRight w:val="0"/>
                  <w:marTop w:val="0"/>
                  <w:marBottom w:val="0"/>
                  <w:divBdr>
                    <w:top w:val="none" w:sz="0" w:space="0" w:color="auto"/>
                    <w:left w:val="none" w:sz="0" w:space="0" w:color="auto"/>
                    <w:bottom w:val="none" w:sz="0" w:space="0" w:color="auto"/>
                    <w:right w:val="none" w:sz="0" w:space="0" w:color="auto"/>
                  </w:divBdr>
                </w:div>
                <w:div w:id="1883518897">
                  <w:marLeft w:val="0"/>
                  <w:marRight w:val="0"/>
                  <w:marTop w:val="0"/>
                  <w:marBottom w:val="0"/>
                  <w:divBdr>
                    <w:top w:val="none" w:sz="0" w:space="0" w:color="auto"/>
                    <w:left w:val="none" w:sz="0" w:space="0" w:color="auto"/>
                    <w:bottom w:val="none" w:sz="0" w:space="0" w:color="auto"/>
                    <w:right w:val="none" w:sz="0" w:space="0" w:color="auto"/>
                  </w:divBdr>
                </w:div>
                <w:div w:id="1883789773">
                  <w:marLeft w:val="0"/>
                  <w:marRight w:val="0"/>
                  <w:marTop w:val="0"/>
                  <w:marBottom w:val="0"/>
                  <w:divBdr>
                    <w:top w:val="none" w:sz="0" w:space="0" w:color="auto"/>
                    <w:left w:val="none" w:sz="0" w:space="0" w:color="auto"/>
                    <w:bottom w:val="none" w:sz="0" w:space="0" w:color="auto"/>
                    <w:right w:val="none" w:sz="0" w:space="0" w:color="auto"/>
                  </w:divBdr>
                </w:div>
                <w:div w:id="1884444077">
                  <w:marLeft w:val="0"/>
                  <w:marRight w:val="0"/>
                  <w:marTop w:val="0"/>
                  <w:marBottom w:val="0"/>
                  <w:divBdr>
                    <w:top w:val="none" w:sz="0" w:space="0" w:color="auto"/>
                    <w:left w:val="none" w:sz="0" w:space="0" w:color="auto"/>
                    <w:bottom w:val="none" w:sz="0" w:space="0" w:color="auto"/>
                    <w:right w:val="none" w:sz="0" w:space="0" w:color="auto"/>
                  </w:divBdr>
                </w:div>
                <w:div w:id="1884519131">
                  <w:marLeft w:val="0"/>
                  <w:marRight w:val="0"/>
                  <w:marTop w:val="0"/>
                  <w:marBottom w:val="0"/>
                  <w:divBdr>
                    <w:top w:val="none" w:sz="0" w:space="0" w:color="auto"/>
                    <w:left w:val="none" w:sz="0" w:space="0" w:color="auto"/>
                    <w:bottom w:val="none" w:sz="0" w:space="0" w:color="auto"/>
                    <w:right w:val="none" w:sz="0" w:space="0" w:color="auto"/>
                  </w:divBdr>
                </w:div>
                <w:div w:id="1885629766">
                  <w:marLeft w:val="0"/>
                  <w:marRight w:val="0"/>
                  <w:marTop w:val="0"/>
                  <w:marBottom w:val="0"/>
                  <w:divBdr>
                    <w:top w:val="none" w:sz="0" w:space="0" w:color="auto"/>
                    <w:left w:val="none" w:sz="0" w:space="0" w:color="auto"/>
                    <w:bottom w:val="none" w:sz="0" w:space="0" w:color="auto"/>
                    <w:right w:val="none" w:sz="0" w:space="0" w:color="auto"/>
                  </w:divBdr>
                </w:div>
                <w:div w:id="1886796022">
                  <w:marLeft w:val="0"/>
                  <w:marRight w:val="0"/>
                  <w:marTop w:val="0"/>
                  <w:marBottom w:val="0"/>
                  <w:divBdr>
                    <w:top w:val="none" w:sz="0" w:space="0" w:color="auto"/>
                    <w:left w:val="none" w:sz="0" w:space="0" w:color="auto"/>
                    <w:bottom w:val="none" w:sz="0" w:space="0" w:color="auto"/>
                    <w:right w:val="none" w:sz="0" w:space="0" w:color="auto"/>
                  </w:divBdr>
                </w:div>
                <w:div w:id="1887714611">
                  <w:marLeft w:val="0"/>
                  <w:marRight w:val="0"/>
                  <w:marTop w:val="0"/>
                  <w:marBottom w:val="0"/>
                  <w:divBdr>
                    <w:top w:val="none" w:sz="0" w:space="0" w:color="auto"/>
                    <w:left w:val="none" w:sz="0" w:space="0" w:color="auto"/>
                    <w:bottom w:val="none" w:sz="0" w:space="0" w:color="auto"/>
                    <w:right w:val="none" w:sz="0" w:space="0" w:color="auto"/>
                  </w:divBdr>
                </w:div>
                <w:div w:id="1887914158">
                  <w:marLeft w:val="0"/>
                  <w:marRight w:val="0"/>
                  <w:marTop w:val="0"/>
                  <w:marBottom w:val="0"/>
                  <w:divBdr>
                    <w:top w:val="none" w:sz="0" w:space="0" w:color="auto"/>
                    <w:left w:val="none" w:sz="0" w:space="0" w:color="auto"/>
                    <w:bottom w:val="none" w:sz="0" w:space="0" w:color="auto"/>
                    <w:right w:val="none" w:sz="0" w:space="0" w:color="auto"/>
                  </w:divBdr>
                </w:div>
                <w:div w:id="1888956963">
                  <w:marLeft w:val="0"/>
                  <w:marRight w:val="0"/>
                  <w:marTop w:val="0"/>
                  <w:marBottom w:val="0"/>
                  <w:divBdr>
                    <w:top w:val="none" w:sz="0" w:space="0" w:color="auto"/>
                    <w:left w:val="none" w:sz="0" w:space="0" w:color="auto"/>
                    <w:bottom w:val="none" w:sz="0" w:space="0" w:color="auto"/>
                    <w:right w:val="none" w:sz="0" w:space="0" w:color="auto"/>
                  </w:divBdr>
                </w:div>
                <w:div w:id="1889296252">
                  <w:marLeft w:val="0"/>
                  <w:marRight w:val="0"/>
                  <w:marTop w:val="0"/>
                  <w:marBottom w:val="0"/>
                  <w:divBdr>
                    <w:top w:val="none" w:sz="0" w:space="0" w:color="auto"/>
                    <w:left w:val="none" w:sz="0" w:space="0" w:color="auto"/>
                    <w:bottom w:val="none" w:sz="0" w:space="0" w:color="auto"/>
                    <w:right w:val="none" w:sz="0" w:space="0" w:color="auto"/>
                  </w:divBdr>
                </w:div>
                <w:div w:id="1891959150">
                  <w:marLeft w:val="0"/>
                  <w:marRight w:val="0"/>
                  <w:marTop w:val="0"/>
                  <w:marBottom w:val="0"/>
                  <w:divBdr>
                    <w:top w:val="none" w:sz="0" w:space="0" w:color="auto"/>
                    <w:left w:val="none" w:sz="0" w:space="0" w:color="auto"/>
                    <w:bottom w:val="none" w:sz="0" w:space="0" w:color="auto"/>
                    <w:right w:val="none" w:sz="0" w:space="0" w:color="auto"/>
                  </w:divBdr>
                </w:div>
                <w:div w:id="1894652985">
                  <w:marLeft w:val="0"/>
                  <w:marRight w:val="0"/>
                  <w:marTop w:val="0"/>
                  <w:marBottom w:val="0"/>
                  <w:divBdr>
                    <w:top w:val="none" w:sz="0" w:space="0" w:color="auto"/>
                    <w:left w:val="none" w:sz="0" w:space="0" w:color="auto"/>
                    <w:bottom w:val="none" w:sz="0" w:space="0" w:color="auto"/>
                    <w:right w:val="none" w:sz="0" w:space="0" w:color="auto"/>
                  </w:divBdr>
                </w:div>
                <w:div w:id="1907448215">
                  <w:marLeft w:val="0"/>
                  <w:marRight w:val="0"/>
                  <w:marTop w:val="0"/>
                  <w:marBottom w:val="0"/>
                  <w:divBdr>
                    <w:top w:val="none" w:sz="0" w:space="0" w:color="auto"/>
                    <w:left w:val="none" w:sz="0" w:space="0" w:color="auto"/>
                    <w:bottom w:val="none" w:sz="0" w:space="0" w:color="auto"/>
                    <w:right w:val="none" w:sz="0" w:space="0" w:color="auto"/>
                  </w:divBdr>
                </w:div>
                <w:div w:id="1908571117">
                  <w:marLeft w:val="0"/>
                  <w:marRight w:val="0"/>
                  <w:marTop w:val="0"/>
                  <w:marBottom w:val="0"/>
                  <w:divBdr>
                    <w:top w:val="none" w:sz="0" w:space="0" w:color="auto"/>
                    <w:left w:val="none" w:sz="0" w:space="0" w:color="auto"/>
                    <w:bottom w:val="none" w:sz="0" w:space="0" w:color="auto"/>
                    <w:right w:val="none" w:sz="0" w:space="0" w:color="auto"/>
                  </w:divBdr>
                </w:div>
                <w:div w:id="1910383884">
                  <w:marLeft w:val="0"/>
                  <w:marRight w:val="0"/>
                  <w:marTop w:val="0"/>
                  <w:marBottom w:val="0"/>
                  <w:divBdr>
                    <w:top w:val="none" w:sz="0" w:space="0" w:color="auto"/>
                    <w:left w:val="none" w:sz="0" w:space="0" w:color="auto"/>
                    <w:bottom w:val="none" w:sz="0" w:space="0" w:color="auto"/>
                    <w:right w:val="none" w:sz="0" w:space="0" w:color="auto"/>
                  </w:divBdr>
                </w:div>
                <w:div w:id="1911966467">
                  <w:marLeft w:val="0"/>
                  <w:marRight w:val="0"/>
                  <w:marTop w:val="0"/>
                  <w:marBottom w:val="0"/>
                  <w:divBdr>
                    <w:top w:val="none" w:sz="0" w:space="0" w:color="auto"/>
                    <w:left w:val="none" w:sz="0" w:space="0" w:color="auto"/>
                    <w:bottom w:val="none" w:sz="0" w:space="0" w:color="auto"/>
                    <w:right w:val="none" w:sz="0" w:space="0" w:color="auto"/>
                  </w:divBdr>
                </w:div>
                <w:div w:id="1912956966">
                  <w:marLeft w:val="0"/>
                  <w:marRight w:val="0"/>
                  <w:marTop w:val="0"/>
                  <w:marBottom w:val="0"/>
                  <w:divBdr>
                    <w:top w:val="none" w:sz="0" w:space="0" w:color="auto"/>
                    <w:left w:val="none" w:sz="0" w:space="0" w:color="auto"/>
                    <w:bottom w:val="none" w:sz="0" w:space="0" w:color="auto"/>
                    <w:right w:val="none" w:sz="0" w:space="0" w:color="auto"/>
                  </w:divBdr>
                </w:div>
                <w:div w:id="1913077585">
                  <w:marLeft w:val="0"/>
                  <w:marRight w:val="0"/>
                  <w:marTop w:val="0"/>
                  <w:marBottom w:val="0"/>
                  <w:divBdr>
                    <w:top w:val="none" w:sz="0" w:space="0" w:color="auto"/>
                    <w:left w:val="none" w:sz="0" w:space="0" w:color="auto"/>
                    <w:bottom w:val="none" w:sz="0" w:space="0" w:color="auto"/>
                    <w:right w:val="none" w:sz="0" w:space="0" w:color="auto"/>
                  </w:divBdr>
                </w:div>
                <w:div w:id="1916353049">
                  <w:marLeft w:val="0"/>
                  <w:marRight w:val="0"/>
                  <w:marTop w:val="0"/>
                  <w:marBottom w:val="0"/>
                  <w:divBdr>
                    <w:top w:val="none" w:sz="0" w:space="0" w:color="auto"/>
                    <w:left w:val="none" w:sz="0" w:space="0" w:color="auto"/>
                    <w:bottom w:val="none" w:sz="0" w:space="0" w:color="auto"/>
                    <w:right w:val="none" w:sz="0" w:space="0" w:color="auto"/>
                  </w:divBdr>
                </w:div>
                <w:div w:id="1916434159">
                  <w:marLeft w:val="0"/>
                  <w:marRight w:val="0"/>
                  <w:marTop w:val="0"/>
                  <w:marBottom w:val="0"/>
                  <w:divBdr>
                    <w:top w:val="none" w:sz="0" w:space="0" w:color="auto"/>
                    <w:left w:val="none" w:sz="0" w:space="0" w:color="auto"/>
                    <w:bottom w:val="none" w:sz="0" w:space="0" w:color="auto"/>
                    <w:right w:val="none" w:sz="0" w:space="0" w:color="auto"/>
                  </w:divBdr>
                </w:div>
                <w:div w:id="1918704711">
                  <w:marLeft w:val="0"/>
                  <w:marRight w:val="0"/>
                  <w:marTop w:val="0"/>
                  <w:marBottom w:val="0"/>
                  <w:divBdr>
                    <w:top w:val="none" w:sz="0" w:space="0" w:color="auto"/>
                    <w:left w:val="none" w:sz="0" w:space="0" w:color="auto"/>
                    <w:bottom w:val="none" w:sz="0" w:space="0" w:color="auto"/>
                    <w:right w:val="none" w:sz="0" w:space="0" w:color="auto"/>
                  </w:divBdr>
                </w:div>
                <w:div w:id="1923370835">
                  <w:marLeft w:val="0"/>
                  <w:marRight w:val="0"/>
                  <w:marTop w:val="0"/>
                  <w:marBottom w:val="0"/>
                  <w:divBdr>
                    <w:top w:val="none" w:sz="0" w:space="0" w:color="auto"/>
                    <w:left w:val="none" w:sz="0" w:space="0" w:color="auto"/>
                    <w:bottom w:val="none" w:sz="0" w:space="0" w:color="auto"/>
                    <w:right w:val="none" w:sz="0" w:space="0" w:color="auto"/>
                  </w:divBdr>
                </w:div>
                <w:div w:id="1924560722">
                  <w:marLeft w:val="0"/>
                  <w:marRight w:val="0"/>
                  <w:marTop w:val="0"/>
                  <w:marBottom w:val="0"/>
                  <w:divBdr>
                    <w:top w:val="none" w:sz="0" w:space="0" w:color="auto"/>
                    <w:left w:val="none" w:sz="0" w:space="0" w:color="auto"/>
                    <w:bottom w:val="none" w:sz="0" w:space="0" w:color="auto"/>
                    <w:right w:val="none" w:sz="0" w:space="0" w:color="auto"/>
                  </w:divBdr>
                </w:div>
                <w:div w:id="1924728147">
                  <w:marLeft w:val="0"/>
                  <w:marRight w:val="0"/>
                  <w:marTop w:val="0"/>
                  <w:marBottom w:val="0"/>
                  <w:divBdr>
                    <w:top w:val="none" w:sz="0" w:space="0" w:color="auto"/>
                    <w:left w:val="none" w:sz="0" w:space="0" w:color="auto"/>
                    <w:bottom w:val="none" w:sz="0" w:space="0" w:color="auto"/>
                    <w:right w:val="none" w:sz="0" w:space="0" w:color="auto"/>
                  </w:divBdr>
                </w:div>
                <w:div w:id="1925187263">
                  <w:marLeft w:val="0"/>
                  <w:marRight w:val="0"/>
                  <w:marTop w:val="0"/>
                  <w:marBottom w:val="0"/>
                  <w:divBdr>
                    <w:top w:val="none" w:sz="0" w:space="0" w:color="auto"/>
                    <w:left w:val="none" w:sz="0" w:space="0" w:color="auto"/>
                    <w:bottom w:val="none" w:sz="0" w:space="0" w:color="auto"/>
                    <w:right w:val="none" w:sz="0" w:space="0" w:color="auto"/>
                  </w:divBdr>
                </w:div>
                <w:div w:id="1926568867">
                  <w:marLeft w:val="0"/>
                  <w:marRight w:val="0"/>
                  <w:marTop w:val="0"/>
                  <w:marBottom w:val="0"/>
                  <w:divBdr>
                    <w:top w:val="none" w:sz="0" w:space="0" w:color="auto"/>
                    <w:left w:val="none" w:sz="0" w:space="0" w:color="auto"/>
                    <w:bottom w:val="none" w:sz="0" w:space="0" w:color="auto"/>
                    <w:right w:val="none" w:sz="0" w:space="0" w:color="auto"/>
                  </w:divBdr>
                </w:div>
                <w:div w:id="1930776075">
                  <w:marLeft w:val="0"/>
                  <w:marRight w:val="0"/>
                  <w:marTop w:val="0"/>
                  <w:marBottom w:val="0"/>
                  <w:divBdr>
                    <w:top w:val="none" w:sz="0" w:space="0" w:color="auto"/>
                    <w:left w:val="none" w:sz="0" w:space="0" w:color="auto"/>
                    <w:bottom w:val="none" w:sz="0" w:space="0" w:color="auto"/>
                    <w:right w:val="none" w:sz="0" w:space="0" w:color="auto"/>
                  </w:divBdr>
                </w:div>
                <w:div w:id="1933277770">
                  <w:marLeft w:val="0"/>
                  <w:marRight w:val="0"/>
                  <w:marTop w:val="0"/>
                  <w:marBottom w:val="0"/>
                  <w:divBdr>
                    <w:top w:val="none" w:sz="0" w:space="0" w:color="auto"/>
                    <w:left w:val="none" w:sz="0" w:space="0" w:color="auto"/>
                    <w:bottom w:val="none" w:sz="0" w:space="0" w:color="auto"/>
                    <w:right w:val="none" w:sz="0" w:space="0" w:color="auto"/>
                  </w:divBdr>
                </w:div>
                <w:div w:id="1934892659">
                  <w:marLeft w:val="0"/>
                  <w:marRight w:val="0"/>
                  <w:marTop w:val="0"/>
                  <w:marBottom w:val="0"/>
                  <w:divBdr>
                    <w:top w:val="none" w:sz="0" w:space="0" w:color="auto"/>
                    <w:left w:val="none" w:sz="0" w:space="0" w:color="auto"/>
                    <w:bottom w:val="none" w:sz="0" w:space="0" w:color="auto"/>
                    <w:right w:val="none" w:sz="0" w:space="0" w:color="auto"/>
                  </w:divBdr>
                </w:div>
                <w:div w:id="1935630883">
                  <w:marLeft w:val="0"/>
                  <w:marRight w:val="0"/>
                  <w:marTop w:val="0"/>
                  <w:marBottom w:val="0"/>
                  <w:divBdr>
                    <w:top w:val="none" w:sz="0" w:space="0" w:color="auto"/>
                    <w:left w:val="none" w:sz="0" w:space="0" w:color="auto"/>
                    <w:bottom w:val="none" w:sz="0" w:space="0" w:color="auto"/>
                    <w:right w:val="none" w:sz="0" w:space="0" w:color="auto"/>
                  </w:divBdr>
                </w:div>
                <w:div w:id="1935742703">
                  <w:marLeft w:val="0"/>
                  <w:marRight w:val="0"/>
                  <w:marTop w:val="0"/>
                  <w:marBottom w:val="0"/>
                  <w:divBdr>
                    <w:top w:val="none" w:sz="0" w:space="0" w:color="auto"/>
                    <w:left w:val="none" w:sz="0" w:space="0" w:color="auto"/>
                    <w:bottom w:val="none" w:sz="0" w:space="0" w:color="auto"/>
                    <w:right w:val="none" w:sz="0" w:space="0" w:color="auto"/>
                  </w:divBdr>
                </w:div>
                <w:div w:id="1935818940">
                  <w:marLeft w:val="0"/>
                  <w:marRight w:val="0"/>
                  <w:marTop w:val="0"/>
                  <w:marBottom w:val="0"/>
                  <w:divBdr>
                    <w:top w:val="none" w:sz="0" w:space="0" w:color="auto"/>
                    <w:left w:val="none" w:sz="0" w:space="0" w:color="auto"/>
                    <w:bottom w:val="none" w:sz="0" w:space="0" w:color="auto"/>
                    <w:right w:val="none" w:sz="0" w:space="0" w:color="auto"/>
                  </w:divBdr>
                </w:div>
                <w:div w:id="1936670219">
                  <w:marLeft w:val="0"/>
                  <w:marRight w:val="0"/>
                  <w:marTop w:val="0"/>
                  <w:marBottom w:val="0"/>
                  <w:divBdr>
                    <w:top w:val="none" w:sz="0" w:space="0" w:color="auto"/>
                    <w:left w:val="none" w:sz="0" w:space="0" w:color="auto"/>
                    <w:bottom w:val="none" w:sz="0" w:space="0" w:color="auto"/>
                    <w:right w:val="none" w:sz="0" w:space="0" w:color="auto"/>
                  </w:divBdr>
                </w:div>
                <w:div w:id="1938756329">
                  <w:marLeft w:val="0"/>
                  <w:marRight w:val="0"/>
                  <w:marTop w:val="0"/>
                  <w:marBottom w:val="0"/>
                  <w:divBdr>
                    <w:top w:val="none" w:sz="0" w:space="0" w:color="auto"/>
                    <w:left w:val="none" w:sz="0" w:space="0" w:color="auto"/>
                    <w:bottom w:val="none" w:sz="0" w:space="0" w:color="auto"/>
                    <w:right w:val="none" w:sz="0" w:space="0" w:color="auto"/>
                  </w:divBdr>
                </w:div>
                <w:div w:id="1939410407">
                  <w:marLeft w:val="0"/>
                  <w:marRight w:val="0"/>
                  <w:marTop w:val="0"/>
                  <w:marBottom w:val="0"/>
                  <w:divBdr>
                    <w:top w:val="none" w:sz="0" w:space="0" w:color="auto"/>
                    <w:left w:val="none" w:sz="0" w:space="0" w:color="auto"/>
                    <w:bottom w:val="none" w:sz="0" w:space="0" w:color="auto"/>
                    <w:right w:val="none" w:sz="0" w:space="0" w:color="auto"/>
                  </w:divBdr>
                </w:div>
                <w:div w:id="1943343794">
                  <w:marLeft w:val="0"/>
                  <w:marRight w:val="0"/>
                  <w:marTop w:val="0"/>
                  <w:marBottom w:val="0"/>
                  <w:divBdr>
                    <w:top w:val="none" w:sz="0" w:space="0" w:color="auto"/>
                    <w:left w:val="none" w:sz="0" w:space="0" w:color="auto"/>
                    <w:bottom w:val="none" w:sz="0" w:space="0" w:color="auto"/>
                    <w:right w:val="none" w:sz="0" w:space="0" w:color="auto"/>
                  </w:divBdr>
                </w:div>
                <w:div w:id="1945117150">
                  <w:marLeft w:val="0"/>
                  <w:marRight w:val="0"/>
                  <w:marTop w:val="0"/>
                  <w:marBottom w:val="0"/>
                  <w:divBdr>
                    <w:top w:val="none" w:sz="0" w:space="0" w:color="auto"/>
                    <w:left w:val="none" w:sz="0" w:space="0" w:color="auto"/>
                    <w:bottom w:val="none" w:sz="0" w:space="0" w:color="auto"/>
                    <w:right w:val="none" w:sz="0" w:space="0" w:color="auto"/>
                  </w:divBdr>
                </w:div>
                <w:div w:id="1946375656">
                  <w:marLeft w:val="0"/>
                  <w:marRight w:val="0"/>
                  <w:marTop w:val="0"/>
                  <w:marBottom w:val="0"/>
                  <w:divBdr>
                    <w:top w:val="none" w:sz="0" w:space="0" w:color="auto"/>
                    <w:left w:val="none" w:sz="0" w:space="0" w:color="auto"/>
                    <w:bottom w:val="none" w:sz="0" w:space="0" w:color="auto"/>
                    <w:right w:val="none" w:sz="0" w:space="0" w:color="auto"/>
                  </w:divBdr>
                </w:div>
                <w:div w:id="1951355205">
                  <w:marLeft w:val="0"/>
                  <w:marRight w:val="0"/>
                  <w:marTop w:val="0"/>
                  <w:marBottom w:val="0"/>
                  <w:divBdr>
                    <w:top w:val="none" w:sz="0" w:space="0" w:color="auto"/>
                    <w:left w:val="none" w:sz="0" w:space="0" w:color="auto"/>
                    <w:bottom w:val="none" w:sz="0" w:space="0" w:color="auto"/>
                    <w:right w:val="none" w:sz="0" w:space="0" w:color="auto"/>
                  </w:divBdr>
                </w:div>
                <w:div w:id="1953629048">
                  <w:marLeft w:val="0"/>
                  <w:marRight w:val="0"/>
                  <w:marTop w:val="0"/>
                  <w:marBottom w:val="0"/>
                  <w:divBdr>
                    <w:top w:val="none" w:sz="0" w:space="0" w:color="auto"/>
                    <w:left w:val="none" w:sz="0" w:space="0" w:color="auto"/>
                    <w:bottom w:val="none" w:sz="0" w:space="0" w:color="auto"/>
                    <w:right w:val="none" w:sz="0" w:space="0" w:color="auto"/>
                  </w:divBdr>
                </w:div>
                <w:div w:id="1954751942">
                  <w:marLeft w:val="0"/>
                  <w:marRight w:val="0"/>
                  <w:marTop w:val="0"/>
                  <w:marBottom w:val="0"/>
                  <w:divBdr>
                    <w:top w:val="none" w:sz="0" w:space="0" w:color="auto"/>
                    <w:left w:val="none" w:sz="0" w:space="0" w:color="auto"/>
                    <w:bottom w:val="none" w:sz="0" w:space="0" w:color="auto"/>
                    <w:right w:val="none" w:sz="0" w:space="0" w:color="auto"/>
                  </w:divBdr>
                </w:div>
                <w:div w:id="1954942762">
                  <w:marLeft w:val="0"/>
                  <w:marRight w:val="0"/>
                  <w:marTop w:val="0"/>
                  <w:marBottom w:val="0"/>
                  <w:divBdr>
                    <w:top w:val="none" w:sz="0" w:space="0" w:color="auto"/>
                    <w:left w:val="none" w:sz="0" w:space="0" w:color="auto"/>
                    <w:bottom w:val="none" w:sz="0" w:space="0" w:color="auto"/>
                    <w:right w:val="none" w:sz="0" w:space="0" w:color="auto"/>
                  </w:divBdr>
                </w:div>
                <w:div w:id="1956475939">
                  <w:marLeft w:val="0"/>
                  <w:marRight w:val="0"/>
                  <w:marTop w:val="0"/>
                  <w:marBottom w:val="0"/>
                  <w:divBdr>
                    <w:top w:val="none" w:sz="0" w:space="0" w:color="auto"/>
                    <w:left w:val="none" w:sz="0" w:space="0" w:color="auto"/>
                    <w:bottom w:val="none" w:sz="0" w:space="0" w:color="auto"/>
                    <w:right w:val="none" w:sz="0" w:space="0" w:color="auto"/>
                  </w:divBdr>
                </w:div>
                <w:div w:id="1958558159">
                  <w:marLeft w:val="0"/>
                  <w:marRight w:val="0"/>
                  <w:marTop w:val="0"/>
                  <w:marBottom w:val="0"/>
                  <w:divBdr>
                    <w:top w:val="none" w:sz="0" w:space="0" w:color="auto"/>
                    <w:left w:val="none" w:sz="0" w:space="0" w:color="auto"/>
                    <w:bottom w:val="none" w:sz="0" w:space="0" w:color="auto"/>
                    <w:right w:val="none" w:sz="0" w:space="0" w:color="auto"/>
                  </w:divBdr>
                </w:div>
                <w:div w:id="1960456516">
                  <w:marLeft w:val="0"/>
                  <w:marRight w:val="0"/>
                  <w:marTop w:val="0"/>
                  <w:marBottom w:val="0"/>
                  <w:divBdr>
                    <w:top w:val="none" w:sz="0" w:space="0" w:color="auto"/>
                    <w:left w:val="none" w:sz="0" w:space="0" w:color="auto"/>
                    <w:bottom w:val="none" w:sz="0" w:space="0" w:color="auto"/>
                    <w:right w:val="none" w:sz="0" w:space="0" w:color="auto"/>
                  </w:divBdr>
                </w:div>
                <w:div w:id="1960992100">
                  <w:marLeft w:val="0"/>
                  <w:marRight w:val="0"/>
                  <w:marTop w:val="0"/>
                  <w:marBottom w:val="0"/>
                  <w:divBdr>
                    <w:top w:val="none" w:sz="0" w:space="0" w:color="auto"/>
                    <w:left w:val="none" w:sz="0" w:space="0" w:color="auto"/>
                    <w:bottom w:val="none" w:sz="0" w:space="0" w:color="auto"/>
                    <w:right w:val="none" w:sz="0" w:space="0" w:color="auto"/>
                  </w:divBdr>
                </w:div>
                <w:div w:id="1965424740">
                  <w:marLeft w:val="0"/>
                  <w:marRight w:val="0"/>
                  <w:marTop w:val="0"/>
                  <w:marBottom w:val="0"/>
                  <w:divBdr>
                    <w:top w:val="none" w:sz="0" w:space="0" w:color="auto"/>
                    <w:left w:val="none" w:sz="0" w:space="0" w:color="auto"/>
                    <w:bottom w:val="none" w:sz="0" w:space="0" w:color="auto"/>
                    <w:right w:val="none" w:sz="0" w:space="0" w:color="auto"/>
                  </w:divBdr>
                </w:div>
                <w:div w:id="1965578593">
                  <w:marLeft w:val="0"/>
                  <w:marRight w:val="0"/>
                  <w:marTop w:val="0"/>
                  <w:marBottom w:val="0"/>
                  <w:divBdr>
                    <w:top w:val="none" w:sz="0" w:space="0" w:color="auto"/>
                    <w:left w:val="none" w:sz="0" w:space="0" w:color="auto"/>
                    <w:bottom w:val="none" w:sz="0" w:space="0" w:color="auto"/>
                    <w:right w:val="none" w:sz="0" w:space="0" w:color="auto"/>
                  </w:divBdr>
                </w:div>
                <w:div w:id="1966346451">
                  <w:marLeft w:val="0"/>
                  <w:marRight w:val="0"/>
                  <w:marTop w:val="0"/>
                  <w:marBottom w:val="0"/>
                  <w:divBdr>
                    <w:top w:val="none" w:sz="0" w:space="0" w:color="auto"/>
                    <w:left w:val="none" w:sz="0" w:space="0" w:color="auto"/>
                    <w:bottom w:val="none" w:sz="0" w:space="0" w:color="auto"/>
                    <w:right w:val="none" w:sz="0" w:space="0" w:color="auto"/>
                  </w:divBdr>
                </w:div>
                <w:div w:id="1966353564">
                  <w:marLeft w:val="0"/>
                  <w:marRight w:val="0"/>
                  <w:marTop w:val="0"/>
                  <w:marBottom w:val="0"/>
                  <w:divBdr>
                    <w:top w:val="none" w:sz="0" w:space="0" w:color="auto"/>
                    <w:left w:val="none" w:sz="0" w:space="0" w:color="auto"/>
                    <w:bottom w:val="none" w:sz="0" w:space="0" w:color="auto"/>
                    <w:right w:val="none" w:sz="0" w:space="0" w:color="auto"/>
                  </w:divBdr>
                </w:div>
                <w:div w:id="1967542249">
                  <w:marLeft w:val="0"/>
                  <w:marRight w:val="0"/>
                  <w:marTop w:val="0"/>
                  <w:marBottom w:val="0"/>
                  <w:divBdr>
                    <w:top w:val="none" w:sz="0" w:space="0" w:color="auto"/>
                    <w:left w:val="none" w:sz="0" w:space="0" w:color="auto"/>
                    <w:bottom w:val="none" w:sz="0" w:space="0" w:color="auto"/>
                    <w:right w:val="none" w:sz="0" w:space="0" w:color="auto"/>
                  </w:divBdr>
                </w:div>
                <w:div w:id="1970742932">
                  <w:marLeft w:val="0"/>
                  <w:marRight w:val="0"/>
                  <w:marTop w:val="0"/>
                  <w:marBottom w:val="0"/>
                  <w:divBdr>
                    <w:top w:val="none" w:sz="0" w:space="0" w:color="auto"/>
                    <w:left w:val="none" w:sz="0" w:space="0" w:color="auto"/>
                    <w:bottom w:val="none" w:sz="0" w:space="0" w:color="auto"/>
                    <w:right w:val="none" w:sz="0" w:space="0" w:color="auto"/>
                  </w:divBdr>
                </w:div>
                <w:div w:id="1974289150">
                  <w:marLeft w:val="0"/>
                  <w:marRight w:val="0"/>
                  <w:marTop w:val="0"/>
                  <w:marBottom w:val="0"/>
                  <w:divBdr>
                    <w:top w:val="none" w:sz="0" w:space="0" w:color="auto"/>
                    <w:left w:val="none" w:sz="0" w:space="0" w:color="auto"/>
                    <w:bottom w:val="none" w:sz="0" w:space="0" w:color="auto"/>
                    <w:right w:val="none" w:sz="0" w:space="0" w:color="auto"/>
                  </w:divBdr>
                </w:div>
                <w:div w:id="1975521444">
                  <w:marLeft w:val="0"/>
                  <w:marRight w:val="0"/>
                  <w:marTop w:val="0"/>
                  <w:marBottom w:val="0"/>
                  <w:divBdr>
                    <w:top w:val="none" w:sz="0" w:space="0" w:color="auto"/>
                    <w:left w:val="none" w:sz="0" w:space="0" w:color="auto"/>
                    <w:bottom w:val="none" w:sz="0" w:space="0" w:color="auto"/>
                    <w:right w:val="none" w:sz="0" w:space="0" w:color="auto"/>
                  </w:divBdr>
                </w:div>
                <w:div w:id="1975603103">
                  <w:marLeft w:val="0"/>
                  <w:marRight w:val="0"/>
                  <w:marTop w:val="0"/>
                  <w:marBottom w:val="0"/>
                  <w:divBdr>
                    <w:top w:val="none" w:sz="0" w:space="0" w:color="auto"/>
                    <w:left w:val="none" w:sz="0" w:space="0" w:color="auto"/>
                    <w:bottom w:val="none" w:sz="0" w:space="0" w:color="auto"/>
                    <w:right w:val="none" w:sz="0" w:space="0" w:color="auto"/>
                  </w:divBdr>
                </w:div>
                <w:div w:id="1978292721">
                  <w:marLeft w:val="0"/>
                  <w:marRight w:val="0"/>
                  <w:marTop w:val="0"/>
                  <w:marBottom w:val="0"/>
                  <w:divBdr>
                    <w:top w:val="none" w:sz="0" w:space="0" w:color="auto"/>
                    <w:left w:val="none" w:sz="0" w:space="0" w:color="auto"/>
                    <w:bottom w:val="none" w:sz="0" w:space="0" w:color="auto"/>
                    <w:right w:val="none" w:sz="0" w:space="0" w:color="auto"/>
                  </w:divBdr>
                </w:div>
                <w:div w:id="1982423102">
                  <w:marLeft w:val="0"/>
                  <w:marRight w:val="0"/>
                  <w:marTop w:val="0"/>
                  <w:marBottom w:val="0"/>
                  <w:divBdr>
                    <w:top w:val="none" w:sz="0" w:space="0" w:color="auto"/>
                    <w:left w:val="none" w:sz="0" w:space="0" w:color="auto"/>
                    <w:bottom w:val="none" w:sz="0" w:space="0" w:color="auto"/>
                    <w:right w:val="none" w:sz="0" w:space="0" w:color="auto"/>
                  </w:divBdr>
                </w:div>
                <w:div w:id="1983070876">
                  <w:marLeft w:val="0"/>
                  <w:marRight w:val="0"/>
                  <w:marTop w:val="0"/>
                  <w:marBottom w:val="0"/>
                  <w:divBdr>
                    <w:top w:val="none" w:sz="0" w:space="0" w:color="auto"/>
                    <w:left w:val="none" w:sz="0" w:space="0" w:color="auto"/>
                    <w:bottom w:val="none" w:sz="0" w:space="0" w:color="auto"/>
                    <w:right w:val="none" w:sz="0" w:space="0" w:color="auto"/>
                  </w:divBdr>
                </w:div>
                <w:div w:id="1983579047">
                  <w:marLeft w:val="0"/>
                  <w:marRight w:val="0"/>
                  <w:marTop w:val="0"/>
                  <w:marBottom w:val="0"/>
                  <w:divBdr>
                    <w:top w:val="none" w:sz="0" w:space="0" w:color="auto"/>
                    <w:left w:val="none" w:sz="0" w:space="0" w:color="auto"/>
                    <w:bottom w:val="none" w:sz="0" w:space="0" w:color="auto"/>
                    <w:right w:val="none" w:sz="0" w:space="0" w:color="auto"/>
                  </w:divBdr>
                </w:div>
                <w:div w:id="1984965085">
                  <w:marLeft w:val="0"/>
                  <w:marRight w:val="0"/>
                  <w:marTop w:val="0"/>
                  <w:marBottom w:val="0"/>
                  <w:divBdr>
                    <w:top w:val="none" w:sz="0" w:space="0" w:color="auto"/>
                    <w:left w:val="none" w:sz="0" w:space="0" w:color="auto"/>
                    <w:bottom w:val="none" w:sz="0" w:space="0" w:color="auto"/>
                    <w:right w:val="none" w:sz="0" w:space="0" w:color="auto"/>
                  </w:divBdr>
                </w:div>
                <w:div w:id="1987775538">
                  <w:marLeft w:val="0"/>
                  <w:marRight w:val="0"/>
                  <w:marTop w:val="0"/>
                  <w:marBottom w:val="0"/>
                  <w:divBdr>
                    <w:top w:val="none" w:sz="0" w:space="0" w:color="auto"/>
                    <w:left w:val="none" w:sz="0" w:space="0" w:color="auto"/>
                    <w:bottom w:val="none" w:sz="0" w:space="0" w:color="auto"/>
                    <w:right w:val="none" w:sz="0" w:space="0" w:color="auto"/>
                  </w:divBdr>
                </w:div>
                <w:div w:id="1991523333">
                  <w:marLeft w:val="0"/>
                  <w:marRight w:val="0"/>
                  <w:marTop w:val="0"/>
                  <w:marBottom w:val="0"/>
                  <w:divBdr>
                    <w:top w:val="none" w:sz="0" w:space="0" w:color="auto"/>
                    <w:left w:val="none" w:sz="0" w:space="0" w:color="auto"/>
                    <w:bottom w:val="none" w:sz="0" w:space="0" w:color="auto"/>
                    <w:right w:val="none" w:sz="0" w:space="0" w:color="auto"/>
                  </w:divBdr>
                </w:div>
                <w:div w:id="1992561859">
                  <w:marLeft w:val="0"/>
                  <w:marRight w:val="0"/>
                  <w:marTop w:val="0"/>
                  <w:marBottom w:val="0"/>
                  <w:divBdr>
                    <w:top w:val="none" w:sz="0" w:space="0" w:color="auto"/>
                    <w:left w:val="none" w:sz="0" w:space="0" w:color="auto"/>
                    <w:bottom w:val="none" w:sz="0" w:space="0" w:color="auto"/>
                    <w:right w:val="none" w:sz="0" w:space="0" w:color="auto"/>
                  </w:divBdr>
                </w:div>
                <w:div w:id="1993295486">
                  <w:marLeft w:val="0"/>
                  <w:marRight w:val="0"/>
                  <w:marTop w:val="0"/>
                  <w:marBottom w:val="0"/>
                  <w:divBdr>
                    <w:top w:val="none" w:sz="0" w:space="0" w:color="auto"/>
                    <w:left w:val="none" w:sz="0" w:space="0" w:color="auto"/>
                    <w:bottom w:val="none" w:sz="0" w:space="0" w:color="auto"/>
                    <w:right w:val="none" w:sz="0" w:space="0" w:color="auto"/>
                  </w:divBdr>
                </w:div>
                <w:div w:id="1993633307">
                  <w:marLeft w:val="0"/>
                  <w:marRight w:val="0"/>
                  <w:marTop w:val="0"/>
                  <w:marBottom w:val="0"/>
                  <w:divBdr>
                    <w:top w:val="none" w:sz="0" w:space="0" w:color="auto"/>
                    <w:left w:val="none" w:sz="0" w:space="0" w:color="auto"/>
                    <w:bottom w:val="none" w:sz="0" w:space="0" w:color="auto"/>
                    <w:right w:val="none" w:sz="0" w:space="0" w:color="auto"/>
                  </w:divBdr>
                </w:div>
                <w:div w:id="1994523444">
                  <w:marLeft w:val="0"/>
                  <w:marRight w:val="0"/>
                  <w:marTop w:val="0"/>
                  <w:marBottom w:val="0"/>
                  <w:divBdr>
                    <w:top w:val="none" w:sz="0" w:space="0" w:color="auto"/>
                    <w:left w:val="none" w:sz="0" w:space="0" w:color="auto"/>
                    <w:bottom w:val="none" w:sz="0" w:space="0" w:color="auto"/>
                    <w:right w:val="none" w:sz="0" w:space="0" w:color="auto"/>
                  </w:divBdr>
                </w:div>
                <w:div w:id="1994798322">
                  <w:marLeft w:val="0"/>
                  <w:marRight w:val="0"/>
                  <w:marTop w:val="0"/>
                  <w:marBottom w:val="0"/>
                  <w:divBdr>
                    <w:top w:val="none" w:sz="0" w:space="0" w:color="auto"/>
                    <w:left w:val="none" w:sz="0" w:space="0" w:color="auto"/>
                    <w:bottom w:val="none" w:sz="0" w:space="0" w:color="auto"/>
                    <w:right w:val="none" w:sz="0" w:space="0" w:color="auto"/>
                  </w:divBdr>
                </w:div>
                <w:div w:id="1996883506">
                  <w:marLeft w:val="0"/>
                  <w:marRight w:val="0"/>
                  <w:marTop w:val="0"/>
                  <w:marBottom w:val="0"/>
                  <w:divBdr>
                    <w:top w:val="none" w:sz="0" w:space="0" w:color="auto"/>
                    <w:left w:val="none" w:sz="0" w:space="0" w:color="auto"/>
                    <w:bottom w:val="none" w:sz="0" w:space="0" w:color="auto"/>
                    <w:right w:val="none" w:sz="0" w:space="0" w:color="auto"/>
                  </w:divBdr>
                </w:div>
                <w:div w:id="1999308268">
                  <w:marLeft w:val="0"/>
                  <w:marRight w:val="0"/>
                  <w:marTop w:val="0"/>
                  <w:marBottom w:val="0"/>
                  <w:divBdr>
                    <w:top w:val="none" w:sz="0" w:space="0" w:color="auto"/>
                    <w:left w:val="none" w:sz="0" w:space="0" w:color="auto"/>
                    <w:bottom w:val="none" w:sz="0" w:space="0" w:color="auto"/>
                    <w:right w:val="none" w:sz="0" w:space="0" w:color="auto"/>
                  </w:divBdr>
                </w:div>
                <w:div w:id="2001232583">
                  <w:marLeft w:val="0"/>
                  <w:marRight w:val="0"/>
                  <w:marTop w:val="0"/>
                  <w:marBottom w:val="0"/>
                  <w:divBdr>
                    <w:top w:val="none" w:sz="0" w:space="0" w:color="auto"/>
                    <w:left w:val="none" w:sz="0" w:space="0" w:color="auto"/>
                    <w:bottom w:val="none" w:sz="0" w:space="0" w:color="auto"/>
                    <w:right w:val="none" w:sz="0" w:space="0" w:color="auto"/>
                  </w:divBdr>
                </w:div>
                <w:div w:id="2001420382">
                  <w:marLeft w:val="0"/>
                  <w:marRight w:val="0"/>
                  <w:marTop w:val="0"/>
                  <w:marBottom w:val="0"/>
                  <w:divBdr>
                    <w:top w:val="none" w:sz="0" w:space="0" w:color="auto"/>
                    <w:left w:val="none" w:sz="0" w:space="0" w:color="auto"/>
                    <w:bottom w:val="none" w:sz="0" w:space="0" w:color="auto"/>
                    <w:right w:val="none" w:sz="0" w:space="0" w:color="auto"/>
                  </w:divBdr>
                </w:div>
                <w:div w:id="2005668927">
                  <w:marLeft w:val="0"/>
                  <w:marRight w:val="0"/>
                  <w:marTop w:val="0"/>
                  <w:marBottom w:val="0"/>
                  <w:divBdr>
                    <w:top w:val="none" w:sz="0" w:space="0" w:color="auto"/>
                    <w:left w:val="none" w:sz="0" w:space="0" w:color="auto"/>
                    <w:bottom w:val="none" w:sz="0" w:space="0" w:color="auto"/>
                    <w:right w:val="none" w:sz="0" w:space="0" w:color="auto"/>
                  </w:divBdr>
                </w:div>
                <w:div w:id="2006735841">
                  <w:marLeft w:val="0"/>
                  <w:marRight w:val="0"/>
                  <w:marTop w:val="0"/>
                  <w:marBottom w:val="0"/>
                  <w:divBdr>
                    <w:top w:val="none" w:sz="0" w:space="0" w:color="auto"/>
                    <w:left w:val="none" w:sz="0" w:space="0" w:color="auto"/>
                    <w:bottom w:val="none" w:sz="0" w:space="0" w:color="auto"/>
                    <w:right w:val="none" w:sz="0" w:space="0" w:color="auto"/>
                  </w:divBdr>
                </w:div>
                <w:div w:id="2010516491">
                  <w:marLeft w:val="0"/>
                  <w:marRight w:val="0"/>
                  <w:marTop w:val="0"/>
                  <w:marBottom w:val="0"/>
                  <w:divBdr>
                    <w:top w:val="none" w:sz="0" w:space="0" w:color="auto"/>
                    <w:left w:val="none" w:sz="0" w:space="0" w:color="auto"/>
                    <w:bottom w:val="none" w:sz="0" w:space="0" w:color="auto"/>
                    <w:right w:val="none" w:sz="0" w:space="0" w:color="auto"/>
                  </w:divBdr>
                </w:div>
                <w:div w:id="2010718901">
                  <w:marLeft w:val="0"/>
                  <w:marRight w:val="0"/>
                  <w:marTop w:val="0"/>
                  <w:marBottom w:val="0"/>
                  <w:divBdr>
                    <w:top w:val="none" w:sz="0" w:space="0" w:color="auto"/>
                    <w:left w:val="none" w:sz="0" w:space="0" w:color="auto"/>
                    <w:bottom w:val="none" w:sz="0" w:space="0" w:color="auto"/>
                    <w:right w:val="none" w:sz="0" w:space="0" w:color="auto"/>
                  </w:divBdr>
                </w:div>
                <w:div w:id="2013023048">
                  <w:marLeft w:val="0"/>
                  <w:marRight w:val="0"/>
                  <w:marTop w:val="0"/>
                  <w:marBottom w:val="0"/>
                  <w:divBdr>
                    <w:top w:val="none" w:sz="0" w:space="0" w:color="auto"/>
                    <w:left w:val="none" w:sz="0" w:space="0" w:color="auto"/>
                    <w:bottom w:val="none" w:sz="0" w:space="0" w:color="auto"/>
                    <w:right w:val="none" w:sz="0" w:space="0" w:color="auto"/>
                  </w:divBdr>
                </w:div>
                <w:div w:id="2015912518">
                  <w:marLeft w:val="0"/>
                  <w:marRight w:val="0"/>
                  <w:marTop w:val="0"/>
                  <w:marBottom w:val="0"/>
                  <w:divBdr>
                    <w:top w:val="none" w:sz="0" w:space="0" w:color="auto"/>
                    <w:left w:val="none" w:sz="0" w:space="0" w:color="auto"/>
                    <w:bottom w:val="none" w:sz="0" w:space="0" w:color="auto"/>
                    <w:right w:val="none" w:sz="0" w:space="0" w:color="auto"/>
                  </w:divBdr>
                </w:div>
                <w:div w:id="2016954729">
                  <w:marLeft w:val="0"/>
                  <w:marRight w:val="0"/>
                  <w:marTop w:val="0"/>
                  <w:marBottom w:val="0"/>
                  <w:divBdr>
                    <w:top w:val="none" w:sz="0" w:space="0" w:color="auto"/>
                    <w:left w:val="none" w:sz="0" w:space="0" w:color="auto"/>
                    <w:bottom w:val="none" w:sz="0" w:space="0" w:color="auto"/>
                    <w:right w:val="none" w:sz="0" w:space="0" w:color="auto"/>
                  </w:divBdr>
                </w:div>
                <w:div w:id="2019503778">
                  <w:marLeft w:val="0"/>
                  <w:marRight w:val="0"/>
                  <w:marTop w:val="0"/>
                  <w:marBottom w:val="0"/>
                  <w:divBdr>
                    <w:top w:val="none" w:sz="0" w:space="0" w:color="auto"/>
                    <w:left w:val="none" w:sz="0" w:space="0" w:color="auto"/>
                    <w:bottom w:val="none" w:sz="0" w:space="0" w:color="auto"/>
                    <w:right w:val="none" w:sz="0" w:space="0" w:color="auto"/>
                  </w:divBdr>
                </w:div>
                <w:div w:id="2020765638">
                  <w:marLeft w:val="0"/>
                  <w:marRight w:val="0"/>
                  <w:marTop w:val="0"/>
                  <w:marBottom w:val="0"/>
                  <w:divBdr>
                    <w:top w:val="none" w:sz="0" w:space="0" w:color="auto"/>
                    <w:left w:val="none" w:sz="0" w:space="0" w:color="auto"/>
                    <w:bottom w:val="none" w:sz="0" w:space="0" w:color="auto"/>
                    <w:right w:val="none" w:sz="0" w:space="0" w:color="auto"/>
                  </w:divBdr>
                </w:div>
                <w:div w:id="2022661689">
                  <w:marLeft w:val="0"/>
                  <w:marRight w:val="0"/>
                  <w:marTop w:val="0"/>
                  <w:marBottom w:val="0"/>
                  <w:divBdr>
                    <w:top w:val="none" w:sz="0" w:space="0" w:color="auto"/>
                    <w:left w:val="none" w:sz="0" w:space="0" w:color="auto"/>
                    <w:bottom w:val="none" w:sz="0" w:space="0" w:color="auto"/>
                    <w:right w:val="none" w:sz="0" w:space="0" w:color="auto"/>
                  </w:divBdr>
                </w:div>
                <w:div w:id="2025088507">
                  <w:marLeft w:val="0"/>
                  <w:marRight w:val="0"/>
                  <w:marTop w:val="0"/>
                  <w:marBottom w:val="0"/>
                  <w:divBdr>
                    <w:top w:val="none" w:sz="0" w:space="0" w:color="auto"/>
                    <w:left w:val="none" w:sz="0" w:space="0" w:color="auto"/>
                    <w:bottom w:val="none" w:sz="0" w:space="0" w:color="auto"/>
                    <w:right w:val="none" w:sz="0" w:space="0" w:color="auto"/>
                  </w:divBdr>
                </w:div>
                <w:div w:id="2026320732">
                  <w:marLeft w:val="0"/>
                  <w:marRight w:val="0"/>
                  <w:marTop w:val="0"/>
                  <w:marBottom w:val="0"/>
                  <w:divBdr>
                    <w:top w:val="none" w:sz="0" w:space="0" w:color="auto"/>
                    <w:left w:val="none" w:sz="0" w:space="0" w:color="auto"/>
                    <w:bottom w:val="none" w:sz="0" w:space="0" w:color="auto"/>
                    <w:right w:val="none" w:sz="0" w:space="0" w:color="auto"/>
                  </w:divBdr>
                </w:div>
                <w:div w:id="2027171705">
                  <w:marLeft w:val="0"/>
                  <w:marRight w:val="0"/>
                  <w:marTop w:val="0"/>
                  <w:marBottom w:val="0"/>
                  <w:divBdr>
                    <w:top w:val="none" w:sz="0" w:space="0" w:color="auto"/>
                    <w:left w:val="none" w:sz="0" w:space="0" w:color="auto"/>
                    <w:bottom w:val="none" w:sz="0" w:space="0" w:color="auto"/>
                    <w:right w:val="none" w:sz="0" w:space="0" w:color="auto"/>
                  </w:divBdr>
                </w:div>
                <w:div w:id="2032757004">
                  <w:marLeft w:val="0"/>
                  <w:marRight w:val="0"/>
                  <w:marTop w:val="0"/>
                  <w:marBottom w:val="0"/>
                  <w:divBdr>
                    <w:top w:val="none" w:sz="0" w:space="0" w:color="auto"/>
                    <w:left w:val="none" w:sz="0" w:space="0" w:color="auto"/>
                    <w:bottom w:val="none" w:sz="0" w:space="0" w:color="auto"/>
                    <w:right w:val="none" w:sz="0" w:space="0" w:color="auto"/>
                  </w:divBdr>
                </w:div>
                <w:div w:id="2033647779">
                  <w:marLeft w:val="0"/>
                  <w:marRight w:val="0"/>
                  <w:marTop w:val="0"/>
                  <w:marBottom w:val="0"/>
                  <w:divBdr>
                    <w:top w:val="none" w:sz="0" w:space="0" w:color="auto"/>
                    <w:left w:val="none" w:sz="0" w:space="0" w:color="auto"/>
                    <w:bottom w:val="none" w:sz="0" w:space="0" w:color="auto"/>
                    <w:right w:val="none" w:sz="0" w:space="0" w:color="auto"/>
                  </w:divBdr>
                </w:div>
                <w:div w:id="2034988832">
                  <w:marLeft w:val="0"/>
                  <w:marRight w:val="0"/>
                  <w:marTop w:val="0"/>
                  <w:marBottom w:val="0"/>
                  <w:divBdr>
                    <w:top w:val="none" w:sz="0" w:space="0" w:color="auto"/>
                    <w:left w:val="none" w:sz="0" w:space="0" w:color="auto"/>
                    <w:bottom w:val="none" w:sz="0" w:space="0" w:color="auto"/>
                    <w:right w:val="none" w:sz="0" w:space="0" w:color="auto"/>
                  </w:divBdr>
                </w:div>
                <w:div w:id="2037269519">
                  <w:marLeft w:val="0"/>
                  <w:marRight w:val="0"/>
                  <w:marTop w:val="0"/>
                  <w:marBottom w:val="0"/>
                  <w:divBdr>
                    <w:top w:val="none" w:sz="0" w:space="0" w:color="auto"/>
                    <w:left w:val="none" w:sz="0" w:space="0" w:color="auto"/>
                    <w:bottom w:val="none" w:sz="0" w:space="0" w:color="auto"/>
                    <w:right w:val="none" w:sz="0" w:space="0" w:color="auto"/>
                  </w:divBdr>
                </w:div>
                <w:div w:id="2040355481">
                  <w:marLeft w:val="0"/>
                  <w:marRight w:val="0"/>
                  <w:marTop w:val="0"/>
                  <w:marBottom w:val="0"/>
                  <w:divBdr>
                    <w:top w:val="none" w:sz="0" w:space="0" w:color="auto"/>
                    <w:left w:val="none" w:sz="0" w:space="0" w:color="auto"/>
                    <w:bottom w:val="none" w:sz="0" w:space="0" w:color="auto"/>
                    <w:right w:val="none" w:sz="0" w:space="0" w:color="auto"/>
                  </w:divBdr>
                </w:div>
                <w:div w:id="2044941658">
                  <w:marLeft w:val="0"/>
                  <w:marRight w:val="0"/>
                  <w:marTop w:val="0"/>
                  <w:marBottom w:val="0"/>
                  <w:divBdr>
                    <w:top w:val="none" w:sz="0" w:space="0" w:color="auto"/>
                    <w:left w:val="none" w:sz="0" w:space="0" w:color="auto"/>
                    <w:bottom w:val="none" w:sz="0" w:space="0" w:color="auto"/>
                    <w:right w:val="none" w:sz="0" w:space="0" w:color="auto"/>
                  </w:divBdr>
                </w:div>
                <w:div w:id="2048531465">
                  <w:marLeft w:val="0"/>
                  <w:marRight w:val="0"/>
                  <w:marTop w:val="0"/>
                  <w:marBottom w:val="0"/>
                  <w:divBdr>
                    <w:top w:val="none" w:sz="0" w:space="0" w:color="auto"/>
                    <w:left w:val="none" w:sz="0" w:space="0" w:color="auto"/>
                    <w:bottom w:val="none" w:sz="0" w:space="0" w:color="auto"/>
                    <w:right w:val="none" w:sz="0" w:space="0" w:color="auto"/>
                  </w:divBdr>
                </w:div>
                <w:div w:id="2051373657">
                  <w:marLeft w:val="0"/>
                  <w:marRight w:val="0"/>
                  <w:marTop w:val="0"/>
                  <w:marBottom w:val="0"/>
                  <w:divBdr>
                    <w:top w:val="none" w:sz="0" w:space="0" w:color="auto"/>
                    <w:left w:val="none" w:sz="0" w:space="0" w:color="auto"/>
                    <w:bottom w:val="none" w:sz="0" w:space="0" w:color="auto"/>
                    <w:right w:val="none" w:sz="0" w:space="0" w:color="auto"/>
                  </w:divBdr>
                </w:div>
                <w:div w:id="2051806482">
                  <w:marLeft w:val="0"/>
                  <w:marRight w:val="0"/>
                  <w:marTop w:val="0"/>
                  <w:marBottom w:val="0"/>
                  <w:divBdr>
                    <w:top w:val="none" w:sz="0" w:space="0" w:color="auto"/>
                    <w:left w:val="none" w:sz="0" w:space="0" w:color="auto"/>
                    <w:bottom w:val="none" w:sz="0" w:space="0" w:color="auto"/>
                    <w:right w:val="none" w:sz="0" w:space="0" w:color="auto"/>
                  </w:divBdr>
                </w:div>
                <w:div w:id="2052722931">
                  <w:marLeft w:val="0"/>
                  <w:marRight w:val="0"/>
                  <w:marTop w:val="0"/>
                  <w:marBottom w:val="0"/>
                  <w:divBdr>
                    <w:top w:val="none" w:sz="0" w:space="0" w:color="auto"/>
                    <w:left w:val="none" w:sz="0" w:space="0" w:color="auto"/>
                    <w:bottom w:val="none" w:sz="0" w:space="0" w:color="auto"/>
                    <w:right w:val="none" w:sz="0" w:space="0" w:color="auto"/>
                  </w:divBdr>
                </w:div>
                <w:div w:id="2056082263">
                  <w:marLeft w:val="0"/>
                  <w:marRight w:val="0"/>
                  <w:marTop w:val="0"/>
                  <w:marBottom w:val="0"/>
                  <w:divBdr>
                    <w:top w:val="none" w:sz="0" w:space="0" w:color="auto"/>
                    <w:left w:val="none" w:sz="0" w:space="0" w:color="auto"/>
                    <w:bottom w:val="none" w:sz="0" w:space="0" w:color="auto"/>
                    <w:right w:val="none" w:sz="0" w:space="0" w:color="auto"/>
                  </w:divBdr>
                </w:div>
                <w:div w:id="2058161663">
                  <w:marLeft w:val="0"/>
                  <w:marRight w:val="0"/>
                  <w:marTop w:val="0"/>
                  <w:marBottom w:val="0"/>
                  <w:divBdr>
                    <w:top w:val="none" w:sz="0" w:space="0" w:color="auto"/>
                    <w:left w:val="none" w:sz="0" w:space="0" w:color="auto"/>
                    <w:bottom w:val="none" w:sz="0" w:space="0" w:color="auto"/>
                    <w:right w:val="none" w:sz="0" w:space="0" w:color="auto"/>
                  </w:divBdr>
                </w:div>
                <w:div w:id="2061634045">
                  <w:marLeft w:val="0"/>
                  <w:marRight w:val="0"/>
                  <w:marTop w:val="0"/>
                  <w:marBottom w:val="0"/>
                  <w:divBdr>
                    <w:top w:val="none" w:sz="0" w:space="0" w:color="auto"/>
                    <w:left w:val="none" w:sz="0" w:space="0" w:color="auto"/>
                    <w:bottom w:val="none" w:sz="0" w:space="0" w:color="auto"/>
                    <w:right w:val="none" w:sz="0" w:space="0" w:color="auto"/>
                  </w:divBdr>
                </w:div>
                <w:div w:id="2061637163">
                  <w:marLeft w:val="0"/>
                  <w:marRight w:val="0"/>
                  <w:marTop w:val="0"/>
                  <w:marBottom w:val="0"/>
                  <w:divBdr>
                    <w:top w:val="none" w:sz="0" w:space="0" w:color="auto"/>
                    <w:left w:val="none" w:sz="0" w:space="0" w:color="auto"/>
                    <w:bottom w:val="none" w:sz="0" w:space="0" w:color="auto"/>
                    <w:right w:val="none" w:sz="0" w:space="0" w:color="auto"/>
                  </w:divBdr>
                </w:div>
                <w:div w:id="2062560918">
                  <w:marLeft w:val="0"/>
                  <w:marRight w:val="0"/>
                  <w:marTop w:val="0"/>
                  <w:marBottom w:val="0"/>
                  <w:divBdr>
                    <w:top w:val="none" w:sz="0" w:space="0" w:color="auto"/>
                    <w:left w:val="none" w:sz="0" w:space="0" w:color="auto"/>
                    <w:bottom w:val="none" w:sz="0" w:space="0" w:color="auto"/>
                    <w:right w:val="none" w:sz="0" w:space="0" w:color="auto"/>
                  </w:divBdr>
                </w:div>
                <w:div w:id="2062827806">
                  <w:marLeft w:val="0"/>
                  <w:marRight w:val="0"/>
                  <w:marTop w:val="0"/>
                  <w:marBottom w:val="0"/>
                  <w:divBdr>
                    <w:top w:val="none" w:sz="0" w:space="0" w:color="auto"/>
                    <w:left w:val="none" w:sz="0" w:space="0" w:color="auto"/>
                    <w:bottom w:val="none" w:sz="0" w:space="0" w:color="auto"/>
                    <w:right w:val="none" w:sz="0" w:space="0" w:color="auto"/>
                  </w:divBdr>
                </w:div>
                <w:div w:id="2064285457">
                  <w:marLeft w:val="0"/>
                  <w:marRight w:val="0"/>
                  <w:marTop w:val="0"/>
                  <w:marBottom w:val="0"/>
                  <w:divBdr>
                    <w:top w:val="none" w:sz="0" w:space="0" w:color="auto"/>
                    <w:left w:val="none" w:sz="0" w:space="0" w:color="auto"/>
                    <w:bottom w:val="none" w:sz="0" w:space="0" w:color="auto"/>
                    <w:right w:val="none" w:sz="0" w:space="0" w:color="auto"/>
                  </w:divBdr>
                </w:div>
                <w:div w:id="2068676221">
                  <w:marLeft w:val="0"/>
                  <w:marRight w:val="0"/>
                  <w:marTop w:val="0"/>
                  <w:marBottom w:val="0"/>
                  <w:divBdr>
                    <w:top w:val="none" w:sz="0" w:space="0" w:color="auto"/>
                    <w:left w:val="none" w:sz="0" w:space="0" w:color="auto"/>
                    <w:bottom w:val="none" w:sz="0" w:space="0" w:color="auto"/>
                    <w:right w:val="none" w:sz="0" w:space="0" w:color="auto"/>
                  </w:divBdr>
                </w:div>
                <w:div w:id="2074428718">
                  <w:marLeft w:val="0"/>
                  <w:marRight w:val="0"/>
                  <w:marTop w:val="0"/>
                  <w:marBottom w:val="0"/>
                  <w:divBdr>
                    <w:top w:val="none" w:sz="0" w:space="0" w:color="auto"/>
                    <w:left w:val="none" w:sz="0" w:space="0" w:color="auto"/>
                    <w:bottom w:val="none" w:sz="0" w:space="0" w:color="auto"/>
                    <w:right w:val="none" w:sz="0" w:space="0" w:color="auto"/>
                  </w:divBdr>
                </w:div>
                <w:div w:id="2078286939">
                  <w:marLeft w:val="0"/>
                  <w:marRight w:val="0"/>
                  <w:marTop w:val="0"/>
                  <w:marBottom w:val="0"/>
                  <w:divBdr>
                    <w:top w:val="none" w:sz="0" w:space="0" w:color="auto"/>
                    <w:left w:val="none" w:sz="0" w:space="0" w:color="auto"/>
                    <w:bottom w:val="none" w:sz="0" w:space="0" w:color="auto"/>
                    <w:right w:val="none" w:sz="0" w:space="0" w:color="auto"/>
                  </w:divBdr>
                </w:div>
                <w:div w:id="2080983850">
                  <w:marLeft w:val="0"/>
                  <w:marRight w:val="0"/>
                  <w:marTop w:val="0"/>
                  <w:marBottom w:val="0"/>
                  <w:divBdr>
                    <w:top w:val="none" w:sz="0" w:space="0" w:color="auto"/>
                    <w:left w:val="none" w:sz="0" w:space="0" w:color="auto"/>
                    <w:bottom w:val="none" w:sz="0" w:space="0" w:color="auto"/>
                    <w:right w:val="none" w:sz="0" w:space="0" w:color="auto"/>
                  </w:divBdr>
                </w:div>
                <w:div w:id="2081246098">
                  <w:marLeft w:val="0"/>
                  <w:marRight w:val="0"/>
                  <w:marTop w:val="0"/>
                  <w:marBottom w:val="0"/>
                  <w:divBdr>
                    <w:top w:val="none" w:sz="0" w:space="0" w:color="auto"/>
                    <w:left w:val="none" w:sz="0" w:space="0" w:color="auto"/>
                    <w:bottom w:val="none" w:sz="0" w:space="0" w:color="auto"/>
                    <w:right w:val="none" w:sz="0" w:space="0" w:color="auto"/>
                  </w:divBdr>
                </w:div>
                <w:div w:id="2081708440">
                  <w:marLeft w:val="0"/>
                  <w:marRight w:val="0"/>
                  <w:marTop w:val="0"/>
                  <w:marBottom w:val="0"/>
                  <w:divBdr>
                    <w:top w:val="none" w:sz="0" w:space="0" w:color="auto"/>
                    <w:left w:val="none" w:sz="0" w:space="0" w:color="auto"/>
                    <w:bottom w:val="none" w:sz="0" w:space="0" w:color="auto"/>
                    <w:right w:val="none" w:sz="0" w:space="0" w:color="auto"/>
                  </w:divBdr>
                </w:div>
                <w:div w:id="2083093868">
                  <w:marLeft w:val="0"/>
                  <w:marRight w:val="0"/>
                  <w:marTop w:val="0"/>
                  <w:marBottom w:val="0"/>
                  <w:divBdr>
                    <w:top w:val="none" w:sz="0" w:space="0" w:color="auto"/>
                    <w:left w:val="none" w:sz="0" w:space="0" w:color="auto"/>
                    <w:bottom w:val="none" w:sz="0" w:space="0" w:color="auto"/>
                    <w:right w:val="none" w:sz="0" w:space="0" w:color="auto"/>
                  </w:divBdr>
                </w:div>
                <w:div w:id="2087264931">
                  <w:marLeft w:val="0"/>
                  <w:marRight w:val="0"/>
                  <w:marTop w:val="0"/>
                  <w:marBottom w:val="0"/>
                  <w:divBdr>
                    <w:top w:val="none" w:sz="0" w:space="0" w:color="auto"/>
                    <w:left w:val="none" w:sz="0" w:space="0" w:color="auto"/>
                    <w:bottom w:val="none" w:sz="0" w:space="0" w:color="auto"/>
                    <w:right w:val="none" w:sz="0" w:space="0" w:color="auto"/>
                  </w:divBdr>
                </w:div>
                <w:div w:id="2092464057">
                  <w:marLeft w:val="0"/>
                  <w:marRight w:val="0"/>
                  <w:marTop w:val="0"/>
                  <w:marBottom w:val="0"/>
                  <w:divBdr>
                    <w:top w:val="none" w:sz="0" w:space="0" w:color="auto"/>
                    <w:left w:val="none" w:sz="0" w:space="0" w:color="auto"/>
                    <w:bottom w:val="none" w:sz="0" w:space="0" w:color="auto"/>
                    <w:right w:val="none" w:sz="0" w:space="0" w:color="auto"/>
                  </w:divBdr>
                </w:div>
                <w:div w:id="2094743474">
                  <w:marLeft w:val="0"/>
                  <w:marRight w:val="0"/>
                  <w:marTop w:val="0"/>
                  <w:marBottom w:val="0"/>
                  <w:divBdr>
                    <w:top w:val="none" w:sz="0" w:space="0" w:color="auto"/>
                    <w:left w:val="none" w:sz="0" w:space="0" w:color="auto"/>
                    <w:bottom w:val="none" w:sz="0" w:space="0" w:color="auto"/>
                    <w:right w:val="none" w:sz="0" w:space="0" w:color="auto"/>
                  </w:divBdr>
                </w:div>
                <w:div w:id="2102094175">
                  <w:marLeft w:val="0"/>
                  <w:marRight w:val="0"/>
                  <w:marTop w:val="0"/>
                  <w:marBottom w:val="0"/>
                  <w:divBdr>
                    <w:top w:val="none" w:sz="0" w:space="0" w:color="auto"/>
                    <w:left w:val="none" w:sz="0" w:space="0" w:color="auto"/>
                    <w:bottom w:val="none" w:sz="0" w:space="0" w:color="auto"/>
                    <w:right w:val="none" w:sz="0" w:space="0" w:color="auto"/>
                  </w:divBdr>
                </w:div>
                <w:div w:id="2106345774">
                  <w:marLeft w:val="0"/>
                  <w:marRight w:val="0"/>
                  <w:marTop w:val="0"/>
                  <w:marBottom w:val="0"/>
                  <w:divBdr>
                    <w:top w:val="none" w:sz="0" w:space="0" w:color="auto"/>
                    <w:left w:val="none" w:sz="0" w:space="0" w:color="auto"/>
                    <w:bottom w:val="none" w:sz="0" w:space="0" w:color="auto"/>
                    <w:right w:val="none" w:sz="0" w:space="0" w:color="auto"/>
                  </w:divBdr>
                </w:div>
                <w:div w:id="2106682330">
                  <w:marLeft w:val="0"/>
                  <w:marRight w:val="0"/>
                  <w:marTop w:val="0"/>
                  <w:marBottom w:val="0"/>
                  <w:divBdr>
                    <w:top w:val="none" w:sz="0" w:space="0" w:color="auto"/>
                    <w:left w:val="none" w:sz="0" w:space="0" w:color="auto"/>
                    <w:bottom w:val="none" w:sz="0" w:space="0" w:color="auto"/>
                    <w:right w:val="none" w:sz="0" w:space="0" w:color="auto"/>
                  </w:divBdr>
                </w:div>
                <w:div w:id="2107143115">
                  <w:marLeft w:val="0"/>
                  <w:marRight w:val="0"/>
                  <w:marTop w:val="0"/>
                  <w:marBottom w:val="0"/>
                  <w:divBdr>
                    <w:top w:val="none" w:sz="0" w:space="0" w:color="auto"/>
                    <w:left w:val="none" w:sz="0" w:space="0" w:color="auto"/>
                    <w:bottom w:val="none" w:sz="0" w:space="0" w:color="auto"/>
                    <w:right w:val="none" w:sz="0" w:space="0" w:color="auto"/>
                  </w:divBdr>
                </w:div>
                <w:div w:id="2108764567">
                  <w:marLeft w:val="0"/>
                  <w:marRight w:val="0"/>
                  <w:marTop w:val="0"/>
                  <w:marBottom w:val="0"/>
                  <w:divBdr>
                    <w:top w:val="none" w:sz="0" w:space="0" w:color="auto"/>
                    <w:left w:val="none" w:sz="0" w:space="0" w:color="auto"/>
                    <w:bottom w:val="none" w:sz="0" w:space="0" w:color="auto"/>
                    <w:right w:val="none" w:sz="0" w:space="0" w:color="auto"/>
                  </w:divBdr>
                </w:div>
                <w:div w:id="2110345483">
                  <w:marLeft w:val="0"/>
                  <w:marRight w:val="0"/>
                  <w:marTop w:val="0"/>
                  <w:marBottom w:val="0"/>
                  <w:divBdr>
                    <w:top w:val="none" w:sz="0" w:space="0" w:color="auto"/>
                    <w:left w:val="none" w:sz="0" w:space="0" w:color="auto"/>
                    <w:bottom w:val="none" w:sz="0" w:space="0" w:color="auto"/>
                    <w:right w:val="none" w:sz="0" w:space="0" w:color="auto"/>
                  </w:divBdr>
                </w:div>
                <w:div w:id="2111315536">
                  <w:marLeft w:val="0"/>
                  <w:marRight w:val="0"/>
                  <w:marTop w:val="0"/>
                  <w:marBottom w:val="0"/>
                  <w:divBdr>
                    <w:top w:val="none" w:sz="0" w:space="0" w:color="auto"/>
                    <w:left w:val="none" w:sz="0" w:space="0" w:color="auto"/>
                    <w:bottom w:val="none" w:sz="0" w:space="0" w:color="auto"/>
                    <w:right w:val="none" w:sz="0" w:space="0" w:color="auto"/>
                  </w:divBdr>
                </w:div>
                <w:div w:id="2112436496">
                  <w:marLeft w:val="0"/>
                  <w:marRight w:val="0"/>
                  <w:marTop w:val="0"/>
                  <w:marBottom w:val="0"/>
                  <w:divBdr>
                    <w:top w:val="none" w:sz="0" w:space="0" w:color="auto"/>
                    <w:left w:val="none" w:sz="0" w:space="0" w:color="auto"/>
                    <w:bottom w:val="none" w:sz="0" w:space="0" w:color="auto"/>
                    <w:right w:val="none" w:sz="0" w:space="0" w:color="auto"/>
                  </w:divBdr>
                </w:div>
                <w:div w:id="2118477272">
                  <w:marLeft w:val="0"/>
                  <w:marRight w:val="0"/>
                  <w:marTop w:val="0"/>
                  <w:marBottom w:val="0"/>
                  <w:divBdr>
                    <w:top w:val="none" w:sz="0" w:space="0" w:color="auto"/>
                    <w:left w:val="none" w:sz="0" w:space="0" w:color="auto"/>
                    <w:bottom w:val="none" w:sz="0" w:space="0" w:color="auto"/>
                    <w:right w:val="none" w:sz="0" w:space="0" w:color="auto"/>
                  </w:divBdr>
                </w:div>
                <w:div w:id="2121297937">
                  <w:marLeft w:val="0"/>
                  <w:marRight w:val="0"/>
                  <w:marTop w:val="0"/>
                  <w:marBottom w:val="0"/>
                  <w:divBdr>
                    <w:top w:val="none" w:sz="0" w:space="0" w:color="auto"/>
                    <w:left w:val="none" w:sz="0" w:space="0" w:color="auto"/>
                    <w:bottom w:val="none" w:sz="0" w:space="0" w:color="auto"/>
                    <w:right w:val="none" w:sz="0" w:space="0" w:color="auto"/>
                  </w:divBdr>
                </w:div>
                <w:div w:id="2121367298">
                  <w:marLeft w:val="0"/>
                  <w:marRight w:val="0"/>
                  <w:marTop w:val="0"/>
                  <w:marBottom w:val="0"/>
                  <w:divBdr>
                    <w:top w:val="none" w:sz="0" w:space="0" w:color="auto"/>
                    <w:left w:val="none" w:sz="0" w:space="0" w:color="auto"/>
                    <w:bottom w:val="none" w:sz="0" w:space="0" w:color="auto"/>
                    <w:right w:val="none" w:sz="0" w:space="0" w:color="auto"/>
                  </w:divBdr>
                </w:div>
                <w:div w:id="2124572352">
                  <w:marLeft w:val="0"/>
                  <w:marRight w:val="0"/>
                  <w:marTop w:val="0"/>
                  <w:marBottom w:val="0"/>
                  <w:divBdr>
                    <w:top w:val="none" w:sz="0" w:space="0" w:color="auto"/>
                    <w:left w:val="none" w:sz="0" w:space="0" w:color="auto"/>
                    <w:bottom w:val="none" w:sz="0" w:space="0" w:color="auto"/>
                    <w:right w:val="none" w:sz="0" w:space="0" w:color="auto"/>
                  </w:divBdr>
                </w:div>
                <w:div w:id="2128886675">
                  <w:marLeft w:val="0"/>
                  <w:marRight w:val="0"/>
                  <w:marTop w:val="0"/>
                  <w:marBottom w:val="0"/>
                  <w:divBdr>
                    <w:top w:val="none" w:sz="0" w:space="0" w:color="auto"/>
                    <w:left w:val="none" w:sz="0" w:space="0" w:color="auto"/>
                    <w:bottom w:val="none" w:sz="0" w:space="0" w:color="auto"/>
                    <w:right w:val="none" w:sz="0" w:space="0" w:color="auto"/>
                  </w:divBdr>
                </w:div>
                <w:div w:id="2130774706">
                  <w:marLeft w:val="0"/>
                  <w:marRight w:val="0"/>
                  <w:marTop w:val="0"/>
                  <w:marBottom w:val="0"/>
                  <w:divBdr>
                    <w:top w:val="none" w:sz="0" w:space="0" w:color="auto"/>
                    <w:left w:val="none" w:sz="0" w:space="0" w:color="auto"/>
                    <w:bottom w:val="none" w:sz="0" w:space="0" w:color="auto"/>
                    <w:right w:val="none" w:sz="0" w:space="0" w:color="auto"/>
                  </w:divBdr>
                </w:div>
                <w:div w:id="2139713995">
                  <w:marLeft w:val="0"/>
                  <w:marRight w:val="0"/>
                  <w:marTop w:val="0"/>
                  <w:marBottom w:val="0"/>
                  <w:divBdr>
                    <w:top w:val="none" w:sz="0" w:space="0" w:color="auto"/>
                    <w:left w:val="none" w:sz="0" w:space="0" w:color="auto"/>
                    <w:bottom w:val="none" w:sz="0" w:space="0" w:color="auto"/>
                    <w:right w:val="none" w:sz="0" w:space="0" w:color="auto"/>
                  </w:divBdr>
                </w:div>
                <w:div w:id="2140805701">
                  <w:marLeft w:val="0"/>
                  <w:marRight w:val="0"/>
                  <w:marTop w:val="0"/>
                  <w:marBottom w:val="0"/>
                  <w:divBdr>
                    <w:top w:val="none" w:sz="0" w:space="0" w:color="auto"/>
                    <w:left w:val="none" w:sz="0" w:space="0" w:color="auto"/>
                    <w:bottom w:val="none" w:sz="0" w:space="0" w:color="auto"/>
                    <w:right w:val="none" w:sz="0" w:space="0" w:color="auto"/>
                  </w:divBdr>
                </w:div>
                <w:div w:id="2145199178">
                  <w:marLeft w:val="0"/>
                  <w:marRight w:val="0"/>
                  <w:marTop w:val="0"/>
                  <w:marBottom w:val="0"/>
                  <w:divBdr>
                    <w:top w:val="none" w:sz="0" w:space="0" w:color="auto"/>
                    <w:left w:val="none" w:sz="0" w:space="0" w:color="auto"/>
                    <w:bottom w:val="none" w:sz="0" w:space="0" w:color="auto"/>
                    <w:right w:val="none" w:sz="0" w:space="0" w:color="auto"/>
                  </w:divBdr>
                </w:div>
                <w:div w:id="2145655823">
                  <w:marLeft w:val="0"/>
                  <w:marRight w:val="0"/>
                  <w:marTop w:val="0"/>
                  <w:marBottom w:val="0"/>
                  <w:divBdr>
                    <w:top w:val="none" w:sz="0" w:space="0" w:color="auto"/>
                    <w:left w:val="none" w:sz="0" w:space="0" w:color="auto"/>
                    <w:bottom w:val="none" w:sz="0" w:space="0" w:color="auto"/>
                    <w:right w:val="none" w:sz="0" w:space="0" w:color="auto"/>
                  </w:divBdr>
                </w:div>
                <w:div w:id="2146926242">
                  <w:marLeft w:val="0"/>
                  <w:marRight w:val="0"/>
                  <w:marTop w:val="0"/>
                  <w:marBottom w:val="0"/>
                  <w:divBdr>
                    <w:top w:val="none" w:sz="0" w:space="0" w:color="auto"/>
                    <w:left w:val="none" w:sz="0" w:space="0" w:color="auto"/>
                    <w:bottom w:val="none" w:sz="0" w:space="0" w:color="auto"/>
                    <w:right w:val="none" w:sz="0" w:space="0" w:color="auto"/>
                  </w:divBdr>
                </w:div>
              </w:divsChild>
            </w:div>
            <w:div w:id="1298879773">
              <w:marLeft w:val="0"/>
              <w:marRight w:val="0"/>
              <w:marTop w:val="0"/>
              <w:marBottom w:val="0"/>
              <w:divBdr>
                <w:top w:val="none" w:sz="0" w:space="0" w:color="auto"/>
                <w:left w:val="none" w:sz="0" w:space="0" w:color="auto"/>
                <w:bottom w:val="none" w:sz="0" w:space="0" w:color="auto"/>
                <w:right w:val="none" w:sz="0" w:space="0" w:color="auto"/>
              </w:divBdr>
            </w:div>
            <w:div w:id="1299337111">
              <w:marLeft w:val="0"/>
              <w:marRight w:val="0"/>
              <w:marTop w:val="0"/>
              <w:marBottom w:val="0"/>
              <w:divBdr>
                <w:top w:val="none" w:sz="0" w:space="0" w:color="auto"/>
                <w:left w:val="none" w:sz="0" w:space="0" w:color="auto"/>
                <w:bottom w:val="none" w:sz="0" w:space="0" w:color="auto"/>
                <w:right w:val="none" w:sz="0" w:space="0" w:color="auto"/>
              </w:divBdr>
            </w:div>
            <w:div w:id="1304190401">
              <w:marLeft w:val="0"/>
              <w:marRight w:val="0"/>
              <w:marTop w:val="0"/>
              <w:marBottom w:val="0"/>
              <w:divBdr>
                <w:top w:val="none" w:sz="0" w:space="0" w:color="auto"/>
                <w:left w:val="none" w:sz="0" w:space="0" w:color="auto"/>
                <w:bottom w:val="none" w:sz="0" w:space="0" w:color="auto"/>
                <w:right w:val="none" w:sz="0" w:space="0" w:color="auto"/>
              </w:divBdr>
            </w:div>
            <w:div w:id="1305432524">
              <w:marLeft w:val="0"/>
              <w:marRight w:val="0"/>
              <w:marTop w:val="0"/>
              <w:marBottom w:val="0"/>
              <w:divBdr>
                <w:top w:val="none" w:sz="0" w:space="0" w:color="auto"/>
                <w:left w:val="none" w:sz="0" w:space="0" w:color="auto"/>
                <w:bottom w:val="none" w:sz="0" w:space="0" w:color="auto"/>
                <w:right w:val="none" w:sz="0" w:space="0" w:color="auto"/>
              </w:divBdr>
            </w:div>
            <w:div w:id="1305968505">
              <w:marLeft w:val="0"/>
              <w:marRight w:val="0"/>
              <w:marTop w:val="0"/>
              <w:marBottom w:val="0"/>
              <w:divBdr>
                <w:top w:val="none" w:sz="0" w:space="0" w:color="auto"/>
                <w:left w:val="none" w:sz="0" w:space="0" w:color="auto"/>
                <w:bottom w:val="none" w:sz="0" w:space="0" w:color="auto"/>
                <w:right w:val="none" w:sz="0" w:space="0" w:color="auto"/>
              </w:divBdr>
            </w:div>
            <w:div w:id="1307273831">
              <w:marLeft w:val="0"/>
              <w:marRight w:val="0"/>
              <w:marTop w:val="0"/>
              <w:marBottom w:val="0"/>
              <w:divBdr>
                <w:top w:val="none" w:sz="0" w:space="0" w:color="auto"/>
                <w:left w:val="none" w:sz="0" w:space="0" w:color="auto"/>
                <w:bottom w:val="none" w:sz="0" w:space="0" w:color="auto"/>
                <w:right w:val="none" w:sz="0" w:space="0" w:color="auto"/>
              </w:divBdr>
            </w:div>
            <w:div w:id="1309703883">
              <w:marLeft w:val="0"/>
              <w:marRight w:val="0"/>
              <w:marTop w:val="0"/>
              <w:marBottom w:val="0"/>
              <w:divBdr>
                <w:top w:val="none" w:sz="0" w:space="0" w:color="auto"/>
                <w:left w:val="none" w:sz="0" w:space="0" w:color="auto"/>
                <w:bottom w:val="none" w:sz="0" w:space="0" w:color="auto"/>
                <w:right w:val="none" w:sz="0" w:space="0" w:color="auto"/>
              </w:divBdr>
            </w:div>
            <w:div w:id="1309868323">
              <w:marLeft w:val="0"/>
              <w:marRight w:val="0"/>
              <w:marTop w:val="0"/>
              <w:marBottom w:val="0"/>
              <w:divBdr>
                <w:top w:val="none" w:sz="0" w:space="0" w:color="auto"/>
                <w:left w:val="none" w:sz="0" w:space="0" w:color="auto"/>
                <w:bottom w:val="none" w:sz="0" w:space="0" w:color="auto"/>
                <w:right w:val="none" w:sz="0" w:space="0" w:color="auto"/>
              </w:divBdr>
            </w:div>
            <w:div w:id="1311058999">
              <w:marLeft w:val="0"/>
              <w:marRight w:val="0"/>
              <w:marTop w:val="0"/>
              <w:marBottom w:val="0"/>
              <w:divBdr>
                <w:top w:val="none" w:sz="0" w:space="0" w:color="auto"/>
                <w:left w:val="none" w:sz="0" w:space="0" w:color="auto"/>
                <w:bottom w:val="none" w:sz="0" w:space="0" w:color="auto"/>
                <w:right w:val="none" w:sz="0" w:space="0" w:color="auto"/>
              </w:divBdr>
            </w:div>
            <w:div w:id="1314523746">
              <w:marLeft w:val="0"/>
              <w:marRight w:val="0"/>
              <w:marTop w:val="0"/>
              <w:marBottom w:val="0"/>
              <w:divBdr>
                <w:top w:val="none" w:sz="0" w:space="0" w:color="auto"/>
                <w:left w:val="none" w:sz="0" w:space="0" w:color="auto"/>
                <w:bottom w:val="none" w:sz="0" w:space="0" w:color="auto"/>
                <w:right w:val="none" w:sz="0" w:space="0" w:color="auto"/>
              </w:divBdr>
            </w:div>
            <w:div w:id="1315522987">
              <w:marLeft w:val="0"/>
              <w:marRight w:val="0"/>
              <w:marTop w:val="0"/>
              <w:marBottom w:val="0"/>
              <w:divBdr>
                <w:top w:val="none" w:sz="0" w:space="0" w:color="auto"/>
                <w:left w:val="none" w:sz="0" w:space="0" w:color="auto"/>
                <w:bottom w:val="none" w:sz="0" w:space="0" w:color="auto"/>
                <w:right w:val="none" w:sz="0" w:space="0" w:color="auto"/>
              </w:divBdr>
            </w:div>
            <w:div w:id="1318802998">
              <w:marLeft w:val="0"/>
              <w:marRight w:val="0"/>
              <w:marTop w:val="0"/>
              <w:marBottom w:val="0"/>
              <w:divBdr>
                <w:top w:val="none" w:sz="0" w:space="0" w:color="auto"/>
                <w:left w:val="none" w:sz="0" w:space="0" w:color="auto"/>
                <w:bottom w:val="none" w:sz="0" w:space="0" w:color="auto"/>
                <w:right w:val="none" w:sz="0" w:space="0" w:color="auto"/>
              </w:divBdr>
            </w:div>
            <w:div w:id="1319844196">
              <w:marLeft w:val="0"/>
              <w:marRight w:val="0"/>
              <w:marTop w:val="0"/>
              <w:marBottom w:val="0"/>
              <w:divBdr>
                <w:top w:val="none" w:sz="0" w:space="0" w:color="auto"/>
                <w:left w:val="none" w:sz="0" w:space="0" w:color="auto"/>
                <w:bottom w:val="none" w:sz="0" w:space="0" w:color="auto"/>
                <w:right w:val="none" w:sz="0" w:space="0" w:color="auto"/>
              </w:divBdr>
            </w:div>
            <w:div w:id="1320227916">
              <w:marLeft w:val="0"/>
              <w:marRight w:val="0"/>
              <w:marTop w:val="0"/>
              <w:marBottom w:val="0"/>
              <w:divBdr>
                <w:top w:val="none" w:sz="0" w:space="0" w:color="auto"/>
                <w:left w:val="none" w:sz="0" w:space="0" w:color="auto"/>
                <w:bottom w:val="none" w:sz="0" w:space="0" w:color="auto"/>
                <w:right w:val="none" w:sz="0" w:space="0" w:color="auto"/>
              </w:divBdr>
            </w:div>
            <w:div w:id="1322737273">
              <w:marLeft w:val="0"/>
              <w:marRight w:val="0"/>
              <w:marTop w:val="0"/>
              <w:marBottom w:val="0"/>
              <w:divBdr>
                <w:top w:val="none" w:sz="0" w:space="0" w:color="auto"/>
                <w:left w:val="none" w:sz="0" w:space="0" w:color="auto"/>
                <w:bottom w:val="none" w:sz="0" w:space="0" w:color="auto"/>
                <w:right w:val="none" w:sz="0" w:space="0" w:color="auto"/>
              </w:divBdr>
            </w:div>
            <w:div w:id="1323199394">
              <w:marLeft w:val="0"/>
              <w:marRight w:val="0"/>
              <w:marTop w:val="0"/>
              <w:marBottom w:val="0"/>
              <w:divBdr>
                <w:top w:val="none" w:sz="0" w:space="0" w:color="auto"/>
                <w:left w:val="none" w:sz="0" w:space="0" w:color="auto"/>
                <w:bottom w:val="none" w:sz="0" w:space="0" w:color="auto"/>
                <w:right w:val="none" w:sz="0" w:space="0" w:color="auto"/>
              </w:divBdr>
            </w:div>
            <w:div w:id="1326008299">
              <w:marLeft w:val="0"/>
              <w:marRight w:val="0"/>
              <w:marTop w:val="0"/>
              <w:marBottom w:val="0"/>
              <w:divBdr>
                <w:top w:val="none" w:sz="0" w:space="0" w:color="auto"/>
                <w:left w:val="none" w:sz="0" w:space="0" w:color="auto"/>
                <w:bottom w:val="none" w:sz="0" w:space="0" w:color="auto"/>
                <w:right w:val="none" w:sz="0" w:space="0" w:color="auto"/>
              </w:divBdr>
            </w:div>
            <w:div w:id="1326205065">
              <w:marLeft w:val="0"/>
              <w:marRight w:val="0"/>
              <w:marTop w:val="0"/>
              <w:marBottom w:val="0"/>
              <w:divBdr>
                <w:top w:val="none" w:sz="0" w:space="0" w:color="auto"/>
                <w:left w:val="none" w:sz="0" w:space="0" w:color="auto"/>
                <w:bottom w:val="none" w:sz="0" w:space="0" w:color="auto"/>
                <w:right w:val="none" w:sz="0" w:space="0" w:color="auto"/>
              </w:divBdr>
            </w:div>
            <w:div w:id="1331102169">
              <w:marLeft w:val="0"/>
              <w:marRight w:val="0"/>
              <w:marTop w:val="360"/>
              <w:marBottom w:val="0"/>
              <w:divBdr>
                <w:top w:val="single" w:sz="6" w:space="0" w:color="auto"/>
                <w:left w:val="single" w:sz="6" w:space="0" w:color="auto"/>
                <w:bottom w:val="single" w:sz="6" w:space="0" w:color="auto"/>
                <w:right w:val="single" w:sz="6" w:space="0" w:color="auto"/>
              </w:divBdr>
            </w:div>
            <w:div w:id="1331980415">
              <w:marLeft w:val="0"/>
              <w:marRight w:val="0"/>
              <w:marTop w:val="0"/>
              <w:marBottom w:val="0"/>
              <w:divBdr>
                <w:top w:val="none" w:sz="0" w:space="0" w:color="auto"/>
                <w:left w:val="none" w:sz="0" w:space="0" w:color="auto"/>
                <w:bottom w:val="none" w:sz="0" w:space="0" w:color="auto"/>
                <w:right w:val="none" w:sz="0" w:space="0" w:color="auto"/>
              </w:divBdr>
            </w:div>
            <w:div w:id="1333607987">
              <w:marLeft w:val="0"/>
              <w:marRight w:val="0"/>
              <w:marTop w:val="0"/>
              <w:marBottom w:val="0"/>
              <w:divBdr>
                <w:top w:val="none" w:sz="0" w:space="0" w:color="auto"/>
                <w:left w:val="none" w:sz="0" w:space="0" w:color="auto"/>
                <w:bottom w:val="none" w:sz="0" w:space="0" w:color="auto"/>
                <w:right w:val="none" w:sz="0" w:space="0" w:color="auto"/>
              </w:divBdr>
            </w:div>
            <w:div w:id="1334727558">
              <w:marLeft w:val="0"/>
              <w:marRight w:val="0"/>
              <w:marTop w:val="0"/>
              <w:marBottom w:val="0"/>
              <w:divBdr>
                <w:top w:val="none" w:sz="0" w:space="0" w:color="auto"/>
                <w:left w:val="none" w:sz="0" w:space="0" w:color="auto"/>
                <w:bottom w:val="none" w:sz="0" w:space="0" w:color="auto"/>
                <w:right w:val="none" w:sz="0" w:space="0" w:color="auto"/>
              </w:divBdr>
            </w:div>
            <w:div w:id="1334844383">
              <w:marLeft w:val="0"/>
              <w:marRight w:val="0"/>
              <w:marTop w:val="0"/>
              <w:marBottom w:val="0"/>
              <w:divBdr>
                <w:top w:val="none" w:sz="0" w:space="0" w:color="auto"/>
                <w:left w:val="none" w:sz="0" w:space="0" w:color="auto"/>
                <w:bottom w:val="none" w:sz="0" w:space="0" w:color="auto"/>
                <w:right w:val="none" w:sz="0" w:space="0" w:color="auto"/>
              </w:divBdr>
            </w:div>
            <w:div w:id="1336108126">
              <w:marLeft w:val="0"/>
              <w:marRight w:val="0"/>
              <w:marTop w:val="0"/>
              <w:marBottom w:val="0"/>
              <w:divBdr>
                <w:top w:val="none" w:sz="0" w:space="0" w:color="auto"/>
                <w:left w:val="none" w:sz="0" w:space="0" w:color="auto"/>
                <w:bottom w:val="none" w:sz="0" w:space="0" w:color="auto"/>
                <w:right w:val="none" w:sz="0" w:space="0" w:color="auto"/>
              </w:divBdr>
            </w:div>
            <w:div w:id="1336149908">
              <w:marLeft w:val="0"/>
              <w:marRight w:val="0"/>
              <w:marTop w:val="0"/>
              <w:marBottom w:val="0"/>
              <w:divBdr>
                <w:top w:val="none" w:sz="0" w:space="0" w:color="auto"/>
                <w:left w:val="none" w:sz="0" w:space="0" w:color="auto"/>
                <w:bottom w:val="none" w:sz="0" w:space="0" w:color="auto"/>
                <w:right w:val="none" w:sz="0" w:space="0" w:color="auto"/>
              </w:divBdr>
            </w:div>
            <w:div w:id="1338114890">
              <w:marLeft w:val="0"/>
              <w:marRight w:val="0"/>
              <w:marTop w:val="0"/>
              <w:marBottom w:val="0"/>
              <w:divBdr>
                <w:top w:val="none" w:sz="0" w:space="0" w:color="auto"/>
                <w:left w:val="none" w:sz="0" w:space="0" w:color="auto"/>
                <w:bottom w:val="none" w:sz="0" w:space="0" w:color="auto"/>
                <w:right w:val="none" w:sz="0" w:space="0" w:color="auto"/>
              </w:divBdr>
            </w:div>
            <w:div w:id="1340308040">
              <w:marLeft w:val="0"/>
              <w:marRight w:val="0"/>
              <w:marTop w:val="0"/>
              <w:marBottom w:val="0"/>
              <w:divBdr>
                <w:top w:val="none" w:sz="0" w:space="0" w:color="auto"/>
                <w:left w:val="none" w:sz="0" w:space="0" w:color="auto"/>
                <w:bottom w:val="none" w:sz="0" w:space="0" w:color="auto"/>
                <w:right w:val="none" w:sz="0" w:space="0" w:color="auto"/>
              </w:divBdr>
            </w:div>
            <w:div w:id="1340548786">
              <w:marLeft w:val="0"/>
              <w:marRight w:val="0"/>
              <w:marTop w:val="0"/>
              <w:marBottom w:val="0"/>
              <w:divBdr>
                <w:top w:val="none" w:sz="0" w:space="0" w:color="auto"/>
                <w:left w:val="none" w:sz="0" w:space="0" w:color="auto"/>
                <w:bottom w:val="none" w:sz="0" w:space="0" w:color="auto"/>
                <w:right w:val="none" w:sz="0" w:space="0" w:color="auto"/>
              </w:divBdr>
            </w:div>
            <w:div w:id="1340964715">
              <w:marLeft w:val="0"/>
              <w:marRight w:val="0"/>
              <w:marTop w:val="0"/>
              <w:marBottom w:val="0"/>
              <w:divBdr>
                <w:top w:val="none" w:sz="0" w:space="0" w:color="auto"/>
                <w:left w:val="none" w:sz="0" w:space="0" w:color="auto"/>
                <w:bottom w:val="none" w:sz="0" w:space="0" w:color="auto"/>
                <w:right w:val="none" w:sz="0" w:space="0" w:color="auto"/>
              </w:divBdr>
            </w:div>
            <w:div w:id="1341157725">
              <w:marLeft w:val="0"/>
              <w:marRight w:val="0"/>
              <w:marTop w:val="0"/>
              <w:marBottom w:val="0"/>
              <w:divBdr>
                <w:top w:val="none" w:sz="0" w:space="0" w:color="auto"/>
                <w:left w:val="none" w:sz="0" w:space="0" w:color="auto"/>
                <w:bottom w:val="none" w:sz="0" w:space="0" w:color="auto"/>
                <w:right w:val="none" w:sz="0" w:space="0" w:color="auto"/>
              </w:divBdr>
            </w:div>
            <w:div w:id="1345520791">
              <w:marLeft w:val="0"/>
              <w:marRight w:val="0"/>
              <w:marTop w:val="0"/>
              <w:marBottom w:val="0"/>
              <w:divBdr>
                <w:top w:val="none" w:sz="0" w:space="0" w:color="auto"/>
                <w:left w:val="none" w:sz="0" w:space="0" w:color="auto"/>
                <w:bottom w:val="none" w:sz="0" w:space="0" w:color="auto"/>
                <w:right w:val="none" w:sz="0" w:space="0" w:color="auto"/>
              </w:divBdr>
            </w:div>
            <w:div w:id="1346900870">
              <w:marLeft w:val="0"/>
              <w:marRight w:val="0"/>
              <w:marTop w:val="0"/>
              <w:marBottom w:val="0"/>
              <w:divBdr>
                <w:top w:val="none" w:sz="0" w:space="0" w:color="auto"/>
                <w:left w:val="none" w:sz="0" w:space="0" w:color="auto"/>
                <w:bottom w:val="none" w:sz="0" w:space="0" w:color="auto"/>
                <w:right w:val="none" w:sz="0" w:space="0" w:color="auto"/>
              </w:divBdr>
            </w:div>
            <w:div w:id="1350058767">
              <w:marLeft w:val="0"/>
              <w:marRight w:val="0"/>
              <w:marTop w:val="0"/>
              <w:marBottom w:val="0"/>
              <w:divBdr>
                <w:top w:val="none" w:sz="0" w:space="0" w:color="auto"/>
                <w:left w:val="none" w:sz="0" w:space="0" w:color="auto"/>
                <w:bottom w:val="none" w:sz="0" w:space="0" w:color="auto"/>
                <w:right w:val="none" w:sz="0" w:space="0" w:color="auto"/>
              </w:divBdr>
            </w:div>
            <w:div w:id="1352026536">
              <w:marLeft w:val="0"/>
              <w:marRight w:val="0"/>
              <w:marTop w:val="0"/>
              <w:marBottom w:val="0"/>
              <w:divBdr>
                <w:top w:val="none" w:sz="0" w:space="0" w:color="auto"/>
                <w:left w:val="none" w:sz="0" w:space="0" w:color="auto"/>
                <w:bottom w:val="none" w:sz="0" w:space="0" w:color="auto"/>
                <w:right w:val="none" w:sz="0" w:space="0" w:color="auto"/>
              </w:divBdr>
            </w:div>
            <w:div w:id="1352148388">
              <w:marLeft w:val="0"/>
              <w:marRight w:val="0"/>
              <w:marTop w:val="0"/>
              <w:marBottom w:val="0"/>
              <w:divBdr>
                <w:top w:val="none" w:sz="0" w:space="0" w:color="auto"/>
                <w:left w:val="none" w:sz="0" w:space="0" w:color="auto"/>
                <w:bottom w:val="none" w:sz="0" w:space="0" w:color="auto"/>
                <w:right w:val="none" w:sz="0" w:space="0" w:color="auto"/>
              </w:divBdr>
            </w:div>
            <w:div w:id="1352801494">
              <w:marLeft w:val="0"/>
              <w:marRight w:val="0"/>
              <w:marTop w:val="0"/>
              <w:marBottom w:val="0"/>
              <w:divBdr>
                <w:top w:val="none" w:sz="0" w:space="0" w:color="auto"/>
                <w:left w:val="none" w:sz="0" w:space="0" w:color="auto"/>
                <w:bottom w:val="none" w:sz="0" w:space="0" w:color="auto"/>
                <w:right w:val="none" w:sz="0" w:space="0" w:color="auto"/>
              </w:divBdr>
            </w:div>
            <w:div w:id="1361395556">
              <w:marLeft w:val="0"/>
              <w:marRight w:val="0"/>
              <w:marTop w:val="0"/>
              <w:marBottom w:val="0"/>
              <w:divBdr>
                <w:top w:val="none" w:sz="0" w:space="0" w:color="auto"/>
                <w:left w:val="none" w:sz="0" w:space="0" w:color="auto"/>
                <w:bottom w:val="none" w:sz="0" w:space="0" w:color="auto"/>
                <w:right w:val="none" w:sz="0" w:space="0" w:color="auto"/>
              </w:divBdr>
            </w:div>
            <w:div w:id="1361777691">
              <w:marLeft w:val="0"/>
              <w:marRight w:val="0"/>
              <w:marTop w:val="0"/>
              <w:marBottom w:val="0"/>
              <w:divBdr>
                <w:top w:val="none" w:sz="0" w:space="0" w:color="auto"/>
                <w:left w:val="none" w:sz="0" w:space="0" w:color="auto"/>
                <w:bottom w:val="none" w:sz="0" w:space="0" w:color="auto"/>
                <w:right w:val="none" w:sz="0" w:space="0" w:color="auto"/>
              </w:divBdr>
            </w:div>
            <w:div w:id="1370762178">
              <w:marLeft w:val="0"/>
              <w:marRight w:val="0"/>
              <w:marTop w:val="0"/>
              <w:marBottom w:val="0"/>
              <w:divBdr>
                <w:top w:val="none" w:sz="0" w:space="0" w:color="auto"/>
                <w:left w:val="none" w:sz="0" w:space="0" w:color="auto"/>
                <w:bottom w:val="none" w:sz="0" w:space="0" w:color="auto"/>
                <w:right w:val="none" w:sz="0" w:space="0" w:color="auto"/>
              </w:divBdr>
            </w:div>
            <w:div w:id="1372412558">
              <w:marLeft w:val="0"/>
              <w:marRight w:val="0"/>
              <w:marTop w:val="0"/>
              <w:marBottom w:val="0"/>
              <w:divBdr>
                <w:top w:val="none" w:sz="0" w:space="0" w:color="auto"/>
                <w:left w:val="none" w:sz="0" w:space="0" w:color="auto"/>
                <w:bottom w:val="none" w:sz="0" w:space="0" w:color="auto"/>
                <w:right w:val="none" w:sz="0" w:space="0" w:color="auto"/>
              </w:divBdr>
            </w:div>
            <w:div w:id="1372653681">
              <w:marLeft w:val="0"/>
              <w:marRight w:val="0"/>
              <w:marTop w:val="0"/>
              <w:marBottom w:val="0"/>
              <w:divBdr>
                <w:top w:val="none" w:sz="0" w:space="0" w:color="auto"/>
                <w:left w:val="none" w:sz="0" w:space="0" w:color="auto"/>
                <w:bottom w:val="none" w:sz="0" w:space="0" w:color="auto"/>
                <w:right w:val="none" w:sz="0" w:space="0" w:color="auto"/>
              </w:divBdr>
            </w:div>
            <w:div w:id="1373454785">
              <w:marLeft w:val="0"/>
              <w:marRight w:val="0"/>
              <w:marTop w:val="0"/>
              <w:marBottom w:val="0"/>
              <w:divBdr>
                <w:top w:val="none" w:sz="0" w:space="0" w:color="auto"/>
                <w:left w:val="none" w:sz="0" w:space="0" w:color="auto"/>
                <w:bottom w:val="none" w:sz="0" w:space="0" w:color="auto"/>
                <w:right w:val="none" w:sz="0" w:space="0" w:color="auto"/>
              </w:divBdr>
            </w:div>
            <w:div w:id="1373651871">
              <w:marLeft w:val="0"/>
              <w:marRight w:val="0"/>
              <w:marTop w:val="0"/>
              <w:marBottom w:val="0"/>
              <w:divBdr>
                <w:top w:val="none" w:sz="0" w:space="0" w:color="auto"/>
                <w:left w:val="none" w:sz="0" w:space="0" w:color="auto"/>
                <w:bottom w:val="none" w:sz="0" w:space="0" w:color="auto"/>
                <w:right w:val="none" w:sz="0" w:space="0" w:color="auto"/>
              </w:divBdr>
            </w:div>
            <w:div w:id="1378892904">
              <w:marLeft w:val="0"/>
              <w:marRight w:val="0"/>
              <w:marTop w:val="0"/>
              <w:marBottom w:val="0"/>
              <w:divBdr>
                <w:top w:val="none" w:sz="0" w:space="0" w:color="auto"/>
                <w:left w:val="none" w:sz="0" w:space="0" w:color="auto"/>
                <w:bottom w:val="none" w:sz="0" w:space="0" w:color="auto"/>
                <w:right w:val="none" w:sz="0" w:space="0" w:color="auto"/>
              </w:divBdr>
            </w:div>
            <w:div w:id="1380471262">
              <w:marLeft w:val="0"/>
              <w:marRight w:val="0"/>
              <w:marTop w:val="0"/>
              <w:marBottom w:val="0"/>
              <w:divBdr>
                <w:top w:val="none" w:sz="0" w:space="0" w:color="auto"/>
                <w:left w:val="none" w:sz="0" w:space="0" w:color="auto"/>
                <w:bottom w:val="none" w:sz="0" w:space="0" w:color="auto"/>
                <w:right w:val="none" w:sz="0" w:space="0" w:color="auto"/>
              </w:divBdr>
            </w:div>
            <w:div w:id="1380546032">
              <w:marLeft w:val="0"/>
              <w:marRight w:val="0"/>
              <w:marTop w:val="0"/>
              <w:marBottom w:val="0"/>
              <w:divBdr>
                <w:top w:val="none" w:sz="0" w:space="0" w:color="auto"/>
                <w:left w:val="none" w:sz="0" w:space="0" w:color="auto"/>
                <w:bottom w:val="none" w:sz="0" w:space="0" w:color="auto"/>
                <w:right w:val="none" w:sz="0" w:space="0" w:color="auto"/>
              </w:divBdr>
            </w:div>
            <w:div w:id="1380737674">
              <w:marLeft w:val="0"/>
              <w:marRight w:val="0"/>
              <w:marTop w:val="0"/>
              <w:marBottom w:val="0"/>
              <w:divBdr>
                <w:top w:val="none" w:sz="0" w:space="0" w:color="auto"/>
                <w:left w:val="none" w:sz="0" w:space="0" w:color="auto"/>
                <w:bottom w:val="none" w:sz="0" w:space="0" w:color="auto"/>
                <w:right w:val="none" w:sz="0" w:space="0" w:color="auto"/>
              </w:divBdr>
            </w:div>
            <w:div w:id="1381320559">
              <w:marLeft w:val="0"/>
              <w:marRight w:val="0"/>
              <w:marTop w:val="0"/>
              <w:marBottom w:val="0"/>
              <w:divBdr>
                <w:top w:val="none" w:sz="0" w:space="0" w:color="auto"/>
                <w:left w:val="none" w:sz="0" w:space="0" w:color="auto"/>
                <w:bottom w:val="none" w:sz="0" w:space="0" w:color="auto"/>
                <w:right w:val="none" w:sz="0" w:space="0" w:color="auto"/>
              </w:divBdr>
            </w:div>
            <w:div w:id="1381635326">
              <w:marLeft w:val="0"/>
              <w:marRight w:val="0"/>
              <w:marTop w:val="0"/>
              <w:marBottom w:val="0"/>
              <w:divBdr>
                <w:top w:val="none" w:sz="0" w:space="0" w:color="auto"/>
                <w:left w:val="none" w:sz="0" w:space="0" w:color="auto"/>
                <w:bottom w:val="none" w:sz="0" w:space="0" w:color="auto"/>
                <w:right w:val="none" w:sz="0" w:space="0" w:color="auto"/>
              </w:divBdr>
            </w:div>
            <w:div w:id="1382948852">
              <w:marLeft w:val="0"/>
              <w:marRight w:val="0"/>
              <w:marTop w:val="0"/>
              <w:marBottom w:val="0"/>
              <w:divBdr>
                <w:top w:val="none" w:sz="0" w:space="0" w:color="auto"/>
                <w:left w:val="none" w:sz="0" w:space="0" w:color="auto"/>
                <w:bottom w:val="none" w:sz="0" w:space="0" w:color="auto"/>
                <w:right w:val="none" w:sz="0" w:space="0" w:color="auto"/>
              </w:divBdr>
            </w:div>
            <w:div w:id="1384645371">
              <w:marLeft w:val="0"/>
              <w:marRight w:val="0"/>
              <w:marTop w:val="0"/>
              <w:marBottom w:val="0"/>
              <w:divBdr>
                <w:top w:val="none" w:sz="0" w:space="0" w:color="auto"/>
                <w:left w:val="none" w:sz="0" w:space="0" w:color="auto"/>
                <w:bottom w:val="none" w:sz="0" w:space="0" w:color="auto"/>
                <w:right w:val="none" w:sz="0" w:space="0" w:color="auto"/>
              </w:divBdr>
            </w:div>
            <w:div w:id="1384789531">
              <w:marLeft w:val="0"/>
              <w:marRight w:val="0"/>
              <w:marTop w:val="0"/>
              <w:marBottom w:val="0"/>
              <w:divBdr>
                <w:top w:val="none" w:sz="0" w:space="0" w:color="auto"/>
                <w:left w:val="none" w:sz="0" w:space="0" w:color="auto"/>
                <w:bottom w:val="none" w:sz="0" w:space="0" w:color="auto"/>
                <w:right w:val="none" w:sz="0" w:space="0" w:color="auto"/>
              </w:divBdr>
            </w:div>
            <w:div w:id="1385251866">
              <w:marLeft w:val="0"/>
              <w:marRight w:val="0"/>
              <w:marTop w:val="0"/>
              <w:marBottom w:val="0"/>
              <w:divBdr>
                <w:top w:val="none" w:sz="0" w:space="0" w:color="auto"/>
                <w:left w:val="none" w:sz="0" w:space="0" w:color="auto"/>
                <w:bottom w:val="none" w:sz="0" w:space="0" w:color="auto"/>
                <w:right w:val="none" w:sz="0" w:space="0" w:color="auto"/>
              </w:divBdr>
            </w:div>
            <w:div w:id="1386635807">
              <w:marLeft w:val="0"/>
              <w:marRight w:val="0"/>
              <w:marTop w:val="0"/>
              <w:marBottom w:val="0"/>
              <w:divBdr>
                <w:top w:val="none" w:sz="0" w:space="0" w:color="auto"/>
                <w:left w:val="none" w:sz="0" w:space="0" w:color="auto"/>
                <w:bottom w:val="none" w:sz="0" w:space="0" w:color="auto"/>
                <w:right w:val="none" w:sz="0" w:space="0" w:color="auto"/>
              </w:divBdr>
            </w:div>
            <w:div w:id="1388065886">
              <w:marLeft w:val="0"/>
              <w:marRight w:val="0"/>
              <w:marTop w:val="0"/>
              <w:marBottom w:val="0"/>
              <w:divBdr>
                <w:top w:val="none" w:sz="0" w:space="0" w:color="auto"/>
                <w:left w:val="none" w:sz="0" w:space="0" w:color="auto"/>
                <w:bottom w:val="none" w:sz="0" w:space="0" w:color="auto"/>
                <w:right w:val="none" w:sz="0" w:space="0" w:color="auto"/>
              </w:divBdr>
            </w:div>
            <w:div w:id="1389112968">
              <w:marLeft w:val="0"/>
              <w:marRight w:val="0"/>
              <w:marTop w:val="0"/>
              <w:marBottom w:val="0"/>
              <w:divBdr>
                <w:top w:val="none" w:sz="0" w:space="0" w:color="auto"/>
                <w:left w:val="none" w:sz="0" w:space="0" w:color="auto"/>
                <w:bottom w:val="none" w:sz="0" w:space="0" w:color="auto"/>
                <w:right w:val="none" w:sz="0" w:space="0" w:color="auto"/>
              </w:divBdr>
            </w:div>
            <w:div w:id="1390767689">
              <w:marLeft w:val="0"/>
              <w:marRight w:val="0"/>
              <w:marTop w:val="0"/>
              <w:marBottom w:val="0"/>
              <w:divBdr>
                <w:top w:val="none" w:sz="0" w:space="0" w:color="auto"/>
                <w:left w:val="none" w:sz="0" w:space="0" w:color="auto"/>
                <w:bottom w:val="none" w:sz="0" w:space="0" w:color="auto"/>
                <w:right w:val="none" w:sz="0" w:space="0" w:color="auto"/>
              </w:divBdr>
            </w:div>
            <w:div w:id="1391803645">
              <w:marLeft w:val="0"/>
              <w:marRight w:val="0"/>
              <w:marTop w:val="0"/>
              <w:marBottom w:val="0"/>
              <w:divBdr>
                <w:top w:val="none" w:sz="0" w:space="0" w:color="auto"/>
                <w:left w:val="none" w:sz="0" w:space="0" w:color="auto"/>
                <w:bottom w:val="none" w:sz="0" w:space="0" w:color="auto"/>
                <w:right w:val="none" w:sz="0" w:space="0" w:color="auto"/>
              </w:divBdr>
            </w:div>
            <w:div w:id="1392995735">
              <w:marLeft w:val="0"/>
              <w:marRight w:val="0"/>
              <w:marTop w:val="0"/>
              <w:marBottom w:val="0"/>
              <w:divBdr>
                <w:top w:val="none" w:sz="0" w:space="0" w:color="auto"/>
                <w:left w:val="none" w:sz="0" w:space="0" w:color="auto"/>
                <w:bottom w:val="none" w:sz="0" w:space="0" w:color="auto"/>
                <w:right w:val="none" w:sz="0" w:space="0" w:color="auto"/>
              </w:divBdr>
            </w:div>
            <w:div w:id="1393117576">
              <w:marLeft w:val="0"/>
              <w:marRight w:val="0"/>
              <w:marTop w:val="0"/>
              <w:marBottom w:val="0"/>
              <w:divBdr>
                <w:top w:val="none" w:sz="0" w:space="0" w:color="auto"/>
                <w:left w:val="none" w:sz="0" w:space="0" w:color="auto"/>
                <w:bottom w:val="none" w:sz="0" w:space="0" w:color="auto"/>
                <w:right w:val="none" w:sz="0" w:space="0" w:color="auto"/>
              </w:divBdr>
            </w:div>
            <w:div w:id="1393770971">
              <w:marLeft w:val="0"/>
              <w:marRight w:val="0"/>
              <w:marTop w:val="0"/>
              <w:marBottom w:val="0"/>
              <w:divBdr>
                <w:top w:val="none" w:sz="0" w:space="0" w:color="auto"/>
                <w:left w:val="none" w:sz="0" w:space="0" w:color="auto"/>
                <w:bottom w:val="none" w:sz="0" w:space="0" w:color="auto"/>
                <w:right w:val="none" w:sz="0" w:space="0" w:color="auto"/>
              </w:divBdr>
            </w:div>
            <w:div w:id="1399091275">
              <w:marLeft w:val="0"/>
              <w:marRight w:val="0"/>
              <w:marTop w:val="0"/>
              <w:marBottom w:val="0"/>
              <w:divBdr>
                <w:top w:val="none" w:sz="0" w:space="0" w:color="auto"/>
                <w:left w:val="none" w:sz="0" w:space="0" w:color="auto"/>
                <w:bottom w:val="none" w:sz="0" w:space="0" w:color="auto"/>
                <w:right w:val="none" w:sz="0" w:space="0" w:color="auto"/>
              </w:divBdr>
            </w:div>
            <w:div w:id="1399471666">
              <w:marLeft w:val="0"/>
              <w:marRight w:val="0"/>
              <w:marTop w:val="0"/>
              <w:marBottom w:val="0"/>
              <w:divBdr>
                <w:top w:val="none" w:sz="0" w:space="0" w:color="auto"/>
                <w:left w:val="none" w:sz="0" w:space="0" w:color="auto"/>
                <w:bottom w:val="none" w:sz="0" w:space="0" w:color="auto"/>
                <w:right w:val="none" w:sz="0" w:space="0" w:color="auto"/>
              </w:divBdr>
            </w:div>
            <w:div w:id="1400177030">
              <w:marLeft w:val="0"/>
              <w:marRight w:val="0"/>
              <w:marTop w:val="0"/>
              <w:marBottom w:val="0"/>
              <w:divBdr>
                <w:top w:val="none" w:sz="0" w:space="0" w:color="auto"/>
                <w:left w:val="none" w:sz="0" w:space="0" w:color="auto"/>
                <w:bottom w:val="none" w:sz="0" w:space="0" w:color="auto"/>
                <w:right w:val="none" w:sz="0" w:space="0" w:color="auto"/>
              </w:divBdr>
            </w:div>
            <w:div w:id="1400324437">
              <w:marLeft w:val="0"/>
              <w:marRight w:val="0"/>
              <w:marTop w:val="0"/>
              <w:marBottom w:val="0"/>
              <w:divBdr>
                <w:top w:val="none" w:sz="0" w:space="0" w:color="auto"/>
                <w:left w:val="none" w:sz="0" w:space="0" w:color="auto"/>
                <w:bottom w:val="none" w:sz="0" w:space="0" w:color="auto"/>
                <w:right w:val="none" w:sz="0" w:space="0" w:color="auto"/>
              </w:divBdr>
            </w:div>
            <w:div w:id="1400709813">
              <w:marLeft w:val="0"/>
              <w:marRight w:val="0"/>
              <w:marTop w:val="0"/>
              <w:marBottom w:val="0"/>
              <w:divBdr>
                <w:top w:val="none" w:sz="0" w:space="0" w:color="auto"/>
                <w:left w:val="none" w:sz="0" w:space="0" w:color="auto"/>
                <w:bottom w:val="none" w:sz="0" w:space="0" w:color="auto"/>
                <w:right w:val="none" w:sz="0" w:space="0" w:color="auto"/>
              </w:divBdr>
            </w:div>
            <w:div w:id="1401095816">
              <w:marLeft w:val="0"/>
              <w:marRight w:val="0"/>
              <w:marTop w:val="0"/>
              <w:marBottom w:val="0"/>
              <w:divBdr>
                <w:top w:val="none" w:sz="0" w:space="0" w:color="auto"/>
                <w:left w:val="none" w:sz="0" w:space="0" w:color="auto"/>
                <w:bottom w:val="none" w:sz="0" w:space="0" w:color="auto"/>
                <w:right w:val="none" w:sz="0" w:space="0" w:color="auto"/>
              </w:divBdr>
            </w:div>
            <w:div w:id="1403137370">
              <w:marLeft w:val="0"/>
              <w:marRight w:val="0"/>
              <w:marTop w:val="0"/>
              <w:marBottom w:val="0"/>
              <w:divBdr>
                <w:top w:val="none" w:sz="0" w:space="0" w:color="auto"/>
                <w:left w:val="none" w:sz="0" w:space="0" w:color="auto"/>
                <w:bottom w:val="none" w:sz="0" w:space="0" w:color="auto"/>
                <w:right w:val="none" w:sz="0" w:space="0" w:color="auto"/>
              </w:divBdr>
            </w:div>
            <w:div w:id="1403137623">
              <w:marLeft w:val="0"/>
              <w:marRight w:val="0"/>
              <w:marTop w:val="0"/>
              <w:marBottom w:val="0"/>
              <w:divBdr>
                <w:top w:val="none" w:sz="0" w:space="0" w:color="auto"/>
                <w:left w:val="none" w:sz="0" w:space="0" w:color="auto"/>
                <w:bottom w:val="none" w:sz="0" w:space="0" w:color="auto"/>
                <w:right w:val="none" w:sz="0" w:space="0" w:color="auto"/>
              </w:divBdr>
            </w:div>
            <w:div w:id="1403210898">
              <w:marLeft w:val="0"/>
              <w:marRight w:val="0"/>
              <w:marTop w:val="0"/>
              <w:marBottom w:val="0"/>
              <w:divBdr>
                <w:top w:val="none" w:sz="0" w:space="0" w:color="auto"/>
                <w:left w:val="none" w:sz="0" w:space="0" w:color="auto"/>
                <w:bottom w:val="none" w:sz="0" w:space="0" w:color="auto"/>
                <w:right w:val="none" w:sz="0" w:space="0" w:color="auto"/>
              </w:divBdr>
            </w:div>
            <w:div w:id="1404719883">
              <w:marLeft w:val="0"/>
              <w:marRight w:val="0"/>
              <w:marTop w:val="0"/>
              <w:marBottom w:val="0"/>
              <w:divBdr>
                <w:top w:val="none" w:sz="0" w:space="0" w:color="auto"/>
                <w:left w:val="none" w:sz="0" w:space="0" w:color="auto"/>
                <w:bottom w:val="none" w:sz="0" w:space="0" w:color="auto"/>
                <w:right w:val="none" w:sz="0" w:space="0" w:color="auto"/>
              </w:divBdr>
            </w:div>
            <w:div w:id="1405252309">
              <w:marLeft w:val="0"/>
              <w:marRight w:val="0"/>
              <w:marTop w:val="0"/>
              <w:marBottom w:val="0"/>
              <w:divBdr>
                <w:top w:val="none" w:sz="0" w:space="0" w:color="auto"/>
                <w:left w:val="none" w:sz="0" w:space="0" w:color="auto"/>
                <w:bottom w:val="none" w:sz="0" w:space="0" w:color="auto"/>
                <w:right w:val="none" w:sz="0" w:space="0" w:color="auto"/>
              </w:divBdr>
            </w:div>
            <w:div w:id="1406101235">
              <w:marLeft w:val="0"/>
              <w:marRight w:val="0"/>
              <w:marTop w:val="0"/>
              <w:marBottom w:val="0"/>
              <w:divBdr>
                <w:top w:val="none" w:sz="0" w:space="0" w:color="auto"/>
                <w:left w:val="none" w:sz="0" w:space="0" w:color="auto"/>
                <w:bottom w:val="none" w:sz="0" w:space="0" w:color="auto"/>
                <w:right w:val="none" w:sz="0" w:space="0" w:color="auto"/>
              </w:divBdr>
            </w:div>
            <w:div w:id="1406565571">
              <w:marLeft w:val="0"/>
              <w:marRight w:val="0"/>
              <w:marTop w:val="0"/>
              <w:marBottom w:val="0"/>
              <w:divBdr>
                <w:top w:val="none" w:sz="0" w:space="0" w:color="auto"/>
                <w:left w:val="none" w:sz="0" w:space="0" w:color="auto"/>
                <w:bottom w:val="none" w:sz="0" w:space="0" w:color="auto"/>
                <w:right w:val="none" w:sz="0" w:space="0" w:color="auto"/>
              </w:divBdr>
            </w:div>
            <w:div w:id="1410076021">
              <w:marLeft w:val="0"/>
              <w:marRight w:val="0"/>
              <w:marTop w:val="0"/>
              <w:marBottom w:val="0"/>
              <w:divBdr>
                <w:top w:val="none" w:sz="0" w:space="0" w:color="auto"/>
                <w:left w:val="none" w:sz="0" w:space="0" w:color="auto"/>
                <w:bottom w:val="none" w:sz="0" w:space="0" w:color="auto"/>
                <w:right w:val="none" w:sz="0" w:space="0" w:color="auto"/>
              </w:divBdr>
            </w:div>
            <w:div w:id="1410806941">
              <w:marLeft w:val="0"/>
              <w:marRight w:val="0"/>
              <w:marTop w:val="0"/>
              <w:marBottom w:val="0"/>
              <w:divBdr>
                <w:top w:val="none" w:sz="0" w:space="0" w:color="auto"/>
                <w:left w:val="none" w:sz="0" w:space="0" w:color="auto"/>
                <w:bottom w:val="none" w:sz="0" w:space="0" w:color="auto"/>
                <w:right w:val="none" w:sz="0" w:space="0" w:color="auto"/>
              </w:divBdr>
            </w:div>
            <w:div w:id="1412315836">
              <w:marLeft w:val="0"/>
              <w:marRight w:val="0"/>
              <w:marTop w:val="0"/>
              <w:marBottom w:val="0"/>
              <w:divBdr>
                <w:top w:val="none" w:sz="0" w:space="0" w:color="auto"/>
                <w:left w:val="none" w:sz="0" w:space="0" w:color="auto"/>
                <w:bottom w:val="none" w:sz="0" w:space="0" w:color="auto"/>
                <w:right w:val="none" w:sz="0" w:space="0" w:color="auto"/>
              </w:divBdr>
            </w:div>
            <w:div w:id="1415278219">
              <w:marLeft w:val="0"/>
              <w:marRight w:val="0"/>
              <w:marTop w:val="0"/>
              <w:marBottom w:val="0"/>
              <w:divBdr>
                <w:top w:val="none" w:sz="0" w:space="0" w:color="auto"/>
                <w:left w:val="none" w:sz="0" w:space="0" w:color="auto"/>
                <w:bottom w:val="none" w:sz="0" w:space="0" w:color="auto"/>
                <w:right w:val="none" w:sz="0" w:space="0" w:color="auto"/>
              </w:divBdr>
            </w:div>
            <w:div w:id="1415937998">
              <w:marLeft w:val="0"/>
              <w:marRight w:val="0"/>
              <w:marTop w:val="0"/>
              <w:marBottom w:val="0"/>
              <w:divBdr>
                <w:top w:val="none" w:sz="0" w:space="0" w:color="auto"/>
                <w:left w:val="none" w:sz="0" w:space="0" w:color="auto"/>
                <w:bottom w:val="none" w:sz="0" w:space="0" w:color="auto"/>
                <w:right w:val="none" w:sz="0" w:space="0" w:color="auto"/>
              </w:divBdr>
            </w:div>
            <w:div w:id="1416823889">
              <w:marLeft w:val="0"/>
              <w:marRight w:val="0"/>
              <w:marTop w:val="0"/>
              <w:marBottom w:val="0"/>
              <w:divBdr>
                <w:top w:val="none" w:sz="0" w:space="0" w:color="auto"/>
                <w:left w:val="none" w:sz="0" w:space="0" w:color="auto"/>
                <w:bottom w:val="none" w:sz="0" w:space="0" w:color="auto"/>
                <w:right w:val="none" w:sz="0" w:space="0" w:color="auto"/>
              </w:divBdr>
            </w:div>
            <w:div w:id="1418212296">
              <w:marLeft w:val="0"/>
              <w:marRight w:val="0"/>
              <w:marTop w:val="360"/>
              <w:marBottom w:val="0"/>
              <w:divBdr>
                <w:top w:val="single" w:sz="6" w:space="0" w:color="auto"/>
                <w:left w:val="single" w:sz="6" w:space="0" w:color="auto"/>
                <w:bottom w:val="single" w:sz="6" w:space="0" w:color="auto"/>
                <w:right w:val="single" w:sz="6" w:space="0" w:color="auto"/>
              </w:divBdr>
            </w:div>
            <w:div w:id="1419205466">
              <w:marLeft w:val="0"/>
              <w:marRight w:val="0"/>
              <w:marTop w:val="0"/>
              <w:marBottom w:val="0"/>
              <w:divBdr>
                <w:top w:val="none" w:sz="0" w:space="0" w:color="auto"/>
                <w:left w:val="none" w:sz="0" w:space="0" w:color="auto"/>
                <w:bottom w:val="none" w:sz="0" w:space="0" w:color="auto"/>
                <w:right w:val="none" w:sz="0" w:space="0" w:color="auto"/>
              </w:divBdr>
            </w:div>
            <w:div w:id="1419668243">
              <w:marLeft w:val="0"/>
              <w:marRight w:val="0"/>
              <w:marTop w:val="0"/>
              <w:marBottom w:val="0"/>
              <w:divBdr>
                <w:top w:val="none" w:sz="0" w:space="0" w:color="auto"/>
                <w:left w:val="none" w:sz="0" w:space="0" w:color="auto"/>
                <w:bottom w:val="none" w:sz="0" w:space="0" w:color="auto"/>
                <w:right w:val="none" w:sz="0" w:space="0" w:color="auto"/>
              </w:divBdr>
            </w:div>
            <w:div w:id="1421951335">
              <w:marLeft w:val="0"/>
              <w:marRight w:val="0"/>
              <w:marTop w:val="0"/>
              <w:marBottom w:val="0"/>
              <w:divBdr>
                <w:top w:val="none" w:sz="0" w:space="0" w:color="auto"/>
                <w:left w:val="none" w:sz="0" w:space="0" w:color="auto"/>
                <w:bottom w:val="none" w:sz="0" w:space="0" w:color="auto"/>
                <w:right w:val="none" w:sz="0" w:space="0" w:color="auto"/>
              </w:divBdr>
            </w:div>
            <w:div w:id="1423330457">
              <w:marLeft w:val="0"/>
              <w:marRight w:val="0"/>
              <w:marTop w:val="0"/>
              <w:marBottom w:val="0"/>
              <w:divBdr>
                <w:top w:val="none" w:sz="0" w:space="0" w:color="auto"/>
                <w:left w:val="none" w:sz="0" w:space="0" w:color="auto"/>
                <w:bottom w:val="none" w:sz="0" w:space="0" w:color="auto"/>
                <w:right w:val="none" w:sz="0" w:space="0" w:color="auto"/>
              </w:divBdr>
            </w:div>
            <w:div w:id="1424061344">
              <w:marLeft w:val="0"/>
              <w:marRight w:val="0"/>
              <w:marTop w:val="0"/>
              <w:marBottom w:val="0"/>
              <w:divBdr>
                <w:top w:val="none" w:sz="0" w:space="0" w:color="auto"/>
                <w:left w:val="none" w:sz="0" w:space="0" w:color="auto"/>
                <w:bottom w:val="none" w:sz="0" w:space="0" w:color="auto"/>
                <w:right w:val="none" w:sz="0" w:space="0" w:color="auto"/>
              </w:divBdr>
            </w:div>
            <w:div w:id="1427267412">
              <w:marLeft w:val="0"/>
              <w:marRight w:val="0"/>
              <w:marTop w:val="0"/>
              <w:marBottom w:val="0"/>
              <w:divBdr>
                <w:top w:val="none" w:sz="0" w:space="0" w:color="auto"/>
                <w:left w:val="none" w:sz="0" w:space="0" w:color="auto"/>
                <w:bottom w:val="none" w:sz="0" w:space="0" w:color="auto"/>
                <w:right w:val="none" w:sz="0" w:space="0" w:color="auto"/>
              </w:divBdr>
            </w:div>
            <w:div w:id="1428843485">
              <w:marLeft w:val="0"/>
              <w:marRight w:val="0"/>
              <w:marTop w:val="0"/>
              <w:marBottom w:val="0"/>
              <w:divBdr>
                <w:top w:val="none" w:sz="0" w:space="0" w:color="auto"/>
                <w:left w:val="none" w:sz="0" w:space="0" w:color="auto"/>
                <w:bottom w:val="none" w:sz="0" w:space="0" w:color="auto"/>
                <w:right w:val="none" w:sz="0" w:space="0" w:color="auto"/>
              </w:divBdr>
            </w:div>
            <w:div w:id="1429152904">
              <w:marLeft w:val="0"/>
              <w:marRight w:val="0"/>
              <w:marTop w:val="0"/>
              <w:marBottom w:val="0"/>
              <w:divBdr>
                <w:top w:val="none" w:sz="0" w:space="0" w:color="auto"/>
                <w:left w:val="none" w:sz="0" w:space="0" w:color="auto"/>
                <w:bottom w:val="none" w:sz="0" w:space="0" w:color="auto"/>
                <w:right w:val="none" w:sz="0" w:space="0" w:color="auto"/>
              </w:divBdr>
            </w:div>
            <w:div w:id="1430808037">
              <w:marLeft w:val="0"/>
              <w:marRight w:val="0"/>
              <w:marTop w:val="0"/>
              <w:marBottom w:val="0"/>
              <w:divBdr>
                <w:top w:val="none" w:sz="0" w:space="0" w:color="auto"/>
                <w:left w:val="none" w:sz="0" w:space="0" w:color="auto"/>
                <w:bottom w:val="none" w:sz="0" w:space="0" w:color="auto"/>
                <w:right w:val="none" w:sz="0" w:space="0" w:color="auto"/>
              </w:divBdr>
            </w:div>
            <w:div w:id="1432774344">
              <w:marLeft w:val="0"/>
              <w:marRight w:val="0"/>
              <w:marTop w:val="0"/>
              <w:marBottom w:val="0"/>
              <w:divBdr>
                <w:top w:val="none" w:sz="0" w:space="0" w:color="auto"/>
                <w:left w:val="none" w:sz="0" w:space="0" w:color="auto"/>
                <w:bottom w:val="none" w:sz="0" w:space="0" w:color="auto"/>
                <w:right w:val="none" w:sz="0" w:space="0" w:color="auto"/>
              </w:divBdr>
            </w:div>
            <w:div w:id="1433547948">
              <w:marLeft w:val="0"/>
              <w:marRight w:val="0"/>
              <w:marTop w:val="0"/>
              <w:marBottom w:val="0"/>
              <w:divBdr>
                <w:top w:val="none" w:sz="0" w:space="0" w:color="auto"/>
                <w:left w:val="none" w:sz="0" w:space="0" w:color="auto"/>
                <w:bottom w:val="none" w:sz="0" w:space="0" w:color="auto"/>
                <w:right w:val="none" w:sz="0" w:space="0" w:color="auto"/>
              </w:divBdr>
            </w:div>
            <w:div w:id="1434202409">
              <w:marLeft w:val="0"/>
              <w:marRight w:val="0"/>
              <w:marTop w:val="0"/>
              <w:marBottom w:val="0"/>
              <w:divBdr>
                <w:top w:val="none" w:sz="0" w:space="0" w:color="auto"/>
                <w:left w:val="none" w:sz="0" w:space="0" w:color="auto"/>
                <w:bottom w:val="none" w:sz="0" w:space="0" w:color="auto"/>
                <w:right w:val="none" w:sz="0" w:space="0" w:color="auto"/>
              </w:divBdr>
            </w:div>
            <w:div w:id="1434353299">
              <w:marLeft w:val="0"/>
              <w:marRight w:val="0"/>
              <w:marTop w:val="0"/>
              <w:marBottom w:val="0"/>
              <w:divBdr>
                <w:top w:val="none" w:sz="0" w:space="0" w:color="auto"/>
                <w:left w:val="none" w:sz="0" w:space="0" w:color="auto"/>
                <w:bottom w:val="none" w:sz="0" w:space="0" w:color="auto"/>
                <w:right w:val="none" w:sz="0" w:space="0" w:color="auto"/>
              </w:divBdr>
            </w:div>
            <w:div w:id="1435326501">
              <w:marLeft w:val="0"/>
              <w:marRight w:val="0"/>
              <w:marTop w:val="0"/>
              <w:marBottom w:val="0"/>
              <w:divBdr>
                <w:top w:val="none" w:sz="0" w:space="0" w:color="auto"/>
                <w:left w:val="none" w:sz="0" w:space="0" w:color="auto"/>
                <w:bottom w:val="none" w:sz="0" w:space="0" w:color="auto"/>
                <w:right w:val="none" w:sz="0" w:space="0" w:color="auto"/>
              </w:divBdr>
            </w:div>
            <w:div w:id="1435978224">
              <w:marLeft w:val="0"/>
              <w:marRight w:val="0"/>
              <w:marTop w:val="0"/>
              <w:marBottom w:val="0"/>
              <w:divBdr>
                <w:top w:val="none" w:sz="0" w:space="0" w:color="auto"/>
                <w:left w:val="none" w:sz="0" w:space="0" w:color="auto"/>
                <w:bottom w:val="none" w:sz="0" w:space="0" w:color="auto"/>
                <w:right w:val="none" w:sz="0" w:space="0" w:color="auto"/>
              </w:divBdr>
            </w:div>
            <w:div w:id="1436289520">
              <w:marLeft w:val="0"/>
              <w:marRight w:val="0"/>
              <w:marTop w:val="360"/>
              <w:marBottom w:val="0"/>
              <w:divBdr>
                <w:top w:val="single" w:sz="6" w:space="0" w:color="auto"/>
                <w:left w:val="single" w:sz="6" w:space="0" w:color="auto"/>
                <w:bottom w:val="single" w:sz="6" w:space="0" w:color="auto"/>
                <w:right w:val="single" w:sz="6" w:space="0" w:color="auto"/>
              </w:divBdr>
            </w:div>
            <w:div w:id="1438451865">
              <w:marLeft w:val="0"/>
              <w:marRight w:val="0"/>
              <w:marTop w:val="0"/>
              <w:marBottom w:val="0"/>
              <w:divBdr>
                <w:top w:val="none" w:sz="0" w:space="0" w:color="auto"/>
                <w:left w:val="none" w:sz="0" w:space="0" w:color="auto"/>
                <w:bottom w:val="none" w:sz="0" w:space="0" w:color="auto"/>
                <w:right w:val="none" w:sz="0" w:space="0" w:color="auto"/>
              </w:divBdr>
            </w:div>
            <w:div w:id="1439369057">
              <w:marLeft w:val="0"/>
              <w:marRight w:val="0"/>
              <w:marTop w:val="0"/>
              <w:marBottom w:val="0"/>
              <w:divBdr>
                <w:top w:val="none" w:sz="0" w:space="0" w:color="auto"/>
                <w:left w:val="none" w:sz="0" w:space="0" w:color="auto"/>
                <w:bottom w:val="none" w:sz="0" w:space="0" w:color="auto"/>
                <w:right w:val="none" w:sz="0" w:space="0" w:color="auto"/>
              </w:divBdr>
            </w:div>
            <w:div w:id="1439443896">
              <w:marLeft w:val="0"/>
              <w:marRight w:val="0"/>
              <w:marTop w:val="0"/>
              <w:marBottom w:val="0"/>
              <w:divBdr>
                <w:top w:val="none" w:sz="0" w:space="0" w:color="auto"/>
                <w:left w:val="none" w:sz="0" w:space="0" w:color="auto"/>
                <w:bottom w:val="none" w:sz="0" w:space="0" w:color="auto"/>
                <w:right w:val="none" w:sz="0" w:space="0" w:color="auto"/>
              </w:divBdr>
            </w:div>
            <w:div w:id="1441611422">
              <w:marLeft w:val="0"/>
              <w:marRight w:val="0"/>
              <w:marTop w:val="0"/>
              <w:marBottom w:val="0"/>
              <w:divBdr>
                <w:top w:val="none" w:sz="0" w:space="0" w:color="auto"/>
                <w:left w:val="none" w:sz="0" w:space="0" w:color="auto"/>
                <w:bottom w:val="none" w:sz="0" w:space="0" w:color="auto"/>
                <w:right w:val="none" w:sz="0" w:space="0" w:color="auto"/>
              </w:divBdr>
            </w:div>
            <w:div w:id="1443767667">
              <w:marLeft w:val="0"/>
              <w:marRight w:val="0"/>
              <w:marTop w:val="0"/>
              <w:marBottom w:val="0"/>
              <w:divBdr>
                <w:top w:val="none" w:sz="0" w:space="0" w:color="auto"/>
                <w:left w:val="none" w:sz="0" w:space="0" w:color="auto"/>
                <w:bottom w:val="none" w:sz="0" w:space="0" w:color="auto"/>
                <w:right w:val="none" w:sz="0" w:space="0" w:color="auto"/>
              </w:divBdr>
            </w:div>
            <w:div w:id="1444107791">
              <w:marLeft w:val="0"/>
              <w:marRight w:val="0"/>
              <w:marTop w:val="0"/>
              <w:marBottom w:val="0"/>
              <w:divBdr>
                <w:top w:val="none" w:sz="0" w:space="0" w:color="auto"/>
                <w:left w:val="none" w:sz="0" w:space="0" w:color="auto"/>
                <w:bottom w:val="none" w:sz="0" w:space="0" w:color="auto"/>
                <w:right w:val="none" w:sz="0" w:space="0" w:color="auto"/>
              </w:divBdr>
            </w:div>
            <w:div w:id="1449357000">
              <w:marLeft w:val="0"/>
              <w:marRight w:val="0"/>
              <w:marTop w:val="0"/>
              <w:marBottom w:val="0"/>
              <w:divBdr>
                <w:top w:val="none" w:sz="0" w:space="0" w:color="auto"/>
                <w:left w:val="none" w:sz="0" w:space="0" w:color="auto"/>
                <w:bottom w:val="none" w:sz="0" w:space="0" w:color="auto"/>
                <w:right w:val="none" w:sz="0" w:space="0" w:color="auto"/>
              </w:divBdr>
            </w:div>
            <w:div w:id="1449541095">
              <w:marLeft w:val="0"/>
              <w:marRight w:val="0"/>
              <w:marTop w:val="0"/>
              <w:marBottom w:val="0"/>
              <w:divBdr>
                <w:top w:val="none" w:sz="0" w:space="0" w:color="auto"/>
                <w:left w:val="none" w:sz="0" w:space="0" w:color="auto"/>
                <w:bottom w:val="none" w:sz="0" w:space="0" w:color="auto"/>
                <w:right w:val="none" w:sz="0" w:space="0" w:color="auto"/>
              </w:divBdr>
            </w:div>
            <w:div w:id="1450052343">
              <w:marLeft w:val="0"/>
              <w:marRight w:val="0"/>
              <w:marTop w:val="0"/>
              <w:marBottom w:val="0"/>
              <w:divBdr>
                <w:top w:val="none" w:sz="0" w:space="0" w:color="auto"/>
                <w:left w:val="none" w:sz="0" w:space="0" w:color="auto"/>
                <w:bottom w:val="none" w:sz="0" w:space="0" w:color="auto"/>
                <w:right w:val="none" w:sz="0" w:space="0" w:color="auto"/>
              </w:divBdr>
            </w:div>
            <w:div w:id="1452552666">
              <w:marLeft w:val="0"/>
              <w:marRight w:val="0"/>
              <w:marTop w:val="0"/>
              <w:marBottom w:val="0"/>
              <w:divBdr>
                <w:top w:val="none" w:sz="0" w:space="0" w:color="auto"/>
                <w:left w:val="none" w:sz="0" w:space="0" w:color="auto"/>
                <w:bottom w:val="none" w:sz="0" w:space="0" w:color="auto"/>
                <w:right w:val="none" w:sz="0" w:space="0" w:color="auto"/>
              </w:divBdr>
            </w:div>
            <w:div w:id="1453473610">
              <w:marLeft w:val="0"/>
              <w:marRight w:val="0"/>
              <w:marTop w:val="0"/>
              <w:marBottom w:val="0"/>
              <w:divBdr>
                <w:top w:val="none" w:sz="0" w:space="0" w:color="auto"/>
                <w:left w:val="none" w:sz="0" w:space="0" w:color="auto"/>
                <w:bottom w:val="none" w:sz="0" w:space="0" w:color="auto"/>
                <w:right w:val="none" w:sz="0" w:space="0" w:color="auto"/>
              </w:divBdr>
            </w:div>
            <w:div w:id="1455368351">
              <w:marLeft w:val="0"/>
              <w:marRight w:val="0"/>
              <w:marTop w:val="0"/>
              <w:marBottom w:val="0"/>
              <w:divBdr>
                <w:top w:val="none" w:sz="0" w:space="0" w:color="auto"/>
                <w:left w:val="none" w:sz="0" w:space="0" w:color="auto"/>
                <w:bottom w:val="none" w:sz="0" w:space="0" w:color="auto"/>
                <w:right w:val="none" w:sz="0" w:space="0" w:color="auto"/>
              </w:divBdr>
            </w:div>
            <w:div w:id="1465393764">
              <w:marLeft w:val="0"/>
              <w:marRight w:val="0"/>
              <w:marTop w:val="0"/>
              <w:marBottom w:val="0"/>
              <w:divBdr>
                <w:top w:val="none" w:sz="0" w:space="0" w:color="auto"/>
                <w:left w:val="none" w:sz="0" w:space="0" w:color="auto"/>
                <w:bottom w:val="none" w:sz="0" w:space="0" w:color="auto"/>
                <w:right w:val="none" w:sz="0" w:space="0" w:color="auto"/>
              </w:divBdr>
            </w:div>
            <w:div w:id="1467505192">
              <w:marLeft w:val="0"/>
              <w:marRight w:val="0"/>
              <w:marTop w:val="0"/>
              <w:marBottom w:val="0"/>
              <w:divBdr>
                <w:top w:val="none" w:sz="0" w:space="0" w:color="auto"/>
                <w:left w:val="none" w:sz="0" w:space="0" w:color="auto"/>
                <w:bottom w:val="none" w:sz="0" w:space="0" w:color="auto"/>
                <w:right w:val="none" w:sz="0" w:space="0" w:color="auto"/>
              </w:divBdr>
            </w:div>
            <w:div w:id="1471747415">
              <w:marLeft w:val="0"/>
              <w:marRight w:val="0"/>
              <w:marTop w:val="0"/>
              <w:marBottom w:val="0"/>
              <w:divBdr>
                <w:top w:val="none" w:sz="0" w:space="0" w:color="auto"/>
                <w:left w:val="none" w:sz="0" w:space="0" w:color="auto"/>
                <w:bottom w:val="none" w:sz="0" w:space="0" w:color="auto"/>
                <w:right w:val="none" w:sz="0" w:space="0" w:color="auto"/>
              </w:divBdr>
            </w:div>
            <w:div w:id="1472135395">
              <w:marLeft w:val="0"/>
              <w:marRight w:val="0"/>
              <w:marTop w:val="0"/>
              <w:marBottom w:val="0"/>
              <w:divBdr>
                <w:top w:val="none" w:sz="0" w:space="0" w:color="auto"/>
                <w:left w:val="none" w:sz="0" w:space="0" w:color="auto"/>
                <w:bottom w:val="none" w:sz="0" w:space="0" w:color="auto"/>
                <w:right w:val="none" w:sz="0" w:space="0" w:color="auto"/>
              </w:divBdr>
            </w:div>
            <w:div w:id="1472291138">
              <w:marLeft w:val="0"/>
              <w:marRight w:val="0"/>
              <w:marTop w:val="0"/>
              <w:marBottom w:val="0"/>
              <w:divBdr>
                <w:top w:val="none" w:sz="0" w:space="0" w:color="auto"/>
                <w:left w:val="none" w:sz="0" w:space="0" w:color="auto"/>
                <w:bottom w:val="none" w:sz="0" w:space="0" w:color="auto"/>
                <w:right w:val="none" w:sz="0" w:space="0" w:color="auto"/>
              </w:divBdr>
            </w:div>
            <w:div w:id="1474908219">
              <w:marLeft w:val="0"/>
              <w:marRight w:val="0"/>
              <w:marTop w:val="0"/>
              <w:marBottom w:val="0"/>
              <w:divBdr>
                <w:top w:val="none" w:sz="0" w:space="0" w:color="auto"/>
                <w:left w:val="none" w:sz="0" w:space="0" w:color="auto"/>
                <w:bottom w:val="none" w:sz="0" w:space="0" w:color="auto"/>
                <w:right w:val="none" w:sz="0" w:space="0" w:color="auto"/>
              </w:divBdr>
            </w:div>
            <w:div w:id="1474980702">
              <w:marLeft w:val="0"/>
              <w:marRight w:val="0"/>
              <w:marTop w:val="0"/>
              <w:marBottom w:val="0"/>
              <w:divBdr>
                <w:top w:val="none" w:sz="0" w:space="0" w:color="auto"/>
                <w:left w:val="none" w:sz="0" w:space="0" w:color="auto"/>
                <w:bottom w:val="none" w:sz="0" w:space="0" w:color="auto"/>
                <w:right w:val="none" w:sz="0" w:space="0" w:color="auto"/>
              </w:divBdr>
            </w:div>
            <w:div w:id="1478255016">
              <w:marLeft w:val="0"/>
              <w:marRight w:val="0"/>
              <w:marTop w:val="0"/>
              <w:marBottom w:val="0"/>
              <w:divBdr>
                <w:top w:val="none" w:sz="0" w:space="0" w:color="auto"/>
                <w:left w:val="none" w:sz="0" w:space="0" w:color="auto"/>
                <w:bottom w:val="none" w:sz="0" w:space="0" w:color="auto"/>
                <w:right w:val="none" w:sz="0" w:space="0" w:color="auto"/>
              </w:divBdr>
            </w:div>
            <w:div w:id="1478767698">
              <w:marLeft w:val="0"/>
              <w:marRight w:val="0"/>
              <w:marTop w:val="0"/>
              <w:marBottom w:val="0"/>
              <w:divBdr>
                <w:top w:val="none" w:sz="0" w:space="0" w:color="auto"/>
                <w:left w:val="none" w:sz="0" w:space="0" w:color="auto"/>
                <w:bottom w:val="none" w:sz="0" w:space="0" w:color="auto"/>
                <w:right w:val="none" w:sz="0" w:space="0" w:color="auto"/>
              </w:divBdr>
            </w:div>
            <w:div w:id="1486359752">
              <w:marLeft w:val="0"/>
              <w:marRight w:val="0"/>
              <w:marTop w:val="0"/>
              <w:marBottom w:val="0"/>
              <w:divBdr>
                <w:top w:val="none" w:sz="0" w:space="0" w:color="auto"/>
                <w:left w:val="none" w:sz="0" w:space="0" w:color="auto"/>
                <w:bottom w:val="none" w:sz="0" w:space="0" w:color="auto"/>
                <w:right w:val="none" w:sz="0" w:space="0" w:color="auto"/>
              </w:divBdr>
            </w:div>
            <w:div w:id="1488285948">
              <w:marLeft w:val="0"/>
              <w:marRight w:val="0"/>
              <w:marTop w:val="0"/>
              <w:marBottom w:val="0"/>
              <w:divBdr>
                <w:top w:val="none" w:sz="0" w:space="0" w:color="auto"/>
                <w:left w:val="none" w:sz="0" w:space="0" w:color="auto"/>
                <w:bottom w:val="none" w:sz="0" w:space="0" w:color="auto"/>
                <w:right w:val="none" w:sz="0" w:space="0" w:color="auto"/>
              </w:divBdr>
            </w:div>
            <w:div w:id="1489859560">
              <w:marLeft w:val="0"/>
              <w:marRight w:val="0"/>
              <w:marTop w:val="0"/>
              <w:marBottom w:val="0"/>
              <w:divBdr>
                <w:top w:val="none" w:sz="0" w:space="0" w:color="auto"/>
                <w:left w:val="none" w:sz="0" w:space="0" w:color="auto"/>
                <w:bottom w:val="none" w:sz="0" w:space="0" w:color="auto"/>
                <w:right w:val="none" w:sz="0" w:space="0" w:color="auto"/>
              </w:divBdr>
            </w:div>
            <w:div w:id="1497451398">
              <w:marLeft w:val="0"/>
              <w:marRight w:val="0"/>
              <w:marTop w:val="0"/>
              <w:marBottom w:val="0"/>
              <w:divBdr>
                <w:top w:val="none" w:sz="0" w:space="0" w:color="auto"/>
                <w:left w:val="none" w:sz="0" w:space="0" w:color="auto"/>
                <w:bottom w:val="none" w:sz="0" w:space="0" w:color="auto"/>
                <w:right w:val="none" w:sz="0" w:space="0" w:color="auto"/>
              </w:divBdr>
            </w:div>
            <w:div w:id="1503542884">
              <w:marLeft w:val="0"/>
              <w:marRight w:val="0"/>
              <w:marTop w:val="0"/>
              <w:marBottom w:val="0"/>
              <w:divBdr>
                <w:top w:val="none" w:sz="0" w:space="0" w:color="auto"/>
                <w:left w:val="none" w:sz="0" w:space="0" w:color="auto"/>
                <w:bottom w:val="none" w:sz="0" w:space="0" w:color="auto"/>
                <w:right w:val="none" w:sz="0" w:space="0" w:color="auto"/>
              </w:divBdr>
            </w:div>
            <w:div w:id="1503617329">
              <w:marLeft w:val="0"/>
              <w:marRight w:val="0"/>
              <w:marTop w:val="0"/>
              <w:marBottom w:val="0"/>
              <w:divBdr>
                <w:top w:val="none" w:sz="0" w:space="0" w:color="auto"/>
                <w:left w:val="none" w:sz="0" w:space="0" w:color="auto"/>
                <w:bottom w:val="none" w:sz="0" w:space="0" w:color="auto"/>
                <w:right w:val="none" w:sz="0" w:space="0" w:color="auto"/>
              </w:divBdr>
            </w:div>
            <w:div w:id="1503621588">
              <w:marLeft w:val="0"/>
              <w:marRight w:val="0"/>
              <w:marTop w:val="0"/>
              <w:marBottom w:val="0"/>
              <w:divBdr>
                <w:top w:val="none" w:sz="0" w:space="0" w:color="auto"/>
                <w:left w:val="none" w:sz="0" w:space="0" w:color="auto"/>
                <w:bottom w:val="none" w:sz="0" w:space="0" w:color="auto"/>
                <w:right w:val="none" w:sz="0" w:space="0" w:color="auto"/>
              </w:divBdr>
            </w:div>
            <w:div w:id="1503817926">
              <w:marLeft w:val="0"/>
              <w:marRight w:val="0"/>
              <w:marTop w:val="0"/>
              <w:marBottom w:val="0"/>
              <w:divBdr>
                <w:top w:val="none" w:sz="0" w:space="0" w:color="auto"/>
                <w:left w:val="none" w:sz="0" w:space="0" w:color="auto"/>
                <w:bottom w:val="none" w:sz="0" w:space="0" w:color="auto"/>
                <w:right w:val="none" w:sz="0" w:space="0" w:color="auto"/>
              </w:divBdr>
            </w:div>
            <w:div w:id="1504316021">
              <w:marLeft w:val="0"/>
              <w:marRight w:val="0"/>
              <w:marTop w:val="0"/>
              <w:marBottom w:val="0"/>
              <w:divBdr>
                <w:top w:val="none" w:sz="0" w:space="0" w:color="auto"/>
                <w:left w:val="none" w:sz="0" w:space="0" w:color="auto"/>
                <w:bottom w:val="none" w:sz="0" w:space="0" w:color="auto"/>
                <w:right w:val="none" w:sz="0" w:space="0" w:color="auto"/>
              </w:divBdr>
            </w:div>
            <w:div w:id="1507137605">
              <w:marLeft w:val="0"/>
              <w:marRight w:val="0"/>
              <w:marTop w:val="0"/>
              <w:marBottom w:val="0"/>
              <w:divBdr>
                <w:top w:val="none" w:sz="0" w:space="0" w:color="auto"/>
                <w:left w:val="none" w:sz="0" w:space="0" w:color="auto"/>
                <w:bottom w:val="none" w:sz="0" w:space="0" w:color="auto"/>
                <w:right w:val="none" w:sz="0" w:space="0" w:color="auto"/>
              </w:divBdr>
            </w:div>
            <w:div w:id="1508246486">
              <w:marLeft w:val="0"/>
              <w:marRight w:val="0"/>
              <w:marTop w:val="0"/>
              <w:marBottom w:val="0"/>
              <w:divBdr>
                <w:top w:val="none" w:sz="0" w:space="0" w:color="auto"/>
                <w:left w:val="none" w:sz="0" w:space="0" w:color="auto"/>
                <w:bottom w:val="none" w:sz="0" w:space="0" w:color="auto"/>
                <w:right w:val="none" w:sz="0" w:space="0" w:color="auto"/>
              </w:divBdr>
            </w:div>
            <w:div w:id="1511486141">
              <w:marLeft w:val="0"/>
              <w:marRight w:val="0"/>
              <w:marTop w:val="360"/>
              <w:marBottom w:val="0"/>
              <w:divBdr>
                <w:top w:val="single" w:sz="6" w:space="0" w:color="auto"/>
                <w:left w:val="single" w:sz="6" w:space="0" w:color="auto"/>
                <w:bottom w:val="single" w:sz="6" w:space="0" w:color="auto"/>
                <w:right w:val="single" w:sz="6" w:space="0" w:color="auto"/>
              </w:divBdr>
            </w:div>
            <w:div w:id="1511795933">
              <w:marLeft w:val="0"/>
              <w:marRight w:val="0"/>
              <w:marTop w:val="0"/>
              <w:marBottom w:val="0"/>
              <w:divBdr>
                <w:top w:val="none" w:sz="0" w:space="0" w:color="auto"/>
                <w:left w:val="none" w:sz="0" w:space="0" w:color="auto"/>
                <w:bottom w:val="none" w:sz="0" w:space="0" w:color="auto"/>
                <w:right w:val="none" w:sz="0" w:space="0" w:color="auto"/>
              </w:divBdr>
            </w:div>
            <w:div w:id="1517385235">
              <w:marLeft w:val="0"/>
              <w:marRight w:val="0"/>
              <w:marTop w:val="0"/>
              <w:marBottom w:val="0"/>
              <w:divBdr>
                <w:top w:val="none" w:sz="0" w:space="0" w:color="auto"/>
                <w:left w:val="none" w:sz="0" w:space="0" w:color="auto"/>
                <w:bottom w:val="none" w:sz="0" w:space="0" w:color="auto"/>
                <w:right w:val="none" w:sz="0" w:space="0" w:color="auto"/>
              </w:divBdr>
            </w:div>
            <w:div w:id="1517695276">
              <w:marLeft w:val="0"/>
              <w:marRight w:val="0"/>
              <w:marTop w:val="0"/>
              <w:marBottom w:val="0"/>
              <w:divBdr>
                <w:top w:val="none" w:sz="0" w:space="0" w:color="auto"/>
                <w:left w:val="none" w:sz="0" w:space="0" w:color="auto"/>
                <w:bottom w:val="none" w:sz="0" w:space="0" w:color="auto"/>
                <w:right w:val="none" w:sz="0" w:space="0" w:color="auto"/>
              </w:divBdr>
            </w:div>
            <w:div w:id="1517959630">
              <w:marLeft w:val="0"/>
              <w:marRight w:val="0"/>
              <w:marTop w:val="0"/>
              <w:marBottom w:val="0"/>
              <w:divBdr>
                <w:top w:val="none" w:sz="0" w:space="0" w:color="auto"/>
                <w:left w:val="none" w:sz="0" w:space="0" w:color="auto"/>
                <w:bottom w:val="none" w:sz="0" w:space="0" w:color="auto"/>
                <w:right w:val="none" w:sz="0" w:space="0" w:color="auto"/>
              </w:divBdr>
            </w:div>
            <w:div w:id="1518076704">
              <w:marLeft w:val="0"/>
              <w:marRight w:val="0"/>
              <w:marTop w:val="0"/>
              <w:marBottom w:val="0"/>
              <w:divBdr>
                <w:top w:val="none" w:sz="0" w:space="0" w:color="auto"/>
                <w:left w:val="none" w:sz="0" w:space="0" w:color="auto"/>
                <w:bottom w:val="none" w:sz="0" w:space="0" w:color="auto"/>
                <w:right w:val="none" w:sz="0" w:space="0" w:color="auto"/>
              </w:divBdr>
            </w:div>
            <w:div w:id="1518352483">
              <w:marLeft w:val="0"/>
              <w:marRight w:val="0"/>
              <w:marTop w:val="0"/>
              <w:marBottom w:val="0"/>
              <w:divBdr>
                <w:top w:val="none" w:sz="0" w:space="0" w:color="auto"/>
                <w:left w:val="none" w:sz="0" w:space="0" w:color="auto"/>
                <w:bottom w:val="none" w:sz="0" w:space="0" w:color="auto"/>
                <w:right w:val="none" w:sz="0" w:space="0" w:color="auto"/>
              </w:divBdr>
            </w:div>
            <w:div w:id="1520970281">
              <w:marLeft w:val="0"/>
              <w:marRight w:val="0"/>
              <w:marTop w:val="0"/>
              <w:marBottom w:val="0"/>
              <w:divBdr>
                <w:top w:val="none" w:sz="0" w:space="0" w:color="auto"/>
                <w:left w:val="none" w:sz="0" w:space="0" w:color="auto"/>
                <w:bottom w:val="none" w:sz="0" w:space="0" w:color="auto"/>
                <w:right w:val="none" w:sz="0" w:space="0" w:color="auto"/>
              </w:divBdr>
            </w:div>
            <w:div w:id="1521045810">
              <w:marLeft w:val="0"/>
              <w:marRight w:val="0"/>
              <w:marTop w:val="0"/>
              <w:marBottom w:val="0"/>
              <w:divBdr>
                <w:top w:val="none" w:sz="0" w:space="0" w:color="auto"/>
                <w:left w:val="none" w:sz="0" w:space="0" w:color="auto"/>
                <w:bottom w:val="none" w:sz="0" w:space="0" w:color="auto"/>
                <w:right w:val="none" w:sz="0" w:space="0" w:color="auto"/>
              </w:divBdr>
            </w:div>
            <w:div w:id="1521314138">
              <w:marLeft w:val="0"/>
              <w:marRight w:val="0"/>
              <w:marTop w:val="0"/>
              <w:marBottom w:val="0"/>
              <w:divBdr>
                <w:top w:val="none" w:sz="0" w:space="0" w:color="auto"/>
                <w:left w:val="none" w:sz="0" w:space="0" w:color="auto"/>
                <w:bottom w:val="none" w:sz="0" w:space="0" w:color="auto"/>
                <w:right w:val="none" w:sz="0" w:space="0" w:color="auto"/>
              </w:divBdr>
            </w:div>
            <w:div w:id="1522009053">
              <w:marLeft w:val="0"/>
              <w:marRight w:val="0"/>
              <w:marTop w:val="0"/>
              <w:marBottom w:val="0"/>
              <w:divBdr>
                <w:top w:val="none" w:sz="0" w:space="0" w:color="auto"/>
                <w:left w:val="none" w:sz="0" w:space="0" w:color="auto"/>
                <w:bottom w:val="none" w:sz="0" w:space="0" w:color="auto"/>
                <w:right w:val="none" w:sz="0" w:space="0" w:color="auto"/>
              </w:divBdr>
            </w:div>
            <w:div w:id="1522280354">
              <w:marLeft w:val="0"/>
              <w:marRight w:val="0"/>
              <w:marTop w:val="0"/>
              <w:marBottom w:val="0"/>
              <w:divBdr>
                <w:top w:val="none" w:sz="0" w:space="0" w:color="auto"/>
                <w:left w:val="none" w:sz="0" w:space="0" w:color="auto"/>
                <w:bottom w:val="none" w:sz="0" w:space="0" w:color="auto"/>
                <w:right w:val="none" w:sz="0" w:space="0" w:color="auto"/>
              </w:divBdr>
            </w:div>
            <w:div w:id="1524049869">
              <w:marLeft w:val="0"/>
              <w:marRight w:val="0"/>
              <w:marTop w:val="0"/>
              <w:marBottom w:val="0"/>
              <w:divBdr>
                <w:top w:val="none" w:sz="0" w:space="0" w:color="auto"/>
                <w:left w:val="none" w:sz="0" w:space="0" w:color="auto"/>
                <w:bottom w:val="none" w:sz="0" w:space="0" w:color="auto"/>
                <w:right w:val="none" w:sz="0" w:space="0" w:color="auto"/>
              </w:divBdr>
            </w:div>
            <w:div w:id="1524125347">
              <w:marLeft w:val="0"/>
              <w:marRight w:val="0"/>
              <w:marTop w:val="0"/>
              <w:marBottom w:val="0"/>
              <w:divBdr>
                <w:top w:val="none" w:sz="0" w:space="0" w:color="auto"/>
                <w:left w:val="none" w:sz="0" w:space="0" w:color="auto"/>
                <w:bottom w:val="none" w:sz="0" w:space="0" w:color="auto"/>
                <w:right w:val="none" w:sz="0" w:space="0" w:color="auto"/>
              </w:divBdr>
            </w:div>
            <w:div w:id="1525287013">
              <w:marLeft w:val="0"/>
              <w:marRight w:val="0"/>
              <w:marTop w:val="0"/>
              <w:marBottom w:val="0"/>
              <w:divBdr>
                <w:top w:val="none" w:sz="0" w:space="0" w:color="auto"/>
                <w:left w:val="none" w:sz="0" w:space="0" w:color="auto"/>
                <w:bottom w:val="none" w:sz="0" w:space="0" w:color="auto"/>
                <w:right w:val="none" w:sz="0" w:space="0" w:color="auto"/>
              </w:divBdr>
            </w:div>
            <w:div w:id="1526479694">
              <w:marLeft w:val="0"/>
              <w:marRight w:val="0"/>
              <w:marTop w:val="0"/>
              <w:marBottom w:val="0"/>
              <w:divBdr>
                <w:top w:val="none" w:sz="0" w:space="0" w:color="auto"/>
                <w:left w:val="none" w:sz="0" w:space="0" w:color="auto"/>
                <w:bottom w:val="none" w:sz="0" w:space="0" w:color="auto"/>
                <w:right w:val="none" w:sz="0" w:space="0" w:color="auto"/>
              </w:divBdr>
            </w:div>
            <w:div w:id="1526943619">
              <w:marLeft w:val="0"/>
              <w:marRight w:val="0"/>
              <w:marTop w:val="0"/>
              <w:marBottom w:val="0"/>
              <w:divBdr>
                <w:top w:val="none" w:sz="0" w:space="0" w:color="auto"/>
                <w:left w:val="none" w:sz="0" w:space="0" w:color="auto"/>
                <w:bottom w:val="none" w:sz="0" w:space="0" w:color="auto"/>
                <w:right w:val="none" w:sz="0" w:space="0" w:color="auto"/>
              </w:divBdr>
            </w:div>
            <w:div w:id="1527599111">
              <w:marLeft w:val="0"/>
              <w:marRight w:val="0"/>
              <w:marTop w:val="0"/>
              <w:marBottom w:val="0"/>
              <w:divBdr>
                <w:top w:val="none" w:sz="0" w:space="0" w:color="auto"/>
                <w:left w:val="none" w:sz="0" w:space="0" w:color="auto"/>
                <w:bottom w:val="none" w:sz="0" w:space="0" w:color="auto"/>
                <w:right w:val="none" w:sz="0" w:space="0" w:color="auto"/>
              </w:divBdr>
            </w:div>
            <w:div w:id="1530485756">
              <w:marLeft w:val="0"/>
              <w:marRight w:val="0"/>
              <w:marTop w:val="0"/>
              <w:marBottom w:val="0"/>
              <w:divBdr>
                <w:top w:val="none" w:sz="0" w:space="0" w:color="auto"/>
                <w:left w:val="none" w:sz="0" w:space="0" w:color="auto"/>
                <w:bottom w:val="none" w:sz="0" w:space="0" w:color="auto"/>
                <w:right w:val="none" w:sz="0" w:space="0" w:color="auto"/>
              </w:divBdr>
            </w:div>
            <w:div w:id="1531456480">
              <w:marLeft w:val="0"/>
              <w:marRight w:val="0"/>
              <w:marTop w:val="0"/>
              <w:marBottom w:val="0"/>
              <w:divBdr>
                <w:top w:val="none" w:sz="0" w:space="0" w:color="auto"/>
                <w:left w:val="none" w:sz="0" w:space="0" w:color="auto"/>
                <w:bottom w:val="none" w:sz="0" w:space="0" w:color="auto"/>
                <w:right w:val="none" w:sz="0" w:space="0" w:color="auto"/>
              </w:divBdr>
            </w:div>
            <w:div w:id="1531869887">
              <w:marLeft w:val="0"/>
              <w:marRight w:val="0"/>
              <w:marTop w:val="0"/>
              <w:marBottom w:val="0"/>
              <w:divBdr>
                <w:top w:val="none" w:sz="0" w:space="0" w:color="auto"/>
                <w:left w:val="none" w:sz="0" w:space="0" w:color="auto"/>
                <w:bottom w:val="none" w:sz="0" w:space="0" w:color="auto"/>
                <w:right w:val="none" w:sz="0" w:space="0" w:color="auto"/>
              </w:divBdr>
            </w:div>
            <w:div w:id="1533377381">
              <w:marLeft w:val="0"/>
              <w:marRight w:val="0"/>
              <w:marTop w:val="0"/>
              <w:marBottom w:val="0"/>
              <w:divBdr>
                <w:top w:val="none" w:sz="0" w:space="0" w:color="auto"/>
                <w:left w:val="none" w:sz="0" w:space="0" w:color="auto"/>
                <w:bottom w:val="none" w:sz="0" w:space="0" w:color="auto"/>
                <w:right w:val="none" w:sz="0" w:space="0" w:color="auto"/>
              </w:divBdr>
            </w:div>
            <w:div w:id="1533499373">
              <w:marLeft w:val="0"/>
              <w:marRight w:val="0"/>
              <w:marTop w:val="0"/>
              <w:marBottom w:val="0"/>
              <w:divBdr>
                <w:top w:val="none" w:sz="0" w:space="0" w:color="auto"/>
                <w:left w:val="none" w:sz="0" w:space="0" w:color="auto"/>
                <w:bottom w:val="none" w:sz="0" w:space="0" w:color="auto"/>
                <w:right w:val="none" w:sz="0" w:space="0" w:color="auto"/>
              </w:divBdr>
            </w:div>
            <w:div w:id="1534268546">
              <w:marLeft w:val="0"/>
              <w:marRight w:val="0"/>
              <w:marTop w:val="0"/>
              <w:marBottom w:val="0"/>
              <w:divBdr>
                <w:top w:val="none" w:sz="0" w:space="0" w:color="auto"/>
                <w:left w:val="none" w:sz="0" w:space="0" w:color="auto"/>
                <w:bottom w:val="none" w:sz="0" w:space="0" w:color="auto"/>
                <w:right w:val="none" w:sz="0" w:space="0" w:color="auto"/>
              </w:divBdr>
            </w:div>
            <w:div w:id="1536387072">
              <w:marLeft w:val="0"/>
              <w:marRight w:val="0"/>
              <w:marTop w:val="0"/>
              <w:marBottom w:val="0"/>
              <w:divBdr>
                <w:top w:val="none" w:sz="0" w:space="0" w:color="auto"/>
                <w:left w:val="none" w:sz="0" w:space="0" w:color="auto"/>
                <w:bottom w:val="none" w:sz="0" w:space="0" w:color="auto"/>
                <w:right w:val="none" w:sz="0" w:space="0" w:color="auto"/>
              </w:divBdr>
            </w:div>
            <w:div w:id="1538658368">
              <w:marLeft w:val="0"/>
              <w:marRight w:val="0"/>
              <w:marTop w:val="0"/>
              <w:marBottom w:val="0"/>
              <w:divBdr>
                <w:top w:val="none" w:sz="0" w:space="0" w:color="auto"/>
                <w:left w:val="none" w:sz="0" w:space="0" w:color="auto"/>
                <w:bottom w:val="none" w:sz="0" w:space="0" w:color="auto"/>
                <w:right w:val="none" w:sz="0" w:space="0" w:color="auto"/>
              </w:divBdr>
            </w:div>
            <w:div w:id="1540777189">
              <w:marLeft w:val="0"/>
              <w:marRight w:val="0"/>
              <w:marTop w:val="0"/>
              <w:marBottom w:val="0"/>
              <w:divBdr>
                <w:top w:val="none" w:sz="0" w:space="0" w:color="auto"/>
                <w:left w:val="none" w:sz="0" w:space="0" w:color="auto"/>
                <w:bottom w:val="none" w:sz="0" w:space="0" w:color="auto"/>
                <w:right w:val="none" w:sz="0" w:space="0" w:color="auto"/>
              </w:divBdr>
            </w:div>
            <w:div w:id="1540900961">
              <w:marLeft w:val="0"/>
              <w:marRight w:val="0"/>
              <w:marTop w:val="0"/>
              <w:marBottom w:val="0"/>
              <w:divBdr>
                <w:top w:val="none" w:sz="0" w:space="0" w:color="auto"/>
                <w:left w:val="none" w:sz="0" w:space="0" w:color="auto"/>
                <w:bottom w:val="none" w:sz="0" w:space="0" w:color="auto"/>
                <w:right w:val="none" w:sz="0" w:space="0" w:color="auto"/>
              </w:divBdr>
            </w:div>
            <w:div w:id="1541556092">
              <w:marLeft w:val="0"/>
              <w:marRight w:val="0"/>
              <w:marTop w:val="0"/>
              <w:marBottom w:val="0"/>
              <w:divBdr>
                <w:top w:val="none" w:sz="0" w:space="0" w:color="auto"/>
                <w:left w:val="none" w:sz="0" w:space="0" w:color="auto"/>
                <w:bottom w:val="none" w:sz="0" w:space="0" w:color="auto"/>
                <w:right w:val="none" w:sz="0" w:space="0" w:color="auto"/>
              </w:divBdr>
            </w:div>
            <w:div w:id="1542472882">
              <w:marLeft w:val="0"/>
              <w:marRight w:val="0"/>
              <w:marTop w:val="0"/>
              <w:marBottom w:val="0"/>
              <w:divBdr>
                <w:top w:val="none" w:sz="0" w:space="0" w:color="auto"/>
                <w:left w:val="none" w:sz="0" w:space="0" w:color="auto"/>
                <w:bottom w:val="none" w:sz="0" w:space="0" w:color="auto"/>
                <w:right w:val="none" w:sz="0" w:space="0" w:color="auto"/>
              </w:divBdr>
            </w:div>
            <w:div w:id="1543781653">
              <w:marLeft w:val="0"/>
              <w:marRight w:val="0"/>
              <w:marTop w:val="0"/>
              <w:marBottom w:val="0"/>
              <w:divBdr>
                <w:top w:val="none" w:sz="0" w:space="0" w:color="auto"/>
                <w:left w:val="none" w:sz="0" w:space="0" w:color="auto"/>
                <w:bottom w:val="none" w:sz="0" w:space="0" w:color="auto"/>
                <w:right w:val="none" w:sz="0" w:space="0" w:color="auto"/>
              </w:divBdr>
            </w:div>
            <w:div w:id="1547179740">
              <w:marLeft w:val="0"/>
              <w:marRight w:val="0"/>
              <w:marTop w:val="0"/>
              <w:marBottom w:val="0"/>
              <w:divBdr>
                <w:top w:val="none" w:sz="0" w:space="0" w:color="auto"/>
                <w:left w:val="none" w:sz="0" w:space="0" w:color="auto"/>
                <w:bottom w:val="none" w:sz="0" w:space="0" w:color="auto"/>
                <w:right w:val="none" w:sz="0" w:space="0" w:color="auto"/>
              </w:divBdr>
            </w:div>
            <w:div w:id="1548180868">
              <w:marLeft w:val="0"/>
              <w:marRight w:val="0"/>
              <w:marTop w:val="0"/>
              <w:marBottom w:val="0"/>
              <w:divBdr>
                <w:top w:val="none" w:sz="0" w:space="0" w:color="auto"/>
                <w:left w:val="none" w:sz="0" w:space="0" w:color="auto"/>
                <w:bottom w:val="none" w:sz="0" w:space="0" w:color="auto"/>
                <w:right w:val="none" w:sz="0" w:space="0" w:color="auto"/>
              </w:divBdr>
            </w:div>
            <w:div w:id="1549804778">
              <w:marLeft w:val="0"/>
              <w:marRight w:val="0"/>
              <w:marTop w:val="0"/>
              <w:marBottom w:val="0"/>
              <w:divBdr>
                <w:top w:val="none" w:sz="0" w:space="0" w:color="auto"/>
                <w:left w:val="none" w:sz="0" w:space="0" w:color="auto"/>
                <w:bottom w:val="none" w:sz="0" w:space="0" w:color="auto"/>
                <w:right w:val="none" w:sz="0" w:space="0" w:color="auto"/>
              </w:divBdr>
            </w:div>
            <w:div w:id="1552158911">
              <w:marLeft w:val="0"/>
              <w:marRight w:val="0"/>
              <w:marTop w:val="0"/>
              <w:marBottom w:val="0"/>
              <w:divBdr>
                <w:top w:val="none" w:sz="0" w:space="0" w:color="auto"/>
                <w:left w:val="none" w:sz="0" w:space="0" w:color="auto"/>
                <w:bottom w:val="none" w:sz="0" w:space="0" w:color="auto"/>
                <w:right w:val="none" w:sz="0" w:space="0" w:color="auto"/>
              </w:divBdr>
            </w:div>
            <w:div w:id="1552691113">
              <w:marLeft w:val="0"/>
              <w:marRight w:val="0"/>
              <w:marTop w:val="0"/>
              <w:marBottom w:val="0"/>
              <w:divBdr>
                <w:top w:val="none" w:sz="0" w:space="0" w:color="auto"/>
                <w:left w:val="none" w:sz="0" w:space="0" w:color="auto"/>
                <w:bottom w:val="none" w:sz="0" w:space="0" w:color="auto"/>
                <w:right w:val="none" w:sz="0" w:space="0" w:color="auto"/>
              </w:divBdr>
            </w:div>
            <w:div w:id="1552813371">
              <w:marLeft w:val="0"/>
              <w:marRight w:val="0"/>
              <w:marTop w:val="0"/>
              <w:marBottom w:val="0"/>
              <w:divBdr>
                <w:top w:val="none" w:sz="0" w:space="0" w:color="auto"/>
                <w:left w:val="none" w:sz="0" w:space="0" w:color="auto"/>
                <w:bottom w:val="none" w:sz="0" w:space="0" w:color="auto"/>
                <w:right w:val="none" w:sz="0" w:space="0" w:color="auto"/>
              </w:divBdr>
            </w:div>
            <w:div w:id="1555581321">
              <w:marLeft w:val="0"/>
              <w:marRight w:val="0"/>
              <w:marTop w:val="0"/>
              <w:marBottom w:val="0"/>
              <w:divBdr>
                <w:top w:val="none" w:sz="0" w:space="0" w:color="auto"/>
                <w:left w:val="none" w:sz="0" w:space="0" w:color="auto"/>
                <w:bottom w:val="none" w:sz="0" w:space="0" w:color="auto"/>
                <w:right w:val="none" w:sz="0" w:space="0" w:color="auto"/>
              </w:divBdr>
            </w:div>
            <w:div w:id="1558936336">
              <w:marLeft w:val="0"/>
              <w:marRight w:val="0"/>
              <w:marTop w:val="0"/>
              <w:marBottom w:val="0"/>
              <w:divBdr>
                <w:top w:val="none" w:sz="0" w:space="0" w:color="auto"/>
                <w:left w:val="none" w:sz="0" w:space="0" w:color="auto"/>
                <w:bottom w:val="none" w:sz="0" w:space="0" w:color="auto"/>
                <w:right w:val="none" w:sz="0" w:space="0" w:color="auto"/>
              </w:divBdr>
            </w:div>
            <w:div w:id="1559392533">
              <w:marLeft w:val="0"/>
              <w:marRight w:val="0"/>
              <w:marTop w:val="0"/>
              <w:marBottom w:val="0"/>
              <w:divBdr>
                <w:top w:val="none" w:sz="0" w:space="0" w:color="auto"/>
                <w:left w:val="none" w:sz="0" w:space="0" w:color="auto"/>
                <w:bottom w:val="none" w:sz="0" w:space="0" w:color="auto"/>
                <w:right w:val="none" w:sz="0" w:space="0" w:color="auto"/>
              </w:divBdr>
            </w:div>
            <w:div w:id="1559895373">
              <w:marLeft w:val="0"/>
              <w:marRight w:val="0"/>
              <w:marTop w:val="0"/>
              <w:marBottom w:val="0"/>
              <w:divBdr>
                <w:top w:val="none" w:sz="0" w:space="0" w:color="auto"/>
                <w:left w:val="none" w:sz="0" w:space="0" w:color="auto"/>
                <w:bottom w:val="none" w:sz="0" w:space="0" w:color="auto"/>
                <w:right w:val="none" w:sz="0" w:space="0" w:color="auto"/>
              </w:divBdr>
            </w:div>
            <w:div w:id="1561091092">
              <w:marLeft w:val="0"/>
              <w:marRight w:val="0"/>
              <w:marTop w:val="0"/>
              <w:marBottom w:val="0"/>
              <w:divBdr>
                <w:top w:val="none" w:sz="0" w:space="0" w:color="auto"/>
                <w:left w:val="none" w:sz="0" w:space="0" w:color="auto"/>
                <w:bottom w:val="none" w:sz="0" w:space="0" w:color="auto"/>
                <w:right w:val="none" w:sz="0" w:space="0" w:color="auto"/>
              </w:divBdr>
            </w:div>
            <w:div w:id="1568493322">
              <w:marLeft w:val="0"/>
              <w:marRight w:val="0"/>
              <w:marTop w:val="0"/>
              <w:marBottom w:val="0"/>
              <w:divBdr>
                <w:top w:val="none" w:sz="0" w:space="0" w:color="auto"/>
                <w:left w:val="none" w:sz="0" w:space="0" w:color="auto"/>
                <w:bottom w:val="none" w:sz="0" w:space="0" w:color="auto"/>
                <w:right w:val="none" w:sz="0" w:space="0" w:color="auto"/>
              </w:divBdr>
            </w:div>
            <w:div w:id="1568877884">
              <w:marLeft w:val="0"/>
              <w:marRight w:val="0"/>
              <w:marTop w:val="0"/>
              <w:marBottom w:val="0"/>
              <w:divBdr>
                <w:top w:val="none" w:sz="0" w:space="0" w:color="auto"/>
                <w:left w:val="none" w:sz="0" w:space="0" w:color="auto"/>
                <w:bottom w:val="none" w:sz="0" w:space="0" w:color="auto"/>
                <w:right w:val="none" w:sz="0" w:space="0" w:color="auto"/>
              </w:divBdr>
            </w:div>
            <w:div w:id="1569807521">
              <w:marLeft w:val="0"/>
              <w:marRight w:val="0"/>
              <w:marTop w:val="0"/>
              <w:marBottom w:val="0"/>
              <w:divBdr>
                <w:top w:val="none" w:sz="0" w:space="0" w:color="auto"/>
                <w:left w:val="none" w:sz="0" w:space="0" w:color="auto"/>
                <w:bottom w:val="none" w:sz="0" w:space="0" w:color="auto"/>
                <w:right w:val="none" w:sz="0" w:space="0" w:color="auto"/>
              </w:divBdr>
            </w:div>
            <w:div w:id="1570843367">
              <w:marLeft w:val="0"/>
              <w:marRight w:val="0"/>
              <w:marTop w:val="0"/>
              <w:marBottom w:val="0"/>
              <w:divBdr>
                <w:top w:val="none" w:sz="0" w:space="0" w:color="auto"/>
                <w:left w:val="none" w:sz="0" w:space="0" w:color="auto"/>
                <w:bottom w:val="none" w:sz="0" w:space="0" w:color="auto"/>
                <w:right w:val="none" w:sz="0" w:space="0" w:color="auto"/>
              </w:divBdr>
            </w:div>
            <w:div w:id="1571380030">
              <w:marLeft w:val="0"/>
              <w:marRight w:val="0"/>
              <w:marTop w:val="0"/>
              <w:marBottom w:val="0"/>
              <w:divBdr>
                <w:top w:val="none" w:sz="0" w:space="0" w:color="auto"/>
                <w:left w:val="none" w:sz="0" w:space="0" w:color="auto"/>
                <w:bottom w:val="none" w:sz="0" w:space="0" w:color="auto"/>
                <w:right w:val="none" w:sz="0" w:space="0" w:color="auto"/>
              </w:divBdr>
            </w:div>
            <w:div w:id="1573539451">
              <w:marLeft w:val="0"/>
              <w:marRight w:val="0"/>
              <w:marTop w:val="0"/>
              <w:marBottom w:val="0"/>
              <w:divBdr>
                <w:top w:val="none" w:sz="0" w:space="0" w:color="auto"/>
                <w:left w:val="none" w:sz="0" w:space="0" w:color="auto"/>
                <w:bottom w:val="none" w:sz="0" w:space="0" w:color="auto"/>
                <w:right w:val="none" w:sz="0" w:space="0" w:color="auto"/>
              </w:divBdr>
            </w:div>
            <w:div w:id="1573616395">
              <w:marLeft w:val="0"/>
              <w:marRight w:val="0"/>
              <w:marTop w:val="0"/>
              <w:marBottom w:val="0"/>
              <w:divBdr>
                <w:top w:val="none" w:sz="0" w:space="0" w:color="auto"/>
                <w:left w:val="none" w:sz="0" w:space="0" w:color="auto"/>
                <w:bottom w:val="none" w:sz="0" w:space="0" w:color="auto"/>
                <w:right w:val="none" w:sz="0" w:space="0" w:color="auto"/>
              </w:divBdr>
            </w:div>
            <w:div w:id="1575161557">
              <w:marLeft w:val="0"/>
              <w:marRight w:val="0"/>
              <w:marTop w:val="0"/>
              <w:marBottom w:val="0"/>
              <w:divBdr>
                <w:top w:val="none" w:sz="0" w:space="0" w:color="auto"/>
                <w:left w:val="none" w:sz="0" w:space="0" w:color="auto"/>
                <w:bottom w:val="none" w:sz="0" w:space="0" w:color="auto"/>
                <w:right w:val="none" w:sz="0" w:space="0" w:color="auto"/>
              </w:divBdr>
            </w:div>
            <w:div w:id="1575580031">
              <w:marLeft w:val="0"/>
              <w:marRight w:val="0"/>
              <w:marTop w:val="0"/>
              <w:marBottom w:val="0"/>
              <w:divBdr>
                <w:top w:val="none" w:sz="0" w:space="0" w:color="auto"/>
                <w:left w:val="none" w:sz="0" w:space="0" w:color="auto"/>
                <w:bottom w:val="none" w:sz="0" w:space="0" w:color="auto"/>
                <w:right w:val="none" w:sz="0" w:space="0" w:color="auto"/>
              </w:divBdr>
            </w:div>
            <w:div w:id="1581207434">
              <w:marLeft w:val="0"/>
              <w:marRight w:val="0"/>
              <w:marTop w:val="0"/>
              <w:marBottom w:val="0"/>
              <w:divBdr>
                <w:top w:val="none" w:sz="0" w:space="0" w:color="auto"/>
                <w:left w:val="none" w:sz="0" w:space="0" w:color="auto"/>
                <w:bottom w:val="none" w:sz="0" w:space="0" w:color="auto"/>
                <w:right w:val="none" w:sz="0" w:space="0" w:color="auto"/>
              </w:divBdr>
            </w:div>
            <w:div w:id="1583828397">
              <w:marLeft w:val="0"/>
              <w:marRight w:val="0"/>
              <w:marTop w:val="0"/>
              <w:marBottom w:val="0"/>
              <w:divBdr>
                <w:top w:val="none" w:sz="0" w:space="0" w:color="auto"/>
                <w:left w:val="none" w:sz="0" w:space="0" w:color="auto"/>
                <w:bottom w:val="none" w:sz="0" w:space="0" w:color="auto"/>
                <w:right w:val="none" w:sz="0" w:space="0" w:color="auto"/>
              </w:divBdr>
            </w:div>
            <w:div w:id="1584415174">
              <w:marLeft w:val="0"/>
              <w:marRight w:val="0"/>
              <w:marTop w:val="0"/>
              <w:marBottom w:val="0"/>
              <w:divBdr>
                <w:top w:val="none" w:sz="0" w:space="0" w:color="auto"/>
                <w:left w:val="none" w:sz="0" w:space="0" w:color="auto"/>
                <w:bottom w:val="none" w:sz="0" w:space="0" w:color="auto"/>
                <w:right w:val="none" w:sz="0" w:space="0" w:color="auto"/>
              </w:divBdr>
            </w:div>
            <w:div w:id="1586836710">
              <w:marLeft w:val="0"/>
              <w:marRight w:val="0"/>
              <w:marTop w:val="0"/>
              <w:marBottom w:val="0"/>
              <w:divBdr>
                <w:top w:val="none" w:sz="0" w:space="0" w:color="auto"/>
                <w:left w:val="none" w:sz="0" w:space="0" w:color="auto"/>
                <w:bottom w:val="none" w:sz="0" w:space="0" w:color="auto"/>
                <w:right w:val="none" w:sz="0" w:space="0" w:color="auto"/>
              </w:divBdr>
            </w:div>
            <w:div w:id="1589263804">
              <w:marLeft w:val="0"/>
              <w:marRight w:val="0"/>
              <w:marTop w:val="0"/>
              <w:marBottom w:val="0"/>
              <w:divBdr>
                <w:top w:val="none" w:sz="0" w:space="0" w:color="auto"/>
                <w:left w:val="none" w:sz="0" w:space="0" w:color="auto"/>
                <w:bottom w:val="none" w:sz="0" w:space="0" w:color="auto"/>
                <w:right w:val="none" w:sz="0" w:space="0" w:color="auto"/>
              </w:divBdr>
            </w:div>
            <w:div w:id="1591542835">
              <w:marLeft w:val="0"/>
              <w:marRight w:val="0"/>
              <w:marTop w:val="0"/>
              <w:marBottom w:val="0"/>
              <w:divBdr>
                <w:top w:val="none" w:sz="0" w:space="0" w:color="auto"/>
                <w:left w:val="none" w:sz="0" w:space="0" w:color="auto"/>
                <w:bottom w:val="none" w:sz="0" w:space="0" w:color="auto"/>
                <w:right w:val="none" w:sz="0" w:space="0" w:color="auto"/>
              </w:divBdr>
            </w:div>
            <w:div w:id="1596790885">
              <w:marLeft w:val="0"/>
              <w:marRight w:val="0"/>
              <w:marTop w:val="0"/>
              <w:marBottom w:val="0"/>
              <w:divBdr>
                <w:top w:val="none" w:sz="0" w:space="0" w:color="auto"/>
                <w:left w:val="none" w:sz="0" w:space="0" w:color="auto"/>
                <w:bottom w:val="none" w:sz="0" w:space="0" w:color="auto"/>
                <w:right w:val="none" w:sz="0" w:space="0" w:color="auto"/>
              </w:divBdr>
            </w:div>
            <w:div w:id="1597471535">
              <w:marLeft w:val="0"/>
              <w:marRight w:val="0"/>
              <w:marTop w:val="0"/>
              <w:marBottom w:val="0"/>
              <w:divBdr>
                <w:top w:val="none" w:sz="0" w:space="0" w:color="auto"/>
                <w:left w:val="none" w:sz="0" w:space="0" w:color="auto"/>
                <w:bottom w:val="none" w:sz="0" w:space="0" w:color="auto"/>
                <w:right w:val="none" w:sz="0" w:space="0" w:color="auto"/>
              </w:divBdr>
            </w:div>
            <w:div w:id="1597858810">
              <w:marLeft w:val="0"/>
              <w:marRight w:val="0"/>
              <w:marTop w:val="0"/>
              <w:marBottom w:val="0"/>
              <w:divBdr>
                <w:top w:val="none" w:sz="0" w:space="0" w:color="auto"/>
                <w:left w:val="none" w:sz="0" w:space="0" w:color="auto"/>
                <w:bottom w:val="none" w:sz="0" w:space="0" w:color="auto"/>
                <w:right w:val="none" w:sz="0" w:space="0" w:color="auto"/>
              </w:divBdr>
            </w:div>
            <w:div w:id="1599750197">
              <w:marLeft w:val="0"/>
              <w:marRight w:val="0"/>
              <w:marTop w:val="0"/>
              <w:marBottom w:val="0"/>
              <w:divBdr>
                <w:top w:val="none" w:sz="0" w:space="0" w:color="auto"/>
                <w:left w:val="none" w:sz="0" w:space="0" w:color="auto"/>
                <w:bottom w:val="none" w:sz="0" w:space="0" w:color="auto"/>
                <w:right w:val="none" w:sz="0" w:space="0" w:color="auto"/>
              </w:divBdr>
            </w:div>
            <w:div w:id="1600799391">
              <w:marLeft w:val="0"/>
              <w:marRight w:val="0"/>
              <w:marTop w:val="0"/>
              <w:marBottom w:val="0"/>
              <w:divBdr>
                <w:top w:val="none" w:sz="0" w:space="0" w:color="auto"/>
                <w:left w:val="none" w:sz="0" w:space="0" w:color="auto"/>
                <w:bottom w:val="none" w:sz="0" w:space="0" w:color="auto"/>
                <w:right w:val="none" w:sz="0" w:space="0" w:color="auto"/>
              </w:divBdr>
            </w:div>
            <w:div w:id="1601454605">
              <w:marLeft w:val="0"/>
              <w:marRight w:val="0"/>
              <w:marTop w:val="0"/>
              <w:marBottom w:val="0"/>
              <w:divBdr>
                <w:top w:val="none" w:sz="0" w:space="0" w:color="auto"/>
                <w:left w:val="none" w:sz="0" w:space="0" w:color="auto"/>
                <w:bottom w:val="none" w:sz="0" w:space="0" w:color="auto"/>
                <w:right w:val="none" w:sz="0" w:space="0" w:color="auto"/>
              </w:divBdr>
            </w:div>
            <w:div w:id="1602184807">
              <w:marLeft w:val="0"/>
              <w:marRight w:val="0"/>
              <w:marTop w:val="0"/>
              <w:marBottom w:val="0"/>
              <w:divBdr>
                <w:top w:val="none" w:sz="0" w:space="0" w:color="auto"/>
                <w:left w:val="none" w:sz="0" w:space="0" w:color="auto"/>
                <w:bottom w:val="none" w:sz="0" w:space="0" w:color="auto"/>
                <w:right w:val="none" w:sz="0" w:space="0" w:color="auto"/>
              </w:divBdr>
            </w:div>
            <w:div w:id="1602688547">
              <w:marLeft w:val="0"/>
              <w:marRight w:val="0"/>
              <w:marTop w:val="0"/>
              <w:marBottom w:val="0"/>
              <w:divBdr>
                <w:top w:val="none" w:sz="0" w:space="0" w:color="auto"/>
                <w:left w:val="none" w:sz="0" w:space="0" w:color="auto"/>
                <w:bottom w:val="none" w:sz="0" w:space="0" w:color="auto"/>
                <w:right w:val="none" w:sz="0" w:space="0" w:color="auto"/>
              </w:divBdr>
            </w:div>
            <w:div w:id="1605187649">
              <w:marLeft w:val="0"/>
              <w:marRight w:val="0"/>
              <w:marTop w:val="0"/>
              <w:marBottom w:val="0"/>
              <w:divBdr>
                <w:top w:val="none" w:sz="0" w:space="0" w:color="auto"/>
                <w:left w:val="none" w:sz="0" w:space="0" w:color="auto"/>
                <w:bottom w:val="none" w:sz="0" w:space="0" w:color="auto"/>
                <w:right w:val="none" w:sz="0" w:space="0" w:color="auto"/>
              </w:divBdr>
            </w:div>
            <w:div w:id="1610775705">
              <w:marLeft w:val="0"/>
              <w:marRight w:val="0"/>
              <w:marTop w:val="0"/>
              <w:marBottom w:val="0"/>
              <w:divBdr>
                <w:top w:val="none" w:sz="0" w:space="0" w:color="auto"/>
                <w:left w:val="none" w:sz="0" w:space="0" w:color="auto"/>
                <w:bottom w:val="none" w:sz="0" w:space="0" w:color="auto"/>
                <w:right w:val="none" w:sz="0" w:space="0" w:color="auto"/>
              </w:divBdr>
            </w:div>
            <w:div w:id="1611618952">
              <w:marLeft w:val="0"/>
              <w:marRight w:val="0"/>
              <w:marTop w:val="0"/>
              <w:marBottom w:val="0"/>
              <w:divBdr>
                <w:top w:val="none" w:sz="0" w:space="0" w:color="auto"/>
                <w:left w:val="none" w:sz="0" w:space="0" w:color="auto"/>
                <w:bottom w:val="none" w:sz="0" w:space="0" w:color="auto"/>
                <w:right w:val="none" w:sz="0" w:space="0" w:color="auto"/>
              </w:divBdr>
            </w:div>
            <w:div w:id="1611814605">
              <w:marLeft w:val="0"/>
              <w:marRight w:val="0"/>
              <w:marTop w:val="0"/>
              <w:marBottom w:val="0"/>
              <w:divBdr>
                <w:top w:val="none" w:sz="0" w:space="0" w:color="auto"/>
                <w:left w:val="none" w:sz="0" w:space="0" w:color="auto"/>
                <w:bottom w:val="none" w:sz="0" w:space="0" w:color="auto"/>
                <w:right w:val="none" w:sz="0" w:space="0" w:color="auto"/>
              </w:divBdr>
            </w:div>
            <w:div w:id="1612785467">
              <w:marLeft w:val="0"/>
              <w:marRight w:val="0"/>
              <w:marTop w:val="0"/>
              <w:marBottom w:val="0"/>
              <w:divBdr>
                <w:top w:val="none" w:sz="0" w:space="0" w:color="auto"/>
                <w:left w:val="none" w:sz="0" w:space="0" w:color="auto"/>
                <w:bottom w:val="none" w:sz="0" w:space="0" w:color="auto"/>
                <w:right w:val="none" w:sz="0" w:space="0" w:color="auto"/>
              </w:divBdr>
            </w:div>
            <w:div w:id="1614898124">
              <w:marLeft w:val="0"/>
              <w:marRight w:val="0"/>
              <w:marTop w:val="0"/>
              <w:marBottom w:val="0"/>
              <w:divBdr>
                <w:top w:val="none" w:sz="0" w:space="0" w:color="auto"/>
                <w:left w:val="none" w:sz="0" w:space="0" w:color="auto"/>
                <w:bottom w:val="none" w:sz="0" w:space="0" w:color="auto"/>
                <w:right w:val="none" w:sz="0" w:space="0" w:color="auto"/>
              </w:divBdr>
            </w:div>
            <w:div w:id="1619333141">
              <w:marLeft w:val="0"/>
              <w:marRight w:val="0"/>
              <w:marTop w:val="0"/>
              <w:marBottom w:val="0"/>
              <w:divBdr>
                <w:top w:val="none" w:sz="0" w:space="0" w:color="auto"/>
                <w:left w:val="none" w:sz="0" w:space="0" w:color="auto"/>
                <w:bottom w:val="none" w:sz="0" w:space="0" w:color="auto"/>
                <w:right w:val="none" w:sz="0" w:space="0" w:color="auto"/>
              </w:divBdr>
            </w:div>
            <w:div w:id="1620070369">
              <w:marLeft w:val="0"/>
              <w:marRight w:val="0"/>
              <w:marTop w:val="0"/>
              <w:marBottom w:val="0"/>
              <w:divBdr>
                <w:top w:val="none" w:sz="0" w:space="0" w:color="auto"/>
                <w:left w:val="none" w:sz="0" w:space="0" w:color="auto"/>
                <w:bottom w:val="none" w:sz="0" w:space="0" w:color="auto"/>
                <w:right w:val="none" w:sz="0" w:space="0" w:color="auto"/>
              </w:divBdr>
            </w:div>
            <w:div w:id="1620406050">
              <w:marLeft w:val="0"/>
              <w:marRight w:val="0"/>
              <w:marTop w:val="0"/>
              <w:marBottom w:val="0"/>
              <w:divBdr>
                <w:top w:val="none" w:sz="0" w:space="0" w:color="auto"/>
                <w:left w:val="none" w:sz="0" w:space="0" w:color="auto"/>
                <w:bottom w:val="none" w:sz="0" w:space="0" w:color="auto"/>
                <w:right w:val="none" w:sz="0" w:space="0" w:color="auto"/>
              </w:divBdr>
            </w:div>
            <w:div w:id="1622691156">
              <w:marLeft w:val="0"/>
              <w:marRight w:val="0"/>
              <w:marTop w:val="0"/>
              <w:marBottom w:val="0"/>
              <w:divBdr>
                <w:top w:val="none" w:sz="0" w:space="0" w:color="auto"/>
                <w:left w:val="none" w:sz="0" w:space="0" w:color="auto"/>
                <w:bottom w:val="none" w:sz="0" w:space="0" w:color="auto"/>
                <w:right w:val="none" w:sz="0" w:space="0" w:color="auto"/>
              </w:divBdr>
            </w:div>
            <w:div w:id="1626235397">
              <w:marLeft w:val="0"/>
              <w:marRight w:val="0"/>
              <w:marTop w:val="0"/>
              <w:marBottom w:val="0"/>
              <w:divBdr>
                <w:top w:val="none" w:sz="0" w:space="0" w:color="auto"/>
                <w:left w:val="none" w:sz="0" w:space="0" w:color="auto"/>
                <w:bottom w:val="none" w:sz="0" w:space="0" w:color="auto"/>
                <w:right w:val="none" w:sz="0" w:space="0" w:color="auto"/>
              </w:divBdr>
            </w:div>
            <w:div w:id="1632324051">
              <w:marLeft w:val="0"/>
              <w:marRight w:val="0"/>
              <w:marTop w:val="0"/>
              <w:marBottom w:val="0"/>
              <w:divBdr>
                <w:top w:val="none" w:sz="0" w:space="0" w:color="auto"/>
                <w:left w:val="none" w:sz="0" w:space="0" w:color="auto"/>
                <w:bottom w:val="none" w:sz="0" w:space="0" w:color="auto"/>
                <w:right w:val="none" w:sz="0" w:space="0" w:color="auto"/>
              </w:divBdr>
            </w:div>
            <w:div w:id="1633905012">
              <w:marLeft w:val="0"/>
              <w:marRight w:val="0"/>
              <w:marTop w:val="0"/>
              <w:marBottom w:val="0"/>
              <w:divBdr>
                <w:top w:val="none" w:sz="0" w:space="0" w:color="auto"/>
                <w:left w:val="none" w:sz="0" w:space="0" w:color="auto"/>
                <w:bottom w:val="none" w:sz="0" w:space="0" w:color="auto"/>
                <w:right w:val="none" w:sz="0" w:space="0" w:color="auto"/>
              </w:divBdr>
            </w:div>
            <w:div w:id="1636374451">
              <w:marLeft w:val="0"/>
              <w:marRight w:val="0"/>
              <w:marTop w:val="0"/>
              <w:marBottom w:val="0"/>
              <w:divBdr>
                <w:top w:val="none" w:sz="0" w:space="0" w:color="auto"/>
                <w:left w:val="none" w:sz="0" w:space="0" w:color="auto"/>
                <w:bottom w:val="none" w:sz="0" w:space="0" w:color="auto"/>
                <w:right w:val="none" w:sz="0" w:space="0" w:color="auto"/>
              </w:divBdr>
            </w:div>
            <w:div w:id="1638340470">
              <w:marLeft w:val="0"/>
              <w:marRight w:val="0"/>
              <w:marTop w:val="0"/>
              <w:marBottom w:val="0"/>
              <w:divBdr>
                <w:top w:val="none" w:sz="0" w:space="0" w:color="auto"/>
                <w:left w:val="none" w:sz="0" w:space="0" w:color="auto"/>
                <w:bottom w:val="none" w:sz="0" w:space="0" w:color="auto"/>
                <w:right w:val="none" w:sz="0" w:space="0" w:color="auto"/>
              </w:divBdr>
            </w:div>
            <w:div w:id="1638998404">
              <w:marLeft w:val="0"/>
              <w:marRight w:val="0"/>
              <w:marTop w:val="0"/>
              <w:marBottom w:val="0"/>
              <w:divBdr>
                <w:top w:val="none" w:sz="0" w:space="0" w:color="auto"/>
                <w:left w:val="none" w:sz="0" w:space="0" w:color="auto"/>
                <w:bottom w:val="none" w:sz="0" w:space="0" w:color="auto"/>
                <w:right w:val="none" w:sz="0" w:space="0" w:color="auto"/>
              </w:divBdr>
            </w:div>
            <w:div w:id="1641375563">
              <w:marLeft w:val="0"/>
              <w:marRight w:val="0"/>
              <w:marTop w:val="0"/>
              <w:marBottom w:val="0"/>
              <w:divBdr>
                <w:top w:val="none" w:sz="0" w:space="0" w:color="auto"/>
                <w:left w:val="none" w:sz="0" w:space="0" w:color="auto"/>
                <w:bottom w:val="none" w:sz="0" w:space="0" w:color="auto"/>
                <w:right w:val="none" w:sz="0" w:space="0" w:color="auto"/>
              </w:divBdr>
            </w:div>
            <w:div w:id="1641764642">
              <w:marLeft w:val="0"/>
              <w:marRight w:val="0"/>
              <w:marTop w:val="0"/>
              <w:marBottom w:val="0"/>
              <w:divBdr>
                <w:top w:val="none" w:sz="0" w:space="0" w:color="auto"/>
                <w:left w:val="none" w:sz="0" w:space="0" w:color="auto"/>
                <w:bottom w:val="none" w:sz="0" w:space="0" w:color="auto"/>
                <w:right w:val="none" w:sz="0" w:space="0" w:color="auto"/>
              </w:divBdr>
            </w:div>
            <w:div w:id="1642340619">
              <w:marLeft w:val="0"/>
              <w:marRight w:val="0"/>
              <w:marTop w:val="0"/>
              <w:marBottom w:val="0"/>
              <w:divBdr>
                <w:top w:val="none" w:sz="0" w:space="0" w:color="auto"/>
                <w:left w:val="none" w:sz="0" w:space="0" w:color="auto"/>
                <w:bottom w:val="none" w:sz="0" w:space="0" w:color="auto"/>
                <w:right w:val="none" w:sz="0" w:space="0" w:color="auto"/>
              </w:divBdr>
            </w:div>
            <w:div w:id="1642345584">
              <w:marLeft w:val="0"/>
              <w:marRight w:val="0"/>
              <w:marTop w:val="0"/>
              <w:marBottom w:val="0"/>
              <w:divBdr>
                <w:top w:val="none" w:sz="0" w:space="0" w:color="auto"/>
                <w:left w:val="none" w:sz="0" w:space="0" w:color="auto"/>
                <w:bottom w:val="none" w:sz="0" w:space="0" w:color="auto"/>
                <w:right w:val="none" w:sz="0" w:space="0" w:color="auto"/>
              </w:divBdr>
            </w:div>
            <w:div w:id="1642535866">
              <w:marLeft w:val="0"/>
              <w:marRight w:val="0"/>
              <w:marTop w:val="0"/>
              <w:marBottom w:val="0"/>
              <w:divBdr>
                <w:top w:val="none" w:sz="0" w:space="0" w:color="auto"/>
                <w:left w:val="none" w:sz="0" w:space="0" w:color="auto"/>
                <w:bottom w:val="none" w:sz="0" w:space="0" w:color="auto"/>
                <w:right w:val="none" w:sz="0" w:space="0" w:color="auto"/>
              </w:divBdr>
            </w:div>
            <w:div w:id="1642729708">
              <w:marLeft w:val="0"/>
              <w:marRight w:val="0"/>
              <w:marTop w:val="0"/>
              <w:marBottom w:val="0"/>
              <w:divBdr>
                <w:top w:val="none" w:sz="0" w:space="0" w:color="auto"/>
                <w:left w:val="none" w:sz="0" w:space="0" w:color="auto"/>
                <w:bottom w:val="none" w:sz="0" w:space="0" w:color="auto"/>
                <w:right w:val="none" w:sz="0" w:space="0" w:color="auto"/>
              </w:divBdr>
            </w:div>
            <w:div w:id="1643345587">
              <w:marLeft w:val="0"/>
              <w:marRight w:val="0"/>
              <w:marTop w:val="0"/>
              <w:marBottom w:val="0"/>
              <w:divBdr>
                <w:top w:val="none" w:sz="0" w:space="0" w:color="auto"/>
                <w:left w:val="none" w:sz="0" w:space="0" w:color="auto"/>
                <w:bottom w:val="none" w:sz="0" w:space="0" w:color="auto"/>
                <w:right w:val="none" w:sz="0" w:space="0" w:color="auto"/>
              </w:divBdr>
            </w:div>
            <w:div w:id="1643609813">
              <w:marLeft w:val="0"/>
              <w:marRight w:val="0"/>
              <w:marTop w:val="0"/>
              <w:marBottom w:val="0"/>
              <w:divBdr>
                <w:top w:val="none" w:sz="0" w:space="0" w:color="auto"/>
                <w:left w:val="none" w:sz="0" w:space="0" w:color="auto"/>
                <w:bottom w:val="none" w:sz="0" w:space="0" w:color="auto"/>
                <w:right w:val="none" w:sz="0" w:space="0" w:color="auto"/>
              </w:divBdr>
            </w:div>
            <w:div w:id="1648508843">
              <w:marLeft w:val="0"/>
              <w:marRight w:val="0"/>
              <w:marTop w:val="0"/>
              <w:marBottom w:val="0"/>
              <w:divBdr>
                <w:top w:val="none" w:sz="0" w:space="0" w:color="auto"/>
                <w:left w:val="none" w:sz="0" w:space="0" w:color="auto"/>
                <w:bottom w:val="none" w:sz="0" w:space="0" w:color="auto"/>
                <w:right w:val="none" w:sz="0" w:space="0" w:color="auto"/>
              </w:divBdr>
            </w:div>
            <w:div w:id="1648822674">
              <w:marLeft w:val="0"/>
              <w:marRight w:val="0"/>
              <w:marTop w:val="0"/>
              <w:marBottom w:val="0"/>
              <w:divBdr>
                <w:top w:val="none" w:sz="0" w:space="0" w:color="auto"/>
                <w:left w:val="none" w:sz="0" w:space="0" w:color="auto"/>
                <w:bottom w:val="none" w:sz="0" w:space="0" w:color="auto"/>
                <w:right w:val="none" w:sz="0" w:space="0" w:color="auto"/>
              </w:divBdr>
            </w:div>
            <w:div w:id="1649245241">
              <w:marLeft w:val="0"/>
              <w:marRight w:val="0"/>
              <w:marTop w:val="0"/>
              <w:marBottom w:val="0"/>
              <w:divBdr>
                <w:top w:val="none" w:sz="0" w:space="0" w:color="auto"/>
                <w:left w:val="none" w:sz="0" w:space="0" w:color="auto"/>
                <w:bottom w:val="none" w:sz="0" w:space="0" w:color="auto"/>
                <w:right w:val="none" w:sz="0" w:space="0" w:color="auto"/>
              </w:divBdr>
            </w:div>
            <w:div w:id="1650280572">
              <w:marLeft w:val="0"/>
              <w:marRight w:val="0"/>
              <w:marTop w:val="0"/>
              <w:marBottom w:val="0"/>
              <w:divBdr>
                <w:top w:val="none" w:sz="0" w:space="0" w:color="auto"/>
                <w:left w:val="none" w:sz="0" w:space="0" w:color="auto"/>
                <w:bottom w:val="none" w:sz="0" w:space="0" w:color="auto"/>
                <w:right w:val="none" w:sz="0" w:space="0" w:color="auto"/>
              </w:divBdr>
            </w:div>
            <w:div w:id="1650789616">
              <w:marLeft w:val="0"/>
              <w:marRight w:val="0"/>
              <w:marTop w:val="0"/>
              <w:marBottom w:val="0"/>
              <w:divBdr>
                <w:top w:val="none" w:sz="0" w:space="0" w:color="auto"/>
                <w:left w:val="none" w:sz="0" w:space="0" w:color="auto"/>
                <w:bottom w:val="none" w:sz="0" w:space="0" w:color="auto"/>
                <w:right w:val="none" w:sz="0" w:space="0" w:color="auto"/>
              </w:divBdr>
            </w:div>
            <w:div w:id="1652638598">
              <w:marLeft w:val="0"/>
              <w:marRight w:val="0"/>
              <w:marTop w:val="0"/>
              <w:marBottom w:val="0"/>
              <w:divBdr>
                <w:top w:val="none" w:sz="0" w:space="0" w:color="auto"/>
                <w:left w:val="none" w:sz="0" w:space="0" w:color="auto"/>
                <w:bottom w:val="none" w:sz="0" w:space="0" w:color="auto"/>
                <w:right w:val="none" w:sz="0" w:space="0" w:color="auto"/>
              </w:divBdr>
            </w:div>
            <w:div w:id="1652753563">
              <w:marLeft w:val="0"/>
              <w:marRight w:val="0"/>
              <w:marTop w:val="0"/>
              <w:marBottom w:val="0"/>
              <w:divBdr>
                <w:top w:val="none" w:sz="0" w:space="0" w:color="auto"/>
                <w:left w:val="none" w:sz="0" w:space="0" w:color="auto"/>
                <w:bottom w:val="none" w:sz="0" w:space="0" w:color="auto"/>
                <w:right w:val="none" w:sz="0" w:space="0" w:color="auto"/>
              </w:divBdr>
            </w:div>
            <w:div w:id="1653021135">
              <w:marLeft w:val="0"/>
              <w:marRight w:val="0"/>
              <w:marTop w:val="0"/>
              <w:marBottom w:val="0"/>
              <w:divBdr>
                <w:top w:val="none" w:sz="0" w:space="0" w:color="auto"/>
                <w:left w:val="none" w:sz="0" w:space="0" w:color="auto"/>
                <w:bottom w:val="none" w:sz="0" w:space="0" w:color="auto"/>
                <w:right w:val="none" w:sz="0" w:space="0" w:color="auto"/>
              </w:divBdr>
            </w:div>
            <w:div w:id="1654337637">
              <w:marLeft w:val="0"/>
              <w:marRight w:val="0"/>
              <w:marTop w:val="0"/>
              <w:marBottom w:val="0"/>
              <w:divBdr>
                <w:top w:val="none" w:sz="0" w:space="0" w:color="auto"/>
                <w:left w:val="none" w:sz="0" w:space="0" w:color="auto"/>
                <w:bottom w:val="none" w:sz="0" w:space="0" w:color="auto"/>
                <w:right w:val="none" w:sz="0" w:space="0" w:color="auto"/>
              </w:divBdr>
            </w:div>
            <w:div w:id="1655255505">
              <w:marLeft w:val="0"/>
              <w:marRight w:val="0"/>
              <w:marTop w:val="0"/>
              <w:marBottom w:val="0"/>
              <w:divBdr>
                <w:top w:val="none" w:sz="0" w:space="0" w:color="auto"/>
                <w:left w:val="none" w:sz="0" w:space="0" w:color="auto"/>
                <w:bottom w:val="none" w:sz="0" w:space="0" w:color="auto"/>
                <w:right w:val="none" w:sz="0" w:space="0" w:color="auto"/>
              </w:divBdr>
            </w:div>
            <w:div w:id="1657106583">
              <w:marLeft w:val="0"/>
              <w:marRight w:val="0"/>
              <w:marTop w:val="0"/>
              <w:marBottom w:val="0"/>
              <w:divBdr>
                <w:top w:val="none" w:sz="0" w:space="0" w:color="auto"/>
                <w:left w:val="none" w:sz="0" w:space="0" w:color="auto"/>
                <w:bottom w:val="none" w:sz="0" w:space="0" w:color="auto"/>
                <w:right w:val="none" w:sz="0" w:space="0" w:color="auto"/>
              </w:divBdr>
            </w:div>
            <w:div w:id="1657144743">
              <w:marLeft w:val="0"/>
              <w:marRight w:val="0"/>
              <w:marTop w:val="0"/>
              <w:marBottom w:val="0"/>
              <w:divBdr>
                <w:top w:val="none" w:sz="0" w:space="0" w:color="auto"/>
                <w:left w:val="none" w:sz="0" w:space="0" w:color="auto"/>
                <w:bottom w:val="none" w:sz="0" w:space="0" w:color="auto"/>
                <w:right w:val="none" w:sz="0" w:space="0" w:color="auto"/>
              </w:divBdr>
            </w:div>
            <w:div w:id="1661349869">
              <w:marLeft w:val="0"/>
              <w:marRight w:val="0"/>
              <w:marTop w:val="0"/>
              <w:marBottom w:val="0"/>
              <w:divBdr>
                <w:top w:val="none" w:sz="0" w:space="0" w:color="auto"/>
                <w:left w:val="none" w:sz="0" w:space="0" w:color="auto"/>
                <w:bottom w:val="none" w:sz="0" w:space="0" w:color="auto"/>
                <w:right w:val="none" w:sz="0" w:space="0" w:color="auto"/>
              </w:divBdr>
            </w:div>
            <w:div w:id="1661808911">
              <w:marLeft w:val="0"/>
              <w:marRight w:val="0"/>
              <w:marTop w:val="0"/>
              <w:marBottom w:val="0"/>
              <w:divBdr>
                <w:top w:val="none" w:sz="0" w:space="0" w:color="auto"/>
                <w:left w:val="none" w:sz="0" w:space="0" w:color="auto"/>
                <w:bottom w:val="none" w:sz="0" w:space="0" w:color="auto"/>
                <w:right w:val="none" w:sz="0" w:space="0" w:color="auto"/>
              </w:divBdr>
            </w:div>
            <w:div w:id="1662082997">
              <w:marLeft w:val="0"/>
              <w:marRight w:val="0"/>
              <w:marTop w:val="0"/>
              <w:marBottom w:val="0"/>
              <w:divBdr>
                <w:top w:val="none" w:sz="0" w:space="0" w:color="auto"/>
                <w:left w:val="none" w:sz="0" w:space="0" w:color="auto"/>
                <w:bottom w:val="none" w:sz="0" w:space="0" w:color="auto"/>
                <w:right w:val="none" w:sz="0" w:space="0" w:color="auto"/>
              </w:divBdr>
            </w:div>
            <w:div w:id="1662149643">
              <w:marLeft w:val="0"/>
              <w:marRight w:val="0"/>
              <w:marTop w:val="0"/>
              <w:marBottom w:val="0"/>
              <w:divBdr>
                <w:top w:val="none" w:sz="0" w:space="0" w:color="auto"/>
                <w:left w:val="none" w:sz="0" w:space="0" w:color="auto"/>
                <w:bottom w:val="none" w:sz="0" w:space="0" w:color="auto"/>
                <w:right w:val="none" w:sz="0" w:space="0" w:color="auto"/>
              </w:divBdr>
            </w:div>
            <w:div w:id="1662469149">
              <w:marLeft w:val="0"/>
              <w:marRight w:val="0"/>
              <w:marTop w:val="0"/>
              <w:marBottom w:val="0"/>
              <w:divBdr>
                <w:top w:val="none" w:sz="0" w:space="0" w:color="auto"/>
                <w:left w:val="none" w:sz="0" w:space="0" w:color="auto"/>
                <w:bottom w:val="none" w:sz="0" w:space="0" w:color="auto"/>
                <w:right w:val="none" w:sz="0" w:space="0" w:color="auto"/>
              </w:divBdr>
            </w:div>
            <w:div w:id="1662544741">
              <w:marLeft w:val="0"/>
              <w:marRight w:val="0"/>
              <w:marTop w:val="0"/>
              <w:marBottom w:val="0"/>
              <w:divBdr>
                <w:top w:val="none" w:sz="0" w:space="0" w:color="auto"/>
                <w:left w:val="none" w:sz="0" w:space="0" w:color="auto"/>
                <w:bottom w:val="none" w:sz="0" w:space="0" w:color="auto"/>
                <w:right w:val="none" w:sz="0" w:space="0" w:color="auto"/>
              </w:divBdr>
            </w:div>
            <w:div w:id="1662586446">
              <w:marLeft w:val="0"/>
              <w:marRight w:val="0"/>
              <w:marTop w:val="0"/>
              <w:marBottom w:val="0"/>
              <w:divBdr>
                <w:top w:val="none" w:sz="0" w:space="0" w:color="auto"/>
                <w:left w:val="none" w:sz="0" w:space="0" w:color="auto"/>
                <w:bottom w:val="none" w:sz="0" w:space="0" w:color="auto"/>
                <w:right w:val="none" w:sz="0" w:space="0" w:color="auto"/>
              </w:divBdr>
            </w:div>
            <w:div w:id="1662999872">
              <w:marLeft w:val="0"/>
              <w:marRight w:val="0"/>
              <w:marTop w:val="0"/>
              <w:marBottom w:val="0"/>
              <w:divBdr>
                <w:top w:val="none" w:sz="0" w:space="0" w:color="auto"/>
                <w:left w:val="none" w:sz="0" w:space="0" w:color="auto"/>
                <w:bottom w:val="none" w:sz="0" w:space="0" w:color="auto"/>
                <w:right w:val="none" w:sz="0" w:space="0" w:color="auto"/>
              </w:divBdr>
            </w:div>
            <w:div w:id="1663503799">
              <w:marLeft w:val="0"/>
              <w:marRight w:val="0"/>
              <w:marTop w:val="0"/>
              <w:marBottom w:val="0"/>
              <w:divBdr>
                <w:top w:val="none" w:sz="0" w:space="0" w:color="auto"/>
                <w:left w:val="none" w:sz="0" w:space="0" w:color="auto"/>
                <w:bottom w:val="none" w:sz="0" w:space="0" w:color="auto"/>
                <w:right w:val="none" w:sz="0" w:space="0" w:color="auto"/>
              </w:divBdr>
            </w:div>
            <w:div w:id="1666663769">
              <w:marLeft w:val="0"/>
              <w:marRight w:val="0"/>
              <w:marTop w:val="0"/>
              <w:marBottom w:val="0"/>
              <w:divBdr>
                <w:top w:val="none" w:sz="0" w:space="0" w:color="auto"/>
                <w:left w:val="none" w:sz="0" w:space="0" w:color="auto"/>
                <w:bottom w:val="none" w:sz="0" w:space="0" w:color="auto"/>
                <w:right w:val="none" w:sz="0" w:space="0" w:color="auto"/>
              </w:divBdr>
            </w:div>
            <w:div w:id="1666862225">
              <w:marLeft w:val="0"/>
              <w:marRight w:val="0"/>
              <w:marTop w:val="0"/>
              <w:marBottom w:val="0"/>
              <w:divBdr>
                <w:top w:val="none" w:sz="0" w:space="0" w:color="auto"/>
                <w:left w:val="none" w:sz="0" w:space="0" w:color="auto"/>
                <w:bottom w:val="none" w:sz="0" w:space="0" w:color="auto"/>
                <w:right w:val="none" w:sz="0" w:space="0" w:color="auto"/>
              </w:divBdr>
            </w:div>
            <w:div w:id="1667317377">
              <w:marLeft w:val="0"/>
              <w:marRight w:val="0"/>
              <w:marTop w:val="0"/>
              <w:marBottom w:val="0"/>
              <w:divBdr>
                <w:top w:val="none" w:sz="0" w:space="0" w:color="auto"/>
                <w:left w:val="none" w:sz="0" w:space="0" w:color="auto"/>
                <w:bottom w:val="none" w:sz="0" w:space="0" w:color="auto"/>
                <w:right w:val="none" w:sz="0" w:space="0" w:color="auto"/>
              </w:divBdr>
            </w:div>
            <w:div w:id="1671709601">
              <w:marLeft w:val="0"/>
              <w:marRight w:val="0"/>
              <w:marTop w:val="0"/>
              <w:marBottom w:val="0"/>
              <w:divBdr>
                <w:top w:val="none" w:sz="0" w:space="0" w:color="auto"/>
                <w:left w:val="none" w:sz="0" w:space="0" w:color="auto"/>
                <w:bottom w:val="none" w:sz="0" w:space="0" w:color="auto"/>
                <w:right w:val="none" w:sz="0" w:space="0" w:color="auto"/>
              </w:divBdr>
            </w:div>
            <w:div w:id="1673296470">
              <w:marLeft w:val="0"/>
              <w:marRight w:val="0"/>
              <w:marTop w:val="0"/>
              <w:marBottom w:val="0"/>
              <w:divBdr>
                <w:top w:val="none" w:sz="0" w:space="0" w:color="auto"/>
                <w:left w:val="none" w:sz="0" w:space="0" w:color="auto"/>
                <w:bottom w:val="none" w:sz="0" w:space="0" w:color="auto"/>
                <w:right w:val="none" w:sz="0" w:space="0" w:color="auto"/>
              </w:divBdr>
            </w:div>
            <w:div w:id="1673411079">
              <w:marLeft w:val="0"/>
              <w:marRight w:val="0"/>
              <w:marTop w:val="0"/>
              <w:marBottom w:val="0"/>
              <w:divBdr>
                <w:top w:val="none" w:sz="0" w:space="0" w:color="auto"/>
                <w:left w:val="none" w:sz="0" w:space="0" w:color="auto"/>
                <w:bottom w:val="none" w:sz="0" w:space="0" w:color="auto"/>
                <w:right w:val="none" w:sz="0" w:space="0" w:color="auto"/>
              </w:divBdr>
            </w:div>
            <w:div w:id="1673608271">
              <w:marLeft w:val="0"/>
              <w:marRight w:val="0"/>
              <w:marTop w:val="0"/>
              <w:marBottom w:val="0"/>
              <w:divBdr>
                <w:top w:val="none" w:sz="0" w:space="0" w:color="auto"/>
                <w:left w:val="none" w:sz="0" w:space="0" w:color="auto"/>
                <w:bottom w:val="none" w:sz="0" w:space="0" w:color="auto"/>
                <w:right w:val="none" w:sz="0" w:space="0" w:color="auto"/>
              </w:divBdr>
            </w:div>
            <w:div w:id="1673684791">
              <w:marLeft w:val="0"/>
              <w:marRight w:val="0"/>
              <w:marTop w:val="0"/>
              <w:marBottom w:val="0"/>
              <w:divBdr>
                <w:top w:val="none" w:sz="0" w:space="0" w:color="auto"/>
                <w:left w:val="none" w:sz="0" w:space="0" w:color="auto"/>
                <w:bottom w:val="none" w:sz="0" w:space="0" w:color="auto"/>
                <w:right w:val="none" w:sz="0" w:space="0" w:color="auto"/>
              </w:divBdr>
            </w:div>
            <w:div w:id="1676107959">
              <w:marLeft w:val="0"/>
              <w:marRight w:val="0"/>
              <w:marTop w:val="0"/>
              <w:marBottom w:val="0"/>
              <w:divBdr>
                <w:top w:val="none" w:sz="0" w:space="0" w:color="auto"/>
                <w:left w:val="none" w:sz="0" w:space="0" w:color="auto"/>
                <w:bottom w:val="none" w:sz="0" w:space="0" w:color="auto"/>
                <w:right w:val="none" w:sz="0" w:space="0" w:color="auto"/>
              </w:divBdr>
            </w:div>
            <w:div w:id="1676178855">
              <w:marLeft w:val="0"/>
              <w:marRight w:val="0"/>
              <w:marTop w:val="0"/>
              <w:marBottom w:val="0"/>
              <w:divBdr>
                <w:top w:val="none" w:sz="0" w:space="0" w:color="auto"/>
                <w:left w:val="none" w:sz="0" w:space="0" w:color="auto"/>
                <w:bottom w:val="none" w:sz="0" w:space="0" w:color="auto"/>
                <w:right w:val="none" w:sz="0" w:space="0" w:color="auto"/>
              </w:divBdr>
              <w:divsChild>
                <w:div w:id="54862186">
                  <w:marLeft w:val="0"/>
                  <w:marRight w:val="0"/>
                  <w:marTop w:val="0"/>
                  <w:marBottom w:val="0"/>
                  <w:divBdr>
                    <w:top w:val="none" w:sz="0" w:space="0" w:color="auto"/>
                    <w:left w:val="none" w:sz="0" w:space="0" w:color="auto"/>
                    <w:bottom w:val="none" w:sz="0" w:space="0" w:color="auto"/>
                    <w:right w:val="none" w:sz="0" w:space="0" w:color="auto"/>
                  </w:divBdr>
                </w:div>
                <w:div w:id="168571465">
                  <w:marLeft w:val="0"/>
                  <w:marRight w:val="0"/>
                  <w:marTop w:val="0"/>
                  <w:marBottom w:val="0"/>
                  <w:divBdr>
                    <w:top w:val="none" w:sz="0" w:space="0" w:color="auto"/>
                    <w:left w:val="none" w:sz="0" w:space="0" w:color="auto"/>
                    <w:bottom w:val="none" w:sz="0" w:space="0" w:color="auto"/>
                    <w:right w:val="none" w:sz="0" w:space="0" w:color="auto"/>
                  </w:divBdr>
                </w:div>
                <w:div w:id="996962138">
                  <w:marLeft w:val="0"/>
                  <w:marRight w:val="0"/>
                  <w:marTop w:val="0"/>
                  <w:marBottom w:val="0"/>
                  <w:divBdr>
                    <w:top w:val="none" w:sz="0" w:space="0" w:color="auto"/>
                    <w:left w:val="none" w:sz="0" w:space="0" w:color="auto"/>
                    <w:bottom w:val="none" w:sz="0" w:space="0" w:color="auto"/>
                    <w:right w:val="none" w:sz="0" w:space="0" w:color="auto"/>
                  </w:divBdr>
                </w:div>
                <w:div w:id="1638602106">
                  <w:marLeft w:val="0"/>
                  <w:marRight w:val="0"/>
                  <w:marTop w:val="0"/>
                  <w:marBottom w:val="0"/>
                  <w:divBdr>
                    <w:top w:val="none" w:sz="0" w:space="0" w:color="auto"/>
                    <w:left w:val="none" w:sz="0" w:space="0" w:color="auto"/>
                    <w:bottom w:val="none" w:sz="0" w:space="0" w:color="auto"/>
                    <w:right w:val="none" w:sz="0" w:space="0" w:color="auto"/>
                  </w:divBdr>
                </w:div>
              </w:divsChild>
            </w:div>
            <w:div w:id="1676885349">
              <w:marLeft w:val="0"/>
              <w:marRight w:val="0"/>
              <w:marTop w:val="0"/>
              <w:marBottom w:val="0"/>
              <w:divBdr>
                <w:top w:val="none" w:sz="0" w:space="0" w:color="auto"/>
                <w:left w:val="none" w:sz="0" w:space="0" w:color="auto"/>
                <w:bottom w:val="none" w:sz="0" w:space="0" w:color="auto"/>
                <w:right w:val="none" w:sz="0" w:space="0" w:color="auto"/>
              </w:divBdr>
            </w:div>
            <w:div w:id="1677147842">
              <w:marLeft w:val="0"/>
              <w:marRight w:val="0"/>
              <w:marTop w:val="0"/>
              <w:marBottom w:val="0"/>
              <w:divBdr>
                <w:top w:val="none" w:sz="0" w:space="0" w:color="auto"/>
                <w:left w:val="none" w:sz="0" w:space="0" w:color="auto"/>
                <w:bottom w:val="none" w:sz="0" w:space="0" w:color="auto"/>
                <w:right w:val="none" w:sz="0" w:space="0" w:color="auto"/>
              </w:divBdr>
            </w:div>
            <w:div w:id="1677658224">
              <w:marLeft w:val="0"/>
              <w:marRight w:val="0"/>
              <w:marTop w:val="0"/>
              <w:marBottom w:val="0"/>
              <w:divBdr>
                <w:top w:val="none" w:sz="0" w:space="0" w:color="auto"/>
                <w:left w:val="none" w:sz="0" w:space="0" w:color="auto"/>
                <w:bottom w:val="none" w:sz="0" w:space="0" w:color="auto"/>
                <w:right w:val="none" w:sz="0" w:space="0" w:color="auto"/>
              </w:divBdr>
            </w:div>
            <w:div w:id="1678115178">
              <w:marLeft w:val="0"/>
              <w:marRight w:val="0"/>
              <w:marTop w:val="0"/>
              <w:marBottom w:val="0"/>
              <w:divBdr>
                <w:top w:val="none" w:sz="0" w:space="0" w:color="auto"/>
                <w:left w:val="none" w:sz="0" w:space="0" w:color="auto"/>
                <w:bottom w:val="none" w:sz="0" w:space="0" w:color="auto"/>
                <w:right w:val="none" w:sz="0" w:space="0" w:color="auto"/>
              </w:divBdr>
            </w:div>
            <w:div w:id="1678268991">
              <w:marLeft w:val="0"/>
              <w:marRight w:val="0"/>
              <w:marTop w:val="0"/>
              <w:marBottom w:val="0"/>
              <w:divBdr>
                <w:top w:val="none" w:sz="0" w:space="0" w:color="auto"/>
                <w:left w:val="none" w:sz="0" w:space="0" w:color="auto"/>
                <w:bottom w:val="none" w:sz="0" w:space="0" w:color="auto"/>
                <w:right w:val="none" w:sz="0" w:space="0" w:color="auto"/>
              </w:divBdr>
            </w:div>
            <w:div w:id="1680034803">
              <w:marLeft w:val="0"/>
              <w:marRight w:val="0"/>
              <w:marTop w:val="0"/>
              <w:marBottom w:val="0"/>
              <w:divBdr>
                <w:top w:val="none" w:sz="0" w:space="0" w:color="auto"/>
                <w:left w:val="none" w:sz="0" w:space="0" w:color="auto"/>
                <w:bottom w:val="none" w:sz="0" w:space="0" w:color="auto"/>
                <w:right w:val="none" w:sz="0" w:space="0" w:color="auto"/>
              </w:divBdr>
            </w:div>
            <w:div w:id="1682275308">
              <w:marLeft w:val="0"/>
              <w:marRight w:val="0"/>
              <w:marTop w:val="0"/>
              <w:marBottom w:val="0"/>
              <w:divBdr>
                <w:top w:val="none" w:sz="0" w:space="0" w:color="auto"/>
                <w:left w:val="none" w:sz="0" w:space="0" w:color="auto"/>
                <w:bottom w:val="none" w:sz="0" w:space="0" w:color="auto"/>
                <w:right w:val="none" w:sz="0" w:space="0" w:color="auto"/>
              </w:divBdr>
            </w:div>
            <w:div w:id="1682471833">
              <w:marLeft w:val="0"/>
              <w:marRight w:val="0"/>
              <w:marTop w:val="0"/>
              <w:marBottom w:val="0"/>
              <w:divBdr>
                <w:top w:val="none" w:sz="0" w:space="0" w:color="auto"/>
                <w:left w:val="none" w:sz="0" w:space="0" w:color="auto"/>
                <w:bottom w:val="none" w:sz="0" w:space="0" w:color="auto"/>
                <w:right w:val="none" w:sz="0" w:space="0" w:color="auto"/>
              </w:divBdr>
            </w:div>
            <w:div w:id="1682704866">
              <w:marLeft w:val="0"/>
              <w:marRight w:val="0"/>
              <w:marTop w:val="0"/>
              <w:marBottom w:val="0"/>
              <w:divBdr>
                <w:top w:val="none" w:sz="0" w:space="0" w:color="auto"/>
                <w:left w:val="none" w:sz="0" w:space="0" w:color="auto"/>
                <w:bottom w:val="none" w:sz="0" w:space="0" w:color="auto"/>
                <w:right w:val="none" w:sz="0" w:space="0" w:color="auto"/>
              </w:divBdr>
            </w:div>
            <w:div w:id="1683626680">
              <w:marLeft w:val="0"/>
              <w:marRight w:val="0"/>
              <w:marTop w:val="0"/>
              <w:marBottom w:val="0"/>
              <w:divBdr>
                <w:top w:val="none" w:sz="0" w:space="0" w:color="auto"/>
                <w:left w:val="none" w:sz="0" w:space="0" w:color="auto"/>
                <w:bottom w:val="none" w:sz="0" w:space="0" w:color="auto"/>
                <w:right w:val="none" w:sz="0" w:space="0" w:color="auto"/>
              </w:divBdr>
            </w:div>
            <w:div w:id="1684818851">
              <w:marLeft w:val="0"/>
              <w:marRight w:val="0"/>
              <w:marTop w:val="0"/>
              <w:marBottom w:val="0"/>
              <w:divBdr>
                <w:top w:val="none" w:sz="0" w:space="0" w:color="auto"/>
                <w:left w:val="none" w:sz="0" w:space="0" w:color="auto"/>
                <w:bottom w:val="none" w:sz="0" w:space="0" w:color="auto"/>
                <w:right w:val="none" w:sz="0" w:space="0" w:color="auto"/>
              </w:divBdr>
            </w:div>
            <w:div w:id="1685280956">
              <w:marLeft w:val="0"/>
              <w:marRight w:val="0"/>
              <w:marTop w:val="0"/>
              <w:marBottom w:val="0"/>
              <w:divBdr>
                <w:top w:val="none" w:sz="0" w:space="0" w:color="auto"/>
                <w:left w:val="none" w:sz="0" w:space="0" w:color="auto"/>
                <w:bottom w:val="none" w:sz="0" w:space="0" w:color="auto"/>
                <w:right w:val="none" w:sz="0" w:space="0" w:color="auto"/>
              </w:divBdr>
            </w:div>
            <w:div w:id="1687631335">
              <w:marLeft w:val="0"/>
              <w:marRight w:val="0"/>
              <w:marTop w:val="0"/>
              <w:marBottom w:val="0"/>
              <w:divBdr>
                <w:top w:val="none" w:sz="0" w:space="0" w:color="auto"/>
                <w:left w:val="none" w:sz="0" w:space="0" w:color="auto"/>
                <w:bottom w:val="none" w:sz="0" w:space="0" w:color="auto"/>
                <w:right w:val="none" w:sz="0" w:space="0" w:color="auto"/>
              </w:divBdr>
            </w:div>
            <w:div w:id="1688097783">
              <w:marLeft w:val="0"/>
              <w:marRight w:val="0"/>
              <w:marTop w:val="0"/>
              <w:marBottom w:val="0"/>
              <w:divBdr>
                <w:top w:val="none" w:sz="0" w:space="0" w:color="auto"/>
                <w:left w:val="none" w:sz="0" w:space="0" w:color="auto"/>
                <w:bottom w:val="none" w:sz="0" w:space="0" w:color="auto"/>
                <w:right w:val="none" w:sz="0" w:space="0" w:color="auto"/>
              </w:divBdr>
            </w:div>
            <w:div w:id="1689596337">
              <w:marLeft w:val="0"/>
              <w:marRight w:val="0"/>
              <w:marTop w:val="0"/>
              <w:marBottom w:val="0"/>
              <w:divBdr>
                <w:top w:val="none" w:sz="0" w:space="0" w:color="auto"/>
                <w:left w:val="none" w:sz="0" w:space="0" w:color="auto"/>
                <w:bottom w:val="none" w:sz="0" w:space="0" w:color="auto"/>
                <w:right w:val="none" w:sz="0" w:space="0" w:color="auto"/>
              </w:divBdr>
            </w:div>
            <w:div w:id="1690402156">
              <w:marLeft w:val="0"/>
              <w:marRight w:val="0"/>
              <w:marTop w:val="0"/>
              <w:marBottom w:val="0"/>
              <w:divBdr>
                <w:top w:val="none" w:sz="0" w:space="0" w:color="auto"/>
                <w:left w:val="none" w:sz="0" w:space="0" w:color="auto"/>
                <w:bottom w:val="none" w:sz="0" w:space="0" w:color="auto"/>
                <w:right w:val="none" w:sz="0" w:space="0" w:color="auto"/>
              </w:divBdr>
            </w:div>
            <w:div w:id="1691105740">
              <w:marLeft w:val="0"/>
              <w:marRight w:val="0"/>
              <w:marTop w:val="0"/>
              <w:marBottom w:val="0"/>
              <w:divBdr>
                <w:top w:val="none" w:sz="0" w:space="0" w:color="auto"/>
                <w:left w:val="none" w:sz="0" w:space="0" w:color="auto"/>
                <w:bottom w:val="none" w:sz="0" w:space="0" w:color="auto"/>
                <w:right w:val="none" w:sz="0" w:space="0" w:color="auto"/>
              </w:divBdr>
            </w:div>
            <w:div w:id="1692877595">
              <w:marLeft w:val="0"/>
              <w:marRight w:val="0"/>
              <w:marTop w:val="0"/>
              <w:marBottom w:val="0"/>
              <w:divBdr>
                <w:top w:val="none" w:sz="0" w:space="0" w:color="auto"/>
                <w:left w:val="none" w:sz="0" w:space="0" w:color="auto"/>
                <w:bottom w:val="none" w:sz="0" w:space="0" w:color="auto"/>
                <w:right w:val="none" w:sz="0" w:space="0" w:color="auto"/>
              </w:divBdr>
            </w:div>
            <w:div w:id="1693459051">
              <w:marLeft w:val="0"/>
              <w:marRight w:val="0"/>
              <w:marTop w:val="0"/>
              <w:marBottom w:val="0"/>
              <w:divBdr>
                <w:top w:val="none" w:sz="0" w:space="0" w:color="auto"/>
                <w:left w:val="none" w:sz="0" w:space="0" w:color="auto"/>
                <w:bottom w:val="none" w:sz="0" w:space="0" w:color="auto"/>
                <w:right w:val="none" w:sz="0" w:space="0" w:color="auto"/>
              </w:divBdr>
            </w:div>
            <w:div w:id="1694183373">
              <w:marLeft w:val="0"/>
              <w:marRight w:val="0"/>
              <w:marTop w:val="0"/>
              <w:marBottom w:val="0"/>
              <w:divBdr>
                <w:top w:val="none" w:sz="0" w:space="0" w:color="auto"/>
                <w:left w:val="none" w:sz="0" w:space="0" w:color="auto"/>
                <w:bottom w:val="none" w:sz="0" w:space="0" w:color="auto"/>
                <w:right w:val="none" w:sz="0" w:space="0" w:color="auto"/>
              </w:divBdr>
            </w:div>
            <w:div w:id="1696692877">
              <w:marLeft w:val="0"/>
              <w:marRight w:val="0"/>
              <w:marTop w:val="0"/>
              <w:marBottom w:val="0"/>
              <w:divBdr>
                <w:top w:val="none" w:sz="0" w:space="0" w:color="auto"/>
                <w:left w:val="none" w:sz="0" w:space="0" w:color="auto"/>
                <w:bottom w:val="none" w:sz="0" w:space="0" w:color="auto"/>
                <w:right w:val="none" w:sz="0" w:space="0" w:color="auto"/>
              </w:divBdr>
            </w:div>
            <w:div w:id="1697272158">
              <w:marLeft w:val="0"/>
              <w:marRight w:val="0"/>
              <w:marTop w:val="0"/>
              <w:marBottom w:val="0"/>
              <w:divBdr>
                <w:top w:val="none" w:sz="0" w:space="0" w:color="auto"/>
                <w:left w:val="none" w:sz="0" w:space="0" w:color="auto"/>
                <w:bottom w:val="none" w:sz="0" w:space="0" w:color="auto"/>
                <w:right w:val="none" w:sz="0" w:space="0" w:color="auto"/>
              </w:divBdr>
            </w:div>
            <w:div w:id="1697343808">
              <w:marLeft w:val="0"/>
              <w:marRight w:val="0"/>
              <w:marTop w:val="0"/>
              <w:marBottom w:val="0"/>
              <w:divBdr>
                <w:top w:val="none" w:sz="0" w:space="0" w:color="auto"/>
                <w:left w:val="none" w:sz="0" w:space="0" w:color="auto"/>
                <w:bottom w:val="none" w:sz="0" w:space="0" w:color="auto"/>
                <w:right w:val="none" w:sz="0" w:space="0" w:color="auto"/>
              </w:divBdr>
            </w:div>
            <w:div w:id="1699891273">
              <w:marLeft w:val="0"/>
              <w:marRight w:val="0"/>
              <w:marTop w:val="0"/>
              <w:marBottom w:val="0"/>
              <w:divBdr>
                <w:top w:val="none" w:sz="0" w:space="0" w:color="auto"/>
                <w:left w:val="none" w:sz="0" w:space="0" w:color="auto"/>
                <w:bottom w:val="none" w:sz="0" w:space="0" w:color="auto"/>
                <w:right w:val="none" w:sz="0" w:space="0" w:color="auto"/>
              </w:divBdr>
            </w:div>
            <w:div w:id="1699966283">
              <w:marLeft w:val="0"/>
              <w:marRight w:val="0"/>
              <w:marTop w:val="0"/>
              <w:marBottom w:val="0"/>
              <w:divBdr>
                <w:top w:val="none" w:sz="0" w:space="0" w:color="auto"/>
                <w:left w:val="none" w:sz="0" w:space="0" w:color="auto"/>
                <w:bottom w:val="none" w:sz="0" w:space="0" w:color="auto"/>
                <w:right w:val="none" w:sz="0" w:space="0" w:color="auto"/>
              </w:divBdr>
            </w:div>
            <w:div w:id="1702702909">
              <w:marLeft w:val="0"/>
              <w:marRight w:val="0"/>
              <w:marTop w:val="0"/>
              <w:marBottom w:val="0"/>
              <w:divBdr>
                <w:top w:val="none" w:sz="0" w:space="0" w:color="auto"/>
                <w:left w:val="none" w:sz="0" w:space="0" w:color="auto"/>
                <w:bottom w:val="none" w:sz="0" w:space="0" w:color="auto"/>
                <w:right w:val="none" w:sz="0" w:space="0" w:color="auto"/>
              </w:divBdr>
            </w:div>
            <w:div w:id="1702903213">
              <w:marLeft w:val="0"/>
              <w:marRight w:val="0"/>
              <w:marTop w:val="0"/>
              <w:marBottom w:val="0"/>
              <w:divBdr>
                <w:top w:val="none" w:sz="0" w:space="0" w:color="auto"/>
                <w:left w:val="none" w:sz="0" w:space="0" w:color="auto"/>
                <w:bottom w:val="none" w:sz="0" w:space="0" w:color="auto"/>
                <w:right w:val="none" w:sz="0" w:space="0" w:color="auto"/>
              </w:divBdr>
            </w:div>
            <w:div w:id="1705980464">
              <w:marLeft w:val="0"/>
              <w:marRight w:val="0"/>
              <w:marTop w:val="0"/>
              <w:marBottom w:val="0"/>
              <w:divBdr>
                <w:top w:val="none" w:sz="0" w:space="0" w:color="auto"/>
                <w:left w:val="none" w:sz="0" w:space="0" w:color="auto"/>
                <w:bottom w:val="none" w:sz="0" w:space="0" w:color="auto"/>
                <w:right w:val="none" w:sz="0" w:space="0" w:color="auto"/>
              </w:divBdr>
            </w:div>
            <w:div w:id="1707369857">
              <w:marLeft w:val="0"/>
              <w:marRight w:val="0"/>
              <w:marTop w:val="0"/>
              <w:marBottom w:val="0"/>
              <w:divBdr>
                <w:top w:val="none" w:sz="0" w:space="0" w:color="auto"/>
                <w:left w:val="none" w:sz="0" w:space="0" w:color="auto"/>
                <w:bottom w:val="none" w:sz="0" w:space="0" w:color="auto"/>
                <w:right w:val="none" w:sz="0" w:space="0" w:color="auto"/>
              </w:divBdr>
            </w:div>
            <w:div w:id="1712222674">
              <w:marLeft w:val="0"/>
              <w:marRight w:val="0"/>
              <w:marTop w:val="0"/>
              <w:marBottom w:val="0"/>
              <w:divBdr>
                <w:top w:val="none" w:sz="0" w:space="0" w:color="auto"/>
                <w:left w:val="none" w:sz="0" w:space="0" w:color="auto"/>
                <w:bottom w:val="none" w:sz="0" w:space="0" w:color="auto"/>
                <w:right w:val="none" w:sz="0" w:space="0" w:color="auto"/>
              </w:divBdr>
            </w:div>
            <w:div w:id="1712725313">
              <w:marLeft w:val="0"/>
              <w:marRight w:val="0"/>
              <w:marTop w:val="0"/>
              <w:marBottom w:val="0"/>
              <w:divBdr>
                <w:top w:val="none" w:sz="0" w:space="0" w:color="auto"/>
                <w:left w:val="none" w:sz="0" w:space="0" w:color="auto"/>
                <w:bottom w:val="none" w:sz="0" w:space="0" w:color="auto"/>
                <w:right w:val="none" w:sz="0" w:space="0" w:color="auto"/>
              </w:divBdr>
            </w:div>
            <w:div w:id="1714426542">
              <w:marLeft w:val="0"/>
              <w:marRight w:val="0"/>
              <w:marTop w:val="0"/>
              <w:marBottom w:val="0"/>
              <w:divBdr>
                <w:top w:val="none" w:sz="0" w:space="0" w:color="auto"/>
                <w:left w:val="none" w:sz="0" w:space="0" w:color="auto"/>
                <w:bottom w:val="none" w:sz="0" w:space="0" w:color="auto"/>
                <w:right w:val="none" w:sz="0" w:space="0" w:color="auto"/>
              </w:divBdr>
            </w:div>
            <w:div w:id="1716344798">
              <w:marLeft w:val="0"/>
              <w:marRight w:val="0"/>
              <w:marTop w:val="0"/>
              <w:marBottom w:val="0"/>
              <w:divBdr>
                <w:top w:val="none" w:sz="0" w:space="0" w:color="auto"/>
                <w:left w:val="none" w:sz="0" w:space="0" w:color="auto"/>
                <w:bottom w:val="none" w:sz="0" w:space="0" w:color="auto"/>
                <w:right w:val="none" w:sz="0" w:space="0" w:color="auto"/>
              </w:divBdr>
            </w:div>
            <w:div w:id="1717586122">
              <w:marLeft w:val="0"/>
              <w:marRight w:val="0"/>
              <w:marTop w:val="0"/>
              <w:marBottom w:val="0"/>
              <w:divBdr>
                <w:top w:val="none" w:sz="0" w:space="0" w:color="auto"/>
                <w:left w:val="none" w:sz="0" w:space="0" w:color="auto"/>
                <w:bottom w:val="none" w:sz="0" w:space="0" w:color="auto"/>
                <w:right w:val="none" w:sz="0" w:space="0" w:color="auto"/>
              </w:divBdr>
            </w:div>
            <w:div w:id="1722485608">
              <w:marLeft w:val="0"/>
              <w:marRight w:val="0"/>
              <w:marTop w:val="0"/>
              <w:marBottom w:val="0"/>
              <w:divBdr>
                <w:top w:val="none" w:sz="0" w:space="0" w:color="auto"/>
                <w:left w:val="none" w:sz="0" w:space="0" w:color="auto"/>
                <w:bottom w:val="none" w:sz="0" w:space="0" w:color="auto"/>
                <w:right w:val="none" w:sz="0" w:space="0" w:color="auto"/>
              </w:divBdr>
            </w:div>
            <w:div w:id="1722896524">
              <w:marLeft w:val="0"/>
              <w:marRight w:val="0"/>
              <w:marTop w:val="0"/>
              <w:marBottom w:val="0"/>
              <w:divBdr>
                <w:top w:val="none" w:sz="0" w:space="0" w:color="auto"/>
                <w:left w:val="none" w:sz="0" w:space="0" w:color="auto"/>
                <w:bottom w:val="none" w:sz="0" w:space="0" w:color="auto"/>
                <w:right w:val="none" w:sz="0" w:space="0" w:color="auto"/>
              </w:divBdr>
            </w:div>
            <w:div w:id="1723361792">
              <w:marLeft w:val="0"/>
              <w:marRight w:val="0"/>
              <w:marTop w:val="0"/>
              <w:marBottom w:val="0"/>
              <w:divBdr>
                <w:top w:val="none" w:sz="0" w:space="0" w:color="auto"/>
                <w:left w:val="none" w:sz="0" w:space="0" w:color="auto"/>
                <w:bottom w:val="none" w:sz="0" w:space="0" w:color="auto"/>
                <w:right w:val="none" w:sz="0" w:space="0" w:color="auto"/>
              </w:divBdr>
            </w:div>
            <w:div w:id="1723555606">
              <w:marLeft w:val="0"/>
              <w:marRight w:val="0"/>
              <w:marTop w:val="0"/>
              <w:marBottom w:val="0"/>
              <w:divBdr>
                <w:top w:val="none" w:sz="0" w:space="0" w:color="auto"/>
                <w:left w:val="none" w:sz="0" w:space="0" w:color="auto"/>
                <w:bottom w:val="none" w:sz="0" w:space="0" w:color="auto"/>
                <w:right w:val="none" w:sz="0" w:space="0" w:color="auto"/>
              </w:divBdr>
            </w:div>
            <w:div w:id="1724792354">
              <w:marLeft w:val="0"/>
              <w:marRight w:val="0"/>
              <w:marTop w:val="0"/>
              <w:marBottom w:val="0"/>
              <w:divBdr>
                <w:top w:val="none" w:sz="0" w:space="0" w:color="auto"/>
                <w:left w:val="none" w:sz="0" w:space="0" w:color="auto"/>
                <w:bottom w:val="none" w:sz="0" w:space="0" w:color="auto"/>
                <w:right w:val="none" w:sz="0" w:space="0" w:color="auto"/>
              </w:divBdr>
            </w:div>
            <w:div w:id="1725178621">
              <w:marLeft w:val="0"/>
              <w:marRight w:val="0"/>
              <w:marTop w:val="0"/>
              <w:marBottom w:val="0"/>
              <w:divBdr>
                <w:top w:val="none" w:sz="0" w:space="0" w:color="auto"/>
                <w:left w:val="none" w:sz="0" w:space="0" w:color="auto"/>
                <w:bottom w:val="none" w:sz="0" w:space="0" w:color="auto"/>
                <w:right w:val="none" w:sz="0" w:space="0" w:color="auto"/>
              </w:divBdr>
            </w:div>
            <w:div w:id="1725325497">
              <w:marLeft w:val="0"/>
              <w:marRight w:val="0"/>
              <w:marTop w:val="0"/>
              <w:marBottom w:val="0"/>
              <w:divBdr>
                <w:top w:val="none" w:sz="0" w:space="0" w:color="auto"/>
                <w:left w:val="none" w:sz="0" w:space="0" w:color="auto"/>
                <w:bottom w:val="none" w:sz="0" w:space="0" w:color="auto"/>
                <w:right w:val="none" w:sz="0" w:space="0" w:color="auto"/>
              </w:divBdr>
            </w:div>
            <w:div w:id="1725595384">
              <w:marLeft w:val="0"/>
              <w:marRight w:val="0"/>
              <w:marTop w:val="0"/>
              <w:marBottom w:val="0"/>
              <w:divBdr>
                <w:top w:val="none" w:sz="0" w:space="0" w:color="auto"/>
                <w:left w:val="none" w:sz="0" w:space="0" w:color="auto"/>
                <w:bottom w:val="none" w:sz="0" w:space="0" w:color="auto"/>
                <w:right w:val="none" w:sz="0" w:space="0" w:color="auto"/>
              </w:divBdr>
            </w:div>
            <w:div w:id="1726902943">
              <w:marLeft w:val="0"/>
              <w:marRight w:val="0"/>
              <w:marTop w:val="0"/>
              <w:marBottom w:val="0"/>
              <w:divBdr>
                <w:top w:val="none" w:sz="0" w:space="0" w:color="auto"/>
                <w:left w:val="none" w:sz="0" w:space="0" w:color="auto"/>
                <w:bottom w:val="none" w:sz="0" w:space="0" w:color="auto"/>
                <w:right w:val="none" w:sz="0" w:space="0" w:color="auto"/>
              </w:divBdr>
            </w:div>
            <w:div w:id="1727216543">
              <w:marLeft w:val="0"/>
              <w:marRight w:val="0"/>
              <w:marTop w:val="0"/>
              <w:marBottom w:val="0"/>
              <w:divBdr>
                <w:top w:val="none" w:sz="0" w:space="0" w:color="auto"/>
                <w:left w:val="none" w:sz="0" w:space="0" w:color="auto"/>
                <w:bottom w:val="none" w:sz="0" w:space="0" w:color="auto"/>
                <w:right w:val="none" w:sz="0" w:space="0" w:color="auto"/>
              </w:divBdr>
            </w:div>
            <w:div w:id="1727298178">
              <w:marLeft w:val="0"/>
              <w:marRight w:val="0"/>
              <w:marTop w:val="0"/>
              <w:marBottom w:val="0"/>
              <w:divBdr>
                <w:top w:val="none" w:sz="0" w:space="0" w:color="auto"/>
                <w:left w:val="none" w:sz="0" w:space="0" w:color="auto"/>
                <w:bottom w:val="none" w:sz="0" w:space="0" w:color="auto"/>
                <w:right w:val="none" w:sz="0" w:space="0" w:color="auto"/>
              </w:divBdr>
            </w:div>
            <w:div w:id="1729112458">
              <w:marLeft w:val="0"/>
              <w:marRight w:val="0"/>
              <w:marTop w:val="0"/>
              <w:marBottom w:val="0"/>
              <w:divBdr>
                <w:top w:val="none" w:sz="0" w:space="0" w:color="auto"/>
                <w:left w:val="none" w:sz="0" w:space="0" w:color="auto"/>
                <w:bottom w:val="none" w:sz="0" w:space="0" w:color="auto"/>
                <w:right w:val="none" w:sz="0" w:space="0" w:color="auto"/>
              </w:divBdr>
            </w:div>
            <w:div w:id="1730108925">
              <w:marLeft w:val="0"/>
              <w:marRight w:val="0"/>
              <w:marTop w:val="0"/>
              <w:marBottom w:val="0"/>
              <w:divBdr>
                <w:top w:val="none" w:sz="0" w:space="0" w:color="auto"/>
                <w:left w:val="none" w:sz="0" w:space="0" w:color="auto"/>
                <w:bottom w:val="none" w:sz="0" w:space="0" w:color="auto"/>
                <w:right w:val="none" w:sz="0" w:space="0" w:color="auto"/>
              </w:divBdr>
            </w:div>
            <w:div w:id="1730882518">
              <w:marLeft w:val="0"/>
              <w:marRight w:val="0"/>
              <w:marTop w:val="0"/>
              <w:marBottom w:val="0"/>
              <w:divBdr>
                <w:top w:val="none" w:sz="0" w:space="0" w:color="auto"/>
                <w:left w:val="none" w:sz="0" w:space="0" w:color="auto"/>
                <w:bottom w:val="none" w:sz="0" w:space="0" w:color="auto"/>
                <w:right w:val="none" w:sz="0" w:space="0" w:color="auto"/>
              </w:divBdr>
            </w:div>
            <w:div w:id="1732389583">
              <w:marLeft w:val="0"/>
              <w:marRight w:val="0"/>
              <w:marTop w:val="0"/>
              <w:marBottom w:val="0"/>
              <w:divBdr>
                <w:top w:val="none" w:sz="0" w:space="0" w:color="auto"/>
                <w:left w:val="none" w:sz="0" w:space="0" w:color="auto"/>
                <w:bottom w:val="none" w:sz="0" w:space="0" w:color="auto"/>
                <w:right w:val="none" w:sz="0" w:space="0" w:color="auto"/>
              </w:divBdr>
            </w:div>
            <w:div w:id="1733112513">
              <w:marLeft w:val="0"/>
              <w:marRight w:val="0"/>
              <w:marTop w:val="0"/>
              <w:marBottom w:val="0"/>
              <w:divBdr>
                <w:top w:val="none" w:sz="0" w:space="0" w:color="auto"/>
                <w:left w:val="none" w:sz="0" w:space="0" w:color="auto"/>
                <w:bottom w:val="none" w:sz="0" w:space="0" w:color="auto"/>
                <w:right w:val="none" w:sz="0" w:space="0" w:color="auto"/>
              </w:divBdr>
            </w:div>
            <w:div w:id="1735541365">
              <w:marLeft w:val="0"/>
              <w:marRight w:val="0"/>
              <w:marTop w:val="0"/>
              <w:marBottom w:val="0"/>
              <w:divBdr>
                <w:top w:val="none" w:sz="0" w:space="0" w:color="auto"/>
                <w:left w:val="none" w:sz="0" w:space="0" w:color="auto"/>
                <w:bottom w:val="none" w:sz="0" w:space="0" w:color="auto"/>
                <w:right w:val="none" w:sz="0" w:space="0" w:color="auto"/>
              </w:divBdr>
            </w:div>
            <w:div w:id="1737313010">
              <w:marLeft w:val="0"/>
              <w:marRight w:val="0"/>
              <w:marTop w:val="0"/>
              <w:marBottom w:val="0"/>
              <w:divBdr>
                <w:top w:val="none" w:sz="0" w:space="0" w:color="auto"/>
                <w:left w:val="none" w:sz="0" w:space="0" w:color="auto"/>
                <w:bottom w:val="none" w:sz="0" w:space="0" w:color="auto"/>
                <w:right w:val="none" w:sz="0" w:space="0" w:color="auto"/>
              </w:divBdr>
            </w:div>
            <w:div w:id="1743673938">
              <w:marLeft w:val="0"/>
              <w:marRight w:val="0"/>
              <w:marTop w:val="0"/>
              <w:marBottom w:val="0"/>
              <w:divBdr>
                <w:top w:val="none" w:sz="0" w:space="0" w:color="auto"/>
                <w:left w:val="none" w:sz="0" w:space="0" w:color="auto"/>
                <w:bottom w:val="none" w:sz="0" w:space="0" w:color="auto"/>
                <w:right w:val="none" w:sz="0" w:space="0" w:color="auto"/>
              </w:divBdr>
            </w:div>
            <w:div w:id="1743871634">
              <w:marLeft w:val="0"/>
              <w:marRight w:val="0"/>
              <w:marTop w:val="0"/>
              <w:marBottom w:val="0"/>
              <w:divBdr>
                <w:top w:val="none" w:sz="0" w:space="0" w:color="auto"/>
                <w:left w:val="none" w:sz="0" w:space="0" w:color="auto"/>
                <w:bottom w:val="none" w:sz="0" w:space="0" w:color="auto"/>
                <w:right w:val="none" w:sz="0" w:space="0" w:color="auto"/>
              </w:divBdr>
            </w:div>
            <w:div w:id="1744984937">
              <w:marLeft w:val="0"/>
              <w:marRight w:val="0"/>
              <w:marTop w:val="0"/>
              <w:marBottom w:val="0"/>
              <w:divBdr>
                <w:top w:val="none" w:sz="0" w:space="0" w:color="auto"/>
                <w:left w:val="none" w:sz="0" w:space="0" w:color="auto"/>
                <w:bottom w:val="none" w:sz="0" w:space="0" w:color="auto"/>
                <w:right w:val="none" w:sz="0" w:space="0" w:color="auto"/>
              </w:divBdr>
            </w:div>
            <w:div w:id="1745445308">
              <w:marLeft w:val="0"/>
              <w:marRight w:val="0"/>
              <w:marTop w:val="0"/>
              <w:marBottom w:val="0"/>
              <w:divBdr>
                <w:top w:val="none" w:sz="0" w:space="0" w:color="auto"/>
                <w:left w:val="none" w:sz="0" w:space="0" w:color="auto"/>
                <w:bottom w:val="none" w:sz="0" w:space="0" w:color="auto"/>
                <w:right w:val="none" w:sz="0" w:space="0" w:color="auto"/>
              </w:divBdr>
            </w:div>
            <w:div w:id="1745494470">
              <w:marLeft w:val="0"/>
              <w:marRight w:val="0"/>
              <w:marTop w:val="0"/>
              <w:marBottom w:val="0"/>
              <w:divBdr>
                <w:top w:val="none" w:sz="0" w:space="0" w:color="auto"/>
                <w:left w:val="none" w:sz="0" w:space="0" w:color="auto"/>
                <w:bottom w:val="none" w:sz="0" w:space="0" w:color="auto"/>
                <w:right w:val="none" w:sz="0" w:space="0" w:color="auto"/>
              </w:divBdr>
            </w:div>
            <w:div w:id="1745762645">
              <w:marLeft w:val="0"/>
              <w:marRight w:val="0"/>
              <w:marTop w:val="0"/>
              <w:marBottom w:val="0"/>
              <w:divBdr>
                <w:top w:val="none" w:sz="0" w:space="0" w:color="auto"/>
                <w:left w:val="none" w:sz="0" w:space="0" w:color="auto"/>
                <w:bottom w:val="none" w:sz="0" w:space="0" w:color="auto"/>
                <w:right w:val="none" w:sz="0" w:space="0" w:color="auto"/>
              </w:divBdr>
            </w:div>
            <w:div w:id="1746032425">
              <w:marLeft w:val="0"/>
              <w:marRight w:val="0"/>
              <w:marTop w:val="0"/>
              <w:marBottom w:val="0"/>
              <w:divBdr>
                <w:top w:val="none" w:sz="0" w:space="0" w:color="auto"/>
                <w:left w:val="none" w:sz="0" w:space="0" w:color="auto"/>
                <w:bottom w:val="none" w:sz="0" w:space="0" w:color="auto"/>
                <w:right w:val="none" w:sz="0" w:space="0" w:color="auto"/>
              </w:divBdr>
            </w:div>
            <w:div w:id="1747610259">
              <w:marLeft w:val="0"/>
              <w:marRight w:val="0"/>
              <w:marTop w:val="0"/>
              <w:marBottom w:val="0"/>
              <w:divBdr>
                <w:top w:val="none" w:sz="0" w:space="0" w:color="auto"/>
                <w:left w:val="none" w:sz="0" w:space="0" w:color="auto"/>
                <w:bottom w:val="none" w:sz="0" w:space="0" w:color="auto"/>
                <w:right w:val="none" w:sz="0" w:space="0" w:color="auto"/>
              </w:divBdr>
            </w:div>
            <w:div w:id="1752383779">
              <w:marLeft w:val="0"/>
              <w:marRight w:val="0"/>
              <w:marTop w:val="0"/>
              <w:marBottom w:val="0"/>
              <w:divBdr>
                <w:top w:val="none" w:sz="0" w:space="0" w:color="auto"/>
                <w:left w:val="none" w:sz="0" w:space="0" w:color="auto"/>
                <w:bottom w:val="none" w:sz="0" w:space="0" w:color="auto"/>
                <w:right w:val="none" w:sz="0" w:space="0" w:color="auto"/>
              </w:divBdr>
            </w:div>
            <w:div w:id="1752923659">
              <w:marLeft w:val="0"/>
              <w:marRight w:val="0"/>
              <w:marTop w:val="0"/>
              <w:marBottom w:val="0"/>
              <w:divBdr>
                <w:top w:val="none" w:sz="0" w:space="0" w:color="auto"/>
                <w:left w:val="none" w:sz="0" w:space="0" w:color="auto"/>
                <w:bottom w:val="none" w:sz="0" w:space="0" w:color="auto"/>
                <w:right w:val="none" w:sz="0" w:space="0" w:color="auto"/>
              </w:divBdr>
            </w:div>
            <w:div w:id="1753505855">
              <w:marLeft w:val="0"/>
              <w:marRight w:val="0"/>
              <w:marTop w:val="0"/>
              <w:marBottom w:val="0"/>
              <w:divBdr>
                <w:top w:val="none" w:sz="0" w:space="0" w:color="auto"/>
                <w:left w:val="none" w:sz="0" w:space="0" w:color="auto"/>
                <w:bottom w:val="none" w:sz="0" w:space="0" w:color="auto"/>
                <w:right w:val="none" w:sz="0" w:space="0" w:color="auto"/>
              </w:divBdr>
            </w:div>
            <w:div w:id="1753775950">
              <w:marLeft w:val="0"/>
              <w:marRight w:val="0"/>
              <w:marTop w:val="0"/>
              <w:marBottom w:val="0"/>
              <w:divBdr>
                <w:top w:val="none" w:sz="0" w:space="0" w:color="auto"/>
                <w:left w:val="none" w:sz="0" w:space="0" w:color="auto"/>
                <w:bottom w:val="none" w:sz="0" w:space="0" w:color="auto"/>
                <w:right w:val="none" w:sz="0" w:space="0" w:color="auto"/>
              </w:divBdr>
            </w:div>
            <w:div w:id="1756516730">
              <w:marLeft w:val="0"/>
              <w:marRight w:val="0"/>
              <w:marTop w:val="0"/>
              <w:marBottom w:val="0"/>
              <w:divBdr>
                <w:top w:val="none" w:sz="0" w:space="0" w:color="auto"/>
                <w:left w:val="none" w:sz="0" w:space="0" w:color="auto"/>
                <w:bottom w:val="none" w:sz="0" w:space="0" w:color="auto"/>
                <w:right w:val="none" w:sz="0" w:space="0" w:color="auto"/>
              </w:divBdr>
            </w:div>
            <w:div w:id="1756902407">
              <w:marLeft w:val="0"/>
              <w:marRight w:val="0"/>
              <w:marTop w:val="0"/>
              <w:marBottom w:val="0"/>
              <w:divBdr>
                <w:top w:val="none" w:sz="0" w:space="0" w:color="auto"/>
                <w:left w:val="none" w:sz="0" w:space="0" w:color="auto"/>
                <w:bottom w:val="none" w:sz="0" w:space="0" w:color="auto"/>
                <w:right w:val="none" w:sz="0" w:space="0" w:color="auto"/>
              </w:divBdr>
            </w:div>
            <w:div w:id="1760130219">
              <w:marLeft w:val="0"/>
              <w:marRight w:val="0"/>
              <w:marTop w:val="0"/>
              <w:marBottom w:val="0"/>
              <w:divBdr>
                <w:top w:val="none" w:sz="0" w:space="0" w:color="auto"/>
                <w:left w:val="none" w:sz="0" w:space="0" w:color="auto"/>
                <w:bottom w:val="none" w:sz="0" w:space="0" w:color="auto"/>
                <w:right w:val="none" w:sz="0" w:space="0" w:color="auto"/>
              </w:divBdr>
            </w:div>
            <w:div w:id="1763914282">
              <w:marLeft w:val="0"/>
              <w:marRight w:val="0"/>
              <w:marTop w:val="0"/>
              <w:marBottom w:val="0"/>
              <w:divBdr>
                <w:top w:val="none" w:sz="0" w:space="0" w:color="auto"/>
                <w:left w:val="none" w:sz="0" w:space="0" w:color="auto"/>
                <w:bottom w:val="none" w:sz="0" w:space="0" w:color="auto"/>
                <w:right w:val="none" w:sz="0" w:space="0" w:color="auto"/>
              </w:divBdr>
            </w:div>
            <w:div w:id="1765565577">
              <w:marLeft w:val="0"/>
              <w:marRight w:val="0"/>
              <w:marTop w:val="0"/>
              <w:marBottom w:val="0"/>
              <w:divBdr>
                <w:top w:val="none" w:sz="0" w:space="0" w:color="auto"/>
                <w:left w:val="none" w:sz="0" w:space="0" w:color="auto"/>
                <w:bottom w:val="none" w:sz="0" w:space="0" w:color="auto"/>
                <w:right w:val="none" w:sz="0" w:space="0" w:color="auto"/>
              </w:divBdr>
            </w:div>
            <w:div w:id="1766732362">
              <w:marLeft w:val="0"/>
              <w:marRight w:val="0"/>
              <w:marTop w:val="0"/>
              <w:marBottom w:val="0"/>
              <w:divBdr>
                <w:top w:val="none" w:sz="0" w:space="0" w:color="auto"/>
                <w:left w:val="none" w:sz="0" w:space="0" w:color="auto"/>
                <w:bottom w:val="none" w:sz="0" w:space="0" w:color="auto"/>
                <w:right w:val="none" w:sz="0" w:space="0" w:color="auto"/>
              </w:divBdr>
            </w:div>
            <w:div w:id="1768310065">
              <w:marLeft w:val="0"/>
              <w:marRight w:val="0"/>
              <w:marTop w:val="0"/>
              <w:marBottom w:val="0"/>
              <w:divBdr>
                <w:top w:val="none" w:sz="0" w:space="0" w:color="auto"/>
                <w:left w:val="none" w:sz="0" w:space="0" w:color="auto"/>
                <w:bottom w:val="none" w:sz="0" w:space="0" w:color="auto"/>
                <w:right w:val="none" w:sz="0" w:space="0" w:color="auto"/>
              </w:divBdr>
            </w:div>
            <w:div w:id="1770471561">
              <w:marLeft w:val="0"/>
              <w:marRight w:val="0"/>
              <w:marTop w:val="0"/>
              <w:marBottom w:val="0"/>
              <w:divBdr>
                <w:top w:val="none" w:sz="0" w:space="0" w:color="auto"/>
                <w:left w:val="none" w:sz="0" w:space="0" w:color="auto"/>
                <w:bottom w:val="none" w:sz="0" w:space="0" w:color="auto"/>
                <w:right w:val="none" w:sz="0" w:space="0" w:color="auto"/>
              </w:divBdr>
            </w:div>
            <w:div w:id="1770540607">
              <w:marLeft w:val="0"/>
              <w:marRight w:val="0"/>
              <w:marTop w:val="0"/>
              <w:marBottom w:val="0"/>
              <w:divBdr>
                <w:top w:val="none" w:sz="0" w:space="0" w:color="auto"/>
                <w:left w:val="none" w:sz="0" w:space="0" w:color="auto"/>
                <w:bottom w:val="none" w:sz="0" w:space="0" w:color="auto"/>
                <w:right w:val="none" w:sz="0" w:space="0" w:color="auto"/>
              </w:divBdr>
            </w:div>
            <w:div w:id="1772047999">
              <w:marLeft w:val="0"/>
              <w:marRight w:val="0"/>
              <w:marTop w:val="0"/>
              <w:marBottom w:val="0"/>
              <w:divBdr>
                <w:top w:val="none" w:sz="0" w:space="0" w:color="auto"/>
                <w:left w:val="none" w:sz="0" w:space="0" w:color="auto"/>
                <w:bottom w:val="none" w:sz="0" w:space="0" w:color="auto"/>
                <w:right w:val="none" w:sz="0" w:space="0" w:color="auto"/>
              </w:divBdr>
            </w:div>
            <w:div w:id="1772433479">
              <w:marLeft w:val="0"/>
              <w:marRight w:val="0"/>
              <w:marTop w:val="0"/>
              <w:marBottom w:val="0"/>
              <w:divBdr>
                <w:top w:val="none" w:sz="0" w:space="0" w:color="auto"/>
                <w:left w:val="none" w:sz="0" w:space="0" w:color="auto"/>
                <w:bottom w:val="none" w:sz="0" w:space="0" w:color="auto"/>
                <w:right w:val="none" w:sz="0" w:space="0" w:color="auto"/>
              </w:divBdr>
            </w:div>
            <w:div w:id="1772622469">
              <w:marLeft w:val="0"/>
              <w:marRight w:val="0"/>
              <w:marTop w:val="0"/>
              <w:marBottom w:val="0"/>
              <w:divBdr>
                <w:top w:val="none" w:sz="0" w:space="0" w:color="auto"/>
                <w:left w:val="none" w:sz="0" w:space="0" w:color="auto"/>
                <w:bottom w:val="none" w:sz="0" w:space="0" w:color="auto"/>
                <w:right w:val="none" w:sz="0" w:space="0" w:color="auto"/>
              </w:divBdr>
            </w:div>
            <w:div w:id="1773162762">
              <w:marLeft w:val="0"/>
              <w:marRight w:val="0"/>
              <w:marTop w:val="0"/>
              <w:marBottom w:val="0"/>
              <w:divBdr>
                <w:top w:val="none" w:sz="0" w:space="0" w:color="auto"/>
                <w:left w:val="none" w:sz="0" w:space="0" w:color="auto"/>
                <w:bottom w:val="none" w:sz="0" w:space="0" w:color="auto"/>
                <w:right w:val="none" w:sz="0" w:space="0" w:color="auto"/>
              </w:divBdr>
            </w:div>
            <w:div w:id="1775973781">
              <w:marLeft w:val="0"/>
              <w:marRight w:val="0"/>
              <w:marTop w:val="0"/>
              <w:marBottom w:val="0"/>
              <w:divBdr>
                <w:top w:val="none" w:sz="0" w:space="0" w:color="auto"/>
                <w:left w:val="none" w:sz="0" w:space="0" w:color="auto"/>
                <w:bottom w:val="none" w:sz="0" w:space="0" w:color="auto"/>
                <w:right w:val="none" w:sz="0" w:space="0" w:color="auto"/>
              </w:divBdr>
            </w:div>
            <w:div w:id="1777675319">
              <w:marLeft w:val="0"/>
              <w:marRight w:val="0"/>
              <w:marTop w:val="0"/>
              <w:marBottom w:val="0"/>
              <w:divBdr>
                <w:top w:val="none" w:sz="0" w:space="0" w:color="auto"/>
                <w:left w:val="none" w:sz="0" w:space="0" w:color="auto"/>
                <w:bottom w:val="none" w:sz="0" w:space="0" w:color="auto"/>
                <w:right w:val="none" w:sz="0" w:space="0" w:color="auto"/>
              </w:divBdr>
            </w:div>
            <w:div w:id="1778794584">
              <w:marLeft w:val="0"/>
              <w:marRight w:val="0"/>
              <w:marTop w:val="0"/>
              <w:marBottom w:val="0"/>
              <w:divBdr>
                <w:top w:val="none" w:sz="0" w:space="0" w:color="auto"/>
                <w:left w:val="none" w:sz="0" w:space="0" w:color="auto"/>
                <w:bottom w:val="none" w:sz="0" w:space="0" w:color="auto"/>
                <w:right w:val="none" w:sz="0" w:space="0" w:color="auto"/>
              </w:divBdr>
            </w:div>
            <w:div w:id="1779793591">
              <w:marLeft w:val="0"/>
              <w:marRight w:val="0"/>
              <w:marTop w:val="0"/>
              <w:marBottom w:val="0"/>
              <w:divBdr>
                <w:top w:val="none" w:sz="0" w:space="0" w:color="auto"/>
                <w:left w:val="none" w:sz="0" w:space="0" w:color="auto"/>
                <w:bottom w:val="none" w:sz="0" w:space="0" w:color="auto"/>
                <w:right w:val="none" w:sz="0" w:space="0" w:color="auto"/>
              </w:divBdr>
            </w:div>
            <w:div w:id="1780491586">
              <w:marLeft w:val="0"/>
              <w:marRight w:val="0"/>
              <w:marTop w:val="0"/>
              <w:marBottom w:val="0"/>
              <w:divBdr>
                <w:top w:val="none" w:sz="0" w:space="0" w:color="auto"/>
                <w:left w:val="none" w:sz="0" w:space="0" w:color="auto"/>
                <w:bottom w:val="none" w:sz="0" w:space="0" w:color="auto"/>
                <w:right w:val="none" w:sz="0" w:space="0" w:color="auto"/>
              </w:divBdr>
            </w:div>
            <w:div w:id="1781605023">
              <w:marLeft w:val="0"/>
              <w:marRight w:val="0"/>
              <w:marTop w:val="0"/>
              <w:marBottom w:val="0"/>
              <w:divBdr>
                <w:top w:val="none" w:sz="0" w:space="0" w:color="auto"/>
                <w:left w:val="none" w:sz="0" w:space="0" w:color="auto"/>
                <w:bottom w:val="none" w:sz="0" w:space="0" w:color="auto"/>
                <w:right w:val="none" w:sz="0" w:space="0" w:color="auto"/>
              </w:divBdr>
            </w:div>
            <w:div w:id="1784959149">
              <w:marLeft w:val="0"/>
              <w:marRight w:val="0"/>
              <w:marTop w:val="0"/>
              <w:marBottom w:val="0"/>
              <w:divBdr>
                <w:top w:val="none" w:sz="0" w:space="0" w:color="auto"/>
                <w:left w:val="none" w:sz="0" w:space="0" w:color="auto"/>
                <w:bottom w:val="none" w:sz="0" w:space="0" w:color="auto"/>
                <w:right w:val="none" w:sz="0" w:space="0" w:color="auto"/>
              </w:divBdr>
            </w:div>
            <w:div w:id="1786195938">
              <w:marLeft w:val="0"/>
              <w:marRight w:val="0"/>
              <w:marTop w:val="0"/>
              <w:marBottom w:val="0"/>
              <w:divBdr>
                <w:top w:val="none" w:sz="0" w:space="0" w:color="auto"/>
                <w:left w:val="none" w:sz="0" w:space="0" w:color="auto"/>
                <w:bottom w:val="none" w:sz="0" w:space="0" w:color="auto"/>
                <w:right w:val="none" w:sz="0" w:space="0" w:color="auto"/>
              </w:divBdr>
            </w:div>
            <w:div w:id="1787038892">
              <w:marLeft w:val="0"/>
              <w:marRight w:val="0"/>
              <w:marTop w:val="0"/>
              <w:marBottom w:val="0"/>
              <w:divBdr>
                <w:top w:val="none" w:sz="0" w:space="0" w:color="auto"/>
                <w:left w:val="none" w:sz="0" w:space="0" w:color="auto"/>
                <w:bottom w:val="none" w:sz="0" w:space="0" w:color="auto"/>
                <w:right w:val="none" w:sz="0" w:space="0" w:color="auto"/>
              </w:divBdr>
            </w:div>
            <w:div w:id="1788306632">
              <w:marLeft w:val="0"/>
              <w:marRight w:val="0"/>
              <w:marTop w:val="0"/>
              <w:marBottom w:val="0"/>
              <w:divBdr>
                <w:top w:val="none" w:sz="0" w:space="0" w:color="auto"/>
                <w:left w:val="none" w:sz="0" w:space="0" w:color="auto"/>
                <w:bottom w:val="none" w:sz="0" w:space="0" w:color="auto"/>
                <w:right w:val="none" w:sz="0" w:space="0" w:color="auto"/>
              </w:divBdr>
            </w:div>
            <w:div w:id="1790934612">
              <w:marLeft w:val="0"/>
              <w:marRight w:val="0"/>
              <w:marTop w:val="0"/>
              <w:marBottom w:val="0"/>
              <w:divBdr>
                <w:top w:val="none" w:sz="0" w:space="0" w:color="auto"/>
                <w:left w:val="none" w:sz="0" w:space="0" w:color="auto"/>
                <w:bottom w:val="none" w:sz="0" w:space="0" w:color="auto"/>
                <w:right w:val="none" w:sz="0" w:space="0" w:color="auto"/>
              </w:divBdr>
            </w:div>
            <w:div w:id="1792047250">
              <w:marLeft w:val="0"/>
              <w:marRight w:val="0"/>
              <w:marTop w:val="0"/>
              <w:marBottom w:val="0"/>
              <w:divBdr>
                <w:top w:val="none" w:sz="0" w:space="0" w:color="auto"/>
                <w:left w:val="none" w:sz="0" w:space="0" w:color="auto"/>
                <w:bottom w:val="none" w:sz="0" w:space="0" w:color="auto"/>
                <w:right w:val="none" w:sz="0" w:space="0" w:color="auto"/>
              </w:divBdr>
            </w:div>
            <w:div w:id="1792743953">
              <w:marLeft w:val="0"/>
              <w:marRight w:val="0"/>
              <w:marTop w:val="0"/>
              <w:marBottom w:val="0"/>
              <w:divBdr>
                <w:top w:val="none" w:sz="0" w:space="0" w:color="auto"/>
                <w:left w:val="none" w:sz="0" w:space="0" w:color="auto"/>
                <w:bottom w:val="none" w:sz="0" w:space="0" w:color="auto"/>
                <w:right w:val="none" w:sz="0" w:space="0" w:color="auto"/>
              </w:divBdr>
            </w:div>
            <w:div w:id="1794596296">
              <w:marLeft w:val="0"/>
              <w:marRight w:val="0"/>
              <w:marTop w:val="0"/>
              <w:marBottom w:val="0"/>
              <w:divBdr>
                <w:top w:val="none" w:sz="0" w:space="0" w:color="auto"/>
                <w:left w:val="none" w:sz="0" w:space="0" w:color="auto"/>
                <w:bottom w:val="none" w:sz="0" w:space="0" w:color="auto"/>
                <w:right w:val="none" w:sz="0" w:space="0" w:color="auto"/>
              </w:divBdr>
            </w:div>
            <w:div w:id="1795708947">
              <w:marLeft w:val="0"/>
              <w:marRight w:val="0"/>
              <w:marTop w:val="0"/>
              <w:marBottom w:val="0"/>
              <w:divBdr>
                <w:top w:val="none" w:sz="0" w:space="0" w:color="auto"/>
                <w:left w:val="none" w:sz="0" w:space="0" w:color="auto"/>
                <w:bottom w:val="none" w:sz="0" w:space="0" w:color="auto"/>
                <w:right w:val="none" w:sz="0" w:space="0" w:color="auto"/>
              </w:divBdr>
            </w:div>
            <w:div w:id="1797990455">
              <w:marLeft w:val="0"/>
              <w:marRight w:val="0"/>
              <w:marTop w:val="0"/>
              <w:marBottom w:val="0"/>
              <w:divBdr>
                <w:top w:val="none" w:sz="0" w:space="0" w:color="auto"/>
                <w:left w:val="none" w:sz="0" w:space="0" w:color="auto"/>
                <w:bottom w:val="none" w:sz="0" w:space="0" w:color="auto"/>
                <w:right w:val="none" w:sz="0" w:space="0" w:color="auto"/>
              </w:divBdr>
            </w:div>
            <w:div w:id="1798721092">
              <w:marLeft w:val="0"/>
              <w:marRight w:val="0"/>
              <w:marTop w:val="0"/>
              <w:marBottom w:val="0"/>
              <w:divBdr>
                <w:top w:val="none" w:sz="0" w:space="0" w:color="auto"/>
                <w:left w:val="none" w:sz="0" w:space="0" w:color="auto"/>
                <w:bottom w:val="none" w:sz="0" w:space="0" w:color="auto"/>
                <w:right w:val="none" w:sz="0" w:space="0" w:color="auto"/>
              </w:divBdr>
            </w:div>
            <w:div w:id="1801876366">
              <w:marLeft w:val="0"/>
              <w:marRight w:val="0"/>
              <w:marTop w:val="0"/>
              <w:marBottom w:val="0"/>
              <w:divBdr>
                <w:top w:val="none" w:sz="0" w:space="0" w:color="auto"/>
                <w:left w:val="none" w:sz="0" w:space="0" w:color="auto"/>
                <w:bottom w:val="none" w:sz="0" w:space="0" w:color="auto"/>
                <w:right w:val="none" w:sz="0" w:space="0" w:color="auto"/>
              </w:divBdr>
            </w:div>
            <w:div w:id="1803034574">
              <w:marLeft w:val="0"/>
              <w:marRight w:val="0"/>
              <w:marTop w:val="0"/>
              <w:marBottom w:val="0"/>
              <w:divBdr>
                <w:top w:val="none" w:sz="0" w:space="0" w:color="auto"/>
                <w:left w:val="none" w:sz="0" w:space="0" w:color="auto"/>
                <w:bottom w:val="none" w:sz="0" w:space="0" w:color="auto"/>
                <w:right w:val="none" w:sz="0" w:space="0" w:color="auto"/>
              </w:divBdr>
            </w:div>
            <w:div w:id="1803035351">
              <w:marLeft w:val="0"/>
              <w:marRight w:val="0"/>
              <w:marTop w:val="0"/>
              <w:marBottom w:val="0"/>
              <w:divBdr>
                <w:top w:val="none" w:sz="0" w:space="0" w:color="auto"/>
                <w:left w:val="none" w:sz="0" w:space="0" w:color="auto"/>
                <w:bottom w:val="none" w:sz="0" w:space="0" w:color="auto"/>
                <w:right w:val="none" w:sz="0" w:space="0" w:color="auto"/>
              </w:divBdr>
            </w:div>
            <w:div w:id="1804303992">
              <w:marLeft w:val="0"/>
              <w:marRight w:val="0"/>
              <w:marTop w:val="0"/>
              <w:marBottom w:val="0"/>
              <w:divBdr>
                <w:top w:val="none" w:sz="0" w:space="0" w:color="auto"/>
                <w:left w:val="none" w:sz="0" w:space="0" w:color="auto"/>
                <w:bottom w:val="none" w:sz="0" w:space="0" w:color="auto"/>
                <w:right w:val="none" w:sz="0" w:space="0" w:color="auto"/>
              </w:divBdr>
            </w:div>
            <w:div w:id="1806697274">
              <w:marLeft w:val="0"/>
              <w:marRight w:val="0"/>
              <w:marTop w:val="0"/>
              <w:marBottom w:val="0"/>
              <w:divBdr>
                <w:top w:val="none" w:sz="0" w:space="0" w:color="auto"/>
                <w:left w:val="none" w:sz="0" w:space="0" w:color="auto"/>
                <w:bottom w:val="none" w:sz="0" w:space="0" w:color="auto"/>
                <w:right w:val="none" w:sz="0" w:space="0" w:color="auto"/>
              </w:divBdr>
            </w:div>
            <w:div w:id="1806847618">
              <w:marLeft w:val="0"/>
              <w:marRight w:val="0"/>
              <w:marTop w:val="0"/>
              <w:marBottom w:val="0"/>
              <w:divBdr>
                <w:top w:val="none" w:sz="0" w:space="0" w:color="auto"/>
                <w:left w:val="none" w:sz="0" w:space="0" w:color="auto"/>
                <w:bottom w:val="none" w:sz="0" w:space="0" w:color="auto"/>
                <w:right w:val="none" w:sz="0" w:space="0" w:color="auto"/>
              </w:divBdr>
            </w:div>
            <w:div w:id="1808549330">
              <w:marLeft w:val="0"/>
              <w:marRight w:val="0"/>
              <w:marTop w:val="0"/>
              <w:marBottom w:val="0"/>
              <w:divBdr>
                <w:top w:val="none" w:sz="0" w:space="0" w:color="auto"/>
                <w:left w:val="none" w:sz="0" w:space="0" w:color="auto"/>
                <w:bottom w:val="none" w:sz="0" w:space="0" w:color="auto"/>
                <w:right w:val="none" w:sz="0" w:space="0" w:color="auto"/>
              </w:divBdr>
            </w:div>
            <w:div w:id="1811824396">
              <w:marLeft w:val="0"/>
              <w:marRight w:val="0"/>
              <w:marTop w:val="0"/>
              <w:marBottom w:val="0"/>
              <w:divBdr>
                <w:top w:val="none" w:sz="0" w:space="0" w:color="auto"/>
                <w:left w:val="none" w:sz="0" w:space="0" w:color="auto"/>
                <w:bottom w:val="none" w:sz="0" w:space="0" w:color="auto"/>
                <w:right w:val="none" w:sz="0" w:space="0" w:color="auto"/>
              </w:divBdr>
            </w:div>
            <w:div w:id="1813450542">
              <w:marLeft w:val="0"/>
              <w:marRight w:val="0"/>
              <w:marTop w:val="0"/>
              <w:marBottom w:val="0"/>
              <w:divBdr>
                <w:top w:val="none" w:sz="0" w:space="0" w:color="auto"/>
                <w:left w:val="none" w:sz="0" w:space="0" w:color="auto"/>
                <w:bottom w:val="none" w:sz="0" w:space="0" w:color="auto"/>
                <w:right w:val="none" w:sz="0" w:space="0" w:color="auto"/>
              </w:divBdr>
            </w:div>
            <w:div w:id="1822965461">
              <w:marLeft w:val="0"/>
              <w:marRight w:val="0"/>
              <w:marTop w:val="0"/>
              <w:marBottom w:val="0"/>
              <w:divBdr>
                <w:top w:val="none" w:sz="0" w:space="0" w:color="auto"/>
                <w:left w:val="none" w:sz="0" w:space="0" w:color="auto"/>
                <w:bottom w:val="none" w:sz="0" w:space="0" w:color="auto"/>
                <w:right w:val="none" w:sz="0" w:space="0" w:color="auto"/>
              </w:divBdr>
            </w:div>
            <w:div w:id="1824077658">
              <w:marLeft w:val="0"/>
              <w:marRight w:val="0"/>
              <w:marTop w:val="0"/>
              <w:marBottom w:val="0"/>
              <w:divBdr>
                <w:top w:val="none" w:sz="0" w:space="0" w:color="auto"/>
                <w:left w:val="none" w:sz="0" w:space="0" w:color="auto"/>
                <w:bottom w:val="none" w:sz="0" w:space="0" w:color="auto"/>
                <w:right w:val="none" w:sz="0" w:space="0" w:color="auto"/>
              </w:divBdr>
            </w:div>
            <w:div w:id="1824198468">
              <w:marLeft w:val="0"/>
              <w:marRight w:val="0"/>
              <w:marTop w:val="0"/>
              <w:marBottom w:val="0"/>
              <w:divBdr>
                <w:top w:val="none" w:sz="0" w:space="0" w:color="auto"/>
                <w:left w:val="none" w:sz="0" w:space="0" w:color="auto"/>
                <w:bottom w:val="none" w:sz="0" w:space="0" w:color="auto"/>
                <w:right w:val="none" w:sz="0" w:space="0" w:color="auto"/>
              </w:divBdr>
            </w:div>
            <w:div w:id="1824658828">
              <w:marLeft w:val="0"/>
              <w:marRight w:val="0"/>
              <w:marTop w:val="0"/>
              <w:marBottom w:val="0"/>
              <w:divBdr>
                <w:top w:val="none" w:sz="0" w:space="0" w:color="auto"/>
                <w:left w:val="none" w:sz="0" w:space="0" w:color="auto"/>
                <w:bottom w:val="none" w:sz="0" w:space="0" w:color="auto"/>
                <w:right w:val="none" w:sz="0" w:space="0" w:color="auto"/>
              </w:divBdr>
            </w:div>
            <w:div w:id="1825272942">
              <w:marLeft w:val="0"/>
              <w:marRight w:val="0"/>
              <w:marTop w:val="0"/>
              <w:marBottom w:val="0"/>
              <w:divBdr>
                <w:top w:val="none" w:sz="0" w:space="0" w:color="auto"/>
                <w:left w:val="none" w:sz="0" w:space="0" w:color="auto"/>
                <w:bottom w:val="none" w:sz="0" w:space="0" w:color="auto"/>
                <w:right w:val="none" w:sz="0" w:space="0" w:color="auto"/>
              </w:divBdr>
            </w:div>
            <w:div w:id="1825273094">
              <w:marLeft w:val="0"/>
              <w:marRight w:val="0"/>
              <w:marTop w:val="0"/>
              <w:marBottom w:val="0"/>
              <w:divBdr>
                <w:top w:val="none" w:sz="0" w:space="0" w:color="auto"/>
                <w:left w:val="none" w:sz="0" w:space="0" w:color="auto"/>
                <w:bottom w:val="none" w:sz="0" w:space="0" w:color="auto"/>
                <w:right w:val="none" w:sz="0" w:space="0" w:color="auto"/>
              </w:divBdr>
            </w:div>
            <w:div w:id="1826164732">
              <w:marLeft w:val="0"/>
              <w:marRight w:val="0"/>
              <w:marTop w:val="0"/>
              <w:marBottom w:val="0"/>
              <w:divBdr>
                <w:top w:val="none" w:sz="0" w:space="0" w:color="auto"/>
                <w:left w:val="none" w:sz="0" w:space="0" w:color="auto"/>
                <w:bottom w:val="none" w:sz="0" w:space="0" w:color="auto"/>
                <w:right w:val="none" w:sz="0" w:space="0" w:color="auto"/>
              </w:divBdr>
            </w:div>
            <w:div w:id="1826582385">
              <w:marLeft w:val="0"/>
              <w:marRight w:val="0"/>
              <w:marTop w:val="0"/>
              <w:marBottom w:val="0"/>
              <w:divBdr>
                <w:top w:val="none" w:sz="0" w:space="0" w:color="auto"/>
                <w:left w:val="none" w:sz="0" w:space="0" w:color="auto"/>
                <w:bottom w:val="none" w:sz="0" w:space="0" w:color="auto"/>
                <w:right w:val="none" w:sz="0" w:space="0" w:color="auto"/>
              </w:divBdr>
            </w:div>
            <w:div w:id="1828352390">
              <w:marLeft w:val="0"/>
              <w:marRight w:val="0"/>
              <w:marTop w:val="0"/>
              <w:marBottom w:val="0"/>
              <w:divBdr>
                <w:top w:val="none" w:sz="0" w:space="0" w:color="auto"/>
                <w:left w:val="none" w:sz="0" w:space="0" w:color="auto"/>
                <w:bottom w:val="none" w:sz="0" w:space="0" w:color="auto"/>
                <w:right w:val="none" w:sz="0" w:space="0" w:color="auto"/>
              </w:divBdr>
            </w:div>
            <w:div w:id="1829008692">
              <w:marLeft w:val="0"/>
              <w:marRight w:val="0"/>
              <w:marTop w:val="0"/>
              <w:marBottom w:val="0"/>
              <w:divBdr>
                <w:top w:val="none" w:sz="0" w:space="0" w:color="auto"/>
                <w:left w:val="none" w:sz="0" w:space="0" w:color="auto"/>
                <w:bottom w:val="none" w:sz="0" w:space="0" w:color="auto"/>
                <w:right w:val="none" w:sz="0" w:space="0" w:color="auto"/>
              </w:divBdr>
            </w:div>
            <w:div w:id="1831478354">
              <w:marLeft w:val="0"/>
              <w:marRight w:val="0"/>
              <w:marTop w:val="0"/>
              <w:marBottom w:val="0"/>
              <w:divBdr>
                <w:top w:val="none" w:sz="0" w:space="0" w:color="auto"/>
                <w:left w:val="none" w:sz="0" w:space="0" w:color="auto"/>
                <w:bottom w:val="none" w:sz="0" w:space="0" w:color="auto"/>
                <w:right w:val="none" w:sz="0" w:space="0" w:color="auto"/>
              </w:divBdr>
            </w:div>
            <w:div w:id="1835336095">
              <w:marLeft w:val="0"/>
              <w:marRight w:val="0"/>
              <w:marTop w:val="0"/>
              <w:marBottom w:val="0"/>
              <w:divBdr>
                <w:top w:val="none" w:sz="0" w:space="0" w:color="auto"/>
                <w:left w:val="none" w:sz="0" w:space="0" w:color="auto"/>
                <w:bottom w:val="none" w:sz="0" w:space="0" w:color="auto"/>
                <w:right w:val="none" w:sz="0" w:space="0" w:color="auto"/>
              </w:divBdr>
            </w:div>
            <w:div w:id="1835605832">
              <w:marLeft w:val="0"/>
              <w:marRight w:val="0"/>
              <w:marTop w:val="0"/>
              <w:marBottom w:val="0"/>
              <w:divBdr>
                <w:top w:val="none" w:sz="0" w:space="0" w:color="auto"/>
                <w:left w:val="none" w:sz="0" w:space="0" w:color="auto"/>
                <w:bottom w:val="none" w:sz="0" w:space="0" w:color="auto"/>
                <w:right w:val="none" w:sz="0" w:space="0" w:color="auto"/>
              </w:divBdr>
            </w:div>
            <w:div w:id="1835685009">
              <w:marLeft w:val="0"/>
              <w:marRight w:val="0"/>
              <w:marTop w:val="0"/>
              <w:marBottom w:val="0"/>
              <w:divBdr>
                <w:top w:val="none" w:sz="0" w:space="0" w:color="auto"/>
                <w:left w:val="none" w:sz="0" w:space="0" w:color="auto"/>
                <w:bottom w:val="none" w:sz="0" w:space="0" w:color="auto"/>
                <w:right w:val="none" w:sz="0" w:space="0" w:color="auto"/>
              </w:divBdr>
            </w:div>
            <w:div w:id="1836800460">
              <w:marLeft w:val="0"/>
              <w:marRight w:val="0"/>
              <w:marTop w:val="0"/>
              <w:marBottom w:val="0"/>
              <w:divBdr>
                <w:top w:val="none" w:sz="0" w:space="0" w:color="auto"/>
                <w:left w:val="none" w:sz="0" w:space="0" w:color="auto"/>
                <w:bottom w:val="none" w:sz="0" w:space="0" w:color="auto"/>
                <w:right w:val="none" w:sz="0" w:space="0" w:color="auto"/>
              </w:divBdr>
            </w:div>
            <w:div w:id="1843620047">
              <w:marLeft w:val="0"/>
              <w:marRight w:val="0"/>
              <w:marTop w:val="0"/>
              <w:marBottom w:val="0"/>
              <w:divBdr>
                <w:top w:val="none" w:sz="0" w:space="0" w:color="auto"/>
                <w:left w:val="none" w:sz="0" w:space="0" w:color="auto"/>
                <w:bottom w:val="none" w:sz="0" w:space="0" w:color="auto"/>
                <w:right w:val="none" w:sz="0" w:space="0" w:color="auto"/>
              </w:divBdr>
            </w:div>
            <w:div w:id="1844778812">
              <w:marLeft w:val="0"/>
              <w:marRight w:val="0"/>
              <w:marTop w:val="0"/>
              <w:marBottom w:val="0"/>
              <w:divBdr>
                <w:top w:val="none" w:sz="0" w:space="0" w:color="auto"/>
                <w:left w:val="none" w:sz="0" w:space="0" w:color="auto"/>
                <w:bottom w:val="none" w:sz="0" w:space="0" w:color="auto"/>
                <w:right w:val="none" w:sz="0" w:space="0" w:color="auto"/>
              </w:divBdr>
            </w:div>
            <w:div w:id="1846168199">
              <w:marLeft w:val="0"/>
              <w:marRight w:val="0"/>
              <w:marTop w:val="0"/>
              <w:marBottom w:val="0"/>
              <w:divBdr>
                <w:top w:val="none" w:sz="0" w:space="0" w:color="auto"/>
                <w:left w:val="none" w:sz="0" w:space="0" w:color="auto"/>
                <w:bottom w:val="none" w:sz="0" w:space="0" w:color="auto"/>
                <w:right w:val="none" w:sz="0" w:space="0" w:color="auto"/>
              </w:divBdr>
            </w:div>
            <w:div w:id="1846437399">
              <w:marLeft w:val="0"/>
              <w:marRight w:val="0"/>
              <w:marTop w:val="0"/>
              <w:marBottom w:val="0"/>
              <w:divBdr>
                <w:top w:val="none" w:sz="0" w:space="0" w:color="auto"/>
                <w:left w:val="none" w:sz="0" w:space="0" w:color="auto"/>
                <w:bottom w:val="none" w:sz="0" w:space="0" w:color="auto"/>
                <w:right w:val="none" w:sz="0" w:space="0" w:color="auto"/>
              </w:divBdr>
            </w:div>
            <w:div w:id="1849324824">
              <w:marLeft w:val="0"/>
              <w:marRight w:val="0"/>
              <w:marTop w:val="0"/>
              <w:marBottom w:val="0"/>
              <w:divBdr>
                <w:top w:val="none" w:sz="0" w:space="0" w:color="auto"/>
                <w:left w:val="none" w:sz="0" w:space="0" w:color="auto"/>
                <w:bottom w:val="none" w:sz="0" w:space="0" w:color="auto"/>
                <w:right w:val="none" w:sz="0" w:space="0" w:color="auto"/>
              </w:divBdr>
            </w:div>
            <w:div w:id="1849906737">
              <w:marLeft w:val="0"/>
              <w:marRight w:val="0"/>
              <w:marTop w:val="0"/>
              <w:marBottom w:val="0"/>
              <w:divBdr>
                <w:top w:val="none" w:sz="0" w:space="0" w:color="auto"/>
                <w:left w:val="none" w:sz="0" w:space="0" w:color="auto"/>
                <w:bottom w:val="none" w:sz="0" w:space="0" w:color="auto"/>
                <w:right w:val="none" w:sz="0" w:space="0" w:color="auto"/>
              </w:divBdr>
            </w:div>
            <w:div w:id="1850021260">
              <w:marLeft w:val="0"/>
              <w:marRight w:val="0"/>
              <w:marTop w:val="0"/>
              <w:marBottom w:val="0"/>
              <w:divBdr>
                <w:top w:val="none" w:sz="0" w:space="0" w:color="auto"/>
                <w:left w:val="none" w:sz="0" w:space="0" w:color="auto"/>
                <w:bottom w:val="none" w:sz="0" w:space="0" w:color="auto"/>
                <w:right w:val="none" w:sz="0" w:space="0" w:color="auto"/>
              </w:divBdr>
            </w:div>
            <w:div w:id="1850951721">
              <w:marLeft w:val="0"/>
              <w:marRight w:val="0"/>
              <w:marTop w:val="0"/>
              <w:marBottom w:val="0"/>
              <w:divBdr>
                <w:top w:val="none" w:sz="0" w:space="0" w:color="auto"/>
                <w:left w:val="none" w:sz="0" w:space="0" w:color="auto"/>
                <w:bottom w:val="none" w:sz="0" w:space="0" w:color="auto"/>
                <w:right w:val="none" w:sz="0" w:space="0" w:color="auto"/>
              </w:divBdr>
            </w:div>
            <w:div w:id="1851602337">
              <w:marLeft w:val="0"/>
              <w:marRight w:val="0"/>
              <w:marTop w:val="0"/>
              <w:marBottom w:val="0"/>
              <w:divBdr>
                <w:top w:val="none" w:sz="0" w:space="0" w:color="auto"/>
                <w:left w:val="none" w:sz="0" w:space="0" w:color="auto"/>
                <w:bottom w:val="none" w:sz="0" w:space="0" w:color="auto"/>
                <w:right w:val="none" w:sz="0" w:space="0" w:color="auto"/>
              </w:divBdr>
            </w:div>
            <w:div w:id="1854875753">
              <w:marLeft w:val="0"/>
              <w:marRight w:val="0"/>
              <w:marTop w:val="0"/>
              <w:marBottom w:val="0"/>
              <w:divBdr>
                <w:top w:val="none" w:sz="0" w:space="0" w:color="auto"/>
                <w:left w:val="none" w:sz="0" w:space="0" w:color="auto"/>
                <w:bottom w:val="none" w:sz="0" w:space="0" w:color="auto"/>
                <w:right w:val="none" w:sz="0" w:space="0" w:color="auto"/>
              </w:divBdr>
            </w:div>
            <w:div w:id="1856071212">
              <w:marLeft w:val="0"/>
              <w:marRight w:val="0"/>
              <w:marTop w:val="0"/>
              <w:marBottom w:val="0"/>
              <w:divBdr>
                <w:top w:val="none" w:sz="0" w:space="0" w:color="auto"/>
                <w:left w:val="none" w:sz="0" w:space="0" w:color="auto"/>
                <w:bottom w:val="none" w:sz="0" w:space="0" w:color="auto"/>
                <w:right w:val="none" w:sz="0" w:space="0" w:color="auto"/>
              </w:divBdr>
            </w:div>
            <w:div w:id="1856914884">
              <w:marLeft w:val="0"/>
              <w:marRight w:val="0"/>
              <w:marTop w:val="0"/>
              <w:marBottom w:val="0"/>
              <w:divBdr>
                <w:top w:val="none" w:sz="0" w:space="0" w:color="auto"/>
                <w:left w:val="none" w:sz="0" w:space="0" w:color="auto"/>
                <w:bottom w:val="none" w:sz="0" w:space="0" w:color="auto"/>
                <w:right w:val="none" w:sz="0" w:space="0" w:color="auto"/>
              </w:divBdr>
            </w:div>
            <w:div w:id="1861237211">
              <w:marLeft w:val="0"/>
              <w:marRight w:val="0"/>
              <w:marTop w:val="0"/>
              <w:marBottom w:val="0"/>
              <w:divBdr>
                <w:top w:val="none" w:sz="0" w:space="0" w:color="auto"/>
                <w:left w:val="none" w:sz="0" w:space="0" w:color="auto"/>
                <w:bottom w:val="none" w:sz="0" w:space="0" w:color="auto"/>
                <w:right w:val="none" w:sz="0" w:space="0" w:color="auto"/>
              </w:divBdr>
            </w:div>
            <w:div w:id="1861356091">
              <w:marLeft w:val="0"/>
              <w:marRight w:val="0"/>
              <w:marTop w:val="0"/>
              <w:marBottom w:val="0"/>
              <w:divBdr>
                <w:top w:val="none" w:sz="0" w:space="0" w:color="auto"/>
                <w:left w:val="none" w:sz="0" w:space="0" w:color="auto"/>
                <w:bottom w:val="none" w:sz="0" w:space="0" w:color="auto"/>
                <w:right w:val="none" w:sz="0" w:space="0" w:color="auto"/>
              </w:divBdr>
              <w:divsChild>
                <w:div w:id="9644839">
                  <w:marLeft w:val="0"/>
                  <w:marRight w:val="0"/>
                  <w:marTop w:val="0"/>
                  <w:marBottom w:val="0"/>
                  <w:divBdr>
                    <w:top w:val="none" w:sz="0" w:space="0" w:color="auto"/>
                    <w:left w:val="none" w:sz="0" w:space="0" w:color="auto"/>
                    <w:bottom w:val="none" w:sz="0" w:space="0" w:color="auto"/>
                    <w:right w:val="none" w:sz="0" w:space="0" w:color="auto"/>
                  </w:divBdr>
                </w:div>
                <w:div w:id="10031791">
                  <w:marLeft w:val="0"/>
                  <w:marRight w:val="0"/>
                  <w:marTop w:val="0"/>
                  <w:marBottom w:val="0"/>
                  <w:divBdr>
                    <w:top w:val="none" w:sz="0" w:space="0" w:color="auto"/>
                    <w:left w:val="none" w:sz="0" w:space="0" w:color="auto"/>
                    <w:bottom w:val="none" w:sz="0" w:space="0" w:color="auto"/>
                    <w:right w:val="none" w:sz="0" w:space="0" w:color="auto"/>
                  </w:divBdr>
                </w:div>
                <w:div w:id="92939270">
                  <w:marLeft w:val="0"/>
                  <w:marRight w:val="0"/>
                  <w:marTop w:val="0"/>
                  <w:marBottom w:val="0"/>
                  <w:divBdr>
                    <w:top w:val="none" w:sz="0" w:space="0" w:color="auto"/>
                    <w:left w:val="none" w:sz="0" w:space="0" w:color="auto"/>
                    <w:bottom w:val="none" w:sz="0" w:space="0" w:color="auto"/>
                    <w:right w:val="none" w:sz="0" w:space="0" w:color="auto"/>
                  </w:divBdr>
                </w:div>
                <w:div w:id="118305784">
                  <w:marLeft w:val="0"/>
                  <w:marRight w:val="0"/>
                  <w:marTop w:val="0"/>
                  <w:marBottom w:val="0"/>
                  <w:divBdr>
                    <w:top w:val="none" w:sz="0" w:space="0" w:color="auto"/>
                    <w:left w:val="none" w:sz="0" w:space="0" w:color="auto"/>
                    <w:bottom w:val="none" w:sz="0" w:space="0" w:color="auto"/>
                    <w:right w:val="none" w:sz="0" w:space="0" w:color="auto"/>
                  </w:divBdr>
                </w:div>
                <w:div w:id="166791858">
                  <w:marLeft w:val="0"/>
                  <w:marRight w:val="0"/>
                  <w:marTop w:val="0"/>
                  <w:marBottom w:val="0"/>
                  <w:divBdr>
                    <w:top w:val="none" w:sz="0" w:space="0" w:color="auto"/>
                    <w:left w:val="none" w:sz="0" w:space="0" w:color="auto"/>
                    <w:bottom w:val="none" w:sz="0" w:space="0" w:color="auto"/>
                    <w:right w:val="none" w:sz="0" w:space="0" w:color="auto"/>
                  </w:divBdr>
                </w:div>
                <w:div w:id="194850851">
                  <w:marLeft w:val="0"/>
                  <w:marRight w:val="0"/>
                  <w:marTop w:val="0"/>
                  <w:marBottom w:val="0"/>
                  <w:divBdr>
                    <w:top w:val="none" w:sz="0" w:space="0" w:color="auto"/>
                    <w:left w:val="none" w:sz="0" w:space="0" w:color="auto"/>
                    <w:bottom w:val="none" w:sz="0" w:space="0" w:color="auto"/>
                    <w:right w:val="none" w:sz="0" w:space="0" w:color="auto"/>
                  </w:divBdr>
                </w:div>
                <w:div w:id="270358615">
                  <w:marLeft w:val="0"/>
                  <w:marRight w:val="0"/>
                  <w:marTop w:val="0"/>
                  <w:marBottom w:val="0"/>
                  <w:divBdr>
                    <w:top w:val="none" w:sz="0" w:space="0" w:color="auto"/>
                    <w:left w:val="none" w:sz="0" w:space="0" w:color="auto"/>
                    <w:bottom w:val="none" w:sz="0" w:space="0" w:color="auto"/>
                    <w:right w:val="none" w:sz="0" w:space="0" w:color="auto"/>
                  </w:divBdr>
                </w:div>
                <w:div w:id="288559914">
                  <w:marLeft w:val="0"/>
                  <w:marRight w:val="0"/>
                  <w:marTop w:val="0"/>
                  <w:marBottom w:val="0"/>
                  <w:divBdr>
                    <w:top w:val="none" w:sz="0" w:space="0" w:color="auto"/>
                    <w:left w:val="none" w:sz="0" w:space="0" w:color="auto"/>
                    <w:bottom w:val="none" w:sz="0" w:space="0" w:color="auto"/>
                    <w:right w:val="none" w:sz="0" w:space="0" w:color="auto"/>
                  </w:divBdr>
                </w:div>
                <w:div w:id="300236159">
                  <w:marLeft w:val="0"/>
                  <w:marRight w:val="0"/>
                  <w:marTop w:val="0"/>
                  <w:marBottom w:val="0"/>
                  <w:divBdr>
                    <w:top w:val="none" w:sz="0" w:space="0" w:color="auto"/>
                    <w:left w:val="none" w:sz="0" w:space="0" w:color="auto"/>
                    <w:bottom w:val="none" w:sz="0" w:space="0" w:color="auto"/>
                    <w:right w:val="none" w:sz="0" w:space="0" w:color="auto"/>
                  </w:divBdr>
                </w:div>
                <w:div w:id="336733571">
                  <w:marLeft w:val="0"/>
                  <w:marRight w:val="0"/>
                  <w:marTop w:val="0"/>
                  <w:marBottom w:val="0"/>
                  <w:divBdr>
                    <w:top w:val="none" w:sz="0" w:space="0" w:color="auto"/>
                    <w:left w:val="none" w:sz="0" w:space="0" w:color="auto"/>
                    <w:bottom w:val="none" w:sz="0" w:space="0" w:color="auto"/>
                    <w:right w:val="none" w:sz="0" w:space="0" w:color="auto"/>
                  </w:divBdr>
                </w:div>
                <w:div w:id="342781070">
                  <w:marLeft w:val="0"/>
                  <w:marRight w:val="0"/>
                  <w:marTop w:val="0"/>
                  <w:marBottom w:val="0"/>
                  <w:divBdr>
                    <w:top w:val="none" w:sz="0" w:space="0" w:color="auto"/>
                    <w:left w:val="none" w:sz="0" w:space="0" w:color="auto"/>
                    <w:bottom w:val="none" w:sz="0" w:space="0" w:color="auto"/>
                    <w:right w:val="none" w:sz="0" w:space="0" w:color="auto"/>
                  </w:divBdr>
                </w:div>
                <w:div w:id="432020732">
                  <w:marLeft w:val="0"/>
                  <w:marRight w:val="0"/>
                  <w:marTop w:val="0"/>
                  <w:marBottom w:val="0"/>
                  <w:divBdr>
                    <w:top w:val="none" w:sz="0" w:space="0" w:color="auto"/>
                    <w:left w:val="none" w:sz="0" w:space="0" w:color="auto"/>
                    <w:bottom w:val="none" w:sz="0" w:space="0" w:color="auto"/>
                    <w:right w:val="none" w:sz="0" w:space="0" w:color="auto"/>
                  </w:divBdr>
                </w:div>
                <w:div w:id="489059052">
                  <w:marLeft w:val="0"/>
                  <w:marRight w:val="0"/>
                  <w:marTop w:val="0"/>
                  <w:marBottom w:val="0"/>
                  <w:divBdr>
                    <w:top w:val="none" w:sz="0" w:space="0" w:color="auto"/>
                    <w:left w:val="none" w:sz="0" w:space="0" w:color="auto"/>
                    <w:bottom w:val="none" w:sz="0" w:space="0" w:color="auto"/>
                    <w:right w:val="none" w:sz="0" w:space="0" w:color="auto"/>
                  </w:divBdr>
                </w:div>
                <w:div w:id="595290538">
                  <w:marLeft w:val="0"/>
                  <w:marRight w:val="0"/>
                  <w:marTop w:val="0"/>
                  <w:marBottom w:val="0"/>
                  <w:divBdr>
                    <w:top w:val="none" w:sz="0" w:space="0" w:color="auto"/>
                    <w:left w:val="none" w:sz="0" w:space="0" w:color="auto"/>
                    <w:bottom w:val="none" w:sz="0" w:space="0" w:color="auto"/>
                    <w:right w:val="none" w:sz="0" w:space="0" w:color="auto"/>
                  </w:divBdr>
                </w:div>
                <w:div w:id="595595191">
                  <w:marLeft w:val="0"/>
                  <w:marRight w:val="0"/>
                  <w:marTop w:val="0"/>
                  <w:marBottom w:val="0"/>
                  <w:divBdr>
                    <w:top w:val="none" w:sz="0" w:space="0" w:color="auto"/>
                    <w:left w:val="none" w:sz="0" w:space="0" w:color="auto"/>
                    <w:bottom w:val="none" w:sz="0" w:space="0" w:color="auto"/>
                    <w:right w:val="none" w:sz="0" w:space="0" w:color="auto"/>
                  </w:divBdr>
                </w:div>
                <w:div w:id="630325252">
                  <w:marLeft w:val="0"/>
                  <w:marRight w:val="0"/>
                  <w:marTop w:val="0"/>
                  <w:marBottom w:val="0"/>
                  <w:divBdr>
                    <w:top w:val="none" w:sz="0" w:space="0" w:color="auto"/>
                    <w:left w:val="none" w:sz="0" w:space="0" w:color="auto"/>
                    <w:bottom w:val="none" w:sz="0" w:space="0" w:color="auto"/>
                    <w:right w:val="none" w:sz="0" w:space="0" w:color="auto"/>
                  </w:divBdr>
                </w:div>
                <w:div w:id="641352861">
                  <w:marLeft w:val="0"/>
                  <w:marRight w:val="0"/>
                  <w:marTop w:val="0"/>
                  <w:marBottom w:val="0"/>
                  <w:divBdr>
                    <w:top w:val="none" w:sz="0" w:space="0" w:color="auto"/>
                    <w:left w:val="none" w:sz="0" w:space="0" w:color="auto"/>
                    <w:bottom w:val="none" w:sz="0" w:space="0" w:color="auto"/>
                    <w:right w:val="none" w:sz="0" w:space="0" w:color="auto"/>
                  </w:divBdr>
                </w:div>
                <w:div w:id="649484009">
                  <w:marLeft w:val="0"/>
                  <w:marRight w:val="0"/>
                  <w:marTop w:val="0"/>
                  <w:marBottom w:val="0"/>
                  <w:divBdr>
                    <w:top w:val="none" w:sz="0" w:space="0" w:color="auto"/>
                    <w:left w:val="none" w:sz="0" w:space="0" w:color="auto"/>
                    <w:bottom w:val="none" w:sz="0" w:space="0" w:color="auto"/>
                    <w:right w:val="none" w:sz="0" w:space="0" w:color="auto"/>
                  </w:divBdr>
                </w:div>
                <w:div w:id="673413500">
                  <w:marLeft w:val="0"/>
                  <w:marRight w:val="0"/>
                  <w:marTop w:val="0"/>
                  <w:marBottom w:val="0"/>
                  <w:divBdr>
                    <w:top w:val="none" w:sz="0" w:space="0" w:color="auto"/>
                    <w:left w:val="none" w:sz="0" w:space="0" w:color="auto"/>
                    <w:bottom w:val="none" w:sz="0" w:space="0" w:color="auto"/>
                    <w:right w:val="none" w:sz="0" w:space="0" w:color="auto"/>
                  </w:divBdr>
                </w:div>
                <w:div w:id="690447575">
                  <w:marLeft w:val="0"/>
                  <w:marRight w:val="0"/>
                  <w:marTop w:val="0"/>
                  <w:marBottom w:val="0"/>
                  <w:divBdr>
                    <w:top w:val="none" w:sz="0" w:space="0" w:color="auto"/>
                    <w:left w:val="none" w:sz="0" w:space="0" w:color="auto"/>
                    <w:bottom w:val="none" w:sz="0" w:space="0" w:color="auto"/>
                    <w:right w:val="none" w:sz="0" w:space="0" w:color="auto"/>
                  </w:divBdr>
                </w:div>
                <w:div w:id="727846615">
                  <w:marLeft w:val="0"/>
                  <w:marRight w:val="0"/>
                  <w:marTop w:val="0"/>
                  <w:marBottom w:val="0"/>
                  <w:divBdr>
                    <w:top w:val="none" w:sz="0" w:space="0" w:color="auto"/>
                    <w:left w:val="none" w:sz="0" w:space="0" w:color="auto"/>
                    <w:bottom w:val="none" w:sz="0" w:space="0" w:color="auto"/>
                    <w:right w:val="none" w:sz="0" w:space="0" w:color="auto"/>
                  </w:divBdr>
                </w:div>
                <w:div w:id="859243200">
                  <w:marLeft w:val="0"/>
                  <w:marRight w:val="0"/>
                  <w:marTop w:val="0"/>
                  <w:marBottom w:val="0"/>
                  <w:divBdr>
                    <w:top w:val="none" w:sz="0" w:space="0" w:color="auto"/>
                    <w:left w:val="none" w:sz="0" w:space="0" w:color="auto"/>
                    <w:bottom w:val="none" w:sz="0" w:space="0" w:color="auto"/>
                    <w:right w:val="none" w:sz="0" w:space="0" w:color="auto"/>
                  </w:divBdr>
                </w:div>
                <w:div w:id="860126092">
                  <w:marLeft w:val="0"/>
                  <w:marRight w:val="0"/>
                  <w:marTop w:val="0"/>
                  <w:marBottom w:val="0"/>
                  <w:divBdr>
                    <w:top w:val="none" w:sz="0" w:space="0" w:color="auto"/>
                    <w:left w:val="none" w:sz="0" w:space="0" w:color="auto"/>
                    <w:bottom w:val="none" w:sz="0" w:space="0" w:color="auto"/>
                    <w:right w:val="none" w:sz="0" w:space="0" w:color="auto"/>
                  </w:divBdr>
                </w:div>
                <w:div w:id="880944087">
                  <w:marLeft w:val="0"/>
                  <w:marRight w:val="0"/>
                  <w:marTop w:val="0"/>
                  <w:marBottom w:val="0"/>
                  <w:divBdr>
                    <w:top w:val="none" w:sz="0" w:space="0" w:color="auto"/>
                    <w:left w:val="none" w:sz="0" w:space="0" w:color="auto"/>
                    <w:bottom w:val="none" w:sz="0" w:space="0" w:color="auto"/>
                    <w:right w:val="none" w:sz="0" w:space="0" w:color="auto"/>
                  </w:divBdr>
                </w:div>
                <w:div w:id="924416642">
                  <w:marLeft w:val="0"/>
                  <w:marRight w:val="0"/>
                  <w:marTop w:val="0"/>
                  <w:marBottom w:val="0"/>
                  <w:divBdr>
                    <w:top w:val="none" w:sz="0" w:space="0" w:color="auto"/>
                    <w:left w:val="none" w:sz="0" w:space="0" w:color="auto"/>
                    <w:bottom w:val="none" w:sz="0" w:space="0" w:color="auto"/>
                    <w:right w:val="none" w:sz="0" w:space="0" w:color="auto"/>
                  </w:divBdr>
                </w:div>
                <w:div w:id="946038313">
                  <w:marLeft w:val="0"/>
                  <w:marRight w:val="0"/>
                  <w:marTop w:val="0"/>
                  <w:marBottom w:val="0"/>
                  <w:divBdr>
                    <w:top w:val="none" w:sz="0" w:space="0" w:color="auto"/>
                    <w:left w:val="none" w:sz="0" w:space="0" w:color="auto"/>
                    <w:bottom w:val="none" w:sz="0" w:space="0" w:color="auto"/>
                    <w:right w:val="none" w:sz="0" w:space="0" w:color="auto"/>
                  </w:divBdr>
                </w:div>
                <w:div w:id="1023746108">
                  <w:marLeft w:val="0"/>
                  <w:marRight w:val="0"/>
                  <w:marTop w:val="0"/>
                  <w:marBottom w:val="0"/>
                  <w:divBdr>
                    <w:top w:val="none" w:sz="0" w:space="0" w:color="auto"/>
                    <w:left w:val="none" w:sz="0" w:space="0" w:color="auto"/>
                    <w:bottom w:val="none" w:sz="0" w:space="0" w:color="auto"/>
                    <w:right w:val="none" w:sz="0" w:space="0" w:color="auto"/>
                  </w:divBdr>
                </w:div>
                <w:div w:id="1126972841">
                  <w:marLeft w:val="0"/>
                  <w:marRight w:val="0"/>
                  <w:marTop w:val="0"/>
                  <w:marBottom w:val="0"/>
                  <w:divBdr>
                    <w:top w:val="none" w:sz="0" w:space="0" w:color="auto"/>
                    <w:left w:val="none" w:sz="0" w:space="0" w:color="auto"/>
                    <w:bottom w:val="none" w:sz="0" w:space="0" w:color="auto"/>
                    <w:right w:val="none" w:sz="0" w:space="0" w:color="auto"/>
                  </w:divBdr>
                </w:div>
                <w:div w:id="1132402397">
                  <w:marLeft w:val="0"/>
                  <w:marRight w:val="0"/>
                  <w:marTop w:val="0"/>
                  <w:marBottom w:val="0"/>
                  <w:divBdr>
                    <w:top w:val="none" w:sz="0" w:space="0" w:color="auto"/>
                    <w:left w:val="none" w:sz="0" w:space="0" w:color="auto"/>
                    <w:bottom w:val="none" w:sz="0" w:space="0" w:color="auto"/>
                    <w:right w:val="none" w:sz="0" w:space="0" w:color="auto"/>
                  </w:divBdr>
                </w:div>
                <w:div w:id="1148740906">
                  <w:marLeft w:val="0"/>
                  <w:marRight w:val="0"/>
                  <w:marTop w:val="0"/>
                  <w:marBottom w:val="0"/>
                  <w:divBdr>
                    <w:top w:val="none" w:sz="0" w:space="0" w:color="auto"/>
                    <w:left w:val="none" w:sz="0" w:space="0" w:color="auto"/>
                    <w:bottom w:val="none" w:sz="0" w:space="0" w:color="auto"/>
                    <w:right w:val="none" w:sz="0" w:space="0" w:color="auto"/>
                  </w:divBdr>
                </w:div>
                <w:div w:id="1192839721">
                  <w:marLeft w:val="0"/>
                  <w:marRight w:val="0"/>
                  <w:marTop w:val="0"/>
                  <w:marBottom w:val="0"/>
                  <w:divBdr>
                    <w:top w:val="none" w:sz="0" w:space="0" w:color="auto"/>
                    <w:left w:val="none" w:sz="0" w:space="0" w:color="auto"/>
                    <w:bottom w:val="none" w:sz="0" w:space="0" w:color="auto"/>
                    <w:right w:val="none" w:sz="0" w:space="0" w:color="auto"/>
                  </w:divBdr>
                </w:div>
                <w:div w:id="1257518721">
                  <w:marLeft w:val="0"/>
                  <w:marRight w:val="0"/>
                  <w:marTop w:val="0"/>
                  <w:marBottom w:val="0"/>
                  <w:divBdr>
                    <w:top w:val="none" w:sz="0" w:space="0" w:color="auto"/>
                    <w:left w:val="none" w:sz="0" w:space="0" w:color="auto"/>
                    <w:bottom w:val="none" w:sz="0" w:space="0" w:color="auto"/>
                    <w:right w:val="none" w:sz="0" w:space="0" w:color="auto"/>
                  </w:divBdr>
                </w:div>
                <w:div w:id="1295285603">
                  <w:marLeft w:val="0"/>
                  <w:marRight w:val="0"/>
                  <w:marTop w:val="0"/>
                  <w:marBottom w:val="0"/>
                  <w:divBdr>
                    <w:top w:val="none" w:sz="0" w:space="0" w:color="auto"/>
                    <w:left w:val="none" w:sz="0" w:space="0" w:color="auto"/>
                    <w:bottom w:val="none" w:sz="0" w:space="0" w:color="auto"/>
                    <w:right w:val="none" w:sz="0" w:space="0" w:color="auto"/>
                  </w:divBdr>
                </w:div>
                <w:div w:id="1310748580">
                  <w:marLeft w:val="0"/>
                  <w:marRight w:val="0"/>
                  <w:marTop w:val="0"/>
                  <w:marBottom w:val="0"/>
                  <w:divBdr>
                    <w:top w:val="none" w:sz="0" w:space="0" w:color="auto"/>
                    <w:left w:val="none" w:sz="0" w:space="0" w:color="auto"/>
                    <w:bottom w:val="none" w:sz="0" w:space="0" w:color="auto"/>
                    <w:right w:val="none" w:sz="0" w:space="0" w:color="auto"/>
                  </w:divBdr>
                </w:div>
                <w:div w:id="1376661676">
                  <w:marLeft w:val="0"/>
                  <w:marRight w:val="0"/>
                  <w:marTop w:val="0"/>
                  <w:marBottom w:val="0"/>
                  <w:divBdr>
                    <w:top w:val="none" w:sz="0" w:space="0" w:color="auto"/>
                    <w:left w:val="none" w:sz="0" w:space="0" w:color="auto"/>
                    <w:bottom w:val="none" w:sz="0" w:space="0" w:color="auto"/>
                    <w:right w:val="none" w:sz="0" w:space="0" w:color="auto"/>
                  </w:divBdr>
                </w:div>
                <w:div w:id="1384057898">
                  <w:marLeft w:val="0"/>
                  <w:marRight w:val="0"/>
                  <w:marTop w:val="0"/>
                  <w:marBottom w:val="0"/>
                  <w:divBdr>
                    <w:top w:val="none" w:sz="0" w:space="0" w:color="auto"/>
                    <w:left w:val="none" w:sz="0" w:space="0" w:color="auto"/>
                    <w:bottom w:val="none" w:sz="0" w:space="0" w:color="auto"/>
                    <w:right w:val="none" w:sz="0" w:space="0" w:color="auto"/>
                  </w:divBdr>
                </w:div>
                <w:div w:id="1398895767">
                  <w:marLeft w:val="0"/>
                  <w:marRight w:val="0"/>
                  <w:marTop w:val="0"/>
                  <w:marBottom w:val="0"/>
                  <w:divBdr>
                    <w:top w:val="none" w:sz="0" w:space="0" w:color="auto"/>
                    <w:left w:val="none" w:sz="0" w:space="0" w:color="auto"/>
                    <w:bottom w:val="none" w:sz="0" w:space="0" w:color="auto"/>
                    <w:right w:val="none" w:sz="0" w:space="0" w:color="auto"/>
                  </w:divBdr>
                </w:div>
                <w:div w:id="1409498148">
                  <w:marLeft w:val="0"/>
                  <w:marRight w:val="0"/>
                  <w:marTop w:val="0"/>
                  <w:marBottom w:val="0"/>
                  <w:divBdr>
                    <w:top w:val="none" w:sz="0" w:space="0" w:color="auto"/>
                    <w:left w:val="none" w:sz="0" w:space="0" w:color="auto"/>
                    <w:bottom w:val="none" w:sz="0" w:space="0" w:color="auto"/>
                    <w:right w:val="none" w:sz="0" w:space="0" w:color="auto"/>
                  </w:divBdr>
                </w:div>
                <w:div w:id="1453593051">
                  <w:marLeft w:val="0"/>
                  <w:marRight w:val="0"/>
                  <w:marTop w:val="0"/>
                  <w:marBottom w:val="0"/>
                  <w:divBdr>
                    <w:top w:val="none" w:sz="0" w:space="0" w:color="auto"/>
                    <w:left w:val="none" w:sz="0" w:space="0" w:color="auto"/>
                    <w:bottom w:val="none" w:sz="0" w:space="0" w:color="auto"/>
                    <w:right w:val="none" w:sz="0" w:space="0" w:color="auto"/>
                  </w:divBdr>
                </w:div>
                <w:div w:id="1477334073">
                  <w:marLeft w:val="0"/>
                  <w:marRight w:val="0"/>
                  <w:marTop w:val="0"/>
                  <w:marBottom w:val="0"/>
                  <w:divBdr>
                    <w:top w:val="none" w:sz="0" w:space="0" w:color="auto"/>
                    <w:left w:val="none" w:sz="0" w:space="0" w:color="auto"/>
                    <w:bottom w:val="none" w:sz="0" w:space="0" w:color="auto"/>
                    <w:right w:val="none" w:sz="0" w:space="0" w:color="auto"/>
                  </w:divBdr>
                </w:div>
                <w:div w:id="1494876352">
                  <w:marLeft w:val="0"/>
                  <w:marRight w:val="0"/>
                  <w:marTop w:val="0"/>
                  <w:marBottom w:val="0"/>
                  <w:divBdr>
                    <w:top w:val="none" w:sz="0" w:space="0" w:color="auto"/>
                    <w:left w:val="none" w:sz="0" w:space="0" w:color="auto"/>
                    <w:bottom w:val="none" w:sz="0" w:space="0" w:color="auto"/>
                    <w:right w:val="none" w:sz="0" w:space="0" w:color="auto"/>
                  </w:divBdr>
                </w:div>
                <w:div w:id="1508206105">
                  <w:marLeft w:val="0"/>
                  <w:marRight w:val="0"/>
                  <w:marTop w:val="0"/>
                  <w:marBottom w:val="0"/>
                  <w:divBdr>
                    <w:top w:val="none" w:sz="0" w:space="0" w:color="auto"/>
                    <w:left w:val="none" w:sz="0" w:space="0" w:color="auto"/>
                    <w:bottom w:val="none" w:sz="0" w:space="0" w:color="auto"/>
                    <w:right w:val="none" w:sz="0" w:space="0" w:color="auto"/>
                  </w:divBdr>
                </w:div>
                <w:div w:id="1525246044">
                  <w:marLeft w:val="0"/>
                  <w:marRight w:val="0"/>
                  <w:marTop w:val="0"/>
                  <w:marBottom w:val="0"/>
                  <w:divBdr>
                    <w:top w:val="none" w:sz="0" w:space="0" w:color="auto"/>
                    <w:left w:val="none" w:sz="0" w:space="0" w:color="auto"/>
                    <w:bottom w:val="none" w:sz="0" w:space="0" w:color="auto"/>
                    <w:right w:val="none" w:sz="0" w:space="0" w:color="auto"/>
                  </w:divBdr>
                </w:div>
                <w:div w:id="1598755111">
                  <w:marLeft w:val="0"/>
                  <w:marRight w:val="0"/>
                  <w:marTop w:val="0"/>
                  <w:marBottom w:val="0"/>
                  <w:divBdr>
                    <w:top w:val="none" w:sz="0" w:space="0" w:color="auto"/>
                    <w:left w:val="none" w:sz="0" w:space="0" w:color="auto"/>
                    <w:bottom w:val="none" w:sz="0" w:space="0" w:color="auto"/>
                    <w:right w:val="none" w:sz="0" w:space="0" w:color="auto"/>
                  </w:divBdr>
                </w:div>
                <w:div w:id="1607811095">
                  <w:marLeft w:val="0"/>
                  <w:marRight w:val="0"/>
                  <w:marTop w:val="0"/>
                  <w:marBottom w:val="0"/>
                  <w:divBdr>
                    <w:top w:val="none" w:sz="0" w:space="0" w:color="auto"/>
                    <w:left w:val="none" w:sz="0" w:space="0" w:color="auto"/>
                    <w:bottom w:val="none" w:sz="0" w:space="0" w:color="auto"/>
                    <w:right w:val="none" w:sz="0" w:space="0" w:color="auto"/>
                  </w:divBdr>
                </w:div>
                <w:div w:id="1638143097">
                  <w:marLeft w:val="0"/>
                  <w:marRight w:val="0"/>
                  <w:marTop w:val="0"/>
                  <w:marBottom w:val="0"/>
                  <w:divBdr>
                    <w:top w:val="none" w:sz="0" w:space="0" w:color="auto"/>
                    <w:left w:val="none" w:sz="0" w:space="0" w:color="auto"/>
                    <w:bottom w:val="none" w:sz="0" w:space="0" w:color="auto"/>
                    <w:right w:val="none" w:sz="0" w:space="0" w:color="auto"/>
                  </w:divBdr>
                </w:div>
                <w:div w:id="1641156328">
                  <w:marLeft w:val="0"/>
                  <w:marRight w:val="0"/>
                  <w:marTop w:val="0"/>
                  <w:marBottom w:val="0"/>
                  <w:divBdr>
                    <w:top w:val="none" w:sz="0" w:space="0" w:color="auto"/>
                    <w:left w:val="none" w:sz="0" w:space="0" w:color="auto"/>
                    <w:bottom w:val="none" w:sz="0" w:space="0" w:color="auto"/>
                    <w:right w:val="none" w:sz="0" w:space="0" w:color="auto"/>
                  </w:divBdr>
                </w:div>
                <w:div w:id="1854227157">
                  <w:marLeft w:val="0"/>
                  <w:marRight w:val="0"/>
                  <w:marTop w:val="0"/>
                  <w:marBottom w:val="0"/>
                  <w:divBdr>
                    <w:top w:val="none" w:sz="0" w:space="0" w:color="auto"/>
                    <w:left w:val="none" w:sz="0" w:space="0" w:color="auto"/>
                    <w:bottom w:val="none" w:sz="0" w:space="0" w:color="auto"/>
                    <w:right w:val="none" w:sz="0" w:space="0" w:color="auto"/>
                  </w:divBdr>
                </w:div>
                <w:div w:id="1908227506">
                  <w:marLeft w:val="0"/>
                  <w:marRight w:val="0"/>
                  <w:marTop w:val="0"/>
                  <w:marBottom w:val="0"/>
                  <w:divBdr>
                    <w:top w:val="none" w:sz="0" w:space="0" w:color="auto"/>
                    <w:left w:val="none" w:sz="0" w:space="0" w:color="auto"/>
                    <w:bottom w:val="none" w:sz="0" w:space="0" w:color="auto"/>
                    <w:right w:val="none" w:sz="0" w:space="0" w:color="auto"/>
                  </w:divBdr>
                </w:div>
                <w:div w:id="1977293505">
                  <w:marLeft w:val="0"/>
                  <w:marRight w:val="0"/>
                  <w:marTop w:val="0"/>
                  <w:marBottom w:val="0"/>
                  <w:divBdr>
                    <w:top w:val="none" w:sz="0" w:space="0" w:color="auto"/>
                    <w:left w:val="none" w:sz="0" w:space="0" w:color="auto"/>
                    <w:bottom w:val="none" w:sz="0" w:space="0" w:color="auto"/>
                    <w:right w:val="none" w:sz="0" w:space="0" w:color="auto"/>
                  </w:divBdr>
                </w:div>
                <w:div w:id="2033652231">
                  <w:marLeft w:val="0"/>
                  <w:marRight w:val="0"/>
                  <w:marTop w:val="0"/>
                  <w:marBottom w:val="0"/>
                  <w:divBdr>
                    <w:top w:val="none" w:sz="0" w:space="0" w:color="auto"/>
                    <w:left w:val="none" w:sz="0" w:space="0" w:color="auto"/>
                    <w:bottom w:val="none" w:sz="0" w:space="0" w:color="auto"/>
                    <w:right w:val="none" w:sz="0" w:space="0" w:color="auto"/>
                  </w:divBdr>
                </w:div>
                <w:div w:id="2075083057">
                  <w:marLeft w:val="0"/>
                  <w:marRight w:val="0"/>
                  <w:marTop w:val="0"/>
                  <w:marBottom w:val="0"/>
                  <w:divBdr>
                    <w:top w:val="none" w:sz="0" w:space="0" w:color="auto"/>
                    <w:left w:val="none" w:sz="0" w:space="0" w:color="auto"/>
                    <w:bottom w:val="none" w:sz="0" w:space="0" w:color="auto"/>
                    <w:right w:val="none" w:sz="0" w:space="0" w:color="auto"/>
                  </w:divBdr>
                </w:div>
                <w:div w:id="2084985979">
                  <w:marLeft w:val="0"/>
                  <w:marRight w:val="0"/>
                  <w:marTop w:val="0"/>
                  <w:marBottom w:val="0"/>
                  <w:divBdr>
                    <w:top w:val="none" w:sz="0" w:space="0" w:color="auto"/>
                    <w:left w:val="none" w:sz="0" w:space="0" w:color="auto"/>
                    <w:bottom w:val="none" w:sz="0" w:space="0" w:color="auto"/>
                    <w:right w:val="none" w:sz="0" w:space="0" w:color="auto"/>
                  </w:divBdr>
                </w:div>
                <w:div w:id="2119518313">
                  <w:marLeft w:val="0"/>
                  <w:marRight w:val="0"/>
                  <w:marTop w:val="0"/>
                  <w:marBottom w:val="0"/>
                  <w:divBdr>
                    <w:top w:val="none" w:sz="0" w:space="0" w:color="auto"/>
                    <w:left w:val="none" w:sz="0" w:space="0" w:color="auto"/>
                    <w:bottom w:val="none" w:sz="0" w:space="0" w:color="auto"/>
                    <w:right w:val="none" w:sz="0" w:space="0" w:color="auto"/>
                  </w:divBdr>
                </w:div>
                <w:div w:id="2132899507">
                  <w:marLeft w:val="0"/>
                  <w:marRight w:val="0"/>
                  <w:marTop w:val="0"/>
                  <w:marBottom w:val="0"/>
                  <w:divBdr>
                    <w:top w:val="none" w:sz="0" w:space="0" w:color="auto"/>
                    <w:left w:val="none" w:sz="0" w:space="0" w:color="auto"/>
                    <w:bottom w:val="none" w:sz="0" w:space="0" w:color="auto"/>
                    <w:right w:val="none" w:sz="0" w:space="0" w:color="auto"/>
                  </w:divBdr>
                </w:div>
              </w:divsChild>
            </w:div>
            <w:div w:id="1861696331">
              <w:marLeft w:val="0"/>
              <w:marRight w:val="0"/>
              <w:marTop w:val="0"/>
              <w:marBottom w:val="0"/>
              <w:divBdr>
                <w:top w:val="none" w:sz="0" w:space="0" w:color="auto"/>
                <w:left w:val="none" w:sz="0" w:space="0" w:color="auto"/>
                <w:bottom w:val="none" w:sz="0" w:space="0" w:color="auto"/>
                <w:right w:val="none" w:sz="0" w:space="0" w:color="auto"/>
              </w:divBdr>
            </w:div>
            <w:div w:id="1862472609">
              <w:marLeft w:val="0"/>
              <w:marRight w:val="0"/>
              <w:marTop w:val="0"/>
              <w:marBottom w:val="0"/>
              <w:divBdr>
                <w:top w:val="none" w:sz="0" w:space="0" w:color="auto"/>
                <w:left w:val="none" w:sz="0" w:space="0" w:color="auto"/>
                <w:bottom w:val="none" w:sz="0" w:space="0" w:color="auto"/>
                <w:right w:val="none" w:sz="0" w:space="0" w:color="auto"/>
              </w:divBdr>
            </w:div>
            <w:div w:id="1864780301">
              <w:marLeft w:val="0"/>
              <w:marRight w:val="0"/>
              <w:marTop w:val="0"/>
              <w:marBottom w:val="0"/>
              <w:divBdr>
                <w:top w:val="none" w:sz="0" w:space="0" w:color="auto"/>
                <w:left w:val="none" w:sz="0" w:space="0" w:color="auto"/>
                <w:bottom w:val="none" w:sz="0" w:space="0" w:color="auto"/>
                <w:right w:val="none" w:sz="0" w:space="0" w:color="auto"/>
              </w:divBdr>
            </w:div>
            <w:div w:id="1871727130">
              <w:marLeft w:val="0"/>
              <w:marRight w:val="0"/>
              <w:marTop w:val="0"/>
              <w:marBottom w:val="0"/>
              <w:divBdr>
                <w:top w:val="none" w:sz="0" w:space="0" w:color="auto"/>
                <w:left w:val="none" w:sz="0" w:space="0" w:color="auto"/>
                <w:bottom w:val="none" w:sz="0" w:space="0" w:color="auto"/>
                <w:right w:val="none" w:sz="0" w:space="0" w:color="auto"/>
              </w:divBdr>
            </w:div>
            <w:div w:id="1871793262">
              <w:marLeft w:val="0"/>
              <w:marRight w:val="0"/>
              <w:marTop w:val="0"/>
              <w:marBottom w:val="0"/>
              <w:divBdr>
                <w:top w:val="none" w:sz="0" w:space="0" w:color="auto"/>
                <w:left w:val="none" w:sz="0" w:space="0" w:color="auto"/>
                <w:bottom w:val="none" w:sz="0" w:space="0" w:color="auto"/>
                <w:right w:val="none" w:sz="0" w:space="0" w:color="auto"/>
              </w:divBdr>
            </w:div>
            <w:div w:id="1871869256">
              <w:marLeft w:val="0"/>
              <w:marRight w:val="0"/>
              <w:marTop w:val="0"/>
              <w:marBottom w:val="0"/>
              <w:divBdr>
                <w:top w:val="none" w:sz="0" w:space="0" w:color="auto"/>
                <w:left w:val="none" w:sz="0" w:space="0" w:color="auto"/>
                <w:bottom w:val="none" w:sz="0" w:space="0" w:color="auto"/>
                <w:right w:val="none" w:sz="0" w:space="0" w:color="auto"/>
              </w:divBdr>
            </w:div>
            <w:div w:id="1876188310">
              <w:marLeft w:val="0"/>
              <w:marRight w:val="0"/>
              <w:marTop w:val="0"/>
              <w:marBottom w:val="0"/>
              <w:divBdr>
                <w:top w:val="none" w:sz="0" w:space="0" w:color="auto"/>
                <w:left w:val="none" w:sz="0" w:space="0" w:color="auto"/>
                <w:bottom w:val="none" w:sz="0" w:space="0" w:color="auto"/>
                <w:right w:val="none" w:sz="0" w:space="0" w:color="auto"/>
              </w:divBdr>
            </w:div>
            <w:div w:id="1878394069">
              <w:marLeft w:val="0"/>
              <w:marRight w:val="0"/>
              <w:marTop w:val="0"/>
              <w:marBottom w:val="0"/>
              <w:divBdr>
                <w:top w:val="none" w:sz="0" w:space="0" w:color="auto"/>
                <w:left w:val="none" w:sz="0" w:space="0" w:color="auto"/>
                <w:bottom w:val="none" w:sz="0" w:space="0" w:color="auto"/>
                <w:right w:val="none" w:sz="0" w:space="0" w:color="auto"/>
              </w:divBdr>
            </w:div>
            <w:div w:id="1878810152">
              <w:marLeft w:val="0"/>
              <w:marRight w:val="0"/>
              <w:marTop w:val="0"/>
              <w:marBottom w:val="0"/>
              <w:divBdr>
                <w:top w:val="none" w:sz="0" w:space="0" w:color="auto"/>
                <w:left w:val="none" w:sz="0" w:space="0" w:color="auto"/>
                <w:bottom w:val="none" w:sz="0" w:space="0" w:color="auto"/>
                <w:right w:val="none" w:sz="0" w:space="0" w:color="auto"/>
              </w:divBdr>
            </w:div>
            <w:div w:id="1879389851">
              <w:marLeft w:val="0"/>
              <w:marRight w:val="0"/>
              <w:marTop w:val="0"/>
              <w:marBottom w:val="0"/>
              <w:divBdr>
                <w:top w:val="none" w:sz="0" w:space="0" w:color="auto"/>
                <w:left w:val="none" w:sz="0" w:space="0" w:color="auto"/>
                <w:bottom w:val="none" w:sz="0" w:space="0" w:color="auto"/>
                <w:right w:val="none" w:sz="0" w:space="0" w:color="auto"/>
              </w:divBdr>
            </w:div>
            <w:div w:id="1881697930">
              <w:marLeft w:val="0"/>
              <w:marRight w:val="0"/>
              <w:marTop w:val="0"/>
              <w:marBottom w:val="0"/>
              <w:divBdr>
                <w:top w:val="none" w:sz="0" w:space="0" w:color="auto"/>
                <w:left w:val="none" w:sz="0" w:space="0" w:color="auto"/>
                <w:bottom w:val="none" w:sz="0" w:space="0" w:color="auto"/>
                <w:right w:val="none" w:sz="0" w:space="0" w:color="auto"/>
              </w:divBdr>
            </w:div>
            <w:div w:id="1882278128">
              <w:marLeft w:val="0"/>
              <w:marRight w:val="0"/>
              <w:marTop w:val="0"/>
              <w:marBottom w:val="0"/>
              <w:divBdr>
                <w:top w:val="none" w:sz="0" w:space="0" w:color="auto"/>
                <w:left w:val="none" w:sz="0" w:space="0" w:color="auto"/>
                <w:bottom w:val="none" w:sz="0" w:space="0" w:color="auto"/>
                <w:right w:val="none" w:sz="0" w:space="0" w:color="auto"/>
              </w:divBdr>
            </w:div>
            <w:div w:id="1882327279">
              <w:marLeft w:val="0"/>
              <w:marRight w:val="0"/>
              <w:marTop w:val="0"/>
              <w:marBottom w:val="0"/>
              <w:divBdr>
                <w:top w:val="none" w:sz="0" w:space="0" w:color="auto"/>
                <w:left w:val="none" w:sz="0" w:space="0" w:color="auto"/>
                <w:bottom w:val="none" w:sz="0" w:space="0" w:color="auto"/>
                <w:right w:val="none" w:sz="0" w:space="0" w:color="auto"/>
              </w:divBdr>
            </w:div>
            <w:div w:id="1882590612">
              <w:marLeft w:val="0"/>
              <w:marRight w:val="0"/>
              <w:marTop w:val="0"/>
              <w:marBottom w:val="0"/>
              <w:divBdr>
                <w:top w:val="none" w:sz="0" w:space="0" w:color="auto"/>
                <w:left w:val="none" w:sz="0" w:space="0" w:color="auto"/>
                <w:bottom w:val="none" w:sz="0" w:space="0" w:color="auto"/>
                <w:right w:val="none" w:sz="0" w:space="0" w:color="auto"/>
              </w:divBdr>
            </w:div>
            <w:div w:id="1883205173">
              <w:marLeft w:val="0"/>
              <w:marRight w:val="0"/>
              <w:marTop w:val="360"/>
              <w:marBottom w:val="0"/>
              <w:divBdr>
                <w:top w:val="single" w:sz="6" w:space="0" w:color="auto"/>
                <w:left w:val="single" w:sz="6" w:space="0" w:color="auto"/>
                <w:bottom w:val="single" w:sz="6" w:space="0" w:color="auto"/>
                <w:right w:val="single" w:sz="6" w:space="0" w:color="auto"/>
              </w:divBdr>
            </w:div>
            <w:div w:id="1885025800">
              <w:marLeft w:val="0"/>
              <w:marRight w:val="0"/>
              <w:marTop w:val="360"/>
              <w:marBottom w:val="0"/>
              <w:divBdr>
                <w:top w:val="single" w:sz="6" w:space="0" w:color="auto"/>
                <w:left w:val="single" w:sz="6" w:space="0" w:color="auto"/>
                <w:bottom w:val="single" w:sz="6" w:space="0" w:color="auto"/>
                <w:right w:val="single" w:sz="6" w:space="0" w:color="auto"/>
              </w:divBdr>
            </w:div>
            <w:div w:id="1885753014">
              <w:marLeft w:val="0"/>
              <w:marRight w:val="0"/>
              <w:marTop w:val="0"/>
              <w:marBottom w:val="0"/>
              <w:divBdr>
                <w:top w:val="none" w:sz="0" w:space="0" w:color="auto"/>
                <w:left w:val="none" w:sz="0" w:space="0" w:color="auto"/>
                <w:bottom w:val="none" w:sz="0" w:space="0" w:color="auto"/>
                <w:right w:val="none" w:sz="0" w:space="0" w:color="auto"/>
              </w:divBdr>
            </w:div>
            <w:div w:id="1886092255">
              <w:marLeft w:val="0"/>
              <w:marRight w:val="0"/>
              <w:marTop w:val="0"/>
              <w:marBottom w:val="0"/>
              <w:divBdr>
                <w:top w:val="none" w:sz="0" w:space="0" w:color="auto"/>
                <w:left w:val="none" w:sz="0" w:space="0" w:color="auto"/>
                <w:bottom w:val="none" w:sz="0" w:space="0" w:color="auto"/>
                <w:right w:val="none" w:sz="0" w:space="0" w:color="auto"/>
              </w:divBdr>
            </w:div>
            <w:div w:id="1886332380">
              <w:marLeft w:val="0"/>
              <w:marRight w:val="0"/>
              <w:marTop w:val="0"/>
              <w:marBottom w:val="0"/>
              <w:divBdr>
                <w:top w:val="none" w:sz="0" w:space="0" w:color="auto"/>
                <w:left w:val="none" w:sz="0" w:space="0" w:color="auto"/>
                <w:bottom w:val="none" w:sz="0" w:space="0" w:color="auto"/>
                <w:right w:val="none" w:sz="0" w:space="0" w:color="auto"/>
              </w:divBdr>
            </w:div>
            <w:div w:id="1886915112">
              <w:marLeft w:val="0"/>
              <w:marRight w:val="0"/>
              <w:marTop w:val="0"/>
              <w:marBottom w:val="0"/>
              <w:divBdr>
                <w:top w:val="none" w:sz="0" w:space="0" w:color="auto"/>
                <w:left w:val="none" w:sz="0" w:space="0" w:color="auto"/>
                <w:bottom w:val="none" w:sz="0" w:space="0" w:color="auto"/>
                <w:right w:val="none" w:sz="0" w:space="0" w:color="auto"/>
              </w:divBdr>
            </w:div>
            <w:div w:id="1887789824">
              <w:marLeft w:val="0"/>
              <w:marRight w:val="0"/>
              <w:marTop w:val="0"/>
              <w:marBottom w:val="0"/>
              <w:divBdr>
                <w:top w:val="none" w:sz="0" w:space="0" w:color="auto"/>
                <w:left w:val="none" w:sz="0" w:space="0" w:color="auto"/>
                <w:bottom w:val="none" w:sz="0" w:space="0" w:color="auto"/>
                <w:right w:val="none" w:sz="0" w:space="0" w:color="auto"/>
              </w:divBdr>
            </w:div>
            <w:div w:id="1888488295">
              <w:marLeft w:val="0"/>
              <w:marRight w:val="0"/>
              <w:marTop w:val="360"/>
              <w:marBottom w:val="0"/>
              <w:divBdr>
                <w:top w:val="single" w:sz="6" w:space="0" w:color="auto"/>
                <w:left w:val="single" w:sz="6" w:space="0" w:color="auto"/>
                <w:bottom w:val="single" w:sz="6" w:space="0" w:color="auto"/>
                <w:right w:val="single" w:sz="6" w:space="0" w:color="auto"/>
              </w:divBdr>
            </w:div>
            <w:div w:id="1893612751">
              <w:marLeft w:val="0"/>
              <w:marRight w:val="0"/>
              <w:marTop w:val="0"/>
              <w:marBottom w:val="0"/>
              <w:divBdr>
                <w:top w:val="none" w:sz="0" w:space="0" w:color="auto"/>
                <w:left w:val="none" w:sz="0" w:space="0" w:color="auto"/>
                <w:bottom w:val="none" w:sz="0" w:space="0" w:color="auto"/>
                <w:right w:val="none" w:sz="0" w:space="0" w:color="auto"/>
              </w:divBdr>
            </w:div>
            <w:div w:id="1898541517">
              <w:marLeft w:val="0"/>
              <w:marRight w:val="0"/>
              <w:marTop w:val="0"/>
              <w:marBottom w:val="0"/>
              <w:divBdr>
                <w:top w:val="none" w:sz="0" w:space="0" w:color="auto"/>
                <w:left w:val="none" w:sz="0" w:space="0" w:color="auto"/>
                <w:bottom w:val="none" w:sz="0" w:space="0" w:color="auto"/>
                <w:right w:val="none" w:sz="0" w:space="0" w:color="auto"/>
              </w:divBdr>
            </w:div>
            <w:div w:id="1898936975">
              <w:marLeft w:val="0"/>
              <w:marRight w:val="0"/>
              <w:marTop w:val="0"/>
              <w:marBottom w:val="0"/>
              <w:divBdr>
                <w:top w:val="none" w:sz="0" w:space="0" w:color="auto"/>
                <w:left w:val="none" w:sz="0" w:space="0" w:color="auto"/>
                <w:bottom w:val="none" w:sz="0" w:space="0" w:color="auto"/>
                <w:right w:val="none" w:sz="0" w:space="0" w:color="auto"/>
              </w:divBdr>
            </w:div>
            <w:div w:id="1900052005">
              <w:marLeft w:val="0"/>
              <w:marRight w:val="0"/>
              <w:marTop w:val="0"/>
              <w:marBottom w:val="0"/>
              <w:divBdr>
                <w:top w:val="none" w:sz="0" w:space="0" w:color="auto"/>
                <w:left w:val="none" w:sz="0" w:space="0" w:color="auto"/>
                <w:bottom w:val="none" w:sz="0" w:space="0" w:color="auto"/>
                <w:right w:val="none" w:sz="0" w:space="0" w:color="auto"/>
              </w:divBdr>
            </w:div>
            <w:div w:id="1900171842">
              <w:marLeft w:val="0"/>
              <w:marRight w:val="0"/>
              <w:marTop w:val="0"/>
              <w:marBottom w:val="0"/>
              <w:divBdr>
                <w:top w:val="none" w:sz="0" w:space="0" w:color="auto"/>
                <w:left w:val="none" w:sz="0" w:space="0" w:color="auto"/>
                <w:bottom w:val="none" w:sz="0" w:space="0" w:color="auto"/>
                <w:right w:val="none" w:sz="0" w:space="0" w:color="auto"/>
              </w:divBdr>
            </w:div>
            <w:div w:id="1901625278">
              <w:marLeft w:val="0"/>
              <w:marRight w:val="0"/>
              <w:marTop w:val="0"/>
              <w:marBottom w:val="0"/>
              <w:divBdr>
                <w:top w:val="none" w:sz="0" w:space="0" w:color="auto"/>
                <w:left w:val="none" w:sz="0" w:space="0" w:color="auto"/>
                <w:bottom w:val="none" w:sz="0" w:space="0" w:color="auto"/>
                <w:right w:val="none" w:sz="0" w:space="0" w:color="auto"/>
              </w:divBdr>
            </w:div>
            <w:div w:id="1901792020">
              <w:marLeft w:val="0"/>
              <w:marRight w:val="0"/>
              <w:marTop w:val="0"/>
              <w:marBottom w:val="0"/>
              <w:divBdr>
                <w:top w:val="none" w:sz="0" w:space="0" w:color="auto"/>
                <w:left w:val="none" w:sz="0" w:space="0" w:color="auto"/>
                <w:bottom w:val="none" w:sz="0" w:space="0" w:color="auto"/>
                <w:right w:val="none" w:sz="0" w:space="0" w:color="auto"/>
              </w:divBdr>
            </w:div>
            <w:div w:id="1902597238">
              <w:marLeft w:val="0"/>
              <w:marRight w:val="0"/>
              <w:marTop w:val="0"/>
              <w:marBottom w:val="0"/>
              <w:divBdr>
                <w:top w:val="none" w:sz="0" w:space="0" w:color="auto"/>
                <w:left w:val="none" w:sz="0" w:space="0" w:color="auto"/>
                <w:bottom w:val="none" w:sz="0" w:space="0" w:color="auto"/>
                <w:right w:val="none" w:sz="0" w:space="0" w:color="auto"/>
              </w:divBdr>
            </w:div>
            <w:div w:id="1904751654">
              <w:marLeft w:val="0"/>
              <w:marRight w:val="0"/>
              <w:marTop w:val="0"/>
              <w:marBottom w:val="0"/>
              <w:divBdr>
                <w:top w:val="none" w:sz="0" w:space="0" w:color="auto"/>
                <w:left w:val="none" w:sz="0" w:space="0" w:color="auto"/>
                <w:bottom w:val="none" w:sz="0" w:space="0" w:color="auto"/>
                <w:right w:val="none" w:sz="0" w:space="0" w:color="auto"/>
              </w:divBdr>
            </w:div>
            <w:div w:id="1905406516">
              <w:marLeft w:val="0"/>
              <w:marRight w:val="0"/>
              <w:marTop w:val="0"/>
              <w:marBottom w:val="0"/>
              <w:divBdr>
                <w:top w:val="none" w:sz="0" w:space="0" w:color="auto"/>
                <w:left w:val="none" w:sz="0" w:space="0" w:color="auto"/>
                <w:bottom w:val="none" w:sz="0" w:space="0" w:color="auto"/>
                <w:right w:val="none" w:sz="0" w:space="0" w:color="auto"/>
              </w:divBdr>
            </w:div>
            <w:div w:id="1905600399">
              <w:marLeft w:val="0"/>
              <w:marRight w:val="0"/>
              <w:marTop w:val="0"/>
              <w:marBottom w:val="0"/>
              <w:divBdr>
                <w:top w:val="none" w:sz="0" w:space="0" w:color="auto"/>
                <w:left w:val="none" w:sz="0" w:space="0" w:color="auto"/>
                <w:bottom w:val="none" w:sz="0" w:space="0" w:color="auto"/>
                <w:right w:val="none" w:sz="0" w:space="0" w:color="auto"/>
              </w:divBdr>
            </w:div>
            <w:div w:id="1908031076">
              <w:marLeft w:val="0"/>
              <w:marRight w:val="0"/>
              <w:marTop w:val="0"/>
              <w:marBottom w:val="0"/>
              <w:divBdr>
                <w:top w:val="none" w:sz="0" w:space="0" w:color="auto"/>
                <w:left w:val="none" w:sz="0" w:space="0" w:color="auto"/>
                <w:bottom w:val="none" w:sz="0" w:space="0" w:color="auto"/>
                <w:right w:val="none" w:sz="0" w:space="0" w:color="auto"/>
              </w:divBdr>
            </w:div>
            <w:div w:id="1908152720">
              <w:marLeft w:val="0"/>
              <w:marRight w:val="0"/>
              <w:marTop w:val="0"/>
              <w:marBottom w:val="0"/>
              <w:divBdr>
                <w:top w:val="none" w:sz="0" w:space="0" w:color="auto"/>
                <w:left w:val="none" w:sz="0" w:space="0" w:color="auto"/>
                <w:bottom w:val="none" w:sz="0" w:space="0" w:color="auto"/>
                <w:right w:val="none" w:sz="0" w:space="0" w:color="auto"/>
              </w:divBdr>
            </w:div>
            <w:div w:id="1910382641">
              <w:marLeft w:val="0"/>
              <w:marRight w:val="0"/>
              <w:marTop w:val="0"/>
              <w:marBottom w:val="0"/>
              <w:divBdr>
                <w:top w:val="none" w:sz="0" w:space="0" w:color="auto"/>
                <w:left w:val="none" w:sz="0" w:space="0" w:color="auto"/>
                <w:bottom w:val="none" w:sz="0" w:space="0" w:color="auto"/>
                <w:right w:val="none" w:sz="0" w:space="0" w:color="auto"/>
              </w:divBdr>
            </w:div>
            <w:div w:id="1912471554">
              <w:marLeft w:val="0"/>
              <w:marRight w:val="0"/>
              <w:marTop w:val="0"/>
              <w:marBottom w:val="0"/>
              <w:divBdr>
                <w:top w:val="none" w:sz="0" w:space="0" w:color="auto"/>
                <w:left w:val="none" w:sz="0" w:space="0" w:color="auto"/>
                <w:bottom w:val="none" w:sz="0" w:space="0" w:color="auto"/>
                <w:right w:val="none" w:sz="0" w:space="0" w:color="auto"/>
              </w:divBdr>
            </w:div>
            <w:div w:id="1913466482">
              <w:marLeft w:val="0"/>
              <w:marRight w:val="0"/>
              <w:marTop w:val="0"/>
              <w:marBottom w:val="0"/>
              <w:divBdr>
                <w:top w:val="none" w:sz="0" w:space="0" w:color="auto"/>
                <w:left w:val="none" w:sz="0" w:space="0" w:color="auto"/>
                <w:bottom w:val="none" w:sz="0" w:space="0" w:color="auto"/>
                <w:right w:val="none" w:sz="0" w:space="0" w:color="auto"/>
              </w:divBdr>
            </w:div>
            <w:div w:id="1916157913">
              <w:marLeft w:val="0"/>
              <w:marRight w:val="0"/>
              <w:marTop w:val="0"/>
              <w:marBottom w:val="0"/>
              <w:divBdr>
                <w:top w:val="none" w:sz="0" w:space="0" w:color="auto"/>
                <w:left w:val="none" w:sz="0" w:space="0" w:color="auto"/>
                <w:bottom w:val="none" w:sz="0" w:space="0" w:color="auto"/>
                <w:right w:val="none" w:sz="0" w:space="0" w:color="auto"/>
              </w:divBdr>
            </w:div>
            <w:div w:id="1917128316">
              <w:marLeft w:val="0"/>
              <w:marRight w:val="0"/>
              <w:marTop w:val="0"/>
              <w:marBottom w:val="0"/>
              <w:divBdr>
                <w:top w:val="none" w:sz="0" w:space="0" w:color="auto"/>
                <w:left w:val="none" w:sz="0" w:space="0" w:color="auto"/>
                <w:bottom w:val="none" w:sz="0" w:space="0" w:color="auto"/>
                <w:right w:val="none" w:sz="0" w:space="0" w:color="auto"/>
              </w:divBdr>
            </w:div>
            <w:div w:id="1919288546">
              <w:marLeft w:val="0"/>
              <w:marRight w:val="0"/>
              <w:marTop w:val="0"/>
              <w:marBottom w:val="0"/>
              <w:divBdr>
                <w:top w:val="none" w:sz="0" w:space="0" w:color="auto"/>
                <w:left w:val="none" w:sz="0" w:space="0" w:color="auto"/>
                <w:bottom w:val="none" w:sz="0" w:space="0" w:color="auto"/>
                <w:right w:val="none" w:sz="0" w:space="0" w:color="auto"/>
              </w:divBdr>
            </w:div>
            <w:div w:id="1923683289">
              <w:marLeft w:val="0"/>
              <w:marRight w:val="0"/>
              <w:marTop w:val="0"/>
              <w:marBottom w:val="0"/>
              <w:divBdr>
                <w:top w:val="none" w:sz="0" w:space="0" w:color="auto"/>
                <w:left w:val="none" w:sz="0" w:space="0" w:color="auto"/>
                <w:bottom w:val="none" w:sz="0" w:space="0" w:color="auto"/>
                <w:right w:val="none" w:sz="0" w:space="0" w:color="auto"/>
              </w:divBdr>
            </w:div>
            <w:div w:id="1926842920">
              <w:marLeft w:val="0"/>
              <w:marRight w:val="0"/>
              <w:marTop w:val="0"/>
              <w:marBottom w:val="0"/>
              <w:divBdr>
                <w:top w:val="none" w:sz="0" w:space="0" w:color="auto"/>
                <w:left w:val="none" w:sz="0" w:space="0" w:color="auto"/>
                <w:bottom w:val="none" w:sz="0" w:space="0" w:color="auto"/>
                <w:right w:val="none" w:sz="0" w:space="0" w:color="auto"/>
              </w:divBdr>
            </w:div>
            <w:div w:id="1927152618">
              <w:marLeft w:val="0"/>
              <w:marRight w:val="0"/>
              <w:marTop w:val="0"/>
              <w:marBottom w:val="0"/>
              <w:divBdr>
                <w:top w:val="none" w:sz="0" w:space="0" w:color="auto"/>
                <w:left w:val="none" w:sz="0" w:space="0" w:color="auto"/>
                <w:bottom w:val="none" w:sz="0" w:space="0" w:color="auto"/>
                <w:right w:val="none" w:sz="0" w:space="0" w:color="auto"/>
              </w:divBdr>
            </w:div>
            <w:div w:id="1929802416">
              <w:marLeft w:val="0"/>
              <w:marRight w:val="0"/>
              <w:marTop w:val="0"/>
              <w:marBottom w:val="0"/>
              <w:divBdr>
                <w:top w:val="none" w:sz="0" w:space="0" w:color="auto"/>
                <w:left w:val="none" w:sz="0" w:space="0" w:color="auto"/>
                <w:bottom w:val="none" w:sz="0" w:space="0" w:color="auto"/>
                <w:right w:val="none" w:sz="0" w:space="0" w:color="auto"/>
              </w:divBdr>
            </w:div>
            <w:div w:id="1929998245">
              <w:marLeft w:val="0"/>
              <w:marRight w:val="0"/>
              <w:marTop w:val="0"/>
              <w:marBottom w:val="0"/>
              <w:divBdr>
                <w:top w:val="none" w:sz="0" w:space="0" w:color="auto"/>
                <w:left w:val="none" w:sz="0" w:space="0" w:color="auto"/>
                <w:bottom w:val="none" w:sz="0" w:space="0" w:color="auto"/>
                <w:right w:val="none" w:sz="0" w:space="0" w:color="auto"/>
              </w:divBdr>
            </w:div>
            <w:div w:id="1931237739">
              <w:marLeft w:val="0"/>
              <w:marRight w:val="0"/>
              <w:marTop w:val="0"/>
              <w:marBottom w:val="0"/>
              <w:divBdr>
                <w:top w:val="none" w:sz="0" w:space="0" w:color="auto"/>
                <w:left w:val="none" w:sz="0" w:space="0" w:color="auto"/>
                <w:bottom w:val="none" w:sz="0" w:space="0" w:color="auto"/>
                <w:right w:val="none" w:sz="0" w:space="0" w:color="auto"/>
              </w:divBdr>
            </w:div>
            <w:div w:id="1932011038">
              <w:marLeft w:val="0"/>
              <w:marRight w:val="0"/>
              <w:marTop w:val="0"/>
              <w:marBottom w:val="0"/>
              <w:divBdr>
                <w:top w:val="none" w:sz="0" w:space="0" w:color="auto"/>
                <w:left w:val="none" w:sz="0" w:space="0" w:color="auto"/>
                <w:bottom w:val="none" w:sz="0" w:space="0" w:color="auto"/>
                <w:right w:val="none" w:sz="0" w:space="0" w:color="auto"/>
              </w:divBdr>
            </w:div>
            <w:div w:id="1932203781">
              <w:marLeft w:val="0"/>
              <w:marRight w:val="0"/>
              <w:marTop w:val="0"/>
              <w:marBottom w:val="0"/>
              <w:divBdr>
                <w:top w:val="none" w:sz="0" w:space="0" w:color="auto"/>
                <w:left w:val="none" w:sz="0" w:space="0" w:color="auto"/>
                <w:bottom w:val="none" w:sz="0" w:space="0" w:color="auto"/>
                <w:right w:val="none" w:sz="0" w:space="0" w:color="auto"/>
              </w:divBdr>
            </w:div>
            <w:div w:id="1932734421">
              <w:marLeft w:val="0"/>
              <w:marRight w:val="0"/>
              <w:marTop w:val="0"/>
              <w:marBottom w:val="0"/>
              <w:divBdr>
                <w:top w:val="none" w:sz="0" w:space="0" w:color="auto"/>
                <w:left w:val="none" w:sz="0" w:space="0" w:color="auto"/>
                <w:bottom w:val="none" w:sz="0" w:space="0" w:color="auto"/>
                <w:right w:val="none" w:sz="0" w:space="0" w:color="auto"/>
              </w:divBdr>
            </w:div>
            <w:div w:id="1934699075">
              <w:marLeft w:val="0"/>
              <w:marRight w:val="0"/>
              <w:marTop w:val="0"/>
              <w:marBottom w:val="0"/>
              <w:divBdr>
                <w:top w:val="none" w:sz="0" w:space="0" w:color="auto"/>
                <w:left w:val="none" w:sz="0" w:space="0" w:color="auto"/>
                <w:bottom w:val="none" w:sz="0" w:space="0" w:color="auto"/>
                <w:right w:val="none" w:sz="0" w:space="0" w:color="auto"/>
              </w:divBdr>
            </w:div>
            <w:div w:id="1936743715">
              <w:marLeft w:val="0"/>
              <w:marRight w:val="0"/>
              <w:marTop w:val="0"/>
              <w:marBottom w:val="0"/>
              <w:divBdr>
                <w:top w:val="none" w:sz="0" w:space="0" w:color="auto"/>
                <w:left w:val="none" w:sz="0" w:space="0" w:color="auto"/>
                <w:bottom w:val="none" w:sz="0" w:space="0" w:color="auto"/>
                <w:right w:val="none" w:sz="0" w:space="0" w:color="auto"/>
              </w:divBdr>
            </w:div>
            <w:div w:id="1938438474">
              <w:marLeft w:val="0"/>
              <w:marRight w:val="0"/>
              <w:marTop w:val="0"/>
              <w:marBottom w:val="0"/>
              <w:divBdr>
                <w:top w:val="none" w:sz="0" w:space="0" w:color="auto"/>
                <w:left w:val="none" w:sz="0" w:space="0" w:color="auto"/>
                <w:bottom w:val="none" w:sz="0" w:space="0" w:color="auto"/>
                <w:right w:val="none" w:sz="0" w:space="0" w:color="auto"/>
              </w:divBdr>
            </w:div>
            <w:div w:id="1941987396">
              <w:marLeft w:val="0"/>
              <w:marRight w:val="0"/>
              <w:marTop w:val="0"/>
              <w:marBottom w:val="0"/>
              <w:divBdr>
                <w:top w:val="none" w:sz="0" w:space="0" w:color="auto"/>
                <w:left w:val="none" w:sz="0" w:space="0" w:color="auto"/>
                <w:bottom w:val="none" w:sz="0" w:space="0" w:color="auto"/>
                <w:right w:val="none" w:sz="0" w:space="0" w:color="auto"/>
              </w:divBdr>
            </w:div>
            <w:div w:id="1942109002">
              <w:marLeft w:val="0"/>
              <w:marRight w:val="0"/>
              <w:marTop w:val="0"/>
              <w:marBottom w:val="0"/>
              <w:divBdr>
                <w:top w:val="none" w:sz="0" w:space="0" w:color="auto"/>
                <w:left w:val="none" w:sz="0" w:space="0" w:color="auto"/>
                <w:bottom w:val="none" w:sz="0" w:space="0" w:color="auto"/>
                <w:right w:val="none" w:sz="0" w:space="0" w:color="auto"/>
              </w:divBdr>
            </w:div>
            <w:div w:id="1942716303">
              <w:marLeft w:val="0"/>
              <w:marRight w:val="0"/>
              <w:marTop w:val="0"/>
              <w:marBottom w:val="0"/>
              <w:divBdr>
                <w:top w:val="none" w:sz="0" w:space="0" w:color="auto"/>
                <w:left w:val="none" w:sz="0" w:space="0" w:color="auto"/>
                <w:bottom w:val="none" w:sz="0" w:space="0" w:color="auto"/>
                <w:right w:val="none" w:sz="0" w:space="0" w:color="auto"/>
              </w:divBdr>
            </w:div>
            <w:div w:id="1942763494">
              <w:marLeft w:val="0"/>
              <w:marRight w:val="0"/>
              <w:marTop w:val="0"/>
              <w:marBottom w:val="0"/>
              <w:divBdr>
                <w:top w:val="none" w:sz="0" w:space="0" w:color="auto"/>
                <w:left w:val="none" w:sz="0" w:space="0" w:color="auto"/>
                <w:bottom w:val="none" w:sz="0" w:space="0" w:color="auto"/>
                <w:right w:val="none" w:sz="0" w:space="0" w:color="auto"/>
              </w:divBdr>
            </w:div>
            <w:div w:id="1943799362">
              <w:marLeft w:val="0"/>
              <w:marRight w:val="0"/>
              <w:marTop w:val="0"/>
              <w:marBottom w:val="0"/>
              <w:divBdr>
                <w:top w:val="none" w:sz="0" w:space="0" w:color="auto"/>
                <w:left w:val="none" w:sz="0" w:space="0" w:color="auto"/>
                <w:bottom w:val="none" w:sz="0" w:space="0" w:color="auto"/>
                <w:right w:val="none" w:sz="0" w:space="0" w:color="auto"/>
              </w:divBdr>
            </w:div>
            <w:div w:id="1950577808">
              <w:marLeft w:val="0"/>
              <w:marRight w:val="0"/>
              <w:marTop w:val="0"/>
              <w:marBottom w:val="0"/>
              <w:divBdr>
                <w:top w:val="none" w:sz="0" w:space="0" w:color="auto"/>
                <w:left w:val="none" w:sz="0" w:space="0" w:color="auto"/>
                <w:bottom w:val="none" w:sz="0" w:space="0" w:color="auto"/>
                <w:right w:val="none" w:sz="0" w:space="0" w:color="auto"/>
              </w:divBdr>
            </w:div>
            <w:div w:id="1952012726">
              <w:marLeft w:val="0"/>
              <w:marRight w:val="0"/>
              <w:marTop w:val="0"/>
              <w:marBottom w:val="0"/>
              <w:divBdr>
                <w:top w:val="none" w:sz="0" w:space="0" w:color="auto"/>
                <w:left w:val="none" w:sz="0" w:space="0" w:color="auto"/>
                <w:bottom w:val="none" w:sz="0" w:space="0" w:color="auto"/>
                <w:right w:val="none" w:sz="0" w:space="0" w:color="auto"/>
              </w:divBdr>
            </w:div>
            <w:div w:id="1952394306">
              <w:marLeft w:val="0"/>
              <w:marRight w:val="0"/>
              <w:marTop w:val="0"/>
              <w:marBottom w:val="0"/>
              <w:divBdr>
                <w:top w:val="none" w:sz="0" w:space="0" w:color="auto"/>
                <w:left w:val="none" w:sz="0" w:space="0" w:color="auto"/>
                <w:bottom w:val="none" w:sz="0" w:space="0" w:color="auto"/>
                <w:right w:val="none" w:sz="0" w:space="0" w:color="auto"/>
              </w:divBdr>
            </w:div>
            <w:div w:id="1953974907">
              <w:marLeft w:val="0"/>
              <w:marRight w:val="0"/>
              <w:marTop w:val="0"/>
              <w:marBottom w:val="0"/>
              <w:divBdr>
                <w:top w:val="none" w:sz="0" w:space="0" w:color="auto"/>
                <w:left w:val="none" w:sz="0" w:space="0" w:color="auto"/>
                <w:bottom w:val="none" w:sz="0" w:space="0" w:color="auto"/>
                <w:right w:val="none" w:sz="0" w:space="0" w:color="auto"/>
              </w:divBdr>
            </w:div>
            <w:div w:id="1954090693">
              <w:marLeft w:val="0"/>
              <w:marRight w:val="0"/>
              <w:marTop w:val="0"/>
              <w:marBottom w:val="0"/>
              <w:divBdr>
                <w:top w:val="none" w:sz="0" w:space="0" w:color="auto"/>
                <w:left w:val="none" w:sz="0" w:space="0" w:color="auto"/>
                <w:bottom w:val="none" w:sz="0" w:space="0" w:color="auto"/>
                <w:right w:val="none" w:sz="0" w:space="0" w:color="auto"/>
              </w:divBdr>
            </w:div>
            <w:div w:id="1955205999">
              <w:marLeft w:val="0"/>
              <w:marRight w:val="0"/>
              <w:marTop w:val="0"/>
              <w:marBottom w:val="0"/>
              <w:divBdr>
                <w:top w:val="none" w:sz="0" w:space="0" w:color="auto"/>
                <w:left w:val="none" w:sz="0" w:space="0" w:color="auto"/>
                <w:bottom w:val="none" w:sz="0" w:space="0" w:color="auto"/>
                <w:right w:val="none" w:sz="0" w:space="0" w:color="auto"/>
              </w:divBdr>
            </w:div>
            <w:div w:id="1958754282">
              <w:marLeft w:val="0"/>
              <w:marRight w:val="0"/>
              <w:marTop w:val="0"/>
              <w:marBottom w:val="0"/>
              <w:divBdr>
                <w:top w:val="none" w:sz="0" w:space="0" w:color="auto"/>
                <w:left w:val="none" w:sz="0" w:space="0" w:color="auto"/>
                <w:bottom w:val="none" w:sz="0" w:space="0" w:color="auto"/>
                <w:right w:val="none" w:sz="0" w:space="0" w:color="auto"/>
              </w:divBdr>
            </w:div>
            <w:div w:id="1958950371">
              <w:marLeft w:val="0"/>
              <w:marRight w:val="0"/>
              <w:marTop w:val="0"/>
              <w:marBottom w:val="0"/>
              <w:divBdr>
                <w:top w:val="none" w:sz="0" w:space="0" w:color="auto"/>
                <w:left w:val="none" w:sz="0" w:space="0" w:color="auto"/>
                <w:bottom w:val="none" w:sz="0" w:space="0" w:color="auto"/>
                <w:right w:val="none" w:sz="0" w:space="0" w:color="auto"/>
              </w:divBdr>
            </w:div>
            <w:div w:id="1959602233">
              <w:marLeft w:val="0"/>
              <w:marRight w:val="0"/>
              <w:marTop w:val="0"/>
              <w:marBottom w:val="0"/>
              <w:divBdr>
                <w:top w:val="none" w:sz="0" w:space="0" w:color="auto"/>
                <w:left w:val="none" w:sz="0" w:space="0" w:color="auto"/>
                <w:bottom w:val="none" w:sz="0" w:space="0" w:color="auto"/>
                <w:right w:val="none" w:sz="0" w:space="0" w:color="auto"/>
              </w:divBdr>
            </w:div>
            <w:div w:id="1963264611">
              <w:marLeft w:val="0"/>
              <w:marRight w:val="0"/>
              <w:marTop w:val="0"/>
              <w:marBottom w:val="0"/>
              <w:divBdr>
                <w:top w:val="none" w:sz="0" w:space="0" w:color="auto"/>
                <w:left w:val="none" w:sz="0" w:space="0" w:color="auto"/>
                <w:bottom w:val="none" w:sz="0" w:space="0" w:color="auto"/>
                <w:right w:val="none" w:sz="0" w:space="0" w:color="auto"/>
              </w:divBdr>
            </w:div>
            <w:div w:id="1967395186">
              <w:marLeft w:val="0"/>
              <w:marRight w:val="0"/>
              <w:marTop w:val="0"/>
              <w:marBottom w:val="0"/>
              <w:divBdr>
                <w:top w:val="none" w:sz="0" w:space="0" w:color="auto"/>
                <w:left w:val="none" w:sz="0" w:space="0" w:color="auto"/>
                <w:bottom w:val="none" w:sz="0" w:space="0" w:color="auto"/>
                <w:right w:val="none" w:sz="0" w:space="0" w:color="auto"/>
              </w:divBdr>
            </w:div>
            <w:div w:id="1968200273">
              <w:marLeft w:val="0"/>
              <w:marRight w:val="0"/>
              <w:marTop w:val="0"/>
              <w:marBottom w:val="0"/>
              <w:divBdr>
                <w:top w:val="none" w:sz="0" w:space="0" w:color="auto"/>
                <w:left w:val="none" w:sz="0" w:space="0" w:color="auto"/>
                <w:bottom w:val="none" w:sz="0" w:space="0" w:color="auto"/>
                <w:right w:val="none" w:sz="0" w:space="0" w:color="auto"/>
              </w:divBdr>
            </w:div>
            <w:div w:id="1970622723">
              <w:marLeft w:val="0"/>
              <w:marRight w:val="0"/>
              <w:marTop w:val="0"/>
              <w:marBottom w:val="0"/>
              <w:divBdr>
                <w:top w:val="none" w:sz="0" w:space="0" w:color="auto"/>
                <w:left w:val="none" w:sz="0" w:space="0" w:color="auto"/>
                <w:bottom w:val="none" w:sz="0" w:space="0" w:color="auto"/>
                <w:right w:val="none" w:sz="0" w:space="0" w:color="auto"/>
              </w:divBdr>
            </w:div>
            <w:div w:id="1974016662">
              <w:marLeft w:val="0"/>
              <w:marRight w:val="0"/>
              <w:marTop w:val="0"/>
              <w:marBottom w:val="0"/>
              <w:divBdr>
                <w:top w:val="none" w:sz="0" w:space="0" w:color="auto"/>
                <w:left w:val="none" w:sz="0" w:space="0" w:color="auto"/>
                <w:bottom w:val="none" w:sz="0" w:space="0" w:color="auto"/>
                <w:right w:val="none" w:sz="0" w:space="0" w:color="auto"/>
              </w:divBdr>
            </w:div>
            <w:div w:id="1975332426">
              <w:marLeft w:val="0"/>
              <w:marRight w:val="0"/>
              <w:marTop w:val="0"/>
              <w:marBottom w:val="0"/>
              <w:divBdr>
                <w:top w:val="none" w:sz="0" w:space="0" w:color="auto"/>
                <w:left w:val="none" w:sz="0" w:space="0" w:color="auto"/>
                <w:bottom w:val="none" w:sz="0" w:space="0" w:color="auto"/>
                <w:right w:val="none" w:sz="0" w:space="0" w:color="auto"/>
              </w:divBdr>
            </w:div>
            <w:div w:id="1976376696">
              <w:marLeft w:val="0"/>
              <w:marRight w:val="0"/>
              <w:marTop w:val="0"/>
              <w:marBottom w:val="0"/>
              <w:divBdr>
                <w:top w:val="none" w:sz="0" w:space="0" w:color="auto"/>
                <w:left w:val="none" w:sz="0" w:space="0" w:color="auto"/>
                <w:bottom w:val="none" w:sz="0" w:space="0" w:color="auto"/>
                <w:right w:val="none" w:sz="0" w:space="0" w:color="auto"/>
              </w:divBdr>
            </w:div>
            <w:div w:id="1978148439">
              <w:marLeft w:val="0"/>
              <w:marRight w:val="0"/>
              <w:marTop w:val="0"/>
              <w:marBottom w:val="0"/>
              <w:divBdr>
                <w:top w:val="none" w:sz="0" w:space="0" w:color="auto"/>
                <w:left w:val="none" w:sz="0" w:space="0" w:color="auto"/>
                <w:bottom w:val="none" w:sz="0" w:space="0" w:color="auto"/>
                <w:right w:val="none" w:sz="0" w:space="0" w:color="auto"/>
              </w:divBdr>
            </w:div>
            <w:div w:id="1978484885">
              <w:marLeft w:val="0"/>
              <w:marRight w:val="0"/>
              <w:marTop w:val="0"/>
              <w:marBottom w:val="0"/>
              <w:divBdr>
                <w:top w:val="none" w:sz="0" w:space="0" w:color="auto"/>
                <w:left w:val="none" w:sz="0" w:space="0" w:color="auto"/>
                <w:bottom w:val="none" w:sz="0" w:space="0" w:color="auto"/>
                <w:right w:val="none" w:sz="0" w:space="0" w:color="auto"/>
              </w:divBdr>
            </w:div>
            <w:div w:id="1983540861">
              <w:marLeft w:val="0"/>
              <w:marRight w:val="0"/>
              <w:marTop w:val="0"/>
              <w:marBottom w:val="0"/>
              <w:divBdr>
                <w:top w:val="none" w:sz="0" w:space="0" w:color="auto"/>
                <w:left w:val="none" w:sz="0" w:space="0" w:color="auto"/>
                <w:bottom w:val="none" w:sz="0" w:space="0" w:color="auto"/>
                <w:right w:val="none" w:sz="0" w:space="0" w:color="auto"/>
              </w:divBdr>
            </w:div>
            <w:div w:id="1985546978">
              <w:marLeft w:val="0"/>
              <w:marRight w:val="0"/>
              <w:marTop w:val="0"/>
              <w:marBottom w:val="0"/>
              <w:divBdr>
                <w:top w:val="none" w:sz="0" w:space="0" w:color="auto"/>
                <w:left w:val="none" w:sz="0" w:space="0" w:color="auto"/>
                <w:bottom w:val="none" w:sz="0" w:space="0" w:color="auto"/>
                <w:right w:val="none" w:sz="0" w:space="0" w:color="auto"/>
              </w:divBdr>
            </w:div>
            <w:div w:id="1986272291">
              <w:marLeft w:val="0"/>
              <w:marRight w:val="0"/>
              <w:marTop w:val="0"/>
              <w:marBottom w:val="0"/>
              <w:divBdr>
                <w:top w:val="none" w:sz="0" w:space="0" w:color="auto"/>
                <w:left w:val="none" w:sz="0" w:space="0" w:color="auto"/>
                <w:bottom w:val="none" w:sz="0" w:space="0" w:color="auto"/>
                <w:right w:val="none" w:sz="0" w:space="0" w:color="auto"/>
              </w:divBdr>
            </w:div>
            <w:div w:id="1988171270">
              <w:marLeft w:val="0"/>
              <w:marRight w:val="0"/>
              <w:marTop w:val="0"/>
              <w:marBottom w:val="0"/>
              <w:divBdr>
                <w:top w:val="none" w:sz="0" w:space="0" w:color="auto"/>
                <w:left w:val="none" w:sz="0" w:space="0" w:color="auto"/>
                <w:bottom w:val="none" w:sz="0" w:space="0" w:color="auto"/>
                <w:right w:val="none" w:sz="0" w:space="0" w:color="auto"/>
              </w:divBdr>
            </w:div>
            <w:div w:id="1989820351">
              <w:marLeft w:val="0"/>
              <w:marRight w:val="0"/>
              <w:marTop w:val="0"/>
              <w:marBottom w:val="0"/>
              <w:divBdr>
                <w:top w:val="none" w:sz="0" w:space="0" w:color="auto"/>
                <w:left w:val="none" w:sz="0" w:space="0" w:color="auto"/>
                <w:bottom w:val="none" w:sz="0" w:space="0" w:color="auto"/>
                <w:right w:val="none" w:sz="0" w:space="0" w:color="auto"/>
              </w:divBdr>
            </w:div>
            <w:div w:id="1990089829">
              <w:marLeft w:val="0"/>
              <w:marRight w:val="0"/>
              <w:marTop w:val="0"/>
              <w:marBottom w:val="0"/>
              <w:divBdr>
                <w:top w:val="none" w:sz="0" w:space="0" w:color="auto"/>
                <w:left w:val="none" w:sz="0" w:space="0" w:color="auto"/>
                <w:bottom w:val="none" w:sz="0" w:space="0" w:color="auto"/>
                <w:right w:val="none" w:sz="0" w:space="0" w:color="auto"/>
              </w:divBdr>
            </w:div>
            <w:div w:id="1991247048">
              <w:marLeft w:val="0"/>
              <w:marRight w:val="0"/>
              <w:marTop w:val="0"/>
              <w:marBottom w:val="0"/>
              <w:divBdr>
                <w:top w:val="none" w:sz="0" w:space="0" w:color="auto"/>
                <w:left w:val="none" w:sz="0" w:space="0" w:color="auto"/>
                <w:bottom w:val="none" w:sz="0" w:space="0" w:color="auto"/>
                <w:right w:val="none" w:sz="0" w:space="0" w:color="auto"/>
              </w:divBdr>
            </w:div>
            <w:div w:id="1991641052">
              <w:marLeft w:val="0"/>
              <w:marRight w:val="0"/>
              <w:marTop w:val="0"/>
              <w:marBottom w:val="0"/>
              <w:divBdr>
                <w:top w:val="none" w:sz="0" w:space="0" w:color="auto"/>
                <w:left w:val="none" w:sz="0" w:space="0" w:color="auto"/>
                <w:bottom w:val="none" w:sz="0" w:space="0" w:color="auto"/>
                <w:right w:val="none" w:sz="0" w:space="0" w:color="auto"/>
              </w:divBdr>
            </w:div>
            <w:div w:id="1992560483">
              <w:marLeft w:val="0"/>
              <w:marRight w:val="0"/>
              <w:marTop w:val="0"/>
              <w:marBottom w:val="0"/>
              <w:divBdr>
                <w:top w:val="none" w:sz="0" w:space="0" w:color="auto"/>
                <w:left w:val="none" w:sz="0" w:space="0" w:color="auto"/>
                <w:bottom w:val="none" w:sz="0" w:space="0" w:color="auto"/>
                <w:right w:val="none" w:sz="0" w:space="0" w:color="auto"/>
              </w:divBdr>
            </w:div>
            <w:div w:id="1992588536">
              <w:marLeft w:val="0"/>
              <w:marRight w:val="0"/>
              <w:marTop w:val="0"/>
              <w:marBottom w:val="0"/>
              <w:divBdr>
                <w:top w:val="none" w:sz="0" w:space="0" w:color="auto"/>
                <w:left w:val="none" w:sz="0" w:space="0" w:color="auto"/>
                <w:bottom w:val="none" w:sz="0" w:space="0" w:color="auto"/>
                <w:right w:val="none" w:sz="0" w:space="0" w:color="auto"/>
              </w:divBdr>
            </w:div>
            <w:div w:id="1992756744">
              <w:marLeft w:val="0"/>
              <w:marRight w:val="0"/>
              <w:marTop w:val="0"/>
              <w:marBottom w:val="0"/>
              <w:divBdr>
                <w:top w:val="none" w:sz="0" w:space="0" w:color="auto"/>
                <w:left w:val="none" w:sz="0" w:space="0" w:color="auto"/>
                <w:bottom w:val="none" w:sz="0" w:space="0" w:color="auto"/>
                <w:right w:val="none" w:sz="0" w:space="0" w:color="auto"/>
              </w:divBdr>
            </w:div>
            <w:div w:id="1994748078">
              <w:marLeft w:val="0"/>
              <w:marRight w:val="0"/>
              <w:marTop w:val="0"/>
              <w:marBottom w:val="0"/>
              <w:divBdr>
                <w:top w:val="none" w:sz="0" w:space="0" w:color="auto"/>
                <w:left w:val="none" w:sz="0" w:space="0" w:color="auto"/>
                <w:bottom w:val="none" w:sz="0" w:space="0" w:color="auto"/>
                <w:right w:val="none" w:sz="0" w:space="0" w:color="auto"/>
              </w:divBdr>
            </w:div>
            <w:div w:id="1998878889">
              <w:marLeft w:val="0"/>
              <w:marRight w:val="0"/>
              <w:marTop w:val="0"/>
              <w:marBottom w:val="0"/>
              <w:divBdr>
                <w:top w:val="none" w:sz="0" w:space="0" w:color="auto"/>
                <w:left w:val="none" w:sz="0" w:space="0" w:color="auto"/>
                <w:bottom w:val="none" w:sz="0" w:space="0" w:color="auto"/>
                <w:right w:val="none" w:sz="0" w:space="0" w:color="auto"/>
              </w:divBdr>
            </w:div>
            <w:div w:id="1998997335">
              <w:marLeft w:val="0"/>
              <w:marRight w:val="0"/>
              <w:marTop w:val="0"/>
              <w:marBottom w:val="0"/>
              <w:divBdr>
                <w:top w:val="none" w:sz="0" w:space="0" w:color="auto"/>
                <w:left w:val="none" w:sz="0" w:space="0" w:color="auto"/>
                <w:bottom w:val="none" w:sz="0" w:space="0" w:color="auto"/>
                <w:right w:val="none" w:sz="0" w:space="0" w:color="auto"/>
              </w:divBdr>
            </w:div>
            <w:div w:id="1999265595">
              <w:marLeft w:val="0"/>
              <w:marRight w:val="0"/>
              <w:marTop w:val="0"/>
              <w:marBottom w:val="0"/>
              <w:divBdr>
                <w:top w:val="none" w:sz="0" w:space="0" w:color="auto"/>
                <w:left w:val="none" w:sz="0" w:space="0" w:color="auto"/>
                <w:bottom w:val="none" w:sz="0" w:space="0" w:color="auto"/>
                <w:right w:val="none" w:sz="0" w:space="0" w:color="auto"/>
              </w:divBdr>
            </w:div>
            <w:div w:id="1999922078">
              <w:marLeft w:val="0"/>
              <w:marRight w:val="0"/>
              <w:marTop w:val="0"/>
              <w:marBottom w:val="0"/>
              <w:divBdr>
                <w:top w:val="none" w:sz="0" w:space="0" w:color="auto"/>
                <w:left w:val="none" w:sz="0" w:space="0" w:color="auto"/>
                <w:bottom w:val="none" w:sz="0" w:space="0" w:color="auto"/>
                <w:right w:val="none" w:sz="0" w:space="0" w:color="auto"/>
              </w:divBdr>
            </w:div>
            <w:div w:id="2001540958">
              <w:marLeft w:val="0"/>
              <w:marRight w:val="0"/>
              <w:marTop w:val="0"/>
              <w:marBottom w:val="0"/>
              <w:divBdr>
                <w:top w:val="none" w:sz="0" w:space="0" w:color="auto"/>
                <w:left w:val="none" w:sz="0" w:space="0" w:color="auto"/>
                <w:bottom w:val="none" w:sz="0" w:space="0" w:color="auto"/>
                <w:right w:val="none" w:sz="0" w:space="0" w:color="auto"/>
              </w:divBdr>
            </w:div>
            <w:div w:id="2004626362">
              <w:marLeft w:val="0"/>
              <w:marRight w:val="0"/>
              <w:marTop w:val="0"/>
              <w:marBottom w:val="0"/>
              <w:divBdr>
                <w:top w:val="none" w:sz="0" w:space="0" w:color="auto"/>
                <w:left w:val="none" w:sz="0" w:space="0" w:color="auto"/>
                <w:bottom w:val="none" w:sz="0" w:space="0" w:color="auto"/>
                <w:right w:val="none" w:sz="0" w:space="0" w:color="auto"/>
              </w:divBdr>
            </w:div>
            <w:div w:id="2004966862">
              <w:marLeft w:val="0"/>
              <w:marRight w:val="0"/>
              <w:marTop w:val="0"/>
              <w:marBottom w:val="0"/>
              <w:divBdr>
                <w:top w:val="none" w:sz="0" w:space="0" w:color="auto"/>
                <w:left w:val="none" w:sz="0" w:space="0" w:color="auto"/>
                <w:bottom w:val="none" w:sz="0" w:space="0" w:color="auto"/>
                <w:right w:val="none" w:sz="0" w:space="0" w:color="auto"/>
              </w:divBdr>
            </w:div>
            <w:div w:id="2005039557">
              <w:marLeft w:val="0"/>
              <w:marRight w:val="0"/>
              <w:marTop w:val="0"/>
              <w:marBottom w:val="0"/>
              <w:divBdr>
                <w:top w:val="none" w:sz="0" w:space="0" w:color="auto"/>
                <w:left w:val="none" w:sz="0" w:space="0" w:color="auto"/>
                <w:bottom w:val="none" w:sz="0" w:space="0" w:color="auto"/>
                <w:right w:val="none" w:sz="0" w:space="0" w:color="auto"/>
              </w:divBdr>
            </w:div>
            <w:div w:id="2005278996">
              <w:marLeft w:val="0"/>
              <w:marRight w:val="0"/>
              <w:marTop w:val="0"/>
              <w:marBottom w:val="0"/>
              <w:divBdr>
                <w:top w:val="none" w:sz="0" w:space="0" w:color="auto"/>
                <w:left w:val="none" w:sz="0" w:space="0" w:color="auto"/>
                <w:bottom w:val="none" w:sz="0" w:space="0" w:color="auto"/>
                <w:right w:val="none" w:sz="0" w:space="0" w:color="auto"/>
              </w:divBdr>
            </w:div>
            <w:div w:id="2005350412">
              <w:marLeft w:val="0"/>
              <w:marRight w:val="0"/>
              <w:marTop w:val="0"/>
              <w:marBottom w:val="0"/>
              <w:divBdr>
                <w:top w:val="none" w:sz="0" w:space="0" w:color="auto"/>
                <w:left w:val="none" w:sz="0" w:space="0" w:color="auto"/>
                <w:bottom w:val="none" w:sz="0" w:space="0" w:color="auto"/>
                <w:right w:val="none" w:sz="0" w:space="0" w:color="auto"/>
              </w:divBdr>
            </w:div>
            <w:div w:id="2005888732">
              <w:marLeft w:val="0"/>
              <w:marRight w:val="0"/>
              <w:marTop w:val="0"/>
              <w:marBottom w:val="0"/>
              <w:divBdr>
                <w:top w:val="none" w:sz="0" w:space="0" w:color="auto"/>
                <w:left w:val="none" w:sz="0" w:space="0" w:color="auto"/>
                <w:bottom w:val="none" w:sz="0" w:space="0" w:color="auto"/>
                <w:right w:val="none" w:sz="0" w:space="0" w:color="auto"/>
              </w:divBdr>
            </w:div>
            <w:div w:id="2008751176">
              <w:marLeft w:val="0"/>
              <w:marRight w:val="0"/>
              <w:marTop w:val="0"/>
              <w:marBottom w:val="0"/>
              <w:divBdr>
                <w:top w:val="none" w:sz="0" w:space="0" w:color="auto"/>
                <w:left w:val="none" w:sz="0" w:space="0" w:color="auto"/>
                <w:bottom w:val="none" w:sz="0" w:space="0" w:color="auto"/>
                <w:right w:val="none" w:sz="0" w:space="0" w:color="auto"/>
              </w:divBdr>
            </w:div>
            <w:div w:id="2008943139">
              <w:marLeft w:val="0"/>
              <w:marRight w:val="0"/>
              <w:marTop w:val="0"/>
              <w:marBottom w:val="0"/>
              <w:divBdr>
                <w:top w:val="none" w:sz="0" w:space="0" w:color="auto"/>
                <w:left w:val="none" w:sz="0" w:space="0" w:color="auto"/>
                <w:bottom w:val="none" w:sz="0" w:space="0" w:color="auto"/>
                <w:right w:val="none" w:sz="0" w:space="0" w:color="auto"/>
              </w:divBdr>
            </w:div>
            <w:div w:id="2011591075">
              <w:marLeft w:val="0"/>
              <w:marRight w:val="0"/>
              <w:marTop w:val="0"/>
              <w:marBottom w:val="0"/>
              <w:divBdr>
                <w:top w:val="none" w:sz="0" w:space="0" w:color="auto"/>
                <w:left w:val="none" w:sz="0" w:space="0" w:color="auto"/>
                <w:bottom w:val="none" w:sz="0" w:space="0" w:color="auto"/>
                <w:right w:val="none" w:sz="0" w:space="0" w:color="auto"/>
              </w:divBdr>
            </w:div>
            <w:div w:id="2011640250">
              <w:marLeft w:val="0"/>
              <w:marRight w:val="0"/>
              <w:marTop w:val="0"/>
              <w:marBottom w:val="0"/>
              <w:divBdr>
                <w:top w:val="none" w:sz="0" w:space="0" w:color="auto"/>
                <w:left w:val="none" w:sz="0" w:space="0" w:color="auto"/>
                <w:bottom w:val="none" w:sz="0" w:space="0" w:color="auto"/>
                <w:right w:val="none" w:sz="0" w:space="0" w:color="auto"/>
              </w:divBdr>
            </w:div>
            <w:div w:id="2015111172">
              <w:marLeft w:val="0"/>
              <w:marRight w:val="0"/>
              <w:marTop w:val="0"/>
              <w:marBottom w:val="0"/>
              <w:divBdr>
                <w:top w:val="none" w:sz="0" w:space="0" w:color="auto"/>
                <w:left w:val="none" w:sz="0" w:space="0" w:color="auto"/>
                <w:bottom w:val="none" w:sz="0" w:space="0" w:color="auto"/>
                <w:right w:val="none" w:sz="0" w:space="0" w:color="auto"/>
              </w:divBdr>
            </w:div>
            <w:div w:id="2015759046">
              <w:marLeft w:val="0"/>
              <w:marRight w:val="0"/>
              <w:marTop w:val="0"/>
              <w:marBottom w:val="0"/>
              <w:divBdr>
                <w:top w:val="none" w:sz="0" w:space="0" w:color="auto"/>
                <w:left w:val="none" w:sz="0" w:space="0" w:color="auto"/>
                <w:bottom w:val="none" w:sz="0" w:space="0" w:color="auto"/>
                <w:right w:val="none" w:sz="0" w:space="0" w:color="auto"/>
              </w:divBdr>
            </w:div>
            <w:div w:id="2018455757">
              <w:marLeft w:val="0"/>
              <w:marRight w:val="0"/>
              <w:marTop w:val="0"/>
              <w:marBottom w:val="0"/>
              <w:divBdr>
                <w:top w:val="none" w:sz="0" w:space="0" w:color="auto"/>
                <w:left w:val="none" w:sz="0" w:space="0" w:color="auto"/>
                <w:bottom w:val="none" w:sz="0" w:space="0" w:color="auto"/>
                <w:right w:val="none" w:sz="0" w:space="0" w:color="auto"/>
              </w:divBdr>
            </w:div>
            <w:div w:id="2018922103">
              <w:marLeft w:val="0"/>
              <w:marRight w:val="0"/>
              <w:marTop w:val="0"/>
              <w:marBottom w:val="0"/>
              <w:divBdr>
                <w:top w:val="none" w:sz="0" w:space="0" w:color="auto"/>
                <w:left w:val="none" w:sz="0" w:space="0" w:color="auto"/>
                <w:bottom w:val="none" w:sz="0" w:space="0" w:color="auto"/>
                <w:right w:val="none" w:sz="0" w:space="0" w:color="auto"/>
              </w:divBdr>
            </w:div>
            <w:div w:id="2019380356">
              <w:marLeft w:val="0"/>
              <w:marRight w:val="0"/>
              <w:marTop w:val="0"/>
              <w:marBottom w:val="0"/>
              <w:divBdr>
                <w:top w:val="none" w:sz="0" w:space="0" w:color="auto"/>
                <w:left w:val="none" w:sz="0" w:space="0" w:color="auto"/>
                <w:bottom w:val="none" w:sz="0" w:space="0" w:color="auto"/>
                <w:right w:val="none" w:sz="0" w:space="0" w:color="auto"/>
              </w:divBdr>
            </w:div>
            <w:div w:id="2020351050">
              <w:marLeft w:val="0"/>
              <w:marRight w:val="0"/>
              <w:marTop w:val="0"/>
              <w:marBottom w:val="0"/>
              <w:divBdr>
                <w:top w:val="none" w:sz="0" w:space="0" w:color="auto"/>
                <w:left w:val="none" w:sz="0" w:space="0" w:color="auto"/>
                <w:bottom w:val="none" w:sz="0" w:space="0" w:color="auto"/>
                <w:right w:val="none" w:sz="0" w:space="0" w:color="auto"/>
              </w:divBdr>
            </w:div>
            <w:div w:id="2021199224">
              <w:marLeft w:val="0"/>
              <w:marRight w:val="0"/>
              <w:marTop w:val="0"/>
              <w:marBottom w:val="0"/>
              <w:divBdr>
                <w:top w:val="none" w:sz="0" w:space="0" w:color="auto"/>
                <w:left w:val="none" w:sz="0" w:space="0" w:color="auto"/>
                <w:bottom w:val="none" w:sz="0" w:space="0" w:color="auto"/>
                <w:right w:val="none" w:sz="0" w:space="0" w:color="auto"/>
              </w:divBdr>
            </w:div>
            <w:div w:id="2021272433">
              <w:marLeft w:val="0"/>
              <w:marRight w:val="0"/>
              <w:marTop w:val="0"/>
              <w:marBottom w:val="0"/>
              <w:divBdr>
                <w:top w:val="none" w:sz="0" w:space="0" w:color="auto"/>
                <w:left w:val="none" w:sz="0" w:space="0" w:color="auto"/>
                <w:bottom w:val="none" w:sz="0" w:space="0" w:color="auto"/>
                <w:right w:val="none" w:sz="0" w:space="0" w:color="auto"/>
              </w:divBdr>
            </w:div>
            <w:div w:id="2023119866">
              <w:marLeft w:val="0"/>
              <w:marRight w:val="0"/>
              <w:marTop w:val="0"/>
              <w:marBottom w:val="0"/>
              <w:divBdr>
                <w:top w:val="none" w:sz="0" w:space="0" w:color="auto"/>
                <w:left w:val="none" w:sz="0" w:space="0" w:color="auto"/>
                <w:bottom w:val="none" w:sz="0" w:space="0" w:color="auto"/>
                <w:right w:val="none" w:sz="0" w:space="0" w:color="auto"/>
              </w:divBdr>
            </w:div>
            <w:div w:id="2024086706">
              <w:marLeft w:val="0"/>
              <w:marRight w:val="0"/>
              <w:marTop w:val="0"/>
              <w:marBottom w:val="0"/>
              <w:divBdr>
                <w:top w:val="none" w:sz="0" w:space="0" w:color="auto"/>
                <w:left w:val="none" w:sz="0" w:space="0" w:color="auto"/>
                <w:bottom w:val="none" w:sz="0" w:space="0" w:color="auto"/>
                <w:right w:val="none" w:sz="0" w:space="0" w:color="auto"/>
              </w:divBdr>
            </w:div>
            <w:div w:id="2024436764">
              <w:marLeft w:val="0"/>
              <w:marRight w:val="0"/>
              <w:marTop w:val="0"/>
              <w:marBottom w:val="0"/>
              <w:divBdr>
                <w:top w:val="none" w:sz="0" w:space="0" w:color="auto"/>
                <w:left w:val="none" w:sz="0" w:space="0" w:color="auto"/>
                <w:bottom w:val="none" w:sz="0" w:space="0" w:color="auto"/>
                <w:right w:val="none" w:sz="0" w:space="0" w:color="auto"/>
              </w:divBdr>
            </w:div>
            <w:div w:id="2024746911">
              <w:marLeft w:val="0"/>
              <w:marRight w:val="0"/>
              <w:marTop w:val="0"/>
              <w:marBottom w:val="0"/>
              <w:divBdr>
                <w:top w:val="none" w:sz="0" w:space="0" w:color="auto"/>
                <w:left w:val="none" w:sz="0" w:space="0" w:color="auto"/>
                <w:bottom w:val="none" w:sz="0" w:space="0" w:color="auto"/>
                <w:right w:val="none" w:sz="0" w:space="0" w:color="auto"/>
              </w:divBdr>
            </w:div>
            <w:div w:id="2026667656">
              <w:marLeft w:val="0"/>
              <w:marRight w:val="0"/>
              <w:marTop w:val="0"/>
              <w:marBottom w:val="0"/>
              <w:divBdr>
                <w:top w:val="none" w:sz="0" w:space="0" w:color="auto"/>
                <w:left w:val="none" w:sz="0" w:space="0" w:color="auto"/>
                <w:bottom w:val="none" w:sz="0" w:space="0" w:color="auto"/>
                <w:right w:val="none" w:sz="0" w:space="0" w:color="auto"/>
              </w:divBdr>
            </w:div>
            <w:div w:id="2028021256">
              <w:marLeft w:val="0"/>
              <w:marRight w:val="0"/>
              <w:marTop w:val="0"/>
              <w:marBottom w:val="0"/>
              <w:divBdr>
                <w:top w:val="none" w:sz="0" w:space="0" w:color="auto"/>
                <w:left w:val="none" w:sz="0" w:space="0" w:color="auto"/>
                <w:bottom w:val="none" w:sz="0" w:space="0" w:color="auto"/>
                <w:right w:val="none" w:sz="0" w:space="0" w:color="auto"/>
              </w:divBdr>
            </w:div>
            <w:div w:id="2028750214">
              <w:marLeft w:val="0"/>
              <w:marRight w:val="0"/>
              <w:marTop w:val="0"/>
              <w:marBottom w:val="0"/>
              <w:divBdr>
                <w:top w:val="none" w:sz="0" w:space="0" w:color="auto"/>
                <w:left w:val="none" w:sz="0" w:space="0" w:color="auto"/>
                <w:bottom w:val="none" w:sz="0" w:space="0" w:color="auto"/>
                <w:right w:val="none" w:sz="0" w:space="0" w:color="auto"/>
              </w:divBdr>
            </w:div>
            <w:div w:id="2029526833">
              <w:marLeft w:val="0"/>
              <w:marRight w:val="0"/>
              <w:marTop w:val="0"/>
              <w:marBottom w:val="0"/>
              <w:divBdr>
                <w:top w:val="none" w:sz="0" w:space="0" w:color="auto"/>
                <w:left w:val="none" w:sz="0" w:space="0" w:color="auto"/>
                <w:bottom w:val="none" w:sz="0" w:space="0" w:color="auto"/>
                <w:right w:val="none" w:sz="0" w:space="0" w:color="auto"/>
              </w:divBdr>
            </w:div>
            <w:div w:id="2032946558">
              <w:marLeft w:val="0"/>
              <w:marRight w:val="0"/>
              <w:marTop w:val="0"/>
              <w:marBottom w:val="0"/>
              <w:divBdr>
                <w:top w:val="none" w:sz="0" w:space="0" w:color="auto"/>
                <w:left w:val="none" w:sz="0" w:space="0" w:color="auto"/>
                <w:bottom w:val="none" w:sz="0" w:space="0" w:color="auto"/>
                <w:right w:val="none" w:sz="0" w:space="0" w:color="auto"/>
              </w:divBdr>
            </w:div>
            <w:div w:id="2032951106">
              <w:marLeft w:val="0"/>
              <w:marRight w:val="0"/>
              <w:marTop w:val="0"/>
              <w:marBottom w:val="0"/>
              <w:divBdr>
                <w:top w:val="none" w:sz="0" w:space="0" w:color="auto"/>
                <w:left w:val="none" w:sz="0" w:space="0" w:color="auto"/>
                <w:bottom w:val="none" w:sz="0" w:space="0" w:color="auto"/>
                <w:right w:val="none" w:sz="0" w:space="0" w:color="auto"/>
              </w:divBdr>
            </w:div>
            <w:div w:id="2035501143">
              <w:marLeft w:val="0"/>
              <w:marRight w:val="0"/>
              <w:marTop w:val="0"/>
              <w:marBottom w:val="0"/>
              <w:divBdr>
                <w:top w:val="none" w:sz="0" w:space="0" w:color="auto"/>
                <w:left w:val="none" w:sz="0" w:space="0" w:color="auto"/>
                <w:bottom w:val="none" w:sz="0" w:space="0" w:color="auto"/>
                <w:right w:val="none" w:sz="0" w:space="0" w:color="auto"/>
              </w:divBdr>
            </w:div>
            <w:div w:id="2035838808">
              <w:marLeft w:val="0"/>
              <w:marRight w:val="0"/>
              <w:marTop w:val="0"/>
              <w:marBottom w:val="0"/>
              <w:divBdr>
                <w:top w:val="none" w:sz="0" w:space="0" w:color="auto"/>
                <w:left w:val="none" w:sz="0" w:space="0" w:color="auto"/>
                <w:bottom w:val="none" w:sz="0" w:space="0" w:color="auto"/>
                <w:right w:val="none" w:sz="0" w:space="0" w:color="auto"/>
              </w:divBdr>
            </w:div>
            <w:div w:id="2038266712">
              <w:marLeft w:val="0"/>
              <w:marRight w:val="0"/>
              <w:marTop w:val="0"/>
              <w:marBottom w:val="0"/>
              <w:divBdr>
                <w:top w:val="none" w:sz="0" w:space="0" w:color="auto"/>
                <w:left w:val="none" w:sz="0" w:space="0" w:color="auto"/>
                <w:bottom w:val="none" w:sz="0" w:space="0" w:color="auto"/>
                <w:right w:val="none" w:sz="0" w:space="0" w:color="auto"/>
              </w:divBdr>
            </w:div>
            <w:div w:id="2038308225">
              <w:marLeft w:val="0"/>
              <w:marRight w:val="0"/>
              <w:marTop w:val="0"/>
              <w:marBottom w:val="0"/>
              <w:divBdr>
                <w:top w:val="none" w:sz="0" w:space="0" w:color="auto"/>
                <w:left w:val="none" w:sz="0" w:space="0" w:color="auto"/>
                <w:bottom w:val="none" w:sz="0" w:space="0" w:color="auto"/>
                <w:right w:val="none" w:sz="0" w:space="0" w:color="auto"/>
              </w:divBdr>
            </w:div>
            <w:div w:id="2039742861">
              <w:marLeft w:val="0"/>
              <w:marRight w:val="0"/>
              <w:marTop w:val="0"/>
              <w:marBottom w:val="0"/>
              <w:divBdr>
                <w:top w:val="none" w:sz="0" w:space="0" w:color="auto"/>
                <w:left w:val="none" w:sz="0" w:space="0" w:color="auto"/>
                <w:bottom w:val="none" w:sz="0" w:space="0" w:color="auto"/>
                <w:right w:val="none" w:sz="0" w:space="0" w:color="auto"/>
              </w:divBdr>
            </w:div>
            <w:div w:id="2039814128">
              <w:marLeft w:val="0"/>
              <w:marRight w:val="0"/>
              <w:marTop w:val="0"/>
              <w:marBottom w:val="0"/>
              <w:divBdr>
                <w:top w:val="none" w:sz="0" w:space="0" w:color="auto"/>
                <w:left w:val="none" w:sz="0" w:space="0" w:color="auto"/>
                <w:bottom w:val="none" w:sz="0" w:space="0" w:color="auto"/>
                <w:right w:val="none" w:sz="0" w:space="0" w:color="auto"/>
              </w:divBdr>
            </w:div>
            <w:div w:id="2041202328">
              <w:marLeft w:val="0"/>
              <w:marRight w:val="0"/>
              <w:marTop w:val="0"/>
              <w:marBottom w:val="0"/>
              <w:divBdr>
                <w:top w:val="none" w:sz="0" w:space="0" w:color="auto"/>
                <w:left w:val="none" w:sz="0" w:space="0" w:color="auto"/>
                <w:bottom w:val="none" w:sz="0" w:space="0" w:color="auto"/>
                <w:right w:val="none" w:sz="0" w:space="0" w:color="auto"/>
              </w:divBdr>
            </w:div>
            <w:div w:id="2043823902">
              <w:marLeft w:val="0"/>
              <w:marRight w:val="0"/>
              <w:marTop w:val="0"/>
              <w:marBottom w:val="0"/>
              <w:divBdr>
                <w:top w:val="none" w:sz="0" w:space="0" w:color="auto"/>
                <w:left w:val="none" w:sz="0" w:space="0" w:color="auto"/>
                <w:bottom w:val="none" w:sz="0" w:space="0" w:color="auto"/>
                <w:right w:val="none" w:sz="0" w:space="0" w:color="auto"/>
              </w:divBdr>
            </w:div>
            <w:div w:id="2043895991">
              <w:marLeft w:val="0"/>
              <w:marRight w:val="0"/>
              <w:marTop w:val="0"/>
              <w:marBottom w:val="0"/>
              <w:divBdr>
                <w:top w:val="none" w:sz="0" w:space="0" w:color="auto"/>
                <w:left w:val="none" w:sz="0" w:space="0" w:color="auto"/>
                <w:bottom w:val="none" w:sz="0" w:space="0" w:color="auto"/>
                <w:right w:val="none" w:sz="0" w:space="0" w:color="auto"/>
              </w:divBdr>
            </w:div>
            <w:div w:id="2046640764">
              <w:marLeft w:val="0"/>
              <w:marRight w:val="0"/>
              <w:marTop w:val="0"/>
              <w:marBottom w:val="0"/>
              <w:divBdr>
                <w:top w:val="none" w:sz="0" w:space="0" w:color="auto"/>
                <w:left w:val="none" w:sz="0" w:space="0" w:color="auto"/>
                <w:bottom w:val="none" w:sz="0" w:space="0" w:color="auto"/>
                <w:right w:val="none" w:sz="0" w:space="0" w:color="auto"/>
              </w:divBdr>
            </w:div>
            <w:div w:id="2047098088">
              <w:marLeft w:val="0"/>
              <w:marRight w:val="0"/>
              <w:marTop w:val="0"/>
              <w:marBottom w:val="0"/>
              <w:divBdr>
                <w:top w:val="none" w:sz="0" w:space="0" w:color="auto"/>
                <w:left w:val="none" w:sz="0" w:space="0" w:color="auto"/>
                <w:bottom w:val="none" w:sz="0" w:space="0" w:color="auto"/>
                <w:right w:val="none" w:sz="0" w:space="0" w:color="auto"/>
              </w:divBdr>
            </w:div>
            <w:div w:id="2048331604">
              <w:marLeft w:val="0"/>
              <w:marRight w:val="0"/>
              <w:marTop w:val="0"/>
              <w:marBottom w:val="0"/>
              <w:divBdr>
                <w:top w:val="none" w:sz="0" w:space="0" w:color="auto"/>
                <w:left w:val="none" w:sz="0" w:space="0" w:color="auto"/>
                <w:bottom w:val="none" w:sz="0" w:space="0" w:color="auto"/>
                <w:right w:val="none" w:sz="0" w:space="0" w:color="auto"/>
              </w:divBdr>
            </w:div>
            <w:div w:id="2049648978">
              <w:marLeft w:val="0"/>
              <w:marRight w:val="0"/>
              <w:marTop w:val="0"/>
              <w:marBottom w:val="0"/>
              <w:divBdr>
                <w:top w:val="none" w:sz="0" w:space="0" w:color="auto"/>
                <w:left w:val="none" w:sz="0" w:space="0" w:color="auto"/>
                <w:bottom w:val="none" w:sz="0" w:space="0" w:color="auto"/>
                <w:right w:val="none" w:sz="0" w:space="0" w:color="auto"/>
              </w:divBdr>
            </w:div>
            <w:div w:id="2050955792">
              <w:marLeft w:val="0"/>
              <w:marRight w:val="0"/>
              <w:marTop w:val="0"/>
              <w:marBottom w:val="0"/>
              <w:divBdr>
                <w:top w:val="none" w:sz="0" w:space="0" w:color="auto"/>
                <w:left w:val="none" w:sz="0" w:space="0" w:color="auto"/>
                <w:bottom w:val="none" w:sz="0" w:space="0" w:color="auto"/>
                <w:right w:val="none" w:sz="0" w:space="0" w:color="auto"/>
              </w:divBdr>
            </w:div>
            <w:div w:id="2052679775">
              <w:marLeft w:val="0"/>
              <w:marRight w:val="0"/>
              <w:marTop w:val="0"/>
              <w:marBottom w:val="0"/>
              <w:divBdr>
                <w:top w:val="none" w:sz="0" w:space="0" w:color="auto"/>
                <w:left w:val="none" w:sz="0" w:space="0" w:color="auto"/>
                <w:bottom w:val="none" w:sz="0" w:space="0" w:color="auto"/>
                <w:right w:val="none" w:sz="0" w:space="0" w:color="auto"/>
              </w:divBdr>
            </w:div>
            <w:div w:id="2054228139">
              <w:marLeft w:val="0"/>
              <w:marRight w:val="0"/>
              <w:marTop w:val="0"/>
              <w:marBottom w:val="0"/>
              <w:divBdr>
                <w:top w:val="none" w:sz="0" w:space="0" w:color="auto"/>
                <w:left w:val="none" w:sz="0" w:space="0" w:color="auto"/>
                <w:bottom w:val="none" w:sz="0" w:space="0" w:color="auto"/>
                <w:right w:val="none" w:sz="0" w:space="0" w:color="auto"/>
              </w:divBdr>
            </w:div>
            <w:div w:id="2054691933">
              <w:marLeft w:val="0"/>
              <w:marRight w:val="0"/>
              <w:marTop w:val="0"/>
              <w:marBottom w:val="0"/>
              <w:divBdr>
                <w:top w:val="none" w:sz="0" w:space="0" w:color="auto"/>
                <w:left w:val="none" w:sz="0" w:space="0" w:color="auto"/>
                <w:bottom w:val="none" w:sz="0" w:space="0" w:color="auto"/>
                <w:right w:val="none" w:sz="0" w:space="0" w:color="auto"/>
              </w:divBdr>
            </w:div>
            <w:div w:id="2055503838">
              <w:marLeft w:val="0"/>
              <w:marRight w:val="0"/>
              <w:marTop w:val="0"/>
              <w:marBottom w:val="0"/>
              <w:divBdr>
                <w:top w:val="none" w:sz="0" w:space="0" w:color="auto"/>
                <w:left w:val="none" w:sz="0" w:space="0" w:color="auto"/>
                <w:bottom w:val="none" w:sz="0" w:space="0" w:color="auto"/>
                <w:right w:val="none" w:sz="0" w:space="0" w:color="auto"/>
              </w:divBdr>
            </w:div>
            <w:div w:id="2055616705">
              <w:marLeft w:val="0"/>
              <w:marRight w:val="0"/>
              <w:marTop w:val="0"/>
              <w:marBottom w:val="0"/>
              <w:divBdr>
                <w:top w:val="none" w:sz="0" w:space="0" w:color="auto"/>
                <w:left w:val="none" w:sz="0" w:space="0" w:color="auto"/>
                <w:bottom w:val="none" w:sz="0" w:space="0" w:color="auto"/>
                <w:right w:val="none" w:sz="0" w:space="0" w:color="auto"/>
              </w:divBdr>
            </w:div>
            <w:div w:id="2057393873">
              <w:marLeft w:val="0"/>
              <w:marRight w:val="0"/>
              <w:marTop w:val="0"/>
              <w:marBottom w:val="0"/>
              <w:divBdr>
                <w:top w:val="none" w:sz="0" w:space="0" w:color="auto"/>
                <w:left w:val="none" w:sz="0" w:space="0" w:color="auto"/>
                <w:bottom w:val="none" w:sz="0" w:space="0" w:color="auto"/>
                <w:right w:val="none" w:sz="0" w:space="0" w:color="auto"/>
              </w:divBdr>
            </w:div>
            <w:div w:id="2058579069">
              <w:marLeft w:val="0"/>
              <w:marRight w:val="0"/>
              <w:marTop w:val="0"/>
              <w:marBottom w:val="0"/>
              <w:divBdr>
                <w:top w:val="none" w:sz="0" w:space="0" w:color="auto"/>
                <w:left w:val="none" w:sz="0" w:space="0" w:color="auto"/>
                <w:bottom w:val="none" w:sz="0" w:space="0" w:color="auto"/>
                <w:right w:val="none" w:sz="0" w:space="0" w:color="auto"/>
              </w:divBdr>
            </w:div>
            <w:div w:id="2059165106">
              <w:marLeft w:val="0"/>
              <w:marRight w:val="0"/>
              <w:marTop w:val="0"/>
              <w:marBottom w:val="0"/>
              <w:divBdr>
                <w:top w:val="none" w:sz="0" w:space="0" w:color="auto"/>
                <w:left w:val="none" w:sz="0" w:space="0" w:color="auto"/>
                <w:bottom w:val="none" w:sz="0" w:space="0" w:color="auto"/>
                <w:right w:val="none" w:sz="0" w:space="0" w:color="auto"/>
              </w:divBdr>
            </w:div>
            <w:div w:id="2060854762">
              <w:marLeft w:val="0"/>
              <w:marRight w:val="0"/>
              <w:marTop w:val="0"/>
              <w:marBottom w:val="0"/>
              <w:divBdr>
                <w:top w:val="none" w:sz="0" w:space="0" w:color="auto"/>
                <w:left w:val="none" w:sz="0" w:space="0" w:color="auto"/>
                <w:bottom w:val="none" w:sz="0" w:space="0" w:color="auto"/>
                <w:right w:val="none" w:sz="0" w:space="0" w:color="auto"/>
              </w:divBdr>
            </w:div>
            <w:div w:id="2063943630">
              <w:marLeft w:val="0"/>
              <w:marRight w:val="0"/>
              <w:marTop w:val="0"/>
              <w:marBottom w:val="0"/>
              <w:divBdr>
                <w:top w:val="none" w:sz="0" w:space="0" w:color="auto"/>
                <w:left w:val="none" w:sz="0" w:space="0" w:color="auto"/>
                <w:bottom w:val="none" w:sz="0" w:space="0" w:color="auto"/>
                <w:right w:val="none" w:sz="0" w:space="0" w:color="auto"/>
              </w:divBdr>
            </w:div>
            <w:div w:id="2067486250">
              <w:marLeft w:val="0"/>
              <w:marRight w:val="0"/>
              <w:marTop w:val="0"/>
              <w:marBottom w:val="0"/>
              <w:divBdr>
                <w:top w:val="none" w:sz="0" w:space="0" w:color="auto"/>
                <w:left w:val="none" w:sz="0" w:space="0" w:color="auto"/>
                <w:bottom w:val="none" w:sz="0" w:space="0" w:color="auto"/>
                <w:right w:val="none" w:sz="0" w:space="0" w:color="auto"/>
              </w:divBdr>
            </w:div>
            <w:div w:id="2067602311">
              <w:marLeft w:val="0"/>
              <w:marRight w:val="0"/>
              <w:marTop w:val="360"/>
              <w:marBottom w:val="0"/>
              <w:divBdr>
                <w:top w:val="single" w:sz="6" w:space="0" w:color="auto"/>
                <w:left w:val="single" w:sz="6" w:space="0" w:color="auto"/>
                <w:bottom w:val="single" w:sz="6" w:space="0" w:color="auto"/>
                <w:right w:val="single" w:sz="6" w:space="0" w:color="auto"/>
              </w:divBdr>
            </w:div>
            <w:div w:id="2073651749">
              <w:marLeft w:val="0"/>
              <w:marRight w:val="0"/>
              <w:marTop w:val="0"/>
              <w:marBottom w:val="0"/>
              <w:divBdr>
                <w:top w:val="none" w:sz="0" w:space="0" w:color="auto"/>
                <w:left w:val="none" w:sz="0" w:space="0" w:color="auto"/>
                <w:bottom w:val="none" w:sz="0" w:space="0" w:color="auto"/>
                <w:right w:val="none" w:sz="0" w:space="0" w:color="auto"/>
              </w:divBdr>
            </w:div>
            <w:div w:id="2073772196">
              <w:marLeft w:val="0"/>
              <w:marRight w:val="0"/>
              <w:marTop w:val="0"/>
              <w:marBottom w:val="0"/>
              <w:divBdr>
                <w:top w:val="none" w:sz="0" w:space="0" w:color="auto"/>
                <w:left w:val="none" w:sz="0" w:space="0" w:color="auto"/>
                <w:bottom w:val="none" w:sz="0" w:space="0" w:color="auto"/>
                <w:right w:val="none" w:sz="0" w:space="0" w:color="auto"/>
              </w:divBdr>
            </w:div>
            <w:div w:id="2074229274">
              <w:marLeft w:val="0"/>
              <w:marRight w:val="0"/>
              <w:marTop w:val="0"/>
              <w:marBottom w:val="0"/>
              <w:divBdr>
                <w:top w:val="none" w:sz="0" w:space="0" w:color="auto"/>
                <w:left w:val="none" w:sz="0" w:space="0" w:color="auto"/>
                <w:bottom w:val="none" w:sz="0" w:space="0" w:color="auto"/>
                <w:right w:val="none" w:sz="0" w:space="0" w:color="auto"/>
              </w:divBdr>
            </w:div>
            <w:div w:id="2075080266">
              <w:marLeft w:val="0"/>
              <w:marRight w:val="0"/>
              <w:marTop w:val="0"/>
              <w:marBottom w:val="0"/>
              <w:divBdr>
                <w:top w:val="none" w:sz="0" w:space="0" w:color="auto"/>
                <w:left w:val="none" w:sz="0" w:space="0" w:color="auto"/>
                <w:bottom w:val="none" w:sz="0" w:space="0" w:color="auto"/>
                <w:right w:val="none" w:sz="0" w:space="0" w:color="auto"/>
              </w:divBdr>
            </w:div>
            <w:div w:id="2076656644">
              <w:marLeft w:val="0"/>
              <w:marRight w:val="0"/>
              <w:marTop w:val="0"/>
              <w:marBottom w:val="0"/>
              <w:divBdr>
                <w:top w:val="none" w:sz="0" w:space="0" w:color="auto"/>
                <w:left w:val="none" w:sz="0" w:space="0" w:color="auto"/>
                <w:bottom w:val="none" w:sz="0" w:space="0" w:color="auto"/>
                <w:right w:val="none" w:sz="0" w:space="0" w:color="auto"/>
              </w:divBdr>
            </w:div>
            <w:div w:id="2079014690">
              <w:marLeft w:val="0"/>
              <w:marRight w:val="0"/>
              <w:marTop w:val="0"/>
              <w:marBottom w:val="0"/>
              <w:divBdr>
                <w:top w:val="none" w:sz="0" w:space="0" w:color="auto"/>
                <w:left w:val="none" w:sz="0" w:space="0" w:color="auto"/>
                <w:bottom w:val="none" w:sz="0" w:space="0" w:color="auto"/>
                <w:right w:val="none" w:sz="0" w:space="0" w:color="auto"/>
              </w:divBdr>
            </w:div>
            <w:div w:id="2079472627">
              <w:marLeft w:val="0"/>
              <w:marRight w:val="0"/>
              <w:marTop w:val="0"/>
              <w:marBottom w:val="0"/>
              <w:divBdr>
                <w:top w:val="none" w:sz="0" w:space="0" w:color="auto"/>
                <w:left w:val="none" w:sz="0" w:space="0" w:color="auto"/>
                <w:bottom w:val="none" w:sz="0" w:space="0" w:color="auto"/>
                <w:right w:val="none" w:sz="0" w:space="0" w:color="auto"/>
              </w:divBdr>
            </w:div>
            <w:div w:id="2080399594">
              <w:marLeft w:val="0"/>
              <w:marRight w:val="0"/>
              <w:marTop w:val="0"/>
              <w:marBottom w:val="0"/>
              <w:divBdr>
                <w:top w:val="none" w:sz="0" w:space="0" w:color="auto"/>
                <w:left w:val="none" w:sz="0" w:space="0" w:color="auto"/>
                <w:bottom w:val="none" w:sz="0" w:space="0" w:color="auto"/>
                <w:right w:val="none" w:sz="0" w:space="0" w:color="auto"/>
              </w:divBdr>
            </w:div>
            <w:div w:id="2091660324">
              <w:marLeft w:val="0"/>
              <w:marRight w:val="0"/>
              <w:marTop w:val="0"/>
              <w:marBottom w:val="0"/>
              <w:divBdr>
                <w:top w:val="none" w:sz="0" w:space="0" w:color="auto"/>
                <w:left w:val="none" w:sz="0" w:space="0" w:color="auto"/>
                <w:bottom w:val="none" w:sz="0" w:space="0" w:color="auto"/>
                <w:right w:val="none" w:sz="0" w:space="0" w:color="auto"/>
              </w:divBdr>
            </w:div>
            <w:div w:id="2092047241">
              <w:marLeft w:val="0"/>
              <w:marRight w:val="0"/>
              <w:marTop w:val="0"/>
              <w:marBottom w:val="0"/>
              <w:divBdr>
                <w:top w:val="none" w:sz="0" w:space="0" w:color="auto"/>
                <w:left w:val="none" w:sz="0" w:space="0" w:color="auto"/>
                <w:bottom w:val="none" w:sz="0" w:space="0" w:color="auto"/>
                <w:right w:val="none" w:sz="0" w:space="0" w:color="auto"/>
              </w:divBdr>
            </w:div>
            <w:div w:id="2094010049">
              <w:marLeft w:val="0"/>
              <w:marRight w:val="0"/>
              <w:marTop w:val="0"/>
              <w:marBottom w:val="0"/>
              <w:divBdr>
                <w:top w:val="none" w:sz="0" w:space="0" w:color="auto"/>
                <w:left w:val="none" w:sz="0" w:space="0" w:color="auto"/>
                <w:bottom w:val="none" w:sz="0" w:space="0" w:color="auto"/>
                <w:right w:val="none" w:sz="0" w:space="0" w:color="auto"/>
              </w:divBdr>
            </w:div>
            <w:div w:id="2095666746">
              <w:marLeft w:val="0"/>
              <w:marRight w:val="0"/>
              <w:marTop w:val="0"/>
              <w:marBottom w:val="0"/>
              <w:divBdr>
                <w:top w:val="none" w:sz="0" w:space="0" w:color="auto"/>
                <w:left w:val="none" w:sz="0" w:space="0" w:color="auto"/>
                <w:bottom w:val="none" w:sz="0" w:space="0" w:color="auto"/>
                <w:right w:val="none" w:sz="0" w:space="0" w:color="auto"/>
              </w:divBdr>
            </w:div>
            <w:div w:id="2096784507">
              <w:marLeft w:val="0"/>
              <w:marRight w:val="0"/>
              <w:marTop w:val="0"/>
              <w:marBottom w:val="0"/>
              <w:divBdr>
                <w:top w:val="none" w:sz="0" w:space="0" w:color="auto"/>
                <w:left w:val="none" w:sz="0" w:space="0" w:color="auto"/>
                <w:bottom w:val="none" w:sz="0" w:space="0" w:color="auto"/>
                <w:right w:val="none" w:sz="0" w:space="0" w:color="auto"/>
              </w:divBdr>
            </w:div>
            <w:div w:id="2097286459">
              <w:marLeft w:val="0"/>
              <w:marRight w:val="0"/>
              <w:marTop w:val="0"/>
              <w:marBottom w:val="0"/>
              <w:divBdr>
                <w:top w:val="none" w:sz="0" w:space="0" w:color="auto"/>
                <w:left w:val="none" w:sz="0" w:space="0" w:color="auto"/>
                <w:bottom w:val="none" w:sz="0" w:space="0" w:color="auto"/>
                <w:right w:val="none" w:sz="0" w:space="0" w:color="auto"/>
              </w:divBdr>
            </w:div>
            <w:div w:id="2097315365">
              <w:marLeft w:val="0"/>
              <w:marRight w:val="0"/>
              <w:marTop w:val="0"/>
              <w:marBottom w:val="0"/>
              <w:divBdr>
                <w:top w:val="none" w:sz="0" w:space="0" w:color="auto"/>
                <w:left w:val="none" w:sz="0" w:space="0" w:color="auto"/>
                <w:bottom w:val="none" w:sz="0" w:space="0" w:color="auto"/>
                <w:right w:val="none" w:sz="0" w:space="0" w:color="auto"/>
              </w:divBdr>
            </w:div>
            <w:div w:id="2097943163">
              <w:marLeft w:val="0"/>
              <w:marRight w:val="0"/>
              <w:marTop w:val="0"/>
              <w:marBottom w:val="0"/>
              <w:divBdr>
                <w:top w:val="none" w:sz="0" w:space="0" w:color="auto"/>
                <w:left w:val="none" w:sz="0" w:space="0" w:color="auto"/>
                <w:bottom w:val="none" w:sz="0" w:space="0" w:color="auto"/>
                <w:right w:val="none" w:sz="0" w:space="0" w:color="auto"/>
              </w:divBdr>
            </w:div>
            <w:div w:id="2098020254">
              <w:marLeft w:val="0"/>
              <w:marRight w:val="0"/>
              <w:marTop w:val="0"/>
              <w:marBottom w:val="0"/>
              <w:divBdr>
                <w:top w:val="none" w:sz="0" w:space="0" w:color="auto"/>
                <w:left w:val="none" w:sz="0" w:space="0" w:color="auto"/>
                <w:bottom w:val="none" w:sz="0" w:space="0" w:color="auto"/>
                <w:right w:val="none" w:sz="0" w:space="0" w:color="auto"/>
              </w:divBdr>
            </w:div>
            <w:div w:id="2098480863">
              <w:marLeft w:val="0"/>
              <w:marRight w:val="0"/>
              <w:marTop w:val="0"/>
              <w:marBottom w:val="0"/>
              <w:divBdr>
                <w:top w:val="none" w:sz="0" w:space="0" w:color="auto"/>
                <w:left w:val="none" w:sz="0" w:space="0" w:color="auto"/>
                <w:bottom w:val="none" w:sz="0" w:space="0" w:color="auto"/>
                <w:right w:val="none" w:sz="0" w:space="0" w:color="auto"/>
              </w:divBdr>
            </w:div>
            <w:div w:id="2098868175">
              <w:marLeft w:val="0"/>
              <w:marRight w:val="0"/>
              <w:marTop w:val="0"/>
              <w:marBottom w:val="0"/>
              <w:divBdr>
                <w:top w:val="none" w:sz="0" w:space="0" w:color="auto"/>
                <w:left w:val="none" w:sz="0" w:space="0" w:color="auto"/>
                <w:bottom w:val="none" w:sz="0" w:space="0" w:color="auto"/>
                <w:right w:val="none" w:sz="0" w:space="0" w:color="auto"/>
              </w:divBdr>
            </w:div>
            <w:div w:id="2100179289">
              <w:marLeft w:val="0"/>
              <w:marRight w:val="0"/>
              <w:marTop w:val="0"/>
              <w:marBottom w:val="0"/>
              <w:divBdr>
                <w:top w:val="none" w:sz="0" w:space="0" w:color="auto"/>
                <w:left w:val="none" w:sz="0" w:space="0" w:color="auto"/>
                <w:bottom w:val="none" w:sz="0" w:space="0" w:color="auto"/>
                <w:right w:val="none" w:sz="0" w:space="0" w:color="auto"/>
              </w:divBdr>
            </w:div>
            <w:div w:id="2100716753">
              <w:marLeft w:val="0"/>
              <w:marRight w:val="0"/>
              <w:marTop w:val="0"/>
              <w:marBottom w:val="0"/>
              <w:divBdr>
                <w:top w:val="none" w:sz="0" w:space="0" w:color="auto"/>
                <w:left w:val="none" w:sz="0" w:space="0" w:color="auto"/>
                <w:bottom w:val="none" w:sz="0" w:space="0" w:color="auto"/>
                <w:right w:val="none" w:sz="0" w:space="0" w:color="auto"/>
              </w:divBdr>
            </w:div>
            <w:div w:id="2103791505">
              <w:marLeft w:val="0"/>
              <w:marRight w:val="0"/>
              <w:marTop w:val="0"/>
              <w:marBottom w:val="0"/>
              <w:divBdr>
                <w:top w:val="none" w:sz="0" w:space="0" w:color="auto"/>
                <w:left w:val="none" w:sz="0" w:space="0" w:color="auto"/>
                <w:bottom w:val="none" w:sz="0" w:space="0" w:color="auto"/>
                <w:right w:val="none" w:sz="0" w:space="0" w:color="auto"/>
              </w:divBdr>
            </w:div>
            <w:div w:id="2103841818">
              <w:marLeft w:val="0"/>
              <w:marRight w:val="0"/>
              <w:marTop w:val="0"/>
              <w:marBottom w:val="0"/>
              <w:divBdr>
                <w:top w:val="none" w:sz="0" w:space="0" w:color="auto"/>
                <w:left w:val="none" w:sz="0" w:space="0" w:color="auto"/>
                <w:bottom w:val="none" w:sz="0" w:space="0" w:color="auto"/>
                <w:right w:val="none" w:sz="0" w:space="0" w:color="auto"/>
              </w:divBdr>
            </w:div>
            <w:div w:id="2105178430">
              <w:marLeft w:val="0"/>
              <w:marRight w:val="0"/>
              <w:marTop w:val="0"/>
              <w:marBottom w:val="0"/>
              <w:divBdr>
                <w:top w:val="none" w:sz="0" w:space="0" w:color="auto"/>
                <w:left w:val="none" w:sz="0" w:space="0" w:color="auto"/>
                <w:bottom w:val="none" w:sz="0" w:space="0" w:color="auto"/>
                <w:right w:val="none" w:sz="0" w:space="0" w:color="auto"/>
              </w:divBdr>
            </w:div>
            <w:div w:id="2107533178">
              <w:marLeft w:val="0"/>
              <w:marRight w:val="0"/>
              <w:marTop w:val="0"/>
              <w:marBottom w:val="0"/>
              <w:divBdr>
                <w:top w:val="none" w:sz="0" w:space="0" w:color="auto"/>
                <w:left w:val="none" w:sz="0" w:space="0" w:color="auto"/>
                <w:bottom w:val="none" w:sz="0" w:space="0" w:color="auto"/>
                <w:right w:val="none" w:sz="0" w:space="0" w:color="auto"/>
              </w:divBdr>
            </w:div>
            <w:div w:id="2110153795">
              <w:marLeft w:val="0"/>
              <w:marRight w:val="0"/>
              <w:marTop w:val="0"/>
              <w:marBottom w:val="0"/>
              <w:divBdr>
                <w:top w:val="none" w:sz="0" w:space="0" w:color="auto"/>
                <w:left w:val="none" w:sz="0" w:space="0" w:color="auto"/>
                <w:bottom w:val="none" w:sz="0" w:space="0" w:color="auto"/>
                <w:right w:val="none" w:sz="0" w:space="0" w:color="auto"/>
              </w:divBdr>
            </w:div>
            <w:div w:id="2112431927">
              <w:marLeft w:val="0"/>
              <w:marRight w:val="0"/>
              <w:marTop w:val="0"/>
              <w:marBottom w:val="0"/>
              <w:divBdr>
                <w:top w:val="none" w:sz="0" w:space="0" w:color="auto"/>
                <w:left w:val="none" w:sz="0" w:space="0" w:color="auto"/>
                <w:bottom w:val="none" w:sz="0" w:space="0" w:color="auto"/>
                <w:right w:val="none" w:sz="0" w:space="0" w:color="auto"/>
              </w:divBdr>
            </w:div>
            <w:div w:id="2115468578">
              <w:marLeft w:val="0"/>
              <w:marRight w:val="0"/>
              <w:marTop w:val="0"/>
              <w:marBottom w:val="0"/>
              <w:divBdr>
                <w:top w:val="none" w:sz="0" w:space="0" w:color="auto"/>
                <w:left w:val="none" w:sz="0" w:space="0" w:color="auto"/>
                <w:bottom w:val="none" w:sz="0" w:space="0" w:color="auto"/>
                <w:right w:val="none" w:sz="0" w:space="0" w:color="auto"/>
              </w:divBdr>
            </w:div>
            <w:div w:id="2116250537">
              <w:marLeft w:val="0"/>
              <w:marRight w:val="0"/>
              <w:marTop w:val="0"/>
              <w:marBottom w:val="0"/>
              <w:divBdr>
                <w:top w:val="none" w:sz="0" w:space="0" w:color="auto"/>
                <w:left w:val="none" w:sz="0" w:space="0" w:color="auto"/>
                <w:bottom w:val="none" w:sz="0" w:space="0" w:color="auto"/>
                <w:right w:val="none" w:sz="0" w:space="0" w:color="auto"/>
              </w:divBdr>
            </w:div>
            <w:div w:id="2117208835">
              <w:marLeft w:val="0"/>
              <w:marRight w:val="0"/>
              <w:marTop w:val="0"/>
              <w:marBottom w:val="0"/>
              <w:divBdr>
                <w:top w:val="none" w:sz="0" w:space="0" w:color="auto"/>
                <w:left w:val="none" w:sz="0" w:space="0" w:color="auto"/>
                <w:bottom w:val="none" w:sz="0" w:space="0" w:color="auto"/>
                <w:right w:val="none" w:sz="0" w:space="0" w:color="auto"/>
              </w:divBdr>
            </w:div>
            <w:div w:id="2118256989">
              <w:marLeft w:val="0"/>
              <w:marRight w:val="0"/>
              <w:marTop w:val="0"/>
              <w:marBottom w:val="0"/>
              <w:divBdr>
                <w:top w:val="none" w:sz="0" w:space="0" w:color="auto"/>
                <w:left w:val="none" w:sz="0" w:space="0" w:color="auto"/>
                <w:bottom w:val="none" w:sz="0" w:space="0" w:color="auto"/>
                <w:right w:val="none" w:sz="0" w:space="0" w:color="auto"/>
              </w:divBdr>
            </w:div>
            <w:div w:id="2118863062">
              <w:marLeft w:val="0"/>
              <w:marRight w:val="0"/>
              <w:marTop w:val="0"/>
              <w:marBottom w:val="0"/>
              <w:divBdr>
                <w:top w:val="none" w:sz="0" w:space="0" w:color="auto"/>
                <w:left w:val="none" w:sz="0" w:space="0" w:color="auto"/>
                <w:bottom w:val="none" w:sz="0" w:space="0" w:color="auto"/>
                <w:right w:val="none" w:sz="0" w:space="0" w:color="auto"/>
              </w:divBdr>
            </w:div>
            <w:div w:id="2122607841">
              <w:marLeft w:val="0"/>
              <w:marRight w:val="0"/>
              <w:marTop w:val="0"/>
              <w:marBottom w:val="0"/>
              <w:divBdr>
                <w:top w:val="none" w:sz="0" w:space="0" w:color="auto"/>
                <w:left w:val="none" w:sz="0" w:space="0" w:color="auto"/>
                <w:bottom w:val="none" w:sz="0" w:space="0" w:color="auto"/>
                <w:right w:val="none" w:sz="0" w:space="0" w:color="auto"/>
              </w:divBdr>
            </w:div>
            <w:div w:id="2123456151">
              <w:marLeft w:val="0"/>
              <w:marRight w:val="0"/>
              <w:marTop w:val="0"/>
              <w:marBottom w:val="0"/>
              <w:divBdr>
                <w:top w:val="none" w:sz="0" w:space="0" w:color="auto"/>
                <w:left w:val="none" w:sz="0" w:space="0" w:color="auto"/>
                <w:bottom w:val="none" w:sz="0" w:space="0" w:color="auto"/>
                <w:right w:val="none" w:sz="0" w:space="0" w:color="auto"/>
              </w:divBdr>
            </w:div>
            <w:div w:id="2125147951">
              <w:marLeft w:val="0"/>
              <w:marRight w:val="0"/>
              <w:marTop w:val="0"/>
              <w:marBottom w:val="0"/>
              <w:divBdr>
                <w:top w:val="none" w:sz="0" w:space="0" w:color="auto"/>
                <w:left w:val="none" w:sz="0" w:space="0" w:color="auto"/>
                <w:bottom w:val="none" w:sz="0" w:space="0" w:color="auto"/>
                <w:right w:val="none" w:sz="0" w:space="0" w:color="auto"/>
              </w:divBdr>
            </w:div>
            <w:div w:id="2126851378">
              <w:marLeft w:val="0"/>
              <w:marRight w:val="0"/>
              <w:marTop w:val="0"/>
              <w:marBottom w:val="0"/>
              <w:divBdr>
                <w:top w:val="none" w:sz="0" w:space="0" w:color="auto"/>
                <w:left w:val="none" w:sz="0" w:space="0" w:color="auto"/>
                <w:bottom w:val="none" w:sz="0" w:space="0" w:color="auto"/>
                <w:right w:val="none" w:sz="0" w:space="0" w:color="auto"/>
              </w:divBdr>
            </w:div>
            <w:div w:id="2127114090">
              <w:marLeft w:val="0"/>
              <w:marRight w:val="0"/>
              <w:marTop w:val="0"/>
              <w:marBottom w:val="0"/>
              <w:divBdr>
                <w:top w:val="none" w:sz="0" w:space="0" w:color="auto"/>
                <w:left w:val="none" w:sz="0" w:space="0" w:color="auto"/>
                <w:bottom w:val="none" w:sz="0" w:space="0" w:color="auto"/>
                <w:right w:val="none" w:sz="0" w:space="0" w:color="auto"/>
              </w:divBdr>
            </w:div>
            <w:div w:id="2128305920">
              <w:marLeft w:val="0"/>
              <w:marRight w:val="0"/>
              <w:marTop w:val="0"/>
              <w:marBottom w:val="0"/>
              <w:divBdr>
                <w:top w:val="none" w:sz="0" w:space="0" w:color="auto"/>
                <w:left w:val="none" w:sz="0" w:space="0" w:color="auto"/>
                <w:bottom w:val="none" w:sz="0" w:space="0" w:color="auto"/>
                <w:right w:val="none" w:sz="0" w:space="0" w:color="auto"/>
              </w:divBdr>
            </w:div>
            <w:div w:id="2131589017">
              <w:marLeft w:val="0"/>
              <w:marRight w:val="0"/>
              <w:marTop w:val="0"/>
              <w:marBottom w:val="0"/>
              <w:divBdr>
                <w:top w:val="none" w:sz="0" w:space="0" w:color="auto"/>
                <w:left w:val="none" w:sz="0" w:space="0" w:color="auto"/>
                <w:bottom w:val="none" w:sz="0" w:space="0" w:color="auto"/>
                <w:right w:val="none" w:sz="0" w:space="0" w:color="auto"/>
              </w:divBdr>
            </w:div>
            <w:div w:id="2138183250">
              <w:marLeft w:val="0"/>
              <w:marRight w:val="0"/>
              <w:marTop w:val="0"/>
              <w:marBottom w:val="0"/>
              <w:divBdr>
                <w:top w:val="none" w:sz="0" w:space="0" w:color="auto"/>
                <w:left w:val="none" w:sz="0" w:space="0" w:color="auto"/>
                <w:bottom w:val="none" w:sz="0" w:space="0" w:color="auto"/>
                <w:right w:val="none" w:sz="0" w:space="0" w:color="auto"/>
              </w:divBdr>
            </w:div>
            <w:div w:id="2138719589">
              <w:marLeft w:val="0"/>
              <w:marRight w:val="0"/>
              <w:marTop w:val="0"/>
              <w:marBottom w:val="0"/>
              <w:divBdr>
                <w:top w:val="none" w:sz="0" w:space="0" w:color="auto"/>
                <w:left w:val="none" w:sz="0" w:space="0" w:color="auto"/>
                <w:bottom w:val="none" w:sz="0" w:space="0" w:color="auto"/>
                <w:right w:val="none" w:sz="0" w:space="0" w:color="auto"/>
              </w:divBdr>
            </w:div>
            <w:div w:id="2140025612">
              <w:marLeft w:val="0"/>
              <w:marRight w:val="0"/>
              <w:marTop w:val="0"/>
              <w:marBottom w:val="0"/>
              <w:divBdr>
                <w:top w:val="none" w:sz="0" w:space="0" w:color="auto"/>
                <w:left w:val="none" w:sz="0" w:space="0" w:color="auto"/>
                <w:bottom w:val="none" w:sz="0" w:space="0" w:color="auto"/>
                <w:right w:val="none" w:sz="0" w:space="0" w:color="auto"/>
              </w:divBdr>
            </w:div>
            <w:div w:id="2140223649">
              <w:marLeft w:val="0"/>
              <w:marRight w:val="0"/>
              <w:marTop w:val="0"/>
              <w:marBottom w:val="0"/>
              <w:divBdr>
                <w:top w:val="none" w:sz="0" w:space="0" w:color="auto"/>
                <w:left w:val="none" w:sz="0" w:space="0" w:color="auto"/>
                <w:bottom w:val="none" w:sz="0" w:space="0" w:color="auto"/>
                <w:right w:val="none" w:sz="0" w:space="0" w:color="auto"/>
              </w:divBdr>
            </w:div>
            <w:div w:id="2143887195">
              <w:marLeft w:val="0"/>
              <w:marRight w:val="0"/>
              <w:marTop w:val="0"/>
              <w:marBottom w:val="0"/>
              <w:divBdr>
                <w:top w:val="none" w:sz="0" w:space="0" w:color="auto"/>
                <w:left w:val="none" w:sz="0" w:space="0" w:color="auto"/>
                <w:bottom w:val="none" w:sz="0" w:space="0" w:color="auto"/>
                <w:right w:val="none" w:sz="0" w:space="0" w:color="auto"/>
              </w:divBdr>
            </w:div>
            <w:div w:id="2144956154">
              <w:marLeft w:val="0"/>
              <w:marRight w:val="0"/>
              <w:marTop w:val="0"/>
              <w:marBottom w:val="0"/>
              <w:divBdr>
                <w:top w:val="none" w:sz="0" w:space="0" w:color="auto"/>
                <w:left w:val="none" w:sz="0" w:space="0" w:color="auto"/>
                <w:bottom w:val="none" w:sz="0" w:space="0" w:color="auto"/>
                <w:right w:val="none" w:sz="0" w:space="0" w:color="auto"/>
              </w:divBdr>
            </w:div>
            <w:div w:id="2145846608">
              <w:marLeft w:val="0"/>
              <w:marRight w:val="0"/>
              <w:marTop w:val="0"/>
              <w:marBottom w:val="0"/>
              <w:divBdr>
                <w:top w:val="none" w:sz="0" w:space="0" w:color="auto"/>
                <w:left w:val="none" w:sz="0" w:space="0" w:color="auto"/>
                <w:bottom w:val="none" w:sz="0" w:space="0" w:color="auto"/>
                <w:right w:val="none" w:sz="0" w:space="0" w:color="auto"/>
              </w:divBdr>
            </w:div>
            <w:div w:id="2146459595">
              <w:marLeft w:val="0"/>
              <w:marRight w:val="0"/>
              <w:marTop w:val="0"/>
              <w:marBottom w:val="0"/>
              <w:divBdr>
                <w:top w:val="none" w:sz="0" w:space="0" w:color="auto"/>
                <w:left w:val="none" w:sz="0" w:space="0" w:color="auto"/>
                <w:bottom w:val="none" w:sz="0" w:space="0" w:color="auto"/>
                <w:right w:val="none" w:sz="0" w:space="0" w:color="auto"/>
              </w:divBdr>
            </w:div>
          </w:divsChild>
        </w:div>
        <w:div w:id="514805848">
          <w:marLeft w:val="0"/>
          <w:marRight w:val="0"/>
          <w:marTop w:val="0"/>
          <w:marBottom w:val="0"/>
          <w:divBdr>
            <w:top w:val="none" w:sz="0" w:space="0" w:color="auto"/>
            <w:left w:val="none" w:sz="0" w:space="0" w:color="auto"/>
            <w:bottom w:val="none" w:sz="0" w:space="0" w:color="auto"/>
            <w:right w:val="none" w:sz="0" w:space="0" w:color="auto"/>
          </w:divBdr>
          <w:divsChild>
            <w:div w:id="1205977">
              <w:marLeft w:val="0"/>
              <w:marRight w:val="0"/>
              <w:marTop w:val="0"/>
              <w:marBottom w:val="0"/>
              <w:divBdr>
                <w:top w:val="none" w:sz="0" w:space="0" w:color="auto"/>
                <w:left w:val="none" w:sz="0" w:space="0" w:color="auto"/>
                <w:bottom w:val="none" w:sz="0" w:space="0" w:color="auto"/>
                <w:right w:val="none" w:sz="0" w:space="0" w:color="auto"/>
              </w:divBdr>
            </w:div>
            <w:div w:id="4093296">
              <w:marLeft w:val="0"/>
              <w:marRight w:val="0"/>
              <w:marTop w:val="0"/>
              <w:marBottom w:val="0"/>
              <w:divBdr>
                <w:top w:val="none" w:sz="0" w:space="0" w:color="auto"/>
                <w:left w:val="none" w:sz="0" w:space="0" w:color="auto"/>
                <w:bottom w:val="none" w:sz="0" w:space="0" w:color="auto"/>
                <w:right w:val="none" w:sz="0" w:space="0" w:color="auto"/>
              </w:divBdr>
            </w:div>
            <w:div w:id="5599643">
              <w:marLeft w:val="0"/>
              <w:marRight w:val="0"/>
              <w:marTop w:val="0"/>
              <w:marBottom w:val="0"/>
              <w:divBdr>
                <w:top w:val="none" w:sz="0" w:space="0" w:color="auto"/>
                <w:left w:val="none" w:sz="0" w:space="0" w:color="auto"/>
                <w:bottom w:val="none" w:sz="0" w:space="0" w:color="auto"/>
                <w:right w:val="none" w:sz="0" w:space="0" w:color="auto"/>
              </w:divBdr>
            </w:div>
            <w:div w:id="29720528">
              <w:marLeft w:val="0"/>
              <w:marRight w:val="0"/>
              <w:marTop w:val="0"/>
              <w:marBottom w:val="0"/>
              <w:divBdr>
                <w:top w:val="none" w:sz="0" w:space="0" w:color="auto"/>
                <w:left w:val="none" w:sz="0" w:space="0" w:color="auto"/>
                <w:bottom w:val="none" w:sz="0" w:space="0" w:color="auto"/>
                <w:right w:val="none" w:sz="0" w:space="0" w:color="auto"/>
              </w:divBdr>
            </w:div>
            <w:div w:id="45641760">
              <w:marLeft w:val="0"/>
              <w:marRight w:val="0"/>
              <w:marTop w:val="0"/>
              <w:marBottom w:val="0"/>
              <w:divBdr>
                <w:top w:val="none" w:sz="0" w:space="0" w:color="auto"/>
                <w:left w:val="none" w:sz="0" w:space="0" w:color="auto"/>
                <w:bottom w:val="none" w:sz="0" w:space="0" w:color="auto"/>
                <w:right w:val="none" w:sz="0" w:space="0" w:color="auto"/>
              </w:divBdr>
            </w:div>
            <w:div w:id="47579717">
              <w:marLeft w:val="0"/>
              <w:marRight w:val="0"/>
              <w:marTop w:val="0"/>
              <w:marBottom w:val="0"/>
              <w:divBdr>
                <w:top w:val="none" w:sz="0" w:space="0" w:color="auto"/>
                <w:left w:val="none" w:sz="0" w:space="0" w:color="auto"/>
                <w:bottom w:val="none" w:sz="0" w:space="0" w:color="auto"/>
                <w:right w:val="none" w:sz="0" w:space="0" w:color="auto"/>
              </w:divBdr>
            </w:div>
            <w:div w:id="56517235">
              <w:marLeft w:val="0"/>
              <w:marRight w:val="0"/>
              <w:marTop w:val="0"/>
              <w:marBottom w:val="0"/>
              <w:divBdr>
                <w:top w:val="none" w:sz="0" w:space="0" w:color="auto"/>
                <w:left w:val="none" w:sz="0" w:space="0" w:color="auto"/>
                <w:bottom w:val="none" w:sz="0" w:space="0" w:color="auto"/>
                <w:right w:val="none" w:sz="0" w:space="0" w:color="auto"/>
              </w:divBdr>
            </w:div>
            <w:div w:id="62217936">
              <w:marLeft w:val="0"/>
              <w:marRight w:val="0"/>
              <w:marTop w:val="0"/>
              <w:marBottom w:val="0"/>
              <w:divBdr>
                <w:top w:val="none" w:sz="0" w:space="0" w:color="auto"/>
                <w:left w:val="none" w:sz="0" w:space="0" w:color="auto"/>
                <w:bottom w:val="none" w:sz="0" w:space="0" w:color="auto"/>
                <w:right w:val="none" w:sz="0" w:space="0" w:color="auto"/>
              </w:divBdr>
            </w:div>
            <w:div w:id="64108117">
              <w:marLeft w:val="0"/>
              <w:marRight w:val="0"/>
              <w:marTop w:val="0"/>
              <w:marBottom w:val="0"/>
              <w:divBdr>
                <w:top w:val="none" w:sz="0" w:space="0" w:color="auto"/>
                <w:left w:val="none" w:sz="0" w:space="0" w:color="auto"/>
                <w:bottom w:val="none" w:sz="0" w:space="0" w:color="auto"/>
                <w:right w:val="none" w:sz="0" w:space="0" w:color="auto"/>
              </w:divBdr>
            </w:div>
            <w:div w:id="66074166">
              <w:marLeft w:val="0"/>
              <w:marRight w:val="0"/>
              <w:marTop w:val="0"/>
              <w:marBottom w:val="0"/>
              <w:divBdr>
                <w:top w:val="none" w:sz="0" w:space="0" w:color="auto"/>
                <w:left w:val="none" w:sz="0" w:space="0" w:color="auto"/>
                <w:bottom w:val="none" w:sz="0" w:space="0" w:color="auto"/>
                <w:right w:val="none" w:sz="0" w:space="0" w:color="auto"/>
              </w:divBdr>
            </w:div>
            <w:div w:id="68574634">
              <w:marLeft w:val="0"/>
              <w:marRight w:val="0"/>
              <w:marTop w:val="0"/>
              <w:marBottom w:val="0"/>
              <w:divBdr>
                <w:top w:val="none" w:sz="0" w:space="0" w:color="auto"/>
                <w:left w:val="none" w:sz="0" w:space="0" w:color="auto"/>
                <w:bottom w:val="none" w:sz="0" w:space="0" w:color="auto"/>
                <w:right w:val="none" w:sz="0" w:space="0" w:color="auto"/>
              </w:divBdr>
            </w:div>
            <w:div w:id="70087615">
              <w:marLeft w:val="0"/>
              <w:marRight w:val="0"/>
              <w:marTop w:val="0"/>
              <w:marBottom w:val="0"/>
              <w:divBdr>
                <w:top w:val="none" w:sz="0" w:space="0" w:color="auto"/>
                <w:left w:val="none" w:sz="0" w:space="0" w:color="auto"/>
                <w:bottom w:val="none" w:sz="0" w:space="0" w:color="auto"/>
                <w:right w:val="none" w:sz="0" w:space="0" w:color="auto"/>
              </w:divBdr>
            </w:div>
            <w:div w:id="71243956">
              <w:marLeft w:val="0"/>
              <w:marRight w:val="0"/>
              <w:marTop w:val="0"/>
              <w:marBottom w:val="0"/>
              <w:divBdr>
                <w:top w:val="none" w:sz="0" w:space="0" w:color="auto"/>
                <w:left w:val="none" w:sz="0" w:space="0" w:color="auto"/>
                <w:bottom w:val="none" w:sz="0" w:space="0" w:color="auto"/>
                <w:right w:val="none" w:sz="0" w:space="0" w:color="auto"/>
              </w:divBdr>
            </w:div>
            <w:div w:id="71975706">
              <w:marLeft w:val="0"/>
              <w:marRight w:val="0"/>
              <w:marTop w:val="0"/>
              <w:marBottom w:val="0"/>
              <w:divBdr>
                <w:top w:val="none" w:sz="0" w:space="0" w:color="auto"/>
                <w:left w:val="none" w:sz="0" w:space="0" w:color="auto"/>
                <w:bottom w:val="none" w:sz="0" w:space="0" w:color="auto"/>
                <w:right w:val="none" w:sz="0" w:space="0" w:color="auto"/>
              </w:divBdr>
            </w:div>
            <w:div w:id="76706616">
              <w:marLeft w:val="0"/>
              <w:marRight w:val="0"/>
              <w:marTop w:val="0"/>
              <w:marBottom w:val="0"/>
              <w:divBdr>
                <w:top w:val="none" w:sz="0" w:space="0" w:color="auto"/>
                <w:left w:val="none" w:sz="0" w:space="0" w:color="auto"/>
                <w:bottom w:val="none" w:sz="0" w:space="0" w:color="auto"/>
                <w:right w:val="none" w:sz="0" w:space="0" w:color="auto"/>
              </w:divBdr>
            </w:div>
            <w:div w:id="79761563">
              <w:marLeft w:val="0"/>
              <w:marRight w:val="0"/>
              <w:marTop w:val="0"/>
              <w:marBottom w:val="0"/>
              <w:divBdr>
                <w:top w:val="none" w:sz="0" w:space="0" w:color="auto"/>
                <w:left w:val="none" w:sz="0" w:space="0" w:color="auto"/>
                <w:bottom w:val="none" w:sz="0" w:space="0" w:color="auto"/>
                <w:right w:val="none" w:sz="0" w:space="0" w:color="auto"/>
              </w:divBdr>
            </w:div>
            <w:div w:id="79833890">
              <w:marLeft w:val="0"/>
              <w:marRight w:val="0"/>
              <w:marTop w:val="0"/>
              <w:marBottom w:val="0"/>
              <w:divBdr>
                <w:top w:val="none" w:sz="0" w:space="0" w:color="auto"/>
                <w:left w:val="none" w:sz="0" w:space="0" w:color="auto"/>
                <w:bottom w:val="none" w:sz="0" w:space="0" w:color="auto"/>
                <w:right w:val="none" w:sz="0" w:space="0" w:color="auto"/>
              </w:divBdr>
            </w:div>
            <w:div w:id="80297515">
              <w:marLeft w:val="0"/>
              <w:marRight w:val="0"/>
              <w:marTop w:val="0"/>
              <w:marBottom w:val="0"/>
              <w:divBdr>
                <w:top w:val="none" w:sz="0" w:space="0" w:color="auto"/>
                <w:left w:val="none" w:sz="0" w:space="0" w:color="auto"/>
                <w:bottom w:val="none" w:sz="0" w:space="0" w:color="auto"/>
                <w:right w:val="none" w:sz="0" w:space="0" w:color="auto"/>
              </w:divBdr>
            </w:div>
            <w:div w:id="90399877">
              <w:marLeft w:val="0"/>
              <w:marRight w:val="0"/>
              <w:marTop w:val="0"/>
              <w:marBottom w:val="0"/>
              <w:divBdr>
                <w:top w:val="none" w:sz="0" w:space="0" w:color="auto"/>
                <w:left w:val="none" w:sz="0" w:space="0" w:color="auto"/>
                <w:bottom w:val="none" w:sz="0" w:space="0" w:color="auto"/>
                <w:right w:val="none" w:sz="0" w:space="0" w:color="auto"/>
              </w:divBdr>
            </w:div>
            <w:div w:id="97719928">
              <w:marLeft w:val="0"/>
              <w:marRight w:val="0"/>
              <w:marTop w:val="0"/>
              <w:marBottom w:val="0"/>
              <w:divBdr>
                <w:top w:val="none" w:sz="0" w:space="0" w:color="auto"/>
                <w:left w:val="none" w:sz="0" w:space="0" w:color="auto"/>
                <w:bottom w:val="none" w:sz="0" w:space="0" w:color="auto"/>
                <w:right w:val="none" w:sz="0" w:space="0" w:color="auto"/>
              </w:divBdr>
            </w:div>
            <w:div w:id="102498505">
              <w:marLeft w:val="0"/>
              <w:marRight w:val="0"/>
              <w:marTop w:val="0"/>
              <w:marBottom w:val="0"/>
              <w:divBdr>
                <w:top w:val="none" w:sz="0" w:space="0" w:color="auto"/>
                <w:left w:val="none" w:sz="0" w:space="0" w:color="auto"/>
                <w:bottom w:val="none" w:sz="0" w:space="0" w:color="auto"/>
                <w:right w:val="none" w:sz="0" w:space="0" w:color="auto"/>
              </w:divBdr>
            </w:div>
            <w:div w:id="104472917">
              <w:marLeft w:val="0"/>
              <w:marRight w:val="0"/>
              <w:marTop w:val="0"/>
              <w:marBottom w:val="0"/>
              <w:divBdr>
                <w:top w:val="none" w:sz="0" w:space="0" w:color="auto"/>
                <w:left w:val="none" w:sz="0" w:space="0" w:color="auto"/>
                <w:bottom w:val="none" w:sz="0" w:space="0" w:color="auto"/>
                <w:right w:val="none" w:sz="0" w:space="0" w:color="auto"/>
              </w:divBdr>
            </w:div>
            <w:div w:id="114176973">
              <w:marLeft w:val="0"/>
              <w:marRight w:val="0"/>
              <w:marTop w:val="0"/>
              <w:marBottom w:val="0"/>
              <w:divBdr>
                <w:top w:val="none" w:sz="0" w:space="0" w:color="auto"/>
                <w:left w:val="none" w:sz="0" w:space="0" w:color="auto"/>
                <w:bottom w:val="none" w:sz="0" w:space="0" w:color="auto"/>
                <w:right w:val="none" w:sz="0" w:space="0" w:color="auto"/>
              </w:divBdr>
            </w:div>
            <w:div w:id="120852904">
              <w:marLeft w:val="0"/>
              <w:marRight w:val="0"/>
              <w:marTop w:val="0"/>
              <w:marBottom w:val="0"/>
              <w:divBdr>
                <w:top w:val="none" w:sz="0" w:space="0" w:color="auto"/>
                <w:left w:val="none" w:sz="0" w:space="0" w:color="auto"/>
                <w:bottom w:val="none" w:sz="0" w:space="0" w:color="auto"/>
                <w:right w:val="none" w:sz="0" w:space="0" w:color="auto"/>
              </w:divBdr>
            </w:div>
            <w:div w:id="123235128">
              <w:marLeft w:val="0"/>
              <w:marRight w:val="0"/>
              <w:marTop w:val="0"/>
              <w:marBottom w:val="0"/>
              <w:divBdr>
                <w:top w:val="none" w:sz="0" w:space="0" w:color="auto"/>
                <w:left w:val="none" w:sz="0" w:space="0" w:color="auto"/>
                <w:bottom w:val="none" w:sz="0" w:space="0" w:color="auto"/>
                <w:right w:val="none" w:sz="0" w:space="0" w:color="auto"/>
              </w:divBdr>
            </w:div>
            <w:div w:id="124005044">
              <w:marLeft w:val="0"/>
              <w:marRight w:val="0"/>
              <w:marTop w:val="0"/>
              <w:marBottom w:val="0"/>
              <w:divBdr>
                <w:top w:val="none" w:sz="0" w:space="0" w:color="auto"/>
                <w:left w:val="none" w:sz="0" w:space="0" w:color="auto"/>
                <w:bottom w:val="none" w:sz="0" w:space="0" w:color="auto"/>
                <w:right w:val="none" w:sz="0" w:space="0" w:color="auto"/>
              </w:divBdr>
            </w:div>
            <w:div w:id="127598981">
              <w:marLeft w:val="0"/>
              <w:marRight w:val="0"/>
              <w:marTop w:val="0"/>
              <w:marBottom w:val="0"/>
              <w:divBdr>
                <w:top w:val="none" w:sz="0" w:space="0" w:color="auto"/>
                <w:left w:val="none" w:sz="0" w:space="0" w:color="auto"/>
                <w:bottom w:val="none" w:sz="0" w:space="0" w:color="auto"/>
                <w:right w:val="none" w:sz="0" w:space="0" w:color="auto"/>
              </w:divBdr>
            </w:div>
            <w:div w:id="128982881">
              <w:marLeft w:val="0"/>
              <w:marRight w:val="0"/>
              <w:marTop w:val="0"/>
              <w:marBottom w:val="0"/>
              <w:divBdr>
                <w:top w:val="none" w:sz="0" w:space="0" w:color="auto"/>
                <w:left w:val="none" w:sz="0" w:space="0" w:color="auto"/>
                <w:bottom w:val="none" w:sz="0" w:space="0" w:color="auto"/>
                <w:right w:val="none" w:sz="0" w:space="0" w:color="auto"/>
              </w:divBdr>
            </w:div>
            <w:div w:id="134765642">
              <w:marLeft w:val="0"/>
              <w:marRight w:val="0"/>
              <w:marTop w:val="0"/>
              <w:marBottom w:val="0"/>
              <w:divBdr>
                <w:top w:val="none" w:sz="0" w:space="0" w:color="auto"/>
                <w:left w:val="none" w:sz="0" w:space="0" w:color="auto"/>
                <w:bottom w:val="none" w:sz="0" w:space="0" w:color="auto"/>
                <w:right w:val="none" w:sz="0" w:space="0" w:color="auto"/>
              </w:divBdr>
            </w:div>
            <w:div w:id="141893156">
              <w:marLeft w:val="0"/>
              <w:marRight w:val="0"/>
              <w:marTop w:val="0"/>
              <w:marBottom w:val="0"/>
              <w:divBdr>
                <w:top w:val="none" w:sz="0" w:space="0" w:color="auto"/>
                <w:left w:val="none" w:sz="0" w:space="0" w:color="auto"/>
                <w:bottom w:val="none" w:sz="0" w:space="0" w:color="auto"/>
                <w:right w:val="none" w:sz="0" w:space="0" w:color="auto"/>
              </w:divBdr>
            </w:div>
            <w:div w:id="146634400">
              <w:marLeft w:val="0"/>
              <w:marRight w:val="0"/>
              <w:marTop w:val="0"/>
              <w:marBottom w:val="0"/>
              <w:divBdr>
                <w:top w:val="none" w:sz="0" w:space="0" w:color="auto"/>
                <w:left w:val="none" w:sz="0" w:space="0" w:color="auto"/>
                <w:bottom w:val="none" w:sz="0" w:space="0" w:color="auto"/>
                <w:right w:val="none" w:sz="0" w:space="0" w:color="auto"/>
              </w:divBdr>
            </w:div>
            <w:div w:id="147214440">
              <w:marLeft w:val="0"/>
              <w:marRight w:val="0"/>
              <w:marTop w:val="0"/>
              <w:marBottom w:val="0"/>
              <w:divBdr>
                <w:top w:val="none" w:sz="0" w:space="0" w:color="auto"/>
                <w:left w:val="none" w:sz="0" w:space="0" w:color="auto"/>
                <w:bottom w:val="none" w:sz="0" w:space="0" w:color="auto"/>
                <w:right w:val="none" w:sz="0" w:space="0" w:color="auto"/>
              </w:divBdr>
            </w:div>
            <w:div w:id="158541307">
              <w:marLeft w:val="0"/>
              <w:marRight w:val="0"/>
              <w:marTop w:val="0"/>
              <w:marBottom w:val="0"/>
              <w:divBdr>
                <w:top w:val="none" w:sz="0" w:space="0" w:color="auto"/>
                <w:left w:val="none" w:sz="0" w:space="0" w:color="auto"/>
                <w:bottom w:val="none" w:sz="0" w:space="0" w:color="auto"/>
                <w:right w:val="none" w:sz="0" w:space="0" w:color="auto"/>
              </w:divBdr>
            </w:div>
            <w:div w:id="162401809">
              <w:marLeft w:val="0"/>
              <w:marRight w:val="0"/>
              <w:marTop w:val="0"/>
              <w:marBottom w:val="0"/>
              <w:divBdr>
                <w:top w:val="none" w:sz="0" w:space="0" w:color="auto"/>
                <w:left w:val="none" w:sz="0" w:space="0" w:color="auto"/>
                <w:bottom w:val="none" w:sz="0" w:space="0" w:color="auto"/>
                <w:right w:val="none" w:sz="0" w:space="0" w:color="auto"/>
              </w:divBdr>
            </w:div>
            <w:div w:id="164977394">
              <w:marLeft w:val="0"/>
              <w:marRight w:val="0"/>
              <w:marTop w:val="0"/>
              <w:marBottom w:val="0"/>
              <w:divBdr>
                <w:top w:val="none" w:sz="0" w:space="0" w:color="auto"/>
                <w:left w:val="none" w:sz="0" w:space="0" w:color="auto"/>
                <w:bottom w:val="none" w:sz="0" w:space="0" w:color="auto"/>
                <w:right w:val="none" w:sz="0" w:space="0" w:color="auto"/>
              </w:divBdr>
            </w:div>
            <w:div w:id="168495151">
              <w:marLeft w:val="0"/>
              <w:marRight w:val="0"/>
              <w:marTop w:val="0"/>
              <w:marBottom w:val="0"/>
              <w:divBdr>
                <w:top w:val="none" w:sz="0" w:space="0" w:color="auto"/>
                <w:left w:val="none" w:sz="0" w:space="0" w:color="auto"/>
                <w:bottom w:val="none" w:sz="0" w:space="0" w:color="auto"/>
                <w:right w:val="none" w:sz="0" w:space="0" w:color="auto"/>
              </w:divBdr>
            </w:div>
            <w:div w:id="175387778">
              <w:marLeft w:val="0"/>
              <w:marRight w:val="0"/>
              <w:marTop w:val="0"/>
              <w:marBottom w:val="0"/>
              <w:divBdr>
                <w:top w:val="none" w:sz="0" w:space="0" w:color="auto"/>
                <w:left w:val="none" w:sz="0" w:space="0" w:color="auto"/>
                <w:bottom w:val="none" w:sz="0" w:space="0" w:color="auto"/>
                <w:right w:val="none" w:sz="0" w:space="0" w:color="auto"/>
              </w:divBdr>
            </w:div>
            <w:div w:id="175848913">
              <w:marLeft w:val="0"/>
              <w:marRight w:val="0"/>
              <w:marTop w:val="0"/>
              <w:marBottom w:val="0"/>
              <w:divBdr>
                <w:top w:val="none" w:sz="0" w:space="0" w:color="auto"/>
                <w:left w:val="none" w:sz="0" w:space="0" w:color="auto"/>
                <w:bottom w:val="none" w:sz="0" w:space="0" w:color="auto"/>
                <w:right w:val="none" w:sz="0" w:space="0" w:color="auto"/>
              </w:divBdr>
            </w:div>
            <w:div w:id="183793082">
              <w:marLeft w:val="0"/>
              <w:marRight w:val="0"/>
              <w:marTop w:val="0"/>
              <w:marBottom w:val="0"/>
              <w:divBdr>
                <w:top w:val="none" w:sz="0" w:space="0" w:color="auto"/>
                <w:left w:val="none" w:sz="0" w:space="0" w:color="auto"/>
                <w:bottom w:val="none" w:sz="0" w:space="0" w:color="auto"/>
                <w:right w:val="none" w:sz="0" w:space="0" w:color="auto"/>
              </w:divBdr>
            </w:div>
            <w:div w:id="187725045">
              <w:marLeft w:val="0"/>
              <w:marRight w:val="0"/>
              <w:marTop w:val="0"/>
              <w:marBottom w:val="0"/>
              <w:divBdr>
                <w:top w:val="none" w:sz="0" w:space="0" w:color="auto"/>
                <w:left w:val="none" w:sz="0" w:space="0" w:color="auto"/>
                <w:bottom w:val="none" w:sz="0" w:space="0" w:color="auto"/>
                <w:right w:val="none" w:sz="0" w:space="0" w:color="auto"/>
              </w:divBdr>
            </w:div>
            <w:div w:id="198205799">
              <w:marLeft w:val="0"/>
              <w:marRight w:val="0"/>
              <w:marTop w:val="0"/>
              <w:marBottom w:val="0"/>
              <w:divBdr>
                <w:top w:val="none" w:sz="0" w:space="0" w:color="auto"/>
                <w:left w:val="none" w:sz="0" w:space="0" w:color="auto"/>
                <w:bottom w:val="none" w:sz="0" w:space="0" w:color="auto"/>
                <w:right w:val="none" w:sz="0" w:space="0" w:color="auto"/>
              </w:divBdr>
            </w:div>
            <w:div w:id="201022117">
              <w:marLeft w:val="0"/>
              <w:marRight w:val="0"/>
              <w:marTop w:val="0"/>
              <w:marBottom w:val="0"/>
              <w:divBdr>
                <w:top w:val="none" w:sz="0" w:space="0" w:color="auto"/>
                <w:left w:val="none" w:sz="0" w:space="0" w:color="auto"/>
                <w:bottom w:val="none" w:sz="0" w:space="0" w:color="auto"/>
                <w:right w:val="none" w:sz="0" w:space="0" w:color="auto"/>
              </w:divBdr>
            </w:div>
            <w:div w:id="205265916">
              <w:marLeft w:val="0"/>
              <w:marRight w:val="0"/>
              <w:marTop w:val="0"/>
              <w:marBottom w:val="0"/>
              <w:divBdr>
                <w:top w:val="none" w:sz="0" w:space="0" w:color="auto"/>
                <w:left w:val="none" w:sz="0" w:space="0" w:color="auto"/>
                <w:bottom w:val="none" w:sz="0" w:space="0" w:color="auto"/>
                <w:right w:val="none" w:sz="0" w:space="0" w:color="auto"/>
              </w:divBdr>
            </w:div>
            <w:div w:id="211045468">
              <w:marLeft w:val="0"/>
              <w:marRight w:val="0"/>
              <w:marTop w:val="0"/>
              <w:marBottom w:val="0"/>
              <w:divBdr>
                <w:top w:val="none" w:sz="0" w:space="0" w:color="auto"/>
                <w:left w:val="none" w:sz="0" w:space="0" w:color="auto"/>
                <w:bottom w:val="none" w:sz="0" w:space="0" w:color="auto"/>
                <w:right w:val="none" w:sz="0" w:space="0" w:color="auto"/>
              </w:divBdr>
            </w:div>
            <w:div w:id="218170967">
              <w:marLeft w:val="0"/>
              <w:marRight w:val="0"/>
              <w:marTop w:val="0"/>
              <w:marBottom w:val="0"/>
              <w:divBdr>
                <w:top w:val="none" w:sz="0" w:space="0" w:color="auto"/>
                <w:left w:val="none" w:sz="0" w:space="0" w:color="auto"/>
                <w:bottom w:val="none" w:sz="0" w:space="0" w:color="auto"/>
                <w:right w:val="none" w:sz="0" w:space="0" w:color="auto"/>
              </w:divBdr>
            </w:div>
            <w:div w:id="227375959">
              <w:marLeft w:val="0"/>
              <w:marRight w:val="0"/>
              <w:marTop w:val="0"/>
              <w:marBottom w:val="0"/>
              <w:divBdr>
                <w:top w:val="none" w:sz="0" w:space="0" w:color="auto"/>
                <w:left w:val="none" w:sz="0" w:space="0" w:color="auto"/>
                <w:bottom w:val="none" w:sz="0" w:space="0" w:color="auto"/>
                <w:right w:val="none" w:sz="0" w:space="0" w:color="auto"/>
              </w:divBdr>
            </w:div>
            <w:div w:id="227569764">
              <w:marLeft w:val="0"/>
              <w:marRight w:val="0"/>
              <w:marTop w:val="0"/>
              <w:marBottom w:val="0"/>
              <w:divBdr>
                <w:top w:val="none" w:sz="0" w:space="0" w:color="auto"/>
                <w:left w:val="none" w:sz="0" w:space="0" w:color="auto"/>
                <w:bottom w:val="none" w:sz="0" w:space="0" w:color="auto"/>
                <w:right w:val="none" w:sz="0" w:space="0" w:color="auto"/>
              </w:divBdr>
            </w:div>
            <w:div w:id="229653650">
              <w:marLeft w:val="0"/>
              <w:marRight w:val="0"/>
              <w:marTop w:val="0"/>
              <w:marBottom w:val="0"/>
              <w:divBdr>
                <w:top w:val="none" w:sz="0" w:space="0" w:color="auto"/>
                <w:left w:val="none" w:sz="0" w:space="0" w:color="auto"/>
                <w:bottom w:val="none" w:sz="0" w:space="0" w:color="auto"/>
                <w:right w:val="none" w:sz="0" w:space="0" w:color="auto"/>
              </w:divBdr>
            </w:div>
            <w:div w:id="230238681">
              <w:marLeft w:val="0"/>
              <w:marRight w:val="0"/>
              <w:marTop w:val="0"/>
              <w:marBottom w:val="0"/>
              <w:divBdr>
                <w:top w:val="none" w:sz="0" w:space="0" w:color="auto"/>
                <w:left w:val="none" w:sz="0" w:space="0" w:color="auto"/>
                <w:bottom w:val="none" w:sz="0" w:space="0" w:color="auto"/>
                <w:right w:val="none" w:sz="0" w:space="0" w:color="auto"/>
              </w:divBdr>
            </w:div>
            <w:div w:id="232592103">
              <w:marLeft w:val="0"/>
              <w:marRight w:val="0"/>
              <w:marTop w:val="0"/>
              <w:marBottom w:val="0"/>
              <w:divBdr>
                <w:top w:val="none" w:sz="0" w:space="0" w:color="auto"/>
                <w:left w:val="none" w:sz="0" w:space="0" w:color="auto"/>
                <w:bottom w:val="none" w:sz="0" w:space="0" w:color="auto"/>
                <w:right w:val="none" w:sz="0" w:space="0" w:color="auto"/>
              </w:divBdr>
            </w:div>
            <w:div w:id="239679172">
              <w:marLeft w:val="0"/>
              <w:marRight w:val="0"/>
              <w:marTop w:val="0"/>
              <w:marBottom w:val="0"/>
              <w:divBdr>
                <w:top w:val="none" w:sz="0" w:space="0" w:color="auto"/>
                <w:left w:val="none" w:sz="0" w:space="0" w:color="auto"/>
                <w:bottom w:val="none" w:sz="0" w:space="0" w:color="auto"/>
                <w:right w:val="none" w:sz="0" w:space="0" w:color="auto"/>
              </w:divBdr>
            </w:div>
            <w:div w:id="243028885">
              <w:marLeft w:val="0"/>
              <w:marRight w:val="0"/>
              <w:marTop w:val="0"/>
              <w:marBottom w:val="0"/>
              <w:divBdr>
                <w:top w:val="none" w:sz="0" w:space="0" w:color="auto"/>
                <w:left w:val="none" w:sz="0" w:space="0" w:color="auto"/>
                <w:bottom w:val="none" w:sz="0" w:space="0" w:color="auto"/>
                <w:right w:val="none" w:sz="0" w:space="0" w:color="auto"/>
              </w:divBdr>
            </w:div>
            <w:div w:id="243998398">
              <w:marLeft w:val="0"/>
              <w:marRight w:val="0"/>
              <w:marTop w:val="0"/>
              <w:marBottom w:val="0"/>
              <w:divBdr>
                <w:top w:val="none" w:sz="0" w:space="0" w:color="auto"/>
                <w:left w:val="none" w:sz="0" w:space="0" w:color="auto"/>
                <w:bottom w:val="none" w:sz="0" w:space="0" w:color="auto"/>
                <w:right w:val="none" w:sz="0" w:space="0" w:color="auto"/>
              </w:divBdr>
            </w:div>
            <w:div w:id="248775545">
              <w:marLeft w:val="0"/>
              <w:marRight w:val="0"/>
              <w:marTop w:val="0"/>
              <w:marBottom w:val="0"/>
              <w:divBdr>
                <w:top w:val="none" w:sz="0" w:space="0" w:color="auto"/>
                <w:left w:val="none" w:sz="0" w:space="0" w:color="auto"/>
                <w:bottom w:val="none" w:sz="0" w:space="0" w:color="auto"/>
                <w:right w:val="none" w:sz="0" w:space="0" w:color="auto"/>
              </w:divBdr>
            </w:div>
            <w:div w:id="258755495">
              <w:marLeft w:val="0"/>
              <w:marRight w:val="0"/>
              <w:marTop w:val="0"/>
              <w:marBottom w:val="0"/>
              <w:divBdr>
                <w:top w:val="none" w:sz="0" w:space="0" w:color="auto"/>
                <w:left w:val="none" w:sz="0" w:space="0" w:color="auto"/>
                <w:bottom w:val="none" w:sz="0" w:space="0" w:color="auto"/>
                <w:right w:val="none" w:sz="0" w:space="0" w:color="auto"/>
              </w:divBdr>
            </w:div>
            <w:div w:id="258833822">
              <w:marLeft w:val="0"/>
              <w:marRight w:val="0"/>
              <w:marTop w:val="0"/>
              <w:marBottom w:val="0"/>
              <w:divBdr>
                <w:top w:val="none" w:sz="0" w:space="0" w:color="auto"/>
                <w:left w:val="none" w:sz="0" w:space="0" w:color="auto"/>
                <w:bottom w:val="none" w:sz="0" w:space="0" w:color="auto"/>
                <w:right w:val="none" w:sz="0" w:space="0" w:color="auto"/>
              </w:divBdr>
            </w:div>
            <w:div w:id="261188649">
              <w:marLeft w:val="0"/>
              <w:marRight w:val="0"/>
              <w:marTop w:val="0"/>
              <w:marBottom w:val="0"/>
              <w:divBdr>
                <w:top w:val="none" w:sz="0" w:space="0" w:color="auto"/>
                <w:left w:val="none" w:sz="0" w:space="0" w:color="auto"/>
                <w:bottom w:val="none" w:sz="0" w:space="0" w:color="auto"/>
                <w:right w:val="none" w:sz="0" w:space="0" w:color="auto"/>
              </w:divBdr>
            </w:div>
            <w:div w:id="271129049">
              <w:marLeft w:val="0"/>
              <w:marRight w:val="0"/>
              <w:marTop w:val="0"/>
              <w:marBottom w:val="0"/>
              <w:divBdr>
                <w:top w:val="none" w:sz="0" w:space="0" w:color="auto"/>
                <w:left w:val="none" w:sz="0" w:space="0" w:color="auto"/>
                <w:bottom w:val="none" w:sz="0" w:space="0" w:color="auto"/>
                <w:right w:val="none" w:sz="0" w:space="0" w:color="auto"/>
              </w:divBdr>
            </w:div>
            <w:div w:id="272321503">
              <w:marLeft w:val="0"/>
              <w:marRight w:val="0"/>
              <w:marTop w:val="0"/>
              <w:marBottom w:val="0"/>
              <w:divBdr>
                <w:top w:val="none" w:sz="0" w:space="0" w:color="auto"/>
                <w:left w:val="none" w:sz="0" w:space="0" w:color="auto"/>
                <w:bottom w:val="none" w:sz="0" w:space="0" w:color="auto"/>
                <w:right w:val="none" w:sz="0" w:space="0" w:color="auto"/>
              </w:divBdr>
            </w:div>
            <w:div w:id="276641995">
              <w:marLeft w:val="0"/>
              <w:marRight w:val="0"/>
              <w:marTop w:val="0"/>
              <w:marBottom w:val="0"/>
              <w:divBdr>
                <w:top w:val="none" w:sz="0" w:space="0" w:color="auto"/>
                <w:left w:val="none" w:sz="0" w:space="0" w:color="auto"/>
                <w:bottom w:val="none" w:sz="0" w:space="0" w:color="auto"/>
                <w:right w:val="none" w:sz="0" w:space="0" w:color="auto"/>
              </w:divBdr>
            </w:div>
            <w:div w:id="276760350">
              <w:marLeft w:val="0"/>
              <w:marRight w:val="0"/>
              <w:marTop w:val="0"/>
              <w:marBottom w:val="0"/>
              <w:divBdr>
                <w:top w:val="none" w:sz="0" w:space="0" w:color="auto"/>
                <w:left w:val="none" w:sz="0" w:space="0" w:color="auto"/>
                <w:bottom w:val="none" w:sz="0" w:space="0" w:color="auto"/>
                <w:right w:val="none" w:sz="0" w:space="0" w:color="auto"/>
              </w:divBdr>
            </w:div>
            <w:div w:id="276987315">
              <w:marLeft w:val="0"/>
              <w:marRight w:val="0"/>
              <w:marTop w:val="0"/>
              <w:marBottom w:val="0"/>
              <w:divBdr>
                <w:top w:val="none" w:sz="0" w:space="0" w:color="auto"/>
                <w:left w:val="none" w:sz="0" w:space="0" w:color="auto"/>
                <w:bottom w:val="none" w:sz="0" w:space="0" w:color="auto"/>
                <w:right w:val="none" w:sz="0" w:space="0" w:color="auto"/>
              </w:divBdr>
            </w:div>
            <w:div w:id="281427597">
              <w:marLeft w:val="0"/>
              <w:marRight w:val="0"/>
              <w:marTop w:val="0"/>
              <w:marBottom w:val="0"/>
              <w:divBdr>
                <w:top w:val="none" w:sz="0" w:space="0" w:color="auto"/>
                <w:left w:val="none" w:sz="0" w:space="0" w:color="auto"/>
                <w:bottom w:val="none" w:sz="0" w:space="0" w:color="auto"/>
                <w:right w:val="none" w:sz="0" w:space="0" w:color="auto"/>
              </w:divBdr>
            </w:div>
            <w:div w:id="282929944">
              <w:marLeft w:val="0"/>
              <w:marRight w:val="0"/>
              <w:marTop w:val="0"/>
              <w:marBottom w:val="0"/>
              <w:divBdr>
                <w:top w:val="none" w:sz="0" w:space="0" w:color="auto"/>
                <w:left w:val="none" w:sz="0" w:space="0" w:color="auto"/>
                <w:bottom w:val="none" w:sz="0" w:space="0" w:color="auto"/>
                <w:right w:val="none" w:sz="0" w:space="0" w:color="auto"/>
              </w:divBdr>
            </w:div>
            <w:div w:id="288323600">
              <w:marLeft w:val="0"/>
              <w:marRight w:val="0"/>
              <w:marTop w:val="0"/>
              <w:marBottom w:val="0"/>
              <w:divBdr>
                <w:top w:val="none" w:sz="0" w:space="0" w:color="auto"/>
                <w:left w:val="none" w:sz="0" w:space="0" w:color="auto"/>
                <w:bottom w:val="none" w:sz="0" w:space="0" w:color="auto"/>
                <w:right w:val="none" w:sz="0" w:space="0" w:color="auto"/>
              </w:divBdr>
            </w:div>
            <w:div w:id="289894721">
              <w:marLeft w:val="0"/>
              <w:marRight w:val="0"/>
              <w:marTop w:val="0"/>
              <w:marBottom w:val="0"/>
              <w:divBdr>
                <w:top w:val="none" w:sz="0" w:space="0" w:color="auto"/>
                <w:left w:val="none" w:sz="0" w:space="0" w:color="auto"/>
                <w:bottom w:val="none" w:sz="0" w:space="0" w:color="auto"/>
                <w:right w:val="none" w:sz="0" w:space="0" w:color="auto"/>
              </w:divBdr>
            </w:div>
            <w:div w:id="291862503">
              <w:marLeft w:val="0"/>
              <w:marRight w:val="0"/>
              <w:marTop w:val="0"/>
              <w:marBottom w:val="0"/>
              <w:divBdr>
                <w:top w:val="none" w:sz="0" w:space="0" w:color="auto"/>
                <w:left w:val="none" w:sz="0" w:space="0" w:color="auto"/>
                <w:bottom w:val="none" w:sz="0" w:space="0" w:color="auto"/>
                <w:right w:val="none" w:sz="0" w:space="0" w:color="auto"/>
              </w:divBdr>
            </w:div>
            <w:div w:id="292323035">
              <w:marLeft w:val="0"/>
              <w:marRight w:val="0"/>
              <w:marTop w:val="0"/>
              <w:marBottom w:val="0"/>
              <w:divBdr>
                <w:top w:val="none" w:sz="0" w:space="0" w:color="auto"/>
                <w:left w:val="none" w:sz="0" w:space="0" w:color="auto"/>
                <w:bottom w:val="none" w:sz="0" w:space="0" w:color="auto"/>
                <w:right w:val="none" w:sz="0" w:space="0" w:color="auto"/>
              </w:divBdr>
            </w:div>
            <w:div w:id="300187243">
              <w:marLeft w:val="0"/>
              <w:marRight w:val="0"/>
              <w:marTop w:val="0"/>
              <w:marBottom w:val="0"/>
              <w:divBdr>
                <w:top w:val="none" w:sz="0" w:space="0" w:color="auto"/>
                <w:left w:val="none" w:sz="0" w:space="0" w:color="auto"/>
                <w:bottom w:val="none" w:sz="0" w:space="0" w:color="auto"/>
                <w:right w:val="none" w:sz="0" w:space="0" w:color="auto"/>
              </w:divBdr>
            </w:div>
            <w:div w:id="300885841">
              <w:marLeft w:val="0"/>
              <w:marRight w:val="0"/>
              <w:marTop w:val="0"/>
              <w:marBottom w:val="0"/>
              <w:divBdr>
                <w:top w:val="none" w:sz="0" w:space="0" w:color="auto"/>
                <w:left w:val="none" w:sz="0" w:space="0" w:color="auto"/>
                <w:bottom w:val="none" w:sz="0" w:space="0" w:color="auto"/>
                <w:right w:val="none" w:sz="0" w:space="0" w:color="auto"/>
              </w:divBdr>
            </w:div>
            <w:div w:id="302808262">
              <w:marLeft w:val="0"/>
              <w:marRight w:val="0"/>
              <w:marTop w:val="0"/>
              <w:marBottom w:val="0"/>
              <w:divBdr>
                <w:top w:val="none" w:sz="0" w:space="0" w:color="auto"/>
                <w:left w:val="none" w:sz="0" w:space="0" w:color="auto"/>
                <w:bottom w:val="none" w:sz="0" w:space="0" w:color="auto"/>
                <w:right w:val="none" w:sz="0" w:space="0" w:color="auto"/>
              </w:divBdr>
            </w:div>
            <w:div w:id="310791063">
              <w:marLeft w:val="0"/>
              <w:marRight w:val="0"/>
              <w:marTop w:val="0"/>
              <w:marBottom w:val="0"/>
              <w:divBdr>
                <w:top w:val="none" w:sz="0" w:space="0" w:color="auto"/>
                <w:left w:val="none" w:sz="0" w:space="0" w:color="auto"/>
                <w:bottom w:val="none" w:sz="0" w:space="0" w:color="auto"/>
                <w:right w:val="none" w:sz="0" w:space="0" w:color="auto"/>
              </w:divBdr>
            </w:div>
            <w:div w:id="319424993">
              <w:marLeft w:val="0"/>
              <w:marRight w:val="0"/>
              <w:marTop w:val="0"/>
              <w:marBottom w:val="0"/>
              <w:divBdr>
                <w:top w:val="none" w:sz="0" w:space="0" w:color="auto"/>
                <w:left w:val="none" w:sz="0" w:space="0" w:color="auto"/>
                <w:bottom w:val="none" w:sz="0" w:space="0" w:color="auto"/>
                <w:right w:val="none" w:sz="0" w:space="0" w:color="auto"/>
              </w:divBdr>
            </w:div>
            <w:div w:id="322122251">
              <w:marLeft w:val="0"/>
              <w:marRight w:val="0"/>
              <w:marTop w:val="0"/>
              <w:marBottom w:val="0"/>
              <w:divBdr>
                <w:top w:val="none" w:sz="0" w:space="0" w:color="auto"/>
                <w:left w:val="none" w:sz="0" w:space="0" w:color="auto"/>
                <w:bottom w:val="none" w:sz="0" w:space="0" w:color="auto"/>
                <w:right w:val="none" w:sz="0" w:space="0" w:color="auto"/>
              </w:divBdr>
            </w:div>
            <w:div w:id="330984686">
              <w:marLeft w:val="0"/>
              <w:marRight w:val="0"/>
              <w:marTop w:val="0"/>
              <w:marBottom w:val="0"/>
              <w:divBdr>
                <w:top w:val="none" w:sz="0" w:space="0" w:color="auto"/>
                <w:left w:val="none" w:sz="0" w:space="0" w:color="auto"/>
                <w:bottom w:val="none" w:sz="0" w:space="0" w:color="auto"/>
                <w:right w:val="none" w:sz="0" w:space="0" w:color="auto"/>
              </w:divBdr>
            </w:div>
            <w:div w:id="336033686">
              <w:marLeft w:val="0"/>
              <w:marRight w:val="0"/>
              <w:marTop w:val="0"/>
              <w:marBottom w:val="0"/>
              <w:divBdr>
                <w:top w:val="none" w:sz="0" w:space="0" w:color="auto"/>
                <w:left w:val="none" w:sz="0" w:space="0" w:color="auto"/>
                <w:bottom w:val="none" w:sz="0" w:space="0" w:color="auto"/>
                <w:right w:val="none" w:sz="0" w:space="0" w:color="auto"/>
              </w:divBdr>
            </w:div>
            <w:div w:id="337780242">
              <w:marLeft w:val="0"/>
              <w:marRight w:val="0"/>
              <w:marTop w:val="0"/>
              <w:marBottom w:val="0"/>
              <w:divBdr>
                <w:top w:val="none" w:sz="0" w:space="0" w:color="auto"/>
                <w:left w:val="none" w:sz="0" w:space="0" w:color="auto"/>
                <w:bottom w:val="none" w:sz="0" w:space="0" w:color="auto"/>
                <w:right w:val="none" w:sz="0" w:space="0" w:color="auto"/>
              </w:divBdr>
            </w:div>
            <w:div w:id="339507439">
              <w:marLeft w:val="0"/>
              <w:marRight w:val="0"/>
              <w:marTop w:val="0"/>
              <w:marBottom w:val="0"/>
              <w:divBdr>
                <w:top w:val="none" w:sz="0" w:space="0" w:color="auto"/>
                <w:left w:val="none" w:sz="0" w:space="0" w:color="auto"/>
                <w:bottom w:val="none" w:sz="0" w:space="0" w:color="auto"/>
                <w:right w:val="none" w:sz="0" w:space="0" w:color="auto"/>
              </w:divBdr>
            </w:div>
            <w:div w:id="352650720">
              <w:marLeft w:val="0"/>
              <w:marRight w:val="0"/>
              <w:marTop w:val="0"/>
              <w:marBottom w:val="0"/>
              <w:divBdr>
                <w:top w:val="none" w:sz="0" w:space="0" w:color="auto"/>
                <w:left w:val="none" w:sz="0" w:space="0" w:color="auto"/>
                <w:bottom w:val="none" w:sz="0" w:space="0" w:color="auto"/>
                <w:right w:val="none" w:sz="0" w:space="0" w:color="auto"/>
              </w:divBdr>
            </w:div>
            <w:div w:id="357661759">
              <w:marLeft w:val="0"/>
              <w:marRight w:val="0"/>
              <w:marTop w:val="0"/>
              <w:marBottom w:val="0"/>
              <w:divBdr>
                <w:top w:val="none" w:sz="0" w:space="0" w:color="auto"/>
                <w:left w:val="none" w:sz="0" w:space="0" w:color="auto"/>
                <w:bottom w:val="none" w:sz="0" w:space="0" w:color="auto"/>
                <w:right w:val="none" w:sz="0" w:space="0" w:color="auto"/>
              </w:divBdr>
            </w:div>
            <w:div w:id="362903164">
              <w:marLeft w:val="0"/>
              <w:marRight w:val="0"/>
              <w:marTop w:val="0"/>
              <w:marBottom w:val="0"/>
              <w:divBdr>
                <w:top w:val="none" w:sz="0" w:space="0" w:color="auto"/>
                <w:left w:val="none" w:sz="0" w:space="0" w:color="auto"/>
                <w:bottom w:val="none" w:sz="0" w:space="0" w:color="auto"/>
                <w:right w:val="none" w:sz="0" w:space="0" w:color="auto"/>
              </w:divBdr>
            </w:div>
            <w:div w:id="366950151">
              <w:marLeft w:val="0"/>
              <w:marRight w:val="0"/>
              <w:marTop w:val="0"/>
              <w:marBottom w:val="0"/>
              <w:divBdr>
                <w:top w:val="none" w:sz="0" w:space="0" w:color="auto"/>
                <w:left w:val="none" w:sz="0" w:space="0" w:color="auto"/>
                <w:bottom w:val="none" w:sz="0" w:space="0" w:color="auto"/>
                <w:right w:val="none" w:sz="0" w:space="0" w:color="auto"/>
              </w:divBdr>
            </w:div>
            <w:div w:id="367029025">
              <w:marLeft w:val="0"/>
              <w:marRight w:val="0"/>
              <w:marTop w:val="0"/>
              <w:marBottom w:val="0"/>
              <w:divBdr>
                <w:top w:val="none" w:sz="0" w:space="0" w:color="auto"/>
                <w:left w:val="none" w:sz="0" w:space="0" w:color="auto"/>
                <w:bottom w:val="none" w:sz="0" w:space="0" w:color="auto"/>
                <w:right w:val="none" w:sz="0" w:space="0" w:color="auto"/>
              </w:divBdr>
            </w:div>
            <w:div w:id="371347660">
              <w:marLeft w:val="0"/>
              <w:marRight w:val="0"/>
              <w:marTop w:val="0"/>
              <w:marBottom w:val="0"/>
              <w:divBdr>
                <w:top w:val="none" w:sz="0" w:space="0" w:color="auto"/>
                <w:left w:val="none" w:sz="0" w:space="0" w:color="auto"/>
                <w:bottom w:val="none" w:sz="0" w:space="0" w:color="auto"/>
                <w:right w:val="none" w:sz="0" w:space="0" w:color="auto"/>
              </w:divBdr>
            </w:div>
            <w:div w:id="372508681">
              <w:marLeft w:val="0"/>
              <w:marRight w:val="0"/>
              <w:marTop w:val="0"/>
              <w:marBottom w:val="0"/>
              <w:divBdr>
                <w:top w:val="none" w:sz="0" w:space="0" w:color="auto"/>
                <w:left w:val="none" w:sz="0" w:space="0" w:color="auto"/>
                <w:bottom w:val="none" w:sz="0" w:space="0" w:color="auto"/>
                <w:right w:val="none" w:sz="0" w:space="0" w:color="auto"/>
              </w:divBdr>
            </w:div>
            <w:div w:id="373580972">
              <w:marLeft w:val="0"/>
              <w:marRight w:val="0"/>
              <w:marTop w:val="0"/>
              <w:marBottom w:val="0"/>
              <w:divBdr>
                <w:top w:val="none" w:sz="0" w:space="0" w:color="auto"/>
                <w:left w:val="none" w:sz="0" w:space="0" w:color="auto"/>
                <w:bottom w:val="none" w:sz="0" w:space="0" w:color="auto"/>
                <w:right w:val="none" w:sz="0" w:space="0" w:color="auto"/>
              </w:divBdr>
            </w:div>
            <w:div w:id="394746761">
              <w:marLeft w:val="0"/>
              <w:marRight w:val="0"/>
              <w:marTop w:val="0"/>
              <w:marBottom w:val="0"/>
              <w:divBdr>
                <w:top w:val="none" w:sz="0" w:space="0" w:color="auto"/>
                <w:left w:val="none" w:sz="0" w:space="0" w:color="auto"/>
                <w:bottom w:val="none" w:sz="0" w:space="0" w:color="auto"/>
                <w:right w:val="none" w:sz="0" w:space="0" w:color="auto"/>
              </w:divBdr>
            </w:div>
            <w:div w:id="404841173">
              <w:marLeft w:val="0"/>
              <w:marRight w:val="0"/>
              <w:marTop w:val="0"/>
              <w:marBottom w:val="0"/>
              <w:divBdr>
                <w:top w:val="none" w:sz="0" w:space="0" w:color="auto"/>
                <w:left w:val="none" w:sz="0" w:space="0" w:color="auto"/>
                <w:bottom w:val="none" w:sz="0" w:space="0" w:color="auto"/>
                <w:right w:val="none" w:sz="0" w:space="0" w:color="auto"/>
              </w:divBdr>
            </w:div>
            <w:div w:id="406802428">
              <w:marLeft w:val="0"/>
              <w:marRight w:val="0"/>
              <w:marTop w:val="0"/>
              <w:marBottom w:val="0"/>
              <w:divBdr>
                <w:top w:val="none" w:sz="0" w:space="0" w:color="auto"/>
                <w:left w:val="none" w:sz="0" w:space="0" w:color="auto"/>
                <w:bottom w:val="none" w:sz="0" w:space="0" w:color="auto"/>
                <w:right w:val="none" w:sz="0" w:space="0" w:color="auto"/>
              </w:divBdr>
            </w:div>
            <w:div w:id="407385084">
              <w:marLeft w:val="0"/>
              <w:marRight w:val="0"/>
              <w:marTop w:val="0"/>
              <w:marBottom w:val="0"/>
              <w:divBdr>
                <w:top w:val="none" w:sz="0" w:space="0" w:color="auto"/>
                <w:left w:val="none" w:sz="0" w:space="0" w:color="auto"/>
                <w:bottom w:val="none" w:sz="0" w:space="0" w:color="auto"/>
                <w:right w:val="none" w:sz="0" w:space="0" w:color="auto"/>
              </w:divBdr>
            </w:div>
            <w:div w:id="414015401">
              <w:marLeft w:val="0"/>
              <w:marRight w:val="0"/>
              <w:marTop w:val="0"/>
              <w:marBottom w:val="0"/>
              <w:divBdr>
                <w:top w:val="none" w:sz="0" w:space="0" w:color="auto"/>
                <w:left w:val="none" w:sz="0" w:space="0" w:color="auto"/>
                <w:bottom w:val="none" w:sz="0" w:space="0" w:color="auto"/>
                <w:right w:val="none" w:sz="0" w:space="0" w:color="auto"/>
              </w:divBdr>
            </w:div>
            <w:div w:id="415975445">
              <w:marLeft w:val="0"/>
              <w:marRight w:val="0"/>
              <w:marTop w:val="0"/>
              <w:marBottom w:val="0"/>
              <w:divBdr>
                <w:top w:val="none" w:sz="0" w:space="0" w:color="auto"/>
                <w:left w:val="none" w:sz="0" w:space="0" w:color="auto"/>
                <w:bottom w:val="none" w:sz="0" w:space="0" w:color="auto"/>
                <w:right w:val="none" w:sz="0" w:space="0" w:color="auto"/>
              </w:divBdr>
            </w:div>
            <w:div w:id="428619080">
              <w:marLeft w:val="0"/>
              <w:marRight w:val="0"/>
              <w:marTop w:val="0"/>
              <w:marBottom w:val="0"/>
              <w:divBdr>
                <w:top w:val="none" w:sz="0" w:space="0" w:color="auto"/>
                <w:left w:val="none" w:sz="0" w:space="0" w:color="auto"/>
                <w:bottom w:val="none" w:sz="0" w:space="0" w:color="auto"/>
                <w:right w:val="none" w:sz="0" w:space="0" w:color="auto"/>
              </w:divBdr>
            </w:div>
            <w:div w:id="431052668">
              <w:marLeft w:val="0"/>
              <w:marRight w:val="0"/>
              <w:marTop w:val="0"/>
              <w:marBottom w:val="0"/>
              <w:divBdr>
                <w:top w:val="none" w:sz="0" w:space="0" w:color="auto"/>
                <w:left w:val="none" w:sz="0" w:space="0" w:color="auto"/>
                <w:bottom w:val="none" w:sz="0" w:space="0" w:color="auto"/>
                <w:right w:val="none" w:sz="0" w:space="0" w:color="auto"/>
              </w:divBdr>
            </w:div>
            <w:div w:id="434060038">
              <w:marLeft w:val="0"/>
              <w:marRight w:val="0"/>
              <w:marTop w:val="0"/>
              <w:marBottom w:val="0"/>
              <w:divBdr>
                <w:top w:val="none" w:sz="0" w:space="0" w:color="auto"/>
                <w:left w:val="none" w:sz="0" w:space="0" w:color="auto"/>
                <w:bottom w:val="none" w:sz="0" w:space="0" w:color="auto"/>
                <w:right w:val="none" w:sz="0" w:space="0" w:color="auto"/>
              </w:divBdr>
            </w:div>
            <w:div w:id="434443351">
              <w:marLeft w:val="0"/>
              <w:marRight w:val="0"/>
              <w:marTop w:val="0"/>
              <w:marBottom w:val="0"/>
              <w:divBdr>
                <w:top w:val="none" w:sz="0" w:space="0" w:color="auto"/>
                <w:left w:val="none" w:sz="0" w:space="0" w:color="auto"/>
                <w:bottom w:val="none" w:sz="0" w:space="0" w:color="auto"/>
                <w:right w:val="none" w:sz="0" w:space="0" w:color="auto"/>
              </w:divBdr>
            </w:div>
            <w:div w:id="438838065">
              <w:marLeft w:val="0"/>
              <w:marRight w:val="0"/>
              <w:marTop w:val="0"/>
              <w:marBottom w:val="0"/>
              <w:divBdr>
                <w:top w:val="none" w:sz="0" w:space="0" w:color="auto"/>
                <w:left w:val="none" w:sz="0" w:space="0" w:color="auto"/>
                <w:bottom w:val="none" w:sz="0" w:space="0" w:color="auto"/>
                <w:right w:val="none" w:sz="0" w:space="0" w:color="auto"/>
              </w:divBdr>
            </w:div>
            <w:div w:id="441150338">
              <w:marLeft w:val="0"/>
              <w:marRight w:val="0"/>
              <w:marTop w:val="0"/>
              <w:marBottom w:val="0"/>
              <w:divBdr>
                <w:top w:val="none" w:sz="0" w:space="0" w:color="auto"/>
                <w:left w:val="none" w:sz="0" w:space="0" w:color="auto"/>
                <w:bottom w:val="none" w:sz="0" w:space="0" w:color="auto"/>
                <w:right w:val="none" w:sz="0" w:space="0" w:color="auto"/>
              </w:divBdr>
            </w:div>
            <w:div w:id="447940201">
              <w:marLeft w:val="0"/>
              <w:marRight w:val="0"/>
              <w:marTop w:val="0"/>
              <w:marBottom w:val="0"/>
              <w:divBdr>
                <w:top w:val="none" w:sz="0" w:space="0" w:color="auto"/>
                <w:left w:val="none" w:sz="0" w:space="0" w:color="auto"/>
                <w:bottom w:val="none" w:sz="0" w:space="0" w:color="auto"/>
                <w:right w:val="none" w:sz="0" w:space="0" w:color="auto"/>
              </w:divBdr>
            </w:div>
            <w:div w:id="453713163">
              <w:marLeft w:val="0"/>
              <w:marRight w:val="0"/>
              <w:marTop w:val="0"/>
              <w:marBottom w:val="0"/>
              <w:divBdr>
                <w:top w:val="none" w:sz="0" w:space="0" w:color="auto"/>
                <w:left w:val="none" w:sz="0" w:space="0" w:color="auto"/>
                <w:bottom w:val="none" w:sz="0" w:space="0" w:color="auto"/>
                <w:right w:val="none" w:sz="0" w:space="0" w:color="auto"/>
              </w:divBdr>
            </w:div>
            <w:div w:id="454103027">
              <w:marLeft w:val="0"/>
              <w:marRight w:val="0"/>
              <w:marTop w:val="0"/>
              <w:marBottom w:val="0"/>
              <w:divBdr>
                <w:top w:val="none" w:sz="0" w:space="0" w:color="auto"/>
                <w:left w:val="none" w:sz="0" w:space="0" w:color="auto"/>
                <w:bottom w:val="none" w:sz="0" w:space="0" w:color="auto"/>
                <w:right w:val="none" w:sz="0" w:space="0" w:color="auto"/>
              </w:divBdr>
            </w:div>
            <w:div w:id="485823725">
              <w:marLeft w:val="0"/>
              <w:marRight w:val="0"/>
              <w:marTop w:val="0"/>
              <w:marBottom w:val="0"/>
              <w:divBdr>
                <w:top w:val="none" w:sz="0" w:space="0" w:color="auto"/>
                <w:left w:val="none" w:sz="0" w:space="0" w:color="auto"/>
                <w:bottom w:val="none" w:sz="0" w:space="0" w:color="auto"/>
                <w:right w:val="none" w:sz="0" w:space="0" w:color="auto"/>
              </w:divBdr>
            </w:div>
            <w:div w:id="488835224">
              <w:marLeft w:val="0"/>
              <w:marRight w:val="0"/>
              <w:marTop w:val="0"/>
              <w:marBottom w:val="0"/>
              <w:divBdr>
                <w:top w:val="none" w:sz="0" w:space="0" w:color="auto"/>
                <w:left w:val="none" w:sz="0" w:space="0" w:color="auto"/>
                <w:bottom w:val="none" w:sz="0" w:space="0" w:color="auto"/>
                <w:right w:val="none" w:sz="0" w:space="0" w:color="auto"/>
              </w:divBdr>
            </w:div>
            <w:div w:id="494493346">
              <w:marLeft w:val="0"/>
              <w:marRight w:val="0"/>
              <w:marTop w:val="0"/>
              <w:marBottom w:val="0"/>
              <w:divBdr>
                <w:top w:val="none" w:sz="0" w:space="0" w:color="auto"/>
                <w:left w:val="none" w:sz="0" w:space="0" w:color="auto"/>
                <w:bottom w:val="none" w:sz="0" w:space="0" w:color="auto"/>
                <w:right w:val="none" w:sz="0" w:space="0" w:color="auto"/>
              </w:divBdr>
            </w:div>
            <w:div w:id="502937005">
              <w:marLeft w:val="0"/>
              <w:marRight w:val="0"/>
              <w:marTop w:val="0"/>
              <w:marBottom w:val="0"/>
              <w:divBdr>
                <w:top w:val="none" w:sz="0" w:space="0" w:color="auto"/>
                <w:left w:val="none" w:sz="0" w:space="0" w:color="auto"/>
                <w:bottom w:val="none" w:sz="0" w:space="0" w:color="auto"/>
                <w:right w:val="none" w:sz="0" w:space="0" w:color="auto"/>
              </w:divBdr>
            </w:div>
            <w:div w:id="507720412">
              <w:marLeft w:val="0"/>
              <w:marRight w:val="0"/>
              <w:marTop w:val="0"/>
              <w:marBottom w:val="0"/>
              <w:divBdr>
                <w:top w:val="none" w:sz="0" w:space="0" w:color="auto"/>
                <w:left w:val="none" w:sz="0" w:space="0" w:color="auto"/>
                <w:bottom w:val="none" w:sz="0" w:space="0" w:color="auto"/>
                <w:right w:val="none" w:sz="0" w:space="0" w:color="auto"/>
              </w:divBdr>
            </w:div>
            <w:div w:id="508057673">
              <w:marLeft w:val="0"/>
              <w:marRight w:val="0"/>
              <w:marTop w:val="0"/>
              <w:marBottom w:val="0"/>
              <w:divBdr>
                <w:top w:val="none" w:sz="0" w:space="0" w:color="auto"/>
                <w:left w:val="none" w:sz="0" w:space="0" w:color="auto"/>
                <w:bottom w:val="none" w:sz="0" w:space="0" w:color="auto"/>
                <w:right w:val="none" w:sz="0" w:space="0" w:color="auto"/>
              </w:divBdr>
            </w:div>
            <w:div w:id="516425042">
              <w:marLeft w:val="0"/>
              <w:marRight w:val="0"/>
              <w:marTop w:val="0"/>
              <w:marBottom w:val="0"/>
              <w:divBdr>
                <w:top w:val="none" w:sz="0" w:space="0" w:color="auto"/>
                <w:left w:val="none" w:sz="0" w:space="0" w:color="auto"/>
                <w:bottom w:val="none" w:sz="0" w:space="0" w:color="auto"/>
                <w:right w:val="none" w:sz="0" w:space="0" w:color="auto"/>
              </w:divBdr>
            </w:div>
            <w:div w:id="527566214">
              <w:marLeft w:val="0"/>
              <w:marRight w:val="0"/>
              <w:marTop w:val="0"/>
              <w:marBottom w:val="0"/>
              <w:divBdr>
                <w:top w:val="none" w:sz="0" w:space="0" w:color="auto"/>
                <w:left w:val="none" w:sz="0" w:space="0" w:color="auto"/>
                <w:bottom w:val="none" w:sz="0" w:space="0" w:color="auto"/>
                <w:right w:val="none" w:sz="0" w:space="0" w:color="auto"/>
              </w:divBdr>
            </w:div>
            <w:div w:id="531502990">
              <w:marLeft w:val="0"/>
              <w:marRight w:val="0"/>
              <w:marTop w:val="0"/>
              <w:marBottom w:val="0"/>
              <w:divBdr>
                <w:top w:val="none" w:sz="0" w:space="0" w:color="auto"/>
                <w:left w:val="none" w:sz="0" w:space="0" w:color="auto"/>
                <w:bottom w:val="none" w:sz="0" w:space="0" w:color="auto"/>
                <w:right w:val="none" w:sz="0" w:space="0" w:color="auto"/>
              </w:divBdr>
            </w:div>
            <w:div w:id="548886382">
              <w:marLeft w:val="0"/>
              <w:marRight w:val="0"/>
              <w:marTop w:val="0"/>
              <w:marBottom w:val="0"/>
              <w:divBdr>
                <w:top w:val="none" w:sz="0" w:space="0" w:color="auto"/>
                <w:left w:val="none" w:sz="0" w:space="0" w:color="auto"/>
                <w:bottom w:val="none" w:sz="0" w:space="0" w:color="auto"/>
                <w:right w:val="none" w:sz="0" w:space="0" w:color="auto"/>
              </w:divBdr>
            </w:div>
            <w:div w:id="550114630">
              <w:marLeft w:val="0"/>
              <w:marRight w:val="0"/>
              <w:marTop w:val="0"/>
              <w:marBottom w:val="0"/>
              <w:divBdr>
                <w:top w:val="none" w:sz="0" w:space="0" w:color="auto"/>
                <w:left w:val="none" w:sz="0" w:space="0" w:color="auto"/>
                <w:bottom w:val="none" w:sz="0" w:space="0" w:color="auto"/>
                <w:right w:val="none" w:sz="0" w:space="0" w:color="auto"/>
              </w:divBdr>
            </w:div>
            <w:div w:id="550774142">
              <w:marLeft w:val="0"/>
              <w:marRight w:val="0"/>
              <w:marTop w:val="0"/>
              <w:marBottom w:val="0"/>
              <w:divBdr>
                <w:top w:val="none" w:sz="0" w:space="0" w:color="auto"/>
                <w:left w:val="none" w:sz="0" w:space="0" w:color="auto"/>
                <w:bottom w:val="none" w:sz="0" w:space="0" w:color="auto"/>
                <w:right w:val="none" w:sz="0" w:space="0" w:color="auto"/>
              </w:divBdr>
            </w:div>
            <w:div w:id="554702673">
              <w:marLeft w:val="0"/>
              <w:marRight w:val="0"/>
              <w:marTop w:val="0"/>
              <w:marBottom w:val="0"/>
              <w:divBdr>
                <w:top w:val="none" w:sz="0" w:space="0" w:color="auto"/>
                <w:left w:val="none" w:sz="0" w:space="0" w:color="auto"/>
                <w:bottom w:val="none" w:sz="0" w:space="0" w:color="auto"/>
                <w:right w:val="none" w:sz="0" w:space="0" w:color="auto"/>
              </w:divBdr>
            </w:div>
            <w:div w:id="557206198">
              <w:marLeft w:val="0"/>
              <w:marRight w:val="0"/>
              <w:marTop w:val="0"/>
              <w:marBottom w:val="0"/>
              <w:divBdr>
                <w:top w:val="none" w:sz="0" w:space="0" w:color="auto"/>
                <w:left w:val="none" w:sz="0" w:space="0" w:color="auto"/>
                <w:bottom w:val="none" w:sz="0" w:space="0" w:color="auto"/>
                <w:right w:val="none" w:sz="0" w:space="0" w:color="auto"/>
              </w:divBdr>
            </w:div>
            <w:div w:id="561528170">
              <w:marLeft w:val="0"/>
              <w:marRight w:val="0"/>
              <w:marTop w:val="0"/>
              <w:marBottom w:val="0"/>
              <w:divBdr>
                <w:top w:val="none" w:sz="0" w:space="0" w:color="auto"/>
                <w:left w:val="none" w:sz="0" w:space="0" w:color="auto"/>
                <w:bottom w:val="none" w:sz="0" w:space="0" w:color="auto"/>
                <w:right w:val="none" w:sz="0" w:space="0" w:color="auto"/>
              </w:divBdr>
            </w:div>
            <w:div w:id="584073962">
              <w:marLeft w:val="0"/>
              <w:marRight w:val="0"/>
              <w:marTop w:val="0"/>
              <w:marBottom w:val="0"/>
              <w:divBdr>
                <w:top w:val="none" w:sz="0" w:space="0" w:color="auto"/>
                <w:left w:val="none" w:sz="0" w:space="0" w:color="auto"/>
                <w:bottom w:val="none" w:sz="0" w:space="0" w:color="auto"/>
                <w:right w:val="none" w:sz="0" w:space="0" w:color="auto"/>
              </w:divBdr>
            </w:div>
            <w:div w:id="589700998">
              <w:marLeft w:val="0"/>
              <w:marRight w:val="0"/>
              <w:marTop w:val="0"/>
              <w:marBottom w:val="0"/>
              <w:divBdr>
                <w:top w:val="none" w:sz="0" w:space="0" w:color="auto"/>
                <w:left w:val="none" w:sz="0" w:space="0" w:color="auto"/>
                <w:bottom w:val="none" w:sz="0" w:space="0" w:color="auto"/>
                <w:right w:val="none" w:sz="0" w:space="0" w:color="auto"/>
              </w:divBdr>
            </w:div>
            <w:div w:id="591087333">
              <w:marLeft w:val="0"/>
              <w:marRight w:val="0"/>
              <w:marTop w:val="0"/>
              <w:marBottom w:val="0"/>
              <w:divBdr>
                <w:top w:val="none" w:sz="0" w:space="0" w:color="auto"/>
                <w:left w:val="none" w:sz="0" w:space="0" w:color="auto"/>
                <w:bottom w:val="none" w:sz="0" w:space="0" w:color="auto"/>
                <w:right w:val="none" w:sz="0" w:space="0" w:color="auto"/>
              </w:divBdr>
            </w:div>
            <w:div w:id="592321035">
              <w:marLeft w:val="0"/>
              <w:marRight w:val="0"/>
              <w:marTop w:val="0"/>
              <w:marBottom w:val="0"/>
              <w:divBdr>
                <w:top w:val="none" w:sz="0" w:space="0" w:color="auto"/>
                <w:left w:val="none" w:sz="0" w:space="0" w:color="auto"/>
                <w:bottom w:val="none" w:sz="0" w:space="0" w:color="auto"/>
                <w:right w:val="none" w:sz="0" w:space="0" w:color="auto"/>
              </w:divBdr>
            </w:div>
            <w:div w:id="592782631">
              <w:marLeft w:val="0"/>
              <w:marRight w:val="0"/>
              <w:marTop w:val="0"/>
              <w:marBottom w:val="0"/>
              <w:divBdr>
                <w:top w:val="none" w:sz="0" w:space="0" w:color="auto"/>
                <w:left w:val="none" w:sz="0" w:space="0" w:color="auto"/>
                <w:bottom w:val="none" w:sz="0" w:space="0" w:color="auto"/>
                <w:right w:val="none" w:sz="0" w:space="0" w:color="auto"/>
              </w:divBdr>
            </w:div>
            <w:div w:id="606081902">
              <w:marLeft w:val="0"/>
              <w:marRight w:val="0"/>
              <w:marTop w:val="0"/>
              <w:marBottom w:val="0"/>
              <w:divBdr>
                <w:top w:val="none" w:sz="0" w:space="0" w:color="auto"/>
                <w:left w:val="none" w:sz="0" w:space="0" w:color="auto"/>
                <w:bottom w:val="none" w:sz="0" w:space="0" w:color="auto"/>
                <w:right w:val="none" w:sz="0" w:space="0" w:color="auto"/>
              </w:divBdr>
            </w:div>
            <w:div w:id="615597596">
              <w:marLeft w:val="0"/>
              <w:marRight w:val="0"/>
              <w:marTop w:val="0"/>
              <w:marBottom w:val="0"/>
              <w:divBdr>
                <w:top w:val="none" w:sz="0" w:space="0" w:color="auto"/>
                <w:left w:val="none" w:sz="0" w:space="0" w:color="auto"/>
                <w:bottom w:val="none" w:sz="0" w:space="0" w:color="auto"/>
                <w:right w:val="none" w:sz="0" w:space="0" w:color="auto"/>
              </w:divBdr>
            </w:div>
            <w:div w:id="617176464">
              <w:marLeft w:val="0"/>
              <w:marRight w:val="0"/>
              <w:marTop w:val="0"/>
              <w:marBottom w:val="0"/>
              <w:divBdr>
                <w:top w:val="none" w:sz="0" w:space="0" w:color="auto"/>
                <w:left w:val="none" w:sz="0" w:space="0" w:color="auto"/>
                <w:bottom w:val="none" w:sz="0" w:space="0" w:color="auto"/>
                <w:right w:val="none" w:sz="0" w:space="0" w:color="auto"/>
              </w:divBdr>
            </w:div>
            <w:div w:id="626010899">
              <w:marLeft w:val="0"/>
              <w:marRight w:val="0"/>
              <w:marTop w:val="0"/>
              <w:marBottom w:val="0"/>
              <w:divBdr>
                <w:top w:val="none" w:sz="0" w:space="0" w:color="auto"/>
                <w:left w:val="none" w:sz="0" w:space="0" w:color="auto"/>
                <w:bottom w:val="none" w:sz="0" w:space="0" w:color="auto"/>
                <w:right w:val="none" w:sz="0" w:space="0" w:color="auto"/>
              </w:divBdr>
            </w:div>
            <w:div w:id="645627169">
              <w:marLeft w:val="0"/>
              <w:marRight w:val="0"/>
              <w:marTop w:val="0"/>
              <w:marBottom w:val="0"/>
              <w:divBdr>
                <w:top w:val="none" w:sz="0" w:space="0" w:color="auto"/>
                <w:left w:val="none" w:sz="0" w:space="0" w:color="auto"/>
                <w:bottom w:val="none" w:sz="0" w:space="0" w:color="auto"/>
                <w:right w:val="none" w:sz="0" w:space="0" w:color="auto"/>
              </w:divBdr>
            </w:div>
            <w:div w:id="646934006">
              <w:marLeft w:val="0"/>
              <w:marRight w:val="0"/>
              <w:marTop w:val="0"/>
              <w:marBottom w:val="0"/>
              <w:divBdr>
                <w:top w:val="none" w:sz="0" w:space="0" w:color="auto"/>
                <w:left w:val="none" w:sz="0" w:space="0" w:color="auto"/>
                <w:bottom w:val="none" w:sz="0" w:space="0" w:color="auto"/>
                <w:right w:val="none" w:sz="0" w:space="0" w:color="auto"/>
              </w:divBdr>
            </w:div>
            <w:div w:id="647712040">
              <w:marLeft w:val="0"/>
              <w:marRight w:val="0"/>
              <w:marTop w:val="0"/>
              <w:marBottom w:val="0"/>
              <w:divBdr>
                <w:top w:val="none" w:sz="0" w:space="0" w:color="auto"/>
                <w:left w:val="none" w:sz="0" w:space="0" w:color="auto"/>
                <w:bottom w:val="none" w:sz="0" w:space="0" w:color="auto"/>
                <w:right w:val="none" w:sz="0" w:space="0" w:color="auto"/>
              </w:divBdr>
            </w:div>
            <w:div w:id="655575339">
              <w:marLeft w:val="0"/>
              <w:marRight w:val="0"/>
              <w:marTop w:val="0"/>
              <w:marBottom w:val="0"/>
              <w:divBdr>
                <w:top w:val="none" w:sz="0" w:space="0" w:color="auto"/>
                <w:left w:val="none" w:sz="0" w:space="0" w:color="auto"/>
                <w:bottom w:val="none" w:sz="0" w:space="0" w:color="auto"/>
                <w:right w:val="none" w:sz="0" w:space="0" w:color="auto"/>
              </w:divBdr>
            </w:div>
            <w:div w:id="656809896">
              <w:marLeft w:val="0"/>
              <w:marRight w:val="0"/>
              <w:marTop w:val="0"/>
              <w:marBottom w:val="0"/>
              <w:divBdr>
                <w:top w:val="none" w:sz="0" w:space="0" w:color="auto"/>
                <w:left w:val="none" w:sz="0" w:space="0" w:color="auto"/>
                <w:bottom w:val="none" w:sz="0" w:space="0" w:color="auto"/>
                <w:right w:val="none" w:sz="0" w:space="0" w:color="auto"/>
              </w:divBdr>
            </w:div>
            <w:div w:id="661929479">
              <w:marLeft w:val="0"/>
              <w:marRight w:val="0"/>
              <w:marTop w:val="0"/>
              <w:marBottom w:val="0"/>
              <w:divBdr>
                <w:top w:val="none" w:sz="0" w:space="0" w:color="auto"/>
                <w:left w:val="none" w:sz="0" w:space="0" w:color="auto"/>
                <w:bottom w:val="none" w:sz="0" w:space="0" w:color="auto"/>
                <w:right w:val="none" w:sz="0" w:space="0" w:color="auto"/>
              </w:divBdr>
            </w:div>
            <w:div w:id="662004946">
              <w:marLeft w:val="0"/>
              <w:marRight w:val="0"/>
              <w:marTop w:val="0"/>
              <w:marBottom w:val="0"/>
              <w:divBdr>
                <w:top w:val="none" w:sz="0" w:space="0" w:color="auto"/>
                <w:left w:val="none" w:sz="0" w:space="0" w:color="auto"/>
                <w:bottom w:val="none" w:sz="0" w:space="0" w:color="auto"/>
                <w:right w:val="none" w:sz="0" w:space="0" w:color="auto"/>
              </w:divBdr>
            </w:div>
            <w:div w:id="665283914">
              <w:marLeft w:val="0"/>
              <w:marRight w:val="0"/>
              <w:marTop w:val="0"/>
              <w:marBottom w:val="0"/>
              <w:divBdr>
                <w:top w:val="none" w:sz="0" w:space="0" w:color="auto"/>
                <w:left w:val="none" w:sz="0" w:space="0" w:color="auto"/>
                <w:bottom w:val="none" w:sz="0" w:space="0" w:color="auto"/>
                <w:right w:val="none" w:sz="0" w:space="0" w:color="auto"/>
              </w:divBdr>
            </w:div>
            <w:div w:id="677543571">
              <w:marLeft w:val="0"/>
              <w:marRight w:val="0"/>
              <w:marTop w:val="0"/>
              <w:marBottom w:val="0"/>
              <w:divBdr>
                <w:top w:val="none" w:sz="0" w:space="0" w:color="auto"/>
                <w:left w:val="none" w:sz="0" w:space="0" w:color="auto"/>
                <w:bottom w:val="none" w:sz="0" w:space="0" w:color="auto"/>
                <w:right w:val="none" w:sz="0" w:space="0" w:color="auto"/>
              </w:divBdr>
            </w:div>
            <w:div w:id="680591450">
              <w:marLeft w:val="0"/>
              <w:marRight w:val="0"/>
              <w:marTop w:val="0"/>
              <w:marBottom w:val="0"/>
              <w:divBdr>
                <w:top w:val="none" w:sz="0" w:space="0" w:color="auto"/>
                <w:left w:val="none" w:sz="0" w:space="0" w:color="auto"/>
                <w:bottom w:val="none" w:sz="0" w:space="0" w:color="auto"/>
                <w:right w:val="none" w:sz="0" w:space="0" w:color="auto"/>
              </w:divBdr>
            </w:div>
            <w:div w:id="682585862">
              <w:marLeft w:val="0"/>
              <w:marRight w:val="0"/>
              <w:marTop w:val="0"/>
              <w:marBottom w:val="0"/>
              <w:divBdr>
                <w:top w:val="none" w:sz="0" w:space="0" w:color="auto"/>
                <w:left w:val="none" w:sz="0" w:space="0" w:color="auto"/>
                <w:bottom w:val="none" w:sz="0" w:space="0" w:color="auto"/>
                <w:right w:val="none" w:sz="0" w:space="0" w:color="auto"/>
              </w:divBdr>
            </w:div>
            <w:div w:id="684749562">
              <w:marLeft w:val="0"/>
              <w:marRight w:val="0"/>
              <w:marTop w:val="0"/>
              <w:marBottom w:val="0"/>
              <w:divBdr>
                <w:top w:val="none" w:sz="0" w:space="0" w:color="auto"/>
                <w:left w:val="none" w:sz="0" w:space="0" w:color="auto"/>
                <w:bottom w:val="none" w:sz="0" w:space="0" w:color="auto"/>
                <w:right w:val="none" w:sz="0" w:space="0" w:color="auto"/>
              </w:divBdr>
            </w:div>
            <w:div w:id="686756435">
              <w:marLeft w:val="0"/>
              <w:marRight w:val="0"/>
              <w:marTop w:val="0"/>
              <w:marBottom w:val="0"/>
              <w:divBdr>
                <w:top w:val="none" w:sz="0" w:space="0" w:color="auto"/>
                <w:left w:val="none" w:sz="0" w:space="0" w:color="auto"/>
                <w:bottom w:val="none" w:sz="0" w:space="0" w:color="auto"/>
                <w:right w:val="none" w:sz="0" w:space="0" w:color="auto"/>
              </w:divBdr>
            </w:div>
            <w:div w:id="689726104">
              <w:marLeft w:val="0"/>
              <w:marRight w:val="0"/>
              <w:marTop w:val="0"/>
              <w:marBottom w:val="0"/>
              <w:divBdr>
                <w:top w:val="none" w:sz="0" w:space="0" w:color="auto"/>
                <w:left w:val="none" w:sz="0" w:space="0" w:color="auto"/>
                <w:bottom w:val="none" w:sz="0" w:space="0" w:color="auto"/>
                <w:right w:val="none" w:sz="0" w:space="0" w:color="auto"/>
              </w:divBdr>
            </w:div>
            <w:div w:id="706488248">
              <w:marLeft w:val="0"/>
              <w:marRight w:val="0"/>
              <w:marTop w:val="0"/>
              <w:marBottom w:val="0"/>
              <w:divBdr>
                <w:top w:val="none" w:sz="0" w:space="0" w:color="auto"/>
                <w:left w:val="none" w:sz="0" w:space="0" w:color="auto"/>
                <w:bottom w:val="none" w:sz="0" w:space="0" w:color="auto"/>
                <w:right w:val="none" w:sz="0" w:space="0" w:color="auto"/>
              </w:divBdr>
            </w:div>
            <w:div w:id="712578198">
              <w:marLeft w:val="0"/>
              <w:marRight w:val="0"/>
              <w:marTop w:val="0"/>
              <w:marBottom w:val="0"/>
              <w:divBdr>
                <w:top w:val="none" w:sz="0" w:space="0" w:color="auto"/>
                <w:left w:val="none" w:sz="0" w:space="0" w:color="auto"/>
                <w:bottom w:val="none" w:sz="0" w:space="0" w:color="auto"/>
                <w:right w:val="none" w:sz="0" w:space="0" w:color="auto"/>
              </w:divBdr>
            </w:div>
            <w:div w:id="713431771">
              <w:marLeft w:val="0"/>
              <w:marRight w:val="0"/>
              <w:marTop w:val="0"/>
              <w:marBottom w:val="0"/>
              <w:divBdr>
                <w:top w:val="none" w:sz="0" w:space="0" w:color="auto"/>
                <w:left w:val="none" w:sz="0" w:space="0" w:color="auto"/>
                <w:bottom w:val="none" w:sz="0" w:space="0" w:color="auto"/>
                <w:right w:val="none" w:sz="0" w:space="0" w:color="auto"/>
              </w:divBdr>
            </w:div>
            <w:div w:id="726025661">
              <w:marLeft w:val="0"/>
              <w:marRight w:val="0"/>
              <w:marTop w:val="0"/>
              <w:marBottom w:val="0"/>
              <w:divBdr>
                <w:top w:val="none" w:sz="0" w:space="0" w:color="auto"/>
                <w:left w:val="none" w:sz="0" w:space="0" w:color="auto"/>
                <w:bottom w:val="none" w:sz="0" w:space="0" w:color="auto"/>
                <w:right w:val="none" w:sz="0" w:space="0" w:color="auto"/>
              </w:divBdr>
            </w:div>
            <w:div w:id="733165577">
              <w:marLeft w:val="0"/>
              <w:marRight w:val="0"/>
              <w:marTop w:val="0"/>
              <w:marBottom w:val="0"/>
              <w:divBdr>
                <w:top w:val="none" w:sz="0" w:space="0" w:color="auto"/>
                <w:left w:val="none" w:sz="0" w:space="0" w:color="auto"/>
                <w:bottom w:val="none" w:sz="0" w:space="0" w:color="auto"/>
                <w:right w:val="none" w:sz="0" w:space="0" w:color="auto"/>
              </w:divBdr>
            </w:div>
            <w:div w:id="741876039">
              <w:marLeft w:val="0"/>
              <w:marRight w:val="0"/>
              <w:marTop w:val="0"/>
              <w:marBottom w:val="0"/>
              <w:divBdr>
                <w:top w:val="none" w:sz="0" w:space="0" w:color="auto"/>
                <w:left w:val="none" w:sz="0" w:space="0" w:color="auto"/>
                <w:bottom w:val="none" w:sz="0" w:space="0" w:color="auto"/>
                <w:right w:val="none" w:sz="0" w:space="0" w:color="auto"/>
              </w:divBdr>
            </w:div>
            <w:div w:id="756512981">
              <w:marLeft w:val="0"/>
              <w:marRight w:val="0"/>
              <w:marTop w:val="0"/>
              <w:marBottom w:val="0"/>
              <w:divBdr>
                <w:top w:val="none" w:sz="0" w:space="0" w:color="auto"/>
                <w:left w:val="none" w:sz="0" w:space="0" w:color="auto"/>
                <w:bottom w:val="none" w:sz="0" w:space="0" w:color="auto"/>
                <w:right w:val="none" w:sz="0" w:space="0" w:color="auto"/>
              </w:divBdr>
            </w:div>
            <w:div w:id="764032438">
              <w:marLeft w:val="0"/>
              <w:marRight w:val="0"/>
              <w:marTop w:val="0"/>
              <w:marBottom w:val="0"/>
              <w:divBdr>
                <w:top w:val="none" w:sz="0" w:space="0" w:color="auto"/>
                <w:left w:val="none" w:sz="0" w:space="0" w:color="auto"/>
                <w:bottom w:val="none" w:sz="0" w:space="0" w:color="auto"/>
                <w:right w:val="none" w:sz="0" w:space="0" w:color="auto"/>
              </w:divBdr>
            </w:div>
            <w:div w:id="774833843">
              <w:marLeft w:val="0"/>
              <w:marRight w:val="0"/>
              <w:marTop w:val="0"/>
              <w:marBottom w:val="0"/>
              <w:divBdr>
                <w:top w:val="none" w:sz="0" w:space="0" w:color="auto"/>
                <w:left w:val="none" w:sz="0" w:space="0" w:color="auto"/>
                <w:bottom w:val="none" w:sz="0" w:space="0" w:color="auto"/>
                <w:right w:val="none" w:sz="0" w:space="0" w:color="auto"/>
              </w:divBdr>
            </w:div>
            <w:div w:id="782571890">
              <w:marLeft w:val="0"/>
              <w:marRight w:val="0"/>
              <w:marTop w:val="0"/>
              <w:marBottom w:val="0"/>
              <w:divBdr>
                <w:top w:val="none" w:sz="0" w:space="0" w:color="auto"/>
                <w:left w:val="none" w:sz="0" w:space="0" w:color="auto"/>
                <w:bottom w:val="none" w:sz="0" w:space="0" w:color="auto"/>
                <w:right w:val="none" w:sz="0" w:space="0" w:color="auto"/>
              </w:divBdr>
            </w:div>
            <w:div w:id="790974045">
              <w:marLeft w:val="0"/>
              <w:marRight w:val="0"/>
              <w:marTop w:val="0"/>
              <w:marBottom w:val="0"/>
              <w:divBdr>
                <w:top w:val="none" w:sz="0" w:space="0" w:color="auto"/>
                <w:left w:val="none" w:sz="0" w:space="0" w:color="auto"/>
                <w:bottom w:val="none" w:sz="0" w:space="0" w:color="auto"/>
                <w:right w:val="none" w:sz="0" w:space="0" w:color="auto"/>
              </w:divBdr>
            </w:div>
            <w:div w:id="791946676">
              <w:marLeft w:val="0"/>
              <w:marRight w:val="0"/>
              <w:marTop w:val="0"/>
              <w:marBottom w:val="0"/>
              <w:divBdr>
                <w:top w:val="none" w:sz="0" w:space="0" w:color="auto"/>
                <w:left w:val="none" w:sz="0" w:space="0" w:color="auto"/>
                <w:bottom w:val="none" w:sz="0" w:space="0" w:color="auto"/>
                <w:right w:val="none" w:sz="0" w:space="0" w:color="auto"/>
              </w:divBdr>
            </w:div>
            <w:div w:id="792401786">
              <w:marLeft w:val="0"/>
              <w:marRight w:val="0"/>
              <w:marTop w:val="0"/>
              <w:marBottom w:val="0"/>
              <w:divBdr>
                <w:top w:val="none" w:sz="0" w:space="0" w:color="auto"/>
                <w:left w:val="none" w:sz="0" w:space="0" w:color="auto"/>
                <w:bottom w:val="none" w:sz="0" w:space="0" w:color="auto"/>
                <w:right w:val="none" w:sz="0" w:space="0" w:color="auto"/>
              </w:divBdr>
            </w:div>
            <w:div w:id="804782858">
              <w:marLeft w:val="0"/>
              <w:marRight w:val="0"/>
              <w:marTop w:val="0"/>
              <w:marBottom w:val="0"/>
              <w:divBdr>
                <w:top w:val="none" w:sz="0" w:space="0" w:color="auto"/>
                <w:left w:val="none" w:sz="0" w:space="0" w:color="auto"/>
                <w:bottom w:val="none" w:sz="0" w:space="0" w:color="auto"/>
                <w:right w:val="none" w:sz="0" w:space="0" w:color="auto"/>
              </w:divBdr>
            </w:div>
            <w:div w:id="816729868">
              <w:marLeft w:val="0"/>
              <w:marRight w:val="0"/>
              <w:marTop w:val="0"/>
              <w:marBottom w:val="0"/>
              <w:divBdr>
                <w:top w:val="none" w:sz="0" w:space="0" w:color="auto"/>
                <w:left w:val="none" w:sz="0" w:space="0" w:color="auto"/>
                <w:bottom w:val="none" w:sz="0" w:space="0" w:color="auto"/>
                <w:right w:val="none" w:sz="0" w:space="0" w:color="auto"/>
              </w:divBdr>
            </w:div>
            <w:div w:id="818620872">
              <w:marLeft w:val="0"/>
              <w:marRight w:val="0"/>
              <w:marTop w:val="0"/>
              <w:marBottom w:val="0"/>
              <w:divBdr>
                <w:top w:val="none" w:sz="0" w:space="0" w:color="auto"/>
                <w:left w:val="none" w:sz="0" w:space="0" w:color="auto"/>
                <w:bottom w:val="none" w:sz="0" w:space="0" w:color="auto"/>
                <w:right w:val="none" w:sz="0" w:space="0" w:color="auto"/>
              </w:divBdr>
            </w:div>
            <w:div w:id="822163872">
              <w:marLeft w:val="0"/>
              <w:marRight w:val="0"/>
              <w:marTop w:val="0"/>
              <w:marBottom w:val="0"/>
              <w:divBdr>
                <w:top w:val="none" w:sz="0" w:space="0" w:color="auto"/>
                <w:left w:val="none" w:sz="0" w:space="0" w:color="auto"/>
                <w:bottom w:val="none" w:sz="0" w:space="0" w:color="auto"/>
                <w:right w:val="none" w:sz="0" w:space="0" w:color="auto"/>
              </w:divBdr>
            </w:div>
            <w:div w:id="836581158">
              <w:marLeft w:val="0"/>
              <w:marRight w:val="0"/>
              <w:marTop w:val="0"/>
              <w:marBottom w:val="0"/>
              <w:divBdr>
                <w:top w:val="none" w:sz="0" w:space="0" w:color="auto"/>
                <w:left w:val="none" w:sz="0" w:space="0" w:color="auto"/>
                <w:bottom w:val="none" w:sz="0" w:space="0" w:color="auto"/>
                <w:right w:val="none" w:sz="0" w:space="0" w:color="auto"/>
              </w:divBdr>
            </w:div>
            <w:div w:id="842939223">
              <w:marLeft w:val="0"/>
              <w:marRight w:val="0"/>
              <w:marTop w:val="0"/>
              <w:marBottom w:val="0"/>
              <w:divBdr>
                <w:top w:val="none" w:sz="0" w:space="0" w:color="auto"/>
                <w:left w:val="none" w:sz="0" w:space="0" w:color="auto"/>
                <w:bottom w:val="none" w:sz="0" w:space="0" w:color="auto"/>
                <w:right w:val="none" w:sz="0" w:space="0" w:color="auto"/>
              </w:divBdr>
            </w:div>
            <w:div w:id="847603197">
              <w:marLeft w:val="0"/>
              <w:marRight w:val="0"/>
              <w:marTop w:val="0"/>
              <w:marBottom w:val="0"/>
              <w:divBdr>
                <w:top w:val="none" w:sz="0" w:space="0" w:color="auto"/>
                <w:left w:val="none" w:sz="0" w:space="0" w:color="auto"/>
                <w:bottom w:val="none" w:sz="0" w:space="0" w:color="auto"/>
                <w:right w:val="none" w:sz="0" w:space="0" w:color="auto"/>
              </w:divBdr>
            </w:div>
            <w:div w:id="848369303">
              <w:marLeft w:val="0"/>
              <w:marRight w:val="0"/>
              <w:marTop w:val="0"/>
              <w:marBottom w:val="0"/>
              <w:divBdr>
                <w:top w:val="none" w:sz="0" w:space="0" w:color="auto"/>
                <w:left w:val="none" w:sz="0" w:space="0" w:color="auto"/>
                <w:bottom w:val="none" w:sz="0" w:space="0" w:color="auto"/>
                <w:right w:val="none" w:sz="0" w:space="0" w:color="auto"/>
              </w:divBdr>
            </w:div>
            <w:div w:id="853691897">
              <w:marLeft w:val="0"/>
              <w:marRight w:val="0"/>
              <w:marTop w:val="0"/>
              <w:marBottom w:val="0"/>
              <w:divBdr>
                <w:top w:val="none" w:sz="0" w:space="0" w:color="auto"/>
                <w:left w:val="none" w:sz="0" w:space="0" w:color="auto"/>
                <w:bottom w:val="none" w:sz="0" w:space="0" w:color="auto"/>
                <w:right w:val="none" w:sz="0" w:space="0" w:color="auto"/>
              </w:divBdr>
            </w:div>
            <w:div w:id="854459108">
              <w:marLeft w:val="0"/>
              <w:marRight w:val="0"/>
              <w:marTop w:val="0"/>
              <w:marBottom w:val="0"/>
              <w:divBdr>
                <w:top w:val="none" w:sz="0" w:space="0" w:color="auto"/>
                <w:left w:val="none" w:sz="0" w:space="0" w:color="auto"/>
                <w:bottom w:val="none" w:sz="0" w:space="0" w:color="auto"/>
                <w:right w:val="none" w:sz="0" w:space="0" w:color="auto"/>
              </w:divBdr>
            </w:div>
            <w:div w:id="864558618">
              <w:marLeft w:val="0"/>
              <w:marRight w:val="0"/>
              <w:marTop w:val="0"/>
              <w:marBottom w:val="0"/>
              <w:divBdr>
                <w:top w:val="none" w:sz="0" w:space="0" w:color="auto"/>
                <w:left w:val="none" w:sz="0" w:space="0" w:color="auto"/>
                <w:bottom w:val="none" w:sz="0" w:space="0" w:color="auto"/>
                <w:right w:val="none" w:sz="0" w:space="0" w:color="auto"/>
              </w:divBdr>
            </w:div>
            <w:div w:id="864631676">
              <w:marLeft w:val="0"/>
              <w:marRight w:val="0"/>
              <w:marTop w:val="0"/>
              <w:marBottom w:val="0"/>
              <w:divBdr>
                <w:top w:val="none" w:sz="0" w:space="0" w:color="auto"/>
                <w:left w:val="none" w:sz="0" w:space="0" w:color="auto"/>
                <w:bottom w:val="none" w:sz="0" w:space="0" w:color="auto"/>
                <w:right w:val="none" w:sz="0" w:space="0" w:color="auto"/>
              </w:divBdr>
            </w:div>
            <w:div w:id="865680158">
              <w:marLeft w:val="0"/>
              <w:marRight w:val="0"/>
              <w:marTop w:val="0"/>
              <w:marBottom w:val="0"/>
              <w:divBdr>
                <w:top w:val="none" w:sz="0" w:space="0" w:color="auto"/>
                <w:left w:val="none" w:sz="0" w:space="0" w:color="auto"/>
                <w:bottom w:val="none" w:sz="0" w:space="0" w:color="auto"/>
                <w:right w:val="none" w:sz="0" w:space="0" w:color="auto"/>
              </w:divBdr>
            </w:div>
            <w:div w:id="868030960">
              <w:marLeft w:val="0"/>
              <w:marRight w:val="0"/>
              <w:marTop w:val="0"/>
              <w:marBottom w:val="0"/>
              <w:divBdr>
                <w:top w:val="none" w:sz="0" w:space="0" w:color="auto"/>
                <w:left w:val="none" w:sz="0" w:space="0" w:color="auto"/>
                <w:bottom w:val="none" w:sz="0" w:space="0" w:color="auto"/>
                <w:right w:val="none" w:sz="0" w:space="0" w:color="auto"/>
              </w:divBdr>
            </w:div>
            <w:div w:id="869301645">
              <w:marLeft w:val="0"/>
              <w:marRight w:val="0"/>
              <w:marTop w:val="0"/>
              <w:marBottom w:val="0"/>
              <w:divBdr>
                <w:top w:val="none" w:sz="0" w:space="0" w:color="auto"/>
                <w:left w:val="none" w:sz="0" w:space="0" w:color="auto"/>
                <w:bottom w:val="none" w:sz="0" w:space="0" w:color="auto"/>
                <w:right w:val="none" w:sz="0" w:space="0" w:color="auto"/>
              </w:divBdr>
            </w:div>
            <w:div w:id="874080954">
              <w:marLeft w:val="0"/>
              <w:marRight w:val="0"/>
              <w:marTop w:val="0"/>
              <w:marBottom w:val="0"/>
              <w:divBdr>
                <w:top w:val="none" w:sz="0" w:space="0" w:color="auto"/>
                <w:left w:val="none" w:sz="0" w:space="0" w:color="auto"/>
                <w:bottom w:val="none" w:sz="0" w:space="0" w:color="auto"/>
                <w:right w:val="none" w:sz="0" w:space="0" w:color="auto"/>
              </w:divBdr>
            </w:div>
            <w:div w:id="877011856">
              <w:marLeft w:val="0"/>
              <w:marRight w:val="0"/>
              <w:marTop w:val="0"/>
              <w:marBottom w:val="0"/>
              <w:divBdr>
                <w:top w:val="none" w:sz="0" w:space="0" w:color="auto"/>
                <w:left w:val="none" w:sz="0" w:space="0" w:color="auto"/>
                <w:bottom w:val="none" w:sz="0" w:space="0" w:color="auto"/>
                <w:right w:val="none" w:sz="0" w:space="0" w:color="auto"/>
              </w:divBdr>
            </w:div>
            <w:div w:id="878931378">
              <w:marLeft w:val="0"/>
              <w:marRight w:val="0"/>
              <w:marTop w:val="0"/>
              <w:marBottom w:val="0"/>
              <w:divBdr>
                <w:top w:val="none" w:sz="0" w:space="0" w:color="auto"/>
                <w:left w:val="none" w:sz="0" w:space="0" w:color="auto"/>
                <w:bottom w:val="none" w:sz="0" w:space="0" w:color="auto"/>
                <w:right w:val="none" w:sz="0" w:space="0" w:color="auto"/>
              </w:divBdr>
            </w:div>
            <w:div w:id="882592051">
              <w:marLeft w:val="0"/>
              <w:marRight w:val="0"/>
              <w:marTop w:val="0"/>
              <w:marBottom w:val="0"/>
              <w:divBdr>
                <w:top w:val="none" w:sz="0" w:space="0" w:color="auto"/>
                <w:left w:val="none" w:sz="0" w:space="0" w:color="auto"/>
                <w:bottom w:val="none" w:sz="0" w:space="0" w:color="auto"/>
                <w:right w:val="none" w:sz="0" w:space="0" w:color="auto"/>
              </w:divBdr>
            </w:div>
            <w:div w:id="888341259">
              <w:marLeft w:val="0"/>
              <w:marRight w:val="0"/>
              <w:marTop w:val="0"/>
              <w:marBottom w:val="0"/>
              <w:divBdr>
                <w:top w:val="none" w:sz="0" w:space="0" w:color="auto"/>
                <w:left w:val="none" w:sz="0" w:space="0" w:color="auto"/>
                <w:bottom w:val="none" w:sz="0" w:space="0" w:color="auto"/>
                <w:right w:val="none" w:sz="0" w:space="0" w:color="auto"/>
              </w:divBdr>
            </w:div>
            <w:div w:id="899293123">
              <w:marLeft w:val="0"/>
              <w:marRight w:val="0"/>
              <w:marTop w:val="0"/>
              <w:marBottom w:val="0"/>
              <w:divBdr>
                <w:top w:val="none" w:sz="0" w:space="0" w:color="auto"/>
                <w:left w:val="none" w:sz="0" w:space="0" w:color="auto"/>
                <w:bottom w:val="none" w:sz="0" w:space="0" w:color="auto"/>
                <w:right w:val="none" w:sz="0" w:space="0" w:color="auto"/>
              </w:divBdr>
            </w:div>
            <w:div w:id="922111163">
              <w:marLeft w:val="0"/>
              <w:marRight w:val="0"/>
              <w:marTop w:val="0"/>
              <w:marBottom w:val="0"/>
              <w:divBdr>
                <w:top w:val="none" w:sz="0" w:space="0" w:color="auto"/>
                <w:left w:val="none" w:sz="0" w:space="0" w:color="auto"/>
                <w:bottom w:val="none" w:sz="0" w:space="0" w:color="auto"/>
                <w:right w:val="none" w:sz="0" w:space="0" w:color="auto"/>
              </w:divBdr>
            </w:div>
            <w:div w:id="932861506">
              <w:marLeft w:val="0"/>
              <w:marRight w:val="0"/>
              <w:marTop w:val="0"/>
              <w:marBottom w:val="0"/>
              <w:divBdr>
                <w:top w:val="none" w:sz="0" w:space="0" w:color="auto"/>
                <w:left w:val="none" w:sz="0" w:space="0" w:color="auto"/>
                <w:bottom w:val="none" w:sz="0" w:space="0" w:color="auto"/>
                <w:right w:val="none" w:sz="0" w:space="0" w:color="auto"/>
              </w:divBdr>
            </w:div>
            <w:div w:id="934358826">
              <w:marLeft w:val="0"/>
              <w:marRight w:val="0"/>
              <w:marTop w:val="0"/>
              <w:marBottom w:val="0"/>
              <w:divBdr>
                <w:top w:val="none" w:sz="0" w:space="0" w:color="auto"/>
                <w:left w:val="none" w:sz="0" w:space="0" w:color="auto"/>
                <w:bottom w:val="none" w:sz="0" w:space="0" w:color="auto"/>
                <w:right w:val="none" w:sz="0" w:space="0" w:color="auto"/>
              </w:divBdr>
            </w:div>
            <w:div w:id="937254910">
              <w:marLeft w:val="0"/>
              <w:marRight w:val="0"/>
              <w:marTop w:val="0"/>
              <w:marBottom w:val="0"/>
              <w:divBdr>
                <w:top w:val="none" w:sz="0" w:space="0" w:color="auto"/>
                <w:left w:val="none" w:sz="0" w:space="0" w:color="auto"/>
                <w:bottom w:val="none" w:sz="0" w:space="0" w:color="auto"/>
                <w:right w:val="none" w:sz="0" w:space="0" w:color="auto"/>
              </w:divBdr>
            </w:div>
            <w:div w:id="956913021">
              <w:marLeft w:val="0"/>
              <w:marRight w:val="0"/>
              <w:marTop w:val="0"/>
              <w:marBottom w:val="0"/>
              <w:divBdr>
                <w:top w:val="none" w:sz="0" w:space="0" w:color="auto"/>
                <w:left w:val="none" w:sz="0" w:space="0" w:color="auto"/>
                <w:bottom w:val="none" w:sz="0" w:space="0" w:color="auto"/>
                <w:right w:val="none" w:sz="0" w:space="0" w:color="auto"/>
              </w:divBdr>
            </w:div>
            <w:div w:id="958296082">
              <w:marLeft w:val="0"/>
              <w:marRight w:val="0"/>
              <w:marTop w:val="0"/>
              <w:marBottom w:val="0"/>
              <w:divBdr>
                <w:top w:val="none" w:sz="0" w:space="0" w:color="auto"/>
                <w:left w:val="none" w:sz="0" w:space="0" w:color="auto"/>
                <w:bottom w:val="none" w:sz="0" w:space="0" w:color="auto"/>
                <w:right w:val="none" w:sz="0" w:space="0" w:color="auto"/>
              </w:divBdr>
            </w:div>
            <w:div w:id="959842343">
              <w:marLeft w:val="0"/>
              <w:marRight w:val="0"/>
              <w:marTop w:val="0"/>
              <w:marBottom w:val="0"/>
              <w:divBdr>
                <w:top w:val="none" w:sz="0" w:space="0" w:color="auto"/>
                <w:left w:val="none" w:sz="0" w:space="0" w:color="auto"/>
                <w:bottom w:val="none" w:sz="0" w:space="0" w:color="auto"/>
                <w:right w:val="none" w:sz="0" w:space="0" w:color="auto"/>
              </w:divBdr>
            </w:div>
            <w:div w:id="966280600">
              <w:marLeft w:val="0"/>
              <w:marRight w:val="0"/>
              <w:marTop w:val="0"/>
              <w:marBottom w:val="0"/>
              <w:divBdr>
                <w:top w:val="none" w:sz="0" w:space="0" w:color="auto"/>
                <w:left w:val="none" w:sz="0" w:space="0" w:color="auto"/>
                <w:bottom w:val="none" w:sz="0" w:space="0" w:color="auto"/>
                <w:right w:val="none" w:sz="0" w:space="0" w:color="auto"/>
              </w:divBdr>
            </w:div>
            <w:div w:id="968130451">
              <w:marLeft w:val="0"/>
              <w:marRight w:val="0"/>
              <w:marTop w:val="0"/>
              <w:marBottom w:val="0"/>
              <w:divBdr>
                <w:top w:val="none" w:sz="0" w:space="0" w:color="auto"/>
                <w:left w:val="none" w:sz="0" w:space="0" w:color="auto"/>
                <w:bottom w:val="none" w:sz="0" w:space="0" w:color="auto"/>
                <w:right w:val="none" w:sz="0" w:space="0" w:color="auto"/>
              </w:divBdr>
            </w:div>
            <w:div w:id="971254132">
              <w:marLeft w:val="0"/>
              <w:marRight w:val="0"/>
              <w:marTop w:val="0"/>
              <w:marBottom w:val="0"/>
              <w:divBdr>
                <w:top w:val="none" w:sz="0" w:space="0" w:color="auto"/>
                <w:left w:val="none" w:sz="0" w:space="0" w:color="auto"/>
                <w:bottom w:val="none" w:sz="0" w:space="0" w:color="auto"/>
                <w:right w:val="none" w:sz="0" w:space="0" w:color="auto"/>
              </w:divBdr>
            </w:div>
            <w:div w:id="983700659">
              <w:marLeft w:val="0"/>
              <w:marRight w:val="0"/>
              <w:marTop w:val="0"/>
              <w:marBottom w:val="0"/>
              <w:divBdr>
                <w:top w:val="none" w:sz="0" w:space="0" w:color="auto"/>
                <w:left w:val="none" w:sz="0" w:space="0" w:color="auto"/>
                <w:bottom w:val="none" w:sz="0" w:space="0" w:color="auto"/>
                <w:right w:val="none" w:sz="0" w:space="0" w:color="auto"/>
              </w:divBdr>
            </w:div>
            <w:div w:id="993148326">
              <w:marLeft w:val="0"/>
              <w:marRight w:val="0"/>
              <w:marTop w:val="0"/>
              <w:marBottom w:val="0"/>
              <w:divBdr>
                <w:top w:val="none" w:sz="0" w:space="0" w:color="auto"/>
                <w:left w:val="none" w:sz="0" w:space="0" w:color="auto"/>
                <w:bottom w:val="none" w:sz="0" w:space="0" w:color="auto"/>
                <w:right w:val="none" w:sz="0" w:space="0" w:color="auto"/>
              </w:divBdr>
            </w:div>
            <w:div w:id="995646921">
              <w:marLeft w:val="0"/>
              <w:marRight w:val="0"/>
              <w:marTop w:val="0"/>
              <w:marBottom w:val="0"/>
              <w:divBdr>
                <w:top w:val="none" w:sz="0" w:space="0" w:color="auto"/>
                <w:left w:val="none" w:sz="0" w:space="0" w:color="auto"/>
                <w:bottom w:val="none" w:sz="0" w:space="0" w:color="auto"/>
                <w:right w:val="none" w:sz="0" w:space="0" w:color="auto"/>
              </w:divBdr>
            </w:div>
            <w:div w:id="998267208">
              <w:marLeft w:val="0"/>
              <w:marRight w:val="0"/>
              <w:marTop w:val="0"/>
              <w:marBottom w:val="0"/>
              <w:divBdr>
                <w:top w:val="none" w:sz="0" w:space="0" w:color="auto"/>
                <w:left w:val="none" w:sz="0" w:space="0" w:color="auto"/>
                <w:bottom w:val="none" w:sz="0" w:space="0" w:color="auto"/>
                <w:right w:val="none" w:sz="0" w:space="0" w:color="auto"/>
              </w:divBdr>
            </w:div>
            <w:div w:id="1010134137">
              <w:marLeft w:val="0"/>
              <w:marRight w:val="0"/>
              <w:marTop w:val="0"/>
              <w:marBottom w:val="0"/>
              <w:divBdr>
                <w:top w:val="none" w:sz="0" w:space="0" w:color="auto"/>
                <w:left w:val="none" w:sz="0" w:space="0" w:color="auto"/>
                <w:bottom w:val="none" w:sz="0" w:space="0" w:color="auto"/>
                <w:right w:val="none" w:sz="0" w:space="0" w:color="auto"/>
              </w:divBdr>
            </w:div>
            <w:div w:id="1011446291">
              <w:marLeft w:val="0"/>
              <w:marRight w:val="0"/>
              <w:marTop w:val="0"/>
              <w:marBottom w:val="0"/>
              <w:divBdr>
                <w:top w:val="none" w:sz="0" w:space="0" w:color="auto"/>
                <w:left w:val="none" w:sz="0" w:space="0" w:color="auto"/>
                <w:bottom w:val="none" w:sz="0" w:space="0" w:color="auto"/>
                <w:right w:val="none" w:sz="0" w:space="0" w:color="auto"/>
              </w:divBdr>
            </w:div>
            <w:div w:id="1017804304">
              <w:marLeft w:val="0"/>
              <w:marRight w:val="0"/>
              <w:marTop w:val="0"/>
              <w:marBottom w:val="0"/>
              <w:divBdr>
                <w:top w:val="none" w:sz="0" w:space="0" w:color="auto"/>
                <w:left w:val="none" w:sz="0" w:space="0" w:color="auto"/>
                <w:bottom w:val="none" w:sz="0" w:space="0" w:color="auto"/>
                <w:right w:val="none" w:sz="0" w:space="0" w:color="auto"/>
              </w:divBdr>
            </w:div>
            <w:div w:id="1019281434">
              <w:marLeft w:val="0"/>
              <w:marRight w:val="0"/>
              <w:marTop w:val="0"/>
              <w:marBottom w:val="0"/>
              <w:divBdr>
                <w:top w:val="none" w:sz="0" w:space="0" w:color="auto"/>
                <w:left w:val="none" w:sz="0" w:space="0" w:color="auto"/>
                <w:bottom w:val="none" w:sz="0" w:space="0" w:color="auto"/>
                <w:right w:val="none" w:sz="0" w:space="0" w:color="auto"/>
              </w:divBdr>
            </w:div>
            <w:div w:id="1019427416">
              <w:marLeft w:val="0"/>
              <w:marRight w:val="0"/>
              <w:marTop w:val="0"/>
              <w:marBottom w:val="0"/>
              <w:divBdr>
                <w:top w:val="none" w:sz="0" w:space="0" w:color="auto"/>
                <w:left w:val="none" w:sz="0" w:space="0" w:color="auto"/>
                <w:bottom w:val="none" w:sz="0" w:space="0" w:color="auto"/>
                <w:right w:val="none" w:sz="0" w:space="0" w:color="auto"/>
              </w:divBdr>
            </w:div>
            <w:div w:id="1025979702">
              <w:marLeft w:val="0"/>
              <w:marRight w:val="0"/>
              <w:marTop w:val="0"/>
              <w:marBottom w:val="0"/>
              <w:divBdr>
                <w:top w:val="none" w:sz="0" w:space="0" w:color="auto"/>
                <w:left w:val="none" w:sz="0" w:space="0" w:color="auto"/>
                <w:bottom w:val="none" w:sz="0" w:space="0" w:color="auto"/>
                <w:right w:val="none" w:sz="0" w:space="0" w:color="auto"/>
              </w:divBdr>
            </w:div>
            <w:div w:id="1031150628">
              <w:marLeft w:val="0"/>
              <w:marRight w:val="0"/>
              <w:marTop w:val="0"/>
              <w:marBottom w:val="0"/>
              <w:divBdr>
                <w:top w:val="none" w:sz="0" w:space="0" w:color="auto"/>
                <w:left w:val="none" w:sz="0" w:space="0" w:color="auto"/>
                <w:bottom w:val="none" w:sz="0" w:space="0" w:color="auto"/>
                <w:right w:val="none" w:sz="0" w:space="0" w:color="auto"/>
              </w:divBdr>
            </w:div>
            <w:div w:id="1032652451">
              <w:marLeft w:val="0"/>
              <w:marRight w:val="0"/>
              <w:marTop w:val="0"/>
              <w:marBottom w:val="0"/>
              <w:divBdr>
                <w:top w:val="none" w:sz="0" w:space="0" w:color="auto"/>
                <w:left w:val="none" w:sz="0" w:space="0" w:color="auto"/>
                <w:bottom w:val="none" w:sz="0" w:space="0" w:color="auto"/>
                <w:right w:val="none" w:sz="0" w:space="0" w:color="auto"/>
              </w:divBdr>
            </w:div>
            <w:div w:id="1042052165">
              <w:marLeft w:val="0"/>
              <w:marRight w:val="0"/>
              <w:marTop w:val="0"/>
              <w:marBottom w:val="0"/>
              <w:divBdr>
                <w:top w:val="none" w:sz="0" w:space="0" w:color="auto"/>
                <w:left w:val="none" w:sz="0" w:space="0" w:color="auto"/>
                <w:bottom w:val="none" w:sz="0" w:space="0" w:color="auto"/>
                <w:right w:val="none" w:sz="0" w:space="0" w:color="auto"/>
              </w:divBdr>
            </w:div>
            <w:div w:id="1042369121">
              <w:marLeft w:val="0"/>
              <w:marRight w:val="0"/>
              <w:marTop w:val="0"/>
              <w:marBottom w:val="0"/>
              <w:divBdr>
                <w:top w:val="none" w:sz="0" w:space="0" w:color="auto"/>
                <w:left w:val="none" w:sz="0" w:space="0" w:color="auto"/>
                <w:bottom w:val="none" w:sz="0" w:space="0" w:color="auto"/>
                <w:right w:val="none" w:sz="0" w:space="0" w:color="auto"/>
              </w:divBdr>
            </w:div>
            <w:div w:id="1043016242">
              <w:marLeft w:val="0"/>
              <w:marRight w:val="0"/>
              <w:marTop w:val="0"/>
              <w:marBottom w:val="0"/>
              <w:divBdr>
                <w:top w:val="none" w:sz="0" w:space="0" w:color="auto"/>
                <w:left w:val="none" w:sz="0" w:space="0" w:color="auto"/>
                <w:bottom w:val="none" w:sz="0" w:space="0" w:color="auto"/>
                <w:right w:val="none" w:sz="0" w:space="0" w:color="auto"/>
              </w:divBdr>
            </w:div>
            <w:div w:id="1050492306">
              <w:marLeft w:val="0"/>
              <w:marRight w:val="0"/>
              <w:marTop w:val="0"/>
              <w:marBottom w:val="0"/>
              <w:divBdr>
                <w:top w:val="none" w:sz="0" w:space="0" w:color="auto"/>
                <w:left w:val="none" w:sz="0" w:space="0" w:color="auto"/>
                <w:bottom w:val="none" w:sz="0" w:space="0" w:color="auto"/>
                <w:right w:val="none" w:sz="0" w:space="0" w:color="auto"/>
              </w:divBdr>
            </w:div>
            <w:div w:id="1055204885">
              <w:marLeft w:val="0"/>
              <w:marRight w:val="0"/>
              <w:marTop w:val="0"/>
              <w:marBottom w:val="0"/>
              <w:divBdr>
                <w:top w:val="none" w:sz="0" w:space="0" w:color="auto"/>
                <w:left w:val="none" w:sz="0" w:space="0" w:color="auto"/>
                <w:bottom w:val="none" w:sz="0" w:space="0" w:color="auto"/>
                <w:right w:val="none" w:sz="0" w:space="0" w:color="auto"/>
              </w:divBdr>
            </w:div>
            <w:div w:id="1078941679">
              <w:marLeft w:val="0"/>
              <w:marRight w:val="0"/>
              <w:marTop w:val="0"/>
              <w:marBottom w:val="0"/>
              <w:divBdr>
                <w:top w:val="none" w:sz="0" w:space="0" w:color="auto"/>
                <w:left w:val="none" w:sz="0" w:space="0" w:color="auto"/>
                <w:bottom w:val="none" w:sz="0" w:space="0" w:color="auto"/>
                <w:right w:val="none" w:sz="0" w:space="0" w:color="auto"/>
              </w:divBdr>
            </w:div>
            <w:div w:id="1084567735">
              <w:marLeft w:val="0"/>
              <w:marRight w:val="0"/>
              <w:marTop w:val="0"/>
              <w:marBottom w:val="0"/>
              <w:divBdr>
                <w:top w:val="none" w:sz="0" w:space="0" w:color="auto"/>
                <w:left w:val="none" w:sz="0" w:space="0" w:color="auto"/>
                <w:bottom w:val="none" w:sz="0" w:space="0" w:color="auto"/>
                <w:right w:val="none" w:sz="0" w:space="0" w:color="auto"/>
              </w:divBdr>
            </w:div>
            <w:div w:id="1084960650">
              <w:marLeft w:val="0"/>
              <w:marRight w:val="0"/>
              <w:marTop w:val="0"/>
              <w:marBottom w:val="0"/>
              <w:divBdr>
                <w:top w:val="none" w:sz="0" w:space="0" w:color="auto"/>
                <w:left w:val="none" w:sz="0" w:space="0" w:color="auto"/>
                <w:bottom w:val="none" w:sz="0" w:space="0" w:color="auto"/>
                <w:right w:val="none" w:sz="0" w:space="0" w:color="auto"/>
              </w:divBdr>
            </w:div>
            <w:div w:id="1095901685">
              <w:marLeft w:val="0"/>
              <w:marRight w:val="0"/>
              <w:marTop w:val="0"/>
              <w:marBottom w:val="0"/>
              <w:divBdr>
                <w:top w:val="none" w:sz="0" w:space="0" w:color="auto"/>
                <w:left w:val="none" w:sz="0" w:space="0" w:color="auto"/>
                <w:bottom w:val="none" w:sz="0" w:space="0" w:color="auto"/>
                <w:right w:val="none" w:sz="0" w:space="0" w:color="auto"/>
              </w:divBdr>
            </w:div>
            <w:div w:id="1099712552">
              <w:marLeft w:val="0"/>
              <w:marRight w:val="0"/>
              <w:marTop w:val="0"/>
              <w:marBottom w:val="0"/>
              <w:divBdr>
                <w:top w:val="none" w:sz="0" w:space="0" w:color="auto"/>
                <w:left w:val="none" w:sz="0" w:space="0" w:color="auto"/>
                <w:bottom w:val="none" w:sz="0" w:space="0" w:color="auto"/>
                <w:right w:val="none" w:sz="0" w:space="0" w:color="auto"/>
              </w:divBdr>
            </w:div>
            <w:div w:id="1100445531">
              <w:marLeft w:val="0"/>
              <w:marRight w:val="0"/>
              <w:marTop w:val="0"/>
              <w:marBottom w:val="0"/>
              <w:divBdr>
                <w:top w:val="none" w:sz="0" w:space="0" w:color="auto"/>
                <w:left w:val="none" w:sz="0" w:space="0" w:color="auto"/>
                <w:bottom w:val="none" w:sz="0" w:space="0" w:color="auto"/>
                <w:right w:val="none" w:sz="0" w:space="0" w:color="auto"/>
              </w:divBdr>
            </w:div>
            <w:div w:id="1107434195">
              <w:marLeft w:val="0"/>
              <w:marRight w:val="0"/>
              <w:marTop w:val="0"/>
              <w:marBottom w:val="0"/>
              <w:divBdr>
                <w:top w:val="none" w:sz="0" w:space="0" w:color="auto"/>
                <w:left w:val="none" w:sz="0" w:space="0" w:color="auto"/>
                <w:bottom w:val="none" w:sz="0" w:space="0" w:color="auto"/>
                <w:right w:val="none" w:sz="0" w:space="0" w:color="auto"/>
              </w:divBdr>
            </w:div>
            <w:div w:id="1113207917">
              <w:marLeft w:val="0"/>
              <w:marRight w:val="0"/>
              <w:marTop w:val="0"/>
              <w:marBottom w:val="0"/>
              <w:divBdr>
                <w:top w:val="none" w:sz="0" w:space="0" w:color="auto"/>
                <w:left w:val="none" w:sz="0" w:space="0" w:color="auto"/>
                <w:bottom w:val="none" w:sz="0" w:space="0" w:color="auto"/>
                <w:right w:val="none" w:sz="0" w:space="0" w:color="auto"/>
              </w:divBdr>
            </w:div>
            <w:div w:id="1113793124">
              <w:marLeft w:val="0"/>
              <w:marRight w:val="0"/>
              <w:marTop w:val="0"/>
              <w:marBottom w:val="0"/>
              <w:divBdr>
                <w:top w:val="none" w:sz="0" w:space="0" w:color="auto"/>
                <w:left w:val="none" w:sz="0" w:space="0" w:color="auto"/>
                <w:bottom w:val="none" w:sz="0" w:space="0" w:color="auto"/>
                <w:right w:val="none" w:sz="0" w:space="0" w:color="auto"/>
              </w:divBdr>
            </w:div>
            <w:div w:id="1116292878">
              <w:marLeft w:val="0"/>
              <w:marRight w:val="0"/>
              <w:marTop w:val="0"/>
              <w:marBottom w:val="0"/>
              <w:divBdr>
                <w:top w:val="none" w:sz="0" w:space="0" w:color="auto"/>
                <w:left w:val="none" w:sz="0" w:space="0" w:color="auto"/>
                <w:bottom w:val="none" w:sz="0" w:space="0" w:color="auto"/>
                <w:right w:val="none" w:sz="0" w:space="0" w:color="auto"/>
              </w:divBdr>
            </w:div>
            <w:div w:id="1122192732">
              <w:marLeft w:val="0"/>
              <w:marRight w:val="0"/>
              <w:marTop w:val="0"/>
              <w:marBottom w:val="0"/>
              <w:divBdr>
                <w:top w:val="none" w:sz="0" w:space="0" w:color="auto"/>
                <w:left w:val="none" w:sz="0" w:space="0" w:color="auto"/>
                <w:bottom w:val="none" w:sz="0" w:space="0" w:color="auto"/>
                <w:right w:val="none" w:sz="0" w:space="0" w:color="auto"/>
              </w:divBdr>
            </w:div>
            <w:div w:id="1128742903">
              <w:marLeft w:val="0"/>
              <w:marRight w:val="0"/>
              <w:marTop w:val="0"/>
              <w:marBottom w:val="0"/>
              <w:divBdr>
                <w:top w:val="none" w:sz="0" w:space="0" w:color="auto"/>
                <w:left w:val="none" w:sz="0" w:space="0" w:color="auto"/>
                <w:bottom w:val="none" w:sz="0" w:space="0" w:color="auto"/>
                <w:right w:val="none" w:sz="0" w:space="0" w:color="auto"/>
              </w:divBdr>
            </w:div>
            <w:div w:id="1130441578">
              <w:marLeft w:val="0"/>
              <w:marRight w:val="0"/>
              <w:marTop w:val="0"/>
              <w:marBottom w:val="0"/>
              <w:divBdr>
                <w:top w:val="none" w:sz="0" w:space="0" w:color="auto"/>
                <w:left w:val="none" w:sz="0" w:space="0" w:color="auto"/>
                <w:bottom w:val="none" w:sz="0" w:space="0" w:color="auto"/>
                <w:right w:val="none" w:sz="0" w:space="0" w:color="auto"/>
              </w:divBdr>
            </w:div>
            <w:div w:id="1132018272">
              <w:marLeft w:val="0"/>
              <w:marRight w:val="0"/>
              <w:marTop w:val="0"/>
              <w:marBottom w:val="0"/>
              <w:divBdr>
                <w:top w:val="none" w:sz="0" w:space="0" w:color="auto"/>
                <w:left w:val="none" w:sz="0" w:space="0" w:color="auto"/>
                <w:bottom w:val="none" w:sz="0" w:space="0" w:color="auto"/>
                <w:right w:val="none" w:sz="0" w:space="0" w:color="auto"/>
              </w:divBdr>
            </w:div>
            <w:div w:id="1132593584">
              <w:marLeft w:val="0"/>
              <w:marRight w:val="0"/>
              <w:marTop w:val="0"/>
              <w:marBottom w:val="0"/>
              <w:divBdr>
                <w:top w:val="none" w:sz="0" w:space="0" w:color="auto"/>
                <w:left w:val="none" w:sz="0" w:space="0" w:color="auto"/>
                <w:bottom w:val="none" w:sz="0" w:space="0" w:color="auto"/>
                <w:right w:val="none" w:sz="0" w:space="0" w:color="auto"/>
              </w:divBdr>
            </w:div>
            <w:div w:id="1150831863">
              <w:marLeft w:val="0"/>
              <w:marRight w:val="0"/>
              <w:marTop w:val="0"/>
              <w:marBottom w:val="0"/>
              <w:divBdr>
                <w:top w:val="none" w:sz="0" w:space="0" w:color="auto"/>
                <w:left w:val="none" w:sz="0" w:space="0" w:color="auto"/>
                <w:bottom w:val="none" w:sz="0" w:space="0" w:color="auto"/>
                <w:right w:val="none" w:sz="0" w:space="0" w:color="auto"/>
              </w:divBdr>
            </w:div>
            <w:div w:id="1158611405">
              <w:marLeft w:val="0"/>
              <w:marRight w:val="0"/>
              <w:marTop w:val="0"/>
              <w:marBottom w:val="0"/>
              <w:divBdr>
                <w:top w:val="none" w:sz="0" w:space="0" w:color="auto"/>
                <w:left w:val="none" w:sz="0" w:space="0" w:color="auto"/>
                <w:bottom w:val="none" w:sz="0" w:space="0" w:color="auto"/>
                <w:right w:val="none" w:sz="0" w:space="0" w:color="auto"/>
              </w:divBdr>
            </w:div>
            <w:div w:id="1162743216">
              <w:marLeft w:val="0"/>
              <w:marRight w:val="0"/>
              <w:marTop w:val="0"/>
              <w:marBottom w:val="0"/>
              <w:divBdr>
                <w:top w:val="none" w:sz="0" w:space="0" w:color="auto"/>
                <w:left w:val="none" w:sz="0" w:space="0" w:color="auto"/>
                <w:bottom w:val="none" w:sz="0" w:space="0" w:color="auto"/>
                <w:right w:val="none" w:sz="0" w:space="0" w:color="auto"/>
              </w:divBdr>
            </w:div>
            <w:div w:id="1168522152">
              <w:marLeft w:val="0"/>
              <w:marRight w:val="0"/>
              <w:marTop w:val="0"/>
              <w:marBottom w:val="0"/>
              <w:divBdr>
                <w:top w:val="none" w:sz="0" w:space="0" w:color="auto"/>
                <w:left w:val="none" w:sz="0" w:space="0" w:color="auto"/>
                <w:bottom w:val="none" w:sz="0" w:space="0" w:color="auto"/>
                <w:right w:val="none" w:sz="0" w:space="0" w:color="auto"/>
              </w:divBdr>
            </w:div>
            <w:div w:id="1171993020">
              <w:marLeft w:val="0"/>
              <w:marRight w:val="0"/>
              <w:marTop w:val="0"/>
              <w:marBottom w:val="0"/>
              <w:divBdr>
                <w:top w:val="none" w:sz="0" w:space="0" w:color="auto"/>
                <w:left w:val="none" w:sz="0" w:space="0" w:color="auto"/>
                <w:bottom w:val="none" w:sz="0" w:space="0" w:color="auto"/>
                <w:right w:val="none" w:sz="0" w:space="0" w:color="auto"/>
              </w:divBdr>
            </w:div>
            <w:div w:id="1203438730">
              <w:marLeft w:val="0"/>
              <w:marRight w:val="0"/>
              <w:marTop w:val="0"/>
              <w:marBottom w:val="0"/>
              <w:divBdr>
                <w:top w:val="none" w:sz="0" w:space="0" w:color="auto"/>
                <w:left w:val="none" w:sz="0" w:space="0" w:color="auto"/>
                <w:bottom w:val="none" w:sz="0" w:space="0" w:color="auto"/>
                <w:right w:val="none" w:sz="0" w:space="0" w:color="auto"/>
              </w:divBdr>
            </w:div>
            <w:div w:id="1205100132">
              <w:marLeft w:val="0"/>
              <w:marRight w:val="0"/>
              <w:marTop w:val="0"/>
              <w:marBottom w:val="0"/>
              <w:divBdr>
                <w:top w:val="none" w:sz="0" w:space="0" w:color="auto"/>
                <w:left w:val="none" w:sz="0" w:space="0" w:color="auto"/>
                <w:bottom w:val="none" w:sz="0" w:space="0" w:color="auto"/>
                <w:right w:val="none" w:sz="0" w:space="0" w:color="auto"/>
              </w:divBdr>
            </w:div>
            <w:div w:id="1211841713">
              <w:marLeft w:val="0"/>
              <w:marRight w:val="0"/>
              <w:marTop w:val="0"/>
              <w:marBottom w:val="0"/>
              <w:divBdr>
                <w:top w:val="none" w:sz="0" w:space="0" w:color="auto"/>
                <w:left w:val="none" w:sz="0" w:space="0" w:color="auto"/>
                <w:bottom w:val="none" w:sz="0" w:space="0" w:color="auto"/>
                <w:right w:val="none" w:sz="0" w:space="0" w:color="auto"/>
              </w:divBdr>
            </w:div>
            <w:div w:id="1214581424">
              <w:marLeft w:val="0"/>
              <w:marRight w:val="0"/>
              <w:marTop w:val="0"/>
              <w:marBottom w:val="0"/>
              <w:divBdr>
                <w:top w:val="none" w:sz="0" w:space="0" w:color="auto"/>
                <w:left w:val="none" w:sz="0" w:space="0" w:color="auto"/>
                <w:bottom w:val="none" w:sz="0" w:space="0" w:color="auto"/>
                <w:right w:val="none" w:sz="0" w:space="0" w:color="auto"/>
              </w:divBdr>
            </w:div>
            <w:div w:id="1214850545">
              <w:marLeft w:val="0"/>
              <w:marRight w:val="0"/>
              <w:marTop w:val="0"/>
              <w:marBottom w:val="0"/>
              <w:divBdr>
                <w:top w:val="none" w:sz="0" w:space="0" w:color="auto"/>
                <w:left w:val="none" w:sz="0" w:space="0" w:color="auto"/>
                <w:bottom w:val="none" w:sz="0" w:space="0" w:color="auto"/>
                <w:right w:val="none" w:sz="0" w:space="0" w:color="auto"/>
              </w:divBdr>
            </w:div>
            <w:div w:id="1216623212">
              <w:marLeft w:val="0"/>
              <w:marRight w:val="0"/>
              <w:marTop w:val="0"/>
              <w:marBottom w:val="0"/>
              <w:divBdr>
                <w:top w:val="none" w:sz="0" w:space="0" w:color="auto"/>
                <w:left w:val="none" w:sz="0" w:space="0" w:color="auto"/>
                <w:bottom w:val="none" w:sz="0" w:space="0" w:color="auto"/>
                <w:right w:val="none" w:sz="0" w:space="0" w:color="auto"/>
              </w:divBdr>
            </w:div>
            <w:div w:id="1220241944">
              <w:marLeft w:val="0"/>
              <w:marRight w:val="0"/>
              <w:marTop w:val="0"/>
              <w:marBottom w:val="0"/>
              <w:divBdr>
                <w:top w:val="none" w:sz="0" w:space="0" w:color="auto"/>
                <w:left w:val="none" w:sz="0" w:space="0" w:color="auto"/>
                <w:bottom w:val="none" w:sz="0" w:space="0" w:color="auto"/>
                <w:right w:val="none" w:sz="0" w:space="0" w:color="auto"/>
              </w:divBdr>
            </w:div>
            <w:div w:id="1223364691">
              <w:marLeft w:val="0"/>
              <w:marRight w:val="0"/>
              <w:marTop w:val="0"/>
              <w:marBottom w:val="0"/>
              <w:divBdr>
                <w:top w:val="none" w:sz="0" w:space="0" w:color="auto"/>
                <w:left w:val="none" w:sz="0" w:space="0" w:color="auto"/>
                <w:bottom w:val="none" w:sz="0" w:space="0" w:color="auto"/>
                <w:right w:val="none" w:sz="0" w:space="0" w:color="auto"/>
              </w:divBdr>
            </w:div>
            <w:div w:id="1231232347">
              <w:marLeft w:val="0"/>
              <w:marRight w:val="0"/>
              <w:marTop w:val="0"/>
              <w:marBottom w:val="0"/>
              <w:divBdr>
                <w:top w:val="none" w:sz="0" w:space="0" w:color="auto"/>
                <w:left w:val="none" w:sz="0" w:space="0" w:color="auto"/>
                <w:bottom w:val="none" w:sz="0" w:space="0" w:color="auto"/>
                <w:right w:val="none" w:sz="0" w:space="0" w:color="auto"/>
              </w:divBdr>
            </w:div>
            <w:div w:id="1240287915">
              <w:marLeft w:val="0"/>
              <w:marRight w:val="0"/>
              <w:marTop w:val="0"/>
              <w:marBottom w:val="0"/>
              <w:divBdr>
                <w:top w:val="none" w:sz="0" w:space="0" w:color="auto"/>
                <w:left w:val="none" w:sz="0" w:space="0" w:color="auto"/>
                <w:bottom w:val="none" w:sz="0" w:space="0" w:color="auto"/>
                <w:right w:val="none" w:sz="0" w:space="0" w:color="auto"/>
              </w:divBdr>
            </w:div>
            <w:div w:id="1242763209">
              <w:marLeft w:val="0"/>
              <w:marRight w:val="0"/>
              <w:marTop w:val="0"/>
              <w:marBottom w:val="0"/>
              <w:divBdr>
                <w:top w:val="none" w:sz="0" w:space="0" w:color="auto"/>
                <w:left w:val="none" w:sz="0" w:space="0" w:color="auto"/>
                <w:bottom w:val="none" w:sz="0" w:space="0" w:color="auto"/>
                <w:right w:val="none" w:sz="0" w:space="0" w:color="auto"/>
              </w:divBdr>
            </w:div>
            <w:div w:id="1243834414">
              <w:marLeft w:val="0"/>
              <w:marRight w:val="0"/>
              <w:marTop w:val="0"/>
              <w:marBottom w:val="0"/>
              <w:divBdr>
                <w:top w:val="none" w:sz="0" w:space="0" w:color="auto"/>
                <w:left w:val="none" w:sz="0" w:space="0" w:color="auto"/>
                <w:bottom w:val="none" w:sz="0" w:space="0" w:color="auto"/>
                <w:right w:val="none" w:sz="0" w:space="0" w:color="auto"/>
              </w:divBdr>
            </w:div>
            <w:div w:id="1250047067">
              <w:marLeft w:val="0"/>
              <w:marRight w:val="0"/>
              <w:marTop w:val="0"/>
              <w:marBottom w:val="0"/>
              <w:divBdr>
                <w:top w:val="none" w:sz="0" w:space="0" w:color="auto"/>
                <w:left w:val="none" w:sz="0" w:space="0" w:color="auto"/>
                <w:bottom w:val="none" w:sz="0" w:space="0" w:color="auto"/>
                <w:right w:val="none" w:sz="0" w:space="0" w:color="auto"/>
              </w:divBdr>
            </w:div>
            <w:div w:id="1261186124">
              <w:marLeft w:val="0"/>
              <w:marRight w:val="0"/>
              <w:marTop w:val="0"/>
              <w:marBottom w:val="0"/>
              <w:divBdr>
                <w:top w:val="none" w:sz="0" w:space="0" w:color="auto"/>
                <w:left w:val="none" w:sz="0" w:space="0" w:color="auto"/>
                <w:bottom w:val="none" w:sz="0" w:space="0" w:color="auto"/>
                <w:right w:val="none" w:sz="0" w:space="0" w:color="auto"/>
              </w:divBdr>
            </w:div>
            <w:div w:id="1275674185">
              <w:marLeft w:val="0"/>
              <w:marRight w:val="0"/>
              <w:marTop w:val="0"/>
              <w:marBottom w:val="0"/>
              <w:divBdr>
                <w:top w:val="none" w:sz="0" w:space="0" w:color="auto"/>
                <w:left w:val="none" w:sz="0" w:space="0" w:color="auto"/>
                <w:bottom w:val="none" w:sz="0" w:space="0" w:color="auto"/>
                <w:right w:val="none" w:sz="0" w:space="0" w:color="auto"/>
              </w:divBdr>
            </w:div>
            <w:div w:id="1288006761">
              <w:marLeft w:val="0"/>
              <w:marRight w:val="0"/>
              <w:marTop w:val="0"/>
              <w:marBottom w:val="0"/>
              <w:divBdr>
                <w:top w:val="none" w:sz="0" w:space="0" w:color="auto"/>
                <w:left w:val="none" w:sz="0" w:space="0" w:color="auto"/>
                <w:bottom w:val="none" w:sz="0" w:space="0" w:color="auto"/>
                <w:right w:val="none" w:sz="0" w:space="0" w:color="auto"/>
              </w:divBdr>
            </w:div>
            <w:div w:id="1302081788">
              <w:marLeft w:val="0"/>
              <w:marRight w:val="0"/>
              <w:marTop w:val="0"/>
              <w:marBottom w:val="0"/>
              <w:divBdr>
                <w:top w:val="none" w:sz="0" w:space="0" w:color="auto"/>
                <w:left w:val="none" w:sz="0" w:space="0" w:color="auto"/>
                <w:bottom w:val="none" w:sz="0" w:space="0" w:color="auto"/>
                <w:right w:val="none" w:sz="0" w:space="0" w:color="auto"/>
              </w:divBdr>
            </w:div>
            <w:div w:id="1303190373">
              <w:marLeft w:val="0"/>
              <w:marRight w:val="0"/>
              <w:marTop w:val="0"/>
              <w:marBottom w:val="0"/>
              <w:divBdr>
                <w:top w:val="none" w:sz="0" w:space="0" w:color="auto"/>
                <w:left w:val="none" w:sz="0" w:space="0" w:color="auto"/>
                <w:bottom w:val="none" w:sz="0" w:space="0" w:color="auto"/>
                <w:right w:val="none" w:sz="0" w:space="0" w:color="auto"/>
              </w:divBdr>
            </w:div>
            <w:div w:id="1323700726">
              <w:marLeft w:val="0"/>
              <w:marRight w:val="0"/>
              <w:marTop w:val="0"/>
              <w:marBottom w:val="0"/>
              <w:divBdr>
                <w:top w:val="none" w:sz="0" w:space="0" w:color="auto"/>
                <w:left w:val="none" w:sz="0" w:space="0" w:color="auto"/>
                <w:bottom w:val="none" w:sz="0" w:space="0" w:color="auto"/>
                <w:right w:val="none" w:sz="0" w:space="0" w:color="auto"/>
              </w:divBdr>
            </w:div>
            <w:div w:id="1323856419">
              <w:marLeft w:val="0"/>
              <w:marRight w:val="0"/>
              <w:marTop w:val="0"/>
              <w:marBottom w:val="0"/>
              <w:divBdr>
                <w:top w:val="none" w:sz="0" w:space="0" w:color="auto"/>
                <w:left w:val="none" w:sz="0" w:space="0" w:color="auto"/>
                <w:bottom w:val="none" w:sz="0" w:space="0" w:color="auto"/>
                <w:right w:val="none" w:sz="0" w:space="0" w:color="auto"/>
              </w:divBdr>
              <w:divsChild>
                <w:div w:id="14044339">
                  <w:marLeft w:val="0"/>
                  <w:marRight w:val="0"/>
                  <w:marTop w:val="0"/>
                  <w:marBottom w:val="0"/>
                  <w:divBdr>
                    <w:top w:val="none" w:sz="0" w:space="0" w:color="auto"/>
                    <w:left w:val="none" w:sz="0" w:space="0" w:color="auto"/>
                    <w:bottom w:val="none" w:sz="0" w:space="0" w:color="auto"/>
                    <w:right w:val="none" w:sz="0" w:space="0" w:color="auto"/>
                  </w:divBdr>
                </w:div>
                <w:div w:id="14116829">
                  <w:marLeft w:val="0"/>
                  <w:marRight w:val="0"/>
                  <w:marTop w:val="0"/>
                  <w:marBottom w:val="0"/>
                  <w:divBdr>
                    <w:top w:val="none" w:sz="0" w:space="0" w:color="auto"/>
                    <w:left w:val="none" w:sz="0" w:space="0" w:color="auto"/>
                    <w:bottom w:val="none" w:sz="0" w:space="0" w:color="auto"/>
                    <w:right w:val="none" w:sz="0" w:space="0" w:color="auto"/>
                  </w:divBdr>
                </w:div>
                <w:div w:id="32001062">
                  <w:marLeft w:val="0"/>
                  <w:marRight w:val="0"/>
                  <w:marTop w:val="0"/>
                  <w:marBottom w:val="0"/>
                  <w:divBdr>
                    <w:top w:val="none" w:sz="0" w:space="0" w:color="auto"/>
                    <w:left w:val="none" w:sz="0" w:space="0" w:color="auto"/>
                    <w:bottom w:val="none" w:sz="0" w:space="0" w:color="auto"/>
                    <w:right w:val="none" w:sz="0" w:space="0" w:color="auto"/>
                  </w:divBdr>
                </w:div>
                <w:div w:id="55516086">
                  <w:marLeft w:val="0"/>
                  <w:marRight w:val="0"/>
                  <w:marTop w:val="0"/>
                  <w:marBottom w:val="0"/>
                  <w:divBdr>
                    <w:top w:val="none" w:sz="0" w:space="0" w:color="auto"/>
                    <w:left w:val="none" w:sz="0" w:space="0" w:color="auto"/>
                    <w:bottom w:val="none" w:sz="0" w:space="0" w:color="auto"/>
                    <w:right w:val="none" w:sz="0" w:space="0" w:color="auto"/>
                  </w:divBdr>
                </w:div>
                <w:div w:id="62800218">
                  <w:marLeft w:val="0"/>
                  <w:marRight w:val="0"/>
                  <w:marTop w:val="0"/>
                  <w:marBottom w:val="0"/>
                  <w:divBdr>
                    <w:top w:val="none" w:sz="0" w:space="0" w:color="auto"/>
                    <w:left w:val="none" w:sz="0" w:space="0" w:color="auto"/>
                    <w:bottom w:val="none" w:sz="0" w:space="0" w:color="auto"/>
                    <w:right w:val="none" w:sz="0" w:space="0" w:color="auto"/>
                  </w:divBdr>
                </w:div>
                <w:div w:id="68969237">
                  <w:marLeft w:val="0"/>
                  <w:marRight w:val="0"/>
                  <w:marTop w:val="0"/>
                  <w:marBottom w:val="0"/>
                  <w:divBdr>
                    <w:top w:val="none" w:sz="0" w:space="0" w:color="auto"/>
                    <w:left w:val="none" w:sz="0" w:space="0" w:color="auto"/>
                    <w:bottom w:val="none" w:sz="0" w:space="0" w:color="auto"/>
                    <w:right w:val="none" w:sz="0" w:space="0" w:color="auto"/>
                  </w:divBdr>
                </w:div>
                <w:div w:id="71002155">
                  <w:marLeft w:val="0"/>
                  <w:marRight w:val="0"/>
                  <w:marTop w:val="0"/>
                  <w:marBottom w:val="0"/>
                  <w:divBdr>
                    <w:top w:val="none" w:sz="0" w:space="0" w:color="auto"/>
                    <w:left w:val="none" w:sz="0" w:space="0" w:color="auto"/>
                    <w:bottom w:val="none" w:sz="0" w:space="0" w:color="auto"/>
                    <w:right w:val="none" w:sz="0" w:space="0" w:color="auto"/>
                  </w:divBdr>
                </w:div>
                <w:div w:id="86923539">
                  <w:marLeft w:val="0"/>
                  <w:marRight w:val="0"/>
                  <w:marTop w:val="0"/>
                  <w:marBottom w:val="0"/>
                  <w:divBdr>
                    <w:top w:val="none" w:sz="0" w:space="0" w:color="auto"/>
                    <w:left w:val="none" w:sz="0" w:space="0" w:color="auto"/>
                    <w:bottom w:val="none" w:sz="0" w:space="0" w:color="auto"/>
                    <w:right w:val="none" w:sz="0" w:space="0" w:color="auto"/>
                  </w:divBdr>
                </w:div>
                <w:div w:id="101073676">
                  <w:marLeft w:val="0"/>
                  <w:marRight w:val="0"/>
                  <w:marTop w:val="0"/>
                  <w:marBottom w:val="0"/>
                  <w:divBdr>
                    <w:top w:val="none" w:sz="0" w:space="0" w:color="auto"/>
                    <w:left w:val="none" w:sz="0" w:space="0" w:color="auto"/>
                    <w:bottom w:val="none" w:sz="0" w:space="0" w:color="auto"/>
                    <w:right w:val="none" w:sz="0" w:space="0" w:color="auto"/>
                  </w:divBdr>
                </w:div>
                <w:div w:id="101340990">
                  <w:marLeft w:val="0"/>
                  <w:marRight w:val="0"/>
                  <w:marTop w:val="0"/>
                  <w:marBottom w:val="0"/>
                  <w:divBdr>
                    <w:top w:val="none" w:sz="0" w:space="0" w:color="auto"/>
                    <w:left w:val="none" w:sz="0" w:space="0" w:color="auto"/>
                    <w:bottom w:val="none" w:sz="0" w:space="0" w:color="auto"/>
                    <w:right w:val="none" w:sz="0" w:space="0" w:color="auto"/>
                  </w:divBdr>
                </w:div>
                <w:div w:id="103353063">
                  <w:marLeft w:val="0"/>
                  <w:marRight w:val="0"/>
                  <w:marTop w:val="0"/>
                  <w:marBottom w:val="0"/>
                  <w:divBdr>
                    <w:top w:val="none" w:sz="0" w:space="0" w:color="auto"/>
                    <w:left w:val="none" w:sz="0" w:space="0" w:color="auto"/>
                    <w:bottom w:val="none" w:sz="0" w:space="0" w:color="auto"/>
                    <w:right w:val="none" w:sz="0" w:space="0" w:color="auto"/>
                  </w:divBdr>
                </w:div>
                <w:div w:id="109517499">
                  <w:marLeft w:val="0"/>
                  <w:marRight w:val="0"/>
                  <w:marTop w:val="0"/>
                  <w:marBottom w:val="0"/>
                  <w:divBdr>
                    <w:top w:val="none" w:sz="0" w:space="0" w:color="auto"/>
                    <w:left w:val="none" w:sz="0" w:space="0" w:color="auto"/>
                    <w:bottom w:val="none" w:sz="0" w:space="0" w:color="auto"/>
                    <w:right w:val="none" w:sz="0" w:space="0" w:color="auto"/>
                  </w:divBdr>
                </w:div>
                <w:div w:id="139150129">
                  <w:marLeft w:val="0"/>
                  <w:marRight w:val="0"/>
                  <w:marTop w:val="0"/>
                  <w:marBottom w:val="0"/>
                  <w:divBdr>
                    <w:top w:val="none" w:sz="0" w:space="0" w:color="auto"/>
                    <w:left w:val="none" w:sz="0" w:space="0" w:color="auto"/>
                    <w:bottom w:val="none" w:sz="0" w:space="0" w:color="auto"/>
                    <w:right w:val="none" w:sz="0" w:space="0" w:color="auto"/>
                  </w:divBdr>
                </w:div>
                <w:div w:id="149444701">
                  <w:marLeft w:val="0"/>
                  <w:marRight w:val="0"/>
                  <w:marTop w:val="0"/>
                  <w:marBottom w:val="0"/>
                  <w:divBdr>
                    <w:top w:val="none" w:sz="0" w:space="0" w:color="auto"/>
                    <w:left w:val="none" w:sz="0" w:space="0" w:color="auto"/>
                    <w:bottom w:val="none" w:sz="0" w:space="0" w:color="auto"/>
                    <w:right w:val="none" w:sz="0" w:space="0" w:color="auto"/>
                  </w:divBdr>
                </w:div>
                <w:div w:id="184682104">
                  <w:marLeft w:val="0"/>
                  <w:marRight w:val="0"/>
                  <w:marTop w:val="0"/>
                  <w:marBottom w:val="0"/>
                  <w:divBdr>
                    <w:top w:val="none" w:sz="0" w:space="0" w:color="auto"/>
                    <w:left w:val="none" w:sz="0" w:space="0" w:color="auto"/>
                    <w:bottom w:val="none" w:sz="0" w:space="0" w:color="auto"/>
                    <w:right w:val="none" w:sz="0" w:space="0" w:color="auto"/>
                  </w:divBdr>
                </w:div>
                <w:div w:id="192888179">
                  <w:marLeft w:val="0"/>
                  <w:marRight w:val="0"/>
                  <w:marTop w:val="0"/>
                  <w:marBottom w:val="0"/>
                  <w:divBdr>
                    <w:top w:val="none" w:sz="0" w:space="0" w:color="auto"/>
                    <w:left w:val="none" w:sz="0" w:space="0" w:color="auto"/>
                    <w:bottom w:val="none" w:sz="0" w:space="0" w:color="auto"/>
                    <w:right w:val="none" w:sz="0" w:space="0" w:color="auto"/>
                  </w:divBdr>
                </w:div>
                <w:div w:id="201525715">
                  <w:marLeft w:val="0"/>
                  <w:marRight w:val="0"/>
                  <w:marTop w:val="0"/>
                  <w:marBottom w:val="0"/>
                  <w:divBdr>
                    <w:top w:val="none" w:sz="0" w:space="0" w:color="auto"/>
                    <w:left w:val="none" w:sz="0" w:space="0" w:color="auto"/>
                    <w:bottom w:val="none" w:sz="0" w:space="0" w:color="auto"/>
                    <w:right w:val="none" w:sz="0" w:space="0" w:color="auto"/>
                  </w:divBdr>
                </w:div>
                <w:div w:id="217252870">
                  <w:marLeft w:val="0"/>
                  <w:marRight w:val="0"/>
                  <w:marTop w:val="0"/>
                  <w:marBottom w:val="0"/>
                  <w:divBdr>
                    <w:top w:val="none" w:sz="0" w:space="0" w:color="auto"/>
                    <w:left w:val="none" w:sz="0" w:space="0" w:color="auto"/>
                    <w:bottom w:val="none" w:sz="0" w:space="0" w:color="auto"/>
                    <w:right w:val="none" w:sz="0" w:space="0" w:color="auto"/>
                  </w:divBdr>
                </w:div>
                <w:div w:id="228032171">
                  <w:marLeft w:val="0"/>
                  <w:marRight w:val="0"/>
                  <w:marTop w:val="0"/>
                  <w:marBottom w:val="0"/>
                  <w:divBdr>
                    <w:top w:val="none" w:sz="0" w:space="0" w:color="auto"/>
                    <w:left w:val="none" w:sz="0" w:space="0" w:color="auto"/>
                    <w:bottom w:val="none" w:sz="0" w:space="0" w:color="auto"/>
                    <w:right w:val="none" w:sz="0" w:space="0" w:color="auto"/>
                  </w:divBdr>
                </w:div>
                <w:div w:id="244609103">
                  <w:marLeft w:val="0"/>
                  <w:marRight w:val="0"/>
                  <w:marTop w:val="0"/>
                  <w:marBottom w:val="0"/>
                  <w:divBdr>
                    <w:top w:val="none" w:sz="0" w:space="0" w:color="auto"/>
                    <w:left w:val="none" w:sz="0" w:space="0" w:color="auto"/>
                    <w:bottom w:val="none" w:sz="0" w:space="0" w:color="auto"/>
                    <w:right w:val="none" w:sz="0" w:space="0" w:color="auto"/>
                  </w:divBdr>
                </w:div>
                <w:div w:id="245001265">
                  <w:marLeft w:val="0"/>
                  <w:marRight w:val="0"/>
                  <w:marTop w:val="0"/>
                  <w:marBottom w:val="0"/>
                  <w:divBdr>
                    <w:top w:val="none" w:sz="0" w:space="0" w:color="auto"/>
                    <w:left w:val="none" w:sz="0" w:space="0" w:color="auto"/>
                    <w:bottom w:val="none" w:sz="0" w:space="0" w:color="auto"/>
                    <w:right w:val="none" w:sz="0" w:space="0" w:color="auto"/>
                  </w:divBdr>
                </w:div>
                <w:div w:id="258948870">
                  <w:marLeft w:val="0"/>
                  <w:marRight w:val="0"/>
                  <w:marTop w:val="0"/>
                  <w:marBottom w:val="0"/>
                  <w:divBdr>
                    <w:top w:val="none" w:sz="0" w:space="0" w:color="auto"/>
                    <w:left w:val="none" w:sz="0" w:space="0" w:color="auto"/>
                    <w:bottom w:val="none" w:sz="0" w:space="0" w:color="auto"/>
                    <w:right w:val="none" w:sz="0" w:space="0" w:color="auto"/>
                  </w:divBdr>
                </w:div>
                <w:div w:id="259216599">
                  <w:marLeft w:val="0"/>
                  <w:marRight w:val="0"/>
                  <w:marTop w:val="0"/>
                  <w:marBottom w:val="0"/>
                  <w:divBdr>
                    <w:top w:val="none" w:sz="0" w:space="0" w:color="auto"/>
                    <w:left w:val="none" w:sz="0" w:space="0" w:color="auto"/>
                    <w:bottom w:val="none" w:sz="0" w:space="0" w:color="auto"/>
                    <w:right w:val="none" w:sz="0" w:space="0" w:color="auto"/>
                  </w:divBdr>
                </w:div>
                <w:div w:id="268857965">
                  <w:marLeft w:val="0"/>
                  <w:marRight w:val="0"/>
                  <w:marTop w:val="0"/>
                  <w:marBottom w:val="0"/>
                  <w:divBdr>
                    <w:top w:val="none" w:sz="0" w:space="0" w:color="auto"/>
                    <w:left w:val="none" w:sz="0" w:space="0" w:color="auto"/>
                    <w:bottom w:val="none" w:sz="0" w:space="0" w:color="auto"/>
                    <w:right w:val="none" w:sz="0" w:space="0" w:color="auto"/>
                  </w:divBdr>
                </w:div>
                <w:div w:id="270673441">
                  <w:marLeft w:val="0"/>
                  <w:marRight w:val="0"/>
                  <w:marTop w:val="0"/>
                  <w:marBottom w:val="0"/>
                  <w:divBdr>
                    <w:top w:val="none" w:sz="0" w:space="0" w:color="auto"/>
                    <w:left w:val="none" w:sz="0" w:space="0" w:color="auto"/>
                    <w:bottom w:val="none" w:sz="0" w:space="0" w:color="auto"/>
                    <w:right w:val="none" w:sz="0" w:space="0" w:color="auto"/>
                  </w:divBdr>
                </w:div>
                <w:div w:id="274944129">
                  <w:marLeft w:val="0"/>
                  <w:marRight w:val="0"/>
                  <w:marTop w:val="0"/>
                  <w:marBottom w:val="0"/>
                  <w:divBdr>
                    <w:top w:val="none" w:sz="0" w:space="0" w:color="auto"/>
                    <w:left w:val="none" w:sz="0" w:space="0" w:color="auto"/>
                    <w:bottom w:val="none" w:sz="0" w:space="0" w:color="auto"/>
                    <w:right w:val="none" w:sz="0" w:space="0" w:color="auto"/>
                  </w:divBdr>
                </w:div>
                <w:div w:id="296035038">
                  <w:marLeft w:val="0"/>
                  <w:marRight w:val="0"/>
                  <w:marTop w:val="0"/>
                  <w:marBottom w:val="0"/>
                  <w:divBdr>
                    <w:top w:val="none" w:sz="0" w:space="0" w:color="auto"/>
                    <w:left w:val="none" w:sz="0" w:space="0" w:color="auto"/>
                    <w:bottom w:val="none" w:sz="0" w:space="0" w:color="auto"/>
                    <w:right w:val="none" w:sz="0" w:space="0" w:color="auto"/>
                  </w:divBdr>
                </w:div>
                <w:div w:id="306714005">
                  <w:marLeft w:val="0"/>
                  <w:marRight w:val="0"/>
                  <w:marTop w:val="0"/>
                  <w:marBottom w:val="0"/>
                  <w:divBdr>
                    <w:top w:val="none" w:sz="0" w:space="0" w:color="auto"/>
                    <w:left w:val="none" w:sz="0" w:space="0" w:color="auto"/>
                    <w:bottom w:val="none" w:sz="0" w:space="0" w:color="auto"/>
                    <w:right w:val="none" w:sz="0" w:space="0" w:color="auto"/>
                  </w:divBdr>
                </w:div>
                <w:div w:id="328598241">
                  <w:marLeft w:val="0"/>
                  <w:marRight w:val="0"/>
                  <w:marTop w:val="0"/>
                  <w:marBottom w:val="0"/>
                  <w:divBdr>
                    <w:top w:val="none" w:sz="0" w:space="0" w:color="auto"/>
                    <w:left w:val="none" w:sz="0" w:space="0" w:color="auto"/>
                    <w:bottom w:val="none" w:sz="0" w:space="0" w:color="auto"/>
                    <w:right w:val="none" w:sz="0" w:space="0" w:color="auto"/>
                  </w:divBdr>
                </w:div>
                <w:div w:id="330252824">
                  <w:marLeft w:val="0"/>
                  <w:marRight w:val="0"/>
                  <w:marTop w:val="0"/>
                  <w:marBottom w:val="0"/>
                  <w:divBdr>
                    <w:top w:val="none" w:sz="0" w:space="0" w:color="auto"/>
                    <w:left w:val="none" w:sz="0" w:space="0" w:color="auto"/>
                    <w:bottom w:val="none" w:sz="0" w:space="0" w:color="auto"/>
                    <w:right w:val="none" w:sz="0" w:space="0" w:color="auto"/>
                  </w:divBdr>
                </w:div>
                <w:div w:id="342977086">
                  <w:marLeft w:val="0"/>
                  <w:marRight w:val="0"/>
                  <w:marTop w:val="0"/>
                  <w:marBottom w:val="0"/>
                  <w:divBdr>
                    <w:top w:val="none" w:sz="0" w:space="0" w:color="auto"/>
                    <w:left w:val="none" w:sz="0" w:space="0" w:color="auto"/>
                    <w:bottom w:val="none" w:sz="0" w:space="0" w:color="auto"/>
                    <w:right w:val="none" w:sz="0" w:space="0" w:color="auto"/>
                  </w:divBdr>
                </w:div>
                <w:div w:id="356665475">
                  <w:marLeft w:val="0"/>
                  <w:marRight w:val="0"/>
                  <w:marTop w:val="0"/>
                  <w:marBottom w:val="0"/>
                  <w:divBdr>
                    <w:top w:val="none" w:sz="0" w:space="0" w:color="auto"/>
                    <w:left w:val="none" w:sz="0" w:space="0" w:color="auto"/>
                    <w:bottom w:val="none" w:sz="0" w:space="0" w:color="auto"/>
                    <w:right w:val="none" w:sz="0" w:space="0" w:color="auto"/>
                  </w:divBdr>
                </w:div>
                <w:div w:id="360788987">
                  <w:marLeft w:val="0"/>
                  <w:marRight w:val="0"/>
                  <w:marTop w:val="0"/>
                  <w:marBottom w:val="0"/>
                  <w:divBdr>
                    <w:top w:val="none" w:sz="0" w:space="0" w:color="auto"/>
                    <w:left w:val="none" w:sz="0" w:space="0" w:color="auto"/>
                    <w:bottom w:val="none" w:sz="0" w:space="0" w:color="auto"/>
                    <w:right w:val="none" w:sz="0" w:space="0" w:color="auto"/>
                  </w:divBdr>
                </w:div>
                <w:div w:id="370494950">
                  <w:marLeft w:val="0"/>
                  <w:marRight w:val="0"/>
                  <w:marTop w:val="0"/>
                  <w:marBottom w:val="0"/>
                  <w:divBdr>
                    <w:top w:val="none" w:sz="0" w:space="0" w:color="auto"/>
                    <w:left w:val="none" w:sz="0" w:space="0" w:color="auto"/>
                    <w:bottom w:val="none" w:sz="0" w:space="0" w:color="auto"/>
                    <w:right w:val="none" w:sz="0" w:space="0" w:color="auto"/>
                  </w:divBdr>
                </w:div>
                <w:div w:id="372462561">
                  <w:marLeft w:val="0"/>
                  <w:marRight w:val="0"/>
                  <w:marTop w:val="0"/>
                  <w:marBottom w:val="0"/>
                  <w:divBdr>
                    <w:top w:val="none" w:sz="0" w:space="0" w:color="auto"/>
                    <w:left w:val="none" w:sz="0" w:space="0" w:color="auto"/>
                    <w:bottom w:val="none" w:sz="0" w:space="0" w:color="auto"/>
                    <w:right w:val="none" w:sz="0" w:space="0" w:color="auto"/>
                  </w:divBdr>
                </w:div>
                <w:div w:id="380061535">
                  <w:marLeft w:val="0"/>
                  <w:marRight w:val="0"/>
                  <w:marTop w:val="0"/>
                  <w:marBottom w:val="0"/>
                  <w:divBdr>
                    <w:top w:val="none" w:sz="0" w:space="0" w:color="auto"/>
                    <w:left w:val="none" w:sz="0" w:space="0" w:color="auto"/>
                    <w:bottom w:val="none" w:sz="0" w:space="0" w:color="auto"/>
                    <w:right w:val="none" w:sz="0" w:space="0" w:color="auto"/>
                  </w:divBdr>
                </w:div>
                <w:div w:id="395326940">
                  <w:marLeft w:val="0"/>
                  <w:marRight w:val="0"/>
                  <w:marTop w:val="0"/>
                  <w:marBottom w:val="0"/>
                  <w:divBdr>
                    <w:top w:val="none" w:sz="0" w:space="0" w:color="auto"/>
                    <w:left w:val="none" w:sz="0" w:space="0" w:color="auto"/>
                    <w:bottom w:val="none" w:sz="0" w:space="0" w:color="auto"/>
                    <w:right w:val="none" w:sz="0" w:space="0" w:color="auto"/>
                  </w:divBdr>
                </w:div>
                <w:div w:id="399593737">
                  <w:marLeft w:val="0"/>
                  <w:marRight w:val="0"/>
                  <w:marTop w:val="0"/>
                  <w:marBottom w:val="0"/>
                  <w:divBdr>
                    <w:top w:val="none" w:sz="0" w:space="0" w:color="auto"/>
                    <w:left w:val="none" w:sz="0" w:space="0" w:color="auto"/>
                    <w:bottom w:val="none" w:sz="0" w:space="0" w:color="auto"/>
                    <w:right w:val="none" w:sz="0" w:space="0" w:color="auto"/>
                  </w:divBdr>
                </w:div>
                <w:div w:id="401562917">
                  <w:marLeft w:val="0"/>
                  <w:marRight w:val="0"/>
                  <w:marTop w:val="0"/>
                  <w:marBottom w:val="0"/>
                  <w:divBdr>
                    <w:top w:val="none" w:sz="0" w:space="0" w:color="auto"/>
                    <w:left w:val="none" w:sz="0" w:space="0" w:color="auto"/>
                    <w:bottom w:val="none" w:sz="0" w:space="0" w:color="auto"/>
                    <w:right w:val="none" w:sz="0" w:space="0" w:color="auto"/>
                  </w:divBdr>
                </w:div>
                <w:div w:id="406926942">
                  <w:marLeft w:val="0"/>
                  <w:marRight w:val="0"/>
                  <w:marTop w:val="0"/>
                  <w:marBottom w:val="0"/>
                  <w:divBdr>
                    <w:top w:val="none" w:sz="0" w:space="0" w:color="auto"/>
                    <w:left w:val="none" w:sz="0" w:space="0" w:color="auto"/>
                    <w:bottom w:val="none" w:sz="0" w:space="0" w:color="auto"/>
                    <w:right w:val="none" w:sz="0" w:space="0" w:color="auto"/>
                  </w:divBdr>
                </w:div>
                <w:div w:id="419764092">
                  <w:marLeft w:val="0"/>
                  <w:marRight w:val="0"/>
                  <w:marTop w:val="0"/>
                  <w:marBottom w:val="0"/>
                  <w:divBdr>
                    <w:top w:val="none" w:sz="0" w:space="0" w:color="auto"/>
                    <w:left w:val="none" w:sz="0" w:space="0" w:color="auto"/>
                    <w:bottom w:val="none" w:sz="0" w:space="0" w:color="auto"/>
                    <w:right w:val="none" w:sz="0" w:space="0" w:color="auto"/>
                  </w:divBdr>
                </w:div>
                <w:div w:id="427313672">
                  <w:marLeft w:val="0"/>
                  <w:marRight w:val="0"/>
                  <w:marTop w:val="0"/>
                  <w:marBottom w:val="0"/>
                  <w:divBdr>
                    <w:top w:val="none" w:sz="0" w:space="0" w:color="auto"/>
                    <w:left w:val="none" w:sz="0" w:space="0" w:color="auto"/>
                    <w:bottom w:val="none" w:sz="0" w:space="0" w:color="auto"/>
                    <w:right w:val="none" w:sz="0" w:space="0" w:color="auto"/>
                  </w:divBdr>
                </w:div>
                <w:div w:id="427313846">
                  <w:marLeft w:val="0"/>
                  <w:marRight w:val="0"/>
                  <w:marTop w:val="0"/>
                  <w:marBottom w:val="0"/>
                  <w:divBdr>
                    <w:top w:val="none" w:sz="0" w:space="0" w:color="auto"/>
                    <w:left w:val="none" w:sz="0" w:space="0" w:color="auto"/>
                    <w:bottom w:val="none" w:sz="0" w:space="0" w:color="auto"/>
                    <w:right w:val="none" w:sz="0" w:space="0" w:color="auto"/>
                  </w:divBdr>
                </w:div>
                <w:div w:id="428627346">
                  <w:marLeft w:val="0"/>
                  <w:marRight w:val="0"/>
                  <w:marTop w:val="0"/>
                  <w:marBottom w:val="0"/>
                  <w:divBdr>
                    <w:top w:val="none" w:sz="0" w:space="0" w:color="auto"/>
                    <w:left w:val="none" w:sz="0" w:space="0" w:color="auto"/>
                    <w:bottom w:val="none" w:sz="0" w:space="0" w:color="auto"/>
                    <w:right w:val="none" w:sz="0" w:space="0" w:color="auto"/>
                  </w:divBdr>
                </w:div>
                <w:div w:id="448814411">
                  <w:marLeft w:val="0"/>
                  <w:marRight w:val="0"/>
                  <w:marTop w:val="0"/>
                  <w:marBottom w:val="0"/>
                  <w:divBdr>
                    <w:top w:val="none" w:sz="0" w:space="0" w:color="auto"/>
                    <w:left w:val="none" w:sz="0" w:space="0" w:color="auto"/>
                    <w:bottom w:val="none" w:sz="0" w:space="0" w:color="auto"/>
                    <w:right w:val="none" w:sz="0" w:space="0" w:color="auto"/>
                  </w:divBdr>
                </w:div>
                <w:div w:id="458644357">
                  <w:marLeft w:val="0"/>
                  <w:marRight w:val="0"/>
                  <w:marTop w:val="0"/>
                  <w:marBottom w:val="0"/>
                  <w:divBdr>
                    <w:top w:val="none" w:sz="0" w:space="0" w:color="auto"/>
                    <w:left w:val="none" w:sz="0" w:space="0" w:color="auto"/>
                    <w:bottom w:val="none" w:sz="0" w:space="0" w:color="auto"/>
                    <w:right w:val="none" w:sz="0" w:space="0" w:color="auto"/>
                  </w:divBdr>
                </w:div>
                <w:div w:id="464932617">
                  <w:marLeft w:val="0"/>
                  <w:marRight w:val="0"/>
                  <w:marTop w:val="0"/>
                  <w:marBottom w:val="0"/>
                  <w:divBdr>
                    <w:top w:val="none" w:sz="0" w:space="0" w:color="auto"/>
                    <w:left w:val="none" w:sz="0" w:space="0" w:color="auto"/>
                    <w:bottom w:val="none" w:sz="0" w:space="0" w:color="auto"/>
                    <w:right w:val="none" w:sz="0" w:space="0" w:color="auto"/>
                  </w:divBdr>
                </w:div>
                <w:div w:id="475686289">
                  <w:marLeft w:val="0"/>
                  <w:marRight w:val="0"/>
                  <w:marTop w:val="0"/>
                  <w:marBottom w:val="0"/>
                  <w:divBdr>
                    <w:top w:val="none" w:sz="0" w:space="0" w:color="auto"/>
                    <w:left w:val="none" w:sz="0" w:space="0" w:color="auto"/>
                    <w:bottom w:val="none" w:sz="0" w:space="0" w:color="auto"/>
                    <w:right w:val="none" w:sz="0" w:space="0" w:color="auto"/>
                  </w:divBdr>
                </w:div>
                <w:div w:id="479925940">
                  <w:marLeft w:val="0"/>
                  <w:marRight w:val="0"/>
                  <w:marTop w:val="0"/>
                  <w:marBottom w:val="0"/>
                  <w:divBdr>
                    <w:top w:val="none" w:sz="0" w:space="0" w:color="auto"/>
                    <w:left w:val="none" w:sz="0" w:space="0" w:color="auto"/>
                    <w:bottom w:val="none" w:sz="0" w:space="0" w:color="auto"/>
                    <w:right w:val="none" w:sz="0" w:space="0" w:color="auto"/>
                  </w:divBdr>
                </w:div>
                <w:div w:id="503669299">
                  <w:marLeft w:val="0"/>
                  <w:marRight w:val="0"/>
                  <w:marTop w:val="0"/>
                  <w:marBottom w:val="0"/>
                  <w:divBdr>
                    <w:top w:val="none" w:sz="0" w:space="0" w:color="auto"/>
                    <w:left w:val="none" w:sz="0" w:space="0" w:color="auto"/>
                    <w:bottom w:val="none" w:sz="0" w:space="0" w:color="auto"/>
                    <w:right w:val="none" w:sz="0" w:space="0" w:color="auto"/>
                  </w:divBdr>
                </w:div>
                <w:div w:id="542912078">
                  <w:marLeft w:val="0"/>
                  <w:marRight w:val="0"/>
                  <w:marTop w:val="0"/>
                  <w:marBottom w:val="0"/>
                  <w:divBdr>
                    <w:top w:val="none" w:sz="0" w:space="0" w:color="auto"/>
                    <w:left w:val="none" w:sz="0" w:space="0" w:color="auto"/>
                    <w:bottom w:val="none" w:sz="0" w:space="0" w:color="auto"/>
                    <w:right w:val="none" w:sz="0" w:space="0" w:color="auto"/>
                  </w:divBdr>
                </w:div>
                <w:div w:id="543441276">
                  <w:marLeft w:val="0"/>
                  <w:marRight w:val="0"/>
                  <w:marTop w:val="0"/>
                  <w:marBottom w:val="0"/>
                  <w:divBdr>
                    <w:top w:val="none" w:sz="0" w:space="0" w:color="auto"/>
                    <w:left w:val="none" w:sz="0" w:space="0" w:color="auto"/>
                    <w:bottom w:val="none" w:sz="0" w:space="0" w:color="auto"/>
                    <w:right w:val="none" w:sz="0" w:space="0" w:color="auto"/>
                  </w:divBdr>
                </w:div>
                <w:div w:id="543909577">
                  <w:marLeft w:val="0"/>
                  <w:marRight w:val="0"/>
                  <w:marTop w:val="0"/>
                  <w:marBottom w:val="0"/>
                  <w:divBdr>
                    <w:top w:val="none" w:sz="0" w:space="0" w:color="auto"/>
                    <w:left w:val="none" w:sz="0" w:space="0" w:color="auto"/>
                    <w:bottom w:val="none" w:sz="0" w:space="0" w:color="auto"/>
                    <w:right w:val="none" w:sz="0" w:space="0" w:color="auto"/>
                  </w:divBdr>
                </w:div>
                <w:div w:id="589696894">
                  <w:marLeft w:val="0"/>
                  <w:marRight w:val="0"/>
                  <w:marTop w:val="0"/>
                  <w:marBottom w:val="0"/>
                  <w:divBdr>
                    <w:top w:val="none" w:sz="0" w:space="0" w:color="auto"/>
                    <w:left w:val="none" w:sz="0" w:space="0" w:color="auto"/>
                    <w:bottom w:val="none" w:sz="0" w:space="0" w:color="auto"/>
                    <w:right w:val="none" w:sz="0" w:space="0" w:color="auto"/>
                  </w:divBdr>
                </w:div>
                <w:div w:id="591276993">
                  <w:marLeft w:val="0"/>
                  <w:marRight w:val="0"/>
                  <w:marTop w:val="0"/>
                  <w:marBottom w:val="0"/>
                  <w:divBdr>
                    <w:top w:val="none" w:sz="0" w:space="0" w:color="auto"/>
                    <w:left w:val="none" w:sz="0" w:space="0" w:color="auto"/>
                    <w:bottom w:val="none" w:sz="0" w:space="0" w:color="auto"/>
                    <w:right w:val="none" w:sz="0" w:space="0" w:color="auto"/>
                  </w:divBdr>
                </w:div>
                <w:div w:id="591427296">
                  <w:marLeft w:val="0"/>
                  <w:marRight w:val="0"/>
                  <w:marTop w:val="0"/>
                  <w:marBottom w:val="0"/>
                  <w:divBdr>
                    <w:top w:val="none" w:sz="0" w:space="0" w:color="auto"/>
                    <w:left w:val="none" w:sz="0" w:space="0" w:color="auto"/>
                    <w:bottom w:val="none" w:sz="0" w:space="0" w:color="auto"/>
                    <w:right w:val="none" w:sz="0" w:space="0" w:color="auto"/>
                  </w:divBdr>
                </w:div>
                <w:div w:id="593519876">
                  <w:marLeft w:val="0"/>
                  <w:marRight w:val="0"/>
                  <w:marTop w:val="0"/>
                  <w:marBottom w:val="0"/>
                  <w:divBdr>
                    <w:top w:val="none" w:sz="0" w:space="0" w:color="auto"/>
                    <w:left w:val="none" w:sz="0" w:space="0" w:color="auto"/>
                    <w:bottom w:val="none" w:sz="0" w:space="0" w:color="auto"/>
                    <w:right w:val="none" w:sz="0" w:space="0" w:color="auto"/>
                  </w:divBdr>
                </w:div>
                <w:div w:id="604845851">
                  <w:marLeft w:val="0"/>
                  <w:marRight w:val="0"/>
                  <w:marTop w:val="0"/>
                  <w:marBottom w:val="0"/>
                  <w:divBdr>
                    <w:top w:val="none" w:sz="0" w:space="0" w:color="auto"/>
                    <w:left w:val="none" w:sz="0" w:space="0" w:color="auto"/>
                    <w:bottom w:val="none" w:sz="0" w:space="0" w:color="auto"/>
                    <w:right w:val="none" w:sz="0" w:space="0" w:color="auto"/>
                  </w:divBdr>
                </w:div>
                <w:div w:id="621378464">
                  <w:marLeft w:val="0"/>
                  <w:marRight w:val="0"/>
                  <w:marTop w:val="0"/>
                  <w:marBottom w:val="0"/>
                  <w:divBdr>
                    <w:top w:val="none" w:sz="0" w:space="0" w:color="auto"/>
                    <w:left w:val="none" w:sz="0" w:space="0" w:color="auto"/>
                    <w:bottom w:val="none" w:sz="0" w:space="0" w:color="auto"/>
                    <w:right w:val="none" w:sz="0" w:space="0" w:color="auto"/>
                  </w:divBdr>
                </w:div>
                <w:div w:id="628971575">
                  <w:marLeft w:val="0"/>
                  <w:marRight w:val="0"/>
                  <w:marTop w:val="0"/>
                  <w:marBottom w:val="0"/>
                  <w:divBdr>
                    <w:top w:val="none" w:sz="0" w:space="0" w:color="auto"/>
                    <w:left w:val="none" w:sz="0" w:space="0" w:color="auto"/>
                    <w:bottom w:val="none" w:sz="0" w:space="0" w:color="auto"/>
                    <w:right w:val="none" w:sz="0" w:space="0" w:color="auto"/>
                  </w:divBdr>
                </w:div>
                <w:div w:id="634021272">
                  <w:marLeft w:val="0"/>
                  <w:marRight w:val="0"/>
                  <w:marTop w:val="0"/>
                  <w:marBottom w:val="0"/>
                  <w:divBdr>
                    <w:top w:val="none" w:sz="0" w:space="0" w:color="auto"/>
                    <w:left w:val="none" w:sz="0" w:space="0" w:color="auto"/>
                    <w:bottom w:val="none" w:sz="0" w:space="0" w:color="auto"/>
                    <w:right w:val="none" w:sz="0" w:space="0" w:color="auto"/>
                  </w:divBdr>
                </w:div>
                <w:div w:id="636254871">
                  <w:marLeft w:val="0"/>
                  <w:marRight w:val="0"/>
                  <w:marTop w:val="0"/>
                  <w:marBottom w:val="0"/>
                  <w:divBdr>
                    <w:top w:val="none" w:sz="0" w:space="0" w:color="auto"/>
                    <w:left w:val="none" w:sz="0" w:space="0" w:color="auto"/>
                    <w:bottom w:val="none" w:sz="0" w:space="0" w:color="auto"/>
                    <w:right w:val="none" w:sz="0" w:space="0" w:color="auto"/>
                  </w:divBdr>
                </w:div>
                <w:div w:id="638532657">
                  <w:marLeft w:val="0"/>
                  <w:marRight w:val="0"/>
                  <w:marTop w:val="0"/>
                  <w:marBottom w:val="0"/>
                  <w:divBdr>
                    <w:top w:val="none" w:sz="0" w:space="0" w:color="auto"/>
                    <w:left w:val="none" w:sz="0" w:space="0" w:color="auto"/>
                    <w:bottom w:val="none" w:sz="0" w:space="0" w:color="auto"/>
                    <w:right w:val="none" w:sz="0" w:space="0" w:color="auto"/>
                  </w:divBdr>
                </w:div>
                <w:div w:id="643893944">
                  <w:marLeft w:val="0"/>
                  <w:marRight w:val="0"/>
                  <w:marTop w:val="0"/>
                  <w:marBottom w:val="0"/>
                  <w:divBdr>
                    <w:top w:val="none" w:sz="0" w:space="0" w:color="auto"/>
                    <w:left w:val="none" w:sz="0" w:space="0" w:color="auto"/>
                    <w:bottom w:val="none" w:sz="0" w:space="0" w:color="auto"/>
                    <w:right w:val="none" w:sz="0" w:space="0" w:color="auto"/>
                  </w:divBdr>
                </w:div>
                <w:div w:id="646520585">
                  <w:marLeft w:val="0"/>
                  <w:marRight w:val="0"/>
                  <w:marTop w:val="0"/>
                  <w:marBottom w:val="0"/>
                  <w:divBdr>
                    <w:top w:val="none" w:sz="0" w:space="0" w:color="auto"/>
                    <w:left w:val="none" w:sz="0" w:space="0" w:color="auto"/>
                    <w:bottom w:val="none" w:sz="0" w:space="0" w:color="auto"/>
                    <w:right w:val="none" w:sz="0" w:space="0" w:color="auto"/>
                  </w:divBdr>
                </w:div>
                <w:div w:id="662850878">
                  <w:marLeft w:val="0"/>
                  <w:marRight w:val="0"/>
                  <w:marTop w:val="0"/>
                  <w:marBottom w:val="0"/>
                  <w:divBdr>
                    <w:top w:val="none" w:sz="0" w:space="0" w:color="auto"/>
                    <w:left w:val="none" w:sz="0" w:space="0" w:color="auto"/>
                    <w:bottom w:val="none" w:sz="0" w:space="0" w:color="auto"/>
                    <w:right w:val="none" w:sz="0" w:space="0" w:color="auto"/>
                  </w:divBdr>
                </w:div>
                <w:div w:id="668564427">
                  <w:marLeft w:val="0"/>
                  <w:marRight w:val="0"/>
                  <w:marTop w:val="0"/>
                  <w:marBottom w:val="0"/>
                  <w:divBdr>
                    <w:top w:val="none" w:sz="0" w:space="0" w:color="auto"/>
                    <w:left w:val="none" w:sz="0" w:space="0" w:color="auto"/>
                    <w:bottom w:val="none" w:sz="0" w:space="0" w:color="auto"/>
                    <w:right w:val="none" w:sz="0" w:space="0" w:color="auto"/>
                  </w:divBdr>
                </w:div>
                <w:div w:id="669259124">
                  <w:marLeft w:val="0"/>
                  <w:marRight w:val="0"/>
                  <w:marTop w:val="0"/>
                  <w:marBottom w:val="0"/>
                  <w:divBdr>
                    <w:top w:val="none" w:sz="0" w:space="0" w:color="auto"/>
                    <w:left w:val="none" w:sz="0" w:space="0" w:color="auto"/>
                    <w:bottom w:val="none" w:sz="0" w:space="0" w:color="auto"/>
                    <w:right w:val="none" w:sz="0" w:space="0" w:color="auto"/>
                  </w:divBdr>
                </w:div>
                <w:div w:id="676887865">
                  <w:marLeft w:val="0"/>
                  <w:marRight w:val="0"/>
                  <w:marTop w:val="0"/>
                  <w:marBottom w:val="0"/>
                  <w:divBdr>
                    <w:top w:val="none" w:sz="0" w:space="0" w:color="auto"/>
                    <w:left w:val="none" w:sz="0" w:space="0" w:color="auto"/>
                    <w:bottom w:val="none" w:sz="0" w:space="0" w:color="auto"/>
                    <w:right w:val="none" w:sz="0" w:space="0" w:color="auto"/>
                  </w:divBdr>
                </w:div>
                <w:div w:id="691999090">
                  <w:marLeft w:val="0"/>
                  <w:marRight w:val="0"/>
                  <w:marTop w:val="0"/>
                  <w:marBottom w:val="0"/>
                  <w:divBdr>
                    <w:top w:val="none" w:sz="0" w:space="0" w:color="auto"/>
                    <w:left w:val="none" w:sz="0" w:space="0" w:color="auto"/>
                    <w:bottom w:val="none" w:sz="0" w:space="0" w:color="auto"/>
                    <w:right w:val="none" w:sz="0" w:space="0" w:color="auto"/>
                  </w:divBdr>
                </w:div>
                <w:div w:id="694620436">
                  <w:marLeft w:val="0"/>
                  <w:marRight w:val="0"/>
                  <w:marTop w:val="0"/>
                  <w:marBottom w:val="0"/>
                  <w:divBdr>
                    <w:top w:val="none" w:sz="0" w:space="0" w:color="auto"/>
                    <w:left w:val="none" w:sz="0" w:space="0" w:color="auto"/>
                    <w:bottom w:val="none" w:sz="0" w:space="0" w:color="auto"/>
                    <w:right w:val="none" w:sz="0" w:space="0" w:color="auto"/>
                  </w:divBdr>
                </w:div>
                <w:div w:id="695346045">
                  <w:marLeft w:val="0"/>
                  <w:marRight w:val="0"/>
                  <w:marTop w:val="0"/>
                  <w:marBottom w:val="0"/>
                  <w:divBdr>
                    <w:top w:val="none" w:sz="0" w:space="0" w:color="auto"/>
                    <w:left w:val="none" w:sz="0" w:space="0" w:color="auto"/>
                    <w:bottom w:val="none" w:sz="0" w:space="0" w:color="auto"/>
                    <w:right w:val="none" w:sz="0" w:space="0" w:color="auto"/>
                  </w:divBdr>
                </w:div>
                <w:div w:id="709695676">
                  <w:marLeft w:val="0"/>
                  <w:marRight w:val="0"/>
                  <w:marTop w:val="0"/>
                  <w:marBottom w:val="0"/>
                  <w:divBdr>
                    <w:top w:val="none" w:sz="0" w:space="0" w:color="auto"/>
                    <w:left w:val="none" w:sz="0" w:space="0" w:color="auto"/>
                    <w:bottom w:val="none" w:sz="0" w:space="0" w:color="auto"/>
                    <w:right w:val="none" w:sz="0" w:space="0" w:color="auto"/>
                  </w:divBdr>
                </w:div>
                <w:div w:id="720401277">
                  <w:marLeft w:val="0"/>
                  <w:marRight w:val="0"/>
                  <w:marTop w:val="0"/>
                  <w:marBottom w:val="0"/>
                  <w:divBdr>
                    <w:top w:val="none" w:sz="0" w:space="0" w:color="auto"/>
                    <w:left w:val="none" w:sz="0" w:space="0" w:color="auto"/>
                    <w:bottom w:val="none" w:sz="0" w:space="0" w:color="auto"/>
                    <w:right w:val="none" w:sz="0" w:space="0" w:color="auto"/>
                  </w:divBdr>
                </w:div>
                <w:div w:id="731805341">
                  <w:marLeft w:val="0"/>
                  <w:marRight w:val="0"/>
                  <w:marTop w:val="0"/>
                  <w:marBottom w:val="0"/>
                  <w:divBdr>
                    <w:top w:val="none" w:sz="0" w:space="0" w:color="auto"/>
                    <w:left w:val="none" w:sz="0" w:space="0" w:color="auto"/>
                    <w:bottom w:val="none" w:sz="0" w:space="0" w:color="auto"/>
                    <w:right w:val="none" w:sz="0" w:space="0" w:color="auto"/>
                  </w:divBdr>
                </w:div>
                <w:div w:id="737943760">
                  <w:marLeft w:val="0"/>
                  <w:marRight w:val="0"/>
                  <w:marTop w:val="0"/>
                  <w:marBottom w:val="0"/>
                  <w:divBdr>
                    <w:top w:val="none" w:sz="0" w:space="0" w:color="auto"/>
                    <w:left w:val="none" w:sz="0" w:space="0" w:color="auto"/>
                    <w:bottom w:val="none" w:sz="0" w:space="0" w:color="auto"/>
                    <w:right w:val="none" w:sz="0" w:space="0" w:color="auto"/>
                  </w:divBdr>
                </w:div>
                <w:div w:id="739672051">
                  <w:marLeft w:val="0"/>
                  <w:marRight w:val="0"/>
                  <w:marTop w:val="0"/>
                  <w:marBottom w:val="0"/>
                  <w:divBdr>
                    <w:top w:val="none" w:sz="0" w:space="0" w:color="auto"/>
                    <w:left w:val="none" w:sz="0" w:space="0" w:color="auto"/>
                    <w:bottom w:val="none" w:sz="0" w:space="0" w:color="auto"/>
                    <w:right w:val="none" w:sz="0" w:space="0" w:color="auto"/>
                  </w:divBdr>
                </w:div>
                <w:div w:id="747190649">
                  <w:marLeft w:val="0"/>
                  <w:marRight w:val="0"/>
                  <w:marTop w:val="0"/>
                  <w:marBottom w:val="0"/>
                  <w:divBdr>
                    <w:top w:val="none" w:sz="0" w:space="0" w:color="auto"/>
                    <w:left w:val="none" w:sz="0" w:space="0" w:color="auto"/>
                    <w:bottom w:val="none" w:sz="0" w:space="0" w:color="auto"/>
                    <w:right w:val="none" w:sz="0" w:space="0" w:color="auto"/>
                  </w:divBdr>
                </w:div>
                <w:div w:id="748694280">
                  <w:marLeft w:val="0"/>
                  <w:marRight w:val="0"/>
                  <w:marTop w:val="0"/>
                  <w:marBottom w:val="0"/>
                  <w:divBdr>
                    <w:top w:val="none" w:sz="0" w:space="0" w:color="auto"/>
                    <w:left w:val="none" w:sz="0" w:space="0" w:color="auto"/>
                    <w:bottom w:val="none" w:sz="0" w:space="0" w:color="auto"/>
                    <w:right w:val="none" w:sz="0" w:space="0" w:color="auto"/>
                  </w:divBdr>
                </w:div>
                <w:div w:id="755634845">
                  <w:marLeft w:val="0"/>
                  <w:marRight w:val="0"/>
                  <w:marTop w:val="0"/>
                  <w:marBottom w:val="0"/>
                  <w:divBdr>
                    <w:top w:val="none" w:sz="0" w:space="0" w:color="auto"/>
                    <w:left w:val="none" w:sz="0" w:space="0" w:color="auto"/>
                    <w:bottom w:val="none" w:sz="0" w:space="0" w:color="auto"/>
                    <w:right w:val="none" w:sz="0" w:space="0" w:color="auto"/>
                  </w:divBdr>
                </w:div>
                <w:div w:id="756286583">
                  <w:marLeft w:val="0"/>
                  <w:marRight w:val="0"/>
                  <w:marTop w:val="0"/>
                  <w:marBottom w:val="0"/>
                  <w:divBdr>
                    <w:top w:val="none" w:sz="0" w:space="0" w:color="auto"/>
                    <w:left w:val="none" w:sz="0" w:space="0" w:color="auto"/>
                    <w:bottom w:val="none" w:sz="0" w:space="0" w:color="auto"/>
                    <w:right w:val="none" w:sz="0" w:space="0" w:color="auto"/>
                  </w:divBdr>
                </w:div>
                <w:div w:id="757137777">
                  <w:marLeft w:val="0"/>
                  <w:marRight w:val="0"/>
                  <w:marTop w:val="0"/>
                  <w:marBottom w:val="0"/>
                  <w:divBdr>
                    <w:top w:val="none" w:sz="0" w:space="0" w:color="auto"/>
                    <w:left w:val="none" w:sz="0" w:space="0" w:color="auto"/>
                    <w:bottom w:val="none" w:sz="0" w:space="0" w:color="auto"/>
                    <w:right w:val="none" w:sz="0" w:space="0" w:color="auto"/>
                  </w:divBdr>
                </w:div>
                <w:div w:id="760101145">
                  <w:marLeft w:val="0"/>
                  <w:marRight w:val="0"/>
                  <w:marTop w:val="0"/>
                  <w:marBottom w:val="0"/>
                  <w:divBdr>
                    <w:top w:val="none" w:sz="0" w:space="0" w:color="auto"/>
                    <w:left w:val="none" w:sz="0" w:space="0" w:color="auto"/>
                    <w:bottom w:val="none" w:sz="0" w:space="0" w:color="auto"/>
                    <w:right w:val="none" w:sz="0" w:space="0" w:color="auto"/>
                  </w:divBdr>
                </w:div>
                <w:div w:id="783037612">
                  <w:marLeft w:val="0"/>
                  <w:marRight w:val="0"/>
                  <w:marTop w:val="0"/>
                  <w:marBottom w:val="0"/>
                  <w:divBdr>
                    <w:top w:val="none" w:sz="0" w:space="0" w:color="auto"/>
                    <w:left w:val="none" w:sz="0" w:space="0" w:color="auto"/>
                    <w:bottom w:val="none" w:sz="0" w:space="0" w:color="auto"/>
                    <w:right w:val="none" w:sz="0" w:space="0" w:color="auto"/>
                  </w:divBdr>
                </w:div>
                <w:div w:id="785153459">
                  <w:marLeft w:val="0"/>
                  <w:marRight w:val="0"/>
                  <w:marTop w:val="0"/>
                  <w:marBottom w:val="0"/>
                  <w:divBdr>
                    <w:top w:val="none" w:sz="0" w:space="0" w:color="auto"/>
                    <w:left w:val="none" w:sz="0" w:space="0" w:color="auto"/>
                    <w:bottom w:val="none" w:sz="0" w:space="0" w:color="auto"/>
                    <w:right w:val="none" w:sz="0" w:space="0" w:color="auto"/>
                  </w:divBdr>
                </w:div>
                <w:div w:id="790904390">
                  <w:marLeft w:val="0"/>
                  <w:marRight w:val="0"/>
                  <w:marTop w:val="0"/>
                  <w:marBottom w:val="0"/>
                  <w:divBdr>
                    <w:top w:val="none" w:sz="0" w:space="0" w:color="auto"/>
                    <w:left w:val="none" w:sz="0" w:space="0" w:color="auto"/>
                    <w:bottom w:val="none" w:sz="0" w:space="0" w:color="auto"/>
                    <w:right w:val="none" w:sz="0" w:space="0" w:color="auto"/>
                  </w:divBdr>
                </w:div>
                <w:div w:id="792750939">
                  <w:marLeft w:val="0"/>
                  <w:marRight w:val="0"/>
                  <w:marTop w:val="0"/>
                  <w:marBottom w:val="0"/>
                  <w:divBdr>
                    <w:top w:val="none" w:sz="0" w:space="0" w:color="auto"/>
                    <w:left w:val="none" w:sz="0" w:space="0" w:color="auto"/>
                    <w:bottom w:val="none" w:sz="0" w:space="0" w:color="auto"/>
                    <w:right w:val="none" w:sz="0" w:space="0" w:color="auto"/>
                  </w:divBdr>
                </w:div>
                <w:div w:id="795218470">
                  <w:marLeft w:val="0"/>
                  <w:marRight w:val="0"/>
                  <w:marTop w:val="0"/>
                  <w:marBottom w:val="0"/>
                  <w:divBdr>
                    <w:top w:val="none" w:sz="0" w:space="0" w:color="auto"/>
                    <w:left w:val="none" w:sz="0" w:space="0" w:color="auto"/>
                    <w:bottom w:val="none" w:sz="0" w:space="0" w:color="auto"/>
                    <w:right w:val="none" w:sz="0" w:space="0" w:color="auto"/>
                  </w:divBdr>
                </w:div>
                <w:div w:id="796216466">
                  <w:marLeft w:val="0"/>
                  <w:marRight w:val="0"/>
                  <w:marTop w:val="0"/>
                  <w:marBottom w:val="0"/>
                  <w:divBdr>
                    <w:top w:val="none" w:sz="0" w:space="0" w:color="auto"/>
                    <w:left w:val="none" w:sz="0" w:space="0" w:color="auto"/>
                    <w:bottom w:val="none" w:sz="0" w:space="0" w:color="auto"/>
                    <w:right w:val="none" w:sz="0" w:space="0" w:color="auto"/>
                  </w:divBdr>
                </w:div>
                <w:div w:id="800422243">
                  <w:marLeft w:val="0"/>
                  <w:marRight w:val="0"/>
                  <w:marTop w:val="0"/>
                  <w:marBottom w:val="0"/>
                  <w:divBdr>
                    <w:top w:val="none" w:sz="0" w:space="0" w:color="auto"/>
                    <w:left w:val="none" w:sz="0" w:space="0" w:color="auto"/>
                    <w:bottom w:val="none" w:sz="0" w:space="0" w:color="auto"/>
                    <w:right w:val="none" w:sz="0" w:space="0" w:color="auto"/>
                  </w:divBdr>
                </w:div>
                <w:div w:id="802963310">
                  <w:marLeft w:val="0"/>
                  <w:marRight w:val="0"/>
                  <w:marTop w:val="0"/>
                  <w:marBottom w:val="0"/>
                  <w:divBdr>
                    <w:top w:val="none" w:sz="0" w:space="0" w:color="auto"/>
                    <w:left w:val="none" w:sz="0" w:space="0" w:color="auto"/>
                    <w:bottom w:val="none" w:sz="0" w:space="0" w:color="auto"/>
                    <w:right w:val="none" w:sz="0" w:space="0" w:color="auto"/>
                  </w:divBdr>
                </w:div>
                <w:div w:id="813913319">
                  <w:marLeft w:val="0"/>
                  <w:marRight w:val="0"/>
                  <w:marTop w:val="0"/>
                  <w:marBottom w:val="0"/>
                  <w:divBdr>
                    <w:top w:val="none" w:sz="0" w:space="0" w:color="auto"/>
                    <w:left w:val="none" w:sz="0" w:space="0" w:color="auto"/>
                    <w:bottom w:val="none" w:sz="0" w:space="0" w:color="auto"/>
                    <w:right w:val="none" w:sz="0" w:space="0" w:color="auto"/>
                  </w:divBdr>
                </w:div>
                <w:div w:id="815145656">
                  <w:marLeft w:val="0"/>
                  <w:marRight w:val="0"/>
                  <w:marTop w:val="0"/>
                  <w:marBottom w:val="0"/>
                  <w:divBdr>
                    <w:top w:val="none" w:sz="0" w:space="0" w:color="auto"/>
                    <w:left w:val="none" w:sz="0" w:space="0" w:color="auto"/>
                    <w:bottom w:val="none" w:sz="0" w:space="0" w:color="auto"/>
                    <w:right w:val="none" w:sz="0" w:space="0" w:color="auto"/>
                  </w:divBdr>
                </w:div>
                <w:div w:id="823394517">
                  <w:marLeft w:val="0"/>
                  <w:marRight w:val="0"/>
                  <w:marTop w:val="0"/>
                  <w:marBottom w:val="0"/>
                  <w:divBdr>
                    <w:top w:val="none" w:sz="0" w:space="0" w:color="auto"/>
                    <w:left w:val="none" w:sz="0" w:space="0" w:color="auto"/>
                    <w:bottom w:val="none" w:sz="0" w:space="0" w:color="auto"/>
                    <w:right w:val="none" w:sz="0" w:space="0" w:color="auto"/>
                  </w:divBdr>
                </w:div>
                <w:div w:id="836457012">
                  <w:marLeft w:val="0"/>
                  <w:marRight w:val="0"/>
                  <w:marTop w:val="0"/>
                  <w:marBottom w:val="0"/>
                  <w:divBdr>
                    <w:top w:val="none" w:sz="0" w:space="0" w:color="auto"/>
                    <w:left w:val="none" w:sz="0" w:space="0" w:color="auto"/>
                    <w:bottom w:val="none" w:sz="0" w:space="0" w:color="auto"/>
                    <w:right w:val="none" w:sz="0" w:space="0" w:color="auto"/>
                  </w:divBdr>
                </w:div>
                <w:div w:id="836575117">
                  <w:marLeft w:val="0"/>
                  <w:marRight w:val="0"/>
                  <w:marTop w:val="0"/>
                  <w:marBottom w:val="0"/>
                  <w:divBdr>
                    <w:top w:val="none" w:sz="0" w:space="0" w:color="auto"/>
                    <w:left w:val="none" w:sz="0" w:space="0" w:color="auto"/>
                    <w:bottom w:val="none" w:sz="0" w:space="0" w:color="auto"/>
                    <w:right w:val="none" w:sz="0" w:space="0" w:color="auto"/>
                  </w:divBdr>
                </w:div>
                <w:div w:id="848911586">
                  <w:marLeft w:val="0"/>
                  <w:marRight w:val="0"/>
                  <w:marTop w:val="0"/>
                  <w:marBottom w:val="0"/>
                  <w:divBdr>
                    <w:top w:val="none" w:sz="0" w:space="0" w:color="auto"/>
                    <w:left w:val="none" w:sz="0" w:space="0" w:color="auto"/>
                    <w:bottom w:val="none" w:sz="0" w:space="0" w:color="auto"/>
                    <w:right w:val="none" w:sz="0" w:space="0" w:color="auto"/>
                  </w:divBdr>
                </w:div>
                <w:div w:id="862283479">
                  <w:marLeft w:val="0"/>
                  <w:marRight w:val="0"/>
                  <w:marTop w:val="0"/>
                  <w:marBottom w:val="0"/>
                  <w:divBdr>
                    <w:top w:val="none" w:sz="0" w:space="0" w:color="auto"/>
                    <w:left w:val="none" w:sz="0" w:space="0" w:color="auto"/>
                    <w:bottom w:val="none" w:sz="0" w:space="0" w:color="auto"/>
                    <w:right w:val="none" w:sz="0" w:space="0" w:color="auto"/>
                  </w:divBdr>
                </w:div>
                <w:div w:id="867371730">
                  <w:marLeft w:val="0"/>
                  <w:marRight w:val="0"/>
                  <w:marTop w:val="0"/>
                  <w:marBottom w:val="0"/>
                  <w:divBdr>
                    <w:top w:val="none" w:sz="0" w:space="0" w:color="auto"/>
                    <w:left w:val="none" w:sz="0" w:space="0" w:color="auto"/>
                    <w:bottom w:val="none" w:sz="0" w:space="0" w:color="auto"/>
                    <w:right w:val="none" w:sz="0" w:space="0" w:color="auto"/>
                  </w:divBdr>
                </w:div>
                <w:div w:id="870611114">
                  <w:marLeft w:val="0"/>
                  <w:marRight w:val="0"/>
                  <w:marTop w:val="0"/>
                  <w:marBottom w:val="0"/>
                  <w:divBdr>
                    <w:top w:val="none" w:sz="0" w:space="0" w:color="auto"/>
                    <w:left w:val="none" w:sz="0" w:space="0" w:color="auto"/>
                    <w:bottom w:val="none" w:sz="0" w:space="0" w:color="auto"/>
                    <w:right w:val="none" w:sz="0" w:space="0" w:color="auto"/>
                  </w:divBdr>
                </w:div>
                <w:div w:id="875700135">
                  <w:marLeft w:val="0"/>
                  <w:marRight w:val="0"/>
                  <w:marTop w:val="0"/>
                  <w:marBottom w:val="0"/>
                  <w:divBdr>
                    <w:top w:val="none" w:sz="0" w:space="0" w:color="auto"/>
                    <w:left w:val="none" w:sz="0" w:space="0" w:color="auto"/>
                    <w:bottom w:val="none" w:sz="0" w:space="0" w:color="auto"/>
                    <w:right w:val="none" w:sz="0" w:space="0" w:color="auto"/>
                  </w:divBdr>
                </w:div>
                <w:div w:id="880751928">
                  <w:marLeft w:val="0"/>
                  <w:marRight w:val="0"/>
                  <w:marTop w:val="0"/>
                  <w:marBottom w:val="0"/>
                  <w:divBdr>
                    <w:top w:val="none" w:sz="0" w:space="0" w:color="auto"/>
                    <w:left w:val="none" w:sz="0" w:space="0" w:color="auto"/>
                    <w:bottom w:val="none" w:sz="0" w:space="0" w:color="auto"/>
                    <w:right w:val="none" w:sz="0" w:space="0" w:color="auto"/>
                  </w:divBdr>
                </w:div>
                <w:div w:id="886836017">
                  <w:marLeft w:val="0"/>
                  <w:marRight w:val="0"/>
                  <w:marTop w:val="0"/>
                  <w:marBottom w:val="0"/>
                  <w:divBdr>
                    <w:top w:val="none" w:sz="0" w:space="0" w:color="auto"/>
                    <w:left w:val="none" w:sz="0" w:space="0" w:color="auto"/>
                    <w:bottom w:val="none" w:sz="0" w:space="0" w:color="auto"/>
                    <w:right w:val="none" w:sz="0" w:space="0" w:color="auto"/>
                  </w:divBdr>
                </w:div>
                <w:div w:id="890068867">
                  <w:marLeft w:val="0"/>
                  <w:marRight w:val="0"/>
                  <w:marTop w:val="0"/>
                  <w:marBottom w:val="0"/>
                  <w:divBdr>
                    <w:top w:val="none" w:sz="0" w:space="0" w:color="auto"/>
                    <w:left w:val="none" w:sz="0" w:space="0" w:color="auto"/>
                    <w:bottom w:val="none" w:sz="0" w:space="0" w:color="auto"/>
                    <w:right w:val="none" w:sz="0" w:space="0" w:color="auto"/>
                  </w:divBdr>
                </w:div>
                <w:div w:id="896473528">
                  <w:marLeft w:val="0"/>
                  <w:marRight w:val="0"/>
                  <w:marTop w:val="0"/>
                  <w:marBottom w:val="0"/>
                  <w:divBdr>
                    <w:top w:val="none" w:sz="0" w:space="0" w:color="auto"/>
                    <w:left w:val="none" w:sz="0" w:space="0" w:color="auto"/>
                    <w:bottom w:val="none" w:sz="0" w:space="0" w:color="auto"/>
                    <w:right w:val="none" w:sz="0" w:space="0" w:color="auto"/>
                  </w:divBdr>
                </w:div>
                <w:div w:id="897521839">
                  <w:marLeft w:val="0"/>
                  <w:marRight w:val="0"/>
                  <w:marTop w:val="0"/>
                  <w:marBottom w:val="0"/>
                  <w:divBdr>
                    <w:top w:val="none" w:sz="0" w:space="0" w:color="auto"/>
                    <w:left w:val="none" w:sz="0" w:space="0" w:color="auto"/>
                    <w:bottom w:val="none" w:sz="0" w:space="0" w:color="auto"/>
                    <w:right w:val="none" w:sz="0" w:space="0" w:color="auto"/>
                  </w:divBdr>
                </w:div>
                <w:div w:id="900676687">
                  <w:marLeft w:val="0"/>
                  <w:marRight w:val="0"/>
                  <w:marTop w:val="0"/>
                  <w:marBottom w:val="0"/>
                  <w:divBdr>
                    <w:top w:val="none" w:sz="0" w:space="0" w:color="auto"/>
                    <w:left w:val="none" w:sz="0" w:space="0" w:color="auto"/>
                    <w:bottom w:val="none" w:sz="0" w:space="0" w:color="auto"/>
                    <w:right w:val="none" w:sz="0" w:space="0" w:color="auto"/>
                  </w:divBdr>
                </w:div>
                <w:div w:id="907300290">
                  <w:marLeft w:val="0"/>
                  <w:marRight w:val="0"/>
                  <w:marTop w:val="0"/>
                  <w:marBottom w:val="0"/>
                  <w:divBdr>
                    <w:top w:val="none" w:sz="0" w:space="0" w:color="auto"/>
                    <w:left w:val="none" w:sz="0" w:space="0" w:color="auto"/>
                    <w:bottom w:val="none" w:sz="0" w:space="0" w:color="auto"/>
                    <w:right w:val="none" w:sz="0" w:space="0" w:color="auto"/>
                  </w:divBdr>
                </w:div>
                <w:div w:id="928776382">
                  <w:marLeft w:val="0"/>
                  <w:marRight w:val="0"/>
                  <w:marTop w:val="0"/>
                  <w:marBottom w:val="0"/>
                  <w:divBdr>
                    <w:top w:val="none" w:sz="0" w:space="0" w:color="auto"/>
                    <w:left w:val="none" w:sz="0" w:space="0" w:color="auto"/>
                    <w:bottom w:val="none" w:sz="0" w:space="0" w:color="auto"/>
                    <w:right w:val="none" w:sz="0" w:space="0" w:color="auto"/>
                  </w:divBdr>
                </w:div>
                <w:div w:id="933633726">
                  <w:marLeft w:val="0"/>
                  <w:marRight w:val="0"/>
                  <w:marTop w:val="0"/>
                  <w:marBottom w:val="0"/>
                  <w:divBdr>
                    <w:top w:val="none" w:sz="0" w:space="0" w:color="auto"/>
                    <w:left w:val="none" w:sz="0" w:space="0" w:color="auto"/>
                    <w:bottom w:val="none" w:sz="0" w:space="0" w:color="auto"/>
                    <w:right w:val="none" w:sz="0" w:space="0" w:color="auto"/>
                  </w:divBdr>
                </w:div>
                <w:div w:id="936599394">
                  <w:marLeft w:val="0"/>
                  <w:marRight w:val="0"/>
                  <w:marTop w:val="0"/>
                  <w:marBottom w:val="0"/>
                  <w:divBdr>
                    <w:top w:val="none" w:sz="0" w:space="0" w:color="auto"/>
                    <w:left w:val="none" w:sz="0" w:space="0" w:color="auto"/>
                    <w:bottom w:val="none" w:sz="0" w:space="0" w:color="auto"/>
                    <w:right w:val="none" w:sz="0" w:space="0" w:color="auto"/>
                  </w:divBdr>
                </w:div>
                <w:div w:id="940337864">
                  <w:marLeft w:val="0"/>
                  <w:marRight w:val="0"/>
                  <w:marTop w:val="0"/>
                  <w:marBottom w:val="0"/>
                  <w:divBdr>
                    <w:top w:val="none" w:sz="0" w:space="0" w:color="auto"/>
                    <w:left w:val="none" w:sz="0" w:space="0" w:color="auto"/>
                    <w:bottom w:val="none" w:sz="0" w:space="0" w:color="auto"/>
                    <w:right w:val="none" w:sz="0" w:space="0" w:color="auto"/>
                  </w:divBdr>
                </w:div>
                <w:div w:id="952517698">
                  <w:marLeft w:val="0"/>
                  <w:marRight w:val="0"/>
                  <w:marTop w:val="0"/>
                  <w:marBottom w:val="0"/>
                  <w:divBdr>
                    <w:top w:val="none" w:sz="0" w:space="0" w:color="auto"/>
                    <w:left w:val="none" w:sz="0" w:space="0" w:color="auto"/>
                    <w:bottom w:val="none" w:sz="0" w:space="0" w:color="auto"/>
                    <w:right w:val="none" w:sz="0" w:space="0" w:color="auto"/>
                  </w:divBdr>
                </w:div>
                <w:div w:id="955872248">
                  <w:marLeft w:val="0"/>
                  <w:marRight w:val="0"/>
                  <w:marTop w:val="0"/>
                  <w:marBottom w:val="0"/>
                  <w:divBdr>
                    <w:top w:val="none" w:sz="0" w:space="0" w:color="auto"/>
                    <w:left w:val="none" w:sz="0" w:space="0" w:color="auto"/>
                    <w:bottom w:val="none" w:sz="0" w:space="0" w:color="auto"/>
                    <w:right w:val="none" w:sz="0" w:space="0" w:color="auto"/>
                  </w:divBdr>
                </w:div>
                <w:div w:id="959724725">
                  <w:marLeft w:val="0"/>
                  <w:marRight w:val="0"/>
                  <w:marTop w:val="0"/>
                  <w:marBottom w:val="0"/>
                  <w:divBdr>
                    <w:top w:val="none" w:sz="0" w:space="0" w:color="auto"/>
                    <w:left w:val="none" w:sz="0" w:space="0" w:color="auto"/>
                    <w:bottom w:val="none" w:sz="0" w:space="0" w:color="auto"/>
                    <w:right w:val="none" w:sz="0" w:space="0" w:color="auto"/>
                  </w:divBdr>
                </w:div>
                <w:div w:id="972834112">
                  <w:marLeft w:val="0"/>
                  <w:marRight w:val="0"/>
                  <w:marTop w:val="0"/>
                  <w:marBottom w:val="0"/>
                  <w:divBdr>
                    <w:top w:val="none" w:sz="0" w:space="0" w:color="auto"/>
                    <w:left w:val="none" w:sz="0" w:space="0" w:color="auto"/>
                    <w:bottom w:val="none" w:sz="0" w:space="0" w:color="auto"/>
                    <w:right w:val="none" w:sz="0" w:space="0" w:color="auto"/>
                  </w:divBdr>
                </w:div>
                <w:div w:id="977103444">
                  <w:marLeft w:val="0"/>
                  <w:marRight w:val="0"/>
                  <w:marTop w:val="0"/>
                  <w:marBottom w:val="0"/>
                  <w:divBdr>
                    <w:top w:val="none" w:sz="0" w:space="0" w:color="auto"/>
                    <w:left w:val="none" w:sz="0" w:space="0" w:color="auto"/>
                    <w:bottom w:val="none" w:sz="0" w:space="0" w:color="auto"/>
                    <w:right w:val="none" w:sz="0" w:space="0" w:color="auto"/>
                  </w:divBdr>
                </w:div>
                <w:div w:id="979729641">
                  <w:marLeft w:val="0"/>
                  <w:marRight w:val="0"/>
                  <w:marTop w:val="0"/>
                  <w:marBottom w:val="0"/>
                  <w:divBdr>
                    <w:top w:val="none" w:sz="0" w:space="0" w:color="auto"/>
                    <w:left w:val="none" w:sz="0" w:space="0" w:color="auto"/>
                    <w:bottom w:val="none" w:sz="0" w:space="0" w:color="auto"/>
                    <w:right w:val="none" w:sz="0" w:space="0" w:color="auto"/>
                  </w:divBdr>
                </w:div>
                <w:div w:id="985934484">
                  <w:marLeft w:val="0"/>
                  <w:marRight w:val="0"/>
                  <w:marTop w:val="0"/>
                  <w:marBottom w:val="0"/>
                  <w:divBdr>
                    <w:top w:val="none" w:sz="0" w:space="0" w:color="auto"/>
                    <w:left w:val="none" w:sz="0" w:space="0" w:color="auto"/>
                    <w:bottom w:val="none" w:sz="0" w:space="0" w:color="auto"/>
                    <w:right w:val="none" w:sz="0" w:space="0" w:color="auto"/>
                  </w:divBdr>
                </w:div>
                <w:div w:id="1001927513">
                  <w:marLeft w:val="0"/>
                  <w:marRight w:val="0"/>
                  <w:marTop w:val="0"/>
                  <w:marBottom w:val="0"/>
                  <w:divBdr>
                    <w:top w:val="none" w:sz="0" w:space="0" w:color="auto"/>
                    <w:left w:val="none" w:sz="0" w:space="0" w:color="auto"/>
                    <w:bottom w:val="none" w:sz="0" w:space="0" w:color="auto"/>
                    <w:right w:val="none" w:sz="0" w:space="0" w:color="auto"/>
                  </w:divBdr>
                </w:div>
                <w:div w:id="1003166629">
                  <w:marLeft w:val="0"/>
                  <w:marRight w:val="0"/>
                  <w:marTop w:val="0"/>
                  <w:marBottom w:val="0"/>
                  <w:divBdr>
                    <w:top w:val="none" w:sz="0" w:space="0" w:color="auto"/>
                    <w:left w:val="none" w:sz="0" w:space="0" w:color="auto"/>
                    <w:bottom w:val="none" w:sz="0" w:space="0" w:color="auto"/>
                    <w:right w:val="none" w:sz="0" w:space="0" w:color="auto"/>
                  </w:divBdr>
                </w:div>
                <w:div w:id="1042023598">
                  <w:marLeft w:val="0"/>
                  <w:marRight w:val="0"/>
                  <w:marTop w:val="0"/>
                  <w:marBottom w:val="0"/>
                  <w:divBdr>
                    <w:top w:val="none" w:sz="0" w:space="0" w:color="auto"/>
                    <w:left w:val="none" w:sz="0" w:space="0" w:color="auto"/>
                    <w:bottom w:val="none" w:sz="0" w:space="0" w:color="auto"/>
                    <w:right w:val="none" w:sz="0" w:space="0" w:color="auto"/>
                  </w:divBdr>
                </w:div>
                <w:div w:id="1044522862">
                  <w:marLeft w:val="0"/>
                  <w:marRight w:val="0"/>
                  <w:marTop w:val="0"/>
                  <w:marBottom w:val="0"/>
                  <w:divBdr>
                    <w:top w:val="none" w:sz="0" w:space="0" w:color="auto"/>
                    <w:left w:val="none" w:sz="0" w:space="0" w:color="auto"/>
                    <w:bottom w:val="none" w:sz="0" w:space="0" w:color="auto"/>
                    <w:right w:val="none" w:sz="0" w:space="0" w:color="auto"/>
                  </w:divBdr>
                </w:div>
                <w:div w:id="1049846107">
                  <w:marLeft w:val="0"/>
                  <w:marRight w:val="0"/>
                  <w:marTop w:val="0"/>
                  <w:marBottom w:val="0"/>
                  <w:divBdr>
                    <w:top w:val="none" w:sz="0" w:space="0" w:color="auto"/>
                    <w:left w:val="none" w:sz="0" w:space="0" w:color="auto"/>
                    <w:bottom w:val="none" w:sz="0" w:space="0" w:color="auto"/>
                    <w:right w:val="none" w:sz="0" w:space="0" w:color="auto"/>
                  </w:divBdr>
                </w:div>
                <w:div w:id="1056779658">
                  <w:marLeft w:val="0"/>
                  <w:marRight w:val="0"/>
                  <w:marTop w:val="0"/>
                  <w:marBottom w:val="0"/>
                  <w:divBdr>
                    <w:top w:val="none" w:sz="0" w:space="0" w:color="auto"/>
                    <w:left w:val="none" w:sz="0" w:space="0" w:color="auto"/>
                    <w:bottom w:val="none" w:sz="0" w:space="0" w:color="auto"/>
                    <w:right w:val="none" w:sz="0" w:space="0" w:color="auto"/>
                  </w:divBdr>
                </w:div>
                <w:div w:id="1058355388">
                  <w:marLeft w:val="0"/>
                  <w:marRight w:val="0"/>
                  <w:marTop w:val="0"/>
                  <w:marBottom w:val="0"/>
                  <w:divBdr>
                    <w:top w:val="none" w:sz="0" w:space="0" w:color="auto"/>
                    <w:left w:val="none" w:sz="0" w:space="0" w:color="auto"/>
                    <w:bottom w:val="none" w:sz="0" w:space="0" w:color="auto"/>
                    <w:right w:val="none" w:sz="0" w:space="0" w:color="auto"/>
                  </w:divBdr>
                </w:div>
                <w:div w:id="1058624649">
                  <w:marLeft w:val="0"/>
                  <w:marRight w:val="0"/>
                  <w:marTop w:val="0"/>
                  <w:marBottom w:val="0"/>
                  <w:divBdr>
                    <w:top w:val="none" w:sz="0" w:space="0" w:color="auto"/>
                    <w:left w:val="none" w:sz="0" w:space="0" w:color="auto"/>
                    <w:bottom w:val="none" w:sz="0" w:space="0" w:color="auto"/>
                    <w:right w:val="none" w:sz="0" w:space="0" w:color="auto"/>
                  </w:divBdr>
                </w:div>
                <w:div w:id="1092318106">
                  <w:marLeft w:val="0"/>
                  <w:marRight w:val="0"/>
                  <w:marTop w:val="0"/>
                  <w:marBottom w:val="0"/>
                  <w:divBdr>
                    <w:top w:val="none" w:sz="0" w:space="0" w:color="auto"/>
                    <w:left w:val="none" w:sz="0" w:space="0" w:color="auto"/>
                    <w:bottom w:val="none" w:sz="0" w:space="0" w:color="auto"/>
                    <w:right w:val="none" w:sz="0" w:space="0" w:color="auto"/>
                  </w:divBdr>
                </w:div>
                <w:div w:id="1092435164">
                  <w:marLeft w:val="0"/>
                  <w:marRight w:val="0"/>
                  <w:marTop w:val="0"/>
                  <w:marBottom w:val="0"/>
                  <w:divBdr>
                    <w:top w:val="none" w:sz="0" w:space="0" w:color="auto"/>
                    <w:left w:val="none" w:sz="0" w:space="0" w:color="auto"/>
                    <w:bottom w:val="none" w:sz="0" w:space="0" w:color="auto"/>
                    <w:right w:val="none" w:sz="0" w:space="0" w:color="auto"/>
                  </w:divBdr>
                </w:div>
                <w:div w:id="1095513864">
                  <w:marLeft w:val="0"/>
                  <w:marRight w:val="0"/>
                  <w:marTop w:val="0"/>
                  <w:marBottom w:val="0"/>
                  <w:divBdr>
                    <w:top w:val="none" w:sz="0" w:space="0" w:color="auto"/>
                    <w:left w:val="none" w:sz="0" w:space="0" w:color="auto"/>
                    <w:bottom w:val="none" w:sz="0" w:space="0" w:color="auto"/>
                    <w:right w:val="none" w:sz="0" w:space="0" w:color="auto"/>
                  </w:divBdr>
                </w:div>
                <w:div w:id="1128016443">
                  <w:marLeft w:val="0"/>
                  <w:marRight w:val="0"/>
                  <w:marTop w:val="0"/>
                  <w:marBottom w:val="0"/>
                  <w:divBdr>
                    <w:top w:val="none" w:sz="0" w:space="0" w:color="auto"/>
                    <w:left w:val="none" w:sz="0" w:space="0" w:color="auto"/>
                    <w:bottom w:val="none" w:sz="0" w:space="0" w:color="auto"/>
                    <w:right w:val="none" w:sz="0" w:space="0" w:color="auto"/>
                  </w:divBdr>
                </w:div>
                <w:div w:id="1134837526">
                  <w:marLeft w:val="0"/>
                  <w:marRight w:val="0"/>
                  <w:marTop w:val="0"/>
                  <w:marBottom w:val="0"/>
                  <w:divBdr>
                    <w:top w:val="none" w:sz="0" w:space="0" w:color="auto"/>
                    <w:left w:val="none" w:sz="0" w:space="0" w:color="auto"/>
                    <w:bottom w:val="none" w:sz="0" w:space="0" w:color="auto"/>
                    <w:right w:val="none" w:sz="0" w:space="0" w:color="auto"/>
                  </w:divBdr>
                </w:div>
                <w:div w:id="1148935399">
                  <w:marLeft w:val="0"/>
                  <w:marRight w:val="0"/>
                  <w:marTop w:val="0"/>
                  <w:marBottom w:val="0"/>
                  <w:divBdr>
                    <w:top w:val="none" w:sz="0" w:space="0" w:color="auto"/>
                    <w:left w:val="none" w:sz="0" w:space="0" w:color="auto"/>
                    <w:bottom w:val="none" w:sz="0" w:space="0" w:color="auto"/>
                    <w:right w:val="none" w:sz="0" w:space="0" w:color="auto"/>
                  </w:divBdr>
                </w:div>
                <w:div w:id="1153260668">
                  <w:marLeft w:val="0"/>
                  <w:marRight w:val="0"/>
                  <w:marTop w:val="0"/>
                  <w:marBottom w:val="0"/>
                  <w:divBdr>
                    <w:top w:val="none" w:sz="0" w:space="0" w:color="auto"/>
                    <w:left w:val="none" w:sz="0" w:space="0" w:color="auto"/>
                    <w:bottom w:val="none" w:sz="0" w:space="0" w:color="auto"/>
                    <w:right w:val="none" w:sz="0" w:space="0" w:color="auto"/>
                  </w:divBdr>
                </w:div>
                <w:div w:id="1177618881">
                  <w:marLeft w:val="0"/>
                  <w:marRight w:val="0"/>
                  <w:marTop w:val="0"/>
                  <w:marBottom w:val="0"/>
                  <w:divBdr>
                    <w:top w:val="none" w:sz="0" w:space="0" w:color="auto"/>
                    <w:left w:val="none" w:sz="0" w:space="0" w:color="auto"/>
                    <w:bottom w:val="none" w:sz="0" w:space="0" w:color="auto"/>
                    <w:right w:val="none" w:sz="0" w:space="0" w:color="auto"/>
                  </w:divBdr>
                </w:div>
                <w:div w:id="1183012215">
                  <w:marLeft w:val="0"/>
                  <w:marRight w:val="0"/>
                  <w:marTop w:val="0"/>
                  <w:marBottom w:val="0"/>
                  <w:divBdr>
                    <w:top w:val="none" w:sz="0" w:space="0" w:color="auto"/>
                    <w:left w:val="none" w:sz="0" w:space="0" w:color="auto"/>
                    <w:bottom w:val="none" w:sz="0" w:space="0" w:color="auto"/>
                    <w:right w:val="none" w:sz="0" w:space="0" w:color="auto"/>
                  </w:divBdr>
                </w:div>
                <w:div w:id="1202402643">
                  <w:marLeft w:val="0"/>
                  <w:marRight w:val="0"/>
                  <w:marTop w:val="0"/>
                  <w:marBottom w:val="0"/>
                  <w:divBdr>
                    <w:top w:val="none" w:sz="0" w:space="0" w:color="auto"/>
                    <w:left w:val="none" w:sz="0" w:space="0" w:color="auto"/>
                    <w:bottom w:val="none" w:sz="0" w:space="0" w:color="auto"/>
                    <w:right w:val="none" w:sz="0" w:space="0" w:color="auto"/>
                  </w:divBdr>
                </w:div>
                <w:div w:id="1203788807">
                  <w:marLeft w:val="0"/>
                  <w:marRight w:val="0"/>
                  <w:marTop w:val="0"/>
                  <w:marBottom w:val="0"/>
                  <w:divBdr>
                    <w:top w:val="none" w:sz="0" w:space="0" w:color="auto"/>
                    <w:left w:val="none" w:sz="0" w:space="0" w:color="auto"/>
                    <w:bottom w:val="none" w:sz="0" w:space="0" w:color="auto"/>
                    <w:right w:val="none" w:sz="0" w:space="0" w:color="auto"/>
                  </w:divBdr>
                </w:div>
                <w:div w:id="1203905727">
                  <w:marLeft w:val="0"/>
                  <w:marRight w:val="0"/>
                  <w:marTop w:val="0"/>
                  <w:marBottom w:val="0"/>
                  <w:divBdr>
                    <w:top w:val="none" w:sz="0" w:space="0" w:color="auto"/>
                    <w:left w:val="none" w:sz="0" w:space="0" w:color="auto"/>
                    <w:bottom w:val="none" w:sz="0" w:space="0" w:color="auto"/>
                    <w:right w:val="none" w:sz="0" w:space="0" w:color="auto"/>
                  </w:divBdr>
                </w:div>
                <w:div w:id="1205479776">
                  <w:marLeft w:val="0"/>
                  <w:marRight w:val="0"/>
                  <w:marTop w:val="0"/>
                  <w:marBottom w:val="0"/>
                  <w:divBdr>
                    <w:top w:val="none" w:sz="0" w:space="0" w:color="auto"/>
                    <w:left w:val="none" w:sz="0" w:space="0" w:color="auto"/>
                    <w:bottom w:val="none" w:sz="0" w:space="0" w:color="auto"/>
                    <w:right w:val="none" w:sz="0" w:space="0" w:color="auto"/>
                  </w:divBdr>
                </w:div>
                <w:div w:id="1207792288">
                  <w:marLeft w:val="0"/>
                  <w:marRight w:val="0"/>
                  <w:marTop w:val="0"/>
                  <w:marBottom w:val="0"/>
                  <w:divBdr>
                    <w:top w:val="none" w:sz="0" w:space="0" w:color="auto"/>
                    <w:left w:val="none" w:sz="0" w:space="0" w:color="auto"/>
                    <w:bottom w:val="none" w:sz="0" w:space="0" w:color="auto"/>
                    <w:right w:val="none" w:sz="0" w:space="0" w:color="auto"/>
                  </w:divBdr>
                </w:div>
                <w:div w:id="1243640277">
                  <w:marLeft w:val="0"/>
                  <w:marRight w:val="0"/>
                  <w:marTop w:val="0"/>
                  <w:marBottom w:val="0"/>
                  <w:divBdr>
                    <w:top w:val="none" w:sz="0" w:space="0" w:color="auto"/>
                    <w:left w:val="none" w:sz="0" w:space="0" w:color="auto"/>
                    <w:bottom w:val="none" w:sz="0" w:space="0" w:color="auto"/>
                    <w:right w:val="none" w:sz="0" w:space="0" w:color="auto"/>
                  </w:divBdr>
                </w:div>
                <w:div w:id="1249190699">
                  <w:marLeft w:val="0"/>
                  <w:marRight w:val="0"/>
                  <w:marTop w:val="0"/>
                  <w:marBottom w:val="0"/>
                  <w:divBdr>
                    <w:top w:val="none" w:sz="0" w:space="0" w:color="auto"/>
                    <w:left w:val="none" w:sz="0" w:space="0" w:color="auto"/>
                    <w:bottom w:val="none" w:sz="0" w:space="0" w:color="auto"/>
                    <w:right w:val="none" w:sz="0" w:space="0" w:color="auto"/>
                  </w:divBdr>
                </w:div>
                <w:div w:id="1256938192">
                  <w:marLeft w:val="0"/>
                  <w:marRight w:val="0"/>
                  <w:marTop w:val="0"/>
                  <w:marBottom w:val="0"/>
                  <w:divBdr>
                    <w:top w:val="none" w:sz="0" w:space="0" w:color="auto"/>
                    <w:left w:val="none" w:sz="0" w:space="0" w:color="auto"/>
                    <w:bottom w:val="none" w:sz="0" w:space="0" w:color="auto"/>
                    <w:right w:val="none" w:sz="0" w:space="0" w:color="auto"/>
                  </w:divBdr>
                </w:div>
                <w:div w:id="1262031408">
                  <w:marLeft w:val="0"/>
                  <w:marRight w:val="0"/>
                  <w:marTop w:val="0"/>
                  <w:marBottom w:val="0"/>
                  <w:divBdr>
                    <w:top w:val="none" w:sz="0" w:space="0" w:color="auto"/>
                    <w:left w:val="none" w:sz="0" w:space="0" w:color="auto"/>
                    <w:bottom w:val="none" w:sz="0" w:space="0" w:color="auto"/>
                    <w:right w:val="none" w:sz="0" w:space="0" w:color="auto"/>
                  </w:divBdr>
                </w:div>
                <w:div w:id="1268780845">
                  <w:marLeft w:val="0"/>
                  <w:marRight w:val="0"/>
                  <w:marTop w:val="0"/>
                  <w:marBottom w:val="0"/>
                  <w:divBdr>
                    <w:top w:val="none" w:sz="0" w:space="0" w:color="auto"/>
                    <w:left w:val="none" w:sz="0" w:space="0" w:color="auto"/>
                    <w:bottom w:val="none" w:sz="0" w:space="0" w:color="auto"/>
                    <w:right w:val="none" w:sz="0" w:space="0" w:color="auto"/>
                  </w:divBdr>
                </w:div>
                <w:div w:id="1277368363">
                  <w:marLeft w:val="0"/>
                  <w:marRight w:val="0"/>
                  <w:marTop w:val="0"/>
                  <w:marBottom w:val="0"/>
                  <w:divBdr>
                    <w:top w:val="none" w:sz="0" w:space="0" w:color="auto"/>
                    <w:left w:val="none" w:sz="0" w:space="0" w:color="auto"/>
                    <w:bottom w:val="none" w:sz="0" w:space="0" w:color="auto"/>
                    <w:right w:val="none" w:sz="0" w:space="0" w:color="auto"/>
                  </w:divBdr>
                </w:div>
                <w:div w:id="1279753934">
                  <w:marLeft w:val="0"/>
                  <w:marRight w:val="0"/>
                  <w:marTop w:val="0"/>
                  <w:marBottom w:val="0"/>
                  <w:divBdr>
                    <w:top w:val="none" w:sz="0" w:space="0" w:color="auto"/>
                    <w:left w:val="none" w:sz="0" w:space="0" w:color="auto"/>
                    <w:bottom w:val="none" w:sz="0" w:space="0" w:color="auto"/>
                    <w:right w:val="none" w:sz="0" w:space="0" w:color="auto"/>
                  </w:divBdr>
                </w:div>
                <w:div w:id="1294017794">
                  <w:marLeft w:val="0"/>
                  <w:marRight w:val="0"/>
                  <w:marTop w:val="0"/>
                  <w:marBottom w:val="0"/>
                  <w:divBdr>
                    <w:top w:val="none" w:sz="0" w:space="0" w:color="auto"/>
                    <w:left w:val="none" w:sz="0" w:space="0" w:color="auto"/>
                    <w:bottom w:val="none" w:sz="0" w:space="0" w:color="auto"/>
                    <w:right w:val="none" w:sz="0" w:space="0" w:color="auto"/>
                  </w:divBdr>
                </w:div>
                <w:div w:id="1307198857">
                  <w:marLeft w:val="0"/>
                  <w:marRight w:val="0"/>
                  <w:marTop w:val="0"/>
                  <w:marBottom w:val="0"/>
                  <w:divBdr>
                    <w:top w:val="none" w:sz="0" w:space="0" w:color="auto"/>
                    <w:left w:val="none" w:sz="0" w:space="0" w:color="auto"/>
                    <w:bottom w:val="none" w:sz="0" w:space="0" w:color="auto"/>
                    <w:right w:val="none" w:sz="0" w:space="0" w:color="auto"/>
                  </w:divBdr>
                </w:div>
                <w:div w:id="1329333920">
                  <w:marLeft w:val="0"/>
                  <w:marRight w:val="0"/>
                  <w:marTop w:val="0"/>
                  <w:marBottom w:val="0"/>
                  <w:divBdr>
                    <w:top w:val="none" w:sz="0" w:space="0" w:color="auto"/>
                    <w:left w:val="none" w:sz="0" w:space="0" w:color="auto"/>
                    <w:bottom w:val="none" w:sz="0" w:space="0" w:color="auto"/>
                    <w:right w:val="none" w:sz="0" w:space="0" w:color="auto"/>
                  </w:divBdr>
                </w:div>
                <w:div w:id="1331328082">
                  <w:marLeft w:val="0"/>
                  <w:marRight w:val="0"/>
                  <w:marTop w:val="0"/>
                  <w:marBottom w:val="0"/>
                  <w:divBdr>
                    <w:top w:val="none" w:sz="0" w:space="0" w:color="auto"/>
                    <w:left w:val="none" w:sz="0" w:space="0" w:color="auto"/>
                    <w:bottom w:val="none" w:sz="0" w:space="0" w:color="auto"/>
                    <w:right w:val="none" w:sz="0" w:space="0" w:color="auto"/>
                  </w:divBdr>
                </w:div>
                <w:div w:id="1331375866">
                  <w:marLeft w:val="0"/>
                  <w:marRight w:val="0"/>
                  <w:marTop w:val="0"/>
                  <w:marBottom w:val="0"/>
                  <w:divBdr>
                    <w:top w:val="none" w:sz="0" w:space="0" w:color="auto"/>
                    <w:left w:val="none" w:sz="0" w:space="0" w:color="auto"/>
                    <w:bottom w:val="none" w:sz="0" w:space="0" w:color="auto"/>
                    <w:right w:val="none" w:sz="0" w:space="0" w:color="auto"/>
                  </w:divBdr>
                </w:div>
                <w:div w:id="1339649466">
                  <w:marLeft w:val="0"/>
                  <w:marRight w:val="0"/>
                  <w:marTop w:val="0"/>
                  <w:marBottom w:val="0"/>
                  <w:divBdr>
                    <w:top w:val="none" w:sz="0" w:space="0" w:color="auto"/>
                    <w:left w:val="none" w:sz="0" w:space="0" w:color="auto"/>
                    <w:bottom w:val="none" w:sz="0" w:space="0" w:color="auto"/>
                    <w:right w:val="none" w:sz="0" w:space="0" w:color="auto"/>
                  </w:divBdr>
                </w:div>
                <w:div w:id="1355232509">
                  <w:marLeft w:val="0"/>
                  <w:marRight w:val="0"/>
                  <w:marTop w:val="0"/>
                  <w:marBottom w:val="0"/>
                  <w:divBdr>
                    <w:top w:val="none" w:sz="0" w:space="0" w:color="auto"/>
                    <w:left w:val="none" w:sz="0" w:space="0" w:color="auto"/>
                    <w:bottom w:val="none" w:sz="0" w:space="0" w:color="auto"/>
                    <w:right w:val="none" w:sz="0" w:space="0" w:color="auto"/>
                  </w:divBdr>
                </w:div>
                <w:div w:id="1375694831">
                  <w:marLeft w:val="0"/>
                  <w:marRight w:val="0"/>
                  <w:marTop w:val="0"/>
                  <w:marBottom w:val="0"/>
                  <w:divBdr>
                    <w:top w:val="none" w:sz="0" w:space="0" w:color="auto"/>
                    <w:left w:val="none" w:sz="0" w:space="0" w:color="auto"/>
                    <w:bottom w:val="none" w:sz="0" w:space="0" w:color="auto"/>
                    <w:right w:val="none" w:sz="0" w:space="0" w:color="auto"/>
                  </w:divBdr>
                </w:div>
                <w:div w:id="1378357518">
                  <w:marLeft w:val="0"/>
                  <w:marRight w:val="0"/>
                  <w:marTop w:val="0"/>
                  <w:marBottom w:val="0"/>
                  <w:divBdr>
                    <w:top w:val="none" w:sz="0" w:space="0" w:color="auto"/>
                    <w:left w:val="none" w:sz="0" w:space="0" w:color="auto"/>
                    <w:bottom w:val="none" w:sz="0" w:space="0" w:color="auto"/>
                    <w:right w:val="none" w:sz="0" w:space="0" w:color="auto"/>
                  </w:divBdr>
                </w:div>
                <w:div w:id="1382248957">
                  <w:marLeft w:val="0"/>
                  <w:marRight w:val="0"/>
                  <w:marTop w:val="0"/>
                  <w:marBottom w:val="0"/>
                  <w:divBdr>
                    <w:top w:val="none" w:sz="0" w:space="0" w:color="auto"/>
                    <w:left w:val="none" w:sz="0" w:space="0" w:color="auto"/>
                    <w:bottom w:val="none" w:sz="0" w:space="0" w:color="auto"/>
                    <w:right w:val="none" w:sz="0" w:space="0" w:color="auto"/>
                  </w:divBdr>
                </w:div>
                <w:div w:id="1388258382">
                  <w:marLeft w:val="0"/>
                  <w:marRight w:val="0"/>
                  <w:marTop w:val="0"/>
                  <w:marBottom w:val="0"/>
                  <w:divBdr>
                    <w:top w:val="none" w:sz="0" w:space="0" w:color="auto"/>
                    <w:left w:val="none" w:sz="0" w:space="0" w:color="auto"/>
                    <w:bottom w:val="none" w:sz="0" w:space="0" w:color="auto"/>
                    <w:right w:val="none" w:sz="0" w:space="0" w:color="auto"/>
                  </w:divBdr>
                </w:div>
                <w:div w:id="1393383077">
                  <w:marLeft w:val="0"/>
                  <w:marRight w:val="0"/>
                  <w:marTop w:val="0"/>
                  <w:marBottom w:val="0"/>
                  <w:divBdr>
                    <w:top w:val="none" w:sz="0" w:space="0" w:color="auto"/>
                    <w:left w:val="none" w:sz="0" w:space="0" w:color="auto"/>
                    <w:bottom w:val="none" w:sz="0" w:space="0" w:color="auto"/>
                    <w:right w:val="none" w:sz="0" w:space="0" w:color="auto"/>
                  </w:divBdr>
                </w:div>
                <w:div w:id="1393962346">
                  <w:marLeft w:val="0"/>
                  <w:marRight w:val="0"/>
                  <w:marTop w:val="0"/>
                  <w:marBottom w:val="0"/>
                  <w:divBdr>
                    <w:top w:val="none" w:sz="0" w:space="0" w:color="auto"/>
                    <w:left w:val="none" w:sz="0" w:space="0" w:color="auto"/>
                    <w:bottom w:val="none" w:sz="0" w:space="0" w:color="auto"/>
                    <w:right w:val="none" w:sz="0" w:space="0" w:color="auto"/>
                  </w:divBdr>
                </w:div>
                <w:div w:id="1401513255">
                  <w:marLeft w:val="0"/>
                  <w:marRight w:val="0"/>
                  <w:marTop w:val="0"/>
                  <w:marBottom w:val="0"/>
                  <w:divBdr>
                    <w:top w:val="none" w:sz="0" w:space="0" w:color="auto"/>
                    <w:left w:val="none" w:sz="0" w:space="0" w:color="auto"/>
                    <w:bottom w:val="none" w:sz="0" w:space="0" w:color="auto"/>
                    <w:right w:val="none" w:sz="0" w:space="0" w:color="auto"/>
                  </w:divBdr>
                </w:div>
                <w:div w:id="1410884789">
                  <w:marLeft w:val="0"/>
                  <w:marRight w:val="0"/>
                  <w:marTop w:val="0"/>
                  <w:marBottom w:val="0"/>
                  <w:divBdr>
                    <w:top w:val="none" w:sz="0" w:space="0" w:color="auto"/>
                    <w:left w:val="none" w:sz="0" w:space="0" w:color="auto"/>
                    <w:bottom w:val="none" w:sz="0" w:space="0" w:color="auto"/>
                    <w:right w:val="none" w:sz="0" w:space="0" w:color="auto"/>
                  </w:divBdr>
                </w:div>
                <w:div w:id="1412695927">
                  <w:marLeft w:val="0"/>
                  <w:marRight w:val="0"/>
                  <w:marTop w:val="0"/>
                  <w:marBottom w:val="0"/>
                  <w:divBdr>
                    <w:top w:val="none" w:sz="0" w:space="0" w:color="auto"/>
                    <w:left w:val="none" w:sz="0" w:space="0" w:color="auto"/>
                    <w:bottom w:val="none" w:sz="0" w:space="0" w:color="auto"/>
                    <w:right w:val="none" w:sz="0" w:space="0" w:color="auto"/>
                  </w:divBdr>
                </w:div>
                <w:div w:id="1417631167">
                  <w:marLeft w:val="0"/>
                  <w:marRight w:val="0"/>
                  <w:marTop w:val="0"/>
                  <w:marBottom w:val="0"/>
                  <w:divBdr>
                    <w:top w:val="none" w:sz="0" w:space="0" w:color="auto"/>
                    <w:left w:val="none" w:sz="0" w:space="0" w:color="auto"/>
                    <w:bottom w:val="none" w:sz="0" w:space="0" w:color="auto"/>
                    <w:right w:val="none" w:sz="0" w:space="0" w:color="auto"/>
                  </w:divBdr>
                </w:div>
                <w:div w:id="1423068475">
                  <w:marLeft w:val="0"/>
                  <w:marRight w:val="0"/>
                  <w:marTop w:val="0"/>
                  <w:marBottom w:val="0"/>
                  <w:divBdr>
                    <w:top w:val="none" w:sz="0" w:space="0" w:color="auto"/>
                    <w:left w:val="none" w:sz="0" w:space="0" w:color="auto"/>
                    <w:bottom w:val="none" w:sz="0" w:space="0" w:color="auto"/>
                    <w:right w:val="none" w:sz="0" w:space="0" w:color="auto"/>
                  </w:divBdr>
                </w:div>
                <w:div w:id="1431511778">
                  <w:marLeft w:val="0"/>
                  <w:marRight w:val="0"/>
                  <w:marTop w:val="0"/>
                  <w:marBottom w:val="0"/>
                  <w:divBdr>
                    <w:top w:val="none" w:sz="0" w:space="0" w:color="auto"/>
                    <w:left w:val="none" w:sz="0" w:space="0" w:color="auto"/>
                    <w:bottom w:val="none" w:sz="0" w:space="0" w:color="auto"/>
                    <w:right w:val="none" w:sz="0" w:space="0" w:color="auto"/>
                  </w:divBdr>
                </w:div>
                <w:div w:id="1443528563">
                  <w:marLeft w:val="0"/>
                  <w:marRight w:val="0"/>
                  <w:marTop w:val="0"/>
                  <w:marBottom w:val="0"/>
                  <w:divBdr>
                    <w:top w:val="none" w:sz="0" w:space="0" w:color="auto"/>
                    <w:left w:val="none" w:sz="0" w:space="0" w:color="auto"/>
                    <w:bottom w:val="none" w:sz="0" w:space="0" w:color="auto"/>
                    <w:right w:val="none" w:sz="0" w:space="0" w:color="auto"/>
                  </w:divBdr>
                </w:div>
                <w:div w:id="1448160462">
                  <w:marLeft w:val="0"/>
                  <w:marRight w:val="0"/>
                  <w:marTop w:val="0"/>
                  <w:marBottom w:val="0"/>
                  <w:divBdr>
                    <w:top w:val="none" w:sz="0" w:space="0" w:color="auto"/>
                    <w:left w:val="none" w:sz="0" w:space="0" w:color="auto"/>
                    <w:bottom w:val="none" w:sz="0" w:space="0" w:color="auto"/>
                    <w:right w:val="none" w:sz="0" w:space="0" w:color="auto"/>
                  </w:divBdr>
                </w:div>
                <w:div w:id="1454901347">
                  <w:marLeft w:val="0"/>
                  <w:marRight w:val="0"/>
                  <w:marTop w:val="0"/>
                  <w:marBottom w:val="0"/>
                  <w:divBdr>
                    <w:top w:val="none" w:sz="0" w:space="0" w:color="auto"/>
                    <w:left w:val="none" w:sz="0" w:space="0" w:color="auto"/>
                    <w:bottom w:val="none" w:sz="0" w:space="0" w:color="auto"/>
                    <w:right w:val="none" w:sz="0" w:space="0" w:color="auto"/>
                  </w:divBdr>
                </w:div>
                <w:div w:id="1455559319">
                  <w:marLeft w:val="0"/>
                  <w:marRight w:val="0"/>
                  <w:marTop w:val="0"/>
                  <w:marBottom w:val="0"/>
                  <w:divBdr>
                    <w:top w:val="none" w:sz="0" w:space="0" w:color="auto"/>
                    <w:left w:val="none" w:sz="0" w:space="0" w:color="auto"/>
                    <w:bottom w:val="none" w:sz="0" w:space="0" w:color="auto"/>
                    <w:right w:val="none" w:sz="0" w:space="0" w:color="auto"/>
                  </w:divBdr>
                </w:div>
                <w:div w:id="1465193500">
                  <w:marLeft w:val="0"/>
                  <w:marRight w:val="0"/>
                  <w:marTop w:val="0"/>
                  <w:marBottom w:val="0"/>
                  <w:divBdr>
                    <w:top w:val="none" w:sz="0" w:space="0" w:color="auto"/>
                    <w:left w:val="none" w:sz="0" w:space="0" w:color="auto"/>
                    <w:bottom w:val="none" w:sz="0" w:space="0" w:color="auto"/>
                    <w:right w:val="none" w:sz="0" w:space="0" w:color="auto"/>
                  </w:divBdr>
                </w:div>
                <w:div w:id="1474373532">
                  <w:marLeft w:val="0"/>
                  <w:marRight w:val="0"/>
                  <w:marTop w:val="0"/>
                  <w:marBottom w:val="0"/>
                  <w:divBdr>
                    <w:top w:val="none" w:sz="0" w:space="0" w:color="auto"/>
                    <w:left w:val="none" w:sz="0" w:space="0" w:color="auto"/>
                    <w:bottom w:val="none" w:sz="0" w:space="0" w:color="auto"/>
                    <w:right w:val="none" w:sz="0" w:space="0" w:color="auto"/>
                  </w:divBdr>
                </w:div>
                <w:div w:id="1477601989">
                  <w:marLeft w:val="0"/>
                  <w:marRight w:val="0"/>
                  <w:marTop w:val="0"/>
                  <w:marBottom w:val="0"/>
                  <w:divBdr>
                    <w:top w:val="none" w:sz="0" w:space="0" w:color="auto"/>
                    <w:left w:val="none" w:sz="0" w:space="0" w:color="auto"/>
                    <w:bottom w:val="none" w:sz="0" w:space="0" w:color="auto"/>
                    <w:right w:val="none" w:sz="0" w:space="0" w:color="auto"/>
                  </w:divBdr>
                </w:div>
                <w:div w:id="1484278173">
                  <w:marLeft w:val="0"/>
                  <w:marRight w:val="0"/>
                  <w:marTop w:val="0"/>
                  <w:marBottom w:val="0"/>
                  <w:divBdr>
                    <w:top w:val="none" w:sz="0" w:space="0" w:color="auto"/>
                    <w:left w:val="none" w:sz="0" w:space="0" w:color="auto"/>
                    <w:bottom w:val="none" w:sz="0" w:space="0" w:color="auto"/>
                    <w:right w:val="none" w:sz="0" w:space="0" w:color="auto"/>
                  </w:divBdr>
                </w:div>
                <w:div w:id="1494448791">
                  <w:marLeft w:val="0"/>
                  <w:marRight w:val="0"/>
                  <w:marTop w:val="0"/>
                  <w:marBottom w:val="0"/>
                  <w:divBdr>
                    <w:top w:val="none" w:sz="0" w:space="0" w:color="auto"/>
                    <w:left w:val="none" w:sz="0" w:space="0" w:color="auto"/>
                    <w:bottom w:val="none" w:sz="0" w:space="0" w:color="auto"/>
                    <w:right w:val="none" w:sz="0" w:space="0" w:color="auto"/>
                  </w:divBdr>
                </w:div>
                <w:div w:id="1496795471">
                  <w:marLeft w:val="0"/>
                  <w:marRight w:val="0"/>
                  <w:marTop w:val="0"/>
                  <w:marBottom w:val="0"/>
                  <w:divBdr>
                    <w:top w:val="none" w:sz="0" w:space="0" w:color="auto"/>
                    <w:left w:val="none" w:sz="0" w:space="0" w:color="auto"/>
                    <w:bottom w:val="none" w:sz="0" w:space="0" w:color="auto"/>
                    <w:right w:val="none" w:sz="0" w:space="0" w:color="auto"/>
                  </w:divBdr>
                </w:div>
                <w:div w:id="1497771323">
                  <w:marLeft w:val="0"/>
                  <w:marRight w:val="0"/>
                  <w:marTop w:val="0"/>
                  <w:marBottom w:val="0"/>
                  <w:divBdr>
                    <w:top w:val="none" w:sz="0" w:space="0" w:color="auto"/>
                    <w:left w:val="none" w:sz="0" w:space="0" w:color="auto"/>
                    <w:bottom w:val="none" w:sz="0" w:space="0" w:color="auto"/>
                    <w:right w:val="none" w:sz="0" w:space="0" w:color="auto"/>
                  </w:divBdr>
                </w:div>
                <w:div w:id="1512913218">
                  <w:marLeft w:val="0"/>
                  <w:marRight w:val="0"/>
                  <w:marTop w:val="0"/>
                  <w:marBottom w:val="0"/>
                  <w:divBdr>
                    <w:top w:val="none" w:sz="0" w:space="0" w:color="auto"/>
                    <w:left w:val="none" w:sz="0" w:space="0" w:color="auto"/>
                    <w:bottom w:val="none" w:sz="0" w:space="0" w:color="auto"/>
                    <w:right w:val="none" w:sz="0" w:space="0" w:color="auto"/>
                  </w:divBdr>
                </w:div>
                <w:div w:id="1527712998">
                  <w:marLeft w:val="0"/>
                  <w:marRight w:val="0"/>
                  <w:marTop w:val="0"/>
                  <w:marBottom w:val="0"/>
                  <w:divBdr>
                    <w:top w:val="none" w:sz="0" w:space="0" w:color="auto"/>
                    <w:left w:val="none" w:sz="0" w:space="0" w:color="auto"/>
                    <w:bottom w:val="none" w:sz="0" w:space="0" w:color="auto"/>
                    <w:right w:val="none" w:sz="0" w:space="0" w:color="auto"/>
                  </w:divBdr>
                </w:div>
                <w:div w:id="1536775958">
                  <w:marLeft w:val="0"/>
                  <w:marRight w:val="0"/>
                  <w:marTop w:val="0"/>
                  <w:marBottom w:val="0"/>
                  <w:divBdr>
                    <w:top w:val="none" w:sz="0" w:space="0" w:color="auto"/>
                    <w:left w:val="none" w:sz="0" w:space="0" w:color="auto"/>
                    <w:bottom w:val="none" w:sz="0" w:space="0" w:color="auto"/>
                    <w:right w:val="none" w:sz="0" w:space="0" w:color="auto"/>
                  </w:divBdr>
                </w:div>
                <w:div w:id="1542551350">
                  <w:marLeft w:val="0"/>
                  <w:marRight w:val="0"/>
                  <w:marTop w:val="0"/>
                  <w:marBottom w:val="0"/>
                  <w:divBdr>
                    <w:top w:val="none" w:sz="0" w:space="0" w:color="auto"/>
                    <w:left w:val="none" w:sz="0" w:space="0" w:color="auto"/>
                    <w:bottom w:val="none" w:sz="0" w:space="0" w:color="auto"/>
                    <w:right w:val="none" w:sz="0" w:space="0" w:color="auto"/>
                  </w:divBdr>
                </w:div>
                <w:div w:id="1573201522">
                  <w:marLeft w:val="0"/>
                  <w:marRight w:val="0"/>
                  <w:marTop w:val="0"/>
                  <w:marBottom w:val="0"/>
                  <w:divBdr>
                    <w:top w:val="none" w:sz="0" w:space="0" w:color="auto"/>
                    <w:left w:val="none" w:sz="0" w:space="0" w:color="auto"/>
                    <w:bottom w:val="none" w:sz="0" w:space="0" w:color="auto"/>
                    <w:right w:val="none" w:sz="0" w:space="0" w:color="auto"/>
                  </w:divBdr>
                </w:div>
                <w:div w:id="1574118552">
                  <w:marLeft w:val="0"/>
                  <w:marRight w:val="0"/>
                  <w:marTop w:val="0"/>
                  <w:marBottom w:val="0"/>
                  <w:divBdr>
                    <w:top w:val="none" w:sz="0" w:space="0" w:color="auto"/>
                    <w:left w:val="none" w:sz="0" w:space="0" w:color="auto"/>
                    <w:bottom w:val="none" w:sz="0" w:space="0" w:color="auto"/>
                    <w:right w:val="none" w:sz="0" w:space="0" w:color="auto"/>
                  </w:divBdr>
                </w:div>
                <w:div w:id="1591893984">
                  <w:marLeft w:val="0"/>
                  <w:marRight w:val="0"/>
                  <w:marTop w:val="0"/>
                  <w:marBottom w:val="0"/>
                  <w:divBdr>
                    <w:top w:val="none" w:sz="0" w:space="0" w:color="auto"/>
                    <w:left w:val="none" w:sz="0" w:space="0" w:color="auto"/>
                    <w:bottom w:val="none" w:sz="0" w:space="0" w:color="auto"/>
                    <w:right w:val="none" w:sz="0" w:space="0" w:color="auto"/>
                  </w:divBdr>
                </w:div>
                <w:div w:id="1601378193">
                  <w:marLeft w:val="0"/>
                  <w:marRight w:val="0"/>
                  <w:marTop w:val="0"/>
                  <w:marBottom w:val="0"/>
                  <w:divBdr>
                    <w:top w:val="none" w:sz="0" w:space="0" w:color="auto"/>
                    <w:left w:val="none" w:sz="0" w:space="0" w:color="auto"/>
                    <w:bottom w:val="none" w:sz="0" w:space="0" w:color="auto"/>
                    <w:right w:val="none" w:sz="0" w:space="0" w:color="auto"/>
                  </w:divBdr>
                </w:div>
                <w:div w:id="1611082874">
                  <w:marLeft w:val="0"/>
                  <w:marRight w:val="0"/>
                  <w:marTop w:val="0"/>
                  <w:marBottom w:val="0"/>
                  <w:divBdr>
                    <w:top w:val="none" w:sz="0" w:space="0" w:color="auto"/>
                    <w:left w:val="none" w:sz="0" w:space="0" w:color="auto"/>
                    <w:bottom w:val="none" w:sz="0" w:space="0" w:color="auto"/>
                    <w:right w:val="none" w:sz="0" w:space="0" w:color="auto"/>
                  </w:divBdr>
                </w:div>
                <w:div w:id="1620912092">
                  <w:marLeft w:val="0"/>
                  <w:marRight w:val="0"/>
                  <w:marTop w:val="0"/>
                  <w:marBottom w:val="0"/>
                  <w:divBdr>
                    <w:top w:val="none" w:sz="0" w:space="0" w:color="auto"/>
                    <w:left w:val="none" w:sz="0" w:space="0" w:color="auto"/>
                    <w:bottom w:val="none" w:sz="0" w:space="0" w:color="auto"/>
                    <w:right w:val="none" w:sz="0" w:space="0" w:color="auto"/>
                  </w:divBdr>
                </w:div>
                <w:div w:id="1628389789">
                  <w:marLeft w:val="0"/>
                  <w:marRight w:val="0"/>
                  <w:marTop w:val="0"/>
                  <w:marBottom w:val="0"/>
                  <w:divBdr>
                    <w:top w:val="none" w:sz="0" w:space="0" w:color="auto"/>
                    <w:left w:val="none" w:sz="0" w:space="0" w:color="auto"/>
                    <w:bottom w:val="none" w:sz="0" w:space="0" w:color="auto"/>
                    <w:right w:val="none" w:sz="0" w:space="0" w:color="auto"/>
                  </w:divBdr>
                </w:div>
                <w:div w:id="1644233010">
                  <w:marLeft w:val="0"/>
                  <w:marRight w:val="0"/>
                  <w:marTop w:val="0"/>
                  <w:marBottom w:val="0"/>
                  <w:divBdr>
                    <w:top w:val="none" w:sz="0" w:space="0" w:color="auto"/>
                    <w:left w:val="none" w:sz="0" w:space="0" w:color="auto"/>
                    <w:bottom w:val="none" w:sz="0" w:space="0" w:color="auto"/>
                    <w:right w:val="none" w:sz="0" w:space="0" w:color="auto"/>
                  </w:divBdr>
                </w:div>
                <w:div w:id="1655984611">
                  <w:marLeft w:val="0"/>
                  <w:marRight w:val="0"/>
                  <w:marTop w:val="0"/>
                  <w:marBottom w:val="0"/>
                  <w:divBdr>
                    <w:top w:val="none" w:sz="0" w:space="0" w:color="auto"/>
                    <w:left w:val="none" w:sz="0" w:space="0" w:color="auto"/>
                    <w:bottom w:val="none" w:sz="0" w:space="0" w:color="auto"/>
                    <w:right w:val="none" w:sz="0" w:space="0" w:color="auto"/>
                  </w:divBdr>
                </w:div>
                <w:div w:id="1657807731">
                  <w:marLeft w:val="0"/>
                  <w:marRight w:val="0"/>
                  <w:marTop w:val="0"/>
                  <w:marBottom w:val="0"/>
                  <w:divBdr>
                    <w:top w:val="none" w:sz="0" w:space="0" w:color="auto"/>
                    <w:left w:val="none" w:sz="0" w:space="0" w:color="auto"/>
                    <w:bottom w:val="none" w:sz="0" w:space="0" w:color="auto"/>
                    <w:right w:val="none" w:sz="0" w:space="0" w:color="auto"/>
                  </w:divBdr>
                </w:div>
                <w:div w:id="1664822311">
                  <w:marLeft w:val="0"/>
                  <w:marRight w:val="0"/>
                  <w:marTop w:val="0"/>
                  <w:marBottom w:val="0"/>
                  <w:divBdr>
                    <w:top w:val="none" w:sz="0" w:space="0" w:color="auto"/>
                    <w:left w:val="none" w:sz="0" w:space="0" w:color="auto"/>
                    <w:bottom w:val="none" w:sz="0" w:space="0" w:color="auto"/>
                    <w:right w:val="none" w:sz="0" w:space="0" w:color="auto"/>
                  </w:divBdr>
                </w:div>
                <w:div w:id="1675450153">
                  <w:marLeft w:val="0"/>
                  <w:marRight w:val="0"/>
                  <w:marTop w:val="0"/>
                  <w:marBottom w:val="0"/>
                  <w:divBdr>
                    <w:top w:val="none" w:sz="0" w:space="0" w:color="auto"/>
                    <w:left w:val="none" w:sz="0" w:space="0" w:color="auto"/>
                    <w:bottom w:val="none" w:sz="0" w:space="0" w:color="auto"/>
                    <w:right w:val="none" w:sz="0" w:space="0" w:color="auto"/>
                  </w:divBdr>
                </w:div>
                <w:div w:id="1680809073">
                  <w:marLeft w:val="0"/>
                  <w:marRight w:val="0"/>
                  <w:marTop w:val="0"/>
                  <w:marBottom w:val="0"/>
                  <w:divBdr>
                    <w:top w:val="none" w:sz="0" w:space="0" w:color="auto"/>
                    <w:left w:val="none" w:sz="0" w:space="0" w:color="auto"/>
                    <w:bottom w:val="none" w:sz="0" w:space="0" w:color="auto"/>
                    <w:right w:val="none" w:sz="0" w:space="0" w:color="auto"/>
                  </w:divBdr>
                </w:div>
                <w:div w:id="1684631221">
                  <w:marLeft w:val="0"/>
                  <w:marRight w:val="0"/>
                  <w:marTop w:val="0"/>
                  <w:marBottom w:val="0"/>
                  <w:divBdr>
                    <w:top w:val="none" w:sz="0" w:space="0" w:color="auto"/>
                    <w:left w:val="none" w:sz="0" w:space="0" w:color="auto"/>
                    <w:bottom w:val="none" w:sz="0" w:space="0" w:color="auto"/>
                    <w:right w:val="none" w:sz="0" w:space="0" w:color="auto"/>
                  </w:divBdr>
                </w:div>
                <w:div w:id="1697465746">
                  <w:marLeft w:val="0"/>
                  <w:marRight w:val="0"/>
                  <w:marTop w:val="0"/>
                  <w:marBottom w:val="0"/>
                  <w:divBdr>
                    <w:top w:val="none" w:sz="0" w:space="0" w:color="auto"/>
                    <w:left w:val="none" w:sz="0" w:space="0" w:color="auto"/>
                    <w:bottom w:val="none" w:sz="0" w:space="0" w:color="auto"/>
                    <w:right w:val="none" w:sz="0" w:space="0" w:color="auto"/>
                  </w:divBdr>
                </w:div>
                <w:div w:id="1700620587">
                  <w:marLeft w:val="0"/>
                  <w:marRight w:val="0"/>
                  <w:marTop w:val="0"/>
                  <w:marBottom w:val="0"/>
                  <w:divBdr>
                    <w:top w:val="none" w:sz="0" w:space="0" w:color="auto"/>
                    <w:left w:val="none" w:sz="0" w:space="0" w:color="auto"/>
                    <w:bottom w:val="none" w:sz="0" w:space="0" w:color="auto"/>
                    <w:right w:val="none" w:sz="0" w:space="0" w:color="auto"/>
                  </w:divBdr>
                </w:div>
                <w:div w:id="1706250802">
                  <w:marLeft w:val="0"/>
                  <w:marRight w:val="0"/>
                  <w:marTop w:val="0"/>
                  <w:marBottom w:val="0"/>
                  <w:divBdr>
                    <w:top w:val="none" w:sz="0" w:space="0" w:color="auto"/>
                    <w:left w:val="none" w:sz="0" w:space="0" w:color="auto"/>
                    <w:bottom w:val="none" w:sz="0" w:space="0" w:color="auto"/>
                    <w:right w:val="none" w:sz="0" w:space="0" w:color="auto"/>
                  </w:divBdr>
                </w:div>
                <w:div w:id="1722510688">
                  <w:marLeft w:val="0"/>
                  <w:marRight w:val="0"/>
                  <w:marTop w:val="0"/>
                  <w:marBottom w:val="0"/>
                  <w:divBdr>
                    <w:top w:val="none" w:sz="0" w:space="0" w:color="auto"/>
                    <w:left w:val="none" w:sz="0" w:space="0" w:color="auto"/>
                    <w:bottom w:val="none" w:sz="0" w:space="0" w:color="auto"/>
                    <w:right w:val="none" w:sz="0" w:space="0" w:color="auto"/>
                  </w:divBdr>
                </w:div>
                <w:div w:id="1733458680">
                  <w:marLeft w:val="0"/>
                  <w:marRight w:val="0"/>
                  <w:marTop w:val="0"/>
                  <w:marBottom w:val="0"/>
                  <w:divBdr>
                    <w:top w:val="none" w:sz="0" w:space="0" w:color="auto"/>
                    <w:left w:val="none" w:sz="0" w:space="0" w:color="auto"/>
                    <w:bottom w:val="none" w:sz="0" w:space="0" w:color="auto"/>
                    <w:right w:val="none" w:sz="0" w:space="0" w:color="auto"/>
                  </w:divBdr>
                </w:div>
                <w:div w:id="1733889650">
                  <w:marLeft w:val="0"/>
                  <w:marRight w:val="0"/>
                  <w:marTop w:val="0"/>
                  <w:marBottom w:val="0"/>
                  <w:divBdr>
                    <w:top w:val="none" w:sz="0" w:space="0" w:color="auto"/>
                    <w:left w:val="none" w:sz="0" w:space="0" w:color="auto"/>
                    <w:bottom w:val="none" w:sz="0" w:space="0" w:color="auto"/>
                    <w:right w:val="none" w:sz="0" w:space="0" w:color="auto"/>
                  </w:divBdr>
                </w:div>
                <w:div w:id="1737588004">
                  <w:marLeft w:val="0"/>
                  <w:marRight w:val="0"/>
                  <w:marTop w:val="0"/>
                  <w:marBottom w:val="0"/>
                  <w:divBdr>
                    <w:top w:val="none" w:sz="0" w:space="0" w:color="auto"/>
                    <w:left w:val="none" w:sz="0" w:space="0" w:color="auto"/>
                    <w:bottom w:val="none" w:sz="0" w:space="0" w:color="auto"/>
                    <w:right w:val="none" w:sz="0" w:space="0" w:color="auto"/>
                  </w:divBdr>
                </w:div>
                <w:div w:id="1739086733">
                  <w:marLeft w:val="0"/>
                  <w:marRight w:val="0"/>
                  <w:marTop w:val="0"/>
                  <w:marBottom w:val="0"/>
                  <w:divBdr>
                    <w:top w:val="none" w:sz="0" w:space="0" w:color="auto"/>
                    <w:left w:val="none" w:sz="0" w:space="0" w:color="auto"/>
                    <w:bottom w:val="none" w:sz="0" w:space="0" w:color="auto"/>
                    <w:right w:val="none" w:sz="0" w:space="0" w:color="auto"/>
                  </w:divBdr>
                </w:div>
                <w:div w:id="1758091914">
                  <w:marLeft w:val="0"/>
                  <w:marRight w:val="0"/>
                  <w:marTop w:val="0"/>
                  <w:marBottom w:val="0"/>
                  <w:divBdr>
                    <w:top w:val="none" w:sz="0" w:space="0" w:color="auto"/>
                    <w:left w:val="none" w:sz="0" w:space="0" w:color="auto"/>
                    <w:bottom w:val="none" w:sz="0" w:space="0" w:color="auto"/>
                    <w:right w:val="none" w:sz="0" w:space="0" w:color="auto"/>
                  </w:divBdr>
                </w:div>
                <w:div w:id="1758362358">
                  <w:marLeft w:val="0"/>
                  <w:marRight w:val="0"/>
                  <w:marTop w:val="0"/>
                  <w:marBottom w:val="0"/>
                  <w:divBdr>
                    <w:top w:val="none" w:sz="0" w:space="0" w:color="auto"/>
                    <w:left w:val="none" w:sz="0" w:space="0" w:color="auto"/>
                    <w:bottom w:val="none" w:sz="0" w:space="0" w:color="auto"/>
                    <w:right w:val="none" w:sz="0" w:space="0" w:color="auto"/>
                  </w:divBdr>
                </w:div>
                <w:div w:id="1765955188">
                  <w:marLeft w:val="0"/>
                  <w:marRight w:val="0"/>
                  <w:marTop w:val="0"/>
                  <w:marBottom w:val="0"/>
                  <w:divBdr>
                    <w:top w:val="none" w:sz="0" w:space="0" w:color="auto"/>
                    <w:left w:val="none" w:sz="0" w:space="0" w:color="auto"/>
                    <w:bottom w:val="none" w:sz="0" w:space="0" w:color="auto"/>
                    <w:right w:val="none" w:sz="0" w:space="0" w:color="auto"/>
                  </w:divBdr>
                </w:div>
                <w:div w:id="1783263158">
                  <w:marLeft w:val="0"/>
                  <w:marRight w:val="0"/>
                  <w:marTop w:val="0"/>
                  <w:marBottom w:val="0"/>
                  <w:divBdr>
                    <w:top w:val="none" w:sz="0" w:space="0" w:color="auto"/>
                    <w:left w:val="none" w:sz="0" w:space="0" w:color="auto"/>
                    <w:bottom w:val="none" w:sz="0" w:space="0" w:color="auto"/>
                    <w:right w:val="none" w:sz="0" w:space="0" w:color="auto"/>
                  </w:divBdr>
                </w:div>
                <w:div w:id="1793817525">
                  <w:marLeft w:val="0"/>
                  <w:marRight w:val="0"/>
                  <w:marTop w:val="0"/>
                  <w:marBottom w:val="0"/>
                  <w:divBdr>
                    <w:top w:val="none" w:sz="0" w:space="0" w:color="auto"/>
                    <w:left w:val="none" w:sz="0" w:space="0" w:color="auto"/>
                    <w:bottom w:val="none" w:sz="0" w:space="0" w:color="auto"/>
                    <w:right w:val="none" w:sz="0" w:space="0" w:color="auto"/>
                  </w:divBdr>
                </w:div>
                <w:div w:id="1806123010">
                  <w:marLeft w:val="0"/>
                  <w:marRight w:val="0"/>
                  <w:marTop w:val="0"/>
                  <w:marBottom w:val="0"/>
                  <w:divBdr>
                    <w:top w:val="none" w:sz="0" w:space="0" w:color="auto"/>
                    <w:left w:val="none" w:sz="0" w:space="0" w:color="auto"/>
                    <w:bottom w:val="none" w:sz="0" w:space="0" w:color="auto"/>
                    <w:right w:val="none" w:sz="0" w:space="0" w:color="auto"/>
                  </w:divBdr>
                </w:div>
                <w:div w:id="1810398020">
                  <w:marLeft w:val="0"/>
                  <w:marRight w:val="0"/>
                  <w:marTop w:val="0"/>
                  <w:marBottom w:val="0"/>
                  <w:divBdr>
                    <w:top w:val="none" w:sz="0" w:space="0" w:color="auto"/>
                    <w:left w:val="none" w:sz="0" w:space="0" w:color="auto"/>
                    <w:bottom w:val="none" w:sz="0" w:space="0" w:color="auto"/>
                    <w:right w:val="none" w:sz="0" w:space="0" w:color="auto"/>
                  </w:divBdr>
                </w:div>
                <w:div w:id="1814442444">
                  <w:marLeft w:val="0"/>
                  <w:marRight w:val="0"/>
                  <w:marTop w:val="0"/>
                  <w:marBottom w:val="0"/>
                  <w:divBdr>
                    <w:top w:val="none" w:sz="0" w:space="0" w:color="auto"/>
                    <w:left w:val="none" w:sz="0" w:space="0" w:color="auto"/>
                    <w:bottom w:val="none" w:sz="0" w:space="0" w:color="auto"/>
                    <w:right w:val="none" w:sz="0" w:space="0" w:color="auto"/>
                  </w:divBdr>
                </w:div>
                <w:div w:id="1818692447">
                  <w:marLeft w:val="0"/>
                  <w:marRight w:val="0"/>
                  <w:marTop w:val="0"/>
                  <w:marBottom w:val="0"/>
                  <w:divBdr>
                    <w:top w:val="none" w:sz="0" w:space="0" w:color="auto"/>
                    <w:left w:val="none" w:sz="0" w:space="0" w:color="auto"/>
                    <w:bottom w:val="none" w:sz="0" w:space="0" w:color="auto"/>
                    <w:right w:val="none" w:sz="0" w:space="0" w:color="auto"/>
                  </w:divBdr>
                </w:div>
                <w:div w:id="1837725659">
                  <w:marLeft w:val="0"/>
                  <w:marRight w:val="0"/>
                  <w:marTop w:val="0"/>
                  <w:marBottom w:val="0"/>
                  <w:divBdr>
                    <w:top w:val="none" w:sz="0" w:space="0" w:color="auto"/>
                    <w:left w:val="none" w:sz="0" w:space="0" w:color="auto"/>
                    <w:bottom w:val="none" w:sz="0" w:space="0" w:color="auto"/>
                    <w:right w:val="none" w:sz="0" w:space="0" w:color="auto"/>
                  </w:divBdr>
                </w:div>
                <w:div w:id="1847940584">
                  <w:marLeft w:val="0"/>
                  <w:marRight w:val="0"/>
                  <w:marTop w:val="0"/>
                  <w:marBottom w:val="0"/>
                  <w:divBdr>
                    <w:top w:val="none" w:sz="0" w:space="0" w:color="auto"/>
                    <w:left w:val="none" w:sz="0" w:space="0" w:color="auto"/>
                    <w:bottom w:val="none" w:sz="0" w:space="0" w:color="auto"/>
                    <w:right w:val="none" w:sz="0" w:space="0" w:color="auto"/>
                  </w:divBdr>
                </w:div>
                <w:div w:id="1855343699">
                  <w:marLeft w:val="0"/>
                  <w:marRight w:val="0"/>
                  <w:marTop w:val="0"/>
                  <w:marBottom w:val="0"/>
                  <w:divBdr>
                    <w:top w:val="none" w:sz="0" w:space="0" w:color="auto"/>
                    <w:left w:val="none" w:sz="0" w:space="0" w:color="auto"/>
                    <w:bottom w:val="none" w:sz="0" w:space="0" w:color="auto"/>
                    <w:right w:val="none" w:sz="0" w:space="0" w:color="auto"/>
                  </w:divBdr>
                </w:div>
                <w:div w:id="1870146866">
                  <w:marLeft w:val="0"/>
                  <w:marRight w:val="0"/>
                  <w:marTop w:val="0"/>
                  <w:marBottom w:val="0"/>
                  <w:divBdr>
                    <w:top w:val="none" w:sz="0" w:space="0" w:color="auto"/>
                    <w:left w:val="none" w:sz="0" w:space="0" w:color="auto"/>
                    <w:bottom w:val="none" w:sz="0" w:space="0" w:color="auto"/>
                    <w:right w:val="none" w:sz="0" w:space="0" w:color="auto"/>
                  </w:divBdr>
                </w:div>
                <w:div w:id="1871263531">
                  <w:marLeft w:val="0"/>
                  <w:marRight w:val="0"/>
                  <w:marTop w:val="0"/>
                  <w:marBottom w:val="0"/>
                  <w:divBdr>
                    <w:top w:val="none" w:sz="0" w:space="0" w:color="auto"/>
                    <w:left w:val="none" w:sz="0" w:space="0" w:color="auto"/>
                    <w:bottom w:val="none" w:sz="0" w:space="0" w:color="auto"/>
                    <w:right w:val="none" w:sz="0" w:space="0" w:color="auto"/>
                  </w:divBdr>
                </w:div>
                <w:div w:id="1873415423">
                  <w:marLeft w:val="0"/>
                  <w:marRight w:val="0"/>
                  <w:marTop w:val="0"/>
                  <w:marBottom w:val="0"/>
                  <w:divBdr>
                    <w:top w:val="none" w:sz="0" w:space="0" w:color="auto"/>
                    <w:left w:val="none" w:sz="0" w:space="0" w:color="auto"/>
                    <w:bottom w:val="none" w:sz="0" w:space="0" w:color="auto"/>
                    <w:right w:val="none" w:sz="0" w:space="0" w:color="auto"/>
                  </w:divBdr>
                </w:div>
                <w:div w:id="1875800223">
                  <w:marLeft w:val="0"/>
                  <w:marRight w:val="0"/>
                  <w:marTop w:val="0"/>
                  <w:marBottom w:val="0"/>
                  <w:divBdr>
                    <w:top w:val="none" w:sz="0" w:space="0" w:color="auto"/>
                    <w:left w:val="none" w:sz="0" w:space="0" w:color="auto"/>
                    <w:bottom w:val="none" w:sz="0" w:space="0" w:color="auto"/>
                    <w:right w:val="none" w:sz="0" w:space="0" w:color="auto"/>
                  </w:divBdr>
                </w:div>
                <w:div w:id="1880700417">
                  <w:marLeft w:val="0"/>
                  <w:marRight w:val="0"/>
                  <w:marTop w:val="0"/>
                  <w:marBottom w:val="0"/>
                  <w:divBdr>
                    <w:top w:val="none" w:sz="0" w:space="0" w:color="auto"/>
                    <w:left w:val="none" w:sz="0" w:space="0" w:color="auto"/>
                    <w:bottom w:val="none" w:sz="0" w:space="0" w:color="auto"/>
                    <w:right w:val="none" w:sz="0" w:space="0" w:color="auto"/>
                  </w:divBdr>
                </w:div>
                <w:div w:id="1894075078">
                  <w:marLeft w:val="0"/>
                  <w:marRight w:val="0"/>
                  <w:marTop w:val="0"/>
                  <w:marBottom w:val="0"/>
                  <w:divBdr>
                    <w:top w:val="none" w:sz="0" w:space="0" w:color="auto"/>
                    <w:left w:val="none" w:sz="0" w:space="0" w:color="auto"/>
                    <w:bottom w:val="none" w:sz="0" w:space="0" w:color="auto"/>
                    <w:right w:val="none" w:sz="0" w:space="0" w:color="auto"/>
                  </w:divBdr>
                </w:div>
                <w:div w:id="1903057377">
                  <w:marLeft w:val="0"/>
                  <w:marRight w:val="0"/>
                  <w:marTop w:val="0"/>
                  <w:marBottom w:val="0"/>
                  <w:divBdr>
                    <w:top w:val="none" w:sz="0" w:space="0" w:color="auto"/>
                    <w:left w:val="none" w:sz="0" w:space="0" w:color="auto"/>
                    <w:bottom w:val="none" w:sz="0" w:space="0" w:color="auto"/>
                    <w:right w:val="none" w:sz="0" w:space="0" w:color="auto"/>
                  </w:divBdr>
                </w:div>
                <w:div w:id="1909076388">
                  <w:marLeft w:val="0"/>
                  <w:marRight w:val="0"/>
                  <w:marTop w:val="0"/>
                  <w:marBottom w:val="0"/>
                  <w:divBdr>
                    <w:top w:val="none" w:sz="0" w:space="0" w:color="auto"/>
                    <w:left w:val="none" w:sz="0" w:space="0" w:color="auto"/>
                    <w:bottom w:val="none" w:sz="0" w:space="0" w:color="auto"/>
                    <w:right w:val="none" w:sz="0" w:space="0" w:color="auto"/>
                  </w:divBdr>
                </w:div>
                <w:div w:id="1938514014">
                  <w:marLeft w:val="0"/>
                  <w:marRight w:val="0"/>
                  <w:marTop w:val="0"/>
                  <w:marBottom w:val="0"/>
                  <w:divBdr>
                    <w:top w:val="none" w:sz="0" w:space="0" w:color="auto"/>
                    <w:left w:val="none" w:sz="0" w:space="0" w:color="auto"/>
                    <w:bottom w:val="none" w:sz="0" w:space="0" w:color="auto"/>
                    <w:right w:val="none" w:sz="0" w:space="0" w:color="auto"/>
                  </w:divBdr>
                </w:div>
                <w:div w:id="1942252287">
                  <w:marLeft w:val="0"/>
                  <w:marRight w:val="0"/>
                  <w:marTop w:val="0"/>
                  <w:marBottom w:val="0"/>
                  <w:divBdr>
                    <w:top w:val="none" w:sz="0" w:space="0" w:color="auto"/>
                    <w:left w:val="none" w:sz="0" w:space="0" w:color="auto"/>
                    <w:bottom w:val="none" w:sz="0" w:space="0" w:color="auto"/>
                    <w:right w:val="none" w:sz="0" w:space="0" w:color="auto"/>
                  </w:divBdr>
                </w:div>
                <w:div w:id="1947499702">
                  <w:marLeft w:val="0"/>
                  <w:marRight w:val="0"/>
                  <w:marTop w:val="0"/>
                  <w:marBottom w:val="0"/>
                  <w:divBdr>
                    <w:top w:val="none" w:sz="0" w:space="0" w:color="auto"/>
                    <w:left w:val="none" w:sz="0" w:space="0" w:color="auto"/>
                    <w:bottom w:val="none" w:sz="0" w:space="0" w:color="auto"/>
                    <w:right w:val="none" w:sz="0" w:space="0" w:color="auto"/>
                  </w:divBdr>
                </w:div>
                <w:div w:id="1958633412">
                  <w:marLeft w:val="0"/>
                  <w:marRight w:val="0"/>
                  <w:marTop w:val="0"/>
                  <w:marBottom w:val="0"/>
                  <w:divBdr>
                    <w:top w:val="none" w:sz="0" w:space="0" w:color="auto"/>
                    <w:left w:val="none" w:sz="0" w:space="0" w:color="auto"/>
                    <w:bottom w:val="none" w:sz="0" w:space="0" w:color="auto"/>
                    <w:right w:val="none" w:sz="0" w:space="0" w:color="auto"/>
                  </w:divBdr>
                </w:div>
                <w:div w:id="1960410287">
                  <w:marLeft w:val="0"/>
                  <w:marRight w:val="0"/>
                  <w:marTop w:val="0"/>
                  <w:marBottom w:val="0"/>
                  <w:divBdr>
                    <w:top w:val="none" w:sz="0" w:space="0" w:color="auto"/>
                    <w:left w:val="none" w:sz="0" w:space="0" w:color="auto"/>
                    <w:bottom w:val="none" w:sz="0" w:space="0" w:color="auto"/>
                    <w:right w:val="none" w:sz="0" w:space="0" w:color="auto"/>
                  </w:divBdr>
                </w:div>
                <w:div w:id="1961110534">
                  <w:marLeft w:val="0"/>
                  <w:marRight w:val="0"/>
                  <w:marTop w:val="0"/>
                  <w:marBottom w:val="0"/>
                  <w:divBdr>
                    <w:top w:val="none" w:sz="0" w:space="0" w:color="auto"/>
                    <w:left w:val="none" w:sz="0" w:space="0" w:color="auto"/>
                    <w:bottom w:val="none" w:sz="0" w:space="0" w:color="auto"/>
                    <w:right w:val="none" w:sz="0" w:space="0" w:color="auto"/>
                  </w:divBdr>
                </w:div>
                <w:div w:id="1970356603">
                  <w:marLeft w:val="0"/>
                  <w:marRight w:val="0"/>
                  <w:marTop w:val="0"/>
                  <w:marBottom w:val="0"/>
                  <w:divBdr>
                    <w:top w:val="none" w:sz="0" w:space="0" w:color="auto"/>
                    <w:left w:val="none" w:sz="0" w:space="0" w:color="auto"/>
                    <w:bottom w:val="none" w:sz="0" w:space="0" w:color="auto"/>
                    <w:right w:val="none" w:sz="0" w:space="0" w:color="auto"/>
                  </w:divBdr>
                </w:div>
                <w:div w:id="1976177257">
                  <w:marLeft w:val="0"/>
                  <w:marRight w:val="0"/>
                  <w:marTop w:val="0"/>
                  <w:marBottom w:val="0"/>
                  <w:divBdr>
                    <w:top w:val="none" w:sz="0" w:space="0" w:color="auto"/>
                    <w:left w:val="none" w:sz="0" w:space="0" w:color="auto"/>
                    <w:bottom w:val="none" w:sz="0" w:space="0" w:color="auto"/>
                    <w:right w:val="none" w:sz="0" w:space="0" w:color="auto"/>
                  </w:divBdr>
                </w:div>
                <w:div w:id="2016180557">
                  <w:marLeft w:val="0"/>
                  <w:marRight w:val="0"/>
                  <w:marTop w:val="0"/>
                  <w:marBottom w:val="0"/>
                  <w:divBdr>
                    <w:top w:val="none" w:sz="0" w:space="0" w:color="auto"/>
                    <w:left w:val="none" w:sz="0" w:space="0" w:color="auto"/>
                    <w:bottom w:val="none" w:sz="0" w:space="0" w:color="auto"/>
                    <w:right w:val="none" w:sz="0" w:space="0" w:color="auto"/>
                  </w:divBdr>
                </w:div>
                <w:div w:id="2033146313">
                  <w:marLeft w:val="0"/>
                  <w:marRight w:val="0"/>
                  <w:marTop w:val="0"/>
                  <w:marBottom w:val="0"/>
                  <w:divBdr>
                    <w:top w:val="none" w:sz="0" w:space="0" w:color="auto"/>
                    <w:left w:val="none" w:sz="0" w:space="0" w:color="auto"/>
                    <w:bottom w:val="none" w:sz="0" w:space="0" w:color="auto"/>
                    <w:right w:val="none" w:sz="0" w:space="0" w:color="auto"/>
                  </w:divBdr>
                </w:div>
                <w:div w:id="2048870969">
                  <w:marLeft w:val="0"/>
                  <w:marRight w:val="0"/>
                  <w:marTop w:val="0"/>
                  <w:marBottom w:val="0"/>
                  <w:divBdr>
                    <w:top w:val="none" w:sz="0" w:space="0" w:color="auto"/>
                    <w:left w:val="none" w:sz="0" w:space="0" w:color="auto"/>
                    <w:bottom w:val="none" w:sz="0" w:space="0" w:color="auto"/>
                    <w:right w:val="none" w:sz="0" w:space="0" w:color="auto"/>
                  </w:divBdr>
                </w:div>
                <w:div w:id="2057119676">
                  <w:marLeft w:val="0"/>
                  <w:marRight w:val="0"/>
                  <w:marTop w:val="0"/>
                  <w:marBottom w:val="0"/>
                  <w:divBdr>
                    <w:top w:val="none" w:sz="0" w:space="0" w:color="auto"/>
                    <w:left w:val="none" w:sz="0" w:space="0" w:color="auto"/>
                    <w:bottom w:val="none" w:sz="0" w:space="0" w:color="auto"/>
                    <w:right w:val="none" w:sz="0" w:space="0" w:color="auto"/>
                  </w:divBdr>
                </w:div>
                <w:div w:id="2058628300">
                  <w:marLeft w:val="0"/>
                  <w:marRight w:val="0"/>
                  <w:marTop w:val="0"/>
                  <w:marBottom w:val="0"/>
                  <w:divBdr>
                    <w:top w:val="none" w:sz="0" w:space="0" w:color="auto"/>
                    <w:left w:val="none" w:sz="0" w:space="0" w:color="auto"/>
                    <w:bottom w:val="none" w:sz="0" w:space="0" w:color="auto"/>
                    <w:right w:val="none" w:sz="0" w:space="0" w:color="auto"/>
                  </w:divBdr>
                </w:div>
                <w:div w:id="2076394441">
                  <w:marLeft w:val="0"/>
                  <w:marRight w:val="0"/>
                  <w:marTop w:val="0"/>
                  <w:marBottom w:val="0"/>
                  <w:divBdr>
                    <w:top w:val="none" w:sz="0" w:space="0" w:color="auto"/>
                    <w:left w:val="none" w:sz="0" w:space="0" w:color="auto"/>
                    <w:bottom w:val="none" w:sz="0" w:space="0" w:color="auto"/>
                    <w:right w:val="none" w:sz="0" w:space="0" w:color="auto"/>
                  </w:divBdr>
                </w:div>
                <w:div w:id="2083598881">
                  <w:marLeft w:val="0"/>
                  <w:marRight w:val="0"/>
                  <w:marTop w:val="0"/>
                  <w:marBottom w:val="0"/>
                  <w:divBdr>
                    <w:top w:val="none" w:sz="0" w:space="0" w:color="auto"/>
                    <w:left w:val="none" w:sz="0" w:space="0" w:color="auto"/>
                    <w:bottom w:val="none" w:sz="0" w:space="0" w:color="auto"/>
                    <w:right w:val="none" w:sz="0" w:space="0" w:color="auto"/>
                  </w:divBdr>
                </w:div>
                <w:div w:id="2084526539">
                  <w:marLeft w:val="0"/>
                  <w:marRight w:val="0"/>
                  <w:marTop w:val="0"/>
                  <w:marBottom w:val="0"/>
                  <w:divBdr>
                    <w:top w:val="none" w:sz="0" w:space="0" w:color="auto"/>
                    <w:left w:val="none" w:sz="0" w:space="0" w:color="auto"/>
                    <w:bottom w:val="none" w:sz="0" w:space="0" w:color="auto"/>
                    <w:right w:val="none" w:sz="0" w:space="0" w:color="auto"/>
                  </w:divBdr>
                </w:div>
                <w:div w:id="2100637439">
                  <w:marLeft w:val="0"/>
                  <w:marRight w:val="0"/>
                  <w:marTop w:val="0"/>
                  <w:marBottom w:val="0"/>
                  <w:divBdr>
                    <w:top w:val="none" w:sz="0" w:space="0" w:color="auto"/>
                    <w:left w:val="none" w:sz="0" w:space="0" w:color="auto"/>
                    <w:bottom w:val="none" w:sz="0" w:space="0" w:color="auto"/>
                    <w:right w:val="none" w:sz="0" w:space="0" w:color="auto"/>
                  </w:divBdr>
                </w:div>
                <w:div w:id="2101371780">
                  <w:marLeft w:val="0"/>
                  <w:marRight w:val="0"/>
                  <w:marTop w:val="0"/>
                  <w:marBottom w:val="0"/>
                  <w:divBdr>
                    <w:top w:val="none" w:sz="0" w:space="0" w:color="auto"/>
                    <w:left w:val="none" w:sz="0" w:space="0" w:color="auto"/>
                    <w:bottom w:val="none" w:sz="0" w:space="0" w:color="auto"/>
                    <w:right w:val="none" w:sz="0" w:space="0" w:color="auto"/>
                  </w:divBdr>
                </w:div>
                <w:div w:id="2107580576">
                  <w:marLeft w:val="0"/>
                  <w:marRight w:val="0"/>
                  <w:marTop w:val="0"/>
                  <w:marBottom w:val="0"/>
                  <w:divBdr>
                    <w:top w:val="none" w:sz="0" w:space="0" w:color="auto"/>
                    <w:left w:val="none" w:sz="0" w:space="0" w:color="auto"/>
                    <w:bottom w:val="none" w:sz="0" w:space="0" w:color="auto"/>
                    <w:right w:val="none" w:sz="0" w:space="0" w:color="auto"/>
                  </w:divBdr>
                </w:div>
                <w:div w:id="2112891443">
                  <w:marLeft w:val="0"/>
                  <w:marRight w:val="0"/>
                  <w:marTop w:val="0"/>
                  <w:marBottom w:val="0"/>
                  <w:divBdr>
                    <w:top w:val="none" w:sz="0" w:space="0" w:color="auto"/>
                    <w:left w:val="none" w:sz="0" w:space="0" w:color="auto"/>
                    <w:bottom w:val="none" w:sz="0" w:space="0" w:color="auto"/>
                    <w:right w:val="none" w:sz="0" w:space="0" w:color="auto"/>
                  </w:divBdr>
                </w:div>
                <w:div w:id="2113889710">
                  <w:marLeft w:val="0"/>
                  <w:marRight w:val="0"/>
                  <w:marTop w:val="0"/>
                  <w:marBottom w:val="0"/>
                  <w:divBdr>
                    <w:top w:val="none" w:sz="0" w:space="0" w:color="auto"/>
                    <w:left w:val="none" w:sz="0" w:space="0" w:color="auto"/>
                    <w:bottom w:val="none" w:sz="0" w:space="0" w:color="auto"/>
                    <w:right w:val="none" w:sz="0" w:space="0" w:color="auto"/>
                  </w:divBdr>
                </w:div>
                <w:div w:id="2115661503">
                  <w:marLeft w:val="0"/>
                  <w:marRight w:val="0"/>
                  <w:marTop w:val="0"/>
                  <w:marBottom w:val="0"/>
                  <w:divBdr>
                    <w:top w:val="none" w:sz="0" w:space="0" w:color="auto"/>
                    <w:left w:val="none" w:sz="0" w:space="0" w:color="auto"/>
                    <w:bottom w:val="none" w:sz="0" w:space="0" w:color="auto"/>
                    <w:right w:val="none" w:sz="0" w:space="0" w:color="auto"/>
                  </w:divBdr>
                </w:div>
                <w:div w:id="2116364107">
                  <w:marLeft w:val="0"/>
                  <w:marRight w:val="0"/>
                  <w:marTop w:val="0"/>
                  <w:marBottom w:val="0"/>
                  <w:divBdr>
                    <w:top w:val="none" w:sz="0" w:space="0" w:color="auto"/>
                    <w:left w:val="none" w:sz="0" w:space="0" w:color="auto"/>
                    <w:bottom w:val="none" w:sz="0" w:space="0" w:color="auto"/>
                    <w:right w:val="none" w:sz="0" w:space="0" w:color="auto"/>
                  </w:divBdr>
                </w:div>
                <w:div w:id="2119180777">
                  <w:marLeft w:val="0"/>
                  <w:marRight w:val="0"/>
                  <w:marTop w:val="0"/>
                  <w:marBottom w:val="0"/>
                  <w:divBdr>
                    <w:top w:val="none" w:sz="0" w:space="0" w:color="auto"/>
                    <w:left w:val="none" w:sz="0" w:space="0" w:color="auto"/>
                    <w:bottom w:val="none" w:sz="0" w:space="0" w:color="auto"/>
                    <w:right w:val="none" w:sz="0" w:space="0" w:color="auto"/>
                  </w:divBdr>
                </w:div>
                <w:div w:id="2119594776">
                  <w:marLeft w:val="0"/>
                  <w:marRight w:val="0"/>
                  <w:marTop w:val="0"/>
                  <w:marBottom w:val="0"/>
                  <w:divBdr>
                    <w:top w:val="none" w:sz="0" w:space="0" w:color="auto"/>
                    <w:left w:val="none" w:sz="0" w:space="0" w:color="auto"/>
                    <w:bottom w:val="none" w:sz="0" w:space="0" w:color="auto"/>
                    <w:right w:val="none" w:sz="0" w:space="0" w:color="auto"/>
                  </w:divBdr>
                </w:div>
                <w:div w:id="2145266652">
                  <w:marLeft w:val="0"/>
                  <w:marRight w:val="0"/>
                  <w:marTop w:val="0"/>
                  <w:marBottom w:val="0"/>
                  <w:divBdr>
                    <w:top w:val="none" w:sz="0" w:space="0" w:color="auto"/>
                    <w:left w:val="none" w:sz="0" w:space="0" w:color="auto"/>
                    <w:bottom w:val="none" w:sz="0" w:space="0" w:color="auto"/>
                    <w:right w:val="none" w:sz="0" w:space="0" w:color="auto"/>
                  </w:divBdr>
                </w:div>
                <w:div w:id="2145847723">
                  <w:marLeft w:val="0"/>
                  <w:marRight w:val="0"/>
                  <w:marTop w:val="0"/>
                  <w:marBottom w:val="0"/>
                  <w:divBdr>
                    <w:top w:val="none" w:sz="0" w:space="0" w:color="auto"/>
                    <w:left w:val="none" w:sz="0" w:space="0" w:color="auto"/>
                    <w:bottom w:val="none" w:sz="0" w:space="0" w:color="auto"/>
                    <w:right w:val="none" w:sz="0" w:space="0" w:color="auto"/>
                  </w:divBdr>
                </w:div>
              </w:divsChild>
            </w:div>
            <w:div w:id="1326589186">
              <w:marLeft w:val="0"/>
              <w:marRight w:val="0"/>
              <w:marTop w:val="0"/>
              <w:marBottom w:val="0"/>
              <w:divBdr>
                <w:top w:val="none" w:sz="0" w:space="0" w:color="auto"/>
                <w:left w:val="none" w:sz="0" w:space="0" w:color="auto"/>
                <w:bottom w:val="none" w:sz="0" w:space="0" w:color="auto"/>
                <w:right w:val="none" w:sz="0" w:space="0" w:color="auto"/>
              </w:divBdr>
            </w:div>
            <w:div w:id="1328752109">
              <w:marLeft w:val="0"/>
              <w:marRight w:val="0"/>
              <w:marTop w:val="0"/>
              <w:marBottom w:val="0"/>
              <w:divBdr>
                <w:top w:val="none" w:sz="0" w:space="0" w:color="auto"/>
                <w:left w:val="none" w:sz="0" w:space="0" w:color="auto"/>
                <w:bottom w:val="none" w:sz="0" w:space="0" w:color="auto"/>
                <w:right w:val="none" w:sz="0" w:space="0" w:color="auto"/>
              </w:divBdr>
            </w:div>
            <w:div w:id="1330521648">
              <w:marLeft w:val="0"/>
              <w:marRight w:val="0"/>
              <w:marTop w:val="0"/>
              <w:marBottom w:val="0"/>
              <w:divBdr>
                <w:top w:val="none" w:sz="0" w:space="0" w:color="auto"/>
                <w:left w:val="none" w:sz="0" w:space="0" w:color="auto"/>
                <w:bottom w:val="none" w:sz="0" w:space="0" w:color="auto"/>
                <w:right w:val="none" w:sz="0" w:space="0" w:color="auto"/>
              </w:divBdr>
            </w:div>
            <w:div w:id="1331104204">
              <w:marLeft w:val="0"/>
              <w:marRight w:val="0"/>
              <w:marTop w:val="0"/>
              <w:marBottom w:val="0"/>
              <w:divBdr>
                <w:top w:val="none" w:sz="0" w:space="0" w:color="auto"/>
                <w:left w:val="none" w:sz="0" w:space="0" w:color="auto"/>
                <w:bottom w:val="none" w:sz="0" w:space="0" w:color="auto"/>
                <w:right w:val="none" w:sz="0" w:space="0" w:color="auto"/>
              </w:divBdr>
            </w:div>
            <w:div w:id="1339188450">
              <w:marLeft w:val="0"/>
              <w:marRight w:val="0"/>
              <w:marTop w:val="0"/>
              <w:marBottom w:val="0"/>
              <w:divBdr>
                <w:top w:val="none" w:sz="0" w:space="0" w:color="auto"/>
                <w:left w:val="none" w:sz="0" w:space="0" w:color="auto"/>
                <w:bottom w:val="none" w:sz="0" w:space="0" w:color="auto"/>
                <w:right w:val="none" w:sz="0" w:space="0" w:color="auto"/>
              </w:divBdr>
            </w:div>
            <w:div w:id="1339694092">
              <w:marLeft w:val="0"/>
              <w:marRight w:val="0"/>
              <w:marTop w:val="0"/>
              <w:marBottom w:val="0"/>
              <w:divBdr>
                <w:top w:val="none" w:sz="0" w:space="0" w:color="auto"/>
                <w:left w:val="none" w:sz="0" w:space="0" w:color="auto"/>
                <w:bottom w:val="none" w:sz="0" w:space="0" w:color="auto"/>
                <w:right w:val="none" w:sz="0" w:space="0" w:color="auto"/>
              </w:divBdr>
            </w:div>
            <w:div w:id="1339695546">
              <w:marLeft w:val="0"/>
              <w:marRight w:val="0"/>
              <w:marTop w:val="0"/>
              <w:marBottom w:val="0"/>
              <w:divBdr>
                <w:top w:val="none" w:sz="0" w:space="0" w:color="auto"/>
                <w:left w:val="none" w:sz="0" w:space="0" w:color="auto"/>
                <w:bottom w:val="none" w:sz="0" w:space="0" w:color="auto"/>
                <w:right w:val="none" w:sz="0" w:space="0" w:color="auto"/>
              </w:divBdr>
            </w:div>
            <w:div w:id="1351637041">
              <w:marLeft w:val="0"/>
              <w:marRight w:val="0"/>
              <w:marTop w:val="0"/>
              <w:marBottom w:val="0"/>
              <w:divBdr>
                <w:top w:val="none" w:sz="0" w:space="0" w:color="auto"/>
                <w:left w:val="none" w:sz="0" w:space="0" w:color="auto"/>
                <w:bottom w:val="none" w:sz="0" w:space="0" w:color="auto"/>
                <w:right w:val="none" w:sz="0" w:space="0" w:color="auto"/>
              </w:divBdr>
            </w:div>
            <w:div w:id="1353610249">
              <w:marLeft w:val="0"/>
              <w:marRight w:val="0"/>
              <w:marTop w:val="0"/>
              <w:marBottom w:val="0"/>
              <w:divBdr>
                <w:top w:val="none" w:sz="0" w:space="0" w:color="auto"/>
                <w:left w:val="none" w:sz="0" w:space="0" w:color="auto"/>
                <w:bottom w:val="none" w:sz="0" w:space="0" w:color="auto"/>
                <w:right w:val="none" w:sz="0" w:space="0" w:color="auto"/>
              </w:divBdr>
            </w:div>
            <w:div w:id="1371227846">
              <w:marLeft w:val="0"/>
              <w:marRight w:val="0"/>
              <w:marTop w:val="0"/>
              <w:marBottom w:val="0"/>
              <w:divBdr>
                <w:top w:val="none" w:sz="0" w:space="0" w:color="auto"/>
                <w:left w:val="none" w:sz="0" w:space="0" w:color="auto"/>
                <w:bottom w:val="none" w:sz="0" w:space="0" w:color="auto"/>
                <w:right w:val="none" w:sz="0" w:space="0" w:color="auto"/>
              </w:divBdr>
            </w:div>
            <w:div w:id="1373192410">
              <w:marLeft w:val="0"/>
              <w:marRight w:val="0"/>
              <w:marTop w:val="0"/>
              <w:marBottom w:val="0"/>
              <w:divBdr>
                <w:top w:val="none" w:sz="0" w:space="0" w:color="auto"/>
                <w:left w:val="none" w:sz="0" w:space="0" w:color="auto"/>
                <w:bottom w:val="none" w:sz="0" w:space="0" w:color="auto"/>
                <w:right w:val="none" w:sz="0" w:space="0" w:color="auto"/>
              </w:divBdr>
            </w:div>
            <w:div w:id="1374109904">
              <w:marLeft w:val="0"/>
              <w:marRight w:val="0"/>
              <w:marTop w:val="0"/>
              <w:marBottom w:val="0"/>
              <w:divBdr>
                <w:top w:val="none" w:sz="0" w:space="0" w:color="auto"/>
                <w:left w:val="none" w:sz="0" w:space="0" w:color="auto"/>
                <w:bottom w:val="none" w:sz="0" w:space="0" w:color="auto"/>
                <w:right w:val="none" w:sz="0" w:space="0" w:color="auto"/>
              </w:divBdr>
            </w:div>
            <w:div w:id="1381319234">
              <w:marLeft w:val="0"/>
              <w:marRight w:val="0"/>
              <w:marTop w:val="0"/>
              <w:marBottom w:val="0"/>
              <w:divBdr>
                <w:top w:val="none" w:sz="0" w:space="0" w:color="auto"/>
                <w:left w:val="none" w:sz="0" w:space="0" w:color="auto"/>
                <w:bottom w:val="none" w:sz="0" w:space="0" w:color="auto"/>
                <w:right w:val="none" w:sz="0" w:space="0" w:color="auto"/>
              </w:divBdr>
            </w:div>
            <w:div w:id="1392577592">
              <w:marLeft w:val="0"/>
              <w:marRight w:val="0"/>
              <w:marTop w:val="0"/>
              <w:marBottom w:val="0"/>
              <w:divBdr>
                <w:top w:val="none" w:sz="0" w:space="0" w:color="auto"/>
                <w:left w:val="none" w:sz="0" w:space="0" w:color="auto"/>
                <w:bottom w:val="none" w:sz="0" w:space="0" w:color="auto"/>
                <w:right w:val="none" w:sz="0" w:space="0" w:color="auto"/>
              </w:divBdr>
            </w:div>
            <w:div w:id="1394159668">
              <w:marLeft w:val="0"/>
              <w:marRight w:val="0"/>
              <w:marTop w:val="0"/>
              <w:marBottom w:val="0"/>
              <w:divBdr>
                <w:top w:val="none" w:sz="0" w:space="0" w:color="auto"/>
                <w:left w:val="none" w:sz="0" w:space="0" w:color="auto"/>
                <w:bottom w:val="none" w:sz="0" w:space="0" w:color="auto"/>
                <w:right w:val="none" w:sz="0" w:space="0" w:color="auto"/>
              </w:divBdr>
            </w:div>
            <w:div w:id="1394503664">
              <w:marLeft w:val="0"/>
              <w:marRight w:val="0"/>
              <w:marTop w:val="0"/>
              <w:marBottom w:val="0"/>
              <w:divBdr>
                <w:top w:val="none" w:sz="0" w:space="0" w:color="auto"/>
                <w:left w:val="none" w:sz="0" w:space="0" w:color="auto"/>
                <w:bottom w:val="none" w:sz="0" w:space="0" w:color="auto"/>
                <w:right w:val="none" w:sz="0" w:space="0" w:color="auto"/>
              </w:divBdr>
            </w:div>
            <w:div w:id="1398673469">
              <w:marLeft w:val="0"/>
              <w:marRight w:val="0"/>
              <w:marTop w:val="0"/>
              <w:marBottom w:val="0"/>
              <w:divBdr>
                <w:top w:val="none" w:sz="0" w:space="0" w:color="auto"/>
                <w:left w:val="none" w:sz="0" w:space="0" w:color="auto"/>
                <w:bottom w:val="none" w:sz="0" w:space="0" w:color="auto"/>
                <w:right w:val="none" w:sz="0" w:space="0" w:color="auto"/>
              </w:divBdr>
            </w:div>
            <w:div w:id="1399599246">
              <w:marLeft w:val="0"/>
              <w:marRight w:val="0"/>
              <w:marTop w:val="0"/>
              <w:marBottom w:val="0"/>
              <w:divBdr>
                <w:top w:val="none" w:sz="0" w:space="0" w:color="auto"/>
                <w:left w:val="none" w:sz="0" w:space="0" w:color="auto"/>
                <w:bottom w:val="none" w:sz="0" w:space="0" w:color="auto"/>
                <w:right w:val="none" w:sz="0" w:space="0" w:color="auto"/>
              </w:divBdr>
            </w:div>
            <w:div w:id="1399668608">
              <w:marLeft w:val="0"/>
              <w:marRight w:val="0"/>
              <w:marTop w:val="0"/>
              <w:marBottom w:val="0"/>
              <w:divBdr>
                <w:top w:val="none" w:sz="0" w:space="0" w:color="auto"/>
                <w:left w:val="none" w:sz="0" w:space="0" w:color="auto"/>
                <w:bottom w:val="none" w:sz="0" w:space="0" w:color="auto"/>
                <w:right w:val="none" w:sz="0" w:space="0" w:color="auto"/>
              </w:divBdr>
            </w:div>
            <w:div w:id="1411349671">
              <w:marLeft w:val="0"/>
              <w:marRight w:val="0"/>
              <w:marTop w:val="0"/>
              <w:marBottom w:val="0"/>
              <w:divBdr>
                <w:top w:val="none" w:sz="0" w:space="0" w:color="auto"/>
                <w:left w:val="none" w:sz="0" w:space="0" w:color="auto"/>
                <w:bottom w:val="none" w:sz="0" w:space="0" w:color="auto"/>
                <w:right w:val="none" w:sz="0" w:space="0" w:color="auto"/>
              </w:divBdr>
            </w:div>
            <w:div w:id="1412309158">
              <w:marLeft w:val="0"/>
              <w:marRight w:val="0"/>
              <w:marTop w:val="0"/>
              <w:marBottom w:val="0"/>
              <w:divBdr>
                <w:top w:val="none" w:sz="0" w:space="0" w:color="auto"/>
                <w:left w:val="none" w:sz="0" w:space="0" w:color="auto"/>
                <w:bottom w:val="none" w:sz="0" w:space="0" w:color="auto"/>
                <w:right w:val="none" w:sz="0" w:space="0" w:color="auto"/>
              </w:divBdr>
            </w:div>
            <w:div w:id="1422410088">
              <w:marLeft w:val="0"/>
              <w:marRight w:val="0"/>
              <w:marTop w:val="0"/>
              <w:marBottom w:val="0"/>
              <w:divBdr>
                <w:top w:val="none" w:sz="0" w:space="0" w:color="auto"/>
                <w:left w:val="none" w:sz="0" w:space="0" w:color="auto"/>
                <w:bottom w:val="none" w:sz="0" w:space="0" w:color="auto"/>
                <w:right w:val="none" w:sz="0" w:space="0" w:color="auto"/>
              </w:divBdr>
            </w:div>
            <w:div w:id="1422675946">
              <w:marLeft w:val="0"/>
              <w:marRight w:val="0"/>
              <w:marTop w:val="0"/>
              <w:marBottom w:val="0"/>
              <w:divBdr>
                <w:top w:val="none" w:sz="0" w:space="0" w:color="auto"/>
                <w:left w:val="none" w:sz="0" w:space="0" w:color="auto"/>
                <w:bottom w:val="none" w:sz="0" w:space="0" w:color="auto"/>
                <w:right w:val="none" w:sz="0" w:space="0" w:color="auto"/>
              </w:divBdr>
            </w:div>
            <w:div w:id="1428650773">
              <w:marLeft w:val="0"/>
              <w:marRight w:val="0"/>
              <w:marTop w:val="0"/>
              <w:marBottom w:val="0"/>
              <w:divBdr>
                <w:top w:val="none" w:sz="0" w:space="0" w:color="auto"/>
                <w:left w:val="none" w:sz="0" w:space="0" w:color="auto"/>
                <w:bottom w:val="none" w:sz="0" w:space="0" w:color="auto"/>
                <w:right w:val="none" w:sz="0" w:space="0" w:color="auto"/>
              </w:divBdr>
            </w:div>
            <w:div w:id="1434865623">
              <w:marLeft w:val="0"/>
              <w:marRight w:val="0"/>
              <w:marTop w:val="0"/>
              <w:marBottom w:val="0"/>
              <w:divBdr>
                <w:top w:val="none" w:sz="0" w:space="0" w:color="auto"/>
                <w:left w:val="none" w:sz="0" w:space="0" w:color="auto"/>
                <w:bottom w:val="none" w:sz="0" w:space="0" w:color="auto"/>
                <w:right w:val="none" w:sz="0" w:space="0" w:color="auto"/>
              </w:divBdr>
            </w:div>
            <w:div w:id="1435977706">
              <w:marLeft w:val="0"/>
              <w:marRight w:val="0"/>
              <w:marTop w:val="0"/>
              <w:marBottom w:val="0"/>
              <w:divBdr>
                <w:top w:val="none" w:sz="0" w:space="0" w:color="auto"/>
                <w:left w:val="none" w:sz="0" w:space="0" w:color="auto"/>
                <w:bottom w:val="none" w:sz="0" w:space="0" w:color="auto"/>
                <w:right w:val="none" w:sz="0" w:space="0" w:color="auto"/>
              </w:divBdr>
            </w:div>
            <w:div w:id="1450974836">
              <w:marLeft w:val="0"/>
              <w:marRight w:val="0"/>
              <w:marTop w:val="0"/>
              <w:marBottom w:val="0"/>
              <w:divBdr>
                <w:top w:val="none" w:sz="0" w:space="0" w:color="auto"/>
                <w:left w:val="none" w:sz="0" w:space="0" w:color="auto"/>
                <w:bottom w:val="none" w:sz="0" w:space="0" w:color="auto"/>
                <w:right w:val="none" w:sz="0" w:space="0" w:color="auto"/>
              </w:divBdr>
            </w:div>
            <w:div w:id="1452627535">
              <w:marLeft w:val="0"/>
              <w:marRight w:val="0"/>
              <w:marTop w:val="0"/>
              <w:marBottom w:val="0"/>
              <w:divBdr>
                <w:top w:val="none" w:sz="0" w:space="0" w:color="auto"/>
                <w:left w:val="none" w:sz="0" w:space="0" w:color="auto"/>
                <w:bottom w:val="none" w:sz="0" w:space="0" w:color="auto"/>
                <w:right w:val="none" w:sz="0" w:space="0" w:color="auto"/>
              </w:divBdr>
            </w:div>
            <w:div w:id="1460028784">
              <w:marLeft w:val="0"/>
              <w:marRight w:val="0"/>
              <w:marTop w:val="0"/>
              <w:marBottom w:val="0"/>
              <w:divBdr>
                <w:top w:val="none" w:sz="0" w:space="0" w:color="auto"/>
                <w:left w:val="none" w:sz="0" w:space="0" w:color="auto"/>
                <w:bottom w:val="none" w:sz="0" w:space="0" w:color="auto"/>
                <w:right w:val="none" w:sz="0" w:space="0" w:color="auto"/>
              </w:divBdr>
            </w:div>
            <w:div w:id="1464152641">
              <w:marLeft w:val="0"/>
              <w:marRight w:val="0"/>
              <w:marTop w:val="0"/>
              <w:marBottom w:val="0"/>
              <w:divBdr>
                <w:top w:val="none" w:sz="0" w:space="0" w:color="auto"/>
                <w:left w:val="none" w:sz="0" w:space="0" w:color="auto"/>
                <w:bottom w:val="none" w:sz="0" w:space="0" w:color="auto"/>
                <w:right w:val="none" w:sz="0" w:space="0" w:color="auto"/>
              </w:divBdr>
            </w:div>
            <w:div w:id="1467776043">
              <w:marLeft w:val="0"/>
              <w:marRight w:val="0"/>
              <w:marTop w:val="0"/>
              <w:marBottom w:val="0"/>
              <w:divBdr>
                <w:top w:val="none" w:sz="0" w:space="0" w:color="auto"/>
                <w:left w:val="none" w:sz="0" w:space="0" w:color="auto"/>
                <w:bottom w:val="none" w:sz="0" w:space="0" w:color="auto"/>
                <w:right w:val="none" w:sz="0" w:space="0" w:color="auto"/>
              </w:divBdr>
            </w:div>
            <w:div w:id="1471484849">
              <w:marLeft w:val="0"/>
              <w:marRight w:val="0"/>
              <w:marTop w:val="0"/>
              <w:marBottom w:val="0"/>
              <w:divBdr>
                <w:top w:val="none" w:sz="0" w:space="0" w:color="auto"/>
                <w:left w:val="none" w:sz="0" w:space="0" w:color="auto"/>
                <w:bottom w:val="none" w:sz="0" w:space="0" w:color="auto"/>
                <w:right w:val="none" w:sz="0" w:space="0" w:color="auto"/>
              </w:divBdr>
            </w:div>
            <w:div w:id="1472867947">
              <w:marLeft w:val="0"/>
              <w:marRight w:val="0"/>
              <w:marTop w:val="0"/>
              <w:marBottom w:val="0"/>
              <w:divBdr>
                <w:top w:val="none" w:sz="0" w:space="0" w:color="auto"/>
                <w:left w:val="none" w:sz="0" w:space="0" w:color="auto"/>
                <w:bottom w:val="none" w:sz="0" w:space="0" w:color="auto"/>
                <w:right w:val="none" w:sz="0" w:space="0" w:color="auto"/>
              </w:divBdr>
            </w:div>
            <w:div w:id="1499805493">
              <w:marLeft w:val="0"/>
              <w:marRight w:val="0"/>
              <w:marTop w:val="0"/>
              <w:marBottom w:val="0"/>
              <w:divBdr>
                <w:top w:val="none" w:sz="0" w:space="0" w:color="auto"/>
                <w:left w:val="none" w:sz="0" w:space="0" w:color="auto"/>
                <w:bottom w:val="none" w:sz="0" w:space="0" w:color="auto"/>
                <w:right w:val="none" w:sz="0" w:space="0" w:color="auto"/>
              </w:divBdr>
            </w:div>
            <w:div w:id="1505776958">
              <w:marLeft w:val="0"/>
              <w:marRight w:val="0"/>
              <w:marTop w:val="0"/>
              <w:marBottom w:val="0"/>
              <w:divBdr>
                <w:top w:val="none" w:sz="0" w:space="0" w:color="auto"/>
                <w:left w:val="none" w:sz="0" w:space="0" w:color="auto"/>
                <w:bottom w:val="none" w:sz="0" w:space="0" w:color="auto"/>
                <w:right w:val="none" w:sz="0" w:space="0" w:color="auto"/>
              </w:divBdr>
            </w:div>
            <w:div w:id="1511412730">
              <w:marLeft w:val="0"/>
              <w:marRight w:val="0"/>
              <w:marTop w:val="0"/>
              <w:marBottom w:val="0"/>
              <w:divBdr>
                <w:top w:val="none" w:sz="0" w:space="0" w:color="auto"/>
                <w:left w:val="none" w:sz="0" w:space="0" w:color="auto"/>
                <w:bottom w:val="none" w:sz="0" w:space="0" w:color="auto"/>
                <w:right w:val="none" w:sz="0" w:space="0" w:color="auto"/>
              </w:divBdr>
            </w:div>
            <w:div w:id="1516385155">
              <w:marLeft w:val="0"/>
              <w:marRight w:val="0"/>
              <w:marTop w:val="0"/>
              <w:marBottom w:val="0"/>
              <w:divBdr>
                <w:top w:val="none" w:sz="0" w:space="0" w:color="auto"/>
                <w:left w:val="none" w:sz="0" w:space="0" w:color="auto"/>
                <w:bottom w:val="none" w:sz="0" w:space="0" w:color="auto"/>
                <w:right w:val="none" w:sz="0" w:space="0" w:color="auto"/>
              </w:divBdr>
            </w:div>
            <w:div w:id="1516773971">
              <w:marLeft w:val="0"/>
              <w:marRight w:val="0"/>
              <w:marTop w:val="0"/>
              <w:marBottom w:val="0"/>
              <w:divBdr>
                <w:top w:val="none" w:sz="0" w:space="0" w:color="auto"/>
                <w:left w:val="none" w:sz="0" w:space="0" w:color="auto"/>
                <w:bottom w:val="none" w:sz="0" w:space="0" w:color="auto"/>
                <w:right w:val="none" w:sz="0" w:space="0" w:color="auto"/>
              </w:divBdr>
            </w:div>
            <w:div w:id="1517185847">
              <w:marLeft w:val="0"/>
              <w:marRight w:val="0"/>
              <w:marTop w:val="0"/>
              <w:marBottom w:val="0"/>
              <w:divBdr>
                <w:top w:val="none" w:sz="0" w:space="0" w:color="auto"/>
                <w:left w:val="none" w:sz="0" w:space="0" w:color="auto"/>
                <w:bottom w:val="none" w:sz="0" w:space="0" w:color="auto"/>
                <w:right w:val="none" w:sz="0" w:space="0" w:color="auto"/>
              </w:divBdr>
            </w:div>
            <w:div w:id="1525439300">
              <w:marLeft w:val="0"/>
              <w:marRight w:val="0"/>
              <w:marTop w:val="0"/>
              <w:marBottom w:val="0"/>
              <w:divBdr>
                <w:top w:val="none" w:sz="0" w:space="0" w:color="auto"/>
                <w:left w:val="none" w:sz="0" w:space="0" w:color="auto"/>
                <w:bottom w:val="none" w:sz="0" w:space="0" w:color="auto"/>
                <w:right w:val="none" w:sz="0" w:space="0" w:color="auto"/>
              </w:divBdr>
            </w:div>
            <w:div w:id="1526673744">
              <w:marLeft w:val="0"/>
              <w:marRight w:val="0"/>
              <w:marTop w:val="0"/>
              <w:marBottom w:val="0"/>
              <w:divBdr>
                <w:top w:val="none" w:sz="0" w:space="0" w:color="auto"/>
                <w:left w:val="none" w:sz="0" w:space="0" w:color="auto"/>
                <w:bottom w:val="none" w:sz="0" w:space="0" w:color="auto"/>
                <w:right w:val="none" w:sz="0" w:space="0" w:color="auto"/>
              </w:divBdr>
            </w:div>
            <w:div w:id="1527672573">
              <w:marLeft w:val="0"/>
              <w:marRight w:val="0"/>
              <w:marTop w:val="0"/>
              <w:marBottom w:val="0"/>
              <w:divBdr>
                <w:top w:val="none" w:sz="0" w:space="0" w:color="auto"/>
                <w:left w:val="none" w:sz="0" w:space="0" w:color="auto"/>
                <w:bottom w:val="none" w:sz="0" w:space="0" w:color="auto"/>
                <w:right w:val="none" w:sz="0" w:space="0" w:color="auto"/>
              </w:divBdr>
            </w:div>
            <w:div w:id="1543394967">
              <w:marLeft w:val="0"/>
              <w:marRight w:val="0"/>
              <w:marTop w:val="0"/>
              <w:marBottom w:val="0"/>
              <w:divBdr>
                <w:top w:val="none" w:sz="0" w:space="0" w:color="auto"/>
                <w:left w:val="none" w:sz="0" w:space="0" w:color="auto"/>
                <w:bottom w:val="none" w:sz="0" w:space="0" w:color="auto"/>
                <w:right w:val="none" w:sz="0" w:space="0" w:color="auto"/>
              </w:divBdr>
            </w:div>
            <w:div w:id="1543514803">
              <w:marLeft w:val="0"/>
              <w:marRight w:val="0"/>
              <w:marTop w:val="0"/>
              <w:marBottom w:val="0"/>
              <w:divBdr>
                <w:top w:val="none" w:sz="0" w:space="0" w:color="auto"/>
                <w:left w:val="none" w:sz="0" w:space="0" w:color="auto"/>
                <w:bottom w:val="none" w:sz="0" w:space="0" w:color="auto"/>
                <w:right w:val="none" w:sz="0" w:space="0" w:color="auto"/>
              </w:divBdr>
            </w:div>
            <w:div w:id="1552233832">
              <w:marLeft w:val="0"/>
              <w:marRight w:val="0"/>
              <w:marTop w:val="0"/>
              <w:marBottom w:val="0"/>
              <w:divBdr>
                <w:top w:val="none" w:sz="0" w:space="0" w:color="auto"/>
                <w:left w:val="none" w:sz="0" w:space="0" w:color="auto"/>
                <w:bottom w:val="none" w:sz="0" w:space="0" w:color="auto"/>
                <w:right w:val="none" w:sz="0" w:space="0" w:color="auto"/>
              </w:divBdr>
            </w:div>
            <w:div w:id="1561936792">
              <w:marLeft w:val="0"/>
              <w:marRight w:val="0"/>
              <w:marTop w:val="0"/>
              <w:marBottom w:val="0"/>
              <w:divBdr>
                <w:top w:val="none" w:sz="0" w:space="0" w:color="auto"/>
                <w:left w:val="none" w:sz="0" w:space="0" w:color="auto"/>
                <w:bottom w:val="none" w:sz="0" w:space="0" w:color="auto"/>
                <w:right w:val="none" w:sz="0" w:space="0" w:color="auto"/>
              </w:divBdr>
            </w:div>
            <w:div w:id="1562255488">
              <w:marLeft w:val="0"/>
              <w:marRight w:val="0"/>
              <w:marTop w:val="0"/>
              <w:marBottom w:val="0"/>
              <w:divBdr>
                <w:top w:val="none" w:sz="0" w:space="0" w:color="auto"/>
                <w:left w:val="none" w:sz="0" w:space="0" w:color="auto"/>
                <w:bottom w:val="none" w:sz="0" w:space="0" w:color="auto"/>
                <w:right w:val="none" w:sz="0" w:space="0" w:color="auto"/>
              </w:divBdr>
            </w:div>
            <w:div w:id="1571619457">
              <w:marLeft w:val="0"/>
              <w:marRight w:val="0"/>
              <w:marTop w:val="0"/>
              <w:marBottom w:val="0"/>
              <w:divBdr>
                <w:top w:val="none" w:sz="0" w:space="0" w:color="auto"/>
                <w:left w:val="none" w:sz="0" w:space="0" w:color="auto"/>
                <w:bottom w:val="none" w:sz="0" w:space="0" w:color="auto"/>
                <w:right w:val="none" w:sz="0" w:space="0" w:color="auto"/>
              </w:divBdr>
            </w:div>
            <w:div w:id="1575699034">
              <w:marLeft w:val="0"/>
              <w:marRight w:val="0"/>
              <w:marTop w:val="0"/>
              <w:marBottom w:val="0"/>
              <w:divBdr>
                <w:top w:val="none" w:sz="0" w:space="0" w:color="auto"/>
                <w:left w:val="none" w:sz="0" w:space="0" w:color="auto"/>
                <w:bottom w:val="none" w:sz="0" w:space="0" w:color="auto"/>
                <w:right w:val="none" w:sz="0" w:space="0" w:color="auto"/>
              </w:divBdr>
            </w:div>
            <w:div w:id="1580822453">
              <w:marLeft w:val="0"/>
              <w:marRight w:val="0"/>
              <w:marTop w:val="0"/>
              <w:marBottom w:val="0"/>
              <w:divBdr>
                <w:top w:val="none" w:sz="0" w:space="0" w:color="auto"/>
                <w:left w:val="none" w:sz="0" w:space="0" w:color="auto"/>
                <w:bottom w:val="none" w:sz="0" w:space="0" w:color="auto"/>
                <w:right w:val="none" w:sz="0" w:space="0" w:color="auto"/>
              </w:divBdr>
              <w:divsChild>
                <w:div w:id="5913463">
                  <w:marLeft w:val="0"/>
                  <w:marRight w:val="0"/>
                  <w:marTop w:val="0"/>
                  <w:marBottom w:val="0"/>
                  <w:divBdr>
                    <w:top w:val="none" w:sz="0" w:space="0" w:color="auto"/>
                    <w:left w:val="none" w:sz="0" w:space="0" w:color="auto"/>
                    <w:bottom w:val="none" w:sz="0" w:space="0" w:color="auto"/>
                    <w:right w:val="none" w:sz="0" w:space="0" w:color="auto"/>
                  </w:divBdr>
                </w:div>
                <w:div w:id="30812291">
                  <w:marLeft w:val="0"/>
                  <w:marRight w:val="0"/>
                  <w:marTop w:val="0"/>
                  <w:marBottom w:val="0"/>
                  <w:divBdr>
                    <w:top w:val="none" w:sz="0" w:space="0" w:color="auto"/>
                    <w:left w:val="none" w:sz="0" w:space="0" w:color="auto"/>
                    <w:bottom w:val="none" w:sz="0" w:space="0" w:color="auto"/>
                    <w:right w:val="none" w:sz="0" w:space="0" w:color="auto"/>
                  </w:divBdr>
                </w:div>
                <w:div w:id="37704767">
                  <w:marLeft w:val="0"/>
                  <w:marRight w:val="0"/>
                  <w:marTop w:val="0"/>
                  <w:marBottom w:val="0"/>
                  <w:divBdr>
                    <w:top w:val="none" w:sz="0" w:space="0" w:color="auto"/>
                    <w:left w:val="none" w:sz="0" w:space="0" w:color="auto"/>
                    <w:bottom w:val="none" w:sz="0" w:space="0" w:color="auto"/>
                    <w:right w:val="none" w:sz="0" w:space="0" w:color="auto"/>
                  </w:divBdr>
                </w:div>
                <w:div w:id="58598965">
                  <w:marLeft w:val="0"/>
                  <w:marRight w:val="0"/>
                  <w:marTop w:val="0"/>
                  <w:marBottom w:val="0"/>
                  <w:divBdr>
                    <w:top w:val="none" w:sz="0" w:space="0" w:color="auto"/>
                    <w:left w:val="none" w:sz="0" w:space="0" w:color="auto"/>
                    <w:bottom w:val="none" w:sz="0" w:space="0" w:color="auto"/>
                    <w:right w:val="none" w:sz="0" w:space="0" w:color="auto"/>
                  </w:divBdr>
                </w:div>
                <w:div w:id="58599940">
                  <w:marLeft w:val="0"/>
                  <w:marRight w:val="0"/>
                  <w:marTop w:val="0"/>
                  <w:marBottom w:val="0"/>
                  <w:divBdr>
                    <w:top w:val="none" w:sz="0" w:space="0" w:color="auto"/>
                    <w:left w:val="none" w:sz="0" w:space="0" w:color="auto"/>
                    <w:bottom w:val="none" w:sz="0" w:space="0" w:color="auto"/>
                    <w:right w:val="none" w:sz="0" w:space="0" w:color="auto"/>
                  </w:divBdr>
                </w:div>
                <w:div w:id="72700097">
                  <w:marLeft w:val="0"/>
                  <w:marRight w:val="0"/>
                  <w:marTop w:val="0"/>
                  <w:marBottom w:val="0"/>
                  <w:divBdr>
                    <w:top w:val="none" w:sz="0" w:space="0" w:color="auto"/>
                    <w:left w:val="none" w:sz="0" w:space="0" w:color="auto"/>
                    <w:bottom w:val="none" w:sz="0" w:space="0" w:color="auto"/>
                    <w:right w:val="none" w:sz="0" w:space="0" w:color="auto"/>
                  </w:divBdr>
                </w:div>
                <w:div w:id="76437638">
                  <w:marLeft w:val="0"/>
                  <w:marRight w:val="0"/>
                  <w:marTop w:val="0"/>
                  <w:marBottom w:val="0"/>
                  <w:divBdr>
                    <w:top w:val="none" w:sz="0" w:space="0" w:color="auto"/>
                    <w:left w:val="none" w:sz="0" w:space="0" w:color="auto"/>
                    <w:bottom w:val="none" w:sz="0" w:space="0" w:color="auto"/>
                    <w:right w:val="none" w:sz="0" w:space="0" w:color="auto"/>
                  </w:divBdr>
                </w:div>
                <w:div w:id="125897776">
                  <w:marLeft w:val="0"/>
                  <w:marRight w:val="0"/>
                  <w:marTop w:val="0"/>
                  <w:marBottom w:val="0"/>
                  <w:divBdr>
                    <w:top w:val="none" w:sz="0" w:space="0" w:color="auto"/>
                    <w:left w:val="none" w:sz="0" w:space="0" w:color="auto"/>
                    <w:bottom w:val="none" w:sz="0" w:space="0" w:color="auto"/>
                    <w:right w:val="none" w:sz="0" w:space="0" w:color="auto"/>
                  </w:divBdr>
                </w:div>
                <w:div w:id="126625546">
                  <w:marLeft w:val="0"/>
                  <w:marRight w:val="0"/>
                  <w:marTop w:val="0"/>
                  <w:marBottom w:val="0"/>
                  <w:divBdr>
                    <w:top w:val="none" w:sz="0" w:space="0" w:color="auto"/>
                    <w:left w:val="none" w:sz="0" w:space="0" w:color="auto"/>
                    <w:bottom w:val="none" w:sz="0" w:space="0" w:color="auto"/>
                    <w:right w:val="none" w:sz="0" w:space="0" w:color="auto"/>
                  </w:divBdr>
                </w:div>
                <w:div w:id="148987287">
                  <w:marLeft w:val="0"/>
                  <w:marRight w:val="0"/>
                  <w:marTop w:val="0"/>
                  <w:marBottom w:val="0"/>
                  <w:divBdr>
                    <w:top w:val="none" w:sz="0" w:space="0" w:color="auto"/>
                    <w:left w:val="none" w:sz="0" w:space="0" w:color="auto"/>
                    <w:bottom w:val="none" w:sz="0" w:space="0" w:color="auto"/>
                    <w:right w:val="none" w:sz="0" w:space="0" w:color="auto"/>
                  </w:divBdr>
                </w:div>
                <w:div w:id="150221374">
                  <w:marLeft w:val="0"/>
                  <w:marRight w:val="0"/>
                  <w:marTop w:val="0"/>
                  <w:marBottom w:val="0"/>
                  <w:divBdr>
                    <w:top w:val="none" w:sz="0" w:space="0" w:color="auto"/>
                    <w:left w:val="none" w:sz="0" w:space="0" w:color="auto"/>
                    <w:bottom w:val="none" w:sz="0" w:space="0" w:color="auto"/>
                    <w:right w:val="none" w:sz="0" w:space="0" w:color="auto"/>
                  </w:divBdr>
                </w:div>
                <w:div w:id="169374555">
                  <w:marLeft w:val="0"/>
                  <w:marRight w:val="0"/>
                  <w:marTop w:val="0"/>
                  <w:marBottom w:val="0"/>
                  <w:divBdr>
                    <w:top w:val="none" w:sz="0" w:space="0" w:color="auto"/>
                    <w:left w:val="none" w:sz="0" w:space="0" w:color="auto"/>
                    <w:bottom w:val="none" w:sz="0" w:space="0" w:color="auto"/>
                    <w:right w:val="none" w:sz="0" w:space="0" w:color="auto"/>
                  </w:divBdr>
                </w:div>
                <w:div w:id="175463629">
                  <w:marLeft w:val="0"/>
                  <w:marRight w:val="0"/>
                  <w:marTop w:val="0"/>
                  <w:marBottom w:val="0"/>
                  <w:divBdr>
                    <w:top w:val="none" w:sz="0" w:space="0" w:color="auto"/>
                    <w:left w:val="none" w:sz="0" w:space="0" w:color="auto"/>
                    <w:bottom w:val="none" w:sz="0" w:space="0" w:color="auto"/>
                    <w:right w:val="none" w:sz="0" w:space="0" w:color="auto"/>
                  </w:divBdr>
                </w:div>
                <w:div w:id="180704933">
                  <w:marLeft w:val="0"/>
                  <w:marRight w:val="0"/>
                  <w:marTop w:val="0"/>
                  <w:marBottom w:val="0"/>
                  <w:divBdr>
                    <w:top w:val="none" w:sz="0" w:space="0" w:color="auto"/>
                    <w:left w:val="none" w:sz="0" w:space="0" w:color="auto"/>
                    <w:bottom w:val="none" w:sz="0" w:space="0" w:color="auto"/>
                    <w:right w:val="none" w:sz="0" w:space="0" w:color="auto"/>
                  </w:divBdr>
                </w:div>
                <w:div w:id="197084734">
                  <w:marLeft w:val="0"/>
                  <w:marRight w:val="0"/>
                  <w:marTop w:val="0"/>
                  <w:marBottom w:val="0"/>
                  <w:divBdr>
                    <w:top w:val="none" w:sz="0" w:space="0" w:color="auto"/>
                    <w:left w:val="none" w:sz="0" w:space="0" w:color="auto"/>
                    <w:bottom w:val="none" w:sz="0" w:space="0" w:color="auto"/>
                    <w:right w:val="none" w:sz="0" w:space="0" w:color="auto"/>
                  </w:divBdr>
                </w:div>
                <w:div w:id="208959820">
                  <w:marLeft w:val="0"/>
                  <w:marRight w:val="0"/>
                  <w:marTop w:val="0"/>
                  <w:marBottom w:val="0"/>
                  <w:divBdr>
                    <w:top w:val="none" w:sz="0" w:space="0" w:color="auto"/>
                    <w:left w:val="none" w:sz="0" w:space="0" w:color="auto"/>
                    <w:bottom w:val="none" w:sz="0" w:space="0" w:color="auto"/>
                    <w:right w:val="none" w:sz="0" w:space="0" w:color="auto"/>
                  </w:divBdr>
                </w:div>
                <w:div w:id="209194239">
                  <w:marLeft w:val="0"/>
                  <w:marRight w:val="0"/>
                  <w:marTop w:val="0"/>
                  <w:marBottom w:val="0"/>
                  <w:divBdr>
                    <w:top w:val="none" w:sz="0" w:space="0" w:color="auto"/>
                    <w:left w:val="none" w:sz="0" w:space="0" w:color="auto"/>
                    <w:bottom w:val="none" w:sz="0" w:space="0" w:color="auto"/>
                    <w:right w:val="none" w:sz="0" w:space="0" w:color="auto"/>
                  </w:divBdr>
                </w:div>
                <w:div w:id="209460528">
                  <w:marLeft w:val="0"/>
                  <w:marRight w:val="0"/>
                  <w:marTop w:val="0"/>
                  <w:marBottom w:val="0"/>
                  <w:divBdr>
                    <w:top w:val="none" w:sz="0" w:space="0" w:color="auto"/>
                    <w:left w:val="none" w:sz="0" w:space="0" w:color="auto"/>
                    <w:bottom w:val="none" w:sz="0" w:space="0" w:color="auto"/>
                    <w:right w:val="none" w:sz="0" w:space="0" w:color="auto"/>
                  </w:divBdr>
                </w:div>
                <w:div w:id="214200597">
                  <w:marLeft w:val="0"/>
                  <w:marRight w:val="0"/>
                  <w:marTop w:val="0"/>
                  <w:marBottom w:val="0"/>
                  <w:divBdr>
                    <w:top w:val="none" w:sz="0" w:space="0" w:color="auto"/>
                    <w:left w:val="none" w:sz="0" w:space="0" w:color="auto"/>
                    <w:bottom w:val="none" w:sz="0" w:space="0" w:color="auto"/>
                    <w:right w:val="none" w:sz="0" w:space="0" w:color="auto"/>
                  </w:divBdr>
                </w:div>
                <w:div w:id="215118798">
                  <w:marLeft w:val="0"/>
                  <w:marRight w:val="0"/>
                  <w:marTop w:val="0"/>
                  <w:marBottom w:val="0"/>
                  <w:divBdr>
                    <w:top w:val="none" w:sz="0" w:space="0" w:color="auto"/>
                    <w:left w:val="none" w:sz="0" w:space="0" w:color="auto"/>
                    <w:bottom w:val="none" w:sz="0" w:space="0" w:color="auto"/>
                    <w:right w:val="none" w:sz="0" w:space="0" w:color="auto"/>
                  </w:divBdr>
                </w:div>
                <w:div w:id="229120151">
                  <w:marLeft w:val="0"/>
                  <w:marRight w:val="0"/>
                  <w:marTop w:val="0"/>
                  <w:marBottom w:val="0"/>
                  <w:divBdr>
                    <w:top w:val="none" w:sz="0" w:space="0" w:color="auto"/>
                    <w:left w:val="none" w:sz="0" w:space="0" w:color="auto"/>
                    <w:bottom w:val="none" w:sz="0" w:space="0" w:color="auto"/>
                    <w:right w:val="none" w:sz="0" w:space="0" w:color="auto"/>
                  </w:divBdr>
                </w:div>
                <w:div w:id="230770395">
                  <w:marLeft w:val="0"/>
                  <w:marRight w:val="0"/>
                  <w:marTop w:val="0"/>
                  <w:marBottom w:val="0"/>
                  <w:divBdr>
                    <w:top w:val="none" w:sz="0" w:space="0" w:color="auto"/>
                    <w:left w:val="none" w:sz="0" w:space="0" w:color="auto"/>
                    <w:bottom w:val="none" w:sz="0" w:space="0" w:color="auto"/>
                    <w:right w:val="none" w:sz="0" w:space="0" w:color="auto"/>
                  </w:divBdr>
                </w:div>
                <w:div w:id="234244083">
                  <w:marLeft w:val="0"/>
                  <w:marRight w:val="0"/>
                  <w:marTop w:val="0"/>
                  <w:marBottom w:val="0"/>
                  <w:divBdr>
                    <w:top w:val="none" w:sz="0" w:space="0" w:color="auto"/>
                    <w:left w:val="none" w:sz="0" w:space="0" w:color="auto"/>
                    <w:bottom w:val="none" w:sz="0" w:space="0" w:color="auto"/>
                    <w:right w:val="none" w:sz="0" w:space="0" w:color="auto"/>
                  </w:divBdr>
                </w:div>
                <w:div w:id="248656536">
                  <w:marLeft w:val="0"/>
                  <w:marRight w:val="0"/>
                  <w:marTop w:val="0"/>
                  <w:marBottom w:val="0"/>
                  <w:divBdr>
                    <w:top w:val="none" w:sz="0" w:space="0" w:color="auto"/>
                    <w:left w:val="none" w:sz="0" w:space="0" w:color="auto"/>
                    <w:bottom w:val="none" w:sz="0" w:space="0" w:color="auto"/>
                    <w:right w:val="none" w:sz="0" w:space="0" w:color="auto"/>
                  </w:divBdr>
                </w:div>
                <w:div w:id="249193137">
                  <w:marLeft w:val="0"/>
                  <w:marRight w:val="0"/>
                  <w:marTop w:val="0"/>
                  <w:marBottom w:val="0"/>
                  <w:divBdr>
                    <w:top w:val="none" w:sz="0" w:space="0" w:color="auto"/>
                    <w:left w:val="none" w:sz="0" w:space="0" w:color="auto"/>
                    <w:bottom w:val="none" w:sz="0" w:space="0" w:color="auto"/>
                    <w:right w:val="none" w:sz="0" w:space="0" w:color="auto"/>
                  </w:divBdr>
                </w:div>
                <w:div w:id="256258187">
                  <w:marLeft w:val="0"/>
                  <w:marRight w:val="0"/>
                  <w:marTop w:val="0"/>
                  <w:marBottom w:val="0"/>
                  <w:divBdr>
                    <w:top w:val="none" w:sz="0" w:space="0" w:color="auto"/>
                    <w:left w:val="none" w:sz="0" w:space="0" w:color="auto"/>
                    <w:bottom w:val="none" w:sz="0" w:space="0" w:color="auto"/>
                    <w:right w:val="none" w:sz="0" w:space="0" w:color="auto"/>
                  </w:divBdr>
                </w:div>
                <w:div w:id="272174351">
                  <w:marLeft w:val="0"/>
                  <w:marRight w:val="0"/>
                  <w:marTop w:val="0"/>
                  <w:marBottom w:val="0"/>
                  <w:divBdr>
                    <w:top w:val="none" w:sz="0" w:space="0" w:color="auto"/>
                    <w:left w:val="none" w:sz="0" w:space="0" w:color="auto"/>
                    <w:bottom w:val="none" w:sz="0" w:space="0" w:color="auto"/>
                    <w:right w:val="none" w:sz="0" w:space="0" w:color="auto"/>
                  </w:divBdr>
                </w:div>
                <w:div w:id="272637691">
                  <w:marLeft w:val="0"/>
                  <w:marRight w:val="0"/>
                  <w:marTop w:val="0"/>
                  <w:marBottom w:val="0"/>
                  <w:divBdr>
                    <w:top w:val="none" w:sz="0" w:space="0" w:color="auto"/>
                    <w:left w:val="none" w:sz="0" w:space="0" w:color="auto"/>
                    <w:bottom w:val="none" w:sz="0" w:space="0" w:color="auto"/>
                    <w:right w:val="none" w:sz="0" w:space="0" w:color="auto"/>
                  </w:divBdr>
                </w:div>
                <w:div w:id="286203315">
                  <w:marLeft w:val="0"/>
                  <w:marRight w:val="0"/>
                  <w:marTop w:val="0"/>
                  <w:marBottom w:val="0"/>
                  <w:divBdr>
                    <w:top w:val="none" w:sz="0" w:space="0" w:color="auto"/>
                    <w:left w:val="none" w:sz="0" w:space="0" w:color="auto"/>
                    <w:bottom w:val="none" w:sz="0" w:space="0" w:color="auto"/>
                    <w:right w:val="none" w:sz="0" w:space="0" w:color="auto"/>
                  </w:divBdr>
                </w:div>
                <w:div w:id="289940543">
                  <w:marLeft w:val="0"/>
                  <w:marRight w:val="0"/>
                  <w:marTop w:val="0"/>
                  <w:marBottom w:val="0"/>
                  <w:divBdr>
                    <w:top w:val="none" w:sz="0" w:space="0" w:color="auto"/>
                    <w:left w:val="none" w:sz="0" w:space="0" w:color="auto"/>
                    <w:bottom w:val="none" w:sz="0" w:space="0" w:color="auto"/>
                    <w:right w:val="none" w:sz="0" w:space="0" w:color="auto"/>
                  </w:divBdr>
                </w:div>
                <w:div w:id="290017752">
                  <w:marLeft w:val="0"/>
                  <w:marRight w:val="0"/>
                  <w:marTop w:val="0"/>
                  <w:marBottom w:val="0"/>
                  <w:divBdr>
                    <w:top w:val="none" w:sz="0" w:space="0" w:color="auto"/>
                    <w:left w:val="none" w:sz="0" w:space="0" w:color="auto"/>
                    <w:bottom w:val="none" w:sz="0" w:space="0" w:color="auto"/>
                    <w:right w:val="none" w:sz="0" w:space="0" w:color="auto"/>
                  </w:divBdr>
                </w:div>
                <w:div w:id="307126065">
                  <w:marLeft w:val="0"/>
                  <w:marRight w:val="0"/>
                  <w:marTop w:val="0"/>
                  <w:marBottom w:val="0"/>
                  <w:divBdr>
                    <w:top w:val="none" w:sz="0" w:space="0" w:color="auto"/>
                    <w:left w:val="none" w:sz="0" w:space="0" w:color="auto"/>
                    <w:bottom w:val="none" w:sz="0" w:space="0" w:color="auto"/>
                    <w:right w:val="none" w:sz="0" w:space="0" w:color="auto"/>
                  </w:divBdr>
                </w:div>
                <w:div w:id="307445908">
                  <w:marLeft w:val="0"/>
                  <w:marRight w:val="0"/>
                  <w:marTop w:val="0"/>
                  <w:marBottom w:val="0"/>
                  <w:divBdr>
                    <w:top w:val="none" w:sz="0" w:space="0" w:color="auto"/>
                    <w:left w:val="none" w:sz="0" w:space="0" w:color="auto"/>
                    <w:bottom w:val="none" w:sz="0" w:space="0" w:color="auto"/>
                    <w:right w:val="none" w:sz="0" w:space="0" w:color="auto"/>
                  </w:divBdr>
                </w:div>
                <w:div w:id="315693048">
                  <w:marLeft w:val="0"/>
                  <w:marRight w:val="0"/>
                  <w:marTop w:val="0"/>
                  <w:marBottom w:val="0"/>
                  <w:divBdr>
                    <w:top w:val="none" w:sz="0" w:space="0" w:color="auto"/>
                    <w:left w:val="none" w:sz="0" w:space="0" w:color="auto"/>
                    <w:bottom w:val="none" w:sz="0" w:space="0" w:color="auto"/>
                    <w:right w:val="none" w:sz="0" w:space="0" w:color="auto"/>
                  </w:divBdr>
                </w:div>
                <w:div w:id="324670538">
                  <w:marLeft w:val="0"/>
                  <w:marRight w:val="0"/>
                  <w:marTop w:val="0"/>
                  <w:marBottom w:val="0"/>
                  <w:divBdr>
                    <w:top w:val="none" w:sz="0" w:space="0" w:color="auto"/>
                    <w:left w:val="none" w:sz="0" w:space="0" w:color="auto"/>
                    <w:bottom w:val="none" w:sz="0" w:space="0" w:color="auto"/>
                    <w:right w:val="none" w:sz="0" w:space="0" w:color="auto"/>
                  </w:divBdr>
                </w:div>
                <w:div w:id="326597924">
                  <w:marLeft w:val="0"/>
                  <w:marRight w:val="0"/>
                  <w:marTop w:val="0"/>
                  <w:marBottom w:val="0"/>
                  <w:divBdr>
                    <w:top w:val="none" w:sz="0" w:space="0" w:color="auto"/>
                    <w:left w:val="none" w:sz="0" w:space="0" w:color="auto"/>
                    <w:bottom w:val="none" w:sz="0" w:space="0" w:color="auto"/>
                    <w:right w:val="none" w:sz="0" w:space="0" w:color="auto"/>
                  </w:divBdr>
                </w:div>
                <w:div w:id="326904780">
                  <w:marLeft w:val="0"/>
                  <w:marRight w:val="0"/>
                  <w:marTop w:val="0"/>
                  <w:marBottom w:val="0"/>
                  <w:divBdr>
                    <w:top w:val="none" w:sz="0" w:space="0" w:color="auto"/>
                    <w:left w:val="none" w:sz="0" w:space="0" w:color="auto"/>
                    <w:bottom w:val="none" w:sz="0" w:space="0" w:color="auto"/>
                    <w:right w:val="none" w:sz="0" w:space="0" w:color="auto"/>
                  </w:divBdr>
                </w:div>
                <w:div w:id="328559029">
                  <w:marLeft w:val="0"/>
                  <w:marRight w:val="0"/>
                  <w:marTop w:val="0"/>
                  <w:marBottom w:val="0"/>
                  <w:divBdr>
                    <w:top w:val="none" w:sz="0" w:space="0" w:color="auto"/>
                    <w:left w:val="none" w:sz="0" w:space="0" w:color="auto"/>
                    <w:bottom w:val="none" w:sz="0" w:space="0" w:color="auto"/>
                    <w:right w:val="none" w:sz="0" w:space="0" w:color="auto"/>
                  </w:divBdr>
                </w:div>
                <w:div w:id="340207437">
                  <w:marLeft w:val="0"/>
                  <w:marRight w:val="0"/>
                  <w:marTop w:val="0"/>
                  <w:marBottom w:val="0"/>
                  <w:divBdr>
                    <w:top w:val="none" w:sz="0" w:space="0" w:color="auto"/>
                    <w:left w:val="none" w:sz="0" w:space="0" w:color="auto"/>
                    <w:bottom w:val="none" w:sz="0" w:space="0" w:color="auto"/>
                    <w:right w:val="none" w:sz="0" w:space="0" w:color="auto"/>
                  </w:divBdr>
                </w:div>
                <w:div w:id="346757191">
                  <w:marLeft w:val="0"/>
                  <w:marRight w:val="0"/>
                  <w:marTop w:val="0"/>
                  <w:marBottom w:val="0"/>
                  <w:divBdr>
                    <w:top w:val="none" w:sz="0" w:space="0" w:color="auto"/>
                    <w:left w:val="none" w:sz="0" w:space="0" w:color="auto"/>
                    <w:bottom w:val="none" w:sz="0" w:space="0" w:color="auto"/>
                    <w:right w:val="none" w:sz="0" w:space="0" w:color="auto"/>
                  </w:divBdr>
                </w:div>
                <w:div w:id="348871681">
                  <w:marLeft w:val="0"/>
                  <w:marRight w:val="0"/>
                  <w:marTop w:val="0"/>
                  <w:marBottom w:val="0"/>
                  <w:divBdr>
                    <w:top w:val="none" w:sz="0" w:space="0" w:color="auto"/>
                    <w:left w:val="none" w:sz="0" w:space="0" w:color="auto"/>
                    <w:bottom w:val="none" w:sz="0" w:space="0" w:color="auto"/>
                    <w:right w:val="none" w:sz="0" w:space="0" w:color="auto"/>
                  </w:divBdr>
                </w:div>
                <w:div w:id="355666634">
                  <w:marLeft w:val="0"/>
                  <w:marRight w:val="0"/>
                  <w:marTop w:val="0"/>
                  <w:marBottom w:val="0"/>
                  <w:divBdr>
                    <w:top w:val="none" w:sz="0" w:space="0" w:color="auto"/>
                    <w:left w:val="none" w:sz="0" w:space="0" w:color="auto"/>
                    <w:bottom w:val="none" w:sz="0" w:space="0" w:color="auto"/>
                    <w:right w:val="none" w:sz="0" w:space="0" w:color="auto"/>
                  </w:divBdr>
                </w:div>
                <w:div w:id="360015924">
                  <w:marLeft w:val="0"/>
                  <w:marRight w:val="0"/>
                  <w:marTop w:val="0"/>
                  <w:marBottom w:val="0"/>
                  <w:divBdr>
                    <w:top w:val="none" w:sz="0" w:space="0" w:color="auto"/>
                    <w:left w:val="none" w:sz="0" w:space="0" w:color="auto"/>
                    <w:bottom w:val="none" w:sz="0" w:space="0" w:color="auto"/>
                    <w:right w:val="none" w:sz="0" w:space="0" w:color="auto"/>
                  </w:divBdr>
                </w:div>
                <w:div w:id="360476740">
                  <w:marLeft w:val="0"/>
                  <w:marRight w:val="0"/>
                  <w:marTop w:val="0"/>
                  <w:marBottom w:val="0"/>
                  <w:divBdr>
                    <w:top w:val="none" w:sz="0" w:space="0" w:color="auto"/>
                    <w:left w:val="none" w:sz="0" w:space="0" w:color="auto"/>
                    <w:bottom w:val="none" w:sz="0" w:space="0" w:color="auto"/>
                    <w:right w:val="none" w:sz="0" w:space="0" w:color="auto"/>
                  </w:divBdr>
                </w:div>
                <w:div w:id="372778238">
                  <w:marLeft w:val="0"/>
                  <w:marRight w:val="0"/>
                  <w:marTop w:val="0"/>
                  <w:marBottom w:val="0"/>
                  <w:divBdr>
                    <w:top w:val="none" w:sz="0" w:space="0" w:color="auto"/>
                    <w:left w:val="none" w:sz="0" w:space="0" w:color="auto"/>
                    <w:bottom w:val="none" w:sz="0" w:space="0" w:color="auto"/>
                    <w:right w:val="none" w:sz="0" w:space="0" w:color="auto"/>
                  </w:divBdr>
                </w:div>
                <w:div w:id="380832543">
                  <w:marLeft w:val="0"/>
                  <w:marRight w:val="0"/>
                  <w:marTop w:val="0"/>
                  <w:marBottom w:val="0"/>
                  <w:divBdr>
                    <w:top w:val="none" w:sz="0" w:space="0" w:color="auto"/>
                    <w:left w:val="none" w:sz="0" w:space="0" w:color="auto"/>
                    <w:bottom w:val="none" w:sz="0" w:space="0" w:color="auto"/>
                    <w:right w:val="none" w:sz="0" w:space="0" w:color="auto"/>
                  </w:divBdr>
                </w:div>
                <w:div w:id="384257149">
                  <w:marLeft w:val="0"/>
                  <w:marRight w:val="0"/>
                  <w:marTop w:val="0"/>
                  <w:marBottom w:val="0"/>
                  <w:divBdr>
                    <w:top w:val="none" w:sz="0" w:space="0" w:color="auto"/>
                    <w:left w:val="none" w:sz="0" w:space="0" w:color="auto"/>
                    <w:bottom w:val="none" w:sz="0" w:space="0" w:color="auto"/>
                    <w:right w:val="none" w:sz="0" w:space="0" w:color="auto"/>
                  </w:divBdr>
                </w:div>
                <w:div w:id="393358609">
                  <w:marLeft w:val="0"/>
                  <w:marRight w:val="0"/>
                  <w:marTop w:val="0"/>
                  <w:marBottom w:val="0"/>
                  <w:divBdr>
                    <w:top w:val="none" w:sz="0" w:space="0" w:color="auto"/>
                    <w:left w:val="none" w:sz="0" w:space="0" w:color="auto"/>
                    <w:bottom w:val="none" w:sz="0" w:space="0" w:color="auto"/>
                    <w:right w:val="none" w:sz="0" w:space="0" w:color="auto"/>
                  </w:divBdr>
                </w:div>
                <w:div w:id="397822363">
                  <w:marLeft w:val="0"/>
                  <w:marRight w:val="0"/>
                  <w:marTop w:val="0"/>
                  <w:marBottom w:val="0"/>
                  <w:divBdr>
                    <w:top w:val="none" w:sz="0" w:space="0" w:color="auto"/>
                    <w:left w:val="none" w:sz="0" w:space="0" w:color="auto"/>
                    <w:bottom w:val="none" w:sz="0" w:space="0" w:color="auto"/>
                    <w:right w:val="none" w:sz="0" w:space="0" w:color="auto"/>
                  </w:divBdr>
                </w:div>
                <w:div w:id="399911336">
                  <w:marLeft w:val="0"/>
                  <w:marRight w:val="0"/>
                  <w:marTop w:val="0"/>
                  <w:marBottom w:val="0"/>
                  <w:divBdr>
                    <w:top w:val="none" w:sz="0" w:space="0" w:color="auto"/>
                    <w:left w:val="none" w:sz="0" w:space="0" w:color="auto"/>
                    <w:bottom w:val="none" w:sz="0" w:space="0" w:color="auto"/>
                    <w:right w:val="none" w:sz="0" w:space="0" w:color="auto"/>
                  </w:divBdr>
                </w:div>
                <w:div w:id="400491182">
                  <w:marLeft w:val="0"/>
                  <w:marRight w:val="0"/>
                  <w:marTop w:val="0"/>
                  <w:marBottom w:val="0"/>
                  <w:divBdr>
                    <w:top w:val="none" w:sz="0" w:space="0" w:color="auto"/>
                    <w:left w:val="none" w:sz="0" w:space="0" w:color="auto"/>
                    <w:bottom w:val="none" w:sz="0" w:space="0" w:color="auto"/>
                    <w:right w:val="none" w:sz="0" w:space="0" w:color="auto"/>
                  </w:divBdr>
                </w:div>
                <w:div w:id="402332925">
                  <w:marLeft w:val="0"/>
                  <w:marRight w:val="0"/>
                  <w:marTop w:val="0"/>
                  <w:marBottom w:val="0"/>
                  <w:divBdr>
                    <w:top w:val="none" w:sz="0" w:space="0" w:color="auto"/>
                    <w:left w:val="none" w:sz="0" w:space="0" w:color="auto"/>
                    <w:bottom w:val="none" w:sz="0" w:space="0" w:color="auto"/>
                    <w:right w:val="none" w:sz="0" w:space="0" w:color="auto"/>
                  </w:divBdr>
                </w:div>
                <w:div w:id="414478650">
                  <w:marLeft w:val="0"/>
                  <w:marRight w:val="0"/>
                  <w:marTop w:val="0"/>
                  <w:marBottom w:val="0"/>
                  <w:divBdr>
                    <w:top w:val="none" w:sz="0" w:space="0" w:color="auto"/>
                    <w:left w:val="none" w:sz="0" w:space="0" w:color="auto"/>
                    <w:bottom w:val="none" w:sz="0" w:space="0" w:color="auto"/>
                    <w:right w:val="none" w:sz="0" w:space="0" w:color="auto"/>
                  </w:divBdr>
                </w:div>
                <w:div w:id="417557256">
                  <w:marLeft w:val="0"/>
                  <w:marRight w:val="0"/>
                  <w:marTop w:val="0"/>
                  <w:marBottom w:val="0"/>
                  <w:divBdr>
                    <w:top w:val="none" w:sz="0" w:space="0" w:color="auto"/>
                    <w:left w:val="none" w:sz="0" w:space="0" w:color="auto"/>
                    <w:bottom w:val="none" w:sz="0" w:space="0" w:color="auto"/>
                    <w:right w:val="none" w:sz="0" w:space="0" w:color="auto"/>
                  </w:divBdr>
                </w:div>
                <w:div w:id="421267012">
                  <w:marLeft w:val="0"/>
                  <w:marRight w:val="0"/>
                  <w:marTop w:val="0"/>
                  <w:marBottom w:val="0"/>
                  <w:divBdr>
                    <w:top w:val="none" w:sz="0" w:space="0" w:color="auto"/>
                    <w:left w:val="none" w:sz="0" w:space="0" w:color="auto"/>
                    <w:bottom w:val="none" w:sz="0" w:space="0" w:color="auto"/>
                    <w:right w:val="none" w:sz="0" w:space="0" w:color="auto"/>
                  </w:divBdr>
                </w:div>
                <w:div w:id="425344693">
                  <w:marLeft w:val="0"/>
                  <w:marRight w:val="0"/>
                  <w:marTop w:val="0"/>
                  <w:marBottom w:val="0"/>
                  <w:divBdr>
                    <w:top w:val="none" w:sz="0" w:space="0" w:color="auto"/>
                    <w:left w:val="none" w:sz="0" w:space="0" w:color="auto"/>
                    <w:bottom w:val="none" w:sz="0" w:space="0" w:color="auto"/>
                    <w:right w:val="none" w:sz="0" w:space="0" w:color="auto"/>
                  </w:divBdr>
                </w:div>
                <w:div w:id="426317587">
                  <w:marLeft w:val="0"/>
                  <w:marRight w:val="0"/>
                  <w:marTop w:val="0"/>
                  <w:marBottom w:val="0"/>
                  <w:divBdr>
                    <w:top w:val="none" w:sz="0" w:space="0" w:color="auto"/>
                    <w:left w:val="none" w:sz="0" w:space="0" w:color="auto"/>
                    <w:bottom w:val="none" w:sz="0" w:space="0" w:color="auto"/>
                    <w:right w:val="none" w:sz="0" w:space="0" w:color="auto"/>
                  </w:divBdr>
                </w:div>
                <w:div w:id="430783378">
                  <w:marLeft w:val="0"/>
                  <w:marRight w:val="0"/>
                  <w:marTop w:val="0"/>
                  <w:marBottom w:val="0"/>
                  <w:divBdr>
                    <w:top w:val="none" w:sz="0" w:space="0" w:color="auto"/>
                    <w:left w:val="none" w:sz="0" w:space="0" w:color="auto"/>
                    <w:bottom w:val="none" w:sz="0" w:space="0" w:color="auto"/>
                    <w:right w:val="none" w:sz="0" w:space="0" w:color="auto"/>
                  </w:divBdr>
                </w:div>
                <w:div w:id="434785568">
                  <w:marLeft w:val="0"/>
                  <w:marRight w:val="0"/>
                  <w:marTop w:val="0"/>
                  <w:marBottom w:val="0"/>
                  <w:divBdr>
                    <w:top w:val="none" w:sz="0" w:space="0" w:color="auto"/>
                    <w:left w:val="none" w:sz="0" w:space="0" w:color="auto"/>
                    <w:bottom w:val="none" w:sz="0" w:space="0" w:color="auto"/>
                    <w:right w:val="none" w:sz="0" w:space="0" w:color="auto"/>
                  </w:divBdr>
                </w:div>
                <w:div w:id="437264631">
                  <w:marLeft w:val="0"/>
                  <w:marRight w:val="0"/>
                  <w:marTop w:val="0"/>
                  <w:marBottom w:val="0"/>
                  <w:divBdr>
                    <w:top w:val="none" w:sz="0" w:space="0" w:color="auto"/>
                    <w:left w:val="none" w:sz="0" w:space="0" w:color="auto"/>
                    <w:bottom w:val="none" w:sz="0" w:space="0" w:color="auto"/>
                    <w:right w:val="none" w:sz="0" w:space="0" w:color="auto"/>
                  </w:divBdr>
                </w:div>
                <w:div w:id="443422367">
                  <w:marLeft w:val="0"/>
                  <w:marRight w:val="0"/>
                  <w:marTop w:val="0"/>
                  <w:marBottom w:val="0"/>
                  <w:divBdr>
                    <w:top w:val="none" w:sz="0" w:space="0" w:color="auto"/>
                    <w:left w:val="none" w:sz="0" w:space="0" w:color="auto"/>
                    <w:bottom w:val="none" w:sz="0" w:space="0" w:color="auto"/>
                    <w:right w:val="none" w:sz="0" w:space="0" w:color="auto"/>
                  </w:divBdr>
                </w:div>
                <w:div w:id="446195769">
                  <w:marLeft w:val="0"/>
                  <w:marRight w:val="0"/>
                  <w:marTop w:val="0"/>
                  <w:marBottom w:val="0"/>
                  <w:divBdr>
                    <w:top w:val="none" w:sz="0" w:space="0" w:color="auto"/>
                    <w:left w:val="none" w:sz="0" w:space="0" w:color="auto"/>
                    <w:bottom w:val="none" w:sz="0" w:space="0" w:color="auto"/>
                    <w:right w:val="none" w:sz="0" w:space="0" w:color="auto"/>
                  </w:divBdr>
                </w:div>
                <w:div w:id="468478231">
                  <w:marLeft w:val="0"/>
                  <w:marRight w:val="0"/>
                  <w:marTop w:val="0"/>
                  <w:marBottom w:val="0"/>
                  <w:divBdr>
                    <w:top w:val="none" w:sz="0" w:space="0" w:color="auto"/>
                    <w:left w:val="none" w:sz="0" w:space="0" w:color="auto"/>
                    <w:bottom w:val="none" w:sz="0" w:space="0" w:color="auto"/>
                    <w:right w:val="none" w:sz="0" w:space="0" w:color="auto"/>
                  </w:divBdr>
                </w:div>
                <w:div w:id="470098749">
                  <w:marLeft w:val="0"/>
                  <w:marRight w:val="0"/>
                  <w:marTop w:val="0"/>
                  <w:marBottom w:val="0"/>
                  <w:divBdr>
                    <w:top w:val="none" w:sz="0" w:space="0" w:color="auto"/>
                    <w:left w:val="none" w:sz="0" w:space="0" w:color="auto"/>
                    <w:bottom w:val="none" w:sz="0" w:space="0" w:color="auto"/>
                    <w:right w:val="none" w:sz="0" w:space="0" w:color="auto"/>
                  </w:divBdr>
                </w:div>
                <w:div w:id="473959022">
                  <w:marLeft w:val="0"/>
                  <w:marRight w:val="0"/>
                  <w:marTop w:val="0"/>
                  <w:marBottom w:val="0"/>
                  <w:divBdr>
                    <w:top w:val="none" w:sz="0" w:space="0" w:color="auto"/>
                    <w:left w:val="none" w:sz="0" w:space="0" w:color="auto"/>
                    <w:bottom w:val="none" w:sz="0" w:space="0" w:color="auto"/>
                    <w:right w:val="none" w:sz="0" w:space="0" w:color="auto"/>
                  </w:divBdr>
                </w:div>
                <w:div w:id="488441319">
                  <w:marLeft w:val="0"/>
                  <w:marRight w:val="0"/>
                  <w:marTop w:val="0"/>
                  <w:marBottom w:val="0"/>
                  <w:divBdr>
                    <w:top w:val="none" w:sz="0" w:space="0" w:color="auto"/>
                    <w:left w:val="none" w:sz="0" w:space="0" w:color="auto"/>
                    <w:bottom w:val="none" w:sz="0" w:space="0" w:color="auto"/>
                    <w:right w:val="none" w:sz="0" w:space="0" w:color="auto"/>
                  </w:divBdr>
                </w:div>
                <w:div w:id="496919672">
                  <w:marLeft w:val="0"/>
                  <w:marRight w:val="0"/>
                  <w:marTop w:val="0"/>
                  <w:marBottom w:val="0"/>
                  <w:divBdr>
                    <w:top w:val="none" w:sz="0" w:space="0" w:color="auto"/>
                    <w:left w:val="none" w:sz="0" w:space="0" w:color="auto"/>
                    <w:bottom w:val="none" w:sz="0" w:space="0" w:color="auto"/>
                    <w:right w:val="none" w:sz="0" w:space="0" w:color="auto"/>
                  </w:divBdr>
                </w:div>
                <w:div w:id="517813282">
                  <w:marLeft w:val="0"/>
                  <w:marRight w:val="0"/>
                  <w:marTop w:val="0"/>
                  <w:marBottom w:val="0"/>
                  <w:divBdr>
                    <w:top w:val="none" w:sz="0" w:space="0" w:color="auto"/>
                    <w:left w:val="none" w:sz="0" w:space="0" w:color="auto"/>
                    <w:bottom w:val="none" w:sz="0" w:space="0" w:color="auto"/>
                    <w:right w:val="none" w:sz="0" w:space="0" w:color="auto"/>
                  </w:divBdr>
                </w:div>
                <w:div w:id="528177791">
                  <w:marLeft w:val="0"/>
                  <w:marRight w:val="0"/>
                  <w:marTop w:val="0"/>
                  <w:marBottom w:val="0"/>
                  <w:divBdr>
                    <w:top w:val="none" w:sz="0" w:space="0" w:color="auto"/>
                    <w:left w:val="none" w:sz="0" w:space="0" w:color="auto"/>
                    <w:bottom w:val="none" w:sz="0" w:space="0" w:color="auto"/>
                    <w:right w:val="none" w:sz="0" w:space="0" w:color="auto"/>
                  </w:divBdr>
                </w:div>
                <w:div w:id="536892182">
                  <w:marLeft w:val="0"/>
                  <w:marRight w:val="0"/>
                  <w:marTop w:val="0"/>
                  <w:marBottom w:val="0"/>
                  <w:divBdr>
                    <w:top w:val="none" w:sz="0" w:space="0" w:color="auto"/>
                    <w:left w:val="none" w:sz="0" w:space="0" w:color="auto"/>
                    <w:bottom w:val="none" w:sz="0" w:space="0" w:color="auto"/>
                    <w:right w:val="none" w:sz="0" w:space="0" w:color="auto"/>
                  </w:divBdr>
                </w:div>
                <w:div w:id="554045213">
                  <w:marLeft w:val="0"/>
                  <w:marRight w:val="0"/>
                  <w:marTop w:val="0"/>
                  <w:marBottom w:val="0"/>
                  <w:divBdr>
                    <w:top w:val="none" w:sz="0" w:space="0" w:color="auto"/>
                    <w:left w:val="none" w:sz="0" w:space="0" w:color="auto"/>
                    <w:bottom w:val="none" w:sz="0" w:space="0" w:color="auto"/>
                    <w:right w:val="none" w:sz="0" w:space="0" w:color="auto"/>
                  </w:divBdr>
                </w:div>
                <w:div w:id="556864057">
                  <w:marLeft w:val="0"/>
                  <w:marRight w:val="0"/>
                  <w:marTop w:val="0"/>
                  <w:marBottom w:val="0"/>
                  <w:divBdr>
                    <w:top w:val="none" w:sz="0" w:space="0" w:color="auto"/>
                    <w:left w:val="none" w:sz="0" w:space="0" w:color="auto"/>
                    <w:bottom w:val="none" w:sz="0" w:space="0" w:color="auto"/>
                    <w:right w:val="none" w:sz="0" w:space="0" w:color="auto"/>
                  </w:divBdr>
                </w:div>
                <w:div w:id="561602077">
                  <w:marLeft w:val="0"/>
                  <w:marRight w:val="0"/>
                  <w:marTop w:val="0"/>
                  <w:marBottom w:val="0"/>
                  <w:divBdr>
                    <w:top w:val="none" w:sz="0" w:space="0" w:color="auto"/>
                    <w:left w:val="none" w:sz="0" w:space="0" w:color="auto"/>
                    <w:bottom w:val="none" w:sz="0" w:space="0" w:color="auto"/>
                    <w:right w:val="none" w:sz="0" w:space="0" w:color="auto"/>
                  </w:divBdr>
                </w:div>
                <w:div w:id="566111374">
                  <w:marLeft w:val="0"/>
                  <w:marRight w:val="0"/>
                  <w:marTop w:val="0"/>
                  <w:marBottom w:val="0"/>
                  <w:divBdr>
                    <w:top w:val="none" w:sz="0" w:space="0" w:color="auto"/>
                    <w:left w:val="none" w:sz="0" w:space="0" w:color="auto"/>
                    <w:bottom w:val="none" w:sz="0" w:space="0" w:color="auto"/>
                    <w:right w:val="none" w:sz="0" w:space="0" w:color="auto"/>
                  </w:divBdr>
                </w:div>
                <w:div w:id="579407934">
                  <w:marLeft w:val="0"/>
                  <w:marRight w:val="0"/>
                  <w:marTop w:val="0"/>
                  <w:marBottom w:val="0"/>
                  <w:divBdr>
                    <w:top w:val="none" w:sz="0" w:space="0" w:color="auto"/>
                    <w:left w:val="none" w:sz="0" w:space="0" w:color="auto"/>
                    <w:bottom w:val="none" w:sz="0" w:space="0" w:color="auto"/>
                    <w:right w:val="none" w:sz="0" w:space="0" w:color="auto"/>
                  </w:divBdr>
                </w:div>
                <w:div w:id="590049705">
                  <w:marLeft w:val="0"/>
                  <w:marRight w:val="0"/>
                  <w:marTop w:val="0"/>
                  <w:marBottom w:val="0"/>
                  <w:divBdr>
                    <w:top w:val="none" w:sz="0" w:space="0" w:color="auto"/>
                    <w:left w:val="none" w:sz="0" w:space="0" w:color="auto"/>
                    <w:bottom w:val="none" w:sz="0" w:space="0" w:color="auto"/>
                    <w:right w:val="none" w:sz="0" w:space="0" w:color="auto"/>
                  </w:divBdr>
                </w:div>
                <w:div w:id="628515570">
                  <w:marLeft w:val="0"/>
                  <w:marRight w:val="0"/>
                  <w:marTop w:val="0"/>
                  <w:marBottom w:val="0"/>
                  <w:divBdr>
                    <w:top w:val="none" w:sz="0" w:space="0" w:color="auto"/>
                    <w:left w:val="none" w:sz="0" w:space="0" w:color="auto"/>
                    <w:bottom w:val="none" w:sz="0" w:space="0" w:color="auto"/>
                    <w:right w:val="none" w:sz="0" w:space="0" w:color="auto"/>
                  </w:divBdr>
                </w:div>
                <w:div w:id="637951564">
                  <w:marLeft w:val="0"/>
                  <w:marRight w:val="0"/>
                  <w:marTop w:val="0"/>
                  <w:marBottom w:val="0"/>
                  <w:divBdr>
                    <w:top w:val="none" w:sz="0" w:space="0" w:color="auto"/>
                    <w:left w:val="none" w:sz="0" w:space="0" w:color="auto"/>
                    <w:bottom w:val="none" w:sz="0" w:space="0" w:color="auto"/>
                    <w:right w:val="none" w:sz="0" w:space="0" w:color="auto"/>
                  </w:divBdr>
                </w:div>
                <w:div w:id="640499029">
                  <w:marLeft w:val="0"/>
                  <w:marRight w:val="0"/>
                  <w:marTop w:val="0"/>
                  <w:marBottom w:val="0"/>
                  <w:divBdr>
                    <w:top w:val="none" w:sz="0" w:space="0" w:color="auto"/>
                    <w:left w:val="none" w:sz="0" w:space="0" w:color="auto"/>
                    <w:bottom w:val="none" w:sz="0" w:space="0" w:color="auto"/>
                    <w:right w:val="none" w:sz="0" w:space="0" w:color="auto"/>
                  </w:divBdr>
                </w:div>
                <w:div w:id="645596297">
                  <w:marLeft w:val="0"/>
                  <w:marRight w:val="0"/>
                  <w:marTop w:val="0"/>
                  <w:marBottom w:val="0"/>
                  <w:divBdr>
                    <w:top w:val="none" w:sz="0" w:space="0" w:color="auto"/>
                    <w:left w:val="none" w:sz="0" w:space="0" w:color="auto"/>
                    <w:bottom w:val="none" w:sz="0" w:space="0" w:color="auto"/>
                    <w:right w:val="none" w:sz="0" w:space="0" w:color="auto"/>
                  </w:divBdr>
                </w:div>
                <w:div w:id="663095746">
                  <w:marLeft w:val="0"/>
                  <w:marRight w:val="0"/>
                  <w:marTop w:val="0"/>
                  <w:marBottom w:val="0"/>
                  <w:divBdr>
                    <w:top w:val="none" w:sz="0" w:space="0" w:color="auto"/>
                    <w:left w:val="none" w:sz="0" w:space="0" w:color="auto"/>
                    <w:bottom w:val="none" w:sz="0" w:space="0" w:color="auto"/>
                    <w:right w:val="none" w:sz="0" w:space="0" w:color="auto"/>
                  </w:divBdr>
                </w:div>
                <w:div w:id="680664535">
                  <w:marLeft w:val="0"/>
                  <w:marRight w:val="0"/>
                  <w:marTop w:val="0"/>
                  <w:marBottom w:val="0"/>
                  <w:divBdr>
                    <w:top w:val="none" w:sz="0" w:space="0" w:color="auto"/>
                    <w:left w:val="none" w:sz="0" w:space="0" w:color="auto"/>
                    <w:bottom w:val="none" w:sz="0" w:space="0" w:color="auto"/>
                    <w:right w:val="none" w:sz="0" w:space="0" w:color="auto"/>
                  </w:divBdr>
                </w:div>
                <w:div w:id="691419782">
                  <w:marLeft w:val="0"/>
                  <w:marRight w:val="0"/>
                  <w:marTop w:val="0"/>
                  <w:marBottom w:val="0"/>
                  <w:divBdr>
                    <w:top w:val="none" w:sz="0" w:space="0" w:color="auto"/>
                    <w:left w:val="none" w:sz="0" w:space="0" w:color="auto"/>
                    <w:bottom w:val="none" w:sz="0" w:space="0" w:color="auto"/>
                    <w:right w:val="none" w:sz="0" w:space="0" w:color="auto"/>
                  </w:divBdr>
                </w:div>
                <w:div w:id="692267559">
                  <w:marLeft w:val="0"/>
                  <w:marRight w:val="0"/>
                  <w:marTop w:val="0"/>
                  <w:marBottom w:val="0"/>
                  <w:divBdr>
                    <w:top w:val="none" w:sz="0" w:space="0" w:color="auto"/>
                    <w:left w:val="none" w:sz="0" w:space="0" w:color="auto"/>
                    <w:bottom w:val="none" w:sz="0" w:space="0" w:color="auto"/>
                    <w:right w:val="none" w:sz="0" w:space="0" w:color="auto"/>
                  </w:divBdr>
                </w:div>
                <w:div w:id="705716336">
                  <w:marLeft w:val="0"/>
                  <w:marRight w:val="0"/>
                  <w:marTop w:val="0"/>
                  <w:marBottom w:val="0"/>
                  <w:divBdr>
                    <w:top w:val="none" w:sz="0" w:space="0" w:color="auto"/>
                    <w:left w:val="none" w:sz="0" w:space="0" w:color="auto"/>
                    <w:bottom w:val="none" w:sz="0" w:space="0" w:color="auto"/>
                    <w:right w:val="none" w:sz="0" w:space="0" w:color="auto"/>
                  </w:divBdr>
                </w:div>
                <w:div w:id="709106359">
                  <w:marLeft w:val="0"/>
                  <w:marRight w:val="0"/>
                  <w:marTop w:val="0"/>
                  <w:marBottom w:val="0"/>
                  <w:divBdr>
                    <w:top w:val="none" w:sz="0" w:space="0" w:color="auto"/>
                    <w:left w:val="none" w:sz="0" w:space="0" w:color="auto"/>
                    <w:bottom w:val="none" w:sz="0" w:space="0" w:color="auto"/>
                    <w:right w:val="none" w:sz="0" w:space="0" w:color="auto"/>
                  </w:divBdr>
                </w:div>
                <w:div w:id="721758079">
                  <w:marLeft w:val="0"/>
                  <w:marRight w:val="0"/>
                  <w:marTop w:val="0"/>
                  <w:marBottom w:val="0"/>
                  <w:divBdr>
                    <w:top w:val="none" w:sz="0" w:space="0" w:color="auto"/>
                    <w:left w:val="none" w:sz="0" w:space="0" w:color="auto"/>
                    <w:bottom w:val="none" w:sz="0" w:space="0" w:color="auto"/>
                    <w:right w:val="none" w:sz="0" w:space="0" w:color="auto"/>
                  </w:divBdr>
                </w:div>
                <w:div w:id="740100814">
                  <w:marLeft w:val="0"/>
                  <w:marRight w:val="0"/>
                  <w:marTop w:val="0"/>
                  <w:marBottom w:val="0"/>
                  <w:divBdr>
                    <w:top w:val="none" w:sz="0" w:space="0" w:color="auto"/>
                    <w:left w:val="none" w:sz="0" w:space="0" w:color="auto"/>
                    <w:bottom w:val="none" w:sz="0" w:space="0" w:color="auto"/>
                    <w:right w:val="none" w:sz="0" w:space="0" w:color="auto"/>
                  </w:divBdr>
                </w:div>
                <w:div w:id="741097322">
                  <w:marLeft w:val="0"/>
                  <w:marRight w:val="0"/>
                  <w:marTop w:val="0"/>
                  <w:marBottom w:val="0"/>
                  <w:divBdr>
                    <w:top w:val="none" w:sz="0" w:space="0" w:color="auto"/>
                    <w:left w:val="none" w:sz="0" w:space="0" w:color="auto"/>
                    <w:bottom w:val="none" w:sz="0" w:space="0" w:color="auto"/>
                    <w:right w:val="none" w:sz="0" w:space="0" w:color="auto"/>
                  </w:divBdr>
                </w:div>
                <w:div w:id="742416873">
                  <w:marLeft w:val="0"/>
                  <w:marRight w:val="0"/>
                  <w:marTop w:val="0"/>
                  <w:marBottom w:val="0"/>
                  <w:divBdr>
                    <w:top w:val="none" w:sz="0" w:space="0" w:color="auto"/>
                    <w:left w:val="none" w:sz="0" w:space="0" w:color="auto"/>
                    <w:bottom w:val="none" w:sz="0" w:space="0" w:color="auto"/>
                    <w:right w:val="none" w:sz="0" w:space="0" w:color="auto"/>
                  </w:divBdr>
                </w:div>
                <w:div w:id="754016157">
                  <w:marLeft w:val="0"/>
                  <w:marRight w:val="0"/>
                  <w:marTop w:val="0"/>
                  <w:marBottom w:val="0"/>
                  <w:divBdr>
                    <w:top w:val="none" w:sz="0" w:space="0" w:color="auto"/>
                    <w:left w:val="none" w:sz="0" w:space="0" w:color="auto"/>
                    <w:bottom w:val="none" w:sz="0" w:space="0" w:color="auto"/>
                    <w:right w:val="none" w:sz="0" w:space="0" w:color="auto"/>
                  </w:divBdr>
                </w:div>
                <w:div w:id="756486000">
                  <w:marLeft w:val="0"/>
                  <w:marRight w:val="0"/>
                  <w:marTop w:val="0"/>
                  <w:marBottom w:val="0"/>
                  <w:divBdr>
                    <w:top w:val="none" w:sz="0" w:space="0" w:color="auto"/>
                    <w:left w:val="none" w:sz="0" w:space="0" w:color="auto"/>
                    <w:bottom w:val="none" w:sz="0" w:space="0" w:color="auto"/>
                    <w:right w:val="none" w:sz="0" w:space="0" w:color="auto"/>
                  </w:divBdr>
                </w:div>
                <w:div w:id="767579654">
                  <w:marLeft w:val="0"/>
                  <w:marRight w:val="0"/>
                  <w:marTop w:val="0"/>
                  <w:marBottom w:val="0"/>
                  <w:divBdr>
                    <w:top w:val="none" w:sz="0" w:space="0" w:color="auto"/>
                    <w:left w:val="none" w:sz="0" w:space="0" w:color="auto"/>
                    <w:bottom w:val="none" w:sz="0" w:space="0" w:color="auto"/>
                    <w:right w:val="none" w:sz="0" w:space="0" w:color="auto"/>
                  </w:divBdr>
                </w:div>
                <w:div w:id="772408198">
                  <w:marLeft w:val="0"/>
                  <w:marRight w:val="0"/>
                  <w:marTop w:val="0"/>
                  <w:marBottom w:val="0"/>
                  <w:divBdr>
                    <w:top w:val="none" w:sz="0" w:space="0" w:color="auto"/>
                    <w:left w:val="none" w:sz="0" w:space="0" w:color="auto"/>
                    <w:bottom w:val="none" w:sz="0" w:space="0" w:color="auto"/>
                    <w:right w:val="none" w:sz="0" w:space="0" w:color="auto"/>
                  </w:divBdr>
                </w:div>
                <w:div w:id="777918314">
                  <w:marLeft w:val="0"/>
                  <w:marRight w:val="0"/>
                  <w:marTop w:val="0"/>
                  <w:marBottom w:val="0"/>
                  <w:divBdr>
                    <w:top w:val="none" w:sz="0" w:space="0" w:color="auto"/>
                    <w:left w:val="none" w:sz="0" w:space="0" w:color="auto"/>
                    <w:bottom w:val="none" w:sz="0" w:space="0" w:color="auto"/>
                    <w:right w:val="none" w:sz="0" w:space="0" w:color="auto"/>
                  </w:divBdr>
                </w:div>
                <w:div w:id="782918213">
                  <w:marLeft w:val="0"/>
                  <w:marRight w:val="0"/>
                  <w:marTop w:val="0"/>
                  <w:marBottom w:val="0"/>
                  <w:divBdr>
                    <w:top w:val="none" w:sz="0" w:space="0" w:color="auto"/>
                    <w:left w:val="none" w:sz="0" w:space="0" w:color="auto"/>
                    <w:bottom w:val="none" w:sz="0" w:space="0" w:color="auto"/>
                    <w:right w:val="none" w:sz="0" w:space="0" w:color="auto"/>
                  </w:divBdr>
                </w:div>
                <w:div w:id="793862174">
                  <w:marLeft w:val="0"/>
                  <w:marRight w:val="0"/>
                  <w:marTop w:val="0"/>
                  <w:marBottom w:val="0"/>
                  <w:divBdr>
                    <w:top w:val="none" w:sz="0" w:space="0" w:color="auto"/>
                    <w:left w:val="none" w:sz="0" w:space="0" w:color="auto"/>
                    <w:bottom w:val="none" w:sz="0" w:space="0" w:color="auto"/>
                    <w:right w:val="none" w:sz="0" w:space="0" w:color="auto"/>
                  </w:divBdr>
                </w:div>
                <w:div w:id="795370533">
                  <w:marLeft w:val="0"/>
                  <w:marRight w:val="0"/>
                  <w:marTop w:val="0"/>
                  <w:marBottom w:val="0"/>
                  <w:divBdr>
                    <w:top w:val="none" w:sz="0" w:space="0" w:color="auto"/>
                    <w:left w:val="none" w:sz="0" w:space="0" w:color="auto"/>
                    <w:bottom w:val="none" w:sz="0" w:space="0" w:color="auto"/>
                    <w:right w:val="none" w:sz="0" w:space="0" w:color="auto"/>
                  </w:divBdr>
                </w:div>
                <w:div w:id="797648340">
                  <w:marLeft w:val="0"/>
                  <w:marRight w:val="0"/>
                  <w:marTop w:val="0"/>
                  <w:marBottom w:val="0"/>
                  <w:divBdr>
                    <w:top w:val="none" w:sz="0" w:space="0" w:color="auto"/>
                    <w:left w:val="none" w:sz="0" w:space="0" w:color="auto"/>
                    <w:bottom w:val="none" w:sz="0" w:space="0" w:color="auto"/>
                    <w:right w:val="none" w:sz="0" w:space="0" w:color="auto"/>
                  </w:divBdr>
                </w:div>
                <w:div w:id="799305720">
                  <w:marLeft w:val="0"/>
                  <w:marRight w:val="0"/>
                  <w:marTop w:val="0"/>
                  <w:marBottom w:val="0"/>
                  <w:divBdr>
                    <w:top w:val="none" w:sz="0" w:space="0" w:color="auto"/>
                    <w:left w:val="none" w:sz="0" w:space="0" w:color="auto"/>
                    <w:bottom w:val="none" w:sz="0" w:space="0" w:color="auto"/>
                    <w:right w:val="none" w:sz="0" w:space="0" w:color="auto"/>
                  </w:divBdr>
                </w:div>
                <w:div w:id="812452783">
                  <w:marLeft w:val="0"/>
                  <w:marRight w:val="0"/>
                  <w:marTop w:val="0"/>
                  <w:marBottom w:val="0"/>
                  <w:divBdr>
                    <w:top w:val="none" w:sz="0" w:space="0" w:color="auto"/>
                    <w:left w:val="none" w:sz="0" w:space="0" w:color="auto"/>
                    <w:bottom w:val="none" w:sz="0" w:space="0" w:color="auto"/>
                    <w:right w:val="none" w:sz="0" w:space="0" w:color="auto"/>
                  </w:divBdr>
                </w:div>
                <w:div w:id="817842906">
                  <w:marLeft w:val="0"/>
                  <w:marRight w:val="0"/>
                  <w:marTop w:val="0"/>
                  <w:marBottom w:val="0"/>
                  <w:divBdr>
                    <w:top w:val="none" w:sz="0" w:space="0" w:color="auto"/>
                    <w:left w:val="none" w:sz="0" w:space="0" w:color="auto"/>
                    <w:bottom w:val="none" w:sz="0" w:space="0" w:color="auto"/>
                    <w:right w:val="none" w:sz="0" w:space="0" w:color="auto"/>
                  </w:divBdr>
                </w:div>
                <w:div w:id="818230059">
                  <w:marLeft w:val="0"/>
                  <w:marRight w:val="0"/>
                  <w:marTop w:val="0"/>
                  <w:marBottom w:val="0"/>
                  <w:divBdr>
                    <w:top w:val="none" w:sz="0" w:space="0" w:color="auto"/>
                    <w:left w:val="none" w:sz="0" w:space="0" w:color="auto"/>
                    <w:bottom w:val="none" w:sz="0" w:space="0" w:color="auto"/>
                    <w:right w:val="none" w:sz="0" w:space="0" w:color="auto"/>
                  </w:divBdr>
                </w:div>
                <w:div w:id="825047659">
                  <w:marLeft w:val="0"/>
                  <w:marRight w:val="0"/>
                  <w:marTop w:val="0"/>
                  <w:marBottom w:val="0"/>
                  <w:divBdr>
                    <w:top w:val="none" w:sz="0" w:space="0" w:color="auto"/>
                    <w:left w:val="none" w:sz="0" w:space="0" w:color="auto"/>
                    <w:bottom w:val="none" w:sz="0" w:space="0" w:color="auto"/>
                    <w:right w:val="none" w:sz="0" w:space="0" w:color="auto"/>
                  </w:divBdr>
                </w:div>
                <w:div w:id="843058271">
                  <w:marLeft w:val="0"/>
                  <w:marRight w:val="0"/>
                  <w:marTop w:val="0"/>
                  <w:marBottom w:val="0"/>
                  <w:divBdr>
                    <w:top w:val="none" w:sz="0" w:space="0" w:color="auto"/>
                    <w:left w:val="none" w:sz="0" w:space="0" w:color="auto"/>
                    <w:bottom w:val="none" w:sz="0" w:space="0" w:color="auto"/>
                    <w:right w:val="none" w:sz="0" w:space="0" w:color="auto"/>
                  </w:divBdr>
                </w:div>
                <w:div w:id="843860676">
                  <w:marLeft w:val="0"/>
                  <w:marRight w:val="0"/>
                  <w:marTop w:val="0"/>
                  <w:marBottom w:val="0"/>
                  <w:divBdr>
                    <w:top w:val="none" w:sz="0" w:space="0" w:color="auto"/>
                    <w:left w:val="none" w:sz="0" w:space="0" w:color="auto"/>
                    <w:bottom w:val="none" w:sz="0" w:space="0" w:color="auto"/>
                    <w:right w:val="none" w:sz="0" w:space="0" w:color="auto"/>
                  </w:divBdr>
                </w:div>
                <w:div w:id="844129488">
                  <w:marLeft w:val="0"/>
                  <w:marRight w:val="0"/>
                  <w:marTop w:val="0"/>
                  <w:marBottom w:val="0"/>
                  <w:divBdr>
                    <w:top w:val="none" w:sz="0" w:space="0" w:color="auto"/>
                    <w:left w:val="none" w:sz="0" w:space="0" w:color="auto"/>
                    <w:bottom w:val="none" w:sz="0" w:space="0" w:color="auto"/>
                    <w:right w:val="none" w:sz="0" w:space="0" w:color="auto"/>
                  </w:divBdr>
                </w:div>
                <w:div w:id="844512224">
                  <w:marLeft w:val="0"/>
                  <w:marRight w:val="0"/>
                  <w:marTop w:val="0"/>
                  <w:marBottom w:val="0"/>
                  <w:divBdr>
                    <w:top w:val="none" w:sz="0" w:space="0" w:color="auto"/>
                    <w:left w:val="none" w:sz="0" w:space="0" w:color="auto"/>
                    <w:bottom w:val="none" w:sz="0" w:space="0" w:color="auto"/>
                    <w:right w:val="none" w:sz="0" w:space="0" w:color="auto"/>
                  </w:divBdr>
                </w:div>
                <w:div w:id="852261707">
                  <w:marLeft w:val="0"/>
                  <w:marRight w:val="0"/>
                  <w:marTop w:val="0"/>
                  <w:marBottom w:val="0"/>
                  <w:divBdr>
                    <w:top w:val="none" w:sz="0" w:space="0" w:color="auto"/>
                    <w:left w:val="none" w:sz="0" w:space="0" w:color="auto"/>
                    <w:bottom w:val="none" w:sz="0" w:space="0" w:color="auto"/>
                    <w:right w:val="none" w:sz="0" w:space="0" w:color="auto"/>
                  </w:divBdr>
                </w:div>
                <w:div w:id="861094836">
                  <w:marLeft w:val="0"/>
                  <w:marRight w:val="0"/>
                  <w:marTop w:val="0"/>
                  <w:marBottom w:val="0"/>
                  <w:divBdr>
                    <w:top w:val="none" w:sz="0" w:space="0" w:color="auto"/>
                    <w:left w:val="none" w:sz="0" w:space="0" w:color="auto"/>
                    <w:bottom w:val="none" w:sz="0" w:space="0" w:color="auto"/>
                    <w:right w:val="none" w:sz="0" w:space="0" w:color="auto"/>
                  </w:divBdr>
                </w:div>
                <w:div w:id="869148587">
                  <w:marLeft w:val="0"/>
                  <w:marRight w:val="0"/>
                  <w:marTop w:val="0"/>
                  <w:marBottom w:val="0"/>
                  <w:divBdr>
                    <w:top w:val="none" w:sz="0" w:space="0" w:color="auto"/>
                    <w:left w:val="none" w:sz="0" w:space="0" w:color="auto"/>
                    <w:bottom w:val="none" w:sz="0" w:space="0" w:color="auto"/>
                    <w:right w:val="none" w:sz="0" w:space="0" w:color="auto"/>
                  </w:divBdr>
                </w:div>
                <w:div w:id="873075468">
                  <w:marLeft w:val="0"/>
                  <w:marRight w:val="0"/>
                  <w:marTop w:val="0"/>
                  <w:marBottom w:val="0"/>
                  <w:divBdr>
                    <w:top w:val="none" w:sz="0" w:space="0" w:color="auto"/>
                    <w:left w:val="none" w:sz="0" w:space="0" w:color="auto"/>
                    <w:bottom w:val="none" w:sz="0" w:space="0" w:color="auto"/>
                    <w:right w:val="none" w:sz="0" w:space="0" w:color="auto"/>
                  </w:divBdr>
                </w:div>
                <w:div w:id="883635203">
                  <w:marLeft w:val="0"/>
                  <w:marRight w:val="0"/>
                  <w:marTop w:val="0"/>
                  <w:marBottom w:val="0"/>
                  <w:divBdr>
                    <w:top w:val="none" w:sz="0" w:space="0" w:color="auto"/>
                    <w:left w:val="none" w:sz="0" w:space="0" w:color="auto"/>
                    <w:bottom w:val="none" w:sz="0" w:space="0" w:color="auto"/>
                    <w:right w:val="none" w:sz="0" w:space="0" w:color="auto"/>
                  </w:divBdr>
                </w:div>
                <w:div w:id="887766058">
                  <w:marLeft w:val="0"/>
                  <w:marRight w:val="0"/>
                  <w:marTop w:val="0"/>
                  <w:marBottom w:val="0"/>
                  <w:divBdr>
                    <w:top w:val="none" w:sz="0" w:space="0" w:color="auto"/>
                    <w:left w:val="none" w:sz="0" w:space="0" w:color="auto"/>
                    <w:bottom w:val="none" w:sz="0" w:space="0" w:color="auto"/>
                    <w:right w:val="none" w:sz="0" w:space="0" w:color="auto"/>
                  </w:divBdr>
                </w:div>
                <w:div w:id="889146754">
                  <w:marLeft w:val="0"/>
                  <w:marRight w:val="0"/>
                  <w:marTop w:val="0"/>
                  <w:marBottom w:val="0"/>
                  <w:divBdr>
                    <w:top w:val="none" w:sz="0" w:space="0" w:color="auto"/>
                    <w:left w:val="none" w:sz="0" w:space="0" w:color="auto"/>
                    <w:bottom w:val="none" w:sz="0" w:space="0" w:color="auto"/>
                    <w:right w:val="none" w:sz="0" w:space="0" w:color="auto"/>
                  </w:divBdr>
                </w:div>
                <w:div w:id="891428265">
                  <w:marLeft w:val="0"/>
                  <w:marRight w:val="0"/>
                  <w:marTop w:val="0"/>
                  <w:marBottom w:val="0"/>
                  <w:divBdr>
                    <w:top w:val="none" w:sz="0" w:space="0" w:color="auto"/>
                    <w:left w:val="none" w:sz="0" w:space="0" w:color="auto"/>
                    <w:bottom w:val="none" w:sz="0" w:space="0" w:color="auto"/>
                    <w:right w:val="none" w:sz="0" w:space="0" w:color="auto"/>
                  </w:divBdr>
                </w:div>
                <w:div w:id="896278011">
                  <w:marLeft w:val="0"/>
                  <w:marRight w:val="0"/>
                  <w:marTop w:val="0"/>
                  <w:marBottom w:val="0"/>
                  <w:divBdr>
                    <w:top w:val="none" w:sz="0" w:space="0" w:color="auto"/>
                    <w:left w:val="none" w:sz="0" w:space="0" w:color="auto"/>
                    <w:bottom w:val="none" w:sz="0" w:space="0" w:color="auto"/>
                    <w:right w:val="none" w:sz="0" w:space="0" w:color="auto"/>
                  </w:divBdr>
                </w:div>
                <w:div w:id="897666933">
                  <w:marLeft w:val="0"/>
                  <w:marRight w:val="0"/>
                  <w:marTop w:val="0"/>
                  <w:marBottom w:val="0"/>
                  <w:divBdr>
                    <w:top w:val="none" w:sz="0" w:space="0" w:color="auto"/>
                    <w:left w:val="none" w:sz="0" w:space="0" w:color="auto"/>
                    <w:bottom w:val="none" w:sz="0" w:space="0" w:color="auto"/>
                    <w:right w:val="none" w:sz="0" w:space="0" w:color="auto"/>
                  </w:divBdr>
                </w:div>
                <w:div w:id="902834204">
                  <w:marLeft w:val="0"/>
                  <w:marRight w:val="0"/>
                  <w:marTop w:val="0"/>
                  <w:marBottom w:val="0"/>
                  <w:divBdr>
                    <w:top w:val="none" w:sz="0" w:space="0" w:color="auto"/>
                    <w:left w:val="none" w:sz="0" w:space="0" w:color="auto"/>
                    <w:bottom w:val="none" w:sz="0" w:space="0" w:color="auto"/>
                    <w:right w:val="none" w:sz="0" w:space="0" w:color="auto"/>
                  </w:divBdr>
                </w:div>
                <w:div w:id="906571963">
                  <w:marLeft w:val="0"/>
                  <w:marRight w:val="0"/>
                  <w:marTop w:val="0"/>
                  <w:marBottom w:val="0"/>
                  <w:divBdr>
                    <w:top w:val="none" w:sz="0" w:space="0" w:color="auto"/>
                    <w:left w:val="none" w:sz="0" w:space="0" w:color="auto"/>
                    <w:bottom w:val="none" w:sz="0" w:space="0" w:color="auto"/>
                    <w:right w:val="none" w:sz="0" w:space="0" w:color="auto"/>
                  </w:divBdr>
                </w:div>
                <w:div w:id="906888807">
                  <w:marLeft w:val="0"/>
                  <w:marRight w:val="0"/>
                  <w:marTop w:val="0"/>
                  <w:marBottom w:val="0"/>
                  <w:divBdr>
                    <w:top w:val="none" w:sz="0" w:space="0" w:color="auto"/>
                    <w:left w:val="none" w:sz="0" w:space="0" w:color="auto"/>
                    <w:bottom w:val="none" w:sz="0" w:space="0" w:color="auto"/>
                    <w:right w:val="none" w:sz="0" w:space="0" w:color="auto"/>
                  </w:divBdr>
                </w:div>
                <w:div w:id="910431250">
                  <w:marLeft w:val="0"/>
                  <w:marRight w:val="0"/>
                  <w:marTop w:val="0"/>
                  <w:marBottom w:val="0"/>
                  <w:divBdr>
                    <w:top w:val="none" w:sz="0" w:space="0" w:color="auto"/>
                    <w:left w:val="none" w:sz="0" w:space="0" w:color="auto"/>
                    <w:bottom w:val="none" w:sz="0" w:space="0" w:color="auto"/>
                    <w:right w:val="none" w:sz="0" w:space="0" w:color="auto"/>
                  </w:divBdr>
                </w:div>
                <w:div w:id="921372819">
                  <w:marLeft w:val="0"/>
                  <w:marRight w:val="0"/>
                  <w:marTop w:val="0"/>
                  <w:marBottom w:val="0"/>
                  <w:divBdr>
                    <w:top w:val="none" w:sz="0" w:space="0" w:color="auto"/>
                    <w:left w:val="none" w:sz="0" w:space="0" w:color="auto"/>
                    <w:bottom w:val="none" w:sz="0" w:space="0" w:color="auto"/>
                    <w:right w:val="none" w:sz="0" w:space="0" w:color="auto"/>
                  </w:divBdr>
                </w:div>
                <w:div w:id="927735879">
                  <w:marLeft w:val="0"/>
                  <w:marRight w:val="0"/>
                  <w:marTop w:val="0"/>
                  <w:marBottom w:val="0"/>
                  <w:divBdr>
                    <w:top w:val="none" w:sz="0" w:space="0" w:color="auto"/>
                    <w:left w:val="none" w:sz="0" w:space="0" w:color="auto"/>
                    <w:bottom w:val="none" w:sz="0" w:space="0" w:color="auto"/>
                    <w:right w:val="none" w:sz="0" w:space="0" w:color="auto"/>
                  </w:divBdr>
                </w:div>
                <w:div w:id="936015300">
                  <w:marLeft w:val="0"/>
                  <w:marRight w:val="0"/>
                  <w:marTop w:val="0"/>
                  <w:marBottom w:val="0"/>
                  <w:divBdr>
                    <w:top w:val="none" w:sz="0" w:space="0" w:color="auto"/>
                    <w:left w:val="none" w:sz="0" w:space="0" w:color="auto"/>
                    <w:bottom w:val="none" w:sz="0" w:space="0" w:color="auto"/>
                    <w:right w:val="none" w:sz="0" w:space="0" w:color="auto"/>
                  </w:divBdr>
                </w:div>
                <w:div w:id="943076374">
                  <w:marLeft w:val="0"/>
                  <w:marRight w:val="0"/>
                  <w:marTop w:val="0"/>
                  <w:marBottom w:val="0"/>
                  <w:divBdr>
                    <w:top w:val="none" w:sz="0" w:space="0" w:color="auto"/>
                    <w:left w:val="none" w:sz="0" w:space="0" w:color="auto"/>
                    <w:bottom w:val="none" w:sz="0" w:space="0" w:color="auto"/>
                    <w:right w:val="none" w:sz="0" w:space="0" w:color="auto"/>
                  </w:divBdr>
                </w:div>
                <w:div w:id="944922500">
                  <w:marLeft w:val="0"/>
                  <w:marRight w:val="0"/>
                  <w:marTop w:val="0"/>
                  <w:marBottom w:val="0"/>
                  <w:divBdr>
                    <w:top w:val="none" w:sz="0" w:space="0" w:color="auto"/>
                    <w:left w:val="none" w:sz="0" w:space="0" w:color="auto"/>
                    <w:bottom w:val="none" w:sz="0" w:space="0" w:color="auto"/>
                    <w:right w:val="none" w:sz="0" w:space="0" w:color="auto"/>
                  </w:divBdr>
                </w:div>
                <w:div w:id="959840646">
                  <w:marLeft w:val="0"/>
                  <w:marRight w:val="0"/>
                  <w:marTop w:val="0"/>
                  <w:marBottom w:val="0"/>
                  <w:divBdr>
                    <w:top w:val="none" w:sz="0" w:space="0" w:color="auto"/>
                    <w:left w:val="none" w:sz="0" w:space="0" w:color="auto"/>
                    <w:bottom w:val="none" w:sz="0" w:space="0" w:color="auto"/>
                    <w:right w:val="none" w:sz="0" w:space="0" w:color="auto"/>
                  </w:divBdr>
                </w:div>
                <w:div w:id="960958345">
                  <w:marLeft w:val="0"/>
                  <w:marRight w:val="0"/>
                  <w:marTop w:val="0"/>
                  <w:marBottom w:val="0"/>
                  <w:divBdr>
                    <w:top w:val="none" w:sz="0" w:space="0" w:color="auto"/>
                    <w:left w:val="none" w:sz="0" w:space="0" w:color="auto"/>
                    <w:bottom w:val="none" w:sz="0" w:space="0" w:color="auto"/>
                    <w:right w:val="none" w:sz="0" w:space="0" w:color="auto"/>
                  </w:divBdr>
                </w:div>
                <w:div w:id="970869041">
                  <w:marLeft w:val="0"/>
                  <w:marRight w:val="0"/>
                  <w:marTop w:val="0"/>
                  <w:marBottom w:val="0"/>
                  <w:divBdr>
                    <w:top w:val="none" w:sz="0" w:space="0" w:color="auto"/>
                    <w:left w:val="none" w:sz="0" w:space="0" w:color="auto"/>
                    <w:bottom w:val="none" w:sz="0" w:space="0" w:color="auto"/>
                    <w:right w:val="none" w:sz="0" w:space="0" w:color="auto"/>
                  </w:divBdr>
                </w:div>
                <w:div w:id="989676408">
                  <w:marLeft w:val="0"/>
                  <w:marRight w:val="0"/>
                  <w:marTop w:val="0"/>
                  <w:marBottom w:val="0"/>
                  <w:divBdr>
                    <w:top w:val="none" w:sz="0" w:space="0" w:color="auto"/>
                    <w:left w:val="none" w:sz="0" w:space="0" w:color="auto"/>
                    <w:bottom w:val="none" w:sz="0" w:space="0" w:color="auto"/>
                    <w:right w:val="none" w:sz="0" w:space="0" w:color="auto"/>
                  </w:divBdr>
                </w:div>
                <w:div w:id="990600974">
                  <w:marLeft w:val="0"/>
                  <w:marRight w:val="0"/>
                  <w:marTop w:val="0"/>
                  <w:marBottom w:val="0"/>
                  <w:divBdr>
                    <w:top w:val="none" w:sz="0" w:space="0" w:color="auto"/>
                    <w:left w:val="none" w:sz="0" w:space="0" w:color="auto"/>
                    <w:bottom w:val="none" w:sz="0" w:space="0" w:color="auto"/>
                    <w:right w:val="none" w:sz="0" w:space="0" w:color="auto"/>
                  </w:divBdr>
                </w:div>
                <w:div w:id="995642458">
                  <w:marLeft w:val="0"/>
                  <w:marRight w:val="0"/>
                  <w:marTop w:val="0"/>
                  <w:marBottom w:val="0"/>
                  <w:divBdr>
                    <w:top w:val="none" w:sz="0" w:space="0" w:color="auto"/>
                    <w:left w:val="none" w:sz="0" w:space="0" w:color="auto"/>
                    <w:bottom w:val="none" w:sz="0" w:space="0" w:color="auto"/>
                    <w:right w:val="none" w:sz="0" w:space="0" w:color="auto"/>
                  </w:divBdr>
                </w:div>
                <w:div w:id="1002512611">
                  <w:marLeft w:val="0"/>
                  <w:marRight w:val="0"/>
                  <w:marTop w:val="0"/>
                  <w:marBottom w:val="0"/>
                  <w:divBdr>
                    <w:top w:val="none" w:sz="0" w:space="0" w:color="auto"/>
                    <w:left w:val="none" w:sz="0" w:space="0" w:color="auto"/>
                    <w:bottom w:val="none" w:sz="0" w:space="0" w:color="auto"/>
                    <w:right w:val="none" w:sz="0" w:space="0" w:color="auto"/>
                  </w:divBdr>
                </w:div>
                <w:div w:id="1005013827">
                  <w:marLeft w:val="0"/>
                  <w:marRight w:val="0"/>
                  <w:marTop w:val="0"/>
                  <w:marBottom w:val="0"/>
                  <w:divBdr>
                    <w:top w:val="none" w:sz="0" w:space="0" w:color="auto"/>
                    <w:left w:val="none" w:sz="0" w:space="0" w:color="auto"/>
                    <w:bottom w:val="none" w:sz="0" w:space="0" w:color="auto"/>
                    <w:right w:val="none" w:sz="0" w:space="0" w:color="auto"/>
                  </w:divBdr>
                </w:div>
                <w:div w:id="1008020174">
                  <w:marLeft w:val="0"/>
                  <w:marRight w:val="0"/>
                  <w:marTop w:val="0"/>
                  <w:marBottom w:val="0"/>
                  <w:divBdr>
                    <w:top w:val="none" w:sz="0" w:space="0" w:color="auto"/>
                    <w:left w:val="none" w:sz="0" w:space="0" w:color="auto"/>
                    <w:bottom w:val="none" w:sz="0" w:space="0" w:color="auto"/>
                    <w:right w:val="none" w:sz="0" w:space="0" w:color="auto"/>
                  </w:divBdr>
                </w:div>
                <w:div w:id="1011103341">
                  <w:marLeft w:val="0"/>
                  <w:marRight w:val="0"/>
                  <w:marTop w:val="0"/>
                  <w:marBottom w:val="0"/>
                  <w:divBdr>
                    <w:top w:val="none" w:sz="0" w:space="0" w:color="auto"/>
                    <w:left w:val="none" w:sz="0" w:space="0" w:color="auto"/>
                    <w:bottom w:val="none" w:sz="0" w:space="0" w:color="auto"/>
                    <w:right w:val="none" w:sz="0" w:space="0" w:color="auto"/>
                  </w:divBdr>
                </w:div>
                <w:div w:id="1011372616">
                  <w:marLeft w:val="0"/>
                  <w:marRight w:val="0"/>
                  <w:marTop w:val="0"/>
                  <w:marBottom w:val="0"/>
                  <w:divBdr>
                    <w:top w:val="none" w:sz="0" w:space="0" w:color="auto"/>
                    <w:left w:val="none" w:sz="0" w:space="0" w:color="auto"/>
                    <w:bottom w:val="none" w:sz="0" w:space="0" w:color="auto"/>
                    <w:right w:val="none" w:sz="0" w:space="0" w:color="auto"/>
                  </w:divBdr>
                </w:div>
                <w:div w:id="1015695577">
                  <w:marLeft w:val="0"/>
                  <w:marRight w:val="0"/>
                  <w:marTop w:val="0"/>
                  <w:marBottom w:val="0"/>
                  <w:divBdr>
                    <w:top w:val="none" w:sz="0" w:space="0" w:color="auto"/>
                    <w:left w:val="none" w:sz="0" w:space="0" w:color="auto"/>
                    <w:bottom w:val="none" w:sz="0" w:space="0" w:color="auto"/>
                    <w:right w:val="none" w:sz="0" w:space="0" w:color="auto"/>
                  </w:divBdr>
                </w:div>
                <w:div w:id="1026054073">
                  <w:marLeft w:val="0"/>
                  <w:marRight w:val="0"/>
                  <w:marTop w:val="0"/>
                  <w:marBottom w:val="0"/>
                  <w:divBdr>
                    <w:top w:val="none" w:sz="0" w:space="0" w:color="auto"/>
                    <w:left w:val="none" w:sz="0" w:space="0" w:color="auto"/>
                    <w:bottom w:val="none" w:sz="0" w:space="0" w:color="auto"/>
                    <w:right w:val="none" w:sz="0" w:space="0" w:color="auto"/>
                  </w:divBdr>
                </w:div>
                <w:div w:id="1027484175">
                  <w:marLeft w:val="0"/>
                  <w:marRight w:val="0"/>
                  <w:marTop w:val="0"/>
                  <w:marBottom w:val="0"/>
                  <w:divBdr>
                    <w:top w:val="none" w:sz="0" w:space="0" w:color="auto"/>
                    <w:left w:val="none" w:sz="0" w:space="0" w:color="auto"/>
                    <w:bottom w:val="none" w:sz="0" w:space="0" w:color="auto"/>
                    <w:right w:val="none" w:sz="0" w:space="0" w:color="auto"/>
                  </w:divBdr>
                </w:div>
                <w:div w:id="1040470124">
                  <w:marLeft w:val="0"/>
                  <w:marRight w:val="0"/>
                  <w:marTop w:val="0"/>
                  <w:marBottom w:val="0"/>
                  <w:divBdr>
                    <w:top w:val="none" w:sz="0" w:space="0" w:color="auto"/>
                    <w:left w:val="none" w:sz="0" w:space="0" w:color="auto"/>
                    <w:bottom w:val="none" w:sz="0" w:space="0" w:color="auto"/>
                    <w:right w:val="none" w:sz="0" w:space="0" w:color="auto"/>
                  </w:divBdr>
                </w:div>
                <w:div w:id="1050765312">
                  <w:marLeft w:val="0"/>
                  <w:marRight w:val="0"/>
                  <w:marTop w:val="0"/>
                  <w:marBottom w:val="0"/>
                  <w:divBdr>
                    <w:top w:val="none" w:sz="0" w:space="0" w:color="auto"/>
                    <w:left w:val="none" w:sz="0" w:space="0" w:color="auto"/>
                    <w:bottom w:val="none" w:sz="0" w:space="0" w:color="auto"/>
                    <w:right w:val="none" w:sz="0" w:space="0" w:color="auto"/>
                  </w:divBdr>
                </w:div>
                <w:div w:id="1056126917">
                  <w:marLeft w:val="0"/>
                  <w:marRight w:val="0"/>
                  <w:marTop w:val="0"/>
                  <w:marBottom w:val="0"/>
                  <w:divBdr>
                    <w:top w:val="none" w:sz="0" w:space="0" w:color="auto"/>
                    <w:left w:val="none" w:sz="0" w:space="0" w:color="auto"/>
                    <w:bottom w:val="none" w:sz="0" w:space="0" w:color="auto"/>
                    <w:right w:val="none" w:sz="0" w:space="0" w:color="auto"/>
                  </w:divBdr>
                </w:div>
                <w:div w:id="1060447908">
                  <w:marLeft w:val="0"/>
                  <w:marRight w:val="0"/>
                  <w:marTop w:val="0"/>
                  <w:marBottom w:val="0"/>
                  <w:divBdr>
                    <w:top w:val="none" w:sz="0" w:space="0" w:color="auto"/>
                    <w:left w:val="none" w:sz="0" w:space="0" w:color="auto"/>
                    <w:bottom w:val="none" w:sz="0" w:space="0" w:color="auto"/>
                    <w:right w:val="none" w:sz="0" w:space="0" w:color="auto"/>
                  </w:divBdr>
                </w:div>
                <w:div w:id="1066033113">
                  <w:marLeft w:val="0"/>
                  <w:marRight w:val="0"/>
                  <w:marTop w:val="0"/>
                  <w:marBottom w:val="0"/>
                  <w:divBdr>
                    <w:top w:val="none" w:sz="0" w:space="0" w:color="auto"/>
                    <w:left w:val="none" w:sz="0" w:space="0" w:color="auto"/>
                    <w:bottom w:val="none" w:sz="0" w:space="0" w:color="auto"/>
                    <w:right w:val="none" w:sz="0" w:space="0" w:color="auto"/>
                  </w:divBdr>
                </w:div>
                <w:div w:id="1067150103">
                  <w:marLeft w:val="0"/>
                  <w:marRight w:val="0"/>
                  <w:marTop w:val="0"/>
                  <w:marBottom w:val="0"/>
                  <w:divBdr>
                    <w:top w:val="none" w:sz="0" w:space="0" w:color="auto"/>
                    <w:left w:val="none" w:sz="0" w:space="0" w:color="auto"/>
                    <w:bottom w:val="none" w:sz="0" w:space="0" w:color="auto"/>
                    <w:right w:val="none" w:sz="0" w:space="0" w:color="auto"/>
                  </w:divBdr>
                </w:div>
                <w:div w:id="1076127050">
                  <w:marLeft w:val="0"/>
                  <w:marRight w:val="0"/>
                  <w:marTop w:val="0"/>
                  <w:marBottom w:val="0"/>
                  <w:divBdr>
                    <w:top w:val="none" w:sz="0" w:space="0" w:color="auto"/>
                    <w:left w:val="none" w:sz="0" w:space="0" w:color="auto"/>
                    <w:bottom w:val="none" w:sz="0" w:space="0" w:color="auto"/>
                    <w:right w:val="none" w:sz="0" w:space="0" w:color="auto"/>
                  </w:divBdr>
                </w:div>
                <w:div w:id="1084648148">
                  <w:marLeft w:val="0"/>
                  <w:marRight w:val="0"/>
                  <w:marTop w:val="0"/>
                  <w:marBottom w:val="0"/>
                  <w:divBdr>
                    <w:top w:val="none" w:sz="0" w:space="0" w:color="auto"/>
                    <w:left w:val="none" w:sz="0" w:space="0" w:color="auto"/>
                    <w:bottom w:val="none" w:sz="0" w:space="0" w:color="auto"/>
                    <w:right w:val="none" w:sz="0" w:space="0" w:color="auto"/>
                  </w:divBdr>
                </w:div>
                <w:div w:id="1091660385">
                  <w:marLeft w:val="0"/>
                  <w:marRight w:val="0"/>
                  <w:marTop w:val="0"/>
                  <w:marBottom w:val="0"/>
                  <w:divBdr>
                    <w:top w:val="none" w:sz="0" w:space="0" w:color="auto"/>
                    <w:left w:val="none" w:sz="0" w:space="0" w:color="auto"/>
                    <w:bottom w:val="none" w:sz="0" w:space="0" w:color="auto"/>
                    <w:right w:val="none" w:sz="0" w:space="0" w:color="auto"/>
                  </w:divBdr>
                </w:div>
                <w:div w:id="1102384986">
                  <w:marLeft w:val="0"/>
                  <w:marRight w:val="0"/>
                  <w:marTop w:val="0"/>
                  <w:marBottom w:val="0"/>
                  <w:divBdr>
                    <w:top w:val="none" w:sz="0" w:space="0" w:color="auto"/>
                    <w:left w:val="none" w:sz="0" w:space="0" w:color="auto"/>
                    <w:bottom w:val="none" w:sz="0" w:space="0" w:color="auto"/>
                    <w:right w:val="none" w:sz="0" w:space="0" w:color="auto"/>
                  </w:divBdr>
                </w:div>
                <w:div w:id="1117261999">
                  <w:marLeft w:val="0"/>
                  <w:marRight w:val="0"/>
                  <w:marTop w:val="0"/>
                  <w:marBottom w:val="0"/>
                  <w:divBdr>
                    <w:top w:val="none" w:sz="0" w:space="0" w:color="auto"/>
                    <w:left w:val="none" w:sz="0" w:space="0" w:color="auto"/>
                    <w:bottom w:val="none" w:sz="0" w:space="0" w:color="auto"/>
                    <w:right w:val="none" w:sz="0" w:space="0" w:color="auto"/>
                  </w:divBdr>
                </w:div>
                <w:div w:id="1124343788">
                  <w:marLeft w:val="0"/>
                  <w:marRight w:val="0"/>
                  <w:marTop w:val="0"/>
                  <w:marBottom w:val="0"/>
                  <w:divBdr>
                    <w:top w:val="none" w:sz="0" w:space="0" w:color="auto"/>
                    <w:left w:val="none" w:sz="0" w:space="0" w:color="auto"/>
                    <w:bottom w:val="none" w:sz="0" w:space="0" w:color="auto"/>
                    <w:right w:val="none" w:sz="0" w:space="0" w:color="auto"/>
                  </w:divBdr>
                </w:div>
                <w:div w:id="1147934756">
                  <w:marLeft w:val="0"/>
                  <w:marRight w:val="0"/>
                  <w:marTop w:val="0"/>
                  <w:marBottom w:val="0"/>
                  <w:divBdr>
                    <w:top w:val="none" w:sz="0" w:space="0" w:color="auto"/>
                    <w:left w:val="none" w:sz="0" w:space="0" w:color="auto"/>
                    <w:bottom w:val="none" w:sz="0" w:space="0" w:color="auto"/>
                    <w:right w:val="none" w:sz="0" w:space="0" w:color="auto"/>
                  </w:divBdr>
                </w:div>
                <w:div w:id="1169827223">
                  <w:marLeft w:val="0"/>
                  <w:marRight w:val="0"/>
                  <w:marTop w:val="0"/>
                  <w:marBottom w:val="0"/>
                  <w:divBdr>
                    <w:top w:val="none" w:sz="0" w:space="0" w:color="auto"/>
                    <w:left w:val="none" w:sz="0" w:space="0" w:color="auto"/>
                    <w:bottom w:val="none" w:sz="0" w:space="0" w:color="auto"/>
                    <w:right w:val="none" w:sz="0" w:space="0" w:color="auto"/>
                  </w:divBdr>
                </w:div>
                <w:div w:id="1176454824">
                  <w:marLeft w:val="0"/>
                  <w:marRight w:val="0"/>
                  <w:marTop w:val="0"/>
                  <w:marBottom w:val="0"/>
                  <w:divBdr>
                    <w:top w:val="none" w:sz="0" w:space="0" w:color="auto"/>
                    <w:left w:val="none" w:sz="0" w:space="0" w:color="auto"/>
                    <w:bottom w:val="none" w:sz="0" w:space="0" w:color="auto"/>
                    <w:right w:val="none" w:sz="0" w:space="0" w:color="auto"/>
                  </w:divBdr>
                </w:div>
                <w:div w:id="1178278330">
                  <w:marLeft w:val="0"/>
                  <w:marRight w:val="0"/>
                  <w:marTop w:val="0"/>
                  <w:marBottom w:val="0"/>
                  <w:divBdr>
                    <w:top w:val="none" w:sz="0" w:space="0" w:color="auto"/>
                    <w:left w:val="none" w:sz="0" w:space="0" w:color="auto"/>
                    <w:bottom w:val="none" w:sz="0" w:space="0" w:color="auto"/>
                    <w:right w:val="none" w:sz="0" w:space="0" w:color="auto"/>
                  </w:divBdr>
                </w:div>
                <w:div w:id="1184900387">
                  <w:marLeft w:val="0"/>
                  <w:marRight w:val="0"/>
                  <w:marTop w:val="0"/>
                  <w:marBottom w:val="0"/>
                  <w:divBdr>
                    <w:top w:val="none" w:sz="0" w:space="0" w:color="auto"/>
                    <w:left w:val="none" w:sz="0" w:space="0" w:color="auto"/>
                    <w:bottom w:val="none" w:sz="0" w:space="0" w:color="auto"/>
                    <w:right w:val="none" w:sz="0" w:space="0" w:color="auto"/>
                  </w:divBdr>
                </w:div>
                <w:div w:id="1193110577">
                  <w:marLeft w:val="0"/>
                  <w:marRight w:val="0"/>
                  <w:marTop w:val="0"/>
                  <w:marBottom w:val="0"/>
                  <w:divBdr>
                    <w:top w:val="none" w:sz="0" w:space="0" w:color="auto"/>
                    <w:left w:val="none" w:sz="0" w:space="0" w:color="auto"/>
                    <w:bottom w:val="none" w:sz="0" w:space="0" w:color="auto"/>
                    <w:right w:val="none" w:sz="0" w:space="0" w:color="auto"/>
                  </w:divBdr>
                </w:div>
                <w:div w:id="1210799371">
                  <w:marLeft w:val="0"/>
                  <w:marRight w:val="0"/>
                  <w:marTop w:val="0"/>
                  <w:marBottom w:val="0"/>
                  <w:divBdr>
                    <w:top w:val="none" w:sz="0" w:space="0" w:color="auto"/>
                    <w:left w:val="none" w:sz="0" w:space="0" w:color="auto"/>
                    <w:bottom w:val="none" w:sz="0" w:space="0" w:color="auto"/>
                    <w:right w:val="none" w:sz="0" w:space="0" w:color="auto"/>
                  </w:divBdr>
                </w:div>
                <w:div w:id="1212114044">
                  <w:marLeft w:val="0"/>
                  <w:marRight w:val="0"/>
                  <w:marTop w:val="0"/>
                  <w:marBottom w:val="0"/>
                  <w:divBdr>
                    <w:top w:val="none" w:sz="0" w:space="0" w:color="auto"/>
                    <w:left w:val="none" w:sz="0" w:space="0" w:color="auto"/>
                    <w:bottom w:val="none" w:sz="0" w:space="0" w:color="auto"/>
                    <w:right w:val="none" w:sz="0" w:space="0" w:color="auto"/>
                  </w:divBdr>
                </w:div>
                <w:div w:id="1221092544">
                  <w:marLeft w:val="0"/>
                  <w:marRight w:val="0"/>
                  <w:marTop w:val="0"/>
                  <w:marBottom w:val="0"/>
                  <w:divBdr>
                    <w:top w:val="none" w:sz="0" w:space="0" w:color="auto"/>
                    <w:left w:val="none" w:sz="0" w:space="0" w:color="auto"/>
                    <w:bottom w:val="none" w:sz="0" w:space="0" w:color="auto"/>
                    <w:right w:val="none" w:sz="0" w:space="0" w:color="auto"/>
                  </w:divBdr>
                </w:div>
                <w:div w:id="1235776552">
                  <w:marLeft w:val="0"/>
                  <w:marRight w:val="0"/>
                  <w:marTop w:val="0"/>
                  <w:marBottom w:val="0"/>
                  <w:divBdr>
                    <w:top w:val="none" w:sz="0" w:space="0" w:color="auto"/>
                    <w:left w:val="none" w:sz="0" w:space="0" w:color="auto"/>
                    <w:bottom w:val="none" w:sz="0" w:space="0" w:color="auto"/>
                    <w:right w:val="none" w:sz="0" w:space="0" w:color="auto"/>
                  </w:divBdr>
                </w:div>
                <w:div w:id="1238515197">
                  <w:marLeft w:val="0"/>
                  <w:marRight w:val="0"/>
                  <w:marTop w:val="0"/>
                  <w:marBottom w:val="0"/>
                  <w:divBdr>
                    <w:top w:val="none" w:sz="0" w:space="0" w:color="auto"/>
                    <w:left w:val="none" w:sz="0" w:space="0" w:color="auto"/>
                    <w:bottom w:val="none" w:sz="0" w:space="0" w:color="auto"/>
                    <w:right w:val="none" w:sz="0" w:space="0" w:color="auto"/>
                  </w:divBdr>
                </w:div>
                <w:div w:id="1258249072">
                  <w:marLeft w:val="0"/>
                  <w:marRight w:val="0"/>
                  <w:marTop w:val="0"/>
                  <w:marBottom w:val="0"/>
                  <w:divBdr>
                    <w:top w:val="none" w:sz="0" w:space="0" w:color="auto"/>
                    <w:left w:val="none" w:sz="0" w:space="0" w:color="auto"/>
                    <w:bottom w:val="none" w:sz="0" w:space="0" w:color="auto"/>
                    <w:right w:val="none" w:sz="0" w:space="0" w:color="auto"/>
                  </w:divBdr>
                </w:div>
                <w:div w:id="1262840172">
                  <w:marLeft w:val="0"/>
                  <w:marRight w:val="0"/>
                  <w:marTop w:val="0"/>
                  <w:marBottom w:val="0"/>
                  <w:divBdr>
                    <w:top w:val="none" w:sz="0" w:space="0" w:color="auto"/>
                    <w:left w:val="none" w:sz="0" w:space="0" w:color="auto"/>
                    <w:bottom w:val="none" w:sz="0" w:space="0" w:color="auto"/>
                    <w:right w:val="none" w:sz="0" w:space="0" w:color="auto"/>
                  </w:divBdr>
                </w:div>
                <w:div w:id="1268319083">
                  <w:marLeft w:val="0"/>
                  <w:marRight w:val="0"/>
                  <w:marTop w:val="0"/>
                  <w:marBottom w:val="0"/>
                  <w:divBdr>
                    <w:top w:val="none" w:sz="0" w:space="0" w:color="auto"/>
                    <w:left w:val="none" w:sz="0" w:space="0" w:color="auto"/>
                    <w:bottom w:val="none" w:sz="0" w:space="0" w:color="auto"/>
                    <w:right w:val="none" w:sz="0" w:space="0" w:color="auto"/>
                  </w:divBdr>
                </w:div>
                <w:div w:id="1271209105">
                  <w:marLeft w:val="0"/>
                  <w:marRight w:val="0"/>
                  <w:marTop w:val="0"/>
                  <w:marBottom w:val="0"/>
                  <w:divBdr>
                    <w:top w:val="none" w:sz="0" w:space="0" w:color="auto"/>
                    <w:left w:val="none" w:sz="0" w:space="0" w:color="auto"/>
                    <w:bottom w:val="none" w:sz="0" w:space="0" w:color="auto"/>
                    <w:right w:val="none" w:sz="0" w:space="0" w:color="auto"/>
                  </w:divBdr>
                </w:div>
                <w:div w:id="1292975957">
                  <w:marLeft w:val="0"/>
                  <w:marRight w:val="0"/>
                  <w:marTop w:val="0"/>
                  <w:marBottom w:val="0"/>
                  <w:divBdr>
                    <w:top w:val="none" w:sz="0" w:space="0" w:color="auto"/>
                    <w:left w:val="none" w:sz="0" w:space="0" w:color="auto"/>
                    <w:bottom w:val="none" w:sz="0" w:space="0" w:color="auto"/>
                    <w:right w:val="none" w:sz="0" w:space="0" w:color="auto"/>
                  </w:divBdr>
                </w:div>
                <w:div w:id="1299922292">
                  <w:marLeft w:val="0"/>
                  <w:marRight w:val="0"/>
                  <w:marTop w:val="0"/>
                  <w:marBottom w:val="0"/>
                  <w:divBdr>
                    <w:top w:val="none" w:sz="0" w:space="0" w:color="auto"/>
                    <w:left w:val="none" w:sz="0" w:space="0" w:color="auto"/>
                    <w:bottom w:val="none" w:sz="0" w:space="0" w:color="auto"/>
                    <w:right w:val="none" w:sz="0" w:space="0" w:color="auto"/>
                  </w:divBdr>
                </w:div>
                <w:div w:id="1300571484">
                  <w:marLeft w:val="0"/>
                  <w:marRight w:val="0"/>
                  <w:marTop w:val="0"/>
                  <w:marBottom w:val="0"/>
                  <w:divBdr>
                    <w:top w:val="none" w:sz="0" w:space="0" w:color="auto"/>
                    <w:left w:val="none" w:sz="0" w:space="0" w:color="auto"/>
                    <w:bottom w:val="none" w:sz="0" w:space="0" w:color="auto"/>
                    <w:right w:val="none" w:sz="0" w:space="0" w:color="auto"/>
                  </w:divBdr>
                </w:div>
                <w:div w:id="1312179831">
                  <w:marLeft w:val="0"/>
                  <w:marRight w:val="0"/>
                  <w:marTop w:val="0"/>
                  <w:marBottom w:val="0"/>
                  <w:divBdr>
                    <w:top w:val="none" w:sz="0" w:space="0" w:color="auto"/>
                    <w:left w:val="none" w:sz="0" w:space="0" w:color="auto"/>
                    <w:bottom w:val="none" w:sz="0" w:space="0" w:color="auto"/>
                    <w:right w:val="none" w:sz="0" w:space="0" w:color="auto"/>
                  </w:divBdr>
                </w:div>
                <w:div w:id="1315600441">
                  <w:marLeft w:val="0"/>
                  <w:marRight w:val="0"/>
                  <w:marTop w:val="0"/>
                  <w:marBottom w:val="0"/>
                  <w:divBdr>
                    <w:top w:val="none" w:sz="0" w:space="0" w:color="auto"/>
                    <w:left w:val="none" w:sz="0" w:space="0" w:color="auto"/>
                    <w:bottom w:val="none" w:sz="0" w:space="0" w:color="auto"/>
                    <w:right w:val="none" w:sz="0" w:space="0" w:color="auto"/>
                  </w:divBdr>
                </w:div>
                <w:div w:id="1320422127">
                  <w:marLeft w:val="0"/>
                  <w:marRight w:val="0"/>
                  <w:marTop w:val="0"/>
                  <w:marBottom w:val="0"/>
                  <w:divBdr>
                    <w:top w:val="none" w:sz="0" w:space="0" w:color="auto"/>
                    <w:left w:val="none" w:sz="0" w:space="0" w:color="auto"/>
                    <w:bottom w:val="none" w:sz="0" w:space="0" w:color="auto"/>
                    <w:right w:val="none" w:sz="0" w:space="0" w:color="auto"/>
                  </w:divBdr>
                </w:div>
                <w:div w:id="1321230888">
                  <w:marLeft w:val="0"/>
                  <w:marRight w:val="0"/>
                  <w:marTop w:val="0"/>
                  <w:marBottom w:val="0"/>
                  <w:divBdr>
                    <w:top w:val="none" w:sz="0" w:space="0" w:color="auto"/>
                    <w:left w:val="none" w:sz="0" w:space="0" w:color="auto"/>
                    <w:bottom w:val="none" w:sz="0" w:space="0" w:color="auto"/>
                    <w:right w:val="none" w:sz="0" w:space="0" w:color="auto"/>
                  </w:divBdr>
                </w:div>
                <w:div w:id="1333993208">
                  <w:marLeft w:val="0"/>
                  <w:marRight w:val="0"/>
                  <w:marTop w:val="0"/>
                  <w:marBottom w:val="0"/>
                  <w:divBdr>
                    <w:top w:val="none" w:sz="0" w:space="0" w:color="auto"/>
                    <w:left w:val="none" w:sz="0" w:space="0" w:color="auto"/>
                    <w:bottom w:val="none" w:sz="0" w:space="0" w:color="auto"/>
                    <w:right w:val="none" w:sz="0" w:space="0" w:color="auto"/>
                  </w:divBdr>
                </w:div>
                <w:div w:id="1343239398">
                  <w:marLeft w:val="0"/>
                  <w:marRight w:val="0"/>
                  <w:marTop w:val="0"/>
                  <w:marBottom w:val="0"/>
                  <w:divBdr>
                    <w:top w:val="none" w:sz="0" w:space="0" w:color="auto"/>
                    <w:left w:val="none" w:sz="0" w:space="0" w:color="auto"/>
                    <w:bottom w:val="none" w:sz="0" w:space="0" w:color="auto"/>
                    <w:right w:val="none" w:sz="0" w:space="0" w:color="auto"/>
                  </w:divBdr>
                </w:div>
                <w:div w:id="1343555259">
                  <w:marLeft w:val="0"/>
                  <w:marRight w:val="0"/>
                  <w:marTop w:val="0"/>
                  <w:marBottom w:val="0"/>
                  <w:divBdr>
                    <w:top w:val="none" w:sz="0" w:space="0" w:color="auto"/>
                    <w:left w:val="none" w:sz="0" w:space="0" w:color="auto"/>
                    <w:bottom w:val="none" w:sz="0" w:space="0" w:color="auto"/>
                    <w:right w:val="none" w:sz="0" w:space="0" w:color="auto"/>
                  </w:divBdr>
                </w:div>
                <w:div w:id="1346588948">
                  <w:marLeft w:val="0"/>
                  <w:marRight w:val="0"/>
                  <w:marTop w:val="0"/>
                  <w:marBottom w:val="0"/>
                  <w:divBdr>
                    <w:top w:val="none" w:sz="0" w:space="0" w:color="auto"/>
                    <w:left w:val="none" w:sz="0" w:space="0" w:color="auto"/>
                    <w:bottom w:val="none" w:sz="0" w:space="0" w:color="auto"/>
                    <w:right w:val="none" w:sz="0" w:space="0" w:color="auto"/>
                  </w:divBdr>
                </w:div>
                <w:div w:id="1358391989">
                  <w:marLeft w:val="0"/>
                  <w:marRight w:val="0"/>
                  <w:marTop w:val="0"/>
                  <w:marBottom w:val="0"/>
                  <w:divBdr>
                    <w:top w:val="none" w:sz="0" w:space="0" w:color="auto"/>
                    <w:left w:val="none" w:sz="0" w:space="0" w:color="auto"/>
                    <w:bottom w:val="none" w:sz="0" w:space="0" w:color="auto"/>
                    <w:right w:val="none" w:sz="0" w:space="0" w:color="auto"/>
                  </w:divBdr>
                </w:div>
                <w:div w:id="1361398564">
                  <w:marLeft w:val="0"/>
                  <w:marRight w:val="0"/>
                  <w:marTop w:val="0"/>
                  <w:marBottom w:val="0"/>
                  <w:divBdr>
                    <w:top w:val="none" w:sz="0" w:space="0" w:color="auto"/>
                    <w:left w:val="none" w:sz="0" w:space="0" w:color="auto"/>
                    <w:bottom w:val="none" w:sz="0" w:space="0" w:color="auto"/>
                    <w:right w:val="none" w:sz="0" w:space="0" w:color="auto"/>
                  </w:divBdr>
                </w:div>
                <w:div w:id="1364092176">
                  <w:marLeft w:val="0"/>
                  <w:marRight w:val="0"/>
                  <w:marTop w:val="0"/>
                  <w:marBottom w:val="0"/>
                  <w:divBdr>
                    <w:top w:val="none" w:sz="0" w:space="0" w:color="auto"/>
                    <w:left w:val="none" w:sz="0" w:space="0" w:color="auto"/>
                    <w:bottom w:val="none" w:sz="0" w:space="0" w:color="auto"/>
                    <w:right w:val="none" w:sz="0" w:space="0" w:color="auto"/>
                  </w:divBdr>
                </w:div>
                <w:div w:id="1370110315">
                  <w:marLeft w:val="0"/>
                  <w:marRight w:val="0"/>
                  <w:marTop w:val="0"/>
                  <w:marBottom w:val="0"/>
                  <w:divBdr>
                    <w:top w:val="none" w:sz="0" w:space="0" w:color="auto"/>
                    <w:left w:val="none" w:sz="0" w:space="0" w:color="auto"/>
                    <w:bottom w:val="none" w:sz="0" w:space="0" w:color="auto"/>
                    <w:right w:val="none" w:sz="0" w:space="0" w:color="auto"/>
                  </w:divBdr>
                </w:div>
                <w:div w:id="1370493402">
                  <w:marLeft w:val="0"/>
                  <w:marRight w:val="0"/>
                  <w:marTop w:val="0"/>
                  <w:marBottom w:val="0"/>
                  <w:divBdr>
                    <w:top w:val="none" w:sz="0" w:space="0" w:color="auto"/>
                    <w:left w:val="none" w:sz="0" w:space="0" w:color="auto"/>
                    <w:bottom w:val="none" w:sz="0" w:space="0" w:color="auto"/>
                    <w:right w:val="none" w:sz="0" w:space="0" w:color="auto"/>
                  </w:divBdr>
                </w:div>
                <w:div w:id="1379549982">
                  <w:marLeft w:val="0"/>
                  <w:marRight w:val="0"/>
                  <w:marTop w:val="0"/>
                  <w:marBottom w:val="0"/>
                  <w:divBdr>
                    <w:top w:val="none" w:sz="0" w:space="0" w:color="auto"/>
                    <w:left w:val="none" w:sz="0" w:space="0" w:color="auto"/>
                    <w:bottom w:val="none" w:sz="0" w:space="0" w:color="auto"/>
                    <w:right w:val="none" w:sz="0" w:space="0" w:color="auto"/>
                  </w:divBdr>
                </w:div>
                <w:div w:id="1387486442">
                  <w:marLeft w:val="0"/>
                  <w:marRight w:val="0"/>
                  <w:marTop w:val="0"/>
                  <w:marBottom w:val="0"/>
                  <w:divBdr>
                    <w:top w:val="none" w:sz="0" w:space="0" w:color="auto"/>
                    <w:left w:val="none" w:sz="0" w:space="0" w:color="auto"/>
                    <w:bottom w:val="none" w:sz="0" w:space="0" w:color="auto"/>
                    <w:right w:val="none" w:sz="0" w:space="0" w:color="auto"/>
                  </w:divBdr>
                </w:div>
                <w:div w:id="1393192365">
                  <w:marLeft w:val="0"/>
                  <w:marRight w:val="0"/>
                  <w:marTop w:val="0"/>
                  <w:marBottom w:val="0"/>
                  <w:divBdr>
                    <w:top w:val="none" w:sz="0" w:space="0" w:color="auto"/>
                    <w:left w:val="none" w:sz="0" w:space="0" w:color="auto"/>
                    <w:bottom w:val="none" w:sz="0" w:space="0" w:color="auto"/>
                    <w:right w:val="none" w:sz="0" w:space="0" w:color="auto"/>
                  </w:divBdr>
                </w:div>
                <w:div w:id="1394238603">
                  <w:marLeft w:val="0"/>
                  <w:marRight w:val="0"/>
                  <w:marTop w:val="0"/>
                  <w:marBottom w:val="0"/>
                  <w:divBdr>
                    <w:top w:val="none" w:sz="0" w:space="0" w:color="auto"/>
                    <w:left w:val="none" w:sz="0" w:space="0" w:color="auto"/>
                    <w:bottom w:val="none" w:sz="0" w:space="0" w:color="auto"/>
                    <w:right w:val="none" w:sz="0" w:space="0" w:color="auto"/>
                  </w:divBdr>
                </w:div>
                <w:div w:id="1404261301">
                  <w:marLeft w:val="0"/>
                  <w:marRight w:val="0"/>
                  <w:marTop w:val="0"/>
                  <w:marBottom w:val="0"/>
                  <w:divBdr>
                    <w:top w:val="none" w:sz="0" w:space="0" w:color="auto"/>
                    <w:left w:val="none" w:sz="0" w:space="0" w:color="auto"/>
                    <w:bottom w:val="none" w:sz="0" w:space="0" w:color="auto"/>
                    <w:right w:val="none" w:sz="0" w:space="0" w:color="auto"/>
                  </w:divBdr>
                </w:div>
                <w:div w:id="1405639601">
                  <w:marLeft w:val="0"/>
                  <w:marRight w:val="0"/>
                  <w:marTop w:val="0"/>
                  <w:marBottom w:val="0"/>
                  <w:divBdr>
                    <w:top w:val="none" w:sz="0" w:space="0" w:color="auto"/>
                    <w:left w:val="none" w:sz="0" w:space="0" w:color="auto"/>
                    <w:bottom w:val="none" w:sz="0" w:space="0" w:color="auto"/>
                    <w:right w:val="none" w:sz="0" w:space="0" w:color="auto"/>
                  </w:divBdr>
                </w:div>
                <w:div w:id="1407219898">
                  <w:marLeft w:val="0"/>
                  <w:marRight w:val="0"/>
                  <w:marTop w:val="0"/>
                  <w:marBottom w:val="0"/>
                  <w:divBdr>
                    <w:top w:val="none" w:sz="0" w:space="0" w:color="auto"/>
                    <w:left w:val="none" w:sz="0" w:space="0" w:color="auto"/>
                    <w:bottom w:val="none" w:sz="0" w:space="0" w:color="auto"/>
                    <w:right w:val="none" w:sz="0" w:space="0" w:color="auto"/>
                  </w:divBdr>
                </w:div>
                <w:div w:id="1412773759">
                  <w:marLeft w:val="0"/>
                  <w:marRight w:val="0"/>
                  <w:marTop w:val="0"/>
                  <w:marBottom w:val="0"/>
                  <w:divBdr>
                    <w:top w:val="none" w:sz="0" w:space="0" w:color="auto"/>
                    <w:left w:val="none" w:sz="0" w:space="0" w:color="auto"/>
                    <w:bottom w:val="none" w:sz="0" w:space="0" w:color="auto"/>
                    <w:right w:val="none" w:sz="0" w:space="0" w:color="auto"/>
                  </w:divBdr>
                </w:div>
                <w:div w:id="1413695566">
                  <w:marLeft w:val="0"/>
                  <w:marRight w:val="0"/>
                  <w:marTop w:val="0"/>
                  <w:marBottom w:val="0"/>
                  <w:divBdr>
                    <w:top w:val="none" w:sz="0" w:space="0" w:color="auto"/>
                    <w:left w:val="none" w:sz="0" w:space="0" w:color="auto"/>
                    <w:bottom w:val="none" w:sz="0" w:space="0" w:color="auto"/>
                    <w:right w:val="none" w:sz="0" w:space="0" w:color="auto"/>
                  </w:divBdr>
                </w:div>
                <w:div w:id="1419055513">
                  <w:marLeft w:val="0"/>
                  <w:marRight w:val="0"/>
                  <w:marTop w:val="0"/>
                  <w:marBottom w:val="0"/>
                  <w:divBdr>
                    <w:top w:val="none" w:sz="0" w:space="0" w:color="auto"/>
                    <w:left w:val="none" w:sz="0" w:space="0" w:color="auto"/>
                    <w:bottom w:val="none" w:sz="0" w:space="0" w:color="auto"/>
                    <w:right w:val="none" w:sz="0" w:space="0" w:color="auto"/>
                  </w:divBdr>
                </w:div>
                <w:div w:id="1426194460">
                  <w:marLeft w:val="0"/>
                  <w:marRight w:val="0"/>
                  <w:marTop w:val="0"/>
                  <w:marBottom w:val="0"/>
                  <w:divBdr>
                    <w:top w:val="none" w:sz="0" w:space="0" w:color="auto"/>
                    <w:left w:val="none" w:sz="0" w:space="0" w:color="auto"/>
                    <w:bottom w:val="none" w:sz="0" w:space="0" w:color="auto"/>
                    <w:right w:val="none" w:sz="0" w:space="0" w:color="auto"/>
                  </w:divBdr>
                </w:div>
                <w:div w:id="1435322669">
                  <w:marLeft w:val="0"/>
                  <w:marRight w:val="0"/>
                  <w:marTop w:val="0"/>
                  <w:marBottom w:val="0"/>
                  <w:divBdr>
                    <w:top w:val="none" w:sz="0" w:space="0" w:color="auto"/>
                    <w:left w:val="none" w:sz="0" w:space="0" w:color="auto"/>
                    <w:bottom w:val="none" w:sz="0" w:space="0" w:color="auto"/>
                    <w:right w:val="none" w:sz="0" w:space="0" w:color="auto"/>
                  </w:divBdr>
                </w:div>
                <w:div w:id="1438674305">
                  <w:marLeft w:val="0"/>
                  <w:marRight w:val="0"/>
                  <w:marTop w:val="0"/>
                  <w:marBottom w:val="0"/>
                  <w:divBdr>
                    <w:top w:val="none" w:sz="0" w:space="0" w:color="auto"/>
                    <w:left w:val="none" w:sz="0" w:space="0" w:color="auto"/>
                    <w:bottom w:val="none" w:sz="0" w:space="0" w:color="auto"/>
                    <w:right w:val="none" w:sz="0" w:space="0" w:color="auto"/>
                  </w:divBdr>
                </w:div>
                <w:div w:id="1440179905">
                  <w:marLeft w:val="0"/>
                  <w:marRight w:val="0"/>
                  <w:marTop w:val="0"/>
                  <w:marBottom w:val="0"/>
                  <w:divBdr>
                    <w:top w:val="none" w:sz="0" w:space="0" w:color="auto"/>
                    <w:left w:val="none" w:sz="0" w:space="0" w:color="auto"/>
                    <w:bottom w:val="none" w:sz="0" w:space="0" w:color="auto"/>
                    <w:right w:val="none" w:sz="0" w:space="0" w:color="auto"/>
                  </w:divBdr>
                </w:div>
                <w:div w:id="1447654440">
                  <w:marLeft w:val="0"/>
                  <w:marRight w:val="0"/>
                  <w:marTop w:val="0"/>
                  <w:marBottom w:val="0"/>
                  <w:divBdr>
                    <w:top w:val="none" w:sz="0" w:space="0" w:color="auto"/>
                    <w:left w:val="none" w:sz="0" w:space="0" w:color="auto"/>
                    <w:bottom w:val="none" w:sz="0" w:space="0" w:color="auto"/>
                    <w:right w:val="none" w:sz="0" w:space="0" w:color="auto"/>
                  </w:divBdr>
                </w:div>
                <w:div w:id="1450008191">
                  <w:marLeft w:val="0"/>
                  <w:marRight w:val="0"/>
                  <w:marTop w:val="0"/>
                  <w:marBottom w:val="0"/>
                  <w:divBdr>
                    <w:top w:val="none" w:sz="0" w:space="0" w:color="auto"/>
                    <w:left w:val="none" w:sz="0" w:space="0" w:color="auto"/>
                    <w:bottom w:val="none" w:sz="0" w:space="0" w:color="auto"/>
                    <w:right w:val="none" w:sz="0" w:space="0" w:color="auto"/>
                  </w:divBdr>
                </w:div>
                <w:div w:id="1455128147">
                  <w:marLeft w:val="0"/>
                  <w:marRight w:val="0"/>
                  <w:marTop w:val="0"/>
                  <w:marBottom w:val="0"/>
                  <w:divBdr>
                    <w:top w:val="none" w:sz="0" w:space="0" w:color="auto"/>
                    <w:left w:val="none" w:sz="0" w:space="0" w:color="auto"/>
                    <w:bottom w:val="none" w:sz="0" w:space="0" w:color="auto"/>
                    <w:right w:val="none" w:sz="0" w:space="0" w:color="auto"/>
                  </w:divBdr>
                </w:div>
                <w:div w:id="1461220798">
                  <w:marLeft w:val="0"/>
                  <w:marRight w:val="0"/>
                  <w:marTop w:val="0"/>
                  <w:marBottom w:val="0"/>
                  <w:divBdr>
                    <w:top w:val="none" w:sz="0" w:space="0" w:color="auto"/>
                    <w:left w:val="none" w:sz="0" w:space="0" w:color="auto"/>
                    <w:bottom w:val="none" w:sz="0" w:space="0" w:color="auto"/>
                    <w:right w:val="none" w:sz="0" w:space="0" w:color="auto"/>
                  </w:divBdr>
                </w:div>
                <w:div w:id="1483815555">
                  <w:marLeft w:val="0"/>
                  <w:marRight w:val="0"/>
                  <w:marTop w:val="0"/>
                  <w:marBottom w:val="0"/>
                  <w:divBdr>
                    <w:top w:val="none" w:sz="0" w:space="0" w:color="auto"/>
                    <w:left w:val="none" w:sz="0" w:space="0" w:color="auto"/>
                    <w:bottom w:val="none" w:sz="0" w:space="0" w:color="auto"/>
                    <w:right w:val="none" w:sz="0" w:space="0" w:color="auto"/>
                  </w:divBdr>
                </w:div>
                <w:div w:id="1489665161">
                  <w:marLeft w:val="0"/>
                  <w:marRight w:val="0"/>
                  <w:marTop w:val="0"/>
                  <w:marBottom w:val="0"/>
                  <w:divBdr>
                    <w:top w:val="none" w:sz="0" w:space="0" w:color="auto"/>
                    <w:left w:val="none" w:sz="0" w:space="0" w:color="auto"/>
                    <w:bottom w:val="none" w:sz="0" w:space="0" w:color="auto"/>
                    <w:right w:val="none" w:sz="0" w:space="0" w:color="auto"/>
                  </w:divBdr>
                </w:div>
                <w:div w:id="1498349835">
                  <w:marLeft w:val="0"/>
                  <w:marRight w:val="0"/>
                  <w:marTop w:val="0"/>
                  <w:marBottom w:val="0"/>
                  <w:divBdr>
                    <w:top w:val="none" w:sz="0" w:space="0" w:color="auto"/>
                    <w:left w:val="none" w:sz="0" w:space="0" w:color="auto"/>
                    <w:bottom w:val="none" w:sz="0" w:space="0" w:color="auto"/>
                    <w:right w:val="none" w:sz="0" w:space="0" w:color="auto"/>
                  </w:divBdr>
                </w:div>
                <w:div w:id="1500197013">
                  <w:marLeft w:val="0"/>
                  <w:marRight w:val="0"/>
                  <w:marTop w:val="0"/>
                  <w:marBottom w:val="0"/>
                  <w:divBdr>
                    <w:top w:val="none" w:sz="0" w:space="0" w:color="auto"/>
                    <w:left w:val="none" w:sz="0" w:space="0" w:color="auto"/>
                    <w:bottom w:val="none" w:sz="0" w:space="0" w:color="auto"/>
                    <w:right w:val="none" w:sz="0" w:space="0" w:color="auto"/>
                  </w:divBdr>
                </w:div>
                <w:div w:id="1502046453">
                  <w:marLeft w:val="0"/>
                  <w:marRight w:val="0"/>
                  <w:marTop w:val="0"/>
                  <w:marBottom w:val="0"/>
                  <w:divBdr>
                    <w:top w:val="none" w:sz="0" w:space="0" w:color="auto"/>
                    <w:left w:val="none" w:sz="0" w:space="0" w:color="auto"/>
                    <w:bottom w:val="none" w:sz="0" w:space="0" w:color="auto"/>
                    <w:right w:val="none" w:sz="0" w:space="0" w:color="auto"/>
                  </w:divBdr>
                </w:div>
                <w:div w:id="1533688887">
                  <w:marLeft w:val="0"/>
                  <w:marRight w:val="0"/>
                  <w:marTop w:val="0"/>
                  <w:marBottom w:val="0"/>
                  <w:divBdr>
                    <w:top w:val="none" w:sz="0" w:space="0" w:color="auto"/>
                    <w:left w:val="none" w:sz="0" w:space="0" w:color="auto"/>
                    <w:bottom w:val="none" w:sz="0" w:space="0" w:color="auto"/>
                    <w:right w:val="none" w:sz="0" w:space="0" w:color="auto"/>
                  </w:divBdr>
                </w:div>
                <w:div w:id="1537306771">
                  <w:marLeft w:val="0"/>
                  <w:marRight w:val="0"/>
                  <w:marTop w:val="0"/>
                  <w:marBottom w:val="0"/>
                  <w:divBdr>
                    <w:top w:val="none" w:sz="0" w:space="0" w:color="auto"/>
                    <w:left w:val="none" w:sz="0" w:space="0" w:color="auto"/>
                    <w:bottom w:val="none" w:sz="0" w:space="0" w:color="auto"/>
                    <w:right w:val="none" w:sz="0" w:space="0" w:color="auto"/>
                  </w:divBdr>
                </w:div>
                <w:div w:id="1549149276">
                  <w:marLeft w:val="0"/>
                  <w:marRight w:val="0"/>
                  <w:marTop w:val="0"/>
                  <w:marBottom w:val="0"/>
                  <w:divBdr>
                    <w:top w:val="none" w:sz="0" w:space="0" w:color="auto"/>
                    <w:left w:val="none" w:sz="0" w:space="0" w:color="auto"/>
                    <w:bottom w:val="none" w:sz="0" w:space="0" w:color="auto"/>
                    <w:right w:val="none" w:sz="0" w:space="0" w:color="auto"/>
                  </w:divBdr>
                </w:div>
                <w:div w:id="1552763511">
                  <w:marLeft w:val="0"/>
                  <w:marRight w:val="0"/>
                  <w:marTop w:val="0"/>
                  <w:marBottom w:val="0"/>
                  <w:divBdr>
                    <w:top w:val="none" w:sz="0" w:space="0" w:color="auto"/>
                    <w:left w:val="none" w:sz="0" w:space="0" w:color="auto"/>
                    <w:bottom w:val="none" w:sz="0" w:space="0" w:color="auto"/>
                    <w:right w:val="none" w:sz="0" w:space="0" w:color="auto"/>
                  </w:divBdr>
                </w:div>
                <w:div w:id="1553689904">
                  <w:marLeft w:val="0"/>
                  <w:marRight w:val="0"/>
                  <w:marTop w:val="0"/>
                  <w:marBottom w:val="0"/>
                  <w:divBdr>
                    <w:top w:val="none" w:sz="0" w:space="0" w:color="auto"/>
                    <w:left w:val="none" w:sz="0" w:space="0" w:color="auto"/>
                    <w:bottom w:val="none" w:sz="0" w:space="0" w:color="auto"/>
                    <w:right w:val="none" w:sz="0" w:space="0" w:color="auto"/>
                  </w:divBdr>
                </w:div>
                <w:div w:id="1554000202">
                  <w:marLeft w:val="0"/>
                  <w:marRight w:val="0"/>
                  <w:marTop w:val="0"/>
                  <w:marBottom w:val="0"/>
                  <w:divBdr>
                    <w:top w:val="none" w:sz="0" w:space="0" w:color="auto"/>
                    <w:left w:val="none" w:sz="0" w:space="0" w:color="auto"/>
                    <w:bottom w:val="none" w:sz="0" w:space="0" w:color="auto"/>
                    <w:right w:val="none" w:sz="0" w:space="0" w:color="auto"/>
                  </w:divBdr>
                </w:div>
                <w:div w:id="1564834958">
                  <w:marLeft w:val="0"/>
                  <w:marRight w:val="0"/>
                  <w:marTop w:val="0"/>
                  <w:marBottom w:val="0"/>
                  <w:divBdr>
                    <w:top w:val="none" w:sz="0" w:space="0" w:color="auto"/>
                    <w:left w:val="none" w:sz="0" w:space="0" w:color="auto"/>
                    <w:bottom w:val="none" w:sz="0" w:space="0" w:color="auto"/>
                    <w:right w:val="none" w:sz="0" w:space="0" w:color="auto"/>
                  </w:divBdr>
                </w:div>
                <w:div w:id="1569026618">
                  <w:marLeft w:val="0"/>
                  <w:marRight w:val="0"/>
                  <w:marTop w:val="0"/>
                  <w:marBottom w:val="0"/>
                  <w:divBdr>
                    <w:top w:val="none" w:sz="0" w:space="0" w:color="auto"/>
                    <w:left w:val="none" w:sz="0" w:space="0" w:color="auto"/>
                    <w:bottom w:val="none" w:sz="0" w:space="0" w:color="auto"/>
                    <w:right w:val="none" w:sz="0" w:space="0" w:color="auto"/>
                  </w:divBdr>
                </w:div>
                <w:div w:id="1587033482">
                  <w:marLeft w:val="0"/>
                  <w:marRight w:val="0"/>
                  <w:marTop w:val="0"/>
                  <w:marBottom w:val="0"/>
                  <w:divBdr>
                    <w:top w:val="none" w:sz="0" w:space="0" w:color="auto"/>
                    <w:left w:val="none" w:sz="0" w:space="0" w:color="auto"/>
                    <w:bottom w:val="none" w:sz="0" w:space="0" w:color="auto"/>
                    <w:right w:val="none" w:sz="0" w:space="0" w:color="auto"/>
                  </w:divBdr>
                </w:div>
                <w:div w:id="1588540294">
                  <w:marLeft w:val="0"/>
                  <w:marRight w:val="0"/>
                  <w:marTop w:val="0"/>
                  <w:marBottom w:val="0"/>
                  <w:divBdr>
                    <w:top w:val="none" w:sz="0" w:space="0" w:color="auto"/>
                    <w:left w:val="none" w:sz="0" w:space="0" w:color="auto"/>
                    <w:bottom w:val="none" w:sz="0" w:space="0" w:color="auto"/>
                    <w:right w:val="none" w:sz="0" w:space="0" w:color="auto"/>
                  </w:divBdr>
                </w:div>
                <w:div w:id="1620529695">
                  <w:marLeft w:val="0"/>
                  <w:marRight w:val="0"/>
                  <w:marTop w:val="0"/>
                  <w:marBottom w:val="0"/>
                  <w:divBdr>
                    <w:top w:val="none" w:sz="0" w:space="0" w:color="auto"/>
                    <w:left w:val="none" w:sz="0" w:space="0" w:color="auto"/>
                    <w:bottom w:val="none" w:sz="0" w:space="0" w:color="auto"/>
                    <w:right w:val="none" w:sz="0" w:space="0" w:color="auto"/>
                  </w:divBdr>
                </w:div>
                <w:div w:id="1622414853">
                  <w:marLeft w:val="0"/>
                  <w:marRight w:val="0"/>
                  <w:marTop w:val="0"/>
                  <w:marBottom w:val="0"/>
                  <w:divBdr>
                    <w:top w:val="none" w:sz="0" w:space="0" w:color="auto"/>
                    <w:left w:val="none" w:sz="0" w:space="0" w:color="auto"/>
                    <w:bottom w:val="none" w:sz="0" w:space="0" w:color="auto"/>
                    <w:right w:val="none" w:sz="0" w:space="0" w:color="auto"/>
                  </w:divBdr>
                </w:div>
                <w:div w:id="1630863982">
                  <w:marLeft w:val="0"/>
                  <w:marRight w:val="0"/>
                  <w:marTop w:val="0"/>
                  <w:marBottom w:val="0"/>
                  <w:divBdr>
                    <w:top w:val="none" w:sz="0" w:space="0" w:color="auto"/>
                    <w:left w:val="none" w:sz="0" w:space="0" w:color="auto"/>
                    <w:bottom w:val="none" w:sz="0" w:space="0" w:color="auto"/>
                    <w:right w:val="none" w:sz="0" w:space="0" w:color="auto"/>
                  </w:divBdr>
                </w:div>
                <w:div w:id="1633051440">
                  <w:marLeft w:val="0"/>
                  <w:marRight w:val="0"/>
                  <w:marTop w:val="0"/>
                  <w:marBottom w:val="0"/>
                  <w:divBdr>
                    <w:top w:val="none" w:sz="0" w:space="0" w:color="auto"/>
                    <w:left w:val="none" w:sz="0" w:space="0" w:color="auto"/>
                    <w:bottom w:val="none" w:sz="0" w:space="0" w:color="auto"/>
                    <w:right w:val="none" w:sz="0" w:space="0" w:color="auto"/>
                  </w:divBdr>
                </w:div>
                <w:div w:id="1645619141">
                  <w:marLeft w:val="0"/>
                  <w:marRight w:val="0"/>
                  <w:marTop w:val="0"/>
                  <w:marBottom w:val="0"/>
                  <w:divBdr>
                    <w:top w:val="none" w:sz="0" w:space="0" w:color="auto"/>
                    <w:left w:val="none" w:sz="0" w:space="0" w:color="auto"/>
                    <w:bottom w:val="none" w:sz="0" w:space="0" w:color="auto"/>
                    <w:right w:val="none" w:sz="0" w:space="0" w:color="auto"/>
                  </w:divBdr>
                </w:div>
                <w:div w:id="1674605290">
                  <w:marLeft w:val="0"/>
                  <w:marRight w:val="0"/>
                  <w:marTop w:val="0"/>
                  <w:marBottom w:val="0"/>
                  <w:divBdr>
                    <w:top w:val="none" w:sz="0" w:space="0" w:color="auto"/>
                    <w:left w:val="none" w:sz="0" w:space="0" w:color="auto"/>
                    <w:bottom w:val="none" w:sz="0" w:space="0" w:color="auto"/>
                    <w:right w:val="none" w:sz="0" w:space="0" w:color="auto"/>
                  </w:divBdr>
                </w:div>
                <w:div w:id="1676037599">
                  <w:marLeft w:val="0"/>
                  <w:marRight w:val="0"/>
                  <w:marTop w:val="0"/>
                  <w:marBottom w:val="0"/>
                  <w:divBdr>
                    <w:top w:val="none" w:sz="0" w:space="0" w:color="auto"/>
                    <w:left w:val="none" w:sz="0" w:space="0" w:color="auto"/>
                    <w:bottom w:val="none" w:sz="0" w:space="0" w:color="auto"/>
                    <w:right w:val="none" w:sz="0" w:space="0" w:color="auto"/>
                  </w:divBdr>
                </w:div>
                <w:div w:id="1682702722">
                  <w:marLeft w:val="0"/>
                  <w:marRight w:val="0"/>
                  <w:marTop w:val="0"/>
                  <w:marBottom w:val="0"/>
                  <w:divBdr>
                    <w:top w:val="none" w:sz="0" w:space="0" w:color="auto"/>
                    <w:left w:val="none" w:sz="0" w:space="0" w:color="auto"/>
                    <w:bottom w:val="none" w:sz="0" w:space="0" w:color="auto"/>
                    <w:right w:val="none" w:sz="0" w:space="0" w:color="auto"/>
                  </w:divBdr>
                </w:div>
                <w:div w:id="1683700817">
                  <w:marLeft w:val="0"/>
                  <w:marRight w:val="0"/>
                  <w:marTop w:val="0"/>
                  <w:marBottom w:val="0"/>
                  <w:divBdr>
                    <w:top w:val="none" w:sz="0" w:space="0" w:color="auto"/>
                    <w:left w:val="none" w:sz="0" w:space="0" w:color="auto"/>
                    <w:bottom w:val="none" w:sz="0" w:space="0" w:color="auto"/>
                    <w:right w:val="none" w:sz="0" w:space="0" w:color="auto"/>
                  </w:divBdr>
                </w:div>
                <w:div w:id="1684088127">
                  <w:marLeft w:val="0"/>
                  <w:marRight w:val="0"/>
                  <w:marTop w:val="0"/>
                  <w:marBottom w:val="0"/>
                  <w:divBdr>
                    <w:top w:val="none" w:sz="0" w:space="0" w:color="auto"/>
                    <w:left w:val="none" w:sz="0" w:space="0" w:color="auto"/>
                    <w:bottom w:val="none" w:sz="0" w:space="0" w:color="auto"/>
                    <w:right w:val="none" w:sz="0" w:space="0" w:color="auto"/>
                  </w:divBdr>
                </w:div>
                <w:div w:id="1684477433">
                  <w:marLeft w:val="0"/>
                  <w:marRight w:val="0"/>
                  <w:marTop w:val="0"/>
                  <w:marBottom w:val="0"/>
                  <w:divBdr>
                    <w:top w:val="none" w:sz="0" w:space="0" w:color="auto"/>
                    <w:left w:val="none" w:sz="0" w:space="0" w:color="auto"/>
                    <w:bottom w:val="none" w:sz="0" w:space="0" w:color="auto"/>
                    <w:right w:val="none" w:sz="0" w:space="0" w:color="auto"/>
                  </w:divBdr>
                </w:div>
                <w:div w:id="1693535193">
                  <w:marLeft w:val="0"/>
                  <w:marRight w:val="0"/>
                  <w:marTop w:val="0"/>
                  <w:marBottom w:val="0"/>
                  <w:divBdr>
                    <w:top w:val="none" w:sz="0" w:space="0" w:color="auto"/>
                    <w:left w:val="none" w:sz="0" w:space="0" w:color="auto"/>
                    <w:bottom w:val="none" w:sz="0" w:space="0" w:color="auto"/>
                    <w:right w:val="none" w:sz="0" w:space="0" w:color="auto"/>
                  </w:divBdr>
                </w:div>
                <w:div w:id="1697149056">
                  <w:marLeft w:val="0"/>
                  <w:marRight w:val="0"/>
                  <w:marTop w:val="0"/>
                  <w:marBottom w:val="0"/>
                  <w:divBdr>
                    <w:top w:val="none" w:sz="0" w:space="0" w:color="auto"/>
                    <w:left w:val="none" w:sz="0" w:space="0" w:color="auto"/>
                    <w:bottom w:val="none" w:sz="0" w:space="0" w:color="auto"/>
                    <w:right w:val="none" w:sz="0" w:space="0" w:color="auto"/>
                  </w:divBdr>
                </w:div>
                <w:div w:id="1698193102">
                  <w:marLeft w:val="0"/>
                  <w:marRight w:val="0"/>
                  <w:marTop w:val="0"/>
                  <w:marBottom w:val="0"/>
                  <w:divBdr>
                    <w:top w:val="none" w:sz="0" w:space="0" w:color="auto"/>
                    <w:left w:val="none" w:sz="0" w:space="0" w:color="auto"/>
                    <w:bottom w:val="none" w:sz="0" w:space="0" w:color="auto"/>
                    <w:right w:val="none" w:sz="0" w:space="0" w:color="auto"/>
                  </w:divBdr>
                </w:div>
                <w:div w:id="1711959369">
                  <w:marLeft w:val="0"/>
                  <w:marRight w:val="0"/>
                  <w:marTop w:val="0"/>
                  <w:marBottom w:val="0"/>
                  <w:divBdr>
                    <w:top w:val="none" w:sz="0" w:space="0" w:color="auto"/>
                    <w:left w:val="none" w:sz="0" w:space="0" w:color="auto"/>
                    <w:bottom w:val="none" w:sz="0" w:space="0" w:color="auto"/>
                    <w:right w:val="none" w:sz="0" w:space="0" w:color="auto"/>
                  </w:divBdr>
                </w:div>
                <w:div w:id="1723627537">
                  <w:marLeft w:val="0"/>
                  <w:marRight w:val="0"/>
                  <w:marTop w:val="0"/>
                  <w:marBottom w:val="0"/>
                  <w:divBdr>
                    <w:top w:val="none" w:sz="0" w:space="0" w:color="auto"/>
                    <w:left w:val="none" w:sz="0" w:space="0" w:color="auto"/>
                    <w:bottom w:val="none" w:sz="0" w:space="0" w:color="auto"/>
                    <w:right w:val="none" w:sz="0" w:space="0" w:color="auto"/>
                  </w:divBdr>
                </w:div>
                <w:div w:id="1751658295">
                  <w:marLeft w:val="0"/>
                  <w:marRight w:val="0"/>
                  <w:marTop w:val="0"/>
                  <w:marBottom w:val="0"/>
                  <w:divBdr>
                    <w:top w:val="none" w:sz="0" w:space="0" w:color="auto"/>
                    <w:left w:val="none" w:sz="0" w:space="0" w:color="auto"/>
                    <w:bottom w:val="none" w:sz="0" w:space="0" w:color="auto"/>
                    <w:right w:val="none" w:sz="0" w:space="0" w:color="auto"/>
                  </w:divBdr>
                </w:div>
                <w:div w:id="1755318163">
                  <w:marLeft w:val="0"/>
                  <w:marRight w:val="0"/>
                  <w:marTop w:val="0"/>
                  <w:marBottom w:val="0"/>
                  <w:divBdr>
                    <w:top w:val="none" w:sz="0" w:space="0" w:color="auto"/>
                    <w:left w:val="none" w:sz="0" w:space="0" w:color="auto"/>
                    <w:bottom w:val="none" w:sz="0" w:space="0" w:color="auto"/>
                    <w:right w:val="none" w:sz="0" w:space="0" w:color="auto"/>
                  </w:divBdr>
                </w:div>
                <w:div w:id="1777941195">
                  <w:marLeft w:val="0"/>
                  <w:marRight w:val="0"/>
                  <w:marTop w:val="0"/>
                  <w:marBottom w:val="0"/>
                  <w:divBdr>
                    <w:top w:val="none" w:sz="0" w:space="0" w:color="auto"/>
                    <w:left w:val="none" w:sz="0" w:space="0" w:color="auto"/>
                    <w:bottom w:val="none" w:sz="0" w:space="0" w:color="auto"/>
                    <w:right w:val="none" w:sz="0" w:space="0" w:color="auto"/>
                  </w:divBdr>
                </w:div>
                <w:div w:id="1783646302">
                  <w:marLeft w:val="0"/>
                  <w:marRight w:val="0"/>
                  <w:marTop w:val="0"/>
                  <w:marBottom w:val="0"/>
                  <w:divBdr>
                    <w:top w:val="none" w:sz="0" w:space="0" w:color="auto"/>
                    <w:left w:val="none" w:sz="0" w:space="0" w:color="auto"/>
                    <w:bottom w:val="none" w:sz="0" w:space="0" w:color="auto"/>
                    <w:right w:val="none" w:sz="0" w:space="0" w:color="auto"/>
                  </w:divBdr>
                </w:div>
                <w:div w:id="1788304862">
                  <w:marLeft w:val="0"/>
                  <w:marRight w:val="0"/>
                  <w:marTop w:val="0"/>
                  <w:marBottom w:val="0"/>
                  <w:divBdr>
                    <w:top w:val="none" w:sz="0" w:space="0" w:color="auto"/>
                    <w:left w:val="none" w:sz="0" w:space="0" w:color="auto"/>
                    <w:bottom w:val="none" w:sz="0" w:space="0" w:color="auto"/>
                    <w:right w:val="none" w:sz="0" w:space="0" w:color="auto"/>
                  </w:divBdr>
                </w:div>
                <w:div w:id="1788427066">
                  <w:marLeft w:val="0"/>
                  <w:marRight w:val="0"/>
                  <w:marTop w:val="0"/>
                  <w:marBottom w:val="0"/>
                  <w:divBdr>
                    <w:top w:val="none" w:sz="0" w:space="0" w:color="auto"/>
                    <w:left w:val="none" w:sz="0" w:space="0" w:color="auto"/>
                    <w:bottom w:val="none" w:sz="0" w:space="0" w:color="auto"/>
                    <w:right w:val="none" w:sz="0" w:space="0" w:color="auto"/>
                  </w:divBdr>
                </w:div>
                <w:div w:id="1796676440">
                  <w:marLeft w:val="0"/>
                  <w:marRight w:val="0"/>
                  <w:marTop w:val="0"/>
                  <w:marBottom w:val="0"/>
                  <w:divBdr>
                    <w:top w:val="none" w:sz="0" w:space="0" w:color="auto"/>
                    <w:left w:val="none" w:sz="0" w:space="0" w:color="auto"/>
                    <w:bottom w:val="none" w:sz="0" w:space="0" w:color="auto"/>
                    <w:right w:val="none" w:sz="0" w:space="0" w:color="auto"/>
                  </w:divBdr>
                </w:div>
                <w:div w:id="1816410275">
                  <w:marLeft w:val="0"/>
                  <w:marRight w:val="0"/>
                  <w:marTop w:val="0"/>
                  <w:marBottom w:val="0"/>
                  <w:divBdr>
                    <w:top w:val="none" w:sz="0" w:space="0" w:color="auto"/>
                    <w:left w:val="none" w:sz="0" w:space="0" w:color="auto"/>
                    <w:bottom w:val="none" w:sz="0" w:space="0" w:color="auto"/>
                    <w:right w:val="none" w:sz="0" w:space="0" w:color="auto"/>
                  </w:divBdr>
                </w:div>
                <w:div w:id="1821579951">
                  <w:marLeft w:val="0"/>
                  <w:marRight w:val="0"/>
                  <w:marTop w:val="0"/>
                  <w:marBottom w:val="0"/>
                  <w:divBdr>
                    <w:top w:val="none" w:sz="0" w:space="0" w:color="auto"/>
                    <w:left w:val="none" w:sz="0" w:space="0" w:color="auto"/>
                    <w:bottom w:val="none" w:sz="0" w:space="0" w:color="auto"/>
                    <w:right w:val="none" w:sz="0" w:space="0" w:color="auto"/>
                  </w:divBdr>
                </w:div>
                <w:div w:id="1824154337">
                  <w:marLeft w:val="0"/>
                  <w:marRight w:val="0"/>
                  <w:marTop w:val="0"/>
                  <w:marBottom w:val="0"/>
                  <w:divBdr>
                    <w:top w:val="none" w:sz="0" w:space="0" w:color="auto"/>
                    <w:left w:val="none" w:sz="0" w:space="0" w:color="auto"/>
                    <w:bottom w:val="none" w:sz="0" w:space="0" w:color="auto"/>
                    <w:right w:val="none" w:sz="0" w:space="0" w:color="auto"/>
                  </w:divBdr>
                </w:div>
                <w:div w:id="1836339753">
                  <w:marLeft w:val="0"/>
                  <w:marRight w:val="0"/>
                  <w:marTop w:val="0"/>
                  <w:marBottom w:val="0"/>
                  <w:divBdr>
                    <w:top w:val="none" w:sz="0" w:space="0" w:color="auto"/>
                    <w:left w:val="none" w:sz="0" w:space="0" w:color="auto"/>
                    <w:bottom w:val="none" w:sz="0" w:space="0" w:color="auto"/>
                    <w:right w:val="none" w:sz="0" w:space="0" w:color="auto"/>
                  </w:divBdr>
                </w:div>
                <w:div w:id="1844854181">
                  <w:marLeft w:val="0"/>
                  <w:marRight w:val="0"/>
                  <w:marTop w:val="0"/>
                  <w:marBottom w:val="0"/>
                  <w:divBdr>
                    <w:top w:val="none" w:sz="0" w:space="0" w:color="auto"/>
                    <w:left w:val="none" w:sz="0" w:space="0" w:color="auto"/>
                    <w:bottom w:val="none" w:sz="0" w:space="0" w:color="auto"/>
                    <w:right w:val="none" w:sz="0" w:space="0" w:color="auto"/>
                  </w:divBdr>
                </w:div>
                <w:div w:id="1846899345">
                  <w:marLeft w:val="0"/>
                  <w:marRight w:val="0"/>
                  <w:marTop w:val="0"/>
                  <w:marBottom w:val="0"/>
                  <w:divBdr>
                    <w:top w:val="none" w:sz="0" w:space="0" w:color="auto"/>
                    <w:left w:val="none" w:sz="0" w:space="0" w:color="auto"/>
                    <w:bottom w:val="none" w:sz="0" w:space="0" w:color="auto"/>
                    <w:right w:val="none" w:sz="0" w:space="0" w:color="auto"/>
                  </w:divBdr>
                </w:div>
                <w:div w:id="1858227866">
                  <w:marLeft w:val="0"/>
                  <w:marRight w:val="0"/>
                  <w:marTop w:val="0"/>
                  <w:marBottom w:val="0"/>
                  <w:divBdr>
                    <w:top w:val="none" w:sz="0" w:space="0" w:color="auto"/>
                    <w:left w:val="none" w:sz="0" w:space="0" w:color="auto"/>
                    <w:bottom w:val="none" w:sz="0" w:space="0" w:color="auto"/>
                    <w:right w:val="none" w:sz="0" w:space="0" w:color="auto"/>
                  </w:divBdr>
                </w:div>
                <w:div w:id="1858931030">
                  <w:marLeft w:val="0"/>
                  <w:marRight w:val="0"/>
                  <w:marTop w:val="0"/>
                  <w:marBottom w:val="0"/>
                  <w:divBdr>
                    <w:top w:val="none" w:sz="0" w:space="0" w:color="auto"/>
                    <w:left w:val="none" w:sz="0" w:space="0" w:color="auto"/>
                    <w:bottom w:val="none" w:sz="0" w:space="0" w:color="auto"/>
                    <w:right w:val="none" w:sz="0" w:space="0" w:color="auto"/>
                  </w:divBdr>
                </w:div>
                <w:div w:id="1872955310">
                  <w:marLeft w:val="0"/>
                  <w:marRight w:val="0"/>
                  <w:marTop w:val="0"/>
                  <w:marBottom w:val="0"/>
                  <w:divBdr>
                    <w:top w:val="none" w:sz="0" w:space="0" w:color="auto"/>
                    <w:left w:val="none" w:sz="0" w:space="0" w:color="auto"/>
                    <w:bottom w:val="none" w:sz="0" w:space="0" w:color="auto"/>
                    <w:right w:val="none" w:sz="0" w:space="0" w:color="auto"/>
                  </w:divBdr>
                </w:div>
                <w:div w:id="1884899364">
                  <w:marLeft w:val="0"/>
                  <w:marRight w:val="0"/>
                  <w:marTop w:val="0"/>
                  <w:marBottom w:val="0"/>
                  <w:divBdr>
                    <w:top w:val="none" w:sz="0" w:space="0" w:color="auto"/>
                    <w:left w:val="none" w:sz="0" w:space="0" w:color="auto"/>
                    <w:bottom w:val="none" w:sz="0" w:space="0" w:color="auto"/>
                    <w:right w:val="none" w:sz="0" w:space="0" w:color="auto"/>
                  </w:divBdr>
                </w:div>
                <w:div w:id="1898205756">
                  <w:marLeft w:val="0"/>
                  <w:marRight w:val="0"/>
                  <w:marTop w:val="0"/>
                  <w:marBottom w:val="0"/>
                  <w:divBdr>
                    <w:top w:val="none" w:sz="0" w:space="0" w:color="auto"/>
                    <w:left w:val="none" w:sz="0" w:space="0" w:color="auto"/>
                    <w:bottom w:val="none" w:sz="0" w:space="0" w:color="auto"/>
                    <w:right w:val="none" w:sz="0" w:space="0" w:color="auto"/>
                  </w:divBdr>
                </w:div>
                <w:div w:id="1899971506">
                  <w:marLeft w:val="0"/>
                  <w:marRight w:val="0"/>
                  <w:marTop w:val="0"/>
                  <w:marBottom w:val="0"/>
                  <w:divBdr>
                    <w:top w:val="none" w:sz="0" w:space="0" w:color="auto"/>
                    <w:left w:val="none" w:sz="0" w:space="0" w:color="auto"/>
                    <w:bottom w:val="none" w:sz="0" w:space="0" w:color="auto"/>
                    <w:right w:val="none" w:sz="0" w:space="0" w:color="auto"/>
                  </w:divBdr>
                </w:div>
                <w:div w:id="1902061765">
                  <w:marLeft w:val="0"/>
                  <w:marRight w:val="0"/>
                  <w:marTop w:val="0"/>
                  <w:marBottom w:val="0"/>
                  <w:divBdr>
                    <w:top w:val="none" w:sz="0" w:space="0" w:color="auto"/>
                    <w:left w:val="none" w:sz="0" w:space="0" w:color="auto"/>
                    <w:bottom w:val="none" w:sz="0" w:space="0" w:color="auto"/>
                    <w:right w:val="none" w:sz="0" w:space="0" w:color="auto"/>
                  </w:divBdr>
                </w:div>
                <w:div w:id="1914779415">
                  <w:marLeft w:val="0"/>
                  <w:marRight w:val="0"/>
                  <w:marTop w:val="0"/>
                  <w:marBottom w:val="0"/>
                  <w:divBdr>
                    <w:top w:val="none" w:sz="0" w:space="0" w:color="auto"/>
                    <w:left w:val="none" w:sz="0" w:space="0" w:color="auto"/>
                    <w:bottom w:val="none" w:sz="0" w:space="0" w:color="auto"/>
                    <w:right w:val="none" w:sz="0" w:space="0" w:color="auto"/>
                  </w:divBdr>
                </w:div>
                <w:div w:id="1920745452">
                  <w:marLeft w:val="0"/>
                  <w:marRight w:val="0"/>
                  <w:marTop w:val="0"/>
                  <w:marBottom w:val="0"/>
                  <w:divBdr>
                    <w:top w:val="none" w:sz="0" w:space="0" w:color="auto"/>
                    <w:left w:val="none" w:sz="0" w:space="0" w:color="auto"/>
                    <w:bottom w:val="none" w:sz="0" w:space="0" w:color="auto"/>
                    <w:right w:val="none" w:sz="0" w:space="0" w:color="auto"/>
                  </w:divBdr>
                </w:div>
                <w:div w:id="1922985322">
                  <w:marLeft w:val="0"/>
                  <w:marRight w:val="0"/>
                  <w:marTop w:val="0"/>
                  <w:marBottom w:val="0"/>
                  <w:divBdr>
                    <w:top w:val="none" w:sz="0" w:space="0" w:color="auto"/>
                    <w:left w:val="none" w:sz="0" w:space="0" w:color="auto"/>
                    <w:bottom w:val="none" w:sz="0" w:space="0" w:color="auto"/>
                    <w:right w:val="none" w:sz="0" w:space="0" w:color="auto"/>
                  </w:divBdr>
                </w:div>
                <w:div w:id="1925604724">
                  <w:marLeft w:val="0"/>
                  <w:marRight w:val="0"/>
                  <w:marTop w:val="0"/>
                  <w:marBottom w:val="0"/>
                  <w:divBdr>
                    <w:top w:val="none" w:sz="0" w:space="0" w:color="auto"/>
                    <w:left w:val="none" w:sz="0" w:space="0" w:color="auto"/>
                    <w:bottom w:val="none" w:sz="0" w:space="0" w:color="auto"/>
                    <w:right w:val="none" w:sz="0" w:space="0" w:color="auto"/>
                  </w:divBdr>
                </w:div>
                <w:div w:id="1926304142">
                  <w:marLeft w:val="0"/>
                  <w:marRight w:val="0"/>
                  <w:marTop w:val="0"/>
                  <w:marBottom w:val="0"/>
                  <w:divBdr>
                    <w:top w:val="none" w:sz="0" w:space="0" w:color="auto"/>
                    <w:left w:val="none" w:sz="0" w:space="0" w:color="auto"/>
                    <w:bottom w:val="none" w:sz="0" w:space="0" w:color="auto"/>
                    <w:right w:val="none" w:sz="0" w:space="0" w:color="auto"/>
                  </w:divBdr>
                </w:div>
                <w:div w:id="1938247549">
                  <w:marLeft w:val="0"/>
                  <w:marRight w:val="0"/>
                  <w:marTop w:val="0"/>
                  <w:marBottom w:val="0"/>
                  <w:divBdr>
                    <w:top w:val="none" w:sz="0" w:space="0" w:color="auto"/>
                    <w:left w:val="none" w:sz="0" w:space="0" w:color="auto"/>
                    <w:bottom w:val="none" w:sz="0" w:space="0" w:color="auto"/>
                    <w:right w:val="none" w:sz="0" w:space="0" w:color="auto"/>
                  </w:divBdr>
                </w:div>
                <w:div w:id="1940601614">
                  <w:marLeft w:val="0"/>
                  <w:marRight w:val="0"/>
                  <w:marTop w:val="0"/>
                  <w:marBottom w:val="0"/>
                  <w:divBdr>
                    <w:top w:val="none" w:sz="0" w:space="0" w:color="auto"/>
                    <w:left w:val="none" w:sz="0" w:space="0" w:color="auto"/>
                    <w:bottom w:val="none" w:sz="0" w:space="0" w:color="auto"/>
                    <w:right w:val="none" w:sz="0" w:space="0" w:color="auto"/>
                  </w:divBdr>
                </w:div>
                <w:div w:id="1951930753">
                  <w:marLeft w:val="0"/>
                  <w:marRight w:val="0"/>
                  <w:marTop w:val="0"/>
                  <w:marBottom w:val="0"/>
                  <w:divBdr>
                    <w:top w:val="none" w:sz="0" w:space="0" w:color="auto"/>
                    <w:left w:val="none" w:sz="0" w:space="0" w:color="auto"/>
                    <w:bottom w:val="none" w:sz="0" w:space="0" w:color="auto"/>
                    <w:right w:val="none" w:sz="0" w:space="0" w:color="auto"/>
                  </w:divBdr>
                </w:div>
                <w:div w:id="1953705507">
                  <w:marLeft w:val="0"/>
                  <w:marRight w:val="0"/>
                  <w:marTop w:val="0"/>
                  <w:marBottom w:val="0"/>
                  <w:divBdr>
                    <w:top w:val="none" w:sz="0" w:space="0" w:color="auto"/>
                    <w:left w:val="none" w:sz="0" w:space="0" w:color="auto"/>
                    <w:bottom w:val="none" w:sz="0" w:space="0" w:color="auto"/>
                    <w:right w:val="none" w:sz="0" w:space="0" w:color="auto"/>
                  </w:divBdr>
                </w:div>
                <w:div w:id="1955013497">
                  <w:marLeft w:val="0"/>
                  <w:marRight w:val="0"/>
                  <w:marTop w:val="0"/>
                  <w:marBottom w:val="0"/>
                  <w:divBdr>
                    <w:top w:val="none" w:sz="0" w:space="0" w:color="auto"/>
                    <w:left w:val="none" w:sz="0" w:space="0" w:color="auto"/>
                    <w:bottom w:val="none" w:sz="0" w:space="0" w:color="auto"/>
                    <w:right w:val="none" w:sz="0" w:space="0" w:color="auto"/>
                  </w:divBdr>
                </w:div>
                <w:div w:id="1956326235">
                  <w:marLeft w:val="0"/>
                  <w:marRight w:val="0"/>
                  <w:marTop w:val="0"/>
                  <w:marBottom w:val="0"/>
                  <w:divBdr>
                    <w:top w:val="none" w:sz="0" w:space="0" w:color="auto"/>
                    <w:left w:val="none" w:sz="0" w:space="0" w:color="auto"/>
                    <w:bottom w:val="none" w:sz="0" w:space="0" w:color="auto"/>
                    <w:right w:val="none" w:sz="0" w:space="0" w:color="auto"/>
                  </w:divBdr>
                </w:div>
                <w:div w:id="1963999517">
                  <w:marLeft w:val="0"/>
                  <w:marRight w:val="0"/>
                  <w:marTop w:val="0"/>
                  <w:marBottom w:val="0"/>
                  <w:divBdr>
                    <w:top w:val="none" w:sz="0" w:space="0" w:color="auto"/>
                    <w:left w:val="none" w:sz="0" w:space="0" w:color="auto"/>
                    <w:bottom w:val="none" w:sz="0" w:space="0" w:color="auto"/>
                    <w:right w:val="none" w:sz="0" w:space="0" w:color="auto"/>
                  </w:divBdr>
                </w:div>
                <w:div w:id="1966544765">
                  <w:marLeft w:val="0"/>
                  <w:marRight w:val="0"/>
                  <w:marTop w:val="0"/>
                  <w:marBottom w:val="0"/>
                  <w:divBdr>
                    <w:top w:val="none" w:sz="0" w:space="0" w:color="auto"/>
                    <w:left w:val="none" w:sz="0" w:space="0" w:color="auto"/>
                    <w:bottom w:val="none" w:sz="0" w:space="0" w:color="auto"/>
                    <w:right w:val="none" w:sz="0" w:space="0" w:color="auto"/>
                  </w:divBdr>
                </w:div>
                <w:div w:id="1966887110">
                  <w:marLeft w:val="0"/>
                  <w:marRight w:val="0"/>
                  <w:marTop w:val="0"/>
                  <w:marBottom w:val="0"/>
                  <w:divBdr>
                    <w:top w:val="none" w:sz="0" w:space="0" w:color="auto"/>
                    <w:left w:val="none" w:sz="0" w:space="0" w:color="auto"/>
                    <w:bottom w:val="none" w:sz="0" w:space="0" w:color="auto"/>
                    <w:right w:val="none" w:sz="0" w:space="0" w:color="auto"/>
                  </w:divBdr>
                </w:div>
                <w:div w:id="1995059115">
                  <w:marLeft w:val="0"/>
                  <w:marRight w:val="0"/>
                  <w:marTop w:val="0"/>
                  <w:marBottom w:val="0"/>
                  <w:divBdr>
                    <w:top w:val="none" w:sz="0" w:space="0" w:color="auto"/>
                    <w:left w:val="none" w:sz="0" w:space="0" w:color="auto"/>
                    <w:bottom w:val="none" w:sz="0" w:space="0" w:color="auto"/>
                    <w:right w:val="none" w:sz="0" w:space="0" w:color="auto"/>
                  </w:divBdr>
                </w:div>
                <w:div w:id="1996953437">
                  <w:marLeft w:val="0"/>
                  <w:marRight w:val="0"/>
                  <w:marTop w:val="0"/>
                  <w:marBottom w:val="0"/>
                  <w:divBdr>
                    <w:top w:val="none" w:sz="0" w:space="0" w:color="auto"/>
                    <w:left w:val="none" w:sz="0" w:space="0" w:color="auto"/>
                    <w:bottom w:val="none" w:sz="0" w:space="0" w:color="auto"/>
                    <w:right w:val="none" w:sz="0" w:space="0" w:color="auto"/>
                  </w:divBdr>
                </w:div>
                <w:div w:id="2000384047">
                  <w:marLeft w:val="0"/>
                  <w:marRight w:val="0"/>
                  <w:marTop w:val="0"/>
                  <w:marBottom w:val="0"/>
                  <w:divBdr>
                    <w:top w:val="none" w:sz="0" w:space="0" w:color="auto"/>
                    <w:left w:val="none" w:sz="0" w:space="0" w:color="auto"/>
                    <w:bottom w:val="none" w:sz="0" w:space="0" w:color="auto"/>
                    <w:right w:val="none" w:sz="0" w:space="0" w:color="auto"/>
                  </w:divBdr>
                </w:div>
                <w:div w:id="2017074673">
                  <w:marLeft w:val="0"/>
                  <w:marRight w:val="0"/>
                  <w:marTop w:val="0"/>
                  <w:marBottom w:val="0"/>
                  <w:divBdr>
                    <w:top w:val="none" w:sz="0" w:space="0" w:color="auto"/>
                    <w:left w:val="none" w:sz="0" w:space="0" w:color="auto"/>
                    <w:bottom w:val="none" w:sz="0" w:space="0" w:color="auto"/>
                    <w:right w:val="none" w:sz="0" w:space="0" w:color="auto"/>
                  </w:divBdr>
                </w:div>
                <w:div w:id="2029599121">
                  <w:marLeft w:val="0"/>
                  <w:marRight w:val="0"/>
                  <w:marTop w:val="0"/>
                  <w:marBottom w:val="0"/>
                  <w:divBdr>
                    <w:top w:val="none" w:sz="0" w:space="0" w:color="auto"/>
                    <w:left w:val="none" w:sz="0" w:space="0" w:color="auto"/>
                    <w:bottom w:val="none" w:sz="0" w:space="0" w:color="auto"/>
                    <w:right w:val="none" w:sz="0" w:space="0" w:color="auto"/>
                  </w:divBdr>
                </w:div>
                <w:div w:id="2032565199">
                  <w:marLeft w:val="0"/>
                  <w:marRight w:val="0"/>
                  <w:marTop w:val="0"/>
                  <w:marBottom w:val="0"/>
                  <w:divBdr>
                    <w:top w:val="none" w:sz="0" w:space="0" w:color="auto"/>
                    <w:left w:val="none" w:sz="0" w:space="0" w:color="auto"/>
                    <w:bottom w:val="none" w:sz="0" w:space="0" w:color="auto"/>
                    <w:right w:val="none" w:sz="0" w:space="0" w:color="auto"/>
                  </w:divBdr>
                </w:div>
                <w:div w:id="2042396078">
                  <w:marLeft w:val="0"/>
                  <w:marRight w:val="0"/>
                  <w:marTop w:val="0"/>
                  <w:marBottom w:val="0"/>
                  <w:divBdr>
                    <w:top w:val="none" w:sz="0" w:space="0" w:color="auto"/>
                    <w:left w:val="none" w:sz="0" w:space="0" w:color="auto"/>
                    <w:bottom w:val="none" w:sz="0" w:space="0" w:color="auto"/>
                    <w:right w:val="none" w:sz="0" w:space="0" w:color="auto"/>
                  </w:divBdr>
                </w:div>
                <w:div w:id="2062439171">
                  <w:marLeft w:val="0"/>
                  <w:marRight w:val="0"/>
                  <w:marTop w:val="0"/>
                  <w:marBottom w:val="0"/>
                  <w:divBdr>
                    <w:top w:val="none" w:sz="0" w:space="0" w:color="auto"/>
                    <w:left w:val="none" w:sz="0" w:space="0" w:color="auto"/>
                    <w:bottom w:val="none" w:sz="0" w:space="0" w:color="auto"/>
                    <w:right w:val="none" w:sz="0" w:space="0" w:color="auto"/>
                  </w:divBdr>
                </w:div>
                <w:div w:id="2070878181">
                  <w:marLeft w:val="0"/>
                  <w:marRight w:val="0"/>
                  <w:marTop w:val="0"/>
                  <w:marBottom w:val="0"/>
                  <w:divBdr>
                    <w:top w:val="none" w:sz="0" w:space="0" w:color="auto"/>
                    <w:left w:val="none" w:sz="0" w:space="0" w:color="auto"/>
                    <w:bottom w:val="none" w:sz="0" w:space="0" w:color="auto"/>
                    <w:right w:val="none" w:sz="0" w:space="0" w:color="auto"/>
                  </w:divBdr>
                </w:div>
                <w:div w:id="2083523464">
                  <w:marLeft w:val="0"/>
                  <w:marRight w:val="0"/>
                  <w:marTop w:val="0"/>
                  <w:marBottom w:val="0"/>
                  <w:divBdr>
                    <w:top w:val="none" w:sz="0" w:space="0" w:color="auto"/>
                    <w:left w:val="none" w:sz="0" w:space="0" w:color="auto"/>
                    <w:bottom w:val="none" w:sz="0" w:space="0" w:color="auto"/>
                    <w:right w:val="none" w:sz="0" w:space="0" w:color="auto"/>
                  </w:divBdr>
                </w:div>
                <w:div w:id="2085368849">
                  <w:marLeft w:val="0"/>
                  <w:marRight w:val="0"/>
                  <w:marTop w:val="0"/>
                  <w:marBottom w:val="0"/>
                  <w:divBdr>
                    <w:top w:val="none" w:sz="0" w:space="0" w:color="auto"/>
                    <w:left w:val="none" w:sz="0" w:space="0" w:color="auto"/>
                    <w:bottom w:val="none" w:sz="0" w:space="0" w:color="auto"/>
                    <w:right w:val="none" w:sz="0" w:space="0" w:color="auto"/>
                  </w:divBdr>
                </w:div>
                <w:div w:id="2088378418">
                  <w:marLeft w:val="0"/>
                  <w:marRight w:val="0"/>
                  <w:marTop w:val="0"/>
                  <w:marBottom w:val="0"/>
                  <w:divBdr>
                    <w:top w:val="none" w:sz="0" w:space="0" w:color="auto"/>
                    <w:left w:val="none" w:sz="0" w:space="0" w:color="auto"/>
                    <w:bottom w:val="none" w:sz="0" w:space="0" w:color="auto"/>
                    <w:right w:val="none" w:sz="0" w:space="0" w:color="auto"/>
                  </w:divBdr>
                </w:div>
                <w:div w:id="2090997711">
                  <w:marLeft w:val="0"/>
                  <w:marRight w:val="0"/>
                  <w:marTop w:val="0"/>
                  <w:marBottom w:val="0"/>
                  <w:divBdr>
                    <w:top w:val="none" w:sz="0" w:space="0" w:color="auto"/>
                    <w:left w:val="none" w:sz="0" w:space="0" w:color="auto"/>
                    <w:bottom w:val="none" w:sz="0" w:space="0" w:color="auto"/>
                    <w:right w:val="none" w:sz="0" w:space="0" w:color="auto"/>
                  </w:divBdr>
                </w:div>
                <w:div w:id="2092389935">
                  <w:marLeft w:val="0"/>
                  <w:marRight w:val="0"/>
                  <w:marTop w:val="0"/>
                  <w:marBottom w:val="0"/>
                  <w:divBdr>
                    <w:top w:val="none" w:sz="0" w:space="0" w:color="auto"/>
                    <w:left w:val="none" w:sz="0" w:space="0" w:color="auto"/>
                    <w:bottom w:val="none" w:sz="0" w:space="0" w:color="auto"/>
                    <w:right w:val="none" w:sz="0" w:space="0" w:color="auto"/>
                  </w:divBdr>
                </w:div>
                <w:div w:id="2097821118">
                  <w:marLeft w:val="0"/>
                  <w:marRight w:val="0"/>
                  <w:marTop w:val="0"/>
                  <w:marBottom w:val="0"/>
                  <w:divBdr>
                    <w:top w:val="none" w:sz="0" w:space="0" w:color="auto"/>
                    <w:left w:val="none" w:sz="0" w:space="0" w:color="auto"/>
                    <w:bottom w:val="none" w:sz="0" w:space="0" w:color="auto"/>
                    <w:right w:val="none" w:sz="0" w:space="0" w:color="auto"/>
                  </w:divBdr>
                </w:div>
                <w:div w:id="2101680039">
                  <w:marLeft w:val="0"/>
                  <w:marRight w:val="0"/>
                  <w:marTop w:val="0"/>
                  <w:marBottom w:val="0"/>
                  <w:divBdr>
                    <w:top w:val="none" w:sz="0" w:space="0" w:color="auto"/>
                    <w:left w:val="none" w:sz="0" w:space="0" w:color="auto"/>
                    <w:bottom w:val="none" w:sz="0" w:space="0" w:color="auto"/>
                    <w:right w:val="none" w:sz="0" w:space="0" w:color="auto"/>
                  </w:divBdr>
                </w:div>
                <w:div w:id="2109618842">
                  <w:marLeft w:val="0"/>
                  <w:marRight w:val="0"/>
                  <w:marTop w:val="0"/>
                  <w:marBottom w:val="0"/>
                  <w:divBdr>
                    <w:top w:val="none" w:sz="0" w:space="0" w:color="auto"/>
                    <w:left w:val="none" w:sz="0" w:space="0" w:color="auto"/>
                    <w:bottom w:val="none" w:sz="0" w:space="0" w:color="auto"/>
                    <w:right w:val="none" w:sz="0" w:space="0" w:color="auto"/>
                  </w:divBdr>
                </w:div>
                <w:div w:id="2125076700">
                  <w:marLeft w:val="0"/>
                  <w:marRight w:val="0"/>
                  <w:marTop w:val="0"/>
                  <w:marBottom w:val="0"/>
                  <w:divBdr>
                    <w:top w:val="none" w:sz="0" w:space="0" w:color="auto"/>
                    <w:left w:val="none" w:sz="0" w:space="0" w:color="auto"/>
                    <w:bottom w:val="none" w:sz="0" w:space="0" w:color="auto"/>
                    <w:right w:val="none" w:sz="0" w:space="0" w:color="auto"/>
                  </w:divBdr>
                </w:div>
                <w:div w:id="2132240380">
                  <w:marLeft w:val="0"/>
                  <w:marRight w:val="0"/>
                  <w:marTop w:val="0"/>
                  <w:marBottom w:val="0"/>
                  <w:divBdr>
                    <w:top w:val="none" w:sz="0" w:space="0" w:color="auto"/>
                    <w:left w:val="none" w:sz="0" w:space="0" w:color="auto"/>
                    <w:bottom w:val="none" w:sz="0" w:space="0" w:color="auto"/>
                    <w:right w:val="none" w:sz="0" w:space="0" w:color="auto"/>
                  </w:divBdr>
                </w:div>
                <w:div w:id="2132548977">
                  <w:marLeft w:val="0"/>
                  <w:marRight w:val="0"/>
                  <w:marTop w:val="0"/>
                  <w:marBottom w:val="0"/>
                  <w:divBdr>
                    <w:top w:val="none" w:sz="0" w:space="0" w:color="auto"/>
                    <w:left w:val="none" w:sz="0" w:space="0" w:color="auto"/>
                    <w:bottom w:val="none" w:sz="0" w:space="0" w:color="auto"/>
                    <w:right w:val="none" w:sz="0" w:space="0" w:color="auto"/>
                  </w:divBdr>
                </w:div>
                <w:div w:id="2141414503">
                  <w:marLeft w:val="0"/>
                  <w:marRight w:val="0"/>
                  <w:marTop w:val="0"/>
                  <w:marBottom w:val="0"/>
                  <w:divBdr>
                    <w:top w:val="none" w:sz="0" w:space="0" w:color="auto"/>
                    <w:left w:val="none" w:sz="0" w:space="0" w:color="auto"/>
                    <w:bottom w:val="none" w:sz="0" w:space="0" w:color="auto"/>
                    <w:right w:val="none" w:sz="0" w:space="0" w:color="auto"/>
                  </w:divBdr>
                </w:div>
              </w:divsChild>
            </w:div>
            <w:div w:id="1585609519">
              <w:marLeft w:val="0"/>
              <w:marRight w:val="0"/>
              <w:marTop w:val="0"/>
              <w:marBottom w:val="0"/>
              <w:divBdr>
                <w:top w:val="none" w:sz="0" w:space="0" w:color="auto"/>
                <w:left w:val="none" w:sz="0" w:space="0" w:color="auto"/>
                <w:bottom w:val="none" w:sz="0" w:space="0" w:color="auto"/>
                <w:right w:val="none" w:sz="0" w:space="0" w:color="auto"/>
              </w:divBdr>
            </w:div>
            <w:div w:id="1589651171">
              <w:marLeft w:val="0"/>
              <w:marRight w:val="0"/>
              <w:marTop w:val="0"/>
              <w:marBottom w:val="0"/>
              <w:divBdr>
                <w:top w:val="none" w:sz="0" w:space="0" w:color="auto"/>
                <w:left w:val="none" w:sz="0" w:space="0" w:color="auto"/>
                <w:bottom w:val="none" w:sz="0" w:space="0" w:color="auto"/>
                <w:right w:val="none" w:sz="0" w:space="0" w:color="auto"/>
              </w:divBdr>
            </w:div>
            <w:div w:id="1590306215">
              <w:marLeft w:val="0"/>
              <w:marRight w:val="0"/>
              <w:marTop w:val="0"/>
              <w:marBottom w:val="0"/>
              <w:divBdr>
                <w:top w:val="none" w:sz="0" w:space="0" w:color="auto"/>
                <w:left w:val="none" w:sz="0" w:space="0" w:color="auto"/>
                <w:bottom w:val="none" w:sz="0" w:space="0" w:color="auto"/>
                <w:right w:val="none" w:sz="0" w:space="0" w:color="auto"/>
              </w:divBdr>
            </w:div>
            <w:div w:id="1594195937">
              <w:marLeft w:val="0"/>
              <w:marRight w:val="0"/>
              <w:marTop w:val="0"/>
              <w:marBottom w:val="0"/>
              <w:divBdr>
                <w:top w:val="none" w:sz="0" w:space="0" w:color="auto"/>
                <w:left w:val="none" w:sz="0" w:space="0" w:color="auto"/>
                <w:bottom w:val="none" w:sz="0" w:space="0" w:color="auto"/>
                <w:right w:val="none" w:sz="0" w:space="0" w:color="auto"/>
              </w:divBdr>
            </w:div>
            <w:div w:id="1597252908">
              <w:marLeft w:val="0"/>
              <w:marRight w:val="0"/>
              <w:marTop w:val="0"/>
              <w:marBottom w:val="0"/>
              <w:divBdr>
                <w:top w:val="none" w:sz="0" w:space="0" w:color="auto"/>
                <w:left w:val="none" w:sz="0" w:space="0" w:color="auto"/>
                <w:bottom w:val="none" w:sz="0" w:space="0" w:color="auto"/>
                <w:right w:val="none" w:sz="0" w:space="0" w:color="auto"/>
              </w:divBdr>
            </w:div>
            <w:div w:id="1600525925">
              <w:marLeft w:val="0"/>
              <w:marRight w:val="0"/>
              <w:marTop w:val="0"/>
              <w:marBottom w:val="0"/>
              <w:divBdr>
                <w:top w:val="none" w:sz="0" w:space="0" w:color="auto"/>
                <w:left w:val="none" w:sz="0" w:space="0" w:color="auto"/>
                <w:bottom w:val="none" w:sz="0" w:space="0" w:color="auto"/>
                <w:right w:val="none" w:sz="0" w:space="0" w:color="auto"/>
              </w:divBdr>
            </w:div>
            <w:div w:id="1605652827">
              <w:marLeft w:val="0"/>
              <w:marRight w:val="0"/>
              <w:marTop w:val="0"/>
              <w:marBottom w:val="0"/>
              <w:divBdr>
                <w:top w:val="none" w:sz="0" w:space="0" w:color="auto"/>
                <w:left w:val="none" w:sz="0" w:space="0" w:color="auto"/>
                <w:bottom w:val="none" w:sz="0" w:space="0" w:color="auto"/>
                <w:right w:val="none" w:sz="0" w:space="0" w:color="auto"/>
              </w:divBdr>
            </w:div>
            <w:div w:id="1611888501">
              <w:marLeft w:val="0"/>
              <w:marRight w:val="0"/>
              <w:marTop w:val="0"/>
              <w:marBottom w:val="0"/>
              <w:divBdr>
                <w:top w:val="none" w:sz="0" w:space="0" w:color="auto"/>
                <w:left w:val="none" w:sz="0" w:space="0" w:color="auto"/>
                <w:bottom w:val="none" w:sz="0" w:space="0" w:color="auto"/>
                <w:right w:val="none" w:sz="0" w:space="0" w:color="auto"/>
              </w:divBdr>
            </w:div>
            <w:div w:id="1618177182">
              <w:marLeft w:val="0"/>
              <w:marRight w:val="0"/>
              <w:marTop w:val="0"/>
              <w:marBottom w:val="0"/>
              <w:divBdr>
                <w:top w:val="none" w:sz="0" w:space="0" w:color="auto"/>
                <w:left w:val="none" w:sz="0" w:space="0" w:color="auto"/>
                <w:bottom w:val="none" w:sz="0" w:space="0" w:color="auto"/>
                <w:right w:val="none" w:sz="0" w:space="0" w:color="auto"/>
              </w:divBdr>
            </w:div>
            <w:div w:id="1638534356">
              <w:marLeft w:val="0"/>
              <w:marRight w:val="0"/>
              <w:marTop w:val="0"/>
              <w:marBottom w:val="0"/>
              <w:divBdr>
                <w:top w:val="none" w:sz="0" w:space="0" w:color="auto"/>
                <w:left w:val="none" w:sz="0" w:space="0" w:color="auto"/>
                <w:bottom w:val="none" w:sz="0" w:space="0" w:color="auto"/>
                <w:right w:val="none" w:sz="0" w:space="0" w:color="auto"/>
              </w:divBdr>
            </w:div>
            <w:div w:id="1641689513">
              <w:marLeft w:val="0"/>
              <w:marRight w:val="0"/>
              <w:marTop w:val="0"/>
              <w:marBottom w:val="0"/>
              <w:divBdr>
                <w:top w:val="none" w:sz="0" w:space="0" w:color="auto"/>
                <w:left w:val="none" w:sz="0" w:space="0" w:color="auto"/>
                <w:bottom w:val="none" w:sz="0" w:space="0" w:color="auto"/>
                <w:right w:val="none" w:sz="0" w:space="0" w:color="auto"/>
              </w:divBdr>
            </w:div>
            <w:div w:id="1646736078">
              <w:marLeft w:val="0"/>
              <w:marRight w:val="0"/>
              <w:marTop w:val="0"/>
              <w:marBottom w:val="0"/>
              <w:divBdr>
                <w:top w:val="none" w:sz="0" w:space="0" w:color="auto"/>
                <w:left w:val="none" w:sz="0" w:space="0" w:color="auto"/>
                <w:bottom w:val="none" w:sz="0" w:space="0" w:color="auto"/>
                <w:right w:val="none" w:sz="0" w:space="0" w:color="auto"/>
              </w:divBdr>
            </w:div>
            <w:div w:id="1652633282">
              <w:marLeft w:val="0"/>
              <w:marRight w:val="0"/>
              <w:marTop w:val="0"/>
              <w:marBottom w:val="0"/>
              <w:divBdr>
                <w:top w:val="none" w:sz="0" w:space="0" w:color="auto"/>
                <w:left w:val="none" w:sz="0" w:space="0" w:color="auto"/>
                <w:bottom w:val="none" w:sz="0" w:space="0" w:color="auto"/>
                <w:right w:val="none" w:sz="0" w:space="0" w:color="auto"/>
              </w:divBdr>
            </w:div>
            <w:div w:id="1653177428">
              <w:marLeft w:val="0"/>
              <w:marRight w:val="0"/>
              <w:marTop w:val="0"/>
              <w:marBottom w:val="0"/>
              <w:divBdr>
                <w:top w:val="none" w:sz="0" w:space="0" w:color="auto"/>
                <w:left w:val="none" w:sz="0" w:space="0" w:color="auto"/>
                <w:bottom w:val="none" w:sz="0" w:space="0" w:color="auto"/>
                <w:right w:val="none" w:sz="0" w:space="0" w:color="auto"/>
              </w:divBdr>
            </w:div>
            <w:div w:id="1654943356">
              <w:marLeft w:val="0"/>
              <w:marRight w:val="0"/>
              <w:marTop w:val="0"/>
              <w:marBottom w:val="0"/>
              <w:divBdr>
                <w:top w:val="none" w:sz="0" w:space="0" w:color="auto"/>
                <w:left w:val="none" w:sz="0" w:space="0" w:color="auto"/>
                <w:bottom w:val="none" w:sz="0" w:space="0" w:color="auto"/>
                <w:right w:val="none" w:sz="0" w:space="0" w:color="auto"/>
              </w:divBdr>
            </w:div>
            <w:div w:id="1659915076">
              <w:marLeft w:val="0"/>
              <w:marRight w:val="0"/>
              <w:marTop w:val="0"/>
              <w:marBottom w:val="0"/>
              <w:divBdr>
                <w:top w:val="none" w:sz="0" w:space="0" w:color="auto"/>
                <w:left w:val="none" w:sz="0" w:space="0" w:color="auto"/>
                <w:bottom w:val="none" w:sz="0" w:space="0" w:color="auto"/>
                <w:right w:val="none" w:sz="0" w:space="0" w:color="auto"/>
              </w:divBdr>
            </w:div>
            <w:div w:id="1660428973">
              <w:marLeft w:val="0"/>
              <w:marRight w:val="0"/>
              <w:marTop w:val="0"/>
              <w:marBottom w:val="0"/>
              <w:divBdr>
                <w:top w:val="none" w:sz="0" w:space="0" w:color="auto"/>
                <w:left w:val="none" w:sz="0" w:space="0" w:color="auto"/>
                <w:bottom w:val="none" w:sz="0" w:space="0" w:color="auto"/>
                <w:right w:val="none" w:sz="0" w:space="0" w:color="auto"/>
              </w:divBdr>
            </w:div>
            <w:div w:id="1684013427">
              <w:marLeft w:val="0"/>
              <w:marRight w:val="0"/>
              <w:marTop w:val="0"/>
              <w:marBottom w:val="0"/>
              <w:divBdr>
                <w:top w:val="none" w:sz="0" w:space="0" w:color="auto"/>
                <w:left w:val="none" w:sz="0" w:space="0" w:color="auto"/>
                <w:bottom w:val="none" w:sz="0" w:space="0" w:color="auto"/>
                <w:right w:val="none" w:sz="0" w:space="0" w:color="auto"/>
              </w:divBdr>
            </w:div>
            <w:div w:id="1685550186">
              <w:marLeft w:val="0"/>
              <w:marRight w:val="0"/>
              <w:marTop w:val="0"/>
              <w:marBottom w:val="0"/>
              <w:divBdr>
                <w:top w:val="none" w:sz="0" w:space="0" w:color="auto"/>
                <w:left w:val="none" w:sz="0" w:space="0" w:color="auto"/>
                <w:bottom w:val="none" w:sz="0" w:space="0" w:color="auto"/>
                <w:right w:val="none" w:sz="0" w:space="0" w:color="auto"/>
              </w:divBdr>
            </w:div>
            <w:div w:id="1691878705">
              <w:marLeft w:val="0"/>
              <w:marRight w:val="0"/>
              <w:marTop w:val="0"/>
              <w:marBottom w:val="0"/>
              <w:divBdr>
                <w:top w:val="none" w:sz="0" w:space="0" w:color="auto"/>
                <w:left w:val="none" w:sz="0" w:space="0" w:color="auto"/>
                <w:bottom w:val="none" w:sz="0" w:space="0" w:color="auto"/>
                <w:right w:val="none" w:sz="0" w:space="0" w:color="auto"/>
              </w:divBdr>
            </w:div>
            <w:div w:id="1699701746">
              <w:marLeft w:val="0"/>
              <w:marRight w:val="0"/>
              <w:marTop w:val="0"/>
              <w:marBottom w:val="0"/>
              <w:divBdr>
                <w:top w:val="none" w:sz="0" w:space="0" w:color="auto"/>
                <w:left w:val="none" w:sz="0" w:space="0" w:color="auto"/>
                <w:bottom w:val="none" w:sz="0" w:space="0" w:color="auto"/>
                <w:right w:val="none" w:sz="0" w:space="0" w:color="auto"/>
              </w:divBdr>
            </w:div>
            <w:div w:id="1705860029">
              <w:marLeft w:val="0"/>
              <w:marRight w:val="0"/>
              <w:marTop w:val="0"/>
              <w:marBottom w:val="0"/>
              <w:divBdr>
                <w:top w:val="none" w:sz="0" w:space="0" w:color="auto"/>
                <w:left w:val="none" w:sz="0" w:space="0" w:color="auto"/>
                <w:bottom w:val="none" w:sz="0" w:space="0" w:color="auto"/>
                <w:right w:val="none" w:sz="0" w:space="0" w:color="auto"/>
              </w:divBdr>
            </w:div>
            <w:div w:id="1710761824">
              <w:marLeft w:val="0"/>
              <w:marRight w:val="0"/>
              <w:marTop w:val="0"/>
              <w:marBottom w:val="0"/>
              <w:divBdr>
                <w:top w:val="none" w:sz="0" w:space="0" w:color="auto"/>
                <w:left w:val="none" w:sz="0" w:space="0" w:color="auto"/>
                <w:bottom w:val="none" w:sz="0" w:space="0" w:color="auto"/>
                <w:right w:val="none" w:sz="0" w:space="0" w:color="auto"/>
              </w:divBdr>
            </w:div>
            <w:div w:id="1732728510">
              <w:marLeft w:val="0"/>
              <w:marRight w:val="0"/>
              <w:marTop w:val="0"/>
              <w:marBottom w:val="0"/>
              <w:divBdr>
                <w:top w:val="none" w:sz="0" w:space="0" w:color="auto"/>
                <w:left w:val="none" w:sz="0" w:space="0" w:color="auto"/>
                <w:bottom w:val="none" w:sz="0" w:space="0" w:color="auto"/>
                <w:right w:val="none" w:sz="0" w:space="0" w:color="auto"/>
              </w:divBdr>
            </w:div>
            <w:div w:id="1732729375">
              <w:marLeft w:val="0"/>
              <w:marRight w:val="0"/>
              <w:marTop w:val="0"/>
              <w:marBottom w:val="0"/>
              <w:divBdr>
                <w:top w:val="none" w:sz="0" w:space="0" w:color="auto"/>
                <w:left w:val="none" w:sz="0" w:space="0" w:color="auto"/>
                <w:bottom w:val="none" w:sz="0" w:space="0" w:color="auto"/>
                <w:right w:val="none" w:sz="0" w:space="0" w:color="auto"/>
              </w:divBdr>
            </w:div>
            <w:div w:id="1749305932">
              <w:marLeft w:val="0"/>
              <w:marRight w:val="0"/>
              <w:marTop w:val="0"/>
              <w:marBottom w:val="0"/>
              <w:divBdr>
                <w:top w:val="none" w:sz="0" w:space="0" w:color="auto"/>
                <w:left w:val="none" w:sz="0" w:space="0" w:color="auto"/>
                <w:bottom w:val="none" w:sz="0" w:space="0" w:color="auto"/>
                <w:right w:val="none" w:sz="0" w:space="0" w:color="auto"/>
              </w:divBdr>
            </w:div>
            <w:div w:id="1758015228">
              <w:marLeft w:val="0"/>
              <w:marRight w:val="0"/>
              <w:marTop w:val="0"/>
              <w:marBottom w:val="0"/>
              <w:divBdr>
                <w:top w:val="none" w:sz="0" w:space="0" w:color="auto"/>
                <w:left w:val="none" w:sz="0" w:space="0" w:color="auto"/>
                <w:bottom w:val="none" w:sz="0" w:space="0" w:color="auto"/>
                <w:right w:val="none" w:sz="0" w:space="0" w:color="auto"/>
              </w:divBdr>
            </w:div>
            <w:div w:id="1764180335">
              <w:marLeft w:val="0"/>
              <w:marRight w:val="0"/>
              <w:marTop w:val="0"/>
              <w:marBottom w:val="0"/>
              <w:divBdr>
                <w:top w:val="none" w:sz="0" w:space="0" w:color="auto"/>
                <w:left w:val="none" w:sz="0" w:space="0" w:color="auto"/>
                <w:bottom w:val="none" w:sz="0" w:space="0" w:color="auto"/>
                <w:right w:val="none" w:sz="0" w:space="0" w:color="auto"/>
              </w:divBdr>
            </w:div>
            <w:div w:id="1767113045">
              <w:marLeft w:val="0"/>
              <w:marRight w:val="0"/>
              <w:marTop w:val="0"/>
              <w:marBottom w:val="0"/>
              <w:divBdr>
                <w:top w:val="none" w:sz="0" w:space="0" w:color="auto"/>
                <w:left w:val="none" w:sz="0" w:space="0" w:color="auto"/>
                <w:bottom w:val="none" w:sz="0" w:space="0" w:color="auto"/>
                <w:right w:val="none" w:sz="0" w:space="0" w:color="auto"/>
              </w:divBdr>
            </w:div>
            <w:div w:id="1769614291">
              <w:marLeft w:val="0"/>
              <w:marRight w:val="0"/>
              <w:marTop w:val="0"/>
              <w:marBottom w:val="0"/>
              <w:divBdr>
                <w:top w:val="none" w:sz="0" w:space="0" w:color="auto"/>
                <w:left w:val="none" w:sz="0" w:space="0" w:color="auto"/>
                <w:bottom w:val="none" w:sz="0" w:space="0" w:color="auto"/>
                <w:right w:val="none" w:sz="0" w:space="0" w:color="auto"/>
              </w:divBdr>
            </w:div>
            <w:div w:id="1770153751">
              <w:marLeft w:val="0"/>
              <w:marRight w:val="0"/>
              <w:marTop w:val="0"/>
              <w:marBottom w:val="0"/>
              <w:divBdr>
                <w:top w:val="none" w:sz="0" w:space="0" w:color="auto"/>
                <w:left w:val="none" w:sz="0" w:space="0" w:color="auto"/>
                <w:bottom w:val="none" w:sz="0" w:space="0" w:color="auto"/>
                <w:right w:val="none" w:sz="0" w:space="0" w:color="auto"/>
              </w:divBdr>
            </w:div>
            <w:div w:id="1781341853">
              <w:marLeft w:val="0"/>
              <w:marRight w:val="0"/>
              <w:marTop w:val="0"/>
              <w:marBottom w:val="0"/>
              <w:divBdr>
                <w:top w:val="none" w:sz="0" w:space="0" w:color="auto"/>
                <w:left w:val="none" w:sz="0" w:space="0" w:color="auto"/>
                <w:bottom w:val="none" w:sz="0" w:space="0" w:color="auto"/>
                <w:right w:val="none" w:sz="0" w:space="0" w:color="auto"/>
              </w:divBdr>
            </w:div>
            <w:div w:id="1781416978">
              <w:marLeft w:val="0"/>
              <w:marRight w:val="0"/>
              <w:marTop w:val="0"/>
              <w:marBottom w:val="0"/>
              <w:divBdr>
                <w:top w:val="none" w:sz="0" w:space="0" w:color="auto"/>
                <w:left w:val="none" w:sz="0" w:space="0" w:color="auto"/>
                <w:bottom w:val="none" w:sz="0" w:space="0" w:color="auto"/>
                <w:right w:val="none" w:sz="0" w:space="0" w:color="auto"/>
              </w:divBdr>
            </w:div>
            <w:div w:id="1787430393">
              <w:marLeft w:val="0"/>
              <w:marRight w:val="0"/>
              <w:marTop w:val="0"/>
              <w:marBottom w:val="0"/>
              <w:divBdr>
                <w:top w:val="none" w:sz="0" w:space="0" w:color="auto"/>
                <w:left w:val="none" w:sz="0" w:space="0" w:color="auto"/>
                <w:bottom w:val="none" w:sz="0" w:space="0" w:color="auto"/>
                <w:right w:val="none" w:sz="0" w:space="0" w:color="auto"/>
              </w:divBdr>
            </w:div>
            <w:div w:id="1788888174">
              <w:marLeft w:val="0"/>
              <w:marRight w:val="0"/>
              <w:marTop w:val="0"/>
              <w:marBottom w:val="0"/>
              <w:divBdr>
                <w:top w:val="none" w:sz="0" w:space="0" w:color="auto"/>
                <w:left w:val="none" w:sz="0" w:space="0" w:color="auto"/>
                <w:bottom w:val="none" w:sz="0" w:space="0" w:color="auto"/>
                <w:right w:val="none" w:sz="0" w:space="0" w:color="auto"/>
              </w:divBdr>
            </w:div>
            <w:div w:id="1795126407">
              <w:marLeft w:val="0"/>
              <w:marRight w:val="0"/>
              <w:marTop w:val="0"/>
              <w:marBottom w:val="0"/>
              <w:divBdr>
                <w:top w:val="none" w:sz="0" w:space="0" w:color="auto"/>
                <w:left w:val="none" w:sz="0" w:space="0" w:color="auto"/>
                <w:bottom w:val="none" w:sz="0" w:space="0" w:color="auto"/>
                <w:right w:val="none" w:sz="0" w:space="0" w:color="auto"/>
              </w:divBdr>
            </w:div>
            <w:div w:id="1802961427">
              <w:marLeft w:val="0"/>
              <w:marRight w:val="0"/>
              <w:marTop w:val="0"/>
              <w:marBottom w:val="0"/>
              <w:divBdr>
                <w:top w:val="none" w:sz="0" w:space="0" w:color="auto"/>
                <w:left w:val="none" w:sz="0" w:space="0" w:color="auto"/>
                <w:bottom w:val="none" w:sz="0" w:space="0" w:color="auto"/>
                <w:right w:val="none" w:sz="0" w:space="0" w:color="auto"/>
              </w:divBdr>
            </w:div>
            <w:div w:id="1819418256">
              <w:marLeft w:val="0"/>
              <w:marRight w:val="0"/>
              <w:marTop w:val="0"/>
              <w:marBottom w:val="0"/>
              <w:divBdr>
                <w:top w:val="none" w:sz="0" w:space="0" w:color="auto"/>
                <w:left w:val="none" w:sz="0" w:space="0" w:color="auto"/>
                <w:bottom w:val="none" w:sz="0" w:space="0" w:color="auto"/>
                <w:right w:val="none" w:sz="0" w:space="0" w:color="auto"/>
              </w:divBdr>
            </w:div>
            <w:div w:id="1820808248">
              <w:marLeft w:val="0"/>
              <w:marRight w:val="0"/>
              <w:marTop w:val="0"/>
              <w:marBottom w:val="0"/>
              <w:divBdr>
                <w:top w:val="none" w:sz="0" w:space="0" w:color="auto"/>
                <w:left w:val="none" w:sz="0" w:space="0" w:color="auto"/>
                <w:bottom w:val="none" w:sz="0" w:space="0" w:color="auto"/>
                <w:right w:val="none" w:sz="0" w:space="0" w:color="auto"/>
              </w:divBdr>
            </w:div>
            <w:div w:id="1820995826">
              <w:marLeft w:val="0"/>
              <w:marRight w:val="0"/>
              <w:marTop w:val="0"/>
              <w:marBottom w:val="0"/>
              <w:divBdr>
                <w:top w:val="none" w:sz="0" w:space="0" w:color="auto"/>
                <w:left w:val="none" w:sz="0" w:space="0" w:color="auto"/>
                <w:bottom w:val="none" w:sz="0" w:space="0" w:color="auto"/>
                <w:right w:val="none" w:sz="0" w:space="0" w:color="auto"/>
              </w:divBdr>
            </w:div>
            <w:div w:id="1821534174">
              <w:marLeft w:val="0"/>
              <w:marRight w:val="0"/>
              <w:marTop w:val="0"/>
              <w:marBottom w:val="0"/>
              <w:divBdr>
                <w:top w:val="none" w:sz="0" w:space="0" w:color="auto"/>
                <w:left w:val="none" w:sz="0" w:space="0" w:color="auto"/>
                <w:bottom w:val="none" w:sz="0" w:space="0" w:color="auto"/>
                <w:right w:val="none" w:sz="0" w:space="0" w:color="auto"/>
              </w:divBdr>
            </w:div>
            <w:div w:id="1823307965">
              <w:marLeft w:val="0"/>
              <w:marRight w:val="0"/>
              <w:marTop w:val="0"/>
              <w:marBottom w:val="0"/>
              <w:divBdr>
                <w:top w:val="none" w:sz="0" w:space="0" w:color="auto"/>
                <w:left w:val="none" w:sz="0" w:space="0" w:color="auto"/>
                <w:bottom w:val="none" w:sz="0" w:space="0" w:color="auto"/>
                <w:right w:val="none" w:sz="0" w:space="0" w:color="auto"/>
              </w:divBdr>
            </w:div>
            <w:div w:id="1824664704">
              <w:marLeft w:val="0"/>
              <w:marRight w:val="0"/>
              <w:marTop w:val="0"/>
              <w:marBottom w:val="0"/>
              <w:divBdr>
                <w:top w:val="none" w:sz="0" w:space="0" w:color="auto"/>
                <w:left w:val="none" w:sz="0" w:space="0" w:color="auto"/>
                <w:bottom w:val="none" w:sz="0" w:space="0" w:color="auto"/>
                <w:right w:val="none" w:sz="0" w:space="0" w:color="auto"/>
              </w:divBdr>
            </w:div>
            <w:div w:id="1843543978">
              <w:marLeft w:val="0"/>
              <w:marRight w:val="0"/>
              <w:marTop w:val="0"/>
              <w:marBottom w:val="0"/>
              <w:divBdr>
                <w:top w:val="none" w:sz="0" w:space="0" w:color="auto"/>
                <w:left w:val="none" w:sz="0" w:space="0" w:color="auto"/>
                <w:bottom w:val="none" w:sz="0" w:space="0" w:color="auto"/>
                <w:right w:val="none" w:sz="0" w:space="0" w:color="auto"/>
              </w:divBdr>
            </w:div>
            <w:div w:id="1845625699">
              <w:marLeft w:val="0"/>
              <w:marRight w:val="0"/>
              <w:marTop w:val="0"/>
              <w:marBottom w:val="0"/>
              <w:divBdr>
                <w:top w:val="none" w:sz="0" w:space="0" w:color="auto"/>
                <w:left w:val="none" w:sz="0" w:space="0" w:color="auto"/>
                <w:bottom w:val="none" w:sz="0" w:space="0" w:color="auto"/>
                <w:right w:val="none" w:sz="0" w:space="0" w:color="auto"/>
              </w:divBdr>
            </w:div>
            <w:div w:id="1845627642">
              <w:marLeft w:val="0"/>
              <w:marRight w:val="0"/>
              <w:marTop w:val="0"/>
              <w:marBottom w:val="0"/>
              <w:divBdr>
                <w:top w:val="none" w:sz="0" w:space="0" w:color="auto"/>
                <w:left w:val="none" w:sz="0" w:space="0" w:color="auto"/>
                <w:bottom w:val="none" w:sz="0" w:space="0" w:color="auto"/>
                <w:right w:val="none" w:sz="0" w:space="0" w:color="auto"/>
              </w:divBdr>
            </w:div>
            <w:div w:id="1846439492">
              <w:marLeft w:val="0"/>
              <w:marRight w:val="0"/>
              <w:marTop w:val="0"/>
              <w:marBottom w:val="0"/>
              <w:divBdr>
                <w:top w:val="none" w:sz="0" w:space="0" w:color="auto"/>
                <w:left w:val="none" w:sz="0" w:space="0" w:color="auto"/>
                <w:bottom w:val="none" w:sz="0" w:space="0" w:color="auto"/>
                <w:right w:val="none" w:sz="0" w:space="0" w:color="auto"/>
              </w:divBdr>
            </w:div>
            <w:div w:id="1853451465">
              <w:marLeft w:val="0"/>
              <w:marRight w:val="0"/>
              <w:marTop w:val="0"/>
              <w:marBottom w:val="0"/>
              <w:divBdr>
                <w:top w:val="none" w:sz="0" w:space="0" w:color="auto"/>
                <w:left w:val="none" w:sz="0" w:space="0" w:color="auto"/>
                <w:bottom w:val="none" w:sz="0" w:space="0" w:color="auto"/>
                <w:right w:val="none" w:sz="0" w:space="0" w:color="auto"/>
              </w:divBdr>
            </w:div>
            <w:div w:id="1858885507">
              <w:marLeft w:val="0"/>
              <w:marRight w:val="0"/>
              <w:marTop w:val="0"/>
              <w:marBottom w:val="0"/>
              <w:divBdr>
                <w:top w:val="none" w:sz="0" w:space="0" w:color="auto"/>
                <w:left w:val="none" w:sz="0" w:space="0" w:color="auto"/>
                <w:bottom w:val="none" w:sz="0" w:space="0" w:color="auto"/>
                <w:right w:val="none" w:sz="0" w:space="0" w:color="auto"/>
              </w:divBdr>
            </w:div>
            <w:div w:id="1862545348">
              <w:marLeft w:val="0"/>
              <w:marRight w:val="0"/>
              <w:marTop w:val="0"/>
              <w:marBottom w:val="0"/>
              <w:divBdr>
                <w:top w:val="none" w:sz="0" w:space="0" w:color="auto"/>
                <w:left w:val="none" w:sz="0" w:space="0" w:color="auto"/>
                <w:bottom w:val="none" w:sz="0" w:space="0" w:color="auto"/>
                <w:right w:val="none" w:sz="0" w:space="0" w:color="auto"/>
              </w:divBdr>
            </w:div>
            <w:div w:id="1876506102">
              <w:marLeft w:val="0"/>
              <w:marRight w:val="0"/>
              <w:marTop w:val="0"/>
              <w:marBottom w:val="0"/>
              <w:divBdr>
                <w:top w:val="none" w:sz="0" w:space="0" w:color="auto"/>
                <w:left w:val="none" w:sz="0" w:space="0" w:color="auto"/>
                <w:bottom w:val="none" w:sz="0" w:space="0" w:color="auto"/>
                <w:right w:val="none" w:sz="0" w:space="0" w:color="auto"/>
              </w:divBdr>
            </w:div>
            <w:div w:id="1880820561">
              <w:marLeft w:val="0"/>
              <w:marRight w:val="0"/>
              <w:marTop w:val="0"/>
              <w:marBottom w:val="0"/>
              <w:divBdr>
                <w:top w:val="none" w:sz="0" w:space="0" w:color="auto"/>
                <w:left w:val="none" w:sz="0" w:space="0" w:color="auto"/>
                <w:bottom w:val="none" w:sz="0" w:space="0" w:color="auto"/>
                <w:right w:val="none" w:sz="0" w:space="0" w:color="auto"/>
              </w:divBdr>
            </w:div>
            <w:div w:id="1882861386">
              <w:marLeft w:val="0"/>
              <w:marRight w:val="0"/>
              <w:marTop w:val="0"/>
              <w:marBottom w:val="0"/>
              <w:divBdr>
                <w:top w:val="none" w:sz="0" w:space="0" w:color="auto"/>
                <w:left w:val="none" w:sz="0" w:space="0" w:color="auto"/>
                <w:bottom w:val="none" w:sz="0" w:space="0" w:color="auto"/>
                <w:right w:val="none" w:sz="0" w:space="0" w:color="auto"/>
              </w:divBdr>
            </w:div>
            <w:div w:id="1889873789">
              <w:marLeft w:val="0"/>
              <w:marRight w:val="0"/>
              <w:marTop w:val="0"/>
              <w:marBottom w:val="0"/>
              <w:divBdr>
                <w:top w:val="none" w:sz="0" w:space="0" w:color="auto"/>
                <w:left w:val="none" w:sz="0" w:space="0" w:color="auto"/>
                <w:bottom w:val="none" w:sz="0" w:space="0" w:color="auto"/>
                <w:right w:val="none" w:sz="0" w:space="0" w:color="auto"/>
              </w:divBdr>
            </w:div>
            <w:div w:id="1890726551">
              <w:marLeft w:val="0"/>
              <w:marRight w:val="0"/>
              <w:marTop w:val="0"/>
              <w:marBottom w:val="0"/>
              <w:divBdr>
                <w:top w:val="none" w:sz="0" w:space="0" w:color="auto"/>
                <w:left w:val="none" w:sz="0" w:space="0" w:color="auto"/>
                <w:bottom w:val="none" w:sz="0" w:space="0" w:color="auto"/>
                <w:right w:val="none" w:sz="0" w:space="0" w:color="auto"/>
              </w:divBdr>
            </w:div>
            <w:div w:id="1892645426">
              <w:marLeft w:val="0"/>
              <w:marRight w:val="0"/>
              <w:marTop w:val="0"/>
              <w:marBottom w:val="0"/>
              <w:divBdr>
                <w:top w:val="none" w:sz="0" w:space="0" w:color="auto"/>
                <w:left w:val="none" w:sz="0" w:space="0" w:color="auto"/>
                <w:bottom w:val="none" w:sz="0" w:space="0" w:color="auto"/>
                <w:right w:val="none" w:sz="0" w:space="0" w:color="auto"/>
              </w:divBdr>
            </w:div>
            <w:div w:id="1916939182">
              <w:marLeft w:val="0"/>
              <w:marRight w:val="0"/>
              <w:marTop w:val="0"/>
              <w:marBottom w:val="0"/>
              <w:divBdr>
                <w:top w:val="none" w:sz="0" w:space="0" w:color="auto"/>
                <w:left w:val="none" w:sz="0" w:space="0" w:color="auto"/>
                <w:bottom w:val="none" w:sz="0" w:space="0" w:color="auto"/>
                <w:right w:val="none" w:sz="0" w:space="0" w:color="auto"/>
              </w:divBdr>
            </w:div>
            <w:div w:id="1919168675">
              <w:marLeft w:val="0"/>
              <w:marRight w:val="0"/>
              <w:marTop w:val="0"/>
              <w:marBottom w:val="0"/>
              <w:divBdr>
                <w:top w:val="none" w:sz="0" w:space="0" w:color="auto"/>
                <w:left w:val="none" w:sz="0" w:space="0" w:color="auto"/>
                <w:bottom w:val="none" w:sz="0" w:space="0" w:color="auto"/>
                <w:right w:val="none" w:sz="0" w:space="0" w:color="auto"/>
              </w:divBdr>
            </w:div>
            <w:div w:id="1927030784">
              <w:marLeft w:val="0"/>
              <w:marRight w:val="0"/>
              <w:marTop w:val="0"/>
              <w:marBottom w:val="0"/>
              <w:divBdr>
                <w:top w:val="none" w:sz="0" w:space="0" w:color="auto"/>
                <w:left w:val="none" w:sz="0" w:space="0" w:color="auto"/>
                <w:bottom w:val="none" w:sz="0" w:space="0" w:color="auto"/>
                <w:right w:val="none" w:sz="0" w:space="0" w:color="auto"/>
              </w:divBdr>
            </w:div>
            <w:div w:id="1939481498">
              <w:marLeft w:val="0"/>
              <w:marRight w:val="0"/>
              <w:marTop w:val="0"/>
              <w:marBottom w:val="0"/>
              <w:divBdr>
                <w:top w:val="none" w:sz="0" w:space="0" w:color="auto"/>
                <w:left w:val="none" w:sz="0" w:space="0" w:color="auto"/>
                <w:bottom w:val="none" w:sz="0" w:space="0" w:color="auto"/>
                <w:right w:val="none" w:sz="0" w:space="0" w:color="auto"/>
              </w:divBdr>
            </w:div>
            <w:div w:id="1943099086">
              <w:marLeft w:val="0"/>
              <w:marRight w:val="0"/>
              <w:marTop w:val="0"/>
              <w:marBottom w:val="0"/>
              <w:divBdr>
                <w:top w:val="none" w:sz="0" w:space="0" w:color="auto"/>
                <w:left w:val="none" w:sz="0" w:space="0" w:color="auto"/>
                <w:bottom w:val="none" w:sz="0" w:space="0" w:color="auto"/>
                <w:right w:val="none" w:sz="0" w:space="0" w:color="auto"/>
              </w:divBdr>
            </w:div>
            <w:div w:id="1943605870">
              <w:marLeft w:val="0"/>
              <w:marRight w:val="0"/>
              <w:marTop w:val="0"/>
              <w:marBottom w:val="0"/>
              <w:divBdr>
                <w:top w:val="none" w:sz="0" w:space="0" w:color="auto"/>
                <w:left w:val="none" w:sz="0" w:space="0" w:color="auto"/>
                <w:bottom w:val="none" w:sz="0" w:space="0" w:color="auto"/>
                <w:right w:val="none" w:sz="0" w:space="0" w:color="auto"/>
              </w:divBdr>
            </w:div>
            <w:div w:id="1947730975">
              <w:marLeft w:val="0"/>
              <w:marRight w:val="0"/>
              <w:marTop w:val="0"/>
              <w:marBottom w:val="0"/>
              <w:divBdr>
                <w:top w:val="none" w:sz="0" w:space="0" w:color="auto"/>
                <w:left w:val="none" w:sz="0" w:space="0" w:color="auto"/>
                <w:bottom w:val="none" w:sz="0" w:space="0" w:color="auto"/>
                <w:right w:val="none" w:sz="0" w:space="0" w:color="auto"/>
              </w:divBdr>
            </w:div>
            <w:div w:id="1947733764">
              <w:marLeft w:val="0"/>
              <w:marRight w:val="0"/>
              <w:marTop w:val="0"/>
              <w:marBottom w:val="0"/>
              <w:divBdr>
                <w:top w:val="none" w:sz="0" w:space="0" w:color="auto"/>
                <w:left w:val="none" w:sz="0" w:space="0" w:color="auto"/>
                <w:bottom w:val="none" w:sz="0" w:space="0" w:color="auto"/>
                <w:right w:val="none" w:sz="0" w:space="0" w:color="auto"/>
              </w:divBdr>
            </w:div>
            <w:div w:id="1949310622">
              <w:marLeft w:val="0"/>
              <w:marRight w:val="0"/>
              <w:marTop w:val="0"/>
              <w:marBottom w:val="0"/>
              <w:divBdr>
                <w:top w:val="none" w:sz="0" w:space="0" w:color="auto"/>
                <w:left w:val="none" w:sz="0" w:space="0" w:color="auto"/>
                <w:bottom w:val="none" w:sz="0" w:space="0" w:color="auto"/>
                <w:right w:val="none" w:sz="0" w:space="0" w:color="auto"/>
              </w:divBdr>
            </w:div>
            <w:div w:id="1950433052">
              <w:marLeft w:val="0"/>
              <w:marRight w:val="0"/>
              <w:marTop w:val="0"/>
              <w:marBottom w:val="0"/>
              <w:divBdr>
                <w:top w:val="none" w:sz="0" w:space="0" w:color="auto"/>
                <w:left w:val="none" w:sz="0" w:space="0" w:color="auto"/>
                <w:bottom w:val="none" w:sz="0" w:space="0" w:color="auto"/>
                <w:right w:val="none" w:sz="0" w:space="0" w:color="auto"/>
              </w:divBdr>
            </w:div>
            <w:div w:id="1956905058">
              <w:marLeft w:val="0"/>
              <w:marRight w:val="0"/>
              <w:marTop w:val="0"/>
              <w:marBottom w:val="0"/>
              <w:divBdr>
                <w:top w:val="none" w:sz="0" w:space="0" w:color="auto"/>
                <w:left w:val="none" w:sz="0" w:space="0" w:color="auto"/>
                <w:bottom w:val="none" w:sz="0" w:space="0" w:color="auto"/>
                <w:right w:val="none" w:sz="0" w:space="0" w:color="auto"/>
              </w:divBdr>
            </w:div>
            <w:div w:id="1961455614">
              <w:marLeft w:val="0"/>
              <w:marRight w:val="0"/>
              <w:marTop w:val="0"/>
              <w:marBottom w:val="0"/>
              <w:divBdr>
                <w:top w:val="none" w:sz="0" w:space="0" w:color="auto"/>
                <w:left w:val="none" w:sz="0" w:space="0" w:color="auto"/>
                <w:bottom w:val="none" w:sz="0" w:space="0" w:color="auto"/>
                <w:right w:val="none" w:sz="0" w:space="0" w:color="auto"/>
              </w:divBdr>
            </w:div>
            <w:div w:id="1963150946">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1988974496">
              <w:marLeft w:val="0"/>
              <w:marRight w:val="0"/>
              <w:marTop w:val="0"/>
              <w:marBottom w:val="0"/>
              <w:divBdr>
                <w:top w:val="none" w:sz="0" w:space="0" w:color="auto"/>
                <w:left w:val="none" w:sz="0" w:space="0" w:color="auto"/>
                <w:bottom w:val="none" w:sz="0" w:space="0" w:color="auto"/>
                <w:right w:val="none" w:sz="0" w:space="0" w:color="auto"/>
              </w:divBdr>
            </w:div>
            <w:div w:id="1990279316">
              <w:marLeft w:val="0"/>
              <w:marRight w:val="0"/>
              <w:marTop w:val="0"/>
              <w:marBottom w:val="0"/>
              <w:divBdr>
                <w:top w:val="none" w:sz="0" w:space="0" w:color="auto"/>
                <w:left w:val="none" w:sz="0" w:space="0" w:color="auto"/>
                <w:bottom w:val="none" w:sz="0" w:space="0" w:color="auto"/>
                <w:right w:val="none" w:sz="0" w:space="0" w:color="auto"/>
              </w:divBdr>
            </w:div>
            <w:div w:id="2015574386">
              <w:marLeft w:val="0"/>
              <w:marRight w:val="0"/>
              <w:marTop w:val="0"/>
              <w:marBottom w:val="0"/>
              <w:divBdr>
                <w:top w:val="none" w:sz="0" w:space="0" w:color="auto"/>
                <w:left w:val="none" w:sz="0" w:space="0" w:color="auto"/>
                <w:bottom w:val="none" w:sz="0" w:space="0" w:color="auto"/>
                <w:right w:val="none" w:sz="0" w:space="0" w:color="auto"/>
              </w:divBdr>
            </w:div>
            <w:div w:id="2016032215">
              <w:marLeft w:val="0"/>
              <w:marRight w:val="0"/>
              <w:marTop w:val="0"/>
              <w:marBottom w:val="0"/>
              <w:divBdr>
                <w:top w:val="none" w:sz="0" w:space="0" w:color="auto"/>
                <w:left w:val="none" w:sz="0" w:space="0" w:color="auto"/>
                <w:bottom w:val="none" w:sz="0" w:space="0" w:color="auto"/>
                <w:right w:val="none" w:sz="0" w:space="0" w:color="auto"/>
              </w:divBdr>
            </w:div>
            <w:div w:id="2016377366">
              <w:marLeft w:val="0"/>
              <w:marRight w:val="0"/>
              <w:marTop w:val="0"/>
              <w:marBottom w:val="0"/>
              <w:divBdr>
                <w:top w:val="none" w:sz="0" w:space="0" w:color="auto"/>
                <w:left w:val="none" w:sz="0" w:space="0" w:color="auto"/>
                <w:bottom w:val="none" w:sz="0" w:space="0" w:color="auto"/>
                <w:right w:val="none" w:sz="0" w:space="0" w:color="auto"/>
              </w:divBdr>
            </w:div>
            <w:div w:id="2019308555">
              <w:marLeft w:val="0"/>
              <w:marRight w:val="0"/>
              <w:marTop w:val="0"/>
              <w:marBottom w:val="0"/>
              <w:divBdr>
                <w:top w:val="none" w:sz="0" w:space="0" w:color="auto"/>
                <w:left w:val="none" w:sz="0" w:space="0" w:color="auto"/>
                <w:bottom w:val="none" w:sz="0" w:space="0" w:color="auto"/>
                <w:right w:val="none" w:sz="0" w:space="0" w:color="auto"/>
              </w:divBdr>
            </w:div>
            <w:div w:id="2026445579">
              <w:marLeft w:val="0"/>
              <w:marRight w:val="0"/>
              <w:marTop w:val="0"/>
              <w:marBottom w:val="0"/>
              <w:divBdr>
                <w:top w:val="none" w:sz="0" w:space="0" w:color="auto"/>
                <w:left w:val="none" w:sz="0" w:space="0" w:color="auto"/>
                <w:bottom w:val="none" w:sz="0" w:space="0" w:color="auto"/>
                <w:right w:val="none" w:sz="0" w:space="0" w:color="auto"/>
              </w:divBdr>
            </w:div>
            <w:div w:id="2034570271">
              <w:marLeft w:val="0"/>
              <w:marRight w:val="0"/>
              <w:marTop w:val="0"/>
              <w:marBottom w:val="0"/>
              <w:divBdr>
                <w:top w:val="none" w:sz="0" w:space="0" w:color="auto"/>
                <w:left w:val="none" w:sz="0" w:space="0" w:color="auto"/>
                <w:bottom w:val="none" w:sz="0" w:space="0" w:color="auto"/>
                <w:right w:val="none" w:sz="0" w:space="0" w:color="auto"/>
              </w:divBdr>
            </w:div>
            <w:div w:id="2039159149">
              <w:marLeft w:val="0"/>
              <w:marRight w:val="0"/>
              <w:marTop w:val="0"/>
              <w:marBottom w:val="0"/>
              <w:divBdr>
                <w:top w:val="none" w:sz="0" w:space="0" w:color="auto"/>
                <w:left w:val="none" w:sz="0" w:space="0" w:color="auto"/>
                <w:bottom w:val="none" w:sz="0" w:space="0" w:color="auto"/>
                <w:right w:val="none" w:sz="0" w:space="0" w:color="auto"/>
              </w:divBdr>
            </w:div>
            <w:div w:id="2039772977">
              <w:marLeft w:val="0"/>
              <w:marRight w:val="0"/>
              <w:marTop w:val="0"/>
              <w:marBottom w:val="0"/>
              <w:divBdr>
                <w:top w:val="none" w:sz="0" w:space="0" w:color="auto"/>
                <w:left w:val="none" w:sz="0" w:space="0" w:color="auto"/>
                <w:bottom w:val="none" w:sz="0" w:space="0" w:color="auto"/>
                <w:right w:val="none" w:sz="0" w:space="0" w:color="auto"/>
              </w:divBdr>
            </w:div>
            <w:div w:id="2048218410">
              <w:marLeft w:val="0"/>
              <w:marRight w:val="0"/>
              <w:marTop w:val="0"/>
              <w:marBottom w:val="0"/>
              <w:divBdr>
                <w:top w:val="none" w:sz="0" w:space="0" w:color="auto"/>
                <w:left w:val="none" w:sz="0" w:space="0" w:color="auto"/>
                <w:bottom w:val="none" w:sz="0" w:space="0" w:color="auto"/>
                <w:right w:val="none" w:sz="0" w:space="0" w:color="auto"/>
              </w:divBdr>
            </w:div>
            <w:div w:id="2057773886">
              <w:marLeft w:val="0"/>
              <w:marRight w:val="0"/>
              <w:marTop w:val="0"/>
              <w:marBottom w:val="0"/>
              <w:divBdr>
                <w:top w:val="none" w:sz="0" w:space="0" w:color="auto"/>
                <w:left w:val="none" w:sz="0" w:space="0" w:color="auto"/>
                <w:bottom w:val="none" w:sz="0" w:space="0" w:color="auto"/>
                <w:right w:val="none" w:sz="0" w:space="0" w:color="auto"/>
              </w:divBdr>
            </w:div>
            <w:div w:id="2083213409">
              <w:marLeft w:val="0"/>
              <w:marRight w:val="0"/>
              <w:marTop w:val="0"/>
              <w:marBottom w:val="0"/>
              <w:divBdr>
                <w:top w:val="none" w:sz="0" w:space="0" w:color="auto"/>
                <w:left w:val="none" w:sz="0" w:space="0" w:color="auto"/>
                <w:bottom w:val="none" w:sz="0" w:space="0" w:color="auto"/>
                <w:right w:val="none" w:sz="0" w:space="0" w:color="auto"/>
              </w:divBdr>
            </w:div>
            <w:div w:id="2087723640">
              <w:marLeft w:val="0"/>
              <w:marRight w:val="0"/>
              <w:marTop w:val="0"/>
              <w:marBottom w:val="0"/>
              <w:divBdr>
                <w:top w:val="none" w:sz="0" w:space="0" w:color="auto"/>
                <w:left w:val="none" w:sz="0" w:space="0" w:color="auto"/>
                <w:bottom w:val="none" w:sz="0" w:space="0" w:color="auto"/>
                <w:right w:val="none" w:sz="0" w:space="0" w:color="auto"/>
              </w:divBdr>
            </w:div>
            <w:div w:id="2092847266">
              <w:marLeft w:val="0"/>
              <w:marRight w:val="0"/>
              <w:marTop w:val="0"/>
              <w:marBottom w:val="0"/>
              <w:divBdr>
                <w:top w:val="none" w:sz="0" w:space="0" w:color="auto"/>
                <w:left w:val="none" w:sz="0" w:space="0" w:color="auto"/>
                <w:bottom w:val="none" w:sz="0" w:space="0" w:color="auto"/>
                <w:right w:val="none" w:sz="0" w:space="0" w:color="auto"/>
              </w:divBdr>
            </w:div>
            <w:div w:id="2102751286">
              <w:marLeft w:val="0"/>
              <w:marRight w:val="0"/>
              <w:marTop w:val="0"/>
              <w:marBottom w:val="0"/>
              <w:divBdr>
                <w:top w:val="none" w:sz="0" w:space="0" w:color="auto"/>
                <w:left w:val="none" w:sz="0" w:space="0" w:color="auto"/>
                <w:bottom w:val="none" w:sz="0" w:space="0" w:color="auto"/>
                <w:right w:val="none" w:sz="0" w:space="0" w:color="auto"/>
              </w:divBdr>
            </w:div>
            <w:div w:id="2103796180">
              <w:marLeft w:val="0"/>
              <w:marRight w:val="0"/>
              <w:marTop w:val="0"/>
              <w:marBottom w:val="0"/>
              <w:divBdr>
                <w:top w:val="none" w:sz="0" w:space="0" w:color="auto"/>
                <w:left w:val="none" w:sz="0" w:space="0" w:color="auto"/>
                <w:bottom w:val="none" w:sz="0" w:space="0" w:color="auto"/>
                <w:right w:val="none" w:sz="0" w:space="0" w:color="auto"/>
              </w:divBdr>
            </w:div>
            <w:div w:id="2108840617">
              <w:marLeft w:val="0"/>
              <w:marRight w:val="0"/>
              <w:marTop w:val="0"/>
              <w:marBottom w:val="0"/>
              <w:divBdr>
                <w:top w:val="none" w:sz="0" w:space="0" w:color="auto"/>
                <w:left w:val="none" w:sz="0" w:space="0" w:color="auto"/>
                <w:bottom w:val="none" w:sz="0" w:space="0" w:color="auto"/>
                <w:right w:val="none" w:sz="0" w:space="0" w:color="auto"/>
              </w:divBdr>
            </w:div>
            <w:div w:id="2111197350">
              <w:marLeft w:val="0"/>
              <w:marRight w:val="0"/>
              <w:marTop w:val="0"/>
              <w:marBottom w:val="0"/>
              <w:divBdr>
                <w:top w:val="none" w:sz="0" w:space="0" w:color="auto"/>
                <w:left w:val="none" w:sz="0" w:space="0" w:color="auto"/>
                <w:bottom w:val="none" w:sz="0" w:space="0" w:color="auto"/>
                <w:right w:val="none" w:sz="0" w:space="0" w:color="auto"/>
              </w:divBdr>
            </w:div>
            <w:div w:id="2112191244">
              <w:marLeft w:val="0"/>
              <w:marRight w:val="0"/>
              <w:marTop w:val="0"/>
              <w:marBottom w:val="0"/>
              <w:divBdr>
                <w:top w:val="none" w:sz="0" w:space="0" w:color="auto"/>
                <w:left w:val="none" w:sz="0" w:space="0" w:color="auto"/>
                <w:bottom w:val="none" w:sz="0" w:space="0" w:color="auto"/>
                <w:right w:val="none" w:sz="0" w:space="0" w:color="auto"/>
              </w:divBdr>
            </w:div>
            <w:div w:id="2113932443">
              <w:marLeft w:val="0"/>
              <w:marRight w:val="0"/>
              <w:marTop w:val="0"/>
              <w:marBottom w:val="0"/>
              <w:divBdr>
                <w:top w:val="none" w:sz="0" w:space="0" w:color="auto"/>
                <w:left w:val="none" w:sz="0" w:space="0" w:color="auto"/>
                <w:bottom w:val="none" w:sz="0" w:space="0" w:color="auto"/>
                <w:right w:val="none" w:sz="0" w:space="0" w:color="auto"/>
              </w:divBdr>
            </w:div>
            <w:div w:id="2116515007">
              <w:marLeft w:val="0"/>
              <w:marRight w:val="0"/>
              <w:marTop w:val="0"/>
              <w:marBottom w:val="0"/>
              <w:divBdr>
                <w:top w:val="none" w:sz="0" w:space="0" w:color="auto"/>
                <w:left w:val="none" w:sz="0" w:space="0" w:color="auto"/>
                <w:bottom w:val="none" w:sz="0" w:space="0" w:color="auto"/>
                <w:right w:val="none" w:sz="0" w:space="0" w:color="auto"/>
              </w:divBdr>
            </w:div>
            <w:div w:id="2117484183">
              <w:marLeft w:val="0"/>
              <w:marRight w:val="0"/>
              <w:marTop w:val="0"/>
              <w:marBottom w:val="0"/>
              <w:divBdr>
                <w:top w:val="none" w:sz="0" w:space="0" w:color="auto"/>
                <w:left w:val="none" w:sz="0" w:space="0" w:color="auto"/>
                <w:bottom w:val="none" w:sz="0" w:space="0" w:color="auto"/>
                <w:right w:val="none" w:sz="0" w:space="0" w:color="auto"/>
              </w:divBdr>
            </w:div>
            <w:div w:id="2119060641">
              <w:marLeft w:val="0"/>
              <w:marRight w:val="0"/>
              <w:marTop w:val="0"/>
              <w:marBottom w:val="0"/>
              <w:divBdr>
                <w:top w:val="none" w:sz="0" w:space="0" w:color="auto"/>
                <w:left w:val="none" w:sz="0" w:space="0" w:color="auto"/>
                <w:bottom w:val="none" w:sz="0" w:space="0" w:color="auto"/>
                <w:right w:val="none" w:sz="0" w:space="0" w:color="auto"/>
              </w:divBdr>
            </w:div>
            <w:div w:id="2119374503">
              <w:marLeft w:val="0"/>
              <w:marRight w:val="0"/>
              <w:marTop w:val="0"/>
              <w:marBottom w:val="0"/>
              <w:divBdr>
                <w:top w:val="none" w:sz="0" w:space="0" w:color="auto"/>
                <w:left w:val="none" w:sz="0" w:space="0" w:color="auto"/>
                <w:bottom w:val="none" w:sz="0" w:space="0" w:color="auto"/>
                <w:right w:val="none" w:sz="0" w:space="0" w:color="auto"/>
              </w:divBdr>
            </w:div>
            <w:div w:id="2126774961">
              <w:marLeft w:val="0"/>
              <w:marRight w:val="0"/>
              <w:marTop w:val="0"/>
              <w:marBottom w:val="0"/>
              <w:divBdr>
                <w:top w:val="none" w:sz="0" w:space="0" w:color="auto"/>
                <w:left w:val="none" w:sz="0" w:space="0" w:color="auto"/>
                <w:bottom w:val="none" w:sz="0" w:space="0" w:color="auto"/>
                <w:right w:val="none" w:sz="0" w:space="0" w:color="auto"/>
              </w:divBdr>
            </w:div>
            <w:div w:id="2127308827">
              <w:marLeft w:val="0"/>
              <w:marRight w:val="0"/>
              <w:marTop w:val="0"/>
              <w:marBottom w:val="0"/>
              <w:divBdr>
                <w:top w:val="none" w:sz="0" w:space="0" w:color="auto"/>
                <w:left w:val="none" w:sz="0" w:space="0" w:color="auto"/>
                <w:bottom w:val="none" w:sz="0" w:space="0" w:color="auto"/>
                <w:right w:val="none" w:sz="0" w:space="0" w:color="auto"/>
              </w:divBdr>
            </w:div>
            <w:div w:id="2140881434">
              <w:marLeft w:val="0"/>
              <w:marRight w:val="0"/>
              <w:marTop w:val="0"/>
              <w:marBottom w:val="0"/>
              <w:divBdr>
                <w:top w:val="none" w:sz="0" w:space="0" w:color="auto"/>
                <w:left w:val="none" w:sz="0" w:space="0" w:color="auto"/>
                <w:bottom w:val="none" w:sz="0" w:space="0" w:color="auto"/>
                <w:right w:val="none" w:sz="0" w:space="0" w:color="auto"/>
              </w:divBdr>
            </w:div>
            <w:div w:id="2141142825">
              <w:marLeft w:val="0"/>
              <w:marRight w:val="0"/>
              <w:marTop w:val="0"/>
              <w:marBottom w:val="0"/>
              <w:divBdr>
                <w:top w:val="none" w:sz="0" w:space="0" w:color="auto"/>
                <w:left w:val="none" w:sz="0" w:space="0" w:color="auto"/>
                <w:bottom w:val="none" w:sz="0" w:space="0" w:color="auto"/>
                <w:right w:val="none" w:sz="0" w:space="0" w:color="auto"/>
              </w:divBdr>
            </w:div>
          </w:divsChild>
        </w:div>
        <w:div w:id="625356032">
          <w:marLeft w:val="0"/>
          <w:marRight w:val="0"/>
          <w:marTop w:val="0"/>
          <w:marBottom w:val="0"/>
          <w:divBdr>
            <w:top w:val="none" w:sz="0" w:space="0" w:color="auto"/>
            <w:left w:val="none" w:sz="0" w:space="0" w:color="auto"/>
            <w:bottom w:val="none" w:sz="0" w:space="0" w:color="auto"/>
            <w:right w:val="none" w:sz="0" w:space="0" w:color="auto"/>
          </w:divBdr>
          <w:divsChild>
            <w:div w:id="1518067">
              <w:marLeft w:val="0"/>
              <w:marRight w:val="0"/>
              <w:marTop w:val="0"/>
              <w:marBottom w:val="0"/>
              <w:divBdr>
                <w:top w:val="none" w:sz="0" w:space="0" w:color="auto"/>
                <w:left w:val="none" w:sz="0" w:space="0" w:color="auto"/>
                <w:bottom w:val="none" w:sz="0" w:space="0" w:color="auto"/>
                <w:right w:val="none" w:sz="0" w:space="0" w:color="auto"/>
              </w:divBdr>
            </w:div>
            <w:div w:id="25372776">
              <w:marLeft w:val="0"/>
              <w:marRight w:val="0"/>
              <w:marTop w:val="0"/>
              <w:marBottom w:val="0"/>
              <w:divBdr>
                <w:top w:val="none" w:sz="0" w:space="0" w:color="auto"/>
                <w:left w:val="none" w:sz="0" w:space="0" w:color="auto"/>
                <w:bottom w:val="none" w:sz="0" w:space="0" w:color="auto"/>
                <w:right w:val="none" w:sz="0" w:space="0" w:color="auto"/>
              </w:divBdr>
            </w:div>
            <w:div w:id="30227704">
              <w:marLeft w:val="0"/>
              <w:marRight w:val="0"/>
              <w:marTop w:val="0"/>
              <w:marBottom w:val="0"/>
              <w:divBdr>
                <w:top w:val="none" w:sz="0" w:space="0" w:color="auto"/>
                <w:left w:val="none" w:sz="0" w:space="0" w:color="auto"/>
                <w:bottom w:val="none" w:sz="0" w:space="0" w:color="auto"/>
                <w:right w:val="none" w:sz="0" w:space="0" w:color="auto"/>
              </w:divBdr>
            </w:div>
            <w:div w:id="46879845">
              <w:marLeft w:val="0"/>
              <w:marRight w:val="0"/>
              <w:marTop w:val="0"/>
              <w:marBottom w:val="0"/>
              <w:divBdr>
                <w:top w:val="none" w:sz="0" w:space="0" w:color="auto"/>
                <w:left w:val="none" w:sz="0" w:space="0" w:color="auto"/>
                <w:bottom w:val="none" w:sz="0" w:space="0" w:color="auto"/>
                <w:right w:val="none" w:sz="0" w:space="0" w:color="auto"/>
              </w:divBdr>
            </w:div>
            <w:div w:id="59716275">
              <w:marLeft w:val="0"/>
              <w:marRight w:val="0"/>
              <w:marTop w:val="0"/>
              <w:marBottom w:val="0"/>
              <w:divBdr>
                <w:top w:val="none" w:sz="0" w:space="0" w:color="auto"/>
                <w:left w:val="none" w:sz="0" w:space="0" w:color="auto"/>
                <w:bottom w:val="none" w:sz="0" w:space="0" w:color="auto"/>
                <w:right w:val="none" w:sz="0" w:space="0" w:color="auto"/>
              </w:divBdr>
            </w:div>
            <w:div w:id="71968880">
              <w:marLeft w:val="0"/>
              <w:marRight w:val="0"/>
              <w:marTop w:val="0"/>
              <w:marBottom w:val="0"/>
              <w:divBdr>
                <w:top w:val="none" w:sz="0" w:space="0" w:color="auto"/>
                <w:left w:val="none" w:sz="0" w:space="0" w:color="auto"/>
                <w:bottom w:val="none" w:sz="0" w:space="0" w:color="auto"/>
                <w:right w:val="none" w:sz="0" w:space="0" w:color="auto"/>
              </w:divBdr>
            </w:div>
            <w:div w:id="72971954">
              <w:marLeft w:val="0"/>
              <w:marRight w:val="0"/>
              <w:marTop w:val="0"/>
              <w:marBottom w:val="0"/>
              <w:divBdr>
                <w:top w:val="none" w:sz="0" w:space="0" w:color="auto"/>
                <w:left w:val="none" w:sz="0" w:space="0" w:color="auto"/>
                <w:bottom w:val="none" w:sz="0" w:space="0" w:color="auto"/>
                <w:right w:val="none" w:sz="0" w:space="0" w:color="auto"/>
              </w:divBdr>
            </w:div>
            <w:div w:id="77138597">
              <w:marLeft w:val="0"/>
              <w:marRight w:val="0"/>
              <w:marTop w:val="0"/>
              <w:marBottom w:val="0"/>
              <w:divBdr>
                <w:top w:val="none" w:sz="0" w:space="0" w:color="auto"/>
                <w:left w:val="none" w:sz="0" w:space="0" w:color="auto"/>
                <w:bottom w:val="none" w:sz="0" w:space="0" w:color="auto"/>
                <w:right w:val="none" w:sz="0" w:space="0" w:color="auto"/>
              </w:divBdr>
            </w:div>
            <w:div w:id="88740115">
              <w:marLeft w:val="0"/>
              <w:marRight w:val="0"/>
              <w:marTop w:val="0"/>
              <w:marBottom w:val="0"/>
              <w:divBdr>
                <w:top w:val="none" w:sz="0" w:space="0" w:color="auto"/>
                <w:left w:val="none" w:sz="0" w:space="0" w:color="auto"/>
                <w:bottom w:val="none" w:sz="0" w:space="0" w:color="auto"/>
                <w:right w:val="none" w:sz="0" w:space="0" w:color="auto"/>
              </w:divBdr>
            </w:div>
            <w:div w:id="105085685">
              <w:marLeft w:val="0"/>
              <w:marRight w:val="0"/>
              <w:marTop w:val="0"/>
              <w:marBottom w:val="0"/>
              <w:divBdr>
                <w:top w:val="none" w:sz="0" w:space="0" w:color="auto"/>
                <w:left w:val="none" w:sz="0" w:space="0" w:color="auto"/>
                <w:bottom w:val="none" w:sz="0" w:space="0" w:color="auto"/>
                <w:right w:val="none" w:sz="0" w:space="0" w:color="auto"/>
              </w:divBdr>
            </w:div>
            <w:div w:id="150948007">
              <w:marLeft w:val="0"/>
              <w:marRight w:val="0"/>
              <w:marTop w:val="0"/>
              <w:marBottom w:val="0"/>
              <w:divBdr>
                <w:top w:val="none" w:sz="0" w:space="0" w:color="auto"/>
                <w:left w:val="none" w:sz="0" w:space="0" w:color="auto"/>
                <w:bottom w:val="none" w:sz="0" w:space="0" w:color="auto"/>
                <w:right w:val="none" w:sz="0" w:space="0" w:color="auto"/>
              </w:divBdr>
            </w:div>
            <w:div w:id="178397906">
              <w:marLeft w:val="0"/>
              <w:marRight w:val="0"/>
              <w:marTop w:val="0"/>
              <w:marBottom w:val="0"/>
              <w:divBdr>
                <w:top w:val="none" w:sz="0" w:space="0" w:color="auto"/>
                <w:left w:val="none" w:sz="0" w:space="0" w:color="auto"/>
                <w:bottom w:val="none" w:sz="0" w:space="0" w:color="auto"/>
                <w:right w:val="none" w:sz="0" w:space="0" w:color="auto"/>
              </w:divBdr>
            </w:div>
            <w:div w:id="185102768">
              <w:marLeft w:val="0"/>
              <w:marRight w:val="0"/>
              <w:marTop w:val="0"/>
              <w:marBottom w:val="0"/>
              <w:divBdr>
                <w:top w:val="none" w:sz="0" w:space="0" w:color="auto"/>
                <w:left w:val="none" w:sz="0" w:space="0" w:color="auto"/>
                <w:bottom w:val="none" w:sz="0" w:space="0" w:color="auto"/>
                <w:right w:val="none" w:sz="0" w:space="0" w:color="auto"/>
              </w:divBdr>
            </w:div>
            <w:div w:id="191037742">
              <w:marLeft w:val="0"/>
              <w:marRight w:val="0"/>
              <w:marTop w:val="0"/>
              <w:marBottom w:val="0"/>
              <w:divBdr>
                <w:top w:val="none" w:sz="0" w:space="0" w:color="auto"/>
                <w:left w:val="none" w:sz="0" w:space="0" w:color="auto"/>
                <w:bottom w:val="none" w:sz="0" w:space="0" w:color="auto"/>
                <w:right w:val="none" w:sz="0" w:space="0" w:color="auto"/>
              </w:divBdr>
            </w:div>
            <w:div w:id="217859264">
              <w:marLeft w:val="0"/>
              <w:marRight w:val="0"/>
              <w:marTop w:val="0"/>
              <w:marBottom w:val="0"/>
              <w:divBdr>
                <w:top w:val="none" w:sz="0" w:space="0" w:color="auto"/>
                <w:left w:val="none" w:sz="0" w:space="0" w:color="auto"/>
                <w:bottom w:val="none" w:sz="0" w:space="0" w:color="auto"/>
                <w:right w:val="none" w:sz="0" w:space="0" w:color="auto"/>
              </w:divBdr>
            </w:div>
            <w:div w:id="238368492">
              <w:marLeft w:val="0"/>
              <w:marRight w:val="0"/>
              <w:marTop w:val="0"/>
              <w:marBottom w:val="0"/>
              <w:divBdr>
                <w:top w:val="none" w:sz="0" w:space="0" w:color="auto"/>
                <w:left w:val="none" w:sz="0" w:space="0" w:color="auto"/>
                <w:bottom w:val="none" w:sz="0" w:space="0" w:color="auto"/>
                <w:right w:val="none" w:sz="0" w:space="0" w:color="auto"/>
              </w:divBdr>
            </w:div>
            <w:div w:id="262616909">
              <w:marLeft w:val="0"/>
              <w:marRight w:val="0"/>
              <w:marTop w:val="0"/>
              <w:marBottom w:val="0"/>
              <w:divBdr>
                <w:top w:val="none" w:sz="0" w:space="0" w:color="auto"/>
                <w:left w:val="none" w:sz="0" w:space="0" w:color="auto"/>
                <w:bottom w:val="none" w:sz="0" w:space="0" w:color="auto"/>
                <w:right w:val="none" w:sz="0" w:space="0" w:color="auto"/>
              </w:divBdr>
            </w:div>
            <w:div w:id="271977351">
              <w:marLeft w:val="0"/>
              <w:marRight w:val="0"/>
              <w:marTop w:val="0"/>
              <w:marBottom w:val="0"/>
              <w:divBdr>
                <w:top w:val="none" w:sz="0" w:space="0" w:color="auto"/>
                <w:left w:val="none" w:sz="0" w:space="0" w:color="auto"/>
                <w:bottom w:val="none" w:sz="0" w:space="0" w:color="auto"/>
                <w:right w:val="none" w:sz="0" w:space="0" w:color="auto"/>
              </w:divBdr>
            </w:div>
            <w:div w:id="300111305">
              <w:marLeft w:val="0"/>
              <w:marRight w:val="0"/>
              <w:marTop w:val="0"/>
              <w:marBottom w:val="0"/>
              <w:divBdr>
                <w:top w:val="none" w:sz="0" w:space="0" w:color="auto"/>
                <w:left w:val="none" w:sz="0" w:space="0" w:color="auto"/>
                <w:bottom w:val="none" w:sz="0" w:space="0" w:color="auto"/>
                <w:right w:val="none" w:sz="0" w:space="0" w:color="auto"/>
              </w:divBdr>
            </w:div>
            <w:div w:id="303704301">
              <w:marLeft w:val="0"/>
              <w:marRight w:val="0"/>
              <w:marTop w:val="0"/>
              <w:marBottom w:val="0"/>
              <w:divBdr>
                <w:top w:val="none" w:sz="0" w:space="0" w:color="auto"/>
                <w:left w:val="none" w:sz="0" w:space="0" w:color="auto"/>
                <w:bottom w:val="none" w:sz="0" w:space="0" w:color="auto"/>
                <w:right w:val="none" w:sz="0" w:space="0" w:color="auto"/>
              </w:divBdr>
            </w:div>
            <w:div w:id="324475437">
              <w:marLeft w:val="0"/>
              <w:marRight w:val="0"/>
              <w:marTop w:val="0"/>
              <w:marBottom w:val="0"/>
              <w:divBdr>
                <w:top w:val="none" w:sz="0" w:space="0" w:color="auto"/>
                <w:left w:val="none" w:sz="0" w:space="0" w:color="auto"/>
                <w:bottom w:val="none" w:sz="0" w:space="0" w:color="auto"/>
                <w:right w:val="none" w:sz="0" w:space="0" w:color="auto"/>
              </w:divBdr>
            </w:div>
            <w:div w:id="327485416">
              <w:marLeft w:val="0"/>
              <w:marRight w:val="0"/>
              <w:marTop w:val="0"/>
              <w:marBottom w:val="0"/>
              <w:divBdr>
                <w:top w:val="none" w:sz="0" w:space="0" w:color="auto"/>
                <w:left w:val="none" w:sz="0" w:space="0" w:color="auto"/>
                <w:bottom w:val="none" w:sz="0" w:space="0" w:color="auto"/>
                <w:right w:val="none" w:sz="0" w:space="0" w:color="auto"/>
              </w:divBdr>
            </w:div>
            <w:div w:id="357707097">
              <w:marLeft w:val="0"/>
              <w:marRight w:val="0"/>
              <w:marTop w:val="0"/>
              <w:marBottom w:val="0"/>
              <w:divBdr>
                <w:top w:val="none" w:sz="0" w:space="0" w:color="auto"/>
                <w:left w:val="none" w:sz="0" w:space="0" w:color="auto"/>
                <w:bottom w:val="none" w:sz="0" w:space="0" w:color="auto"/>
                <w:right w:val="none" w:sz="0" w:space="0" w:color="auto"/>
              </w:divBdr>
            </w:div>
            <w:div w:id="437986926">
              <w:marLeft w:val="0"/>
              <w:marRight w:val="0"/>
              <w:marTop w:val="0"/>
              <w:marBottom w:val="0"/>
              <w:divBdr>
                <w:top w:val="none" w:sz="0" w:space="0" w:color="auto"/>
                <w:left w:val="none" w:sz="0" w:space="0" w:color="auto"/>
                <w:bottom w:val="none" w:sz="0" w:space="0" w:color="auto"/>
                <w:right w:val="none" w:sz="0" w:space="0" w:color="auto"/>
              </w:divBdr>
            </w:div>
            <w:div w:id="457844006">
              <w:marLeft w:val="0"/>
              <w:marRight w:val="0"/>
              <w:marTop w:val="0"/>
              <w:marBottom w:val="0"/>
              <w:divBdr>
                <w:top w:val="none" w:sz="0" w:space="0" w:color="auto"/>
                <w:left w:val="none" w:sz="0" w:space="0" w:color="auto"/>
                <w:bottom w:val="none" w:sz="0" w:space="0" w:color="auto"/>
                <w:right w:val="none" w:sz="0" w:space="0" w:color="auto"/>
              </w:divBdr>
            </w:div>
            <w:div w:id="470055585">
              <w:marLeft w:val="0"/>
              <w:marRight w:val="0"/>
              <w:marTop w:val="0"/>
              <w:marBottom w:val="0"/>
              <w:divBdr>
                <w:top w:val="none" w:sz="0" w:space="0" w:color="auto"/>
                <w:left w:val="none" w:sz="0" w:space="0" w:color="auto"/>
                <w:bottom w:val="none" w:sz="0" w:space="0" w:color="auto"/>
                <w:right w:val="none" w:sz="0" w:space="0" w:color="auto"/>
              </w:divBdr>
            </w:div>
            <w:div w:id="478232144">
              <w:marLeft w:val="0"/>
              <w:marRight w:val="0"/>
              <w:marTop w:val="0"/>
              <w:marBottom w:val="0"/>
              <w:divBdr>
                <w:top w:val="none" w:sz="0" w:space="0" w:color="auto"/>
                <w:left w:val="none" w:sz="0" w:space="0" w:color="auto"/>
                <w:bottom w:val="none" w:sz="0" w:space="0" w:color="auto"/>
                <w:right w:val="none" w:sz="0" w:space="0" w:color="auto"/>
              </w:divBdr>
            </w:div>
            <w:div w:id="481506554">
              <w:marLeft w:val="0"/>
              <w:marRight w:val="0"/>
              <w:marTop w:val="0"/>
              <w:marBottom w:val="0"/>
              <w:divBdr>
                <w:top w:val="none" w:sz="0" w:space="0" w:color="auto"/>
                <w:left w:val="none" w:sz="0" w:space="0" w:color="auto"/>
                <w:bottom w:val="none" w:sz="0" w:space="0" w:color="auto"/>
                <w:right w:val="none" w:sz="0" w:space="0" w:color="auto"/>
              </w:divBdr>
            </w:div>
            <w:div w:id="494999920">
              <w:marLeft w:val="0"/>
              <w:marRight w:val="0"/>
              <w:marTop w:val="0"/>
              <w:marBottom w:val="0"/>
              <w:divBdr>
                <w:top w:val="none" w:sz="0" w:space="0" w:color="auto"/>
                <w:left w:val="none" w:sz="0" w:space="0" w:color="auto"/>
                <w:bottom w:val="none" w:sz="0" w:space="0" w:color="auto"/>
                <w:right w:val="none" w:sz="0" w:space="0" w:color="auto"/>
              </w:divBdr>
            </w:div>
            <w:div w:id="495460139">
              <w:marLeft w:val="0"/>
              <w:marRight w:val="0"/>
              <w:marTop w:val="0"/>
              <w:marBottom w:val="0"/>
              <w:divBdr>
                <w:top w:val="none" w:sz="0" w:space="0" w:color="auto"/>
                <w:left w:val="none" w:sz="0" w:space="0" w:color="auto"/>
                <w:bottom w:val="none" w:sz="0" w:space="0" w:color="auto"/>
                <w:right w:val="none" w:sz="0" w:space="0" w:color="auto"/>
              </w:divBdr>
            </w:div>
            <w:div w:id="496967773">
              <w:marLeft w:val="0"/>
              <w:marRight w:val="0"/>
              <w:marTop w:val="0"/>
              <w:marBottom w:val="0"/>
              <w:divBdr>
                <w:top w:val="none" w:sz="0" w:space="0" w:color="auto"/>
                <w:left w:val="none" w:sz="0" w:space="0" w:color="auto"/>
                <w:bottom w:val="none" w:sz="0" w:space="0" w:color="auto"/>
                <w:right w:val="none" w:sz="0" w:space="0" w:color="auto"/>
              </w:divBdr>
            </w:div>
            <w:div w:id="514005427">
              <w:marLeft w:val="0"/>
              <w:marRight w:val="0"/>
              <w:marTop w:val="0"/>
              <w:marBottom w:val="0"/>
              <w:divBdr>
                <w:top w:val="none" w:sz="0" w:space="0" w:color="auto"/>
                <w:left w:val="none" w:sz="0" w:space="0" w:color="auto"/>
                <w:bottom w:val="none" w:sz="0" w:space="0" w:color="auto"/>
                <w:right w:val="none" w:sz="0" w:space="0" w:color="auto"/>
              </w:divBdr>
            </w:div>
            <w:div w:id="530069121">
              <w:marLeft w:val="0"/>
              <w:marRight w:val="0"/>
              <w:marTop w:val="0"/>
              <w:marBottom w:val="0"/>
              <w:divBdr>
                <w:top w:val="none" w:sz="0" w:space="0" w:color="auto"/>
                <w:left w:val="none" w:sz="0" w:space="0" w:color="auto"/>
                <w:bottom w:val="none" w:sz="0" w:space="0" w:color="auto"/>
                <w:right w:val="none" w:sz="0" w:space="0" w:color="auto"/>
              </w:divBdr>
            </w:div>
            <w:div w:id="546769594">
              <w:marLeft w:val="0"/>
              <w:marRight w:val="0"/>
              <w:marTop w:val="0"/>
              <w:marBottom w:val="0"/>
              <w:divBdr>
                <w:top w:val="none" w:sz="0" w:space="0" w:color="auto"/>
                <w:left w:val="none" w:sz="0" w:space="0" w:color="auto"/>
                <w:bottom w:val="none" w:sz="0" w:space="0" w:color="auto"/>
                <w:right w:val="none" w:sz="0" w:space="0" w:color="auto"/>
              </w:divBdr>
            </w:div>
            <w:div w:id="592208826">
              <w:marLeft w:val="0"/>
              <w:marRight w:val="0"/>
              <w:marTop w:val="0"/>
              <w:marBottom w:val="0"/>
              <w:divBdr>
                <w:top w:val="none" w:sz="0" w:space="0" w:color="auto"/>
                <w:left w:val="none" w:sz="0" w:space="0" w:color="auto"/>
                <w:bottom w:val="none" w:sz="0" w:space="0" w:color="auto"/>
                <w:right w:val="none" w:sz="0" w:space="0" w:color="auto"/>
              </w:divBdr>
            </w:div>
            <w:div w:id="598636065">
              <w:marLeft w:val="0"/>
              <w:marRight w:val="0"/>
              <w:marTop w:val="0"/>
              <w:marBottom w:val="0"/>
              <w:divBdr>
                <w:top w:val="none" w:sz="0" w:space="0" w:color="auto"/>
                <w:left w:val="none" w:sz="0" w:space="0" w:color="auto"/>
                <w:bottom w:val="none" w:sz="0" w:space="0" w:color="auto"/>
                <w:right w:val="none" w:sz="0" w:space="0" w:color="auto"/>
              </w:divBdr>
            </w:div>
            <w:div w:id="600843768">
              <w:marLeft w:val="0"/>
              <w:marRight w:val="0"/>
              <w:marTop w:val="0"/>
              <w:marBottom w:val="0"/>
              <w:divBdr>
                <w:top w:val="none" w:sz="0" w:space="0" w:color="auto"/>
                <w:left w:val="none" w:sz="0" w:space="0" w:color="auto"/>
                <w:bottom w:val="none" w:sz="0" w:space="0" w:color="auto"/>
                <w:right w:val="none" w:sz="0" w:space="0" w:color="auto"/>
              </w:divBdr>
            </w:div>
            <w:div w:id="612637869">
              <w:marLeft w:val="0"/>
              <w:marRight w:val="0"/>
              <w:marTop w:val="0"/>
              <w:marBottom w:val="0"/>
              <w:divBdr>
                <w:top w:val="none" w:sz="0" w:space="0" w:color="auto"/>
                <w:left w:val="none" w:sz="0" w:space="0" w:color="auto"/>
                <w:bottom w:val="none" w:sz="0" w:space="0" w:color="auto"/>
                <w:right w:val="none" w:sz="0" w:space="0" w:color="auto"/>
              </w:divBdr>
            </w:div>
            <w:div w:id="646403272">
              <w:marLeft w:val="0"/>
              <w:marRight w:val="0"/>
              <w:marTop w:val="0"/>
              <w:marBottom w:val="0"/>
              <w:divBdr>
                <w:top w:val="none" w:sz="0" w:space="0" w:color="auto"/>
                <w:left w:val="none" w:sz="0" w:space="0" w:color="auto"/>
                <w:bottom w:val="none" w:sz="0" w:space="0" w:color="auto"/>
                <w:right w:val="none" w:sz="0" w:space="0" w:color="auto"/>
              </w:divBdr>
            </w:div>
            <w:div w:id="649209097">
              <w:marLeft w:val="0"/>
              <w:marRight w:val="0"/>
              <w:marTop w:val="0"/>
              <w:marBottom w:val="0"/>
              <w:divBdr>
                <w:top w:val="none" w:sz="0" w:space="0" w:color="auto"/>
                <w:left w:val="none" w:sz="0" w:space="0" w:color="auto"/>
                <w:bottom w:val="none" w:sz="0" w:space="0" w:color="auto"/>
                <w:right w:val="none" w:sz="0" w:space="0" w:color="auto"/>
              </w:divBdr>
            </w:div>
            <w:div w:id="654334179">
              <w:marLeft w:val="0"/>
              <w:marRight w:val="0"/>
              <w:marTop w:val="0"/>
              <w:marBottom w:val="0"/>
              <w:divBdr>
                <w:top w:val="none" w:sz="0" w:space="0" w:color="auto"/>
                <w:left w:val="none" w:sz="0" w:space="0" w:color="auto"/>
                <w:bottom w:val="none" w:sz="0" w:space="0" w:color="auto"/>
                <w:right w:val="none" w:sz="0" w:space="0" w:color="auto"/>
              </w:divBdr>
            </w:div>
            <w:div w:id="665790005">
              <w:marLeft w:val="0"/>
              <w:marRight w:val="0"/>
              <w:marTop w:val="0"/>
              <w:marBottom w:val="0"/>
              <w:divBdr>
                <w:top w:val="none" w:sz="0" w:space="0" w:color="auto"/>
                <w:left w:val="none" w:sz="0" w:space="0" w:color="auto"/>
                <w:bottom w:val="none" w:sz="0" w:space="0" w:color="auto"/>
                <w:right w:val="none" w:sz="0" w:space="0" w:color="auto"/>
              </w:divBdr>
            </w:div>
            <w:div w:id="707337040">
              <w:marLeft w:val="0"/>
              <w:marRight w:val="0"/>
              <w:marTop w:val="0"/>
              <w:marBottom w:val="0"/>
              <w:divBdr>
                <w:top w:val="none" w:sz="0" w:space="0" w:color="auto"/>
                <w:left w:val="none" w:sz="0" w:space="0" w:color="auto"/>
                <w:bottom w:val="none" w:sz="0" w:space="0" w:color="auto"/>
                <w:right w:val="none" w:sz="0" w:space="0" w:color="auto"/>
              </w:divBdr>
            </w:div>
            <w:div w:id="738019765">
              <w:marLeft w:val="0"/>
              <w:marRight w:val="0"/>
              <w:marTop w:val="0"/>
              <w:marBottom w:val="0"/>
              <w:divBdr>
                <w:top w:val="none" w:sz="0" w:space="0" w:color="auto"/>
                <w:left w:val="none" w:sz="0" w:space="0" w:color="auto"/>
                <w:bottom w:val="none" w:sz="0" w:space="0" w:color="auto"/>
                <w:right w:val="none" w:sz="0" w:space="0" w:color="auto"/>
              </w:divBdr>
            </w:div>
            <w:div w:id="766463351">
              <w:marLeft w:val="0"/>
              <w:marRight w:val="0"/>
              <w:marTop w:val="0"/>
              <w:marBottom w:val="0"/>
              <w:divBdr>
                <w:top w:val="none" w:sz="0" w:space="0" w:color="auto"/>
                <w:left w:val="none" w:sz="0" w:space="0" w:color="auto"/>
                <w:bottom w:val="none" w:sz="0" w:space="0" w:color="auto"/>
                <w:right w:val="none" w:sz="0" w:space="0" w:color="auto"/>
              </w:divBdr>
            </w:div>
            <w:div w:id="780151242">
              <w:marLeft w:val="0"/>
              <w:marRight w:val="0"/>
              <w:marTop w:val="0"/>
              <w:marBottom w:val="0"/>
              <w:divBdr>
                <w:top w:val="none" w:sz="0" w:space="0" w:color="auto"/>
                <w:left w:val="none" w:sz="0" w:space="0" w:color="auto"/>
                <w:bottom w:val="none" w:sz="0" w:space="0" w:color="auto"/>
                <w:right w:val="none" w:sz="0" w:space="0" w:color="auto"/>
              </w:divBdr>
            </w:div>
            <w:div w:id="783571678">
              <w:marLeft w:val="0"/>
              <w:marRight w:val="0"/>
              <w:marTop w:val="0"/>
              <w:marBottom w:val="0"/>
              <w:divBdr>
                <w:top w:val="none" w:sz="0" w:space="0" w:color="auto"/>
                <w:left w:val="none" w:sz="0" w:space="0" w:color="auto"/>
                <w:bottom w:val="none" w:sz="0" w:space="0" w:color="auto"/>
                <w:right w:val="none" w:sz="0" w:space="0" w:color="auto"/>
              </w:divBdr>
            </w:div>
            <w:div w:id="805466364">
              <w:marLeft w:val="0"/>
              <w:marRight w:val="0"/>
              <w:marTop w:val="0"/>
              <w:marBottom w:val="0"/>
              <w:divBdr>
                <w:top w:val="none" w:sz="0" w:space="0" w:color="auto"/>
                <w:left w:val="none" w:sz="0" w:space="0" w:color="auto"/>
                <w:bottom w:val="none" w:sz="0" w:space="0" w:color="auto"/>
                <w:right w:val="none" w:sz="0" w:space="0" w:color="auto"/>
              </w:divBdr>
            </w:div>
            <w:div w:id="819690772">
              <w:marLeft w:val="0"/>
              <w:marRight w:val="0"/>
              <w:marTop w:val="0"/>
              <w:marBottom w:val="0"/>
              <w:divBdr>
                <w:top w:val="none" w:sz="0" w:space="0" w:color="auto"/>
                <w:left w:val="none" w:sz="0" w:space="0" w:color="auto"/>
                <w:bottom w:val="none" w:sz="0" w:space="0" w:color="auto"/>
                <w:right w:val="none" w:sz="0" w:space="0" w:color="auto"/>
              </w:divBdr>
            </w:div>
            <w:div w:id="834762539">
              <w:marLeft w:val="0"/>
              <w:marRight w:val="0"/>
              <w:marTop w:val="0"/>
              <w:marBottom w:val="0"/>
              <w:divBdr>
                <w:top w:val="none" w:sz="0" w:space="0" w:color="auto"/>
                <w:left w:val="none" w:sz="0" w:space="0" w:color="auto"/>
                <w:bottom w:val="none" w:sz="0" w:space="0" w:color="auto"/>
                <w:right w:val="none" w:sz="0" w:space="0" w:color="auto"/>
              </w:divBdr>
            </w:div>
            <w:div w:id="843514379">
              <w:marLeft w:val="0"/>
              <w:marRight w:val="0"/>
              <w:marTop w:val="0"/>
              <w:marBottom w:val="0"/>
              <w:divBdr>
                <w:top w:val="none" w:sz="0" w:space="0" w:color="auto"/>
                <w:left w:val="none" w:sz="0" w:space="0" w:color="auto"/>
                <w:bottom w:val="none" w:sz="0" w:space="0" w:color="auto"/>
                <w:right w:val="none" w:sz="0" w:space="0" w:color="auto"/>
              </w:divBdr>
            </w:div>
            <w:div w:id="852114372">
              <w:marLeft w:val="0"/>
              <w:marRight w:val="0"/>
              <w:marTop w:val="0"/>
              <w:marBottom w:val="0"/>
              <w:divBdr>
                <w:top w:val="none" w:sz="0" w:space="0" w:color="auto"/>
                <w:left w:val="none" w:sz="0" w:space="0" w:color="auto"/>
                <w:bottom w:val="none" w:sz="0" w:space="0" w:color="auto"/>
                <w:right w:val="none" w:sz="0" w:space="0" w:color="auto"/>
              </w:divBdr>
            </w:div>
            <w:div w:id="854661174">
              <w:marLeft w:val="0"/>
              <w:marRight w:val="0"/>
              <w:marTop w:val="0"/>
              <w:marBottom w:val="0"/>
              <w:divBdr>
                <w:top w:val="none" w:sz="0" w:space="0" w:color="auto"/>
                <w:left w:val="none" w:sz="0" w:space="0" w:color="auto"/>
                <w:bottom w:val="none" w:sz="0" w:space="0" w:color="auto"/>
                <w:right w:val="none" w:sz="0" w:space="0" w:color="auto"/>
              </w:divBdr>
            </w:div>
            <w:div w:id="881555143">
              <w:marLeft w:val="0"/>
              <w:marRight w:val="0"/>
              <w:marTop w:val="0"/>
              <w:marBottom w:val="0"/>
              <w:divBdr>
                <w:top w:val="none" w:sz="0" w:space="0" w:color="auto"/>
                <w:left w:val="none" w:sz="0" w:space="0" w:color="auto"/>
                <w:bottom w:val="none" w:sz="0" w:space="0" w:color="auto"/>
                <w:right w:val="none" w:sz="0" w:space="0" w:color="auto"/>
              </w:divBdr>
            </w:div>
            <w:div w:id="901794303">
              <w:marLeft w:val="0"/>
              <w:marRight w:val="0"/>
              <w:marTop w:val="0"/>
              <w:marBottom w:val="0"/>
              <w:divBdr>
                <w:top w:val="none" w:sz="0" w:space="0" w:color="auto"/>
                <w:left w:val="none" w:sz="0" w:space="0" w:color="auto"/>
                <w:bottom w:val="none" w:sz="0" w:space="0" w:color="auto"/>
                <w:right w:val="none" w:sz="0" w:space="0" w:color="auto"/>
              </w:divBdr>
            </w:div>
            <w:div w:id="908618902">
              <w:marLeft w:val="0"/>
              <w:marRight w:val="0"/>
              <w:marTop w:val="0"/>
              <w:marBottom w:val="0"/>
              <w:divBdr>
                <w:top w:val="none" w:sz="0" w:space="0" w:color="auto"/>
                <w:left w:val="none" w:sz="0" w:space="0" w:color="auto"/>
                <w:bottom w:val="none" w:sz="0" w:space="0" w:color="auto"/>
                <w:right w:val="none" w:sz="0" w:space="0" w:color="auto"/>
              </w:divBdr>
            </w:div>
            <w:div w:id="937253234">
              <w:marLeft w:val="0"/>
              <w:marRight w:val="0"/>
              <w:marTop w:val="0"/>
              <w:marBottom w:val="0"/>
              <w:divBdr>
                <w:top w:val="none" w:sz="0" w:space="0" w:color="auto"/>
                <w:left w:val="none" w:sz="0" w:space="0" w:color="auto"/>
                <w:bottom w:val="none" w:sz="0" w:space="0" w:color="auto"/>
                <w:right w:val="none" w:sz="0" w:space="0" w:color="auto"/>
              </w:divBdr>
            </w:div>
            <w:div w:id="959605675">
              <w:marLeft w:val="0"/>
              <w:marRight w:val="0"/>
              <w:marTop w:val="0"/>
              <w:marBottom w:val="0"/>
              <w:divBdr>
                <w:top w:val="none" w:sz="0" w:space="0" w:color="auto"/>
                <w:left w:val="none" w:sz="0" w:space="0" w:color="auto"/>
                <w:bottom w:val="none" w:sz="0" w:space="0" w:color="auto"/>
                <w:right w:val="none" w:sz="0" w:space="0" w:color="auto"/>
              </w:divBdr>
              <w:divsChild>
                <w:div w:id="73432971">
                  <w:marLeft w:val="0"/>
                  <w:marRight w:val="0"/>
                  <w:marTop w:val="0"/>
                  <w:marBottom w:val="0"/>
                  <w:divBdr>
                    <w:top w:val="none" w:sz="0" w:space="0" w:color="auto"/>
                    <w:left w:val="none" w:sz="0" w:space="0" w:color="auto"/>
                    <w:bottom w:val="none" w:sz="0" w:space="0" w:color="auto"/>
                    <w:right w:val="none" w:sz="0" w:space="0" w:color="auto"/>
                  </w:divBdr>
                </w:div>
                <w:div w:id="73597347">
                  <w:marLeft w:val="0"/>
                  <w:marRight w:val="0"/>
                  <w:marTop w:val="0"/>
                  <w:marBottom w:val="0"/>
                  <w:divBdr>
                    <w:top w:val="none" w:sz="0" w:space="0" w:color="auto"/>
                    <w:left w:val="none" w:sz="0" w:space="0" w:color="auto"/>
                    <w:bottom w:val="none" w:sz="0" w:space="0" w:color="auto"/>
                    <w:right w:val="none" w:sz="0" w:space="0" w:color="auto"/>
                  </w:divBdr>
                </w:div>
                <w:div w:id="80107870">
                  <w:marLeft w:val="0"/>
                  <w:marRight w:val="0"/>
                  <w:marTop w:val="0"/>
                  <w:marBottom w:val="0"/>
                  <w:divBdr>
                    <w:top w:val="none" w:sz="0" w:space="0" w:color="auto"/>
                    <w:left w:val="none" w:sz="0" w:space="0" w:color="auto"/>
                    <w:bottom w:val="none" w:sz="0" w:space="0" w:color="auto"/>
                    <w:right w:val="none" w:sz="0" w:space="0" w:color="auto"/>
                  </w:divBdr>
                </w:div>
                <w:div w:id="97608189">
                  <w:marLeft w:val="0"/>
                  <w:marRight w:val="0"/>
                  <w:marTop w:val="0"/>
                  <w:marBottom w:val="0"/>
                  <w:divBdr>
                    <w:top w:val="none" w:sz="0" w:space="0" w:color="auto"/>
                    <w:left w:val="none" w:sz="0" w:space="0" w:color="auto"/>
                    <w:bottom w:val="none" w:sz="0" w:space="0" w:color="auto"/>
                    <w:right w:val="none" w:sz="0" w:space="0" w:color="auto"/>
                  </w:divBdr>
                </w:div>
                <w:div w:id="119761817">
                  <w:marLeft w:val="0"/>
                  <w:marRight w:val="0"/>
                  <w:marTop w:val="0"/>
                  <w:marBottom w:val="0"/>
                  <w:divBdr>
                    <w:top w:val="none" w:sz="0" w:space="0" w:color="auto"/>
                    <w:left w:val="none" w:sz="0" w:space="0" w:color="auto"/>
                    <w:bottom w:val="none" w:sz="0" w:space="0" w:color="auto"/>
                    <w:right w:val="none" w:sz="0" w:space="0" w:color="auto"/>
                  </w:divBdr>
                </w:div>
                <w:div w:id="172115973">
                  <w:marLeft w:val="0"/>
                  <w:marRight w:val="0"/>
                  <w:marTop w:val="0"/>
                  <w:marBottom w:val="0"/>
                  <w:divBdr>
                    <w:top w:val="none" w:sz="0" w:space="0" w:color="auto"/>
                    <w:left w:val="none" w:sz="0" w:space="0" w:color="auto"/>
                    <w:bottom w:val="none" w:sz="0" w:space="0" w:color="auto"/>
                    <w:right w:val="none" w:sz="0" w:space="0" w:color="auto"/>
                  </w:divBdr>
                </w:div>
                <w:div w:id="172305725">
                  <w:marLeft w:val="0"/>
                  <w:marRight w:val="0"/>
                  <w:marTop w:val="0"/>
                  <w:marBottom w:val="0"/>
                  <w:divBdr>
                    <w:top w:val="none" w:sz="0" w:space="0" w:color="auto"/>
                    <w:left w:val="none" w:sz="0" w:space="0" w:color="auto"/>
                    <w:bottom w:val="none" w:sz="0" w:space="0" w:color="auto"/>
                    <w:right w:val="none" w:sz="0" w:space="0" w:color="auto"/>
                  </w:divBdr>
                </w:div>
                <w:div w:id="180163394">
                  <w:marLeft w:val="0"/>
                  <w:marRight w:val="0"/>
                  <w:marTop w:val="0"/>
                  <w:marBottom w:val="0"/>
                  <w:divBdr>
                    <w:top w:val="none" w:sz="0" w:space="0" w:color="auto"/>
                    <w:left w:val="none" w:sz="0" w:space="0" w:color="auto"/>
                    <w:bottom w:val="none" w:sz="0" w:space="0" w:color="auto"/>
                    <w:right w:val="none" w:sz="0" w:space="0" w:color="auto"/>
                  </w:divBdr>
                </w:div>
                <w:div w:id="183985130">
                  <w:marLeft w:val="0"/>
                  <w:marRight w:val="0"/>
                  <w:marTop w:val="0"/>
                  <w:marBottom w:val="0"/>
                  <w:divBdr>
                    <w:top w:val="none" w:sz="0" w:space="0" w:color="auto"/>
                    <w:left w:val="none" w:sz="0" w:space="0" w:color="auto"/>
                    <w:bottom w:val="none" w:sz="0" w:space="0" w:color="auto"/>
                    <w:right w:val="none" w:sz="0" w:space="0" w:color="auto"/>
                  </w:divBdr>
                </w:div>
                <w:div w:id="241650389">
                  <w:marLeft w:val="0"/>
                  <w:marRight w:val="0"/>
                  <w:marTop w:val="0"/>
                  <w:marBottom w:val="0"/>
                  <w:divBdr>
                    <w:top w:val="none" w:sz="0" w:space="0" w:color="auto"/>
                    <w:left w:val="none" w:sz="0" w:space="0" w:color="auto"/>
                    <w:bottom w:val="none" w:sz="0" w:space="0" w:color="auto"/>
                    <w:right w:val="none" w:sz="0" w:space="0" w:color="auto"/>
                  </w:divBdr>
                </w:div>
                <w:div w:id="248120099">
                  <w:marLeft w:val="0"/>
                  <w:marRight w:val="0"/>
                  <w:marTop w:val="0"/>
                  <w:marBottom w:val="0"/>
                  <w:divBdr>
                    <w:top w:val="none" w:sz="0" w:space="0" w:color="auto"/>
                    <w:left w:val="none" w:sz="0" w:space="0" w:color="auto"/>
                    <w:bottom w:val="none" w:sz="0" w:space="0" w:color="auto"/>
                    <w:right w:val="none" w:sz="0" w:space="0" w:color="auto"/>
                  </w:divBdr>
                </w:div>
                <w:div w:id="276957403">
                  <w:marLeft w:val="0"/>
                  <w:marRight w:val="0"/>
                  <w:marTop w:val="0"/>
                  <w:marBottom w:val="0"/>
                  <w:divBdr>
                    <w:top w:val="none" w:sz="0" w:space="0" w:color="auto"/>
                    <w:left w:val="none" w:sz="0" w:space="0" w:color="auto"/>
                    <w:bottom w:val="none" w:sz="0" w:space="0" w:color="auto"/>
                    <w:right w:val="none" w:sz="0" w:space="0" w:color="auto"/>
                  </w:divBdr>
                </w:div>
                <w:div w:id="297683168">
                  <w:marLeft w:val="0"/>
                  <w:marRight w:val="0"/>
                  <w:marTop w:val="0"/>
                  <w:marBottom w:val="0"/>
                  <w:divBdr>
                    <w:top w:val="none" w:sz="0" w:space="0" w:color="auto"/>
                    <w:left w:val="none" w:sz="0" w:space="0" w:color="auto"/>
                    <w:bottom w:val="none" w:sz="0" w:space="0" w:color="auto"/>
                    <w:right w:val="none" w:sz="0" w:space="0" w:color="auto"/>
                  </w:divBdr>
                </w:div>
                <w:div w:id="321130738">
                  <w:marLeft w:val="0"/>
                  <w:marRight w:val="0"/>
                  <w:marTop w:val="0"/>
                  <w:marBottom w:val="0"/>
                  <w:divBdr>
                    <w:top w:val="none" w:sz="0" w:space="0" w:color="auto"/>
                    <w:left w:val="none" w:sz="0" w:space="0" w:color="auto"/>
                    <w:bottom w:val="none" w:sz="0" w:space="0" w:color="auto"/>
                    <w:right w:val="none" w:sz="0" w:space="0" w:color="auto"/>
                  </w:divBdr>
                </w:div>
                <w:div w:id="352538810">
                  <w:marLeft w:val="0"/>
                  <w:marRight w:val="0"/>
                  <w:marTop w:val="0"/>
                  <w:marBottom w:val="0"/>
                  <w:divBdr>
                    <w:top w:val="none" w:sz="0" w:space="0" w:color="auto"/>
                    <w:left w:val="none" w:sz="0" w:space="0" w:color="auto"/>
                    <w:bottom w:val="none" w:sz="0" w:space="0" w:color="auto"/>
                    <w:right w:val="none" w:sz="0" w:space="0" w:color="auto"/>
                  </w:divBdr>
                </w:div>
                <w:div w:id="398134137">
                  <w:marLeft w:val="0"/>
                  <w:marRight w:val="0"/>
                  <w:marTop w:val="0"/>
                  <w:marBottom w:val="0"/>
                  <w:divBdr>
                    <w:top w:val="none" w:sz="0" w:space="0" w:color="auto"/>
                    <w:left w:val="none" w:sz="0" w:space="0" w:color="auto"/>
                    <w:bottom w:val="none" w:sz="0" w:space="0" w:color="auto"/>
                    <w:right w:val="none" w:sz="0" w:space="0" w:color="auto"/>
                  </w:divBdr>
                </w:div>
                <w:div w:id="450129080">
                  <w:marLeft w:val="0"/>
                  <w:marRight w:val="0"/>
                  <w:marTop w:val="0"/>
                  <w:marBottom w:val="0"/>
                  <w:divBdr>
                    <w:top w:val="none" w:sz="0" w:space="0" w:color="auto"/>
                    <w:left w:val="none" w:sz="0" w:space="0" w:color="auto"/>
                    <w:bottom w:val="none" w:sz="0" w:space="0" w:color="auto"/>
                    <w:right w:val="none" w:sz="0" w:space="0" w:color="auto"/>
                  </w:divBdr>
                </w:div>
                <w:div w:id="527913866">
                  <w:marLeft w:val="0"/>
                  <w:marRight w:val="0"/>
                  <w:marTop w:val="0"/>
                  <w:marBottom w:val="0"/>
                  <w:divBdr>
                    <w:top w:val="none" w:sz="0" w:space="0" w:color="auto"/>
                    <w:left w:val="none" w:sz="0" w:space="0" w:color="auto"/>
                    <w:bottom w:val="none" w:sz="0" w:space="0" w:color="auto"/>
                    <w:right w:val="none" w:sz="0" w:space="0" w:color="auto"/>
                  </w:divBdr>
                </w:div>
                <w:div w:id="548807144">
                  <w:marLeft w:val="0"/>
                  <w:marRight w:val="0"/>
                  <w:marTop w:val="0"/>
                  <w:marBottom w:val="0"/>
                  <w:divBdr>
                    <w:top w:val="none" w:sz="0" w:space="0" w:color="auto"/>
                    <w:left w:val="none" w:sz="0" w:space="0" w:color="auto"/>
                    <w:bottom w:val="none" w:sz="0" w:space="0" w:color="auto"/>
                    <w:right w:val="none" w:sz="0" w:space="0" w:color="auto"/>
                  </w:divBdr>
                </w:div>
                <w:div w:id="573709373">
                  <w:marLeft w:val="0"/>
                  <w:marRight w:val="0"/>
                  <w:marTop w:val="0"/>
                  <w:marBottom w:val="0"/>
                  <w:divBdr>
                    <w:top w:val="none" w:sz="0" w:space="0" w:color="auto"/>
                    <w:left w:val="none" w:sz="0" w:space="0" w:color="auto"/>
                    <w:bottom w:val="none" w:sz="0" w:space="0" w:color="auto"/>
                    <w:right w:val="none" w:sz="0" w:space="0" w:color="auto"/>
                  </w:divBdr>
                </w:div>
                <w:div w:id="592208148">
                  <w:marLeft w:val="0"/>
                  <w:marRight w:val="0"/>
                  <w:marTop w:val="0"/>
                  <w:marBottom w:val="0"/>
                  <w:divBdr>
                    <w:top w:val="none" w:sz="0" w:space="0" w:color="auto"/>
                    <w:left w:val="none" w:sz="0" w:space="0" w:color="auto"/>
                    <w:bottom w:val="none" w:sz="0" w:space="0" w:color="auto"/>
                    <w:right w:val="none" w:sz="0" w:space="0" w:color="auto"/>
                  </w:divBdr>
                </w:div>
                <w:div w:id="604731415">
                  <w:marLeft w:val="0"/>
                  <w:marRight w:val="0"/>
                  <w:marTop w:val="0"/>
                  <w:marBottom w:val="0"/>
                  <w:divBdr>
                    <w:top w:val="none" w:sz="0" w:space="0" w:color="auto"/>
                    <w:left w:val="none" w:sz="0" w:space="0" w:color="auto"/>
                    <w:bottom w:val="none" w:sz="0" w:space="0" w:color="auto"/>
                    <w:right w:val="none" w:sz="0" w:space="0" w:color="auto"/>
                  </w:divBdr>
                </w:div>
                <w:div w:id="682971906">
                  <w:marLeft w:val="0"/>
                  <w:marRight w:val="0"/>
                  <w:marTop w:val="0"/>
                  <w:marBottom w:val="0"/>
                  <w:divBdr>
                    <w:top w:val="none" w:sz="0" w:space="0" w:color="auto"/>
                    <w:left w:val="none" w:sz="0" w:space="0" w:color="auto"/>
                    <w:bottom w:val="none" w:sz="0" w:space="0" w:color="auto"/>
                    <w:right w:val="none" w:sz="0" w:space="0" w:color="auto"/>
                  </w:divBdr>
                </w:div>
                <w:div w:id="728264193">
                  <w:marLeft w:val="0"/>
                  <w:marRight w:val="0"/>
                  <w:marTop w:val="0"/>
                  <w:marBottom w:val="0"/>
                  <w:divBdr>
                    <w:top w:val="none" w:sz="0" w:space="0" w:color="auto"/>
                    <w:left w:val="none" w:sz="0" w:space="0" w:color="auto"/>
                    <w:bottom w:val="none" w:sz="0" w:space="0" w:color="auto"/>
                    <w:right w:val="none" w:sz="0" w:space="0" w:color="auto"/>
                  </w:divBdr>
                </w:div>
                <w:div w:id="754398772">
                  <w:marLeft w:val="0"/>
                  <w:marRight w:val="0"/>
                  <w:marTop w:val="0"/>
                  <w:marBottom w:val="0"/>
                  <w:divBdr>
                    <w:top w:val="none" w:sz="0" w:space="0" w:color="auto"/>
                    <w:left w:val="none" w:sz="0" w:space="0" w:color="auto"/>
                    <w:bottom w:val="none" w:sz="0" w:space="0" w:color="auto"/>
                    <w:right w:val="none" w:sz="0" w:space="0" w:color="auto"/>
                  </w:divBdr>
                </w:div>
                <w:div w:id="784275276">
                  <w:marLeft w:val="0"/>
                  <w:marRight w:val="0"/>
                  <w:marTop w:val="0"/>
                  <w:marBottom w:val="0"/>
                  <w:divBdr>
                    <w:top w:val="none" w:sz="0" w:space="0" w:color="auto"/>
                    <w:left w:val="none" w:sz="0" w:space="0" w:color="auto"/>
                    <w:bottom w:val="none" w:sz="0" w:space="0" w:color="auto"/>
                    <w:right w:val="none" w:sz="0" w:space="0" w:color="auto"/>
                  </w:divBdr>
                </w:div>
                <w:div w:id="816992007">
                  <w:marLeft w:val="0"/>
                  <w:marRight w:val="0"/>
                  <w:marTop w:val="0"/>
                  <w:marBottom w:val="0"/>
                  <w:divBdr>
                    <w:top w:val="none" w:sz="0" w:space="0" w:color="auto"/>
                    <w:left w:val="none" w:sz="0" w:space="0" w:color="auto"/>
                    <w:bottom w:val="none" w:sz="0" w:space="0" w:color="auto"/>
                    <w:right w:val="none" w:sz="0" w:space="0" w:color="auto"/>
                  </w:divBdr>
                </w:div>
                <w:div w:id="843325462">
                  <w:marLeft w:val="0"/>
                  <w:marRight w:val="0"/>
                  <w:marTop w:val="0"/>
                  <w:marBottom w:val="0"/>
                  <w:divBdr>
                    <w:top w:val="none" w:sz="0" w:space="0" w:color="auto"/>
                    <w:left w:val="none" w:sz="0" w:space="0" w:color="auto"/>
                    <w:bottom w:val="none" w:sz="0" w:space="0" w:color="auto"/>
                    <w:right w:val="none" w:sz="0" w:space="0" w:color="auto"/>
                  </w:divBdr>
                </w:div>
                <w:div w:id="858736940">
                  <w:marLeft w:val="0"/>
                  <w:marRight w:val="0"/>
                  <w:marTop w:val="0"/>
                  <w:marBottom w:val="0"/>
                  <w:divBdr>
                    <w:top w:val="none" w:sz="0" w:space="0" w:color="auto"/>
                    <w:left w:val="none" w:sz="0" w:space="0" w:color="auto"/>
                    <w:bottom w:val="none" w:sz="0" w:space="0" w:color="auto"/>
                    <w:right w:val="none" w:sz="0" w:space="0" w:color="auto"/>
                  </w:divBdr>
                </w:div>
                <w:div w:id="859777885">
                  <w:marLeft w:val="0"/>
                  <w:marRight w:val="0"/>
                  <w:marTop w:val="0"/>
                  <w:marBottom w:val="0"/>
                  <w:divBdr>
                    <w:top w:val="none" w:sz="0" w:space="0" w:color="auto"/>
                    <w:left w:val="none" w:sz="0" w:space="0" w:color="auto"/>
                    <w:bottom w:val="none" w:sz="0" w:space="0" w:color="auto"/>
                    <w:right w:val="none" w:sz="0" w:space="0" w:color="auto"/>
                  </w:divBdr>
                </w:div>
                <w:div w:id="862521797">
                  <w:marLeft w:val="0"/>
                  <w:marRight w:val="0"/>
                  <w:marTop w:val="0"/>
                  <w:marBottom w:val="0"/>
                  <w:divBdr>
                    <w:top w:val="none" w:sz="0" w:space="0" w:color="auto"/>
                    <w:left w:val="none" w:sz="0" w:space="0" w:color="auto"/>
                    <w:bottom w:val="none" w:sz="0" w:space="0" w:color="auto"/>
                    <w:right w:val="none" w:sz="0" w:space="0" w:color="auto"/>
                  </w:divBdr>
                </w:div>
                <w:div w:id="896204981">
                  <w:marLeft w:val="0"/>
                  <w:marRight w:val="0"/>
                  <w:marTop w:val="0"/>
                  <w:marBottom w:val="0"/>
                  <w:divBdr>
                    <w:top w:val="none" w:sz="0" w:space="0" w:color="auto"/>
                    <w:left w:val="none" w:sz="0" w:space="0" w:color="auto"/>
                    <w:bottom w:val="none" w:sz="0" w:space="0" w:color="auto"/>
                    <w:right w:val="none" w:sz="0" w:space="0" w:color="auto"/>
                  </w:divBdr>
                </w:div>
                <w:div w:id="903372436">
                  <w:marLeft w:val="0"/>
                  <w:marRight w:val="0"/>
                  <w:marTop w:val="0"/>
                  <w:marBottom w:val="0"/>
                  <w:divBdr>
                    <w:top w:val="none" w:sz="0" w:space="0" w:color="auto"/>
                    <w:left w:val="none" w:sz="0" w:space="0" w:color="auto"/>
                    <w:bottom w:val="none" w:sz="0" w:space="0" w:color="auto"/>
                    <w:right w:val="none" w:sz="0" w:space="0" w:color="auto"/>
                  </w:divBdr>
                </w:div>
                <w:div w:id="922563567">
                  <w:marLeft w:val="0"/>
                  <w:marRight w:val="0"/>
                  <w:marTop w:val="0"/>
                  <w:marBottom w:val="0"/>
                  <w:divBdr>
                    <w:top w:val="none" w:sz="0" w:space="0" w:color="auto"/>
                    <w:left w:val="none" w:sz="0" w:space="0" w:color="auto"/>
                    <w:bottom w:val="none" w:sz="0" w:space="0" w:color="auto"/>
                    <w:right w:val="none" w:sz="0" w:space="0" w:color="auto"/>
                  </w:divBdr>
                </w:div>
                <w:div w:id="929312793">
                  <w:marLeft w:val="0"/>
                  <w:marRight w:val="0"/>
                  <w:marTop w:val="0"/>
                  <w:marBottom w:val="0"/>
                  <w:divBdr>
                    <w:top w:val="none" w:sz="0" w:space="0" w:color="auto"/>
                    <w:left w:val="none" w:sz="0" w:space="0" w:color="auto"/>
                    <w:bottom w:val="none" w:sz="0" w:space="0" w:color="auto"/>
                    <w:right w:val="none" w:sz="0" w:space="0" w:color="auto"/>
                  </w:divBdr>
                </w:div>
                <w:div w:id="979193592">
                  <w:marLeft w:val="0"/>
                  <w:marRight w:val="0"/>
                  <w:marTop w:val="0"/>
                  <w:marBottom w:val="0"/>
                  <w:divBdr>
                    <w:top w:val="none" w:sz="0" w:space="0" w:color="auto"/>
                    <w:left w:val="none" w:sz="0" w:space="0" w:color="auto"/>
                    <w:bottom w:val="none" w:sz="0" w:space="0" w:color="auto"/>
                    <w:right w:val="none" w:sz="0" w:space="0" w:color="auto"/>
                  </w:divBdr>
                </w:div>
                <w:div w:id="986785583">
                  <w:marLeft w:val="0"/>
                  <w:marRight w:val="0"/>
                  <w:marTop w:val="0"/>
                  <w:marBottom w:val="0"/>
                  <w:divBdr>
                    <w:top w:val="none" w:sz="0" w:space="0" w:color="auto"/>
                    <w:left w:val="none" w:sz="0" w:space="0" w:color="auto"/>
                    <w:bottom w:val="none" w:sz="0" w:space="0" w:color="auto"/>
                    <w:right w:val="none" w:sz="0" w:space="0" w:color="auto"/>
                  </w:divBdr>
                </w:div>
                <w:div w:id="987635398">
                  <w:marLeft w:val="0"/>
                  <w:marRight w:val="0"/>
                  <w:marTop w:val="0"/>
                  <w:marBottom w:val="0"/>
                  <w:divBdr>
                    <w:top w:val="none" w:sz="0" w:space="0" w:color="auto"/>
                    <w:left w:val="none" w:sz="0" w:space="0" w:color="auto"/>
                    <w:bottom w:val="none" w:sz="0" w:space="0" w:color="auto"/>
                    <w:right w:val="none" w:sz="0" w:space="0" w:color="auto"/>
                  </w:divBdr>
                </w:div>
                <w:div w:id="1042629604">
                  <w:marLeft w:val="0"/>
                  <w:marRight w:val="0"/>
                  <w:marTop w:val="0"/>
                  <w:marBottom w:val="0"/>
                  <w:divBdr>
                    <w:top w:val="none" w:sz="0" w:space="0" w:color="auto"/>
                    <w:left w:val="none" w:sz="0" w:space="0" w:color="auto"/>
                    <w:bottom w:val="none" w:sz="0" w:space="0" w:color="auto"/>
                    <w:right w:val="none" w:sz="0" w:space="0" w:color="auto"/>
                  </w:divBdr>
                </w:div>
                <w:div w:id="1066295255">
                  <w:marLeft w:val="0"/>
                  <w:marRight w:val="0"/>
                  <w:marTop w:val="0"/>
                  <w:marBottom w:val="0"/>
                  <w:divBdr>
                    <w:top w:val="none" w:sz="0" w:space="0" w:color="auto"/>
                    <w:left w:val="none" w:sz="0" w:space="0" w:color="auto"/>
                    <w:bottom w:val="none" w:sz="0" w:space="0" w:color="auto"/>
                    <w:right w:val="none" w:sz="0" w:space="0" w:color="auto"/>
                  </w:divBdr>
                </w:div>
                <w:div w:id="1088886630">
                  <w:marLeft w:val="0"/>
                  <w:marRight w:val="0"/>
                  <w:marTop w:val="0"/>
                  <w:marBottom w:val="0"/>
                  <w:divBdr>
                    <w:top w:val="none" w:sz="0" w:space="0" w:color="auto"/>
                    <w:left w:val="none" w:sz="0" w:space="0" w:color="auto"/>
                    <w:bottom w:val="none" w:sz="0" w:space="0" w:color="auto"/>
                    <w:right w:val="none" w:sz="0" w:space="0" w:color="auto"/>
                  </w:divBdr>
                </w:div>
                <w:div w:id="1104574233">
                  <w:marLeft w:val="0"/>
                  <w:marRight w:val="0"/>
                  <w:marTop w:val="0"/>
                  <w:marBottom w:val="0"/>
                  <w:divBdr>
                    <w:top w:val="none" w:sz="0" w:space="0" w:color="auto"/>
                    <w:left w:val="none" w:sz="0" w:space="0" w:color="auto"/>
                    <w:bottom w:val="none" w:sz="0" w:space="0" w:color="auto"/>
                    <w:right w:val="none" w:sz="0" w:space="0" w:color="auto"/>
                  </w:divBdr>
                </w:div>
                <w:div w:id="1110932761">
                  <w:marLeft w:val="0"/>
                  <w:marRight w:val="0"/>
                  <w:marTop w:val="0"/>
                  <w:marBottom w:val="0"/>
                  <w:divBdr>
                    <w:top w:val="none" w:sz="0" w:space="0" w:color="auto"/>
                    <w:left w:val="none" w:sz="0" w:space="0" w:color="auto"/>
                    <w:bottom w:val="none" w:sz="0" w:space="0" w:color="auto"/>
                    <w:right w:val="none" w:sz="0" w:space="0" w:color="auto"/>
                  </w:divBdr>
                </w:div>
                <w:div w:id="1290820428">
                  <w:marLeft w:val="0"/>
                  <w:marRight w:val="0"/>
                  <w:marTop w:val="0"/>
                  <w:marBottom w:val="0"/>
                  <w:divBdr>
                    <w:top w:val="none" w:sz="0" w:space="0" w:color="auto"/>
                    <w:left w:val="none" w:sz="0" w:space="0" w:color="auto"/>
                    <w:bottom w:val="none" w:sz="0" w:space="0" w:color="auto"/>
                    <w:right w:val="none" w:sz="0" w:space="0" w:color="auto"/>
                  </w:divBdr>
                </w:div>
                <w:div w:id="1373457009">
                  <w:marLeft w:val="0"/>
                  <w:marRight w:val="0"/>
                  <w:marTop w:val="0"/>
                  <w:marBottom w:val="0"/>
                  <w:divBdr>
                    <w:top w:val="none" w:sz="0" w:space="0" w:color="auto"/>
                    <w:left w:val="none" w:sz="0" w:space="0" w:color="auto"/>
                    <w:bottom w:val="none" w:sz="0" w:space="0" w:color="auto"/>
                    <w:right w:val="none" w:sz="0" w:space="0" w:color="auto"/>
                  </w:divBdr>
                </w:div>
                <w:div w:id="1383285004">
                  <w:marLeft w:val="0"/>
                  <w:marRight w:val="0"/>
                  <w:marTop w:val="0"/>
                  <w:marBottom w:val="0"/>
                  <w:divBdr>
                    <w:top w:val="none" w:sz="0" w:space="0" w:color="auto"/>
                    <w:left w:val="none" w:sz="0" w:space="0" w:color="auto"/>
                    <w:bottom w:val="none" w:sz="0" w:space="0" w:color="auto"/>
                    <w:right w:val="none" w:sz="0" w:space="0" w:color="auto"/>
                  </w:divBdr>
                </w:div>
                <w:div w:id="1407992045">
                  <w:marLeft w:val="0"/>
                  <w:marRight w:val="0"/>
                  <w:marTop w:val="0"/>
                  <w:marBottom w:val="0"/>
                  <w:divBdr>
                    <w:top w:val="none" w:sz="0" w:space="0" w:color="auto"/>
                    <w:left w:val="none" w:sz="0" w:space="0" w:color="auto"/>
                    <w:bottom w:val="none" w:sz="0" w:space="0" w:color="auto"/>
                    <w:right w:val="none" w:sz="0" w:space="0" w:color="auto"/>
                  </w:divBdr>
                </w:div>
                <w:div w:id="1488086686">
                  <w:marLeft w:val="0"/>
                  <w:marRight w:val="0"/>
                  <w:marTop w:val="0"/>
                  <w:marBottom w:val="0"/>
                  <w:divBdr>
                    <w:top w:val="none" w:sz="0" w:space="0" w:color="auto"/>
                    <w:left w:val="none" w:sz="0" w:space="0" w:color="auto"/>
                    <w:bottom w:val="none" w:sz="0" w:space="0" w:color="auto"/>
                    <w:right w:val="none" w:sz="0" w:space="0" w:color="auto"/>
                  </w:divBdr>
                </w:div>
                <w:div w:id="1495298696">
                  <w:marLeft w:val="0"/>
                  <w:marRight w:val="0"/>
                  <w:marTop w:val="0"/>
                  <w:marBottom w:val="0"/>
                  <w:divBdr>
                    <w:top w:val="none" w:sz="0" w:space="0" w:color="auto"/>
                    <w:left w:val="none" w:sz="0" w:space="0" w:color="auto"/>
                    <w:bottom w:val="none" w:sz="0" w:space="0" w:color="auto"/>
                    <w:right w:val="none" w:sz="0" w:space="0" w:color="auto"/>
                  </w:divBdr>
                </w:div>
                <w:div w:id="1513449058">
                  <w:marLeft w:val="0"/>
                  <w:marRight w:val="0"/>
                  <w:marTop w:val="0"/>
                  <w:marBottom w:val="0"/>
                  <w:divBdr>
                    <w:top w:val="none" w:sz="0" w:space="0" w:color="auto"/>
                    <w:left w:val="none" w:sz="0" w:space="0" w:color="auto"/>
                    <w:bottom w:val="none" w:sz="0" w:space="0" w:color="auto"/>
                    <w:right w:val="none" w:sz="0" w:space="0" w:color="auto"/>
                  </w:divBdr>
                </w:div>
                <w:div w:id="1539315715">
                  <w:marLeft w:val="0"/>
                  <w:marRight w:val="0"/>
                  <w:marTop w:val="0"/>
                  <w:marBottom w:val="0"/>
                  <w:divBdr>
                    <w:top w:val="none" w:sz="0" w:space="0" w:color="auto"/>
                    <w:left w:val="none" w:sz="0" w:space="0" w:color="auto"/>
                    <w:bottom w:val="none" w:sz="0" w:space="0" w:color="auto"/>
                    <w:right w:val="none" w:sz="0" w:space="0" w:color="auto"/>
                  </w:divBdr>
                </w:div>
                <w:div w:id="1539853034">
                  <w:marLeft w:val="0"/>
                  <w:marRight w:val="0"/>
                  <w:marTop w:val="0"/>
                  <w:marBottom w:val="0"/>
                  <w:divBdr>
                    <w:top w:val="none" w:sz="0" w:space="0" w:color="auto"/>
                    <w:left w:val="none" w:sz="0" w:space="0" w:color="auto"/>
                    <w:bottom w:val="none" w:sz="0" w:space="0" w:color="auto"/>
                    <w:right w:val="none" w:sz="0" w:space="0" w:color="auto"/>
                  </w:divBdr>
                </w:div>
                <w:div w:id="1556356584">
                  <w:marLeft w:val="0"/>
                  <w:marRight w:val="0"/>
                  <w:marTop w:val="0"/>
                  <w:marBottom w:val="0"/>
                  <w:divBdr>
                    <w:top w:val="none" w:sz="0" w:space="0" w:color="auto"/>
                    <w:left w:val="none" w:sz="0" w:space="0" w:color="auto"/>
                    <w:bottom w:val="none" w:sz="0" w:space="0" w:color="auto"/>
                    <w:right w:val="none" w:sz="0" w:space="0" w:color="auto"/>
                  </w:divBdr>
                </w:div>
                <w:div w:id="1561285490">
                  <w:marLeft w:val="0"/>
                  <w:marRight w:val="0"/>
                  <w:marTop w:val="0"/>
                  <w:marBottom w:val="0"/>
                  <w:divBdr>
                    <w:top w:val="none" w:sz="0" w:space="0" w:color="auto"/>
                    <w:left w:val="none" w:sz="0" w:space="0" w:color="auto"/>
                    <w:bottom w:val="none" w:sz="0" w:space="0" w:color="auto"/>
                    <w:right w:val="none" w:sz="0" w:space="0" w:color="auto"/>
                  </w:divBdr>
                </w:div>
                <w:div w:id="1580557668">
                  <w:marLeft w:val="0"/>
                  <w:marRight w:val="0"/>
                  <w:marTop w:val="0"/>
                  <w:marBottom w:val="0"/>
                  <w:divBdr>
                    <w:top w:val="none" w:sz="0" w:space="0" w:color="auto"/>
                    <w:left w:val="none" w:sz="0" w:space="0" w:color="auto"/>
                    <w:bottom w:val="none" w:sz="0" w:space="0" w:color="auto"/>
                    <w:right w:val="none" w:sz="0" w:space="0" w:color="auto"/>
                  </w:divBdr>
                </w:div>
                <w:div w:id="1584879302">
                  <w:marLeft w:val="0"/>
                  <w:marRight w:val="0"/>
                  <w:marTop w:val="0"/>
                  <w:marBottom w:val="0"/>
                  <w:divBdr>
                    <w:top w:val="none" w:sz="0" w:space="0" w:color="auto"/>
                    <w:left w:val="none" w:sz="0" w:space="0" w:color="auto"/>
                    <w:bottom w:val="none" w:sz="0" w:space="0" w:color="auto"/>
                    <w:right w:val="none" w:sz="0" w:space="0" w:color="auto"/>
                  </w:divBdr>
                </w:div>
                <w:div w:id="1613173188">
                  <w:marLeft w:val="0"/>
                  <w:marRight w:val="0"/>
                  <w:marTop w:val="0"/>
                  <w:marBottom w:val="0"/>
                  <w:divBdr>
                    <w:top w:val="none" w:sz="0" w:space="0" w:color="auto"/>
                    <w:left w:val="none" w:sz="0" w:space="0" w:color="auto"/>
                    <w:bottom w:val="none" w:sz="0" w:space="0" w:color="auto"/>
                    <w:right w:val="none" w:sz="0" w:space="0" w:color="auto"/>
                  </w:divBdr>
                </w:div>
                <w:div w:id="1614824580">
                  <w:marLeft w:val="0"/>
                  <w:marRight w:val="0"/>
                  <w:marTop w:val="0"/>
                  <w:marBottom w:val="0"/>
                  <w:divBdr>
                    <w:top w:val="none" w:sz="0" w:space="0" w:color="auto"/>
                    <w:left w:val="none" w:sz="0" w:space="0" w:color="auto"/>
                    <w:bottom w:val="none" w:sz="0" w:space="0" w:color="auto"/>
                    <w:right w:val="none" w:sz="0" w:space="0" w:color="auto"/>
                  </w:divBdr>
                </w:div>
                <w:div w:id="1659116122">
                  <w:marLeft w:val="0"/>
                  <w:marRight w:val="0"/>
                  <w:marTop w:val="0"/>
                  <w:marBottom w:val="0"/>
                  <w:divBdr>
                    <w:top w:val="none" w:sz="0" w:space="0" w:color="auto"/>
                    <w:left w:val="none" w:sz="0" w:space="0" w:color="auto"/>
                    <w:bottom w:val="none" w:sz="0" w:space="0" w:color="auto"/>
                    <w:right w:val="none" w:sz="0" w:space="0" w:color="auto"/>
                  </w:divBdr>
                </w:div>
                <w:div w:id="1670331704">
                  <w:marLeft w:val="0"/>
                  <w:marRight w:val="0"/>
                  <w:marTop w:val="0"/>
                  <w:marBottom w:val="0"/>
                  <w:divBdr>
                    <w:top w:val="none" w:sz="0" w:space="0" w:color="auto"/>
                    <w:left w:val="none" w:sz="0" w:space="0" w:color="auto"/>
                    <w:bottom w:val="none" w:sz="0" w:space="0" w:color="auto"/>
                    <w:right w:val="none" w:sz="0" w:space="0" w:color="auto"/>
                  </w:divBdr>
                </w:div>
                <w:div w:id="1697344148">
                  <w:marLeft w:val="0"/>
                  <w:marRight w:val="0"/>
                  <w:marTop w:val="0"/>
                  <w:marBottom w:val="0"/>
                  <w:divBdr>
                    <w:top w:val="none" w:sz="0" w:space="0" w:color="auto"/>
                    <w:left w:val="none" w:sz="0" w:space="0" w:color="auto"/>
                    <w:bottom w:val="none" w:sz="0" w:space="0" w:color="auto"/>
                    <w:right w:val="none" w:sz="0" w:space="0" w:color="auto"/>
                  </w:divBdr>
                </w:div>
                <w:div w:id="1722090284">
                  <w:marLeft w:val="0"/>
                  <w:marRight w:val="0"/>
                  <w:marTop w:val="0"/>
                  <w:marBottom w:val="0"/>
                  <w:divBdr>
                    <w:top w:val="none" w:sz="0" w:space="0" w:color="auto"/>
                    <w:left w:val="none" w:sz="0" w:space="0" w:color="auto"/>
                    <w:bottom w:val="none" w:sz="0" w:space="0" w:color="auto"/>
                    <w:right w:val="none" w:sz="0" w:space="0" w:color="auto"/>
                  </w:divBdr>
                </w:div>
                <w:div w:id="1775589590">
                  <w:marLeft w:val="0"/>
                  <w:marRight w:val="0"/>
                  <w:marTop w:val="0"/>
                  <w:marBottom w:val="0"/>
                  <w:divBdr>
                    <w:top w:val="none" w:sz="0" w:space="0" w:color="auto"/>
                    <w:left w:val="none" w:sz="0" w:space="0" w:color="auto"/>
                    <w:bottom w:val="none" w:sz="0" w:space="0" w:color="auto"/>
                    <w:right w:val="none" w:sz="0" w:space="0" w:color="auto"/>
                  </w:divBdr>
                </w:div>
                <w:div w:id="1786196044">
                  <w:marLeft w:val="0"/>
                  <w:marRight w:val="0"/>
                  <w:marTop w:val="0"/>
                  <w:marBottom w:val="0"/>
                  <w:divBdr>
                    <w:top w:val="none" w:sz="0" w:space="0" w:color="auto"/>
                    <w:left w:val="none" w:sz="0" w:space="0" w:color="auto"/>
                    <w:bottom w:val="none" w:sz="0" w:space="0" w:color="auto"/>
                    <w:right w:val="none" w:sz="0" w:space="0" w:color="auto"/>
                  </w:divBdr>
                </w:div>
                <w:div w:id="1803036633">
                  <w:marLeft w:val="0"/>
                  <w:marRight w:val="0"/>
                  <w:marTop w:val="0"/>
                  <w:marBottom w:val="0"/>
                  <w:divBdr>
                    <w:top w:val="none" w:sz="0" w:space="0" w:color="auto"/>
                    <w:left w:val="none" w:sz="0" w:space="0" w:color="auto"/>
                    <w:bottom w:val="none" w:sz="0" w:space="0" w:color="auto"/>
                    <w:right w:val="none" w:sz="0" w:space="0" w:color="auto"/>
                  </w:divBdr>
                </w:div>
                <w:div w:id="1823227656">
                  <w:marLeft w:val="0"/>
                  <w:marRight w:val="0"/>
                  <w:marTop w:val="0"/>
                  <w:marBottom w:val="0"/>
                  <w:divBdr>
                    <w:top w:val="none" w:sz="0" w:space="0" w:color="auto"/>
                    <w:left w:val="none" w:sz="0" w:space="0" w:color="auto"/>
                    <w:bottom w:val="none" w:sz="0" w:space="0" w:color="auto"/>
                    <w:right w:val="none" w:sz="0" w:space="0" w:color="auto"/>
                  </w:divBdr>
                </w:div>
                <w:div w:id="1864903716">
                  <w:marLeft w:val="0"/>
                  <w:marRight w:val="0"/>
                  <w:marTop w:val="0"/>
                  <w:marBottom w:val="0"/>
                  <w:divBdr>
                    <w:top w:val="none" w:sz="0" w:space="0" w:color="auto"/>
                    <w:left w:val="none" w:sz="0" w:space="0" w:color="auto"/>
                    <w:bottom w:val="none" w:sz="0" w:space="0" w:color="auto"/>
                    <w:right w:val="none" w:sz="0" w:space="0" w:color="auto"/>
                  </w:divBdr>
                </w:div>
                <w:div w:id="1870290309">
                  <w:marLeft w:val="0"/>
                  <w:marRight w:val="0"/>
                  <w:marTop w:val="0"/>
                  <w:marBottom w:val="0"/>
                  <w:divBdr>
                    <w:top w:val="none" w:sz="0" w:space="0" w:color="auto"/>
                    <w:left w:val="none" w:sz="0" w:space="0" w:color="auto"/>
                    <w:bottom w:val="none" w:sz="0" w:space="0" w:color="auto"/>
                    <w:right w:val="none" w:sz="0" w:space="0" w:color="auto"/>
                  </w:divBdr>
                </w:div>
                <w:div w:id="1871264446">
                  <w:marLeft w:val="0"/>
                  <w:marRight w:val="0"/>
                  <w:marTop w:val="0"/>
                  <w:marBottom w:val="0"/>
                  <w:divBdr>
                    <w:top w:val="none" w:sz="0" w:space="0" w:color="auto"/>
                    <w:left w:val="none" w:sz="0" w:space="0" w:color="auto"/>
                    <w:bottom w:val="none" w:sz="0" w:space="0" w:color="auto"/>
                    <w:right w:val="none" w:sz="0" w:space="0" w:color="auto"/>
                  </w:divBdr>
                </w:div>
                <w:div w:id="1882285256">
                  <w:marLeft w:val="0"/>
                  <w:marRight w:val="0"/>
                  <w:marTop w:val="0"/>
                  <w:marBottom w:val="0"/>
                  <w:divBdr>
                    <w:top w:val="none" w:sz="0" w:space="0" w:color="auto"/>
                    <w:left w:val="none" w:sz="0" w:space="0" w:color="auto"/>
                    <w:bottom w:val="none" w:sz="0" w:space="0" w:color="auto"/>
                    <w:right w:val="none" w:sz="0" w:space="0" w:color="auto"/>
                  </w:divBdr>
                </w:div>
                <w:div w:id="1885826639">
                  <w:marLeft w:val="0"/>
                  <w:marRight w:val="0"/>
                  <w:marTop w:val="0"/>
                  <w:marBottom w:val="0"/>
                  <w:divBdr>
                    <w:top w:val="none" w:sz="0" w:space="0" w:color="auto"/>
                    <w:left w:val="none" w:sz="0" w:space="0" w:color="auto"/>
                    <w:bottom w:val="none" w:sz="0" w:space="0" w:color="auto"/>
                    <w:right w:val="none" w:sz="0" w:space="0" w:color="auto"/>
                  </w:divBdr>
                </w:div>
                <w:div w:id="1893956216">
                  <w:marLeft w:val="0"/>
                  <w:marRight w:val="0"/>
                  <w:marTop w:val="0"/>
                  <w:marBottom w:val="0"/>
                  <w:divBdr>
                    <w:top w:val="none" w:sz="0" w:space="0" w:color="auto"/>
                    <w:left w:val="none" w:sz="0" w:space="0" w:color="auto"/>
                    <w:bottom w:val="none" w:sz="0" w:space="0" w:color="auto"/>
                    <w:right w:val="none" w:sz="0" w:space="0" w:color="auto"/>
                  </w:divBdr>
                </w:div>
                <w:div w:id="1922719280">
                  <w:marLeft w:val="0"/>
                  <w:marRight w:val="0"/>
                  <w:marTop w:val="0"/>
                  <w:marBottom w:val="0"/>
                  <w:divBdr>
                    <w:top w:val="none" w:sz="0" w:space="0" w:color="auto"/>
                    <w:left w:val="none" w:sz="0" w:space="0" w:color="auto"/>
                    <w:bottom w:val="none" w:sz="0" w:space="0" w:color="auto"/>
                    <w:right w:val="none" w:sz="0" w:space="0" w:color="auto"/>
                  </w:divBdr>
                </w:div>
                <w:div w:id="1927034688">
                  <w:marLeft w:val="0"/>
                  <w:marRight w:val="0"/>
                  <w:marTop w:val="0"/>
                  <w:marBottom w:val="0"/>
                  <w:divBdr>
                    <w:top w:val="none" w:sz="0" w:space="0" w:color="auto"/>
                    <w:left w:val="none" w:sz="0" w:space="0" w:color="auto"/>
                    <w:bottom w:val="none" w:sz="0" w:space="0" w:color="auto"/>
                    <w:right w:val="none" w:sz="0" w:space="0" w:color="auto"/>
                  </w:divBdr>
                </w:div>
                <w:div w:id="1942371093">
                  <w:marLeft w:val="0"/>
                  <w:marRight w:val="0"/>
                  <w:marTop w:val="0"/>
                  <w:marBottom w:val="0"/>
                  <w:divBdr>
                    <w:top w:val="none" w:sz="0" w:space="0" w:color="auto"/>
                    <w:left w:val="none" w:sz="0" w:space="0" w:color="auto"/>
                    <w:bottom w:val="none" w:sz="0" w:space="0" w:color="auto"/>
                    <w:right w:val="none" w:sz="0" w:space="0" w:color="auto"/>
                  </w:divBdr>
                </w:div>
                <w:div w:id="1945185833">
                  <w:marLeft w:val="0"/>
                  <w:marRight w:val="0"/>
                  <w:marTop w:val="0"/>
                  <w:marBottom w:val="0"/>
                  <w:divBdr>
                    <w:top w:val="none" w:sz="0" w:space="0" w:color="auto"/>
                    <w:left w:val="none" w:sz="0" w:space="0" w:color="auto"/>
                    <w:bottom w:val="none" w:sz="0" w:space="0" w:color="auto"/>
                    <w:right w:val="none" w:sz="0" w:space="0" w:color="auto"/>
                  </w:divBdr>
                </w:div>
                <w:div w:id="1948729224">
                  <w:marLeft w:val="0"/>
                  <w:marRight w:val="0"/>
                  <w:marTop w:val="0"/>
                  <w:marBottom w:val="0"/>
                  <w:divBdr>
                    <w:top w:val="none" w:sz="0" w:space="0" w:color="auto"/>
                    <w:left w:val="none" w:sz="0" w:space="0" w:color="auto"/>
                    <w:bottom w:val="none" w:sz="0" w:space="0" w:color="auto"/>
                    <w:right w:val="none" w:sz="0" w:space="0" w:color="auto"/>
                  </w:divBdr>
                </w:div>
                <w:div w:id="2023580255">
                  <w:marLeft w:val="0"/>
                  <w:marRight w:val="0"/>
                  <w:marTop w:val="0"/>
                  <w:marBottom w:val="0"/>
                  <w:divBdr>
                    <w:top w:val="none" w:sz="0" w:space="0" w:color="auto"/>
                    <w:left w:val="none" w:sz="0" w:space="0" w:color="auto"/>
                    <w:bottom w:val="none" w:sz="0" w:space="0" w:color="auto"/>
                    <w:right w:val="none" w:sz="0" w:space="0" w:color="auto"/>
                  </w:divBdr>
                </w:div>
                <w:div w:id="2035418146">
                  <w:marLeft w:val="0"/>
                  <w:marRight w:val="0"/>
                  <w:marTop w:val="0"/>
                  <w:marBottom w:val="0"/>
                  <w:divBdr>
                    <w:top w:val="none" w:sz="0" w:space="0" w:color="auto"/>
                    <w:left w:val="none" w:sz="0" w:space="0" w:color="auto"/>
                    <w:bottom w:val="none" w:sz="0" w:space="0" w:color="auto"/>
                    <w:right w:val="none" w:sz="0" w:space="0" w:color="auto"/>
                  </w:divBdr>
                </w:div>
                <w:div w:id="2060860722">
                  <w:marLeft w:val="0"/>
                  <w:marRight w:val="0"/>
                  <w:marTop w:val="0"/>
                  <w:marBottom w:val="0"/>
                  <w:divBdr>
                    <w:top w:val="none" w:sz="0" w:space="0" w:color="auto"/>
                    <w:left w:val="none" w:sz="0" w:space="0" w:color="auto"/>
                    <w:bottom w:val="none" w:sz="0" w:space="0" w:color="auto"/>
                    <w:right w:val="none" w:sz="0" w:space="0" w:color="auto"/>
                  </w:divBdr>
                </w:div>
                <w:div w:id="2119131479">
                  <w:marLeft w:val="0"/>
                  <w:marRight w:val="0"/>
                  <w:marTop w:val="0"/>
                  <w:marBottom w:val="0"/>
                  <w:divBdr>
                    <w:top w:val="none" w:sz="0" w:space="0" w:color="auto"/>
                    <w:left w:val="none" w:sz="0" w:space="0" w:color="auto"/>
                    <w:bottom w:val="none" w:sz="0" w:space="0" w:color="auto"/>
                    <w:right w:val="none" w:sz="0" w:space="0" w:color="auto"/>
                  </w:divBdr>
                </w:div>
                <w:div w:id="2135245011">
                  <w:marLeft w:val="0"/>
                  <w:marRight w:val="0"/>
                  <w:marTop w:val="0"/>
                  <w:marBottom w:val="0"/>
                  <w:divBdr>
                    <w:top w:val="none" w:sz="0" w:space="0" w:color="auto"/>
                    <w:left w:val="none" w:sz="0" w:space="0" w:color="auto"/>
                    <w:bottom w:val="none" w:sz="0" w:space="0" w:color="auto"/>
                    <w:right w:val="none" w:sz="0" w:space="0" w:color="auto"/>
                  </w:divBdr>
                </w:div>
                <w:div w:id="2146771441">
                  <w:marLeft w:val="0"/>
                  <w:marRight w:val="0"/>
                  <w:marTop w:val="0"/>
                  <w:marBottom w:val="0"/>
                  <w:divBdr>
                    <w:top w:val="none" w:sz="0" w:space="0" w:color="auto"/>
                    <w:left w:val="none" w:sz="0" w:space="0" w:color="auto"/>
                    <w:bottom w:val="none" w:sz="0" w:space="0" w:color="auto"/>
                    <w:right w:val="none" w:sz="0" w:space="0" w:color="auto"/>
                  </w:divBdr>
                </w:div>
              </w:divsChild>
            </w:div>
            <w:div w:id="972559395">
              <w:marLeft w:val="0"/>
              <w:marRight w:val="0"/>
              <w:marTop w:val="0"/>
              <w:marBottom w:val="0"/>
              <w:divBdr>
                <w:top w:val="none" w:sz="0" w:space="0" w:color="auto"/>
                <w:left w:val="none" w:sz="0" w:space="0" w:color="auto"/>
                <w:bottom w:val="none" w:sz="0" w:space="0" w:color="auto"/>
                <w:right w:val="none" w:sz="0" w:space="0" w:color="auto"/>
              </w:divBdr>
            </w:div>
            <w:div w:id="987979168">
              <w:marLeft w:val="0"/>
              <w:marRight w:val="0"/>
              <w:marTop w:val="0"/>
              <w:marBottom w:val="0"/>
              <w:divBdr>
                <w:top w:val="none" w:sz="0" w:space="0" w:color="auto"/>
                <w:left w:val="none" w:sz="0" w:space="0" w:color="auto"/>
                <w:bottom w:val="none" w:sz="0" w:space="0" w:color="auto"/>
                <w:right w:val="none" w:sz="0" w:space="0" w:color="auto"/>
              </w:divBdr>
            </w:div>
            <w:div w:id="995105348">
              <w:marLeft w:val="0"/>
              <w:marRight w:val="0"/>
              <w:marTop w:val="0"/>
              <w:marBottom w:val="0"/>
              <w:divBdr>
                <w:top w:val="none" w:sz="0" w:space="0" w:color="auto"/>
                <w:left w:val="none" w:sz="0" w:space="0" w:color="auto"/>
                <w:bottom w:val="none" w:sz="0" w:space="0" w:color="auto"/>
                <w:right w:val="none" w:sz="0" w:space="0" w:color="auto"/>
              </w:divBdr>
            </w:div>
            <w:div w:id="1013149331">
              <w:marLeft w:val="0"/>
              <w:marRight w:val="0"/>
              <w:marTop w:val="0"/>
              <w:marBottom w:val="0"/>
              <w:divBdr>
                <w:top w:val="none" w:sz="0" w:space="0" w:color="auto"/>
                <w:left w:val="none" w:sz="0" w:space="0" w:color="auto"/>
                <w:bottom w:val="none" w:sz="0" w:space="0" w:color="auto"/>
                <w:right w:val="none" w:sz="0" w:space="0" w:color="auto"/>
              </w:divBdr>
            </w:div>
            <w:div w:id="1033002078">
              <w:marLeft w:val="0"/>
              <w:marRight w:val="0"/>
              <w:marTop w:val="0"/>
              <w:marBottom w:val="0"/>
              <w:divBdr>
                <w:top w:val="none" w:sz="0" w:space="0" w:color="auto"/>
                <w:left w:val="none" w:sz="0" w:space="0" w:color="auto"/>
                <w:bottom w:val="none" w:sz="0" w:space="0" w:color="auto"/>
                <w:right w:val="none" w:sz="0" w:space="0" w:color="auto"/>
              </w:divBdr>
            </w:div>
            <w:div w:id="1070081791">
              <w:marLeft w:val="0"/>
              <w:marRight w:val="0"/>
              <w:marTop w:val="0"/>
              <w:marBottom w:val="0"/>
              <w:divBdr>
                <w:top w:val="none" w:sz="0" w:space="0" w:color="auto"/>
                <w:left w:val="none" w:sz="0" w:space="0" w:color="auto"/>
                <w:bottom w:val="none" w:sz="0" w:space="0" w:color="auto"/>
                <w:right w:val="none" w:sz="0" w:space="0" w:color="auto"/>
              </w:divBdr>
            </w:div>
            <w:div w:id="1087849388">
              <w:marLeft w:val="0"/>
              <w:marRight w:val="0"/>
              <w:marTop w:val="0"/>
              <w:marBottom w:val="0"/>
              <w:divBdr>
                <w:top w:val="none" w:sz="0" w:space="0" w:color="auto"/>
                <w:left w:val="none" w:sz="0" w:space="0" w:color="auto"/>
                <w:bottom w:val="none" w:sz="0" w:space="0" w:color="auto"/>
                <w:right w:val="none" w:sz="0" w:space="0" w:color="auto"/>
              </w:divBdr>
            </w:div>
            <w:div w:id="1105350258">
              <w:marLeft w:val="0"/>
              <w:marRight w:val="0"/>
              <w:marTop w:val="0"/>
              <w:marBottom w:val="0"/>
              <w:divBdr>
                <w:top w:val="none" w:sz="0" w:space="0" w:color="auto"/>
                <w:left w:val="none" w:sz="0" w:space="0" w:color="auto"/>
                <w:bottom w:val="none" w:sz="0" w:space="0" w:color="auto"/>
                <w:right w:val="none" w:sz="0" w:space="0" w:color="auto"/>
              </w:divBdr>
            </w:div>
            <w:div w:id="1118916864">
              <w:marLeft w:val="0"/>
              <w:marRight w:val="0"/>
              <w:marTop w:val="0"/>
              <w:marBottom w:val="0"/>
              <w:divBdr>
                <w:top w:val="none" w:sz="0" w:space="0" w:color="auto"/>
                <w:left w:val="none" w:sz="0" w:space="0" w:color="auto"/>
                <w:bottom w:val="none" w:sz="0" w:space="0" w:color="auto"/>
                <w:right w:val="none" w:sz="0" w:space="0" w:color="auto"/>
              </w:divBdr>
            </w:div>
            <w:div w:id="1128821997">
              <w:marLeft w:val="0"/>
              <w:marRight w:val="0"/>
              <w:marTop w:val="0"/>
              <w:marBottom w:val="0"/>
              <w:divBdr>
                <w:top w:val="none" w:sz="0" w:space="0" w:color="auto"/>
                <w:left w:val="none" w:sz="0" w:space="0" w:color="auto"/>
                <w:bottom w:val="none" w:sz="0" w:space="0" w:color="auto"/>
                <w:right w:val="none" w:sz="0" w:space="0" w:color="auto"/>
              </w:divBdr>
            </w:div>
            <w:div w:id="1164316510">
              <w:marLeft w:val="0"/>
              <w:marRight w:val="0"/>
              <w:marTop w:val="0"/>
              <w:marBottom w:val="0"/>
              <w:divBdr>
                <w:top w:val="none" w:sz="0" w:space="0" w:color="auto"/>
                <w:left w:val="none" w:sz="0" w:space="0" w:color="auto"/>
                <w:bottom w:val="none" w:sz="0" w:space="0" w:color="auto"/>
                <w:right w:val="none" w:sz="0" w:space="0" w:color="auto"/>
              </w:divBdr>
            </w:div>
            <w:div w:id="1187907170">
              <w:marLeft w:val="0"/>
              <w:marRight w:val="0"/>
              <w:marTop w:val="0"/>
              <w:marBottom w:val="0"/>
              <w:divBdr>
                <w:top w:val="none" w:sz="0" w:space="0" w:color="auto"/>
                <w:left w:val="none" w:sz="0" w:space="0" w:color="auto"/>
                <w:bottom w:val="none" w:sz="0" w:space="0" w:color="auto"/>
                <w:right w:val="none" w:sz="0" w:space="0" w:color="auto"/>
              </w:divBdr>
            </w:div>
            <w:div w:id="1223130908">
              <w:marLeft w:val="0"/>
              <w:marRight w:val="0"/>
              <w:marTop w:val="0"/>
              <w:marBottom w:val="0"/>
              <w:divBdr>
                <w:top w:val="none" w:sz="0" w:space="0" w:color="auto"/>
                <w:left w:val="none" w:sz="0" w:space="0" w:color="auto"/>
                <w:bottom w:val="none" w:sz="0" w:space="0" w:color="auto"/>
                <w:right w:val="none" w:sz="0" w:space="0" w:color="auto"/>
              </w:divBdr>
            </w:div>
            <w:div w:id="1235354972">
              <w:marLeft w:val="0"/>
              <w:marRight w:val="0"/>
              <w:marTop w:val="0"/>
              <w:marBottom w:val="0"/>
              <w:divBdr>
                <w:top w:val="none" w:sz="0" w:space="0" w:color="auto"/>
                <w:left w:val="none" w:sz="0" w:space="0" w:color="auto"/>
                <w:bottom w:val="none" w:sz="0" w:space="0" w:color="auto"/>
                <w:right w:val="none" w:sz="0" w:space="0" w:color="auto"/>
              </w:divBdr>
            </w:div>
            <w:div w:id="1263417940">
              <w:marLeft w:val="0"/>
              <w:marRight w:val="0"/>
              <w:marTop w:val="0"/>
              <w:marBottom w:val="0"/>
              <w:divBdr>
                <w:top w:val="none" w:sz="0" w:space="0" w:color="auto"/>
                <w:left w:val="none" w:sz="0" w:space="0" w:color="auto"/>
                <w:bottom w:val="none" w:sz="0" w:space="0" w:color="auto"/>
                <w:right w:val="none" w:sz="0" w:space="0" w:color="auto"/>
              </w:divBdr>
            </w:div>
            <w:div w:id="1292907711">
              <w:marLeft w:val="0"/>
              <w:marRight w:val="0"/>
              <w:marTop w:val="0"/>
              <w:marBottom w:val="0"/>
              <w:divBdr>
                <w:top w:val="none" w:sz="0" w:space="0" w:color="auto"/>
                <w:left w:val="none" w:sz="0" w:space="0" w:color="auto"/>
                <w:bottom w:val="none" w:sz="0" w:space="0" w:color="auto"/>
                <w:right w:val="none" w:sz="0" w:space="0" w:color="auto"/>
              </w:divBdr>
            </w:div>
            <w:div w:id="1336884872">
              <w:marLeft w:val="0"/>
              <w:marRight w:val="0"/>
              <w:marTop w:val="0"/>
              <w:marBottom w:val="0"/>
              <w:divBdr>
                <w:top w:val="none" w:sz="0" w:space="0" w:color="auto"/>
                <w:left w:val="none" w:sz="0" w:space="0" w:color="auto"/>
                <w:bottom w:val="none" w:sz="0" w:space="0" w:color="auto"/>
                <w:right w:val="none" w:sz="0" w:space="0" w:color="auto"/>
              </w:divBdr>
            </w:div>
            <w:div w:id="1379285871">
              <w:marLeft w:val="0"/>
              <w:marRight w:val="0"/>
              <w:marTop w:val="0"/>
              <w:marBottom w:val="0"/>
              <w:divBdr>
                <w:top w:val="none" w:sz="0" w:space="0" w:color="auto"/>
                <w:left w:val="none" w:sz="0" w:space="0" w:color="auto"/>
                <w:bottom w:val="none" w:sz="0" w:space="0" w:color="auto"/>
                <w:right w:val="none" w:sz="0" w:space="0" w:color="auto"/>
              </w:divBdr>
            </w:div>
            <w:div w:id="1380855524">
              <w:marLeft w:val="0"/>
              <w:marRight w:val="0"/>
              <w:marTop w:val="0"/>
              <w:marBottom w:val="0"/>
              <w:divBdr>
                <w:top w:val="none" w:sz="0" w:space="0" w:color="auto"/>
                <w:left w:val="none" w:sz="0" w:space="0" w:color="auto"/>
                <w:bottom w:val="none" w:sz="0" w:space="0" w:color="auto"/>
                <w:right w:val="none" w:sz="0" w:space="0" w:color="auto"/>
              </w:divBdr>
            </w:div>
            <w:div w:id="1387416198">
              <w:marLeft w:val="0"/>
              <w:marRight w:val="0"/>
              <w:marTop w:val="0"/>
              <w:marBottom w:val="0"/>
              <w:divBdr>
                <w:top w:val="none" w:sz="0" w:space="0" w:color="auto"/>
                <w:left w:val="none" w:sz="0" w:space="0" w:color="auto"/>
                <w:bottom w:val="none" w:sz="0" w:space="0" w:color="auto"/>
                <w:right w:val="none" w:sz="0" w:space="0" w:color="auto"/>
              </w:divBdr>
            </w:div>
            <w:div w:id="1416244940">
              <w:marLeft w:val="0"/>
              <w:marRight w:val="0"/>
              <w:marTop w:val="0"/>
              <w:marBottom w:val="0"/>
              <w:divBdr>
                <w:top w:val="none" w:sz="0" w:space="0" w:color="auto"/>
                <w:left w:val="none" w:sz="0" w:space="0" w:color="auto"/>
                <w:bottom w:val="none" w:sz="0" w:space="0" w:color="auto"/>
                <w:right w:val="none" w:sz="0" w:space="0" w:color="auto"/>
              </w:divBdr>
            </w:div>
            <w:div w:id="1432748496">
              <w:marLeft w:val="0"/>
              <w:marRight w:val="0"/>
              <w:marTop w:val="0"/>
              <w:marBottom w:val="0"/>
              <w:divBdr>
                <w:top w:val="none" w:sz="0" w:space="0" w:color="auto"/>
                <w:left w:val="none" w:sz="0" w:space="0" w:color="auto"/>
                <w:bottom w:val="none" w:sz="0" w:space="0" w:color="auto"/>
                <w:right w:val="none" w:sz="0" w:space="0" w:color="auto"/>
              </w:divBdr>
            </w:div>
            <w:div w:id="1462266440">
              <w:marLeft w:val="0"/>
              <w:marRight w:val="0"/>
              <w:marTop w:val="0"/>
              <w:marBottom w:val="0"/>
              <w:divBdr>
                <w:top w:val="none" w:sz="0" w:space="0" w:color="auto"/>
                <w:left w:val="none" w:sz="0" w:space="0" w:color="auto"/>
                <w:bottom w:val="none" w:sz="0" w:space="0" w:color="auto"/>
                <w:right w:val="none" w:sz="0" w:space="0" w:color="auto"/>
              </w:divBdr>
            </w:div>
            <w:div w:id="1468358199">
              <w:marLeft w:val="0"/>
              <w:marRight w:val="0"/>
              <w:marTop w:val="0"/>
              <w:marBottom w:val="0"/>
              <w:divBdr>
                <w:top w:val="none" w:sz="0" w:space="0" w:color="auto"/>
                <w:left w:val="none" w:sz="0" w:space="0" w:color="auto"/>
                <w:bottom w:val="none" w:sz="0" w:space="0" w:color="auto"/>
                <w:right w:val="none" w:sz="0" w:space="0" w:color="auto"/>
              </w:divBdr>
            </w:div>
            <w:div w:id="1503204303">
              <w:marLeft w:val="0"/>
              <w:marRight w:val="0"/>
              <w:marTop w:val="0"/>
              <w:marBottom w:val="0"/>
              <w:divBdr>
                <w:top w:val="none" w:sz="0" w:space="0" w:color="auto"/>
                <w:left w:val="none" w:sz="0" w:space="0" w:color="auto"/>
                <w:bottom w:val="none" w:sz="0" w:space="0" w:color="auto"/>
                <w:right w:val="none" w:sz="0" w:space="0" w:color="auto"/>
              </w:divBdr>
            </w:div>
            <w:div w:id="1540120417">
              <w:marLeft w:val="0"/>
              <w:marRight w:val="0"/>
              <w:marTop w:val="0"/>
              <w:marBottom w:val="0"/>
              <w:divBdr>
                <w:top w:val="none" w:sz="0" w:space="0" w:color="auto"/>
                <w:left w:val="none" w:sz="0" w:space="0" w:color="auto"/>
                <w:bottom w:val="none" w:sz="0" w:space="0" w:color="auto"/>
                <w:right w:val="none" w:sz="0" w:space="0" w:color="auto"/>
              </w:divBdr>
            </w:div>
            <w:div w:id="1549368792">
              <w:marLeft w:val="0"/>
              <w:marRight w:val="0"/>
              <w:marTop w:val="0"/>
              <w:marBottom w:val="0"/>
              <w:divBdr>
                <w:top w:val="none" w:sz="0" w:space="0" w:color="auto"/>
                <w:left w:val="none" w:sz="0" w:space="0" w:color="auto"/>
                <w:bottom w:val="none" w:sz="0" w:space="0" w:color="auto"/>
                <w:right w:val="none" w:sz="0" w:space="0" w:color="auto"/>
              </w:divBdr>
            </w:div>
            <w:div w:id="1549606605">
              <w:marLeft w:val="0"/>
              <w:marRight w:val="0"/>
              <w:marTop w:val="0"/>
              <w:marBottom w:val="0"/>
              <w:divBdr>
                <w:top w:val="none" w:sz="0" w:space="0" w:color="auto"/>
                <w:left w:val="none" w:sz="0" w:space="0" w:color="auto"/>
                <w:bottom w:val="none" w:sz="0" w:space="0" w:color="auto"/>
                <w:right w:val="none" w:sz="0" w:space="0" w:color="auto"/>
              </w:divBdr>
            </w:div>
            <w:div w:id="1561332615">
              <w:marLeft w:val="0"/>
              <w:marRight w:val="0"/>
              <w:marTop w:val="0"/>
              <w:marBottom w:val="0"/>
              <w:divBdr>
                <w:top w:val="none" w:sz="0" w:space="0" w:color="auto"/>
                <w:left w:val="none" w:sz="0" w:space="0" w:color="auto"/>
                <w:bottom w:val="none" w:sz="0" w:space="0" w:color="auto"/>
                <w:right w:val="none" w:sz="0" w:space="0" w:color="auto"/>
              </w:divBdr>
            </w:div>
            <w:div w:id="1602956029">
              <w:marLeft w:val="0"/>
              <w:marRight w:val="0"/>
              <w:marTop w:val="0"/>
              <w:marBottom w:val="0"/>
              <w:divBdr>
                <w:top w:val="none" w:sz="0" w:space="0" w:color="auto"/>
                <w:left w:val="none" w:sz="0" w:space="0" w:color="auto"/>
                <w:bottom w:val="none" w:sz="0" w:space="0" w:color="auto"/>
                <w:right w:val="none" w:sz="0" w:space="0" w:color="auto"/>
              </w:divBdr>
            </w:div>
            <w:div w:id="1640258771">
              <w:marLeft w:val="0"/>
              <w:marRight w:val="0"/>
              <w:marTop w:val="0"/>
              <w:marBottom w:val="0"/>
              <w:divBdr>
                <w:top w:val="none" w:sz="0" w:space="0" w:color="auto"/>
                <w:left w:val="none" w:sz="0" w:space="0" w:color="auto"/>
                <w:bottom w:val="none" w:sz="0" w:space="0" w:color="auto"/>
                <w:right w:val="none" w:sz="0" w:space="0" w:color="auto"/>
              </w:divBdr>
            </w:div>
            <w:div w:id="1668241621">
              <w:marLeft w:val="0"/>
              <w:marRight w:val="0"/>
              <w:marTop w:val="0"/>
              <w:marBottom w:val="0"/>
              <w:divBdr>
                <w:top w:val="none" w:sz="0" w:space="0" w:color="auto"/>
                <w:left w:val="none" w:sz="0" w:space="0" w:color="auto"/>
                <w:bottom w:val="none" w:sz="0" w:space="0" w:color="auto"/>
                <w:right w:val="none" w:sz="0" w:space="0" w:color="auto"/>
              </w:divBdr>
            </w:div>
            <w:div w:id="1674604990">
              <w:marLeft w:val="0"/>
              <w:marRight w:val="0"/>
              <w:marTop w:val="0"/>
              <w:marBottom w:val="0"/>
              <w:divBdr>
                <w:top w:val="none" w:sz="0" w:space="0" w:color="auto"/>
                <w:left w:val="none" w:sz="0" w:space="0" w:color="auto"/>
                <w:bottom w:val="none" w:sz="0" w:space="0" w:color="auto"/>
                <w:right w:val="none" w:sz="0" w:space="0" w:color="auto"/>
              </w:divBdr>
            </w:div>
            <w:div w:id="1690182097">
              <w:marLeft w:val="0"/>
              <w:marRight w:val="0"/>
              <w:marTop w:val="0"/>
              <w:marBottom w:val="0"/>
              <w:divBdr>
                <w:top w:val="none" w:sz="0" w:space="0" w:color="auto"/>
                <w:left w:val="none" w:sz="0" w:space="0" w:color="auto"/>
                <w:bottom w:val="none" w:sz="0" w:space="0" w:color="auto"/>
                <w:right w:val="none" w:sz="0" w:space="0" w:color="auto"/>
              </w:divBdr>
            </w:div>
            <w:div w:id="1708870909">
              <w:marLeft w:val="0"/>
              <w:marRight w:val="0"/>
              <w:marTop w:val="0"/>
              <w:marBottom w:val="0"/>
              <w:divBdr>
                <w:top w:val="none" w:sz="0" w:space="0" w:color="auto"/>
                <w:left w:val="none" w:sz="0" w:space="0" w:color="auto"/>
                <w:bottom w:val="none" w:sz="0" w:space="0" w:color="auto"/>
                <w:right w:val="none" w:sz="0" w:space="0" w:color="auto"/>
              </w:divBdr>
            </w:div>
            <w:div w:id="1724520254">
              <w:marLeft w:val="0"/>
              <w:marRight w:val="0"/>
              <w:marTop w:val="0"/>
              <w:marBottom w:val="0"/>
              <w:divBdr>
                <w:top w:val="none" w:sz="0" w:space="0" w:color="auto"/>
                <w:left w:val="none" w:sz="0" w:space="0" w:color="auto"/>
                <w:bottom w:val="none" w:sz="0" w:space="0" w:color="auto"/>
                <w:right w:val="none" w:sz="0" w:space="0" w:color="auto"/>
              </w:divBdr>
            </w:div>
            <w:div w:id="1737629724">
              <w:marLeft w:val="0"/>
              <w:marRight w:val="0"/>
              <w:marTop w:val="0"/>
              <w:marBottom w:val="0"/>
              <w:divBdr>
                <w:top w:val="none" w:sz="0" w:space="0" w:color="auto"/>
                <w:left w:val="none" w:sz="0" w:space="0" w:color="auto"/>
                <w:bottom w:val="none" w:sz="0" w:space="0" w:color="auto"/>
                <w:right w:val="none" w:sz="0" w:space="0" w:color="auto"/>
              </w:divBdr>
            </w:div>
            <w:div w:id="1743605421">
              <w:marLeft w:val="0"/>
              <w:marRight w:val="0"/>
              <w:marTop w:val="0"/>
              <w:marBottom w:val="0"/>
              <w:divBdr>
                <w:top w:val="none" w:sz="0" w:space="0" w:color="auto"/>
                <w:left w:val="none" w:sz="0" w:space="0" w:color="auto"/>
                <w:bottom w:val="none" w:sz="0" w:space="0" w:color="auto"/>
                <w:right w:val="none" w:sz="0" w:space="0" w:color="auto"/>
              </w:divBdr>
            </w:div>
            <w:div w:id="1769695883">
              <w:marLeft w:val="0"/>
              <w:marRight w:val="0"/>
              <w:marTop w:val="0"/>
              <w:marBottom w:val="0"/>
              <w:divBdr>
                <w:top w:val="none" w:sz="0" w:space="0" w:color="auto"/>
                <w:left w:val="none" w:sz="0" w:space="0" w:color="auto"/>
                <w:bottom w:val="none" w:sz="0" w:space="0" w:color="auto"/>
                <w:right w:val="none" w:sz="0" w:space="0" w:color="auto"/>
              </w:divBdr>
            </w:div>
            <w:div w:id="1809663349">
              <w:marLeft w:val="0"/>
              <w:marRight w:val="0"/>
              <w:marTop w:val="0"/>
              <w:marBottom w:val="0"/>
              <w:divBdr>
                <w:top w:val="none" w:sz="0" w:space="0" w:color="auto"/>
                <w:left w:val="none" w:sz="0" w:space="0" w:color="auto"/>
                <w:bottom w:val="none" w:sz="0" w:space="0" w:color="auto"/>
                <w:right w:val="none" w:sz="0" w:space="0" w:color="auto"/>
              </w:divBdr>
            </w:div>
            <w:div w:id="1832793435">
              <w:marLeft w:val="0"/>
              <w:marRight w:val="0"/>
              <w:marTop w:val="0"/>
              <w:marBottom w:val="0"/>
              <w:divBdr>
                <w:top w:val="none" w:sz="0" w:space="0" w:color="auto"/>
                <w:left w:val="none" w:sz="0" w:space="0" w:color="auto"/>
                <w:bottom w:val="none" w:sz="0" w:space="0" w:color="auto"/>
                <w:right w:val="none" w:sz="0" w:space="0" w:color="auto"/>
              </w:divBdr>
            </w:div>
            <w:div w:id="1839222636">
              <w:marLeft w:val="0"/>
              <w:marRight w:val="0"/>
              <w:marTop w:val="0"/>
              <w:marBottom w:val="0"/>
              <w:divBdr>
                <w:top w:val="none" w:sz="0" w:space="0" w:color="auto"/>
                <w:left w:val="none" w:sz="0" w:space="0" w:color="auto"/>
                <w:bottom w:val="none" w:sz="0" w:space="0" w:color="auto"/>
                <w:right w:val="none" w:sz="0" w:space="0" w:color="auto"/>
              </w:divBdr>
            </w:div>
            <w:div w:id="1842160783">
              <w:marLeft w:val="0"/>
              <w:marRight w:val="0"/>
              <w:marTop w:val="0"/>
              <w:marBottom w:val="0"/>
              <w:divBdr>
                <w:top w:val="none" w:sz="0" w:space="0" w:color="auto"/>
                <w:left w:val="none" w:sz="0" w:space="0" w:color="auto"/>
                <w:bottom w:val="none" w:sz="0" w:space="0" w:color="auto"/>
                <w:right w:val="none" w:sz="0" w:space="0" w:color="auto"/>
              </w:divBdr>
            </w:div>
            <w:div w:id="1849711032">
              <w:marLeft w:val="0"/>
              <w:marRight w:val="0"/>
              <w:marTop w:val="0"/>
              <w:marBottom w:val="0"/>
              <w:divBdr>
                <w:top w:val="none" w:sz="0" w:space="0" w:color="auto"/>
                <w:left w:val="none" w:sz="0" w:space="0" w:color="auto"/>
                <w:bottom w:val="none" w:sz="0" w:space="0" w:color="auto"/>
                <w:right w:val="none" w:sz="0" w:space="0" w:color="auto"/>
              </w:divBdr>
            </w:div>
            <w:div w:id="1861164102">
              <w:marLeft w:val="0"/>
              <w:marRight w:val="0"/>
              <w:marTop w:val="0"/>
              <w:marBottom w:val="0"/>
              <w:divBdr>
                <w:top w:val="none" w:sz="0" w:space="0" w:color="auto"/>
                <w:left w:val="none" w:sz="0" w:space="0" w:color="auto"/>
                <w:bottom w:val="none" w:sz="0" w:space="0" w:color="auto"/>
                <w:right w:val="none" w:sz="0" w:space="0" w:color="auto"/>
              </w:divBdr>
            </w:div>
            <w:div w:id="1869022654">
              <w:marLeft w:val="0"/>
              <w:marRight w:val="0"/>
              <w:marTop w:val="0"/>
              <w:marBottom w:val="0"/>
              <w:divBdr>
                <w:top w:val="none" w:sz="0" w:space="0" w:color="auto"/>
                <w:left w:val="none" w:sz="0" w:space="0" w:color="auto"/>
                <w:bottom w:val="none" w:sz="0" w:space="0" w:color="auto"/>
                <w:right w:val="none" w:sz="0" w:space="0" w:color="auto"/>
              </w:divBdr>
            </w:div>
            <w:div w:id="1919554332">
              <w:marLeft w:val="0"/>
              <w:marRight w:val="0"/>
              <w:marTop w:val="0"/>
              <w:marBottom w:val="0"/>
              <w:divBdr>
                <w:top w:val="none" w:sz="0" w:space="0" w:color="auto"/>
                <w:left w:val="none" w:sz="0" w:space="0" w:color="auto"/>
                <w:bottom w:val="none" w:sz="0" w:space="0" w:color="auto"/>
                <w:right w:val="none" w:sz="0" w:space="0" w:color="auto"/>
              </w:divBdr>
            </w:div>
            <w:div w:id="1920215334">
              <w:marLeft w:val="0"/>
              <w:marRight w:val="0"/>
              <w:marTop w:val="0"/>
              <w:marBottom w:val="0"/>
              <w:divBdr>
                <w:top w:val="none" w:sz="0" w:space="0" w:color="auto"/>
                <w:left w:val="none" w:sz="0" w:space="0" w:color="auto"/>
                <w:bottom w:val="none" w:sz="0" w:space="0" w:color="auto"/>
                <w:right w:val="none" w:sz="0" w:space="0" w:color="auto"/>
              </w:divBdr>
            </w:div>
            <w:div w:id="1925915891">
              <w:marLeft w:val="0"/>
              <w:marRight w:val="0"/>
              <w:marTop w:val="0"/>
              <w:marBottom w:val="0"/>
              <w:divBdr>
                <w:top w:val="none" w:sz="0" w:space="0" w:color="auto"/>
                <w:left w:val="none" w:sz="0" w:space="0" w:color="auto"/>
                <w:bottom w:val="none" w:sz="0" w:space="0" w:color="auto"/>
                <w:right w:val="none" w:sz="0" w:space="0" w:color="auto"/>
              </w:divBdr>
            </w:div>
            <w:div w:id="1973753447">
              <w:marLeft w:val="0"/>
              <w:marRight w:val="0"/>
              <w:marTop w:val="0"/>
              <w:marBottom w:val="0"/>
              <w:divBdr>
                <w:top w:val="none" w:sz="0" w:space="0" w:color="auto"/>
                <w:left w:val="none" w:sz="0" w:space="0" w:color="auto"/>
                <w:bottom w:val="none" w:sz="0" w:space="0" w:color="auto"/>
                <w:right w:val="none" w:sz="0" w:space="0" w:color="auto"/>
              </w:divBdr>
            </w:div>
            <w:div w:id="1987976519">
              <w:marLeft w:val="0"/>
              <w:marRight w:val="0"/>
              <w:marTop w:val="0"/>
              <w:marBottom w:val="0"/>
              <w:divBdr>
                <w:top w:val="none" w:sz="0" w:space="0" w:color="auto"/>
                <w:left w:val="none" w:sz="0" w:space="0" w:color="auto"/>
                <w:bottom w:val="none" w:sz="0" w:space="0" w:color="auto"/>
                <w:right w:val="none" w:sz="0" w:space="0" w:color="auto"/>
              </w:divBdr>
            </w:div>
            <w:div w:id="2011179446">
              <w:marLeft w:val="0"/>
              <w:marRight w:val="0"/>
              <w:marTop w:val="0"/>
              <w:marBottom w:val="0"/>
              <w:divBdr>
                <w:top w:val="none" w:sz="0" w:space="0" w:color="auto"/>
                <w:left w:val="none" w:sz="0" w:space="0" w:color="auto"/>
                <w:bottom w:val="none" w:sz="0" w:space="0" w:color="auto"/>
                <w:right w:val="none" w:sz="0" w:space="0" w:color="auto"/>
              </w:divBdr>
            </w:div>
            <w:div w:id="2021160265">
              <w:marLeft w:val="0"/>
              <w:marRight w:val="0"/>
              <w:marTop w:val="0"/>
              <w:marBottom w:val="0"/>
              <w:divBdr>
                <w:top w:val="none" w:sz="0" w:space="0" w:color="auto"/>
                <w:left w:val="none" w:sz="0" w:space="0" w:color="auto"/>
                <w:bottom w:val="none" w:sz="0" w:space="0" w:color="auto"/>
                <w:right w:val="none" w:sz="0" w:space="0" w:color="auto"/>
              </w:divBdr>
            </w:div>
            <w:div w:id="2024433063">
              <w:marLeft w:val="0"/>
              <w:marRight w:val="0"/>
              <w:marTop w:val="0"/>
              <w:marBottom w:val="0"/>
              <w:divBdr>
                <w:top w:val="none" w:sz="0" w:space="0" w:color="auto"/>
                <w:left w:val="none" w:sz="0" w:space="0" w:color="auto"/>
                <w:bottom w:val="none" w:sz="0" w:space="0" w:color="auto"/>
                <w:right w:val="none" w:sz="0" w:space="0" w:color="auto"/>
              </w:divBdr>
            </w:div>
            <w:div w:id="2025007730">
              <w:marLeft w:val="0"/>
              <w:marRight w:val="0"/>
              <w:marTop w:val="0"/>
              <w:marBottom w:val="0"/>
              <w:divBdr>
                <w:top w:val="none" w:sz="0" w:space="0" w:color="auto"/>
                <w:left w:val="none" w:sz="0" w:space="0" w:color="auto"/>
                <w:bottom w:val="none" w:sz="0" w:space="0" w:color="auto"/>
                <w:right w:val="none" w:sz="0" w:space="0" w:color="auto"/>
              </w:divBdr>
            </w:div>
            <w:div w:id="2026243492">
              <w:marLeft w:val="0"/>
              <w:marRight w:val="0"/>
              <w:marTop w:val="0"/>
              <w:marBottom w:val="0"/>
              <w:divBdr>
                <w:top w:val="none" w:sz="0" w:space="0" w:color="auto"/>
                <w:left w:val="none" w:sz="0" w:space="0" w:color="auto"/>
                <w:bottom w:val="none" w:sz="0" w:space="0" w:color="auto"/>
                <w:right w:val="none" w:sz="0" w:space="0" w:color="auto"/>
              </w:divBdr>
            </w:div>
            <w:div w:id="2099477956">
              <w:marLeft w:val="0"/>
              <w:marRight w:val="0"/>
              <w:marTop w:val="0"/>
              <w:marBottom w:val="0"/>
              <w:divBdr>
                <w:top w:val="none" w:sz="0" w:space="0" w:color="auto"/>
                <w:left w:val="none" w:sz="0" w:space="0" w:color="auto"/>
                <w:bottom w:val="none" w:sz="0" w:space="0" w:color="auto"/>
                <w:right w:val="none" w:sz="0" w:space="0" w:color="auto"/>
              </w:divBdr>
            </w:div>
            <w:div w:id="2107925390">
              <w:marLeft w:val="0"/>
              <w:marRight w:val="0"/>
              <w:marTop w:val="0"/>
              <w:marBottom w:val="0"/>
              <w:divBdr>
                <w:top w:val="none" w:sz="0" w:space="0" w:color="auto"/>
                <w:left w:val="none" w:sz="0" w:space="0" w:color="auto"/>
                <w:bottom w:val="none" w:sz="0" w:space="0" w:color="auto"/>
                <w:right w:val="none" w:sz="0" w:space="0" w:color="auto"/>
              </w:divBdr>
            </w:div>
            <w:div w:id="2110661541">
              <w:marLeft w:val="0"/>
              <w:marRight w:val="0"/>
              <w:marTop w:val="0"/>
              <w:marBottom w:val="0"/>
              <w:divBdr>
                <w:top w:val="none" w:sz="0" w:space="0" w:color="auto"/>
                <w:left w:val="none" w:sz="0" w:space="0" w:color="auto"/>
                <w:bottom w:val="none" w:sz="0" w:space="0" w:color="auto"/>
                <w:right w:val="none" w:sz="0" w:space="0" w:color="auto"/>
              </w:divBdr>
            </w:div>
            <w:div w:id="2126460643">
              <w:marLeft w:val="0"/>
              <w:marRight w:val="0"/>
              <w:marTop w:val="0"/>
              <w:marBottom w:val="0"/>
              <w:divBdr>
                <w:top w:val="none" w:sz="0" w:space="0" w:color="auto"/>
                <w:left w:val="none" w:sz="0" w:space="0" w:color="auto"/>
                <w:bottom w:val="none" w:sz="0" w:space="0" w:color="auto"/>
                <w:right w:val="none" w:sz="0" w:space="0" w:color="auto"/>
              </w:divBdr>
            </w:div>
            <w:div w:id="2143844698">
              <w:marLeft w:val="0"/>
              <w:marRight w:val="0"/>
              <w:marTop w:val="0"/>
              <w:marBottom w:val="0"/>
              <w:divBdr>
                <w:top w:val="none" w:sz="0" w:space="0" w:color="auto"/>
                <w:left w:val="none" w:sz="0" w:space="0" w:color="auto"/>
                <w:bottom w:val="none" w:sz="0" w:space="0" w:color="auto"/>
                <w:right w:val="none" w:sz="0" w:space="0" w:color="auto"/>
              </w:divBdr>
            </w:div>
          </w:divsChild>
        </w:div>
        <w:div w:id="757943065">
          <w:marLeft w:val="0"/>
          <w:marRight w:val="0"/>
          <w:marTop w:val="0"/>
          <w:marBottom w:val="0"/>
          <w:divBdr>
            <w:top w:val="none" w:sz="0" w:space="0" w:color="auto"/>
            <w:left w:val="none" w:sz="0" w:space="0" w:color="auto"/>
            <w:bottom w:val="none" w:sz="0" w:space="0" w:color="auto"/>
            <w:right w:val="none" w:sz="0" w:space="0" w:color="auto"/>
          </w:divBdr>
          <w:divsChild>
            <w:div w:id="169025781">
              <w:marLeft w:val="0"/>
              <w:marRight w:val="0"/>
              <w:marTop w:val="0"/>
              <w:marBottom w:val="0"/>
              <w:divBdr>
                <w:top w:val="none" w:sz="0" w:space="0" w:color="auto"/>
                <w:left w:val="none" w:sz="0" w:space="0" w:color="auto"/>
                <w:bottom w:val="none" w:sz="0" w:space="0" w:color="auto"/>
                <w:right w:val="none" w:sz="0" w:space="0" w:color="auto"/>
              </w:divBdr>
            </w:div>
            <w:div w:id="200174779">
              <w:marLeft w:val="0"/>
              <w:marRight w:val="0"/>
              <w:marTop w:val="0"/>
              <w:marBottom w:val="0"/>
              <w:divBdr>
                <w:top w:val="none" w:sz="0" w:space="0" w:color="auto"/>
                <w:left w:val="none" w:sz="0" w:space="0" w:color="auto"/>
                <w:bottom w:val="none" w:sz="0" w:space="0" w:color="auto"/>
                <w:right w:val="none" w:sz="0" w:space="0" w:color="auto"/>
              </w:divBdr>
            </w:div>
            <w:div w:id="313417800">
              <w:marLeft w:val="0"/>
              <w:marRight w:val="0"/>
              <w:marTop w:val="0"/>
              <w:marBottom w:val="0"/>
              <w:divBdr>
                <w:top w:val="none" w:sz="0" w:space="0" w:color="auto"/>
                <w:left w:val="none" w:sz="0" w:space="0" w:color="auto"/>
                <w:bottom w:val="none" w:sz="0" w:space="0" w:color="auto"/>
                <w:right w:val="none" w:sz="0" w:space="0" w:color="auto"/>
              </w:divBdr>
            </w:div>
            <w:div w:id="341665465">
              <w:marLeft w:val="0"/>
              <w:marRight w:val="0"/>
              <w:marTop w:val="0"/>
              <w:marBottom w:val="0"/>
              <w:divBdr>
                <w:top w:val="none" w:sz="0" w:space="0" w:color="auto"/>
                <w:left w:val="none" w:sz="0" w:space="0" w:color="auto"/>
                <w:bottom w:val="none" w:sz="0" w:space="0" w:color="auto"/>
                <w:right w:val="none" w:sz="0" w:space="0" w:color="auto"/>
              </w:divBdr>
            </w:div>
            <w:div w:id="446435370">
              <w:marLeft w:val="0"/>
              <w:marRight w:val="0"/>
              <w:marTop w:val="0"/>
              <w:marBottom w:val="0"/>
              <w:divBdr>
                <w:top w:val="none" w:sz="0" w:space="0" w:color="auto"/>
                <w:left w:val="none" w:sz="0" w:space="0" w:color="auto"/>
                <w:bottom w:val="none" w:sz="0" w:space="0" w:color="auto"/>
                <w:right w:val="none" w:sz="0" w:space="0" w:color="auto"/>
              </w:divBdr>
            </w:div>
            <w:div w:id="773670548">
              <w:marLeft w:val="0"/>
              <w:marRight w:val="0"/>
              <w:marTop w:val="0"/>
              <w:marBottom w:val="0"/>
              <w:divBdr>
                <w:top w:val="none" w:sz="0" w:space="0" w:color="auto"/>
                <w:left w:val="none" w:sz="0" w:space="0" w:color="auto"/>
                <w:bottom w:val="none" w:sz="0" w:space="0" w:color="auto"/>
                <w:right w:val="none" w:sz="0" w:space="0" w:color="auto"/>
              </w:divBdr>
            </w:div>
            <w:div w:id="926814394">
              <w:marLeft w:val="0"/>
              <w:marRight w:val="0"/>
              <w:marTop w:val="0"/>
              <w:marBottom w:val="0"/>
              <w:divBdr>
                <w:top w:val="none" w:sz="0" w:space="0" w:color="auto"/>
                <w:left w:val="none" w:sz="0" w:space="0" w:color="auto"/>
                <w:bottom w:val="none" w:sz="0" w:space="0" w:color="auto"/>
                <w:right w:val="none" w:sz="0" w:space="0" w:color="auto"/>
              </w:divBdr>
            </w:div>
            <w:div w:id="969558650">
              <w:marLeft w:val="0"/>
              <w:marRight w:val="0"/>
              <w:marTop w:val="0"/>
              <w:marBottom w:val="0"/>
              <w:divBdr>
                <w:top w:val="none" w:sz="0" w:space="0" w:color="auto"/>
                <w:left w:val="none" w:sz="0" w:space="0" w:color="auto"/>
                <w:bottom w:val="none" w:sz="0" w:space="0" w:color="auto"/>
                <w:right w:val="none" w:sz="0" w:space="0" w:color="auto"/>
              </w:divBdr>
            </w:div>
            <w:div w:id="1023097224">
              <w:marLeft w:val="0"/>
              <w:marRight w:val="0"/>
              <w:marTop w:val="0"/>
              <w:marBottom w:val="0"/>
              <w:divBdr>
                <w:top w:val="none" w:sz="0" w:space="0" w:color="auto"/>
                <w:left w:val="none" w:sz="0" w:space="0" w:color="auto"/>
                <w:bottom w:val="none" w:sz="0" w:space="0" w:color="auto"/>
                <w:right w:val="none" w:sz="0" w:space="0" w:color="auto"/>
              </w:divBdr>
            </w:div>
            <w:div w:id="1076198932">
              <w:marLeft w:val="0"/>
              <w:marRight w:val="0"/>
              <w:marTop w:val="0"/>
              <w:marBottom w:val="0"/>
              <w:divBdr>
                <w:top w:val="none" w:sz="0" w:space="0" w:color="auto"/>
                <w:left w:val="none" w:sz="0" w:space="0" w:color="auto"/>
                <w:bottom w:val="none" w:sz="0" w:space="0" w:color="auto"/>
                <w:right w:val="none" w:sz="0" w:space="0" w:color="auto"/>
              </w:divBdr>
            </w:div>
            <w:div w:id="1159030960">
              <w:marLeft w:val="0"/>
              <w:marRight w:val="0"/>
              <w:marTop w:val="0"/>
              <w:marBottom w:val="0"/>
              <w:divBdr>
                <w:top w:val="none" w:sz="0" w:space="0" w:color="auto"/>
                <w:left w:val="none" w:sz="0" w:space="0" w:color="auto"/>
                <w:bottom w:val="none" w:sz="0" w:space="0" w:color="auto"/>
                <w:right w:val="none" w:sz="0" w:space="0" w:color="auto"/>
              </w:divBdr>
            </w:div>
            <w:div w:id="1207063887">
              <w:marLeft w:val="0"/>
              <w:marRight w:val="0"/>
              <w:marTop w:val="0"/>
              <w:marBottom w:val="0"/>
              <w:divBdr>
                <w:top w:val="none" w:sz="0" w:space="0" w:color="auto"/>
                <w:left w:val="none" w:sz="0" w:space="0" w:color="auto"/>
                <w:bottom w:val="none" w:sz="0" w:space="0" w:color="auto"/>
                <w:right w:val="none" w:sz="0" w:space="0" w:color="auto"/>
              </w:divBdr>
            </w:div>
            <w:div w:id="1273516715">
              <w:marLeft w:val="0"/>
              <w:marRight w:val="0"/>
              <w:marTop w:val="0"/>
              <w:marBottom w:val="0"/>
              <w:divBdr>
                <w:top w:val="none" w:sz="0" w:space="0" w:color="auto"/>
                <w:left w:val="none" w:sz="0" w:space="0" w:color="auto"/>
                <w:bottom w:val="none" w:sz="0" w:space="0" w:color="auto"/>
                <w:right w:val="none" w:sz="0" w:space="0" w:color="auto"/>
              </w:divBdr>
            </w:div>
            <w:div w:id="1315910754">
              <w:marLeft w:val="0"/>
              <w:marRight w:val="0"/>
              <w:marTop w:val="0"/>
              <w:marBottom w:val="0"/>
              <w:divBdr>
                <w:top w:val="none" w:sz="0" w:space="0" w:color="auto"/>
                <w:left w:val="none" w:sz="0" w:space="0" w:color="auto"/>
                <w:bottom w:val="none" w:sz="0" w:space="0" w:color="auto"/>
                <w:right w:val="none" w:sz="0" w:space="0" w:color="auto"/>
              </w:divBdr>
            </w:div>
            <w:div w:id="1338926468">
              <w:marLeft w:val="0"/>
              <w:marRight w:val="0"/>
              <w:marTop w:val="0"/>
              <w:marBottom w:val="0"/>
              <w:divBdr>
                <w:top w:val="none" w:sz="0" w:space="0" w:color="auto"/>
                <w:left w:val="none" w:sz="0" w:space="0" w:color="auto"/>
                <w:bottom w:val="none" w:sz="0" w:space="0" w:color="auto"/>
                <w:right w:val="none" w:sz="0" w:space="0" w:color="auto"/>
              </w:divBdr>
            </w:div>
            <w:div w:id="1439521096">
              <w:marLeft w:val="0"/>
              <w:marRight w:val="0"/>
              <w:marTop w:val="0"/>
              <w:marBottom w:val="0"/>
              <w:divBdr>
                <w:top w:val="none" w:sz="0" w:space="0" w:color="auto"/>
                <w:left w:val="none" w:sz="0" w:space="0" w:color="auto"/>
                <w:bottom w:val="none" w:sz="0" w:space="0" w:color="auto"/>
                <w:right w:val="none" w:sz="0" w:space="0" w:color="auto"/>
              </w:divBdr>
            </w:div>
            <w:div w:id="1529836107">
              <w:marLeft w:val="0"/>
              <w:marRight w:val="0"/>
              <w:marTop w:val="0"/>
              <w:marBottom w:val="0"/>
              <w:divBdr>
                <w:top w:val="none" w:sz="0" w:space="0" w:color="auto"/>
                <w:left w:val="none" w:sz="0" w:space="0" w:color="auto"/>
                <w:bottom w:val="none" w:sz="0" w:space="0" w:color="auto"/>
                <w:right w:val="none" w:sz="0" w:space="0" w:color="auto"/>
              </w:divBdr>
            </w:div>
            <w:div w:id="1676346669">
              <w:marLeft w:val="0"/>
              <w:marRight w:val="0"/>
              <w:marTop w:val="0"/>
              <w:marBottom w:val="0"/>
              <w:divBdr>
                <w:top w:val="none" w:sz="0" w:space="0" w:color="auto"/>
                <w:left w:val="none" w:sz="0" w:space="0" w:color="auto"/>
                <w:bottom w:val="none" w:sz="0" w:space="0" w:color="auto"/>
                <w:right w:val="none" w:sz="0" w:space="0" w:color="auto"/>
              </w:divBdr>
            </w:div>
            <w:div w:id="1801806121">
              <w:marLeft w:val="0"/>
              <w:marRight w:val="0"/>
              <w:marTop w:val="0"/>
              <w:marBottom w:val="0"/>
              <w:divBdr>
                <w:top w:val="none" w:sz="0" w:space="0" w:color="auto"/>
                <w:left w:val="none" w:sz="0" w:space="0" w:color="auto"/>
                <w:bottom w:val="none" w:sz="0" w:space="0" w:color="auto"/>
                <w:right w:val="none" w:sz="0" w:space="0" w:color="auto"/>
              </w:divBdr>
            </w:div>
            <w:div w:id="1811167424">
              <w:marLeft w:val="0"/>
              <w:marRight w:val="0"/>
              <w:marTop w:val="0"/>
              <w:marBottom w:val="0"/>
              <w:divBdr>
                <w:top w:val="none" w:sz="0" w:space="0" w:color="auto"/>
                <w:left w:val="none" w:sz="0" w:space="0" w:color="auto"/>
                <w:bottom w:val="none" w:sz="0" w:space="0" w:color="auto"/>
                <w:right w:val="none" w:sz="0" w:space="0" w:color="auto"/>
              </w:divBdr>
              <w:divsChild>
                <w:div w:id="346323602">
                  <w:marLeft w:val="0"/>
                  <w:marRight w:val="0"/>
                  <w:marTop w:val="0"/>
                  <w:marBottom w:val="0"/>
                  <w:divBdr>
                    <w:top w:val="none" w:sz="0" w:space="0" w:color="auto"/>
                    <w:left w:val="none" w:sz="0" w:space="0" w:color="auto"/>
                    <w:bottom w:val="none" w:sz="0" w:space="0" w:color="auto"/>
                    <w:right w:val="none" w:sz="0" w:space="0" w:color="auto"/>
                  </w:divBdr>
                </w:div>
                <w:div w:id="767962916">
                  <w:marLeft w:val="0"/>
                  <w:marRight w:val="0"/>
                  <w:marTop w:val="0"/>
                  <w:marBottom w:val="0"/>
                  <w:divBdr>
                    <w:top w:val="none" w:sz="0" w:space="0" w:color="auto"/>
                    <w:left w:val="none" w:sz="0" w:space="0" w:color="auto"/>
                    <w:bottom w:val="none" w:sz="0" w:space="0" w:color="auto"/>
                    <w:right w:val="none" w:sz="0" w:space="0" w:color="auto"/>
                  </w:divBdr>
                </w:div>
                <w:div w:id="1419716450">
                  <w:marLeft w:val="0"/>
                  <w:marRight w:val="0"/>
                  <w:marTop w:val="0"/>
                  <w:marBottom w:val="0"/>
                  <w:divBdr>
                    <w:top w:val="none" w:sz="0" w:space="0" w:color="auto"/>
                    <w:left w:val="none" w:sz="0" w:space="0" w:color="auto"/>
                    <w:bottom w:val="none" w:sz="0" w:space="0" w:color="auto"/>
                    <w:right w:val="none" w:sz="0" w:space="0" w:color="auto"/>
                  </w:divBdr>
                </w:div>
                <w:div w:id="1683898971">
                  <w:marLeft w:val="0"/>
                  <w:marRight w:val="0"/>
                  <w:marTop w:val="0"/>
                  <w:marBottom w:val="0"/>
                  <w:divBdr>
                    <w:top w:val="none" w:sz="0" w:space="0" w:color="auto"/>
                    <w:left w:val="none" w:sz="0" w:space="0" w:color="auto"/>
                    <w:bottom w:val="none" w:sz="0" w:space="0" w:color="auto"/>
                    <w:right w:val="none" w:sz="0" w:space="0" w:color="auto"/>
                  </w:divBdr>
                </w:div>
              </w:divsChild>
            </w:div>
            <w:div w:id="1934196268">
              <w:marLeft w:val="0"/>
              <w:marRight w:val="0"/>
              <w:marTop w:val="0"/>
              <w:marBottom w:val="0"/>
              <w:divBdr>
                <w:top w:val="none" w:sz="0" w:space="0" w:color="auto"/>
                <w:left w:val="none" w:sz="0" w:space="0" w:color="auto"/>
                <w:bottom w:val="none" w:sz="0" w:space="0" w:color="auto"/>
                <w:right w:val="none" w:sz="0" w:space="0" w:color="auto"/>
              </w:divBdr>
            </w:div>
            <w:div w:id="1987589211">
              <w:marLeft w:val="0"/>
              <w:marRight w:val="0"/>
              <w:marTop w:val="0"/>
              <w:marBottom w:val="0"/>
              <w:divBdr>
                <w:top w:val="none" w:sz="0" w:space="0" w:color="auto"/>
                <w:left w:val="none" w:sz="0" w:space="0" w:color="auto"/>
                <w:bottom w:val="none" w:sz="0" w:space="0" w:color="auto"/>
                <w:right w:val="none" w:sz="0" w:space="0" w:color="auto"/>
              </w:divBdr>
            </w:div>
            <w:div w:id="2047754354">
              <w:marLeft w:val="0"/>
              <w:marRight w:val="0"/>
              <w:marTop w:val="0"/>
              <w:marBottom w:val="0"/>
              <w:divBdr>
                <w:top w:val="none" w:sz="0" w:space="0" w:color="auto"/>
                <w:left w:val="none" w:sz="0" w:space="0" w:color="auto"/>
                <w:bottom w:val="none" w:sz="0" w:space="0" w:color="auto"/>
                <w:right w:val="none" w:sz="0" w:space="0" w:color="auto"/>
              </w:divBdr>
            </w:div>
            <w:div w:id="2084374550">
              <w:marLeft w:val="0"/>
              <w:marRight w:val="0"/>
              <w:marTop w:val="0"/>
              <w:marBottom w:val="0"/>
              <w:divBdr>
                <w:top w:val="none" w:sz="0" w:space="0" w:color="auto"/>
                <w:left w:val="none" w:sz="0" w:space="0" w:color="auto"/>
                <w:bottom w:val="none" w:sz="0" w:space="0" w:color="auto"/>
                <w:right w:val="none" w:sz="0" w:space="0" w:color="auto"/>
              </w:divBdr>
            </w:div>
          </w:divsChild>
        </w:div>
        <w:div w:id="949552316">
          <w:marLeft w:val="0"/>
          <w:marRight w:val="0"/>
          <w:marTop w:val="0"/>
          <w:marBottom w:val="0"/>
          <w:divBdr>
            <w:top w:val="none" w:sz="0" w:space="0" w:color="auto"/>
            <w:left w:val="none" w:sz="0" w:space="0" w:color="auto"/>
            <w:bottom w:val="none" w:sz="0" w:space="0" w:color="auto"/>
            <w:right w:val="none" w:sz="0" w:space="0" w:color="auto"/>
          </w:divBdr>
          <w:divsChild>
            <w:div w:id="4133236">
              <w:marLeft w:val="0"/>
              <w:marRight w:val="0"/>
              <w:marTop w:val="0"/>
              <w:marBottom w:val="0"/>
              <w:divBdr>
                <w:top w:val="none" w:sz="0" w:space="0" w:color="auto"/>
                <w:left w:val="none" w:sz="0" w:space="0" w:color="auto"/>
                <w:bottom w:val="none" w:sz="0" w:space="0" w:color="auto"/>
                <w:right w:val="none" w:sz="0" w:space="0" w:color="auto"/>
              </w:divBdr>
            </w:div>
            <w:div w:id="11885388">
              <w:marLeft w:val="0"/>
              <w:marRight w:val="0"/>
              <w:marTop w:val="0"/>
              <w:marBottom w:val="0"/>
              <w:divBdr>
                <w:top w:val="none" w:sz="0" w:space="0" w:color="auto"/>
                <w:left w:val="none" w:sz="0" w:space="0" w:color="auto"/>
                <w:bottom w:val="none" w:sz="0" w:space="0" w:color="auto"/>
                <w:right w:val="none" w:sz="0" w:space="0" w:color="auto"/>
              </w:divBdr>
            </w:div>
            <w:div w:id="17851614">
              <w:marLeft w:val="0"/>
              <w:marRight w:val="0"/>
              <w:marTop w:val="0"/>
              <w:marBottom w:val="0"/>
              <w:divBdr>
                <w:top w:val="none" w:sz="0" w:space="0" w:color="auto"/>
                <w:left w:val="none" w:sz="0" w:space="0" w:color="auto"/>
                <w:bottom w:val="none" w:sz="0" w:space="0" w:color="auto"/>
                <w:right w:val="none" w:sz="0" w:space="0" w:color="auto"/>
              </w:divBdr>
            </w:div>
            <w:div w:id="20666069">
              <w:marLeft w:val="0"/>
              <w:marRight w:val="0"/>
              <w:marTop w:val="0"/>
              <w:marBottom w:val="0"/>
              <w:divBdr>
                <w:top w:val="none" w:sz="0" w:space="0" w:color="auto"/>
                <w:left w:val="none" w:sz="0" w:space="0" w:color="auto"/>
                <w:bottom w:val="none" w:sz="0" w:space="0" w:color="auto"/>
                <w:right w:val="none" w:sz="0" w:space="0" w:color="auto"/>
              </w:divBdr>
            </w:div>
            <w:div w:id="23020308">
              <w:marLeft w:val="0"/>
              <w:marRight w:val="0"/>
              <w:marTop w:val="0"/>
              <w:marBottom w:val="0"/>
              <w:divBdr>
                <w:top w:val="none" w:sz="0" w:space="0" w:color="auto"/>
                <w:left w:val="none" w:sz="0" w:space="0" w:color="auto"/>
                <w:bottom w:val="none" w:sz="0" w:space="0" w:color="auto"/>
                <w:right w:val="none" w:sz="0" w:space="0" w:color="auto"/>
              </w:divBdr>
            </w:div>
            <w:div w:id="28646081">
              <w:marLeft w:val="0"/>
              <w:marRight w:val="0"/>
              <w:marTop w:val="0"/>
              <w:marBottom w:val="0"/>
              <w:divBdr>
                <w:top w:val="none" w:sz="0" w:space="0" w:color="auto"/>
                <w:left w:val="none" w:sz="0" w:space="0" w:color="auto"/>
                <w:bottom w:val="none" w:sz="0" w:space="0" w:color="auto"/>
                <w:right w:val="none" w:sz="0" w:space="0" w:color="auto"/>
              </w:divBdr>
            </w:div>
            <w:div w:id="35086595">
              <w:marLeft w:val="0"/>
              <w:marRight w:val="0"/>
              <w:marTop w:val="0"/>
              <w:marBottom w:val="0"/>
              <w:divBdr>
                <w:top w:val="none" w:sz="0" w:space="0" w:color="auto"/>
                <w:left w:val="none" w:sz="0" w:space="0" w:color="auto"/>
                <w:bottom w:val="none" w:sz="0" w:space="0" w:color="auto"/>
                <w:right w:val="none" w:sz="0" w:space="0" w:color="auto"/>
              </w:divBdr>
            </w:div>
            <w:div w:id="38017505">
              <w:marLeft w:val="0"/>
              <w:marRight w:val="0"/>
              <w:marTop w:val="0"/>
              <w:marBottom w:val="0"/>
              <w:divBdr>
                <w:top w:val="none" w:sz="0" w:space="0" w:color="auto"/>
                <w:left w:val="none" w:sz="0" w:space="0" w:color="auto"/>
                <w:bottom w:val="none" w:sz="0" w:space="0" w:color="auto"/>
                <w:right w:val="none" w:sz="0" w:space="0" w:color="auto"/>
              </w:divBdr>
            </w:div>
            <w:div w:id="38088356">
              <w:marLeft w:val="0"/>
              <w:marRight w:val="0"/>
              <w:marTop w:val="0"/>
              <w:marBottom w:val="0"/>
              <w:divBdr>
                <w:top w:val="none" w:sz="0" w:space="0" w:color="auto"/>
                <w:left w:val="none" w:sz="0" w:space="0" w:color="auto"/>
                <w:bottom w:val="none" w:sz="0" w:space="0" w:color="auto"/>
                <w:right w:val="none" w:sz="0" w:space="0" w:color="auto"/>
              </w:divBdr>
            </w:div>
            <w:div w:id="42559699">
              <w:marLeft w:val="0"/>
              <w:marRight w:val="0"/>
              <w:marTop w:val="0"/>
              <w:marBottom w:val="0"/>
              <w:divBdr>
                <w:top w:val="none" w:sz="0" w:space="0" w:color="auto"/>
                <w:left w:val="none" w:sz="0" w:space="0" w:color="auto"/>
                <w:bottom w:val="none" w:sz="0" w:space="0" w:color="auto"/>
                <w:right w:val="none" w:sz="0" w:space="0" w:color="auto"/>
              </w:divBdr>
            </w:div>
            <w:div w:id="45375234">
              <w:marLeft w:val="0"/>
              <w:marRight w:val="0"/>
              <w:marTop w:val="0"/>
              <w:marBottom w:val="0"/>
              <w:divBdr>
                <w:top w:val="none" w:sz="0" w:space="0" w:color="auto"/>
                <w:left w:val="none" w:sz="0" w:space="0" w:color="auto"/>
                <w:bottom w:val="none" w:sz="0" w:space="0" w:color="auto"/>
                <w:right w:val="none" w:sz="0" w:space="0" w:color="auto"/>
              </w:divBdr>
            </w:div>
            <w:div w:id="46299101">
              <w:marLeft w:val="0"/>
              <w:marRight w:val="0"/>
              <w:marTop w:val="0"/>
              <w:marBottom w:val="0"/>
              <w:divBdr>
                <w:top w:val="none" w:sz="0" w:space="0" w:color="auto"/>
                <w:left w:val="none" w:sz="0" w:space="0" w:color="auto"/>
                <w:bottom w:val="none" w:sz="0" w:space="0" w:color="auto"/>
                <w:right w:val="none" w:sz="0" w:space="0" w:color="auto"/>
              </w:divBdr>
            </w:div>
            <w:div w:id="48069331">
              <w:marLeft w:val="0"/>
              <w:marRight w:val="0"/>
              <w:marTop w:val="0"/>
              <w:marBottom w:val="0"/>
              <w:divBdr>
                <w:top w:val="none" w:sz="0" w:space="0" w:color="auto"/>
                <w:left w:val="none" w:sz="0" w:space="0" w:color="auto"/>
                <w:bottom w:val="none" w:sz="0" w:space="0" w:color="auto"/>
                <w:right w:val="none" w:sz="0" w:space="0" w:color="auto"/>
              </w:divBdr>
            </w:div>
            <w:div w:id="50428630">
              <w:marLeft w:val="0"/>
              <w:marRight w:val="0"/>
              <w:marTop w:val="0"/>
              <w:marBottom w:val="0"/>
              <w:divBdr>
                <w:top w:val="none" w:sz="0" w:space="0" w:color="auto"/>
                <w:left w:val="none" w:sz="0" w:space="0" w:color="auto"/>
                <w:bottom w:val="none" w:sz="0" w:space="0" w:color="auto"/>
                <w:right w:val="none" w:sz="0" w:space="0" w:color="auto"/>
              </w:divBdr>
            </w:div>
            <w:div w:id="50541394">
              <w:marLeft w:val="0"/>
              <w:marRight w:val="0"/>
              <w:marTop w:val="0"/>
              <w:marBottom w:val="0"/>
              <w:divBdr>
                <w:top w:val="none" w:sz="0" w:space="0" w:color="auto"/>
                <w:left w:val="none" w:sz="0" w:space="0" w:color="auto"/>
                <w:bottom w:val="none" w:sz="0" w:space="0" w:color="auto"/>
                <w:right w:val="none" w:sz="0" w:space="0" w:color="auto"/>
              </w:divBdr>
            </w:div>
            <w:div w:id="56976769">
              <w:marLeft w:val="0"/>
              <w:marRight w:val="0"/>
              <w:marTop w:val="0"/>
              <w:marBottom w:val="0"/>
              <w:divBdr>
                <w:top w:val="none" w:sz="0" w:space="0" w:color="auto"/>
                <w:left w:val="none" w:sz="0" w:space="0" w:color="auto"/>
                <w:bottom w:val="none" w:sz="0" w:space="0" w:color="auto"/>
                <w:right w:val="none" w:sz="0" w:space="0" w:color="auto"/>
              </w:divBdr>
            </w:div>
            <w:div w:id="63797351">
              <w:marLeft w:val="0"/>
              <w:marRight w:val="0"/>
              <w:marTop w:val="0"/>
              <w:marBottom w:val="0"/>
              <w:divBdr>
                <w:top w:val="none" w:sz="0" w:space="0" w:color="auto"/>
                <w:left w:val="none" w:sz="0" w:space="0" w:color="auto"/>
                <w:bottom w:val="none" w:sz="0" w:space="0" w:color="auto"/>
                <w:right w:val="none" w:sz="0" w:space="0" w:color="auto"/>
              </w:divBdr>
            </w:div>
            <w:div w:id="63837753">
              <w:marLeft w:val="0"/>
              <w:marRight w:val="0"/>
              <w:marTop w:val="0"/>
              <w:marBottom w:val="0"/>
              <w:divBdr>
                <w:top w:val="none" w:sz="0" w:space="0" w:color="auto"/>
                <w:left w:val="none" w:sz="0" w:space="0" w:color="auto"/>
                <w:bottom w:val="none" w:sz="0" w:space="0" w:color="auto"/>
                <w:right w:val="none" w:sz="0" w:space="0" w:color="auto"/>
              </w:divBdr>
            </w:div>
            <w:div w:id="66929053">
              <w:marLeft w:val="0"/>
              <w:marRight w:val="0"/>
              <w:marTop w:val="0"/>
              <w:marBottom w:val="0"/>
              <w:divBdr>
                <w:top w:val="none" w:sz="0" w:space="0" w:color="auto"/>
                <w:left w:val="none" w:sz="0" w:space="0" w:color="auto"/>
                <w:bottom w:val="none" w:sz="0" w:space="0" w:color="auto"/>
                <w:right w:val="none" w:sz="0" w:space="0" w:color="auto"/>
              </w:divBdr>
            </w:div>
            <w:div w:id="67385920">
              <w:marLeft w:val="0"/>
              <w:marRight w:val="0"/>
              <w:marTop w:val="0"/>
              <w:marBottom w:val="0"/>
              <w:divBdr>
                <w:top w:val="none" w:sz="0" w:space="0" w:color="auto"/>
                <w:left w:val="none" w:sz="0" w:space="0" w:color="auto"/>
                <w:bottom w:val="none" w:sz="0" w:space="0" w:color="auto"/>
                <w:right w:val="none" w:sz="0" w:space="0" w:color="auto"/>
              </w:divBdr>
            </w:div>
            <w:div w:id="73743927">
              <w:marLeft w:val="0"/>
              <w:marRight w:val="0"/>
              <w:marTop w:val="0"/>
              <w:marBottom w:val="0"/>
              <w:divBdr>
                <w:top w:val="none" w:sz="0" w:space="0" w:color="auto"/>
                <w:left w:val="none" w:sz="0" w:space="0" w:color="auto"/>
                <w:bottom w:val="none" w:sz="0" w:space="0" w:color="auto"/>
                <w:right w:val="none" w:sz="0" w:space="0" w:color="auto"/>
              </w:divBdr>
            </w:div>
            <w:div w:id="80683839">
              <w:marLeft w:val="0"/>
              <w:marRight w:val="0"/>
              <w:marTop w:val="0"/>
              <w:marBottom w:val="0"/>
              <w:divBdr>
                <w:top w:val="none" w:sz="0" w:space="0" w:color="auto"/>
                <w:left w:val="none" w:sz="0" w:space="0" w:color="auto"/>
                <w:bottom w:val="none" w:sz="0" w:space="0" w:color="auto"/>
                <w:right w:val="none" w:sz="0" w:space="0" w:color="auto"/>
              </w:divBdr>
            </w:div>
            <w:div w:id="83308590">
              <w:marLeft w:val="0"/>
              <w:marRight w:val="0"/>
              <w:marTop w:val="0"/>
              <w:marBottom w:val="0"/>
              <w:divBdr>
                <w:top w:val="none" w:sz="0" w:space="0" w:color="auto"/>
                <w:left w:val="none" w:sz="0" w:space="0" w:color="auto"/>
                <w:bottom w:val="none" w:sz="0" w:space="0" w:color="auto"/>
                <w:right w:val="none" w:sz="0" w:space="0" w:color="auto"/>
              </w:divBdr>
            </w:div>
            <w:div w:id="85928490">
              <w:marLeft w:val="0"/>
              <w:marRight w:val="0"/>
              <w:marTop w:val="0"/>
              <w:marBottom w:val="0"/>
              <w:divBdr>
                <w:top w:val="none" w:sz="0" w:space="0" w:color="auto"/>
                <w:left w:val="none" w:sz="0" w:space="0" w:color="auto"/>
                <w:bottom w:val="none" w:sz="0" w:space="0" w:color="auto"/>
                <w:right w:val="none" w:sz="0" w:space="0" w:color="auto"/>
              </w:divBdr>
            </w:div>
            <w:div w:id="91171397">
              <w:marLeft w:val="0"/>
              <w:marRight w:val="0"/>
              <w:marTop w:val="0"/>
              <w:marBottom w:val="0"/>
              <w:divBdr>
                <w:top w:val="none" w:sz="0" w:space="0" w:color="auto"/>
                <w:left w:val="none" w:sz="0" w:space="0" w:color="auto"/>
                <w:bottom w:val="none" w:sz="0" w:space="0" w:color="auto"/>
                <w:right w:val="none" w:sz="0" w:space="0" w:color="auto"/>
              </w:divBdr>
            </w:div>
            <w:div w:id="92098152">
              <w:marLeft w:val="0"/>
              <w:marRight w:val="0"/>
              <w:marTop w:val="0"/>
              <w:marBottom w:val="0"/>
              <w:divBdr>
                <w:top w:val="none" w:sz="0" w:space="0" w:color="auto"/>
                <w:left w:val="none" w:sz="0" w:space="0" w:color="auto"/>
                <w:bottom w:val="none" w:sz="0" w:space="0" w:color="auto"/>
                <w:right w:val="none" w:sz="0" w:space="0" w:color="auto"/>
              </w:divBdr>
            </w:div>
            <w:div w:id="99842734">
              <w:marLeft w:val="0"/>
              <w:marRight w:val="0"/>
              <w:marTop w:val="0"/>
              <w:marBottom w:val="0"/>
              <w:divBdr>
                <w:top w:val="none" w:sz="0" w:space="0" w:color="auto"/>
                <w:left w:val="none" w:sz="0" w:space="0" w:color="auto"/>
                <w:bottom w:val="none" w:sz="0" w:space="0" w:color="auto"/>
                <w:right w:val="none" w:sz="0" w:space="0" w:color="auto"/>
              </w:divBdr>
            </w:div>
            <w:div w:id="107093987">
              <w:marLeft w:val="0"/>
              <w:marRight w:val="0"/>
              <w:marTop w:val="0"/>
              <w:marBottom w:val="0"/>
              <w:divBdr>
                <w:top w:val="none" w:sz="0" w:space="0" w:color="auto"/>
                <w:left w:val="none" w:sz="0" w:space="0" w:color="auto"/>
                <w:bottom w:val="none" w:sz="0" w:space="0" w:color="auto"/>
                <w:right w:val="none" w:sz="0" w:space="0" w:color="auto"/>
              </w:divBdr>
            </w:div>
            <w:div w:id="128058128">
              <w:marLeft w:val="0"/>
              <w:marRight w:val="0"/>
              <w:marTop w:val="0"/>
              <w:marBottom w:val="0"/>
              <w:divBdr>
                <w:top w:val="none" w:sz="0" w:space="0" w:color="auto"/>
                <w:left w:val="none" w:sz="0" w:space="0" w:color="auto"/>
                <w:bottom w:val="none" w:sz="0" w:space="0" w:color="auto"/>
                <w:right w:val="none" w:sz="0" w:space="0" w:color="auto"/>
              </w:divBdr>
            </w:div>
            <w:div w:id="129130235">
              <w:marLeft w:val="0"/>
              <w:marRight w:val="0"/>
              <w:marTop w:val="0"/>
              <w:marBottom w:val="0"/>
              <w:divBdr>
                <w:top w:val="none" w:sz="0" w:space="0" w:color="auto"/>
                <w:left w:val="none" w:sz="0" w:space="0" w:color="auto"/>
                <w:bottom w:val="none" w:sz="0" w:space="0" w:color="auto"/>
                <w:right w:val="none" w:sz="0" w:space="0" w:color="auto"/>
              </w:divBdr>
            </w:div>
            <w:div w:id="137771101">
              <w:marLeft w:val="0"/>
              <w:marRight w:val="0"/>
              <w:marTop w:val="0"/>
              <w:marBottom w:val="0"/>
              <w:divBdr>
                <w:top w:val="none" w:sz="0" w:space="0" w:color="auto"/>
                <w:left w:val="none" w:sz="0" w:space="0" w:color="auto"/>
                <w:bottom w:val="none" w:sz="0" w:space="0" w:color="auto"/>
                <w:right w:val="none" w:sz="0" w:space="0" w:color="auto"/>
              </w:divBdr>
            </w:div>
            <w:div w:id="137846500">
              <w:marLeft w:val="0"/>
              <w:marRight w:val="0"/>
              <w:marTop w:val="0"/>
              <w:marBottom w:val="0"/>
              <w:divBdr>
                <w:top w:val="none" w:sz="0" w:space="0" w:color="auto"/>
                <w:left w:val="none" w:sz="0" w:space="0" w:color="auto"/>
                <w:bottom w:val="none" w:sz="0" w:space="0" w:color="auto"/>
                <w:right w:val="none" w:sz="0" w:space="0" w:color="auto"/>
              </w:divBdr>
            </w:div>
            <w:div w:id="141702558">
              <w:marLeft w:val="0"/>
              <w:marRight w:val="0"/>
              <w:marTop w:val="0"/>
              <w:marBottom w:val="0"/>
              <w:divBdr>
                <w:top w:val="none" w:sz="0" w:space="0" w:color="auto"/>
                <w:left w:val="none" w:sz="0" w:space="0" w:color="auto"/>
                <w:bottom w:val="none" w:sz="0" w:space="0" w:color="auto"/>
                <w:right w:val="none" w:sz="0" w:space="0" w:color="auto"/>
              </w:divBdr>
            </w:div>
            <w:div w:id="146167757">
              <w:marLeft w:val="0"/>
              <w:marRight w:val="0"/>
              <w:marTop w:val="0"/>
              <w:marBottom w:val="0"/>
              <w:divBdr>
                <w:top w:val="none" w:sz="0" w:space="0" w:color="auto"/>
                <w:left w:val="none" w:sz="0" w:space="0" w:color="auto"/>
                <w:bottom w:val="none" w:sz="0" w:space="0" w:color="auto"/>
                <w:right w:val="none" w:sz="0" w:space="0" w:color="auto"/>
              </w:divBdr>
            </w:div>
            <w:div w:id="149686298">
              <w:marLeft w:val="0"/>
              <w:marRight w:val="0"/>
              <w:marTop w:val="0"/>
              <w:marBottom w:val="0"/>
              <w:divBdr>
                <w:top w:val="none" w:sz="0" w:space="0" w:color="auto"/>
                <w:left w:val="none" w:sz="0" w:space="0" w:color="auto"/>
                <w:bottom w:val="none" w:sz="0" w:space="0" w:color="auto"/>
                <w:right w:val="none" w:sz="0" w:space="0" w:color="auto"/>
              </w:divBdr>
            </w:div>
            <w:div w:id="151991686">
              <w:marLeft w:val="0"/>
              <w:marRight w:val="0"/>
              <w:marTop w:val="0"/>
              <w:marBottom w:val="0"/>
              <w:divBdr>
                <w:top w:val="none" w:sz="0" w:space="0" w:color="auto"/>
                <w:left w:val="none" w:sz="0" w:space="0" w:color="auto"/>
                <w:bottom w:val="none" w:sz="0" w:space="0" w:color="auto"/>
                <w:right w:val="none" w:sz="0" w:space="0" w:color="auto"/>
              </w:divBdr>
            </w:div>
            <w:div w:id="162204856">
              <w:marLeft w:val="0"/>
              <w:marRight w:val="0"/>
              <w:marTop w:val="0"/>
              <w:marBottom w:val="0"/>
              <w:divBdr>
                <w:top w:val="none" w:sz="0" w:space="0" w:color="auto"/>
                <w:left w:val="none" w:sz="0" w:space="0" w:color="auto"/>
                <w:bottom w:val="none" w:sz="0" w:space="0" w:color="auto"/>
                <w:right w:val="none" w:sz="0" w:space="0" w:color="auto"/>
              </w:divBdr>
            </w:div>
            <w:div w:id="162284991">
              <w:marLeft w:val="0"/>
              <w:marRight w:val="0"/>
              <w:marTop w:val="0"/>
              <w:marBottom w:val="0"/>
              <w:divBdr>
                <w:top w:val="none" w:sz="0" w:space="0" w:color="auto"/>
                <w:left w:val="none" w:sz="0" w:space="0" w:color="auto"/>
                <w:bottom w:val="none" w:sz="0" w:space="0" w:color="auto"/>
                <w:right w:val="none" w:sz="0" w:space="0" w:color="auto"/>
              </w:divBdr>
            </w:div>
            <w:div w:id="176117792">
              <w:marLeft w:val="0"/>
              <w:marRight w:val="0"/>
              <w:marTop w:val="0"/>
              <w:marBottom w:val="0"/>
              <w:divBdr>
                <w:top w:val="none" w:sz="0" w:space="0" w:color="auto"/>
                <w:left w:val="none" w:sz="0" w:space="0" w:color="auto"/>
                <w:bottom w:val="none" w:sz="0" w:space="0" w:color="auto"/>
                <w:right w:val="none" w:sz="0" w:space="0" w:color="auto"/>
              </w:divBdr>
            </w:div>
            <w:div w:id="182745852">
              <w:marLeft w:val="0"/>
              <w:marRight w:val="0"/>
              <w:marTop w:val="0"/>
              <w:marBottom w:val="0"/>
              <w:divBdr>
                <w:top w:val="none" w:sz="0" w:space="0" w:color="auto"/>
                <w:left w:val="none" w:sz="0" w:space="0" w:color="auto"/>
                <w:bottom w:val="none" w:sz="0" w:space="0" w:color="auto"/>
                <w:right w:val="none" w:sz="0" w:space="0" w:color="auto"/>
              </w:divBdr>
            </w:div>
            <w:div w:id="186213850">
              <w:marLeft w:val="0"/>
              <w:marRight w:val="0"/>
              <w:marTop w:val="0"/>
              <w:marBottom w:val="0"/>
              <w:divBdr>
                <w:top w:val="none" w:sz="0" w:space="0" w:color="auto"/>
                <w:left w:val="none" w:sz="0" w:space="0" w:color="auto"/>
                <w:bottom w:val="none" w:sz="0" w:space="0" w:color="auto"/>
                <w:right w:val="none" w:sz="0" w:space="0" w:color="auto"/>
              </w:divBdr>
            </w:div>
            <w:div w:id="188690340">
              <w:marLeft w:val="0"/>
              <w:marRight w:val="0"/>
              <w:marTop w:val="0"/>
              <w:marBottom w:val="0"/>
              <w:divBdr>
                <w:top w:val="none" w:sz="0" w:space="0" w:color="auto"/>
                <w:left w:val="none" w:sz="0" w:space="0" w:color="auto"/>
                <w:bottom w:val="none" w:sz="0" w:space="0" w:color="auto"/>
                <w:right w:val="none" w:sz="0" w:space="0" w:color="auto"/>
              </w:divBdr>
            </w:div>
            <w:div w:id="190148391">
              <w:marLeft w:val="0"/>
              <w:marRight w:val="0"/>
              <w:marTop w:val="0"/>
              <w:marBottom w:val="0"/>
              <w:divBdr>
                <w:top w:val="none" w:sz="0" w:space="0" w:color="auto"/>
                <w:left w:val="none" w:sz="0" w:space="0" w:color="auto"/>
                <w:bottom w:val="none" w:sz="0" w:space="0" w:color="auto"/>
                <w:right w:val="none" w:sz="0" w:space="0" w:color="auto"/>
              </w:divBdr>
            </w:div>
            <w:div w:id="190807882">
              <w:marLeft w:val="0"/>
              <w:marRight w:val="0"/>
              <w:marTop w:val="0"/>
              <w:marBottom w:val="0"/>
              <w:divBdr>
                <w:top w:val="none" w:sz="0" w:space="0" w:color="auto"/>
                <w:left w:val="none" w:sz="0" w:space="0" w:color="auto"/>
                <w:bottom w:val="none" w:sz="0" w:space="0" w:color="auto"/>
                <w:right w:val="none" w:sz="0" w:space="0" w:color="auto"/>
              </w:divBdr>
            </w:div>
            <w:div w:id="200631360">
              <w:marLeft w:val="0"/>
              <w:marRight w:val="0"/>
              <w:marTop w:val="0"/>
              <w:marBottom w:val="0"/>
              <w:divBdr>
                <w:top w:val="none" w:sz="0" w:space="0" w:color="auto"/>
                <w:left w:val="none" w:sz="0" w:space="0" w:color="auto"/>
                <w:bottom w:val="none" w:sz="0" w:space="0" w:color="auto"/>
                <w:right w:val="none" w:sz="0" w:space="0" w:color="auto"/>
              </w:divBdr>
            </w:div>
            <w:div w:id="202637747">
              <w:marLeft w:val="0"/>
              <w:marRight w:val="0"/>
              <w:marTop w:val="0"/>
              <w:marBottom w:val="0"/>
              <w:divBdr>
                <w:top w:val="none" w:sz="0" w:space="0" w:color="auto"/>
                <w:left w:val="none" w:sz="0" w:space="0" w:color="auto"/>
                <w:bottom w:val="none" w:sz="0" w:space="0" w:color="auto"/>
                <w:right w:val="none" w:sz="0" w:space="0" w:color="auto"/>
              </w:divBdr>
            </w:div>
            <w:div w:id="211188945">
              <w:marLeft w:val="0"/>
              <w:marRight w:val="0"/>
              <w:marTop w:val="0"/>
              <w:marBottom w:val="0"/>
              <w:divBdr>
                <w:top w:val="none" w:sz="0" w:space="0" w:color="auto"/>
                <w:left w:val="none" w:sz="0" w:space="0" w:color="auto"/>
                <w:bottom w:val="none" w:sz="0" w:space="0" w:color="auto"/>
                <w:right w:val="none" w:sz="0" w:space="0" w:color="auto"/>
              </w:divBdr>
            </w:div>
            <w:div w:id="227112953">
              <w:marLeft w:val="0"/>
              <w:marRight w:val="0"/>
              <w:marTop w:val="0"/>
              <w:marBottom w:val="0"/>
              <w:divBdr>
                <w:top w:val="none" w:sz="0" w:space="0" w:color="auto"/>
                <w:left w:val="none" w:sz="0" w:space="0" w:color="auto"/>
                <w:bottom w:val="none" w:sz="0" w:space="0" w:color="auto"/>
                <w:right w:val="none" w:sz="0" w:space="0" w:color="auto"/>
              </w:divBdr>
            </w:div>
            <w:div w:id="234513490">
              <w:marLeft w:val="0"/>
              <w:marRight w:val="0"/>
              <w:marTop w:val="0"/>
              <w:marBottom w:val="0"/>
              <w:divBdr>
                <w:top w:val="none" w:sz="0" w:space="0" w:color="auto"/>
                <w:left w:val="none" w:sz="0" w:space="0" w:color="auto"/>
                <w:bottom w:val="none" w:sz="0" w:space="0" w:color="auto"/>
                <w:right w:val="none" w:sz="0" w:space="0" w:color="auto"/>
              </w:divBdr>
            </w:div>
            <w:div w:id="238443682">
              <w:marLeft w:val="0"/>
              <w:marRight w:val="0"/>
              <w:marTop w:val="0"/>
              <w:marBottom w:val="0"/>
              <w:divBdr>
                <w:top w:val="none" w:sz="0" w:space="0" w:color="auto"/>
                <w:left w:val="none" w:sz="0" w:space="0" w:color="auto"/>
                <w:bottom w:val="none" w:sz="0" w:space="0" w:color="auto"/>
                <w:right w:val="none" w:sz="0" w:space="0" w:color="auto"/>
              </w:divBdr>
            </w:div>
            <w:div w:id="247739024">
              <w:marLeft w:val="0"/>
              <w:marRight w:val="0"/>
              <w:marTop w:val="0"/>
              <w:marBottom w:val="0"/>
              <w:divBdr>
                <w:top w:val="none" w:sz="0" w:space="0" w:color="auto"/>
                <w:left w:val="none" w:sz="0" w:space="0" w:color="auto"/>
                <w:bottom w:val="none" w:sz="0" w:space="0" w:color="auto"/>
                <w:right w:val="none" w:sz="0" w:space="0" w:color="auto"/>
              </w:divBdr>
            </w:div>
            <w:div w:id="257520482">
              <w:marLeft w:val="0"/>
              <w:marRight w:val="0"/>
              <w:marTop w:val="0"/>
              <w:marBottom w:val="0"/>
              <w:divBdr>
                <w:top w:val="none" w:sz="0" w:space="0" w:color="auto"/>
                <w:left w:val="none" w:sz="0" w:space="0" w:color="auto"/>
                <w:bottom w:val="none" w:sz="0" w:space="0" w:color="auto"/>
                <w:right w:val="none" w:sz="0" w:space="0" w:color="auto"/>
              </w:divBdr>
            </w:div>
            <w:div w:id="265384344">
              <w:marLeft w:val="0"/>
              <w:marRight w:val="0"/>
              <w:marTop w:val="0"/>
              <w:marBottom w:val="0"/>
              <w:divBdr>
                <w:top w:val="none" w:sz="0" w:space="0" w:color="auto"/>
                <w:left w:val="none" w:sz="0" w:space="0" w:color="auto"/>
                <w:bottom w:val="none" w:sz="0" w:space="0" w:color="auto"/>
                <w:right w:val="none" w:sz="0" w:space="0" w:color="auto"/>
              </w:divBdr>
            </w:div>
            <w:div w:id="277370757">
              <w:marLeft w:val="0"/>
              <w:marRight w:val="0"/>
              <w:marTop w:val="0"/>
              <w:marBottom w:val="0"/>
              <w:divBdr>
                <w:top w:val="none" w:sz="0" w:space="0" w:color="auto"/>
                <w:left w:val="none" w:sz="0" w:space="0" w:color="auto"/>
                <w:bottom w:val="none" w:sz="0" w:space="0" w:color="auto"/>
                <w:right w:val="none" w:sz="0" w:space="0" w:color="auto"/>
              </w:divBdr>
            </w:div>
            <w:div w:id="278682810">
              <w:marLeft w:val="0"/>
              <w:marRight w:val="0"/>
              <w:marTop w:val="0"/>
              <w:marBottom w:val="0"/>
              <w:divBdr>
                <w:top w:val="none" w:sz="0" w:space="0" w:color="auto"/>
                <w:left w:val="none" w:sz="0" w:space="0" w:color="auto"/>
                <w:bottom w:val="none" w:sz="0" w:space="0" w:color="auto"/>
                <w:right w:val="none" w:sz="0" w:space="0" w:color="auto"/>
              </w:divBdr>
            </w:div>
            <w:div w:id="279727537">
              <w:marLeft w:val="0"/>
              <w:marRight w:val="0"/>
              <w:marTop w:val="0"/>
              <w:marBottom w:val="0"/>
              <w:divBdr>
                <w:top w:val="none" w:sz="0" w:space="0" w:color="auto"/>
                <w:left w:val="none" w:sz="0" w:space="0" w:color="auto"/>
                <w:bottom w:val="none" w:sz="0" w:space="0" w:color="auto"/>
                <w:right w:val="none" w:sz="0" w:space="0" w:color="auto"/>
              </w:divBdr>
            </w:div>
            <w:div w:id="288249478">
              <w:marLeft w:val="0"/>
              <w:marRight w:val="0"/>
              <w:marTop w:val="0"/>
              <w:marBottom w:val="0"/>
              <w:divBdr>
                <w:top w:val="none" w:sz="0" w:space="0" w:color="auto"/>
                <w:left w:val="none" w:sz="0" w:space="0" w:color="auto"/>
                <w:bottom w:val="none" w:sz="0" w:space="0" w:color="auto"/>
                <w:right w:val="none" w:sz="0" w:space="0" w:color="auto"/>
              </w:divBdr>
            </w:div>
            <w:div w:id="289168156">
              <w:marLeft w:val="0"/>
              <w:marRight w:val="0"/>
              <w:marTop w:val="0"/>
              <w:marBottom w:val="0"/>
              <w:divBdr>
                <w:top w:val="none" w:sz="0" w:space="0" w:color="auto"/>
                <w:left w:val="none" w:sz="0" w:space="0" w:color="auto"/>
                <w:bottom w:val="none" w:sz="0" w:space="0" w:color="auto"/>
                <w:right w:val="none" w:sz="0" w:space="0" w:color="auto"/>
              </w:divBdr>
            </w:div>
            <w:div w:id="316806748">
              <w:marLeft w:val="0"/>
              <w:marRight w:val="0"/>
              <w:marTop w:val="0"/>
              <w:marBottom w:val="0"/>
              <w:divBdr>
                <w:top w:val="none" w:sz="0" w:space="0" w:color="auto"/>
                <w:left w:val="none" w:sz="0" w:space="0" w:color="auto"/>
                <w:bottom w:val="none" w:sz="0" w:space="0" w:color="auto"/>
                <w:right w:val="none" w:sz="0" w:space="0" w:color="auto"/>
              </w:divBdr>
            </w:div>
            <w:div w:id="320814883">
              <w:marLeft w:val="0"/>
              <w:marRight w:val="0"/>
              <w:marTop w:val="0"/>
              <w:marBottom w:val="0"/>
              <w:divBdr>
                <w:top w:val="none" w:sz="0" w:space="0" w:color="auto"/>
                <w:left w:val="none" w:sz="0" w:space="0" w:color="auto"/>
                <w:bottom w:val="none" w:sz="0" w:space="0" w:color="auto"/>
                <w:right w:val="none" w:sz="0" w:space="0" w:color="auto"/>
              </w:divBdr>
            </w:div>
            <w:div w:id="325403229">
              <w:marLeft w:val="0"/>
              <w:marRight w:val="0"/>
              <w:marTop w:val="0"/>
              <w:marBottom w:val="0"/>
              <w:divBdr>
                <w:top w:val="none" w:sz="0" w:space="0" w:color="auto"/>
                <w:left w:val="none" w:sz="0" w:space="0" w:color="auto"/>
                <w:bottom w:val="none" w:sz="0" w:space="0" w:color="auto"/>
                <w:right w:val="none" w:sz="0" w:space="0" w:color="auto"/>
              </w:divBdr>
            </w:div>
            <w:div w:id="326638024">
              <w:marLeft w:val="0"/>
              <w:marRight w:val="0"/>
              <w:marTop w:val="0"/>
              <w:marBottom w:val="0"/>
              <w:divBdr>
                <w:top w:val="none" w:sz="0" w:space="0" w:color="auto"/>
                <w:left w:val="none" w:sz="0" w:space="0" w:color="auto"/>
                <w:bottom w:val="none" w:sz="0" w:space="0" w:color="auto"/>
                <w:right w:val="none" w:sz="0" w:space="0" w:color="auto"/>
              </w:divBdr>
            </w:div>
            <w:div w:id="327054988">
              <w:marLeft w:val="0"/>
              <w:marRight w:val="0"/>
              <w:marTop w:val="0"/>
              <w:marBottom w:val="0"/>
              <w:divBdr>
                <w:top w:val="none" w:sz="0" w:space="0" w:color="auto"/>
                <w:left w:val="none" w:sz="0" w:space="0" w:color="auto"/>
                <w:bottom w:val="none" w:sz="0" w:space="0" w:color="auto"/>
                <w:right w:val="none" w:sz="0" w:space="0" w:color="auto"/>
              </w:divBdr>
            </w:div>
            <w:div w:id="329913276">
              <w:marLeft w:val="0"/>
              <w:marRight w:val="0"/>
              <w:marTop w:val="0"/>
              <w:marBottom w:val="0"/>
              <w:divBdr>
                <w:top w:val="none" w:sz="0" w:space="0" w:color="auto"/>
                <w:left w:val="none" w:sz="0" w:space="0" w:color="auto"/>
                <w:bottom w:val="none" w:sz="0" w:space="0" w:color="auto"/>
                <w:right w:val="none" w:sz="0" w:space="0" w:color="auto"/>
              </w:divBdr>
            </w:div>
            <w:div w:id="335352465">
              <w:marLeft w:val="0"/>
              <w:marRight w:val="0"/>
              <w:marTop w:val="0"/>
              <w:marBottom w:val="0"/>
              <w:divBdr>
                <w:top w:val="none" w:sz="0" w:space="0" w:color="auto"/>
                <w:left w:val="none" w:sz="0" w:space="0" w:color="auto"/>
                <w:bottom w:val="none" w:sz="0" w:space="0" w:color="auto"/>
                <w:right w:val="none" w:sz="0" w:space="0" w:color="auto"/>
              </w:divBdr>
            </w:div>
            <w:div w:id="338120142">
              <w:marLeft w:val="0"/>
              <w:marRight w:val="0"/>
              <w:marTop w:val="0"/>
              <w:marBottom w:val="0"/>
              <w:divBdr>
                <w:top w:val="none" w:sz="0" w:space="0" w:color="auto"/>
                <w:left w:val="none" w:sz="0" w:space="0" w:color="auto"/>
                <w:bottom w:val="none" w:sz="0" w:space="0" w:color="auto"/>
                <w:right w:val="none" w:sz="0" w:space="0" w:color="auto"/>
              </w:divBdr>
            </w:div>
            <w:div w:id="340855616">
              <w:marLeft w:val="0"/>
              <w:marRight w:val="0"/>
              <w:marTop w:val="0"/>
              <w:marBottom w:val="0"/>
              <w:divBdr>
                <w:top w:val="none" w:sz="0" w:space="0" w:color="auto"/>
                <w:left w:val="none" w:sz="0" w:space="0" w:color="auto"/>
                <w:bottom w:val="none" w:sz="0" w:space="0" w:color="auto"/>
                <w:right w:val="none" w:sz="0" w:space="0" w:color="auto"/>
              </w:divBdr>
            </w:div>
            <w:div w:id="355934293">
              <w:marLeft w:val="0"/>
              <w:marRight w:val="0"/>
              <w:marTop w:val="0"/>
              <w:marBottom w:val="0"/>
              <w:divBdr>
                <w:top w:val="none" w:sz="0" w:space="0" w:color="auto"/>
                <w:left w:val="none" w:sz="0" w:space="0" w:color="auto"/>
                <w:bottom w:val="none" w:sz="0" w:space="0" w:color="auto"/>
                <w:right w:val="none" w:sz="0" w:space="0" w:color="auto"/>
              </w:divBdr>
            </w:div>
            <w:div w:id="360983677">
              <w:marLeft w:val="0"/>
              <w:marRight w:val="0"/>
              <w:marTop w:val="0"/>
              <w:marBottom w:val="0"/>
              <w:divBdr>
                <w:top w:val="none" w:sz="0" w:space="0" w:color="auto"/>
                <w:left w:val="none" w:sz="0" w:space="0" w:color="auto"/>
                <w:bottom w:val="none" w:sz="0" w:space="0" w:color="auto"/>
                <w:right w:val="none" w:sz="0" w:space="0" w:color="auto"/>
              </w:divBdr>
            </w:div>
            <w:div w:id="363796741">
              <w:marLeft w:val="0"/>
              <w:marRight w:val="0"/>
              <w:marTop w:val="0"/>
              <w:marBottom w:val="0"/>
              <w:divBdr>
                <w:top w:val="none" w:sz="0" w:space="0" w:color="auto"/>
                <w:left w:val="none" w:sz="0" w:space="0" w:color="auto"/>
                <w:bottom w:val="none" w:sz="0" w:space="0" w:color="auto"/>
                <w:right w:val="none" w:sz="0" w:space="0" w:color="auto"/>
              </w:divBdr>
            </w:div>
            <w:div w:id="366226368">
              <w:marLeft w:val="0"/>
              <w:marRight w:val="0"/>
              <w:marTop w:val="0"/>
              <w:marBottom w:val="0"/>
              <w:divBdr>
                <w:top w:val="none" w:sz="0" w:space="0" w:color="auto"/>
                <w:left w:val="none" w:sz="0" w:space="0" w:color="auto"/>
                <w:bottom w:val="none" w:sz="0" w:space="0" w:color="auto"/>
                <w:right w:val="none" w:sz="0" w:space="0" w:color="auto"/>
              </w:divBdr>
            </w:div>
            <w:div w:id="388194460">
              <w:marLeft w:val="0"/>
              <w:marRight w:val="0"/>
              <w:marTop w:val="0"/>
              <w:marBottom w:val="0"/>
              <w:divBdr>
                <w:top w:val="none" w:sz="0" w:space="0" w:color="auto"/>
                <w:left w:val="none" w:sz="0" w:space="0" w:color="auto"/>
                <w:bottom w:val="none" w:sz="0" w:space="0" w:color="auto"/>
                <w:right w:val="none" w:sz="0" w:space="0" w:color="auto"/>
              </w:divBdr>
            </w:div>
            <w:div w:id="389156395">
              <w:marLeft w:val="0"/>
              <w:marRight w:val="0"/>
              <w:marTop w:val="0"/>
              <w:marBottom w:val="0"/>
              <w:divBdr>
                <w:top w:val="none" w:sz="0" w:space="0" w:color="auto"/>
                <w:left w:val="none" w:sz="0" w:space="0" w:color="auto"/>
                <w:bottom w:val="none" w:sz="0" w:space="0" w:color="auto"/>
                <w:right w:val="none" w:sz="0" w:space="0" w:color="auto"/>
              </w:divBdr>
            </w:div>
            <w:div w:id="389428107">
              <w:marLeft w:val="0"/>
              <w:marRight w:val="0"/>
              <w:marTop w:val="0"/>
              <w:marBottom w:val="0"/>
              <w:divBdr>
                <w:top w:val="none" w:sz="0" w:space="0" w:color="auto"/>
                <w:left w:val="none" w:sz="0" w:space="0" w:color="auto"/>
                <w:bottom w:val="none" w:sz="0" w:space="0" w:color="auto"/>
                <w:right w:val="none" w:sz="0" w:space="0" w:color="auto"/>
              </w:divBdr>
            </w:div>
            <w:div w:id="401299217">
              <w:marLeft w:val="0"/>
              <w:marRight w:val="0"/>
              <w:marTop w:val="0"/>
              <w:marBottom w:val="0"/>
              <w:divBdr>
                <w:top w:val="none" w:sz="0" w:space="0" w:color="auto"/>
                <w:left w:val="none" w:sz="0" w:space="0" w:color="auto"/>
                <w:bottom w:val="none" w:sz="0" w:space="0" w:color="auto"/>
                <w:right w:val="none" w:sz="0" w:space="0" w:color="auto"/>
              </w:divBdr>
            </w:div>
            <w:div w:id="408696620">
              <w:marLeft w:val="0"/>
              <w:marRight w:val="0"/>
              <w:marTop w:val="0"/>
              <w:marBottom w:val="0"/>
              <w:divBdr>
                <w:top w:val="none" w:sz="0" w:space="0" w:color="auto"/>
                <w:left w:val="none" w:sz="0" w:space="0" w:color="auto"/>
                <w:bottom w:val="none" w:sz="0" w:space="0" w:color="auto"/>
                <w:right w:val="none" w:sz="0" w:space="0" w:color="auto"/>
              </w:divBdr>
            </w:div>
            <w:div w:id="414253064">
              <w:marLeft w:val="0"/>
              <w:marRight w:val="0"/>
              <w:marTop w:val="0"/>
              <w:marBottom w:val="0"/>
              <w:divBdr>
                <w:top w:val="none" w:sz="0" w:space="0" w:color="auto"/>
                <w:left w:val="none" w:sz="0" w:space="0" w:color="auto"/>
                <w:bottom w:val="none" w:sz="0" w:space="0" w:color="auto"/>
                <w:right w:val="none" w:sz="0" w:space="0" w:color="auto"/>
              </w:divBdr>
            </w:div>
            <w:div w:id="418988917">
              <w:marLeft w:val="0"/>
              <w:marRight w:val="0"/>
              <w:marTop w:val="0"/>
              <w:marBottom w:val="0"/>
              <w:divBdr>
                <w:top w:val="none" w:sz="0" w:space="0" w:color="auto"/>
                <w:left w:val="none" w:sz="0" w:space="0" w:color="auto"/>
                <w:bottom w:val="none" w:sz="0" w:space="0" w:color="auto"/>
                <w:right w:val="none" w:sz="0" w:space="0" w:color="auto"/>
              </w:divBdr>
            </w:div>
            <w:div w:id="422146696">
              <w:marLeft w:val="0"/>
              <w:marRight w:val="0"/>
              <w:marTop w:val="0"/>
              <w:marBottom w:val="0"/>
              <w:divBdr>
                <w:top w:val="none" w:sz="0" w:space="0" w:color="auto"/>
                <w:left w:val="none" w:sz="0" w:space="0" w:color="auto"/>
                <w:bottom w:val="none" w:sz="0" w:space="0" w:color="auto"/>
                <w:right w:val="none" w:sz="0" w:space="0" w:color="auto"/>
              </w:divBdr>
            </w:div>
            <w:div w:id="424769279">
              <w:marLeft w:val="0"/>
              <w:marRight w:val="0"/>
              <w:marTop w:val="0"/>
              <w:marBottom w:val="0"/>
              <w:divBdr>
                <w:top w:val="none" w:sz="0" w:space="0" w:color="auto"/>
                <w:left w:val="none" w:sz="0" w:space="0" w:color="auto"/>
                <w:bottom w:val="none" w:sz="0" w:space="0" w:color="auto"/>
                <w:right w:val="none" w:sz="0" w:space="0" w:color="auto"/>
              </w:divBdr>
            </w:div>
            <w:div w:id="425342820">
              <w:marLeft w:val="0"/>
              <w:marRight w:val="0"/>
              <w:marTop w:val="0"/>
              <w:marBottom w:val="0"/>
              <w:divBdr>
                <w:top w:val="none" w:sz="0" w:space="0" w:color="auto"/>
                <w:left w:val="none" w:sz="0" w:space="0" w:color="auto"/>
                <w:bottom w:val="none" w:sz="0" w:space="0" w:color="auto"/>
                <w:right w:val="none" w:sz="0" w:space="0" w:color="auto"/>
              </w:divBdr>
            </w:div>
            <w:div w:id="426774793">
              <w:marLeft w:val="0"/>
              <w:marRight w:val="0"/>
              <w:marTop w:val="0"/>
              <w:marBottom w:val="0"/>
              <w:divBdr>
                <w:top w:val="none" w:sz="0" w:space="0" w:color="auto"/>
                <w:left w:val="none" w:sz="0" w:space="0" w:color="auto"/>
                <w:bottom w:val="none" w:sz="0" w:space="0" w:color="auto"/>
                <w:right w:val="none" w:sz="0" w:space="0" w:color="auto"/>
              </w:divBdr>
            </w:div>
            <w:div w:id="428619675">
              <w:marLeft w:val="0"/>
              <w:marRight w:val="0"/>
              <w:marTop w:val="0"/>
              <w:marBottom w:val="0"/>
              <w:divBdr>
                <w:top w:val="none" w:sz="0" w:space="0" w:color="auto"/>
                <w:left w:val="none" w:sz="0" w:space="0" w:color="auto"/>
                <w:bottom w:val="none" w:sz="0" w:space="0" w:color="auto"/>
                <w:right w:val="none" w:sz="0" w:space="0" w:color="auto"/>
              </w:divBdr>
            </w:div>
            <w:div w:id="433130665">
              <w:marLeft w:val="0"/>
              <w:marRight w:val="0"/>
              <w:marTop w:val="0"/>
              <w:marBottom w:val="0"/>
              <w:divBdr>
                <w:top w:val="none" w:sz="0" w:space="0" w:color="auto"/>
                <w:left w:val="none" w:sz="0" w:space="0" w:color="auto"/>
                <w:bottom w:val="none" w:sz="0" w:space="0" w:color="auto"/>
                <w:right w:val="none" w:sz="0" w:space="0" w:color="auto"/>
              </w:divBdr>
            </w:div>
            <w:div w:id="438335704">
              <w:marLeft w:val="0"/>
              <w:marRight w:val="0"/>
              <w:marTop w:val="0"/>
              <w:marBottom w:val="0"/>
              <w:divBdr>
                <w:top w:val="none" w:sz="0" w:space="0" w:color="auto"/>
                <w:left w:val="none" w:sz="0" w:space="0" w:color="auto"/>
                <w:bottom w:val="none" w:sz="0" w:space="0" w:color="auto"/>
                <w:right w:val="none" w:sz="0" w:space="0" w:color="auto"/>
              </w:divBdr>
            </w:div>
            <w:div w:id="441413662">
              <w:marLeft w:val="0"/>
              <w:marRight w:val="0"/>
              <w:marTop w:val="0"/>
              <w:marBottom w:val="0"/>
              <w:divBdr>
                <w:top w:val="none" w:sz="0" w:space="0" w:color="auto"/>
                <w:left w:val="none" w:sz="0" w:space="0" w:color="auto"/>
                <w:bottom w:val="none" w:sz="0" w:space="0" w:color="auto"/>
                <w:right w:val="none" w:sz="0" w:space="0" w:color="auto"/>
              </w:divBdr>
            </w:div>
            <w:div w:id="446655633">
              <w:marLeft w:val="0"/>
              <w:marRight w:val="0"/>
              <w:marTop w:val="0"/>
              <w:marBottom w:val="0"/>
              <w:divBdr>
                <w:top w:val="none" w:sz="0" w:space="0" w:color="auto"/>
                <w:left w:val="none" w:sz="0" w:space="0" w:color="auto"/>
                <w:bottom w:val="none" w:sz="0" w:space="0" w:color="auto"/>
                <w:right w:val="none" w:sz="0" w:space="0" w:color="auto"/>
              </w:divBdr>
            </w:div>
            <w:div w:id="446854528">
              <w:marLeft w:val="0"/>
              <w:marRight w:val="0"/>
              <w:marTop w:val="0"/>
              <w:marBottom w:val="0"/>
              <w:divBdr>
                <w:top w:val="none" w:sz="0" w:space="0" w:color="auto"/>
                <w:left w:val="none" w:sz="0" w:space="0" w:color="auto"/>
                <w:bottom w:val="none" w:sz="0" w:space="0" w:color="auto"/>
                <w:right w:val="none" w:sz="0" w:space="0" w:color="auto"/>
              </w:divBdr>
            </w:div>
            <w:div w:id="449593833">
              <w:marLeft w:val="0"/>
              <w:marRight w:val="0"/>
              <w:marTop w:val="0"/>
              <w:marBottom w:val="0"/>
              <w:divBdr>
                <w:top w:val="none" w:sz="0" w:space="0" w:color="auto"/>
                <w:left w:val="none" w:sz="0" w:space="0" w:color="auto"/>
                <w:bottom w:val="none" w:sz="0" w:space="0" w:color="auto"/>
                <w:right w:val="none" w:sz="0" w:space="0" w:color="auto"/>
              </w:divBdr>
            </w:div>
            <w:div w:id="451048893">
              <w:marLeft w:val="0"/>
              <w:marRight w:val="0"/>
              <w:marTop w:val="0"/>
              <w:marBottom w:val="0"/>
              <w:divBdr>
                <w:top w:val="none" w:sz="0" w:space="0" w:color="auto"/>
                <w:left w:val="none" w:sz="0" w:space="0" w:color="auto"/>
                <w:bottom w:val="none" w:sz="0" w:space="0" w:color="auto"/>
                <w:right w:val="none" w:sz="0" w:space="0" w:color="auto"/>
              </w:divBdr>
            </w:div>
            <w:div w:id="458300739">
              <w:marLeft w:val="0"/>
              <w:marRight w:val="0"/>
              <w:marTop w:val="0"/>
              <w:marBottom w:val="0"/>
              <w:divBdr>
                <w:top w:val="none" w:sz="0" w:space="0" w:color="auto"/>
                <w:left w:val="none" w:sz="0" w:space="0" w:color="auto"/>
                <w:bottom w:val="none" w:sz="0" w:space="0" w:color="auto"/>
                <w:right w:val="none" w:sz="0" w:space="0" w:color="auto"/>
              </w:divBdr>
            </w:div>
            <w:div w:id="459878328">
              <w:marLeft w:val="0"/>
              <w:marRight w:val="0"/>
              <w:marTop w:val="0"/>
              <w:marBottom w:val="0"/>
              <w:divBdr>
                <w:top w:val="none" w:sz="0" w:space="0" w:color="auto"/>
                <w:left w:val="none" w:sz="0" w:space="0" w:color="auto"/>
                <w:bottom w:val="none" w:sz="0" w:space="0" w:color="auto"/>
                <w:right w:val="none" w:sz="0" w:space="0" w:color="auto"/>
              </w:divBdr>
            </w:div>
            <w:div w:id="466897141">
              <w:marLeft w:val="0"/>
              <w:marRight w:val="0"/>
              <w:marTop w:val="0"/>
              <w:marBottom w:val="0"/>
              <w:divBdr>
                <w:top w:val="none" w:sz="0" w:space="0" w:color="auto"/>
                <w:left w:val="none" w:sz="0" w:space="0" w:color="auto"/>
                <w:bottom w:val="none" w:sz="0" w:space="0" w:color="auto"/>
                <w:right w:val="none" w:sz="0" w:space="0" w:color="auto"/>
              </w:divBdr>
            </w:div>
            <w:div w:id="467937249">
              <w:marLeft w:val="0"/>
              <w:marRight w:val="0"/>
              <w:marTop w:val="0"/>
              <w:marBottom w:val="0"/>
              <w:divBdr>
                <w:top w:val="none" w:sz="0" w:space="0" w:color="auto"/>
                <w:left w:val="none" w:sz="0" w:space="0" w:color="auto"/>
                <w:bottom w:val="none" w:sz="0" w:space="0" w:color="auto"/>
                <w:right w:val="none" w:sz="0" w:space="0" w:color="auto"/>
              </w:divBdr>
            </w:div>
            <w:div w:id="478037000">
              <w:marLeft w:val="0"/>
              <w:marRight w:val="0"/>
              <w:marTop w:val="0"/>
              <w:marBottom w:val="0"/>
              <w:divBdr>
                <w:top w:val="none" w:sz="0" w:space="0" w:color="auto"/>
                <w:left w:val="none" w:sz="0" w:space="0" w:color="auto"/>
                <w:bottom w:val="none" w:sz="0" w:space="0" w:color="auto"/>
                <w:right w:val="none" w:sz="0" w:space="0" w:color="auto"/>
              </w:divBdr>
            </w:div>
            <w:div w:id="480852556">
              <w:marLeft w:val="0"/>
              <w:marRight w:val="0"/>
              <w:marTop w:val="0"/>
              <w:marBottom w:val="0"/>
              <w:divBdr>
                <w:top w:val="none" w:sz="0" w:space="0" w:color="auto"/>
                <w:left w:val="none" w:sz="0" w:space="0" w:color="auto"/>
                <w:bottom w:val="none" w:sz="0" w:space="0" w:color="auto"/>
                <w:right w:val="none" w:sz="0" w:space="0" w:color="auto"/>
              </w:divBdr>
            </w:div>
            <w:div w:id="482892990">
              <w:marLeft w:val="0"/>
              <w:marRight w:val="0"/>
              <w:marTop w:val="0"/>
              <w:marBottom w:val="0"/>
              <w:divBdr>
                <w:top w:val="none" w:sz="0" w:space="0" w:color="auto"/>
                <w:left w:val="none" w:sz="0" w:space="0" w:color="auto"/>
                <w:bottom w:val="none" w:sz="0" w:space="0" w:color="auto"/>
                <w:right w:val="none" w:sz="0" w:space="0" w:color="auto"/>
              </w:divBdr>
            </w:div>
            <w:div w:id="484902533">
              <w:marLeft w:val="0"/>
              <w:marRight w:val="0"/>
              <w:marTop w:val="0"/>
              <w:marBottom w:val="0"/>
              <w:divBdr>
                <w:top w:val="none" w:sz="0" w:space="0" w:color="auto"/>
                <w:left w:val="none" w:sz="0" w:space="0" w:color="auto"/>
                <w:bottom w:val="none" w:sz="0" w:space="0" w:color="auto"/>
                <w:right w:val="none" w:sz="0" w:space="0" w:color="auto"/>
              </w:divBdr>
            </w:div>
            <w:div w:id="486291637">
              <w:marLeft w:val="0"/>
              <w:marRight w:val="0"/>
              <w:marTop w:val="0"/>
              <w:marBottom w:val="0"/>
              <w:divBdr>
                <w:top w:val="none" w:sz="0" w:space="0" w:color="auto"/>
                <w:left w:val="none" w:sz="0" w:space="0" w:color="auto"/>
                <w:bottom w:val="none" w:sz="0" w:space="0" w:color="auto"/>
                <w:right w:val="none" w:sz="0" w:space="0" w:color="auto"/>
              </w:divBdr>
            </w:div>
            <w:div w:id="494804360">
              <w:marLeft w:val="0"/>
              <w:marRight w:val="0"/>
              <w:marTop w:val="0"/>
              <w:marBottom w:val="0"/>
              <w:divBdr>
                <w:top w:val="none" w:sz="0" w:space="0" w:color="auto"/>
                <w:left w:val="none" w:sz="0" w:space="0" w:color="auto"/>
                <w:bottom w:val="none" w:sz="0" w:space="0" w:color="auto"/>
                <w:right w:val="none" w:sz="0" w:space="0" w:color="auto"/>
              </w:divBdr>
              <w:divsChild>
                <w:div w:id="548155139">
                  <w:marLeft w:val="0"/>
                  <w:marRight w:val="0"/>
                  <w:marTop w:val="0"/>
                  <w:marBottom w:val="0"/>
                  <w:divBdr>
                    <w:top w:val="none" w:sz="0" w:space="0" w:color="auto"/>
                    <w:left w:val="none" w:sz="0" w:space="0" w:color="auto"/>
                    <w:bottom w:val="none" w:sz="0" w:space="0" w:color="auto"/>
                    <w:right w:val="none" w:sz="0" w:space="0" w:color="auto"/>
                  </w:divBdr>
                </w:div>
                <w:div w:id="583344399">
                  <w:marLeft w:val="0"/>
                  <w:marRight w:val="0"/>
                  <w:marTop w:val="0"/>
                  <w:marBottom w:val="0"/>
                  <w:divBdr>
                    <w:top w:val="none" w:sz="0" w:space="0" w:color="auto"/>
                    <w:left w:val="none" w:sz="0" w:space="0" w:color="auto"/>
                    <w:bottom w:val="none" w:sz="0" w:space="0" w:color="auto"/>
                    <w:right w:val="none" w:sz="0" w:space="0" w:color="auto"/>
                  </w:divBdr>
                </w:div>
                <w:div w:id="997147548">
                  <w:marLeft w:val="0"/>
                  <w:marRight w:val="0"/>
                  <w:marTop w:val="0"/>
                  <w:marBottom w:val="0"/>
                  <w:divBdr>
                    <w:top w:val="none" w:sz="0" w:space="0" w:color="auto"/>
                    <w:left w:val="none" w:sz="0" w:space="0" w:color="auto"/>
                    <w:bottom w:val="none" w:sz="0" w:space="0" w:color="auto"/>
                    <w:right w:val="none" w:sz="0" w:space="0" w:color="auto"/>
                  </w:divBdr>
                </w:div>
                <w:div w:id="1163199687">
                  <w:marLeft w:val="0"/>
                  <w:marRight w:val="0"/>
                  <w:marTop w:val="0"/>
                  <w:marBottom w:val="0"/>
                  <w:divBdr>
                    <w:top w:val="none" w:sz="0" w:space="0" w:color="auto"/>
                    <w:left w:val="none" w:sz="0" w:space="0" w:color="auto"/>
                    <w:bottom w:val="none" w:sz="0" w:space="0" w:color="auto"/>
                    <w:right w:val="none" w:sz="0" w:space="0" w:color="auto"/>
                  </w:divBdr>
                </w:div>
                <w:div w:id="1206943466">
                  <w:marLeft w:val="0"/>
                  <w:marRight w:val="0"/>
                  <w:marTop w:val="0"/>
                  <w:marBottom w:val="0"/>
                  <w:divBdr>
                    <w:top w:val="none" w:sz="0" w:space="0" w:color="auto"/>
                    <w:left w:val="none" w:sz="0" w:space="0" w:color="auto"/>
                    <w:bottom w:val="none" w:sz="0" w:space="0" w:color="auto"/>
                    <w:right w:val="none" w:sz="0" w:space="0" w:color="auto"/>
                  </w:divBdr>
                </w:div>
                <w:div w:id="1384329893">
                  <w:marLeft w:val="0"/>
                  <w:marRight w:val="0"/>
                  <w:marTop w:val="0"/>
                  <w:marBottom w:val="0"/>
                  <w:divBdr>
                    <w:top w:val="none" w:sz="0" w:space="0" w:color="auto"/>
                    <w:left w:val="none" w:sz="0" w:space="0" w:color="auto"/>
                    <w:bottom w:val="none" w:sz="0" w:space="0" w:color="auto"/>
                    <w:right w:val="none" w:sz="0" w:space="0" w:color="auto"/>
                  </w:divBdr>
                </w:div>
                <w:div w:id="1491167767">
                  <w:marLeft w:val="0"/>
                  <w:marRight w:val="0"/>
                  <w:marTop w:val="0"/>
                  <w:marBottom w:val="0"/>
                  <w:divBdr>
                    <w:top w:val="none" w:sz="0" w:space="0" w:color="auto"/>
                    <w:left w:val="none" w:sz="0" w:space="0" w:color="auto"/>
                    <w:bottom w:val="none" w:sz="0" w:space="0" w:color="auto"/>
                    <w:right w:val="none" w:sz="0" w:space="0" w:color="auto"/>
                  </w:divBdr>
                </w:div>
                <w:div w:id="1590850083">
                  <w:marLeft w:val="0"/>
                  <w:marRight w:val="0"/>
                  <w:marTop w:val="0"/>
                  <w:marBottom w:val="0"/>
                  <w:divBdr>
                    <w:top w:val="none" w:sz="0" w:space="0" w:color="auto"/>
                    <w:left w:val="none" w:sz="0" w:space="0" w:color="auto"/>
                    <w:bottom w:val="none" w:sz="0" w:space="0" w:color="auto"/>
                    <w:right w:val="none" w:sz="0" w:space="0" w:color="auto"/>
                  </w:divBdr>
                </w:div>
                <w:div w:id="2039576960">
                  <w:marLeft w:val="0"/>
                  <w:marRight w:val="0"/>
                  <w:marTop w:val="0"/>
                  <w:marBottom w:val="0"/>
                  <w:divBdr>
                    <w:top w:val="none" w:sz="0" w:space="0" w:color="auto"/>
                    <w:left w:val="none" w:sz="0" w:space="0" w:color="auto"/>
                    <w:bottom w:val="none" w:sz="0" w:space="0" w:color="auto"/>
                    <w:right w:val="none" w:sz="0" w:space="0" w:color="auto"/>
                  </w:divBdr>
                </w:div>
              </w:divsChild>
            </w:div>
            <w:div w:id="495265173">
              <w:marLeft w:val="0"/>
              <w:marRight w:val="0"/>
              <w:marTop w:val="0"/>
              <w:marBottom w:val="0"/>
              <w:divBdr>
                <w:top w:val="none" w:sz="0" w:space="0" w:color="auto"/>
                <w:left w:val="none" w:sz="0" w:space="0" w:color="auto"/>
                <w:bottom w:val="none" w:sz="0" w:space="0" w:color="auto"/>
                <w:right w:val="none" w:sz="0" w:space="0" w:color="auto"/>
              </w:divBdr>
            </w:div>
            <w:div w:id="500393669">
              <w:marLeft w:val="0"/>
              <w:marRight w:val="0"/>
              <w:marTop w:val="0"/>
              <w:marBottom w:val="0"/>
              <w:divBdr>
                <w:top w:val="none" w:sz="0" w:space="0" w:color="auto"/>
                <w:left w:val="none" w:sz="0" w:space="0" w:color="auto"/>
                <w:bottom w:val="none" w:sz="0" w:space="0" w:color="auto"/>
                <w:right w:val="none" w:sz="0" w:space="0" w:color="auto"/>
              </w:divBdr>
            </w:div>
            <w:div w:id="502671235">
              <w:marLeft w:val="0"/>
              <w:marRight w:val="0"/>
              <w:marTop w:val="0"/>
              <w:marBottom w:val="0"/>
              <w:divBdr>
                <w:top w:val="none" w:sz="0" w:space="0" w:color="auto"/>
                <w:left w:val="none" w:sz="0" w:space="0" w:color="auto"/>
                <w:bottom w:val="none" w:sz="0" w:space="0" w:color="auto"/>
                <w:right w:val="none" w:sz="0" w:space="0" w:color="auto"/>
              </w:divBdr>
            </w:div>
            <w:div w:id="504781391">
              <w:marLeft w:val="0"/>
              <w:marRight w:val="0"/>
              <w:marTop w:val="0"/>
              <w:marBottom w:val="0"/>
              <w:divBdr>
                <w:top w:val="none" w:sz="0" w:space="0" w:color="auto"/>
                <w:left w:val="none" w:sz="0" w:space="0" w:color="auto"/>
                <w:bottom w:val="none" w:sz="0" w:space="0" w:color="auto"/>
                <w:right w:val="none" w:sz="0" w:space="0" w:color="auto"/>
              </w:divBdr>
            </w:div>
            <w:div w:id="508642013">
              <w:marLeft w:val="0"/>
              <w:marRight w:val="0"/>
              <w:marTop w:val="0"/>
              <w:marBottom w:val="0"/>
              <w:divBdr>
                <w:top w:val="none" w:sz="0" w:space="0" w:color="auto"/>
                <w:left w:val="none" w:sz="0" w:space="0" w:color="auto"/>
                <w:bottom w:val="none" w:sz="0" w:space="0" w:color="auto"/>
                <w:right w:val="none" w:sz="0" w:space="0" w:color="auto"/>
              </w:divBdr>
            </w:div>
            <w:div w:id="532889625">
              <w:marLeft w:val="0"/>
              <w:marRight w:val="0"/>
              <w:marTop w:val="0"/>
              <w:marBottom w:val="0"/>
              <w:divBdr>
                <w:top w:val="none" w:sz="0" w:space="0" w:color="auto"/>
                <w:left w:val="none" w:sz="0" w:space="0" w:color="auto"/>
                <w:bottom w:val="none" w:sz="0" w:space="0" w:color="auto"/>
                <w:right w:val="none" w:sz="0" w:space="0" w:color="auto"/>
              </w:divBdr>
            </w:div>
            <w:div w:id="538319055">
              <w:marLeft w:val="0"/>
              <w:marRight w:val="0"/>
              <w:marTop w:val="0"/>
              <w:marBottom w:val="0"/>
              <w:divBdr>
                <w:top w:val="none" w:sz="0" w:space="0" w:color="auto"/>
                <w:left w:val="none" w:sz="0" w:space="0" w:color="auto"/>
                <w:bottom w:val="none" w:sz="0" w:space="0" w:color="auto"/>
                <w:right w:val="none" w:sz="0" w:space="0" w:color="auto"/>
              </w:divBdr>
            </w:div>
            <w:div w:id="544609619">
              <w:marLeft w:val="0"/>
              <w:marRight w:val="0"/>
              <w:marTop w:val="0"/>
              <w:marBottom w:val="0"/>
              <w:divBdr>
                <w:top w:val="none" w:sz="0" w:space="0" w:color="auto"/>
                <w:left w:val="none" w:sz="0" w:space="0" w:color="auto"/>
                <w:bottom w:val="none" w:sz="0" w:space="0" w:color="auto"/>
                <w:right w:val="none" w:sz="0" w:space="0" w:color="auto"/>
              </w:divBdr>
            </w:div>
            <w:div w:id="564220444">
              <w:marLeft w:val="0"/>
              <w:marRight w:val="0"/>
              <w:marTop w:val="0"/>
              <w:marBottom w:val="0"/>
              <w:divBdr>
                <w:top w:val="none" w:sz="0" w:space="0" w:color="auto"/>
                <w:left w:val="none" w:sz="0" w:space="0" w:color="auto"/>
                <w:bottom w:val="none" w:sz="0" w:space="0" w:color="auto"/>
                <w:right w:val="none" w:sz="0" w:space="0" w:color="auto"/>
              </w:divBdr>
            </w:div>
            <w:div w:id="566185399">
              <w:marLeft w:val="0"/>
              <w:marRight w:val="0"/>
              <w:marTop w:val="0"/>
              <w:marBottom w:val="0"/>
              <w:divBdr>
                <w:top w:val="none" w:sz="0" w:space="0" w:color="auto"/>
                <w:left w:val="none" w:sz="0" w:space="0" w:color="auto"/>
                <w:bottom w:val="none" w:sz="0" w:space="0" w:color="auto"/>
                <w:right w:val="none" w:sz="0" w:space="0" w:color="auto"/>
              </w:divBdr>
            </w:div>
            <w:div w:id="566191686">
              <w:marLeft w:val="0"/>
              <w:marRight w:val="0"/>
              <w:marTop w:val="0"/>
              <w:marBottom w:val="0"/>
              <w:divBdr>
                <w:top w:val="none" w:sz="0" w:space="0" w:color="auto"/>
                <w:left w:val="none" w:sz="0" w:space="0" w:color="auto"/>
                <w:bottom w:val="none" w:sz="0" w:space="0" w:color="auto"/>
                <w:right w:val="none" w:sz="0" w:space="0" w:color="auto"/>
              </w:divBdr>
            </w:div>
            <w:div w:id="571543440">
              <w:marLeft w:val="0"/>
              <w:marRight w:val="0"/>
              <w:marTop w:val="0"/>
              <w:marBottom w:val="0"/>
              <w:divBdr>
                <w:top w:val="none" w:sz="0" w:space="0" w:color="auto"/>
                <w:left w:val="none" w:sz="0" w:space="0" w:color="auto"/>
                <w:bottom w:val="none" w:sz="0" w:space="0" w:color="auto"/>
                <w:right w:val="none" w:sz="0" w:space="0" w:color="auto"/>
              </w:divBdr>
            </w:div>
            <w:div w:id="573900620">
              <w:marLeft w:val="0"/>
              <w:marRight w:val="0"/>
              <w:marTop w:val="0"/>
              <w:marBottom w:val="0"/>
              <w:divBdr>
                <w:top w:val="none" w:sz="0" w:space="0" w:color="auto"/>
                <w:left w:val="none" w:sz="0" w:space="0" w:color="auto"/>
                <w:bottom w:val="none" w:sz="0" w:space="0" w:color="auto"/>
                <w:right w:val="none" w:sz="0" w:space="0" w:color="auto"/>
              </w:divBdr>
            </w:div>
            <w:div w:id="576479220">
              <w:marLeft w:val="0"/>
              <w:marRight w:val="0"/>
              <w:marTop w:val="0"/>
              <w:marBottom w:val="0"/>
              <w:divBdr>
                <w:top w:val="none" w:sz="0" w:space="0" w:color="auto"/>
                <w:left w:val="none" w:sz="0" w:space="0" w:color="auto"/>
                <w:bottom w:val="none" w:sz="0" w:space="0" w:color="auto"/>
                <w:right w:val="none" w:sz="0" w:space="0" w:color="auto"/>
              </w:divBdr>
            </w:div>
            <w:div w:id="582760714">
              <w:marLeft w:val="0"/>
              <w:marRight w:val="0"/>
              <w:marTop w:val="0"/>
              <w:marBottom w:val="0"/>
              <w:divBdr>
                <w:top w:val="none" w:sz="0" w:space="0" w:color="auto"/>
                <w:left w:val="none" w:sz="0" w:space="0" w:color="auto"/>
                <w:bottom w:val="none" w:sz="0" w:space="0" w:color="auto"/>
                <w:right w:val="none" w:sz="0" w:space="0" w:color="auto"/>
              </w:divBdr>
            </w:div>
            <w:div w:id="589897936">
              <w:marLeft w:val="0"/>
              <w:marRight w:val="0"/>
              <w:marTop w:val="0"/>
              <w:marBottom w:val="0"/>
              <w:divBdr>
                <w:top w:val="none" w:sz="0" w:space="0" w:color="auto"/>
                <w:left w:val="none" w:sz="0" w:space="0" w:color="auto"/>
                <w:bottom w:val="none" w:sz="0" w:space="0" w:color="auto"/>
                <w:right w:val="none" w:sz="0" w:space="0" w:color="auto"/>
              </w:divBdr>
            </w:div>
            <w:div w:id="593242695">
              <w:marLeft w:val="0"/>
              <w:marRight w:val="0"/>
              <w:marTop w:val="0"/>
              <w:marBottom w:val="0"/>
              <w:divBdr>
                <w:top w:val="none" w:sz="0" w:space="0" w:color="auto"/>
                <w:left w:val="none" w:sz="0" w:space="0" w:color="auto"/>
                <w:bottom w:val="none" w:sz="0" w:space="0" w:color="auto"/>
                <w:right w:val="none" w:sz="0" w:space="0" w:color="auto"/>
              </w:divBdr>
            </w:div>
            <w:div w:id="601845292">
              <w:marLeft w:val="0"/>
              <w:marRight w:val="0"/>
              <w:marTop w:val="0"/>
              <w:marBottom w:val="0"/>
              <w:divBdr>
                <w:top w:val="none" w:sz="0" w:space="0" w:color="auto"/>
                <w:left w:val="none" w:sz="0" w:space="0" w:color="auto"/>
                <w:bottom w:val="none" w:sz="0" w:space="0" w:color="auto"/>
                <w:right w:val="none" w:sz="0" w:space="0" w:color="auto"/>
              </w:divBdr>
            </w:div>
            <w:div w:id="602298758">
              <w:marLeft w:val="0"/>
              <w:marRight w:val="0"/>
              <w:marTop w:val="0"/>
              <w:marBottom w:val="0"/>
              <w:divBdr>
                <w:top w:val="none" w:sz="0" w:space="0" w:color="auto"/>
                <w:left w:val="none" w:sz="0" w:space="0" w:color="auto"/>
                <w:bottom w:val="none" w:sz="0" w:space="0" w:color="auto"/>
                <w:right w:val="none" w:sz="0" w:space="0" w:color="auto"/>
              </w:divBdr>
            </w:div>
            <w:div w:id="602609059">
              <w:marLeft w:val="0"/>
              <w:marRight w:val="0"/>
              <w:marTop w:val="0"/>
              <w:marBottom w:val="0"/>
              <w:divBdr>
                <w:top w:val="none" w:sz="0" w:space="0" w:color="auto"/>
                <w:left w:val="none" w:sz="0" w:space="0" w:color="auto"/>
                <w:bottom w:val="none" w:sz="0" w:space="0" w:color="auto"/>
                <w:right w:val="none" w:sz="0" w:space="0" w:color="auto"/>
              </w:divBdr>
            </w:div>
            <w:div w:id="607196117">
              <w:marLeft w:val="0"/>
              <w:marRight w:val="0"/>
              <w:marTop w:val="0"/>
              <w:marBottom w:val="0"/>
              <w:divBdr>
                <w:top w:val="none" w:sz="0" w:space="0" w:color="auto"/>
                <w:left w:val="none" w:sz="0" w:space="0" w:color="auto"/>
                <w:bottom w:val="none" w:sz="0" w:space="0" w:color="auto"/>
                <w:right w:val="none" w:sz="0" w:space="0" w:color="auto"/>
              </w:divBdr>
            </w:div>
            <w:div w:id="620964078">
              <w:marLeft w:val="0"/>
              <w:marRight w:val="0"/>
              <w:marTop w:val="0"/>
              <w:marBottom w:val="0"/>
              <w:divBdr>
                <w:top w:val="none" w:sz="0" w:space="0" w:color="auto"/>
                <w:left w:val="none" w:sz="0" w:space="0" w:color="auto"/>
                <w:bottom w:val="none" w:sz="0" w:space="0" w:color="auto"/>
                <w:right w:val="none" w:sz="0" w:space="0" w:color="auto"/>
              </w:divBdr>
            </w:div>
            <w:div w:id="623510259">
              <w:marLeft w:val="0"/>
              <w:marRight w:val="0"/>
              <w:marTop w:val="0"/>
              <w:marBottom w:val="0"/>
              <w:divBdr>
                <w:top w:val="none" w:sz="0" w:space="0" w:color="auto"/>
                <w:left w:val="none" w:sz="0" w:space="0" w:color="auto"/>
                <w:bottom w:val="none" w:sz="0" w:space="0" w:color="auto"/>
                <w:right w:val="none" w:sz="0" w:space="0" w:color="auto"/>
              </w:divBdr>
            </w:div>
            <w:div w:id="623535490">
              <w:marLeft w:val="0"/>
              <w:marRight w:val="0"/>
              <w:marTop w:val="0"/>
              <w:marBottom w:val="0"/>
              <w:divBdr>
                <w:top w:val="none" w:sz="0" w:space="0" w:color="auto"/>
                <w:left w:val="none" w:sz="0" w:space="0" w:color="auto"/>
                <w:bottom w:val="none" w:sz="0" w:space="0" w:color="auto"/>
                <w:right w:val="none" w:sz="0" w:space="0" w:color="auto"/>
              </w:divBdr>
            </w:div>
            <w:div w:id="627778915">
              <w:marLeft w:val="0"/>
              <w:marRight w:val="0"/>
              <w:marTop w:val="0"/>
              <w:marBottom w:val="0"/>
              <w:divBdr>
                <w:top w:val="none" w:sz="0" w:space="0" w:color="auto"/>
                <w:left w:val="none" w:sz="0" w:space="0" w:color="auto"/>
                <w:bottom w:val="none" w:sz="0" w:space="0" w:color="auto"/>
                <w:right w:val="none" w:sz="0" w:space="0" w:color="auto"/>
              </w:divBdr>
            </w:div>
            <w:div w:id="636303549">
              <w:marLeft w:val="0"/>
              <w:marRight w:val="0"/>
              <w:marTop w:val="0"/>
              <w:marBottom w:val="0"/>
              <w:divBdr>
                <w:top w:val="none" w:sz="0" w:space="0" w:color="auto"/>
                <w:left w:val="none" w:sz="0" w:space="0" w:color="auto"/>
                <w:bottom w:val="none" w:sz="0" w:space="0" w:color="auto"/>
                <w:right w:val="none" w:sz="0" w:space="0" w:color="auto"/>
              </w:divBdr>
            </w:div>
            <w:div w:id="636833603">
              <w:marLeft w:val="0"/>
              <w:marRight w:val="0"/>
              <w:marTop w:val="0"/>
              <w:marBottom w:val="0"/>
              <w:divBdr>
                <w:top w:val="none" w:sz="0" w:space="0" w:color="auto"/>
                <w:left w:val="none" w:sz="0" w:space="0" w:color="auto"/>
                <w:bottom w:val="none" w:sz="0" w:space="0" w:color="auto"/>
                <w:right w:val="none" w:sz="0" w:space="0" w:color="auto"/>
              </w:divBdr>
            </w:div>
            <w:div w:id="640423580">
              <w:marLeft w:val="0"/>
              <w:marRight w:val="0"/>
              <w:marTop w:val="0"/>
              <w:marBottom w:val="0"/>
              <w:divBdr>
                <w:top w:val="none" w:sz="0" w:space="0" w:color="auto"/>
                <w:left w:val="none" w:sz="0" w:space="0" w:color="auto"/>
                <w:bottom w:val="none" w:sz="0" w:space="0" w:color="auto"/>
                <w:right w:val="none" w:sz="0" w:space="0" w:color="auto"/>
              </w:divBdr>
            </w:div>
            <w:div w:id="656806529">
              <w:marLeft w:val="0"/>
              <w:marRight w:val="0"/>
              <w:marTop w:val="0"/>
              <w:marBottom w:val="0"/>
              <w:divBdr>
                <w:top w:val="none" w:sz="0" w:space="0" w:color="auto"/>
                <w:left w:val="none" w:sz="0" w:space="0" w:color="auto"/>
                <w:bottom w:val="none" w:sz="0" w:space="0" w:color="auto"/>
                <w:right w:val="none" w:sz="0" w:space="0" w:color="auto"/>
              </w:divBdr>
            </w:div>
            <w:div w:id="662010851">
              <w:marLeft w:val="0"/>
              <w:marRight w:val="0"/>
              <w:marTop w:val="0"/>
              <w:marBottom w:val="0"/>
              <w:divBdr>
                <w:top w:val="none" w:sz="0" w:space="0" w:color="auto"/>
                <w:left w:val="none" w:sz="0" w:space="0" w:color="auto"/>
                <w:bottom w:val="none" w:sz="0" w:space="0" w:color="auto"/>
                <w:right w:val="none" w:sz="0" w:space="0" w:color="auto"/>
              </w:divBdr>
            </w:div>
            <w:div w:id="662970781">
              <w:marLeft w:val="0"/>
              <w:marRight w:val="0"/>
              <w:marTop w:val="0"/>
              <w:marBottom w:val="0"/>
              <w:divBdr>
                <w:top w:val="none" w:sz="0" w:space="0" w:color="auto"/>
                <w:left w:val="none" w:sz="0" w:space="0" w:color="auto"/>
                <w:bottom w:val="none" w:sz="0" w:space="0" w:color="auto"/>
                <w:right w:val="none" w:sz="0" w:space="0" w:color="auto"/>
              </w:divBdr>
            </w:div>
            <w:div w:id="664550092">
              <w:marLeft w:val="0"/>
              <w:marRight w:val="0"/>
              <w:marTop w:val="0"/>
              <w:marBottom w:val="0"/>
              <w:divBdr>
                <w:top w:val="none" w:sz="0" w:space="0" w:color="auto"/>
                <w:left w:val="none" w:sz="0" w:space="0" w:color="auto"/>
                <w:bottom w:val="none" w:sz="0" w:space="0" w:color="auto"/>
                <w:right w:val="none" w:sz="0" w:space="0" w:color="auto"/>
              </w:divBdr>
              <w:divsChild>
                <w:div w:id="86117">
                  <w:marLeft w:val="0"/>
                  <w:marRight w:val="0"/>
                  <w:marTop w:val="0"/>
                  <w:marBottom w:val="0"/>
                  <w:divBdr>
                    <w:top w:val="none" w:sz="0" w:space="0" w:color="auto"/>
                    <w:left w:val="none" w:sz="0" w:space="0" w:color="auto"/>
                    <w:bottom w:val="none" w:sz="0" w:space="0" w:color="auto"/>
                    <w:right w:val="none" w:sz="0" w:space="0" w:color="auto"/>
                  </w:divBdr>
                </w:div>
                <w:div w:id="2054554">
                  <w:marLeft w:val="0"/>
                  <w:marRight w:val="0"/>
                  <w:marTop w:val="0"/>
                  <w:marBottom w:val="0"/>
                  <w:divBdr>
                    <w:top w:val="none" w:sz="0" w:space="0" w:color="auto"/>
                    <w:left w:val="none" w:sz="0" w:space="0" w:color="auto"/>
                    <w:bottom w:val="none" w:sz="0" w:space="0" w:color="auto"/>
                    <w:right w:val="none" w:sz="0" w:space="0" w:color="auto"/>
                  </w:divBdr>
                </w:div>
                <w:div w:id="6256835">
                  <w:marLeft w:val="0"/>
                  <w:marRight w:val="0"/>
                  <w:marTop w:val="0"/>
                  <w:marBottom w:val="0"/>
                  <w:divBdr>
                    <w:top w:val="none" w:sz="0" w:space="0" w:color="auto"/>
                    <w:left w:val="none" w:sz="0" w:space="0" w:color="auto"/>
                    <w:bottom w:val="none" w:sz="0" w:space="0" w:color="auto"/>
                    <w:right w:val="none" w:sz="0" w:space="0" w:color="auto"/>
                  </w:divBdr>
                </w:div>
                <w:div w:id="12271197">
                  <w:marLeft w:val="0"/>
                  <w:marRight w:val="0"/>
                  <w:marTop w:val="0"/>
                  <w:marBottom w:val="0"/>
                  <w:divBdr>
                    <w:top w:val="none" w:sz="0" w:space="0" w:color="auto"/>
                    <w:left w:val="none" w:sz="0" w:space="0" w:color="auto"/>
                    <w:bottom w:val="none" w:sz="0" w:space="0" w:color="auto"/>
                    <w:right w:val="none" w:sz="0" w:space="0" w:color="auto"/>
                  </w:divBdr>
                </w:div>
                <w:div w:id="15813872">
                  <w:marLeft w:val="0"/>
                  <w:marRight w:val="0"/>
                  <w:marTop w:val="0"/>
                  <w:marBottom w:val="0"/>
                  <w:divBdr>
                    <w:top w:val="none" w:sz="0" w:space="0" w:color="auto"/>
                    <w:left w:val="none" w:sz="0" w:space="0" w:color="auto"/>
                    <w:bottom w:val="none" w:sz="0" w:space="0" w:color="auto"/>
                    <w:right w:val="none" w:sz="0" w:space="0" w:color="auto"/>
                  </w:divBdr>
                </w:div>
                <w:div w:id="31881891">
                  <w:marLeft w:val="0"/>
                  <w:marRight w:val="0"/>
                  <w:marTop w:val="0"/>
                  <w:marBottom w:val="0"/>
                  <w:divBdr>
                    <w:top w:val="none" w:sz="0" w:space="0" w:color="auto"/>
                    <w:left w:val="none" w:sz="0" w:space="0" w:color="auto"/>
                    <w:bottom w:val="none" w:sz="0" w:space="0" w:color="auto"/>
                    <w:right w:val="none" w:sz="0" w:space="0" w:color="auto"/>
                  </w:divBdr>
                </w:div>
                <w:div w:id="49617244">
                  <w:marLeft w:val="0"/>
                  <w:marRight w:val="0"/>
                  <w:marTop w:val="0"/>
                  <w:marBottom w:val="0"/>
                  <w:divBdr>
                    <w:top w:val="none" w:sz="0" w:space="0" w:color="auto"/>
                    <w:left w:val="none" w:sz="0" w:space="0" w:color="auto"/>
                    <w:bottom w:val="none" w:sz="0" w:space="0" w:color="auto"/>
                    <w:right w:val="none" w:sz="0" w:space="0" w:color="auto"/>
                  </w:divBdr>
                </w:div>
                <w:div w:id="49964032">
                  <w:marLeft w:val="0"/>
                  <w:marRight w:val="0"/>
                  <w:marTop w:val="0"/>
                  <w:marBottom w:val="0"/>
                  <w:divBdr>
                    <w:top w:val="none" w:sz="0" w:space="0" w:color="auto"/>
                    <w:left w:val="none" w:sz="0" w:space="0" w:color="auto"/>
                    <w:bottom w:val="none" w:sz="0" w:space="0" w:color="auto"/>
                    <w:right w:val="none" w:sz="0" w:space="0" w:color="auto"/>
                  </w:divBdr>
                </w:div>
                <w:div w:id="54427199">
                  <w:marLeft w:val="0"/>
                  <w:marRight w:val="0"/>
                  <w:marTop w:val="0"/>
                  <w:marBottom w:val="0"/>
                  <w:divBdr>
                    <w:top w:val="none" w:sz="0" w:space="0" w:color="auto"/>
                    <w:left w:val="none" w:sz="0" w:space="0" w:color="auto"/>
                    <w:bottom w:val="none" w:sz="0" w:space="0" w:color="auto"/>
                    <w:right w:val="none" w:sz="0" w:space="0" w:color="auto"/>
                  </w:divBdr>
                </w:div>
                <w:div w:id="54857109">
                  <w:marLeft w:val="0"/>
                  <w:marRight w:val="0"/>
                  <w:marTop w:val="0"/>
                  <w:marBottom w:val="0"/>
                  <w:divBdr>
                    <w:top w:val="none" w:sz="0" w:space="0" w:color="auto"/>
                    <w:left w:val="none" w:sz="0" w:space="0" w:color="auto"/>
                    <w:bottom w:val="none" w:sz="0" w:space="0" w:color="auto"/>
                    <w:right w:val="none" w:sz="0" w:space="0" w:color="auto"/>
                  </w:divBdr>
                </w:div>
                <w:div w:id="73356851">
                  <w:marLeft w:val="0"/>
                  <w:marRight w:val="0"/>
                  <w:marTop w:val="0"/>
                  <w:marBottom w:val="0"/>
                  <w:divBdr>
                    <w:top w:val="none" w:sz="0" w:space="0" w:color="auto"/>
                    <w:left w:val="none" w:sz="0" w:space="0" w:color="auto"/>
                    <w:bottom w:val="none" w:sz="0" w:space="0" w:color="auto"/>
                    <w:right w:val="none" w:sz="0" w:space="0" w:color="auto"/>
                  </w:divBdr>
                </w:div>
                <w:div w:id="73863742">
                  <w:marLeft w:val="0"/>
                  <w:marRight w:val="0"/>
                  <w:marTop w:val="0"/>
                  <w:marBottom w:val="0"/>
                  <w:divBdr>
                    <w:top w:val="none" w:sz="0" w:space="0" w:color="auto"/>
                    <w:left w:val="none" w:sz="0" w:space="0" w:color="auto"/>
                    <w:bottom w:val="none" w:sz="0" w:space="0" w:color="auto"/>
                    <w:right w:val="none" w:sz="0" w:space="0" w:color="auto"/>
                  </w:divBdr>
                </w:div>
                <w:div w:id="74859822">
                  <w:marLeft w:val="0"/>
                  <w:marRight w:val="0"/>
                  <w:marTop w:val="0"/>
                  <w:marBottom w:val="0"/>
                  <w:divBdr>
                    <w:top w:val="none" w:sz="0" w:space="0" w:color="auto"/>
                    <w:left w:val="none" w:sz="0" w:space="0" w:color="auto"/>
                    <w:bottom w:val="none" w:sz="0" w:space="0" w:color="auto"/>
                    <w:right w:val="none" w:sz="0" w:space="0" w:color="auto"/>
                  </w:divBdr>
                </w:div>
                <w:div w:id="78603925">
                  <w:marLeft w:val="0"/>
                  <w:marRight w:val="0"/>
                  <w:marTop w:val="0"/>
                  <w:marBottom w:val="0"/>
                  <w:divBdr>
                    <w:top w:val="none" w:sz="0" w:space="0" w:color="auto"/>
                    <w:left w:val="none" w:sz="0" w:space="0" w:color="auto"/>
                    <w:bottom w:val="none" w:sz="0" w:space="0" w:color="auto"/>
                    <w:right w:val="none" w:sz="0" w:space="0" w:color="auto"/>
                  </w:divBdr>
                </w:div>
                <w:div w:id="82999243">
                  <w:marLeft w:val="0"/>
                  <w:marRight w:val="0"/>
                  <w:marTop w:val="0"/>
                  <w:marBottom w:val="0"/>
                  <w:divBdr>
                    <w:top w:val="none" w:sz="0" w:space="0" w:color="auto"/>
                    <w:left w:val="none" w:sz="0" w:space="0" w:color="auto"/>
                    <w:bottom w:val="none" w:sz="0" w:space="0" w:color="auto"/>
                    <w:right w:val="none" w:sz="0" w:space="0" w:color="auto"/>
                  </w:divBdr>
                </w:div>
                <w:div w:id="83041615">
                  <w:marLeft w:val="0"/>
                  <w:marRight w:val="0"/>
                  <w:marTop w:val="0"/>
                  <w:marBottom w:val="0"/>
                  <w:divBdr>
                    <w:top w:val="none" w:sz="0" w:space="0" w:color="auto"/>
                    <w:left w:val="none" w:sz="0" w:space="0" w:color="auto"/>
                    <w:bottom w:val="none" w:sz="0" w:space="0" w:color="auto"/>
                    <w:right w:val="none" w:sz="0" w:space="0" w:color="auto"/>
                  </w:divBdr>
                </w:div>
                <w:div w:id="87702221">
                  <w:marLeft w:val="0"/>
                  <w:marRight w:val="0"/>
                  <w:marTop w:val="0"/>
                  <w:marBottom w:val="0"/>
                  <w:divBdr>
                    <w:top w:val="none" w:sz="0" w:space="0" w:color="auto"/>
                    <w:left w:val="none" w:sz="0" w:space="0" w:color="auto"/>
                    <w:bottom w:val="none" w:sz="0" w:space="0" w:color="auto"/>
                    <w:right w:val="none" w:sz="0" w:space="0" w:color="auto"/>
                  </w:divBdr>
                </w:div>
                <w:div w:id="96684904">
                  <w:marLeft w:val="0"/>
                  <w:marRight w:val="0"/>
                  <w:marTop w:val="0"/>
                  <w:marBottom w:val="0"/>
                  <w:divBdr>
                    <w:top w:val="none" w:sz="0" w:space="0" w:color="auto"/>
                    <w:left w:val="none" w:sz="0" w:space="0" w:color="auto"/>
                    <w:bottom w:val="none" w:sz="0" w:space="0" w:color="auto"/>
                    <w:right w:val="none" w:sz="0" w:space="0" w:color="auto"/>
                  </w:divBdr>
                </w:div>
                <w:div w:id="98450131">
                  <w:marLeft w:val="0"/>
                  <w:marRight w:val="0"/>
                  <w:marTop w:val="0"/>
                  <w:marBottom w:val="0"/>
                  <w:divBdr>
                    <w:top w:val="none" w:sz="0" w:space="0" w:color="auto"/>
                    <w:left w:val="none" w:sz="0" w:space="0" w:color="auto"/>
                    <w:bottom w:val="none" w:sz="0" w:space="0" w:color="auto"/>
                    <w:right w:val="none" w:sz="0" w:space="0" w:color="auto"/>
                  </w:divBdr>
                </w:div>
                <w:div w:id="98649514">
                  <w:marLeft w:val="0"/>
                  <w:marRight w:val="0"/>
                  <w:marTop w:val="0"/>
                  <w:marBottom w:val="0"/>
                  <w:divBdr>
                    <w:top w:val="none" w:sz="0" w:space="0" w:color="auto"/>
                    <w:left w:val="none" w:sz="0" w:space="0" w:color="auto"/>
                    <w:bottom w:val="none" w:sz="0" w:space="0" w:color="auto"/>
                    <w:right w:val="none" w:sz="0" w:space="0" w:color="auto"/>
                  </w:divBdr>
                </w:div>
                <w:div w:id="101851885">
                  <w:marLeft w:val="0"/>
                  <w:marRight w:val="0"/>
                  <w:marTop w:val="0"/>
                  <w:marBottom w:val="0"/>
                  <w:divBdr>
                    <w:top w:val="none" w:sz="0" w:space="0" w:color="auto"/>
                    <w:left w:val="none" w:sz="0" w:space="0" w:color="auto"/>
                    <w:bottom w:val="none" w:sz="0" w:space="0" w:color="auto"/>
                    <w:right w:val="none" w:sz="0" w:space="0" w:color="auto"/>
                  </w:divBdr>
                </w:div>
                <w:div w:id="105543119">
                  <w:marLeft w:val="0"/>
                  <w:marRight w:val="0"/>
                  <w:marTop w:val="0"/>
                  <w:marBottom w:val="0"/>
                  <w:divBdr>
                    <w:top w:val="none" w:sz="0" w:space="0" w:color="auto"/>
                    <w:left w:val="none" w:sz="0" w:space="0" w:color="auto"/>
                    <w:bottom w:val="none" w:sz="0" w:space="0" w:color="auto"/>
                    <w:right w:val="none" w:sz="0" w:space="0" w:color="auto"/>
                  </w:divBdr>
                </w:div>
                <w:div w:id="114644717">
                  <w:marLeft w:val="0"/>
                  <w:marRight w:val="0"/>
                  <w:marTop w:val="0"/>
                  <w:marBottom w:val="0"/>
                  <w:divBdr>
                    <w:top w:val="none" w:sz="0" w:space="0" w:color="auto"/>
                    <w:left w:val="none" w:sz="0" w:space="0" w:color="auto"/>
                    <w:bottom w:val="none" w:sz="0" w:space="0" w:color="auto"/>
                    <w:right w:val="none" w:sz="0" w:space="0" w:color="auto"/>
                  </w:divBdr>
                </w:div>
                <w:div w:id="130442089">
                  <w:marLeft w:val="0"/>
                  <w:marRight w:val="0"/>
                  <w:marTop w:val="0"/>
                  <w:marBottom w:val="0"/>
                  <w:divBdr>
                    <w:top w:val="none" w:sz="0" w:space="0" w:color="auto"/>
                    <w:left w:val="none" w:sz="0" w:space="0" w:color="auto"/>
                    <w:bottom w:val="none" w:sz="0" w:space="0" w:color="auto"/>
                    <w:right w:val="none" w:sz="0" w:space="0" w:color="auto"/>
                  </w:divBdr>
                </w:div>
                <w:div w:id="133639865">
                  <w:marLeft w:val="0"/>
                  <w:marRight w:val="0"/>
                  <w:marTop w:val="0"/>
                  <w:marBottom w:val="0"/>
                  <w:divBdr>
                    <w:top w:val="none" w:sz="0" w:space="0" w:color="auto"/>
                    <w:left w:val="none" w:sz="0" w:space="0" w:color="auto"/>
                    <w:bottom w:val="none" w:sz="0" w:space="0" w:color="auto"/>
                    <w:right w:val="none" w:sz="0" w:space="0" w:color="auto"/>
                  </w:divBdr>
                </w:div>
                <w:div w:id="146750213">
                  <w:marLeft w:val="0"/>
                  <w:marRight w:val="0"/>
                  <w:marTop w:val="0"/>
                  <w:marBottom w:val="0"/>
                  <w:divBdr>
                    <w:top w:val="none" w:sz="0" w:space="0" w:color="auto"/>
                    <w:left w:val="none" w:sz="0" w:space="0" w:color="auto"/>
                    <w:bottom w:val="none" w:sz="0" w:space="0" w:color="auto"/>
                    <w:right w:val="none" w:sz="0" w:space="0" w:color="auto"/>
                  </w:divBdr>
                </w:div>
                <w:div w:id="152568647">
                  <w:marLeft w:val="0"/>
                  <w:marRight w:val="0"/>
                  <w:marTop w:val="0"/>
                  <w:marBottom w:val="0"/>
                  <w:divBdr>
                    <w:top w:val="none" w:sz="0" w:space="0" w:color="auto"/>
                    <w:left w:val="none" w:sz="0" w:space="0" w:color="auto"/>
                    <w:bottom w:val="none" w:sz="0" w:space="0" w:color="auto"/>
                    <w:right w:val="none" w:sz="0" w:space="0" w:color="auto"/>
                  </w:divBdr>
                </w:div>
                <w:div w:id="176231827">
                  <w:marLeft w:val="0"/>
                  <w:marRight w:val="0"/>
                  <w:marTop w:val="0"/>
                  <w:marBottom w:val="0"/>
                  <w:divBdr>
                    <w:top w:val="none" w:sz="0" w:space="0" w:color="auto"/>
                    <w:left w:val="none" w:sz="0" w:space="0" w:color="auto"/>
                    <w:bottom w:val="none" w:sz="0" w:space="0" w:color="auto"/>
                    <w:right w:val="none" w:sz="0" w:space="0" w:color="auto"/>
                  </w:divBdr>
                </w:div>
                <w:div w:id="176770558">
                  <w:marLeft w:val="0"/>
                  <w:marRight w:val="0"/>
                  <w:marTop w:val="0"/>
                  <w:marBottom w:val="0"/>
                  <w:divBdr>
                    <w:top w:val="none" w:sz="0" w:space="0" w:color="auto"/>
                    <w:left w:val="none" w:sz="0" w:space="0" w:color="auto"/>
                    <w:bottom w:val="none" w:sz="0" w:space="0" w:color="auto"/>
                    <w:right w:val="none" w:sz="0" w:space="0" w:color="auto"/>
                  </w:divBdr>
                </w:div>
                <w:div w:id="196702478">
                  <w:marLeft w:val="0"/>
                  <w:marRight w:val="0"/>
                  <w:marTop w:val="0"/>
                  <w:marBottom w:val="0"/>
                  <w:divBdr>
                    <w:top w:val="none" w:sz="0" w:space="0" w:color="auto"/>
                    <w:left w:val="none" w:sz="0" w:space="0" w:color="auto"/>
                    <w:bottom w:val="none" w:sz="0" w:space="0" w:color="auto"/>
                    <w:right w:val="none" w:sz="0" w:space="0" w:color="auto"/>
                  </w:divBdr>
                </w:div>
                <w:div w:id="196705001">
                  <w:marLeft w:val="0"/>
                  <w:marRight w:val="0"/>
                  <w:marTop w:val="0"/>
                  <w:marBottom w:val="0"/>
                  <w:divBdr>
                    <w:top w:val="none" w:sz="0" w:space="0" w:color="auto"/>
                    <w:left w:val="none" w:sz="0" w:space="0" w:color="auto"/>
                    <w:bottom w:val="none" w:sz="0" w:space="0" w:color="auto"/>
                    <w:right w:val="none" w:sz="0" w:space="0" w:color="auto"/>
                  </w:divBdr>
                </w:div>
                <w:div w:id="211507450">
                  <w:marLeft w:val="0"/>
                  <w:marRight w:val="0"/>
                  <w:marTop w:val="0"/>
                  <w:marBottom w:val="0"/>
                  <w:divBdr>
                    <w:top w:val="none" w:sz="0" w:space="0" w:color="auto"/>
                    <w:left w:val="none" w:sz="0" w:space="0" w:color="auto"/>
                    <w:bottom w:val="none" w:sz="0" w:space="0" w:color="auto"/>
                    <w:right w:val="none" w:sz="0" w:space="0" w:color="auto"/>
                  </w:divBdr>
                </w:div>
                <w:div w:id="214631684">
                  <w:marLeft w:val="0"/>
                  <w:marRight w:val="0"/>
                  <w:marTop w:val="0"/>
                  <w:marBottom w:val="0"/>
                  <w:divBdr>
                    <w:top w:val="none" w:sz="0" w:space="0" w:color="auto"/>
                    <w:left w:val="none" w:sz="0" w:space="0" w:color="auto"/>
                    <w:bottom w:val="none" w:sz="0" w:space="0" w:color="auto"/>
                    <w:right w:val="none" w:sz="0" w:space="0" w:color="auto"/>
                  </w:divBdr>
                </w:div>
                <w:div w:id="223176188">
                  <w:marLeft w:val="0"/>
                  <w:marRight w:val="0"/>
                  <w:marTop w:val="0"/>
                  <w:marBottom w:val="0"/>
                  <w:divBdr>
                    <w:top w:val="none" w:sz="0" w:space="0" w:color="auto"/>
                    <w:left w:val="none" w:sz="0" w:space="0" w:color="auto"/>
                    <w:bottom w:val="none" w:sz="0" w:space="0" w:color="auto"/>
                    <w:right w:val="none" w:sz="0" w:space="0" w:color="auto"/>
                  </w:divBdr>
                </w:div>
                <w:div w:id="240913825">
                  <w:marLeft w:val="0"/>
                  <w:marRight w:val="0"/>
                  <w:marTop w:val="0"/>
                  <w:marBottom w:val="0"/>
                  <w:divBdr>
                    <w:top w:val="none" w:sz="0" w:space="0" w:color="auto"/>
                    <w:left w:val="none" w:sz="0" w:space="0" w:color="auto"/>
                    <w:bottom w:val="none" w:sz="0" w:space="0" w:color="auto"/>
                    <w:right w:val="none" w:sz="0" w:space="0" w:color="auto"/>
                  </w:divBdr>
                </w:div>
                <w:div w:id="247354390">
                  <w:marLeft w:val="0"/>
                  <w:marRight w:val="0"/>
                  <w:marTop w:val="0"/>
                  <w:marBottom w:val="0"/>
                  <w:divBdr>
                    <w:top w:val="none" w:sz="0" w:space="0" w:color="auto"/>
                    <w:left w:val="none" w:sz="0" w:space="0" w:color="auto"/>
                    <w:bottom w:val="none" w:sz="0" w:space="0" w:color="auto"/>
                    <w:right w:val="none" w:sz="0" w:space="0" w:color="auto"/>
                  </w:divBdr>
                </w:div>
                <w:div w:id="249236329">
                  <w:marLeft w:val="0"/>
                  <w:marRight w:val="0"/>
                  <w:marTop w:val="0"/>
                  <w:marBottom w:val="0"/>
                  <w:divBdr>
                    <w:top w:val="none" w:sz="0" w:space="0" w:color="auto"/>
                    <w:left w:val="none" w:sz="0" w:space="0" w:color="auto"/>
                    <w:bottom w:val="none" w:sz="0" w:space="0" w:color="auto"/>
                    <w:right w:val="none" w:sz="0" w:space="0" w:color="auto"/>
                  </w:divBdr>
                </w:div>
                <w:div w:id="251739856">
                  <w:marLeft w:val="0"/>
                  <w:marRight w:val="0"/>
                  <w:marTop w:val="0"/>
                  <w:marBottom w:val="0"/>
                  <w:divBdr>
                    <w:top w:val="none" w:sz="0" w:space="0" w:color="auto"/>
                    <w:left w:val="none" w:sz="0" w:space="0" w:color="auto"/>
                    <w:bottom w:val="none" w:sz="0" w:space="0" w:color="auto"/>
                    <w:right w:val="none" w:sz="0" w:space="0" w:color="auto"/>
                  </w:divBdr>
                </w:div>
                <w:div w:id="252014505">
                  <w:marLeft w:val="0"/>
                  <w:marRight w:val="0"/>
                  <w:marTop w:val="0"/>
                  <w:marBottom w:val="0"/>
                  <w:divBdr>
                    <w:top w:val="none" w:sz="0" w:space="0" w:color="auto"/>
                    <w:left w:val="none" w:sz="0" w:space="0" w:color="auto"/>
                    <w:bottom w:val="none" w:sz="0" w:space="0" w:color="auto"/>
                    <w:right w:val="none" w:sz="0" w:space="0" w:color="auto"/>
                  </w:divBdr>
                </w:div>
                <w:div w:id="271521598">
                  <w:marLeft w:val="0"/>
                  <w:marRight w:val="0"/>
                  <w:marTop w:val="0"/>
                  <w:marBottom w:val="0"/>
                  <w:divBdr>
                    <w:top w:val="none" w:sz="0" w:space="0" w:color="auto"/>
                    <w:left w:val="none" w:sz="0" w:space="0" w:color="auto"/>
                    <w:bottom w:val="none" w:sz="0" w:space="0" w:color="auto"/>
                    <w:right w:val="none" w:sz="0" w:space="0" w:color="auto"/>
                  </w:divBdr>
                </w:div>
                <w:div w:id="284308815">
                  <w:marLeft w:val="0"/>
                  <w:marRight w:val="0"/>
                  <w:marTop w:val="0"/>
                  <w:marBottom w:val="0"/>
                  <w:divBdr>
                    <w:top w:val="none" w:sz="0" w:space="0" w:color="auto"/>
                    <w:left w:val="none" w:sz="0" w:space="0" w:color="auto"/>
                    <w:bottom w:val="none" w:sz="0" w:space="0" w:color="auto"/>
                    <w:right w:val="none" w:sz="0" w:space="0" w:color="auto"/>
                  </w:divBdr>
                </w:div>
                <w:div w:id="286206277">
                  <w:marLeft w:val="0"/>
                  <w:marRight w:val="0"/>
                  <w:marTop w:val="0"/>
                  <w:marBottom w:val="0"/>
                  <w:divBdr>
                    <w:top w:val="none" w:sz="0" w:space="0" w:color="auto"/>
                    <w:left w:val="none" w:sz="0" w:space="0" w:color="auto"/>
                    <w:bottom w:val="none" w:sz="0" w:space="0" w:color="auto"/>
                    <w:right w:val="none" w:sz="0" w:space="0" w:color="auto"/>
                  </w:divBdr>
                </w:div>
                <w:div w:id="290747827">
                  <w:marLeft w:val="0"/>
                  <w:marRight w:val="0"/>
                  <w:marTop w:val="0"/>
                  <w:marBottom w:val="0"/>
                  <w:divBdr>
                    <w:top w:val="none" w:sz="0" w:space="0" w:color="auto"/>
                    <w:left w:val="none" w:sz="0" w:space="0" w:color="auto"/>
                    <w:bottom w:val="none" w:sz="0" w:space="0" w:color="auto"/>
                    <w:right w:val="none" w:sz="0" w:space="0" w:color="auto"/>
                  </w:divBdr>
                </w:div>
                <w:div w:id="294986696">
                  <w:marLeft w:val="0"/>
                  <w:marRight w:val="0"/>
                  <w:marTop w:val="0"/>
                  <w:marBottom w:val="0"/>
                  <w:divBdr>
                    <w:top w:val="none" w:sz="0" w:space="0" w:color="auto"/>
                    <w:left w:val="none" w:sz="0" w:space="0" w:color="auto"/>
                    <w:bottom w:val="none" w:sz="0" w:space="0" w:color="auto"/>
                    <w:right w:val="none" w:sz="0" w:space="0" w:color="auto"/>
                  </w:divBdr>
                </w:div>
                <w:div w:id="298851853">
                  <w:marLeft w:val="0"/>
                  <w:marRight w:val="0"/>
                  <w:marTop w:val="0"/>
                  <w:marBottom w:val="0"/>
                  <w:divBdr>
                    <w:top w:val="none" w:sz="0" w:space="0" w:color="auto"/>
                    <w:left w:val="none" w:sz="0" w:space="0" w:color="auto"/>
                    <w:bottom w:val="none" w:sz="0" w:space="0" w:color="auto"/>
                    <w:right w:val="none" w:sz="0" w:space="0" w:color="auto"/>
                  </w:divBdr>
                </w:div>
                <w:div w:id="300548826">
                  <w:marLeft w:val="0"/>
                  <w:marRight w:val="0"/>
                  <w:marTop w:val="0"/>
                  <w:marBottom w:val="0"/>
                  <w:divBdr>
                    <w:top w:val="none" w:sz="0" w:space="0" w:color="auto"/>
                    <w:left w:val="none" w:sz="0" w:space="0" w:color="auto"/>
                    <w:bottom w:val="none" w:sz="0" w:space="0" w:color="auto"/>
                    <w:right w:val="none" w:sz="0" w:space="0" w:color="auto"/>
                  </w:divBdr>
                </w:div>
                <w:div w:id="302663841">
                  <w:marLeft w:val="0"/>
                  <w:marRight w:val="0"/>
                  <w:marTop w:val="0"/>
                  <w:marBottom w:val="0"/>
                  <w:divBdr>
                    <w:top w:val="none" w:sz="0" w:space="0" w:color="auto"/>
                    <w:left w:val="none" w:sz="0" w:space="0" w:color="auto"/>
                    <w:bottom w:val="none" w:sz="0" w:space="0" w:color="auto"/>
                    <w:right w:val="none" w:sz="0" w:space="0" w:color="auto"/>
                  </w:divBdr>
                </w:div>
                <w:div w:id="304429900">
                  <w:marLeft w:val="0"/>
                  <w:marRight w:val="0"/>
                  <w:marTop w:val="0"/>
                  <w:marBottom w:val="0"/>
                  <w:divBdr>
                    <w:top w:val="none" w:sz="0" w:space="0" w:color="auto"/>
                    <w:left w:val="none" w:sz="0" w:space="0" w:color="auto"/>
                    <w:bottom w:val="none" w:sz="0" w:space="0" w:color="auto"/>
                    <w:right w:val="none" w:sz="0" w:space="0" w:color="auto"/>
                  </w:divBdr>
                </w:div>
                <w:div w:id="310596698">
                  <w:marLeft w:val="0"/>
                  <w:marRight w:val="0"/>
                  <w:marTop w:val="0"/>
                  <w:marBottom w:val="0"/>
                  <w:divBdr>
                    <w:top w:val="none" w:sz="0" w:space="0" w:color="auto"/>
                    <w:left w:val="none" w:sz="0" w:space="0" w:color="auto"/>
                    <w:bottom w:val="none" w:sz="0" w:space="0" w:color="auto"/>
                    <w:right w:val="none" w:sz="0" w:space="0" w:color="auto"/>
                  </w:divBdr>
                </w:div>
                <w:div w:id="314724416">
                  <w:marLeft w:val="0"/>
                  <w:marRight w:val="0"/>
                  <w:marTop w:val="0"/>
                  <w:marBottom w:val="0"/>
                  <w:divBdr>
                    <w:top w:val="none" w:sz="0" w:space="0" w:color="auto"/>
                    <w:left w:val="none" w:sz="0" w:space="0" w:color="auto"/>
                    <w:bottom w:val="none" w:sz="0" w:space="0" w:color="auto"/>
                    <w:right w:val="none" w:sz="0" w:space="0" w:color="auto"/>
                  </w:divBdr>
                </w:div>
                <w:div w:id="316543904">
                  <w:marLeft w:val="0"/>
                  <w:marRight w:val="0"/>
                  <w:marTop w:val="0"/>
                  <w:marBottom w:val="0"/>
                  <w:divBdr>
                    <w:top w:val="none" w:sz="0" w:space="0" w:color="auto"/>
                    <w:left w:val="none" w:sz="0" w:space="0" w:color="auto"/>
                    <w:bottom w:val="none" w:sz="0" w:space="0" w:color="auto"/>
                    <w:right w:val="none" w:sz="0" w:space="0" w:color="auto"/>
                  </w:divBdr>
                </w:div>
                <w:div w:id="331758540">
                  <w:marLeft w:val="0"/>
                  <w:marRight w:val="0"/>
                  <w:marTop w:val="0"/>
                  <w:marBottom w:val="0"/>
                  <w:divBdr>
                    <w:top w:val="none" w:sz="0" w:space="0" w:color="auto"/>
                    <w:left w:val="none" w:sz="0" w:space="0" w:color="auto"/>
                    <w:bottom w:val="none" w:sz="0" w:space="0" w:color="auto"/>
                    <w:right w:val="none" w:sz="0" w:space="0" w:color="auto"/>
                  </w:divBdr>
                </w:div>
                <w:div w:id="337661482">
                  <w:marLeft w:val="0"/>
                  <w:marRight w:val="0"/>
                  <w:marTop w:val="0"/>
                  <w:marBottom w:val="0"/>
                  <w:divBdr>
                    <w:top w:val="none" w:sz="0" w:space="0" w:color="auto"/>
                    <w:left w:val="none" w:sz="0" w:space="0" w:color="auto"/>
                    <w:bottom w:val="none" w:sz="0" w:space="0" w:color="auto"/>
                    <w:right w:val="none" w:sz="0" w:space="0" w:color="auto"/>
                  </w:divBdr>
                </w:div>
                <w:div w:id="345863928">
                  <w:marLeft w:val="0"/>
                  <w:marRight w:val="0"/>
                  <w:marTop w:val="0"/>
                  <w:marBottom w:val="0"/>
                  <w:divBdr>
                    <w:top w:val="none" w:sz="0" w:space="0" w:color="auto"/>
                    <w:left w:val="none" w:sz="0" w:space="0" w:color="auto"/>
                    <w:bottom w:val="none" w:sz="0" w:space="0" w:color="auto"/>
                    <w:right w:val="none" w:sz="0" w:space="0" w:color="auto"/>
                  </w:divBdr>
                </w:div>
                <w:div w:id="350228408">
                  <w:marLeft w:val="0"/>
                  <w:marRight w:val="0"/>
                  <w:marTop w:val="0"/>
                  <w:marBottom w:val="0"/>
                  <w:divBdr>
                    <w:top w:val="none" w:sz="0" w:space="0" w:color="auto"/>
                    <w:left w:val="none" w:sz="0" w:space="0" w:color="auto"/>
                    <w:bottom w:val="none" w:sz="0" w:space="0" w:color="auto"/>
                    <w:right w:val="none" w:sz="0" w:space="0" w:color="auto"/>
                  </w:divBdr>
                </w:div>
                <w:div w:id="350880810">
                  <w:marLeft w:val="0"/>
                  <w:marRight w:val="0"/>
                  <w:marTop w:val="0"/>
                  <w:marBottom w:val="0"/>
                  <w:divBdr>
                    <w:top w:val="none" w:sz="0" w:space="0" w:color="auto"/>
                    <w:left w:val="none" w:sz="0" w:space="0" w:color="auto"/>
                    <w:bottom w:val="none" w:sz="0" w:space="0" w:color="auto"/>
                    <w:right w:val="none" w:sz="0" w:space="0" w:color="auto"/>
                  </w:divBdr>
                </w:div>
                <w:div w:id="364714906">
                  <w:marLeft w:val="0"/>
                  <w:marRight w:val="0"/>
                  <w:marTop w:val="0"/>
                  <w:marBottom w:val="0"/>
                  <w:divBdr>
                    <w:top w:val="none" w:sz="0" w:space="0" w:color="auto"/>
                    <w:left w:val="none" w:sz="0" w:space="0" w:color="auto"/>
                    <w:bottom w:val="none" w:sz="0" w:space="0" w:color="auto"/>
                    <w:right w:val="none" w:sz="0" w:space="0" w:color="auto"/>
                  </w:divBdr>
                </w:div>
                <w:div w:id="369190895">
                  <w:marLeft w:val="0"/>
                  <w:marRight w:val="0"/>
                  <w:marTop w:val="0"/>
                  <w:marBottom w:val="0"/>
                  <w:divBdr>
                    <w:top w:val="none" w:sz="0" w:space="0" w:color="auto"/>
                    <w:left w:val="none" w:sz="0" w:space="0" w:color="auto"/>
                    <w:bottom w:val="none" w:sz="0" w:space="0" w:color="auto"/>
                    <w:right w:val="none" w:sz="0" w:space="0" w:color="auto"/>
                  </w:divBdr>
                </w:div>
                <w:div w:id="375617418">
                  <w:marLeft w:val="0"/>
                  <w:marRight w:val="0"/>
                  <w:marTop w:val="0"/>
                  <w:marBottom w:val="0"/>
                  <w:divBdr>
                    <w:top w:val="none" w:sz="0" w:space="0" w:color="auto"/>
                    <w:left w:val="none" w:sz="0" w:space="0" w:color="auto"/>
                    <w:bottom w:val="none" w:sz="0" w:space="0" w:color="auto"/>
                    <w:right w:val="none" w:sz="0" w:space="0" w:color="auto"/>
                  </w:divBdr>
                </w:div>
                <w:div w:id="388774280">
                  <w:marLeft w:val="0"/>
                  <w:marRight w:val="0"/>
                  <w:marTop w:val="0"/>
                  <w:marBottom w:val="0"/>
                  <w:divBdr>
                    <w:top w:val="none" w:sz="0" w:space="0" w:color="auto"/>
                    <w:left w:val="none" w:sz="0" w:space="0" w:color="auto"/>
                    <w:bottom w:val="none" w:sz="0" w:space="0" w:color="auto"/>
                    <w:right w:val="none" w:sz="0" w:space="0" w:color="auto"/>
                  </w:divBdr>
                </w:div>
                <w:div w:id="407072741">
                  <w:marLeft w:val="0"/>
                  <w:marRight w:val="0"/>
                  <w:marTop w:val="0"/>
                  <w:marBottom w:val="0"/>
                  <w:divBdr>
                    <w:top w:val="none" w:sz="0" w:space="0" w:color="auto"/>
                    <w:left w:val="none" w:sz="0" w:space="0" w:color="auto"/>
                    <w:bottom w:val="none" w:sz="0" w:space="0" w:color="auto"/>
                    <w:right w:val="none" w:sz="0" w:space="0" w:color="auto"/>
                  </w:divBdr>
                </w:div>
                <w:div w:id="408306241">
                  <w:marLeft w:val="0"/>
                  <w:marRight w:val="0"/>
                  <w:marTop w:val="0"/>
                  <w:marBottom w:val="0"/>
                  <w:divBdr>
                    <w:top w:val="none" w:sz="0" w:space="0" w:color="auto"/>
                    <w:left w:val="none" w:sz="0" w:space="0" w:color="auto"/>
                    <w:bottom w:val="none" w:sz="0" w:space="0" w:color="auto"/>
                    <w:right w:val="none" w:sz="0" w:space="0" w:color="auto"/>
                  </w:divBdr>
                </w:div>
                <w:div w:id="414325865">
                  <w:marLeft w:val="0"/>
                  <w:marRight w:val="0"/>
                  <w:marTop w:val="0"/>
                  <w:marBottom w:val="0"/>
                  <w:divBdr>
                    <w:top w:val="none" w:sz="0" w:space="0" w:color="auto"/>
                    <w:left w:val="none" w:sz="0" w:space="0" w:color="auto"/>
                    <w:bottom w:val="none" w:sz="0" w:space="0" w:color="auto"/>
                    <w:right w:val="none" w:sz="0" w:space="0" w:color="auto"/>
                  </w:divBdr>
                </w:div>
                <w:div w:id="421224055">
                  <w:marLeft w:val="0"/>
                  <w:marRight w:val="0"/>
                  <w:marTop w:val="0"/>
                  <w:marBottom w:val="0"/>
                  <w:divBdr>
                    <w:top w:val="none" w:sz="0" w:space="0" w:color="auto"/>
                    <w:left w:val="none" w:sz="0" w:space="0" w:color="auto"/>
                    <w:bottom w:val="none" w:sz="0" w:space="0" w:color="auto"/>
                    <w:right w:val="none" w:sz="0" w:space="0" w:color="auto"/>
                  </w:divBdr>
                </w:div>
                <w:div w:id="421412855">
                  <w:marLeft w:val="0"/>
                  <w:marRight w:val="0"/>
                  <w:marTop w:val="0"/>
                  <w:marBottom w:val="0"/>
                  <w:divBdr>
                    <w:top w:val="none" w:sz="0" w:space="0" w:color="auto"/>
                    <w:left w:val="none" w:sz="0" w:space="0" w:color="auto"/>
                    <w:bottom w:val="none" w:sz="0" w:space="0" w:color="auto"/>
                    <w:right w:val="none" w:sz="0" w:space="0" w:color="auto"/>
                  </w:divBdr>
                </w:div>
                <w:div w:id="422190538">
                  <w:marLeft w:val="0"/>
                  <w:marRight w:val="0"/>
                  <w:marTop w:val="0"/>
                  <w:marBottom w:val="0"/>
                  <w:divBdr>
                    <w:top w:val="none" w:sz="0" w:space="0" w:color="auto"/>
                    <w:left w:val="none" w:sz="0" w:space="0" w:color="auto"/>
                    <w:bottom w:val="none" w:sz="0" w:space="0" w:color="auto"/>
                    <w:right w:val="none" w:sz="0" w:space="0" w:color="auto"/>
                  </w:divBdr>
                </w:div>
                <w:div w:id="426393668">
                  <w:marLeft w:val="0"/>
                  <w:marRight w:val="0"/>
                  <w:marTop w:val="0"/>
                  <w:marBottom w:val="0"/>
                  <w:divBdr>
                    <w:top w:val="none" w:sz="0" w:space="0" w:color="auto"/>
                    <w:left w:val="none" w:sz="0" w:space="0" w:color="auto"/>
                    <w:bottom w:val="none" w:sz="0" w:space="0" w:color="auto"/>
                    <w:right w:val="none" w:sz="0" w:space="0" w:color="auto"/>
                  </w:divBdr>
                </w:div>
                <w:div w:id="427241059">
                  <w:marLeft w:val="0"/>
                  <w:marRight w:val="0"/>
                  <w:marTop w:val="0"/>
                  <w:marBottom w:val="0"/>
                  <w:divBdr>
                    <w:top w:val="none" w:sz="0" w:space="0" w:color="auto"/>
                    <w:left w:val="none" w:sz="0" w:space="0" w:color="auto"/>
                    <w:bottom w:val="none" w:sz="0" w:space="0" w:color="auto"/>
                    <w:right w:val="none" w:sz="0" w:space="0" w:color="auto"/>
                  </w:divBdr>
                </w:div>
                <w:div w:id="436292616">
                  <w:marLeft w:val="0"/>
                  <w:marRight w:val="0"/>
                  <w:marTop w:val="0"/>
                  <w:marBottom w:val="0"/>
                  <w:divBdr>
                    <w:top w:val="none" w:sz="0" w:space="0" w:color="auto"/>
                    <w:left w:val="none" w:sz="0" w:space="0" w:color="auto"/>
                    <w:bottom w:val="none" w:sz="0" w:space="0" w:color="auto"/>
                    <w:right w:val="none" w:sz="0" w:space="0" w:color="auto"/>
                  </w:divBdr>
                </w:div>
                <w:div w:id="436799818">
                  <w:marLeft w:val="0"/>
                  <w:marRight w:val="0"/>
                  <w:marTop w:val="0"/>
                  <w:marBottom w:val="0"/>
                  <w:divBdr>
                    <w:top w:val="none" w:sz="0" w:space="0" w:color="auto"/>
                    <w:left w:val="none" w:sz="0" w:space="0" w:color="auto"/>
                    <w:bottom w:val="none" w:sz="0" w:space="0" w:color="auto"/>
                    <w:right w:val="none" w:sz="0" w:space="0" w:color="auto"/>
                  </w:divBdr>
                </w:div>
                <w:div w:id="440154382">
                  <w:marLeft w:val="0"/>
                  <w:marRight w:val="0"/>
                  <w:marTop w:val="0"/>
                  <w:marBottom w:val="0"/>
                  <w:divBdr>
                    <w:top w:val="none" w:sz="0" w:space="0" w:color="auto"/>
                    <w:left w:val="none" w:sz="0" w:space="0" w:color="auto"/>
                    <w:bottom w:val="none" w:sz="0" w:space="0" w:color="auto"/>
                    <w:right w:val="none" w:sz="0" w:space="0" w:color="auto"/>
                  </w:divBdr>
                </w:div>
                <w:div w:id="450176167">
                  <w:marLeft w:val="0"/>
                  <w:marRight w:val="0"/>
                  <w:marTop w:val="0"/>
                  <w:marBottom w:val="0"/>
                  <w:divBdr>
                    <w:top w:val="none" w:sz="0" w:space="0" w:color="auto"/>
                    <w:left w:val="none" w:sz="0" w:space="0" w:color="auto"/>
                    <w:bottom w:val="none" w:sz="0" w:space="0" w:color="auto"/>
                    <w:right w:val="none" w:sz="0" w:space="0" w:color="auto"/>
                  </w:divBdr>
                </w:div>
                <w:div w:id="451288251">
                  <w:marLeft w:val="0"/>
                  <w:marRight w:val="0"/>
                  <w:marTop w:val="0"/>
                  <w:marBottom w:val="0"/>
                  <w:divBdr>
                    <w:top w:val="none" w:sz="0" w:space="0" w:color="auto"/>
                    <w:left w:val="none" w:sz="0" w:space="0" w:color="auto"/>
                    <w:bottom w:val="none" w:sz="0" w:space="0" w:color="auto"/>
                    <w:right w:val="none" w:sz="0" w:space="0" w:color="auto"/>
                  </w:divBdr>
                </w:div>
                <w:div w:id="453912119">
                  <w:marLeft w:val="0"/>
                  <w:marRight w:val="0"/>
                  <w:marTop w:val="0"/>
                  <w:marBottom w:val="0"/>
                  <w:divBdr>
                    <w:top w:val="none" w:sz="0" w:space="0" w:color="auto"/>
                    <w:left w:val="none" w:sz="0" w:space="0" w:color="auto"/>
                    <w:bottom w:val="none" w:sz="0" w:space="0" w:color="auto"/>
                    <w:right w:val="none" w:sz="0" w:space="0" w:color="auto"/>
                  </w:divBdr>
                </w:div>
                <w:div w:id="461970619">
                  <w:marLeft w:val="0"/>
                  <w:marRight w:val="0"/>
                  <w:marTop w:val="0"/>
                  <w:marBottom w:val="0"/>
                  <w:divBdr>
                    <w:top w:val="none" w:sz="0" w:space="0" w:color="auto"/>
                    <w:left w:val="none" w:sz="0" w:space="0" w:color="auto"/>
                    <w:bottom w:val="none" w:sz="0" w:space="0" w:color="auto"/>
                    <w:right w:val="none" w:sz="0" w:space="0" w:color="auto"/>
                  </w:divBdr>
                </w:div>
                <w:div w:id="465582182">
                  <w:marLeft w:val="0"/>
                  <w:marRight w:val="0"/>
                  <w:marTop w:val="0"/>
                  <w:marBottom w:val="0"/>
                  <w:divBdr>
                    <w:top w:val="none" w:sz="0" w:space="0" w:color="auto"/>
                    <w:left w:val="none" w:sz="0" w:space="0" w:color="auto"/>
                    <w:bottom w:val="none" w:sz="0" w:space="0" w:color="auto"/>
                    <w:right w:val="none" w:sz="0" w:space="0" w:color="auto"/>
                  </w:divBdr>
                </w:div>
                <w:div w:id="465784530">
                  <w:marLeft w:val="0"/>
                  <w:marRight w:val="0"/>
                  <w:marTop w:val="0"/>
                  <w:marBottom w:val="0"/>
                  <w:divBdr>
                    <w:top w:val="none" w:sz="0" w:space="0" w:color="auto"/>
                    <w:left w:val="none" w:sz="0" w:space="0" w:color="auto"/>
                    <w:bottom w:val="none" w:sz="0" w:space="0" w:color="auto"/>
                    <w:right w:val="none" w:sz="0" w:space="0" w:color="auto"/>
                  </w:divBdr>
                </w:div>
                <w:div w:id="467355125">
                  <w:marLeft w:val="0"/>
                  <w:marRight w:val="0"/>
                  <w:marTop w:val="0"/>
                  <w:marBottom w:val="0"/>
                  <w:divBdr>
                    <w:top w:val="none" w:sz="0" w:space="0" w:color="auto"/>
                    <w:left w:val="none" w:sz="0" w:space="0" w:color="auto"/>
                    <w:bottom w:val="none" w:sz="0" w:space="0" w:color="auto"/>
                    <w:right w:val="none" w:sz="0" w:space="0" w:color="auto"/>
                  </w:divBdr>
                </w:div>
                <w:div w:id="470296746">
                  <w:marLeft w:val="0"/>
                  <w:marRight w:val="0"/>
                  <w:marTop w:val="0"/>
                  <w:marBottom w:val="0"/>
                  <w:divBdr>
                    <w:top w:val="none" w:sz="0" w:space="0" w:color="auto"/>
                    <w:left w:val="none" w:sz="0" w:space="0" w:color="auto"/>
                    <w:bottom w:val="none" w:sz="0" w:space="0" w:color="auto"/>
                    <w:right w:val="none" w:sz="0" w:space="0" w:color="auto"/>
                  </w:divBdr>
                </w:div>
                <w:div w:id="491915280">
                  <w:marLeft w:val="0"/>
                  <w:marRight w:val="0"/>
                  <w:marTop w:val="0"/>
                  <w:marBottom w:val="0"/>
                  <w:divBdr>
                    <w:top w:val="none" w:sz="0" w:space="0" w:color="auto"/>
                    <w:left w:val="none" w:sz="0" w:space="0" w:color="auto"/>
                    <w:bottom w:val="none" w:sz="0" w:space="0" w:color="auto"/>
                    <w:right w:val="none" w:sz="0" w:space="0" w:color="auto"/>
                  </w:divBdr>
                </w:div>
                <w:div w:id="509684105">
                  <w:marLeft w:val="0"/>
                  <w:marRight w:val="0"/>
                  <w:marTop w:val="0"/>
                  <w:marBottom w:val="0"/>
                  <w:divBdr>
                    <w:top w:val="none" w:sz="0" w:space="0" w:color="auto"/>
                    <w:left w:val="none" w:sz="0" w:space="0" w:color="auto"/>
                    <w:bottom w:val="none" w:sz="0" w:space="0" w:color="auto"/>
                    <w:right w:val="none" w:sz="0" w:space="0" w:color="auto"/>
                  </w:divBdr>
                </w:div>
                <w:div w:id="509879005">
                  <w:marLeft w:val="0"/>
                  <w:marRight w:val="0"/>
                  <w:marTop w:val="0"/>
                  <w:marBottom w:val="0"/>
                  <w:divBdr>
                    <w:top w:val="none" w:sz="0" w:space="0" w:color="auto"/>
                    <w:left w:val="none" w:sz="0" w:space="0" w:color="auto"/>
                    <w:bottom w:val="none" w:sz="0" w:space="0" w:color="auto"/>
                    <w:right w:val="none" w:sz="0" w:space="0" w:color="auto"/>
                  </w:divBdr>
                </w:div>
                <w:div w:id="509954524">
                  <w:marLeft w:val="0"/>
                  <w:marRight w:val="0"/>
                  <w:marTop w:val="0"/>
                  <w:marBottom w:val="0"/>
                  <w:divBdr>
                    <w:top w:val="none" w:sz="0" w:space="0" w:color="auto"/>
                    <w:left w:val="none" w:sz="0" w:space="0" w:color="auto"/>
                    <w:bottom w:val="none" w:sz="0" w:space="0" w:color="auto"/>
                    <w:right w:val="none" w:sz="0" w:space="0" w:color="auto"/>
                  </w:divBdr>
                </w:div>
                <w:div w:id="516309279">
                  <w:marLeft w:val="0"/>
                  <w:marRight w:val="0"/>
                  <w:marTop w:val="0"/>
                  <w:marBottom w:val="0"/>
                  <w:divBdr>
                    <w:top w:val="none" w:sz="0" w:space="0" w:color="auto"/>
                    <w:left w:val="none" w:sz="0" w:space="0" w:color="auto"/>
                    <w:bottom w:val="none" w:sz="0" w:space="0" w:color="auto"/>
                    <w:right w:val="none" w:sz="0" w:space="0" w:color="auto"/>
                  </w:divBdr>
                </w:div>
                <w:div w:id="525289052">
                  <w:marLeft w:val="0"/>
                  <w:marRight w:val="0"/>
                  <w:marTop w:val="0"/>
                  <w:marBottom w:val="0"/>
                  <w:divBdr>
                    <w:top w:val="none" w:sz="0" w:space="0" w:color="auto"/>
                    <w:left w:val="none" w:sz="0" w:space="0" w:color="auto"/>
                    <w:bottom w:val="none" w:sz="0" w:space="0" w:color="auto"/>
                    <w:right w:val="none" w:sz="0" w:space="0" w:color="auto"/>
                  </w:divBdr>
                </w:div>
                <w:div w:id="538858224">
                  <w:marLeft w:val="0"/>
                  <w:marRight w:val="0"/>
                  <w:marTop w:val="0"/>
                  <w:marBottom w:val="0"/>
                  <w:divBdr>
                    <w:top w:val="none" w:sz="0" w:space="0" w:color="auto"/>
                    <w:left w:val="none" w:sz="0" w:space="0" w:color="auto"/>
                    <w:bottom w:val="none" w:sz="0" w:space="0" w:color="auto"/>
                    <w:right w:val="none" w:sz="0" w:space="0" w:color="auto"/>
                  </w:divBdr>
                </w:div>
                <w:div w:id="540018163">
                  <w:marLeft w:val="0"/>
                  <w:marRight w:val="0"/>
                  <w:marTop w:val="0"/>
                  <w:marBottom w:val="0"/>
                  <w:divBdr>
                    <w:top w:val="none" w:sz="0" w:space="0" w:color="auto"/>
                    <w:left w:val="none" w:sz="0" w:space="0" w:color="auto"/>
                    <w:bottom w:val="none" w:sz="0" w:space="0" w:color="auto"/>
                    <w:right w:val="none" w:sz="0" w:space="0" w:color="auto"/>
                  </w:divBdr>
                </w:div>
                <w:div w:id="543060907">
                  <w:marLeft w:val="0"/>
                  <w:marRight w:val="0"/>
                  <w:marTop w:val="0"/>
                  <w:marBottom w:val="0"/>
                  <w:divBdr>
                    <w:top w:val="none" w:sz="0" w:space="0" w:color="auto"/>
                    <w:left w:val="none" w:sz="0" w:space="0" w:color="auto"/>
                    <w:bottom w:val="none" w:sz="0" w:space="0" w:color="auto"/>
                    <w:right w:val="none" w:sz="0" w:space="0" w:color="auto"/>
                  </w:divBdr>
                </w:div>
                <w:div w:id="552272120">
                  <w:marLeft w:val="0"/>
                  <w:marRight w:val="0"/>
                  <w:marTop w:val="0"/>
                  <w:marBottom w:val="0"/>
                  <w:divBdr>
                    <w:top w:val="none" w:sz="0" w:space="0" w:color="auto"/>
                    <w:left w:val="none" w:sz="0" w:space="0" w:color="auto"/>
                    <w:bottom w:val="none" w:sz="0" w:space="0" w:color="auto"/>
                    <w:right w:val="none" w:sz="0" w:space="0" w:color="auto"/>
                  </w:divBdr>
                </w:div>
                <w:div w:id="558831950">
                  <w:marLeft w:val="0"/>
                  <w:marRight w:val="0"/>
                  <w:marTop w:val="0"/>
                  <w:marBottom w:val="0"/>
                  <w:divBdr>
                    <w:top w:val="none" w:sz="0" w:space="0" w:color="auto"/>
                    <w:left w:val="none" w:sz="0" w:space="0" w:color="auto"/>
                    <w:bottom w:val="none" w:sz="0" w:space="0" w:color="auto"/>
                    <w:right w:val="none" w:sz="0" w:space="0" w:color="auto"/>
                  </w:divBdr>
                </w:div>
                <w:div w:id="559288230">
                  <w:marLeft w:val="0"/>
                  <w:marRight w:val="0"/>
                  <w:marTop w:val="0"/>
                  <w:marBottom w:val="0"/>
                  <w:divBdr>
                    <w:top w:val="none" w:sz="0" w:space="0" w:color="auto"/>
                    <w:left w:val="none" w:sz="0" w:space="0" w:color="auto"/>
                    <w:bottom w:val="none" w:sz="0" w:space="0" w:color="auto"/>
                    <w:right w:val="none" w:sz="0" w:space="0" w:color="auto"/>
                  </w:divBdr>
                </w:div>
                <w:div w:id="569576862">
                  <w:marLeft w:val="0"/>
                  <w:marRight w:val="0"/>
                  <w:marTop w:val="0"/>
                  <w:marBottom w:val="0"/>
                  <w:divBdr>
                    <w:top w:val="none" w:sz="0" w:space="0" w:color="auto"/>
                    <w:left w:val="none" w:sz="0" w:space="0" w:color="auto"/>
                    <w:bottom w:val="none" w:sz="0" w:space="0" w:color="auto"/>
                    <w:right w:val="none" w:sz="0" w:space="0" w:color="auto"/>
                  </w:divBdr>
                </w:div>
                <w:div w:id="579363576">
                  <w:marLeft w:val="0"/>
                  <w:marRight w:val="0"/>
                  <w:marTop w:val="0"/>
                  <w:marBottom w:val="0"/>
                  <w:divBdr>
                    <w:top w:val="none" w:sz="0" w:space="0" w:color="auto"/>
                    <w:left w:val="none" w:sz="0" w:space="0" w:color="auto"/>
                    <w:bottom w:val="none" w:sz="0" w:space="0" w:color="auto"/>
                    <w:right w:val="none" w:sz="0" w:space="0" w:color="auto"/>
                  </w:divBdr>
                </w:div>
                <w:div w:id="596212958">
                  <w:marLeft w:val="0"/>
                  <w:marRight w:val="0"/>
                  <w:marTop w:val="0"/>
                  <w:marBottom w:val="0"/>
                  <w:divBdr>
                    <w:top w:val="none" w:sz="0" w:space="0" w:color="auto"/>
                    <w:left w:val="none" w:sz="0" w:space="0" w:color="auto"/>
                    <w:bottom w:val="none" w:sz="0" w:space="0" w:color="auto"/>
                    <w:right w:val="none" w:sz="0" w:space="0" w:color="auto"/>
                  </w:divBdr>
                </w:div>
                <w:div w:id="603654343">
                  <w:marLeft w:val="0"/>
                  <w:marRight w:val="0"/>
                  <w:marTop w:val="0"/>
                  <w:marBottom w:val="0"/>
                  <w:divBdr>
                    <w:top w:val="none" w:sz="0" w:space="0" w:color="auto"/>
                    <w:left w:val="none" w:sz="0" w:space="0" w:color="auto"/>
                    <w:bottom w:val="none" w:sz="0" w:space="0" w:color="auto"/>
                    <w:right w:val="none" w:sz="0" w:space="0" w:color="auto"/>
                  </w:divBdr>
                </w:div>
                <w:div w:id="616253527">
                  <w:marLeft w:val="0"/>
                  <w:marRight w:val="0"/>
                  <w:marTop w:val="0"/>
                  <w:marBottom w:val="0"/>
                  <w:divBdr>
                    <w:top w:val="none" w:sz="0" w:space="0" w:color="auto"/>
                    <w:left w:val="none" w:sz="0" w:space="0" w:color="auto"/>
                    <w:bottom w:val="none" w:sz="0" w:space="0" w:color="auto"/>
                    <w:right w:val="none" w:sz="0" w:space="0" w:color="auto"/>
                  </w:divBdr>
                </w:div>
                <w:div w:id="620499167">
                  <w:marLeft w:val="0"/>
                  <w:marRight w:val="0"/>
                  <w:marTop w:val="0"/>
                  <w:marBottom w:val="0"/>
                  <w:divBdr>
                    <w:top w:val="none" w:sz="0" w:space="0" w:color="auto"/>
                    <w:left w:val="none" w:sz="0" w:space="0" w:color="auto"/>
                    <w:bottom w:val="none" w:sz="0" w:space="0" w:color="auto"/>
                    <w:right w:val="none" w:sz="0" w:space="0" w:color="auto"/>
                  </w:divBdr>
                </w:div>
                <w:div w:id="625937148">
                  <w:marLeft w:val="0"/>
                  <w:marRight w:val="0"/>
                  <w:marTop w:val="0"/>
                  <w:marBottom w:val="0"/>
                  <w:divBdr>
                    <w:top w:val="none" w:sz="0" w:space="0" w:color="auto"/>
                    <w:left w:val="none" w:sz="0" w:space="0" w:color="auto"/>
                    <w:bottom w:val="none" w:sz="0" w:space="0" w:color="auto"/>
                    <w:right w:val="none" w:sz="0" w:space="0" w:color="auto"/>
                  </w:divBdr>
                </w:div>
                <w:div w:id="626356542">
                  <w:marLeft w:val="0"/>
                  <w:marRight w:val="0"/>
                  <w:marTop w:val="0"/>
                  <w:marBottom w:val="0"/>
                  <w:divBdr>
                    <w:top w:val="none" w:sz="0" w:space="0" w:color="auto"/>
                    <w:left w:val="none" w:sz="0" w:space="0" w:color="auto"/>
                    <w:bottom w:val="none" w:sz="0" w:space="0" w:color="auto"/>
                    <w:right w:val="none" w:sz="0" w:space="0" w:color="auto"/>
                  </w:divBdr>
                </w:div>
                <w:div w:id="648633013">
                  <w:marLeft w:val="0"/>
                  <w:marRight w:val="0"/>
                  <w:marTop w:val="0"/>
                  <w:marBottom w:val="0"/>
                  <w:divBdr>
                    <w:top w:val="none" w:sz="0" w:space="0" w:color="auto"/>
                    <w:left w:val="none" w:sz="0" w:space="0" w:color="auto"/>
                    <w:bottom w:val="none" w:sz="0" w:space="0" w:color="auto"/>
                    <w:right w:val="none" w:sz="0" w:space="0" w:color="auto"/>
                  </w:divBdr>
                </w:div>
                <w:div w:id="653266175">
                  <w:marLeft w:val="0"/>
                  <w:marRight w:val="0"/>
                  <w:marTop w:val="0"/>
                  <w:marBottom w:val="0"/>
                  <w:divBdr>
                    <w:top w:val="none" w:sz="0" w:space="0" w:color="auto"/>
                    <w:left w:val="none" w:sz="0" w:space="0" w:color="auto"/>
                    <w:bottom w:val="none" w:sz="0" w:space="0" w:color="auto"/>
                    <w:right w:val="none" w:sz="0" w:space="0" w:color="auto"/>
                  </w:divBdr>
                </w:div>
                <w:div w:id="659116492">
                  <w:marLeft w:val="0"/>
                  <w:marRight w:val="0"/>
                  <w:marTop w:val="0"/>
                  <w:marBottom w:val="0"/>
                  <w:divBdr>
                    <w:top w:val="none" w:sz="0" w:space="0" w:color="auto"/>
                    <w:left w:val="none" w:sz="0" w:space="0" w:color="auto"/>
                    <w:bottom w:val="none" w:sz="0" w:space="0" w:color="auto"/>
                    <w:right w:val="none" w:sz="0" w:space="0" w:color="auto"/>
                  </w:divBdr>
                </w:div>
                <w:div w:id="664435249">
                  <w:marLeft w:val="0"/>
                  <w:marRight w:val="0"/>
                  <w:marTop w:val="0"/>
                  <w:marBottom w:val="0"/>
                  <w:divBdr>
                    <w:top w:val="none" w:sz="0" w:space="0" w:color="auto"/>
                    <w:left w:val="none" w:sz="0" w:space="0" w:color="auto"/>
                    <w:bottom w:val="none" w:sz="0" w:space="0" w:color="auto"/>
                    <w:right w:val="none" w:sz="0" w:space="0" w:color="auto"/>
                  </w:divBdr>
                </w:div>
                <w:div w:id="681123537">
                  <w:marLeft w:val="0"/>
                  <w:marRight w:val="0"/>
                  <w:marTop w:val="0"/>
                  <w:marBottom w:val="0"/>
                  <w:divBdr>
                    <w:top w:val="none" w:sz="0" w:space="0" w:color="auto"/>
                    <w:left w:val="none" w:sz="0" w:space="0" w:color="auto"/>
                    <w:bottom w:val="none" w:sz="0" w:space="0" w:color="auto"/>
                    <w:right w:val="none" w:sz="0" w:space="0" w:color="auto"/>
                  </w:divBdr>
                </w:div>
                <w:div w:id="688263733">
                  <w:marLeft w:val="0"/>
                  <w:marRight w:val="0"/>
                  <w:marTop w:val="0"/>
                  <w:marBottom w:val="0"/>
                  <w:divBdr>
                    <w:top w:val="none" w:sz="0" w:space="0" w:color="auto"/>
                    <w:left w:val="none" w:sz="0" w:space="0" w:color="auto"/>
                    <w:bottom w:val="none" w:sz="0" w:space="0" w:color="auto"/>
                    <w:right w:val="none" w:sz="0" w:space="0" w:color="auto"/>
                  </w:divBdr>
                </w:div>
                <w:div w:id="691348418">
                  <w:marLeft w:val="0"/>
                  <w:marRight w:val="0"/>
                  <w:marTop w:val="0"/>
                  <w:marBottom w:val="0"/>
                  <w:divBdr>
                    <w:top w:val="none" w:sz="0" w:space="0" w:color="auto"/>
                    <w:left w:val="none" w:sz="0" w:space="0" w:color="auto"/>
                    <w:bottom w:val="none" w:sz="0" w:space="0" w:color="auto"/>
                    <w:right w:val="none" w:sz="0" w:space="0" w:color="auto"/>
                  </w:divBdr>
                </w:div>
                <w:div w:id="693992587">
                  <w:marLeft w:val="0"/>
                  <w:marRight w:val="0"/>
                  <w:marTop w:val="0"/>
                  <w:marBottom w:val="0"/>
                  <w:divBdr>
                    <w:top w:val="none" w:sz="0" w:space="0" w:color="auto"/>
                    <w:left w:val="none" w:sz="0" w:space="0" w:color="auto"/>
                    <w:bottom w:val="none" w:sz="0" w:space="0" w:color="auto"/>
                    <w:right w:val="none" w:sz="0" w:space="0" w:color="auto"/>
                  </w:divBdr>
                </w:div>
                <w:div w:id="696538935">
                  <w:marLeft w:val="0"/>
                  <w:marRight w:val="0"/>
                  <w:marTop w:val="0"/>
                  <w:marBottom w:val="0"/>
                  <w:divBdr>
                    <w:top w:val="none" w:sz="0" w:space="0" w:color="auto"/>
                    <w:left w:val="none" w:sz="0" w:space="0" w:color="auto"/>
                    <w:bottom w:val="none" w:sz="0" w:space="0" w:color="auto"/>
                    <w:right w:val="none" w:sz="0" w:space="0" w:color="auto"/>
                  </w:divBdr>
                </w:div>
                <w:div w:id="700977622">
                  <w:marLeft w:val="0"/>
                  <w:marRight w:val="0"/>
                  <w:marTop w:val="0"/>
                  <w:marBottom w:val="0"/>
                  <w:divBdr>
                    <w:top w:val="none" w:sz="0" w:space="0" w:color="auto"/>
                    <w:left w:val="none" w:sz="0" w:space="0" w:color="auto"/>
                    <w:bottom w:val="none" w:sz="0" w:space="0" w:color="auto"/>
                    <w:right w:val="none" w:sz="0" w:space="0" w:color="auto"/>
                  </w:divBdr>
                </w:div>
                <w:div w:id="701636031">
                  <w:marLeft w:val="0"/>
                  <w:marRight w:val="0"/>
                  <w:marTop w:val="0"/>
                  <w:marBottom w:val="0"/>
                  <w:divBdr>
                    <w:top w:val="none" w:sz="0" w:space="0" w:color="auto"/>
                    <w:left w:val="none" w:sz="0" w:space="0" w:color="auto"/>
                    <w:bottom w:val="none" w:sz="0" w:space="0" w:color="auto"/>
                    <w:right w:val="none" w:sz="0" w:space="0" w:color="auto"/>
                  </w:divBdr>
                </w:div>
                <w:div w:id="712966449">
                  <w:marLeft w:val="0"/>
                  <w:marRight w:val="0"/>
                  <w:marTop w:val="0"/>
                  <w:marBottom w:val="0"/>
                  <w:divBdr>
                    <w:top w:val="none" w:sz="0" w:space="0" w:color="auto"/>
                    <w:left w:val="none" w:sz="0" w:space="0" w:color="auto"/>
                    <w:bottom w:val="none" w:sz="0" w:space="0" w:color="auto"/>
                    <w:right w:val="none" w:sz="0" w:space="0" w:color="auto"/>
                  </w:divBdr>
                </w:div>
                <w:div w:id="715273766">
                  <w:marLeft w:val="0"/>
                  <w:marRight w:val="0"/>
                  <w:marTop w:val="0"/>
                  <w:marBottom w:val="0"/>
                  <w:divBdr>
                    <w:top w:val="none" w:sz="0" w:space="0" w:color="auto"/>
                    <w:left w:val="none" w:sz="0" w:space="0" w:color="auto"/>
                    <w:bottom w:val="none" w:sz="0" w:space="0" w:color="auto"/>
                    <w:right w:val="none" w:sz="0" w:space="0" w:color="auto"/>
                  </w:divBdr>
                </w:div>
                <w:div w:id="724135923">
                  <w:marLeft w:val="0"/>
                  <w:marRight w:val="0"/>
                  <w:marTop w:val="0"/>
                  <w:marBottom w:val="0"/>
                  <w:divBdr>
                    <w:top w:val="none" w:sz="0" w:space="0" w:color="auto"/>
                    <w:left w:val="none" w:sz="0" w:space="0" w:color="auto"/>
                    <w:bottom w:val="none" w:sz="0" w:space="0" w:color="auto"/>
                    <w:right w:val="none" w:sz="0" w:space="0" w:color="auto"/>
                  </w:divBdr>
                </w:div>
                <w:div w:id="727919948">
                  <w:marLeft w:val="0"/>
                  <w:marRight w:val="0"/>
                  <w:marTop w:val="0"/>
                  <w:marBottom w:val="0"/>
                  <w:divBdr>
                    <w:top w:val="none" w:sz="0" w:space="0" w:color="auto"/>
                    <w:left w:val="none" w:sz="0" w:space="0" w:color="auto"/>
                    <w:bottom w:val="none" w:sz="0" w:space="0" w:color="auto"/>
                    <w:right w:val="none" w:sz="0" w:space="0" w:color="auto"/>
                  </w:divBdr>
                </w:div>
                <w:div w:id="732657682">
                  <w:marLeft w:val="0"/>
                  <w:marRight w:val="0"/>
                  <w:marTop w:val="0"/>
                  <w:marBottom w:val="0"/>
                  <w:divBdr>
                    <w:top w:val="none" w:sz="0" w:space="0" w:color="auto"/>
                    <w:left w:val="none" w:sz="0" w:space="0" w:color="auto"/>
                    <w:bottom w:val="none" w:sz="0" w:space="0" w:color="auto"/>
                    <w:right w:val="none" w:sz="0" w:space="0" w:color="auto"/>
                  </w:divBdr>
                </w:div>
                <w:div w:id="733621352">
                  <w:marLeft w:val="0"/>
                  <w:marRight w:val="0"/>
                  <w:marTop w:val="0"/>
                  <w:marBottom w:val="0"/>
                  <w:divBdr>
                    <w:top w:val="none" w:sz="0" w:space="0" w:color="auto"/>
                    <w:left w:val="none" w:sz="0" w:space="0" w:color="auto"/>
                    <w:bottom w:val="none" w:sz="0" w:space="0" w:color="auto"/>
                    <w:right w:val="none" w:sz="0" w:space="0" w:color="auto"/>
                  </w:divBdr>
                </w:div>
                <w:div w:id="735589730">
                  <w:marLeft w:val="0"/>
                  <w:marRight w:val="0"/>
                  <w:marTop w:val="0"/>
                  <w:marBottom w:val="0"/>
                  <w:divBdr>
                    <w:top w:val="none" w:sz="0" w:space="0" w:color="auto"/>
                    <w:left w:val="none" w:sz="0" w:space="0" w:color="auto"/>
                    <w:bottom w:val="none" w:sz="0" w:space="0" w:color="auto"/>
                    <w:right w:val="none" w:sz="0" w:space="0" w:color="auto"/>
                  </w:divBdr>
                </w:div>
                <w:div w:id="746416180">
                  <w:marLeft w:val="0"/>
                  <w:marRight w:val="0"/>
                  <w:marTop w:val="0"/>
                  <w:marBottom w:val="0"/>
                  <w:divBdr>
                    <w:top w:val="none" w:sz="0" w:space="0" w:color="auto"/>
                    <w:left w:val="none" w:sz="0" w:space="0" w:color="auto"/>
                    <w:bottom w:val="none" w:sz="0" w:space="0" w:color="auto"/>
                    <w:right w:val="none" w:sz="0" w:space="0" w:color="auto"/>
                  </w:divBdr>
                </w:div>
                <w:div w:id="751699536">
                  <w:marLeft w:val="0"/>
                  <w:marRight w:val="0"/>
                  <w:marTop w:val="0"/>
                  <w:marBottom w:val="0"/>
                  <w:divBdr>
                    <w:top w:val="none" w:sz="0" w:space="0" w:color="auto"/>
                    <w:left w:val="none" w:sz="0" w:space="0" w:color="auto"/>
                    <w:bottom w:val="none" w:sz="0" w:space="0" w:color="auto"/>
                    <w:right w:val="none" w:sz="0" w:space="0" w:color="auto"/>
                  </w:divBdr>
                </w:div>
                <w:div w:id="757020440">
                  <w:marLeft w:val="0"/>
                  <w:marRight w:val="0"/>
                  <w:marTop w:val="0"/>
                  <w:marBottom w:val="0"/>
                  <w:divBdr>
                    <w:top w:val="none" w:sz="0" w:space="0" w:color="auto"/>
                    <w:left w:val="none" w:sz="0" w:space="0" w:color="auto"/>
                    <w:bottom w:val="none" w:sz="0" w:space="0" w:color="auto"/>
                    <w:right w:val="none" w:sz="0" w:space="0" w:color="auto"/>
                  </w:divBdr>
                </w:div>
                <w:div w:id="771706964">
                  <w:marLeft w:val="0"/>
                  <w:marRight w:val="0"/>
                  <w:marTop w:val="0"/>
                  <w:marBottom w:val="0"/>
                  <w:divBdr>
                    <w:top w:val="none" w:sz="0" w:space="0" w:color="auto"/>
                    <w:left w:val="none" w:sz="0" w:space="0" w:color="auto"/>
                    <w:bottom w:val="none" w:sz="0" w:space="0" w:color="auto"/>
                    <w:right w:val="none" w:sz="0" w:space="0" w:color="auto"/>
                  </w:divBdr>
                </w:div>
                <w:div w:id="786004297">
                  <w:marLeft w:val="0"/>
                  <w:marRight w:val="0"/>
                  <w:marTop w:val="0"/>
                  <w:marBottom w:val="0"/>
                  <w:divBdr>
                    <w:top w:val="none" w:sz="0" w:space="0" w:color="auto"/>
                    <w:left w:val="none" w:sz="0" w:space="0" w:color="auto"/>
                    <w:bottom w:val="none" w:sz="0" w:space="0" w:color="auto"/>
                    <w:right w:val="none" w:sz="0" w:space="0" w:color="auto"/>
                  </w:divBdr>
                </w:div>
                <w:div w:id="786656235">
                  <w:marLeft w:val="0"/>
                  <w:marRight w:val="0"/>
                  <w:marTop w:val="0"/>
                  <w:marBottom w:val="0"/>
                  <w:divBdr>
                    <w:top w:val="none" w:sz="0" w:space="0" w:color="auto"/>
                    <w:left w:val="none" w:sz="0" w:space="0" w:color="auto"/>
                    <w:bottom w:val="none" w:sz="0" w:space="0" w:color="auto"/>
                    <w:right w:val="none" w:sz="0" w:space="0" w:color="auto"/>
                  </w:divBdr>
                </w:div>
                <w:div w:id="789862972">
                  <w:marLeft w:val="0"/>
                  <w:marRight w:val="0"/>
                  <w:marTop w:val="0"/>
                  <w:marBottom w:val="0"/>
                  <w:divBdr>
                    <w:top w:val="none" w:sz="0" w:space="0" w:color="auto"/>
                    <w:left w:val="none" w:sz="0" w:space="0" w:color="auto"/>
                    <w:bottom w:val="none" w:sz="0" w:space="0" w:color="auto"/>
                    <w:right w:val="none" w:sz="0" w:space="0" w:color="auto"/>
                  </w:divBdr>
                </w:div>
                <w:div w:id="803736277">
                  <w:marLeft w:val="0"/>
                  <w:marRight w:val="0"/>
                  <w:marTop w:val="0"/>
                  <w:marBottom w:val="0"/>
                  <w:divBdr>
                    <w:top w:val="none" w:sz="0" w:space="0" w:color="auto"/>
                    <w:left w:val="none" w:sz="0" w:space="0" w:color="auto"/>
                    <w:bottom w:val="none" w:sz="0" w:space="0" w:color="auto"/>
                    <w:right w:val="none" w:sz="0" w:space="0" w:color="auto"/>
                  </w:divBdr>
                </w:div>
                <w:div w:id="807013348">
                  <w:marLeft w:val="0"/>
                  <w:marRight w:val="0"/>
                  <w:marTop w:val="0"/>
                  <w:marBottom w:val="0"/>
                  <w:divBdr>
                    <w:top w:val="none" w:sz="0" w:space="0" w:color="auto"/>
                    <w:left w:val="none" w:sz="0" w:space="0" w:color="auto"/>
                    <w:bottom w:val="none" w:sz="0" w:space="0" w:color="auto"/>
                    <w:right w:val="none" w:sz="0" w:space="0" w:color="auto"/>
                  </w:divBdr>
                </w:div>
                <w:div w:id="818570503">
                  <w:marLeft w:val="0"/>
                  <w:marRight w:val="0"/>
                  <w:marTop w:val="0"/>
                  <w:marBottom w:val="0"/>
                  <w:divBdr>
                    <w:top w:val="none" w:sz="0" w:space="0" w:color="auto"/>
                    <w:left w:val="none" w:sz="0" w:space="0" w:color="auto"/>
                    <w:bottom w:val="none" w:sz="0" w:space="0" w:color="auto"/>
                    <w:right w:val="none" w:sz="0" w:space="0" w:color="auto"/>
                  </w:divBdr>
                </w:div>
                <w:div w:id="824249063">
                  <w:marLeft w:val="0"/>
                  <w:marRight w:val="0"/>
                  <w:marTop w:val="0"/>
                  <w:marBottom w:val="0"/>
                  <w:divBdr>
                    <w:top w:val="none" w:sz="0" w:space="0" w:color="auto"/>
                    <w:left w:val="none" w:sz="0" w:space="0" w:color="auto"/>
                    <w:bottom w:val="none" w:sz="0" w:space="0" w:color="auto"/>
                    <w:right w:val="none" w:sz="0" w:space="0" w:color="auto"/>
                  </w:divBdr>
                </w:div>
                <w:div w:id="826750659">
                  <w:marLeft w:val="0"/>
                  <w:marRight w:val="0"/>
                  <w:marTop w:val="0"/>
                  <w:marBottom w:val="0"/>
                  <w:divBdr>
                    <w:top w:val="none" w:sz="0" w:space="0" w:color="auto"/>
                    <w:left w:val="none" w:sz="0" w:space="0" w:color="auto"/>
                    <w:bottom w:val="none" w:sz="0" w:space="0" w:color="auto"/>
                    <w:right w:val="none" w:sz="0" w:space="0" w:color="auto"/>
                  </w:divBdr>
                </w:div>
                <w:div w:id="839269119">
                  <w:marLeft w:val="0"/>
                  <w:marRight w:val="0"/>
                  <w:marTop w:val="0"/>
                  <w:marBottom w:val="0"/>
                  <w:divBdr>
                    <w:top w:val="none" w:sz="0" w:space="0" w:color="auto"/>
                    <w:left w:val="none" w:sz="0" w:space="0" w:color="auto"/>
                    <w:bottom w:val="none" w:sz="0" w:space="0" w:color="auto"/>
                    <w:right w:val="none" w:sz="0" w:space="0" w:color="auto"/>
                  </w:divBdr>
                </w:div>
                <w:div w:id="841972927">
                  <w:marLeft w:val="0"/>
                  <w:marRight w:val="0"/>
                  <w:marTop w:val="0"/>
                  <w:marBottom w:val="0"/>
                  <w:divBdr>
                    <w:top w:val="none" w:sz="0" w:space="0" w:color="auto"/>
                    <w:left w:val="none" w:sz="0" w:space="0" w:color="auto"/>
                    <w:bottom w:val="none" w:sz="0" w:space="0" w:color="auto"/>
                    <w:right w:val="none" w:sz="0" w:space="0" w:color="auto"/>
                  </w:divBdr>
                </w:div>
                <w:div w:id="844788550">
                  <w:marLeft w:val="0"/>
                  <w:marRight w:val="0"/>
                  <w:marTop w:val="0"/>
                  <w:marBottom w:val="0"/>
                  <w:divBdr>
                    <w:top w:val="none" w:sz="0" w:space="0" w:color="auto"/>
                    <w:left w:val="none" w:sz="0" w:space="0" w:color="auto"/>
                    <w:bottom w:val="none" w:sz="0" w:space="0" w:color="auto"/>
                    <w:right w:val="none" w:sz="0" w:space="0" w:color="auto"/>
                  </w:divBdr>
                </w:div>
                <w:div w:id="850752776">
                  <w:marLeft w:val="0"/>
                  <w:marRight w:val="0"/>
                  <w:marTop w:val="0"/>
                  <w:marBottom w:val="0"/>
                  <w:divBdr>
                    <w:top w:val="none" w:sz="0" w:space="0" w:color="auto"/>
                    <w:left w:val="none" w:sz="0" w:space="0" w:color="auto"/>
                    <w:bottom w:val="none" w:sz="0" w:space="0" w:color="auto"/>
                    <w:right w:val="none" w:sz="0" w:space="0" w:color="auto"/>
                  </w:divBdr>
                </w:div>
                <w:div w:id="857157933">
                  <w:marLeft w:val="0"/>
                  <w:marRight w:val="0"/>
                  <w:marTop w:val="0"/>
                  <w:marBottom w:val="0"/>
                  <w:divBdr>
                    <w:top w:val="none" w:sz="0" w:space="0" w:color="auto"/>
                    <w:left w:val="none" w:sz="0" w:space="0" w:color="auto"/>
                    <w:bottom w:val="none" w:sz="0" w:space="0" w:color="auto"/>
                    <w:right w:val="none" w:sz="0" w:space="0" w:color="auto"/>
                  </w:divBdr>
                </w:div>
                <w:div w:id="859775581">
                  <w:marLeft w:val="0"/>
                  <w:marRight w:val="0"/>
                  <w:marTop w:val="0"/>
                  <w:marBottom w:val="0"/>
                  <w:divBdr>
                    <w:top w:val="none" w:sz="0" w:space="0" w:color="auto"/>
                    <w:left w:val="none" w:sz="0" w:space="0" w:color="auto"/>
                    <w:bottom w:val="none" w:sz="0" w:space="0" w:color="auto"/>
                    <w:right w:val="none" w:sz="0" w:space="0" w:color="auto"/>
                  </w:divBdr>
                </w:div>
                <w:div w:id="869680567">
                  <w:marLeft w:val="0"/>
                  <w:marRight w:val="0"/>
                  <w:marTop w:val="0"/>
                  <w:marBottom w:val="0"/>
                  <w:divBdr>
                    <w:top w:val="none" w:sz="0" w:space="0" w:color="auto"/>
                    <w:left w:val="none" w:sz="0" w:space="0" w:color="auto"/>
                    <w:bottom w:val="none" w:sz="0" w:space="0" w:color="auto"/>
                    <w:right w:val="none" w:sz="0" w:space="0" w:color="auto"/>
                  </w:divBdr>
                </w:div>
                <w:div w:id="872035138">
                  <w:marLeft w:val="0"/>
                  <w:marRight w:val="0"/>
                  <w:marTop w:val="0"/>
                  <w:marBottom w:val="0"/>
                  <w:divBdr>
                    <w:top w:val="none" w:sz="0" w:space="0" w:color="auto"/>
                    <w:left w:val="none" w:sz="0" w:space="0" w:color="auto"/>
                    <w:bottom w:val="none" w:sz="0" w:space="0" w:color="auto"/>
                    <w:right w:val="none" w:sz="0" w:space="0" w:color="auto"/>
                  </w:divBdr>
                </w:div>
                <w:div w:id="886798551">
                  <w:marLeft w:val="0"/>
                  <w:marRight w:val="0"/>
                  <w:marTop w:val="0"/>
                  <w:marBottom w:val="0"/>
                  <w:divBdr>
                    <w:top w:val="none" w:sz="0" w:space="0" w:color="auto"/>
                    <w:left w:val="none" w:sz="0" w:space="0" w:color="auto"/>
                    <w:bottom w:val="none" w:sz="0" w:space="0" w:color="auto"/>
                    <w:right w:val="none" w:sz="0" w:space="0" w:color="auto"/>
                  </w:divBdr>
                </w:div>
                <w:div w:id="889998618">
                  <w:marLeft w:val="0"/>
                  <w:marRight w:val="0"/>
                  <w:marTop w:val="0"/>
                  <w:marBottom w:val="0"/>
                  <w:divBdr>
                    <w:top w:val="none" w:sz="0" w:space="0" w:color="auto"/>
                    <w:left w:val="none" w:sz="0" w:space="0" w:color="auto"/>
                    <w:bottom w:val="none" w:sz="0" w:space="0" w:color="auto"/>
                    <w:right w:val="none" w:sz="0" w:space="0" w:color="auto"/>
                  </w:divBdr>
                </w:div>
                <w:div w:id="896890486">
                  <w:marLeft w:val="0"/>
                  <w:marRight w:val="0"/>
                  <w:marTop w:val="0"/>
                  <w:marBottom w:val="0"/>
                  <w:divBdr>
                    <w:top w:val="none" w:sz="0" w:space="0" w:color="auto"/>
                    <w:left w:val="none" w:sz="0" w:space="0" w:color="auto"/>
                    <w:bottom w:val="none" w:sz="0" w:space="0" w:color="auto"/>
                    <w:right w:val="none" w:sz="0" w:space="0" w:color="auto"/>
                  </w:divBdr>
                </w:div>
                <w:div w:id="901595140">
                  <w:marLeft w:val="0"/>
                  <w:marRight w:val="0"/>
                  <w:marTop w:val="0"/>
                  <w:marBottom w:val="0"/>
                  <w:divBdr>
                    <w:top w:val="none" w:sz="0" w:space="0" w:color="auto"/>
                    <w:left w:val="none" w:sz="0" w:space="0" w:color="auto"/>
                    <w:bottom w:val="none" w:sz="0" w:space="0" w:color="auto"/>
                    <w:right w:val="none" w:sz="0" w:space="0" w:color="auto"/>
                  </w:divBdr>
                </w:div>
                <w:div w:id="908460364">
                  <w:marLeft w:val="0"/>
                  <w:marRight w:val="0"/>
                  <w:marTop w:val="0"/>
                  <w:marBottom w:val="0"/>
                  <w:divBdr>
                    <w:top w:val="none" w:sz="0" w:space="0" w:color="auto"/>
                    <w:left w:val="none" w:sz="0" w:space="0" w:color="auto"/>
                    <w:bottom w:val="none" w:sz="0" w:space="0" w:color="auto"/>
                    <w:right w:val="none" w:sz="0" w:space="0" w:color="auto"/>
                  </w:divBdr>
                </w:div>
                <w:div w:id="919758614">
                  <w:marLeft w:val="0"/>
                  <w:marRight w:val="0"/>
                  <w:marTop w:val="0"/>
                  <w:marBottom w:val="0"/>
                  <w:divBdr>
                    <w:top w:val="none" w:sz="0" w:space="0" w:color="auto"/>
                    <w:left w:val="none" w:sz="0" w:space="0" w:color="auto"/>
                    <w:bottom w:val="none" w:sz="0" w:space="0" w:color="auto"/>
                    <w:right w:val="none" w:sz="0" w:space="0" w:color="auto"/>
                  </w:divBdr>
                </w:div>
                <w:div w:id="921834454">
                  <w:marLeft w:val="0"/>
                  <w:marRight w:val="0"/>
                  <w:marTop w:val="0"/>
                  <w:marBottom w:val="0"/>
                  <w:divBdr>
                    <w:top w:val="none" w:sz="0" w:space="0" w:color="auto"/>
                    <w:left w:val="none" w:sz="0" w:space="0" w:color="auto"/>
                    <w:bottom w:val="none" w:sz="0" w:space="0" w:color="auto"/>
                    <w:right w:val="none" w:sz="0" w:space="0" w:color="auto"/>
                  </w:divBdr>
                </w:div>
                <w:div w:id="963997493">
                  <w:marLeft w:val="0"/>
                  <w:marRight w:val="0"/>
                  <w:marTop w:val="0"/>
                  <w:marBottom w:val="0"/>
                  <w:divBdr>
                    <w:top w:val="none" w:sz="0" w:space="0" w:color="auto"/>
                    <w:left w:val="none" w:sz="0" w:space="0" w:color="auto"/>
                    <w:bottom w:val="none" w:sz="0" w:space="0" w:color="auto"/>
                    <w:right w:val="none" w:sz="0" w:space="0" w:color="auto"/>
                  </w:divBdr>
                </w:div>
                <w:div w:id="967707775">
                  <w:marLeft w:val="0"/>
                  <w:marRight w:val="0"/>
                  <w:marTop w:val="0"/>
                  <w:marBottom w:val="0"/>
                  <w:divBdr>
                    <w:top w:val="none" w:sz="0" w:space="0" w:color="auto"/>
                    <w:left w:val="none" w:sz="0" w:space="0" w:color="auto"/>
                    <w:bottom w:val="none" w:sz="0" w:space="0" w:color="auto"/>
                    <w:right w:val="none" w:sz="0" w:space="0" w:color="auto"/>
                  </w:divBdr>
                </w:div>
                <w:div w:id="973023501">
                  <w:marLeft w:val="0"/>
                  <w:marRight w:val="0"/>
                  <w:marTop w:val="0"/>
                  <w:marBottom w:val="0"/>
                  <w:divBdr>
                    <w:top w:val="none" w:sz="0" w:space="0" w:color="auto"/>
                    <w:left w:val="none" w:sz="0" w:space="0" w:color="auto"/>
                    <w:bottom w:val="none" w:sz="0" w:space="0" w:color="auto"/>
                    <w:right w:val="none" w:sz="0" w:space="0" w:color="auto"/>
                  </w:divBdr>
                </w:div>
                <w:div w:id="977102380">
                  <w:marLeft w:val="0"/>
                  <w:marRight w:val="0"/>
                  <w:marTop w:val="0"/>
                  <w:marBottom w:val="0"/>
                  <w:divBdr>
                    <w:top w:val="none" w:sz="0" w:space="0" w:color="auto"/>
                    <w:left w:val="none" w:sz="0" w:space="0" w:color="auto"/>
                    <w:bottom w:val="none" w:sz="0" w:space="0" w:color="auto"/>
                    <w:right w:val="none" w:sz="0" w:space="0" w:color="auto"/>
                  </w:divBdr>
                </w:div>
                <w:div w:id="978848801">
                  <w:marLeft w:val="0"/>
                  <w:marRight w:val="0"/>
                  <w:marTop w:val="0"/>
                  <w:marBottom w:val="0"/>
                  <w:divBdr>
                    <w:top w:val="none" w:sz="0" w:space="0" w:color="auto"/>
                    <w:left w:val="none" w:sz="0" w:space="0" w:color="auto"/>
                    <w:bottom w:val="none" w:sz="0" w:space="0" w:color="auto"/>
                    <w:right w:val="none" w:sz="0" w:space="0" w:color="auto"/>
                  </w:divBdr>
                </w:div>
                <w:div w:id="990909643">
                  <w:marLeft w:val="0"/>
                  <w:marRight w:val="0"/>
                  <w:marTop w:val="0"/>
                  <w:marBottom w:val="0"/>
                  <w:divBdr>
                    <w:top w:val="none" w:sz="0" w:space="0" w:color="auto"/>
                    <w:left w:val="none" w:sz="0" w:space="0" w:color="auto"/>
                    <w:bottom w:val="none" w:sz="0" w:space="0" w:color="auto"/>
                    <w:right w:val="none" w:sz="0" w:space="0" w:color="auto"/>
                  </w:divBdr>
                </w:div>
                <w:div w:id="994841250">
                  <w:marLeft w:val="0"/>
                  <w:marRight w:val="0"/>
                  <w:marTop w:val="0"/>
                  <w:marBottom w:val="0"/>
                  <w:divBdr>
                    <w:top w:val="none" w:sz="0" w:space="0" w:color="auto"/>
                    <w:left w:val="none" w:sz="0" w:space="0" w:color="auto"/>
                    <w:bottom w:val="none" w:sz="0" w:space="0" w:color="auto"/>
                    <w:right w:val="none" w:sz="0" w:space="0" w:color="auto"/>
                  </w:divBdr>
                </w:div>
                <w:div w:id="1002053923">
                  <w:marLeft w:val="0"/>
                  <w:marRight w:val="0"/>
                  <w:marTop w:val="0"/>
                  <w:marBottom w:val="0"/>
                  <w:divBdr>
                    <w:top w:val="none" w:sz="0" w:space="0" w:color="auto"/>
                    <w:left w:val="none" w:sz="0" w:space="0" w:color="auto"/>
                    <w:bottom w:val="none" w:sz="0" w:space="0" w:color="auto"/>
                    <w:right w:val="none" w:sz="0" w:space="0" w:color="auto"/>
                  </w:divBdr>
                </w:div>
                <w:div w:id="1008600542">
                  <w:marLeft w:val="0"/>
                  <w:marRight w:val="0"/>
                  <w:marTop w:val="0"/>
                  <w:marBottom w:val="0"/>
                  <w:divBdr>
                    <w:top w:val="none" w:sz="0" w:space="0" w:color="auto"/>
                    <w:left w:val="none" w:sz="0" w:space="0" w:color="auto"/>
                    <w:bottom w:val="none" w:sz="0" w:space="0" w:color="auto"/>
                    <w:right w:val="none" w:sz="0" w:space="0" w:color="auto"/>
                  </w:divBdr>
                </w:div>
                <w:div w:id="1025909211">
                  <w:marLeft w:val="0"/>
                  <w:marRight w:val="0"/>
                  <w:marTop w:val="0"/>
                  <w:marBottom w:val="0"/>
                  <w:divBdr>
                    <w:top w:val="none" w:sz="0" w:space="0" w:color="auto"/>
                    <w:left w:val="none" w:sz="0" w:space="0" w:color="auto"/>
                    <w:bottom w:val="none" w:sz="0" w:space="0" w:color="auto"/>
                    <w:right w:val="none" w:sz="0" w:space="0" w:color="auto"/>
                  </w:divBdr>
                </w:div>
                <w:div w:id="1026370098">
                  <w:marLeft w:val="0"/>
                  <w:marRight w:val="0"/>
                  <w:marTop w:val="0"/>
                  <w:marBottom w:val="0"/>
                  <w:divBdr>
                    <w:top w:val="none" w:sz="0" w:space="0" w:color="auto"/>
                    <w:left w:val="none" w:sz="0" w:space="0" w:color="auto"/>
                    <w:bottom w:val="none" w:sz="0" w:space="0" w:color="auto"/>
                    <w:right w:val="none" w:sz="0" w:space="0" w:color="auto"/>
                  </w:divBdr>
                </w:div>
                <w:div w:id="1030570320">
                  <w:marLeft w:val="0"/>
                  <w:marRight w:val="0"/>
                  <w:marTop w:val="0"/>
                  <w:marBottom w:val="0"/>
                  <w:divBdr>
                    <w:top w:val="none" w:sz="0" w:space="0" w:color="auto"/>
                    <w:left w:val="none" w:sz="0" w:space="0" w:color="auto"/>
                    <w:bottom w:val="none" w:sz="0" w:space="0" w:color="auto"/>
                    <w:right w:val="none" w:sz="0" w:space="0" w:color="auto"/>
                  </w:divBdr>
                </w:div>
                <w:div w:id="1035815816">
                  <w:marLeft w:val="0"/>
                  <w:marRight w:val="0"/>
                  <w:marTop w:val="0"/>
                  <w:marBottom w:val="0"/>
                  <w:divBdr>
                    <w:top w:val="none" w:sz="0" w:space="0" w:color="auto"/>
                    <w:left w:val="none" w:sz="0" w:space="0" w:color="auto"/>
                    <w:bottom w:val="none" w:sz="0" w:space="0" w:color="auto"/>
                    <w:right w:val="none" w:sz="0" w:space="0" w:color="auto"/>
                  </w:divBdr>
                </w:div>
                <w:div w:id="1039815460">
                  <w:marLeft w:val="0"/>
                  <w:marRight w:val="0"/>
                  <w:marTop w:val="0"/>
                  <w:marBottom w:val="0"/>
                  <w:divBdr>
                    <w:top w:val="none" w:sz="0" w:space="0" w:color="auto"/>
                    <w:left w:val="none" w:sz="0" w:space="0" w:color="auto"/>
                    <w:bottom w:val="none" w:sz="0" w:space="0" w:color="auto"/>
                    <w:right w:val="none" w:sz="0" w:space="0" w:color="auto"/>
                  </w:divBdr>
                </w:div>
                <w:div w:id="1053849558">
                  <w:marLeft w:val="0"/>
                  <w:marRight w:val="0"/>
                  <w:marTop w:val="0"/>
                  <w:marBottom w:val="0"/>
                  <w:divBdr>
                    <w:top w:val="none" w:sz="0" w:space="0" w:color="auto"/>
                    <w:left w:val="none" w:sz="0" w:space="0" w:color="auto"/>
                    <w:bottom w:val="none" w:sz="0" w:space="0" w:color="auto"/>
                    <w:right w:val="none" w:sz="0" w:space="0" w:color="auto"/>
                  </w:divBdr>
                </w:div>
                <w:div w:id="1064913385">
                  <w:marLeft w:val="0"/>
                  <w:marRight w:val="0"/>
                  <w:marTop w:val="0"/>
                  <w:marBottom w:val="0"/>
                  <w:divBdr>
                    <w:top w:val="none" w:sz="0" w:space="0" w:color="auto"/>
                    <w:left w:val="none" w:sz="0" w:space="0" w:color="auto"/>
                    <w:bottom w:val="none" w:sz="0" w:space="0" w:color="auto"/>
                    <w:right w:val="none" w:sz="0" w:space="0" w:color="auto"/>
                  </w:divBdr>
                </w:div>
                <w:div w:id="1068383836">
                  <w:marLeft w:val="0"/>
                  <w:marRight w:val="0"/>
                  <w:marTop w:val="0"/>
                  <w:marBottom w:val="0"/>
                  <w:divBdr>
                    <w:top w:val="none" w:sz="0" w:space="0" w:color="auto"/>
                    <w:left w:val="none" w:sz="0" w:space="0" w:color="auto"/>
                    <w:bottom w:val="none" w:sz="0" w:space="0" w:color="auto"/>
                    <w:right w:val="none" w:sz="0" w:space="0" w:color="auto"/>
                  </w:divBdr>
                </w:div>
                <w:div w:id="1076511680">
                  <w:marLeft w:val="0"/>
                  <w:marRight w:val="0"/>
                  <w:marTop w:val="0"/>
                  <w:marBottom w:val="0"/>
                  <w:divBdr>
                    <w:top w:val="none" w:sz="0" w:space="0" w:color="auto"/>
                    <w:left w:val="none" w:sz="0" w:space="0" w:color="auto"/>
                    <w:bottom w:val="none" w:sz="0" w:space="0" w:color="auto"/>
                    <w:right w:val="none" w:sz="0" w:space="0" w:color="auto"/>
                  </w:divBdr>
                </w:div>
                <w:div w:id="1079059912">
                  <w:marLeft w:val="0"/>
                  <w:marRight w:val="0"/>
                  <w:marTop w:val="0"/>
                  <w:marBottom w:val="0"/>
                  <w:divBdr>
                    <w:top w:val="none" w:sz="0" w:space="0" w:color="auto"/>
                    <w:left w:val="none" w:sz="0" w:space="0" w:color="auto"/>
                    <w:bottom w:val="none" w:sz="0" w:space="0" w:color="auto"/>
                    <w:right w:val="none" w:sz="0" w:space="0" w:color="auto"/>
                  </w:divBdr>
                </w:div>
                <w:div w:id="1079449272">
                  <w:marLeft w:val="0"/>
                  <w:marRight w:val="0"/>
                  <w:marTop w:val="0"/>
                  <w:marBottom w:val="0"/>
                  <w:divBdr>
                    <w:top w:val="none" w:sz="0" w:space="0" w:color="auto"/>
                    <w:left w:val="none" w:sz="0" w:space="0" w:color="auto"/>
                    <w:bottom w:val="none" w:sz="0" w:space="0" w:color="auto"/>
                    <w:right w:val="none" w:sz="0" w:space="0" w:color="auto"/>
                  </w:divBdr>
                </w:div>
                <w:div w:id="1085882805">
                  <w:marLeft w:val="0"/>
                  <w:marRight w:val="0"/>
                  <w:marTop w:val="0"/>
                  <w:marBottom w:val="0"/>
                  <w:divBdr>
                    <w:top w:val="none" w:sz="0" w:space="0" w:color="auto"/>
                    <w:left w:val="none" w:sz="0" w:space="0" w:color="auto"/>
                    <w:bottom w:val="none" w:sz="0" w:space="0" w:color="auto"/>
                    <w:right w:val="none" w:sz="0" w:space="0" w:color="auto"/>
                  </w:divBdr>
                </w:div>
                <w:div w:id="1090853565">
                  <w:marLeft w:val="0"/>
                  <w:marRight w:val="0"/>
                  <w:marTop w:val="0"/>
                  <w:marBottom w:val="0"/>
                  <w:divBdr>
                    <w:top w:val="none" w:sz="0" w:space="0" w:color="auto"/>
                    <w:left w:val="none" w:sz="0" w:space="0" w:color="auto"/>
                    <w:bottom w:val="none" w:sz="0" w:space="0" w:color="auto"/>
                    <w:right w:val="none" w:sz="0" w:space="0" w:color="auto"/>
                  </w:divBdr>
                </w:div>
                <w:div w:id="1091319083">
                  <w:marLeft w:val="0"/>
                  <w:marRight w:val="0"/>
                  <w:marTop w:val="0"/>
                  <w:marBottom w:val="0"/>
                  <w:divBdr>
                    <w:top w:val="none" w:sz="0" w:space="0" w:color="auto"/>
                    <w:left w:val="none" w:sz="0" w:space="0" w:color="auto"/>
                    <w:bottom w:val="none" w:sz="0" w:space="0" w:color="auto"/>
                    <w:right w:val="none" w:sz="0" w:space="0" w:color="auto"/>
                  </w:divBdr>
                </w:div>
                <w:div w:id="1098676775">
                  <w:marLeft w:val="0"/>
                  <w:marRight w:val="0"/>
                  <w:marTop w:val="0"/>
                  <w:marBottom w:val="0"/>
                  <w:divBdr>
                    <w:top w:val="none" w:sz="0" w:space="0" w:color="auto"/>
                    <w:left w:val="none" w:sz="0" w:space="0" w:color="auto"/>
                    <w:bottom w:val="none" w:sz="0" w:space="0" w:color="auto"/>
                    <w:right w:val="none" w:sz="0" w:space="0" w:color="auto"/>
                  </w:divBdr>
                </w:div>
                <w:div w:id="1118446443">
                  <w:marLeft w:val="0"/>
                  <w:marRight w:val="0"/>
                  <w:marTop w:val="0"/>
                  <w:marBottom w:val="0"/>
                  <w:divBdr>
                    <w:top w:val="none" w:sz="0" w:space="0" w:color="auto"/>
                    <w:left w:val="none" w:sz="0" w:space="0" w:color="auto"/>
                    <w:bottom w:val="none" w:sz="0" w:space="0" w:color="auto"/>
                    <w:right w:val="none" w:sz="0" w:space="0" w:color="auto"/>
                  </w:divBdr>
                </w:div>
                <w:div w:id="1126772395">
                  <w:marLeft w:val="0"/>
                  <w:marRight w:val="0"/>
                  <w:marTop w:val="0"/>
                  <w:marBottom w:val="0"/>
                  <w:divBdr>
                    <w:top w:val="none" w:sz="0" w:space="0" w:color="auto"/>
                    <w:left w:val="none" w:sz="0" w:space="0" w:color="auto"/>
                    <w:bottom w:val="none" w:sz="0" w:space="0" w:color="auto"/>
                    <w:right w:val="none" w:sz="0" w:space="0" w:color="auto"/>
                  </w:divBdr>
                </w:div>
                <w:div w:id="1126898143">
                  <w:marLeft w:val="0"/>
                  <w:marRight w:val="0"/>
                  <w:marTop w:val="0"/>
                  <w:marBottom w:val="0"/>
                  <w:divBdr>
                    <w:top w:val="none" w:sz="0" w:space="0" w:color="auto"/>
                    <w:left w:val="none" w:sz="0" w:space="0" w:color="auto"/>
                    <w:bottom w:val="none" w:sz="0" w:space="0" w:color="auto"/>
                    <w:right w:val="none" w:sz="0" w:space="0" w:color="auto"/>
                  </w:divBdr>
                </w:div>
                <w:div w:id="1136483380">
                  <w:marLeft w:val="0"/>
                  <w:marRight w:val="0"/>
                  <w:marTop w:val="0"/>
                  <w:marBottom w:val="0"/>
                  <w:divBdr>
                    <w:top w:val="none" w:sz="0" w:space="0" w:color="auto"/>
                    <w:left w:val="none" w:sz="0" w:space="0" w:color="auto"/>
                    <w:bottom w:val="none" w:sz="0" w:space="0" w:color="auto"/>
                    <w:right w:val="none" w:sz="0" w:space="0" w:color="auto"/>
                  </w:divBdr>
                </w:div>
                <w:div w:id="1139373202">
                  <w:marLeft w:val="0"/>
                  <w:marRight w:val="0"/>
                  <w:marTop w:val="0"/>
                  <w:marBottom w:val="0"/>
                  <w:divBdr>
                    <w:top w:val="none" w:sz="0" w:space="0" w:color="auto"/>
                    <w:left w:val="none" w:sz="0" w:space="0" w:color="auto"/>
                    <w:bottom w:val="none" w:sz="0" w:space="0" w:color="auto"/>
                    <w:right w:val="none" w:sz="0" w:space="0" w:color="auto"/>
                  </w:divBdr>
                </w:div>
                <w:div w:id="1148088901">
                  <w:marLeft w:val="0"/>
                  <w:marRight w:val="0"/>
                  <w:marTop w:val="0"/>
                  <w:marBottom w:val="0"/>
                  <w:divBdr>
                    <w:top w:val="none" w:sz="0" w:space="0" w:color="auto"/>
                    <w:left w:val="none" w:sz="0" w:space="0" w:color="auto"/>
                    <w:bottom w:val="none" w:sz="0" w:space="0" w:color="auto"/>
                    <w:right w:val="none" w:sz="0" w:space="0" w:color="auto"/>
                  </w:divBdr>
                </w:div>
                <w:div w:id="1155025760">
                  <w:marLeft w:val="0"/>
                  <w:marRight w:val="0"/>
                  <w:marTop w:val="0"/>
                  <w:marBottom w:val="0"/>
                  <w:divBdr>
                    <w:top w:val="none" w:sz="0" w:space="0" w:color="auto"/>
                    <w:left w:val="none" w:sz="0" w:space="0" w:color="auto"/>
                    <w:bottom w:val="none" w:sz="0" w:space="0" w:color="auto"/>
                    <w:right w:val="none" w:sz="0" w:space="0" w:color="auto"/>
                  </w:divBdr>
                </w:div>
                <w:div w:id="1158769257">
                  <w:marLeft w:val="0"/>
                  <w:marRight w:val="0"/>
                  <w:marTop w:val="0"/>
                  <w:marBottom w:val="0"/>
                  <w:divBdr>
                    <w:top w:val="none" w:sz="0" w:space="0" w:color="auto"/>
                    <w:left w:val="none" w:sz="0" w:space="0" w:color="auto"/>
                    <w:bottom w:val="none" w:sz="0" w:space="0" w:color="auto"/>
                    <w:right w:val="none" w:sz="0" w:space="0" w:color="auto"/>
                  </w:divBdr>
                </w:div>
                <w:div w:id="1163156495">
                  <w:marLeft w:val="0"/>
                  <w:marRight w:val="0"/>
                  <w:marTop w:val="0"/>
                  <w:marBottom w:val="0"/>
                  <w:divBdr>
                    <w:top w:val="none" w:sz="0" w:space="0" w:color="auto"/>
                    <w:left w:val="none" w:sz="0" w:space="0" w:color="auto"/>
                    <w:bottom w:val="none" w:sz="0" w:space="0" w:color="auto"/>
                    <w:right w:val="none" w:sz="0" w:space="0" w:color="auto"/>
                  </w:divBdr>
                </w:div>
                <w:div w:id="1163202125">
                  <w:marLeft w:val="0"/>
                  <w:marRight w:val="0"/>
                  <w:marTop w:val="0"/>
                  <w:marBottom w:val="0"/>
                  <w:divBdr>
                    <w:top w:val="none" w:sz="0" w:space="0" w:color="auto"/>
                    <w:left w:val="none" w:sz="0" w:space="0" w:color="auto"/>
                    <w:bottom w:val="none" w:sz="0" w:space="0" w:color="auto"/>
                    <w:right w:val="none" w:sz="0" w:space="0" w:color="auto"/>
                  </w:divBdr>
                </w:div>
                <w:div w:id="1163549189">
                  <w:marLeft w:val="0"/>
                  <w:marRight w:val="0"/>
                  <w:marTop w:val="0"/>
                  <w:marBottom w:val="0"/>
                  <w:divBdr>
                    <w:top w:val="none" w:sz="0" w:space="0" w:color="auto"/>
                    <w:left w:val="none" w:sz="0" w:space="0" w:color="auto"/>
                    <w:bottom w:val="none" w:sz="0" w:space="0" w:color="auto"/>
                    <w:right w:val="none" w:sz="0" w:space="0" w:color="auto"/>
                  </w:divBdr>
                </w:div>
                <w:div w:id="1170214517">
                  <w:marLeft w:val="0"/>
                  <w:marRight w:val="0"/>
                  <w:marTop w:val="0"/>
                  <w:marBottom w:val="0"/>
                  <w:divBdr>
                    <w:top w:val="none" w:sz="0" w:space="0" w:color="auto"/>
                    <w:left w:val="none" w:sz="0" w:space="0" w:color="auto"/>
                    <w:bottom w:val="none" w:sz="0" w:space="0" w:color="auto"/>
                    <w:right w:val="none" w:sz="0" w:space="0" w:color="auto"/>
                  </w:divBdr>
                </w:div>
                <w:div w:id="1180319647">
                  <w:marLeft w:val="0"/>
                  <w:marRight w:val="0"/>
                  <w:marTop w:val="0"/>
                  <w:marBottom w:val="0"/>
                  <w:divBdr>
                    <w:top w:val="none" w:sz="0" w:space="0" w:color="auto"/>
                    <w:left w:val="none" w:sz="0" w:space="0" w:color="auto"/>
                    <w:bottom w:val="none" w:sz="0" w:space="0" w:color="auto"/>
                    <w:right w:val="none" w:sz="0" w:space="0" w:color="auto"/>
                  </w:divBdr>
                </w:div>
                <w:div w:id="1181969263">
                  <w:marLeft w:val="0"/>
                  <w:marRight w:val="0"/>
                  <w:marTop w:val="0"/>
                  <w:marBottom w:val="0"/>
                  <w:divBdr>
                    <w:top w:val="none" w:sz="0" w:space="0" w:color="auto"/>
                    <w:left w:val="none" w:sz="0" w:space="0" w:color="auto"/>
                    <w:bottom w:val="none" w:sz="0" w:space="0" w:color="auto"/>
                    <w:right w:val="none" w:sz="0" w:space="0" w:color="auto"/>
                  </w:divBdr>
                </w:div>
                <w:div w:id="1187016178">
                  <w:marLeft w:val="0"/>
                  <w:marRight w:val="0"/>
                  <w:marTop w:val="0"/>
                  <w:marBottom w:val="0"/>
                  <w:divBdr>
                    <w:top w:val="none" w:sz="0" w:space="0" w:color="auto"/>
                    <w:left w:val="none" w:sz="0" w:space="0" w:color="auto"/>
                    <w:bottom w:val="none" w:sz="0" w:space="0" w:color="auto"/>
                    <w:right w:val="none" w:sz="0" w:space="0" w:color="auto"/>
                  </w:divBdr>
                </w:div>
                <w:div w:id="1204365904">
                  <w:marLeft w:val="0"/>
                  <w:marRight w:val="0"/>
                  <w:marTop w:val="0"/>
                  <w:marBottom w:val="0"/>
                  <w:divBdr>
                    <w:top w:val="none" w:sz="0" w:space="0" w:color="auto"/>
                    <w:left w:val="none" w:sz="0" w:space="0" w:color="auto"/>
                    <w:bottom w:val="none" w:sz="0" w:space="0" w:color="auto"/>
                    <w:right w:val="none" w:sz="0" w:space="0" w:color="auto"/>
                  </w:divBdr>
                </w:div>
                <w:div w:id="1208953096">
                  <w:marLeft w:val="0"/>
                  <w:marRight w:val="0"/>
                  <w:marTop w:val="0"/>
                  <w:marBottom w:val="0"/>
                  <w:divBdr>
                    <w:top w:val="none" w:sz="0" w:space="0" w:color="auto"/>
                    <w:left w:val="none" w:sz="0" w:space="0" w:color="auto"/>
                    <w:bottom w:val="none" w:sz="0" w:space="0" w:color="auto"/>
                    <w:right w:val="none" w:sz="0" w:space="0" w:color="auto"/>
                  </w:divBdr>
                </w:div>
                <w:div w:id="1219854015">
                  <w:marLeft w:val="0"/>
                  <w:marRight w:val="0"/>
                  <w:marTop w:val="0"/>
                  <w:marBottom w:val="0"/>
                  <w:divBdr>
                    <w:top w:val="none" w:sz="0" w:space="0" w:color="auto"/>
                    <w:left w:val="none" w:sz="0" w:space="0" w:color="auto"/>
                    <w:bottom w:val="none" w:sz="0" w:space="0" w:color="auto"/>
                    <w:right w:val="none" w:sz="0" w:space="0" w:color="auto"/>
                  </w:divBdr>
                </w:div>
                <w:div w:id="1227299316">
                  <w:marLeft w:val="0"/>
                  <w:marRight w:val="0"/>
                  <w:marTop w:val="0"/>
                  <w:marBottom w:val="0"/>
                  <w:divBdr>
                    <w:top w:val="none" w:sz="0" w:space="0" w:color="auto"/>
                    <w:left w:val="none" w:sz="0" w:space="0" w:color="auto"/>
                    <w:bottom w:val="none" w:sz="0" w:space="0" w:color="auto"/>
                    <w:right w:val="none" w:sz="0" w:space="0" w:color="auto"/>
                  </w:divBdr>
                </w:div>
                <w:div w:id="1233278023">
                  <w:marLeft w:val="0"/>
                  <w:marRight w:val="0"/>
                  <w:marTop w:val="0"/>
                  <w:marBottom w:val="0"/>
                  <w:divBdr>
                    <w:top w:val="none" w:sz="0" w:space="0" w:color="auto"/>
                    <w:left w:val="none" w:sz="0" w:space="0" w:color="auto"/>
                    <w:bottom w:val="none" w:sz="0" w:space="0" w:color="auto"/>
                    <w:right w:val="none" w:sz="0" w:space="0" w:color="auto"/>
                  </w:divBdr>
                </w:div>
                <w:div w:id="1249391547">
                  <w:marLeft w:val="0"/>
                  <w:marRight w:val="0"/>
                  <w:marTop w:val="0"/>
                  <w:marBottom w:val="0"/>
                  <w:divBdr>
                    <w:top w:val="none" w:sz="0" w:space="0" w:color="auto"/>
                    <w:left w:val="none" w:sz="0" w:space="0" w:color="auto"/>
                    <w:bottom w:val="none" w:sz="0" w:space="0" w:color="auto"/>
                    <w:right w:val="none" w:sz="0" w:space="0" w:color="auto"/>
                  </w:divBdr>
                </w:div>
                <w:div w:id="1255436379">
                  <w:marLeft w:val="0"/>
                  <w:marRight w:val="0"/>
                  <w:marTop w:val="0"/>
                  <w:marBottom w:val="0"/>
                  <w:divBdr>
                    <w:top w:val="none" w:sz="0" w:space="0" w:color="auto"/>
                    <w:left w:val="none" w:sz="0" w:space="0" w:color="auto"/>
                    <w:bottom w:val="none" w:sz="0" w:space="0" w:color="auto"/>
                    <w:right w:val="none" w:sz="0" w:space="0" w:color="auto"/>
                  </w:divBdr>
                </w:div>
                <w:div w:id="1256013897">
                  <w:marLeft w:val="0"/>
                  <w:marRight w:val="0"/>
                  <w:marTop w:val="0"/>
                  <w:marBottom w:val="0"/>
                  <w:divBdr>
                    <w:top w:val="none" w:sz="0" w:space="0" w:color="auto"/>
                    <w:left w:val="none" w:sz="0" w:space="0" w:color="auto"/>
                    <w:bottom w:val="none" w:sz="0" w:space="0" w:color="auto"/>
                    <w:right w:val="none" w:sz="0" w:space="0" w:color="auto"/>
                  </w:divBdr>
                </w:div>
                <w:div w:id="1263488964">
                  <w:marLeft w:val="0"/>
                  <w:marRight w:val="0"/>
                  <w:marTop w:val="0"/>
                  <w:marBottom w:val="0"/>
                  <w:divBdr>
                    <w:top w:val="none" w:sz="0" w:space="0" w:color="auto"/>
                    <w:left w:val="none" w:sz="0" w:space="0" w:color="auto"/>
                    <w:bottom w:val="none" w:sz="0" w:space="0" w:color="auto"/>
                    <w:right w:val="none" w:sz="0" w:space="0" w:color="auto"/>
                  </w:divBdr>
                </w:div>
                <w:div w:id="1264460777">
                  <w:marLeft w:val="0"/>
                  <w:marRight w:val="0"/>
                  <w:marTop w:val="0"/>
                  <w:marBottom w:val="0"/>
                  <w:divBdr>
                    <w:top w:val="none" w:sz="0" w:space="0" w:color="auto"/>
                    <w:left w:val="none" w:sz="0" w:space="0" w:color="auto"/>
                    <w:bottom w:val="none" w:sz="0" w:space="0" w:color="auto"/>
                    <w:right w:val="none" w:sz="0" w:space="0" w:color="auto"/>
                  </w:divBdr>
                </w:div>
                <w:div w:id="1268390382">
                  <w:marLeft w:val="0"/>
                  <w:marRight w:val="0"/>
                  <w:marTop w:val="0"/>
                  <w:marBottom w:val="0"/>
                  <w:divBdr>
                    <w:top w:val="none" w:sz="0" w:space="0" w:color="auto"/>
                    <w:left w:val="none" w:sz="0" w:space="0" w:color="auto"/>
                    <w:bottom w:val="none" w:sz="0" w:space="0" w:color="auto"/>
                    <w:right w:val="none" w:sz="0" w:space="0" w:color="auto"/>
                  </w:divBdr>
                </w:div>
                <w:div w:id="1270696557">
                  <w:marLeft w:val="0"/>
                  <w:marRight w:val="0"/>
                  <w:marTop w:val="0"/>
                  <w:marBottom w:val="0"/>
                  <w:divBdr>
                    <w:top w:val="none" w:sz="0" w:space="0" w:color="auto"/>
                    <w:left w:val="none" w:sz="0" w:space="0" w:color="auto"/>
                    <w:bottom w:val="none" w:sz="0" w:space="0" w:color="auto"/>
                    <w:right w:val="none" w:sz="0" w:space="0" w:color="auto"/>
                  </w:divBdr>
                </w:div>
                <w:div w:id="1282422909">
                  <w:marLeft w:val="0"/>
                  <w:marRight w:val="0"/>
                  <w:marTop w:val="0"/>
                  <w:marBottom w:val="0"/>
                  <w:divBdr>
                    <w:top w:val="none" w:sz="0" w:space="0" w:color="auto"/>
                    <w:left w:val="none" w:sz="0" w:space="0" w:color="auto"/>
                    <w:bottom w:val="none" w:sz="0" w:space="0" w:color="auto"/>
                    <w:right w:val="none" w:sz="0" w:space="0" w:color="auto"/>
                  </w:divBdr>
                </w:div>
                <w:div w:id="1286738299">
                  <w:marLeft w:val="0"/>
                  <w:marRight w:val="0"/>
                  <w:marTop w:val="0"/>
                  <w:marBottom w:val="0"/>
                  <w:divBdr>
                    <w:top w:val="none" w:sz="0" w:space="0" w:color="auto"/>
                    <w:left w:val="none" w:sz="0" w:space="0" w:color="auto"/>
                    <w:bottom w:val="none" w:sz="0" w:space="0" w:color="auto"/>
                    <w:right w:val="none" w:sz="0" w:space="0" w:color="auto"/>
                  </w:divBdr>
                </w:div>
                <w:div w:id="1288899215">
                  <w:marLeft w:val="0"/>
                  <w:marRight w:val="0"/>
                  <w:marTop w:val="0"/>
                  <w:marBottom w:val="0"/>
                  <w:divBdr>
                    <w:top w:val="none" w:sz="0" w:space="0" w:color="auto"/>
                    <w:left w:val="none" w:sz="0" w:space="0" w:color="auto"/>
                    <w:bottom w:val="none" w:sz="0" w:space="0" w:color="auto"/>
                    <w:right w:val="none" w:sz="0" w:space="0" w:color="auto"/>
                  </w:divBdr>
                </w:div>
                <w:div w:id="1296637524">
                  <w:marLeft w:val="0"/>
                  <w:marRight w:val="0"/>
                  <w:marTop w:val="0"/>
                  <w:marBottom w:val="0"/>
                  <w:divBdr>
                    <w:top w:val="none" w:sz="0" w:space="0" w:color="auto"/>
                    <w:left w:val="none" w:sz="0" w:space="0" w:color="auto"/>
                    <w:bottom w:val="none" w:sz="0" w:space="0" w:color="auto"/>
                    <w:right w:val="none" w:sz="0" w:space="0" w:color="auto"/>
                  </w:divBdr>
                </w:div>
                <w:div w:id="1300921810">
                  <w:marLeft w:val="0"/>
                  <w:marRight w:val="0"/>
                  <w:marTop w:val="0"/>
                  <w:marBottom w:val="0"/>
                  <w:divBdr>
                    <w:top w:val="none" w:sz="0" w:space="0" w:color="auto"/>
                    <w:left w:val="none" w:sz="0" w:space="0" w:color="auto"/>
                    <w:bottom w:val="none" w:sz="0" w:space="0" w:color="auto"/>
                    <w:right w:val="none" w:sz="0" w:space="0" w:color="auto"/>
                  </w:divBdr>
                </w:div>
                <w:div w:id="1315841244">
                  <w:marLeft w:val="0"/>
                  <w:marRight w:val="0"/>
                  <w:marTop w:val="0"/>
                  <w:marBottom w:val="0"/>
                  <w:divBdr>
                    <w:top w:val="none" w:sz="0" w:space="0" w:color="auto"/>
                    <w:left w:val="none" w:sz="0" w:space="0" w:color="auto"/>
                    <w:bottom w:val="none" w:sz="0" w:space="0" w:color="auto"/>
                    <w:right w:val="none" w:sz="0" w:space="0" w:color="auto"/>
                  </w:divBdr>
                </w:div>
                <w:div w:id="1320186950">
                  <w:marLeft w:val="0"/>
                  <w:marRight w:val="0"/>
                  <w:marTop w:val="0"/>
                  <w:marBottom w:val="0"/>
                  <w:divBdr>
                    <w:top w:val="none" w:sz="0" w:space="0" w:color="auto"/>
                    <w:left w:val="none" w:sz="0" w:space="0" w:color="auto"/>
                    <w:bottom w:val="none" w:sz="0" w:space="0" w:color="auto"/>
                    <w:right w:val="none" w:sz="0" w:space="0" w:color="auto"/>
                  </w:divBdr>
                </w:div>
                <w:div w:id="1323700874">
                  <w:marLeft w:val="0"/>
                  <w:marRight w:val="0"/>
                  <w:marTop w:val="0"/>
                  <w:marBottom w:val="0"/>
                  <w:divBdr>
                    <w:top w:val="none" w:sz="0" w:space="0" w:color="auto"/>
                    <w:left w:val="none" w:sz="0" w:space="0" w:color="auto"/>
                    <w:bottom w:val="none" w:sz="0" w:space="0" w:color="auto"/>
                    <w:right w:val="none" w:sz="0" w:space="0" w:color="auto"/>
                  </w:divBdr>
                </w:div>
                <w:div w:id="1331985401">
                  <w:marLeft w:val="0"/>
                  <w:marRight w:val="0"/>
                  <w:marTop w:val="0"/>
                  <w:marBottom w:val="0"/>
                  <w:divBdr>
                    <w:top w:val="none" w:sz="0" w:space="0" w:color="auto"/>
                    <w:left w:val="none" w:sz="0" w:space="0" w:color="auto"/>
                    <w:bottom w:val="none" w:sz="0" w:space="0" w:color="auto"/>
                    <w:right w:val="none" w:sz="0" w:space="0" w:color="auto"/>
                  </w:divBdr>
                </w:div>
                <w:div w:id="1334913906">
                  <w:marLeft w:val="0"/>
                  <w:marRight w:val="0"/>
                  <w:marTop w:val="0"/>
                  <w:marBottom w:val="0"/>
                  <w:divBdr>
                    <w:top w:val="none" w:sz="0" w:space="0" w:color="auto"/>
                    <w:left w:val="none" w:sz="0" w:space="0" w:color="auto"/>
                    <w:bottom w:val="none" w:sz="0" w:space="0" w:color="auto"/>
                    <w:right w:val="none" w:sz="0" w:space="0" w:color="auto"/>
                  </w:divBdr>
                </w:div>
                <w:div w:id="1335912518">
                  <w:marLeft w:val="0"/>
                  <w:marRight w:val="0"/>
                  <w:marTop w:val="0"/>
                  <w:marBottom w:val="0"/>
                  <w:divBdr>
                    <w:top w:val="none" w:sz="0" w:space="0" w:color="auto"/>
                    <w:left w:val="none" w:sz="0" w:space="0" w:color="auto"/>
                    <w:bottom w:val="none" w:sz="0" w:space="0" w:color="auto"/>
                    <w:right w:val="none" w:sz="0" w:space="0" w:color="auto"/>
                  </w:divBdr>
                </w:div>
                <w:div w:id="1340036063">
                  <w:marLeft w:val="0"/>
                  <w:marRight w:val="0"/>
                  <w:marTop w:val="0"/>
                  <w:marBottom w:val="0"/>
                  <w:divBdr>
                    <w:top w:val="none" w:sz="0" w:space="0" w:color="auto"/>
                    <w:left w:val="none" w:sz="0" w:space="0" w:color="auto"/>
                    <w:bottom w:val="none" w:sz="0" w:space="0" w:color="auto"/>
                    <w:right w:val="none" w:sz="0" w:space="0" w:color="auto"/>
                  </w:divBdr>
                </w:div>
                <w:div w:id="1345589585">
                  <w:marLeft w:val="0"/>
                  <w:marRight w:val="0"/>
                  <w:marTop w:val="0"/>
                  <w:marBottom w:val="0"/>
                  <w:divBdr>
                    <w:top w:val="none" w:sz="0" w:space="0" w:color="auto"/>
                    <w:left w:val="none" w:sz="0" w:space="0" w:color="auto"/>
                    <w:bottom w:val="none" w:sz="0" w:space="0" w:color="auto"/>
                    <w:right w:val="none" w:sz="0" w:space="0" w:color="auto"/>
                  </w:divBdr>
                </w:div>
                <w:div w:id="1349408776">
                  <w:marLeft w:val="0"/>
                  <w:marRight w:val="0"/>
                  <w:marTop w:val="0"/>
                  <w:marBottom w:val="0"/>
                  <w:divBdr>
                    <w:top w:val="none" w:sz="0" w:space="0" w:color="auto"/>
                    <w:left w:val="none" w:sz="0" w:space="0" w:color="auto"/>
                    <w:bottom w:val="none" w:sz="0" w:space="0" w:color="auto"/>
                    <w:right w:val="none" w:sz="0" w:space="0" w:color="auto"/>
                  </w:divBdr>
                </w:div>
                <w:div w:id="1355031843">
                  <w:marLeft w:val="0"/>
                  <w:marRight w:val="0"/>
                  <w:marTop w:val="0"/>
                  <w:marBottom w:val="0"/>
                  <w:divBdr>
                    <w:top w:val="none" w:sz="0" w:space="0" w:color="auto"/>
                    <w:left w:val="none" w:sz="0" w:space="0" w:color="auto"/>
                    <w:bottom w:val="none" w:sz="0" w:space="0" w:color="auto"/>
                    <w:right w:val="none" w:sz="0" w:space="0" w:color="auto"/>
                  </w:divBdr>
                </w:div>
                <w:div w:id="1360155753">
                  <w:marLeft w:val="0"/>
                  <w:marRight w:val="0"/>
                  <w:marTop w:val="0"/>
                  <w:marBottom w:val="0"/>
                  <w:divBdr>
                    <w:top w:val="none" w:sz="0" w:space="0" w:color="auto"/>
                    <w:left w:val="none" w:sz="0" w:space="0" w:color="auto"/>
                    <w:bottom w:val="none" w:sz="0" w:space="0" w:color="auto"/>
                    <w:right w:val="none" w:sz="0" w:space="0" w:color="auto"/>
                  </w:divBdr>
                </w:div>
                <w:div w:id="1365977622">
                  <w:marLeft w:val="0"/>
                  <w:marRight w:val="0"/>
                  <w:marTop w:val="0"/>
                  <w:marBottom w:val="0"/>
                  <w:divBdr>
                    <w:top w:val="none" w:sz="0" w:space="0" w:color="auto"/>
                    <w:left w:val="none" w:sz="0" w:space="0" w:color="auto"/>
                    <w:bottom w:val="none" w:sz="0" w:space="0" w:color="auto"/>
                    <w:right w:val="none" w:sz="0" w:space="0" w:color="auto"/>
                  </w:divBdr>
                </w:div>
                <w:div w:id="1370570201">
                  <w:marLeft w:val="0"/>
                  <w:marRight w:val="0"/>
                  <w:marTop w:val="0"/>
                  <w:marBottom w:val="0"/>
                  <w:divBdr>
                    <w:top w:val="none" w:sz="0" w:space="0" w:color="auto"/>
                    <w:left w:val="none" w:sz="0" w:space="0" w:color="auto"/>
                    <w:bottom w:val="none" w:sz="0" w:space="0" w:color="auto"/>
                    <w:right w:val="none" w:sz="0" w:space="0" w:color="auto"/>
                  </w:divBdr>
                </w:div>
                <w:div w:id="1372683264">
                  <w:marLeft w:val="0"/>
                  <w:marRight w:val="0"/>
                  <w:marTop w:val="0"/>
                  <w:marBottom w:val="0"/>
                  <w:divBdr>
                    <w:top w:val="none" w:sz="0" w:space="0" w:color="auto"/>
                    <w:left w:val="none" w:sz="0" w:space="0" w:color="auto"/>
                    <w:bottom w:val="none" w:sz="0" w:space="0" w:color="auto"/>
                    <w:right w:val="none" w:sz="0" w:space="0" w:color="auto"/>
                  </w:divBdr>
                </w:div>
                <w:div w:id="1377192965">
                  <w:marLeft w:val="0"/>
                  <w:marRight w:val="0"/>
                  <w:marTop w:val="0"/>
                  <w:marBottom w:val="0"/>
                  <w:divBdr>
                    <w:top w:val="none" w:sz="0" w:space="0" w:color="auto"/>
                    <w:left w:val="none" w:sz="0" w:space="0" w:color="auto"/>
                    <w:bottom w:val="none" w:sz="0" w:space="0" w:color="auto"/>
                    <w:right w:val="none" w:sz="0" w:space="0" w:color="auto"/>
                  </w:divBdr>
                </w:div>
                <w:div w:id="1388339790">
                  <w:marLeft w:val="0"/>
                  <w:marRight w:val="0"/>
                  <w:marTop w:val="0"/>
                  <w:marBottom w:val="0"/>
                  <w:divBdr>
                    <w:top w:val="none" w:sz="0" w:space="0" w:color="auto"/>
                    <w:left w:val="none" w:sz="0" w:space="0" w:color="auto"/>
                    <w:bottom w:val="none" w:sz="0" w:space="0" w:color="auto"/>
                    <w:right w:val="none" w:sz="0" w:space="0" w:color="auto"/>
                  </w:divBdr>
                </w:div>
                <w:div w:id="1392383715">
                  <w:marLeft w:val="0"/>
                  <w:marRight w:val="0"/>
                  <w:marTop w:val="0"/>
                  <w:marBottom w:val="0"/>
                  <w:divBdr>
                    <w:top w:val="none" w:sz="0" w:space="0" w:color="auto"/>
                    <w:left w:val="none" w:sz="0" w:space="0" w:color="auto"/>
                    <w:bottom w:val="none" w:sz="0" w:space="0" w:color="auto"/>
                    <w:right w:val="none" w:sz="0" w:space="0" w:color="auto"/>
                  </w:divBdr>
                </w:div>
                <w:div w:id="1398866878">
                  <w:marLeft w:val="0"/>
                  <w:marRight w:val="0"/>
                  <w:marTop w:val="0"/>
                  <w:marBottom w:val="0"/>
                  <w:divBdr>
                    <w:top w:val="none" w:sz="0" w:space="0" w:color="auto"/>
                    <w:left w:val="none" w:sz="0" w:space="0" w:color="auto"/>
                    <w:bottom w:val="none" w:sz="0" w:space="0" w:color="auto"/>
                    <w:right w:val="none" w:sz="0" w:space="0" w:color="auto"/>
                  </w:divBdr>
                </w:div>
                <w:div w:id="1402602927">
                  <w:marLeft w:val="0"/>
                  <w:marRight w:val="0"/>
                  <w:marTop w:val="0"/>
                  <w:marBottom w:val="0"/>
                  <w:divBdr>
                    <w:top w:val="none" w:sz="0" w:space="0" w:color="auto"/>
                    <w:left w:val="none" w:sz="0" w:space="0" w:color="auto"/>
                    <w:bottom w:val="none" w:sz="0" w:space="0" w:color="auto"/>
                    <w:right w:val="none" w:sz="0" w:space="0" w:color="auto"/>
                  </w:divBdr>
                </w:div>
                <w:div w:id="1404645023">
                  <w:marLeft w:val="0"/>
                  <w:marRight w:val="0"/>
                  <w:marTop w:val="0"/>
                  <w:marBottom w:val="0"/>
                  <w:divBdr>
                    <w:top w:val="none" w:sz="0" w:space="0" w:color="auto"/>
                    <w:left w:val="none" w:sz="0" w:space="0" w:color="auto"/>
                    <w:bottom w:val="none" w:sz="0" w:space="0" w:color="auto"/>
                    <w:right w:val="none" w:sz="0" w:space="0" w:color="auto"/>
                  </w:divBdr>
                </w:div>
                <w:div w:id="1409185752">
                  <w:marLeft w:val="0"/>
                  <w:marRight w:val="0"/>
                  <w:marTop w:val="0"/>
                  <w:marBottom w:val="0"/>
                  <w:divBdr>
                    <w:top w:val="none" w:sz="0" w:space="0" w:color="auto"/>
                    <w:left w:val="none" w:sz="0" w:space="0" w:color="auto"/>
                    <w:bottom w:val="none" w:sz="0" w:space="0" w:color="auto"/>
                    <w:right w:val="none" w:sz="0" w:space="0" w:color="auto"/>
                  </w:divBdr>
                </w:div>
                <w:div w:id="1409380818">
                  <w:marLeft w:val="0"/>
                  <w:marRight w:val="0"/>
                  <w:marTop w:val="0"/>
                  <w:marBottom w:val="0"/>
                  <w:divBdr>
                    <w:top w:val="none" w:sz="0" w:space="0" w:color="auto"/>
                    <w:left w:val="none" w:sz="0" w:space="0" w:color="auto"/>
                    <w:bottom w:val="none" w:sz="0" w:space="0" w:color="auto"/>
                    <w:right w:val="none" w:sz="0" w:space="0" w:color="auto"/>
                  </w:divBdr>
                </w:div>
                <w:div w:id="1420831455">
                  <w:marLeft w:val="0"/>
                  <w:marRight w:val="0"/>
                  <w:marTop w:val="0"/>
                  <w:marBottom w:val="0"/>
                  <w:divBdr>
                    <w:top w:val="none" w:sz="0" w:space="0" w:color="auto"/>
                    <w:left w:val="none" w:sz="0" w:space="0" w:color="auto"/>
                    <w:bottom w:val="none" w:sz="0" w:space="0" w:color="auto"/>
                    <w:right w:val="none" w:sz="0" w:space="0" w:color="auto"/>
                  </w:divBdr>
                </w:div>
                <w:div w:id="1423330103">
                  <w:marLeft w:val="0"/>
                  <w:marRight w:val="0"/>
                  <w:marTop w:val="0"/>
                  <w:marBottom w:val="0"/>
                  <w:divBdr>
                    <w:top w:val="none" w:sz="0" w:space="0" w:color="auto"/>
                    <w:left w:val="none" w:sz="0" w:space="0" w:color="auto"/>
                    <w:bottom w:val="none" w:sz="0" w:space="0" w:color="auto"/>
                    <w:right w:val="none" w:sz="0" w:space="0" w:color="auto"/>
                  </w:divBdr>
                </w:div>
                <w:div w:id="1425225494">
                  <w:marLeft w:val="0"/>
                  <w:marRight w:val="0"/>
                  <w:marTop w:val="0"/>
                  <w:marBottom w:val="0"/>
                  <w:divBdr>
                    <w:top w:val="none" w:sz="0" w:space="0" w:color="auto"/>
                    <w:left w:val="none" w:sz="0" w:space="0" w:color="auto"/>
                    <w:bottom w:val="none" w:sz="0" w:space="0" w:color="auto"/>
                    <w:right w:val="none" w:sz="0" w:space="0" w:color="auto"/>
                  </w:divBdr>
                </w:div>
                <w:div w:id="1426414158">
                  <w:marLeft w:val="0"/>
                  <w:marRight w:val="0"/>
                  <w:marTop w:val="0"/>
                  <w:marBottom w:val="0"/>
                  <w:divBdr>
                    <w:top w:val="none" w:sz="0" w:space="0" w:color="auto"/>
                    <w:left w:val="none" w:sz="0" w:space="0" w:color="auto"/>
                    <w:bottom w:val="none" w:sz="0" w:space="0" w:color="auto"/>
                    <w:right w:val="none" w:sz="0" w:space="0" w:color="auto"/>
                  </w:divBdr>
                </w:div>
                <w:div w:id="1435514207">
                  <w:marLeft w:val="0"/>
                  <w:marRight w:val="0"/>
                  <w:marTop w:val="0"/>
                  <w:marBottom w:val="0"/>
                  <w:divBdr>
                    <w:top w:val="none" w:sz="0" w:space="0" w:color="auto"/>
                    <w:left w:val="none" w:sz="0" w:space="0" w:color="auto"/>
                    <w:bottom w:val="none" w:sz="0" w:space="0" w:color="auto"/>
                    <w:right w:val="none" w:sz="0" w:space="0" w:color="auto"/>
                  </w:divBdr>
                </w:div>
                <w:div w:id="1437873505">
                  <w:marLeft w:val="0"/>
                  <w:marRight w:val="0"/>
                  <w:marTop w:val="0"/>
                  <w:marBottom w:val="0"/>
                  <w:divBdr>
                    <w:top w:val="none" w:sz="0" w:space="0" w:color="auto"/>
                    <w:left w:val="none" w:sz="0" w:space="0" w:color="auto"/>
                    <w:bottom w:val="none" w:sz="0" w:space="0" w:color="auto"/>
                    <w:right w:val="none" w:sz="0" w:space="0" w:color="auto"/>
                  </w:divBdr>
                </w:div>
                <w:div w:id="1446726980">
                  <w:marLeft w:val="0"/>
                  <w:marRight w:val="0"/>
                  <w:marTop w:val="0"/>
                  <w:marBottom w:val="0"/>
                  <w:divBdr>
                    <w:top w:val="none" w:sz="0" w:space="0" w:color="auto"/>
                    <w:left w:val="none" w:sz="0" w:space="0" w:color="auto"/>
                    <w:bottom w:val="none" w:sz="0" w:space="0" w:color="auto"/>
                    <w:right w:val="none" w:sz="0" w:space="0" w:color="auto"/>
                  </w:divBdr>
                </w:div>
                <w:div w:id="1447702153">
                  <w:marLeft w:val="0"/>
                  <w:marRight w:val="0"/>
                  <w:marTop w:val="0"/>
                  <w:marBottom w:val="0"/>
                  <w:divBdr>
                    <w:top w:val="none" w:sz="0" w:space="0" w:color="auto"/>
                    <w:left w:val="none" w:sz="0" w:space="0" w:color="auto"/>
                    <w:bottom w:val="none" w:sz="0" w:space="0" w:color="auto"/>
                    <w:right w:val="none" w:sz="0" w:space="0" w:color="auto"/>
                  </w:divBdr>
                </w:div>
                <w:div w:id="1447888155">
                  <w:marLeft w:val="0"/>
                  <w:marRight w:val="0"/>
                  <w:marTop w:val="0"/>
                  <w:marBottom w:val="0"/>
                  <w:divBdr>
                    <w:top w:val="none" w:sz="0" w:space="0" w:color="auto"/>
                    <w:left w:val="none" w:sz="0" w:space="0" w:color="auto"/>
                    <w:bottom w:val="none" w:sz="0" w:space="0" w:color="auto"/>
                    <w:right w:val="none" w:sz="0" w:space="0" w:color="auto"/>
                  </w:divBdr>
                </w:div>
                <w:div w:id="1450737439">
                  <w:marLeft w:val="0"/>
                  <w:marRight w:val="0"/>
                  <w:marTop w:val="0"/>
                  <w:marBottom w:val="0"/>
                  <w:divBdr>
                    <w:top w:val="none" w:sz="0" w:space="0" w:color="auto"/>
                    <w:left w:val="none" w:sz="0" w:space="0" w:color="auto"/>
                    <w:bottom w:val="none" w:sz="0" w:space="0" w:color="auto"/>
                    <w:right w:val="none" w:sz="0" w:space="0" w:color="auto"/>
                  </w:divBdr>
                </w:div>
                <w:div w:id="1459374451">
                  <w:marLeft w:val="0"/>
                  <w:marRight w:val="0"/>
                  <w:marTop w:val="0"/>
                  <w:marBottom w:val="0"/>
                  <w:divBdr>
                    <w:top w:val="none" w:sz="0" w:space="0" w:color="auto"/>
                    <w:left w:val="none" w:sz="0" w:space="0" w:color="auto"/>
                    <w:bottom w:val="none" w:sz="0" w:space="0" w:color="auto"/>
                    <w:right w:val="none" w:sz="0" w:space="0" w:color="auto"/>
                  </w:divBdr>
                </w:div>
                <w:div w:id="1460875301">
                  <w:marLeft w:val="0"/>
                  <w:marRight w:val="0"/>
                  <w:marTop w:val="0"/>
                  <w:marBottom w:val="0"/>
                  <w:divBdr>
                    <w:top w:val="none" w:sz="0" w:space="0" w:color="auto"/>
                    <w:left w:val="none" w:sz="0" w:space="0" w:color="auto"/>
                    <w:bottom w:val="none" w:sz="0" w:space="0" w:color="auto"/>
                    <w:right w:val="none" w:sz="0" w:space="0" w:color="auto"/>
                  </w:divBdr>
                </w:div>
                <w:div w:id="1470049239">
                  <w:marLeft w:val="0"/>
                  <w:marRight w:val="0"/>
                  <w:marTop w:val="0"/>
                  <w:marBottom w:val="0"/>
                  <w:divBdr>
                    <w:top w:val="none" w:sz="0" w:space="0" w:color="auto"/>
                    <w:left w:val="none" w:sz="0" w:space="0" w:color="auto"/>
                    <w:bottom w:val="none" w:sz="0" w:space="0" w:color="auto"/>
                    <w:right w:val="none" w:sz="0" w:space="0" w:color="auto"/>
                  </w:divBdr>
                </w:div>
                <w:div w:id="1472554427">
                  <w:marLeft w:val="0"/>
                  <w:marRight w:val="0"/>
                  <w:marTop w:val="0"/>
                  <w:marBottom w:val="0"/>
                  <w:divBdr>
                    <w:top w:val="none" w:sz="0" w:space="0" w:color="auto"/>
                    <w:left w:val="none" w:sz="0" w:space="0" w:color="auto"/>
                    <w:bottom w:val="none" w:sz="0" w:space="0" w:color="auto"/>
                    <w:right w:val="none" w:sz="0" w:space="0" w:color="auto"/>
                  </w:divBdr>
                </w:div>
                <w:div w:id="1473669590">
                  <w:marLeft w:val="0"/>
                  <w:marRight w:val="0"/>
                  <w:marTop w:val="0"/>
                  <w:marBottom w:val="0"/>
                  <w:divBdr>
                    <w:top w:val="none" w:sz="0" w:space="0" w:color="auto"/>
                    <w:left w:val="none" w:sz="0" w:space="0" w:color="auto"/>
                    <w:bottom w:val="none" w:sz="0" w:space="0" w:color="auto"/>
                    <w:right w:val="none" w:sz="0" w:space="0" w:color="auto"/>
                  </w:divBdr>
                </w:div>
                <w:div w:id="1474176276">
                  <w:marLeft w:val="0"/>
                  <w:marRight w:val="0"/>
                  <w:marTop w:val="0"/>
                  <w:marBottom w:val="0"/>
                  <w:divBdr>
                    <w:top w:val="none" w:sz="0" w:space="0" w:color="auto"/>
                    <w:left w:val="none" w:sz="0" w:space="0" w:color="auto"/>
                    <w:bottom w:val="none" w:sz="0" w:space="0" w:color="auto"/>
                    <w:right w:val="none" w:sz="0" w:space="0" w:color="auto"/>
                  </w:divBdr>
                </w:div>
                <w:div w:id="1493522201">
                  <w:marLeft w:val="0"/>
                  <w:marRight w:val="0"/>
                  <w:marTop w:val="0"/>
                  <w:marBottom w:val="0"/>
                  <w:divBdr>
                    <w:top w:val="none" w:sz="0" w:space="0" w:color="auto"/>
                    <w:left w:val="none" w:sz="0" w:space="0" w:color="auto"/>
                    <w:bottom w:val="none" w:sz="0" w:space="0" w:color="auto"/>
                    <w:right w:val="none" w:sz="0" w:space="0" w:color="auto"/>
                  </w:divBdr>
                </w:div>
                <w:div w:id="1495611425">
                  <w:marLeft w:val="0"/>
                  <w:marRight w:val="0"/>
                  <w:marTop w:val="0"/>
                  <w:marBottom w:val="0"/>
                  <w:divBdr>
                    <w:top w:val="none" w:sz="0" w:space="0" w:color="auto"/>
                    <w:left w:val="none" w:sz="0" w:space="0" w:color="auto"/>
                    <w:bottom w:val="none" w:sz="0" w:space="0" w:color="auto"/>
                    <w:right w:val="none" w:sz="0" w:space="0" w:color="auto"/>
                  </w:divBdr>
                </w:div>
                <w:div w:id="1508206876">
                  <w:marLeft w:val="0"/>
                  <w:marRight w:val="0"/>
                  <w:marTop w:val="0"/>
                  <w:marBottom w:val="0"/>
                  <w:divBdr>
                    <w:top w:val="none" w:sz="0" w:space="0" w:color="auto"/>
                    <w:left w:val="none" w:sz="0" w:space="0" w:color="auto"/>
                    <w:bottom w:val="none" w:sz="0" w:space="0" w:color="auto"/>
                    <w:right w:val="none" w:sz="0" w:space="0" w:color="auto"/>
                  </w:divBdr>
                </w:div>
                <w:div w:id="1508906662">
                  <w:marLeft w:val="0"/>
                  <w:marRight w:val="0"/>
                  <w:marTop w:val="0"/>
                  <w:marBottom w:val="0"/>
                  <w:divBdr>
                    <w:top w:val="none" w:sz="0" w:space="0" w:color="auto"/>
                    <w:left w:val="none" w:sz="0" w:space="0" w:color="auto"/>
                    <w:bottom w:val="none" w:sz="0" w:space="0" w:color="auto"/>
                    <w:right w:val="none" w:sz="0" w:space="0" w:color="auto"/>
                  </w:divBdr>
                </w:div>
                <w:div w:id="1513376824">
                  <w:marLeft w:val="0"/>
                  <w:marRight w:val="0"/>
                  <w:marTop w:val="0"/>
                  <w:marBottom w:val="0"/>
                  <w:divBdr>
                    <w:top w:val="none" w:sz="0" w:space="0" w:color="auto"/>
                    <w:left w:val="none" w:sz="0" w:space="0" w:color="auto"/>
                    <w:bottom w:val="none" w:sz="0" w:space="0" w:color="auto"/>
                    <w:right w:val="none" w:sz="0" w:space="0" w:color="auto"/>
                  </w:divBdr>
                </w:div>
                <w:div w:id="1524784080">
                  <w:marLeft w:val="0"/>
                  <w:marRight w:val="0"/>
                  <w:marTop w:val="0"/>
                  <w:marBottom w:val="0"/>
                  <w:divBdr>
                    <w:top w:val="none" w:sz="0" w:space="0" w:color="auto"/>
                    <w:left w:val="none" w:sz="0" w:space="0" w:color="auto"/>
                    <w:bottom w:val="none" w:sz="0" w:space="0" w:color="auto"/>
                    <w:right w:val="none" w:sz="0" w:space="0" w:color="auto"/>
                  </w:divBdr>
                </w:div>
                <w:div w:id="1525827698">
                  <w:marLeft w:val="0"/>
                  <w:marRight w:val="0"/>
                  <w:marTop w:val="0"/>
                  <w:marBottom w:val="0"/>
                  <w:divBdr>
                    <w:top w:val="none" w:sz="0" w:space="0" w:color="auto"/>
                    <w:left w:val="none" w:sz="0" w:space="0" w:color="auto"/>
                    <w:bottom w:val="none" w:sz="0" w:space="0" w:color="auto"/>
                    <w:right w:val="none" w:sz="0" w:space="0" w:color="auto"/>
                  </w:divBdr>
                </w:div>
                <w:div w:id="1544975142">
                  <w:marLeft w:val="0"/>
                  <w:marRight w:val="0"/>
                  <w:marTop w:val="0"/>
                  <w:marBottom w:val="0"/>
                  <w:divBdr>
                    <w:top w:val="none" w:sz="0" w:space="0" w:color="auto"/>
                    <w:left w:val="none" w:sz="0" w:space="0" w:color="auto"/>
                    <w:bottom w:val="none" w:sz="0" w:space="0" w:color="auto"/>
                    <w:right w:val="none" w:sz="0" w:space="0" w:color="auto"/>
                  </w:divBdr>
                </w:div>
                <w:div w:id="1550066424">
                  <w:marLeft w:val="0"/>
                  <w:marRight w:val="0"/>
                  <w:marTop w:val="0"/>
                  <w:marBottom w:val="0"/>
                  <w:divBdr>
                    <w:top w:val="none" w:sz="0" w:space="0" w:color="auto"/>
                    <w:left w:val="none" w:sz="0" w:space="0" w:color="auto"/>
                    <w:bottom w:val="none" w:sz="0" w:space="0" w:color="auto"/>
                    <w:right w:val="none" w:sz="0" w:space="0" w:color="auto"/>
                  </w:divBdr>
                </w:div>
                <w:div w:id="1554851076">
                  <w:marLeft w:val="0"/>
                  <w:marRight w:val="0"/>
                  <w:marTop w:val="0"/>
                  <w:marBottom w:val="0"/>
                  <w:divBdr>
                    <w:top w:val="none" w:sz="0" w:space="0" w:color="auto"/>
                    <w:left w:val="none" w:sz="0" w:space="0" w:color="auto"/>
                    <w:bottom w:val="none" w:sz="0" w:space="0" w:color="auto"/>
                    <w:right w:val="none" w:sz="0" w:space="0" w:color="auto"/>
                  </w:divBdr>
                </w:div>
                <w:div w:id="1555118823">
                  <w:marLeft w:val="0"/>
                  <w:marRight w:val="0"/>
                  <w:marTop w:val="0"/>
                  <w:marBottom w:val="0"/>
                  <w:divBdr>
                    <w:top w:val="none" w:sz="0" w:space="0" w:color="auto"/>
                    <w:left w:val="none" w:sz="0" w:space="0" w:color="auto"/>
                    <w:bottom w:val="none" w:sz="0" w:space="0" w:color="auto"/>
                    <w:right w:val="none" w:sz="0" w:space="0" w:color="auto"/>
                  </w:divBdr>
                </w:div>
                <w:div w:id="1555922943">
                  <w:marLeft w:val="0"/>
                  <w:marRight w:val="0"/>
                  <w:marTop w:val="0"/>
                  <w:marBottom w:val="0"/>
                  <w:divBdr>
                    <w:top w:val="none" w:sz="0" w:space="0" w:color="auto"/>
                    <w:left w:val="none" w:sz="0" w:space="0" w:color="auto"/>
                    <w:bottom w:val="none" w:sz="0" w:space="0" w:color="auto"/>
                    <w:right w:val="none" w:sz="0" w:space="0" w:color="auto"/>
                  </w:divBdr>
                </w:div>
                <w:div w:id="1572538632">
                  <w:marLeft w:val="0"/>
                  <w:marRight w:val="0"/>
                  <w:marTop w:val="0"/>
                  <w:marBottom w:val="0"/>
                  <w:divBdr>
                    <w:top w:val="none" w:sz="0" w:space="0" w:color="auto"/>
                    <w:left w:val="none" w:sz="0" w:space="0" w:color="auto"/>
                    <w:bottom w:val="none" w:sz="0" w:space="0" w:color="auto"/>
                    <w:right w:val="none" w:sz="0" w:space="0" w:color="auto"/>
                  </w:divBdr>
                </w:div>
                <w:div w:id="1572886635">
                  <w:marLeft w:val="0"/>
                  <w:marRight w:val="0"/>
                  <w:marTop w:val="0"/>
                  <w:marBottom w:val="0"/>
                  <w:divBdr>
                    <w:top w:val="none" w:sz="0" w:space="0" w:color="auto"/>
                    <w:left w:val="none" w:sz="0" w:space="0" w:color="auto"/>
                    <w:bottom w:val="none" w:sz="0" w:space="0" w:color="auto"/>
                    <w:right w:val="none" w:sz="0" w:space="0" w:color="auto"/>
                  </w:divBdr>
                </w:div>
                <w:div w:id="1575387025">
                  <w:marLeft w:val="0"/>
                  <w:marRight w:val="0"/>
                  <w:marTop w:val="0"/>
                  <w:marBottom w:val="0"/>
                  <w:divBdr>
                    <w:top w:val="none" w:sz="0" w:space="0" w:color="auto"/>
                    <w:left w:val="none" w:sz="0" w:space="0" w:color="auto"/>
                    <w:bottom w:val="none" w:sz="0" w:space="0" w:color="auto"/>
                    <w:right w:val="none" w:sz="0" w:space="0" w:color="auto"/>
                  </w:divBdr>
                </w:div>
                <w:div w:id="1578515486">
                  <w:marLeft w:val="0"/>
                  <w:marRight w:val="0"/>
                  <w:marTop w:val="0"/>
                  <w:marBottom w:val="0"/>
                  <w:divBdr>
                    <w:top w:val="none" w:sz="0" w:space="0" w:color="auto"/>
                    <w:left w:val="none" w:sz="0" w:space="0" w:color="auto"/>
                    <w:bottom w:val="none" w:sz="0" w:space="0" w:color="auto"/>
                    <w:right w:val="none" w:sz="0" w:space="0" w:color="auto"/>
                  </w:divBdr>
                </w:div>
                <w:div w:id="1594629886">
                  <w:marLeft w:val="0"/>
                  <w:marRight w:val="0"/>
                  <w:marTop w:val="0"/>
                  <w:marBottom w:val="0"/>
                  <w:divBdr>
                    <w:top w:val="none" w:sz="0" w:space="0" w:color="auto"/>
                    <w:left w:val="none" w:sz="0" w:space="0" w:color="auto"/>
                    <w:bottom w:val="none" w:sz="0" w:space="0" w:color="auto"/>
                    <w:right w:val="none" w:sz="0" w:space="0" w:color="auto"/>
                  </w:divBdr>
                </w:div>
                <w:div w:id="1595167460">
                  <w:marLeft w:val="0"/>
                  <w:marRight w:val="0"/>
                  <w:marTop w:val="0"/>
                  <w:marBottom w:val="0"/>
                  <w:divBdr>
                    <w:top w:val="none" w:sz="0" w:space="0" w:color="auto"/>
                    <w:left w:val="none" w:sz="0" w:space="0" w:color="auto"/>
                    <w:bottom w:val="none" w:sz="0" w:space="0" w:color="auto"/>
                    <w:right w:val="none" w:sz="0" w:space="0" w:color="auto"/>
                  </w:divBdr>
                </w:div>
                <w:div w:id="1601060831">
                  <w:marLeft w:val="0"/>
                  <w:marRight w:val="0"/>
                  <w:marTop w:val="0"/>
                  <w:marBottom w:val="0"/>
                  <w:divBdr>
                    <w:top w:val="none" w:sz="0" w:space="0" w:color="auto"/>
                    <w:left w:val="none" w:sz="0" w:space="0" w:color="auto"/>
                    <w:bottom w:val="none" w:sz="0" w:space="0" w:color="auto"/>
                    <w:right w:val="none" w:sz="0" w:space="0" w:color="auto"/>
                  </w:divBdr>
                </w:div>
                <w:div w:id="1617785303">
                  <w:marLeft w:val="0"/>
                  <w:marRight w:val="0"/>
                  <w:marTop w:val="0"/>
                  <w:marBottom w:val="0"/>
                  <w:divBdr>
                    <w:top w:val="none" w:sz="0" w:space="0" w:color="auto"/>
                    <w:left w:val="none" w:sz="0" w:space="0" w:color="auto"/>
                    <w:bottom w:val="none" w:sz="0" w:space="0" w:color="auto"/>
                    <w:right w:val="none" w:sz="0" w:space="0" w:color="auto"/>
                  </w:divBdr>
                </w:div>
                <w:div w:id="1623609541">
                  <w:marLeft w:val="0"/>
                  <w:marRight w:val="0"/>
                  <w:marTop w:val="0"/>
                  <w:marBottom w:val="0"/>
                  <w:divBdr>
                    <w:top w:val="none" w:sz="0" w:space="0" w:color="auto"/>
                    <w:left w:val="none" w:sz="0" w:space="0" w:color="auto"/>
                    <w:bottom w:val="none" w:sz="0" w:space="0" w:color="auto"/>
                    <w:right w:val="none" w:sz="0" w:space="0" w:color="auto"/>
                  </w:divBdr>
                </w:div>
                <w:div w:id="1630090843">
                  <w:marLeft w:val="0"/>
                  <w:marRight w:val="0"/>
                  <w:marTop w:val="0"/>
                  <w:marBottom w:val="0"/>
                  <w:divBdr>
                    <w:top w:val="none" w:sz="0" w:space="0" w:color="auto"/>
                    <w:left w:val="none" w:sz="0" w:space="0" w:color="auto"/>
                    <w:bottom w:val="none" w:sz="0" w:space="0" w:color="auto"/>
                    <w:right w:val="none" w:sz="0" w:space="0" w:color="auto"/>
                  </w:divBdr>
                </w:div>
                <w:div w:id="1640768446">
                  <w:marLeft w:val="0"/>
                  <w:marRight w:val="0"/>
                  <w:marTop w:val="0"/>
                  <w:marBottom w:val="0"/>
                  <w:divBdr>
                    <w:top w:val="none" w:sz="0" w:space="0" w:color="auto"/>
                    <w:left w:val="none" w:sz="0" w:space="0" w:color="auto"/>
                    <w:bottom w:val="none" w:sz="0" w:space="0" w:color="auto"/>
                    <w:right w:val="none" w:sz="0" w:space="0" w:color="auto"/>
                  </w:divBdr>
                </w:div>
                <w:div w:id="1657995412">
                  <w:marLeft w:val="0"/>
                  <w:marRight w:val="0"/>
                  <w:marTop w:val="0"/>
                  <w:marBottom w:val="0"/>
                  <w:divBdr>
                    <w:top w:val="none" w:sz="0" w:space="0" w:color="auto"/>
                    <w:left w:val="none" w:sz="0" w:space="0" w:color="auto"/>
                    <w:bottom w:val="none" w:sz="0" w:space="0" w:color="auto"/>
                    <w:right w:val="none" w:sz="0" w:space="0" w:color="auto"/>
                  </w:divBdr>
                </w:div>
                <w:div w:id="1660303059">
                  <w:marLeft w:val="0"/>
                  <w:marRight w:val="0"/>
                  <w:marTop w:val="0"/>
                  <w:marBottom w:val="0"/>
                  <w:divBdr>
                    <w:top w:val="none" w:sz="0" w:space="0" w:color="auto"/>
                    <w:left w:val="none" w:sz="0" w:space="0" w:color="auto"/>
                    <w:bottom w:val="none" w:sz="0" w:space="0" w:color="auto"/>
                    <w:right w:val="none" w:sz="0" w:space="0" w:color="auto"/>
                  </w:divBdr>
                </w:div>
                <w:div w:id="1665933630">
                  <w:marLeft w:val="0"/>
                  <w:marRight w:val="0"/>
                  <w:marTop w:val="0"/>
                  <w:marBottom w:val="0"/>
                  <w:divBdr>
                    <w:top w:val="none" w:sz="0" w:space="0" w:color="auto"/>
                    <w:left w:val="none" w:sz="0" w:space="0" w:color="auto"/>
                    <w:bottom w:val="none" w:sz="0" w:space="0" w:color="auto"/>
                    <w:right w:val="none" w:sz="0" w:space="0" w:color="auto"/>
                  </w:divBdr>
                </w:div>
                <w:div w:id="1669360705">
                  <w:marLeft w:val="0"/>
                  <w:marRight w:val="0"/>
                  <w:marTop w:val="0"/>
                  <w:marBottom w:val="0"/>
                  <w:divBdr>
                    <w:top w:val="none" w:sz="0" w:space="0" w:color="auto"/>
                    <w:left w:val="none" w:sz="0" w:space="0" w:color="auto"/>
                    <w:bottom w:val="none" w:sz="0" w:space="0" w:color="auto"/>
                    <w:right w:val="none" w:sz="0" w:space="0" w:color="auto"/>
                  </w:divBdr>
                </w:div>
                <w:div w:id="1673797367">
                  <w:marLeft w:val="0"/>
                  <w:marRight w:val="0"/>
                  <w:marTop w:val="0"/>
                  <w:marBottom w:val="0"/>
                  <w:divBdr>
                    <w:top w:val="none" w:sz="0" w:space="0" w:color="auto"/>
                    <w:left w:val="none" w:sz="0" w:space="0" w:color="auto"/>
                    <w:bottom w:val="none" w:sz="0" w:space="0" w:color="auto"/>
                    <w:right w:val="none" w:sz="0" w:space="0" w:color="auto"/>
                  </w:divBdr>
                </w:div>
                <w:div w:id="1676347207">
                  <w:marLeft w:val="0"/>
                  <w:marRight w:val="0"/>
                  <w:marTop w:val="0"/>
                  <w:marBottom w:val="0"/>
                  <w:divBdr>
                    <w:top w:val="none" w:sz="0" w:space="0" w:color="auto"/>
                    <w:left w:val="none" w:sz="0" w:space="0" w:color="auto"/>
                    <w:bottom w:val="none" w:sz="0" w:space="0" w:color="auto"/>
                    <w:right w:val="none" w:sz="0" w:space="0" w:color="auto"/>
                  </w:divBdr>
                </w:div>
                <w:div w:id="1680303544">
                  <w:marLeft w:val="0"/>
                  <w:marRight w:val="0"/>
                  <w:marTop w:val="0"/>
                  <w:marBottom w:val="0"/>
                  <w:divBdr>
                    <w:top w:val="none" w:sz="0" w:space="0" w:color="auto"/>
                    <w:left w:val="none" w:sz="0" w:space="0" w:color="auto"/>
                    <w:bottom w:val="none" w:sz="0" w:space="0" w:color="auto"/>
                    <w:right w:val="none" w:sz="0" w:space="0" w:color="auto"/>
                  </w:divBdr>
                </w:div>
                <w:div w:id="1683312814">
                  <w:marLeft w:val="0"/>
                  <w:marRight w:val="0"/>
                  <w:marTop w:val="0"/>
                  <w:marBottom w:val="0"/>
                  <w:divBdr>
                    <w:top w:val="none" w:sz="0" w:space="0" w:color="auto"/>
                    <w:left w:val="none" w:sz="0" w:space="0" w:color="auto"/>
                    <w:bottom w:val="none" w:sz="0" w:space="0" w:color="auto"/>
                    <w:right w:val="none" w:sz="0" w:space="0" w:color="auto"/>
                  </w:divBdr>
                </w:div>
                <w:div w:id="1683848467">
                  <w:marLeft w:val="0"/>
                  <w:marRight w:val="0"/>
                  <w:marTop w:val="0"/>
                  <w:marBottom w:val="0"/>
                  <w:divBdr>
                    <w:top w:val="none" w:sz="0" w:space="0" w:color="auto"/>
                    <w:left w:val="none" w:sz="0" w:space="0" w:color="auto"/>
                    <w:bottom w:val="none" w:sz="0" w:space="0" w:color="auto"/>
                    <w:right w:val="none" w:sz="0" w:space="0" w:color="auto"/>
                  </w:divBdr>
                </w:div>
                <w:div w:id="1696078618">
                  <w:marLeft w:val="0"/>
                  <w:marRight w:val="0"/>
                  <w:marTop w:val="0"/>
                  <w:marBottom w:val="0"/>
                  <w:divBdr>
                    <w:top w:val="none" w:sz="0" w:space="0" w:color="auto"/>
                    <w:left w:val="none" w:sz="0" w:space="0" w:color="auto"/>
                    <w:bottom w:val="none" w:sz="0" w:space="0" w:color="auto"/>
                    <w:right w:val="none" w:sz="0" w:space="0" w:color="auto"/>
                  </w:divBdr>
                </w:div>
                <w:div w:id="1698584108">
                  <w:marLeft w:val="0"/>
                  <w:marRight w:val="0"/>
                  <w:marTop w:val="0"/>
                  <w:marBottom w:val="0"/>
                  <w:divBdr>
                    <w:top w:val="none" w:sz="0" w:space="0" w:color="auto"/>
                    <w:left w:val="none" w:sz="0" w:space="0" w:color="auto"/>
                    <w:bottom w:val="none" w:sz="0" w:space="0" w:color="auto"/>
                    <w:right w:val="none" w:sz="0" w:space="0" w:color="auto"/>
                  </w:divBdr>
                </w:div>
                <w:div w:id="1702824542">
                  <w:marLeft w:val="0"/>
                  <w:marRight w:val="0"/>
                  <w:marTop w:val="0"/>
                  <w:marBottom w:val="0"/>
                  <w:divBdr>
                    <w:top w:val="none" w:sz="0" w:space="0" w:color="auto"/>
                    <w:left w:val="none" w:sz="0" w:space="0" w:color="auto"/>
                    <w:bottom w:val="none" w:sz="0" w:space="0" w:color="auto"/>
                    <w:right w:val="none" w:sz="0" w:space="0" w:color="auto"/>
                  </w:divBdr>
                </w:div>
                <w:div w:id="1704868742">
                  <w:marLeft w:val="0"/>
                  <w:marRight w:val="0"/>
                  <w:marTop w:val="0"/>
                  <w:marBottom w:val="0"/>
                  <w:divBdr>
                    <w:top w:val="none" w:sz="0" w:space="0" w:color="auto"/>
                    <w:left w:val="none" w:sz="0" w:space="0" w:color="auto"/>
                    <w:bottom w:val="none" w:sz="0" w:space="0" w:color="auto"/>
                    <w:right w:val="none" w:sz="0" w:space="0" w:color="auto"/>
                  </w:divBdr>
                </w:div>
                <w:div w:id="1710913172">
                  <w:marLeft w:val="0"/>
                  <w:marRight w:val="0"/>
                  <w:marTop w:val="0"/>
                  <w:marBottom w:val="0"/>
                  <w:divBdr>
                    <w:top w:val="none" w:sz="0" w:space="0" w:color="auto"/>
                    <w:left w:val="none" w:sz="0" w:space="0" w:color="auto"/>
                    <w:bottom w:val="none" w:sz="0" w:space="0" w:color="auto"/>
                    <w:right w:val="none" w:sz="0" w:space="0" w:color="auto"/>
                  </w:divBdr>
                </w:div>
                <w:div w:id="1727680145">
                  <w:marLeft w:val="0"/>
                  <w:marRight w:val="0"/>
                  <w:marTop w:val="0"/>
                  <w:marBottom w:val="0"/>
                  <w:divBdr>
                    <w:top w:val="none" w:sz="0" w:space="0" w:color="auto"/>
                    <w:left w:val="none" w:sz="0" w:space="0" w:color="auto"/>
                    <w:bottom w:val="none" w:sz="0" w:space="0" w:color="auto"/>
                    <w:right w:val="none" w:sz="0" w:space="0" w:color="auto"/>
                  </w:divBdr>
                </w:div>
                <w:div w:id="1733429197">
                  <w:marLeft w:val="0"/>
                  <w:marRight w:val="0"/>
                  <w:marTop w:val="0"/>
                  <w:marBottom w:val="0"/>
                  <w:divBdr>
                    <w:top w:val="none" w:sz="0" w:space="0" w:color="auto"/>
                    <w:left w:val="none" w:sz="0" w:space="0" w:color="auto"/>
                    <w:bottom w:val="none" w:sz="0" w:space="0" w:color="auto"/>
                    <w:right w:val="none" w:sz="0" w:space="0" w:color="auto"/>
                  </w:divBdr>
                </w:div>
                <w:div w:id="1745224973">
                  <w:marLeft w:val="0"/>
                  <w:marRight w:val="0"/>
                  <w:marTop w:val="0"/>
                  <w:marBottom w:val="0"/>
                  <w:divBdr>
                    <w:top w:val="none" w:sz="0" w:space="0" w:color="auto"/>
                    <w:left w:val="none" w:sz="0" w:space="0" w:color="auto"/>
                    <w:bottom w:val="none" w:sz="0" w:space="0" w:color="auto"/>
                    <w:right w:val="none" w:sz="0" w:space="0" w:color="auto"/>
                  </w:divBdr>
                </w:div>
                <w:div w:id="1746761887">
                  <w:marLeft w:val="0"/>
                  <w:marRight w:val="0"/>
                  <w:marTop w:val="0"/>
                  <w:marBottom w:val="0"/>
                  <w:divBdr>
                    <w:top w:val="none" w:sz="0" w:space="0" w:color="auto"/>
                    <w:left w:val="none" w:sz="0" w:space="0" w:color="auto"/>
                    <w:bottom w:val="none" w:sz="0" w:space="0" w:color="auto"/>
                    <w:right w:val="none" w:sz="0" w:space="0" w:color="auto"/>
                  </w:divBdr>
                </w:div>
                <w:div w:id="1749111708">
                  <w:marLeft w:val="0"/>
                  <w:marRight w:val="0"/>
                  <w:marTop w:val="0"/>
                  <w:marBottom w:val="0"/>
                  <w:divBdr>
                    <w:top w:val="none" w:sz="0" w:space="0" w:color="auto"/>
                    <w:left w:val="none" w:sz="0" w:space="0" w:color="auto"/>
                    <w:bottom w:val="none" w:sz="0" w:space="0" w:color="auto"/>
                    <w:right w:val="none" w:sz="0" w:space="0" w:color="auto"/>
                  </w:divBdr>
                </w:div>
                <w:div w:id="1751342570">
                  <w:marLeft w:val="0"/>
                  <w:marRight w:val="0"/>
                  <w:marTop w:val="0"/>
                  <w:marBottom w:val="0"/>
                  <w:divBdr>
                    <w:top w:val="none" w:sz="0" w:space="0" w:color="auto"/>
                    <w:left w:val="none" w:sz="0" w:space="0" w:color="auto"/>
                    <w:bottom w:val="none" w:sz="0" w:space="0" w:color="auto"/>
                    <w:right w:val="none" w:sz="0" w:space="0" w:color="auto"/>
                  </w:divBdr>
                </w:div>
                <w:div w:id="1752769764">
                  <w:marLeft w:val="0"/>
                  <w:marRight w:val="0"/>
                  <w:marTop w:val="0"/>
                  <w:marBottom w:val="0"/>
                  <w:divBdr>
                    <w:top w:val="none" w:sz="0" w:space="0" w:color="auto"/>
                    <w:left w:val="none" w:sz="0" w:space="0" w:color="auto"/>
                    <w:bottom w:val="none" w:sz="0" w:space="0" w:color="auto"/>
                    <w:right w:val="none" w:sz="0" w:space="0" w:color="auto"/>
                  </w:divBdr>
                </w:div>
                <w:div w:id="1752845885">
                  <w:marLeft w:val="0"/>
                  <w:marRight w:val="0"/>
                  <w:marTop w:val="0"/>
                  <w:marBottom w:val="0"/>
                  <w:divBdr>
                    <w:top w:val="none" w:sz="0" w:space="0" w:color="auto"/>
                    <w:left w:val="none" w:sz="0" w:space="0" w:color="auto"/>
                    <w:bottom w:val="none" w:sz="0" w:space="0" w:color="auto"/>
                    <w:right w:val="none" w:sz="0" w:space="0" w:color="auto"/>
                  </w:divBdr>
                </w:div>
                <w:div w:id="1754400759">
                  <w:marLeft w:val="0"/>
                  <w:marRight w:val="0"/>
                  <w:marTop w:val="0"/>
                  <w:marBottom w:val="0"/>
                  <w:divBdr>
                    <w:top w:val="none" w:sz="0" w:space="0" w:color="auto"/>
                    <w:left w:val="none" w:sz="0" w:space="0" w:color="auto"/>
                    <w:bottom w:val="none" w:sz="0" w:space="0" w:color="auto"/>
                    <w:right w:val="none" w:sz="0" w:space="0" w:color="auto"/>
                  </w:divBdr>
                </w:div>
                <w:div w:id="1754425781">
                  <w:marLeft w:val="0"/>
                  <w:marRight w:val="0"/>
                  <w:marTop w:val="0"/>
                  <w:marBottom w:val="0"/>
                  <w:divBdr>
                    <w:top w:val="none" w:sz="0" w:space="0" w:color="auto"/>
                    <w:left w:val="none" w:sz="0" w:space="0" w:color="auto"/>
                    <w:bottom w:val="none" w:sz="0" w:space="0" w:color="auto"/>
                    <w:right w:val="none" w:sz="0" w:space="0" w:color="auto"/>
                  </w:divBdr>
                </w:div>
                <w:div w:id="1763602665">
                  <w:marLeft w:val="0"/>
                  <w:marRight w:val="0"/>
                  <w:marTop w:val="0"/>
                  <w:marBottom w:val="0"/>
                  <w:divBdr>
                    <w:top w:val="none" w:sz="0" w:space="0" w:color="auto"/>
                    <w:left w:val="none" w:sz="0" w:space="0" w:color="auto"/>
                    <w:bottom w:val="none" w:sz="0" w:space="0" w:color="auto"/>
                    <w:right w:val="none" w:sz="0" w:space="0" w:color="auto"/>
                  </w:divBdr>
                </w:div>
                <w:div w:id="1765806315">
                  <w:marLeft w:val="0"/>
                  <w:marRight w:val="0"/>
                  <w:marTop w:val="0"/>
                  <w:marBottom w:val="0"/>
                  <w:divBdr>
                    <w:top w:val="none" w:sz="0" w:space="0" w:color="auto"/>
                    <w:left w:val="none" w:sz="0" w:space="0" w:color="auto"/>
                    <w:bottom w:val="none" w:sz="0" w:space="0" w:color="auto"/>
                    <w:right w:val="none" w:sz="0" w:space="0" w:color="auto"/>
                  </w:divBdr>
                </w:div>
                <w:div w:id="1766729308">
                  <w:marLeft w:val="0"/>
                  <w:marRight w:val="0"/>
                  <w:marTop w:val="0"/>
                  <w:marBottom w:val="0"/>
                  <w:divBdr>
                    <w:top w:val="none" w:sz="0" w:space="0" w:color="auto"/>
                    <w:left w:val="none" w:sz="0" w:space="0" w:color="auto"/>
                    <w:bottom w:val="none" w:sz="0" w:space="0" w:color="auto"/>
                    <w:right w:val="none" w:sz="0" w:space="0" w:color="auto"/>
                  </w:divBdr>
                </w:div>
                <w:div w:id="1776747023">
                  <w:marLeft w:val="0"/>
                  <w:marRight w:val="0"/>
                  <w:marTop w:val="0"/>
                  <w:marBottom w:val="0"/>
                  <w:divBdr>
                    <w:top w:val="none" w:sz="0" w:space="0" w:color="auto"/>
                    <w:left w:val="none" w:sz="0" w:space="0" w:color="auto"/>
                    <w:bottom w:val="none" w:sz="0" w:space="0" w:color="auto"/>
                    <w:right w:val="none" w:sz="0" w:space="0" w:color="auto"/>
                  </w:divBdr>
                </w:div>
                <w:div w:id="1782139123">
                  <w:marLeft w:val="0"/>
                  <w:marRight w:val="0"/>
                  <w:marTop w:val="0"/>
                  <w:marBottom w:val="0"/>
                  <w:divBdr>
                    <w:top w:val="none" w:sz="0" w:space="0" w:color="auto"/>
                    <w:left w:val="none" w:sz="0" w:space="0" w:color="auto"/>
                    <w:bottom w:val="none" w:sz="0" w:space="0" w:color="auto"/>
                    <w:right w:val="none" w:sz="0" w:space="0" w:color="auto"/>
                  </w:divBdr>
                </w:div>
                <w:div w:id="1784227435">
                  <w:marLeft w:val="0"/>
                  <w:marRight w:val="0"/>
                  <w:marTop w:val="0"/>
                  <w:marBottom w:val="0"/>
                  <w:divBdr>
                    <w:top w:val="none" w:sz="0" w:space="0" w:color="auto"/>
                    <w:left w:val="none" w:sz="0" w:space="0" w:color="auto"/>
                    <w:bottom w:val="none" w:sz="0" w:space="0" w:color="auto"/>
                    <w:right w:val="none" w:sz="0" w:space="0" w:color="auto"/>
                  </w:divBdr>
                </w:div>
                <w:div w:id="1789619704">
                  <w:marLeft w:val="0"/>
                  <w:marRight w:val="0"/>
                  <w:marTop w:val="0"/>
                  <w:marBottom w:val="0"/>
                  <w:divBdr>
                    <w:top w:val="none" w:sz="0" w:space="0" w:color="auto"/>
                    <w:left w:val="none" w:sz="0" w:space="0" w:color="auto"/>
                    <w:bottom w:val="none" w:sz="0" w:space="0" w:color="auto"/>
                    <w:right w:val="none" w:sz="0" w:space="0" w:color="auto"/>
                  </w:divBdr>
                </w:div>
                <w:div w:id="1790464736">
                  <w:marLeft w:val="0"/>
                  <w:marRight w:val="0"/>
                  <w:marTop w:val="0"/>
                  <w:marBottom w:val="0"/>
                  <w:divBdr>
                    <w:top w:val="none" w:sz="0" w:space="0" w:color="auto"/>
                    <w:left w:val="none" w:sz="0" w:space="0" w:color="auto"/>
                    <w:bottom w:val="none" w:sz="0" w:space="0" w:color="auto"/>
                    <w:right w:val="none" w:sz="0" w:space="0" w:color="auto"/>
                  </w:divBdr>
                </w:div>
                <w:div w:id="1790779521">
                  <w:marLeft w:val="0"/>
                  <w:marRight w:val="0"/>
                  <w:marTop w:val="0"/>
                  <w:marBottom w:val="0"/>
                  <w:divBdr>
                    <w:top w:val="none" w:sz="0" w:space="0" w:color="auto"/>
                    <w:left w:val="none" w:sz="0" w:space="0" w:color="auto"/>
                    <w:bottom w:val="none" w:sz="0" w:space="0" w:color="auto"/>
                    <w:right w:val="none" w:sz="0" w:space="0" w:color="auto"/>
                  </w:divBdr>
                </w:div>
                <w:div w:id="1791053049">
                  <w:marLeft w:val="0"/>
                  <w:marRight w:val="0"/>
                  <w:marTop w:val="0"/>
                  <w:marBottom w:val="0"/>
                  <w:divBdr>
                    <w:top w:val="none" w:sz="0" w:space="0" w:color="auto"/>
                    <w:left w:val="none" w:sz="0" w:space="0" w:color="auto"/>
                    <w:bottom w:val="none" w:sz="0" w:space="0" w:color="auto"/>
                    <w:right w:val="none" w:sz="0" w:space="0" w:color="auto"/>
                  </w:divBdr>
                </w:div>
                <w:div w:id="1797522595">
                  <w:marLeft w:val="0"/>
                  <w:marRight w:val="0"/>
                  <w:marTop w:val="0"/>
                  <w:marBottom w:val="0"/>
                  <w:divBdr>
                    <w:top w:val="none" w:sz="0" w:space="0" w:color="auto"/>
                    <w:left w:val="none" w:sz="0" w:space="0" w:color="auto"/>
                    <w:bottom w:val="none" w:sz="0" w:space="0" w:color="auto"/>
                    <w:right w:val="none" w:sz="0" w:space="0" w:color="auto"/>
                  </w:divBdr>
                </w:div>
                <w:div w:id="1805198799">
                  <w:marLeft w:val="0"/>
                  <w:marRight w:val="0"/>
                  <w:marTop w:val="0"/>
                  <w:marBottom w:val="0"/>
                  <w:divBdr>
                    <w:top w:val="none" w:sz="0" w:space="0" w:color="auto"/>
                    <w:left w:val="none" w:sz="0" w:space="0" w:color="auto"/>
                    <w:bottom w:val="none" w:sz="0" w:space="0" w:color="auto"/>
                    <w:right w:val="none" w:sz="0" w:space="0" w:color="auto"/>
                  </w:divBdr>
                </w:div>
                <w:div w:id="1808742511">
                  <w:marLeft w:val="0"/>
                  <w:marRight w:val="0"/>
                  <w:marTop w:val="0"/>
                  <w:marBottom w:val="0"/>
                  <w:divBdr>
                    <w:top w:val="none" w:sz="0" w:space="0" w:color="auto"/>
                    <w:left w:val="none" w:sz="0" w:space="0" w:color="auto"/>
                    <w:bottom w:val="none" w:sz="0" w:space="0" w:color="auto"/>
                    <w:right w:val="none" w:sz="0" w:space="0" w:color="auto"/>
                  </w:divBdr>
                </w:div>
                <w:div w:id="1815171103">
                  <w:marLeft w:val="0"/>
                  <w:marRight w:val="0"/>
                  <w:marTop w:val="0"/>
                  <w:marBottom w:val="0"/>
                  <w:divBdr>
                    <w:top w:val="none" w:sz="0" w:space="0" w:color="auto"/>
                    <w:left w:val="none" w:sz="0" w:space="0" w:color="auto"/>
                    <w:bottom w:val="none" w:sz="0" w:space="0" w:color="auto"/>
                    <w:right w:val="none" w:sz="0" w:space="0" w:color="auto"/>
                  </w:divBdr>
                </w:div>
                <w:div w:id="1819835992">
                  <w:marLeft w:val="0"/>
                  <w:marRight w:val="0"/>
                  <w:marTop w:val="0"/>
                  <w:marBottom w:val="0"/>
                  <w:divBdr>
                    <w:top w:val="none" w:sz="0" w:space="0" w:color="auto"/>
                    <w:left w:val="none" w:sz="0" w:space="0" w:color="auto"/>
                    <w:bottom w:val="none" w:sz="0" w:space="0" w:color="auto"/>
                    <w:right w:val="none" w:sz="0" w:space="0" w:color="auto"/>
                  </w:divBdr>
                </w:div>
                <w:div w:id="1820223393">
                  <w:marLeft w:val="0"/>
                  <w:marRight w:val="0"/>
                  <w:marTop w:val="0"/>
                  <w:marBottom w:val="0"/>
                  <w:divBdr>
                    <w:top w:val="none" w:sz="0" w:space="0" w:color="auto"/>
                    <w:left w:val="none" w:sz="0" w:space="0" w:color="auto"/>
                    <w:bottom w:val="none" w:sz="0" w:space="0" w:color="auto"/>
                    <w:right w:val="none" w:sz="0" w:space="0" w:color="auto"/>
                  </w:divBdr>
                </w:div>
                <w:div w:id="1834445275">
                  <w:marLeft w:val="0"/>
                  <w:marRight w:val="0"/>
                  <w:marTop w:val="0"/>
                  <w:marBottom w:val="0"/>
                  <w:divBdr>
                    <w:top w:val="none" w:sz="0" w:space="0" w:color="auto"/>
                    <w:left w:val="none" w:sz="0" w:space="0" w:color="auto"/>
                    <w:bottom w:val="none" w:sz="0" w:space="0" w:color="auto"/>
                    <w:right w:val="none" w:sz="0" w:space="0" w:color="auto"/>
                  </w:divBdr>
                </w:div>
                <w:div w:id="1834711507">
                  <w:marLeft w:val="0"/>
                  <w:marRight w:val="0"/>
                  <w:marTop w:val="0"/>
                  <w:marBottom w:val="0"/>
                  <w:divBdr>
                    <w:top w:val="none" w:sz="0" w:space="0" w:color="auto"/>
                    <w:left w:val="none" w:sz="0" w:space="0" w:color="auto"/>
                    <w:bottom w:val="none" w:sz="0" w:space="0" w:color="auto"/>
                    <w:right w:val="none" w:sz="0" w:space="0" w:color="auto"/>
                  </w:divBdr>
                </w:div>
                <w:div w:id="1851723178">
                  <w:marLeft w:val="0"/>
                  <w:marRight w:val="0"/>
                  <w:marTop w:val="0"/>
                  <w:marBottom w:val="0"/>
                  <w:divBdr>
                    <w:top w:val="none" w:sz="0" w:space="0" w:color="auto"/>
                    <w:left w:val="none" w:sz="0" w:space="0" w:color="auto"/>
                    <w:bottom w:val="none" w:sz="0" w:space="0" w:color="auto"/>
                    <w:right w:val="none" w:sz="0" w:space="0" w:color="auto"/>
                  </w:divBdr>
                </w:div>
                <w:div w:id="1851991587">
                  <w:marLeft w:val="0"/>
                  <w:marRight w:val="0"/>
                  <w:marTop w:val="0"/>
                  <w:marBottom w:val="0"/>
                  <w:divBdr>
                    <w:top w:val="none" w:sz="0" w:space="0" w:color="auto"/>
                    <w:left w:val="none" w:sz="0" w:space="0" w:color="auto"/>
                    <w:bottom w:val="none" w:sz="0" w:space="0" w:color="auto"/>
                    <w:right w:val="none" w:sz="0" w:space="0" w:color="auto"/>
                  </w:divBdr>
                </w:div>
                <w:div w:id="1856767786">
                  <w:marLeft w:val="0"/>
                  <w:marRight w:val="0"/>
                  <w:marTop w:val="0"/>
                  <w:marBottom w:val="0"/>
                  <w:divBdr>
                    <w:top w:val="none" w:sz="0" w:space="0" w:color="auto"/>
                    <w:left w:val="none" w:sz="0" w:space="0" w:color="auto"/>
                    <w:bottom w:val="none" w:sz="0" w:space="0" w:color="auto"/>
                    <w:right w:val="none" w:sz="0" w:space="0" w:color="auto"/>
                  </w:divBdr>
                </w:div>
                <w:div w:id="1859540182">
                  <w:marLeft w:val="0"/>
                  <w:marRight w:val="0"/>
                  <w:marTop w:val="0"/>
                  <w:marBottom w:val="0"/>
                  <w:divBdr>
                    <w:top w:val="none" w:sz="0" w:space="0" w:color="auto"/>
                    <w:left w:val="none" w:sz="0" w:space="0" w:color="auto"/>
                    <w:bottom w:val="none" w:sz="0" w:space="0" w:color="auto"/>
                    <w:right w:val="none" w:sz="0" w:space="0" w:color="auto"/>
                  </w:divBdr>
                </w:div>
                <w:div w:id="1866364983">
                  <w:marLeft w:val="0"/>
                  <w:marRight w:val="0"/>
                  <w:marTop w:val="0"/>
                  <w:marBottom w:val="0"/>
                  <w:divBdr>
                    <w:top w:val="none" w:sz="0" w:space="0" w:color="auto"/>
                    <w:left w:val="none" w:sz="0" w:space="0" w:color="auto"/>
                    <w:bottom w:val="none" w:sz="0" w:space="0" w:color="auto"/>
                    <w:right w:val="none" w:sz="0" w:space="0" w:color="auto"/>
                  </w:divBdr>
                </w:div>
                <w:div w:id="1868904145">
                  <w:marLeft w:val="0"/>
                  <w:marRight w:val="0"/>
                  <w:marTop w:val="0"/>
                  <w:marBottom w:val="0"/>
                  <w:divBdr>
                    <w:top w:val="none" w:sz="0" w:space="0" w:color="auto"/>
                    <w:left w:val="none" w:sz="0" w:space="0" w:color="auto"/>
                    <w:bottom w:val="none" w:sz="0" w:space="0" w:color="auto"/>
                    <w:right w:val="none" w:sz="0" w:space="0" w:color="auto"/>
                  </w:divBdr>
                </w:div>
                <w:div w:id="1873301019">
                  <w:marLeft w:val="0"/>
                  <w:marRight w:val="0"/>
                  <w:marTop w:val="0"/>
                  <w:marBottom w:val="0"/>
                  <w:divBdr>
                    <w:top w:val="none" w:sz="0" w:space="0" w:color="auto"/>
                    <w:left w:val="none" w:sz="0" w:space="0" w:color="auto"/>
                    <w:bottom w:val="none" w:sz="0" w:space="0" w:color="auto"/>
                    <w:right w:val="none" w:sz="0" w:space="0" w:color="auto"/>
                  </w:divBdr>
                </w:div>
                <w:div w:id="1884903381">
                  <w:marLeft w:val="0"/>
                  <w:marRight w:val="0"/>
                  <w:marTop w:val="0"/>
                  <w:marBottom w:val="0"/>
                  <w:divBdr>
                    <w:top w:val="none" w:sz="0" w:space="0" w:color="auto"/>
                    <w:left w:val="none" w:sz="0" w:space="0" w:color="auto"/>
                    <w:bottom w:val="none" w:sz="0" w:space="0" w:color="auto"/>
                    <w:right w:val="none" w:sz="0" w:space="0" w:color="auto"/>
                  </w:divBdr>
                </w:div>
                <w:div w:id="1885216797">
                  <w:marLeft w:val="0"/>
                  <w:marRight w:val="0"/>
                  <w:marTop w:val="0"/>
                  <w:marBottom w:val="0"/>
                  <w:divBdr>
                    <w:top w:val="none" w:sz="0" w:space="0" w:color="auto"/>
                    <w:left w:val="none" w:sz="0" w:space="0" w:color="auto"/>
                    <w:bottom w:val="none" w:sz="0" w:space="0" w:color="auto"/>
                    <w:right w:val="none" w:sz="0" w:space="0" w:color="auto"/>
                  </w:divBdr>
                </w:div>
                <w:div w:id="1885678791">
                  <w:marLeft w:val="0"/>
                  <w:marRight w:val="0"/>
                  <w:marTop w:val="0"/>
                  <w:marBottom w:val="0"/>
                  <w:divBdr>
                    <w:top w:val="none" w:sz="0" w:space="0" w:color="auto"/>
                    <w:left w:val="none" w:sz="0" w:space="0" w:color="auto"/>
                    <w:bottom w:val="none" w:sz="0" w:space="0" w:color="auto"/>
                    <w:right w:val="none" w:sz="0" w:space="0" w:color="auto"/>
                  </w:divBdr>
                </w:div>
                <w:div w:id="1886405799">
                  <w:marLeft w:val="0"/>
                  <w:marRight w:val="0"/>
                  <w:marTop w:val="0"/>
                  <w:marBottom w:val="0"/>
                  <w:divBdr>
                    <w:top w:val="none" w:sz="0" w:space="0" w:color="auto"/>
                    <w:left w:val="none" w:sz="0" w:space="0" w:color="auto"/>
                    <w:bottom w:val="none" w:sz="0" w:space="0" w:color="auto"/>
                    <w:right w:val="none" w:sz="0" w:space="0" w:color="auto"/>
                  </w:divBdr>
                </w:div>
                <w:div w:id="1895505831">
                  <w:marLeft w:val="0"/>
                  <w:marRight w:val="0"/>
                  <w:marTop w:val="0"/>
                  <w:marBottom w:val="0"/>
                  <w:divBdr>
                    <w:top w:val="none" w:sz="0" w:space="0" w:color="auto"/>
                    <w:left w:val="none" w:sz="0" w:space="0" w:color="auto"/>
                    <w:bottom w:val="none" w:sz="0" w:space="0" w:color="auto"/>
                    <w:right w:val="none" w:sz="0" w:space="0" w:color="auto"/>
                  </w:divBdr>
                </w:div>
                <w:div w:id="1898543710">
                  <w:marLeft w:val="0"/>
                  <w:marRight w:val="0"/>
                  <w:marTop w:val="0"/>
                  <w:marBottom w:val="0"/>
                  <w:divBdr>
                    <w:top w:val="none" w:sz="0" w:space="0" w:color="auto"/>
                    <w:left w:val="none" w:sz="0" w:space="0" w:color="auto"/>
                    <w:bottom w:val="none" w:sz="0" w:space="0" w:color="auto"/>
                    <w:right w:val="none" w:sz="0" w:space="0" w:color="auto"/>
                  </w:divBdr>
                </w:div>
                <w:div w:id="1903325985">
                  <w:marLeft w:val="0"/>
                  <w:marRight w:val="0"/>
                  <w:marTop w:val="0"/>
                  <w:marBottom w:val="0"/>
                  <w:divBdr>
                    <w:top w:val="none" w:sz="0" w:space="0" w:color="auto"/>
                    <w:left w:val="none" w:sz="0" w:space="0" w:color="auto"/>
                    <w:bottom w:val="none" w:sz="0" w:space="0" w:color="auto"/>
                    <w:right w:val="none" w:sz="0" w:space="0" w:color="auto"/>
                  </w:divBdr>
                </w:div>
                <w:div w:id="1907495626">
                  <w:marLeft w:val="0"/>
                  <w:marRight w:val="0"/>
                  <w:marTop w:val="0"/>
                  <w:marBottom w:val="0"/>
                  <w:divBdr>
                    <w:top w:val="none" w:sz="0" w:space="0" w:color="auto"/>
                    <w:left w:val="none" w:sz="0" w:space="0" w:color="auto"/>
                    <w:bottom w:val="none" w:sz="0" w:space="0" w:color="auto"/>
                    <w:right w:val="none" w:sz="0" w:space="0" w:color="auto"/>
                  </w:divBdr>
                </w:div>
                <w:div w:id="1930114989">
                  <w:marLeft w:val="0"/>
                  <w:marRight w:val="0"/>
                  <w:marTop w:val="0"/>
                  <w:marBottom w:val="0"/>
                  <w:divBdr>
                    <w:top w:val="none" w:sz="0" w:space="0" w:color="auto"/>
                    <w:left w:val="none" w:sz="0" w:space="0" w:color="auto"/>
                    <w:bottom w:val="none" w:sz="0" w:space="0" w:color="auto"/>
                    <w:right w:val="none" w:sz="0" w:space="0" w:color="auto"/>
                  </w:divBdr>
                </w:div>
                <w:div w:id="1938244150">
                  <w:marLeft w:val="0"/>
                  <w:marRight w:val="0"/>
                  <w:marTop w:val="0"/>
                  <w:marBottom w:val="0"/>
                  <w:divBdr>
                    <w:top w:val="none" w:sz="0" w:space="0" w:color="auto"/>
                    <w:left w:val="none" w:sz="0" w:space="0" w:color="auto"/>
                    <w:bottom w:val="none" w:sz="0" w:space="0" w:color="auto"/>
                    <w:right w:val="none" w:sz="0" w:space="0" w:color="auto"/>
                  </w:divBdr>
                </w:div>
                <w:div w:id="1938244656">
                  <w:marLeft w:val="0"/>
                  <w:marRight w:val="0"/>
                  <w:marTop w:val="0"/>
                  <w:marBottom w:val="0"/>
                  <w:divBdr>
                    <w:top w:val="none" w:sz="0" w:space="0" w:color="auto"/>
                    <w:left w:val="none" w:sz="0" w:space="0" w:color="auto"/>
                    <w:bottom w:val="none" w:sz="0" w:space="0" w:color="auto"/>
                    <w:right w:val="none" w:sz="0" w:space="0" w:color="auto"/>
                  </w:divBdr>
                </w:div>
                <w:div w:id="1940214729">
                  <w:marLeft w:val="0"/>
                  <w:marRight w:val="0"/>
                  <w:marTop w:val="0"/>
                  <w:marBottom w:val="0"/>
                  <w:divBdr>
                    <w:top w:val="none" w:sz="0" w:space="0" w:color="auto"/>
                    <w:left w:val="none" w:sz="0" w:space="0" w:color="auto"/>
                    <w:bottom w:val="none" w:sz="0" w:space="0" w:color="auto"/>
                    <w:right w:val="none" w:sz="0" w:space="0" w:color="auto"/>
                  </w:divBdr>
                </w:div>
                <w:div w:id="1943220911">
                  <w:marLeft w:val="0"/>
                  <w:marRight w:val="0"/>
                  <w:marTop w:val="0"/>
                  <w:marBottom w:val="0"/>
                  <w:divBdr>
                    <w:top w:val="none" w:sz="0" w:space="0" w:color="auto"/>
                    <w:left w:val="none" w:sz="0" w:space="0" w:color="auto"/>
                    <w:bottom w:val="none" w:sz="0" w:space="0" w:color="auto"/>
                    <w:right w:val="none" w:sz="0" w:space="0" w:color="auto"/>
                  </w:divBdr>
                </w:div>
                <w:div w:id="1946227107">
                  <w:marLeft w:val="0"/>
                  <w:marRight w:val="0"/>
                  <w:marTop w:val="0"/>
                  <w:marBottom w:val="0"/>
                  <w:divBdr>
                    <w:top w:val="none" w:sz="0" w:space="0" w:color="auto"/>
                    <w:left w:val="none" w:sz="0" w:space="0" w:color="auto"/>
                    <w:bottom w:val="none" w:sz="0" w:space="0" w:color="auto"/>
                    <w:right w:val="none" w:sz="0" w:space="0" w:color="auto"/>
                  </w:divBdr>
                </w:div>
                <w:div w:id="1947227553">
                  <w:marLeft w:val="0"/>
                  <w:marRight w:val="0"/>
                  <w:marTop w:val="0"/>
                  <w:marBottom w:val="0"/>
                  <w:divBdr>
                    <w:top w:val="none" w:sz="0" w:space="0" w:color="auto"/>
                    <w:left w:val="none" w:sz="0" w:space="0" w:color="auto"/>
                    <w:bottom w:val="none" w:sz="0" w:space="0" w:color="auto"/>
                    <w:right w:val="none" w:sz="0" w:space="0" w:color="auto"/>
                  </w:divBdr>
                </w:div>
                <w:div w:id="1952082817">
                  <w:marLeft w:val="0"/>
                  <w:marRight w:val="0"/>
                  <w:marTop w:val="0"/>
                  <w:marBottom w:val="0"/>
                  <w:divBdr>
                    <w:top w:val="none" w:sz="0" w:space="0" w:color="auto"/>
                    <w:left w:val="none" w:sz="0" w:space="0" w:color="auto"/>
                    <w:bottom w:val="none" w:sz="0" w:space="0" w:color="auto"/>
                    <w:right w:val="none" w:sz="0" w:space="0" w:color="auto"/>
                  </w:divBdr>
                </w:div>
                <w:div w:id="1965312007">
                  <w:marLeft w:val="0"/>
                  <w:marRight w:val="0"/>
                  <w:marTop w:val="0"/>
                  <w:marBottom w:val="0"/>
                  <w:divBdr>
                    <w:top w:val="none" w:sz="0" w:space="0" w:color="auto"/>
                    <w:left w:val="none" w:sz="0" w:space="0" w:color="auto"/>
                    <w:bottom w:val="none" w:sz="0" w:space="0" w:color="auto"/>
                    <w:right w:val="none" w:sz="0" w:space="0" w:color="auto"/>
                  </w:divBdr>
                </w:div>
                <w:div w:id="1967854911">
                  <w:marLeft w:val="0"/>
                  <w:marRight w:val="0"/>
                  <w:marTop w:val="0"/>
                  <w:marBottom w:val="0"/>
                  <w:divBdr>
                    <w:top w:val="none" w:sz="0" w:space="0" w:color="auto"/>
                    <w:left w:val="none" w:sz="0" w:space="0" w:color="auto"/>
                    <w:bottom w:val="none" w:sz="0" w:space="0" w:color="auto"/>
                    <w:right w:val="none" w:sz="0" w:space="0" w:color="auto"/>
                  </w:divBdr>
                </w:div>
                <w:div w:id="1973053795">
                  <w:marLeft w:val="0"/>
                  <w:marRight w:val="0"/>
                  <w:marTop w:val="0"/>
                  <w:marBottom w:val="0"/>
                  <w:divBdr>
                    <w:top w:val="none" w:sz="0" w:space="0" w:color="auto"/>
                    <w:left w:val="none" w:sz="0" w:space="0" w:color="auto"/>
                    <w:bottom w:val="none" w:sz="0" w:space="0" w:color="auto"/>
                    <w:right w:val="none" w:sz="0" w:space="0" w:color="auto"/>
                  </w:divBdr>
                </w:div>
                <w:div w:id="1974872075">
                  <w:marLeft w:val="0"/>
                  <w:marRight w:val="0"/>
                  <w:marTop w:val="0"/>
                  <w:marBottom w:val="0"/>
                  <w:divBdr>
                    <w:top w:val="none" w:sz="0" w:space="0" w:color="auto"/>
                    <w:left w:val="none" w:sz="0" w:space="0" w:color="auto"/>
                    <w:bottom w:val="none" w:sz="0" w:space="0" w:color="auto"/>
                    <w:right w:val="none" w:sz="0" w:space="0" w:color="auto"/>
                  </w:divBdr>
                </w:div>
                <w:div w:id="1977488463">
                  <w:marLeft w:val="0"/>
                  <w:marRight w:val="0"/>
                  <w:marTop w:val="0"/>
                  <w:marBottom w:val="0"/>
                  <w:divBdr>
                    <w:top w:val="none" w:sz="0" w:space="0" w:color="auto"/>
                    <w:left w:val="none" w:sz="0" w:space="0" w:color="auto"/>
                    <w:bottom w:val="none" w:sz="0" w:space="0" w:color="auto"/>
                    <w:right w:val="none" w:sz="0" w:space="0" w:color="auto"/>
                  </w:divBdr>
                </w:div>
                <w:div w:id="1979801696">
                  <w:marLeft w:val="0"/>
                  <w:marRight w:val="0"/>
                  <w:marTop w:val="0"/>
                  <w:marBottom w:val="0"/>
                  <w:divBdr>
                    <w:top w:val="none" w:sz="0" w:space="0" w:color="auto"/>
                    <w:left w:val="none" w:sz="0" w:space="0" w:color="auto"/>
                    <w:bottom w:val="none" w:sz="0" w:space="0" w:color="auto"/>
                    <w:right w:val="none" w:sz="0" w:space="0" w:color="auto"/>
                  </w:divBdr>
                </w:div>
                <w:div w:id="1981229901">
                  <w:marLeft w:val="0"/>
                  <w:marRight w:val="0"/>
                  <w:marTop w:val="0"/>
                  <w:marBottom w:val="0"/>
                  <w:divBdr>
                    <w:top w:val="none" w:sz="0" w:space="0" w:color="auto"/>
                    <w:left w:val="none" w:sz="0" w:space="0" w:color="auto"/>
                    <w:bottom w:val="none" w:sz="0" w:space="0" w:color="auto"/>
                    <w:right w:val="none" w:sz="0" w:space="0" w:color="auto"/>
                  </w:divBdr>
                </w:div>
                <w:div w:id="1981497861">
                  <w:marLeft w:val="0"/>
                  <w:marRight w:val="0"/>
                  <w:marTop w:val="0"/>
                  <w:marBottom w:val="0"/>
                  <w:divBdr>
                    <w:top w:val="none" w:sz="0" w:space="0" w:color="auto"/>
                    <w:left w:val="none" w:sz="0" w:space="0" w:color="auto"/>
                    <w:bottom w:val="none" w:sz="0" w:space="0" w:color="auto"/>
                    <w:right w:val="none" w:sz="0" w:space="0" w:color="auto"/>
                  </w:divBdr>
                </w:div>
                <w:div w:id="2000229314">
                  <w:marLeft w:val="0"/>
                  <w:marRight w:val="0"/>
                  <w:marTop w:val="0"/>
                  <w:marBottom w:val="0"/>
                  <w:divBdr>
                    <w:top w:val="none" w:sz="0" w:space="0" w:color="auto"/>
                    <w:left w:val="none" w:sz="0" w:space="0" w:color="auto"/>
                    <w:bottom w:val="none" w:sz="0" w:space="0" w:color="auto"/>
                    <w:right w:val="none" w:sz="0" w:space="0" w:color="auto"/>
                  </w:divBdr>
                </w:div>
                <w:div w:id="2008901864">
                  <w:marLeft w:val="0"/>
                  <w:marRight w:val="0"/>
                  <w:marTop w:val="0"/>
                  <w:marBottom w:val="0"/>
                  <w:divBdr>
                    <w:top w:val="none" w:sz="0" w:space="0" w:color="auto"/>
                    <w:left w:val="none" w:sz="0" w:space="0" w:color="auto"/>
                    <w:bottom w:val="none" w:sz="0" w:space="0" w:color="auto"/>
                    <w:right w:val="none" w:sz="0" w:space="0" w:color="auto"/>
                  </w:divBdr>
                </w:div>
                <w:div w:id="2015378210">
                  <w:marLeft w:val="0"/>
                  <w:marRight w:val="0"/>
                  <w:marTop w:val="0"/>
                  <w:marBottom w:val="0"/>
                  <w:divBdr>
                    <w:top w:val="none" w:sz="0" w:space="0" w:color="auto"/>
                    <w:left w:val="none" w:sz="0" w:space="0" w:color="auto"/>
                    <w:bottom w:val="none" w:sz="0" w:space="0" w:color="auto"/>
                    <w:right w:val="none" w:sz="0" w:space="0" w:color="auto"/>
                  </w:divBdr>
                </w:div>
                <w:div w:id="2018146742">
                  <w:marLeft w:val="0"/>
                  <w:marRight w:val="0"/>
                  <w:marTop w:val="0"/>
                  <w:marBottom w:val="0"/>
                  <w:divBdr>
                    <w:top w:val="none" w:sz="0" w:space="0" w:color="auto"/>
                    <w:left w:val="none" w:sz="0" w:space="0" w:color="auto"/>
                    <w:bottom w:val="none" w:sz="0" w:space="0" w:color="auto"/>
                    <w:right w:val="none" w:sz="0" w:space="0" w:color="auto"/>
                  </w:divBdr>
                </w:div>
                <w:div w:id="2021392429">
                  <w:marLeft w:val="0"/>
                  <w:marRight w:val="0"/>
                  <w:marTop w:val="0"/>
                  <w:marBottom w:val="0"/>
                  <w:divBdr>
                    <w:top w:val="none" w:sz="0" w:space="0" w:color="auto"/>
                    <w:left w:val="none" w:sz="0" w:space="0" w:color="auto"/>
                    <w:bottom w:val="none" w:sz="0" w:space="0" w:color="auto"/>
                    <w:right w:val="none" w:sz="0" w:space="0" w:color="auto"/>
                  </w:divBdr>
                </w:div>
                <w:div w:id="2023313217">
                  <w:marLeft w:val="0"/>
                  <w:marRight w:val="0"/>
                  <w:marTop w:val="0"/>
                  <w:marBottom w:val="0"/>
                  <w:divBdr>
                    <w:top w:val="none" w:sz="0" w:space="0" w:color="auto"/>
                    <w:left w:val="none" w:sz="0" w:space="0" w:color="auto"/>
                    <w:bottom w:val="none" w:sz="0" w:space="0" w:color="auto"/>
                    <w:right w:val="none" w:sz="0" w:space="0" w:color="auto"/>
                  </w:divBdr>
                </w:div>
                <w:div w:id="2023585530">
                  <w:marLeft w:val="0"/>
                  <w:marRight w:val="0"/>
                  <w:marTop w:val="0"/>
                  <w:marBottom w:val="0"/>
                  <w:divBdr>
                    <w:top w:val="none" w:sz="0" w:space="0" w:color="auto"/>
                    <w:left w:val="none" w:sz="0" w:space="0" w:color="auto"/>
                    <w:bottom w:val="none" w:sz="0" w:space="0" w:color="auto"/>
                    <w:right w:val="none" w:sz="0" w:space="0" w:color="auto"/>
                  </w:divBdr>
                </w:div>
                <w:div w:id="2046100505">
                  <w:marLeft w:val="0"/>
                  <w:marRight w:val="0"/>
                  <w:marTop w:val="0"/>
                  <w:marBottom w:val="0"/>
                  <w:divBdr>
                    <w:top w:val="none" w:sz="0" w:space="0" w:color="auto"/>
                    <w:left w:val="none" w:sz="0" w:space="0" w:color="auto"/>
                    <w:bottom w:val="none" w:sz="0" w:space="0" w:color="auto"/>
                    <w:right w:val="none" w:sz="0" w:space="0" w:color="auto"/>
                  </w:divBdr>
                </w:div>
                <w:div w:id="2046366800">
                  <w:marLeft w:val="0"/>
                  <w:marRight w:val="0"/>
                  <w:marTop w:val="0"/>
                  <w:marBottom w:val="0"/>
                  <w:divBdr>
                    <w:top w:val="none" w:sz="0" w:space="0" w:color="auto"/>
                    <w:left w:val="none" w:sz="0" w:space="0" w:color="auto"/>
                    <w:bottom w:val="none" w:sz="0" w:space="0" w:color="auto"/>
                    <w:right w:val="none" w:sz="0" w:space="0" w:color="auto"/>
                  </w:divBdr>
                </w:div>
                <w:div w:id="2047027860">
                  <w:marLeft w:val="0"/>
                  <w:marRight w:val="0"/>
                  <w:marTop w:val="0"/>
                  <w:marBottom w:val="0"/>
                  <w:divBdr>
                    <w:top w:val="none" w:sz="0" w:space="0" w:color="auto"/>
                    <w:left w:val="none" w:sz="0" w:space="0" w:color="auto"/>
                    <w:bottom w:val="none" w:sz="0" w:space="0" w:color="auto"/>
                    <w:right w:val="none" w:sz="0" w:space="0" w:color="auto"/>
                  </w:divBdr>
                </w:div>
                <w:div w:id="2047094935">
                  <w:marLeft w:val="0"/>
                  <w:marRight w:val="0"/>
                  <w:marTop w:val="0"/>
                  <w:marBottom w:val="0"/>
                  <w:divBdr>
                    <w:top w:val="none" w:sz="0" w:space="0" w:color="auto"/>
                    <w:left w:val="none" w:sz="0" w:space="0" w:color="auto"/>
                    <w:bottom w:val="none" w:sz="0" w:space="0" w:color="auto"/>
                    <w:right w:val="none" w:sz="0" w:space="0" w:color="auto"/>
                  </w:divBdr>
                </w:div>
                <w:div w:id="2067600782">
                  <w:marLeft w:val="0"/>
                  <w:marRight w:val="0"/>
                  <w:marTop w:val="0"/>
                  <w:marBottom w:val="0"/>
                  <w:divBdr>
                    <w:top w:val="none" w:sz="0" w:space="0" w:color="auto"/>
                    <w:left w:val="none" w:sz="0" w:space="0" w:color="auto"/>
                    <w:bottom w:val="none" w:sz="0" w:space="0" w:color="auto"/>
                    <w:right w:val="none" w:sz="0" w:space="0" w:color="auto"/>
                  </w:divBdr>
                </w:div>
                <w:div w:id="2069257630">
                  <w:marLeft w:val="0"/>
                  <w:marRight w:val="0"/>
                  <w:marTop w:val="0"/>
                  <w:marBottom w:val="0"/>
                  <w:divBdr>
                    <w:top w:val="none" w:sz="0" w:space="0" w:color="auto"/>
                    <w:left w:val="none" w:sz="0" w:space="0" w:color="auto"/>
                    <w:bottom w:val="none" w:sz="0" w:space="0" w:color="auto"/>
                    <w:right w:val="none" w:sz="0" w:space="0" w:color="auto"/>
                  </w:divBdr>
                </w:div>
                <w:div w:id="2076397091">
                  <w:marLeft w:val="0"/>
                  <w:marRight w:val="0"/>
                  <w:marTop w:val="0"/>
                  <w:marBottom w:val="0"/>
                  <w:divBdr>
                    <w:top w:val="none" w:sz="0" w:space="0" w:color="auto"/>
                    <w:left w:val="none" w:sz="0" w:space="0" w:color="auto"/>
                    <w:bottom w:val="none" w:sz="0" w:space="0" w:color="auto"/>
                    <w:right w:val="none" w:sz="0" w:space="0" w:color="auto"/>
                  </w:divBdr>
                </w:div>
                <w:div w:id="2077363080">
                  <w:marLeft w:val="0"/>
                  <w:marRight w:val="0"/>
                  <w:marTop w:val="0"/>
                  <w:marBottom w:val="0"/>
                  <w:divBdr>
                    <w:top w:val="none" w:sz="0" w:space="0" w:color="auto"/>
                    <w:left w:val="none" w:sz="0" w:space="0" w:color="auto"/>
                    <w:bottom w:val="none" w:sz="0" w:space="0" w:color="auto"/>
                    <w:right w:val="none" w:sz="0" w:space="0" w:color="auto"/>
                  </w:divBdr>
                </w:div>
                <w:div w:id="2078629141">
                  <w:marLeft w:val="0"/>
                  <w:marRight w:val="0"/>
                  <w:marTop w:val="0"/>
                  <w:marBottom w:val="0"/>
                  <w:divBdr>
                    <w:top w:val="none" w:sz="0" w:space="0" w:color="auto"/>
                    <w:left w:val="none" w:sz="0" w:space="0" w:color="auto"/>
                    <w:bottom w:val="none" w:sz="0" w:space="0" w:color="auto"/>
                    <w:right w:val="none" w:sz="0" w:space="0" w:color="auto"/>
                  </w:divBdr>
                </w:div>
                <w:div w:id="2093773867">
                  <w:marLeft w:val="0"/>
                  <w:marRight w:val="0"/>
                  <w:marTop w:val="0"/>
                  <w:marBottom w:val="0"/>
                  <w:divBdr>
                    <w:top w:val="none" w:sz="0" w:space="0" w:color="auto"/>
                    <w:left w:val="none" w:sz="0" w:space="0" w:color="auto"/>
                    <w:bottom w:val="none" w:sz="0" w:space="0" w:color="auto"/>
                    <w:right w:val="none" w:sz="0" w:space="0" w:color="auto"/>
                  </w:divBdr>
                </w:div>
                <w:div w:id="2096172552">
                  <w:marLeft w:val="0"/>
                  <w:marRight w:val="0"/>
                  <w:marTop w:val="0"/>
                  <w:marBottom w:val="0"/>
                  <w:divBdr>
                    <w:top w:val="none" w:sz="0" w:space="0" w:color="auto"/>
                    <w:left w:val="none" w:sz="0" w:space="0" w:color="auto"/>
                    <w:bottom w:val="none" w:sz="0" w:space="0" w:color="auto"/>
                    <w:right w:val="none" w:sz="0" w:space="0" w:color="auto"/>
                  </w:divBdr>
                </w:div>
                <w:div w:id="2107337999">
                  <w:marLeft w:val="0"/>
                  <w:marRight w:val="0"/>
                  <w:marTop w:val="0"/>
                  <w:marBottom w:val="0"/>
                  <w:divBdr>
                    <w:top w:val="none" w:sz="0" w:space="0" w:color="auto"/>
                    <w:left w:val="none" w:sz="0" w:space="0" w:color="auto"/>
                    <w:bottom w:val="none" w:sz="0" w:space="0" w:color="auto"/>
                    <w:right w:val="none" w:sz="0" w:space="0" w:color="auto"/>
                  </w:divBdr>
                </w:div>
                <w:div w:id="2108651038">
                  <w:marLeft w:val="0"/>
                  <w:marRight w:val="0"/>
                  <w:marTop w:val="0"/>
                  <w:marBottom w:val="0"/>
                  <w:divBdr>
                    <w:top w:val="none" w:sz="0" w:space="0" w:color="auto"/>
                    <w:left w:val="none" w:sz="0" w:space="0" w:color="auto"/>
                    <w:bottom w:val="none" w:sz="0" w:space="0" w:color="auto"/>
                    <w:right w:val="none" w:sz="0" w:space="0" w:color="auto"/>
                  </w:divBdr>
                </w:div>
                <w:div w:id="2118014221">
                  <w:marLeft w:val="0"/>
                  <w:marRight w:val="0"/>
                  <w:marTop w:val="0"/>
                  <w:marBottom w:val="0"/>
                  <w:divBdr>
                    <w:top w:val="none" w:sz="0" w:space="0" w:color="auto"/>
                    <w:left w:val="none" w:sz="0" w:space="0" w:color="auto"/>
                    <w:bottom w:val="none" w:sz="0" w:space="0" w:color="auto"/>
                    <w:right w:val="none" w:sz="0" w:space="0" w:color="auto"/>
                  </w:divBdr>
                </w:div>
                <w:div w:id="2139757077">
                  <w:marLeft w:val="0"/>
                  <w:marRight w:val="0"/>
                  <w:marTop w:val="0"/>
                  <w:marBottom w:val="0"/>
                  <w:divBdr>
                    <w:top w:val="none" w:sz="0" w:space="0" w:color="auto"/>
                    <w:left w:val="none" w:sz="0" w:space="0" w:color="auto"/>
                    <w:bottom w:val="none" w:sz="0" w:space="0" w:color="auto"/>
                    <w:right w:val="none" w:sz="0" w:space="0" w:color="auto"/>
                  </w:divBdr>
                </w:div>
              </w:divsChild>
            </w:div>
            <w:div w:id="670715047">
              <w:marLeft w:val="0"/>
              <w:marRight w:val="0"/>
              <w:marTop w:val="0"/>
              <w:marBottom w:val="0"/>
              <w:divBdr>
                <w:top w:val="none" w:sz="0" w:space="0" w:color="auto"/>
                <w:left w:val="none" w:sz="0" w:space="0" w:color="auto"/>
                <w:bottom w:val="none" w:sz="0" w:space="0" w:color="auto"/>
                <w:right w:val="none" w:sz="0" w:space="0" w:color="auto"/>
              </w:divBdr>
            </w:div>
            <w:div w:id="670765102">
              <w:marLeft w:val="0"/>
              <w:marRight w:val="0"/>
              <w:marTop w:val="0"/>
              <w:marBottom w:val="0"/>
              <w:divBdr>
                <w:top w:val="none" w:sz="0" w:space="0" w:color="auto"/>
                <w:left w:val="none" w:sz="0" w:space="0" w:color="auto"/>
                <w:bottom w:val="none" w:sz="0" w:space="0" w:color="auto"/>
                <w:right w:val="none" w:sz="0" w:space="0" w:color="auto"/>
              </w:divBdr>
            </w:div>
            <w:div w:id="675619850">
              <w:marLeft w:val="0"/>
              <w:marRight w:val="0"/>
              <w:marTop w:val="0"/>
              <w:marBottom w:val="0"/>
              <w:divBdr>
                <w:top w:val="none" w:sz="0" w:space="0" w:color="auto"/>
                <w:left w:val="none" w:sz="0" w:space="0" w:color="auto"/>
                <w:bottom w:val="none" w:sz="0" w:space="0" w:color="auto"/>
                <w:right w:val="none" w:sz="0" w:space="0" w:color="auto"/>
              </w:divBdr>
            </w:div>
            <w:div w:id="692922518">
              <w:marLeft w:val="0"/>
              <w:marRight w:val="0"/>
              <w:marTop w:val="0"/>
              <w:marBottom w:val="0"/>
              <w:divBdr>
                <w:top w:val="none" w:sz="0" w:space="0" w:color="auto"/>
                <w:left w:val="none" w:sz="0" w:space="0" w:color="auto"/>
                <w:bottom w:val="none" w:sz="0" w:space="0" w:color="auto"/>
                <w:right w:val="none" w:sz="0" w:space="0" w:color="auto"/>
              </w:divBdr>
            </w:div>
            <w:div w:id="693002783">
              <w:marLeft w:val="0"/>
              <w:marRight w:val="0"/>
              <w:marTop w:val="0"/>
              <w:marBottom w:val="0"/>
              <w:divBdr>
                <w:top w:val="none" w:sz="0" w:space="0" w:color="auto"/>
                <w:left w:val="none" w:sz="0" w:space="0" w:color="auto"/>
                <w:bottom w:val="none" w:sz="0" w:space="0" w:color="auto"/>
                <w:right w:val="none" w:sz="0" w:space="0" w:color="auto"/>
              </w:divBdr>
            </w:div>
            <w:div w:id="694304355">
              <w:marLeft w:val="0"/>
              <w:marRight w:val="0"/>
              <w:marTop w:val="0"/>
              <w:marBottom w:val="0"/>
              <w:divBdr>
                <w:top w:val="none" w:sz="0" w:space="0" w:color="auto"/>
                <w:left w:val="none" w:sz="0" w:space="0" w:color="auto"/>
                <w:bottom w:val="none" w:sz="0" w:space="0" w:color="auto"/>
                <w:right w:val="none" w:sz="0" w:space="0" w:color="auto"/>
              </w:divBdr>
            </w:div>
            <w:div w:id="695350576">
              <w:marLeft w:val="0"/>
              <w:marRight w:val="0"/>
              <w:marTop w:val="0"/>
              <w:marBottom w:val="0"/>
              <w:divBdr>
                <w:top w:val="none" w:sz="0" w:space="0" w:color="auto"/>
                <w:left w:val="none" w:sz="0" w:space="0" w:color="auto"/>
                <w:bottom w:val="none" w:sz="0" w:space="0" w:color="auto"/>
                <w:right w:val="none" w:sz="0" w:space="0" w:color="auto"/>
              </w:divBdr>
            </w:div>
            <w:div w:id="703747192">
              <w:marLeft w:val="0"/>
              <w:marRight w:val="0"/>
              <w:marTop w:val="0"/>
              <w:marBottom w:val="0"/>
              <w:divBdr>
                <w:top w:val="none" w:sz="0" w:space="0" w:color="auto"/>
                <w:left w:val="none" w:sz="0" w:space="0" w:color="auto"/>
                <w:bottom w:val="none" w:sz="0" w:space="0" w:color="auto"/>
                <w:right w:val="none" w:sz="0" w:space="0" w:color="auto"/>
              </w:divBdr>
            </w:div>
            <w:div w:id="708922103">
              <w:marLeft w:val="0"/>
              <w:marRight w:val="0"/>
              <w:marTop w:val="0"/>
              <w:marBottom w:val="0"/>
              <w:divBdr>
                <w:top w:val="none" w:sz="0" w:space="0" w:color="auto"/>
                <w:left w:val="none" w:sz="0" w:space="0" w:color="auto"/>
                <w:bottom w:val="none" w:sz="0" w:space="0" w:color="auto"/>
                <w:right w:val="none" w:sz="0" w:space="0" w:color="auto"/>
              </w:divBdr>
            </w:div>
            <w:div w:id="709376098">
              <w:marLeft w:val="0"/>
              <w:marRight w:val="0"/>
              <w:marTop w:val="0"/>
              <w:marBottom w:val="0"/>
              <w:divBdr>
                <w:top w:val="none" w:sz="0" w:space="0" w:color="auto"/>
                <w:left w:val="none" w:sz="0" w:space="0" w:color="auto"/>
                <w:bottom w:val="none" w:sz="0" w:space="0" w:color="auto"/>
                <w:right w:val="none" w:sz="0" w:space="0" w:color="auto"/>
              </w:divBdr>
            </w:div>
            <w:div w:id="710153783">
              <w:marLeft w:val="0"/>
              <w:marRight w:val="0"/>
              <w:marTop w:val="0"/>
              <w:marBottom w:val="0"/>
              <w:divBdr>
                <w:top w:val="none" w:sz="0" w:space="0" w:color="auto"/>
                <w:left w:val="none" w:sz="0" w:space="0" w:color="auto"/>
                <w:bottom w:val="none" w:sz="0" w:space="0" w:color="auto"/>
                <w:right w:val="none" w:sz="0" w:space="0" w:color="auto"/>
              </w:divBdr>
            </w:div>
            <w:div w:id="711420110">
              <w:marLeft w:val="0"/>
              <w:marRight w:val="0"/>
              <w:marTop w:val="0"/>
              <w:marBottom w:val="0"/>
              <w:divBdr>
                <w:top w:val="none" w:sz="0" w:space="0" w:color="auto"/>
                <w:left w:val="none" w:sz="0" w:space="0" w:color="auto"/>
                <w:bottom w:val="none" w:sz="0" w:space="0" w:color="auto"/>
                <w:right w:val="none" w:sz="0" w:space="0" w:color="auto"/>
              </w:divBdr>
            </w:div>
            <w:div w:id="711684805">
              <w:marLeft w:val="0"/>
              <w:marRight w:val="0"/>
              <w:marTop w:val="0"/>
              <w:marBottom w:val="0"/>
              <w:divBdr>
                <w:top w:val="none" w:sz="0" w:space="0" w:color="auto"/>
                <w:left w:val="none" w:sz="0" w:space="0" w:color="auto"/>
                <w:bottom w:val="none" w:sz="0" w:space="0" w:color="auto"/>
                <w:right w:val="none" w:sz="0" w:space="0" w:color="auto"/>
              </w:divBdr>
            </w:div>
            <w:div w:id="714503127">
              <w:marLeft w:val="0"/>
              <w:marRight w:val="0"/>
              <w:marTop w:val="0"/>
              <w:marBottom w:val="0"/>
              <w:divBdr>
                <w:top w:val="none" w:sz="0" w:space="0" w:color="auto"/>
                <w:left w:val="none" w:sz="0" w:space="0" w:color="auto"/>
                <w:bottom w:val="none" w:sz="0" w:space="0" w:color="auto"/>
                <w:right w:val="none" w:sz="0" w:space="0" w:color="auto"/>
              </w:divBdr>
            </w:div>
            <w:div w:id="715201275">
              <w:marLeft w:val="0"/>
              <w:marRight w:val="0"/>
              <w:marTop w:val="0"/>
              <w:marBottom w:val="0"/>
              <w:divBdr>
                <w:top w:val="none" w:sz="0" w:space="0" w:color="auto"/>
                <w:left w:val="none" w:sz="0" w:space="0" w:color="auto"/>
                <w:bottom w:val="none" w:sz="0" w:space="0" w:color="auto"/>
                <w:right w:val="none" w:sz="0" w:space="0" w:color="auto"/>
              </w:divBdr>
            </w:div>
            <w:div w:id="717582720">
              <w:marLeft w:val="0"/>
              <w:marRight w:val="0"/>
              <w:marTop w:val="0"/>
              <w:marBottom w:val="0"/>
              <w:divBdr>
                <w:top w:val="none" w:sz="0" w:space="0" w:color="auto"/>
                <w:left w:val="none" w:sz="0" w:space="0" w:color="auto"/>
                <w:bottom w:val="none" w:sz="0" w:space="0" w:color="auto"/>
                <w:right w:val="none" w:sz="0" w:space="0" w:color="auto"/>
              </w:divBdr>
            </w:div>
            <w:div w:id="725639786">
              <w:marLeft w:val="0"/>
              <w:marRight w:val="0"/>
              <w:marTop w:val="0"/>
              <w:marBottom w:val="0"/>
              <w:divBdr>
                <w:top w:val="none" w:sz="0" w:space="0" w:color="auto"/>
                <w:left w:val="none" w:sz="0" w:space="0" w:color="auto"/>
                <w:bottom w:val="none" w:sz="0" w:space="0" w:color="auto"/>
                <w:right w:val="none" w:sz="0" w:space="0" w:color="auto"/>
              </w:divBdr>
            </w:div>
            <w:div w:id="727262391">
              <w:marLeft w:val="0"/>
              <w:marRight w:val="0"/>
              <w:marTop w:val="0"/>
              <w:marBottom w:val="0"/>
              <w:divBdr>
                <w:top w:val="none" w:sz="0" w:space="0" w:color="auto"/>
                <w:left w:val="none" w:sz="0" w:space="0" w:color="auto"/>
                <w:bottom w:val="none" w:sz="0" w:space="0" w:color="auto"/>
                <w:right w:val="none" w:sz="0" w:space="0" w:color="auto"/>
              </w:divBdr>
            </w:div>
            <w:div w:id="737240638">
              <w:marLeft w:val="0"/>
              <w:marRight w:val="0"/>
              <w:marTop w:val="0"/>
              <w:marBottom w:val="0"/>
              <w:divBdr>
                <w:top w:val="none" w:sz="0" w:space="0" w:color="auto"/>
                <w:left w:val="none" w:sz="0" w:space="0" w:color="auto"/>
                <w:bottom w:val="none" w:sz="0" w:space="0" w:color="auto"/>
                <w:right w:val="none" w:sz="0" w:space="0" w:color="auto"/>
              </w:divBdr>
            </w:div>
            <w:div w:id="742483600">
              <w:marLeft w:val="0"/>
              <w:marRight w:val="0"/>
              <w:marTop w:val="0"/>
              <w:marBottom w:val="0"/>
              <w:divBdr>
                <w:top w:val="none" w:sz="0" w:space="0" w:color="auto"/>
                <w:left w:val="none" w:sz="0" w:space="0" w:color="auto"/>
                <w:bottom w:val="none" w:sz="0" w:space="0" w:color="auto"/>
                <w:right w:val="none" w:sz="0" w:space="0" w:color="auto"/>
              </w:divBdr>
            </w:div>
            <w:div w:id="750782956">
              <w:marLeft w:val="0"/>
              <w:marRight w:val="0"/>
              <w:marTop w:val="0"/>
              <w:marBottom w:val="0"/>
              <w:divBdr>
                <w:top w:val="none" w:sz="0" w:space="0" w:color="auto"/>
                <w:left w:val="none" w:sz="0" w:space="0" w:color="auto"/>
                <w:bottom w:val="none" w:sz="0" w:space="0" w:color="auto"/>
                <w:right w:val="none" w:sz="0" w:space="0" w:color="auto"/>
              </w:divBdr>
            </w:div>
            <w:div w:id="752043632">
              <w:marLeft w:val="0"/>
              <w:marRight w:val="0"/>
              <w:marTop w:val="0"/>
              <w:marBottom w:val="0"/>
              <w:divBdr>
                <w:top w:val="none" w:sz="0" w:space="0" w:color="auto"/>
                <w:left w:val="none" w:sz="0" w:space="0" w:color="auto"/>
                <w:bottom w:val="none" w:sz="0" w:space="0" w:color="auto"/>
                <w:right w:val="none" w:sz="0" w:space="0" w:color="auto"/>
              </w:divBdr>
            </w:div>
            <w:div w:id="754789141">
              <w:marLeft w:val="0"/>
              <w:marRight w:val="0"/>
              <w:marTop w:val="0"/>
              <w:marBottom w:val="0"/>
              <w:divBdr>
                <w:top w:val="none" w:sz="0" w:space="0" w:color="auto"/>
                <w:left w:val="none" w:sz="0" w:space="0" w:color="auto"/>
                <w:bottom w:val="none" w:sz="0" w:space="0" w:color="auto"/>
                <w:right w:val="none" w:sz="0" w:space="0" w:color="auto"/>
              </w:divBdr>
            </w:div>
            <w:div w:id="763384842">
              <w:marLeft w:val="0"/>
              <w:marRight w:val="0"/>
              <w:marTop w:val="0"/>
              <w:marBottom w:val="0"/>
              <w:divBdr>
                <w:top w:val="none" w:sz="0" w:space="0" w:color="auto"/>
                <w:left w:val="none" w:sz="0" w:space="0" w:color="auto"/>
                <w:bottom w:val="none" w:sz="0" w:space="0" w:color="auto"/>
                <w:right w:val="none" w:sz="0" w:space="0" w:color="auto"/>
              </w:divBdr>
            </w:div>
            <w:div w:id="765348424">
              <w:marLeft w:val="0"/>
              <w:marRight w:val="0"/>
              <w:marTop w:val="0"/>
              <w:marBottom w:val="0"/>
              <w:divBdr>
                <w:top w:val="none" w:sz="0" w:space="0" w:color="auto"/>
                <w:left w:val="none" w:sz="0" w:space="0" w:color="auto"/>
                <w:bottom w:val="none" w:sz="0" w:space="0" w:color="auto"/>
                <w:right w:val="none" w:sz="0" w:space="0" w:color="auto"/>
              </w:divBdr>
            </w:div>
            <w:div w:id="772894405">
              <w:marLeft w:val="0"/>
              <w:marRight w:val="0"/>
              <w:marTop w:val="0"/>
              <w:marBottom w:val="0"/>
              <w:divBdr>
                <w:top w:val="none" w:sz="0" w:space="0" w:color="auto"/>
                <w:left w:val="none" w:sz="0" w:space="0" w:color="auto"/>
                <w:bottom w:val="none" w:sz="0" w:space="0" w:color="auto"/>
                <w:right w:val="none" w:sz="0" w:space="0" w:color="auto"/>
              </w:divBdr>
            </w:div>
            <w:div w:id="774446706">
              <w:marLeft w:val="0"/>
              <w:marRight w:val="0"/>
              <w:marTop w:val="0"/>
              <w:marBottom w:val="0"/>
              <w:divBdr>
                <w:top w:val="none" w:sz="0" w:space="0" w:color="auto"/>
                <w:left w:val="none" w:sz="0" w:space="0" w:color="auto"/>
                <w:bottom w:val="none" w:sz="0" w:space="0" w:color="auto"/>
                <w:right w:val="none" w:sz="0" w:space="0" w:color="auto"/>
              </w:divBdr>
            </w:div>
            <w:div w:id="775636527">
              <w:marLeft w:val="0"/>
              <w:marRight w:val="0"/>
              <w:marTop w:val="0"/>
              <w:marBottom w:val="0"/>
              <w:divBdr>
                <w:top w:val="none" w:sz="0" w:space="0" w:color="auto"/>
                <w:left w:val="none" w:sz="0" w:space="0" w:color="auto"/>
                <w:bottom w:val="none" w:sz="0" w:space="0" w:color="auto"/>
                <w:right w:val="none" w:sz="0" w:space="0" w:color="auto"/>
              </w:divBdr>
            </w:div>
            <w:div w:id="795103641">
              <w:marLeft w:val="0"/>
              <w:marRight w:val="0"/>
              <w:marTop w:val="0"/>
              <w:marBottom w:val="0"/>
              <w:divBdr>
                <w:top w:val="none" w:sz="0" w:space="0" w:color="auto"/>
                <w:left w:val="none" w:sz="0" w:space="0" w:color="auto"/>
                <w:bottom w:val="none" w:sz="0" w:space="0" w:color="auto"/>
                <w:right w:val="none" w:sz="0" w:space="0" w:color="auto"/>
              </w:divBdr>
            </w:div>
            <w:div w:id="798568585">
              <w:marLeft w:val="0"/>
              <w:marRight w:val="0"/>
              <w:marTop w:val="0"/>
              <w:marBottom w:val="0"/>
              <w:divBdr>
                <w:top w:val="none" w:sz="0" w:space="0" w:color="auto"/>
                <w:left w:val="none" w:sz="0" w:space="0" w:color="auto"/>
                <w:bottom w:val="none" w:sz="0" w:space="0" w:color="auto"/>
                <w:right w:val="none" w:sz="0" w:space="0" w:color="auto"/>
              </w:divBdr>
            </w:div>
            <w:div w:id="817770568">
              <w:marLeft w:val="0"/>
              <w:marRight w:val="0"/>
              <w:marTop w:val="0"/>
              <w:marBottom w:val="0"/>
              <w:divBdr>
                <w:top w:val="none" w:sz="0" w:space="0" w:color="auto"/>
                <w:left w:val="none" w:sz="0" w:space="0" w:color="auto"/>
                <w:bottom w:val="none" w:sz="0" w:space="0" w:color="auto"/>
                <w:right w:val="none" w:sz="0" w:space="0" w:color="auto"/>
              </w:divBdr>
            </w:div>
            <w:div w:id="819616572">
              <w:marLeft w:val="0"/>
              <w:marRight w:val="0"/>
              <w:marTop w:val="0"/>
              <w:marBottom w:val="0"/>
              <w:divBdr>
                <w:top w:val="none" w:sz="0" w:space="0" w:color="auto"/>
                <w:left w:val="none" w:sz="0" w:space="0" w:color="auto"/>
                <w:bottom w:val="none" w:sz="0" w:space="0" w:color="auto"/>
                <w:right w:val="none" w:sz="0" w:space="0" w:color="auto"/>
              </w:divBdr>
            </w:div>
            <w:div w:id="820345994">
              <w:marLeft w:val="0"/>
              <w:marRight w:val="0"/>
              <w:marTop w:val="0"/>
              <w:marBottom w:val="0"/>
              <w:divBdr>
                <w:top w:val="none" w:sz="0" w:space="0" w:color="auto"/>
                <w:left w:val="none" w:sz="0" w:space="0" w:color="auto"/>
                <w:bottom w:val="none" w:sz="0" w:space="0" w:color="auto"/>
                <w:right w:val="none" w:sz="0" w:space="0" w:color="auto"/>
              </w:divBdr>
            </w:div>
            <w:div w:id="826360199">
              <w:marLeft w:val="0"/>
              <w:marRight w:val="0"/>
              <w:marTop w:val="0"/>
              <w:marBottom w:val="0"/>
              <w:divBdr>
                <w:top w:val="none" w:sz="0" w:space="0" w:color="auto"/>
                <w:left w:val="none" w:sz="0" w:space="0" w:color="auto"/>
                <w:bottom w:val="none" w:sz="0" w:space="0" w:color="auto"/>
                <w:right w:val="none" w:sz="0" w:space="0" w:color="auto"/>
              </w:divBdr>
            </w:div>
            <w:div w:id="829446601">
              <w:marLeft w:val="0"/>
              <w:marRight w:val="0"/>
              <w:marTop w:val="0"/>
              <w:marBottom w:val="0"/>
              <w:divBdr>
                <w:top w:val="none" w:sz="0" w:space="0" w:color="auto"/>
                <w:left w:val="none" w:sz="0" w:space="0" w:color="auto"/>
                <w:bottom w:val="none" w:sz="0" w:space="0" w:color="auto"/>
                <w:right w:val="none" w:sz="0" w:space="0" w:color="auto"/>
              </w:divBdr>
            </w:div>
            <w:div w:id="829560393">
              <w:marLeft w:val="0"/>
              <w:marRight w:val="0"/>
              <w:marTop w:val="0"/>
              <w:marBottom w:val="0"/>
              <w:divBdr>
                <w:top w:val="none" w:sz="0" w:space="0" w:color="auto"/>
                <w:left w:val="none" w:sz="0" w:space="0" w:color="auto"/>
                <w:bottom w:val="none" w:sz="0" w:space="0" w:color="auto"/>
                <w:right w:val="none" w:sz="0" w:space="0" w:color="auto"/>
              </w:divBdr>
            </w:div>
            <w:div w:id="830677029">
              <w:marLeft w:val="0"/>
              <w:marRight w:val="0"/>
              <w:marTop w:val="0"/>
              <w:marBottom w:val="0"/>
              <w:divBdr>
                <w:top w:val="none" w:sz="0" w:space="0" w:color="auto"/>
                <w:left w:val="none" w:sz="0" w:space="0" w:color="auto"/>
                <w:bottom w:val="none" w:sz="0" w:space="0" w:color="auto"/>
                <w:right w:val="none" w:sz="0" w:space="0" w:color="auto"/>
              </w:divBdr>
            </w:div>
            <w:div w:id="834958850">
              <w:marLeft w:val="0"/>
              <w:marRight w:val="0"/>
              <w:marTop w:val="0"/>
              <w:marBottom w:val="0"/>
              <w:divBdr>
                <w:top w:val="none" w:sz="0" w:space="0" w:color="auto"/>
                <w:left w:val="none" w:sz="0" w:space="0" w:color="auto"/>
                <w:bottom w:val="none" w:sz="0" w:space="0" w:color="auto"/>
                <w:right w:val="none" w:sz="0" w:space="0" w:color="auto"/>
              </w:divBdr>
            </w:div>
            <w:div w:id="846867980">
              <w:marLeft w:val="0"/>
              <w:marRight w:val="0"/>
              <w:marTop w:val="0"/>
              <w:marBottom w:val="0"/>
              <w:divBdr>
                <w:top w:val="none" w:sz="0" w:space="0" w:color="auto"/>
                <w:left w:val="none" w:sz="0" w:space="0" w:color="auto"/>
                <w:bottom w:val="none" w:sz="0" w:space="0" w:color="auto"/>
                <w:right w:val="none" w:sz="0" w:space="0" w:color="auto"/>
              </w:divBdr>
            </w:div>
            <w:div w:id="854197555">
              <w:marLeft w:val="0"/>
              <w:marRight w:val="0"/>
              <w:marTop w:val="0"/>
              <w:marBottom w:val="0"/>
              <w:divBdr>
                <w:top w:val="none" w:sz="0" w:space="0" w:color="auto"/>
                <w:left w:val="none" w:sz="0" w:space="0" w:color="auto"/>
                <w:bottom w:val="none" w:sz="0" w:space="0" w:color="auto"/>
                <w:right w:val="none" w:sz="0" w:space="0" w:color="auto"/>
              </w:divBdr>
            </w:div>
            <w:div w:id="878933932">
              <w:marLeft w:val="0"/>
              <w:marRight w:val="0"/>
              <w:marTop w:val="0"/>
              <w:marBottom w:val="0"/>
              <w:divBdr>
                <w:top w:val="none" w:sz="0" w:space="0" w:color="auto"/>
                <w:left w:val="none" w:sz="0" w:space="0" w:color="auto"/>
                <w:bottom w:val="none" w:sz="0" w:space="0" w:color="auto"/>
                <w:right w:val="none" w:sz="0" w:space="0" w:color="auto"/>
              </w:divBdr>
            </w:div>
            <w:div w:id="884103717">
              <w:marLeft w:val="0"/>
              <w:marRight w:val="0"/>
              <w:marTop w:val="0"/>
              <w:marBottom w:val="0"/>
              <w:divBdr>
                <w:top w:val="none" w:sz="0" w:space="0" w:color="auto"/>
                <w:left w:val="none" w:sz="0" w:space="0" w:color="auto"/>
                <w:bottom w:val="none" w:sz="0" w:space="0" w:color="auto"/>
                <w:right w:val="none" w:sz="0" w:space="0" w:color="auto"/>
              </w:divBdr>
            </w:div>
            <w:div w:id="891649266">
              <w:marLeft w:val="0"/>
              <w:marRight w:val="0"/>
              <w:marTop w:val="0"/>
              <w:marBottom w:val="0"/>
              <w:divBdr>
                <w:top w:val="none" w:sz="0" w:space="0" w:color="auto"/>
                <w:left w:val="none" w:sz="0" w:space="0" w:color="auto"/>
                <w:bottom w:val="none" w:sz="0" w:space="0" w:color="auto"/>
                <w:right w:val="none" w:sz="0" w:space="0" w:color="auto"/>
              </w:divBdr>
            </w:div>
            <w:div w:id="896008854">
              <w:marLeft w:val="0"/>
              <w:marRight w:val="0"/>
              <w:marTop w:val="0"/>
              <w:marBottom w:val="0"/>
              <w:divBdr>
                <w:top w:val="none" w:sz="0" w:space="0" w:color="auto"/>
                <w:left w:val="none" w:sz="0" w:space="0" w:color="auto"/>
                <w:bottom w:val="none" w:sz="0" w:space="0" w:color="auto"/>
                <w:right w:val="none" w:sz="0" w:space="0" w:color="auto"/>
              </w:divBdr>
            </w:div>
            <w:div w:id="902643740">
              <w:marLeft w:val="0"/>
              <w:marRight w:val="0"/>
              <w:marTop w:val="0"/>
              <w:marBottom w:val="0"/>
              <w:divBdr>
                <w:top w:val="none" w:sz="0" w:space="0" w:color="auto"/>
                <w:left w:val="none" w:sz="0" w:space="0" w:color="auto"/>
                <w:bottom w:val="none" w:sz="0" w:space="0" w:color="auto"/>
                <w:right w:val="none" w:sz="0" w:space="0" w:color="auto"/>
              </w:divBdr>
            </w:div>
            <w:div w:id="905382754">
              <w:marLeft w:val="0"/>
              <w:marRight w:val="0"/>
              <w:marTop w:val="0"/>
              <w:marBottom w:val="0"/>
              <w:divBdr>
                <w:top w:val="none" w:sz="0" w:space="0" w:color="auto"/>
                <w:left w:val="none" w:sz="0" w:space="0" w:color="auto"/>
                <w:bottom w:val="none" w:sz="0" w:space="0" w:color="auto"/>
                <w:right w:val="none" w:sz="0" w:space="0" w:color="auto"/>
              </w:divBdr>
            </w:div>
            <w:div w:id="914626800">
              <w:marLeft w:val="0"/>
              <w:marRight w:val="0"/>
              <w:marTop w:val="0"/>
              <w:marBottom w:val="0"/>
              <w:divBdr>
                <w:top w:val="none" w:sz="0" w:space="0" w:color="auto"/>
                <w:left w:val="none" w:sz="0" w:space="0" w:color="auto"/>
                <w:bottom w:val="none" w:sz="0" w:space="0" w:color="auto"/>
                <w:right w:val="none" w:sz="0" w:space="0" w:color="auto"/>
              </w:divBdr>
            </w:div>
            <w:div w:id="920799671">
              <w:marLeft w:val="0"/>
              <w:marRight w:val="0"/>
              <w:marTop w:val="0"/>
              <w:marBottom w:val="0"/>
              <w:divBdr>
                <w:top w:val="none" w:sz="0" w:space="0" w:color="auto"/>
                <w:left w:val="none" w:sz="0" w:space="0" w:color="auto"/>
                <w:bottom w:val="none" w:sz="0" w:space="0" w:color="auto"/>
                <w:right w:val="none" w:sz="0" w:space="0" w:color="auto"/>
              </w:divBdr>
            </w:div>
            <w:div w:id="922373607">
              <w:marLeft w:val="0"/>
              <w:marRight w:val="0"/>
              <w:marTop w:val="0"/>
              <w:marBottom w:val="0"/>
              <w:divBdr>
                <w:top w:val="none" w:sz="0" w:space="0" w:color="auto"/>
                <w:left w:val="none" w:sz="0" w:space="0" w:color="auto"/>
                <w:bottom w:val="none" w:sz="0" w:space="0" w:color="auto"/>
                <w:right w:val="none" w:sz="0" w:space="0" w:color="auto"/>
              </w:divBdr>
            </w:div>
            <w:div w:id="923300511">
              <w:marLeft w:val="0"/>
              <w:marRight w:val="0"/>
              <w:marTop w:val="0"/>
              <w:marBottom w:val="0"/>
              <w:divBdr>
                <w:top w:val="none" w:sz="0" w:space="0" w:color="auto"/>
                <w:left w:val="none" w:sz="0" w:space="0" w:color="auto"/>
                <w:bottom w:val="none" w:sz="0" w:space="0" w:color="auto"/>
                <w:right w:val="none" w:sz="0" w:space="0" w:color="auto"/>
              </w:divBdr>
            </w:div>
            <w:div w:id="931812566">
              <w:marLeft w:val="0"/>
              <w:marRight w:val="0"/>
              <w:marTop w:val="0"/>
              <w:marBottom w:val="0"/>
              <w:divBdr>
                <w:top w:val="none" w:sz="0" w:space="0" w:color="auto"/>
                <w:left w:val="none" w:sz="0" w:space="0" w:color="auto"/>
                <w:bottom w:val="none" w:sz="0" w:space="0" w:color="auto"/>
                <w:right w:val="none" w:sz="0" w:space="0" w:color="auto"/>
              </w:divBdr>
            </w:div>
            <w:div w:id="935090429">
              <w:marLeft w:val="0"/>
              <w:marRight w:val="0"/>
              <w:marTop w:val="0"/>
              <w:marBottom w:val="0"/>
              <w:divBdr>
                <w:top w:val="none" w:sz="0" w:space="0" w:color="auto"/>
                <w:left w:val="none" w:sz="0" w:space="0" w:color="auto"/>
                <w:bottom w:val="none" w:sz="0" w:space="0" w:color="auto"/>
                <w:right w:val="none" w:sz="0" w:space="0" w:color="auto"/>
              </w:divBdr>
            </w:div>
            <w:div w:id="936715895">
              <w:marLeft w:val="0"/>
              <w:marRight w:val="0"/>
              <w:marTop w:val="0"/>
              <w:marBottom w:val="0"/>
              <w:divBdr>
                <w:top w:val="none" w:sz="0" w:space="0" w:color="auto"/>
                <w:left w:val="none" w:sz="0" w:space="0" w:color="auto"/>
                <w:bottom w:val="none" w:sz="0" w:space="0" w:color="auto"/>
                <w:right w:val="none" w:sz="0" w:space="0" w:color="auto"/>
              </w:divBdr>
            </w:div>
            <w:div w:id="937441495">
              <w:marLeft w:val="0"/>
              <w:marRight w:val="0"/>
              <w:marTop w:val="0"/>
              <w:marBottom w:val="0"/>
              <w:divBdr>
                <w:top w:val="none" w:sz="0" w:space="0" w:color="auto"/>
                <w:left w:val="none" w:sz="0" w:space="0" w:color="auto"/>
                <w:bottom w:val="none" w:sz="0" w:space="0" w:color="auto"/>
                <w:right w:val="none" w:sz="0" w:space="0" w:color="auto"/>
              </w:divBdr>
            </w:div>
            <w:div w:id="940188645">
              <w:marLeft w:val="0"/>
              <w:marRight w:val="0"/>
              <w:marTop w:val="0"/>
              <w:marBottom w:val="0"/>
              <w:divBdr>
                <w:top w:val="none" w:sz="0" w:space="0" w:color="auto"/>
                <w:left w:val="none" w:sz="0" w:space="0" w:color="auto"/>
                <w:bottom w:val="none" w:sz="0" w:space="0" w:color="auto"/>
                <w:right w:val="none" w:sz="0" w:space="0" w:color="auto"/>
              </w:divBdr>
            </w:div>
            <w:div w:id="943658796">
              <w:marLeft w:val="0"/>
              <w:marRight w:val="0"/>
              <w:marTop w:val="0"/>
              <w:marBottom w:val="0"/>
              <w:divBdr>
                <w:top w:val="none" w:sz="0" w:space="0" w:color="auto"/>
                <w:left w:val="none" w:sz="0" w:space="0" w:color="auto"/>
                <w:bottom w:val="none" w:sz="0" w:space="0" w:color="auto"/>
                <w:right w:val="none" w:sz="0" w:space="0" w:color="auto"/>
              </w:divBdr>
            </w:div>
            <w:div w:id="944770522">
              <w:marLeft w:val="0"/>
              <w:marRight w:val="0"/>
              <w:marTop w:val="0"/>
              <w:marBottom w:val="0"/>
              <w:divBdr>
                <w:top w:val="none" w:sz="0" w:space="0" w:color="auto"/>
                <w:left w:val="none" w:sz="0" w:space="0" w:color="auto"/>
                <w:bottom w:val="none" w:sz="0" w:space="0" w:color="auto"/>
                <w:right w:val="none" w:sz="0" w:space="0" w:color="auto"/>
              </w:divBdr>
            </w:div>
            <w:div w:id="967589156">
              <w:marLeft w:val="0"/>
              <w:marRight w:val="0"/>
              <w:marTop w:val="0"/>
              <w:marBottom w:val="0"/>
              <w:divBdr>
                <w:top w:val="none" w:sz="0" w:space="0" w:color="auto"/>
                <w:left w:val="none" w:sz="0" w:space="0" w:color="auto"/>
                <w:bottom w:val="none" w:sz="0" w:space="0" w:color="auto"/>
                <w:right w:val="none" w:sz="0" w:space="0" w:color="auto"/>
              </w:divBdr>
            </w:div>
            <w:div w:id="985596935">
              <w:marLeft w:val="0"/>
              <w:marRight w:val="0"/>
              <w:marTop w:val="0"/>
              <w:marBottom w:val="0"/>
              <w:divBdr>
                <w:top w:val="none" w:sz="0" w:space="0" w:color="auto"/>
                <w:left w:val="none" w:sz="0" w:space="0" w:color="auto"/>
                <w:bottom w:val="none" w:sz="0" w:space="0" w:color="auto"/>
                <w:right w:val="none" w:sz="0" w:space="0" w:color="auto"/>
              </w:divBdr>
            </w:div>
            <w:div w:id="989595706">
              <w:marLeft w:val="0"/>
              <w:marRight w:val="0"/>
              <w:marTop w:val="0"/>
              <w:marBottom w:val="0"/>
              <w:divBdr>
                <w:top w:val="none" w:sz="0" w:space="0" w:color="auto"/>
                <w:left w:val="none" w:sz="0" w:space="0" w:color="auto"/>
                <w:bottom w:val="none" w:sz="0" w:space="0" w:color="auto"/>
                <w:right w:val="none" w:sz="0" w:space="0" w:color="auto"/>
              </w:divBdr>
            </w:div>
            <w:div w:id="999848418">
              <w:marLeft w:val="0"/>
              <w:marRight w:val="0"/>
              <w:marTop w:val="0"/>
              <w:marBottom w:val="0"/>
              <w:divBdr>
                <w:top w:val="none" w:sz="0" w:space="0" w:color="auto"/>
                <w:left w:val="none" w:sz="0" w:space="0" w:color="auto"/>
                <w:bottom w:val="none" w:sz="0" w:space="0" w:color="auto"/>
                <w:right w:val="none" w:sz="0" w:space="0" w:color="auto"/>
              </w:divBdr>
            </w:div>
            <w:div w:id="1000892236">
              <w:marLeft w:val="0"/>
              <w:marRight w:val="0"/>
              <w:marTop w:val="0"/>
              <w:marBottom w:val="0"/>
              <w:divBdr>
                <w:top w:val="none" w:sz="0" w:space="0" w:color="auto"/>
                <w:left w:val="none" w:sz="0" w:space="0" w:color="auto"/>
                <w:bottom w:val="none" w:sz="0" w:space="0" w:color="auto"/>
                <w:right w:val="none" w:sz="0" w:space="0" w:color="auto"/>
              </w:divBdr>
            </w:div>
            <w:div w:id="1001276063">
              <w:marLeft w:val="0"/>
              <w:marRight w:val="0"/>
              <w:marTop w:val="0"/>
              <w:marBottom w:val="0"/>
              <w:divBdr>
                <w:top w:val="none" w:sz="0" w:space="0" w:color="auto"/>
                <w:left w:val="none" w:sz="0" w:space="0" w:color="auto"/>
                <w:bottom w:val="none" w:sz="0" w:space="0" w:color="auto"/>
                <w:right w:val="none" w:sz="0" w:space="0" w:color="auto"/>
              </w:divBdr>
            </w:div>
            <w:div w:id="1003358740">
              <w:marLeft w:val="0"/>
              <w:marRight w:val="0"/>
              <w:marTop w:val="0"/>
              <w:marBottom w:val="0"/>
              <w:divBdr>
                <w:top w:val="none" w:sz="0" w:space="0" w:color="auto"/>
                <w:left w:val="none" w:sz="0" w:space="0" w:color="auto"/>
                <w:bottom w:val="none" w:sz="0" w:space="0" w:color="auto"/>
                <w:right w:val="none" w:sz="0" w:space="0" w:color="auto"/>
              </w:divBdr>
            </w:div>
            <w:div w:id="1009020469">
              <w:marLeft w:val="0"/>
              <w:marRight w:val="0"/>
              <w:marTop w:val="0"/>
              <w:marBottom w:val="0"/>
              <w:divBdr>
                <w:top w:val="none" w:sz="0" w:space="0" w:color="auto"/>
                <w:left w:val="none" w:sz="0" w:space="0" w:color="auto"/>
                <w:bottom w:val="none" w:sz="0" w:space="0" w:color="auto"/>
                <w:right w:val="none" w:sz="0" w:space="0" w:color="auto"/>
              </w:divBdr>
            </w:div>
            <w:div w:id="1011444774">
              <w:marLeft w:val="0"/>
              <w:marRight w:val="0"/>
              <w:marTop w:val="0"/>
              <w:marBottom w:val="0"/>
              <w:divBdr>
                <w:top w:val="none" w:sz="0" w:space="0" w:color="auto"/>
                <w:left w:val="none" w:sz="0" w:space="0" w:color="auto"/>
                <w:bottom w:val="none" w:sz="0" w:space="0" w:color="auto"/>
                <w:right w:val="none" w:sz="0" w:space="0" w:color="auto"/>
              </w:divBdr>
            </w:div>
            <w:div w:id="1028719548">
              <w:marLeft w:val="0"/>
              <w:marRight w:val="0"/>
              <w:marTop w:val="0"/>
              <w:marBottom w:val="0"/>
              <w:divBdr>
                <w:top w:val="none" w:sz="0" w:space="0" w:color="auto"/>
                <w:left w:val="none" w:sz="0" w:space="0" w:color="auto"/>
                <w:bottom w:val="none" w:sz="0" w:space="0" w:color="auto"/>
                <w:right w:val="none" w:sz="0" w:space="0" w:color="auto"/>
              </w:divBdr>
            </w:div>
            <w:div w:id="1031417930">
              <w:marLeft w:val="0"/>
              <w:marRight w:val="0"/>
              <w:marTop w:val="0"/>
              <w:marBottom w:val="0"/>
              <w:divBdr>
                <w:top w:val="none" w:sz="0" w:space="0" w:color="auto"/>
                <w:left w:val="none" w:sz="0" w:space="0" w:color="auto"/>
                <w:bottom w:val="none" w:sz="0" w:space="0" w:color="auto"/>
                <w:right w:val="none" w:sz="0" w:space="0" w:color="auto"/>
              </w:divBdr>
            </w:div>
            <w:div w:id="1034843851">
              <w:marLeft w:val="0"/>
              <w:marRight w:val="0"/>
              <w:marTop w:val="0"/>
              <w:marBottom w:val="0"/>
              <w:divBdr>
                <w:top w:val="none" w:sz="0" w:space="0" w:color="auto"/>
                <w:left w:val="none" w:sz="0" w:space="0" w:color="auto"/>
                <w:bottom w:val="none" w:sz="0" w:space="0" w:color="auto"/>
                <w:right w:val="none" w:sz="0" w:space="0" w:color="auto"/>
              </w:divBdr>
            </w:div>
            <w:div w:id="1037655591">
              <w:marLeft w:val="0"/>
              <w:marRight w:val="0"/>
              <w:marTop w:val="0"/>
              <w:marBottom w:val="0"/>
              <w:divBdr>
                <w:top w:val="none" w:sz="0" w:space="0" w:color="auto"/>
                <w:left w:val="none" w:sz="0" w:space="0" w:color="auto"/>
                <w:bottom w:val="none" w:sz="0" w:space="0" w:color="auto"/>
                <w:right w:val="none" w:sz="0" w:space="0" w:color="auto"/>
              </w:divBdr>
            </w:div>
            <w:div w:id="1044719483">
              <w:marLeft w:val="0"/>
              <w:marRight w:val="0"/>
              <w:marTop w:val="0"/>
              <w:marBottom w:val="0"/>
              <w:divBdr>
                <w:top w:val="none" w:sz="0" w:space="0" w:color="auto"/>
                <w:left w:val="none" w:sz="0" w:space="0" w:color="auto"/>
                <w:bottom w:val="none" w:sz="0" w:space="0" w:color="auto"/>
                <w:right w:val="none" w:sz="0" w:space="0" w:color="auto"/>
              </w:divBdr>
            </w:div>
            <w:div w:id="1055278354">
              <w:marLeft w:val="0"/>
              <w:marRight w:val="0"/>
              <w:marTop w:val="0"/>
              <w:marBottom w:val="0"/>
              <w:divBdr>
                <w:top w:val="none" w:sz="0" w:space="0" w:color="auto"/>
                <w:left w:val="none" w:sz="0" w:space="0" w:color="auto"/>
                <w:bottom w:val="none" w:sz="0" w:space="0" w:color="auto"/>
                <w:right w:val="none" w:sz="0" w:space="0" w:color="auto"/>
              </w:divBdr>
            </w:div>
            <w:div w:id="1057050800">
              <w:marLeft w:val="0"/>
              <w:marRight w:val="0"/>
              <w:marTop w:val="0"/>
              <w:marBottom w:val="0"/>
              <w:divBdr>
                <w:top w:val="none" w:sz="0" w:space="0" w:color="auto"/>
                <w:left w:val="none" w:sz="0" w:space="0" w:color="auto"/>
                <w:bottom w:val="none" w:sz="0" w:space="0" w:color="auto"/>
                <w:right w:val="none" w:sz="0" w:space="0" w:color="auto"/>
              </w:divBdr>
            </w:div>
            <w:div w:id="1063021046">
              <w:marLeft w:val="0"/>
              <w:marRight w:val="0"/>
              <w:marTop w:val="0"/>
              <w:marBottom w:val="0"/>
              <w:divBdr>
                <w:top w:val="none" w:sz="0" w:space="0" w:color="auto"/>
                <w:left w:val="none" w:sz="0" w:space="0" w:color="auto"/>
                <w:bottom w:val="none" w:sz="0" w:space="0" w:color="auto"/>
                <w:right w:val="none" w:sz="0" w:space="0" w:color="auto"/>
              </w:divBdr>
            </w:div>
            <w:div w:id="1068570630">
              <w:marLeft w:val="0"/>
              <w:marRight w:val="0"/>
              <w:marTop w:val="0"/>
              <w:marBottom w:val="0"/>
              <w:divBdr>
                <w:top w:val="none" w:sz="0" w:space="0" w:color="auto"/>
                <w:left w:val="none" w:sz="0" w:space="0" w:color="auto"/>
                <w:bottom w:val="none" w:sz="0" w:space="0" w:color="auto"/>
                <w:right w:val="none" w:sz="0" w:space="0" w:color="auto"/>
              </w:divBdr>
            </w:div>
            <w:div w:id="1085422693">
              <w:marLeft w:val="0"/>
              <w:marRight w:val="0"/>
              <w:marTop w:val="0"/>
              <w:marBottom w:val="0"/>
              <w:divBdr>
                <w:top w:val="none" w:sz="0" w:space="0" w:color="auto"/>
                <w:left w:val="none" w:sz="0" w:space="0" w:color="auto"/>
                <w:bottom w:val="none" w:sz="0" w:space="0" w:color="auto"/>
                <w:right w:val="none" w:sz="0" w:space="0" w:color="auto"/>
              </w:divBdr>
            </w:div>
            <w:div w:id="1098519596">
              <w:marLeft w:val="0"/>
              <w:marRight w:val="0"/>
              <w:marTop w:val="0"/>
              <w:marBottom w:val="0"/>
              <w:divBdr>
                <w:top w:val="none" w:sz="0" w:space="0" w:color="auto"/>
                <w:left w:val="none" w:sz="0" w:space="0" w:color="auto"/>
                <w:bottom w:val="none" w:sz="0" w:space="0" w:color="auto"/>
                <w:right w:val="none" w:sz="0" w:space="0" w:color="auto"/>
              </w:divBdr>
            </w:div>
            <w:div w:id="1100176402">
              <w:marLeft w:val="0"/>
              <w:marRight w:val="0"/>
              <w:marTop w:val="0"/>
              <w:marBottom w:val="0"/>
              <w:divBdr>
                <w:top w:val="none" w:sz="0" w:space="0" w:color="auto"/>
                <w:left w:val="none" w:sz="0" w:space="0" w:color="auto"/>
                <w:bottom w:val="none" w:sz="0" w:space="0" w:color="auto"/>
                <w:right w:val="none" w:sz="0" w:space="0" w:color="auto"/>
              </w:divBdr>
            </w:div>
            <w:div w:id="1104379853">
              <w:marLeft w:val="0"/>
              <w:marRight w:val="0"/>
              <w:marTop w:val="0"/>
              <w:marBottom w:val="0"/>
              <w:divBdr>
                <w:top w:val="none" w:sz="0" w:space="0" w:color="auto"/>
                <w:left w:val="none" w:sz="0" w:space="0" w:color="auto"/>
                <w:bottom w:val="none" w:sz="0" w:space="0" w:color="auto"/>
                <w:right w:val="none" w:sz="0" w:space="0" w:color="auto"/>
              </w:divBdr>
            </w:div>
            <w:div w:id="1110004489">
              <w:marLeft w:val="0"/>
              <w:marRight w:val="0"/>
              <w:marTop w:val="0"/>
              <w:marBottom w:val="0"/>
              <w:divBdr>
                <w:top w:val="none" w:sz="0" w:space="0" w:color="auto"/>
                <w:left w:val="none" w:sz="0" w:space="0" w:color="auto"/>
                <w:bottom w:val="none" w:sz="0" w:space="0" w:color="auto"/>
                <w:right w:val="none" w:sz="0" w:space="0" w:color="auto"/>
              </w:divBdr>
            </w:div>
            <w:div w:id="1111167361">
              <w:marLeft w:val="0"/>
              <w:marRight w:val="0"/>
              <w:marTop w:val="0"/>
              <w:marBottom w:val="0"/>
              <w:divBdr>
                <w:top w:val="none" w:sz="0" w:space="0" w:color="auto"/>
                <w:left w:val="none" w:sz="0" w:space="0" w:color="auto"/>
                <w:bottom w:val="none" w:sz="0" w:space="0" w:color="auto"/>
                <w:right w:val="none" w:sz="0" w:space="0" w:color="auto"/>
              </w:divBdr>
            </w:div>
            <w:div w:id="1113784795">
              <w:marLeft w:val="0"/>
              <w:marRight w:val="0"/>
              <w:marTop w:val="0"/>
              <w:marBottom w:val="0"/>
              <w:divBdr>
                <w:top w:val="none" w:sz="0" w:space="0" w:color="auto"/>
                <w:left w:val="none" w:sz="0" w:space="0" w:color="auto"/>
                <w:bottom w:val="none" w:sz="0" w:space="0" w:color="auto"/>
                <w:right w:val="none" w:sz="0" w:space="0" w:color="auto"/>
              </w:divBdr>
            </w:div>
            <w:div w:id="1126393683">
              <w:marLeft w:val="0"/>
              <w:marRight w:val="0"/>
              <w:marTop w:val="0"/>
              <w:marBottom w:val="0"/>
              <w:divBdr>
                <w:top w:val="none" w:sz="0" w:space="0" w:color="auto"/>
                <w:left w:val="none" w:sz="0" w:space="0" w:color="auto"/>
                <w:bottom w:val="none" w:sz="0" w:space="0" w:color="auto"/>
                <w:right w:val="none" w:sz="0" w:space="0" w:color="auto"/>
              </w:divBdr>
            </w:div>
            <w:div w:id="1132214727">
              <w:marLeft w:val="0"/>
              <w:marRight w:val="0"/>
              <w:marTop w:val="0"/>
              <w:marBottom w:val="0"/>
              <w:divBdr>
                <w:top w:val="none" w:sz="0" w:space="0" w:color="auto"/>
                <w:left w:val="none" w:sz="0" w:space="0" w:color="auto"/>
                <w:bottom w:val="none" w:sz="0" w:space="0" w:color="auto"/>
                <w:right w:val="none" w:sz="0" w:space="0" w:color="auto"/>
              </w:divBdr>
            </w:div>
            <w:div w:id="1135831912">
              <w:marLeft w:val="0"/>
              <w:marRight w:val="0"/>
              <w:marTop w:val="0"/>
              <w:marBottom w:val="0"/>
              <w:divBdr>
                <w:top w:val="none" w:sz="0" w:space="0" w:color="auto"/>
                <w:left w:val="none" w:sz="0" w:space="0" w:color="auto"/>
                <w:bottom w:val="none" w:sz="0" w:space="0" w:color="auto"/>
                <w:right w:val="none" w:sz="0" w:space="0" w:color="auto"/>
              </w:divBdr>
            </w:div>
            <w:div w:id="1147821978">
              <w:marLeft w:val="0"/>
              <w:marRight w:val="0"/>
              <w:marTop w:val="0"/>
              <w:marBottom w:val="0"/>
              <w:divBdr>
                <w:top w:val="none" w:sz="0" w:space="0" w:color="auto"/>
                <w:left w:val="none" w:sz="0" w:space="0" w:color="auto"/>
                <w:bottom w:val="none" w:sz="0" w:space="0" w:color="auto"/>
                <w:right w:val="none" w:sz="0" w:space="0" w:color="auto"/>
              </w:divBdr>
            </w:div>
            <w:div w:id="1151480744">
              <w:marLeft w:val="0"/>
              <w:marRight w:val="0"/>
              <w:marTop w:val="0"/>
              <w:marBottom w:val="0"/>
              <w:divBdr>
                <w:top w:val="none" w:sz="0" w:space="0" w:color="auto"/>
                <w:left w:val="none" w:sz="0" w:space="0" w:color="auto"/>
                <w:bottom w:val="none" w:sz="0" w:space="0" w:color="auto"/>
                <w:right w:val="none" w:sz="0" w:space="0" w:color="auto"/>
              </w:divBdr>
            </w:div>
            <w:div w:id="1154178978">
              <w:marLeft w:val="0"/>
              <w:marRight w:val="0"/>
              <w:marTop w:val="0"/>
              <w:marBottom w:val="0"/>
              <w:divBdr>
                <w:top w:val="none" w:sz="0" w:space="0" w:color="auto"/>
                <w:left w:val="none" w:sz="0" w:space="0" w:color="auto"/>
                <w:bottom w:val="none" w:sz="0" w:space="0" w:color="auto"/>
                <w:right w:val="none" w:sz="0" w:space="0" w:color="auto"/>
              </w:divBdr>
            </w:div>
            <w:div w:id="1166171123">
              <w:marLeft w:val="0"/>
              <w:marRight w:val="0"/>
              <w:marTop w:val="0"/>
              <w:marBottom w:val="0"/>
              <w:divBdr>
                <w:top w:val="none" w:sz="0" w:space="0" w:color="auto"/>
                <w:left w:val="none" w:sz="0" w:space="0" w:color="auto"/>
                <w:bottom w:val="none" w:sz="0" w:space="0" w:color="auto"/>
                <w:right w:val="none" w:sz="0" w:space="0" w:color="auto"/>
              </w:divBdr>
            </w:div>
            <w:div w:id="1167986156">
              <w:marLeft w:val="0"/>
              <w:marRight w:val="0"/>
              <w:marTop w:val="0"/>
              <w:marBottom w:val="0"/>
              <w:divBdr>
                <w:top w:val="none" w:sz="0" w:space="0" w:color="auto"/>
                <w:left w:val="none" w:sz="0" w:space="0" w:color="auto"/>
                <w:bottom w:val="none" w:sz="0" w:space="0" w:color="auto"/>
                <w:right w:val="none" w:sz="0" w:space="0" w:color="auto"/>
              </w:divBdr>
            </w:div>
            <w:div w:id="1172721379">
              <w:marLeft w:val="0"/>
              <w:marRight w:val="0"/>
              <w:marTop w:val="0"/>
              <w:marBottom w:val="0"/>
              <w:divBdr>
                <w:top w:val="none" w:sz="0" w:space="0" w:color="auto"/>
                <w:left w:val="none" w:sz="0" w:space="0" w:color="auto"/>
                <w:bottom w:val="none" w:sz="0" w:space="0" w:color="auto"/>
                <w:right w:val="none" w:sz="0" w:space="0" w:color="auto"/>
              </w:divBdr>
            </w:div>
            <w:div w:id="1188838499">
              <w:marLeft w:val="0"/>
              <w:marRight w:val="0"/>
              <w:marTop w:val="0"/>
              <w:marBottom w:val="0"/>
              <w:divBdr>
                <w:top w:val="none" w:sz="0" w:space="0" w:color="auto"/>
                <w:left w:val="none" w:sz="0" w:space="0" w:color="auto"/>
                <w:bottom w:val="none" w:sz="0" w:space="0" w:color="auto"/>
                <w:right w:val="none" w:sz="0" w:space="0" w:color="auto"/>
              </w:divBdr>
            </w:div>
            <w:div w:id="1189566387">
              <w:marLeft w:val="0"/>
              <w:marRight w:val="0"/>
              <w:marTop w:val="0"/>
              <w:marBottom w:val="0"/>
              <w:divBdr>
                <w:top w:val="none" w:sz="0" w:space="0" w:color="auto"/>
                <w:left w:val="none" w:sz="0" w:space="0" w:color="auto"/>
                <w:bottom w:val="none" w:sz="0" w:space="0" w:color="auto"/>
                <w:right w:val="none" w:sz="0" w:space="0" w:color="auto"/>
              </w:divBdr>
            </w:div>
            <w:div w:id="1195995331">
              <w:marLeft w:val="0"/>
              <w:marRight w:val="0"/>
              <w:marTop w:val="0"/>
              <w:marBottom w:val="0"/>
              <w:divBdr>
                <w:top w:val="none" w:sz="0" w:space="0" w:color="auto"/>
                <w:left w:val="none" w:sz="0" w:space="0" w:color="auto"/>
                <w:bottom w:val="none" w:sz="0" w:space="0" w:color="auto"/>
                <w:right w:val="none" w:sz="0" w:space="0" w:color="auto"/>
              </w:divBdr>
            </w:div>
            <w:div w:id="1196456155">
              <w:marLeft w:val="0"/>
              <w:marRight w:val="0"/>
              <w:marTop w:val="0"/>
              <w:marBottom w:val="0"/>
              <w:divBdr>
                <w:top w:val="none" w:sz="0" w:space="0" w:color="auto"/>
                <w:left w:val="none" w:sz="0" w:space="0" w:color="auto"/>
                <w:bottom w:val="none" w:sz="0" w:space="0" w:color="auto"/>
                <w:right w:val="none" w:sz="0" w:space="0" w:color="auto"/>
              </w:divBdr>
            </w:div>
            <w:div w:id="1208563494">
              <w:marLeft w:val="0"/>
              <w:marRight w:val="0"/>
              <w:marTop w:val="0"/>
              <w:marBottom w:val="0"/>
              <w:divBdr>
                <w:top w:val="none" w:sz="0" w:space="0" w:color="auto"/>
                <w:left w:val="none" w:sz="0" w:space="0" w:color="auto"/>
                <w:bottom w:val="none" w:sz="0" w:space="0" w:color="auto"/>
                <w:right w:val="none" w:sz="0" w:space="0" w:color="auto"/>
              </w:divBdr>
            </w:div>
            <w:div w:id="1213496682">
              <w:marLeft w:val="0"/>
              <w:marRight w:val="0"/>
              <w:marTop w:val="0"/>
              <w:marBottom w:val="0"/>
              <w:divBdr>
                <w:top w:val="none" w:sz="0" w:space="0" w:color="auto"/>
                <w:left w:val="none" w:sz="0" w:space="0" w:color="auto"/>
                <w:bottom w:val="none" w:sz="0" w:space="0" w:color="auto"/>
                <w:right w:val="none" w:sz="0" w:space="0" w:color="auto"/>
              </w:divBdr>
            </w:div>
            <w:div w:id="1214854584">
              <w:marLeft w:val="0"/>
              <w:marRight w:val="0"/>
              <w:marTop w:val="0"/>
              <w:marBottom w:val="0"/>
              <w:divBdr>
                <w:top w:val="none" w:sz="0" w:space="0" w:color="auto"/>
                <w:left w:val="none" w:sz="0" w:space="0" w:color="auto"/>
                <w:bottom w:val="none" w:sz="0" w:space="0" w:color="auto"/>
                <w:right w:val="none" w:sz="0" w:space="0" w:color="auto"/>
              </w:divBdr>
            </w:div>
            <w:div w:id="1215391095">
              <w:marLeft w:val="0"/>
              <w:marRight w:val="0"/>
              <w:marTop w:val="0"/>
              <w:marBottom w:val="0"/>
              <w:divBdr>
                <w:top w:val="none" w:sz="0" w:space="0" w:color="auto"/>
                <w:left w:val="none" w:sz="0" w:space="0" w:color="auto"/>
                <w:bottom w:val="none" w:sz="0" w:space="0" w:color="auto"/>
                <w:right w:val="none" w:sz="0" w:space="0" w:color="auto"/>
              </w:divBdr>
            </w:div>
            <w:div w:id="1218471429">
              <w:marLeft w:val="0"/>
              <w:marRight w:val="0"/>
              <w:marTop w:val="0"/>
              <w:marBottom w:val="0"/>
              <w:divBdr>
                <w:top w:val="none" w:sz="0" w:space="0" w:color="auto"/>
                <w:left w:val="none" w:sz="0" w:space="0" w:color="auto"/>
                <w:bottom w:val="none" w:sz="0" w:space="0" w:color="auto"/>
                <w:right w:val="none" w:sz="0" w:space="0" w:color="auto"/>
              </w:divBdr>
            </w:div>
            <w:div w:id="1231421985">
              <w:marLeft w:val="0"/>
              <w:marRight w:val="0"/>
              <w:marTop w:val="0"/>
              <w:marBottom w:val="0"/>
              <w:divBdr>
                <w:top w:val="none" w:sz="0" w:space="0" w:color="auto"/>
                <w:left w:val="none" w:sz="0" w:space="0" w:color="auto"/>
                <w:bottom w:val="none" w:sz="0" w:space="0" w:color="auto"/>
                <w:right w:val="none" w:sz="0" w:space="0" w:color="auto"/>
              </w:divBdr>
            </w:div>
            <w:div w:id="1257783579">
              <w:marLeft w:val="0"/>
              <w:marRight w:val="0"/>
              <w:marTop w:val="0"/>
              <w:marBottom w:val="0"/>
              <w:divBdr>
                <w:top w:val="none" w:sz="0" w:space="0" w:color="auto"/>
                <w:left w:val="none" w:sz="0" w:space="0" w:color="auto"/>
                <w:bottom w:val="none" w:sz="0" w:space="0" w:color="auto"/>
                <w:right w:val="none" w:sz="0" w:space="0" w:color="auto"/>
              </w:divBdr>
            </w:div>
            <w:div w:id="1262496357">
              <w:marLeft w:val="0"/>
              <w:marRight w:val="0"/>
              <w:marTop w:val="0"/>
              <w:marBottom w:val="0"/>
              <w:divBdr>
                <w:top w:val="none" w:sz="0" w:space="0" w:color="auto"/>
                <w:left w:val="none" w:sz="0" w:space="0" w:color="auto"/>
                <w:bottom w:val="none" w:sz="0" w:space="0" w:color="auto"/>
                <w:right w:val="none" w:sz="0" w:space="0" w:color="auto"/>
              </w:divBdr>
            </w:div>
            <w:div w:id="1264262211">
              <w:marLeft w:val="0"/>
              <w:marRight w:val="0"/>
              <w:marTop w:val="0"/>
              <w:marBottom w:val="0"/>
              <w:divBdr>
                <w:top w:val="none" w:sz="0" w:space="0" w:color="auto"/>
                <w:left w:val="none" w:sz="0" w:space="0" w:color="auto"/>
                <w:bottom w:val="none" w:sz="0" w:space="0" w:color="auto"/>
                <w:right w:val="none" w:sz="0" w:space="0" w:color="auto"/>
              </w:divBdr>
            </w:div>
            <w:div w:id="1264269544">
              <w:marLeft w:val="0"/>
              <w:marRight w:val="0"/>
              <w:marTop w:val="0"/>
              <w:marBottom w:val="0"/>
              <w:divBdr>
                <w:top w:val="none" w:sz="0" w:space="0" w:color="auto"/>
                <w:left w:val="none" w:sz="0" w:space="0" w:color="auto"/>
                <w:bottom w:val="none" w:sz="0" w:space="0" w:color="auto"/>
                <w:right w:val="none" w:sz="0" w:space="0" w:color="auto"/>
              </w:divBdr>
            </w:div>
            <w:div w:id="1264915695">
              <w:marLeft w:val="0"/>
              <w:marRight w:val="0"/>
              <w:marTop w:val="0"/>
              <w:marBottom w:val="0"/>
              <w:divBdr>
                <w:top w:val="none" w:sz="0" w:space="0" w:color="auto"/>
                <w:left w:val="none" w:sz="0" w:space="0" w:color="auto"/>
                <w:bottom w:val="none" w:sz="0" w:space="0" w:color="auto"/>
                <w:right w:val="none" w:sz="0" w:space="0" w:color="auto"/>
              </w:divBdr>
            </w:div>
            <w:div w:id="1271664564">
              <w:marLeft w:val="0"/>
              <w:marRight w:val="0"/>
              <w:marTop w:val="0"/>
              <w:marBottom w:val="0"/>
              <w:divBdr>
                <w:top w:val="none" w:sz="0" w:space="0" w:color="auto"/>
                <w:left w:val="none" w:sz="0" w:space="0" w:color="auto"/>
                <w:bottom w:val="none" w:sz="0" w:space="0" w:color="auto"/>
                <w:right w:val="none" w:sz="0" w:space="0" w:color="auto"/>
              </w:divBdr>
            </w:div>
            <w:div w:id="1281958114">
              <w:marLeft w:val="0"/>
              <w:marRight w:val="0"/>
              <w:marTop w:val="0"/>
              <w:marBottom w:val="0"/>
              <w:divBdr>
                <w:top w:val="none" w:sz="0" w:space="0" w:color="auto"/>
                <w:left w:val="none" w:sz="0" w:space="0" w:color="auto"/>
                <w:bottom w:val="none" w:sz="0" w:space="0" w:color="auto"/>
                <w:right w:val="none" w:sz="0" w:space="0" w:color="auto"/>
              </w:divBdr>
            </w:div>
            <w:div w:id="1283655625">
              <w:marLeft w:val="0"/>
              <w:marRight w:val="0"/>
              <w:marTop w:val="0"/>
              <w:marBottom w:val="0"/>
              <w:divBdr>
                <w:top w:val="none" w:sz="0" w:space="0" w:color="auto"/>
                <w:left w:val="none" w:sz="0" w:space="0" w:color="auto"/>
                <w:bottom w:val="none" w:sz="0" w:space="0" w:color="auto"/>
                <w:right w:val="none" w:sz="0" w:space="0" w:color="auto"/>
              </w:divBdr>
            </w:div>
            <w:div w:id="1287347170">
              <w:marLeft w:val="0"/>
              <w:marRight w:val="0"/>
              <w:marTop w:val="0"/>
              <w:marBottom w:val="0"/>
              <w:divBdr>
                <w:top w:val="none" w:sz="0" w:space="0" w:color="auto"/>
                <w:left w:val="none" w:sz="0" w:space="0" w:color="auto"/>
                <w:bottom w:val="none" w:sz="0" w:space="0" w:color="auto"/>
                <w:right w:val="none" w:sz="0" w:space="0" w:color="auto"/>
              </w:divBdr>
            </w:div>
            <w:div w:id="1290631298">
              <w:marLeft w:val="0"/>
              <w:marRight w:val="0"/>
              <w:marTop w:val="0"/>
              <w:marBottom w:val="0"/>
              <w:divBdr>
                <w:top w:val="none" w:sz="0" w:space="0" w:color="auto"/>
                <w:left w:val="none" w:sz="0" w:space="0" w:color="auto"/>
                <w:bottom w:val="none" w:sz="0" w:space="0" w:color="auto"/>
                <w:right w:val="none" w:sz="0" w:space="0" w:color="auto"/>
              </w:divBdr>
            </w:div>
            <w:div w:id="1293101311">
              <w:marLeft w:val="0"/>
              <w:marRight w:val="0"/>
              <w:marTop w:val="0"/>
              <w:marBottom w:val="0"/>
              <w:divBdr>
                <w:top w:val="none" w:sz="0" w:space="0" w:color="auto"/>
                <w:left w:val="none" w:sz="0" w:space="0" w:color="auto"/>
                <w:bottom w:val="none" w:sz="0" w:space="0" w:color="auto"/>
                <w:right w:val="none" w:sz="0" w:space="0" w:color="auto"/>
              </w:divBdr>
            </w:div>
            <w:div w:id="1294870135">
              <w:marLeft w:val="0"/>
              <w:marRight w:val="0"/>
              <w:marTop w:val="0"/>
              <w:marBottom w:val="0"/>
              <w:divBdr>
                <w:top w:val="none" w:sz="0" w:space="0" w:color="auto"/>
                <w:left w:val="none" w:sz="0" w:space="0" w:color="auto"/>
                <w:bottom w:val="none" w:sz="0" w:space="0" w:color="auto"/>
                <w:right w:val="none" w:sz="0" w:space="0" w:color="auto"/>
              </w:divBdr>
            </w:div>
            <w:div w:id="1297951571">
              <w:marLeft w:val="0"/>
              <w:marRight w:val="0"/>
              <w:marTop w:val="0"/>
              <w:marBottom w:val="0"/>
              <w:divBdr>
                <w:top w:val="none" w:sz="0" w:space="0" w:color="auto"/>
                <w:left w:val="none" w:sz="0" w:space="0" w:color="auto"/>
                <w:bottom w:val="none" w:sz="0" w:space="0" w:color="auto"/>
                <w:right w:val="none" w:sz="0" w:space="0" w:color="auto"/>
              </w:divBdr>
            </w:div>
            <w:div w:id="1298099740">
              <w:marLeft w:val="0"/>
              <w:marRight w:val="0"/>
              <w:marTop w:val="0"/>
              <w:marBottom w:val="0"/>
              <w:divBdr>
                <w:top w:val="none" w:sz="0" w:space="0" w:color="auto"/>
                <w:left w:val="none" w:sz="0" w:space="0" w:color="auto"/>
                <w:bottom w:val="none" w:sz="0" w:space="0" w:color="auto"/>
                <w:right w:val="none" w:sz="0" w:space="0" w:color="auto"/>
              </w:divBdr>
            </w:div>
            <w:div w:id="1299071063">
              <w:marLeft w:val="0"/>
              <w:marRight w:val="0"/>
              <w:marTop w:val="0"/>
              <w:marBottom w:val="0"/>
              <w:divBdr>
                <w:top w:val="none" w:sz="0" w:space="0" w:color="auto"/>
                <w:left w:val="none" w:sz="0" w:space="0" w:color="auto"/>
                <w:bottom w:val="none" w:sz="0" w:space="0" w:color="auto"/>
                <w:right w:val="none" w:sz="0" w:space="0" w:color="auto"/>
              </w:divBdr>
            </w:div>
            <w:div w:id="1301376432">
              <w:marLeft w:val="0"/>
              <w:marRight w:val="0"/>
              <w:marTop w:val="0"/>
              <w:marBottom w:val="0"/>
              <w:divBdr>
                <w:top w:val="none" w:sz="0" w:space="0" w:color="auto"/>
                <w:left w:val="none" w:sz="0" w:space="0" w:color="auto"/>
                <w:bottom w:val="none" w:sz="0" w:space="0" w:color="auto"/>
                <w:right w:val="none" w:sz="0" w:space="0" w:color="auto"/>
              </w:divBdr>
            </w:div>
            <w:div w:id="1302880519">
              <w:marLeft w:val="0"/>
              <w:marRight w:val="0"/>
              <w:marTop w:val="0"/>
              <w:marBottom w:val="0"/>
              <w:divBdr>
                <w:top w:val="none" w:sz="0" w:space="0" w:color="auto"/>
                <w:left w:val="none" w:sz="0" w:space="0" w:color="auto"/>
                <w:bottom w:val="none" w:sz="0" w:space="0" w:color="auto"/>
                <w:right w:val="none" w:sz="0" w:space="0" w:color="auto"/>
              </w:divBdr>
            </w:div>
            <w:div w:id="1309550415">
              <w:marLeft w:val="0"/>
              <w:marRight w:val="0"/>
              <w:marTop w:val="0"/>
              <w:marBottom w:val="0"/>
              <w:divBdr>
                <w:top w:val="none" w:sz="0" w:space="0" w:color="auto"/>
                <w:left w:val="none" w:sz="0" w:space="0" w:color="auto"/>
                <w:bottom w:val="none" w:sz="0" w:space="0" w:color="auto"/>
                <w:right w:val="none" w:sz="0" w:space="0" w:color="auto"/>
              </w:divBdr>
            </w:div>
            <w:div w:id="1311208623">
              <w:marLeft w:val="0"/>
              <w:marRight w:val="0"/>
              <w:marTop w:val="0"/>
              <w:marBottom w:val="0"/>
              <w:divBdr>
                <w:top w:val="none" w:sz="0" w:space="0" w:color="auto"/>
                <w:left w:val="none" w:sz="0" w:space="0" w:color="auto"/>
                <w:bottom w:val="none" w:sz="0" w:space="0" w:color="auto"/>
                <w:right w:val="none" w:sz="0" w:space="0" w:color="auto"/>
              </w:divBdr>
            </w:div>
            <w:div w:id="1321344941">
              <w:marLeft w:val="0"/>
              <w:marRight w:val="0"/>
              <w:marTop w:val="0"/>
              <w:marBottom w:val="0"/>
              <w:divBdr>
                <w:top w:val="none" w:sz="0" w:space="0" w:color="auto"/>
                <w:left w:val="none" w:sz="0" w:space="0" w:color="auto"/>
                <w:bottom w:val="none" w:sz="0" w:space="0" w:color="auto"/>
                <w:right w:val="none" w:sz="0" w:space="0" w:color="auto"/>
              </w:divBdr>
            </w:div>
            <w:div w:id="1334917533">
              <w:marLeft w:val="0"/>
              <w:marRight w:val="0"/>
              <w:marTop w:val="0"/>
              <w:marBottom w:val="0"/>
              <w:divBdr>
                <w:top w:val="none" w:sz="0" w:space="0" w:color="auto"/>
                <w:left w:val="none" w:sz="0" w:space="0" w:color="auto"/>
                <w:bottom w:val="none" w:sz="0" w:space="0" w:color="auto"/>
                <w:right w:val="none" w:sz="0" w:space="0" w:color="auto"/>
              </w:divBdr>
            </w:div>
            <w:div w:id="1340808802">
              <w:marLeft w:val="0"/>
              <w:marRight w:val="0"/>
              <w:marTop w:val="0"/>
              <w:marBottom w:val="0"/>
              <w:divBdr>
                <w:top w:val="none" w:sz="0" w:space="0" w:color="auto"/>
                <w:left w:val="none" w:sz="0" w:space="0" w:color="auto"/>
                <w:bottom w:val="none" w:sz="0" w:space="0" w:color="auto"/>
                <w:right w:val="none" w:sz="0" w:space="0" w:color="auto"/>
              </w:divBdr>
            </w:div>
            <w:div w:id="1342658634">
              <w:marLeft w:val="0"/>
              <w:marRight w:val="0"/>
              <w:marTop w:val="0"/>
              <w:marBottom w:val="0"/>
              <w:divBdr>
                <w:top w:val="none" w:sz="0" w:space="0" w:color="auto"/>
                <w:left w:val="none" w:sz="0" w:space="0" w:color="auto"/>
                <w:bottom w:val="none" w:sz="0" w:space="0" w:color="auto"/>
                <w:right w:val="none" w:sz="0" w:space="0" w:color="auto"/>
              </w:divBdr>
            </w:div>
            <w:div w:id="1343509272">
              <w:marLeft w:val="0"/>
              <w:marRight w:val="0"/>
              <w:marTop w:val="0"/>
              <w:marBottom w:val="0"/>
              <w:divBdr>
                <w:top w:val="none" w:sz="0" w:space="0" w:color="auto"/>
                <w:left w:val="none" w:sz="0" w:space="0" w:color="auto"/>
                <w:bottom w:val="none" w:sz="0" w:space="0" w:color="auto"/>
                <w:right w:val="none" w:sz="0" w:space="0" w:color="auto"/>
              </w:divBdr>
            </w:div>
            <w:div w:id="1344278500">
              <w:marLeft w:val="0"/>
              <w:marRight w:val="0"/>
              <w:marTop w:val="0"/>
              <w:marBottom w:val="0"/>
              <w:divBdr>
                <w:top w:val="none" w:sz="0" w:space="0" w:color="auto"/>
                <w:left w:val="none" w:sz="0" w:space="0" w:color="auto"/>
                <w:bottom w:val="none" w:sz="0" w:space="0" w:color="auto"/>
                <w:right w:val="none" w:sz="0" w:space="0" w:color="auto"/>
              </w:divBdr>
            </w:div>
            <w:div w:id="1345130028">
              <w:marLeft w:val="0"/>
              <w:marRight w:val="0"/>
              <w:marTop w:val="0"/>
              <w:marBottom w:val="0"/>
              <w:divBdr>
                <w:top w:val="none" w:sz="0" w:space="0" w:color="auto"/>
                <w:left w:val="none" w:sz="0" w:space="0" w:color="auto"/>
                <w:bottom w:val="none" w:sz="0" w:space="0" w:color="auto"/>
                <w:right w:val="none" w:sz="0" w:space="0" w:color="auto"/>
              </w:divBdr>
            </w:div>
            <w:div w:id="1346785735">
              <w:marLeft w:val="0"/>
              <w:marRight w:val="0"/>
              <w:marTop w:val="0"/>
              <w:marBottom w:val="0"/>
              <w:divBdr>
                <w:top w:val="none" w:sz="0" w:space="0" w:color="auto"/>
                <w:left w:val="none" w:sz="0" w:space="0" w:color="auto"/>
                <w:bottom w:val="none" w:sz="0" w:space="0" w:color="auto"/>
                <w:right w:val="none" w:sz="0" w:space="0" w:color="auto"/>
              </w:divBdr>
            </w:div>
            <w:div w:id="1347246753">
              <w:marLeft w:val="0"/>
              <w:marRight w:val="0"/>
              <w:marTop w:val="0"/>
              <w:marBottom w:val="0"/>
              <w:divBdr>
                <w:top w:val="none" w:sz="0" w:space="0" w:color="auto"/>
                <w:left w:val="none" w:sz="0" w:space="0" w:color="auto"/>
                <w:bottom w:val="none" w:sz="0" w:space="0" w:color="auto"/>
                <w:right w:val="none" w:sz="0" w:space="0" w:color="auto"/>
              </w:divBdr>
            </w:div>
            <w:div w:id="1348602125">
              <w:marLeft w:val="0"/>
              <w:marRight w:val="0"/>
              <w:marTop w:val="0"/>
              <w:marBottom w:val="0"/>
              <w:divBdr>
                <w:top w:val="none" w:sz="0" w:space="0" w:color="auto"/>
                <w:left w:val="none" w:sz="0" w:space="0" w:color="auto"/>
                <w:bottom w:val="none" w:sz="0" w:space="0" w:color="auto"/>
                <w:right w:val="none" w:sz="0" w:space="0" w:color="auto"/>
              </w:divBdr>
            </w:div>
            <w:div w:id="1357922519">
              <w:marLeft w:val="0"/>
              <w:marRight w:val="0"/>
              <w:marTop w:val="0"/>
              <w:marBottom w:val="0"/>
              <w:divBdr>
                <w:top w:val="none" w:sz="0" w:space="0" w:color="auto"/>
                <w:left w:val="none" w:sz="0" w:space="0" w:color="auto"/>
                <w:bottom w:val="none" w:sz="0" w:space="0" w:color="auto"/>
                <w:right w:val="none" w:sz="0" w:space="0" w:color="auto"/>
              </w:divBdr>
            </w:div>
            <w:div w:id="1366177115">
              <w:marLeft w:val="0"/>
              <w:marRight w:val="0"/>
              <w:marTop w:val="0"/>
              <w:marBottom w:val="0"/>
              <w:divBdr>
                <w:top w:val="none" w:sz="0" w:space="0" w:color="auto"/>
                <w:left w:val="none" w:sz="0" w:space="0" w:color="auto"/>
                <w:bottom w:val="none" w:sz="0" w:space="0" w:color="auto"/>
                <w:right w:val="none" w:sz="0" w:space="0" w:color="auto"/>
              </w:divBdr>
            </w:div>
            <w:div w:id="1379351913">
              <w:marLeft w:val="0"/>
              <w:marRight w:val="0"/>
              <w:marTop w:val="0"/>
              <w:marBottom w:val="0"/>
              <w:divBdr>
                <w:top w:val="none" w:sz="0" w:space="0" w:color="auto"/>
                <w:left w:val="none" w:sz="0" w:space="0" w:color="auto"/>
                <w:bottom w:val="none" w:sz="0" w:space="0" w:color="auto"/>
                <w:right w:val="none" w:sz="0" w:space="0" w:color="auto"/>
              </w:divBdr>
            </w:div>
            <w:div w:id="1390033183">
              <w:marLeft w:val="0"/>
              <w:marRight w:val="0"/>
              <w:marTop w:val="0"/>
              <w:marBottom w:val="0"/>
              <w:divBdr>
                <w:top w:val="none" w:sz="0" w:space="0" w:color="auto"/>
                <w:left w:val="none" w:sz="0" w:space="0" w:color="auto"/>
                <w:bottom w:val="none" w:sz="0" w:space="0" w:color="auto"/>
                <w:right w:val="none" w:sz="0" w:space="0" w:color="auto"/>
              </w:divBdr>
            </w:div>
            <w:div w:id="1394737866">
              <w:marLeft w:val="0"/>
              <w:marRight w:val="0"/>
              <w:marTop w:val="0"/>
              <w:marBottom w:val="0"/>
              <w:divBdr>
                <w:top w:val="none" w:sz="0" w:space="0" w:color="auto"/>
                <w:left w:val="none" w:sz="0" w:space="0" w:color="auto"/>
                <w:bottom w:val="none" w:sz="0" w:space="0" w:color="auto"/>
                <w:right w:val="none" w:sz="0" w:space="0" w:color="auto"/>
              </w:divBdr>
            </w:div>
            <w:div w:id="1395004540">
              <w:marLeft w:val="0"/>
              <w:marRight w:val="0"/>
              <w:marTop w:val="0"/>
              <w:marBottom w:val="0"/>
              <w:divBdr>
                <w:top w:val="none" w:sz="0" w:space="0" w:color="auto"/>
                <w:left w:val="none" w:sz="0" w:space="0" w:color="auto"/>
                <w:bottom w:val="none" w:sz="0" w:space="0" w:color="auto"/>
                <w:right w:val="none" w:sz="0" w:space="0" w:color="auto"/>
              </w:divBdr>
            </w:div>
            <w:div w:id="1397127577">
              <w:marLeft w:val="0"/>
              <w:marRight w:val="0"/>
              <w:marTop w:val="0"/>
              <w:marBottom w:val="0"/>
              <w:divBdr>
                <w:top w:val="none" w:sz="0" w:space="0" w:color="auto"/>
                <w:left w:val="none" w:sz="0" w:space="0" w:color="auto"/>
                <w:bottom w:val="none" w:sz="0" w:space="0" w:color="auto"/>
                <w:right w:val="none" w:sz="0" w:space="0" w:color="auto"/>
              </w:divBdr>
            </w:div>
            <w:div w:id="1399014236">
              <w:marLeft w:val="0"/>
              <w:marRight w:val="0"/>
              <w:marTop w:val="0"/>
              <w:marBottom w:val="0"/>
              <w:divBdr>
                <w:top w:val="none" w:sz="0" w:space="0" w:color="auto"/>
                <w:left w:val="none" w:sz="0" w:space="0" w:color="auto"/>
                <w:bottom w:val="none" w:sz="0" w:space="0" w:color="auto"/>
                <w:right w:val="none" w:sz="0" w:space="0" w:color="auto"/>
              </w:divBdr>
            </w:div>
            <w:div w:id="1405300897">
              <w:marLeft w:val="0"/>
              <w:marRight w:val="0"/>
              <w:marTop w:val="0"/>
              <w:marBottom w:val="0"/>
              <w:divBdr>
                <w:top w:val="none" w:sz="0" w:space="0" w:color="auto"/>
                <w:left w:val="none" w:sz="0" w:space="0" w:color="auto"/>
                <w:bottom w:val="none" w:sz="0" w:space="0" w:color="auto"/>
                <w:right w:val="none" w:sz="0" w:space="0" w:color="auto"/>
              </w:divBdr>
            </w:div>
            <w:div w:id="1405566682">
              <w:marLeft w:val="0"/>
              <w:marRight w:val="0"/>
              <w:marTop w:val="0"/>
              <w:marBottom w:val="0"/>
              <w:divBdr>
                <w:top w:val="none" w:sz="0" w:space="0" w:color="auto"/>
                <w:left w:val="none" w:sz="0" w:space="0" w:color="auto"/>
                <w:bottom w:val="none" w:sz="0" w:space="0" w:color="auto"/>
                <w:right w:val="none" w:sz="0" w:space="0" w:color="auto"/>
              </w:divBdr>
            </w:div>
            <w:div w:id="1409304551">
              <w:marLeft w:val="0"/>
              <w:marRight w:val="0"/>
              <w:marTop w:val="0"/>
              <w:marBottom w:val="0"/>
              <w:divBdr>
                <w:top w:val="none" w:sz="0" w:space="0" w:color="auto"/>
                <w:left w:val="none" w:sz="0" w:space="0" w:color="auto"/>
                <w:bottom w:val="none" w:sz="0" w:space="0" w:color="auto"/>
                <w:right w:val="none" w:sz="0" w:space="0" w:color="auto"/>
              </w:divBdr>
            </w:div>
            <w:div w:id="1414163298">
              <w:marLeft w:val="0"/>
              <w:marRight w:val="0"/>
              <w:marTop w:val="0"/>
              <w:marBottom w:val="0"/>
              <w:divBdr>
                <w:top w:val="none" w:sz="0" w:space="0" w:color="auto"/>
                <w:left w:val="none" w:sz="0" w:space="0" w:color="auto"/>
                <w:bottom w:val="none" w:sz="0" w:space="0" w:color="auto"/>
                <w:right w:val="none" w:sz="0" w:space="0" w:color="auto"/>
              </w:divBdr>
            </w:div>
            <w:div w:id="1415081631">
              <w:marLeft w:val="0"/>
              <w:marRight w:val="0"/>
              <w:marTop w:val="0"/>
              <w:marBottom w:val="0"/>
              <w:divBdr>
                <w:top w:val="none" w:sz="0" w:space="0" w:color="auto"/>
                <w:left w:val="none" w:sz="0" w:space="0" w:color="auto"/>
                <w:bottom w:val="none" w:sz="0" w:space="0" w:color="auto"/>
                <w:right w:val="none" w:sz="0" w:space="0" w:color="auto"/>
              </w:divBdr>
            </w:div>
            <w:div w:id="1418938653">
              <w:marLeft w:val="0"/>
              <w:marRight w:val="0"/>
              <w:marTop w:val="0"/>
              <w:marBottom w:val="0"/>
              <w:divBdr>
                <w:top w:val="none" w:sz="0" w:space="0" w:color="auto"/>
                <w:left w:val="none" w:sz="0" w:space="0" w:color="auto"/>
                <w:bottom w:val="none" w:sz="0" w:space="0" w:color="auto"/>
                <w:right w:val="none" w:sz="0" w:space="0" w:color="auto"/>
              </w:divBdr>
            </w:div>
            <w:div w:id="1441492320">
              <w:marLeft w:val="0"/>
              <w:marRight w:val="0"/>
              <w:marTop w:val="0"/>
              <w:marBottom w:val="0"/>
              <w:divBdr>
                <w:top w:val="none" w:sz="0" w:space="0" w:color="auto"/>
                <w:left w:val="none" w:sz="0" w:space="0" w:color="auto"/>
                <w:bottom w:val="none" w:sz="0" w:space="0" w:color="auto"/>
                <w:right w:val="none" w:sz="0" w:space="0" w:color="auto"/>
              </w:divBdr>
            </w:div>
            <w:div w:id="1451049820">
              <w:marLeft w:val="0"/>
              <w:marRight w:val="0"/>
              <w:marTop w:val="0"/>
              <w:marBottom w:val="0"/>
              <w:divBdr>
                <w:top w:val="none" w:sz="0" w:space="0" w:color="auto"/>
                <w:left w:val="none" w:sz="0" w:space="0" w:color="auto"/>
                <w:bottom w:val="none" w:sz="0" w:space="0" w:color="auto"/>
                <w:right w:val="none" w:sz="0" w:space="0" w:color="auto"/>
              </w:divBdr>
            </w:div>
            <w:div w:id="1456632959">
              <w:marLeft w:val="0"/>
              <w:marRight w:val="0"/>
              <w:marTop w:val="0"/>
              <w:marBottom w:val="0"/>
              <w:divBdr>
                <w:top w:val="none" w:sz="0" w:space="0" w:color="auto"/>
                <w:left w:val="none" w:sz="0" w:space="0" w:color="auto"/>
                <w:bottom w:val="none" w:sz="0" w:space="0" w:color="auto"/>
                <w:right w:val="none" w:sz="0" w:space="0" w:color="auto"/>
              </w:divBdr>
            </w:div>
            <w:div w:id="1459838970">
              <w:marLeft w:val="0"/>
              <w:marRight w:val="0"/>
              <w:marTop w:val="0"/>
              <w:marBottom w:val="0"/>
              <w:divBdr>
                <w:top w:val="none" w:sz="0" w:space="0" w:color="auto"/>
                <w:left w:val="none" w:sz="0" w:space="0" w:color="auto"/>
                <w:bottom w:val="none" w:sz="0" w:space="0" w:color="auto"/>
                <w:right w:val="none" w:sz="0" w:space="0" w:color="auto"/>
              </w:divBdr>
            </w:div>
            <w:div w:id="1464273115">
              <w:marLeft w:val="0"/>
              <w:marRight w:val="0"/>
              <w:marTop w:val="0"/>
              <w:marBottom w:val="0"/>
              <w:divBdr>
                <w:top w:val="none" w:sz="0" w:space="0" w:color="auto"/>
                <w:left w:val="none" w:sz="0" w:space="0" w:color="auto"/>
                <w:bottom w:val="none" w:sz="0" w:space="0" w:color="auto"/>
                <w:right w:val="none" w:sz="0" w:space="0" w:color="auto"/>
              </w:divBdr>
            </w:div>
            <w:div w:id="1466504619">
              <w:marLeft w:val="0"/>
              <w:marRight w:val="0"/>
              <w:marTop w:val="0"/>
              <w:marBottom w:val="0"/>
              <w:divBdr>
                <w:top w:val="none" w:sz="0" w:space="0" w:color="auto"/>
                <w:left w:val="none" w:sz="0" w:space="0" w:color="auto"/>
                <w:bottom w:val="none" w:sz="0" w:space="0" w:color="auto"/>
                <w:right w:val="none" w:sz="0" w:space="0" w:color="auto"/>
              </w:divBdr>
            </w:div>
            <w:div w:id="1472093495">
              <w:marLeft w:val="0"/>
              <w:marRight w:val="0"/>
              <w:marTop w:val="0"/>
              <w:marBottom w:val="0"/>
              <w:divBdr>
                <w:top w:val="none" w:sz="0" w:space="0" w:color="auto"/>
                <w:left w:val="none" w:sz="0" w:space="0" w:color="auto"/>
                <w:bottom w:val="none" w:sz="0" w:space="0" w:color="auto"/>
                <w:right w:val="none" w:sz="0" w:space="0" w:color="auto"/>
              </w:divBdr>
            </w:div>
            <w:div w:id="1480852105">
              <w:marLeft w:val="0"/>
              <w:marRight w:val="0"/>
              <w:marTop w:val="0"/>
              <w:marBottom w:val="0"/>
              <w:divBdr>
                <w:top w:val="none" w:sz="0" w:space="0" w:color="auto"/>
                <w:left w:val="none" w:sz="0" w:space="0" w:color="auto"/>
                <w:bottom w:val="none" w:sz="0" w:space="0" w:color="auto"/>
                <w:right w:val="none" w:sz="0" w:space="0" w:color="auto"/>
              </w:divBdr>
            </w:div>
            <w:div w:id="1482306000">
              <w:marLeft w:val="0"/>
              <w:marRight w:val="0"/>
              <w:marTop w:val="0"/>
              <w:marBottom w:val="0"/>
              <w:divBdr>
                <w:top w:val="none" w:sz="0" w:space="0" w:color="auto"/>
                <w:left w:val="none" w:sz="0" w:space="0" w:color="auto"/>
                <w:bottom w:val="none" w:sz="0" w:space="0" w:color="auto"/>
                <w:right w:val="none" w:sz="0" w:space="0" w:color="auto"/>
              </w:divBdr>
            </w:div>
            <w:div w:id="1485006336">
              <w:marLeft w:val="0"/>
              <w:marRight w:val="0"/>
              <w:marTop w:val="0"/>
              <w:marBottom w:val="0"/>
              <w:divBdr>
                <w:top w:val="none" w:sz="0" w:space="0" w:color="auto"/>
                <w:left w:val="none" w:sz="0" w:space="0" w:color="auto"/>
                <w:bottom w:val="none" w:sz="0" w:space="0" w:color="auto"/>
                <w:right w:val="none" w:sz="0" w:space="0" w:color="auto"/>
              </w:divBdr>
            </w:div>
            <w:div w:id="1500776666">
              <w:marLeft w:val="0"/>
              <w:marRight w:val="0"/>
              <w:marTop w:val="0"/>
              <w:marBottom w:val="0"/>
              <w:divBdr>
                <w:top w:val="none" w:sz="0" w:space="0" w:color="auto"/>
                <w:left w:val="none" w:sz="0" w:space="0" w:color="auto"/>
                <w:bottom w:val="none" w:sz="0" w:space="0" w:color="auto"/>
                <w:right w:val="none" w:sz="0" w:space="0" w:color="auto"/>
              </w:divBdr>
            </w:div>
            <w:div w:id="1503593612">
              <w:marLeft w:val="0"/>
              <w:marRight w:val="0"/>
              <w:marTop w:val="0"/>
              <w:marBottom w:val="0"/>
              <w:divBdr>
                <w:top w:val="none" w:sz="0" w:space="0" w:color="auto"/>
                <w:left w:val="none" w:sz="0" w:space="0" w:color="auto"/>
                <w:bottom w:val="none" w:sz="0" w:space="0" w:color="auto"/>
                <w:right w:val="none" w:sz="0" w:space="0" w:color="auto"/>
              </w:divBdr>
            </w:div>
            <w:div w:id="1513108027">
              <w:marLeft w:val="0"/>
              <w:marRight w:val="0"/>
              <w:marTop w:val="0"/>
              <w:marBottom w:val="0"/>
              <w:divBdr>
                <w:top w:val="none" w:sz="0" w:space="0" w:color="auto"/>
                <w:left w:val="none" w:sz="0" w:space="0" w:color="auto"/>
                <w:bottom w:val="none" w:sz="0" w:space="0" w:color="auto"/>
                <w:right w:val="none" w:sz="0" w:space="0" w:color="auto"/>
              </w:divBdr>
            </w:div>
            <w:div w:id="1544712767">
              <w:marLeft w:val="0"/>
              <w:marRight w:val="0"/>
              <w:marTop w:val="0"/>
              <w:marBottom w:val="0"/>
              <w:divBdr>
                <w:top w:val="none" w:sz="0" w:space="0" w:color="auto"/>
                <w:left w:val="none" w:sz="0" w:space="0" w:color="auto"/>
                <w:bottom w:val="none" w:sz="0" w:space="0" w:color="auto"/>
                <w:right w:val="none" w:sz="0" w:space="0" w:color="auto"/>
              </w:divBdr>
            </w:div>
            <w:div w:id="1557625869">
              <w:marLeft w:val="0"/>
              <w:marRight w:val="0"/>
              <w:marTop w:val="0"/>
              <w:marBottom w:val="0"/>
              <w:divBdr>
                <w:top w:val="none" w:sz="0" w:space="0" w:color="auto"/>
                <w:left w:val="none" w:sz="0" w:space="0" w:color="auto"/>
                <w:bottom w:val="none" w:sz="0" w:space="0" w:color="auto"/>
                <w:right w:val="none" w:sz="0" w:space="0" w:color="auto"/>
              </w:divBdr>
            </w:div>
            <w:div w:id="1589730807">
              <w:marLeft w:val="0"/>
              <w:marRight w:val="0"/>
              <w:marTop w:val="0"/>
              <w:marBottom w:val="0"/>
              <w:divBdr>
                <w:top w:val="none" w:sz="0" w:space="0" w:color="auto"/>
                <w:left w:val="none" w:sz="0" w:space="0" w:color="auto"/>
                <w:bottom w:val="none" w:sz="0" w:space="0" w:color="auto"/>
                <w:right w:val="none" w:sz="0" w:space="0" w:color="auto"/>
              </w:divBdr>
            </w:div>
            <w:div w:id="1604260477">
              <w:marLeft w:val="0"/>
              <w:marRight w:val="0"/>
              <w:marTop w:val="0"/>
              <w:marBottom w:val="0"/>
              <w:divBdr>
                <w:top w:val="none" w:sz="0" w:space="0" w:color="auto"/>
                <w:left w:val="none" w:sz="0" w:space="0" w:color="auto"/>
                <w:bottom w:val="none" w:sz="0" w:space="0" w:color="auto"/>
                <w:right w:val="none" w:sz="0" w:space="0" w:color="auto"/>
              </w:divBdr>
            </w:div>
            <w:div w:id="1624993427">
              <w:marLeft w:val="0"/>
              <w:marRight w:val="0"/>
              <w:marTop w:val="0"/>
              <w:marBottom w:val="0"/>
              <w:divBdr>
                <w:top w:val="none" w:sz="0" w:space="0" w:color="auto"/>
                <w:left w:val="none" w:sz="0" w:space="0" w:color="auto"/>
                <w:bottom w:val="none" w:sz="0" w:space="0" w:color="auto"/>
                <w:right w:val="none" w:sz="0" w:space="0" w:color="auto"/>
              </w:divBdr>
            </w:div>
            <w:div w:id="1625386246">
              <w:marLeft w:val="0"/>
              <w:marRight w:val="0"/>
              <w:marTop w:val="0"/>
              <w:marBottom w:val="0"/>
              <w:divBdr>
                <w:top w:val="none" w:sz="0" w:space="0" w:color="auto"/>
                <w:left w:val="none" w:sz="0" w:space="0" w:color="auto"/>
                <w:bottom w:val="none" w:sz="0" w:space="0" w:color="auto"/>
                <w:right w:val="none" w:sz="0" w:space="0" w:color="auto"/>
              </w:divBdr>
            </w:div>
            <w:div w:id="1643383019">
              <w:marLeft w:val="0"/>
              <w:marRight w:val="0"/>
              <w:marTop w:val="0"/>
              <w:marBottom w:val="0"/>
              <w:divBdr>
                <w:top w:val="none" w:sz="0" w:space="0" w:color="auto"/>
                <w:left w:val="none" w:sz="0" w:space="0" w:color="auto"/>
                <w:bottom w:val="none" w:sz="0" w:space="0" w:color="auto"/>
                <w:right w:val="none" w:sz="0" w:space="0" w:color="auto"/>
              </w:divBdr>
            </w:div>
            <w:div w:id="1655140250">
              <w:marLeft w:val="0"/>
              <w:marRight w:val="0"/>
              <w:marTop w:val="0"/>
              <w:marBottom w:val="0"/>
              <w:divBdr>
                <w:top w:val="none" w:sz="0" w:space="0" w:color="auto"/>
                <w:left w:val="none" w:sz="0" w:space="0" w:color="auto"/>
                <w:bottom w:val="none" w:sz="0" w:space="0" w:color="auto"/>
                <w:right w:val="none" w:sz="0" w:space="0" w:color="auto"/>
              </w:divBdr>
            </w:div>
            <w:div w:id="1672485386">
              <w:marLeft w:val="0"/>
              <w:marRight w:val="0"/>
              <w:marTop w:val="0"/>
              <w:marBottom w:val="0"/>
              <w:divBdr>
                <w:top w:val="none" w:sz="0" w:space="0" w:color="auto"/>
                <w:left w:val="none" w:sz="0" w:space="0" w:color="auto"/>
                <w:bottom w:val="none" w:sz="0" w:space="0" w:color="auto"/>
                <w:right w:val="none" w:sz="0" w:space="0" w:color="auto"/>
              </w:divBdr>
            </w:div>
            <w:div w:id="1676493443">
              <w:marLeft w:val="0"/>
              <w:marRight w:val="0"/>
              <w:marTop w:val="0"/>
              <w:marBottom w:val="0"/>
              <w:divBdr>
                <w:top w:val="none" w:sz="0" w:space="0" w:color="auto"/>
                <w:left w:val="none" w:sz="0" w:space="0" w:color="auto"/>
                <w:bottom w:val="none" w:sz="0" w:space="0" w:color="auto"/>
                <w:right w:val="none" w:sz="0" w:space="0" w:color="auto"/>
              </w:divBdr>
            </w:div>
            <w:div w:id="1686635329">
              <w:marLeft w:val="0"/>
              <w:marRight w:val="0"/>
              <w:marTop w:val="0"/>
              <w:marBottom w:val="0"/>
              <w:divBdr>
                <w:top w:val="none" w:sz="0" w:space="0" w:color="auto"/>
                <w:left w:val="none" w:sz="0" w:space="0" w:color="auto"/>
                <w:bottom w:val="none" w:sz="0" w:space="0" w:color="auto"/>
                <w:right w:val="none" w:sz="0" w:space="0" w:color="auto"/>
              </w:divBdr>
            </w:div>
            <w:div w:id="1689065365">
              <w:marLeft w:val="0"/>
              <w:marRight w:val="0"/>
              <w:marTop w:val="0"/>
              <w:marBottom w:val="0"/>
              <w:divBdr>
                <w:top w:val="none" w:sz="0" w:space="0" w:color="auto"/>
                <w:left w:val="none" w:sz="0" w:space="0" w:color="auto"/>
                <w:bottom w:val="none" w:sz="0" w:space="0" w:color="auto"/>
                <w:right w:val="none" w:sz="0" w:space="0" w:color="auto"/>
              </w:divBdr>
            </w:div>
            <w:div w:id="1695035212">
              <w:marLeft w:val="0"/>
              <w:marRight w:val="0"/>
              <w:marTop w:val="0"/>
              <w:marBottom w:val="0"/>
              <w:divBdr>
                <w:top w:val="none" w:sz="0" w:space="0" w:color="auto"/>
                <w:left w:val="none" w:sz="0" w:space="0" w:color="auto"/>
                <w:bottom w:val="none" w:sz="0" w:space="0" w:color="auto"/>
                <w:right w:val="none" w:sz="0" w:space="0" w:color="auto"/>
              </w:divBdr>
            </w:div>
            <w:div w:id="1702851808">
              <w:marLeft w:val="0"/>
              <w:marRight w:val="0"/>
              <w:marTop w:val="0"/>
              <w:marBottom w:val="0"/>
              <w:divBdr>
                <w:top w:val="none" w:sz="0" w:space="0" w:color="auto"/>
                <w:left w:val="none" w:sz="0" w:space="0" w:color="auto"/>
                <w:bottom w:val="none" w:sz="0" w:space="0" w:color="auto"/>
                <w:right w:val="none" w:sz="0" w:space="0" w:color="auto"/>
              </w:divBdr>
            </w:div>
            <w:div w:id="1704162405">
              <w:marLeft w:val="0"/>
              <w:marRight w:val="0"/>
              <w:marTop w:val="0"/>
              <w:marBottom w:val="0"/>
              <w:divBdr>
                <w:top w:val="none" w:sz="0" w:space="0" w:color="auto"/>
                <w:left w:val="none" w:sz="0" w:space="0" w:color="auto"/>
                <w:bottom w:val="none" w:sz="0" w:space="0" w:color="auto"/>
                <w:right w:val="none" w:sz="0" w:space="0" w:color="auto"/>
              </w:divBdr>
            </w:div>
            <w:div w:id="1704164884">
              <w:marLeft w:val="0"/>
              <w:marRight w:val="0"/>
              <w:marTop w:val="0"/>
              <w:marBottom w:val="0"/>
              <w:divBdr>
                <w:top w:val="none" w:sz="0" w:space="0" w:color="auto"/>
                <w:left w:val="none" w:sz="0" w:space="0" w:color="auto"/>
                <w:bottom w:val="none" w:sz="0" w:space="0" w:color="auto"/>
                <w:right w:val="none" w:sz="0" w:space="0" w:color="auto"/>
              </w:divBdr>
            </w:div>
            <w:div w:id="1715695048">
              <w:marLeft w:val="0"/>
              <w:marRight w:val="0"/>
              <w:marTop w:val="0"/>
              <w:marBottom w:val="0"/>
              <w:divBdr>
                <w:top w:val="none" w:sz="0" w:space="0" w:color="auto"/>
                <w:left w:val="none" w:sz="0" w:space="0" w:color="auto"/>
                <w:bottom w:val="none" w:sz="0" w:space="0" w:color="auto"/>
                <w:right w:val="none" w:sz="0" w:space="0" w:color="auto"/>
              </w:divBdr>
            </w:div>
            <w:div w:id="1718431017">
              <w:marLeft w:val="0"/>
              <w:marRight w:val="0"/>
              <w:marTop w:val="0"/>
              <w:marBottom w:val="0"/>
              <w:divBdr>
                <w:top w:val="none" w:sz="0" w:space="0" w:color="auto"/>
                <w:left w:val="none" w:sz="0" w:space="0" w:color="auto"/>
                <w:bottom w:val="none" w:sz="0" w:space="0" w:color="auto"/>
                <w:right w:val="none" w:sz="0" w:space="0" w:color="auto"/>
              </w:divBdr>
            </w:div>
            <w:div w:id="1718504281">
              <w:marLeft w:val="0"/>
              <w:marRight w:val="0"/>
              <w:marTop w:val="0"/>
              <w:marBottom w:val="0"/>
              <w:divBdr>
                <w:top w:val="none" w:sz="0" w:space="0" w:color="auto"/>
                <w:left w:val="none" w:sz="0" w:space="0" w:color="auto"/>
                <w:bottom w:val="none" w:sz="0" w:space="0" w:color="auto"/>
                <w:right w:val="none" w:sz="0" w:space="0" w:color="auto"/>
              </w:divBdr>
            </w:div>
            <w:div w:id="1727532809">
              <w:marLeft w:val="0"/>
              <w:marRight w:val="0"/>
              <w:marTop w:val="0"/>
              <w:marBottom w:val="0"/>
              <w:divBdr>
                <w:top w:val="none" w:sz="0" w:space="0" w:color="auto"/>
                <w:left w:val="none" w:sz="0" w:space="0" w:color="auto"/>
                <w:bottom w:val="none" w:sz="0" w:space="0" w:color="auto"/>
                <w:right w:val="none" w:sz="0" w:space="0" w:color="auto"/>
              </w:divBdr>
            </w:div>
            <w:div w:id="1747262831">
              <w:marLeft w:val="0"/>
              <w:marRight w:val="0"/>
              <w:marTop w:val="0"/>
              <w:marBottom w:val="0"/>
              <w:divBdr>
                <w:top w:val="none" w:sz="0" w:space="0" w:color="auto"/>
                <w:left w:val="none" w:sz="0" w:space="0" w:color="auto"/>
                <w:bottom w:val="none" w:sz="0" w:space="0" w:color="auto"/>
                <w:right w:val="none" w:sz="0" w:space="0" w:color="auto"/>
              </w:divBdr>
            </w:div>
            <w:div w:id="1756435696">
              <w:marLeft w:val="0"/>
              <w:marRight w:val="0"/>
              <w:marTop w:val="0"/>
              <w:marBottom w:val="0"/>
              <w:divBdr>
                <w:top w:val="none" w:sz="0" w:space="0" w:color="auto"/>
                <w:left w:val="none" w:sz="0" w:space="0" w:color="auto"/>
                <w:bottom w:val="none" w:sz="0" w:space="0" w:color="auto"/>
                <w:right w:val="none" w:sz="0" w:space="0" w:color="auto"/>
              </w:divBdr>
            </w:div>
            <w:div w:id="1756896428">
              <w:marLeft w:val="0"/>
              <w:marRight w:val="0"/>
              <w:marTop w:val="0"/>
              <w:marBottom w:val="0"/>
              <w:divBdr>
                <w:top w:val="none" w:sz="0" w:space="0" w:color="auto"/>
                <w:left w:val="none" w:sz="0" w:space="0" w:color="auto"/>
                <w:bottom w:val="none" w:sz="0" w:space="0" w:color="auto"/>
                <w:right w:val="none" w:sz="0" w:space="0" w:color="auto"/>
              </w:divBdr>
            </w:div>
            <w:div w:id="1759253255">
              <w:marLeft w:val="0"/>
              <w:marRight w:val="0"/>
              <w:marTop w:val="0"/>
              <w:marBottom w:val="0"/>
              <w:divBdr>
                <w:top w:val="none" w:sz="0" w:space="0" w:color="auto"/>
                <w:left w:val="none" w:sz="0" w:space="0" w:color="auto"/>
                <w:bottom w:val="none" w:sz="0" w:space="0" w:color="auto"/>
                <w:right w:val="none" w:sz="0" w:space="0" w:color="auto"/>
              </w:divBdr>
            </w:div>
            <w:div w:id="1760522439">
              <w:marLeft w:val="0"/>
              <w:marRight w:val="0"/>
              <w:marTop w:val="0"/>
              <w:marBottom w:val="0"/>
              <w:divBdr>
                <w:top w:val="none" w:sz="0" w:space="0" w:color="auto"/>
                <w:left w:val="none" w:sz="0" w:space="0" w:color="auto"/>
                <w:bottom w:val="none" w:sz="0" w:space="0" w:color="auto"/>
                <w:right w:val="none" w:sz="0" w:space="0" w:color="auto"/>
              </w:divBdr>
            </w:div>
            <w:div w:id="1762142735">
              <w:marLeft w:val="0"/>
              <w:marRight w:val="0"/>
              <w:marTop w:val="0"/>
              <w:marBottom w:val="0"/>
              <w:divBdr>
                <w:top w:val="none" w:sz="0" w:space="0" w:color="auto"/>
                <w:left w:val="none" w:sz="0" w:space="0" w:color="auto"/>
                <w:bottom w:val="none" w:sz="0" w:space="0" w:color="auto"/>
                <w:right w:val="none" w:sz="0" w:space="0" w:color="auto"/>
              </w:divBdr>
            </w:div>
            <w:div w:id="1772706050">
              <w:marLeft w:val="0"/>
              <w:marRight w:val="0"/>
              <w:marTop w:val="0"/>
              <w:marBottom w:val="0"/>
              <w:divBdr>
                <w:top w:val="none" w:sz="0" w:space="0" w:color="auto"/>
                <w:left w:val="none" w:sz="0" w:space="0" w:color="auto"/>
                <w:bottom w:val="none" w:sz="0" w:space="0" w:color="auto"/>
                <w:right w:val="none" w:sz="0" w:space="0" w:color="auto"/>
              </w:divBdr>
            </w:div>
            <w:div w:id="1787775743">
              <w:marLeft w:val="0"/>
              <w:marRight w:val="0"/>
              <w:marTop w:val="0"/>
              <w:marBottom w:val="0"/>
              <w:divBdr>
                <w:top w:val="none" w:sz="0" w:space="0" w:color="auto"/>
                <w:left w:val="none" w:sz="0" w:space="0" w:color="auto"/>
                <w:bottom w:val="none" w:sz="0" w:space="0" w:color="auto"/>
                <w:right w:val="none" w:sz="0" w:space="0" w:color="auto"/>
              </w:divBdr>
            </w:div>
            <w:div w:id="1817797650">
              <w:marLeft w:val="0"/>
              <w:marRight w:val="0"/>
              <w:marTop w:val="0"/>
              <w:marBottom w:val="0"/>
              <w:divBdr>
                <w:top w:val="none" w:sz="0" w:space="0" w:color="auto"/>
                <w:left w:val="none" w:sz="0" w:space="0" w:color="auto"/>
                <w:bottom w:val="none" w:sz="0" w:space="0" w:color="auto"/>
                <w:right w:val="none" w:sz="0" w:space="0" w:color="auto"/>
              </w:divBdr>
            </w:div>
            <w:div w:id="1819490655">
              <w:marLeft w:val="0"/>
              <w:marRight w:val="0"/>
              <w:marTop w:val="0"/>
              <w:marBottom w:val="0"/>
              <w:divBdr>
                <w:top w:val="none" w:sz="0" w:space="0" w:color="auto"/>
                <w:left w:val="none" w:sz="0" w:space="0" w:color="auto"/>
                <w:bottom w:val="none" w:sz="0" w:space="0" w:color="auto"/>
                <w:right w:val="none" w:sz="0" w:space="0" w:color="auto"/>
              </w:divBdr>
            </w:div>
            <w:div w:id="1830094470">
              <w:marLeft w:val="0"/>
              <w:marRight w:val="0"/>
              <w:marTop w:val="0"/>
              <w:marBottom w:val="0"/>
              <w:divBdr>
                <w:top w:val="none" w:sz="0" w:space="0" w:color="auto"/>
                <w:left w:val="none" w:sz="0" w:space="0" w:color="auto"/>
                <w:bottom w:val="none" w:sz="0" w:space="0" w:color="auto"/>
                <w:right w:val="none" w:sz="0" w:space="0" w:color="auto"/>
              </w:divBdr>
            </w:div>
            <w:div w:id="1833136266">
              <w:marLeft w:val="0"/>
              <w:marRight w:val="0"/>
              <w:marTop w:val="0"/>
              <w:marBottom w:val="0"/>
              <w:divBdr>
                <w:top w:val="none" w:sz="0" w:space="0" w:color="auto"/>
                <w:left w:val="none" w:sz="0" w:space="0" w:color="auto"/>
                <w:bottom w:val="none" w:sz="0" w:space="0" w:color="auto"/>
                <w:right w:val="none" w:sz="0" w:space="0" w:color="auto"/>
              </w:divBdr>
            </w:div>
            <w:div w:id="1834180897">
              <w:marLeft w:val="0"/>
              <w:marRight w:val="0"/>
              <w:marTop w:val="0"/>
              <w:marBottom w:val="0"/>
              <w:divBdr>
                <w:top w:val="none" w:sz="0" w:space="0" w:color="auto"/>
                <w:left w:val="none" w:sz="0" w:space="0" w:color="auto"/>
                <w:bottom w:val="none" w:sz="0" w:space="0" w:color="auto"/>
                <w:right w:val="none" w:sz="0" w:space="0" w:color="auto"/>
              </w:divBdr>
            </w:div>
            <w:div w:id="1847163041">
              <w:marLeft w:val="0"/>
              <w:marRight w:val="0"/>
              <w:marTop w:val="0"/>
              <w:marBottom w:val="0"/>
              <w:divBdr>
                <w:top w:val="none" w:sz="0" w:space="0" w:color="auto"/>
                <w:left w:val="none" w:sz="0" w:space="0" w:color="auto"/>
                <w:bottom w:val="none" w:sz="0" w:space="0" w:color="auto"/>
                <w:right w:val="none" w:sz="0" w:space="0" w:color="auto"/>
              </w:divBdr>
            </w:div>
            <w:div w:id="1853370430">
              <w:marLeft w:val="0"/>
              <w:marRight w:val="0"/>
              <w:marTop w:val="0"/>
              <w:marBottom w:val="0"/>
              <w:divBdr>
                <w:top w:val="none" w:sz="0" w:space="0" w:color="auto"/>
                <w:left w:val="none" w:sz="0" w:space="0" w:color="auto"/>
                <w:bottom w:val="none" w:sz="0" w:space="0" w:color="auto"/>
                <w:right w:val="none" w:sz="0" w:space="0" w:color="auto"/>
              </w:divBdr>
            </w:div>
            <w:div w:id="1864980855">
              <w:marLeft w:val="0"/>
              <w:marRight w:val="0"/>
              <w:marTop w:val="0"/>
              <w:marBottom w:val="0"/>
              <w:divBdr>
                <w:top w:val="none" w:sz="0" w:space="0" w:color="auto"/>
                <w:left w:val="none" w:sz="0" w:space="0" w:color="auto"/>
                <w:bottom w:val="none" w:sz="0" w:space="0" w:color="auto"/>
                <w:right w:val="none" w:sz="0" w:space="0" w:color="auto"/>
              </w:divBdr>
            </w:div>
            <w:div w:id="1867135119">
              <w:marLeft w:val="0"/>
              <w:marRight w:val="0"/>
              <w:marTop w:val="0"/>
              <w:marBottom w:val="0"/>
              <w:divBdr>
                <w:top w:val="none" w:sz="0" w:space="0" w:color="auto"/>
                <w:left w:val="none" w:sz="0" w:space="0" w:color="auto"/>
                <w:bottom w:val="none" w:sz="0" w:space="0" w:color="auto"/>
                <w:right w:val="none" w:sz="0" w:space="0" w:color="auto"/>
              </w:divBdr>
            </w:div>
            <w:div w:id="1871063951">
              <w:marLeft w:val="0"/>
              <w:marRight w:val="0"/>
              <w:marTop w:val="0"/>
              <w:marBottom w:val="0"/>
              <w:divBdr>
                <w:top w:val="none" w:sz="0" w:space="0" w:color="auto"/>
                <w:left w:val="none" w:sz="0" w:space="0" w:color="auto"/>
                <w:bottom w:val="none" w:sz="0" w:space="0" w:color="auto"/>
                <w:right w:val="none" w:sz="0" w:space="0" w:color="auto"/>
              </w:divBdr>
            </w:div>
            <w:div w:id="1872910027">
              <w:marLeft w:val="0"/>
              <w:marRight w:val="0"/>
              <w:marTop w:val="0"/>
              <w:marBottom w:val="0"/>
              <w:divBdr>
                <w:top w:val="none" w:sz="0" w:space="0" w:color="auto"/>
                <w:left w:val="none" w:sz="0" w:space="0" w:color="auto"/>
                <w:bottom w:val="none" w:sz="0" w:space="0" w:color="auto"/>
                <w:right w:val="none" w:sz="0" w:space="0" w:color="auto"/>
              </w:divBdr>
            </w:div>
            <w:div w:id="1877082561">
              <w:marLeft w:val="0"/>
              <w:marRight w:val="0"/>
              <w:marTop w:val="0"/>
              <w:marBottom w:val="0"/>
              <w:divBdr>
                <w:top w:val="none" w:sz="0" w:space="0" w:color="auto"/>
                <w:left w:val="none" w:sz="0" w:space="0" w:color="auto"/>
                <w:bottom w:val="none" w:sz="0" w:space="0" w:color="auto"/>
                <w:right w:val="none" w:sz="0" w:space="0" w:color="auto"/>
              </w:divBdr>
            </w:div>
            <w:div w:id="1886134079">
              <w:marLeft w:val="0"/>
              <w:marRight w:val="0"/>
              <w:marTop w:val="0"/>
              <w:marBottom w:val="0"/>
              <w:divBdr>
                <w:top w:val="none" w:sz="0" w:space="0" w:color="auto"/>
                <w:left w:val="none" w:sz="0" w:space="0" w:color="auto"/>
                <w:bottom w:val="none" w:sz="0" w:space="0" w:color="auto"/>
                <w:right w:val="none" w:sz="0" w:space="0" w:color="auto"/>
              </w:divBdr>
            </w:div>
            <w:div w:id="1891377004">
              <w:marLeft w:val="0"/>
              <w:marRight w:val="0"/>
              <w:marTop w:val="0"/>
              <w:marBottom w:val="0"/>
              <w:divBdr>
                <w:top w:val="none" w:sz="0" w:space="0" w:color="auto"/>
                <w:left w:val="none" w:sz="0" w:space="0" w:color="auto"/>
                <w:bottom w:val="none" w:sz="0" w:space="0" w:color="auto"/>
                <w:right w:val="none" w:sz="0" w:space="0" w:color="auto"/>
              </w:divBdr>
            </w:div>
            <w:div w:id="1905482727">
              <w:marLeft w:val="0"/>
              <w:marRight w:val="0"/>
              <w:marTop w:val="0"/>
              <w:marBottom w:val="0"/>
              <w:divBdr>
                <w:top w:val="none" w:sz="0" w:space="0" w:color="auto"/>
                <w:left w:val="none" w:sz="0" w:space="0" w:color="auto"/>
                <w:bottom w:val="none" w:sz="0" w:space="0" w:color="auto"/>
                <w:right w:val="none" w:sz="0" w:space="0" w:color="auto"/>
              </w:divBdr>
            </w:div>
            <w:div w:id="1908762028">
              <w:marLeft w:val="0"/>
              <w:marRight w:val="0"/>
              <w:marTop w:val="0"/>
              <w:marBottom w:val="0"/>
              <w:divBdr>
                <w:top w:val="none" w:sz="0" w:space="0" w:color="auto"/>
                <w:left w:val="none" w:sz="0" w:space="0" w:color="auto"/>
                <w:bottom w:val="none" w:sz="0" w:space="0" w:color="auto"/>
                <w:right w:val="none" w:sz="0" w:space="0" w:color="auto"/>
              </w:divBdr>
            </w:div>
            <w:div w:id="1917742172">
              <w:marLeft w:val="0"/>
              <w:marRight w:val="0"/>
              <w:marTop w:val="0"/>
              <w:marBottom w:val="0"/>
              <w:divBdr>
                <w:top w:val="none" w:sz="0" w:space="0" w:color="auto"/>
                <w:left w:val="none" w:sz="0" w:space="0" w:color="auto"/>
                <w:bottom w:val="none" w:sz="0" w:space="0" w:color="auto"/>
                <w:right w:val="none" w:sz="0" w:space="0" w:color="auto"/>
              </w:divBdr>
            </w:div>
            <w:div w:id="1921672509">
              <w:marLeft w:val="0"/>
              <w:marRight w:val="0"/>
              <w:marTop w:val="0"/>
              <w:marBottom w:val="0"/>
              <w:divBdr>
                <w:top w:val="none" w:sz="0" w:space="0" w:color="auto"/>
                <w:left w:val="none" w:sz="0" w:space="0" w:color="auto"/>
                <w:bottom w:val="none" w:sz="0" w:space="0" w:color="auto"/>
                <w:right w:val="none" w:sz="0" w:space="0" w:color="auto"/>
              </w:divBdr>
            </w:div>
            <w:div w:id="1928803502">
              <w:marLeft w:val="0"/>
              <w:marRight w:val="0"/>
              <w:marTop w:val="0"/>
              <w:marBottom w:val="0"/>
              <w:divBdr>
                <w:top w:val="none" w:sz="0" w:space="0" w:color="auto"/>
                <w:left w:val="none" w:sz="0" w:space="0" w:color="auto"/>
                <w:bottom w:val="none" w:sz="0" w:space="0" w:color="auto"/>
                <w:right w:val="none" w:sz="0" w:space="0" w:color="auto"/>
              </w:divBdr>
            </w:div>
            <w:div w:id="1932857917">
              <w:marLeft w:val="0"/>
              <w:marRight w:val="0"/>
              <w:marTop w:val="0"/>
              <w:marBottom w:val="0"/>
              <w:divBdr>
                <w:top w:val="none" w:sz="0" w:space="0" w:color="auto"/>
                <w:left w:val="none" w:sz="0" w:space="0" w:color="auto"/>
                <w:bottom w:val="none" w:sz="0" w:space="0" w:color="auto"/>
                <w:right w:val="none" w:sz="0" w:space="0" w:color="auto"/>
              </w:divBdr>
            </w:div>
            <w:div w:id="1944338281">
              <w:marLeft w:val="0"/>
              <w:marRight w:val="0"/>
              <w:marTop w:val="0"/>
              <w:marBottom w:val="0"/>
              <w:divBdr>
                <w:top w:val="none" w:sz="0" w:space="0" w:color="auto"/>
                <w:left w:val="none" w:sz="0" w:space="0" w:color="auto"/>
                <w:bottom w:val="none" w:sz="0" w:space="0" w:color="auto"/>
                <w:right w:val="none" w:sz="0" w:space="0" w:color="auto"/>
              </w:divBdr>
            </w:div>
            <w:div w:id="1950351698">
              <w:marLeft w:val="0"/>
              <w:marRight w:val="0"/>
              <w:marTop w:val="0"/>
              <w:marBottom w:val="0"/>
              <w:divBdr>
                <w:top w:val="none" w:sz="0" w:space="0" w:color="auto"/>
                <w:left w:val="none" w:sz="0" w:space="0" w:color="auto"/>
                <w:bottom w:val="none" w:sz="0" w:space="0" w:color="auto"/>
                <w:right w:val="none" w:sz="0" w:space="0" w:color="auto"/>
              </w:divBdr>
            </w:div>
            <w:div w:id="1951428381">
              <w:marLeft w:val="0"/>
              <w:marRight w:val="0"/>
              <w:marTop w:val="0"/>
              <w:marBottom w:val="0"/>
              <w:divBdr>
                <w:top w:val="none" w:sz="0" w:space="0" w:color="auto"/>
                <w:left w:val="none" w:sz="0" w:space="0" w:color="auto"/>
                <w:bottom w:val="none" w:sz="0" w:space="0" w:color="auto"/>
                <w:right w:val="none" w:sz="0" w:space="0" w:color="auto"/>
              </w:divBdr>
            </w:div>
            <w:div w:id="1954049984">
              <w:marLeft w:val="0"/>
              <w:marRight w:val="0"/>
              <w:marTop w:val="0"/>
              <w:marBottom w:val="0"/>
              <w:divBdr>
                <w:top w:val="none" w:sz="0" w:space="0" w:color="auto"/>
                <w:left w:val="none" w:sz="0" w:space="0" w:color="auto"/>
                <w:bottom w:val="none" w:sz="0" w:space="0" w:color="auto"/>
                <w:right w:val="none" w:sz="0" w:space="0" w:color="auto"/>
              </w:divBdr>
            </w:div>
            <w:div w:id="1958564297">
              <w:marLeft w:val="0"/>
              <w:marRight w:val="0"/>
              <w:marTop w:val="0"/>
              <w:marBottom w:val="0"/>
              <w:divBdr>
                <w:top w:val="none" w:sz="0" w:space="0" w:color="auto"/>
                <w:left w:val="none" w:sz="0" w:space="0" w:color="auto"/>
                <w:bottom w:val="none" w:sz="0" w:space="0" w:color="auto"/>
                <w:right w:val="none" w:sz="0" w:space="0" w:color="auto"/>
              </w:divBdr>
            </w:div>
            <w:div w:id="1966689056">
              <w:marLeft w:val="0"/>
              <w:marRight w:val="0"/>
              <w:marTop w:val="0"/>
              <w:marBottom w:val="0"/>
              <w:divBdr>
                <w:top w:val="none" w:sz="0" w:space="0" w:color="auto"/>
                <w:left w:val="none" w:sz="0" w:space="0" w:color="auto"/>
                <w:bottom w:val="none" w:sz="0" w:space="0" w:color="auto"/>
                <w:right w:val="none" w:sz="0" w:space="0" w:color="auto"/>
              </w:divBdr>
            </w:div>
            <w:div w:id="1972207467">
              <w:marLeft w:val="0"/>
              <w:marRight w:val="0"/>
              <w:marTop w:val="0"/>
              <w:marBottom w:val="0"/>
              <w:divBdr>
                <w:top w:val="none" w:sz="0" w:space="0" w:color="auto"/>
                <w:left w:val="none" w:sz="0" w:space="0" w:color="auto"/>
                <w:bottom w:val="none" w:sz="0" w:space="0" w:color="auto"/>
                <w:right w:val="none" w:sz="0" w:space="0" w:color="auto"/>
              </w:divBdr>
            </w:div>
            <w:div w:id="1984968306">
              <w:marLeft w:val="0"/>
              <w:marRight w:val="0"/>
              <w:marTop w:val="0"/>
              <w:marBottom w:val="0"/>
              <w:divBdr>
                <w:top w:val="none" w:sz="0" w:space="0" w:color="auto"/>
                <w:left w:val="none" w:sz="0" w:space="0" w:color="auto"/>
                <w:bottom w:val="none" w:sz="0" w:space="0" w:color="auto"/>
                <w:right w:val="none" w:sz="0" w:space="0" w:color="auto"/>
              </w:divBdr>
            </w:div>
            <w:div w:id="2005623676">
              <w:marLeft w:val="0"/>
              <w:marRight w:val="0"/>
              <w:marTop w:val="0"/>
              <w:marBottom w:val="0"/>
              <w:divBdr>
                <w:top w:val="none" w:sz="0" w:space="0" w:color="auto"/>
                <w:left w:val="none" w:sz="0" w:space="0" w:color="auto"/>
                <w:bottom w:val="none" w:sz="0" w:space="0" w:color="auto"/>
                <w:right w:val="none" w:sz="0" w:space="0" w:color="auto"/>
              </w:divBdr>
            </w:div>
            <w:div w:id="2009601227">
              <w:marLeft w:val="0"/>
              <w:marRight w:val="0"/>
              <w:marTop w:val="0"/>
              <w:marBottom w:val="0"/>
              <w:divBdr>
                <w:top w:val="none" w:sz="0" w:space="0" w:color="auto"/>
                <w:left w:val="none" w:sz="0" w:space="0" w:color="auto"/>
                <w:bottom w:val="none" w:sz="0" w:space="0" w:color="auto"/>
                <w:right w:val="none" w:sz="0" w:space="0" w:color="auto"/>
              </w:divBdr>
            </w:div>
            <w:div w:id="2015722569">
              <w:marLeft w:val="0"/>
              <w:marRight w:val="0"/>
              <w:marTop w:val="0"/>
              <w:marBottom w:val="0"/>
              <w:divBdr>
                <w:top w:val="none" w:sz="0" w:space="0" w:color="auto"/>
                <w:left w:val="none" w:sz="0" w:space="0" w:color="auto"/>
                <w:bottom w:val="none" w:sz="0" w:space="0" w:color="auto"/>
                <w:right w:val="none" w:sz="0" w:space="0" w:color="auto"/>
              </w:divBdr>
            </w:div>
            <w:div w:id="2026057037">
              <w:marLeft w:val="0"/>
              <w:marRight w:val="0"/>
              <w:marTop w:val="0"/>
              <w:marBottom w:val="0"/>
              <w:divBdr>
                <w:top w:val="none" w:sz="0" w:space="0" w:color="auto"/>
                <w:left w:val="none" w:sz="0" w:space="0" w:color="auto"/>
                <w:bottom w:val="none" w:sz="0" w:space="0" w:color="auto"/>
                <w:right w:val="none" w:sz="0" w:space="0" w:color="auto"/>
              </w:divBdr>
            </w:div>
            <w:div w:id="2027293900">
              <w:marLeft w:val="0"/>
              <w:marRight w:val="0"/>
              <w:marTop w:val="0"/>
              <w:marBottom w:val="0"/>
              <w:divBdr>
                <w:top w:val="none" w:sz="0" w:space="0" w:color="auto"/>
                <w:left w:val="none" w:sz="0" w:space="0" w:color="auto"/>
                <w:bottom w:val="none" w:sz="0" w:space="0" w:color="auto"/>
                <w:right w:val="none" w:sz="0" w:space="0" w:color="auto"/>
              </w:divBdr>
            </w:div>
            <w:div w:id="2029869480">
              <w:marLeft w:val="0"/>
              <w:marRight w:val="0"/>
              <w:marTop w:val="0"/>
              <w:marBottom w:val="0"/>
              <w:divBdr>
                <w:top w:val="none" w:sz="0" w:space="0" w:color="auto"/>
                <w:left w:val="none" w:sz="0" w:space="0" w:color="auto"/>
                <w:bottom w:val="none" w:sz="0" w:space="0" w:color="auto"/>
                <w:right w:val="none" w:sz="0" w:space="0" w:color="auto"/>
              </w:divBdr>
            </w:div>
            <w:div w:id="2030445666">
              <w:marLeft w:val="0"/>
              <w:marRight w:val="0"/>
              <w:marTop w:val="0"/>
              <w:marBottom w:val="0"/>
              <w:divBdr>
                <w:top w:val="none" w:sz="0" w:space="0" w:color="auto"/>
                <w:left w:val="none" w:sz="0" w:space="0" w:color="auto"/>
                <w:bottom w:val="none" w:sz="0" w:space="0" w:color="auto"/>
                <w:right w:val="none" w:sz="0" w:space="0" w:color="auto"/>
              </w:divBdr>
            </w:div>
            <w:div w:id="2030640621">
              <w:marLeft w:val="0"/>
              <w:marRight w:val="0"/>
              <w:marTop w:val="0"/>
              <w:marBottom w:val="0"/>
              <w:divBdr>
                <w:top w:val="none" w:sz="0" w:space="0" w:color="auto"/>
                <w:left w:val="none" w:sz="0" w:space="0" w:color="auto"/>
                <w:bottom w:val="none" w:sz="0" w:space="0" w:color="auto"/>
                <w:right w:val="none" w:sz="0" w:space="0" w:color="auto"/>
              </w:divBdr>
            </w:div>
            <w:div w:id="2030714213">
              <w:marLeft w:val="0"/>
              <w:marRight w:val="0"/>
              <w:marTop w:val="0"/>
              <w:marBottom w:val="0"/>
              <w:divBdr>
                <w:top w:val="none" w:sz="0" w:space="0" w:color="auto"/>
                <w:left w:val="none" w:sz="0" w:space="0" w:color="auto"/>
                <w:bottom w:val="none" w:sz="0" w:space="0" w:color="auto"/>
                <w:right w:val="none" w:sz="0" w:space="0" w:color="auto"/>
              </w:divBdr>
            </w:div>
            <w:div w:id="2030832470">
              <w:marLeft w:val="0"/>
              <w:marRight w:val="0"/>
              <w:marTop w:val="0"/>
              <w:marBottom w:val="0"/>
              <w:divBdr>
                <w:top w:val="none" w:sz="0" w:space="0" w:color="auto"/>
                <w:left w:val="none" w:sz="0" w:space="0" w:color="auto"/>
                <w:bottom w:val="none" w:sz="0" w:space="0" w:color="auto"/>
                <w:right w:val="none" w:sz="0" w:space="0" w:color="auto"/>
              </w:divBdr>
            </w:div>
            <w:div w:id="2046981416">
              <w:marLeft w:val="0"/>
              <w:marRight w:val="0"/>
              <w:marTop w:val="0"/>
              <w:marBottom w:val="0"/>
              <w:divBdr>
                <w:top w:val="none" w:sz="0" w:space="0" w:color="auto"/>
                <w:left w:val="none" w:sz="0" w:space="0" w:color="auto"/>
                <w:bottom w:val="none" w:sz="0" w:space="0" w:color="auto"/>
                <w:right w:val="none" w:sz="0" w:space="0" w:color="auto"/>
              </w:divBdr>
            </w:div>
            <w:div w:id="2052537464">
              <w:marLeft w:val="0"/>
              <w:marRight w:val="0"/>
              <w:marTop w:val="0"/>
              <w:marBottom w:val="0"/>
              <w:divBdr>
                <w:top w:val="none" w:sz="0" w:space="0" w:color="auto"/>
                <w:left w:val="none" w:sz="0" w:space="0" w:color="auto"/>
                <w:bottom w:val="none" w:sz="0" w:space="0" w:color="auto"/>
                <w:right w:val="none" w:sz="0" w:space="0" w:color="auto"/>
              </w:divBdr>
            </w:div>
            <w:div w:id="2054965436">
              <w:marLeft w:val="0"/>
              <w:marRight w:val="0"/>
              <w:marTop w:val="0"/>
              <w:marBottom w:val="0"/>
              <w:divBdr>
                <w:top w:val="none" w:sz="0" w:space="0" w:color="auto"/>
                <w:left w:val="none" w:sz="0" w:space="0" w:color="auto"/>
                <w:bottom w:val="none" w:sz="0" w:space="0" w:color="auto"/>
                <w:right w:val="none" w:sz="0" w:space="0" w:color="auto"/>
              </w:divBdr>
            </w:div>
            <w:div w:id="2055544039">
              <w:marLeft w:val="0"/>
              <w:marRight w:val="0"/>
              <w:marTop w:val="0"/>
              <w:marBottom w:val="0"/>
              <w:divBdr>
                <w:top w:val="none" w:sz="0" w:space="0" w:color="auto"/>
                <w:left w:val="none" w:sz="0" w:space="0" w:color="auto"/>
                <w:bottom w:val="none" w:sz="0" w:space="0" w:color="auto"/>
                <w:right w:val="none" w:sz="0" w:space="0" w:color="auto"/>
              </w:divBdr>
            </w:div>
            <w:div w:id="2057467823">
              <w:marLeft w:val="0"/>
              <w:marRight w:val="0"/>
              <w:marTop w:val="0"/>
              <w:marBottom w:val="0"/>
              <w:divBdr>
                <w:top w:val="none" w:sz="0" w:space="0" w:color="auto"/>
                <w:left w:val="none" w:sz="0" w:space="0" w:color="auto"/>
                <w:bottom w:val="none" w:sz="0" w:space="0" w:color="auto"/>
                <w:right w:val="none" w:sz="0" w:space="0" w:color="auto"/>
              </w:divBdr>
            </w:div>
            <w:div w:id="2058117010">
              <w:marLeft w:val="0"/>
              <w:marRight w:val="0"/>
              <w:marTop w:val="0"/>
              <w:marBottom w:val="0"/>
              <w:divBdr>
                <w:top w:val="none" w:sz="0" w:space="0" w:color="auto"/>
                <w:left w:val="none" w:sz="0" w:space="0" w:color="auto"/>
                <w:bottom w:val="none" w:sz="0" w:space="0" w:color="auto"/>
                <w:right w:val="none" w:sz="0" w:space="0" w:color="auto"/>
              </w:divBdr>
            </w:div>
            <w:div w:id="2058817221">
              <w:marLeft w:val="0"/>
              <w:marRight w:val="0"/>
              <w:marTop w:val="0"/>
              <w:marBottom w:val="0"/>
              <w:divBdr>
                <w:top w:val="none" w:sz="0" w:space="0" w:color="auto"/>
                <w:left w:val="none" w:sz="0" w:space="0" w:color="auto"/>
                <w:bottom w:val="none" w:sz="0" w:space="0" w:color="auto"/>
                <w:right w:val="none" w:sz="0" w:space="0" w:color="auto"/>
              </w:divBdr>
            </w:div>
            <w:div w:id="2060855151">
              <w:marLeft w:val="0"/>
              <w:marRight w:val="0"/>
              <w:marTop w:val="0"/>
              <w:marBottom w:val="0"/>
              <w:divBdr>
                <w:top w:val="none" w:sz="0" w:space="0" w:color="auto"/>
                <w:left w:val="none" w:sz="0" w:space="0" w:color="auto"/>
                <w:bottom w:val="none" w:sz="0" w:space="0" w:color="auto"/>
                <w:right w:val="none" w:sz="0" w:space="0" w:color="auto"/>
              </w:divBdr>
            </w:div>
            <w:div w:id="2062899263">
              <w:marLeft w:val="0"/>
              <w:marRight w:val="0"/>
              <w:marTop w:val="0"/>
              <w:marBottom w:val="0"/>
              <w:divBdr>
                <w:top w:val="none" w:sz="0" w:space="0" w:color="auto"/>
                <w:left w:val="none" w:sz="0" w:space="0" w:color="auto"/>
                <w:bottom w:val="none" w:sz="0" w:space="0" w:color="auto"/>
                <w:right w:val="none" w:sz="0" w:space="0" w:color="auto"/>
              </w:divBdr>
            </w:div>
            <w:div w:id="2063213861">
              <w:marLeft w:val="0"/>
              <w:marRight w:val="0"/>
              <w:marTop w:val="0"/>
              <w:marBottom w:val="0"/>
              <w:divBdr>
                <w:top w:val="none" w:sz="0" w:space="0" w:color="auto"/>
                <w:left w:val="none" w:sz="0" w:space="0" w:color="auto"/>
                <w:bottom w:val="none" w:sz="0" w:space="0" w:color="auto"/>
                <w:right w:val="none" w:sz="0" w:space="0" w:color="auto"/>
              </w:divBdr>
            </w:div>
            <w:div w:id="2069956843">
              <w:marLeft w:val="0"/>
              <w:marRight w:val="0"/>
              <w:marTop w:val="0"/>
              <w:marBottom w:val="0"/>
              <w:divBdr>
                <w:top w:val="none" w:sz="0" w:space="0" w:color="auto"/>
                <w:left w:val="none" w:sz="0" w:space="0" w:color="auto"/>
                <w:bottom w:val="none" w:sz="0" w:space="0" w:color="auto"/>
                <w:right w:val="none" w:sz="0" w:space="0" w:color="auto"/>
              </w:divBdr>
            </w:div>
            <w:div w:id="2072969396">
              <w:marLeft w:val="0"/>
              <w:marRight w:val="0"/>
              <w:marTop w:val="0"/>
              <w:marBottom w:val="0"/>
              <w:divBdr>
                <w:top w:val="none" w:sz="0" w:space="0" w:color="auto"/>
                <w:left w:val="none" w:sz="0" w:space="0" w:color="auto"/>
                <w:bottom w:val="none" w:sz="0" w:space="0" w:color="auto"/>
                <w:right w:val="none" w:sz="0" w:space="0" w:color="auto"/>
              </w:divBdr>
            </w:div>
            <w:div w:id="2073193618">
              <w:marLeft w:val="0"/>
              <w:marRight w:val="0"/>
              <w:marTop w:val="0"/>
              <w:marBottom w:val="0"/>
              <w:divBdr>
                <w:top w:val="none" w:sz="0" w:space="0" w:color="auto"/>
                <w:left w:val="none" w:sz="0" w:space="0" w:color="auto"/>
                <w:bottom w:val="none" w:sz="0" w:space="0" w:color="auto"/>
                <w:right w:val="none" w:sz="0" w:space="0" w:color="auto"/>
              </w:divBdr>
            </w:div>
            <w:div w:id="2079208686">
              <w:marLeft w:val="0"/>
              <w:marRight w:val="0"/>
              <w:marTop w:val="0"/>
              <w:marBottom w:val="0"/>
              <w:divBdr>
                <w:top w:val="none" w:sz="0" w:space="0" w:color="auto"/>
                <w:left w:val="none" w:sz="0" w:space="0" w:color="auto"/>
                <w:bottom w:val="none" w:sz="0" w:space="0" w:color="auto"/>
                <w:right w:val="none" w:sz="0" w:space="0" w:color="auto"/>
              </w:divBdr>
            </w:div>
            <w:div w:id="2079747088">
              <w:marLeft w:val="0"/>
              <w:marRight w:val="0"/>
              <w:marTop w:val="0"/>
              <w:marBottom w:val="0"/>
              <w:divBdr>
                <w:top w:val="none" w:sz="0" w:space="0" w:color="auto"/>
                <w:left w:val="none" w:sz="0" w:space="0" w:color="auto"/>
                <w:bottom w:val="none" w:sz="0" w:space="0" w:color="auto"/>
                <w:right w:val="none" w:sz="0" w:space="0" w:color="auto"/>
              </w:divBdr>
            </w:div>
            <w:div w:id="2083090942">
              <w:marLeft w:val="0"/>
              <w:marRight w:val="0"/>
              <w:marTop w:val="0"/>
              <w:marBottom w:val="0"/>
              <w:divBdr>
                <w:top w:val="none" w:sz="0" w:space="0" w:color="auto"/>
                <w:left w:val="none" w:sz="0" w:space="0" w:color="auto"/>
                <w:bottom w:val="none" w:sz="0" w:space="0" w:color="auto"/>
                <w:right w:val="none" w:sz="0" w:space="0" w:color="auto"/>
              </w:divBdr>
            </w:div>
            <w:div w:id="2113620535">
              <w:marLeft w:val="0"/>
              <w:marRight w:val="0"/>
              <w:marTop w:val="0"/>
              <w:marBottom w:val="0"/>
              <w:divBdr>
                <w:top w:val="none" w:sz="0" w:space="0" w:color="auto"/>
                <w:left w:val="none" w:sz="0" w:space="0" w:color="auto"/>
                <w:bottom w:val="none" w:sz="0" w:space="0" w:color="auto"/>
                <w:right w:val="none" w:sz="0" w:space="0" w:color="auto"/>
              </w:divBdr>
            </w:div>
            <w:div w:id="2115324046">
              <w:marLeft w:val="0"/>
              <w:marRight w:val="0"/>
              <w:marTop w:val="0"/>
              <w:marBottom w:val="0"/>
              <w:divBdr>
                <w:top w:val="none" w:sz="0" w:space="0" w:color="auto"/>
                <w:left w:val="none" w:sz="0" w:space="0" w:color="auto"/>
                <w:bottom w:val="none" w:sz="0" w:space="0" w:color="auto"/>
                <w:right w:val="none" w:sz="0" w:space="0" w:color="auto"/>
              </w:divBdr>
            </w:div>
            <w:div w:id="2131580926">
              <w:marLeft w:val="0"/>
              <w:marRight w:val="0"/>
              <w:marTop w:val="0"/>
              <w:marBottom w:val="0"/>
              <w:divBdr>
                <w:top w:val="none" w:sz="0" w:space="0" w:color="auto"/>
                <w:left w:val="none" w:sz="0" w:space="0" w:color="auto"/>
                <w:bottom w:val="none" w:sz="0" w:space="0" w:color="auto"/>
                <w:right w:val="none" w:sz="0" w:space="0" w:color="auto"/>
              </w:divBdr>
            </w:div>
            <w:div w:id="2145194651">
              <w:marLeft w:val="0"/>
              <w:marRight w:val="0"/>
              <w:marTop w:val="0"/>
              <w:marBottom w:val="0"/>
              <w:divBdr>
                <w:top w:val="none" w:sz="0" w:space="0" w:color="auto"/>
                <w:left w:val="none" w:sz="0" w:space="0" w:color="auto"/>
                <w:bottom w:val="none" w:sz="0" w:space="0" w:color="auto"/>
                <w:right w:val="none" w:sz="0" w:space="0" w:color="auto"/>
              </w:divBdr>
            </w:div>
            <w:div w:id="2147312095">
              <w:marLeft w:val="0"/>
              <w:marRight w:val="0"/>
              <w:marTop w:val="0"/>
              <w:marBottom w:val="0"/>
              <w:divBdr>
                <w:top w:val="none" w:sz="0" w:space="0" w:color="auto"/>
                <w:left w:val="none" w:sz="0" w:space="0" w:color="auto"/>
                <w:bottom w:val="none" w:sz="0" w:space="0" w:color="auto"/>
                <w:right w:val="none" w:sz="0" w:space="0" w:color="auto"/>
              </w:divBdr>
            </w:div>
          </w:divsChild>
        </w:div>
        <w:div w:id="1051727616">
          <w:marLeft w:val="0"/>
          <w:marRight w:val="0"/>
          <w:marTop w:val="0"/>
          <w:marBottom w:val="0"/>
          <w:divBdr>
            <w:top w:val="none" w:sz="0" w:space="0" w:color="auto"/>
            <w:left w:val="none" w:sz="0" w:space="0" w:color="auto"/>
            <w:bottom w:val="none" w:sz="0" w:space="0" w:color="auto"/>
            <w:right w:val="none" w:sz="0" w:space="0" w:color="auto"/>
          </w:divBdr>
          <w:divsChild>
            <w:div w:id="938541">
              <w:marLeft w:val="0"/>
              <w:marRight w:val="0"/>
              <w:marTop w:val="0"/>
              <w:marBottom w:val="0"/>
              <w:divBdr>
                <w:top w:val="none" w:sz="0" w:space="0" w:color="auto"/>
                <w:left w:val="none" w:sz="0" w:space="0" w:color="auto"/>
                <w:bottom w:val="none" w:sz="0" w:space="0" w:color="auto"/>
                <w:right w:val="none" w:sz="0" w:space="0" w:color="auto"/>
              </w:divBdr>
            </w:div>
            <w:div w:id="21561831">
              <w:marLeft w:val="0"/>
              <w:marRight w:val="0"/>
              <w:marTop w:val="0"/>
              <w:marBottom w:val="0"/>
              <w:divBdr>
                <w:top w:val="none" w:sz="0" w:space="0" w:color="auto"/>
                <w:left w:val="none" w:sz="0" w:space="0" w:color="auto"/>
                <w:bottom w:val="none" w:sz="0" w:space="0" w:color="auto"/>
                <w:right w:val="none" w:sz="0" w:space="0" w:color="auto"/>
              </w:divBdr>
            </w:div>
            <w:div w:id="24451737">
              <w:marLeft w:val="0"/>
              <w:marRight w:val="0"/>
              <w:marTop w:val="0"/>
              <w:marBottom w:val="0"/>
              <w:divBdr>
                <w:top w:val="none" w:sz="0" w:space="0" w:color="auto"/>
                <w:left w:val="none" w:sz="0" w:space="0" w:color="auto"/>
                <w:bottom w:val="none" w:sz="0" w:space="0" w:color="auto"/>
                <w:right w:val="none" w:sz="0" w:space="0" w:color="auto"/>
              </w:divBdr>
            </w:div>
            <w:div w:id="35011694">
              <w:marLeft w:val="0"/>
              <w:marRight w:val="0"/>
              <w:marTop w:val="0"/>
              <w:marBottom w:val="0"/>
              <w:divBdr>
                <w:top w:val="none" w:sz="0" w:space="0" w:color="auto"/>
                <w:left w:val="none" w:sz="0" w:space="0" w:color="auto"/>
                <w:bottom w:val="none" w:sz="0" w:space="0" w:color="auto"/>
                <w:right w:val="none" w:sz="0" w:space="0" w:color="auto"/>
              </w:divBdr>
            </w:div>
            <w:div w:id="62022702">
              <w:marLeft w:val="0"/>
              <w:marRight w:val="0"/>
              <w:marTop w:val="0"/>
              <w:marBottom w:val="0"/>
              <w:divBdr>
                <w:top w:val="none" w:sz="0" w:space="0" w:color="auto"/>
                <w:left w:val="none" w:sz="0" w:space="0" w:color="auto"/>
                <w:bottom w:val="none" w:sz="0" w:space="0" w:color="auto"/>
                <w:right w:val="none" w:sz="0" w:space="0" w:color="auto"/>
              </w:divBdr>
            </w:div>
            <w:div w:id="66343342">
              <w:marLeft w:val="0"/>
              <w:marRight w:val="0"/>
              <w:marTop w:val="0"/>
              <w:marBottom w:val="0"/>
              <w:divBdr>
                <w:top w:val="none" w:sz="0" w:space="0" w:color="auto"/>
                <w:left w:val="none" w:sz="0" w:space="0" w:color="auto"/>
                <w:bottom w:val="none" w:sz="0" w:space="0" w:color="auto"/>
                <w:right w:val="none" w:sz="0" w:space="0" w:color="auto"/>
              </w:divBdr>
            </w:div>
            <w:div w:id="75171465">
              <w:marLeft w:val="0"/>
              <w:marRight w:val="0"/>
              <w:marTop w:val="0"/>
              <w:marBottom w:val="0"/>
              <w:divBdr>
                <w:top w:val="none" w:sz="0" w:space="0" w:color="auto"/>
                <w:left w:val="none" w:sz="0" w:space="0" w:color="auto"/>
                <w:bottom w:val="none" w:sz="0" w:space="0" w:color="auto"/>
                <w:right w:val="none" w:sz="0" w:space="0" w:color="auto"/>
              </w:divBdr>
            </w:div>
            <w:div w:id="82533642">
              <w:marLeft w:val="0"/>
              <w:marRight w:val="0"/>
              <w:marTop w:val="0"/>
              <w:marBottom w:val="0"/>
              <w:divBdr>
                <w:top w:val="none" w:sz="0" w:space="0" w:color="auto"/>
                <w:left w:val="none" w:sz="0" w:space="0" w:color="auto"/>
                <w:bottom w:val="none" w:sz="0" w:space="0" w:color="auto"/>
                <w:right w:val="none" w:sz="0" w:space="0" w:color="auto"/>
              </w:divBdr>
            </w:div>
            <w:div w:id="84542320">
              <w:marLeft w:val="0"/>
              <w:marRight w:val="0"/>
              <w:marTop w:val="480"/>
              <w:marBottom w:val="0"/>
              <w:divBdr>
                <w:top w:val="single" w:sz="6" w:space="0" w:color="auto"/>
                <w:left w:val="single" w:sz="6" w:space="0" w:color="auto"/>
                <w:bottom w:val="single" w:sz="6" w:space="0" w:color="auto"/>
                <w:right w:val="single" w:sz="6" w:space="0" w:color="auto"/>
              </w:divBdr>
            </w:div>
            <w:div w:id="89861632">
              <w:marLeft w:val="0"/>
              <w:marRight w:val="0"/>
              <w:marTop w:val="0"/>
              <w:marBottom w:val="0"/>
              <w:divBdr>
                <w:top w:val="none" w:sz="0" w:space="0" w:color="auto"/>
                <w:left w:val="none" w:sz="0" w:space="0" w:color="auto"/>
                <w:bottom w:val="none" w:sz="0" w:space="0" w:color="auto"/>
                <w:right w:val="none" w:sz="0" w:space="0" w:color="auto"/>
              </w:divBdr>
            </w:div>
            <w:div w:id="98575307">
              <w:marLeft w:val="0"/>
              <w:marRight w:val="0"/>
              <w:marTop w:val="0"/>
              <w:marBottom w:val="0"/>
              <w:divBdr>
                <w:top w:val="none" w:sz="0" w:space="0" w:color="auto"/>
                <w:left w:val="none" w:sz="0" w:space="0" w:color="auto"/>
                <w:bottom w:val="none" w:sz="0" w:space="0" w:color="auto"/>
                <w:right w:val="none" w:sz="0" w:space="0" w:color="auto"/>
              </w:divBdr>
            </w:div>
            <w:div w:id="113327216">
              <w:marLeft w:val="0"/>
              <w:marRight w:val="0"/>
              <w:marTop w:val="0"/>
              <w:marBottom w:val="0"/>
              <w:divBdr>
                <w:top w:val="none" w:sz="0" w:space="0" w:color="auto"/>
                <w:left w:val="none" w:sz="0" w:space="0" w:color="auto"/>
                <w:bottom w:val="none" w:sz="0" w:space="0" w:color="auto"/>
                <w:right w:val="none" w:sz="0" w:space="0" w:color="auto"/>
              </w:divBdr>
            </w:div>
            <w:div w:id="116917567">
              <w:marLeft w:val="0"/>
              <w:marRight w:val="0"/>
              <w:marTop w:val="0"/>
              <w:marBottom w:val="0"/>
              <w:divBdr>
                <w:top w:val="none" w:sz="0" w:space="0" w:color="auto"/>
                <w:left w:val="none" w:sz="0" w:space="0" w:color="auto"/>
                <w:bottom w:val="none" w:sz="0" w:space="0" w:color="auto"/>
                <w:right w:val="none" w:sz="0" w:space="0" w:color="auto"/>
              </w:divBdr>
            </w:div>
            <w:div w:id="156196328">
              <w:marLeft w:val="0"/>
              <w:marRight w:val="0"/>
              <w:marTop w:val="0"/>
              <w:marBottom w:val="0"/>
              <w:divBdr>
                <w:top w:val="none" w:sz="0" w:space="0" w:color="auto"/>
                <w:left w:val="none" w:sz="0" w:space="0" w:color="auto"/>
                <w:bottom w:val="none" w:sz="0" w:space="0" w:color="auto"/>
                <w:right w:val="none" w:sz="0" w:space="0" w:color="auto"/>
              </w:divBdr>
            </w:div>
            <w:div w:id="157384111">
              <w:marLeft w:val="0"/>
              <w:marRight w:val="0"/>
              <w:marTop w:val="0"/>
              <w:marBottom w:val="0"/>
              <w:divBdr>
                <w:top w:val="none" w:sz="0" w:space="0" w:color="auto"/>
                <w:left w:val="none" w:sz="0" w:space="0" w:color="auto"/>
                <w:bottom w:val="none" w:sz="0" w:space="0" w:color="auto"/>
                <w:right w:val="none" w:sz="0" w:space="0" w:color="auto"/>
              </w:divBdr>
            </w:div>
            <w:div w:id="160394344">
              <w:marLeft w:val="0"/>
              <w:marRight w:val="0"/>
              <w:marTop w:val="0"/>
              <w:marBottom w:val="0"/>
              <w:divBdr>
                <w:top w:val="none" w:sz="0" w:space="0" w:color="auto"/>
                <w:left w:val="none" w:sz="0" w:space="0" w:color="auto"/>
                <w:bottom w:val="none" w:sz="0" w:space="0" w:color="auto"/>
                <w:right w:val="none" w:sz="0" w:space="0" w:color="auto"/>
              </w:divBdr>
            </w:div>
            <w:div w:id="176232833">
              <w:marLeft w:val="0"/>
              <w:marRight w:val="0"/>
              <w:marTop w:val="0"/>
              <w:marBottom w:val="0"/>
              <w:divBdr>
                <w:top w:val="none" w:sz="0" w:space="0" w:color="auto"/>
                <w:left w:val="none" w:sz="0" w:space="0" w:color="auto"/>
                <w:bottom w:val="none" w:sz="0" w:space="0" w:color="auto"/>
                <w:right w:val="none" w:sz="0" w:space="0" w:color="auto"/>
              </w:divBdr>
            </w:div>
            <w:div w:id="200217766">
              <w:marLeft w:val="0"/>
              <w:marRight w:val="0"/>
              <w:marTop w:val="0"/>
              <w:marBottom w:val="0"/>
              <w:divBdr>
                <w:top w:val="none" w:sz="0" w:space="0" w:color="auto"/>
                <w:left w:val="none" w:sz="0" w:space="0" w:color="auto"/>
                <w:bottom w:val="none" w:sz="0" w:space="0" w:color="auto"/>
                <w:right w:val="none" w:sz="0" w:space="0" w:color="auto"/>
              </w:divBdr>
            </w:div>
            <w:div w:id="201476858">
              <w:marLeft w:val="0"/>
              <w:marRight w:val="0"/>
              <w:marTop w:val="0"/>
              <w:marBottom w:val="0"/>
              <w:divBdr>
                <w:top w:val="none" w:sz="0" w:space="0" w:color="auto"/>
                <w:left w:val="none" w:sz="0" w:space="0" w:color="auto"/>
                <w:bottom w:val="none" w:sz="0" w:space="0" w:color="auto"/>
                <w:right w:val="none" w:sz="0" w:space="0" w:color="auto"/>
              </w:divBdr>
            </w:div>
            <w:div w:id="205413711">
              <w:marLeft w:val="0"/>
              <w:marRight w:val="0"/>
              <w:marTop w:val="0"/>
              <w:marBottom w:val="0"/>
              <w:divBdr>
                <w:top w:val="none" w:sz="0" w:space="0" w:color="auto"/>
                <w:left w:val="none" w:sz="0" w:space="0" w:color="auto"/>
                <w:bottom w:val="none" w:sz="0" w:space="0" w:color="auto"/>
                <w:right w:val="none" w:sz="0" w:space="0" w:color="auto"/>
              </w:divBdr>
            </w:div>
            <w:div w:id="207567367">
              <w:marLeft w:val="0"/>
              <w:marRight w:val="0"/>
              <w:marTop w:val="0"/>
              <w:marBottom w:val="0"/>
              <w:divBdr>
                <w:top w:val="none" w:sz="0" w:space="0" w:color="auto"/>
                <w:left w:val="none" w:sz="0" w:space="0" w:color="auto"/>
                <w:bottom w:val="none" w:sz="0" w:space="0" w:color="auto"/>
                <w:right w:val="none" w:sz="0" w:space="0" w:color="auto"/>
              </w:divBdr>
            </w:div>
            <w:div w:id="216284378">
              <w:marLeft w:val="0"/>
              <w:marRight w:val="0"/>
              <w:marTop w:val="480"/>
              <w:marBottom w:val="0"/>
              <w:divBdr>
                <w:top w:val="single" w:sz="6" w:space="0" w:color="auto"/>
                <w:left w:val="single" w:sz="6" w:space="0" w:color="auto"/>
                <w:bottom w:val="single" w:sz="6" w:space="0" w:color="auto"/>
                <w:right w:val="single" w:sz="6" w:space="0" w:color="auto"/>
              </w:divBdr>
            </w:div>
            <w:div w:id="230426570">
              <w:marLeft w:val="0"/>
              <w:marRight w:val="0"/>
              <w:marTop w:val="0"/>
              <w:marBottom w:val="0"/>
              <w:divBdr>
                <w:top w:val="none" w:sz="0" w:space="0" w:color="auto"/>
                <w:left w:val="none" w:sz="0" w:space="0" w:color="auto"/>
                <w:bottom w:val="none" w:sz="0" w:space="0" w:color="auto"/>
                <w:right w:val="none" w:sz="0" w:space="0" w:color="auto"/>
              </w:divBdr>
            </w:div>
            <w:div w:id="233786747">
              <w:marLeft w:val="0"/>
              <w:marRight w:val="0"/>
              <w:marTop w:val="0"/>
              <w:marBottom w:val="0"/>
              <w:divBdr>
                <w:top w:val="none" w:sz="0" w:space="0" w:color="auto"/>
                <w:left w:val="none" w:sz="0" w:space="0" w:color="auto"/>
                <w:bottom w:val="none" w:sz="0" w:space="0" w:color="auto"/>
                <w:right w:val="none" w:sz="0" w:space="0" w:color="auto"/>
              </w:divBdr>
            </w:div>
            <w:div w:id="241990602">
              <w:marLeft w:val="0"/>
              <w:marRight w:val="0"/>
              <w:marTop w:val="0"/>
              <w:marBottom w:val="0"/>
              <w:divBdr>
                <w:top w:val="none" w:sz="0" w:space="0" w:color="auto"/>
                <w:left w:val="none" w:sz="0" w:space="0" w:color="auto"/>
                <w:bottom w:val="none" w:sz="0" w:space="0" w:color="auto"/>
                <w:right w:val="none" w:sz="0" w:space="0" w:color="auto"/>
              </w:divBdr>
            </w:div>
            <w:div w:id="255291770">
              <w:marLeft w:val="0"/>
              <w:marRight w:val="0"/>
              <w:marTop w:val="0"/>
              <w:marBottom w:val="0"/>
              <w:divBdr>
                <w:top w:val="none" w:sz="0" w:space="0" w:color="auto"/>
                <w:left w:val="none" w:sz="0" w:space="0" w:color="auto"/>
                <w:bottom w:val="none" w:sz="0" w:space="0" w:color="auto"/>
                <w:right w:val="none" w:sz="0" w:space="0" w:color="auto"/>
              </w:divBdr>
            </w:div>
            <w:div w:id="265699221">
              <w:marLeft w:val="0"/>
              <w:marRight w:val="0"/>
              <w:marTop w:val="0"/>
              <w:marBottom w:val="0"/>
              <w:divBdr>
                <w:top w:val="none" w:sz="0" w:space="0" w:color="auto"/>
                <w:left w:val="none" w:sz="0" w:space="0" w:color="auto"/>
                <w:bottom w:val="none" w:sz="0" w:space="0" w:color="auto"/>
                <w:right w:val="none" w:sz="0" w:space="0" w:color="auto"/>
              </w:divBdr>
            </w:div>
            <w:div w:id="276910013">
              <w:marLeft w:val="0"/>
              <w:marRight w:val="0"/>
              <w:marTop w:val="0"/>
              <w:marBottom w:val="0"/>
              <w:divBdr>
                <w:top w:val="none" w:sz="0" w:space="0" w:color="auto"/>
                <w:left w:val="none" w:sz="0" w:space="0" w:color="auto"/>
                <w:bottom w:val="none" w:sz="0" w:space="0" w:color="auto"/>
                <w:right w:val="none" w:sz="0" w:space="0" w:color="auto"/>
              </w:divBdr>
            </w:div>
            <w:div w:id="285896656">
              <w:marLeft w:val="0"/>
              <w:marRight w:val="0"/>
              <w:marTop w:val="0"/>
              <w:marBottom w:val="0"/>
              <w:divBdr>
                <w:top w:val="none" w:sz="0" w:space="0" w:color="auto"/>
                <w:left w:val="none" w:sz="0" w:space="0" w:color="auto"/>
                <w:bottom w:val="none" w:sz="0" w:space="0" w:color="auto"/>
                <w:right w:val="none" w:sz="0" w:space="0" w:color="auto"/>
              </w:divBdr>
            </w:div>
            <w:div w:id="300504495">
              <w:marLeft w:val="0"/>
              <w:marRight w:val="0"/>
              <w:marTop w:val="0"/>
              <w:marBottom w:val="0"/>
              <w:divBdr>
                <w:top w:val="none" w:sz="0" w:space="0" w:color="auto"/>
                <w:left w:val="none" w:sz="0" w:space="0" w:color="auto"/>
                <w:bottom w:val="none" w:sz="0" w:space="0" w:color="auto"/>
                <w:right w:val="none" w:sz="0" w:space="0" w:color="auto"/>
              </w:divBdr>
            </w:div>
            <w:div w:id="302734074">
              <w:marLeft w:val="0"/>
              <w:marRight w:val="0"/>
              <w:marTop w:val="0"/>
              <w:marBottom w:val="0"/>
              <w:divBdr>
                <w:top w:val="none" w:sz="0" w:space="0" w:color="auto"/>
                <w:left w:val="none" w:sz="0" w:space="0" w:color="auto"/>
                <w:bottom w:val="none" w:sz="0" w:space="0" w:color="auto"/>
                <w:right w:val="none" w:sz="0" w:space="0" w:color="auto"/>
              </w:divBdr>
            </w:div>
            <w:div w:id="307174679">
              <w:marLeft w:val="0"/>
              <w:marRight w:val="0"/>
              <w:marTop w:val="0"/>
              <w:marBottom w:val="0"/>
              <w:divBdr>
                <w:top w:val="none" w:sz="0" w:space="0" w:color="auto"/>
                <w:left w:val="none" w:sz="0" w:space="0" w:color="auto"/>
                <w:bottom w:val="none" w:sz="0" w:space="0" w:color="auto"/>
                <w:right w:val="none" w:sz="0" w:space="0" w:color="auto"/>
              </w:divBdr>
            </w:div>
            <w:div w:id="312680613">
              <w:marLeft w:val="0"/>
              <w:marRight w:val="0"/>
              <w:marTop w:val="0"/>
              <w:marBottom w:val="0"/>
              <w:divBdr>
                <w:top w:val="none" w:sz="0" w:space="0" w:color="auto"/>
                <w:left w:val="none" w:sz="0" w:space="0" w:color="auto"/>
                <w:bottom w:val="none" w:sz="0" w:space="0" w:color="auto"/>
                <w:right w:val="none" w:sz="0" w:space="0" w:color="auto"/>
              </w:divBdr>
            </w:div>
            <w:div w:id="319315886">
              <w:marLeft w:val="0"/>
              <w:marRight w:val="0"/>
              <w:marTop w:val="0"/>
              <w:marBottom w:val="0"/>
              <w:divBdr>
                <w:top w:val="none" w:sz="0" w:space="0" w:color="auto"/>
                <w:left w:val="none" w:sz="0" w:space="0" w:color="auto"/>
                <w:bottom w:val="none" w:sz="0" w:space="0" w:color="auto"/>
                <w:right w:val="none" w:sz="0" w:space="0" w:color="auto"/>
              </w:divBdr>
            </w:div>
            <w:div w:id="322898238">
              <w:marLeft w:val="0"/>
              <w:marRight w:val="0"/>
              <w:marTop w:val="0"/>
              <w:marBottom w:val="0"/>
              <w:divBdr>
                <w:top w:val="none" w:sz="0" w:space="0" w:color="auto"/>
                <w:left w:val="none" w:sz="0" w:space="0" w:color="auto"/>
                <w:bottom w:val="none" w:sz="0" w:space="0" w:color="auto"/>
                <w:right w:val="none" w:sz="0" w:space="0" w:color="auto"/>
              </w:divBdr>
            </w:div>
            <w:div w:id="323432591">
              <w:marLeft w:val="0"/>
              <w:marRight w:val="0"/>
              <w:marTop w:val="0"/>
              <w:marBottom w:val="0"/>
              <w:divBdr>
                <w:top w:val="none" w:sz="0" w:space="0" w:color="auto"/>
                <w:left w:val="none" w:sz="0" w:space="0" w:color="auto"/>
                <w:bottom w:val="none" w:sz="0" w:space="0" w:color="auto"/>
                <w:right w:val="none" w:sz="0" w:space="0" w:color="auto"/>
              </w:divBdr>
            </w:div>
            <w:div w:id="334652969">
              <w:marLeft w:val="0"/>
              <w:marRight w:val="0"/>
              <w:marTop w:val="0"/>
              <w:marBottom w:val="0"/>
              <w:divBdr>
                <w:top w:val="none" w:sz="0" w:space="0" w:color="auto"/>
                <w:left w:val="none" w:sz="0" w:space="0" w:color="auto"/>
                <w:bottom w:val="none" w:sz="0" w:space="0" w:color="auto"/>
                <w:right w:val="none" w:sz="0" w:space="0" w:color="auto"/>
              </w:divBdr>
            </w:div>
            <w:div w:id="336154111">
              <w:marLeft w:val="0"/>
              <w:marRight w:val="0"/>
              <w:marTop w:val="0"/>
              <w:marBottom w:val="0"/>
              <w:divBdr>
                <w:top w:val="none" w:sz="0" w:space="0" w:color="auto"/>
                <w:left w:val="none" w:sz="0" w:space="0" w:color="auto"/>
                <w:bottom w:val="none" w:sz="0" w:space="0" w:color="auto"/>
                <w:right w:val="none" w:sz="0" w:space="0" w:color="auto"/>
              </w:divBdr>
            </w:div>
            <w:div w:id="341708400">
              <w:marLeft w:val="0"/>
              <w:marRight w:val="0"/>
              <w:marTop w:val="0"/>
              <w:marBottom w:val="0"/>
              <w:divBdr>
                <w:top w:val="none" w:sz="0" w:space="0" w:color="auto"/>
                <w:left w:val="none" w:sz="0" w:space="0" w:color="auto"/>
                <w:bottom w:val="none" w:sz="0" w:space="0" w:color="auto"/>
                <w:right w:val="none" w:sz="0" w:space="0" w:color="auto"/>
              </w:divBdr>
            </w:div>
            <w:div w:id="353458649">
              <w:marLeft w:val="0"/>
              <w:marRight w:val="0"/>
              <w:marTop w:val="0"/>
              <w:marBottom w:val="0"/>
              <w:divBdr>
                <w:top w:val="none" w:sz="0" w:space="0" w:color="auto"/>
                <w:left w:val="none" w:sz="0" w:space="0" w:color="auto"/>
                <w:bottom w:val="none" w:sz="0" w:space="0" w:color="auto"/>
                <w:right w:val="none" w:sz="0" w:space="0" w:color="auto"/>
              </w:divBdr>
            </w:div>
            <w:div w:id="355892730">
              <w:marLeft w:val="0"/>
              <w:marRight w:val="0"/>
              <w:marTop w:val="0"/>
              <w:marBottom w:val="0"/>
              <w:divBdr>
                <w:top w:val="none" w:sz="0" w:space="0" w:color="auto"/>
                <w:left w:val="none" w:sz="0" w:space="0" w:color="auto"/>
                <w:bottom w:val="none" w:sz="0" w:space="0" w:color="auto"/>
                <w:right w:val="none" w:sz="0" w:space="0" w:color="auto"/>
              </w:divBdr>
            </w:div>
            <w:div w:id="362754982">
              <w:marLeft w:val="0"/>
              <w:marRight w:val="0"/>
              <w:marTop w:val="0"/>
              <w:marBottom w:val="0"/>
              <w:divBdr>
                <w:top w:val="none" w:sz="0" w:space="0" w:color="auto"/>
                <w:left w:val="none" w:sz="0" w:space="0" w:color="auto"/>
                <w:bottom w:val="none" w:sz="0" w:space="0" w:color="auto"/>
                <w:right w:val="none" w:sz="0" w:space="0" w:color="auto"/>
              </w:divBdr>
            </w:div>
            <w:div w:id="373774099">
              <w:marLeft w:val="0"/>
              <w:marRight w:val="0"/>
              <w:marTop w:val="0"/>
              <w:marBottom w:val="0"/>
              <w:divBdr>
                <w:top w:val="none" w:sz="0" w:space="0" w:color="auto"/>
                <w:left w:val="none" w:sz="0" w:space="0" w:color="auto"/>
                <w:bottom w:val="none" w:sz="0" w:space="0" w:color="auto"/>
                <w:right w:val="none" w:sz="0" w:space="0" w:color="auto"/>
              </w:divBdr>
            </w:div>
            <w:div w:id="377435004">
              <w:marLeft w:val="0"/>
              <w:marRight w:val="0"/>
              <w:marTop w:val="0"/>
              <w:marBottom w:val="0"/>
              <w:divBdr>
                <w:top w:val="none" w:sz="0" w:space="0" w:color="auto"/>
                <w:left w:val="none" w:sz="0" w:space="0" w:color="auto"/>
                <w:bottom w:val="none" w:sz="0" w:space="0" w:color="auto"/>
                <w:right w:val="none" w:sz="0" w:space="0" w:color="auto"/>
              </w:divBdr>
            </w:div>
            <w:div w:id="380373288">
              <w:marLeft w:val="0"/>
              <w:marRight w:val="0"/>
              <w:marTop w:val="0"/>
              <w:marBottom w:val="0"/>
              <w:divBdr>
                <w:top w:val="none" w:sz="0" w:space="0" w:color="auto"/>
                <w:left w:val="none" w:sz="0" w:space="0" w:color="auto"/>
                <w:bottom w:val="none" w:sz="0" w:space="0" w:color="auto"/>
                <w:right w:val="none" w:sz="0" w:space="0" w:color="auto"/>
              </w:divBdr>
            </w:div>
            <w:div w:id="389160897">
              <w:marLeft w:val="0"/>
              <w:marRight w:val="0"/>
              <w:marTop w:val="0"/>
              <w:marBottom w:val="0"/>
              <w:divBdr>
                <w:top w:val="none" w:sz="0" w:space="0" w:color="auto"/>
                <w:left w:val="none" w:sz="0" w:space="0" w:color="auto"/>
                <w:bottom w:val="none" w:sz="0" w:space="0" w:color="auto"/>
                <w:right w:val="none" w:sz="0" w:space="0" w:color="auto"/>
              </w:divBdr>
            </w:div>
            <w:div w:id="399518950">
              <w:marLeft w:val="0"/>
              <w:marRight w:val="0"/>
              <w:marTop w:val="0"/>
              <w:marBottom w:val="0"/>
              <w:divBdr>
                <w:top w:val="none" w:sz="0" w:space="0" w:color="auto"/>
                <w:left w:val="none" w:sz="0" w:space="0" w:color="auto"/>
                <w:bottom w:val="none" w:sz="0" w:space="0" w:color="auto"/>
                <w:right w:val="none" w:sz="0" w:space="0" w:color="auto"/>
              </w:divBdr>
            </w:div>
            <w:div w:id="412894930">
              <w:marLeft w:val="0"/>
              <w:marRight w:val="0"/>
              <w:marTop w:val="0"/>
              <w:marBottom w:val="0"/>
              <w:divBdr>
                <w:top w:val="none" w:sz="0" w:space="0" w:color="auto"/>
                <w:left w:val="none" w:sz="0" w:space="0" w:color="auto"/>
                <w:bottom w:val="none" w:sz="0" w:space="0" w:color="auto"/>
                <w:right w:val="none" w:sz="0" w:space="0" w:color="auto"/>
              </w:divBdr>
            </w:div>
            <w:div w:id="418215580">
              <w:marLeft w:val="0"/>
              <w:marRight w:val="0"/>
              <w:marTop w:val="0"/>
              <w:marBottom w:val="0"/>
              <w:divBdr>
                <w:top w:val="none" w:sz="0" w:space="0" w:color="auto"/>
                <w:left w:val="none" w:sz="0" w:space="0" w:color="auto"/>
                <w:bottom w:val="none" w:sz="0" w:space="0" w:color="auto"/>
                <w:right w:val="none" w:sz="0" w:space="0" w:color="auto"/>
              </w:divBdr>
            </w:div>
            <w:div w:id="426081563">
              <w:marLeft w:val="0"/>
              <w:marRight w:val="0"/>
              <w:marTop w:val="0"/>
              <w:marBottom w:val="0"/>
              <w:divBdr>
                <w:top w:val="none" w:sz="0" w:space="0" w:color="auto"/>
                <w:left w:val="none" w:sz="0" w:space="0" w:color="auto"/>
                <w:bottom w:val="none" w:sz="0" w:space="0" w:color="auto"/>
                <w:right w:val="none" w:sz="0" w:space="0" w:color="auto"/>
              </w:divBdr>
            </w:div>
            <w:div w:id="444734060">
              <w:marLeft w:val="0"/>
              <w:marRight w:val="0"/>
              <w:marTop w:val="0"/>
              <w:marBottom w:val="0"/>
              <w:divBdr>
                <w:top w:val="none" w:sz="0" w:space="0" w:color="auto"/>
                <w:left w:val="none" w:sz="0" w:space="0" w:color="auto"/>
                <w:bottom w:val="none" w:sz="0" w:space="0" w:color="auto"/>
                <w:right w:val="none" w:sz="0" w:space="0" w:color="auto"/>
              </w:divBdr>
            </w:div>
            <w:div w:id="448745502">
              <w:marLeft w:val="0"/>
              <w:marRight w:val="0"/>
              <w:marTop w:val="480"/>
              <w:marBottom w:val="0"/>
              <w:divBdr>
                <w:top w:val="single" w:sz="6" w:space="0" w:color="auto"/>
                <w:left w:val="single" w:sz="6" w:space="0" w:color="auto"/>
                <w:bottom w:val="single" w:sz="6" w:space="0" w:color="auto"/>
                <w:right w:val="single" w:sz="6" w:space="0" w:color="auto"/>
              </w:divBdr>
            </w:div>
            <w:div w:id="457181708">
              <w:marLeft w:val="0"/>
              <w:marRight w:val="0"/>
              <w:marTop w:val="0"/>
              <w:marBottom w:val="0"/>
              <w:divBdr>
                <w:top w:val="none" w:sz="0" w:space="0" w:color="auto"/>
                <w:left w:val="none" w:sz="0" w:space="0" w:color="auto"/>
                <w:bottom w:val="none" w:sz="0" w:space="0" w:color="auto"/>
                <w:right w:val="none" w:sz="0" w:space="0" w:color="auto"/>
              </w:divBdr>
            </w:div>
            <w:div w:id="466094090">
              <w:marLeft w:val="0"/>
              <w:marRight w:val="0"/>
              <w:marTop w:val="0"/>
              <w:marBottom w:val="0"/>
              <w:divBdr>
                <w:top w:val="none" w:sz="0" w:space="0" w:color="auto"/>
                <w:left w:val="none" w:sz="0" w:space="0" w:color="auto"/>
                <w:bottom w:val="none" w:sz="0" w:space="0" w:color="auto"/>
                <w:right w:val="none" w:sz="0" w:space="0" w:color="auto"/>
              </w:divBdr>
            </w:div>
            <w:div w:id="472798867">
              <w:marLeft w:val="0"/>
              <w:marRight w:val="0"/>
              <w:marTop w:val="0"/>
              <w:marBottom w:val="0"/>
              <w:divBdr>
                <w:top w:val="none" w:sz="0" w:space="0" w:color="auto"/>
                <w:left w:val="none" w:sz="0" w:space="0" w:color="auto"/>
                <w:bottom w:val="none" w:sz="0" w:space="0" w:color="auto"/>
                <w:right w:val="none" w:sz="0" w:space="0" w:color="auto"/>
              </w:divBdr>
            </w:div>
            <w:div w:id="533150303">
              <w:marLeft w:val="0"/>
              <w:marRight w:val="0"/>
              <w:marTop w:val="0"/>
              <w:marBottom w:val="0"/>
              <w:divBdr>
                <w:top w:val="none" w:sz="0" w:space="0" w:color="auto"/>
                <w:left w:val="none" w:sz="0" w:space="0" w:color="auto"/>
                <w:bottom w:val="none" w:sz="0" w:space="0" w:color="auto"/>
                <w:right w:val="none" w:sz="0" w:space="0" w:color="auto"/>
              </w:divBdr>
            </w:div>
            <w:div w:id="534924261">
              <w:marLeft w:val="0"/>
              <w:marRight w:val="0"/>
              <w:marTop w:val="0"/>
              <w:marBottom w:val="0"/>
              <w:divBdr>
                <w:top w:val="none" w:sz="0" w:space="0" w:color="auto"/>
                <w:left w:val="none" w:sz="0" w:space="0" w:color="auto"/>
                <w:bottom w:val="none" w:sz="0" w:space="0" w:color="auto"/>
                <w:right w:val="none" w:sz="0" w:space="0" w:color="auto"/>
              </w:divBdr>
            </w:div>
            <w:div w:id="547910886">
              <w:marLeft w:val="0"/>
              <w:marRight w:val="0"/>
              <w:marTop w:val="0"/>
              <w:marBottom w:val="0"/>
              <w:divBdr>
                <w:top w:val="none" w:sz="0" w:space="0" w:color="auto"/>
                <w:left w:val="none" w:sz="0" w:space="0" w:color="auto"/>
                <w:bottom w:val="none" w:sz="0" w:space="0" w:color="auto"/>
                <w:right w:val="none" w:sz="0" w:space="0" w:color="auto"/>
              </w:divBdr>
            </w:div>
            <w:div w:id="564265191">
              <w:marLeft w:val="0"/>
              <w:marRight w:val="0"/>
              <w:marTop w:val="0"/>
              <w:marBottom w:val="0"/>
              <w:divBdr>
                <w:top w:val="none" w:sz="0" w:space="0" w:color="auto"/>
                <w:left w:val="none" w:sz="0" w:space="0" w:color="auto"/>
                <w:bottom w:val="none" w:sz="0" w:space="0" w:color="auto"/>
                <w:right w:val="none" w:sz="0" w:space="0" w:color="auto"/>
              </w:divBdr>
            </w:div>
            <w:div w:id="583029882">
              <w:marLeft w:val="0"/>
              <w:marRight w:val="0"/>
              <w:marTop w:val="0"/>
              <w:marBottom w:val="0"/>
              <w:divBdr>
                <w:top w:val="none" w:sz="0" w:space="0" w:color="auto"/>
                <w:left w:val="none" w:sz="0" w:space="0" w:color="auto"/>
                <w:bottom w:val="none" w:sz="0" w:space="0" w:color="auto"/>
                <w:right w:val="none" w:sz="0" w:space="0" w:color="auto"/>
              </w:divBdr>
            </w:div>
            <w:div w:id="587352693">
              <w:marLeft w:val="0"/>
              <w:marRight w:val="0"/>
              <w:marTop w:val="0"/>
              <w:marBottom w:val="0"/>
              <w:divBdr>
                <w:top w:val="none" w:sz="0" w:space="0" w:color="auto"/>
                <w:left w:val="none" w:sz="0" w:space="0" w:color="auto"/>
                <w:bottom w:val="none" w:sz="0" w:space="0" w:color="auto"/>
                <w:right w:val="none" w:sz="0" w:space="0" w:color="auto"/>
              </w:divBdr>
            </w:div>
            <w:div w:id="595557878">
              <w:marLeft w:val="0"/>
              <w:marRight w:val="0"/>
              <w:marTop w:val="0"/>
              <w:marBottom w:val="0"/>
              <w:divBdr>
                <w:top w:val="none" w:sz="0" w:space="0" w:color="auto"/>
                <w:left w:val="none" w:sz="0" w:space="0" w:color="auto"/>
                <w:bottom w:val="none" w:sz="0" w:space="0" w:color="auto"/>
                <w:right w:val="none" w:sz="0" w:space="0" w:color="auto"/>
              </w:divBdr>
            </w:div>
            <w:div w:id="610017369">
              <w:marLeft w:val="0"/>
              <w:marRight w:val="0"/>
              <w:marTop w:val="0"/>
              <w:marBottom w:val="0"/>
              <w:divBdr>
                <w:top w:val="none" w:sz="0" w:space="0" w:color="auto"/>
                <w:left w:val="none" w:sz="0" w:space="0" w:color="auto"/>
                <w:bottom w:val="none" w:sz="0" w:space="0" w:color="auto"/>
                <w:right w:val="none" w:sz="0" w:space="0" w:color="auto"/>
              </w:divBdr>
            </w:div>
            <w:div w:id="611480508">
              <w:marLeft w:val="0"/>
              <w:marRight w:val="0"/>
              <w:marTop w:val="0"/>
              <w:marBottom w:val="0"/>
              <w:divBdr>
                <w:top w:val="none" w:sz="0" w:space="0" w:color="auto"/>
                <w:left w:val="none" w:sz="0" w:space="0" w:color="auto"/>
                <w:bottom w:val="none" w:sz="0" w:space="0" w:color="auto"/>
                <w:right w:val="none" w:sz="0" w:space="0" w:color="auto"/>
              </w:divBdr>
            </w:div>
            <w:div w:id="616957090">
              <w:marLeft w:val="0"/>
              <w:marRight w:val="0"/>
              <w:marTop w:val="0"/>
              <w:marBottom w:val="0"/>
              <w:divBdr>
                <w:top w:val="none" w:sz="0" w:space="0" w:color="auto"/>
                <w:left w:val="none" w:sz="0" w:space="0" w:color="auto"/>
                <w:bottom w:val="none" w:sz="0" w:space="0" w:color="auto"/>
                <w:right w:val="none" w:sz="0" w:space="0" w:color="auto"/>
              </w:divBdr>
            </w:div>
            <w:div w:id="619384818">
              <w:marLeft w:val="0"/>
              <w:marRight w:val="0"/>
              <w:marTop w:val="0"/>
              <w:marBottom w:val="0"/>
              <w:divBdr>
                <w:top w:val="none" w:sz="0" w:space="0" w:color="auto"/>
                <w:left w:val="none" w:sz="0" w:space="0" w:color="auto"/>
                <w:bottom w:val="none" w:sz="0" w:space="0" w:color="auto"/>
                <w:right w:val="none" w:sz="0" w:space="0" w:color="auto"/>
              </w:divBdr>
            </w:div>
            <w:div w:id="631178011">
              <w:marLeft w:val="0"/>
              <w:marRight w:val="0"/>
              <w:marTop w:val="0"/>
              <w:marBottom w:val="0"/>
              <w:divBdr>
                <w:top w:val="none" w:sz="0" w:space="0" w:color="auto"/>
                <w:left w:val="none" w:sz="0" w:space="0" w:color="auto"/>
                <w:bottom w:val="none" w:sz="0" w:space="0" w:color="auto"/>
                <w:right w:val="none" w:sz="0" w:space="0" w:color="auto"/>
              </w:divBdr>
            </w:div>
            <w:div w:id="645551355">
              <w:marLeft w:val="0"/>
              <w:marRight w:val="0"/>
              <w:marTop w:val="0"/>
              <w:marBottom w:val="0"/>
              <w:divBdr>
                <w:top w:val="none" w:sz="0" w:space="0" w:color="auto"/>
                <w:left w:val="none" w:sz="0" w:space="0" w:color="auto"/>
                <w:bottom w:val="none" w:sz="0" w:space="0" w:color="auto"/>
                <w:right w:val="none" w:sz="0" w:space="0" w:color="auto"/>
              </w:divBdr>
            </w:div>
            <w:div w:id="650713497">
              <w:marLeft w:val="0"/>
              <w:marRight w:val="0"/>
              <w:marTop w:val="0"/>
              <w:marBottom w:val="0"/>
              <w:divBdr>
                <w:top w:val="none" w:sz="0" w:space="0" w:color="auto"/>
                <w:left w:val="none" w:sz="0" w:space="0" w:color="auto"/>
                <w:bottom w:val="none" w:sz="0" w:space="0" w:color="auto"/>
                <w:right w:val="none" w:sz="0" w:space="0" w:color="auto"/>
              </w:divBdr>
            </w:div>
            <w:div w:id="658583649">
              <w:marLeft w:val="0"/>
              <w:marRight w:val="0"/>
              <w:marTop w:val="0"/>
              <w:marBottom w:val="0"/>
              <w:divBdr>
                <w:top w:val="none" w:sz="0" w:space="0" w:color="auto"/>
                <w:left w:val="none" w:sz="0" w:space="0" w:color="auto"/>
                <w:bottom w:val="none" w:sz="0" w:space="0" w:color="auto"/>
                <w:right w:val="none" w:sz="0" w:space="0" w:color="auto"/>
              </w:divBdr>
            </w:div>
            <w:div w:id="667369399">
              <w:marLeft w:val="0"/>
              <w:marRight w:val="0"/>
              <w:marTop w:val="0"/>
              <w:marBottom w:val="0"/>
              <w:divBdr>
                <w:top w:val="none" w:sz="0" w:space="0" w:color="auto"/>
                <w:left w:val="none" w:sz="0" w:space="0" w:color="auto"/>
                <w:bottom w:val="none" w:sz="0" w:space="0" w:color="auto"/>
                <w:right w:val="none" w:sz="0" w:space="0" w:color="auto"/>
              </w:divBdr>
            </w:div>
            <w:div w:id="726801661">
              <w:marLeft w:val="0"/>
              <w:marRight w:val="0"/>
              <w:marTop w:val="0"/>
              <w:marBottom w:val="0"/>
              <w:divBdr>
                <w:top w:val="none" w:sz="0" w:space="0" w:color="auto"/>
                <w:left w:val="none" w:sz="0" w:space="0" w:color="auto"/>
                <w:bottom w:val="none" w:sz="0" w:space="0" w:color="auto"/>
                <w:right w:val="none" w:sz="0" w:space="0" w:color="auto"/>
              </w:divBdr>
            </w:div>
            <w:div w:id="729035260">
              <w:marLeft w:val="0"/>
              <w:marRight w:val="0"/>
              <w:marTop w:val="0"/>
              <w:marBottom w:val="0"/>
              <w:divBdr>
                <w:top w:val="none" w:sz="0" w:space="0" w:color="auto"/>
                <w:left w:val="none" w:sz="0" w:space="0" w:color="auto"/>
                <w:bottom w:val="none" w:sz="0" w:space="0" w:color="auto"/>
                <w:right w:val="none" w:sz="0" w:space="0" w:color="auto"/>
              </w:divBdr>
            </w:div>
            <w:div w:id="741954094">
              <w:marLeft w:val="0"/>
              <w:marRight w:val="0"/>
              <w:marTop w:val="0"/>
              <w:marBottom w:val="0"/>
              <w:divBdr>
                <w:top w:val="none" w:sz="0" w:space="0" w:color="auto"/>
                <w:left w:val="none" w:sz="0" w:space="0" w:color="auto"/>
                <w:bottom w:val="none" w:sz="0" w:space="0" w:color="auto"/>
                <w:right w:val="none" w:sz="0" w:space="0" w:color="auto"/>
              </w:divBdr>
            </w:div>
            <w:div w:id="760570423">
              <w:marLeft w:val="0"/>
              <w:marRight w:val="0"/>
              <w:marTop w:val="0"/>
              <w:marBottom w:val="0"/>
              <w:divBdr>
                <w:top w:val="none" w:sz="0" w:space="0" w:color="auto"/>
                <w:left w:val="none" w:sz="0" w:space="0" w:color="auto"/>
                <w:bottom w:val="none" w:sz="0" w:space="0" w:color="auto"/>
                <w:right w:val="none" w:sz="0" w:space="0" w:color="auto"/>
              </w:divBdr>
            </w:div>
            <w:div w:id="771584375">
              <w:marLeft w:val="0"/>
              <w:marRight w:val="0"/>
              <w:marTop w:val="0"/>
              <w:marBottom w:val="0"/>
              <w:divBdr>
                <w:top w:val="none" w:sz="0" w:space="0" w:color="auto"/>
                <w:left w:val="none" w:sz="0" w:space="0" w:color="auto"/>
                <w:bottom w:val="none" w:sz="0" w:space="0" w:color="auto"/>
                <w:right w:val="none" w:sz="0" w:space="0" w:color="auto"/>
              </w:divBdr>
            </w:div>
            <w:div w:id="778333023">
              <w:marLeft w:val="0"/>
              <w:marRight w:val="0"/>
              <w:marTop w:val="0"/>
              <w:marBottom w:val="0"/>
              <w:divBdr>
                <w:top w:val="none" w:sz="0" w:space="0" w:color="auto"/>
                <w:left w:val="none" w:sz="0" w:space="0" w:color="auto"/>
                <w:bottom w:val="none" w:sz="0" w:space="0" w:color="auto"/>
                <w:right w:val="none" w:sz="0" w:space="0" w:color="auto"/>
              </w:divBdr>
            </w:div>
            <w:div w:id="783427507">
              <w:marLeft w:val="0"/>
              <w:marRight w:val="0"/>
              <w:marTop w:val="0"/>
              <w:marBottom w:val="0"/>
              <w:divBdr>
                <w:top w:val="none" w:sz="0" w:space="0" w:color="auto"/>
                <w:left w:val="none" w:sz="0" w:space="0" w:color="auto"/>
                <w:bottom w:val="none" w:sz="0" w:space="0" w:color="auto"/>
                <w:right w:val="none" w:sz="0" w:space="0" w:color="auto"/>
              </w:divBdr>
            </w:div>
            <w:div w:id="784230285">
              <w:marLeft w:val="0"/>
              <w:marRight w:val="0"/>
              <w:marTop w:val="0"/>
              <w:marBottom w:val="0"/>
              <w:divBdr>
                <w:top w:val="none" w:sz="0" w:space="0" w:color="auto"/>
                <w:left w:val="none" w:sz="0" w:space="0" w:color="auto"/>
                <w:bottom w:val="none" w:sz="0" w:space="0" w:color="auto"/>
                <w:right w:val="none" w:sz="0" w:space="0" w:color="auto"/>
              </w:divBdr>
            </w:div>
            <w:div w:id="789590749">
              <w:marLeft w:val="0"/>
              <w:marRight w:val="0"/>
              <w:marTop w:val="480"/>
              <w:marBottom w:val="0"/>
              <w:divBdr>
                <w:top w:val="single" w:sz="6" w:space="0" w:color="auto"/>
                <w:left w:val="single" w:sz="6" w:space="0" w:color="auto"/>
                <w:bottom w:val="single" w:sz="6" w:space="0" w:color="auto"/>
                <w:right w:val="single" w:sz="6" w:space="0" w:color="auto"/>
              </w:divBdr>
            </w:div>
            <w:div w:id="791486447">
              <w:marLeft w:val="0"/>
              <w:marRight w:val="0"/>
              <w:marTop w:val="0"/>
              <w:marBottom w:val="0"/>
              <w:divBdr>
                <w:top w:val="none" w:sz="0" w:space="0" w:color="auto"/>
                <w:left w:val="none" w:sz="0" w:space="0" w:color="auto"/>
                <w:bottom w:val="none" w:sz="0" w:space="0" w:color="auto"/>
                <w:right w:val="none" w:sz="0" w:space="0" w:color="auto"/>
              </w:divBdr>
            </w:div>
            <w:div w:id="795567886">
              <w:marLeft w:val="0"/>
              <w:marRight w:val="0"/>
              <w:marTop w:val="0"/>
              <w:marBottom w:val="0"/>
              <w:divBdr>
                <w:top w:val="none" w:sz="0" w:space="0" w:color="auto"/>
                <w:left w:val="none" w:sz="0" w:space="0" w:color="auto"/>
                <w:bottom w:val="none" w:sz="0" w:space="0" w:color="auto"/>
                <w:right w:val="none" w:sz="0" w:space="0" w:color="auto"/>
              </w:divBdr>
            </w:div>
            <w:div w:id="803693910">
              <w:marLeft w:val="0"/>
              <w:marRight w:val="0"/>
              <w:marTop w:val="0"/>
              <w:marBottom w:val="0"/>
              <w:divBdr>
                <w:top w:val="none" w:sz="0" w:space="0" w:color="auto"/>
                <w:left w:val="none" w:sz="0" w:space="0" w:color="auto"/>
                <w:bottom w:val="none" w:sz="0" w:space="0" w:color="auto"/>
                <w:right w:val="none" w:sz="0" w:space="0" w:color="auto"/>
              </w:divBdr>
            </w:div>
            <w:div w:id="822813849">
              <w:marLeft w:val="0"/>
              <w:marRight w:val="0"/>
              <w:marTop w:val="0"/>
              <w:marBottom w:val="0"/>
              <w:divBdr>
                <w:top w:val="none" w:sz="0" w:space="0" w:color="auto"/>
                <w:left w:val="none" w:sz="0" w:space="0" w:color="auto"/>
                <w:bottom w:val="none" w:sz="0" w:space="0" w:color="auto"/>
                <w:right w:val="none" w:sz="0" w:space="0" w:color="auto"/>
              </w:divBdr>
            </w:div>
            <w:div w:id="835072188">
              <w:marLeft w:val="0"/>
              <w:marRight w:val="0"/>
              <w:marTop w:val="0"/>
              <w:marBottom w:val="0"/>
              <w:divBdr>
                <w:top w:val="none" w:sz="0" w:space="0" w:color="auto"/>
                <w:left w:val="none" w:sz="0" w:space="0" w:color="auto"/>
                <w:bottom w:val="none" w:sz="0" w:space="0" w:color="auto"/>
                <w:right w:val="none" w:sz="0" w:space="0" w:color="auto"/>
              </w:divBdr>
            </w:div>
            <w:div w:id="854154179">
              <w:marLeft w:val="0"/>
              <w:marRight w:val="0"/>
              <w:marTop w:val="0"/>
              <w:marBottom w:val="0"/>
              <w:divBdr>
                <w:top w:val="none" w:sz="0" w:space="0" w:color="auto"/>
                <w:left w:val="none" w:sz="0" w:space="0" w:color="auto"/>
                <w:bottom w:val="none" w:sz="0" w:space="0" w:color="auto"/>
                <w:right w:val="none" w:sz="0" w:space="0" w:color="auto"/>
              </w:divBdr>
            </w:div>
            <w:div w:id="857693062">
              <w:marLeft w:val="0"/>
              <w:marRight w:val="0"/>
              <w:marTop w:val="0"/>
              <w:marBottom w:val="0"/>
              <w:divBdr>
                <w:top w:val="none" w:sz="0" w:space="0" w:color="auto"/>
                <w:left w:val="none" w:sz="0" w:space="0" w:color="auto"/>
                <w:bottom w:val="none" w:sz="0" w:space="0" w:color="auto"/>
                <w:right w:val="none" w:sz="0" w:space="0" w:color="auto"/>
              </w:divBdr>
            </w:div>
            <w:div w:id="885071846">
              <w:marLeft w:val="0"/>
              <w:marRight w:val="0"/>
              <w:marTop w:val="0"/>
              <w:marBottom w:val="0"/>
              <w:divBdr>
                <w:top w:val="none" w:sz="0" w:space="0" w:color="auto"/>
                <w:left w:val="none" w:sz="0" w:space="0" w:color="auto"/>
                <w:bottom w:val="none" w:sz="0" w:space="0" w:color="auto"/>
                <w:right w:val="none" w:sz="0" w:space="0" w:color="auto"/>
              </w:divBdr>
            </w:div>
            <w:div w:id="908999171">
              <w:marLeft w:val="0"/>
              <w:marRight w:val="0"/>
              <w:marTop w:val="0"/>
              <w:marBottom w:val="0"/>
              <w:divBdr>
                <w:top w:val="none" w:sz="0" w:space="0" w:color="auto"/>
                <w:left w:val="none" w:sz="0" w:space="0" w:color="auto"/>
                <w:bottom w:val="none" w:sz="0" w:space="0" w:color="auto"/>
                <w:right w:val="none" w:sz="0" w:space="0" w:color="auto"/>
              </w:divBdr>
            </w:div>
            <w:div w:id="921990637">
              <w:marLeft w:val="0"/>
              <w:marRight w:val="0"/>
              <w:marTop w:val="0"/>
              <w:marBottom w:val="0"/>
              <w:divBdr>
                <w:top w:val="none" w:sz="0" w:space="0" w:color="auto"/>
                <w:left w:val="none" w:sz="0" w:space="0" w:color="auto"/>
                <w:bottom w:val="none" w:sz="0" w:space="0" w:color="auto"/>
                <w:right w:val="none" w:sz="0" w:space="0" w:color="auto"/>
              </w:divBdr>
            </w:div>
            <w:div w:id="927271204">
              <w:marLeft w:val="0"/>
              <w:marRight w:val="0"/>
              <w:marTop w:val="0"/>
              <w:marBottom w:val="0"/>
              <w:divBdr>
                <w:top w:val="none" w:sz="0" w:space="0" w:color="auto"/>
                <w:left w:val="none" w:sz="0" w:space="0" w:color="auto"/>
                <w:bottom w:val="none" w:sz="0" w:space="0" w:color="auto"/>
                <w:right w:val="none" w:sz="0" w:space="0" w:color="auto"/>
              </w:divBdr>
            </w:div>
            <w:div w:id="927538676">
              <w:marLeft w:val="0"/>
              <w:marRight w:val="0"/>
              <w:marTop w:val="0"/>
              <w:marBottom w:val="0"/>
              <w:divBdr>
                <w:top w:val="none" w:sz="0" w:space="0" w:color="auto"/>
                <w:left w:val="none" w:sz="0" w:space="0" w:color="auto"/>
                <w:bottom w:val="none" w:sz="0" w:space="0" w:color="auto"/>
                <w:right w:val="none" w:sz="0" w:space="0" w:color="auto"/>
              </w:divBdr>
            </w:div>
            <w:div w:id="942688049">
              <w:marLeft w:val="0"/>
              <w:marRight w:val="0"/>
              <w:marTop w:val="0"/>
              <w:marBottom w:val="0"/>
              <w:divBdr>
                <w:top w:val="none" w:sz="0" w:space="0" w:color="auto"/>
                <w:left w:val="none" w:sz="0" w:space="0" w:color="auto"/>
                <w:bottom w:val="none" w:sz="0" w:space="0" w:color="auto"/>
                <w:right w:val="none" w:sz="0" w:space="0" w:color="auto"/>
              </w:divBdr>
            </w:div>
            <w:div w:id="945307736">
              <w:marLeft w:val="0"/>
              <w:marRight w:val="0"/>
              <w:marTop w:val="0"/>
              <w:marBottom w:val="0"/>
              <w:divBdr>
                <w:top w:val="none" w:sz="0" w:space="0" w:color="auto"/>
                <w:left w:val="none" w:sz="0" w:space="0" w:color="auto"/>
                <w:bottom w:val="none" w:sz="0" w:space="0" w:color="auto"/>
                <w:right w:val="none" w:sz="0" w:space="0" w:color="auto"/>
              </w:divBdr>
            </w:div>
            <w:div w:id="951399328">
              <w:marLeft w:val="0"/>
              <w:marRight w:val="0"/>
              <w:marTop w:val="0"/>
              <w:marBottom w:val="0"/>
              <w:divBdr>
                <w:top w:val="none" w:sz="0" w:space="0" w:color="auto"/>
                <w:left w:val="none" w:sz="0" w:space="0" w:color="auto"/>
                <w:bottom w:val="none" w:sz="0" w:space="0" w:color="auto"/>
                <w:right w:val="none" w:sz="0" w:space="0" w:color="auto"/>
              </w:divBdr>
            </w:div>
            <w:div w:id="965357631">
              <w:marLeft w:val="0"/>
              <w:marRight w:val="0"/>
              <w:marTop w:val="0"/>
              <w:marBottom w:val="0"/>
              <w:divBdr>
                <w:top w:val="none" w:sz="0" w:space="0" w:color="auto"/>
                <w:left w:val="none" w:sz="0" w:space="0" w:color="auto"/>
                <w:bottom w:val="none" w:sz="0" w:space="0" w:color="auto"/>
                <w:right w:val="none" w:sz="0" w:space="0" w:color="auto"/>
              </w:divBdr>
            </w:div>
            <w:div w:id="972711260">
              <w:marLeft w:val="0"/>
              <w:marRight w:val="0"/>
              <w:marTop w:val="0"/>
              <w:marBottom w:val="0"/>
              <w:divBdr>
                <w:top w:val="none" w:sz="0" w:space="0" w:color="auto"/>
                <w:left w:val="none" w:sz="0" w:space="0" w:color="auto"/>
                <w:bottom w:val="none" w:sz="0" w:space="0" w:color="auto"/>
                <w:right w:val="none" w:sz="0" w:space="0" w:color="auto"/>
              </w:divBdr>
            </w:div>
            <w:div w:id="996685241">
              <w:marLeft w:val="0"/>
              <w:marRight w:val="0"/>
              <w:marTop w:val="0"/>
              <w:marBottom w:val="0"/>
              <w:divBdr>
                <w:top w:val="none" w:sz="0" w:space="0" w:color="auto"/>
                <w:left w:val="none" w:sz="0" w:space="0" w:color="auto"/>
                <w:bottom w:val="none" w:sz="0" w:space="0" w:color="auto"/>
                <w:right w:val="none" w:sz="0" w:space="0" w:color="auto"/>
              </w:divBdr>
            </w:div>
            <w:div w:id="996955995">
              <w:marLeft w:val="0"/>
              <w:marRight w:val="0"/>
              <w:marTop w:val="0"/>
              <w:marBottom w:val="0"/>
              <w:divBdr>
                <w:top w:val="none" w:sz="0" w:space="0" w:color="auto"/>
                <w:left w:val="none" w:sz="0" w:space="0" w:color="auto"/>
                <w:bottom w:val="none" w:sz="0" w:space="0" w:color="auto"/>
                <w:right w:val="none" w:sz="0" w:space="0" w:color="auto"/>
              </w:divBdr>
            </w:div>
            <w:div w:id="1021661556">
              <w:marLeft w:val="0"/>
              <w:marRight w:val="0"/>
              <w:marTop w:val="0"/>
              <w:marBottom w:val="0"/>
              <w:divBdr>
                <w:top w:val="none" w:sz="0" w:space="0" w:color="auto"/>
                <w:left w:val="none" w:sz="0" w:space="0" w:color="auto"/>
                <w:bottom w:val="none" w:sz="0" w:space="0" w:color="auto"/>
                <w:right w:val="none" w:sz="0" w:space="0" w:color="auto"/>
              </w:divBdr>
            </w:div>
            <w:div w:id="1022319542">
              <w:marLeft w:val="0"/>
              <w:marRight w:val="0"/>
              <w:marTop w:val="0"/>
              <w:marBottom w:val="0"/>
              <w:divBdr>
                <w:top w:val="none" w:sz="0" w:space="0" w:color="auto"/>
                <w:left w:val="none" w:sz="0" w:space="0" w:color="auto"/>
                <w:bottom w:val="none" w:sz="0" w:space="0" w:color="auto"/>
                <w:right w:val="none" w:sz="0" w:space="0" w:color="auto"/>
              </w:divBdr>
            </w:div>
            <w:div w:id="1039089661">
              <w:marLeft w:val="0"/>
              <w:marRight w:val="0"/>
              <w:marTop w:val="0"/>
              <w:marBottom w:val="0"/>
              <w:divBdr>
                <w:top w:val="none" w:sz="0" w:space="0" w:color="auto"/>
                <w:left w:val="none" w:sz="0" w:space="0" w:color="auto"/>
                <w:bottom w:val="none" w:sz="0" w:space="0" w:color="auto"/>
                <w:right w:val="none" w:sz="0" w:space="0" w:color="auto"/>
              </w:divBdr>
            </w:div>
            <w:div w:id="1040931699">
              <w:marLeft w:val="0"/>
              <w:marRight w:val="0"/>
              <w:marTop w:val="0"/>
              <w:marBottom w:val="0"/>
              <w:divBdr>
                <w:top w:val="none" w:sz="0" w:space="0" w:color="auto"/>
                <w:left w:val="none" w:sz="0" w:space="0" w:color="auto"/>
                <w:bottom w:val="none" w:sz="0" w:space="0" w:color="auto"/>
                <w:right w:val="none" w:sz="0" w:space="0" w:color="auto"/>
              </w:divBdr>
            </w:div>
            <w:div w:id="1043754135">
              <w:marLeft w:val="0"/>
              <w:marRight w:val="0"/>
              <w:marTop w:val="0"/>
              <w:marBottom w:val="0"/>
              <w:divBdr>
                <w:top w:val="none" w:sz="0" w:space="0" w:color="auto"/>
                <w:left w:val="none" w:sz="0" w:space="0" w:color="auto"/>
                <w:bottom w:val="none" w:sz="0" w:space="0" w:color="auto"/>
                <w:right w:val="none" w:sz="0" w:space="0" w:color="auto"/>
              </w:divBdr>
            </w:div>
            <w:div w:id="1050112391">
              <w:marLeft w:val="0"/>
              <w:marRight w:val="0"/>
              <w:marTop w:val="0"/>
              <w:marBottom w:val="0"/>
              <w:divBdr>
                <w:top w:val="none" w:sz="0" w:space="0" w:color="auto"/>
                <w:left w:val="none" w:sz="0" w:space="0" w:color="auto"/>
                <w:bottom w:val="none" w:sz="0" w:space="0" w:color="auto"/>
                <w:right w:val="none" w:sz="0" w:space="0" w:color="auto"/>
              </w:divBdr>
            </w:div>
            <w:div w:id="1060785479">
              <w:marLeft w:val="0"/>
              <w:marRight w:val="0"/>
              <w:marTop w:val="0"/>
              <w:marBottom w:val="0"/>
              <w:divBdr>
                <w:top w:val="none" w:sz="0" w:space="0" w:color="auto"/>
                <w:left w:val="none" w:sz="0" w:space="0" w:color="auto"/>
                <w:bottom w:val="none" w:sz="0" w:space="0" w:color="auto"/>
                <w:right w:val="none" w:sz="0" w:space="0" w:color="auto"/>
              </w:divBdr>
            </w:div>
            <w:div w:id="1061751148">
              <w:marLeft w:val="0"/>
              <w:marRight w:val="0"/>
              <w:marTop w:val="0"/>
              <w:marBottom w:val="0"/>
              <w:divBdr>
                <w:top w:val="none" w:sz="0" w:space="0" w:color="auto"/>
                <w:left w:val="none" w:sz="0" w:space="0" w:color="auto"/>
                <w:bottom w:val="none" w:sz="0" w:space="0" w:color="auto"/>
                <w:right w:val="none" w:sz="0" w:space="0" w:color="auto"/>
              </w:divBdr>
            </w:div>
            <w:div w:id="1062022593">
              <w:marLeft w:val="0"/>
              <w:marRight w:val="0"/>
              <w:marTop w:val="0"/>
              <w:marBottom w:val="0"/>
              <w:divBdr>
                <w:top w:val="none" w:sz="0" w:space="0" w:color="auto"/>
                <w:left w:val="none" w:sz="0" w:space="0" w:color="auto"/>
                <w:bottom w:val="none" w:sz="0" w:space="0" w:color="auto"/>
                <w:right w:val="none" w:sz="0" w:space="0" w:color="auto"/>
              </w:divBdr>
            </w:div>
            <w:div w:id="1067537008">
              <w:marLeft w:val="0"/>
              <w:marRight w:val="0"/>
              <w:marTop w:val="0"/>
              <w:marBottom w:val="0"/>
              <w:divBdr>
                <w:top w:val="none" w:sz="0" w:space="0" w:color="auto"/>
                <w:left w:val="none" w:sz="0" w:space="0" w:color="auto"/>
                <w:bottom w:val="none" w:sz="0" w:space="0" w:color="auto"/>
                <w:right w:val="none" w:sz="0" w:space="0" w:color="auto"/>
              </w:divBdr>
            </w:div>
            <w:div w:id="1075012233">
              <w:marLeft w:val="0"/>
              <w:marRight w:val="0"/>
              <w:marTop w:val="0"/>
              <w:marBottom w:val="0"/>
              <w:divBdr>
                <w:top w:val="none" w:sz="0" w:space="0" w:color="auto"/>
                <w:left w:val="none" w:sz="0" w:space="0" w:color="auto"/>
                <w:bottom w:val="none" w:sz="0" w:space="0" w:color="auto"/>
                <w:right w:val="none" w:sz="0" w:space="0" w:color="auto"/>
              </w:divBdr>
            </w:div>
            <w:div w:id="1076318508">
              <w:marLeft w:val="0"/>
              <w:marRight w:val="0"/>
              <w:marTop w:val="0"/>
              <w:marBottom w:val="0"/>
              <w:divBdr>
                <w:top w:val="none" w:sz="0" w:space="0" w:color="auto"/>
                <w:left w:val="none" w:sz="0" w:space="0" w:color="auto"/>
                <w:bottom w:val="none" w:sz="0" w:space="0" w:color="auto"/>
                <w:right w:val="none" w:sz="0" w:space="0" w:color="auto"/>
              </w:divBdr>
            </w:div>
            <w:div w:id="1102870955">
              <w:marLeft w:val="0"/>
              <w:marRight w:val="0"/>
              <w:marTop w:val="0"/>
              <w:marBottom w:val="0"/>
              <w:divBdr>
                <w:top w:val="none" w:sz="0" w:space="0" w:color="auto"/>
                <w:left w:val="none" w:sz="0" w:space="0" w:color="auto"/>
                <w:bottom w:val="none" w:sz="0" w:space="0" w:color="auto"/>
                <w:right w:val="none" w:sz="0" w:space="0" w:color="auto"/>
              </w:divBdr>
            </w:div>
            <w:div w:id="1103839047">
              <w:marLeft w:val="0"/>
              <w:marRight w:val="0"/>
              <w:marTop w:val="0"/>
              <w:marBottom w:val="0"/>
              <w:divBdr>
                <w:top w:val="none" w:sz="0" w:space="0" w:color="auto"/>
                <w:left w:val="none" w:sz="0" w:space="0" w:color="auto"/>
                <w:bottom w:val="none" w:sz="0" w:space="0" w:color="auto"/>
                <w:right w:val="none" w:sz="0" w:space="0" w:color="auto"/>
              </w:divBdr>
            </w:div>
            <w:div w:id="1104153218">
              <w:marLeft w:val="0"/>
              <w:marRight w:val="0"/>
              <w:marTop w:val="0"/>
              <w:marBottom w:val="0"/>
              <w:divBdr>
                <w:top w:val="none" w:sz="0" w:space="0" w:color="auto"/>
                <w:left w:val="none" w:sz="0" w:space="0" w:color="auto"/>
                <w:bottom w:val="none" w:sz="0" w:space="0" w:color="auto"/>
                <w:right w:val="none" w:sz="0" w:space="0" w:color="auto"/>
              </w:divBdr>
            </w:div>
            <w:div w:id="1124957706">
              <w:marLeft w:val="0"/>
              <w:marRight w:val="0"/>
              <w:marTop w:val="0"/>
              <w:marBottom w:val="0"/>
              <w:divBdr>
                <w:top w:val="none" w:sz="0" w:space="0" w:color="auto"/>
                <w:left w:val="none" w:sz="0" w:space="0" w:color="auto"/>
                <w:bottom w:val="none" w:sz="0" w:space="0" w:color="auto"/>
                <w:right w:val="none" w:sz="0" w:space="0" w:color="auto"/>
              </w:divBdr>
            </w:div>
            <w:div w:id="1131899685">
              <w:marLeft w:val="0"/>
              <w:marRight w:val="0"/>
              <w:marTop w:val="0"/>
              <w:marBottom w:val="0"/>
              <w:divBdr>
                <w:top w:val="none" w:sz="0" w:space="0" w:color="auto"/>
                <w:left w:val="none" w:sz="0" w:space="0" w:color="auto"/>
                <w:bottom w:val="none" w:sz="0" w:space="0" w:color="auto"/>
                <w:right w:val="none" w:sz="0" w:space="0" w:color="auto"/>
              </w:divBdr>
            </w:div>
            <w:div w:id="1133255679">
              <w:marLeft w:val="0"/>
              <w:marRight w:val="0"/>
              <w:marTop w:val="0"/>
              <w:marBottom w:val="0"/>
              <w:divBdr>
                <w:top w:val="none" w:sz="0" w:space="0" w:color="auto"/>
                <w:left w:val="none" w:sz="0" w:space="0" w:color="auto"/>
                <w:bottom w:val="none" w:sz="0" w:space="0" w:color="auto"/>
                <w:right w:val="none" w:sz="0" w:space="0" w:color="auto"/>
              </w:divBdr>
            </w:div>
            <w:div w:id="1148597708">
              <w:marLeft w:val="0"/>
              <w:marRight w:val="0"/>
              <w:marTop w:val="0"/>
              <w:marBottom w:val="0"/>
              <w:divBdr>
                <w:top w:val="none" w:sz="0" w:space="0" w:color="auto"/>
                <w:left w:val="none" w:sz="0" w:space="0" w:color="auto"/>
                <w:bottom w:val="none" w:sz="0" w:space="0" w:color="auto"/>
                <w:right w:val="none" w:sz="0" w:space="0" w:color="auto"/>
              </w:divBdr>
            </w:div>
            <w:div w:id="1169099914">
              <w:marLeft w:val="0"/>
              <w:marRight w:val="0"/>
              <w:marTop w:val="0"/>
              <w:marBottom w:val="0"/>
              <w:divBdr>
                <w:top w:val="none" w:sz="0" w:space="0" w:color="auto"/>
                <w:left w:val="none" w:sz="0" w:space="0" w:color="auto"/>
                <w:bottom w:val="none" w:sz="0" w:space="0" w:color="auto"/>
                <w:right w:val="none" w:sz="0" w:space="0" w:color="auto"/>
              </w:divBdr>
            </w:div>
            <w:div w:id="1170943433">
              <w:marLeft w:val="0"/>
              <w:marRight w:val="0"/>
              <w:marTop w:val="0"/>
              <w:marBottom w:val="0"/>
              <w:divBdr>
                <w:top w:val="none" w:sz="0" w:space="0" w:color="auto"/>
                <w:left w:val="none" w:sz="0" w:space="0" w:color="auto"/>
                <w:bottom w:val="none" w:sz="0" w:space="0" w:color="auto"/>
                <w:right w:val="none" w:sz="0" w:space="0" w:color="auto"/>
              </w:divBdr>
            </w:div>
            <w:div w:id="1182357888">
              <w:marLeft w:val="0"/>
              <w:marRight w:val="0"/>
              <w:marTop w:val="0"/>
              <w:marBottom w:val="0"/>
              <w:divBdr>
                <w:top w:val="none" w:sz="0" w:space="0" w:color="auto"/>
                <w:left w:val="none" w:sz="0" w:space="0" w:color="auto"/>
                <w:bottom w:val="none" w:sz="0" w:space="0" w:color="auto"/>
                <w:right w:val="none" w:sz="0" w:space="0" w:color="auto"/>
              </w:divBdr>
            </w:div>
            <w:div w:id="1213075140">
              <w:marLeft w:val="0"/>
              <w:marRight w:val="0"/>
              <w:marTop w:val="0"/>
              <w:marBottom w:val="0"/>
              <w:divBdr>
                <w:top w:val="none" w:sz="0" w:space="0" w:color="auto"/>
                <w:left w:val="none" w:sz="0" w:space="0" w:color="auto"/>
                <w:bottom w:val="none" w:sz="0" w:space="0" w:color="auto"/>
                <w:right w:val="none" w:sz="0" w:space="0" w:color="auto"/>
              </w:divBdr>
            </w:div>
            <w:div w:id="1214460585">
              <w:marLeft w:val="0"/>
              <w:marRight w:val="0"/>
              <w:marTop w:val="0"/>
              <w:marBottom w:val="0"/>
              <w:divBdr>
                <w:top w:val="none" w:sz="0" w:space="0" w:color="auto"/>
                <w:left w:val="none" w:sz="0" w:space="0" w:color="auto"/>
                <w:bottom w:val="none" w:sz="0" w:space="0" w:color="auto"/>
                <w:right w:val="none" w:sz="0" w:space="0" w:color="auto"/>
              </w:divBdr>
            </w:div>
            <w:div w:id="1221986535">
              <w:marLeft w:val="0"/>
              <w:marRight w:val="0"/>
              <w:marTop w:val="0"/>
              <w:marBottom w:val="0"/>
              <w:divBdr>
                <w:top w:val="none" w:sz="0" w:space="0" w:color="auto"/>
                <w:left w:val="none" w:sz="0" w:space="0" w:color="auto"/>
                <w:bottom w:val="none" w:sz="0" w:space="0" w:color="auto"/>
                <w:right w:val="none" w:sz="0" w:space="0" w:color="auto"/>
              </w:divBdr>
            </w:div>
            <w:div w:id="1233587816">
              <w:marLeft w:val="0"/>
              <w:marRight w:val="0"/>
              <w:marTop w:val="0"/>
              <w:marBottom w:val="0"/>
              <w:divBdr>
                <w:top w:val="none" w:sz="0" w:space="0" w:color="auto"/>
                <w:left w:val="none" w:sz="0" w:space="0" w:color="auto"/>
                <w:bottom w:val="none" w:sz="0" w:space="0" w:color="auto"/>
                <w:right w:val="none" w:sz="0" w:space="0" w:color="auto"/>
              </w:divBdr>
            </w:div>
            <w:div w:id="1246962469">
              <w:marLeft w:val="0"/>
              <w:marRight w:val="0"/>
              <w:marTop w:val="0"/>
              <w:marBottom w:val="0"/>
              <w:divBdr>
                <w:top w:val="none" w:sz="0" w:space="0" w:color="auto"/>
                <w:left w:val="none" w:sz="0" w:space="0" w:color="auto"/>
                <w:bottom w:val="none" w:sz="0" w:space="0" w:color="auto"/>
                <w:right w:val="none" w:sz="0" w:space="0" w:color="auto"/>
              </w:divBdr>
            </w:div>
            <w:div w:id="1305237583">
              <w:marLeft w:val="0"/>
              <w:marRight w:val="0"/>
              <w:marTop w:val="0"/>
              <w:marBottom w:val="0"/>
              <w:divBdr>
                <w:top w:val="none" w:sz="0" w:space="0" w:color="auto"/>
                <w:left w:val="none" w:sz="0" w:space="0" w:color="auto"/>
                <w:bottom w:val="none" w:sz="0" w:space="0" w:color="auto"/>
                <w:right w:val="none" w:sz="0" w:space="0" w:color="auto"/>
              </w:divBdr>
            </w:div>
            <w:div w:id="1309626020">
              <w:marLeft w:val="0"/>
              <w:marRight w:val="0"/>
              <w:marTop w:val="0"/>
              <w:marBottom w:val="0"/>
              <w:divBdr>
                <w:top w:val="none" w:sz="0" w:space="0" w:color="auto"/>
                <w:left w:val="none" w:sz="0" w:space="0" w:color="auto"/>
                <w:bottom w:val="none" w:sz="0" w:space="0" w:color="auto"/>
                <w:right w:val="none" w:sz="0" w:space="0" w:color="auto"/>
              </w:divBdr>
            </w:div>
            <w:div w:id="1317953071">
              <w:marLeft w:val="0"/>
              <w:marRight w:val="0"/>
              <w:marTop w:val="0"/>
              <w:marBottom w:val="0"/>
              <w:divBdr>
                <w:top w:val="none" w:sz="0" w:space="0" w:color="auto"/>
                <w:left w:val="none" w:sz="0" w:space="0" w:color="auto"/>
                <w:bottom w:val="none" w:sz="0" w:space="0" w:color="auto"/>
                <w:right w:val="none" w:sz="0" w:space="0" w:color="auto"/>
              </w:divBdr>
            </w:div>
            <w:div w:id="1325669534">
              <w:marLeft w:val="0"/>
              <w:marRight w:val="0"/>
              <w:marTop w:val="0"/>
              <w:marBottom w:val="0"/>
              <w:divBdr>
                <w:top w:val="none" w:sz="0" w:space="0" w:color="auto"/>
                <w:left w:val="none" w:sz="0" w:space="0" w:color="auto"/>
                <w:bottom w:val="none" w:sz="0" w:space="0" w:color="auto"/>
                <w:right w:val="none" w:sz="0" w:space="0" w:color="auto"/>
              </w:divBdr>
            </w:div>
            <w:div w:id="1337343914">
              <w:marLeft w:val="0"/>
              <w:marRight w:val="0"/>
              <w:marTop w:val="0"/>
              <w:marBottom w:val="0"/>
              <w:divBdr>
                <w:top w:val="none" w:sz="0" w:space="0" w:color="auto"/>
                <w:left w:val="none" w:sz="0" w:space="0" w:color="auto"/>
                <w:bottom w:val="none" w:sz="0" w:space="0" w:color="auto"/>
                <w:right w:val="none" w:sz="0" w:space="0" w:color="auto"/>
              </w:divBdr>
            </w:div>
            <w:div w:id="1338341336">
              <w:marLeft w:val="0"/>
              <w:marRight w:val="0"/>
              <w:marTop w:val="0"/>
              <w:marBottom w:val="0"/>
              <w:divBdr>
                <w:top w:val="none" w:sz="0" w:space="0" w:color="auto"/>
                <w:left w:val="none" w:sz="0" w:space="0" w:color="auto"/>
                <w:bottom w:val="none" w:sz="0" w:space="0" w:color="auto"/>
                <w:right w:val="none" w:sz="0" w:space="0" w:color="auto"/>
              </w:divBdr>
            </w:div>
            <w:div w:id="1345746710">
              <w:marLeft w:val="0"/>
              <w:marRight w:val="0"/>
              <w:marTop w:val="0"/>
              <w:marBottom w:val="0"/>
              <w:divBdr>
                <w:top w:val="none" w:sz="0" w:space="0" w:color="auto"/>
                <w:left w:val="none" w:sz="0" w:space="0" w:color="auto"/>
                <w:bottom w:val="none" w:sz="0" w:space="0" w:color="auto"/>
                <w:right w:val="none" w:sz="0" w:space="0" w:color="auto"/>
              </w:divBdr>
            </w:div>
            <w:div w:id="1349521325">
              <w:marLeft w:val="0"/>
              <w:marRight w:val="0"/>
              <w:marTop w:val="0"/>
              <w:marBottom w:val="0"/>
              <w:divBdr>
                <w:top w:val="none" w:sz="0" w:space="0" w:color="auto"/>
                <w:left w:val="none" w:sz="0" w:space="0" w:color="auto"/>
                <w:bottom w:val="none" w:sz="0" w:space="0" w:color="auto"/>
                <w:right w:val="none" w:sz="0" w:space="0" w:color="auto"/>
              </w:divBdr>
            </w:div>
            <w:div w:id="1379163080">
              <w:marLeft w:val="0"/>
              <w:marRight w:val="0"/>
              <w:marTop w:val="0"/>
              <w:marBottom w:val="0"/>
              <w:divBdr>
                <w:top w:val="none" w:sz="0" w:space="0" w:color="auto"/>
                <w:left w:val="none" w:sz="0" w:space="0" w:color="auto"/>
                <w:bottom w:val="none" w:sz="0" w:space="0" w:color="auto"/>
                <w:right w:val="none" w:sz="0" w:space="0" w:color="auto"/>
              </w:divBdr>
            </w:div>
            <w:div w:id="1416627931">
              <w:marLeft w:val="0"/>
              <w:marRight w:val="0"/>
              <w:marTop w:val="0"/>
              <w:marBottom w:val="0"/>
              <w:divBdr>
                <w:top w:val="none" w:sz="0" w:space="0" w:color="auto"/>
                <w:left w:val="none" w:sz="0" w:space="0" w:color="auto"/>
                <w:bottom w:val="none" w:sz="0" w:space="0" w:color="auto"/>
                <w:right w:val="none" w:sz="0" w:space="0" w:color="auto"/>
              </w:divBdr>
            </w:div>
            <w:div w:id="1418791013">
              <w:marLeft w:val="0"/>
              <w:marRight w:val="0"/>
              <w:marTop w:val="0"/>
              <w:marBottom w:val="0"/>
              <w:divBdr>
                <w:top w:val="none" w:sz="0" w:space="0" w:color="auto"/>
                <w:left w:val="none" w:sz="0" w:space="0" w:color="auto"/>
                <w:bottom w:val="none" w:sz="0" w:space="0" w:color="auto"/>
                <w:right w:val="none" w:sz="0" w:space="0" w:color="auto"/>
              </w:divBdr>
            </w:div>
            <w:div w:id="1441223589">
              <w:marLeft w:val="0"/>
              <w:marRight w:val="0"/>
              <w:marTop w:val="0"/>
              <w:marBottom w:val="0"/>
              <w:divBdr>
                <w:top w:val="none" w:sz="0" w:space="0" w:color="auto"/>
                <w:left w:val="none" w:sz="0" w:space="0" w:color="auto"/>
                <w:bottom w:val="none" w:sz="0" w:space="0" w:color="auto"/>
                <w:right w:val="none" w:sz="0" w:space="0" w:color="auto"/>
              </w:divBdr>
            </w:div>
            <w:div w:id="1451823465">
              <w:marLeft w:val="0"/>
              <w:marRight w:val="0"/>
              <w:marTop w:val="0"/>
              <w:marBottom w:val="0"/>
              <w:divBdr>
                <w:top w:val="none" w:sz="0" w:space="0" w:color="auto"/>
                <w:left w:val="none" w:sz="0" w:space="0" w:color="auto"/>
                <w:bottom w:val="none" w:sz="0" w:space="0" w:color="auto"/>
                <w:right w:val="none" w:sz="0" w:space="0" w:color="auto"/>
              </w:divBdr>
            </w:div>
            <w:div w:id="1458646357">
              <w:marLeft w:val="0"/>
              <w:marRight w:val="0"/>
              <w:marTop w:val="0"/>
              <w:marBottom w:val="0"/>
              <w:divBdr>
                <w:top w:val="none" w:sz="0" w:space="0" w:color="auto"/>
                <w:left w:val="none" w:sz="0" w:space="0" w:color="auto"/>
                <w:bottom w:val="none" w:sz="0" w:space="0" w:color="auto"/>
                <w:right w:val="none" w:sz="0" w:space="0" w:color="auto"/>
              </w:divBdr>
            </w:div>
            <w:div w:id="1469131728">
              <w:marLeft w:val="0"/>
              <w:marRight w:val="0"/>
              <w:marTop w:val="0"/>
              <w:marBottom w:val="0"/>
              <w:divBdr>
                <w:top w:val="none" w:sz="0" w:space="0" w:color="auto"/>
                <w:left w:val="none" w:sz="0" w:space="0" w:color="auto"/>
                <w:bottom w:val="none" w:sz="0" w:space="0" w:color="auto"/>
                <w:right w:val="none" w:sz="0" w:space="0" w:color="auto"/>
              </w:divBdr>
            </w:div>
            <w:div w:id="1472596168">
              <w:marLeft w:val="0"/>
              <w:marRight w:val="0"/>
              <w:marTop w:val="0"/>
              <w:marBottom w:val="0"/>
              <w:divBdr>
                <w:top w:val="none" w:sz="0" w:space="0" w:color="auto"/>
                <w:left w:val="none" w:sz="0" w:space="0" w:color="auto"/>
                <w:bottom w:val="none" w:sz="0" w:space="0" w:color="auto"/>
                <w:right w:val="none" w:sz="0" w:space="0" w:color="auto"/>
              </w:divBdr>
            </w:div>
            <w:div w:id="1474323736">
              <w:marLeft w:val="0"/>
              <w:marRight w:val="0"/>
              <w:marTop w:val="0"/>
              <w:marBottom w:val="0"/>
              <w:divBdr>
                <w:top w:val="none" w:sz="0" w:space="0" w:color="auto"/>
                <w:left w:val="none" w:sz="0" w:space="0" w:color="auto"/>
                <w:bottom w:val="none" w:sz="0" w:space="0" w:color="auto"/>
                <w:right w:val="none" w:sz="0" w:space="0" w:color="auto"/>
              </w:divBdr>
            </w:div>
            <w:div w:id="1475369036">
              <w:marLeft w:val="0"/>
              <w:marRight w:val="0"/>
              <w:marTop w:val="0"/>
              <w:marBottom w:val="0"/>
              <w:divBdr>
                <w:top w:val="none" w:sz="0" w:space="0" w:color="auto"/>
                <w:left w:val="none" w:sz="0" w:space="0" w:color="auto"/>
                <w:bottom w:val="none" w:sz="0" w:space="0" w:color="auto"/>
                <w:right w:val="none" w:sz="0" w:space="0" w:color="auto"/>
              </w:divBdr>
            </w:div>
            <w:div w:id="1493763215">
              <w:marLeft w:val="0"/>
              <w:marRight w:val="0"/>
              <w:marTop w:val="0"/>
              <w:marBottom w:val="0"/>
              <w:divBdr>
                <w:top w:val="none" w:sz="0" w:space="0" w:color="auto"/>
                <w:left w:val="none" w:sz="0" w:space="0" w:color="auto"/>
                <w:bottom w:val="none" w:sz="0" w:space="0" w:color="auto"/>
                <w:right w:val="none" w:sz="0" w:space="0" w:color="auto"/>
              </w:divBdr>
            </w:div>
            <w:div w:id="1501695415">
              <w:marLeft w:val="0"/>
              <w:marRight w:val="0"/>
              <w:marTop w:val="0"/>
              <w:marBottom w:val="0"/>
              <w:divBdr>
                <w:top w:val="none" w:sz="0" w:space="0" w:color="auto"/>
                <w:left w:val="none" w:sz="0" w:space="0" w:color="auto"/>
                <w:bottom w:val="none" w:sz="0" w:space="0" w:color="auto"/>
                <w:right w:val="none" w:sz="0" w:space="0" w:color="auto"/>
              </w:divBdr>
            </w:div>
            <w:div w:id="1506676500">
              <w:marLeft w:val="0"/>
              <w:marRight w:val="0"/>
              <w:marTop w:val="480"/>
              <w:marBottom w:val="0"/>
              <w:divBdr>
                <w:top w:val="single" w:sz="6" w:space="0" w:color="auto"/>
                <w:left w:val="single" w:sz="6" w:space="0" w:color="auto"/>
                <w:bottom w:val="single" w:sz="6" w:space="0" w:color="auto"/>
                <w:right w:val="single" w:sz="6" w:space="0" w:color="auto"/>
              </w:divBdr>
            </w:div>
            <w:div w:id="1507207614">
              <w:marLeft w:val="0"/>
              <w:marRight w:val="0"/>
              <w:marTop w:val="0"/>
              <w:marBottom w:val="0"/>
              <w:divBdr>
                <w:top w:val="none" w:sz="0" w:space="0" w:color="auto"/>
                <w:left w:val="none" w:sz="0" w:space="0" w:color="auto"/>
                <w:bottom w:val="none" w:sz="0" w:space="0" w:color="auto"/>
                <w:right w:val="none" w:sz="0" w:space="0" w:color="auto"/>
              </w:divBdr>
            </w:div>
            <w:div w:id="1508860656">
              <w:marLeft w:val="0"/>
              <w:marRight w:val="0"/>
              <w:marTop w:val="0"/>
              <w:marBottom w:val="0"/>
              <w:divBdr>
                <w:top w:val="none" w:sz="0" w:space="0" w:color="auto"/>
                <w:left w:val="none" w:sz="0" w:space="0" w:color="auto"/>
                <w:bottom w:val="none" w:sz="0" w:space="0" w:color="auto"/>
                <w:right w:val="none" w:sz="0" w:space="0" w:color="auto"/>
              </w:divBdr>
            </w:div>
            <w:div w:id="1510872638">
              <w:marLeft w:val="0"/>
              <w:marRight w:val="0"/>
              <w:marTop w:val="0"/>
              <w:marBottom w:val="0"/>
              <w:divBdr>
                <w:top w:val="none" w:sz="0" w:space="0" w:color="auto"/>
                <w:left w:val="none" w:sz="0" w:space="0" w:color="auto"/>
                <w:bottom w:val="none" w:sz="0" w:space="0" w:color="auto"/>
                <w:right w:val="none" w:sz="0" w:space="0" w:color="auto"/>
              </w:divBdr>
            </w:div>
            <w:div w:id="1535656552">
              <w:marLeft w:val="0"/>
              <w:marRight w:val="0"/>
              <w:marTop w:val="0"/>
              <w:marBottom w:val="0"/>
              <w:divBdr>
                <w:top w:val="none" w:sz="0" w:space="0" w:color="auto"/>
                <w:left w:val="none" w:sz="0" w:space="0" w:color="auto"/>
                <w:bottom w:val="none" w:sz="0" w:space="0" w:color="auto"/>
                <w:right w:val="none" w:sz="0" w:space="0" w:color="auto"/>
              </w:divBdr>
            </w:div>
            <w:div w:id="1554346761">
              <w:marLeft w:val="0"/>
              <w:marRight w:val="0"/>
              <w:marTop w:val="0"/>
              <w:marBottom w:val="0"/>
              <w:divBdr>
                <w:top w:val="none" w:sz="0" w:space="0" w:color="auto"/>
                <w:left w:val="none" w:sz="0" w:space="0" w:color="auto"/>
                <w:bottom w:val="none" w:sz="0" w:space="0" w:color="auto"/>
                <w:right w:val="none" w:sz="0" w:space="0" w:color="auto"/>
              </w:divBdr>
            </w:div>
            <w:div w:id="1570192063">
              <w:marLeft w:val="0"/>
              <w:marRight w:val="0"/>
              <w:marTop w:val="0"/>
              <w:marBottom w:val="0"/>
              <w:divBdr>
                <w:top w:val="none" w:sz="0" w:space="0" w:color="auto"/>
                <w:left w:val="none" w:sz="0" w:space="0" w:color="auto"/>
                <w:bottom w:val="none" w:sz="0" w:space="0" w:color="auto"/>
                <w:right w:val="none" w:sz="0" w:space="0" w:color="auto"/>
              </w:divBdr>
            </w:div>
            <w:div w:id="1576084419">
              <w:marLeft w:val="0"/>
              <w:marRight w:val="0"/>
              <w:marTop w:val="0"/>
              <w:marBottom w:val="0"/>
              <w:divBdr>
                <w:top w:val="none" w:sz="0" w:space="0" w:color="auto"/>
                <w:left w:val="none" w:sz="0" w:space="0" w:color="auto"/>
                <w:bottom w:val="none" w:sz="0" w:space="0" w:color="auto"/>
                <w:right w:val="none" w:sz="0" w:space="0" w:color="auto"/>
              </w:divBdr>
            </w:div>
            <w:div w:id="1585451566">
              <w:marLeft w:val="0"/>
              <w:marRight w:val="0"/>
              <w:marTop w:val="0"/>
              <w:marBottom w:val="0"/>
              <w:divBdr>
                <w:top w:val="none" w:sz="0" w:space="0" w:color="auto"/>
                <w:left w:val="none" w:sz="0" w:space="0" w:color="auto"/>
                <w:bottom w:val="none" w:sz="0" w:space="0" w:color="auto"/>
                <w:right w:val="none" w:sz="0" w:space="0" w:color="auto"/>
              </w:divBdr>
            </w:div>
            <w:div w:id="1609896377">
              <w:marLeft w:val="0"/>
              <w:marRight w:val="0"/>
              <w:marTop w:val="0"/>
              <w:marBottom w:val="0"/>
              <w:divBdr>
                <w:top w:val="none" w:sz="0" w:space="0" w:color="auto"/>
                <w:left w:val="none" w:sz="0" w:space="0" w:color="auto"/>
                <w:bottom w:val="none" w:sz="0" w:space="0" w:color="auto"/>
                <w:right w:val="none" w:sz="0" w:space="0" w:color="auto"/>
              </w:divBdr>
            </w:div>
            <w:div w:id="1610971980">
              <w:marLeft w:val="0"/>
              <w:marRight w:val="0"/>
              <w:marTop w:val="0"/>
              <w:marBottom w:val="0"/>
              <w:divBdr>
                <w:top w:val="none" w:sz="0" w:space="0" w:color="auto"/>
                <w:left w:val="none" w:sz="0" w:space="0" w:color="auto"/>
                <w:bottom w:val="none" w:sz="0" w:space="0" w:color="auto"/>
                <w:right w:val="none" w:sz="0" w:space="0" w:color="auto"/>
              </w:divBdr>
            </w:div>
            <w:div w:id="1647007985">
              <w:marLeft w:val="0"/>
              <w:marRight w:val="0"/>
              <w:marTop w:val="480"/>
              <w:marBottom w:val="0"/>
              <w:divBdr>
                <w:top w:val="single" w:sz="6" w:space="0" w:color="auto"/>
                <w:left w:val="single" w:sz="6" w:space="0" w:color="auto"/>
                <w:bottom w:val="single" w:sz="6" w:space="0" w:color="auto"/>
                <w:right w:val="single" w:sz="6" w:space="0" w:color="auto"/>
              </w:divBdr>
            </w:div>
            <w:div w:id="1649900249">
              <w:marLeft w:val="0"/>
              <w:marRight w:val="0"/>
              <w:marTop w:val="0"/>
              <w:marBottom w:val="0"/>
              <w:divBdr>
                <w:top w:val="none" w:sz="0" w:space="0" w:color="auto"/>
                <w:left w:val="none" w:sz="0" w:space="0" w:color="auto"/>
                <w:bottom w:val="none" w:sz="0" w:space="0" w:color="auto"/>
                <w:right w:val="none" w:sz="0" w:space="0" w:color="auto"/>
              </w:divBdr>
            </w:div>
            <w:div w:id="1653557361">
              <w:marLeft w:val="0"/>
              <w:marRight w:val="0"/>
              <w:marTop w:val="480"/>
              <w:marBottom w:val="0"/>
              <w:divBdr>
                <w:top w:val="single" w:sz="6" w:space="0" w:color="auto"/>
                <w:left w:val="single" w:sz="6" w:space="0" w:color="auto"/>
                <w:bottom w:val="single" w:sz="6" w:space="0" w:color="auto"/>
                <w:right w:val="single" w:sz="6" w:space="0" w:color="auto"/>
              </w:divBdr>
            </w:div>
            <w:div w:id="1663315729">
              <w:marLeft w:val="0"/>
              <w:marRight w:val="0"/>
              <w:marTop w:val="0"/>
              <w:marBottom w:val="0"/>
              <w:divBdr>
                <w:top w:val="none" w:sz="0" w:space="0" w:color="auto"/>
                <w:left w:val="none" w:sz="0" w:space="0" w:color="auto"/>
                <w:bottom w:val="none" w:sz="0" w:space="0" w:color="auto"/>
                <w:right w:val="none" w:sz="0" w:space="0" w:color="auto"/>
              </w:divBdr>
            </w:div>
            <w:div w:id="1698659454">
              <w:marLeft w:val="0"/>
              <w:marRight w:val="0"/>
              <w:marTop w:val="0"/>
              <w:marBottom w:val="0"/>
              <w:divBdr>
                <w:top w:val="none" w:sz="0" w:space="0" w:color="auto"/>
                <w:left w:val="none" w:sz="0" w:space="0" w:color="auto"/>
                <w:bottom w:val="none" w:sz="0" w:space="0" w:color="auto"/>
                <w:right w:val="none" w:sz="0" w:space="0" w:color="auto"/>
              </w:divBdr>
            </w:div>
            <w:div w:id="1709180099">
              <w:marLeft w:val="0"/>
              <w:marRight w:val="0"/>
              <w:marTop w:val="0"/>
              <w:marBottom w:val="0"/>
              <w:divBdr>
                <w:top w:val="none" w:sz="0" w:space="0" w:color="auto"/>
                <w:left w:val="none" w:sz="0" w:space="0" w:color="auto"/>
                <w:bottom w:val="none" w:sz="0" w:space="0" w:color="auto"/>
                <w:right w:val="none" w:sz="0" w:space="0" w:color="auto"/>
              </w:divBdr>
            </w:div>
            <w:div w:id="1739937688">
              <w:marLeft w:val="0"/>
              <w:marRight w:val="0"/>
              <w:marTop w:val="0"/>
              <w:marBottom w:val="0"/>
              <w:divBdr>
                <w:top w:val="none" w:sz="0" w:space="0" w:color="auto"/>
                <w:left w:val="none" w:sz="0" w:space="0" w:color="auto"/>
                <w:bottom w:val="none" w:sz="0" w:space="0" w:color="auto"/>
                <w:right w:val="none" w:sz="0" w:space="0" w:color="auto"/>
              </w:divBdr>
            </w:div>
            <w:div w:id="1748838512">
              <w:marLeft w:val="0"/>
              <w:marRight w:val="0"/>
              <w:marTop w:val="0"/>
              <w:marBottom w:val="0"/>
              <w:divBdr>
                <w:top w:val="none" w:sz="0" w:space="0" w:color="auto"/>
                <w:left w:val="none" w:sz="0" w:space="0" w:color="auto"/>
                <w:bottom w:val="none" w:sz="0" w:space="0" w:color="auto"/>
                <w:right w:val="none" w:sz="0" w:space="0" w:color="auto"/>
              </w:divBdr>
            </w:div>
            <w:div w:id="1749306705">
              <w:marLeft w:val="0"/>
              <w:marRight w:val="0"/>
              <w:marTop w:val="480"/>
              <w:marBottom w:val="0"/>
              <w:divBdr>
                <w:top w:val="single" w:sz="6" w:space="0" w:color="auto"/>
                <w:left w:val="single" w:sz="6" w:space="0" w:color="auto"/>
                <w:bottom w:val="single" w:sz="6" w:space="0" w:color="auto"/>
                <w:right w:val="single" w:sz="6" w:space="0" w:color="auto"/>
              </w:divBdr>
            </w:div>
            <w:div w:id="1755663582">
              <w:marLeft w:val="0"/>
              <w:marRight w:val="0"/>
              <w:marTop w:val="0"/>
              <w:marBottom w:val="0"/>
              <w:divBdr>
                <w:top w:val="none" w:sz="0" w:space="0" w:color="auto"/>
                <w:left w:val="none" w:sz="0" w:space="0" w:color="auto"/>
                <w:bottom w:val="none" w:sz="0" w:space="0" w:color="auto"/>
                <w:right w:val="none" w:sz="0" w:space="0" w:color="auto"/>
              </w:divBdr>
            </w:div>
            <w:div w:id="1757507554">
              <w:marLeft w:val="0"/>
              <w:marRight w:val="0"/>
              <w:marTop w:val="0"/>
              <w:marBottom w:val="0"/>
              <w:divBdr>
                <w:top w:val="none" w:sz="0" w:space="0" w:color="auto"/>
                <w:left w:val="none" w:sz="0" w:space="0" w:color="auto"/>
                <w:bottom w:val="none" w:sz="0" w:space="0" w:color="auto"/>
                <w:right w:val="none" w:sz="0" w:space="0" w:color="auto"/>
              </w:divBdr>
            </w:div>
            <w:div w:id="1759708958">
              <w:marLeft w:val="0"/>
              <w:marRight w:val="0"/>
              <w:marTop w:val="0"/>
              <w:marBottom w:val="0"/>
              <w:divBdr>
                <w:top w:val="none" w:sz="0" w:space="0" w:color="auto"/>
                <w:left w:val="none" w:sz="0" w:space="0" w:color="auto"/>
                <w:bottom w:val="none" w:sz="0" w:space="0" w:color="auto"/>
                <w:right w:val="none" w:sz="0" w:space="0" w:color="auto"/>
              </w:divBdr>
            </w:div>
            <w:div w:id="1768621838">
              <w:marLeft w:val="0"/>
              <w:marRight w:val="0"/>
              <w:marTop w:val="0"/>
              <w:marBottom w:val="0"/>
              <w:divBdr>
                <w:top w:val="none" w:sz="0" w:space="0" w:color="auto"/>
                <w:left w:val="none" w:sz="0" w:space="0" w:color="auto"/>
                <w:bottom w:val="none" w:sz="0" w:space="0" w:color="auto"/>
                <w:right w:val="none" w:sz="0" w:space="0" w:color="auto"/>
              </w:divBdr>
            </w:div>
            <w:div w:id="1791053654">
              <w:marLeft w:val="0"/>
              <w:marRight w:val="0"/>
              <w:marTop w:val="0"/>
              <w:marBottom w:val="0"/>
              <w:divBdr>
                <w:top w:val="none" w:sz="0" w:space="0" w:color="auto"/>
                <w:left w:val="none" w:sz="0" w:space="0" w:color="auto"/>
                <w:bottom w:val="none" w:sz="0" w:space="0" w:color="auto"/>
                <w:right w:val="none" w:sz="0" w:space="0" w:color="auto"/>
              </w:divBdr>
            </w:div>
            <w:div w:id="1796872838">
              <w:marLeft w:val="0"/>
              <w:marRight w:val="0"/>
              <w:marTop w:val="0"/>
              <w:marBottom w:val="0"/>
              <w:divBdr>
                <w:top w:val="none" w:sz="0" w:space="0" w:color="auto"/>
                <w:left w:val="none" w:sz="0" w:space="0" w:color="auto"/>
                <w:bottom w:val="none" w:sz="0" w:space="0" w:color="auto"/>
                <w:right w:val="none" w:sz="0" w:space="0" w:color="auto"/>
              </w:divBdr>
            </w:div>
            <w:div w:id="1811439826">
              <w:marLeft w:val="0"/>
              <w:marRight w:val="0"/>
              <w:marTop w:val="0"/>
              <w:marBottom w:val="0"/>
              <w:divBdr>
                <w:top w:val="none" w:sz="0" w:space="0" w:color="auto"/>
                <w:left w:val="none" w:sz="0" w:space="0" w:color="auto"/>
                <w:bottom w:val="none" w:sz="0" w:space="0" w:color="auto"/>
                <w:right w:val="none" w:sz="0" w:space="0" w:color="auto"/>
              </w:divBdr>
            </w:div>
            <w:div w:id="1811508824">
              <w:marLeft w:val="0"/>
              <w:marRight w:val="0"/>
              <w:marTop w:val="0"/>
              <w:marBottom w:val="0"/>
              <w:divBdr>
                <w:top w:val="none" w:sz="0" w:space="0" w:color="auto"/>
                <w:left w:val="none" w:sz="0" w:space="0" w:color="auto"/>
                <w:bottom w:val="none" w:sz="0" w:space="0" w:color="auto"/>
                <w:right w:val="none" w:sz="0" w:space="0" w:color="auto"/>
              </w:divBdr>
            </w:div>
            <w:div w:id="1816992879">
              <w:marLeft w:val="0"/>
              <w:marRight w:val="0"/>
              <w:marTop w:val="0"/>
              <w:marBottom w:val="0"/>
              <w:divBdr>
                <w:top w:val="none" w:sz="0" w:space="0" w:color="auto"/>
                <w:left w:val="none" w:sz="0" w:space="0" w:color="auto"/>
                <w:bottom w:val="none" w:sz="0" w:space="0" w:color="auto"/>
                <w:right w:val="none" w:sz="0" w:space="0" w:color="auto"/>
              </w:divBdr>
            </w:div>
            <w:div w:id="1828591334">
              <w:marLeft w:val="0"/>
              <w:marRight w:val="0"/>
              <w:marTop w:val="480"/>
              <w:marBottom w:val="0"/>
              <w:divBdr>
                <w:top w:val="single" w:sz="6" w:space="0" w:color="auto"/>
                <w:left w:val="single" w:sz="6" w:space="0" w:color="auto"/>
                <w:bottom w:val="single" w:sz="6" w:space="0" w:color="auto"/>
                <w:right w:val="single" w:sz="6" w:space="0" w:color="auto"/>
              </w:divBdr>
            </w:div>
            <w:div w:id="1834563543">
              <w:marLeft w:val="0"/>
              <w:marRight w:val="0"/>
              <w:marTop w:val="0"/>
              <w:marBottom w:val="0"/>
              <w:divBdr>
                <w:top w:val="none" w:sz="0" w:space="0" w:color="auto"/>
                <w:left w:val="none" w:sz="0" w:space="0" w:color="auto"/>
                <w:bottom w:val="none" w:sz="0" w:space="0" w:color="auto"/>
                <w:right w:val="none" w:sz="0" w:space="0" w:color="auto"/>
              </w:divBdr>
            </w:div>
            <w:div w:id="1850560994">
              <w:marLeft w:val="0"/>
              <w:marRight w:val="0"/>
              <w:marTop w:val="0"/>
              <w:marBottom w:val="0"/>
              <w:divBdr>
                <w:top w:val="none" w:sz="0" w:space="0" w:color="auto"/>
                <w:left w:val="none" w:sz="0" w:space="0" w:color="auto"/>
                <w:bottom w:val="none" w:sz="0" w:space="0" w:color="auto"/>
                <w:right w:val="none" w:sz="0" w:space="0" w:color="auto"/>
              </w:divBdr>
            </w:div>
            <w:div w:id="1850946633">
              <w:marLeft w:val="0"/>
              <w:marRight w:val="0"/>
              <w:marTop w:val="0"/>
              <w:marBottom w:val="0"/>
              <w:divBdr>
                <w:top w:val="none" w:sz="0" w:space="0" w:color="auto"/>
                <w:left w:val="none" w:sz="0" w:space="0" w:color="auto"/>
                <w:bottom w:val="none" w:sz="0" w:space="0" w:color="auto"/>
                <w:right w:val="none" w:sz="0" w:space="0" w:color="auto"/>
              </w:divBdr>
            </w:div>
            <w:div w:id="1891113097">
              <w:marLeft w:val="0"/>
              <w:marRight w:val="0"/>
              <w:marTop w:val="0"/>
              <w:marBottom w:val="0"/>
              <w:divBdr>
                <w:top w:val="none" w:sz="0" w:space="0" w:color="auto"/>
                <w:left w:val="none" w:sz="0" w:space="0" w:color="auto"/>
                <w:bottom w:val="none" w:sz="0" w:space="0" w:color="auto"/>
                <w:right w:val="none" w:sz="0" w:space="0" w:color="auto"/>
              </w:divBdr>
            </w:div>
            <w:div w:id="1892812692">
              <w:marLeft w:val="0"/>
              <w:marRight w:val="0"/>
              <w:marTop w:val="0"/>
              <w:marBottom w:val="0"/>
              <w:divBdr>
                <w:top w:val="none" w:sz="0" w:space="0" w:color="auto"/>
                <w:left w:val="none" w:sz="0" w:space="0" w:color="auto"/>
                <w:bottom w:val="none" w:sz="0" w:space="0" w:color="auto"/>
                <w:right w:val="none" w:sz="0" w:space="0" w:color="auto"/>
              </w:divBdr>
            </w:div>
            <w:div w:id="1915621697">
              <w:marLeft w:val="0"/>
              <w:marRight w:val="0"/>
              <w:marTop w:val="0"/>
              <w:marBottom w:val="0"/>
              <w:divBdr>
                <w:top w:val="none" w:sz="0" w:space="0" w:color="auto"/>
                <w:left w:val="none" w:sz="0" w:space="0" w:color="auto"/>
                <w:bottom w:val="none" w:sz="0" w:space="0" w:color="auto"/>
                <w:right w:val="none" w:sz="0" w:space="0" w:color="auto"/>
              </w:divBdr>
            </w:div>
            <w:div w:id="1922258139">
              <w:marLeft w:val="0"/>
              <w:marRight w:val="0"/>
              <w:marTop w:val="0"/>
              <w:marBottom w:val="0"/>
              <w:divBdr>
                <w:top w:val="none" w:sz="0" w:space="0" w:color="auto"/>
                <w:left w:val="none" w:sz="0" w:space="0" w:color="auto"/>
                <w:bottom w:val="none" w:sz="0" w:space="0" w:color="auto"/>
                <w:right w:val="none" w:sz="0" w:space="0" w:color="auto"/>
              </w:divBdr>
            </w:div>
            <w:div w:id="1929804603">
              <w:marLeft w:val="0"/>
              <w:marRight w:val="0"/>
              <w:marTop w:val="0"/>
              <w:marBottom w:val="0"/>
              <w:divBdr>
                <w:top w:val="none" w:sz="0" w:space="0" w:color="auto"/>
                <w:left w:val="none" w:sz="0" w:space="0" w:color="auto"/>
                <w:bottom w:val="none" w:sz="0" w:space="0" w:color="auto"/>
                <w:right w:val="none" w:sz="0" w:space="0" w:color="auto"/>
              </w:divBdr>
            </w:div>
            <w:div w:id="1979608197">
              <w:marLeft w:val="0"/>
              <w:marRight w:val="0"/>
              <w:marTop w:val="0"/>
              <w:marBottom w:val="0"/>
              <w:divBdr>
                <w:top w:val="none" w:sz="0" w:space="0" w:color="auto"/>
                <w:left w:val="none" w:sz="0" w:space="0" w:color="auto"/>
                <w:bottom w:val="none" w:sz="0" w:space="0" w:color="auto"/>
                <w:right w:val="none" w:sz="0" w:space="0" w:color="auto"/>
              </w:divBdr>
            </w:div>
            <w:div w:id="1981154251">
              <w:marLeft w:val="0"/>
              <w:marRight w:val="0"/>
              <w:marTop w:val="0"/>
              <w:marBottom w:val="0"/>
              <w:divBdr>
                <w:top w:val="none" w:sz="0" w:space="0" w:color="auto"/>
                <w:left w:val="none" w:sz="0" w:space="0" w:color="auto"/>
                <w:bottom w:val="none" w:sz="0" w:space="0" w:color="auto"/>
                <w:right w:val="none" w:sz="0" w:space="0" w:color="auto"/>
              </w:divBdr>
            </w:div>
            <w:div w:id="2009670364">
              <w:marLeft w:val="0"/>
              <w:marRight w:val="0"/>
              <w:marTop w:val="0"/>
              <w:marBottom w:val="0"/>
              <w:divBdr>
                <w:top w:val="none" w:sz="0" w:space="0" w:color="auto"/>
                <w:left w:val="none" w:sz="0" w:space="0" w:color="auto"/>
                <w:bottom w:val="none" w:sz="0" w:space="0" w:color="auto"/>
                <w:right w:val="none" w:sz="0" w:space="0" w:color="auto"/>
              </w:divBdr>
            </w:div>
            <w:div w:id="2011759672">
              <w:marLeft w:val="0"/>
              <w:marRight w:val="0"/>
              <w:marTop w:val="0"/>
              <w:marBottom w:val="0"/>
              <w:divBdr>
                <w:top w:val="none" w:sz="0" w:space="0" w:color="auto"/>
                <w:left w:val="none" w:sz="0" w:space="0" w:color="auto"/>
                <w:bottom w:val="none" w:sz="0" w:space="0" w:color="auto"/>
                <w:right w:val="none" w:sz="0" w:space="0" w:color="auto"/>
              </w:divBdr>
            </w:div>
            <w:div w:id="2019917180">
              <w:marLeft w:val="0"/>
              <w:marRight w:val="0"/>
              <w:marTop w:val="0"/>
              <w:marBottom w:val="0"/>
              <w:divBdr>
                <w:top w:val="none" w:sz="0" w:space="0" w:color="auto"/>
                <w:left w:val="none" w:sz="0" w:space="0" w:color="auto"/>
                <w:bottom w:val="none" w:sz="0" w:space="0" w:color="auto"/>
                <w:right w:val="none" w:sz="0" w:space="0" w:color="auto"/>
              </w:divBdr>
            </w:div>
            <w:div w:id="2026327900">
              <w:marLeft w:val="0"/>
              <w:marRight w:val="0"/>
              <w:marTop w:val="0"/>
              <w:marBottom w:val="0"/>
              <w:divBdr>
                <w:top w:val="none" w:sz="0" w:space="0" w:color="auto"/>
                <w:left w:val="none" w:sz="0" w:space="0" w:color="auto"/>
                <w:bottom w:val="none" w:sz="0" w:space="0" w:color="auto"/>
                <w:right w:val="none" w:sz="0" w:space="0" w:color="auto"/>
              </w:divBdr>
            </w:div>
            <w:div w:id="2041734946">
              <w:marLeft w:val="0"/>
              <w:marRight w:val="0"/>
              <w:marTop w:val="0"/>
              <w:marBottom w:val="0"/>
              <w:divBdr>
                <w:top w:val="none" w:sz="0" w:space="0" w:color="auto"/>
                <w:left w:val="none" w:sz="0" w:space="0" w:color="auto"/>
                <w:bottom w:val="none" w:sz="0" w:space="0" w:color="auto"/>
                <w:right w:val="none" w:sz="0" w:space="0" w:color="auto"/>
              </w:divBdr>
            </w:div>
            <w:div w:id="2045787559">
              <w:marLeft w:val="0"/>
              <w:marRight w:val="0"/>
              <w:marTop w:val="0"/>
              <w:marBottom w:val="0"/>
              <w:divBdr>
                <w:top w:val="none" w:sz="0" w:space="0" w:color="auto"/>
                <w:left w:val="none" w:sz="0" w:space="0" w:color="auto"/>
                <w:bottom w:val="none" w:sz="0" w:space="0" w:color="auto"/>
                <w:right w:val="none" w:sz="0" w:space="0" w:color="auto"/>
              </w:divBdr>
            </w:div>
            <w:div w:id="2048871317">
              <w:marLeft w:val="0"/>
              <w:marRight w:val="0"/>
              <w:marTop w:val="0"/>
              <w:marBottom w:val="0"/>
              <w:divBdr>
                <w:top w:val="none" w:sz="0" w:space="0" w:color="auto"/>
                <w:left w:val="none" w:sz="0" w:space="0" w:color="auto"/>
                <w:bottom w:val="none" w:sz="0" w:space="0" w:color="auto"/>
                <w:right w:val="none" w:sz="0" w:space="0" w:color="auto"/>
              </w:divBdr>
            </w:div>
            <w:div w:id="2061048937">
              <w:marLeft w:val="0"/>
              <w:marRight w:val="0"/>
              <w:marTop w:val="0"/>
              <w:marBottom w:val="0"/>
              <w:divBdr>
                <w:top w:val="none" w:sz="0" w:space="0" w:color="auto"/>
                <w:left w:val="none" w:sz="0" w:space="0" w:color="auto"/>
                <w:bottom w:val="none" w:sz="0" w:space="0" w:color="auto"/>
                <w:right w:val="none" w:sz="0" w:space="0" w:color="auto"/>
              </w:divBdr>
            </w:div>
            <w:div w:id="2063744927">
              <w:marLeft w:val="0"/>
              <w:marRight w:val="0"/>
              <w:marTop w:val="0"/>
              <w:marBottom w:val="0"/>
              <w:divBdr>
                <w:top w:val="none" w:sz="0" w:space="0" w:color="auto"/>
                <w:left w:val="none" w:sz="0" w:space="0" w:color="auto"/>
                <w:bottom w:val="none" w:sz="0" w:space="0" w:color="auto"/>
                <w:right w:val="none" w:sz="0" w:space="0" w:color="auto"/>
              </w:divBdr>
            </w:div>
            <w:div w:id="2064938997">
              <w:marLeft w:val="0"/>
              <w:marRight w:val="0"/>
              <w:marTop w:val="0"/>
              <w:marBottom w:val="0"/>
              <w:divBdr>
                <w:top w:val="none" w:sz="0" w:space="0" w:color="auto"/>
                <w:left w:val="none" w:sz="0" w:space="0" w:color="auto"/>
                <w:bottom w:val="none" w:sz="0" w:space="0" w:color="auto"/>
                <w:right w:val="none" w:sz="0" w:space="0" w:color="auto"/>
              </w:divBdr>
            </w:div>
            <w:div w:id="2067337141">
              <w:marLeft w:val="0"/>
              <w:marRight w:val="0"/>
              <w:marTop w:val="0"/>
              <w:marBottom w:val="0"/>
              <w:divBdr>
                <w:top w:val="none" w:sz="0" w:space="0" w:color="auto"/>
                <w:left w:val="none" w:sz="0" w:space="0" w:color="auto"/>
                <w:bottom w:val="none" w:sz="0" w:space="0" w:color="auto"/>
                <w:right w:val="none" w:sz="0" w:space="0" w:color="auto"/>
              </w:divBdr>
            </w:div>
            <w:div w:id="2070378328">
              <w:marLeft w:val="0"/>
              <w:marRight w:val="0"/>
              <w:marTop w:val="0"/>
              <w:marBottom w:val="0"/>
              <w:divBdr>
                <w:top w:val="none" w:sz="0" w:space="0" w:color="auto"/>
                <w:left w:val="none" w:sz="0" w:space="0" w:color="auto"/>
                <w:bottom w:val="none" w:sz="0" w:space="0" w:color="auto"/>
                <w:right w:val="none" w:sz="0" w:space="0" w:color="auto"/>
              </w:divBdr>
            </w:div>
            <w:div w:id="2072385310">
              <w:marLeft w:val="0"/>
              <w:marRight w:val="0"/>
              <w:marTop w:val="0"/>
              <w:marBottom w:val="0"/>
              <w:divBdr>
                <w:top w:val="none" w:sz="0" w:space="0" w:color="auto"/>
                <w:left w:val="none" w:sz="0" w:space="0" w:color="auto"/>
                <w:bottom w:val="none" w:sz="0" w:space="0" w:color="auto"/>
                <w:right w:val="none" w:sz="0" w:space="0" w:color="auto"/>
              </w:divBdr>
            </w:div>
            <w:div w:id="2083062154">
              <w:marLeft w:val="0"/>
              <w:marRight w:val="0"/>
              <w:marTop w:val="0"/>
              <w:marBottom w:val="0"/>
              <w:divBdr>
                <w:top w:val="none" w:sz="0" w:space="0" w:color="auto"/>
                <w:left w:val="none" w:sz="0" w:space="0" w:color="auto"/>
                <w:bottom w:val="none" w:sz="0" w:space="0" w:color="auto"/>
                <w:right w:val="none" w:sz="0" w:space="0" w:color="auto"/>
              </w:divBdr>
            </w:div>
            <w:div w:id="2085715164">
              <w:marLeft w:val="0"/>
              <w:marRight w:val="0"/>
              <w:marTop w:val="0"/>
              <w:marBottom w:val="0"/>
              <w:divBdr>
                <w:top w:val="none" w:sz="0" w:space="0" w:color="auto"/>
                <w:left w:val="none" w:sz="0" w:space="0" w:color="auto"/>
                <w:bottom w:val="none" w:sz="0" w:space="0" w:color="auto"/>
                <w:right w:val="none" w:sz="0" w:space="0" w:color="auto"/>
              </w:divBdr>
            </w:div>
            <w:div w:id="2103993778">
              <w:marLeft w:val="0"/>
              <w:marRight w:val="0"/>
              <w:marTop w:val="0"/>
              <w:marBottom w:val="0"/>
              <w:divBdr>
                <w:top w:val="none" w:sz="0" w:space="0" w:color="auto"/>
                <w:left w:val="none" w:sz="0" w:space="0" w:color="auto"/>
                <w:bottom w:val="none" w:sz="0" w:space="0" w:color="auto"/>
                <w:right w:val="none" w:sz="0" w:space="0" w:color="auto"/>
              </w:divBdr>
            </w:div>
            <w:div w:id="2117825716">
              <w:marLeft w:val="0"/>
              <w:marRight w:val="0"/>
              <w:marTop w:val="480"/>
              <w:marBottom w:val="0"/>
              <w:divBdr>
                <w:top w:val="single" w:sz="6" w:space="0" w:color="auto"/>
                <w:left w:val="single" w:sz="6" w:space="0" w:color="auto"/>
                <w:bottom w:val="single" w:sz="6" w:space="0" w:color="auto"/>
                <w:right w:val="single" w:sz="6" w:space="0" w:color="auto"/>
              </w:divBdr>
            </w:div>
            <w:div w:id="2120253027">
              <w:marLeft w:val="0"/>
              <w:marRight w:val="0"/>
              <w:marTop w:val="0"/>
              <w:marBottom w:val="0"/>
              <w:divBdr>
                <w:top w:val="none" w:sz="0" w:space="0" w:color="auto"/>
                <w:left w:val="none" w:sz="0" w:space="0" w:color="auto"/>
                <w:bottom w:val="none" w:sz="0" w:space="0" w:color="auto"/>
                <w:right w:val="none" w:sz="0" w:space="0" w:color="auto"/>
              </w:divBdr>
            </w:div>
            <w:div w:id="2131045257">
              <w:marLeft w:val="0"/>
              <w:marRight w:val="0"/>
              <w:marTop w:val="0"/>
              <w:marBottom w:val="0"/>
              <w:divBdr>
                <w:top w:val="none" w:sz="0" w:space="0" w:color="auto"/>
                <w:left w:val="none" w:sz="0" w:space="0" w:color="auto"/>
                <w:bottom w:val="none" w:sz="0" w:space="0" w:color="auto"/>
                <w:right w:val="none" w:sz="0" w:space="0" w:color="auto"/>
              </w:divBdr>
            </w:div>
            <w:div w:id="2137679796">
              <w:marLeft w:val="0"/>
              <w:marRight w:val="0"/>
              <w:marTop w:val="0"/>
              <w:marBottom w:val="0"/>
              <w:divBdr>
                <w:top w:val="none" w:sz="0" w:space="0" w:color="auto"/>
                <w:left w:val="none" w:sz="0" w:space="0" w:color="auto"/>
                <w:bottom w:val="none" w:sz="0" w:space="0" w:color="auto"/>
                <w:right w:val="none" w:sz="0" w:space="0" w:color="auto"/>
              </w:divBdr>
            </w:div>
          </w:divsChild>
        </w:div>
        <w:div w:id="1330252653">
          <w:marLeft w:val="0"/>
          <w:marRight w:val="0"/>
          <w:marTop w:val="0"/>
          <w:marBottom w:val="0"/>
          <w:divBdr>
            <w:top w:val="none" w:sz="0" w:space="0" w:color="auto"/>
            <w:left w:val="none" w:sz="0" w:space="0" w:color="auto"/>
            <w:bottom w:val="none" w:sz="0" w:space="0" w:color="auto"/>
            <w:right w:val="none" w:sz="0" w:space="0" w:color="auto"/>
          </w:divBdr>
          <w:divsChild>
            <w:div w:id="959186269">
              <w:marLeft w:val="0"/>
              <w:marRight w:val="0"/>
              <w:marTop w:val="0"/>
              <w:marBottom w:val="0"/>
              <w:divBdr>
                <w:top w:val="none" w:sz="0" w:space="0" w:color="auto"/>
                <w:left w:val="none" w:sz="0" w:space="0" w:color="auto"/>
                <w:bottom w:val="none" w:sz="0" w:space="0" w:color="auto"/>
                <w:right w:val="none" w:sz="0" w:space="0" w:color="auto"/>
              </w:divBdr>
            </w:div>
            <w:div w:id="966198351">
              <w:marLeft w:val="0"/>
              <w:marRight w:val="0"/>
              <w:marTop w:val="0"/>
              <w:marBottom w:val="0"/>
              <w:divBdr>
                <w:top w:val="none" w:sz="0" w:space="0" w:color="auto"/>
                <w:left w:val="none" w:sz="0" w:space="0" w:color="auto"/>
                <w:bottom w:val="none" w:sz="0" w:space="0" w:color="auto"/>
                <w:right w:val="none" w:sz="0" w:space="0" w:color="auto"/>
              </w:divBdr>
            </w:div>
            <w:div w:id="1567885299">
              <w:marLeft w:val="0"/>
              <w:marRight w:val="0"/>
              <w:marTop w:val="0"/>
              <w:marBottom w:val="0"/>
              <w:divBdr>
                <w:top w:val="none" w:sz="0" w:space="0" w:color="auto"/>
                <w:left w:val="none" w:sz="0" w:space="0" w:color="auto"/>
                <w:bottom w:val="none" w:sz="0" w:space="0" w:color="auto"/>
                <w:right w:val="none" w:sz="0" w:space="0" w:color="auto"/>
              </w:divBdr>
            </w:div>
            <w:div w:id="1572496246">
              <w:marLeft w:val="0"/>
              <w:marRight w:val="0"/>
              <w:marTop w:val="0"/>
              <w:marBottom w:val="0"/>
              <w:divBdr>
                <w:top w:val="none" w:sz="0" w:space="0" w:color="auto"/>
                <w:left w:val="none" w:sz="0" w:space="0" w:color="auto"/>
                <w:bottom w:val="none" w:sz="0" w:space="0" w:color="auto"/>
                <w:right w:val="none" w:sz="0" w:space="0" w:color="auto"/>
              </w:divBdr>
            </w:div>
            <w:div w:id="1764568146">
              <w:marLeft w:val="0"/>
              <w:marRight w:val="0"/>
              <w:marTop w:val="0"/>
              <w:marBottom w:val="0"/>
              <w:divBdr>
                <w:top w:val="none" w:sz="0" w:space="0" w:color="auto"/>
                <w:left w:val="none" w:sz="0" w:space="0" w:color="auto"/>
                <w:bottom w:val="none" w:sz="0" w:space="0" w:color="auto"/>
                <w:right w:val="none" w:sz="0" w:space="0" w:color="auto"/>
              </w:divBdr>
            </w:div>
            <w:div w:id="1815830893">
              <w:marLeft w:val="0"/>
              <w:marRight w:val="0"/>
              <w:marTop w:val="0"/>
              <w:marBottom w:val="0"/>
              <w:divBdr>
                <w:top w:val="none" w:sz="0" w:space="0" w:color="auto"/>
                <w:left w:val="none" w:sz="0" w:space="0" w:color="auto"/>
                <w:bottom w:val="none" w:sz="0" w:space="0" w:color="auto"/>
                <w:right w:val="none" w:sz="0" w:space="0" w:color="auto"/>
              </w:divBdr>
            </w:div>
            <w:div w:id="2078552907">
              <w:marLeft w:val="0"/>
              <w:marRight w:val="0"/>
              <w:marTop w:val="0"/>
              <w:marBottom w:val="0"/>
              <w:divBdr>
                <w:top w:val="none" w:sz="0" w:space="0" w:color="auto"/>
                <w:left w:val="none" w:sz="0" w:space="0" w:color="auto"/>
                <w:bottom w:val="none" w:sz="0" w:space="0" w:color="auto"/>
                <w:right w:val="none" w:sz="0" w:space="0" w:color="auto"/>
              </w:divBdr>
            </w:div>
          </w:divsChild>
        </w:div>
        <w:div w:id="1554730879">
          <w:marLeft w:val="0"/>
          <w:marRight w:val="0"/>
          <w:marTop w:val="0"/>
          <w:marBottom w:val="0"/>
          <w:divBdr>
            <w:top w:val="none" w:sz="0" w:space="0" w:color="auto"/>
            <w:left w:val="none" w:sz="0" w:space="0" w:color="auto"/>
            <w:bottom w:val="none" w:sz="0" w:space="0" w:color="auto"/>
            <w:right w:val="none" w:sz="0" w:space="0" w:color="auto"/>
          </w:divBdr>
          <w:divsChild>
            <w:div w:id="13389903">
              <w:marLeft w:val="0"/>
              <w:marRight w:val="0"/>
              <w:marTop w:val="0"/>
              <w:marBottom w:val="0"/>
              <w:divBdr>
                <w:top w:val="none" w:sz="0" w:space="0" w:color="auto"/>
                <w:left w:val="none" w:sz="0" w:space="0" w:color="auto"/>
                <w:bottom w:val="none" w:sz="0" w:space="0" w:color="auto"/>
                <w:right w:val="none" w:sz="0" w:space="0" w:color="auto"/>
              </w:divBdr>
            </w:div>
            <w:div w:id="64688017">
              <w:marLeft w:val="0"/>
              <w:marRight w:val="0"/>
              <w:marTop w:val="0"/>
              <w:marBottom w:val="0"/>
              <w:divBdr>
                <w:top w:val="none" w:sz="0" w:space="0" w:color="auto"/>
                <w:left w:val="none" w:sz="0" w:space="0" w:color="auto"/>
                <w:bottom w:val="none" w:sz="0" w:space="0" w:color="auto"/>
                <w:right w:val="none" w:sz="0" w:space="0" w:color="auto"/>
              </w:divBdr>
            </w:div>
            <w:div w:id="68969060">
              <w:marLeft w:val="0"/>
              <w:marRight w:val="0"/>
              <w:marTop w:val="0"/>
              <w:marBottom w:val="0"/>
              <w:divBdr>
                <w:top w:val="none" w:sz="0" w:space="0" w:color="auto"/>
                <w:left w:val="none" w:sz="0" w:space="0" w:color="auto"/>
                <w:bottom w:val="none" w:sz="0" w:space="0" w:color="auto"/>
                <w:right w:val="none" w:sz="0" w:space="0" w:color="auto"/>
              </w:divBdr>
            </w:div>
            <w:div w:id="126558866">
              <w:marLeft w:val="0"/>
              <w:marRight w:val="0"/>
              <w:marTop w:val="0"/>
              <w:marBottom w:val="0"/>
              <w:divBdr>
                <w:top w:val="none" w:sz="0" w:space="0" w:color="auto"/>
                <w:left w:val="none" w:sz="0" w:space="0" w:color="auto"/>
                <w:bottom w:val="none" w:sz="0" w:space="0" w:color="auto"/>
                <w:right w:val="none" w:sz="0" w:space="0" w:color="auto"/>
              </w:divBdr>
            </w:div>
            <w:div w:id="140269658">
              <w:marLeft w:val="0"/>
              <w:marRight w:val="0"/>
              <w:marTop w:val="0"/>
              <w:marBottom w:val="0"/>
              <w:divBdr>
                <w:top w:val="none" w:sz="0" w:space="0" w:color="auto"/>
                <w:left w:val="none" w:sz="0" w:space="0" w:color="auto"/>
                <w:bottom w:val="none" w:sz="0" w:space="0" w:color="auto"/>
                <w:right w:val="none" w:sz="0" w:space="0" w:color="auto"/>
              </w:divBdr>
            </w:div>
            <w:div w:id="160126588">
              <w:marLeft w:val="0"/>
              <w:marRight w:val="0"/>
              <w:marTop w:val="0"/>
              <w:marBottom w:val="0"/>
              <w:divBdr>
                <w:top w:val="none" w:sz="0" w:space="0" w:color="auto"/>
                <w:left w:val="none" w:sz="0" w:space="0" w:color="auto"/>
                <w:bottom w:val="none" w:sz="0" w:space="0" w:color="auto"/>
                <w:right w:val="none" w:sz="0" w:space="0" w:color="auto"/>
              </w:divBdr>
            </w:div>
            <w:div w:id="176770376">
              <w:marLeft w:val="0"/>
              <w:marRight w:val="0"/>
              <w:marTop w:val="0"/>
              <w:marBottom w:val="0"/>
              <w:divBdr>
                <w:top w:val="none" w:sz="0" w:space="0" w:color="auto"/>
                <w:left w:val="none" w:sz="0" w:space="0" w:color="auto"/>
                <w:bottom w:val="none" w:sz="0" w:space="0" w:color="auto"/>
                <w:right w:val="none" w:sz="0" w:space="0" w:color="auto"/>
              </w:divBdr>
            </w:div>
            <w:div w:id="309673783">
              <w:marLeft w:val="0"/>
              <w:marRight w:val="0"/>
              <w:marTop w:val="0"/>
              <w:marBottom w:val="0"/>
              <w:divBdr>
                <w:top w:val="none" w:sz="0" w:space="0" w:color="auto"/>
                <w:left w:val="none" w:sz="0" w:space="0" w:color="auto"/>
                <w:bottom w:val="none" w:sz="0" w:space="0" w:color="auto"/>
                <w:right w:val="none" w:sz="0" w:space="0" w:color="auto"/>
              </w:divBdr>
            </w:div>
            <w:div w:id="444539886">
              <w:marLeft w:val="0"/>
              <w:marRight w:val="0"/>
              <w:marTop w:val="0"/>
              <w:marBottom w:val="0"/>
              <w:divBdr>
                <w:top w:val="none" w:sz="0" w:space="0" w:color="auto"/>
                <w:left w:val="none" w:sz="0" w:space="0" w:color="auto"/>
                <w:bottom w:val="none" w:sz="0" w:space="0" w:color="auto"/>
                <w:right w:val="none" w:sz="0" w:space="0" w:color="auto"/>
              </w:divBdr>
            </w:div>
            <w:div w:id="497622499">
              <w:marLeft w:val="0"/>
              <w:marRight w:val="0"/>
              <w:marTop w:val="0"/>
              <w:marBottom w:val="0"/>
              <w:divBdr>
                <w:top w:val="none" w:sz="0" w:space="0" w:color="auto"/>
                <w:left w:val="none" w:sz="0" w:space="0" w:color="auto"/>
                <w:bottom w:val="none" w:sz="0" w:space="0" w:color="auto"/>
                <w:right w:val="none" w:sz="0" w:space="0" w:color="auto"/>
              </w:divBdr>
            </w:div>
            <w:div w:id="756173215">
              <w:marLeft w:val="0"/>
              <w:marRight w:val="0"/>
              <w:marTop w:val="0"/>
              <w:marBottom w:val="0"/>
              <w:divBdr>
                <w:top w:val="none" w:sz="0" w:space="0" w:color="auto"/>
                <w:left w:val="none" w:sz="0" w:space="0" w:color="auto"/>
                <w:bottom w:val="none" w:sz="0" w:space="0" w:color="auto"/>
                <w:right w:val="none" w:sz="0" w:space="0" w:color="auto"/>
              </w:divBdr>
            </w:div>
            <w:div w:id="844515091">
              <w:marLeft w:val="0"/>
              <w:marRight w:val="0"/>
              <w:marTop w:val="0"/>
              <w:marBottom w:val="0"/>
              <w:divBdr>
                <w:top w:val="none" w:sz="0" w:space="0" w:color="auto"/>
                <w:left w:val="none" w:sz="0" w:space="0" w:color="auto"/>
                <w:bottom w:val="none" w:sz="0" w:space="0" w:color="auto"/>
                <w:right w:val="none" w:sz="0" w:space="0" w:color="auto"/>
              </w:divBdr>
            </w:div>
            <w:div w:id="918293681">
              <w:marLeft w:val="0"/>
              <w:marRight w:val="0"/>
              <w:marTop w:val="0"/>
              <w:marBottom w:val="0"/>
              <w:divBdr>
                <w:top w:val="none" w:sz="0" w:space="0" w:color="auto"/>
                <w:left w:val="none" w:sz="0" w:space="0" w:color="auto"/>
                <w:bottom w:val="none" w:sz="0" w:space="0" w:color="auto"/>
                <w:right w:val="none" w:sz="0" w:space="0" w:color="auto"/>
              </w:divBdr>
            </w:div>
            <w:div w:id="947277005">
              <w:marLeft w:val="0"/>
              <w:marRight w:val="0"/>
              <w:marTop w:val="0"/>
              <w:marBottom w:val="0"/>
              <w:divBdr>
                <w:top w:val="none" w:sz="0" w:space="0" w:color="auto"/>
                <w:left w:val="none" w:sz="0" w:space="0" w:color="auto"/>
                <w:bottom w:val="none" w:sz="0" w:space="0" w:color="auto"/>
                <w:right w:val="none" w:sz="0" w:space="0" w:color="auto"/>
              </w:divBdr>
            </w:div>
            <w:div w:id="951061007">
              <w:marLeft w:val="0"/>
              <w:marRight w:val="0"/>
              <w:marTop w:val="0"/>
              <w:marBottom w:val="0"/>
              <w:divBdr>
                <w:top w:val="none" w:sz="0" w:space="0" w:color="auto"/>
                <w:left w:val="none" w:sz="0" w:space="0" w:color="auto"/>
                <w:bottom w:val="none" w:sz="0" w:space="0" w:color="auto"/>
                <w:right w:val="none" w:sz="0" w:space="0" w:color="auto"/>
              </w:divBdr>
            </w:div>
            <w:div w:id="1016073761">
              <w:marLeft w:val="0"/>
              <w:marRight w:val="0"/>
              <w:marTop w:val="0"/>
              <w:marBottom w:val="0"/>
              <w:divBdr>
                <w:top w:val="none" w:sz="0" w:space="0" w:color="auto"/>
                <w:left w:val="none" w:sz="0" w:space="0" w:color="auto"/>
                <w:bottom w:val="none" w:sz="0" w:space="0" w:color="auto"/>
                <w:right w:val="none" w:sz="0" w:space="0" w:color="auto"/>
              </w:divBdr>
            </w:div>
            <w:div w:id="1104886298">
              <w:marLeft w:val="0"/>
              <w:marRight w:val="0"/>
              <w:marTop w:val="0"/>
              <w:marBottom w:val="0"/>
              <w:divBdr>
                <w:top w:val="none" w:sz="0" w:space="0" w:color="auto"/>
                <w:left w:val="none" w:sz="0" w:space="0" w:color="auto"/>
                <w:bottom w:val="none" w:sz="0" w:space="0" w:color="auto"/>
                <w:right w:val="none" w:sz="0" w:space="0" w:color="auto"/>
              </w:divBdr>
            </w:div>
            <w:div w:id="1288317157">
              <w:marLeft w:val="0"/>
              <w:marRight w:val="0"/>
              <w:marTop w:val="0"/>
              <w:marBottom w:val="0"/>
              <w:divBdr>
                <w:top w:val="none" w:sz="0" w:space="0" w:color="auto"/>
                <w:left w:val="none" w:sz="0" w:space="0" w:color="auto"/>
                <w:bottom w:val="none" w:sz="0" w:space="0" w:color="auto"/>
                <w:right w:val="none" w:sz="0" w:space="0" w:color="auto"/>
              </w:divBdr>
            </w:div>
            <w:div w:id="1387686449">
              <w:marLeft w:val="0"/>
              <w:marRight w:val="0"/>
              <w:marTop w:val="0"/>
              <w:marBottom w:val="0"/>
              <w:divBdr>
                <w:top w:val="none" w:sz="0" w:space="0" w:color="auto"/>
                <w:left w:val="none" w:sz="0" w:space="0" w:color="auto"/>
                <w:bottom w:val="none" w:sz="0" w:space="0" w:color="auto"/>
                <w:right w:val="none" w:sz="0" w:space="0" w:color="auto"/>
              </w:divBdr>
            </w:div>
            <w:div w:id="1439374137">
              <w:marLeft w:val="0"/>
              <w:marRight w:val="0"/>
              <w:marTop w:val="0"/>
              <w:marBottom w:val="0"/>
              <w:divBdr>
                <w:top w:val="none" w:sz="0" w:space="0" w:color="auto"/>
                <w:left w:val="none" w:sz="0" w:space="0" w:color="auto"/>
                <w:bottom w:val="none" w:sz="0" w:space="0" w:color="auto"/>
                <w:right w:val="none" w:sz="0" w:space="0" w:color="auto"/>
              </w:divBdr>
            </w:div>
            <w:div w:id="1492912041">
              <w:marLeft w:val="0"/>
              <w:marRight w:val="0"/>
              <w:marTop w:val="0"/>
              <w:marBottom w:val="0"/>
              <w:divBdr>
                <w:top w:val="none" w:sz="0" w:space="0" w:color="auto"/>
                <w:left w:val="none" w:sz="0" w:space="0" w:color="auto"/>
                <w:bottom w:val="none" w:sz="0" w:space="0" w:color="auto"/>
                <w:right w:val="none" w:sz="0" w:space="0" w:color="auto"/>
              </w:divBdr>
            </w:div>
            <w:div w:id="1504280090">
              <w:marLeft w:val="0"/>
              <w:marRight w:val="0"/>
              <w:marTop w:val="0"/>
              <w:marBottom w:val="0"/>
              <w:divBdr>
                <w:top w:val="none" w:sz="0" w:space="0" w:color="auto"/>
                <w:left w:val="none" w:sz="0" w:space="0" w:color="auto"/>
                <w:bottom w:val="none" w:sz="0" w:space="0" w:color="auto"/>
                <w:right w:val="none" w:sz="0" w:space="0" w:color="auto"/>
              </w:divBdr>
            </w:div>
            <w:div w:id="1585257438">
              <w:marLeft w:val="0"/>
              <w:marRight w:val="0"/>
              <w:marTop w:val="0"/>
              <w:marBottom w:val="0"/>
              <w:divBdr>
                <w:top w:val="none" w:sz="0" w:space="0" w:color="auto"/>
                <w:left w:val="none" w:sz="0" w:space="0" w:color="auto"/>
                <w:bottom w:val="none" w:sz="0" w:space="0" w:color="auto"/>
                <w:right w:val="none" w:sz="0" w:space="0" w:color="auto"/>
              </w:divBdr>
            </w:div>
            <w:div w:id="1650551279">
              <w:marLeft w:val="0"/>
              <w:marRight w:val="0"/>
              <w:marTop w:val="0"/>
              <w:marBottom w:val="0"/>
              <w:divBdr>
                <w:top w:val="none" w:sz="0" w:space="0" w:color="auto"/>
                <w:left w:val="none" w:sz="0" w:space="0" w:color="auto"/>
                <w:bottom w:val="none" w:sz="0" w:space="0" w:color="auto"/>
                <w:right w:val="none" w:sz="0" w:space="0" w:color="auto"/>
              </w:divBdr>
            </w:div>
            <w:div w:id="1668822851">
              <w:marLeft w:val="0"/>
              <w:marRight w:val="0"/>
              <w:marTop w:val="0"/>
              <w:marBottom w:val="0"/>
              <w:divBdr>
                <w:top w:val="none" w:sz="0" w:space="0" w:color="auto"/>
                <w:left w:val="none" w:sz="0" w:space="0" w:color="auto"/>
                <w:bottom w:val="none" w:sz="0" w:space="0" w:color="auto"/>
                <w:right w:val="none" w:sz="0" w:space="0" w:color="auto"/>
              </w:divBdr>
            </w:div>
            <w:div w:id="1801805833">
              <w:marLeft w:val="0"/>
              <w:marRight w:val="0"/>
              <w:marTop w:val="0"/>
              <w:marBottom w:val="0"/>
              <w:divBdr>
                <w:top w:val="none" w:sz="0" w:space="0" w:color="auto"/>
                <w:left w:val="none" w:sz="0" w:space="0" w:color="auto"/>
                <w:bottom w:val="none" w:sz="0" w:space="0" w:color="auto"/>
                <w:right w:val="none" w:sz="0" w:space="0" w:color="auto"/>
              </w:divBdr>
            </w:div>
            <w:div w:id="1959603491">
              <w:marLeft w:val="0"/>
              <w:marRight w:val="0"/>
              <w:marTop w:val="0"/>
              <w:marBottom w:val="0"/>
              <w:divBdr>
                <w:top w:val="none" w:sz="0" w:space="0" w:color="auto"/>
                <w:left w:val="none" w:sz="0" w:space="0" w:color="auto"/>
                <w:bottom w:val="none" w:sz="0" w:space="0" w:color="auto"/>
                <w:right w:val="none" w:sz="0" w:space="0" w:color="auto"/>
              </w:divBdr>
            </w:div>
            <w:div w:id="1994137060">
              <w:marLeft w:val="0"/>
              <w:marRight w:val="0"/>
              <w:marTop w:val="0"/>
              <w:marBottom w:val="0"/>
              <w:divBdr>
                <w:top w:val="none" w:sz="0" w:space="0" w:color="auto"/>
                <w:left w:val="none" w:sz="0" w:space="0" w:color="auto"/>
                <w:bottom w:val="none" w:sz="0" w:space="0" w:color="auto"/>
                <w:right w:val="none" w:sz="0" w:space="0" w:color="auto"/>
              </w:divBdr>
            </w:div>
            <w:div w:id="2041666520">
              <w:marLeft w:val="0"/>
              <w:marRight w:val="0"/>
              <w:marTop w:val="0"/>
              <w:marBottom w:val="0"/>
              <w:divBdr>
                <w:top w:val="none" w:sz="0" w:space="0" w:color="auto"/>
                <w:left w:val="none" w:sz="0" w:space="0" w:color="auto"/>
                <w:bottom w:val="none" w:sz="0" w:space="0" w:color="auto"/>
                <w:right w:val="none" w:sz="0" w:space="0" w:color="auto"/>
              </w:divBdr>
            </w:div>
            <w:div w:id="2075472625">
              <w:marLeft w:val="0"/>
              <w:marRight w:val="0"/>
              <w:marTop w:val="0"/>
              <w:marBottom w:val="0"/>
              <w:divBdr>
                <w:top w:val="none" w:sz="0" w:space="0" w:color="auto"/>
                <w:left w:val="none" w:sz="0" w:space="0" w:color="auto"/>
                <w:bottom w:val="none" w:sz="0" w:space="0" w:color="auto"/>
                <w:right w:val="none" w:sz="0" w:space="0" w:color="auto"/>
              </w:divBdr>
            </w:div>
            <w:div w:id="2082747679">
              <w:marLeft w:val="0"/>
              <w:marRight w:val="0"/>
              <w:marTop w:val="0"/>
              <w:marBottom w:val="0"/>
              <w:divBdr>
                <w:top w:val="none" w:sz="0" w:space="0" w:color="auto"/>
                <w:left w:val="none" w:sz="0" w:space="0" w:color="auto"/>
                <w:bottom w:val="none" w:sz="0" w:space="0" w:color="auto"/>
                <w:right w:val="none" w:sz="0" w:space="0" w:color="auto"/>
              </w:divBdr>
            </w:div>
            <w:div w:id="2092896083">
              <w:marLeft w:val="0"/>
              <w:marRight w:val="0"/>
              <w:marTop w:val="0"/>
              <w:marBottom w:val="0"/>
              <w:divBdr>
                <w:top w:val="none" w:sz="0" w:space="0" w:color="auto"/>
                <w:left w:val="none" w:sz="0" w:space="0" w:color="auto"/>
                <w:bottom w:val="none" w:sz="0" w:space="0" w:color="auto"/>
                <w:right w:val="none" w:sz="0" w:space="0" w:color="auto"/>
              </w:divBdr>
            </w:div>
            <w:div w:id="2105611955">
              <w:marLeft w:val="0"/>
              <w:marRight w:val="0"/>
              <w:marTop w:val="0"/>
              <w:marBottom w:val="0"/>
              <w:divBdr>
                <w:top w:val="none" w:sz="0" w:space="0" w:color="auto"/>
                <w:left w:val="none" w:sz="0" w:space="0" w:color="auto"/>
                <w:bottom w:val="none" w:sz="0" w:space="0" w:color="auto"/>
                <w:right w:val="none" w:sz="0" w:space="0" w:color="auto"/>
              </w:divBdr>
            </w:div>
            <w:div w:id="2115467719">
              <w:marLeft w:val="0"/>
              <w:marRight w:val="0"/>
              <w:marTop w:val="0"/>
              <w:marBottom w:val="0"/>
              <w:divBdr>
                <w:top w:val="none" w:sz="0" w:space="0" w:color="auto"/>
                <w:left w:val="none" w:sz="0" w:space="0" w:color="auto"/>
                <w:bottom w:val="none" w:sz="0" w:space="0" w:color="auto"/>
                <w:right w:val="none" w:sz="0" w:space="0" w:color="auto"/>
              </w:divBdr>
            </w:div>
          </w:divsChild>
        </w:div>
        <w:div w:id="1565678198">
          <w:marLeft w:val="0"/>
          <w:marRight w:val="0"/>
          <w:marTop w:val="0"/>
          <w:marBottom w:val="0"/>
          <w:divBdr>
            <w:top w:val="none" w:sz="0" w:space="0" w:color="auto"/>
            <w:left w:val="none" w:sz="0" w:space="0" w:color="auto"/>
            <w:bottom w:val="none" w:sz="0" w:space="0" w:color="auto"/>
            <w:right w:val="none" w:sz="0" w:space="0" w:color="auto"/>
          </w:divBdr>
          <w:divsChild>
            <w:div w:id="24185339">
              <w:marLeft w:val="0"/>
              <w:marRight w:val="0"/>
              <w:marTop w:val="0"/>
              <w:marBottom w:val="0"/>
              <w:divBdr>
                <w:top w:val="none" w:sz="0" w:space="0" w:color="auto"/>
                <w:left w:val="none" w:sz="0" w:space="0" w:color="auto"/>
                <w:bottom w:val="none" w:sz="0" w:space="0" w:color="auto"/>
                <w:right w:val="none" w:sz="0" w:space="0" w:color="auto"/>
              </w:divBdr>
            </w:div>
            <w:div w:id="52001009">
              <w:marLeft w:val="0"/>
              <w:marRight w:val="0"/>
              <w:marTop w:val="0"/>
              <w:marBottom w:val="0"/>
              <w:divBdr>
                <w:top w:val="none" w:sz="0" w:space="0" w:color="auto"/>
                <w:left w:val="none" w:sz="0" w:space="0" w:color="auto"/>
                <w:bottom w:val="none" w:sz="0" w:space="0" w:color="auto"/>
                <w:right w:val="none" w:sz="0" w:space="0" w:color="auto"/>
              </w:divBdr>
            </w:div>
            <w:div w:id="57557281">
              <w:marLeft w:val="0"/>
              <w:marRight w:val="0"/>
              <w:marTop w:val="0"/>
              <w:marBottom w:val="0"/>
              <w:divBdr>
                <w:top w:val="none" w:sz="0" w:space="0" w:color="auto"/>
                <w:left w:val="none" w:sz="0" w:space="0" w:color="auto"/>
                <w:bottom w:val="none" w:sz="0" w:space="0" w:color="auto"/>
                <w:right w:val="none" w:sz="0" w:space="0" w:color="auto"/>
              </w:divBdr>
            </w:div>
            <w:div w:id="60031428">
              <w:marLeft w:val="0"/>
              <w:marRight w:val="0"/>
              <w:marTop w:val="0"/>
              <w:marBottom w:val="0"/>
              <w:divBdr>
                <w:top w:val="none" w:sz="0" w:space="0" w:color="auto"/>
                <w:left w:val="none" w:sz="0" w:space="0" w:color="auto"/>
                <w:bottom w:val="none" w:sz="0" w:space="0" w:color="auto"/>
                <w:right w:val="none" w:sz="0" w:space="0" w:color="auto"/>
              </w:divBdr>
            </w:div>
            <w:div w:id="60370204">
              <w:marLeft w:val="0"/>
              <w:marRight w:val="0"/>
              <w:marTop w:val="0"/>
              <w:marBottom w:val="0"/>
              <w:divBdr>
                <w:top w:val="none" w:sz="0" w:space="0" w:color="auto"/>
                <w:left w:val="none" w:sz="0" w:space="0" w:color="auto"/>
                <w:bottom w:val="none" w:sz="0" w:space="0" w:color="auto"/>
                <w:right w:val="none" w:sz="0" w:space="0" w:color="auto"/>
              </w:divBdr>
            </w:div>
            <w:div w:id="63072472">
              <w:marLeft w:val="0"/>
              <w:marRight w:val="0"/>
              <w:marTop w:val="0"/>
              <w:marBottom w:val="0"/>
              <w:divBdr>
                <w:top w:val="none" w:sz="0" w:space="0" w:color="auto"/>
                <w:left w:val="none" w:sz="0" w:space="0" w:color="auto"/>
                <w:bottom w:val="none" w:sz="0" w:space="0" w:color="auto"/>
                <w:right w:val="none" w:sz="0" w:space="0" w:color="auto"/>
              </w:divBdr>
            </w:div>
            <w:div w:id="69697195">
              <w:marLeft w:val="0"/>
              <w:marRight w:val="0"/>
              <w:marTop w:val="0"/>
              <w:marBottom w:val="0"/>
              <w:divBdr>
                <w:top w:val="none" w:sz="0" w:space="0" w:color="auto"/>
                <w:left w:val="none" w:sz="0" w:space="0" w:color="auto"/>
                <w:bottom w:val="none" w:sz="0" w:space="0" w:color="auto"/>
                <w:right w:val="none" w:sz="0" w:space="0" w:color="auto"/>
              </w:divBdr>
            </w:div>
            <w:div w:id="74400246">
              <w:marLeft w:val="0"/>
              <w:marRight w:val="0"/>
              <w:marTop w:val="0"/>
              <w:marBottom w:val="0"/>
              <w:divBdr>
                <w:top w:val="none" w:sz="0" w:space="0" w:color="auto"/>
                <w:left w:val="none" w:sz="0" w:space="0" w:color="auto"/>
                <w:bottom w:val="none" w:sz="0" w:space="0" w:color="auto"/>
                <w:right w:val="none" w:sz="0" w:space="0" w:color="auto"/>
              </w:divBdr>
            </w:div>
            <w:div w:id="77601284">
              <w:marLeft w:val="0"/>
              <w:marRight w:val="0"/>
              <w:marTop w:val="0"/>
              <w:marBottom w:val="0"/>
              <w:divBdr>
                <w:top w:val="none" w:sz="0" w:space="0" w:color="auto"/>
                <w:left w:val="none" w:sz="0" w:space="0" w:color="auto"/>
                <w:bottom w:val="none" w:sz="0" w:space="0" w:color="auto"/>
                <w:right w:val="none" w:sz="0" w:space="0" w:color="auto"/>
              </w:divBdr>
            </w:div>
            <w:div w:id="89620312">
              <w:marLeft w:val="0"/>
              <w:marRight w:val="0"/>
              <w:marTop w:val="0"/>
              <w:marBottom w:val="0"/>
              <w:divBdr>
                <w:top w:val="none" w:sz="0" w:space="0" w:color="auto"/>
                <w:left w:val="none" w:sz="0" w:space="0" w:color="auto"/>
                <w:bottom w:val="none" w:sz="0" w:space="0" w:color="auto"/>
                <w:right w:val="none" w:sz="0" w:space="0" w:color="auto"/>
              </w:divBdr>
            </w:div>
            <w:div w:id="102238428">
              <w:marLeft w:val="0"/>
              <w:marRight w:val="0"/>
              <w:marTop w:val="0"/>
              <w:marBottom w:val="0"/>
              <w:divBdr>
                <w:top w:val="none" w:sz="0" w:space="0" w:color="auto"/>
                <w:left w:val="none" w:sz="0" w:space="0" w:color="auto"/>
                <w:bottom w:val="none" w:sz="0" w:space="0" w:color="auto"/>
                <w:right w:val="none" w:sz="0" w:space="0" w:color="auto"/>
              </w:divBdr>
            </w:div>
            <w:div w:id="112286044">
              <w:marLeft w:val="0"/>
              <w:marRight w:val="0"/>
              <w:marTop w:val="0"/>
              <w:marBottom w:val="0"/>
              <w:divBdr>
                <w:top w:val="none" w:sz="0" w:space="0" w:color="auto"/>
                <w:left w:val="none" w:sz="0" w:space="0" w:color="auto"/>
                <w:bottom w:val="none" w:sz="0" w:space="0" w:color="auto"/>
                <w:right w:val="none" w:sz="0" w:space="0" w:color="auto"/>
              </w:divBdr>
            </w:div>
            <w:div w:id="120268610">
              <w:marLeft w:val="0"/>
              <w:marRight w:val="0"/>
              <w:marTop w:val="0"/>
              <w:marBottom w:val="0"/>
              <w:divBdr>
                <w:top w:val="none" w:sz="0" w:space="0" w:color="auto"/>
                <w:left w:val="none" w:sz="0" w:space="0" w:color="auto"/>
                <w:bottom w:val="none" w:sz="0" w:space="0" w:color="auto"/>
                <w:right w:val="none" w:sz="0" w:space="0" w:color="auto"/>
              </w:divBdr>
            </w:div>
            <w:div w:id="124541129">
              <w:marLeft w:val="0"/>
              <w:marRight w:val="0"/>
              <w:marTop w:val="0"/>
              <w:marBottom w:val="0"/>
              <w:divBdr>
                <w:top w:val="none" w:sz="0" w:space="0" w:color="auto"/>
                <w:left w:val="none" w:sz="0" w:space="0" w:color="auto"/>
                <w:bottom w:val="none" w:sz="0" w:space="0" w:color="auto"/>
                <w:right w:val="none" w:sz="0" w:space="0" w:color="auto"/>
              </w:divBdr>
            </w:div>
            <w:div w:id="162863041">
              <w:marLeft w:val="0"/>
              <w:marRight w:val="0"/>
              <w:marTop w:val="0"/>
              <w:marBottom w:val="0"/>
              <w:divBdr>
                <w:top w:val="none" w:sz="0" w:space="0" w:color="auto"/>
                <w:left w:val="none" w:sz="0" w:space="0" w:color="auto"/>
                <w:bottom w:val="none" w:sz="0" w:space="0" w:color="auto"/>
                <w:right w:val="none" w:sz="0" w:space="0" w:color="auto"/>
              </w:divBdr>
            </w:div>
            <w:div w:id="164713988">
              <w:marLeft w:val="0"/>
              <w:marRight w:val="0"/>
              <w:marTop w:val="0"/>
              <w:marBottom w:val="0"/>
              <w:divBdr>
                <w:top w:val="none" w:sz="0" w:space="0" w:color="auto"/>
                <w:left w:val="none" w:sz="0" w:space="0" w:color="auto"/>
                <w:bottom w:val="none" w:sz="0" w:space="0" w:color="auto"/>
                <w:right w:val="none" w:sz="0" w:space="0" w:color="auto"/>
              </w:divBdr>
            </w:div>
            <w:div w:id="174731792">
              <w:marLeft w:val="0"/>
              <w:marRight w:val="0"/>
              <w:marTop w:val="0"/>
              <w:marBottom w:val="0"/>
              <w:divBdr>
                <w:top w:val="none" w:sz="0" w:space="0" w:color="auto"/>
                <w:left w:val="none" w:sz="0" w:space="0" w:color="auto"/>
                <w:bottom w:val="none" w:sz="0" w:space="0" w:color="auto"/>
                <w:right w:val="none" w:sz="0" w:space="0" w:color="auto"/>
              </w:divBdr>
            </w:div>
            <w:div w:id="186528987">
              <w:marLeft w:val="0"/>
              <w:marRight w:val="0"/>
              <w:marTop w:val="0"/>
              <w:marBottom w:val="0"/>
              <w:divBdr>
                <w:top w:val="none" w:sz="0" w:space="0" w:color="auto"/>
                <w:left w:val="none" w:sz="0" w:space="0" w:color="auto"/>
                <w:bottom w:val="none" w:sz="0" w:space="0" w:color="auto"/>
                <w:right w:val="none" w:sz="0" w:space="0" w:color="auto"/>
              </w:divBdr>
            </w:div>
            <w:div w:id="189690116">
              <w:marLeft w:val="0"/>
              <w:marRight w:val="0"/>
              <w:marTop w:val="0"/>
              <w:marBottom w:val="0"/>
              <w:divBdr>
                <w:top w:val="none" w:sz="0" w:space="0" w:color="auto"/>
                <w:left w:val="none" w:sz="0" w:space="0" w:color="auto"/>
                <w:bottom w:val="none" w:sz="0" w:space="0" w:color="auto"/>
                <w:right w:val="none" w:sz="0" w:space="0" w:color="auto"/>
              </w:divBdr>
            </w:div>
            <w:div w:id="196116121">
              <w:marLeft w:val="0"/>
              <w:marRight w:val="0"/>
              <w:marTop w:val="0"/>
              <w:marBottom w:val="0"/>
              <w:divBdr>
                <w:top w:val="none" w:sz="0" w:space="0" w:color="auto"/>
                <w:left w:val="none" w:sz="0" w:space="0" w:color="auto"/>
                <w:bottom w:val="none" w:sz="0" w:space="0" w:color="auto"/>
                <w:right w:val="none" w:sz="0" w:space="0" w:color="auto"/>
              </w:divBdr>
            </w:div>
            <w:div w:id="198519924">
              <w:marLeft w:val="0"/>
              <w:marRight w:val="0"/>
              <w:marTop w:val="0"/>
              <w:marBottom w:val="0"/>
              <w:divBdr>
                <w:top w:val="none" w:sz="0" w:space="0" w:color="auto"/>
                <w:left w:val="none" w:sz="0" w:space="0" w:color="auto"/>
                <w:bottom w:val="none" w:sz="0" w:space="0" w:color="auto"/>
                <w:right w:val="none" w:sz="0" w:space="0" w:color="auto"/>
              </w:divBdr>
            </w:div>
            <w:div w:id="209391136">
              <w:marLeft w:val="0"/>
              <w:marRight w:val="0"/>
              <w:marTop w:val="0"/>
              <w:marBottom w:val="0"/>
              <w:divBdr>
                <w:top w:val="none" w:sz="0" w:space="0" w:color="auto"/>
                <w:left w:val="none" w:sz="0" w:space="0" w:color="auto"/>
                <w:bottom w:val="none" w:sz="0" w:space="0" w:color="auto"/>
                <w:right w:val="none" w:sz="0" w:space="0" w:color="auto"/>
              </w:divBdr>
            </w:div>
            <w:div w:id="220750301">
              <w:marLeft w:val="0"/>
              <w:marRight w:val="0"/>
              <w:marTop w:val="0"/>
              <w:marBottom w:val="0"/>
              <w:divBdr>
                <w:top w:val="none" w:sz="0" w:space="0" w:color="auto"/>
                <w:left w:val="none" w:sz="0" w:space="0" w:color="auto"/>
                <w:bottom w:val="none" w:sz="0" w:space="0" w:color="auto"/>
                <w:right w:val="none" w:sz="0" w:space="0" w:color="auto"/>
              </w:divBdr>
            </w:div>
            <w:div w:id="224221474">
              <w:marLeft w:val="0"/>
              <w:marRight w:val="0"/>
              <w:marTop w:val="0"/>
              <w:marBottom w:val="0"/>
              <w:divBdr>
                <w:top w:val="none" w:sz="0" w:space="0" w:color="auto"/>
                <w:left w:val="none" w:sz="0" w:space="0" w:color="auto"/>
                <w:bottom w:val="none" w:sz="0" w:space="0" w:color="auto"/>
                <w:right w:val="none" w:sz="0" w:space="0" w:color="auto"/>
              </w:divBdr>
            </w:div>
            <w:div w:id="228879735">
              <w:marLeft w:val="0"/>
              <w:marRight w:val="0"/>
              <w:marTop w:val="0"/>
              <w:marBottom w:val="0"/>
              <w:divBdr>
                <w:top w:val="none" w:sz="0" w:space="0" w:color="auto"/>
                <w:left w:val="none" w:sz="0" w:space="0" w:color="auto"/>
                <w:bottom w:val="none" w:sz="0" w:space="0" w:color="auto"/>
                <w:right w:val="none" w:sz="0" w:space="0" w:color="auto"/>
              </w:divBdr>
            </w:div>
            <w:div w:id="230501440">
              <w:marLeft w:val="0"/>
              <w:marRight w:val="0"/>
              <w:marTop w:val="0"/>
              <w:marBottom w:val="0"/>
              <w:divBdr>
                <w:top w:val="none" w:sz="0" w:space="0" w:color="auto"/>
                <w:left w:val="none" w:sz="0" w:space="0" w:color="auto"/>
                <w:bottom w:val="none" w:sz="0" w:space="0" w:color="auto"/>
                <w:right w:val="none" w:sz="0" w:space="0" w:color="auto"/>
              </w:divBdr>
            </w:div>
            <w:div w:id="244608487">
              <w:marLeft w:val="0"/>
              <w:marRight w:val="0"/>
              <w:marTop w:val="0"/>
              <w:marBottom w:val="0"/>
              <w:divBdr>
                <w:top w:val="none" w:sz="0" w:space="0" w:color="auto"/>
                <w:left w:val="none" w:sz="0" w:space="0" w:color="auto"/>
                <w:bottom w:val="none" w:sz="0" w:space="0" w:color="auto"/>
                <w:right w:val="none" w:sz="0" w:space="0" w:color="auto"/>
              </w:divBdr>
            </w:div>
            <w:div w:id="254483058">
              <w:marLeft w:val="0"/>
              <w:marRight w:val="0"/>
              <w:marTop w:val="0"/>
              <w:marBottom w:val="0"/>
              <w:divBdr>
                <w:top w:val="none" w:sz="0" w:space="0" w:color="auto"/>
                <w:left w:val="none" w:sz="0" w:space="0" w:color="auto"/>
                <w:bottom w:val="none" w:sz="0" w:space="0" w:color="auto"/>
                <w:right w:val="none" w:sz="0" w:space="0" w:color="auto"/>
              </w:divBdr>
            </w:div>
            <w:div w:id="255139367">
              <w:marLeft w:val="0"/>
              <w:marRight w:val="0"/>
              <w:marTop w:val="0"/>
              <w:marBottom w:val="0"/>
              <w:divBdr>
                <w:top w:val="none" w:sz="0" w:space="0" w:color="auto"/>
                <w:left w:val="none" w:sz="0" w:space="0" w:color="auto"/>
                <w:bottom w:val="none" w:sz="0" w:space="0" w:color="auto"/>
                <w:right w:val="none" w:sz="0" w:space="0" w:color="auto"/>
              </w:divBdr>
            </w:div>
            <w:div w:id="263656790">
              <w:marLeft w:val="0"/>
              <w:marRight w:val="0"/>
              <w:marTop w:val="0"/>
              <w:marBottom w:val="0"/>
              <w:divBdr>
                <w:top w:val="none" w:sz="0" w:space="0" w:color="auto"/>
                <w:left w:val="none" w:sz="0" w:space="0" w:color="auto"/>
                <w:bottom w:val="none" w:sz="0" w:space="0" w:color="auto"/>
                <w:right w:val="none" w:sz="0" w:space="0" w:color="auto"/>
              </w:divBdr>
            </w:div>
            <w:div w:id="263803161">
              <w:marLeft w:val="0"/>
              <w:marRight w:val="0"/>
              <w:marTop w:val="0"/>
              <w:marBottom w:val="0"/>
              <w:divBdr>
                <w:top w:val="none" w:sz="0" w:space="0" w:color="auto"/>
                <w:left w:val="none" w:sz="0" w:space="0" w:color="auto"/>
                <w:bottom w:val="none" w:sz="0" w:space="0" w:color="auto"/>
                <w:right w:val="none" w:sz="0" w:space="0" w:color="auto"/>
              </w:divBdr>
            </w:div>
            <w:div w:id="264769952">
              <w:marLeft w:val="0"/>
              <w:marRight w:val="0"/>
              <w:marTop w:val="0"/>
              <w:marBottom w:val="0"/>
              <w:divBdr>
                <w:top w:val="none" w:sz="0" w:space="0" w:color="auto"/>
                <w:left w:val="none" w:sz="0" w:space="0" w:color="auto"/>
                <w:bottom w:val="none" w:sz="0" w:space="0" w:color="auto"/>
                <w:right w:val="none" w:sz="0" w:space="0" w:color="auto"/>
              </w:divBdr>
            </w:div>
            <w:div w:id="276841025">
              <w:marLeft w:val="0"/>
              <w:marRight w:val="0"/>
              <w:marTop w:val="0"/>
              <w:marBottom w:val="0"/>
              <w:divBdr>
                <w:top w:val="none" w:sz="0" w:space="0" w:color="auto"/>
                <w:left w:val="none" w:sz="0" w:space="0" w:color="auto"/>
                <w:bottom w:val="none" w:sz="0" w:space="0" w:color="auto"/>
                <w:right w:val="none" w:sz="0" w:space="0" w:color="auto"/>
              </w:divBdr>
            </w:div>
            <w:div w:id="291373919">
              <w:marLeft w:val="0"/>
              <w:marRight w:val="0"/>
              <w:marTop w:val="0"/>
              <w:marBottom w:val="0"/>
              <w:divBdr>
                <w:top w:val="none" w:sz="0" w:space="0" w:color="auto"/>
                <w:left w:val="none" w:sz="0" w:space="0" w:color="auto"/>
                <w:bottom w:val="none" w:sz="0" w:space="0" w:color="auto"/>
                <w:right w:val="none" w:sz="0" w:space="0" w:color="auto"/>
              </w:divBdr>
            </w:div>
            <w:div w:id="307784736">
              <w:marLeft w:val="0"/>
              <w:marRight w:val="0"/>
              <w:marTop w:val="0"/>
              <w:marBottom w:val="0"/>
              <w:divBdr>
                <w:top w:val="none" w:sz="0" w:space="0" w:color="auto"/>
                <w:left w:val="none" w:sz="0" w:space="0" w:color="auto"/>
                <w:bottom w:val="none" w:sz="0" w:space="0" w:color="auto"/>
                <w:right w:val="none" w:sz="0" w:space="0" w:color="auto"/>
              </w:divBdr>
            </w:div>
            <w:div w:id="314073655">
              <w:marLeft w:val="0"/>
              <w:marRight w:val="0"/>
              <w:marTop w:val="0"/>
              <w:marBottom w:val="0"/>
              <w:divBdr>
                <w:top w:val="none" w:sz="0" w:space="0" w:color="auto"/>
                <w:left w:val="none" w:sz="0" w:space="0" w:color="auto"/>
                <w:bottom w:val="none" w:sz="0" w:space="0" w:color="auto"/>
                <w:right w:val="none" w:sz="0" w:space="0" w:color="auto"/>
              </w:divBdr>
            </w:div>
            <w:div w:id="317806123">
              <w:marLeft w:val="0"/>
              <w:marRight w:val="0"/>
              <w:marTop w:val="0"/>
              <w:marBottom w:val="0"/>
              <w:divBdr>
                <w:top w:val="none" w:sz="0" w:space="0" w:color="auto"/>
                <w:left w:val="none" w:sz="0" w:space="0" w:color="auto"/>
                <w:bottom w:val="none" w:sz="0" w:space="0" w:color="auto"/>
                <w:right w:val="none" w:sz="0" w:space="0" w:color="auto"/>
              </w:divBdr>
            </w:div>
            <w:div w:id="321663165">
              <w:marLeft w:val="0"/>
              <w:marRight w:val="0"/>
              <w:marTop w:val="0"/>
              <w:marBottom w:val="0"/>
              <w:divBdr>
                <w:top w:val="none" w:sz="0" w:space="0" w:color="auto"/>
                <w:left w:val="none" w:sz="0" w:space="0" w:color="auto"/>
                <w:bottom w:val="none" w:sz="0" w:space="0" w:color="auto"/>
                <w:right w:val="none" w:sz="0" w:space="0" w:color="auto"/>
              </w:divBdr>
            </w:div>
            <w:div w:id="327563176">
              <w:marLeft w:val="0"/>
              <w:marRight w:val="0"/>
              <w:marTop w:val="0"/>
              <w:marBottom w:val="0"/>
              <w:divBdr>
                <w:top w:val="none" w:sz="0" w:space="0" w:color="auto"/>
                <w:left w:val="none" w:sz="0" w:space="0" w:color="auto"/>
                <w:bottom w:val="none" w:sz="0" w:space="0" w:color="auto"/>
                <w:right w:val="none" w:sz="0" w:space="0" w:color="auto"/>
              </w:divBdr>
            </w:div>
            <w:div w:id="330375445">
              <w:marLeft w:val="0"/>
              <w:marRight w:val="0"/>
              <w:marTop w:val="0"/>
              <w:marBottom w:val="0"/>
              <w:divBdr>
                <w:top w:val="none" w:sz="0" w:space="0" w:color="auto"/>
                <w:left w:val="none" w:sz="0" w:space="0" w:color="auto"/>
                <w:bottom w:val="none" w:sz="0" w:space="0" w:color="auto"/>
                <w:right w:val="none" w:sz="0" w:space="0" w:color="auto"/>
              </w:divBdr>
            </w:div>
            <w:div w:id="335690426">
              <w:marLeft w:val="0"/>
              <w:marRight w:val="0"/>
              <w:marTop w:val="0"/>
              <w:marBottom w:val="0"/>
              <w:divBdr>
                <w:top w:val="none" w:sz="0" w:space="0" w:color="auto"/>
                <w:left w:val="none" w:sz="0" w:space="0" w:color="auto"/>
                <w:bottom w:val="none" w:sz="0" w:space="0" w:color="auto"/>
                <w:right w:val="none" w:sz="0" w:space="0" w:color="auto"/>
              </w:divBdr>
            </w:div>
            <w:div w:id="337732875">
              <w:marLeft w:val="0"/>
              <w:marRight w:val="0"/>
              <w:marTop w:val="0"/>
              <w:marBottom w:val="0"/>
              <w:divBdr>
                <w:top w:val="none" w:sz="0" w:space="0" w:color="auto"/>
                <w:left w:val="none" w:sz="0" w:space="0" w:color="auto"/>
                <w:bottom w:val="none" w:sz="0" w:space="0" w:color="auto"/>
                <w:right w:val="none" w:sz="0" w:space="0" w:color="auto"/>
              </w:divBdr>
            </w:div>
            <w:div w:id="357699688">
              <w:marLeft w:val="0"/>
              <w:marRight w:val="0"/>
              <w:marTop w:val="0"/>
              <w:marBottom w:val="0"/>
              <w:divBdr>
                <w:top w:val="none" w:sz="0" w:space="0" w:color="auto"/>
                <w:left w:val="none" w:sz="0" w:space="0" w:color="auto"/>
                <w:bottom w:val="none" w:sz="0" w:space="0" w:color="auto"/>
                <w:right w:val="none" w:sz="0" w:space="0" w:color="auto"/>
              </w:divBdr>
            </w:div>
            <w:div w:id="374234581">
              <w:marLeft w:val="0"/>
              <w:marRight w:val="0"/>
              <w:marTop w:val="0"/>
              <w:marBottom w:val="0"/>
              <w:divBdr>
                <w:top w:val="none" w:sz="0" w:space="0" w:color="auto"/>
                <w:left w:val="none" w:sz="0" w:space="0" w:color="auto"/>
                <w:bottom w:val="none" w:sz="0" w:space="0" w:color="auto"/>
                <w:right w:val="none" w:sz="0" w:space="0" w:color="auto"/>
              </w:divBdr>
            </w:div>
            <w:div w:id="375008764">
              <w:marLeft w:val="0"/>
              <w:marRight w:val="0"/>
              <w:marTop w:val="0"/>
              <w:marBottom w:val="0"/>
              <w:divBdr>
                <w:top w:val="none" w:sz="0" w:space="0" w:color="auto"/>
                <w:left w:val="none" w:sz="0" w:space="0" w:color="auto"/>
                <w:bottom w:val="none" w:sz="0" w:space="0" w:color="auto"/>
                <w:right w:val="none" w:sz="0" w:space="0" w:color="auto"/>
              </w:divBdr>
            </w:div>
            <w:div w:id="376855502">
              <w:marLeft w:val="0"/>
              <w:marRight w:val="0"/>
              <w:marTop w:val="0"/>
              <w:marBottom w:val="0"/>
              <w:divBdr>
                <w:top w:val="none" w:sz="0" w:space="0" w:color="auto"/>
                <w:left w:val="none" w:sz="0" w:space="0" w:color="auto"/>
                <w:bottom w:val="none" w:sz="0" w:space="0" w:color="auto"/>
                <w:right w:val="none" w:sz="0" w:space="0" w:color="auto"/>
              </w:divBdr>
            </w:div>
            <w:div w:id="382218063">
              <w:marLeft w:val="0"/>
              <w:marRight w:val="0"/>
              <w:marTop w:val="0"/>
              <w:marBottom w:val="0"/>
              <w:divBdr>
                <w:top w:val="none" w:sz="0" w:space="0" w:color="auto"/>
                <w:left w:val="none" w:sz="0" w:space="0" w:color="auto"/>
                <w:bottom w:val="none" w:sz="0" w:space="0" w:color="auto"/>
                <w:right w:val="none" w:sz="0" w:space="0" w:color="auto"/>
              </w:divBdr>
            </w:div>
            <w:div w:id="382559774">
              <w:marLeft w:val="0"/>
              <w:marRight w:val="0"/>
              <w:marTop w:val="0"/>
              <w:marBottom w:val="0"/>
              <w:divBdr>
                <w:top w:val="none" w:sz="0" w:space="0" w:color="auto"/>
                <w:left w:val="none" w:sz="0" w:space="0" w:color="auto"/>
                <w:bottom w:val="none" w:sz="0" w:space="0" w:color="auto"/>
                <w:right w:val="none" w:sz="0" w:space="0" w:color="auto"/>
              </w:divBdr>
            </w:div>
            <w:div w:id="424351863">
              <w:marLeft w:val="0"/>
              <w:marRight w:val="0"/>
              <w:marTop w:val="0"/>
              <w:marBottom w:val="0"/>
              <w:divBdr>
                <w:top w:val="none" w:sz="0" w:space="0" w:color="auto"/>
                <w:left w:val="none" w:sz="0" w:space="0" w:color="auto"/>
                <w:bottom w:val="none" w:sz="0" w:space="0" w:color="auto"/>
                <w:right w:val="none" w:sz="0" w:space="0" w:color="auto"/>
              </w:divBdr>
            </w:div>
            <w:div w:id="434247917">
              <w:marLeft w:val="0"/>
              <w:marRight w:val="0"/>
              <w:marTop w:val="0"/>
              <w:marBottom w:val="0"/>
              <w:divBdr>
                <w:top w:val="none" w:sz="0" w:space="0" w:color="auto"/>
                <w:left w:val="none" w:sz="0" w:space="0" w:color="auto"/>
                <w:bottom w:val="none" w:sz="0" w:space="0" w:color="auto"/>
                <w:right w:val="none" w:sz="0" w:space="0" w:color="auto"/>
              </w:divBdr>
            </w:div>
            <w:div w:id="462357097">
              <w:marLeft w:val="0"/>
              <w:marRight w:val="0"/>
              <w:marTop w:val="0"/>
              <w:marBottom w:val="0"/>
              <w:divBdr>
                <w:top w:val="none" w:sz="0" w:space="0" w:color="auto"/>
                <w:left w:val="none" w:sz="0" w:space="0" w:color="auto"/>
                <w:bottom w:val="none" w:sz="0" w:space="0" w:color="auto"/>
                <w:right w:val="none" w:sz="0" w:space="0" w:color="auto"/>
              </w:divBdr>
            </w:div>
            <w:div w:id="484978177">
              <w:marLeft w:val="0"/>
              <w:marRight w:val="0"/>
              <w:marTop w:val="0"/>
              <w:marBottom w:val="0"/>
              <w:divBdr>
                <w:top w:val="none" w:sz="0" w:space="0" w:color="auto"/>
                <w:left w:val="none" w:sz="0" w:space="0" w:color="auto"/>
                <w:bottom w:val="none" w:sz="0" w:space="0" w:color="auto"/>
                <w:right w:val="none" w:sz="0" w:space="0" w:color="auto"/>
              </w:divBdr>
            </w:div>
            <w:div w:id="489489179">
              <w:marLeft w:val="0"/>
              <w:marRight w:val="0"/>
              <w:marTop w:val="0"/>
              <w:marBottom w:val="0"/>
              <w:divBdr>
                <w:top w:val="none" w:sz="0" w:space="0" w:color="auto"/>
                <w:left w:val="none" w:sz="0" w:space="0" w:color="auto"/>
                <w:bottom w:val="none" w:sz="0" w:space="0" w:color="auto"/>
                <w:right w:val="none" w:sz="0" w:space="0" w:color="auto"/>
              </w:divBdr>
            </w:div>
            <w:div w:id="507871094">
              <w:marLeft w:val="0"/>
              <w:marRight w:val="0"/>
              <w:marTop w:val="0"/>
              <w:marBottom w:val="0"/>
              <w:divBdr>
                <w:top w:val="none" w:sz="0" w:space="0" w:color="auto"/>
                <w:left w:val="none" w:sz="0" w:space="0" w:color="auto"/>
                <w:bottom w:val="none" w:sz="0" w:space="0" w:color="auto"/>
                <w:right w:val="none" w:sz="0" w:space="0" w:color="auto"/>
              </w:divBdr>
            </w:div>
            <w:div w:id="510031310">
              <w:marLeft w:val="0"/>
              <w:marRight w:val="0"/>
              <w:marTop w:val="0"/>
              <w:marBottom w:val="0"/>
              <w:divBdr>
                <w:top w:val="none" w:sz="0" w:space="0" w:color="auto"/>
                <w:left w:val="none" w:sz="0" w:space="0" w:color="auto"/>
                <w:bottom w:val="none" w:sz="0" w:space="0" w:color="auto"/>
                <w:right w:val="none" w:sz="0" w:space="0" w:color="auto"/>
              </w:divBdr>
            </w:div>
            <w:div w:id="514655980">
              <w:marLeft w:val="0"/>
              <w:marRight w:val="0"/>
              <w:marTop w:val="0"/>
              <w:marBottom w:val="0"/>
              <w:divBdr>
                <w:top w:val="none" w:sz="0" w:space="0" w:color="auto"/>
                <w:left w:val="none" w:sz="0" w:space="0" w:color="auto"/>
                <w:bottom w:val="none" w:sz="0" w:space="0" w:color="auto"/>
                <w:right w:val="none" w:sz="0" w:space="0" w:color="auto"/>
              </w:divBdr>
            </w:div>
            <w:div w:id="534579064">
              <w:marLeft w:val="0"/>
              <w:marRight w:val="0"/>
              <w:marTop w:val="0"/>
              <w:marBottom w:val="0"/>
              <w:divBdr>
                <w:top w:val="none" w:sz="0" w:space="0" w:color="auto"/>
                <w:left w:val="none" w:sz="0" w:space="0" w:color="auto"/>
                <w:bottom w:val="none" w:sz="0" w:space="0" w:color="auto"/>
                <w:right w:val="none" w:sz="0" w:space="0" w:color="auto"/>
              </w:divBdr>
            </w:div>
            <w:div w:id="536966808">
              <w:marLeft w:val="0"/>
              <w:marRight w:val="0"/>
              <w:marTop w:val="0"/>
              <w:marBottom w:val="0"/>
              <w:divBdr>
                <w:top w:val="none" w:sz="0" w:space="0" w:color="auto"/>
                <w:left w:val="none" w:sz="0" w:space="0" w:color="auto"/>
                <w:bottom w:val="none" w:sz="0" w:space="0" w:color="auto"/>
                <w:right w:val="none" w:sz="0" w:space="0" w:color="auto"/>
              </w:divBdr>
            </w:div>
            <w:div w:id="539703889">
              <w:marLeft w:val="0"/>
              <w:marRight w:val="0"/>
              <w:marTop w:val="0"/>
              <w:marBottom w:val="0"/>
              <w:divBdr>
                <w:top w:val="none" w:sz="0" w:space="0" w:color="auto"/>
                <w:left w:val="none" w:sz="0" w:space="0" w:color="auto"/>
                <w:bottom w:val="none" w:sz="0" w:space="0" w:color="auto"/>
                <w:right w:val="none" w:sz="0" w:space="0" w:color="auto"/>
              </w:divBdr>
            </w:div>
            <w:div w:id="549999529">
              <w:marLeft w:val="0"/>
              <w:marRight w:val="0"/>
              <w:marTop w:val="0"/>
              <w:marBottom w:val="0"/>
              <w:divBdr>
                <w:top w:val="none" w:sz="0" w:space="0" w:color="auto"/>
                <w:left w:val="none" w:sz="0" w:space="0" w:color="auto"/>
                <w:bottom w:val="none" w:sz="0" w:space="0" w:color="auto"/>
                <w:right w:val="none" w:sz="0" w:space="0" w:color="auto"/>
              </w:divBdr>
            </w:div>
            <w:div w:id="553271569">
              <w:marLeft w:val="0"/>
              <w:marRight w:val="0"/>
              <w:marTop w:val="0"/>
              <w:marBottom w:val="0"/>
              <w:divBdr>
                <w:top w:val="none" w:sz="0" w:space="0" w:color="auto"/>
                <w:left w:val="none" w:sz="0" w:space="0" w:color="auto"/>
                <w:bottom w:val="none" w:sz="0" w:space="0" w:color="auto"/>
                <w:right w:val="none" w:sz="0" w:space="0" w:color="auto"/>
              </w:divBdr>
            </w:div>
            <w:div w:id="557400072">
              <w:marLeft w:val="0"/>
              <w:marRight w:val="0"/>
              <w:marTop w:val="0"/>
              <w:marBottom w:val="0"/>
              <w:divBdr>
                <w:top w:val="none" w:sz="0" w:space="0" w:color="auto"/>
                <w:left w:val="none" w:sz="0" w:space="0" w:color="auto"/>
                <w:bottom w:val="none" w:sz="0" w:space="0" w:color="auto"/>
                <w:right w:val="none" w:sz="0" w:space="0" w:color="auto"/>
              </w:divBdr>
            </w:div>
            <w:div w:id="565653125">
              <w:marLeft w:val="0"/>
              <w:marRight w:val="0"/>
              <w:marTop w:val="0"/>
              <w:marBottom w:val="0"/>
              <w:divBdr>
                <w:top w:val="none" w:sz="0" w:space="0" w:color="auto"/>
                <w:left w:val="none" w:sz="0" w:space="0" w:color="auto"/>
                <w:bottom w:val="none" w:sz="0" w:space="0" w:color="auto"/>
                <w:right w:val="none" w:sz="0" w:space="0" w:color="auto"/>
              </w:divBdr>
            </w:div>
            <w:div w:id="593127924">
              <w:marLeft w:val="0"/>
              <w:marRight w:val="0"/>
              <w:marTop w:val="0"/>
              <w:marBottom w:val="0"/>
              <w:divBdr>
                <w:top w:val="none" w:sz="0" w:space="0" w:color="auto"/>
                <w:left w:val="none" w:sz="0" w:space="0" w:color="auto"/>
                <w:bottom w:val="none" w:sz="0" w:space="0" w:color="auto"/>
                <w:right w:val="none" w:sz="0" w:space="0" w:color="auto"/>
              </w:divBdr>
            </w:div>
            <w:div w:id="602493169">
              <w:marLeft w:val="0"/>
              <w:marRight w:val="0"/>
              <w:marTop w:val="0"/>
              <w:marBottom w:val="0"/>
              <w:divBdr>
                <w:top w:val="none" w:sz="0" w:space="0" w:color="auto"/>
                <w:left w:val="none" w:sz="0" w:space="0" w:color="auto"/>
                <w:bottom w:val="none" w:sz="0" w:space="0" w:color="auto"/>
                <w:right w:val="none" w:sz="0" w:space="0" w:color="auto"/>
              </w:divBdr>
            </w:div>
            <w:div w:id="611594560">
              <w:marLeft w:val="0"/>
              <w:marRight w:val="0"/>
              <w:marTop w:val="0"/>
              <w:marBottom w:val="0"/>
              <w:divBdr>
                <w:top w:val="none" w:sz="0" w:space="0" w:color="auto"/>
                <w:left w:val="none" w:sz="0" w:space="0" w:color="auto"/>
                <w:bottom w:val="none" w:sz="0" w:space="0" w:color="auto"/>
                <w:right w:val="none" w:sz="0" w:space="0" w:color="auto"/>
              </w:divBdr>
            </w:div>
            <w:div w:id="617107983">
              <w:marLeft w:val="0"/>
              <w:marRight w:val="0"/>
              <w:marTop w:val="0"/>
              <w:marBottom w:val="0"/>
              <w:divBdr>
                <w:top w:val="none" w:sz="0" w:space="0" w:color="auto"/>
                <w:left w:val="none" w:sz="0" w:space="0" w:color="auto"/>
                <w:bottom w:val="none" w:sz="0" w:space="0" w:color="auto"/>
                <w:right w:val="none" w:sz="0" w:space="0" w:color="auto"/>
              </w:divBdr>
            </w:div>
            <w:div w:id="632565227">
              <w:marLeft w:val="0"/>
              <w:marRight w:val="0"/>
              <w:marTop w:val="0"/>
              <w:marBottom w:val="0"/>
              <w:divBdr>
                <w:top w:val="none" w:sz="0" w:space="0" w:color="auto"/>
                <w:left w:val="none" w:sz="0" w:space="0" w:color="auto"/>
                <w:bottom w:val="none" w:sz="0" w:space="0" w:color="auto"/>
                <w:right w:val="none" w:sz="0" w:space="0" w:color="auto"/>
              </w:divBdr>
            </w:div>
            <w:div w:id="635841744">
              <w:marLeft w:val="0"/>
              <w:marRight w:val="0"/>
              <w:marTop w:val="0"/>
              <w:marBottom w:val="0"/>
              <w:divBdr>
                <w:top w:val="none" w:sz="0" w:space="0" w:color="auto"/>
                <w:left w:val="none" w:sz="0" w:space="0" w:color="auto"/>
                <w:bottom w:val="none" w:sz="0" w:space="0" w:color="auto"/>
                <w:right w:val="none" w:sz="0" w:space="0" w:color="auto"/>
              </w:divBdr>
            </w:div>
            <w:div w:id="642196727">
              <w:marLeft w:val="0"/>
              <w:marRight w:val="0"/>
              <w:marTop w:val="0"/>
              <w:marBottom w:val="0"/>
              <w:divBdr>
                <w:top w:val="none" w:sz="0" w:space="0" w:color="auto"/>
                <w:left w:val="none" w:sz="0" w:space="0" w:color="auto"/>
                <w:bottom w:val="none" w:sz="0" w:space="0" w:color="auto"/>
                <w:right w:val="none" w:sz="0" w:space="0" w:color="auto"/>
              </w:divBdr>
            </w:div>
            <w:div w:id="646477361">
              <w:marLeft w:val="0"/>
              <w:marRight w:val="0"/>
              <w:marTop w:val="0"/>
              <w:marBottom w:val="0"/>
              <w:divBdr>
                <w:top w:val="none" w:sz="0" w:space="0" w:color="auto"/>
                <w:left w:val="none" w:sz="0" w:space="0" w:color="auto"/>
                <w:bottom w:val="none" w:sz="0" w:space="0" w:color="auto"/>
                <w:right w:val="none" w:sz="0" w:space="0" w:color="auto"/>
              </w:divBdr>
            </w:div>
            <w:div w:id="648821557">
              <w:marLeft w:val="0"/>
              <w:marRight w:val="0"/>
              <w:marTop w:val="0"/>
              <w:marBottom w:val="0"/>
              <w:divBdr>
                <w:top w:val="none" w:sz="0" w:space="0" w:color="auto"/>
                <w:left w:val="none" w:sz="0" w:space="0" w:color="auto"/>
                <w:bottom w:val="none" w:sz="0" w:space="0" w:color="auto"/>
                <w:right w:val="none" w:sz="0" w:space="0" w:color="auto"/>
              </w:divBdr>
            </w:div>
            <w:div w:id="653685681">
              <w:marLeft w:val="0"/>
              <w:marRight w:val="0"/>
              <w:marTop w:val="0"/>
              <w:marBottom w:val="0"/>
              <w:divBdr>
                <w:top w:val="none" w:sz="0" w:space="0" w:color="auto"/>
                <w:left w:val="none" w:sz="0" w:space="0" w:color="auto"/>
                <w:bottom w:val="none" w:sz="0" w:space="0" w:color="auto"/>
                <w:right w:val="none" w:sz="0" w:space="0" w:color="auto"/>
              </w:divBdr>
            </w:div>
            <w:div w:id="675889632">
              <w:marLeft w:val="0"/>
              <w:marRight w:val="0"/>
              <w:marTop w:val="0"/>
              <w:marBottom w:val="0"/>
              <w:divBdr>
                <w:top w:val="none" w:sz="0" w:space="0" w:color="auto"/>
                <w:left w:val="none" w:sz="0" w:space="0" w:color="auto"/>
                <w:bottom w:val="none" w:sz="0" w:space="0" w:color="auto"/>
                <w:right w:val="none" w:sz="0" w:space="0" w:color="auto"/>
              </w:divBdr>
            </w:div>
            <w:div w:id="678509814">
              <w:marLeft w:val="0"/>
              <w:marRight w:val="0"/>
              <w:marTop w:val="0"/>
              <w:marBottom w:val="0"/>
              <w:divBdr>
                <w:top w:val="none" w:sz="0" w:space="0" w:color="auto"/>
                <w:left w:val="none" w:sz="0" w:space="0" w:color="auto"/>
                <w:bottom w:val="none" w:sz="0" w:space="0" w:color="auto"/>
                <w:right w:val="none" w:sz="0" w:space="0" w:color="auto"/>
              </w:divBdr>
            </w:div>
            <w:div w:id="680737720">
              <w:marLeft w:val="0"/>
              <w:marRight w:val="0"/>
              <w:marTop w:val="0"/>
              <w:marBottom w:val="0"/>
              <w:divBdr>
                <w:top w:val="none" w:sz="0" w:space="0" w:color="auto"/>
                <w:left w:val="none" w:sz="0" w:space="0" w:color="auto"/>
                <w:bottom w:val="none" w:sz="0" w:space="0" w:color="auto"/>
                <w:right w:val="none" w:sz="0" w:space="0" w:color="auto"/>
              </w:divBdr>
            </w:div>
            <w:div w:id="682589187">
              <w:marLeft w:val="0"/>
              <w:marRight w:val="0"/>
              <w:marTop w:val="0"/>
              <w:marBottom w:val="0"/>
              <w:divBdr>
                <w:top w:val="none" w:sz="0" w:space="0" w:color="auto"/>
                <w:left w:val="none" w:sz="0" w:space="0" w:color="auto"/>
                <w:bottom w:val="none" w:sz="0" w:space="0" w:color="auto"/>
                <w:right w:val="none" w:sz="0" w:space="0" w:color="auto"/>
              </w:divBdr>
            </w:div>
            <w:div w:id="685905741">
              <w:marLeft w:val="0"/>
              <w:marRight w:val="0"/>
              <w:marTop w:val="0"/>
              <w:marBottom w:val="0"/>
              <w:divBdr>
                <w:top w:val="none" w:sz="0" w:space="0" w:color="auto"/>
                <w:left w:val="none" w:sz="0" w:space="0" w:color="auto"/>
                <w:bottom w:val="none" w:sz="0" w:space="0" w:color="auto"/>
                <w:right w:val="none" w:sz="0" w:space="0" w:color="auto"/>
              </w:divBdr>
            </w:div>
            <w:div w:id="692072800">
              <w:marLeft w:val="0"/>
              <w:marRight w:val="0"/>
              <w:marTop w:val="0"/>
              <w:marBottom w:val="0"/>
              <w:divBdr>
                <w:top w:val="none" w:sz="0" w:space="0" w:color="auto"/>
                <w:left w:val="none" w:sz="0" w:space="0" w:color="auto"/>
                <w:bottom w:val="none" w:sz="0" w:space="0" w:color="auto"/>
                <w:right w:val="none" w:sz="0" w:space="0" w:color="auto"/>
              </w:divBdr>
            </w:div>
            <w:div w:id="714236267">
              <w:marLeft w:val="0"/>
              <w:marRight w:val="0"/>
              <w:marTop w:val="0"/>
              <w:marBottom w:val="0"/>
              <w:divBdr>
                <w:top w:val="none" w:sz="0" w:space="0" w:color="auto"/>
                <w:left w:val="none" w:sz="0" w:space="0" w:color="auto"/>
                <w:bottom w:val="none" w:sz="0" w:space="0" w:color="auto"/>
                <w:right w:val="none" w:sz="0" w:space="0" w:color="auto"/>
              </w:divBdr>
            </w:div>
            <w:div w:id="719673307">
              <w:marLeft w:val="0"/>
              <w:marRight w:val="0"/>
              <w:marTop w:val="0"/>
              <w:marBottom w:val="0"/>
              <w:divBdr>
                <w:top w:val="none" w:sz="0" w:space="0" w:color="auto"/>
                <w:left w:val="none" w:sz="0" w:space="0" w:color="auto"/>
                <w:bottom w:val="none" w:sz="0" w:space="0" w:color="auto"/>
                <w:right w:val="none" w:sz="0" w:space="0" w:color="auto"/>
              </w:divBdr>
            </w:div>
            <w:div w:id="727269130">
              <w:marLeft w:val="0"/>
              <w:marRight w:val="0"/>
              <w:marTop w:val="0"/>
              <w:marBottom w:val="0"/>
              <w:divBdr>
                <w:top w:val="none" w:sz="0" w:space="0" w:color="auto"/>
                <w:left w:val="none" w:sz="0" w:space="0" w:color="auto"/>
                <w:bottom w:val="none" w:sz="0" w:space="0" w:color="auto"/>
                <w:right w:val="none" w:sz="0" w:space="0" w:color="auto"/>
              </w:divBdr>
            </w:div>
            <w:div w:id="730227723">
              <w:marLeft w:val="0"/>
              <w:marRight w:val="0"/>
              <w:marTop w:val="0"/>
              <w:marBottom w:val="0"/>
              <w:divBdr>
                <w:top w:val="none" w:sz="0" w:space="0" w:color="auto"/>
                <w:left w:val="none" w:sz="0" w:space="0" w:color="auto"/>
                <w:bottom w:val="none" w:sz="0" w:space="0" w:color="auto"/>
                <w:right w:val="none" w:sz="0" w:space="0" w:color="auto"/>
              </w:divBdr>
            </w:div>
            <w:div w:id="755902677">
              <w:marLeft w:val="0"/>
              <w:marRight w:val="0"/>
              <w:marTop w:val="0"/>
              <w:marBottom w:val="0"/>
              <w:divBdr>
                <w:top w:val="none" w:sz="0" w:space="0" w:color="auto"/>
                <w:left w:val="none" w:sz="0" w:space="0" w:color="auto"/>
                <w:bottom w:val="none" w:sz="0" w:space="0" w:color="auto"/>
                <w:right w:val="none" w:sz="0" w:space="0" w:color="auto"/>
              </w:divBdr>
            </w:div>
            <w:div w:id="761612657">
              <w:marLeft w:val="0"/>
              <w:marRight w:val="0"/>
              <w:marTop w:val="0"/>
              <w:marBottom w:val="0"/>
              <w:divBdr>
                <w:top w:val="none" w:sz="0" w:space="0" w:color="auto"/>
                <w:left w:val="none" w:sz="0" w:space="0" w:color="auto"/>
                <w:bottom w:val="none" w:sz="0" w:space="0" w:color="auto"/>
                <w:right w:val="none" w:sz="0" w:space="0" w:color="auto"/>
              </w:divBdr>
            </w:div>
            <w:div w:id="761990783">
              <w:marLeft w:val="0"/>
              <w:marRight w:val="0"/>
              <w:marTop w:val="0"/>
              <w:marBottom w:val="0"/>
              <w:divBdr>
                <w:top w:val="none" w:sz="0" w:space="0" w:color="auto"/>
                <w:left w:val="none" w:sz="0" w:space="0" w:color="auto"/>
                <w:bottom w:val="none" w:sz="0" w:space="0" w:color="auto"/>
                <w:right w:val="none" w:sz="0" w:space="0" w:color="auto"/>
              </w:divBdr>
            </w:div>
            <w:div w:id="773746473">
              <w:marLeft w:val="0"/>
              <w:marRight w:val="0"/>
              <w:marTop w:val="0"/>
              <w:marBottom w:val="0"/>
              <w:divBdr>
                <w:top w:val="none" w:sz="0" w:space="0" w:color="auto"/>
                <w:left w:val="none" w:sz="0" w:space="0" w:color="auto"/>
                <w:bottom w:val="none" w:sz="0" w:space="0" w:color="auto"/>
                <w:right w:val="none" w:sz="0" w:space="0" w:color="auto"/>
              </w:divBdr>
            </w:div>
            <w:div w:id="774449403">
              <w:marLeft w:val="0"/>
              <w:marRight w:val="0"/>
              <w:marTop w:val="0"/>
              <w:marBottom w:val="0"/>
              <w:divBdr>
                <w:top w:val="none" w:sz="0" w:space="0" w:color="auto"/>
                <w:left w:val="none" w:sz="0" w:space="0" w:color="auto"/>
                <w:bottom w:val="none" w:sz="0" w:space="0" w:color="auto"/>
                <w:right w:val="none" w:sz="0" w:space="0" w:color="auto"/>
              </w:divBdr>
            </w:div>
            <w:div w:id="836962318">
              <w:marLeft w:val="0"/>
              <w:marRight w:val="0"/>
              <w:marTop w:val="0"/>
              <w:marBottom w:val="0"/>
              <w:divBdr>
                <w:top w:val="none" w:sz="0" w:space="0" w:color="auto"/>
                <w:left w:val="none" w:sz="0" w:space="0" w:color="auto"/>
                <w:bottom w:val="none" w:sz="0" w:space="0" w:color="auto"/>
                <w:right w:val="none" w:sz="0" w:space="0" w:color="auto"/>
              </w:divBdr>
            </w:div>
            <w:div w:id="875309700">
              <w:marLeft w:val="0"/>
              <w:marRight w:val="0"/>
              <w:marTop w:val="0"/>
              <w:marBottom w:val="0"/>
              <w:divBdr>
                <w:top w:val="none" w:sz="0" w:space="0" w:color="auto"/>
                <w:left w:val="none" w:sz="0" w:space="0" w:color="auto"/>
                <w:bottom w:val="none" w:sz="0" w:space="0" w:color="auto"/>
                <w:right w:val="none" w:sz="0" w:space="0" w:color="auto"/>
              </w:divBdr>
            </w:div>
            <w:div w:id="913390726">
              <w:marLeft w:val="0"/>
              <w:marRight w:val="0"/>
              <w:marTop w:val="0"/>
              <w:marBottom w:val="0"/>
              <w:divBdr>
                <w:top w:val="none" w:sz="0" w:space="0" w:color="auto"/>
                <w:left w:val="none" w:sz="0" w:space="0" w:color="auto"/>
                <w:bottom w:val="none" w:sz="0" w:space="0" w:color="auto"/>
                <w:right w:val="none" w:sz="0" w:space="0" w:color="auto"/>
              </w:divBdr>
            </w:div>
            <w:div w:id="918171781">
              <w:marLeft w:val="0"/>
              <w:marRight w:val="0"/>
              <w:marTop w:val="0"/>
              <w:marBottom w:val="0"/>
              <w:divBdr>
                <w:top w:val="none" w:sz="0" w:space="0" w:color="auto"/>
                <w:left w:val="none" w:sz="0" w:space="0" w:color="auto"/>
                <w:bottom w:val="none" w:sz="0" w:space="0" w:color="auto"/>
                <w:right w:val="none" w:sz="0" w:space="0" w:color="auto"/>
              </w:divBdr>
            </w:div>
            <w:div w:id="919875086">
              <w:marLeft w:val="0"/>
              <w:marRight w:val="0"/>
              <w:marTop w:val="0"/>
              <w:marBottom w:val="0"/>
              <w:divBdr>
                <w:top w:val="none" w:sz="0" w:space="0" w:color="auto"/>
                <w:left w:val="none" w:sz="0" w:space="0" w:color="auto"/>
                <w:bottom w:val="none" w:sz="0" w:space="0" w:color="auto"/>
                <w:right w:val="none" w:sz="0" w:space="0" w:color="auto"/>
              </w:divBdr>
            </w:div>
            <w:div w:id="920986584">
              <w:marLeft w:val="0"/>
              <w:marRight w:val="0"/>
              <w:marTop w:val="0"/>
              <w:marBottom w:val="0"/>
              <w:divBdr>
                <w:top w:val="none" w:sz="0" w:space="0" w:color="auto"/>
                <w:left w:val="none" w:sz="0" w:space="0" w:color="auto"/>
                <w:bottom w:val="none" w:sz="0" w:space="0" w:color="auto"/>
                <w:right w:val="none" w:sz="0" w:space="0" w:color="auto"/>
              </w:divBdr>
            </w:div>
            <w:div w:id="931472047">
              <w:marLeft w:val="0"/>
              <w:marRight w:val="0"/>
              <w:marTop w:val="0"/>
              <w:marBottom w:val="0"/>
              <w:divBdr>
                <w:top w:val="none" w:sz="0" w:space="0" w:color="auto"/>
                <w:left w:val="none" w:sz="0" w:space="0" w:color="auto"/>
                <w:bottom w:val="none" w:sz="0" w:space="0" w:color="auto"/>
                <w:right w:val="none" w:sz="0" w:space="0" w:color="auto"/>
              </w:divBdr>
            </w:div>
            <w:div w:id="956109816">
              <w:marLeft w:val="0"/>
              <w:marRight w:val="0"/>
              <w:marTop w:val="0"/>
              <w:marBottom w:val="0"/>
              <w:divBdr>
                <w:top w:val="none" w:sz="0" w:space="0" w:color="auto"/>
                <w:left w:val="none" w:sz="0" w:space="0" w:color="auto"/>
                <w:bottom w:val="none" w:sz="0" w:space="0" w:color="auto"/>
                <w:right w:val="none" w:sz="0" w:space="0" w:color="auto"/>
              </w:divBdr>
            </w:div>
            <w:div w:id="957641534">
              <w:marLeft w:val="0"/>
              <w:marRight w:val="0"/>
              <w:marTop w:val="0"/>
              <w:marBottom w:val="0"/>
              <w:divBdr>
                <w:top w:val="none" w:sz="0" w:space="0" w:color="auto"/>
                <w:left w:val="none" w:sz="0" w:space="0" w:color="auto"/>
                <w:bottom w:val="none" w:sz="0" w:space="0" w:color="auto"/>
                <w:right w:val="none" w:sz="0" w:space="0" w:color="auto"/>
              </w:divBdr>
            </w:div>
            <w:div w:id="960453161">
              <w:marLeft w:val="0"/>
              <w:marRight w:val="0"/>
              <w:marTop w:val="0"/>
              <w:marBottom w:val="0"/>
              <w:divBdr>
                <w:top w:val="none" w:sz="0" w:space="0" w:color="auto"/>
                <w:left w:val="none" w:sz="0" w:space="0" w:color="auto"/>
                <w:bottom w:val="none" w:sz="0" w:space="0" w:color="auto"/>
                <w:right w:val="none" w:sz="0" w:space="0" w:color="auto"/>
              </w:divBdr>
            </w:div>
            <w:div w:id="975570991">
              <w:marLeft w:val="0"/>
              <w:marRight w:val="0"/>
              <w:marTop w:val="0"/>
              <w:marBottom w:val="0"/>
              <w:divBdr>
                <w:top w:val="none" w:sz="0" w:space="0" w:color="auto"/>
                <w:left w:val="none" w:sz="0" w:space="0" w:color="auto"/>
                <w:bottom w:val="none" w:sz="0" w:space="0" w:color="auto"/>
                <w:right w:val="none" w:sz="0" w:space="0" w:color="auto"/>
              </w:divBdr>
            </w:div>
            <w:div w:id="992223029">
              <w:marLeft w:val="0"/>
              <w:marRight w:val="0"/>
              <w:marTop w:val="0"/>
              <w:marBottom w:val="0"/>
              <w:divBdr>
                <w:top w:val="none" w:sz="0" w:space="0" w:color="auto"/>
                <w:left w:val="none" w:sz="0" w:space="0" w:color="auto"/>
                <w:bottom w:val="none" w:sz="0" w:space="0" w:color="auto"/>
                <w:right w:val="none" w:sz="0" w:space="0" w:color="auto"/>
              </w:divBdr>
            </w:div>
            <w:div w:id="998119770">
              <w:marLeft w:val="0"/>
              <w:marRight w:val="0"/>
              <w:marTop w:val="0"/>
              <w:marBottom w:val="0"/>
              <w:divBdr>
                <w:top w:val="none" w:sz="0" w:space="0" w:color="auto"/>
                <w:left w:val="none" w:sz="0" w:space="0" w:color="auto"/>
                <w:bottom w:val="none" w:sz="0" w:space="0" w:color="auto"/>
                <w:right w:val="none" w:sz="0" w:space="0" w:color="auto"/>
              </w:divBdr>
            </w:div>
            <w:div w:id="1023242831">
              <w:marLeft w:val="0"/>
              <w:marRight w:val="0"/>
              <w:marTop w:val="0"/>
              <w:marBottom w:val="0"/>
              <w:divBdr>
                <w:top w:val="none" w:sz="0" w:space="0" w:color="auto"/>
                <w:left w:val="none" w:sz="0" w:space="0" w:color="auto"/>
                <w:bottom w:val="none" w:sz="0" w:space="0" w:color="auto"/>
                <w:right w:val="none" w:sz="0" w:space="0" w:color="auto"/>
              </w:divBdr>
            </w:div>
            <w:div w:id="1029910277">
              <w:marLeft w:val="0"/>
              <w:marRight w:val="0"/>
              <w:marTop w:val="0"/>
              <w:marBottom w:val="0"/>
              <w:divBdr>
                <w:top w:val="none" w:sz="0" w:space="0" w:color="auto"/>
                <w:left w:val="none" w:sz="0" w:space="0" w:color="auto"/>
                <w:bottom w:val="none" w:sz="0" w:space="0" w:color="auto"/>
                <w:right w:val="none" w:sz="0" w:space="0" w:color="auto"/>
              </w:divBdr>
            </w:div>
            <w:div w:id="1045179486">
              <w:marLeft w:val="0"/>
              <w:marRight w:val="0"/>
              <w:marTop w:val="0"/>
              <w:marBottom w:val="0"/>
              <w:divBdr>
                <w:top w:val="none" w:sz="0" w:space="0" w:color="auto"/>
                <w:left w:val="none" w:sz="0" w:space="0" w:color="auto"/>
                <w:bottom w:val="none" w:sz="0" w:space="0" w:color="auto"/>
                <w:right w:val="none" w:sz="0" w:space="0" w:color="auto"/>
              </w:divBdr>
            </w:div>
            <w:div w:id="1046181355">
              <w:marLeft w:val="0"/>
              <w:marRight w:val="0"/>
              <w:marTop w:val="0"/>
              <w:marBottom w:val="0"/>
              <w:divBdr>
                <w:top w:val="none" w:sz="0" w:space="0" w:color="auto"/>
                <w:left w:val="none" w:sz="0" w:space="0" w:color="auto"/>
                <w:bottom w:val="none" w:sz="0" w:space="0" w:color="auto"/>
                <w:right w:val="none" w:sz="0" w:space="0" w:color="auto"/>
              </w:divBdr>
            </w:div>
            <w:div w:id="1048652569">
              <w:marLeft w:val="0"/>
              <w:marRight w:val="0"/>
              <w:marTop w:val="0"/>
              <w:marBottom w:val="0"/>
              <w:divBdr>
                <w:top w:val="none" w:sz="0" w:space="0" w:color="auto"/>
                <w:left w:val="none" w:sz="0" w:space="0" w:color="auto"/>
                <w:bottom w:val="none" w:sz="0" w:space="0" w:color="auto"/>
                <w:right w:val="none" w:sz="0" w:space="0" w:color="auto"/>
              </w:divBdr>
            </w:div>
            <w:div w:id="1056514457">
              <w:marLeft w:val="0"/>
              <w:marRight w:val="0"/>
              <w:marTop w:val="0"/>
              <w:marBottom w:val="0"/>
              <w:divBdr>
                <w:top w:val="none" w:sz="0" w:space="0" w:color="auto"/>
                <w:left w:val="none" w:sz="0" w:space="0" w:color="auto"/>
                <w:bottom w:val="none" w:sz="0" w:space="0" w:color="auto"/>
                <w:right w:val="none" w:sz="0" w:space="0" w:color="auto"/>
              </w:divBdr>
            </w:div>
            <w:div w:id="1063914032">
              <w:marLeft w:val="0"/>
              <w:marRight w:val="0"/>
              <w:marTop w:val="0"/>
              <w:marBottom w:val="0"/>
              <w:divBdr>
                <w:top w:val="none" w:sz="0" w:space="0" w:color="auto"/>
                <w:left w:val="none" w:sz="0" w:space="0" w:color="auto"/>
                <w:bottom w:val="none" w:sz="0" w:space="0" w:color="auto"/>
                <w:right w:val="none" w:sz="0" w:space="0" w:color="auto"/>
              </w:divBdr>
            </w:div>
            <w:div w:id="1079209507">
              <w:marLeft w:val="0"/>
              <w:marRight w:val="0"/>
              <w:marTop w:val="0"/>
              <w:marBottom w:val="0"/>
              <w:divBdr>
                <w:top w:val="none" w:sz="0" w:space="0" w:color="auto"/>
                <w:left w:val="none" w:sz="0" w:space="0" w:color="auto"/>
                <w:bottom w:val="none" w:sz="0" w:space="0" w:color="auto"/>
                <w:right w:val="none" w:sz="0" w:space="0" w:color="auto"/>
              </w:divBdr>
            </w:div>
            <w:div w:id="1079863045">
              <w:marLeft w:val="0"/>
              <w:marRight w:val="0"/>
              <w:marTop w:val="0"/>
              <w:marBottom w:val="0"/>
              <w:divBdr>
                <w:top w:val="none" w:sz="0" w:space="0" w:color="auto"/>
                <w:left w:val="none" w:sz="0" w:space="0" w:color="auto"/>
                <w:bottom w:val="none" w:sz="0" w:space="0" w:color="auto"/>
                <w:right w:val="none" w:sz="0" w:space="0" w:color="auto"/>
              </w:divBdr>
            </w:div>
            <w:div w:id="1087724684">
              <w:marLeft w:val="0"/>
              <w:marRight w:val="0"/>
              <w:marTop w:val="0"/>
              <w:marBottom w:val="0"/>
              <w:divBdr>
                <w:top w:val="none" w:sz="0" w:space="0" w:color="auto"/>
                <w:left w:val="none" w:sz="0" w:space="0" w:color="auto"/>
                <w:bottom w:val="none" w:sz="0" w:space="0" w:color="auto"/>
                <w:right w:val="none" w:sz="0" w:space="0" w:color="auto"/>
              </w:divBdr>
            </w:div>
            <w:div w:id="1089544835">
              <w:marLeft w:val="0"/>
              <w:marRight w:val="0"/>
              <w:marTop w:val="0"/>
              <w:marBottom w:val="0"/>
              <w:divBdr>
                <w:top w:val="none" w:sz="0" w:space="0" w:color="auto"/>
                <w:left w:val="none" w:sz="0" w:space="0" w:color="auto"/>
                <w:bottom w:val="none" w:sz="0" w:space="0" w:color="auto"/>
                <w:right w:val="none" w:sz="0" w:space="0" w:color="auto"/>
              </w:divBdr>
            </w:div>
            <w:div w:id="1091588942">
              <w:marLeft w:val="0"/>
              <w:marRight w:val="0"/>
              <w:marTop w:val="0"/>
              <w:marBottom w:val="0"/>
              <w:divBdr>
                <w:top w:val="none" w:sz="0" w:space="0" w:color="auto"/>
                <w:left w:val="none" w:sz="0" w:space="0" w:color="auto"/>
                <w:bottom w:val="none" w:sz="0" w:space="0" w:color="auto"/>
                <w:right w:val="none" w:sz="0" w:space="0" w:color="auto"/>
              </w:divBdr>
            </w:div>
            <w:div w:id="1092162357">
              <w:marLeft w:val="0"/>
              <w:marRight w:val="0"/>
              <w:marTop w:val="0"/>
              <w:marBottom w:val="0"/>
              <w:divBdr>
                <w:top w:val="none" w:sz="0" w:space="0" w:color="auto"/>
                <w:left w:val="none" w:sz="0" w:space="0" w:color="auto"/>
                <w:bottom w:val="none" w:sz="0" w:space="0" w:color="auto"/>
                <w:right w:val="none" w:sz="0" w:space="0" w:color="auto"/>
              </w:divBdr>
            </w:div>
            <w:div w:id="1109013277">
              <w:marLeft w:val="0"/>
              <w:marRight w:val="0"/>
              <w:marTop w:val="0"/>
              <w:marBottom w:val="0"/>
              <w:divBdr>
                <w:top w:val="none" w:sz="0" w:space="0" w:color="auto"/>
                <w:left w:val="none" w:sz="0" w:space="0" w:color="auto"/>
                <w:bottom w:val="none" w:sz="0" w:space="0" w:color="auto"/>
                <w:right w:val="none" w:sz="0" w:space="0" w:color="auto"/>
              </w:divBdr>
            </w:div>
            <w:div w:id="1115634568">
              <w:marLeft w:val="0"/>
              <w:marRight w:val="0"/>
              <w:marTop w:val="0"/>
              <w:marBottom w:val="0"/>
              <w:divBdr>
                <w:top w:val="none" w:sz="0" w:space="0" w:color="auto"/>
                <w:left w:val="none" w:sz="0" w:space="0" w:color="auto"/>
                <w:bottom w:val="none" w:sz="0" w:space="0" w:color="auto"/>
                <w:right w:val="none" w:sz="0" w:space="0" w:color="auto"/>
              </w:divBdr>
            </w:div>
            <w:div w:id="1127892358">
              <w:marLeft w:val="0"/>
              <w:marRight w:val="0"/>
              <w:marTop w:val="0"/>
              <w:marBottom w:val="0"/>
              <w:divBdr>
                <w:top w:val="none" w:sz="0" w:space="0" w:color="auto"/>
                <w:left w:val="none" w:sz="0" w:space="0" w:color="auto"/>
                <w:bottom w:val="none" w:sz="0" w:space="0" w:color="auto"/>
                <w:right w:val="none" w:sz="0" w:space="0" w:color="auto"/>
              </w:divBdr>
            </w:div>
            <w:div w:id="1134451183">
              <w:marLeft w:val="0"/>
              <w:marRight w:val="0"/>
              <w:marTop w:val="0"/>
              <w:marBottom w:val="0"/>
              <w:divBdr>
                <w:top w:val="none" w:sz="0" w:space="0" w:color="auto"/>
                <w:left w:val="none" w:sz="0" w:space="0" w:color="auto"/>
                <w:bottom w:val="none" w:sz="0" w:space="0" w:color="auto"/>
                <w:right w:val="none" w:sz="0" w:space="0" w:color="auto"/>
              </w:divBdr>
            </w:div>
            <w:div w:id="1148741462">
              <w:marLeft w:val="0"/>
              <w:marRight w:val="0"/>
              <w:marTop w:val="0"/>
              <w:marBottom w:val="0"/>
              <w:divBdr>
                <w:top w:val="none" w:sz="0" w:space="0" w:color="auto"/>
                <w:left w:val="none" w:sz="0" w:space="0" w:color="auto"/>
                <w:bottom w:val="none" w:sz="0" w:space="0" w:color="auto"/>
                <w:right w:val="none" w:sz="0" w:space="0" w:color="auto"/>
              </w:divBdr>
            </w:div>
            <w:div w:id="1184592417">
              <w:marLeft w:val="0"/>
              <w:marRight w:val="0"/>
              <w:marTop w:val="0"/>
              <w:marBottom w:val="0"/>
              <w:divBdr>
                <w:top w:val="none" w:sz="0" w:space="0" w:color="auto"/>
                <w:left w:val="none" w:sz="0" w:space="0" w:color="auto"/>
                <w:bottom w:val="none" w:sz="0" w:space="0" w:color="auto"/>
                <w:right w:val="none" w:sz="0" w:space="0" w:color="auto"/>
              </w:divBdr>
            </w:div>
            <w:div w:id="1185023965">
              <w:marLeft w:val="0"/>
              <w:marRight w:val="0"/>
              <w:marTop w:val="0"/>
              <w:marBottom w:val="0"/>
              <w:divBdr>
                <w:top w:val="none" w:sz="0" w:space="0" w:color="auto"/>
                <w:left w:val="none" w:sz="0" w:space="0" w:color="auto"/>
                <w:bottom w:val="none" w:sz="0" w:space="0" w:color="auto"/>
                <w:right w:val="none" w:sz="0" w:space="0" w:color="auto"/>
              </w:divBdr>
            </w:div>
            <w:div w:id="1196699604">
              <w:marLeft w:val="0"/>
              <w:marRight w:val="0"/>
              <w:marTop w:val="0"/>
              <w:marBottom w:val="0"/>
              <w:divBdr>
                <w:top w:val="none" w:sz="0" w:space="0" w:color="auto"/>
                <w:left w:val="none" w:sz="0" w:space="0" w:color="auto"/>
                <w:bottom w:val="none" w:sz="0" w:space="0" w:color="auto"/>
                <w:right w:val="none" w:sz="0" w:space="0" w:color="auto"/>
              </w:divBdr>
            </w:div>
            <w:div w:id="1223516761">
              <w:marLeft w:val="0"/>
              <w:marRight w:val="0"/>
              <w:marTop w:val="0"/>
              <w:marBottom w:val="0"/>
              <w:divBdr>
                <w:top w:val="none" w:sz="0" w:space="0" w:color="auto"/>
                <w:left w:val="none" w:sz="0" w:space="0" w:color="auto"/>
                <w:bottom w:val="none" w:sz="0" w:space="0" w:color="auto"/>
                <w:right w:val="none" w:sz="0" w:space="0" w:color="auto"/>
              </w:divBdr>
            </w:div>
            <w:div w:id="1233199112">
              <w:marLeft w:val="0"/>
              <w:marRight w:val="0"/>
              <w:marTop w:val="0"/>
              <w:marBottom w:val="0"/>
              <w:divBdr>
                <w:top w:val="none" w:sz="0" w:space="0" w:color="auto"/>
                <w:left w:val="none" w:sz="0" w:space="0" w:color="auto"/>
                <w:bottom w:val="none" w:sz="0" w:space="0" w:color="auto"/>
                <w:right w:val="none" w:sz="0" w:space="0" w:color="auto"/>
              </w:divBdr>
            </w:div>
            <w:div w:id="1250188127">
              <w:marLeft w:val="0"/>
              <w:marRight w:val="0"/>
              <w:marTop w:val="0"/>
              <w:marBottom w:val="0"/>
              <w:divBdr>
                <w:top w:val="none" w:sz="0" w:space="0" w:color="auto"/>
                <w:left w:val="none" w:sz="0" w:space="0" w:color="auto"/>
                <w:bottom w:val="none" w:sz="0" w:space="0" w:color="auto"/>
                <w:right w:val="none" w:sz="0" w:space="0" w:color="auto"/>
              </w:divBdr>
            </w:div>
            <w:div w:id="1254894341">
              <w:marLeft w:val="0"/>
              <w:marRight w:val="0"/>
              <w:marTop w:val="0"/>
              <w:marBottom w:val="0"/>
              <w:divBdr>
                <w:top w:val="none" w:sz="0" w:space="0" w:color="auto"/>
                <w:left w:val="none" w:sz="0" w:space="0" w:color="auto"/>
                <w:bottom w:val="none" w:sz="0" w:space="0" w:color="auto"/>
                <w:right w:val="none" w:sz="0" w:space="0" w:color="auto"/>
              </w:divBdr>
            </w:div>
            <w:div w:id="1261571994">
              <w:marLeft w:val="0"/>
              <w:marRight w:val="0"/>
              <w:marTop w:val="0"/>
              <w:marBottom w:val="0"/>
              <w:divBdr>
                <w:top w:val="none" w:sz="0" w:space="0" w:color="auto"/>
                <w:left w:val="none" w:sz="0" w:space="0" w:color="auto"/>
                <w:bottom w:val="none" w:sz="0" w:space="0" w:color="auto"/>
                <w:right w:val="none" w:sz="0" w:space="0" w:color="auto"/>
              </w:divBdr>
            </w:div>
            <w:div w:id="1267495411">
              <w:marLeft w:val="0"/>
              <w:marRight w:val="0"/>
              <w:marTop w:val="0"/>
              <w:marBottom w:val="0"/>
              <w:divBdr>
                <w:top w:val="none" w:sz="0" w:space="0" w:color="auto"/>
                <w:left w:val="none" w:sz="0" w:space="0" w:color="auto"/>
                <w:bottom w:val="none" w:sz="0" w:space="0" w:color="auto"/>
                <w:right w:val="none" w:sz="0" w:space="0" w:color="auto"/>
              </w:divBdr>
            </w:div>
            <w:div w:id="1269697855">
              <w:marLeft w:val="0"/>
              <w:marRight w:val="0"/>
              <w:marTop w:val="0"/>
              <w:marBottom w:val="0"/>
              <w:divBdr>
                <w:top w:val="none" w:sz="0" w:space="0" w:color="auto"/>
                <w:left w:val="none" w:sz="0" w:space="0" w:color="auto"/>
                <w:bottom w:val="none" w:sz="0" w:space="0" w:color="auto"/>
                <w:right w:val="none" w:sz="0" w:space="0" w:color="auto"/>
              </w:divBdr>
            </w:div>
            <w:div w:id="1271818765">
              <w:marLeft w:val="0"/>
              <w:marRight w:val="0"/>
              <w:marTop w:val="0"/>
              <w:marBottom w:val="0"/>
              <w:divBdr>
                <w:top w:val="none" w:sz="0" w:space="0" w:color="auto"/>
                <w:left w:val="none" w:sz="0" w:space="0" w:color="auto"/>
                <w:bottom w:val="none" w:sz="0" w:space="0" w:color="auto"/>
                <w:right w:val="none" w:sz="0" w:space="0" w:color="auto"/>
              </w:divBdr>
            </w:div>
            <w:div w:id="1283150916">
              <w:marLeft w:val="0"/>
              <w:marRight w:val="0"/>
              <w:marTop w:val="0"/>
              <w:marBottom w:val="0"/>
              <w:divBdr>
                <w:top w:val="none" w:sz="0" w:space="0" w:color="auto"/>
                <w:left w:val="none" w:sz="0" w:space="0" w:color="auto"/>
                <w:bottom w:val="none" w:sz="0" w:space="0" w:color="auto"/>
                <w:right w:val="none" w:sz="0" w:space="0" w:color="auto"/>
              </w:divBdr>
            </w:div>
            <w:div w:id="1283607522">
              <w:marLeft w:val="0"/>
              <w:marRight w:val="0"/>
              <w:marTop w:val="0"/>
              <w:marBottom w:val="0"/>
              <w:divBdr>
                <w:top w:val="none" w:sz="0" w:space="0" w:color="auto"/>
                <w:left w:val="none" w:sz="0" w:space="0" w:color="auto"/>
                <w:bottom w:val="none" w:sz="0" w:space="0" w:color="auto"/>
                <w:right w:val="none" w:sz="0" w:space="0" w:color="auto"/>
              </w:divBdr>
            </w:div>
            <w:div w:id="1301183801">
              <w:marLeft w:val="0"/>
              <w:marRight w:val="0"/>
              <w:marTop w:val="0"/>
              <w:marBottom w:val="0"/>
              <w:divBdr>
                <w:top w:val="none" w:sz="0" w:space="0" w:color="auto"/>
                <w:left w:val="none" w:sz="0" w:space="0" w:color="auto"/>
                <w:bottom w:val="none" w:sz="0" w:space="0" w:color="auto"/>
                <w:right w:val="none" w:sz="0" w:space="0" w:color="auto"/>
              </w:divBdr>
            </w:div>
            <w:div w:id="1322464483">
              <w:marLeft w:val="0"/>
              <w:marRight w:val="0"/>
              <w:marTop w:val="0"/>
              <w:marBottom w:val="0"/>
              <w:divBdr>
                <w:top w:val="none" w:sz="0" w:space="0" w:color="auto"/>
                <w:left w:val="none" w:sz="0" w:space="0" w:color="auto"/>
                <w:bottom w:val="none" w:sz="0" w:space="0" w:color="auto"/>
                <w:right w:val="none" w:sz="0" w:space="0" w:color="auto"/>
              </w:divBdr>
            </w:div>
            <w:div w:id="1331758842">
              <w:marLeft w:val="0"/>
              <w:marRight w:val="0"/>
              <w:marTop w:val="0"/>
              <w:marBottom w:val="0"/>
              <w:divBdr>
                <w:top w:val="none" w:sz="0" w:space="0" w:color="auto"/>
                <w:left w:val="none" w:sz="0" w:space="0" w:color="auto"/>
                <w:bottom w:val="none" w:sz="0" w:space="0" w:color="auto"/>
                <w:right w:val="none" w:sz="0" w:space="0" w:color="auto"/>
              </w:divBdr>
            </w:div>
            <w:div w:id="1349870265">
              <w:marLeft w:val="0"/>
              <w:marRight w:val="0"/>
              <w:marTop w:val="0"/>
              <w:marBottom w:val="0"/>
              <w:divBdr>
                <w:top w:val="none" w:sz="0" w:space="0" w:color="auto"/>
                <w:left w:val="none" w:sz="0" w:space="0" w:color="auto"/>
                <w:bottom w:val="none" w:sz="0" w:space="0" w:color="auto"/>
                <w:right w:val="none" w:sz="0" w:space="0" w:color="auto"/>
              </w:divBdr>
            </w:div>
            <w:div w:id="1363164728">
              <w:marLeft w:val="0"/>
              <w:marRight w:val="0"/>
              <w:marTop w:val="0"/>
              <w:marBottom w:val="0"/>
              <w:divBdr>
                <w:top w:val="none" w:sz="0" w:space="0" w:color="auto"/>
                <w:left w:val="none" w:sz="0" w:space="0" w:color="auto"/>
                <w:bottom w:val="none" w:sz="0" w:space="0" w:color="auto"/>
                <w:right w:val="none" w:sz="0" w:space="0" w:color="auto"/>
              </w:divBdr>
            </w:div>
            <w:div w:id="1407724569">
              <w:marLeft w:val="0"/>
              <w:marRight w:val="0"/>
              <w:marTop w:val="0"/>
              <w:marBottom w:val="0"/>
              <w:divBdr>
                <w:top w:val="none" w:sz="0" w:space="0" w:color="auto"/>
                <w:left w:val="none" w:sz="0" w:space="0" w:color="auto"/>
                <w:bottom w:val="none" w:sz="0" w:space="0" w:color="auto"/>
                <w:right w:val="none" w:sz="0" w:space="0" w:color="auto"/>
              </w:divBdr>
            </w:div>
            <w:div w:id="1410735246">
              <w:marLeft w:val="0"/>
              <w:marRight w:val="0"/>
              <w:marTop w:val="0"/>
              <w:marBottom w:val="0"/>
              <w:divBdr>
                <w:top w:val="none" w:sz="0" w:space="0" w:color="auto"/>
                <w:left w:val="none" w:sz="0" w:space="0" w:color="auto"/>
                <w:bottom w:val="none" w:sz="0" w:space="0" w:color="auto"/>
                <w:right w:val="none" w:sz="0" w:space="0" w:color="auto"/>
              </w:divBdr>
            </w:div>
            <w:div w:id="1425683383">
              <w:marLeft w:val="0"/>
              <w:marRight w:val="0"/>
              <w:marTop w:val="0"/>
              <w:marBottom w:val="0"/>
              <w:divBdr>
                <w:top w:val="none" w:sz="0" w:space="0" w:color="auto"/>
                <w:left w:val="none" w:sz="0" w:space="0" w:color="auto"/>
                <w:bottom w:val="none" w:sz="0" w:space="0" w:color="auto"/>
                <w:right w:val="none" w:sz="0" w:space="0" w:color="auto"/>
              </w:divBdr>
            </w:div>
            <w:div w:id="1433815080">
              <w:marLeft w:val="0"/>
              <w:marRight w:val="0"/>
              <w:marTop w:val="0"/>
              <w:marBottom w:val="0"/>
              <w:divBdr>
                <w:top w:val="none" w:sz="0" w:space="0" w:color="auto"/>
                <w:left w:val="none" w:sz="0" w:space="0" w:color="auto"/>
                <w:bottom w:val="none" w:sz="0" w:space="0" w:color="auto"/>
                <w:right w:val="none" w:sz="0" w:space="0" w:color="auto"/>
              </w:divBdr>
            </w:div>
            <w:div w:id="1444567416">
              <w:marLeft w:val="0"/>
              <w:marRight w:val="0"/>
              <w:marTop w:val="0"/>
              <w:marBottom w:val="0"/>
              <w:divBdr>
                <w:top w:val="none" w:sz="0" w:space="0" w:color="auto"/>
                <w:left w:val="none" w:sz="0" w:space="0" w:color="auto"/>
                <w:bottom w:val="none" w:sz="0" w:space="0" w:color="auto"/>
                <w:right w:val="none" w:sz="0" w:space="0" w:color="auto"/>
              </w:divBdr>
            </w:div>
            <w:div w:id="1446191048">
              <w:marLeft w:val="0"/>
              <w:marRight w:val="0"/>
              <w:marTop w:val="0"/>
              <w:marBottom w:val="0"/>
              <w:divBdr>
                <w:top w:val="none" w:sz="0" w:space="0" w:color="auto"/>
                <w:left w:val="none" w:sz="0" w:space="0" w:color="auto"/>
                <w:bottom w:val="none" w:sz="0" w:space="0" w:color="auto"/>
                <w:right w:val="none" w:sz="0" w:space="0" w:color="auto"/>
              </w:divBdr>
            </w:div>
            <w:div w:id="1452431757">
              <w:marLeft w:val="0"/>
              <w:marRight w:val="0"/>
              <w:marTop w:val="0"/>
              <w:marBottom w:val="0"/>
              <w:divBdr>
                <w:top w:val="none" w:sz="0" w:space="0" w:color="auto"/>
                <w:left w:val="none" w:sz="0" w:space="0" w:color="auto"/>
                <w:bottom w:val="none" w:sz="0" w:space="0" w:color="auto"/>
                <w:right w:val="none" w:sz="0" w:space="0" w:color="auto"/>
              </w:divBdr>
            </w:div>
            <w:div w:id="1453288226">
              <w:marLeft w:val="0"/>
              <w:marRight w:val="0"/>
              <w:marTop w:val="0"/>
              <w:marBottom w:val="0"/>
              <w:divBdr>
                <w:top w:val="none" w:sz="0" w:space="0" w:color="auto"/>
                <w:left w:val="none" w:sz="0" w:space="0" w:color="auto"/>
                <w:bottom w:val="none" w:sz="0" w:space="0" w:color="auto"/>
                <w:right w:val="none" w:sz="0" w:space="0" w:color="auto"/>
              </w:divBdr>
            </w:div>
            <w:div w:id="1489440530">
              <w:marLeft w:val="0"/>
              <w:marRight w:val="0"/>
              <w:marTop w:val="0"/>
              <w:marBottom w:val="0"/>
              <w:divBdr>
                <w:top w:val="none" w:sz="0" w:space="0" w:color="auto"/>
                <w:left w:val="none" w:sz="0" w:space="0" w:color="auto"/>
                <w:bottom w:val="none" w:sz="0" w:space="0" w:color="auto"/>
                <w:right w:val="none" w:sz="0" w:space="0" w:color="auto"/>
              </w:divBdr>
            </w:div>
            <w:div w:id="1505439289">
              <w:marLeft w:val="0"/>
              <w:marRight w:val="0"/>
              <w:marTop w:val="0"/>
              <w:marBottom w:val="0"/>
              <w:divBdr>
                <w:top w:val="none" w:sz="0" w:space="0" w:color="auto"/>
                <w:left w:val="none" w:sz="0" w:space="0" w:color="auto"/>
                <w:bottom w:val="none" w:sz="0" w:space="0" w:color="auto"/>
                <w:right w:val="none" w:sz="0" w:space="0" w:color="auto"/>
              </w:divBdr>
            </w:div>
            <w:div w:id="1510368773">
              <w:marLeft w:val="0"/>
              <w:marRight w:val="0"/>
              <w:marTop w:val="0"/>
              <w:marBottom w:val="0"/>
              <w:divBdr>
                <w:top w:val="none" w:sz="0" w:space="0" w:color="auto"/>
                <w:left w:val="none" w:sz="0" w:space="0" w:color="auto"/>
                <w:bottom w:val="none" w:sz="0" w:space="0" w:color="auto"/>
                <w:right w:val="none" w:sz="0" w:space="0" w:color="auto"/>
              </w:divBdr>
            </w:div>
            <w:div w:id="1517233149">
              <w:marLeft w:val="0"/>
              <w:marRight w:val="0"/>
              <w:marTop w:val="0"/>
              <w:marBottom w:val="0"/>
              <w:divBdr>
                <w:top w:val="none" w:sz="0" w:space="0" w:color="auto"/>
                <w:left w:val="none" w:sz="0" w:space="0" w:color="auto"/>
                <w:bottom w:val="none" w:sz="0" w:space="0" w:color="auto"/>
                <w:right w:val="none" w:sz="0" w:space="0" w:color="auto"/>
              </w:divBdr>
            </w:div>
            <w:div w:id="1519269542">
              <w:marLeft w:val="0"/>
              <w:marRight w:val="0"/>
              <w:marTop w:val="0"/>
              <w:marBottom w:val="0"/>
              <w:divBdr>
                <w:top w:val="none" w:sz="0" w:space="0" w:color="auto"/>
                <w:left w:val="none" w:sz="0" w:space="0" w:color="auto"/>
                <w:bottom w:val="none" w:sz="0" w:space="0" w:color="auto"/>
                <w:right w:val="none" w:sz="0" w:space="0" w:color="auto"/>
              </w:divBdr>
            </w:div>
            <w:div w:id="1546331962">
              <w:marLeft w:val="0"/>
              <w:marRight w:val="0"/>
              <w:marTop w:val="0"/>
              <w:marBottom w:val="0"/>
              <w:divBdr>
                <w:top w:val="none" w:sz="0" w:space="0" w:color="auto"/>
                <w:left w:val="none" w:sz="0" w:space="0" w:color="auto"/>
                <w:bottom w:val="none" w:sz="0" w:space="0" w:color="auto"/>
                <w:right w:val="none" w:sz="0" w:space="0" w:color="auto"/>
              </w:divBdr>
            </w:div>
            <w:div w:id="1554265828">
              <w:marLeft w:val="0"/>
              <w:marRight w:val="0"/>
              <w:marTop w:val="0"/>
              <w:marBottom w:val="0"/>
              <w:divBdr>
                <w:top w:val="none" w:sz="0" w:space="0" w:color="auto"/>
                <w:left w:val="none" w:sz="0" w:space="0" w:color="auto"/>
                <w:bottom w:val="none" w:sz="0" w:space="0" w:color="auto"/>
                <w:right w:val="none" w:sz="0" w:space="0" w:color="auto"/>
              </w:divBdr>
            </w:div>
            <w:div w:id="1558201881">
              <w:marLeft w:val="0"/>
              <w:marRight w:val="0"/>
              <w:marTop w:val="0"/>
              <w:marBottom w:val="0"/>
              <w:divBdr>
                <w:top w:val="none" w:sz="0" w:space="0" w:color="auto"/>
                <w:left w:val="none" w:sz="0" w:space="0" w:color="auto"/>
                <w:bottom w:val="none" w:sz="0" w:space="0" w:color="auto"/>
                <w:right w:val="none" w:sz="0" w:space="0" w:color="auto"/>
              </w:divBdr>
            </w:div>
            <w:div w:id="1588342220">
              <w:marLeft w:val="0"/>
              <w:marRight w:val="0"/>
              <w:marTop w:val="0"/>
              <w:marBottom w:val="0"/>
              <w:divBdr>
                <w:top w:val="none" w:sz="0" w:space="0" w:color="auto"/>
                <w:left w:val="none" w:sz="0" w:space="0" w:color="auto"/>
                <w:bottom w:val="none" w:sz="0" w:space="0" w:color="auto"/>
                <w:right w:val="none" w:sz="0" w:space="0" w:color="auto"/>
              </w:divBdr>
            </w:div>
            <w:div w:id="1597135722">
              <w:marLeft w:val="0"/>
              <w:marRight w:val="0"/>
              <w:marTop w:val="0"/>
              <w:marBottom w:val="0"/>
              <w:divBdr>
                <w:top w:val="none" w:sz="0" w:space="0" w:color="auto"/>
                <w:left w:val="none" w:sz="0" w:space="0" w:color="auto"/>
                <w:bottom w:val="none" w:sz="0" w:space="0" w:color="auto"/>
                <w:right w:val="none" w:sz="0" w:space="0" w:color="auto"/>
              </w:divBdr>
            </w:div>
            <w:div w:id="1598250297">
              <w:marLeft w:val="0"/>
              <w:marRight w:val="0"/>
              <w:marTop w:val="0"/>
              <w:marBottom w:val="0"/>
              <w:divBdr>
                <w:top w:val="none" w:sz="0" w:space="0" w:color="auto"/>
                <w:left w:val="none" w:sz="0" w:space="0" w:color="auto"/>
                <w:bottom w:val="none" w:sz="0" w:space="0" w:color="auto"/>
                <w:right w:val="none" w:sz="0" w:space="0" w:color="auto"/>
              </w:divBdr>
            </w:div>
            <w:div w:id="1599825394">
              <w:marLeft w:val="0"/>
              <w:marRight w:val="0"/>
              <w:marTop w:val="0"/>
              <w:marBottom w:val="0"/>
              <w:divBdr>
                <w:top w:val="none" w:sz="0" w:space="0" w:color="auto"/>
                <w:left w:val="none" w:sz="0" w:space="0" w:color="auto"/>
                <w:bottom w:val="none" w:sz="0" w:space="0" w:color="auto"/>
                <w:right w:val="none" w:sz="0" w:space="0" w:color="auto"/>
              </w:divBdr>
            </w:div>
            <w:div w:id="1600985882">
              <w:marLeft w:val="0"/>
              <w:marRight w:val="0"/>
              <w:marTop w:val="0"/>
              <w:marBottom w:val="0"/>
              <w:divBdr>
                <w:top w:val="none" w:sz="0" w:space="0" w:color="auto"/>
                <w:left w:val="none" w:sz="0" w:space="0" w:color="auto"/>
                <w:bottom w:val="none" w:sz="0" w:space="0" w:color="auto"/>
                <w:right w:val="none" w:sz="0" w:space="0" w:color="auto"/>
              </w:divBdr>
            </w:div>
            <w:div w:id="1604146362">
              <w:marLeft w:val="0"/>
              <w:marRight w:val="0"/>
              <w:marTop w:val="0"/>
              <w:marBottom w:val="0"/>
              <w:divBdr>
                <w:top w:val="none" w:sz="0" w:space="0" w:color="auto"/>
                <w:left w:val="none" w:sz="0" w:space="0" w:color="auto"/>
                <w:bottom w:val="none" w:sz="0" w:space="0" w:color="auto"/>
                <w:right w:val="none" w:sz="0" w:space="0" w:color="auto"/>
              </w:divBdr>
            </w:div>
            <w:div w:id="1635604096">
              <w:marLeft w:val="0"/>
              <w:marRight w:val="0"/>
              <w:marTop w:val="0"/>
              <w:marBottom w:val="0"/>
              <w:divBdr>
                <w:top w:val="none" w:sz="0" w:space="0" w:color="auto"/>
                <w:left w:val="none" w:sz="0" w:space="0" w:color="auto"/>
                <w:bottom w:val="none" w:sz="0" w:space="0" w:color="auto"/>
                <w:right w:val="none" w:sz="0" w:space="0" w:color="auto"/>
              </w:divBdr>
            </w:div>
            <w:div w:id="1682275761">
              <w:marLeft w:val="0"/>
              <w:marRight w:val="0"/>
              <w:marTop w:val="0"/>
              <w:marBottom w:val="0"/>
              <w:divBdr>
                <w:top w:val="none" w:sz="0" w:space="0" w:color="auto"/>
                <w:left w:val="none" w:sz="0" w:space="0" w:color="auto"/>
                <w:bottom w:val="none" w:sz="0" w:space="0" w:color="auto"/>
                <w:right w:val="none" w:sz="0" w:space="0" w:color="auto"/>
              </w:divBdr>
            </w:div>
            <w:div w:id="1687898109">
              <w:marLeft w:val="0"/>
              <w:marRight w:val="0"/>
              <w:marTop w:val="0"/>
              <w:marBottom w:val="0"/>
              <w:divBdr>
                <w:top w:val="none" w:sz="0" w:space="0" w:color="auto"/>
                <w:left w:val="none" w:sz="0" w:space="0" w:color="auto"/>
                <w:bottom w:val="none" w:sz="0" w:space="0" w:color="auto"/>
                <w:right w:val="none" w:sz="0" w:space="0" w:color="auto"/>
              </w:divBdr>
            </w:div>
            <w:div w:id="1692756542">
              <w:marLeft w:val="0"/>
              <w:marRight w:val="0"/>
              <w:marTop w:val="0"/>
              <w:marBottom w:val="0"/>
              <w:divBdr>
                <w:top w:val="none" w:sz="0" w:space="0" w:color="auto"/>
                <w:left w:val="none" w:sz="0" w:space="0" w:color="auto"/>
                <w:bottom w:val="none" w:sz="0" w:space="0" w:color="auto"/>
                <w:right w:val="none" w:sz="0" w:space="0" w:color="auto"/>
              </w:divBdr>
            </w:div>
            <w:div w:id="1707755761">
              <w:marLeft w:val="0"/>
              <w:marRight w:val="0"/>
              <w:marTop w:val="0"/>
              <w:marBottom w:val="0"/>
              <w:divBdr>
                <w:top w:val="none" w:sz="0" w:space="0" w:color="auto"/>
                <w:left w:val="none" w:sz="0" w:space="0" w:color="auto"/>
                <w:bottom w:val="none" w:sz="0" w:space="0" w:color="auto"/>
                <w:right w:val="none" w:sz="0" w:space="0" w:color="auto"/>
              </w:divBdr>
            </w:div>
            <w:div w:id="1715501595">
              <w:marLeft w:val="0"/>
              <w:marRight w:val="0"/>
              <w:marTop w:val="0"/>
              <w:marBottom w:val="0"/>
              <w:divBdr>
                <w:top w:val="none" w:sz="0" w:space="0" w:color="auto"/>
                <w:left w:val="none" w:sz="0" w:space="0" w:color="auto"/>
                <w:bottom w:val="none" w:sz="0" w:space="0" w:color="auto"/>
                <w:right w:val="none" w:sz="0" w:space="0" w:color="auto"/>
              </w:divBdr>
            </w:div>
            <w:div w:id="1720666874">
              <w:marLeft w:val="0"/>
              <w:marRight w:val="0"/>
              <w:marTop w:val="0"/>
              <w:marBottom w:val="0"/>
              <w:divBdr>
                <w:top w:val="none" w:sz="0" w:space="0" w:color="auto"/>
                <w:left w:val="none" w:sz="0" w:space="0" w:color="auto"/>
                <w:bottom w:val="none" w:sz="0" w:space="0" w:color="auto"/>
                <w:right w:val="none" w:sz="0" w:space="0" w:color="auto"/>
              </w:divBdr>
            </w:div>
            <w:div w:id="1724207872">
              <w:marLeft w:val="0"/>
              <w:marRight w:val="0"/>
              <w:marTop w:val="0"/>
              <w:marBottom w:val="0"/>
              <w:divBdr>
                <w:top w:val="none" w:sz="0" w:space="0" w:color="auto"/>
                <w:left w:val="none" w:sz="0" w:space="0" w:color="auto"/>
                <w:bottom w:val="none" w:sz="0" w:space="0" w:color="auto"/>
                <w:right w:val="none" w:sz="0" w:space="0" w:color="auto"/>
              </w:divBdr>
            </w:div>
            <w:div w:id="1728845584">
              <w:marLeft w:val="0"/>
              <w:marRight w:val="0"/>
              <w:marTop w:val="0"/>
              <w:marBottom w:val="0"/>
              <w:divBdr>
                <w:top w:val="none" w:sz="0" w:space="0" w:color="auto"/>
                <w:left w:val="none" w:sz="0" w:space="0" w:color="auto"/>
                <w:bottom w:val="none" w:sz="0" w:space="0" w:color="auto"/>
                <w:right w:val="none" w:sz="0" w:space="0" w:color="auto"/>
              </w:divBdr>
            </w:div>
            <w:div w:id="1732464403">
              <w:marLeft w:val="0"/>
              <w:marRight w:val="0"/>
              <w:marTop w:val="0"/>
              <w:marBottom w:val="0"/>
              <w:divBdr>
                <w:top w:val="none" w:sz="0" w:space="0" w:color="auto"/>
                <w:left w:val="none" w:sz="0" w:space="0" w:color="auto"/>
                <w:bottom w:val="none" w:sz="0" w:space="0" w:color="auto"/>
                <w:right w:val="none" w:sz="0" w:space="0" w:color="auto"/>
              </w:divBdr>
            </w:div>
            <w:div w:id="1734624795">
              <w:marLeft w:val="0"/>
              <w:marRight w:val="0"/>
              <w:marTop w:val="0"/>
              <w:marBottom w:val="0"/>
              <w:divBdr>
                <w:top w:val="none" w:sz="0" w:space="0" w:color="auto"/>
                <w:left w:val="none" w:sz="0" w:space="0" w:color="auto"/>
                <w:bottom w:val="none" w:sz="0" w:space="0" w:color="auto"/>
                <w:right w:val="none" w:sz="0" w:space="0" w:color="auto"/>
              </w:divBdr>
            </w:div>
            <w:div w:id="1734813231">
              <w:marLeft w:val="0"/>
              <w:marRight w:val="0"/>
              <w:marTop w:val="0"/>
              <w:marBottom w:val="0"/>
              <w:divBdr>
                <w:top w:val="none" w:sz="0" w:space="0" w:color="auto"/>
                <w:left w:val="none" w:sz="0" w:space="0" w:color="auto"/>
                <w:bottom w:val="none" w:sz="0" w:space="0" w:color="auto"/>
                <w:right w:val="none" w:sz="0" w:space="0" w:color="auto"/>
              </w:divBdr>
            </w:div>
            <w:div w:id="1735932219">
              <w:marLeft w:val="0"/>
              <w:marRight w:val="0"/>
              <w:marTop w:val="0"/>
              <w:marBottom w:val="0"/>
              <w:divBdr>
                <w:top w:val="none" w:sz="0" w:space="0" w:color="auto"/>
                <w:left w:val="none" w:sz="0" w:space="0" w:color="auto"/>
                <w:bottom w:val="none" w:sz="0" w:space="0" w:color="auto"/>
                <w:right w:val="none" w:sz="0" w:space="0" w:color="auto"/>
              </w:divBdr>
            </w:div>
            <w:div w:id="1736195528">
              <w:marLeft w:val="0"/>
              <w:marRight w:val="0"/>
              <w:marTop w:val="0"/>
              <w:marBottom w:val="0"/>
              <w:divBdr>
                <w:top w:val="none" w:sz="0" w:space="0" w:color="auto"/>
                <w:left w:val="none" w:sz="0" w:space="0" w:color="auto"/>
                <w:bottom w:val="none" w:sz="0" w:space="0" w:color="auto"/>
                <w:right w:val="none" w:sz="0" w:space="0" w:color="auto"/>
              </w:divBdr>
            </w:div>
            <w:div w:id="1759447289">
              <w:marLeft w:val="0"/>
              <w:marRight w:val="0"/>
              <w:marTop w:val="0"/>
              <w:marBottom w:val="0"/>
              <w:divBdr>
                <w:top w:val="none" w:sz="0" w:space="0" w:color="auto"/>
                <w:left w:val="none" w:sz="0" w:space="0" w:color="auto"/>
                <w:bottom w:val="none" w:sz="0" w:space="0" w:color="auto"/>
                <w:right w:val="none" w:sz="0" w:space="0" w:color="auto"/>
              </w:divBdr>
            </w:div>
            <w:div w:id="1766880421">
              <w:marLeft w:val="0"/>
              <w:marRight w:val="0"/>
              <w:marTop w:val="0"/>
              <w:marBottom w:val="0"/>
              <w:divBdr>
                <w:top w:val="none" w:sz="0" w:space="0" w:color="auto"/>
                <w:left w:val="none" w:sz="0" w:space="0" w:color="auto"/>
                <w:bottom w:val="none" w:sz="0" w:space="0" w:color="auto"/>
                <w:right w:val="none" w:sz="0" w:space="0" w:color="auto"/>
              </w:divBdr>
            </w:div>
            <w:div w:id="1774938949">
              <w:marLeft w:val="0"/>
              <w:marRight w:val="0"/>
              <w:marTop w:val="0"/>
              <w:marBottom w:val="0"/>
              <w:divBdr>
                <w:top w:val="none" w:sz="0" w:space="0" w:color="auto"/>
                <w:left w:val="none" w:sz="0" w:space="0" w:color="auto"/>
                <w:bottom w:val="none" w:sz="0" w:space="0" w:color="auto"/>
                <w:right w:val="none" w:sz="0" w:space="0" w:color="auto"/>
              </w:divBdr>
            </w:div>
            <w:div w:id="1775636510">
              <w:marLeft w:val="0"/>
              <w:marRight w:val="0"/>
              <w:marTop w:val="0"/>
              <w:marBottom w:val="0"/>
              <w:divBdr>
                <w:top w:val="none" w:sz="0" w:space="0" w:color="auto"/>
                <w:left w:val="none" w:sz="0" w:space="0" w:color="auto"/>
                <w:bottom w:val="none" w:sz="0" w:space="0" w:color="auto"/>
                <w:right w:val="none" w:sz="0" w:space="0" w:color="auto"/>
              </w:divBdr>
            </w:div>
            <w:div w:id="1796215809">
              <w:marLeft w:val="0"/>
              <w:marRight w:val="0"/>
              <w:marTop w:val="0"/>
              <w:marBottom w:val="0"/>
              <w:divBdr>
                <w:top w:val="none" w:sz="0" w:space="0" w:color="auto"/>
                <w:left w:val="none" w:sz="0" w:space="0" w:color="auto"/>
                <w:bottom w:val="none" w:sz="0" w:space="0" w:color="auto"/>
                <w:right w:val="none" w:sz="0" w:space="0" w:color="auto"/>
              </w:divBdr>
            </w:div>
            <w:div w:id="1803380754">
              <w:marLeft w:val="0"/>
              <w:marRight w:val="0"/>
              <w:marTop w:val="0"/>
              <w:marBottom w:val="0"/>
              <w:divBdr>
                <w:top w:val="none" w:sz="0" w:space="0" w:color="auto"/>
                <w:left w:val="none" w:sz="0" w:space="0" w:color="auto"/>
                <w:bottom w:val="none" w:sz="0" w:space="0" w:color="auto"/>
                <w:right w:val="none" w:sz="0" w:space="0" w:color="auto"/>
              </w:divBdr>
            </w:div>
            <w:div w:id="1808081524">
              <w:marLeft w:val="0"/>
              <w:marRight w:val="0"/>
              <w:marTop w:val="0"/>
              <w:marBottom w:val="0"/>
              <w:divBdr>
                <w:top w:val="none" w:sz="0" w:space="0" w:color="auto"/>
                <w:left w:val="none" w:sz="0" w:space="0" w:color="auto"/>
                <w:bottom w:val="none" w:sz="0" w:space="0" w:color="auto"/>
                <w:right w:val="none" w:sz="0" w:space="0" w:color="auto"/>
              </w:divBdr>
            </w:div>
            <w:div w:id="1809321471">
              <w:marLeft w:val="0"/>
              <w:marRight w:val="0"/>
              <w:marTop w:val="0"/>
              <w:marBottom w:val="0"/>
              <w:divBdr>
                <w:top w:val="none" w:sz="0" w:space="0" w:color="auto"/>
                <w:left w:val="none" w:sz="0" w:space="0" w:color="auto"/>
                <w:bottom w:val="none" w:sz="0" w:space="0" w:color="auto"/>
                <w:right w:val="none" w:sz="0" w:space="0" w:color="auto"/>
              </w:divBdr>
            </w:div>
            <w:div w:id="1814517866">
              <w:marLeft w:val="0"/>
              <w:marRight w:val="0"/>
              <w:marTop w:val="0"/>
              <w:marBottom w:val="0"/>
              <w:divBdr>
                <w:top w:val="none" w:sz="0" w:space="0" w:color="auto"/>
                <w:left w:val="none" w:sz="0" w:space="0" w:color="auto"/>
                <w:bottom w:val="none" w:sz="0" w:space="0" w:color="auto"/>
                <w:right w:val="none" w:sz="0" w:space="0" w:color="auto"/>
              </w:divBdr>
            </w:div>
            <w:div w:id="1837957651">
              <w:marLeft w:val="0"/>
              <w:marRight w:val="0"/>
              <w:marTop w:val="0"/>
              <w:marBottom w:val="0"/>
              <w:divBdr>
                <w:top w:val="none" w:sz="0" w:space="0" w:color="auto"/>
                <w:left w:val="none" w:sz="0" w:space="0" w:color="auto"/>
                <w:bottom w:val="none" w:sz="0" w:space="0" w:color="auto"/>
                <w:right w:val="none" w:sz="0" w:space="0" w:color="auto"/>
              </w:divBdr>
            </w:div>
            <w:div w:id="1841236301">
              <w:marLeft w:val="0"/>
              <w:marRight w:val="0"/>
              <w:marTop w:val="0"/>
              <w:marBottom w:val="0"/>
              <w:divBdr>
                <w:top w:val="none" w:sz="0" w:space="0" w:color="auto"/>
                <w:left w:val="none" w:sz="0" w:space="0" w:color="auto"/>
                <w:bottom w:val="none" w:sz="0" w:space="0" w:color="auto"/>
                <w:right w:val="none" w:sz="0" w:space="0" w:color="auto"/>
              </w:divBdr>
            </w:div>
            <w:div w:id="1842886084">
              <w:marLeft w:val="0"/>
              <w:marRight w:val="0"/>
              <w:marTop w:val="0"/>
              <w:marBottom w:val="0"/>
              <w:divBdr>
                <w:top w:val="none" w:sz="0" w:space="0" w:color="auto"/>
                <w:left w:val="none" w:sz="0" w:space="0" w:color="auto"/>
                <w:bottom w:val="none" w:sz="0" w:space="0" w:color="auto"/>
                <w:right w:val="none" w:sz="0" w:space="0" w:color="auto"/>
              </w:divBdr>
            </w:div>
            <w:div w:id="1857961172">
              <w:marLeft w:val="0"/>
              <w:marRight w:val="0"/>
              <w:marTop w:val="0"/>
              <w:marBottom w:val="0"/>
              <w:divBdr>
                <w:top w:val="none" w:sz="0" w:space="0" w:color="auto"/>
                <w:left w:val="none" w:sz="0" w:space="0" w:color="auto"/>
                <w:bottom w:val="none" w:sz="0" w:space="0" w:color="auto"/>
                <w:right w:val="none" w:sz="0" w:space="0" w:color="auto"/>
              </w:divBdr>
            </w:div>
            <w:div w:id="1877044152">
              <w:marLeft w:val="0"/>
              <w:marRight w:val="0"/>
              <w:marTop w:val="0"/>
              <w:marBottom w:val="0"/>
              <w:divBdr>
                <w:top w:val="none" w:sz="0" w:space="0" w:color="auto"/>
                <w:left w:val="none" w:sz="0" w:space="0" w:color="auto"/>
                <w:bottom w:val="none" w:sz="0" w:space="0" w:color="auto"/>
                <w:right w:val="none" w:sz="0" w:space="0" w:color="auto"/>
              </w:divBdr>
            </w:div>
            <w:div w:id="1879778473">
              <w:marLeft w:val="0"/>
              <w:marRight w:val="0"/>
              <w:marTop w:val="0"/>
              <w:marBottom w:val="0"/>
              <w:divBdr>
                <w:top w:val="none" w:sz="0" w:space="0" w:color="auto"/>
                <w:left w:val="none" w:sz="0" w:space="0" w:color="auto"/>
                <w:bottom w:val="none" w:sz="0" w:space="0" w:color="auto"/>
                <w:right w:val="none" w:sz="0" w:space="0" w:color="auto"/>
              </w:divBdr>
            </w:div>
            <w:div w:id="1882595752">
              <w:marLeft w:val="0"/>
              <w:marRight w:val="0"/>
              <w:marTop w:val="0"/>
              <w:marBottom w:val="0"/>
              <w:divBdr>
                <w:top w:val="none" w:sz="0" w:space="0" w:color="auto"/>
                <w:left w:val="none" w:sz="0" w:space="0" w:color="auto"/>
                <w:bottom w:val="none" w:sz="0" w:space="0" w:color="auto"/>
                <w:right w:val="none" w:sz="0" w:space="0" w:color="auto"/>
              </w:divBdr>
            </w:div>
            <w:div w:id="1883398311">
              <w:marLeft w:val="0"/>
              <w:marRight w:val="0"/>
              <w:marTop w:val="0"/>
              <w:marBottom w:val="0"/>
              <w:divBdr>
                <w:top w:val="none" w:sz="0" w:space="0" w:color="auto"/>
                <w:left w:val="none" w:sz="0" w:space="0" w:color="auto"/>
                <w:bottom w:val="none" w:sz="0" w:space="0" w:color="auto"/>
                <w:right w:val="none" w:sz="0" w:space="0" w:color="auto"/>
              </w:divBdr>
            </w:div>
            <w:div w:id="1883441172">
              <w:marLeft w:val="0"/>
              <w:marRight w:val="0"/>
              <w:marTop w:val="0"/>
              <w:marBottom w:val="0"/>
              <w:divBdr>
                <w:top w:val="none" w:sz="0" w:space="0" w:color="auto"/>
                <w:left w:val="none" w:sz="0" w:space="0" w:color="auto"/>
                <w:bottom w:val="none" w:sz="0" w:space="0" w:color="auto"/>
                <w:right w:val="none" w:sz="0" w:space="0" w:color="auto"/>
              </w:divBdr>
            </w:div>
            <w:div w:id="1884171097">
              <w:marLeft w:val="0"/>
              <w:marRight w:val="0"/>
              <w:marTop w:val="0"/>
              <w:marBottom w:val="0"/>
              <w:divBdr>
                <w:top w:val="none" w:sz="0" w:space="0" w:color="auto"/>
                <w:left w:val="none" w:sz="0" w:space="0" w:color="auto"/>
                <w:bottom w:val="none" w:sz="0" w:space="0" w:color="auto"/>
                <w:right w:val="none" w:sz="0" w:space="0" w:color="auto"/>
              </w:divBdr>
            </w:div>
            <w:div w:id="1886983445">
              <w:marLeft w:val="0"/>
              <w:marRight w:val="0"/>
              <w:marTop w:val="0"/>
              <w:marBottom w:val="0"/>
              <w:divBdr>
                <w:top w:val="none" w:sz="0" w:space="0" w:color="auto"/>
                <w:left w:val="none" w:sz="0" w:space="0" w:color="auto"/>
                <w:bottom w:val="none" w:sz="0" w:space="0" w:color="auto"/>
                <w:right w:val="none" w:sz="0" w:space="0" w:color="auto"/>
              </w:divBdr>
            </w:div>
            <w:div w:id="1916697863">
              <w:marLeft w:val="0"/>
              <w:marRight w:val="0"/>
              <w:marTop w:val="0"/>
              <w:marBottom w:val="0"/>
              <w:divBdr>
                <w:top w:val="none" w:sz="0" w:space="0" w:color="auto"/>
                <w:left w:val="none" w:sz="0" w:space="0" w:color="auto"/>
                <w:bottom w:val="none" w:sz="0" w:space="0" w:color="auto"/>
                <w:right w:val="none" w:sz="0" w:space="0" w:color="auto"/>
              </w:divBdr>
            </w:div>
            <w:div w:id="1917743499">
              <w:marLeft w:val="0"/>
              <w:marRight w:val="0"/>
              <w:marTop w:val="0"/>
              <w:marBottom w:val="0"/>
              <w:divBdr>
                <w:top w:val="none" w:sz="0" w:space="0" w:color="auto"/>
                <w:left w:val="none" w:sz="0" w:space="0" w:color="auto"/>
                <w:bottom w:val="none" w:sz="0" w:space="0" w:color="auto"/>
                <w:right w:val="none" w:sz="0" w:space="0" w:color="auto"/>
              </w:divBdr>
            </w:div>
            <w:div w:id="1919048643">
              <w:marLeft w:val="0"/>
              <w:marRight w:val="0"/>
              <w:marTop w:val="0"/>
              <w:marBottom w:val="0"/>
              <w:divBdr>
                <w:top w:val="none" w:sz="0" w:space="0" w:color="auto"/>
                <w:left w:val="none" w:sz="0" w:space="0" w:color="auto"/>
                <w:bottom w:val="none" w:sz="0" w:space="0" w:color="auto"/>
                <w:right w:val="none" w:sz="0" w:space="0" w:color="auto"/>
              </w:divBdr>
            </w:div>
            <w:div w:id="1920824605">
              <w:marLeft w:val="0"/>
              <w:marRight w:val="0"/>
              <w:marTop w:val="0"/>
              <w:marBottom w:val="0"/>
              <w:divBdr>
                <w:top w:val="none" w:sz="0" w:space="0" w:color="auto"/>
                <w:left w:val="none" w:sz="0" w:space="0" w:color="auto"/>
                <w:bottom w:val="none" w:sz="0" w:space="0" w:color="auto"/>
                <w:right w:val="none" w:sz="0" w:space="0" w:color="auto"/>
              </w:divBdr>
            </w:div>
            <w:div w:id="1928071476">
              <w:marLeft w:val="0"/>
              <w:marRight w:val="0"/>
              <w:marTop w:val="0"/>
              <w:marBottom w:val="0"/>
              <w:divBdr>
                <w:top w:val="none" w:sz="0" w:space="0" w:color="auto"/>
                <w:left w:val="none" w:sz="0" w:space="0" w:color="auto"/>
                <w:bottom w:val="none" w:sz="0" w:space="0" w:color="auto"/>
                <w:right w:val="none" w:sz="0" w:space="0" w:color="auto"/>
              </w:divBdr>
            </w:div>
            <w:div w:id="1955743613">
              <w:marLeft w:val="0"/>
              <w:marRight w:val="0"/>
              <w:marTop w:val="0"/>
              <w:marBottom w:val="0"/>
              <w:divBdr>
                <w:top w:val="none" w:sz="0" w:space="0" w:color="auto"/>
                <w:left w:val="none" w:sz="0" w:space="0" w:color="auto"/>
                <w:bottom w:val="none" w:sz="0" w:space="0" w:color="auto"/>
                <w:right w:val="none" w:sz="0" w:space="0" w:color="auto"/>
              </w:divBdr>
            </w:div>
            <w:div w:id="1964728424">
              <w:marLeft w:val="0"/>
              <w:marRight w:val="0"/>
              <w:marTop w:val="0"/>
              <w:marBottom w:val="0"/>
              <w:divBdr>
                <w:top w:val="none" w:sz="0" w:space="0" w:color="auto"/>
                <w:left w:val="none" w:sz="0" w:space="0" w:color="auto"/>
                <w:bottom w:val="none" w:sz="0" w:space="0" w:color="auto"/>
                <w:right w:val="none" w:sz="0" w:space="0" w:color="auto"/>
              </w:divBdr>
            </w:div>
            <w:div w:id="1968856088">
              <w:marLeft w:val="0"/>
              <w:marRight w:val="0"/>
              <w:marTop w:val="0"/>
              <w:marBottom w:val="0"/>
              <w:divBdr>
                <w:top w:val="none" w:sz="0" w:space="0" w:color="auto"/>
                <w:left w:val="none" w:sz="0" w:space="0" w:color="auto"/>
                <w:bottom w:val="none" w:sz="0" w:space="0" w:color="auto"/>
                <w:right w:val="none" w:sz="0" w:space="0" w:color="auto"/>
              </w:divBdr>
            </w:div>
            <w:div w:id="1982492700">
              <w:marLeft w:val="0"/>
              <w:marRight w:val="0"/>
              <w:marTop w:val="0"/>
              <w:marBottom w:val="0"/>
              <w:divBdr>
                <w:top w:val="none" w:sz="0" w:space="0" w:color="auto"/>
                <w:left w:val="none" w:sz="0" w:space="0" w:color="auto"/>
                <w:bottom w:val="none" w:sz="0" w:space="0" w:color="auto"/>
                <w:right w:val="none" w:sz="0" w:space="0" w:color="auto"/>
              </w:divBdr>
            </w:div>
            <w:div w:id="1988389404">
              <w:marLeft w:val="0"/>
              <w:marRight w:val="0"/>
              <w:marTop w:val="0"/>
              <w:marBottom w:val="0"/>
              <w:divBdr>
                <w:top w:val="none" w:sz="0" w:space="0" w:color="auto"/>
                <w:left w:val="none" w:sz="0" w:space="0" w:color="auto"/>
                <w:bottom w:val="none" w:sz="0" w:space="0" w:color="auto"/>
                <w:right w:val="none" w:sz="0" w:space="0" w:color="auto"/>
              </w:divBdr>
            </w:div>
            <w:div w:id="1998684008">
              <w:marLeft w:val="0"/>
              <w:marRight w:val="0"/>
              <w:marTop w:val="0"/>
              <w:marBottom w:val="0"/>
              <w:divBdr>
                <w:top w:val="none" w:sz="0" w:space="0" w:color="auto"/>
                <w:left w:val="none" w:sz="0" w:space="0" w:color="auto"/>
                <w:bottom w:val="none" w:sz="0" w:space="0" w:color="auto"/>
                <w:right w:val="none" w:sz="0" w:space="0" w:color="auto"/>
              </w:divBdr>
            </w:div>
            <w:div w:id="2005694460">
              <w:marLeft w:val="0"/>
              <w:marRight w:val="0"/>
              <w:marTop w:val="0"/>
              <w:marBottom w:val="0"/>
              <w:divBdr>
                <w:top w:val="none" w:sz="0" w:space="0" w:color="auto"/>
                <w:left w:val="none" w:sz="0" w:space="0" w:color="auto"/>
                <w:bottom w:val="none" w:sz="0" w:space="0" w:color="auto"/>
                <w:right w:val="none" w:sz="0" w:space="0" w:color="auto"/>
              </w:divBdr>
            </w:div>
            <w:div w:id="2018193253">
              <w:marLeft w:val="0"/>
              <w:marRight w:val="0"/>
              <w:marTop w:val="0"/>
              <w:marBottom w:val="0"/>
              <w:divBdr>
                <w:top w:val="none" w:sz="0" w:space="0" w:color="auto"/>
                <w:left w:val="none" w:sz="0" w:space="0" w:color="auto"/>
                <w:bottom w:val="none" w:sz="0" w:space="0" w:color="auto"/>
                <w:right w:val="none" w:sz="0" w:space="0" w:color="auto"/>
              </w:divBdr>
            </w:div>
            <w:div w:id="2025283735">
              <w:marLeft w:val="0"/>
              <w:marRight w:val="0"/>
              <w:marTop w:val="0"/>
              <w:marBottom w:val="0"/>
              <w:divBdr>
                <w:top w:val="none" w:sz="0" w:space="0" w:color="auto"/>
                <w:left w:val="none" w:sz="0" w:space="0" w:color="auto"/>
                <w:bottom w:val="none" w:sz="0" w:space="0" w:color="auto"/>
                <w:right w:val="none" w:sz="0" w:space="0" w:color="auto"/>
              </w:divBdr>
            </w:div>
            <w:div w:id="2030981315">
              <w:marLeft w:val="0"/>
              <w:marRight w:val="0"/>
              <w:marTop w:val="0"/>
              <w:marBottom w:val="0"/>
              <w:divBdr>
                <w:top w:val="none" w:sz="0" w:space="0" w:color="auto"/>
                <w:left w:val="none" w:sz="0" w:space="0" w:color="auto"/>
                <w:bottom w:val="none" w:sz="0" w:space="0" w:color="auto"/>
                <w:right w:val="none" w:sz="0" w:space="0" w:color="auto"/>
              </w:divBdr>
            </w:div>
            <w:div w:id="2062825261">
              <w:marLeft w:val="0"/>
              <w:marRight w:val="0"/>
              <w:marTop w:val="0"/>
              <w:marBottom w:val="0"/>
              <w:divBdr>
                <w:top w:val="none" w:sz="0" w:space="0" w:color="auto"/>
                <w:left w:val="none" w:sz="0" w:space="0" w:color="auto"/>
                <w:bottom w:val="none" w:sz="0" w:space="0" w:color="auto"/>
                <w:right w:val="none" w:sz="0" w:space="0" w:color="auto"/>
              </w:divBdr>
            </w:div>
            <w:div w:id="2064865050">
              <w:marLeft w:val="0"/>
              <w:marRight w:val="0"/>
              <w:marTop w:val="0"/>
              <w:marBottom w:val="0"/>
              <w:divBdr>
                <w:top w:val="none" w:sz="0" w:space="0" w:color="auto"/>
                <w:left w:val="none" w:sz="0" w:space="0" w:color="auto"/>
                <w:bottom w:val="none" w:sz="0" w:space="0" w:color="auto"/>
                <w:right w:val="none" w:sz="0" w:space="0" w:color="auto"/>
              </w:divBdr>
            </w:div>
            <w:div w:id="2070224417">
              <w:marLeft w:val="0"/>
              <w:marRight w:val="0"/>
              <w:marTop w:val="0"/>
              <w:marBottom w:val="0"/>
              <w:divBdr>
                <w:top w:val="none" w:sz="0" w:space="0" w:color="auto"/>
                <w:left w:val="none" w:sz="0" w:space="0" w:color="auto"/>
                <w:bottom w:val="none" w:sz="0" w:space="0" w:color="auto"/>
                <w:right w:val="none" w:sz="0" w:space="0" w:color="auto"/>
              </w:divBdr>
            </w:div>
            <w:div w:id="2072075481">
              <w:marLeft w:val="0"/>
              <w:marRight w:val="0"/>
              <w:marTop w:val="0"/>
              <w:marBottom w:val="0"/>
              <w:divBdr>
                <w:top w:val="none" w:sz="0" w:space="0" w:color="auto"/>
                <w:left w:val="none" w:sz="0" w:space="0" w:color="auto"/>
                <w:bottom w:val="none" w:sz="0" w:space="0" w:color="auto"/>
                <w:right w:val="none" w:sz="0" w:space="0" w:color="auto"/>
              </w:divBdr>
            </w:div>
            <w:div w:id="2093894407">
              <w:marLeft w:val="0"/>
              <w:marRight w:val="0"/>
              <w:marTop w:val="0"/>
              <w:marBottom w:val="0"/>
              <w:divBdr>
                <w:top w:val="none" w:sz="0" w:space="0" w:color="auto"/>
                <w:left w:val="none" w:sz="0" w:space="0" w:color="auto"/>
                <w:bottom w:val="none" w:sz="0" w:space="0" w:color="auto"/>
                <w:right w:val="none" w:sz="0" w:space="0" w:color="auto"/>
              </w:divBdr>
            </w:div>
            <w:div w:id="2096702277">
              <w:marLeft w:val="0"/>
              <w:marRight w:val="0"/>
              <w:marTop w:val="0"/>
              <w:marBottom w:val="0"/>
              <w:divBdr>
                <w:top w:val="none" w:sz="0" w:space="0" w:color="auto"/>
                <w:left w:val="none" w:sz="0" w:space="0" w:color="auto"/>
                <w:bottom w:val="none" w:sz="0" w:space="0" w:color="auto"/>
                <w:right w:val="none" w:sz="0" w:space="0" w:color="auto"/>
              </w:divBdr>
            </w:div>
            <w:div w:id="2129816958">
              <w:marLeft w:val="0"/>
              <w:marRight w:val="0"/>
              <w:marTop w:val="0"/>
              <w:marBottom w:val="0"/>
              <w:divBdr>
                <w:top w:val="none" w:sz="0" w:space="0" w:color="auto"/>
                <w:left w:val="none" w:sz="0" w:space="0" w:color="auto"/>
                <w:bottom w:val="none" w:sz="0" w:space="0" w:color="auto"/>
                <w:right w:val="none" w:sz="0" w:space="0" w:color="auto"/>
              </w:divBdr>
            </w:div>
            <w:div w:id="2134444596">
              <w:marLeft w:val="0"/>
              <w:marRight w:val="0"/>
              <w:marTop w:val="0"/>
              <w:marBottom w:val="0"/>
              <w:divBdr>
                <w:top w:val="none" w:sz="0" w:space="0" w:color="auto"/>
                <w:left w:val="none" w:sz="0" w:space="0" w:color="auto"/>
                <w:bottom w:val="none" w:sz="0" w:space="0" w:color="auto"/>
                <w:right w:val="none" w:sz="0" w:space="0" w:color="auto"/>
              </w:divBdr>
            </w:div>
          </w:divsChild>
        </w:div>
        <w:div w:id="1706061450">
          <w:marLeft w:val="0"/>
          <w:marRight w:val="0"/>
          <w:marTop w:val="0"/>
          <w:marBottom w:val="0"/>
          <w:divBdr>
            <w:top w:val="none" w:sz="0" w:space="0" w:color="auto"/>
            <w:left w:val="none" w:sz="0" w:space="0" w:color="auto"/>
            <w:bottom w:val="none" w:sz="0" w:space="0" w:color="auto"/>
            <w:right w:val="none" w:sz="0" w:space="0" w:color="auto"/>
          </w:divBdr>
          <w:divsChild>
            <w:div w:id="254826828">
              <w:marLeft w:val="0"/>
              <w:marRight w:val="0"/>
              <w:marTop w:val="0"/>
              <w:marBottom w:val="0"/>
              <w:divBdr>
                <w:top w:val="none" w:sz="0" w:space="0" w:color="auto"/>
                <w:left w:val="none" w:sz="0" w:space="0" w:color="auto"/>
                <w:bottom w:val="none" w:sz="0" w:space="0" w:color="auto"/>
                <w:right w:val="none" w:sz="0" w:space="0" w:color="auto"/>
              </w:divBdr>
            </w:div>
            <w:div w:id="266425318">
              <w:marLeft w:val="0"/>
              <w:marRight w:val="0"/>
              <w:marTop w:val="0"/>
              <w:marBottom w:val="0"/>
              <w:divBdr>
                <w:top w:val="none" w:sz="0" w:space="0" w:color="auto"/>
                <w:left w:val="none" w:sz="0" w:space="0" w:color="auto"/>
                <w:bottom w:val="none" w:sz="0" w:space="0" w:color="auto"/>
                <w:right w:val="none" w:sz="0" w:space="0" w:color="auto"/>
              </w:divBdr>
            </w:div>
            <w:div w:id="290134422">
              <w:marLeft w:val="0"/>
              <w:marRight w:val="0"/>
              <w:marTop w:val="0"/>
              <w:marBottom w:val="0"/>
              <w:divBdr>
                <w:top w:val="none" w:sz="0" w:space="0" w:color="auto"/>
                <w:left w:val="none" w:sz="0" w:space="0" w:color="auto"/>
                <w:bottom w:val="none" w:sz="0" w:space="0" w:color="auto"/>
                <w:right w:val="none" w:sz="0" w:space="0" w:color="auto"/>
              </w:divBdr>
            </w:div>
            <w:div w:id="305819061">
              <w:marLeft w:val="0"/>
              <w:marRight w:val="0"/>
              <w:marTop w:val="0"/>
              <w:marBottom w:val="0"/>
              <w:divBdr>
                <w:top w:val="none" w:sz="0" w:space="0" w:color="auto"/>
                <w:left w:val="none" w:sz="0" w:space="0" w:color="auto"/>
                <w:bottom w:val="none" w:sz="0" w:space="0" w:color="auto"/>
                <w:right w:val="none" w:sz="0" w:space="0" w:color="auto"/>
              </w:divBdr>
            </w:div>
            <w:div w:id="453257197">
              <w:marLeft w:val="0"/>
              <w:marRight w:val="0"/>
              <w:marTop w:val="0"/>
              <w:marBottom w:val="0"/>
              <w:divBdr>
                <w:top w:val="none" w:sz="0" w:space="0" w:color="auto"/>
                <w:left w:val="none" w:sz="0" w:space="0" w:color="auto"/>
                <w:bottom w:val="none" w:sz="0" w:space="0" w:color="auto"/>
                <w:right w:val="none" w:sz="0" w:space="0" w:color="auto"/>
              </w:divBdr>
            </w:div>
            <w:div w:id="469127599">
              <w:marLeft w:val="0"/>
              <w:marRight w:val="0"/>
              <w:marTop w:val="0"/>
              <w:marBottom w:val="0"/>
              <w:divBdr>
                <w:top w:val="none" w:sz="0" w:space="0" w:color="auto"/>
                <w:left w:val="none" w:sz="0" w:space="0" w:color="auto"/>
                <w:bottom w:val="none" w:sz="0" w:space="0" w:color="auto"/>
                <w:right w:val="none" w:sz="0" w:space="0" w:color="auto"/>
              </w:divBdr>
            </w:div>
            <w:div w:id="520776805">
              <w:marLeft w:val="0"/>
              <w:marRight w:val="0"/>
              <w:marTop w:val="0"/>
              <w:marBottom w:val="0"/>
              <w:divBdr>
                <w:top w:val="none" w:sz="0" w:space="0" w:color="auto"/>
                <w:left w:val="none" w:sz="0" w:space="0" w:color="auto"/>
                <w:bottom w:val="none" w:sz="0" w:space="0" w:color="auto"/>
                <w:right w:val="none" w:sz="0" w:space="0" w:color="auto"/>
              </w:divBdr>
            </w:div>
            <w:div w:id="522935902">
              <w:marLeft w:val="0"/>
              <w:marRight w:val="0"/>
              <w:marTop w:val="0"/>
              <w:marBottom w:val="0"/>
              <w:divBdr>
                <w:top w:val="none" w:sz="0" w:space="0" w:color="auto"/>
                <w:left w:val="none" w:sz="0" w:space="0" w:color="auto"/>
                <w:bottom w:val="none" w:sz="0" w:space="0" w:color="auto"/>
                <w:right w:val="none" w:sz="0" w:space="0" w:color="auto"/>
              </w:divBdr>
            </w:div>
            <w:div w:id="541670585">
              <w:marLeft w:val="0"/>
              <w:marRight w:val="0"/>
              <w:marTop w:val="0"/>
              <w:marBottom w:val="0"/>
              <w:divBdr>
                <w:top w:val="none" w:sz="0" w:space="0" w:color="auto"/>
                <w:left w:val="none" w:sz="0" w:space="0" w:color="auto"/>
                <w:bottom w:val="none" w:sz="0" w:space="0" w:color="auto"/>
                <w:right w:val="none" w:sz="0" w:space="0" w:color="auto"/>
              </w:divBdr>
            </w:div>
            <w:div w:id="551624986">
              <w:marLeft w:val="0"/>
              <w:marRight w:val="0"/>
              <w:marTop w:val="0"/>
              <w:marBottom w:val="0"/>
              <w:divBdr>
                <w:top w:val="none" w:sz="0" w:space="0" w:color="auto"/>
                <w:left w:val="none" w:sz="0" w:space="0" w:color="auto"/>
                <w:bottom w:val="none" w:sz="0" w:space="0" w:color="auto"/>
                <w:right w:val="none" w:sz="0" w:space="0" w:color="auto"/>
              </w:divBdr>
            </w:div>
            <w:div w:id="626621396">
              <w:marLeft w:val="0"/>
              <w:marRight w:val="0"/>
              <w:marTop w:val="0"/>
              <w:marBottom w:val="0"/>
              <w:divBdr>
                <w:top w:val="none" w:sz="0" w:space="0" w:color="auto"/>
                <w:left w:val="none" w:sz="0" w:space="0" w:color="auto"/>
                <w:bottom w:val="none" w:sz="0" w:space="0" w:color="auto"/>
                <w:right w:val="none" w:sz="0" w:space="0" w:color="auto"/>
              </w:divBdr>
            </w:div>
            <w:div w:id="732896396">
              <w:marLeft w:val="0"/>
              <w:marRight w:val="0"/>
              <w:marTop w:val="0"/>
              <w:marBottom w:val="0"/>
              <w:divBdr>
                <w:top w:val="none" w:sz="0" w:space="0" w:color="auto"/>
                <w:left w:val="none" w:sz="0" w:space="0" w:color="auto"/>
                <w:bottom w:val="none" w:sz="0" w:space="0" w:color="auto"/>
                <w:right w:val="none" w:sz="0" w:space="0" w:color="auto"/>
              </w:divBdr>
            </w:div>
            <w:div w:id="809205309">
              <w:marLeft w:val="0"/>
              <w:marRight w:val="0"/>
              <w:marTop w:val="0"/>
              <w:marBottom w:val="0"/>
              <w:divBdr>
                <w:top w:val="none" w:sz="0" w:space="0" w:color="auto"/>
                <w:left w:val="none" w:sz="0" w:space="0" w:color="auto"/>
                <w:bottom w:val="none" w:sz="0" w:space="0" w:color="auto"/>
                <w:right w:val="none" w:sz="0" w:space="0" w:color="auto"/>
              </w:divBdr>
            </w:div>
            <w:div w:id="869952600">
              <w:marLeft w:val="0"/>
              <w:marRight w:val="0"/>
              <w:marTop w:val="0"/>
              <w:marBottom w:val="0"/>
              <w:divBdr>
                <w:top w:val="none" w:sz="0" w:space="0" w:color="auto"/>
                <w:left w:val="none" w:sz="0" w:space="0" w:color="auto"/>
                <w:bottom w:val="none" w:sz="0" w:space="0" w:color="auto"/>
                <w:right w:val="none" w:sz="0" w:space="0" w:color="auto"/>
              </w:divBdr>
            </w:div>
            <w:div w:id="895822154">
              <w:marLeft w:val="0"/>
              <w:marRight w:val="0"/>
              <w:marTop w:val="0"/>
              <w:marBottom w:val="0"/>
              <w:divBdr>
                <w:top w:val="none" w:sz="0" w:space="0" w:color="auto"/>
                <w:left w:val="none" w:sz="0" w:space="0" w:color="auto"/>
                <w:bottom w:val="none" w:sz="0" w:space="0" w:color="auto"/>
                <w:right w:val="none" w:sz="0" w:space="0" w:color="auto"/>
              </w:divBdr>
            </w:div>
            <w:div w:id="1044988118">
              <w:marLeft w:val="0"/>
              <w:marRight w:val="0"/>
              <w:marTop w:val="0"/>
              <w:marBottom w:val="0"/>
              <w:divBdr>
                <w:top w:val="none" w:sz="0" w:space="0" w:color="auto"/>
                <w:left w:val="none" w:sz="0" w:space="0" w:color="auto"/>
                <w:bottom w:val="none" w:sz="0" w:space="0" w:color="auto"/>
                <w:right w:val="none" w:sz="0" w:space="0" w:color="auto"/>
              </w:divBdr>
            </w:div>
            <w:div w:id="1071736505">
              <w:marLeft w:val="0"/>
              <w:marRight w:val="0"/>
              <w:marTop w:val="0"/>
              <w:marBottom w:val="0"/>
              <w:divBdr>
                <w:top w:val="none" w:sz="0" w:space="0" w:color="auto"/>
                <w:left w:val="none" w:sz="0" w:space="0" w:color="auto"/>
                <w:bottom w:val="none" w:sz="0" w:space="0" w:color="auto"/>
                <w:right w:val="none" w:sz="0" w:space="0" w:color="auto"/>
              </w:divBdr>
            </w:div>
            <w:div w:id="1181747885">
              <w:marLeft w:val="0"/>
              <w:marRight w:val="0"/>
              <w:marTop w:val="0"/>
              <w:marBottom w:val="0"/>
              <w:divBdr>
                <w:top w:val="none" w:sz="0" w:space="0" w:color="auto"/>
                <w:left w:val="none" w:sz="0" w:space="0" w:color="auto"/>
                <w:bottom w:val="none" w:sz="0" w:space="0" w:color="auto"/>
                <w:right w:val="none" w:sz="0" w:space="0" w:color="auto"/>
              </w:divBdr>
            </w:div>
            <w:div w:id="1189609867">
              <w:marLeft w:val="0"/>
              <w:marRight w:val="0"/>
              <w:marTop w:val="0"/>
              <w:marBottom w:val="0"/>
              <w:divBdr>
                <w:top w:val="none" w:sz="0" w:space="0" w:color="auto"/>
                <w:left w:val="none" w:sz="0" w:space="0" w:color="auto"/>
                <w:bottom w:val="none" w:sz="0" w:space="0" w:color="auto"/>
                <w:right w:val="none" w:sz="0" w:space="0" w:color="auto"/>
              </w:divBdr>
            </w:div>
            <w:div w:id="1191457412">
              <w:marLeft w:val="0"/>
              <w:marRight w:val="0"/>
              <w:marTop w:val="0"/>
              <w:marBottom w:val="0"/>
              <w:divBdr>
                <w:top w:val="none" w:sz="0" w:space="0" w:color="auto"/>
                <w:left w:val="none" w:sz="0" w:space="0" w:color="auto"/>
                <w:bottom w:val="none" w:sz="0" w:space="0" w:color="auto"/>
                <w:right w:val="none" w:sz="0" w:space="0" w:color="auto"/>
              </w:divBdr>
            </w:div>
            <w:div w:id="1649237460">
              <w:marLeft w:val="0"/>
              <w:marRight w:val="0"/>
              <w:marTop w:val="0"/>
              <w:marBottom w:val="0"/>
              <w:divBdr>
                <w:top w:val="none" w:sz="0" w:space="0" w:color="auto"/>
                <w:left w:val="none" w:sz="0" w:space="0" w:color="auto"/>
                <w:bottom w:val="none" w:sz="0" w:space="0" w:color="auto"/>
                <w:right w:val="none" w:sz="0" w:space="0" w:color="auto"/>
              </w:divBdr>
            </w:div>
            <w:div w:id="1663005929">
              <w:marLeft w:val="0"/>
              <w:marRight w:val="0"/>
              <w:marTop w:val="0"/>
              <w:marBottom w:val="0"/>
              <w:divBdr>
                <w:top w:val="none" w:sz="0" w:space="0" w:color="auto"/>
                <w:left w:val="none" w:sz="0" w:space="0" w:color="auto"/>
                <w:bottom w:val="none" w:sz="0" w:space="0" w:color="auto"/>
                <w:right w:val="none" w:sz="0" w:space="0" w:color="auto"/>
              </w:divBdr>
            </w:div>
            <w:div w:id="1664889213">
              <w:marLeft w:val="0"/>
              <w:marRight w:val="0"/>
              <w:marTop w:val="0"/>
              <w:marBottom w:val="0"/>
              <w:divBdr>
                <w:top w:val="none" w:sz="0" w:space="0" w:color="auto"/>
                <w:left w:val="none" w:sz="0" w:space="0" w:color="auto"/>
                <w:bottom w:val="none" w:sz="0" w:space="0" w:color="auto"/>
                <w:right w:val="none" w:sz="0" w:space="0" w:color="auto"/>
              </w:divBdr>
            </w:div>
            <w:div w:id="1684625944">
              <w:marLeft w:val="0"/>
              <w:marRight w:val="0"/>
              <w:marTop w:val="0"/>
              <w:marBottom w:val="0"/>
              <w:divBdr>
                <w:top w:val="none" w:sz="0" w:space="0" w:color="auto"/>
                <w:left w:val="none" w:sz="0" w:space="0" w:color="auto"/>
                <w:bottom w:val="none" w:sz="0" w:space="0" w:color="auto"/>
                <w:right w:val="none" w:sz="0" w:space="0" w:color="auto"/>
              </w:divBdr>
            </w:div>
            <w:div w:id="1781336152">
              <w:marLeft w:val="0"/>
              <w:marRight w:val="0"/>
              <w:marTop w:val="0"/>
              <w:marBottom w:val="0"/>
              <w:divBdr>
                <w:top w:val="none" w:sz="0" w:space="0" w:color="auto"/>
                <w:left w:val="none" w:sz="0" w:space="0" w:color="auto"/>
                <w:bottom w:val="none" w:sz="0" w:space="0" w:color="auto"/>
                <w:right w:val="none" w:sz="0" w:space="0" w:color="auto"/>
              </w:divBdr>
            </w:div>
            <w:div w:id="1821338018">
              <w:marLeft w:val="0"/>
              <w:marRight w:val="0"/>
              <w:marTop w:val="0"/>
              <w:marBottom w:val="0"/>
              <w:divBdr>
                <w:top w:val="none" w:sz="0" w:space="0" w:color="auto"/>
                <w:left w:val="none" w:sz="0" w:space="0" w:color="auto"/>
                <w:bottom w:val="none" w:sz="0" w:space="0" w:color="auto"/>
                <w:right w:val="none" w:sz="0" w:space="0" w:color="auto"/>
              </w:divBdr>
            </w:div>
            <w:div w:id="1935436990">
              <w:marLeft w:val="0"/>
              <w:marRight w:val="0"/>
              <w:marTop w:val="0"/>
              <w:marBottom w:val="0"/>
              <w:divBdr>
                <w:top w:val="none" w:sz="0" w:space="0" w:color="auto"/>
                <w:left w:val="none" w:sz="0" w:space="0" w:color="auto"/>
                <w:bottom w:val="none" w:sz="0" w:space="0" w:color="auto"/>
                <w:right w:val="none" w:sz="0" w:space="0" w:color="auto"/>
              </w:divBdr>
            </w:div>
            <w:div w:id="1968462845">
              <w:marLeft w:val="0"/>
              <w:marRight w:val="0"/>
              <w:marTop w:val="0"/>
              <w:marBottom w:val="0"/>
              <w:divBdr>
                <w:top w:val="none" w:sz="0" w:space="0" w:color="auto"/>
                <w:left w:val="none" w:sz="0" w:space="0" w:color="auto"/>
                <w:bottom w:val="none" w:sz="0" w:space="0" w:color="auto"/>
                <w:right w:val="none" w:sz="0" w:space="0" w:color="auto"/>
              </w:divBdr>
            </w:div>
            <w:div w:id="1998266497">
              <w:marLeft w:val="0"/>
              <w:marRight w:val="0"/>
              <w:marTop w:val="0"/>
              <w:marBottom w:val="0"/>
              <w:divBdr>
                <w:top w:val="none" w:sz="0" w:space="0" w:color="auto"/>
                <w:left w:val="none" w:sz="0" w:space="0" w:color="auto"/>
                <w:bottom w:val="none" w:sz="0" w:space="0" w:color="auto"/>
                <w:right w:val="none" w:sz="0" w:space="0" w:color="auto"/>
              </w:divBdr>
            </w:div>
            <w:div w:id="2063362847">
              <w:marLeft w:val="0"/>
              <w:marRight w:val="0"/>
              <w:marTop w:val="0"/>
              <w:marBottom w:val="0"/>
              <w:divBdr>
                <w:top w:val="none" w:sz="0" w:space="0" w:color="auto"/>
                <w:left w:val="none" w:sz="0" w:space="0" w:color="auto"/>
                <w:bottom w:val="none" w:sz="0" w:space="0" w:color="auto"/>
                <w:right w:val="none" w:sz="0" w:space="0" w:color="auto"/>
              </w:divBdr>
            </w:div>
            <w:div w:id="2071341243">
              <w:marLeft w:val="0"/>
              <w:marRight w:val="0"/>
              <w:marTop w:val="0"/>
              <w:marBottom w:val="0"/>
              <w:divBdr>
                <w:top w:val="none" w:sz="0" w:space="0" w:color="auto"/>
                <w:left w:val="none" w:sz="0" w:space="0" w:color="auto"/>
                <w:bottom w:val="none" w:sz="0" w:space="0" w:color="auto"/>
                <w:right w:val="none" w:sz="0" w:space="0" w:color="auto"/>
              </w:divBdr>
            </w:div>
            <w:div w:id="21026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8476">
      <w:bodyDiv w:val="1"/>
      <w:marLeft w:val="0"/>
      <w:marRight w:val="0"/>
      <w:marTop w:val="0"/>
      <w:marBottom w:val="0"/>
      <w:divBdr>
        <w:top w:val="none" w:sz="0" w:space="0" w:color="auto"/>
        <w:left w:val="none" w:sz="0" w:space="0" w:color="auto"/>
        <w:bottom w:val="none" w:sz="0" w:space="0" w:color="auto"/>
        <w:right w:val="none" w:sz="0" w:space="0" w:color="auto"/>
      </w:divBdr>
      <w:divsChild>
        <w:div w:id="130562095">
          <w:marLeft w:val="0"/>
          <w:marRight w:val="0"/>
          <w:marTop w:val="0"/>
          <w:marBottom w:val="0"/>
          <w:divBdr>
            <w:top w:val="none" w:sz="0" w:space="0" w:color="auto"/>
            <w:left w:val="none" w:sz="0" w:space="0" w:color="auto"/>
            <w:bottom w:val="none" w:sz="0" w:space="0" w:color="auto"/>
            <w:right w:val="none" w:sz="0" w:space="0" w:color="auto"/>
          </w:divBdr>
          <w:divsChild>
            <w:div w:id="116946273">
              <w:marLeft w:val="0"/>
              <w:marRight w:val="0"/>
              <w:marTop w:val="0"/>
              <w:marBottom w:val="0"/>
              <w:divBdr>
                <w:top w:val="none" w:sz="0" w:space="0" w:color="auto"/>
                <w:left w:val="none" w:sz="0" w:space="0" w:color="auto"/>
                <w:bottom w:val="none" w:sz="0" w:space="0" w:color="auto"/>
                <w:right w:val="none" w:sz="0" w:space="0" w:color="auto"/>
              </w:divBdr>
            </w:div>
            <w:div w:id="149641997">
              <w:marLeft w:val="0"/>
              <w:marRight w:val="0"/>
              <w:marTop w:val="0"/>
              <w:marBottom w:val="0"/>
              <w:divBdr>
                <w:top w:val="none" w:sz="0" w:space="0" w:color="auto"/>
                <w:left w:val="none" w:sz="0" w:space="0" w:color="auto"/>
                <w:bottom w:val="none" w:sz="0" w:space="0" w:color="auto"/>
                <w:right w:val="none" w:sz="0" w:space="0" w:color="auto"/>
              </w:divBdr>
            </w:div>
            <w:div w:id="225606565">
              <w:marLeft w:val="0"/>
              <w:marRight w:val="0"/>
              <w:marTop w:val="0"/>
              <w:marBottom w:val="0"/>
              <w:divBdr>
                <w:top w:val="none" w:sz="0" w:space="0" w:color="auto"/>
                <w:left w:val="none" w:sz="0" w:space="0" w:color="auto"/>
                <w:bottom w:val="none" w:sz="0" w:space="0" w:color="auto"/>
                <w:right w:val="none" w:sz="0" w:space="0" w:color="auto"/>
              </w:divBdr>
            </w:div>
            <w:div w:id="376247603">
              <w:marLeft w:val="0"/>
              <w:marRight w:val="0"/>
              <w:marTop w:val="0"/>
              <w:marBottom w:val="0"/>
              <w:divBdr>
                <w:top w:val="none" w:sz="0" w:space="0" w:color="auto"/>
                <w:left w:val="none" w:sz="0" w:space="0" w:color="auto"/>
                <w:bottom w:val="none" w:sz="0" w:space="0" w:color="auto"/>
                <w:right w:val="none" w:sz="0" w:space="0" w:color="auto"/>
              </w:divBdr>
            </w:div>
            <w:div w:id="384067094">
              <w:marLeft w:val="0"/>
              <w:marRight w:val="0"/>
              <w:marTop w:val="0"/>
              <w:marBottom w:val="0"/>
              <w:divBdr>
                <w:top w:val="none" w:sz="0" w:space="0" w:color="auto"/>
                <w:left w:val="none" w:sz="0" w:space="0" w:color="auto"/>
                <w:bottom w:val="none" w:sz="0" w:space="0" w:color="auto"/>
                <w:right w:val="none" w:sz="0" w:space="0" w:color="auto"/>
              </w:divBdr>
            </w:div>
            <w:div w:id="470563253">
              <w:marLeft w:val="0"/>
              <w:marRight w:val="0"/>
              <w:marTop w:val="0"/>
              <w:marBottom w:val="0"/>
              <w:divBdr>
                <w:top w:val="none" w:sz="0" w:space="0" w:color="auto"/>
                <w:left w:val="none" w:sz="0" w:space="0" w:color="auto"/>
                <w:bottom w:val="none" w:sz="0" w:space="0" w:color="auto"/>
                <w:right w:val="none" w:sz="0" w:space="0" w:color="auto"/>
              </w:divBdr>
            </w:div>
            <w:div w:id="515778391">
              <w:marLeft w:val="0"/>
              <w:marRight w:val="0"/>
              <w:marTop w:val="0"/>
              <w:marBottom w:val="0"/>
              <w:divBdr>
                <w:top w:val="none" w:sz="0" w:space="0" w:color="auto"/>
                <w:left w:val="none" w:sz="0" w:space="0" w:color="auto"/>
                <w:bottom w:val="none" w:sz="0" w:space="0" w:color="auto"/>
                <w:right w:val="none" w:sz="0" w:space="0" w:color="auto"/>
              </w:divBdr>
            </w:div>
            <w:div w:id="656344940">
              <w:marLeft w:val="0"/>
              <w:marRight w:val="0"/>
              <w:marTop w:val="0"/>
              <w:marBottom w:val="0"/>
              <w:divBdr>
                <w:top w:val="none" w:sz="0" w:space="0" w:color="auto"/>
                <w:left w:val="none" w:sz="0" w:space="0" w:color="auto"/>
                <w:bottom w:val="none" w:sz="0" w:space="0" w:color="auto"/>
                <w:right w:val="none" w:sz="0" w:space="0" w:color="auto"/>
              </w:divBdr>
            </w:div>
            <w:div w:id="676156054">
              <w:marLeft w:val="0"/>
              <w:marRight w:val="0"/>
              <w:marTop w:val="0"/>
              <w:marBottom w:val="0"/>
              <w:divBdr>
                <w:top w:val="none" w:sz="0" w:space="0" w:color="auto"/>
                <w:left w:val="none" w:sz="0" w:space="0" w:color="auto"/>
                <w:bottom w:val="none" w:sz="0" w:space="0" w:color="auto"/>
                <w:right w:val="none" w:sz="0" w:space="0" w:color="auto"/>
              </w:divBdr>
            </w:div>
            <w:div w:id="735469786">
              <w:marLeft w:val="0"/>
              <w:marRight w:val="0"/>
              <w:marTop w:val="0"/>
              <w:marBottom w:val="0"/>
              <w:divBdr>
                <w:top w:val="none" w:sz="0" w:space="0" w:color="auto"/>
                <w:left w:val="none" w:sz="0" w:space="0" w:color="auto"/>
                <w:bottom w:val="none" w:sz="0" w:space="0" w:color="auto"/>
                <w:right w:val="none" w:sz="0" w:space="0" w:color="auto"/>
              </w:divBdr>
            </w:div>
            <w:div w:id="745110348">
              <w:marLeft w:val="0"/>
              <w:marRight w:val="0"/>
              <w:marTop w:val="0"/>
              <w:marBottom w:val="0"/>
              <w:divBdr>
                <w:top w:val="none" w:sz="0" w:space="0" w:color="auto"/>
                <w:left w:val="none" w:sz="0" w:space="0" w:color="auto"/>
                <w:bottom w:val="none" w:sz="0" w:space="0" w:color="auto"/>
                <w:right w:val="none" w:sz="0" w:space="0" w:color="auto"/>
              </w:divBdr>
            </w:div>
            <w:div w:id="852378242">
              <w:marLeft w:val="0"/>
              <w:marRight w:val="0"/>
              <w:marTop w:val="0"/>
              <w:marBottom w:val="0"/>
              <w:divBdr>
                <w:top w:val="none" w:sz="0" w:space="0" w:color="auto"/>
                <w:left w:val="none" w:sz="0" w:space="0" w:color="auto"/>
                <w:bottom w:val="none" w:sz="0" w:space="0" w:color="auto"/>
                <w:right w:val="none" w:sz="0" w:space="0" w:color="auto"/>
              </w:divBdr>
            </w:div>
            <w:div w:id="862203440">
              <w:marLeft w:val="0"/>
              <w:marRight w:val="0"/>
              <w:marTop w:val="0"/>
              <w:marBottom w:val="0"/>
              <w:divBdr>
                <w:top w:val="none" w:sz="0" w:space="0" w:color="auto"/>
                <w:left w:val="none" w:sz="0" w:space="0" w:color="auto"/>
                <w:bottom w:val="none" w:sz="0" w:space="0" w:color="auto"/>
                <w:right w:val="none" w:sz="0" w:space="0" w:color="auto"/>
              </w:divBdr>
            </w:div>
            <w:div w:id="911548327">
              <w:marLeft w:val="0"/>
              <w:marRight w:val="0"/>
              <w:marTop w:val="0"/>
              <w:marBottom w:val="0"/>
              <w:divBdr>
                <w:top w:val="none" w:sz="0" w:space="0" w:color="auto"/>
                <w:left w:val="none" w:sz="0" w:space="0" w:color="auto"/>
                <w:bottom w:val="none" w:sz="0" w:space="0" w:color="auto"/>
                <w:right w:val="none" w:sz="0" w:space="0" w:color="auto"/>
              </w:divBdr>
            </w:div>
            <w:div w:id="1012686680">
              <w:marLeft w:val="0"/>
              <w:marRight w:val="0"/>
              <w:marTop w:val="0"/>
              <w:marBottom w:val="0"/>
              <w:divBdr>
                <w:top w:val="none" w:sz="0" w:space="0" w:color="auto"/>
                <w:left w:val="none" w:sz="0" w:space="0" w:color="auto"/>
                <w:bottom w:val="none" w:sz="0" w:space="0" w:color="auto"/>
                <w:right w:val="none" w:sz="0" w:space="0" w:color="auto"/>
              </w:divBdr>
            </w:div>
            <w:div w:id="1053504622">
              <w:marLeft w:val="0"/>
              <w:marRight w:val="0"/>
              <w:marTop w:val="0"/>
              <w:marBottom w:val="0"/>
              <w:divBdr>
                <w:top w:val="none" w:sz="0" w:space="0" w:color="auto"/>
                <w:left w:val="none" w:sz="0" w:space="0" w:color="auto"/>
                <w:bottom w:val="none" w:sz="0" w:space="0" w:color="auto"/>
                <w:right w:val="none" w:sz="0" w:space="0" w:color="auto"/>
              </w:divBdr>
            </w:div>
            <w:div w:id="1103185932">
              <w:marLeft w:val="0"/>
              <w:marRight w:val="0"/>
              <w:marTop w:val="0"/>
              <w:marBottom w:val="0"/>
              <w:divBdr>
                <w:top w:val="none" w:sz="0" w:space="0" w:color="auto"/>
                <w:left w:val="none" w:sz="0" w:space="0" w:color="auto"/>
                <w:bottom w:val="none" w:sz="0" w:space="0" w:color="auto"/>
                <w:right w:val="none" w:sz="0" w:space="0" w:color="auto"/>
              </w:divBdr>
            </w:div>
            <w:div w:id="1120954070">
              <w:marLeft w:val="0"/>
              <w:marRight w:val="0"/>
              <w:marTop w:val="0"/>
              <w:marBottom w:val="0"/>
              <w:divBdr>
                <w:top w:val="none" w:sz="0" w:space="0" w:color="auto"/>
                <w:left w:val="none" w:sz="0" w:space="0" w:color="auto"/>
                <w:bottom w:val="none" w:sz="0" w:space="0" w:color="auto"/>
                <w:right w:val="none" w:sz="0" w:space="0" w:color="auto"/>
              </w:divBdr>
            </w:div>
            <w:div w:id="1229683847">
              <w:marLeft w:val="0"/>
              <w:marRight w:val="0"/>
              <w:marTop w:val="0"/>
              <w:marBottom w:val="0"/>
              <w:divBdr>
                <w:top w:val="none" w:sz="0" w:space="0" w:color="auto"/>
                <w:left w:val="none" w:sz="0" w:space="0" w:color="auto"/>
                <w:bottom w:val="none" w:sz="0" w:space="0" w:color="auto"/>
                <w:right w:val="none" w:sz="0" w:space="0" w:color="auto"/>
              </w:divBdr>
            </w:div>
            <w:div w:id="1283732807">
              <w:marLeft w:val="0"/>
              <w:marRight w:val="0"/>
              <w:marTop w:val="0"/>
              <w:marBottom w:val="0"/>
              <w:divBdr>
                <w:top w:val="none" w:sz="0" w:space="0" w:color="auto"/>
                <w:left w:val="none" w:sz="0" w:space="0" w:color="auto"/>
                <w:bottom w:val="none" w:sz="0" w:space="0" w:color="auto"/>
                <w:right w:val="none" w:sz="0" w:space="0" w:color="auto"/>
              </w:divBdr>
            </w:div>
            <w:div w:id="1284727208">
              <w:marLeft w:val="0"/>
              <w:marRight w:val="0"/>
              <w:marTop w:val="0"/>
              <w:marBottom w:val="0"/>
              <w:divBdr>
                <w:top w:val="none" w:sz="0" w:space="0" w:color="auto"/>
                <w:left w:val="none" w:sz="0" w:space="0" w:color="auto"/>
                <w:bottom w:val="none" w:sz="0" w:space="0" w:color="auto"/>
                <w:right w:val="none" w:sz="0" w:space="0" w:color="auto"/>
              </w:divBdr>
            </w:div>
            <w:div w:id="1508909175">
              <w:marLeft w:val="0"/>
              <w:marRight w:val="0"/>
              <w:marTop w:val="0"/>
              <w:marBottom w:val="0"/>
              <w:divBdr>
                <w:top w:val="none" w:sz="0" w:space="0" w:color="auto"/>
                <w:left w:val="none" w:sz="0" w:space="0" w:color="auto"/>
                <w:bottom w:val="none" w:sz="0" w:space="0" w:color="auto"/>
                <w:right w:val="none" w:sz="0" w:space="0" w:color="auto"/>
              </w:divBdr>
            </w:div>
            <w:div w:id="1550915944">
              <w:marLeft w:val="0"/>
              <w:marRight w:val="0"/>
              <w:marTop w:val="0"/>
              <w:marBottom w:val="0"/>
              <w:divBdr>
                <w:top w:val="none" w:sz="0" w:space="0" w:color="auto"/>
                <w:left w:val="none" w:sz="0" w:space="0" w:color="auto"/>
                <w:bottom w:val="none" w:sz="0" w:space="0" w:color="auto"/>
                <w:right w:val="none" w:sz="0" w:space="0" w:color="auto"/>
              </w:divBdr>
            </w:div>
            <w:div w:id="1601835248">
              <w:marLeft w:val="0"/>
              <w:marRight w:val="0"/>
              <w:marTop w:val="0"/>
              <w:marBottom w:val="0"/>
              <w:divBdr>
                <w:top w:val="none" w:sz="0" w:space="0" w:color="auto"/>
                <w:left w:val="none" w:sz="0" w:space="0" w:color="auto"/>
                <w:bottom w:val="none" w:sz="0" w:space="0" w:color="auto"/>
                <w:right w:val="none" w:sz="0" w:space="0" w:color="auto"/>
              </w:divBdr>
            </w:div>
            <w:div w:id="1628506706">
              <w:marLeft w:val="0"/>
              <w:marRight w:val="0"/>
              <w:marTop w:val="0"/>
              <w:marBottom w:val="0"/>
              <w:divBdr>
                <w:top w:val="none" w:sz="0" w:space="0" w:color="auto"/>
                <w:left w:val="none" w:sz="0" w:space="0" w:color="auto"/>
                <w:bottom w:val="none" w:sz="0" w:space="0" w:color="auto"/>
                <w:right w:val="none" w:sz="0" w:space="0" w:color="auto"/>
              </w:divBdr>
            </w:div>
            <w:div w:id="1749157701">
              <w:marLeft w:val="0"/>
              <w:marRight w:val="0"/>
              <w:marTop w:val="0"/>
              <w:marBottom w:val="0"/>
              <w:divBdr>
                <w:top w:val="none" w:sz="0" w:space="0" w:color="auto"/>
                <w:left w:val="none" w:sz="0" w:space="0" w:color="auto"/>
                <w:bottom w:val="none" w:sz="0" w:space="0" w:color="auto"/>
                <w:right w:val="none" w:sz="0" w:space="0" w:color="auto"/>
              </w:divBdr>
            </w:div>
            <w:div w:id="1831561735">
              <w:marLeft w:val="0"/>
              <w:marRight w:val="0"/>
              <w:marTop w:val="0"/>
              <w:marBottom w:val="0"/>
              <w:divBdr>
                <w:top w:val="none" w:sz="0" w:space="0" w:color="auto"/>
                <w:left w:val="none" w:sz="0" w:space="0" w:color="auto"/>
                <w:bottom w:val="none" w:sz="0" w:space="0" w:color="auto"/>
                <w:right w:val="none" w:sz="0" w:space="0" w:color="auto"/>
              </w:divBdr>
            </w:div>
            <w:div w:id="1930851164">
              <w:marLeft w:val="0"/>
              <w:marRight w:val="0"/>
              <w:marTop w:val="0"/>
              <w:marBottom w:val="0"/>
              <w:divBdr>
                <w:top w:val="none" w:sz="0" w:space="0" w:color="auto"/>
                <w:left w:val="none" w:sz="0" w:space="0" w:color="auto"/>
                <w:bottom w:val="none" w:sz="0" w:space="0" w:color="auto"/>
                <w:right w:val="none" w:sz="0" w:space="0" w:color="auto"/>
              </w:divBdr>
            </w:div>
            <w:div w:id="1955556465">
              <w:marLeft w:val="0"/>
              <w:marRight w:val="0"/>
              <w:marTop w:val="0"/>
              <w:marBottom w:val="0"/>
              <w:divBdr>
                <w:top w:val="none" w:sz="0" w:space="0" w:color="auto"/>
                <w:left w:val="none" w:sz="0" w:space="0" w:color="auto"/>
                <w:bottom w:val="none" w:sz="0" w:space="0" w:color="auto"/>
                <w:right w:val="none" w:sz="0" w:space="0" w:color="auto"/>
              </w:divBdr>
            </w:div>
            <w:div w:id="2033266593">
              <w:marLeft w:val="0"/>
              <w:marRight w:val="0"/>
              <w:marTop w:val="0"/>
              <w:marBottom w:val="0"/>
              <w:divBdr>
                <w:top w:val="none" w:sz="0" w:space="0" w:color="auto"/>
                <w:left w:val="none" w:sz="0" w:space="0" w:color="auto"/>
                <w:bottom w:val="none" w:sz="0" w:space="0" w:color="auto"/>
                <w:right w:val="none" w:sz="0" w:space="0" w:color="auto"/>
              </w:divBdr>
            </w:div>
            <w:div w:id="2136294576">
              <w:marLeft w:val="0"/>
              <w:marRight w:val="0"/>
              <w:marTop w:val="0"/>
              <w:marBottom w:val="0"/>
              <w:divBdr>
                <w:top w:val="none" w:sz="0" w:space="0" w:color="auto"/>
                <w:left w:val="none" w:sz="0" w:space="0" w:color="auto"/>
                <w:bottom w:val="none" w:sz="0" w:space="0" w:color="auto"/>
                <w:right w:val="none" w:sz="0" w:space="0" w:color="auto"/>
              </w:divBdr>
            </w:div>
          </w:divsChild>
        </w:div>
        <w:div w:id="1356687501">
          <w:marLeft w:val="0"/>
          <w:marRight w:val="0"/>
          <w:marTop w:val="0"/>
          <w:marBottom w:val="0"/>
          <w:divBdr>
            <w:top w:val="none" w:sz="0" w:space="0" w:color="auto"/>
            <w:left w:val="none" w:sz="0" w:space="0" w:color="auto"/>
            <w:bottom w:val="none" w:sz="0" w:space="0" w:color="auto"/>
            <w:right w:val="none" w:sz="0" w:space="0" w:color="auto"/>
          </w:divBdr>
          <w:divsChild>
            <w:div w:id="2053205">
              <w:marLeft w:val="0"/>
              <w:marRight w:val="0"/>
              <w:marTop w:val="0"/>
              <w:marBottom w:val="0"/>
              <w:divBdr>
                <w:top w:val="none" w:sz="0" w:space="0" w:color="auto"/>
                <w:left w:val="none" w:sz="0" w:space="0" w:color="auto"/>
                <w:bottom w:val="none" w:sz="0" w:space="0" w:color="auto"/>
                <w:right w:val="none" w:sz="0" w:space="0" w:color="auto"/>
              </w:divBdr>
            </w:div>
            <w:div w:id="3629431">
              <w:marLeft w:val="0"/>
              <w:marRight w:val="0"/>
              <w:marTop w:val="0"/>
              <w:marBottom w:val="0"/>
              <w:divBdr>
                <w:top w:val="none" w:sz="0" w:space="0" w:color="auto"/>
                <w:left w:val="none" w:sz="0" w:space="0" w:color="auto"/>
                <w:bottom w:val="none" w:sz="0" w:space="0" w:color="auto"/>
                <w:right w:val="none" w:sz="0" w:space="0" w:color="auto"/>
              </w:divBdr>
            </w:div>
            <w:div w:id="8260587">
              <w:marLeft w:val="0"/>
              <w:marRight w:val="0"/>
              <w:marTop w:val="0"/>
              <w:marBottom w:val="0"/>
              <w:divBdr>
                <w:top w:val="none" w:sz="0" w:space="0" w:color="auto"/>
                <w:left w:val="none" w:sz="0" w:space="0" w:color="auto"/>
                <w:bottom w:val="none" w:sz="0" w:space="0" w:color="auto"/>
                <w:right w:val="none" w:sz="0" w:space="0" w:color="auto"/>
              </w:divBdr>
            </w:div>
            <w:div w:id="15010416">
              <w:marLeft w:val="0"/>
              <w:marRight w:val="0"/>
              <w:marTop w:val="0"/>
              <w:marBottom w:val="0"/>
              <w:divBdr>
                <w:top w:val="none" w:sz="0" w:space="0" w:color="auto"/>
                <w:left w:val="none" w:sz="0" w:space="0" w:color="auto"/>
                <w:bottom w:val="none" w:sz="0" w:space="0" w:color="auto"/>
                <w:right w:val="none" w:sz="0" w:space="0" w:color="auto"/>
              </w:divBdr>
            </w:div>
            <w:div w:id="16779259">
              <w:marLeft w:val="0"/>
              <w:marRight w:val="0"/>
              <w:marTop w:val="0"/>
              <w:marBottom w:val="0"/>
              <w:divBdr>
                <w:top w:val="none" w:sz="0" w:space="0" w:color="auto"/>
                <w:left w:val="none" w:sz="0" w:space="0" w:color="auto"/>
                <w:bottom w:val="none" w:sz="0" w:space="0" w:color="auto"/>
                <w:right w:val="none" w:sz="0" w:space="0" w:color="auto"/>
              </w:divBdr>
            </w:div>
            <w:div w:id="18821702">
              <w:marLeft w:val="0"/>
              <w:marRight w:val="0"/>
              <w:marTop w:val="0"/>
              <w:marBottom w:val="0"/>
              <w:divBdr>
                <w:top w:val="none" w:sz="0" w:space="0" w:color="auto"/>
                <w:left w:val="none" w:sz="0" w:space="0" w:color="auto"/>
                <w:bottom w:val="none" w:sz="0" w:space="0" w:color="auto"/>
                <w:right w:val="none" w:sz="0" w:space="0" w:color="auto"/>
              </w:divBdr>
            </w:div>
            <w:div w:id="19553832">
              <w:marLeft w:val="0"/>
              <w:marRight w:val="0"/>
              <w:marTop w:val="0"/>
              <w:marBottom w:val="0"/>
              <w:divBdr>
                <w:top w:val="none" w:sz="0" w:space="0" w:color="auto"/>
                <w:left w:val="none" w:sz="0" w:space="0" w:color="auto"/>
                <w:bottom w:val="none" w:sz="0" w:space="0" w:color="auto"/>
                <w:right w:val="none" w:sz="0" w:space="0" w:color="auto"/>
              </w:divBdr>
            </w:div>
            <w:div w:id="19555474">
              <w:marLeft w:val="0"/>
              <w:marRight w:val="0"/>
              <w:marTop w:val="0"/>
              <w:marBottom w:val="0"/>
              <w:divBdr>
                <w:top w:val="none" w:sz="0" w:space="0" w:color="auto"/>
                <w:left w:val="none" w:sz="0" w:space="0" w:color="auto"/>
                <w:bottom w:val="none" w:sz="0" w:space="0" w:color="auto"/>
                <w:right w:val="none" w:sz="0" w:space="0" w:color="auto"/>
              </w:divBdr>
            </w:div>
            <w:div w:id="20057112">
              <w:marLeft w:val="0"/>
              <w:marRight w:val="0"/>
              <w:marTop w:val="0"/>
              <w:marBottom w:val="0"/>
              <w:divBdr>
                <w:top w:val="none" w:sz="0" w:space="0" w:color="auto"/>
                <w:left w:val="none" w:sz="0" w:space="0" w:color="auto"/>
                <w:bottom w:val="none" w:sz="0" w:space="0" w:color="auto"/>
                <w:right w:val="none" w:sz="0" w:space="0" w:color="auto"/>
              </w:divBdr>
            </w:div>
            <w:div w:id="20665792">
              <w:marLeft w:val="0"/>
              <w:marRight w:val="0"/>
              <w:marTop w:val="0"/>
              <w:marBottom w:val="0"/>
              <w:divBdr>
                <w:top w:val="none" w:sz="0" w:space="0" w:color="auto"/>
                <w:left w:val="none" w:sz="0" w:space="0" w:color="auto"/>
                <w:bottom w:val="none" w:sz="0" w:space="0" w:color="auto"/>
                <w:right w:val="none" w:sz="0" w:space="0" w:color="auto"/>
              </w:divBdr>
            </w:div>
            <w:div w:id="22367149">
              <w:marLeft w:val="0"/>
              <w:marRight w:val="0"/>
              <w:marTop w:val="0"/>
              <w:marBottom w:val="0"/>
              <w:divBdr>
                <w:top w:val="none" w:sz="0" w:space="0" w:color="auto"/>
                <w:left w:val="none" w:sz="0" w:space="0" w:color="auto"/>
                <w:bottom w:val="none" w:sz="0" w:space="0" w:color="auto"/>
                <w:right w:val="none" w:sz="0" w:space="0" w:color="auto"/>
              </w:divBdr>
            </w:div>
            <w:div w:id="23677074">
              <w:marLeft w:val="0"/>
              <w:marRight w:val="0"/>
              <w:marTop w:val="0"/>
              <w:marBottom w:val="0"/>
              <w:divBdr>
                <w:top w:val="none" w:sz="0" w:space="0" w:color="auto"/>
                <w:left w:val="none" w:sz="0" w:space="0" w:color="auto"/>
                <w:bottom w:val="none" w:sz="0" w:space="0" w:color="auto"/>
                <w:right w:val="none" w:sz="0" w:space="0" w:color="auto"/>
              </w:divBdr>
            </w:div>
            <w:div w:id="24647707">
              <w:marLeft w:val="0"/>
              <w:marRight w:val="0"/>
              <w:marTop w:val="0"/>
              <w:marBottom w:val="0"/>
              <w:divBdr>
                <w:top w:val="none" w:sz="0" w:space="0" w:color="auto"/>
                <w:left w:val="none" w:sz="0" w:space="0" w:color="auto"/>
                <w:bottom w:val="none" w:sz="0" w:space="0" w:color="auto"/>
                <w:right w:val="none" w:sz="0" w:space="0" w:color="auto"/>
              </w:divBdr>
            </w:div>
            <w:div w:id="24673851">
              <w:marLeft w:val="0"/>
              <w:marRight w:val="0"/>
              <w:marTop w:val="0"/>
              <w:marBottom w:val="0"/>
              <w:divBdr>
                <w:top w:val="none" w:sz="0" w:space="0" w:color="auto"/>
                <w:left w:val="none" w:sz="0" w:space="0" w:color="auto"/>
                <w:bottom w:val="none" w:sz="0" w:space="0" w:color="auto"/>
                <w:right w:val="none" w:sz="0" w:space="0" w:color="auto"/>
              </w:divBdr>
            </w:div>
            <w:div w:id="24986710">
              <w:marLeft w:val="0"/>
              <w:marRight w:val="0"/>
              <w:marTop w:val="0"/>
              <w:marBottom w:val="0"/>
              <w:divBdr>
                <w:top w:val="none" w:sz="0" w:space="0" w:color="auto"/>
                <w:left w:val="none" w:sz="0" w:space="0" w:color="auto"/>
                <w:bottom w:val="none" w:sz="0" w:space="0" w:color="auto"/>
                <w:right w:val="none" w:sz="0" w:space="0" w:color="auto"/>
              </w:divBdr>
            </w:div>
            <w:div w:id="28992037">
              <w:marLeft w:val="0"/>
              <w:marRight w:val="0"/>
              <w:marTop w:val="0"/>
              <w:marBottom w:val="0"/>
              <w:divBdr>
                <w:top w:val="none" w:sz="0" w:space="0" w:color="auto"/>
                <w:left w:val="none" w:sz="0" w:space="0" w:color="auto"/>
                <w:bottom w:val="none" w:sz="0" w:space="0" w:color="auto"/>
                <w:right w:val="none" w:sz="0" w:space="0" w:color="auto"/>
              </w:divBdr>
            </w:div>
            <w:div w:id="32316810">
              <w:marLeft w:val="0"/>
              <w:marRight w:val="0"/>
              <w:marTop w:val="0"/>
              <w:marBottom w:val="0"/>
              <w:divBdr>
                <w:top w:val="none" w:sz="0" w:space="0" w:color="auto"/>
                <w:left w:val="none" w:sz="0" w:space="0" w:color="auto"/>
                <w:bottom w:val="none" w:sz="0" w:space="0" w:color="auto"/>
                <w:right w:val="none" w:sz="0" w:space="0" w:color="auto"/>
              </w:divBdr>
            </w:div>
            <w:div w:id="33626630">
              <w:marLeft w:val="0"/>
              <w:marRight w:val="0"/>
              <w:marTop w:val="0"/>
              <w:marBottom w:val="0"/>
              <w:divBdr>
                <w:top w:val="none" w:sz="0" w:space="0" w:color="auto"/>
                <w:left w:val="none" w:sz="0" w:space="0" w:color="auto"/>
                <w:bottom w:val="none" w:sz="0" w:space="0" w:color="auto"/>
                <w:right w:val="none" w:sz="0" w:space="0" w:color="auto"/>
              </w:divBdr>
            </w:div>
            <w:div w:id="36319603">
              <w:marLeft w:val="0"/>
              <w:marRight w:val="0"/>
              <w:marTop w:val="0"/>
              <w:marBottom w:val="0"/>
              <w:divBdr>
                <w:top w:val="none" w:sz="0" w:space="0" w:color="auto"/>
                <w:left w:val="none" w:sz="0" w:space="0" w:color="auto"/>
                <w:bottom w:val="none" w:sz="0" w:space="0" w:color="auto"/>
                <w:right w:val="none" w:sz="0" w:space="0" w:color="auto"/>
              </w:divBdr>
            </w:div>
            <w:div w:id="39912736">
              <w:marLeft w:val="0"/>
              <w:marRight w:val="0"/>
              <w:marTop w:val="0"/>
              <w:marBottom w:val="0"/>
              <w:divBdr>
                <w:top w:val="none" w:sz="0" w:space="0" w:color="auto"/>
                <w:left w:val="none" w:sz="0" w:space="0" w:color="auto"/>
                <w:bottom w:val="none" w:sz="0" w:space="0" w:color="auto"/>
                <w:right w:val="none" w:sz="0" w:space="0" w:color="auto"/>
              </w:divBdr>
            </w:div>
            <w:div w:id="41831531">
              <w:marLeft w:val="0"/>
              <w:marRight w:val="0"/>
              <w:marTop w:val="0"/>
              <w:marBottom w:val="0"/>
              <w:divBdr>
                <w:top w:val="none" w:sz="0" w:space="0" w:color="auto"/>
                <w:left w:val="none" w:sz="0" w:space="0" w:color="auto"/>
                <w:bottom w:val="none" w:sz="0" w:space="0" w:color="auto"/>
                <w:right w:val="none" w:sz="0" w:space="0" w:color="auto"/>
              </w:divBdr>
            </w:div>
            <w:div w:id="41908791">
              <w:marLeft w:val="0"/>
              <w:marRight w:val="0"/>
              <w:marTop w:val="0"/>
              <w:marBottom w:val="0"/>
              <w:divBdr>
                <w:top w:val="none" w:sz="0" w:space="0" w:color="auto"/>
                <w:left w:val="none" w:sz="0" w:space="0" w:color="auto"/>
                <w:bottom w:val="none" w:sz="0" w:space="0" w:color="auto"/>
                <w:right w:val="none" w:sz="0" w:space="0" w:color="auto"/>
              </w:divBdr>
            </w:div>
            <w:div w:id="44262250">
              <w:marLeft w:val="0"/>
              <w:marRight w:val="0"/>
              <w:marTop w:val="0"/>
              <w:marBottom w:val="0"/>
              <w:divBdr>
                <w:top w:val="none" w:sz="0" w:space="0" w:color="auto"/>
                <w:left w:val="none" w:sz="0" w:space="0" w:color="auto"/>
                <w:bottom w:val="none" w:sz="0" w:space="0" w:color="auto"/>
                <w:right w:val="none" w:sz="0" w:space="0" w:color="auto"/>
              </w:divBdr>
            </w:div>
            <w:div w:id="44986321">
              <w:marLeft w:val="0"/>
              <w:marRight w:val="0"/>
              <w:marTop w:val="0"/>
              <w:marBottom w:val="0"/>
              <w:divBdr>
                <w:top w:val="none" w:sz="0" w:space="0" w:color="auto"/>
                <w:left w:val="none" w:sz="0" w:space="0" w:color="auto"/>
                <w:bottom w:val="none" w:sz="0" w:space="0" w:color="auto"/>
                <w:right w:val="none" w:sz="0" w:space="0" w:color="auto"/>
              </w:divBdr>
            </w:div>
            <w:div w:id="45377675">
              <w:marLeft w:val="0"/>
              <w:marRight w:val="0"/>
              <w:marTop w:val="0"/>
              <w:marBottom w:val="0"/>
              <w:divBdr>
                <w:top w:val="none" w:sz="0" w:space="0" w:color="auto"/>
                <w:left w:val="none" w:sz="0" w:space="0" w:color="auto"/>
                <w:bottom w:val="none" w:sz="0" w:space="0" w:color="auto"/>
                <w:right w:val="none" w:sz="0" w:space="0" w:color="auto"/>
              </w:divBdr>
            </w:div>
            <w:div w:id="46154046">
              <w:marLeft w:val="0"/>
              <w:marRight w:val="0"/>
              <w:marTop w:val="0"/>
              <w:marBottom w:val="0"/>
              <w:divBdr>
                <w:top w:val="none" w:sz="0" w:space="0" w:color="auto"/>
                <w:left w:val="none" w:sz="0" w:space="0" w:color="auto"/>
                <w:bottom w:val="none" w:sz="0" w:space="0" w:color="auto"/>
                <w:right w:val="none" w:sz="0" w:space="0" w:color="auto"/>
              </w:divBdr>
            </w:div>
            <w:div w:id="47806792">
              <w:marLeft w:val="0"/>
              <w:marRight w:val="0"/>
              <w:marTop w:val="0"/>
              <w:marBottom w:val="0"/>
              <w:divBdr>
                <w:top w:val="none" w:sz="0" w:space="0" w:color="auto"/>
                <w:left w:val="none" w:sz="0" w:space="0" w:color="auto"/>
                <w:bottom w:val="none" w:sz="0" w:space="0" w:color="auto"/>
                <w:right w:val="none" w:sz="0" w:space="0" w:color="auto"/>
              </w:divBdr>
            </w:div>
            <w:div w:id="50153148">
              <w:marLeft w:val="0"/>
              <w:marRight w:val="0"/>
              <w:marTop w:val="0"/>
              <w:marBottom w:val="0"/>
              <w:divBdr>
                <w:top w:val="none" w:sz="0" w:space="0" w:color="auto"/>
                <w:left w:val="none" w:sz="0" w:space="0" w:color="auto"/>
                <w:bottom w:val="none" w:sz="0" w:space="0" w:color="auto"/>
                <w:right w:val="none" w:sz="0" w:space="0" w:color="auto"/>
              </w:divBdr>
            </w:div>
            <w:div w:id="51659977">
              <w:marLeft w:val="0"/>
              <w:marRight w:val="0"/>
              <w:marTop w:val="0"/>
              <w:marBottom w:val="0"/>
              <w:divBdr>
                <w:top w:val="none" w:sz="0" w:space="0" w:color="auto"/>
                <w:left w:val="none" w:sz="0" w:space="0" w:color="auto"/>
                <w:bottom w:val="none" w:sz="0" w:space="0" w:color="auto"/>
                <w:right w:val="none" w:sz="0" w:space="0" w:color="auto"/>
              </w:divBdr>
            </w:div>
            <w:div w:id="53165650">
              <w:marLeft w:val="0"/>
              <w:marRight w:val="0"/>
              <w:marTop w:val="0"/>
              <w:marBottom w:val="0"/>
              <w:divBdr>
                <w:top w:val="none" w:sz="0" w:space="0" w:color="auto"/>
                <w:left w:val="none" w:sz="0" w:space="0" w:color="auto"/>
                <w:bottom w:val="none" w:sz="0" w:space="0" w:color="auto"/>
                <w:right w:val="none" w:sz="0" w:space="0" w:color="auto"/>
              </w:divBdr>
            </w:div>
            <w:div w:id="53818053">
              <w:marLeft w:val="0"/>
              <w:marRight w:val="0"/>
              <w:marTop w:val="0"/>
              <w:marBottom w:val="0"/>
              <w:divBdr>
                <w:top w:val="none" w:sz="0" w:space="0" w:color="auto"/>
                <w:left w:val="none" w:sz="0" w:space="0" w:color="auto"/>
                <w:bottom w:val="none" w:sz="0" w:space="0" w:color="auto"/>
                <w:right w:val="none" w:sz="0" w:space="0" w:color="auto"/>
              </w:divBdr>
            </w:div>
            <w:div w:id="55668410">
              <w:marLeft w:val="0"/>
              <w:marRight w:val="0"/>
              <w:marTop w:val="0"/>
              <w:marBottom w:val="0"/>
              <w:divBdr>
                <w:top w:val="none" w:sz="0" w:space="0" w:color="auto"/>
                <w:left w:val="none" w:sz="0" w:space="0" w:color="auto"/>
                <w:bottom w:val="none" w:sz="0" w:space="0" w:color="auto"/>
                <w:right w:val="none" w:sz="0" w:space="0" w:color="auto"/>
              </w:divBdr>
            </w:div>
            <w:div w:id="57944615">
              <w:marLeft w:val="0"/>
              <w:marRight w:val="0"/>
              <w:marTop w:val="0"/>
              <w:marBottom w:val="0"/>
              <w:divBdr>
                <w:top w:val="none" w:sz="0" w:space="0" w:color="auto"/>
                <w:left w:val="none" w:sz="0" w:space="0" w:color="auto"/>
                <w:bottom w:val="none" w:sz="0" w:space="0" w:color="auto"/>
                <w:right w:val="none" w:sz="0" w:space="0" w:color="auto"/>
              </w:divBdr>
            </w:div>
            <w:div w:id="59911949">
              <w:marLeft w:val="0"/>
              <w:marRight w:val="0"/>
              <w:marTop w:val="0"/>
              <w:marBottom w:val="0"/>
              <w:divBdr>
                <w:top w:val="none" w:sz="0" w:space="0" w:color="auto"/>
                <w:left w:val="none" w:sz="0" w:space="0" w:color="auto"/>
                <w:bottom w:val="none" w:sz="0" w:space="0" w:color="auto"/>
                <w:right w:val="none" w:sz="0" w:space="0" w:color="auto"/>
              </w:divBdr>
            </w:div>
            <w:div w:id="63451010">
              <w:marLeft w:val="0"/>
              <w:marRight w:val="0"/>
              <w:marTop w:val="0"/>
              <w:marBottom w:val="0"/>
              <w:divBdr>
                <w:top w:val="none" w:sz="0" w:space="0" w:color="auto"/>
                <w:left w:val="none" w:sz="0" w:space="0" w:color="auto"/>
                <w:bottom w:val="none" w:sz="0" w:space="0" w:color="auto"/>
                <w:right w:val="none" w:sz="0" w:space="0" w:color="auto"/>
              </w:divBdr>
            </w:div>
            <w:div w:id="64454203">
              <w:marLeft w:val="0"/>
              <w:marRight w:val="0"/>
              <w:marTop w:val="0"/>
              <w:marBottom w:val="0"/>
              <w:divBdr>
                <w:top w:val="none" w:sz="0" w:space="0" w:color="auto"/>
                <w:left w:val="none" w:sz="0" w:space="0" w:color="auto"/>
                <w:bottom w:val="none" w:sz="0" w:space="0" w:color="auto"/>
                <w:right w:val="none" w:sz="0" w:space="0" w:color="auto"/>
              </w:divBdr>
            </w:div>
            <w:div w:id="67193525">
              <w:marLeft w:val="0"/>
              <w:marRight w:val="0"/>
              <w:marTop w:val="0"/>
              <w:marBottom w:val="0"/>
              <w:divBdr>
                <w:top w:val="none" w:sz="0" w:space="0" w:color="auto"/>
                <w:left w:val="none" w:sz="0" w:space="0" w:color="auto"/>
                <w:bottom w:val="none" w:sz="0" w:space="0" w:color="auto"/>
                <w:right w:val="none" w:sz="0" w:space="0" w:color="auto"/>
              </w:divBdr>
            </w:div>
            <w:div w:id="67920858">
              <w:marLeft w:val="0"/>
              <w:marRight w:val="0"/>
              <w:marTop w:val="0"/>
              <w:marBottom w:val="0"/>
              <w:divBdr>
                <w:top w:val="none" w:sz="0" w:space="0" w:color="auto"/>
                <w:left w:val="none" w:sz="0" w:space="0" w:color="auto"/>
                <w:bottom w:val="none" w:sz="0" w:space="0" w:color="auto"/>
                <w:right w:val="none" w:sz="0" w:space="0" w:color="auto"/>
              </w:divBdr>
            </w:div>
            <w:div w:id="67965035">
              <w:marLeft w:val="0"/>
              <w:marRight w:val="0"/>
              <w:marTop w:val="0"/>
              <w:marBottom w:val="0"/>
              <w:divBdr>
                <w:top w:val="none" w:sz="0" w:space="0" w:color="auto"/>
                <w:left w:val="none" w:sz="0" w:space="0" w:color="auto"/>
                <w:bottom w:val="none" w:sz="0" w:space="0" w:color="auto"/>
                <w:right w:val="none" w:sz="0" w:space="0" w:color="auto"/>
              </w:divBdr>
            </w:div>
            <w:div w:id="68114039">
              <w:marLeft w:val="0"/>
              <w:marRight w:val="0"/>
              <w:marTop w:val="0"/>
              <w:marBottom w:val="0"/>
              <w:divBdr>
                <w:top w:val="none" w:sz="0" w:space="0" w:color="auto"/>
                <w:left w:val="none" w:sz="0" w:space="0" w:color="auto"/>
                <w:bottom w:val="none" w:sz="0" w:space="0" w:color="auto"/>
                <w:right w:val="none" w:sz="0" w:space="0" w:color="auto"/>
              </w:divBdr>
            </w:div>
            <w:div w:id="72626624">
              <w:marLeft w:val="0"/>
              <w:marRight w:val="0"/>
              <w:marTop w:val="0"/>
              <w:marBottom w:val="0"/>
              <w:divBdr>
                <w:top w:val="none" w:sz="0" w:space="0" w:color="auto"/>
                <w:left w:val="none" w:sz="0" w:space="0" w:color="auto"/>
                <w:bottom w:val="none" w:sz="0" w:space="0" w:color="auto"/>
                <w:right w:val="none" w:sz="0" w:space="0" w:color="auto"/>
              </w:divBdr>
            </w:div>
            <w:div w:id="73208295">
              <w:marLeft w:val="0"/>
              <w:marRight w:val="0"/>
              <w:marTop w:val="360"/>
              <w:marBottom w:val="0"/>
              <w:divBdr>
                <w:top w:val="single" w:sz="6" w:space="0" w:color="auto"/>
                <w:left w:val="single" w:sz="6" w:space="0" w:color="auto"/>
                <w:bottom w:val="single" w:sz="6" w:space="0" w:color="auto"/>
                <w:right w:val="single" w:sz="6" w:space="0" w:color="auto"/>
              </w:divBdr>
            </w:div>
            <w:div w:id="80034104">
              <w:marLeft w:val="0"/>
              <w:marRight w:val="0"/>
              <w:marTop w:val="0"/>
              <w:marBottom w:val="0"/>
              <w:divBdr>
                <w:top w:val="none" w:sz="0" w:space="0" w:color="auto"/>
                <w:left w:val="none" w:sz="0" w:space="0" w:color="auto"/>
                <w:bottom w:val="none" w:sz="0" w:space="0" w:color="auto"/>
                <w:right w:val="none" w:sz="0" w:space="0" w:color="auto"/>
              </w:divBdr>
            </w:div>
            <w:div w:id="81725237">
              <w:marLeft w:val="0"/>
              <w:marRight w:val="0"/>
              <w:marTop w:val="0"/>
              <w:marBottom w:val="0"/>
              <w:divBdr>
                <w:top w:val="none" w:sz="0" w:space="0" w:color="auto"/>
                <w:left w:val="none" w:sz="0" w:space="0" w:color="auto"/>
                <w:bottom w:val="none" w:sz="0" w:space="0" w:color="auto"/>
                <w:right w:val="none" w:sz="0" w:space="0" w:color="auto"/>
              </w:divBdr>
            </w:div>
            <w:div w:id="84766960">
              <w:marLeft w:val="0"/>
              <w:marRight w:val="0"/>
              <w:marTop w:val="0"/>
              <w:marBottom w:val="0"/>
              <w:divBdr>
                <w:top w:val="none" w:sz="0" w:space="0" w:color="auto"/>
                <w:left w:val="none" w:sz="0" w:space="0" w:color="auto"/>
                <w:bottom w:val="none" w:sz="0" w:space="0" w:color="auto"/>
                <w:right w:val="none" w:sz="0" w:space="0" w:color="auto"/>
              </w:divBdr>
            </w:div>
            <w:div w:id="84883027">
              <w:marLeft w:val="0"/>
              <w:marRight w:val="0"/>
              <w:marTop w:val="0"/>
              <w:marBottom w:val="0"/>
              <w:divBdr>
                <w:top w:val="none" w:sz="0" w:space="0" w:color="auto"/>
                <w:left w:val="none" w:sz="0" w:space="0" w:color="auto"/>
                <w:bottom w:val="none" w:sz="0" w:space="0" w:color="auto"/>
                <w:right w:val="none" w:sz="0" w:space="0" w:color="auto"/>
              </w:divBdr>
            </w:div>
            <w:div w:id="88237238">
              <w:marLeft w:val="0"/>
              <w:marRight w:val="0"/>
              <w:marTop w:val="0"/>
              <w:marBottom w:val="0"/>
              <w:divBdr>
                <w:top w:val="none" w:sz="0" w:space="0" w:color="auto"/>
                <w:left w:val="none" w:sz="0" w:space="0" w:color="auto"/>
                <w:bottom w:val="none" w:sz="0" w:space="0" w:color="auto"/>
                <w:right w:val="none" w:sz="0" w:space="0" w:color="auto"/>
              </w:divBdr>
            </w:div>
            <w:div w:id="88240341">
              <w:marLeft w:val="0"/>
              <w:marRight w:val="0"/>
              <w:marTop w:val="0"/>
              <w:marBottom w:val="0"/>
              <w:divBdr>
                <w:top w:val="none" w:sz="0" w:space="0" w:color="auto"/>
                <w:left w:val="none" w:sz="0" w:space="0" w:color="auto"/>
                <w:bottom w:val="none" w:sz="0" w:space="0" w:color="auto"/>
                <w:right w:val="none" w:sz="0" w:space="0" w:color="auto"/>
              </w:divBdr>
            </w:div>
            <w:div w:id="90786930">
              <w:marLeft w:val="0"/>
              <w:marRight w:val="0"/>
              <w:marTop w:val="0"/>
              <w:marBottom w:val="0"/>
              <w:divBdr>
                <w:top w:val="none" w:sz="0" w:space="0" w:color="auto"/>
                <w:left w:val="none" w:sz="0" w:space="0" w:color="auto"/>
                <w:bottom w:val="none" w:sz="0" w:space="0" w:color="auto"/>
                <w:right w:val="none" w:sz="0" w:space="0" w:color="auto"/>
              </w:divBdr>
            </w:div>
            <w:div w:id="92166346">
              <w:marLeft w:val="0"/>
              <w:marRight w:val="0"/>
              <w:marTop w:val="0"/>
              <w:marBottom w:val="0"/>
              <w:divBdr>
                <w:top w:val="none" w:sz="0" w:space="0" w:color="auto"/>
                <w:left w:val="none" w:sz="0" w:space="0" w:color="auto"/>
                <w:bottom w:val="none" w:sz="0" w:space="0" w:color="auto"/>
                <w:right w:val="none" w:sz="0" w:space="0" w:color="auto"/>
              </w:divBdr>
            </w:div>
            <w:div w:id="93136305">
              <w:marLeft w:val="0"/>
              <w:marRight w:val="0"/>
              <w:marTop w:val="0"/>
              <w:marBottom w:val="0"/>
              <w:divBdr>
                <w:top w:val="none" w:sz="0" w:space="0" w:color="auto"/>
                <w:left w:val="none" w:sz="0" w:space="0" w:color="auto"/>
                <w:bottom w:val="none" w:sz="0" w:space="0" w:color="auto"/>
                <w:right w:val="none" w:sz="0" w:space="0" w:color="auto"/>
              </w:divBdr>
            </w:div>
            <w:div w:id="93482061">
              <w:marLeft w:val="0"/>
              <w:marRight w:val="0"/>
              <w:marTop w:val="0"/>
              <w:marBottom w:val="0"/>
              <w:divBdr>
                <w:top w:val="none" w:sz="0" w:space="0" w:color="auto"/>
                <w:left w:val="none" w:sz="0" w:space="0" w:color="auto"/>
                <w:bottom w:val="none" w:sz="0" w:space="0" w:color="auto"/>
                <w:right w:val="none" w:sz="0" w:space="0" w:color="auto"/>
              </w:divBdr>
            </w:div>
            <w:div w:id="94057440">
              <w:marLeft w:val="0"/>
              <w:marRight w:val="0"/>
              <w:marTop w:val="0"/>
              <w:marBottom w:val="0"/>
              <w:divBdr>
                <w:top w:val="none" w:sz="0" w:space="0" w:color="auto"/>
                <w:left w:val="none" w:sz="0" w:space="0" w:color="auto"/>
                <w:bottom w:val="none" w:sz="0" w:space="0" w:color="auto"/>
                <w:right w:val="none" w:sz="0" w:space="0" w:color="auto"/>
              </w:divBdr>
            </w:div>
            <w:div w:id="94912084">
              <w:marLeft w:val="0"/>
              <w:marRight w:val="0"/>
              <w:marTop w:val="0"/>
              <w:marBottom w:val="0"/>
              <w:divBdr>
                <w:top w:val="none" w:sz="0" w:space="0" w:color="auto"/>
                <w:left w:val="none" w:sz="0" w:space="0" w:color="auto"/>
                <w:bottom w:val="none" w:sz="0" w:space="0" w:color="auto"/>
                <w:right w:val="none" w:sz="0" w:space="0" w:color="auto"/>
              </w:divBdr>
            </w:div>
            <w:div w:id="95640404">
              <w:marLeft w:val="0"/>
              <w:marRight w:val="0"/>
              <w:marTop w:val="0"/>
              <w:marBottom w:val="0"/>
              <w:divBdr>
                <w:top w:val="none" w:sz="0" w:space="0" w:color="auto"/>
                <w:left w:val="none" w:sz="0" w:space="0" w:color="auto"/>
                <w:bottom w:val="none" w:sz="0" w:space="0" w:color="auto"/>
                <w:right w:val="none" w:sz="0" w:space="0" w:color="auto"/>
              </w:divBdr>
            </w:div>
            <w:div w:id="96800268">
              <w:marLeft w:val="0"/>
              <w:marRight w:val="0"/>
              <w:marTop w:val="0"/>
              <w:marBottom w:val="0"/>
              <w:divBdr>
                <w:top w:val="none" w:sz="0" w:space="0" w:color="auto"/>
                <w:left w:val="none" w:sz="0" w:space="0" w:color="auto"/>
                <w:bottom w:val="none" w:sz="0" w:space="0" w:color="auto"/>
                <w:right w:val="none" w:sz="0" w:space="0" w:color="auto"/>
              </w:divBdr>
            </w:div>
            <w:div w:id="101919862">
              <w:marLeft w:val="0"/>
              <w:marRight w:val="0"/>
              <w:marTop w:val="0"/>
              <w:marBottom w:val="0"/>
              <w:divBdr>
                <w:top w:val="none" w:sz="0" w:space="0" w:color="auto"/>
                <w:left w:val="none" w:sz="0" w:space="0" w:color="auto"/>
                <w:bottom w:val="none" w:sz="0" w:space="0" w:color="auto"/>
                <w:right w:val="none" w:sz="0" w:space="0" w:color="auto"/>
              </w:divBdr>
            </w:div>
            <w:div w:id="103812410">
              <w:marLeft w:val="0"/>
              <w:marRight w:val="0"/>
              <w:marTop w:val="0"/>
              <w:marBottom w:val="0"/>
              <w:divBdr>
                <w:top w:val="none" w:sz="0" w:space="0" w:color="auto"/>
                <w:left w:val="none" w:sz="0" w:space="0" w:color="auto"/>
                <w:bottom w:val="none" w:sz="0" w:space="0" w:color="auto"/>
                <w:right w:val="none" w:sz="0" w:space="0" w:color="auto"/>
              </w:divBdr>
            </w:div>
            <w:div w:id="103966451">
              <w:marLeft w:val="0"/>
              <w:marRight w:val="0"/>
              <w:marTop w:val="0"/>
              <w:marBottom w:val="0"/>
              <w:divBdr>
                <w:top w:val="none" w:sz="0" w:space="0" w:color="auto"/>
                <w:left w:val="none" w:sz="0" w:space="0" w:color="auto"/>
                <w:bottom w:val="none" w:sz="0" w:space="0" w:color="auto"/>
                <w:right w:val="none" w:sz="0" w:space="0" w:color="auto"/>
              </w:divBdr>
            </w:div>
            <w:div w:id="108935754">
              <w:marLeft w:val="0"/>
              <w:marRight w:val="0"/>
              <w:marTop w:val="0"/>
              <w:marBottom w:val="0"/>
              <w:divBdr>
                <w:top w:val="none" w:sz="0" w:space="0" w:color="auto"/>
                <w:left w:val="none" w:sz="0" w:space="0" w:color="auto"/>
                <w:bottom w:val="none" w:sz="0" w:space="0" w:color="auto"/>
                <w:right w:val="none" w:sz="0" w:space="0" w:color="auto"/>
              </w:divBdr>
            </w:div>
            <w:div w:id="110634183">
              <w:marLeft w:val="0"/>
              <w:marRight w:val="0"/>
              <w:marTop w:val="0"/>
              <w:marBottom w:val="0"/>
              <w:divBdr>
                <w:top w:val="none" w:sz="0" w:space="0" w:color="auto"/>
                <w:left w:val="none" w:sz="0" w:space="0" w:color="auto"/>
                <w:bottom w:val="none" w:sz="0" w:space="0" w:color="auto"/>
                <w:right w:val="none" w:sz="0" w:space="0" w:color="auto"/>
              </w:divBdr>
            </w:div>
            <w:div w:id="111092750">
              <w:marLeft w:val="0"/>
              <w:marRight w:val="0"/>
              <w:marTop w:val="0"/>
              <w:marBottom w:val="0"/>
              <w:divBdr>
                <w:top w:val="none" w:sz="0" w:space="0" w:color="auto"/>
                <w:left w:val="none" w:sz="0" w:space="0" w:color="auto"/>
                <w:bottom w:val="none" w:sz="0" w:space="0" w:color="auto"/>
                <w:right w:val="none" w:sz="0" w:space="0" w:color="auto"/>
              </w:divBdr>
            </w:div>
            <w:div w:id="111367475">
              <w:marLeft w:val="0"/>
              <w:marRight w:val="0"/>
              <w:marTop w:val="0"/>
              <w:marBottom w:val="0"/>
              <w:divBdr>
                <w:top w:val="none" w:sz="0" w:space="0" w:color="auto"/>
                <w:left w:val="none" w:sz="0" w:space="0" w:color="auto"/>
                <w:bottom w:val="none" w:sz="0" w:space="0" w:color="auto"/>
                <w:right w:val="none" w:sz="0" w:space="0" w:color="auto"/>
              </w:divBdr>
            </w:div>
            <w:div w:id="113985338">
              <w:marLeft w:val="0"/>
              <w:marRight w:val="0"/>
              <w:marTop w:val="0"/>
              <w:marBottom w:val="0"/>
              <w:divBdr>
                <w:top w:val="none" w:sz="0" w:space="0" w:color="auto"/>
                <w:left w:val="none" w:sz="0" w:space="0" w:color="auto"/>
                <w:bottom w:val="none" w:sz="0" w:space="0" w:color="auto"/>
                <w:right w:val="none" w:sz="0" w:space="0" w:color="auto"/>
              </w:divBdr>
            </w:div>
            <w:div w:id="115178009">
              <w:marLeft w:val="0"/>
              <w:marRight w:val="0"/>
              <w:marTop w:val="0"/>
              <w:marBottom w:val="0"/>
              <w:divBdr>
                <w:top w:val="none" w:sz="0" w:space="0" w:color="auto"/>
                <w:left w:val="none" w:sz="0" w:space="0" w:color="auto"/>
                <w:bottom w:val="none" w:sz="0" w:space="0" w:color="auto"/>
                <w:right w:val="none" w:sz="0" w:space="0" w:color="auto"/>
              </w:divBdr>
            </w:div>
            <w:div w:id="117649802">
              <w:marLeft w:val="0"/>
              <w:marRight w:val="0"/>
              <w:marTop w:val="0"/>
              <w:marBottom w:val="0"/>
              <w:divBdr>
                <w:top w:val="none" w:sz="0" w:space="0" w:color="auto"/>
                <w:left w:val="none" w:sz="0" w:space="0" w:color="auto"/>
                <w:bottom w:val="none" w:sz="0" w:space="0" w:color="auto"/>
                <w:right w:val="none" w:sz="0" w:space="0" w:color="auto"/>
              </w:divBdr>
            </w:div>
            <w:div w:id="118690848">
              <w:marLeft w:val="0"/>
              <w:marRight w:val="0"/>
              <w:marTop w:val="0"/>
              <w:marBottom w:val="0"/>
              <w:divBdr>
                <w:top w:val="none" w:sz="0" w:space="0" w:color="auto"/>
                <w:left w:val="none" w:sz="0" w:space="0" w:color="auto"/>
                <w:bottom w:val="none" w:sz="0" w:space="0" w:color="auto"/>
                <w:right w:val="none" w:sz="0" w:space="0" w:color="auto"/>
              </w:divBdr>
              <w:divsChild>
                <w:div w:id="570585552">
                  <w:marLeft w:val="0"/>
                  <w:marRight w:val="0"/>
                  <w:marTop w:val="0"/>
                  <w:marBottom w:val="0"/>
                  <w:divBdr>
                    <w:top w:val="none" w:sz="0" w:space="0" w:color="auto"/>
                    <w:left w:val="none" w:sz="0" w:space="0" w:color="auto"/>
                    <w:bottom w:val="none" w:sz="0" w:space="0" w:color="auto"/>
                    <w:right w:val="none" w:sz="0" w:space="0" w:color="auto"/>
                  </w:divBdr>
                </w:div>
                <w:div w:id="581449422">
                  <w:marLeft w:val="0"/>
                  <w:marRight w:val="0"/>
                  <w:marTop w:val="0"/>
                  <w:marBottom w:val="0"/>
                  <w:divBdr>
                    <w:top w:val="none" w:sz="0" w:space="0" w:color="auto"/>
                    <w:left w:val="none" w:sz="0" w:space="0" w:color="auto"/>
                    <w:bottom w:val="none" w:sz="0" w:space="0" w:color="auto"/>
                    <w:right w:val="none" w:sz="0" w:space="0" w:color="auto"/>
                  </w:divBdr>
                </w:div>
                <w:div w:id="704868841">
                  <w:marLeft w:val="0"/>
                  <w:marRight w:val="0"/>
                  <w:marTop w:val="0"/>
                  <w:marBottom w:val="0"/>
                  <w:divBdr>
                    <w:top w:val="none" w:sz="0" w:space="0" w:color="auto"/>
                    <w:left w:val="none" w:sz="0" w:space="0" w:color="auto"/>
                    <w:bottom w:val="none" w:sz="0" w:space="0" w:color="auto"/>
                    <w:right w:val="none" w:sz="0" w:space="0" w:color="auto"/>
                  </w:divBdr>
                </w:div>
                <w:div w:id="1739208031">
                  <w:marLeft w:val="0"/>
                  <w:marRight w:val="0"/>
                  <w:marTop w:val="0"/>
                  <w:marBottom w:val="0"/>
                  <w:divBdr>
                    <w:top w:val="none" w:sz="0" w:space="0" w:color="auto"/>
                    <w:left w:val="none" w:sz="0" w:space="0" w:color="auto"/>
                    <w:bottom w:val="none" w:sz="0" w:space="0" w:color="auto"/>
                    <w:right w:val="none" w:sz="0" w:space="0" w:color="auto"/>
                  </w:divBdr>
                </w:div>
              </w:divsChild>
            </w:div>
            <w:div w:id="120805184">
              <w:marLeft w:val="0"/>
              <w:marRight w:val="0"/>
              <w:marTop w:val="0"/>
              <w:marBottom w:val="0"/>
              <w:divBdr>
                <w:top w:val="none" w:sz="0" w:space="0" w:color="auto"/>
                <w:left w:val="none" w:sz="0" w:space="0" w:color="auto"/>
                <w:bottom w:val="none" w:sz="0" w:space="0" w:color="auto"/>
                <w:right w:val="none" w:sz="0" w:space="0" w:color="auto"/>
              </w:divBdr>
            </w:div>
            <w:div w:id="120998515">
              <w:marLeft w:val="0"/>
              <w:marRight w:val="0"/>
              <w:marTop w:val="0"/>
              <w:marBottom w:val="0"/>
              <w:divBdr>
                <w:top w:val="none" w:sz="0" w:space="0" w:color="auto"/>
                <w:left w:val="none" w:sz="0" w:space="0" w:color="auto"/>
                <w:bottom w:val="none" w:sz="0" w:space="0" w:color="auto"/>
                <w:right w:val="none" w:sz="0" w:space="0" w:color="auto"/>
              </w:divBdr>
            </w:div>
            <w:div w:id="122387290">
              <w:marLeft w:val="0"/>
              <w:marRight w:val="0"/>
              <w:marTop w:val="0"/>
              <w:marBottom w:val="0"/>
              <w:divBdr>
                <w:top w:val="none" w:sz="0" w:space="0" w:color="auto"/>
                <w:left w:val="none" w:sz="0" w:space="0" w:color="auto"/>
                <w:bottom w:val="none" w:sz="0" w:space="0" w:color="auto"/>
                <w:right w:val="none" w:sz="0" w:space="0" w:color="auto"/>
              </w:divBdr>
            </w:div>
            <w:div w:id="124129018">
              <w:marLeft w:val="0"/>
              <w:marRight w:val="0"/>
              <w:marTop w:val="0"/>
              <w:marBottom w:val="0"/>
              <w:divBdr>
                <w:top w:val="none" w:sz="0" w:space="0" w:color="auto"/>
                <w:left w:val="none" w:sz="0" w:space="0" w:color="auto"/>
                <w:bottom w:val="none" w:sz="0" w:space="0" w:color="auto"/>
                <w:right w:val="none" w:sz="0" w:space="0" w:color="auto"/>
              </w:divBdr>
            </w:div>
            <w:div w:id="124392436">
              <w:marLeft w:val="0"/>
              <w:marRight w:val="0"/>
              <w:marTop w:val="0"/>
              <w:marBottom w:val="0"/>
              <w:divBdr>
                <w:top w:val="none" w:sz="0" w:space="0" w:color="auto"/>
                <w:left w:val="none" w:sz="0" w:space="0" w:color="auto"/>
                <w:bottom w:val="none" w:sz="0" w:space="0" w:color="auto"/>
                <w:right w:val="none" w:sz="0" w:space="0" w:color="auto"/>
              </w:divBdr>
            </w:div>
            <w:div w:id="124737342">
              <w:marLeft w:val="0"/>
              <w:marRight w:val="0"/>
              <w:marTop w:val="0"/>
              <w:marBottom w:val="0"/>
              <w:divBdr>
                <w:top w:val="none" w:sz="0" w:space="0" w:color="auto"/>
                <w:left w:val="none" w:sz="0" w:space="0" w:color="auto"/>
                <w:bottom w:val="none" w:sz="0" w:space="0" w:color="auto"/>
                <w:right w:val="none" w:sz="0" w:space="0" w:color="auto"/>
              </w:divBdr>
            </w:div>
            <w:div w:id="124936106">
              <w:marLeft w:val="0"/>
              <w:marRight w:val="0"/>
              <w:marTop w:val="0"/>
              <w:marBottom w:val="0"/>
              <w:divBdr>
                <w:top w:val="none" w:sz="0" w:space="0" w:color="auto"/>
                <w:left w:val="none" w:sz="0" w:space="0" w:color="auto"/>
                <w:bottom w:val="none" w:sz="0" w:space="0" w:color="auto"/>
                <w:right w:val="none" w:sz="0" w:space="0" w:color="auto"/>
              </w:divBdr>
            </w:div>
            <w:div w:id="126897462">
              <w:marLeft w:val="0"/>
              <w:marRight w:val="0"/>
              <w:marTop w:val="0"/>
              <w:marBottom w:val="0"/>
              <w:divBdr>
                <w:top w:val="none" w:sz="0" w:space="0" w:color="auto"/>
                <w:left w:val="none" w:sz="0" w:space="0" w:color="auto"/>
                <w:bottom w:val="none" w:sz="0" w:space="0" w:color="auto"/>
                <w:right w:val="none" w:sz="0" w:space="0" w:color="auto"/>
              </w:divBdr>
              <w:divsChild>
                <w:div w:id="277956512">
                  <w:marLeft w:val="0"/>
                  <w:marRight w:val="0"/>
                  <w:marTop w:val="0"/>
                  <w:marBottom w:val="0"/>
                  <w:divBdr>
                    <w:top w:val="none" w:sz="0" w:space="0" w:color="auto"/>
                    <w:left w:val="none" w:sz="0" w:space="0" w:color="auto"/>
                    <w:bottom w:val="none" w:sz="0" w:space="0" w:color="auto"/>
                    <w:right w:val="none" w:sz="0" w:space="0" w:color="auto"/>
                  </w:divBdr>
                </w:div>
                <w:div w:id="679812554">
                  <w:marLeft w:val="0"/>
                  <w:marRight w:val="0"/>
                  <w:marTop w:val="0"/>
                  <w:marBottom w:val="0"/>
                  <w:divBdr>
                    <w:top w:val="none" w:sz="0" w:space="0" w:color="auto"/>
                    <w:left w:val="none" w:sz="0" w:space="0" w:color="auto"/>
                    <w:bottom w:val="none" w:sz="0" w:space="0" w:color="auto"/>
                    <w:right w:val="none" w:sz="0" w:space="0" w:color="auto"/>
                  </w:divBdr>
                </w:div>
                <w:div w:id="729886761">
                  <w:marLeft w:val="0"/>
                  <w:marRight w:val="0"/>
                  <w:marTop w:val="0"/>
                  <w:marBottom w:val="0"/>
                  <w:divBdr>
                    <w:top w:val="none" w:sz="0" w:space="0" w:color="auto"/>
                    <w:left w:val="none" w:sz="0" w:space="0" w:color="auto"/>
                    <w:bottom w:val="none" w:sz="0" w:space="0" w:color="auto"/>
                    <w:right w:val="none" w:sz="0" w:space="0" w:color="auto"/>
                  </w:divBdr>
                </w:div>
                <w:div w:id="850752721">
                  <w:marLeft w:val="0"/>
                  <w:marRight w:val="0"/>
                  <w:marTop w:val="0"/>
                  <w:marBottom w:val="0"/>
                  <w:divBdr>
                    <w:top w:val="none" w:sz="0" w:space="0" w:color="auto"/>
                    <w:left w:val="none" w:sz="0" w:space="0" w:color="auto"/>
                    <w:bottom w:val="none" w:sz="0" w:space="0" w:color="auto"/>
                    <w:right w:val="none" w:sz="0" w:space="0" w:color="auto"/>
                  </w:divBdr>
                </w:div>
                <w:div w:id="1273979881">
                  <w:marLeft w:val="0"/>
                  <w:marRight w:val="0"/>
                  <w:marTop w:val="0"/>
                  <w:marBottom w:val="0"/>
                  <w:divBdr>
                    <w:top w:val="none" w:sz="0" w:space="0" w:color="auto"/>
                    <w:left w:val="none" w:sz="0" w:space="0" w:color="auto"/>
                    <w:bottom w:val="none" w:sz="0" w:space="0" w:color="auto"/>
                    <w:right w:val="none" w:sz="0" w:space="0" w:color="auto"/>
                  </w:divBdr>
                </w:div>
                <w:div w:id="1746102732">
                  <w:marLeft w:val="0"/>
                  <w:marRight w:val="0"/>
                  <w:marTop w:val="0"/>
                  <w:marBottom w:val="0"/>
                  <w:divBdr>
                    <w:top w:val="none" w:sz="0" w:space="0" w:color="auto"/>
                    <w:left w:val="none" w:sz="0" w:space="0" w:color="auto"/>
                    <w:bottom w:val="none" w:sz="0" w:space="0" w:color="auto"/>
                    <w:right w:val="none" w:sz="0" w:space="0" w:color="auto"/>
                  </w:divBdr>
                </w:div>
                <w:div w:id="1917133099">
                  <w:marLeft w:val="0"/>
                  <w:marRight w:val="0"/>
                  <w:marTop w:val="0"/>
                  <w:marBottom w:val="0"/>
                  <w:divBdr>
                    <w:top w:val="none" w:sz="0" w:space="0" w:color="auto"/>
                    <w:left w:val="none" w:sz="0" w:space="0" w:color="auto"/>
                    <w:bottom w:val="none" w:sz="0" w:space="0" w:color="auto"/>
                    <w:right w:val="none" w:sz="0" w:space="0" w:color="auto"/>
                  </w:divBdr>
                </w:div>
              </w:divsChild>
            </w:div>
            <w:div w:id="126974121">
              <w:marLeft w:val="0"/>
              <w:marRight w:val="0"/>
              <w:marTop w:val="0"/>
              <w:marBottom w:val="0"/>
              <w:divBdr>
                <w:top w:val="none" w:sz="0" w:space="0" w:color="auto"/>
                <w:left w:val="none" w:sz="0" w:space="0" w:color="auto"/>
                <w:bottom w:val="none" w:sz="0" w:space="0" w:color="auto"/>
                <w:right w:val="none" w:sz="0" w:space="0" w:color="auto"/>
              </w:divBdr>
            </w:div>
            <w:div w:id="127750598">
              <w:marLeft w:val="0"/>
              <w:marRight w:val="0"/>
              <w:marTop w:val="0"/>
              <w:marBottom w:val="0"/>
              <w:divBdr>
                <w:top w:val="none" w:sz="0" w:space="0" w:color="auto"/>
                <w:left w:val="none" w:sz="0" w:space="0" w:color="auto"/>
                <w:bottom w:val="none" w:sz="0" w:space="0" w:color="auto"/>
                <w:right w:val="none" w:sz="0" w:space="0" w:color="auto"/>
              </w:divBdr>
            </w:div>
            <w:div w:id="128516371">
              <w:marLeft w:val="0"/>
              <w:marRight w:val="0"/>
              <w:marTop w:val="0"/>
              <w:marBottom w:val="0"/>
              <w:divBdr>
                <w:top w:val="none" w:sz="0" w:space="0" w:color="auto"/>
                <w:left w:val="none" w:sz="0" w:space="0" w:color="auto"/>
                <w:bottom w:val="none" w:sz="0" w:space="0" w:color="auto"/>
                <w:right w:val="none" w:sz="0" w:space="0" w:color="auto"/>
              </w:divBdr>
            </w:div>
            <w:div w:id="129514807">
              <w:marLeft w:val="0"/>
              <w:marRight w:val="0"/>
              <w:marTop w:val="0"/>
              <w:marBottom w:val="0"/>
              <w:divBdr>
                <w:top w:val="none" w:sz="0" w:space="0" w:color="auto"/>
                <w:left w:val="none" w:sz="0" w:space="0" w:color="auto"/>
                <w:bottom w:val="none" w:sz="0" w:space="0" w:color="auto"/>
                <w:right w:val="none" w:sz="0" w:space="0" w:color="auto"/>
              </w:divBdr>
            </w:div>
            <w:div w:id="132916088">
              <w:marLeft w:val="0"/>
              <w:marRight w:val="0"/>
              <w:marTop w:val="0"/>
              <w:marBottom w:val="0"/>
              <w:divBdr>
                <w:top w:val="none" w:sz="0" w:space="0" w:color="auto"/>
                <w:left w:val="none" w:sz="0" w:space="0" w:color="auto"/>
                <w:bottom w:val="none" w:sz="0" w:space="0" w:color="auto"/>
                <w:right w:val="none" w:sz="0" w:space="0" w:color="auto"/>
              </w:divBdr>
            </w:div>
            <w:div w:id="133179983">
              <w:marLeft w:val="0"/>
              <w:marRight w:val="0"/>
              <w:marTop w:val="0"/>
              <w:marBottom w:val="0"/>
              <w:divBdr>
                <w:top w:val="none" w:sz="0" w:space="0" w:color="auto"/>
                <w:left w:val="none" w:sz="0" w:space="0" w:color="auto"/>
                <w:bottom w:val="none" w:sz="0" w:space="0" w:color="auto"/>
                <w:right w:val="none" w:sz="0" w:space="0" w:color="auto"/>
              </w:divBdr>
            </w:div>
            <w:div w:id="134565434">
              <w:marLeft w:val="0"/>
              <w:marRight w:val="0"/>
              <w:marTop w:val="0"/>
              <w:marBottom w:val="0"/>
              <w:divBdr>
                <w:top w:val="none" w:sz="0" w:space="0" w:color="auto"/>
                <w:left w:val="none" w:sz="0" w:space="0" w:color="auto"/>
                <w:bottom w:val="none" w:sz="0" w:space="0" w:color="auto"/>
                <w:right w:val="none" w:sz="0" w:space="0" w:color="auto"/>
              </w:divBdr>
            </w:div>
            <w:div w:id="134880415">
              <w:marLeft w:val="0"/>
              <w:marRight w:val="0"/>
              <w:marTop w:val="0"/>
              <w:marBottom w:val="0"/>
              <w:divBdr>
                <w:top w:val="none" w:sz="0" w:space="0" w:color="auto"/>
                <w:left w:val="none" w:sz="0" w:space="0" w:color="auto"/>
                <w:bottom w:val="none" w:sz="0" w:space="0" w:color="auto"/>
                <w:right w:val="none" w:sz="0" w:space="0" w:color="auto"/>
              </w:divBdr>
            </w:div>
            <w:div w:id="135295708">
              <w:marLeft w:val="0"/>
              <w:marRight w:val="0"/>
              <w:marTop w:val="0"/>
              <w:marBottom w:val="0"/>
              <w:divBdr>
                <w:top w:val="none" w:sz="0" w:space="0" w:color="auto"/>
                <w:left w:val="none" w:sz="0" w:space="0" w:color="auto"/>
                <w:bottom w:val="none" w:sz="0" w:space="0" w:color="auto"/>
                <w:right w:val="none" w:sz="0" w:space="0" w:color="auto"/>
              </w:divBdr>
            </w:div>
            <w:div w:id="137578296">
              <w:marLeft w:val="0"/>
              <w:marRight w:val="0"/>
              <w:marTop w:val="0"/>
              <w:marBottom w:val="0"/>
              <w:divBdr>
                <w:top w:val="none" w:sz="0" w:space="0" w:color="auto"/>
                <w:left w:val="none" w:sz="0" w:space="0" w:color="auto"/>
                <w:bottom w:val="none" w:sz="0" w:space="0" w:color="auto"/>
                <w:right w:val="none" w:sz="0" w:space="0" w:color="auto"/>
              </w:divBdr>
            </w:div>
            <w:div w:id="138306251">
              <w:marLeft w:val="0"/>
              <w:marRight w:val="0"/>
              <w:marTop w:val="0"/>
              <w:marBottom w:val="0"/>
              <w:divBdr>
                <w:top w:val="none" w:sz="0" w:space="0" w:color="auto"/>
                <w:left w:val="none" w:sz="0" w:space="0" w:color="auto"/>
                <w:bottom w:val="none" w:sz="0" w:space="0" w:color="auto"/>
                <w:right w:val="none" w:sz="0" w:space="0" w:color="auto"/>
              </w:divBdr>
            </w:div>
            <w:div w:id="148863924">
              <w:marLeft w:val="0"/>
              <w:marRight w:val="0"/>
              <w:marTop w:val="0"/>
              <w:marBottom w:val="0"/>
              <w:divBdr>
                <w:top w:val="none" w:sz="0" w:space="0" w:color="auto"/>
                <w:left w:val="none" w:sz="0" w:space="0" w:color="auto"/>
                <w:bottom w:val="none" w:sz="0" w:space="0" w:color="auto"/>
                <w:right w:val="none" w:sz="0" w:space="0" w:color="auto"/>
              </w:divBdr>
            </w:div>
            <w:div w:id="149561839">
              <w:marLeft w:val="0"/>
              <w:marRight w:val="0"/>
              <w:marTop w:val="0"/>
              <w:marBottom w:val="0"/>
              <w:divBdr>
                <w:top w:val="none" w:sz="0" w:space="0" w:color="auto"/>
                <w:left w:val="none" w:sz="0" w:space="0" w:color="auto"/>
                <w:bottom w:val="none" w:sz="0" w:space="0" w:color="auto"/>
                <w:right w:val="none" w:sz="0" w:space="0" w:color="auto"/>
              </w:divBdr>
            </w:div>
            <w:div w:id="150605124">
              <w:marLeft w:val="0"/>
              <w:marRight w:val="0"/>
              <w:marTop w:val="0"/>
              <w:marBottom w:val="0"/>
              <w:divBdr>
                <w:top w:val="none" w:sz="0" w:space="0" w:color="auto"/>
                <w:left w:val="none" w:sz="0" w:space="0" w:color="auto"/>
                <w:bottom w:val="none" w:sz="0" w:space="0" w:color="auto"/>
                <w:right w:val="none" w:sz="0" w:space="0" w:color="auto"/>
              </w:divBdr>
            </w:div>
            <w:div w:id="151793652">
              <w:marLeft w:val="0"/>
              <w:marRight w:val="0"/>
              <w:marTop w:val="0"/>
              <w:marBottom w:val="0"/>
              <w:divBdr>
                <w:top w:val="none" w:sz="0" w:space="0" w:color="auto"/>
                <w:left w:val="none" w:sz="0" w:space="0" w:color="auto"/>
                <w:bottom w:val="none" w:sz="0" w:space="0" w:color="auto"/>
                <w:right w:val="none" w:sz="0" w:space="0" w:color="auto"/>
              </w:divBdr>
            </w:div>
            <w:div w:id="151799717">
              <w:marLeft w:val="0"/>
              <w:marRight w:val="0"/>
              <w:marTop w:val="0"/>
              <w:marBottom w:val="0"/>
              <w:divBdr>
                <w:top w:val="none" w:sz="0" w:space="0" w:color="auto"/>
                <w:left w:val="none" w:sz="0" w:space="0" w:color="auto"/>
                <w:bottom w:val="none" w:sz="0" w:space="0" w:color="auto"/>
                <w:right w:val="none" w:sz="0" w:space="0" w:color="auto"/>
              </w:divBdr>
            </w:div>
            <w:div w:id="153375728">
              <w:marLeft w:val="0"/>
              <w:marRight w:val="0"/>
              <w:marTop w:val="0"/>
              <w:marBottom w:val="0"/>
              <w:divBdr>
                <w:top w:val="none" w:sz="0" w:space="0" w:color="auto"/>
                <w:left w:val="none" w:sz="0" w:space="0" w:color="auto"/>
                <w:bottom w:val="none" w:sz="0" w:space="0" w:color="auto"/>
                <w:right w:val="none" w:sz="0" w:space="0" w:color="auto"/>
              </w:divBdr>
            </w:div>
            <w:div w:id="156655574">
              <w:marLeft w:val="0"/>
              <w:marRight w:val="0"/>
              <w:marTop w:val="0"/>
              <w:marBottom w:val="0"/>
              <w:divBdr>
                <w:top w:val="none" w:sz="0" w:space="0" w:color="auto"/>
                <w:left w:val="none" w:sz="0" w:space="0" w:color="auto"/>
                <w:bottom w:val="none" w:sz="0" w:space="0" w:color="auto"/>
                <w:right w:val="none" w:sz="0" w:space="0" w:color="auto"/>
              </w:divBdr>
            </w:div>
            <w:div w:id="158427751">
              <w:marLeft w:val="0"/>
              <w:marRight w:val="0"/>
              <w:marTop w:val="0"/>
              <w:marBottom w:val="0"/>
              <w:divBdr>
                <w:top w:val="none" w:sz="0" w:space="0" w:color="auto"/>
                <w:left w:val="none" w:sz="0" w:space="0" w:color="auto"/>
                <w:bottom w:val="none" w:sz="0" w:space="0" w:color="auto"/>
                <w:right w:val="none" w:sz="0" w:space="0" w:color="auto"/>
              </w:divBdr>
            </w:div>
            <w:div w:id="160195789">
              <w:marLeft w:val="0"/>
              <w:marRight w:val="0"/>
              <w:marTop w:val="0"/>
              <w:marBottom w:val="0"/>
              <w:divBdr>
                <w:top w:val="none" w:sz="0" w:space="0" w:color="auto"/>
                <w:left w:val="none" w:sz="0" w:space="0" w:color="auto"/>
                <w:bottom w:val="none" w:sz="0" w:space="0" w:color="auto"/>
                <w:right w:val="none" w:sz="0" w:space="0" w:color="auto"/>
              </w:divBdr>
            </w:div>
            <w:div w:id="162164179">
              <w:marLeft w:val="0"/>
              <w:marRight w:val="0"/>
              <w:marTop w:val="0"/>
              <w:marBottom w:val="0"/>
              <w:divBdr>
                <w:top w:val="none" w:sz="0" w:space="0" w:color="auto"/>
                <w:left w:val="none" w:sz="0" w:space="0" w:color="auto"/>
                <w:bottom w:val="none" w:sz="0" w:space="0" w:color="auto"/>
                <w:right w:val="none" w:sz="0" w:space="0" w:color="auto"/>
              </w:divBdr>
            </w:div>
            <w:div w:id="163515312">
              <w:marLeft w:val="0"/>
              <w:marRight w:val="0"/>
              <w:marTop w:val="0"/>
              <w:marBottom w:val="0"/>
              <w:divBdr>
                <w:top w:val="none" w:sz="0" w:space="0" w:color="auto"/>
                <w:left w:val="none" w:sz="0" w:space="0" w:color="auto"/>
                <w:bottom w:val="none" w:sz="0" w:space="0" w:color="auto"/>
                <w:right w:val="none" w:sz="0" w:space="0" w:color="auto"/>
              </w:divBdr>
            </w:div>
            <w:div w:id="165749863">
              <w:marLeft w:val="0"/>
              <w:marRight w:val="0"/>
              <w:marTop w:val="0"/>
              <w:marBottom w:val="0"/>
              <w:divBdr>
                <w:top w:val="none" w:sz="0" w:space="0" w:color="auto"/>
                <w:left w:val="none" w:sz="0" w:space="0" w:color="auto"/>
                <w:bottom w:val="none" w:sz="0" w:space="0" w:color="auto"/>
                <w:right w:val="none" w:sz="0" w:space="0" w:color="auto"/>
              </w:divBdr>
            </w:div>
            <w:div w:id="167529509">
              <w:marLeft w:val="0"/>
              <w:marRight w:val="0"/>
              <w:marTop w:val="0"/>
              <w:marBottom w:val="0"/>
              <w:divBdr>
                <w:top w:val="none" w:sz="0" w:space="0" w:color="auto"/>
                <w:left w:val="none" w:sz="0" w:space="0" w:color="auto"/>
                <w:bottom w:val="none" w:sz="0" w:space="0" w:color="auto"/>
                <w:right w:val="none" w:sz="0" w:space="0" w:color="auto"/>
              </w:divBdr>
            </w:div>
            <w:div w:id="170881091">
              <w:marLeft w:val="0"/>
              <w:marRight w:val="0"/>
              <w:marTop w:val="0"/>
              <w:marBottom w:val="0"/>
              <w:divBdr>
                <w:top w:val="none" w:sz="0" w:space="0" w:color="auto"/>
                <w:left w:val="none" w:sz="0" w:space="0" w:color="auto"/>
                <w:bottom w:val="none" w:sz="0" w:space="0" w:color="auto"/>
                <w:right w:val="none" w:sz="0" w:space="0" w:color="auto"/>
              </w:divBdr>
            </w:div>
            <w:div w:id="172380844">
              <w:marLeft w:val="0"/>
              <w:marRight w:val="0"/>
              <w:marTop w:val="0"/>
              <w:marBottom w:val="0"/>
              <w:divBdr>
                <w:top w:val="none" w:sz="0" w:space="0" w:color="auto"/>
                <w:left w:val="none" w:sz="0" w:space="0" w:color="auto"/>
                <w:bottom w:val="none" w:sz="0" w:space="0" w:color="auto"/>
                <w:right w:val="none" w:sz="0" w:space="0" w:color="auto"/>
              </w:divBdr>
            </w:div>
            <w:div w:id="176583349">
              <w:marLeft w:val="0"/>
              <w:marRight w:val="0"/>
              <w:marTop w:val="0"/>
              <w:marBottom w:val="0"/>
              <w:divBdr>
                <w:top w:val="none" w:sz="0" w:space="0" w:color="auto"/>
                <w:left w:val="none" w:sz="0" w:space="0" w:color="auto"/>
                <w:bottom w:val="none" w:sz="0" w:space="0" w:color="auto"/>
                <w:right w:val="none" w:sz="0" w:space="0" w:color="auto"/>
              </w:divBdr>
            </w:div>
            <w:div w:id="177044522">
              <w:marLeft w:val="0"/>
              <w:marRight w:val="0"/>
              <w:marTop w:val="0"/>
              <w:marBottom w:val="0"/>
              <w:divBdr>
                <w:top w:val="none" w:sz="0" w:space="0" w:color="auto"/>
                <w:left w:val="none" w:sz="0" w:space="0" w:color="auto"/>
                <w:bottom w:val="none" w:sz="0" w:space="0" w:color="auto"/>
                <w:right w:val="none" w:sz="0" w:space="0" w:color="auto"/>
              </w:divBdr>
            </w:div>
            <w:div w:id="181747698">
              <w:marLeft w:val="0"/>
              <w:marRight w:val="0"/>
              <w:marTop w:val="0"/>
              <w:marBottom w:val="0"/>
              <w:divBdr>
                <w:top w:val="none" w:sz="0" w:space="0" w:color="auto"/>
                <w:left w:val="none" w:sz="0" w:space="0" w:color="auto"/>
                <w:bottom w:val="none" w:sz="0" w:space="0" w:color="auto"/>
                <w:right w:val="none" w:sz="0" w:space="0" w:color="auto"/>
              </w:divBdr>
            </w:div>
            <w:div w:id="182133247">
              <w:marLeft w:val="0"/>
              <w:marRight w:val="0"/>
              <w:marTop w:val="0"/>
              <w:marBottom w:val="0"/>
              <w:divBdr>
                <w:top w:val="none" w:sz="0" w:space="0" w:color="auto"/>
                <w:left w:val="none" w:sz="0" w:space="0" w:color="auto"/>
                <w:bottom w:val="none" w:sz="0" w:space="0" w:color="auto"/>
                <w:right w:val="none" w:sz="0" w:space="0" w:color="auto"/>
              </w:divBdr>
            </w:div>
            <w:div w:id="182519134">
              <w:marLeft w:val="0"/>
              <w:marRight w:val="0"/>
              <w:marTop w:val="0"/>
              <w:marBottom w:val="0"/>
              <w:divBdr>
                <w:top w:val="none" w:sz="0" w:space="0" w:color="auto"/>
                <w:left w:val="none" w:sz="0" w:space="0" w:color="auto"/>
                <w:bottom w:val="none" w:sz="0" w:space="0" w:color="auto"/>
                <w:right w:val="none" w:sz="0" w:space="0" w:color="auto"/>
              </w:divBdr>
            </w:div>
            <w:div w:id="183324765">
              <w:marLeft w:val="0"/>
              <w:marRight w:val="0"/>
              <w:marTop w:val="0"/>
              <w:marBottom w:val="0"/>
              <w:divBdr>
                <w:top w:val="none" w:sz="0" w:space="0" w:color="auto"/>
                <w:left w:val="none" w:sz="0" w:space="0" w:color="auto"/>
                <w:bottom w:val="none" w:sz="0" w:space="0" w:color="auto"/>
                <w:right w:val="none" w:sz="0" w:space="0" w:color="auto"/>
              </w:divBdr>
            </w:div>
            <w:div w:id="185408859">
              <w:marLeft w:val="0"/>
              <w:marRight w:val="0"/>
              <w:marTop w:val="0"/>
              <w:marBottom w:val="0"/>
              <w:divBdr>
                <w:top w:val="none" w:sz="0" w:space="0" w:color="auto"/>
                <w:left w:val="none" w:sz="0" w:space="0" w:color="auto"/>
                <w:bottom w:val="none" w:sz="0" w:space="0" w:color="auto"/>
                <w:right w:val="none" w:sz="0" w:space="0" w:color="auto"/>
              </w:divBdr>
            </w:div>
            <w:div w:id="185484307">
              <w:marLeft w:val="0"/>
              <w:marRight w:val="0"/>
              <w:marTop w:val="0"/>
              <w:marBottom w:val="0"/>
              <w:divBdr>
                <w:top w:val="none" w:sz="0" w:space="0" w:color="auto"/>
                <w:left w:val="none" w:sz="0" w:space="0" w:color="auto"/>
                <w:bottom w:val="none" w:sz="0" w:space="0" w:color="auto"/>
                <w:right w:val="none" w:sz="0" w:space="0" w:color="auto"/>
              </w:divBdr>
            </w:div>
            <w:div w:id="186599145">
              <w:marLeft w:val="0"/>
              <w:marRight w:val="0"/>
              <w:marTop w:val="0"/>
              <w:marBottom w:val="0"/>
              <w:divBdr>
                <w:top w:val="none" w:sz="0" w:space="0" w:color="auto"/>
                <w:left w:val="none" w:sz="0" w:space="0" w:color="auto"/>
                <w:bottom w:val="none" w:sz="0" w:space="0" w:color="auto"/>
                <w:right w:val="none" w:sz="0" w:space="0" w:color="auto"/>
              </w:divBdr>
            </w:div>
            <w:div w:id="187984976">
              <w:marLeft w:val="0"/>
              <w:marRight w:val="0"/>
              <w:marTop w:val="0"/>
              <w:marBottom w:val="0"/>
              <w:divBdr>
                <w:top w:val="none" w:sz="0" w:space="0" w:color="auto"/>
                <w:left w:val="none" w:sz="0" w:space="0" w:color="auto"/>
                <w:bottom w:val="none" w:sz="0" w:space="0" w:color="auto"/>
                <w:right w:val="none" w:sz="0" w:space="0" w:color="auto"/>
              </w:divBdr>
            </w:div>
            <w:div w:id="190728294">
              <w:marLeft w:val="0"/>
              <w:marRight w:val="0"/>
              <w:marTop w:val="0"/>
              <w:marBottom w:val="0"/>
              <w:divBdr>
                <w:top w:val="none" w:sz="0" w:space="0" w:color="auto"/>
                <w:left w:val="none" w:sz="0" w:space="0" w:color="auto"/>
                <w:bottom w:val="none" w:sz="0" w:space="0" w:color="auto"/>
                <w:right w:val="none" w:sz="0" w:space="0" w:color="auto"/>
              </w:divBdr>
            </w:div>
            <w:div w:id="193082993">
              <w:marLeft w:val="0"/>
              <w:marRight w:val="0"/>
              <w:marTop w:val="0"/>
              <w:marBottom w:val="0"/>
              <w:divBdr>
                <w:top w:val="none" w:sz="0" w:space="0" w:color="auto"/>
                <w:left w:val="none" w:sz="0" w:space="0" w:color="auto"/>
                <w:bottom w:val="none" w:sz="0" w:space="0" w:color="auto"/>
                <w:right w:val="none" w:sz="0" w:space="0" w:color="auto"/>
              </w:divBdr>
            </w:div>
            <w:div w:id="195125970">
              <w:marLeft w:val="0"/>
              <w:marRight w:val="0"/>
              <w:marTop w:val="0"/>
              <w:marBottom w:val="0"/>
              <w:divBdr>
                <w:top w:val="none" w:sz="0" w:space="0" w:color="auto"/>
                <w:left w:val="none" w:sz="0" w:space="0" w:color="auto"/>
                <w:bottom w:val="none" w:sz="0" w:space="0" w:color="auto"/>
                <w:right w:val="none" w:sz="0" w:space="0" w:color="auto"/>
              </w:divBdr>
            </w:div>
            <w:div w:id="195505668">
              <w:marLeft w:val="0"/>
              <w:marRight w:val="0"/>
              <w:marTop w:val="0"/>
              <w:marBottom w:val="0"/>
              <w:divBdr>
                <w:top w:val="none" w:sz="0" w:space="0" w:color="auto"/>
                <w:left w:val="none" w:sz="0" w:space="0" w:color="auto"/>
                <w:bottom w:val="none" w:sz="0" w:space="0" w:color="auto"/>
                <w:right w:val="none" w:sz="0" w:space="0" w:color="auto"/>
              </w:divBdr>
            </w:div>
            <w:div w:id="198278507">
              <w:marLeft w:val="0"/>
              <w:marRight w:val="0"/>
              <w:marTop w:val="0"/>
              <w:marBottom w:val="0"/>
              <w:divBdr>
                <w:top w:val="none" w:sz="0" w:space="0" w:color="auto"/>
                <w:left w:val="none" w:sz="0" w:space="0" w:color="auto"/>
                <w:bottom w:val="none" w:sz="0" w:space="0" w:color="auto"/>
                <w:right w:val="none" w:sz="0" w:space="0" w:color="auto"/>
              </w:divBdr>
            </w:div>
            <w:div w:id="201982334">
              <w:marLeft w:val="0"/>
              <w:marRight w:val="0"/>
              <w:marTop w:val="0"/>
              <w:marBottom w:val="0"/>
              <w:divBdr>
                <w:top w:val="none" w:sz="0" w:space="0" w:color="auto"/>
                <w:left w:val="none" w:sz="0" w:space="0" w:color="auto"/>
                <w:bottom w:val="none" w:sz="0" w:space="0" w:color="auto"/>
                <w:right w:val="none" w:sz="0" w:space="0" w:color="auto"/>
              </w:divBdr>
            </w:div>
            <w:div w:id="202524927">
              <w:marLeft w:val="0"/>
              <w:marRight w:val="0"/>
              <w:marTop w:val="0"/>
              <w:marBottom w:val="0"/>
              <w:divBdr>
                <w:top w:val="none" w:sz="0" w:space="0" w:color="auto"/>
                <w:left w:val="none" w:sz="0" w:space="0" w:color="auto"/>
                <w:bottom w:val="none" w:sz="0" w:space="0" w:color="auto"/>
                <w:right w:val="none" w:sz="0" w:space="0" w:color="auto"/>
              </w:divBdr>
            </w:div>
            <w:div w:id="203103054">
              <w:marLeft w:val="0"/>
              <w:marRight w:val="0"/>
              <w:marTop w:val="0"/>
              <w:marBottom w:val="0"/>
              <w:divBdr>
                <w:top w:val="none" w:sz="0" w:space="0" w:color="auto"/>
                <w:left w:val="none" w:sz="0" w:space="0" w:color="auto"/>
                <w:bottom w:val="none" w:sz="0" w:space="0" w:color="auto"/>
                <w:right w:val="none" w:sz="0" w:space="0" w:color="auto"/>
              </w:divBdr>
            </w:div>
            <w:div w:id="203179079">
              <w:marLeft w:val="0"/>
              <w:marRight w:val="0"/>
              <w:marTop w:val="0"/>
              <w:marBottom w:val="0"/>
              <w:divBdr>
                <w:top w:val="none" w:sz="0" w:space="0" w:color="auto"/>
                <w:left w:val="none" w:sz="0" w:space="0" w:color="auto"/>
                <w:bottom w:val="none" w:sz="0" w:space="0" w:color="auto"/>
                <w:right w:val="none" w:sz="0" w:space="0" w:color="auto"/>
              </w:divBdr>
            </w:div>
            <w:div w:id="204761924">
              <w:marLeft w:val="0"/>
              <w:marRight w:val="0"/>
              <w:marTop w:val="0"/>
              <w:marBottom w:val="0"/>
              <w:divBdr>
                <w:top w:val="none" w:sz="0" w:space="0" w:color="auto"/>
                <w:left w:val="none" w:sz="0" w:space="0" w:color="auto"/>
                <w:bottom w:val="none" w:sz="0" w:space="0" w:color="auto"/>
                <w:right w:val="none" w:sz="0" w:space="0" w:color="auto"/>
              </w:divBdr>
            </w:div>
            <w:div w:id="205067505">
              <w:marLeft w:val="0"/>
              <w:marRight w:val="0"/>
              <w:marTop w:val="0"/>
              <w:marBottom w:val="0"/>
              <w:divBdr>
                <w:top w:val="none" w:sz="0" w:space="0" w:color="auto"/>
                <w:left w:val="none" w:sz="0" w:space="0" w:color="auto"/>
                <w:bottom w:val="none" w:sz="0" w:space="0" w:color="auto"/>
                <w:right w:val="none" w:sz="0" w:space="0" w:color="auto"/>
              </w:divBdr>
            </w:div>
            <w:div w:id="206070192">
              <w:marLeft w:val="0"/>
              <w:marRight w:val="0"/>
              <w:marTop w:val="0"/>
              <w:marBottom w:val="0"/>
              <w:divBdr>
                <w:top w:val="none" w:sz="0" w:space="0" w:color="auto"/>
                <w:left w:val="none" w:sz="0" w:space="0" w:color="auto"/>
                <w:bottom w:val="none" w:sz="0" w:space="0" w:color="auto"/>
                <w:right w:val="none" w:sz="0" w:space="0" w:color="auto"/>
              </w:divBdr>
            </w:div>
            <w:div w:id="206527274">
              <w:marLeft w:val="0"/>
              <w:marRight w:val="0"/>
              <w:marTop w:val="0"/>
              <w:marBottom w:val="0"/>
              <w:divBdr>
                <w:top w:val="none" w:sz="0" w:space="0" w:color="auto"/>
                <w:left w:val="none" w:sz="0" w:space="0" w:color="auto"/>
                <w:bottom w:val="none" w:sz="0" w:space="0" w:color="auto"/>
                <w:right w:val="none" w:sz="0" w:space="0" w:color="auto"/>
              </w:divBdr>
            </w:div>
            <w:div w:id="206719244">
              <w:marLeft w:val="0"/>
              <w:marRight w:val="0"/>
              <w:marTop w:val="0"/>
              <w:marBottom w:val="0"/>
              <w:divBdr>
                <w:top w:val="none" w:sz="0" w:space="0" w:color="auto"/>
                <w:left w:val="none" w:sz="0" w:space="0" w:color="auto"/>
                <w:bottom w:val="none" w:sz="0" w:space="0" w:color="auto"/>
                <w:right w:val="none" w:sz="0" w:space="0" w:color="auto"/>
              </w:divBdr>
            </w:div>
            <w:div w:id="209538386">
              <w:marLeft w:val="0"/>
              <w:marRight w:val="0"/>
              <w:marTop w:val="0"/>
              <w:marBottom w:val="0"/>
              <w:divBdr>
                <w:top w:val="none" w:sz="0" w:space="0" w:color="auto"/>
                <w:left w:val="none" w:sz="0" w:space="0" w:color="auto"/>
                <w:bottom w:val="none" w:sz="0" w:space="0" w:color="auto"/>
                <w:right w:val="none" w:sz="0" w:space="0" w:color="auto"/>
              </w:divBdr>
            </w:div>
            <w:div w:id="211574323">
              <w:marLeft w:val="0"/>
              <w:marRight w:val="0"/>
              <w:marTop w:val="0"/>
              <w:marBottom w:val="0"/>
              <w:divBdr>
                <w:top w:val="none" w:sz="0" w:space="0" w:color="auto"/>
                <w:left w:val="none" w:sz="0" w:space="0" w:color="auto"/>
                <w:bottom w:val="none" w:sz="0" w:space="0" w:color="auto"/>
                <w:right w:val="none" w:sz="0" w:space="0" w:color="auto"/>
              </w:divBdr>
            </w:div>
            <w:div w:id="212499822">
              <w:marLeft w:val="0"/>
              <w:marRight w:val="0"/>
              <w:marTop w:val="0"/>
              <w:marBottom w:val="0"/>
              <w:divBdr>
                <w:top w:val="none" w:sz="0" w:space="0" w:color="auto"/>
                <w:left w:val="none" w:sz="0" w:space="0" w:color="auto"/>
                <w:bottom w:val="none" w:sz="0" w:space="0" w:color="auto"/>
                <w:right w:val="none" w:sz="0" w:space="0" w:color="auto"/>
              </w:divBdr>
            </w:div>
            <w:div w:id="212884961">
              <w:marLeft w:val="0"/>
              <w:marRight w:val="0"/>
              <w:marTop w:val="0"/>
              <w:marBottom w:val="0"/>
              <w:divBdr>
                <w:top w:val="none" w:sz="0" w:space="0" w:color="auto"/>
                <w:left w:val="none" w:sz="0" w:space="0" w:color="auto"/>
                <w:bottom w:val="none" w:sz="0" w:space="0" w:color="auto"/>
                <w:right w:val="none" w:sz="0" w:space="0" w:color="auto"/>
              </w:divBdr>
            </w:div>
            <w:div w:id="213548304">
              <w:marLeft w:val="0"/>
              <w:marRight w:val="0"/>
              <w:marTop w:val="0"/>
              <w:marBottom w:val="0"/>
              <w:divBdr>
                <w:top w:val="none" w:sz="0" w:space="0" w:color="auto"/>
                <w:left w:val="none" w:sz="0" w:space="0" w:color="auto"/>
                <w:bottom w:val="none" w:sz="0" w:space="0" w:color="auto"/>
                <w:right w:val="none" w:sz="0" w:space="0" w:color="auto"/>
              </w:divBdr>
            </w:div>
            <w:div w:id="213778575">
              <w:marLeft w:val="0"/>
              <w:marRight w:val="0"/>
              <w:marTop w:val="0"/>
              <w:marBottom w:val="0"/>
              <w:divBdr>
                <w:top w:val="none" w:sz="0" w:space="0" w:color="auto"/>
                <w:left w:val="none" w:sz="0" w:space="0" w:color="auto"/>
                <w:bottom w:val="none" w:sz="0" w:space="0" w:color="auto"/>
                <w:right w:val="none" w:sz="0" w:space="0" w:color="auto"/>
              </w:divBdr>
            </w:div>
            <w:div w:id="214436847">
              <w:marLeft w:val="0"/>
              <w:marRight w:val="0"/>
              <w:marTop w:val="0"/>
              <w:marBottom w:val="0"/>
              <w:divBdr>
                <w:top w:val="none" w:sz="0" w:space="0" w:color="auto"/>
                <w:left w:val="none" w:sz="0" w:space="0" w:color="auto"/>
                <w:bottom w:val="none" w:sz="0" w:space="0" w:color="auto"/>
                <w:right w:val="none" w:sz="0" w:space="0" w:color="auto"/>
              </w:divBdr>
            </w:div>
            <w:div w:id="215241190">
              <w:marLeft w:val="0"/>
              <w:marRight w:val="0"/>
              <w:marTop w:val="0"/>
              <w:marBottom w:val="0"/>
              <w:divBdr>
                <w:top w:val="none" w:sz="0" w:space="0" w:color="auto"/>
                <w:left w:val="none" w:sz="0" w:space="0" w:color="auto"/>
                <w:bottom w:val="none" w:sz="0" w:space="0" w:color="auto"/>
                <w:right w:val="none" w:sz="0" w:space="0" w:color="auto"/>
              </w:divBdr>
            </w:div>
            <w:div w:id="215436716">
              <w:marLeft w:val="0"/>
              <w:marRight w:val="0"/>
              <w:marTop w:val="0"/>
              <w:marBottom w:val="0"/>
              <w:divBdr>
                <w:top w:val="none" w:sz="0" w:space="0" w:color="auto"/>
                <w:left w:val="none" w:sz="0" w:space="0" w:color="auto"/>
                <w:bottom w:val="none" w:sz="0" w:space="0" w:color="auto"/>
                <w:right w:val="none" w:sz="0" w:space="0" w:color="auto"/>
              </w:divBdr>
            </w:div>
            <w:div w:id="216858728">
              <w:marLeft w:val="0"/>
              <w:marRight w:val="0"/>
              <w:marTop w:val="0"/>
              <w:marBottom w:val="0"/>
              <w:divBdr>
                <w:top w:val="none" w:sz="0" w:space="0" w:color="auto"/>
                <w:left w:val="none" w:sz="0" w:space="0" w:color="auto"/>
                <w:bottom w:val="none" w:sz="0" w:space="0" w:color="auto"/>
                <w:right w:val="none" w:sz="0" w:space="0" w:color="auto"/>
              </w:divBdr>
            </w:div>
            <w:div w:id="218396437">
              <w:marLeft w:val="0"/>
              <w:marRight w:val="0"/>
              <w:marTop w:val="0"/>
              <w:marBottom w:val="0"/>
              <w:divBdr>
                <w:top w:val="none" w:sz="0" w:space="0" w:color="auto"/>
                <w:left w:val="none" w:sz="0" w:space="0" w:color="auto"/>
                <w:bottom w:val="none" w:sz="0" w:space="0" w:color="auto"/>
                <w:right w:val="none" w:sz="0" w:space="0" w:color="auto"/>
              </w:divBdr>
            </w:div>
            <w:div w:id="218398519">
              <w:marLeft w:val="0"/>
              <w:marRight w:val="0"/>
              <w:marTop w:val="0"/>
              <w:marBottom w:val="0"/>
              <w:divBdr>
                <w:top w:val="none" w:sz="0" w:space="0" w:color="auto"/>
                <w:left w:val="none" w:sz="0" w:space="0" w:color="auto"/>
                <w:bottom w:val="none" w:sz="0" w:space="0" w:color="auto"/>
                <w:right w:val="none" w:sz="0" w:space="0" w:color="auto"/>
              </w:divBdr>
            </w:div>
            <w:div w:id="219100507">
              <w:marLeft w:val="0"/>
              <w:marRight w:val="0"/>
              <w:marTop w:val="0"/>
              <w:marBottom w:val="0"/>
              <w:divBdr>
                <w:top w:val="none" w:sz="0" w:space="0" w:color="auto"/>
                <w:left w:val="none" w:sz="0" w:space="0" w:color="auto"/>
                <w:bottom w:val="none" w:sz="0" w:space="0" w:color="auto"/>
                <w:right w:val="none" w:sz="0" w:space="0" w:color="auto"/>
              </w:divBdr>
            </w:div>
            <w:div w:id="219682003">
              <w:marLeft w:val="0"/>
              <w:marRight w:val="0"/>
              <w:marTop w:val="0"/>
              <w:marBottom w:val="0"/>
              <w:divBdr>
                <w:top w:val="none" w:sz="0" w:space="0" w:color="auto"/>
                <w:left w:val="none" w:sz="0" w:space="0" w:color="auto"/>
                <w:bottom w:val="none" w:sz="0" w:space="0" w:color="auto"/>
                <w:right w:val="none" w:sz="0" w:space="0" w:color="auto"/>
              </w:divBdr>
            </w:div>
            <w:div w:id="219949191">
              <w:marLeft w:val="0"/>
              <w:marRight w:val="0"/>
              <w:marTop w:val="0"/>
              <w:marBottom w:val="0"/>
              <w:divBdr>
                <w:top w:val="none" w:sz="0" w:space="0" w:color="auto"/>
                <w:left w:val="none" w:sz="0" w:space="0" w:color="auto"/>
                <w:bottom w:val="none" w:sz="0" w:space="0" w:color="auto"/>
                <w:right w:val="none" w:sz="0" w:space="0" w:color="auto"/>
              </w:divBdr>
            </w:div>
            <w:div w:id="220410208">
              <w:marLeft w:val="0"/>
              <w:marRight w:val="0"/>
              <w:marTop w:val="0"/>
              <w:marBottom w:val="0"/>
              <w:divBdr>
                <w:top w:val="none" w:sz="0" w:space="0" w:color="auto"/>
                <w:left w:val="none" w:sz="0" w:space="0" w:color="auto"/>
                <w:bottom w:val="none" w:sz="0" w:space="0" w:color="auto"/>
                <w:right w:val="none" w:sz="0" w:space="0" w:color="auto"/>
              </w:divBdr>
            </w:div>
            <w:div w:id="220606164">
              <w:marLeft w:val="0"/>
              <w:marRight w:val="0"/>
              <w:marTop w:val="0"/>
              <w:marBottom w:val="0"/>
              <w:divBdr>
                <w:top w:val="none" w:sz="0" w:space="0" w:color="auto"/>
                <w:left w:val="none" w:sz="0" w:space="0" w:color="auto"/>
                <w:bottom w:val="none" w:sz="0" w:space="0" w:color="auto"/>
                <w:right w:val="none" w:sz="0" w:space="0" w:color="auto"/>
              </w:divBdr>
            </w:div>
            <w:div w:id="223412401">
              <w:marLeft w:val="0"/>
              <w:marRight w:val="0"/>
              <w:marTop w:val="0"/>
              <w:marBottom w:val="0"/>
              <w:divBdr>
                <w:top w:val="none" w:sz="0" w:space="0" w:color="auto"/>
                <w:left w:val="none" w:sz="0" w:space="0" w:color="auto"/>
                <w:bottom w:val="none" w:sz="0" w:space="0" w:color="auto"/>
                <w:right w:val="none" w:sz="0" w:space="0" w:color="auto"/>
              </w:divBdr>
              <w:divsChild>
                <w:div w:id="40374135">
                  <w:marLeft w:val="0"/>
                  <w:marRight w:val="0"/>
                  <w:marTop w:val="0"/>
                  <w:marBottom w:val="0"/>
                  <w:divBdr>
                    <w:top w:val="none" w:sz="0" w:space="0" w:color="auto"/>
                    <w:left w:val="none" w:sz="0" w:space="0" w:color="auto"/>
                    <w:bottom w:val="none" w:sz="0" w:space="0" w:color="auto"/>
                    <w:right w:val="none" w:sz="0" w:space="0" w:color="auto"/>
                  </w:divBdr>
                </w:div>
                <w:div w:id="261885058">
                  <w:marLeft w:val="0"/>
                  <w:marRight w:val="0"/>
                  <w:marTop w:val="0"/>
                  <w:marBottom w:val="0"/>
                  <w:divBdr>
                    <w:top w:val="none" w:sz="0" w:space="0" w:color="auto"/>
                    <w:left w:val="none" w:sz="0" w:space="0" w:color="auto"/>
                    <w:bottom w:val="none" w:sz="0" w:space="0" w:color="auto"/>
                    <w:right w:val="none" w:sz="0" w:space="0" w:color="auto"/>
                  </w:divBdr>
                </w:div>
                <w:div w:id="338851525">
                  <w:marLeft w:val="0"/>
                  <w:marRight w:val="0"/>
                  <w:marTop w:val="0"/>
                  <w:marBottom w:val="0"/>
                  <w:divBdr>
                    <w:top w:val="none" w:sz="0" w:space="0" w:color="auto"/>
                    <w:left w:val="none" w:sz="0" w:space="0" w:color="auto"/>
                    <w:bottom w:val="none" w:sz="0" w:space="0" w:color="auto"/>
                    <w:right w:val="none" w:sz="0" w:space="0" w:color="auto"/>
                  </w:divBdr>
                </w:div>
                <w:div w:id="347608771">
                  <w:marLeft w:val="0"/>
                  <w:marRight w:val="0"/>
                  <w:marTop w:val="0"/>
                  <w:marBottom w:val="0"/>
                  <w:divBdr>
                    <w:top w:val="none" w:sz="0" w:space="0" w:color="auto"/>
                    <w:left w:val="none" w:sz="0" w:space="0" w:color="auto"/>
                    <w:bottom w:val="none" w:sz="0" w:space="0" w:color="auto"/>
                    <w:right w:val="none" w:sz="0" w:space="0" w:color="auto"/>
                  </w:divBdr>
                </w:div>
                <w:div w:id="694162732">
                  <w:marLeft w:val="0"/>
                  <w:marRight w:val="0"/>
                  <w:marTop w:val="0"/>
                  <w:marBottom w:val="0"/>
                  <w:divBdr>
                    <w:top w:val="none" w:sz="0" w:space="0" w:color="auto"/>
                    <w:left w:val="none" w:sz="0" w:space="0" w:color="auto"/>
                    <w:bottom w:val="none" w:sz="0" w:space="0" w:color="auto"/>
                    <w:right w:val="none" w:sz="0" w:space="0" w:color="auto"/>
                  </w:divBdr>
                </w:div>
                <w:div w:id="773284193">
                  <w:marLeft w:val="0"/>
                  <w:marRight w:val="0"/>
                  <w:marTop w:val="0"/>
                  <w:marBottom w:val="0"/>
                  <w:divBdr>
                    <w:top w:val="none" w:sz="0" w:space="0" w:color="auto"/>
                    <w:left w:val="none" w:sz="0" w:space="0" w:color="auto"/>
                    <w:bottom w:val="none" w:sz="0" w:space="0" w:color="auto"/>
                    <w:right w:val="none" w:sz="0" w:space="0" w:color="auto"/>
                  </w:divBdr>
                </w:div>
                <w:div w:id="982855652">
                  <w:marLeft w:val="0"/>
                  <w:marRight w:val="0"/>
                  <w:marTop w:val="0"/>
                  <w:marBottom w:val="0"/>
                  <w:divBdr>
                    <w:top w:val="none" w:sz="0" w:space="0" w:color="auto"/>
                    <w:left w:val="none" w:sz="0" w:space="0" w:color="auto"/>
                    <w:bottom w:val="none" w:sz="0" w:space="0" w:color="auto"/>
                    <w:right w:val="none" w:sz="0" w:space="0" w:color="auto"/>
                  </w:divBdr>
                </w:div>
                <w:div w:id="992022050">
                  <w:marLeft w:val="0"/>
                  <w:marRight w:val="0"/>
                  <w:marTop w:val="0"/>
                  <w:marBottom w:val="0"/>
                  <w:divBdr>
                    <w:top w:val="none" w:sz="0" w:space="0" w:color="auto"/>
                    <w:left w:val="none" w:sz="0" w:space="0" w:color="auto"/>
                    <w:bottom w:val="none" w:sz="0" w:space="0" w:color="auto"/>
                    <w:right w:val="none" w:sz="0" w:space="0" w:color="auto"/>
                  </w:divBdr>
                </w:div>
                <w:div w:id="1045375361">
                  <w:marLeft w:val="0"/>
                  <w:marRight w:val="0"/>
                  <w:marTop w:val="0"/>
                  <w:marBottom w:val="0"/>
                  <w:divBdr>
                    <w:top w:val="none" w:sz="0" w:space="0" w:color="auto"/>
                    <w:left w:val="none" w:sz="0" w:space="0" w:color="auto"/>
                    <w:bottom w:val="none" w:sz="0" w:space="0" w:color="auto"/>
                    <w:right w:val="none" w:sz="0" w:space="0" w:color="auto"/>
                  </w:divBdr>
                </w:div>
                <w:div w:id="1099445647">
                  <w:marLeft w:val="0"/>
                  <w:marRight w:val="0"/>
                  <w:marTop w:val="0"/>
                  <w:marBottom w:val="0"/>
                  <w:divBdr>
                    <w:top w:val="none" w:sz="0" w:space="0" w:color="auto"/>
                    <w:left w:val="none" w:sz="0" w:space="0" w:color="auto"/>
                    <w:bottom w:val="none" w:sz="0" w:space="0" w:color="auto"/>
                    <w:right w:val="none" w:sz="0" w:space="0" w:color="auto"/>
                  </w:divBdr>
                </w:div>
                <w:div w:id="1108887635">
                  <w:marLeft w:val="0"/>
                  <w:marRight w:val="0"/>
                  <w:marTop w:val="0"/>
                  <w:marBottom w:val="0"/>
                  <w:divBdr>
                    <w:top w:val="none" w:sz="0" w:space="0" w:color="auto"/>
                    <w:left w:val="none" w:sz="0" w:space="0" w:color="auto"/>
                    <w:bottom w:val="none" w:sz="0" w:space="0" w:color="auto"/>
                    <w:right w:val="none" w:sz="0" w:space="0" w:color="auto"/>
                  </w:divBdr>
                </w:div>
                <w:div w:id="1266112049">
                  <w:marLeft w:val="0"/>
                  <w:marRight w:val="0"/>
                  <w:marTop w:val="0"/>
                  <w:marBottom w:val="0"/>
                  <w:divBdr>
                    <w:top w:val="none" w:sz="0" w:space="0" w:color="auto"/>
                    <w:left w:val="none" w:sz="0" w:space="0" w:color="auto"/>
                    <w:bottom w:val="none" w:sz="0" w:space="0" w:color="auto"/>
                    <w:right w:val="none" w:sz="0" w:space="0" w:color="auto"/>
                  </w:divBdr>
                </w:div>
                <w:div w:id="1486241867">
                  <w:marLeft w:val="0"/>
                  <w:marRight w:val="0"/>
                  <w:marTop w:val="0"/>
                  <w:marBottom w:val="0"/>
                  <w:divBdr>
                    <w:top w:val="none" w:sz="0" w:space="0" w:color="auto"/>
                    <w:left w:val="none" w:sz="0" w:space="0" w:color="auto"/>
                    <w:bottom w:val="none" w:sz="0" w:space="0" w:color="auto"/>
                    <w:right w:val="none" w:sz="0" w:space="0" w:color="auto"/>
                  </w:divBdr>
                </w:div>
                <w:div w:id="1502619347">
                  <w:marLeft w:val="0"/>
                  <w:marRight w:val="0"/>
                  <w:marTop w:val="0"/>
                  <w:marBottom w:val="0"/>
                  <w:divBdr>
                    <w:top w:val="none" w:sz="0" w:space="0" w:color="auto"/>
                    <w:left w:val="none" w:sz="0" w:space="0" w:color="auto"/>
                    <w:bottom w:val="none" w:sz="0" w:space="0" w:color="auto"/>
                    <w:right w:val="none" w:sz="0" w:space="0" w:color="auto"/>
                  </w:divBdr>
                </w:div>
                <w:div w:id="1593390310">
                  <w:marLeft w:val="0"/>
                  <w:marRight w:val="0"/>
                  <w:marTop w:val="0"/>
                  <w:marBottom w:val="0"/>
                  <w:divBdr>
                    <w:top w:val="none" w:sz="0" w:space="0" w:color="auto"/>
                    <w:left w:val="none" w:sz="0" w:space="0" w:color="auto"/>
                    <w:bottom w:val="none" w:sz="0" w:space="0" w:color="auto"/>
                    <w:right w:val="none" w:sz="0" w:space="0" w:color="auto"/>
                  </w:divBdr>
                </w:div>
                <w:div w:id="1680500624">
                  <w:marLeft w:val="0"/>
                  <w:marRight w:val="0"/>
                  <w:marTop w:val="0"/>
                  <w:marBottom w:val="0"/>
                  <w:divBdr>
                    <w:top w:val="none" w:sz="0" w:space="0" w:color="auto"/>
                    <w:left w:val="none" w:sz="0" w:space="0" w:color="auto"/>
                    <w:bottom w:val="none" w:sz="0" w:space="0" w:color="auto"/>
                    <w:right w:val="none" w:sz="0" w:space="0" w:color="auto"/>
                  </w:divBdr>
                </w:div>
                <w:div w:id="1745567021">
                  <w:marLeft w:val="0"/>
                  <w:marRight w:val="0"/>
                  <w:marTop w:val="0"/>
                  <w:marBottom w:val="0"/>
                  <w:divBdr>
                    <w:top w:val="none" w:sz="0" w:space="0" w:color="auto"/>
                    <w:left w:val="none" w:sz="0" w:space="0" w:color="auto"/>
                    <w:bottom w:val="none" w:sz="0" w:space="0" w:color="auto"/>
                    <w:right w:val="none" w:sz="0" w:space="0" w:color="auto"/>
                  </w:divBdr>
                </w:div>
                <w:div w:id="1995209589">
                  <w:marLeft w:val="0"/>
                  <w:marRight w:val="0"/>
                  <w:marTop w:val="0"/>
                  <w:marBottom w:val="0"/>
                  <w:divBdr>
                    <w:top w:val="none" w:sz="0" w:space="0" w:color="auto"/>
                    <w:left w:val="none" w:sz="0" w:space="0" w:color="auto"/>
                    <w:bottom w:val="none" w:sz="0" w:space="0" w:color="auto"/>
                    <w:right w:val="none" w:sz="0" w:space="0" w:color="auto"/>
                  </w:divBdr>
                </w:div>
              </w:divsChild>
            </w:div>
            <w:div w:id="224343162">
              <w:marLeft w:val="0"/>
              <w:marRight w:val="0"/>
              <w:marTop w:val="0"/>
              <w:marBottom w:val="0"/>
              <w:divBdr>
                <w:top w:val="none" w:sz="0" w:space="0" w:color="auto"/>
                <w:left w:val="none" w:sz="0" w:space="0" w:color="auto"/>
                <w:bottom w:val="none" w:sz="0" w:space="0" w:color="auto"/>
                <w:right w:val="none" w:sz="0" w:space="0" w:color="auto"/>
              </w:divBdr>
            </w:div>
            <w:div w:id="224920745">
              <w:marLeft w:val="0"/>
              <w:marRight w:val="0"/>
              <w:marTop w:val="0"/>
              <w:marBottom w:val="0"/>
              <w:divBdr>
                <w:top w:val="none" w:sz="0" w:space="0" w:color="auto"/>
                <w:left w:val="none" w:sz="0" w:space="0" w:color="auto"/>
                <w:bottom w:val="none" w:sz="0" w:space="0" w:color="auto"/>
                <w:right w:val="none" w:sz="0" w:space="0" w:color="auto"/>
              </w:divBdr>
            </w:div>
            <w:div w:id="225260997">
              <w:marLeft w:val="0"/>
              <w:marRight w:val="0"/>
              <w:marTop w:val="0"/>
              <w:marBottom w:val="0"/>
              <w:divBdr>
                <w:top w:val="none" w:sz="0" w:space="0" w:color="auto"/>
                <w:left w:val="none" w:sz="0" w:space="0" w:color="auto"/>
                <w:bottom w:val="none" w:sz="0" w:space="0" w:color="auto"/>
                <w:right w:val="none" w:sz="0" w:space="0" w:color="auto"/>
              </w:divBdr>
            </w:div>
            <w:div w:id="225459026">
              <w:marLeft w:val="0"/>
              <w:marRight w:val="0"/>
              <w:marTop w:val="0"/>
              <w:marBottom w:val="0"/>
              <w:divBdr>
                <w:top w:val="none" w:sz="0" w:space="0" w:color="auto"/>
                <w:left w:val="none" w:sz="0" w:space="0" w:color="auto"/>
                <w:bottom w:val="none" w:sz="0" w:space="0" w:color="auto"/>
                <w:right w:val="none" w:sz="0" w:space="0" w:color="auto"/>
              </w:divBdr>
            </w:div>
            <w:div w:id="226382631">
              <w:marLeft w:val="0"/>
              <w:marRight w:val="0"/>
              <w:marTop w:val="0"/>
              <w:marBottom w:val="0"/>
              <w:divBdr>
                <w:top w:val="none" w:sz="0" w:space="0" w:color="auto"/>
                <w:left w:val="none" w:sz="0" w:space="0" w:color="auto"/>
                <w:bottom w:val="none" w:sz="0" w:space="0" w:color="auto"/>
                <w:right w:val="none" w:sz="0" w:space="0" w:color="auto"/>
              </w:divBdr>
            </w:div>
            <w:div w:id="227889751">
              <w:marLeft w:val="0"/>
              <w:marRight w:val="0"/>
              <w:marTop w:val="0"/>
              <w:marBottom w:val="0"/>
              <w:divBdr>
                <w:top w:val="none" w:sz="0" w:space="0" w:color="auto"/>
                <w:left w:val="none" w:sz="0" w:space="0" w:color="auto"/>
                <w:bottom w:val="none" w:sz="0" w:space="0" w:color="auto"/>
                <w:right w:val="none" w:sz="0" w:space="0" w:color="auto"/>
              </w:divBdr>
            </w:div>
            <w:div w:id="229927075">
              <w:marLeft w:val="0"/>
              <w:marRight w:val="0"/>
              <w:marTop w:val="0"/>
              <w:marBottom w:val="0"/>
              <w:divBdr>
                <w:top w:val="none" w:sz="0" w:space="0" w:color="auto"/>
                <w:left w:val="none" w:sz="0" w:space="0" w:color="auto"/>
                <w:bottom w:val="none" w:sz="0" w:space="0" w:color="auto"/>
                <w:right w:val="none" w:sz="0" w:space="0" w:color="auto"/>
              </w:divBdr>
            </w:div>
            <w:div w:id="230039946">
              <w:marLeft w:val="0"/>
              <w:marRight w:val="0"/>
              <w:marTop w:val="0"/>
              <w:marBottom w:val="0"/>
              <w:divBdr>
                <w:top w:val="none" w:sz="0" w:space="0" w:color="auto"/>
                <w:left w:val="none" w:sz="0" w:space="0" w:color="auto"/>
                <w:bottom w:val="none" w:sz="0" w:space="0" w:color="auto"/>
                <w:right w:val="none" w:sz="0" w:space="0" w:color="auto"/>
              </w:divBdr>
            </w:div>
            <w:div w:id="230971762">
              <w:marLeft w:val="0"/>
              <w:marRight w:val="0"/>
              <w:marTop w:val="0"/>
              <w:marBottom w:val="0"/>
              <w:divBdr>
                <w:top w:val="none" w:sz="0" w:space="0" w:color="auto"/>
                <w:left w:val="none" w:sz="0" w:space="0" w:color="auto"/>
                <w:bottom w:val="none" w:sz="0" w:space="0" w:color="auto"/>
                <w:right w:val="none" w:sz="0" w:space="0" w:color="auto"/>
              </w:divBdr>
            </w:div>
            <w:div w:id="232550507">
              <w:marLeft w:val="0"/>
              <w:marRight w:val="0"/>
              <w:marTop w:val="0"/>
              <w:marBottom w:val="0"/>
              <w:divBdr>
                <w:top w:val="none" w:sz="0" w:space="0" w:color="auto"/>
                <w:left w:val="none" w:sz="0" w:space="0" w:color="auto"/>
                <w:bottom w:val="none" w:sz="0" w:space="0" w:color="auto"/>
                <w:right w:val="none" w:sz="0" w:space="0" w:color="auto"/>
              </w:divBdr>
            </w:div>
            <w:div w:id="233508942">
              <w:marLeft w:val="0"/>
              <w:marRight w:val="0"/>
              <w:marTop w:val="0"/>
              <w:marBottom w:val="0"/>
              <w:divBdr>
                <w:top w:val="none" w:sz="0" w:space="0" w:color="auto"/>
                <w:left w:val="none" w:sz="0" w:space="0" w:color="auto"/>
                <w:bottom w:val="none" w:sz="0" w:space="0" w:color="auto"/>
                <w:right w:val="none" w:sz="0" w:space="0" w:color="auto"/>
              </w:divBdr>
            </w:div>
            <w:div w:id="234703662">
              <w:marLeft w:val="0"/>
              <w:marRight w:val="0"/>
              <w:marTop w:val="0"/>
              <w:marBottom w:val="0"/>
              <w:divBdr>
                <w:top w:val="none" w:sz="0" w:space="0" w:color="auto"/>
                <w:left w:val="none" w:sz="0" w:space="0" w:color="auto"/>
                <w:bottom w:val="none" w:sz="0" w:space="0" w:color="auto"/>
                <w:right w:val="none" w:sz="0" w:space="0" w:color="auto"/>
              </w:divBdr>
            </w:div>
            <w:div w:id="241531618">
              <w:marLeft w:val="0"/>
              <w:marRight w:val="0"/>
              <w:marTop w:val="0"/>
              <w:marBottom w:val="0"/>
              <w:divBdr>
                <w:top w:val="none" w:sz="0" w:space="0" w:color="auto"/>
                <w:left w:val="none" w:sz="0" w:space="0" w:color="auto"/>
                <w:bottom w:val="none" w:sz="0" w:space="0" w:color="auto"/>
                <w:right w:val="none" w:sz="0" w:space="0" w:color="auto"/>
              </w:divBdr>
            </w:div>
            <w:div w:id="241989380">
              <w:marLeft w:val="0"/>
              <w:marRight w:val="0"/>
              <w:marTop w:val="0"/>
              <w:marBottom w:val="0"/>
              <w:divBdr>
                <w:top w:val="none" w:sz="0" w:space="0" w:color="auto"/>
                <w:left w:val="none" w:sz="0" w:space="0" w:color="auto"/>
                <w:bottom w:val="none" w:sz="0" w:space="0" w:color="auto"/>
                <w:right w:val="none" w:sz="0" w:space="0" w:color="auto"/>
              </w:divBdr>
            </w:div>
            <w:div w:id="243147060">
              <w:marLeft w:val="0"/>
              <w:marRight w:val="0"/>
              <w:marTop w:val="0"/>
              <w:marBottom w:val="0"/>
              <w:divBdr>
                <w:top w:val="none" w:sz="0" w:space="0" w:color="auto"/>
                <w:left w:val="none" w:sz="0" w:space="0" w:color="auto"/>
                <w:bottom w:val="none" w:sz="0" w:space="0" w:color="auto"/>
                <w:right w:val="none" w:sz="0" w:space="0" w:color="auto"/>
              </w:divBdr>
            </w:div>
            <w:div w:id="244077626">
              <w:marLeft w:val="0"/>
              <w:marRight w:val="0"/>
              <w:marTop w:val="0"/>
              <w:marBottom w:val="0"/>
              <w:divBdr>
                <w:top w:val="none" w:sz="0" w:space="0" w:color="auto"/>
                <w:left w:val="none" w:sz="0" w:space="0" w:color="auto"/>
                <w:bottom w:val="none" w:sz="0" w:space="0" w:color="auto"/>
                <w:right w:val="none" w:sz="0" w:space="0" w:color="auto"/>
              </w:divBdr>
            </w:div>
            <w:div w:id="244148172">
              <w:marLeft w:val="0"/>
              <w:marRight w:val="0"/>
              <w:marTop w:val="0"/>
              <w:marBottom w:val="0"/>
              <w:divBdr>
                <w:top w:val="none" w:sz="0" w:space="0" w:color="auto"/>
                <w:left w:val="none" w:sz="0" w:space="0" w:color="auto"/>
                <w:bottom w:val="none" w:sz="0" w:space="0" w:color="auto"/>
                <w:right w:val="none" w:sz="0" w:space="0" w:color="auto"/>
              </w:divBdr>
            </w:div>
            <w:div w:id="245192811">
              <w:marLeft w:val="0"/>
              <w:marRight w:val="0"/>
              <w:marTop w:val="0"/>
              <w:marBottom w:val="0"/>
              <w:divBdr>
                <w:top w:val="none" w:sz="0" w:space="0" w:color="auto"/>
                <w:left w:val="none" w:sz="0" w:space="0" w:color="auto"/>
                <w:bottom w:val="none" w:sz="0" w:space="0" w:color="auto"/>
                <w:right w:val="none" w:sz="0" w:space="0" w:color="auto"/>
              </w:divBdr>
            </w:div>
            <w:div w:id="248276526">
              <w:marLeft w:val="0"/>
              <w:marRight w:val="0"/>
              <w:marTop w:val="0"/>
              <w:marBottom w:val="0"/>
              <w:divBdr>
                <w:top w:val="none" w:sz="0" w:space="0" w:color="auto"/>
                <w:left w:val="none" w:sz="0" w:space="0" w:color="auto"/>
                <w:bottom w:val="none" w:sz="0" w:space="0" w:color="auto"/>
                <w:right w:val="none" w:sz="0" w:space="0" w:color="auto"/>
              </w:divBdr>
            </w:div>
            <w:div w:id="248852596">
              <w:marLeft w:val="0"/>
              <w:marRight w:val="0"/>
              <w:marTop w:val="0"/>
              <w:marBottom w:val="0"/>
              <w:divBdr>
                <w:top w:val="none" w:sz="0" w:space="0" w:color="auto"/>
                <w:left w:val="none" w:sz="0" w:space="0" w:color="auto"/>
                <w:bottom w:val="none" w:sz="0" w:space="0" w:color="auto"/>
                <w:right w:val="none" w:sz="0" w:space="0" w:color="auto"/>
              </w:divBdr>
            </w:div>
            <w:div w:id="249169614">
              <w:marLeft w:val="0"/>
              <w:marRight w:val="0"/>
              <w:marTop w:val="0"/>
              <w:marBottom w:val="0"/>
              <w:divBdr>
                <w:top w:val="none" w:sz="0" w:space="0" w:color="auto"/>
                <w:left w:val="none" w:sz="0" w:space="0" w:color="auto"/>
                <w:bottom w:val="none" w:sz="0" w:space="0" w:color="auto"/>
                <w:right w:val="none" w:sz="0" w:space="0" w:color="auto"/>
              </w:divBdr>
            </w:div>
            <w:div w:id="249434561">
              <w:marLeft w:val="0"/>
              <w:marRight w:val="0"/>
              <w:marTop w:val="0"/>
              <w:marBottom w:val="0"/>
              <w:divBdr>
                <w:top w:val="none" w:sz="0" w:space="0" w:color="auto"/>
                <w:left w:val="none" w:sz="0" w:space="0" w:color="auto"/>
                <w:bottom w:val="none" w:sz="0" w:space="0" w:color="auto"/>
                <w:right w:val="none" w:sz="0" w:space="0" w:color="auto"/>
              </w:divBdr>
            </w:div>
            <w:div w:id="253637161">
              <w:marLeft w:val="0"/>
              <w:marRight w:val="0"/>
              <w:marTop w:val="0"/>
              <w:marBottom w:val="0"/>
              <w:divBdr>
                <w:top w:val="none" w:sz="0" w:space="0" w:color="auto"/>
                <w:left w:val="none" w:sz="0" w:space="0" w:color="auto"/>
                <w:bottom w:val="none" w:sz="0" w:space="0" w:color="auto"/>
                <w:right w:val="none" w:sz="0" w:space="0" w:color="auto"/>
              </w:divBdr>
            </w:div>
            <w:div w:id="254099394">
              <w:marLeft w:val="0"/>
              <w:marRight w:val="0"/>
              <w:marTop w:val="0"/>
              <w:marBottom w:val="0"/>
              <w:divBdr>
                <w:top w:val="none" w:sz="0" w:space="0" w:color="auto"/>
                <w:left w:val="none" w:sz="0" w:space="0" w:color="auto"/>
                <w:bottom w:val="none" w:sz="0" w:space="0" w:color="auto"/>
                <w:right w:val="none" w:sz="0" w:space="0" w:color="auto"/>
              </w:divBdr>
            </w:div>
            <w:div w:id="256908361">
              <w:marLeft w:val="0"/>
              <w:marRight w:val="0"/>
              <w:marTop w:val="0"/>
              <w:marBottom w:val="0"/>
              <w:divBdr>
                <w:top w:val="none" w:sz="0" w:space="0" w:color="auto"/>
                <w:left w:val="none" w:sz="0" w:space="0" w:color="auto"/>
                <w:bottom w:val="none" w:sz="0" w:space="0" w:color="auto"/>
                <w:right w:val="none" w:sz="0" w:space="0" w:color="auto"/>
              </w:divBdr>
            </w:div>
            <w:div w:id="258025205">
              <w:marLeft w:val="0"/>
              <w:marRight w:val="0"/>
              <w:marTop w:val="0"/>
              <w:marBottom w:val="0"/>
              <w:divBdr>
                <w:top w:val="none" w:sz="0" w:space="0" w:color="auto"/>
                <w:left w:val="none" w:sz="0" w:space="0" w:color="auto"/>
                <w:bottom w:val="none" w:sz="0" w:space="0" w:color="auto"/>
                <w:right w:val="none" w:sz="0" w:space="0" w:color="auto"/>
              </w:divBdr>
            </w:div>
            <w:div w:id="259989984">
              <w:marLeft w:val="0"/>
              <w:marRight w:val="0"/>
              <w:marTop w:val="0"/>
              <w:marBottom w:val="0"/>
              <w:divBdr>
                <w:top w:val="none" w:sz="0" w:space="0" w:color="auto"/>
                <w:left w:val="none" w:sz="0" w:space="0" w:color="auto"/>
                <w:bottom w:val="none" w:sz="0" w:space="0" w:color="auto"/>
                <w:right w:val="none" w:sz="0" w:space="0" w:color="auto"/>
              </w:divBdr>
            </w:div>
            <w:div w:id="260064301">
              <w:marLeft w:val="0"/>
              <w:marRight w:val="0"/>
              <w:marTop w:val="0"/>
              <w:marBottom w:val="0"/>
              <w:divBdr>
                <w:top w:val="none" w:sz="0" w:space="0" w:color="auto"/>
                <w:left w:val="none" w:sz="0" w:space="0" w:color="auto"/>
                <w:bottom w:val="none" w:sz="0" w:space="0" w:color="auto"/>
                <w:right w:val="none" w:sz="0" w:space="0" w:color="auto"/>
              </w:divBdr>
            </w:div>
            <w:div w:id="262568851">
              <w:marLeft w:val="0"/>
              <w:marRight w:val="0"/>
              <w:marTop w:val="0"/>
              <w:marBottom w:val="0"/>
              <w:divBdr>
                <w:top w:val="none" w:sz="0" w:space="0" w:color="auto"/>
                <w:left w:val="none" w:sz="0" w:space="0" w:color="auto"/>
                <w:bottom w:val="none" w:sz="0" w:space="0" w:color="auto"/>
                <w:right w:val="none" w:sz="0" w:space="0" w:color="auto"/>
              </w:divBdr>
            </w:div>
            <w:div w:id="263732911">
              <w:marLeft w:val="0"/>
              <w:marRight w:val="0"/>
              <w:marTop w:val="0"/>
              <w:marBottom w:val="0"/>
              <w:divBdr>
                <w:top w:val="none" w:sz="0" w:space="0" w:color="auto"/>
                <w:left w:val="none" w:sz="0" w:space="0" w:color="auto"/>
                <w:bottom w:val="none" w:sz="0" w:space="0" w:color="auto"/>
                <w:right w:val="none" w:sz="0" w:space="0" w:color="auto"/>
              </w:divBdr>
            </w:div>
            <w:div w:id="264657946">
              <w:marLeft w:val="0"/>
              <w:marRight w:val="0"/>
              <w:marTop w:val="0"/>
              <w:marBottom w:val="0"/>
              <w:divBdr>
                <w:top w:val="none" w:sz="0" w:space="0" w:color="auto"/>
                <w:left w:val="none" w:sz="0" w:space="0" w:color="auto"/>
                <w:bottom w:val="none" w:sz="0" w:space="0" w:color="auto"/>
                <w:right w:val="none" w:sz="0" w:space="0" w:color="auto"/>
              </w:divBdr>
            </w:div>
            <w:div w:id="265427526">
              <w:marLeft w:val="0"/>
              <w:marRight w:val="0"/>
              <w:marTop w:val="0"/>
              <w:marBottom w:val="0"/>
              <w:divBdr>
                <w:top w:val="none" w:sz="0" w:space="0" w:color="auto"/>
                <w:left w:val="none" w:sz="0" w:space="0" w:color="auto"/>
                <w:bottom w:val="none" w:sz="0" w:space="0" w:color="auto"/>
                <w:right w:val="none" w:sz="0" w:space="0" w:color="auto"/>
              </w:divBdr>
            </w:div>
            <w:div w:id="266087882">
              <w:marLeft w:val="0"/>
              <w:marRight w:val="0"/>
              <w:marTop w:val="0"/>
              <w:marBottom w:val="0"/>
              <w:divBdr>
                <w:top w:val="none" w:sz="0" w:space="0" w:color="auto"/>
                <w:left w:val="none" w:sz="0" w:space="0" w:color="auto"/>
                <w:bottom w:val="none" w:sz="0" w:space="0" w:color="auto"/>
                <w:right w:val="none" w:sz="0" w:space="0" w:color="auto"/>
              </w:divBdr>
            </w:div>
            <w:div w:id="266666573">
              <w:marLeft w:val="0"/>
              <w:marRight w:val="0"/>
              <w:marTop w:val="0"/>
              <w:marBottom w:val="0"/>
              <w:divBdr>
                <w:top w:val="none" w:sz="0" w:space="0" w:color="auto"/>
                <w:left w:val="none" w:sz="0" w:space="0" w:color="auto"/>
                <w:bottom w:val="none" w:sz="0" w:space="0" w:color="auto"/>
                <w:right w:val="none" w:sz="0" w:space="0" w:color="auto"/>
              </w:divBdr>
            </w:div>
            <w:div w:id="271985486">
              <w:marLeft w:val="0"/>
              <w:marRight w:val="0"/>
              <w:marTop w:val="0"/>
              <w:marBottom w:val="0"/>
              <w:divBdr>
                <w:top w:val="none" w:sz="0" w:space="0" w:color="auto"/>
                <w:left w:val="none" w:sz="0" w:space="0" w:color="auto"/>
                <w:bottom w:val="none" w:sz="0" w:space="0" w:color="auto"/>
                <w:right w:val="none" w:sz="0" w:space="0" w:color="auto"/>
              </w:divBdr>
            </w:div>
            <w:div w:id="274337436">
              <w:marLeft w:val="0"/>
              <w:marRight w:val="0"/>
              <w:marTop w:val="0"/>
              <w:marBottom w:val="0"/>
              <w:divBdr>
                <w:top w:val="none" w:sz="0" w:space="0" w:color="auto"/>
                <w:left w:val="none" w:sz="0" w:space="0" w:color="auto"/>
                <w:bottom w:val="none" w:sz="0" w:space="0" w:color="auto"/>
                <w:right w:val="none" w:sz="0" w:space="0" w:color="auto"/>
              </w:divBdr>
            </w:div>
            <w:div w:id="275870081">
              <w:marLeft w:val="0"/>
              <w:marRight w:val="0"/>
              <w:marTop w:val="0"/>
              <w:marBottom w:val="0"/>
              <w:divBdr>
                <w:top w:val="none" w:sz="0" w:space="0" w:color="auto"/>
                <w:left w:val="none" w:sz="0" w:space="0" w:color="auto"/>
                <w:bottom w:val="none" w:sz="0" w:space="0" w:color="auto"/>
                <w:right w:val="none" w:sz="0" w:space="0" w:color="auto"/>
              </w:divBdr>
            </w:div>
            <w:div w:id="277026662">
              <w:marLeft w:val="0"/>
              <w:marRight w:val="0"/>
              <w:marTop w:val="0"/>
              <w:marBottom w:val="0"/>
              <w:divBdr>
                <w:top w:val="none" w:sz="0" w:space="0" w:color="auto"/>
                <w:left w:val="none" w:sz="0" w:space="0" w:color="auto"/>
                <w:bottom w:val="none" w:sz="0" w:space="0" w:color="auto"/>
                <w:right w:val="none" w:sz="0" w:space="0" w:color="auto"/>
              </w:divBdr>
            </w:div>
            <w:div w:id="277874953">
              <w:marLeft w:val="0"/>
              <w:marRight w:val="0"/>
              <w:marTop w:val="0"/>
              <w:marBottom w:val="0"/>
              <w:divBdr>
                <w:top w:val="none" w:sz="0" w:space="0" w:color="auto"/>
                <w:left w:val="none" w:sz="0" w:space="0" w:color="auto"/>
                <w:bottom w:val="none" w:sz="0" w:space="0" w:color="auto"/>
                <w:right w:val="none" w:sz="0" w:space="0" w:color="auto"/>
              </w:divBdr>
            </w:div>
            <w:div w:id="281349148">
              <w:marLeft w:val="0"/>
              <w:marRight w:val="0"/>
              <w:marTop w:val="0"/>
              <w:marBottom w:val="0"/>
              <w:divBdr>
                <w:top w:val="none" w:sz="0" w:space="0" w:color="auto"/>
                <w:left w:val="none" w:sz="0" w:space="0" w:color="auto"/>
                <w:bottom w:val="none" w:sz="0" w:space="0" w:color="auto"/>
                <w:right w:val="none" w:sz="0" w:space="0" w:color="auto"/>
              </w:divBdr>
            </w:div>
            <w:div w:id="284045020">
              <w:marLeft w:val="0"/>
              <w:marRight w:val="0"/>
              <w:marTop w:val="0"/>
              <w:marBottom w:val="0"/>
              <w:divBdr>
                <w:top w:val="none" w:sz="0" w:space="0" w:color="auto"/>
                <w:left w:val="none" w:sz="0" w:space="0" w:color="auto"/>
                <w:bottom w:val="none" w:sz="0" w:space="0" w:color="auto"/>
                <w:right w:val="none" w:sz="0" w:space="0" w:color="auto"/>
              </w:divBdr>
            </w:div>
            <w:div w:id="286207840">
              <w:marLeft w:val="0"/>
              <w:marRight w:val="0"/>
              <w:marTop w:val="0"/>
              <w:marBottom w:val="0"/>
              <w:divBdr>
                <w:top w:val="none" w:sz="0" w:space="0" w:color="auto"/>
                <w:left w:val="none" w:sz="0" w:space="0" w:color="auto"/>
                <w:bottom w:val="none" w:sz="0" w:space="0" w:color="auto"/>
                <w:right w:val="none" w:sz="0" w:space="0" w:color="auto"/>
              </w:divBdr>
            </w:div>
            <w:div w:id="287782409">
              <w:marLeft w:val="0"/>
              <w:marRight w:val="0"/>
              <w:marTop w:val="0"/>
              <w:marBottom w:val="0"/>
              <w:divBdr>
                <w:top w:val="none" w:sz="0" w:space="0" w:color="auto"/>
                <w:left w:val="none" w:sz="0" w:space="0" w:color="auto"/>
                <w:bottom w:val="none" w:sz="0" w:space="0" w:color="auto"/>
                <w:right w:val="none" w:sz="0" w:space="0" w:color="auto"/>
              </w:divBdr>
            </w:div>
            <w:div w:id="289362462">
              <w:marLeft w:val="0"/>
              <w:marRight w:val="0"/>
              <w:marTop w:val="0"/>
              <w:marBottom w:val="0"/>
              <w:divBdr>
                <w:top w:val="none" w:sz="0" w:space="0" w:color="auto"/>
                <w:left w:val="none" w:sz="0" w:space="0" w:color="auto"/>
                <w:bottom w:val="none" w:sz="0" w:space="0" w:color="auto"/>
                <w:right w:val="none" w:sz="0" w:space="0" w:color="auto"/>
              </w:divBdr>
            </w:div>
            <w:div w:id="294215749">
              <w:marLeft w:val="0"/>
              <w:marRight w:val="0"/>
              <w:marTop w:val="0"/>
              <w:marBottom w:val="0"/>
              <w:divBdr>
                <w:top w:val="none" w:sz="0" w:space="0" w:color="auto"/>
                <w:left w:val="none" w:sz="0" w:space="0" w:color="auto"/>
                <w:bottom w:val="none" w:sz="0" w:space="0" w:color="auto"/>
                <w:right w:val="none" w:sz="0" w:space="0" w:color="auto"/>
              </w:divBdr>
            </w:div>
            <w:div w:id="295913379">
              <w:marLeft w:val="0"/>
              <w:marRight w:val="0"/>
              <w:marTop w:val="0"/>
              <w:marBottom w:val="0"/>
              <w:divBdr>
                <w:top w:val="none" w:sz="0" w:space="0" w:color="auto"/>
                <w:left w:val="none" w:sz="0" w:space="0" w:color="auto"/>
                <w:bottom w:val="none" w:sz="0" w:space="0" w:color="auto"/>
                <w:right w:val="none" w:sz="0" w:space="0" w:color="auto"/>
              </w:divBdr>
            </w:div>
            <w:div w:id="298461089">
              <w:marLeft w:val="0"/>
              <w:marRight w:val="0"/>
              <w:marTop w:val="0"/>
              <w:marBottom w:val="0"/>
              <w:divBdr>
                <w:top w:val="none" w:sz="0" w:space="0" w:color="auto"/>
                <w:left w:val="none" w:sz="0" w:space="0" w:color="auto"/>
                <w:bottom w:val="none" w:sz="0" w:space="0" w:color="auto"/>
                <w:right w:val="none" w:sz="0" w:space="0" w:color="auto"/>
              </w:divBdr>
            </w:div>
            <w:div w:id="298613835">
              <w:marLeft w:val="0"/>
              <w:marRight w:val="0"/>
              <w:marTop w:val="0"/>
              <w:marBottom w:val="0"/>
              <w:divBdr>
                <w:top w:val="none" w:sz="0" w:space="0" w:color="auto"/>
                <w:left w:val="none" w:sz="0" w:space="0" w:color="auto"/>
                <w:bottom w:val="none" w:sz="0" w:space="0" w:color="auto"/>
                <w:right w:val="none" w:sz="0" w:space="0" w:color="auto"/>
              </w:divBdr>
            </w:div>
            <w:div w:id="299648548">
              <w:marLeft w:val="0"/>
              <w:marRight w:val="0"/>
              <w:marTop w:val="0"/>
              <w:marBottom w:val="0"/>
              <w:divBdr>
                <w:top w:val="none" w:sz="0" w:space="0" w:color="auto"/>
                <w:left w:val="none" w:sz="0" w:space="0" w:color="auto"/>
                <w:bottom w:val="none" w:sz="0" w:space="0" w:color="auto"/>
                <w:right w:val="none" w:sz="0" w:space="0" w:color="auto"/>
              </w:divBdr>
            </w:div>
            <w:div w:id="300229247">
              <w:marLeft w:val="0"/>
              <w:marRight w:val="0"/>
              <w:marTop w:val="0"/>
              <w:marBottom w:val="0"/>
              <w:divBdr>
                <w:top w:val="none" w:sz="0" w:space="0" w:color="auto"/>
                <w:left w:val="none" w:sz="0" w:space="0" w:color="auto"/>
                <w:bottom w:val="none" w:sz="0" w:space="0" w:color="auto"/>
                <w:right w:val="none" w:sz="0" w:space="0" w:color="auto"/>
              </w:divBdr>
            </w:div>
            <w:div w:id="300312037">
              <w:marLeft w:val="0"/>
              <w:marRight w:val="0"/>
              <w:marTop w:val="0"/>
              <w:marBottom w:val="0"/>
              <w:divBdr>
                <w:top w:val="none" w:sz="0" w:space="0" w:color="auto"/>
                <w:left w:val="none" w:sz="0" w:space="0" w:color="auto"/>
                <w:bottom w:val="none" w:sz="0" w:space="0" w:color="auto"/>
                <w:right w:val="none" w:sz="0" w:space="0" w:color="auto"/>
              </w:divBdr>
            </w:div>
            <w:div w:id="303967291">
              <w:marLeft w:val="0"/>
              <w:marRight w:val="0"/>
              <w:marTop w:val="0"/>
              <w:marBottom w:val="0"/>
              <w:divBdr>
                <w:top w:val="none" w:sz="0" w:space="0" w:color="auto"/>
                <w:left w:val="none" w:sz="0" w:space="0" w:color="auto"/>
                <w:bottom w:val="none" w:sz="0" w:space="0" w:color="auto"/>
                <w:right w:val="none" w:sz="0" w:space="0" w:color="auto"/>
              </w:divBdr>
            </w:div>
            <w:div w:id="304701707">
              <w:marLeft w:val="0"/>
              <w:marRight w:val="0"/>
              <w:marTop w:val="0"/>
              <w:marBottom w:val="0"/>
              <w:divBdr>
                <w:top w:val="none" w:sz="0" w:space="0" w:color="auto"/>
                <w:left w:val="none" w:sz="0" w:space="0" w:color="auto"/>
                <w:bottom w:val="none" w:sz="0" w:space="0" w:color="auto"/>
                <w:right w:val="none" w:sz="0" w:space="0" w:color="auto"/>
              </w:divBdr>
            </w:div>
            <w:div w:id="305862993">
              <w:marLeft w:val="0"/>
              <w:marRight w:val="0"/>
              <w:marTop w:val="0"/>
              <w:marBottom w:val="0"/>
              <w:divBdr>
                <w:top w:val="none" w:sz="0" w:space="0" w:color="auto"/>
                <w:left w:val="none" w:sz="0" w:space="0" w:color="auto"/>
                <w:bottom w:val="none" w:sz="0" w:space="0" w:color="auto"/>
                <w:right w:val="none" w:sz="0" w:space="0" w:color="auto"/>
              </w:divBdr>
            </w:div>
            <w:div w:id="307130986">
              <w:marLeft w:val="0"/>
              <w:marRight w:val="0"/>
              <w:marTop w:val="0"/>
              <w:marBottom w:val="0"/>
              <w:divBdr>
                <w:top w:val="none" w:sz="0" w:space="0" w:color="auto"/>
                <w:left w:val="none" w:sz="0" w:space="0" w:color="auto"/>
                <w:bottom w:val="none" w:sz="0" w:space="0" w:color="auto"/>
                <w:right w:val="none" w:sz="0" w:space="0" w:color="auto"/>
              </w:divBdr>
            </w:div>
            <w:div w:id="307901605">
              <w:marLeft w:val="0"/>
              <w:marRight w:val="0"/>
              <w:marTop w:val="0"/>
              <w:marBottom w:val="0"/>
              <w:divBdr>
                <w:top w:val="none" w:sz="0" w:space="0" w:color="auto"/>
                <w:left w:val="none" w:sz="0" w:space="0" w:color="auto"/>
                <w:bottom w:val="none" w:sz="0" w:space="0" w:color="auto"/>
                <w:right w:val="none" w:sz="0" w:space="0" w:color="auto"/>
              </w:divBdr>
            </w:div>
            <w:div w:id="313415470">
              <w:marLeft w:val="0"/>
              <w:marRight w:val="0"/>
              <w:marTop w:val="0"/>
              <w:marBottom w:val="0"/>
              <w:divBdr>
                <w:top w:val="none" w:sz="0" w:space="0" w:color="auto"/>
                <w:left w:val="none" w:sz="0" w:space="0" w:color="auto"/>
                <w:bottom w:val="none" w:sz="0" w:space="0" w:color="auto"/>
                <w:right w:val="none" w:sz="0" w:space="0" w:color="auto"/>
              </w:divBdr>
            </w:div>
            <w:div w:id="317154775">
              <w:marLeft w:val="0"/>
              <w:marRight w:val="0"/>
              <w:marTop w:val="0"/>
              <w:marBottom w:val="0"/>
              <w:divBdr>
                <w:top w:val="none" w:sz="0" w:space="0" w:color="auto"/>
                <w:left w:val="none" w:sz="0" w:space="0" w:color="auto"/>
                <w:bottom w:val="none" w:sz="0" w:space="0" w:color="auto"/>
                <w:right w:val="none" w:sz="0" w:space="0" w:color="auto"/>
              </w:divBdr>
            </w:div>
            <w:div w:id="317659112">
              <w:marLeft w:val="0"/>
              <w:marRight w:val="0"/>
              <w:marTop w:val="0"/>
              <w:marBottom w:val="0"/>
              <w:divBdr>
                <w:top w:val="none" w:sz="0" w:space="0" w:color="auto"/>
                <w:left w:val="none" w:sz="0" w:space="0" w:color="auto"/>
                <w:bottom w:val="none" w:sz="0" w:space="0" w:color="auto"/>
                <w:right w:val="none" w:sz="0" w:space="0" w:color="auto"/>
              </w:divBdr>
            </w:div>
            <w:div w:id="318274330">
              <w:marLeft w:val="0"/>
              <w:marRight w:val="0"/>
              <w:marTop w:val="0"/>
              <w:marBottom w:val="0"/>
              <w:divBdr>
                <w:top w:val="none" w:sz="0" w:space="0" w:color="auto"/>
                <w:left w:val="none" w:sz="0" w:space="0" w:color="auto"/>
                <w:bottom w:val="none" w:sz="0" w:space="0" w:color="auto"/>
                <w:right w:val="none" w:sz="0" w:space="0" w:color="auto"/>
              </w:divBdr>
            </w:div>
            <w:div w:id="318340163">
              <w:marLeft w:val="0"/>
              <w:marRight w:val="0"/>
              <w:marTop w:val="0"/>
              <w:marBottom w:val="0"/>
              <w:divBdr>
                <w:top w:val="none" w:sz="0" w:space="0" w:color="auto"/>
                <w:left w:val="none" w:sz="0" w:space="0" w:color="auto"/>
                <w:bottom w:val="none" w:sz="0" w:space="0" w:color="auto"/>
                <w:right w:val="none" w:sz="0" w:space="0" w:color="auto"/>
              </w:divBdr>
            </w:div>
            <w:div w:id="320545099">
              <w:marLeft w:val="0"/>
              <w:marRight w:val="0"/>
              <w:marTop w:val="0"/>
              <w:marBottom w:val="0"/>
              <w:divBdr>
                <w:top w:val="none" w:sz="0" w:space="0" w:color="auto"/>
                <w:left w:val="none" w:sz="0" w:space="0" w:color="auto"/>
                <w:bottom w:val="none" w:sz="0" w:space="0" w:color="auto"/>
                <w:right w:val="none" w:sz="0" w:space="0" w:color="auto"/>
              </w:divBdr>
            </w:div>
            <w:div w:id="321933554">
              <w:marLeft w:val="0"/>
              <w:marRight w:val="0"/>
              <w:marTop w:val="0"/>
              <w:marBottom w:val="0"/>
              <w:divBdr>
                <w:top w:val="none" w:sz="0" w:space="0" w:color="auto"/>
                <w:left w:val="none" w:sz="0" w:space="0" w:color="auto"/>
                <w:bottom w:val="none" w:sz="0" w:space="0" w:color="auto"/>
                <w:right w:val="none" w:sz="0" w:space="0" w:color="auto"/>
              </w:divBdr>
            </w:div>
            <w:div w:id="326905183">
              <w:marLeft w:val="0"/>
              <w:marRight w:val="0"/>
              <w:marTop w:val="0"/>
              <w:marBottom w:val="0"/>
              <w:divBdr>
                <w:top w:val="none" w:sz="0" w:space="0" w:color="auto"/>
                <w:left w:val="none" w:sz="0" w:space="0" w:color="auto"/>
                <w:bottom w:val="none" w:sz="0" w:space="0" w:color="auto"/>
                <w:right w:val="none" w:sz="0" w:space="0" w:color="auto"/>
              </w:divBdr>
            </w:div>
            <w:div w:id="326907916">
              <w:marLeft w:val="0"/>
              <w:marRight w:val="0"/>
              <w:marTop w:val="0"/>
              <w:marBottom w:val="0"/>
              <w:divBdr>
                <w:top w:val="none" w:sz="0" w:space="0" w:color="auto"/>
                <w:left w:val="none" w:sz="0" w:space="0" w:color="auto"/>
                <w:bottom w:val="none" w:sz="0" w:space="0" w:color="auto"/>
                <w:right w:val="none" w:sz="0" w:space="0" w:color="auto"/>
              </w:divBdr>
            </w:div>
            <w:div w:id="331110220">
              <w:marLeft w:val="0"/>
              <w:marRight w:val="0"/>
              <w:marTop w:val="0"/>
              <w:marBottom w:val="0"/>
              <w:divBdr>
                <w:top w:val="none" w:sz="0" w:space="0" w:color="auto"/>
                <w:left w:val="none" w:sz="0" w:space="0" w:color="auto"/>
                <w:bottom w:val="none" w:sz="0" w:space="0" w:color="auto"/>
                <w:right w:val="none" w:sz="0" w:space="0" w:color="auto"/>
              </w:divBdr>
            </w:div>
            <w:div w:id="333727111">
              <w:marLeft w:val="0"/>
              <w:marRight w:val="0"/>
              <w:marTop w:val="0"/>
              <w:marBottom w:val="0"/>
              <w:divBdr>
                <w:top w:val="none" w:sz="0" w:space="0" w:color="auto"/>
                <w:left w:val="none" w:sz="0" w:space="0" w:color="auto"/>
                <w:bottom w:val="none" w:sz="0" w:space="0" w:color="auto"/>
                <w:right w:val="none" w:sz="0" w:space="0" w:color="auto"/>
              </w:divBdr>
            </w:div>
            <w:div w:id="333921919">
              <w:marLeft w:val="0"/>
              <w:marRight w:val="0"/>
              <w:marTop w:val="0"/>
              <w:marBottom w:val="0"/>
              <w:divBdr>
                <w:top w:val="none" w:sz="0" w:space="0" w:color="auto"/>
                <w:left w:val="none" w:sz="0" w:space="0" w:color="auto"/>
                <w:bottom w:val="none" w:sz="0" w:space="0" w:color="auto"/>
                <w:right w:val="none" w:sz="0" w:space="0" w:color="auto"/>
              </w:divBdr>
            </w:div>
            <w:div w:id="334770855">
              <w:marLeft w:val="0"/>
              <w:marRight w:val="0"/>
              <w:marTop w:val="0"/>
              <w:marBottom w:val="0"/>
              <w:divBdr>
                <w:top w:val="none" w:sz="0" w:space="0" w:color="auto"/>
                <w:left w:val="none" w:sz="0" w:space="0" w:color="auto"/>
                <w:bottom w:val="none" w:sz="0" w:space="0" w:color="auto"/>
                <w:right w:val="none" w:sz="0" w:space="0" w:color="auto"/>
              </w:divBdr>
            </w:div>
            <w:div w:id="335807257">
              <w:marLeft w:val="0"/>
              <w:marRight w:val="0"/>
              <w:marTop w:val="0"/>
              <w:marBottom w:val="0"/>
              <w:divBdr>
                <w:top w:val="none" w:sz="0" w:space="0" w:color="auto"/>
                <w:left w:val="none" w:sz="0" w:space="0" w:color="auto"/>
                <w:bottom w:val="none" w:sz="0" w:space="0" w:color="auto"/>
                <w:right w:val="none" w:sz="0" w:space="0" w:color="auto"/>
              </w:divBdr>
            </w:div>
            <w:div w:id="336080791">
              <w:marLeft w:val="0"/>
              <w:marRight w:val="0"/>
              <w:marTop w:val="0"/>
              <w:marBottom w:val="0"/>
              <w:divBdr>
                <w:top w:val="none" w:sz="0" w:space="0" w:color="auto"/>
                <w:left w:val="none" w:sz="0" w:space="0" w:color="auto"/>
                <w:bottom w:val="none" w:sz="0" w:space="0" w:color="auto"/>
                <w:right w:val="none" w:sz="0" w:space="0" w:color="auto"/>
              </w:divBdr>
            </w:div>
            <w:div w:id="336159256">
              <w:marLeft w:val="0"/>
              <w:marRight w:val="0"/>
              <w:marTop w:val="0"/>
              <w:marBottom w:val="0"/>
              <w:divBdr>
                <w:top w:val="none" w:sz="0" w:space="0" w:color="auto"/>
                <w:left w:val="none" w:sz="0" w:space="0" w:color="auto"/>
                <w:bottom w:val="none" w:sz="0" w:space="0" w:color="auto"/>
                <w:right w:val="none" w:sz="0" w:space="0" w:color="auto"/>
              </w:divBdr>
            </w:div>
            <w:div w:id="336738291">
              <w:marLeft w:val="0"/>
              <w:marRight w:val="0"/>
              <w:marTop w:val="0"/>
              <w:marBottom w:val="0"/>
              <w:divBdr>
                <w:top w:val="none" w:sz="0" w:space="0" w:color="auto"/>
                <w:left w:val="none" w:sz="0" w:space="0" w:color="auto"/>
                <w:bottom w:val="none" w:sz="0" w:space="0" w:color="auto"/>
                <w:right w:val="none" w:sz="0" w:space="0" w:color="auto"/>
              </w:divBdr>
            </w:div>
            <w:div w:id="337779850">
              <w:marLeft w:val="0"/>
              <w:marRight w:val="0"/>
              <w:marTop w:val="0"/>
              <w:marBottom w:val="0"/>
              <w:divBdr>
                <w:top w:val="none" w:sz="0" w:space="0" w:color="auto"/>
                <w:left w:val="none" w:sz="0" w:space="0" w:color="auto"/>
                <w:bottom w:val="none" w:sz="0" w:space="0" w:color="auto"/>
                <w:right w:val="none" w:sz="0" w:space="0" w:color="auto"/>
              </w:divBdr>
            </w:div>
            <w:div w:id="339629209">
              <w:marLeft w:val="0"/>
              <w:marRight w:val="0"/>
              <w:marTop w:val="0"/>
              <w:marBottom w:val="0"/>
              <w:divBdr>
                <w:top w:val="none" w:sz="0" w:space="0" w:color="auto"/>
                <w:left w:val="none" w:sz="0" w:space="0" w:color="auto"/>
                <w:bottom w:val="none" w:sz="0" w:space="0" w:color="auto"/>
                <w:right w:val="none" w:sz="0" w:space="0" w:color="auto"/>
              </w:divBdr>
            </w:div>
            <w:div w:id="340082013">
              <w:marLeft w:val="0"/>
              <w:marRight w:val="0"/>
              <w:marTop w:val="0"/>
              <w:marBottom w:val="0"/>
              <w:divBdr>
                <w:top w:val="none" w:sz="0" w:space="0" w:color="auto"/>
                <w:left w:val="none" w:sz="0" w:space="0" w:color="auto"/>
                <w:bottom w:val="none" w:sz="0" w:space="0" w:color="auto"/>
                <w:right w:val="none" w:sz="0" w:space="0" w:color="auto"/>
              </w:divBdr>
            </w:div>
            <w:div w:id="340283576">
              <w:marLeft w:val="0"/>
              <w:marRight w:val="0"/>
              <w:marTop w:val="0"/>
              <w:marBottom w:val="0"/>
              <w:divBdr>
                <w:top w:val="none" w:sz="0" w:space="0" w:color="auto"/>
                <w:left w:val="none" w:sz="0" w:space="0" w:color="auto"/>
                <w:bottom w:val="none" w:sz="0" w:space="0" w:color="auto"/>
                <w:right w:val="none" w:sz="0" w:space="0" w:color="auto"/>
              </w:divBdr>
            </w:div>
            <w:div w:id="340858407">
              <w:marLeft w:val="0"/>
              <w:marRight w:val="0"/>
              <w:marTop w:val="0"/>
              <w:marBottom w:val="0"/>
              <w:divBdr>
                <w:top w:val="none" w:sz="0" w:space="0" w:color="auto"/>
                <w:left w:val="none" w:sz="0" w:space="0" w:color="auto"/>
                <w:bottom w:val="none" w:sz="0" w:space="0" w:color="auto"/>
                <w:right w:val="none" w:sz="0" w:space="0" w:color="auto"/>
              </w:divBdr>
            </w:div>
            <w:div w:id="342558409">
              <w:marLeft w:val="0"/>
              <w:marRight w:val="0"/>
              <w:marTop w:val="0"/>
              <w:marBottom w:val="0"/>
              <w:divBdr>
                <w:top w:val="none" w:sz="0" w:space="0" w:color="auto"/>
                <w:left w:val="none" w:sz="0" w:space="0" w:color="auto"/>
                <w:bottom w:val="none" w:sz="0" w:space="0" w:color="auto"/>
                <w:right w:val="none" w:sz="0" w:space="0" w:color="auto"/>
              </w:divBdr>
            </w:div>
            <w:div w:id="346097476">
              <w:marLeft w:val="0"/>
              <w:marRight w:val="0"/>
              <w:marTop w:val="0"/>
              <w:marBottom w:val="0"/>
              <w:divBdr>
                <w:top w:val="none" w:sz="0" w:space="0" w:color="auto"/>
                <w:left w:val="none" w:sz="0" w:space="0" w:color="auto"/>
                <w:bottom w:val="none" w:sz="0" w:space="0" w:color="auto"/>
                <w:right w:val="none" w:sz="0" w:space="0" w:color="auto"/>
              </w:divBdr>
            </w:div>
            <w:div w:id="347214463">
              <w:marLeft w:val="0"/>
              <w:marRight w:val="0"/>
              <w:marTop w:val="0"/>
              <w:marBottom w:val="0"/>
              <w:divBdr>
                <w:top w:val="none" w:sz="0" w:space="0" w:color="auto"/>
                <w:left w:val="none" w:sz="0" w:space="0" w:color="auto"/>
                <w:bottom w:val="none" w:sz="0" w:space="0" w:color="auto"/>
                <w:right w:val="none" w:sz="0" w:space="0" w:color="auto"/>
              </w:divBdr>
            </w:div>
            <w:div w:id="350452615">
              <w:marLeft w:val="0"/>
              <w:marRight w:val="0"/>
              <w:marTop w:val="0"/>
              <w:marBottom w:val="0"/>
              <w:divBdr>
                <w:top w:val="none" w:sz="0" w:space="0" w:color="auto"/>
                <w:left w:val="none" w:sz="0" w:space="0" w:color="auto"/>
                <w:bottom w:val="none" w:sz="0" w:space="0" w:color="auto"/>
                <w:right w:val="none" w:sz="0" w:space="0" w:color="auto"/>
              </w:divBdr>
            </w:div>
            <w:div w:id="353305338">
              <w:marLeft w:val="0"/>
              <w:marRight w:val="0"/>
              <w:marTop w:val="0"/>
              <w:marBottom w:val="0"/>
              <w:divBdr>
                <w:top w:val="none" w:sz="0" w:space="0" w:color="auto"/>
                <w:left w:val="none" w:sz="0" w:space="0" w:color="auto"/>
                <w:bottom w:val="none" w:sz="0" w:space="0" w:color="auto"/>
                <w:right w:val="none" w:sz="0" w:space="0" w:color="auto"/>
              </w:divBdr>
            </w:div>
            <w:div w:id="356859340">
              <w:marLeft w:val="0"/>
              <w:marRight w:val="0"/>
              <w:marTop w:val="0"/>
              <w:marBottom w:val="0"/>
              <w:divBdr>
                <w:top w:val="none" w:sz="0" w:space="0" w:color="auto"/>
                <w:left w:val="none" w:sz="0" w:space="0" w:color="auto"/>
                <w:bottom w:val="none" w:sz="0" w:space="0" w:color="auto"/>
                <w:right w:val="none" w:sz="0" w:space="0" w:color="auto"/>
              </w:divBdr>
            </w:div>
            <w:div w:id="357632650">
              <w:marLeft w:val="0"/>
              <w:marRight w:val="0"/>
              <w:marTop w:val="0"/>
              <w:marBottom w:val="0"/>
              <w:divBdr>
                <w:top w:val="none" w:sz="0" w:space="0" w:color="auto"/>
                <w:left w:val="none" w:sz="0" w:space="0" w:color="auto"/>
                <w:bottom w:val="none" w:sz="0" w:space="0" w:color="auto"/>
                <w:right w:val="none" w:sz="0" w:space="0" w:color="auto"/>
              </w:divBdr>
            </w:div>
            <w:div w:id="357704440">
              <w:marLeft w:val="0"/>
              <w:marRight w:val="0"/>
              <w:marTop w:val="0"/>
              <w:marBottom w:val="0"/>
              <w:divBdr>
                <w:top w:val="none" w:sz="0" w:space="0" w:color="auto"/>
                <w:left w:val="none" w:sz="0" w:space="0" w:color="auto"/>
                <w:bottom w:val="none" w:sz="0" w:space="0" w:color="auto"/>
                <w:right w:val="none" w:sz="0" w:space="0" w:color="auto"/>
              </w:divBdr>
            </w:div>
            <w:div w:id="359402743">
              <w:marLeft w:val="0"/>
              <w:marRight w:val="0"/>
              <w:marTop w:val="0"/>
              <w:marBottom w:val="0"/>
              <w:divBdr>
                <w:top w:val="none" w:sz="0" w:space="0" w:color="auto"/>
                <w:left w:val="none" w:sz="0" w:space="0" w:color="auto"/>
                <w:bottom w:val="none" w:sz="0" w:space="0" w:color="auto"/>
                <w:right w:val="none" w:sz="0" w:space="0" w:color="auto"/>
              </w:divBdr>
            </w:div>
            <w:div w:id="360135473">
              <w:marLeft w:val="0"/>
              <w:marRight w:val="0"/>
              <w:marTop w:val="0"/>
              <w:marBottom w:val="0"/>
              <w:divBdr>
                <w:top w:val="none" w:sz="0" w:space="0" w:color="auto"/>
                <w:left w:val="none" w:sz="0" w:space="0" w:color="auto"/>
                <w:bottom w:val="none" w:sz="0" w:space="0" w:color="auto"/>
                <w:right w:val="none" w:sz="0" w:space="0" w:color="auto"/>
              </w:divBdr>
            </w:div>
            <w:div w:id="362096496">
              <w:marLeft w:val="0"/>
              <w:marRight w:val="0"/>
              <w:marTop w:val="0"/>
              <w:marBottom w:val="0"/>
              <w:divBdr>
                <w:top w:val="none" w:sz="0" w:space="0" w:color="auto"/>
                <w:left w:val="none" w:sz="0" w:space="0" w:color="auto"/>
                <w:bottom w:val="none" w:sz="0" w:space="0" w:color="auto"/>
                <w:right w:val="none" w:sz="0" w:space="0" w:color="auto"/>
              </w:divBdr>
            </w:div>
            <w:div w:id="362748398">
              <w:marLeft w:val="0"/>
              <w:marRight w:val="0"/>
              <w:marTop w:val="0"/>
              <w:marBottom w:val="0"/>
              <w:divBdr>
                <w:top w:val="none" w:sz="0" w:space="0" w:color="auto"/>
                <w:left w:val="none" w:sz="0" w:space="0" w:color="auto"/>
                <w:bottom w:val="none" w:sz="0" w:space="0" w:color="auto"/>
                <w:right w:val="none" w:sz="0" w:space="0" w:color="auto"/>
              </w:divBdr>
            </w:div>
            <w:div w:id="364064502">
              <w:marLeft w:val="0"/>
              <w:marRight w:val="0"/>
              <w:marTop w:val="0"/>
              <w:marBottom w:val="0"/>
              <w:divBdr>
                <w:top w:val="none" w:sz="0" w:space="0" w:color="auto"/>
                <w:left w:val="none" w:sz="0" w:space="0" w:color="auto"/>
                <w:bottom w:val="none" w:sz="0" w:space="0" w:color="auto"/>
                <w:right w:val="none" w:sz="0" w:space="0" w:color="auto"/>
              </w:divBdr>
            </w:div>
            <w:div w:id="364984424">
              <w:marLeft w:val="0"/>
              <w:marRight w:val="0"/>
              <w:marTop w:val="0"/>
              <w:marBottom w:val="0"/>
              <w:divBdr>
                <w:top w:val="none" w:sz="0" w:space="0" w:color="auto"/>
                <w:left w:val="none" w:sz="0" w:space="0" w:color="auto"/>
                <w:bottom w:val="none" w:sz="0" w:space="0" w:color="auto"/>
                <w:right w:val="none" w:sz="0" w:space="0" w:color="auto"/>
              </w:divBdr>
            </w:div>
            <w:div w:id="374162594">
              <w:marLeft w:val="0"/>
              <w:marRight w:val="0"/>
              <w:marTop w:val="0"/>
              <w:marBottom w:val="0"/>
              <w:divBdr>
                <w:top w:val="none" w:sz="0" w:space="0" w:color="auto"/>
                <w:left w:val="none" w:sz="0" w:space="0" w:color="auto"/>
                <w:bottom w:val="none" w:sz="0" w:space="0" w:color="auto"/>
                <w:right w:val="none" w:sz="0" w:space="0" w:color="auto"/>
              </w:divBdr>
            </w:div>
            <w:div w:id="374350593">
              <w:marLeft w:val="0"/>
              <w:marRight w:val="0"/>
              <w:marTop w:val="0"/>
              <w:marBottom w:val="0"/>
              <w:divBdr>
                <w:top w:val="none" w:sz="0" w:space="0" w:color="auto"/>
                <w:left w:val="none" w:sz="0" w:space="0" w:color="auto"/>
                <w:bottom w:val="none" w:sz="0" w:space="0" w:color="auto"/>
                <w:right w:val="none" w:sz="0" w:space="0" w:color="auto"/>
              </w:divBdr>
            </w:div>
            <w:div w:id="376273484">
              <w:marLeft w:val="0"/>
              <w:marRight w:val="0"/>
              <w:marTop w:val="0"/>
              <w:marBottom w:val="0"/>
              <w:divBdr>
                <w:top w:val="none" w:sz="0" w:space="0" w:color="auto"/>
                <w:left w:val="none" w:sz="0" w:space="0" w:color="auto"/>
                <w:bottom w:val="none" w:sz="0" w:space="0" w:color="auto"/>
                <w:right w:val="none" w:sz="0" w:space="0" w:color="auto"/>
              </w:divBdr>
            </w:div>
            <w:div w:id="377821469">
              <w:marLeft w:val="0"/>
              <w:marRight w:val="0"/>
              <w:marTop w:val="0"/>
              <w:marBottom w:val="0"/>
              <w:divBdr>
                <w:top w:val="none" w:sz="0" w:space="0" w:color="auto"/>
                <w:left w:val="none" w:sz="0" w:space="0" w:color="auto"/>
                <w:bottom w:val="none" w:sz="0" w:space="0" w:color="auto"/>
                <w:right w:val="none" w:sz="0" w:space="0" w:color="auto"/>
              </w:divBdr>
            </w:div>
            <w:div w:id="378866198">
              <w:marLeft w:val="0"/>
              <w:marRight w:val="0"/>
              <w:marTop w:val="0"/>
              <w:marBottom w:val="0"/>
              <w:divBdr>
                <w:top w:val="none" w:sz="0" w:space="0" w:color="auto"/>
                <w:left w:val="none" w:sz="0" w:space="0" w:color="auto"/>
                <w:bottom w:val="none" w:sz="0" w:space="0" w:color="auto"/>
                <w:right w:val="none" w:sz="0" w:space="0" w:color="auto"/>
              </w:divBdr>
            </w:div>
            <w:div w:id="379869169">
              <w:marLeft w:val="0"/>
              <w:marRight w:val="0"/>
              <w:marTop w:val="0"/>
              <w:marBottom w:val="0"/>
              <w:divBdr>
                <w:top w:val="none" w:sz="0" w:space="0" w:color="auto"/>
                <w:left w:val="none" w:sz="0" w:space="0" w:color="auto"/>
                <w:bottom w:val="none" w:sz="0" w:space="0" w:color="auto"/>
                <w:right w:val="none" w:sz="0" w:space="0" w:color="auto"/>
              </w:divBdr>
            </w:div>
            <w:div w:id="380372636">
              <w:marLeft w:val="0"/>
              <w:marRight w:val="0"/>
              <w:marTop w:val="0"/>
              <w:marBottom w:val="0"/>
              <w:divBdr>
                <w:top w:val="none" w:sz="0" w:space="0" w:color="auto"/>
                <w:left w:val="none" w:sz="0" w:space="0" w:color="auto"/>
                <w:bottom w:val="none" w:sz="0" w:space="0" w:color="auto"/>
                <w:right w:val="none" w:sz="0" w:space="0" w:color="auto"/>
              </w:divBdr>
            </w:div>
            <w:div w:id="384645964">
              <w:marLeft w:val="0"/>
              <w:marRight w:val="0"/>
              <w:marTop w:val="0"/>
              <w:marBottom w:val="0"/>
              <w:divBdr>
                <w:top w:val="none" w:sz="0" w:space="0" w:color="auto"/>
                <w:left w:val="none" w:sz="0" w:space="0" w:color="auto"/>
                <w:bottom w:val="none" w:sz="0" w:space="0" w:color="auto"/>
                <w:right w:val="none" w:sz="0" w:space="0" w:color="auto"/>
              </w:divBdr>
            </w:div>
            <w:div w:id="384985120">
              <w:marLeft w:val="0"/>
              <w:marRight w:val="0"/>
              <w:marTop w:val="0"/>
              <w:marBottom w:val="0"/>
              <w:divBdr>
                <w:top w:val="none" w:sz="0" w:space="0" w:color="auto"/>
                <w:left w:val="none" w:sz="0" w:space="0" w:color="auto"/>
                <w:bottom w:val="none" w:sz="0" w:space="0" w:color="auto"/>
                <w:right w:val="none" w:sz="0" w:space="0" w:color="auto"/>
              </w:divBdr>
            </w:div>
            <w:div w:id="385644070">
              <w:marLeft w:val="0"/>
              <w:marRight w:val="0"/>
              <w:marTop w:val="0"/>
              <w:marBottom w:val="0"/>
              <w:divBdr>
                <w:top w:val="none" w:sz="0" w:space="0" w:color="auto"/>
                <w:left w:val="none" w:sz="0" w:space="0" w:color="auto"/>
                <w:bottom w:val="none" w:sz="0" w:space="0" w:color="auto"/>
                <w:right w:val="none" w:sz="0" w:space="0" w:color="auto"/>
              </w:divBdr>
            </w:div>
            <w:div w:id="386342466">
              <w:marLeft w:val="0"/>
              <w:marRight w:val="0"/>
              <w:marTop w:val="0"/>
              <w:marBottom w:val="0"/>
              <w:divBdr>
                <w:top w:val="none" w:sz="0" w:space="0" w:color="auto"/>
                <w:left w:val="none" w:sz="0" w:space="0" w:color="auto"/>
                <w:bottom w:val="none" w:sz="0" w:space="0" w:color="auto"/>
                <w:right w:val="none" w:sz="0" w:space="0" w:color="auto"/>
              </w:divBdr>
            </w:div>
            <w:div w:id="386999038">
              <w:marLeft w:val="0"/>
              <w:marRight w:val="0"/>
              <w:marTop w:val="0"/>
              <w:marBottom w:val="0"/>
              <w:divBdr>
                <w:top w:val="none" w:sz="0" w:space="0" w:color="auto"/>
                <w:left w:val="none" w:sz="0" w:space="0" w:color="auto"/>
                <w:bottom w:val="none" w:sz="0" w:space="0" w:color="auto"/>
                <w:right w:val="none" w:sz="0" w:space="0" w:color="auto"/>
              </w:divBdr>
            </w:div>
            <w:div w:id="388530115">
              <w:marLeft w:val="0"/>
              <w:marRight w:val="0"/>
              <w:marTop w:val="0"/>
              <w:marBottom w:val="0"/>
              <w:divBdr>
                <w:top w:val="none" w:sz="0" w:space="0" w:color="auto"/>
                <w:left w:val="none" w:sz="0" w:space="0" w:color="auto"/>
                <w:bottom w:val="none" w:sz="0" w:space="0" w:color="auto"/>
                <w:right w:val="none" w:sz="0" w:space="0" w:color="auto"/>
              </w:divBdr>
            </w:div>
            <w:div w:id="391391788">
              <w:marLeft w:val="0"/>
              <w:marRight w:val="0"/>
              <w:marTop w:val="0"/>
              <w:marBottom w:val="0"/>
              <w:divBdr>
                <w:top w:val="none" w:sz="0" w:space="0" w:color="auto"/>
                <w:left w:val="none" w:sz="0" w:space="0" w:color="auto"/>
                <w:bottom w:val="none" w:sz="0" w:space="0" w:color="auto"/>
                <w:right w:val="none" w:sz="0" w:space="0" w:color="auto"/>
              </w:divBdr>
            </w:div>
            <w:div w:id="392195579">
              <w:marLeft w:val="0"/>
              <w:marRight w:val="0"/>
              <w:marTop w:val="0"/>
              <w:marBottom w:val="0"/>
              <w:divBdr>
                <w:top w:val="none" w:sz="0" w:space="0" w:color="auto"/>
                <w:left w:val="none" w:sz="0" w:space="0" w:color="auto"/>
                <w:bottom w:val="none" w:sz="0" w:space="0" w:color="auto"/>
                <w:right w:val="none" w:sz="0" w:space="0" w:color="auto"/>
              </w:divBdr>
            </w:div>
            <w:div w:id="392854057">
              <w:marLeft w:val="0"/>
              <w:marRight w:val="0"/>
              <w:marTop w:val="0"/>
              <w:marBottom w:val="0"/>
              <w:divBdr>
                <w:top w:val="none" w:sz="0" w:space="0" w:color="auto"/>
                <w:left w:val="none" w:sz="0" w:space="0" w:color="auto"/>
                <w:bottom w:val="none" w:sz="0" w:space="0" w:color="auto"/>
                <w:right w:val="none" w:sz="0" w:space="0" w:color="auto"/>
              </w:divBdr>
            </w:div>
            <w:div w:id="393236747">
              <w:marLeft w:val="0"/>
              <w:marRight w:val="0"/>
              <w:marTop w:val="0"/>
              <w:marBottom w:val="0"/>
              <w:divBdr>
                <w:top w:val="none" w:sz="0" w:space="0" w:color="auto"/>
                <w:left w:val="none" w:sz="0" w:space="0" w:color="auto"/>
                <w:bottom w:val="none" w:sz="0" w:space="0" w:color="auto"/>
                <w:right w:val="none" w:sz="0" w:space="0" w:color="auto"/>
              </w:divBdr>
            </w:div>
            <w:div w:id="394205622">
              <w:marLeft w:val="0"/>
              <w:marRight w:val="0"/>
              <w:marTop w:val="0"/>
              <w:marBottom w:val="0"/>
              <w:divBdr>
                <w:top w:val="none" w:sz="0" w:space="0" w:color="auto"/>
                <w:left w:val="none" w:sz="0" w:space="0" w:color="auto"/>
                <w:bottom w:val="none" w:sz="0" w:space="0" w:color="auto"/>
                <w:right w:val="none" w:sz="0" w:space="0" w:color="auto"/>
              </w:divBdr>
            </w:div>
            <w:div w:id="394399715">
              <w:marLeft w:val="0"/>
              <w:marRight w:val="0"/>
              <w:marTop w:val="0"/>
              <w:marBottom w:val="0"/>
              <w:divBdr>
                <w:top w:val="none" w:sz="0" w:space="0" w:color="auto"/>
                <w:left w:val="none" w:sz="0" w:space="0" w:color="auto"/>
                <w:bottom w:val="none" w:sz="0" w:space="0" w:color="auto"/>
                <w:right w:val="none" w:sz="0" w:space="0" w:color="auto"/>
              </w:divBdr>
            </w:div>
            <w:div w:id="398093297">
              <w:marLeft w:val="0"/>
              <w:marRight w:val="0"/>
              <w:marTop w:val="0"/>
              <w:marBottom w:val="0"/>
              <w:divBdr>
                <w:top w:val="none" w:sz="0" w:space="0" w:color="auto"/>
                <w:left w:val="none" w:sz="0" w:space="0" w:color="auto"/>
                <w:bottom w:val="none" w:sz="0" w:space="0" w:color="auto"/>
                <w:right w:val="none" w:sz="0" w:space="0" w:color="auto"/>
              </w:divBdr>
              <w:divsChild>
                <w:div w:id="21244228">
                  <w:marLeft w:val="0"/>
                  <w:marRight w:val="0"/>
                  <w:marTop w:val="0"/>
                  <w:marBottom w:val="0"/>
                  <w:divBdr>
                    <w:top w:val="none" w:sz="0" w:space="0" w:color="auto"/>
                    <w:left w:val="none" w:sz="0" w:space="0" w:color="auto"/>
                    <w:bottom w:val="none" w:sz="0" w:space="0" w:color="auto"/>
                    <w:right w:val="none" w:sz="0" w:space="0" w:color="auto"/>
                  </w:divBdr>
                </w:div>
                <w:div w:id="40250949">
                  <w:marLeft w:val="0"/>
                  <w:marRight w:val="0"/>
                  <w:marTop w:val="0"/>
                  <w:marBottom w:val="0"/>
                  <w:divBdr>
                    <w:top w:val="none" w:sz="0" w:space="0" w:color="auto"/>
                    <w:left w:val="none" w:sz="0" w:space="0" w:color="auto"/>
                    <w:bottom w:val="none" w:sz="0" w:space="0" w:color="auto"/>
                    <w:right w:val="none" w:sz="0" w:space="0" w:color="auto"/>
                  </w:divBdr>
                </w:div>
                <w:div w:id="70275930">
                  <w:marLeft w:val="0"/>
                  <w:marRight w:val="0"/>
                  <w:marTop w:val="0"/>
                  <w:marBottom w:val="0"/>
                  <w:divBdr>
                    <w:top w:val="none" w:sz="0" w:space="0" w:color="auto"/>
                    <w:left w:val="none" w:sz="0" w:space="0" w:color="auto"/>
                    <w:bottom w:val="none" w:sz="0" w:space="0" w:color="auto"/>
                    <w:right w:val="none" w:sz="0" w:space="0" w:color="auto"/>
                  </w:divBdr>
                </w:div>
                <w:div w:id="142280774">
                  <w:marLeft w:val="0"/>
                  <w:marRight w:val="0"/>
                  <w:marTop w:val="0"/>
                  <w:marBottom w:val="0"/>
                  <w:divBdr>
                    <w:top w:val="none" w:sz="0" w:space="0" w:color="auto"/>
                    <w:left w:val="none" w:sz="0" w:space="0" w:color="auto"/>
                    <w:bottom w:val="none" w:sz="0" w:space="0" w:color="auto"/>
                    <w:right w:val="none" w:sz="0" w:space="0" w:color="auto"/>
                  </w:divBdr>
                </w:div>
                <w:div w:id="245726344">
                  <w:marLeft w:val="0"/>
                  <w:marRight w:val="0"/>
                  <w:marTop w:val="0"/>
                  <w:marBottom w:val="0"/>
                  <w:divBdr>
                    <w:top w:val="none" w:sz="0" w:space="0" w:color="auto"/>
                    <w:left w:val="none" w:sz="0" w:space="0" w:color="auto"/>
                    <w:bottom w:val="none" w:sz="0" w:space="0" w:color="auto"/>
                    <w:right w:val="none" w:sz="0" w:space="0" w:color="auto"/>
                  </w:divBdr>
                </w:div>
                <w:div w:id="348875633">
                  <w:marLeft w:val="0"/>
                  <w:marRight w:val="0"/>
                  <w:marTop w:val="0"/>
                  <w:marBottom w:val="0"/>
                  <w:divBdr>
                    <w:top w:val="none" w:sz="0" w:space="0" w:color="auto"/>
                    <w:left w:val="none" w:sz="0" w:space="0" w:color="auto"/>
                    <w:bottom w:val="none" w:sz="0" w:space="0" w:color="auto"/>
                    <w:right w:val="none" w:sz="0" w:space="0" w:color="auto"/>
                  </w:divBdr>
                </w:div>
                <w:div w:id="349647700">
                  <w:marLeft w:val="0"/>
                  <w:marRight w:val="0"/>
                  <w:marTop w:val="0"/>
                  <w:marBottom w:val="0"/>
                  <w:divBdr>
                    <w:top w:val="none" w:sz="0" w:space="0" w:color="auto"/>
                    <w:left w:val="none" w:sz="0" w:space="0" w:color="auto"/>
                    <w:bottom w:val="none" w:sz="0" w:space="0" w:color="auto"/>
                    <w:right w:val="none" w:sz="0" w:space="0" w:color="auto"/>
                  </w:divBdr>
                </w:div>
                <w:div w:id="355084953">
                  <w:marLeft w:val="0"/>
                  <w:marRight w:val="0"/>
                  <w:marTop w:val="0"/>
                  <w:marBottom w:val="0"/>
                  <w:divBdr>
                    <w:top w:val="none" w:sz="0" w:space="0" w:color="auto"/>
                    <w:left w:val="none" w:sz="0" w:space="0" w:color="auto"/>
                    <w:bottom w:val="none" w:sz="0" w:space="0" w:color="auto"/>
                    <w:right w:val="none" w:sz="0" w:space="0" w:color="auto"/>
                  </w:divBdr>
                </w:div>
                <w:div w:id="404298293">
                  <w:marLeft w:val="0"/>
                  <w:marRight w:val="0"/>
                  <w:marTop w:val="0"/>
                  <w:marBottom w:val="0"/>
                  <w:divBdr>
                    <w:top w:val="none" w:sz="0" w:space="0" w:color="auto"/>
                    <w:left w:val="none" w:sz="0" w:space="0" w:color="auto"/>
                    <w:bottom w:val="none" w:sz="0" w:space="0" w:color="auto"/>
                    <w:right w:val="none" w:sz="0" w:space="0" w:color="auto"/>
                  </w:divBdr>
                </w:div>
                <w:div w:id="410201960">
                  <w:marLeft w:val="0"/>
                  <w:marRight w:val="0"/>
                  <w:marTop w:val="0"/>
                  <w:marBottom w:val="0"/>
                  <w:divBdr>
                    <w:top w:val="none" w:sz="0" w:space="0" w:color="auto"/>
                    <w:left w:val="none" w:sz="0" w:space="0" w:color="auto"/>
                    <w:bottom w:val="none" w:sz="0" w:space="0" w:color="auto"/>
                    <w:right w:val="none" w:sz="0" w:space="0" w:color="auto"/>
                  </w:divBdr>
                </w:div>
                <w:div w:id="462388438">
                  <w:marLeft w:val="0"/>
                  <w:marRight w:val="0"/>
                  <w:marTop w:val="0"/>
                  <w:marBottom w:val="0"/>
                  <w:divBdr>
                    <w:top w:val="none" w:sz="0" w:space="0" w:color="auto"/>
                    <w:left w:val="none" w:sz="0" w:space="0" w:color="auto"/>
                    <w:bottom w:val="none" w:sz="0" w:space="0" w:color="auto"/>
                    <w:right w:val="none" w:sz="0" w:space="0" w:color="auto"/>
                  </w:divBdr>
                </w:div>
                <w:div w:id="463429048">
                  <w:marLeft w:val="0"/>
                  <w:marRight w:val="0"/>
                  <w:marTop w:val="0"/>
                  <w:marBottom w:val="0"/>
                  <w:divBdr>
                    <w:top w:val="none" w:sz="0" w:space="0" w:color="auto"/>
                    <w:left w:val="none" w:sz="0" w:space="0" w:color="auto"/>
                    <w:bottom w:val="none" w:sz="0" w:space="0" w:color="auto"/>
                    <w:right w:val="none" w:sz="0" w:space="0" w:color="auto"/>
                  </w:divBdr>
                </w:div>
                <w:div w:id="539518654">
                  <w:marLeft w:val="0"/>
                  <w:marRight w:val="0"/>
                  <w:marTop w:val="0"/>
                  <w:marBottom w:val="0"/>
                  <w:divBdr>
                    <w:top w:val="none" w:sz="0" w:space="0" w:color="auto"/>
                    <w:left w:val="none" w:sz="0" w:space="0" w:color="auto"/>
                    <w:bottom w:val="none" w:sz="0" w:space="0" w:color="auto"/>
                    <w:right w:val="none" w:sz="0" w:space="0" w:color="auto"/>
                  </w:divBdr>
                </w:div>
                <w:div w:id="578100047">
                  <w:marLeft w:val="0"/>
                  <w:marRight w:val="0"/>
                  <w:marTop w:val="0"/>
                  <w:marBottom w:val="0"/>
                  <w:divBdr>
                    <w:top w:val="none" w:sz="0" w:space="0" w:color="auto"/>
                    <w:left w:val="none" w:sz="0" w:space="0" w:color="auto"/>
                    <w:bottom w:val="none" w:sz="0" w:space="0" w:color="auto"/>
                    <w:right w:val="none" w:sz="0" w:space="0" w:color="auto"/>
                  </w:divBdr>
                </w:div>
                <w:div w:id="584386315">
                  <w:marLeft w:val="0"/>
                  <w:marRight w:val="0"/>
                  <w:marTop w:val="0"/>
                  <w:marBottom w:val="0"/>
                  <w:divBdr>
                    <w:top w:val="none" w:sz="0" w:space="0" w:color="auto"/>
                    <w:left w:val="none" w:sz="0" w:space="0" w:color="auto"/>
                    <w:bottom w:val="none" w:sz="0" w:space="0" w:color="auto"/>
                    <w:right w:val="none" w:sz="0" w:space="0" w:color="auto"/>
                  </w:divBdr>
                </w:div>
                <w:div w:id="626593045">
                  <w:marLeft w:val="0"/>
                  <w:marRight w:val="0"/>
                  <w:marTop w:val="0"/>
                  <w:marBottom w:val="0"/>
                  <w:divBdr>
                    <w:top w:val="none" w:sz="0" w:space="0" w:color="auto"/>
                    <w:left w:val="none" w:sz="0" w:space="0" w:color="auto"/>
                    <w:bottom w:val="none" w:sz="0" w:space="0" w:color="auto"/>
                    <w:right w:val="none" w:sz="0" w:space="0" w:color="auto"/>
                  </w:divBdr>
                </w:div>
                <w:div w:id="674383032">
                  <w:marLeft w:val="0"/>
                  <w:marRight w:val="0"/>
                  <w:marTop w:val="0"/>
                  <w:marBottom w:val="0"/>
                  <w:divBdr>
                    <w:top w:val="none" w:sz="0" w:space="0" w:color="auto"/>
                    <w:left w:val="none" w:sz="0" w:space="0" w:color="auto"/>
                    <w:bottom w:val="none" w:sz="0" w:space="0" w:color="auto"/>
                    <w:right w:val="none" w:sz="0" w:space="0" w:color="auto"/>
                  </w:divBdr>
                </w:div>
                <w:div w:id="723064508">
                  <w:marLeft w:val="0"/>
                  <w:marRight w:val="0"/>
                  <w:marTop w:val="0"/>
                  <w:marBottom w:val="0"/>
                  <w:divBdr>
                    <w:top w:val="none" w:sz="0" w:space="0" w:color="auto"/>
                    <w:left w:val="none" w:sz="0" w:space="0" w:color="auto"/>
                    <w:bottom w:val="none" w:sz="0" w:space="0" w:color="auto"/>
                    <w:right w:val="none" w:sz="0" w:space="0" w:color="auto"/>
                  </w:divBdr>
                </w:div>
                <w:div w:id="876241452">
                  <w:marLeft w:val="0"/>
                  <w:marRight w:val="0"/>
                  <w:marTop w:val="0"/>
                  <w:marBottom w:val="0"/>
                  <w:divBdr>
                    <w:top w:val="none" w:sz="0" w:space="0" w:color="auto"/>
                    <w:left w:val="none" w:sz="0" w:space="0" w:color="auto"/>
                    <w:bottom w:val="none" w:sz="0" w:space="0" w:color="auto"/>
                    <w:right w:val="none" w:sz="0" w:space="0" w:color="auto"/>
                  </w:divBdr>
                </w:div>
                <w:div w:id="960111322">
                  <w:marLeft w:val="0"/>
                  <w:marRight w:val="0"/>
                  <w:marTop w:val="0"/>
                  <w:marBottom w:val="0"/>
                  <w:divBdr>
                    <w:top w:val="none" w:sz="0" w:space="0" w:color="auto"/>
                    <w:left w:val="none" w:sz="0" w:space="0" w:color="auto"/>
                    <w:bottom w:val="none" w:sz="0" w:space="0" w:color="auto"/>
                    <w:right w:val="none" w:sz="0" w:space="0" w:color="auto"/>
                  </w:divBdr>
                </w:div>
                <w:div w:id="961418148">
                  <w:marLeft w:val="0"/>
                  <w:marRight w:val="0"/>
                  <w:marTop w:val="0"/>
                  <w:marBottom w:val="0"/>
                  <w:divBdr>
                    <w:top w:val="none" w:sz="0" w:space="0" w:color="auto"/>
                    <w:left w:val="none" w:sz="0" w:space="0" w:color="auto"/>
                    <w:bottom w:val="none" w:sz="0" w:space="0" w:color="auto"/>
                    <w:right w:val="none" w:sz="0" w:space="0" w:color="auto"/>
                  </w:divBdr>
                </w:div>
                <w:div w:id="990013594">
                  <w:marLeft w:val="0"/>
                  <w:marRight w:val="0"/>
                  <w:marTop w:val="0"/>
                  <w:marBottom w:val="0"/>
                  <w:divBdr>
                    <w:top w:val="none" w:sz="0" w:space="0" w:color="auto"/>
                    <w:left w:val="none" w:sz="0" w:space="0" w:color="auto"/>
                    <w:bottom w:val="none" w:sz="0" w:space="0" w:color="auto"/>
                    <w:right w:val="none" w:sz="0" w:space="0" w:color="auto"/>
                  </w:divBdr>
                </w:div>
                <w:div w:id="1000504406">
                  <w:marLeft w:val="0"/>
                  <w:marRight w:val="0"/>
                  <w:marTop w:val="0"/>
                  <w:marBottom w:val="0"/>
                  <w:divBdr>
                    <w:top w:val="none" w:sz="0" w:space="0" w:color="auto"/>
                    <w:left w:val="none" w:sz="0" w:space="0" w:color="auto"/>
                    <w:bottom w:val="none" w:sz="0" w:space="0" w:color="auto"/>
                    <w:right w:val="none" w:sz="0" w:space="0" w:color="auto"/>
                  </w:divBdr>
                </w:div>
                <w:div w:id="1027484113">
                  <w:marLeft w:val="0"/>
                  <w:marRight w:val="0"/>
                  <w:marTop w:val="0"/>
                  <w:marBottom w:val="0"/>
                  <w:divBdr>
                    <w:top w:val="none" w:sz="0" w:space="0" w:color="auto"/>
                    <w:left w:val="none" w:sz="0" w:space="0" w:color="auto"/>
                    <w:bottom w:val="none" w:sz="0" w:space="0" w:color="auto"/>
                    <w:right w:val="none" w:sz="0" w:space="0" w:color="auto"/>
                  </w:divBdr>
                </w:div>
                <w:div w:id="1053889310">
                  <w:marLeft w:val="0"/>
                  <w:marRight w:val="0"/>
                  <w:marTop w:val="0"/>
                  <w:marBottom w:val="0"/>
                  <w:divBdr>
                    <w:top w:val="none" w:sz="0" w:space="0" w:color="auto"/>
                    <w:left w:val="none" w:sz="0" w:space="0" w:color="auto"/>
                    <w:bottom w:val="none" w:sz="0" w:space="0" w:color="auto"/>
                    <w:right w:val="none" w:sz="0" w:space="0" w:color="auto"/>
                  </w:divBdr>
                </w:div>
                <w:div w:id="1061639479">
                  <w:marLeft w:val="0"/>
                  <w:marRight w:val="0"/>
                  <w:marTop w:val="0"/>
                  <w:marBottom w:val="0"/>
                  <w:divBdr>
                    <w:top w:val="none" w:sz="0" w:space="0" w:color="auto"/>
                    <w:left w:val="none" w:sz="0" w:space="0" w:color="auto"/>
                    <w:bottom w:val="none" w:sz="0" w:space="0" w:color="auto"/>
                    <w:right w:val="none" w:sz="0" w:space="0" w:color="auto"/>
                  </w:divBdr>
                </w:div>
                <w:div w:id="1069156517">
                  <w:marLeft w:val="0"/>
                  <w:marRight w:val="0"/>
                  <w:marTop w:val="0"/>
                  <w:marBottom w:val="0"/>
                  <w:divBdr>
                    <w:top w:val="none" w:sz="0" w:space="0" w:color="auto"/>
                    <w:left w:val="none" w:sz="0" w:space="0" w:color="auto"/>
                    <w:bottom w:val="none" w:sz="0" w:space="0" w:color="auto"/>
                    <w:right w:val="none" w:sz="0" w:space="0" w:color="auto"/>
                  </w:divBdr>
                </w:div>
                <w:div w:id="1082917545">
                  <w:marLeft w:val="0"/>
                  <w:marRight w:val="0"/>
                  <w:marTop w:val="0"/>
                  <w:marBottom w:val="0"/>
                  <w:divBdr>
                    <w:top w:val="none" w:sz="0" w:space="0" w:color="auto"/>
                    <w:left w:val="none" w:sz="0" w:space="0" w:color="auto"/>
                    <w:bottom w:val="none" w:sz="0" w:space="0" w:color="auto"/>
                    <w:right w:val="none" w:sz="0" w:space="0" w:color="auto"/>
                  </w:divBdr>
                </w:div>
                <w:div w:id="1123769171">
                  <w:marLeft w:val="0"/>
                  <w:marRight w:val="0"/>
                  <w:marTop w:val="0"/>
                  <w:marBottom w:val="0"/>
                  <w:divBdr>
                    <w:top w:val="none" w:sz="0" w:space="0" w:color="auto"/>
                    <w:left w:val="none" w:sz="0" w:space="0" w:color="auto"/>
                    <w:bottom w:val="none" w:sz="0" w:space="0" w:color="auto"/>
                    <w:right w:val="none" w:sz="0" w:space="0" w:color="auto"/>
                  </w:divBdr>
                </w:div>
                <w:div w:id="1128430586">
                  <w:marLeft w:val="0"/>
                  <w:marRight w:val="0"/>
                  <w:marTop w:val="0"/>
                  <w:marBottom w:val="0"/>
                  <w:divBdr>
                    <w:top w:val="none" w:sz="0" w:space="0" w:color="auto"/>
                    <w:left w:val="none" w:sz="0" w:space="0" w:color="auto"/>
                    <w:bottom w:val="none" w:sz="0" w:space="0" w:color="auto"/>
                    <w:right w:val="none" w:sz="0" w:space="0" w:color="auto"/>
                  </w:divBdr>
                </w:div>
                <w:div w:id="1150175885">
                  <w:marLeft w:val="0"/>
                  <w:marRight w:val="0"/>
                  <w:marTop w:val="0"/>
                  <w:marBottom w:val="0"/>
                  <w:divBdr>
                    <w:top w:val="none" w:sz="0" w:space="0" w:color="auto"/>
                    <w:left w:val="none" w:sz="0" w:space="0" w:color="auto"/>
                    <w:bottom w:val="none" w:sz="0" w:space="0" w:color="auto"/>
                    <w:right w:val="none" w:sz="0" w:space="0" w:color="auto"/>
                  </w:divBdr>
                </w:div>
                <w:div w:id="1185559751">
                  <w:marLeft w:val="0"/>
                  <w:marRight w:val="0"/>
                  <w:marTop w:val="0"/>
                  <w:marBottom w:val="0"/>
                  <w:divBdr>
                    <w:top w:val="none" w:sz="0" w:space="0" w:color="auto"/>
                    <w:left w:val="none" w:sz="0" w:space="0" w:color="auto"/>
                    <w:bottom w:val="none" w:sz="0" w:space="0" w:color="auto"/>
                    <w:right w:val="none" w:sz="0" w:space="0" w:color="auto"/>
                  </w:divBdr>
                </w:div>
                <w:div w:id="1222713916">
                  <w:marLeft w:val="0"/>
                  <w:marRight w:val="0"/>
                  <w:marTop w:val="0"/>
                  <w:marBottom w:val="0"/>
                  <w:divBdr>
                    <w:top w:val="none" w:sz="0" w:space="0" w:color="auto"/>
                    <w:left w:val="none" w:sz="0" w:space="0" w:color="auto"/>
                    <w:bottom w:val="none" w:sz="0" w:space="0" w:color="auto"/>
                    <w:right w:val="none" w:sz="0" w:space="0" w:color="auto"/>
                  </w:divBdr>
                </w:div>
                <w:div w:id="1240627862">
                  <w:marLeft w:val="0"/>
                  <w:marRight w:val="0"/>
                  <w:marTop w:val="0"/>
                  <w:marBottom w:val="0"/>
                  <w:divBdr>
                    <w:top w:val="none" w:sz="0" w:space="0" w:color="auto"/>
                    <w:left w:val="none" w:sz="0" w:space="0" w:color="auto"/>
                    <w:bottom w:val="none" w:sz="0" w:space="0" w:color="auto"/>
                    <w:right w:val="none" w:sz="0" w:space="0" w:color="auto"/>
                  </w:divBdr>
                </w:div>
                <w:div w:id="1263536437">
                  <w:marLeft w:val="0"/>
                  <w:marRight w:val="0"/>
                  <w:marTop w:val="0"/>
                  <w:marBottom w:val="0"/>
                  <w:divBdr>
                    <w:top w:val="none" w:sz="0" w:space="0" w:color="auto"/>
                    <w:left w:val="none" w:sz="0" w:space="0" w:color="auto"/>
                    <w:bottom w:val="none" w:sz="0" w:space="0" w:color="auto"/>
                    <w:right w:val="none" w:sz="0" w:space="0" w:color="auto"/>
                  </w:divBdr>
                </w:div>
                <w:div w:id="1289773436">
                  <w:marLeft w:val="0"/>
                  <w:marRight w:val="0"/>
                  <w:marTop w:val="0"/>
                  <w:marBottom w:val="0"/>
                  <w:divBdr>
                    <w:top w:val="none" w:sz="0" w:space="0" w:color="auto"/>
                    <w:left w:val="none" w:sz="0" w:space="0" w:color="auto"/>
                    <w:bottom w:val="none" w:sz="0" w:space="0" w:color="auto"/>
                    <w:right w:val="none" w:sz="0" w:space="0" w:color="auto"/>
                  </w:divBdr>
                </w:div>
                <w:div w:id="1373339388">
                  <w:marLeft w:val="0"/>
                  <w:marRight w:val="0"/>
                  <w:marTop w:val="0"/>
                  <w:marBottom w:val="0"/>
                  <w:divBdr>
                    <w:top w:val="none" w:sz="0" w:space="0" w:color="auto"/>
                    <w:left w:val="none" w:sz="0" w:space="0" w:color="auto"/>
                    <w:bottom w:val="none" w:sz="0" w:space="0" w:color="auto"/>
                    <w:right w:val="none" w:sz="0" w:space="0" w:color="auto"/>
                  </w:divBdr>
                </w:div>
                <w:div w:id="1378119448">
                  <w:marLeft w:val="0"/>
                  <w:marRight w:val="0"/>
                  <w:marTop w:val="0"/>
                  <w:marBottom w:val="0"/>
                  <w:divBdr>
                    <w:top w:val="none" w:sz="0" w:space="0" w:color="auto"/>
                    <w:left w:val="none" w:sz="0" w:space="0" w:color="auto"/>
                    <w:bottom w:val="none" w:sz="0" w:space="0" w:color="auto"/>
                    <w:right w:val="none" w:sz="0" w:space="0" w:color="auto"/>
                  </w:divBdr>
                </w:div>
                <w:div w:id="1429885955">
                  <w:marLeft w:val="0"/>
                  <w:marRight w:val="0"/>
                  <w:marTop w:val="0"/>
                  <w:marBottom w:val="0"/>
                  <w:divBdr>
                    <w:top w:val="none" w:sz="0" w:space="0" w:color="auto"/>
                    <w:left w:val="none" w:sz="0" w:space="0" w:color="auto"/>
                    <w:bottom w:val="none" w:sz="0" w:space="0" w:color="auto"/>
                    <w:right w:val="none" w:sz="0" w:space="0" w:color="auto"/>
                  </w:divBdr>
                </w:div>
                <w:div w:id="1470784510">
                  <w:marLeft w:val="0"/>
                  <w:marRight w:val="0"/>
                  <w:marTop w:val="0"/>
                  <w:marBottom w:val="0"/>
                  <w:divBdr>
                    <w:top w:val="none" w:sz="0" w:space="0" w:color="auto"/>
                    <w:left w:val="none" w:sz="0" w:space="0" w:color="auto"/>
                    <w:bottom w:val="none" w:sz="0" w:space="0" w:color="auto"/>
                    <w:right w:val="none" w:sz="0" w:space="0" w:color="auto"/>
                  </w:divBdr>
                </w:div>
                <w:div w:id="1576738771">
                  <w:marLeft w:val="0"/>
                  <w:marRight w:val="0"/>
                  <w:marTop w:val="0"/>
                  <w:marBottom w:val="0"/>
                  <w:divBdr>
                    <w:top w:val="none" w:sz="0" w:space="0" w:color="auto"/>
                    <w:left w:val="none" w:sz="0" w:space="0" w:color="auto"/>
                    <w:bottom w:val="none" w:sz="0" w:space="0" w:color="auto"/>
                    <w:right w:val="none" w:sz="0" w:space="0" w:color="auto"/>
                  </w:divBdr>
                </w:div>
                <w:div w:id="1581789494">
                  <w:marLeft w:val="0"/>
                  <w:marRight w:val="0"/>
                  <w:marTop w:val="0"/>
                  <w:marBottom w:val="0"/>
                  <w:divBdr>
                    <w:top w:val="none" w:sz="0" w:space="0" w:color="auto"/>
                    <w:left w:val="none" w:sz="0" w:space="0" w:color="auto"/>
                    <w:bottom w:val="none" w:sz="0" w:space="0" w:color="auto"/>
                    <w:right w:val="none" w:sz="0" w:space="0" w:color="auto"/>
                  </w:divBdr>
                </w:div>
                <w:div w:id="1672217592">
                  <w:marLeft w:val="0"/>
                  <w:marRight w:val="0"/>
                  <w:marTop w:val="0"/>
                  <w:marBottom w:val="0"/>
                  <w:divBdr>
                    <w:top w:val="none" w:sz="0" w:space="0" w:color="auto"/>
                    <w:left w:val="none" w:sz="0" w:space="0" w:color="auto"/>
                    <w:bottom w:val="none" w:sz="0" w:space="0" w:color="auto"/>
                    <w:right w:val="none" w:sz="0" w:space="0" w:color="auto"/>
                  </w:divBdr>
                </w:div>
                <w:div w:id="1722361490">
                  <w:marLeft w:val="0"/>
                  <w:marRight w:val="0"/>
                  <w:marTop w:val="0"/>
                  <w:marBottom w:val="0"/>
                  <w:divBdr>
                    <w:top w:val="none" w:sz="0" w:space="0" w:color="auto"/>
                    <w:left w:val="none" w:sz="0" w:space="0" w:color="auto"/>
                    <w:bottom w:val="none" w:sz="0" w:space="0" w:color="auto"/>
                    <w:right w:val="none" w:sz="0" w:space="0" w:color="auto"/>
                  </w:divBdr>
                </w:div>
                <w:div w:id="1736929919">
                  <w:marLeft w:val="0"/>
                  <w:marRight w:val="0"/>
                  <w:marTop w:val="0"/>
                  <w:marBottom w:val="0"/>
                  <w:divBdr>
                    <w:top w:val="none" w:sz="0" w:space="0" w:color="auto"/>
                    <w:left w:val="none" w:sz="0" w:space="0" w:color="auto"/>
                    <w:bottom w:val="none" w:sz="0" w:space="0" w:color="auto"/>
                    <w:right w:val="none" w:sz="0" w:space="0" w:color="auto"/>
                  </w:divBdr>
                </w:div>
                <w:div w:id="1822233505">
                  <w:marLeft w:val="0"/>
                  <w:marRight w:val="0"/>
                  <w:marTop w:val="0"/>
                  <w:marBottom w:val="0"/>
                  <w:divBdr>
                    <w:top w:val="none" w:sz="0" w:space="0" w:color="auto"/>
                    <w:left w:val="none" w:sz="0" w:space="0" w:color="auto"/>
                    <w:bottom w:val="none" w:sz="0" w:space="0" w:color="auto"/>
                    <w:right w:val="none" w:sz="0" w:space="0" w:color="auto"/>
                  </w:divBdr>
                </w:div>
                <w:div w:id="1853761204">
                  <w:marLeft w:val="0"/>
                  <w:marRight w:val="0"/>
                  <w:marTop w:val="0"/>
                  <w:marBottom w:val="0"/>
                  <w:divBdr>
                    <w:top w:val="none" w:sz="0" w:space="0" w:color="auto"/>
                    <w:left w:val="none" w:sz="0" w:space="0" w:color="auto"/>
                    <w:bottom w:val="none" w:sz="0" w:space="0" w:color="auto"/>
                    <w:right w:val="none" w:sz="0" w:space="0" w:color="auto"/>
                  </w:divBdr>
                </w:div>
                <w:div w:id="1868711053">
                  <w:marLeft w:val="0"/>
                  <w:marRight w:val="0"/>
                  <w:marTop w:val="0"/>
                  <w:marBottom w:val="0"/>
                  <w:divBdr>
                    <w:top w:val="none" w:sz="0" w:space="0" w:color="auto"/>
                    <w:left w:val="none" w:sz="0" w:space="0" w:color="auto"/>
                    <w:bottom w:val="none" w:sz="0" w:space="0" w:color="auto"/>
                    <w:right w:val="none" w:sz="0" w:space="0" w:color="auto"/>
                  </w:divBdr>
                </w:div>
                <w:div w:id="1922525377">
                  <w:marLeft w:val="0"/>
                  <w:marRight w:val="0"/>
                  <w:marTop w:val="0"/>
                  <w:marBottom w:val="0"/>
                  <w:divBdr>
                    <w:top w:val="none" w:sz="0" w:space="0" w:color="auto"/>
                    <w:left w:val="none" w:sz="0" w:space="0" w:color="auto"/>
                    <w:bottom w:val="none" w:sz="0" w:space="0" w:color="auto"/>
                    <w:right w:val="none" w:sz="0" w:space="0" w:color="auto"/>
                  </w:divBdr>
                </w:div>
                <w:div w:id="1949923234">
                  <w:marLeft w:val="0"/>
                  <w:marRight w:val="0"/>
                  <w:marTop w:val="0"/>
                  <w:marBottom w:val="0"/>
                  <w:divBdr>
                    <w:top w:val="none" w:sz="0" w:space="0" w:color="auto"/>
                    <w:left w:val="none" w:sz="0" w:space="0" w:color="auto"/>
                    <w:bottom w:val="none" w:sz="0" w:space="0" w:color="auto"/>
                    <w:right w:val="none" w:sz="0" w:space="0" w:color="auto"/>
                  </w:divBdr>
                </w:div>
                <w:div w:id="1992557838">
                  <w:marLeft w:val="0"/>
                  <w:marRight w:val="0"/>
                  <w:marTop w:val="0"/>
                  <w:marBottom w:val="0"/>
                  <w:divBdr>
                    <w:top w:val="none" w:sz="0" w:space="0" w:color="auto"/>
                    <w:left w:val="none" w:sz="0" w:space="0" w:color="auto"/>
                    <w:bottom w:val="none" w:sz="0" w:space="0" w:color="auto"/>
                    <w:right w:val="none" w:sz="0" w:space="0" w:color="auto"/>
                  </w:divBdr>
                </w:div>
                <w:div w:id="1997956935">
                  <w:marLeft w:val="0"/>
                  <w:marRight w:val="0"/>
                  <w:marTop w:val="0"/>
                  <w:marBottom w:val="0"/>
                  <w:divBdr>
                    <w:top w:val="none" w:sz="0" w:space="0" w:color="auto"/>
                    <w:left w:val="none" w:sz="0" w:space="0" w:color="auto"/>
                    <w:bottom w:val="none" w:sz="0" w:space="0" w:color="auto"/>
                    <w:right w:val="none" w:sz="0" w:space="0" w:color="auto"/>
                  </w:divBdr>
                </w:div>
                <w:div w:id="2029485403">
                  <w:marLeft w:val="0"/>
                  <w:marRight w:val="0"/>
                  <w:marTop w:val="0"/>
                  <w:marBottom w:val="0"/>
                  <w:divBdr>
                    <w:top w:val="none" w:sz="0" w:space="0" w:color="auto"/>
                    <w:left w:val="none" w:sz="0" w:space="0" w:color="auto"/>
                    <w:bottom w:val="none" w:sz="0" w:space="0" w:color="auto"/>
                    <w:right w:val="none" w:sz="0" w:space="0" w:color="auto"/>
                  </w:divBdr>
                </w:div>
                <w:div w:id="2032292396">
                  <w:marLeft w:val="0"/>
                  <w:marRight w:val="0"/>
                  <w:marTop w:val="0"/>
                  <w:marBottom w:val="0"/>
                  <w:divBdr>
                    <w:top w:val="none" w:sz="0" w:space="0" w:color="auto"/>
                    <w:left w:val="none" w:sz="0" w:space="0" w:color="auto"/>
                    <w:bottom w:val="none" w:sz="0" w:space="0" w:color="auto"/>
                    <w:right w:val="none" w:sz="0" w:space="0" w:color="auto"/>
                  </w:divBdr>
                </w:div>
                <w:div w:id="2072993556">
                  <w:marLeft w:val="0"/>
                  <w:marRight w:val="0"/>
                  <w:marTop w:val="0"/>
                  <w:marBottom w:val="0"/>
                  <w:divBdr>
                    <w:top w:val="none" w:sz="0" w:space="0" w:color="auto"/>
                    <w:left w:val="none" w:sz="0" w:space="0" w:color="auto"/>
                    <w:bottom w:val="none" w:sz="0" w:space="0" w:color="auto"/>
                    <w:right w:val="none" w:sz="0" w:space="0" w:color="auto"/>
                  </w:divBdr>
                </w:div>
              </w:divsChild>
            </w:div>
            <w:div w:id="399056128">
              <w:marLeft w:val="0"/>
              <w:marRight w:val="0"/>
              <w:marTop w:val="0"/>
              <w:marBottom w:val="0"/>
              <w:divBdr>
                <w:top w:val="none" w:sz="0" w:space="0" w:color="auto"/>
                <w:left w:val="none" w:sz="0" w:space="0" w:color="auto"/>
                <w:bottom w:val="none" w:sz="0" w:space="0" w:color="auto"/>
                <w:right w:val="none" w:sz="0" w:space="0" w:color="auto"/>
              </w:divBdr>
            </w:div>
            <w:div w:id="400719801">
              <w:marLeft w:val="0"/>
              <w:marRight w:val="0"/>
              <w:marTop w:val="0"/>
              <w:marBottom w:val="0"/>
              <w:divBdr>
                <w:top w:val="none" w:sz="0" w:space="0" w:color="auto"/>
                <w:left w:val="none" w:sz="0" w:space="0" w:color="auto"/>
                <w:bottom w:val="none" w:sz="0" w:space="0" w:color="auto"/>
                <w:right w:val="none" w:sz="0" w:space="0" w:color="auto"/>
              </w:divBdr>
            </w:div>
            <w:div w:id="406541569">
              <w:marLeft w:val="0"/>
              <w:marRight w:val="0"/>
              <w:marTop w:val="0"/>
              <w:marBottom w:val="0"/>
              <w:divBdr>
                <w:top w:val="none" w:sz="0" w:space="0" w:color="auto"/>
                <w:left w:val="none" w:sz="0" w:space="0" w:color="auto"/>
                <w:bottom w:val="none" w:sz="0" w:space="0" w:color="auto"/>
                <w:right w:val="none" w:sz="0" w:space="0" w:color="auto"/>
              </w:divBdr>
            </w:div>
            <w:div w:id="407266119">
              <w:marLeft w:val="0"/>
              <w:marRight w:val="0"/>
              <w:marTop w:val="0"/>
              <w:marBottom w:val="0"/>
              <w:divBdr>
                <w:top w:val="none" w:sz="0" w:space="0" w:color="auto"/>
                <w:left w:val="none" w:sz="0" w:space="0" w:color="auto"/>
                <w:bottom w:val="none" w:sz="0" w:space="0" w:color="auto"/>
                <w:right w:val="none" w:sz="0" w:space="0" w:color="auto"/>
              </w:divBdr>
            </w:div>
            <w:div w:id="407852637">
              <w:marLeft w:val="0"/>
              <w:marRight w:val="0"/>
              <w:marTop w:val="0"/>
              <w:marBottom w:val="0"/>
              <w:divBdr>
                <w:top w:val="none" w:sz="0" w:space="0" w:color="auto"/>
                <w:left w:val="none" w:sz="0" w:space="0" w:color="auto"/>
                <w:bottom w:val="none" w:sz="0" w:space="0" w:color="auto"/>
                <w:right w:val="none" w:sz="0" w:space="0" w:color="auto"/>
              </w:divBdr>
            </w:div>
            <w:div w:id="408187312">
              <w:marLeft w:val="0"/>
              <w:marRight w:val="0"/>
              <w:marTop w:val="0"/>
              <w:marBottom w:val="0"/>
              <w:divBdr>
                <w:top w:val="none" w:sz="0" w:space="0" w:color="auto"/>
                <w:left w:val="none" w:sz="0" w:space="0" w:color="auto"/>
                <w:bottom w:val="none" w:sz="0" w:space="0" w:color="auto"/>
                <w:right w:val="none" w:sz="0" w:space="0" w:color="auto"/>
              </w:divBdr>
            </w:div>
            <w:div w:id="408623664">
              <w:marLeft w:val="0"/>
              <w:marRight w:val="0"/>
              <w:marTop w:val="0"/>
              <w:marBottom w:val="0"/>
              <w:divBdr>
                <w:top w:val="none" w:sz="0" w:space="0" w:color="auto"/>
                <w:left w:val="none" w:sz="0" w:space="0" w:color="auto"/>
                <w:bottom w:val="none" w:sz="0" w:space="0" w:color="auto"/>
                <w:right w:val="none" w:sz="0" w:space="0" w:color="auto"/>
              </w:divBdr>
            </w:div>
            <w:div w:id="409012533">
              <w:marLeft w:val="0"/>
              <w:marRight w:val="0"/>
              <w:marTop w:val="0"/>
              <w:marBottom w:val="0"/>
              <w:divBdr>
                <w:top w:val="none" w:sz="0" w:space="0" w:color="auto"/>
                <w:left w:val="none" w:sz="0" w:space="0" w:color="auto"/>
                <w:bottom w:val="none" w:sz="0" w:space="0" w:color="auto"/>
                <w:right w:val="none" w:sz="0" w:space="0" w:color="auto"/>
              </w:divBdr>
            </w:div>
            <w:div w:id="409621503">
              <w:marLeft w:val="0"/>
              <w:marRight w:val="0"/>
              <w:marTop w:val="0"/>
              <w:marBottom w:val="0"/>
              <w:divBdr>
                <w:top w:val="none" w:sz="0" w:space="0" w:color="auto"/>
                <w:left w:val="none" w:sz="0" w:space="0" w:color="auto"/>
                <w:bottom w:val="none" w:sz="0" w:space="0" w:color="auto"/>
                <w:right w:val="none" w:sz="0" w:space="0" w:color="auto"/>
              </w:divBdr>
            </w:div>
            <w:div w:id="411122381">
              <w:marLeft w:val="0"/>
              <w:marRight w:val="0"/>
              <w:marTop w:val="0"/>
              <w:marBottom w:val="0"/>
              <w:divBdr>
                <w:top w:val="none" w:sz="0" w:space="0" w:color="auto"/>
                <w:left w:val="none" w:sz="0" w:space="0" w:color="auto"/>
                <w:bottom w:val="none" w:sz="0" w:space="0" w:color="auto"/>
                <w:right w:val="none" w:sz="0" w:space="0" w:color="auto"/>
              </w:divBdr>
            </w:div>
            <w:div w:id="415638693">
              <w:marLeft w:val="0"/>
              <w:marRight w:val="0"/>
              <w:marTop w:val="0"/>
              <w:marBottom w:val="0"/>
              <w:divBdr>
                <w:top w:val="none" w:sz="0" w:space="0" w:color="auto"/>
                <w:left w:val="none" w:sz="0" w:space="0" w:color="auto"/>
                <w:bottom w:val="none" w:sz="0" w:space="0" w:color="auto"/>
                <w:right w:val="none" w:sz="0" w:space="0" w:color="auto"/>
              </w:divBdr>
            </w:div>
            <w:div w:id="419377707">
              <w:marLeft w:val="0"/>
              <w:marRight w:val="0"/>
              <w:marTop w:val="0"/>
              <w:marBottom w:val="0"/>
              <w:divBdr>
                <w:top w:val="none" w:sz="0" w:space="0" w:color="auto"/>
                <w:left w:val="none" w:sz="0" w:space="0" w:color="auto"/>
                <w:bottom w:val="none" w:sz="0" w:space="0" w:color="auto"/>
                <w:right w:val="none" w:sz="0" w:space="0" w:color="auto"/>
              </w:divBdr>
            </w:div>
            <w:div w:id="419832340">
              <w:marLeft w:val="0"/>
              <w:marRight w:val="0"/>
              <w:marTop w:val="0"/>
              <w:marBottom w:val="0"/>
              <w:divBdr>
                <w:top w:val="none" w:sz="0" w:space="0" w:color="auto"/>
                <w:left w:val="none" w:sz="0" w:space="0" w:color="auto"/>
                <w:bottom w:val="none" w:sz="0" w:space="0" w:color="auto"/>
                <w:right w:val="none" w:sz="0" w:space="0" w:color="auto"/>
              </w:divBdr>
            </w:div>
            <w:div w:id="422647132">
              <w:marLeft w:val="0"/>
              <w:marRight w:val="0"/>
              <w:marTop w:val="0"/>
              <w:marBottom w:val="0"/>
              <w:divBdr>
                <w:top w:val="none" w:sz="0" w:space="0" w:color="auto"/>
                <w:left w:val="none" w:sz="0" w:space="0" w:color="auto"/>
                <w:bottom w:val="none" w:sz="0" w:space="0" w:color="auto"/>
                <w:right w:val="none" w:sz="0" w:space="0" w:color="auto"/>
              </w:divBdr>
            </w:div>
            <w:div w:id="423380056">
              <w:marLeft w:val="0"/>
              <w:marRight w:val="0"/>
              <w:marTop w:val="0"/>
              <w:marBottom w:val="0"/>
              <w:divBdr>
                <w:top w:val="none" w:sz="0" w:space="0" w:color="auto"/>
                <w:left w:val="none" w:sz="0" w:space="0" w:color="auto"/>
                <w:bottom w:val="none" w:sz="0" w:space="0" w:color="auto"/>
                <w:right w:val="none" w:sz="0" w:space="0" w:color="auto"/>
              </w:divBdr>
            </w:div>
            <w:div w:id="426540305">
              <w:marLeft w:val="0"/>
              <w:marRight w:val="0"/>
              <w:marTop w:val="0"/>
              <w:marBottom w:val="0"/>
              <w:divBdr>
                <w:top w:val="none" w:sz="0" w:space="0" w:color="auto"/>
                <w:left w:val="none" w:sz="0" w:space="0" w:color="auto"/>
                <w:bottom w:val="none" w:sz="0" w:space="0" w:color="auto"/>
                <w:right w:val="none" w:sz="0" w:space="0" w:color="auto"/>
              </w:divBdr>
            </w:div>
            <w:div w:id="427124172">
              <w:marLeft w:val="0"/>
              <w:marRight w:val="0"/>
              <w:marTop w:val="0"/>
              <w:marBottom w:val="0"/>
              <w:divBdr>
                <w:top w:val="none" w:sz="0" w:space="0" w:color="auto"/>
                <w:left w:val="none" w:sz="0" w:space="0" w:color="auto"/>
                <w:bottom w:val="none" w:sz="0" w:space="0" w:color="auto"/>
                <w:right w:val="none" w:sz="0" w:space="0" w:color="auto"/>
              </w:divBdr>
            </w:div>
            <w:div w:id="427508138">
              <w:marLeft w:val="0"/>
              <w:marRight w:val="0"/>
              <w:marTop w:val="0"/>
              <w:marBottom w:val="0"/>
              <w:divBdr>
                <w:top w:val="none" w:sz="0" w:space="0" w:color="auto"/>
                <w:left w:val="none" w:sz="0" w:space="0" w:color="auto"/>
                <w:bottom w:val="none" w:sz="0" w:space="0" w:color="auto"/>
                <w:right w:val="none" w:sz="0" w:space="0" w:color="auto"/>
              </w:divBdr>
            </w:div>
            <w:div w:id="433987033">
              <w:marLeft w:val="0"/>
              <w:marRight w:val="0"/>
              <w:marTop w:val="0"/>
              <w:marBottom w:val="0"/>
              <w:divBdr>
                <w:top w:val="none" w:sz="0" w:space="0" w:color="auto"/>
                <w:left w:val="none" w:sz="0" w:space="0" w:color="auto"/>
                <w:bottom w:val="none" w:sz="0" w:space="0" w:color="auto"/>
                <w:right w:val="none" w:sz="0" w:space="0" w:color="auto"/>
              </w:divBdr>
            </w:div>
            <w:div w:id="436943707">
              <w:marLeft w:val="0"/>
              <w:marRight w:val="0"/>
              <w:marTop w:val="0"/>
              <w:marBottom w:val="0"/>
              <w:divBdr>
                <w:top w:val="none" w:sz="0" w:space="0" w:color="auto"/>
                <w:left w:val="none" w:sz="0" w:space="0" w:color="auto"/>
                <w:bottom w:val="none" w:sz="0" w:space="0" w:color="auto"/>
                <w:right w:val="none" w:sz="0" w:space="0" w:color="auto"/>
              </w:divBdr>
            </w:div>
            <w:div w:id="437650231">
              <w:marLeft w:val="0"/>
              <w:marRight w:val="0"/>
              <w:marTop w:val="0"/>
              <w:marBottom w:val="0"/>
              <w:divBdr>
                <w:top w:val="none" w:sz="0" w:space="0" w:color="auto"/>
                <w:left w:val="none" w:sz="0" w:space="0" w:color="auto"/>
                <w:bottom w:val="none" w:sz="0" w:space="0" w:color="auto"/>
                <w:right w:val="none" w:sz="0" w:space="0" w:color="auto"/>
              </w:divBdr>
            </w:div>
            <w:div w:id="437719645">
              <w:marLeft w:val="0"/>
              <w:marRight w:val="0"/>
              <w:marTop w:val="0"/>
              <w:marBottom w:val="0"/>
              <w:divBdr>
                <w:top w:val="none" w:sz="0" w:space="0" w:color="auto"/>
                <w:left w:val="none" w:sz="0" w:space="0" w:color="auto"/>
                <w:bottom w:val="none" w:sz="0" w:space="0" w:color="auto"/>
                <w:right w:val="none" w:sz="0" w:space="0" w:color="auto"/>
              </w:divBdr>
            </w:div>
            <w:div w:id="437799934">
              <w:marLeft w:val="0"/>
              <w:marRight w:val="0"/>
              <w:marTop w:val="0"/>
              <w:marBottom w:val="0"/>
              <w:divBdr>
                <w:top w:val="none" w:sz="0" w:space="0" w:color="auto"/>
                <w:left w:val="none" w:sz="0" w:space="0" w:color="auto"/>
                <w:bottom w:val="none" w:sz="0" w:space="0" w:color="auto"/>
                <w:right w:val="none" w:sz="0" w:space="0" w:color="auto"/>
              </w:divBdr>
            </w:div>
            <w:div w:id="437801387">
              <w:marLeft w:val="0"/>
              <w:marRight w:val="0"/>
              <w:marTop w:val="0"/>
              <w:marBottom w:val="0"/>
              <w:divBdr>
                <w:top w:val="none" w:sz="0" w:space="0" w:color="auto"/>
                <w:left w:val="none" w:sz="0" w:space="0" w:color="auto"/>
                <w:bottom w:val="none" w:sz="0" w:space="0" w:color="auto"/>
                <w:right w:val="none" w:sz="0" w:space="0" w:color="auto"/>
              </w:divBdr>
            </w:div>
            <w:div w:id="438457157">
              <w:marLeft w:val="0"/>
              <w:marRight w:val="0"/>
              <w:marTop w:val="0"/>
              <w:marBottom w:val="0"/>
              <w:divBdr>
                <w:top w:val="none" w:sz="0" w:space="0" w:color="auto"/>
                <w:left w:val="none" w:sz="0" w:space="0" w:color="auto"/>
                <w:bottom w:val="none" w:sz="0" w:space="0" w:color="auto"/>
                <w:right w:val="none" w:sz="0" w:space="0" w:color="auto"/>
              </w:divBdr>
            </w:div>
            <w:div w:id="438992857">
              <w:marLeft w:val="0"/>
              <w:marRight w:val="0"/>
              <w:marTop w:val="0"/>
              <w:marBottom w:val="0"/>
              <w:divBdr>
                <w:top w:val="none" w:sz="0" w:space="0" w:color="auto"/>
                <w:left w:val="none" w:sz="0" w:space="0" w:color="auto"/>
                <w:bottom w:val="none" w:sz="0" w:space="0" w:color="auto"/>
                <w:right w:val="none" w:sz="0" w:space="0" w:color="auto"/>
              </w:divBdr>
            </w:div>
            <w:div w:id="439110917">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439683765">
              <w:marLeft w:val="0"/>
              <w:marRight w:val="0"/>
              <w:marTop w:val="0"/>
              <w:marBottom w:val="0"/>
              <w:divBdr>
                <w:top w:val="none" w:sz="0" w:space="0" w:color="auto"/>
                <w:left w:val="none" w:sz="0" w:space="0" w:color="auto"/>
                <w:bottom w:val="none" w:sz="0" w:space="0" w:color="auto"/>
                <w:right w:val="none" w:sz="0" w:space="0" w:color="auto"/>
              </w:divBdr>
            </w:div>
            <w:div w:id="442263306">
              <w:marLeft w:val="0"/>
              <w:marRight w:val="0"/>
              <w:marTop w:val="0"/>
              <w:marBottom w:val="0"/>
              <w:divBdr>
                <w:top w:val="none" w:sz="0" w:space="0" w:color="auto"/>
                <w:left w:val="none" w:sz="0" w:space="0" w:color="auto"/>
                <w:bottom w:val="none" w:sz="0" w:space="0" w:color="auto"/>
                <w:right w:val="none" w:sz="0" w:space="0" w:color="auto"/>
              </w:divBdr>
            </w:div>
            <w:div w:id="445121426">
              <w:marLeft w:val="0"/>
              <w:marRight w:val="0"/>
              <w:marTop w:val="0"/>
              <w:marBottom w:val="0"/>
              <w:divBdr>
                <w:top w:val="none" w:sz="0" w:space="0" w:color="auto"/>
                <w:left w:val="none" w:sz="0" w:space="0" w:color="auto"/>
                <w:bottom w:val="none" w:sz="0" w:space="0" w:color="auto"/>
                <w:right w:val="none" w:sz="0" w:space="0" w:color="auto"/>
              </w:divBdr>
            </w:div>
            <w:div w:id="445779312">
              <w:marLeft w:val="0"/>
              <w:marRight w:val="0"/>
              <w:marTop w:val="0"/>
              <w:marBottom w:val="0"/>
              <w:divBdr>
                <w:top w:val="none" w:sz="0" w:space="0" w:color="auto"/>
                <w:left w:val="none" w:sz="0" w:space="0" w:color="auto"/>
                <w:bottom w:val="none" w:sz="0" w:space="0" w:color="auto"/>
                <w:right w:val="none" w:sz="0" w:space="0" w:color="auto"/>
              </w:divBdr>
            </w:div>
            <w:div w:id="452402765">
              <w:marLeft w:val="0"/>
              <w:marRight w:val="0"/>
              <w:marTop w:val="0"/>
              <w:marBottom w:val="0"/>
              <w:divBdr>
                <w:top w:val="none" w:sz="0" w:space="0" w:color="auto"/>
                <w:left w:val="none" w:sz="0" w:space="0" w:color="auto"/>
                <w:bottom w:val="none" w:sz="0" w:space="0" w:color="auto"/>
                <w:right w:val="none" w:sz="0" w:space="0" w:color="auto"/>
              </w:divBdr>
            </w:div>
            <w:div w:id="453015556">
              <w:marLeft w:val="0"/>
              <w:marRight w:val="0"/>
              <w:marTop w:val="0"/>
              <w:marBottom w:val="0"/>
              <w:divBdr>
                <w:top w:val="none" w:sz="0" w:space="0" w:color="auto"/>
                <w:left w:val="none" w:sz="0" w:space="0" w:color="auto"/>
                <w:bottom w:val="none" w:sz="0" w:space="0" w:color="auto"/>
                <w:right w:val="none" w:sz="0" w:space="0" w:color="auto"/>
              </w:divBdr>
            </w:div>
            <w:div w:id="454060712">
              <w:marLeft w:val="0"/>
              <w:marRight w:val="0"/>
              <w:marTop w:val="0"/>
              <w:marBottom w:val="0"/>
              <w:divBdr>
                <w:top w:val="none" w:sz="0" w:space="0" w:color="auto"/>
                <w:left w:val="none" w:sz="0" w:space="0" w:color="auto"/>
                <w:bottom w:val="none" w:sz="0" w:space="0" w:color="auto"/>
                <w:right w:val="none" w:sz="0" w:space="0" w:color="auto"/>
              </w:divBdr>
            </w:div>
            <w:div w:id="459347309">
              <w:marLeft w:val="0"/>
              <w:marRight w:val="0"/>
              <w:marTop w:val="0"/>
              <w:marBottom w:val="0"/>
              <w:divBdr>
                <w:top w:val="none" w:sz="0" w:space="0" w:color="auto"/>
                <w:left w:val="none" w:sz="0" w:space="0" w:color="auto"/>
                <w:bottom w:val="none" w:sz="0" w:space="0" w:color="auto"/>
                <w:right w:val="none" w:sz="0" w:space="0" w:color="auto"/>
              </w:divBdr>
            </w:div>
            <w:div w:id="459809824">
              <w:marLeft w:val="0"/>
              <w:marRight w:val="0"/>
              <w:marTop w:val="0"/>
              <w:marBottom w:val="0"/>
              <w:divBdr>
                <w:top w:val="none" w:sz="0" w:space="0" w:color="auto"/>
                <w:left w:val="none" w:sz="0" w:space="0" w:color="auto"/>
                <w:bottom w:val="none" w:sz="0" w:space="0" w:color="auto"/>
                <w:right w:val="none" w:sz="0" w:space="0" w:color="auto"/>
              </w:divBdr>
            </w:div>
            <w:div w:id="462188533">
              <w:marLeft w:val="0"/>
              <w:marRight w:val="0"/>
              <w:marTop w:val="0"/>
              <w:marBottom w:val="0"/>
              <w:divBdr>
                <w:top w:val="none" w:sz="0" w:space="0" w:color="auto"/>
                <w:left w:val="none" w:sz="0" w:space="0" w:color="auto"/>
                <w:bottom w:val="none" w:sz="0" w:space="0" w:color="auto"/>
                <w:right w:val="none" w:sz="0" w:space="0" w:color="auto"/>
              </w:divBdr>
            </w:div>
            <w:div w:id="462576572">
              <w:marLeft w:val="0"/>
              <w:marRight w:val="0"/>
              <w:marTop w:val="0"/>
              <w:marBottom w:val="0"/>
              <w:divBdr>
                <w:top w:val="none" w:sz="0" w:space="0" w:color="auto"/>
                <w:left w:val="none" w:sz="0" w:space="0" w:color="auto"/>
                <w:bottom w:val="none" w:sz="0" w:space="0" w:color="auto"/>
                <w:right w:val="none" w:sz="0" w:space="0" w:color="auto"/>
              </w:divBdr>
            </w:div>
            <w:div w:id="462890099">
              <w:marLeft w:val="0"/>
              <w:marRight w:val="0"/>
              <w:marTop w:val="0"/>
              <w:marBottom w:val="0"/>
              <w:divBdr>
                <w:top w:val="none" w:sz="0" w:space="0" w:color="auto"/>
                <w:left w:val="none" w:sz="0" w:space="0" w:color="auto"/>
                <w:bottom w:val="none" w:sz="0" w:space="0" w:color="auto"/>
                <w:right w:val="none" w:sz="0" w:space="0" w:color="auto"/>
              </w:divBdr>
            </w:div>
            <w:div w:id="463279245">
              <w:marLeft w:val="0"/>
              <w:marRight w:val="0"/>
              <w:marTop w:val="0"/>
              <w:marBottom w:val="0"/>
              <w:divBdr>
                <w:top w:val="none" w:sz="0" w:space="0" w:color="auto"/>
                <w:left w:val="none" w:sz="0" w:space="0" w:color="auto"/>
                <w:bottom w:val="none" w:sz="0" w:space="0" w:color="auto"/>
                <w:right w:val="none" w:sz="0" w:space="0" w:color="auto"/>
              </w:divBdr>
            </w:div>
            <w:div w:id="464473642">
              <w:marLeft w:val="0"/>
              <w:marRight w:val="0"/>
              <w:marTop w:val="0"/>
              <w:marBottom w:val="0"/>
              <w:divBdr>
                <w:top w:val="none" w:sz="0" w:space="0" w:color="auto"/>
                <w:left w:val="none" w:sz="0" w:space="0" w:color="auto"/>
                <w:bottom w:val="none" w:sz="0" w:space="0" w:color="auto"/>
                <w:right w:val="none" w:sz="0" w:space="0" w:color="auto"/>
              </w:divBdr>
            </w:div>
            <w:div w:id="464660066">
              <w:marLeft w:val="0"/>
              <w:marRight w:val="0"/>
              <w:marTop w:val="0"/>
              <w:marBottom w:val="0"/>
              <w:divBdr>
                <w:top w:val="none" w:sz="0" w:space="0" w:color="auto"/>
                <w:left w:val="none" w:sz="0" w:space="0" w:color="auto"/>
                <w:bottom w:val="none" w:sz="0" w:space="0" w:color="auto"/>
                <w:right w:val="none" w:sz="0" w:space="0" w:color="auto"/>
              </w:divBdr>
            </w:div>
            <w:div w:id="465859071">
              <w:marLeft w:val="0"/>
              <w:marRight w:val="0"/>
              <w:marTop w:val="0"/>
              <w:marBottom w:val="0"/>
              <w:divBdr>
                <w:top w:val="none" w:sz="0" w:space="0" w:color="auto"/>
                <w:left w:val="none" w:sz="0" w:space="0" w:color="auto"/>
                <w:bottom w:val="none" w:sz="0" w:space="0" w:color="auto"/>
                <w:right w:val="none" w:sz="0" w:space="0" w:color="auto"/>
              </w:divBdr>
            </w:div>
            <w:div w:id="468087706">
              <w:marLeft w:val="0"/>
              <w:marRight w:val="0"/>
              <w:marTop w:val="0"/>
              <w:marBottom w:val="0"/>
              <w:divBdr>
                <w:top w:val="none" w:sz="0" w:space="0" w:color="auto"/>
                <w:left w:val="none" w:sz="0" w:space="0" w:color="auto"/>
                <w:bottom w:val="none" w:sz="0" w:space="0" w:color="auto"/>
                <w:right w:val="none" w:sz="0" w:space="0" w:color="auto"/>
              </w:divBdr>
            </w:div>
            <w:div w:id="470366493">
              <w:marLeft w:val="0"/>
              <w:marRight w:val="0"/>
              <w:marTop w:val="0"/>
              <w:marBottom w:val="0"/>
              <w:divBdr>
                <w:top w:val="none" w:sz="0" w:space="0" w:color="auto"/>
                <w:left w:val="none" w:sz="0" w:space="0" w:color="auto"/>
                <w:bottom w:val="none" w:sz="0" w:space="0" w:color="auto"/>
                <w:right w:val="none" w:sz="0" w:space="0" w:color="auto"/>
              </w:divBdr>
            </w:div>
            <w:div w:id="470833012">
              <w:marLeft w:val="0"/>
              <w:marRight w:val="0"/>
              <w:marTop w:val="0"/>
              <w:marBottom w:val="0"/>
              <w:divBdr>
                <w:top w:val="none" w:sz="0" w:space="0" w:color="auto"/>
                <w:left w:val="none" w:sz="0" w:space="0" w:color="auto"/>
                <w:bottom w:val="none" w:sz="0" w:space="0" w:color="auto"/>
                <w:right w:val="none" w:sz="0" w:space="0" w:color="auto"/>
              </w:divBdr>
            </w:div>
            <w:div w:id="472792376">
              <w:marLeft w:val="0"/>
              <w:marRight w:val="0"/>
              <w:marTop w:val="0"/>
              <w:marBottom w:val="0"/>
              <w:divBdr>
                <w:top w:val="none" w:sz="0" w:space="0" w:color="auto"/>
                <w:left w:val="none" w:sz="0" w:space="0" w:color="auto"/>
                <w:bottom w:val="none" w:sz="0" w:space="0" w:color="auto"/>
                <w:right w:val="none" w:sz="0" w:space="0" w:color="auto"/>
              </w:divBdr>
            </w:div>
            <w:div w:id="476072754">
              <w:marLeft w:val="0"/>
              <w:marRight w:val="0"/>
              <w:marTop w:val="0"/>
              <w:marBottom w:val="0"/>
              <w:divBdr>
                <w:top w:val="none" w:sz="0" w:space="0" w:color="auto"/>
                <w:left w:val="none" w:sz="0" w:space="0" w:color="auto"/>
                <w:bottom w:val="none" w:sz="0" w:space="0" w:color="auto"/>
                <w:right w:val="none" w:sz="0" w:space="0" w:color="auto"/>
              </w:divBdr>
            </w:div>
            <w:div w:id="477692043">
              <w:marLeft w:val="0"/>
              <w:marRight w:val="0"/>
              <w:marTop w:val="0"/>
              <w:marBottom w:val="0"/>
              <w:divBdr>
                <w:top w:val="none" w:sz="0" w:space="0" w:color="auto"/>
                <w:left w:val="none" w:sz="0" w:space="0" w:color="auto"/>
                <w:bottom w:val="none" w:sz="0" w:space="0" w:color="auto"/>
                <w:right w:val="none" w:sz="0" w:space="0" w:color="auto"/>
              </w:divBdr>
            </w:div>
            <w:div w:id="478697218">
              <w:marLeft w:val="0"/>
              <w:marRight w:val="0"/>
              <w:marTop w:val="0"/>
              <w:marBottom w:val="0"/>
              <w:divBdr>
                <w:top w:val="none" w:sz="0" w:space="0" w:color="auto"/>
                <w:left w:val="none" w:sz="0" w:space="0" w:color="auto"/>
                <w:bottom w:val="none" w:sz="0" w:space="0" w:color="auto"/>
                <w:right w:val="none" w:sz="0" w:space="0" w:color="auto"/>
              </w:divBdr>
            </w:div>
            <w:div w:id="480149327">
              <w:marLeft w:val="0"/>
              <w:marRight w:val="0"/>
              <w:marTop w:val="0"/>
              <w:marBottom w:val="0"/>
              <w:divBdr>
                <w:top w:val="none" w:sz="0" w:space="0" w:color="auto"/>
                <w:left w:val="none" w:sz="0" w:space="0" w:color="auto"/>
                <w:bottom w:val="none" w:sz="0" w:space="0" w:color="auto"/>
                <w:right w:val="none" w:sz="0" w:space="0" w:color="auto"/>
              </w:divBdr>
            </w:div>
            <w:div w:id="482232571">
              <w:marLeft w:val="0"/>
              <w:marRight w:val="0"/>
              <w:marTop w:val="0"/>
              <w:marBottom w:val="0"/>
              <w:divBdr>
                <w:top w:val="none" w:sz="0" w:space="0" w:color="auto"/>
                <w:left w:val="none" w:sz="0" w:space="0" w:color="auto"/>
                <w:bottom w:val="none" w:sz="0" w:space="0" w:color="auto"/>
                <w:right w:val="none" w:sz="0" w:space="0" w:color="auto"/>
              </w:divBdr>
              <w:divsChild>
                <w:div w:id="50079971">
                  <w:marLeft w:val="0"/>
                  <w:marRight w:val="0"/>
                  <w:marTop w:val="0"/>
                  <w:marBottom w:val="0"/>
                  <w:divBdr>
                    <w:top w:val="none" w:sz="0" w:space="0" w:color="auto"/>
                    <w:left w:val="none" w:sz="0" w:space="0" w:color="auto"/>
                    <w:bottom w:val="none" w:sz="0" w:space="0" w:color="auto"/>
                    <w:right w:val="none" w:sz="0" w:space="0" w:color="auto"/>
                  </w:divBdr>
                </w:div>
                <w:div w:id="571235478">
                  <w:marLeft w:val="0"/>
                  <w:marRight w:val="0"/>
                  <w:marTop w:val="0"/>
                  <w:marBottom w:val="0"/>
                  <w:divBdr>
                    <w:top w:val="none" w:sz="0" w:space="0" w:color="auto"/>
                    <w:left w:val="none" w:sz="0" w:space="0" w:color="auto"/>
                    <w:bottom w:val="none" w:sz="0" w:space="0" w:color="auto"/>
                    <w:right w:val="none" w:sz="0" w:space="0" w:color="auto"/>
                  </w:divBdr>
                </w:div>
                <w:div w:id="699086622">
                  <w:marLeft w:val="0"/>
                  <w:marRight w:val="0"/>
                  <w:marTop w:val="0"/>
                  <w:marBottom w:val="0"/>
                  <w:divBdr>
                    <w:top w:val="none" w:sz="0" w:space="0" w:color="auto"/>
                    <w:left w:val="none" w:sz="0" w:space="0" w:color="auto"/>
                    <w:bottom w:val="none" w:sz="0" w:space="0" w:color="auto"/>
                    <w:right w:val="none" w:sz="0" w:space="0" w:color="auto"/>
                  </w:divBdr>
                </w:div>
                <w:div w:id="1655716824">
                  <w:marLeft w:val="0"/>
                  <w:marRight w:val="0"/>
                  <w:marTop w:val="0"/>
                  <w:marBottom w:val="0"/>
                  <w:divBdr>
                    <w:top w:val="none" w:sz="0" w:space="0" w:color="auto"/>
                    <w:left w:val="none" w:sz="0" w:space="0" w:color="auto"/>
                    <w:bottom w:val="none" w:sz="0" w:space="0" w:color="auto"/>
                    <w:right w:val="none" w:sz="0" w:space="0" w:color="auto"/>
                  </w:divBdr>
                </w:div>
                <w:div w:id="1697538599">
                  <w:marLeft w:val="0"/>
                  <w:marRight w:val="0"/>
                  <w:marTop w:val="0"/>
                  <w:marBottom w:val="0"/>
                  <w:divBdr>
                    <w:top w:val="none" w:sz="0" w:space="0" w:color="auto"/>
                    <w:left w:val="none" w:sz="0" w:space="0" w:color="auto"/>
                    <w:bottom w:val="none" w:sz="0" w:space="0" w:color="auto"/>
                    <w:right w:val="none" w:sz="0" w:space="0" w:color="auto"/>
                  </w:divBdr>
                </w:div>
                <w:div w:id="2011450017">
                  <w:marLeft w:val="0"/>
                  <w:marRight w:val="0"/>
                  <w:marTop w:val="0"/>
                  <w:marBottom w:val="0"/>
                  <w:divBdr>
                    <w:top w:val="none" w:sz="0" w:space="0" w:color="auto"/>
                    <w:left w:val="none" w:sz="0" w:space="0" w:color="auto"/>
                    <w:bottom w:val="none" w:sz="0" w:space="0" w:color="auto"/>
                    <w:right w:val="none" w:sz="0" w:space="0" w:color="auto"/>
                  </w:divBdr>
                </w:div>
              </w:divsChild>
            </w:div>
            <w:div w:id="483818472">
              <w:marLeft w:val="0"/>
              <w:marRight w:val="0"/>
              <w:marTop w:val="0"/>
              <w:marBottom w:val="0"/>
              <w:divBdr>
                <w:top w:val="none" w:sz="0" w:space="0" w:color="auto"/>
                <w:left w:val="none" w:sz="0" w:space="0" w:color="auto"/>
                <w:bottom w:val="none" w:sz="0" w:space="0" w:color="auto"/>
                <w:right w:val="none" w:sz="0" w:space="0" w:color="auto"/>
              </w:divBdr>
            </w:div>
            <w:div w:id="484468765">
              <w:marLeft w:val="0"/>
              <w:marRight w:val="0"/>
              <w:marTop w:val="0"/>
              <w:marBottom w:val="0"/>
              <w:divBdr>
                <w:top w:val="none" w:sz="0" w:space="0" w:color="auto"/>
                <w:left w:val="none" w:sz="0" w:space="0" w:color="auto"/>
                <w:bottom w:val="none" w:sz="0" w:space="0" w:color="auto"/>
                <w:right w:val="none" w:sz="0" w:space="0" w:color="auto"/>
              </w:divBdr>
            </w:div>
            <w:div w:id="484855213">
              <w:marLeft w:val="0"/>
              <w:marRight w:val="0"/>
              <w:marTop w:val="0"/>
              <w:marBottom w:val="0"/>
              <w:divBdr>
                <w:top w:val="none" w:sz="0" w:space="0" w:color="auto"/>
                <w:left w:val="none" w:sz="0" w:space="0" w:color="auto"/>
                <w:bottom w:val="none" w:sz="0" w:space="0" w:color="auto"/>
                <w:right w:val="none" w:sz="0" w:space="0" w:color="auto"/>
              </w:divBdr>
            </w:div>
            <w:div w:id="484974470">
              <w:marLeft w:val="0"/>
              <w:marRight w:val="0"/>
              <w:marTop w:val="0"/>
              <w:marBottom w:val="0"/>
              <w:divBdr>
                <w:top w:val="none" w:sz="0" w:space="0" w:color="auto"/>
                <w:left w:val="none" w:sz="0" w:space="0" w:color="auto"/>
                <w:bottom w:val="none" w:sz="0" w:space="0" w:color="auto"/>
                <w:right w:val="none" w:sz="0" w:space="0" w:color="auto"/>
              </w:divBdr>
            </w:div>
            <w:div w:id="485127028">
              <w:marLeft w:val="0"/>
              <w:marRight w:val="0"/>
              <w:marTop w:val="0"/>
              <w:marBottom w:val="0"/>
              <w:divBdr>
                <w:top w:val="none" w:sz="0" w:space="0" w:color="auto"/>
                <w:left w:val="none" w:sz="0" w:space="0" w:color="auto"/>
                <w:bottom w:val="none" w:sz="0" w:space="0" w:color="auto"/>
                <w:right w:val="none" w:sz="0" w:space="0" w:color="auto"/>
              </w:divBdr>
            </w:div>
            <w:div w:id="485168460">
              <w:marLeft w:val="0"/>
              <w:marRight w:val="0"/>
              <w:marTop w:val="0"/>
              <w:marBottom w:val="0"/>
              <w:divBdr>
                <w:top w:val="none" w:sz="0" w:space="0" w:color="auto"/>
                <w:left w:val="none" w:sz="0" w:space="0" w:color="auto"/>
                <w:bottom w:val="none" w:sz="0" w:space="0" w:color="auto"/>
                <w:right w:val="none" w:sz="0" w:space="0" w:color="auto"/>
              </w:divBdr>
            </w:div>
            <w:div w:id="490023274">
              <w:marLeft w:val="0"/>
              <w:marRight w:val="0"/>
              <w:marTop w:val="0"/>
              <w:marBottom w:val="0"/>
              <w:divBdr>
                <w:top w:val="none" w:sz="0" w:space="0" w:color="auto"/>
                <w:left w:val="none" w:sz="0" w:space="0" w:color="auto"/>
                <w:bottom w:val="none" w:sz="0" w:space="0" w:color="auto"/>
                <w:right w:val="none" w:sz="0" w:space="0" w:color="auto"/>
              </w:divBdr>
            </w:div>
            <w:div w:id="492187133">
              <w:marLeft w:val="0"/>
              <w:marRight w:val="0"/>
              <w:marTop w:val="0"/>
              <w:marBottom w:val="0"/>
              <w:divBdr>
                <w:top w:val="none" w:sz="0" w:space="0" w:color="auto"/>
                <w:left w:val="none" w:sz="0" w:space="0" w:color="auto"/>
                <w:bottom w:val="none" w:sz="0" w:space="0" w:color="auto"/>
                <w:right w:val="none" w:sz="0" w:space="0" w:color="auto"/>
              </w:divBdr>
            </w:div>
            <w:div w:id="494421855">
              <w:marLeft w:val="0"/>
              <w:marRight w:val="0"/>
              <w:marTop w:val="0"/>
              <w:marBottom w:val="0"/>
              <w:divBdr>
                <w:top w:val="none" w:sz="0" w:space="0" w:color="auto"/>
                <w:left w:val="none" w:sz="0" w:space="0" w:color="auto"/>
                <w:bottom w:val="none" w:sz="0" w:space="0" w:color="auto"/>
                <w:right w:val="none" w:sz="0" w:space="0" w:color="auto"/>
              </w:divBdr>
            </w:div>
            <w:div w:id="496961052">
              <w:marLeft w:val="0"/>
              <w:marRight w:val="0"/>
              <w:marTop w:val="0"/>
              <w:marBottom w:val="0"/>
              <w:divBdr>
                <w:top w:val="none" w:sz="0" w:space="0" w:color="auto"/>
                <w:left w:val="none" w:sz="0" w:space="0" w:color="auto"/>
                <w:bottom w:val="none" w:sz="0" w:space="0" w:color="auto"/>
                <w:right w:val="none" w:sz="0" w:space="0" w:color="auto"/>
              </w:divBdr>
            </w:div>
            <w:div w:id="497698838">
              <w:marLeft w:val="0"/>
              <w:marRight w:val="0"/>
              <w:marTop w:val="0"/>
              <w:marBottom w:val="0"/>
              <w:divBdr>
                <w:top w:val="none" w:sz="0" w:space="0" w:color="auto"/>
                <w:left w:val="none" w:sz="0" w:space="0" w:color="auto"/>
                <w:bottom w:val="none" w:sz="0" w:space="0" w:color="auto"/>
                <w:right w:val="none" w:sz="0" w:space="0" w:color="auto"/>
              </w:divBdr>
            </w:div>
            <w:div w:id="498542393">
              <w:marLeft w:val="0"/>
              <w:marRight w:val="0"/>
              <w:marTop w:val="0"/>
              <w:marBottom w:val="0"/>
              <w:divBdr>
                <w:top w:val="none" w:sz="0" w:space="0" w:color="auto"/>
                <w:left w:val="none" w:sz="0" w:space="0" w:color="auto"/>
                <w:bottom w:val="none" w:sz="0" w:space="0" w:color="auto"/>
                <w:right w:val="none" w:sz="0" w:space="0" w:color="auto"/>
              </w:divBdr>
            </w:div>
            <w:div w:id="502277640">
              <w:marLeft w:val="0"/>
              <w:marRight w:val="0"/>
              <w:marTop w:val="0"/>
              <w:marBottom w:val="0"/>
              <w:divBdr>
                <w:top w:val="none" w:sz="0" w:space="0" w:color="auto"/>
                <w:left w:val="none" w:sz="0" w:space="0" w:color="auto"/>
                <w:bottom w:val="none" w:sz="0" w:space="0" w:color="auto"/>
                <w:right w:val="none" w:sz="0" w:space="0" w:color="auto"/>
              </w:divBdr>
            </w:div>
            <w:div w:id="503474757">
              <w:marLeft w:val="0"/>
              <w:marRight w:val="0"/>
              <w:marTop w:val="0"/>
              <w:marBottom w:val="0"/>
              <w:divBdr>
                <w:top w:val="none" w:sz="0" w:space="0" w:color="auto"/>
                <w:left w:val="none" w:sz="0" w:space="0" w:color="auto"/>
                <w:bottom w:val="none" w:sz="0" w:space="0" w:color="auto"/>
                <w:right w:val="none" w:sz="0" w:space="0" w:color="auto"/>
              </w:divBdr>
            </w:div>
            <w:div w:id="504324282">
              <w:marLeft w:val="0"/>
              <w:marRight w:val="0"/>
              <w:marTop w:val="0"/>
              <w:marBottom w:val="0"/>
              <w:divBdr>
                <w:top w:val="none" w:sz="0" w:space="0" w:color="auto"/>
                <w:left w:val="none" w:sz="0" w:space="0" w:color="auto"/>
                <w:bottom w:val="none" w:sz="0" w:space="0" w:color="auto"/>
                <w:right w:val="none" w:sz="0" w:space="0" w:color="auto"/>
              </w:divBdr>
            </w:div>
            <w:div w:id="505097578">
              <w:marLeft w:val="0"/>
              <w:marRight w:val="0"/>
              <w:marTop w:val="0"/>
              <w:marBottom w:val="0"/>
              <w:divBdr>
                <w:top w:val="none" w:sz="0" w:space="0" w:color="auto"/>
                <w:left w:val="none" w:sz="0" w:space="0" w:color="auto"/>
                <w:bottom w:val="none" w:sz="0" w:space="0" w:color="auto"/>
                <w:right w:val="none" w:sz="0" w:space="0" w:color="auto"/>
              </w:divBdr>
            </w:div>
            <w:div w:id="509027399">
              <w:marLeft w:val="0"/>
              <w:marRight w:val="0"/>
              <w:marTop w:val="0"/>
              <w:marBottom w:val="0"/>
              <w:divBdr>
                <w:top w:val="none" w:sz="0" w:space="0" w:color="auto"/>
                <w:left w:val="none" w:sz="0" w:space="0" w:color="auto"/>
                <w:bottom w:val="none" w:sz="0" w:space="0" w:color="auto"/>
                <w:right w:val="none" w:sz="0" w:space="0" w:color="auto"/>
              </w:divBdr>
            </w:div>
            <w:div w:id="513108828">
              <w:marLeft w:val="0"/>
              <w:marRight w:val="0"/>
              <w:marTop w:val="0"/>
              <w:marBottom w:val="0"/>
              <w:divBdr>
                <w:top w:val="none" w:sz="0" w:space="0" w:color="auto"/>
                <w:left w:val="none" w:sz="0" w:space="0" w:color="auto"/>
                <w:bottom w:val="none" w:sz="0" w:space="0" w:color="auto"/>
                <w:right w:val="none" w:sz="0" w:space="0" w:color="auto"/>
              </w:divBdr>
            </w:div>
            <w:div w:id="514267684">
              <w:marLeft w:val="0"/>
              <w:marRight w:val="0"/>
              <w:marTop w:val="0"/>
              <w:marBottom w:val="0"/>
              <w:divBdr>
                <w:top w:val="none" w:sz="0" w:space="0" w:color="auto"/>
                <w:left w:val="none" w:sz="0" w:space="0" w:color="auto"/>
                <w:bottom w:val="none" w:sz="0" w:space="0" w:color="auto"/>
                <w:right w:val="none" w:sz="0" w:space="0" w:color="auto"/>
              </w:divBdr>
            </w:div>
            <w:div w:id="515654127">
              <w:marLeft w:val="0"/>
              <w:marRight w:val="0"/>
              <w:marTop w:val="0"/>
              <w:marBottom w:val="0"/>
              <w:divBdr>
                <w:top w:val="none" w:sz="0" w:space="0" w:color="auto"/>
                <w:left w:val="none" w:sz="0" w:space="0" w:color="auto"/>
                <w:bottom w:val="none" w:sz="0" w:space="0" w:color="auto"/>
                <w:right w:val="none" w:sz="0" w:space="0" w:color="auto"/>
              </w:divBdr>
            </w:div>
            <w:div w:id="520320328">
              <w:marLeft w:val="0"/>
              <w:marRight w:val="0"/>
              <w:marTop w:val="0"/>
              <w:marBottom w:val="0"/>
              <w:divBdr>
                <w:top w:val="none" w:sz="0" w:space="0" w:color="auto"/>
                <w:left w:val="none" w:sz="0" w:space="0" w:color="auto"/>
                <w:bottom w:val="none" w:sz="0" w:space="0" w:color="auto"/>
                <w:right w:val="none" w:sz="0" w:space="0" w:color="auto"/>
              </w:divBdr>
            </w:div>
            <w:div w:id="520512462">
              <w:marLeft w:val="0"/>
              <w:marRight w:val="0"/>
              <w:marTop w:val="0"/>
              <w:marBottom w:val="0"/>
              <w:divBdr>
                <w:top w:val="none" w:sz="0" w:space="0" w:color="auto"/>
                <w:left w:val="none" w:sz="0" w:space="0" w:color="auto"/>
                <w:bottom w:val="none" w:sz="0" w:space="0" w:color="auto"/>
                <w:right w:val="none" w:sz="0" w:space="0" w:color="auto"/>
              </w:divBdr>
            </w:div>
            <w:div w:id="520777260">
              <w:marLeft w:val="0"/>
              <w:marRight w:val="0"/>
              <w:marTop w:val="0"/>
              <w:marBottom w:val="0"/>
              <w:divBdr>
                <w:top w:val="none" w:sz="0" w:space="0" w:color="auto"/>
                <w:left w:val="none" w:sz="0" w:space="0" w:color="auto"/>
                <w:bottom w:val="none" w:sz="0" w:space="0" w:color="auto"/>
                <w:right w:val="none" w:sz="0" w:space="0" w:color="auto"/>
              </w:divBdr>
            </w:div>
            <w:div w:id="524174219">
              <w:marLeft w:val="0"/>
              <w:marRight w:val="0"/>
              <w:marTop w:val="0"/>
              <w:marBottom w:val="0"/>
              <w:divBdr>
                <w:top w:val="none" w:sz="0" w:space="0" w:color="auto"/>
                <w:left w:val="none" w:sz="0" w:space="0" w:color="auto"/>
                <w:bottom w:val="none" w:sz="0" w:space="0" w:color="auto"/>
                <w:right w:val="none" w:sz="0" w:space="0" w:color="auto"/>
              </w:divBdr>
            </w:div>
            <w:div w:id="524439911">
              <w:marLeft w:val="0"/>
              <w:marRight w:val="0"/>
              <w:marTop w:val="0"/>
              <w:marBottom w:val="0"/>
              <w:divBdr>
                <w:top w:val="none" w:sz="0" w:space="0" w:color="auto"/>
                <w:left w:val="none" w:sz="0" w:space="0" w:color="auto"/>
                <w:bottom w:val="none" w:sz="0" w:space="0" w:color="auto"/>
                <w:right w:val="none" w:sz="0" w:space="0" w:color="auto"/>
              </w:divBdr>
            </w:div>
            <w:div w:id="530730573">
              <w:marLeft w:val="0"/>
              <w:marRight w:val="0"/>
              <w:marTop w:val="0"/>
              <w:marBottom w:val="0"/>
              <w:divBdr>
                <w:top w:val="none" w:sz="0" w:space="0" w:color="auto"/>
                <w:left w:val="none" w:sz="0" w:space="0" w:color="auto"/>
                <w:bottom w:val="none" w:sz="0" w:space="0" w:color="auto"/>
                <w:right w:val="none" w:sz="0" w:space="0" w:color="auto"/>
              </w:divBdr>
            </w:div>
            <w:div w:id="530847364">
              <w:marLeft w:val="0"/>
              <w:marRight w:val="0"/>
              <w:marTop w:val="0"/>
              <w:marBottom w:val="0"/>
              <w:divBdr>
                <w:top w:val="none" w:sz="0" w:space="0" w:color="auto"/>
                <w:left w:val="none" w:sz="0" w:space="0" w:color="auto"/>
                <w:bottom w:val="none" w:sz="0" w:space="0" w:color="auto"/>
                <w:right w:val="none" w:sz="0" w:space="0" w:color="auto"/>
              </w:divBdr>
            </w:div>
            <w:div w:id="533664169">
              <w:marLeft w:val="0"/>
              <w:marRight w:val="0"/>
              <w:marTop w:val="0"/>
              <w:marBottom w:val="0"/>
              <w:divBdr>
                <w:top w:val="none" w:sz="0" w:space="0" w:color="auto"/>
                <w:left w:val="none" w:sz="0" w:space="0" w:color="auto"/>
                <w:bottom w:val="none" w:sz="0" w:space="0" w:color="auto"/>
                <w:right w:val="none" w:sz="0" w:space="0" w:color="auto"/>
              </w:divBdr>
            </w:div>
            <w:div w:id="538008220">
              <w:marLeft w:val="0"/>
              <w:marRight w:val="0"/>
              <w:marTop w:val="0"/>
              <w:marBottom w:val="0"/>
              <w:divBdr>
                <w:top w:val="none" w:sz="0" w:space="0" w:color="auto"/>
                <w:left w:val="none" w:sz="0" w:space="0" w:color="auto"/>
                <w:bottom w:val="none" w:sz="0" w:space="0" w:color="auto"/>
                <w:right w:val="none" w:sz="0" w:space="0" w:color="auto"/>
              </w:divBdr>
            </w:div>
            <w:div w:id="540751150">
              <w:marLeft w:val="0"/>
              <w:marRight w:val="0"/>
              <w:marTop w:val="0"/>
              <w:marBottom w:val="0"/>
              <w:divBdr>
                <w:top w:val="none" w:sz="0" w:space="0" w:color="auto"/>
                <w:left w:val="none" w:sz="0" w:space="0" w:color="auto"/>
                <w:bottom w:val="none" w:sz="0" w:space="0" w:color="auto"/>
                <w:right w:val="none" w:sz="0" w:space="0" w:color="auto"/>
              </w:divBdr>
            </w:div>
            <w:div w:id="540901134">
              <w:marLeft w:val="0"/>
              <w:marRight w:val="0"/>
              <w:marTop w:val="0"/>
              <w:marBottom w:val="0"/>
              <w:divBdr>
                <w:top w:val="none" w:sz="0" w:space="0" w:color="auto"/>
                <w:left w:val="none" w:sz="0" w:space="0" w:color="auto"/>
                <w:bottom w:val="none" w:sz="0" w:space="0" w:color="auto"/>
                <w:right w:val="none" w:sz="0" w:space="0" w:color="auto"/>
              </w:divBdr>
            </w:div>
            <w:div w:id="541597672">
              <w:marLeft w:val="0"/>
              <w:marRight w:val="0"/>
              <w:marTop w:val="0"/>
              <w:marBottom w:val="0"/>
              <w:divBdr>
                <w:top w:val="none" w:sz="0" w:space="0" w:color="auto"/>
                <w:left w:val="none" w:sz="0" w:space="0" w:color="auto"/>
                <w:bottom w:val="none" w:sz="0" w:space="0" w:color="auto"/>
                <w:right w:val="none" w:sz="0" w:space="0" w:color="auto"/>
              </w:divBdr>
            </w:div>
            <w:div w:id="541868150">
              <w:marLeft w:val="0"/>
              <w:marRight w:val="0"/>
              <w:marTop w:val="0"/>
              <w:marBottom w:val="0"/>
              <w:divBdr>
                <w:top w:val="none" w:sz="0" w:space="0" w:color="auto"/>
                <w:left w:val="none" w:sz="0" w:space="0" w:color="auto"/>
                <w:bottom w:val="none" w:sz="0" w:space="0" w:color="auto"/>
                <w:right w:val="none" w:sz="0" w:space="0" w:color="auto"/>
              </w:divBdr>
            </w:div>
            <w:div w:id="545290078">
              <w:marLeft w:val="0"/>
              <w:marRight w:val="0"/>
              <w:marTop w:val="0"/>
              <w:marBottom w:val="0"/>
              <w:divBdr>
                <w:top w:val="none" w:sz="0" w:space="0" w:color="auto"/>
                <w:left w:val="none" w:sz="0" w:space="0" w:color="auto"/>
                <w:bottom w:val="none" w:sz="0" w:space="0" w:color="auto"/>
                <w:right w:val="none" w:sz="0" w:space="0" w:color="auto"/>
              </w:divBdr>
            </w:div>
            <w:div w:id="552933663">
              <w:marLeft w:val="0"/>
              <w:marRight w:val="0"/>
              <w:marTop w:val="0"/>
              <w:marBottom w:val="0"/>
              <w:divBdr>
                <w:top w:val="none" w:sz="0" w:space="0" w:color="auto"/>
                <w:left w:val="none" w:sz="0" w:space="0" w:color="auto"/>
                <w:bottom w:val="none" w:sz="0" w:space="0" w:color="auto"/>
                <w:right w:val="none" w:sz="0" w:space="0" w:color="auto"/>
              </w:divBdr>
            </w:div>
            <w:div w:id="553585214">
              <w:marLeft w:val="0"/>
              <w:marRight w:val="0"/>
              <w:marTop w:val="0"/>
              <w:marBottom w:val="0"/>
              <w:divBdr>
                <w:top w:val="none" w:sz="0" w:space="0" w:color="auto"/>
                <w:left w:val="none" w:sz="0" w:space="0" w:color="auto"/>
                <w:bottom w:val="none" w:sz="0" w:space="0" w:color="auto"/>
                <w:right w:val="none" w:sz="0" w:space="0" w:color="auto"/>
              </w:divBdr>
            </w:div>
            <w:div w:id="557521876">
              <w:marLeft w:val="0"/>
              <w:marRight w:val="0"/>
              <w:marTop w:val="0"/>
              <w:marBottom w:val="0"/>
              <w:divBdr>
                <w:top w:val="none" w:sz="0" w:space="0" w:color="auto"/>
                <w:left w:val="none" w:sz="0" w:space="0" w:color="auto"/>
                <w:bottom w:val="none" w:sz="0" w:space="0" w:color="auto"/>
                <w:right w:val="none" w:sz="0" w:space="0" w:color="auto"/>
              </w:divBdr>
            </w:div>
            <w:div w:id="557789894">
              <w:marLeft w:val="0"/>
              <w:marRight w:val="0"/>
              <w:marTop w:val="0"/>
              <w:marBottom w:val="0"/>
              <w:divBdr>
                <w:top w:val="none" w:sz="0" w:space="0" w:color="auto"/>
                <w:left w:val="none" w:sz="0" w:space="0" w:color="auto"/>
                <w:bottom w:val="none" w:sz="0" w:space="0" w:color="auto"/>
                <w:right w:val="none" w:sz="0" w:space="0" w:color="auto"/>
              </w:divBdr>
            </w:div>
            <w:div w:id="558631108">
              <w:marLeft w:val="0"/>
              <w:marRight w:val="0"/>
              <w:marTop w:val="0"/>
              <w:marBottom w:val="0"/>
              <w:divBdr>
                <w:top w:val="none" w:sz="0" w:space="0" w:color="auto"/>
                <w:left w:val="none" w:sz="0" w:space="0" w:color="auto"/>
                <w:bottom w:val="none" w:sz="0" w:space="0" w:color="auto"/>
                <w:right w:val="none" w:sz="0" w:space="0" w:color="auto"/>
              </w:divBdr>
            </w:div>
            <w:div w:id="560486496">
              <w:marLeft w:val="0"/>
              <w:marRight w:val="0"/>
              <w:marTop w:val="0"/>
              <w:marBottom w:val="0"/>
              <w:divBdr>
                <w:top w:val="none" w:sz="0" w:space="0" w:color="auto"/>
                <w:left w:val="none" w:sz="0" w:space="0" w:color="auto"/>
                <w:bottom w:val="none" w:sz="0" w:space="0" w:color="auto"/>
                <w:right w:val="none" w:sz="0" w:space="0" w:color="auto"/>
              </w:divBdr>
            </w:div>
            <w:div w:id="561722456">
              <w:marLeft w:val="0"/>
              <w:marRight w:val="0"/>
              <w:marTop w:val="0"/>
              <w:marBottom w:val="0"/>
              <w:divBdr>
                <w:top w:val="none" w:sz="0" w:space="0" w:color="auto"/>
                <w:left w:val="none" w:sz="0" w:space="0" w:color="auto"/>
                <w:bottom w:val="none" w:sz="0" w:space="0" w:color="auto"/>
                <w:right w:val="none" w:sz="0" w:space="0" w:color="auto"/>
              </w:divBdr>
            </w:div>
            <w:div w:id="561987963">
              <w:marLeft w:val="0"/>
              <w:marRight w:val="0"/>
              <w:marTop w:val="0"/>
              <w:marBottom w:val="0"/>
              <w:divBdr>
                <w:top w:val="none" w:sz="0" w:space="0" w:color="auto"/>
                <w:left w:val="none" w:sz="0" w:space="0" w:color="auto"/>
                <w:bottom w:val="none" w:sz="0" w:space="0" w:color="auto"/>
                <w:right w:val="none" w:sz="0" w:space="0" w:color="auto"/>
              </w:divBdr>
            </w:div>
            <w:div w:id="563178023">
              <w:marLeft w:val="0"/>
              <w:marRight w:val="0"/>
              <w:marTop w:val="0"/>
              <w:marBottom w:val="0"/>
              <w:divBdr>
                <w:top w:val="none" w:sz="0" w:space="0" w:color="auto"/>
                <w:left w:val="none" w:sz="0" w:space="0" w:color="auto"/>
                <w:bottom w:val="none" w:sz="0" w:space="0" w:color="auto"/>
                <w:right w:val="none" w:sz="0" w:space="0" w:color="auto"/>
              </w:divBdr>
            </w:div>
            <w:div w:id="564295614">
              <w:marLeft w:val="0"/>
              <w:marRight w:val="0"/>
              <w:marTop w:val="0"/>
              <w:marBottom w:val="0"/>
              <w:divBdr>
                <w:top w:val="none" w:sz="0" w:space="0" w:color="auto"/>
                <w:left w:val="none" w:sz="0" w:space="0" w:color="auto"/>
                <w:bottom w:val="none" w:sz="0" w:space="0" w:color="auto"/>
                <w:right w:val="none" w:sz="0" w:space="0" w:color="auto"/>
              </w:divBdr>
            </w:div>
            <w:div w:id="564493113">
              <w:marLeft w:val="0"/>
              <w:marRight w:val="0"/>
              <w:marTop w:val="0"/>
              <w:marBottom w:val="0"/>
              <w:divBdr>
                <w:top w:val="none" w:sz="0" w:space="0" w:color="auto"/>
                <w:left w:val="none" w:sz="0" w:space="0" w:color="auto"/>
                <w:bottom w:val="none" w:sz="0" w:space="0" w:color="auto"/>
                <w:right w:val="none" w:sz="0" w:space="0" w:color="auto"/>
              </w:divBdr>
            </w:div>
            <w:div w:id="567229065">
              <w:marLeft w:val="0"/>
              <w:marRight w:val="0"/>
              <w:marTop w:val="0"/>
              <w:marBottom w:val="0"/>
              <w:divBdr>
                <w:top w:val="none" w:sz="0" w:space="0" w:color="auto"/>
                <w:left w:val="none" w:sz="0" w:space="0" w:color="auto"/>
                <w:bottom w:val="none" w:sz="0" w:space="0" w:color="auto"/>
                <w:right w:val="none" w:sz="0" w:space="0" w:color="auto"/>
              </w:divBdr>
            </w:div>
            <w:div w:id="567694552">
              <w:marLeft w:val="0"/>
              <w:marRight w:val="0"/>
              <w:marTop w:val="0"/>
              <w:marBottom w:val="0"/>
              <w:divBdr>
                <w:top w:val="none" w:sz="0" w:space="0" w:color="auto"/>
                <w:left w:val="none" w:sz="0" w:space="0" w:color="auto"/>
                <w:bottom w:val="none" w:sz="0" w:space="0" w:color="auto"/>
                <w:right w:val="none" w:sz="0" w:space="0" w:color="auto"/>
              </w:divBdr>
            </w:div>
            <w:div w:id="567694572">
              <w:marLeft w:val="0"/>
              <w:marRight w:val="0"/>
              <w:marTop w:val="0"/>
              <w:marBottom w:val="0"/>
              <w:divBdr>
                <w:top w:val="none" w:sz="0" w:space="0" w:color="auto"/>
                <w:left w:val="none" w:sz="0" w:space="0" w:color="auto"/>
                <w:bottom w:val="none" w:sz="0" w:space="0" w:color="auto"/>
                <w:right w:val="none" w:sz="0" w:space="0" w:color="auto"/>
              </w:divBdr>
            </w:div>
            <w:div w:id="567882495">
              <w:marLeft w:val="0"/>
              <w:marRight w:val="0"/>
              <w:marTop w:val="0"/>
              <w:marBottom w:val="0"/>
              <w:divBdr>
                <w:top w:val="none" w:sz="0" w:space="0" w:color="auto"/>
                <w:left w:val="none" w:sz="0" w:space="0" w:color="auto"/>
                <w:bottom w:val="none" w:sz="0" w:space="0" w:color="auto"/>
                <w:right w:val="none" w:sz="0" w:space="0" w:color="auto"/>
              </w:divBdr>
            </w:div>
            <w:div w:id="568422631">
              <w:marLeft w:val="0"/>
              <w:marRight w:val="0"/>
              <w:marTop w:val="0"/>
              <w:marBottom w:val="0"/>
              <w:divBdr>
                <w:top w:val="none" w:sz="0" w:space="0" w:color="auto"/>
                <w:left w:val="none" w:sz="0" w:space="0" w:color="auto"/>
                <w:bottom w:val="none" w:sz="0" w:space="0" w:color="auto"/>
                <w:right w:val="none" w:sz="0" w:space="0" w:color="auto"/>
              </w:divBdr>
            </w:div>
            <w:div w:id="568535427">
              <w:marLeft w:val="0"/>
              <w:marRight w:val="0"/>
              <w:marTop w:val="0"/>
              <w:marBottom w:val="0"/>
              <w:divBdr>
                <w:top w:val="none" w:sz="0" w:space="0" w:color="auto"/>
                <w:left w:val="none" w:sz="0" w:space="0" w:color="auto"/>
                <w:bottom w:val="none" w:sz="0" w:space="0" w:color="auto"/>
                <w:right w:val="none" w:sz="0" w:space="0" w:color="auto"/>
              </w:divBdr>
            </w:div>
            <w:div w:id="573390763">
              <w:marLeft w:val="0"/>
              <w:marRight w:val="0"/>
              <w:marTop w:val="0"/>
              <w:marBottom w:val="0"/>
              <w:divBdr>
                <w:top w:val="none" w:sz="0" w:space="0" w:color="auto"/>
                <w:left w:val="none" w:sz="0" w:space="0" w:color="auto"/>
                <w:bottom w:val="none" w:sz="0" w:space="0" w:color="auto"/>
                <w:right w:val="none" w:sz="0" w:space="0" w:color="auto"/>
              </w:divBdr>
            </w:div>
            <w:div w:id="573508521">
              <w:marLeft w:val="0"/>
              <w:marRight w:val="0"/>
              <w:marTop w:val="360"/>
              <w:marBottom w:val="0"/>
              <w:divBdr>
                <w:top w:val="single" w:sz="6" w:space="0" w:color="auto"/>
                <w:left w:val="single" w:sz="6" w:space="0" w:color="auto"/>
                <w:bottom w:val="single" w:sz="6" w:space="0" w:color="auto"/>
                <w:right w:val="single" w:sz="6" w:space="0" w:color="auto"/>
              </w:divBdr>
            </w:div>
            <w:div w:id="574121198">
              <w:marLeft w:val="0"/>
              <w:marRight w:val="0"/>
              <w:marTop w:val="0"/>
              <w:marBottom w:val="0"/>
              <w:divBdr>
                <w:top w:val="none" w:sz="0" w:space="0" w:color="auto"/>
                <w:left w:val="none" w:sz="0" w:space="0" w:color="auto"/>
                <w:bottom w:val="none" w:sz="0" w:space="0" w:color="auto"/>
                <w:right w:val="none" w:sz="0" w:space="0" w:color="auto"/>
              </w:divBdr>
            </w:div>
            <w:div w:id="575939249">
              <w:marLeft w:val="0"/>
              <w:marRight w:val="0"/>
              <w:marTop w:val="0"/>
              <w:marBottom w:val="0"/>
              <w:divBdr>
                <w:top w:val="none" w:sz="0" w:space="0" w:color="auto"/>
                <w:left w:val="none" w:sz="0" w:space="0" w:color="auto"/>
                <w:bottom w:val="none" w:sz="0" w:space="0" w:color="auto"/>
                <w:right w:val="none" w:sz="0" w:space="0" w:color="auto"/>
              </w:divBdr>
            </w:div>
            <w:div w:id="576093458">
              <w:marLeft w:val="0"/>
              <w:marRight w:val="0"/>
              <w:marTop w:val="0"/>
              <w:marBottom w:val="0"/>
              <w:divBdr>
                <w:top w:val="none" w:sz="0" w:space="0" w:color="auto"/>
                <w:left w:val="none" w:sz="0" w:space="0" w:color="auto"/>
                <w:bottom w:val="none" w:sz="0" w:space="0" w:color="auto"/>
                <w:right w:val="none" w:sz="0" w:space="0" w:color="auto"/>
              </w:divBdr>
            </w:div>
            <w:div w:id="576326212">
              <w:marLeft w:val="0"/>
              <w:marRight w:val="0"/>
              <w:marTop w:val="0"/>
              <w:marBottom w:val="0"/>
              <w:divBdr>
                <w:top w:val="none" w:sz="0" w:space="0" w:color="auto"/>
                <w:left w:val="none" w:sz="0" w:space="0" w:color="auto"/>
                <w:bottom w:val="none" w:sz="0" w:space="0" w:color="auto"/>
                <w:right w:val="none" w:sz="0" w:space="0" w:color="auto"/>
              </w:divBdr>
            </w:div>
            <w:div w:id="581262329">
              <w:marLeft w:val="0"/>
              <w:marRight w:val="0"/>
              <w:marTop w:val="0"/>
              <w:marBottom w:val="0"/>
              <w:divBdr>
                <w:top w:val="none" w:sz="0" w:space="0" w:color="auto"/>
                <w:left w:val="none" w:sz="0" w:space="0" w:color="auto"/>
                <w:bottom w:val="none" w:sz="0" w:space="0" w:color="auto"/>
                <w:right w:val="none" w:sz="0" w:space="0" w:color="auto"/>
              </w:divBdr>
            </w:div>
            <w:div w:id="581647458">
              <w:marLeft w:val="0"/>
              <w:marRight w:val="0"/>
              <w:marTop w:val="0"/>
              <w:marBottom w:val="0"/>
              <w:divBdr>
                <w:top w:val="none" w:sz="0" w:space="0" w:color="auto"/>
                <w:left w:val="none" w:sz="0" w:space="0" w:color="auto"/>
                <w:bottom w:val="none" w:sz="0" w:space="0" w:color="auto"/>
                <w:right w:val="none" w:sz="0" w:space="0" w:color="auto"/>
              </w:divBdr>
            </w:div>
            <w:div w:id="583075902">
              <w:marLeft w:val="0"/>
              <w:marRight w:val="0"/>
              <w:marTop w:val="0"/>
              <w:marBottom w:val="0"/>
              <w:divBdr>
                <w:top w:val="none" w:sz="0" w:space="0" w:color="auto"/>
                <w:left w:val="none" w:sz="0" w:space="0" w:color="auto"/>
                <w:bottom w:val="none" w:sz="0" w:space="0" w:color="auto"/>
                <w:right w:val="none" w:sz="0" w:space="0" w:color="auto"/>
              </w:divBdr>
            </w:div>
            <w:div w:id="583803879">
              <w:marLeft w:val="0"/>
              <w:marRight w:val="0"/>
              <w:marTop w:val="0"/>
              <w:marBottom w:val="0"/>
              <w:divBdr>
                <w:top w:val="none" w:sz="0" w:space="0" w:color="auto"/>
                <w:left w:val="none" w:sz="0" w:space="0" w:color="auto"/>
                <w:bottom w:val="none" w:sz="0" w:space="0" w:color="auto"/>
                <w:right w:val="none" w:sz="0" w:space="0" w:color="auto"/>
              </w:divBdr>
            </w:div>
            <w:div w:id="585112780">
              <w:marLeft w:val="0"/>
              <w:marRight w:val="0"/>
              <w:marTop w:val="0"/>
              <w:marBottom w:val="0"/>
              <w:divBdr>
                <w:top w:val="none" w:sz="0" w:space="0" w:color="auto"/>
                <w:left w:val="none" w:sz="0" w:space="0" w:color="auto"/>
                <w:bottom w:val="none" w:sz="0" w:space="0" w:color="auto"/>
                <w:right w:val="none" w:sz="0" w:space="0" w:color="auto"/>
              </w:divBdr>
            </w:div>
            <w:div w:id="587613658">
              <w:marLeft w:val="0"/>
              <w:marRight w:val="0"/>
              <w:marTop w:val="0"/>
              <w:marBottom w:val="0"/>
              <w:divBdr>
                <w:top w:val="none" w:sz="0" w:space="0" w:color="auto"/>
                <w:left w:val="none" w:sz="0" w:space="0" w:color="auto"/>
                <w:bottom w:val="none" w:sz="0" w:space="0" w:color="auto"/>
                <w:right w:val="none" w:sz="0" w:space="0" w:color="auto"/>
              </w:divBdr>
            </w:div>
            <w:div w:id="592130961">
              <w:marLeft w:val="0"/>
              <w:marRight w:val="0"/>
              <w:marTop w:val="360"/>
              <w:marBottom w:val="0"/>
              <w:divBdr>
                <w:top w:val="single" w:sz="6" w:space="0" w:color="auto"/>
                <w:left w:val="single" w:sz="6" w:space="0" w:color="auto"/>
                <w:bottom w:val="single" w:sz="6" w:space="0" w:color="auto"/>
                <w:right w:val="single" w:sz="6" w:space="0" w:color="auto"/>
              </w:divBdr>
            </w:div>
            <w:div w:id="592204058">
              <w:marLeft w:val="0"/>
              <w:marRight w:val="0"/>
              <w:marTop w:val="0"/>
              <w:marBottom w:val="0"/>
              <w:divBdr>
                <w:top w:val="none" w:sz="0" w:space="0" w:color="auto"/>
                <w:left w:val="none" w:sz="0" w:space="0" w:color="auto"/>
                <w:bottom w:val="none" w:sz="0" w:space="0" w:color="auto"/>
                <w:right w:val="none" w:sz="0" w:space="0" w:color="auto"/>
              </w:divBdr>
            </w:div>
            <w:div w:id="592709114">
              <w:marLeft w:val="0"/>
              <w:marRight w:val="0"/>
              <w:marTop w:val="0"/>
              <w:marBottom w:val="0"/>
              <w:divBdr>
                <w:top w:val="none" w:sz="0" w:space="0" w:color="auto"/>
                <w:left w:val="none" w:sz="0" w:space="0" w:color="auto"/>
                <w:bottom w:val="none" w:sz="0" w:space="0" w:color="auto"/>
                <w:right w:val="none" w:sz="0" w:space="0" w:color="auto"/>
              </w:divBdr>
            </w:div>
            <w:div w:id="597519745">
              <w:marLeft w:val="0"/>
              <w:marRight w:val="0"/>
              <w:marTop w:val="0"/>
              <w:marBottom w:val="0"/>
              <w:divBdr>
                <w:top w:val="none" w:sz="0" w:space="0" w:color="auto"/>
                <w:left w:val="none" w:sz="0" w:space="0" w:color="auto"/>
                <w:bottom w:val="none" w:sz="0" w:space="0" w:color="auto"/>
                <w:right w:val="none" w:sz="0" w:space="0" w:color="auto"/>
              </w:divBdr>
            </w:div>
            <w:div w:id="599071993">
              <w:marLeft w:val="0"/>
              <w:marRight w:val="0"/>
              <w:marTop w:val="0"/>
              <w:marBottom w:val="0"/>
              <w:divBdr>
                <w:top w:val="none" w:sz="0" w:space="0" w:color="auto"/>
                <w:left w:val="none" w:sz="0" w:space="0" w:color="auto"/>
                <w:bottom w:val="none" w:sz="0" w:space="0" w:color="auto"/>
                <w:right w:val="none" w:sz="0" w:space="0" w:color="auto"/>
              </w:divBdr>
            </w:div>
            <w:div w:id="601299453">
              <w:marLeft w:val="0"/>
              <w:marRight w:val="0"/>
              <w:marTop w:val="0"/>
              <w:marBottom w:val="0"/>
              <w:divBdr>
                <w:top w:val="none" w:sz="0" w:space="0" w:color="auto"/>
                <w:left w:val="none" w:sz="0" w:space="0" w:color="auto"/>
                <w:bottom w:val="none" w:sz="0" w:space="0" w:color="auto"/>
                <w:right w:val="none" w:sz="0" w:space="0" w:color="auto"/>
              </w:divBdr>
            </w:div>
            <w:div w:id="602036341">
              <w:marLeft w:val="0"/>
              <w:marRight w:val="0"/>
              <w:marTop w:val="0"/>
              <w:marBottom w:val="0"/>
              <w:divBdr>
                <w:top w:val="none" w:sz="0" w:space="0" w:color="auto"/>
                <w:left w:val="none" w:sz="0" w:space="0" w:color="auto"/>
                <w:bottom w:val="none" w:sz="0" w:space="0" w:color="auto"/>
                <w:right w:val="none" w:sz="0" w:space="0" w:color="auto"/>
              </w:divBdr>
            </w:div>
            <w:div w:id="602154647">
              <w:marLeft w:val="0"/>
              <w:marRight w:val="0"/>
              <w:marTop w:val="0"/>
              <w:marBottom w:val="0"/>
              <w:divBdr>
                <w:top w:val="none" w:sz="0" w:space="0" w:color="auto"/>
                <w:left w:val="none" w:sz="0" w:space="0" w:color="auto"/>
                <w:bottom w:val="none" w:sz="0" w:space="0" w:color="auto"/>
                <w:right w:val="none" w:sz="0" w:space="0" w:color="auto"/>
              </w:divBdr>
            </w:div>
            <w:div w:id="602224208">
              <w:marLeft w:val="0"/>
              <w:marRight w:val="0"/>
              <w:marTop w:val="0"/>
              <w:marBottom w:val="0"/>
              <w:divBdr>
                <w:top w:val="none" w:sz="0" w:space="0" w:color="auto"/>
                <w:left w:val="none" w:sz="0" w:space="0" w:color="auto"/>
                <w:bottom w:val="none" w:sz="0" w:space="0" w:color="auto"/>
                <w:right w:val="none" w:sz="0" w:space="0" w:color="auto"/>
              </w:divBdr>
            </w:div>
            <w:div w:id="602494324">
              <w:marLeft w:val="0"/>
              <w:marRight w:val="0"/>
              <w:marTop w:val="0"/>
              <w:marBottom w:val="0"/>
              <w:divBdr>
                <w:top w:val="none" w:sz="0" w:space="0" w:color="auto"/>
                <w:left w:val="none" w:sz="0" w:space="0" w:color="auto"/>
                <w:bottom w:val="none" w:sz="0" w:space="0" w:color="auto"/>
                <w:right w:val="none" w:sz="0" w:space="0" w:color="auto"/>
              </w:divBdr>
            </w:div>
            <w:div w:id="603266619">
              <w:marLeft w:val="0"/>
              <w:marRight w:val="0"/>
              <w:marTop w:val="0"/>
              <w:marBottom w:val="0"/>
              <w:divBdr>
                <w:top w:val="none" w:sz="0" w:space="0" w:color="auto"/>
                <w:left w:val="none" w:sz="0" w:space="0" w:color="auto"/>
                <w:bottom w:val="none" w:sz="0" w:space="0" w:color="auto"/>
                <w:right w:val="none" w:sz="0" w:space="0" w:color="auto"/>
              </w:divBdr>
            </w:div>
            <w:div w:id="608390210">
              <w:marLeft w:val="0"/>
              <w:marRight w:val="0"/>
              <w:marTop w:val="0"/>
              <w:marBottom w:val="0"/>
              <w:divBdr>
                <w:top w:val="none" w:sz="0" w:space="0" w:color="auto"/>
                <w:left w:val="none" w:sz="0" w:space="0" w:color="auto"/>
                <w:bottom w:val="none" w:sz="0" w:space="0" w:color="auto"/>
                <w:right w:val="none" w:sz="0" w:space="0" w:color="auto"/>
              </w:divBdr>
            </w:div>
            <w:div w:id="609510118">
              <w:marLeft w:val="0"/>
              <w:marRight w:val="0"/>
              <w:marTop w:val="0"/>
              <w:marBottom w:val="0"/>
              <w:divBdr>
                <w:top w:val="none" w:sz="0" w:space="0" w:color="auto"/>
                <w:left w:val="none" w:sz="0" w:space="0" w:color="auto"/>
                <w:bottom w:val="none" w:sz="0" w:space="0" w:color="auto"/>
                <w:right w:val="none" w:sz="0" w:space="0" w:color="auto"/>
              </w:divBdr>
            </w:div>
            <w:div w:id="611130939">
              <w:marLeft w:val="0"/>
              <w:marRight w:val="0"/>
              <w:marTop w:val="0"/>
              <w:marBottom w:val="0"/>
              <w:divBdr>
                <w:top w:val="none" w:sz="0" w:space="0" w:color="auto"/>
                <w:left w:val="none" w:sz="0" w:space="0" w:color="auto"/>
                <w:bottom w:val="none" w:sz="0" w:space="0" w:color="auto"/>
                <w:right w:val="none" w:sz="0" w:space="0" w:color="auto"/>
              </w:divBdr>
            </w:div>
            <w:div w:id="611933730">
              <w:marLeft w:val="0"/>
              <w:marRight w:val="0"/>
              <w:marTop w:val="0"/>
              <w:marBottom w:val="0"/>
              <w:divBdr>
                <w:top w:val="none" w:sz="0" w:space="0" w:color="auto"/>
                <w:left w:val="none" w:sz="0" w:space="0" w:color="auto"/>
                <w:bottom w:val="none" w:sz="0" w:space="0" w:color="auto"/>
                <w:right w:val="none" w:sz="0" w:space="0" w:color="auto"/>
              </w:divBdr>
            </w:div>
            <w:div w:id="612785200">
              <w:marLeft w:val="0"/>
              <w:marRight w:val="0"/>
              <w:marTop w:val="0"/>
              <w:marBottom w:val="0"/>
              <w:divBdr>
                <w:top w:val="none" w:sz="0" w:space="0" w:color="auto"/>
                <w:left w:val="none" w:sz="0" w:space="0" w:color="auto"/>
                <w:bottom w:val="none" w:sz="0" w:space="0" w:color="auto"/>
                <w:right w:val="none" w:sz="0" w:space="0" w:color="auto"/>
              </w:divBdr>
            </w:div>
            <w:div w:id="615602927">
              <w:marLeft w:val="0"/>
              <w:marRight w:val="0"/>
              <w:marTop w:val="0"/>
              <w:marBottom w:val="0"/>
              <w:divBdr>
                <w:top w:val="none" w:sz="0" w:space="0" w:color="auto"/>
                <w:left w:val="none" w:sz="0" w:space="0" w:color="auto"/>
                <w:bottom w:val="none" w:sz="0" w:space="0" w:color="auto"/>
                <w:right w:val="none" w:sz="0" w:space="0" w:color="auto"/>
              </w:divBdr>
            </w:div>
            <w:div w:id="615870101">
              <w:marLeft w:val="0"/>
              <w:marRight w:val="0"/>
              <w:marTop w:val="0"/>
              <w:marBottom w:val="0"/>
              <w:divBdr>
                <w:top w:val="none" w:sz="0" w:space="0" w:color="auto"/>
                <w:left w:val="none" w:sz="0" w:space="0" w:color="auto"/>
                <w:bottom w:val="none" w:sz="0" w:space="0" w:color="auto"/>
                <w:right w:val="none" w:sz="0" w:space="0" w:color="auto"/>
              </w:divBdr>
            </w:div>
            <w:div w:id="617420497">
              <w:marLeft w:val="0"/>
              <w:marRight w:val="0"/>
              <w:marTop w:val="0"/>
              <w:marBottom w:val="0"/>
              <w:divBdr>
                <w:top w:val="none" w:sz="0" w:space="0" w:color="auto"/>
                <w:left w:val="none" w:sz="0" w:space="0" w:color="auto"/>
                <w:bottom w:val="none" w:sz="0" w:space="0" w:color="auto"/>
                <w:right w:val="none" w:sz="0" w:space="0" w:color="auto"/>
              </w:divBdr>
            </w:div>
            <w:div w:id="617639393">
              <w:marLeft w:val="0"/>
              <w:marRight w:val="0"/>
              <w:marTop w:val="0"/>
              <w:marBottom w:val="0"/>
              <w:divBdr>
                <w:top w:val="none" w:sz="0" w:space="0" w:color="auto"/>
                <w:left w:val="none" w:sz="0" w:space="0" w:color="auto"/>
                <w:bottom w:val="none" w:sz="0" w:space="0" w:color="auto"/>
                <w:right w:val="none" w:sz="0" w:space="0" w:color="auto"/>
              </w:divBdr>
            </w:div>
            <w:div w:id="621494239">
              <w:marLeft w:val="0"/>
              <w:marRight w:val="0"/>
              <w:marTop w:val="0"/>
              <w:marBottom w:val="0"/>
              <w:divBdr>
                <w:top w:val="none" w:sz="0" w:space="0" w:color="auto"/>
                <w:left w:val="none" w:sz="0" w:space="0" w:color="auto"/>
                <w:bottom w:val="none" w:sz="0" w:space="0" w:color="auto"/>
                <w:right w:val="none" w:sz="0" w:space="0" w:color="auto"/>
              </w:divBdr>
            </w:div>
            <w:div w:id="621620831">
              <w:marLeft w:val="0"/>
              <w:marRight w:val="0"/>
              <w:marTop w:val="0"/>
              <w:marBottom w:val="0"/>
              <w:divBdr>
                <w:top w:val="none" w:sz="0" w:space="0" w:color="auto"/>
                <w:left w:val="none" w:sz="0" w:space="0" w:color="auto"/>
                <w:bottom w:val="none" w:sz="0" w:space="0" w:color="auto"/>
                <w:right w:val="none" w:sz="0" w:space="0" w:color="auto"/>
              </w:divBdr>
            </w:div>
            <w:div w:id="623466315">
              <w:marLeft w:val="0"/>
              <w:marRight w:val="0"/>
              <w:marTop w:val="0"/>
              <w:marBottom w:val="0"/>
              <w:divBdr>
                <w:top w:val="none" w:sz="0" w:space="0" w:color="auto"/>
                <w:left w:val="none" w:sz="0" w:space="0" w:color="auto"/>
                <w:bottom w:val="none" w:sz="0" w:space="0" w:color="auto"/>
                <w:right w:val="none" w:sz="0" w:space="0" w:color="auto"/>
              </w:divBdr>
            </w:div>
            <w:div w:id="623776729">
              <w:marLeft w:val="0"/>
              <w:marRight w:val="0"/>
              <w:marTop w:val="0"/>
              <w:marBottom w:val="0"/>
              <w:divBdr>
                <w:top w:val="none" w:sz="0" w:space="0" w:color="auto"/>
                <w:left w:val="none" w:sz="0" w:space="0" w:color="auto"/>
                <w:bottom w:val="none" w:sz="0" w:space="0" w:color="auto"/>
                <w:right w:val="none" w:sz="0" w:space="0" w:color="auto"/>
              </w:divBdr>
            </w:div>
            <w:div w:id="623971533">
              <w:marLeft w:val="0"/>
              <w:marRight w:val="0"/>
              <w:marTop w:val="0"/>
              <w:marBottom w:val="0"/>
              <w:divBdr>
                <w:top w:val="none" w:sz="0" w:space="0" w:color="auto"/>
                <w:left w:val="none" w:sz="0" w:space="0" w:color="auto"/>
                <w:bottom w:val="none" w:sz="0" w:space="0" w:color="auto"/>
                <w:right w:val="none" w:sz="0" w:space="0" w:color="auto"/>
              </w:divBdr>
            </w:div>
            <w:div w:id="625281966">
              <w:marLeft w:val="0"/>
              <w:marRight w:val="0"/>
              <w:marTop w:val="0"/>
              <w:marBottom w:val="0"/>
              <w:divBdr>
                <w:top w:val="none" w:sz="0" w:space="0" w:color="auto"/>
                <w:left w:val="none" w:sz="0" w:space="0" w:color="auto"/>
                <w:bottom w:val="none" w:sz="0" w:space="0" w:color="auto"/>
                <w:right w:val="none" w:sz="0" w:space="0" w:color="auto"/>
              </w:divBdr>
            </w:div>
            <w:div w:id="626005344">
              <w:marLeft w:val="0"/>
              <w:marRight w:val="0"/>
              <w:marTop w:val="0"/>
              <w:marBottom w:val="0"/>
              <w:divBdr>
                <w:top w:val="none" w:sz="0" w:space="0" w:color="auto"/>
                <w:left w:val="none" w:sz="0" w:space="0" w:color="auto"/>
                <w:bottom w:val="none" w:sz="0" w:space="0" w:color="auto"/>
                <w:right w:val="none" w:sz="0" w:space="0" w:color="auto"/>
              </w:divBdr>
            </w:div>
            <w:div w:id="629282848">
              <w:marLeft w:val="0"/>
              <w:marRight w:val="0"/>
              <w:marTop w:val="0"/>
              <w:marBottom w:val="0"/>
              <w:divBdr>
                <w:top w:val="none" w:sz="0" w:space="0" w:color="auto"/>
                <w:left w:val="none" w:sz="0" w:space="0" w:color="auto"/>
                <w:bottom w:val="none" w:sz="0" w:space="0" w:color="auto"/>
                <w:right w:val="none" w:sz="0" w:space="0" w:color="auto"/>
              </w:divBdr>
            </w:div>
            <w:div w:id="629672620">
              <w:marLeft w:val="0"/>
              <w:marRight w:val="0"/>
              <w:marTop w:val="0"/>
              <w:marBottom w:val="0"/>
              <w:divBdr>
                <w:top w:val="none" w:sz="0" w:space="0" w:color="auto"/>
                <w:left w:val="none" w:sz="0" w:space="0" w:color="auto"/>
                <w:bottom w:val="none" w:sz="0" w:space="0" w:color="auto"/>
                <w:right w:val="none" w:sz="0" w:space="0" w:color="auto"/>
              </w:divBdr>
            </w:div>
            <w:div w:id="631055761">
              <w:marLeft w:val="0"/>
              <w:marRight w:val="0"/>
              <w:marTop w:val="0"/>
              <w:marBottom w:val="0"/>
              <w:divBdr>
                <w:top w:val="none" w:sz="0" w:space="0" w:color="auto"/>
                <w:left w:val="none" w:sz="0" w:space="0" w:color="auto"/>
                <w:bottom w:val="none" w:sz="0" w:space="0" w:color="auto"/>
                <w:right w:val="none" w:sz="0" w:space="0" w:color="auto"/>
              </w:divBdr>
            </w:div>
            <w:div w:id="631716614">
              <w:marLeft w:val="0"/>
              <w:marRight w:val="0"/>
              <w:marTop w:val="0"/>
              <w:marBottom w:val="0"/>
              <w:divBdr>
                <w:top w:val="none" w:sz="0" w:space="0" w:color="auto"/>
                <w:left w:val="none" w:sz="0" w:space="0" w:color="auto"/>
                <w:bottom w:val="none" w:sz="0" w:space="0" w:color="auto"/>
                <w:right w:val="none" w:sz="0" w:space="0" w:color="auto"/>
              </w:divBdr>
            </w:div>
            <w:div w:id="633173427">
              <w:marLeft w:val="0"/>
              <w:marRight w:val="0"/>
              <w:marTop w:val="0"/>
              <w:marBottom w:val="0"/>
              <w:divBdr>
                <w:top w:val="none" w:sz="0" w:space="0" w:color="auto"/>
                <w:left w:val="none" w:sz="0" w:space="0" w:color="auto"/>
                <w:bottom w:val="none" w:sz="0" w:space="0" w:color="auto"/>
                <w:right w:val="none" w:sz="0" w:space="0" w:color="auto"/>
              </w:divBdr>
            </w:div>
            <w:div w:id="633215802">
              <w:marLeft w:val="0"/>
              <w:marRight w:val="0"/>
              <w:marTop w:val="0"/>
              <w:marBottom w:val="0"/>
              <w:divBdr>
                <w:top w:val="none" w:sz="0" w:space="0" w:color="auto"/>
                <w:left w:val="none" w:sz="0" w:space="0" w:color="auto"/>
                <w:bottom w:val="none" w:sz="0" w:space="0" w:color="auto"/>
                <w:right w:val="none" w:sz="0" w:space="0" w:color="auto"/>
              </w:divBdr>
            </w:div>
            <w:div w:id="635380965">
              <w:marLeft w:val="0"/>
              <w:marRight w:val="0"/>
              <w:marTop w:val="0"/>
              <w:marBottom w:val="0"/>
              <w:divBdr>
                <w:top w:val="none" w:sz="0" w:space="0" w:color="auto"/>
                <w:left w:val="none" w:sz="0" w:space="0" w:color="auto"/>
                <w:bottom w:val="none" w:sz="0" w:space="0" w:color="auto"/>
                <w:right w:val="none" w:sz="0" w:space="0" w:color="auto"/>
              </w:divBdr>
            </w:div>
            <w:div w:id="636683554">
              <w:marLeft w:val="0"/>
              <w:marRight w:val="0"/>
              <w:marTop w:val="0"/>
              <w:marBottom w:val="0"/>
              <w:divBdr>
                <w:top w:val="none" w:sz="0" w:space="0" w:color="auto"/>
                <w:left w:val="none" w:sz="0" w:space="0" w:color="auto"/>
                <w:bottom w:val="none" w:sz="0" w:space="0" w:color="auto"/>
                <w:right w:val="none" w:sz="0" w:space="0" w:color="auto"/>
              </w:divBdr>
            </w:div>
            <w:div w:id="638806080">
              <w:marLeft w:val="0"/>
              <w:marRight w:val="0"/>
              <w:marTop w:val="0"/>
              <w:marBottom w:val="0"/>
              <w:divBdr>
                <w:top w:val="none" w:sz="0" w:space="0" w:color="auto"/>
                <w:left w:val="none" w:sz="0" w:space="0" w:color="auto"/>
                <w:bottom w:val="none" w:sz="0" w:space="0" w:color="auto"/>
                <w:right w:val="none" w:sz="0" w:space="0" w:color="auto"/>
              </w:divBdr>
            </w:div>
            <w:div w:id="639916805">
              <w:marLeft w:val="0"/>
              <w:marRight w:val="0"/>
              <w:marTop w:val="0"/>
              <w:marBottom w:val="0"/>
              <w:divBdr>
                <w:top w:val="none" w:sz="0" w:space="0" w:color="auto"/>
                <w:left w:val="none" w:sz="0" w:space="0" w:color="auto"/>
                <w:bottom w:val="none" w:sz="0" w:space="0" w:color="auto"/>
                <w:right w:val="none" w:sz="0" w:space="0" w:color="auto"/>
              </w:divBdr>
            </w:div>
            <w:div w:id="641236217">
              <w:marLeft w:val="0"/>
              <w:marRight w:val="0"/>
              <w:marTop w:val="0"/>
              <w:marBottom w:val="0"/>
              <w:divBdr>
                <w:top w:val="none" w:sz="0" w:space="0" w:color="auto"/>
                <w:left w:val="none" w:sz="0" w:space="0" w:color="auto"/>
                <w:bottom w:val="none" w:sz="0" w:space="0" w:color="auto"/>
                <w:right w:val="none" w:sz="0" w:space="0" w:color="auto"/>
              </w:divBdr>
            </w:div>
            <w:div w:id="641347357">
              <w:marLeft w:val="0"/>
              <w:marRight w:val="0"/>
              <w:marTop w:val="0"/>
              <w:marBottom w:val="0"/>
              <w:divBdr>
                <w:top w:val="none" w:sz="0" w:space="0" w:color="auto"/>
                <w:left w:val="none" w:sz="0" w:space="0" w:color="auto"/>
                <w:bottom w:val="none" w:sz="0" w:space="0" w:color="auto"/>
                <w:right w:val="none" w:sz="0" w:space="0" w:color="auto"/>
              </w:divBdr>
            </w:div>
            <w:div w:id="642007818">
              <w:marLeft w:val="0"/>
              <w:marRight w:val="0"/>
              <w:marTop w:val="0"/>
              <w:marBottom w:val="0"/>
              <w:divBdr>
                <w:top w:val="none" w:sz="0" w:space="0" w:color="auto"/>
                <w:left w:val="none" w:sz="0" w:space="0" w:color="auto"/>
                <w:bottom w:val="none" w:sz="0" w:space="0" w:color="auto"/>
                <w:right w:val="none" w:sz="0" w:space="0" w:color="auto"/>
              </w:divBdr>
            </w:div>
            <w:div w:id="643700687">
              <w:marLeft w:val="0"/>
              <w:marRight w:val="0"/>
              <w:marTop w:val="0"/>
              <w:marBottom w:val="0"/>
              <w:divBdr>
                <w:top w:val="none" w:sz="0" w:space="0" w:color="auto"/>
                <w:left w:val="none" w:sz="0" w:space="0" w:color="auto"/>
                <w:bottom w:val="none" w:sz="0" w:space="0" w:color="auto"/>
                <w:right w:val="none" w:sz="0" w:space="0" w:color="auto"/>
              </w:divBdr>
            </w:div>
            <w:div w:id="647437139">
              <w:marLeft w:val="0"/>
              <w:marRight w:val="0"/>
              <w:marTop w:val="0"/>
              <w:marBottom w:val="0"/>
              <w:divBdr>
                <w:top w:val="none" w:sz="0" w:space="0" w:color="auto"/>
                <w:left w:val="none" w:sz="0" w:space="0" w:color="auto"/>
                <w:bottom w:val="none" w:sz="0" w:space="0" w:color="auto"/>
                <w:right w:val="none" w:sz="0" w:space="0" w:color="auto"/>
              </w:divBdr>
            </w:div>
            <w:div w:id="647587590">
              <w:marLeft w:val="0"/>
              <w:marRight w:val="0"/>
              <w:marTop w:val="0"/>
              <w:marBottom w:val="0"/>
              <w:divBdr>
                <w:top w:val="none" w:sz="0" w:space="0" w:color="auto"/>
                <w:left w:val="none" w:sz="0" w:space="0" w:color="auto"/>
                <w:bottom w:val="none" w:sz="0" w:space="0" w:color="auto"/>
                <w:right w:val="none" w:sz="0" w:space="0" w:color="auto"/>
              </w:divBdr>
            </w:div>
            <w:div w:id="647634684">
              <w:marLeft w:val="0"/>
              <w:marRight w:val="0"/>
              <w:marTop w:val="0"/>
              <w:marBottom w:val="0"/>
              <w:divBdr>
                <w:top w:val="none" w:sz="0" w:space="0" w:color="auto"/>
                <w:left w:val="none" w:sz="0" w:space="0" w:color="auto"/>
                <w:bottom w:val="none" w:sz="0" w:space="0" w:color="auto"/>
                <w:right w:val="none" w:sz="0" w:space="0" w:color="auto"/>
              </w:divBdr>
            </w:div>
            <w:div w:id="648752519">
              <w:marLeft w:val="0"/>
              <w:marRight w:val="0"/>
              <w:marTop w:val="0"/>
              <w:marBottom w:val="0"/>
              <w:divBdr>
                <w:top w:val="none" w:sz="0" w:space="0" w:color="auto"/>
                <w:left w:val="none" w:sz="0" w:space="0" w:color="auto"/>
                <w:bottom w:val="none" w:sz="0" w:space="0" w:color="auto"/>
                <w:right w:val="none" w:sz="0" w:space="0" w:color="auto"/>
              </w:divBdr>
            </w:div>
            <w:div w:id="649480122">
              <w:marLeft w:val="0"/>
              <w:marRight w:val="0"/>
              <w:marTop w:val="0"/>
              <w:marBottom w:val="0"/>
              <w:divBdr>
                <w:top w:val="none" w:sz="0" w:space="0" w:color="auto"/>
                <w:left w:val="none" w:sz="0" w:space="0" w:color="auto"/>
                <w:bottom w:val="none" w:sz="0" w:space="0" w:color="auto"/>
                <w:right w:val="none" w:sz="0" w:space="0" w:color="auto"/>
              </w:divBdr>
            </w:div>
            <w:div w:id="649596682">
              <w:marLeft w:val="0"/>
              <w:marRight w:val="0"/>
              <w:marTop w:val="0"/>
              <w:marBottom w:val="0"/>
              <w:divBdr>
                <w:top w:val="none" w:sz="0" w:space="0" w:color="auto"/>
                <w:left w:val="none" w:sz="0" w:space="0" w:color="auto"/>
                <w:bottom w:val="none" w:sz="0" w:space="0" w:color="auto"/>
                <w:right w:val="none" w:sz="0" w:space="0" w:color="auto"/>
              </w:divBdr>
            </w:div>
            <w:div w:id="649746012">
              <w:marLeft w:val="0"/>
              <w:marRight w:val="0"/>
              <w:marTop w:val="0"/>
              <w:marBottom w:val="0"/>
              <w:divBdr>
                <w:top w:val="none" w:sz="0" w:space="0" w:color="auto"/>
                <w:left w:val="none" w:sz="0" w:space="0" w:color="auto"/>
                <w:bottom w:val="none" w:sz="0" w:space="0" w:color="auto"/>
                <w:right w:val="none" w:sz="0" w:space="0" w:color="auto"/>
              </w:divBdr>
            </w:div>
            <w:div w:id="650645459">
              <w:marLeft w:val="0"/>
              <w:marRight w:val="0"/>
              <w:marTop w:val="0"/>
              <w:marBottom w:val="0"/>
              <w:divBdr>
                <w:top w:val="none" w:sz="0" w:space="0" w:color="auto"/>
                <w:left w:val="none" w:sz="0" w:space="0" w:color="auto"/>
                <w:bottom w:val="none" w:sz="0" w:space="0" w:color="auto"/>
                <w:right w:val="none" w:sz="0" w:space="0" w:color="auto"/>
              </w:divBdr>
            </w:div>
            <w:div w:id="651982499">
              <w:marLeft w:val="0"/>
              <w:marRight w:val="0"/>
              <w:marTop w:val="0"/>
              <w:marBottom w:val="0"/>
              <w:divBdr>
                <w:top w:val="none" w:sz="0" w:space="0" w:color="auto"/>
                <w:left w:val="none" w:sz="0" w:space="0" w:color="auto"/>
                <w:bottom w:val="none" w:sz="0" w:space="0" w:color="auto"/>
                <w:right w:val="none" w:sz="0" w:space="0" w:color="auto"/>
              </w:divBdr>
            </w:div>
            <w:div w:id="653333462">
              <w:marLeft w:val="0"/>
              <w:marRight w:val="0"/>
              <w:marTop w:val="0"/>
              <w:marBottom w:val="0"/>
              <w:divBdr>
                <w:top w:val="none" w:sz="0" w:space="0" w:color="auto"/>
                <w:left w:val="none" w:sz="0" w:space="0" w:color="auto"/>
                <w:bottom w:val="none" w:sz="0" w:space="0" w:color="auto"/>
                <w:right w:val="none" w:sz="0" w:space="0" w:color="auto"/>
              </w:divBdr>
            </w:div>
            <w:div w:id="655380500">
              <w:marLeft w:val="0"/>
              <w:marRight w:val="0"/>
              <w:marTop w:val="0"/>
              <w:marBottom w:val="0"/>
              <w:divBdr>
                <w:top w:val="none" w:sz="0" w:space="0" w:color="auto"/>
                <w:left w:val="none" w:sz="0" w:space="0" w:color="auto"/>
                <w:bottom w:val="none" w:sz="0" w:space="0" w:color="auto"/>
                <w:right w:val="none" w:sz="0" w:space="0" w:color="auto"/>
              </w:divBdr>
            </w:div>
            <w:div w:id="656107726">
              <w:marLeft w:val="0"/>
              <w:marRight w:val="0"/>
              <w:marTop w:val="0"/>
              <w:marBottom w:val="0"/>
              <w:divBdr>
                <w:top w:val="none" w:sz="0" w:space="0" w:color="auto"/>
                <w:left w:val="none" w:sz="0" w:space="0" w:color="auto"/>
                <w:bottom w:val="none" w:sz="0" w:space="0" w:color="auto"/>
                <w:right w:val="none" w:sz="0" w:space="0" w:color="auto"/>
              </w:divBdr>
            </w:div>
            <w:div w:id="657415606">
              <w:marLeft w:val="0"/>
              <w:marRight w:val="0"/>
              <w:marTop w:val="0"/>
              <w:marBottom w:val="0"/>
              <w:divBdr>
                <w:top w:val="none" w:sz="0" w:space="0" w:color="auto"/>
                <w:left w:val="none" w:sz="0" w:space="0" w:color="auto"/>
                <w:bottom w:val="none" w:sz="0" w:space="0" w:color="auto"/>
                <w:right w:val="none" w:sz="0" w:space="0" w:color="auto"/>
              </w:divBdr>
            </w:div>
            <w:div w:id="658075913">
              <w:marLeft w:val="0"/>
              <w:marRight w:val="0"/>
              <w:marTop w:val="0"/>
              <w:marBottom w:val="0"/>
              <w:divBdr>
                <w:top w:val="none" w:sz="0" w:space="0" w:color="auto"/>
                <w:left w:val="none" w:sz="0" w:space="0" w:color="auto"/>
                <w:bottom w:val="none" w:sz="0" w:space="0" w:color="auto"/>
                <w:right w:val="none" w:sz="0" w:space="0" w:color="auto"/>
              </w:divBdr>
              <w:divsChild>
                <w:div w:id="3483129">
                  <w:marLeft w:val="0"/>
                  <w:marRight w:val="0"/>
                  <w:marTop w:val="0"/>
                  <w:marBottom w:val="0"/>
                  <w:divBdr>
                    <w:top w:val="none" w:sz="0" w:space="0" w:color="auto"/>
                    <w:left w:val="none" w:sz="0" w:space="0" w:color="auto"/>
                    <w:bottom w:val="none" w:sz="0" w:space="0" w:color="auto"/>
                    <w:right w:val="none" w:sz="0" w:space="0" w:color="auto"/>
                  </w:divBdr>
                </w:div>
                <w:div w:id="3868555">
                  <w:marLeft w:val="0"/>
                  <w:marRight w:val="0"/>
                  <w:marTop w:val="0"/>
                  <w:marBottom w:val="0"/>
                  <w:divBdr>
                    <w:top w:val="none" w:sz="0" w:space="0" w:color="auto"/>
                    <w:left w:val="none" w:sz="0" w:space="0" w:color="auto"/>
                    <w:bottom w:val="none" w:sz="0" w:space="0" w:color="auto"/>
                    <w:right w:val="none" w:sz="0" w:space="0" w:color="auto"/>
                  </w:divBdr>
                </w:div>
                <w:div w:id="8027065">
                  <w:marLeft w:val="0"/>
                  <w:marRight w:val="0"/>
                  <w:marTop w:val="0"/>
                  <w:marBottom w:val="0"/>
                  <w:divBdr>
                    <w:top w:val="none" w:sz="0" w:space="0" w:color="auto"/>
                    <w:left w:val="none" w:sz="0" w:space="0" w:color="auto"/>
                    <w:bottom w:val="none" w:sz="0" w:space="0" w:color="auto"/>
                    <w:right w:val="none" w:sz="0" w:space="0" w:color="auto"/>
                  </w:divBdr>
                </w:div>
                <w:div w:id="9915304">
                  <w:marLeft w:val="0"/>
                  <w:marRight w:val="0"/>
                  <w:marTop w:val="0"/>
                  <w:marBottom w:val="0"/>
                  <w:divBdr>
                    <w:top w:val="none" w:sz="0" w:space="0" w:color="auto"/>
                    <w:left w:val="none" w:sz="0" w:space="0" w:color="auto"/>
                    <w:bottom w:val="none" w:sz="0" w:space="0" w:color="auto"/>
                    <w:right w:val="none" w:sz="0" w:space="0" w:color="auto"/>
                  </w:divBdr>
                </w:div>
                <w:div w:id="11228241">
                  <w:marLeft w:val="0"/>
                  <w:marRight w:val="0"/>
                  <w:marTop w:val="0"/>
                  <w:marBottom w:val="0"/>
                  <w:divBdr>
                    <w:top w:val="none" w:sz="0" w:space="0" w:color="auto"/>
                    <w:left w:val="none" w:sz="0" w:space="0" w:color="auto"/>
                    <w:bottom w:val="none" w:sz="0" w:space="0" w:color="auto"/>
                    <w:right w:val="none" w:sz="0" w:space="0" w:color="auto"/>
                  </w:divBdr>
                </w:div>
                <w:div w:id="11299858">
                  <w:marLeft w:val="0"/>
                  <w:marRight w:val="0"/>
                  <w:marTop w:val="0"/>
                  <w:marBottom w:val="0"/>
                  <w:divBdr>
                    <w:top w:val="none" w:sz="0" w:space="0" w:color="auto"/>
                    <w:left w:val="none" w:sz="0" w:space="0" w:color="auto"/>
                    <w:bottom w:val="none" w:sz="0" w:space="0" w:color="auto"/>
                    <w:right w:val="none" w:sz="0" w:space="0" w:color="auto"/>
                  </w:divBdr>
                </w:div>
                <w:div w:id="13190662">
                  <w:marLeft w:val="0"/>
                  <w:marRight w:val="0"/>
                  <w:marTop w:val="0"/>
                  <w:marBottom w:val="0"/>
                  <w:divBdr>
                    <w:top w:val="none" w:sz="0" w:space="0" w:color="auto"/>
                    <w:left w:val="none" w:sz="0" w:space="0" w:color="auto"/>
                    <w:bottom w:val="none" w:sz="0" w:space="0" w:color="auto"/>
                    <w:right w:val="none" w:sz="0" w:space="0" w:color="auto"/>
                  </w:divBdr>
                </w:div>
                <w:div w:id="19473880">
                  <w:marLeft w:val="0"/>
                  <w:marRight w:val="0"/>
                  <w:marTop w:val="0"/>
                  <w:marBottom w:val="0"/>
                  <w:divBdr>
                    <w:top w:val="none" w:sz="0" w:space="0" w:color="auto"/>
                    <w:left w:val="none" w:sz="0" w:space="0" w:color="auto"/>
                    <w:bottom w:val="none" w:sz="0" w:space="0" w:color="auto"/>
                    <w:right w:val="none" w:sz="0" w:space="0" w:color="auto"/>
                  </w:divBdr>
                </w:div>
                <w:div w:id="22025219">
                  <w:marLeft w:val="0"/>
                  <w:marRight w:val="0"/>
                  <w:marTop w:val="0"/>
                  <w:marBottom w:val="0"/>
                  <w:divBdr>
                    <w:top w:val="none" w:sz="0" w:space="0" w:color="auto"/>
                    <w:left w:val="none" w:sz="0" w:space="0" w:color="auto"/>
                    <w:bottom w:val="none" w:sz="0" w:space="0" w:color="auto"/>
                    <w:right w:val="none" w:sz="0" w:space="0" w:color="auto"/>
                  </w:divBdr>
                </w:div>
                <w:div w:id="24598465">
                  <w:marLeft w:val="0"/>
                  <w:marRight w:val="0"/>
                  <w:marTop w:val="0"/>
                  <w:marBottom w:val="0"/>
                  <w:divBdr>
                    <w:top w:val="none" w:sz="0" w:space="0" w:color="auto"/>
                    <w:left w:val="none" w:sz="0" w:space="0" w:color="auto"/>
                    <w:bottom w:val="none" w:sz="0" w:space="0" w:color="auto"/>
                    <w:right w:val="none" w:sz="0" w:space="0" w:color="auto"/>
                  </w:divBdr>
                </w:div>
                <w:div w:id="28921612">
                  <w:marLeft w:val="0"/>
                  <w:marRight w:val="0"/>
                  <w:marTop w:val="0"/>
                  <w:marBottom w:val="0"/>
                  <w:divBdr>
                    <w:top w:val="none" w:sz="0" w:space="0" w:color="auto"/>
                    <w:left w:val="none" w:sz="0" w:space="0" w:color="auto"/>
                    <w:bottom w:val="none" w:sz="0" w:space="0" w:color="auto"/>
                    <w:right w:val="none" w:sz="0" w:space="0" w:color="auto"/>
                  </w:divBdr>
                </w:div>
                <w:div w:id="29381243">
                  <w:marLeft w:val="0"/>
                  <w:marRight w:val="0"/>
                  <w:marTop w:val="0"/>
                  <w:marBottom w:val="0"/>
                  <w:divBdr>
                    <w:top w:val="none" w:sz="0" w:space="0" w:color="auto"/>
                    <w:left w:val="none" w:sz="0" w:space="0" w:color="auto"/>
                    <w:bottom w:val="none" w:sz="0" w:space="0" w:color="auto"/>
                    <w:right w:val="none" w:sz="0" w:space="0" w:color="auto"/>
                  </w:divBdr>
                </w:div>
                <w:div w:id="29426760">
                  <w:marLeft w:val="0"/>
                  <w:marRight w:val="0"/>
                  <w:marTop w:val="0"/>
                  <w:marBottom w:val="0"/>
                  <w:divBdr>
                    <w:top w:val="none" w:sz="0" w:space="0" w:color="auto"/>
                    <w:left w:val="none" w:sz="0" w:space="0" w:color="auto"/>
                    <w:bottom w:val="none" w:sz="0" w:space="0" w:color="auto"/>
                    <w:right w:val="none" w:sz="0" w:space="0" w:color="auto"/>
                  </w:divBdr>
                </w:div>
                <w:div w:id="29764870">
                  <w:marLeft w:val="0"/>
                  <w:marRight w:val="0"/>
                  <w:marTop w:val="0"/>
                  <w:marBottom w:val="0"/>
                  <w:divBdr>
                    <w:top w:val="none" w:sz="0" w:space="0" w:color="auto"/>
                    <w:left w:val="none" w:sz="0" w:space="0" w:color="auto"/>
                    <w:bottom w:val="none" w:sz="0" w:space="0" w:color="auto"/>
                    <w:right w:val="none" w:sz="0" w:space="0" w:color="auto"/>
                  </w:divBdr>
                </w:div>
                <w:div w:id="31423754">
                  <w:marLeft w:val="0"/>
                  <w:marRight w:val="0"/>
                  <w:marTop w:val="0"/>
                  <w:marBottom w:val="0"/>
                  <w:divBdr>
                    <w:top w:val="none" w:sz="0" w:space="0" w:color="auto"/>
                    <w:left w:val="none" w:sz="0" w:space="0" w:color="auto"/>
                    <w:bottom w:val="none" w:sz="0" w:space="0" w:color="auto"/>
                    <w:right w:val="none" w:sz="0" w:space="0" w:color="auto"/>
                  </w:divBdr>
                </w:div>
                <w:div w:id="31998327">
                  <w:marLeft w:val="0"/>
                  <w:marRight w:val="0"/>
                  <w:marTop w:val="0"/>
                  <w:marBottom w:val="0"/>
                  <w:divBdr>
                    <w:top w:val="none" w:sz="0" w:space="0" w:color="auto"/>
                    <w:left w:val="none" w:sz="0" w:space="0" w:color="auto"/>
                    <w:bottom w:val="none" w:sz="0" w:space="0" w:color="auto"/>
                    <w:right w:val="none" w:sz="0" w:space="0" w:color="auto"/>
                  </w:divBdr>
                </w:div>
                <w:div w:id="33623629">
                  <w:marLeft w:val="0"/>
                  <w:marRight w:val="0"/>
                  <w:marTop w:val="0"/>
                  <w:marBottom w:val="0"/>
                  <w:divBdr>
                    <w:top w:val="none" w:sz="0" w:space="0" w:color="auto"/>
                    <w:left w:val="none" w:sz="0" w:space="0" w:color="auto"/>
                    <w:bottom w:val="none" w:sz="0" w:space="0" w:color="auto"/>
                    <w:right w:val="none" w:sz="0" w:space="0" w:color="auto"/>
                  </w:divBdr>
                </w:div>
                <w:div w:id="33701220">
                  <w:marLeft w:val="0"/>
                  <w:marRight w:val="0"/>
                  <w:marTop w:val="0"/>
                  <w:marBottom w:val="0"/>
                  <w:divBdr>
                    <w:top w:val="none" w:sz="0" w:space="0" w:color="auto"/>
                    <w:left w:val="none" w:sz="0" w:space="0" w:color="auto"/>
                    <w:bottom w:val="none" w:sz="0" w:space="0" w:color="auto"/>
                    <w:right w:val="none" w:sz="0" w:space="0" w:color="auto"/>
                  </w:divBdr>
                </w:div>
                <w:div w:id="34670021">
                  <w:marLeft w:val="0"/>
                  <w:marRight w:val="0"/>
                  <w:marTop w:val="0"/>
                  <w:marBottom w:val="0"/>
                  <w:divBdr>
                    <w:top w:val="none" w:sz="0" w:space="0" w:color="auto"/>
                    <w:left w:val="none" w:sz="0" w:space="0" w:color="auto"/>
                    <w:bottom w:val="none" w:sz="0" w:space="0" w:color="auto"/>
                    <w:right w:val="none" w:sz="0" w:space="0" w:color="auto"/>
                  </w:divBdr>
                </w:div>
                <w:div w:id="37124849">
                  <w:marLeft w:val="0"/>
                  <w:marRight w:val="0"/>
                  <w:marTop w:val="0"/>
                  <w:marBottom w:val="0"/>
                  <w:divBdr>
                    <w:top w:val="none" w:sz="0" w:space="0" w:color="auto"/>
                    <w:left w:val="none" w:sz="0" w:space="0" w:color="auto"/>
                    <w:bottom w:val="none" w:sz="0" w:space="0" w:color="auto"/>
                    <w:right w:val="none" w:sz="0" w:space="0" w:color="auto"/>
                  </w:divBdr>
                </w:div>
                <w:div w:id="37559966">
                  <w:marLeft w:val="0"/>
                  <w:marRight w:val="0"/>
                  <w:marTop w:val="0"/>
                  <w:marBottom w:val="0"/>
                  <w:divBdr>
                    <w:top w:val="none" w:sz="0" w:space="0" w:color="auto"/>
                    <w:left w:val="none" w:sz="0" w:space="0" w:color="auto"/>
                    <w:bottom w:val="none" w:sz="0" w:space="0" w:color="auto"/>
                    <w:right w:val="none" w:sz="0" w:space="0" w:color="auto"/>
                  </w:divBdr>
                </w:div>
                <w:div w:id="37902575">
                  <w:marLeft w:val="0"/>
                  <w:marRight w:val="0"/>
                  <w:marTop w:val="0"/>
                  <w:marBottom w:val="0"/>
                  <w:divBdr>
                    <w:top w:val="none" w:sz="0" w:space="0" w:color="auto"/>
                    <w:left w:val="none" w:sz="0" w:space="0" w:color="auto"/>
                    <w:bottom w:val="none" w:sz="0" w:space="0" w:color="auto"/>
                    <w:right w:val="none" w:sz="0" w:space="0" w:color="auto"/>
                  </w:divBdr>
                </w:div>
                <w:div w:id="38163590">
                  <w:marLeft w:val="0"/>
                  <w:marRight w:val="0"/>
                  <w:marTop w:val="0"/>
                  <w:marBottom w:val="0"/>
                  <w:divBdr>
                    <w:top w:val="none" w:sz="0" w:space="0" w:color="auto"/>
                    <w:left w:val="none" w:sz="0" w:space="0" w:color="auto"/>
                    <w:bottom w:val="none" w:sz="0" w:space="0" w:color="auto"/>
                    <w:right w:val="none" w:sz="0" w:space="0" w:color="auto"/>
                  </w:divBdr>
                </w:div>
                <w:div w:id="40176713">
                  <w:marLeft w:val="0"/>
                  <w:marRight w:val="0"/>
                  <w:marTop w:val="0"/>
                  <w:marBottom w:val="0"/>
                  <w:divBdr>
                    <w:top w:val="none" w:sz="0" w:space="0" w:color="auto"/>
                    <w:left w:val="none" w:sz="0" w:space="0" w:color="auto"/>
                    <w:bottom w:val="none" w:sz="0" w:space="0" w:color="auto"/>
                    <w:right w:val="none" w:sz="0" w:space="0" w:color="auto"/>
                  </w:divBdr>
                </w:div>
                <w:div w:id="40328601">
                  <w:marLeft w:val="0"/>
                  <w:marRight w:val="0"/>
                  <w:marTop w:val="0"/>
                  <w:marBottom w:val="0"/>
                  <w:divBdr>
                    <w:top w:val="none" w:sz="0" w:space="0" w:color="auto"/>
                    <w:left w:val="none" w:sz="0" w:space="0" w:color="auto"/>
                    <w:bottom w:val="none" w:sz="0" w:space="0" w:color="auto"/>
                    <w:right w:val="none" w:sz="0" w:space="0" w:color="auto"/>
                  </w:divBdr>
                </w:div>
                <w:div w:id="42097911">
                  <w:marLeft w:val="0"/>
                  <w:marRight w:val="0"/>
                  <w:marTop w:val="0"/>
                  <w:marBottom w:val="0"/>
                  <w:divBdr>
                    <w:top w:val="none" w:sz="0" w:space="0" w:color="auto"/>
                    <w:left w:val="none" w:sz="0" w:space="0" w:color="auto"/>
                    <w:bottom w:val="none" w:sz="0" w:space="0" w:color="auto"/>
                    <w:right w:val="none" w:sz="0" w:space="0" w:color="auto"/>
                  </w:divBdr>
                </w:div>
                <w:div w:id="43339309">
                  <w:marLeft w:val="0"/>
                  <w:marRight w:val="0"/>
                  <w:marTop w:val="0"/>
                  <w:marBottom w:val="0"/>
                  <w:divBdr>
                    <w:top w:val="none" w:sz="0" w:space="0" w:color="auto"/>
                    <w:left w:val="none" w:sz="0" w:space="0" w:color="auto"/>
                    <w:bottom w:val="none" w:sz="0" w:space="0" w:color="auto"/>
                    <w:right w:val="none" w:sz="0" w:space="0" w:color="auto"/>
                  </w:divBdr>
                </w:div>
                <w:div w:id="44065651">
                  <w:marLeft w:val="0"/>
                  <w:marRight w:val="0"/>
                  <w:marTop w:val="0"/>
                  <w:marBottom w:val="0"/>
                  <w:divBdr>
                    <w:top w:val="none" w:sz="0" w:space="0" w:color="auto"/>
                    <w:left w:val="none" w:sz="0" w:space="0" w:color="auto"/>
                    <w:bottom w:val="none" w:sz="0" w:space="0" w:color="auto"/>
                    <w:right w:val="none" w:sz="0" w:space="0" w:color="auto"/>
                  </w:divBdr>
                </w:div>
                <w:div w:id="45641414">
                  <w:marLeft w:val="0"/>
                  <w:marRight w:val="0"/>
                  <w:marTop w:val="0"/>
                  <w:marBottom w:val="0"/>
                  <w:divBdr>
                    <w:top w:val="none" w:sz="0" w:space="0" w:color="auto"/>
                    <w:left w:val="none" w:sz="0" w:space="0" w:color="auto"/>
                    <w:bottom w:val="none" w:sz="0" w:space="0" w:color="auto"/>
                    <w:right w:val="none" w:sz="0" w:space="0" w:color="auto"/>
                  </w:divBdr>
                </w:div>
                <w:div w:id="49694664">
                  <w:marLeft w:val="0"/>
                  <w:marRight w:val="0"/>
                  <w:marTop w:val="0"/>
                  <w:marBottom w:val="0"/>
                  <w:divBdr>
                    <w:top w:val="none" w:sz="0" w:space="0" w:color="auto"/>
                    <w:left w:val="none" w:sz="0" w:space="0" w:color="auto"/>
                    <w:bottom w:val="none" w:sz="0" w:space="0" w:color="auto"/>
                    <w:right w:val="none" w:sz="0" w:space="0" w:color="auto"/>
                  </w:divBdr>
                </w:div>
                <w:div w:id="50689543">
                  <w:marLeft w:val="0"/>
                  <w:marRight w:val="0"/>
                  <w:marTop w:val="0"/>
                  <w:marBottom w:val="0"/>
                  <w:divBdr>
                    <w:top w:val="none" w:sz="0" w:space="0" w:color="auto"/>
                    <w:left w:val="none" w:sz="0" w:space="0" w:color="auto"/>
                    <w:bottom w:val="none" w:sz="0" w:space="0" w:color="auto"/>
                    <w:right w:val="none" w:sz="0" w:space="0" w:color="auto"/>
                  </w:divBdr>
                </w:div>
                <w:div w:id="51387115">
                  <w:marLeft w:val="0"/>
                  <w:marRight w:val="0"/>
                  <w:marTop w:val="0"/>
                  <w:marBottom w:val="0"/>
                  <w:divBdr>
                    <w:top w:val="none" w:sz="0" w:space="0" w:color="auto"/>
                    <w:left w:val="none" w:sz="0" w:space="0" w:color="auto"/>
                    <w:bottom w:val="none" w:sz="0" w:space="0" w:color="auto"/>
                    <w:right w:val="none" w:sz="0" w:space="0" w:color="auto"/>
                  </w:divBdr>
                </w:div>
                <w:div w:id="51658650">
                  <w:marLeft w:val="0"/>
                  <w:marRight w:val="0"/>
                  <w:marTop w:val="0"/>
                  <w:marBottom w:val="0"/>
                  <w:divBdr>
                    <w:top w:val="none" w:sz="0" w:space="0" w:color="auto"/>
                    <w:left w:val="none" w:sz="0" w:space="0" w:color="auto"/>
                    <w:bottom w:val="none" w:sz="0" w:space="0" w:color="auto"/>
                    <w:right w:val="none" w:sz="0" w:space="0" w:color="auto"/>
                  </w:divBdr>
                </w:div>
                <w:div w:id="53436208">
                  <w:marLeft w:val="0"/>
                  <w:marRight w:val="0"/>
                  <w:marTop w:val="0"/>
                  <w:marBottom w:val="0"/>
                  <w:divBdr>
                    <w:top w:val="none" w:sz="0" w:space="0" w:color="auto"/>
                    <w:left w:val="none" w:sz="0" w:space="0" w:color="auto"/>
                    <w:bottom w:val="none" w:sz="0" w:space="0" w:color="auto"/>
                    <w:right w:val="none" w:sz="0" w:space="0" w:color="auto"/>
                  </w:divBdr>
                </w:div>
                <w:div w:id="53546751">
                  <w:marLeft w:val="0"/>
                  <w:marRight w:val="0"/>
                  <w:marTop w:val="0"/>
                  <w:marBottom w:val="0"/>
                  <w:divBdr>
                    <w:top w:val="none" w:sz="0" w:space="0" w:color="auto"/>
                    <w:left w:val="none" w:sz="0" w:space="0" w:color="auto"/>
                    <w:bottom w:val="none" w:sz="0" w:space="0" w:color="auto"/>
                    <w:right w:val="none" w:sz="0" w:space="0" w:color="auto"/>
                  </w:divBdr>
                </w:div>
                <w:div w:id="54738875">
                  <w:marLeft w:val="0"/>
                  <w:marRight w:val="0"/>
                  <w:marTop w:val="0"/>
                  <w:marBottom w:val="0"/>
                  <w:divBdr>
                    <w:top w:val="none" w:sz="0" w:space="0" w:color="auto"/>
                    <w:left w:val="none" w:sz="0" w:space="0" w:color="auto"/>
                    <w:bottom w:val="none" w:sz="0" w:space="0" w:color="auto"/>
                    <w:right w:val="none" w:sz="0" w:space="0" w:color="auto"/>
                  </w:divBdr>
                </w:div>
                <w:div w:id="55278316">
                  <w:marLeft w:val="0"/>
                  <w:marRight w:val="0"/>
                  <w:marTop w:val="0"/>
                  <w:marBottom w:val="0"/>
                  <w:divBdr>
                    <w:top w:val="none" w:sz="0" w:space="0" w:color="auto"/>
                    <w:left w:val="none" w:sz="0" w:space="0" w:color="auto"/>
                    <w:bottom w:val="none" w:sz="0" w:space="0" w:color="auto"/>
                    <w:right w:val="none" w:sz="0" w:space="0" w:color="auto"/>
                  </w:divBdr>
                </w:div>
                <w:div w:id="56363237">
                  <w:marLeft w:val="0"/>
                  <w:marRight w:val="0"/>
                  <w:marTop w:val="0"/>
                  <w:marBottom w:val="0"/>
                  <w:divBdr>
                    <w:top w:val="none" w:sz="0" w:space="0" w:color="auto"/>
                    <w:left w:val="none" w:sz="0" w:space="0" w:color="auto"/>
                    <w:bottom w:val="none" w:sz="0" w:space="0" w:color="auto"/>
                    <w:right w:val="none" w:sz="0" w:space="0" w:color="auto"/>
                  </w:divBdr>
                </w:div>
                <w:div w:id="60257059">
                  <w:marLeft w:val="0"/>
                  <w:marRight w:val="0"/>
                  <w:marTop w:val="0"/>
                  <w:marBottom w:val="0"/>
                  <w:divBdr>
                    <w:top w:val="none" w:sz="0" w:space="0" w:color="auto"/>
                    <w:left w:val="none" w:sz="0" w:space="0" w:color="auto"/>
                    <w:bottom w:val="none" w:sz="0" w:space="0" w:color="auto"/>
                    <w:right w:val="none" w:sz="0" w:space="0" w:color="auto"/>
                  </w:divBdr>
                </w:div>
                <w:div w:id="62677890">
                  <w:marLeft w:val="0"/>
                  <w:marRight w:val="0"/>
                  <w:marTop w:val="0"/>
                  <w:marBottom w:val="0"/>
                  <w:divBdr>
                    <w:top w:val="none" w:sz="0" w:space="0" w:color="auto"/>
                    <w:left w:val="none" w:sz="0" w:space="0" w:color="auto"/>
                    <w:bottom w:val="none" w:sz="0" w:space="0" w:color="auto"/>
                    <w:right w:val="none" w:sz="0" w:space="0" w:color="auto"/>
                  </w:divBdr>
                </w:div>
                <w:div w:id="64956352">
                  <w:marLeft w:val="0"/>
                  <w:marRight w:val="0"/>
                  <w:marTop w:val="0"/>
                  <w:marBottom w:val="0"/>
                  <w:divBdr>
                    <w:top w:val="none" w:sz="0" w:space="0" w:color="auto"/>
                    <w:left w:val="none" w:sz="0" w:space="0" w:color="auto"/>
                    <w:bottom w:val="none" w:sz="0" w:space="0" w:color="auto"/>
                    <w:right w:val="none" w:sz="0" w:space="0" w:color="auto"/>
                  </w:divBdr>
                </w:div>
                <w:div w:id="65418174">
                  <w:marLeft w:val="0"/>
                  <w:marRight w:val="0"/>
                  <w:marTop w:val="0"/>
                  <w:marBottom w:val="0"/>
                  <w:divBdr>
                    <w:top w:val="none" w:sz="0" w:space="0" w:color="auto"/>
                    <w:left w:val="none" w:sz="0" w:space="0" w:color="auto"/>
                    <w:bottom w:val="none" w:sz="0" w:space="0" w:color="auto"/>
                    <w:right w:val="none" w:sz="0" w:space="0" w:color="auto"/>
                  </w:divBdr>
                </w:div>
                <w:div w:id="67003398">
                  <w:marLeft w:val="0"/>
                  <w:marRight w:val="0"/>
                  <w:marTop w:val="0"/>
                  <w:marBottom w:val="0"/>
                  <w:divBdr>
                    <w:top w:val="none" w:sz="0" w:space="0" w:color="auto"/>
                    <w:left w:val="none" w:sz="0" w:space="0" w:color="auto"/>
                    <w:bottom w:val="none" w:sz="0" w:space="0" w:color="auto"/>
                    <w:right w:val="none" w:sz="0" w:space="0" w:color="auto"/>
                  </w:divBdr>
                </w:div>
                <w:div w:id="67966230">
                  <w:marLeft w:val="0"/>
                  <w:marRight w:val="0"/>
                  <w:marTop w:val="0"/>
                  <w:marBottom w:val="0"/>
                  <w:divBdr>
                    <w:top w:val="none" w:sz="0" w:space="0" w:color="auto"/>
                    <w:left w:val="none" w:sz="0" w:space="0" w:color="auto"/>
                    <w:bottom w:val="none" w:sz="0" w:space="0" w:color="auto"/>
                    <w:right w:val="none" w:sz="0" w:space="0" w:color="auto"/>
                  </w:divBdr>
                </w:div>
                <w:div w:id="69281306">
                  <w:marLeft w:val="0"/>
                  <w:marRight w:val="0"/>
                  <w:marTop w:val="0"/>
                  <w:marBottom w:val="0"/>
                  <w:divBdr>
                    <w:top w:val="none" w:sz="0" w:space="0" w:color="auto"/>
                    <w:left w:val="none" w:sz="0" w:space="0" w:color="auto"/>
                    <w:bottom w:val="none" w:sz="0" w:space="0" w:color="auto"/>
                    <w:right w:val="none" w:sz="0" w:space="0" w:color="auto"/>
                  </w:divBdr>
                </w:div>
                <w:div w:id="70280914">
                  <w:marLeft w:val="0"/>
                  <w:marRight w:val="0"/>
                  <w:marTop w:val="0"/>
                  <w:marBottom w:val="0"/>
                  <w:divBdr>
                    <w:top w:val="none" w:sz="0" w:space="0" w:color="auto"/>
                    <w:left w:val="none" w:sz="0" w:space="0" w:color="auto"/>
                    <w:bottom w:val="none" w:sz="0" w:space="0" w:color="auto"/>
                    <w:right w:val="none" w:sz="0" w:space="0" w:color="auto"/>
                  </w:divBdr>
                </w:div>
                <w:div w:id="71854627">
                  <w:marLeft w:val="0"/>
                  <w:marRight w:val="0"/>
                  <w:marTop w:val="0"/>
                  <w:marBottom w:val="0"/>
                  <w:divBdr>
                    <w:top w:val="none" w:sz="0" w:space="0" w:color="auto"/>
                    <w:left w:val="none" w:sz="0" w:space="0" w:color="auto"/>
                    <w:bottom w:val="none" w:sz="0" w:space="0" w:color="auto"/>
                    <w:right w:val="none" w:sz="0" w:space="0" w:color="auto"/>
                  </w:divBdr>
                </w:div>
                <w:div w:id="73863850">
                  <w:marLeft w:val="0"/>
                  <w:marRight w:val="0"/>
                  <w:marTop w:val="0"/>
                  <w:marBottom w:val="0"/>
                  <w:divBdr>
                    <w:top w:val="none" w:sz="0" w:space="0" w:color="auto"/>
                    <w:left w:val="none" w:sz="0" w:space="0" w:color="auto"/>
                    <w:bottom w:val="none" w:sz="0" w:space="0" w:color="auto"/>
                    <w:right w:val="none" w:sz="0" w:space="0" w:color="auto"/>
                  </w:divBdr>
                </w:div>
                <w:div w:id="81879528">
                  <w:marLeft w:val="0"/>
                  <w:marRight w:val="0"/>
                  <w:marTop w:val="0"/>
                  <w:marBottom w:val="0"/>
                  <w:divBdr>
                    <w:top w:val="none" w:sz="0" w:space="0" w:color="auto"/>
                    <w:left w:val="none" w:sz="0" w:space="0" w:color="auto"/>
                    <w:bottom w:val="none" w:sz="0" w:space="0" w:color="auto"/>
                    <w:right w:val="none" w:sz="0" w:space="0" w:color="auto"/>
                  </w:divBdr>
                </w:div>
                <w:div w:id="85351221">
                  <w:marLeft w:val="0"/>
                  <w:marRight w:val="0"/>
                  <w:marTop w:val="0"/>
                  <w:marBottom w:val="0"/>
                  <w:divBdr>
                    <w:top w:val="none" w:sz="0" w:space="0" w:color="auto"/>
                    <w:left w:val="none" w:sz="0" w:space="0" w:color="auto"/>
                    <w:bottom w:val="none" w:sz="0" w:space="0" w:color="auto"/>
                    <w:right w:val="none" w:sz="0" w:space="0" w:color="auto"/>
                  </w:divBdr>
                </w:div>
                <w:div w:id="86003546">
                  <w:marLeft w:val="0"/>
                  <w:marRight w:val="0"/>
                  <w:marTop w:val="0"/>
                  <w:marBottom w:val="0"/>
                  <w:divBdr>
                    <w:top w:val="none" w:sz="0" w:space="0" w:color="auto"/>
                    <w:left w:val="none" w:sz="0" w:space="0" w:color="auto"/>
                    <w:bottom w:val="none" w:sz="0" w:space="0" w:color="auto"/>
                    <w:right w:val="none" w:sz="0" w:space="0" w:color="auto"/>
                  </w:divBdr>
                </w:div>
                <w:div w:id="92286313">
                  <w:marLeft w:val="0"/>
                  <w:marRight w:val="0"/>
                  <w:marTop w:val="0"/>
                  <w:marBottom w:val="0"/>
                  <w:divBdr>
                    <w:top w:val="none" w:sz="0" w:space="0" w:color="auto"/>
                    <w:left w:val="none" w:sz="0" w:space="0" w:color="auto"/>
                    <w:bottom w:val="none" w:sz="0" w:space="0" w:color="auto"/>
                    <w:right w:val="none" w:sz="0" w:space="0" w:color="auto"/>
                  </w:divBdr>
                </w:div>
                <w:div w:id="93673830">
                  <w:marLeft w:val="0"/>
                  <w:marRight w:val="0"/>
                  <w:marTop w:val="0"/>
                  <w:marBottom w:val="0"/>
                  <w:divBdr>
                    <w:top w:val="none" w:sz="0" w:space="0" w:color="auto"/>
                    <w:left w:val="none" w:sz="0" w:space="0" w:color="auto"/>
                    <w:bottom w:val="none" w:sz="0" w:space="0" w:color="auto"/>
                    <w:right w:val="none" w:sz="0" w:space="0" w:color="auto"/>
                  </w:divBdr>
                </w:div>
                <w:div w:id="93745594">
                  <w:marLeft w:val="0"/>
                  <w:marRight w:val="0"/>
                  <w:marTop w:val="0"/>
                  <w:marBottom w:val="0"/>
                  <w:divBdr>
                    <w:top w:val="none" w:sz="0" w:space="0" w:color="auto"/>
                    <w:left w:val="none" w:sz="0" w:space="0" w:color="auto"/>
                    <w:bottom w:val="none" w:sz="0" w:space="0" w:color="auto"/>
                    <w:right w:val="none" w:sz="0" w:space="0" w:color="auto"/>
                  </w:divBdr>
                </w:div>
                <w:div w:id="99878285">
                  <w:marLeft w:val="0"/>
                  <w:marRight w:val="0"/>
                  <w:marTop w:val="0"/>
                  <w:marBottom w:val="0"/>
                  <w:divBdr>
                    <w:top w:val="none" w:sz="0" w:space="0" w:color="auto"/>
                    <w:left w:val="none" w:sz="0" w:space="0" w:color="auto"/>
                    <w:bottom w:val="none" w:sz="0" w:space="0" w:color="auto"/>
                    <w:right w:val="none" w:sz="0" w:space="0" w:color="auto"/>
                  </w:divBdr>
                </w:div>
                <w:div w:id="104426260">
                  <w:marLeft w:val="0"/>
                  <w:marRight w:val="0"/>
                  <w:marTop w:val="0"/>
                  <w:marBottom w:val="0"/>
                  <w:divBdr>
                    <w:top w:val="none" w:sz="0" w:space="0" w:color="auto"/>
                    <w:left w:val="none" w:sz="0" w:space="0" w:color="auto"/>
                    <w:bottom w:val="none" w:sz="0" w:space="0" w:color="auto"/>
                    <w:right w:val="none" w:sz="0" w:space="0" w:color="auto"/>
                  </w:divBdr>
                </w:div>
                <w:div w:id="105195715">
                  <w:marLeft w:val="0"/>
                  <w:marRight w:val="0"/>
                  <w:marTop w:val="0"/>
                  <w:marBottom w:val="0"/>
                  <w:divBdr>
                    <w:top w:val="none" w:sz="0" w:space="0" w:color="auto"/>
                    <w:left w:val="none" w:sz="0" w:space="0" w:color="auto"/>
                    <w:bottom w:val="none" w:sz="0" w:space="0" w:color="auto"/>
                    <w:right w:val="none" w:sz="0" w:space="0" w:color="auto"/>
                  </w:divBdr>
                </w:div>
                <w:div w:id="108283603">
                  <w:marLeft w:val="0"/>
                  <w:marRight w:val="0"/>
                  <w:marTop w:val="0"/>
                  <w:marBottom w:val="0"/>
                  <w:divBdr>
                    <w:top w:val="none" w:sz="0" w:space="0" w:color="auto"/>
                    <w:left w:val="none" w:sz="0" w:space="0" w:color="auto"/>
                    <w:bottom w:val="none" w:sz="0" w:space="0" w:color="auto"/>
                    <w:right w:val="none" w:sz="0" w:space="0" w:color="auto"/>
                  </w:divBdr>
                </w:div>
                <w:div w:id="109931704">
                  <w:marLeft w:val="0"/>
                  <w:marRight w:val="0"/>
                  <w:marTop w:val="0"/>
                  <w:marBottom w:val="0"/>
                  <w:divBdr>
                    <w:top w:val="none" w:sz="0" w:space="0" w:color="auto"/>
                    <w:left w:val="none" w:sz="0" w:space="0" w:color="auto"/>
                    <w:bottom w:val="none" w:sz="0" w:space="0" w:color="auto"/>
                    <w:right w:val="none" w:sz="0" w:space="0" w:color="auto"/>
                  </w:divBdr>
                </w:div>
                <w:div w:id="110167964">
                  <w:marLeft w:val="0"/>
                  <w:marRight w:val="0"/>
                  <w:marTop w:val="0"/>
                  <w:marBottom w:val="0"/>
                  <w:divBdr>
                    <w:top w:val="none" w:sz="0" w:space="0" w:color="auto"/>
                    <w:left w:val="none" w:sz="0" w:space="0" w:color="auto"/>
                    <w:bottom w:val="none" w:sz="0" w:space="0" w:color="auto"/>
                    <w:right w:val="none" w:sz="0" w:space="0" w:color="auto"/>
                  </w:divBdr>
                </w:div>
                <w:div w:id="110711577">
                  <w:marLeft w:val="0"/>
                  <w:marRight w:val="0"/>
                  <w:marTop w:val="0"/>
                  <w:marBottom w:val="0"/>
                  <w:divBdr>
                    <w:top w:val="none" w:sz="0" w:space="0" w:color="auto"/>
                    <w:left w:val="none" w:sz="0" w:space="0" w:color="auto"/>
                    <w:bottom w:val="none" w:sz="0" w:space="0" w:color="auto"/>
                    <w:right w:val="none" w:sz="0" w:space="0" w:color="auto"/>
                  </w:divBdr>
                </w:div>
                <w:div w:id="111753707">
                  <w:marLeft w:val="0"/>
                  <w:marRight w:val="0"/>
                  <w:marTop w:val="0"/>
                  <w:marBottom w:val="0"/>
                  <w:divBdr>
                    <w:top w:val="none" w:sz="0" w:space="0" w:color="auto"/>
                    <w:left w:val="none" w:sz="0" w:space="0" w:color="auto"/>
                    <w:bottom w:val="none" w:sz="0" w:space="0" w:color="auto"/>
                    <w:right w:val="none" w:sz="0" w:space="0" w:color="auto"/>
                  </w:divBdr>
                </w:div>
                <w:div w:id="112138332">
                  <w:marLeft w:val="0"/>
                  <w:marRight w:val="0"/>
                  <w:marTop w:val="0"/>
                  <w:marBottom w:val="0"/>
                  <w:divBdr>
                    <w:top w:val="none" w:sz="0" w:space="0" w:color="auto"/>
                    <w:left w:val="none" w:sz="0" w:space="0" w:color="auto"/>
                    <w:bottom w:val="none" w:sz="0" w:space="0" w:color="auto"/>
                    <w:right w:val="none" w:sz="0" w:space="0" w:color="auto"/>
                  </w:divBdr>
                </w:div>
                <w:div w:id="118688639">
                  <w:marLeft w:val="0"/>
                  <w:marRight w:val="0"/>
                  <w:marTop w:val="0"/>
                  <w:marBottom w:val="0"/>
                  <w:divBdr>
                    <w:top w:val="none" w:sz="0" w:space="0" w:color="auto"/>
                    <w:left w:val="none" w:sz="0" w:space="0" w:color="auto"/>
                    <w:bottom w:val="none" w:sz="0" w:space="0" w:color="auto"/>
                    <w:right w:val="none" w:sz="0" w:space="0" w:color="auto"/>
                  </w:divBdr>
                </w:div>
                <w:div w:id="119346804">
                  <w:marLeft w:val="0"/>
                  <w:marRight w:val="0"/>
                  <w:marTop w:val="0"/>
                  <w:marBottom w:val="0"/>
                  <w:divBdr>
                    <w:top w:val="none" w:sz="0" w:space="0" w:color="auto"/>
                    <w:left w:val="none" w:sz="0" w:space="0" w:color="auto"/>
                    <w:bottom w:val="none" w:sz="0" w:space="0" w:color="auto"/>
                    <w:right w:val="none" w:sz="0" w:space="0" w:color="auto"/>
                  </w:divBdr>
                </w:div>
                <w:div w:id="121265024">
                  <w:marLeft w:val="0"/>
                  <w:marRight w:val="0"/>
                  <w:marTop w:val="0"/>
                  <w:marBottom w:val="0"/>
                  <w:divBdr>
                    <w:top w:val="none" w:sz="0" w:space="0" w:color="auto"/>
                    <w:left w:val="none" w:sz="0" w:space="0" w:color="auto"/>
                    <w:bottom w:val="none" w:sz="0" w:space="0" w:color="auto"/>
                    <w:right w:val="none" w:sz="0" w:space="0" w:color="auto"/>
                  </w:divBdr>
                </w:div>
                <w:div w:id="122702035">
                  <w:marLeft w:val="0"/>
                  <w:marRight w:val="0"/>
                  <w:marTop w:val="0"/>
                  <w:marBottom w:val="0"/>
                  <w:divBdr>
                    <w:top w:val="none" w:sz="0" w:space="0" w:color="auto"/>
                    <w:left w:val="none" w:sz="0" w:space="0" w:color="auto"/>
                    <w:bottom w:val="none" w:sz="0" w:space="0" w:color="auto"/>
                    <w:right w:val="none" w:sz="0" w:space="0" w:color="auto"/>
                  </w:divBdr>
                </w:div>
                <w:div w:id="124085564">
                  <w:marLeft w:val="0"/>
                  <w:marRight w:val="0"/>
                  <w:marTop w:val="0"/>
                  <w:marBottom w:val="0"/>
                  <w:divBdr>
                    <w:top w:val="none" w:sz="0" w:space="0" w:color="auto"/>
                    <w:left w:val="none" w:sz="0" w:space="0" w:color="auto"/>
                    <w:bottom w:val="none" w:sz="0" w:space="0" w:color="auto"/>
                    <w:right w:val="none" w:sz="0" w:space="0" w:color="auto"/>
                  </w:divBdr>
                </w:div>
                <w:div w:id="127430835">
                  <w:marLeft w:val="0"/>
                  <w:marRight w:val="0"/>
                  <w:marTop w:val="0"/>
                  <w:marBottom w:val="0"/>
                  <w:divBdr>
                    <w:top w:val="none" w:sz="0" w:space="0" w:color="auto"/>
                    <w:left w:val="none" w:sz="0" w:space="0" w:color="auto"/>
                    <w:bottom w:val="none" w:sz="0" w:space="0" w:color="auto"/>
                    <w:right w:val="none" w:sz="0" w:space="0" w:color="auto"/>
                  </w:divBdr>
                </w:div>
                <w:div w:id="127630039">
                  <w:marLeft w:val="0"/>
                  <w:marRight w:val="0"/>
                  <w:marTop w:val="0"/>
                  <w:marBottom w:val="0"/>
                  <w:divBdr>
                    <w:top w:val="none" w:sz="0" w:space="0" w:color="auto"/>
                    <w:left w:val="none" w:sz="0" w:space="0" w:color="auto"/>
                    <w:bottom w:val="none" w:sz="0" w:space="0" w:color="auto"/>
                    <w:right w:val="none" w:sz="0" w:space="0" w:color="auto"/>
                  </w:divBdr>
                </w:div>
                <w:div w:id="128978276">
                  <w:marLeft w:val="0"/>
                  <w:marRight w:val="0"/>
                  <w:marTop w:val="0"/>
                  <w:marBottom w:val="0"/>
                  <w:divBdr>
                    <w:top w:val="none" w:sz="0" w:space="0" w:color="auto"/>
                    <w:left w:val="none" w:sz="0" w:space="0" w:color="auto"/>
                    <w:bottom w:val="none" w:sz="0" w:space="0" w:color="auto"/>
                    <w:right w:val="none" w:sz="0" w:space="0" w:color="auto"/>
                  </w:divBdr>
                </w:div>
                <w:div w:id="129131226">
                  <w:marLeft w:val="0"/>
                  <w:marRight w:val="0"/>
                  <w:marTop w:val="0"/>
                  <w:marBottom w:val="0"/>
                  <w:divBdr>
                    <w:top w:val="none" w:sz="0" w:space="0" w:color="auto"/>
                    <w:left w:val="none" w:sz="0" w:space="0" w:color="auto"/>
                    <w:bottom w:val="none" w:sz="0" w:space="0" w:color="auto"/>
                    <w:right w:val="none" w:sz="0" w:space="0" w:color="auto"/>
                  </w:divBdr>
                </w:div>
                <w:div w:id="129250402">
                  <w:marLeft w:val="0"/>
                  <w:marRight w:val="0"/>
                  <w:marTop w:val="0"/>
                  <w:marBottom w:val="0"/>
                  <w:divBdr>
                    <w:top w:val="none" w:sz="0" w:space="0" w:color="auto"/>
                    <w:left w:val="none" w:sz="0" w:space="0" w:color="auto"/>
                    <w:bottom w:val="none" w:sz="0" w:space="0" w:color="auto"/>
                    <w:right w:val="none" w:sz="0" w:space="0" w:color="auto"/>
                  </w:divBdr>
                </w:div>
                <w:div w:id="133061070">
                  <w:marLeft w:val="0"/>
                  <w:marRight w:val="0"/>
                  <w:marTop w:val="0"/>
                  <w:marBottom w:val="0"/>
                  <w:divBdr>
                    <w:top w:val="none" w:sz="0" w:space="0" w:color="auto"/>
                    <w:left w:val="none" w:sz="0" w:space="0" w:color="auto"/>
                    <w:bottom w:val="none" w:sz="0" w:space="0" w:color="auto"/>
                    <w:right w:val="none" w:sz="0" w:space="0" w:color="auto"/>
                  </w:divBdr>
                </w:div>
                <w:div w:id="135537650">
                  <w:marLeft w:val="0"/>
                  <w:marRight w:val="0"/>
                  <w:marTop w:val="0"/>
                  <w:marBottom w:val="0"/>
                  <w:divBdr>
                    <w:top w:val="none" w:sz="0" w:space="0" w:color="auto"/>
                    <w:left w:val="none" w:sz="0" w:space="0" w:color="auto"/>
                    <w:bottom w:val="none" w:sz="0" w:space="0" w:color="auto"/>
                    <w:right w:val="none" w:sz="0" w:space="0" w:color="auto"/>
                  </w:divBdr>
                </w:div>
                <w:div w:id="138306966">
                  <w:marLeft w:val="0"/>
                  <w:marRight w:val="0"/>
                  <w:marTop w:val="0"/>
                  <w:marBottom w:val="0"/>
                  <w:divBdr>
                    <w:top w:val="none" w:sz="0" w:space="0" w:color="auto"/>
                    <w:left w:val="none" w:sz="0" w:space="0" w:color="auto"/>
                    <w:bottom w:val="none" w:sz="0" w:space="0" w:color="auto"/>
                    <w:right w:val="none" w:sz="0" w:space="0" w:color="auto"/>
                  </w:divBdr>
                </w:div>
                <w:div w:id="139081237">
                  <w:marLeft w:val="0"/>
                  <w:marRight w:val="0"/>
                  <w:marTop w:val="0"/>
                  <w:marBottom w:val="0"/>
                  <w:divBdr>
                    <w:top w:val="none" w:sz="0" w:space="0" w:color="auto"/>
                    <w:left w:val="none" w:sz="0" w:space="0" w:color="auto"/>
                    <w:bottom w:val="none" w:sz="0" w:space="0" w:color="auto"/>
                    <w:right w:val="none" w:sz="0" w:space="0" w:color="auto"/>
                  </w:divBdr>
                </w:div>
                <w:div w:id="140270691">
                  <w:marLeft w:val="0"/>
                  <w:marRight w:val="0"/>
                  <w:marTop w:val="0"/>
                  <w:marBottom w:val="0"/>
                  <w:divBdr>
                    <w:top w:val="none" w:sz="0" w:space="0" w:color="auto"/>
                    <w:left w:val="none" w:sz="0" w:space="0" w:color="auto"/>
                    <w:bottom w:val="none" w:sz="0" w:space="0" w:color="auto"/>
                    <w:right w:val="none" w:sz="0" w:space="0" w:color="auto"/>
                  </w:divBdr>
                </w:div>
                <w:div w:id="143663335">
                  <w:marLeft w:val="0"/>
                  <w:marRight w:val="0"/>
                  <w:marTop w:val="0"/>
                  <w:marBottom w:val="0"/>
                  <w:divBdr>
                    <w:top w:val="none" w:sz="0" w:space="0" w:color="auto"/>
                    <w:left w:val="none" w:sz="0" w:space="0" w:color="auto"/>
                    <w:bottom w:val="none" w:sz="0" w:space="0" w:color="auto"/>
                    <w:right w:val="none" w:sz="0" w:space="0" w:color="auto"/>
                  </w:divBdr>
                </w:div>
                <w:div w:id="144663513">
                  <w:marLeft w:val="0"/>
                  <w:marRight w:val="0"/>
                  <w:marTop w:val="0"/>
                  <w:marBottom w:val="0"/>
                  <w:divBdr>
                    <w:top w:val="none" w:sz="0" w:space="0" w:color="auto"/>
                    <w:left w:val="none" w:sz="0" w:space="0" w:color="auto"/>
                    <w:bottom w:val="none" w:sz="0" w:space="0" w:color="auto"/>
                    <w:right w:val="none" w:sz="0" w:space="0" w:color="auto"/>
                  </w:divBdr>
                </w:div>
                <w:div w:id="144711218">
                  <w:marLeft w:val="0"/>
                  <w:marRight w:val="0"/>
                  <w:marTop w:val="0"/>
                  <w:marBottom w:val="0"/>
                  <w:divBdr>
                    <w:top w:val="none" w:sz="0" w:space="0" w:color="auto"/>
                    <w:left w:val="none" w:sz="0" w:space="0" w:color="auto"/>
                    <w:bottom w:val="none" w:sz="0" w:space="0" w:color="auto"/>
                    <w:right w:val="none" w:sz="0" w:space="0" w:color="auto"/>
                  </w:divBdr>
                </w:div>
                <w:div w:id="145826424">
                  <w:marLeft w:val="0"/>
                  <w:marRight w:val="0"/>
                  <w:marTop w:val="0"/>
                  <w:marBottom w:val="0"/>
                  <w:divBdr>
                    <w:top w:val="none" w:sz="0" w:space="0" w:color="auto"/>
                    <w:left w:val="none" w:sz="0" w:space="0" w:color="auto"/>
                    <w:bottom w:val="none" w:sz="0" w:space="0" w:color="auto"/>
                    <w:right w:val="none" w:sz="0" w:space="0" w:color="auto"/>
                  </w:divBdr>
                </w:div>
                <w:div w:id="148177855">
                  <w:marLeft w:val="0"/>
                  <w:marRight w:val="0"/>
                  <w:marTop w:val="0"/>
                  <w:marBottom w:val="0"/>
                  <w:divBdr>
                    <w:top w:val="none" w:sz="0" w:space="0" w:color="auto"/>
                    <w:left w:val="none" w:sz="0" w:space="0" w:color="auto"/>
                    <w:bottom w:val="none" w:sz="0" w:space="0" w:color="auto"/>
                    <w:right w:val="none" w:sz="0" w:space="0" w:color="auto"/>
                  </w:divBdr>
                </w:div>
                <w:div w:id="151720515">
                  <w:marLeft w:val="0"/>
                  <w:marRight w:val="0"/>
                  <w:marTop w:val="0"/>
                  <w:marBottom w:val="0"/>
                  <w:divBdr>
                    <w:top w:val="none" w:sz="0" w:space="0" w:color="auto"/>
                    <w:left w:val="none" w:sz="0" w:space="0" w:color="auto"/>
                    <w:bottom w:val="none" w:sz="0" w:space="0" w:color="auto"/>
                    <w:right w:val="none" w:sz="0" w:space="0" w:color="auto"/>
                  </w:divBdr>
                </w:div>
                <w:div w:id="153111479">
                  <w:marLeft w:val="0"/>
                  <w:marRight w:val="0"/>
                  <w:marTop w:val="0"/>
                  <w:marBottom w:val="0"/>
                  <w:divBdr>
                    <w:top w:val="none" w:sz="0" w:space="0" w:color="auto"/>
                    <w:left w:val="none" w:sz="0" w:space="0" w:color="auto"/>
                    <w:bottom w:val="none" w:sz="0" w:space="0" w:color="auto"/>
                    <w:right w:val="none" w:sz="0" w:space="0" w:color="auto"/>
                  </w:divBdr>
                </w:div>
                <w:div w:id="157232072">
                  <w:marLeft w:val="0"/>
                  <w:marRight w:val="0"/>
                  <w:marTop w:val="0"/>
                  <w:marBottom w:val="0"/>
                  <w:divBdr>
                    <w:top w:val="none" w:sz="0" w:space="0" w:color="auto"/>
                    <w:left w:val="none" w:sz="0" w:space="0" w:color="auto"/>
                    <w:bottom w:val="none" w:sz="0" w:space="0" w:color="auto"/>
                    <w:right w:val="none" w:sz="0" w:space="0" w:color="auto"/>
                  </w:divBdr>
                </w:div>
                <w:div w:id="159152313">
                  <w:marLeft w:val="0"/>
                  <w:marRight w:val="0"/>
                  <w:marTop w:val="0"/>
                  <w:marBottom w:val="0"/>
                  <w:divBdr>
                    <w:top w:val="none" w:sz="0" w:space="0" w:color="auto"/>
                    <w:left w:val="none" w:sz="0" w:space="0" w:color="auto"/>
                    <w:bottom w:val="none" w:sz="0" w:space="0" w:color="auto"/>
                    <w:right w:val="none" w:sz="0" w:space="0" w:color="auto"/>
                  </w:divBdr>
                </w:div>
                <w:div w:id="160506920">
                  <w:marLeft w:val="0"/>
                  <w:marRight w:val="0"/>
                  <w:marTop w:val="0"/>
                  <w:marBottom w:val="0"/>
                  <w:divBdr>
                    <w:top w:val="none" w:sz="0" w:space="0" w:color="auto"/>
                    <w:left w:val="none" w:sz="0" w:space="0" w:color="auto"/>
                    <w:bottom w:val="none" w:sz="0" w:space="0" w:color="auto"/>
                    <w:right w:val="none" w:sz="0" w:space="0" w:color="auto"/>
                  </w:divBdr>
                </w:div>
                <w:div w:id="160585803">
                  <w:marLeft w:val="0"/>
                  <w:marRight w:val="0"/>
                  <w:marTop w:val="0"/>
                  <w:marBottom w:val="0"/>
                  <w:divBdr>
                    <w:top w:val="none" w:sz="0" w:space="0" w:color="auto"/>
                    <w:left w:val="none" w:sz="0" w:space="0" w:color="auto"/>
                    <w:bottom w:val="none" w:sz="0" w:space="0" w:color="auto"/>
                    <w:right w:val="none" w:sz="0" w:space="0" w:color="auto"/>
                  </w:divBdr>
                </w:div>
                <w:div w:id="160658044">
                  <w:marLeft w:val="0"/>
                  <w:marRight w:val="0"/>
                  <w:marTop w:val="0"/>
                  <w:marBottom w:val="0"/>
                  <w:divBdr>
                    <w:top w:val="none" w:sz="0" w:space="0" w:color="auto"/>
                    <w:left w:val="none" w:sz="0" w:space="0" w:color="auto"/>
                    <w:bottom w:val="none" w:sz="0" w:space="0" w:color="auto"/>
                    <w:right w:val="none" w:sz="0" w:space="0" w:color="auto"/>
                  </w:divBdr>
                </w:div>
                <w:div w:id="163864686">
                  <w:marLeft w:val="0"/>
                  <w:marRight w:val="0"/>
                  <w:marTop w:val="0"/>
                  <w:marBottom w:val="0"/>
                  <w:divBdr>
                    <w:top w:val="none" w:sz="0" w:space="0" w:color="auto"/>
                    <w:left w:val="none" w:sz="0" w:space="0" w:color="auto"/>
                    <w:bottom w:val="none" w:sz="0" w:space="0" w:color="auto"/>
                    <w:right w:val="none" w:sz="0" w:space="0" w:color="auto"/>
                  </w:divBdr>
                </w:div>
                <w:div w:id="166294381">
                  <w:marLeft w:val="0"/>
                  <w:marRight w:val="0"/>
                  <w:marTop w:val="0"/>
                  <w:marBottom w:val="0"/>
                  <w:divBdr>
                    <w:top w:val="none" w:sz="0" w:space="0" w:color="auto"/>
                    <w:left w:val="none" w:sz="0" w:space="0" w:color="auto"/>
                    <w:bottom w:val="none" w:sz="0" w:space="0" w:color="auto"/>
                    <w:right w:val="none" w:sz="0" w:space="0" w:color="auto"/>
                  </w:divBdr>
                </w:div>
                <w:div w:id="167256544">
                  <w:marLeft w:val="0"/>
                  <w:marRight w:val="0"/>
                  <w:marTop w:val="0"/>
                  <w:marBottom w:val="0"/>
                  <w:divBdr>
                    <w:top w:val="none" w:sz="0" w:space="0" w:color="auto"/>
                    <w:left w:val="none" w:sz="0" w:space="0" w:color="auto"/>
                    <w:bottom w:val="none" w:sz="0" w:space="0" w:color="auto"/>
                    <w:right w:val="none" w:sz="0" w:space="0" w:color="auto"/>
                  </w:divBdr>
                </w:div>
                <w:div w:id="167330518">
                  <w:marLeft w:val="0"/>
                  <w:marRight w:val="0"/>
                  <w:marTop w:val="0"/>
                  <w:marBottom w:val="0"/>
                  <w:divBdr>
                    <w:top w:val="none" w:sz="0" w:space="0" w:color="auto"/>
                    <w:left w:val="none" w:sz="0" w:space="0" w:color="auto"/>
                    <w:bottom w:val="none" w:sz="0" w:space="0" w:color="auto"/>
                    <w:right w:val="none" w:sz="0" w:space="0" w:color="auto"/>
                  </w:divBdr>
                </w:div>
                <w:div w:id="169491866">
                  <w:marLeft w:val="0"/>
                  <w:marRight w:val="0"/>
                  <w:marTop w:val="0"/>
                  <w:marBottom w:val="0"/>
                  <w:divBdr>
                    <w:top w:val="none" w:sz="0" w:space="0" w:color="auto"/>
                    <w:left w:val="none" w:sz="0" w:space="0" w:color="auto"/>
                    <w:bottom w:val="none" w:sz="0" w:space="0" w:color="auto"/>
                    <w:right w:val="none" w:sz="0" w:space="0" w:color="auto"/>
                  </w:divBdr>
                </w:div>
                <w:div w:id="170265498">
                  <w:marLeft w:val="0"/>
                  <w:marRight w:val="0"/>
                  <w:marTop w:val="0"/>
                  <w:marBottom w:val="0"/>
                  <w:divBdr>
                    <w:top w:val="none" w:sz="0" w:space="0" w:color="auto"/>
                    <w:left w:val="none" w:sz="0" w:space="0" w:color="auto"/>
                    <w:bottom w:val="none" w:sz="0" w:space="0" w:color="auto"/>
                    <w:right w:val="none" w:sz="0" w:space="0" w:color="auto"/>
                  </w:divBdr>
                </w:div>
                <w:div w:id="171381423">
                  <w:marLeft w:val="0"/>
                  <w:marRight w:val="0"/>
                  <w:marTop w:val="0"/>
                  <w:marBottom w:val="0"/>
                  <w:divBdr>
                    <w:top w:val="none" w:sz="0" w:space="0" w:color="auto"/>
                    <w:left w:val="none" w:sz="0" w:space="0" w:color="auto"/>
                    <w:bottom w:val="none" w:sz="0" w:space="0" w:color="auto"/>
                    <w:right w:val="none" w:sz="0" w:space="0" w:color="auto"/>
                  </w:divBdr>
                </w:div>
                <w:div w:id="174072726">
                  <w:marLeft w:val="0"/>
                  <w:marRight w:val="0"/>
                  <w:marTop w:val="0"/>
                  <w:marBottom w:val="0"/>
                  <w:divBdr>
                    <w:top w:val="none" w:sz="0" w:space="0" w:color="auto"/>
                    <w:left w:val="none" w:sz="0" w:space="0" w:color="auto"/>
                    <w:bottom w:val="none" w:sz="0" w:space="0" w:color="auto"/>
                    <w:right w:val="none" w:sz="0" w:space="0" w:color="auto"/>
                  </w:divBdr>
                </w:div>
                <w:div w:id="175391870">
                  <w:marLeft w:val="0"/>
                  <w:marRight w:val="0"/>
                  <w:marTop w:val="0"/>
                  <w:marBottom w:val="0"/>
                  <w:divBdr>
                    <w:top w:val="none" w:sz="0" w:space="0" w:color="auto"/>
                    <w:left w:val="none" w:sz="0" w:space="0" w:color="auto"/>
                    <w:bottom w:val="none" w:sz="0" w:space="0" w:color="auto"/>
                    <w:right w:val="none" w:sz="0" w:space="0" w:color="auto"/>
                  </w:divBdr>
                </w:div>
                <w:div w:id="181826833">
                  <w:marLeft w:val="0"/>
                  <w:marRight w:val="0"/>
                  <w:marTop w:val="0"/>
                  <w:marBottom w:val="0"/>
                  <w:divBdr>
                    <w:top w:val="none" w:sz="0" w:space="0" w:color="auto"/>
                    <w:left w:val="none" w:sz="0" w:space="0" w:color="auto"/>
                    <w:bottom w:val="none" w:sz="0" w:space="0" w:color="auto"/>
                    <w:right w:val="none" w:sz="0" w:space="0" w:color="auto"/>
                  </w:divBdr>
                </w:div>
                <w:div w:id="183136781">
                  <w:marLeft w:val="0"/>
                  <w:marRight w:val="0"/>
                  <w:marTop w:val="0"/>
                  <w:marBottom w:val="0"/>
                  <w:divBdr>
                    <w:top w:val="none" w:sz="0" w:space="0" w:color="auto"/>
                    <w:left w:val="none" w:sz="0" w:space="0" w:color="auto"/>
                    <w:bottom w:val="none" w:sz="0" w:space="0" w:color="auto"/>
                    <w:right w:val="none" w:sz="0" w:space="0" w:color="auto"/>
                  </w:divBdr>
                </w:div>
                <w:div w:id="185674187">
                  <w:marLeft w:val="0"/>
                  <w:marRight w:val="0"/>
                  <w:marTop w:val="0"/>
                  <w:marBottom w:val="0"/>
                  <w:divBdr>
                    <w:top w:val="none" w:sz="0" w:space="0" w:color="auto"/>
                    <w:left w:val="none" w:sz="0" w:space="0" w:color="auto"/>
                    <w:bottom w:val="none" w:sz="0" w:space="0" w:color="auto"/>
                    <w:right w:val="none" w:sz="0" w:space="0" w:color="auto"/>
                  </w:divBdr>
                </w:div>
                <w:div w:id="188566007">
                  <w:marLeft w:val="0"/>
                  <w:marRight w:val="0"/>
                  <w:marTop w:val="0"/>
                  <w:marBottom w:val="0"/>
                  <w:divBdr>
                    <w:top w:val="none" w:sz="0" w:space="0" w:color="auto"/>
                    <w:left w:val="none" w:sz="0" w:space="0" w:color="auto"/>
                    <w:bottom w:val="none" w:sz="0" w:space="0" w:color="auto"/>
                    <w:right w:val="none" w:sz="0" w:space="0" w:color="auto"/>
                  </w:divBdr>
                </w:div>
                <w:div w:id="191772255">
                  <w:marLeft w:val="0"/>
                  <w:marRight w:val="0"/>
                  <w:marTop w:val="0"/>
                  <w:marBottom w:val="0"/>
                  <w:divBdr>
                    <w:top w:val="none" w:sz="0" w:space="0" w:color="auto"/>
                    <w:left w:val="none" w:sz="0" w:space="0" w:color="auto"/>
                    <w:bottom w:val="none" w:sz="0" w:space="0" w:color="auto"/>
                    <w:right w:val="none" w:sz="0" w:space="0" w:color="auto"/>
                  </w:divBdr>
                </w:div>
                <w:div w:id="192808938">
                  <w:marLeft w:val="0"/>
                  <w:marRight w:val="0"/>
                  <w:marTop w:val="0"/>
                  <w:marBottom w:val="0"/>
                  <w:divBdr>
                    <w:top w:val="none" w:sz="0" w:space="0" w:color="auto"/>
                    <w:left w:val="none" w:sz="0" w:space="0" w:color="auto"/>
                    <w:bottom w:val="none" w:sz="0" w:space="0" w:color="auto"/>
                    <w:right w:val="none" w:sz="0" w:space="0" w:color="auto"/>
                  </w:divBdr>
                </w:div>
                <w:div w:id="195317490">
                  <w:marLeft w:val="0"/>
                  <w:marRight w:val="0"/>
                  <w:marTop w:val="0"/>
                  <w:marBottom w:val="0"/>
                  <w:divBdr>
                    <w:top w:val="none" w:sz="0" w:space="0" w:color="auto"/>
                    <w:left w:val="none" w:sz="0" w:space="0" w:color="auto"/>
                    <w:bottom w:val="none" w:sz="0" w:space="0" w:color="auto"/>
                    <w:right w:val="none" w:sz="0" w:space="0" w:color="auto"/>
                  </w:divBdr>
                </w:div>
                <w:div w:id="195431453">
                  <w:marLeft w:val="0"/>
                  <w:marRight w:val="0"/>
                  <w:marTop w:val="0"/>
                  <w:marBottom w:val="0"/>
                  <w:divBdr>
                    <w:top w:val="none" w:sz="0" w:space="0" w:color="auto"/>
                    <w:left w:val="none" w:sz="0" w:space="0" w:color="auto"/>
                    <w:bottom w:val="none" w:sz="0" w:space="0" w:color="auto"/>
                    <w:right w:val="none" w:sz="0" w:space="0" w:color="auto"/>
                  </w:divBdr>
                </w:div>
                <w:div w:id="195974122">
                  <w:marLeft w:val="0"/>
                  <w:marRight w:val="0"/>
                  <w:marTop w:val="0"/>
                  <w:marBottom w:val="0"/>
                  <w:divBdr>
                    <w:top w:val="none" w:sz="0" w:space="0" w:color="auto"/>
                    <w:left w:val="none" w:sz="0" w:space="0" w:color="auto"/>
                    <w:bottom w:val="none" w:sz="0" w:space="0" w:color="auto"/>
                    <w:right w:val="none" w:sz="0" w:space="0" w:color="auto"/>
                  </w:divBdr>
                </w:div>
                <w:div w:id="197744073">
                  <w:marLeft w:val="0"/>
                  <w:marRight w:val="0"/>
                  <w:marTop w:val="0"/>
                  <w:marBottom w:val="0"/>
                  <w:divBdr>
                    <w:top w:val="none" w:sz="0" w:space="0" w:color="auto"/>
                    <w:left w:val="none" w:sz="0" w:space="0" w:color="auto"/>
                    <w:bottom w:val="none" w:sz="0" w:space="0" w:color="auto"/>
                    <w:right w:val="none" w:sz="0" w:space="0" w:color="auto"/>
                  </w:divBdr>
                </w:div>
                <w:div w:id="200676302">
                  <w:marLeft w:val="0"/>
                  <w:marRight w:val="0"/>
                  <w:marTop w:val="0"/>
                  <w:marBottom w:val="0"/>
                  <w:divBdr>
                    <w:top w:val="none" w:sz="0" w:space="0" w:color="auto"/>
                    <w:left w:val="none" w:sz="0" w:space="0" w:color="auto"/>
                    <w:bottom w:val="none" w:sz="0" w:space="0" w:color="auto"/>
                    <w:right w:val="none" w:sz="0" w:space="0" w:color="auto"/>
                  </w:divBdr>
                </w:div>
                <w:div w:id="202788713">
                  <w:marLeft w:val="0"/>
                  <w:marRight w:val="0"/>
                  <w:marTop w:val="0"/>
                  <w:marBottom w:val="0"/>
                  <w:divBdr>
                    <w:top w:val="none" w:sz="0" w:space="0" w:color="auto"/>
                    <w:left w:val="none" w:sz="0" w:space="0" w:color="auto"/>
                    <w:bottom w:val="none" w:sz="0" w:space="0" w:color="auto"/>
                    <w:right w:val="none" w:sz="0" w:space="0" w:color="auto"/>
                  </w:divBdr>
                </w:div>
                <w:div w:id="204023106">
                  <w:marLeft w:val="0"/>
                  <w:marRight w:val="0"/>
                  <w:marTop w:val="0"/>
                  <w:marBottom w:val="0"/>
                  <w:divBdr>
                    <w:top w:val="none" w:sz="0" w:space="0" w:color="auto"/>
                    <w:left w:val="none" w:sz="0" w:space="0" w:color="auto"/>
                    <w:bottom w:val="none" w:sz="0" w:space="0" w:color="auto"/>
                    <w:right w:val="none" w:sz="0" w:space="0" w:color="auto"/>
                  </w:divBdr>
                </w:div>
                <w:div w:id="209848061">
                  <w:marLeft w:val="0"/>
                  <w:marRight w:val="0"/>
                  <w:marTop w:val="0"/>
                  <w:marBottom w:val="0"/>
                  <w:divBdr>
                    <w:top w:val="none" w:sz="0" w:space="0" w:color="auto"/>
                    <w:left w:val="none" w:sz="0" w:space="0" w:color="auto"/>
                    <w:bottom w:val="none" w:sz="0" w:space="0" w:color="auto"/>
                    <w:right w:val="none" w:sz="0" w:space="0" w:color="auto"/>
                  </w:divBdr>
                </w:div>
                <w:div w:id="210187740">
                  <w:marLeft w:val="0"/>
                  <w:marRight w:val="0"/>
                  <w:marTop w:val="0"/>
                  <w:marBottom w:val="0"/>
                  <w:divBdr>
                    <w:top w:val="none" w:sz="0" w:space="0" w:color="auto"/>
                    <w:left w:val="none" w:sz="0" w:space="0" w:color="auto"/>
                    <w:bottom w:val="none" w:sz="0" w:space="0" w:color="auto"/>
                    <w:right w:val="none" w:sz="0" w:space="0" w:color="auto"/>
                  </w:divBdr>
                </w:div>
                <w:div w:id="211499564">
                  <w:marLeft w:val="0"/>
                  <w:marRight w:val="0"/>
                  <w:marTop w:val="0"/>
                  <w:marBottom w:val="0"/>
                  <w:divBdr>
                    <w:top w:val="none" w:sz="0" w:space="0" w:color="auto"/>
                    <w:left w:val="none" w:sz="0" w:space="0" w:color="auto"/>
                    <w:bottom w:val="none" w:sz="0" w:space="0" w:color="auto"/>
                    <w:right w:val="none" w:sz="0" w:space="0" w:color="auto"/>
                  </w:divBdr>
                </w:div>
                <w:div w:id="211768574">
                  <w:marLeft w:val="0"/>
                  <w:marRight w:val="0"/>
                  <w:marTop w:val="0"/>
                  <w:marBottom w:val="0"/>
                  <w:divBdr>
                    <w:top w:val="none" w:sz="0" w:space="0" w:color="auto"/>
                    <w:left w:val="none" w:sz="0" w:space="0" w:color="auto"/>
                    <w:bottom w:val="none" w:sz="0" w:space="0" w:color="auto"/>
                    <w:right w:val="none" w:sz="0" w:space="0" w:color="auto"/>
                  </w:divBdr>
                </w:div>
                <w:div w:id="213349759">
                  <w:marLeft w:val="0"/>
                  <w:marRight w:val="0"/>
                  <w:marTop w:val="0"/>
                  <w:marBottom w:val="0"/>
                  <w:divBdr>
                    <w:top w:val="none" w:sz="0" w:space="0" w:color="auto"/>
                    <w:left w:val="none" w:sz="0" w:space="0" w:color="auto"/>
                    <w:bottom w:val="none" w:sz="0" w:space="0" w:color="auto"/>
                    <w:right w:val="none" w:sz="0" w:space="0" w:color="auto"/>
                  </w:divBdr>
                </w:div>
                <w:div w:id="214239221">
                  <w:marLeft w:val="0"/>
                  <w:marRight w:val="0"/>
                  <w:marTop w:val="0"/>
                  <w:marBottom w:val="0"/>
                  <w:divBdr>
                    <w:top w:val="none" w:sz="0" w:space="0" w:color="auto"/>
                    <w:left w:val="none" w:sz="0" w:space="0" w:color="auto"/>
                    <w:bottom w:val="none" w:sz="0" w:space="0" w:color="auto"/>
                    <w:right w:val="none" w:sz="0" w:space="0" w:color="auto"/>
                  </w:divBdr>
                </w:div>
                <w:div w:id="215969442">
                  <w:marLeft w:val="0"/>
                  <w:marRight w:val="0"/>
                  <w:marTop w:val="0"/>
                  <w:marBottom w:val="0"/>
                  <w:divBdr>
                    <w:top w:val="none" w:sz="0" w:space="0" w:color="auto"/>
                    <w:left w:val="none" w:sz="0" w:space="0" w:color="auto"/>
                    <w:bottom w:val="none" w:sz="0" w:space="0" w:color="auto"/>
                    <w:right w:val="none" w:sz="0" w:space="0" w:color="auto"/>
                  </w:divBdr>
                </w:div>
                <w:div w:id="216207566">
                  <w:marLeft w:val="0"/>
                  <w:marRight w:val="0"/>
                  <w:marTop w:val="0"/>
                  <w:marBottom w:val="0"/>
                  <w:divBdr>
                    <w:top w:val="none" w:sz="0" w:space="0" w:color="auto"/>
                    <w:left w:val="none" w:sz="0" w:space="0" w:color="auto"/>
                    <w:bottom w:val="none" w:sz="0" w:space="0" w:color="auto"/>
                    <w:right w:val="none" w:sz="0" w:space="0" w:color="auto"/>
                  </w:divBdr>
                </w:div>
                <w:div w:id="217475978">
                  <w:marLeft w:val="0"/>
                  <w:marRight w:val="0"/>
                  <w:marTop w:val="0"/>
                  <w:marBottom w:val="0"/>
                  <w:divBdr>
                    <w:top w:val="none" w:sz="0" w:space="0" w:color="auto"/>
                    <w:left w:val="none" w:sz="0" w:space="0" w:color="auto"/>
                    <w:bottom w:val="none" w:sz="0" w:space="0" w:color="auto"/>
                    <w:right w:val="none" w:sz="0" w:space="0" w:color="auto"/>
                  </w:divBdr>
                </w:div>
                <w:div w:id="218057712">
                  <w:marLeft w:val="0"/>
                  <w:marRight w:val="0"/>
                  <w:marTop w:val="0"/>
                  <w:marBottom w:val="0"/>
                  <w:divBdr>
                    <w:top w:val="none" w:sz="0" w:space="0" w:color="auto"/>
                    <w:left w:val="none" w:sz="0" w:space="0" w:color="auto"/>
                    <w:bottom w:val="none" w:sz="0" w:space="0" w:color="auto"/>
                    <w:right w:val="none" w:sz="0" w:space="0" w:color="auto"/>
                  </w:divBdr>
                </w:div>
                <w:div w:id="220335220">
                  <w:marLeft w:val="0"/>
                  <w:marRight w:val="0"/>
                  <w:marTop w:val="0"/>
                  <w:marBottom w:val="0"/>
                  <w:divBdr>
                    <w:top w:val="none" w:sz="0" w:space="0" w:color="auto"/>
                    <w:left w:val="none" w:sz="0" w:space="0" w:color="auto"/>
                    <w:bottom w:val="none" w:sz="0" w:space="0" w:color="auto"/>
                    <w:right w:val="none" w:sz="0" w:space="0" w:color="auto"/>
                  </w:divBdr>
                </w:div>
                <w:div w:id="220556646">
                  <w:marLeft w:val="0"/>
                  <w:marRight w:val="0"/>
                  <w:marTop w:val="0"/>
                  <w:marBottom w:val="0"/>
                  <w:divBdr>
                    <w:top w:val="none" w:sz="0" w:space="0" w:color="auto"/>
                    <w:left w:val="none" w:sz="0" w:space="0" w:color="auto"/>
                    <w:bottom w:val="none" w:sz="0" w:space="0" w:color="auto"/>
                    <w:right w:val="none" w:sz="0" w:space="0" w:color="auto"/>
                  </w:divBdr>
                </w:div>
                <w:div w:id="221716970">
                  <w:marLeft w:val="0"/>
                  <w:marRight w:val="0"/>
                  <w:marTop w:val="0"/>
                  <w:marBottom w:val="0"/>
                  <w:divBdr>
                    <w:top w:val="none" w:sz="0" w:space="0" w:color="auto"/>
                    <w:left w:val="none" w:sz="0" w:space="0" w:color="auto"/>
                    <w:bottom w:val="none" w:sz="0" w:space="0" w:color="auto"/>
                    <w:right w:val="none" w:sz="0" w:space="0" w:color="auto"/>
                  </w:divBdr>
                </w:div>
                <w:div w:id="221988227">
                  <w:marLeft w:val="0"/>
                  <w:marRight w:val="0"/>
                  <w:marTop w:val="0"/>
                  <w:marBottom w:val="0"/>
                  <w:divBdr>
                    <w:top w:val="none" w:sz="0" w:space="0" w:color="auto"/>
                    <w:left w:val="none" w:sz="0" w:space="0" w:color="auto"/>
                    <w:bottom w:val="none" w:sz="0" w:space="0" w:color="auto"/>
                    <w:right w:val="none" w:sz="0" w:space="0" w:color="auto"/>
                  </w:divBdr>
                </w:div>
                <w:div w:id="222567432">
                  <w:marLeft w:val="0"/>
                  <w:marRight w:val="0"/>
                  <w:marTop w:val="0"/>
                  <w:marBottom w:val="0"/>
                  <w:divBdr>
                    <w:top w:val="none" w:sz="0" w:space="0" w:color="auto"/>
                    <w:left w:val="none" w:sz="0" w:space="0" w:color="auto"/>
                    <w:bottom w:val="none" w:sz="0" w:space="0" w:color="auto"/>
                    <w:right w:val="none" w:sz="0" w:space="0" w:color="auto"/>
                  </w:divBdr>
                </w:div>
                <w:div w:id="224412069">
                  <w:marLeft w:val="0"/>
                  <w:marRight w:val="0"/>
                  <w:marTop w:val="0"/>
                  <w:marBottom w:val="0"/>
                  <w:divBdr>
                    <w:top w:val="none" w:sz="0" w:space="0" w:color="auto"/>
                    <w:left w:val="none" w:sz="0" w:space="0" w:color="auto"/>
                    <w:bottom w:val="none" w:sz="0" w:space="0" w:color="auto"/>
                    <w:right w:val="none" w:sz="0" w:space="0" w:color="auto"/>
                  </w:divBdr>
                </w:div>
                <w:div w:id="228418852">
                  <w:marLeft w:val="0"/>
                  <w:marRight w:val="0"/>
                  <w:marTop w:val="0"/>
                  <w:marBottom w:val="0"/>
                  <w:divBdr>
                    <w:top w:val="none" w:sz="0" w:space="0" w:color="auto"/>
                    <w:left w:val="none" w:sz="0" w:space="0" w:color="auto"/>
                    <w:bottom w:val="none" w:sz="0" w:space="0" w:color="auto"/>
                    <w:right w:val="none" w:sz="0" w:space="0" w:color="auto"/>
                  </w:divBdr>
                </w:div>
                <w:div w:id="231621140">
                  <w:marLeft w:val="0"/>
                  <w:marRight w:val="0"/>
                  <w:marTop w:val="0"/>
                  <w:marBottom w:val="0"/>
                  <w:divBdr>
                    <w:top w:val="none" w:sz="0" w:space="0" w:color="auto"/>
                    <w:left w:val="none" w:sz="0" w:space="0" w:color="auto"/>
                    <w:bottom w:val="none" w:sz="0" w:space="0" w:color="auto"/>
                    <w:right w:val="none" w:sz="0" w:space="0" w:color="auto"/>
                  </w:divBdr>
                </w:div>
                <w:div w:id="233513487">
                  <w:marLeft w:val="0"/>
                  <w:marRight w:val="0"/>
                  <w:marTop w:val="0"/>
                  <w:marBottom w:val="0"/>
                  <w:divBdr>
                    <w:top w:val="none" w:sz="0" w:space="0" w:color="auto"/>
                    <w:left w:val="none" w:sz="0" w:space="0" w:color="auto"/>
                    <w:bottom w:val="none" w:sz="0" w:space="0" w:color="auto"/>
                    <w:right w:val="none" w:sz="0" w:space="0" w:color="auto"/>
                  </w:divBdr>
                </w:div>
                <w:div w:id="233665652">
                  <w:marLeft w:val="0"/>
                  <w:marRight w:val="0"/>
                  <w:marTop w:val="0"/>
                  <w:marBottom w:val="0"/>
                  <w:divBdr>
                    <w:top w:val="none" w:sz="0" w:space="0" w:color="auto"/>
                    <w:left w:val="none" w:sz="0" w:space="0" w:color="auto"/>
                    <w:bottom w:val="none" w:sz="0" w:space="0" w:color="auto"/>
                    <w:right w:val="none" w:sz="0" w:space="0" w:color="auto"/>
                  </w:divBdr>
                </w:div>
                <w:div w:id="234317913">
                  <w:marLeft w:val="0"/>
                  <w:marRight w:val="0"/>
                  <w:marTop w:val="0"/>
                  <w:marBottom w:val="0"/>
                  <w:divBdr>
                    <w:top w:val="none" w:sz="0" w:space="0" w:color="auto"/>
                    <w:left w:val="none" w:sz="0" w:space="0" w:color="auto"/>
                    <w:bottom w:val="none" w:sz="0" w:space="0" w:color="auto"/>
                    <w:right w:val="none" w:sz="0" w:space="0" w:color="auto"/>
                  </w:divBdr>
                </w:div>
                <w:div w:id="234629642">
                  <w:marLeft w:val="0"/>
                  <w:marRight w:val="0"/>
                  <w:marTop w:val="0"/>
                  <w:marBottom w:val="0"/>
                  <w:divBdr>
                    <w:top w:val="none" w:sz="0" w:space="0" w:color="auto"/>
                    <w:left w:val="none" w:sz="0" w:space="0" w:color="auto"/>
                    <w:bottom w:val="none" w:sz="0" w:space="0" w:color="auto"/>
                    <w:right w:val="none" w:sz="0" w:space="0" w:color="auto"/>
                  </w:divBdr>
                </w:div>
                <w:div w:id="235214961">
                  <w:marLeft w:val="0"/>
                  <w:marRight w:val="0"/>
                  <w:marTop w:val="0"/>
                  <w:marBottom w:val="0"/>
                  <w:divBdr>
                    <w:top w:val="none" w:sz="0" w:space="0" w:color="auto"/>
                    <w:left w:val="none" w:sz="0" w:space="0" w:color="auto"/>
                    <w:bottom w:val="none" w:sz="0" w:space="0" w:color="auto"/>
                    <w:right w:val="none" w:sz="0" w:space="0" w:color="auto"/>
                  </w:divBdr>
                </w:div>
                <w:div w:id="240992013">
                  <w:marLeft w:val="0"/>
                  <w:marRight w:val="0"/>
                  <w:marTop w:val="0"/>
                  <w:marBottom w:val="0"/>
                  <w:divBdr>
                    <w:top w:val="none" w:sz="0" w:space="0" w:color="auto"/>
                    <w:left w:val="none" w:sz="0" w:space="0" w:color="auto"/>
                    <w:bottom w:val="none" w:sz="0" w:space="0" w:color="auto"/>
                    <w:right w:val="none" w:sz="0" w:space="0" w:color="auto"/>
                  </w:divBdr>
                </w:div>
                <w:div w:id="241766904">
                  <w:marLeft w:val="0"/>
                  <w:marRight w:val="0"/>
                  <w:marTop w:val="0"/>
                  <w:marBottom w:val="0"/>
                  <w:divBdr>
                    <w:top w:val="none" w:sz="0" w:space="0" w:color="auto"/>
                    <w:left w:val="none" w:sz="0" w:space="0" w:color="auto"/>
                    <w:bottom w:val="none" w:sz="0" w:space="0" w:color="auto"/>
                    <w:right w:val="none" w:sz="0" w:space="0" w:color="auto"/>
                  </w:divBdr>
                </w:div>
                <w:div w:id="243222663">
                  <w:marLeft w:val="0"/>
                  <w:marRight w:val="0"/>
                  <w:marTop w:val="0"/>
                  <w:marBottom w:val="0"/>
                  <w:divBdr>
                    <w:top w:val="none" w:sz="0" w:space="0" w:color="auto"/>
                    <w:left w:val="none" w:sz="0" w:space="0" w:color="auto"/>
                    <w:bottom w:val="none" w:sz="0" w:space="0" w:color="auto"/>
                    <w:right w:val="none" w:sz="0" w:space="0" w:color="auto"/>
                  </w:divBdr>
                </w:div>
                <w:div w:id="244649603">
                  <w:marLeft w:val="0"/>
                  <w:marRight w:val="0"/>
                  <w:marTop w:val="0"/>
                  <w:marBottom w:val="0"/>
                  <w:divBdr>
                    <w:top w:val="none" w:sz="0" w:space="0" w:color="auto"/>
                    <w:left w:val="none" w:sz="0" w:space="0" w:color="auto"/>
                    <w:bottom w:val="none" w:sz="0" w:space="0" w:color="auto"/>
                    <w:right w:val="none" w:sz="0" w:space="0" w:color="auto"/>
                  </w:divBdr>
                </w:div>
                <w:div w:id="246966308">
                  <w:marLeft w:val="0"/>
                  <w:marRight w:val="0"/>
                  <w:marTop w:val="0"/>
                  <w:marBottom w:val="0"/>
                  <w:divBdr>
                    <w:top w:val="none" w:sz="0" w:space="0" w:color="auto"/>
                    <w:left w:val="none" w:sz="0" w:space="0" w:color="auto"/>
                    <w:bottom w:val="none" w:sz="0" w:space="0" w:color="auto"/>
                    <w:right w:val="none" w:sz="0" w:space="0" w:color="auto"/>
                  </w:divBdr>
                </w:div>
                <w:div w:id="247930214">
                  <w:marLeft w:val="0"/>
                  <w:marRight w:val="0"/>
                  <w:marTop w:val="0"/>
                  <w:marBottom w:val="0"/>
                  <w:divBdr>
                    <w:top w:val="none" w:sz="0" w:space="0" w:color="auto"/>
                    <w:left w:val="none" w:sz="0" w:space="0" w:color="auto"/>
                    <w:bottom w:val="none" w:sz="0" w:space="0" w:color="auto"/>
                    <w:right w:val="none" w:sz="0" w:space="0" w:color="auto"/>
                  </w:divBdr>
                </w:div>
                <w:div w:id="251428777">
                  <w:marLeft w:val="0"/>
                  <w:marRight w:val="0"/>
                  <w:marTop w:val="0"/>
                  <w:marBottom w:val="0"/>
                  <w:divBdr>
                    <w:top w:val="none" w:sz="0" w:space="0" w:color="auto"/>
                    <w:left w:val="none" w:sz="0" w:space="0" w:color="auto"/>
                    <w:bottom w:val="none" w:sz="0" w:space="0" w:color="auto"/>
                    <w:right w:val="none" w:sz="0" w:space="0" w:color="auto"/>
                  </w:divBdr>
                </w:div>
                <w:div w:id="254025079">
                  <w:marLeft w:val="0"/>
                  <w:marRight w:val="0"/>
                  <w:marTop w:val="0"/>
                  <w:marBottom w:val="0"/>
                  <w:divBdr>
                    <w:top w:val="none" w:sz="0" w:space="0" w:color="auto"/>
                    <w:left w:val="none" w:sz="0" w:space="0" w:color="auto"/>
                    <w:bottom w:val="none" w:sz="0" w:space="0" w:color="auto"/>
                    <w:right w:val="none" w:sz="0" w:space="0" w:color="auto"/>
                  </w:divBdr>
                </w:div>
                <w:div w:id="256602726">
                  <w:marLeft w:val="0"/>
                  <w:marRight w:val="0"/>
                  <w:marTop w:val="0"/>
                  <w:marBottom w:val="0"/>
                  <w:divBdr>
                    <w:top w:val="none" w:sz="0" w:space="0" w:color="auto"/>
                    <w:left w:val="none" w:sz="0" w:space="0" w:color="auto"/>
                    <w:bottom w:val="none" w:sz="0" w:space="0" w:color="auto"/>
                    <w:right w:val="none" w:sz="0" w:space="0" w:color="auto"/>
                  </w:divBdr>
                </w:div>
                <w:div w:id="259876364">
                  <w:marLeft w:val="0"/>
                  <w:marRight w:val="0"/>
                  <w:marTop w:val="0"/>
                  <w:marBottom w:val="0"/>
                  <w:divBdr>
                    <w:top w:val="none" w:sz="0" w:space="0" w:color="auto"/>
                    <w:left w:val="none" w:sz="0" w:space="0" w:color="auto"/>
                    <w:bottom w:val="none" w:sz="0" w:space="0" w:color="auto"/>
                    <w:right w:val="none" w:sz="0" w:space="0" w:color="auto"/>
                  </w:divBdr>
                </w:div>
                <w:div w:id="261881870">
                  <w:marLeft w:val="0"/>
                  <w:marRight w:val="0"/>
                  <w:marTop w:val="0"/>
                  <w:marBottom w:val="0"/>
                  <w:divBdr>
                    <w:top w:val="none" w:sz="0" w:space="0" w:color="auto"/>
                    <w:left w:val="none" w:sz="0" w:space="0" w:color="auto"/>
                    <w:bottom w:val="none" w:sz="0" w:space="0" w:color="auto"/>
                    <w:right w:val="none" w:sz="0" w:space="0" w:color="auto"/>
                  </w:divBdr>
                </w:div>
                <w:div w:id="262148776">
                  <w:marLeft w:val="0"/>
                  <w:marRight w:val="0"/>
                  <w:marTop w:val="0"/>
                  <w:marBottom w:val="0"/>
                  <w:divBdr>
                    <w:top w:val="none" w:sz="0" w:space="0" w:color="auto"/>
                    <w:left w:val="none" w:sz="0" w:space="0" w:color="auto"/>
                    <w:bottom w:val="none" w:sz="0" w:space="0" w:color="auto"/>
                    <w:right w:val="none" w:sz="0" w:space="0" w:color="auto"/>
                  </w:divBdr>
                </w:div>
                <w:div w:id="265432151">
                  <w:marLeft w:val="0"/>
                  <w:marRight w:val="0"/>
                  <w:marTop w:val="0"/>
                  <w:marBottom w:val="0"/>
                  <w:divBdr>
                    <w:top w:val="none" w:sz="0" w:space="0" w:color="auto"/>
                    <w:left w:val="none" w:sz="0" w:space="0" w:color="auto"/>
                    <w:bottom w:val="none" w:sz="0" w:space="0" w:color="auto"/>
                    <w:right w:val="none" w:sz="0" w:space="0" w:color="auto"/>
                  </w:divBdr>
                </w:div>
                <w:div w:id="268973296">
                  <w:marLeft w:val="0"/>
                  <w:marRight w:val="0"/>
                  <w:marTop w:val="0"/>
                  <w:marBottom w:val="0"/>
                  <w:divBdr>
                    <w:top w:val="none" w:sz="0" w:space="0" w:color="auto"/>
                    <w:left w:val="none" w:sz="0" w:space="0" w:color="auto"/>
                    <w:bottom w:val="none" w:sz="0" w:space="0" w:color="auto"/>
                    <w:right w:val="none" w:sz="0" w:space="0" w:color="auto"/>
                  </w:divBdr>
                </w:div>
                <w:div w:id="269162557">
                  <w:marLeft w:val="0"/>
                  <w:marRight w:val="0"/>
                  <w:marTop w:val="0"/>
                  <w:marBottom w:val="0"/>
                  <w:divBdr>
                    <w:top w:val="none" w:sz="0" w:space="0" w:color="auto"/>
                    <w:left w:val="none" w:sz="0" w:space="0" w:color="auto"/>
                    <w:bottom w:val="none" w:sz="0" w:space="0" w:color="auto"/>
                    <w:right w:val="none" w:sz="0" w:space="0" w:color="auto"/>
                  </w:divBdr>
                </w:div>
                <w:div w:id="273828987">
                  <w:marLeft w:val="0"/>
                  <w:marRight w:val="0"/>
                  <w:marTop w:val="0"/>
                  <w:marBottom w:val="0"/>
                  <w:divBdr>
                    <w:top w:val="none" w:sz="0" w:space="0" w:color="auto"/>
                    <w:left w:val="none" w:sz="0" w:space="0" w:color="auto"/>
                    <w:bottom w:val="none" w:sz="0" w:space="0" w:color="auto"/>
                    <w:right w:val="none" w:sz="0" w:space="0" w:color="auto"/>
                  </w:divBdr>
                </w:div>
                <w:div w:id="275795111">
                  <w:marLeft w:val="0"/>
                  <w:marRight w:val="0"/>
                  <w:marTop w:val="0"/>
                  <w:marBottom w:val="0"/>
                  <w:divBdr>
                    <w:top w:val="none" w:sz="0" w:space="0" w:color="auto"/>
                    <w:left w:val="none" w:sz="0" w:space="0" w:color="auto"/>
                    <w:bottom w:val="none" w:sz="0" w:space="0" w:color="auto"/>
                    <w:right w:val="none" w:sz="0" w:space="0" w:color="auto"/>
                  </w:divBdr>
                </w:div>
                <w:div w:id="277373583">
                  <w:marLeft w:val="0"/>
                  <w:marRight w:val="0"/>
                  <w:marTop w:val="0"/>
                  <w:marBottom w:val="0"/>
                  <w:divBdr>
                    <w:top w:val="none" w:sz="0" w:space="0" w:color="auto"/>
                    <w:left w:val="none" w:sz="0" w:space="0" w:color="auto"/>
                    <w:bottom w:val="none" w:sz="0" w:space="0" w:color="auto"/>
                    <w:right w:val="none" w:sz="0" w:space="0" w:color="auto"/>
                  </w:divBdr>
                </w:div>
                <w:div w:id="280769945">
                  <w:marLeft w:val="0"/>
                  <w:marRight w:val="0"/>
                  <w:marTop w:val="0"/>
                  <w:marBottom w:val="0"/>
                  <w:divBdr>
                    <w:top w:val="none" w:sz="0" w:space="0" w:color="auto"/>
                    <w:left w:val="none" w:sz="0" w:space="0" w:color="auto"/>
                    <w:bottom w:val="none" w:sz="0" w:space="0" w:color="auto"/>
                    <w:right w:val="none" w:sz="0" w:space="0" w:color="auto"/>
                  </w:divBdr>
                </w:div>
                <w:div w:id="280844620">
                  <w:marLeft w:val="0"/>
                  <w:marRight w:val="0"/>
                  <w:marTop w:val="0"/>
                  <w:marBottom w:val="0"/>
                  <w:divBdr>
                    <w:top w:val="none" w:sz="0" w:space="0" w:color="auto"/>
                    <w:left w:val="none" w:sz="0" w:space="0" w:color="auto"/>
                    <w:bottom w:val="none" w:sz="0" w:space="0" w:color="auto"/>
                    <w:right w:val="none" w:sz="0" w:space="0" w:color="auto"/>
                  </w:divBdr>
                </w:div>
                <w:div w:id="281809385">
                  <w:marLeft w:val="0"/>
                  <w:marRight w:val="0"/>
                  <w:marTop w:val="0"/>
                  <w:marBottom w:val="0"/>
                  <w:divBdr>
                    <w:top w:val="none" w:sz="0" w:space="0" w:color="auto"/>
                    <w:left w:val="none" w:sz="0" w:space="0" w:color="auto"/>
                    <w:bottom w:val="none" w:sz="0" w:space="0" w:color="auto"/>
                    <w:right w:val="none" w:sz="0" w:space="0" w:color="auto"/>
                  </w:divBdr>
                </w:div>
                <w:div w:id="282150266">
                  <w:marLeft w:val="0"/>
                  <w:marRight w:val="0"/>
                  <w:marTop w:val="0"/>
                  <w:marBottom w:val="0"/>
                  <w:divBdr>
                    <w:top w:val="none" w:sz="0" w:space="0" w:color="auto"/>
                    <w:left w:val="none" w:sz="0" w:space="0" w:color="auto"/>
                    <w:bottom w:val="none" w:sz="0" w:space="0" w:color="auto"/>
                    <w:right w:val="none" w:sz="0" w:space="0" w:color="auto"/>
                  </w:divBdr>
                </w:div>
                <w:div w:id="286354660">
                  <w:marLeft w:val="0"/>
                  <w:marRight w:val="0"/>
                  <w:marTop w:val="0"/>
                  <w:marBottom w:val="0"/>
                  <w:divBdr>
                    <w:top w:val="none" w:sz="0" w:space="0" w:color="auto"/>
                    <w:left w:val="none" w:sz="0" w:space="0" w:color="auto"/>
                    <w:bottom w:val="none" w:sz="0" w:space="0" w:color="auto"/>
                    <w:right w:val="none" w:sz="0" w:space="0" w:color="auto"/>
                  </w:divBdr>
                </w:div>
                <w:div w:id="286812362">
                  <w:marLeft w:val="0"/>
                  <w:marRight w:val="0"/>
                  <w:marTop w:val="0"/>
                  <w:marBottom w:val="0"/>
                  <w:divBdr>
                    <w:top w:val="none" w:sz="0" w:space="0" w:color="auto"/>
                    <w:left w:val="none" w:sz="0" w:space="0" w:color="auto"/>
                    <w:bottom w:val="none" w:sz="0" w:space="0" w:color="auto"/>
                    <w:right w:val="none" w:sz="0" w:space="0" w:color="auto"/>
                  </w:divBdr>
                </w:div>
                <w:div w:id="287322072">
                  <w:marLeft w:val="0"/>
                  <w:marRight w:val="0"/>
                  <w:marTop w:val="0"/>
                  <w:marBottom w:val="0"/>
                  <w:divBdr>
                    <w:top w:val="none" w:sz="0" w:space="0" w:color="auto"/>
                    <w:left w:val="none" w:sz="0" w:space="0" w:color="auto"/>
                    <w:bottom w:val="none" w:sz="0" w:space="0" w:color="auto"/>
                    <w:right w:val="none" w:sz="0" w:space="0" w:color="auto"/>
                  </w:divBdr>
                </w:div>
                <w:div w:id="288363292">
                  <w:marLeft w:val="0"/>
                  <w:marRight w:val="0"/>
                  <w:marTop w:val="0"/>
                  <w:marBottom w:val="0"/>
                  <w:divBdr>
                    <w:top w:val="none" w:sz="0" w:space="0" w:color="auto"/>
                    <w:left w:val="none" w:sz="0" w:space="0" w:color="auto"/>
                    <w:bottom w:val="none" w:sz="0" w:space="0" w:color="auto"/>
                    <w:right w:val="none" w:sz="0" w:space="0" w:color="auto"/>
                  </w:divBdr>
                </w:div>
                <w:div w:id="288627624">
                  <w:marLeft w:val="0"/>
                  <w:marRight w:val="0"/>
                  <w:marTop w:val="0"/>
                  <w:marBottom w:val="0"/>
                  <w:divBdr>
                    <w:top w:val="none" w:sz="0" w:space="0" w:color="auto"/>
                    <w:left w:val="none" w:sz="0" w:space="0" w:color="auto"/>
                    <w:bottom w:val="none" w:sz="0" w:space="0" w:color="auto"/>
                    <w:right w:val="none" w:sz="0" w:space="0" w:color="auto"/>
                  </w:divBdr>
                </w:div>
                <w:div w:id="289674603">
                  <w:marLeft w:val="0"/>
                  <w:marRight w:val="0"/>
                  <w:marTop w:val="0"/>
                  <w:marBottom w:val="0"/>
                  <w:divBdr>
                    <w:top w:val="none" w:sz="0" w:space="0" w:color="auto"/>
                    <w:left w:val="none" w:sz="0" w:space="0" w:color="auto"/>
                    <w:bottom w:val="none" w:sz="0" w:space="0" w:color="auto"/>
                    <w:right w:val="none" w:sz="0" w:space="0" w:color="auto"/>
                  </w:divBdr>
                </w:div>
                <w:div w:id="293565493">
                  <w:marLeft w:val="0"/>
                  <w:marRight w:val="0"/>
                  <w:marTop w:val="0"/>
                  <w:marBottom w:val="0"/>
                  <w:divBdr>
                    <w:top w:val="none" w:sz="0" w:space="0" w:color="auto"/>
                    <w:left w:val="none" w:sz="0" w:space="0" w:color="auto"/>
                    <w:bottom w:val="none" w:sz="0" w:space="0" w:color="auto"/>
                    <w:right w:val="none" w:sz="0" w:space="0" w:color="auto"/>
                  </w:divBdr>
                </w:div>
                <w:div w:id="293951614">
                  <w:marLeft w:val="0"/>
                  <w:marRight w:val="0"/>
                  <w:marTop w:val="0"/>
                  <w:marBottom w:val="0"/>
                  <w:divBdr>
                    <w:top w:val="none" w:sz="0" w:space="0" w:color="auto"/>
                    <w:left w:val="none" w:sz="0" w:space="0" w:color="auto"/>
                    <w:bottom w:val="none" w:sz="0" w:space="0" w:color="auto"/>
                    <w:right w:val="none" w:sz="0" w:space="0" w:color="auto"/>
                  </w:divBdr>
                </w:div>
                <w:div w:id="294793091">
                  <w:marLeft w:val="0"/>
                  <w:marRight w:val="0"/>
                  <w:marTop w:val="0"/>
                  <w:marBottom w:val="0"/>
                  <w:divBdr>
                    <w:top w:val="none" w:sz="0" w:space="0" w:color="auto"/>
                    <w:left w:val="none" w:sz="0" w:space="0" w:color="auto"/>
                    <w:bottom w:val="none" w:sz="0" w:space="0" w:color="auto"/>
                    <w:right w:val="none" w:sz="0" w:space="0" w:color="auto"/>
                  </w:divBdr>
                </w:div>
                <w:div w:id="296378722">
                  <w:marLeft w:val="0"/>
                  <w:marRight w:val="0"/>
                  <w:marTop w:val="0"/>
                  <w:marBottom w:val="0"/>
                  <w:divBdr>
                    <w:top w:val="none" w:sz="0" w:space="0" w:color="auto"/>
                    <w:left w:val="none" w:sz="0" w:space="0" w:color="auto"/>
                    <w:bottom w:val="none" w:sz="0" w:space="0" w:color="auto"/>
                    <w:right w:val="none" w:sz="0" w:space="0" w:color="auto"/>
                  </w:divBdr>
                </w:div>
                <w:div w:id="298650797">
                  <w:marLeft w:val="0"/>
                  <w:marRight w:val="0"/>
                  <w:marTop w:val="0"/>
                  <w:marBottom w:val="0"/>
                  <w:divBdr>
                    <w:top w:val="none" w:sz="0" w:space="0" w:color="auto"/>
                    <w:left w:val="none" w:sz="0" w:space="0" w:color="auto"/>
                    <w:bottom w:val="none" w:sz="0" w:space="0" w:color="auto"/>
                    <w:right w:val="none" w:sz="0" w:space="0" w:color="auto"/>
                  </w:divBdr>
                </w:div>
                <w:div w:id="299186480">
                  <w:marLeft w:val="0"/>
                  <w:marRight w:val="0"/>
                  <w:marTop w:val="0"/>
                  <w:marBottom w:val="0"/>
                  <w:divBdr>
                    <w:top w:val="none" w:sz="0" w:space="0" w:color="auto"/>
                    <w:left w:val="none" w:sz="0" w:space="0" w:color="auto"/>
                    <w:bottom w:val="none" w:sz="0" w:space="0" w:color="auto"/>
                    <w:right w:val="none" w:sz="0" w:space="0" w:color="auto"/>
                  </w:divBdr>
                </w:div>
                <w:div w:id="302270534">
                  <w:marLeft w:val="0"/>
                  <w:marRight w:val="0"/>
                  <w:marTop w:val="0"/>
                  <w:marBottom w:val="0"/>
                  <w:divBdr>
                    <w:top w:val="none" w:sz="0" w:space="0" w:color="auto"/>
                    <w:left w:val="none" w:sz="0" w:space="0" w:color="auto"/>
                    <w:bottom w:val="none" w:sz="0" w:space="0" w:color="auto"/>
                    <w:right w:val="none" w:sz="0" w:space="0" w:color="auto"/>
                  </w:divBdr>
                </w:div>
                <w:div w:id="304311932">
                  <w:marLeft w:val="0"/>
                  <w:marRight w:val="0"/>
                  <w:marTop w:val="0"/>
                  <w:marBottom w:val="0"/>
                  <w:divBdr>
                    <w:top w:val="none" w:sz="0" w:space="0" w:color="auto"/>
                    <w:left w:val="none" w:sz="0" w:space="0" w:color="auto"/>
                    <w:bottom w:val="none" w:sz="0" w:space="0" w:color="auto"/>
                    <w:right w:val="none" w:sz="0" w:space="0" w:color="auto"/>
                  </w:divBdr>
                </w:div>
                <w:div w:id="304355626">
                  <w:marLeft w:val="0"/>
                  <w:marRight w:val="0"/>
                  <w:marTop w:val="0"/>
                  <w:marBottom w:val="0"/>
                  <w:divBdr>
                    <w:top w:val="none" w:sz="0" w:space="0" w:color="auto"/>
                    <w:left w:val="none" w:sz="0" w:space="0" w:color="auto"/>
                    <w:bottom w:val="none" w:sz="0" w:space="0" w:color="auto"/>
                    <w:right w:val="none" w:sz="0" w:space="0" w:color="auto"/>
                  </w:divBdr>
                </w:div>
                <w:div w:id="309484952">
                  <w:marLeft w:val="0"/>
                  <w:marRight w:val="0"/>
                  <w:marTop w:val="0"/>
                  <w:marBottom w:val="0"/>
                  <w:divBdr>
                    <w:top w:val="none" w:sz="0" w:space="0" w:color="auto"/>
                    <w:left w:val="none" w:sz="0" w:space="0" w:color="auto"/>
                    <w:bottom w:val="none" w:sz="0" w:space="0" w:color="auto"/>
                    <w:right w:val="none" w:sz="0" w:space="0" w:color="auto"/>
                  </w:divBdr>
                </w:div>
                <w:div w:id="310789777">
                  <w:marLeft w:val="0"/>
                  <w:marRight w:val="0"/>
                  <w:marTop w:val="0"/>
                  <w:marBottom w:val="0"/>
                  <w:divBdr>
                    <w:top w:val="none" w:sz="0" w:space="0" w:color="auto"/>
                    <w:left w:val="none" w:sz="0" w:space="0" w:color="auto"/>
                    <w:bottom w:val="none" w:sz="0" w:space="0" w:color="auto"/>
                    <w:right w:val="none" w:sz="0" w:space="0" w:color="auto"/>
                  </w:divBdr>
                </w:div>
                <w:div w:id="311258530">
                  <w:marLeft w:val="0"/>
                  <w:marRight w:val="0"/>
                  <w:marTop w:val="0"/>
                  <w:marBottom w:val="0"/>
                  <w:divBdr>
                    <w:top w:val="none" w:sz="0" w:space="0" w:color="auto"/>
                    <w:left w:val="none" w:sz="0" w:space="0" w:color="auto"/>
                    <w:bottom w:val="none" w:sz="0" w:space="0" w:color="auto"/>
                    <w:right w:val="none" w:sz="0" w:space="0" w:color="auto"/>
                  </w:divBdr>
                </w:div>
                <w:div w:id="313949648">
                  <w:marLeft w:val="0"/>
                  <w:marRight w:val="0"/>
                  <w:marTop w:val="0"/>
                  <w:marBottom w:val="0"/>
                  <w:divBdr>
                    <w:top w:val="none" w:sz="0" w:space="0" w:color="auto"/>
                    <w:left w:val="none" w:sz="0" w:space="0" w:color="auto"/>
                    <w:bottom w:val="none" w:sz="0" w:space="0" w:color="auto"/>
                    <w:right w:val="none" w:sz="0" w:space="0" w:color="auto"/>
                  </w:divBdr>
                </w:div>
                <w:div w:id="319820774">
                  <w:marLeft w:val="0"/>
                  <w:marRight w:val="0"/>
                  <w:marTop w:val="0"/>
                  <w:marBottom w:val="0"/>
                  <w:divBdr>
                    <w:top w:val="none" w:sz="0" w:space="0" w:color="auto"/>
                    <w:left w:val="none" w:sz="0" w:space="0" w:color="auto"/>
                    <w:bottom w:val="none" w:sz="0" w:space="0" w:color="auto"/>
                    <w:right w:val="none" w:sz="0" w:space="0" w:color="auto"/>
                  </w:divBdr>
                </w:div>
                <w:div w:id="322202456">
                  <w:marLeft w:val="0"/>
                  <w:marRight w:val="0"/>
                  <w:marTop w:val="0"/>
                  <w:marBottom w:val="0"/>
                  <w:divBdr>
                    <w:top w:val="none" w:sz="0" w:space="0" w:color="auto"/>
                    <w:left w:val="none" w:sz="0" w:space="0" w:color="auto"/>
                    <w:bottom w:val="none" w:sz="0" w:space="0" w:color="auto"/>
                    <w:right w:val="none" w:sz="0" w:space="0" w:color="auto"/>
                  </w:divBdr>
                </w:div>
                <w:div w:id="323705700">
                  <w:marLeft w:val="0"/>
                  <w:marRight w:val="0"/>
                  <w:marTop w:val="0"/>
                  <w:marBottom w:val="0"/>
                  <w:divBdr>
                    <w:top w:val="none" w:sz="0" w:space="0" w:color="auto"/>
                    <w:left w:val="none" w:sz="0" w:space="0" w:color="auto"/>
                    <w:bottom w:val="none" w:sz="0" w:space="0" w:color="auto"/>
                    <w:right w:val="none" w:sz="0" w:space="0" w:color="auto"/>
                  </w:divBdr>
                </w:div>
                <w:div w:id="323899920">
                  <w:marLeft w:val="0"/>
                  <w:marRight w:val="0"/>
                  <w:marTop w:val="0"/>
                  <w:marBottom w:val="0"/>
                  <w:divBdr>
                    <w:top w:val="none" w:sz="0" w:space="0" w:color="auto"/>
                    <w:left w:val="none" w:sz="0" w:space="0" w:color="auto"/>
                    <w:bottom w:val="none" w:sz="0" w:space="0" w:color="auto"/>
                    <w:right w:val="none" w:sz="0" w:space="0" w:color="auto"/>
                  </w:divBdr>
                </w:div>
                <w:div w:id="327025366">
                  <w:marLeft w:val="0"/>
                  <w:marRight w:val="0"/>
                  <w:marTop w:val="0"/>
                  <w:marBottom w:val="0"/>
                  <w:divBdr>
                    <w:top w:val="none" w:sz="0" w:space="0" w:color="auto"/>
                    <w:left w:val="none" w:sz="0" w:space="0" w:color="auto"/>
                    <w:bottom w:val="none" w:sz="0" w:space="0" w:color="auto"/>
                    <w:right w:val="none" w:sz="0" w:space="0" w:color="auto"/>
                  </w:divBdr>
                </w:div>
                <w:div w:id="327749602">
                  <w:marLeft w:val="0"/>
                  <w:marRight w:val="0"/>
                  <w:marTop w:val="0"/>
                  <w:marBottom w:val="0"/>
                  <w:divBdr>
                    <w:top w:val="none" w:sz="0" w:space="0" w:color="auto"/>
                    <w:left w:val="none" w:sz="0" w:space="0" w:color="auto"/>
                    <w:bottom w:val="none" w:sz="0" w:space="0" w:color="auto"/>
                    <w:right w:val="none" w:sz="0" w:space="0" w:color="auto"/>
                  </w:divBdr>
                </w:div>
                <w:div w:id="329796114">
                  <w:marLeft w:val="0"/>
                  <w:marRight w:val="0"/>
                  <w:marTop w:val="0"/>
                  <w:marBottom w:val="0"/>
                  <w:divBdr>
                    <w:top w:val="none" w:sz="0" w:space="0" w:color="auto"/>
                    <w:left w:val="none" w:sz="0" w:space="0" w:color="auto"/>
                    <w:bottom w:val="none" w:sz="0" w:space="0" w:color="auto"/>
                    <w:right w:val="none" w:sz="0" w:space="0" w:color="auto"/>
                  </w:divBdr>
                </w:div>
                <w:div w:id="332075577">
                  <w:marLeft w:val="0"/>
                  <w:marRight w:val="0"/>
                  <w:marTop w:val="0"/>
                  <w:marBottom w:val="0"/>
                  <w:divBdr>
                    <w:top w:val="none" w:sz="0" w:space="0" w:color="auto"/>
                    <w:left w:val="none" w:sz="0" w:space="0" w:color="auto"/>
                    <w:bottom w:val="none" w:sz="0" w:space="0" w:color="auto"/>
                    <w:right w:val="none" w:sz="0" w:space="0" w:color="auto"/>
                  </w:divBdr>
                </w:div>
                <w:div w:id="332992391">
                  <w:marLeft w:val="0"/>
                  <w:marRight w:val="0"/>
                  <w:marTop w:val="0"/>
                  <w:marBottom w:val="0"/>
                  <w:divBdr>
                    <w:top w:val="none" w:sz="0" w:space="0" w:color="auto"/>
                    <w:left w:val="none" w:sz="0" w:space="0" w:color="auto"/>
                    <w:bottom w:val="none" w:sz="0" w:space="0" w:color="auto"/>
                    <w:right w:val="none" w:sz="0" w:space="0" w:color="auto"/>
                  </w:divBdr>
                </w:div>
                <w:div w:id="335769847">
                  <w:marLeft w:val="0"/>
                  <w:marRight w:val="0"/>
                  <w:marTop w:val="0"/>
                  <w:marBottom w:val="0"/>
                  <w:divBdr>
                    <w:top w:val="none" w:sz="0" w:space="0" w:color="auto"/>
                    <w:left w:val="none" w:sz="0" w:space="0" w:color="auto"/>
                    <w:bottom w:val="none" w:sz="0" w:space="0" w:color="auto"/>
                    <w:right w:val="none" w:sz="0" w:space="0" w:color="auto"/>
                  </w:divBdr>
                </w:div>
                <w:div w:id="335961787">
                  <w:marLeft w:val="0"/>
                  <w:marRight w:val="0"/>
                  <w:marTop w:val="0"/>
                  <w:marBottom w:val="0"/>
                  <w:divBdr>
                    <w:top w:val="none" w:sz="0" w:space="0" w:color="auto"/>
                    <w:left w:val="none" w:sz="0" w:space="0" w:color="auto"/>
                    <w:bottom w:val="none" w:sz="0" w:space="0" w:color="auto"/>
                    <w:right w:val="none" w:sz="0" w:space="0" w:color="auto"/>
                  </w:divBdr>
                </w:div>
                <w:div w:id="336856135">
                  <w:marLeft w:val="0"/>
                  <w:marRight w:val="0"/>
                  <w:marTop w:val="0"/>
                  <w:marBottom w:val="0"/>
                  <w:divBdr>
                    <w:top w:val="none" w:sz="0" w:space="0" w:color="auto"/>
                    <w:left w:val="none" w:sz="0" w:space="0" w:color="auto"/>
                    <w:bottom w:val="none" w:sz="0" w:space="0" w:color="auto"/>
                    <w:right w:val="none" w:sz="0" w:space="0" w:color="auto"/>
                  </w:divBdr>
                </w:div>
                <w:div w:id="337972025">
                  <w:marLeft w:val="0"/>
                  <w:marRight w:val="0"/>
                  <w:marTop w:val="0"/>
                  <w:marBottom w:val="0"/>
                  <w:divBdr>
                    <w:top w:val="none" w:sz="0" w:space="0" w:color="auto"/>
                    <w:left w:val="none" w:sz="0" w:space="0" w:color="auto"/>
                    <w:bottom w:val="none" w:sz="0" w:space="0" w:color="auto"/>
                    <w:right w:val="none" w:sz="0" w:space="0" w:color="auto"/>
                  </w:divBdr>
                </w:div>
                <w:div w:id="340620197">
                  <w:marLeft w:val="0"/>
                  <w:marRight w:val="0"/>
                  <w:marTop w:val="0"/>
                  <w:marBottom w:val="0"/>
                  <w:divBdr>
                    <w:top w:val="none" w:sz="0" w:space="0" w:color="auto"/>
                    <w:left w:val="none" w:sz="0" w:space="0" w:color="auto"/>
                    <w:bottom w:val="none" w:sz="0" w:space="0" w:color="auto"/>
                    <w:right w:val="none" w:sz="0" w:space="0" w:color="auto"/>
                  </w:divBdr>
                </w:div>
                <w:div w:id="341013254">
                  <w:marLeft w:val="0"/>
                  <w:marRight w:val="0"/>
                  <w:marTop w:val="0"/>
                  <w:marBottom w:val="0"/>
                  <w:divBdr>
                    <w:top w:val="none" w:sz="0" w:space="0" w:color="auto"/>
                    <w:left w:val="none" w:sz="0" w:space="0" w:color="auto"/>
                    <w:bottom w:val="none" w:sz="0" w:space="0" w:color="auto"/>
                    <w:right w:val="none" w:sz="0" w:space="0" w:color="auto"/>
                  </w:divBdr>
                </w:div>
                <w:div w:id="341854350">
                  <w:marLeft w:val="0"/>
                  <w:marRight w:val="0"/>
                  <w:marTop w:val="0"/>
                  <w:marBottom w:val="0"/>
                  <w:divBdr>
                    <w:top w:val="none" w:sz="0" w:space="0" w:color="auto"/>
                    <w:left w:val="none" w:sz="0" w:space="0" w:color="auto"/>
                    <w:bottom w:val="none" w:sz="0" w:space="0" w:color="auto"/>
                    <w:right w:val="none" w:sz="0" w:space="0" w:color="auto"/>
                  </w:divBdr>
                </w:div>
                <w:div w:id="345910973">
                  <w:marLeft w:val="0"/>
                  <w:marRight w:val="0"/>
                  <w:marTop w:val="0"/>
                  <w:marBottom w:val="0"/>
                  <w:divBdr>
                    <w:top w:val="none" w:sz="0" w:space="0" w:color="auto"/>
                    <w:left w:val="none" w:sz="0" w:space="0" w:color="auto"/>
                    <w:bottom w:val="none" w:sz="0" w:space="0" w:color="auto"/>
                    <w:right w:val="none" w:sz="0" w:space="0" w:color="auto"/>
                  </w:divBdr>
                </w:div>
                <w:div w:id="346030597">
                  <w:marLeft w:val="0"/>
                  <w:marRight w:val="0"/>
                  <w:marTop w:val="0"/>
                  <w:marBottom w:val="0"/>
                  <w:divBdr>
                    <w:top w:val="none" w:sz="0" w:space="0" w:color="auto"/>
                    <w:left w:val="none" w:sz="0" w:space="0" w:color="auto"/>
                    <w:bottom w:val="none" w:sz="0" w:space="0" w:color="auto"/>
                    <w:right w:val="none" w:sz="0" w:space="0" w:color="auto"/>
                  </w:divBdr>
                </w:div>
                <w:div w:id="346059339">
                  <w:marLeft w:val="0"/>
                  <w:marRight w:val="0"/>
                  <w:marTop w:val="0"/>
                  <w:marBottom w:val="0"/>
                  <w:divBdr>
                    <w:top w:val="none" w:sz="0" w:space="0" w:color="auto"/>
                    <w:left w:val="none" w:sz="0" w:space="0" w:color="auto"/>
                    <w:bottom w:val="none" w:sz="0" w:space="0" w:color="auto"/>
                    <w:right w:val="none" w:sz="0" w:space="0" w:color="auto"/>
                  </w:divBdr>
                </w:div>
                <w:div w:id="347221110">
                  <w:marLeft w:val="0"/>
                  <w:marRight w:val="0"/>
                  <w:marTop w:val="0"/>
                  <w:marBottom w:val="0"/>
                  <w:divBdr>
                    <w:top w:val="none" w:sz="0" w:space="0" w:color="auto"/>
                    <w:left w:val="none" w:sz="0" w:space="0" w:color="auto"/>
                    <w:bottom w:val="none" w:sz="0" w:space="0" w:color="auto"/>
                    <w:right w:val="none" w:sz="0" w:space="0" w:color="auto"/>
                  </w:divBdr>
                </w:div>
                <w:div w:id="349769557">
                  <w:marLeft w:val="0"/>
                  <w:marRight w:val="0"/>
                  <w:marTop w:val="0"/>
                  <w:marBottom w:val="0"/>
                  <w:divBdr>
                    <w:top w:val="none" w:sz="0" w:space="0" w:color="auto"/>
                    <w:left w:val="none" w:sz="0" w:space="0" w:color="auto"/>
                    <w:bottom w:val="none" w:sz="0" w:space="0" w:color="auto"/>
                    <w:right w:val="none" w:sz="0" w:space="0" w:color="auto"/>
                  </w:divBdr>
                </w:div>
                <w:div w:id="352997879">
                  <w:marLeft w:val="0"/>
                  <w:marRight w:val="0"/>
                  <w:marTop w:val="0"/>
                  <w:marBottom w:val="0"/>
                  <w:divBdr>
                    <w:top w:val="none" w:sz="0" w:space="0" w:color="auto"/>
                    <w:left w:val="none" w:sz="0" w:space="0" w:color="auto"/>
                    <w:bottom w:val="none" w:sz="0" w:space="0" w:color="auto"/>
                    <w:right w:val="none" w:sz="0" w:space="0" w:color="auto"/>
                  </w:divBdr>
                </w:div>
                <w:div w:id="355544063">
                  <w:marLeft w:val="0"/>
                  <w:marRight w:val="0"/>
                  <w:marTop w:val="0"/>
                  <w:marBottom w:val="0"/>
                  <w:divBdr>
                    <w:top w:val="none" w:sz="0" w:space="0" w:color="auto"/>
                    <w:left w:val="none" w:sz="0" w:space="0" w:color="auto"/>
                    <w:bottom w:val="none" w:sz="0" w:space="0" w:color="auto"/>
                    <w:right w:val="none" w:sz="0" w:space="0" w:color="auto"/>
                  </w:divBdr>
                </w:div>
                <w:div w:id="356852465">
                  <w:marLeft w:val="0"/>
                  <w:marRight w:val="0"/>
                  <w:marTop w:val="0"/>
                  <w:marBottom w:val="0"/>
                  <w:divBdr>
                    <w:top w:val="none" w:sz="0" w:space="0" w:color="auto"/>
                    <w:left w:val="none" w:sz="0" w:space="0" w:color="auto"/>
                    <w:bottom w:val="none" w:sz="0" w:space="0" w:color="auto"/>
                    <w:right w:val="none" w:sz="0" w:space="0" w:color="auto"/>
                  </w:divBdr>
                </w:div>
                <w:div w:id="360932972">
                  <w:marLeft w:val="0"/>
                  <w:marRight w:val="0"/>
                  <w:marTop w:val="0"/>
                  <w:marBottom w:val="0"/>
                  <w:divBdr>
                    <w:top w:val="none" w:sz="0" w:space="0" w:color="auto"/>
                    <w:left w:val="none" w:sz="0" w:space="0" w:color="auto"/>
                    <w:bottom w:val="none" w:sz="0" w:space="0" w:color="auto"/>
                    <w:right w:val="none" w:sz="0" w:space="0" w:color="auto"/>
                  </w:divBdr>
                </w:div>
                <w:div w:id="360976821">
                  <w:marLeft w:val="0"/>
                  <w:marRight w:val="0"/>
                  <w:marTop w:val="0"/>
                  <w:marBottom w:val="0"/>
                  <w:divBdr>
                    <w:top w:val="none" w:sz="0" w:space="0" w:color="auto"/>
                    <w:left w:val="none" w:sz="0" w:space="0" w:color="auto"/>
                    <w:bottom w:val="none" w:sz="0" w:space="0" w:color="auto"/>
                    <w:right w:val="none" w:sz="0" w:space="0" w:color="auto"/>
                  </w:divBdr>
                </w:div>
                <w:div w:id="362945128">
                  <w:marLeft w:val="0"/>
                  <w:marRight w:val="0"/>
                  <w:marTop w:val="0"/>
                  <w:marBottom w:val="0"/>
                  <w:divBdr>
                    <w:top w:val="none" w:sz="0" w:space="0" w:color="auto"/>
                    <w:left w:val="none" w:sz="0" w:space="0" w:color="auto"/>
                    <w:bottom w:val="none" w:sz="0" w:space="0" w:color="auto"/>
                    <w:right w:val="none" w:sz="0" w:space="0" w:color="auto"/>
                  </w:divBdr>
                </w:div>
                <w:div w:id="364330729">
                  <w:marLeft w:val="0"/>
                  <w:marRight w:val="0"/>
                  <w:marTop w:val="0"/>
                  <w:marBottom w:val="0"/>
                  <w:divBdr>
                    <w:top w:val="none" w:sz="0" w:space="0" w:color="auto"/>
                    <w:left w:val="none" w:sz="0" w:space="0" w:color="auto"/>
                    <w:bottom w:val="none" w:sz="0" w:space="0" w:color="auto"/>
                    <w:right w:val="none" w:sz="0" w:space="0" w:color="auto"/>
                  </w:divBdr>
                </w:div>
                <w:div w:id="368720762">
                  <w:marLeft w:val="0"/>
                  <w:marRight w:val="0"/>
                  <w:marTop w:val="0"/>
                  <w:marBottom w:val="0"/>
                  <w:divBdr>
                    <w:top w:val="none" w:sz="0" w:space="0" w:color="auto"/>
                    <w:left w:val="none" w:sz="0" w:space="0" w:color="auto"/>
                    <w:bottom w:val="none" w:sz="0" w:space="0" w:color="auto"/>
                    <w:right w:val="none" w:sz="0" w:space="0" w:color="auto"/>
                  </w:divBdr>
                </w:div>
                <w:div w:id="372003917">
                  <w:marLeft w:val="0"/>
                  <w:marRight w:val="0"/>
                  <w:marTop w:val="0"/>
                  <w:marBottom w:val="0"/>
                  <w:divBdr>
                    <w:top w:val="none" w:sz="0" w:space="0" w:color="auto"/>
                    <w:left w:val="none" w:sz="0" w:space="0" w:color="auto"/>
                    <w:bottom w:val="none" w:sz="0" w:space="0" w:color="auto"/>
                    <w:right w:val="none" w:sz="0" w:space="0" w:color="auto"/>
                  </w:divBdr>
                </w:div>
                <w:div w:id="375593966">
                  <w:marLeft w:val="0"/>
                  <w:marRight w:val="0"/>
                  <w:marTop w:val="0"/>
                  <w:marBottom w:val="0"/>
                  <w:divBdr>
                    <w:top w:val="none" w:sz="0" w:space="0" w:color="auto"/>
                    <w:left w:val="none" w:sz="0" w:space="0" w:color="auto"/>
                    <w:bottom w:val="none" w:sz="0" w:space="0" w:color="auto"/>
                    <w:right w:val="none" w:sz="0" w:space="0" w:color="auto"/>
                  </w:divBdr>
                </w:div>
                <w:div w:id="377361047">
                  <w:marLeft w:val="0"/>
                  <w:marRight w:val="0"/>
                  <w:marTop w:val="0"/>
                  <w:marBottom w:val="0"/>
                  <w:divBdr>
                    <w:top w:val="none" w:sz="0" w:space="0" w:color="auto"/>
                    <w:left w:val="none" w:sz="0" w:space="0" w:color="auto"/>
                    <w:bottom w:val="none" w:sz="0" w:space="0" w:color="auto"/>
                    <w:right w:val="none" w:sz="0" w:space="0" w:color="auto"/>
                  </w:divBdr>
                </w:div>
                <w:div w:id="380398096">
                  <w:marLeft w:val="0"/>
                  <w:marRight w:val="0"/>
                  <w:marTop w:val="0"/>
                  <w:marBottom w:val="0"/>
                  <w:divBdr>
                    <w:top w:val="none" w:sz="0" w:space="0" w:color="auto"/>
                    <w:left w:val="none" w:sz="0" w:space="0" w:color="auto"/>
                    <w:bottom w:val="none" w:sz="0" w:space="0" w:color="auto"/>
                    <w:right w:val="none" w:sz="0" w:space="0" w:color="auto"/>
                  </w:divBdr>
                </w:div>
                <w:div w:id="380592305">
                  <w:marLeft w:val="0"/>
                  <w:marRight w:val="0"/>
                  <w:marTop w:val="0"/>
                  <w:marBottom w:val="0"/>
                  <w:divBdr>
                    <w:top w:val="none" w:sz="0" w:space="0" w:color="auto"/>
                    <w:left w:val="none" w:sz="0" w:space="0" w:color="auto"/>
                    <w:bottom w:val="none" w:sz="0" w:space="0" w:color="auto"/>
                    <w:right w:val="none" w:sz="0" w:space="0" w:color="auto"/>
                  </w:divBdr>
                </w:div>
                <w:div w:id="384259008">
                  <w:marLeft w:val="0"/>
                  <w:marRight w:val="0"/>
                  <w:marTop w:val="0"/>
                  <w:marBottom w:val="0"/>
                  <w:divBdr>
                    <w:top w:val="none" w:sz="0" w:space="0" w:color="auto"/>
                    <w:left w:val="none" w:sz="0" w:space="0" w:color="auto"/>
                    <w:bottom w:val="none" w:sz="0" w:space="0" w:color="auto"/>
                    <w:right w:val="none" w:sz="0" w:space="0" w:color="auto"/>
                  </w:divBdr>
                </w:div>
                <w:div w:id="387648585">
                  <w:marLeft w:val="0"/>
                  <w:marRight w:val="0"/>
                  <w:marTop w:val="0"/>
                  <w:marBottom w:val="0"/>
                  <w:divBdr>
                    <w:top w:val="none" w:sz="0" w:space="0" w:color="auto"/>
                    <w:left w:val="none" w:sz="0" w:space="0" w:color="auto"/>
                    <w:bottom w:val="none" w:sz="0" w:space="0" w:color="auto"/>
                    <w:right w:val="none" w:sz="0" w:space="0" w:color="auto"/>
                  </w:divBdr>
                </w:div>
                <w:div w:id="389112356">
                  <w:marLeft w:val="0"/>
                  <w:marRight w:val="0"/>
                  <w:marTop w:val="0"/>
                  <w:marBottom w:val="0"/>
                  <w:divBdr>
                    <w:top w:val="none" w:sz="0" w:space="0" w:color="auto"/>
                    <w:left w:val="none" w:sz="0" w:space="0" w:color="auto"/>
                    <w:bottom w:val="none" w:sz="0" w:space="0" w:color="auto"/>
                    <w:right w:val="none" w:sz="0" w:space="0" w:color="auto"/>
                  </w:divBdr>
                </w:div>
                <w:div w:id="391781694">
                  <w:marLeft w:val="0"/>
                  <w:marRight w:val="0"/>
                  <w:marTop w:val="0"/>
                  <w:marBottom w:val="0"/>
                  <w:divBdr>
                    <w:top w:val="none" w:sz="0" w:space="0" w:color="auto"/>
                    <w:left w:val="none" w:sz="0" w:space="0" w:color="auto"/>
                    <w:bottom w:val="none" w:sz="0" w:space="0" w:color="auto"/>
                    <w:right w:val="none" w:sz="0" w:space="0" w:color="auto"/>
                  </w:divBdr>
                </w:div>
                <w:div w:id="392580988">
                  <w:marLeft w:val="0"/>
                  <w:marRight w:val="0"/>
                  <w:marTop w:val="0"/>
                  <w:marBottom w:val="0"/>
                  <w:divBdr>
                    <w:top w:val="none" w:sz="0" w:space="0" w:color="auto"/>
                    <w:left w:val="none" w:sz="0" w:space="0" w:color="auto"/>
                    <w:bottom w:val="none" w:sz="0" w:space="0" w:color="auto"/>
                    <w:right w:val="none" w:sz="0" w:space="0" w:color="auto"/>
                  </w:divBdr>
                </w:div>
                <w:div w:id="393889511">
                  <w:marLeft w:val="0"/>
                  <w:marRight w:val="0"/>
                  <w:marTop w:val="0"/>
                  <w:marBottom w:val="0"/>
                  <w:divBdr>
                    <w:top w:val="none" w:sz="0" w:space="0" w:color="auto"/>
                    <w:left w:val="none" w:sz="0" w:space="0" w:color="auto"/>
                    <w:bottom w:val="none" w:sz="0" w:space="0" w:color="auto"/>
                    <w:right w:val="none" w:sz="0" w:space="0" w:color="auto"/>
                  </w:divBdr>
                </w:div>
                <w:div w:id="396126829">
                  <w:marLeft w:val="0"/>
                  <w:marRight w:val="0"/>
                  <w:marTop w:val="0"/>
                  <w:marBottom w:val="0"/>
                  <w:divBdr>
                    <w:top w:val="none" w:sz="0" w:space="0" w:color="auto"/>
                    <w:left w:val="none" w:sz="0" w:space="0" w:color="auto"/>
                    <w:bottom w:val="none" w:sz="0" w:space="0" w:color="auto"/>
                    <w:right w:val="none" w:sz="0" w:space="0" w:color="auto"/>
                  </w:divBdr>
                </w:div>
                <w:div w:id="396362367">
                  <w:marLeft w:val="0"/>
                  <w:marRight w:val="0"/>
                  <w:marTop w:val="0"/>
                  <w:marBottom w:val="0"/>
                  <w:divBdr>
                    <w:top w:val="none" w:sz="0" w:space="0" w:color="auto"/>
                    <w:left w:val="none" w:sz="0" w:space="0" w:color="auto"/>
                    <w:bottom w:val="none" w:sz="0" w:space="0" w:color="auto"/>
                    <w:right w:val="none" w:sz="0" w:space="0" w:color="auto"/>
                  </w:divBdr>
                </w:div>
                <w:div w:id="399252618">
                  <w:marLeft w:val="0"/>
                  <w:marRight w:val="0"/>
                  <w:marTop w:val="0"/>
                  <w:marBottom w:val="0"/>
                  <w:divBdr>
                    <w:top w:val="none" w:sz="0" w:space="0" w:color="auto"/>
                    <w:left w:val="none" w:sz="0" w:space="0" w:color="auto"/>
                    <w:bottom w:val="none" w:sz="0" w:space="0" w:color="auto"/>
                    <w:right w:val="none" w:sz="0" w:space="0" w:color="auto"/>
                  </w:divBdr>
                </w:div>
                <w:div w:id="403189293">
                  <w:marLeft w:val="0"/>
                  <w:marRight w:val="0"/>
                  <w:marTop w:val="0"/>
                  <w:marBottom w:val="0"/>
                  <w:divBdr>
                    <w:top w:val="none" w:sz="0" w:space="0" w:color="auto"/>
                    <w:left w:val="none" w:sz="0" w:space="0" w:color="auto"/>
                    <w:bottom w:val="none" w:sz="0" w:space="0" w:color="auto"/>
                    <w:right w:val="none" w:sz="0" w:space="0" w:color="auto"/>
                  </w:divBdr>
                </w:div>
                <w:div w:id="403650427">
                  <w:marLeft w:val="0"/>
                  <w:marRight w:val="0"/>
                  <w:marTop w:val="0"/>
                  <w:marBottom w:val="0"/>
                  <w:divBdr>
                    <w:top w:val="none" w:sz="0" w:space="0" w:color="auto"/>
                    <w:left w:val="none" w:sz="0" w:space="0" w:color="auto"/>
                    <w:bottom w:val="none" w:sz="0" w:space="0" w:color="auto"/>
                    <w:right w:val="none" w:sz="0" w:space="0" w:color="auto"/>
                  </w:divBdr>
                </w:div>
                <w:div w:id="407851277">
                  <w:marLeft w:val="0"/>
                  <w:marRight w:val="0"/>
                  <w:marTop w:val="0"/>
                  <w:marBottom w:val="0"/>
                  <w:divBdr>
                    <w:top w:val="none" w:sz="0" w:space="0" w:color="auto"/>
                    <w:left w:val="none" w:sz="0" w:space="0" w:color="auto"/>
                    <w:bottom w:val="none" w:sz="0" w:space="0" w:color="auto"/>
                    <w:right w:val="none" w:sz="0" w:space="0" w:color="auto"/>
                  </w:divBdr>
                </w:div>
                <w:div w:id="409544047">
                  <w:marLeft w:val="0"/>
                  <w:marRight w:val="0"/>
                  <w:marTop w:val="0"/>
                  <w:marBottom w:val="0"/>
                  <w:divBdr>
                    <w:top w:val="none" w:sz="0" w:space="0" w:color="auto"/>
                    <w:left w:val="none" w:sz="0" w:space="0" w:color="auto"/>
                    <w:bottom w:val="none" w:sz="0" w:space="0" w:color="auto"/>
                    <w:right w:val="none" w:sz="0" w:space="0" w:color="auto"/>
                  </w:divBdr>
                </w:div>
                <w:div w:id="409885643">
                  <w:marLeft w:val="0"/>
                  <w:marRight w:val="0"/>
                  <w:marTop w:val="0"/>
                  <w:marBottom w:val="0"/>
                  <w:divBdr>
                    <w:top w:val="none" w:sz="0" w:space="0" w:color="auto"/>
                    <w:left w:val="none" w:sz="0" w:space="0" w:color="auto"/>
                    <w:bottom w:val="none" w:sz="0" w:space="0" w:color="auto"/>
                    <w:right w:val="none" w:sz="0" w:space="0" w:color="auto"/>
                  </w:divBdr>
                </w:div>
                <w:div w:id="413284731">
                  <w:marLeft w:val="0"/>
                  <w:marRight w:val="0"/>
                  <w:marTop w:val="0"/>
                  <w:marBottom w:val="0"/>
                  <w:divBdr>
                    <w:top w:val="none" w:sz="0" w:space="0" w:color="auto"/>
                    <w:left w:val="none" w:sz="0" w:space="0" w:color="auto"/>
                    <w:bottom w:val="none" w:sz="0" w:space="0" w:color="auto"/>
                    <w:right w:val="none" w:sz="0" w:space="0" w:color="auto"/>
                  </w:divBdr>
                </w:div>
                <w:div w:id="419103787">
                  <w:marLeft w:val="0"/>
                  <w:marRight w:val="0"/>
                  <w:marTop w:val="0"/>
                  <w:marBottom w:val="0"/>
                  <w:divBdr>
                    <w:top w:val="none" w:sz="0" w:space="0" w:color="auto"/>
                    <w:left w:val="none" w:sz="0" w:space="0" w:color="auto"/>
                    <w:bottom w:val="none" w:sz="0" w:space="0" w:color="auto"/>
                    <w:right w:val="none" w:sz="0" w:space="0" w:color="auto"/>
                  </w:divBdr>
                </w:div>
                <w:div w:id="422073148">
                  <w:marLeft w:val="0"/>
                  <w:marRight w:val="0"/>
                  <w:marTop w:val="0"/>
                  <w:marBottom w:val="0"/>
                  <w:divBdr>
                    <w:top w:val="none" w:sz="0" w:space="0" w:color="auto"/>
                    <w:left w:val="none" w:sz="0" w:space="0" w:color="auto"/>
                    <w:bottom w:val="none" w:sz="0" w:space="0" w:color="auto"/>
                    <w:right w:val="none" w:sz="0" w:space="0" w:color="auto"/>
                  </w:divBdr>
                </w:div>
                <w:div w:id="424303468">
                  <w:marLeft w:val="0"/>
                  <w:marRight w:val="0"/>
                  <w:marTop w:val="0"/>
                  <w:marBottom w:val="0"/>
                  <w:divBdr>
                    <w:top w:val="none" w:sz="0" w:space="0" w:color="auto"/>
                    <w:left w:val="none" w:sz="0" w:space="0" w:color="auto"/>
                    <w:bottom w:val="none" w:sz="0" w:space="0" w:color="auto"/>
                    <w:right w:val="none" w:sz="0" w:space="0" w:color="auto"/>
                  </w:divBdr>
                </w:div>
                <w:div w:id="424811061">
                  <w:marLeft w:val="0"/>
                  <w:marRight w:val="0"/>
                  <w:marTop w:val="0"/>
                  <w:marBottom w:val="0"/>
                  <w:divBdr>
                    <w:top w:val="none" w:sz="0" w:space="0" w:color="auto"/>
                    <w:left w:val="none" w:sz="0" w:space="0" w:color="auto"/>
                    <w:bottom w:val="none" w:sz="0" w:space="0" w:color="auto"/>
                    <w:right w:val="none" w:sz="0" w:space="0" w:color="auto"/>
                  </w:divBdr>
                </w:div>
                <w:div w:id="427430675">
                  <w:marLeft w:val="0"/>
                  <w:marRight w:val="0"/>
                  <w:marTop w:val="0"/>
                  <w:marBottom w:val="0"/>
                  <w:divBdr>
                    <w:top w:val="none" w:sz="0" w:space="0" w:color="auto"/>
                    <w:left w:val="none" w:sz="0" w:space="0" w:color="auto"/>
                    <w:bottom w:val="none" w:sz="0" w:space="0" w:color="auto"/>
                    <w:right w:val="none" w:sz="0" w:space="0" w:color="auto"/>
                  </w:divBdr>
                </w:div>
                <w:div w:id="428158749">
                  <w:marLeft w:val="0"/>
                  <w:marRight w:val="0"/>
                  <w:marTop w:val="0"/>
                  <w:marBottom w:val="0"/>
                  <w:divBdr>
                    <w:top w:val="none" w:sz="0" w:space="0" w:color="auto"/>
                    <w:left w:val="none" w:sz="0" w:space="0" w:color="auto"/>
                    <w:bottom w:val="none" w:sz="0" w:space="0" w:color="auto"/>
                    <w:right w:val="none" w:sz="0" w:space="0" w:color="auto"/>
                  </w:divBdr>
                </w:div>
                <w:div w:id="428161221">
                  <w:marLeft w:val="0"/>
                  <w:marRight w:val="0"/>
                  <w:marTop w:val="0"/>
                  <w:marBottom w:val="0"/>
                  <w:divBdr>
                    <w:top w:val="none" w:sz="0" w:space="0" w:color="auto"/>
                    <w:left w:val="none" w:sz="0" w:space="0" w:color="auto"/>
                    <w:bottom w:val="none" w:sz="0" w:space="0" w:color="auto"/>
                    <w:right w:val="none" w:sz="0" w:space="0" w:color="auto"/>
                  </w:divBdr>
                </w:div>
                <w:div w:id="434136653">
                  <w:marLeft w:val="0"/>
                  <w:marRight w:val="0"/>
                  <w:marTop w:val="0"/>
                  <w:marBottom w:val="0"/>
                  <w:divBdr>
                    <w:top w:val="none" w:sz="0" w:space="0" w:color="auto"/>
                    <w:left w:val="none" w:sz="0" w:space="0" w:color="auto"/>
                    <w:bottom w:val="none" w:sz="0" w:space="0" w:color="auto"/>
                    <w:right w:val="none" w:sz="0" w:space="0" w:color="auto"/>
                  </w:divBdr>
                </w:div>
                <w:div w:id="434403257">
                  <w:marLeft w:val="0"/>
                  <w:marRight w:val="0"/>
                  <w:marTop w:val="0"/>
                  <w:marBottom w:val="0"/>
                  <w:divBdr>
                    <w:top w:val="none" w:sz="0" w:space="0" w:color="auto"/>
                    <w:left w:val="none" w:sz="0" w:space="0" w:color="auto"/>
                    <w:bottom w:val="none" w:sz="0" w:space="0" w:color="auto"/>
                    <w:right w:val="none" w:sz="0" w:space="0" w:color="auto"/>
                  </w:divBdr>
                </w:div>
                <w:div w:id="437530586">
                  <w:marLeft w:val="0"/>
                  <w:marRight w:val="0"/>
                  <w:marTop w:val="0"/>
                  <w:marBottom w:val="0"/>
                  <w:divBdr>
                    <w:top w:val="none" w:sz="0" w:space="0" w:color="auto"/>
                    <w:left w:val="none" w:sz="0" w:space="0" w:color="auto"/>
                    <w:bottom w:val="none" w:sz="0" w:space="0" w:color="auto"/>
                    <w:right w:val="none" w:sz="0" w:space="0" w:color="auto"/>
                  </w:divBdr>
                </w:div>
                <w:div w:id="437608363">
                  <w:marLeft w:val="0"/>
                  <w:marRight w:val="0"/>
                  <w:marTop w:val="0"/>
                  <w:marBottom w:val="0"/>
                  <w:divBdr>
                    <w:top w:val="none" w:sz="0" w:space="0" w:color="auto"/>
                    <w:left w:val="none" w:sz="0" w:space="0" w:color="auto"/>
                    <w:bottom w:val="none" w:sz="0" w:space="0" w:color="auto"/>
                    <w:right w:val="none" w:sz="0" w:space="0" w:color="auto"/>
                  </w:divBdr>
                </w:div>
                <w:div w:id="437944104">
                  <w:marLeft w:val="0"/>
                  <w:marRight w:val="0"/>
                  <w:marTop w:val="0"/>
                  <w:marBottom w:val="0"/>
                  <w:divBdr>
                    <w:top w:val="none" w:sz="0" w:space="0" w:color="auto"/>
                    <w:left w:val="none" w:sz="0" w:space="0" w:color="auto"/>
                    <w:bottom w:val="none" w:sz="0" w:space="0" w:color="auto"/>
                    <w:right w:val="none" w:sz="0" w:space="0" w:color="auto"/>
                  </w:divBdr>
                </w:div>
                <w:div w:id="439759498">
                  <w:marLeft w:val="0"/>
                  <w:marRight w:val="0"/>
                  <w:marTop w:val="0"/>
                  <w:marBottom w:val="0"/>
                  <w:divBdr>
                    <w:top w:val="none" w:sz="0" w:space="0" w:color="auto"/>
                    <w:left w:val="none" w:sz="0" w:space="0" w:color="auto"/>
                    <w:bottom w:val="none" w:sz="0" w:space="0" w:color="auto"/>
                    <w:right w:val="none" w:sz="0" w:space="0" w:color="auto"/>
                  </w:divBdr>
                </w:div>
                <w:div w:id="439960444">
                  <w:marLeft w:val="0"/>
                  <w:marRight w:val="0"/>
                  <w:marTop w:val="0"/>
                  <w:marBottom w:val="0"/>
                  <w:divBdr>
                    <w:top w:val="none" w:sz="0" w:space="0" w:color="auto"/>
                    <w:left w:val="none" w:sz="0" w:space="0" w:color="auto"/>
                    <w:bottom w:val="none" w:sz="0" w:space="0" w:color="auto"/>
                    <w:right w:val="none" w:sz="0" w:space="0" w:color="auto"/>
                  </w:divBdr>
                </w:div>
                <w:div w:id="440880895">
                  <w:marLeft w:val="0"/>
                  <w:marRight w:val="0"/>
                  <w:marTop w:val="0"/>
                  <w:marBottom w:val="0"/>
                  <w:divBdr>
                    <w:top w:val="none" w:sz="0" w:space="0" w:color="auto"/>
                    <w:left w:val="none" w:sz="0" w:space="0" w:color="auto"/>
                    <w:bottom w:val="none" w:sz="0" w:space="0" w:color="auto"/>
                    <w:right w:val="none" w:sz="0" w:space="0" w:color="auto"/>
                  </w:divBdr>
                </w:div>
                <w:div w:id="441264083">
                  <w:marLeft w:val="0"/>
                  <w:marRight w:val="0"/>
                  <w:marTop w:val="0"/>
                  <w:marBottom w:val="0"/>
                  <w:divBdr>
                    <w:top w:val="none" w:sz="0" w:space="0" w:color="auto"/>
                    <w:left w:val="none" w:sz="0" w:space="0" w:color="auto"/>
                    <w:bottom w:val="none" w:sz="0" w:space="0" w:color="auto"/>
                    <w:right w:val="none" w:sz="0" w:space="0" w:color="auto"/>
                  </w:divBdr>
                </w:div>
                <w:div w:id="442069864">
                  <w:marLeft w:val="0"/>
                  <w:marRight w:val="0"/>
                  <w:marTop w:val="0"/>
                  <w:marBottom w:val="0"/>
                  <w:divBdr>
                    <w:top w:val="none" w:sz="0" w:space="0" w:color="auto"/>
                    <w:left w:val="none" w:sz="0" w:space="0" w:color="auto"/>
                    <w:bottom w:val="none" w:sz="0" w:space="0" w:color="auto"/>
                    <w:right w:val="none" w:sz="0" w:space="0" w:color="auto"/>
                  </w:divBdr>
                </w:div>
                <w:div w:id="442267944">
                  <w:marLeft w:val="0"/>
                  <w:marRight w:val="0"/>
                  <w:marTop w:val="0"/>
                  <w:marBottom w:val="0"/>
                  <w:divBdr>
                    <w:top w:val="none" w:sz="0" w:space="0" w:color="auto"/>
                    <w:left w:val="none" w:sz="0" w:space="0" w:color="auto"/>
                    <w:bottom w:val="none" w:sz="0" w:space="0" w:color="auto"/>
                    <w:right w:val="none" w:sz="0" w:space="0" w:color="auto"/>
                  </w:divBdr>
                </w:div>
                <w:div w:id="443891825">
                  <w:marLeft w:val="0"/>
                  <w:marRight w:val="0"/>
                  <w:marTop w:val="0"/>
                  <w:marBottom w:val="0"/>
                  <w:divBdr>
                    <w:top w:val="none" w:sz="0" w:space="0" w:color="auto"/>
                    <w:left w:val="none" w:sz="0" w:space="0" w:color="auto"/>
                    <w:bottom w:val="none" w:sz="0" w:space="0" w:color="auto"/>
                    <w:right w:val="none" w:sz="0" w:space="0" w:color="auto"/>
                  </w:divBdr>
                </w:div>
                <w:div w:id="444889611">
                  <w:marLeft w:val="0"/>
                  <w:marRight w:val="0"/>
                  <w:marTop w:val="0"/>
                  <w:marBottom w:val="0"/>
                  <w:divBdr>
                    <w:top w:val="none" w:sz="0" w:space="0" w:color="auto"/>
                    <w:left w:val="none" w:sz="0" w:space="0" w:color="auto"/>
                    <w:bottom w:val="none" w:sz="0" w:space="0" w:color="auto"/>
                    <w:right w:val="none" w:sz="0" w:space="0" w:color="auto"/>
                  </w:divBdr>
                </w:div>
                <w:div w:id="454445500">
                  <w:marLeft w:val="0"/>
                  <w:marRight w:val="0"/>
                  <w:marTop w:val="0"/>
                  <w:marBottom w:val="0"/>
                  <w:divBdr>
                    <w:top w:val="none" w:sz="0" w:space="0" w:color="auto"/>
                    <w:left w:val="none" w:sz="0" w:space="0" w:color="auto"/>
                    <w:bottom w:val="none" w:sz="0" w:space="0" w:color="auto"/>
                    <w:right w:val="none" w:sz="0" w:space="0" w:color="auto"/>
                  </w:divBdr>
                </w:div>
                <w:div w:id="455100239">
                  <w:marLeft w:val="0"/>
                  <w:marRight w:val="0"/>
                  <w:marTop w:val="0"/>
                  <w:marBottom w:val="0"/>
                  <w:divBdr>
                    <w:top w:val="none" w:sz="0" w:space="0" w:color="auto"/>
                    <w:left w:val="none" w:sz="0" w:space="0" w:color="auto"/>
                    <w:bottom w:val="none" w:sz="0" w:space="0" w:color="auto"/>
                    <w:right w:val="none" w:sz="0" w:space="0" w:color="auto"/>
                  </w:divBdr>
                </w:div>
                <w:div w:id="456263487">
                  <w:marLeft w:val="0"/>
                  <w:marRight w:val="0"/>
                  <w:marTop w:val="0"/>
                  <w:marBottom w:val="0"/>
                  <w:divBdr>
                    <w:top w:val="none" w:sz="0" w:space="0" w:color="auto"/>
                    <w:left w:val="none" w:sz="0" w:space="0" w:color="auto"/>
                    <w:bottom w:val="none" w:sz="0" w:space="0" w:color="auto"/>
                    <w:right w:val="none" w:sz="0" w:space="0" w:color="auto"/>
                  </w:divBdr>
                </w:div>
                <w:div w:id="463012126">
                  <w:marLeft w:val="0"/>
                  <w:marRight w:val="0"/>
                  <w:marTop w:val="0"/>
                  <w:marBottom w:val="0"/>
                  <w:divBdr>
                    <w:top w:val="none" w:sz="0" w:space="0" w:color="auto"/>
                    <w:left w:val="none" w:sz="0" w:space="0" w:color="auto"/>
                    <w:bottom w:val="none" w:sz="0" w:space="0" w:color="auto"/>
                    <w:right w:val="none" w:sz="0" w:space="0" w:color="auto"/>
                  </w:divBdr>
                </w:div>
                <w:div w:id="464471383">
                  <w:marLeft w:val="0"/>
                  <w:marRight w:val="0"/>
                  <w:marTop w:val="0"/>
                  <w:marBottom w:val="0"/>
                  <w:divBdr>
                    <w:top w:val="none" w:sz="0" w:space="0" w:color="auto"/>
                    <w:left w:val="none" w:sz="0" w:space="0" w:color="auto"/>
                    <w:bottom w:val="none" w:sz="0" w:space="0" w:color="auto"/>
                    <w:right w:val="none" w:sz="0" w:space="0" w:color="auto"/>
                  </w:divBdr>
                </w:div>
                <w:div w:id="465317297">
                  <w:marLeft w:val="0"/>
                  <w:marRight w:val="0"/>
                  <w:marTop w:val="0"/>
                  <w:marBottom w:val="0"/>
                  <w:divBdr>
                    <w:top w:val="none" w:sz="0" w:space="0" w:color="auto"/>
                    <w:left w:val="none" w:sz="0" w:space="0" w:color="auto"/>
                    <w:bottom w:val="none" w:sz="0" w:space="0" w:color="auto"/>
                    <w:right w:val="none" w:sz="0" w:space="0" w:color="auto"/>
                  </w:divBdr>
                </w:div>
                <w:div w:id="465970677">
                  <w:marLeft w:val="0"/>
                  <w:marRight w:val="0"/>
                  <w:marTop w:val="0"/>
                  <w:marBottom w:val="0"/>
                  <w:divBdr>
                    <w:top w:val="none" w:sz="0" w:space="0" w:color="auto"/>
                    <w:left w:val="none" w:sz="0" w:space="0" w:color="auto"/>
                    <w:bottom w:val="none" w:sz="0" w:space="0" w:color="auto"/>
                    <w:right w:val="none" w:sz="0" w:space="0" w:color="auto"/>
                  </w:divBdr>
                </w:div>
                <w:div w:id="466237964">
                  <w:marLeft w:val="0"/>
                  <w:marRight w:val="0"/>
                  <w:marTop w:val="0"/>
                  <w:marBottom w:val="0"/>
                  <w:divBdr>
                    <w:top w:val="none" w:sz="0" w:space="0" w:color="auto"/>
                    <w:left w:val="none" w:sz="0" w:space="0" w:color="auto"/>
                    <w:bottom w:val="none" w:sz="0" w:space="0" w:color="auto"/>
                    <w:right w:val="none" w:sz="0" w:space="0" w:color="auto"/>
                  </w:divBdr>
                </w:div>
                <w:div w:id="468206273">
                  <w:marLeft w:val="0"/>
                  <w:marRight w:val="0"/>
                  <w:marTop w:val="0"/>
                  <w:marBottom w:val="0"/>
                  <w:divBdr>
                    <w:top w:val="none" w:sz="0" w:space="0" w:color="auto"/>
                    <w:left w:val="none" w:sz="0" w:space="0" w:color="auto"/>
                    <w:bottom w:val="none" w:sz="0" w:space="0" w:color="auto"/>
                    <w:right w:val="none" w:sz="0" w:space="0" w:color="auto"/>
                  </w:divBdr>
                </w:div>
                <w:div w:id="468667818">
                  <w:marLeft w:val="0"/>
                  <w:marRight w:val="0"/>
                  <w:marTop w:val="0"/>
                  <w:marBottom w:val="0"/>
                  <w:divBdr>
                    <w:top w:val="none" w:sz="0" w:space="0" w:color="auto"/>
                    <w:left w:val="none" w:sz="0" w:space="0" w:color="auto"/>
                    <w:bottom w:val="none" w:sz="0" w:space="0" w:color="auto"/>
                    <w:right w:val="none" w:sz="0" w:space="0" w:color="auto"/>
                  </w:divBdr>
                </w:div>
                <w:div w:id="471337430">
                  <w:marLeft w:val="0"/>
                  <w:marRight w:val="0"/>
                  <w:marTop w:val="0"/>
                  <w:marBottom w:val="0"/>
                  <w:divBdr>
                    <w:top w:val="none" w:sz="0" w:space="0" w:color="auto"/>
                    <w:left w:val="none" w:sz="0" w:space="0" w:color="auto"/>
                    <w:bottom w:val="none" w:sz="0" w:space="0" w:color="auto"/>
                    <w:right w:val="none" w:sz="0" w:space="0" w:color="auto"/>
                  </w:divBdr>
                </w:div>
                <w:div w:id="472792700">
                  <w:marLeft w:val="0"/>
                  <w:marRight w:val="0"/>
                  <w:marTop w:val="0"/>
                  <w:marBottom w:val="0"/>
                  <w:divBdr>
                    <w:top w:val="none" w:sz="0" w:space="0" w:color="auto"/>
                    <w:left w:val="none" w:sz="0" w:space="0" w:color="auto"/>
                    <w:bottom w:val="none" w:sz="0" w:space="0" w:color="auto"/>
                    <w:right w:val="none" w:sz="0" w:space="0" w:color="auto"/>
                  </w:divBdr>
                </w:div>
                <w:div w:id="473332851">
                  <w:marLeft w:val="0"/>
                  <w:marRight w:val="0"/>
                  <w:marTop w:val="0"/>
                  <w:marBottom w:val="0"/>
                  <w:divBdr>
                    <w:top w:val="none" w:sz="0" w:space="0" w:color="auto"/>
                    <w:left w:val="none" w:sz="0" w:space="0" w:color="auto"/>
                    <w:bottom w:val="none" w:sz="0" w:space="0" w:color="auto"/>
                    <w:right w:val="none" w:sz="0" w:space="0" w:color="auto"/>
                  </w:divBdr>
                </w:div>
                <w:div w:id="477265865">
                  <w:marLeft w:val="0"/>
                  <w:marRight w:val="0"/>
                  <w:marTop w:val="0"/>
                  <w:marBottom w:val="0"/>
                  <w:divBdr>
                    <w:top w:val="none" w:sz="0" w:space="0" w:color="auto"/>
                    <w:left w:val="none" w:sz="0" w:space="0" w:color="auto"/>
                    <w:bottom w:val="none" w:sz="0" w:space="0" w:color="auto"/>
                    <w:right w:val="none" w:sz="0" w:space="0" w:color="auto"/>
                  </w:divBdr>
                </w:div>
                <w:div w:id="477460465">
                  <w:marLeft w:val="0"/>
                  <w:marRight w:val="0"/>
                  <w:marTop w:val="0"/>
                  <w:marBottom w:val="0"/>
                  <w:divBdr>
                    <w:top w:val="none" w:sz="0" w:space="0" w:color="auto"/>
                    <w:left w:val="none" w:sz="0" w:space="0" w:color="auto"/>
                    <w:bottom w:val="none" w:sz="0" w:space="0" w:color="auto"/>
                    <w:right w:val="none" w:sz="0" w:space="0" w:color="auto"/>
                  </w:divBdr>
                </w:div>
                <w:div w:id="477964218">
                  <w:marLeft w:val="0"/>
                  <w:marRight w:val="0"/>
                  <w:marTop w:val="0"/>
                  <w:marBottom w:val="0"/>
                  <w:divBdr>
                    <w:top w:val="none" w:sz="0" w:space="0" w:color="auto"/>
                    <w:left w:val="none" w:sz="0" w:space="0" w:color="auto"/>
                    <w:bottom w:val="none" w:sz="0" w:space="0" w:color="auto"/>
                    <w:right w:val="none" w:sz="0" w:space="0" w:color="auto"/>
                  </w:divBdr>
                </w:div>
                <w:div w:id="479419320">
                  <w:marLeft w:val="0"/>
                  <w:marRight w:val="0"/>
                  <w:marTop w:val="0"/>
                  <w:marBottom w:val="0"/>
                  <w:divBdr>
                    <w:top w:val="none" w:sz="0" w:space="0" w:color="auto"/>
                    <w:left w:val="none" w:sz="0" w:space="0" w:color="auto"/>
                    <w:bottom w:val="none" w:sz="0" w:space="0" w:color="auto"/>
                    <w:right w:val="none" w:sz="0" w:space="0" w:color="auto"/>
                  </w:divBdr>
                </w:div>
                <w:div w:id="479614453">
                  <w:marLeft w:val="0"/>
                  <w:marRight w:val="0"/>
                  <w:marTop w:val="0"/>
                  <w:marBottom w:val="0"/>
                  <w:divBdr>
                    <w:top w:val="none" w:sz="0" w:space="0" w:color="auto"/>
                    <w:left w:val="none" w:sz="0" w:space="0" w:color="auto"/>
                    <w:bottom w:val="none" w:sz="0" w:space="0" w:color="auto"/>
                    <w:right w:val="none" w:sz="0" w:space="0" w:color="auto"/>
                  </w:divBdr>
                </w:div>
                <w:div w:id="481116783">
                  <w:marLeft w:val="0"/>
                  <w:marRight w:val="0"/>
                  <w:marTop w:val="0"/>
                  <w:marBottom w:val="0"/>
                  <w:divBdr>
                    <w:top w:val="none" w:sz="0" w:space="0" w:color="auto"/>
                    <w:left w:val="none" w:sz="0" w:space="0" w:color="auto"/>
                    <w:bottom w:val="none" w:sz="0" w:space="0" w:color="auto"/>
                    <w:right w:val="none" w:sz="0" w:space="0" w:color="auto"/>
                  </w:divBdr>
                </w:div>
                <w:div w:id="487477409">
                  <w:marLeft w:val="0"/>
                  <w:marRight w:val="0"/>
                  <w:marTop w:val="0"/>
                  <w:marBottom w:val="0"/>
                  <w:divBdr>
                    <w:top w:val="none" w:sz="0" w:space="0" w:color="auto"/>
                    <w:left w:val="none" w:sz="0" w:space="0" w:color="auto"/>
                    <w:bottom w:val="none" w:sz="0" w:space="0" w:color="auto"/>
                    <w:right w:val="none" w:sz="0" w:space="0" w:color="auto"/>
                  </w:divBdr>
                </w:div>
                <w:div w:id="493570922">
                  <w:marLeft w:val="0"/>
                  <w:marRight w:val="0"/>
                  <w:marTop w:val="0"/>
                  <w:marBottom w:val="0"/>
                  <w:divBdr>
                    <w:top w:val="none" w:sz="0" w:space="0" w:color="auto"/>
                    <w:left w:val="none" w:sz="0" w:space="0" w:color="auto"/>
                    <w:bottom w:val="none" w:sz="0" w:space="0" w:color="auto"/>
                    <w:right w:val="none" w:sz="0" w:space="0" w:color="auto"/>
                  </w:divBdr>
                </w:div>
                <w:div w:id="494492849">
                  <w:marLeft w:val="0"/>
                  <w:marRight w:val="0"/>
                  <w:marTop w:val="0"/>
                  <w:marBottom w:val="0"/>
                  <w:divBdr>
                    <w:top w:val="none" w:sz="0" w:space="0" w:color="auto"/>
                    <w:left w:val="none" w:sz="0" w:space="0" w:color="auto"/>
                    <w:bottom w:val="none" w:sz="0" w:space="0" w:color="auto"/>
                    <w:right w:val="none" w:sz="0" w:space="0" w:color="auto"/>
                  </w:divBdr>
                </w:div>
                <w:div w:id="494732117">
                  <w:marLeft w:val="0"/>
                  <w:marRight w:val="0"/>
                  <w:marTop w:val="0"/>
                  <w:marBottom w:val="0"/>
                  <w:divBdr>
                    <w:top w:val="none" w:sz="0" w:space="0" w:color="auto"/>
                    <w:left w:val="none" w:sz="0" w:space="0" w:color="auto"/>
                    <w:bottom w:val="none" w:sz="0" w:space="0" w:color="auto"/>
                    <w:right w:val="none" w:sz="0" w:space="0" w:color="auto"/>
                  </w:divBdr>
                </w:div>
                <w:div w:id="495269102">
                  <w:marLeft w:val="0"/>
                  <w:marRight w:val="0"/>
                  <w:marTop w:val="0"/>
                  <w:marBottom w:val="0"/>
                  <w:divBdr>
                    <w:top w:val="none" w:sz="0" w:space="0" w:color="auto"/>
                    <w:left w:val="none" w:sz="0" w:space="0" w:color="auto"/>
                    <w:bottom w:val="none" w:sz="0" w:space="0" w:color="auto"/>
                    <w:right w:val="none" w:sz="0" w:space="0" w:color="auto"/>
                  </w:divBdr>
                </w:div>
                <w:div w:id="498040776">
                  <w:marLeft w:val="0"/>
                  <w:marRight w:val="0"/>
                  <w:marTop w:val="0"/>
                  <w:marBottom w:val="0"/>
                  <w:divBdr>
                    <w:top w:val="none" w:sz="0" w:space="0" w:color="auto"/>
                    <w:left w:val="none" w:sz="0" w:space="0" w:color="auto"/>
                    <w:bottom w:val="none" w:sz="0" w:space="0" w:color="auto"/>
                    <w:right w:val="none" w:sz="0" w:space="0" w:color="auto"/>
                  </w:divBdr>
                </w:div>
                <w:div w:id="498472258">
                  <w:marLeft w:val="0"/>
                  <w:marRight w:val="0"/>
                  <w:marTop w:val="0"/>
                  <w:marBottom w:val="0"/>
                  <w:divBdr>
                    <w:top w:val="none" w:sz="0" w:space="0" w:color="auto"/>
                    <w:left w:val="none" w:sz="0" w:space="0" w:color="auto"/>
                    <w:bottom w:val="none" w:sz="0" w:space="0" w:color="auto"/>
                    <w:right w:val="none" w:sz="0" w:space="0" w:color="auto"/>
                  </w:divBdr>
                </w:div>
                <w:div w:id="500585517">
                  <w:marLeft w:val="0"/>
                  <w:marRight w:val="0"/>
                  <w:marTop w:val="0"/>
                  <w:marBottom w:val="0"/>
                  <w:divBdr>
                    <w:top w:val="none" w:sz="0" w:space="0" w:color="auto"/>
                    <w:left w:val="none" w:sz="0" w:space="0" w:color="auto"/>
                    <w:bottom w:val="none" w:sz="0" w:space="0" w:color="auto"/>
                    <w:right w:val="none" w:sz="0" w:space="0" w:color="auto"/>
                  </w:divBdr>
                </w:div>
                <w:div w:id="505561628">
                  <w:marLeft w:val="0"/>
                  <w:marRight w:val="0"/>
                  <w:marTop w:val="0"/>
                  <w:marBottom w:val="0"/>
                  <w:divBdr>
                    <w:top w:val="none" w:sz="0" w:space="0" w:color="auto"/>
                    <w:left w:val="none" w:sz="0" w:space="0" w:color="auto"/>
                    <w:bottom w:val="none" w:sz="0" w:space="0" w:color="auto"/>
                    <w:right w:val="none" w:sz="0" w:space="0" w:color="auto"/>
                  </w:divBdr>
                </w:div>
                <w:div w:id="505945988">
                  <w:marLeft w:val="0"/>
                  <w:marRight w:val="0"/>
                  <w:marTop w:val="0"/>
                  <w:marBottom w:val="0"/>
                  <w:divBdr>
                    <w:top w:val="none" w:sz="0" w:space="0" w:color="auto"/>
                    <w:left w:val="none" w:sz="0" w:space="0" w:color="auto"/>
                    <w:bottom w:val="none" w:sz="0" w:space="0" w:color="auto"/>
                    <w:right w:val="none" w:sz="0" w:space="0" w:color="auto"/>
                  </w:divBdr>
                </w:div>
                <w:div w:id="512957859">
                  <w:marLeft w:val="0"/>
                  <w:marRight w:val="0"/>
                  <w:marTop w:val="0"/>
                  <w:marBottom w:val="0"/>
                  <w:divBdr>
                    <w:top w:val="none" w:sz="0" w:space="0" w:color="auto"/>
                    <w:left w:val="none" w:sz="0" w:space="0" w:color="auto"/>
                    <w:bottom w:val="none" w:sz="0" w:space="0" w:color="auto"/>
                    <w:right w:val="none" w:sz="0" w:space="0" w:color="auto"/>
                  </w:divBdr>
                </w:div>
                <w:div w:id="514266865">
                  <w:marLeft w:val="0"/>
                  <w:marRight w:val="0"/>
                  <w:marTop w:val="0"/>
                  <w:marBottom w:val="0"/>
                  <w:divBdr>
                    <w:top w:val="none" w:sz="0" w:space="0" w:color="auto"/>
                    <w:left w:val="none" w:sz="0" w:space="0" w:color="auto"/>
                    <w:bottom w:val="none" w:sz="0" w:space="0" w:color="auto"/>
                    <w:right w:val="none" w:sz="0" w:space="0" w:color="auto"/>
                  </w:divBdr>
                </w:div>
                <w:div w:id="518278087">
                  <w:marLeft w:val="0"/>
                  <w:marRight w:val="0"/>
                  <w:marTop w:val="0"/>
                  <w:marBottom w:val="0"/>
                  <w:divBdr>
                    <w:top w:val="none" w:sz="0" w:space="0" w:color="auto"/>
                    <w:left w:val="none" w:sz="0" w:space="0" w:color="auto"/>
                    <w:bottom w:val="none" w:sz="0" w:space="0" w:color="auto"/>
                    <w:right w:val="none" w:sz="0" w:space="0" w:color="auto"/>
                  </w:divBdr>
                </w:div>
                <w:div w:id="526914412">
                  <w:marLeft w:val="0"/>
                  <w:marRight w:val="0"/>
                  <w:marTop w:val="0"/>
                  <w:marBottom w:val="0"/>
                  <w:divBdr>
                    <w:top w:val="none" w:sz="0" w:space="0" w:color="auto"/>
                    <w:left w:val="none" w:sz="0" w:space="0" w:color="auto"/>
                    <w:bottom w:val="none" w:sz="0" w:space="0" w:color="auto"/>
                    <w:right w:val="none" w:sz="0" w:space="0" w:color="auto"/>
                  </w:divBdr>
                </w:div>
                <w:div w:id="527328463">
                  <w:marLeft w:val="0"/>
                  <w:marRight w:val="0"/>
                  <w:marTop w:val="0"/>
                  <w:marBottom w:val="0"/>
                  <w:divBdr>
                    <w:top w:val="none" w:sz="0" w:space="0" w:color="auto"/>
                    <w:left w:val="none" w:sz="0" w:space="0" w:color="auto"/>
                    <w:bottom w:val="none" w:sz="0" w:space="0" w:color="auto"/>
                    <w:right w:val="none" w:sz="0" w:space="0" w:color="auto"/>
                  </w:divBdr>
                </w:div>
                <w:div w:id="529151806">
                  <w:marLeft w:val="0"/>
                  <w:marRight w:val="0"/>
                  <w:marTop w:val="0"/>
                  <w:marBottom w:val="0"/>
                  <w:divBdr>
                    <w:top w:val="none" w:sz="0" w:space="0" w:color="auto"/>
                    <w:left w:val="none" w:sz="0" w:space="0" w:color="auto"/>
                    <w:bottom w:val="none" w:sz="0" w:space="0" w:color="auto"/>
                    <w:right w:val="none" w:sz="0" w:space="0" w:color="auto"/>
                  </w:divBdr>
                </w:div>
                <w:div w:id="529999516">
                  <w:marLeft w:val="0"/>
                  <w:marRight w:val="0"/>
                  <w:marTop w:val="0"/>
                  <w:marBottom w:val="0"/>
                  <w:divBdr>
                    <w:top w:val="none" w:sz="0" w:space="0" w:color="auto"/>
                    <w:left w:val="none" w:sz="0" w:space="0" w:color="auto"/>
                    <w:bottom w:val="none" w:sz="0" w:space="0" w:color="auto"/>
                    <w:right w:val="none" w:sz="0" w:space="0" w:color="auto"/>
                  </w:divBdr>
                </w:div>
                <w:div w:id="536041506">
                  <w:marLeft w:val="0"/>
                  <w:marRight w:val="0"/>
                  <w:marTop w:val="0"/>
                  <w:marBottom w:val="0"/>
                  <w:divBdr>
                    <w:top w:val="none" w:sz="0" w:space="0" w:color="auto"/>
                    <w:left w:val="none" w:sz="0" w:space="0" w:color="auto"/>
                    <w:bottom w:val="none" w:sz="0" w:space="0" w:color="auto"/>
                    <w:right w:val="none" w:sz="0" w:space="0" w:color="auto"/>
                  </w:divBdr>
                </w:div>
                <w:div w:id="539243898">
                  <w:marLeft w:val="0"/>
                  <w:marRight w:val="0"/>
                  <w:marTop w:val="0"/>
                  <w:marBottom w:val="0"/>
                  <w:divBdr>
                    <w:top w:val="none" w:sz="0" w:space="0" w:color="auto"/>
                    <w:left w:val="none" w:sz="0" w:space="0" w:color="auto"/>
                    <w:bottom w:val="none" w:sz="0" w:space="0" w:color="auto"/>
                    <w:right w:val="none" w:sz="0" w:space="0" w:color="auto"/>
                  </w:divBdr>
                </w:div>
                <w:div w:id="539778438">
                  <w:marLeft w:val="0"/>
                  <w:marRight w:val="0"/>
                  <w:marTop w:val="0"/>
                  <w:marBottom w:val="0"/>
                  <w:divBdr>
                    <w:top w:val="none" w:sz="0" w:space="0" w:color="auto"/>
                    <w:left w:val="none" w:sz="0" w:space="0" w:color="auto"/>
                    <w:bottom w:val="none" w:sz="0" w:space="0" w:color="auto"/>
                    <w:right w:val="none" w:sz="0" w:space="0" w:color="auto"/>
                  </w:divBdr>
                </w:div>
                <w:div w:id="540364330">
                  <w:marLeft w:val="0"/>
                  <w:marRight w:val="0"/>
                  <w:marTop w:val="0"/>
                  <w:marBottom w:val="0"/>
                  <w:divBdr>
                    <w:top w:val="none" w:sz="0" w:space="0" w:color="auto"/>
                    <w:left w:val="none" w:sz="0" w:space="0" w:color="auto"/>
                    <w:bottom w:val="none" w:sz="0" w:space="0" w:color="auto"/>
                    <w:right w:val="none" w:sz="0" w:space="0" w:color="auto"/>
                  </w:divBdr>
                </w:div>
                <w:div w:id="541213680">
                  <w:marLeft w:val="0"/>
                  <w:marRight w:val="0"/>
                  <w:marTop w:val="0"/>
                  <w:marBottom w:val="0"/>
                  <w:divBdr>
                    <w:top w:val="none" w:sz="0" w:space="0" w:color="auto"/>
                    <w:left w:val="none" w:sz="0" w:space="0" w:color="auto"/>
                    <w:bottom w:val="none" w:sz="0" w:space="0" w:color="auto"/>
                    <w:right w:val="none" w:sz="0" w:space="0" w:color="auto"/>
                  </w:divBdr>
                </w:div>
                <w:div w:id="543177569">
                  <w:marLeft w:val="0"/>
                  <w:marRight w:val="0"/>
                  <w:marTop w:val="0"/>
                  <w:marBottom w:val="0"/>
                  <w:divBdr>
                    <w:top w:val="none" w:sz="0" w:space="0" w:color="auto"/>
                    <w:left w:val="none" w:sz="0" w:space="0" w:color="auto"/>
                    <w:bottom w:val="none" w:sz="0" w:space="0" w:color="auto"/>
                    <w:right w:val="none" w:sz="0" w:space="0" w:color="auto"/>
                  </w:divBdr>
                </w:div>
                <w:div w:id="543564866">
                  <w:marLeft w:val="0"/>
                  <w:marRight w:val="0"/>
                  <w:marTop w:val="0"/>
                  <w:marBottom w:val="0"/>
                  <w:divBdr>
                    <w:top w:val="none" w:sz="0" w:space="0" w:color="auto"/>
                    <w:left w:val="none" w:sz="0" w:space="0" w:color="auto"/>
                    <w:bottom w:val="none" w:sz="0" w:space="0" w:color="auto"/>
                    <w:right w:val="none" w:sz="0" w:space="0" w:color="auto"/>
                  </w:divBdr>
                </w:div>
                <w:div w:id="549533295">
                  <w:marLeft w:val="0"/>
                  <w:marRight w:val="0"/>
                  <w:marTop w:val="0"/>
                  <w:marBottom w:val="0"/>
                  <w:divBdr>
                    <w:top w:val="none" w:sz="0" w:space="0" w:color="auto"/>
                    <w:left w:val="none" w:sz="0" w:space="0" w:color="auto"/>
                    <w:bottom w:val="none" w:sz="0" w:space="0" w:color="auto"/>
                    <w:right w:val="none" w:sz="0" w:space="0" w:color="auto"/>
                  </w:divBdr>
                </w:div>
                <w:div w:id="552546499">
                  <w:marLeft w:val="0"/>
                  <w:marRight w:val="0"/>
                  <w:marTop w:val="0"/>
                  <w:marBottom w:val="0"/>
                  <w:divBdr>
                    <w:top w:val="none" w:sz="0" w:space="0" w:color="auto"/>
                    <w:left w:val="none" w:sz="0" w:space="0" w:color="auto"/>
                    <w:bottom w:val="none" w:sz="0" w:space="0" w:color="auto"/>
                    <w:right w:val="none" w:sz="0" w:space="0" w:color="auto"/>
                  </w:divBdr>
                </w:div>
                <w:div w:id="554580908">
                  <w:marLeft w:val="0"/>
                  <w:marRight w:val="0"/>
                  <w:marTop w:val="0"/>
                  <w:marBottom w:val="0"/>
                  <w:divBdr>
                    <w:top w:val="none" w:sz="0" w:space="0" w:color="auto"/>
                    <w:left w:val="none" w:sz="0" w:space="0" w:color="auto"/>
                    <w:bottom w:val="none" w:sz="0" w:space="0" w:color="auto"/>
                    <w:right w:val="none" w:sz="0" w:space="0" w:color="auto"/>
                  </w:divBdr>
                </w:div>
                <w:div w:id="558980908">
                  <w:marLeft w:val="0"/>
                  <w:marRight w:val="0"/>
                  <w:marTop w:val="0"/>
                  <w:marBottom w:val="0"/>
                  <w:divBdr>
                    <w:top w:val="none" w:sz="0" w:space="0" w:color="auto"/>
                    <w:left w:val="none" w:sz="0" w:space="0" w:color="auto"/>
                    <w:bottom w:val="none" w:sz="0" w:space="0" w:color="auto"/>
                    <w:right w:val="none" w:sz="0" w:space="0" w:color="auto"/>
                  </w:divBdr>
                </w:div>
                <w:div w:id="559248960">
                  <w:marLeft w:val="0"/>
                  <w:marRight w:val="0"/>
                  <w:marTop w:val="0"/>
                  <w:marBottom w:val="0"/>
                  <w:divBdr>
                    <w:top w:val="none" w:sz="0" w:space="0" w:color="auto"/>
                    <w:left w:val="none" w:sz="0" w:space="0" w:color="auto"/>
                    <w:bottom w:val="none" w:sz="0" w:space="0" w:color="auto"/>
                    <w:right w:val="none" w:sz="0" w:space="0" w:color="auto"/>
                  </w:divBdr>
                </w:div>
                <w:div w:id="564071150">
                  <w:marLeft w:val="0"/>
                  <w:marRight w:val="0"/>
                  <w:marTop w:val="0"/>
                  <w:marBottom w:val="0"/>
                  <w:divBdr>
                    <w:top w:val="none" w:sz="0" w:space="0" w:color="auto"/>
                    <w:left w:val="none" w:sz="0" w:space="0" w:color="auto"/>
                    <w:bottom w:val="none" w:sz="0" w:space="0" w:color="auto"/>
                    <w:right w:val="none" w:sz="0" w:space="0" w:color="auto"/>
                  </w:divBdr>
                </w:div>
                <w:div w:id="564494174">
                  <w:marLeft w:val="0"/>
                  <w:marRight w:val="0"/>
                  <w:marTop w:val="0"/>
                  <w:marBottom w:val="0"/>
                  <w:divBdr>
                    <w:top w:val="none" w:sz="0" w:space="0" w:color="auto"/>
                    <w:left w:val="none" w:sz="0" w:space="0" w:color="auto"/>
                    <w:bottom w:val="none" w:sz="0" w:space="0" w:color="auto"/>
                    <w:right w:val="none" w:sz="0" w:space="0" w:color="auto"/>
                  </w:divBdr>
                </w:div>
                <w:div w:id="564603280">
                  <w:marLeft w:val="0"/>
                  <w:marRight w:val="0"/>
                  <w:marTop w:val="0"/>
                  <w:marBottom w:val="0"/>
                  <w:divBdr>
                    <w:top w:val="none" w:sz="0" w:space="0" w:color="auto"/>
                    <w:left w:val="none" w:sz="0" w:space="0" w:color="auto"/>
                    <w:bottom w:val="none" w:sz="0" w:space="0" w:color="auto"/>
                    <w:right w:val="none" w:sz="0" w:space="0" w:color="auto"/>
                  </w:divBdr>
                </w:div>
                <w:div w:id="564806090">
                  <w:marLeft w:val="0"/>
                  <w:marRight w:val="0"/>
                  <w:marTop w:val="0"/>
                  <w:marBottom w:val="0"/>
                  <w:divBdr>
                    <w:top w:val="none" w:sz="0" w:space="0" w:color="auto"/>
                    <w:left w:val="none" w:sz="0" w:space="0" w:color="auto"/>
                    <w:bottom w:val="none" w:sz="0" w:space="0" w:color="auto"/>
                    <w:right w:val="none" w:sz="0" w:space="0" w:color="auto"/>
                  </w:divBdr>
                </w:div>
                <w:div w:id="566190156">
                  <w:marLeft w:val="0"/>
                  <w:marRight w:val="0"/>
                  <w:marTop w:val="0"/>
                  <w:marBottom w:val="0"/>
                  <w:divBdr>
                    <w:top w:val="none" w:sz="0" w:space="0" w:color="auto"/>
                    <w:left w:val="none" w:sz="0" w:space="0" w:color="auto"/>
                    <w:bottom w:val="none" w:sz="0" w:space="0" w:color="auto"/>
                    <w:right w:val="none" w:sz="0" w:space="0" w:color="auto"/>
                  </w:divBdr>
                </w:div>
                <w:div w:id="566570826">
                  <w:marLeft w:val="0"/>
                  <w:marRight w:val="0"/>
                  <w:marTop w:val="0"/>
                  <w:marBottom w:val="0"/>
                  <w:divBdr>
                    <w:top w:val="none" w:sz="0" w:space="0" w:color="auto"/>
                    <w:left w:val="none" w:sz="0" w:space="0" w:color="auto"/>
                    <w:bottom w:val="none" w:sz="0" w:space="0" w:color="auto"/>
                    <w:right w:val="none" w:sz="0" w:space="0" w:color="auto"/>
                  </w:divBdr>
                </w:div>
                <w:div w:id="566840580">
                  <w:marLeft w:val="0"/>
                  <w:marRight w:val="0"/>
                  <w:marTop w:val="0"/>
                  <w:marBottom w:val="0"/>
                  <w:divBdr>
                    <w:top w:val="none" w:sz="0" w:space="0" w:color="auto"/>
                    <w:left w:val="none" w:sz="0" w:space="0" w:color="auto"/>
                    <w:bottom w:val="none" w:sz="0" w:space="0" w:color="auto"/>
                    <w:right w:val="none" w:sz="0" w:space="0" w:color="auto"/>
                  </w:divBdr>
                </w:div>
                <w:div w:id="567962263">
                  <w:marLeft w:val="0"/>
                  <w:marRight w:val="0"/>
                  <w:marTop w:val="0"/>
                  <w:marBottom w:val="0"/>
                  <w:divBdr>
                    <w:top w:val="none" w:sz="0" w:space="0" w:color="auto"/>
                    <w:left w:val="none" w:sz="0" w:space="0" w:color="auto"/>
                    <w:bottom w:val="none" w:sz="0" w:space="0" w:color="auto"/>
                    <w:right w:val="none" w:sz="0" w:space="0" w:color="auto"/>
                  </w:divBdr>
                </w:div>
                <w:div w:id="574780761">
                  <w:marLeft w:val="0"/>
                  <w:marRight w:val="0"/>
                  <w:marTop w:val="0"/>
                  <w:marBottom w:val="0"/>
                  <w:divBdr>
                    <w:top w:val="none" w:sz="0" w:space="0" w:color="auto"/>
                    <w:left w:val="none" w:sz="0" w:space="0" w:color="auto"/>
                    <w:bottom w:val="none" w:sz="0" w:space="0" w:color="auto"/>
                    <w:right w:val="none" w:sz="0" w:space="0" w:color="auto"/>
                  </w:divBdr>
                </w:div>
                <w:div w:id="577516767">
                  <w:marLeft w:val="0"/>
                  <w:marRight w:val="0"/>
                  <w:marTop w:val="0"/>
                  <w:marBottom w:val="0"/>
                  <w:divBdr>
                    <w:top w:val="none" w:sz="0" w:space="0" w:color="auto"/>
                    <w:left w:val="none" w:sz="0" w:space="0" w:color="auto"/>
                    <w:bottom w:val="none" w:sz="0" w:space="0" w:color="auto"/>
                    <w:right w:val="none" w:sz="0" w:space="0" w:color="auto"/>
                  </w:divBdr>
                </w:div>
                <w:div w:id="579290216">
                  <w:marLeft w:val="0"/>
                  <w:marRight w:val="0"/>
                  <w:marTop w:val="0"/>
                  <w:marBottom w:val="0"/>
                  <w:divBdr>
                    <w:top w:val="none" w:sz="0" w:space="0" w:color="auto"/>
                    <w:left w:val="none" w:sz="0" w:space="0" w:color="auto"/>
                    <w:bottom w:val="none" w:sz="0" w:space="0" w:color="auto"/>
                    <w:right w:val="none" w:sz="0" w:space="0" w:color="auto"/>
                  </w:divBdr>
                </w:div>
                <w:div w:id="581258635">
                  <w:marLeft w:val="0"/>
                  <w:marRight w:val="0"/>
                  <w:marTop w:val="0"/>
                  <w:marBottom w:val="0"/>
                  <w:divBdr>
                    <w:top w:val="none" w:sz="0" w:space="0" w:color="auto"/>
                    <w:left w:val="none" w:sz="0" w:space="0" w:color="auto"/>
                    <w:bottom w:val="none" w:sz="0" w:space="0" w:color="auto"/>
                    <w:right w:val="none" w:sz="0" w:space="0" w:color="auto"/>
                  </w:divBdr>
                </w:div>
                <w:div w:id="582490075">
                  <w:marLeft w:val="0"/>
                  <w:marRight w:val="0"/>
                  <w:marTop w:val="0"/>
                  <w:marBottom w:val="0"/>
                  <w:divBdr>
                    <w:top w:val="none" w:sz="0" w:space="0" w:color="auto"/>
                    <w:left w:val="none" w:sz="0" w:space="0" w:color="auto"/>
                    <w:bottom w:val="none" w:sz="0" w:space="0" w:color="auto"/>
                    <w:right w:val="none" w:sz="0" w:space="0" w:color="auto"/>
                  </w:divBdr>
                </w:div>
                <w:div w:id="586496577">
                  <w:marLeft w:val="0"/>
                  <w:marRight w:val="0"/>
                  <w:marTop w:val="0"/>
                  <w:marBottom w:val="0"/>
                  <w:divBdr>
                    <w:top w:val="none" w:sz="0" w:space="0" w:color="auto"/>
                    <w:left w:val="none" w:sz="0" w:space="0" w:color="auto"/>
                    <w:bottom w:val="none" w:sz="0" w:space="0" w:color="auto"/>
                    <w:right w:val="none" w:sz="0" w:space="0" w:color="auto"/>
                  </w:divBdr>
                </w:div>
                <w:div w:id="587079723">
                  <w:marLeft w:val="0"/>
                  <w:marRight w:val="0"/>
                  <w:marTop w:val="0"/>
                  <w:marBottom w:val="0"/>
                  <w:divBdr>
                    <w:top w:val="none" w:sz="0" w:space="0" w:color="auto"/>
                    <w:left w:val="none" w:sz="0" w:space="0" w:color="auto"/>
                    <w:bottom w:val="none" w:sz="0" w:space="0" w:color="auto"/>
                    <w:right w:val="none" w:sz="0" w:space="0" w:color="auto"/>
                  </w:divBdr>
                </w:div>
                <w:div w:id="592278610">
                  <w:marLeft w:val="0"/>
                  <w:marRight w:val="0"/>
                  <w:marTop w:val="0"/>
                  <w:marBottom w:val="0"/>
                  <w:divBdr>
                    <w:top w:val="none" w:sz="0" w:space="0" w:color="auto"/>
                    <w:left w:val="none" w:sz="0" w:space="0" w:color="auto"/>
                    <w:bottom w:val="none" w:sz="0" w:space="0" w:color="auto"/>
                    <w:right w:val="none" w:sz="0" w:space="0" w:color="auto"/>
                  </w:divBdr>
                </w:div>
                <w:div w:id="595989544">
                  <w:marLeft w:val="0"/>
                  <w:marRight w:val="0"/>
                  <w:marTop w:val="0"/>
                  <w:marBottom w:val="0"/>
                  <w:divBdr>
                    <w:top w:val="none" w:sz="0" w:space="0" w:color="auto"/>
                    <w:left w:val="none" w:sz="0" w:space="0" w:color="auto"/>
                    <w:bottom w:val="none" w:sz="0" w:space="0" w:color="auto"/>
                    <w:right w:val="none" w:sz="0" w:space="0" w:color="auto"/>
                  </w:divBdr>
                </w:div>
                <w:div w:id="596448093">
                  <w:marLeft w:val="0"/>
                  <w:marRight w:val="0"/>
                  <w:marTop w:val="0"/>
                  <w:marBottom w:val="0"/>
                  <w:divBdr>
                    <w:top w:val="none" w:sz="0" w:space="0" w:color="auto"/>
                    <w:left w:val="none" w:sz="0" w:space="0" w:color="auto"/>
                    <w:bottom w:val="none" w:sz="0" w:space="0" w:color="auto"/>
                    <w:right w:val="none" w:sz="0" w:space="0" w:color="auto"/>
                  </w:divBdr>
                </w:div>
                <w:div w:id="596527523">
                  <w:marLeft w:val="0"/>
                  <w:marRight w:val="0"/>
                  <w:marTop w:val="0"/>
                  <w:marBottom w:val="0"/>
                  <w:divBdr>
                    <w:top w:val="none" w:sz="0" w:space="0" w:color="auto"/>
                    <w:left w:val="none" w:sz="0" w:space="0" w:color="auto"/>
                    <w:bottom w:val="none" w:sz="0" w:space="0" w:color="auto"/>
                    <w:right w:val="none" w:sz="0" w:space="0" w:color="auto"/>
                  </w:divBdr>
                </w:div>
                <w:div w:id="597757939">
                  <w:marLeft w:val="0"/>
                  <w:marRight w:val="0"/>
                  <w:marTop w:val="0"/>
                  <w:marBottom w:val="0"/>
                  <w:divBdr>
                    <w:top w:val="none" w:sz="0" w:space="0" w:color="auto"/>
                    <w:left w:val="none" w:sz="0" w:space="0" w:color="auto"/>
                    <w:bottom w:val="none" w:sz="0" w:space="0" w:color="auto"/>
                    <w:right w:val="none" w:sz="0" w:space="0" w:color="auto"/>
                  </w:divBdr>
                </w:div>
                <w:div w:id="599726294">
                  <w:marLeft w:val="0"/>
                  <w:marRight w:val="0"/>
                  <w:marTop w:val="0"/>
                  <w:marBottom w:val="0"/>
                  <w:divBdr>
                    <w:top w:val="none" w:sz="0" w:space="0" w:color="auto"/>
                    <w:left w:val="none" w:sz="0" w:space="0" w:color="auto"/>
                    <w:bottom w:val="none" w:sz="0" w:space="0" w:color="auto"/>
                    <w:right w:val="none" w:sz="0" w:space="0" w:color="auto"/>
                  </w:divBdr>
                </w:div>
                <w:div w:id="600602260">
                  <w:marLeft w:val="0"/>
                  <w:marRight w:val="0"/>
                  <w:marTop w:val="0"/>
                  <w:marBottom w:val="0"/>
                  <w:divBdr>
                    <w:top w:val="none" w:sz="0" w:space="0" w:color="auto"/>
                    <w:left w:val="none" w:sz="0" w:space="0" w:color="auto"/>
                    <w:bottom w:val="none" w:sz="0" w:space="0" w:color="auto"/>
                    <w:right w:val="none" w:sz="0" w:space="0" w:color="auto"/>
                  </w:divBdr>
                </w:div>
                <w:div w:id="600992624">
                  <w:marLeft w:val="0"/>
                  <w:marRight w:val="0"/>
                  <w:marTop w:val="0"/>
                  <w:marBottom w:val="0"/>
                  <w:divBdr>
                    <w:top w:val="none" w:sz="0" w:space="0" w:color="auto"/>
                    <w:left w:val="none" w:sz="0" w:space="0" w:color="auto"/>
                    <w:bottom w:val="none" w:sz="0" w:space="0" w:color="auto"/>
                    <w:right w:val="none" w:sz="0" w:space="0" w:color="auto"/>
                  </w:divBdr>
                </w:div>
                <w:div w:id="602684107">
                  <w:marLeft w:val="0"/>
                  <w:marRight w:val="0"/>
                  <w:marTop w:val="0"/>
                  <w:marBottom w:val="0"/>
                  <w:divBdr>
                    <w:top w:val="none" w:sz="0" w:space="0" w:color="auto"/>
                    <w:left w:val="none" w:sz="0" w:space="0" w:color="auto"/>
                    <w:bottom w:val="none" w:sz="0" w:space="0" w:color="auto"/>
                    <w:right w:val="none" w:sz="0" w:space="0" w:color="auto"/>
                  </w:divBdr>
                </w:div>
                <w:div w:id="604385690">
                  <w:marLeft w:val="0"/>
                  <w:marRight w:val="0"/>
                  <w:marTop w:val="0"/>
                  <w:marBottom w:val="0"/>
                  <w:divBdr>
                    <w:top w:val="none" w:sz="0" w:space="0" w:color="auto"/>
                    <w:left w:val="none" w:sz="0" w:space="0" w:color="auto"/>
                    <w:bottom w:val="none" w:sz="0" w:space="0" w:color="auto"/>
                    <w:right w:val="none" w:sz="0" w:space="0" w:color="auto"/>
                  </w:divBdr>
                </w:div>
                <w:div w:id="606159684">
                  <w:marLeft w:val="0"/>
                  <w:marRight w:val="0"/>
                  <w:marTop w:val="0"/>
                  <w:marBottom w:val="0"/>
                  <w:divBdr>
                    <w:top w:val="none" w:sz="0" w:space="0" w:color="auto"/>
                    <w:left w:val="none" w:sz="0" w:space="0" w:color="auto"/>
                    <w:bottom w:val="none" w:sz="0" w:space="0" w:color="auto"/>
                    <w:right w:val="none" w:sz="0" w:space="0" w:color="auto"/>
                  </w:divBdr>
                </w:div>
                <w:div w:id="606426676">
                  <w:marLeft w:val="0"/>
                  <w:marRight w:val="0"/>
                  <w:marTop w:val="0"/>
                  <w:marBottom w:val="0"/>
                  <w:divBdr>
                    <w:top w:val="none" w:sz="0" w:space="0" w:color="auto"/>
                    <w:left w:val="none" w:sz="0" w:space="0" w:color="auto"/>
                    <w:bottom w:val="none" w:sz="0" w:space="0" w:color="auto"/>
                    <w:right w:val="none" w:sz="0" w:space="0" w:color="auto"/>
                  </w:divBdr>
                </w:div>
                <w:div w:id="606960143">
                  <w:marLeft w:val="0"/>
                  <w:marRight w:val="0"/>
                  <w:marTop w:val="0"/>
                  <w:marBottom w:val="0"/>
                  <w:divBdr>
                    <w:top w:val="none" w:sz="0" w:space="0" w:color="auto"/>
                    <w:left w:val="none" w:sz="0" w:space="0" w:color="auto"/>
                    <w:bottom w:val="none" w:sz="0" w:space="0" w:color="auto"/>
                    <w:right w:val="none" w:sz="0" w:space="0" w:color="auto"/>
                  </w:divBdr>
                </w:div>
                <w:div w:id="608858471">
                  <w:marLeft w:val="0"/>
                  <w:marRight w:val="0"/>
                  <w:marTop w:val="0"/>
                  <w:marBottom w:val="0"/>
                  <w:divBdr>
                    <w:top w:val="none" w:sz="0" w:space="0" w:color="auto"/>
                    <w:left w:val="none" w:sz="0" w:space="0" w:color="auto"/>
                    <w:bottom w:val="none" w:sz="0" w:space="0" w:color="auto"/>
                    <w:right w:val="none" w:sz="0" w:space="0" w:color="auto"/>
                  </w:divBdr>
                </w:div>
                <w:div w:id="609898921">
                  <w:marLeft w:val="0"/>
                  <w:marRight w:val="0"/>
                  <w:marTop w:val="0"/>
                  <w:marBottom w:val="0"/>
                  <w:divBdr>
                    <w:top w:val="none" w:sz="0" w:space="0" w:color="auto"/>
                    <w:left w:val="none" w:sz="0" w:space="0" w:color="auto"/>
                    <w:bottom w:val="none" w:sz="0" w:space="0" w:color="auto"/>
                    <w:right w:val="none" w:sz="0" w:space="0" w:color="auto"/>
                  </w:divBdr>
                </w:div>
                <w:div w:id="611012190">
                  <w:marLeft w:val="0"/>
                  <w:marRight w:val="0"/>
                  <w:marTop w:val="0"/>
                  <w:marBottom w:val="0"/>
                  <w:divBdr>
                    <w:top w:val="none" w:sz="0" w:space="0" w:color="auto"/>
                    <w:left w:val="none" w:sz="0" w:space="0" w:color="auto"/>
                    <w:bottom w:val="none" w:sz="0" w:space="0" w:color="auto"/>
                    <w:right w:val="none" w:sz="0" w:space="0" w:color="auto"/>
                  </w:divBdr>
                </w:div>
                <w:div w:id="611978549">
                  <w:marLeft w:val="0"/>
                  <w:marRight w:val="0"/>
                  <w:marTop w:val="0"/>
                  <w:marBottom w:val="0"/>
                  <w:divBdr>
                    <w:top w:val="none" w:sz="0" w:space="0" w:color="auto"/>
                    <w:left w:val="none" w:sz="0" w:space="0" w:color="auto"/>
                    <w:bottom w:val="none" w:sz="0" w:space="0" w:color="auto"/>
                    <w:right w:val="none" w:sz="0" w:space="0" w:color="auto"/>
                  </w:divBdr>
                </w:div>
                <w:div w:id="613294912">
                  <w:marLeft w:val="0"/>
                  <w:marRight w:val="0"/>
                  <w:marTop w:val="0"/>
                  <w:marBottom w:val="0"/>
                  <w:divBdr>
                    <w:top w:val="none" w:sz="0" w:space="0" w:color="auto"/>
                    <w:left w:val="none" w:sz="0" w:space="0" w:color="auto"/>
                    <w:bottom w:val="none" w:sz="0" w:space="0" w:color="auto"/>
                    <w:right w:val="none" w:sz="0" w:space="0" w:color="auto"/>
                  </w:divBdr>
                </w:div>
                <w:div w:id="614755245">
                  <w:marLeft w:val="0"/>
                  <w:marRight w:val="0"/>
                  <w:marTop w:val="0"/>
                  <w:marBottom w:val="0"/>
                  <w:divBdr>
                    <w:top w:val="none" w:sz="0" w:space="0" w:color="auto"/>
                    <w:left w:val="none" w:sz="0" w:space="0" w:color="auto"/>
                    <w:bottom w:val="none" w:sz="0" w:space="0" w:color="auto"/>
                    <w:right w:val="none" w:sz="0" w:space="0" w:color="auto"/>
                  </w:divBdr>
                </w:div>
                <w:div w:id="617183431">
                  <w:marLeft w:val="0"/>
                  <w:marRight w:val="0"/>
                  <w:marTop w:val="0"/>
                  <w:marBottom w:val="0"/>
                  <w:divBdr>
                    <w:top w:val="none" w:sz="0" w:space="0" w:color="auto"/>
                    <w:left w:val="none" w:sz="0" w:space="0" w:color="auto"/>
                    <w:bottom w:val="none" w:sz="0" w:space="0" w:color="auto"/>
                    <w:right w:val="none" w:sz="0" w:space="0" w:color="auto"/>
                  </w:divBdr>
                </w:div>
                <w:div w:id="617839086">
                  <w:marLeft w:val="0"/>
                  <w:marRight w:val="0"/>
                  <w:marTop w:val="0"/>
                  <w:marBottom w:val="0"/>
                  <w:divBdr>
                    <w:top w:val="none" w:sz="0" w:space="0" w:color="auto"/>
                    <w:left w:val="none" w:sz="0" w:space="0" w:color="auto"/>
                    <w:bottom w:val="none" w:sz="0" w:space="0" w:color="auto"/>
                    <w:right w:val="none" w:sz="0" w:space="0" w:color="auto"/>
                  </w:divBdr>
                </w:div>
                <w:div w:id="623923268">
                  <w:marLeft w:val="0"/>
                  <w:marRight w:val="0"/>
                  <w:marTop w:val="0"/>
                  <w:marBottom w:val="0"/>
                  <w:divBdr>
                    <w:top w:val="none" w:sz="0" w:space="0" w:color="auto"/>
                    <w:left w:val="none" w:sz="0" w:space="0" w:color="auto"/>
                    <w:bottom w:val="none" w:sz="0" w:space="0" w:color="auto"/>
                    <w:right w:val="none" w:sz="0" w:space="0" w:color="auto"/>
                  </w:divBdr>
                </w:div>
                <w:div w:id="624045430">
                  <w:marLeft w:val="0"/>
                  <w:marRight w:val="0"/>
                  <w:marTop w:val="0"/>
                  <w:marBottom w:val="0"/>
                  <w:divBdr>
                    <w:top w:val="none" w:sz="0" w:space="0" w:color="auto"/>
                    <w:left w:val="none" w:sz="0" w:space="0" w:color="auto"/>
                    <w:bottom w:val="none" w:sz="0" w:space="0" w:color="auto"/>
                    <w:right w:val="none" w:sz="0" w:space="0" w:color="auto"/>
                  </w:divBdr>
                </w:div>
                <w:div w:id="624628139">
                  <w:marLeft w:val="0"/>
                  <w:marRight w:val="0"/>
                  <w:marTop w:val="0"/>
                  <w:marBottom w:val="0"/>
                  <w:divBdr>
                    <w:top w:val="none" w:sz="0" w:space="0" w:color="auto"/>
                    <w:left w:val="none" w:sz="0" w:space="0" w:color="auto"/>
                    <w:bottom w:val="none" w:sz="0" w:space="0" w:color="auto"/>
                    <w:right w:val="none" w:sz="0" w:space="0" w:color="auto"/>
                  </w:divBdr>
                </w:div>
                <w:div w:id="626199224">
                  <w:marLeft w:val="0"/>
                  <w:marRight w:val="0"/>
                  <w:marTop w:val="0"/>
                  <w:marBottom w:val="0"/>
                  <w:divBdr>
                    <w:top w:val="none" w:sz="0" w:space="0" w:color="auto"/>
                    <w:left w:val="none" w:sz="0" w:space="0" w:color="auto"/>
                    <w:bottom w:val="none" w:sz="0" w:space="0" w:color="auto"/>
                    <w:right w:val="none" w:sz="0" w:space="0" w:color="auto"/>
                  </w:divBdr>
                </w:div>
                <w:div w:id="632515603">
                  <w:marLeft w:val="0"/>
                  <w:marRight w:val="0"/>
                  <w:marTop w:val="0"/>
                  <w:marBottom w:val="0"/>
                  <w:divBdr>
                    <w:top w:val="none" w:sz="0" w:space="0" w:color="auto"/>
                    <w:left w:val="none" w:sz="0" w:space="0" w:color="auto"/>
                    <w:bottom w:val="none" w:sz="0" w:space="0" w:color="auto"/>
                    <w:right w:val="none" w:sz="0" w:space="0" w:color="auto"/>
                  </w:divBdr>
                </w:div>
                <w:div w:id="633215223">
                  <w:marLeft w:val="0"/>
                  <w:marRight w:val="0"/>
                  <w:marTop w:val="0"/>
                  <w:marBottom w:val="0"/>
                  <w:divBdr>
                    <w:top w:val="none" w:sz="0" w:space="0" w:color="auto"/>
                    <w:left w:val="none" w:sz="0" w:space="0" w:color="auto"/>
                    <w:bottom w:val="none" w:sz="0" w:space="0" w:color="auto"/>
                    <w:right w:val="none" w:sz="0" w:space="0" w:color="auto"/>
                  </w:divBdr>
                </w:div>
                <w:div w:id="634723456">
                  <w:marLeft w:val="0"/>
                  <w:marRight w:val="0"/>
                  <w:marTop w:val="0"/>
                  <w:marBottom w:val="0"/>
                  <w:divBdr>
                    <w:top w:val="none" w:sz="0" w:space="0" w:color="auto"/>
                    <w:left w:val="none" w:sz="0" w:space="0" w:color="auto"/>
                    <w:bottom w:val="none" w:sz="0" w:space="0" w:color="auto"/>
                    <w:right w:val="none" w:sz="0" w:space="0" w:color="auto"/>
                  </w:divBdr>
                </w:div>
                <w:div w:id="636448185">
                  <w:marLeft w:val="0"/>
                  <w:marRight w:val="0"/>
                  <w:marTop w:val="0"/>
                  <w:marBottom w:val="0"/>
                  <w:divBdr>
                    <w:top w:val="none" w:sz="0" w:space="0" w:color="auto"/>
                    <w:left w:val="none" w:sz="0" w:space="0" w:color="auto"/>
                    <w:bottom w:val="none" w:sz="0" w:space="0" w:color="auto"/>
                    <w:right w:val="none" w:sz="0" w:space="0" w:color="auto"/>
                  </w:divBdr>
                </w:div>
                <w:div w:id="636570353">
                  <w:marLeft w:val="0"/>
                  <w:marRight w:val="0"/>
                  <w:marTop w:val="0"/>
                  <w:marBottom w:val="0"/>
                  <w:divBdr>
                    <w:top w:val="none" w:sz="0" w:space="0" w:color="auto"/>
                    <w:left w:val="none" w:sz="0" w:space="0" w:color="auto"/>
                    <w:bottom w:val="none" w:sz="0" w:space="0" w:color="auto"/>
                    <w:right w:val="none" w:sz="0" w:space="0" w:color="auto"/>
                  </w:divBdr>
                </w:div>
                <w:div w:id="638075991">
                  <w:marLeft w:val="0"/>
                  <w:marRight w:val="0"/>
                  <w:marTop w:val="0"/>
                  <w:marBottom w:val="0"/>
                  <w:divBdr>
                    <w:top w:val="none" w:sz="0" w:space="0" w:color="auto"/>
                    <w:left w:val="none" w:sz="0" w:space="0" w:color="auto"/>
                    <w:bottom w:val="none" w:sz="0" w:space="0" w:color="auto"/>
                    <w:right w:val="none" w:sz="0" w:space="0" w:color="auto"/>
                  </w:divBdr>
                </w:div>
                <w:div w:id="640161323">
                  <w:marLeft w:val="0"/>
                  <w:marRight w:val="0"/>
                  <w:marTop w:val="0"/>
                  <w:marBottom w:val="0"/>
                  <w:divBdr>
                    <w:top w:val="none" w:sz="0" w:space="0" w:color="auto"/>
                    <w:left w:val="none" w:sz="0" w:space="0" w:color="auto"/>
                    <w:bottom w:val="none" w:sz="0" w:space="0" w:color="auto"/>
                    <w:right w:val="none" w:sz="0" w:space="0" w:color="auto"/>
                  </w:divBdr>
                </w:div>
                <w:div w:id="640690814">
                  <w:marLeft w:val="0"/>
                  <w:marRight w:val="0"/>
                  <w:marTop w:val="0"/>
                  <w:marBottom w:val="0"/>
                  <w:divBdr>
                    <w:top w:val="none" w:sz="0" w:space="0" w:color="auto"/>
                    <w:left w:val="none" w:sz="0" w:space="0" w:color="auto"/>
                    <w:bottom w:val="none" w:sz="0" w:space="0" w:color="auto"/>
                    <w:right w:val="none" w:sz="0" w:space="0" w:color="auto"/>
                  </w:divBdr>
                </w:div>
                <w:div w:id="641351104">
                  <w:marLeft w:val="0"/>
                  <w:marRight w:val="0"/>
                  <w:marTop w:val="0"/>
                  <w:marBottom w:val="0"/>
                  <w:divBdr>
                    <w:top w:val="none" w:sz="0" w:space="0" w:color="auto"/>
                    <w:left w:val="none" w:sz="0" w:space="0" w:color="auto"/>
                    <w:bottom w:val="none" w:sz="0" w:space="0" w:color="auto"/>
                    <w:right w:val="none" w:sz="0" w:space="0" w:color="auto"/>
                  </w:divBdr>
                </w:div>
                <w:div w:id="642273114">
                  <w:marLeft w:val="0"/>
                  <w:marRight w:val="0"/>
                  <w:marTop w:val="0"/>
                  <w:marBottom w:val="0"/>
                  <w:divBdr>
                    <w:top w:val="none" w:sz="0" w:space="0" w:color="auto"/>
                    <w:left w:val="none" w:sz="0" w:space="0" w:color="auto"/>
                    <w:bottom w:val="none" w:sz="0" w:space="0" w:color="auto"/>
                    <w:right w:val="none" w:sz="0" w:space="0" w:color="auto"/>
                  </w:divBdr>
                </w:div>
                <w:div w:id="647245281">
                  <w:marLeft w:val="0"/>
                  <w:marRight w:val="0"/>
                  <w:marTop w:val="0"/>
                  <w:marBottom w:val="0"/>
                  <w:divBdr>
                    <w:top w:val="none" w:sz="0" w:space="0" w:color="auto"/>
                    <w:left w:val="none" w:sz="0" w:space="0" w:color="auto"/>
                    <w:bottom w:val="none" w:sz="0" w:space="0" w:color="auto"/>
                    <w:right w:val="none" w:sz="0" w:space="0" w:color="auto"/>
                  </w:divBdr>
                </w:div>
                <w:div w:id="647637966">
                  <w:marLeft w:val="0"/>
                  <w:marRight w:val="0"/>
                  <w:marTop w:val="0"/>
                  <w:marBottom w:val="0"/>
                  <w:divBdr>
                    <w:top w:val="none" w:sz="0" w:space="0" w:color="auto"/>
                    <w:left w:val="none" w:sz="0" w:space="0" w:color="auto"/>
                    <w:bottom w:val="none" w:sz="0" w:space="0" w:color="auto"/>
                    <w:right w:val="none" w:sz="0" w:space="0" w:color="auto"/>
                  </w:divBdr>
                </w:div>
                <w:div w:id="650447865">
                  <w:marLeft w:val="0"/>
                  <w:marRight w:val="0"/>
                  <w:marTop w:val="0"/>
                  <w:marBottom w:val="0"/>
                  <w:divBdr>
                    <w:top w:val="none" w:sz="0" w:space="0" w:color="auto"/>
                    <w:left w:val="none" w:sz="0" w:space="0" w:color="auto"/>
                    <w:bottom w:val="none" w:sz="0" w:space="0" w:color="auto"/>
                    <w:right w:val="none" w:sz="0" w:space="0" w:color="auto"/>
                  </w:divBdr>
                </w:div>
                <w:div w:id="652149243">
                  <w:marLeft w:val="0"/>
                  <w:marRight w:val="0"/>
                  <w:marTop w:val="0"/>
                  <w:marBottom w:val="0"/>
                  <w:divBdr>
                    <w:top w:val="none" w:sz="0" w:space="0" w:color="auto"/>
                    <w:left w:val="none" w:sz="0" w:space="0" w:color="auto"/>
                    <w:bottom w:val="none" w:sz="0" w:space="0" w:color="auto"/>
                    <w:right w:val="none" w:sz="0" w:space="0" w:color="auto"/>
                  </w:divBdr>
                </w:div>
                <w:div w:id="652442929">
                  <w:marLeft w:val="0"/>
                  <w:marRight w:val="0"/>
                  <w:marTop w:val="0"/>
                  <w:marBottom w:val="0"/>
                  <w:divBdr>
                    <w:top w:val="none" w:sz="0" w:space="0" w:color="auto"/>
                    <w:left w:val="none" w:sz="0" w:space="0" w:color="auto"/>
                    <w:bottom w:val="none" w:sz="0" w:space="0" w:color="auto"/>
                    <w:right w:val="none" w:sz="0" w:space="0" w:color="auto"/>
                  </w:divBdr>
                </w:div>
                <w:div w:id="654990530">
                  <w:marLeft w:val="0"/>
                  <w:marRight w:val="0"/>
                  <w:marTop w:val="0"/>
                  <w:marBottom w:val="0"/>
                  <w:divBdr>
                    <w:top w:val="none" w:sz="0" w:space="0" w:color="auto"/>
                    <w:left w:val="none" w:sz="0" w:space="0" w:color="auto"/>
                    <w:bottom w:val="none" w:sz="0" w:space="0" w:color="auto"/>
                    <w:right w:val="none" w:sz="0" w:space="0" w:color="auto"/>
                  </w:divBdr>
                </w:div>
                <w:div w:id="655184703">
                  <w:marLeft w:val="0"/>
                  <w:marRight w:val="0"/>
                  <w:marTop w:val="0"/>
                  <w:marBottom w:val="0"/>
                  <w:divBdr>
                    <w:top w:val="none" w:sz="0" w:space="0" w:color="auto"/>
                    <w:left w:val="none" w:sz="0" w:space="0" w:color="auto"/>
                    <w:bottom w:val="none" w:sz="0" w:space="0" w:color="auto"/>
                    <w:right w:val="none" w:sz="0" w:space="0" w:color="auto"/>
                  </w:divBdr>
                </w:div>
                <w:div w:id="655258938">
                  <w:marLeft w:val="0"/>
                  <w:marRight w:val="0"/>
                  <w:marTop w:val="0"/>
                  <w:marBottom w:val="0"/>
                  <w:divBdr>
                    <w:top w:val="none" w:sz="0" w:space="0" w:color="auto"/>
                    <w:left w:val="none" w:sz="0" w:space="0" w:color="auto"/>
                    <w:bottom w:val="none" w:sz="0" w:space="0" w:color="auto"/>
                    <w:right w:val="none" w:sz="0" w:space="0" w:color="auto"/>
                  </w:divBdr>
                </w:div>
                <w:div w:id="656112431">
                  <w:marLeft w:val="0"/>
                  <w:marRight w:val="0"/>
                  <w:marTop w:val="0"/>
                  <w:marBottom w:val="0"/>
                  <w:divBdr>
                    <w:top w:val="none" w:sz="0" w:space="0" w:color="auto"/>
                    <w:left w:val="none" w:sz="0" w:space="0" w:color="auto"/>
                    <w:bottom w:val="none" w:sz="0" w:space="0" w:color="auto"/>
                    <w:right w:val="none" w:sz="0" w:space="0" w:color="auto"/>
                  </w:divBdr>
                </w:div>
                <w:div w:id="658702496">
                  <w:marLeft w:val="0"/>
                  <w:marRight w:val="0"/>
                  <w:marTop w:val="0"/>
                  <w:marBottom w:val="0"/>
                  <w:divBdr>
                    <w:top w:val="none" w:sz="0" w:space="0" w:color="auto"/>
                    <w:left w:val="none" w:sz="0" w:space="0" w:color="auto"/>
                    <w:bottom w:val="none" w:sz="0" w:space="0" w:color="auto"/>
                    <w:right w:val="none" w:sz="0" w:space="0" w:color="auto"/>
                  </w:divBdr>
                </w:div>
                <w:div w:id="659652055">
                  <w:marLeft w:val="0"/>
                  <w:marRight w:val="0"/>
                  <w:marTop w:val="0"/>
                  <w:marBottom w:val="0"/>
                  <w:divBdr>
                    <w:top w:val="none" w:sz="0" w:space="0" w:color="auto"/>
                    <w:left w:val="none" w:sz="0" w:space="0" w:color="auto"/>
                    <w:bottom w:val="none" w:sz="0" w:space="0" w:color="auto"/>
                    <w:right w:val="none" w:sz="0" w:space="0" w:color="auto"/>
                  </w:divBdr>
                </w:div>
                <w:div w:id="660079689">
                  <w:marLeft w:val="0"/>
                  <w:marRight w:val="0"/>
                  <w:marTop w:val="0"/>
                  <w:marBottom w:val="0"/>
                  <w:divBdr>
                    <w:top w:val="none" w:sz="0" w:space="0" w:color="auto"/>
                    <w:left w:val="none" w:sz="0" w:space="0" w:color="auto"/>
                    <w:bottom w:val="none" w:sz="0" w:space="0" w:color="auto"/>
                    <w:right w:val="none" w:sz="0" w:space="0" w:color="auto"/>
                  </w:divBdr>
                </w:div>
                <w:div w:id="661154496">
                  <w:marLeft w:val="0"/>
                  <w:marRight w:val="0"/>
                  <w:marTop w:val="0"/>
                  <w:marBottom w:val="0"/>
                  <w:divBdr>
                    <w:top w:val="none" w:sz="0" w:space="0" w:color="auto"/>
                    <w:left w:val="none" w:sz="0" w:space="0" w:color="auto"/>
                    <w:bottom w:val="none" w:sz="0" w:space="0" w:color="auto"/>
                    <w:right w:val="none" w:sz="0" w:space="0" w:color="auto"/>
                  </w:divBdr>
                </w:div>
                <w:div w:id="662316634">
                  <w:marLeft w:val="0"/>
                  <w:marRight w:val="0"/>
                  <w:marTop w:val="0"/>
                  <w:marBottom w:val="0"/>
                  <w:divBdr>
                    <w:top w:val="none" w:sz="0" w:space="0" w:color="auto"/>
                    <w:left w:val="none" w:sz="0" w:space="0" w:color="auto"/>
                    <w:bottom w:val="none" w:sz="0" w:space="0" w:color="auto"/>
                    <w:right w:val="none" w:sz="0" w:space="0" w:color="auto"/>
                  </w:divBdr>
                </w:div>
                <w:div w:id="662659641">
                  <w:marLeft w:val="0"/>
                  <w:marRight w:val="0"/>
                  <w:marTop w:val="0"/>
                  <w:marBottom w:val="0"/>
                  <w:divBdr>
                    <w:top w:val="none" w:sz="0" w:space="0" w:color="auto"/>
                    <w:left w:val="none" w:sz="0" w:space="0" w:color="auto"/>
                    <w:bottom w:val="none" w:sz="0" w:space="0" w:color="auto"/>
                    <w:right w:val="none" w:sz="0" w:space="0" w:color="auto"/>
                  </w:divBdr>
                </w:div>
                <w:div w:id="663357718">
                  <w:marLeft w:val="0"/>
                  <w:marRight w:val="0"/>
                  <w:marTop w:val="0"/>
                  <w:marBottom w:val="0"/>
                  <w:divBdr>
                    <w:top w:val="none" w:sz="0" w:space="0" w:color="auto"/>
                    <w:left w:val="none" w:sz="0" w:space="0" w:color="auto"/>
                    <w:bottom w:val="none" w:sz="0" w:space="0" w:color="auto"/>
                    <w:right w:val="none" w:sz="0" w:space="0" w:color="auto"/>
                  </w:divBdr>
                </w:div>
                <w:div w:id="663507001">
                  <w:marLeft w:val="0"/>
                  <w:marRight w:val="0"/>
                  <w:marTop w:val="0"/>
                  <w:marBottom w:val="0"/>
                  <w:divBdr>
                    <w:top w:val="none" w:sz="0" w:space="0" w:color="auto"/>
                    <w:left w:val="none" w:sz="0" w:space="0" w:color="auto"/>
                    <w:bottom w:val="none" w:sz="0" w:space="0" w:color="auto"/>
                    <w:right w:val="none" w:sz="0" w:space="0" w:color="auto"/>
                  </w:divBdr>
                </w:div>
                <w:div w:id="665672217">
                  <w:marLeft w:val="0"/>
                  <w:marRight w:val="0"/>
                  <w:marTop w:val="0"/>
                  <w:marBottom w:val="0"/>
                  <w:divBdr>
                    <w:top w:val="none" w:sz="0" w:space="0" w:color="auto"/>
                    <w:left w:val="none" w:sz="0" w:space="0" w:color="auto"/>
                    <w:bottom w:val="none" w:sz="0" w:space="0" w:color="auto"/>
                    <w:right w:val="none" w:sz="0" w:space="0" w:color="auto"/>
                  </w:divBdr>
                </w:div>
                <w:div w:id="665741384">
                  <w:marLeft w:val="0"/>
                  <w:marRight w:val="0"/>
                  <w:marTop w:val="0"/>
                  <w:marBottom w:val="0"/>
                  <w:divBdr>
                    <w:top w:val="none" w:sz="0" w:space="0" w:color="auto"/>
                    <w:left w:val="none" w:sz="0" w:space="0" w:color="auto"/>
                    <w:bottom w:val="none" w:sz="0" w:space="0" w:color="auto"/>
                    <w:right w:val="none" w:sz="0" w:space="0" w:color="auto"/>
                  </w:divBdr>
                </w:div>
                <w:div w:id="665940641">
                  <w:marLeft w:val="0"/>
                  <w:marRight w:val="0"/>
                  <w:marTop w:val="0"/>
                  <w:marBottom w:val="0"/>
                  <w:divBdr>
                    <w:top w:val="none" w:sz="0" w:space="0" w:color="auto"/>
                    <w:left w:val="none" w:sz="0" w:space="0" w:color="auto"/>
                    <w:bottom w:val="none" w:sz="0" w:space="0" w:color="auto"/>
                    <w:right w:val="none" w:sz="0" w:space="0" w:color="auto"/>
                  </w:divBdr>
                </w:div>
                <w:div w:id="671295388">
                  <w:marLeft w:val="0"/>
                  <w:marRight w:val="0"/>
                  <w:marTop w:val="0"/>
                  <w:marBottom w:val="0"/>
                  <w:divBdr>
                    <w:top w:val="none" w:sz="0" w:space="0" w:color="auto"/>
                    <w:left w:val="none" w:sz="0" w:space="0" w:color="auto"/>
                    <w:bottom w:val="none" w:sz="0" w:space="0" w:color="auto"/>
                    <w:right w:val="none" w:sz="0" w:space="0" w:color="auto"/>
                  </w:divBdr>
                </w:div>
                <w:div w:id="672494369">
                  <w:marLeft w:val="0"/>
                  <w:marRight w:val="0"/>
                  <w:marTop w:val="0"/>
                  <w:marBottom w:val="0"/>
                  <w:divBdr>
                    <w:top w:val="none" w:sz="0" w:space="0" w:color="auto"/>
                    <w:left w:val="none" w:sz="0" w:space="0" w:color="auto"/>
                    <w:bottom w:val="none" w:sz="0" w:space="0" w:color="auto"/>
                    <w:right w:val="none" w:sz="0" w:space="0" w:color="auto"/>
                  </w:divBdr>
                </w:div>
                <w:div w:id="673070071">
                  <w:marLeft w:val="0"/>
                  <w:marRight w:val="0"/>
                  <w:marTop w:val="0"/>
                  <w:marBottom w:val="0"/>
                  <w:divBdr>
                    <w:top w:val="none" w:sz="0" w:space="0" w:color="auto"/>
                    <w:left w:val="none" w:sz="0" w:space="0" w:color="auto"/>
                    <w:bottom w:val="none" w:sz="0" w:space="0" w:color="auto"/>
                    <w:right w:val="none" w:sz="0" w:space="0" w:color="auto"/>
                  </w:divBdr>
                </w:div>
                <w:div w:id="674110423">
                  <w:marLeft w:val="0"/>
                  <w:marRight w:val="0"/>
                  <w:marTop w:val="0"/>
                  <w:marBottom w:val="0"/>
                  <w:divBdr>
                    <w:top w:val="none" w:sz="0" w:space="0" w:color="auto"/>
                    <w:left w:val="none" w:sz="0" w:space="0" w:color="auto"/>
                    <w:bottom w:val="none" w:sz="0" w:space="0" w:color="auto"/>
                    <w:right w:val="none" w:sz="0" w:space="0" w:color="auto"/>
                  </w:divBdr>
                </w:div>
                <w:div w:id="677776373">
                  <w:marLeft w:val="0"/>
                  <w:marRight w:val="0"/>
                  <w:marTop w:val="0"/>
                  <w:marBottom w:val="0"/>
                  <w:divBdr>
                    <w:top w:val="none" w:sz="0" w:space="0" w:color="auto"/>
                    <w:left w:val="none" w:sz="0" w:space="0" w:color="auto"/>
                    <w:bottom w:val="none" w:sz="0" w:space="0" w:color="auto"/>
                    <w:right w:val="none" w:sz="0" w:space="0" w:color="auto"/>
                  </w:divBdr>
                </w:div>
                <w:div w:id="678196206">
                  <w:marLeft w:val="0"/>
                  <w:marRight w:val="0"/>
                  <w:marTop w:val="0"/>
                  <w:marBottom w:val="0"/>
                  <w:divBdr>
                    <w:top w:val="none" w:sz="0" w:space="0" w:color="auto"/>
                    <w:left w:val="none" w:sz="0" w:space="0" w:color="auto"/>
                    <w:bottom w:val="none" w:sz="0" w:space="0" w:color="auto"/>
                    <w:right w:val="none" w:sz="0" w:space="0" w:color="auto"/>
                  </w:divBdr>
                </w:div>
                <w:div w:id="678654768">
                  <w:marLeft w:val="0"/>
                  <w:marRight w:val="0"/>
                  <w:marTop w:val="0"/>
                  <w:marBottom w:val="0"/>
                  <w:divBdr>
                    <w:top w:val="none" w:sz="0" w:space="0" w:color="auto"/>
                    <w:left w:val="none" w:sz="0" w:space="0" w:color="auto"/>
                    <w:bottom w:val="none" w:sz="0" w:space="0" w:color="auto"/>
                    <w:right w:val="none" w:sz="0" w:space="0" w:color="auto"/>
                  </w:divBdr>
                </w:div>
                <w:div w:id="680739872">
                  <w:marLeft w:val="0"/>
                  <w:marRight w:val="0"/>
                  <w:marTop w:val="0"/>
                  <w:marBottom w:val="0"/>
                  <w:divBdr>
                    <w:top w:val="none" w:sz="0" w:space="0" w:color="auto"/>
                    <w:left w:val="none" w:sz="0" w:space="0" w:color="auto"/>
                    <w:bottom w:val="none" w:sz="0" w:space="0" w:color="auto"/>
                    <w:right w:val="none" w:sz="0" w:space="0" w:color="auto"/>
                  </w:divBdr>
                </w:div>
                <w:div w:id="680862859">
                  <w:marLeft w:val="0"/>
                  <w:marRight w:val="0"/>
                  <w:marTop w:val="0"/>
                  <w:marBottom w:val="0"/>
                  <w:divBdr>
                    <w:top w:val="none" w:sz="0" w:space="0" w:color="auto"/>
                    <w:left w:val="none" w:sz="0" w:space="0" w:color="auto"/>
                    <w:bottom w:val="none" w:sz="0" w:space="0" w:color="auto"/>
                    <w:right w:val="none" w:sz="0" w:space="0" w:color="auto"/>
                  </w:divBdr>
                </w:div>
                <w:div w:id="681321154">
                  <w:marLeft w:val="0"/>
                  <w:marRight w:val="0"/>
                  <w:marTop w:val="0"/>
                  <w:marBottom w:val="0"/>
                  <w:divBdr>
                    <w:top w:val="none" w:sz="0" w:space="0" w:color="auto"/>
                    <w:left w:val="none" w:sz="0" w:space="0" w:color="auto"/>
                    <w:bottom w:val="none" w:sz="0" w:space="0" w:color="auto"/>
                    <w:right w:val="none" w:sz="0" w:space="0" w:color="auto"/>
                  </w:divBdr>
                </w:div>
                <w:div w:id="684982316">
                  <w:marLeft w:val="0"/>
                  <w:marRight w:val="0"/>
                  <w:marTop w:val="0"/>
                  <w:marBottom w:val="0"/>
                  <w:divBdr>
                    <w:top w:val="none" w:sz="0" w:space="0" w:color="auto"/>
                    <w:left w:val="none" w:sz="0" w:space="0" w:color="auto"/>
                    <w:bottom w:val="none" w:sz="0" w:space="0" w:color="auto"/>
                    <w:right w:val="none" w:sz="0" w:space="0" w:color="auto"/>
                  </w:divBdr>
                </w:div>
                <w:div w:id="685641157">
                  <w:marLeft w:val="0"/>
                  <w:marRight w:val="0"/>
                  <w:marTop w:val="0"/>
                  <w:marBottom w:val="0"/>
                  <w:divBdr>
                    <w:top w:val="none" w:sz="0" w:space="0" w:color="auto"/>
                    <w:left w:val="none" w:sz="0" w:space="0" w:color="auto"/>
                    <w:bottom w:val="none" w:sz="0" w:space="0" w:color="auto"/>
                    <w:right w:val="none" w:sz="0" w:space="0" w:color="auto"/>
                  </w:divBdr>
                </w:div>
                <w:div w:id="686446739">
                  <w:marLeft w:val="0"/>
                  <w:marRight w:val="0"/>
                  <w:marTop w:val="0"/>
                  <w:marBottom w:val="0"/>
                  <w:divBdr>
                    <w:top w:val="none" w:sz="0" w:space="0" w:color="auto"/>
                    <w:left w:val="none" w:sz="0" w:space="0" w:color="auto"/>
                    <w:bottom w:val="none" w:sz="0" w:space="0" w:color="auto"/>
                    <w:right w:val="none" w:sz="0" w:space="0" w:color="auto"/>
                  </w:divBdr>
                </w:div>
                <w:div w:id="688870644">
                  <w:marLeft w:val="0"/>
                  <w:marRight w:val="0"/>
                  <w:marTop w:val="0"/>
                  <w:marBottom w:val="0"/>
                  <w:divBdr>
                    <w:top w:val="none" w:sz="0" w:space="0" w:color="auto"/>
                    <w:left w:val="none" w:sz="0" w:space="0" w:color="auto"/>
                    <w:bottom w:val="none" w:sz="0" w:space="0" w:color="auto"/>
                    <w:right w:val="none" w:sz="0" w:space="0" w:color="auto"/>
                  </w:divBdr>
                </w:div>
                <w:div w:id="691104739">
                  <w:marLeft w:val="0"/>
                  <w:marRight w:val="0"/>
                  <w:marTop w:val="0"/>
                  <w:marBottom w:val="0"/>
                  <w:divBdr>
                    <w:top w:val="none" w:sz="0" w:space="0" w:color="auto"/>
                    <w:left w:val="none" w:sz="0" w:space="0" w:color="auto"/>
                    <w:bottom w:val="none" w:sz="0" w:space="0" w:color="auto"/>
                    <w:right w:val="none" w:sz="0" w:space="0" w:color="auto"/>
                  </w:divBdr>
                </w:div>
                <w:div w:id="695279033">
                  <w:marLeft w:val="0"/>
                  <w:marRight w:val="0"/>
                  <w:marTop w:val="0"/>
                  <w:marBottom w:val="0"/>
                  <w:divBdr>
                    <w:top w:val="none" w:sz="0" w:space="0" w:color="auto"/>
                    <w:left w:val="none" w:sz="0" w:space="0" w:color="auto"/>
                    <w:bottom w:val="none" w:sz="0" w:space="0" w:color="auto"/>
                    <w:right w:val="none" w:sz="0" w:space="0" w:color="auto"/>
                  </w:divBdr>
                </w:div>
                <w:div w:id="695888338">
                  <w:marLeft w:val="0"/>
                  <w:marRight w:val="0"/>
                  <w:marTop w:val="0"/>
                  <w:marBottom w:val="0"/>
                  <w:divBdr>
                    <w:top w:val="none" w:sz="0" w:space="0" w:color="auto"/>
                    <w:left w:val="none" w:sz="0" w:space="0" w:color="auto"/>
                    <w:bottom w:val="none" w:sz="0" w:space="0" w:color="auto"/>
                    <w:right w:val="none" w:sz="0" w:space="0" w:color="auto"/>
                  </w:divBdr>
                </w:div>
                <w:div w:id="697318971">
                  <w:marLeft w:val="0"/>
                  <w:marRight w:val="0"/>
                  <w:marTop w:val="0"/>
                  <w:marBottom w:val="0"/>
                  <w:divBdr>
                    <w:top w:val="none" w:sz="0" w:space="0" w:color="auto"/>
                    <w:left w:val="none" w:sz="0" w:space="0" w:color="auto"/>
                    <w:bottom w:val="none" w:sz="0" w:space="0" w:color="auto"/>
                    <w:right w:val="none" w:sz="0" w:space="0" w:color="auto"/>
                  </w:divBdr>
                </w:div>
                <w:div w:id="697895982">
                  <w:marLeft w:val="0"/>
                  <w:marRight w:val="0"/>
                  <w:marTop w:val="0"/>
                  <w:marBottom w:val="0"/>
                  <w:divBdr>
                    <w:top w:val="none" w:sz="0" w:space="0" w:color="auto"/>
                    <w:left w:val="none" w:sz="0" w:space="0" w:color="auto"/>
                    <w:bottom w:val="none" w:sz="0" w:space="0" w:color="auto"/>
                    <w:right w:val="none" w:sz="0" w:space="0" w:color="auto"/>
                  </w:divBdr>
                </w:div>
                <w:div w:id="698435816">
                  <w:marLeft w:val="0"/>
                  <w:marRight w:val="0"/>
                  <w:marTop w:val="0"/>
                  <w:marBottom w:val="0"/>
                  <w:divBdr>
                    <w:top w:val="none" w:sz="0" w:space="0" w:color="auto"/>
                    <w:left w:val="none" w:sz="0" w:space="0" w:color="auto"/>
                    <w:bottom w:val="none" w:sz="0" w:space="0" w:color="auto"/>
                    <w:right w:val="none" w:sz="0" w:space="0" w:color="auto"/>
                  </w:divBdr>
                </w:div>
                <w:div w:id="698549155">
                  <w:marLeft w:val="0"/>
                  <w:marRight w:val="0"/>
                  <w:marTop w:val="0"/>
                  <w:marBottom w:val="0"/>
                  <w:divBdr>
                    <w:top w:val="none" w:sz="0" w:space="0" w:color="auto"/>
                    <w:left w:val="none" w:sz="0" w:space="0" w:color="auto"/>
                    <w:bottom w:val="none" w:sz="0" w:space="0" w:color="auto"/>
                    <w:right w:val="none" w:sz="0" w:space="0" w:color="auto"/>
                  </w:divBdr>
                </w:div>
                <w:div w:id="699478548">
                  <w:marLeft w:val="0"/>
                  <w:marRight w:val="0"/>
                  <w:marTop w:val="0"/>
                  <w:marBottom w:val="0"/>
                  <w:divBdr>
                    <w:top w:val="none" w:sz="0" w:space="0" w:color="auto"/>
                    <w:left w:val="none" w:sz="0" w:space="0" w:color="auto"/>
                    <w:bottom w:val="none" w:sz="0" w:space="0" w:color="auto"/>
                    <w:right w:val="none" w:sz="0" w:space="0" w:color="auto"/>
                  </w:divBdr>
                </w:div>
                <w:div w:id="700009544">
                  <w:marLeft w:val="0"/>
                  <w:marRight w:val="0"/>
                  <w:marTop w:val="0"/>
                  <w:marBottom w:val="0"/>
                  <w:divBdr>
                    <w:top w:val="none" w:sz="0" w:space="0" w:color="auto"/>
                    <w:left w:val="none" w:sz="0" w:space="0" w:color="auto"/>
                    <w:bottom w:val="none" w:sz="0" w:space="0" w:color="auto"/>
                    <w:right w:val="none" w:sz="0" w:space="0" w:color="auto"/>
                  </w:divBdr>
                </w:div>
                <w:div w:id="700402872">
                  <w:marLeft w:val="0"/>
                  <w:marRight w:val="0"/>
                  <w:marTop w:val="0"/>
                  <w:marBottom w:val="0"/>
                  <w:divBdr>
                    <w:top w:val="none" w:sz="0" w:space="0" w:color="auto"/>
                    <w:left w:val="none" w:sz="0" w:space="0" w:color="auto"/>
                    <w:bottom w:val="none" w:sz="0" w:space="0" w:color="auto"/>
                    <w:right w:val="none" w:sz="0" w:space="0" w:color="auto"/>
                  </w:divBdr>
                </w:div>
                <w:div w:id="701367577">
                  <w:marLeft w:val="0"/>
                  <w:marRight w:val="0"/>
                  <w:marTop w:val="0"/>
                  <w:marBottom w:val="0"/>
                  <w:divBdr>
                    <w:top w:val="none" w:sz="0" w:space="0" w:color="auto"/>
                    <w:left w:val="none" w:sz="0" w:space="0" w:color="auto"/>
                    <w:bottom w:val="none" w:sz="0" w:space="0" w:color="auto"/>
                    <w:right w:val="none" w:sz="0" w:space="0" w:color="auto"/>
                  </w:divBdr>
                </w:div>
                <w:div w:id="702945545">
                  <w:marLeft w:val="0"/>
                  <w:marRight w:val="0"/>
                  <w:marTop w:val="0"/>
                  <w:marBottom w:val="0"/>
                  <w:divBdr>
                    <w:top w:val="none" w:sz="0" w:space="0" w:color="auto"/>
                    <w:left w:val="none" w:sz="0" w:space="0" w:color="auto"/>
                    <w:bottom w:val="none" w:sz="0" w:space="0" w:color="auto"/>
                    <w:right w:val="none" w:sz="0" w:space="0" w:color="auto"/>
                  </w:divBdr>
                </w:div>
                <w:div w:id="706609243">
                  <w:marLeft w:val="0"/>
                  <w:marRight w:val="0"/>
                  <w:marTop w:val="0"/>
                  <w:marBottom w:val="0"/>
                  <w:divBdr>
                    <w:top w:val="none" w:sz="0" w:space="0" w:color="auto"/>
                    <w:left w:val="none" w:sz="0" w:space="0" w:color="auto"/>
                    <w:bottom w:val="none" w:sz="0" w:space="0" w:color="auto"/>
                    <w:right w:val="none" w:sz="0" w:space="0" w:color="auto"/>
                  </w:divBdr>
                </w:div>
                <w:div w:id="706687545">
                  <w:marLeft w:val="0"/>
                  <w:marRight w:val="0"/>
                  <w:marTop w:val="0"/>
                  <w:marBottom w:val="0"/>
                  <w:divBdr>
                    <w:top w:val="none" w:sz="0" w:space="0" w:color="auto"/>
                    <w:left w:val="none" w:sz="0" w:space="0" w:color="auto"/>
                    <w:bottom w:val="none" w:sz="0" w:space="0" w:color="auto"/>
                    <w:right w:val="none" w:sz="0" w:space="0" w:color="auto"/>
                  </w:divBdr>
                </w:div>
                <w:div w:id="711346186">
                  <w:marLeft w:val="0"/>
                  <w:marRight w:val="0"/>
                  <w:marTop w:val="0"/>
                  <w:marBottom w:val="0"/>
                  <w:divBdr>
                    <w:top w:val="none" w:sz="0" w:space="0" w:color="auto"/>
                    <w:left w:val="none" w:sz="0" w:space="0" w:color="auto"/>
                    <w:bottom w:val="none" w:sz="0" w:space="0" w:color="auto"/>
                    <w:right w:val="none" w:sz="0" w:space="0" w:color="auto"/>
                  </w:divBdr>
                </w:div>
                <w:div w:id="711809146">
                  <w:marLeft w:val="0"/>
                  <w:marRight w:val="0"/>
                  <w:marTop w:val="0"/>
                  <w:marBottom w:val="0"/>
                  <w:divBdr>
                    <w:top w:val="none" w:sz="0" w:space="0" w:color="auto"/>
                    <w:left w:val="none" w:sz="0" w:space="0" w:color="auto"/>
                    <w:bottom w:val="none" w:sz="0" w:space="0" w:color="auto"/>
                    <w:right w:val="none" w:sz="0" w:space="0" w:color="auto"/>
                  </w:divBdr>
                </w:div>
                <w:div w:id="712114861">
                  <w:marLeft w:val="0"/>
                  <w:marRight w:val="0"/>
                  <w:marTop w:val="0"/>
                  <w:marBottom w:val="0"/>
                  <w:divBdr>
                    <w:top w:val="none" w:sz="0" w:space="0" w:color="auto"/>
                    <w:left w:val="none" w:sz="0" w:space="0" w:color="auto"/>
                    <w:bottom w:val="none" w:sz="0" w:space="0" w:color="auto"/>
                    <w:right w:val="none" w:sz="0" w:space="0" w:color="auto"/>
                  </w:divBdr>
                </w:div>
                <w:div w:id="712343361">
                  <w:marLeft w:val="0"/>
                  <w:marRight w:val="0"/>
                  <w:marTop w:val="0"/>
                  <w:marBottom w:val="0"/>
                  <w:divBdr>
                    <w:top w:val="none" w:sz="0" w:space="0" w:color="auto"/>
                    <w:left w:val="none" w:sz="0" w:space="0" w:color="auto"/>
                    <w:bottom w:val="none" w:sz="0" w:space="0" w:color="auto"/>
                    <w:right w:val="none" w:sz="0" w:space="0" w:color="auto"/>
                  </w:divBdr>
                </w:div>
                <w:div w:id="712655966">
                  <w:marLeft w:val="0"/>
                  <w:marRight w:val="0"/>
                  <w:marTop w:val="0"/>
                  <w:marBottom w:val="0"/>
                  <w:divBdr>
                    <w:top w:val="none" w:sz="0" w:space="0" w:color="auto"/>
                    <w:left w:val="none" w:sz="0" w:space="0" w:color="auto"/>
                    <w:bottom w:val="none" w:sz="0" w:space="0" w:color="auto"/>
                    <w:right w:val="none" w:sz="0" w:space="0" w:color="auto"/>
                  </w:divBdr>
                </w:div>
                <w:div w:id="713500822">
                  <w:marLeft w:val="0"/>
                  <w:marRight w:val="0"/>
                  <w:marTop w:val="0"/>
                  <w:marBottom w:val="0"/>
                  <w:divBdr>
                    <w:top w:val="none" w:sz="0" w:space="0" w:color="auto"/>
                    <w:left w:val="none" w:sz="0" w:space="0" w:color="auto"/>
                    <w:bottom w:val="none" w:sz="0" w:space="0" w:color="auto"/>
                    <w:right w:val="none" w:sz="0" w:space="0" w:color="auto"/>
                  </w:divBdr>
                </w:div>
                <w:div w:id="714038841">
                  <w:marLeft w:val="0"/>
                  <w:marRight w:val="0"/>
                  <w:marTop w:val="0"/>
                  <w:marBottom w:val="0"/>
                  <w:divBdr>
                    <w:top w:val="none" w:sz="0" w:space="0" w:color="auto"/>
                    <w:left w:val="none" w:sz="0" w:space="0" w:color="auto"/>
                    <w:bottom w:val="none" w:sz="0" w:space="0" w:color="auto"/>
                    <w:right w:val="none" w:sz="0" w:space="0" w:color="auto"/>
                  </w:divBdr>
                </w:div>
                <w:div w:id="714232905">
                  <w:marLeft w:val="0"/>
                  <w:marRight w:val="0"/>
                  <w:marTop w:val="0"/>
                  <w:marBottom w:val="0"/>
                  <w:divBdr>
                    <w:top w:val="none" w:sz="0" w:space="0" w:color="auto"/>
                    <w:left w:val="none" w:sz="0" w:space="0" w:color="auto"/>
                    <w:bottom w:val="none" w:sz="0" w:space="0" w:color="auto"/>
                    <w:right w:val="none" w:sz="0" w:space="0" w:color="auto"/>
                  </w:divBdr>
                </w:div>
                <w:div w:id="719524821">
                  <w:marLeft w:val="0"/>
                  <w:marRight w:val="0"/>
                  <w:marTop w:val="0"/>
                  <w:marBottom w:val="0"/>
                  <w:divBdr>
                    <w:top w:val="none" w:sz="0" w:space="0" w:color="auto"/>
                    <w:left w:val="none" w:sz="0" w:space="0" w:color="auto"/>
                    <w:bottom w:val="none" w:sz="0" w:space="0" w:color="auto"/>
                    <w:right w:val="none" w:sz="0" w:space="0" w:color="auto"/>
                  </w:divBdr>
                </w:div>
                <w:div w:id="723404351">
                  <w:marLeft w:val="0"/>
                  <w:marRight w:val="0"/>
                  <w:marTop w:val="0"/>
                  <w:marBottom w:val="0"/>
                  <w:divBdr>
                    <w:top w:val="none" w:sz="0" w:space="0" w:color="auto"/>
                    <w:left w:val="none" w:sz="0" w:space="0" w:color="auto"/>
                    <w:bottom w:val="none" w:sz="0" w:space="0" w:color="auto"/>
                    <w:right w:val="none" w:sz="0" w:space="0" w:color="auto"/>
                  </w:divBdr>
                </w:div>
                <w:div w:id="728773076">
                  <w:marLeft w:val="0"/>
                  <w:marRight w:val="0"/>
                  <w:marTop w:val="0"/>
                  <w:marBottom w:val="0"/>
                  <w:divBdr>
                    <w:top w:val="none" w:sz="0" w:space="0" w:color="auto"/>
                    <w:left w:val="none" w:sz="0" w:space="0" w:color="auto"/>
                    <w:bottom w:val="none" w:sz="0" w:space="0" w:color="auto"/>
                    <w:right w:val="none" w:sz="0" w:space="0" w:color="auto"/>
                  </w:divBdr>
                </w:div>
                <w:div w:id="730273657">
                  <w:marLeft w:val="0"/>
                  <w:marRight w:val="0"/>
                  <w:marTop w:val="0"/>
                  <w:marBottom w:val="0"/>
                  <w:divBdr>
                    <w:top w:val="none" w:sz="0" w:space="0" w:color="auto"/>
                    <w:left w:val="none" w:sz="0" w:space="0" w:color="auto"/>
                    <w:bottom w:val="none" w:sz="0" w:space="0" w:color="auto"/>
                    <w:right w:val="none" w:sz="0" w:space="0" w:color="auto"/>
                  </w:divBdr>
                </w:div>
                <w:div w:id="731926896">
                  <w:marLeft w:val="0"/>
                  <w:marRight w:val="0"/>
                  <w:marTop w:val="0"/>
                  <w:marBottom w:val="0"/>
                  <w:divBdr>
                    <w:top w:val="none" w:sz="0" w:space="0" w:color="auto"/>
                    <w:left w:val="none" w:sz="0" w:space="0" w:color="auto"/>
                    <w:bottom w:val="none" w:sz="0" w:space="0" w:color="auto"/>
                    <w:right w:val="none" w:sz="0" w:space="0" w:color="auto"/>
                  </w:divBdr>
                </w:div>
                <w:div w:id="738943664">
                  <w:marLeft w:val="0"/>
                  <w:marRight w:val="0"/>
                  <w:marTop w:val="0"/>
                  <w:marBottom w:val="0"/>
                  <w:divBdr>
                    <w:top w:val="none" w:sz="0" w:space="0" w:color="auto"/>
                    <w:left w:val="none" w:sz="0" w:space="0" w:color="auto"/>
                    <w:bottom w:val="none" w:sz="0" w:space="0" w:color="auto"/>
                    <w:right w:val="none" w:sz="0" w:space="0" w:color="auto"/>
                  </w:divBdr>
                </w:div>
                <w:div w:id="742801972">
                  <w:marLeft w:val="0"/>
                  <w:marRight w:val="0"/>
                  <w:marTop w:val="0"/>
                  <w:marBottom w:val="0"/>
                  <w:divBdr>
                    <w:top w:val="none" w:sz="0" w:space="0" w:color="auto"/>
                    <w:left w:val="none" w:sz="0" w:space="0" w:color="auto"/>
                    <w:bottom w:val="none" w:sz="0" w:space="0" w:color="auto"/>
                    <w:right w:val="none" w:sz="0" w:space="0" w:color="auto"/>
                  </w:divBdr>
                </w:div>
                <w:div w:id="746420505">
                  <w:marLeft w:val="0"/>
                  <w:marRight w:val="0"/>
                  <w:marTop w:val="0"/>
                  <w:marBottom w:val="0"/>
                  <w:divBdr>
                    <w:top w:val="none" w:sz="0" w:space="0" w:color="auto"/>
                    <w:left w:val="none" w:sz="0" w:space="0" w:color="auto"/>
                    <w:bottom w:val="none" w:sz="0" w:space="0" w:color="auto"/>
                    <w:right w:val="none" w:sz="0" w:space="0" w:color="auto"/>
                  </w:divBdr>
                </w:div>
                <w:div w:id="749542483">
                  <w:marLeft w:val="0"/>
                  <w:marRight w:val="0"/>
                  <w:marTop w:val="0"/>
                  <w:marBottom w:val="0"/>
                  <w:divBdr>
                    <w:top w:val="none" w:sz="0" w:space="0" w:color="auto"/>
                    <w:left w:val="none" w:sz="0" w:space="0" w:color="auto"/>
                    <w:bottom w:val="none" w:sz="0" w:space="0" w:color="auto"/>
                    <w:right w:val="none" w:sz="0" w:space="0" w:color="auto"/>
                  </w:divBdr>
                </w:div>
                <w:div w:id="753354057">
                  <w:marLeft w:val="0"/>
                  <w:marRight w:val="0"/>
                  <w:marTop w:val="0"/>
                  <w:marBottom w:val="0"/>
                  <w:divBdr>
                    <w:top w:val="none" w:sz="0" w:space="0" w:color="auto"/>
                    <w:left w:val="none" w:sz="0" w:space="0" w:color="auto"/>
                    <w:bottom w:val="none" w:sz="0" w:space="0" w:color="auto"/>
                    <w:right w:val="none" w:sz="0" w:space="0" w:color="auto"/>
                  </w:divBdr>
                </w:div>
                <w:div w:id="753669114">
                  <w:marLeft w:val="0"/>
                  <w:marRight w:val="0"/>
                  <w:marTop w:val="0"/>
                  <w:marBottom w:val="0"/>
                  <w:divBdr>
                    <w:top w:val="none" w:sz="0" w:space="0" w:color="auto"/>
                    <w:left w:val="none" w:sz="0" w:space="0" w:color="auto"/>
                    <w:bottom w:val="none" w:sz="0" w:space="0" w:color="auto"/>
                    <w:right w:val="none" w:sz="0" w:space="0" w:color="auto"/>
                  </w:divBdr>
                </w:div>
                <w:div w:id="755516873">
                  <w:marLeft w:val="0"/>
                  <w:marRight w:val="0"/>
                  <w:marTop w:val="0"/>
                  <w:marBottom w:val="0"/>
                  <w:divBdr>
                    <w:top w:val="none" w:sz="0" w:space="0" w:color="auto"/>
                    <w:left w:val="none" w:sz="0" w:space="0" w:color="auto"/>
                    <w:bottom w:val="none" w:sz="0" w:space="0" w:color="auto"/>
                    <w:right w:val="none" w:sz="0" w:space="0" w:color="auto"/>
                  </w:divBdr>
                </w:div>
                <w:div w:id="761340025">
                  <w:marLeft w:val="0"/>
                  <w:marRight w:val="0"/>
                  <w:marTop w:val="0"/>
                  <w:marBottom w:val="0"/>
                  <w:divBdr>
                    <w:top w:val="none" w:sz="0" w:space="0" w:color="auto"/>
                    <w:left w:val="none" w:sz="0" w:space="0" w:color="auto"/>
                    <w:bottom w:val="none" w:sz="0" w:space="0" w:color="auto"/>
                    <w:right w:val="none" w:sz="0" w:space="0" w:color="auto"/>
                  </w:divBdr>
                </w:div>
                <w:div w:id="761534362">
                  <w:marLeft w:val="0"/>
                  <w:marRight w:val="0"/>
                  <w:marTop w:val="0"/>
                  <w:marBottom w:val="0"/>
                  <w:divBdr>
                    <w:top w:val="none" w:sz="0" w:space="0" w:color="auto"/>
                    <w:left w:val="none" w:sz="0" w:space="0" w:color="auto"/>
                    <w:bottom w:val="none" w:sz="0" w:space="0" w:color="auto"/>
                    <w:right w:val="none" w:sz="0" w:space="0" w:color="auto"/>
                  </w:divBdr>
                </w:div>
                <w:div w:id="762721063">
                  <w:marLeft w:val="0"/>
                  <w:marRight w:val="0"/>
                  <w:marTop w:val="0"/>
                  <w:marBottom w:val="0"/>
                  <w:divBdr>
                    <w:top w:val="none" w:sz="0" w:space="0" w:color="auto"/>
                    <w:left w:val="none" w:sz="0" w:space="0" w:color="auto"/>
                    <w:bottom w:val="none" w:sz="0" w:space="0" w:color="auto"/>
                    <w:right w:val="none" w:sz="0" w:space="0" w:color="auto"/>
                  </w:divBdr>
                </w:div>
                <w:div w:id="764107207">
                  <w:marLeft w:val="0"/>
                  <w:marRight w:val="0"/>
                  <w:marTop w:val="0"/>
                  <w:marBottom w:val="0"/>
                  <w:divBdr>
                    <w:top w:val="none" w:sz="0" w:space="0" w:color="auto"/>
                    <w:left w:val="none" w:sz="0" w:space="0" w:color="auto"/>
                    <w:bottom w:val="none" w:sz="0" w:space="0" w:color="auto"/>
                    <w:right w:val="none" w:sz="0" w:space="0" w:color="auto"/>
                  </w:divBdr>
                </w:div>
                <w:div w:id="765230761">
                  <w:marLeft w:val="0"/>
                  <w:marRight w:val="0"/>
                  <w:marTop w:val="0"/>
                  <w:marBottom w:val="0"/>
                  <w:divBdr>
                    <w:top w:val="none" w:sz="0" w:space="0" w:color="auto"/>
                    <w:left w:val="none" w:sz="0" w:space="0" w:color="auto"/>
                    <w:bottom w:val="none" w:sz="0" w:space="0" w:color="auto"/>
                    <w:right w:val="none" w:sz="0" w:space="0" w:color="auto"/>
                  </w:divBdr>
                </w:div>
                <w:div w:id="765616733">
                  <w:marLeft w:val="0"/>
                  <w:marRight w:val="0"/>
                  <w:marTop w:val="0"/>
                  <w:marBottom w:val="0"/>
                  <w:divBdr>
                    <w:top w:val="none" w:sz="0" w:space="0" w:color="auto"/>
                    <w:left w:val="none" w:sz="0" w:space="0" w:color="auto"/>
                    <w:bottom w:val="none" w:sz="0" w:space="0" w:color="auto"/>
                    <w:right w:val="none" w:sz="0" w:space="0" w:color="auto"/>
                  </w:divBdr>
                </w:div>
                <w:div w:id="768887077">
                  <w:marLeft w:val="0"/>
                  <w:marRight w:val="0"/>
                  <w:marTop w:val="0"/>
                  <w:marBottom w:val="0"/>
                  <w:divBdr>
                    <w:top w:val="none" w:sz="0" w:space="0" w:color="auto"/>
                    <w:left w:val="none" w:sz="0" w:space="0" w:color="auto"/>
                    <w:bottom w:val="none" w:sz="0" w:space="0" w:color="auto"/>
                    <w:right w:val="none" w:sz="0" w:space="0" w:color="auto"/>
                  </w:divBdr>
                </w:div>
                <w:div w:id="768892805">
                  <w:marLeft w:val="0"/>
                  <w:marRight w:val="0"/>
                  <w:marTop w:val="0"/>
                  <w:marBottom w:val="0"/>
                  <w:divBdr>
                    <w:top w:val="none" w:sz="0" w:space="0" w:color="auto"/>
                    <w:left w:val="none" w:sz="0" w:space="0" w:color="auto"/>
                    <w:bottom w:val="none" w:sz="0" w:space="0" w:color="auto"/>
                    <w:right w:val="none" w:sz="0" w:space="0" w:color="auto"/>
                  </w:divBdr>
                </w:div>
                <w:div w:id="769811994">
                  <w:marLeft w:val="0"/>
                  <w:marRight w:val="0"/>
                  <w:marTop w:val="0"/>
                  <w:marBottom w:val="0"/>
                  <w:divBdr>
                    <w:top w:val="none" w:sz="0" w:space="0" w:color="auto"/>
                    <w:left w:val="none" w:sz="0" w:space="0" w:color="auto"/>
                    <w:bottom w:val="none" w:sz="0" w:space="0" w:color="auto"/>
                    <w:right w:val="none" w:sz="0" w:space="0" w:color="auto"/>
                  </w:divBdr>
                </w:div>
                <w:div w:id="772670188">
                  <w:marLeft w:val="0"/>
                  <w:marRight w:val="0"/>
                  <w:marTop w:val="0"/>
                  <w:marBottom w:val="0"/>
                  <w:divBdr>
                    <w:top w:val="none" w:sz="0" w:space="0" w:color="auto"/>
                    <w:left w:val="none" w:sz="0" w:space="0" w:color="auto"/>
                    <w:bottom w:val="none" w:sz="0" w:space="0" w:color="auto"/>
                    <w:right w:val="none" w:sz="0" w:space="0" w:color="auto"/>
                  </w:divBdr>
                </w:div>
                <w:div w:id="773788122">
                  <w:marLeft w:val="0"/>
                  <w:marRight w:val="0"/>
                  <w:marTop w:val="0"/>
                  <w:marBottom w:val="0"/>
                  <w:divBdr>
                    <w:top w:val="none" w:sz="0" w:space="0" w:color="auto"/>
                    <w:left w:val="none" w:sz="0" w:space="0" w:color="auto"/>
                    <w:bottom w:val="none" w:sz="0" w:space="0" w:color="auto"/>
                    <w:right w:val="none" w:sz="0" w:space="0" w:color="auto"/>
                  </w:divBdr>
                </w:div>
                <w:div w:id="773793579">
                  <w:marLeft w:val="0"/>
                  <w:marRight w:val="0"/>
                  <w:marTop w:val="0"/>
                  <w:marBottom w:val="0"/>
                  <w:divBdr>
                    <w:top w:val="none" w:sz="0" w:space="0" w:color="auto"/>
                    <w:left w:val="none" w:sz="0" w:space="0" w:color="auto"/>
                    <w:bottom w:val="none" w:sz="0" w:space="0" w:color="auto"/>
                    <w:right w:val="none" w:sz="0" w:space="0" w:color="auto"/>
                  </w:divBdr>
                </w:div>
                <w:div w:id="774399898">
                  <w:marLeft w:val="0"/>
                  <w:marRight w:val="0"/>
                  <w:marTop w:val="0"/>
                  <w:marBottom w:val="0"/>
                  <w:divBdr>
                    <w:top w:val="none" w:sz="0" w:space="0" w:color="auto"/>
                    <w:left w:val="none" w:sz="0" w:space="0" w:color="auto"/>
                    <w:bottom w:val="none" w:sz="0" w:space="0" w:color="auto"/>
                    <w:right w:val="none" w:sz="0" w:space="0" w:color="auto"/>
                  </w:divBdr>
                </w:div>
                <w:div w:id="776868150">
                  <w:marLeft w:val="0"/>
                  <w:marRight w:val="0"/>
                  <w:marTop w:val="0"/>
                  <w:marBottom w:val="0"/>
                  <w:divBdr>
                    <w:top w:val="none" w:sz="0" w:space="0" w:color="auto"/>
                    <w:left w:val="none" w:sz="0" w:space="0" w:color="auto"/>
                    <w:bottom w:val="none" w:sz="0" w:space="0" w:color="auto"/>
                    <w:right w:val="none" w:sz="0" w:space="0" w:color="auto"/>
                  </w:divBdr>
                </w:div>
                <w:div w:id="777139814">
                  <w:marLeft w:val="0"/>
                  <w:marRight w:val="0"/>
                  <w:marTop w:val="0"/>
                  <w:marBottom w:val="0"/>
                  <w:divBdr>
                    <w:top w:val="none" w:sz="0" w:space="0" w:color="auto"/>
                    <w:left w:val="none" w:sz="0" w:space="0" w:color="auto"/>
                    <w:bottom w:val="none" w:sz="0" w:space="0" w:color="auto"/>
                    <w:right w:val="none" w:sz="0" w:space="0" w:color="auto"/>
                  </w:divBdr>
                </w:div>
                <w:div w:id="782922057">
                  <w:marLeft w:val="0"/>
                  <w:marRight w:val="0"/>
                  <w:marTop w:val="0"/>
                  <w:marBottom w:val="0"/>
                  <w:divBdr>
                    <w:top w:val="none" w:sz="0" w:space="0" w:color="auto"/>
                    <w:left w:val="none" w:sz="0" w:space="0" w:color="auto"/>
                    <w:bottom w:val="none" w:sz="0" w:space="0" w:color="auto"/>
                    <w:right w:val="none" w:sz="0" w:space="0" w:color="auto"/>
                  </w:divBdr>
                </w:div>
                <w:div w:id="784812720">
                  <w:marLeft w:val="0"/>
                  <w:marRight w:val="0"/>
                  <w:marTop w:val="0"/>
                  <w:marBottom w:val="0"/>
                  <w:divBdr>
                    <w:top w:val="none" w:sz="0" w:space="0" w:color="auto"/>
                    <w:left w:val="none" w:sz="0" w:space="0" w:color="auto"/>
                    <w:bottom w:val="none" w:sz="0" w:space="0" w:color="auto"/>
                    <w:right w:val="none" w:sz="0" w:space="0" w:color="auto"/>
                  </w:divBdr>
                </w:div>
                <w:div w:id="786772711">
                  <w:marLeft w:val="0"/>
                  <w:marRight w:val="0"/>
                  <w:marTop w:val="0"/>
                  <w:marBottom w:val="0"/>
                  <w:divBdr>
                    <w:top w:val="none" w:sz="0" w:space="0" w:color="auto"/>
                    <w:left w:val="none" w:sz="0" w:space="0" w:color="auto"/>
                    <w:bottom w:val="none" w:sz="0" w:space="0" w:color="auto"/>
                    <w:right w:val="none" w:sz="0" w:space="0" w:color="auto"/>
                  </w:divBdr>
                </w:div>
                <w:div w:id="790132104">
                  <w:marLeft w:val="0"/>
                  <w:marRight w:val="0"/>
                  <w:marTop w:val="0"/>
                  <w:marBottom w:val="0"/>
                  <w:divBdr>
                    <w:top w:val="none" w:sz="0" w:space="0" w:color="auto"/>
                    <w:left w:val="none" w:sz="0" w:space="0" w:color="auto"/>
                    <w:bottom w:val="none" w:sz="0" w:space="0" w:color="auto"/>
                    <w:right w:val="none" w:sz="0" w:space="0" w:color="auto"/>
                  </w:divBdr>
                </w:div>
                <w:div w:id="791825422">
                  <w:marLeft w:val="0"/>
                  <w:marRight w:val="0"/>
                  <w:marTop w:val="0"/>
                  <w:marBottom w:val="0"/>
                  <w:divBdr>
                    <w:top w:val="none" w:sz="0" w:space="0" w:color="auto"/>
                    <w:left w:val="none" w:sz="0" w:space="0" w:color="auto"/>
                    <w:bottom w:val="none" w:sz="0" w:space="0" w:color="auto"/>
                    <w:right w:val="none" w:sz="0" w:space="0" w:color="auto"/>
                  </w:divBdr>
                </w:div>
                <w:div w:id="792553989">
                  <w:marLeft w:val="0"/>
                  <w:marRight w:val="0"/>
                  <w:marTop w:val="0"/>
                  <w:marBottom w:val="0"/>
                  <w:divBdr>
                    <w:top w:val="none" w:sz="0" w:space="0" w:color="auto"/>
                    <w:left w:val="none" w:sz="0" w:space="0" w:color="auto"/>
                    <w:bottom w:val="none" w:sz="0" w:space="0" w:color="auto"/>
                    <w:right w:val="none" w:sz="0" w:space="0" w:color="auto"/>
                  </w:divBdr>
                </w:div>
                <w:div w:id="792938558">
                  <w:marLeft w:val="0"/>
                  <w:marRight w:val="0"/>
                  <w:marTop w:val="0"/>
                  <w:marBottom w:val="0"/>
                  <w:divBdr>
                    <w:top w:val="none" w:sz="0" w:space="0" w:color="auto"/>
                    <w:left w:val="none" w:sz="0" w:space="0" w:color="auto"/>
                    <w:bottom w:val="none" w:sz="0" w:space="0" w:color="auto"/>
                    <w:right w:val="none" w:sz="0" w:space="0" w:color="auto"/>
                  </w:divBdr>
                </w:div>
                <w:div w:id="795026362">
                  <w:marLeft w:val="0"/>
                  <w:marRight w:val="0"/>
                  <w:marTop w:val="0"/>
                  <w:marBottom w:val="0"/>
                  <w:divBdr>
                    <w:top w:val="none" w:sz="0" w:space="0" w:color="auto"/>
                    <w:left w:val="none" w:sz="0" w:space="0" w:color="auto"/>
                    <w:bottom w:val="none" w:sz="0" w:space="0" w:color="auto"/>
                    <w:right w:val="none" w:sz="0" w:space="0" w:color="auto"/>
                  </w:divBdr>
                </w:div>
                <w:div w:id="795370693">
                  <w:marLeft w:val="0"/>
                  <w:marRight w:val="0"/>
                  <w:marTop w:val="0"/>
                  <w:marBottom w:val="0"/>
                  <w:divBdr>
                    <w:top w:val="none" w:sz="0" w:space="0" w:color="auto"/>
                    <w:left w:val="none" w:sz="0" w:space="0" w:color="auto"/>
                    <w:bottom w:val="none" w:sz="0" w:space="0" w:color="auto"/>
                    <w:right w:val="none" w:sz="0" w:space="0" w:color="auto"/>
                  </w:divBdr>
                </w:div>
                <w:div w:id="797840641">
                  <w:marLeft w:val="0"/>
                  <w:marRight w:val="0"/>
                  <w:marTop w:val="0"/>
                  <w:marBottom w:val="0"/>
                  <w:divBdr>
                    <w:top w:val="none" w:sz="0" w:space="0" w:color="auto"/>
                    <w:left w:val="none" w:sz="0" w:space="0" w:color="auto"/>
                    <w:bottom w:val="none" w:sz="0" w:space="0" w:color="auto"/>
                    <w:right w:val="none" w:sz="0" w:space="0" w:color="auto"/>
                  </w:divBdr>
                </w:div>
                <w:div w:id="799881822">
                  <w:marLeft w:val="0"/>
                  <w:marRight w:val="0"/>
                  <w:marTop w:val="0"/>
                  <w:marBottom w:val="0"/>
                  <w:divBdr>
                    <w:top w:val="none" w:sz="0" w:space="0" w:color="auto"/>
                    <w:left w:val="none" w:sz="0" w:space="0" w:color="auto"/>
                    <w:bottom w:val="none" w:sz="0" w:space="0" w:color="auto"/>
                    <w:right w:val="none" w:sz="0" w:space="0" w:color="auto"/>
                  </w:divBdr>
                </w:div>
                <w:div w:id="800801658">
                  <w:marLeft w:val="0"/>
                  <w:marRight w:val="0"/>
                  <w:marTop w:val="0"/>
                  <w:marBottom w:val="0"/>
                  <w:divBdr>
                    <w:top w:val="none" w:sz="0" w:space="0" w:color="auto"/>
                    <w:left w:val="none" w:sz="0" w:space="0" w:color="auto"/>
                    <w:bottom w:val="none" w:sz="0" w:space="0" w:color="auto"/>
                    <w:right w:val="none" w:sz="0" w:space="0" w:color="auto"/>
                  </w:divBdr>
                </w:div>
                <w:div w:id="801120549">
                  <w:marLeft w:val="0"/>
                  <w:marRight w:val="0"/>
                  <w:marTop w:val="0"/>
                  <w:marBottom w:val="0"/>
                  <w:divBdr>
                    <w:top w:val="none" w:sz="0" w:space="0" w:color="auto"/>
                    <w:left w:val="none" w:sz="0" w:space="0" w:color="auto"/>
                    <w:bottom w:val="none" w:sz="0" w:space="0" w:color="auto"/>
                    <w:right w:val="none" w:sz="0" w:space="0" w:color="auto"/>
                  </w:divBdr>
                </w:div>
                <w:div w:id="801390918">
                  <w:marLeft w:val="0"/>
                  <w:marRight w:val="0"/>
                  <w:marTop w:val="0"/>
                  <w:marBottom w:val="0"/>
                  <w:divBdr>
                    <w:top w:val="none" w:sz="0" w:space="0" w:color="auto"/>
                    <w:left w:val="none" w:sz="0" w:space="0" w:color="auto"/>
                    <w:bottom w:val="none" w:sz="0" w:space="0" w:color="auto"/>
                    <w:right w:val="none" w:sz="0" w:space="0" w:color="auto"/>
                  </w:divBdr>
                </w:div>
                <w:div w:id="807554536">
                  <w:marLeft w:val="0"/>
                  <w:marRight w:val="0"/>
                  <w:marTop w:val="0"/>
                  <w:marBottom w:val="0"/>
                  <w:divBdr>
                    <w:top w:val="none" w:sz="0" w:space="0" w:color="auto"/>
                    <w:left w:val="none" w:sz="0" w:space="0" w:color="auto"/>
                    <w:bottom w:val="none" w:sz="0" w:space="0" w:color="auto"/>
                    <w:right w:val="none" w:sz="0" w:space="0" w:color="auto"/>
                  </w:divBdr>
                </w:div>
                <w:div w:id="807748023">
                  <w:marLeft w:val="0"/>
                  <w:marRight w:val="0"/>
                  <w:marTop w:val="0"/>
                  <w:marBottom w:val="0"/>
                  <w:divBdr>
                    <w:top w:val="none" w:sz="0" w:space="0" w:color="auto"/>
                    <w:left w:val="none" w:sz="0" w:space="0" w:color="auto"/>
                    <w:bottom w:val="none" w:sz="0" w:space="0" w:color="auto"/>
                    <w:right w:val="none" w:sz="0" w:space="0" w:color="auto"/>
                  </w:divBdr>
                </w:div>
                <w:div w:id="808013128">
                  <w:marLeft w:val="0"/>
                  <w:marRight w:val="0"/>
                  <w:marTop w:val="0"/>
                  <w:marBottom w:val="0"/>
                  <w:divBdr>
                    <w:top w:val="none" w:sz="0" w:space="0" w:color="auto"/>
                    <w:left w:val="none" w:sz="0" w:space="0" w:color="auto"/>
                    <w:bottom w:val="none" w:sz="0" w:space="0" w:color="auto"/>
                    <w:right w:val="none" w:sz="0" w:space="0" w:color="auto"/>
                  </w:divBdr>
                </w:div>
                <w:div w:id="810055198">
                  <w:marLeft w:val="0"/>
                  <w:marRight w:val="0"/>
                  <w:marTop w:val="0"/>
                  <w:marBottom w:val="0"/>
                  <w:divBdr>
                    <w:top w:val="none" w:sz="0" w:space="0" w:color="auto"/>
                    <w:left w:val="none" w:sz="0" w:space="0" w:color="auto"/>
                    <w:bottom w:val="none" w:sz="0" w:space="0" w:color="auto"/>
                    <w:right w:val="none" w:sz="0" w:space="0" w:color="auto"/>
                  </w:divBdr>
                </w:div>
                <w:div w:id="810055255">
                  <w:marLeft w:val="0"/>
                  <w:marRight w:val="0"/>
                  <w:marTop w:val="0"/>
                  <w:marBottom w:val="0"/>
                  <w:divBdr>
                    <w:top w:val="none" w:sz="0" w:space="0" w:color="auto"/>
                    <w:left w:val="none" w:sz="0" w:space="0" w:color="auto"/>
                    <w:bottom w:val="none" w:sz="0" w:space="0" w:color="auto"/>
                    <w:right w:val="none" w:sz="0" w:space="0" w:color="auto"/>
                  </w:divBdr>
                </w:div>
                <w:div w:id="812017861">
                  <w:marLeft w:val="0"/>
                  <w:marRight w:val="0"/>
                  <w:marTop w:val="0"/>
                  <w:marBottom w:val="0"/>
                  <w:divBdr>
                    <w:top w:val="none" w:sz="0" w:space="0" w:color="auto"/>
                    <w:left w:val="none" w:sz="0" w:space="0" w:color="auto"/>
                    <w:bottom w:val="none" w:sz="0" w:space="0" w:color="auto"/>
                    <w:right w:val="none" w:sz="0" w:space="0" w:color="auto"/>
                  </w:divBdr>
                </w:div>
                <w:div w:id="812600406">
                  <w:marLeft w:val="0"/>
                  <w:marRight w:val="0"/>
                  <w:marTop w:val="0"/>
                  <w:marBottom w:val="0"/>
                  <w:divBdr>
                    <w:top w:val="none" w:sz="0" w:space="0" w:color="auto"/>
                    <w:left w:val="none" w:sz="0" w:space="0" w:color="auto"/>
                    <w:bottom w:val="none" w:sz="0" w:space="0" w:color="auto"/>
                    <w:right w:val="none" w:sz="0" w:space="0" w:color="auto"/>
                  </w:divBdr>
                </w:div>
                <w:div w:id="812789588">
                  <w:marLeft w:val="0"/>
                  <w:marRight w:val="0"/>
                  <w:marTop w:val="0"/>
                  <w:marBottom w:val="0"/>
                  <w:divBdr>
                    <w:top w:val="none" w:sz="0" w:space="0" w:color="auto"/>
                    <w:left w:val="none" w:sz="0" w:space="0" w:color="auto"/>
                    <w:bottom w:val="none" w:sz="0" w:space="0" w:color="auto"/>
                    <w:right w:val="none" w:sz="0" w:space="0" w:color="auto"/>
                  </w:divBdr>
                </w:div>
                <w:div w:id="814448622">
                  <w:marLeft w:val="0"/>
                  <w:marRight w:val="0"/>
                  <w:marTop w:val="0"/>
                  <w:marBottom w:val="0"/>
                  <w:divBdr>
                    <w:top w:val="none" w:sz="0" w:space="0" w:color="auto"/>
                    <w:left w:val="none" w:sz="0" w:space="0" w:color="auto"/>
                    <w:bottom w:val="none" w:sz="0" w:space="0" w:color="auto"/>
                    <w:right w:val="none" w:sz="0" w:space="0" w:color="auto"/>
                  </w:divBdr>
                </w:div>
                <w:div w:id="816410637">
                  <w:marLeft w:val="0"/>
                  <w:marRight w:val="0"/>
                  <w:marTop w:val="0"/>
                  <w:marBottom w:val="0"/>
                  <w:divBdr>
                    <w:top w:val="none" w:sz="0" w:space="0" w:color="auto"/>
                    <w:left w:val="none" w:sz="0" w:space="0" w:color="auto"/>
                    <w:bottom w:val="none" w:sz="0" w:space="0" w:color="auto"/>
                    <w:right w:val="none" w:sz="0" w:space="0" w:color="auto"/>
                  </w:divBdr>
                </w:div>
                <w:div w:id="817767646">
                  <w:marLeft w:val="0"/>
                  <w:marRight w:val="0"/>
                  <w:marTop w:val="0"/>
                  <w:marBottom w:val="0"/>
                  <w:divBdr>
                    <w:top w:val="none" w:sz="0" w:space="0" w:color="auto"/>
                    <w:left w:val="none" w:sz="0" w:space="0" w:color="auto"/>
                    <w:bottom w:val="none" w:sz="0" w:space="0" w:color="auto"/>
                    <w:right w:val="none" w:sz="0" w:space="0" w:color="auto"/>
                  </w:divBdr>
                </w:div>
                <w:div w:id="818890006">
                  <w:marLeft w:val="0"/>
                  <w:marRight w:val="0"/>
                  <w:marTop w:val="0"/>
                  <w:marBottom w:val="0"/>
                  <w:divBdr>
                    <w:top w:val="none" w:sz="0" w:space="0" w:color="auto"/>
                    <w:left w:val="none" w:sz="0" w:space="0" w:color="auto"/>
                    <w:bottom w:val="none" w:sz="0" w:space="0" w:color="auto"/>
                    <w:right w:val="none" w:sz="0" w:space="0" w:color="auto"/>
                  </w:divBdr>
                </w:div>
                <w:div w:id="819275039">
                  <w:marLeft w:val="0"/>
                  <w:marRight w:val="0"/>
                  <w:marTop w:val="0"/>
                  <w:marBottom w:val="0"/>
                  <w:divBdr>
                    <w:top w:val="none" w:sz="0" w:space="0" w:color="auto"/>
                    <w:left w:val="none" w:sz="0" w:space="0" w:color="auto"/>
                    <w:bottom w:val="none" w:sz="0" w:space="0" w:color="auto"/>
                    <w:right w:val="none" w:sz="0" w:space="0" w:color="auto"/>
                  </w:divBdr>
                </w:div>
                <w:div w:id="821696770">
                  <w:marLeft w:val="0"/>
                  <w:marRight w:val="0"/>
                  <w:marTop w:val="0"/>
                  <w:marBottom w:val="0"/>
                  <w:divBdr>
                    <w:top w:val="none" w:sz="0" w:space="0" w:color="auto"/>
                    <w:left w:val="none" w:sz="0" w:space="0" w:color="auto"/>
                    <w:bottom w:val="none" w:sz="0" w:space="0" w:color="auto"/>
                    <w:right w:val="none" w:sz="0" w:space="0" w:color="auto"/>
                  </w:divBdr>
                </w:div>
                <w:div w:id="822620024">
                  <w:marLeft w:val="0"/>
                  <w:marRight w:val="0"/>
                  <w:marTop w:val="0"/>
                  <w:marBottom w:val="0"/>
                  <w:divBdr>
                    <w:top w:val="none" w:sz="0" w:space="0" w:color="auto"/>
                    <w:left w:val="none" w:sz="0" w:space="0" w:color="auto"/>
                    <w:bottom w:val="none" w:sz="0" w:space="0" w:color="auto"/>
                    <w:right w:val="none" w:sz="0" w:space="0" w:color="auto"/>
                  </w:divBdr>
                </w:div>
                <w:div w:id="824661071">
                  <w:marLeft w:val="0"/>
                  <w:marRight w:val="0"/>
                  <w:marTop w:val="0"/>
                  <w:marBottom w:val="0"/>
                  <w:divBdr>
                    <w:top w:val="none" w:sz="0" w:space="0" w:color="auto"/>
                    <w:left w:val="none" w:sz="0" w:space="0" w:color="auto"/>
                    <w:bottom w:val="none" w:sz="0" w:space="0" w:color="auto"/>
                    <w:right w:val="none" w:sz="0" w:space="0" w:color="auto"/>
                  </w:divBdr>
                </w:div>
                <w:div w:id="824783590">
                  <w:marLeft w:val="0"/>
                  <w:marRight w:val="0"/>
                  <w:marTop w:val="0"/>
                  <w:marBottom w:val="0"/>
                  <w:divBdr>
                    <w:top w:val="none" w:sz="0" w:space="0" w:color="auto"/>
                    <w:left w:val="none" w:sz="0" w:space="0" w:color="auto"/>
                    <w:bottom w:val="none" w:sz="0" w:space="0" w:color="auto"/>
                    <w:right w:val="none" w:sz="0" w:space="0" w:color="auto"/>
                  </w:divBdr>
                </w:div>
                <w:div w:id="825361377">
                  <w:marLeft w:val="0"/>
                  <w:marRight w:val="0"/>
                  <w:marTop w:val="0"/>
                  <w:marBottom w:val="0"/>
                  <w:divBdr>
                    <w:top w:val="none" w:sz="0" w:space="0" w:color="auto"/>
                    <w:left w:val="none" w:sz="0" w:space="0" w:color="auto"/>
                    <w:bottom w:val="none" w:sz="0" w:space="0" w:color="auto"/>
                    <w:right w:val="none" w:sz="0" w:space="0" w:color="auto"/>
                  </w:divBdr>
                </w:div>
                <w:div w:id="827330086">
                  <w:marLeft w:val="0"/>
                  <w:marRight w:val="0"/>
                  <w:marTop w:val="0"/>
                  <w:marBottom w:val="0"/>
                  <w:divBdr>
                    <w:top w:val="none" w:sz="0" w:space="0" w:color="auto"/>
                    <w:left w:val="none" w:sz="0" w:space="0" w:color="auto"/>
                    <w:bottom w:val="none" w:sz="0" w:space="0" w:color="auto"/>
                    <w:right w:val="none" w:sz="0" w:space="0" w:color="auto"/>
                  </w:divBdr>
                </w:div>
                <w:div w:id="830876150">
                  <w:marLeft w:val="0"/>
                  <w:marRight w:val="0"/>
                  <w:marTop w:val="0"/>
                  <w:marBottom w:val="0"/>
                  <w:divBdr>
                    <w:top w:val="none" w:sz="0" w:space="0" w:color="auto"/>
                    <w:left w:val="none" w:sz="0" w:space="0" w:color="auto"/>
                    <w:bottom w:val="none" w:sz="0" w:space="0" w:color="auto"/>
                    <w:right w:val="none" w:sz="0" w:space="0" w:color="auto"/>
                  </w:divBdr>
                </w:div>
                <w:div w:id="831412110">
                  <w:marLeft w:val="0"/>
                  <w:marRight w:val="0"/>
                  <w:marTop w:val="0"/>
                  <w:marBottom w:val="0"/>
                  <w:divBdr>
                    <w:top w:val="none" w:sz="0" w:space="0" w:color="auto"/>
                    <w:left w:val="none" w:sz="0" w:space="0" w:color="auto"/>
                    <w:bottom w:val="none" w:sz="0" w:space="0" w:color="auto"/>
                    <w:right w:val="none" w:sz="0" w:space="0" w:color="auto"/>
                  </w:divBdr>
                </w:div>
                <w:div w:id="833640267">
                  <w:marLeft w:val="0"/>
                  <w:marRight w:val="0"/>
                  <w:marTop w:val="0"/>
                  <w:marBottom w:val="0"/>
                  <w:divBdr>
                    <w:top w:val="none" w:sz="0" w:space="0" w:color="auto"/>
                    <w:left w:val="none" w:sz="0" w:space="0" w:color="auto"/>
                    <w:bottom w:val="none" w:sz="0" w:space="0" w:color="auto"/>
                    <w:right w:val="none" w:sz="0" w:space="0" w:color="auto"/>
                  </w:divBdr>
                </w:div>
                <w:div w:id="833956288">
                  <w:marLeft w:val="0"/>
                  <w:marRight w:val="0"/>
                  <w:marTop w:val="0"/>
                  <w:marBottom w:val="0"/>
                  <w:divBdr>
                    <w:top w:val="none" w:sz="0" w:space="0" w:color="auto"/>
                    <w:left w:val="none" w:sz="0" w:space="0" w:color="auto"/>
                    <w:bottom w:val="none" w:sz="0" w:space="0" w:color="auto"/>
                    <w:right w:val="none" w:sz="0" w:space="0" w:color="auto"/>
                  </w:divBdr>
                </w:div>
                <w:div w:id="839002575">
                  <w:marLeft w:val="0"/>
                  <w:marRight w:val="0"/>
                  <w:marTop w:val="0"/>
                  <w:marBottom w:val="0"/>
                  <w:divBdr>
                    <w:top w:val="none" w:sz="0" w:space="0" w:color="auto"/>
                    <w:left w:val="none" w:sz="0" w:space="0" w:color="auto"/>
                    <w:bottom w:val="none" w:sz="0" w:space="0" w:color="auto"/>
                    <w:right w:val="none" w:sz="0" w:space="0" w:color="auto"/>
                  </w:divBdr>
                </w:div>
                <w:div w:id="840200211">
                  <w:marLeft w:val="0"/>
                  <w:marRight w:val="0"/>
                  <w:marTop w:val="0"/>
                  <w:marBottom w:val="0"/>
                  <w:divBdr>
                    <w:top w:val="none" w:sz="0" w:space="0" w:color="auto"/>
                    <w:left w:val="none" w:sz="0" w:space="0" w:color="auto"/>
                    <w:bottom w:val="none" w:sz="0" w:space="0" w:color="auto"/>
                    <w:right w:val="none" w:sz="0" w:space="0" w:color="auto"/>
                  </w:divBdr>
                </w:div>
                <w:div w:id="844513848">
                  <w:marLeft w:val="0"/>
                  <w:marRight w:val="0"/>
                  <w:marTop w:val="0"/>
                  <w:marBottom w:val="0"/>
                  <w:divBdr>
                    <w:top w:val="none" w:sz="0" w:space="0" w:color="auto"/>
                    <w:left w:val="none" w:sz="0" w:space="0" w:color="auto"/>
                    <w:bottom w:val="none" w:sz="0" w:space="0" w:color="auto"/>
                    <w:right w:val="none" w:sz="0" w:space="0" w:color="auto"/>
                  </w:divBdr>
                </w:div>
                <w:div w:id="845680212">
                  <w:marLeft w:val="0"/>
                  <w:marRight w:val="0"/>
                  <w:marTop w:val="0"/>
                  <w:marBottom w:val="0"/>
                  <w:divBdr>
                    <w:top w:val="none" w:sz="0" w:space="0" w:color="auto"/>
                    <w:left w:val="none" w:sz="0" w:space="0" w:color="auto"/>
                    <w:bottom w:val="none" w:sz="0" w:space="0" w:color="auto"/>
                    <w:right w:val="none" w:sz="0" w:space="0" w:color="auto"/>
                  </w:divBdr>
                </w:div>
                <w:div w:id="848984797">
                  <w:marLeft w:val="0"/>
                  <w:marRight w:val="0"/>
                  <w:marTop w:val="0"/>
                  <w:marBottom w:val="0"/>
                  <w:divBdr>
                    <w:top w:val="none" w:sz="0" w:space="0" w:color="auto"/>
                    <w:left w:val="none" w:sz="0" w:space="0" w:color="auto"/>
                    <w:bottom w:val="none" w:sz="0" w:space="0" w:color="auto"/>
                    <w:right w:val="none" w:sz="0" w:space="0" w:color="auto"/>
                  </w:divBdr>
                </w:div>
                <w:div w:id="851189400">
                  <w:marLeft w:val="0"/>
                  <w:marRight w:val="0"/>
                  <w:marTop w:val="0"/>
                  <w:marBottom w:val="0"/>
                  <w:divBdr>
                    <w:top w:val="none" w:sz="0" w:space="0" w:color="auto"/>
                    <w:left w:val="none" w:sz="0" w:space="0" w:color="auto"/>
                    <w:bottom w:val="none" w:sz="0" w:space="0" w:color="auto"/>
                    <w:right w:val="none" w:sz="0" w:space="0" w:color="auto"/>
                  </w:divBdr>
                </w:div>
                <w:div w:id="851526190">
                  <w:marLeft w:val="0"/>
                  <w:marRight w:val="0"/>
                  <w:marTop w:val="0"/>
                  <w:marBottom w:val="0"/>
                  <w:divBdr>
                    <w:top w:val="none" w:sz="0" w:space="0" w:color="auto"/>
                    <w:left w:val="none" w:sz="0" w:space="0" w:color="auto"/>
                    <w:bottom w:val="none" w:sz="0" w:space="0" w:color="auto"/>
                    <w:right w:val="none" w:sz="0" w:space="0" w:color="auto"/>
                  </w:divBdr>
                </w:div>
                <w:div w:id="853419997">
                  <w:marLeft w:val="0"/>
                  <w:marRight w:val="0"/>
                  <w:marTop w:val="0"/>
                  <w:marBottom w:val="0"/>
                  <w:divBdr>
                    <w:top w:val="none" w:sz="0" w:space="0" w:color="auto"/>
                    <w:left w:val="none" w:sz="0" w:space="0" w:color="auto"/>
                    <w:bottom w:val="none" w:sz="0" w:space="0" w:color="auto"/>
                    <w:right w:val="none" w:sz="0" w:space="0" w:color="auto"/>
                  </w:divBdr>
                </w:div>
                <w:div w:id="853499585">
                  <w:marLeft w:val="0"/>
                  <w:marRight w:val="0"/>
                  <w:marTop w:val="0"/>
                  <w:marBottom w:val="0"/>
                  <w:divBdr>
                    <w:top w:val="none" w:sz="0" w:space="0" w:color="auto"/>
                    <w:left w:val="none" w:sz="0" w:space="0" w:color="auto"/>
                    <w:bottom w:val="none" w:sz="0" w:space="0" w:color="auto"/>
                    <w:right w:val="none" w:sz="0" w:space="0" w:color="auto"/>
                  </w:divBdr>
                </w:div>
                <w:div w:id="853500239">
                  <w:marLeft w:val="0"/>
                  <w:marRight w:val="0"/>
                  <w:marTop w:val="0"/>
                  <w:marBottom w:val="0"/>
                  <w:divBdr>
                    <w:top w:val="none" w:sz="0" w:space="0" w:color="auto"/>
                    <w:left w:val="none" w:sz="0" w:space="0" w:color="auto"/>
                    <w:bottom w:val="none" w:sz="0" w:space="0" w:color="auto"/>
                    <w:right w:val="none" w:sz="0" w:space="0" w:color="auto"/>
                  </w:divBdr>
                </w:div>
                <w:div w:id="854150485">
                  <w:marLeft w:val="0"/>
                  <w:marRight w:val="0"/>
                  <w:marTop w:val="0"/>
                  <w:marBottom w:val="0"/>
                  <w:divBdr>
                    <w:top w:val="none" w:sz="0" w:space="0" w:color="auto"/>
                    <w:left w:val="none" w:sz="0" w:space="0" w:color="auto"/>
                    <w:bottom w:val="none" w:sz="0" w:space="0" w:color="auto"/>
                    <w:right w:val="none" w:sz="0" w:space="0" w:color="auto"/>
                  </w:divBdr>
                </w:div>
                <w:div w:id="854883583">
                  <w:marLeft w:val="0"/>
                  <w:marRight w:val="0"/>
                  <w:marTop w:val="0"/>
                  <w:marBottom w:val="0"/>
                  <w:divBdr>
                    <w:top w:val="none" w:sz="0" w:space="0" w:color="auto"/>
                    <w:left w:val="none" w:sz="0" w:space="0" w:color="auto"/>
                    <w:bottom w:val="none" w:sz="0" w:space="0" w:color="auto"/>
                    <w:right w:val="none" w:sz="0" w:space="0" w:color="auto"/>
                  </w:divBdr>
                </w:div>
                <w:div w:id="856886652">
                  <w:marLeft w:val="0"/>
                  <w:marRight w:val="0"/>
                  <w:marTop w:val="0"/>
                  <w:marBottom w:val="0"/>
                  <w:divBdr>
                    <w:top w:val="none" w:sz="0" w:space="0" w:color="auto"/>
                    <w:left w:val="none" w:sz="0" w:space="0" w:color="auto"/>
                    <w:bottom w:val="none" w:sz="0" w:space="0" w:color="auto"/>
                    <w:right w:val="none" w:sz="0" w:space="0" w:color="auto"/>
                  </w:divBdr>
                </w:div>
                <w:div w:id="863595376">
                  <w:marLeft w:val="0"/>
                  <w:marRight w:val="0"/>
                  <w:marTop w:val="0"/>
                  <w:marBottom w:val="0"/>
                  <w:divBdr>
                    <w:top w:val="none" w:sz="0" w:space="0" w:color="auto"/>
                    <w:left w:val="none" w:sz="0" w:space="0" w:color="auto"/>
                    <w:bottom w:val="none" w:sz="0" w:space="0" w:color="auto"/>
                    <w:right w:val="none" w:sz="0" w:space="0" w:color="auto"/>
                  </w:divBdr>
                </w:div>
                <w:div w:id="863784442">
                  <w:marLeft w:val="0"/>
                  <w:marRight w:val="0"/>
                  <w:marTop w:val="0"/>
                  <w:marBottom w:val="0"/>
                  <w:divBdr>
                    <w:top w:val="none" w:sz="0" w:space="0" w:color="auto"/>
                    <w:left w:val="none" w:sz="0" w:space="0" w:color="auto"/>
                    <w:bottom w:val="none" w:sz="0" w:space="0" w:color="auto"/>
                    <w:right w:val="none" w:sz="0" w:space="0" w:color="auto"/>
                  </w:divBdr>
                </w:div>
                <w:div w:id="864053851">
                  <w:marLeft w:val="0"/>
                  <w:marRight w:val="0"/>
                  <w:marTop w:val="0"/>
                  <w:marBottom w:val="0"/>
                  <w:divBdr>
                    <w:top w:val="none" w:sz="0" w:space="0" w:color="auto"/>
                    <w:left w:val="none" w:sz="0" w:space="0" w:color="auto"/>
                    <w:bottom w:val="none" w:sz="0" w:space="0" w:color="auto"/>
                    <w:right w:val="none" w:sz="0" w:space="0" w:color="auto"/>
                  </w:divBdr>
                </w:div>
                <w:div w:id="866408873">
                  <w:marLeft w:val="0"/>
                  <w:marRight w:val="0"/>
                  <w:marTop w:val="0"/>
                  <w:marBottom w:val="0"/>
                  <w:divBdr>
                    <w:top w:val="none" w:sz="0" w:space="0" w:color="auto"/>
                    <w:left w:val="none" w:sz="0" w:space="0" w:color="auto"/>
                    <w:bottom w:val="none" w:sz="0" w:space="0" w:color="auto"/>
                    <w:right w:val="none" w:sz="0" w:space="0" w:color="auto"/>
                  </w:divBdr>
                </w:div>
                <w:div w:id="870335450">
                  <w:marLeft w:val="0"/>
                  <w:marRight w:val="0"/>
                  <w:marTop w:val="0"/>
                  <w:marBottom w:val="0"/>
                  <w:divBdr>
                    <w:top w:val="none" w:sz="0" w:space="0" w:color="auto"/>
                    <w:left w:val="none" w:sz="0" w:space="0" w:color="auto"/>
                    <w:bottom w:val="none" w:sz="0" w:space="0" w:color="auto"/>
                    <w:right w:val="none" w:sz="0" w:space="0" w:color="auto"/>
                  </w:divBdr>
                </w:div>
                <w:div w:id="874537153">
                  <w:marLeft w:val="0"/>
                  <w:marRight w:val="0"/>
                  <w:marTop w:val="0"/>
                  <w:marBottom w:val="0"/>
                  <w:divBdr>
                    <w:top w:val="none" w:sz="0" w:space="0" w:color="auto"/>
                    <w:left w:val="none" w:sz="0" w:space="0" w:color="auto"/>
                    <w:bottom w:val="none" w:sz="0" w:space="0" w:color="auto"/>
                    <w:right w:val="none" w:sz="0" w:space="0" w:color="auto"/>
                  </w:divBdr>
                </w:div>
                <w:div w:id="877742909">
                  <w:marLeft w:val="0"/>
                  <w:marRight w:val="0"/>
                  <w:marTop w:val="0"/>
                  <w:marBottom w:val="0"/>
                  <w:divBdr>
                    <w:top w:val="none" w:sz="0" w:space="0" w:color="auto"/>
                    <w:left w:val="none" w:sz="0" w:space="0" w:color="auto"/>
                    <w:bottom w:val="none" w:sz="0" w:space="0" w:color="auto"/>
                    <w:right w:val="none" w:sz="0" w:space="0" w:color="auto"/>
                  </w:divBdr>
                </w:div>
                <w:div w:id="879132021">
                  <w:marLeft w:val="0"/>
                  <w:marRight w:val="0"/>
                  <w:marTop w:val="0"/>
                  <w:marBottom w:val="0"/>
                  <w:divBdr>
                    <w:top w:val="none" w:sz="0" w:space="0" w:color="auto"/>
                    <w:left w:val="none" w:sz="0" w:space="0" w:color="auto"/>
                    <w:bottom w:val="none" w:sz="0" w:space="0" w:color="auto"/>
                    <w:right w:val="none" w:sz="0" w:space="0" w:color="auto"/>
                  </w:divBdr>
                </w:div>
                <w:div w:id="879438411">
                  <w:marLeft w:val="0"/>
                  <w:marRight w:val="0"/>
                  <w:marTop w:val="0"/>
                  <w:marBottom w:val="0"/>
                  <w:divBdr>
                    <w:top w:val="none" w:sz="0" w:space="0" w:color="auto"/>
                    <w:left w:val="none" w:sz="0" w:space="0" w:color="auto"/>
                    <w:bottom w:val="none" w:sz="0" w:space="0" w:color="auto"/>
                    <w:right w:val="none" w:sz="0" w:space="0" w:color="auto"/>
                  </w:divBdr>
                </w:div>
                <w:div w:id="880170332">
                  <w:marLeft w:val="0"/>
                  <w:marRight w:val="0"/>
                  <w:marTop w:val="0"/>
                  <w:marBottom w:val="0"/>
                  <w:divBdr>
                    <w:top w:val="none" w:sz="0" w:space="0" w:color="auto"/>
                    <w:left w:val="none" w:sz="0" w:space="0" w:color="auto"/>
                    <w:bottom w:val="none" w:sz="0" w:space="0" w:color="auto"/>
                    <w:right w:val="none" w:sz="0" w:space="0" w:color="auto"/>
                  </w:divBdr>
                </w:div>
                <w:div w:id="882985388">
                  <w:marLeft w:val="0"/>
                  <w:marRight w:val="0"/>
                  <w:marTop w:val="0"/>
                  <w:marBottom w:val="0"/>
                  <w:divBdr>
                    <w:top w:val="none" w:sz="0" w:space="0" w:color="auto"/>
                    <w:left w:val="none" w:sz="0" w:space="0" w:color="auto"/>
                    <w:bottom w:val="none" w:sz="0" w:space="0" w:color="auto"/>
                    <w:right w:val="none" w:sz="0" w:space="0" w:color="auto"/>
                  </w:divBdr>
                </w:div>
                <w:div w:id="883836100">
                  <w:marLeft w:val="0"/>
                  <w:marRight w:val="0"/>
                  <w:marTop w:val="0"/>
                  <w:marBottom w:val="0"/>
                  <w:divBdr>
                    <w:top w:val="none" w:sz="0" w:space="0" w:color="auto"/>
                    <w:left w:val="none" w:sz="0" w:space="0" w:color="auto"/>
                    <w:bottom w:val="none" w:sz="0" w:space="0" w:color="auto"/>
                    <w:right w:val="none" w:sz="0" w:space="0" w:color="auto"/>
                  </w:divBdr>
                </w:div>
                <w:div w:id="887179786">
                  <w:marLeft w:val="0"/>
                  <w:marRight w:val="0"/>
                  <w:marTop w:val="0"/>
                  <w:marBottom w:val="0"/>
                  <w:divBdr>
                    <w:top w:val="none" w:sz="0" w:space="0" w:color="auto"/>
                    <w:left w:val="none" w:sz="0" w:space="0" w:color="auto"/>
                    <w:bottom w:val="none" w:sz="0" w:space="0" w:color="auto"/>
                    <w:right w:val="none" w:sz="0" w:space="0" w:color="auto"/>
                  </w:divBdr>
                </w:div>
                <w:div w:id="888955578">
                  <w:marLeft w:val="0"/>
                  <w:marRight w:val="0"/>
                  <w:marTop w:val="0"/>
                  <w:marBottom w:val="0"/>
                  <w:divBdr>
                    <w:top w:val="none" w:sz="0" w:space="0" w:color="auto"/>
                    <w:left w:val="none" w:sz="0" w:space="0" w:color="auto"/>
                    <w:bottom w:val="none" w:sz="0" w:space="0" w:color="auto"/>
                    <w:right w:val="none" w:sz="0" w:space="0" w:color="auto"/>
                  </w:divBdr>
                </w:div>
                <w:div w:id="890773684">
                  <w:marLeft w:val="0"/>
                  <w:marRight w:val="0"/>
                  <w:marTop w:val="0"/>
                  <w:marBottom w:val="0"/>
                  <w:divBdr>
                    <w:top w:val="none" w:sz="0" w:space="0" w:color="auto"/>
                    <w:left w:val="none" w:sz="0" w:space="0" w:color="auto"/>
                    <w:bottom w:val="none" w:sz="0" w:space="0" w:color="auto"/>
                    <w:right w:val="none" w:sz="0" w:space="0" w:color="auto"/>
                  </w:divBdr>
                </w:div>
                <w:div w:id="891426616">
                  <w:marLeft w:val="0"/>
                  <w:marRight w:val="0"/>
                  <w:marTop w:val="0"/>
                  <w:marBottom w:val="0"/>
                  <w:divBdr>
                    <w:top w:val="none" w:sz="0" w:space="0" w:color="auto"/>
                    <w:left w:val="none" w:sz="0" w:space="0" w:color="auto"/>
                    <w:bottom w:val="none" w:sz="0" w:space="0" w:color="auto"/>
                    <w:right w:val="none" w:sz="0" w:space="0" w:color="auto"/>
                  </w:divBdr>
                </w:div>
                <w:div w:id="900409829">
                  <w:marLeft w:val="0"/>
                  <w:marRight w:val="0"/>
                  <w:marTop w:val="0"/>
                  <w:marBottom w:val="0"/>
                  <w:divBdr>
                    <w:top w:val="none" w:sz="0" w:space="0" w:color="auto"/>
                    <w:left w:val="none" w:sz="0" w:space="0" w:color="auto"/>
                    <w:bottom w:val="none" w:sz="0" w:space="0" w:color="auto"/>
                    <w:right w:val="none" w:sz="0" w:space="0" w:color="auto"/>
                  </w:divBdr>
                </w:div>
                <w:div w:id="906037889">
                  <w:marLeft w:val="0"/>
                  <w:marRight w:val="0"/>
                  <w:marTop w:val="0"/>
                  <w:marBottom w:val="0"/>
                  <w:divBdr>
                    <w:top w:val="none" w:sz="0" w:space="0" w:color="auto"/>
                    <w:left w:val="none" w:sz="0" w:space="0" w:color="auto"/>
                    <w:bottom w:val="none" w:sz="0" w:space="0" w:color="auto"/>
                    <w:right w:val="none" w:sz="0" w:space="0" w:color="auto"/>
                  </w:divBdr>
                </w:div>
                <w:div w:id="906182998">
                  <w:marLeft w:val="0"/>
                  <w:marRight w:val="0"/>
                  <w:marTop w:val="0"/>
                  <w:marBottom w:val="0"/>
                  <w:divBdr>
                    <w:top w:val="none" w:sz="0" w:space="0" w:color="auto"/>
                    <w:left w:val="none" w:sz="0" w:space="0" w:color="auto"/>
                    <w:bottom w:val="none" w:sz="0" w:space="0" w:color="auto"/>
                    <w:right w:val="none" w:sz="0" w:space="0" w:color="auto"/>
                  </w:divBdr>
                </w:div>
                <w:div w:id="909465966">
                  <w:marLeft w:val="0"/>
                  <w:marRight w:val="0"/>
                  <w:marTop w:val="0"/>
                  <w:marBottom w:val="0"/>
                  <w:divBdr>
                    <w:top w:val="none" w:sz="0" w:space="0" w:color="auto"/>
                    <w:left w:val="none" w:sz="0" w:space="0" w:color="auto"/>
                    <w:bottom w:val="none" w:sz="0" w:space="0" w:color="auto"/>
                    <w:right w:val="none" w:sz="0" w:space="0" w:color="auto"/>
                  </w:divBdr>
                </w:div>
                <w:div w:id="909729153">
                  <w:marLeft w:val="0"/>
                  <w:marRight w:val="0"/>
                  <w:marTop w:val="0"/>
                  <w:marBottom w:val="0"/>
                  <w:divBdr>
                    <w:top w:val="none" w:sz="0" w:space="0" w:color="auto"/>
                    <w:left w:val="none" w:sz="0" w:space="0" w:color="auto"/>
                    <w:bottom w:val="none" w:sz="0" w:space="0" w:color="auto"/>
                    <w:right w:val="none" w:sz="0" w:space="0" w:color="auto"/>
                  </w:divBdr>
                </w:div>
                <w:div w:id="910578313">
                  <w:marLeft w:val="0"/>
                  <w:marRight w:val="0"/>
                  <w:marTop w:val="0"/>
                  <w:marBottom w:val="0"/>
                  <w:divBdr>
                    <w:top w:val="none" w:sz="0" w:space="0" w:color="auto"/>
                    <w:left w:val="none" w:sz="0" w:space="0" w:color="auto"/>
                    <w:bottom w:val="none" w:sz="0" w:space="0" w:color="auto"/>
                    <w:right w:val="none" w:sz="0" w:space="0" w:color="auto"/>
                  </w:divBdr>
                </w:div>
                <w:div w:id="913049494">
                  <w:marLeft w:val="0"/>
                  <w:marRight w:val="0"/>
                  <w:marTop w:val="0"/>
                  <w:marBottom w:val="0"/>
                  <w:divBdr>
                    <w:top w:val="none" w:sz="0" w:space="0" w:color="auto"/>
                    <w:left w:val="none" w:sz="0" w:space="0" w:color="auto"/>
                    <w:bottom w:val="none" w:sz="0" w:space="0" w:color="auto"/>
                    <w:right w:val="none" w:sz="0" w:space="0" w:color="auto"/>
                  </w:divBdr>
                </w:div>
                <w:div w:id="913393385">
                  <w:marLeft w:val="0"/>
                  <w:marRight w:val="0"/>
                  <w:marTop w:val="0"/>
                  <w:marBottom w:val="0"/>
                  <w:divBdr>
                    <w:top w:val="none" w:sz="0" w:space="0" w:color="auto"/>
                    <w:left w:val="none" w:sz="0" w:space="0" w:color="auto"/>
                    <w:bottom w:val="none" w:sz="0" w:space="0" w:color="auto"/>
                    <w:right w:val="none" w:sz="0" w:space="0" w:color="auto"/>
                  </w:divBdr>
                </w:div>
                <w:div w:id="917665590">
                  <w:marLeft w:val="0"/>
                  <w:marRight w:val="0"/>
                  <w:marTop w:val="0"/>
                  <w:marBottom w:val="0"/>
                  <w:divBdr>
                    <w:top w:val="none" w:sz="0" w:space="0" w:color="auto"/>
                    <w:left w:val="none" w:sz="0" w:space="0" w:color="auto"/>
                    <w:bottom w:val="none" w:sz="0" w:space="0" w:color="auto"/>
                    <w:right w:val="none" w:sz="0" w:space="0" w:color="auto"/>
                  </w:divBdr>
                </w:div>
                <w:div w:id="919869812">
                  <w:marLeft w:val="0"/>
                  <w:marRight w:val="0"/>
                  <w:marTop w:val="0"/>
                  <w:marBottom w:val="0"/>
                  <w:divBdr>
                    <w:top w:val="none" w:sz="0" w:space="0" w:color="auto"/>
                    <w:left w:val="none" w:sz="0" w:space="0" w:color="auto"/>
                    <w:bottom w:val="none" w:sz="0" w:space="0" w:color="auto"/>
                    <w:right w:val="none" w:sz="0" w:space="0" w:color="auto"/>
                  </w:divBdr>
                </w:div>
                <w:div w:id="921179405">
                  <w:marLeft w:val="0"/>
                  <w:marRight w:val="0"/>
                  <w:marTop w:val="0"/>
                  <w:marBottom w:val="0"/>
                  <w:divBdr>
                    <w:top w:val="none" w:sz="0" w:space="0" w:color="auto"/>
                    <w:left w:val="none" w:sz="0" w:space="0" w:color="auto"/>
                    <w:bottom w:val="none" w:sz="0" w:space="0" w:color="auto"/>
                    <w:right w:val="none" w:sz="0" w:space="0" w:color="auto"/>
                  </w:divBdr>
                </w:div>
                <w:div w:id="922226750">
                  <w:marLeft w:val="0"/>
                  <w:marRight w:val="0"/>
                  <w:marTop w:val="0"/>
                  <w:marBottom w:val="0"/>
                  <w:divBdr>
                    <w:top w:val="none" w:sz="0" w:space="0" w:color="auto"/>
                    <w:left w:val="none" w:sz="0" w:space="0" w:color="auto"/>
                    <w:bottom w:val="none" w:sz="0" w:space="0" w:color="auto"/>
                    <w:right w:val="none" w:sz="0" w:space="0" w:color="auto"/>
                  </w:divBdr>
                </w:div>
                <w:div w:id="924265541">
                  <w:marLeft w:val="0"/>
                  <w:marRight w:val="0"/>
                  <w:marTop w:val="0"/>
                  <w:marBottom w:val="0"/>
                  <w:divBdr>
                    <w:top w:val="none" w:sz="0" w:space="0" w:color="auto"/>
                    <w:left w:val="none" w:sz="0" w:space="0" w:color="auto"/>
                    <w:bottom w:val="none" w:sz="0" w:space="0" w:color="auto"/>
                    <w:right w:val="none" w:sz="0" w:space="0" w:color="auto"/>
                  </w:divBdr>
                </w:div>
                <w:div w:id="924652224">
                  <w:marLeft w:val="0"/>
                  <w:marRight w:val="0"/>
                  <w:marTop w:val="0"/>
                  <w:marBottom w:val="0"/>
                  <w:divBdr>
                    <w:top w:val="none" w:sz="0" w:space="0" w:color="auto"/>
                    <w:left w:val="none" w:sz="0" w:space="0" w:color="auto"/>
                    <w:bottom w:val="none" w:sz="0" w:space="0" w:color="auto"/>
                    <w:right w:val="none" w:sz="0" w:space="0" w:color="auto"/>
                  </w:divBdr>
                </w:div>
                <w:div w:id="925531869">
                  <w:marLeft w:val="0"/>
                  <w:marRight w:val="0"/>
                  <w:marTop w:val="0"/>
                  <w:marBottom w:val="0"/>
                  <w:divBdr>
                    <w:top w:val="none" w:sz="0" w:space="0" w:color="auto"/>
                    <w:left w:val="none" w:sz="0" w:space="0" w:color="auto"/>
                    <w:bottom w:val="none" w:sz="0" w:space="0" w:color="auto"/>
                    <w:right w:val="none" w:sz="0" w:space="0" w:color="auto"/>
                  </w:divBdr>
                </w:div>
                <w:div w:id="926576090">
                  <w:marLeft w:val="0"/>
                  <w:marRight w:val="0"/>
                  <w:marTop w:val="0"/>
                  <w:marBottom w:val="0"/>
                  <w:divBdr>
                    <w:top w:val="none" w:sz="0" w:space="0" w:color="auto"/>
                    <w:left w:val="none" w:sz="0" w:space="0" w:color="auto"/>
                    <w:bottom w:val="none" w:sz="0" w:space="0" w:color="auto"/>
                    <w:right w:val="none" w:sz="0" w:space="0" w:color="auto"/>
                  </w:divBdr>
                </w:div>
                <w:div w:id="928083484">
                  <w:marLeft w:val="0"/>
                  <w:marRight w:val="0"/>
                  <w:marTop w:val="0"/>
                  <w:marBottom w:val="0"/>
                  <w:divBdr>
                    <w:top w:val="none" w:sz="0" w:space="0" w:color="auto"/>
                    <w:left w:val="none" w:sz="0" w:space="0" w:color="auto"/>
                    <w:bottom w:val="none" w:sz="0" w:space="0" w:color="auto"/>
                    <w:right w:val="none" w:sz="0" w:space="0" w:color="auto"/>
                  </w:divBdr>
                </w:div>
                <w:div w:id="928931445">
                  <w:marLeft w:val="0"/>
                  <w:marRight w:val="0"/>
                  <w:marTop w:val="0"/>
                  <w:marBottom w:val="0"/>
                  <w:divBdr>
                    <w:top w:val="none" w:sz="0" w:space="0" w:color="auto"/>
                    <w:left w:val="none" w:sz="0" w:space="0" w:color="auto"/>
                    <w:bottom w:val="none" w:sz="0" w:space="0" w:color="auto"/>
                    <w:right w:val="none" w:sz="0" w:space="0" w:color="auto"/>
                  </w:divBdr>
                </w:div>
                <w:div w:id="930088470">
                  <w:marLeft w:val="0"/>
                  <w:marRight w:val="0"/>
                  <w:marTop w:val="0"/>
                  <w:marBottom w:val="0"/>
                  <w:divBdr>
                    <w:top w:val="none" w:sz="0" w:space="0" w:color="auto"/>
                    <w:left w:val="none" w:sz="0" w:space="0" w:color="auto"/>
                    <w:bottom w:val="none" w:sz="0" w:space="0" w:color="auto"/>
                    <w:right w:val="none" w:sz="0" w:space="0" w:color="auto"/>
                  </w:divBdr>
                </w:div>
                <w:div w:id="930970083">
                  <w:marLeft w:val="0"/>
                  <w:marRight w:val="0"/>
                  <w:marTop w:val="0"/>
                  <w:marBottom w:val="0"/>
                  <w:divBdr>
                    <w:top w:val="none" w:sz="0" w:space="0" w:color="auto"/>
                    <w:left w:val="none" w:sz="0" w:space="0" w:color="auto"/>
                    <w:bottom w:val="none" w:sz="0" w:space="0" w:color="auto"/>
                    <w:right w:val="none" w:sz="0" w:space="0" w:color="auto"/>
                  </w:divBdr>
                </w:div>
                <w:div w:id="935409330">
                  <w:marLeft w:val="0"/>
                  <w:marRight w:val="0"/>
                  <w:marTop w:val="0"/>
                  <w:marBottom w:val="0"/>
                  <w:divBdr>
                    <w:top w:val="none" w:sz="0" w:space="0" w:color="auto"/>
                    <w:left w:val="none" w:sz="0" w:space="0" w:color="auto"/>
                    <w:bottom w:val="none" w:sz="0" w:space="0" w:color="auto"/>
                    <w:right w:val="none" w:sz="0" w:space="0" w:color="auto"/>
                  </w:divBdr>
                </w:div>
                <w:div w:id="939803063">
                  <w:marLeft w:val="0"/>
                  <w:marRight w:val="0"/>
                  <w:marTop w:val="0"/>
                  <w:marBottom w:val="0"/>
                  <w:divBdr>
                    <w:top w:val="none" w:sz="0" w:space="0" w:color="auto"/>
                    <w:left w:val="none" w:sz="0" w:space="0" w:color="auto"/>
                    <w:bottom w:val="none" w:sz="0" w:space="0" w:color="auto"/>
                    <w:right w:val="none" w:sz="0" w:space="0" w:color="auto"/>
                  </w:divBdr>
                </w:div>
                <w:div w:id="943540193">
                  <w:marLeft w:val="0"/>
                  <w:marRight w:val="0"/>
                  <w:marTop w:val="0"/>
                  <w:marBottom w:val="0"/>
                  <w:divBdr>
                    <w:top w:val="none" w:sz="0" w:space="0" w:color="auto"/>
                    <w:left w:val="none" w:sz="0" w:space="0" w:color="auto"/>
                    <w:bottom w:val="none" w:sz="0" w:space="0" w:color="auto"/>
                    <w:right w:val="none" w:sz="0" w:space="0" w:color="auto"/>
                  </w:divBdr>
                </w:div>
                <w:div w:id="944074595">
                  <w:marLeft w:val="0"/>
                  <w:marRight w:val="0"/>
                  <w:marTop w:val="0"/>
                  <w:marBottom w:val="0"/>
                  <w:divBdr>
                    <w:top w:val="none" w:sz="0" w:space="0" w:color="auto"/>
                    <w:left w:val="none" w:sz="0" w:space="0" w:color="auto"/>
                    <w:bottom w:val="none" w:sz="0" w:space="0" w:color="auto"/>
                    <w:right w:val="none" w:sz="0" w:space="0" w:color="auto"/>
                  </w:divBdr>
                </w:div>
                <w:div w:id="944846140">
                  <w:marLeft w:val="0"/>
                  <w:marRight w:val="0"/>
                  <w:marTop w:val="0"/>
                  <w:marBottom w:val="0"/>
                  <w:divBdr>
                    <w:top w:val="none" w:sz="0" w:space="0" w:color="auto"/>
                    <w:left w:val="none" w:sz="0" w:space="0" w:color="auto"/>
                    <w:bottom w:val="none" w:sz="0" w:space="0" w:color="auto"/>
                    <w:right w:val="none" w:sz="0" w:space="0" w:color="auto"/>
                  </w:divBdr>
                </w:div>
                <w:div w:id="945115702">
                  <w:marLeft w:val="0"/>
                  <w:marRight w:val="0"/>
                  <w:marTop w:val="0"/>
                  <w:marBottom w:val="0"/>
                  <w:divBdr>
                    <w:top w:val="none" w:sz="0" w:space="0" w:color="auto"/>
                    <w:left w:val="none" w:sz="0" w:space="0" w:color="auto"/>
                    <w:bottom w:val="none" w:sz="0" w:space="0" w:color="auto"/>
                    <w:right w:val="none" w:sz="0" w:space="0" w:color="auto"/>
                  </w:divBdr>
                </w:div>
                <w:div w:id="949514644">
                  <w:marLeft w:val="0"/>
                  <w:marRight w:val="0"/>
                  <w:marTop w:val="0"/>
                  <w:marBottom w:val="0"/>
                  <w:divBdr>
                    <w:top w:val="none" w:sz="0" w:space="0" w:color="auto"/>
                    <w:left w:val="none" w:sz="0" w:space="0" w:color="auto"/>
                    <w:bottom w:val="none" w:sz="0" w:space="0" w:color="auto"/>
                    <w:right w:val="none" w:sz="0" w:space="0" w:color="auto"/>
                  </w:divBdr>
                </w:div>
                <w:div w:id="950017529">
                  <w:marLeft w:val="0"/>
                  <w:marRight w:val="0"/>
                  <w:marTop w:val="0"/>
                  <w:marBottom w:val="0"/>
                  <w:divBdr>
                    <w:top w:val="none" w:sz="0" w:space="0" w:color="auto"/>
                    <w:left w:val="none" w:sz="0" w:space="0" w:color="auto"/>
                    <w:bottom w:val="none" w:sz="0" w:space="0" w:color="auto"/>
                    <w:right w:val="none" w:sz="0" w:space="0" w:color="auto"/>
                  </w:divBdr>
                </w:div>
                <w:div w:id="951328877">
                  <w:marLeft w:val="0"/>
                  <w:marRight w:val="0"/>
                  <w:marTop w:val="0"/>
                  <w:marBottom w:val="0"/>
                  <w:divBdr>
                    <w:top w:val="none" w:sz="0" w:space="0" w:color="auto"/>
                    <w:left w:val="none" w:sz="0" w:space="0" w:color="auto"/>
                    <w:bottom w:val="none" w:sz="0" w:space="0" w:color="auto"/>
                    <w:right w:val="none" w:sz="0" w:space="0" w:color="auto"/>
                  </w:divBdr>
                </w:div>
                <w:div w:id="958101905">
                  <w:marLeft w:val="0"/>
                  <w:marRight w:val="0"/>
                  <w:marTop w:val="0"/>
                  <w:marBottom w:val="0"/>
                  <w:divBdr>
                    <w:top w:val="none" w:sz="0" w:space="0" w:color="auto"/>
                    <w:left w:val="none" w:sz="0" w:space="0" w:color="auto"/>
                    <w:bottom w:val="none" w:sz="0" w:space="0" w:color="auto"/>
                    <w:right w:val="none" w:sz="0" w:space="0" w:color="auto"/>
                  </w:divBdr>
                </w:div>
                <w:div w:id="959603160">
                  <w:marLeft w:val="0"/>
                  <w:marRight w:val="0"/>
                  <w:marTop w:val="0"/>
                  <w:marBottom w:val="0"/>
                  <w:divBdr>
                    <w:top w:val="none" w:sz="0" w:space="0" w:color="auto"/>
                    <w:left w:val="none" w:sz="0" w:space="0" w:color="auto"/>
                    <w:bottom w:val="none" w:sz="0" w:space="0" w:color="auto"/>
                    <w:right w:val="none" w:sz="0" w:space="0" w:color="auto"/>
                  </w:divBdr>
                </w:div>
                <w:div w:id="960115689">
                  <w:marLeft w:val="0"/>
                  <w:marRight w:val="0"/>
                  <w:marTop w:val="0"/>
                  <w:marBottom w:val="0"/>
                  <w:divBdr>
                    <w:top w:val="none" w:sz="0" w:space="0" w:color="auto"/>
                    <w:left w:val="none" w:sz="0" w:space="0" w:color="auto"/>
                    <w:bottom w:val="none" w:sz="0" w:space="0" w:color="auto"/>
                    <w:right w:val="none" w:sz="0" w:space="0" w:color="auto"/>
                  </w:divBdr>
                </w:div>
                <w:div w:id="961502394">
                  <w:marLeft w:val="0"/>
                  <w:marRight w:val="0"/>
                  <w:marTop w:val="0"/>
                  <w:marBottom w:val="0"/>
                  <w:divBdr>
                    <w:top w:val="none" w:sz="0" w:space="0" w:color="auto"/>
                    <w:left w:val="none" w:sz="0" w:space="0" w:color="auto"/>
                    <w:bottom w:val="none" w:sz="0" w:space="0" w:color="auto"/>
                    <w:right w:val="none" w:sz="0" w:space="0" w:color="auto"/>
                  </w:divBdr>
                </w:div>
                <w:div w:id="975065441">
                  <w:marLeft w:val="0"/>
                  <w:marRight w:val="0"/>
                  <w:marTop w:val="0"/>
                  <w:marBottom w:val="0"/>
                  <w:divBdr>
                    <w:top w:val="none" w:sz="0" w:space="0" w:color="auto"/>
                    <w:left w:val="none" w:sz="0" w:space="0" w:color="auto"/>
                    <w:bottom w:val="none" w:sz="0" w:space="0" w:color="auto"/>
                    <w:right w:val="none" w:sz="0" w:space="0" w:color="auto"/>
                  </w:divBdr>
                </w:div>
                <w:div w:id="976451120">
                  <w:marLeft w:val="0"/>
                  <w:marRight w:val="0"/>
                  <w:marTop w:val="0"/>
                  <w:marBottom w:val="0"/>
                  <w:divBdr>
                    <w:top w:val="none" w:sz="0" w:space="0" w:color="auto"/>
                    <w:left w:val="none" w:sz="0" w:space="0" w:color="auto"/>
                    <w:bottom w:val="none" w:sz="0" w:space="0" w:color="auto"/>
                    <w:right w:val="none" w:sz="0" w:space="0" w:color="auto"/>
                  </w:divBdr>
                </w:div>
                <w:div w:id="977760173">
                  <w:marLeft w:val="0"/>
                  <w:marRight w:val="0"/>
                  <w:marTop w:val="0"/>
                  <w:marBottom w:val="0"/>
                  <w:divBdr>
                    <w:top w:val="none" w:sz="0" w:space="0" w:color="auto"/>
                    <w:left w:val="none" w:sz="0" w:space="0" w:color="auto"/>
                    <w:bottom w:val="none" w:sz="0" w:space="0" w:color="auto"/>
                    <w:right w:val="none" w:sz="0" w:space="0" w:color="auto"/>
                  </w:divBdr>
                </w:div>
                <w:div w:id="977801348">
                  <w:marLeft w:val="0"/>
                  <w:marRight w:val="0"/>
                  <w:marTop w:val="0"/>
                  <w:marBottom w:val="0"/>
                  <w:divBdr>
                    <w:top w:val="none" w:sz="0" w:space="0" w:color="auto"/>
                    <w:left w:val="none" w:sz="0" w:space="0" w:color="auto"/>
                    <w:bottom w:val="none" w:sz="0" w:space="0" w:color="auto"/>
                    <w:right w:val="none" w:sz="0" w:space="0" w:color="auto"/>
                  </w:divBdr>
                </w:div>
                <w:div w:id="982005587">
                  <w:marLeft w:val="0"/>
                  <w:marRight w:val="0"/>
                  <w:marTop w:val="0"/>
                  <w:marBottom w:val="0"/>
                  <w:divBdr>
                    <w:top w:val="none" w:sz="0" w:space="0" w:color="auto"/>
                    <w:left w:val="none" w:sz="0" w:space="0" w:color="auto"/>
                    <w:bottom w:val="none" w:sz="0" w:space="0" w:color="auto"/>
                    <w:right w:val="none" w:sz="0" w:space="0" w:color="auto"/>
                  </w:divBdr>
                </w:div>
                <w:div w:id="983584633">
                  <w:marLeft w:val="0"/>
                  <w:marRight w:val="0"/>
                  <w:marTop w:val="0"/>
                  <w:marBottom w:val="0"/>
                  <w:divBdr>
                    <w:top w:val="none" w:sz="0" w:space="0" w:color="auto"/>
                    <w:left w:val="none" w:sz="0" w:space="0" w:color="auto"/>
                    <w:bottom w:val="none" w:sz="0" w:space="0" w:color="auto"/>
                    <w:right w:val="none" w:sz="0" w:space="0" w:color="auto"/>
                  </w:divBdr>
                </w:div>
                <w:div w:id="986786023">
                  <w:marLeft w:val="0"/>
                  <w:marRight w:val="0"/>
                  <w:marTop w:val="0"/>
                  <w:marBottom w:val="0"/>
                  <w:divBdr>
                    <w:top w:val="none" w:sz="0" w:space="0" w:color="auto"/>
                    <w:left w:val="none" w:sz="0" w:space="0" w:color="auto"/>
                    <w:bottom w:val="none" w:sz="0" w:space="0" w:color="auto"/>
                    <w:right w:val="none" w:sz="0" w:space="0" w:color="auto"/>
                  </w:divBdr>
                </w:div>
                <w:div w:id="988442104">
                  <w:marLeft w:val="0"/>
                  <w:marRight w:val="0"/>
                  <w:marTop w:val="0"/>
                  <w:marBottom w:val="0"/>
                  <w:divBdr>
                    <w:top w:val="none" w:sz="0" w:space="0" w:color="auto"/>
                    <w:left w:val="none" w:sz="0" w:space="0" w:color="auto"/>
                    <w:bottom w:val="none" w:sz="0" w:space="0" w:color="auto"/>
                    <w:right w:val="none" w:sz="0" w:space="0" w:color="auto"/>
                  </w:divBdr>
                </w:div>
                <w:div w:id="990670070">
                  <w:marLeft w:val="0"/>
                  <w:marRight w:val="0"/>
                  <w:marTop w:val="0"/>
                  <w:marBottom w:val="0"/>
                  <w:divBdr>
                    <w:top w:val="none" w:sz="0" w:space="0" w:color="auto"/>
                    <w:left w:val="none" w:sz="0" w:space="0" w:color="auto"/>
                    <w:bottom w:val="none" w:sz="0" w:space="0" w:color="auto"/>
                    <w:right w:val="none" w:sz="0" w:space="0" w:color="auto"/>
                  </w:divBdr>
                </w:div>
                <w:div w:id="993727373">
                  <w:marLeft w:val="0"/>
                  <w:marRight w:val="0"/>
                  <w:marTop w:val="0"/>
                  <w:marBottom w:val="0"/>
                  <w:divBdr>
                    <w:top w:val="none" w:sz="0" w:space="0" w:color="auto"/>
                    <w:left w:val="none" w:sz="0" w:space="0" w:color="auto"/>
                    <w:bottom w:val="none" w:sz="0" w:space="0" w:color="auto"/>
                    <w:right w:val="none" w:sz="0" w:space="0" w:color="auto"/>
                  </w:divBdr>
                </w:div>
                <w:div w:id="994529953">
                  <w:marLeft w:val="0"/>
                  <w:marRight w:val="0"/>
                  <w:marTop w:val="0"/>
                  <w:marBottom w:val="0"/>
                  <w:divBdr>
                    <w:top w:val="none" w:sz="0" w:space="0" w:color="auto"/>
                    <w:left w:val="none" w:sz="0" w:space="0" w:color="auto"/>
                    <w:bottom w:val="none" w:sz="0" w:space="0" w:color="auto"/>
                    <w:right w:val="none" w:sz="0" w:space="0" w:color="auto"/>
                  </w:divBdr>
                </w:div>
                <w:div w:id="999692441">
                  <w:marLeft w:val="0"/>
                  <w:marRight w:val="0"/>
                  <w:marTop w:val="0"/>
                  <w:marBottom w:val="0"/>
                  <w:divBdr>
                    <w:top w:val="none" w:sz="0" w:space="0" w:color="auto"/>
                    <w:left w:val="none" w:sz="0" w:space="0" w:color="auto"/>
                    <w:bottom w:val="none" w:sz="0" w:space="0" w:color="auto"/>
                    <w:right w:val="none" w:sz="0" w:space="0" w:color="auto"/>
                  </w:divBdr>
                </w:div>
                <w:div w:id="1000082525">
                  <w:marLeft w:val="0"/>
                  <w:marRight w:val="0"/>
                  <w:marTop w:val="0"/>
                  <w:marBottom w:val="0"/>
                  <w:divBdr>
                    <w:top w:val="none" w:sz="0" w:space="0" w:color="auto"/>
                    <w:left w:val="none" w:sz="0" w:space="0" w:color="auto"/>
                    <w:bottom w:val="none" w:sz="0" w:space="0" w:color="auto"/>
                    <w:right w:val="none" w:sz="0" w:space="0" w:color="auto"/>
                  </w:divBdr>
                </w:div>
                <w:div w:id="1000278654">
                  <w:marLeft w:val="0"/>
                  <w:marRight w:val="0"/>
                  <w:marTop w:val="0"/>
                  <w:marBottom w:val="0"/>
                  <w:divBdr>
                    <w:top w:val="none" w:sz="0" w:space="0" w:color="auto"/>
                    <w:left w:val="none" w:sz="0" w:space="0" w:color="auto"/>
                    <w:bottom w:val="none" w:sz="0" w:space="0" w:color="auto"/>
                    <w:right w:val="none" w:sz="0" w:space="0" w:color="auto"/>
                  </w:divBdr>
                </w:div>
                <w:div w:id="1007558105">
                  <w:marLeft w:val="0"/>
                  <w:marRight w:val="0"/>
                  <w:marTop w:val="0"/>
                  <w:marBottom w:val="0"/>
                  <w:divBdr>
                    <w:top w:val="none" w:sz="0" w:space="0" w:color="auto"/>
                    <w:left w:val="none" w:sz="0" w:space="0" w:color="auto"/>
                    <w:bottom w:val="none" w:sz="0" w:space="0" w:color="auto"/>
                    <w:right w:val="none" w:sz="0" w:space="0" w:color="auto"/>
                  </w:divBdr>
                </w:div>
                <w:div w:id="1007708448">
                  <w:marLeft w:val="0"/>
                  <w:marRight w:val="0"/>
                  <w:marTop w:val="0"/>
                  <w:marBottom w:val="0"/>
                  <w:divBdr>
                    <w:top w:val="none" w:sz="0" w:space="0" w:color="auto"/>
                    <w:left w:val="none" w:sz="0" w:space="0" w:color="auto"/>
                    <w:bottom w:val="none" w:sz="0" w:space="0" w:color="auto"/>
                    <w:right w:val="none" w:sz="0" w:space="0" w:color="auto"/>
                  </w:divBdr>
                </w:div>
                <w:div w:id="1014914661">
                  <w:marLeft w:val="0"/>
                  <w:marRight w:val="0"/>
                  <w:marTop w:val="0"/>
                  <w:marBottom w:val="0"/>
                  <w:divBdr>
                    <w:top w:val="none" w:sz="0" w:space="0" w:color="auto"/>
                    <w:left w:val="none" w:sz="0" w:space="0" w:color="auto"/>
                    <w:bottom w:val="none" w:sz="0" w:space="0" w:color="auto"/>
                    <w:right w:val="none" w:sz="0" w:space="0" w:color="auto"/>
                  </w:divBdr>
                </w:div>
                <w:div w:id="1019551019">
                  <w:marLeft w:val="0"/>
                  <w:marRight w:val="0"/>
                  <w:marTop w:val="0"/>
                  <w:marBottom w:val="0"/>
                  <w:divBdr>
                    <w:top w:val="none" w:sz="0" w:space="0" w:color="auto"/>
                    <w:left w:val="none" w:sz="0" w:space="0" w:color="auto"/>
                    <w:bottom w:val="none" w:sz="0" w:space="0" w:color="auto"/>
                    <w:right w:val="none" w:sz="0" w:space="0" w:color="auto"/>
                  </w:divBdr>
                </w:div>
                <w:div w:id="1021708489">
                  <w:marLeft w:val="0"/>
                  <w:marRight w:val="0"/>
                  <w:marTop w:val="0"/>
                  <w:marBottom w:val="0"/>
                  <w:divBdr>
                    <w:top w:val="none" w:sz="0" w:space="0" w:color="auto"/>
                    <w:left w:val="none" w:sz="0" w:space="0" w:color="auto"/>
                    <w:bottom w:val="none" w:sz="0" w:space="0" w:color="auto"/>
                    <w:right w:val="none" w:sz="0" w:space="0" w:color="auto"/>
                  </w:divBdr>
                </w:div>
                <w:div w:id="1022124563">
                  <w:marLeft w:val="0"/>
                  <w:marRight w:val="0"/>
                  <w:marTop w:val="0"/>
                  <w:marBottom w:val="0"/>
                  <w:divBdr>
                    <w:top w:val="none" w:sz="0" w:space="0" w:color="auto"/>
                    <w:left w:val="none" w:sz="0" w:space="0" w:color="auto"/>
                    <w:bottom w:val="none" w:sz="0" w:space="0" w:color="auto"/>
                    <w:right w:val="none" w:sz="0" w:space="0" w:color="auto"/>
                  </w:divBdr>
                </w:div>
                <w:div w:id="1023361668">
                  <w:marLeft w:val="0"/>
                  <w:marRight w:val="0"/>
                  <w:marTop w:val="0"/>
                  <w:marBottom w:val="0"/>
                  <w:divBdr>
                    <w:top w:val="none" w:sz="0" w:space="0" w:color="auto"/>
                    <w:left w:val="none" w:sz="0" w:space="0" w:color="auto"/>
                    <w:bottom w:val="none" w:sz="0" w:space="0" w:color="auto"/>
                    <w:right w:val="none" w:sz="0" w:space="0" w:color="auto"/>
                  </w:divBdr>
                </w:div>
                <w:div w:id="1023896788">
                  <w:marLeft w:val="0"/>
                  <w:marRight w:val="0"/>
                  <w:marTop w:val="0"/>
                  <w:marBottom w:val="0"/>
                  <w:divBdr>
                    <w:top w:val="none" w:sz="0" w:space="0" w:color="auto"/>
                    <w:left w:val="none" w:sz="0" w:space="0" w:color="auto"/>
                    <w:bottom w:val="none" w:sz="0" w:space="0" w:color="auto"/>
                    <w:right w:val="none" w:sz="0" w:space="0" w:color="auto"/>
                  </w:divBdr>
                </w:div>
                <w:div w:id="1023899511">
                  <w:marLeft w:val="0"/>
                  <w:marRight w:val="0"/>
                  <w:marTop w:val="0"/>
                  <w:marBottom w:val="0"/>
                  <w:divBdr>
                    <w:top w:val="none" w:sz="0" w:space="0" w:color="auto"/>
                    <w:left w:val="none" w:sz="0" w:space="0" w:color="auto"/>
                    <w:bottom w:val="none" w:sz="0" w:space="0" w:color="auto"/>
                    <w:right w:val="none" w:sz="0" w:space="0" w:color="auto"/>
                  </w:divBdr>
                </w:div>
                <w:div w:id="1026829918">
                  <w:marLeft w:val="0"/>
                  <w:marRight w:val="0"/>
                  <w:marTop w:val="0"/>
                  <w:marBottom w:val="0"/>
                  <w:divBdr>
                    <w:top w:val="none" w:sz="0" w:space="0" w:color="auto"/>
                    <w:left w:val="none" w:sz="0" w:space="0" w:color="auto"/>
                    <w:bottom w:val="none" w:sz="0" w:space="0" w:color="auto"/>
                    <w:right w:val="none" w:sz="0" w:space="0" w:color="auto"/>
                  </w:divBdr>
                </w:div>
                <w:div w:id="1027950205">
                  <w:marLeft w:val="0"/>
                  <w:marRight w:val="0"/>
                  <w:marTop w:val="0"/>
                  <w:marBottom w:val="0"/>
                  <w:divBdr>
                    <w:top w:val="none" w:sz="0" w:space="0" w:color="auto"/>
                    <w:left w:val="none" w:sz="0" w:space="0" w:color="auto"/>
                    <w:bottom w:val="none" w:sz="0" w:space="0" w:color="auto"/>
                    <w:right w:val="none" w:sz="0" w:space="0" w:color="auto"/>
                  </w:divBdr>
                </w:div>
                <w:div w:id="1028608174">
                  <w:marLeft w:val="0"/>
                  <w:marRight w:val="0"/>
                  <w:marTop w:val="0"/>
                  <w:marBottom w:val="0"/>
                  <w:divBdr>
                    <w:top w:val="none" w:sz="0" w:space="0" w:color="auto"/>
                    <w:left w:val="none" w:sz="0" w:space="0" w:color="auto"/>
                    <w:bottom w:val="none" w:sz="0" w:space="0" w:color="auto"/>
                    <w:right w:val="none" w:sz="0" w:space="0" w:color="auto"/>
                  </w:divBdr>
                </w:div>
                <w:div w:id="1030298148">
                  <w:marLeft w:val="0"/>
                  <w:marRight w:val="0"/>
                  <w:marTop w:val="0"/>
                  <w:marBottom w:val="0"/>
                  <w:divBdr>
                    <w:top w:val="none" w:sz="0" w:space="0" w:color="auto"/>
                    <w:left w:val="none" w:sz="0" w:space="0" w:color="auto"/>
                    <w:bottom w:val="none" w:sz="0" w:space="0" w:color="auto"/>
                    <w:right w:val="none" w:sz="0" w:space="0" w:color="auto"/>
                  </w:divBdr>
                </w:div>
                <w:div w:id="1033312803">
                  <w:marLeft w:val="0"/>
                  <w:marRight w:val="0"/>
                  <w:marTop w:val="0"/>
                  <w:marBottom w:val="0"/>
                  <w:divBdr>
                    <w:top w:val="none" w:sz="0" w:space="0" w:color="auto"/>
                    <w:left w:val="none" w:sz="0" w:space="0" w:color="auto"/>
                    <w:bottom w:val="none" w:sz="0" w:space="0" w:color="auto"/>
                    <w:right w:val="none" w:sz="0" w:space="0" w:color="auto"/>
                  </w:divBdr>
                </w:div>
                <w:div w:id="1033771506">
                  <w:marLeft w:val="0"/>
                  <w:marRight w:val="0"/>
                  <w:marTop w:val="0"/>
                  <w:marBottom w:val="0"/>
                  <w:divBdr>
                    <w:top w:val="none" w:sz="0" w:space="0" w:color="auto"/>
                    <w:left w:val="none" w:sz="0" w:space="0" w:color="auto"/>
                    <w:bottom w:val="none" w:sz="0" w:space="0" w:color="auto"/>
                    <w:right w:val="none" w:sz="0" w:space="0" w:color="auto"/>
                  </w:divBdr>
                </w:div>
                <w:div w:id="1034114369">
                  <w:marLeft w:val="0"/>
                  <w:marRight w:val="0"/>
                  <w:marTop w:val="0"/>
                  <w:marBottom w:val="0"/>
                  <w:divBdr>
                    <w:top w:val="none" w:sz="0" w:space="0" w:color="auto"/>
                    <w:left w:val="none" w:sz="0" w:space="0" w:color="auto"/>
                    <w:bottom w:val="none" w:sz="0" w:space="0" w:color="auto"/>
                    <w:right w:val="none" w:sz="0" w:space="0" w:color="auto"/>
                  </w:divBdr>
                </w:div>
                <w:div w:id="1034694531">
                  <w:marLeft w:val="0"/>
                  <w:marRight w:val="0"/>
                  <w:marTop w:val="0"/>
                  <w:marBottom w:val="0"/>
                  <w:divBdr>
                    <w:top w:val="none" w:sz="0" w:space="0" w:color="auto"/>
                    <w:left w:val="none" w:sz="0" w:space="0" w:color="auto"/>
                    <w:bottom w:val="none" w:sz="0" w:space="0" w:color="auto"/>
                    <w:right w:val="none" w:sz="0" w:space="0" w:color="auto"/>
                  </w:divBdr>
                </w:div>
                <w:div w:id="1039473291">
                  <w:marLeft w:val="0"/>
                  <w:marRight w:val="0"/>
                  <w:marTop w:val="0"/>
                  <w:marBottom w:val="0"/>
                  <w:divBdr>
                    <w:top w:val="none" w:sz="0" w:space="0" w:color="auto"/>
                    <w:left w:val="none" w:sz="0" w:space="0" w:color="auto"/>
                    <w:bottom w:val="none" w:sz="0" w:space="0" w:color="auto"/>
                    <w:right w:val="none" w:sz="0" w:space="0" w:color="auto"/>
                  </w:divBdr>
                </w:div>
                <w:div w:id="1039743762">
                  <w:marLeft w:val="0"/>
                  <w:marRight w:val="0"/>
                  <w:marTop w:val="0"/>
                  <w:marBottom w:val="0"/>
                  <w:divBdr>
                    <w:top w:val="none" w:sz="0" w:space="0" w:color="auto"/>
                    <w:left w:val="none" w:sz="0" w:space="0" w:color="auto"/>
                    <w:bottom w:val="none" w:sz="0" w:space="0" w:color="auto"/>
                    <w:right w:val="none" w:sz="0" w:space="0" w:color="auto"/>
                  </w:divBdr>
                </w:div>
                <w:div w:id="1040319288">
                  <w:marLeft w:val="0"/>
                  <w:marRight w:val="0"/>
                  <w:marTop w:val="0"/>
                  <w:marBottom w:val="0"/>
                  <w:divBdr>
                    <w:top w:val="none" w:sz="0" w:space="0" w:color="auto"/>
                    <w:left w:val="none" w:sz="0" w:space="0" w:color="auto"/>
                    <w:bottom w:val="none" w:sz="0" w:space="0" w:color="auto"/>
                    <w:right w:val="none" w:sz="0" w:space="0" w:color="auto"/>
                  </w:divBdr>
                </w:div>
                <w:div w:id="1044520862">
                  <w:marLeft w:val="0"/>
                  <w:marRight w:val="0"/>
                  <w:marTop w:val="0"/>
                  <w:marBottom w:val="0"/>
                  <w:divBdr>
                    <w:top w:val="none" w:sz="0" w:space="0" w:color="auto"/>
                    <w:left w:val="none" w:sz="0" w:space="0" w:color="auto"/>
                    <w:bottom w:val="none" w:sz="0" w:space="0" w:color="auto"/>
                    <w:right w:val="none" w:sz="0" w:space="0" w:color="auto"/>
                  </w:divBdr>
                </w:div>
                <w:div w:id="1045838392">
                  <w:marLeft w:val="0"/>
                  <w:marRight w:val="0"/>
                  <w:marTop w:val="0"/>
                  <w:marBottom w:val="0"/>
                  <w:divBdr>
                    <w:top w:val="none" w:sz="0" w:space="0" w:color="auto"/>
                    <w:left w:val="none" w:sz="0" w:space="0" w:color="auto"/>
                    <w:bottom w:val="none" w:sz="0" w:space="0" w:color="auto"/>
                    <w:right w:val="none" w:sz="0" w:space="0" w:color="auto"/>
                  </w:divBdr>
                </w:div>
                <w:div w:id="1046028957">
                  <w:marLeft w:val="0"/>
                  <w:marRight w:val="0"/>
                  <w:marTop w:val="0"/>
                  <w:marBottom w:val="0"/>
                  <w:divBdr>
                    <w:top w:val="none" w:sz="0" w:space="0" w:color="auto"/>
                    <w:left w:val="none" w:sz="0" w:space="0" w:color="auto"/>
                    <w:bottom w:val="none" w:sz="0" w:space="0" w:color="auto"/>
                    <w:right w:val="none" w:sz="0" w:space="0" w:color="auto"/>
                  </w:divBdr>
                </w:div>
                <w:div w:id="1046106940">
                  <w:marLeft w:val="0"/>
                  <w:marRight w:val="0"/>
                  <w:marTop w:val="0"/>
                  <w:marBottom w:val="0"/>
                  <w:divBdr>
                    <w:top w:val="none" w:sz="0" w:space="0" w:color="auto"/>
                    <w:left w:val="none" w:sz="0" w:space="0" w:color="auto"/>
                    <w:bottom w:val="none" w:sz="0" w:space="0" w:color="auto"/>
                    <w:right w:val="none" w:sz="0" w:space="0" w:color="auto"/>
                  </w:divBdr>
                </w:div>
                <w:div w:id="1046176174">
                  <w:marLeft w:val="0"/>
                  <w:marRight w:val="0"/>
                  <w:marTop w:val="0"/>
                  <w:marBottom w:val="0"/>
                  <w:divBdr>
                    <w:top w:val="none" w:sz="0" w:space="0" w:color="auto"/>
                    <w:left w:val="none" w:sz="0" w:space="0" w:color="auto"/>
                    <w:bottom w:val="none" w:sz="0" w:space="0" w:color="auto"/>
                    <w:right w:val="none" w:sz="0" w:space="0" w:color="auto"/>
                  </w:divBdr>
                </w:div>
                <w:div w:id="1046566621">
                  <w:marLeft w:val="0"/>
                  <w:marRight w:val="0"/>
                  <w:marTop w:val="0"/>
                  <w:marBottom w:val="0"/>
                  <w:divBdr>
                    <w:top w:val="none" w:sz="0" w:space="0" w:color="auto"/>
                    <w:left w:val="none" w:sz="0" w:space="0" w:color="auto"/>
                    <w:bottom w:val="none" w:sz="0" w:space="0" w:color="auto"/>
                    <w:right w:val="none" w:sz="0" w:space="0" w:color="auto"/>
                  </w:divBdr>
                </w:div>
                <w:div w:id="1048913959">
                  <w:marLeft w:val="0"/>
                  <w:marRight w:val="0"/>
                  <w:marTop w:val="0"/>
                  <w:marBottom w:val="0"/>
                  <w:divBdr>
                    <w:top w:val="none" w:sz="0" w:space="0" w:color="auto"/>
                    <w:left w:val="none" w:sz="0" w:space="0" w:color="auto"/>
                    <w:bottom w:val="none" w:sz="0" w:space="0" w:color="auto"/>
                    <w:right w:val="none" w:sz="0" w:space="0" w:color="auto"/>
                  </w:divBdr>
                </w:div>
                <w:div w:id="1052846239">
                  <w:marLeft w:val="0"/>
                  <w:marRight w:val="0"/>
                  <w:marTop w:val="0"/>
                  <w:marBottom w:val="0"/>
                  <w:divBdr>
                    <w:top w:val="none" w:sz="0" w:space="0" w:color="auto"/>
                    <w:left w:val="none" w:sz="0" w:space="0" w:color="auto"/>
                    <w:bottom w:val="none" w:sz="0" w:space="0" w:color="auto"/>
                    <w:right w:val="none" w:sz="0" w:space="0" w:color="auto"/>
                  </w:divBdr>
                </w:div>
                <w:div w:id="1054084370">
                  <w:marLeft w:val="0"/>
                  <w:marRight w:val="0"/>
                  <w:marTop w:val="0"/>
                  <w:marBottom w:val="0"/>
                  <w:divBdr>
                    <w:top w:val="none" w:sz="0" w:space="0" w:color="auto"/>
                    <w:left w:val="none" w:sz="0" w:space="0" w:color="auto"/>
                    <w:bottom w:val="none" w:sz="0" w:space="0" w:color="auto"/>
                    <w:right w:val="none" w:sz="0" w:space="0" w:color="auto"/>
                  </w:divBdr>
                </w:div>
                <w:div w:id="1054232369">
                  <w:marLeft w:val="0"/>
                  <w:marRight w:val="0"/>
                  <w:marTop w:val="0"/>
                  <w:marBottom w:val="0"/>
                  <w:divBdr>
                    <w:top w:val="none" w:sz="0" w:space="0" w:color="auto"/>
                    <w:left w:val="none" w:sz="0" w:space="0" w:color="auto"/>
                    <w:bottom w:val="none" w:sz="0" w:space="0" w:color="auto"/>
                    <w:right w:val="none" w:sz="0" w:space="0" w:color="auto"/>
                  </w:divBdr>
                </w:div>
                <w:div w:id="1055662952">
                  <w:marLeft w:val="0"/>
                  <w:marRight w:val="0"/>
                  <w:marTop w:val="0"/>
                  <w:marBottom w:val="0"/>
                  <w:divBdr>
                    <w:top w:val="none" w:sz="0" w:space="0" w:color="auto"/>
                    <w:left w:val="none" w:sz="0" w:space="0" w:color="auto"/>
                    <w:bottom w:val="none" w:sz="0" w:space="0" w:color="auto"/>
                    <w:right w:val="none" w:sz="0" w:space="0" w:color="auto"/>
                  </w:divBdr>
                </w:div>
                <w:div w:id="1055665755">
                  <w:marLeft w:val="0"/>
                  <w:marRight w:val="0"/>
                  <w:marTop w:val="0"/>
                  <w:marBottom w:val="0"/>
                  <w:divBdr>
                    <w:top w:val="none" w:sz="0" w:space="0" w:color="auto"/>
                    <w:left w:val="none" w:sz="0" w:space="0" w:color="auto"/>
                    <w:bottom w:val="none" w:sz="0" w:space="0" w:color="auto"/>
                    <w:right w:val="none" w:sz="0" w:space="0" w:color="auto"/>
                  </w:divBdr>
                </w:div>
                <w:div w:id="1056196564">
                  <w:marLeft w:val="0"/>
                  <w:marRight w:val="0"/>
                  <w:marTop w:val="0"/>
                  <w:marBottom w:val="0"/>
                  <w:divBdr>
                    <w:top w:val="none" w:sz="0" w:space="0" w:color="auto"/>
                    <w:left w:val="none" w:sz="0" w:space="0" w:color="auto"/>
                    <w:bottom w:val="none" w:sz="0" w:space="0" w:color="auto"/>
                    <w:right w:val="none" w:sz="0" w:space="0" w:color="auto"/>
                  </w:divBdr>
                </w:div>
                <w:div w:id="1058632486">
                  <w:marLeft w:val="0"/>
                  <w:marRight w:val="0"/>
                  <w:marTop w:val="0"/>
                  <w:marBottom w:val="0"/>
                  <w:divBdr>
                    <w:top w:val="none" w:sz="0" w:space="0" w:color="auto"/>
                    <w:left w:val="none" w:sz="0" w:space="0" w:color="auto"/>
                    <w:bottom w:val="none" w:sz="0" w:space="0" w:color="auto"/>
                    <w:right w:val="none" w:sz="0" w:space="0" w:color="auto"/>
                  </w:divBdr>
                </w:div>
                <w:div w:id="1058825101">
                  <w:marLeft w:val="0"/>
                  <w:marRight w:val="0"/>
                  <w:marTop w:val="0"/>
                  <w:marBottom w:val="0"/>
                  <w:divBdr>
                    <w:top w:val="none" w:sz="0" w:space="0" w:color="auto"/>
                    <w:left w:val="none" w:sz="0" w:space="0" w:color="auto"/>
                    <w:bottom w:val="none" w:sz="0" w:space="0" w:color="auto"/>
                    <w:right w:val="none" w:sz="0" w:space="0" w:color="auto"/>
                  </w:divBdr>
                </w:div>
                <w:div w:id="1059209140">
                  <w:marLeft w:val="0"/>
                  <w:marRight w:val="0"/>
                  <w:marTop w:val="0"/>
                  <w:marBottom w:val="0"/>
                  <w:divBdr>
                    <w:top w:val="none" w:sz="0" w:space="0" w:color="auto"/>
                    <w:left w:val="none" w:sz="0" w:space="0" w:color="auto"/>
                    <w:bottom w:val="none" w:sz="0" w:space="0" w:color="auto"/>
                    <w:right w:val="none" w:sz="0" w:space="0" w:color="auto"/>
                  </w:divBdr>
                </w:div>
                <w:div w:id="1059288453">
                  <w:marLeft w:val="0"/>
                  <w:marRight w:val="0"/>
                  <w:marTop w:val="0"/>
                  <w:marBottom w:val="0"/>
                  <w:divBdr>
                    <w:top w:val="none" w:sz="0" w:space="0" w:color="auto"/>
                    <w:left w:val="none" w:sz="0" w:space="0" w:color="auto"/>
                    <w:bottom w:val="none" w:sz="0" w:space="0" w:color="auto"/>
                    <w:right w:val="none" w:sz="0" w:space="0" w:color="auto"/>
                  </w:divBdr>
                </w:div>
                <w:div w:id="1062211895">
                  <w:marLeft w:val="0"/>
                  <w:marRight w:val="0"/>
                  <w:marTop w:val="0"/>
                  <w:marBottom w:val="0"/>
                  <w:divBdr>
                    <w:top w:val="none" w:sz="0" w:space="0" w:color="auto"/>
                    <w:left w:val="none" w:sz="0" w:space="0" w:color="auto"/>
                    <w:bottom w:val="none" w:sz="0" w:space="0" w:color="auto"/>
                    <w:right w:val="none" w:sz="0" w:space="0" w:color="auto"/>
                  </w:divBdr>
                </w:div>
                <w:div w:id="1063874599">
                  <w:marLeft w:val="0"/>
                  <w:marRight w:val="0"/>
                  <w:marTop w:val="0"/>
                  <w:marBottom w:val="0"/>
                  <w:divBdr>
                    <w:top w:val="none" w:sz="0" w:space="0" w:color="auto"/>
                    <w:left w:val="none" w:sz="0" w:space="0" w:color="auto"/>
                    <w:bottom w:val="none" w:sz="0" w:space="0" w:color="auto"/>
                    <w:right w:val="none" w:sz="0" w:space="0" w:color="auto"/>
                  </w:divBdr>
                </w:div>
                <w:div w:id="1064335721">
                  <w:marLeft w:val="0"/>
                  <w:marRight w:val="0"/>
                  <w:marTop w:val="0"/>
                  <w:marBottom w:val="0"/>
                  <w:divBdr>
                    <w:top w:val="none" w:sz="0" w:space="0" w:color="auto"/>
                    <w:left w:val="none" w:sz="0" w:space="0" w:color="auto"/>
                    <w:bottom w:val="none" w:sz="0" w:space="0" w:color="auto"/>
                    <w:right w:val="none" w:sz="0" w:space="0" w:color="auto"/>
                  </w:divBdr>
                </w:div>
                <w:div w:id="1065294292">
                  <w:marLeft w:val="0"/>
                  <w:marRight w:val="0"/>
                  <w:marTop w:val="0"/>
                  <w:marBottom w:val="0"/>
                  <w:divBdr>
                    <w:top w:val="none" w:sz="0" w:space="0" w:color="auto"/>
                    <w:left w:val="none" w:sz="0" w:space="0" w:color="auto"/>
                    <w:bottom w:val="none" w:sz="0" w:space="0" w:color="auto"/>
                    <w:right w:val="none" w:sz="0" w:space="0" w:color="auto"/>
                  </w:divBdr>
                </w:div>
                <w:div w:id="1066957304">
                  <w:marLeft w:val="0"/>
                  <w:marRight w:val="0"/>
                  <w:marTop w:val="0"/>
                  <w:marBottom w:val="0"/>
                  <w:divBdr>
                    <w:top w:val="none" w:sz="0" w:space="0" w:color="auto"/>
                    <w:left w:val="none" w:sz="0" w:space="0" w:color="auto"/>
                    <w:bottom w:val="none" w:sz="0" w:space="0" w:color="auto"/>
                    <w:right w:val="none" w:sz="0" w:space="0" w:color="auto"/>
                  </w:divBdr>
                </w:div>
                <w:div w:id="1068655296">
                  <w:marLeft w:val="0"/>
                  <w:marRight w:val="0"/>
                  <w:marTop w:val="0"/>
                  <w:marBottom w:val="0"/>
                  <w:divBdr>
                    <w:top w:val="none" w:sz="0" w:space="0" w:color="auto"/>
                    <w:left w:val="none" w:sz="0" w:space="0" w:color="auto"/>
                    <w:bottom w:val="none" w:sz="0" w:space="0" w:color="auto"/>
                    <w:right w:val="none" w:sz="0" w:space="0" w:color="auto"/>
                  </w:divBdr>
                </w:div>
                <w:div w:id="1070152560">
                  <w:marLeft w:val="0"/>
                  <w:marRight w:val="0"/>
                  <w:marTop w:val="0"/>
                  <w:marBottom w:val="0"/>
                  <w:divBdr>
                    <w:top w:val="none" w:sz="0" w:space="0" w:color="auto"/>
                    <w:left w:val="none" w:sz="0" w:space="0" w:color="auto"/>
                    <w:bottom w:val="none" w:sz="0" w:space="0" w:color="auto"/>
                    <w:right w:val="none" w:sz="0" w:space="0" w:color="auto"/>
                  </w:divBdr>
                </w:div>
                <w:div w:id="1070543584">
                  <w:marLeft w:val="0"/>
                  <w:marRight w:val="0"/>
                  <w:marTop w:val="0"/>
                  <w:marBottom w:val="0"/>
                  <w:divBdr>
                    <w:top w:val="none" w:sz="0" w:space="0" w:color="auto"/>
                    <w:left w:val="none" w:sz="0" w:space="0" w:color="auto"/>
                    <w:bottom w:val="none" w:sz="0" w:space="0" w:color="auto"/>
                    <w:right w:val="none" w:sz="0" w:space="0" w:color="auto"/>
                  </w:divBdr>
                </w:div>
                <w:div w:id="1071001352">
                  <w:marLeft w:val="0"/>
                  <w:marRight w:val="0"/>
                  <w:marTop w:val="0"/>
                  <w:marBottom w:val="0"/>
                  <w:divBdr>
                    <w:top w:val="none" w:sz="0" w:space="0" w:color="auto"/>
                    <w:left w:val="none" w:sz="0" w:space="0" w:color="auto"/>
                    <w:bottom w:val="none" w:sz="0" w:space="0" w:color="auto"/>
                    <w:right w:val="none" w:sz="0" w:space="0" w:color="auto"/>
                  </w:divBdr>
                </w:div>
                <w:div w:id="1071658432">
                  <w:marLeft w:val="0"/>
                  <w:marRight w:val="0"/>
                  <w:marTop w:val="0"/>
                  <w:marBottom w:val="0"/>
                  <w:divBdr>
                    <w:top w:val="none" w:sz="0" w:space="0" w:color="auto"/>
                    <w:left w:val="none" w:sz="0" w:space="0" w:color="auto"/>
                    <w:bottom w:val="none" w:sz="0" w:space="0" w:color="auto"/>
                    <w:right w:val="none" w:sz="0" w:space="0" w:color="auto"/>
                  </w:divBdr>
                </w:div>
                <w:div w:id="1076171672">
                  <w:marLeft w:val="0"/>
                  <w:marRight w:val="0"/>
                  <w:marTop w:val="0"/>
                  <w:marBottom w:val="0"/>
                  <w:divBdr>
                    <w:top w:val="none" w:sz="0" w:space="0" w:color="auto"/>
                    <w:left w:val="none" w:sz="0" w:space="0" w:color="auto"/>
                    <w:bottom w:val="none" w:sz="0" w:space="0" w:color="auto"/>
                    <w:right w:val="none" w:sz="0" w:space="0" w:color="auto"/>
                  </w:divBdr>
                </w:div>
                <w:div w:id="1077089682">
                  <w:marLeft w:val="0"/>
                  <w:marRight w:val="0"/>
                  <w:marTop w:val="0"/>
                  <w:marBottom w:val="0"/>
                  <w:divBdr>
                    <w:top w:val="none" w:sz="0" w:space="0" w:color="auto"/>
                    <w:left w:val="none" w:sz="0" w:space="0" w:color="auto"/>
                    <w:bottom w:val="none" w:sz="0" w:space="0" w:color="auto"/>
                    <w:right w:val="none" w:sz="0" w:space="0" w:color="auto"/>
                  </w:divBdr>
                </w:div>
                <w:div w:id="1078402478">
                  <w:marLeft w:val="0"/>
                  <w:marRight w:val="0"/>
                  <w:marTop w:val="0"/>
                  <w:marBottom w:val="0"/>
                  <w:divBdr>
                    <w:top w:val="none" w:sz="0" w:space="0" w:color="auto"/>
                    <w:left w:val="none" w:sz="0" w:space="0" w:color="auto"/>
                    <w:bottom w:val="none" w:sz="0" w:space="0" w:color="auto"/>
                    <w:right w:val="none" w:sz="0" w:space="0" w:color="auto"/>
                  </w:divBdr>
                </w:div>
                <w:div w:id="1079257772">
                  <w:marLeft w:val="0"/>
                  <w:marRight w:val="0"/>
                  <w:marTop w:val="0"/>
                  <w:marBottom w:val="0"/>
                  <w:divBdr>
                    <w:top w:val="none" w:sz="0" w:space="0" w:color="auto"/>
                    <w:left w:val="none" w:sz="0" w:space="0" w:color="auto"/>
                    <w:bottom w:val="none" w:sz="0" w:space="0" w:color="auto"/>
                    <w:right w:val="none" w:sz="0" w:space="0" w:color="auto"/>
                  </w:divBdr>
                </w:div>
                <w:div w:id="1080710393">
                  <w:marLeft w:val="0"/>
                  <w:marRight w:val="0"/>
                  <w:marTop w:val="0"/>
                  <w:marBottom w:val="0"/>
                  <w:divBdr>
                    <w:top w:val="none" w:sz="0" w:space="0" w:color="auto"/>
                    <w:left w:val="none" w:sz="0" w:space="0" w:color="auto"/>
                    <w:bottom w:val="none" w:sz="0" w:space="0" w:color="auto"/>
                    <w:right w:val="none" w:sz="0" w:space="0" w:color="auto"/>
                  </w:divBdr>
                </w:div>
                <w:div w:id="1082067008">
                  <w:marLeft w:val="0"/>
                  <w:marRight w:val="0"/>
                  <w:marTop w:val="0"/>
                  <w:marBottom w:val="0"/>
                  <w:divBdr>
                    <w:top w:val="none" w:sz="0" w:space="0" w:color="auto"/>
                    <w:left w:val="none" w:sz="0" w:space="0" w:color="auto"/>
                    <w:bottom w:val="none" w:sz="0" w:space="0" w:color="auto"/>
                    <w:right w:val="none" w:sz="0" w:space="0" w:color="auto"/>
                  </w:divBdr>
                </w:div>
                <w:div w:id="1082142117">
                  <w:marLeft w:val="0"/>
                  <w:marRight w:val="0"/>
                  <w:marTop w:val="0"/>
                  <w:marBottom w:val="0"/>
                  <w:divBdr>
                    <w:top w:val="none" w:sz="0" w:space="0" w:color="auto"/>
                    <w:left w:val="none" w:sz="0" w:space="0" w:color="auto"/>
                    <w:bottom w:val="none" w:sz="0" w:space="0" w:color="auto"/>
                    <w:right w:val="none" w:sz="0" w:space="0" w:color="auto"/>
                  </w:divBdr>
                </w:div>
                <w:div w:id="1082876884">
                  <w:marLeft w:val="0"/>
                  <w:marRight w:val="0"/>
                  <w:marTop w:val="0"/>
                  <w:marBottom w:val="0"/>
                  <w:divBdr>
                    <w:top w:val="none" w:sz="0" w:space="0" w:color="auto"/>
                    <w:left w:val="none" w:sz="0" w:space="0" w:color="auto"/>
                    <w:bottom w:val="none" w:sz="0" w:space="0" w:color="auto"/>
                    <w:right w:val="none" w:sz="0" w:space="0" w:color="auto"/>
                  </w:divBdr>
                </w:div>
                <w:div w:id="1084037268">
                  <w:marLeft w:val="0"/>
                  <w:marRight w:val="0"/>
                  <w:marTop w:val="0"/>
                  <w:marBottom w:val="0"/>
                  <w:divBdr>
                    <w:top w:val="none" w:sz="0" w:space="0" w:color="auto"/>
                    <w:left w:val="none" w:sz="0" w:space="0" w:color="auto"/>
                    <w:bottom w:val="none" w:sz="0" w:space="0" w:color="auto"/>
                    <w:right w:val="none" w:sz="0" w:space="0" w:color="auto"/>
                  </w:divBdr>
                </w:div>
                <w:div w:id="1085032168">
                  <w:marLeft w:val="0"/>
                  <w:marRight w:val="0"/>
                  <w:marTop w:val="0"/>
                  <w:marBottom w:val="0"/>
                  <w:divBdr>
                    <w:top w:val="none" w:sz="0" w:space="0" w:color="auto"/>
                    <w:left w:val="none" w:sz="0" w:space="0" w:color="auto"/>
                    <w:bottom w:val="none" w:sz="0" w:space="0" w:color="auto"/>
                    <w:right w:val="none" w:sz="0" w:space="0" w:color="auto"/>
                  </w:divBdr>
                </w:div>
                <w:div w:id="1086077293">
                  <w:marLeft w:val="0"/>
                  <w:marRight w:val="0"/>
                  <w:marTop w:val="0"/>
                  <w:marBottom w:val="0"/>
                  <w:divBdr>
                    <w:top w:val="none" w:sz="0" w:space="0" w:color="auto"/>
                    <w:left w:val="none" w:sz="0" w:space="0" w:color="auto"/>
                    <w:bottom w:val="none" w:sz="0" w:space="0" w:color="auto"/>
                    <w:right w:val="none" w:sz="0" w:space="0" w:color="auto"/>
                  </w:divBdr>
                </w:div>
                <w:div w:id="1086346932">
                  <w:marLeft w:val="0"/>
                  <w:marRight w:val="0"/>
                  <w:marTop w:val="0"/>
                  <w:marBottom w:val="0"/>
                  <w:divBdr>
                    <w:top w:val="none" w:sz="0" w:space="0" w:color="auto"/>
                    <w:left w:val="none" w:sz="0" w:space="0" w:color="auto"/>
                    <w:bottom w:val="none" w:sz="0" w:space="0" w:color="auto"/>
                    <w:right w:val="none" w:sz="0" w:space="0" w:color="auto"/>
                  </w:divBdr>
                </w:div>
                <w:div w:id="1088305421">
                  <w:marLeft w:val="0"/>
                  <w:marRight w:val="0"/>
                  <w:marTop w:val="0"/>
                  <w:marBottom w:val="0"/>
                  <w:divBdr>
                    <w:top w:val="none" w:sz="0" w:space="0" w:color="auto"/>
                    <w:left w:val="none" w:sz="0" w:space="0" w:color="auto"/>
                    <w:bottom w:val="none" w:sz="0" w:space="0" w:color="auto"/>
                    <w:right w:val="none" w:sz="0" w:space="0" w:color="auto"/>
                  </w:divBdr>
                </w:div>
                <w:div w:id="1088504917">
                  <w:marLeft w:val="0"/>
                  <w:marRight w:val="0"/>
                  <w:marTop w:val="0"/>
                  <w:marBottom w:val="0"/>
                  <w:divBdr>
                    <w:top w:val="none" w:sz="0" w:space="0" w:color="auto"/>
                    <w:left w:val="none" w:sz="0" w:space="0" w:color="auto"/>
                    <w:bottom w:val="none" w:sz="0" w:space="0" w:color="auto"/>
                    <w:right w:val="none" w:sz="0" w:space="0" w:color="auto"/>
                  </w:divBdr>
                </w:div>
                <w:div w:id="1090389225">
                  <w:marLeft w:val="0"/>
                  <w:marRight w:val="0"/>
                  <w:marTop w:val="0"/>
                  <w:marBottom w:val="0"/>
                  <w:divBdr>
                    <w:top w:val="none" w:sz="0" w:space="0" w:color="auto"/>
                    <w:left w:val="none" w:sz="0" w:space="0" w:color="auto"/>
                    <w:bottom w:val="none" w:sz="0" w:space="0" w:color="auto"/>
                    <w:right w:val="none" w:sz="0" w:space="0" w:color="auto"/>
                  </w:divBdr>
                </w:div>
                <w:div w:id="1090850616">
                  <w:marLeft w:val="0"/>
                  <w:marRight w:val="0"/>
                  <w:marTop w:val="0"/>
                  <w:marBottom w:val="0"/>
                  <w:divBdr>
                    <w:top w:val="none" w:sz="0" w:space="0" w:color="auto"/>
                    <w:left w:val="none" w:sz="0" w:space="0" w:color="auto"/>
                    <w:bottom w:val="none" w:sz="0" w:space="0" w:color="auto"/>
                    <w:right w:val="none" w:sz="0" w:space="0" w:color="auto"/>
                  </w:divBdr>
                </w:div>
                <w:div w:id="1091124597">
                  <w:marLeft w:val="0"/>
                  <w:marRight w:val="0"/>
                  <w:marTop w:val="0"/>
                  <w:marBottom w:val="0"/>
                  <w:divBdr>
                    <w:top w:val="none" w:sz="0" w:space="0" w:color="auto"/>
                    <w:left w:val="none" w:sz="0" w:space="0" w:color="auto"/>
                    <w:bottom w:val="none" w:sz="0" w:space="0" w:color="auto"/>
                    <w:right w:val="none" w:sz="0" w:space="0" w:color="auto"/>
                  </w:divBdr>
                </w:div>
                <w:div w:id="1091194364">
                  <w:marLeft w:val="0"/>
                  <w:marRight w:val="0"/>
                  <w:marTop w:val="0"/>
                  <w:marBottom w:val="0"/>
                  <w:divBdr>
                    <w:top w:val="none" w:sz="0" w:space="0" w:color="auto"/>
                    <w:left w:val="none" w:sz="0" w:space="0" w:color="auto"/>
                    <w:bottom w:val="none" w:sz="0" w:space="0" w:color="auto"/>
                    <w:right w:val="none" w:sz="0" w:space="0" w:color="auto"/>
                  </w:divBdr>
                </w:div>
                <w:div w:id="1091390423">
                  <w:marLeft w:val="0"/>
                  <w:marRight w:val="0"/>
                  <w:marTop w:val="0"/>
                  <w:marBottom w:val="0"/>
                  <w:divBdr>
                    <w:top w:val="none" w:sz="0" w:space="0" w:color="auto"/>
                    <w:left w:val="none" w:sz="0" w:space="0" w:color="auto"/>
                    <w:bottom w:val="none" w:sz="0" w:space="0" w:color="auto"/>
                    <w:right w:val="none" w:sz="0" w:space="0" w:color="auto"/>
                  </w:divBdr>
                </w:div>
                <w:div w:id="1092512696">
                  <w:marLeft w:val="0"/>
                  <w:marRight w:val="0"/>
                  <w:marTop w:val="0"/>
                  <w:marBottom w:val="0"/>
                  <w:divBdr>
                    <w:top w:val="none" w:sz="0" w:space="0" w:color="auto"/>
                    <w:left w:val="none" w:sz="0" w:space="0" w:color="auto"/>
                    <w:bottom w:val="none" w:sz="0" w:space="0" w:color="auto"/>
                    <w:right w:val="none" w:sz="0" w:space="0" w:color="auto"/>
                  </w:divBdr>
                </w:div>
                <w:div w:id="1092818607">
                  <w:marLeft w:val="0"/>
                  <w:marRight w:val="0"/>
                  <w:marTop w:val="0"/>
                  <w:marBottom w:val="0"/>
                  <w:divBdr>
                    <w:top w:val="none" w:sz="0" w:space="0" w:color="auto"/>
                    <w:left w:val="none" w:sz="0" w:space="0" w:color="auto"/>
                    <w:bottom w:val="none" w:sz="0" w:space="0" w:color="auto"/>
                    <w:right w:val="none" w:sz="0" w:space="0" w:color="auto"/>
                  </w:divBdr>
                </w:div>
                <w:div w:id="1097824097">
                  <w:marLeft w:val="0"/>
                  <w:marRight w:val="0"/>
                  <w:marTop w:val="0"/>
                  <w:marBottom w:val="0"/>
                  <w:divBdr>
                    <w:top w:val="none" w:sz="0" w:space="0" w:color="auto"/>
                    <w:left w:val="none" w:sz="0" w:space="0" w:color="auto"/>
                    <w:bottom w:val="none" w:sz="0" w:space="0" w:color="auto"/>
                    <w:right w:val="none" w:sz="0" w:space="0" w:color="auto"/>
                  </w:divBdr>
                </w:div>
                <w:div w:id="1103570701">
                  <w:marLeft w:val="0"/>
                  <w:marRight w:val="0"/>
                  <w:marTop w:val="0"/>
                  <w:marBottom w:val="0"/>
                  <w:divBdr>
                    <w:top w:val="none" w:sz="0" w:space="0" w:color="auto"/>
                    <w:left w:val="none" w:sz="0" w:space="0" w:color="auto"/>
                    <w:bottom w:val="none" w:sz="0" w:space="0" w:color="auto"/>
                    <w:right w:val="none" w:sz="0" w:space="0" w:color="auto"/>
                  </w:divBdr>
                </w:div>
                <w:div w:id="1104954584">
                  <w:marLeft w:val="0"/>
                  <w:marRight w:val="0"/>
                  <w:marTop w:val="0"/>
                  <w:marBottom w:val="0"/>
                  <w:divBdr>
                    <w:top w:val="none" w:sz="0" w:space="0" w:color="auto"/>
                    <w:left w:val="none" w:sz="0" w:space="0" w:color="auto"/>
                    <w:bottom w:val="none" w:sz="0" w:space="0" w:color="auto"/>
                    <w:right w:val="none" w:sz="0" w:space="0" w:color="auto"/>
                  </w:divBdr>
                </w:div>
                <w:div w:id="1105879734">
                  <w:marLeft w:val="0"/>
                  <w:marRight w:val="0"/>
                  <w:marTop w:val="0"/>
                  <w:marBottom w:val="0"/>
                  <w:divBdr>
                    <w:top w:val="none" w:sz="0" w:space="0" w:color="auto"/>
                    <w:left w:val="none" w:sz="0" w:space="0" w:color="auto"/>
                    <w:bottom w:val="none" w:sz="0" w:space="0" w:color="auto"/>
                    <w:right w:val="none" w:sz="0" w:space="0" w:color="auto"/>
                  </w:divBdr>
                </w:div>
                <w:div w:id="1110586330">
                  <w:marLeft w:val="0"/>
                  <w:marRight w:val="0"/>
                  <w:marTop w:val="0"/>
                  <w:marBottom w:val="0"/>
                  <w:divBdr>
                    <w:top w:val="none" w:sz="0" w:space="0" w:color="auto"/>
                    <w:left w:val="none" w:sz="0" w:space="0" w:color="auto"/>
                    <w:bottom w:val="none" w:sz="0" w:space="0" w:color="auto"/>
                    <w:right w:val="none" w:sz="0" w:space="0" w:color="auto"/>
                  </w:divBdr>
                </w:div>
                <w:div w:id="1111825391">
                  <w:marLeft w:val="0"/>
                  <w:marRight w:val="0"/>
                  <w:marTop w:val="0"/>
                  <w:marBottom w:val="0"/>
                  <w:divBdr>
                    <w:top w:val="none" w:sz="0" w:space="0" w:color="auto"/>
                    <w:left w:val="none" w:sz="0" w:space="0" w:color="auto"/>
                    <w:bottom w:val="none" w:sz="0" w:space="0" w:color="auto"/>
                    <w:right w:val="none" w:sz="0" w:space="0" w:color="auto"/>
                  </w:divBdr>
                </w:div>
                <w:div w:id="1113598398">
                  <w:marLeft w:val="0"/>
                  <w:marRight w:val="0"/>
                  <w:marTop w:val="0"/>
                  <w:marBottom w:val="0"/>
                  <w:divBdr>
                    <w:top w:val="none" w:sz="0" w:space="0" w:color="auto"/>
                    <w:left w:val="none" w:sz="0" w:space="0" w:color="auto"/>
                    <w:bottom w:val="none" w:sz="0" w:space="0" w:color="auto"/>
                    <w:right w:val="none" w:sz="0" w:space="0" w:color="auto"/>
                  </w:divBdr>
                </w:div>
                <w:div w:id="1116488666">
                  <w:marLeft w:val="0"/>
                  <w:marRight w:val="0"/>
                  <w:marTop w:val="0"/>
                  <w:marBottom w:val="0"/>
                  <w:divBdr>
                    <w:top w:val="none" w:sz="0" w:space="0" w:color="auto"/>
                    <w:left w:val="none" w:sz="0" w:space="0" w:color="auto"/>
                    <w:bottom w:val="none" w:sz="0" w:space="0" w:color="auto"/>
                    <w:right w:val="none" w:sz="0" w:space="0" w:color="auto"/>
                  </w:divBdr>
                </w:div>
                <w:div w:id="1116755114">
                  <w:marLeft w:val="0"/>
                  <w:marRight w:val="0"/>
                  <w:marTop w:val="0"/>
                  <w:marBottom w:val="0"/>
                  <w:divBdr>
                    <w:top w:val="none" w:sz="0" w:space="0" w:color="auto"/>
                    <w:left w:val="none" w:sz="0" w:space="0" w:color="auto"/>
                    <w:bottom w:val="none" w:sz="0" w:space="0" w:color="auto"/>
                    <w:right w:val="none" w:sz="0" w:space="0" w:color="auto"/>
                  </w:divBdr>
                </w:div>
                <w:div w:id="1119495417">
                  <w:marLeft w:val="0"/>
                  <w:marRight w:val="0"/>
                  <w:marTop w:val="0"/>
                  <w:marBottom w:val="0"/>
                  <w:divBdr>
                    <w:top w:val="none" w:sz="0" w:space="0" w:color="auto"/>
                    <w:left w:val="none" w:sz="0" w:space="0" w:color="auto"/>
                    <w:bottom w:val="none" w:sz="0" w:space="0" w:color="auto"/>
                    <w:right w:val="none" w:sz="0" w:space="0" w:color="auto"/>
                  </w:divBdr>
                </w:div>
                <w:div w:id="1119959013">
                  <w:marLeft w:val="0"/>
                  <w:marRight w:val="0"/>
                  <w:marTop w:val="0"/>
                  <w:marBottom w:val="0"/>
                  <w:divBdr>
                    <w:top w:val="none" w:sz="0" w:space="0" w:color="auto"/>
                    <w:left w:val="none" w:sz="0" w:space="0" w:color="auto"/>
                    <w:bottom w:val="none" w:sz="0" w:space="0" w:color="auto"/>
                    <w:right w:val="none" w:sz="0" w:space="0" w:color="auto"/>
                  </w:divBdr>
                </w:div>
                <w:div w:id="1125582742">
                  <w:marLeft w:val="0"/>
                  <w:marRight w:val="0"/>
                  <w:marTop w:val="0"/>
                  <w:marBottom w:val="0"/>
                  <w:divBdr>
                    <w:top w:val="none" w:sz="0" w:space="0" w:color="auto"/>
                    <w:left w:val="none" w:sz="0" w:space="0" w:color="auto"/>
                    <w:bottom w:val="none" w:sz="0" w:space="0" w:color="auto"/>
                    <w:right w:val="none" w:sz="0" w:space="0" w:color="auto"/>
                  </w:divBdr>
                </w:div>
                <w:div w:id="1127352449">
                  <w:marLeft w:val="0"/>
                  <w:marRight w:val="0"/>
                  <w:marTop w:val="0"/>
                  <w:marBottom w:val="0"/>
                  <w:divBdr>
                    <w:top w:val="none" w:sz="0" w:space="0" w:color="auto"/>
                    <w:left w:val="none" w:sz="0" w:space="0" w:color="auto"/>
                    <w:bottom w:val="none" w:sz="0" w:space="0" w:color="auto"/>
                    <w:right w:val="none" w:sz="0" w:space="0" w:color="auto"/>
                  </w:divBdr>
                </w:div>
                <w:div w:id="1129709805">
                  <w:marLeft w:val="0"/>
                  <w:marRight w:val="0"/>
                  <w:marTop w:val="0"/>
                  <w:marBottom w:val="0"/>
                  <w:divBdr>
                    <w:top w:val="none" w:sz="0" w:space="0" w:color="auto"/>
                    <w:left w:val="none" w:sz="0" w:space="0" w:color="auto"/>
                    <w:bottom w:val="none" w:sz="0" w:space="0" w:color="auto"/>
                    <w:right w:val="none" w:sz="0" w:space="0" w:color="auto"/>
                  </w:divBdr>
                </w:div>
                <w:div w:id="1136532461">
                  <w:marLeft w:val="0"/>
                  <w:marRight w:val="0"/>
                  <w:marTop w:val="0"/>
                  <w:marBottom w:val="0"/>
                  <w:divBdr>
                    <w:top w:val="none" w:sz="0" w:space="0" w:color="auto"/>
                    <w:left w:val="none" w:sz="0" w:space="0" w:color="auto"/>
                    <w:bottom w:val="none" w:sz="0" w:space="0" w:color="auto"/>
                    <w:right w:val="none" w:sz="0" w:space="0" w:color="auto"/>
                  </w:divBdr>
                </w:div>
                <w:div w:id="1136995345">
                  <w:marLeft w:val="0"/>
                  <w:marRight w:val="0"/>
                  <w:marTop w:val="0"/>
                  <w:marBottom w:val="0"/>
                  <w:divBdr>
                    <w:top w:val="none" w:sz="0" w:space="0" w:color="auto"/>
                    <w:left w:val="none" w:sz="0" w:space="0" w:color="auto"/>
                    <w:bottom w:val="none" w:sz="0" w:space="0" w:color="auto"/>
                    <w:right w:val="none" w:sz="0" w:space="0" w:color="auto"/>
                  </w:divBdr>
                </w:div>
                <w:div w:id="1138958266">
                  <w:marLeft w:val="0"/>
                  <w:marRight w:val="0"/>
                  <w:marTop w:val="0"/>
                  <w:marBottom w:val="0"/>
                  <w:divBdr>
                    <w:top w:val="none" w:sz="0" w:space="0" w:color="auto"/>
                    <w:left w:val="none" w:sz="0" w:space="0" w:color="auto"/>
                    <w:bottom w:val="none" w:sz="0" w:space="0" w:color="auto"/>
                    <w:right w:val="none" w:sz="0" w:space="0" w:color="auto"/>
                  </w:divBdr>
                </w:div>
                <w:div w:id="1139108299">
                  <w:marLeft w:val="0"/>
                  <w:marRight w:val="0"/>
                  <w:marTop w:val="0"/>
                  <w:marBottom w:val="0"/>
                  <w:divBdr>
                    <w:top w:val="none" w:sz="0" w:space="0" w:color="auto"/>
                    <w:left w:val="none" w:sz="0" w:space="0" w:color="auto"/>
                    <w:bottom w:val="none" w:sz="0" w:space="0" w:color="auto"/>
                    <w:right w:val="none" w:sz="0" w:space="0" w:color="auto"/>
                  </w:divBdr>
                </w:div>
                <w:div w:id="1139490721">
                  <w:marLeft w:val="0"/>
                  <w:marRight w:val="0"/>
                  <w:marTop w:val="0"/>
                  <w:marBottom w:val="0"/>
                  <w:divBdr>
                    <w:top w:val="none" w:sz="0" w:space="0" w:color="auto"/>
                    <w:left w:val="none" w:sz="0" w:space="0" w:color="auto"/>
                    <w:bottom w:val="none" w:sz="0" w:space="0" w:color="auto"/>
                    <w:right w:val="none" w:sz="0" w:space="0" w:color="auto"/>
                  </w:divBdr>
                </w:div>
                <w:div w:id="1141655427">
                  <w:marLeft w:val="0"/>
                  <w:marRight w:val="0"/>
                  <w:marTop w:val="0"/>
                  <w:marBottom w:val="0"/>
                  <w:divBdr>
                    <w:top w:val="none" w:sz="0" w:space="0" w:color="auto"/>
                    <w:left w:val="none" w:sz="0" w:space="0" w:color="auto"/>
                    <w:bottom w:val="none" w:sz="0" w:space="0" w:color="auto"/>
                    <w:right w:val="none" w:sz="0" w:space="0" w:color="auto"/>
                  </w:divBdr>
                </w:div>
                <w:div w:id="1144616506">
                  <w:marLeft w:val="0"/>
                  <w:marRight w:val="0"/>
                  <w:marTop w:val="0"/>
                  <w:marBottom w:val="0"/>
                  <w:divBdr>
                    <w:top w:val="none" w:sz="0" w:space="0" w:color="auto"/>
                    <w:left w:val="none" w:sz="0" w:space="0" w:color="auto"/>
                    <w:bottom w:val="none" w:sz="0" w:space="0" w:color="auto"/>
                    <w:right w:val="none" w:sz="0" w:space="0" w:color="auto"/>
                  </w:divBdr>
                </w:div>
                <w:div w:id="1144617018">
                  <w:marLeft w:val="0"/>
                  <w:marRight w:val="0"/>
                  <w:marTop w:val="0"/>
                  <w:marBottom w:val="0"/>
                  <w:divBdr>
                    <w:top w:val="none" w:sz="0" w:space="0" w:color="auto"/>
                    <w:left w:val="none" w:sz="0" w:space="0" w:color="auto"/>
                    <w:bottom w:val="none" w:sz="0" w:space="0" w:color="auto"/>
                    <w:right w:val="none" w:sz="0" w:space="0" w:color="auto"/>
                  </w:divBdr>
                </w:div>
                <w:div w:id="1145315993">
                  <w:marLeft w:val="0"/>
                  <w:marRight w:val="0"/>
                  <w:marTop w:val="0"/>
                  <w:marBottom w:val="0"/>
                  <w:divBdr>
                    <w:top w:val="none" w:sz="0" w:space="0" w:color="auto"/>
                    <w:left w:val="none" w:sz="0" w:space="0" w:color="auto"/>
                    <w:bottom w:val="none" w:sz="0" w:space="0" w:color="auto"/>
                    <w:right w:val="none" w:sz="0" w:space="0" w:color="auto"/>
                  </w:divBdr>
                </w:div>
                <w:div w:id="1146318065">
                  <w:marLeft w:val="0"/>
                  <w:marRight w:val="0"/>
                  <w:marTop w:val="0"/>
                  <w:marBottom w:val="0"/>
                  <w:divBdr>
                    <w:top w:val="none" w:sz="0" w:space="0" w:color="auto"/>
                    <w:left w:val="none" w:sz="0" w:space="0" w:color="auto"/>
                    <w:bottom w:val="none" w:sz="0" w:space="0" w:color="auto"/>
                    <w:right w:val="none" w:sz="0" w:space="0" w:color="auto"/>
                  </w:divBdr>
                </w:div>
                <w:div w:id="1150903524">
                  <w:marLeft w:val="0"/>
                  <w:marRight w:val="0"/>
                  <w:marTop w:val="0"/>
                  <w:marBottom w:val="0"/>
                  <w:divBdr>
                    <w:top w:val="none" w:sz="0" w:space="0" w:color="auto"/>
                    <w:left w:val="none" w:sz="0" w:space="0" w:color="auto"/>
                    <w:bottom w:val="none" w:sz="0" w:space="0" w:color="auto"/>
                    <w:right w:val="none" w:sz="0" w:space="0" w:color="auto"/>
                  </w:divBdr>
                </w:div>
                <w:div w:id="1153059226">
                  <w:marLeft w:val="0"/>
                  <w:marRight w:val="0"/>
                  <w:marTop w:val="0"/>
                  <w:marBottom w:val="0"/>
                  <w:divBdr>
                    <w:top w:val="none" w:sz="0" w:space="0" w:color="auto"/>
                    <w:left w:val="none" w:sz="0" w:space="0" w:color="auto"/>
                    <w:bottom w:val="none" w:sz="0" w:space="0" w:color="auto"/>
                    <w:right w:val="none" w:sz="0" w:space="0" w:color="auto"/>
                  </w:divBdr>
                </w:div>
                <w:div w:id="1153059482">
                  <w:marLeft w:val="0"/>
                  <w:marRight w:val="0"/>
                  <w:marTop w:val="0"/>
                  <w:marBottom w:val="0"/>
                  <w:divBdr>
                    <w:top w:val="none" w:sz="0" w:space="0" w:color="auto"/>
                    <w:left w:val="none" w:sz="0" w:space="0" w:color="auto"/>
                    <w:bottom w:val="none" w:sz="0" w:space="0" w:color="auto"/>
                    <w:right w:val="none" w:sz="0" w:space="0" w:color="auto"/>
                  </w:divBdr>
                </w:div>
                <w:div w:id="1154181168">
                  <w:marLeft w:val="0"/>
                  <w:marRight w:val="0"/>
                  <w:marTop w:val="0"/>
                  <w:marBottom w:val="0"/>
                  <w:divBdr>
                    <w:top w:val="none" w:sz="0" w:space="0" w:color="auto"/>
                    <w:left w:val="none" w:sz="0" w:space="0" w:color="auto"/>
                    <w:bottom w:val="none" w:sz="0" w:space="0" w:color="auto"/>
                    <w:right w:val="none" w:sz="0" w:space="0" w:color="auto"/>
                  </w:divBdr>
                </w:div>
                <w:div w:id="1154832535">
                  <w:marLeft w:val="0"/>
                  <w:marRight w:val="0"/>
                  <w:marTop w:val="0"/>
                  <w:marBottom w:val="0"/>
                  <w:divBdr>
                    <w:top w:val="none" w:sz="0" w:space="0" w:color="auto"/>
                    <w:left w:val="none" w:sz="0" w:space="0" w:color="auto"/>
                    <w:bottom w:val="none" w:sz="0" w:space="0" w:color="auto"/>
                    <w:right w:val="none" w:sz="0" w:space="0" w:color="auto"/>
                  </w:divBdr>
                </w:div>
                <w:div w:id="1160848134">
                  <w:marLeft w:val="0"/>
                  <w:marRight w:val="0"/>
                  <w:marTop w:val="0"/>
                  <w:marBottom w:val="0"/>
                  <w:divBdr>
                    <w:top w:val="none" w:sz="0" w:space="0" w:color="auto"/>
                    <w:left w:val="none" w:sz="0" w:space="0" w:color="auto"/>
                    <w:bottom w:val="none" w:sz="0" w:space="0" w:color="auto"/>
                    <w:right w:val="none" w:sz="0" w:space="0" w:color="auto"/>
                  </w:divBdr>
                </w:div>
                <w:div w:id="1163935540">
                  <w:marLeft w:val="0"/>
                  <w:marRight w:val="0"/>
                  <w:marTop w:val="0"/>
                  <w:marBottom w:val="0"/>
                  <w:divBdr>
                    <w:top w:val="none" w:sz="0" w:space="0" w:color="auto"/>
                    <w:left w:val="none" w:sz="0" w:space="0" w:color="auto"/>
                    <w:bottom w:val="none" w:sz="0" w:space="0" w:color="auto"/>
                    <w:right w:val="none" w:sz="0" w:space="0" w:color="auto"/>
                  </w:divBdr>
                </w:div>
                <w:div w:id="1165170200">
                  <w:marLeft w:val="0"/>
                  <w:marRight w:val="0"/>
                  <w:marTop w:val="0"/>
                  <w:marBottom w:val="0"/>
                  <w:divBdr>
                    <w:top w:val="none" w:sz="0" w:space="0" w:color="auto"/>
                    <w:left w:val="none" w:sz="0" w:space="0" w:color="auto"/>
                    <w:bottom w:val="none" w:sz="0" w:space="0" w:color="auto"/>
                    <w:right w:val="none" w:sz="0" w:space="0" w:color="auto"/>
                  </w:divBdr>
                </w:div>
                <w:div w:id="1166360079">
                  <w:marLeft w:val="0"/>
                  <w:marRight w:val="0"/>
                  <w:marTop w:val="0"/>
                  <w:marBottom w:val="0"/>
                  <w:divBdr>
                    <w:top w:val="none" w:sz="0" w:space="0" w:color="auto"/>
                    <w:left w:val="none" w:sz="0" w:space="0" w:color="auto"/>
                    <w:bottom w:val="none" w:sz="0" w:space="0" w:color="auto"/>
                    <w:right w:val="none" w:sz="0" w:space="0" w:color="auto"/>
                  </w:divBdr>
                </w:div>
                <w:div w:id="1166826318">
                  <w:marLeft w:val="0"/>
                  <w:marRight w:val="0"/>
                  <w:marTop w:val="0"/>
                  <w:marBottom w:val="0"/>
                  <w:divBdr>
                    <w:top w:val="none" w:sz="0" w:space="0" w:color="auto"/>
                    <w:left w:val="none" w:sz="0" w:space="0" w:color="auto"/>
                    <w:bottom w:val="none" w:sz="0" w:space="0" w:color="auto"/>
                    <w:right w:val="none" w:sz="0" w:space="0" w:color="auto"/>
                  </w:divBdr>
                </w:div>
                <w:div w:id="1166898165">
                  <w:marLeft w:val="0"/>
                  <w:marRight w:val="0"/>
                  <w:marTop w:val="0"/>
                  <w:marBottom w:val="0"/>
                  <w:divBdr>
                    <w:top w:val="none" w:sz="0" w:space="0" w:color="auto"/>
                    <w:left w:val="none" w:sz="0" w:space="0" w:color="auto"/>
                    <w:bottom w:val="none" w:sz="0" w:space="0" w:color="auto"/>
                    <w:right w:val="none" w:sz="0" w:space="0" w:color="auto"/>
                  </w:divBdr>
                </w:div>
                <w:div w:id="1167672136">
                  <w:marLeft w:val="0"/>
                  <w:marRight w:val="0"/>
                  <w:marTop w:val="0"/>
                  <w:marBottom w:val="0"/>
                  <w:divBdr>
                    <w:top w:val="none" w:sz="0" w:space="0" w:color="auto"/>
                    <w:left w:val="none" w:sz="0" w:space="0" w:color="auto"/>
                    <w:bottom w:val="none" w:sz="0" w:space="0" w:color="auto"/>
                    <w:right w:val="none" w:sz="0" w:space="0" w:color="auto"/>
                  </w:divBdr>
                </w:div>
                <w:div w:id="1168252435">
                  <w:marLeft w:val="0"/>
                  <w:marRight w:val="0"/>
                  <w:marTop w:val="0"/>
                  <w:marBottom w:val="0"/>
                  <w:divBdr>
                    <w:top w:val="none" w:sz="0" w:space="0" w:color="auto"/>
                    <w:left w:val="none" w:sz="0" w:space="0" w:color="auto"/>
                    <w:bottom w:val="none" w:sz="0" w:space="0" w:color="auto"/>
                    <w:right w:val="none" w:sz="0" w:space="0" w:color="auto"/>
                  </w:divBdr>
                </w:div>
                <w:div w:id="1169250405">
                  <w:marLeft w:val="0"/>
                  <w:marRight w:val="0"/>
                  <w:marTop w:val="0"/>
                  <w:marBottom w:val="0"/>
                  <w:divBdr>
                    <w:top w:val="none" w:sz="0" w:space="0" w:color="auto"/>
                    <w:left w:val="none" w:sz="0" w:space="0" w:color="auto"/>
                    <w:bottom w:val="none" w:sz="0" w:space="0" w:color="auto"/>
                    <w:right w:val="none" w:sz="0" w:space="0" w:color="auto"/>
                  </w:divBdr>
                </w:div>
                <w:div w:id="1169370467">
                  <w:marLeft w:val="0"/>
                  <w:marRight w:val="0"/>
                  <w:marTop w:val="0"/>
                  <w:marBottom w:val="0"/>
                  <w:divBdr>
                    <w:top w:val="none" w:sz="0" w:space="0" w:color="auto"/>
                    <w:left w:val="none" w:sz="0" w:space="0" w:color="auto"/>
                    <w:bottom w:val="none" w:sz="0" w:space="0" w:color="auto"/>
                    <w:right w:val="none" w:sz="0" w:space="0" w:color="auto"/>
                  </w:divBdr>
                </w:div>
                <w:div w:id="1171605227">
                  <w:marLeft w:val="0"/>
                  <w:marRight w:val="0"/>
                  <w:marTop w:val="0"/>
                  <w:marBottom w:val="0"/>
                  <w:divBdr>
                    <w:top w:val="none" w:sz="0" w:space="0" w:color="auto"/>
                    <w:left w:val="none" w:sz="0" w:space="0" w:color="auto"/>
                    <w:bottom w:val="none" w:sz="0" w:space="0" w:color="auto"/>
                    <w:right w:val="none" w:sz="0" w:space="0" w:color="auto"/>
                  </w:divBdr>
                </w:div>
                <w:div w:id="1171918077">
                  <w:marLeft w:val="0"/>
                  <w:marRight w:val="0"/>
                  <w:marTop w:val="0"/>
                  <w:marBottom w:val="0"/>
                  <w:divBdr>
                    <w:top w:val="none" w:sz="0" w:space="0" w:color="auto"/>
                    <w:left w:val="none" w:sz="0" w:space="0" w:color="auto"/>
                    <w:bottom w:val="none" w:sz="0" w:space="0" w:color="auto"/>
                    <w:right w:val="none" w:sz="0" w:space="0" w:color="auto"/>
                  </w:divBdr>
                </w:div>
                <w:div w:id="1172135845">
                  <w:marLeft w:val="0"/>
                  <w:marRight w:val="0"/>
                  <w:marTop w:val="0"/>
                  <w:marBottom w:val="0"/>
                  <w:divBdr>
                    <w:top w:val="none" w:sz="0" w:space="0" w:color="auto"/>
                    <w:left w:val="none" w:sz="0" w:space="0" w:color="auto"/>
                    <w:bottom w:val="none" w:sz="0" w:space="0" w:color="auto"/>
                    <w:right w:val="none" w:sz="0" w:space="0" w:color="auto"/>
                  </w:divBdr>
                </w:div>
                <w:div w:id="1175268632">
                  <w:marLeft w:val="0"/>
                  <w:marRight w:val="0"/>
                  <w:marTop w:val="0"/>
                  <w:marBottom w:val="0"/>
                  <w:divBdr>
                    <w:top w:val="none" w:sz="0" w:space="0" w:color="auto"/>
                    <w:left w:val="none" w:sz="0" w:space="0" w:color="auto"/>
                    <w:bottom w:val="none" w:sz="0" w:space="0" w:color="auto"/>
                    <w:right w:val="none" w:sz="0" w:space="0" w:color="auto"/>
                  </w:divBdr>
                </w:div>
                <w:div w:id="1175420784">
                  <w:marLeft w:val="0"/>
                  <w:marRight w:val="0"/>
                  <w:marTop w:val="0"/>
                  <w:marBottom w:val="0"/>
                  <w:divBdr>
                    <w:top w:val="none" w:sz="0" w:space="0" w:color="auto"/>
                    <w:left w:val="none" w:sz="0" w:space="0" w:color="auto"/>
                    <w:bottom w:val="none" w:sz="0" w:space="0" w:color="auto"/>
                    <w:right w:val="none" w:sz="0" w:space="0" w:color="auto"/>
                  </w:divBdr>
                </w:div>
                <w:div w:id="1176261964">
                  <w:marLeft w:val="0"/>
                  <w:marRight w:val="0"/>
                  <w:marTop w:val="0"/>
                  <w:marBottom w:val="0"/>
                  <w:divBdr>
                    <w:top w:val="none" w:sz="0" w:space="0" w:color="auto"/>
                    <w:left w:val="none" w:sz="0" w:space="0" w:color="auto"/>
                    <w:bottom w:val="none" w:sz="0" w:space="0" w:color="auto"/>
                    <w:right w:val="none" w:sz="0" w:space="0" w:color="auto"/>
                  </w:divBdr>
                </w:div>
                <w:div w:id="1180704491">
                  <w:marLeft w:val="0"/>
                  <w:marRight w:val="0"/>
                  <w:marTop w:val="0"/>
                  <w:marBottom w:val="0"/>
                  <w:divBdr>
                    <w:top w:val="none" w:sz="0" w:space="0" w:color="auto"/>
                    <w:left w:val="none" w:sz="0" w:space="0" w:color="auto"/>
                    <w:bottom w:val="none" w:sz="0" w:space="0" w:color="auto"/>
                    <w:right w:val="none" w:sz="0" w:space="0" w:color="auto"/>
                  </w:divBdr>
                </w:div>
                <w:div w:id="1180779972">
                  <w:marLeft w:val="0"/>
                  <w:marRight w:val="0"/>
                  <w:marTop w:val="0"/>
                  <w:marBottom w:val="0"/>
                  <w:divBdr>
                    <w:top w:val="none" w:sz="0" w:space="0" w:color="auto"/>
                    <w:left w:val="none" w:sz="0" w:space="0" w:color="auto"/>
                    <w:bottom w:val="none" w:sz="0" w:space="0" w:color="auto"/>
                    <w:right w:val="none" w:sz="0" w:space="0" w:color="auto"/>
                  </w:divBdr>
                </w:div>
                <w:div w:id="1182351983">
                  <w:marLeft w:val="0"/>
                  <w:marRight w:val="0"/>
                  <w:marTop w:val="0"/>
                  <w:marBottom w:val="0"/>
                  <w:divBdr>
                    <w:top w:val="none" w:sz="0" w:space="0" w:color="auto"/>
                    <w:left w:val="none" w:sz="0" w:space="0" w:color="auto"/>
                    <w:bottom w:val="none" w:sz="0" w:space="0" w:color="auto"/>
                    <w:right w:val="none" w:sz="0" w:space="0" w:color="auto"/>
                  </w:divBdr>
                </w:div>
                <w:div w:id="1182358845">
                  <w:marLeft w:val="0"/>
                  <w:marRight w:val="0"/>
                  <w:marTop w:val="0"/>
                  <w:marBottom w:val="0"/>
                  <w:divBdr>
                    <w:top w:val="none" w:sz="0" w:space="0" w:color="auto"/>
                    <w:left w:val="none" w:sz="0" w:space="0" w:color="auto"/>
                    <w:bottom w:val="none" w:sz="0" w:space="0" w:color="auto"/>
                    <w:right w:val="none" w:sz="0" w:space="0" w:color="auto"/>
                  </w:divBdr>
                </w:div>
                <w:div w:id="1186558383">
                  <w:marLeft w:val="0"/>
                  <w:marRight w:val="0"/>
                  <w:marTop w:val="0"/>
                  <w:marBottom w:val="0"/>
                  <w:divBdr>
                    <w:top w:val="none" w:sz="0" w:space="0" w:color="auto"/>
                    <w:left w:val="none" w:sz="0" w:space="0" w:color="auto"/>
                    <w:bottom w:val="none" w:sz="0" w:space="0" w:color="auto"/>
                    <w:right w:val="none" w:sz="0" w:space="0" w:color="auto"/>
                  </w:divBdr>
                </w:div>
                <w:div w:id="1191411625">
                  <w:marLeft w:val="0"/>
                  <w:marRight w:val="0"/>
                  <w:marTop w:val="0"/>
                  <w:marBottom w:val="0"/>
                  <w:divBdr>
                    <w:top w:val="none" w:sz="0" w:space="0" w:color="auto"/>
                    <w:left w:val="none" w:sz="0" w:space="0" w:color="auto"/>
                    <w:bottom w:val="none" w:sz="0" w:space="0" w:color="auto"/>
                    <w:right w:val="none" w:sz="0" w:space="0" w:color="auto"/>
                  </w:divBdr>
                </w:div>
                <w:div w:id="1191532439">
                  <w:marLeft w:val="0"/>
                  <w:marRight w:val="0"/>
                  <w:marTop w:val="0"/>
                  <w:marBottom w:val="0"/>
                  <w:divBdr>
                    <w:top w:val="none" w:sz="0" w:space="0" w:color="auto"/>
                    <w:left w:val="none" w:sz="0" w:space="0" w:color="auto"/>
                    <w:bottom w:val="none" w:sz="0" w:space="0" w:color="auto"/>
                    <w:right w:val="none" w:sz="0" w:space="0" w:color="auto"/>
                  </w:divBdr>
                </w:div>
                <w:div w:id="1192843963">
                  <w:marLeft w:val="0"/>
                  <w:marRight w:val="0"/>
                  <w:marTop w:val="0"/>
                  <w:marBottom w:val="0"/>
                  <w:divBdr>
                    <w:top w:val="none" w:sz="0" w:space="0" w:color="auto"/>
                    <w:left w:val="none" w:sz="0" w:space="0" w:color="auto"/>
                    <w:bottom w:val="none" w:sz="0" w:space="0" w:color="auto"/>
                    <w:right w:val="none" w:sz="0" w:space="0" w:color="auto"/>
                  </w:divBdr>
                </w:div>
                <w:div w:id="1195463193">
                  <w:marLeft w:val="0"/>
                  <w:marRight w:val="0"/>
                  <w:marTop w:val="0"/>
                  <w:marBottom w:val="0"/>
                  <w:divBdr>
                    <w:top w:val="none" w:sz="0" w:space="0" w:color="auto"/>
                    <w:left w:val="none" w:sz="0" w:space="0" w:color="auto"/>
                    <w:bottom w:val="none" w:sz="0" w:space="0" w:color="auto"/>
                    <w:right w:val="none" w:sz="0" w:space="0" w:color="auto"/>
                  </w:divBdr>
                </w:div>
                <w:div w:id="1197813935">
                  <w:marLeft w:val="0"/>
                  <w:marRight w:val="0"/>
                  <w:marTop w:val="0"/>
                  <w:marBottom w:val="0"/>
                  <w:divBdr>
                    <w:top w:val="none" w:sz="0" w:space="0" w:color="auto"/>
                    <w:left w:val="none" w:sz="0" w:space="0" w:color="auto"/>
                    <w:bottom w:val="none" w:sz="0" w:space="0" w:color="auto"/>
                    <w:right w:val="none" w:sz="0" w:space="0" w:color="auto"/>
                  </w:divBdr>
                </w:div>
                <w:div w:id="1200053362">
                  <w:marLeft w:val="0"/>
                  <w:marRight w:val="0"/>
                  <w:marTop w:val="0"/>
                  <w:marBottom w:val="0"/>
                  <w:divBdr>
                    <w:top w:val="none" w:sz="0" w:space="0" w:color="auto"/>
                    <w:left w:val="none" w:sz="0" w:space="0" w:color="auto"/>
                    <w:bottom w:val="none" w:sz="0" w:space="0" w:color="auto"/>
                    <w:right w:val="none" w:sz="0" w:space="0" w:color="auto"/>
                  </w:divBdr>
                </w:div>
                <w:div w:id="1200388019">
                  <w:marLeft w:val="0"/>
                  <w:marRight w:val="0"/>
                  <w:marTop w:val="0"/>
                  <w:marBottom w:val="0"/>
                  <w:divBdr>
                    <w:top w:val="none" w:sz="0" w:space="0" w:color="auto"/>
                    <w:left w:val="none" w:sz="0" w:space="0" w:color="auto"/>
                    <w:bottom w:val="none" w:sz="0" w:space="0" w:color="auto"/>
                    <w:right w:val="none" w:sz="0" w:space="0" w:color="auto"/>
                  </w:divBdr>
                </w:div>
                <w:div w:id="1202283498">
                  <w:marLeft w:val="0"/>
                  <w:marRight w:val="0"/>
                  <w:marTop w:val="0"/>
                  <w:marBottom w:val="0"/>
                  <w:divBdr>
                    <w:top w:val="none" w:sz="0" w:space="0" w:color="auto"/>
                    <w:left w:val="none" w:sz="0" w:space="0" w:color="auto"/>
                    <w:bottom w:val="none" w:sz="0" w:space="0" w:color="auto"/>
                    <w:right w:val="none" w:sz="0" w:space="0" w:color="auto"/>
                  </w:divBdr>
                </w:div>
                <w:div w:id="1203133878">
                  <w:marLeft w:val="0"/>
                  <w:marRight w:val="0"/>
                  <w:marTop w:val="0"/>
                  <w:marBottom w:val="0"/>
                  <w:divBdr>
                    <w:top w:val="none" w:sz="0" w:space="0" w:color="auto"/>
                    <w:left w:val="none" w:sz="0" w:space="0" w:color="auto"/>
                    <w:bottom w:val="none" w:sz="0" w:space="0" w:color="auto"/>
                    <w:right w:val="none" w:sz="0" w:space="0" w:color="auto"/>
                  </w:divBdr>
                </w:div>
                <w:div w:id="1203134062">
                  <w:marLeft w:val="0"/>
                  <w:marRight w:val="0"/>
                  <w:marTop w:val="0"/>
                  <w:marBottom w:val="0"/>
                  <w:divBdr>
                    <w:top w:val="none" w:sz="0" w:space="0" w:color="auto"/>
                    <w:left w:val="none" w:sz="0" w:space="0" w:color="auto"/>
                    <w:bottom w:val="none" w:sz="0" w:space="0" w:color="auto"/>
                    <w:right w:val="none" w:sz="0" w:space="0" w:color="auto"/>
                  </w:divBdr>
                </w:div>
                <w:div w:id="1203399387">
                  <w:marLeft w:val="0"/>
                  <w:marRight w:val="0"/>
                  <w:marTop w:val="0"/>
                  <w:marBottom w:val="0"/>
                  <w:divBdr>
                    <w:top w:val="none" w:sz="0" w:space="0" w:color="auto"/>
                    <w:left w:val="none" w:sz="0" w:space="0" w:color="auto"/>
                    <w:bottom w:val="none" w:sz="0" w:space="0" w:color="auto"/>
                    <w:right w:val="none" w:sz="0" w:space="0" w:color="auto"/>
                  </w:divBdr>
                </w:div>
                <w:div w:id="1204289894">
                  <w:marLeft w:val="0"/>
                  <w:marRight w:val="0"/>
                  <w:marTop w:val="0"/>
                  <w:marBottom w:val="0"/>
                  <w:divBdr>
                    <w:top w:val="none" w:sz="0" w:space="0" w:color="auto"/>
                    <w:left w:val="none" w:sz="0" w:space="0" w:color="auto"/>
                    <w:bottom w:val="none" w:sz="0" w:space="0" w:color="auto"/>
                    <w:right w:val="none" w:sz="0" w:space="0" w:color="auto"/>
                  </w:divBdr>
                </w:div>
                <w:div w:id="1204556345">
                  <w:marLeft w:val="0"/>
                  <w:marRight w:val="0"/>
                  <w:marTop w:val="0"/>
                  <w:marBottom w:val="0"/>
                  <w:divBdr>
                    <w:top w:val="none" w:sz="0" w:space="0" w:color="auto"/>
                    <w:left w:val="none" w:sz="0" w:space="0" w:color="auto"/>
                    <w:bottom w:val="none" w:sz="0" w:space="0" w:color="auto"/>
                    <w:right w:val="none" w:sz="0" w:space="0" w:color="auto"/>
                  </w:divBdr>
                </w:div>
                <w:div w:id="1210843294">
                  <w:marLeft w:val="0"/>
                  <w:marRight w:val="0"/>
                  <w:marTop w:val="0"/>
                  <w:marBottom w:val="0"/>
                  <w:divBdr>
                    <w:top w:val="none" w:sz="0" w:space="0" w:color="auto"/>
                    <w:left w:val="none" w:sz="0" w:space="0" w:color="auto"/>
                    <w:bottom w:val="none" w:sz="0" w:space="0" w:color="auto"/>
                    <w:right w:val="none" w:sz="0" w:space="0" w:color="auto"/>
                  </w:divBdr>
                </w:div>
                <w:div w:id="1215198165">
                  <w:marLeft w:val="0"/>
                  <w:marRight w:val="0"/>
                  <w:marTop w:val="0"/>
                  <w:marBottom w:val="0"/>
                  <w:divBdr>
                    <w:top w:val="none" w:sz="0" w:space="0" w:color="auto"/>
                    <w:left w:val="none" w:sz="0" w:space="0" w:color="auto"/>
                    <w:bottom w:val="none" w:sz="0" w:space="0" w:color="auto"/>
                    <w:right w:val="none" w:sz="0" w:space="0" w:color="auto"/>
                  </w:divBdr>
                </w:div>
                <w:div w:id="1216624528">
                  <w:marLeft w:val="0"/>
                  <w:marRight w:val="0"/>
                  <w:marTop w:val="0"/>
                  <w:marBottom w:val="0"/>
                  <w:divBdr>
                    <w:top w:val="none" w:sz="0" w:space="0" w:color="auto"/>
                    <w:left w:val="none" w:sz="0" w:space="0" w:color="auto"/>
                    <w:bottom w:val="none" w:sz="0" w:space="0" w:color="auto"/>
                    <w:right w:val="none" w:sz="0" w:space="0" w:color="auto"/>
                  </w:divBdr>
                </w:div>
                <w:div w:id="1218278779">
                  <w:marLeft w:val="0"/>
                  <w:marRight w:val="0"/>
                  <w:marTop w:val="0"/>
                  <w:marBottom w:val="0"/>
                  <w:divBdr>
                    <w:top w:val="none" w:sz="0" w:space="0" w:color="auto"/>
                    <w:left w:val="none" w:sz="0" w:space="0" w:color="auto"/>
                    <w:bottom w:val="none" w:sz="0" w:space="0" w:color="auto"/>
                    <w:right w:val="none" w:sz="0" w:space="0" w:color="auto"/>
                  </w:divBdr>
                </w:div>
                <w:div w:id="1218857208">
                  <w:marLeft w:val="0"/>
                  <w:marRight w:val="0"/>
                  <w:marTop w:val="0"/>
                  <w:marBottom w:val="0"/>
                  <w:divBdr>
                    <w:top w:val="none" w:sz="0" w:space="0" w:color="auto"/>
                    <w:left w:val="none" w:sz="0" w:space="0" w:color="auto"/>
                    <w:bottom w:val="none" w:sz="0" w:space="0" w:color="auto"/>
                    <w:right w:val="none" w:sz="0" w:space="0" w:color="auto"/>
                  </w:divBdr>
                </w:div>
                <w:div w:id="1219435590">
                  <w:marLeft w:val="0"/>
                  <w:marRight w:val="0"/>
                  <w:marTop w:val="0"/>
                  <w:marBottom w:val="0"/>
                  <w:divBdr>
                    <w:top w:val="none" w:sz="0" w:space="0" w:color="auto"/>
                    <w:left w:val="none" w:sz="0" w:space="0" w:color="auto"/>
                    <w:bottom w:val="none" w:sz="0" w:space="0" w:color="auto"/>
                    <w:right w:val="none" w:sz="0" w:space="0" w:color="auto"/>
                  </w:divBdr>
                </w:div>
                <w:div w:id="1221601718">
                  <w:marLeft w:val="0"/>
                  <w:marRight w:val="0"/>
                  <w:marTop w:val="0"/>
                  <w:marBottom w:val="0"/>
                  <w:divBdr>
                    <w:top w:val="none" w:sz="0" w:space="0" w:color="auto"/>
                    <w:left w:val="none" w:sz="0" w:space="0" w:color="auto"/>
                    <w:bottom w:val="none" w:sz="0" w:space="0" w:color="auto"/>
                    <w:right w:val="none" w:sz="0" w:space="0" w:color="auto"/>
                  </w:divBdr>
                </w:div>
                <w:div w:id="1221790094">
                  <w:marLeft w:val="0"/>
                  <w:marRight w:val="0"/>
                  <w:marTop w:val="0"/>
                  <w:marBottom w:val="0"/>
                  <w:divBdr>
                    <w:top w:val="none" w:sz="0" w:space="0" w:color="auto"/>
                    <w:left w:val="none" w:sz="0" w:space="0" w:color="auto"/>
                    <w:bottom w:val="none" w:sz="0" w:space="0" w:color="auto"/>
                    <w:right w:val="none" w:sz="0" w:space="0" w:color="auto"/>
                  </w:divBdr>
                </w:div>
                <w:div w:id="1223835155">
                  <w:marLeft w:val="0"/>
                  <w:marRight w:val="0"/>
                  <w:marTop w:val="0"/>
                  <w:marBottom w:val="0"/>
                  <w:divBdr>
                    <w:top w:val="none" w:sz="0" w:space="0" w:color="auto"/>
                    <w:left w:val="none" w:sz="0" w:space="0" w:color="auto"/>
                    <w:bottom w:val="none" w:sz="0" w:space="0" w:color="auto"/>
                    <w:right w:val="none" w:sz="0" w:space="0" w:color="auto"/>
                  </w:divBdr>
                </w:div>
                <w:div w:id="1229413034">
                  <w:marLeft w:val="0"/>
                  <w:marRight w:val="0"/>
                  <w:marTop w:val="0"/>
                  <w:marBottom w:val="0"/>
                  <w:divBdr>
                    <w:top w:val="none" w:sz="0" w:space="0" w:color="auto"/>
                    <w:left w:val="none" w:sz="0" w:space="0" w:color="auto"/>
                    <w:bottom w:val="none" w:sz="0" w:space="0" w:color="auto"/>
                    <w:right w:val="none" w:sz="0" w:space="0" w:color="auto"/>
                  </w:divBdr>
                </w:div>
                <w:div w:id="1229807212">
                  <w:marLeft w:val="0"/>
                  <w:marRight w:val="0"/>
                  <w:marTop w:val="0"/>
                  <w:marBottom w:val="0"/>
                  <w:divBdr>
                    <w:top w:val="none" w:sz="0" w:space="0" w:color="auto"/>
                    <w:left w:val="none" w:sz="0" w:space="0" w:color="auto"/>
                    <w:bottom w:val="none" w:sz="0" w:space="0" w:color="auto"/>
                    <w:right w:val="none" w:sz="0" w:space="0" w:color="auto"/>
                  </w:divBdr>
                </w:div>
                <w:div w:id="1230842992">
                  <w:marLeft w:val="0"/>
                  <w:marRight w:val="0"/>
                  <w:marTop w:val="0"/>
                  <w:marBottom w:val="0"/>
                  <w:divBdr>
                    <w:top w:val="none" w:sz="0" w:space="0" w:color="auto"/>
                    <w:left w:val="none" w:sz="0" w:space="0" w:color="auto"/>
                    <w:bottom w:val="none" w:sz="0" w:space="0" w:color="auto"/>
                    <w:right w:val="none" w:sz="0" w:space="0" w:color="auto"/>
                  </w:divBdr>
                </w:div>
                <w:div w:id="1233853175">
                  <w:marLeft w:val="0"/>
                  <w:marRight w:val="0"/>
                  <w:marTop w:val="0"/>
                  <w:marBottom w:val="0"/>
                  <w:divBdr>
                    <w:top w:val="none" w:sz="0" w:space="0" w:color="auto"/>
                    <w:left w:val="none" w:sz="0" w:space="0" w:color="auto"/>
                    <w:bottom w:val="none" w:sz="0" w:space="0" w:color="auto"/>
                    <w:right w:val="none" w:sz="0" w:space="0" w:color="auto"/>
                  </w:divBdr>
                </w:div>
                <w:div w:id="1235772594">
                  <w:marLeft w:val="0"/>
                  <w:marRight w:val="0"/>
                  <w:marTop w:val="0"/>
                  <w:marBottom w:val="0"/>
                  <w:divBdr>
                    <w:top w:val="none" w:sz="0" w:space="0" w:color="auto"/>
                    <w:left w:val="none" w:sz="0" w:space="0" w:color="auto"/>
                    <w:bottom w:val="none" w:sz="0" w:space="0" w:color="auto"/>
                    <w:right w:val="none" w:sz="0" w:space="0" w:color="auto"/>
                  </w:divBdr>
                </w:div>
                <w:div w:id="1236471726">
                  <w:marLeft w:val="0"/>
                  <w:marRight w:val="0"/>
                  <w:marTop w:val="0"/>
                  <w:marBottom w:val="0"/>
                  <w:divBdr>
                    <w:top w:val="none" w:sz="0" w:space="0" w:color="auto"/>
                    <w:left w:val="none" w:sz="0" w:space="0" w:color="auto"/>
                    <w:bottom w:val="none" w:sz="0" w:space="0" w:color="auto"/>
                    <w:right w:val="none" w:sz="0" w:space="0" w:color="auto"/>
                  </w:divBdr>
                </w:div>
                <w:div w:id="1239754042">
                  <w:marLeft w:val="0"/>
                  <w:marRight w:val="0"/>
                  <w:marTop w:val="0"/>
                  <w:marBottom w:val="0"/>
                  <w:divBdr>
                    <w:top w:val="none" w:sz="0" w:space="0" w:color="auto"/>
                    <w:left w:val="none" w:sz="0" w:space="0" w:color="auto"/>
                    <w:bottom w:val="none" w:sz="0" w:space="0" w:color="auto"/>
                    <w:right w:val="none" w:sz="0" w:space="0" w:color="auto"/>
                  </w:divBdr>
                </w:div>
                <w:div w:id="1242372657">
                  <w:marLeft w:val="0"/>
                  <w:marRight w:val="0"/>
                  <w:marTop w:val="0"/>
                  <w:marBottom w:val="0"/>
                  <w:divBdr>
                    <w:top w:val="none" w:sz="0" w:space="0" w:color="auto"/>
                    <w:left w:val="none" w:sz="0" w:space="0" w:color="auto"/>
                    <w:bottom w:val="none" w:sz="0" w:space="0" w:color="auto"/>
                    <w:right w:val="none" w:sz="0" w:space="0" w:color="auto"/>
                  </w:divBdr>
                </w:div>
                <w:div w:id="1242833420">
                  <w:marLeft w:val="0"/>
                  <w:marRight w:val="0"/>
                  <w:marTop w:val="0"/>
                  <w:marBottom w:val="0"/>
                  <w:divBdr>
                    <w:top w:val="none" w:sz="0" w:space="0" w:color="auto"/>
                    <w:left w:val="none" w:sz="0" w:space="0" w:color="auto"/>
                    <w:bottom w:val="none" w:sz="0" w:space="0" w:color="auto"/>
                    <w:right w:val="none" w:sz="0" w:space="0" w:color="auto"/>
                  </w:divBdr>
                </w:div>
                <w:div w:id="1243029466">
                  <w:marLeft w:val="0"/>
                  <w:marRight w:val="0"/>
                  <w:marTop w:val="0"/>
                  <w:marBottom w:val="0"/>
                  <w:divBdr>
                    <w:top w:val="none" w:sz="0" w:space="0" w:color="auto"/>
                    <w:left w:val="none" w:sz="0" w:space="0" w:color="auto"/>
                    <w:bottom w:val="none" w:sz="0" w:space="0" w:color="auto"/>
                    <w:right w:val="none" w:sz="0" w:space="0" w:color="auto"/>
                  </w:divBdr>
                </w:div>
                <w:div w:id="1247878333">
                  <w:marLeft w:val="0"/>
                  <w:marRight w:val="0"/>
                  <w:marTop w:val="0"/>
                  <w:marBottom w:val="0"/>
                  <w:divBdr>
                    <w:top w:val="none" w:sz="0" w:space="0" w:color="auto"/>
                    <w:left w:val="none" w:sz="0" w:space="0" w:color="auto"/>
                    <w:bottom w:val="none" w:sz="0" w:space="0" w:color="auto"/>
                    <w:right w:val="none" w:sz="0" w:space="0" w:color="auto"/>
                  </w:divBdr>
                </w:div>
                <w:div w:id="1250116117">
                  <w:marLeft w:val="0"/>
                  <w:marRight w:val="0"/>
                  <w:marTop w:val="0"/>
                  <w:marBottom w:val="0"/>
                  <w:divBdr>
                    <w:top w:val="none" w:sz="0" w:space="0" w:color="auto"/>
                    <w:left w:val="none" w:sz="0" w:space="0" w:color="auto"/>
                    <w:bottom w:val="none" w:sz="0" w:space="0" w:color="auto"/>
                    <w:right w:val="none" w:sz="0" w:space="0" w:color="auto"/>
                  </w:divBdr>
                </w:div>
                <w:div w:id="1250699316">
                  <w:marLeft w:val="0"/>
                  <w:marRight w:val="0"/>
                  <w:marTop w:val="0"/>
                  <w:marBottom w:val="0"/>
                  <w:divBdr>
                    <w:top w:val="none" w:sz="0" w:space="0" w:color="auto"/>
                    <w:left w:val="none" w:sz="0" w:space="0" w:color="auto"/>
                    <w:bottom w:val="none" w:sz="0" w:space="0" w:color="auto"/>
                    <w:right w:val="none" w:sz="0" w:space="0" w:color="auto"/>
                  </w:divBdr>
                </w:div>
                <w:div w:id="1253127570">
                  <w:marLeft w:val="0"/>
                  <w:marRight w:val="0"/>
                  <w:marTop w:val="0"/>
                  <w:marBottom w:val="0"/>
                  <w:divBdr>
                    <w:top w:val="none" w:sz="0" w:space="0" w:color="auto"/>
                    <w:left w:val="none" w:sz="0" w:space="0" w:color="auto"/>
                    <w:bottom w:val="none" w:sz="0" w:space="0" w:color="auto"/>
                    <w:right w:val="none" w:sz="0" w:space="0" w:color="auto"/>
                  </w:divBdr>
                </w:div>
                <w:div w:id="1253776990">
                  <w:marLeft w:val="0"/>
                  <w:marRight w:val="0"/>
                  <w:marTop w:val="0"/>
                  <w:marBottom w:val="0"/>
                  <w:divBdr>
                    <w:top w:val="none" w:sz="0" w:space="0" w:color="auto"/>
                    <w:left w:val="none" w:sz="0" w:space="0" w:color="auto"/>
                    <w:bottom w:val="none" w:sz="0" w:space="0" w:color="auto"/>
                    <w:right w:val="none" w:sz="0" w:space="0" w:color="auto"/>
                  </w:divBdr>
                </w:div>
                <w:div w:id="1255287200">
                  <w:marLeft w:val="0"/>
                  <w:marRight w:val="0"/>
                  <w:marTop w:val="0"/>
                  <w:marBottom w:val="0"/>
                  <w:divBdr>
                    <w:top w:val="none" w:sz="0" w:space="0" w:color="auto"/>
                    <w:left w:val="none" w:sz="0" w:space="0" w:color="auto"/>
                    <w:bottom w:val="none" w:sz="0" w:space="0" w:color="auto"/>
                    <w:right w:val="none" w:sz="0" w:space="0" w:color="auto"/>
                  </w:divBdr>
                </w:div>
                <w:div w:id="1256596277">
                  <w:marLeft w:val="0"/>
                  <w:marRight w:val="0"/>
                  <w:marTop w:val="0"/>
                  <w:marBottom w:val="0"/>
                  <w:divBdr>
                    <w:top w:val="none" w:sz="0" w:space="0" w:color="auto"/>
                    <w:left w:val="none" w:sz="0" w:space="0" w:color="auto"/>
                    <w:bottom w:val="none" w:sz="0" w:space="0" w:color="auto"/>
                    <w:right w:val="none" w:sz="0" w:space="0" w:color="auto"/>
                  </w:divBdr>
                </w:div>
                <w:div w:id="1257324068">
                  <w:marLeft w:val="0"/>
                  <w:marRight w:val="0"/>
                  <w:marTop w:val="0"/>
                  <w:marBottom w:val="0"/>
                  <w:divBdr>
                    <w:top w:val="none" w:sz="0" w:space="0" w:color="auto"/>
                    <w:left w:val="none" w:sz="0" w:space="0" w:color="auto"/>
                    <w:bottom w:val="none" w:sz="0" w:space="0" w:color="auto"/>
                    <w:right w:val="none" w:sz="0" w:space="0" w:color="auto"/>
                  </w:divBdr>
                </w:div>
                <w:div w:id="1259101284">
                  <w:marLeft w:val="0"/>
                  <w:marRight w:val="0"/>
                  <w:marTop w:val="0"/>
                  <w:marBottom w:val="0"/>
                  <w:divBdr>
                    <w:top w:val="none" w:sz="0" w:space="0" w:color="auto"/>
                    <w:left w:val="none" w:sz="0" w:space="0" w:color="auto"/>
                    <w:bottom w:val="none" w:sz="0" w:space="0" w:color="auto"/>
                    <w:right w:val="none" w:sz="0" w:space="0" w:color="auto"/>
                  </w:divBdr>
                </w:div>
                <w:div w:id="1259757898">
                  <w:marLeft w:val="0"/>
                  <w:marRight w:val="0"/>
                  <w:marTop w:val="0"/>
                  <w:marBottom w:val="0"/>
                  <w:divBdr>
                    <w:top w:val="none" w:sz="0" w:space="0" w:color="auto"/>
                    <w:left w:val="none" w:sz="0" w:space="0" w:color="auto"/>
                    <w:bottom w:val="none" w:sz="0" w:space="0" w:color="auto"/>
                    <w:right w:val="none" w:sz="0" w:space="0" w:color="auto"/>
                  </w:divBdr>
                </w:div>
                <w:div w:id="1260798724">
                  <w:marLeft w:val="0"/>
                  <w:marRight w:val="0"/>
                  <w:marTop w:val="0"/>
                  <w:marBottom w:val="0"/>
                  <w:divBdr>
                    <w:top w:val="none" w:sz="0" w:space="0" w:color="auto"/>
                    <w:left w:val="none" w:sz="0" w:space="0" w:color="auto"/>
                    <w:bottom w:val="none" w:sz="0" w:space="0" w:color="auto"/>
                    <w:right w:val="none" w:sz="0" w:space="0" w:color="auto"/>
                  </w:divBdr>
                </w:div>
                <w:div w:id="1260867022">
                  <w:marLeft w:val="0"/>
                  <w:marRight w:val="0"/>
                  <w:marTop w:val="0"/>
                  <w:marBottom w:val="0"/>
                  <w:divBdr>
                    <w:top w:val="none" w:sz="0" w:space="0" w:color="auto"/>
                    <w:left w:val="none" w:sz="0" w:space="0" w:color="auto"/>
                    <w:bottom w:val="none" w:sz="0" w:space="0" w:color="auto"/>
                    <w:right w:val="none" w:sz="0" w:space="0" w:color="auto"/>
                  </w:divBdr>
                </w:div>
                <w:div w:id="1261834238">
                  <w:marLeft w:val="0"/>
                  <w:marRight w:val="0"/>
                  <w:marTop w:val="0"/>
                  <w:marBottom w:val="0"/>
                  <w:divBdr>
                    <w:top w:val="none" w:sz="0" w:space="0" w:color="auto"/>
                    <w:left w:val="none" w:sz="0" w:space="0" w:color="auto"/>
                    <w:bottom w:val="none" w:sz="0" w:space="0" w:color="auto"/>
                    <w:right w:val="none" w:sz="0" w:space="0" w:color="auto"/>
                  </w:divBdr>
                </w:div>
                <w:div w:id="1262226835">
                  <w:marLeft w:val="0"/>
                  <w:marRight w:val="0"/>
                  <w:marTop w:val="0"/>
                  <w:marBottom w:val="0"/>
                  <w:divBdr>
                    <w:top w:val="none" w:sz="0" w:space="0" w:color="auto"/>
                    <w:left w:val="none" w:sz="0" w:space="0" w:color="auto"/>
                    <w:bottom w:val="none" w:sz="0" w:space="0" w:color="auto"/>
                    <w:right w:val="none" w:sz="0" w:space="0" w:color="auto"/>
                  </w:divBdr>
                </w:div>
                <w:div w:id="1264344100">
                  <w:marLeft w:val="0"/>
                  <w:marRight w:val="0"/>
                  <w:marTop w:val="0"/>
                  <w:marBottom w:val="0"/>
                  <w:divBdr>
                    <w:top w:val="none" w:sz="0" w:space="0" w:color="auto"/>
                    <w:left w:val="none" w:sz="0" w:space="0" w:color="auto"/>
                    <w:bottom w:val="none" w:sz="0" w:space="0" w:color="auto"/>
                    <w:right w:val="none" w:sz="0" w:space="0" w:color="auto"/>
                  </w:divBdr>
                </w:div>
                <w:div w:id="1266424925">
                  <w:marLeft w:val="0"/>
                  <w:marRight w:val="0"/>
                  <w:marTop w:val="0"/>
                  <w:marBottom w:val="0"/>
                  <w:divBdr>
                    <w:top w:val="none" w:sz="0" w:space="0" w:color="auto"/>
                    <w:left w:val="none" w:sz="0" w:space="0" w:color="auto"/>
                    <w:bottom w:val="none" w:sz="0" w:space="0" w:color="auto"/>
                    <w:right w:val="none" w:sz="0" w:space="0" w:color="auto"/>
                  </w:divBdr>
                </w:div>
                <w:div w:id="1266693814">
                  <w:marLeft w:val="0"/>
                  <w:marRight w:val="0"/>
                  <w:marTop w:val="0"/>
                  <w:marBottom w:val="0"/>
                  <w:divBdr>
                    <w:top w:val="none" w:sz="0" w:space="0" w:color="auto"/>
                    <w:left w:val="none" w:sz="0" w:space="0" w:color="auto"/>
                    <w:bottom w:val="none" w:sz="0" w:space="0" w:color="auto"/>
                    <w:right w:val="none" w:sz="0" w:space="0" w:color="auto"/>
                  </w:divBdr>
                </w:div>
                <w:div w:id="1267274441">
                  <w:marLeft w:val="0"/>
                  <w:marRight w:val="0"/>
                  <w:marTop w:val="0"/>
                  <w:marBottom w:val="0"/>
                  <w:divBdr>
                    <w:top w:val="none" w:sz="0" w:space="0" w:color="auto"/>
                    <w:left w:val="none" w:sz="0" w:space="0" w:color="auto"/>
                    <w:bottom w:val="none" w:sz="0" w:space="0" w:color="auto"/>
                    <w:right w:val="none" w:sz="0" w:space="0" w:color="auto"/>
                  </w:divBdr>
                </w:div>
                <w:div w:id="1269969695">
                  <w:marLeft w:val="0"/>
                  <w:marRight w:val="0"/>
                  <w:marTop w:val="0"/>
                  <w:marBottom w:val="0"/>
                  <w:divBdr>
                    <w:top w:val="none" w:sz="0" w:space="0" w:color="auto"/>
                    <w:left w:val="none" w:sz="0" w:space="0" w:color="auto"/>
                    <w:bottom w:val="none" w:sz="0" w:space="0" w:color="auto"/>
                    <w:right w:val="none" w:sz="0" w:space="0" w:color="auto"/>
                  </w:divBdr>
                </w:div>
                <w:div w:id="1272516086">
                  <w:marLeft w:val="0"/>
                  <w:marRight w:val="0"/>
                  <w:marTop w:val="0"/>
                  <w:marBottom w:val="0"/>
                  <w:divBdr>
                    <w:top w:val="none" w:sz="0" w:space="0" w:color="auto"/>
                    <w:left w:val="none" w:sz="0" w:space="0" w:color="auto"/>
                    <w:bottom w:val="none" w:sz="0" w:space="0" w:color="auto"/>
                    <w:right w:val="none" w:sz="0" w:space="0" w:color="auto"/>
                  </w:divBdr>
                </w:div>
                <w:div w:id="1273126739">
                  <w:marLeft w:val="0"/>
                  <w:marRight w:val="0"/>
                  <w:marTop w:val="0"/>
                  <w:marBottom w:val="0"/>
                  <w:divBdr>
                    <w:top w:val="none" w:sz="0" w:space="0" w:color="auto"/>
                    <w:left w:val="none" w:sz="0" w:space="0" w:color="auto"/>
                    <w:bottom w:val="none" w:sz="0" w:space="0" w:color="auto"/>
                    <w:right w:val="none" w:sz="0" w:space="0" w:color="auto"/>
                  </w:divBdr>
                </w:div>
                <w:div w:id="1273512727">
                  <w:marLeft w:val="0"/>
                  <w:marRight w:val="0"/>
                  <w:marTop w:val="0"/>
                  <w:marBottom w:val="0"/>
                  <w:divBdr>
                    <w:top w:val="none" w:sz="0" w:space="0" w:color="auto"/>
                    <w:left w:val="none" w:sz="0" w:space="0" w:color="auto"/>
                    <w:bottom w:val="none" w:sz="0" w:space="0" w:color="auto"/>
                    <w:right w:val="none" w:sz="0" w:space="0" w:color="auto"/>
                  </w:divBdr>
                </w:div>
                <w:div w:id="1275597028">
                  <w:marLeft w:val="0"/>
                  <w:marRight w:val="0"/>
                  <w:marTop w:val="0"/>
                  <w:marBottom w:val="0"/>
                  <w:divBdr>
                    <w:top w:val="none" w:sz="0" w:space="0" w:color="auto"/>
                    <w:left w:val="none" w:sz="0" w:space="0" w:color="auto"/>
                    <w:bottom w:val="none" w:sz="0" w:space="0" w:color="auto"/>
                    <w:right w:val="none" w:sz="0" w:space="0" w:color="auto"/>
                  </w:divBdr>
                </w:div>
                <w:div w:id="1275600941">
                  <w:marLeft w:val="0"/>
                  <w:marRight w:val="0"/>
                  <w:marTop w:val="0"/>
                  <w:marBottom w:val="0"/>
                  <w:divBdr>
                    <w:top w:val="none" w:sz="0" w:space="0" w:color="auto"/>
                    <w:left w:val="none" w:sz="0" w:space="0" w:color="auto"/>
                    <w:bottom w:val="none" w:sz="0" w:space="0" w:color="auto"/>
                    <w:right w:val="none" w:sz="0" w:space="0" w:color="auto"/>
                  </w:divBdr>
                </w:div>
                <w:div w:id="1279139949">
                  <w:marLeft w:val="0"/>
                  <w:marRight w:val="0"/>
                  <w:marTop w:val="0"/>
                  <w:marBottom w:val="0"/>
                  <w:divBdr>
                    <w:top w:val="none" w:sz="0" w:space="0" w:color="auto"/>
                    <w:left w:val="none" w:sz="0" w:space="0" w:color="auto"/>
                    <w:bottom w:val="none" w:sz="0" w:space="0" w:color="auto"/>
                    <w:right w:val="none" w:sz="0" w:space="0" w:color="auto"/>
                  </w:divBdr>
                </w:div>
                <w:div w:id="1279987507">
                  <w:marLeft w:val="0"/>
                  <w:marRight w:val="0"/>
                  <w:marTop w:val="0"/>
                  <w:marBottom w:val="0"/>
                  <w:divBdr>
                    <w:top w:val="none" w:sz="0" w:space="0" w:color="auto"/>
                    <w:left w:val="none" w:sz="0" w:space="0" w:color="auto"/>
                    <w:bottom w:val="none" w:sz="0" w:space="0" w:color="auto"/>
                    <w:right w:val="none" w:sz="0" w:space="0" w:color="auto"/>
                  </w:divBdr>
                </w:div>
                <w:div w:id="1280452266">
                  <w:marLeft w:val="0"/>
                  <w:marRight w:val="0"/>
                  <w:marTop w:val="0"/>
                  <w:marBottom w:val="0"/>
                  <w:divBdr>
                    <w:top w:val="none" w:sz="0" w:space="0" w:color="auto"/>
                    <w:left w:val="none" w:sz="0" w:space="0" w:color="auto"/>
                    <w:bottom w:val="none" w:sz="0" w:space="0" w:color="auto"/>
                    <w:right w:val="none" w:sz="0" w:space="0" w:color="auto"/>
                  </w:divBdr>
                </w:div>
                <w:div w:id="1280989043">
                  <w:marLeft w:val="0"/>
                  <w:marRight w:val="0"/>
                  <w:marTop w:val="0"/>
                  <w:marBottom w:val="0"/>
                  <w:divBdr>
                    <w:top w:val="none" w:sz="0" w:space="0" w:color="auto"/>
                    <w:left w:val="none" w:sz="0" w:space="0" w:color="auto"/>
                    <w:bottom w:val="none" w:sz="0" w:space="0" w:color="auto"/>
                    <w:right w:val="none" w:sz="0" w:space="0" w:color="auto"/>
                  </w:divBdr>
                </w:div>
                <w:div w:id="1281063684">
                  <w:marLeft w:val="0"/>
                  <w:marRight w:val="0"/>
                  <w:marTop w:val="0"/>
                  <w:marBottom w:val="0"/>
                  <w:divBdr>
                    <w:top w:val="none" w:sz="0" w:space="0" w:color="auto"/>
                    <w:left w:val="none" w:sz="0" w:space="0" w:color="auto"/>
                    <w:bottom w:val="none" w:sz="0" w:space="0" w:color="auto"/>
                    <w:right w:val="none" w:sz="0" w:space="0" w:color="auto"/>
                  </w:divBdr>
                </w:div>
                <w:div w:id="1281110126">
                  <w:marLeft w:val="0"/>
                  <w:marRight w:val="0"/>
                  <w:marTop w:val="0"/>
                  <w:marBottom w:val="0"/>
                  <w:divBdr>
                    <w:top w:val="none" w:sz="0" w:space="0" w:color="auto"/>
                    <w:left w:val="none" w:sz="0" w:space="0" w:color="auto"/>
                    <w:bottom w:val="none" w:sz="0" w:space="0" w:color="auto"/>
                    <w:right w:val="none" w:sz="0" w:space="0" w:color="auto"/>
                  </w:divBdr>
                </w:div>
                <w:div w:id="1283464869">
                  <w:marLeft w:val="0"/>
                  <w:marRight w:val="0"/>
                  <w:marTop w:val="0"/>
                  <w:marBottom w:val="0"/>
                  <w:divBdr>
                    <w:top w:val="none" w:sz="0" w:space="0" w:color="auto"/>
                    <w:left w:val="none" w:sz="0" w:space="0" w:color="auto"/>
                    <w:bottom w:val="none" w:sz="0" w:space="0" w:color="auto"/>
                    <w:right w:val="none" w:sz="0" w:space="0" w:color="auto"/>
                  </w:divBdr>
                </w:div>
                <w:div w:id="1285501001">
                  <w:marLeft w:val="0"/>
                  <w:marRight w:val="0"/>
                  <w:marTop w:val="0"/>
                  <w:marBottom w:val="0"/>
                  <w:divBdr>
                    <w:top w:val="none" w:sz="0" w:space="0" w:color="auto"/>
                    <w:left w:val="none" w:sz="0" w:space="0" w:color="auto"/>
                    <w:bottom w:val="none" w:sz="0" w:space="0" w:color="auto"/>
                    <w:right w:val="none" w:sz="0" w:space="0" w:color="auto"/>
                  </w:divBdr>
                </w:div>
                <w:div w:id="1289434630">
                  <w:marLeft w:val="0"/>
                  <w:marRight w:val="0"/>
                  <w:marTop w:val="0"/>
                  <w:marBottom w:val="0"/>
                  <w:divBdr>
                    <w:top w:val="none" w:sz="0" w:space="0" w:color="auto"/>
                    <w:left w:val="none" w:sz="0" w:space="0" w:color="auto"/>
                    <w:bottom w:val="none" w:sz="0" w:space="0" w:color="auto"/>
                    <w:right w:val="none" w:sz="0" w:space="0" w:color="auto"/>
                  </w:divBdr>
                </w:div>
                <w:div w:id="1291059586">
                  <w:marLeft w:val="0"/>
                  <w:marRight w:val="0"/>
                  <w:marTop w:val="0"/>
                  <w:marBottom w:val="0"/>
                  <w:divBdr>
                    <w:top w:val="none" w:sz="0" w:space="0" w:color="auto"/>
                    <w:left w:val="none" w:sz="0" w:space="0" w:color="auto"/>
                    <w:bottom w:val="none" w:sz="0" w:space="0" w:color="auto"/>
                    <w:right w:val="none" w:sz="0" w:space="0" w:color="auto"/>
                  </w:divBdr>
                </w:div>
                <w:div w:id="1294094571">
                  <w:marLeft w:val="0"/>
                  <w:marRight w:val="0"/>
                  <w:marTop w:val="0"/>
                  <w:marBottom w:val="0"/>
                  <w:divBdr>
                    <w:top w:val="none" w:sz="0" w:space="0" w:color="auto"/>
                    <w:left w:val="none" w:sz="0" w:space="0" w:color="auto"/>
                    <w:bottom w:val="none" w:sz="0" w:space="0" w:color="auto"/>
                    <w:right w:val="none" w:sz="0" w:space="0" w:color="auto"/>
                  </w:divBdr>
                </w:div>
                <w:div w:id="1296377893">
                  <w:marLeft w:val="0"/>
                  <w:marRight w:val="0"/>
                  <w:marTop w:val="0"/>
                  <w:marBottom w:val="0"/>
                  <w:divBdr>
                    <w:top w:val="none" w:sz="0" w:space="0" w:color="auto"/>
                    <w:left w:val="none" w:sz="0" w:space="0" w:color="auto"/>
                    <w:bottom w:val="none" w:sz="0" w:space="0" w:color="auto"/>
                    <w:right w:val="none" w:sz="0" w:space="0" w:color="auto"/>
                  </w:divBdr>
                </w:div>
                <w:div w:id="1297560987">
                  <w:marLeft w:val="0"/>
                  <w:marRight w:val="0"/>
                  <w:marTop w:val="0"/>
                  <w:marBottom w:val="0"/>
                  <w:divBdr>
                    <w:top w:val="none" w:sz="0" w:space="0" w:color="auto"/>
                    <w:left w:val="none" w:sz="0" w:space="0" w:color="auto"/>
                    <w:bottom w:val="none" w:sz="0" w:space="0" w:color="auto"/>
                    <w:right w:val="none" w:sz="0" w:space="0" w:color="auto"/>
                  </w:divBdr>
                </w:div>
                <w:div w:id="1299601985">
                  <w:marLeft w:val="0"/>
                  <w:marRight w:val="0"/>
                  <w:marTop w:val="0"/>
                  <w:marBottom w:val="0"/>
                  <w:divBdr>
                    <w:top w:val="none" w:sz="0" w:space="0" w:color="auto"/>
                    <w:left w:val="none" w:sz="0" w:space="0" w:color="auto"/>
                    <w:bottom w:val="none" w:sz="0" w:space="0" w:color="auto"/>
                    <w:right w:val="none" w:sz="0" w:space="0" w:color="auto"/>
                  </w:divBdr>
                </w:div>
                <w:div w:id="1299724658">
                  <w:marLeft w:val="0"/>
                  <w:marRight w:val="0"/>
                  <w:marTop w:val="0"/>
                  <w:marBottom w:val="0"/>
                  <w:divBdr>
                    <w:top w:val="none" w:sz="0" w:space="0" w:color="auto"/>
                    <w:left w:val="none" w:sz="0" w:space="0" w:color="auto"/>
                    <w:bottom w:val="none" w:sz="0" w:space="0" w:color="auto"/>
                    <w:right w:val="none" w:sz="0" w:space="0" w:color="auto"/>
                  </w:divBdr>
                </w:div>
                <w:div w:id="1300771050">
                  <w:marLeft w:val="0"/>
                  <w:marRight w:val="0"/>
                  <w:marTop w:val="0"/>
                  <w:marBottom w:val="0"/>
                  <w:divBdr>
                    <w:top w:val="none" w:sz="0" w:space="0" w:color="auto"/>
                    <w:left w:val="none" w:sz="0" w:space="0" w:color="auto"/>
                    <w:bottom w:val="none" w:sz="0" w:space="0" w:color="auto"/>
                    <w:right w:val="none" w:sz="0" w:space="0" w:color="auto"/>
                  </w:divBdr>
                </w:div>
                <w:div w:id="1301303838">
                  <w:marLeft w:val="0"/>
                  <w:marRight w:val="0"/>
                  <w:marTop w:val="0"/>
                  <w:marBottom w:val="0"/>
                  <w:divBdr>
                    <w:top w:val="none" w:sz="0" w:space="0" w:color="auto"/>
                    <w:left w:val="none" w:sz="0" w:space="0" w:color="auto"/>
                    <w:bottom w:val="none" w:sz="0" w:space="0" w:color="auto"/>
                    <w:right w:val="none" w:sz="0" w:space="0" w:color="auto"/>
                  </w:divBdr>
                </w:div>
                <w:div w:id="1302808560">
                  <w:marLeft w:val="0"/>
                  <w:marRight w:val="0"/>
                  <w:marTop w:val="0"/>
                  <w:marBottom w:val="0"/>
                  <w:divBdr>
                    <w:top w:val="none" w:sz="0" w:space="0" w:color="auto"/>
                    <w:left w:val="none" w:sz="0" w:space="0" w:color="auto"/>
                    <w:bottom w:val="none" w:sz="0" w:space="0" w:color="auto"/>
                    <w:right w:val="none" w:sz="0" w:space="0" w:color="auto"/>
                  </w:divBdr>
                </w:div>
                <w:div w:id="1303972456">
                  <w:marLeft w:val="0"/>
                  <w:marRight w:val="0"/>
                  <w:marTop w:val="0"/>
                  <w:marBottom w:val="0"/>
                  <w:divBdr>
                    <w:top w:val="none" w:sz="0" w:space="0" w:color="auto"/>
                    <w:left w:val="none" w:sz="0" w:space="0" w:color="auto"/>
                    <w:bottom w:val="none" w:sz="0" w:space="0" w:color="auto"/>
                    <w:right w:val="none" w:sz="0" w:space="0" w:color="auto"/>
                  </w:divBdr>
                </w:div>
                <w:div w:id="1306735745">
                  <w:marLeft w:val="0"/>
                  <w:marRight w:val="0"/>
                  <w:marTop w:val="0"/>
                  <w:marBottom w:val="0"/>
                  <w:divBdr>
                    <w:top w:val="none" w:sz="0" w:space="0" w:color="auto"/>
                    <w:left w:val="none" w:sz="0" w:space="0" w:color="auto"/>
                    <w:bottom w:val="none" w:sz="0" w:space="0" w:color="auto"/>
                    <w:right w:val="none" w:sz="0" w:space="0" w:color="auto"/>
                  </w:divBdr>
                </w:div>
                <w:div w:id="1308050785">
                  <w:marLeft w:val="0"/>
                  <w:marRight w:val="0"/>
                  <w:marTop w:val="0"/>
                  <w:marBottom w:val="0"/>
                  <w:divBdr>
                    <w:top w:val="none" w:sz="0" w:space="0" w:color="auto"/>
                    <w:left w:val="none" w:sz="0" w:space="0" w:color="auto"/>
                    <w:bottom w:val="none" w:sz="0" w:space="0" w:color="auto"/>
                    <w:right w:val="none" w:sz="0" w:space="0" w:color="auto"/>
                  </w:divBdr>
                </w:div>
                <w:div w:id="1311523085">
                  <w:marLeft w:val="0"/>
                  <w:marRight w:val="0"/>
                  <w:marTop w:val="0"/>
                  <w:marBottom w:val="0"/>
                  <w:divBdr>
                    <w:top w:val="none" w:sz="0" w:space="0" w:color="auto"/>
                    <w:left w:val="none" w:sz="0" w:space="0" w:color="auto"/>
                    <w:bottom w:val="none" w:sz="0" w:space="0" w:color="auto"/>
                    <w:right w:val="none" w:sz="0" w:space="0" w:color="auto"/>
                  </w:divBdr>
                </w:div>
                <w:div w:id="1312442366">
                  <w:marLeft w:val="0"/>
                  <w:marRight w:val="0"/>
                  <w:marTop w:val="0"/>
                  <w:marBottom w:val="0"/>
                  <w:divBdr>
                    <w:top w:val="none" w:sz="0" w:space="0" w:color="auto"/>
                    <w:left w:val="none" w:sz="0" w:space="0" w:color="auto"/>
                    <w:bottom w:val="none" w:sz="0" w:space="0" w:color="auto"/>
                    <w:right w:val="none" w:sz="0" w:space="0" w:color="auto"/>
                  </w:divBdr>
                </w:div>
                <w:div w:id="1313756587">
                  <w:marLeft w:val="0"/>
                  <w:marRight w:val="0"/>
                  <w:marTop w:val="0"/>
                  <w:marBottom w:val="0"/>
                  <w:divBdr>
                    <w:top w:val="none" w:sz="0" w:space="0" w:color="auto"/>
                    <w:left w:val="none" w:sz="0" w:space="0" w:color="auto"/>
                    <w:bottom w:val="none" w:sz="0" w:space="0" w:color="auto"/>
                    <w:right w:val="none" w:sz="0" w:space="0" w:color="auto"/>
                  </w:divBdr>
                </w:div>
                <w:div w:id="1314021437">
                  <w:marLeft w:val="0"/>
                  <w:marRight w:val="0"/>
                  <w:marTop w:val="0"/>
                  <w:marBottom w:val="0"/>
                  <w:divBdr>
                    <w:top w:val="none" w:sz="0" w:space="0" w:color="auto"/>
                    <w:left w:val="none" w:sz="0" w:space="0" w:color="auto"/>
                    <w:bottom w:val="none" w:sz="0" w:space="0" w:color="auto"/>
                    <w:right w:val="none" w:sz="0" w:space="0" w:color="auto"/>
                  </w:divBdr>
                </w:div>
                <w:div w:id="1315718990">
                  <w:marLeft w:val="0"/>
                  <w:marRight w:val="0"/>
                  <w:marTop w:val="0"/>
                  <w:marBottom w:val="0"/>
                  <w:divBdr>
                    <w:top w:val="none" w:sz="0" w:space="0" w:color="auto"/>
                    <w:left w:val="none" w:sz="0" w:space="0" w:color="auto"/>
                    <w:bottom w:val="none" w:sz="0" w:space="0" w:color="auto"/>
                    <w:right w:val="none" w:sz="0" w:space="0" w:color="auto"/>
                  </w:divBdr>
                </w:div>
                <w:div w:id="1316764192">
                  <w:marLeft w:val="0"/>
                  <w:marRight w:val="0"/>
                  <w:marTop w:val="0"/>
                  <w:marBottom w:val="0"/>
                  <w:divBdr>
                    <w:top w:val="none" w:sz="0" w:space="0" w:color="auto"/>
                    <w:left w:val="none" w:sz="0" w:space="0" w:color="auto"/>
                    <w:bottom w:val="none" w:sz="0" w:space="0" w:color="auto"/>
                    <w:right w:val="none" w:sz="0" w:space="0" w:color="auto"/>
                  </w:divBdr>
                </w:div>
                <w:div w:id="1322810586">
                  <w:marLeft w:val="0"/>
                  <w:marRight w:val="0"/>
                  <w:marTop w:val="0"/>
                  <w:marBottom w:val="0"/>
                  <w:divBdr>
                    <w:top w:val="none" w:sz="0" w:space="0" w:color="auto"/>
                    <w:left w:val="none" w:sz="0" w:space="0" w:color="auto"/>
                    <w:bottom w:val="none" w:sz="0" w:space="0" w:color="auto"/>
                    <w:right w:val="none" w:sz="0" w:space="0" w:color="auto"/>
                  </w:divBdr>
                </w:div>
                <w:div w:id="1329597418">
                  <w:marLeft w:val="0"/>
                  <w:marRight w:val="0"/>
                  <w:marTop w:val="0"/>
                  <w:marBottom w:val="0"/>
                  <w:divBdr>
                    <w:top w:val="none" w:sz="0" w:space="0" w:color="auto"/>
                    <w:left w:val="none" w:sz="0" w:space="0" w:color="auto"/>
                    <w:bottom w:val="none" w:sz="0" w:space="0" w:color="auto"/>
                    <w:right w:val="none" w:sz="0" w:space="0" w:color="auto"/>
                  </w:divBdr>
                </w:div>
                <w:div w:id="1331644469">
                  <w:marLeft w:val="0"/>
                  <w:marRight w:val="0"/>
                  <w:marTop w:val="0"/>
                  <w:marBottom w:val="0"/>
                  <w:divBdr>
                    <w:top w:val="none" w:sz="0" w:space="0" w:color="auto"/>
                    <w:left w:val="none" w:sz="0" w:space="0" w:color="auto"/>
                    <w:bottom w:val="none" w:sz="0" w:space="0" w:color="auto"/>
                    <w:right w:val="none" w:sz="0" w:space="0" w:color="auto"/>
                  </w:divBdr>
                </w:div>
                <w:div w:id="1332414133">
                  <w:marLeft w:val="0"/>
                  <w:marRight w:val="0"/>
                  <w:marTop w:val="0"/>
                  <w:marBottom w:val="0"/>
                  <w:divBdr>
                    <w:top w:val="none" w:sz="0" w:space="0" w:color="auto"/>
                    <w:left w:val="none" w:sz="0" w:space="0" w:color="auto"/>
                    <w:bottom w:val="none" w:sz="0" w:space="0" w:color="auto"/>
                    <w:right w:val="none" w:sz="0" w:space="0" w:color="auto"/>
                  </w:divBdr>
                </w:div>
                <w:div w:id="1332610568">
                  <w:marLeft w:val="0"/>
                  <w:marRight w:val="0"/>
                  <w:marTop w:val="0"/>
                  <w:marBottom w:val="0"/>
                  <w:divBdr>
                    <w:top w:val="none" w:sz="0" w:space="0" w:color="auto"/>
                    <w:left w:val="none" w:sz="0" w:space="0" w:color="auto"/>
                    <w:bottom w:val="none" w:sz="0" w:space="0" w:color="auto"/>
                    <w:right w:val="none" w:sz="0" w:space="0" w:color="auto"/>
                  </w:divBdr>
                </w:div>
                <w:div w:id="1332757292">
                  <w:marLeft w:val="0"/>
                  <w:marRight w:val="0"/>
                  <w:marTop w:val="0"/>
                  <w:marBottom w:val="0"/>
                  <w:divBdr>
                    <w:top w:val="none" w:sz="0" w:space="0" w:color="auto"/>
                    <w:left w:val="none" w:sz="0" w:space="0" w:color="auto"/>
                    <w:bottom w:val="none" w:sz="0" w:space="0" w:color="auto"/>
                    <w:right w:val="none" w:sz="0" w:space="0" w:color="auto"/>
                  </w:divBdr>
                </w:div>
                <w:div w:id="1333138725">
                  <w:marLeft w:val="0"/>
                  <w:marRight w:val="0"/>
                  <w:marTop w:val="0"/>
                  <w:marBottom w:val="0"/>
                  <w:divBdr>
                    <w:top w:val="none" w:sz="0" w:space="0" w:color="auto"/>
                    <w:left w:val="none" w:sz="0" w:space="0" w:color="auto"/>
                    <w:bottom w:val="none" w:sz="0" w:space="0" w:color="auto"/>
                    <w:right w:val="none" w:sz="0" w:space="0" w:color="auto"/>
                  </w:divBdr>
                </w:div>
                <w:div w:id="1334069205">
                  <w:marLeft w:val="0"/>
                  <w:marRight w:val="0"/>
                  <w:marTop w:val="0"/>
                  <w:marBottom w:val="0"/>
                  <w:divBdr>
                    <w:top w:val="none" w:sz="0" w:space="0" w:color="auto"/>
                    <w:left w:val="none" w:sz="0" w:space="0" w:color="auto"/>
                    <w:bottom w:val="none" w:sz="0" w:space="0" w:color="auto"/>
                    <w:right w:val="none" w:sz="0" w:space="0" w:color="auto"/>
                  </w:divBdr>
                </w:div>
                <w:div w:id="1339500400">
                  <w:marLeft w:val="0"/>
                  <w:marRight w:val="0"/>
                  <w:marTop w:val="0"/>
                  <w:marBottom w:val="0"/>
                  <w:divBdr>
                    <w:top w:val="none" w:sz="0" w:space="0" w:color="auto"/>
                    <w:left w:val="none" w:sz="0" w:space="0" w:color="auto"/>
                    <w:bottom w:val="none" w:sz="0" w:space="0" w:color="auto"/>
                    <w:right w:val="none" w:sz="0" w:space="0" w:color="auto"/>
                  </w:divBdr>
                </w:div>
                <w:div w:id="1339502063">
                  <w:marLeft w:val="0"/>
                  <w:marRight w:val="0"/>
                  <w:marTop w:val="0"/>
                  <w:marBottom w:val="0"/>
                  <w:divBdr>
                    <w:top w:val="none" w:sz="0" w:space="0" w:color="auto"/>
                    <w:left w:val="none" w:sz="0" w:space="0" w:color="auto"/>
                    <w:bottom w:val="none" w:sz="0" w:space="0" w:color="auto"/>
                    <w:right w:val="none" w:sz="0" w:space="0" w:color="auto"/>
                  </w:divBdr>
                </w:div>
                <w:div w:id="1342732469">
                  <w:marLeft w:val="0"/>
                  <w:marRight w:val="0"/>
                  <w:marTop w:val="0"/>
                  <w:marBottom w:val="0"/>
                  <w:divBdr>
                    <w:top w:val="none" w:sz="0" w:space="0" w:color="auto"/>
                    <w:left w:val="none" w:sz="0" w:space="0" w:color="auto"/>
                    <w:bottom w:val="none" w:sz="0" w:space="0" w:color="auto"/>
                    <w:right w:val="none" w:sz="0" w:space="0" w:color="auto"/>
                  </w:divBdr>
                </w:div>
                <w:div w:id="1350836980">
                  <w:marLeft w:val="0"/>
                  <w:marRight w:val="0"/>
                  <w:marTop w:val="0"/>
                  <w:marBottom w:val="0"/>
                  <w:divBdr>
                    <w:top w:val="none" w:sz="0" w:space="0" w:color="auto"/>
                    <w:left w:val="none" w:sz="0" w:space="0" w:color="auto"/>
                    <w:bottom w:val="none" w:sz="0" w:space="0" w:color="auto"/>
                    <w:right w:val="none" w:sz="0" w:space="0" w:color="auto"/>
                  </w:divBdr>
                </w:div>
                <w:div w:id="1353217411">
                  <w:marLeft w:val="0"/>
                  <w:marRight w:val="0"/>
                  <w:marTop w:val="0"/>
                  <w:marBottom w:val="0"/>
                  <w:divBdr>
                    <w:top w:val="none" w:sz="0" w:space="0" w:color="auto"/>
                    <w:left w:val="none" w:sz="0" w:space="0" w:color="auto"/>
                    <w:bottom w:val="none" w:sz="0" w:space="0" w:color="auto"/>
                    <w:right w:val="none" w:sz="0" w:space="0" w:color="auto"/>
                  </w:divBdr>
                </w:div>
                <w:div w:id="1357580221">
                  <w:marLeft w:val="0"/>
                  <w:marRight w:val="0"/>
                  <w:marTop w:val="0"/>
                  <w:marBottom w:val="0"/>
                  <w:divBdr>
                    <w:top w:val="none" w:sz="0" w:space="0" w:color="auto"/>
                    <w:left w:val="none" w:sz="0" w:space="0" w:color="auto"/>
                    <w:bottom w:val="none" w:sz="0" w:space="0" w:color="auto"/>
                    <w:right w:val="none" w:sz="0" w:space="0" w:color="auto"/>
                  </w:divBdr>
                </w:div>
                <w:div w:id="1357850638">
                  <w:marLeft w:val="0"/>
                  <w:marRight w:val="0"/>
                  <w:marTop w:val="0"/>
                  <w:marBottom w:val="0"/>
                  <w:divBdr>
                    <w:top w:val="none" w:sz="0" w:space="0" w:color="auto"/>
                    <w:left w:val="none" w:sz="0" w:space="0" w:color="auto"/>
                    <w:bottom w:val="none" w:sz="0" w:space="0" w:color="auto"/>
                    <w:right w:val="none" w:sz="0" w:space="0" w:color="auto"/>
                  </w:divBdr>
                </w:div>
                <w:div w:id="1362899849">
                  <w:marLeft w:val="0"/>
                  <w:marRight w:val="0"/>
                  <w:marTop w:val="0"/>
                  <w:marBottom w:val="0"/>
                  <w:divBdr>
                    <w:top w:val="none" w:sz="0" w:space="0" w:color="auto"/>
                    <w:left w:val="none" w:sz="0" w:space="0" w:color="auto"/>
                    <w:bottom w:val="none" w:sz="0" w:space="0" w:color="auto"/>
                    <w:right w:val="none" w:sz="0" w:space="0" w:color="auto"/>
                  </w:divBdr>
                </w:div>
                <w:div w:id="1363477192">
                  <w:marLeft w:val="0"/>
                  <w:marRight w:val="0"/>
                  <w:marTop w:val="0"/>
                  <w:marBottom w:val="0"/>
                  <w:divBdr>
                    <w:top w:val="none" w:sz="0" w:space="0" w:color="auto"/>
                    <w:left w:val="none" w:sz="0" w:space="0" w:color="auto"/>
                    <w:bottom w:val="none" w:sz="0" w:space="0" w:color="auto"/>
                    <w:right w:val="none" w:sz="0" w:space="0" w:color="auto"/>
                  </w:divBdr>
                </w:div>
                <w:div w:id="1365204550">
                  <w:marLeft w:val="0"/>
                  <w:marRight w:val="0"/>
                  <w:marTop w:val="0"/>
                  <w:marBottom w:val="0"/>
                  <w:divBdr>
                    <w:top w:val="none" w:sz="0" w:space="0" w:color="auto"/>
                    <w:left w:val="none" w:sz="0" w:space="0" w:color="auto"/>
                    <w:bottom w:val="none" w:sz="0" w:space="0" w:color="auto"/>
                    <w:right w:val="none" w:sz="0" w:space="0" w:color="auto"/>
                  </w:divBdr>
                </w:div>
                <w:div w:id="1366444181">
                  <w:marLeft w:val="0"/>
                  <w:marRight w:val="0"/>
                  <w:marTop w:val="0"/>
                  <w:marBottom w:val="0"/>
                  <w:divBdr>
                    <w:top w:val="none" w:sz="0" w:space="0" w:color="auto"/>
                    <w:left w:val="none" w:sz="0" w:space="0" w:color="auto"/>
                    <w:bottom w:val="none" w:sz="0" w:space="0" w:color="auto"/>
                    <w:right w:val="none" w:sz="0" w:space="0" w:color="auto"/>
                  </w:divBdr>
                </w:div>
                <w:div w:id="1368870039">
                  <w:marLeft w:val="0"/>
                  <w:marRight w:val="0"/>
                  <w:marTop w:val="0"/>
                  <w:marBottom w:val="0"/>
                  <w:divBdr>
                    <w:top w:val="none" w:sz="0" w:space="0" w:color="auto"/>
                    <w:left w:val="none" w:sz="0" w:space="0" w:color="auto"/>
                    <w:bottom w:val="none" w:sz="0" w:space="0" w:color="auto"/>
                    <w:right w:val="none" w:sz="0" w:space="0" w:color="auto"/>
                  </w:divBdr>
                </w:div>
                <w:div w:id="1369139830">
                  <w:marLeft w:val="0"/>
                  <w:marRight w:val="0"/>
                  <w:marTop w:val="0"/>
                  <w:marBottom w:val="0"/>
                  <w:divBdr>
                    <w:top w:val="none" w:sz="0" w:space="0" w:color="auto"/>
                    <w:left w:val="none" w:sz="0" w:space="0" w:color="auto"/>
                    <w:bottom w:val="none" w:sz="0" w:space="0" w:color="auto"/>
                    <w:right w:val="none" w:sz="0" w:space="0" w:color="auto"/>
                  </w:divBdr>
                </w:div>
                <w:div w:id="1370258165">
                  <w:marLeft w:val="0"/>
                  <w:marRight w:val="0"/>
                  <w:marTop w:val="0"/>
                  <w:marBottom w:val="0"/>
                  <w:divBdr>
                    <w:top w:val="none" w:sz="0" w:space="0" w:color="auto"/>
                    <w:left w:val="none" w:sz="0" w:space="0" w:color="auto"/>
                    <w:bottom w:val="none" w:sz="0" w:space="0" w:color="auto"/>
                    <w:right w:val="none" w:sz="0" w:space="0" w:color="auto"/>
                  </w:divBdr>
                </w:div>
                <w:div w:id="1371952527">
                  <w:marLeft w:val="0"/>
                  <w:marRight w:val="0"/>
                  <w:marTop w:val="0"/>
                  <w:marBottom w:val="0"/>
                  <w:divBdr>
                    <w:top w:val="none" w:sz="0" w:space="0" w:color="auto"/>
                    <w:left w:val="none" w:sz="0" w:space="0" w:color="auto"/>
                    <w:bottom w:val="none" w:sz="0" w:space="0" w:color="auto"/>
                    <w:right w:val="none" w:sz="0" w:space="0" w:color="auto"/>
                  </w:divBdr>
                </w:div>
                <w:div w:id="1375037980">
                  <w:marLeft w:val="0"/>
                  <w:marRight w:val="0"/>
                  <w:marTop w:val="0"/>
                  <w:marBottom w:val="0"/>
                  <w:divBdr>
                    <w:top w:val="none" w:sz="0" w:space="0" w:color="auto"/>
                    <w:left w:val="none" w:sz="0" w:space="0" w:color="auto"/>
                    <w:bottom w:val="none" w:sz="0" w:space="0" w:color="auto"/>
                    <w:right w:val="none" w:sz="0" w:space="0" w:color="auto"/>
                  </w:divBdr>
                </w:div>
                <w:div w:id="1375155414">
                  <w:marLeft w:val="0"/>
                  <w:marRight w:val="0"/>
                  <w:marTop w:val="0"/>
                  <w:marBottom w:val="0"/>
                  <w:divBdr>
                    <w:top w:val="none" w:sz="0" w:space="0" w:color="auto"/>
                    <w:left w:val="none" w:sz="0" w:space="0" w:color="auto"/>
                    <w:bottom w:val="none" w:sz="0" w:space="0" w:color="auto"/>
                    <w:right w:val="none" w:sz="0" w:space="0" w:color="auto"/>
                  </w:divBdr>
                </w:div>
                <w:div w:id="1377244668">
                  <w:marLeft w:val="0"/>
                  <w:marRight w:val="0"/>
                  <w:marTop w:val="0"/>
                  <w:marBottom w:val="0"/>
                  <w:divBdr>
                    <w:top w:val="none" w:sz="0" w:space="0" w:color="auto"/>
                    <w:left w:val="none" w:sz="0" w:space="0" w:color="auto"/>
                    <w:bottom w:val="none" w:sz="0" w:space="0" w:color="auto"/>
                    <w:right w:val="none" w:sz="0" w:space="0" w:color="auto"/>
                  </w:divBdr>
                </w:div>
                <w:div w:id="1380782982">
                  <w:marLeft w:val="0"/>
                  <w:marRight w:val="0"/>
                  <w:marTop w:val="0"/>
                  <w:marBottom w:val="0"/>
                  <w:divBdr>
                    <w:top w:val="none" w:sz="0" w:space="0" w:color="auto"/>
                    <w:left w:val="none" w:sz="0" w:space="0" w:color="auto"/>
                    <w:bottom w:val="none" w:sz="0" w:space="0" w:color="auto"/>
                    <w:right w:val="none" w:sz="0" w:space="0" w:color="auto"/>
                  </w:divBdr>
                </w:div>
                <w:div w:id="1382512782">
                  <w:marLeft w:val="0"/>
                  <w:marRight w:val="0"/>
                  <w:marTop w:val="0"/>
                  <w:marBottom w:val="0"/>
                  <w:divBdr>
                    <w:top w:val="none" w:sz="0" w:space="0" w:color="auto"/>
                    <w:left w:val="none" w:sz="0" w:space="0" w:color="auto"/>
                    <w:bottom w:val="none" w:sz="0" w:space="0" w:color="auto"/>
                    <w:right w:val="none" w:sz="0" w:space="0" w:color="auto"/>
                  </w:divBdr>
                </w:div>
                <w:div w:id="1382824608">
                  <w:marLeft w:val="0"/>
                  <w:marRight w:val="0"/>
                  <w:marTop w:val="0"/>
                  <w:marBottom w:val="0"/>
                  <w:divBdr>
                    <w:top w:val="none" w:sz="0" w:space="0" w:color="auto"/>
                    <w:left w:val="none" w:sz="0" w:space="0" w:color="auto"/>
                    <w:bottom w:val="none" w:sz="0" w:space="0" w:color="auto"/>
                    <w:right w:val="none" w:sz="0" w:space="0" w:color="auto"/>
                  </w:divBdr>
                </w:div>
                <w:div w:id="1385375131">
                  <w:marLeft w:val="0"/>
                  <w:marRight w:val="0"/>
                  <w:marTop w:val="0"/>
                  <w:marBottom w:val="0"/>
                  <w:divBdr>
                    <w:top w:val="none" w:sz="0" w:space="0" w:color="auto"/>
                    <w:left w:val="none" w:sz="0" w:space="0" w:color="auto"/>
                    <w:bottom w:val="none" w:sz="0" w:space="0" w:color="auto"/>
                    <w:right w:val="none" w:sz="0" w:space="0" w:color="auto"/>
                  </w:divBdr>
                </w:div>
                <w:div w:id="1386836367">
                  <w:marLeft w:val="0"/>
                  <w:marRight w:val="0"/>
                  <w:marTop w:val="0"/>
                  <w:marBottom w:val="0"/>
                  <w:divBdr>
                    <w:top w:val="none" w:sz="0" w:space="0" w:color="auto"/>
                    <w:left w:val="none" w:sz="0" w:space="0" w:color="auto"/>
                    <w:bottom w:val="none" w:sz="0" w:space="0" w:color="auto"/>
                    <w:right w:val="none" w:sz="0" w:space="0" w:color="auto"/>
                  </w:divBdr>
                </w:div>
                <w:div w:id="1387291621">
                  <w:marLeft w:val="0"/>
                  <w:marRight w:val="0"/>
                  <w:marTop w:val="0"/>
                  <w:marBottom w:val="0"/>
                  <w:divBdr>
                    <w:top w:val="none" w:sz="0" w:space="0" w:color="auto"/>
                    <w:left w:val="none" w:sz="0" w:space="0" w:color="auto"/>
                    <w:bottom w:val="none" w:sz="0" w:space="0" w:color="auto"/>
                    <w:right w:val="none" w:sz="0" w:space="0" w:color="auto"/>
                  </w:divBdr>
                </w:div>
                <w:div w:id="1387727734">
                  <w:marLeft w:val="0"/>
                  <w:marRight w:val="0"/>
                  <w:marTop w:val="0"/>
                  <w:marBottom w:val="0"/>
                  <w:divBdr>
                    <w:top w:val="none" w:sz="0" w:space="0" w:color="auto"/>
                    <w:left w:val="none" w:sz="0" w:space="0" w:color="auto"/>
                    <w:bottom w:val="none" w:sz="0" w:space="0" w:color="auto"/>
                    <w:right w:val="none" w:sz="0" w:space="0" w:color="auto"/>
                  </w:divBdr>
                </w:div>
                <w:div w:id="1388918050">
                  <w:marLeft w:val="0"/>
                  <w:marRight w:val="0"/>
                  <w:marTop w:val="0"/>
                  <w:marBottom w:val="0"/>
                  <w:divBdr>
                    <w:top w:val="none" w:sz="0" w:space="0" w:color="auto"/>
                    <w:left w:val="none" w:sz="0" w:space="0" w:color="auto"/>
                    <w:bottom w:val="none" w:sz="0" w:space="0" w:color="auto"/>
                    <w:right w:val="none" w:sz="0" w:space="0" w:color="auto"/>
                  </w:divBdr>
                </w:div>
                <w:div w:id="1391735280">
                  <w:marLeft w:val="0"/>
                  <w:marRight w:val="0"/>
                  <w:marTop w:val="0"/>
                  <w:marBottom w:val="0"/>
                  <w:divBdr>
                    <w:top w:val="none" w:sz="0" w:space="0" w:color="auto"/>
                    <w:left w:val="none" w:sz="0" w:space="0" w:color="auto"/>
                    <w:bottom w:val="none" w:sz="0" w:space="0" w:color="auto"/>
                    <w:right w:val="none" w:sz="0" w:space="0" w:color="auto"/>
                  </w:divBdr>
                </w:div>
                <w:div w:id="1401444257">
                  <w:marLeft w:val="0"/>
                  <w:marRight w:val="0"/>
                  <w:marTop w:val="0"/>
                  <w:marBottom w:val="0"/>
                  <w:divBdr>
                    <w:top w:val="none" w:sz="0" w:space="0" w:color="auto"/>
                    <w:left w:val="none" w:sz="0" w:space="0" w:color="auto"/>
                    <w:bottom w:val="none" w:sz="0" w:space="0" w:color="auto"/>
                    <w:right w:val="none" w:sz="0" w:space="0" w:color="auto"/>
                  </w:divBdr>
                </w:div>
                <w:div w:id="1404765868">
                  <w:marLeft w:val="0"/>
                  <w:marRight w:val="0"/>
                  <w:marTop w:val="0"/>
                  <w:marBottom w:val="0"/>
                  <w:divBdr>
                    <w:top w:val="none" w:sz="0" w:space="0" w:color="auto"/>
                    <w:left w:val="none" w:sz="0" w:space="0" w:color="auto"/>
                    <w:bottom w:val="none" w:sz="0" w:space="0" w:color="auto"/>
                    <w:right w:val="none" w:sz="0" w:space="0" w:color="auto"/>
                  </w:divBdr>
                </w:div>
                <w:div w:id="1405570917">
                  <w:marLeft w:val="0"/>
                  <w:marRight w:val="0"/>
                  <w:marTop w:val="0"/>
                  <w:marBottom w:val="0"/>
                  <w:divBdr>
                    <w:top w:val="none" w:sz="0" w:space="0" w:color="auto"/>
                    <w:left w:val="none" w:sz="0" w:space="0" w:color="auto"/>
                    <w:bottom w:val="none" w:sz="0" w:space="0" w:color="auto"/>
                    <w:right w:val="none" w:sz="0" w:space="0" w:color="auto"/>
                  </w:divBdr>
                </w:div>
                <w:div w:id="1407341893">
                  <w:marLeft w:val="0"/>
                  <w:marRight w:val="0"/>
                  <w:marTop w:val="0"/>
                  <w:marBottom w:val="0"/>
                  <w:divBdr>
                    <w:top w:val="none" w:sz="0" w:space="0" w:color="auto"/>
                    <w:left w:val="none" w:sz="0" w:space="0" w:color="auto"/>
                    <w:bottom w:val="none" w:sz="0" w:space="0" w:color="auto"/>
                    <w:right w:val="none" w:sz="0" w:space="0" w:color="auto"/>
                  </w:divBdr>
                </w:div>
                <w:div w:id="1408452237">
                  <w:marLeft w:val="0"/>
                  <w:marRight w:val="0"/>
                  <w:marTop w:val="0"/>
                  <w:marBottom w:val="0"/>
                  <w:divBdr>
                    <w:top w:val="none" w:sz="0" w:space="0" w:color="auto"/>
                    <w:left w:val="none" w:sz="0" w:space="0" w:color="auto"/>
                    <w:bottom w:val="none" w:sz="0" w:space="0" w:color="auto"/>
                    <w:right w:val="none" w:sz="0" w:space="0" w:color="auto"/>
                  </w:divBdr>
                </w:div>
                <w:div w:id="1410617328">
                  <w:marLeft w:val="0"/>
                  <w:marRight w:val="0"/>
                  <w:marTop w:val="0"/>
                  <w:marBottom w:val="0"/>
                  <w:divBdr>
                    <w:top w:val="none" w:sz="0" w:space="0" w:color="auto"/>
                    <w:left w:val="none" w:sz="0" w:space="0" w:color="auto"/>
                    <w:bottom w:val="none" w:sz="0" w:space="0" w:color="auto"/>
                    <w:right w:val="none" w:sz="0" w:space="0" w:color="auto"/>
                  </w:divBdr>
                </w:div>
                <w:div w:id="1411196660">
                  <w:marLeft w:val="0"/>
                  <w:marRight w:val="0"/>
                  <w:marTop w:val="0"/>
                  <w:marBottom w:val="0"/>
                  <w:divBdr>
                    <w:top w:val="none" w:sz="0" w:space="0" w:color="auto"/>
                    <w:left w:val="none" w:sz="0" w:space="0" w:color="auto"/>
                    <w:bottom w:val="none" w:sz="0" w:space="0" w:color="auto"/>
                    <w:right w:val="none" w:sz="0" w:space="0" w:color="auto"/>
                  </w:divBdr>
                </w:div>
                <w:div w:id="1412503468">
                  <w:marLeft w:val="0"/>
                  <w:marRight w:val="0"/>
                  <w:marTop w:val="0"/>
                  <w:marBottom w:val="0"/>
                  <w:divBdr>
                    <w:top w:val="none" w:sz="0" w:space="0" w:color="auto"/>
                    <w:left w:val="none" w:sz="0" w:space="0" w:color="auto"/>
                    <w:bottom w:val="none" w:sz="0" w:space="0" w:color="auto"/>
                    <w:right w:val="none" w:sz="0" w:space="0" w:color="auto"/>
                  </w:divBdr>
                </w:div>
                <w:div w:id="1412699953">
                  <w:marLeft w:val="0"/>
                  <w:marRight w:val="0"/>
                  <w:marTop w:val="0"/>
                  <w:marBottom w:val="0"/>
                  <w:divBdr>
                    <w:top w:val="none" w:sz="0" w:space="0" w:color="auto"/>
                    <w:left w:val="none" w:sz="0" w:space="0" w:color="auto"/>
                    <w:bottom w:val="none" w:sz="0" w:space="0" w:color="auto"/>
                    <w:right w:val="none" w:sz="0" w:space="0" w:color="auto"/>
                  </w:divBdr>
                </w:div>
                <w:div w:id="1415516715">
                  <w:marLeft w:val="0"/>
                  <w:marRight w:val="0"/>
                  <w:marTop w:val="0"/>
                  <w:marBottom w:val="0"/>
                  <w:divBdr>
                    <w:top w:val="none" w:sz="0" w:space="0" w:color="auto"/>
                    <w:left w:val="none" w:sz="0" w:space="0" w:color="auto"/>
                    <w:bottom w:val="none" w:sz="0" w:space="0" w:color="auto"/>
                    <w:right w:val="none" w:sz="0" w:space="0" w:color="auto"/>
                  </w:divBdr>
                </w:div>
                <w:div w:id="1416627308">
                  <w:marLeft w:val="0"/>
                  <w:marRight w:val="0"/>
                  <w:marTop w:val="0"/>
                  <w:marBottom w:val="0"/>
                  <w:divBdr>
                    <w:top w:val="none" w:sz="0" w:space="0" w:color="auto"/>
                    <w:left w:val="none" w:sz="0" w:space="0" w:color="auto"/>
                    <w:bottom w:val="none" w:sz="0" w:space="0" w:color="auto"/>
                    <w:right w:val="none" w:sz="0" w:space="0" w:color="auto"/>
                  </w:divBdr>
                </w:div>
                <w:div w:id="1418097246">
                  <w:marLeft w:val="0"/>
                  <w:marRight w:val="0"/>
                  <w:marTop w:val="0"/>
                  <w:marBottom w:val="0"/>
                  <w:divBdr>
                    <w:top w:val="none" w:sz="0" w:space="0" w:color="auto"/>
                    <w:left w:val="none" w:sz="0" w:space="0" w:color="auto"/>
                    <w:bottom w:val="none" w:sz="0" w:space="0" w:color="auto"/>
                    <w:right w:val="none" w:sz="0" w:space="0" w:color="auto"/>
                  </w:divBdr>
                </w:div>
                <w:div w:id="1418743703">
                  <w:marLeft w:val="0"/>
                  <w:marRight w:val="0"/>
                  <w:marTop w:val="0"/>
                  <w:marBottom w:val="0"/>
                  <w:divBdr>
                    <w:top w:val="none" w:sz="0" w:space="0" w:color="auto"/>
                    <w:left w:val="none" w:sz="0" w:space="0" w:color="auto"/>
                    <w:bottom w:val="none" w:sz="0" w:space="0" w:color="auto"/>
                    <w:right w:val="none" w:sz="0" w:space="0" w:color="auto"/>
                  </w:divBdr>
                </w:div>
                <w:div w:id="1422291708">
                  <w:marLeft w:val="0"/>
                  <w:marRight w:val="0"/>
                  <w:marTop w:val="0"/>
                  <w:marBottom w:val="0"/>
                  <w:divBdr>
                    <w:top w:val="none" w:sz="0" w:space="0" w:color="auto"/>
                    <w:left w:val="none" w:sz="0" w:space="0" w:color="auto"/>
                    <w:bottom w:val="none" w:sz="0" w:space="0" w:color="auto"/>
                    <w:right w:val="none" w:sz="0" w:space="0" w:color="auto"/>
                  </w:divBdr>
                </w:div>
                <w:div w:id="1426262413">
                  <w:marLeft w:val="0"/>
                  <w:marRight w:val="0"/>
                  <w:marTop w:val="0"/>
                  <w:marBottom w:val="0"/>
                  <w:divBdr>
                    <w:top w:val="none" w:sz="0" w:space="0" w:color="auto"/>
                    <w:left w:val="none" w:sz="0" w:space="0" w:color="auto"/>
                    <w:bottom w:val="none" w:sz="0" w:space="0" w:color="auto"/>
                    <w:right w:val="none" w:sz="0" w:space="0" w:color="auto"/>
                  </w:divBdr>
                </w:div>
                <w:div w:id="1429621768">
                  <w:marLeft w:val="0"/>
                  <w:marRight w:val="0"/>
                  <w:marTop w:val="0"/>
                  <w:marBottom w:val="0"/>
                  <w:divBdr>
                    <w:top w:val="none" w:sz="0" w:space="0" w:color="auto"/>
                    <w:left w:val="none" w:sz="0" w:space="0" w:color="auto"/>
                    <w:bottom w:val="none" w:sz="0" w:space="0" w:color="auto"/>
                    <w:right w:val="none" w:sz="0" w:space="0" w:color="auto"/>
                  </w:divBdr>
                </w:div>
                <w:div w:id="1430080910">
                  <w:marLeft w:val="0"/>
                  <w:marRight w:val="0"/>
                  <w:marTop w:val="0"/>
                  <w:marBottom w:val="0"/>
                  <w:divBdr>
                    <w:top w:val="none" w:sz="0" w:space="0" w:color="auto"/>
                    <w:left w:val="none" w:sz="0" w:space="0" w:color="auto"/>
                    <w:bottom w:val="none" w:sz="0" w:space="0" w:color="auto"/>
                    <w:right w:val="none" w:sz="0" w:space="0" w:color="auto"/>
                  </w:divBdr>
                </w:div>
                <w:div w:id="1433161351">
                  <w:marLeft w:val="0"/>
                  <w:marRight w:val="0"/>
                  <w:marTop w:val="0"/>
                  <w:marBottom w:val="0"/>
                  <w:divBdr>
                    <w:top w:val="none" w:sz="0" w:space="0" w:color="auto"/>
                    <w:left w:val="none" w:sz="0" w:space="0" w:color="auto"/>
                    <w:bottom w:val="none" w:sz="0" w:space="0" w:color="auto"/>
                    <w:right w:val="none" w:sz="0" w:space="0" w:color="auto"/>
                  </w:divBdr>
                </w:div>
                <w:div w:id="1434398372">
                  <w:marLeft w:val="0"/>
                  <w:marRight w:val="0"/>
                  <w:marTop w:val="0"/>
                  <w:marBottom w:val="0"/>
                  <w:divBdr>
                    <w:top w:val="none" w:sz="0" w:space="0" w:color="auto"/>
                    <w:left w:val="none" w:sz="0" w:space="0" w:color="auto"/>
                    <w:bottom w:val="none" w:sz="0" w:space="0" w:color="auto"/>
                    <w:right w:val="none" w:sz="0" w:space="0" w:color="auto"/>
                  </w:divBdr>
                </w:div>
                <w:div w:id="1434742809">
                  <w:marLeft w:val="0"/>
                  <w:marRight w:val="0"/>
                  <w:marTop w:val="0"/>
                  <w:marBottom w:val="0"/>
                  <w:divBdr>
                    <w:top w:val="none" w:sz="0" w:space="0" w:color="auto"/>
                    <w:left w:val="none" w:sz="0" w:space="0" w:color="auto"/>
                    <w:bottom w:val="none" w:sz="0" w:space="0" w:color="auto"/>
                    <w:right w:val="none" w:sz="0" w:space="0" w:color="auto"/>
                  </w:divBdr>
                </w:div>
                <w:div w:id="1434935892">
                  <w:marLeft w:val="0"/>
                  <w:marRight w:val="0"/>
                  <w:marTop w:val="0"/>
                  <w:marBottom w:val="0"/>
                  <w:divBdr>
                    <w:top w:val="none" w:sz="0" w:space="0" w:color="auto"/>
                    <w:left w:val="none" w:sz="0" w:space="0" w:color="auto"/>
                    <w:bottom w:val="none" w:sz="0" w:space="0" w:color="auto"/>
                    <w:right w:val="none" w:sz="0" w:space="0" w:color="auto"/>
                  </w:divBdr>
                </w:div>
                <w:div w:id="1436558654">
                  <w:marLeft w:val="0"/>
                  <w:marRight w:val="0"/>
                  <w:marTop w:val="0"/>
                  <w:marBottom w:val="0"/>
                  <w:divBdr>
                    <w:top w:val="none" w:sz="0" w:space="0" w:color="auto"/>
                    <w:left w:val="none" w:sz="0" w:space="0" w:color="auto"/>
                    <w:bottom w:val="none" w:sz="0" w:space="0" w:color="auto"/>
                    <w:right w:val="none" w:sz="0" w:space="0" w:color="auto"/>
                  </w:divBdr>
                </w:div>
                <w:div w:id="1438332084">
                  <w:marLeft w:val="0"/>
                  <w:marRight w:val="0"/>
                  <w:marTop w:val="0"/>
                  <w:marBottom w:val="0"/>
                  <w:divBdr>
                    <w:top w:val="none" w:sz="0" w:space="0" w:color="auto"/>
                    <w:left w:val="none" w:sz="0" w:space="0" w:color="auto"/>
                    <w:bottom w:val="none" w:sz="0" w:space="0" w:color="auto"/>
                    <w:right w:val="none" w:sz="0" w:space="0" w:color="auto"/>
                  </w:divBdr>
                </w:div>
                <w:div w:id="1439252335">
                  <w:marLeft w:val="0"/>
                  <w:marRight w:val="0"/>
                  <w:marTop w:val="0"/>
                  <w:marBottom w:val="0"/>
                  <w:divBdr>
                    <w:top w:val="none" w:sz="0" w:space="0" w:color="auto"/>
                    <w:left w:val="none" w:sz="0" w:space="0" w:color="auto"/>
                    <w:bottom w:val="none" w:sz="0" w:space="0" w:color="auto"/>
                    <w:right w:val="none" w:sz="0" w:space="0" w:color="auto"/>
                  </w:divBdr>
                </w:div>
                <w:div w:id="1439526109">
                  <w:marLeft w:val="0"/>
                  <w:marRight w:val="0"/>
                  <w:marTop w:val="0"/>
                  <w:marBottom w:val="0"/>
                  <w:divBdr>
                    <w:top w:val="none" w:sz="0" w:space="0" w:color="auto"/>
                    <w:left w:val="none" w:sz="0" w:space="0" w:color="auto"/>
                    <w:bottom w:val="none" w:sz="0" w:space="0" w:color="auto"/>
                    <w:right w:val="none" w:sz="0" w:space="0" w:color="auto"/>
                  </w:divBdr>
                </w:div>
                <w:div w:id="1441561494">
                  <w:marLeft w:val="0"/>
                  <w:marRight w:val="0"/>
                  <w:marTop w:val="0"/>
                  <w:marBottom w:val="0"/>
                  <w:divBdr>
                    <w:top w:val="none" w:sz="0" w:space="0" w:color="auto"/>
                    <w:left w:val="none" w:sz="0" w:space="0" w:color="auto"/>
                    <w:bottom w:val="none" w:sz="0" w:space="0" w:color="auto"/>
                    <w:right w:val="none" w:sz="0" w:space="0" w:color="auto"/>
                  </w:divBdr>
                </w:div>
                <w:div w:id="1441997398">
                  <w:marLeft w:val="0"/>
                  <w:marRight w:val="0"/>
                  <w:marTop w:val="0"/>
                  <w:marBottom w:val="0"/>
                  <w:divBdr>
                    <w:top w:val="none" w:sz="0" w:space="0" w:color="auto"/>
                    <w:left w:val="none" w:sz="0" w:space="0" w:color="auto"/>
                    <w:bottom w:val="none" w:sz="0" w:space="0" w:color="auto"/>
                    <w:right w:val="none" w:sz="0" w:space="0" w:color="auto"/>
                  </w:divBdr>
                </w:div>
                <w:div w:id="1443643791">
                  <w:marLeft w:val="0"/>
                  <w:marRight w:val="0"/>
                  <w:marTop w:val="0"/>
                  <w:marBottom w:val="0"/>
                  <w:divBdr>
                    <w:top w:val="none" w:sz="0" w:space="0" w:color="auto"/>
                    <w:left w:val="none" w:sz="0" w:space="0" w:color="auto"/>
                    <w:bottom w:val="none" w:sz="0" w:space="0" w:color="auto"/>
                    <w:right w:val="none" w:sz="0" w:space="0" w:color="auto"/>
                  </w:divBdr>
                </w:div>
                <w:div w:id="1444812699">
                  <w:marLeft w:val="0"/>
                  <w:marRight w:val="0"/>
                  <w:marTop w:val="0"/>
                  <w:marBottom w:val="0"/>
                  <w:divBdr>
                    <w:top w:val="none" w:sz="0" w:space="0" w:color="auto"/>
                    <w:left w:val="none" w:sz="0" w:space="0" w:color="auto"/>
                    <w:bottom w:val="none" w:sz="0" w:space="0" w:color="auto"/>
                    <w:right w:val="none" w:sz="0" w:space="0" w:color="auto"/>
                  </w:divBdr>
                </w:div>
                <w:div w:id="1447961522">
                  <w:marLeft w:val="0"/>
                  <w:marRight w:val="0"/>
                  <w:marTop w:val="0"/>
                  <w:marBottom w:val="0"/>
                  <w:divBdr>
                    <w:top w:val="none" w:sz="0" w:space="0" w:color="auto"/>
                    <w:left w:val="none" w:sz="0" w:space="0" w:color="auto"/>
                    <w:bottom w:val="none" w:sz="0" w:space="0" w:color="auto"/>
                    <w:right w:val="none" w:sz="0" w:space="0" w:color="auto"/>
                  </w:divBdr>
                </w:div>
                <w:div w:id="1449550281">
                  <w:marLeft w:val="0"/>
                  <w:marRight w:val="0"/>
                  <w:marTop w:val="0"/>
                  <w:marBottom w:val="0"/>
                  <w:divBdr>
                    <w:top w:val="none" w:sz="0" w:space="0" w:color="auto"/>
                    <w:left w:val="none" w:sz="0" w:space="0" w:color="auto"/>
                    <w:bottom w:val="none" w:sz="0" w:space="0" w:color="auto"/>
                    <w:right w:val="none" w:sz="0" w:space="0" w:color="auto"/>
                  </w:divBdr>
                </w:div>
                <w:div w:id="1452213109">
                  <w:marLeft w:val="0"/>
                  <w:marRight w:val="0"/>
                  <w:marTop w:val="0"/>
                  <w:marBottom w:val="0"/>
                  <w:divBdr>
                    <w:top w:val="none" w:sz="0" w:space="0" w:color="auto"/>
                    <w:left w:val="none" w:sz="0" w:space="0" w:color="auto"/>
                    <w:bottom w:val="none" w:sz="0" w:space="0" w:color="auto"/>
                    <w:right w:val="none" w:sz="0" w:space="0" w:color="auto"/>
                  </w:divBdr>
                </w:div>
                <w:div w:id="1453207557">
                  <w:marLeft w:val="0"/>
                  <w:marRight w:val="0"/>
                  <w:marTop w:val="0"/>
                  <w:marBottom w:val="0"/>
                  <w:divBdr>
                    <w:top w:val="none" w:sz="0" w:space="0" w:color="auto"/>
                    <w:left w:val="none" w:sz="0" w:space="0" w:color="auto"/>
                    <w:bottom w:val="none" w:sz="0" w:space="0" w:color="auto"/>
                    <w:right w:val="none" w:sz="0" w:space="0" w:color="auto"/>
                  </w:divBdr>
                </w:div>
                <w:div w:id="1454397979">
                  <w:marLeft w:val="0"/>
                  <w:marRight w:val="0"/>
                  <w:marTop w:val="0"/>
                  <w:marBottom w:val="0"/>
                  <w:divBdr>
                    <w:top w:val="none" w:sz="0" w:space="0" w:color="auto"/>
                    <w:left w:val="none" w:sz="0" w:space="0" w:color="auto"/>
                    <w:bottom w:val="none" w:sz="0" w:space="0" w:color="auto"/>
                    <w:right w:val="none" w:sz="0" w:space="0" w:color="auto"/>
                  </w:divBdr>
                </w:div>
                <w:div w:id="1455708282">
                  <w:marLeft w:val="0"/>
                  <w:marRight w:val="0"/>
                  <w:marTop w:val="0"/>
                  <w:marBottom w:val="0"/>
                  <w:divBdr>
                    <w:top w:val="none" w:sz="0" w:space="0" w:color="auto"/>
                    <w:left w:val="none" w:sz="0" w:space="0" w:color="auto"/>
                    <w:bottom w:val="none" w:sz="0" w:space="0" w:color="auto"/>
                    <w:right w:val="none" w:sz="0" w:space="0" w:color="auto"/>
                  </w:divBdr>
                </w:div>
                <w:div w:id="1457067362">
                  <w:marLeft w:val="0"/>
                  <w:marRight w:val="0"/>
                  <w:marTop w:val="0"/>
                  <w:marBottom w:val="0"/>
                  <w:divBdr>
                    <w:top w:val="none" w:sz="0" w:space="0" w:color="auto"/>
                    <w:left w:val="none" w:sz="0" w:space="0" w:color="auto"/>
                    <w:bottom w:val="none" w:sz="0" w:space="0" w:color="auto"/>
                    <w:right w:val="none" w:sz="0" w:space="0" w:color="auto"/>
                  </w:divBdr>
                </w:div>
                <w:div w:id="1458723652">
                  <w:marLeft w:val="0"/>
                  <w:marRight w:val="0"/>
                  <w:marTop w:val="0"/>
                  <w:marBottom w:val="0"/>
                  <w:divBdr>
                    <w:top w:val="none" w:sz="0" w:space="0" w:color="auto"/>
                    <w:left w:val="none" w:sz="0" w:space="0" w:color="auto"/>
                    <w:bottom w:val="none" w:sz="0" w:space="0" w:color="auto"/>
                    <w:right w:val="none" w:sz="0" w:space="0" w:color="auto"/>
                  </w:divBdr>
                </w:div>
                <w:div w:id="1460031524">
                  <w:marLeft w:val="0"/>
                  <w:marRight w:val="0"/>
                  <w:marTop w:val="0"/>
                  <w:marBottom w:val="0"/>
                  <w:divBdr>
                    <w:top w:val="none" w:sz="0" w:space="0" w:color="auto"/>
                    <w:left w:val="none" w:sz="0" w:space="0" w:color="auto"/>
                    <w:bottom w:val="none" w:sz="0" w:space="0" w:color="auto"/>
                    <w:right w:val="none" w:sz="0" w:space="0" w:color="auto"/>
                  </w:divBdr>
                </w:div>
                <w:div w:id="1465584037">
                  <w:marLeft w:val="0"/>
                  <w:marRight w:val="0"/>
                  <w:marTop w:val="0"/>
                  <w:marBottom w:val="0"/>
                  <w:divBdr>
                    <w:top w:val="none" w:sz="0" w:space="0" w:color="auto"/>
                    <w:left w:val="none" w:sz="0" w:space="0" w:color="auto"/>
                    <w:bottom w:val="none" w:sz="0" w:space="0" w:color="auto"/>
                    <w:right w:val="none" w:sz="0" w:space="0" w:color="auto"/>
                  </w:divBdr>
                </w:div>
                <w:div w:id="1466893581">
                  <w:marLeft w:val="0"/>
                  <w:marRight w:val="0"/>
                  <w:marTop w:val="0"/>
                  <w:marBottom w:val="0"/>
                  <w:divBdr>
                    <w:top w:val="none" w:sz="0" w:space="0" w:color="auto"/>
                    <w:left w:val="none" w:sz="0" w:space="0" w:color="auto"/>
                    <w:bottom w:val="none" w:sz="0" w:space="0" w:color="auto"/>
                    <w:right w:val="none" w:sz="0" w:space="0" w:color="auto"/>
                  </w:divBdr>
                </w:div>
                <w:div w:id="1471632379">
                  <w:marLeft w:val="0"/>
                  <w:marRight w:val="0"/>
                  <w:marTop w:val="0"/>
                  <w:marBottom w:val="0"/>
                  <w:divBdr>
                    <w:top w:val="none" w:sz="0" w:space="0" w:color="auto"/>
                    <w:left w:val="none" w:sz="0" w:space="0" w:color="auto"/>
                    <w:bottom w:val="none" w:sz="0" w:space="0" w:color="auto"/>
                    <w:right w:val="none" w:sz="0" w:space="0" w:color="auto"/>
                  </w:divBdr>
                </w:div>
                <w:div w:id="1471903525">
                  <w:marLeft w:val="0"/>
                  <w:marRight w:val="0"/>
                  <w:marTop w:val="0"/>
                  <w:marBottom w:val="0"/>
                  <w:divBdr>
                    <w:top w:val="none" w:sz="0" w:space="0" w:color="auto"/>
                    <w:left w:val="none" w:sz="0" w:space="0" w:color="auto"/>
                    <w:bottom w:val="none" w:sz="0" w:space="0" w:color="auto"/>
                    <w:right w:val="none" w:sz="0" w:space="0" w:color="auto"/>
                  </w:divBdr>
                </w:div>
                <w:div w:id="1473062795">
                  <w:marLeft w:val="0"/>
                  <w:marRight w:val="0"/>
                  <w:marTop w:val="0"/>
                  <w:marBottom w:val="0"/>
                  <w:divBdr>
                    <w:top w:val="none" w:sz="0" w:space="0" w:color="auto"/>
                    <w:left w:val="none" w:sz="0" w:space="0" w:color="auto"/>
                    <w:bottom w:val="none" w:sz="0" w:space="0" w:color="auto"/>
                    <w:right w:val="none" w:sz="0" w:space="0" w:color="auto"/>
                  </w:divBdr>
                </w:div>
                <w:div w:id="1474129910">
                  <w:marLeft w:val="0"/>
                  <w:marRight w:val="0"/>
                  <w:marTop w:val="0"/>
                  <w:marBottom w:val="0"/>
                  <w:divBdr>
                    <w:top w:val="none" w:sz="0" w:space="0" w:color="auto"/>
                    <w:left w:val="none" w:sz="0" w:space="0" w:color="auto"/>
                    <w:bottom w:val="none" w:sz="0" w:space="0" w:color="auto"/>
                    <w:right w:val="none" w:sz="0" w:space="0" w:color="auto"/>
                  </w:divBdr>
                </w:div>
                <w:div w:id="1475441159">
                  <w:marLeft w:val="0"/>
                  <w:marRight w:val="0"/>
                  <w:marTop w:val="0"/>
                  <w:marBottom w:val="0"/>
                  <w:divBdr>
                    <w:top w:val="none" w:sz="0" w:space="0" w:color="auto"/>
                    <w:left w:val="none" w:sz="0" w:space="0" w:color="auto"/>
                    <w:bottom w:val="none" w:sz="0" w:space="0" w:color="auto"/>
                    <w:right w:val="none" w:sz="0" w:space="0" w:color="auto"/>
                  </w:divBdr>
                </w:div>
                <w:div w:id="1476097583">
                  <w:marLeft w:val="0"/>
                  <w:marRight w:val="0"/>
                  <w:marTop w:val="0"/>
                  <w:marBottom w:val="0"/>
                  <w:divBdr>
                    <w:top w:val="none" w:sz="0" w:space="0" w:color="auto"/>
                    <w:left w:val="none" w:sz="0" w:space="0" w:color="auto"/>
                    <w:bottom w:val="none" w:sz="0" w:space="0" w:color="auto"/>
                    <w:right w:val="none" w:sz="0" w:space="0" w:color="auto"/>
                  </w:divBdr>
                </w:div>
                <w:div w:id="1478109154">
                  <w:marLeft w:val="0"/>
                  <w:marRight w:val="0"/>
                  <w:marTop w:val="0"/>
                  <w:marBottom w:val="0"/>
                  <w:divBdr>
                    <w:top w:val="none" w:sz="0" w:space="0" w:color="auto"/>
                    <w:left w:val="none" w:sz="0" w:space="0" w:color="auto"/>
                    <w:bottom w:val="none" w:sz="0" w:space="0" w:color="auto"/>
                    <w:right w:val="none" w:sz="0" w:space="0" w:color="auto"/>
                  </w:divBdr>
                </w:div>
                <w:div w:id="1484934828">
                  <w:marLeft w:val="0"/>
                  <w:marRight w:val="0"/>
                  <w:marTop w:val="0"/>
                  <w:marBottom w:val="0"/>
                  <w:divBdr>
                    <w:top w:val="none" w:sz="0" w:space="0" w:color="auto"/>
                    <w:left w:val="none" w:sz="0" w:space="0" w:color="auto"/>
                    <w:bottom w:val="none" w:sz="0" w:space="0" w:color="auto"/>
                    <w:right w:val="none" w:sz="0" w:space="0" w:color="auto"/>
                  </w:divBdr>
                </w:div>
                <w:div w:id="1487748110">
                  <w:marLeft w:val="0"/>
                  <w:marRight w:val="0"/>
                  <w:marTop w:val="0"/>
                  <w:marBottom w:val="0"/>
                  <w:divBdr>
                    <w:top w:val="none" w:sz="0" w:space="0" w:color="auto"/>
                    <w:left w:val="none" w:sz="0" w:space="0" w:color="auto"/>
                    <w:bottom w:val="none" w:sz="0" w:space="0" w:color="auto"/>
                    <w:right w:val="none" w:sz="0" w:space="0" w:color="auto"/>
                  </w:divBdr>
                </w:div>
                <w:div w:id="1491405555">
                  <w:marLeft w:val="0"/>
                  <w:marRight w:val="0"/>
                  <w:marTop w:val="0"/>
                  <w:marBottom w:val="0"/>
                  <w:divBdr>
                    <w:top w:val="none" w:sz="0" w:space="0" w:color="auto"/>
                    <w:left w:val="none" w:sz="0" w:space="0" w:color="auto"/>
                    <w:bottom w:val="none" w:sz="0" w:space="0" w:color="auto"/>
                    <w:right w:val="none" w:sz="0" w:space="0" w:color="auto"/>
                  </w:divBdr>
                </w:div>
                <w:div w:id="1493373402">
                  <w:marLeft w:val="0"/>
                  <w:marRight w:val="0"/>
                  <w:marTop w:val="0"/>
                  <w:marBottom w:val="0"/>
                  <w:divBdr>
                    <w:top w:val="none" w:sz="0" w:space="0" w:color="auto"/>
                    <w:left w:val="none" w:sz="0" w:space="0" w:color="auto"/>
                    <w:bottom w:val="none" w:sz="0" w:space="0" w:color="auto"/>
                    <w:right w:val="none" w:sz="0" w:space="0" w:color="auto"/>
                  </w:divBdr>
                </w:div>
                <w:div w:id="1494492198">
                  <w:marLeft w:val="0"/>
                  <w:marRight w:val="0"/>
                  <w:marTop w:val="0"/>
                  <w:marBottom w:val="0"/>
                  <w:divBdr>
                    <w:top w:val="none" w:sz="0" w:space="0" w:color="auto"/>
                    <w:left w:val="none" w:sz="0" w:space="0" w:color="auto"/>
                    <w:bottom w:val="none" w:sz="0" w:space="0" w:color="auto"/>
                    <w:right w:val="none" w:sz="0" w:space="0" w:color="auto"/>
                  </w:divBdr>
                </w:div>
                <w:div w:id="1494832592">
                  <w:marLeft w:val="0"/>
                  <w:marRight w:val="0"/>
                  <w:marTop w:val="0"/>
                  <w:marBottom w:val="0"/>
                  <w:divBdr>
                    <w:top w:val="none" w:sz="0" w:space="0" w:color="auto"/>
                    <w:left w:val="none" w:sz="0" w:space="0" w:color="auto"/>
                    <w:bottom w:val="none" w:sz="0" w:space="0" w:color="auto"/>
                    <w:right w:val="none" w:sz="0" w:space="0" w:color="auto"/>
                  </w:divBdr>
                </w:div>
                <w:div w:id="1494876751">
                  <w:marLeft w:val="0"/>
                  <w:marRight w:val="0"/>
                  <w:marTop w:val="0"/>
                  <w:marBottom w:val="0"/>
                  <w:divBdr>
                    <w:top w:val="none" w:sz="0" w:space="0" w:color="auto"/>
                    <w:left w:val="none" w:sz="0" w:space="0" w:color="auto"/>
                    <w:bottom w:val="none" w:sz="0" w:space="0" w:color="auto"/>
                    <w:right w:val="none" w:sz="0" w:space="0" w:color="auto"/>
                  </w:divBdr>
                </w:div>
                <w:div w:id="1497916584">
                  <w:marLeft w:val="0"/>
                  <w:marRight w:val="0"/>
                  <w:marTop w:val="0"/>
                  <w:marBottom w:val="0"/>
                  <w:divBdr>
                    <w:top w:val="none" w:sz="0" w:space="0" w:color="auto"/>
                    <w:left w:val="none" w:sz="0" w:space="0" w:color="auto"/>
                    <w:bottom w:val="none" w:sz="0" w:space="0" w:color="auto"/>
                    <w:right w:val="none" w:sz="0" w:space="0" w:color="auto"/>
                  </w:divBdr>
                </w:div>
                <w:div w:id="1501965473">
                  <w:marLeft w:val="0"/>
                  <w:marRight w:val="0"/>
                  <w:marTop w:val="0"/>
                  <w:marBottom w:val="0"/>
                  <w:divBdr>
                    <w:top w:val="none" w:sz="0" w:space="0" w:color="auto"/>
                    <w:left w:val="none" w:sz="0" w:space="0" w:color="auto"/>
                    <w:bottom w:val="none" w:sz="0" w:space="0" w:color="auto"/>
                    <w:right w:val="none" w:sz="0" w:space="0" w:color="auto"/>
                  </w:divBdr>
                </w:div>
                <w:div w:id="1503466861">
                  <w:marLeft w:val="0"/>
                  <w:marRight w:val="0"/>
                  <w:marTop w:val="0"/>
                  <w:marBottom w:val="0"/>
                  <w:divBdr>
                    <w:top w:val="none" w:sz="0" w:space="0" w:color="auto"/>
                    <w:left w:val="none" w:sz="0" w:space="0" w:color="auto"/>
                    <w:bottom w:val="none" w:sz="0" w:space="0" w:color="auto"/>
                    <w:right w:val="none" w:sz="0" w:space="0" w:color="auto"/>
                  </w:divBdr>
                </w:div>
                <w:div w:id="1503936532">
                  <w:marLeft w:val="0"/>
                  <w:marRight w:val="0"/>
                  <w:marTop w:val="0"/>
                  <w:marBottom w:val="0"/>
                  <w:divBdr>
                    <w:top w:val="none" w:sz="0" w:space="0" w:color="auto"/>
                    <w:left w:val="none" w:sz="0" w:space="0" w:color="auto"/>
                    <w:bottom w:val="none" w:sz="0" w:space="0" w:color="auto"/>
                    <w:right w:val="none" w:sz="0" w:space="0" w:color="auto"/>
                  </w:divBdr>
                </w:div>
                <w:div w:id="1506440041">
                  <w:marLeft w:val="0"/>
                  <w:marRight w:val="0"/>
                  <w:marTop w:val="0"/>
                  <w:marBottom w:val="0"/>
                  <w:divBdr>
                    <w:top w:val="none" w:sz="0" w:space="0" w:color="auto"/>
                    <w:left w:val="none" w:sz="0" w:space="0" w:color="auto"/>
                    <w:bottom w:val="none" w:sz="0" w:space="0" w:color="auto"/>
                    <w:right w:val="none" w:sz="0" w:space="0" w:color="auto"/>
                  </w:divBdr>
                </w:div>
                <w:div w:id="1506900811">
                  <w:marLeft w:val="0"/>
                  <w:marRight w:val="0"/>
                  <w:marTop w:val="0"/>
                  <w:marBottom w:val="0"/>
                  <w:divBdr>
                    <w:top w:val="none" w:sz="0" w:space="0" w:color="auto"/>
                    <w:left w:val="none" w:sz="0" w:space="0" w:color="auto"/>
                    <w:bottom w:val="none" w:sz="0" w:space="0" w:color="auto"/>
                    <w:right w:val="none" w:sz="0" w:space="0" w:color="auto"/>
                  </w:divBdr>
                </w:div>
                <w:div w:id="1507280492">
                  <w:marLeft w:val="0"/>
                  <w:marRight w:val="0"/>
                  <w:marTop w:val="0"/>
                  <w:marBottom w:val="0"/>
                  <w:divBdr>
                    <w:top w:val="none" w:sz="0" w:space="0" w:color="auto"/>
                    <w:left w:val="none" w:sz="0" w:space="0" w:color="auto"/>
                    <w:bottom w:val="none" w:sz="0" w:space="0" w:color="auto"/>
                    <w:right w:val="none" w:sz="0" w:space="0" w:color="auto"/>
                  </w:divBdr>
                </w:div>
                <w:div w:id="1507479732">
                  <w:marLeft w:val="0"/>
                  <w:marRight w:val="0"/>
                  <w:marTop w:val="0"/>
                  <w:marBottom w:val="0"/>
                  <w:divBdr>
                    <w:top w:val="none" w:sz="0" w:space="0" w:color="auto"/>
                    <w:left w:val="none" w:sz="0" w:space="0" w:color="auto"/>
                    <w:bottom w:val="none" w:sz="0" w:space="0" w:color="auto"/>
                    <w:right w:val="none" w:sz="0" w:space="0" w:color="auto"/>
                  </w:divBdr>
                </w:div>
                <w:div w:id="1509321814">
                  <w:marLeft w:val="0"/>
                  <w:marRight w:val="0"/>
                  <w:marTop w:val="0"/>
                  <w:marBottom w:val="0"/>
                  <w:divBdr>
                    <w:top w:val="none" w:sz="0" w:space="0" w:color="auto"/>
                    <w:left w:val="none" w:sz="0" w:space="0" w:color="auto"/>
                    <w:bottom w:val="none" w:sz="0" w:space="0" w:color="auto"/>
                    <w:right w:val="none" w:sz="0" w:space="0" w:color="auto"/>
                  </w:divBdr>
                </w:div>
                <w:div w:id="1511948149">
                  <w:marLeft w:val="0"/>
                  <w:marRight w:val="0"/>
                  <w:marTop w:val="0"/>
                  <w:marBottom w:val="0"/>
                  <w:divBdr>
                    <w:top w:val="none" w:sz="0" w:space="0" w:color="auto"/>
                    <w:left w:val="none" w:sz="0" w:space="0" w:color="auto"/>
                    <w:bottom w:val="none" w:sz="0" w:space="0" w:color="auto"/>
                    <w:right w:val="none" w:sz="0" w:space="0" w:color="auto"/>
                  </w:divBdr>
                </w:div>
                <w:div w:id="1514803921">
                  <w:marLeft w:val="0"/>
                  <w:marRight w:val="0"/>
                  <w:marTop w:val="0"/>
                  <w:marBottom w:val="0"/>
                  <w:divBdr>
                    <w:top w:val="none" w:sz="0" w:space="0" w:color="auto"/>
                    <w:left w:val="none" w:sz="0" w:space="0" w:color="auto"/>
                    <w:bottom w:val="none" w:sz="0" w:space="0" w:color="auto"/>
                    <w:right w:val="none" w:sz="0" w:space="0" w:color="auto"/>
                  </w:divBdr>
                </w:div>
                <w:div w:id="1515343164">
                  <w:marLeft w:val="0"/>
                  <w:marRight w:val="0"/>
                  <w:marTop w:val="0"/>
                  <w:marBottom w:val="0"/>
                  <w:divBdr>
                    <w:top w:val="none" w:sz="0" w:space="0" w:color="auto"/>
                    <w:left w:val="none" w:sz="0" w:space="0" w:color="auto"/>
                    <w:bottom w:val="none" w:sz="0" w:space="0" w:color="auto"/>
                    <w:right w:val="none" w:sz="0" w:space="0" w:color="auto"/>
                  </w:divBdr>
                </w:div>
                <w:div w:id="1517227952">
                  <w:marLeft w:val="0"/>
                  <w:marRight w:val="0"/>
                  <w:marTop w:val="0"/>
                  <w:marBottom w:val="0"/>
                  <w:divBdr>
                    <w:top w:val="none" w:sz="0" w:space="0" w:color="auto"/>
                    <w:left w:val="none" w:sz="0" w:space="0" w:color="auto"/>
                    <w:bottom w:val="none" w:sz="0" w:space="0" w:color="auto"/>
                    <w:right w:val="none" w:sz="0" w:space="0" w:color="auto"/>
                  </w:divBdr>
                </w:div>
                <w:div w:id="1521116186">
                  <w:marLeft w:val="0"/>
                  <w:marRight w:val="0"/>
                  <w:marTop w:val="0"/>
                  <w:marBottom w:val="0"/>
                  <w:divBdr>
                    <w:top w:val="none" w:sz="0" w:space="0" w:color="auto"/>
                    <w:left w:val="none" w:sz="0" w:space="0" w:color="auto"/>
                    <w:bottom w:val="none" w:sz="0" w:space="0" w:color="auto"/>
                    <w:right w:val="none" w:sz="0" w:space="0" w:color="auto"/>
                  </w:divBdr>
                </w:div>
                <w:div w:id="1525745717">
                  <w:marLeft w:val="0"/>
                  <w:marRight w:val="0"/>
                  <w:marTop w:val="0"/>
                  <w:marBottom w:val="0"/>
                  <w:divBdr>
                    <w:top w:val="none" w:sz="0" w:space="0" w:color="auto"/>
                    <w:left w:val="none" w:sz="0" w:space="0" w:color="auto"/>
                    <w:bottom w:val="none" w:sz="0" w:space="0" w:color="auto"/>
                    <w:right w:val="none" w:sz="0" w:space="0" w:color="auto"/>
                  </w:divBdr>
                </w:div>
                <w:div w:id="1527864130">
                  <w:marLeft w:val="0"/>
                  <w:marRight w:val="0"/>
                  <w:marTop w:val="0"/>
                  <w:marBottom w:val="0"/>
                  <w:divBdr>
                    <w:top w:val="none" w:sz="0" w:space="0" w:color="auto"/>
                    <w:left w:val="none" w:sz="0" w:space="0" w:color="auto"/>
                    <w:bottom w:val="none" w:sz="0" w:space="0" w:color="auto"/>
                    <w:right w:val="none" w:sz="0" w:space="0" w:color="auto"/>
                  </w:divBdr>
                </w:div>
                <w:div w:id="1530341290">
                  <w:marLeft w:val="0"/>
                  <w:marRight w:val="0"/>
                  <w:marTop w:val="0"/>
                  <w:marBottom w:val="0"/>
                  <w:divBdr>
                    <w:top w:val="none" w:sz="0" w:space="0" w:color="auto"/>
                    <w:left w:val="none" w:sz="0" w:space="0" w:color="auto"/>
                    <w:bottom w:val="none" w:sz="0" w:space="0" w:color="auto"/>
                    <w:right w:val="none" w:sz="0" w:space="0" w:color="auto"/>
                  </w:divBdr>
                </w:div>
                <w:div w:id="1531382738">
                  <w:marLeft w:val="0"/>
                  <w:marRight w:val="0"/>
                  <w:marTop w:val="0"/>
                  <w:marBottom w:val="0"/>
                  <w:divBdr>
                    <w:top w:val="none" w:sz="0" w:space="0" w:color="auto"/>
                    <w:left w:val="none" w:sz="0" w:space="0" w:color="auto"/>
                    <w:bottom w:val="none" w:sz="0" w:space="0" w:color="auto"/>
                    <w:right w:val="none" w:sz="0" w:space="0" w:color="auto"/>
                  </w:divBdr>
                </w:div>
                <w:div w:id="1531603109">
                  <w:marLeft w:val="0"/>
                  <w:marRight w:val="0"/>
                  <w:marTop w:val="0"/>
                  <w:marBottom w:val="0"/>
                  <w:divBdr>
                    <w:top w:val="none" w:sz="0" w:space="0" w:color="auto"/>
                    <w:left w:val="none" w:sz="0" w:space="0" w:color="auto"/>
                    <w:bottom w:val="none" w:sz="0" w:space="0" w:color="auto"/>
                    <w:right w:val="none" w:sz="0" w:space="0" w:color="auto"/>
                  </w:divBdr>
                </w:div>
                <w:div w:id="1532181573">
                  <w:marLeft w:val="0"/>
                  <w:marRight w:val="0"/>
                  <w:marTop w:val="0"/>
                  <w:marBottom w:val="0"/>
                  <w:divBdr>
                    <w:top w:val="none" w:sz="0" w:space="0" w:color="auto"/>
                    <w:left w:val="none" w:sz="0" w:space="0" w:color="auto"/>
                    <w:bottom w:val="none" w:sz="0" w:space="0" w:color="auto"/>
                    <w:right w:val="none" w:sz="0" w:space="0" w:color="auto"/>
                  </w:divBdr>
                </w:div>
                <w:div w:id="1532914840">
                  <w:marLeft w:val="0"/>
                  <w:marRight w:val="0"/>
                  <w:marTop w:val="0"/>
                  <w:marBottom w:val="0"/>
                  <w:divBdr>
                    <w:top w:val="none" w:sz="0" w:space="0" w:color="auto"/>
                    <w:left w:val="none" w:sz="0" w:space="0" w:color="auto"/>
                    <w:bottom w:val="none" w:sz="0" w:space="0" w:color="auto"/>
                    <w:right w:val="none" w:sz="0" w:space="0" w:color="auto"/>
                  </w:divBdr>
                </w:div>
                <w:div w:id="1535120420">
                  <w:marLeft w:val="0"/>
                  <w:marRight w:val="0"/>
                  <w:marTop w:val="0"/>
                  <w:marBottom w:val="0"/>
                  <w:divBdr>
                    <w:top w:val="none" w:sz="0" w:space="0" w:color="auto"/>
                    <w:left w:val="none" w:sz="0" w:space="0" w:color="auto"/>
                    <w:bottom w:val="none" w:sz="0" w:space="0" w:color="auto"/>
                    <w:right w:val="none" w:sz="0" w:space="0" w:color="auto"/>
                  </w:divBdr>
                </w:div>
                <w:div w:id="1538156925">
                  <w:marLeft w:val="0"/>
                  <w:marRight w:val="0"/>
                  <w:marTop w:val="0"/>
                  <w:marBottom w:val="0"/>
                  <w:divBdr>
                    <w:top w:val="none" w:sz="0" w:space="0" w:color="auto"/>
                    <w:left w:val="none" w:sz="0" w:space="0" w:color="auto"/>
                    <w:bottom w:val="none" w:sz="0" w:space="0" w:color="auto"/>
                    <w:right w:val="none" w:sz="0" w:space="0" w:color="auto"/>
                  </w:divBdr>
                </w:div>
                <w:div w:id="1538859988">
                  <w:marLeft w:val="0"/>
                  <w:marRight w:val="0"/>
                  <w:marTop w:val="0"/>
                  <w:marBottom w:val="0"/>
                  <w:divBdr>
                    <w:top w:val="none" w:sz="0" w:space="0" w:color="auto"/>
                    <w:left w:val="none" w:sz="0" w:space="0" w:color="auto"/>
                    <w:bottom w:val="none" w:sz="0" w:space="0" w:color="auto"/>
                    <w:right w:val="none" w:sz="0" w:space="0" w:color="auto"/>
                  </w:divBdr>
                </w:div>
                <w:div w:id="1541014483">
                  <w:marLeft w:val="0"/>
                  <w:marRight w:val="0"/>
                  <w:marTop w:val="0"/>
                  <w:marBottom w:val="0"/>
                  <w:divBdr>
                    <w:top w:val="none" w:sz="0" w:space="0" w:color="auto"/>
                    <w:left w:val="none" w:sz="0" w:space="0" w:color="auto"/>
                    <w:bottom w:val="none" w:sz="0" w:space="0" w:color="auto"/>
                    <w:right w:val="none" w:sz="0" w:space="0" w:color="auto"/>
                  </w:divBdr>
                </w:div>
                <w:div w:id="1541866894">
                  <w:marLeft w:val="0"/>
                  <w:marRight w:val="0"/>
                  <w:marTop w:val="0"/>
                  <w:marBottom w:val="0"/>
                  <w:divBdr>
                    <w:top w:val="none" w:sz="0" w:space="0" w:color="auto"/>
                    <w:left w:val="none" w:sz="0" w:space="0" w:color="auto"/>
                    <w:bottom w:val="none" w:sz="0" w:space="0" w:color="auto"/>
                    <w:right w:val="none" w:sz="0" w:space="0" w:color="auto"/>
                  </w:divBdr>
                </w:div>
                <w:div w:id="1544441854">
                  <w:marLeft w:val="0"/>
                  <w:marRight w:val="0"/>
                  <w:marTop w:val="0"/>
                  <w:marBottom w:val="0"/>
                  <w:divBdr>
                    <w:top w:val="none" w:sz="0" w:space="0" w:color="auto"/>
                    <w:left w:val="none" w:sz="0" w:space="0" w:color="auto"/>
                    <w:bottom w:val="none" w:sz="0" w:space="0" w:color="auto"/>
                    <w:right w:val="none" w:sz="0" w:space="0" w:color="auto"/>
                  </w:divBdr>
                </w:div>
                <w:div w:id="1544749497">
                  <w:marLeft w:val="0"/>
                  <w:marRight w:val="0"/>
                  <w:marTop w:val="0"/>
                  <w:marBottom w:val="0"/>
                  <w:divBdr>
                    <w:top w:val="none" w:sz="0" w:space="0" w:color="auto"/>
                    <w:left w:val="none" w:sz="0" w:space="0" w:color="auto"/>
                    <w:bottom w:val="none" w:sz="0" w:space="0" w:color="auto"/>
                    <w:right w:val="none" w:sz="0" w:space="0" w:color="auto"/>
                  </w:divBdr>
                </w:div>
                <w:div w:id="1545362000">
                  <w:marLeft w:val="0"/>
                  <w:marRight w:val="0"/>
                  <w:marTop w:val="0"/>
                  <w:marBottom w:val="0"/>
                  <w:divBdr>
                    <w:top w:val="none" w:sz="0" w:space="0" w:color="auto"/>
                    <w:left w:val="none" w:sz="0" w:space="0" w:color="auto"/>
                    <w:bottom w:val="none" w:sz="0" w:space="0" w:color="auto"/>
                    <w:right w:val="none" w:sz="0" w:space="0" w:color="auto"/>
                  </w:divBdr>
                </w:div>
                <w:div w:id="1546016867">
                  <w:marLeft w:val="0"/>
                  <w:marRight w:val="0"/>
                  <w:marTop w:val="0"/>
                  <w:marBottom w:val="0"/>
                  <w:divBdr>
                    <w:top w:val="none" w:sz="0" w:space="0" w:color="auto"/>
                    <w:left w:val="none" w:sz="0" w:space="0" w:color="auto"/>
                    <w:bottom w:val="none" w:sz="0" w:space="0" w:color="auto"/>
                    <w:right w:val="none" w:sz="0" w:space="0" w:color="auto"/>
                  </w:divBdr>
                </w:div>
                <w:div w:id="1546478747">
                  <w:marLeft w:val="0"/>
                  <w:marRight w:val="0"/>
                  <w:marTop w:val="0"/>
                  <w:marBottom w:val="0"/>
                  <w:divBdr>
                    <w:top w:val="none" w:sz="0" w:space="0" w:color="auto"/>
                    <w:left w:val="none" w:sz="0" w:space="0" w:color="auto"/>
                    <w:bottom w:val="none" w:sz="0" w:space="0" w:color="auto"/>
                    <w:right w:val="none" w:sz="0" w:space="0" w:color="auto"/>
                  </w:divBdr>
                </w:div>
                <w:div w:id="1546525702">
                  <w:marLeft w:val="0"/>
                  <w:marRight w:val="0"/>
                  <w:marTop w:val="0"/>
                  <w:marBottom w:val="0"/>
                  <w:divBdr>
                    <w:top w:val="none" w:sz="0" w:space="0" w:color="auto"/>
                    <w:left w:val="none" w:sz="0" w:space="0" w:color="auto"/>
                    <w:bottom w:val="none" w:sz="0" w:space="0" w:color="auto"/>
                    <w:right w:val="none" w:sz="0" w:space="0" w:color="auto"/>
                  </w:divBdr>
                </w:div>
                <w:div w:id="1546677752">
                  <w:marLeft w:val="0"/>
                  <w:marRight w:val="0"/>
                  <w:marTop w:val="0"/>
                  <w:marBottom w:val="0"/>
                  <w:divBdr>
                    <w:top w:val="none" w:sz="0" w:space="0" w:color="auto"/>
                    <w:left w:val="none" w:sz="0" w:space="0" w:color="auto"/>
                    <w:bottom w:val="none" w:sz="0" w:space="0" w:color="auto"/>
                    <w:right w:val="none" w:sz="0" w:space="0" w:color="auto"/>
                  </w:divBdr>
                </w:div>
                <w:div w:id="1550068767">
                  <w:marLeft w:val="0"/>
                  <w:marRight w:val="0"/>
                  <w:marTop w:val="0"/>
                  <w:marBottom w:val="0"/>
                  <w:divBdr>
                    <w:top w:val="none" w:sz="0" w:space="0" w:color="auto"/>
                    <w:left w:val="none" w:sz="0" w:space="0" w:color="auto"/>
                    <w:bottom w:val="none" w:sz="0" w:space="0" w:color="auto"/>
                    <w:right w:val="none" w:sz="0" w:space="0" w:color="auto"/>
                  </w:divBdr>
                </w:div>
                <w:div w:id="1551114476">
                  <w:marLeft w:val="0"/>
                  <w:marRight w:val="0"/>
                  <w:marTop w:val="0"/>
                  <w:marBottom w:val="0"/>
                  <w:divBdr>
                    <w:top w:val="none" w:sz="0" w:space="0" w:color="auto"/>
                    <w:left w:val="none" w:sz="0" w:space="0" w:color="auto"/>
                    <w:bottom w:val="none" w:sz="0" w:space="0" w:color="auto"/>
                    <w:right w:val="none" w:sz="0" w:space="0" w:color="auto"/>
                  </w:divBdr>
                </w:div>
                <w:div w:id="1556116196">
                  <w:marLeft w:val="0"/>
                  <w:marRight w:val="0"/>
                  <w:marTop w:val="0"/>
                  <w:marBottom w:val="0"/>
                  <w:divBdr>
                    <w:top w:val="none" w:sz="0" w:space="0" w:color="auto"/>
                    <w:left w:val="none" w:sz="0" w:space="0" w:color="auto"/>
                    <w:bottom w:val="none" w:sz="0" w:space="0" w:color="auto"/>
                    <w:right w:val="none" w:sz="0" w:space="0" w:color="auto"/>
                  </w:divBdr>
                </w:div>
                <w:div w:id="1556431996">
                  <w:marLeft w:val="0"/>
                  <w:marRight w:val="0"/>
                  <w:marTop w:val="0"/>
                  <w:marBottom w:val="0"/>
                  <w:divBdr>
                    <w:top w:val="none" w:sz="0" w:space="0" w:color="auto"/>
                    <w:left w:val="none" w:sz="0" w:space="0" w:color="auto"/>
                    <w:bottom w:val="none" w:sz="0" w:space="0" w:color="auto"/>
                    <w:right w:val="none" w:sz="0" w:space="0" w:color="auto"/>
                  </w:divBdr>
                </w:div>
                <w:div w:id="1557161059">
                  <w:marLeft w:val="0"/>
                  <w:marRight w:val="0"/>
                  <w:marTop w:val="0"/>
                  <w:marBottom w:val="0"/>
                  <w:divBdr>
                    <w:top w:val="none" w:sz="0" w:space="0" w:color="auto"/>
                    <w:left w:val="none" w:sz="0" w:space="0" w:color="auto"/>
                    <w:bottom w:val="none" w:sz="0" w:space="0" w:color="auto"/>
                    <w:right w:val="none" w:sz="0" w:space="0" w:color="auto"/>
                  </w:divBdr>
                </w:div>
                <w:div w:id="1558929628">
                  <w:marLeft w:val="0"/>
                  <w:marRight w:val="0"/>
                  <w:marTop w:val="0"/>
                  <w:marBottom w:val="0"/>
                  <w:divBdr>
                    <w:top w:val="none" w:sz="0" w:space="0" w:color="auto"/>
                    <w:left w:val="none" w:sz="0" w:space="0" w:color="auto"/>
                    <w:bottom w:val="none" w:sz="0" w:space="0" w:color="auto"/>
                    <w:right w:val="none" w:sz="0" w:space="0" w:color="auto"/>
                  </w:divBdr>
                </w:div>
                <w:div w:id="1559710048">
                  <w:marLeft w:val="0"/>
                  <w:marRight w:val="0"/>
                  <w:marTop w:val="0"/>
                  <w:marBottom w:val="0"/>
                  <w:divBdr>
                    <w:top w:val="none" w:sz="0" w:space="0" w:color="auto"/>
                    <w:left w:val="none" w:sz="0" w:space="0" w:color="auto"/>
                    <w:bottom w:val="none" w:sz="0" w:space="0" w:color="auto"/>
                    <w:right w:val="none" w:sz="0" w:space="0" w:color="auto"/>
                  </w:divBdr>
                </w:div>
                <w:div w:id="1560631706">
                  <w:marLeft w:val="0"/>
                  <w:marRight w:val="0"/>
                  <w:marTop w:val="0"/>
                  <w:marBottom w:val="0"/>
                  <w:divBdr>
                    <w:top w:val="none" w:sz="0" w:space="0" w:color="auto"/>
                    <w:left w:val="none" w:sz="0" w:space="0" w:color="auto"/>
                    <w:bottom w:val="none" w:sz="0" w:space="0" w:color="auto"/>
                    <w:right w:val="none" w:sz="0" w:space="0" w:color="auto"/>
                  </w:divBdr>
                </w:div>
                <w:div w:id="1563523347">
                  <w:marLeft w:val="0"/>
                  <w:marRight w:val="0"/>
                  <w:marTop w:val="0"/>
                  <w:marBottom w:val="0"/>
                  <w:divBdr>
                    <w:top w:val="none" w:sz="0" w:space="0" w:color="auto"/>
                    <w:left w:val="none" w:sz="0" w:space="0" w:color="auto"/>
                    <w:bottom w:val="none" w:sz="0" w:space="0" w:color="auto"/>
                    <w:right w:val="none" w:sz="0" w:space="0" w:color="auto"/>
                  </w:divBdr>
                </w:div>
                <w:div w:id="1564295055">
                  <w:marLeft w:val="0"/>
                  <w:marRight w:val="0"/>
                  <w:marTop w:val="0"/>
                  <w:marBottom w:val="0"/>
                  <w:divBdr>
                    <w:top w:val="none" w:sz="0" w:space="0" w:color="auto"/>
                    <w:left w:val="none" w:sz="0" w:space="0" w:color="auto"/>
                    <w:bottom w:val="none" w:sz="0" w:space="0" w:color="auto"/>
                    <w:right w:val="none" w:sz="0" w:space="0" w:color="auto"/>
                  </w:divBdr>
                </w:div>
                <w:div w:id="1564557562">
                  <w:marLeft w:val="0"/>
                  <w:marRight w:val="0"/>
                  <w:marTop w:val="0"/>
                  <w:marBottom w:val="0"/>
                  <w:divBdr>
                    <w:top w:val="none" w:sz="0" w:space="0" w:color="auto"/>
                    <w:left w:val="none" w:sz="0" w:space="0" w:color="auto"/>
                    <w:bottom w:val="none" w:sz="0" w:space="0" w:color="auto"/>
                    <w:right w:val="none" w:sz="0" w:space="0" w:color="auto"/>
                  </w:divBdr>
                </w:div>
                <w:div w:id="1569805923">
                  <w:marLeft w:val="0"/>
                  <w:marRight w:val="0"/>
                  <w:marTop w:val="0"/>
                  <w:marBottom w:val="0"/>
                  <w:divBdr>
                    <w:top w:val="none" w:sz="0" w:space="0" w:color="auto"/>
                    <w:left w:val="none" w:sz="0" w:space="0" w:color="auto"/>
                    <w:bottom w:val="none" w:sz="0" w:space="0" w:color="auto"/>
                    <w:right w:val="none" w:sz="0" w:space="0" w:color="auto"/>
                  </w:divBdr>
                </w:div>
                <w:div w:id="1572236427">
                  <w:marLeft w:val="0"/>
                  <w:marRight w:val="0"/>
                  <w:marTop w:val="0"/>
                  <w:marBottom w:val="0"/>
                  <w:divBdr>
                    <w:top w:val="none" w:sz="0" w:space="0" w:color="auto"/>
                    <w:left w:val="none" w:sz="0" w:space="0" w:color="auto"/>
                    <w:bottom w:val="none" w:sz="0" w:space="0" w:color="auto"/>
                    <w:right w:val="none" w:sz="0" w:space="0" w:color="auto"/>
                  </w:divBdr>
                </w:div>
                <w:div w:id="1574662047">
                  <w:marLeft w:val="0"/>
                  <w:marRight w:val="0"/>
                  <w:marTop w:val="0"/>
                  <w:marBottom w:val="0"/>
                  <w:divBdr>
                    <w:top w:val="none" w:sz="0" w:space="0" w:color="auto"/>
                    <w:left w:val="none" w:sz="0" w:space="0" w:color="auto"/>
                    <w:bottom w:val="none" w:sz="0" w:space="0" w:color="auto"/>
                    <w:right w:val="none" w:sz="0" w:space="0" w:color="auto"/>
                  </w:divBdr>
                </w:div>
                <w:div w:id="1574968962">
                  <w:marLeft w:val="0"/>
                  <w:marRight w:val="0"/>
                  <w:marTop w:val="0"/>
                  <w:marBottom w:val="0"/>
                  <w:divBdr>
                    <w:top w:val="none" w:sz="0" w:space="0" w:color="auto"/>
                    <w:left w:val="none" w:sz="0" w:space="0" w:color="auto"/>
                    <w:bottom w:val="none" w:sz="0" w:space="0" w:color="auto"/>
                    <w:right w:val="none" w:sz="0" w:space="0" w:color="auto"/>
                  </w:divBdr>
                </w:div>
                <w:div w:id="1577714134">
                  <w:marLeft w:val="0"/>
                  <w:marRight w:val="0"/>
                  <w:marTop w:val="0"/>
                  <w:marBottom w:val="0"/>
                  <w:divBdr>
                    <w:top w:val="none" w:sz="0" w:space="0" w:color="auto"/>
                    <w:left w:val="none" w:sz="0" w:space="0" w:color="auto"/>
                    <w:bottom w:val="none" w:sz="0" w:space="0" w:color="auto"/>
                    <w:right w:val="none" w:sz="0" w:space="0" w:color="auto"/>
                  </w:divBdr>
                </w:div>
                <w:div w:id="1587879144">
                  <w:marLeft w:val="0"/>
                  <w:marRight w:val="0"/>
                  <w:marTop w:val="0"/>
                  <w:marBottom w:val="0"/>
                  <w:divBdr>
                    <w:top w:val="none" w:sz="0" w:space="0" w:color="auto"/>
                    <w:left w:val="none" w:sz="0" w:space="0" w:color="auto"/>
                    <w:bottom w:val="none" w:sz="0" w:space="0" w:color="auto"/>
                    <w:right w:val="none" w:sz="0" w:space="0" w:color="auto"/>
                  </w:divBdr>
                </w:div>
                <w:div w:id="1589191171">
                  <w:marLeft w:val="0"/>
                  <w:marRight w:val="0"/>
                  <w:marTop w:val="0"/>
                  <w:marBottom w:val="0"/>
                  <w:divBdr>
                    <w:top w:val="none" w:sz="0" w:space="0" w:color="auto"/>
                    <w:left w:val="none" w:sz="0" w:space="0" w:color="auto"/>
                    <w:bottom w:val="none" w:sz="0" w:space="0" w:color="auto"/>
                    <w:right w:val="none" w:sz="0" w:space="0" w:color="auto"/>
                  </w:divBdr>
                </w:div>
                <w:div w:id="1591887300">
                  <w:marLeft w:val="0"/>
                  <w:marRight w:val="0"/>
                  <w:marTop w:val="0"/>
                  <w:marBottom w:val="0"/>
                  <w:divBdr>
                    <w:top w:val="none" w:sz="0" w:space="0" w:color="auto"/>
                    <w:left w:val="none" w:sz="0" w:space="0" w:color="auto"/>
                    <w:bottom w:val="none" w:sz="0" w:space="0" w:color="auto"/>
                    <w:right w:val="none" w:sz="0" w:space="0" w:color="auto"/>
                  </w:divBdr>
                </w:div>
                <w:div w:id="1598518672">
                  <w:marLeft w:val="0"/>
                  <w:marRight w:val="0"/>
                  <w:marTop w:val="0"/>
                  <w:marBottom w:val="0"/>
                  <w:divBdr>
                    <w:top w:val="none" w:sz="0" w:space="0" w:color="auto"/>
                    <w:left w:val="none" w:sz="0" w:space="0" w:color="auto"/>
                    <w:bottom w:val="none" w:sz="0" w:space="0" w:color="auto"/>
                    <w:right w:val="none" w:sz="0" w:space="0" w:color="auto"/>
                  </w:divBdr>
                </w:div>
                <w:div w:id="1601520645">
                  <w:marLeft w:val="0"/>
                  <w:marRight w:val="0"/>
                  <w:marTop w:val="0"/>
                  <w:marBottom w:val="0"/>
                  <w:divBdr>
                    <w:top w:val="none" w:sz="0" w:space="0" w:color="auto"/>
                    <w:left w:val="none" w:sz="0" w:space="0" w:color="auto"/>
                    <w:bottom w:val="none" w:sz="0" w:space="0" w:color="auto"/>
                    <w:right w:val="none" w:sz="0" w:space="0" w:color="auto"/>
                  </w:divBdr>
                </w:div>
                <w:div w:id="1605723368">
                  <w:marLeft w:val="0"/>
                  <w:marRight w:val="0"/>
                  <w:marTop w:val="0"/>
                  <w:marBottom w:val="0"/>
                  <w:divBdr>
                    <w:top w:val="none" w:sz="0" w:space="0" w:color="auto"/>
                    <w:left w:val="none" w:sz="0" w:space="0" w:color="auto"/>
                    <w:bottom w:val="none" w:sz="0" w:space="0" w:color="auto"/>
                    <w:right w:val="none" w:sz="0" w:space="0" w:color="auto"/>
                  </w:divBdr>
                </w:div>
                <w:div w:id="1605916084">
                  <w:marLeft w:val="0"/>
                  <w:marRight w:val="0"/>
                  <w:marTop w:val="0"/>
                  <w:marBottom w:val="0"/>
                  <w:divBdr>
                    <w:top w:val="none" w:sz="0" w:space="0" w:color="auto"/>
                    <w:left w:val="none" w:sz="0" w:space="0" w:color="auto"/>
                    <w:bottom w:val="none" w:sz="0" w:space="0" w:color="auto"/>
                    <w:right w:val="none" w:sz="0" w:space="0" w:color="auto"/>
                  </w:divBdr>
                </w:div>
                <w:div w:id="1607541076">
                  <w:marLeft w:val="0"/>
                  <w:marRight w:val="0"/>
                  <w:marTop w:val="0"/>
                  <w:marBottom w:val="0"/>
                  <w:divBdr>
                    <w:top w:val="none" w:sz="0" w:space="0" w:color="auto"/>
                    <w:left w:val="none" w:sz="0" w:space="0" w:color="auto"/>
                    <w:bottom w:val="none" w:sz="0" w:space="0" w:color="auto"/>
                    <w:right w:val="none" w:sz="0" w:space="0" w:color="auto"/>
                  </w:divBdr>
                </w:div>
                <w:div w:id="1609120550">
                  <w:marLeft w:val="0"/>
                  <w:marRight w:val="0"/>
                  <w:marTop w:val="0"/>
                  <w:marBottom w:val="0"/>
                  <w:divBdr>
                    <w:top w:val="none" w:sz="0" w:space="0" w:color="auto"/>
                    <w:left w:val="none" w:sz="0" w:space="0" w:color="auto"/>
                    <w:bottom w:val="none" w:sz="0" w:space="0" w:color="auto"/>
                    <w:right w:val="none" w:sz="0" w:space="0" w:color="auto"/>
                  </w:divBdr>
                </w:div>
                <w:div w:id="1611084277">
                  <w:marLeft w:val="0"/>
                  <w:marRight w:val="0"/>
                  <w:marTop w:val="0"/>
                  <w:marBottom w:val="0"/>
                  <w:divBdr>
                    <w:top w:val="none" w:sz="0" w:space="0" w:color="auto"/>
                    <w:left w:val="none" w:sz="0" w:space="0" w:color="auto"/>
                    <w:bottom w:val="none" w:sz="0" w:space="0" w:color="auto"/>
                    <w:right w:val="none" w:sz="0" w:space="0" w:color="auto"/>
                  </w:divBdr>
                </w:div>
                <w:div w:id="1611203073">
                  <w:marLeft w:val="0"/>
                  <w:marRight w:val="0"/>
                  <w:marTop w:val="0"/>
                  <w:marBottom w:val="0"/>
                  <w:divBdr>
                    <w:top w:val="none" w:sz="0" w:space="0" w:color="auto"/>
                    <w:left w:val="none" w:sz="0" w:space="0" w:color="auto"/>
                    <w:bottom w:val="none" w:sz="0" w:space="0" w:color="auto"/>
                    <w:right w:val="none" w:sz="0" w:space="0" w:color="auto"/>
                  </w:divBdr>
                </w:div>
                <w:div w:id="1611470568">
                  <w:marLeft w:val="0"/>
                  <w:marRight w:val="0"/>
                  <w:marTop w:val="0"/>
                  <w:marBottom w:val="0"/>
                  <w:divBdr>
                    <w:top w:val="none" w:sz="0" w:space="0" w:color="auto"/>
                    <w:left w:val="none" w:sz="0" w:space="0" w:color="auto"/>
                    <w:bottom w:val="none" w:sz="0" w:space="0" w:color="auto"/>
                    <w:right w:val="none" w:sz="0" w:space="0" w:color="auto"/>
                  </w:divBdr>
                </w:div>
                <w:div w:id="1612518126">
                  <w:marLeft w:val="0"/>
                  <w:marRight w:val="0"/>
                  <w:marTop w:val="0"/>
                  <w:marBottom w:val="0"/>
                  <w:divBdr>
                    <w:top w:val="none" w:sz="0" w:space="0" w:color="auto"/>
                    <w:left w:val="none" w:sz="0" w:space="0" w:color="auto"/>
                    <w:bottom w:val="none" w:sz="0" w:space="0" w:color="auto"/>
                    <w:right w:val="none" w:sz="0" w:space="0" w:color="auto"/>
                  </w:divBdr>
                </w:div>
                <w:div w:id="1614629737">
                  <w:marLeft w:val="0"/>
                  <w:marRight w:val="0"/>
                  <w:marTop w:val="0"/>
                  <w:marBottom w:val="0"/>
                  <w:divBdr>
                    <w:top w:val="none" w:sz="0" w:space="0" w:color="auto"/>
                    <w:left w:val="none" w:sz="0" w:space="0" w:color="auto"/>
                    <w:bottom w:val="none" w:sz="0" w:space="0" w:color="auto"/>
                    <w:right w:val="none" w:sz="0" w:space="0" w:color="auto"/>
                  </w:divBdr>
                </w:div>
                <w:div w:id="1619753239">
                  <w:marLeft w:val="0"/>
                  <w:marRight w:val="0"/>
                  <w:marTop w:val="0"/>
                  <w:marBottom w:val="0"/>
                  <w:divBdr>
                    <w:top w:val="none" w:sz="0" w:space="0" w:color="auto"/>
                    <w:left w:val="none" w:sz="0" w:space="0" w:color="auto"/>
                    <w:bottom w:val="none" w:sz="0" w:space="0" w:color="auto"/>
                    <w:right w:val="none" w:sz="0" w:space="0" w:color="auto"/>
                  </w:divBdr>
                </w:div>
                <w:div w:id="1626035586">
                  <w:marLeft w:val="0"/>
                  <w:marRight w:val="0"/>
                  <w:marTop w:val="0"/>
                  <w:marBottom w:val="0"/>
                  <w:divBdr>
                    <w:top w:val="none" w:sz="0" w:space="0" w:color="auto"/>
                    <w:left w:val="none" w:sz="0" w:space="0" w:color="auto"/>
                    <w:bottom w:val="none" w:sz="0" w:space="0" w:color="auto"/>
                    <w:right w:val="none" w:sz="0" w:space="0" w:color="auto"/>
                  </w:divBdr>
                </w:div>
                <w:div w:id="1628781429">
                  <w:marLeft w:val="0"/>
                  <w:marRight w:val="0"/>
                  <w:marTop w:val="0"/>
                  <w:marBottom w:val="0"/>
                  <w:divBdr>
                    <w:top w:val="none" w:sz="0" w:space="0" w:color="auto"/>
                    <w:left w:val="none" w:sz="0" w:space="0" w:color="auto"/>
                    <w:bottom w:val="none" w:sz="0" w:space="0" w:color="auto"/>
                    <w:right w:val="none" w:sz="0" w:space="0" w:color="auto"/>
                  </w:divBdr>
                </w:div>
                <w:div w:id="1633251625">
                  <w:marLeft w:val="0"/>
                  <w:marRight w:val="0"/>
                  <w:marTop w:val="0"/>
                  <w:marBottom w:val="0"/>
                  <w:divBdr>
                    <w:top w:val="none" w:sz="0" w:space="0" w:color="auto"/>
                    <w:left w:val="none" w:sz="0" w:space="0" w:color="auto"/>
                    <w:bottom w:val="none" w:sz="0" w:space="0" w:color="auto"/>
                    <w:right w:val="none" w:sz="0" w:space="0" w:color="auto"/>
                  </w:divBdr>
                </w:div>
                <w:div w:id="1635938586">
                  <w:marLeft w:val="0"/>
                  <w:marRight w:val="0"/>
                  <w:marTop w:val="0"/>
                  <w:marBottom w:val="0"/>
                  <w:divBdr>
                    <w:top w:val="none" w:sz="0" w:space="0" w:color="auto"/>
                    <w:left w:val="none" w:sz="0" w:space="0" w:color="auto"/>
                    <w:bottom w:val="none" w:sz="0" w:space="0" w:color="auto"/>
                    <w:right w:val="none" w:sz="0" w:space="0" w:color="auto"/>
                  </w:divBdr>
                </w:div>
                <w:div w:id="1636721339">
                  <w:marLeft w:val="0"/>
                  <w:marRight w:val="0"/>
                  <w:marTop w:val="0"/>
                  <w:marBottom w:val="0"/>
                  <w:divBdr>
                    <w:top w:val="none" w:sz="0" w:space="0" w:color="auto"/>
                    <w:left w:val="none" w:sz="0" w:space="0" w:color="auto"/>
                    <w:bottom w:val="none" w:sz="0" w:space="0" w:color="auto"/>
                    <w:right w:val="none" w:sz="0" w:space="0" w:color="auto"/>
                  </w:divBdr>
                </w:div>
                <w:div w:id="1637837951">
                  <w:marLeft w:val="0"/>
                  <w:marRight w:val="0"/>
                  <w:marTop w:val="0"/>
                  <w:marBottom w:val="0"/>
                  <w:divBdr>
                    <w:top w:val="none" w:sz="0" w:space="0" w:color="auto"/>
                    <w:left w:val="none" w:sz="0" w:space="0" w:color="auto"/>
                    <w:bottom w:val="none" w:sz="0" w:space="0" w:color="auto"/>
                    <w:right w:val="none" w:sz="0" w:space="0" w:color="auto"/>
                  </w:divBdr>
                </w:div>
                <w:div w:id="1639919867">
                  <w:marLeft w:val="0"/>
                  <w:marRight w:val="0"/>
                  <w:marTop w:val="0"/>
                  <w:marBottom w:val="0"/>
                  <w:divBdr>
                    <w:top w:val="none" w:sz="0" w:space="0" w:color="auto"/>
                    <w:left w:val="none" w:sz="0" w:space="0" w:color="auto"/>
                    <w:bottom w:val="none" w:sz="0" w:space="0" w:color="auto"/>
                    <w:right w:val="none" w:sz="0" w:space="0" w:color="auto"/>
                  </w:divBdr>
                </w:div>
                <w:div w:id="1643342877">
                  <w:marLeft w:val="0"/>
                  <w:marRight w:val="0"/>
                  <w:marTop w:val="0"/>
                  <w:marBottom w:val="0"/>
                  <w:divBdr>
                    <w:top w:val="none" w:sz="0" w:space="0" w:color="auto"/>
                    <w:left w:val="none" w:sz="0" w:space="0" w:color="auto"/>
                    <w:bottom w:val="none" w:sz="0" w:space="0" w:color="auto"/>
                    <w:right w:val="none" w:sz="0" w:space="0" w:color="auto"/>
                  </w:divBdr>
                </w:div>
                <w:div w:id="1643652952">
                  <w:marLeft w:val="0"/>
                  <w:marRight w:val="0"/>
                  <w:marTop w:val="0"/>
                  <w:marBottom w:val="0"/>
                  <w:divBdr>
                    <w:top w:val="none" w:sz="0" w:space="0" w:color="auto"/>
                    <w:left w:val="none" w:sz="0" w:space="0" w:color="auto"/>
                    <w:bottom w:val="none" w:sz="0" w:space="0" w:color="auto"/>
                    <w:right w:val="none" w:sz="0" w:space="0" w:color="auto"/>
                  </w:divBdr>
                </w:div>
                <w:div w:id="1644045754">
                  <w:marLeft w:val="0"/>
                  <w:marRight w:val="0"/>
                  <w:marTop w:val="0"/>
                  <w:marBottom w:val="0"/>
                  <w:divBdr>
                    <w:top w:val="none" w:sz="0" w:space="0" w:color="auto"/>
                    <w:left w:val="none" w:sz="0" w:space="0" w:color="auto"/>
                    <w:bottom w:val="none" w:sz="0" w:space="0" w:color="auto"/>
                    <w:right w:val="none" w:sz="0" w:space="0" w:color="auto"/>
                  </w:divBdr>
                </w:div>
                <w:div w:id="1649824388">
                  <w:marLeft w:val="0"/>
                  <w:marRight w:val="0"/>
                  <w:marTop w:val="0"/>
                  <w:marBottom w:val="0"/>
                  <w:divBdr>
                    <w:top w:val="none" w:sz="0" w:space="0" w:color="auto"/>
                    <w:left w:val="none" w:sz="0" w:space="0" w:color="auto"/>
                    <w:bottom w:val="none" w:sz="0" w:space="0" w:color="auto"/>
                    <w:right w:val="none" w:sz="0" w:space="0" w:color="auto"/>
                  </w:divBdr>
                </w:div>
                <w:div w:id="1650356017">
                  <w:marLeft w:val="0"/>
                  <w:marRight w:val="0"/>
                  <w:marTop w:val="0"/>
                  <w:marBottom w:val="0"/>
                  <w:divBdr>
                    <w:top w:val="none" w:sz="0" w:space="0" w:color="auto"/>
                    <w:left w:val="none" w:sz="0" w:space="0" w:color="auto"/>
                    <w:bottom w:val="none" w:sz="0" w:space="0" w:color="auto"/>
                    <w:right w:val="none" w:sz="0" w:space="0" w:color="auto"/>
                  </w:divBdr>
                </w:div>
                <w:div w:id="1650746433">
                  <w:marLeft w:val="0"/>
                  <w:marRight w:val="0"/>
                  <w:marTop w:val="0"/>
                  <w:marBottom w:val="0"/>
                  <w:divBdr>
                    <w:top w:val="none" w:sz="0" w:space="0" w:color="auto"/>
                    <w:left w:val="none" w:sz="0" w:space="0" w:color="auto"/>
                    <w:bottom w:val="none" w:sz="0" w:space="0" w:color="auto"/>
                    <w:right w:val="none" w:sz="0" w:space="0" w:color="auto"/>
                  </w:divBdr>
                </w:div>
                <w:div w:id="1651709239">
                  <w:marLeft w:val="0"/>
                  <w:marRight w:val="0"/>
                  <w:marTop w:val="0"/>
                  <w:marBottom w:val="0"/>
                  <w:divBdr>
                    <w:top w:val="none" w:sz="0" w:space="0" w:color="auto"/>
                    <w:left w:val="none" w:sz="0" w:space="0" w:color="auto"/>
                    <w:bottom w:val="none" w:sz="0" w:space="0" w:color="auto"/>
                    <w:right w:val="none" w:sz="0" w:space="0" w:color="auto"/>
                  </w:divBdr>
                </w:div>
                <w:div w:id="1651983842">
                  <w:marLeft w:val="0"/>
                  <w:marRight w:val="0"/>
                  <w:marTop w:val="0"/>
                  <w:marBottom w:val="0"/>
                  <w:divBdr>
                    <w:top w:val="none" w:sz="0" w:space="0" w:color="auto"/>
                    <w:left w:val="none" w:sz="0" w:space="0" w:color="auto"/>
                    <w:bottom w:val="none" w:sz="0" w:space="0" w:color="auto"/>
                    <w:right w:val="none" w:sz="0" w:space="0" w:color="auto"/>
                  </w:divBdr>
                </w:div>
                <w:div w:id="1652639067">
                  <w:marLeft w:val="0"/>
                  <w:marRight w:val="0"/>
                  <w:marTop w:val="0"/>
                  <w:marBottom w:val="0"/>
                  <w:divBdr>
                    <w:top w:val="none" w:sz="0" w:space="0" w:color="auto"/>
                    <w:left w:val="none" w:sz="0" w:space="0" w:color="auto"/>
                    <w:bottom w:val="none" w:sz="0" w:space="0" w:color="auto"/>
                    <w:right w:val="none" w:sz="0" w:space="0" w:color="auto"/>
                  </w:divBdr>
                </w:div>
                <w:div w:id="1654530724">
                  <w:marLeft w:val="0"/>
                  <w:marRight w:val="0"/>
                  <w:marTop w:val="0"/>
                  <w:marBottom w:val="0"/>
                  <w:divBdr>
                    <w:top w:val="none" w:sz="0" w:space="0" w:color="auto"/>
                    <w:left w:val="none" w:sz="0" w:space="0" w:color="auto"/>
                    <w:bottom w:val="none" w:sz="0" w:space="0" w:color="auto"/>
                    <w:right w:val="none" w:sz="0" w:space="0" w:color="auto"/>
                  </w:divBdr>
                </w:div>
                <w:div w:id="1655066005">
                  <w:marLeft w:val="0"/>
                  <w:marRight w:val="0"/>
                  <w:marTop w:val="0"/>
                  <w:marBottom w:val="0"/>
                  <w:divBdr>
                    <w:top w:val="none" w:sz="0" w:space="0" w:color="auto"/>
                    <w:left w:val="none" w:sz="0" w:space="0" w:color="auto"/>
                    <w:bottom w:val="none" w:sz="0" w:space="0" w:color="auto"/>
                    <w:right w:val="none" w:sz="0" w:space="0" w:color="auto"/>
                  </w:divBdr>
                </w:div>
                <w:div w:id="1655067179">
                  <w:marLeft w:val="0"/>
                  <w:marRight w:val="0"/>
                  <w:marTop w:val="0"/>
                  <w:marBottom w:val="0"/>
                  <w:divBdr>
                    <w:top w:val="none" w:sz="0" w:space="0" w:color="auto"/>
                    <w:left w:val="none" w:sz="0" w:space="0" w:color="auto"/>
                    <w:bottom w:val="none" w:sz="0" w:space="0" w:color="auto"/>
                    <w:right w:val="none" w:sz="0" w:space="0" w:color="auto"/>
                  </w:divBdr>
                </w:div>
                <w:div w:id="1655717353">
                  <w:marLeft w:val="0"/>
                  <w:marRight w:val="0"/>
                  <w:marTop w:val="0"/>
                  <w:marBottom w:val="0"/>
                  <w:divBdr>
                    <w:top w:val="none" w:sz="0" w:space="0" w:color="auto"/>
                    <w:left w:val="none" w:sz="0" w:space="0" w:color="auto"/>
                    <w:bottom w:val="none" w:sz="0" w:space="0" w:color="auto"/>
                    <w:right w:val="none" w:sz="0" w:space="0" w:color="auto"/>
                  </w:divBdr>
                </w:div>
                <w:div w:id="1656184922">
                  <w:marLeft w:val="0"/>
                  <w:marRight w:val="0"/>
                  <w:marTop w:val="0"/>
                  <w:marBottom w:val="0"/>
                  <w:divBdr>
                    <w:top w:val="none" w:sz="0" w:space="0" w:color="auto"/>
                    <w:left w:val="none" w:sz="0" w:space="0" w:color="auto"/>
                    <w:bottom w:val="none" w:sz="0" w:space="0" w:color="auto"/>
                    <w:right w:val="none" w:sz="0" w:space="0" w:color="auto"/>
                  </w:divBdr>
                </w:div>
                <w:div w:id="1658654767">
                  <w:marLeft w:val="0"/>
                  <w:marRight w:val="0"/>
                  <w:marTop w:val="0"/>
                  <w:marBottom w:val="0"/>
                  <w:divBdr>
                    <w:top w:val="none" w:sz="0" w:space="0" w:color="auto"/>
                    <w:left w:val="none" w:sz="0" w:space="0" w:color="auto"/>
                    <w:bottom w:val="none" w:sz="0" w:space="0" w:color="auto"/>
                    <w:right w:val="none" w:sz="0" w:space="0" w:color="auto"/>
                  </w:divBdr>
                </w:div>
                <w:div w:id="1664622936">
                  <w:marLeft w:val="0"/>
                  <w:marRight w:val="0"/>
                  <w:marTop w:val="0"/>
                  <w:marBottom w:val="0"/>
                  <w:divBdr>
                    <w:top w:val="none" w:sz="0" w:space="0" w:color="auto"/>
                    <w:left w:val="none" w:sz="0" w:space="0" w:color="auto"/>
                    <w:bottom w:val="none" w:sz="0" w:space="0" w:color="auto"/>
                    <w:right w:val="none" w:sz="0" w:space="0" w:color="auto"/>
                  </w:divBdr>
                </w:div>
                <w:div w:id="1664817500">
                  <w:marLeft w:val="0"/>
                  <w:marRight w:val="0"/>
                  <w:marTop w:val="0"/>
                  <w:marBottom w:val="0"/>
                  <w:divBdr>
                    <w:top w:val="none" w:sz="0" w:space="0" w:color="auto"/>
                    <w:left w:val="none" w:sz="0" w:space="0" w:color="auto"/>
                    <w:bottom w:val="none" w:sz="0" w:space="0" w:color="auto"/>
                    <w:right w:val="none" w:sz="0" w:space="0" w:color="auto"/>
                  </w:divBdr>
                </w:div>
                <w:div w:id="1668751307">
                  <w:marLeft w:val="0"/>
                  <w:marRight w:val="0"/>
                  <w:marTop w:val="0"/>
                  <w:marBottom w:val="0"/>
                  <w:divBdr>
                    <w:top w:val="none" w:sz="0" w:space="0" w:color="auto"/>
                    <w:left w:val="none" w:sz="0" w:space="0" w:color="auto"/>
                    <w:bottom w:val="none" w:sz="0" w:space="0" w:color="auto"/>
                    <w:right w:val="none" w:sz="0" w:space="0" w:color="auto"/>
                  </w:divBdr>
                </w:div>
                <w:div w:id="1669557631">
                  <w:marLeft w:val="0"/>
                  <w:marRight w:val="0"/>
                  <w:marTop w:val="0"/>
                  <w:marBottom w:val="0"/>
                  <w:divBdr>
                    <w:top w:val="none" w:sz="0" w:space="0" w:color="auto"/>
                    <w:left w:val="none" w:sz="0" w:space="0" w:color="auto"/>
                    <w:bottom w:val="none" w:sz="0" w:space="0" w:color="auto"/>
                    <w:right w:val="none" w:sz="0" w:space="0" w:color="auto"/>
                  </w:divBdr>
                </w:div>
                <w:div w:id="1670474656">
                  <w:marLeft w:val="0"/>
                  <w:marRight w:val="0"/>
                  <w:marTop w:val="0"/>
                  <w:marBottom w:val="0"/>
                  <w:divBdr>
                    <w:top w:val="none" w:sz="0" w:space="0" w:color="auto"/>
                    <w:left w:val="none" w:sz="0" w:space="0" w:color="auto"/>
                    <w:bottom w:val="none" w:sz="0" w:space="0" w:color="auto"/>
                    <w:right w:val="none" w:sz="0" w:space="0" w:color="auto"/>
                  </w:divBdr>
                </w:div>
                <w:div w:id="1671716912">
                  <w:marLeft w:val="0"/>
                  <w:marRight w:val="0"/>
                  <w:marTop w:val="0"/>
                  <w:marBottom w:val="0"/>
                  <w:divBdr>
                    <w:top w:val="none" w:sz="0" w:space="0" w:color="auto"/>
                    <w:left w:val="none" w:sz="0" w:space="0" w:color="auto"/>
                    <w:bottom w:val="none" w:sz="0" w:space="0" w:color="auto"/>
                    <w:right w:val="none" w:sz="0" w:space="0" w:color="auto"/>
                  </w:divBdr>
                </w:div>
                <w:div w:id="1676567920">
                  <w:marLeft w:val="0"/>
                  <w:marRight w:val="0"/>
                  <w:marTop w:val="0"/>
                  <w:marBottom w:val="0"/>
                  <w:divBdr>
                    <w:top w:val="none" w:sz="0" w:space="0" w:color="auto"/>
                    <w:left w:val="none" w:sz="0" w:space="0" w:color="auto"/>
                    <w:bottom w:val="none" w:sz="0" w:space="0" w:color="auto"/>
                    <w:right w:val="none" w:sz="0" w:space="0" w:color="auto"/>
                  </w:divBdr>
                </w:div>
                <w:div w:id="1677685643">
                  <w:marLeft w:val="0"/>
                  <w:marRight w:val="0"/>
                  <w:marTop w:val="0"/>
                  <w:marBottom w:val="0"/>
                  <w:divBdr>
                    <w:top w:val="none" w:sz="0" w:space="0" w:color="auto"/>
                    <w:left w:val="none" w:sz="0" w:space="0" w:color="auto"/>
                    <w:bottom w:val="none" w:sz="0" w:space="0" w:color="auto"/>
                    <w:right w:val="none" w:sz="0" w:space="0" w:color="auto"/>
                  </w:divBdr>
                </w:div>
                <w:div w:id="1682275048">
                  <w:marLeft w:val="0"/>
                  <w:marRight w:val="0"/>
                  <w:marTop w:val="0"/>
                  <w:marBottom w:val="0"/>
                  <w:divBdr>
                    <w:top w:val="none" w:sz="0" w:space="0" w:color="auto"/>
                    <w:left w:val="none" w:sz="0" w:space="0" w:color="auto"/>
                    <w:bottom w:val="none" w:sz="0" w:space="0" w:color="auto"/>
                    <w:right w:val="none" w:sz="0" w:space="0" w:color="auto"/>
                  </w:divBdr>
                </w:div>
                <w:div w:id="1682924785">
                  <w:marLeft w:val="0"/>
                  <w:marRight w:val="0"/>
                  <w:marTop w:val="0"/>
                  <w:marBottom w:val="0"/>
                  <w:divBdr>
                    <w:top w:val="none" w:sz="0" w:space="0" w:color="auto"/>
                    <w:left w:val="none" w:sz="0" w:space="0" w:color="auto"/>
                    <w:bottom w:val="none" w:sz="0" w:space="0" w:color="auto"/>
                    <w:right w:val="none" w:sz="0" w:space="0" w:color="auto"/>
                  </w:divBdr>
                </w:div>
                <w:div w:id="1688213142">
                  <w:marLeft w:val="0"/>
                  <w:marRight w:val="0"/>
                  <w:marTop w:val="0"/>
                  <w:marBottom w:val="0"/>
                  <w:divBdr>
                    <w:top w:val="none" w:sz="0" w:space="0" w:color="auto"/>
                    <w:left w:val="none" w:sz="0" w:space="0" w:color="auto"/>
                    <w:bottom w:val="none" w:sz="0" w:space="0" w:color="auto"/>
                    <w:right w:val="none" w:sz="0" w:space="0" w:color="auto"/>
                  </w:divBdr>
                </w:div>
                <w:div w:id="1689410845">
                  <w:marLeft w:val="0"/>
                  <w:marRight w:val="0"/>
                  <w:marTop w:val="0"/>
                  <w:marBottom w:val="0"/>
                  <w:divBdr>
                    <w:top w:val="none" w:sz="0" w:space="0" w:color="auto"/>
                    <w:left w:val="none" w:sz="0" w:space="0" w:color="auto"/>
                    <w:bottom w:val="none" w:sz="0" w:space="0" w:color="auto"/>
                    <w:right w:val="none" w:sz="0" w:space="0" w:color="auto"/>
                  </w:divBdr>
                </w:div>
                <w:div w:id="1689911660">
                  <w:marLeft w:val="0"/>
                  <w:marRight w:val="0"/>
                  <w:marTop w:val="0"/>
                  <w:marBottom w:val="0"/>
                  <w:divBdr>
                    <w:top w:val="none" w:sz="0" w:space="0" w:color="auto"/>
                    <w:left w:val="none" w:sz="0" w:space="0" w:color="auto"/>
                    <w:bottom w:val="none" w:sz="0" w:space="0" w:color="auto"/>
                    <w:right w:val="none" w:sz="0" w:space="0" w:color="auto"/>
                  </w:divBdr>
                </w:div>
                <w:div w:id="1692801418">
                  <w:marLeft w:val="0"/>
                  <w:marRight w:val="0"/>
                  <w:marTop w:val="0"/>
                  <w:marBottom w:val="0"/>
                  <w:divBdr>
                    <w:top w:val="none" w:sz="0" w:space="0" w:color="auto"/>
                    <w:left w:val="none" w:sz="0" w:space="0" w:color="auto"/>
                    <w:bottom w:val="none" w:sz="0" w:space="0" w:color="auto"/>
                    <w:right w:val="none" w:sz="0" w:space="0" w:color="auto"/>
                  </w:divBdr>
                </w:div>
                <w:div w:id="1695306937">
                  <w:marLeft w:val="0"/>
                  <w:marRight w:val="0"/>
                  <w:marTop w:val="0"/>
                  <w:marBottom w:val="0"/>
                  <w:divBdr>
                    <w:top w:val="none" w:sz="0" w:space="0" w:color="auto"/>
                    <w:left w:val="none" w:sz="0" w:space="0" w:color="auto"/>
                    <w:bottom w:val="none" w:sz="0" w:space="0" w:color="auto"/>
                    <w:right w:val="none" w:sz="0" w:space="0" w:color="auto"/>
                  </w:divBdr>
                </w:div>
                <w:div w:id="1701932986">
                  <w:marLeft w:val="0"/>
                  <w:marRight w:val="0"/>
                  <w:marTop w:val="0"/>
                  <w:marBottom w:val="0"/>
                  <w:divBdr>
                    <w:top w:val="none" w:sz="0" w:space="0" w:color="auto"/>
                    <w:left w:val="none" w:sz="0" w:space="0" w:color="auto"/>
                    <w:bottom w:val="none" w:sz="0" w:space="0" w:color="auto"/>
                    <w:right w:val="none" w:sz="0" w:space="0" w:color="auto"/>
                  </w:divBdr>
                </w:div>
                <w:div w:id="1703357144">
                  <w:marLeft w:val="0"/>
                  <w:marRight w:val="0"/>
                  <w:marTop w:val="0"/>
                  <w:marBottom w:val="0"/>
                  <w:divBdr>
                    <w:top w:val="none" w:sz="0" w:space="0" w:color="auto"/>
                    <w:left w:val="none" w:sz="0" w:space="0" w:color="auto"/>
                    <w:bottom w:val="none" w:sz="0" w:space="0" w:color="auto"/>
                    <w:right w:val="none" w:sz="0" w:space="0" w:color="auto"/>
                  </w:divBdr>
                </w:div>
                <w:div w:id="1709331347">
                  <w:marLeft w:val="0"/>
                  <w:marRight w:val="0"/>
                  <w:marTop w:val="0"/>
                  <w:marBottom w:val="0"/>
                  <w:divBdr>
                    <w:top w:val="none" w:sz="0" w:space="0" w:color="auto"/>
                    <w:left w:val="none" w:sz="0" w:space="0" w:color="auto"/>
                    <w:bottom w:val="none" w:sz="0" w:space="0" w:color="auto"/>
                    <w:right w:val="none" w:sz="0" w:space="0" w:color="auto"/>
                  </w:divBdr>
                </w:div>
                <w:div w:id="1712149418">
                  <w:marLeft w:val="0"/>
                  <w:marRight w:val="0"/>
                  <w:marTop w:val="0"/>
                  <w:marBottom w:val="0"/>
                  <w:divBdr>
                    <w:top w:val="none" w:sz="0" w:space="0" w:color="auto"/>
                    <w:left w:val="none" w:sz="0" w:space="0" w:color="auto"/>
                    <w:bottom w:val="none" w:sz="0" w:space="0" w:color="auto"/>
                    <w:right w:val="none" w:sz="0" w:space="0" w:color="auto"/>
                  </w:divBdr>
                </w:div>
                <w:div w:id="1714034789">
                  <w:marLeft w:val="0"/>
                  <w:marRight w:val="0"/>
                  <w:marTop w:val="0"/>
                  <w:marBottom w:val="0"/>
                  <w:divBdr>
                    <w:top w:val="none" w:sz="0" w:space="0" w:color="auto"/>
                    <w:left w:val="none" w:sz="0" w:space="0" w:color="auto"/>
                    <w:bottom w:val="none" w:sz="0" w:space="0" w:color="auto"/>
                    <w:right w:val="none" w:sz="0" w:space="0" w:color="auto"/>
                  </w:divBdr>
                </w:div>
                <w:div w:id="1719743695">
                  <w:marLeft w:val="0"/>
                  <w:marRight w:val="0"/>
                  <w:marTop w:val="0"/>
                  <w:marBottom w:val="0"/>
                  <w:divBdr>
                    <w:top w:val="none" w:sz="0" w:space="0" w:color="auto"/>
                    <w:left w:val="none" w:sz="0" w:space="0" w:color="auto"/>
                    <w:bottom w:val="none" w:sz="0" w:space="0" w:color="auto"/>
                    <w:right w:val="none" w:sz="0" w:space="0" w:color="auto"/>
                  </w:divBdr>
                </w:div>
                <w:div w:id="1722050714">
                  <w:marLeft w:val="0"/>
                  <w:marRight w:val="0"/>
                  <w:marTop w:val="0"/>
                  <w:marBottom w:val="0"/>
                  <w:divBdr>
                    <w:top w:val="none" w:sz="0" w:space="0" w:color="auto"/>
                    <w:left w:val="none" w:sz="0" w:space="0" w:color="auto"/>
                    <w:bottom w:val="none" w:sz="0" w:space="0" w:color="auto"/>
                    <w:right w:val="none" w:sz="0" w:space="0" w:color="auto"/>
                  </w:divBdr>
                </w:div>
                <w:div w:id="1723021314">
                  <w:marLeft w:val="0"/>
                  <w:marRight w:val="0"/>
                  <w:marTop w:val="0"/>
                  <w:marBottom w:val="0"/>
                  <w:divBdr>
                    <w:top w:val="none" w:sz="0" w:space="0" w:color="auto"/>
                    <w:left w:val="none" w:sz="0" w:space="0" w:color="auto"/>
                    <w:bottom w:val="none" w:sz="0" w:space="0" w:color="auto"/>
                    <w:right w:val="none" w:sz="0" w:space="0" w:color="auto"/>
                  </w:divBdr>
                </w:div>
                <w:div w:id="1725333304">
                  <w:marLeft w:val="0"/>
                  <w:marRight w:val="0"/>
                  <w:marTop w:val="0"/>
                  <w:marBottom w:val="0"/>
                  <w:divBdr>
                    <w:top w:val="none" w:sz="0" w:space="0" w:color="auto"/>
                    <w:left w:val="none" w:sz="0" w:space="0" w:color="auto"/>
                    <w:bottom w:val="none" w:sz="0" w:space="0" w:color="auto"/>
                    <w:right w:val="none" w:sz="0" w:space="0" w:color="auto"/>
                  </w:divBdr>
                </w:div>
                <w:div w:id="1727534655">
                  <w:marLeft w:val="0"/>
                  <w:marRight w:val="0"/>
                  <w:marTop w:val="0"/>
                  <w:marBottom w:val="0"/>
                  <w:divBdr>
                    <w:top w:val="none" w:sz="0" w:space="0" w:color="auto"/>
                    <w:left w:val="none" w:sz="0" w:space="0" w:color="auto"/>
                    <w:bottom w:val="none" w:sz="0" w:space="0" w:color="auto"/>
                    <w:right w:val="none" w:sz="0" w:space="0" w:color="auto"/>
                  </w:divBdr>
                </w:div>
                <w:div w:id="1727609332">
                  <w:marLeft w:val="0"/>
                  <w:marRight w:val="0"/>
                  <w:marTop w:val="0"/>
                  <w:marBottom w:val="0"/>
                  <w:divBdr>
                    <w:top w:val="none" w:sz="0" w:space="0" w:color="auto"/>
                    <w:left w:val="none" w:sz="0" w:space="0" w:color="auto"/>
                    <w:bottom w:val="none" w:sz="0" w:space="0" w:color="auto"/>
                    <w:right w:val="none" w:sz="0" w:space="0" w:color="auto"/>
                  </w:divBdr>
                </w:div>
                <w:div w:id="1728408987">
                  <w:marLeft w:val="0"/>
                  <w:marRight w:val="0"/>
                  <w:marTop w:val="0"/>
                  <w:marBottom w:val="0"/>
                  <w:divBdr>
                    <w:top w:val="none" w:sz="0" w:space="0" w:color="auto"/>
                    <w:left w:val="none" w:sz="0" w:space="0" w:color="auto"/>
                    <w:bottom w:val="none" w:sz="0" w:space="0" w:color="auto"/>
                    <w:right w:val="none" w:sz="0" w:space="0" w:color="auto"/>
                  </w:divBdr>
                </w:div>
                <w:div w:id="1730768001">
                  <w:marLeft w:val="0"/>
                  <w:marRight w:val="0"/>
                  <w:marTop w:val="0"/>
                  <w:marBottom w:val="0"/>
                  <w:divBdr>
                    <w:top w:val="none" w:sz="0" w:space="0" w:color="auto"/>
                    <w:left w:val="none" w:sz="0" w:space="0" w:color="auto"/>
                    <w:bottom w:val="none" w:sz="0" w:space="0" w:color="auto"/>
                    <w:right w:val="none" w:sz="0" w:space="0" w:color="auto"/>
                  </w:divBdr>
                </w:div>
                <w:div w:id="1731224133">
                  <w:marLeft w:val="0"/>
                  <w:marRight w:val="0"/>
                  <w:marTop w:val="0"/>
                  <w:marBottom w:val="0"/>
                  <w:divBdr>
                    <w:top w:val="none" w:sz="0" w:space="0" w:color="auto"/>
                    <w:left w:val="none" w:sz="0" w:space="0" w:color="auto"/>
                    <w:bottom w:val="none" w:sz="0" w:space="0" w:color="auto"/>
                    <w:right w:val="none" w:sz="0" w:space="0" w:color="auto"/>
                  </w:divBdr>
                </w:div>
                <w:div w:id="1733503180">
                  <w:marLeft w:val="0"/>
                  <w:marRight w:val="0"/>
                  <w:marTop w:val="0"/>
                  <w:marBottom w:val="0"/>
                  <w:divBdr>
                    <w:top w:val="none" w:sz="0" w:space="0" w:color="auto"/>
                    <w:left w:val="none" w:sz="0" w:space="0" w:color="auto"/>
                    <w:bottom w:val="none" w:sz="0" w:space="0" w:color="auto"/>
                    <w:right w:val="none" w:sz="0" w:space="0" w:color="auto"/>
                  </w:divBdr>
                </w:div>
                <w:div w:id="1733769456">
                  <w:marLeft w:val="0"/>
                  <w:marRight w:val="0"/>
                  <w:marTop w:val="0"/>
                  <w:marBottom w:val="0"/>
                  <w:divBdr>
                    <w:top w:val="none" w:sz="0" w:space="0" w:color="auto"/>
                    <w:left w:val="none" w:sz="0" w:space="0" w:color="auto"/>
                    <w:bottom w:val="none" w:sz="0" w:space="0" w:color="auto"/>
                    <w:right w:val="none" w:sz="0" w:space="0" w:color="auto"/>
                  </w:divBdr>
                </w:div>
                <w:div w:id="1735155926">
                  <w:marLeft w:val="0"/>
                  <w:marRight w:val="0"/>
                  <w:marTop w:val="0"/>
                  <w:marBottom w:val="0"/>
                  <w:divBdr>
                    <w:top w:val="none" w:sz="0" w:space="0" w:color="auto"/>
                    <w:left w:val="none" w:sz="0" w:space="0" w:color="auto"/>
                    <w:bottom w:val="none" w:sz="0" w:space="0" w:color="auto"/>
                    <w:right w:val="none" w:sz="0" w:space="0" w:color="auto"/>
                  </w:divBdr>
                </w:div>
                <w:div w:id="1737049965">
                  <w:marLeft w:val="0"/>
                  <w:marRight w:val="0"/>
                  <w:marTop w:val="0"/>
                  <w:marBottom w:val="0"/>
                  <w:divBdr>
                    <w:top w:val="none" w:sz="0" w:space="0" w:color="auto"/>
                    <w:left w:val="none" w:sz="0" w:space="0" w:color="auto"/>
                    <w:bottom w:val="none" w:sz="0" w:space="0" w:color="auto"/>
                    <w:right w:val="none" w:sz="0" w:space="0" w:color="auto"/>
                  </w:divBdr>
                </w:div>
                <w:div w:id="1737389515">
                  <w:marLeft w:val="0"/>
                  <w:marRight w:val="0"/>
                  <w:marTop w:val="0"/>
                  <w:marBottom w:val="0"/>
                  <w:divBdr>
                    <w:top w:val="none" w:sz="0" w:space="0" w:color="auto"/>
                    <w:left w:val="none" w:sz="0" w:space="0" w:color="auto"/>
                    <w:bottom w:val="none" w:sz="0" w:space="0" w:color="auto"/>
                    <w:right w:val="none" w:sz="0" w:space="0" w:color="auto"/>
                  </w:divBdr>
                </w:div>
                <w:div w:id="1738244010">
                  <w:marLeft w:val="0"/>
                  <w:marRight w:val="0"/>
                  <w:marTop w:val="0"/>
                  <w:marBottom w:val="0"/>
                  <w:divBdr>
                    <w:top w:val="none" w:sz="0" w:space="0" w:color="auto"/>
                    <w:left w:val="none" w:sz="0" w:space="0" w:color="auto"/>
                    <w:bottom w:val="none" w:sz="0" w:space="0" w:color="auto"/>
                    <w:right w:val="none" w:sz="0" w:space="0" w:color="auto"/>
                  </w:divBdr>
                </w:div>
                <w:div w:id="1741321111">
                  <w:marLeft w:val="0"/>
                  <w:marRight w:val="0"/>
                  <w:marTop w:val="0"/>
                  <w:marBottom w:val="0"/>
                  <w:divBdr>
                    <w:top w:val="none" w:sz="0" w:space="0" w:color="auto"/>
                    <w:left w:val="none" w:sz="0" w:space="0" w:color="auto"/>
                    <w:bottom w:val="none" w:sz="0" w:space="0" w:color="auto"/>
                    <w:right w:val="none" w:sz="0" w:space="0" w:color="auto"/>
                  </w:divBdr>
                </w:div>
                <w:div w:id="1745833116">
                  <w:marLeft w:val="0"/>
                  <w:marRight w:val="0"/>
                  <w:marTop w:val="0"/>
                  <w:marBottom w:val="0"/>
                  <w:divBdr>
                    <w:top w:val="none" w:sz="0" w:space="0" w:color="auto"/>
                    <w:left w:val="none" w:sz="0" w:space="0" w:color="auto"/>
                    <w:bottom w:val="none" w:sz="0" w:space="0" w:color="auto"/>
                    <w:right w:val="none" w:sz="0" w:space="0" w:color="auto"/>
                  </w:divBdr>
                </w:div>
                <w:div w:id="1746757300">
                  <w:marLeft w:val="0"/>
                  <w:marRight w:val="0"/>
                  <w:marTop w:val="0"/>
                  <w:marBottom w:val="0"/>
                  <w:divBdr>
                    <w:top w:val="none" w:sz="0" w:space="0" w:color="auto"/>
                    <w:left w:val="none" w:sz="0" w:space="0" w:color="auto"/>
                    <w:bottom w:val="none" w:sz="0" w:space="0" w:color="auto"/>
                    <w:right w:val="none" w:sz="0" w:space="0" w:color="auto"/>
                  </w:divBdr>
                </w:div>
                <w:div w:id="1748770615">
                  <w:marLeft w:val="0"/>
                  <w:marRight w:val="0"/>
                  <w:marTop w:val="0"/>
                  <w:marBottom w:val="0"/>
                  <w:divBdr>
                    <w:top w:val="none" w:sz="0" w:space="0" w:color="auto"/>
                    <w:left w:val="none" w:sz="0" w:space="0" w:color="auto"/>
                    <w:bottom w:val="none" w:sz="0" w:space="0" w:color="auto"/>
                    <w:right w:val="none" w:sz="0" w:space="0" w:color="auto"/>
                  </w:divBdr>
                </w:div>
                <w:div w:id="1750417265">
                  <w:marLeft w:val="0"/>
                  <w:marRight w:val="0"/>
                  <w:marTop w:val="0"/>
                  <w:marBottom w:val="0"/>
                  <w:divBdr>
                    <w:top w:val="none" w:sz="0" w:space="0" w:color="auto"/>
                    <w:left w:val="none" w:sz="0" w:space="0" w:color="auto"/>
                    <w:bottom w:val="none" w:sz="0" w:space="0" w:color="auto"/>
                    <w:right w:val="none" w:sz="0" w:space="0" w:color="auto"/>
                  </w:divBdr>
                </w:div>
                <w:div w:id="1752581041">
                  <w:marLeft w:val="0"/>
                  <w:marRight w:val="0"/>
                  <w:marTop w:val="0"/>
                  <w:marBottom w:val="0"/>
                  <w:divBdr>
                    <w:top w:val="none" w:sz="0" w:space="0" w:color="auto"/>
                    <w:left w:val="none" w:sz="0" w:space="0" w:color="auto"/>
                    <w:bottom w:val="none" w:sz="0" w:space="0" w:color="auto"/>
                    <w:right w:val="none" w:sz="0" w:space="0" w:color="auto"/>
                  </w:divBdr>
                </w:div>
                <w:div w:id="1753354415">
                  <w:marLeft w:val="0"/>
                  <w:marRight w:val="0"/>
                  <w:marTop w:val="0"/>
                  <w:marBottom w:val="0"/>
                  <w:divBdr>
                    <w:top w:val="none" w:sz="0" w:space="0" w:color="auto"/>
                    <w:left w:val="none" w:sz="0" w:space="0" w:color="auto"/>
                    <w:bottom w:val="none" w:sz="0" w:space="0" w:color="auto"/>
                    <w:right w:val="none" w:sz="0" w:space="0" w:color="auto"/>
                  </w:divBdr>
                </w:div>
                <w:div w:id="1754425026">
                  <w:marLeft w:val="0"/>
                  <w:marRight w:val="0"/>
                  <w:marTop w:val="0"/>
                  <w:marBottom w:val="0"/>
                  <w:divBdr>
                    <w:top w:val="none" w:sz="0" w:space="0" w:color="auto"/>
                    <w:left w:val="none" w:sz="0" w:space="0" w:color="auto"/>
                    <w:bottom w:val="none" w:sz="0" w:space="0" w:color="auto"/>
                    <w:right w:val="none" w:sz="0" w:space="0" w:color="auto"/>
                  </w:divBdr>
                </w:div>
                <w:div w:id="1756127828">
                  <w:marLeft w:val="0"/>
                  <w:marRight w:val="0"/>
                  <w:marTop w:val="0"/>
                  <w:marBottom w:val="0"/>
                  <w:divBdr>
                    <w:top w:val="none" w:sz="0" w:space="0" w:color="auto"/>
                    <w:left w:val="none" w:sz="0" w:space="0" w:color="auto"/>
                    <w:bottom w:val="none" w:sz="0" w:space="0" w:color="auto"/>
                    <w:right w:val="none" w:sz="0" w:space="0" w:color="auto"/>
                  </w:divBdr>
                </w:div>
                <w:div w:id="1756395219">
                  <w:marLeft w:val="0"/>
                  <w:marRight w:val="0"/>
                  <w:marTop w:val="0"/>
                  <w:marBottom w:val="0"/>
                  <w:divBdr>
                    <w:top w:val="none" w:sz="0" w:space="0" w:color="auto"/>
                    <w:left w:val="none" w:sz="0" w:space="0" w:color="auto"/>
                    <w:bottom w:val="none" w:sz="0" w:space="0" w:color="auto"/>
                    <w:right w:val="none" w:sz="0" w:space="0" w:color="auto"/>
                  </w:divBdr>
                </w:div>
                <w:div w:id="1756658673">
                  <w:marLeft w:val="0"/>
                  <w:marRight w:val="0"/>
                  <w:marTop w:val="0"/>
                  <w:marBottom w:val="0"/>
                  <w:divBdr>
                    <w:top w:val="none" w:sz="0" w:space="0" w:color="auto"/>
                    <w:left w:val="none" w:sz="0" w:space="0" w:color="auto"/>
                    <w:bottom w:val="none" w:sz="0" w:space="0" w:color="auto"/>
                    <w:right w:val="none" w:sz="0" w:space="0" w:color="auto"/>
                  </w:divBdr>
                </w:div>
                <w:div w:id="1757625719">
                  <w:marLeft w:val="0"/>
                  <w:marRight w:val="0"/>
                  <w:marTop w:val="0"/>
                  <w:marBottom w:val="0"/>
                  <w:divBdr>
                    <w:top w:val="none" w:sz="0" w:space="0" w:color="auto"/>
                    <w:left w:val="none" w:sz="0" w:space="0" w:color="auto"/>
                    <w:bottom w:val="none" w:sz="0" w:space="0" w:color="auto"/>
                    <w:right w:val="none" w:sz="0" w:space="0" w:color="auto"/>
                  </w:divBdr>
                </w:div>
                <w:div w:id="1759789067">
                  <w:marLeft w:val="0"/>
                  <w:marRight w:val="0"/>
                  <w:marTop w:val="0"/>
                  <w:marBottom w:val="0"/>
                  <w:divBdr>
                    <w:top w:val="none" w:sz="0" w:space="0" w:color="auto"/>
                    <w:left w:val="none" w:sz="0" w:space="0" w:color="auto"/>
                    <w:bottom w:val="none" w:sz="0" w:space="0" w:color="auto"/>
                    <w:right w:val="none" w:sz="0" w:space="0" w:color="auto"/>
                  </w:divBdr>
                </w:div>
                <w:div w:id="1762919479">
                  <w:marLeft w:val="0"/>
                  <w:marRight w:val="0"/>
                  <w:marTop w:val="0"/>
                  <w:marBottom w:val="0"/>
                  <w:divBdr>
                    <w:top w:val="none" w:sz="0" w:space="0" w:color="auto"/>
                    <w:left w:val="none" w:sz="0" w:space="0" w:color="auto"/>
                    <w:bottom w:val="none" w:sz="0" w:space="0" w:color="auto"/>
                    <w:right w:val="none" w:sz="0" w:space="0" w:color="auto"/>
                  </w:divBdr>
                </w:div>
                <w:div w:id="1765102816">
                  <w:marLeft w:val="0"/>
                  <w:marRight w:val="0"/>
                  <w:marTop w:val="0"/>
                  <w:marBottom w:val="0"/>
                  <w:divBdr>
                    <w:top w:val="none" w:sz="0" w:space="0" w:color="auto"/>
                    <w:left w:val="none" w:sz="0" w:space="0" w:color="auto"/>
                    <w:bottom w:val="none" w:sz="0" w:space="0" w:color="auto"/>
                    <w:right w:val="none" w:sz="0" w:space="0" w:color="auto"/>
                  </w:divBdr>
                </w:div>
                <w:div w:id="1765491746">
                  <w:marLeft w:val="0"/>
                  <w:marRight w:val="0"/>
                  <w:marTop w:val="0"/>
                  <w:marBottom w:val="0"/>
                  <w:divBdr>
                    <w:top w:val="none" w:sz="0" w:space="0" w:color="auto"/>
                    <w:left w:val="none" w:sz="0" w:space="0" w:color="auto"/>
                    <w:bottom w:val="none" w:sz="0" w:space="0" w:color="auto"/>
                    <w:right w:val="none" w:sz="0" w:space="0" w:color="auto"/>
                  </w:divBdr>
                </w:div>
                <w:div w:id="1765806627">
                  <w:marLeft w:val="0"/>
                  <w:marRight w:val="0"/>
                  <w:marTop w:val="0"/>
                  <w:marBottom w:val="0"/>
                  <w:divBdr>
                    <w:top w:val="none" w:sz="0" w:space="0" w:color="auto"/>
                    <w:left w:val="none" w:sz="0" w:space="0" w:color="auto"/>
                    <w:bottom w:val="none" w:sz="0" w:space="0" w:color="auto"/>
                    <w:right w:val="none" w:sz="0" w:space="0" w:color="auto"/>
                  </w:divBdr>
                </w:div>
                <w:div w:id="1765957667">
                  <w:marLeft w:val="0"/>
                  <w:marRight w:val="0"/>
                  <w:marTop w:val="0"/>
                  <w:marBottom w:val="0"/>
                  <w:divBdr>
                    <w:top w:val="none" w:sz="0" w:space="0" w:color="auto"/>
                    <w:left w:val="none" w:sz="0" w:space="0" w:color="auto"/>
                    <w:bottom w:val="none" w:sz="0" w:space="0" w:color="auto"/>
                    <w:right w:val="none" w:sz="0" w:space="0" w:color="auto"/>
                  </w:divBdr>
                </w:div>
                <w:div w:id="1767768547">
                  <w:marLeft w:val="0"/>
                  <w:marRight w:val="0"/>
                  <w:marTop w:val="0"/>
                  <w:marBottom w:val="0"/>
                  <w:divBdr>
                    <w:top w:val="none" w:sz="0" w:space="0" w:color="auto"/>
                    <w:left w:val="none" w:sz="0" w:space="0" w:color="auto"/>
                    <w:bottom w:val="none" w:sz="0" w:space="0" w:color="auto"/>
                    <w:right w:val="none" w:sz="0" w:space="0" w:color="auto"/>
                  </w:divBdr>
                </w:div>
                <w:div w:id="1772779961">
                  <w:marLeft w:val="0"/>
                  <w:marRight w:val="0"/>
                  <w:marTop w:val="0"/>
                  <w:marBottom w:val="0"/>
                  <w:divBdr>
                    <w:top w:val="none" w:sz="0" w:space="0" w:color="auto"/>
                    <w:left w:val="none" w:sz="0" w:space="0" w:color="auto"/>
                    <w:bottom w:val="none" w:sz="0" w:space="0" w:color="auto"/>
                    <w:right w:val="none" w:sz="0" w:space="0" w:color="auto"/>
                  </w:divBdr>
                </w:div>
                <w:div w:id="1774132353">
                  <w:marLeft w:val="0"/>
                  <w:marRight w:val="0"/>
                  <w:marTop w:val="0"/>
                  <w:marBottom w:val="0"/>
                  <w:divBdr>
                    <w:top w:val="none" w:sz="0" w:space="0" w:color="auto"/>
                    <w:left w:val="none" w:sz="0" w:space="0" w:color="auto"/>
                    <w:bottom w:val="none" w:sz="0" w:space="0" w:color="auto"/>
                    <w:right w:val="none" w:sz="0" w:space="0" w:color="auto"/>
                  </w:divBdr>
                </w:div>
                <w:div w:id="1783958786">
                  <w:marLeft w:val="0"/>
                  <w:marRight w:val="0"/>
                  <w:marTop w:val="0"/>
                  <w:marBottom w:val="0"/>
                  <w:divBdr>
                    <w:top w:val="none" w:sz="0" w:space="0" w:color="auto"/>
                    <w:left w:val="none" w:sz="0" w:space="0" w:color="auto"/>
                    <w:bottom w:val="none" w:sz="0" w:space="0" w:color="auto"/>
                    <w:right w:val="none" w:sz="0" w:space="0" w:color="auto"/>
                  </w:divBdr>
                </w:div>
                <w:div w:id="1784181314">
                  <w:marLeft w:val="0"/>
                  <w:marRight w:val="0"/>
                  <w:marTop w:val="0"/>
                  <w:marBottom w:val="0"/>
                  <w:divBdr>
                    <w:top w:val="none" w:sz="0" w:space="0" w:color="auto"/>
                    <w:left w:val="none" w:sz="0" w:space="0" w:color="auto"/>
                    <w:bottom w:val="none" w:sz="0" w:space="0" w:color="auto"/>
                    <w:right w:val="none" w:sz="0" w:space="0" w:color="auto"/>
                  </w:divBdr>
                </w:div>
                <w:div w:id="1785343245">
                  <w:marLeft w:val="0"/>
                  <w:marRight w:val="0"/>
                  <w:marTop w:val="0"/>
                  <w:marBottom w:val="0"/>
                  <w:divBdr>
                    <w:top w:val="none" w:sz="0" w:space="0" w:color="auto"/>
                    <w:left w:val="none" w:sz="0" w:space="0" w:color="auto"/>
                    <w:bottom w:val="none" w:sz="0" w:space="0" w:color="auto"/>
                    <w:right w:val="none" w:sz="0" w:space="0" w:color="auto"/>
                  </w:divBdr>
                </w:div>
                <w:div w:id="1785688750">
                  <w:marLeft w:val="0"/>
                  <w:marRight w:val="0"/>
                  <w:marTop w:val="0"/>
                  <w:marBottom w:val="0"/>
                  <w:divBdr>
                    <w:top w:val="none" w:sz="0" w:space="0" w:color="auto"/>
                    <w:left w:val="none" w:sz="0" w:space="0" w:color="auto"/>
                    <w:bottom w:val="none" w:sz="0" w:space="0" w:color="auto"/>
                    <w:right w:val="none" w:sz="0" w:space="0" w:color="auto"/>
                  </w:divBdr>
                </w:div>
                <w:div w:id="1785809196">
                  <w:marLeft w:val="0"/>
                  <w:marRight w:val="0"/>
                  <w:marTop w:val="0"/>
                  <w:marBottom w:val="0"/>
                  <w:divBdr>
                    <w:top w:val="none" w:sz="0" w:space="0" w:color="auto"/>
                    <w:left w:val="none" w:sz="0" w:space="0" w:color="auto"/>
                    <w:bottom w:val="none" w:sz="0" w:space="0" w:color="auto"/>
                    <w:right w:val="none" w:sz="0" w:space="0" w:color="auto"/>
                  </w:divBdr>
                </w:div>
                <w:div w:id="1788812774">
                  <w:marLeft w:val="0"/>
                  <w:marRight w:val="0"/>
                  <w:marTop w:val="0"/>
                  <w:marBottom w:val="0"/>
                  <w:divBdr>
                    <w:top w:val="none" w:sz="0" w:space="0" w:color="auto"/>
                    <w:left w:val="none" w:sz="0" w:space="0" w:color="auto"/>
                    <w:bottom w:val="none" w:sz="0" w:space="0" w:color="auto"/>
                    <w:right w:val="none" w:sz="0" w:space="0" w:color="auto"/>
                  </w:divBdr>
                </w:div>
                <w:div w:id="1790470917">
                  <w:marLeft w:val="0"/>
                  <w:marRight w:val="0"/>
                  <w:marTop w:val="0"/>
                  <w:marBottom w:val="0"/>
                  <w:divBdr>
                    <w:top w:val="none" w:sz="0" w:space="0" w:color="auto"/>
                    <w:left w:val="none" w:sz="0" w:space="0" w:color="auto"/>
                    <w:bottom w:val="none" w:sz="0" w:space="0" w:color="auto"/>
                    <w:right w:val="none" w:sz="0" w:space="0" w:color="auto"/>
                  </w:divBdr>
                </w:div>
                <w:div w:id="1790473344">
                  <w:marLeft w:val="0"/>
                  <w:marRight w:val="0"/>
                  <w:marTop w:val="0"/>
                  <w:marBottom w:val="0"/>
                  <w:divBdr>
                    <w:top w:val="none" w:sz="0" w:space="0" w:color="auto"/>
                    <w:left w:val="none" w:sz="0" w:space="0" w:color="auto"/>
                    <w:bottom w:val="none" w:sz="0" w:space="0" w:color="auto"/>
                    <w:right w:val="none" w:sz="0" w:space="0" w:color="auto"/>
                  </w:divBdr>
                </w:div>
                <w:div w:id="1790513413">
                  <w:marLeft w:val="0"/>
                  <w:marRight w:val="0"/>
                  <w:marTop w:val="0"/>
                  <w:marBottom w:val="0"/>
                  <w:divBdr>
                    <w:top w:val="none" w:sz="0" w:space="0" w:color="auto"/>
                    <w:left w:val="none" w:sz="0" w:space="0" w:color="auto"/>
                    <w:bottom w:val="none" w:sz="0" w:space="0" w:color="auto"/>
                    <w:right w:val="none" w:sz="0" w:space="0" w:color="auto"/>
                  </w:divBdr>
                </w:div>
                <w:div w:id="1792673262">
                  <w:marLeft w:val="0"/>
                  <w:marRight w:val="0"/>
                  <w:marTop w:val="0"/>
                  <w:marBottom w:val="0"/>
                  <w:divBdr>
                    <w:top w:val="none" w:sz="0" w:space="0" w:color="auto"/>
                    <w:left w:val="none" w:sz="0" w:space="0" w:color="auto"/>
                    <w:bottom w:val="none" w:sz="0" w:space="0" w:color="auto"/>
                    <w:right w:val="none" w:sz="0" w:space="0" w:color="auto"/>
                  </w:divBdr>
                </w:div>
                <w:div w:id="1793479361">
                  <w:marLeft w:val="0"/>
                  <w:marRight w:val="0"/>
                  <w:marTop w:val="0"/>
                  <w:marBottom w:val="0"/>
                  <w:divBdr>
                    <w:top w:val="none" w:sz="0" w:space="0" w:color="auto"/>
                    <w:left w:val="none" w:sz="0" w:space="0" w:color="auto"/>
                    <w:bottom w:val="none" w:sz="0" w:space="0" w:color="auto"/>
                    <w:right w:val="none" w:sz="0" w:space="0" w:color="auto"/>
                  </w:divBdr>
                </w:div>
                <w:div w:id="1799369985">
                  <w:marLeft w:val="0"/>
                  <w:marRight w:val="0"/>
                  <w:marTop w:val="0"/>
                  <w:marBottom w:val="0"/>
                  <w:divBdr>
                    <w:top w:val="none" w:sz="0" w:space="0" w:color="auto"/>
                    <w:left w:val="none" w:sz="0" w:space="0" w:color="auto"/>
                    <w:bottom w:val="none" w:sz="0" w:space="0" w:color="auto"/>
                    <w:right w:val="none" w:sz="0" w:space="0" w:color="auto"/>
                  </w:divBdr>
                </w:div>
                <w:div w:id="1799839155">
                  <w:marLeft w:val="0"/>
                  <w:marRight w:val="0"/>
                  <w:marTop w:val="0"/>
                  <w:marBottom w:val="0"/>
                  <w:divBdr>
                    <w:top w:val="none" w:sz="0" w:space="0" w:color="auto"/>
                    <w:left w:val="none" w:sz="0" w:space="0" w:color="auto"/>
                    <w:bottom w:val="none" w:sz="0" w:space="0" w:color="auto"/>
                    <w:right w:val="none" w:sz="0" w:space="0" w:color="auto"/>
                  </w:divBdr>
                </w:div>
                <w:div w:id="1804541258">
                  <w:marLeft w:val="0"/>
                  <w:marRight w:val="0"/>
                  <w:marTop w:val="0"/>
                  <w:marBottom w:val="0"/>
                  <w:divBdr>
                    <w:top w:val="none" w:sz="0" w:space="0" w:color="auto"/>
                    <w:left w:val="none" w:sz="0" w:space="0" w:color="auto"/>
                    <w:bottom w:val="none" w:sz="0" w:space="0" w:color="auto"/>
                    <w:right w:val="none" w:sz="0" w:space="0" w:color="auto"/>
                  </w:divBdr>
                </w:div>
                <w:div w:id="1804761973">
                  <w:marLeft w:val="0"/>
                  <w:marRight w:val="0"/>
                  <w:marTop w:val="0"/>
                  <w:marBottom w:val="0"/>
                  <w:divBdr>
                    <w:top w:val="none" w:sz="0" w:space="0" w:color="auto"/>
                    <w:left w:val="none" w:sz="0" w:space="0" w:color="auto"/>
                    <w:bottom w:val="none" w:sz="0" w:space="0" w:color="auto"/>
                    <w:right w:val="none" w:sz="0" w:space="0" w:color="auto"/>
                  </w:divBdr>
                </w:div>
                <w:div w:id="1804811312">
                  <w:marLeft w:val="0"/>
                  <w:marRight w:val="0"/>
                  <w:marTop w:val="0"/>
                  <w:marBottom w:val="0"/>
                  <w:divBdr>
                    <w:top w:val="none" w:sz="0" w:space="0" w:color="auto"/>
                    <w:left w:val="none" w:sz="0" w:space="0" w:color="auto"/>
                    <w:bottom w:val="none" w:sz="0" w:space="0" w:color="auto"/>
                    <w:right w:val="none" w:sz="0" w:space="0" w:color="auto"/>
                  </w:divBdr>
                </w:div>
                <w:div w:id="1805541993">
                  <w:marLeft w:val="0"/>
                  <w:marRight w:val="0"/>
                  <w:marTop w:val="0"/>
                  <w:marBottom w:val="0"/>
                  <w:divBdr>
                    <w:top w:val="none" w:sz="0" w:space="0" w:color="auto"/>
                    <w:left w:val="none" w:sz="0" w:space="0" w:color="auto"/>
                    <w:bottom w:val="none" w:sz="0" w:space="0" w:color="auto"/>
                    <w:right w:val="none" w:sz="0" w:space="0" w:color="auto"/>
                  </w:divBdr>
                </w:div>
                <w:div w:id="1815634829">
                  <w:marLeft w:val="0"/>
                  <w:marRight w:val="0"/>
                  <w:marTop w:val="0"/>
                  <w:marBottom w:val="0"/>
                  <w:divBdr>
                    <w:top w:val="none" w:sz="0" w:space="0" w:color="auto"/>
                    <w:left w:val="none" w:sz="0" w:space="0" w:color="auto"/>
                    <w:bottom w:val="none" w:sz="0" w:space="0" w:color="auto"/>
                    <w:right w:val="none" w:sz="0" w:space="0" w:color="auto"/>
                  </w:divBdr>
                </w:div>
                <w:div w:id="1818260397">
                  <w:marLeft w:val="0"/>
                  <w:marRight w:val="0"/>
                  <w:marTop w:val="0"/>
                  <w:marBottom w:val="0"/>
                  <w:divBdr>
                    <w:top w:val="none" w:sz="0" w:space="0" w:color="auto"/>
                    <w:left w:val="none" w:sz="0" w:space="0" w:color="auto"/>
                    <w:bottom w:val="none" w:sz="0" w:space="0" w:color="auto"/>
                    <w:right w:val="none" w:sz="0" w:space="0" w:color="auto"/>
                  </w:divBdr>
                </w:div>
                <w:div w:id="1819957735">
                  <w:marLeft w:val="0"/>
                  <w:marRight w:val="0"/>
                  <w:marTop w:val="0"/>
                  <w:marBottom w:val="0"/>
                  <w:divBdr>
                    <w:top w:val="none" w:sz="0" w:space="0" w:color="auto"/>
                    <w:left w:val="none" w:sz="0" w:space="0" w:color="auto"/>
                    <w:bottom w:val="none" w:sz="0" w:space="0" w:color="auto"/>
                    <w:right w:val="none" w:sz="0" w:space="0" w:color="auto"/>
                  </w:divBdr>
                </w:div>
                <w:div w:id="1826819581">
                  <w:marLeft w:val="0"/>
                  <w:marRight w:val="0"/>
                  <w:marTop w:val="0"/>
                  <w:marBottom w:val="0"/>
                  <w:divBdr>
                    <w:top w:val="none" w:sz="0" w:space="0" w:color="auto"/>
                    <w:left w:val="none" w:sz="0" w:space="0" w:color="auto"/>
                    <w:bottom w:val="none" w:sz="0" w:space="0" w:color="auto"/>
                    <w:right w:val="none" w:sz="0" w:space="0" w:color="auto"/>
                  </w:divBdr>
                </w:div>
                <w:div w:id="1827358218">
                  <w:marLeft w:val="0"/>
                  <w:marRight w:val="0"/>
                  <w:marTop w:val="0"/>
                  <w:marBottom w:val="0"/>
                  <w:divBdr>
                    <w:top w:val="none" w:sz="0" w:space="0" w:color="auto"/>
                    <w:left w:val="none" w:sz="0" w:space="0" w:color="auto"/>
                    <w:bottom w:val="none" w:sz="0" w:space="0" w:color="auto"/>
                    <w:right w:val="none" w:sz="0" w:space="0" w:color="auto"/>
                  </w:divBdr>
                </w:div>
                <w:div w:id="1829589345">
                  <w:marLeft w:val="0"/>
                  <w:marRight w:val="0"/>
                  <w:marTop w:val="0"/>
                  <w:marBottom w:val="0"/>
                  <w:divBdr>
                    <w:top w:val="none" w:sz="0" w:space="0" w:color="auto"/>
                    <w:left w:val="none" w:sz="0" w:space="0" w:color="auto"/>
                    <w:bottom w:val="none" w:sz="0" w:space="0" w:color="auto"/>
                    <w:right w:val="none" w:sz="0" w:space="0" w:color="auto"/>
                  </w:divBdr>
                </w:div>
                <w:div w:id="1833249921">
                  <w:marLeft w:val="0"/>
                  <w:marRight w:val="0"/>
                  <w:marTop w:val="0"/>
                  <w:marBottom w:val="0"/>
                  <w:divBdr>
                    <w:top w:val="none" w:sz="0" w:space="0" w:color="auto"/>
                    <w:left w:val="none" w:sz="0" w:space="0" w:color="auto"/>
                    <w:bottom w:val="none" w:sz="0" w:space="0" w:color="auto"/>
                    <w:right w:val="none" w:sz="0" w:space="0" w:color="auto"/>
                  </w:divBdr>
                </w:div>
                <w:div w:id="1836528539">
                  <w:marLeft w:val="0"/>
                  <w:marRight w:val="0"/>
                  <w:marTop w:val="0"/>
                  <w:marBottom w:val="0"/>
                  <w:divBdr>
                    <w:top w:val="none" w:sz="0" w:space="0" w:color="auto"/>
                    <w:left w:val="none" w:sz="0" w:space="0" w:color="auto"/>
                    <w:bottom w:val="none" w:sz="0" w:space="0" w:color="auto"/>
                    <w:right w:val="none" w:sz="0" w:space="0" w:color="auto"/>
                  </w:divBdr>
                </w:div>
                <w:div w:id="1837499152">
                  <w:marLeft w:val="0"/>
                  <w:marRight w:val="0"/>
                  <w:marTop w:val="0"/>
                  <w:marBottom w:val="0"/>
                  <w:divBdr>
                    <w:top w:val="none" w:sz="0" w:space="0" w:color="auto"/>
                    <w:left w:val="none" w:sz="0" w:space="0" w:color="auto"/>
                    <w:bottom w:val="none" w:sz="0" w:space="0" w:color="auto"/>
                    <w:right w:val="none" w:sz="0" w:space="0" w:color="auto"/>
                  </w:divBdr>
                </w:div>
                <w:div w:id="1845243853">
                  <w:marLeft w:val="0"/>
                  <w:marRight w:val="0"/>
                  <w:marTop w:val="0"/>
                  <w:marBottom w:val="0"/>
                  <w:divBdr>
                    <w:top w:val="none" w:sz="0" w:space="0" w:color="auto"/>
                    <w:left w:val="none" w:sz="0" w:space="0" w:color="auto"/>
                    <w:bottom w:val="none" w:sz="0" w:space="0" w:color="auto"/>
                    <w:right w:val="none" w:sz="0" w:space="0" w:color="auto"/>
                  </w:divBdr>
                </w:div>
                <w:div w:id="1848669487">
                  <w:marLeft w:val="0"/>
                  <w:marRight w:val="0"/>
                  <w:marTop w:val="0"/>
                  <w:marBottom w:val="0"/>
                  <w:divBdr>
                    <w:top w:val="none" w:sz="0" w:space="0" w:color="auto"/>
                    <w:left w:val="none" w:sz="0" w:space="0" w:color="auto"/>
                    <w:bottom w:val="none" w:sz="0" w:space="0" w:color="auto"/>
                    <w:right w:val="none" w:sz="0" w:space="0" w:color="auto"/>
                  </w:divBdr>
                </w:div>
                <w:div w:id="1848980120">
                  <w:marLeft w:val="0"/>
                  <w:marRight w:val="0"/>
                  <w:marTop w:val="0"/>
                  <w:marBottom w:val="0"/>
                  <w:divBdr>
                    <w:top w:val="none" w:sz="0" w:space="0" w:color="auto"/>
                    <w:left w:val="none" w:sz="0" w:space="0" w:color="auto"/>
                    <w:bottom w:val="none" w:sz="0" w:space="0" w:color="auto"/>
                    <w:right w:val="none" w:sz="0" w:space="0" w:color="auto"/>
                  </w:divBdr>
                </w:div>
                <w:div w:id="1853520701">
                  <w:marLeft w:val="0"/>
                  <w:marRight w:val="0"/>
                  <w:marTop w:val="0"/>
                  <w:marBottom w:val="0"/>
                  <w:divBdr>
                    <w:top w:val="none" w:sz="0" w:space="0" w:color="auto"/>
                    <w:left w:val="none" w:sz="0" w:space="0" w:color="auto"/>
                    <w:bottom w:val="none" w:sz="0" w:space="0" w:color="auto"/>
                    <w:right w:val="none" w:sz="0" w:space="0" w:color="auto"/>
                  </w:divBdr>
                </w:div>
                <w:div w:id="1858423541">
                  <w:marLeft w:val="0"/>
                  <w:marRight w:val="0"/>
                  <w:marTop w:val="0"/>
                  <w:marBottom w:val="0"/>
                  <w:divBdr>
                    <w:top w:val="none" w:sz="0" w:space="0" w:color="auto"/>
                    <w:left w:val="none" w:sz="0" w:space="0" w:color="auto"/>
                    <w:bottom w:val="none" w:sz="0" w:space="0" w:color="auto"/>
                    <w:right w:val="none" w:sz="0" w:space="0" w:color="auto"/>
                  </w:divBdr>
                </w:div>
                <w:div w:id="1859006120">
                  <w:marLeft w:val="0"/>
                  <w:marRight w:val="0"/>
                  <w:marTop w:val="0"/>
                  <w:marBottom w:val="0"/>
                  <w:divBdr>
                    <w:top w:val="none" w:sz="0" w:space="0" w:color="auto"/>
                    <w:left w:val="none" w:sz="0" w:space="0" w:color="auto"/>
                    <w:bottom w:val="none" w:sz="0" w:space="0" w:color="auto"/>
                    <w:right w:val="none" w:sz="0" w:space="0" w:color="auto"/>
                  </w:divBdr>
                </w:div>
                <w:div w:id="1859923297">
                  <w:marLeft w:val="0"/>
                  <w:marRight w:val="0"/>
                  <w:marTop w:val="0"/>
                  <w:marBottom w:val="0"/>
                  <w:divBdr>
                    <w:top w:val="none" w:sz="0" w:space="0" w:color="auto"/>
                    <w:left w:val="none" w:sz="0" w:space="0" w:color="auto"/>
                    <w:bottom w:val="none" w:sz="0" w:space="0" w:color="auto"/>
                    <w:right w:val="none" w:sz="0" w:space="0" w:color="auto"/>
                  </w:divBdr>
                </w:div>
                <w:div w:id="1860704820">
                  <w:marLeft w:val="0"/>
                  <w:marRight w:val="0"/>
                  <w:marTop w:val="0"/>
                  <w:marBottom w:val="0"/>
                  <w:divBdr>
                    <w:top w:val="none" w:sz="0" w:space="0" w:color="auto"/>
                    <w:left w:val="none" w:sz="0" w:space="0" w:color="auto"/>
                    <w:bottom w:val="none" w:sz="0" w:space="0" w:color="auto"/>
                    <w:right w:val="none" w:sz="0" w:space="0" w:color="auto"/>
                  </w:divBdr>
                </w:div>
                <w:div w:id="1861311593">
                  <w:marLeft w:val="0"/>
                  <w:marRight w:val="0"/>
                  <w:marTop w:val="0"/>
                  <w:marBottom w:val="0"/>
                  <w:divBdr>
                    <w:top w:val="none" w:sz="0" w:space="0" w:color="auto"/>
                    <w:left w:val="none" w:sz="0" w:space="0" w:color="auto"/>
                    <w:bottom w:val="none" w:sz="0" w:space="0" w:color="auto"/>
                    <w:right w:val="none" w:sz="0" w:space="0" w:color="auto"/>
                  </w:divBdr>
                </w:div>
                <w:div w:id="1864128084">
                  <w:marLeft w:val="0"/>
                  <w:marRight w:val="0"/>
                  <w:marTop w:val="0"/>
                  <w:marBottom w:val="0"/>
                  <w:divBdr>
                    <w:top w:val="none" w:sz="0" w:space="0" w:color="auto"/>
                    <w:left w:val="none" w:sz="0" w:space="0" w:color="auto"/>
                    <w:bottom w:val="none" w:sz="0" w:space="0" w:color="auto"/>
                    <w:right w:val="none" w:sz="0" w:space="0" w:color="auto"/>
                  </w:divBdr>
                </w:div>
                <w:div w:id="1865707507">
                  <w:marLeft w:val="0"/>
                  <w:marRight w:val="0"/>
                  <w:marTop w:val="0"/>
                  <w:marBottom w:val="0"/>
                  <w:divBdr>
                    <w:top w:val="none" w:sz="0" w:space="0" w:color="auto"/>
                    <w:left w:val="none" w:sz="0" w:space="0" w:color="auto"/>
                    <w:bottom w:val="none" w:sz="0" w:space="0" w:color="auto"/>
                    <w:right w:val="none" w:sz="0" w:space="0" w:color="auto"/>
                  </w:divBdr>
                </w:div>
                <w:div w:id="1874147246">
                  <w:marLeft w:val="0"/>
                  <w:marRight w:val="0"/>
                  <w:marTop w:val="0"/>
                  <w:marBottom w:val="0"/>
                  <w:divBdr>
                    <w:top w:val="none" w:sz="0" w:space="0" w:color="auto"/>
                    <w:left w:val="none" w:sz="0" w:space="0" w:color="auto"/>
                    <w:bottom w:val="none" w:sz="0" w:space="0" w:color="auto"/>
                    <w:right w:val="none" w:sz="0" w:space="0" w:color="auto"/>
                  </w:divBdr>
                </w:div>
                <w:div w:id="1877235978">
                  <w:marLeft w:val="0"/>
                  <w:marRight w:val="0"/>
                  <w:marTop w:val="0"/>
                  <w:marBottom w:val="0"/>
                  <w:divBdr>
                    <w:top w:val="none" w:sz="0" w:space="0" w:color="auto"/>
                    <w:left w:val="none" w:sz="0" w:space="0" w:color="auto"/>
                    <w:bottom w:val="none" w:sz="0" w:space="0" w:color="auto"/>
                    <w:right w:val="none" w:sz="0" w:space="0" w:color="auto"/>
                  </w:divBdr>
                </w:div>
                <w:div w:id="1880194555">
                  <w:marLeft w:val="0"/>
                  <w:marRight w:val="0"/>
                  <w:marTop w:val="0"/>
                  <w:marBottom w:val="0"/>
                  <w:divBdr>
                    <w:top w:val="none" w:sz="0" w:space="0" w:color="auto"/>
                    <w:left w:val="none" w:sz="0" w:space="0" w:color="auto"/>
                    <w:bottom w:val="none" w:sz="0" w:space="0" w:color="auto"/>
                    <w:right w:val="none" w:sz="0" w:space="0" w:color="auto"/>
                  </w:divBdr>
                </w:div>
                <w:div w:id="1880318617">
                  <w:marLeft w:val="0"/>
                  <w:marRight w:val="0"/>
                  <w:marTop w:val="0"/>
                  <w:marBottom w:val="0"/>
                  <w:divBdr>
                    <w:top w:val="none" w:sz="0" w:space="0" w:color="auto"/>
                    <w:left w:val="none" w:sz="0" w:space="0" w:color="auto"/>
                    <w:bottom w:val="none" w:sz="0" w:space="0" w:color="auto"/>
                    <w:right w:val="none" w:sz="0" w:space="0" w:color="auto"/>
                  </w:divBdr>
                </w:div>
                <w:div w:id="1881816643">
                  <w:marLeft w:val="0"/>
                  <w:marRight w:val="0"/>
                  <w:marTop w:val="0"/>
                  <w:marBottom w:val="0"/>
                  <w:divBdr>
                    <w:top w:val="none" w:sz="0" w:space="0" w:color="auto"/>
                    <w:left w:val="none" w:sz="0" w:space="0" w:color="auto"/>
                    <w:bottom w:val="none" w:sz="0" w:space="0" w:color="auto"/>
                    <w:right w:val="none" w:sz="0" w:space="0" w:color="auto"/>
                  </w:divBdr>
                </w:div>
                <w:div w:id="1884364305">
                  <w:marLeft w:val="0"/>
                  <w:marRight w:val="0"/>
                  <w:marTop w:val="0"/>
                  <w:marBottom w:val="0"/>
                  <w:divBdr>
                    <w:top w:val="none" w:sz="0" w:space="0" w:color="auto"/>
                    <w:left w:val="none" w:sz="0" w:space="0" w:color="auto"/>
                    <w:bottom w:val="none" w:sz="0" w:space="0" w:color="auto"/>
                    <w:right w:val="none" w:sz="0" w:space="0" w:color="auto"/>
                  </w:divBdr>
                </w:div>
                <w:div w:id="1885099180">
                  <w:marLeft w:val="0"/>
                  <w:marRight w:val="0"/>
                  <w:marTop w:val="0"/>
                  <w:marBottom w:val="0"/>
                  <w:divBdr>
                    <w:top w:val="none" w:sz="0" w:space="0" w:color="auto"/>
                    <w:left w:val="none" w:sz="0" w:space="0" w:color="auto"/>
                    <w:bottom w:val="none" w:sz="0" w:space="0" w:color="auto"/>
                    <w:right w:val="none" w:sz="0" w:space="0" w:color="auto"/>
                  </w:divBdr>
                </w:div>
                <w:div w:id="1888951465">
                  <w:marLeft w:val="0"/>
                  <w:marRight w:val="0"/>
                  <w:marTop w:val="0"/>
                  <w:marBottom w:val="0"/>
                  <w:divBdr>
                    <w:top w:val="none" w:sz="0" w:space="0" w:color="auto"/>
                    <w:left w:val="none" w:sz="0" w:space="0" w:color="auto"/>
                    <w:bottom w:val="none" w:sz="0" w:space="0" w:color="auto"/>
                    <w:right w:val="none" w:sz="0" w:space="0" w:color="auto"/>
                  </w:divBdr>
                </w:div>
                <w:div w:id="1890654117">
                  <w:marLeft w:val="0"/>
                  <w:marRight w:val="0"/>
                  <w:marTop w:val="0"/>
                  <w:marBottom w:val="0"/>
                  <w:divBdr>
                    <w:top w:val="none" w:sz="0" w:space="0" w:color="auto"/>
                    <w:left w:val="none" w:sz="0" w:space="0" w:color="auto"/>
                    <w:bottom w:val="none" w:sz="0" w:space="0" w:color="auto"/>
                    <w:right w:val="none" w:sz="0" w:space="0" w:color="auto"/>
                  </w:divBdr>
                </w:div>
                <w:div w:id="1891646515">
                  <w:marLeft w:val="0"/>
                  <w:marRight w:val="0"/>
                  <w:marTop w:val="0"/>
                  <w:marBottom w:val="0"/>
                  <w:divBdr>
                    <w:top w:val="none" w:sz="0" w:space="0" w:color="auto"/>
                    <w:left w:val="none" w:sz="0" w:space="0" w:color="auto"/>
                    <w:bottom w:val="none" w:sz="0" w:space="0" w:color="auto"/>
                    <w:right w:val="none" w:sz="0" w:space="0" w:color="auto"/>
                  </w:divBdr>
                </w:div>
                <w:div w:id="1891723132">
                  <w:marLeft w:val="0"/>
                  <w:marRight w:val="0"/>
                  <w:marTop w:val="0"/>
                  <w:marBottom w:val="0"/>
                  <w:divBdr>
                    <w:top w:val="none" w:sz="0" w:space="0" w:color="auto"/>
                    <w:left w:val="none" w:sz="0" w:space="0" w:color="auto"/>
                    <w:bottom w:val="none" w:sz="0" w:space="0" w:color="auto"/>
                    <w:right w:val="none" w:sz="0" w:space="0" w:color="auto"/>
                  </w:divBdr>
                </w:div>
                <w:div w:id="1894658315">
                  <w:marLeft w:val="0"/>
                  <w:marRight w:val="0"/>
                  <w:marTop w:val="0"/>
                  <w:marBottom w:val="0"/>
                  <w:divBdr>
                    <w:top w:val="none" w:sz="0" w:space="0" w:color="auto"/>
                    <w:left w:val="none" w:sz="0" w:space="0" w:color="auto"/>
                    <w:bottom w:val="none" w:sz="0" w:space="0" w:color="auto"/>
                    <w:right w:val="none" w:sz="0" w:space="0" w:color="auto"/>
                  </w:divBdr>
                </w:div>
                <w:div w:id="1895770004">
                  <w:marLeft w:val="0"/>
                  <w:marRight w:val="0"/>
                  <w:marTop w:val="0"/>
                  <w:marBottom w:val="0"/>
                  <w:divBdr>
                    <w:top w:val="none" w:sz="0" w:space="0" w:color="auto"/>
                    <w:left w:val="none" w:sz="0" w:space="0" w:color="auto"/>
                    <w:bottom w:val="none" w:sz="0" w:space="0" w:color="auto"/>
                    <w:right w:val="none" w:sz="0" w:space="0" w:color="auto"/>
                  </w:divBdr>
                </w:div>
                <w:div w:id="1897156123">
                  <w:marLeft w:val="0"/>
                  <w:marRight w:val="0"/>
                  <w:marTop w:val="0"/>
                  <w:marBottom w:val="0"/>
                  <w:divBdr>
                    <w:top w:val="none" w:sz="0" w:space="0" w:color="auto"/>
                    <w:left w:val="none" w:sz="0" w:space="0" w:color="auto"/>
                    <w:bottom w:val="none" w:sz="0" w:space="0" w:color="auto"/>
                    <w:right w:val="none" w:sz="0" w:space="0" w:color="auto"/>
                  </w:divBdr>
                </w:div>
                <w:div w:id="1899243160">
                  <w:marLeft w:val="0"/>
                  <w:marRight w:val="0"/>
                  <w:marTop w:val="0"/>
                  <w:marBottom w:val="0"/>
                  <w:divBdr>
                    <w:top w:val="none" w:sz="0" w:space="0" w:color="auto"/>
                    <w:left w:val="none" w:sz="0" w:space="0" w:color="auto"/>
                    <w:bottom w:val="none" w:sz="0" w:space="0" w:color="auto"/>
                    <w:right w:val="none" w:sz="0" w:space="0" w:color="auto"/>
                  </w:divBdr>
                </w:div>
                <w:div w:id="1902717743">
                  <w:marLeft w:val="0"/>
                  <w:marRight w:val="0"/>
                  <w:marTop w:val="0"/>
                  <w:marBottom w:val="0"/>
                  <w:divBdr>
                    <w:top w:val="none" w:sz="0" w:space="0" w:color="auto"/>
                    <w:left w:val="none" w:sz="0" w:space="0" w:color="auto"/>
                    <w:bottom w:val="none" w:sz="0" w:space="0" w:color="auto"/>
                    <w:right w:val="none" w:sz="0" w:space="0" w:color="auto"/>
                  </w:divBdr>
                </w:div>
                <w:div w:id="1904636709">
                  <w:marLeft w:val="0"/>
                  <w:marRight w:val="0"/>
                  <w:marTop w:val="0"/>
                  <w:marBottom w:val="0"/>
                  <w:divBdr>
                    <w:top w:val="none" w:sz="0" w:space="0" w:color="auto"/>
                    <w:left w:val="none" w:sz="0" w:space="0" w:color="auto"/>
                    <w:bottom w:val="none" w:sz="0" w:space="0" w:color="auto"/>
                    <w:right w:val="none" w:sz="0" w:space="0" w:color="auto"/>
                  </w:divBdr>
                </w:div>
                <w:div w:id="1907061598">
                  <w:marLeft w:val="0"/>
                  <w:marRight w:val="0"/>
                  <w:marTop w:val="0"/>
                  <w:marBottom w:val="0"/>
                  <w:divBdr>
                    <w:top w:val="none" w:sz="0" w:space="0" w:color="auto"/>
                    <w:left w:val="none" w:sz="0" w:space="0" w:color="auto"/>
                    <w:bottom w:val="none" w:sz="0" w:space="0" w:color="auto"/>
                    <w:right w:val="none" w:sz="0" w:space="0" w:color="auto"/>
                  </w:divBdr>
                </w:div>
                <w:div w:id="1907841898">
                  <w:marLeft w:val="0"/>
                  <w:marRight w:val="0"/>
                  <w:marTop w:val="0"/>
                  <w:marBottom w:val="0"/>
                  <w:divBdr>
                    <w:top w:val="none" w:sz="0" w:space="0" w:color="auto"/>
                    <w:left w:val="none" w:sz="0" w:space="0" w:color="auto"/>
                    <w:bottom w:val="none" w:sz="0" w:space="0" w:color="auto"/>
                    <w:right w:val="none" w:sz="0" w:space="0" w:color="auto"/>
                  </w:divBdr>
                </w:div>
                <w:div w:id="1908346166">
                  <w:marLeft w:val="0"/>
                  <w:marRight w:val="0"/>
                  <w:marTop w:val="0"/>
                  <w:marBottom w:val="0"/>
                  <w:divBdr>
                    <w:top w:val="none" w:sz="0" w:space="0" w:color="auto"/>
                    <w:left w:val="none" w:sz="0" w:space="0" w:color="auto"/>
                    <w:bottom w:val="none" w:sz="0" w:space="0" w:color="auto"/>
                    <w:right w:val="none" w:sz="0" w:space="0" w:color="auto"/>
                  </w:divBdr>
                </w:div>
                <w:div w:id="1910455684">
                  <w:marLeft w:val="0"/>
                  <w:marRight w:val="0"/>
                  <w:marTop w:val="0"/>
                  <w:marBottom w:val="0"/>
                  <w:divBdr>
                    <w:top w:val="none" w:sz="0" w:space="0" w:color="auto"/>
                    <w:left w:val="none" w:sz="0" w:space="0" w:color="auto"/>
                    <w:bottom w:val="none" w:sz="0" w:space="0" w:color="auto"/>
                    <w:right w:val="none" w:sz="0" w:space="0" w:color="auto"/>
                  </w:divBdr>
                </w:div>
                <w:div w:id="1912080895">
                  <w:marLeft w:val="0"/>
                  <w:marRight w:val="0"/>
                  <w:marTop w:val="0"/>
                  <w:marBottom w:val="0"/>
                  <w:divBdr>
                    <w:top w:val="none" w:sz="0" w:space="0" w:color="auto"/>
                    <w:left w:val="none" w:sz="0" w:space="0" w:color="auto"/>
                    <w:bottom w:val="none" w:sz="0" w:space="0" w:color="auto"/>
                    <w:right w:val="none" w:sz="0" w:space="0" w:color="auto"/>
                  </w:divBdr>
                </w:div>
                <w:div w:id="1912081588">
                  <w:marLeft w:val="0"/>
                  <w:marRight w:val="0"/>
                  <w:marTop w:val="0"/>
                  <w:marBottom w:val="0"/>
                  <w:divBdr>
                    <w:top w:val="none" w:sz="0" w:space="0" w:color="auto"/>
                    <w:left w:val="none" w:sz="0" w:space="0" w:color="auto"/>
                    <w:bottom w:val="none" w:sz="0" w:space="0" w:color="auto"/>
                    <w:right w:val="none" w:sz="0" w:space="0" w:color="auto"/>
                  </w:divBdr>
                </w:div>
                <w:div w:id="1912689149">
                  <w:marLeft w:val="0"/>
                  <w:marRight w:val="0"/>
                  <w:marTop w:val="0"/>
                  <w:marBottom w:val="0"/>
                  <w:divBdr>
                    <w:top w:val="none" w:sz="0" w:space="0" w:color="auto"/>
                    <w:left w:val="none" w:sz="0" w:space="0" w:color="auto"/>
                    <w:bottom w:val="none" w:sz="0" w:space="0" w:color="auto"/>
                    <w:right w:val="none" w:sz="0" w:space="0" w:color="auto"/>
                  </w:divBdr>
                </w:div>
                <w:div w:id="1913467661">
                  <w:marLeft w:val="0"/>
                  <w:marRight w:val="0"/>
                  <w:marTop w:val="0"/>
                  <w:marBottom w:val="0"/>
                  <w:divBdr>
                    <w:top w:val="none" w:sz="0" w:space="0" w:color="auto"/>
                    <w:left w:val="none" w:sz="0" w:space="0" w:color="auto"/>
                    <w:bottom w:val="none" w:sz="0" w:space="0" w:color="auto"/>
                    <w:right w:val="none" w:sz="0" w:space="0" w:color="auto"/>
                  </w:divBdr>
                </w:div>
                <w:div w:id="1917586167">
                  <w:marLeft w:val="0"/>
                  <w:marRight w:val="0"/>
                  <w:marTop w:val="0"/>
                  <w:marBottom w:val="0"/>
                  <w:divBdr>
                    <w:top w:val="none" w:sz="0" w:space="0" w:color="auto"/>
                    <w:left w:val="none" w:sz="0" w:space="0" w:color="auto"/>
                    <w:bottom w:val="none" w:sz="0" w:space="0" w:color="auto"/>
                    <w:right w:val="none" w:sz="0" w:space="0" w:color="auto"/>
                  </w:divBdr>
                </w:div>
                <w:div w:id="1917589697">
                  <w:marLeft w:val="0"/>
                  <w:marRight w:val="0"/>
                  <w:marTop w:val="0"/>
                  <w:marBottom w:val="0"/>
                  <w:divBdr>
                    <w:top w:val="none" w:sz="0" w:space="0" w:color="auto"/>
                    <w:left w:val="none" w:sz="0" w:space="0" w:color="auto"/>
                    <w:bottom w:val="none" w:sz="0" w:space="0" w:color="auto"/>
                    <w:right w:val="none" w:sz="0" w:space="0" w:color="auto"/>
                  </w:divBdr>
                </w:div>
                <w:div w:id="1921135952">
                  <w:marLeft w:val="0"/>
                  <w:marRight w:val="0"/>
                  <w:marTop w:val="0"/>
                  <w:marBottom w:val="0"/>
                  <w:divBdr>
                    <w:top w:val="none" w:sz="0" w:space="0" w:color="auto"/>
                    <w:left w:val="none" w:sz="0" w:space="0" w:color="auto"/>
                    <w:bottom w:val="none" w:sz="0" w:space="0" w:color="auto"/>
                    <w:right w:val="none" w:sz="0" w:space="0" w:color="auto"/>
                  </w:divBdr>
                </w:div>
                <w:div w:id="1921404993">
                  <w:marLeft w:val="0"/>
                  <w:marRight w:val="0"/>
                  <w:marTop w:val="0"/>
                  <w:marBottom w:val="0"/>
                  <w:divBdr>
                    <w:top w:val="none" w:sz="0" w:space="0" w:color="auto"/>
                    <w:left w:val="none" w:sz="0" w:space="0" w:color="auto"/>
                    <w:bottom w:val="none" w:sz="0" w:space="0" w:color="auto"/>
                    <w:right w:val="none" w:sz="0" w:space="0" w:color="auto"/>
                  </w:divBdr>
                </w:div>
                <w:div w:id="1921407025">
                  <w:marLeft w:val="0"/>
                  <w:marRight w:val="0"/>
                  <w:marTop w:val="0"/>
                  <w:marBottom w:val="0"/>
                  <w:divBdr>
                    <w:top w:val="none" w:sz="0" w:space="0" w:color="auto"/>
                    <w:left w:val="none" w:sz="0" w:space="0" w:color="auto"/>
                    <w:bottom w:val="none" w:sz="0" w:space="0" w:color="auto"/>
                    <w:right w:val="none" w:sz="0" w:space="0" w:color="auto"/>
                  </w:divBdr>
                </w:div>
                <w:div w:id="1924534019">
                  <w:marLeft w:val="0"/>
                  <w:marRight w:val="0"/>
                  <w:marTop w:val="0"/>
                  <w:marBottom w:val="0"/>
                  <w:divBdr>
                    <w:top w:val="none" w:sz="0" w:space="0" w:color="auto"/>
                    <w:left w:val="none" w:sz="0" w:space="0" w:color="auto"/>
                    <w:bottom w:val="none" w:sz="0" w:space="0" w:color="auto"/>
                    <w:right w:val="none" w:sz="0" w:space="0" w:color="auto"/>
                  </w:divBdr>
                </w:div>
                <w:div w:id="1928997732">
                  <w:marLeft w:val="0"/>
                  <w:marRight w:val="0"/>
                  <w:marTop w:val="0"/>
                  <w:marBottom w:val="0"/>
                  <w:divBdr>
                    <w:top w:val="none" w:sz="0" w:space="0" w:color="auto"/>
                    <w:left w:val="none" w:sz="0" w:space="0" w:color="auto"/>
                    <w:bottom w:val="none" w:sz="0" w:space="0" w:color="auto"/>
                    <w:right w:val="none" w:sz="0" w:space="0" w:color="auto"/>
                  </w:divBdr>
                </w:div>
                <w:div w:id="1931044459">
                  <w:marLeft w:val="0"/>
                  <w:marRight w:val="0"/>
                  <w:marTop w:val="0"/>
                  <w:marBottom w:val="0"/>
                  <w:divBdr>
                    <w:top w:val="none" w:sz="0" w:space="0" w:color="auto"/>
                    <w:left w:val="none" w:sz="0" w:space="0" w:color="auto"/>
                    <w:bottom w:val="none" w:sz="0" w:space="0" w:color="auto"/>
                    <w:right w:val="none" w:sz="0" w:space="0" w:color="auto"/>
                  </w:divBdr>
                </w:div>
                <w:div w:id="1938752565">
                  <w:marLeft w:val="0"/>
                  <w:marRight w:val="0"/>
                  <w:marTop w:val="0"/>
                  <w:marBottom w:val="0"/>
                  <w:divBdr>
                    <w:top w:val="none" w:sz="0" w:space="0" w:color="auto"/>
                    <w:left w:val="none" w:sz="0" w:space="0" w:color="auto"/>
                    <w:bottom w:val="none" w:sz="0" w:space="0" w:color="auto"/>
                    <w:right w:val="none" w:sz="0" w:space="0" w:color="auto"/>
                  </w:divBdr>
                </w:div>
                <w:div w:id="1939219100">
                  <w:marLeft w:val="0"/>
                  <w:marRight w:val="0"/>
                  <w:marTop w:val="0"/>
                  <w:marBottom w:val="0"/>
                  <w:divBdr>
                    <w:top w:val="none" w:sz="0" w:space="0" w:color="auto"/>
                    <w:left w:val="none" w:sz="0" w:space="0" w:color="auto"/>
                    <w:bottom w:val="none" w:sz="0" w:space="0" w:color="auto"/>
                    <w:right w:val="none" w:sz="0" w:space="0" w:color="auto"/>
                  </w:divBdr>
                </w:div>
                <w:div w:id="1939558716">
                  <w:marLeft w:val="0"/>
                  <w:marRight w:val="0"/>
                  <w:marTop w:val="0"/>
                  <w:marBottom w:val="0"/>
                  <w:divBdr>
                    <w:top w:val="none" w:sz="0" w:space="0" w:color="auto"/>
                    <w:left w:val="none" w:sz="0" w:space="0" w:color="auto"/>
                    <w:bottom w:val="none" w:sz="0" w:space="0" w:color="auto"/>
                    <w:right w:val="none" w:sz="0" w:space="0" w:color="auto"/>
                  </w:divBdr>
                </w:div>
                <w:div w:id="1942643512">
                  <w:marLeft w:val="0"/>
                  <w:marRight w:val="0"/>
                  <w:marTop w:val="0"/>
                  <w:marBottom w:val="0"/>
                  <w:divBdr>
                    <w:top w:val="none" w:sz="0" w:space="0" w:color="auto"/>
                    <w:left w:val="none" w:sz="0" w:space="0" w:color="auto"/>
                    <w:bottom w:val="none" w:sz="0" w:space="0" w:color="auto"/>
                    <w:right w:val="none" w:sz="0" w:space="0" w:color="auto"/>
                  </w:divBdr>
                </w:div>
                <w:div w:id="1949965873">
                  <w:marLeft w:val="0"/>
                  <w:marRight w:val="0"/>
                  <w:marTop w:val="0"/>
                  <w:marBottom w:val="0"/>
                  <w:divBdr>
                    <w:top w:val="none" w:sz="0" w:space="0" w:color="auto"/>
                    <w:left w:val="none" w:sz="0" w:space="0" w:color="auto"/>
                    <w:bottom w:val="none" w:sz="0" w:space="0" w:color="auto"/>
                    <w:right w:val="none" w:sz="0" w:space="0" w:color="auto"/>
                  </w:divBdr>
                </w:div>
                <w:div w:id="1952079621">
                  <w:marLeft w:val="0"/>
                  <w:marRight w:val="0"/>
                  <w:marTop w:val="0"/>
                  <w:marBottom w:val="0"/>
                  <w:divBdr>
                    <w:top w:val="none" w:sz="0" w:space="0" w:color="auto"/>
                    <w:left w:val="none" w:sz="0" w:space="0" w:color="auto"/>
                    <w:bottom w:val="none" w:sz="0" w:space="0" w:color="auto"/>
                    <w:right w:val="none" w:sz="0" w:space="0" w:color="auto"/>
                  </w:divBdr>
                </w:div>
                <w:div w:id="1952086395">
                  <w:marLeft w:val="0"/>
                  <w:marRight w:val="0"/>
                  <w:marTop w:val="0"/>
                  <w:marBottom w:val="0"/>
                  <w:divBdr>
                    <w:top w:val="none" w:sz="0" w:space="0" w:color="auto"/>
                    <w:left w:val="none" w:sz="0" w:space="0" w:color="auto"/>
                    <w:bottom w:val="none" w:sz="0" w:space="0" w:color="auto"/>
                    <w:right w:val="none" w:sz="0" w:space="0" w:color="auto"/>
                  </w:divBdr>
                </w:div>
                <w:div w:id="1952588357">
                  <w:marLeft w:val="0"/>
                  <w:marRight w:val="0"/>
                  <w:marTop w:val="0"/>
                  <w:marBottom w:val="0"/>
                  <w:divBdr>
                    <w:top w:val="none" w:sz="0" w:space="0" w:color="auto"/>
                    <w:left w:val="none" w:sz="0" w:space="0" w:color="auto"/>
                    <w:bottom w:val="none" w:sz="0" w:space="0" w:color="auto"/>
                    <w:right w:val="none" w:sz="0" w:space="0" w:color="auto"/>
                  </w:divBdr>
                </w:div>
                <w:div w:id="1953171595">
                  <w:marLeft w:val="0"/>
                  <w:marRight w:val="0"/>
                  <w:marTop w:val="0"/>
                  <w:marBottom w:val="0"/>
                  <w:divBdr>
                    <w:top w:val="none" w:sz="0" w:space="0" w:color="auto"/>
                    <w:left w:val="none" w:sz="0" w:space="0" w:color="auto"/>
                    <w:bottom w:val="none" w:sz="0" w:space="0" w:color="auto"/>
                    <w:right w:val="none" w:sz="0" w:space="0" w:color="auto"/>
                  </w:divBdr>
                </w:div>
                <w:div w:id="1955818911">
                  <w:marLeft w:val="0"/>
                  <w:marRight w:val="0"/>
                  <w:marTop w:val="0"/>
                  <w:marBottom w:val="0"/>
                  <w:divBdr>
                    <w:top w:val="none" w:sz="0" w:space="0" w:color="auto"/>
                    <w:left w:val="none" w:sz="0" w:space="0" w:color="auto"/>
                    <w:bottom w:val="none" w:sz="0" w:space="0" w:color="auto"/>
                    <w:right w:val="none" w:sz="0" w:space="0" w:color="auto"/>
                  </w:divBdr>
                </w:div>
                <w:div w:id="1957369679">
                  <w:marLeft w:val="0"/>
                  <w:marRight w:val="0"/>
                  <w:marTop w:val="0"/>
                  <w:marBottom w:val="0"/>
                  <w:divBdr>
                    <w:top w:val="none" w:sz="0" w:space="0" w:color="auto"/>
                    <w:left w:val="none" w:sz="0" w:space="0" w:color="auto"/>
                    <w:bottom w:val="none" w:sz="0" w:space="0" w:color="auto"/>
                    <w:right w:val="none" w:sz="0" w:space="0" w:color="auto"/>
                  </w:divBdr>
                </w:div>
                <w:div w:id="1957635045">
                  <w:marLeft w:val="0"/>
                  <w:marRight w:val="0"/>
                  <w:marTop w:val="0"/>
                  <w:marBottom w:val="0"/>
                  <w:divBdr>
                    <w:top w:val="none" w:sz="0" w:space="0" w:color="auto"/>
                    <w:left w:val="none" w:sz="0" w:space="0" w:color="auto"/>
                    <w:bottom w:val="none" w:sz="0" w:space="0" w:color="auto"/>
                    <w:right w:val="none" w:sz="0" w:space="0" w:color="auto"/>
                  </w:divBdr>
                </w:div>
                <w:div w:id="1959409916">
                  <w:marLeft w:val="0"/>
                  <w:marRight w:val="0"/>
                  <w:marTop w:val="0"/>
                  <w:marBottom w:val="0"/>
                  <w:divBdr>
                    <w:top w:val="none" w:sz="0" w:space="0" w:color="auto"/>
                    <w:left w:val="none" w:sz="0" w:space="0" w:color="auto"/>
                    <w:bottom w:val="none" w:sz="0" w:space="0" w:color="auto"/>
                    <w:right w:val="none" w:sz="0" w:space="0" w:color="auto"/>
                  </w:divBdr>
                </w:div>
                <w:div w:id="1959990040">
                  <w:marLeft w:val="0"/>
                  <w:marRight w:val="0"/>
                  <w:marTop w:val="0"/>
                  <w:marBottom w:val="0"/>
                  <w:divBdr>
                    <w:top w:val="none" w:sz="0" w:space="0" w:color="auto"/>
                    <w:left w:val="none" w:sz="0" w:space="0" w:color="auto"/>
                    <w:bottom w:val="none" w:sz="0" w:space="0" w:color="auto"/>
                    <w:right w:val="none" w:sz="0" w:space="0" w:color="auto"/>
                  </w:divBdr>
                </w:div>
                <w:div w:id="1960917946">
                  <w:marLeft w:val="0"/>
                  <w:marRight w:val="0"/>
                  <w:marTop w:val="0"/>
                  <w:marBottom w:val="0"/>
                  <w:divBdr>
                    <w:top w:val="none" w:sz="0" w:space="0" w:color="auto"/>
                    <w:left w:val="none" w:sz="0" w:space="0" w:color="auto"/>
                    <w:bottom w:val="none" w:sz="0" w:space="0" w:color="auto"/>
                    <w:right w:val="none" w:sz="0" w:space="0" w:color="auto"/>
                  </w:divBdr>
                </w:div>
                <w:div w:id="1960987961">
                  <w:marLeft w:val="0"/>
                  <w:marRight w:val="0"/>
                  <w:marTop w:val="0"/>
                  <w:marBottom w:val="0"/>
                  <w:divBdr>
                    <w:top w:val="none" w:sz="0" w:space="0" w:color="auto"/>
                    <w:left w:val="none" w:sz="0" w:space="0" w:color="auto"/>
                    <w:bottom w:val="none" w:sz="0" w:space="0" w:color="auto"/>
                    <w:right w:val="none" w:sz="0" w:space="0" w:color="auto"/>
                  </w:divBdr>
                </w:div>
                <w:div w:id="1967160389">
                  <w:marLeft w:val="0"/>
                  <w:marRight w:val="0"/>
                  <w:marTop w:val="0"/>
                  <w:marBottom w:val="0"/>
                  <w:divBdr>
                    <w:top w:val="none" w:sz="0" w:space="0" w:color="auto"/>
                    <w:left w:val="none" w:sz="0" w:space="0" w:color="auto"/>
                    <w:bottom w:val="none" w:sz="0" w:space="0" w:color="auto"/>
                    <w:right w:val="none" w:sz="0" w:space="0" w:color="auto"/>
                  </w:divBdr>
                </w:div>
                <w:div w:id="1968392913">
                  <w:marLeft w:val="0"/>
                  <w:marRight w:val="0"/>
                  <w:marTop w:val="0"/>
                  <w:marBottom w:val="0"/>
                  <w:divBdr>
                    <w:top w:val="none" w:sz="0" w:space="0" w:color="auto"/>
                    <w:left w:val="none" w:sz="0" w:space="0" w:color="auto"/>
                    <w:bottom w:val="none" w:sz="0" w:space="0" w:color="auto"/>
                    <w:right w:val="none" w:sz="0" w:space="0" w:color="auto"/>
                  </w:divBdr>
                </w:div>
                <w:div w:id="1968778650">
                  <w:marLeft w:val="0"/>
                  <w:marRight w:val="0"/>
                  <w:marTop w:val="0"/>
                  <w:marBottom w:val="0"/>
                  <w:divBdr>
                    <w:top w:val="none" w:sz="0" w:space="0" w:color="auto"/>
                    <w:left w:val="none" w:sz="0" w:space="0" w:color="auto"/>
                    <w:bottom w:val="none" w:sz="0" w:space="0" w:color="auto"/>
                    <w:right w:val="none" w:sz="0" w:space="0" w:color="auto"/>
                  </w:divBdr>
                </w:div>
                <w:div w:id="1973166837">
                  <w:marLeft w:val="0"/>
                  <w:marRight w:val="0"/>
                  <w:marTop w:val="0"/>
                  <w:marBottom w:val="0"/>
                  <w:divBdr>
                    <w:top w:val="none" w:sz="0" w:space="0" w:color="auto"/>
                    <w:left w:val="none" w:sz="0" w:space="0" w:color="auto"/>
                    <w:bottom w:val="none" w:sz="0" w:space="0" w:color="auto"/>
                    <w:right w:val="none" w:sz="0" w:space="0" w:color="auto"/>
                  </w:divBdr>
                </w:div>
                <w:div w:id="1974364418">
                  <w:marLeft w:val="0"/>
                  <w:marRight w:val="0"/>
                  <w:marTop w:val="0"/>
                  <w:marBottom w:val="0"/>
                  <w:divBdr>
                    <w:top w:val="none" w:sz="0" w:space="0" w:color="auto"/>
                    <w:left w:val="none" w:sz="0" w:space="0" w:color="auto"/>
                    <w:bottom w:val="none" w:sz="0" w:space="0" w:color="auto"/>
                    <w:right w:val="none" w:sz="0" w:space="0" w:color="auto"/>
                  </w:divBdr>
                </w:div>
                <w:div w:id="1977176735">
                  <w:marLeft w:val="0"/>
                  <w:marRight w:val="0"/>
                  <w:marTop w:val="0"/>
                  <w:marBottom w:val="0"/>
                  <w:divBdr>
                    <w:top w:val="none" w:sz="0" w:space="0" w:color="auto"/>
                    <w:left w:val="none" w:sz="0" w:space="0" w:color="auto"/>
                    <w:bottom w:val="none" w:sz="0" w:space="0" w:color="auto"/>
                    <w:right w:val="none" w:sz="0" w:space="0" w:color="auto"/>
                  </w:divBdr>
                </w:div>
                <w:div w:id="1978602786">
                  <w:marLeft w:val="0"/>
                  <w:marRight w:val="0"/>
                  <w:marTop w:val="0"/>
                  <w:marBottom w:val="0"/>
                  <w:divBdr>
                    <w:top w:val="none" w:sz="0" w:space="0" w:color="auto"/>
                    <w:left w:val="none" w:sz="0" w:space="0" w:color="auto"/>
                    <w:bottom w:val="none" w:sz="0" w:space="0" w:color="auto"/>
                    <w:right w:val="none" w:sz="0" w:space="0" w:color="auto"/>
                  </w:divBdr>
                </w:div>
                <w:div w:id="1979871429">
                  <w:marLeft w:val="0"/>
                  <w:marRight w:val="0"/>
                  <w:marTop w:val="0"/>
                  <w:marBottom w:val="0"/>
                  <w:divBdr>
                    <w:top w:val="none" w:sz="0" w:space="0" w:color="auto"/>
                    <w:left w:val="none" w:sz="0" w:space="0" w:color="auto"/>
                    <w:bottom w:val="none" w:sz="0" w:space="0" w:color="auto"/>
                    <w:right w:val="none" w:sz="0" w:space="0" w:color="auto"/>
                  </w:divBdr>
                </w:div>
                <w:div w:id="1980107114">
                  <w:marLeft w:val="0"/>
                  <w:marRight w:val="0"/>
                  <w:marTop w:val="0"/>
                  <w:marBottom w:val="0"/>
                  <w:divBdr>
                    <w:top w:val="none" w:sz="0" w:space="0" w:color="auto"/>
                    <w:left w:val="none" w:sz="0" w:space="0" w:color="auto"/>
                    <w:bottom w:val="none" w:sz="0" w:space="0" w:color="auto"/>
                    <w:right w:val="none" w:sz="0" w:space="0" w:color="auto"/>
                  </w:divBdr>
                </w:div>
                <w:div w:id="1983073418">
                  <w:marLeft w:val="0"/>
                  <w:marRight w:val="0"/>
                  <w:marTop w:val="0"/>
                  <w:marBottom w:val="0"/>
                  <w:divBdr>
                    <w:top w:val="none" w:sz="0" w:space="0" w:color="auto"/>
                    <w:left w:val="none" w:sz="0" w:space="0" w:color="auto"/>
                    <w:bottom w:val="none" w:sz="0" w:space="0" w:color="auto"/>
                    <w:right w:val="none" w:sz="0" w:space="0" w:color="auto"/>
                  </w:divBdr>
                </w:div>
                <w:div w:id="1985116487">
                  <w:marLeft w:val="0"/>
                  <w:marRight w:val="0"/>
                  <w:marTop w:val="0"/>
                  <w:marBottom w:val="0"/>
                  <w:divBdr>
                    <w:top w:val="none" w:sz="0" w:space="0" w:color="auto"/>
                    <w:left w:val="none" w:sz="0" w:space="0" w:color="auto"/>
                    <w:bottom w:val="none" w:sz="0" w:space="0" w:color="auto"/>
                    <w:right w:val="none" w:sz="0" w:space="0" w:color="auto"/>
                  </w:divBdr>
                </w:div>
                <w:div w:id="1985239385">
                  <w:marLeft w:val="0"/>
                  <w:marRight w:val="0"/>
                  <w:marTop w:val="0"/>
                  <w:marBottom w:val="0"/>
                  <w:divBdr>
                    <w:top w:val="none" w:sz="0" w:space="0" w:color="auto"/>
                    <w:left w:val="none" w:sz="0" w:space="0" w:color="auto"/>
                    <w:bottom w:val="none" w:sz="0" w:space="0" w:color="auto"/>
                    <w:right w:val="none" w:sz="0" w:space="0" w:color="auto"/>
                  </w:divBdr>
                </w:div>
                <w:div w:id="1985625459">
                  <w:marLeft w:val="0"/>
                  <w:marRight w:val="0"/>
                  <w:marTop w:val="0"/>
                  <w:marBottom w:val="0"/>
                  <w:divBdr>
                    <w:top w:val="none" w:sz="0" w:space="0" w:color="auto"/>
                    <w:left w:val="none" w:sz="0" w:space="0" w:color="auto"/>
                    <w:bottom w:val="none" w:sz="0" w:space="0" w:color="auto"/>
                    <w:right w:val="none" w:sz="0" w:space="0" w:color="auto"/>
                  </w:divBdr>
                </w:div>
                <w:div w:id="1990330313">
                  <w:marLeft w:val="0"/>
                  <w:marRight w:val="0"/>
                  <w:marTop w:val="0"/>
                  <w:marBottom w:val="0"/>
                  <w:divBdr>
                    <w:top w:val="none" w:sz="0" w:space="0" w:color="auto"/>
                    <w:left w:val="none" w:sz="0" w:space="0" w:color="auto"/>
                    <w:bottom w:val="none" w:sz="0" w:space="0" w:color="auto"/>
                    <w:right w:val="none" w:sz="0" w:space="0" w:color="auto"/>
                  </w:divBdr>
                </w:div>
                <w:div w:id="1992829822">
                  <w:marLeft w:val="0"/>
                  <w:marRight w:val="0"/>
                  <w:marTop w:val="0"/>
                  <w:marBottom w:val="0"/>
                  <w:divBdr>
                    <w:top w:val="none" w:sz="0" w:space="0" w:color="auto"/>
                    <w:left w:val="none" w:sz="0" w:space="0" w:color="auto"/>
                    <w:bottom w:val="none" w:sz="0" w:space="0" w:color="auto"/>
                    <w:right w:val="none" w:sz="0" w:space="0" w:color="auto"/>
                  </w:divBdr>
                </w:div>
                <w:div w:id="1994531027">
                  <w:marLeft w:val="0"/>
                  <w:marRight w:val="0"/>
                  <w:marTop w:val="0"/>
                  <w:marBottom w:val="0"/>
                  <w:divBdr>
                    <w:top w:val="none" w:sz="0" w:space="0" w:color="auto"/>
                    <w:left w:val="none" w:sz="0" w:space="0" w:color="auto"/>
                    <w:bottom w:val="none" w:sz="0" w:space="0" w:color="auto"/>
                    <w:right w:val="none" w:sz="0" w:space="0" w:color="auto"/>
                  </w:divBdr>
                </w:div>
                <w:div w:id="2003964621">
                  <w:marLeft w:val="0"/>
                  <w:marRight w:val="0"/>
                  <w:marTop w:val="0"/>
                  <w:marBottom w:val="0"/>
                  <w:divBdr>
                    <w:top w:val="none" w:sz="0" w:space="0" w:color="auto"/>
                    <w:left w:val="none" w:sz="0" w:space="0" w:color="auto"/>
                    <w:bottom w:val="none" w:sz="0" w:space="0" w:color="auto"/>
                    <w:right w:val="none" w:sz="0" w:space="0" w:color="auto"/>
                  </w:divBdr>
                </w:div>
                <w:div w:id="2007593105">
                  <w:marLeft w:val="0"/>
                  <w:marRight w:val="0"/>
                  <w:marTop w:val="0"/>
                  <w:marBottom w:val="0"/>
                  <w:divBdr>
                    <w:top w:val="none" w:sz="0" w:space="0" w:color="auto"/>
                    <w:left w:val="none" w:sz="0" w:space="0" w:color="auto"/>
                    <w:bottom w:val="none" w:sz="0" w:space="0" w:color="auto"/>
                    <w:right w:val="none" w:sz="0" w:space="0" w:color="auto"/>
                  </w:divBdr>
                </w:div>
                <w:div w:id="2007785390">
                  <w:marLeft w:val="0"/>
                  <w:marRight w:val="0"/>
                  <w:marTop w:val="0"/>
                  <w:marBottom w:val="0"/>
                  <w:divBdr>
                    <w:top w:val="none" w:sz="0" w:space="0" w:color="auto"/>
                    <w:left w:val="none" w:sz="0" w:space="0" w:color="auto"/>
                    <w:bottom w:val="none" w:sz="0" w:space="0" w:color="auto"/>
                    <w:right w:val="none" w:sz="0" w:space="0" w:color="auto"/>
                  </w:divBdr>
                </w:div>
                <w:div w:id="2008096253">
                  <w:marLeft w:val="0"/>
                  <w:marRight w:val="0"/>
                  <w:marTop w:val="0"/>
                  <w:marBottom w:val="0"/>
                  <w:divBdr>
                    <w:top w:val="none" w:sz="0" w:space="0" w:color="auto"/>
                    <w:left w:val="none" w:sz="0" w:space="0" w:color="auto"/>
                    <w:bottom w:val="none" w:sz="0" w:space="0" w:color="auto"/>
                    <w:right w:val="none" w:sz="0" w:space="0" w:color="auto"/>
                  </w:divBdr>
                </w:div>
                <w:div w:id="2008629049">
                  <w:marLeft w:val="0"/>
                  <w:marRight w:val="0"/>
                  <w:marTop w:val="0"/>
                  <w:marBottom w:val="0"/>
                  <w:divBdr>
                    <w:top w:val="none" w:sz="0" w:space="0" w:color="auto"/>
                    <w:left w:val="none" w:sz="0" w:space="0" w:color="auto"/>
                    <w:bottom w:val="none" w:sz="0" w:space="0" w:color="auto"/>
                    <w:right w:val="none" w:sz="0" w:space="0" w:color="auto"/>
                  </w:divBdr>
                </w:div>
                <w:div w:id="2010254936">
                  <w:marLeft w:val="0"/>
                  <w:marRight w:val="0"/>
                  <w:marTop w:val="0"/>
                  <w:marBottom w:val="0"/>
                  <w:divBdr>
                    <w:top w:val="none" w:sz="0" w:space="0" w:color="auto"/>
                    <w:left w:val="none" w:sz="0" w:space="0" w:color="auto"/>
                    <w:bottom w:val="none" w:sz="0" w:space="0" w:color="auto"/>
                    <w:right w:val="none" w:sz="0" w:space="0" w:color="auto"/>
                  </w:divBdr>
                </w:div>
                <w:div w:id="2011104284">
                  <w:marLeft w:val="0"/>
                  <w:marRight w:val="0"/>
                  <w:marTop w:val="0"/>
                  <w:marBottom w:val="0"/>
                  <w:divBdr>
                    <w:top w:val="none" w:sz="0" w:space="0" w:color="auto"/>
                    <w:left w:val="none" w:sz="0" w:space="0" w:color="auto"/>
                    <w:bottom w:val="none" w:sz="0" w:space="0" w:color="auto"/>
                    <w:right w:val="none" w:sz="0" w:space="0" w:color="auto"/>
                  </w:divBdr>
                </w:div>
                <w:div w:id="2014255140">
                  <w:marLeft w:val="0"/>
                  <w:marRight w:val="0"/>
                  <w:marTop w:val="0"/>
                  <w:marBottom w:val="0"/>
                  <w:divBdr>
                    <w:top w:val="none" w:sz="0" w:space="0" w:color="auto"/>
                    <w:left w:val="none" w:sz="0" w:space="0" w:color="auto"/>
                    <w:bottom w:val="none" w:sz="0" w:space="0" w:color="auto"/>
                    <w:right w:val="none" w:sz="0" w:space="0" w:color="auto"/>
                  </w:divBdr>
                </w:div>
                <w:div w:id="2014263167">
                  <w:marLeft w:val="0"/>
                  <w:marRight w:val="0"/>
                  <w:marTop w:val="0"/>
                  <w:marBottom w:val="0"/>
                  <w:divBdr>
                    <w:top w:val="none" w:sz="0" w:space="0" w:color="auto"/>
                    <w:left w:val="none" w:sz="0" w:space="0" w:color="auto"/>
                    <w:bottom w:val="none" w:sz="0" w:space="0" w:color="auto"/>
                    <w:right w:val="none" w:sz="0" w:space="0" w:color="auto"/>
                  </w:divBdr>
                </w:div>
                <w:div w:id="2015110648">
                  <w:marLeft w:val="0"/>
                  <w:marRight w:val="0"/>
                  <w:marTop w:val="0"/>
                  <w:marBottom w:val="0"/>
                  <w:divBdr>
                    <w:top w:val="none" w:sz="0" w:space="0" w:color="auto"/>
                    <w:left w:val="none" w:sz="0" w:space="0" w:color="auto"/>
                    <w:bottom w:val="none" w:sz="0" w:space="0" w:color="auto"/>
                    <w:right w:val="none" w:sz="0" w:space="0" w:color="auto"/>
                  </w:divBdr>
                </w:div>
                <w:div w:id="2015571911">
                  <w:marLeft w:val="0"/>
                  <w:marRight w:val="0"/>
                  <w:marTop w:val="0"/>
                  <w:marBottom w:val="0"/>
                  <w:divBdr>
                    <w:top w:val="none" w:sz="0" w:space="0" w:color="auto"/>
                    <w:left w:val="none" w:sz="0" w:space="0" w:color="auto"/>
                    <w:bottom w:val="none" w:sz="0" w:space="0" w:color="auto"/>
                    <w:right w:val="none" w:sz="0" w:space="0" w:color="auto"/>
                  </w:divBdr>
                </w:div>
                <w:div w:id="2017221466">
                  <w:marLeft w:val="0"/>
                  <w:marRight w:val="0"/>
                  <w:marTop w:val="0"/>
                  <w:marBottom w:val="0"/>
                  <w:divBdr>
                    <w:top w:val="none" w:sz="0" w:space="0" w:color="auto"/>
                    <w:left w:val="none" w:sz="0" w:space="0" w:color="auto"/>
                    <w:bottom w:val="none" w:sz="0" w:space="0" w:color="auto"/>
                    <w:right w:val="none" w:sz="0" w:space="0" w:color="auto"/>
                  </w:divBdr>
                </w:div>
                <w:div w:id="2017608193">
                  <w:marLeft w:val="0"/>
                  <w:marRight w:val="0"/>
                  <w:marTop w:val="0"/>
                  <w:marBottom w:val="0"/>
                  <w:divBdr>
                    <w:top w:val="none" w:sz="0" w:space="0" w:color="auto"/>
                    <w:left w:val="none" w:sz="0" w:space="0" w:color="auto"/>
                    <w:bottom w:val="none" w:sz="0" w:space="0" w:color="auto"/>
                    <w:right w:val="none" w:sz="0" w:space="0" w:color="auto"/>
                  </w:divBdr>
                </w:div>
                <w:div w:id="2018147449">
                  <w:marLeft w:val="0"/>
                  <w:marRight w:val="0"/>
                  <w:marTop w:val="0"/>
                  <w:marBottom w:val="0"/>
                  <w:divBdr>
                    <w:top w:val="none" w:sz="0" w:space="0" w:color="auto"/>
                    <w:left w:val="none" w:sz="0" w:space="0" w:color="auto"/>
                    <w:bottom w:val="none" w:sz="0" w:space="0" w:color="auto"/>
                    <w:right w:val="none" w:sz="0" w:space="0" w:color="auto"/>
                  </w:divBdr>
                </w:div>
                <w:div w:id="2019654842">
                  <w:marLeft w:val="0"/>
                  <w:marRight w:val="0"/>
                  <w:marTop w:val="0"/>
                  <w:marBottom w:val="0"/>
                  <w:divBdr>
                    <w:top w:val="none" w:sz="0" w:space="0" w:color="auto"/>
                    <w:left w:val="none" w:sz="0" w:space="0" w:color="auto"/>
                    <w:bottom w:val="none" w:sz="0" w:space="0" w:color="auto"/>
                    <w:right w:val="none" w:sz="0" w:space="0" w:color="auto"/>
                  </w:divBdr>
                </w:div>
                <w:div w:id="2021926326">
                  <w:marLeft w:val="0"/>
                  <w:marRight w:val="0"/>
                  <w:marTop w:val="0"/>
                  <w:marBottom w:val="0"/>
                  <w:divBdr>
                    <w:top w:val="none" w:sz="0" w:space="0" w:color="auto"/>
                    <w:left w:val="none" w:sz="0" w:space="0" w:color="auto"/>
                    <w:bottom w:val="none" w:sz="0" w:space="0" w:color="auto"/>
                    <w:right w:val="none" w:sz="0" w:space="0" w:color="auto"/>
                  </w:divBdr>
                </w:div>
                <w:div w:id="2023779051">
                  <w:marLeft w:val="0"/>
                  <w:marRight w:val="0"/>
                  <w:marTop w:val="0"/>
                  <w:marBottom w:val="0"/>
                  <w:divBdr>
                    <w:top w:val="none" w:sz="0" w:space="0" w:color="auto"/>
                    <w:left w:val="none" w:sz="0" w:space="0" w:color="auto"/>
                    <w:bottom w:val="none" w:sz="0" w:space="0" w:color="auto"/>
                    <w:right w:val="none" w:sz="0" w:space="0" w:color="auto"/>
                  </w:divBdr>
                </w:div>
                <w:div w:id="2023848086">
                  <w:marLeft w:val="0"/>
                  <w:marRight w:val="0"/>
                  <w:marTop w:val="0"/>
                  <w:marBottom w:val="0"/>
                  <w:divBdr>
                    <w:top w:val="none" w:sz="0" w:space="0" w:color="auto"/>
                    <w:left w:val="none" w:sz="0" w:space="0" w:color="auto"/>
                    <w:bottom w:val="none" w:sz="0" w:space="0" w:color="auto"/>
                    <w:right w:val="none" w:sz="0" w:space="0" w:color="auto"/>
                  </w:divBdr>
                </w:div>
                <w:div w:id="2026705526">
                  <w:marLeft w:val="0"/>
                  <w:marRight w:val="0"/>
                  <w:marTop w:val="0"/>
                  <w:marBottom w:val="0"/>
                  <w:divBdr>
                    <w:top w:val="none" w:sz="0" w:space="0" w:color="auto"/>
                    <w:left w:val="none" w:sz="0" w:space="0" w:color="auto"/>
                    <w:bottom w:val="none" w:sz="0" w:space="0" w:color="auto"/>
                    <w:right w:val="none" w:sz="0" w:space="0" w:color="auto"/>
                  </w:divBdr>
                </w:div>
                <w:div w:id="2026784513">
                  <w:marLeft w:val="0"/>
                  <w:marRight w:val="0"/>
                  <w:marTop w:val="0"/>
                  <w:marBottom w:val="0"/>
                  <w:divBdr>
                    <w:top w:val="none" w:sz="0" w:space="0" w:color="auto"/>
                    <w:left w:val="none" w:sz="0" w:space="0" w:color="auto"/>
                    <w:bottom w:val="none" w:sz="0" w:space="0" w:color="auto"/>
                    <w:right w:val="none" w:sz="0" w:space="0" w:color="auto"/>
                  </w:divBdr>
                </w:div>
                <w:div w:id="2028630468">
                  <w:marLeft w:val="0"/>
                  <w:marRight w:val="0"/>
                  <w:marTop w:val="0"/>
                  <w:marBottom w:val="0"/>
                  <w:divBdr>
                    <w:top w:val="none" w:sz="0" w:space="0" w:color="auto"/>
                    <w:left w:val="none" w:sz="0" w:space="0" w:color="auto"/>
                    <w:bottom w:val="none" w:sz="0" w:space="0" w:color="auto"/>
                    <w:right w:val="none" w:sz="0" w:space="0" w:color="auto"/>
                  </w:divBdr>
                </w:div>
                <w:div w:id="2029747739">
                  <w:marLeft w:val="0"/>
                  <w:marRight w:val="0"/>
                  <w:marTop w:val="0"/>
                  <w:marBottom w:val="0"/>
                  <w:divBdr>
                    <w:top w:val="none" w:sz="0" w:space="0" w:color="auto"/>
                    <w:left w:val="none" w:sz="0" w:space="0" w:color="auto"/>
                    <w:bottom w:val="none" w:sz="0" w:space="0" w:color="auto"/>
                    <w:right w:val="none" w:sz="0" w:space="0" w:color="auto"/>
                  </w:divBdr>
                </w:div>
                <w:div w:id="2031029709">
                  <w:marLeft w:val="0"/>
                  <w:marRight w:val="0"/>
                  <w:marTop w:val="0"/>
                  <w:marBottom w:val="0"/>
                  <w:divBdr>
                    <w:top w:val="none" w:sz="0" w:space="0" w:color="auto"/>
                    <w:left w:val="none" w:sz="0" w:space="0" w:color="auto"/>
                    <w:bottom w:val="none" w:sz="0" w:space="0" w:color="auto"/>
                    <w:right w:val="none" w:sz="0" w:space="0" w:color="auto"/>
                  </w:divBdr>
                </w:div>
                <w:div w:id="2031635923">
                  <w:marLeft w:val="0"/>
                  <w:marRight w:val="0"/>
                  <w:marTop w:val="0"/>
                  <w:marBottom w:val="0"/>
                  <w:divBdr>
                    <w:top w:val="none" w:sz="0" w:space="0" w:color="auto"/>
                    <w:left w:val="none" w:sz="0" w:space="0" w:color="auto"/>
                    <w:bottom w:val="none" w:sz="0" w:space="0" w:color="auto"/>
                    <w:right w:val="none" w:sz="0" w:space="0" w:color="auto"/>
                  </w:divBdr>
                </w:div>
                <w:div w:id="2032485091">
                  <w:marLeft w:val="0"/>
                  <w:marRight w:val="0"/>
                  <w:marTop w:val="0"/>
                  <w:marBottom w:val="0"/>
                  <w:divBdr>
                    <w:top w:val="none" w:sz="0" w:space="0" w:color="auto"/>
                    <w:left w:val="none" w:sz="0" w:space="0" w:color="auto"/>
                    <w:bottom w:val="none" w:sz="0" w:space="0" w:color="auto"/>
                    <w:right w:val="none" w:sz="0" w:space="0" w:color="auto"/>
                  </w:divBdr>
                </w:div>
                <w:div w:id="2033797563">
                  <w:marLeft w:val="0"/>
                  <w:marRight w:val="0"/>
                  <w:marTop w:val="0"/>
                  <w:marBottom w:val="0"/>
                  <w:divBdr>
                    <w:top w:val="none" w:sz="0" w:space="0" w:color="auto"/>
                    <w:left w:val="none" w:sz="0" w:space="0" w:color="auto"/>
                    <w:bottom w:val="none" w:sz="0" w:space="0" w:color="auto"/>
                    <w:right w:val="none" w:sz="0" w:space="0" w:color="auto"/>
                  </w:divBdr>
                </w:div>
                <w:div w:id="2039157933">
                  <w:marLeft w:val="0"/>
                  <w:marRight w:val="0"/>
                  <w:marTop w:val="0"/>
                  <w:marBottom w:val="0"/>
                  <w:divBdr>
                    <w:top w:val="none" w:sz="0" w:space="0" w:color="auto"/>
                    <w:left w:val="none" w:sz="0" w:space="0" w:color="auto"/>
                    <w:bottom w:val="none" w:sz="0" w:space="0" w:color="auto"/>
                    <w:right w:val="none" w:sz="0" w:space="0" w:color="auto"/>
                  </w:divBdr>
                </w:div>
                <w:div w:id="2040085917">
                  <w:marLeft w:val="0"/>
                  <w:marRight w:val="0"/>
                  <w:marTop w:val="0"/>
                  <w:marBottom w:val="0"/>
                  <w:divBdr>
                    <w:top w:val="none" w:sz="0" w:space="0" w:color="auto"/>
                    <w:left w:val="none" w:sz="0" w:space="0" w:color="auto"/>
                    <w:bottom w:val="none" w:sz="0" w:space="0" w:color="auto"/>
                    <w:right w:val="none" w:sz="0" w:space="0" w:color="auto"/>
                  </w:divBdr>
                </w:div>
                <w:div w:id="2041273716">
                  <w:marLeft w:val="0"/>
                  <w:marRight w:val="0"/>
                  <w:marTop w:val="0"/>
                  <w:marBottom w:val="0"/>
                  <w:divBdr>
                    <w:top w:val="none" w:sz="0" w:space="0" w:color="auto"/>
                    <w:left w:val="none" w:sz="0" w:space="0" w:color="auto"/>
                    <w:bottom w:val="none" w:sz="0" w:space="0" w:color="auto"/>
                    <w:right w:val="none" w:sz="0" w:space="0" w:color="auto"/>
                  </w:divBdr>
                </w:div>
                <w:div w:id="2042901067">
                  <w:marLeft w:val="0"/>
                  <w:marRight w:val="0"/>
                  <w:marTop w:val="0"/>
                  <w:marBottom w:val="0"/>
                  <w:divBdr>
                    <w:top w:val="none" w:sz="0" w:space="0" w:color="auto"/>
                    <w:left w:val="none" w:sz="0" w:space="0" w:color="auto"/>
                    <w:bottom w:val="none" w:sz="0" w:space="0" w:color="auto"/>
                    <w:right w:val="none" w:sz="0" w:space="0" w:color="auto"/>
                  </w:divBdr>
                </w:div>
                <w:div w:id="2043480207">
                  <w:marLeft w:val="0"/>
                  <w:marRight w:val="0"/>
                  <w:marTop w:val="0"/>
                  <w:marBottom w:val="0"/>
                  <w:divBdr>
                    <w:top w:val="none" w:sz="0" w:space="0" w:color="auto"/>
                    <w:left w:val="none" w:sz="0" w:space="0" w:color="auto"/>
                    <w:bottom w:val="none" w:sz="0" w:space="0" w:color="auto"/>
                    <w:right w:val="none" w:sz="0" w:space="0" w:color="auto"/>
                  </w:divBdr>
                </w:div>
                <w:div w:id="2044165985">
                  <w:marLeft w:val="0"/>
                  <w:marRight w:val="0"/>
                  <w:marTop w:val="0"/>
                  <w:marBottom w:val="0"/>
                  <w:divBdr>
                    <w:top w:val="none" w:sz="0" w:space="0" w:color="auto"/>
                    <w:left w:val="none" w:sz="0" w:space="0" w:color="auto"/>
                    <w:bottom w:val="none" w:sz="0" w:space="0" w:color="auto"/>
                    <w:right w:val="none" w:sz="0" w:space="0" w:color="auto"/>
                  </w:divBdr>
                </w:div>
                <w:div w:id="2047951651">
                  <w:marLeft w:val="0"/>
                  <w:marRight w:val="0"/>
                  <w:marTop w:val="0"/>
                  <w:marBottom w:val="0"/>
                  <w:divBdr>
                    <w:top w:val="none" w:sz="0" w:space="0" w:color="auto"/>
                    <w:left w:val="none" w:sz="0" w:space="0" w:color="auto"/>
                    <w:bottom w:val="none" w:sz="0" w:space="0" w:color="auto"/>
                    <w:right w:val="none" w:sz="0" w:space="0" w:color="auto"/>
                  </w:divBdr>
                </w:div>
                <w:div w:id="2053647585">
                  <w:marLeft w:val="0"/>
                  <w:marRight w:val="0"/>
                  <w:marTop w:val="0"/>
                  <w:marBottom w:val="0"/>
                  <w:divBdr>
                    <w:top w:val="none" w:sz="0" w:space="0" w:color="auto"/>
                    <w:left w:val="none" w:sz="0" w:space="0" w:color="auto"/>
                    <w:bottom w:val="none" w:sz="0" w:space="0" w:color="auto"/>
                    <w:right w:val="none" w:sz="0" w:space="0" w:color="auto"/>
                  </w:divBdr>
                </w:div>
                <w:div w:id="2055621788">
                  <w:marLeft w:val="0"/>
                  <w:marRight w:val="0"/>
                  <w:marTop w:val="0"/>
                  <w:marBottom w:val="0"/>
                  <w:divBdr>
                    <w:top w:val="none" w:sz="0" w:space="0" w:color="auto"/>
                    <w:left w:val="none" w:sz="0" w:space="0" w:color="auto"/>
                    <w:bottom w:val="none" w:sz="0" w:space="0" w:color="auto"/>
                    <w:right w:val="none" w:sz="0" w:space="0" w:color="auto"/>
                  </w:divBdr>
                </w:div>
                <w:div w:id="2062048844">
                  <w:marLeft w:val="0"/>
                  <w:marRight w:val="0"/>
                  <w:marTop w:val="0"/>
                  <w:marBottom w:val="0"/>
                  <w:divBdr>
                    <w:top w:val="none" w:sz="0" w:space="0" w:color="auto"/>
                    <w:left w:val="none" w:sz="0" w:space="0" w:color="auto"/>
                    <w:bottom w:val="none" w:sz="0" w:space="0" w:color="auto"/>
                    <w:right w:val="none" w:sz="0" w:space="0" w:color="auto"/>
                  </w:divBdr>
                </w:div>
                <w:div w:id="2063138825">
                  <w:marLeft w:val="0"/>
                  <w:marRight w:val="0"/>
                  <w:marTop w:val="0"/>
                  <w:marBottom w:val="0"/>
                  <w:divBdr>
                    <w:top w:val="none" w:sz="0" w:space="0" w:color="auto"/>
                    <w:left w:val="none" w:sz="0" w:space="0" w:color="auto"/>
                    <w:bottom w:val="none" w:sz="0" w:space="0" w:color="auto"/>
                    <w:right w:val="none" w:sz="0" w:space="0" w:color="auto"/>
                  </w:divBdr>
                </w:div>
                <w:div w:id="2064713526">
                  <w:marLeft w:val="0"/>
                  <w:marRight w:val="0"/>
                  <w:marTop w:val="0"/>
                  <w:marBottom w:val="0"/>
                  <w:divBdr>
                    <w:top w:val="none" w:sz="0" w:space="0" w:color="auto"/>
                    <w:left w:val="none" w:sz="0" w:space="0" w:color="auto"/>
                    <w:bottom w:val="none" w:sz="0" w:space="0" w:color="auto"/>
                    <w:right w:val="none" w:sz="0" w:space="0" w:color="auto"/>
                  </w:divBdr>
                </w:div>
                <w:div w:id="2066294326">
                  <w:marLeft w:val="0"/>
                  <w:marRight w:val="0"/>
                  <w:marTop w:val="0"/>
                  <w:marBottom w:val="0"/>
                  <w:divBdr>
                    <w:top w:val="none" w:sz="0" w:space="0" w:color="auto"/>
                    <w:left w:val="none" w:sz="0" w:space="0" w:color="auto"/>
                    <w:bottom w:val="none" w:sz="0" w:space="0" w:color="auto"/>
                    <w:right w:val="none" w:sz="0" w:space="0" w:color="auto"/>
                  </w:divBdr>
                </w:div>
                <w:div w:id="2067951954">
                  <w:marLeft w:val="0"/>
                  <w:marRight w:val="0"/>
                  <w:marTop w:val="0"/>
                  <w:marBottom w:val="0"/>
                  <w:divBdr>
                    <w:top w:val="none" w:sz="0" w:space="0" w:color="auto"/>
                    <w:left w:val="none" w:sz="0" w:space="0" w:color="auto"/>
                    <w:bottom w:val="none" w:sz="0" w:space="0" w:color="auto"/>
                    <w:right w:val="none" w:sz="0" w:space="0" w:color="auto"/>
                  </w:divBdr>
                </w:div>
                <w:div w:id="2068414140">
                  <w:marLeft w:val="0"/>
                  <w:marRight w:val="0"/>
                  <w:marTop w:val="0"/>
                  <w:marBottom w:val="0"/>
                  <w:divBdr>
                    <w:top w:val="none" w:sz="0" w:space="0" w:color="auto"/>
                    <w:left w:val="none" w:sz="0" w:space="0" w:color="auto"/>
                    <w:bottom w:val="none" w:sz="0" w:space="0" w:color="auto"/>
                    <w:right w:val="none" w:sz="0" w:space="0" w:color="auto"/>
                  </w:divBdr>
                </w:div>
                <w:div w:id="2074767672">
                  <w:marLeft w:val="0"/>
                  <w:marRight w:val="0"/>
                  <w:marTop w:val="0"/>
                  <w:marBottom w:val="0"/>
                  <w:divBdr>
                    <w:top w:val="none" w:sz="0" w:space="0" w:color="auto"/>
                    <w:left w:val="none" w:sz="0" w:space="0" w:color="auto"/>
                    <w:bottom w:val="none" w:sz="0" w:space="0" w:color="auto"/>
                    <w:right w:val="none" w:sz="0" w:space="0" w:color="auto"/>
                  </w:divBdr>
                </w:div>
                <w:div w:id="2081053985">
                  <w:marLeft w:val="0"/>
                  <w:marRight w:val="0"/>
                  <w:marTop w:val="0"/>
                  <w:marBottom w:val="0"/>
                  <w:divBdr>
                    <w:top w:val="none" w:sz="0" w:space="0" w:color="auto"/>
                    <w:left w:val="none" w:sz="0" w:space="0" w:color="auto"/>
                    <w:bottom w:val="none" w:sz="0" w:space="0" w:color="auto"/>
                    <w:right w:val="none" w:sz="0" w:space="0" w:color="auto"/>
                  </w:divBdr>
                </w:div>
                <w:div w:id="2082287002">
                  <w:marLeft w:val="0"/>
                  <w:marRight w:val="0"/>
                  <w:marTop w:val="0"/>
                  <w:marBottom w:val="0"/>
                  <w:divBdr>
                    <w:top w:val="none" w:sz="0" w:space="0" w:color="auto"/>
                    <w:left w:val="none" w:sz="0" w:space="0" w:color="auto"/>
                    <w:bottom w:val="none" w:sz="0" w:space="0" w:color="auto"/>
                    <w:right w:val="none" w:sz="0" w:space="0" w:color="auto"/>
                  </w:divBdr>
                </w:div>
                <w:div w:id="2086099982">
                  <w:marLeft w:val="0"/>
                  <w:marRight w:val="0"/>
                  <w:marTop w:val="0"/>
                  <w:marBottom w:val="0"/>
                  <w:divBdr>
                    <w:top w:val="none" w:sz="0" w:space="0" w:color="auto"/>
                    <w:left w:val="none" w:sz="0" w:space="0" w:color="auto"/>
                    <w:bottom w:val="none" w:sz="0" w:space="0" w:color="auto"/>
                    <w:right w:val="none" w:sz="0" w:space="0" w:color="auto"/>
                  </w:divBdr>
                </w:div>
                <w:div w:id="2086947765">
                  <w:marLeft w:val="0"/>
                  <w:marRight w:val="0"/>
                  <w:marTop w:val="0"/>
                  <w:marBottom w:val="0"/>
                  <w:divBdr>
                    <w:top w:val="none" w:sz="0" w:space="0" w:color="auto"/>
                    <w:left w:val="none" w:sz="0" w:space="0" w:color="auto"/>
                    <w:bottom w:val="none" w:sz="0" w:space="0" w:color="auto"/>
                    <w:right w:val="none" w:sz="0" w:space="0" w:color="auto"/>
                  </w:divBdr>
                </w:div>
                <w:div w:id="2094744324">
                  <w:marLeft w:val="0"/>
                  <w:marRight w:val="0"/>
                  <w:marTop w:val="0"/>
                  <w:marBottom w:val="0"/>
                  <w:divBdr>
                    <w:top w:val="none" w:sz="0" w:space="0" w:color="auto"/>
                    <w:left w:val="none" w:sz="0" w:space="0" w:color="auto"/>
                    <w:bottom w:val="none" w:sz="0" w:space="0" w:color="auto"/>
                    <w:right w:val="none" w:sz="0" w:space="0" w:color="auto"/>
                  </w:divBdr>
                </w:div>
                <w:div w:id="2095124969">
                  <w:marLeft w:val="0"/>
                  <w:marRight w:val="0"/>
                  <w:marTop w:val="0"/>
                  <w:marBottom w:val="0"/>
                  <w:divBdr>
                    <w:top w:val="none" w:sz="0" w:space="0" w:color="auto"/>
                    <w:left w:val="none" w:sz="0" w:space="0" w:color="auto"/>
                    <w:bottom w:val="none" w:sz="0" w:space="0" w:color="auto"/>
                    <w:right w:val="none" w:sz="0" w:space="0" w:color="auto"/>
                  </w:divBdr>
                </w:div>
                <w:div w:id="2096900734">
                  <w:marLeft w:val="0"/>
                  <w:marRight w:val="0"/>
                  <w:marTop w:val="0"/>
                  <w:marBottom w:val="0"/>
                  <w:divBdr>
                    <w:top w:val="none" w:sz="0" w:space="0" w:color="auto"/>
                    <w:left w:val="none" w:sz="0" w:space="0" w:color="auto"/>
                    <w:bottom w:val="none" w:sz="0" w:space="0" w:color="auto"/>
                    <w:right w:val="none" w:sz="0" w:space="0" w:color="auto"/>
                  </w:divBdr>
                </w:div>
                <w:div w:id="2098482584">
                  <w:marLeft w:val="0"/>
                  <w:marRight w:val="0"/>
                  <w:marTop w:val="0"/>
                  <w:marBottom w:val="0"/>
                  <w:divBdr>
                    <w:top w:val="none" w:sz="0" w:space="0" w:color="auto"/>
                    <w:left w:val="none" w:sz="0" w:space="0" w:color="auto"/>
                    <w:bottom w:val="none" w:sz="0" w:space="0" w:color="auto"/>
                    <w:right w:val="none" w:sz="0" w:space="0" w:color="auto"/>
                  </w:divBdr>
                </w:div>
                <w:div w:id="2098935723">
                  <w:marLeft w:val="0"/>
                  <w:marRight w:val="0"/>
                  <w:marTop w:val="0"/>
                  <w:marBottom w:val="0"/>
                  <w:divBdr>
                    <w:top w:val="none" w:sz="0" w:space="0" w:color="auto"/>
                    <w:left w:val="none" w:sz="0" w:space="0" w:color="auto"/>
                    <w:bottom w:val="none" w:sz="0" w:space="0" w:color="auto"/>
                    <w:right w:val="none" w:sz="0" w:space="0" w:color="auto"/>
                  </w:divBdr>
                </w:div>
                <w:div w:id="2099669924">
                  <w:marLeft w:val="0"/>
                  <w:marRight w:val="0"/>
                  <w:marTop w:val="0"/>
                  <w:marBottom w:val="0"/>
                  <w:divBdr>
                    <w:top w:val="none" w:sz="0" w:space="0" w:color="auto"/>
                    <w:left w:val="none" w:sz="0" w:space="0" w:color="auto"/>
                    <w:bottom w:val="none" w:sz="0" w:space="0" w:color="auto"/>
                    <w:right w:val="none" w:sz="0" w:space="0" w:color="auto"/>
                  </w:divBdr>
                </w:div>
                <w:div w:id="2101439284">
                  <w:marLeft w:val="0"/>
                  <w:marRight w:val="0"/>
                  <w:marTop w:val="0"/>
                  <w:marBottom w:val="0"/>
                  <w:divBdr>
                    <w:top w:val="none" w:sz="0" w:space="0" w:color="auto"/>
                    <w:left w:val="none" w:sz="0" w:space="0" w:color="auto"/>
                    <w:bottom w:val="none" w:sz="0" w:space="0" w:color="auto"/>
                    <w:right w:val="none" w:sz="0" w:space="0" w:color="auto"/>
                  </w:divBdr>
                </w:div>
                <w:div w:id="2102296163">
                  <w:marLeft w:val="0"/>
                  <w:marRight w:val="0"/>
                  <w:marTop w:val="0"/>
                  <w:marBottom w:val="0"/>
                  <w:divBdr>
                    <w:top w:val="none" w:sz="0" w:space="0" w:color="auto"/>
                    <w:left w:val="none" w:sz="0" w:space="0" w:color="auto"/>
                    <w:bottom w:val="none" w:sz="0" w:space="0" w:color="auto"/>
                    <w:right w:val="none" w:sz="0" w:space="0" w:color="auto"/>
                  </w:divBdr>
                </w:div>
                <w:div w:id="2105177091">
                  <w:marLeft w:val="0"/>
                  <w:marRight w:val="0"/>
                  <w:marTop w:val="0"/>
                  <w:marBottom w:val="0"/>
                  <w:divBdr>
                    <w:top w:val="none" w:sz="0" w:space="0" w:color="auto"/>
                    <w:left w:val="none" w:sz="0" w:space="0" w:color="auto"/>
                    <w:bottom w:val="none" w:sz="0" w:space="0" w:color="auto"/>
                    <w:right w:val="none" w:sz="0" w:space="0" w:color="auto"/>
                  </w:divBdr>
                </w:div>
                <w:div w:id="2107262125">
                  <w:marLeft w:val="0"/>
                  <w:marRight w:val="0"/>
                  <w:marTop w:val="0"/>
                  <w:marBottom w:val="0"/>
                  <w:divBdr>
                    <w:top w:val="none" w:sz="0" w:space="0" w:color="auto"/>
                    <w:left w:val="none" w:sz="0" w:space="0" w:color="auto"/>
                    <w:bottom w:val="none" w:sz="0" w:space="0" w:color="auto"/>
                    <w:right w:val="none" w:sz="0" w:space="0" w:color="auto"/>
                  </w:divBdr>
                </w:div>
                <w:div w:id="2116436363">
                  <w:marLeft w:val="0"/>
                  <w:marRight w:val="0"/>
                  <w:marTop w:val="0"/>
                  <w:marBottom w:val="0"/>
                  <w:divBdr>
                    <w:top w:val="none" w:sz="0" w:space="0" w:color="auto"/>
                    <w:left w:val="none" w:sz="0" w:space="0" w:color="auto"/>
                    <w:bottom w:val="none" w:sz="0" w:space="0" w:color="auto"/>
                    <w:right w:val="none" w:sz="0" w:space="0" w:color="auto"/>
                  </w:divBdr>
                </w:div>
                <w:div w:id="2117089402">
                  <w:marLeft w:val="0"/>
                  <w:marRight w:val="0"/>
                  <w:marTop w:val="0"/>
                  <w:marBottom w:val="0"/>
                  <w:divBdr>
                    <w:top w:val="none" w:sz="0" w:space="0" w:color="auto"/>
                    <w:left w:val="none" w:sz="0" w:space="0" w:color="auto"/>
                    <w:bottom w:val="none" w:sz="0" w:space="0" w:color="auto"/>
                    <w:right w:val="none" w:sz="0" w:space="0" w:color="auto"/>
                  </w:divBdr>
                </w:div>
                <w:div w:id="2118140274">
                  <w:marLeft w:val="0"/>
                  <w:marRight w:val="0"/>
                  <w:marTop w:val="0"/>
                  <w:marBottom w:val="0"/>
                  <w:divBdr>
                    <w:top w:val="none" w:sz="0" w:space="0" w:color="auto"/>
                    <w:left w:val="none" w:sz="0" w:space="0" w:color="auto"/>
                    <w:bottom w:val="none" w:sz="0" w:space="0" w:color="auto"/>
                    <w:right w:val="none" w:sz="0" w:space="0" w:color="auto"/>
                  </w:divBdr>
                </w:div>
                <w:div w:id="2120836790">
                  <w:marLeft w:val="0"/>
                  <w:marRight w:val="0"/>
                  <w:marTop w:val="0"/>
                  <w:marBottom w:val="0"/>
                  <w:divBdr>
                    <w:top w:val="none" w:sz="0" w:space="0" w:color="auto"/>
                    <w:left w:val="none" w:sz="0" w:space="0" w:color="auto"/>
                    <w:bottom w:val="none" w:sz="0" w:space="0" w:color="auto"/>
                    <w:right w:val="none" w:sz="0" w:space="0" w:color="auto"/>
                  </w:divBdr>
                </w:div>
                <w:div w:id="2122992558">
                  <w:marLeft w:val="0"/>
                  <w:marRight w:val="0"/>
                  <w:marTop w:val="0"/>
                  <w:marBottom w:val="0"/>
                  <w:divBdr>
                    <w:top w:val="none" w:sz="0" w:space="0" w:color="auto"/>
                    <w:left w:val="none" w:sz="0" w:space="0" w:color="auto"/>
                    <w:bottom w:val="none" w:sz="0" w:space="0" w:color="auto"/>
                    <w:right w:val="none" w:sz="0" w:space="0" w:color="auto"/>
                  </w:divBdr>
                </w:div>
                <w:div w:id="2126577860">
                  <w:marLeft w:val="0"/>
                  <w:marRight w:val="0"/>
                  <w:marTop w:val="0"/>
                  <w:marBottom w:val="0"/>
                  <w:divBdr>
                    <w:top w:val="none" w:sz="0" w:space="0" w:color="auto"/>
                    <w:left w:val="none" w:sz="0" w:space="0" w:color="auto"/>
                    <w:bottom w:val="none" w:sz="0" w:space="0" w:color="auto"/>
                    <w:right w:val="none" w:sz="0" w:space="0" w:color="auto"/>
                  </w:divBdr>
                </w:div>
                <w:div w:id="2129005715">
                  <w:marLeft w:val="0"/>
                  <w:marRight w:val="0"/>
                  <w:marTop w:val="0"/>
                  <w:marBottom w:val="0"/>
                  <w:divBdr>
                    <w:top w:val="none" w:sz="0" w:space="0" w:color="auto"/>
                    <w:left w:val="none" w:sz="0" w:space="0" w:color="auto"/>
                    <w:bottom w:val="none" w:sz="0" w:space="0" w:color="auto"/>
                    <w:right w:val="none" w:sz="0" w:space="0" w:color="auto"/>
                  </w:divBdr>
                </w:div>
                <w:div w:id="2129466178">
                  <w:marLeft w:val="0"/>
                  <w:marRight w:val="0"/>
                  <w:marTop w:val="0"/>
                  <w:marBottom w:val="0"/>
                  <w:divBdr>
                    <w:top w:val="none" w:sz="0" w:space="0" w:color="auto"/>
                    <w:left w:val="none" w:sz="0" w:space="0" w:color="auto"/>
                    <w:bottom w:val="none" w:sz="0" w:space="0" w:color="auto"/>
                    <w:right w:val="none" w:sz="0" w:space="0" w:color="auto"/>
                  </w:divBdr>
                </w:div>
                <w:div w:id="2129859992">
                  <w:marLeft w:val="0"/>
                  <w:marRight w:val="0"/>
                  <w:marTop w:val="0"/>
                  <w:marBottom w:val="0"/>
                  <w:divBdr>
                    <w:top w:val="none" w:sz="0" w:space="0" w:color="auto"/>
                    <w:left w:val="none" w:sz="0" w:space="0" w:color="auto"/>
                    <w:bottom w:val="none" w:sz="0" w:space="0" w:color="auto"/>
                    <w:right w:val="none" w:sz="0" w:space="0" w:color="auto"/>
                  </w:divBdr>
                </w:div>
                <w:div w:id="2134008698">
                  <w:marLeft w:val="0"/>
                  <w:marRight w:val="0"/>
                  <w:marTop w:val="0"/>
                  <w:marBottom w:val="0"/>
                  <w:divBdr>
                    <w:top w:val="none" w:sz="0" w:space="0" w:color="auto"/>
                    <w:left w:val="none" w:sz="0" w:space="0" w:color="auto"/>
                    <w:bottom w:val="none" w:sz="0" w:space="0" w:color="auto"/>
                    <w:right w:val="none" w:sz="0" w:space="0" w:color="auto"/>
                  </w:divBdr>
                </w:div>
                <w:div w:id="2136369396">
                  <w:marLeft w:val="0"/>
                  <w:marRight w:val="0"/>
                  <w:marTop w:val="0"/>
                  <w:marBottom w:val="0"/>
                  <w:divBdr>
                    <w:top w:val="none" w:sz="0" w:space="0" w:color="auto"/>
                    <w:left w:val="none" w:sz="0" w:space="0" w:color="auto"/>
                    <w:bottom w:val="none" w:sz="0" w:space="0" w:color="auto"/>
                    <w:right w:val="none" w:sz="0" w:space="0" w:color="auto"/>
                  </w:divBdr>
                </w:div>
                <w:div w:id="2136562271">
                  <w:marLeft w:val="0"/>
                  <w:marRight w:val="0"/>
                  <w:marTop w:val="0"/>
                  <w:marBottom w:val="0"/>
                  <w:divBdr>
                    <w:top w:val="none" w:sz="0" w:space="0" w:color="auto"/>
                    <w:left w:val="none" w:sz="0" w:space="0" w:color="auto"/>
                    <w:bottom w:val="none" w:sz="0" w:space="0" w:color="auto"/>
                    <w:right w:val="none" w:sz="0" w:space="0" w:color="auto"/>
                  </w:divBdr>
                </w:div>
                <w:div w:id="2141338153">
                  <w:marLeft w:val="0"/>
                  <w:marRight w:val="0"/>
                  <w:marTop w:val="0"/>
                  <w:marBottom w:val="0"/>
                  <w:divBdr>
                    <w:top w:val="none" w:sz="0" w:space="0" w:color="auto"/>
                    <w:left w:val="none" w:sz="0" w:space="0" w:color="auto"/>
                    <w:bottom w:val="none" w:sz="0" w:space="0" w:color="auto"/>
                    <w:right w:val="none" w:sz="0" w:space="0" w:color="auto"/>
                  </w:divBdr>
                </w:div>
                <w:div w:id="2141411534">
                  <w:marLeft w:val="0"/>
                  <w:marRight w:val="0"/>
                  <w:marTop w:val="0"/>
                  <w:marBottom w:val="0"/>
                  <w:divBdr>
                    <w:top w:val="none" w:sz="0" w:space="0" w:color="auto"/>
                    <w:left w:val="none" w:sz="0" w:space="0" w:color="auto"/>
                    <w:bottom w:val="none" w:sz="0" w:space="0" w:color="auto"/>
                    <w:right w:val="none" w:sz="0" w:space="0" w:color="auto"/>
                  </w:divBdr>
                </w:div>
                <w:div w:id="2141416514">
                  <w:marLeft w:val="0"/>
                  <w:marRight w:val="0"/>
                  <w:marTop w:val="0"/>
                  <w:marBottom w:val="0"/>
                  <w:divBdr>
                    <w:top w:val="none" w:sz="0" w:space="0" w:color="auto"/>
                    <w:left w:val="none" w:sz="0" w:space="0" w:color="auto"/>
                    <w:bottom w:val="none" w:sz="0" w:space="0" w:color="auto"/>
                    <w:right w:val="none" w:sz="0" w:space="0" w:color="auto"/>
                  </w:divBdr>
                </w:div>
                <w:div w:id="2142917130">
                  <w:marLeft w:val="0"/>
                  <w:marRight w:val="0"/>
                  <w:marTop w:val="0"/>
                  <w:marBottom w:val="0"/>
                  <w:divBdr>
                    <w:top w:val="none" w:sz="0" w:space="0" w:color="auto"/>
                    <w:left w:val="none" w:sz="0" w:space="0" w:color="auto"/>
                    <w:bottom w:val="none" w:sz="0" w:space="0" w:color="auto"/>
                    <w:right w:val="none" w:sz="0" w:space="0" w:color="auto"/>
                  </w:divBdr>
                </w:div>
                <w:div w:id="2143233038">
                  <w:marLeft w:val="0"/>
                  <w:marRight w:val="0"/>
                  <w:marTop w:val="0"/>
                  <w:marBottom w:val="0"/>
                  <w:divBdr>
                    <w:top w:val="none" w:sz="0" w:space="0" w:color="auto"/>
                    <w:left w:val="none" w:sz="0" w:space="0" w:color="auto"/>
                    <w:bottom w:val="none" w:sz="0" w:space="0" w:color="auto"/>
                    <w:right w:val="none" w:sz="0" w:space="0" w:color="auto"/>
                  </w:divBdr>
                </w:div>
                <w:div w:id="2145001307">
                  <w:marLeft w:val="0"/>
                  <w:marRight w:val="0"/>
                  <w:marTop w:val="0"/>
                  <w:marBottom w:val="0"/>
                  <w:divBdr>
                    <w:top w:val="none" w:sz="0" w:space="0" w:color="auto"/>
                    <w:left w:val="none" w:sz="0" w:space="0" w:color="auto"/>
                    <w:bottom w:val="none" w:sz="0" w:space="0" w:color="auto"/>
                    <w:right w:val="none" w:sz="0" w:space="0" w:color="auto"/>
                  </w:divBdr>
                </w:div>
                <w:div w:id="2146849615">
                  <w:marLeft w:val="0"/>
                  <w:marRight w:val="0"/>
                  <w:marTop w:val="0"/>
                  <w:marBottom w:val="0"/>
                  <w:divBdr>
                    <w:top w:val="none" w:sz="0" w:space="0" w:color="auto"/>
                    <w:left w:val="none" w:sz="0" w:space="0" w:color="auto"/>
                    <w:bottom w:val="none" w:sz="0" w:space="0" w:color="auto"/>
                    <w:right w:val="none" w:sz="0" w:space="0" w:color="auto"/>
                  </w:divBdr>
                </w:div>
              </w:divsChild>
            </w:div>
            <w:div w:id="659238951">
              <w:marLeft w:val="0"/>
              <w:marRight w:val="0"/>
              <w:marTop w:val="0"/>
              <w:marBottom w:val="0"/>
              <w:divBdr>
                <w:top w:val="none" w:sz="0" w:space="0" w:color="auto"/>
                <w:left w:val="none" w:sz="0" w:space="0" w:color="auto"/>
                <w:bottom w:val="none" w:sz="0" w:space="0" w:color="auto"/>
                <w:right w:val="none" w:sz="0" w:space="0" w:color="auto"/>
              </w:divBdr>
            </w:div>
            <w:div w:id="659768640">
              <w:marLeft w:val="0"/>
              <w:marRight w:val="0"/>
              <w:marTop w:val="0"/>
              <w:marBottom w:val="0"/>
              <w:divBdr>
                <w:top w:val="none" w:sz="0" w:space="0" w:color="auto"/>
                <w:left w:val="none" w:sz="0" w:space="0" w:color="auto"/>
                <w:bottom w:val="none" w:sz="0" w:space="0" w:color="auto"/>
                <w:right w:val="none" w:sz="0" w:space="0" w:color="auto"/>
              </w:divBdr>
            </w:div>
            <w:div w:id="660230180">
              <w:marLeft w:val="0"/>
              <w:marRight w:val="0"/>
              <w:marTop w:val="0"/>
              <w:marBottom w:val="0"/>
              <w:divBdr>
                <w:top w:val="none" w:sz="0" w:space="0" w:color="auto"/>
                <w:left w:val="none" w:sz="0" w:space="0" w:color="auto"/>
                <w:bottom w:val="none" w:sz="0" w:space="0" w:color="auto"/>
                <w:right w:val="none" w:sz="0" w:space="0" w:color="auto"/>
              </w:divBdr>
            </w:div>
            <w:div w:id="660738637">
              <w:marLeft w:val="0"/>
              <w:marRight w:val="0"/>
              <w:marTop w:val="0"/>
              <w:marBottom w:val="0"/>
              <w:divBdr>
                <w:top w:val="none" w:sz="0" w:space="0" w:color="auto"/>
                <w:left w:val="none" w:sz="0" w:space="0" w:color="auto"/>
                <w:bottom w:val="none" w:sz="0" w:space="0" w:color="auto"/>
                <w:right w:val="none" w:sz="0" w:space="0" w:color="auto"/>
              </w:divBdr>
            </w:div>
            <w:div w:id="660818677">
              <w:marLeft w:val="0"/>
              <w:marRight w:val="0"/>
              <w:marTop w:val="0"/>
              <w:marBottom w:val="0"/>
              <w:divBdr>
                <w:top w:val="none" w:sz="0" w:space="0" w:color="auto"/>
                <w:left w:val="none" w:sz="0" w:space="0" w:color="auto"/>
                <w:bottom w:val="none" w:sz="0" w:space="0" w:color="auto"/>
                <w:right w:val="none" w:sz="0" w:space="0" w:color="auto"/>
              </w:divBdr>
            </w:div>
            <w:div w:id="661399074">
              <w:marLeft w:val="0"/>
              <w:marRight w:val="0"/>
              <w:marTop w:val="0"/>
              <w:marBottom w:val="0"/>
              <w:divBdr>
                <w:top w:val="none" w:sz="0" w:space="0" w:color="auto"/>
                <w:left w:val="none" w:sz="0" w:space="0" w:color="auto"/>
                <w:bottom w:val="none" w:sz="0" w:space="0" w:color="auto"/>
                <w:right w:val="none" w:sz="0" w:space="0" w:color="auto"/>
              </w:divBdr>
            </w:div>
            <w:div w:id="662703050">
              <w:marLeft w:val="0"/>
              <w:marRight w:val="0"/>
              <w:marTop w:val="0"/>
              <w:marBottom w:val="0"/>
              <w:divBdr>
                <w:top w:val="none" w:sz="0" w:space="0" w:color="auto"/>
                <w:left w:val="none" w:sz="0" w:space="0" w:color="auto"/>
                <w:bottom w:val="none" w:sz="0" w:space="0" w:color="auto"/>
                <w:right w:val="none" w:sz="0" w:space="0" w:color="auto"/>
              </w:divBdr>
            </w:div>
            <w:div w:id="663122735">
              <w:marLeft w:val="0"/>
              <w:marRight w:val="0"/>
              <w:marTop w:val="0"/>
              <w:marBottom w:val="0"/>
              <w:divBdr>
                <w:top w:val="none" w:sz="0" w:space="0" w:color="auto"/>
                <w:left w:val="none" w:sz="0" w:space="0" w:color="auto"/>
                <w:bottom w:val="none" w:sz="0" w:space="0" w:color="auto"/>
                <w:right w:val="none" w:sz="0" w:space="0" w:color="auto"/>
              </w:divBdr>
            </w:div>
            <w:div w:id="664433109">
              <w:marLeft w:val="0"/>
              <w:marRight w:val="0"/>
              <w:marTop w:val="0"/>
              <w:marBottom w:val="0"/>
              <w:divBdr>
                <w:top w:val="none" w:sz="0" w:space="0" w:color="auto"/>
                <w:left w:val="none" w:sz="0" w:space="0" w:color="auto"/>
                <w:bottom w:val="none" w:sz="0" w:space="0" w:color="auto"/>
                <w:right w:val="none" w:sz="0" w:space="0" w:color="auto"/>
              </w:divBdr>
            </w:div>
            <w:div w:id="666245670">
              <w:marLeft w:val="0"/>
              <w:marRight w:val="0"/>
              <w:marTop w:val="0"/>
              <w:marBottom w:val="0"/>
              <w:divBdr>
                <w:top w:val="none" w:sz="0" w:space="0" w:color="auto"/>
                <w:left w:val="none" w:sz="0" w:space="0" w:color="auto"/>
                <w:bottom w:val="none" w:sz="0" w:space="0" w:color="auto"/>
                <w:right w:val="none" w:sz="0" w:space="0" w:color="auto"/>
              </w:divBdr>
            </w:div>
            <w:div w:id="672805259">
              <w:marLeft w:val="0"/>
              <w:marRight w:val="0"/>
              <w:marTop w:val="0"/>
              <w:marBottom w:val="0"/>
              <w:divBdr>
                <w:top w:val="none" w:sz="0" w:space="0" w:color="auto"/>
                <w:left w:val="none" w:sz="0" w:space="0" w:color="auto"/>
                <w:bottom w:val="none" w:sz="0" w:space="0" w:color="auto"/>
                <w:right w:val="none" w:sz="0" w:space="0" w:color="auto"/>
              </w:divBdr>
            </w:div>
            <w:div w:id="672955294">
              <w:marLeft w:val="0"/>
              <w:marRight w:val="0"/>
              <w:marTop w:val="0"/>
              <w:marBottom w:val="0"/>
              <w:divBdr>
                <w:top w:val="none" w:sz="0" w:space="0" w:color="auto"/>
                <w:left w:val="none" w:sz="0" w:space="0" w:color="auto"/>
                <w:bottom w:val="none" w:sz="0" w:space="0" w:color="auto"/>
                <w:right w:val="none" w:sz="0" w:space="0" w:color="auto"/>
              </w:divBdr>
            </w:div>
            <w:div w:id="675770373">
              <w:marLeft w:val="0"/>
              <w:marRight w:val="0"/>
              <w:marTop w:val="0"/>
              <w:marBottom w:val="0"/>
              <w:divBdr>
                <w:top w:val="none" w:sz="0" w:space="0" w:color="auto"/>
                <w:left w:val="none" w:sz="0" w:space="0" w:color="auto"/>
                <w:bottom w:val="none" w:sz="0" w:space="0" w:color="auto"/>
                <w:right w:val="none" w:sz="0" w:space="0" w:color="auto"/>
              </w:divBdr>
            </w:div>
            <w:div w:id="678238679">
              <w:marLeft w:val="0"/>
              <w:marRight w:val="0"/>
              <w:marTop w:val="0"/>
              <w:marBottom w:val="0"/>
              <w:divBdr>
                <w:top w:val="none" w:sz="0" w:space="0" w:color="auto"/>
                <w:left w:val="none" w:sz="0" w:space="0" w:color="auto"/>
                <w:bottom w:val="none" w:sz="0" w:space="0" w:color="auto"/>
                <w:right w:val="none" w:sz="0" w:space="0" w:color="auto"/>
              </w:divBdr>
            </w:div>
            <w:div w:id="679549559">
              <w:marLeft w:val="0"/>
              <w:marRight w:val="0"/>
              <w:marTop w:val="0"/>
              <w:marBottom w:val="0"/>
              <w:divBdr>
                <w:top w:val="none" w:sz="0" w:space="0" w:color="auto"/>
                <w:left w:val="none" w:sz="0" w:space="0" w:color="auto"/>
                <w:bottom w:val="none" w:sz="0" w:space="0" w:color="auto"/>
                <w:right w:val="none" w:sz="0" w:space="0" w:color="auto"/>
              </w:divBdr>
            </w:div>
            <w:div w:id="682053019">
              <w:marLeft w:val="0"/>
              <w:marRight w:val="0"/>
              <w:marTop w:val="0"/>
              <w:marBottom w:val="0"/>
              <w:divBdr>
                <w:top w:val="none" w:sz="0" w:space="0" w:color="auto"/>
                <w:left w:val="none" w:sz="0" w:space="0" w:color="auto"/>
                <w:bottom w:val="none" w:sz="0" w:space="0" w:color="auto"/>
                <w:right w:val="none" w:sz="0" w:space="0" w:color="auto"/>
              </w:divBdr>
            </w:div>
            <w:div w:id="682324612">
              <w:marLeft w:val="0"/>
              <w:marRight w:val="0"/>
              <w:marTop w:val="0"/>
              <w:marBottom w:val="0"/>
              <w:divBdr>
                <w:top w:val="none" w:sz="0" w:space="0" w:color="auto"/>
                <w:left w:val="none" w:sz="0" w:space="0" w:color="auto"/>
                <w:bottom w:val="none" w:sz="0" w:space="0" w:color="auto"/>
                <w:right w:val="none" w:sz="0" w:space="0" w:color="auto"/>
              </w:divBdr>
            </w:div>
            <w:div w:id="684088275">
              <w:marLeft w:val="0"/>
              <w:marRight w:val="0"/>
              <w:marTop w:val="0"/>
              <w:marBottom w:val="0"/>
              <w:divBdr>
                <w:top w:val="none" w:sz="0" w:space="0" w:color="auto"/>
                <w:left w:val="none" w:sz="0" w:space="0" w:color="auto"/>
                <w:bottom w:val="none" w:sz="0" w:space="0" w:color="auto"/>
                <w:right w:val="none" w:sz="0" w:space="0" w:color="auto"/>
              </w:divBdr>
            </w:div>
            <w:div w:id="684482022">
              <w:marLeft w:val="0"/>
              <w:marRight w:val="0"/>
              <w:marTop w:val="0"/>
              <w:marBottom w:val="0"/>
              <w:divBdr>
                <w:top w:val="none" w:sz="0" w:space="0" w:color="auto"/>
                <w:left w:val="none" w:sz="0" w:space="0" w:color="auto"/>
                <w:bottom w:val="none" w:sz="0" w:space="0" w:color="auto"/>
                <w:right w:val="none" w:sz="0" w:space="0" w:color="auto"/>
              </w:divBdr>
            </w:div>
            <w:div w:id="684598527">
              <w:marLeft w:val="0"/>
              <w:marRight w:val="0"/>
              <w:marTop w:val="0"/>
              <w:marBottom w:val="0"/>
              <w:divBdr>
                <w:top w:val="none" w:sz="0" w:space="0" w:color="auto"/>
                <w:left w:val="none" w:sz="0" w:space="0" w:color="auto"/>
                <w:bottom w:val="none" w:sz="0" w:space="0" w:color="auto"/>
                <w:right w:val="none" w:sz="0" w:space="0" w:color="auto"/>
              </w:divBdr>
            </w:div>
            <w:div w:id="684669030">
              <w:marLeft w:val="0"/>
              <w:marRight w:val="0"/>
              <w:marTop w:val="0"/>
              <w:marBottom w:val="0"/>
              <w:divBdr>
                <w:top w:val="none" w:sz="0" w:space="0" w:color="auto"/>
                <w:left w:val="none" w:sz="0" w:space="0" w:color="auto"/>
                <w:bottom w:val="none" w:sz="0" w:space="0" w:color="auto"/>
                <w:right w:val="none" w:sz="0" w:space="0" w:color="auto"/>
              </w:divBdr>
            </w:div>
            <w:div w:id="685601561">
              <w:marLeft w:val="0"/>
              <w:marRight w:val="0"/>
              <w:marTop w:val="0"/>
              <w:marBottom w:val="0"/>
              <w:divBdr>
                <w:top w:val="none" w:sz="0" w:space="0" w:color="auto"/>
                <w:left w:val="none" w:sz="0" w:space="0" w:color="auto"/>
                <w:bottom w:val="none" w:sz="0" w:space="0" w:color="auto"/>
                <w:right w:val="none" w:sz="0" w:space="0" w:color="auto"/>
              </w:divBdr>
            </w:div>
            <w:div w:id="686055549">
              <w:marLeft w:val="0"/>
              <w:marRight w:val="0"/>
              <w:marTop w:val="0"/>
              <w:marBottom w:val="0"/>
              <w:divBdr>
                <w:top w:val="none" w:sz="0" w:space="0" w:color="auto"/>
                <w:left w:val="none" w:sz="0" w:space="0" w:color="auto"/>
                <w:bottom w:val="none" w:sz="0" w:space="0" w:color="auto"/>
                <w:right w:val="none" w:sz="0" w:space="0" w:color="auto"/>
              </w:divBdr>
            </w:div>
            <w:div w:id="687831656">
              <w:marLeft w:val="0"/>
              <w:marRight w:val="0"/>
              <w:marTop w:val="0"/>
              <w:marBottom w:val="0"/>
              <w:divBdr>
                <w:top w:val="none" w:sz="0" w:space="0" w:color="auto"/>
                <w:left w:val="none" w:sz="0" w:space="0" w:color="auto"/>
                <w:bottom w:val="none" w:sz="0" w:space="0" w:color="auto"/>
                <w:right w:val="none" w:sz="0" w:space="0" w:color="auto"/>
              </w:divBdr>
            </w:div>
            <w:div w:id="689911717">
              <w:marLeft w:val="0"/>
              <w:marRight w:val="0"/>
              <w:marTop w:val="0"/>
              <w:marBottom w:val="0"/>
              <w:divBdr>
                <w:top w:val="none" w:sz="0" w:space="0" w:color="auto"/>
                <w:left w:val="none" w:sz="0" w:space="0" w:color="auto"/>
                <w:bottom w:val="none" w:sz="0" w:space="0" w:color="auto"/>
                <w:right w:val="none" w:sz="0" w:space="0" w:color="auto"/>
              </w:divBdr>
            </w:div>
            <w:div w:id="690034176">
              <w:marLeft w:val="0"/>
              <w:marRight w:val="0"/>
              <w:marTop w:val="0"/>
              <w:marBottom w:val="0"/>
              <w:divBdr>
                <w:top w:val="none" w:sz="0" w:space="0" w:color="auto"/>
                <w:left w:val="none" w:sz="0" w:space="0" w:color="auto"/>
                <w:bottom w:val="none" w:sz="0" w:space="0" w:color="auto"/>
                <w:right w:val="none" w:sz="0" w:space="0" w:color="auto"/>
              </w:divBdr>
            </w:div>
            <w:div w:id="691536750">
              <w:marLeft w:val="0"/>
              <w:marRight w:val="0"/>
              <w:marTop w:val="0"/>
              <w:marBottom w:val="0"/>
              <w:divBdr>
                <w:top w:val="none" w:sz="0" w:space="0" w:color="auto"/>
                <w:left w:val="none" w:sz="0" w:space="0" w:color="auto"/>
                <w:bottom w:val="none" w:sz="0" w:space="0" w:color="auto"/>
                <w:right w:val="none" w:sz="0" w:space="0" w:color="auto"/>
              </w:divBdr>
            </w:div>
            <w:div w:id="692266220">
              <w:marLeft w:val="0"/>
              <w:marRight w:val="0"/>
              <w:marTop w:val="0"/>
              <w:marBottom w:val="0"/>
              <w:divBdr>
                <w:top w:val="none" w:sz="0" w:space="0" w:color="auto"/>
                <w:left w:val="none" w:sz="0" w:space="0" w:color="auto"/>
                <w:bottom w:val="none" w:sz="0" w:space="0" w:color="auto"/>
                <w:right w:val="none" w:sz="0" w:space="0" w:color="auto"/>
              </w:divBdr>
            </w:div>
            <w:div w:id="693773965">
              <w:marLeft w:val="0"/>
              <w:marRight w:val="0"/>
              <w:marTop w:val="0"/>
              <w:marBottom w:val="0"/>
              <w:divBdr>
                <w:top w:val="none" w:sz="0" w:space="0" w:color="auto"/>
                <w:left w:val="none" w:sz="0" w:space="0" w:color="auto"/>
                <w:bottom w:val="none" w:sz="0" w:space="0" w:color="auto"/>
                <w:right w:val="none" w:sz="0" w:space="0" w:color="auto"/>
              </w:divBdr>
            </w:div>
            <w:div w:id="695543557">
              <w:marLeft w:val="0"/>
              <w:marRight w:val="0"/>
              <w:marTop w:val="0"/>
              <w:marBottom w:val="0"/>
              <w:divBdr>
                <w:top w:val="none" w:sz="0" w:space="0" w:color="auto"/>
                <w:left w:val="none" w:sz="0" w:space="0" w:color="auto"/>
                <w:bottom w:val="none" w:sz="0" w:space="0" w:color="auto"/>
                <w:right w:val="none" w:sz="0" w:space="0" w:color="auto"/>
              </w:divBdr>
            </w:div>
            <w:div w:id="696001208">
              <w:marLeft w:val="0"/>
              <w:marRight w:val="0"/>
              <w:marTop w:val="0"/>
              <w:marBottom w:val="0"/>
              <w:divBdr>
                <w:top w:val="none" w:sz="0" w:space="0" w:color="auto"/>
                <w:left w:val="none" w:sz="0" w:space="0" w:color="auto"/>
                <w:bottom w:val="none" w:sz="0" w:space="0" w:color="auto"/>
                <w:right w:val="none" w:sz="0" w:space="0" w:color="auto"/>
              </w:divBdr>
            </w:div>
            <w:div w:id="696395480">
              <w:marLeft w:val="0"/>
              <w:marRight w:val="0"/>
              <w:marTop w:val="0"/>
              <w:marBottom w:val="0"/>
              <w:divBdr>
                <w:top w:val="none" w:sz="0" w:space="0" w:color="auto"/>
                <w:left w:val="none" w:sz="0" w:space="0" w:color="auto"/>
                <w:bottom w:val="none" w:sz="0" w:space="0" w:color="auto"/>
                <w:right w:val="none" w:sz="0" w:space="0" w:color="auto"/>
              </w:divBdr>
            </w:div>
            <w:div w:id="697437197">
              <w:marLeft w:val="0"/>
              <w:marRight w:val="0"/>
              <w:marTop w:val="0"/>
              <w:marBottom w:val="0"/>
              <w:divBdr>
                <w:top w:val="none" w:sz="0" w:space="0" w:color="auto"/>
                <w:left w:val="none" w:sz="0" w:space="0" w:color="auto"/>
                <w:bottom w:val="none" w:sz="0" w:space="0" w:color="auto"/>
                <w:right w:val="none" w:sz="0" w:space="0" w:color="auto"/>
              </w:divBdr>
            </w:div>
            <w:div w:id="697587115">
              <w:marLeft w:val="0"/>
              <w:marRight w:val="0"/>
              <w:marTop w:val="0"/>
              <w:marBottom w:val="0"/>
              <w:divBdr>
                <w:top w:val="none" w:sz="0" w:space="0" w:color="auto"/>
                <w:left w:val="none" w:sz="0" w:space="0" w:color="auto"/>
                <w:bottom w:val="none" w:sz="0" w:space="0" w:color="auto"/>
                <w:right w:val="none" w:sz="0" w:space="0" w:color="auto"/>
              </w:divBdr>
            </w:div>
            <w:div w:id="699358234">
              <w:marLeft w:val="0"/>
              <w:marRight w:val="0"/>
              <w:marTop w:val="0"/>
              <w:marBottom w:val="0"/>
              <w:divBdr>
                <w:top w:val="none" w:sz="0" w:space="0" w:color="auto"/>
                <w:left w:val="none" w:sz="0" w:space="0" w:color="auto"/>
                <w:bottom w:val="none" w:sz="0" w:space="0" w:color="auto"/>
                <w:right w:val="none" w:sz="0" w:space="0" w:color="auto"/>
              </w:divBdr>
            </w:div>
            <w:div w:id="704526068">
              <w:marLeft w:val="0"/>
              <w:marRight w:val="0"/>
              <w:marTop w:val="0"/>
              <w:marBottom w:val="0"/>
              <w:divBdr>
                <w:top w:val="none" w:sz="0" w:space="0" w:color="auto"/>
                <w:left w:val="none" w:sz="0" w:space="0" w:color="auto"/>
                <w:bottom w:val="none" w:sz="0" w:space="0" w:color="auto"/>
                <w:right w:val="none" w:sz="0" w:space="0" w:color="auto"/>
              </w:divBdr>
            </w:div>
            <w:div w:id="705837012">
              <w:marLeft w:val="0"/>
              <w:marRight w:val="0"/>
              <w:marTop w:val="0"/>
              <w:marBottom w:val="0"/>
              <w:divBdr>
                <w:top w:val="none" w:sz="0" w:space="0" w:color="auto"/>
                <w:left w:val="none" w:sz="0" w:space="0" w:color="auto"/>
                <w:bottom w:val="none" w:sz="0" w:space="0" w:color="auto"/>
                <w:right w:val="none" w:sz="0" w:space="0" w:color="auto"/>
              </w:divBdr>
            </w:div>
            <w:div w:id="707416632">
              <w:marLeft w:val="0"/>
              <w:marRight w:val="0"/>
              <w:marTop w:val="0"/>
              <w:marBottom w:val="0"/>
              <w:divBdr>
                <w:top w:val="none" w:sz="0" w:space="0" w:color="auto"/>
                <w:left w:val="none" w:sz="0" w:space="0" w:color="auto"/>
                <w:bottom w:val="none" w:sz="0" w:space="0" w:color="auto"/>
                <w:right w:val="none" w:sz="0" w:space="0" w:color="auto"/>
              </w:divBdr>
            </w:div>
            <w:div w:id="708384605">
              <w:marLeft w:val="0"/>
              <w:marRight w:val="0"/>
              <w:marTop w:val="0"/>
              <w:marBottom w:val="0"/>
              <w:divBdr>
                <w:top w:val="none" w:sz="0" w:space="0" w:color="auto"/>
                <w:left w:val="none" w:sz="0" w:space="0" w:color="auto"/>
                <w:bottom w:val="none" w:sz="0" w:space="0" w:color="auto"/>
                <w:right w:val="none" w:sz="0" w:space="0" w:color="auto"/>
              </w:divBdr>
            </w:div>
            <w:div w:id="709106485">
              <w:marLeft w:val="0"/>
              <w:marRight w:val="0"/>
              <w:marTop w:val="0"/>
              <w:marBottom w:val="0"/>
              <w:divBdr>
                <w:top w:val="none" w:sz="0" w:space="0" w:color="auto"/>
                <w:left w:val="none" w:sz="0" w:space="0" w:color="auto"/>
                <w:bottom w:val="none" w:sz="0" w:space="0" w:color="auto"/>
                <w:right w:val="none" w:sz="0" w:space="0" w:color="auto"/>
              </w:divBdr>
            </w:div>
            <w:div w:id="709577486">
              <w:marLeft w:val="0"/>
              <w:marRight w:val="0"/>
              <w:marTop w:val="0"/>
              <w:marBottom w:val="0"/>
              <w:divBdr>
                <w:top w:val="none" w:sz="0" w:space="0" w:color="auto"/>
                <w:left w:val="none" w:sz="0" w:space="0" w:color="auto"/>
                <w:bottom w:val="none" w:sz="0" w:space="0" w:color="auto"/>
                <w:right w:val="none" w:sz="0" w:space="0" w:color="auto"/>
              </w:divBdr>
            </w:div>
            <w:div w:id="716781446">
              <w:marLeft w:val="0"/>
              <w:marRight w:val="0"/>
              <w:marTop w:val="0"/>
              <w:marBottom w:val="0"/>
              <w:divBdr>
                <w:top w:val="none" w:sz="0" w:space="0" w:color="auto"/>
                <w:left w:val="none" w:sz="0" w:space="0" w:color="auto"/>
                <w:bottom w:val="none" w:sz="0" w:space="0" w:color="auto"/>
                <w:right w:val="none" w:sz="0" w:space="0" w:color="auto"/>
              </w:divBdr>
            </w:div>
            <w:div w:id="716978996">
              <w:marLeft w:val="0"/>
              <w:marRight w:val="0"/>
              <w:marTop w:val="0"/>
              <w:marBottom w:val="0"/>
              <w:divBdr>
                <w:top w:val="none" w:sz="0" w:space="0" w:color="auto"/>
                <w:left w:val="none" w:sz="0" w:space="0" w:color="auto"/>
                <w:bottom w:val="none" w:sz="0" w:space="0" w:color="auto"/>
                <w:right w:val="none" w:sz="0" w:space="0" w:color="auto"/>
              </w:divBdr>
            </w:div>
            <w:div w:id="718866083">
              <w:marLeft w:val="0"/>
              <w:marRight w:val="0"/>
              <w:marTop w:val="0"/>
              <w:marBottom w:val="0"/>
              <w:divBdr>
                <w:top w:val="none" w:sz="0" w:space="0" w:color="auto"/>
                <w:left w:val="none" w:sz="0" w:space="0" w:color="auto"/>
                <w:bottom w:val="none" w:sz="0" w:space="0" w:color="auto"/>
                <w:right w:val="none" w:sz="0" w:space="0" w:color="auto"/>
              </w:divBdr>
            </w:div>
            <w:div w:id="719327635">
              <w:marLeft w:val="0"/>
              <w:marRight w:val="0"/>
              <w:marTop w:val="0"/>
              <w:marBottom w:val="0"/>
              <w:divBdr>
                <w:top w:val="none" w:sz="0" w:space="0" w:color="auto"/>
                <w:left w:val="none" w:sz="0" w:space="0" w:color="auto"/>
                <w:bottom w:val="none" w:sz="0" w:space="0" w:color="auto"/>
                <w:right w:val="none" w:sz="0" w:space="0" w:color="auto"/>
              </w:divBdr>
            </w:div>
            <w:div w:id="721057707">
              <w:marLeft w:val="0"/>
              <w:marRight w:val="0"/>
              <w:marTop w:val="0"/>
              <w:marBottom w:val="0"/>
              <w:divBdr>
                <w:top w:val="none" w:sz="0" w:space="0" w:color="auto"/>
                <w:left w:val="none" w:sz="0" w:space="0" w:color="auto"/>
                <w:bottom w:val="none" w:sz="0" w:space="0" w:color="auto"/>
                <w:right w:val="none" w:sz="0" w:space="0" w:color="auto"/>
              </w:divBdr>
            </w:div>
            <w:div w:id="722631120">
              <w:marLeft w:val="0"/>
              <w:marRight w:val="0"/>
              <w:marTop w:val="0"/>
              <w:marBottom w:val="0"/>
              <w:divBdr>
                <w:top w:val="none" w:sz="0" w:space="0" w:color="auto"/>
                <w:left w:val="none" w:sz="0" w:space="0" w:color="auto"/>
                <w:bottom w:val="none" w:sz="0" w:space="0" w:color="auto"/>
                <w:right w:val="none" w:sz="0" w:space="0" w:color="auto"/>
              </w:divBdr>
            </w:div>
            <w:div w:id="724110000">
              <w:marLeft w:val="0"/>
              <w:marRight w:val="0"/>
              <w:marTop w:val="0"/>
              <w:marBottom w:val="0"/>
              <w:divBdr>
                <w:top w:val="none" w:sz="0" w:space="0" w:color="auto"/>
                <w:left w:val="none" w:sz="0" w:space="0" w:color="auto"/>
                <w:bottom w:val="none" w:sz="0" w:space="0" w:color="auto"/>
                <w:right w:val="none" w:sz="0" w:space="0" w:color="auto"/>
              </w:divBdr>
            </w:div>
            <w:div w:id="724261132">
              <w:marLeft w:val="0"/>
              <w:marRight w:val="0"/>
              <w:marTop w:val="0"/>
              <w:marBottom w:val="0"/>
              <w:divBdr>
                <w:top w:val="none" w:sz="0" w:space="0" w:color="auto"/>
                <w:left w:val="none" w:sz="0" w:space="0" w:color="auto"/>
                <w:bottom w:val="none" w:sz="0" w:space="0" w:color="auto"/>
                <w:right w:val="none" w:sz="0" w:space="0" w:color="auto"/>
              </w:divBdr>
            </w:div>
            <w:div w:id="726418577">
              <w:marLeft w:val="0"/>
              <w:marRight w:val="0"/>
              <w:marTop w:val="0"/>
              <w:marBottom w:val="0"/>
              <w:divBdr>
                <w:top w:val="none" w:sz="0" w:space="0" w:color="auto"/>
                <w:left w:val="none" w:sz="0" w:space="0" w:color="auto"/>
                <w:bottom w:val="none" w:sz="0" w:space="0" w:color="auto"/>
                <w:right w:val="none" w:sz="0" w:space="0" w:color="auto"/>
              </w:divBdr>
            </w:div>
            <w:div w:id="727803412">
              <w:marLeft w:val="0"/>
              <w:marRight w:val="0"/>
              <w:marTop w:val="0"/>
              <w:marBottom w:val="0"/>
              <w:divBdr>
                <w:top w:val="none" w:sz="0" w:space="0" w:color="auto"/>
                <w:left w:val="none" w:sz="0" w:space="0" w:color="auto"/>
                <w:bottom w:val="none" w:sz="0" w:space="0" w:color="auto"/>
                <w:right w:val="none" w:sz="0" w:space="0" w:color="auto"/>
              </w:divBdr>
            </w:div>
            <w:div w:id="728461009">
              <w:marLeft w:val="0"/>
              <w:marRight w:val="0"/>
              <w:marTop w:val="0"/>
              <w:marBottom w:val="0"/>
              <w:divBdr>
                <w:top w:val="none" w:sz="0" w:space="0" w:color="auto"/>
                <w:left w:val="none" w:sz="0" w:space="0" w:color="auto"/>
                <w:bottom w:val="none" w:sz="0" w:space="0" w:color="auto"/>
                <w:right w:val="none" w:sz="0" w:space="0" w:color="auto"/>
              </w:divBdr>
            </w:div>
            <w:div w:id="728766418">
              <w:marLeft w:val="0"/>
              <w:marRight w:val="0"/>
              <w:marTop w:val="0"/>
              <w:marBottom w:val="0"/>
              <w:divBdr>
                <w:top w:val="none" w:sz="0" w:space="0" w:color="auto"/>
                <w:left w:val="none" w:sz="0" w:space="0" w:color="auto"/>
                <w:bottom w:val="none" w:sz="0" w:space="0" w:color="auto"/>
                <w:right w:val="none" w:sz="0" w:space="0" w:color="auto"/>
              </w:divBdr>
            </w:div>
            <w:div w:id="732892779">
              <w:marLeft w:val="0"/>
              <w:marRight w:val="0"/>
              <w:marTop w:val="0"/>
              <w:marBottom w:val="0"/>
              <w:divBdr>
                <w:top w:val="none" w:sz="0" w:space="0" w:color="auto"/>
                <w:left w:val="none" w:sz="0" w:space="0" w:color="auto"/>
                <w:bottom w:val="none" w:sz="0" w:space="0" w:color="auto"/>
                <w:right w:val="none" w:sz="0" w:space="0" w:color="auto"/>
              </w:divBdr>
            </w:div>
            <w:div w:id="733161395">
              <w:marLeft w:val="0"/>
              <w:marRight w:val="0"/>
              <w:marTop w:val="0"/>
              <w:marBottom w:val="0"/>
              <w:divBdr>
                <w:top w:val="none" w:sz="0" w:space="0" w:color="auto"/>
                <w:left w:val="none" w:sz="0" w:space="0" w:color="auto"/>
                <w:bottom w:val="none" w:sz="0" w:space="0" w:color="auto"/>
                <w:right w:val="none" w:sz="0" w:space="0" w:color="auto"/>
              </w:divBdr>
            </w:div>
            <w:div w:id="733742915">
              <w:marLeft w:val="0"/>
              <w:marRight w:val="0"/>
              <w:marTop w:val="0"/>
              <w:marBottom w:val="0"/>
              <w:divBdr>
                <w:top w:val="none" w:sz="0" w:space="0" w:color="auto"/>
                <w:left w:val="none" w:sz="0" w:space="0" w:color="auto"/>
                <w:bottom w:val="none" w:sz="0" w:space="0" w:color="auto"/>
                <w:right w:val="none" w:sz="0" w:space="0" w:color="auto"/>
              </w:divBdr>
            </w:div>
            <w:div w:id="739981871">
              <w:marLeft w:val="0"/>
              <w:marRight w:val="0"/>
              <w:marTop w:val="0"/>
              <w:marBottom w:val="0"/>
              <w:divBdr>
                <w:top w:val="none" w:sz="0" w:space="0" w:color="auto"/>
                <w:left w:val="none" w:sz="0" w:space="0" w:color="auto"/>
                <w:bottom w:val="none" w:sz="0" w:space="0" w:color="auto"/>
                <w:right w:val="none" w:sz="0" w:space="0" w:color="auto"/>
              </w:divBdr>
            </w:div>
            <w:div w:id="740443688">
              <w:marLeft w:val="0"/>
              <w:marRight w:val="0"/>
              <w:marTop w:val="0"/>
              <w:marBottom w:val="0"/>
              <w:divBdr>
                <w:top w:val="none" w:sz="0" w:space="0" w:color="auto"/>
                <w:left w:val="none" w:sz="0" w:space="0" w:color="auto"/>
                <w:bottom w:val="none" w:sz="0" w:space="0" w:color="auto"/>
                <w:right w:val="none" w:sz="0" w:space="0" w:color="auto"/>
              </w:divBdr>
            </w:div>
            <w:div w:id="740643257">
              <w:marLeft w:val="0"/>
              <w:marRight w:val="0"/>
              <w:marTop w:val="0"/>
              <w:marBottom w:val="0"/>
              <w:divBdr>
                <w:top w:val="none" w:sz="0" w:space="0" w:color="auto"/>
                <w:left w:val="none" w:sz="0" w:space="0" w:color="auto"/>
                <w:bottom w:val="none" w:sz="0" w:space="0" w:color="auto"/>
                <w:right w:val="none" w:sz="0" w:space="0" w:color="auto"/>
              </w:divBdr>
            </w:div>
            <w:div w:id="744647945">
              <w:marLeft w:val="0"/>
              <w:marRight w:val="0"/>
              <w:marTop w:val="0"/>
              <w:marBottom w:val="0"/>
              <w:divBdr>
                <w:top w:val="none" w:sz="0" w:space="0" w:color="auto"/>
                <w:left w:val="none" w:sz="0" w:space="0" w:color="auto"/>
                <w:bottom w:val="none" w:sz="0" w:space="0" w:color="auto"/>
                <w:right w:val="none" w:sz="0" w:space="0" w:color="auto"/>
              </w:divBdr>
            </w:div>
            <w:div w:id="745419132">
              <w:marLeft w:val="0"/>
              <w:marRight w:val="0"/>
              <w:marTop w:val="0"/>
              <w:marBottom w:val="0"/>
              <w:divBdr>
                <w:top w:val="none" w:sz="0" w:space="0" w:color="auto"/>
                <w:left w:val="none" w:sz="0" w:space="0" w:color="auto"/>
                <w:bottom w:val="none" w:sz="0" w:space="0" w:color="auto"/>
                <w:right w:val="none" w:sz="0" w:space="0" w:color="auto"/>
              </w:divBdr>
              <w:divsChild>
                <w:div w:id="72314917">
                  <w:marLeft w:val="0"/>
                  <w:marRight w:val="0"/>
                  <w:marTop w:val="0"/>
                  <w:marBottom w:val="0"/>
                  <w:divBdr>
                    <w:top w:val="none" w:sz="0" w:space="0" w:color="auto"/>
                    <w:left w:val="none" w:sz="0" w:space="0" w:color="auto"/>
                    <w:bottom w:val="none" w:sz="0" w:space="0" w:color="auto"/>
                    <w:right w:val="none" w:sz="0" w:space="0" w:color="auto"/>
                  </w:divBdr>
                </w:div>
                <w:div w:id="1281953166">
                  <w:marLeft w:val="0"/>
                  <w:marRight w:val="0"/>
                  <w:marTop w:val="0"/>
                  <w:marBottom w:val="0"/>
                  <w:divBdr>
                    <w:top w:val="none" w:sz="0" w:space="0" w:color="auto"/>
                    <w:left w:val="none" w:sz="0" w:space="0" w:color="auto"/>
                    <w:bottom w:val="none" w:sz="0" w:space="0" w:color="auto"/>
                    <w:right w:val="none" w:sz="0" w:space="0" w:color="auto"/>
                  </w:divBdr>
                </w:div>
                <w:div w:id="1798061939">
                  <w:marLeft w:val="0"/>
                  <w:marRight w:val="0"/>
                  <w:marTop w:val="0"/>
                  <w:marBottom w:val="0"/>
                  <w:divBdr>
                    <w:top w:val="none" w:sz="0" w:space="0" w:color="auto"/>
                    <w:left w:val="none" w:sz="0" w:space="0" w:color="auto"/>
                    <w:bottom w:val="none" w:sz="0" w:space="0" w:color="auto"/>
                    <w:right w:val="none" w:sz="0" w:space="0" w:color="auto"/>
                  </w:divBdr>
                </w:div>
                <w:div w:id="1857887409">
                  <w:marLeft w:val="0"/>
                  <w:marRight w:val="0"/>
                  <w:marTop w:val="0"/>
                  <w:marBottom w:val="0"/>
                  <w:divBdr>
                    <w:top w:val="none" w:sz="0" w:space="0" w:color="auto"/>
                    <w:left w:val="none" w:sz="0" w:space="0" w:color="auto"/>
                    <w:bottom w:val="none" w:sz="0" w:space="0" w:color="auto"/>
                    <w:right w:val="none" w:sz="0" w:space="0" w:color="auto"/>
                  </w:divBdr>
                </w:div>
              </w:divsChild>
            </w:div>
            <w:div w:id="749543814">
              <w:marLeft w:val="0"/>
              <w:marRight w:val="0"/>
              <w:marTop w:val="0"/>
              <w:marBottom w:val="0"/>
              <w:divBdr>
                <w:top w:val="none" w:sz="0" w:space="0" w:color="auto"/>
                <w:left w:val="none" w:sz="0" w:space="0" w:color="auto"/>
                <w:bottom w:val="none" w:sz="0" w:space="0" w:color="auto"/>
                <w:right w:val="none" w:sz="0" w:space="0" w:color="auto"/>
              </w:divBdr>
            </w:div>
            <w:div w:id="750081189">
              <w:marLeft w:val="0"/>
              <w:marRight w:val="0"/>
              <w:marTop w:val="0"/>
              <w:marBottom w:val="0"/>
              <w:divBdr>
                <w:top w:val="none" w:sz="0" w:space="0" w:color="auto"/>
                <w:left w:val="none" w:sz="0" w:space="0" w:color="auto"/>
                <w:bottom w:val="none" w:sz="0" w:space="0" w:color="auto"/>
                <w:right w:val="none" w:sz="0" w:space="0" w:color="auto"/>
              </w:divBdr>
            </w:div>
            <w:div w:id="751465823">
              <w:marLeft w:val="0"/>
              <w:marRight w:val="0"/>
              <w:marTop w:val="0"/>
              <w:marBottom w:val="0"/>
              <w:divBdr>
                <w:top w:val="none" w:sz="0" w:space="0" w:color="auto"/>
                <w:left w:val="none" w:sz="0" w:space="0" w:color="auto"/>
                <w:bottom w:val="none" w:sz="0" w:space="0" w:color="auto"/>
                <w:right w:val="none" w:sz="0" w:space="0" w:color="auto"/>
              </w:divBdr>
            </w:div>
            <w:div w:id="754859102">
              <w:marLeft w:val="0"/>
              <w:marRight w:val="0"/>
              <w:marTop w:val="0"/>
              <w:marBottom w:val="0"/>
              <w:divBdr>
                <w:top w:val="none" w:sz="0" w:space="0" w:color="auto"/>
                <w:left w:val="none" w:sz="0" w:space="0" w:color="auto"/>
                <w:bottom w:val="none" w:sz="0" w:space="0" w:color="auto"/>
                <w:right w:val="none" w:sz="0" w:space="0" w:color="auto"/>
              </w:divBdr>
            </w:div>
            <w:div w:id="755592054">
              <w:marLeft w:val="0"/>
              <w:marRight w:val="0"/>
              <w:marTop w:val="0"/>
              <w:marBottom w:val="0"/>
              <w:divBdr>
                <w:top w:val="none" w:sz="0" w:space="0" w:color="auto"/>
                <w:left w:val="none" w:sz="0" w:space="0" w:color="auto"/>
                <w:bottom w:val="none" w:sz="0" w:space="0" w:color="auto"/>
                <w:right w:val="none" w:sz="0" w:space="0" w:color="auto"/>
              </w:divBdr>
            </w:div>
            <w:div w:id="759330632">
              <w:marLeft w:val="0"/>
              <w:marRight w:val="0"/>
              <w:marTop w:val="0"/>
              <w:marBottom w:val="0"/>
              <w:divBdr>
                <w:top w:val="none" w:sz="0" w:space="0" w:color="auto"/>
                <w:left w:val="none" w:sz="0" w:space="0" w:color="auto"/>
                <w:bottom w:val="none" w:sz="0" w:space="0" w:color="auto"/>
                <w:right w:val="none" w:sz="0" w:space="0" w:color="auto"/>
              </w:divBdr>
            </w:div>
            <w:div w:id="759571466">
              <w:marLeft w:val="0"/>
              <w:marRight w:val="0"/>
              <w:marTop w:val="0"/>
              <w:marBottom w:val="0"/>
              <w:divBdr>
                <w:top w:val="none" w:sz="0" w:space="0" w:color="auto"/>
                <w:left w:val="none" w:sz="0" w:space="0" w:color="auto"/>
                <w:bottom w:val="none" w:sz="0" w:space="0" w:color="auto"/>
                <w:right w:val="none" w:sz="0" w:space="0" w:color="auto"/>
              </w:divBdr>
            </w:div>
            <w:div w:id="759712850">
              <w:marLeft w:val="0"/>
              <w:marRight w:val="0"/>
              <w:marTop w:val="0"/>
              <w:marBottom w:val="0"/>
              <w:divBdr>
                <w:top w:val="none" w:sz="0" w:space="0" w:color="auto"/>
                <w:left w:val="none" w:sz="0" w:space="0" w:color="auto"/>
                <w:bottom w:val="none" w:sz="0" w:space="0" w:color="auto"/>
                <w:right w:val="none" w:sz="0" w:space="0" w:color="auto"/>
              </w:divBdr>
            </w:div>
            <w:div w:id="759915490">
              <w:marLeft w:val="0"/>
              <w:marRight w:val="0"/>
              <w:marTop w:val="0"/>
              <w:marBottom w:val="0"/>
              <w:divBdr>
                <w:top w:val="none" w:sz="0" w:space="0" w:color="auto"/>
                <w:left w:val="none" w:sz="0" w:space="0" w:color="auto"/>
                <w:bottom w:val="none" w:sz="0" w:space="0" w:color="auto"/>
                <w:right w:val="none" w:sz="0" w:space="0" w:color="auto"/>
              </w:divBdr>
            </w:div>
            <w:div w:id="762453899">
              <w:marLeft w:val="0"/>
              <w:marRight w:val="0"/>
              <w:marTop w:val="0"/>
              <w:marBottom w:val="0"/>
              <w:divBdr>
                <w:top w:val="none" w:sz="0" w:space="0" w:color="auto"/>
                <w:left w:val="none" w:sz="0" w:space="0" w:color="auto"/>
                <w:bottom w:val="none" w:sz="0" w:space="0" w:color="auto"/>
                <w:right w:val="none" w:sz="0" w:space="0" w:color="auto"/>
              </w:divBdr>
            </w:div>
            <w:div w:id="762646676">
              <w:marLeft w:val="0"/>
              <w:marRight w:val="0"/>
              <w:marTop w:val="0"/>
              <w:marBottom w:val="0"/>
              <w:divBdr>
                <w:top w:val="none" w:sz="0" w:space="0" w:color="auto"/>
                <w:left w:val="none" w:sz="0" w:space="0" w:color="auto"/>
                <w:bottom w:val="none" w:sz="0" w:space="0" w:color="auto"/>
                <w:right w:val="none" w:sz="0" w:space="0" w:color="auto"/>
              </w:divBdr>
            </w:div>
            <w:div w:id="768503246">
              <w:marLeft w:val="0"/>
              <w:marRight w:val="0"/>
              <w:marTop w:val="0"/>
              <w:marBottom w:val="0"/>
              <w:divBdr>
                <w:top w:val="none" w:sz="0" w:space="0" w:color="auto"/>
                <w:left w:val="none" w:sz="0" w:space="0" w:color="auto"/>
                <w:bottom w:val="none" w:sz="0" w:space="0" w:color="auto"/>
                <w:right w:val="none" w:sz="0" w:space="0" w:color="auto"/>
              </w:divBdr>
            </w:div>
            <w:div w:id="769936546">
              <w:marLeft w:val="0"/>
              <w:marRight w:val="0"/>
              <w:marTop w:val="0"/>
              <w:marBottom w:val="0"/>
              <w:divBdr>
                <w:top w:val="none" w:sz="0" w:space="0" w:color="auto"/>
                <w:left w:val="none" w:sz="0" w:space="0" w:color="auto"/>
                <w:bottom w:val="none" w:sz="0" w:space="0" w:color="auto"/>
                <w:right w:val="none" w:sz="0" w:space="0" w:color="auto"/>
              </w:divBdr>
            </w:div>
            <w:div w:id="777142078">
              <w:marLeft w:val="0"/>
              <w:marRight w:val="0"/>
              <w:marTop w:val="0"/>
              <w:marBottom w:val="0"/>
              <w:divBdr>
                <w:top w:val="none" w:sz="0" w:space="0" w:color="auto"/>
                <w:left w:val="none" w:sz="0" w:space="0" w:color="auto"/>
                <w:bottom w:val="none" w:sz="0" w:space="0" w:color="auto"/>
                <w:right w:val="none" w:sz="0" w:space="0" w:color="auto"/>
              </w:divBdr>
            </w:div>
            <w:div w:id="777721073">
              <w:marLeft w:val="0"/>
              <w:marRight w:val="0"/>
              <w:marTop w:val="0"/>
              <w:marBottom w:val="0"/>
              <w:divBdr>
                <w:top w:val="none" w:sz="0" w:space="0" w:color="auto"/>
                <w:left w:val="none" w:sz="0" w:space="0" w:color="auto"/>
                <w:bottom w:val="none" w:sz="0" w:space="0" w:color="auto"/>
                <w:right w:val="none" w:sz="0" w:space="0" w:color="auto"/>
              </w:divBdr>
            </w:div>
            <w:div w:id="779225703">
              <w:marLeft w:val="0"/>
              <w:marRight w:val="0"/>
              <w:marTop w:val="0"/>
              <w:marBottom w:val="0"/>
              <w:divBdr>
                <w:top w:val="none" w:sz="0" w:space="0" w:color="auto"/>
                <w:left w:val="none" w:sz="0" w:space="0" w:color="auto"/>
                <w:bottom w:val="none" w:sz="0" w:space="0" w:color="auto"/>
                <w:right w:val="none" w:sz="0" w:space="0" w:color="auto"/>
              </w:divBdr>
            </w:div>
            <w:div w:id="782923326">
              <w:marLeft w:val="0"/>
              <w:marRight w:val="0"/>
              <w:marTop w:val="0"/>
              <w:marBottom w:val="0"/>
              <w:divBdr>
                <w:top w:val="none" w:sz="0" w:space="0" w:color="auto"/>
                <w:left w:val="none" w:sz="0" w:space="0" w:color="auto"/>
                <w:bottom w:val="none" w:sz="0" w:space="0" w:color="auto"/>
                <w:right w:val="none" w:sz="0" w:space="0" w:color="auto"/>
              </w:divBdr>
              <w:divsChild>
                <w:div w:id="384179978">
                  <w:marLeft w:val="0"/>
                  <w:marRight w:val="0"/>
                  <w:marTop w:val="0"/>
                  <w:marBottom w:val="0"/>
                  <w:divBdr>
                    <w:top w:val="none" w:sz="0" w:space="0" w:color="auto"/>
                    <w:left w:val="none" w:sz="0" w:space="0" w:color="auto"/>
                    <w:bottom w:val="none" w:sz="0" w:space="0" w:color="auto"/>
                    <w:right w:val="none" w:sz="0" w:space="0" w:color="auto"/>
                  </w:divBdr>
                </w:div>
                <w:div w:id="431166944">
                  <w:marLeft w:val="0"/>
                  <w:marRight w:val="0"/>
                  <w:marTop w:val="0"/>
                  <w:marBottom w:val="0"/>
                  <w:divBdr>
                    <w:top w:val="none" w:sz="0" w:space="0" w:color="auto"/>
                    <w:left w:val="none" w:sz="0" w:space="0" w:color="auto"/>
                    <w:bottom w:val="none" w:sz="0" w:space="0" w:color="auto"/>
                    <w:right w:val="none" w:sz="0" w:space="0" w:color="auto"/>
                  </w:divBdr>
                </w:div>
                <w:div w:id="537201939">
                  <w:marLeft w:val="0"/>
                  <w:marRight w:val="0"/>
                  <w:marTop w:val="0"/>
                  <w:marBottom w:val="0"/>
                  <w:divBdr>
                    <w:top w:val="none" w:sz="0" w:space="0" w:color="auto"/>
                    <w:left w:val="none" w:sz="0" w:space="0" w:color="auto"/>
                    <w:bottom w:val="none" w:sz="0" w:space="0" w:color="auto"/>
                    <w:right w:val="none" w:sz="0" w:space="0" w:color="auto"/>
                  </w:divBdr>
                </w:div>
                <w:div w:id="1658608407">
                  <w:marLeft w:val="0"/>
                  <w:marRight w:val="0"/>
                  <w:marTop w:val="0"/>
                  <w:marBottom w:val="0"/>
                  <w:divBdr>
                    <w:top w:val="none" w:sz="0" w:space="0" w:color="auto"/>
                    <w:left w:val="none" w:sz="0" w:space="0" w:color="auto"/>
                    <w:bottom w:val="none" w:sz="0" w:space="0" w:color="auto"/>
                    <w:right w:val="none" w:sz="0" w:space="0" w:color="auto"/>
                  </w:divBdr>
                </w:div>
              </w:divsChild>
            </w:div>
            <w:div w:id="784888108">
              <w:marLeft w:val="0"/>
              <w:marRight w:val="0"/>
              <w:marTop w:val="0"/>
              <w:marBottom w:val="0"/>
              <w:divBdr>
                <w:top w:val="none" w:sz="0" w:space="0" w:color="auto"/>
                <w:left w:val="none" w:sz="0" w:space="0" w:color="auto"/>
                <w:bottom w:val="none" w:sz="0" w:space="0" w:color="auto"/>
                <w:right w:val="none" w:sz="0" w:space="0" w:color="auto"/>
              </w:divBdr>
            </w:div>
            <w:div w:id="785657483">
              <w:marLeft w:val="0"/>
              <w:marRight w:val="0"/>
              <w:marTop w:val="0"/>
              <w:marBottom w:val="0"/>
              <w:divBdr>
                <w:top w:val="none" w:sz="0" w:space="0" w:color="auto"/>
                <w:left w:val="none" w:sz="0" w:space="0" w:color="auto"/>
                <w:bottom w:val="none" w:sz="0" w:space="0" w:color="auto"/>
                <w:right w:val="none" w:sz="0" w:space="0" w:color="auto"/>
              </w:divBdr>
            </w:div>
            <w:div w:id="786855896">
              <w:marLeft w:val="0"/>
              <w:marRight w:val="0"/>
              <w:marTop w:val="0"/>
              <w:marBottom w:val="0"/>
              <w:divBdr>
                <w:top w:val="none" w:sz="0" w:space="0" w:color="auto"/>
                <w:left w:val="none" w:sz="0" w:space="0" w:color="auto"/>
                <w:bottom w:val="none" w:sz="0" w:space="0" w:color="auto"/>
                <w:right w:val="none" w:sz="0" w:space="0" w:color="auto"/>
              </w:divBdr>
            </w:div>
            <w:div w:id="787049720">
              <w:marLeft w:val="0"/>
              <w:marRight w:val="0"/>
              <w:marTop w:val="0"/>
              <w:marBottom w:val="0"/>
              <w:divBdr>
                <w:top w:val="none" w:sz="0" w:space="0" w:color="auto"/>
                <w:left w:val="none" w:sz="0" w:space="0" w:color="auto"/>
                <w:bottom w:val="none" w:sz="0" w:space="0" w:color="auto"/>
                <w:right w:val="none" w:sz="0" w:space="0" w:color="auto"/>
              </w:divBdr>
            </w:div>
            <w:div w:id="787511865">
              <w:marLeft w:val="0"/>
              <w:marRight w:val="0"/>
              <w:marTop w:val="0"/>
              <w:marBottom w:val="0"/>
              <w:divBdr>
                <w:top w:val="none" w:sz="0" w:space="0" w:color="auto"/>
                <w:left w:val="none" w:sz="0" w:space="0" w:color="auto"/>
                <w:bottom w:val="none" w:sz="0" w:space="0" w:color="auto"/>
                <w:right w:val="none" w:sz="0" w:space="0" w:color="auto"/>
              </w:divBdr>
            </w:div>
            <w:div w:id="788859759">
              <w:marLeft w:val="0"/>
              <w:marRight w:val="0"/>
              <w:marTop w:val="0"/>
              <w:marBottom w:val="0"/>
              <w:divBdr>
                <w:top w:val="none" w:sz="0" w:space="0" w:color="auto"/>
                <w:left w:val="none" w:sz="0" w:space="0" w:color="auto"/>
                <w:bottom w:val="none" w:sz="0" w:space="0" w:color="auto"/>
                <w:right w:val="none" w:sz="0" w:space="0" w:color="auto"/>
              </w:divBdr>
            </w:div>
            <w:div w:id="791479334">
              <w:marLeft w:val="0"/>
              <w:marRight w:val="0"/>
              <w:marTop w:val="0"/>
              <w:marBottom w:val="0"/>
              <w:divBdr>
                <w:top w:val="none" w:sz="0" w:space="0" w:color="auto"/>
                <w:left w:val="none" w:sz="0" w:space="0" w:color="auto"/>
                <w:bottom w:val="none" w:sz="0" w:space="0" w:color="auto"/>
                <w:right w:val="none" w:sz="0" w:space="0" w:color="auto"/>
              </w:divBdr>
            </w:div>
            <w:div w:id="797799319">
              <w:marLeft w:val="0"/>
              <w:marRight w:val="0"/>
              <w:marTop w:val="0"/>
              <w:marBottom w:val="0"/>
              <w:divBdr>
                <w:top w:val="none" w:sz="0" w:space="0" w:color="auto"/>
                <w:left w:val="none" w:sz="0" w:space="0" w:color="auto"/>
                <w:bottom w:val="none" w:sz="0" w:space="0" w:color="auto"/>
                <w:right w:val="none" w:sz="0" w:space="0" w:color="auto"/>
              </w:divBdr>
            </w:div>
            <w:div w:id="797800750">
              <w:marLeft w:val="0"/>
              <w:marRight w:val="0"/>
              <w:marTop w:val="0"/>
              <w:marBottom w:val="0"/>
              <w:divBdr>
                <w:top w:val="none" w:sz="0" w:space="0" w:color="auto"/>
                <w:left w:val="none" w:sz="0" w:space="0" w:color="auto"/>
                <w:bottom w:val="none" w:sz="0" w:space="0" w:color="auto"/>
                <w:right w:val="none" w:sz="0" w:space="0" w:color="auto"/>
              </w:divBdr>
            </w:div>
            <w:div w:id="798031911">
              <w:marLeft w:val="0"/>
              <w:marRight w:val="0"/>
              <w:marTop w:val="0"/>
              <w:marBottom w:val="0"/>
              <w:divBdr>
                <w:top w:val="none" w:sz="0" w:space="0" w:color="auto"/>
                <w:left w:val="none" w:sz="0" w:space="0" w:color="auto"/>
                <w:bottom w:val="none" w:sz="0" w:space="0" w:color="auto"/>
                <w:right w:val="none" w:sz="0" w:space="0" w:color="auto"/>
              </w:divBdr>
            </w:div>
            <w:div w:id="800852521">
              <w:marLeft w:val="0"/>
              <w:marRight w:val="0"/>
              <w:marTop w:val="0"/>
              <w:marBottom w:val="0"/>
              <w:divBdr>
                <w:top w:val="none" w:sz="0" w:space="0" w:color="auto"/>
                <w:left w:val="none" w:sz="0" w:space="0" w:color="auto"/>
                <w:bottom w:val="none" w:sz="0" w:space="0" w:color="auto"/>
                <w:right w:val="none" w:sz="0" w:space="0" w:color="auto"/>
              </w:divBdr>
            </w:div>
            <w:div w:id="801269300">
              <w:marLeft w:val="0"/>
              <w:marRight w:val="0"/>
              <w:marTop w:val="0"/>
              <w:marBottom w:val="0"/>
              <w:divBdr>
                <w:top w:val="none" w:sz="0" w:space="0" w:color="auto"/>
                <w:left w:val="none" w:sz="0" w:space="0" w:color="auto"/>
                <w:bottom w:val="none" w:sz="0" w:space="0" w:color="auto"/>
                <w:right w:val="none" w:sz="0" w:space="0" w:color="auto"/>
              </w:divBdr>
            </w:div>
            <w:div w:id="801726073">
              <w:marLeft w:val="0"/>
              <w:marRight w:val="0"/>
              <w:marTop w:val="0"/>
              <w:marBottom w:val="0"/>
              <w:divBdr>
                <w:top w:val="none" w:sz="0" w:space="0" w:color="auto"/>
                <w:left w:val="none" w:sz="0" w:space="0" w:color="auto"/>
                <w:bottom w:val="none" w:sz="0" w:space="0" w:color="auto"/>
                <w:right w:val="none" w:sz="0" w:space="0" w:color="auto"/>
              </w:divBdr>
            </w:div>
            <w:div w:id="802313734">
              <w:marLeft w:val="0"/>
              <w:marRight w:val="0"/>
              <w:marTop w:val="0"/>
              <w:marBottom w:val="0"/>
              <w:divBdr>
                <w:top w:val="none" w:sz="0" w:space="0" w:color="auto"/>
                <w:left w:val="none" w:sz="0" w:space="0" w:color="auto"/>
                <w:bottom w:val="none" w:sz="0" w:space="0" w:color="auto"/>
                <w:right w:val="none" w:sz="0" w:space="0" w:color="auto"/>
              </w:divBdr>
            </w:div>
            <w:div w:id="805046678">
              <w:marLeft w:val="0"/>
              <w:marRight w:val="0"/>
              <w:marTop w:val="0"/>
              <w:marBottom w:val="0"/>
              <w:divBdr>
                <w:top w:val="none" w:sz="0" w:space="0" w:color="auto"/>
                <w:left w:val="none" w:sz="0" w:space="0" w:color="auto"/>
                <w:bottom w:val="none" w:sz="0" w:space="0" w:color="auto"/>
                <w:right w:val="none" w:sz="0" w:space="0" w:color="auto"/>
              </w:divBdr>
            </w:div>
            <w:div w:id="805397259">
              <w:marLeft w:val="0"/>
              <w:marRight w:val="0"/>
              <w:marTop w:val="0"/>
              <w:marBottom w:val="0"/>
              <w:divBdr>
                <w:top w:val="none" w:sz="0" w:space="0" w:color="auto"/>
                <w:left w:val="none" w:sz="0" w:space="0" w:color="auto"/>
                <w:bottom w:val="none" w:sz="0" w:space="0" w:color="auto"/>
                <w:right w:val="none" w:sz="0" w:space="0" w:color="auto"/>
              </w:divBdr>
            </w:div>
            <w:div w:id="808859609">
              <w:marLeft w:val="0"/>
              <w:marRight w:val="0"/>
              <w:marTop w:val="0"/>
              <w:marBottom w:val="0"/>
              <w:divBdr>
                <w:top w:val="none" w:sz="0" w:space="0" w:color="auto"/>
                <w:left w:val="none" w:sz="0" w:space="0" w:color="auto"/>
                <w:bottom w:val="none" w:sz="0" w:space="0" w:color="auto"/>
                <w:right w:val="none" w:sz="0" w:space="0" w:color="auto"/>
              </w:divBdr>
              <w:divsChild>
                <w:div w:id="69741059">
                  <w:marLeft w:val="0"/>
                  <w:marRight w:val="0"/>
                  <w:marTop w:val="0"/>
                  <w:marBottom w:val="0"/>
                  <w:divBdr>
                    <w:top w:val="none" w:sz="0" w:space="0" w:color="auto"/>
                    <w:left w:val="none" w:sz="0" w:space="0" w:color="auto"/>
                    <w:bottom w:val="none" w:sz="0" w:space="0" w:color="auto"/>
                    <w:right w:val="none" w:sz="0" w:space="0" w:color="auto"/>
                  </w:divBdr>
                </w:div>
                <w:div w:id="77219139">
                  <w:marLeft w:val="0"/>
                  <w:marRight w:val="0"/>
                  <w:marTop w:val="0"/>
                  <w:marBottom w:val="0"/>
                  <w:divBdr>
                    <w:top w:val="none" w:sz="0" w:space="0" w:color="auto"/>
                    <w:left w:val="none" w:sz="0" w:space="0" w:color="auto"/>
                    <w:bottom w:val="none" w:sz="0" w:space="0" w:color="auto"/>
                    <w:right w:val="none" w:sz="0" w:space="0" w:color="auto"/>
                  </w:divBdr>
                </w:div>
                <w:div w:id="284431160">
                  <w:marLeft w:val="0"/>
                  <w:marRight w:val="0"/>
                  <w:marTop w:val="0"/>
                  <w:marBottom w:val="0"/>
                  <w:divBdr>
                    <w:top w:val="none" w:sz="0" w:space="0" w:color="auto"/>
                    <w:left w:val="none" w:sz="0" w:space="0" w:color="auto"/>
                    <w:bottom w:val="none" w:sz="0" w:space="0" w:color="auto"/>
                    <w:right w:val="none" w:sz="0" w:space="0" w:color="auto"/>
                  </w:divBdr>
                </w:div>
                <w:div w:id="299186397">
                  <w:marLeft w:val="0"/>
                  <w:marRight w:val="0"/>
                  <w:marTop w:val="0"/>
                  <w:marBottom w:val="0"/>
                  <w:divBdr>
                    <w:top w:val="none" w:sz="0" w:space="0" w:color="auto"/>
                    <w:left w:val="none" w:sz="0" w:space="0" w:color="auto"/>
                    <w:bottom w:val="none" w:sz="0" w:space="0" w:color="auto"/>
                    <w:right w:val="none" w:sz="0" w:space="0" w:color="auto"/>
                  </w:divBdr>
                </w:div>
                <w:div w:id="430513042">
                  <w:marLeft w:val="0"/>
                  <w:marRight w:val="0"/>
                  <w:marTop w:val="0"/>
                  <w:marBottom w:val="0"/>
                  <w:divBdr>
                    <w:top w:val="none" w:sz="0" w:space="0" w:color="auto"/>
                    <w:left w:val="none" w:sz="0" w:space="0" w:color="auto"/>
                    <w:bottom w:val="none" w:sz="0" w:space="0" w:color="auto"/>
                    <w:right w:val="none" w:sz="0" w:space="0" w:color="auto"/>
                  </w:divBdr>
                </w:div>
                <w:div w:id="438841424">
                  <w:marLeft w:val="0"/>
                  <w:marRight w:val="0"/>
                  <w:marTop w:val="0"/>
                  <w:marBottom w:val="0"/>
                  <w:divBdr>
                    <w:top w:val="none" w:sz="0" w:space="0" w:color="auto"/>
                    <w:left w:val="none" w:sz="0" w:space="0" w:color="auto"/>
                    <w:bottom w:val="none" w:sz="0" w:space="0" w:color="auto"/>
                    <w:right w:val="none" w:sz="0" w:space="0" w:color="auto"/>
                  </w:divBdr>
                </w:div>
                <w:div w:id="627130978">
                  <w:marLeft w:val="0"/>
                  <w:marRight w:val="0"/>
                  <w:marTop w:val="0"/>
                  <w:marBottom w:val="0"/>
                  <w:divBdr>
                    <w:top w:val="none" w:sz="0" w:space="0" w:color="auto"/>
                    <w:left w:val="none" w:sz="0" w:space="0" w:color="auto"/>
                    <w:bottom w:val="none" w:sz="0" w:space="0" w:color="auto"/>
                    <w:right w:val="none" w:sz="0" w:space="0" w:color="auto"/>
                  </w:divBdr>
                </w:div>
                <w:div w:id="643195397">
                  <w:marLeft w:val="0"/>
                  <w:marRight w:val="0"/>
                  <w:marTop w:val="0"/>
                  <w:marBottom w:val="0"/>
                  <w:divBdr>
                    <w:top w:val="none" w:sz="0" w:space="0" w:color="auto"/>
                    <w:left w:val="none" w:sz="0" w:space="0" w:color="auto"/>
                    <w:bottom w:val="none" w:sz="0" w:space="0" w:color="auto"/>
                    <w:right w:val="none" w:sz="0" w:space="0" w:color="auto"/>
                  </w:divBdr>
                </w:div>
                <w:div w:id="813451485">
                  <w:marLeft w:val="0"/>
                  <w:marRight w:val="0"/>
                  <w:marTop w:val="0"/>
                  <w:marBottom w:val="0"/>
                  <w:divBdr>
                    <w:top w:val="none" w:sz="0" w:space="0" w:color="auto"/>
                    <w:left w:val="none" w:sz="0" w:space="0" w:color="auto"/>
                    <w:bottom w:val="none" w:sz="0" w:space="0" w:color="auto"/>
                    <w:right w:val="none" w:sz="0" w:space="0" w:color="auto"/>
                  </w:divBdr>
                </w:div>
                <w:div w:id="884679170">
                  <w:marLeft w:val="0"/>
                  <w:marRight w:val="0"/>
                  <w:marTop w:val="0"/>
                  <w:marBottom w:val="0"/>
                  <w:divBdr>
                    <w:top w:val="none" w:sz="0" w:space="0" w:color="auto"/>
                    <w:left w:val="none" w:sz="0" w:space="0" w:color="auto"/>
                    <w:bottom w:val="none" w:sz="0" w:space="0" w:color="auto"/>
                    <w:right w:val="none" w:sz="0" w:space="0" w:color="auto"/>
                  </w:divBdr>
                </w:div>
                <w:div w:id="930041930">
                  <w:marLeft w:val="0"/>
                  <w:marRight w:val="0"/>
                  <w:marTop w:val="0"/>
                  <w:marBottom w:val="0"/>
                  <w:divBdr>
                    <w:top w:val="none" w:sz="0" w:space="0" w:color="auto"/>
                    <w:left w:val="none" w:sz="0" w:space="0" w:color="auto"/>
                    <w:bottom w:val="none" w:sz="0" w:space="0" w:color="auto"/>
                    <w:right w:val="none" w:sz="0" w:space="0" w:color="auto"/>
                  </w:divBdr>
                </w:div>
                <w:div w:id="930316135">
                  <w:marLeft w:val="0"/>
                  <w:marRight w:val="0"/>
                  <w:marTop w:val="0"/>
                  <w:marBottom w:val="0"/>
                  <w:divBdr>
                    <w:top w:val="none" w:sz="0" w:space="0" w:color="auto"/>
                    <w:left w:val="none" w:sz="0" w:space="0" w:color="auto"/>
                    <w:bottom w:val="none" w:sz="0" w:space="0" w:color="auto"/>
                    <w:right w:val="none" w:sz="0" w:space="0" w:color="auto"/>
                  </w:divBdr>
                </w:div>
                <w:div w:id="1090734077">
                  <w:marLeft w:val="0"/>
                  <w:marRight w:val="0"/>
                  <w:marTop w:val="0"/>
                  <w:marBottom w:val="0"/>
                  <w:divBdr>
                    <w:top w:val="none" w:sz="0" w:space="0" w:color="auto"/>
                    <w:left w:val="none" w:sz="0" w:space="0" w:color="auto"/>
                    <w:bottom w:val="none" w:sz="0" w:space="0" w:color="auto"/>
                    <w:right w:val="none" w:sz="0" w:space="0" w:color="auto"/>
                  </w:divBdr>
                </w:div>
                <w:div w:id="1117138647">
                  <w:marLeft w:val="0"/>
                  <w:marRight w:val="0"/>
                  <w:marTop w:val="0"/>
                  <w:marBottom w:val="0"/>
                  <w:divBdr>
                    <w:top w:val="none" w:sz="0" w:space="0" w:color="auto"/>
                    <w:left w:val="none" w:sz="0" w:space="0" w:color="auto"/>
                    <w:bottom w:val="none" w:sz="0" w:space="0" w:color="auto"/>
                    <w:right w:val="none" w:sz="0" w:space="0" w:color="auto"/>
                  </w:divBdr>
                </w:div>
                <w:div w:id="1216116170">
                  <w:marLeft w:val="0"/>
                  <w:marRight w:val="0"/>
                  <w:marTop w:val="0"/>
                  <w:marBottom w:val="0"/>
                  <w:divBdr>
                    <w:top w:val="none" w:sz="0" w:space="0" w:color="auto"/>
                    <w:left w:val="none" w:sz="0" w:space="0" w:color="auto"/>
                    <w:bottom w:val="none" w:sz="0" w:space="0" w:color="auto"/>
                    <w:right w:val="none" w:sz="0" w:space="0" w:color="auto"/>
                  </w:divBdr>
                </w:div>
                <w:div w:id="1222209875">
                  <w:marLeft w:val="0"/>
                  <w:marRight w:val="0"/>
                  <w:marTop w:val="0"/>
                  <w:marBottom w:val="0"/>
                  <w:divBdr>
                    <w:top w:val="none" w:sz="0" w:space="0" w:color="auto"/>
                    <w:left w:val="none" w:sz="0" w:space="0" w:color="auto"/>
                    <w:bottom w:val="none" w:sz="0" w:space="0" w:color="auto"/>
                    <w:right w:val="none" w:sz="0" w:space="0" w:color="auto"/>
                  </w:divBdr>
                </w:div>
                <w:div w:id="1318462743">
                  <w:marLeft w:val="0"/>
                  <w:marRight w:val="0"/>
                  <w:marTop w:val="0"/>
                  <w:marBottom w:val="0"/>
                  <w:divBdr>
                    <w:top w:val="none" w:sz="0" w:space="0" w:color="auto"/>
                    <w:left w:val="none" w:sz="0" w:space="0" w:color="auto"/>
                    <w:bottom w:val="none" w:sz="0" w:space="0" w:color="auto"/>
                    <w:right w:val="none" w:sz="0" w:space="0" w:color="auto"/>
                  </w:divBdr>
                </w:div>
                <w:div w:id="1372611410">
                  <w:marLeft w:val="0"/>
                  <w:marRight w:val="0"/>
                  <w:marTop w:val="0"/>
                  <w:marBottom w:val="0"/>
                  <w:divBdr>
                    <w:top w:val="none" w:sz="0" w:space="0" w:color="auto"/>
                    <w:left w:val="none" w:sz="0" w:space="0" w:color="auto"/>
                    <w:bottom w:val="none" w:sz="0" w:space="0" w:color="auto"/>
                    <w:right w:val="none" w:sz="0" w:space="0" w:color="auto"/>
                  </w:divBdr>
                </w:div>
                <w:div w:id="1410956166">
                  <w:marLeft w:val="0"/>
                  <w:marRight w:val="0"/>
                  <w:marTop w:val="0"/>
                  <w:marBottom w:val="0"/>
                  <w:divBdr>
                    <w:top w:val="none" w:sz="0" w:space="0" w:color="auto"/>
                    <w:left w:val="none" w:sz="0" w:space="0" w:color="auto"/>
                    <w:bottom w:val="none" w:sz="0" w:space="0" w:color="auto"/>
                    <w:right w:val="none" w:sz="0" w:space="0" w:color="auto"/>
                  </w:divBdr>
                </w:div>
                <w:div w:id="1418789247">
                  <w:marLeft w:val="0"/>
                  <w:marRight w:val="0"/>
                  <w:marTop w:val="0"/>
                  <w:marBottom w:val="0"/>
                  <w:divBdr>
                    <w:top w:val="none" w:sz="0" w:space="0" w:color="auto"/>
                    <w:left w:val="none" w:sz="0" w:space="0" w:color="auto"/>
                    <w:bottom w:val="none" w:sz="0" w:space="0" w:color="auto"/>
                    <w:right w:val="none" w:sz="0" w:space="0" w:color="auto"/>
                  </w:divBdr>
                </w:div>
                <w:div w:id="1454211068">
                  <w:marLeft w:val="0"/>
                  <w:marRight w:val="0"/>
                  <w:marTop w:val="0"/>
                  <w:marBottom w:val="0"/>
                  <w:divBdr>
                    <w:top w:val="none" w:sz="0" w:space="0" w:color="auto"/>
                    <w:left w:val="none" w:sz="0" w:space="0" w:color="auto"/>
                    <w:bottom w:val="none" w:sz="0" w:space="0" w:color="auto"/>
                    <w:right w:val="none" w:sz="0" w:space="0" w:color="auto"/>
                  </w:divBdr>
                </w:div>
                <w:div w:id="1506090130">
                  <w:marLeft w:val="0"/>
                  <w:marRight w:val="0"/>
                  <w:marTop w:val="0"/>
                  <w:marBottom w:val="0"/>
                  <w:divBdr>
                    <w:top w:val="none" w:sz="0" w:space="0" w:color="auto"/>
                    <w:left w:val="none" w:sz="0" w:space="0" w:color="auto"/>
                    <w:bottom w:val="none" w:sz="0" w:space="0" w:color="auto"/>
                    <w:right w:val="none" w:sz="0" w:space="0" w:color="auto"/>
                  </w:divBdr>
                </w:div>
                <w:div w:id="1633555112">
                  <w:marLeft w:val="0"/>
                  <w:marRight w:val="0"/>
                  <w:marTop w:val="0"/>
                  <w:marBottom w:val="0"/>
                  <w:divBdr>
                    <w:top w:val="none" w:sz="0" w:space="0" w:color="auto"/>
                    <w:left w:val="none" w:sz="0" w:space="0" w:color="auto"/>
                    <w:bottom w:val="none" w:sz="0" w:space="0" w:color="auto"/>
                    <w:right w:val="none" w:sz="0" w:space="0" w:color="auto"/>
                  </w:divBdr>
                </w:div>
                <w:div w:id="1653635903">
                  <w:marLeft w:val="0"/>
                  <w:marRight w:val="0"/>
                  <w:marTop w:val="0"/>
                  <w:marBottom w:val="0"/>
                  <w:divBdr>
                    <w:top w:val="none" w:sz="0" w:space="0" w:color="auto"/>
                    <w:left w:val="none" w:sz="0" w:space="0" w:color="auto"/>
                    <w:bottom w:val="none" w:sz="0" w:space="0" w:color="auto"/>
                    <w:right w:val="none" w:sz="0" w:space="0" w:color="auto"/>
                  </w:divBdr>
                </w:div>
                <w:div w:id="1681658898">
                  <w:marLeft w:val="0"/>
                  <w:marRight w:val="0"/>
                  <w:marTop w:val="0"/>
                  <w:marBottom w:val="0"/>
                  <w:divBdr>
                    <w:top w:val="none" w:sz="0" w:space="0" w:color="auto"/>
                    <w:left w:val="none" w:sz="0" w:space="0" w:color="auto"/>
                    <w:bottom w:val="none" w:sz="0" w:space="0" w:color="auto"/>
                    <w:right w:val="none" w:sz="0" w:space="0" w:color="auto"/>
                  </w:divBdr>
                </w:div>
                <w:div w:id="1734547846">
                  <w:marLeft w:val="0"/>
                  <w:marRight w:val="0"/>
                  <w:marTop w:val="0"/>
                  <w:marBottom w:val="0"/>
                  <w:divBdr>
                    <w:top w:val="none" w:sz="0" w:space="0" w:color="auto"/>
                    <w:left w:val="none" w:sz="0" w:space="0" w:color="auto"/>
                    <w:bottom w:val="none" w:sz="0" w:space="0" w:color="auto"/>
                    <w:right w:val="none" w:sz="0" w:space="0" w:color="auto"/>
                  </w:divBdr>
                </w:div>
                <w:div w:id="1896620166">
                  <w:marLeft w:val="0"/>
                  <w:marRight w:val="0"/>
                  <w:marTop w:val="0"/>
                  <w:marBottom w:val="0"/>
                  <w:divBdr>
                    <w:top w:val="none" w:sz="0" w:space="0" w:color="auto"/>
                    <w:left w:val="none" w:sz="0" w:space="0" w:color="auto"/>
                    <w:bottom w:val="none" w:sz="0" w:space="0" w:color="auto"/>
                    <w:right w:val="none" w:sz="0" w:space="0" w:color="auto"/>
                  </w:divBdr>
                </w:div>
                <w:div w:id="1899785365">
                  <w:marLeft w:val="0"/>
                  <w:marRight w:val="0"/>
                  <w:marTop w:val="0"/>
                  <w:marBottom w:val="0"/>
                  <w:divBdr>
                    <w:top w:val="none" w:sz="0" w:space="0" w:color="auto"/>
                    <w:left w:val="none" w:sz="0" w:space="0" w:color="auto"/>
                    <w:bottom w:val="none" w:sz="0" w:space="0" w:color="auto"/>
                    <w:right w:val="none" w:sz="0" w:space="0" w:color="auto"/>
                  </w:divBdr>
                </w:div>
                <w:div w:id="2128425406">
                  <w:marLeft w:val="0"/>
                  <w:marRight w:val="0"/>
                  <w:marTop w:val="0"/>
                  <w:marBottom w:val="0"/>
                  <w:divBdr>
                    <w:top w:val="none" w:sz="0" w:space="0" w:color="auto"/>
                    <w:left w:val="none" w:sz="0" w:space="0" w:color="auto"/>
                    <w:bottom w:val="none" w:sz="0" w:space="0" w:color="auto"/>
                    <w:right w:val="none" w:sz="0" w:space="0" w:color="auto"/>
                  </w:divBdr>
                </w:div>
                <w:div w:id="2132357363">
                  <w:marLeft w:val="0"/>
                  <w:marRight w:val="0"/>
                  <w:marTop w:val="0"/>
                  <w:marBottom w:val="0"/>
                  <w:divBdr>
                    <w:top w:val="none" w:sz="0" w:space="0" w:color="auto"/>
                    <w:left w:val="none" w:sz="0" w:space="0" w:color="auto"/>
                    <w:bottom w:val="none" w:sz="0" w:space="0" w:color="auto"/>
                    <w:right w:val="none" w:sz="0" w:space="0" w:color="auto"/>
                  </w:divBdr>
                </w:div>
              </w:divsChild>
            </w:div>
            <w:div w:id="810292117">
              <w:marLeft w:val="0"/>
              <w:marRight w:val="0"/>
              <w:marTop w:val="0"/>
              <w:marBottom w:val="0"/>
              <w:divBdr>
                <w:top w:val="none" w:sz="0" w:space="0" w:color="auto"/>
                <w:left w:val="none" w:sz="0" w:space="0" w:color="auto"/>
                <w:bottom w:val="none" w:sz="0" w:space="0" w:color="auto"/>
                <w:right w:val="none" w:sz="0" w:space="0" w:color="auto"/>
              </w:divBdr>
            </w:div>
            <w:div w:id="811169857">
              <w:marLeft w:val="0"/>
              <w:marRight w:val="0"/>
              <w:marTop w:val="0"/>
              <w:marBottom w:val="0"/>
              <w:divBdr>
                <w:top w:val="none" w:sz="0" w:space="0" w:color="auto"/>
                <w:left w:val="none" w:sz="0" w:space="0" w:color="auto"/>
                <w:bottom w:val="none" w:sz="0" w:space="0" w:color="auto"/>
                <w:right w:val="none" w:sz="0" w:space="0" w:color="auto"/>
              </w:divBdr>
            </w:div>
            <w:div w:id="817309471">
              <w:marLeft w:val="0"/>
              <w:marRight w:val="0"/>
              <w:marTop w:val="0"/>
              <w:marBottom w:val="0"/>
              <w:divBdr>
                <w:top w:val="none" w:sz="0" w:space="0" w:color="auto"/>
                <w:left w:val="none" w:sz="0" w:space="0" w:color="auto"/>
                <w:bottom w:val="none" w:sz="0" w:space="0" w:color="auto"/>
                <w:right w:val="none" w:sz="0" w:space="0" w:color="auto"/>
              </w:divBdr>
            </w:div>
            <w:div w:id="818032695">
              <w:marLeft w:val="0"/>
              <w:marRight w:val="0"/>
              <w:marTop w:val="0"/>
              <w:marBottom w:val="0"/>
              <w:divBdr>
                <w:top w:val="none" w:sz="0" w:space="0" w:color="auto"/>
                <w:left w:val="none" w:sz="0" w:space="0" w:color="auto"/>
                <w:bottom w:val="none" w:sz="0" w:space="0" w:color="auto"/>
                <w:right w:val="none" w:sz="0" w:space="0" w:color="auto"/>
              </w:divBdr>
            </w:div>
            <w:div w:id="818808641">
              <w:marLeft w:val="0"/>
              <w:marRight w:val="0"/>
              <w:marTop w:val="0"/>
              <w:marBottom w:val="0"/>
              <w:divBdr>
                <w:top w:val="none" w:sz="0" w:space="0" w:color="auto"/>
                <w:left w:val="none" w:sz="0" w:space="0" w:color="auto"/>
                <w:bottom w:val="none" w:sz="0" w:space="0" w:color="auto"/>
                <w:right w:val="none" w:sz="0" w:space="0" w:color="auto"/>
              </w:divBdr>
              <w:divsChild>
                <w:div w:id="663317124">
                  <w:marLeft w:val="0"/>
                  <w:marRight w:val="0"/>
                  <w:marTop w:val="0"/>
                  <w:marBottom w:val="0"/>
                  <w:divBdr>
                    <w:top w:val="none" w:sz="0" w:space="0" w:color="auto"/>
                    <w:left w:val="none" w:sz="0" w:space="0" w:color="auto"/>
                    <w:bottom w:val="none" w:sz="0" w:space="0" w:color="auto"/>
                    <w:right w:val="none" w:sz="0" w:space="0" w:color="auto"/>
                  </w:divBdr>
                </w:div>
                <w:div w:id="1369451858">
                  <w:marLeft w:val="0"/>
                  <w:marRight w:val="0"/>
                  <w:marTop w:val="0"/>
                  <w:marBottom w:val="0"/>
                  <w:divBdr>
                    <w:top w:val="none" w:sz="0" w:space="0" w:color="auto"/>
                    <w:left w:val="none" w:sz="0" w:space="0" w:color="auto"/>
                    <w:bottom w:val="none" w:sz="0" w:space="0" w:color="auto"/>
                    <w:right w:val="none" w:sz="0" w:space="0" w:color="auto"/>
                  </w:divBdr>
                </w:div>
                <w:div w:id="1778215988">
                  <w:marLeft w:val="0"/>
                  <w:marRight w:val="0"/>
                  <w:marTop w:val="0"/>
                  <w:marBottom w:val="0"/>
                  <w:divBdr>
                    <w:top w:val="none" w:sz="0" w:space="0" w:color="auto"/>
                    <w:left w:val="none" w:sz="0" w:space="0" w:color="auto"/>
                    <w:bottom w:val="none" w:sz="0" w:space="0" w:color="auto"/>
                    <w:right w:val="none" w:sz="0" w:space="0" w:color="auto"/>
                  </w:divBdr>
                </w:div>
              </w:divsChild>
            </w:div>
            <w:div w:id="820117574">
              <w:marLeft w:val="0"/>
              <w:marRight w:val="0"/>
              <w:marTop w:val="0"/>
              <w:marBottom w:val="0"/>
              <w:divBdr>
                <w:top w:val="none" w:sz="0" w:space="0" w:color="auto"/>
                <w:left w:val="none" w:sz="0" w:space="0" w:color="auto"/>
                <w:bottom w:val="none" w:sz="0" w:space="0" w:color="auto"/>
                <w:right w:val="none" w:sz="0" w:space="0" w:color="auto"/>
              </w:divBdr>
            </w:div>
            <w:div w:id="823202822">
              <w:marLeft w:val="0"/>
              <w:marRight w:val="0"/>
              <w:marTop w:val="0"/>
              <w:marBottom w:val="0"/>
              <w:divBdr>
                <w:top w:val="none" w:sz="0" w:space="0" w:color="auto"/>
                <w:left w:val="none" w:sz="0" w:space="0" w:color="auto"/>
                <w:bottom w:val="none" w:sz="0" w:space="0" w:color="auto"/>
                <w:right w:val="none" w:sz="0" w:space="0" w:color="auto"/>
              </w:divBdr>
            </w:div>
            <w:div w:id="826559273">
              <w:marLeft w:val="0"/>
              <w:marRight w:val="0"/>
              <w:marTop w:val="0"/>
              <w:marBottom w:val="0"/>
              <w:divBdr>
                <w:top w:val="none" w:sz="0" w:space="0" w:color="auto"/>
                <w:left w:val="none" w:sz="0" w:space="0" w:color="auto"/>
                <w:bottom w:val="none" w:sz="0" w:space="0" w:color="auto"/>
                <w:right w:val="none" w:sz="0" w:space="0" w:color="auto"/>
              </w:divBdr>
            </w:div>
            <w:div w:id="826826702">
              <w:marLeft w:val="0"/>
              <w:marRight w:val="0"/>
              <w:marTop w:val="0"/>
              <w:marBottom w:val="0"/>
              <w:divBdr>
                <w:top w:val="none" w:sz="0" w:space="0" w:color="auto"/>
                <w:left w:val="none" w:sz="0" w:space="0" w:color="auto"/>
                <w:bottom w:val="none" w:sz="0" w:space="0" w:color="auto"/>
                <w:right w:val="none" w:sz="0" w:space="0" w:color="auto"/>
              </w:divBdr>
            </w:div>
            <w:div w:id="827403473">
              <w:marLeft w:val="0"/>
              <w:marRight w:val="0"/>
              <w:marTop w:val="0"/>
              <w:marBottom w:val="0"/>
              <w:divBdr>
                <w:top w:val="none" w:sz="0" w:space="0" w:color="auto"/>
                <w:left w:val="none" w:sz="0" w:space="0" w:color="auto"/>
                <w:bottom w:val="none" w:sz="0" w:space="0" w:color="auto"/>
                <w:right w:val="none" w:sz="0" w:space="0" w:color="auto"/>
              </w:divBdr>
            </w:div>
            <w:div w:id="827937143">
              <w:marLeft w:val="0"/>
              <w:marRight w:val="0"/>
              <w:marTop w:val="0"/>
              <w:marBottom w:val="0"/>
              <w:divBdr>
                <w:top w:val="none" w:sz="0" w:space="0" w:color="auto"/>
                <w:left w:val="none" w:sz="0" w:space="0" w:color="auto"/>
                <w:bottom w:val="none" w:sz="0" w:space="0" w:color="auto"/>
                <w:right w:val="none" w:sz="0" w:space="0" w:color="auto"/>
              </w:divBdr>
            </w:div>
            <w:div w:id="828594220">
              <w:marLeft w:val="0"/>
              <w:marRight w:val="0"/>
              <w:marTop w:val="0"/>
              <w:marBottom w:val="0"/>
              <w:divBdr>
                <w:top w:val="none" w:sz="0" w:space="0" w:color="auto"/>
                <w:left w:val="none" w:sz="0" w:space="0" w:color="auto"/>
                <w:bottom w:val="none" w:sz="0" w:space="0" w:color="auto"/>
                <w:right w:val="none" w:sz="0" w:space="0" w:color="auto"/>
              </w:divBdr>
            </w:div>
            <w:div w:id="829715088">
              <w:marLeft w:val="0"/>
              <w:marRight w:val="0"/>
              <w:marTop w:val="0"/>
              <w:marBottom w:val="0"/>
              <w:divBdr>
                <w:top w:val="none" w:sz="0" w:space="0" w:color="auto"/>
                <w:left w:val="none" w:sz="0" w:space="0" w:color="auto"/>
                <w:bottom w:val="none" w:sz="0" w:space="0" w:color="auto"/>
                <w:right w:val="none" w:sz="0" w:space="0" w:color="auto"/>
              </w:divBdr>
            </w:div>
            <w:div w:id="830103435">
              <w:marLeft w:val="0"/>
              <w:marRight w:val="0"/>
              <w:marTop w:val="0"/>
              <w:marBottom w:val="0"/>
              <w:divBdr>
                <w:top w:val="none" w:sz="0" w:space="0" w:color="auto"/>
                <w:left w:val="none" w:sz="0" w:space="0" w:color="auto"/>
                <w:bottom w:val="none" w:sz="0" w:space="0" w:color="auto"/>
                <w:right w:val="none" w:sz="0" w:space="0" w:color="auto"/>
              </w:divBdr>
            </w:div>
            <w:div w:id="830953290">
              <w:marLeft w:val="0"/>
              <w:marRight w:val="0"/>
              <w:marTop w:val="0"/>
              <w:marBottom w:val="0"/>
              <w:divBdr>
                <w:top w:val="none" w:sz="0" w:space="0" w:color="auto"/>
                <w:left w:val="none" w:sz="0" w:space="0" w:color="auto"/>
                <w:bottom w:val="none" w:sz="0" w:space="0" w:color="auto"/>
                <w:right w:val="none" w:sz="0" w:space="0" w:color="auto"/>
              </w:divBdr>
            </w:div>
            <w:div w:id="831606236">
              <w:marLeft w:val="0"/>
              <w:marRight w:val="0"/>
              <w:marTop w:val="0"/>
              <w:marBottom w:val="0"/>
              <w:divBdr>
                <w:top w:val="none" w:sz="0" w:space="0" w:color="auto"/>
                <w:left w:val="none" w:sz="0" w:space="0" w:color="auto"/>
                <w:bottom w:val="none" w:sz="0" w:space="0" w:color="auto"/>
                <w:right w:val="none" w:sz="0" w:space="0" w:color="auto"/>
              </w:divBdr>
            </w:div>
            <w:div w:id="831678893">
              <w:marLeft w:val="0"/>
              <w:marRight w:val="0"/>
              <w:marTop w:val="0"/>
              <w:marBottom w:val="0"/>
              <w:divBdr>
                <w:top w:val="none" w:sz="0" w:space="0" w:color="auto"/>
                <w:left w:val="none" w:sz="0" w:space="0" w:color="auto"/>
                <w:bottom w:val="none" w:sz="0" w:space="0" w:color="auto"/>
                <w:right w:val="none" w:sz="0" w:space="0" w:color="auto"/>
              </w:divBdr>
            </w:div>
            <w:div w:id="831873297">
              <w:marLeft w:val="0"/>
              <w:marRight w:val="0"/>
              <w:marTop w:val="0"/>
              <w:marBottom w:val="0"/>
              <w:divBdr>
                <w:top w:val="none" w:sz="0" w:space="0" w:color="auto"/>
                <w:left w:val="none" w:sz="0" w:space="0" w:color="auto"/>
                <w:bottom w:val="none" w:sz="0" w:space="0" w:color="auto"/>
                <w:right w:val="none" w:sz="0" w:space="0" w:color="auto"/>
              </w:divBdr>
            </w:div>
            <w:div w:id="835262602">
              <w:marLeft w:val="0"/>
              <w:marRight w:val="0"/>
              <w:marTop w:val="0"/>
              <w:marBottom w:val="0"/>
              <w:divBdr>
                <w:top w:val="none" w:sz="0" w:space="0" w:color="auto"/>
                <w:left w:val="none" w:sz="0" w:space="0" w:color="auto"/>
                <w:bottom w:val="none" w:sz="0" w:space="0" w:color="auto"/>
                <w:right w:val="none" w:sz="0" w:space="0" w:color="auto"/>
              </w:divBdr>
            </w:div>
            <w:div w:id="837575632">
              <w:marLeft w:val="0"/>
              <w:marRight w:val="0"/>
              <w:marTop w:val="0"/>
              <w:marBottom w:val="0"/>
              <w:divBdr>
                <w:top w:val="none" w:sz="0" w:space="0" w:color="auto"/>
                <w:left w:val="none" w:sz="0" w:space="0" w:color="auto"/>
                <w:bottom w:val="none" w:sz="0" w:space="0" w:color="auto"/>
                <w:right w:val="none" w:sz="0" w:space="0" w:color="auto"/>
              </w:divBdr>
            </w:div>
            <w:div w:id="838428400">
              <w:marLeft w:val="0"/>
              <w:marRight w:val="0"/>
              <w:marTop w:val="0"/>
              <w:marBottom w:val="0"/>
              <w:divBdr>
                <w:top w:val="none" w:sz="0" w:space="0" w:color="auto"/>
                <w:left w:val="none" w:sz="0" w:space="0" w:color="auto"/>
                <w:bottom w:val="none" w:sz="0" w:space="0" w:color="auto"/>
                <w:right w:val="none" w:sz="0" w:space="0" w:color="auto"/>
              </w:divBdr>
            </w:div>
            <w:div w:id="839199847">
              <w:marLeft w:val="0"/>
              <w:marRight w:val="0"/>
              <w:marTop w:val="0"/>
              <w:marBottom w:val="0"/>
              <w:divBdr>
                <w:top w:val="none" w:sz="0" w:space="0" w:color="auto"/>
                <w:left w:val="none" w:sz="0" w:space="0" w:color="auto"/>
                <w:bottom w:val="none" w:sz="0" w:space="0" w:color="auto"/>
                <w:right w:val="none" w:sz="0" w:space="0" w:color="auto"/>
              </w:divBdr>
            </w:div>
            <w:div w:id="839349620">
              <w:marLeft w:val="0"/>
              <w:marRight w:val="0"/>
              <w:marTop w:val="0"/>
              <w:marBottom w:val="0"/>
              <w:divBdr>
                <w:top w:val="none" w:sz="0" w:space="0" w:color="auto"/>
                <w:left w:val="none" w:sz="0" w:space="0" w:color="auto"/>
                <w:bottom w:val="none" w:sz="0" w:space="0" w:color="auto"/>
                <w:right w:val="none" w:sz="0" w:space="0" w:color="auto"/>
              </w:divBdr>
            </w:div>
            <w:div w:id="843133694">
              <w:marLeft w:val="0"/>
              <w:marRight w:val="0"/>
              <w:marTop w:val="0"/>
              <w:marBottom w:val="0"/>
              <w:divBdr>
                <w:top w:val="none" w:sz="0" w:space="0" w:color="auto"/>
                <w:left w:val="none" w:sz="0" w:space="0" w:color="auto"/>
                <w:bottom w:val="none" w:sz="0" w:space="0" w:color="auto"/>
                <w:right w:val="none" w:sz="0" w:space="0" w:color="auto"/>
              </w:divBdr>
            </w:div>
            <w:div w:id="846092018">
              <w:marLeft w:val="0"/>
              <w:marRight w:val="0"/>
              <w:marTop w:val="0"/>
              <w:marBottom w:val="0"/>
              <w:divBdr>
                <w:top w:val="none" w:sz="0" w:space="0" w:color="auto"/>
                <w:left w:val="none" w:sz="0" w:space="0" w:color="auto"/>
                <w:bottom w:val="none" w:sz="0" w:space="0" w:color="auto"/>
                <w:right w:val="none" w:sz="0" w:space="0" w:color="auto"/>
              </w:divBdr>
            </w:div>
            <w:div w:id="846137771">
              <w:marLeft w:val="0"/>
              <w:marRight w:val="0"/>
              <w:marTop w:val="0"/>
              <w:marBottom w:val="0"/>
              <w:divBdr>
                <w:top w:val="none" w:sz="0" w:space="0" w:color="auto"/>
                <w:left w:val="none" w:sz="0" w:space="0" w:color="auto"/>
                <w:bottom w:val="none" w:sz="0" w:space="0" w:color="auto"/>
                <w:right w:val="none" w:sz="0" w:space="0" w:color="auto"/>
              </w:divBdr>
            </w:div>
            <w:div w:id="852842889">
              <w:marLeft w:val="0"/>
              <w:marRight w:val="0"/>
              <w:marTop w:val="0"/>
              <w:marBottom w:val="0"/>
              <w:divBdr>
                <w:top w:val="none" w:sz="0" w:space="0" w:color="auto"/>
                <w:left w:val="none" w:sz="0" w:space="0" w:color="auto"/>
                <w:bottom w:val="none" w:sz="0" w:space="0" w:color="auto"/>
                <w:right w:val="none" w:sz="0" w:space="0" w:color="auto"/>
              </w:divBdr>
            </w:div>
            <w:div w:id="860316121">
              <w:marLeft w:val="0"/>
              <w:marRight w:val="0"/>
              <w:marTop w:val="0"/>
              <w:marBottom w:val="0"/>
              <w:divBdr>
                <w:top w:val="none" w:sz="0" w:space="0" w:color="auto"/>
                <w:left w:val="none" w:sz="0" w:space="0" w:color="auto"/>
                <w:bottom w:val="none" w:sz="0" w:space="0" w:color="auto"/>
                <w:right w:val="none" w:sz="0" w:space="0" w:color="auto"/>
              </w:divBdr>
            </w:div>
            <w:div w:id="864443123">
              <w:marLeft w:val="0"/>
              <w:marRight w:val="0"/>
              <w:marTop w:val="0"/>
              <w:marBottom w:val="0"/>
              <w:divBdr>
                <w:top w:val="none" w:sz="0" w:space="0" w:color="auto"/>
                <w:left w:val="none" w:sz="0" w:space="0" w:color="auto"/>
                <w:bottom w:val="none" w:sz="0" w:space="0" w:color="auto"/>
                <w:right w:val="none" w:sz="0" w:space="0" w:color="auto"/>
              </w:divBdr>
            </w:div>
            <w:div w:id="865021695">
              <w:marLeft w:val="0"/>
              <w:marRight w:val="0"/>
              <w:marTop w:val="0"/>
              <w:marBottom w:val="0"/>
              <w:divBdr>
                <w:top w:val="none" w:sz="0" w:space="0" w:color="auto"/>
                <w:left w:val="none" w:sz="0" w:space="0" w:color="auto"/>
                <w:bottom w:val="none" w:sz="0" w:space="0" w:color="auto"/>
                <w:right w:val="none" w:sz="0" w:space="0" w:color="auto"/>
              </w:divBdr>
            </w:div>
            <w:div w:id="868178486">
              <w:marLeft w:val="0"/>
              <w:marRight w:val="0"/>
              <w:marTop w:val="0"/>
              <w:marBottom w:val="0"/>
              <w:divBdr>
                <w:top w:val="none" w:sz="0" w:space="0" w:color="auto"/>
                <w:left w:val="none" w:sz="0" w:space="0" w:color="auto"/>
                <w:bottom w:val="none" w:sz="0" w:space="0" w:color="auto"/>
                <w:right w:val="none" w:sz="0" w:space="0" w:color="auto"/>
              </w:divBdr>
            </w:div>
            <w:div w:id="868570453">
              <w:marLeft w:val="0"/>
              <w:marRight w:val="0"/>
              <w:marTop w:val="0"/>
              <w:marBottom w:val="0"/>
              <w:divBdr>
                <w:top w:val="none" w:sz="0" w:space="0" w:color="auto"/>
                <w:left w:val="none" w:sz="0" w:space="0" w:color="auto"/>
                <w:bottom w:val="none" w:sz="0" w:space="0" w:color="auto"/>
                <w:right w:val="none" w:sz="0" w:space="0" w:color="auto"/>
              </w:divBdr>
            </w:div>
            <w:div w:id="870414053">
              <w:marLeft w:val="0"/>
              <w:marRight w:val="0"/>
              <w:marTop w:val="0"/>
              <w:marBottom w:val="0"/>
              <w:divBdr>
                <w:top w:val="none" w:sz="0" w:space="0" w:color="auto"/>
                <w:left w:val="none" w:sz="0" w:space="0" w:color="auto"/>
                <w:bottom w:val="none" w:sz="0" w:space="0" w:color="auto"/>
                <w:right w:val="none" w:sz="0" w:space="0" w:color="auto"/>
              </w:divBdr>
            </w:div>
            <w:div w:id="871377564">
              <w:marLeft w:val="0"/>
              <w:marRight w:val="0"/>
              <w:marTop w:val="0"/>
              <w:marBottom w:val="0"/>
              <w:divBdr>
                <w:top w:val="none" w:sz="0" w:space="0" w:color="auto"/>
                <w:left w:val="none" w:sz="0" w:space="0" w:color="auto"/>
                <w:bottom w:val="none" w:sz="0" w:space="0" w:color="auto"/>
                <w:right w:val="none" w:sz="0" w:space="0" w:color="auto"/>
              </w:divBdr>
            </w:div>
            <w:div w:id="872574027">
              <w:marLeft w:val="0"/>
              <w:marRight w:val="0"/>
              <w:marTop w:val="0"/>
              <w:marBottom w:val="0"/>
              <w:divBdr>
                <w:top w:val="none" w:sz="0" w:space="0" w:color="auto"/>
                <w:left w:val="none" w:sz="0" w:space="0" w:color="auto"/>
                <w:bottom w:val="none" w:sz="0" w:space="0" w:color="auto"/>
                <w:right w:val="none" w:sz="0" w:space="0" w:color="auto"/>
              </w:divBdr>
            </w:div>
            <w:div w:id="873076587">
              <w:marLeft w:val="0"/>
              <w:marRight w:val="0"/>
              <w:marTop w:val="0"/>
              <w:marBottom w:val="0"/>
              <w:divBdr>
                <w:top w:val="none" w:sz="0" w:space="0" w:color="auto"/>
                <w:left w:val="none" w:sz="0" w:space="0" w:color="auto"/>
                <w:bottom w:val="none" w:sz="0" w:space="0" w:color="auto"/>
                <w:right w:val="none" w:sz="0" w:space="0" w:color="auto"/>
              </w:divBdr>
            </w:div>
            <w:div w:id="873270327">
              <w:marLeft w:val="0"/>
              <w:marRight w:val="0"/>
              <w:marTop w:val="0"/>
              <w:marBottom w:val="0"/>
              <w:divBdr>
                <w:top w:val="none" w:sz="0" w:space="0" w:color="auto"/>
                <w:left w:val="none" w:sz="0" w:space="0" w:color="auto"/>
                <w:bottom w:val="none" w:sz="0" w:space="0" w:color="auto"/>
                <w:right w:val="none" w:sz="0" w:space="0" w:color="auto"/>
              </w:divBdr>
            </w:div>
            <w:div w:id="874388234">
              <w:marLeft w:val="0"/>
              <w:marRight w:val="0"/>
              <w:marTop w:val="0"/>
              <w:marBottom w:val="0"/>
              <w:divBdr>
                <w:top w:val="none" w:sz="0" w:space="0" w:color="auto"/>
                <w:left w:val="none" w:sz="0" w:space="0" w:color="auto"/>
                <w:bottom w:val="none" w:sz="0" w:space="0" w:color="auto"/>
                <w:right w:val="none" w:sz="0" w:space="0" w:color="auto"/>
              </w:divBdr>
            </w:div>
            <w:div w:id="874586322">
              <w:marLeft w:val="0"/>
              <w:marRight w:val="0"/>
              <w:marTop w:val="0"/>
              <w:marBottom w:val="0"/>
              <w:divBdr>
                <w:top w:val="none" w:sz="0" w:space="0" w:color="auto"/>
                <w:left w:val="none" w:sz="0" w:space="0" w:color="auto"/>
                <w:bottom w:val="none" w:sz="0" w:space="0" w:color="auto"/>
                <w:right w:val="none" w:sz="0" w:space="0" w:color="auto"/>
              </w:divBdr>
            </w:div>
            <w:div w:id="874731259">
              <w:marLeft w:val="0"/>
              <w:marRight w:val="0"/>
              <w:marTop w:val="0"/>
              <w:marBottom w:val="0"/>
              <w:divBdr>
                <w:top w:val="none" w:sz="0" w:space="0" w:color="auto"/>
                <w:left w:val="none" w:sz="0" w:space="0" w:color="auto"/>
                <w:bottom w:val="none" w:sz="0" w:space="0" w:color="auto"/>
                <w:right w:val="none" w:sz="0" w:space="0" w:color="auto"/>
              </w:divBdr>
            </w:div>
            <w:div w:id="875433220">
              <w:marLeft w:val="0"/>
              <w:marRight w:val="0"/>
              <w:marTop w:val="0"/>
              <w:marBottom w:val="0"/>
              <w:divBdr>
                <w:top w:val="none" w:sz="0" w:space="0" w:color="auto"/>
                <w:left w:val="none" w:sz="0" w:space="0" w:color="auto"/>
                <w:bottom w:val="none" w:sz="0" w:space="0" w:color="auto"/>
                <w:right w:val="none" w:sz="0" w:space="0" w:color="auto"/>
              </w:divBdr>
            </w:div>
            <w:div w:id="879394319">
              <w:marLeft w:val="0"/>
              <w:marRight w:val="0"/>
              <w:marTop w:val="0"/>
              <w:marBottom w:val="0"/>
              <w:divBdr>
                <w:top w:val="none" w:sz="0" w:space="0" w:color="auto"/>
                <w:left w:val="none" w:sz="0" w:space="0" w:color="auto"/>
                <w:bottom w:val="none" w:sz="0" w:space="0" w:color="auto"/>
                <w:right w:val="none" w:sz="0" w:space="0" w:color="auto"/>
              </w:divBdr>
            </w:div>
            <w:div w:id="881986972">
              <w:marLeft w:val="0"/>
              <w:marRight w:val="0"/>
              <w:marTop w:val="0"/>
              <w:marBottom w:val="0"/>
              <w:divBdr>
                <w:top w:val="none" w:sz="0" w:space="0" w:color="auto"/>
                <w:left w:val="none" w:sz="0" w:space="0" w:color="auto"/>
                <w:bottom w:val="none" w:sz="0" w:space="0" w:color="auto"/>
                <w:right w:val="none" w:sz="0" w:space="0" w:color="auto"/>
              </w:divBdr>
            </w:div>
            <w:div w:id="883054000">
              <w:marLeft w:val="0"/>
              <w:marRight w:val="0"/>
              <w:marTop w:val="0"/>
              <w:marBottom w:val="0"/>
              <w:divBdr>
                <w:top w:val="none" w:sz="0" w:space="0" w:color="auto"/>
                <w:left w:val="none" w:sz="0" w:space="0" w:color="auto"/>
                <w:bottom w:val="none" w:sz="0" w:space="0" w:color="auto"/>
                <w:right w:val="none" w:sz="0" w:space="0" w:color="auto"/>
              </w:divBdr>
            </w:div>
            <w:div w:id="885607215">
              <w:marLeft w:val="0"/>
              <w:marRight w:val="0"/>
              <w:marTop w:val="0"/>
              <w:marBottom w:val="0"/>
              <w:divBdr>
                <w:top w:val="none" w:sz="0" w:space="0" w:color="auto"/>
                <w:left w:val="none" w:sz="0" w:space="0" w:color="auto"/>
                <w:bottom w:val="none" w:sz="0" w:space="0" w:color="auto"/>
                <w:right w:val="none" w:sz="0" w:space="0" w:color="auto"/>
              </w:divBdr>
            </w:div>
            <w:div w:id="885800330">
              <w:marLeft w:val="0"/>
              <w:marRight w:val="0"/>
              <w:marTop w:val="0"/>
              <w:marBottom w:val="0"/>
              <w:divBdr>
                <w:top w:val="none" w:sz="0" w:space="0" w:color="auto"/>
                <w:left w:val="none" w:sz="0" w:space="0" w:color="auto"/>
                <w:bottom w:val="none" w:sz="0" w:space="0" w:color="auto"/>
                <w:right w:val="none" w:sz="0" w:space="0" w:color="auto"/>
              </w:divBdr>
            </w:div>
            <w:div w:id="886377902">
              <w:marLeft w:val="0"/>
              <w:marRight w:val="0"/>
              <w:marTop w:val="0"/>
              <w:marBottom w:val="0"/>
              <w:divBdr>
                <w:top w:val="none" w:sz="0" w:space="0" w:color="auto"/>
                <w:left w:val="none" w:sz="0" w:space="0" w:color="auto"/>
                <w:bottom w:val="none" w:sz="0" w:space="0" w:color="auto"/>
                <w:right w:val="none" w:sz="0" w:space="0" w:color="auto"/>
              </w:divBdr>
            </w:div>
            <w:div w:id="887109970">
              <w:marLeft w:val="0"/>
              <w:marRight w:val="0"/>
              <w:marTop w:val="0"/>
              <w:marBottom w:val="0"/>
              <w:divBdr>
                <w:top w:val="none" w:sz="0" w:space="0" w:color="auto"/>
                <w:left w:val="none" w:sz="0" w:space="0" w:color="auto"/>
                <w:bottom w:val="none" w:sz="0" w:space="0" w:color="auto"/>
                <w:right w:val="none" w:sz="0" w:space="0" w:color="auto"/>
              </w:divBdr>
            </w:div>
            <w:div w:id="888032117">
              <w:marLeft w:val="0"/>
              <w:marRight w:val="0"/>
              <w:marTop w:val="0"/>
              <w:marBottom w:val="0"/>
              <w:divBdr>
                <w:top w:val="none" w:sz="0" w:space="0" w:color="auto"/>
                <w:left w:val="none" w:sz="0" w:space="0" w:color="auto"/>
                <w:bottom w:val="none" w:sz="0" w:space="0" w:color="auto"/>
                <w:right w:val="none" w:sz="0" w:space="0" w:color="auto"/>
              </w:divBdr>
            </w:div>
            <w:div w:id="889999169">
              <w:marLeft w:val="0"/>
              <w:marRight w:val="0"/>
              <w:marTop w:val="0"/>
              <w:marBottom w:val="0"/>
              <w:divBdr>
                <w:top w:val="none" w:sz="0" w:space="0" w:color="auto"/>
                <w:left w:val="none" w:sz="0" w:space="0" w:color="auto"/>
                <w:bottom w:val="none" w:sz="0" w:space="0" w:color="auto"/>
                <w:right w:val="none" w:sz="0" w:space="0" w:color="auto"/>
              </w:divBdr>
              <w:divsChild>
                <w:div w:id="1707730">
                  <w:marLeft w:val="0"/>
                  <w:marRight w:val="0"/>
                  <w:marTop w:val="0"/>
                  <w:marBottom w:val="0"/>
                  <w:divBdr>
                    <w:top w:val="none" w:sz="0" w:space="0" w:color="auto"/>
                    <w:left w:val="none" w:sz="0" w:space="0" w:color="auto"/>
                    <w:bottom w:val="none" w:sz="0" w:space="0" w:color="auto"/>
                    <w:right w:val="none" w:sz="0" w:space="0" w:color="auto"/>
                  </w:divBdr>
                </w:div>
                <w:div w:id="557909105">
                  <w:marLeft w:val="0"/>
                  <w:marRight w:val="0"/>
                  <w:marTop w:val="0"/>
                  <w:marBottom w:val="0"/>
                  <w:divBdr>
                    <w:top w:val="none" w:sz="0" w:space="0" w:color="auto"/>
                    <w:left w:val="none" w:sz="0" w:space="0" w:color="auto"/>
                    <w:bottom w:val="none" w:sz="0" w:space="0" w:color="auto"/>
                    <w:right w:val="none" w:sz="0" w:space="0" w:color="auto"/>
                  </w:divBdr>
                </w:div>
                <w:div w:id="636491775">
                  <w:marLeft w:val="0"/>
                  <w:marRight w:val="0"/>
                  <w:marTop w:val="0"/>
                  <w:marBottom w:val="0"/>
                  <w:divBdr>
                    <w:top w:val="none" w:sz="0" w:space="0" w:color="auto"/>
                    <w:left w:val="none" w:sz="0" w:space="0" w:color="auto"/>
                    <w:bottom w:val="none" w:sz="0" w:space="0" w:color="auto"/>
                    <w:right w:val="none" w:sz="0" w:space="0" w:color="auto"/>
                  </w:divBdr>
                </w:div>
                <w:div w:id="1952543663">
                  <w:marLeft w:val="0"/>
                  <w:marRight w:val="0"/>
                  <w:marTop w:val="0"/>
                  <w:marBottom w:val="0"/>
                  <w:divBdr>
                    <w:top w:val="none" w:sz="0" w:space="0" w:color="auto"/>
                    <w:left w:val="none" w:sz="0" w:space="0" w:color="auto"/>
                    <w:bottom w:val="none" w:sz="0" w:space="0" w:color="auto"/>
                    <w:right w:val="none" w:sz="0" w:space="0" w:color="auto"/>
                  </w:divBdr>
                </w:div>
              </w:divsChild>
            </w:div>
            <w:div w:id="890111779">
              <w:marLeft w:val="0"/>
              <w:marRight w:val="0"/>
              <w:marTop w:val="0"/>
              <w:marBottom w:val="0"/>
              <w:divBdr>
                <w:top w:val="none" w:sz="0" w:space="0" w:color="auto"/>
                <w:left w:val="none" w:sz="0" w:space="0" w:color="auto"/>
                <w:bottom w:val="none" w:sz="0" w:space="0" w:color="auto"/>
                <w:right w:val="none" w:sz="0" w:space="0" w:color="auto"/>
              </w:divBdr>
            </w:div>
            <w:div w:id="890654381">
              <w:marLeft w:val="0"/>
              <w:marRight w:val="0"/>
              <w:marTop w:val="0"/>
              <w:marBottom w:val="0"/>
              <w:divBdr>
                <w:top w:val="none" w:sz="0" w:space="0" w:color="auto"/>
                <w:left w:val="none" w:sz="0" w:space="0" w:color="auto"/>
                <w:bottom w:val="none" w:sz="0" w:space="0" w:color="auto"/>
                <w:right w:val="none" w:sz="0" w:space="0" w:color="auto"/>
              </w:divBdr>
            </w:div>
            <w:div w:id="891960717">
              <w:marLeft w:val="0"/>
              <w:marRight w:val="0"/>
              <w:marTop w:val="0"/>
              <w:marBottom w:val="0"/>
              <w:divBdr>
                <w:top w:val="none" w:sz="0" w:space="0" w:color="auto"/>
                <w:left w:val="none" w:sz="0" w:space="0" w:color="auto"/>
                <w:bottom w:val="none" w:sz="0" w:space="0" w:color="auto"/>
                <w:right w:val="none" w:sz="0" w:space="0" w:color="auto"/>
              </w:divBdr>
            </w:div>
            <w:div w:id="893544945">
              <w:marLeft w:val="0"/>
              <w:marRight w:val="0"/>
              <w:marTop w:val="0"/>
              <w:marBottom w:val="0"/>
              <w:divBdr>
                <w:top w:val="none" w:sz="0" w:space="0" w:color="auto"/>
                <w:left w:val="none" w:sz="0" w:space="0" w:color="auto"/>
                <w:bottom w:val="none" w:sz="0" w:space="0" w:color="auto"/>
                <w:right w:val="none" w:sz="0" w:space="0" w:color="auto"/>
              </w:divBdr>
            </w:div>
            <w:div w:id="895241550">
              <w:marLeft w:val="0"/>
              <w:marRight w:val="0"/>
              <w:marTop w:val="0"/>
              <w:marBottom w:val="0"/>
              <w:divBdr>
                <w:top w:val="none" w:sz="0" w:space="0" w:color="auto"/>
                <w:left w:val="none" w:sz="0" w:space="0" w:color="auto"/>
                <w:bottom w:val="none" w:sz="0" w:space="0" w:color="auto"/>
                <w:right w:val="none" w:sz="0" w:space="0" w:color="auto"/>
              </w:divBdr>
            </w:div>
            <w:div w:id="895242766">
              <w:marLeft w:val="0"/>
              <w:marRight w:val="0"/>
              <w:marTop w:val="0"/>
              <w:marBottom w:val="0"/>
              <w:divBdr>
                <w:top w:val="none" w:sz="0" w:space="0" w:color="auto"/>
                <w:left w:val="none" w:sz="0" w:space="0" w:color="auto"/>
                <w:bottom w:val="none" w:sz="0" w:space="0" w:color="auto"/>
                <w:right w:val="none" w:sz="0" w:space="0" w:color="auto"/>
              </w:divBdr>
            </w:div>
            <w:div w:id="899555480">
              <w:marLeft w:val="0"/>
              <w:marRight w:val="0"/>
              <w:marTop w:val="0"/>
              <w:marBottom w:val="0"/>
              <w:divBdr>
                <w:top w:val="none" w:sz="0" w:space="0" w:color="auto"/>
                <w:left w:val="none" w:sz="0" w:space="0" w:color="auto"/>
                <w:bottom w:val="none" w:sz="0" w:space="0" w:color="auto"/>
                <w:right w:val="none" w:sz="0" w:space="0" w:color="auto"/>
              </w:divBdr>
            </w:div>
            <w:div w:id="901595620">
              <w:marLeft w:val="0"/>
              <w:marRight w:val="0"/>
              <w:marTop w:val="0"/>
              <w:marBottom w:val="0"/>
              <w:divBdr>
                <w:top w:val="none" w:sz="0" w:space="0" w:color="auto"/>
                <w:left w:val="none" w:sz="0" w:space="0" w:color="auto"/>
                <w:bottom w:val="none" w:sz="0" w:space="0" w:color="auto"/>
                <w:right w:val="none" w:sz="0" w:space="0" w:color="auto"/>
              </w:divBdr>
            </w:div>
            <w:div w:id="901983595">
              <w:marLeft w:val="0"/>
              <w:marRight w:val="0"/>
              <w:marTop w:val="0"/>
              <w:marBottom w:val="0"/>
              <w:divBdr>
                <w:top w:val="none" w:sz="0" w:space="0" w:color="auto"/>
                <w:left w:val="none" w:sz="0" w:space="0" w:color="auto"/>
                <w:bottom w:val="none" w:sz="0" w:space="0" w:color="auto"/>
                <w:right w:val="none" w:sz="0" w:space="0" w:color="auto"/>
              </w:divBdr>
            </w:div>
            <w:div w:id="908080626">
              <w:marLeft w:val="0"/>
              <w:marRight w:val="0"/>
              <w:marTop w:val="0"/>
              <w:marBottom w:val="0"/>
              <w:divBdr>
                <w:top w:val="none" w:sz="0" w:space="0" w:color="auto"/>
                <w:left w:val="none" w:sz="0" w:space="0" w:color="auto"/>
                <w:bottom w:val="none" w:sz="0" w:space="0" w:color="auto"/>
                <w:right w:val="none" w:sz="0" w:space="0" w:color="auto"/>
              </w:divBdr>
            </w:div>
            <w:div w:id="909001424">
              <w:marLeft w:val="0"/>
              <w:marRight w:val="0"/>
              <w:marTop w:val="0"/>
              <w:marBottom w:val="0"/>
              <w:divBdr>
                <w:top w:val="none" w:sz="0" w:space="0" w:color="auto"/>
                <w:left w:val="none" w:sz="0" w:space="0" w:color="auto"/>
                <w:bottom w:val="none" w:sz="0" w:space="0" w:color="auto"/>
                <w:right w:val="none" w:sz="0" w:space="0" w:color="auto"/>
              </w:divBdr>
            </w:div>
            <w:div w:id="909079714">
              <w:marLeft w:val="0"/>
              <w:marRight w:val="0"/>
              <w:marTop w:val="0"/>
              <w:marBottom w:val="0"/>
              <w:divBdr>
                <w:top w:val="none" w:sz="0" w:space="0" w:color="auto"/>
                <w:left w:val="none" w:sz="0" w:space="0" w:color="auto"/>
                <w:bottom w:val="none" w:sz="0" w:space="0" w:color="auto"/>
                <w:right w:val="none" w:sz="0" w:space="0" w:color="auto"/>
              </w:divBdr>
            </w:div>
            <w:div w:id="910773467">
              <w:marLeft w:val="0"/>
              <w:marRight w:val="0"/>
              <w:marTop w:val="0"/>
              <w:marBottom w:val="0"/>
              <w:divBdr>
                <w:top w:val="none" w:sz="0" w:space="0" w:color="auto"/>
                <w:left w:val="none" w:sz="0" w:space="0" w:color="auto"/>
                <w:bottom w:val="none" w:sz="0" w:space="0" w:color="auto"/>
                <w:right w:val="none" w:sz="0" w:space="0" w:color="auto"/>
              </w:divBdr>
            </w:div>
            <w:div w:id="911895272">
              <w:marLeft w:val="0"/>
              <w:marRight w:val="0"/>
              <w:marTop w:val="0"/>
              <w:marBottom w:val="0"/>
              <w:divBdr>
                <w:top w:val="none" w:sz="0" w:space="0" w:color="auto"/>
                <w:left w:val="none" w:sz="0" w:space="0" w:color="auto"/>
                <w:bottom w:val="none" w:sz="0" w:space="0" w:color="auto"/>
                <w:right w:val="none" w:sz="0" w:space="0" w:color="auto"/>
              </w:divBdr>
            </w:div>
            <w:div w:id="912660763">
              <w:marLeft w:val="0"/>
              <w:marRight w:val="0"/>
              <w:marTop w:val="0"/>
              <w:marBottom w:val="0"/>
              <w:divBdr>
                <w:top w:val="none" w:sz="0" w:space="0" w:color="auto"/>
                <w:left w:val="none" w:sz="0" w:space="0" w:color="auto"/>
                <w:bottom w:val="none" w:sz="0" w:space="0" w:color="auto"/>
                <w:right w:val="none" w:sz="0" w:space="0" w:color="auto"/>
              </w:divBdr>
            </w:div>
            <w:div w:id="913853658">
              <w:marLeft w:val="0"/>
              <w:marRight w:val="0"/>
              <w:marTop w:val="0"/>
              <w:marBottom w:val="0"/>
              <w:divBdr>
                <w:top w:val="none" w:sz="0" w:space="0" w:color="auto"/>
                <w:left w:val="none" w:sz="0" w:space="0" w:color="auto"/>
                <w:bottom w:val="none" w:sz="0" w:space="0" w:color="auto"/>
                <w:right w:val="none" w:sz="0" w:space="0" w:color="auto"/>
              </w:divBdr>
            </w:div>
            <w:div w:id="914440667">
              <w:marLeft w:val="0"/>
              <w:marRight w:val="0"/>
              <w:marTop w:val="0"/>
              <w:marBottom w:val="0"/>
              <w:divBdr>
                <w:top w:val="none" w:sz="0" w:space="0" w:color="auto"/>
                <w:left w:val="none" w:sz="0" w:space="0" w:color="auto"/>
                <w:bottom w:val="none" w:sz="0" w:space="0" w:color="auto"/>
                <w:right w:val="none" w:sz="0" w:space="0" w:color="auto"/>
              </w:divBdr>
            </w:div>
            <w:div w:id="917792977">
              <w:marLeft w:val="0"/>
              <w:marRight w:val="0"/>
              <w:marTop w:val="0"/>
              <w:marBottom w:val="0"/>
              <w:divBdr>
                <w:top w:val="none" w:sz="0" w:space="0" w:color="auto"/>
                <w:left w:val="none" w:sz="0" w:space="0" w:color="auto"/>
                <w:bottom w:val="none" w:sz="0" w:space="0" w:color="auto"/>
                <w:right w:val="none" w:sz="0" w:space="0" w:color="auto"/>
              </w:divBdr>
            </w:div>
            <w:div w:id="920528825">
              <w:marLeft w:val="0"/>
              <w:marRight w:val="0"/>
              <w:marTop w:val="0"/>
              <w:marBottom w:val="0"/>
              <w:divBdr>
                <w:top w:val="none" w:sz="0" w:space="0" w:color="auto"/>
                <w:left w:val="none" w:sz="0" w:space="0" w:color="auto"/>
                <w:bottom w:val="none" w:sz="0" w:space="0" w:color="auto"/>
                <w:right w:val="none" w:sz="0" w:space="0" w:color="auto"/>
              </w:divBdr>
            </w:div>
            <w:div w:id="923299732">
              <w:marLeft w:val="0"/>
              <w:marRight w:val="0"/>
              <w:marTop w:val="0"/>
              <w:marBottom w:val="0"/>
              <w:divBdr>
                <w:top w:val="none" w:sz="0" w:space="0" w:color="auto"/>
                <w:left w:val="none" w:sz="0" w:space="0" w:color="auto"/>
                <w:bottom w:val="none" w:sz="0" w:space="0" w:color="auto"/>
                <w:right w:val="none" w:sz="0" w:space="0" w:color="auto"/>
              </w:divBdr>
            </w:div>
            <w:div w:id="923762307">
              <w:marLeft w:val="0"/>
              <w:marRight w:val="0"/>
              <w:marTop w:val="0"/>
              <w:marBottom w:val="0"/>
              <w:divBdr>
                <w:top w:val="none" w:sz="0" w:space="0" w:color="auto"/>
                <w:left w:val="none" w:sz="0" w:space="0" w:color="auto"/>
                <w:bottom w:val="none" w:sz="0" w:space="0" w:color="auto"/>
                <w:right w:val="none" w:sz="0" w:space="0" w:color="auto"/>
              </w:divBdr>
            </w:div>
            <w:div w:id="926965645">
              <w:marLeft w:val="0"/>
              <w:marRight w:val="0"/>
              <w:marTop w:val="0"/>
              <w:marBottom w:val="0"/>
              <w:divBdr>
                <w:top w:val="none" w:sz="0" w:space="0" w:color="auto"/>
                <w:left w:val="none" w:sz="0" w:space="0" w:color="auto"/>
                <w:bottom w:val="none" w:sz="0" w:space="0" w:color="auto"/>
                <w:right w:val="none" w:sz="0" w:space="0" w:color="auto"/>
              </w:divBdr>
            </w:div>
            <w:div w:id="928193690">
              <w:marLeft w:val="0"/>
              <w:marRight w:val="0"/>
              <w:marTop w:val="0"/>
              <w:marBottom w:val="0"/>
              <w:divBdr>
                <w:top w:val="none" w:sz="0" w:space="0" w:color="auto"/>
                <w:left w:val="none" w:sz="0" w:space="0" w:color="auto"/>
                <w:bottom w:val="none" w:sz="0" w:space="0" w:color="auto"/>
                <w:right w:val="none" w:sz="0" w:space="0" w:color="auto"/>
              </w:divBdr>
            </w:div>
            <w:div w:id="928777107">
              <w:marLeft w:val="0"/>
              <w:marRight w:val="0"/>
              <w:marTop w:val="0"/>
              <w:marBottom w:val="0"/>
              <w:divBdr>
                <w:top w:val="none" w:sz="0" w:space="0" w:color="auto"/>
                <w:left w:val="none" w:sz="0" w:space="0" w:color="auto"/>
                <w:bottom w:val="none" w:sz="0" w:space="0" w:color="auto"/>
                <w:right w:val="none" w:sz="0" w:space="0" w:color="auto"/>
              </w:divBdr>
            </w:div>
            <w:div w:id="929118082">
              <w:marLeft w:val="0"/>
              <w:marRight w:val="0"/>
              <w:marTop w:val="0"/>
              <w:marBottom w:val="0"/>
              <w:divBdr>
                <w:top w:val="none" w:sz="0" w:space="0" w:color="auto"/>
                <w:left w:val="none" w:sz="0" w:space="0" w:color="auto"/>
                <w:bottom w:val="none" w:sz="0" w:space="0" w:color="auto"/>
                <w:right w:val="none" w:sz="0" w:space="0" w:color="auto"/>
              </w:divBdr>
            </w:div>
            <w:div w:id="930162866">
              <w:marLeft w:val="0"/>
              <w:marRight w:val="0"/>
              <w:marTop w:val="0"/>
              <w:marBottom w:val="0"/>
              <w:divBdr>
                <w:top w:val="none" w:sz="0" w:space="0" w:color="auto"/>
                <w:left w:val="none" w:sz="0" w:space="0" w:color="auto"/>
                <w:bottom w:val="none" w:sz="0" w:space="0" w:color="auto"/>
                <w:right w:val="none" w:sz="0" w:space="0" w:color="auto"/>
              </w:divBdr>
            </w:div>
            <w:div w:id="930627273">
              <w:marLeft w:val="0"/>
              <w:marRight w:val="0"/>
              <w:marTop w:val="0"/>
              <w:marBottom w:val="0"/>
              <w:divBdr>
                <w:top w:val="none" w:sz="0" w:space="0" w:color="auto"/>
                <w:left w:val="none" w:sz="0" w:space="0" w:color="auto"/>
                <w:bottom w:val="none" w:sz="0" w:space="0" w:color="auto"/>
                <w:right w:val="none" w:sz="0" w:space="0" w:color="auto"/>
              </w:divBdr>
            </w:div>
            <w:div w:id="931202584">
              <w:marLeft w:val="0"/>
              <w:marRight w:val="0"/>
              <w:marTop w:val="0"/>
              <w:marBottom w:val="0"/>
              <w:divBdr>
                <w:top w:val="none" w:sz="0" w:space="0" w:color="auto"/>
                <w:left w:val="none" w:sz="0" w:space="0" w:color="auto"/>
                <w:bottom w:val="none" w:sz="0" w:space="0" w:color="auto"/>
                <w:right w:val="none" w:sz="0" w:space="0" w:color="auto"/>
              </w:divBdr>
            </w:div>
            <w:div w:id="931739507">
              <w:marLeft w:val="0"/>
              <w:marRight w:val="0"/>
              <w:marTop w:val="0"/>
              <w:marBottom w:val="0"/>
              <w:divBdr>
                <w:top w:val="none" w:sz="0" w:space="0" w:color="auto"/>
                <w:left w:val="none" w:sz="0" w:space="0" w:color="auto"/>
                <w:bottom w:val="none" w:sz="0" w:space="0" w:color="auto"/>
                <w:right w:val="none" w:sz="0" w:space="0" w:color="auto"/>
              </w:divBdr>
            </w:div>
            <w:div w:id="933056880">
              <w:marLeft w:val="0"/>
              <w:marRight w:val="0"/>
              <w:marTop w:val="0"/>
              <w:marBottom w:val="0"/>
              <w:divBdr>
                <w:top w:val="none" w:sz="0" w:space="0" w:color="auto"/>
                <w:left w:val="none" w:sz="0" w:space="0" w:color="auto"/>
                <w:bottom w:val="none" w:sz="0" w:space="0" w:color="auto"/>
                <w:right w:val="none" w:sz="0" w:space="0" w:color="auto"/>
              </w:divBdr>
            </w:div>
            <w:div w:id="933250509">
              <w:marLeft w:val="0"/>
              <w:marRight w:val="0"/>
              <w:marTop w:val="0"/>
              <w:marBottom w:val="0"/>
              <w:divBdr>
                <w:top w:val="none" w:sz="0" w:space="0" w:color="auto"/>
                <w:left w:val="none" w:sz="0" w:space="0" w:color="auto"/>
                <w:bottom w:val="none" w:sz="0" w:space="0" w:color="auto"/>
                <w:right w:val="none" w:sz="0" w:space="0" w:color="auto"/>
              </w:divBdr>
            </w:div>
            <w:div w:id="938754183">
              <w:marLeft w:val="0"/>
              <w:marRight w:val="0"/>
              <w:marTop w:val="0"/>
              <w:marBottom w:val="0"/>
              <w:divBdr>
                <w:top w:val="none" w:sz="0" w:space="0" w:color="auto"/>
                <w:left w:val="none" w:sz="0" w:space="0" w:color="auto"/>
                <w:bottom w:val="none" w:sz="0" w:space="0" w:color="auto"/>
                <w:right w:val="none" w:sz="0" w:space="0" w:color="auto"/>
              </w:divBdr>
            </w:div>
            <w:div w:id="939218235">
              <w:marLeft w:val="0"/>
              <w:marRight w:val="0"/>
              <w:marTop w:val="0"/>
              <w:marBottom w:val="0"/>
              <w:divBdr>
                <w:top w:val="none" w:sz="0" w:space="0" w:color="auto"/>
                <w:left w:val="none" w:sz="0" w:space="0" w:color="auto"/>
                <w:bottom w:val="none" w:sz="0" w:space="0" w:color="auto"/>
                <w:right w:val="none" w:sz="0" w:space="0" w:color="auto"/>
              </w:divBdr>
            </w:div>
            <w:div w:id="942956030">
              <w:marLeft w:val="0"/>
              <w:marRight w:val="0"/>
              <w:marTop w:val="0"/>
              <w:marBottom w:val="0"/>
              <w:divBdr>
                <w:top w:val="none" w:sz="0" w:space="0" w:color="auto"/>
                <w:left w:val="none" w:sz="0" w:space="0" w:color="auto"/>
                <w:bottom w:val="none" w:sz="0" w:space="0" w:color="auto"/>
                <w:right w:val="none" w:sz="0" w:space="0" w:color="auto"/>
              </w:divBdr>
            </w:div>
            <w:div w:id="945233581">
              <w:marLeft w:val="0"/>
              <w:marRight w:val="0"/>
              <w:marTop w:val="0"/>
              <w:marBottom w:val="0"/>
              <w:divBdr>
                <w:top w:val="none" w:sz="0" w:space="0" w:color="auto"/>
                <w:left w:val="none" w:sz="0" w:space="0" w:color="auto"/>
                <w:bottom w:val="none" w:sz="0" w:space="0" w:color="auto"/>
                <w:right w:val="none" w:sz="0" w:space="0" w:color="auto"/>
              </w:divBdr>
            </w:div>
            <w:div w:id="945384779">
              <w:marLeft w:val="0"/>
              <w:marRight w:val="0"/>
              <w:marTop w:val="0"/>
              <w:marBottom w:val="0"/>
              <w:divBdr>
                <w:top w:val="none" w:sz="0" w:space="0" w:color="auto"/>
                <w:left w:val="none" w:sz="0" w:space="0" w:color="auto"/>
                <w:bottom w:val="none" w:sz="0" w:space="0" w:color="auto"/>
                <w:right w:val="none" w:sz="0" w:space="0" w:color="auto"/>
              </w:divBdr>
            </w:div>
            <w:div w:id="946499138">
              <w:marLeft w:val="0"/>
              <w:marRight w:val="0"/>
              <w:marTop w:val="0"/>
              <w:marBottom w:val="0"/>
              <w:divBdr>
                <w:top w:val="none" w:sz="0" w:space="0" w:color="auto"/>
                <w:left w:val="none" w:sz="0" w:space="0" w:color="auto"/>
                <w:bottom w:val="none" w:sz="0" w:space="0" w:color="auto"/>
                <w:right w:val="none" w:sz="0" w:space="0" w:color="auto"/>
              </w:divBdr>
            </w:div>
            <w:div w:id="947200276">
              <w:marLeft w:val="0"/>
              <w:marRight w:val="0"/>
              <w:marTop w:val="0"/>
              <w:marBottom w:val="0"/>
              <w:divBdr>
                <w:top w:val="none" w:sz="0" w:space="0" w:color="auto"/>
                <w:left w:val="none" w:sz="0" w:space="0" w:color="auto"/>
                <w:bottom w:val="none" w:sz="0" w:space="0" w:color="auto"/>
                <w:right w:val="none" w:sz="0" w:space="0" w:color="auto"/>
              </w:divBdr>
            </w:div>
            <w:div w:id="948779327">
              <w:marLeft w:val="0"/>
              <w:marRight w:val="0"/>
              <w:marTop w:val="0"/>
              <w:marBottom w:val="0"/>
              <w:divBdr>
                <w:top w:val="none" w:sz="0" w:space="0" w:color="auto"/>
                <w:left w:val="none" w:sz="0" w:space="0" w:color="auto"/>
                <w:bottom w:val="none" w:sz="0" w:space="0" w:color="auto"/>
                <w:right w:val="none" w:sz="0" w:space="0" w:color="auto"/>
              </w:divBdr>
            </w:div>
            <w:div w:id="948857993">
              <w:marLeft w:val="0"/>
              <w:marRight w:val="0"/>
              <w:marTop w:val="0"/>
              <w:marBottom w:val="0"/>
              <w:divBdr>
                <w:top w:val="none" w:sz="0" w:space="0" w:color="auto"/>
                <w:left w:val="none" w:sz="0" w:space="0" w:color="auto"/>
                <w:bottom w:val="none" w:sz="0" w:space="0" w:color="auto"/>
                <w:right w:val="none" w:sz="0" w:space="0" w:color="auto"/>
              </w:divBdr>
            </w:div>
            <w:div w:id="950209847">
              <w:marLeft w:val="0"/>
              <w:marRight w:val="0"/>
              <w:marTop w:val="0"/>
              <w:marBottom w:val="0"/>
              <w:divBdr>
                <w:top w:val="none" w:sz="0" w:space="0" w:color="auto"/>
                <w:left w:val="none" w:sz="0" w:space="0" w:color="auto"/>
                <w:bottom w:val="none" w:sz="0" w:space="0" w:color="auto"/>
                <w:right w:val="none" w:sz="0" w:space="0" w:color="auto"/>
              </w:divBdr>
            </w:div>
            <w:div w:id="954025288">
              <w:marLeft w:val="0"/>
              <w:marRight w:val="0"/>
              <w:marTop w:val="0"/>
              <w:marBottom w:val="0"/>
              <w:divBdr>
                <w:top w:val="none" w:sz="0" w:space="0" w:color="auto"/>
                <w:left w:val="none" w:sz="0" w:space="0" w:color="auto"/>
                <w:bottom w:val="none" w:sz="0" w:space="0" w:color="auto"/>
                <w:right w:val="none" w:sz="0" w:space="0" w:color="auto"/>
              </w:divBdr>
            </w:div>
            <w:div w:id="954362043">
              <w:marLeft w:val="0"/>
              <w:marRight w:val="0"/>
              <w:marTop w:val="0"/>
              <w:marBottom w:val="0"/>
              <w:divBdr>
                <w:top w:val="none" w:sz="0" w:space="0" w:color="auto"/>
                <w:left w:val="none" w:sz="0" w:space="0" w:color="auto"/>
                <w:bottom w:val="none" w:sz="0" w:space="0" w:color="auto"/>
                <w:right w:val="none" w:sz="0" w:space="0" w:color="auto"/>
              </w:divBdr>
            </w:div>
            <w:div w:id="956370292">
              <w:marLeft w:val="0"/>
              <w:marRight w:val="0"/>
              <w:marTop w:val="0"/>
              <w:marBottom w:val="0"/>
              <w:divBdr>
                <w:top w:val="none" w:sz="0" w:space="0" w:color="auto"/>
                <w:left w:val="none" w:sz="0" w:space="0" w:color="auto"/>
                <w:bottom w:val="none" w:sz="0" w:space="0" w:color="auto"/>
                <w:right w:val="none" w:sz="0" w:space="0" w:color="auto"/>
              </w:divBdr>
            </w:div>
            <w:div w:id="957222300">
              <w:marLeft w:val="0"/>
              <w:marRight w:val="0"/>
              <w:marTop w:val="0"/>
              <w:marBottom w:val="0"/>
              <w:divBdr>
                <w:top w:val="none" w:sz="0" w:space="0" w:color="auto"/>
                <w:left w:val="none" w:sz="0" w:space="0" w:color="auto"/>
                <w:bottom w:val="none" w:sz="0" w:space="0" w:color="auto"/>
                <w:right w:val="none" w:sz="0" w:space="0" w:color="auto"/>
              </w:divBdr>
            </w:div>
            <w:div w:id="957377036">
              <w:marLeft w:val="0"/>
              <w:marRight w:val="0"/>
              <w:marTop w:val="0"/>
              <w:marBottom w:val="0"/>
              <w:divBdr>
                <w:top w:val="none" w:sz="0" w:space="0" w:color="auto"/>
                <w:left w:val="none" w:sz="0" w:space="0" w:color="auto"/>
                <w:bottom w:val="none" w:sz="0" w:space="0" w:color="auto"/>
                <w:right w:val="none" w:sz="0" w:space="0" w:color="auto"/>
              </w:divBdr>
            </w:div>
            <w:div w:id="958411593">
              <w:marLeft w:val="0"/>
              <w:marRight w:val="0"/>
              <w:marTop w:val="0"/>
              <w:marBottom w:val="0"/>
              <w:divBdr>
                <w:top w:val="none" w:sz="0" w:space="0" w:color="auto"/>
                <w:left w:val="none" w:sz="0" w:space="0" w:color="auto"/>
                <w:bottom w:val="none" w:sz="0" w:space="0" w:color="auto"/>
                <w:right w:val="none" w:sz="0" w:space="0" w:color="auto"/>
              </w:divBdr>
            </w:div>
            <w:div w:id="961811912">
              <w:marLeft w:val="0"/>
              <w:marRight w:val="0"/>
              <w:marTop w:val="0"/>
              <w:marBottom w:val="0"/>
              <w:divBdr>
                <w:top w:val="none" w:sz="0" w:space="0" w:color="auto"/>
                <w:left w:val="none" w:sz="0" w:space="0" w:color="auto"/>
                <w:bottom w:val="none" w:sz="0" w:space="0" w:color="auto"/>
                <w:right w:val="none" w:sz="0" w:space="0" w:color="auto"/>
              </w:divBdr>
            </w:div>
            <w:div w:id="964190963">
              <w:marLeft w:val="0"/>
              <w:marRight w:val="0"/>
              <w:marTop w:val="0"/>
              <w:marBottom w:val="0"/>
              <w:divBdr>
                <w:top w:val="none" w:sz="0" w:space="0" w:color="auto"/>
                <w:left w:val="none" w:sz="0" w:space="0" w:color="auto"/>
                <w:bottom w:val="none" w:sz="0" w:space="0" w:color="auto"/>
                <w:right w:val="none" w:sz="0" w:space="0" w:color="auto"/>
              </w:divBdr>
            </w:div>
            <w:div w:id="964775685">
              <w:marLeft w:val="0"/>
              <w:marRight w:val="0"/>
              <w:marTop w:val="0"/>
              <w:marBottom w:val="0"/>
              <w:divBdr>
                <w:top w:val="none" w:sz="0" w:space="0" w:color="auto"/>
                <w:left w:val="none" w:sz="0" w:space="0" w:color="auto"/>
                <w:bottom w:val="none" w:sz="0" w:space="0" w:color="auto"/>
                <w:right w:val="none" w:sz="0" w:space="0" w:color="auto"/>
              </w:divBdr>
            </w:div>
            <w:div w:id="966593889">
              <w:marLeft w:val="0"/>
              <w:marRight w:val="0"/>
              <w:marTop w:val="0"/>
              <w:marBottom w:val="0"/>
              <w:divBdr>
                <w:top w:val="none" w:sz="0" w:space="0" w:color="auto"/>
                <w:left w:val="none" w:sz="0" w:space="0" w:color="auto"/>
                <w:bottom w:val="none" w:sz="0" w:space="0" w:color="auto"/>
                <w:right w:val="none" w:sz="0" w:space="0" w:color="auto"/>
              </w:divBdr>
            </w:div>
            <w:div w:id="968705657">
              <w:marLeft w:val="0"/>
              <w:marRight w:val="0"/>
              <w:marTop w:val="0"/>
              <w:marBottom w:val="0"/>
              <w:divBdr>
                <w:top w:val="none" w:sz="0" w:space="0" w:color="auto"/>
                <w:left w:val="none" w:sz="0" w:space="0" w:color="auto"/>
                <w:bottom w:val="none" w:sz="0" w:space="0" w:color="auto"/>
                <w:right w:val="none" w:sz="0" w:space="0" w:color="auto"/>
              </w:divBdr>
            </w:div>
            <w:div w:id="970744442">
              <w:marLeft w:val="0"/>
              <w:marRight w:val="0"/>
              <w:marTop w:val="0"/>
              <w:marBottom w:val="0"/>
              <w:divBdr>
                <w:top w:val="none" w:sz="0" w:space="0" w:color="auto"/>
                <w:left w:val="none" w:sz="0" w:space="0" w:color="auto"/>
                <w:bottom w:val="none" w:sz="0" w:space="0" w:color="auto"/>
                <w:right w:val="none" w:sz="0" w:space="0" w:color="auto"/>
              </w:divBdr>
            </w:div>
            <w:div w:id="972561374">
              <w:marLeft w:val="0"/>
              <w:marRight w:val="0"/>
              <w:marTop w:val="360"/>
              <w:marBottom w:val="0"/>
              <w:divBdr>
                <w:top w:val="single" w:sz="6" w:space="0" w:color="auto"/>
                <w:left w:val="single" w:sz="6" w:space="0" w:color="auto"/>
                <w:bottom w:val="single" w:sz="6" w:space="0" w:color="auto"/>
                <w:right w:val="single" w:sz="6" w:space="0" w:color="auto"/>
              </w:divBdr>
            </w:div>
            <w:div w:id="973606087">
              <w:marLeft w:val="0"/>
              <w:marRight w:val="0"/>
              <w:marTop w:val="0"/>
              <w:marBottom w:val="0"/>
              <w:divBdr>
                <w:top w:val="none" w:sz="0" w:space="0" w:color="auto"/>
                <w:left w:val="none" w:sz="0" w:space="0" w:color="auto"/>
                <w:bottom w:val="none" w:sz="0" w:space="0" w:color="auto"/>
                <w:right w:val="none" w:sz="0" w:space="0" w:color="auto"/>
              </w:divBdr>
            </w:div>
            <w:div w:id="973871774">
              <w:marLeft w:val="0"/>
              <w:marRight w:val="0"/>
              <w:marTop w:val="0"/>
              <w:marBottom w:val="0"/>
              <w:divBdr>
                <w:top w:val="none" w:sz="0" w:space="0" w:color="auto"/>
                <w:left w:val="none" w:sz="0" w:space="0" w:color="auto"/>
                <w:bottom w:val="none" w:sz="0" w:space="0" w:color="auto"/>
                <w:right w:val="none" w:sz="0" w:space="0" w:color="auto"/>
              </w:divBdr>
            </w:div>
            <w:div w:id="974721311">
              <w:marLeft w:val="0"/>
              <w:marRight w:val="0"/>
              <w:marTop w:val="0"/>
              <w:marBottom w:val="0"/>
              <w:divBdr>
                <w:top w:val="none" w:sz="0" w:space="0" w:color="auto"/>
                <w:left w:val="none" w:sz="0" w:space="0" w:color="auto"/>
                <w:bottom w:val="none" w:sz="0" w:space="0" w:color="auto"/>
                <w:right w:val="none" w:sz="0" w:space="0" w:color="auto"/>
              </w:divBdr>
            </w:div>
            <w:div w:id="975067661">
              <w:marLeft w:val="0"/>
              <w:marRight w:val="0"/>
              <w:marTop w:val="0"/>
              <w:marBottom w:val="0"/>
              <w:divBdr>
                <w:top w:val="none" w:sz="0" w:space="0" w:color="auto"/>
                <w:left w:val="none" w:sz="0" w:space="0" w:color="auto"/>
                <w:bottom w:val="none" w:sz="0" w:space="0" w:color="auto"/>
                <w:right w:val="none" w:sz="0" w:space="0" w:color="auto"/>
              </w:divBdr>
            </w:div>
            <w:div w:id="977493587">
              <w:marLeft w:val="0"/>
              <w:marRight w:val="0"/>
              <w:marTop w:val="0"/>
              <w:marBottom w:val="0"/>
              <w:divBdr>
                <w:top w:val="none" w:sz="0" w:space="0" w:color="auto"/>
                <w:left w:val="none" w:sz="0" w:space="0" w:color="auto"/>
                <w:bottom w:val="none" w:sz="0" w:space="0" w:color="auto"/>
                <w:right w:val="none" w:sz="0" w:space="0" w:color="auto"/>
              </w:divBdr>
            </w:div>
            <w:div w:id="977875293">
              <w:marLeft w:val="0"/>
              <w:marRight w:val="0"/>
              <w:marTop w:val="0"/>
              <w:marBottom w:val="0"/>
              <w:divBdr>
                <w:top w:val="none" w:sz="0" w:space="0" w:color="auto"/>
                <w:left w:val="none" w:sz="0" w:space="0" w:color="auto"/>
                <w:bottom w:val="none" w:sz="0" w:space="0" w:color="auto"/>
                <w:right w:val="none" w:sz="0" w:space="0" w:color="auto"/>
              </w:divBdr>
            </w:div>
            <w:div w:id="978219949">
              <w:marLeft w:val="0"/>
              <w:marRight w:val="0"/>
              <w:marTop w:val="0"/>
              <w:marBottom w:val="0"/>
              <w:divBdr>
                <w:top w:val="none" w:sz="0" w:space="0" w:color="auto"/>
                <w:left w:val="none" w:sz="0" w:space="0" w:color="auto"/>
                <w:bottom w:val="none" w:sz="0" w:space="0" w:color="auto"/>
                <w:right w:val="none" w:sz="0" w:space="0" w:color="auto"/>
              </w:divBdr>
            </w:div>
            <w:div w:id="980383792">
              <w:marLeft w:val="0"/>
              <w:marRight w:val="0"/>
              <w:marTop w:val="0"/>
              <w:marBottom w:val="0"/>
              <w:divBdr>
                <w:top w:val="none" w:sz="0" w:space="0" w:color="auto"/>
                <w:left w:val="none" w:sz="0" w:space="0" w:color="auto"/>
                <w:bottom w:val="none" w:sz="0" w:space="0" w:color="auto"/>
                <w:right w:val="none" w:sz="0" w:space="0" w:color="auto"/>
              </w:divBdr>
            </w:div>
            <w:div w:id="981613768">
              <w:marLeft w:val="0"/>
              <w:marRight w:val="0"/>
              <w:marTop w:val="0"/>
              <w:marBottom w:val="0"/>
              <w:divBdr>
                <w:top w:val="none" w:sz="0" w:space="0" w:color="auto"/>
                <w:left w:val="none" w:sz="0" w:space="0" w:color="auto"/>
                <w:bottom w:val="none" w:sz="0" w:space="0" w:color="auto"/>
                <w:right w:val="none" w:sz="0" w:space="0" w:color="auto"/>
              </w:divBdr>
            </w:div>
            <w:div w:id="982194068">
              <w:marLeft w:val="0"/>
              <w:marRight w:val="0"/>
              <w:marTop w:val="0"/>
              <w:marBottom w:val="0"/>
              <w:divBdr>
                <w:top w:val="none" w:sz="0" w:space="0" w:color="auto"/>
                <w:left w:val="none" w:sz="0" w:space="0" w:color="auto"/>
                <w:bottom w:val="none" w:sz="0" w:space="0" w:color="auto"/>
                <w:right w:val="none" w:sz="0" w:space="0" w:color="auto"/>
              </w:divBdr>
            </w:div>
            <w:div w:id="982655800">
              <w:marLeft w:val="0"/>
              <w:marRight w:val="0"/>
              <w:marTop w:val="0"/>
              <w:marBottom w:val="0"/>
              <w:divBdr>
                <w:top w:val="none" w:sz="0" w:space="0" w:color="auto"/>
                <w:left w:val="none" w:sz="0" w:space="0" w:color="auto"/>
                <w:bottom w:val="none" w:sz="0" w:space="0" w:color="auto"/>
                <w:right w:val="none" w:sz="0" w:space="0" w:color="auto"/>
              </w:divBdr>
            </w:div>
            <w:div w:id="984312211">
              <w:marLeft w:val="0"/>
              <w:marRight w:val="0"/>
              <w:marTop w:val="0"/>
              <w:marBottom w:val="0"/>
              <w:divBdr>
                <w:top w:val="none" w:sz="0" w:space="0" w:color="auto"/>
                <w:left w:val="none" w:sz="0" w:space="0" w:color="auto"/>
                <w:bottom w:val="none" w:sz="0" w:space="0" w:color="auto"/>
                <w:right w:val="none" w:sz="0" w:space="0" w:color="auto"/>
              </w:divBdr>
            </w:div>
            <w:div w:id="984312922">
              <w:marLeft w:val="0"/>
              <w:marRight w:val="0"/>
              <w:marTop w:val="0"/>
              <w:marBottom w:val="0"/>
              <w:divBdr>
                <w:top w:val="none" w:sz="0" w:space="0" w:color="auto"/>
                <w:left w:val="none" w:sz="0" w:space="0" w:color="auto"/>
                <w:bottom w:val="none" w:sz="0" w:space="0" w:color="auto"/>
                <w:right w:val="none" w:sz="0" w:space="0" w:color="auto"/>
              </w:divBdr>
            </w:div>
            <w:div w:id="985477976">
              <w:marLeft w:val="0"/>
              <w:marRight w:val="0"/>
              <w:marTop w:val="0"/>
              <w:marBottom w:val="0"/>
              <w:divBdr>
                <w:top w:val="none" w:sz="0" w:space="0" w:color="auto"/>
                <w:left w:val="none" w:sz="0" w:space="0" w:color="auto"/>
                <w:bottom w:val="none" w:sz="0" w:space="0" w:color="auto"/>
                <w:right w:val="none" w:sz="0" w:space="0" w:color="auto"/>
              </w:divBdr>
            </w:div>
            <w:div w:id="986595162">
              <w:marLeft w:val="0"/>
              <w:marRight w:val="0"/>
              <w:marTop w:val="0"/>
              <w:marBottom w:val="0"/>
              <w:divBdr>
                <w:top w:val="none" w:sz="0" w:space="0" w:color="auto"/>
                <w:left w:val="none" w:sz="0" w:space="0" w:color="auto"/>
                <w:bottom w:val="none" w:sz="0" w:space="0" w:color="auto"/>
                <w:right w:val="none" w:sz="0" w:space="0" w:color="auto"/>
              </w:divBdr>
            </w:div>
            <w:div w:id="990064892">
              <w:marLeft w:val="0"/>
              <w:marRight w:val="0"/>
              <w:marTop w:val="0"/>
              <w:marBottom w:val="0"/>
              <w:divBdr>
                <w:top w:val="none" w:sz="0" w:space="0" w:color="auto"/>
                <w:left w:val="none" w:sz="0" w:space="0" w:color="auto"/>
                <w:bottom w:val="none" w:sz="0" w:space="0" w:color="auto"/>
                <w:right w:val="none" w:sz="0" w:space="0" w:color="auto"/>
              </w:divBdr>
            </w:div>
            <w:div w:id="990406865">
              <w:marLeft w:val="0"/>
              <w:marRight w:val="0"/>
              <w:marTop w:val="0"/>
              <w:marBottom w:val="0"/>
              <w:divBdr>
                <w:top w:val="none" w:sz="0" w:space="0" w:color="auto"/>
                <w:left w:val="none" w:sz="0" w:space="0" w:color="auto"/>
                <w:bottom w:val="none" w:sz="0" w:space="0" w:color="auto"/>
                <w:right w:val="none" w:sz="0" w:space="0" w:color="auto"/>
              </w:divBdr>
            </w:div>
            <w:div w:id="991061252">
              <w:marLeft w:val="0"/>
              <w:marRight w:val="0"/>
              <w:marTop w:val="0"/>
              <w:marBottom w:val="0"/>
              <w:divBdr>
                <w:top w:val="none" w:sz="0" w:space="0" w:color="auto"/>
                <w:left w:val="none" w:sz="0" w:space="0" w:color="auto"/>
                <w:bottom w:val="none" w:sz="0" w:space="0" w:color="auto"/>
                <w:right w:val="none" w:sz="0" w:space="0" w:color="auto"/>
              </w:divBdr>
            </w:div>
            <w:div w:id="991521597">
              <w:marLeft w:val="0"/>
              <w:marRight w:val="0"/>
              <w:marTop w:val="0"/>
              <w:marBottom w:val="0"/>
              <w:divBdr>
                <w:top w:val="none" w:sz="0" w:space="0" w:color="auto"/>
                <w:left w:val="none" w:sz="0" w:space="0" w:color="auto"/>
                <w:bottom w:val="none" w:sz="0" w:space="0" w:color="auto"/>
                <w:right w:val="none" w:sz="0" w:space="0" w:color="auto"/>
              </w:divBdr>
            </w:div>
            <w:div w:id="992761686">
              <w:marLeft w:val="0"/>
              <w:marRight w:val="0"/>
              <w:marTop w:val="0"/>
              <w:marBottom w:val="0"/>
              <w:divBdr>
                <w:top w:val="none" w:sz="0" w:space="0" w:color="auto"/>
                <w:left w:val="none" w:sz="0" w:space="0" w:color="auto"/>
                <w:bottom w:val="none" w:sz="0" w:space="0" w:color="auto"/>
                <w:right w:val="none" w:sz="0" w:space="0" w:color="auto"/>
              </w:divBdr>
            </w:div>
            <w:div w:id="992955177">
              <w:marLeft w:val="0"/>
              <w:marRight w:val="0"/>
              <w:marTop w:val="0"/>
              <w:marBottom w:val="0"/>
              <w:divBdr>
                <w:top w:val="none" w:sz="0" w:space="0" w:color="auto"/>
                <w:left w:val="none" w:sz="0" w:space="0" w:color="auto"/>
                <w:bottom w:val="none" w:sz="0" w:space="0" w:color="auto"/>
                <w:right w:val="none" w:sz="0" w:space="0" w:color="auto"/>
              </w:divBdr>
            </w:div>
            <w:div w:id="993794977">
              <w:marLeft w:val="0"/>
              <w:marRight w:val="0"/>
              <w:marTop w:val="0"/>
              <w:marBottom w:val="0"/>
              <w:divBdr>
                <w:top w:val="none" w:sz="0" w:space="0" w:color="auto"/>
                <w:left w:val="none" w:sz="0" w:space="0" w:color="auto"/>
                <w:bottom w:val="none" w:sz="0" w:space="0" w:color="auto"/>
                <w:right w:val="none" w:sz="0" w:space="0" w:color="auto"/>
              </w:divBdr>
            </w:div>
            <w:div w:id="995498396">
              <w:marLeft w:val="0"/>
              <w:marRight w:val="0"/>
              <w:marTop w:val="0"/>
              <w:marBottom w:val="0"/>
              <w:divBdr>
                <w:top w:val="none" w:sz="0" w:space="0" w:color="auto"/>
                <w:left w:val="none" w:sz="0" w:space="0" w:color="auto"/>
                <w:bottom w:val="none" w:sz="0" w:space="0" w:color="auto"/>
                <w:right w:val="none" w:sz="0" w:space="0" w:color="auto"/>
              </w:divBdr>
            </w:div>
            <w:div w:id="996806417">
              <w:marLeft w:val="0"/>
              <w:marRight w:val="0"/>
              <w:marTop w:val="0"/>
              <w:marBottom w:val="0"/>
              <w:divBdr>
                <w:top w:val="none" w:sz="0" w:space="0" w:color="auto"/>
                <w:left w:val="none" w:sz="0" w:space="0" w:color="auto"/>
                <w:bottom w:val="none" w:sz="0" w:space="0" w:color="auto"/>
                <w:right w:val="none" w:sz="0" w:space="0" w:color="auto"/>
              </w:divBdr>
            </w:div>
            <w:div w:id="1002970764">
              <w:marLeft w:val="0"/>
              <w:marRight w:val="0"/>
              <w:marTop w:val="0"/>
              <w:marBottom w:val="0"/>
              <w:divBdr>
                <w:top w:val="none" w:sz="0" w:space="0" w:color="auto"/>
                <w:left w:val="none" w:sz="0" w:space="0" w:color="auto"/>
                <w:bottom w:val="none" w:sz="0" w:space="0" w:color="auto"/>
                <w:right w:val="none" w:sz="0" w:space="0" w:color="auto"/>
              </w:divBdr>
            </w:div>
            <w:div w:id="1006057049">
              <w:marLeft w:val="0"/>
              <w:marRight w:val="0"/>
              <w:marTop w:val="0"/>
              <w:marBottom w:val="0"/>
              <w:divBdr>
                <w:top w:val="none" w:sz="0" w:space="0" w:color="auto"/>
                <w:left w:val="none" w:sz="0" w:space="0" w:color="auto"/>
                <w:bottom w:val="none" w:sz="0" w:space="0" w:color="auto"/>
                <w:right w:val="none" w:sz="0" w:space="0" w:color="auto"/>
              </w:divBdr>
            </w:div>
            <w:div w:id="1006900281">
              <w:marLeft w:val="0"/>
              <w:marRight w:val="0"/>
              <w:marTop w:val="0"/>
              <w:marBottom w:val="0"/>
              <w:divBdr>
                <w:top w:val="none" w:sz="0" w:space="0" w:color="auto"/>
                <w:left w:val="none" w:sz="0" w:space="0" w:color="auto"/>
                <w:bottom w:val="none" w:sz="0" w:space="0" w:color="auto"/>
                <w:right w:val="none" w:sz="0" w:space="0" w:color="auto"/>
              </w:divBdr>
            </w:div>
            <w:div w:id="1007908916">
              <w:marLeft w:val="0"/>
              <w:marRight w:val="0"/>
              <w:marTop w:val="0"/>
              <w:marBottom w:val="0"/>
              <w:divBdr>
                <w:top w:val="none" w:sz="0" w:space="0" w:color="auto"/>
                <w:left w:val="none" w:sz="0" w:space="0" w:color="auto"/>
                <w:bottom w:val="none" w:sz="0" w:space="0" w:color="auto"/>
                <w:right w:val="none" w:sz="0" w:space="0" w:color="auto"/>
              </w:divBdr>
            </w:div>
            <w:div w:id="1008141551">
              <w:marLeft w:val="0"/>
              <w:marRight w:val="0"/>
              <w:marTop w:val="0"/>
              <w:marBottom w:val="0"/>
              <w:divBdr>
                <w:top w:val="none" w:sz="0" w:space="0" w:color="auto"/>
                <w:left w:val="none" w:sz="0" w:space="0" w:color="auto"/>
                <w:bottom w:val="none" w:sz="0" w:space="0" w:color="auto"/>
                <w:right w:val="none" w:sz="0" w:space="0" w:color="auto"/>
              </w:divBdr>
            </w:div>
            <w:div w:id="1008677055">
              <w:marLeft w:val="0"/>
              <w:marRight w:val="0"/>
              <w:marTop w:val="0"/>
              <w:marBottom w:val="0"/>
              <w:divBdr>
                <w:top w:val="none" w:sz="0" w:space="0" w:color="auto"/>
                <w:left w:val="none" w:sz="0" w:space="0" w:color="auto"/>
                <w:bottom w:val="none" w:sz="0" w:space="0" w:color="auto"/>
                <w:right w:val="none" w:sz="0" w:space="0" w:color="auto"/>
              </w:divBdr>
            </w:div>
            <w:div w:id="1008677462">
              <w:marLeft w:val="0"/>
              <w:marRight w:val="0"/>
              <w:marTop w:val="0"/>
              <w:marBottom w:val="0"/>
              <w:divBdr>
                <w:top w:val="none" w:sz="0" w:space="0" w:color="auto"/>
                <w:left w:val="none" w:sz="0" w:space="0" w:color="auto"/>
                <w:bottom w:val="none" w:sz="0" w:space="0" w:color="auto"/>
                <w:right w:val="none" w:sz="0" w:space="0" w:color="auto"/>
              </w:divBdr>
            </w:div>
            <w:div w:id="1008747714">
              <w:marLeft w:val="0"/>
              <w:marRight w:val="0"/>
              <w:marTop w:val="0"/>
              <w:marBottom w:val="0"/>
              <w:divBdr>
                <w:top w:val="none" w:sz="0" w:space="0" w:color="auto"/>
                <w:left w:val="none" w:sz="0" w:space="0" w:color="auto"/>
                <w:bottom w:val="none" w:sz="0" w:space="0" w:color="auto"/>
                <w:right w:val="none" w:sz="0" w:space="0" w:color="auto"/>
              </w:divBdr>
            </w:div>
            <w:div w:id="1008993117">
              <w:marLeft w:val="0"/>
              <w:marRight w:val="0"/>
              <w:marTop w:val="0"/>
              <w:marBottom w:val="0"/>
              <w:divBdr>
                <w:top w:val="none" w:sz="0" w:space="0" w:color="auto"/>
                <w:left w:val="none" w:sz="0" w:space="0" w:color="auto"/>
                <w:bottom w:val="none" w:sz="0" w:space="0" w:color="auto"/>
                <w:right w:val="none" w:sz="0" w:space="0" w:color="auto"/>
              </w:divBdr>
            </w:div>
            <w:div w:id="1009211427">
              <w:marLeft w:val="0"/>
              <w:marRight w:val="0"/>
              <w:marTop w:val="0"/>
              <w:marBottom w:val="0"/>
              <w:divBdr>
                <w:top w:val="none" w:sz="0" w:space="0" w:color="auto"/>
                <w:left w:val="none" w:sz="0" w:space="0" w:color="auto"/>
                <w:bottom w:val="none" w:sz="0" w:space="0" w:color="auto"/>
                <w:right w:val="none" w:sz="0" w:space="0" w:color="auto"/>
              </w:divBdr>
            </w:div>
            <w:div w:id="1012949385">
              <w:marLeft w:val="0"/>
              <w:marRight w:val="0"/>
              <w:marTop w:val="0"/>
              <w:marBottom w:val="0"/>
              <w:divBdr>
                <w:top w:val="none" w:sz="0" w:space="0" w:color="auto"/>
                <w:left w:val="none" w:sz="0" w:space="0" w:color="auto"/>
                <w:bottom w:val="none" w:sz="0" w:space="0" w:color="auto"/>
                <w:right w:val="none" w:sz="0" w:space="0" w:color="auto"/>
              </w:divBdr>
            </w:div>
            <w:div w:id="1013342719">
              <w:marLeft w:val="0"/>
              <w:marRight w:val="0"/>
              <w:marTop w:val="0"/>
              <w:marBottom w:val="0"/>
              <w:divBdr>
                <w:top w:val="none" w:sz="0" w:space="0" w:color="auto"/>
                <w:left w:val="none" w:sz="0" w:space="0" w:color="auto"/>
                <w:bottom w:val="none" w:sz="0" w:space="0" w:color="auto"/>
                <w:right w:val="none" w:sz="0" w:space="0" w:color="auto"/>
              </w:divBdr>
            </w:div>
            <w:div w:id="1013412812">
              <w:marLeft w:val="0"/>
              <w:marRight w:val="0"/>
              <w:marTop w:val="0"/>
              <w:marBottom w:val="0"/>
              <w:divBdr>
                <w:top w:val="none" w:sz="0" w:space="0" w:color="auto"/>
                <w:left w:val="none" w:sz="0" w:space="0" w:color="auto"/>
                <w:bottom w:val="none" w:sz="0" w:space="0" w:color="auto"/>
                <w:right w:val="none" w:sz="0" w:space="0" w:color="auto"/>
              </w:divBdr>
            </w:div>
            <w:div w:id="1014649897">
              <w:marLeft w:val="0"/>
              <w:marRight w:val="0"/>
              <w:marTop w:val="0"/>
              <w:marBottom w:val="0"/>
              <w:divBdr>
                <w:top w:val="none" w:sz="0" w:space="0" w:color="auto"/>
                <w:left w:val="none" w:sz="0" w:space="0" w:color="auto"/>
                <w:bottom w:val="none" w:sz="0" w:space="0" w:color="auto"/>
                <w:right w:val="none" w:sz="0" w:space="0" w:color="auto"/>
              </w:divBdr>
            </w:div>
            <w:div w:id="1014722893">
              <w:marLeft w:val="0"/>
              <w:marRight w:val="0"/>
              <w:marTop w:val="0"/>
              <w:marBottom w:val="0"/>
              <w:divBdr>
                <w:top w:val="none" w:sz="0" w:space="0" w:color="auto"/>
                <w:left w:val="none" w:sz="0" w:space="0" w:color="auto"/>
                <w:bottom w:val="none" w:sz="0" w:space="0" w:color="auto"/>
                <w:right w:val="none" w:sz="0" w:space="0" w:color="auto"/>
              </w:divBdr>
            </w:div>
            <w:div w:id="1014768092">
              <w:marLeft w:val="0"/>
              <w:marRight w:val="0"/>
              <w:marTop w:val="0"/>
              <w:marBottom w:val="0"/>
              <w:divBdr>
                <w:top w:val="none" w:sz="0" w:space="0" w:color="auto"/>
                <w:left w:val="none" w:sz="0" w:space="0" w:color="auto"/>
                <w:bottom w:val="none" w:sz="0" w:space="0" w:color="auto"/>
                <w:right w:val="none" w:sz="0" w:space="0" w:color="auto"/>
              </w:divBdr>
            </w:div>
            <w:div w:id="1015352740">
              <w:marLeft w:val="0"/>
              <w:marRight w:val="0"/>
              <w:marTop w:val="0"/>
              <w:marBottom w:val="0"/>
              <w:divBdr>
                <w:top w:val="none" w:sz="0" w:space="0" w:color="auto"/>
                <w:left w:val="none" w:sz="0" w:space="0" w:color="auto"/>
                <w:bottom w:val="none" w:sz="0" w:space="0" w:color="auto"/>
                <w:right w:val="none" w:sz="0" w:space="0" w:color="auto"/>
              </w:divBdr>
            </w:div>
            <w:div w:id="1020424727">
              <w:marLeft w:val="0"/>
              <w:marRight w:val="0"/>
              <w:marTop w:val="0"/>
              <w:marBottom w:val="0"/>
              <w:divBdr>
                <w:top w:val="none" w:sz="0" w:space="0" w:color="auto"/>
                <w:left w:val="none" w:sz="0" w:space="0" w:color="auto"/>
                <w:bottom w:val="none" w:sz="0" w:space="0" w:color="auto"/>
                <w:right w:val="none" w:sz="0" w:space="0" w:color="auto"/>
              </w:divBdr>
            </w:div>
            <w:div w:id="1020814795">
              <w:marLeft w:val="0"/>
              <w:marRight w:val="0"/>
              <w:marTop w:val="0"/>
              <w:marBottom w:val="0"/>
              <w:divBdr>
                <w:top w:val="none" w:sz="0" w:space="0" w:color="auto"/>
                <w:left w:val="none" w:sz="0" w:space="0" w:color="auto"/>
                <w:bottom w:val="none" w:sz="0" w:space="0" w:color="auto"/>
                <w:right w:val="none" w:sz="0" w:space="0" w:color="auto"/>
              </w:divBdr>
            </w:div>
            <w:div w:id="1021013517">
              <w:marLeft w:val="0"/>
              <w:marRight w:val="0"/>
              <w:marTop w:val="0"/>
              <w:marBottom w:val="0"/>
              <w:divBdr>
                <w:top w:val="none" w:sz="0" w:space="0" w:color="auto"/>
                <w:left w:val="none" w:sz="0" w:space="0" w:color="auto"/>
                <w:bottom w:val="none" w:sz="0" w:space="0" w:color="auto"/>
                <w:right w:val="none" w:sz="0" w:space="0" w:color="auto"/>
              </w:divBdr>
            </w:div>
            <w:div w:id="1021130668">
              <w:marLeft w:val="0"/>
              <w:marRight w:val="0"/>
              <w:marTop w:val="0"/>
              <w:marBottom w:val="0"/>
              <w:divBdr>
                <w:top w:val="none" w:sz="0" w:space="0" w:color="auto"/>
                <w:left w:val="none" w:sz="0" w:space="0" w:color="auto"/>
                <w:bottom w:val="none" w:sz="0" w:space="0" w:color="auto"/>
                <w:right w:val="none" w:sz="0" w:space="0" w:color="auto"/>
              </w:divBdr>
            </w:div>
            <w:div w:id="1021393457">
              <w:marLeft w:val="0"/>
              <w:marRight w:val="0"/>
              <w:marTop w:val="0"/>
              <w:marBottom w:val="0"/>
              <w:divBdr>
                <w:top w:val="none" w:sz="0" w:space="0" w:color="auto"/>
                <w:left w:val="none" w:sz="0" w:space="0" w:color="auto"/>
                <w:bottom w:val="none" w:sz="0" w:space="0" w:color="auto"/>
                <w:right w:val="none" w:sz="0" w:space="0" w:color="auto"/>
              </w:divBdr>
            </w:div>
            <w:div w:id="1026715316">
              <w:marLeft w:val="0"/>
              <w:marRight w:val="0"/>
              <w:marTop w:val="0"/>
              <w:marBottom w:val="0"/>
              <w:divBdr>
                <w:top w:val="none" w:sz="0" w:space="0" w:color="auto"/>
                <w:left w:val="none" w:sz="0" w:space="0" w:color="auto"/>
                <w:bottom w:val="none" w:sz="0" w:space="0" w:color="auto"/>
                <w:right w:val="none" w:sz="0" w:space="0" w:color="auto"/>
              </w:divBdr>
              <w:divsChild>
                <w:div w:id="521407461">
                  <w:marLeft w:val="0"/>
                  <w:marRight w:val="0"/>
                  <w:marTop w:val="0"/>
                  <w:marBottom w:val="0"/>
                  <w:divBdr>
                    <w:top w:val="none" w:sz="0" w:space="0" w:color="auto"/>
                    <w:left w:val="none" w:sz="0" w:space="0" w:color="auto"/>
                    <w:bottom w:val="none" w:sz="0" w:space="0" w:color="auto"/>
                    <w:right w:val="none" w:sz="0" w:space="0" w:color="auto"/>
                  </w:divBdr>
                </w:div>
                <w:div w:id="609361138">
                  <w:marLeft w:val="0"/>
                  <w:marRight w:val="0"/>
                  <w:marTop w:val="0"/>
                  <w:marBottom w:val="0"/>
                  <w:divBdr>
                    <w:top w:val="none" w:sz="0" w:space="0" w:color="auto"/>
                    <w:left w:val="none" w:sz="0" w:space="0" w:color="auto"/>
                    <w:bottom w:val="none" w:sz="0" w:space="0" w:color="auto"/>
                    <w:right w:val="none" w:sz="0" w:space="0" w:color="auto"/>
                  </w:divBdr>
                </w:div>
                <w:div w:id="1080906413">
                  <w:marLeft w:val="0"/>
                  <w:marRight w:val="0"/>
                  <w:marTop w:val="0"/>
                  <w:marBottom w:val="0"/>
                  <w:divBdr>
                    <w:top w:val="none" w:sz="0" w:space="0" w:color="auto"/>
                    <w:left w:val="none" w:sz="0" w:space="0" w:color="auto"/>
                    <w:bottom w:val="none" w:sz="0" w:space="0" w:color="auto"/>
                    <w:right w:val="none" w:sz="0" w:space="0" w:color="auto"/>
                  </w:divBdr>
                </w:div>
                <w:div w:id="1145313793">
                  <w:marLeft w:val="0"/>
                  <w:marRight w:val="0"/>
                  <w:marTop w:val="0"/>
                  <w:marBottom w:val="0"/>
                  <w:divBdr>
                    <w:top w:val="none" w:sz="0" w:space="0" w:color="auto"/>
                    <w:left w:val="none" w:sz="0" w:space="0" w:color="auto"/>
                    <w:bottom w:val="none" w:sz="0" w:space="0" w:color="auto"/>
                    <w:right w:val="none" w:sz="0" w:space="0" w:color="auto"/>
                  </w:divBdr>
                </w:div>
                <w:div w:id="1162163836">
                  <w:marLeft w:val="0"/>
                  <w:marRight w:val="0"/>
                  <w:marTop w:val="0"/>
                  <w:marBottom w:val="0"/>
                  <w:divBdr>
                    <w:top w:val="none" w:sz="0" w:space="0" w:color="auto"/>
                    <w:left w:val="none" w:sz="0" w:space="0" w:color="auto"/>
                    <w:bottom w:val="none" w:sz="0" w:space="0" w:color="auto"/>
                    <w:right w:val="none" w:sz="0" w:space="0" w:color="auto"/>
                  </w:divBdr>
                </w:div>
                <w:div w:id="1165435131">
                  <w:marLeft w:val="0"/>
                  <w:marRight w:val="0"/>
                  <w:marTop w:val="0"/>
                  <w:marBottom w:val="0"/>
                  <w:divBdr>
                    <w:top w:val="none" w:sz="0" w:space="0" w:color="auto"/>
                    <w:left w:val="none" w:sz="0" w:space="0" w:color="auto"/>
                    <w:bottom w:val="none" w:sz="0" w:space="0" w:color="auto"/>
                    <w:right w:val="none" w:sz="0" w:space="0" w:color="auto"/>
                  </w:divBdr>
                </w:div>
                <w:div w:id="1477987069">
                  <w:marLeft w:val="0"/>
                  <w:marRight w:val="0"/>
                  <w:marTop w:val="0"/>
                  <w:marBottom w:val="0"/>
                  <w:divBdr>
                    <w:top w:val="none" w:sz="0" w:space="0" w:color="auto"/>
                    <w:left w:val="none" w:sz="0" w:space="0" w:color="auto"/>
                    <w:bottom w:val="none" w:sz="0" w:space="0" w:color="auto"/>
                    <w:right w:val="none" w:sz="0" w:space="0" w:color="auto"/>
                  </w:divBdr>
                </w:div>
                <w:div w:id="1480414257">
                  <w:marLeft w:val="0"/>
                  <w:marRight w:val="0"/>
                  <w:marTop w:val="0"/>
                  <w:marBottom w:val="0"/>
                  <w:divBdr>
                    <w:top w:val="none" w:sz="0" w:space="0" w:color="auto"/>
                    <w:left w:val="none" w:sz="0" w:space="0" w:color="auto"/>
                    <w:bottom w:val="none" w:sz="0" w:space="0" w:color="auto"/>
                    <w:right w:val="none" w:sz="0" w:space="0" w:color="auto"/>
                  </w:divBdr>
                </w:div>
                <w:div w:id="1508901873">
                  <w:marLeft w:val="0"/>
                  <w:marRight w:val="0"/>
                  <w:marTop w:val="0"/>
                  <w:marBottom w:val="0"/>
                  <w:divBdr>
                    <w:top w:val="none" w:sz="0" w:space="0" w:color="auto"/>
                    <w:left w:val="none" w:sz="0" w:space="0" w:color="auto"/>
                    <w:bottom w:val="none" w:sz="0" w:space="0" w:color="auto"/>
                    <w:right w:val="none" w:sz="0" w:space="0" w:color="auto"/>
                  </w:divBdr>
                </w:div>
                <w:div w:id="1852990876">
                  <w:marLeft w:val="0"/>
                  <w:marRight w:val="0"/>
                  <w:marTop w:val="0"/>
                  <w:marBottom w:val="0"/>
                  <w:divBdr>
                    <w:top w:val="none" w:sz="0" w:space="0" w:color="auto"/>
                    <w:left w:val="none" w:sz="0" w:space="0" w:color="auto"/>
                    <w:bottom w:val="none" w:sz="0" w:space="0" w:color="auto"/>
                    <w:right w:val="none" w:sz="0" w:space="0" w:color="auto"/>
                  </w:divBdr>
                </w:div>
                <w:div w:id="2068189467">
                  <w:marLeft w:val="0"/>
                  <w:marRight w:val="0"/>
                  <w:marTop w:val="0"/>
                  <w:marBottom w:val="0"/>
                  <w:divBdr>
                    <w:top w:val="none" w:sz="0" w:space="0" w:color="auto"/>
                    <w:left w:val="none" w:sz="0" w:space="0" w:color="auto"/>
                    <w:bottom w:val="none" w:sz="0" w:space="0" w:color="auto"/>
                    <w:right w:val="none" w:sz="0" w:space="0" w:color="auto"/>
                  </w:divBdr>
                </w:div>
                <w:div w:id="2092963222">
                  <w:marLeft w:val="0"/>
                  <w:marRight w:val="0"/>
                  <w:marTop w:val="0"/>
                  <w:marBottom w:val="0"/>
                  <w:divBdr>
                    <w:top w:val="none" w:sz="0" w:space="0" w:color="auto"/>
                    <w:left w:val="none" w:sz="0" w:space="0" w:color="auto"/>
                    <w:bottom w:val="none" w:sz="0" w:space="0" w:color="auto"/>
                    <w:right w:val="none" w:sz="0" w:space="0" w:color="auto"/>
                  </w:divBdr>
                </w:div>
              </w:divsChild>
            </w:div>
            <w:div w:id="1027872463">
              <w:marLeft w:val="0"/>
              <w:marRight w:val="0"/>
              <w:marTop w:val="0"/>
              <w:marBottom w:val="0"/>
              <w:divBdr>
                <w:top w:val="none" w:sz="0" w:space="0" w:color="auto"/>
                <w:left w:val="none" w:sz="0" w:space="0" w:color="auto"/>
                <w:bottom w:val="none" w:sz="0" w:space="0" w:color="auto"/>
                <w:right w:val="none" w:sz="0" w:space="0" w:color="auto"/>
              </w:divBdr>
            </w:div>
            <w:div w:id="1028411593">
              <w:marLeft w:val="0"/>
              <w:marRight w:val="0"/>
              <w:marTop w:val="0"/>
              <w:marBottom w:val="0"/>
              <w:divBdr>
                <w:top w:val="none" w:sz="0" w:space="0" w:color="auto"/>
                <w:left w:val="none" w:sz="0" w:space="0" w:color="auto"/>
                <w:bottom w:val="none" w:sz="0" w:space="0" w:color="auto"/>
                <w:right w:val="none" w:sz="0" w:space="0" w:color="auto"/>
              </w:divBdr>
            </w:div>
            <w:div w:id="1029719914">
              <w:marLeft w:val="0"/>
              <w:marRight w:val="0"/>
              <w:marTop w:val="0"/>
              <w:marBottom w:val="0"/>
              <w:divBdr>
                <w:top w:val="none" w:sz="0" w:space="0" w:color="auto"/>
                <w:left w:val="none" w:sz="0" w:space="0" w:color="auto"/>
                <w:bottom w:val="none" w:sz="0" w:space="0" w:color="auto"/>
                <w:right w:val="none" w:sz="0" w:space="0" w:color="auto"/>
              </w:divBdr>
            </w:div>
            <w:div w:id="1033503392">
              <w:marLeft w:val="0"/>
              <w:marRight w:val="0"/>
              <w:marTop w:val="0"/>
              <w:marBottom w:val="0"/>
              <w:divBdr>
                <w:top w:val="none" w:sz="0" w:space="0" w:color="auto"/>
                <w:left w:val="none" w:sz="0" w:space="0" w:color="auto"/>
                <w:bottom w:val="none" w:sz="0" w:space="0" w:color="auto"/>
                <w:right w:val="none" w:sz="0" w:space="0" w:color="auto"/>
              </w:divBdr>
            </w:div>
            <w:div w:id="1035614688">
              <w:marLeft w:val="0"/>
              <w:marRight w:val="0"/>
              <w:marTop w:val="0"/>
              <w:marBottom w:val="0"/>
              <w:divBdr>
                <w:top w:val="none" w:sz="0" w:space="0" w:color="auto"/>
                <w:left w:val="none" w:sz="0" w:space="0" w:color="auto"/>
                <w:bottom w:val="none" w:sz="0" w:space="0" w:color="auto"/>
                <w:right w:val="none" w:sz="0" w:space="0" w:color="auto"/>
              </w:divBdr>
            </w:div>
            <w:div w:id="1036269245">
              <w:marLeft w:val="0"/>
              <w:marRight w:val="0"/>
              <w:marTop w:val="0"/>
              <w:marBottom w:val="0"/>
              <w:divBdr>
                <w:top w:val="none" w:sz="0" w:space="0" w:color="auto"/>
                <w:left w:val="none" w:sz="0" w:space="0" w:color="auto"/>
                <w:bottom w:val="none" w:sz="0" w:space="0" w:color="auto"/>
                <w:right w:val="none" w:sz="0" w:space="0" w:color="auto"/>
              </w:divBdr>
            </w:div>
            <w:div w:id="1036584900">
              <w:marLeft w:val="0"/>
              <w:marRight w:val="0"/>
              <w:marTop w:val="0"/>
              <w:marBottom w:val="0"/>
              <w:divBdr>
                <w:top w:val="none" w:sz="0" w:space="0" w:color="auto"/>
                <w:left w:val="none" w:sz="0" w:space="0" w:color="auto"/>
                <w:bottom w:val="none" w:sz="0" w:space="0" w:color="auto"/>
                <w:right w:val="none" w:sz="0" w:space="0" w:color="auto"/>
              </w:divBdr>
            </w:div>
            <w:div w:id="1037199527">
              <w:marLeft w:val="0"/>
              <w:marRight w:val="0"/>
              <w:marTop w:val="0"/>
              <w:marBottom w:val="0"/>
              <w:divBdr>
                <w:top w:val="none" w:sz="0" w:space="0" w:color="auto"/>
                <w:left w:val="none" w:sz="0" w:space="0" w:color="auto"/>
                <w:bottom w:val="none" w:sz="0" w:space="0" w:color="auto"/>
                <w:right w:val="none" w:sz="0" w:space="0" w:color="auto"/>
              </w:divBdr>
            </w:div>
            <w:div w:id="1037313193">
              <w:marLeft w:val="0"/>
              <w:marRight w:val="0"/>
              <w:marTop w:val="0"/>
              <w:marBottom w:val="0"/>
              <w:divBdr>
                <w:top w:val="none" w:sz="0" w:space="0" w:color="auto"/>
                <w:left w:val="none" w:sz="0" w:space="0" w:color="auto"/>
                <w:bottom w:val="none" w:sz="0" w:space="0" w:color="auto"/>
                <w:right w:val="none" w:sz="0" w:space="0" w:color="auto"/>
              </w:divBdr>
            </w:div>
            <w:div w:id="1040400437">
              <w:marLeft w:val="0"/>
              <w:marRight w:val="0"/>
              <w:marTop w:val="0"/>
              <w:marBottom w:val="0"/>
              <w:divBdr>
                <w:top w:val="none" w:sz="0" w:space="0" w:color="auto"/>
                <w:left w:val="none" w:sz="0" w:space="0" w:color="auto"/>
                <w:bottom w:val="none" w:sz="0" w:space="0" w:color="auto"/>
                <w:right w:val="none" w:sz="0" w:space="0" w:color="auto"/>
              </w:divBdr>
            </w:div>
            <w:div w:id="1040856543">
              <w:marLeft w:val="0"/>
              <w:marRight w:val="0"/>
              <w:marTop w:val="0"/>
              <w:marBottom w:val="0"/>
              <w:divBdr>
                <w:top w:val="none" w:sz="0" w:space="0" w:color="auto"/>
                <w:left w:val="none" w:sz="0" w:space="0" w:color="auto"/>
                <w:bottom w:val="none" w:sz="0" w:space="0" w:color="auto"/>
                <w:right w:val="none" w:sz="0" w:space="0" w:color="auto"/>
              </w:divBdr>
            </w:div>
            <w:div w:id="1049568521">
              <w:marLeft w:val="0"/>
              <w:marRight w:val="0"/>
              <w:marTop w:val="0"/>
              <w:marBottom w:val="0"/>
              <w:divBdr>
                <w:top w:val="none" w:sz="0" w:space="0" w:color="auto"/>
                <w:left w:val="none" w:sz="0" w:space="0" w:color="auto"/>
                <w:bottom w:val="none" w:sz="0" w:space="0" w:color="auto"/>
                <w:right w:val="none" w:sz="0" w:space="0" w:color="auto"/>
              </w:divBdr>
            </w:div>
            <w:div w:id="1049957952">
              <w:marLeft w:val="0"/>
              <w:marRight w:val="0"/>
              <w:marTop w:val="0"/>
              <w:marBottom w:val="0"/>
              <w:divBdr>
                <w:top w:val="none" w:sz="0" w:space="0" w:color="auto"/>
                <w:left w:val="none" w:sz="0" w:space="0" w:color="auto"/>
                <w:bottom w:val="none" w:sz="0" w:space="0" w:color="auto"/>
                <w:right w:val="none" w:sz="0" w:space="0" w:color="auto"/>
              </w:divBdr>
            </w:div>
            <w:div w:id="1050375435">
              <w:marLeft w:val="0"/>
              <w:marRight w:val="0"/>
              <w:marTop w:val="0"/>
              <w:marBottom w:val="0"/>
              <w:divBdr>
                <w:top w:val="none" w:sz="0" w:space="0" w:color="auto"/>
                <w:left w:val="none" w:sz="0" w:space="0" w:color="auto"/>
                <w:bottom w:val="none" w:sz="0" w:space="0" w:color="auto"/>
                <w:right w:val="none" w:sz="0" w:space="0" w:color="auto"/>
              </w:divBdr>
            </w:div>
            <w:div w:id="1054353830">
              <w:marLeft w:val="0"/>
              <w:marRight w:val="0"/>
              <w:marTop w:val="0"/>
              <w:marBottom w:val="0"/>
              <w:divBdr>
                <w:top w:val="none" w:sz="0" w:space="0" w:color="auto"/>
                <w:left w:val="none" w:sz="0" w:space="0" w:color="auto"/>
                <w:bottom w:val="none" w:sz="0" w:space="0" w:color="auto"/>
                <w:right w:val="none" w:sz="0" w:space="0" w:color="auto"/>
              </w:divBdr>
            </w:div>
            <w:div w:id="1054356414">
              <w:marLeft w:val="0"/>
              <w:marRight w:val="0"/>
              <w:marTop w:val="0"/>
              <w:marBottom w:val="0"/>
              <w:divBdr>
                <w:top w:val="none" w:sz="0" w:space="0" w:color="auto"/>
                <w:left w:val="none" w:sz="0" w:space="0" w:color="auto"/>
                <w:bottom w:val="none" w:sz="0" w:space="0" w:color="auto"/>
                <w:right w:val="none" w:sz="0" w:space="0" w:color="auto"/>
              </w:divBdr>
            </w:div>
            <w:div w:id="1055665892">
              <w:marLeft w:val="0"/>
              <w:marRight w:val="0"/>
              <w:marTop w:val="0"/>
              <w:marBottom w:val="0"/>
              <w:divBdr>
                <w:top w:val="none" w:sz="0" w:space="0" w:color="auto"/>
                <w:left w:val="none" w:sz="0" w:space="0" w:color="auto"/>
                <w:bottom w:val="none" w:sz="0" w:space="0" w:color="auto"/>
                <w:right w:val="none" w:sz="0" w:space="0" w:color="auto"/>
              </w:divBdr>
            </w:div>
            <w:div w:id="1057705288">
              <w:marLeft w:val="0"/>
              <w:marRight w:val="0"/>
              <w:marTop w:val="0"/>
              <w:marBottom w:val="0"/>
              <w:divBdr>
                <w:top w:val="none" w:sz="0" w:space="0" w:color="auto"/>
                <w:left w:val="none" w:sz="0" w:space="0" w:color="auto"/>
                <w:bottom w:val="none" w:sz="0" w:space="0" w:color="auto"/>
                <w:right w:val="none" w:sz="0" w:space="0" w:color="auto"/>
              </w:divBdr>
            </w:div>
            <w:div w:id="1058668732">
              <w:marLeft w:val="0"/>
              <w:marRight w:val="0"/>
              <w:marTop w:val="0"/>
              <w:marBottom w:val="0"/>
              <w:divBdr>
                <w:top w:val="none" w:sz="0" w:space="0" w:color="auto"/>
                <w:left w:val="none" w:sz="0" w:space="0" w:color="auto"/>
                <w:bottom w:val="none" w:sz="0" w:space="0" w:color="auto"/>
                <w:right w:val="none" w:sz="0" w:space="0" w:color="auto"/>
              </w:divBdr>
            </w:div>
            <w:div w:id="1058818804">
              <w:marLeft w:val="0"/>
              <w:marRight w:val="0"/>
              <w:marTop w:val="0"/>
              <w:marBottom w:val="0"/>
              <w:divBdr>
                <w:top w:val="none" w:sz="0" w:space="0" w:color="auto"/>
                <w:left w:val="none" w:sz="0" w:space="0" w:color="auto"/>
                <w:bottom w:val="none" w:sz="0" w:space="0" w:color="auto"/>
                <w:right w:val="none" w:sz="0" w:space="0" w:color="auto"/>
              </w:divBdr>
            </w:div>
            <w:div w:id="1060860573">
              <w:marLeft w:val="0"/>
              <w:marRight w:val="0"/>
              <w:marTop w:val="0"/>
              <w:marBottom w:val="0"/>
              <w:divBdr>
                <w:top w:val="none" w:sz="0" w:space="0" w:color="auto"/>
                <w:left w:val="none" w:sz="0" w:space="0" w:color="auto"/>
                <w:bottom w:val="none" w:sz="0" w:space="0" w:color="auto"/>
                <w:right w:val="none" w:sz="0" w:space="0" w:color="auto"/>
              </w:divBdr>
            </w:div>
            <w:div w:id="1061561933">
              <w:marLeft w:val="0"/>
              <w:marRight w:val="0"/>
              <w:marTop w:val="0"/>
              <w:marBottom w:val="0"/>
              <w:divBdr>
                <w:top w:val="none" w:sz="0" w:space="0" w:color="auto"/>
                <w:left w:val="none" w:sz="0" w:space="0" w:color="auto"/>
                <w:bottom w:val="none" w:sz="0" w:space="0" w:color="auto"/>
                <w:right w:val="none" w:sz="0" w:space="0" w:color="auto"/>
              </w:divBdr>
            </w:div>
            <w:div w:id="1064449009">
              <w:marLeft w:val="0"/>
              <w:marRight w:val="0"/>
              <w:marTop w:val="0"/>
              <w:marBottom w:val="0"/>
              <w:divBdr>
                <w:top w:val="none" w:sz="0" w:space="0" w:color="auto"/>
                <w:left w:val="none" w:sz="0" w:space="0" w:color="auto"/>
                <w:bottom w:val="none" w:sz="0" w:space="0" w:color="auto"/>
                <w:right w:val="none" w:sz="0" w:space="0" w:color="auto"/>
              </w:divBdr>
            </w:div>
            <w:div w:id="1067805371">
              <w:marLeft w:val="0"/>
              <w:marRight w:val="0"/>
              <w:marTop w:val="0"/>
              <w:marBottom w:val="0"/>
              <w:divBdr>
                <w:top w:val="none" w:sz="0" w:space="0" w:color="auto"/>
                <w:left w:val="none" w:sz="0" w:space="0" w:color="auto"/>
                <w:bottom w:val="none" w:sz="0" w:space="0" w:color="auto"/>
                <w:right w:val="none" w:sz="0" w:space="0" w:color="auto"/>
              </w:divBdr>
            </w:div>
            <w:div w:id="1068770547">
              <w:marLeft w:val="0"/>
              <w:marRight w:val="0"/>
              <w:marTop w:val="0"/>
              <w:marBottom w:val="0"/>
              <w:divBdr>
                <w:top w:val="none" w:sz="0" w:space="0" w:color="auto"/>
                <w:left w:val="none" w:sz="0" w:space="0" w:color="auto"/>
                <w:bottom w:val="none" w:sz="0" w:space="0" w:color="auto"/>
                <w:right w:val="none" w:sz="0" w:space="0" w:color="auto"/>
              </w:divBdr>
            </w:div>
            <w:div w:id="1068919638">
              <w:marLeft w:val="0"/>
              <w:marRight w:val="0"/>
              <w:marTop w:val="0"/>
              <w:marBottom w:val="0"/>
              <w:divBdr>
                <w:top w:val="none" w:sz="0" w:space="0" w:color="auto"/>
                <w:left w:val="none" w:sz="0" w:space="0" w:color="auto"/>
                <w:bottom w:val="none" w:sz="0" w:space="0" w:color="auto"/>
                <w:right w:val="none" w:sz="0" w:space="0" w:color="auto"/>
              </w:divBdr>
            </w:div>
            <w:div w:id="1070615656">
              <w:marLeft w:val="0"/>
              <w:marRight w:val="0"/>
              <w:marTop w:val="0"/>
              <w:marBottom w:val="0"/>
              <w:divBdr>
                <w:top w:val="none" w:sz="0" w:space="0" w:color="auto"/>
                <w:left w:val="none" w:sz="0" w:space="0" w:color="auto"/>
                <w:bottom w:val="none" w:sz="0" w:space="0" w:color="auto"/>
                <w:right w:val="none" w:sz="0" w:space="0" w:color="auto"/>
              </w:divBdr>
            </w:div>
            <w:div w:id="1070805390">
              <w:marLeft w:val="0"/>
              <w:marRight w:val="0"/>
              <w:marTop w:val="0"/>
              <w:marBottom w:val="0"/>
              <w:divBdr>
                <w:top w:val="none" w:sz="0" w:space="0" w:color="auto"/>
                <w:left w:val="none" w:sz="0" w:space="0" w:color="auto"/>
                <w:bottom w:val="none" w:sz="0" w:space="0" w:color="auto"/>
                <w:right w:val="none" w:sz="0" w:space="0" w:color="auto"/>
              </w:divBdr>
            </w:div>
            <w:div w:id="1071276038">
              <w:marLeft w:val="0"/>
              <w:marRight w:val="0"/>
              <w:marTop w:val="0"/>
              <w:marBottom w:val="0"/>
              <w:divBdr>
                <w:top w:val="none" w:sz="0" w:space="0" w:color="auto"/>
                <w:left w:val="none" w:sz="0" w:space="0" w:color="auto"/>
                <w:bottom w:val="none" w:sz="0" w:space="0" w:color="auto"/>
                <w:right w:val="none" w:sz="0" w:space="0" w:color="auto"/>
              </w:divBdr>
            </w:div>
            <w:div w:id="1076054581">
              <w:marLeft w:val="0"/>
              <w:marRight w:val="0"/>
              <w:marTop w:val="0"/>
              <w:marBottom w:val="0"/>
              <w:divBdr>
                <w:top w:val="none" w:sz="0" w:space="0" w:color="auto"/>
                <w:left w:val="none" w:sz="0" w:space="0" w:color="auto"/>
                <w:bottom w:val="none" w:sz="0" w:space="0" w:color="auto"/>
                <w:right w:val="none" w:sz="0" w:space="0" w:color="auto"/>
              </w:divBdr>
            </w:div>
            <w:div w:id="1076777937">
              <w:marLeft w:val="0"/>
              <w:marRight w:val="0"/>
              <w:marTop w:val="0"/>
              <w:marBottom w:val="0"/>
              <w:divBdr>
                <w:top w:val="none" w:sz="0" w:space="0" w:color="auto"/>
                <w:left w:val="none" w:sz="0" w:space="0" w:color="auto"/>
                <w:bottom w:val="none" w:sz="0" w:space="0" w:color="auto"/>
                <w:right w:val="none" w:sz="0" w:space="0" w:color="auto"/>
              </w:divBdr>
            </w:div>
            <w:div w:id="1076782088">
              <w:marLeft w:val="0"/>
              <w:marRight w:val="0"/>
              <w:marTop w:val="0"/>
              <w:marBottom w:val="0"/>
              <w:divBdr>
                <w:top w:val="none" w:sz="0" w:space="0" w:color="auto"/>
                <w:left w:val="none" w:sz="0" w:space="0" w:color="auto"/>
                <w:bottom w:val="none" w:sz="0" w:space="0" w:color="auto"/>
                <w:right w:val="none" w:sz="0" w:space="0" w:color="auto"/>
              </w:divBdr>
            </w:div>
            <w:div w:id="1078013852">
              <w:marLeft w:val="0"/>
              <w:marRight w:val="0"/>
              <w:marTop w:val="0"/>
              <w:marBottom w:val="0"/>
              <w:divBdr>
                <w:top w:val="none" w:sz="0" w:space="0" w:color="auto"/>
                <w:left w:val="none" w:sz="0" w:space="0" w:color="auto"/>
                <w:bottom w:val="none" w:sz="0" w:space="0" w:color="auto"/>
                <w:right w:val="none" w:sz="0" w:space="0" w:color="auto"/>
              </w:divBdr>
            </w:div>
            <w:div w:id="1079058555">
              <w:marLeft w:val="0"/>
              <w:marRight w:val="0"/>
              <w:marTop w:val="0"/>
              <w:marBottom w:val="0"/>
              <w:divBdr>
                <w:top w:val="none" w:sz="0" w:space="0" w:color="auto"/>
                <w:left w:val="none" w:sz="0" w:space="0" w:color="auto"/>
                <w:bottom w:val="none" w:sz="0" w:space="0" w:color="auto"/>
                <w:right w:val="none" w:sz="0" w:space="0" w:color="auto"/>
              </w:divBdr>
            </w:div>
            <w:div w:id="1081029227">
              <w:marLeft w:val="0"/>
              <w:marRight w:val="0"/>
              <w:marTop w:val="0"/>
              <w:marBottom w:val="0"/>
              <w:divBdr>
                <w:top w:val="none" w:sz="0" w:space="0" w:color="auto"/>
                <w:left w:val="none" w:sz="0" w:space="0" w:color="auto"/>
                <w:bottom w:val="none" w:sz="0" w:space="0" w:color="auto"/>
                <w:right w:val="none" w:sz="0" w:space="0" w:color="auto"/>
              </w:divBdr>
            </w:div>
            <w:div w:id="1084113218">
              <w:marLeft w:val="0"/>
              <w:marRight w:val="0"/>
              <w:marTop w:val="0"/>
              <w:marBottom w:val="0"/>
              <w:divBdr>
                <w:top w:val="none" w:sz="0" w:space="0" w:color="auto"/>
                <w:left w:val="none" w:sz="0" w:space="0" w:color="auto"/>
                <w:bottom w:val="none" w:sz="0" w:space="0" w:color="auto"/>
                <w:right w:val="none" w:sz="0" w:space="0" w:color="auto"/>
              </w:divBdr>
            </w:div>
            <w:div w:id="1085418439">
              <w:marLeft w:val="0"/>
              <w:marRight w:val="0"/>
              <w:marTop w:val="0"/>
              <w:marBottom w:val="0"/>
              <w:divBdr>
                <w:top w:val="none" w:sz="0" w:space="0" w:color="auto"/>
                <w:left w:val="none" w:sz="0" w:space="0" w:color="auto"/>
                <w:bottom w:val="none" w:sz="0" w:space="0" w:color="auto"/>
                <w:right w:val="none" w:sz="0" w:space="0" w:color="auto"/>
              </w:divBdr>
            </w:div>
            <w:div w:id="1086657184">
              <w:marLeft w:val="0"/>
              <w:marRight w:val="0"/>
              <w:marTop w:val="0"/>
              <w:marBottom w:val="0"/>
              <w:divBdr>
                <w:top w:val="none" w:sz="0" w:space="0" w:color="auto"/>
                <w:left w:val="none" w:sz="0" w:space="0" w:color="auto"/>
                <w:bottom w:val="none" w:sz="0" w:space="0" w:color="auto"/>
                <w:right w:val="none" w:sz="0" w:space="0" w:color="auto"/>
              </w:divBdr>
            </w:div>
            <w:div w:id="1087115678">
              <w:marLeft w:val="0"/>
              <w:marRight w:val="0"/>
              <w:marTop w:val="0"/>
              <w:marBottom w:val="0"/>
              <w:divBdr>
                <w:top w:val="none" w:sz="0" w:space="0" w:color="auto"/>
                <w:left w:val="none" w:sz="0" w:space="0" w:color="auto"/>
                <w:bottom w:val="none" w:sz="0" w:space="0" w:color="auto"/>
                <w:right w:val="none" w:sz="0" w:space="0" w:color="auto"/>
              </w:divBdr>
            </w:div>
            <w:div w:id="1088502385">
              <w:marLeft w:val="0"/>
              <w:marRight w:val="0"/>
              <w:marTop w:val="0"/>
              <w:marBottom w:val="0"/>
              <w:divBdr>
                <w:top w:val="none" w:sz="0" w:space="0" w:color="auto"/>
                <w:left w:val="none" w:sz="0" w:space="0" w:color="auto"/>
                <w:bottom w:val="none" w:sz="0" w:space="0" w:color="auto"/>
                <w:right w:val="none" w:sz="0" w:space="0" w:color="auto"/>
              </w:divBdr>
            </w:div>
            <w:div w:id="1088885107">
              <w:marLeft w:val="0"/>
              <w:marRight w:val="0"/>
              <w:marTop w:val="0"/>
              <w:marBottom w:val="0"/>
              <w:divBdr>
                <w:top w:val="none" w:sz="0" w:space="0" w:color="auto"/>
                <w:left w:val="none" w:sz="0" w:space="0" w:color="auto"/>
                <w:bottom w:val="none" w:sz="0" w:space="0" w:color="auto"/>
                <w:right w:val="none" w:sz="0" w:space="0" w:color="auto"/>
              </w:divBdr>
            </w:div>
            <w:div w:id="1090812658">
              <w:marLeft w:val="0"/>
              <w:marRight w:val="0"/>
              <w:marTop w:val="0"/>
              <w:marBottom w:val="0"/>
              <w:divBdr>
                <w:top w:val="none" w:sz="0" w:space="0" w:color="auto"/>
                <w:left w:val="none" w:sz="0" w:space="0" w:color="auto"/>
                <w:bottom w:val="none" w:sz="0" w:space="0" w:color="auto"/>
                <w:right w:val="none" w:sz="0" w:space="0" w:color="auto"/>
              </w:divBdr>
            </w:div>
            <w:div w:id="1092553323">
              <w:marLeft w:val="0"/>
              <w:marRight w:val="0"/>
              <w:marTop w:val="0"/>
              <w:marBottom w:val="0"/>
              <w:divBdr>
                <w:top w:val="none" w:sz="0" w:space="0" w:color="auto"/>
                <w:left w:val="none" w:sz="0" w:space="0" w:color="auto"/>
                <w:bottom w:val="none" w:sz="0" w:space="0" w:color="auto"/>
                <w:right w:val="none" w:sz="0" w:space="0" w:color="auto"/>
              </w:divBdr>
            </w:div>
            <w:div w:id="1093553585">
              <w:marLeft w:val="0"/>
              <w:marRight w:val="0"/>
              <w:marTop w:val="0"/>
              <w:marBottom w:val="0"/>
              <w:divBdr>
                <w:top w:val="none" w:sz="0" w:space="0" w:color="auto"/>
                <w:left w:val="none" w:sz="0" w:space="0" w:color="auto"/>
                <w:bottom w:val="none" w:sz="0" w:space="0" w:color="auto"/>
                <w:right w:val="none" w:sz="0" w:space="0" w:color="auto"/>
              </w:divBdr>
            </w:div>
            <w:div w:id="1097022787">
              <w:marLeft w:val="0"/>
              <w:marRight w:val="0"/>
              <w:marTop w:val="0"/>
              <w:marBottom w:val="0"/>
              <w:divBdr>
                <w:top w:val="none" w:sz="0" w:space="0" w:color="auto"/>
                <w:left w:val="none" w:sz="0" w:space="0" w:color="auto"/>
                <w:bottom w:val="none" w:sz="0" w:space="0" w:color="auto"/>
                <w:right w:val="none" w:sz="0" w:space="0" w:color="auto"/>
              </w:divBdr>
            </w:div>
            <w:div w:id="1097553343">
              <w:marLeft w:val="0"/>
              <w:marRight w:val="0"/>
              <w:marTop w:val="0"/>
              <w:marBottom w:val="0"/>
              <w:divBdr>
                <w:top w:val="none" w:sz="0" w:space="0" w:color="auto"/>
                <w:left w:val="none" w:sz="0" w:space="0" w:color="auto"/>
                <w:bottom w:val="none" w:sz="0" w:space="0" w:color="auto"/>
                <w:right w:val="none" w:sz="0" w:space="0" w:color="auto"/>
              </w:divBdr>
            </w:div>
            <w:div w:id="1097797438">
              <w:marLeft w:val="0"/>
              <w:marRight w:val="0"/>
              <w:marTop w:val="0"/>
              <w:marBottom w:val="0"/>
              <w:divBdr>
                <w:top w:val="none" w:sz="0" w:space="0" w:color="auto"/>
                <w:left w:val="none" w:sz="0" w:space="0" w:color="auto"/>
                <w:bottom w:val="none" w:sz="0" w:space="0" w:color="auto"/>
                <w:right w:val="none" w:sz="0" w:space="0" w:color="auto"/>
              </w:divBdr>
            </w:div>
            <w:div w:id="1099058518">
              <w:marLeft w:val="0"/>
              <w:marRight w:val="0"/>
              <w:marTop w:val="0"/>
              <w:marBottom w:val="0"/>
              <w:divBdr>
                <w:top w:val="none" w:sz="0" w:space="0" w:color="auto"/>
                <w:left w:val="none" w:sz="0" w:space="0" w:color="auto"/>
                <w:bottom w:val="none" w:sz="0" w:space="0" w:color="auto"/>
                <w:right w:val="none" w:sz="0" w:space="0" w:color="auto"/>
              </w:divBdr>
            </w:div>
            <w:div w:id="1099104449">
              <w:marLeft w:val="0"/>
              <w:marRight w:val="0"/>
              <w:marTop w:val="0"/>
              <w:marBottom w:val="0"/>
              <w:divBdr>
                <w:top w:val="none" w:sz="0" w:space="0" w:color="auto"/>
                <w:left w:val="none" w:sz="0" w:space="0" w:color="auto"/>
                <w:bottom w:val="none" w:sz="0" w:space="0" w:color="auto"/>
                <w:right w:val="none" w:sz="0" w:space="0" w:color="auto"/>
              </w:divBdr>
            </w:div>
            <w:div w:id="1100106724">
              <w:marLeft w:val="0"/>
              <w:marRight w:val="0"/>
              <w:marTop w:val="0"/>
              <w:marBottom w:val="0"/>
              <w:divBdr>
                <w:top w:val="none" w:sz="0" w:space="0" w:color="auto"/>
                <w:left w:val="none" w:sz="0" w:space="0" w:color="auto"/>
                <w:bottom w:val="none" w:sz="0" w:space="0" w:color="auto"/>
                <w:right w:val="none" w:sz="0" w:space="0" w:color="auto"/>
              </w:divBdr>
            </w:div>
            <w:div w:id="1101298258">
              <w:marLeft w:val="0"/>
              <w:marRight w:val="0"/>
              <w:marTop w:val="0"/>
              <w:marBottom w:val="0"/>
              <w:divBdr>
                <w:top w:val="none" w:sz="0" w:space="0" w:color="auto"/>
                <w:left w:val="none" w:sz="0" w:space="0" w:color="auto"/>
                <w:bottom w:val="none" w:sz="0" w:space="0" w:color="auto"/>
                <w:right w:val="none" w:sz="0" w:space="0" w:color="auto"/>
              </w:divBdr>
            </w:div>
            <w:div w:id="1101686655">
              <w:marLeft w:val="0"/>
              <w:marRight w:val="0"/>
              <w:marTop w:val="0"/>
              <w:marBottom w:val="0"/>
              <w:divBdr>
                <w:top w:val="none" w:sz="0" w:space="0" w:color="auto"/>
                <w:left w:val="none" w:sz="0" w:space="0" w:color="auto"/>
                <w:bottom w:val="none" w:sz="0" w:space="0" w:color="auto"/>
                <w:right w:val="none" w:sz="0" w:space="0" w:color="auto"/>
              </w:divBdr>
            </w:div>
            <w:div w:id="1104300234">
              <w:marLeft w:val="0"/>
              <w:marRight w:val="0"/>
              <w:marTop w:val="0"/>
              <w:marBottom w:val="0"/>
              <w:divBdr>
                <w:top w:val="none" w:sz="0" w:space="0" w:color="auto"/>
                <w:left w:val="none" w:sz="0" w:space="0" w:color="auto"/>
                <w:bottom w:val="none" w:sz="0" w:space="0" w:color="auto"/>
                <w:right w:val="none" w:sz="0" w:space="0" w:color="auto"/>
              </w:divBdr>
            </w:div>
            <w:div w:id="1106465873">
              <w:marLeft w:val="0"/>
              <w:marRight w:val="0"/>
              <w:marTop w:val="0"/>
              <w:marBottom w:val="0"/>
              <w:divBdr>
                <w:top w:val="none" w:sz="0" w:space="0" w:color="auto"/>
                <w:left w:val="none" w:sz="0" w:space="0" w:color="auto"/>
                <w:bottom w:val="none" w:sz="0" w:space="0" w:color="auto"/>
                <w:right w:val="none" w:sz="0" w:space="0" w:color="auto"/>
              </w:divBdr>
            </w:div>
            <w:div w:id="1108232697">
              <w:marLeft w:val="0"/>
              <w:marRight w:val="0"/>
              <w:marTop w:val="0"/>
              <w:marBottom w:val="0"/>
              <w:divBdr>
                <w:top w:val="none" w:sz="0" w:space="0" w:color="auto"/>
                <w:left w:val="none" w:sz="0" w:space="0" w:color="auto"/>
                <w:bottom w:val="none" w:sz="0" w:space="0" w:color="auto"/>
                <w:right w:val="none" w:sz="0" w:space="0" w:color="auto"/>
              </w:divBdr>
            </w:div>
            <w:div w:id="1108625590">
              <w:marLeft w:val="0"/>
              <w:marRight w:val="0"/>
              <w:marTop w:val="0"/>
              <w:marBottom w:val="0"/>
              <w:divBdr>
                <w:top w:val="none" w:sz="0" w:space="0" w:color="auto"/>
                <w:left w:val="none" w:sz="0" w:space="0" w:color="auto"/>
                <w:bottom w:val="none" w:sz="0" w:space="0" w:color="auto"/>
                <w:right w:val="none" w:sz="0" w:space="0" w:color="auto"/>
              </w:divBdr>
            </w:div>
            <w:div w:id="1110008912">
              <w:marLeft w:val="0"/>
              <w:marRight w:val="0"/>
              <w:marTop w:val="0"/>
              <w:marBottom w:val="0"/>
              <w:divBdr>
                <w:top w:val="none" w:sz="0" w:space="0" w:color="auto"/>
                <w:left w:val="none" w:sz="0" w:space="0" w:color="auto"/>
                <w:bottom w:val="none" w:sz="0" w:space="0" w:color="auto"/>
                <w:right w:val="none" w:sz="0" w:space="0" w:color="auto"/>
              </w:divBdr>
            </w:div>
            <w:div w:id="1113481323">
              <w:marLeft w:val="0"/>
              <w:marRight w:val="0"/>
              <w:marTop w:val="0"/>
              <w:marBottom w:val="0"/>
              <w:divBdr>
                <w:top w:val="none" w:sz="0" w:space="0" w:color="auto"/>
                <w:left w:val="none" w:sz="0" w:space="0" w:color="auto"/>
                <w:bottom w:val="none" w:sz="0" w:space="0" w:color="auto"/>
                <w:right w:val="none" w:sz="0" w:space="0" w:color="auto"/>
              </w:divBdr>
            </w:div>
            <w:div w:id="1116021156">
              <w:marLeft w:val="0"/>
              <w:marRight w:val="0"/>
              <w:marTop w:val="0"/>
              <w:marBottom w:val="0"/>
              <w:divBdr>
                <w:top w:val="none" w:sz="0" w:space="0" w:color="auto"/>
                <w:left w:val="none" w:sz="0" w:space="0" w:color="auto"/>
                <w:bottom w:val="none" w:sz="0" w:space="0" w:color="auto"/>
                <w:right w:val="none" w:sz="0" w:space="0" w:color="auto"/>
              </w:divBdr>
            </w:div>
            <w:div w:id="1116561256">
              <w:marLeft w:val="0"/>
              <w:marRight w:val="0"/>
              <w:marTop w:val="0"/>
              <w:marBottom w:val="0"/>
              <w:divBdr>
                <w:top w:val="none" w:sz="0" w:space="0" w:color="auto"/>
                <w:left w:val="none" w:sz="0" w:space="0" w:color="auto"/>
                <w:bottom w:val="none" w:sz="0" w:space="0" w:color="auto"/>
                <w:right w:val="none" w:sz="0" w:space="0" w:color="auto"/>
              </w:divBdr>
            </w:div>
            <w:div w:id="1116755237">
              <w:marLeft w:val="0"/>
              <w:marRight w:val="0"/>
              <w:marTop w:val="0"/>
              <w:marBottom w:val="0"/>
              <w:divBdr>
                <w:top w:val="none" w:sz="0" w:space="0" w:color="auto"/>
                <w:left w:val="none" w:sz="0" w:space="0" w:color="auto"/>
                <w:bottom w:val="none" w:sz="0" w:space="0" w:color="auto"/>
                <w:right w:val="none" w:sz="0" w:space="0" w:color="auto"/>
              </w:divBdr>
            </w:div>
            <w:div w:id="1117522393">
              <w:marLeft w:val="0"/>
              <w:marRight w:val="0"/>
              <w:marTop w:val="0"/>
              <w:marBottom w:val="0"/>
              <w:divBdr>
                <w:top w:val="none" w:sz="0" w:space="0" w:color="auto"/>
                <w:left w:val="none" w:sz="0" w:space="0" w:color="auto"/>
                <w:bottom w:val="none" w:sz="0" w:space="0" w:color="auto"/>
                <w:right w:val="none" w:sz="0" w:space="0" w:color="auto"/>
              </w:divBdr>
            </w:div>
            <w:div w:id="1117792093">
              <w:marLeft w:val="0"/>
              <w:marRight w:val="0"/>
              <w:marTop w:val="0"/>
              <w:marBottom w:val="0"/>
              <w:divBdr>
                <w:top w:val="none" w:sz="0" w:space="0" w:color="auto"/>
                <w:left w:val="none" w:sz="0" w:space="0" w:color="auto"/>
                <w:bottom w:val="none" w:sz="0" w:space="0" w:color="auto"/>
                <w:right w:val="none" w:sz="0" w:space="0" w:color="auto"/>
              </w:divBdr>
            </w:div>
            <w:div w:id="1118061487">
              <w:marLeft w:val="0"/>
              <w:marRight w:val="0"/>
              <w:marTop w:val="0"/>
              <w:marBottom w:val="0"/>
              <w:divBdr>
                <w:top w:val="none" w:sz="0" w:space="0" w:color="auto"/>
                <w:left w:val="none" w:sz="0" w:space="0" w:color="auto"/>
                <w:bottom w:val="none" w:sz="0" w:space="0" w:color="auto"/>
                <w:right w:val="none" w:sz="0" w:space="0" w:color="auto"/>
              </w:divBdr>
            </w:div>
            <w:div w:id="1121726132">
              <w:marLeft w:val="0"/>
              <w:marRight w:val="0"/>
              <w:marTop w:val="0"/>
              <w:marBottom w:val="0"/>
              <w:divBdr>
                <w:top w:val="none" w:sz="0" w:space="0" w:color="auto"/>
                <w:left w:val="none" w:sz="0" w:space="0" w:color="auto"/>
                <w:bottom w:val="none" w:sz="0" w:space="0" w:color="auto"/>
                <w:right w:val="none" w:sz="0" w:space="0" w:color="auto"/>
              </w:divBdr>
            </w:div>
            <w:div w:id="1123109566">
              <w:marLeft w:val="0"/>
              <w:marRight w:val="0"/>
              <w:marTop w:val="0"/>
              <w:marBottom w:val="0"/>
              <w:divBdr>
                <w:top w:val="none" w:sz="0" w:space="0" w:color="auto"/>
                <w:left w:val="none" w:sz="0" w:space="0" w:color="auto"/>
                <w:bottom w:val="none" w:sz="0" w:space="0" w:color="auto"/>
                <w:right w:val="none" w:sz="0" w:space="0" w:color="auto"/>
              </w:divBdr>
            </w:div>
            <w:div w:id="1124033649">
              <w:marLeft w:val="0"/>
              <w:marRight w:val="0"/>
              <w:marTop w:val="0"/>
              <w:marBottom w:val="0"/>
              <w:divBdr>
                <w:top w:val="none" w:sz="0" w:space="0" w:color="auto"/>
                <w:left w:val="none" w:sz="0" w:space="0" w:color="auto"/>
                <w:bottom w:val="none" w:sz="0" w:space="0" w:color="auto"/>
                <w:right w:val="none" w:sz="0" w:space="0" w:color="auto"/>
              </w:divBdr>
            </w:div>
            <w:div w:id="1126006157">
              <w:marLeft w:val="0"/>
              <w:marRight w:val="0"/>
              <w:marTop w:val="0"/>
              <w:marBottom w:val="0"/>
              <w:divBdr>
                <w:top w:val="none" w:sz="0" w:space="0" w:color="auto"/>
                <w:left w:val="none" w:sz="0" w:space="0" w:color="auto"/>
                <w:bottom w:val="none" w:sz="0" w:space="0" w:color="auto"/>
                <w:right w:val="none" w:sz="0" w:space="0" w:color="auto"/>
              </w:divBdr>
            </w:div>
            <w:div w:id="1127889072">
              <w:marLeft w:val="0"/>
              <w:marRight w:val="0"/>
              <w:marTop w:val="0"/>
              <w:marBottom w:val="0"/>
              <w:divBdr>
                <w:top w:val="none" w:sz="0" w:space="0" w:color="auto"/>
                <w:left w:val="none" w:sz="0" w:space="0" w:color="auto"/>
                <w:bottom w:val="none" w:sz="0" w:space="0" w:color="auto"/>
                <w:right w:val="none" w:sz="0" w:space="0" w:color="auto"/>
              </w:divBdr>
            </w:div>
            <w:div w:id="1130320004">
              <w:marLeft w:val="0"/>
              <w:marRight w:val="0"/>
              <w:marTop w:val="0"/>
              <w:marBottom w:val="0"/>
              <w:divBdr>
                <w:top w:val="none" w:sz="0" w:space="0" w:color="auto"/>
                <w:left w:val="none" w:sz="0" w:space="0" w:color="auto"/>
                <w:bottom w:val="none" w:sz="0" w:space="0" w:color="auto"/>
                <w:right w:val="none" w:sz="0" w:space="0" w:color="auto"/>
              </w:divBdr>
            </w:div>
            <w:div w:id="1130392925">
              <w:marLeft w:val="0"/>
              <w:marRight w:val="0"/>
              <w:marTop w:val="0"/>
              <w:marBottom w:val="0"/>
              <w:divBdr>
                <w:top w:val="none" w:sz="0" w:space="0" w:color="auto"/>
                <w:left w:val="none" w:sz="0" w:space="0" w:color="auto"/>
                <w:bottom w:val="none" w:sz="0" w:space="0" w:color="auto"/>
                <w:right w:val="none" w:sz="0" w:space="0" w:color="auto"/>
              </w:divBdr>
            </w:div>
            <w:div w:id="1130511434">
              <w:marLeft w:val="0"/>
              <w:marRight w:val="0"/>
              <w:marTop w:val="0"/>
              <w:marBottom w:val="0"/>
              <w:divBdr>
                <w:top w:val="none" w:sz="0" w:space="0" w:color="auto"/>
                <w:left w:val="none" w:sz="0" w:space="0" w:color="auto"/>
                <w:bottom w:val="none" w:sz="0" w:space="0" w:color="auto"/>
                <w:right w:val="none" w:sz="0" w:space="0" w:color="auto"/>
              </w:divBdr>
            </w:div>
            <w:div w:id="1132597281">
              <w:marLeft w:val="0"/>
              <w:marRight w:val="0"/>
              <w:marTop w:val="0"/>
              <w:marBottom w:val="0"/>
              <w:divBdr>
                <w:top w:val="none" w:sz="0" w:space="0" w:color="auto"/>
                <w:left w:val="none" w:sz="0" w:space="0" w:color="auto"/>
                <w:bottom w:val="none" w:sz="0" w:space="0" w:color="auto"/>
                <w:right w:val="none" w:sz="0" w:space="0" w:color="auto"/>
              </w:divBdr>
            </w:div>
            <w:div w:id="1136023238">
              <w:marLeft w:val="0"/>
              <w:marRight w:val="0"/>
              <w:marTop w:val="0"/>
              <w:marBottom w:val="0"/>
              <w:divBdr>
                <w:top w:val="none" w:sz="0" w:space="0" w:color="auto"/>
                <w:left w:val="none" w:sz="0" w:space="0" w:color="auto"/>
                <w:bottom w:val="none" w:sz="0" w:space="0" w:color="auto"/>
                <w:right w:val="none" w:sz="0" w:space="0" w:color="auto"/>
              </w:divBdr>
            </w:div>
            <w:div w:id="1137181179">
              <w:marLeft w:val="0"/>
              <w:marRight w:val="0"/>
              <w:marTop w:val="0"/>
              <w:marBottom w:val="0"/>
              <w:divBdr>
                <w:top w:val="none" w:sz="0" w:space="0" w:color="auto"/>
                <w:left w:val="none" w:sz="0" w:space="0" w:color="auto"/>
                <w:bottom w:val="none" w:sz="0" w:space="0" w:color="auto"/>
                <w:right w:val="none" w:sz="0" w:space="0" w:color="auto"/>
              </w:divBdr>
            </w:div>
            <w:div w:id="1137331798">
              <w:marLeft w:val="0"/>
              <w:marRight w:val="0"/>
              <w:marTop w:val="0"/>
              <w:marBottom w:val="0"/>
              <w:divBdr>
                <w:top w:val="none" w:sz="0" w:space="0" w:color="auto"/>
                <w:left w:val="none" w:sz="0" w:space="0" w:color="auto"/>
                <w:bottom w:val="none" w:sz="0" w:space="0" w:color="auto"/>
                <w:right w:val="none" w:sz="0" w:space="0" w:color="auto"/>
              </w:divBdr>
            </w:div>
            <w:div w:id="1138064739">
              <w:marLeft w:val="0"/>
              <w:marRight w:val="0"/>
              <w:marTop w:val="0"/>
              <w:marBottom w:val="0"/>
              <w:divBdr>
                <w:top w:val="none" w:sz="0" w:space="0" w:color="auto"/>
                <w:left w:val="none" w:sz="0" w:space="0" w:color="auto"/>
                <w:bottom w:val="none" w:sz="0" w:space="0" w:color="auto"/>
                <w:right w:val="none" w:sz="0" w:space="0" w:color="auto"/>
              </w:divBdr>
            </w:div>
            <w:div w:id="1138767645">
              <w:marLeft w:val="0"/>
              <w:marRight w:val="0"/>
              <w:marTop w:val="0"/>
              <w:marBottom w:val="0"/>
              <w:divBdr>
                <w:top w:val="none" w:sz="0" w:space="0" w:color="auto"/>
                <w:left w:val="none" w:sz="0" w:space="0" w:color="auto"/>
                <w:bottom w:val="none" w:sz="0" w:space="0" w:color="auto"/>
                <w:right w:val="none" w:sz="0" w:space="0" w:color="auto"/>
              </w:divBdr>
            </w:div>
            <w:div w:id="1139492786">
              <w:marLeft w:val="0"/>
              <w:marRight w:val="0"/>
              <w:marTop w:val="0"/>
              <w:marBottom w:val="0"/>
              <w:divBdr>
                <w:top w:val="none" w:sz="0" w:space="0" w:color="auto"/>
                <w:left w:val="none" w:sz="0" w:space="0" w:color="auto"/>
                <w:bottom w:val="none" w:sz="0" w:space="0" w:color="auto"/>
                <w:right w:val="none" w:sz="0" w:space="0" w:color="auto"/>
              </w:divBdr>
            </w:div>
            <w:div w:id="1139615115">
              <w:marLeft w:val="0"/>
              <w:marRight w:val="0"/>
              <w:marTop w:val="0"/>
              <w:marBottom w:val="0"/>
              <w:divBdr>
                <w:top w:val="none" w:sz="0" w:space="0" w:color="auto"/>
                <w:left w:val="none" w:sz="0" w:space="0" w:color="auto"/>
                <w:bottom w:val="none" w:sz="0" w:space="0" w:color="auto"/>
                <w:right w:val="none" w:sz="0" w:space="0" w:color="auto"/>
              </w:divBdr>
            </w:div>
            <w:div w:id="1143043200">
              <w:marLeft w:val="0"/>
              <w:marRight w:val="0"/>
              <w:marTop w:val="0"/>
              <w:marBottom w:val="0"/>
              <w:divBdr>
                <w:top w:val="none" w:sz="0" w:space="0" w:color="auto"/>
                <w:left w:val="none" w:sz="0" w:space="0" w:color="auto"/>
                <w:bottom w:val="none" w:sz="0" w:space="0" w:color="auto"/>
                <w:right w:val="none" w:sz="0" w:space="0" w:color="auto"/>
              </w:divBdr>
            </w:div>
            <w:div w:id="1143347733">
              <w:marLeft w:val="0"/>
              <w:marRight w:val="0"/>
              <w:marTop w:val="0"/>
              <w:marBottom w:val="0"/>
              <w:divBdr>
                <w:top w:val="none" w:sz="0" w:space="0" w:color="auto"/>
                <w:left w:val="none" w:sz="0" w:space="0" w:color="auto"/>
                <w:bottom w:val="none" w:sz="0" w:space="0" w:color="auto"/>
                <w:right w:val="none" w:sz="0" w:space="0" w:color="auto"/>
              </w:divBdr>
            </w:div>
            <w:div w:id="1143700241">
              <w:marLeft w:val="0"/>
              <w:marRight w:val="0"/>
              <w:marTop w:val="0"/>
              <w:marBottom w:val="0"/>
              <w:divBdr>
                <w:top w:val="none" w:sz="0" w:space="0" w:color="auto"/>
                <w:left w:val="none" w:sz="0" w:space="0" w:color="auto"/>
                <w:bottom w:val="none" w:sz="0" w:space="0" w:color="auto"/>
                <w:right w:val="none" w:sz="0" w:space="0" w:color="auto"/>
              </w:divBdr>
            </w:div>
            <w:div w:id="1144732508">
              <w:marLeft w:val="0"/>
              <w:marRight w:val="0"/>
              <w:marTop w:val="0"/>
              <w:marBottom w:val="0"/>
              <w:divBdr>
                <w:top w:val="none" w:sz="0" w:space="0" w:color="auto"/>
                <w:left w:val="none" w:sz="0" w:space="0" w:color="auto"/>
                <w:bottom w:val="none" w:sz="0" w:space="0" w:color="auto"/>
                <w:right w:val="none" w:sz="0" w:space="0" w:color="auto"/>
              </w:divBdr>
            </w:div>
            <w:div w:id="1145048186">
              <w:marLeft w:val="0"/>
              <w:marRight w:val="0"/>
              <w:marTop w:val="0"/>
              <w:marBottom w:val="0"/>
              <w:divBdr>
                <w:top w:val="none" w:sz="0" w:space="0" w:color="auto"/>
                <w:left w:val="none" w:sz="0" w:space="0" w:color="auto"/>
                <w:bottom w:val="none" w:sz="0" w:space="0" w:color="auto"/>
                <w:right w:val="none" w:sz="0" w:space="0" w:color="auto"/>
              </w:divBdr>
            </w:div>
            <w:div w:id="1145928357">
              <w:marLeft w:val="0"/>
              <w:marRight w:val="0"/>
              <w:marTop w:val="0"/>
              <w:marBottom w:val="0"/>
              <w:divBdr>
                <w:top w:val="none" w:sz="0" w:space="0" w:color="auto"/>
                <w:left w:val="none" w:sz="0" w:space="0" w:color="auto"/>
                <w:bottom w:val="none" w:sz="0" w:space="0" w:color="auto"/>
                <w:right w:val="none" w:sz="0" w:space="0" w:color="auto"/>
              </w:divBdr>
            </w:div>
            <w:div w:id="1146239472">
              <w:marLeft w:val="0"/>
              <w:marRight w:val="0"/>
              <w:marTop w:val="0"/>
              <w:marBottom w:val="0"/>
              <w:divBdr>
                <w:top w:val="none" w:sz="0" w:space="0" w:color="auto"/>
                <w:left w:val="none" w:sz="0" w:space="0" w:color="auto"/>
                <w:bottom w:val="none" w:sz="0" w:space="0" w:color="auto"/>
                <w:right w:val="none" w:sz="0" w:space="0" w:color="auto"/>
              </w:divBdr>
            </w:div>
            <w:div w:id="1146355796">
              <w:marLeft w:val="0"/>
              <w:marRight w:val="0"/>
              <w:marTop w:val="0"/>
              <w:marBottom w:val="0"/>
              <w:divBdr>
                <w:top w:val="none" w:sz="0" w:space="0" w:color="auto"/>
                <w:left w:val="none" w:sz="0" w:space="0" w:color="auto"/>
                <w:bottom w:val="none" w:sz="0" w:space="0" w:color="auto"/>
                <w:right w:val="none" w:sz="0" w:space="0" w:color="auto"/>
              </w:divBdr>
            </w:div>
            <w:div w:id="1148328828">
              <w:marLeft w:val="0"/>
              <w:marRight w:val="0"/>
              <w:marTop w:val="0"/>
              <w:marBottom w:val="0"/>
              <w:divBdr>
                <w:top w:val="none" w:sz="0" w:space="0" w:color="auto"/>
                <w:left w:val="none" w:sz="0" w:space="0" w:color="auto"/>
                <w:bottom w:val="none" w:sz="0" w:space="0" w:color="auto"/>
                <w:right w:val="none" w:sz="0" w:space="0" w:color="auto"/>
              </w:divBdr>
            </w:div>
            <w:div w:id="1149705901">
              <w:marLeft w:val="0"/>
              <w:marRight w:val="0"/>
              <w:marTop w:val="0"/>
              <w:marBottom w:val="0"/>
              <w:divBdr>
                <w:top w:val="none" w:sz="0" w:space="0" w:color="auto"/>
                <w:left w:val="none" w:sz="0" w:space="0" w:color="auto"/>
                <w:bottom w:val="none" w:sz="0" w:space="0" w:color="auto"/>
                <w:right w:val="none" w:sz="0" w:space="0" w:color="auto"/>
              </w:divBdr>
            </w:div>
            <w:div w:id="1150443128">
              <w:marLeft w:val="0"/>
              <w:marRight w:val="0"/>
              <w:marTop w:val="0"/>
              <w:marBottom w:val="0"/>
              <w:divBdr>
                <w:top w:val="none" w:sz="0" w:space="0" w:color="auto"/>
                <w:left w:val="none" w:sz="0" w:space="0" w:color="auto"/>
                <w:bottom w:val="none" w:sz="0" w:space="0" w:color="auto"/>
                <w:right w:val="none" w:sz="0" w:space="0" w:color="auto"/>
              </w:divBdr>
            </w:div>
            <w:div w:id="1151748612">
              <w:marLeft w:val="0"/>
              <w:marRight w:val="0"/>
              <w:marTop w:val="0"/>
              <w:marBottom w:val="0"/>
              <w:divBdr>
                <w:top w:val="none" w:sz="0" w:space="0" w:color="auto"/>
                <w:left w:val="none" w:sz="0" w:space="0" w:color="auto"/>
                <w:bottom w:val="none" w:sz="0" w:space="0" w:color="auto"/>
                <w:right w:val="none" w:sz="0" w:space="0" w:color="auto"/>
              </w:divBdr>
            </w:div>
            <w:div w:id="1151946007">
              <w:marLeft w:val="0"/>
              <w:marRight w:val="0"/>
              <w:marTop w:val="0"/>
              <w:marBottom w:val="0"/>
              <w:divBdr>
                <w:top w:val="none" w:sz="0" w:space="0" w:color="auto"/>
                <w:left w:val="none" w:sz="0" w:space="0" w:color="auto"/>
                <w:bottom w:val="none" w:sz="0" w:space="0" w:color="auto"/>
                <w:right w:val="none" w:sz="0" w:space="0" w:color="auto"/>
              </w:divBdr>
            </w:div>
            <w:div w:id="1154645845">
              <w:marLeft w:val="0"/>
              <w:marRight w:val="0"/>
              <w:marTop w:val="0"/>
              <w:marBottom w:val="0"/>
              <w:divBdr>
                <w:top w:val="none" w:sz="0" w:space="0" w:color="auto"/>
                <w:left w:val="none" w:sz="0" w:space="0" w:color="auto"/>
                <w:bottom w:val="none" w:sz="0" w:space="0" w:color="auto"/>
                <w:right w:val="none" w:sz="0" w:space="0" w:color="auto"/>
              </w:divBdr>
            </w:div>
            <w:div w:id="1156799864">
              <w:marLeft w:val="0"/>
              <w:marRight w:val="0"/>
              <w:marTop w:val="0"/>
              <w:marBottom w:val="0"/>
              <w:divBdr>
                <w:top w:val="none" w:sz="0" w:space="0" w:color="auto"/>
                <w:left w:val="none" w:sz="0" w:space="0" w:color="auto"/>
                <w:bottom w:val="none" w:sz="0" w:space="0" w:color="auto"/>
                <w:right w:val="none" w:sz="0" w:space="0" w:color="auto"/>
              </w:divBdr>
            </w:div>
            <w:div w:id="1157040083">
              <w:marLeft w:val="0"/>
              <w:marRight w:val="0"/>
              <w:marTop w:val="0"/>
              <w:marBottom w:val="0"/>
              <w:divBdr>
                <w:top w:val="none" w:sz="0" w:space="0" w:color="auto"/>
                <w:left w:val="none" w:sz="0" w:space="0" w:color="auto"/>
                <w:bottom w:val="none" w:sz="0" w:space="0" w:color="auto"/>
                <w:right w:val="none" w:sz="0" w:space="0" w:color="auto"/>
              </w:divBdr>
            </w:div>
            <w:div w:id="1157644955">
              <w:marLeft w:val="0"/>
              <w:marRight w:val="0"/>
              <w:marTop w:val="0"/>
              <w:marBottom w:val="0"/>
              <w:divBdr>
                <w:top w:val="none" w:sz="0" w:space="0" w:color="auto"/>
                <w:left w:val="none" w:sz="0" w:space="0" w:color="auto"/>
                <w:bottom w:val="none" w:sz="0" w:space="0" w:color="auto"/>
                <w:right w:val="none" w:sz="0" w:space="0" w:color="auto"/>
              </w:divBdr>
            </w:div>
            <w:div w:id="1159275325">
              <w:marLeft w:val="0"/>
              <w:marRight w:val="0"/>
              <w:marTop w:val="0"/>
              <w:marBottom w:val="0"/>
              <w:divBdr>
                <w:top w:val="none" w:sz="0" w:space="0" w:color="auto"/>
                <w:left w:val="none" w:sz="0" w:space="0" w:color="auto"/>
                <w:bottom w:val="none" w:sz="0" w:space="0" w:color="auto"/>
                <w:right w:val="none" w:sz="0" w:space="0" w:color="auto"/>
              </w:divBdr>
            </w:div>
            <w:div w:id="1160854882">
              <w:marLeft w:val="0"/>
              <w:marRight w:val="0"/>
              <w:marTop w:val="0"/>
              <w:marBottom w:val="0"/>
              <w:divBdr>
                <w:top w:val="none" w:sz="0" w:space="0" w:color="auto"/>
                <w:left w:val="none" w:sz="0" w:space="0" w:color="auto"/>
                <w:bottom w:val="none" w:sz="0" w:space="0" w:color="auto"/>
                <w:right w:val="none" w:sz="0" w:space="0" w:color="auto"/>
              </w:divBdr>
            </w:div>
            <w:div w:id="1162308727">
              <w:marLeft w:val="0"/>
              <w:marRight w:val="0"/>
              <w:marTop w:val="360"/>
              <w:marBottom w:val="0"/>
              <w:divBdr>
                <w:top w:val="single" w:sz="6" w:space="0" w:color="auto"/>
                <w:left w:val="single" w:sz="6" w:space="0" w:color="auto"/>
                <w:bottom w:val="single" w:sz="6" w:space="0" w:color="auto"/>
                <w:right w:val="single" w:sz="6" w:space="0" w:color="auto"/>
              </w:divBdr>
            </w:div>
            <w:div w:id="1163551201">
              <w:marLeft w:val="0"/>
              <w:marRight w:val="0"/>
              <w:marTop w:val="0"/>
              <w:marBottom w:val="0"/>
              <w:divBdr>
                <w:top w:val="none" w:sz="0" w:space="0" w:color="auto"/>
                <w:left w:val="none" w:sz="0" w:space="0" w:color="auto"/>
                <w:bottom w:val="none" w:sz="0" w:space="0" w:color="auto"/>
                <w:right w:val="none" w:sz="0" w:space="0" w:color="auto"/>
              </w:divBdr>
            </w:div>
            <w:div w:id="1163735650">
              <w:marLeft w:val="0"/>
              <w:marRight w:val="0"/>
              <w:marTop w:val="0"/>
              <w:marBottom w:val="0"/>
              <w:divBdr>
                <w:top w:val="none" w:sz="0" w:space="0" w:color="auto"/>
                <w:left w:val="none" w:sz="0" w:space="0" w:color="auto"/>
                <w:bottom w:val="none" w:sz="0" w:space="0" w:color="auto"/>
                <w:right w:val="none" w:sz="0" w:space="0" w:color="auto"/>
              </w:divBdr>
            </w:div>
            <w:div w:id="1164010920">
              <w:marLeft w:val="0"/>
              <w:marRight w:val="0"/>
              <w:marTop w:val="0"/>
              <w:marBottom w:val="0"/>
              <w:divBdr>
                <w:top w:val="none" w:sz="0" w:space="0" w:color="auto"/>
                <w:left w:val="none" w:sz="0" w:space="0" w:color="auto"/>
                <w:bottom w:val="none" w:sz="0" w:space="0" w:color="auto"/>
                <w:right w:val="none" w:sz="0" w:space="0" w:color="auto"/>
              </w:divBdr>
            </w:div>
            <w:div w:id="1164974102">
              <w:marLeft w:val="0"/>
              <w:marRight w:val="0"/>
              <w:marTop w:val="0"/>
              <w:marBottom w:val="0"/>
              <w:divBdr>
                <w:top w:val="none" w:sz="0" w:space="0" w:color="auto"/>
                <w:left w:val="none" w:sz="0" w:space="0" w:color="auto"/>
                <w:bottom w:val="none" w:sz="0" w:space="0" w:color="auto"/>
                <w:right w:val="none" w:sz="0" w:space="0" w:color="auto"/>
              </w:divBdr>
            </w:div>
            <w:div w:id="1166553992">
              <w:marLeft w:val="0"/>
              <w:marRight w:val="0"/>
              <w:marTop w:val="0"/>
              <w:marBottom w:val="0"/>
              <w:divBdr>
                <w:top w:val="none" w:sz="0" w:space="0" w:color="auto"/>
                <w:left w:val="none" w:sz="0" w:space="0" w:color="auto"/>
                <w:bottom w:val="none" w:sz="0" w:space="0" w:color="auto"/>
                <w:right w:val="none" w:sz="0" w:space="0" w:color="auto"/>
              </w:divBdr>
            </w:div>
            <w:div w:id="1169060790">
              <w:marLeft w:val="0"/>
              <w:marRight w:val="0"/>
              <w:marTop w:val="0"/>
              <w:marBottom w:val="0"/>
              <w:divBdr>
                <w:top w:val="none" w:sz="0" w:space="0" w:color="auto"/>
                <w:left w:val="none" w:sz="0" w:space="0" w:color="auto"/>
                <w:bottom w:val="none" w:sz="0" w:space="0" w:color="auto"/>
                <w:right w:val="none" w:sz="0" w:space="0" w:color="auto"/>
              </w:divBdr>
            </w:div>
            <w:div w:id="1169637161">
              <w:marLeft w:val="0"/>
              <w:marRight w:val="0"/>
              <w:marTop w:val="0"/>
              <w:marBottom w:val="0"/>
              <w:divBdr>
                <w:top w:val="none" w:sz="0" w:space="0" w:color="auto"/>
                <w:left w:val="none" w:sz="0" w:space="0" w:color="auto"/>
                <w:bottom w:val="none" w:sz="0" w:space="0" w:color="auto"/>
                <w:right w:val="none" w:sz="0" w:space="0" w:color="auto"/>
              </w:divBdr>
            </w:div>
            <w:div w:id="1170023169">
              <w:marLeft w:val="0"/>
              <w:marRight w:val="0"/>
              <w:marTop w:val="0"/>
              <w:marBottom w:val="0"/>
              <w:divBdr>
                <w:top w:val="none" w:sz="0" w:space="0" w:color="auto"/>
                <w:left w:val="none" w:sz="0" w:space="0" w:color="auto"/>
                <w:bottom w:val="none" w:sz="0" w:space="0" w:color="auto"/>
                <w:right w:val="none" w:sz="0" w:space="0" w:color="auto"/>
              </w:divBdr>
            </w:div>
            <w:div w:id="1171218436">
              <w:marLeft w:val="0"/>
              <w:marRight w:val="0"/>
              <w:marTop w:val="0"/>
              <w:marBottom w:val="0"/>
              <w:divBdr>
                <w:top w:val="none" w:sz="0" w:space="0" w:color="auto"/>
                <w:left w:val="none" w:sz="0" w:space="0" w:color="auto"/>
                <w:bottom w:val="none" w:sz="0" w:space="0" w:color="auto"/>
                <w:right w:val="none" w:sz="0" w:space="0" w:color="auto"/>
              </w:divBdr>
            </w:div>
            <w:div w:id="1172262507">
              <w:marLeft w:val="0"/>
              <w:marRight w:val="0"/>
              <w:marTop w:val="0"/>
              <w:marBottom w:val="0"/>
              <w:divBdr>
                <w:top w:val="none" w:sz="0" w:space="0" w:color="auto"/>
                <w:left w:val="none" w:sz="0" w:space="0" w:color="auto"/>
                <w:bottom w:val="none" w:sz="0" w:space="0" w:color="auto"/>
                <w:right w:val="none" w:sz="0" w:space="0" w:color="auto"/>
              </w:divBdr>
            </w:div>
            <w:div w:id="1172645692">
              <w:marLeft w:val="0"/>
              <w:marRight w:val="0"/>
              <w:marTop w:val="0"/>
              <w:marBottom w:val="0"/>
              <w:divBdr>
                <w:top w:val="none" w:sz="0" w:space="0" w:color="auto"/>
                <w:left w:val="none" w:sz="0" w:space="0" w:color="auto"/>
                <w:bottom w:val="none" w:sz="0" w:space="0" w:color="auto"/>
                <w:right w:val="none" w:sz="0" w:space="0" w:color="auto"/>
              </w:divBdr>
            </w:div>
            <w:div w:id="1174878956">
              <w:marLeft w:val="0"/>
              <w:marRight w:val="0"/>
              <w:marTop w:val="0"/>
              <w:marBottom w:val="0"/>
              <w:divBdr>
                <w:top w:val="none" w:sz="0" w:space="0" w:color="auto"/>
                <w:left w:val="none" w:sz="0" w:space="0" w:color="auto"/>
                <w:bottom w:val="none" w:sz="0" w:space="0" w:color="auto"/>
                <w:right w:val="none" w:sz="0" w:space="0" w:color="auto"/>
              </w:divBdr>
            </w:div>
            <w:div w:id="1178890477">
              <w:marLeft w:val="0"/>
              <w:marRight w:val="0"/>
              <w:marTop w:val="0"/>
              <w:marBottom w:val="0"/>
              <w:divBdr>
                <w:top w:val="none" w:sz="0" w:space="0" w:color="auto"/>
                <w:left w:val="none" w:sz="0" w:space="0" w:color="auto"/>
                <w:bottom w:val="none" w:sz="0" w:space="0" w:color="auto"/>
                <w:right w:val="none" w:sz="0" w:space="0" w:color="auto"/>
              </w:divBdr>
            </w:div>
            <w:div w:id="1180313634">
              <w:marLeft w:val="0"/>
              <w:marRight w:val="0"/>
              <w:marTop w:val="360"/>
              <w:marBottom w:val="0"/>
              <w:divBdr>
                <w:top w:val="single" w:sz="6" w:space="0" w:color="auto"/>
                <w:left w:val="single" w:sz="6" w:space="0" w:color="auto"/>
                <w:bottom w:val="single" w:sz="6" w:space="0" w:color="auto"/>
                <w:right w:val="single" w:sz="6" w:space="0" w:color="auto"/>
              </w:divBdr>
            </w:div>
            <w:div w:id="1180854394">
              <w:marLeft w:val="0"/>
              <w:marRight w:val="0"/>
              <w:marTop w:val="0"/>
              <w:marBottom w:val="0"/>
              <w:divBdr>
                <w:top w:val="none" w:sz="0" w:space="0" w:color="auto"/>
                <w:left w:val="none" w:sz="0" w:space="0" w:color="auto"/>
                <w:bottom w:val="none" w:sz="0" w:space="0" w:color="auto"/>
                <w:right w:val="none" w:sz="0" w:space="0" w:color="auto"/>
              </w:divBdr>
            </w:div>
            <w:div w:id="1181551479">
              <w:marLeft w:val="0"/>
              <w:marRight w:val="0"/>
              <w:marTop w:val="0"/>
              <w:marBottom w:val="0"/>
              <w:divBdr>
                <w:top w:val="none" w:sz="0" w:space="0" w:color="auto"/>
                <w:left w:val="none" w:sz="0" w:space="0" w:color="auto"/>
                <w:bottom w:val="none" w:sz="0" w:space="0" w:color="auto"/>
                <w:right w:val="none" w:sz="0" w:space="0" w:color="auto"/>
              </w:divBdr>
            </w:div>
            <w:div w:id="1183322742">
              <w:marLeft w:val="0"/>
              <w:marRight w:val="0"/>
              <w:marTop w:val="0"/>
              <w:marBottom w:val="0"/>
              <w:divBdr>
                <w:top w:val="none" w:sz="0" w:space="0" w:color="auto"/>
                <w:left w:val="none" w:sz="0" w:space="0" w:color="auto"/>
                <w:bottom w:val="none" w:sz="0" w:space="0" w:color="auto"/>
                <w:right w:val="none" w:sz="0" w:space="0" w:color="auto"/>
              </w:divBdr>
            </w:div>
            <w:div w:id="1183861584">
              <w:marLeft w:val="0"/>
              <w:marRight w:val="0"/>
              <w:marTop w:val="0"/>
              <w:marBottom w:val="0"/>
              <w:divBdr>
                <w:top w:val="none" w:sz="0" w:space="0" w:color="auto"/>
                <w:left w:val="none" w:sz="0" w:space="0" w:color="auto"/>
                <w:bottom w:val="none" w:sz="0" w:space="0" w:color="auto"/>
                <w:right w:val="none" w:sz="0" w:space="0" w:color="auto"/>
              </w:divBdr>
            </w:div>
            <w:div w:id="1184901982">
              <w:marLeft w:val="0"/>
              <w:marRight w:val="0"/>
              <w:marTop w:val="0"/>
              <w:marBottom w:val="0"/>
              <w:divBdr>
                <w:top w:val="none" w:sz="0" w:space="0" w:color="auto"/>
                <w:left w:val="none" w:sz="0" w:space="0" w:color="auto"/>
                <w:bottom w:val="none" w:sz="0" w:space="0" w:color="auto"/>
                <w:right w:val="none" w:sz="0" w:space="0" w:color="auto"/>
              </w:divBdr>
            </w:div>
            <w:div w:id="1185440377">
              <w:marLeft w:val="0"/>
              <w:marRight w:val="0"/>
              <w:marTop w:val="0"/>
              <w:marBottom w:val="0"/>
              <w:divBdr>
                <w:top w:val="none" w:sz="0" w:space="0" w:color="auto"/>
                <w:left w:val="none" w:sz="0" w:space="0" w:color="auto"/>
                <w:bottom w:val="none" w:sz="0" w:space="0" w:color="auto"/>
                <w:right w:val="none" w:sz="0" w:space="0" w:color="auto"/>
              </w:divBdr>
            </w:div>
            <w:div w:id="1187019512">
              <w:marLeft w:val="0"/>
              <w:marRight w:val="0"/>
              <w:marTop w:val="0"/>
              <w:marBottom w:val="0"/>
              <w:divBdr>
                <w:top w:val="none" w:sz="0" w:space="0" w:color="auto"/>
                <w:left w:val="none" w:sz="0" w:space="0" w:color="auto"/>
                <w:bottom w:val="none" w:sz="0" w:space="0" w:color="auto"/>
                <w:right w:val="none" w:sz="0" w:space="0" w:color="auto"/>
              </w:divBdr>
            </w:div>
            <w:div w:id="1190413064">
              <w:marLeft w:val="0"/>
              <w:marRight w:val="0"/>
              <w:marTop w:val="0"/>
              <w:marBottom w:val="0"/>
              <w:divBdr>
                <w:top w:val="none" w:sz="0" w:space="0" w:color="auto"/>
                <w:left w:val="none" w:sz="0" w:space="0" w:color="auto"/>
                <w:bottom w:val="none" w:sz="0" w:space="0" w:color="auto"/>
                <w:right w:val="none" w:sz="0" w:space="0" w:color="auto"/>
              </w:divBdr>
            </w:div>
            <w:div w:id="1194227813">
              <w:marLeft w:val="0"/>
              <w:marRight w:val="0"/>
              <w:marTop w:val="0"/>
              <w:marBottom w:val="0"/>
              <w:divBdr>
                <w:top w:val="none" w:sz="0" w:space="0" w:color="auto"/>
                <w:left w:val="none" w:sz="0" w:space="0" w:color="auto"/>
                <w:bottom w:val="none" w:sz="0" w:space="0" w:color="auto"/>
                <w:right w:val="none" w:sz="0" w:space="0" w:color="auto"/>
              </w:divBdr>
            </w:div>
            <w:div w:id="1195578825">
              <w:marLeft w:val="0"/>
              <w:marRight w:val="0"/>
              <w:marTop w:val="0"/>
              <w:marBottom w:val="0"/>
              <w:divBdr>
                <w:top w:val="none" w:sz="0" w:space="0" w:color="auto"/>
                <w:left w:val="none" w:sz="0" w:space="0" w:color="auto"/>
                <w:bottom w:val="none" w:sz="0" w:space="0" w:color="auto"/>
                <w:right w:val="none" w:sz="0" w:space="0" w:color="auto"/>
              </w:divBdr>
            </w:div>
            <w:div w:id="1198158969">
              <w:marLeft w:val="0"/>
              <w:marRight w:val="0"/>
              <w:marTop w:val="0"/>
              <w:marBottom w:val="0"/>
              <w:divBdr>
                <w:top w:val="none" w:sz="0" w:space="0" w:color="auto"/>
                <w:left w:val="none" w:sz="0" w:space="0" w:color="auto"/>
                <w:bottom w:val="none" w:sz="0" w:space="0" w:color="auto"/>
                <w:right w:val="none" w:sz="0" w:space="0" w:color="auto"/>
              </w:divBdr>
            </w:div>
            <w:div w:id="1198472751">
              <w:marLeft w:val="0"/>
              <w:marRight w:val="0"/>
              <w:marTop w:val="0"/>
              <w:marBottom w:val="0"/>
              <w:divBdr>
                <w:top w:val="none" w:sz="0" w:space="0" w:color="auto"/>
                <w:left w:val="none" w:sz="0" w:space="0" w:color="auto"/>
                <w:bottom w:val="none" w:sz="0" w:space="0" w:color="auto"/>
                <w:right w:val="none" w:sz="0" w:space="0" w:color="auto"/>
              </w:divBdr>
            </w:div>
            <w:div w:id="1198540826">
              <w:marLeft w:val="0"/>
              <w:marRight w:val="0"/>
              <w:marTop w:val="0"/>
              <w:marBottom w:val="0"/>
              <w:divBdr>
                <w:top w:val="none" w:sz="0" w:space="0" w:color="auto"/>
                <w:left w:val="none" w:sz="0" w:space="0" w:color="auto"/>
                <w:bottom w:val="none" w:sz="0" w:space="0" w:color="auto"/>
                <w:right w:val="none" w:sz="0" w:space="0" w:color="auto"/>
              </w:divBdr>
            </w:div>
            <w:div w:id="1198667346">
              <w:marLeft w:val="0"/>
              <w:marRight w:val="0"/>
              <w:marTop w:val="0"/>
              <w:marBottom w:val="0"/>
              <w:divBdr>
                <w:top w:val="none" w:sz="0" w:space="0" w:color="auto"/>
                <w:left w:val="none" w:sz="0" w:space="0" w:color="auto"/>
                <w:bottom w:val="none" w:sz="0" w:space="0" w:color="auto"/>
                <w:right w:val="none" w:sz="0" w:space="0" w:color="auto"/>
              </w:divBdr>
            </w:div>
            <w:div w:id="1198739994">
              <w:marLeft w:val="0"/>
              <w:marRight w:val="0"/>
              <w:marTop w:val="0"/>
              <w:marBottom w:val="0"/>
              <w:divBdr>
                <w:top w:val="none" w:sz="0" w:space="0" w:color="auto"/>
                <w:left w:val="none" w:sz="0" w:space="0" w:color="auto"/>
                <w:bottom w:val="none" w:sz="0" w:space="0" w:color="auto"/>
                <w:right w:val="none" w:sz="0" w:space="0" w:color="auto"/>
              </w:divBdr>
            </w:div>
            <w:div w:id="1202788069">
              <w:marLeft w:val="0"/>
              <w:marRight w:val="0"/>
              <w:marTop w:val="0"/>
              <w:marBottom w:val="0"/>
              <w:divBdr>
                <w:top w:val="none" w:sz="0" w:space="0" w:color="auto"/>
                <w:left w:val="none" w:sz="0" w:space="0" w:color="auto"/>
                <w:bottom w:val="none" w:sz="0" w:space="0" w:color="auto"/>
                <w:right w:val="none" w:sz="0" w:space="0" w:color="auto"/>
              </w:divBdr>
            </w:div>
            <w:div w:id="1205748273">
              <w:marLeft w:val="0"/>
              <w:marRight w:val="0"/>
              <w:marTop w:val="0"/>
              <w:marBottom w:val="0"/>
              <w:divBdr>
                <w:top w:val="none" w:sz="0" w:space="0" w:color="auto"/>
                <w:left w:val="none" w:sz="0" w:space="0" w:color="auto"/>
                <w:bottom w:val="none" w:sz="0" w:space="0" w:color="auto"/>
                <w:right w:val="none" w:sz="0" w:space="0" w:color="auto"/>
              </w:divBdr>
            </w:div>
            <w:div w:id="1207454483">
              <w:marLeft w:val="0"/>
              <w:marRight w:val="0"/>
              <w:marTop w:val="0"/>
              <w:marBottom w:val="0"/>
              <w:divBdr>
                <w:top w:val="none" w:sz="0" w:space="0" w:color="auto"/>
                <w:left w:val="none" w:sz="0" w:space="0" w:color="auto"/>
                <w:bottom w:val="none" w:sz="0" w:space="0" w:color="auto"/>
                <w:right w:val="none" w:sz="0" w:space="0" w:color="auto"/>
              </w:divBdr>
            </w:div>
            <w:div w:id="1209336509">
              <w:marLeft w:val="0"/>
              <w:marRight w:val="0"/>
              <w:marTop w:val="0"/>
              <w:marBottom w:val="0"/>
              <w:divBdr>
                <w:top w:val="none" w:sz="0" w:space="0" w:color="auto"/>
                <w:left w:val="none" w:sz="0" w:space="0" w:color="auto"/>
                <w:bottom w:val="none" w:sz="0" w:space="0" w:color="auto"/>
                <w:right w:val="none" w:sz="0" w:space="0" w:color="auto"/>
              </w:divBdr>
            </w:div>
            <w:div w:id="1216047553">
              <w:marLeft w:val="0"/>
              <w:marRight w:val="0"/>
              <w:marTop w:val="0"/>
              <w:marBottom w:val="0"/>
              <w:divBdr>
                <w:top w:val="none" w:sz="0" w:space="0" w:color="auto"/>
                <w:left w:val="none" w:sz="0" w:space="0" w:color="auto"/>
                <w:bottom w:val="none" w:sz="0" w:space="0" w:color="auto"/>
                <w:right w:val="none" w:sz="0" w:space="0" w:color="auto"/>
              </w:divBdr>
            </w:div>
            <w:div w:id="1216353371">
              <w:marLeft w:val="0"/>
              <w:marRight w:val="0"/>
              <w:marTop w:val="0"/>
              <w:marBottom w:val="0"/>
              <w:divBdr>
                <w:top w:val="none" w:sz="0" w:space="0" w:color="auto"/>
                <w:left w:val="none" w:sz="0" w:space="0" w:color="auto"/>
                <w:bottom w:val="none" w:sz="0" w:space="0" w:color="auto"/>
                <w:right w:val="none" w:sz="0" w:space="0" w:color="auto"/>
              </w:divBdr>
            </w:div>
            <w:div w:id="1218469438">
              <w:marLeft w:val="0"/>
              <w:marRight w:val="0"/>
              <w:marTop w:val="0"/>
              <w:marBottom w:val="0"/>
              <w:divBdr>
                <w:top w:val="none" w:sz="0" w:space="0" w:color="auto"/>
                <w:left w:val="none" w:sz="0" w:space="0" w:color="auto"/>
                <w:bottom w:val="none" w:sz="0" w:space="0" w:color="auto"/>
                <w:right w:val="none" w:sz="0" w:space="0" w:color="auto"/>
              </w:divBdr>
            </w:div>
            <w:div w:id="1218979633">
              <w:marLeft w:val="0"/>
              <w:marRight w:val="0"/>
              <w:marTop w:val="0"/>
              <w:marBottom w:val="0"/>
              <w:divBdr>
                <w:top w:val="none" w:sz="0" w:space="0" w:color="auto"/>
                <w:left w:val="none" w:sz="0" w:space="0" w:color="auto"/>
                <w:bottom w:val="none" w:sz="0" w:space="0" w:color="auto"/>
                <w:right w:val="none" w:sz="0" w:space="0" w:color="auto"/>
              </w:divBdr>
            </w:div>
            <w:div w:id="1220366058">
              <w:marLeft w:val="0"/>
              <w:marRight w:val="0"/>
              <w:marTop w:val="0"/>
              <w:marBottom w:val="0"/>
              <w:divBdr>
                <w:top w:val="none" w:sz="0" w:space="0" w:color="auto"/>
                <w:left w:val="none" w:sz="0" w:space="0" w:color="auto"/>
                <w:bottom w:val="none" w:sz="0" w:space="0" w:color="auto"/>
                <w:right w:val="none" w:sz="0" w:space="0" w:color="auto"/>
              </w:divBdr>
            </w:div>
            <w:div w:id="1220557245">
              <w:marLeft w:val="0"/>
              <w:marRight w:val="0"/>
              <w:marTop w:val="0"/>
              <w:marBottom w:val="0"/>
              <w:divBdr>
                <w:top w:val="none" w:sz="0" w:space="0" w:color="auto"/>
                <w:left w:val="none" w:sz="0" w:space="0" w:color="auto"/>
                <w:bottom w:val="none" w:sz="0" w:space="0" w:color="auto"/>
                <w:right w:val="none" w:sz="0" w:space="0" w:color="auto"/>
              </w:divBdr>
            </w:div>
            <w:div w:id="1222979206">
              <w:marLeft w:val="0"/>
              <w:marRight w:val="0"/>
              <w:marTop w:val="0"/>
              <w:marBottom w:val="0"/>
              <w:divBdr>
                <w:top w:val="none" w:sz="0" w:space="0" w:color="auto"/>
                <w:left w:val="none" w:sz="0" w:space="0" w:color="auto"/>
                <w:bottom w:val="none" w:sz="0" w:space="0" w:color="auto"/>
                <w:right w:val="none" w:sz="0" w:space="0" w:color="auto"/>
              </w:divBdr>
            </w:div>
            <w:div w:id="1224560483">
              <w:marLeft w:val="0"/>
              <w:marRight w:val="0"/>
              <w:marTop w:val="0"/>
              <w:marBottom w:val="0"/>
              <w:divBdr>
                <w:top w:val="none" w:sz="0" w:space="0" w:color="auto"/>
                <w:left w:val="none" w:sz="0" w:space="0" w:color="auto"/>
                <w:bottom w:val="none" w:sz="0" w:space="0" w:color="auto"/>
                <w:right w:val="none" w:sz="0" w:space="0" w:color="auto"/>
              </w:divBdr>
            </w:div>
            <w:div w:id="1225916839">
              <w:marLeft w:val="0"/>
              <w:marRight w:val="0"/>
              <w:marTop w:val="0"/>
              <w:marBottom w:val="0"/>
              <w:divBdr>
                <w:top w:val="none" w:sz="0" w:space="0" w:color="auto"/>
                <w:left w:val="none" w:sz="0" w:space="0" w:color="auto"/>
                <w:bottom w:val="none" w:sz="0" w:space="0" w:color="auto"/>
                <w:right w:val="none" w:sz="0" w:space="0" w:color="auto"/>
              </w:divBdr>
            </w:div>
            <w:div w:id="1231110259">
              <w:marLeft w:val="0"/>
              <w:marRight w:val="0"/>
              <w:marTop w:val="0"/>
              <w:marBottom w:val="0"/>
              <w:divBdr>
                <w:top w:val="none" w:sz="0" w:space="0" w:color="auto"/>
                <w:left w:val="none" w:sz="0" w:space="0" w:color="auto"/>
                <w:bottom w:val="none" w:sz="0" w:space="0" w:color="auto"/>
                <w:right w:val="none" w:sz="0" w:space="0" w:color="auto"/>
              </w:divBdr>
            </w:div>
            <w:div w:id="1233003442">
              <w:marLeft w:val="0"/>
              <w:marRight w:val="0"/>
              <w:marTop w:val="0"/>
              <w:marBottom w:val="0"/>
              <w:divBdr>
                <w:top w:val="none" w:sz="0" w:space="0" w:color="auto"/>
                <w:left w:val="none" w:sz="0" w:space="0" w:color="auto"/>
                <w:bottom w:val="none" w:sz="0" w:space="0" w:color="auto"/>
                <w:right w:val="none" w:sz="0" w:space="0" w:color="auto"/>
              </w:divBdr>
            </w:div>
            <w:div w:id="1239487118">
              <w:marLeft w:val="0"/>
              <w:marRight w:val="0"/>
              <w:marTop w:val="0"/>
              <w:marBottom w:val="0"/>
              <w:divBdr>
                <w:top w:val="none" w:sz="0" w:space="0" w:color="auto"/>
                <w:left w:val="none" w:sz="0" w:space="0" w:color="auto"/>
                <w:bottom w:val="none" w:sz="0" w:space="0" w:color="auto"/>
                <w:right w:val="none" w:sz="0" w:space="0" w:color="auto"/>
              </w:divBdr>
            </w:div>
            <w:div w:id="1240170264">
              <w:marLeft w:val="0"/>
              <w:marRight w:val="0"/>
              <w:marTop w:val="0"/>
              <w:marBottom w:val="0"/>
              <w:divBdr>
                <w:top w:val="none" w:sz="0" w:space="0" w:color="auto"/>
                <w:left w:val="none" w:sz="0" w:space="0" w:color="auto"/>
                <w:bottom w:val="none" w:sz="0" w:space="0" w:color="auto"/>
                <w:right w:val="none" w:sz="0" w:space="0" w:color="auto"/>
              </w:divBdr>
            </w:div>
            <w:div w:id="1240363669">
              <w:marLeft w:val="0"/>
              <w:marRight w:val="0"/>
              <w:marTop w:val="0"/>
              <w:marBottom w:val="0"/>
              <w:divBdr>
                <w:top w:val="none" w:sz="0" w:space="0" w:color="auto"/>
                <w:left w:val="none" w:sz="0" w:space="0" w:color="auto"/>
                <w:bottom w:val="none" w:sz="0" w:space="0" w:color="auto"/>
                <w:right w:val="none" w:sz="0" w:space="0" w:color="auto"/>
              </w:divBdr>
            </w:div>
            <w:div w:id="1244756049">
              <w:marLeft w:val="0"/>
              <w:marRight w:val="0"/>
              <w:marTop w:val="0"/>
              <w:marBottom w:val="0"/>
              <w:divBdr>
                <w:top w:val="none" w:sz="0" w:space="0" w:color="auto"/>
                <w:left w:val="none" w:sz="0" w:space="0" w:color="auto"/>
                <w:bottom w:val="none" w:sz="0" w:space="0" w:color="auto"/>
                <w:right w:val="none" w:sz="0" w:space="0" w:color="auto"/>
              </w:divBdr>
            </w:div>
            <w:div w:id="1246378534">
              <w:marLeft w:val="0"/>
              <w:marRight w:val="0"/>
              <w:marTop w:val="0"/>
              <w:marBottom w:val="0"/>
              <w:divBdr>
                <w:top w:val="none" w:sz="0" w:space="0" w:color="auto"/>
                <w:left w:val="none" w:sz="0" w:space="0" w:color="auto"/>
                <w:bottom w:val="none" w:sz="0" w:space="0" w:color="auto"/>
                <w:right w:val="none" w:sz="0" w:space="0" w:color="auto"/>
              </w:divBdr>
            </w:div>
            <w:div w:id="1246841280">
              <w:marLeft w:val="0"/>
              <w:marRight w:val="0"/>
              <w:marTop w:val="0"/>
              <w:marBottom w:val="0"/>
              <w:divBdr>
                <w:top w:val="none" w:sz="0" w:space="0" w:color="auto"/>
                <w:left w:val="none" w:sz="0" w:space="0" w:color="auto"/>
                <w:bottom w:val="none" w:sz="0" w:space="0" w:color="auto"/>
                <w:right w:val="none" w:sz="0" w:space="0" w:color="auto"/>
              </w:divBdr>
            </w:div>
            <w:div w:id="1248881816">
              <w:marLeft w:val="0"/>
              <w:marRight w:val="0"/>
              <w:marTop w:val="0"/>
              <w:marBottom w:val="0"/>
              <w:divBdr>
                <w:top w:val="none" w:sz="0" w:space="0" w:color="auto"/>
                <w:left w:val="none" w:sz="0" w:space="0" w:color="auto"/>
                <w:bottom w:val="none" w:sz="0" w:space="0" w:color="auto"/>
                <w:right w:val="none" w:sz="0" w:space="0" w:color="auto"/>
              </w:divBdr>
            </w:div>
            <w:div w:id="1249464645">
              <w:marLeft w:val="0"/>
              <w:marRight w:val="0"/>
              <w:marTop w:val="0"/>
              <w:marBottom w:val="0"/>
              <w:divBdr>
                <w:top w:val="none" w:sz="0" w:space="0" w:color="auto"/>
                <w:left w:val="none" w:sz="0" w:space="0" w:color="auto"/>
                <w:bottom w:val="none" w:sz="0" w:space="0" w:color="auto"/>
                <w:right w:val="none" w:sz="0" w:space="0" w:color="auto"/>
              </w:divBdr>
            </w:div>
            <w:div w:id="1254974629">
              <w:marLeft w:val="0"/>
              <w:marRight w:val="0"/>
              <w:marTop w:val="0"/>
              <w:marBottom w:val="0"/>
              <w:divBdr>
                <w:top w:val="none" w:sz="0" w:space="0" w:color="auto"/>
                <w:left w:val="none" w:sz="0" w:space="0" w:color="auto"/>
                <w:bottom w:val="none" w:sz="0" w:space="0" w:color="auto"/>
                <w:right w:val="none" w:sz="0" w:space="0" w:color="auto"/>
              </w:divBdr>
            </w:div>
            <w:div w:id="1255825277">
              <w:marLeft w:val="0"/>
              <w:marRight w:val="0"/>
              <w:marTop w:val="0"/>
              <w:marBottom w:val="0"/>
              <w:divBdr>
                <w:top w:val="none" w:sz="0" w:space="0" w:color="auto"/>
                <w:left w:val="none" w:sz="0" w:space="0" w:color="auto"/>
                <w:bottom w:val="none" w:sz="0" w:space="0" w:color="auto"/>
                <w:right w:val="none" w:sz="0" w:space="0" w:color="auto"/>
              </w:divBdr>
            </w:div>
            <w:div w:id="1257052630">
              <w:marLeft w:val="0"/>
              <w:marRight w:val="0"/>
              <w:marTop w:val="0"/>
              <w:marBottom w:val="0"/>
              <w:divBdr>
                <w:top w:val="none" w:sz="0" w:space="0" w:color="auto"/>
                <w:left w:val="none" w:sz="0" w:space="0" w:color="auto"/>
                <w:bottom w:val="none" w:sz="0" w:space="0" w:color="auto"/>
                <w:right w:val="none" w:sz="0" w:space="0" w:color="auto"/>
              </w:divBdr>
            </w:div>
            <w:div w:id="1257440421">
              <w:marLeft w:val="0"/>
              <w:marRight w:val="0"/>
              <w:marTop w:val="0"/>
              <w:marBottom w:val="0"/>
              <w:divBdr>
                <w:top w:val="none" w:sz="0" w:space="0" w:color="auto"/>
                <w:left w:val="none" w:sz="0" w:space="0" w:color="auto"/>
                <w:bottom w:val="none" w:sz="0" w:space="0" w:color="auto"/>
                <w:right w:val="none" w:sz="0" w:space="0" w:color="auto"/>
              </w:divBdr>
            </w:div>
            <w:div w:id="1257714333">
              <w:marLeft w:val="0"/>
              <w:marRight w:val="0"/>
              <w:marTop w:val="0"/>
              <w:marBottom w:val="0"/>
              <w:divBdr>
                <w:top w:val="none" w:sz="0" w:space="0" w:color="auto"/>
                <w:left w:val="none" w:sz="0" w:space="0" w:color="auto"/>
                <w:bottom w:val="none" w:sz="0" w:space="0" w:color="auto"/>
                <w:right w:val="none" w:sz="0" w:space="0" w:color="auto"/>
              </w:divBdr>
            </w:div>
            <w:div w:id="1261336622">
              <w:marLeft w:val="0"/>
              <w:marRight w:val="0"/>
              <w:marTop w:val="0"/>
              <w:marBottom w:val="0"/>
              <w:divBdr>
                <w:top w:val="none" w:sz="0" w:space="0" w:color="auto"/>
                <w:left w:val="none" w:sz="0" w:space="0" w:color="auto"/>
                <w:bottom w:val="none" w:sz="0" w:space="0" w:color="auto"/>
                <w:right w:val="none" w:sz="0" w:space="0" w:color="auto"/>
              </w:divBdr>
            </w:div>
            <w:div w:id="1264454409">
              <w:marLeft w:val="0"/>
              <w:marRight w:val="0"/>
              <w:marTop w:val="0"/>
              <w:marBottom w:val="0"/>
              <w:divBdr>
                <w:top w:val="none" w:sz="0" w:space="0" w:color="auto"/>
                <w:left w:val="none" w:sz="0" w:space="0" w:color="auto"/>
                <w:bottom w:val="none" w:sz="0" w:space="0" w:color="auto"/>
                <w:right w:val="none" w:sz="0" w:space="0" w:color="auto"/>
              </w:divBdr>
            </w:div>
            <w:div w:id="1264454412">
              <w:marLeft w:val="0"/>
              <w:marRight w:val="0"/>
              <w:marTop w:val="0"/>
              <w:marBottom w:val="0"/>
              <w:divBdr>
                <w:top w:val="none" w:sz="0" w:space="0" w:color="auto"/>
                <w:left w:val="none" w:sz="0" w:space="0" w:color="auto"/>
                <w:bottom w:val="none" w:sz="0" w:space="0" w:color="auto"/>
                <w:right w:val="none" w:sz="0" w:space="0" w:color="auto"/>
              </w:divBdr>
            </w:div>
            <w:div w:id="1267154110">
              <w:marLeft w:val="0"/>
              <w:marRight w:val="0"/>
              <w:marTop w:val="0"/>
              <w:marBottom w:val="0"/>
              <w:divBdr>
                <w:top w:val="none" w:sz="0" w:space="0" w:color="auto"/>
                <w:left w:val="none" w:sz="0" w:space="0" w:color="auto"/>
                <w:bottom w:val="none" w:sz="0" w:space="0" w:color="auto"/>
                <w:right w:val="none" w:sz="0" w:space="0" w:color="auto"/>
              </w:divBdr>
            </w:div>
            <w:div w:id="1268273957">
              <w:marLeft w:val="0"/>
              <w:marRight w:val="0"/>
              <w:marTop w:val="0"/>
              <w:marBottom w:val="0"/>
              <w:divBdr>
                <w:top w:val="none" w:sz="0" w:space="0" w:color="auto"/>
                <w:left w:val="none" w:sz="0" w:space="0" w:color="auto"/>
                <w:bottom w:val="none" w:sz="0" w:space="0" w:color="auto"/>
                <w:right w:val="none" w:sz="0" w:space="0" w:color="auto"/>
              </w:divBdr>
            </w:div>
            <w:div w:id="1270046393">
              <w:marLeft w:val="0"/>
              <w:marRight w:val="0"/>
              <w:marTop w:val="0"/>
              <w:marBottom w:val="0"/>
              <w:divBdr>
                <w:top w:val="none" w:sz="0" w:space="0" w:color="auto"/>
                <w:left w:val="none" w:sz="0" w:space="0" w:color="auto"/>
                <w:bottom w:val="none" w:sz="0" w:space="0" w:color="auto"/>
                <w:right w:val="none" w:sz="0" w:space="0" w:color="auto"/>
              </w:divBdr>
            </w:div>
            <w:div w:id="1275941640">
              <w:marLeft w:val="0"/>
              <w:marRight w:val="0"/>
              <w:marTop w:val="0"/>
              <w:marBottom w:val="0"/>
              <w:divBdr>
                <w:top w:val="none" w:sz="0" w:space="0" w:color="auto"/>
                <w:left w:val="none" w:sz="0" w:space="0" w:color="auto"/>
                <w:bottom w:val="none" w:sz="0" w:space="0" w:color="auto"/>
                <w:right w:val="none" w:sz="0" w:space="0" w:color="auto"/>
              </w:divBdr>
            </w:div>
            <w:div w:id="1276130976">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1277374748">
              <w:marLeft w:val="0"/>
              <w:marRight w:val="0"/>
              <w:marTop w:val="0"/>
              <w:marBottom w:val="0"/>
              <w:divBdr>
                <w:top w:val="none" w:sz="0" w:space="0" w:color="auto"/>
                <w:left w:val="none" w:sz="0" w:space="0" w:color="auto"/>
                <w:bottom w:val="none" w:sz="0" w:space="0" w:color="auto"/>
                <w:right w:val="none" w:sz="0" w:space="0" w:color="auto"/>
              </w:divBdr>
            </w:div>
            <w:div w:id="1277443259">
              <w:marLeft w:val="0"/>
              <w:marRight w:val="0"/>
              <w:marTop w:val="0"/>
              <w:marBottom w:val="0"/>
              <w:divBdr>
                <w:top w:val="none" w:sz="0" w:space="0" w:color="auto"/>
                <w:left w:val="none" w:sz="0" w:space="0" w:color="auto"/>
                <w:bottom w:val="none" w:sz="0" w:space="0" w:color="auto"/>
                <w:right w:val="none" w:sz="0" w:space="0" w:color="auto"/>
              </w:divBdr>
            </w:div>
            <w:div w:id="1278685705">
              <w:marLeft w:val="0"/>
              <w:marRight w:val="0"/>
              <w:marTop w:val="0"/>
              <w:marBottom w:val="0"/>
              <w:divBdr>
                <w:top w:val="none" w:sz="0" w:space="0" w:color="auto"/>
                <w:left w:val="none" w:sz="0" w:space="0" w:color="auto"/>
                <w:bottom w:val="none" w:sz="0" w:space="0" w:color="auto"/>
                <w:right w:val="none" w:sz="0" w:space="0" w:color="auto"/>
              </w:divBdr>
            </w:div>
            <w:div w:id="1278758558">
              <w:marLeft w:val="0"/>
              <w:marRight w:val="0"/>
              <w:marTop w:val="0"/>
              <w:marBottom w:val="0"/>
              <w:divBdr>
                <w:top w:val="none" w:sz="0" w:space="0" w:color="auto"/>
                <w:left w:val="none" w:sz="0" w:space="0" w:color="auto"/>
                <w:bottom w:val="none" w:sz="0" w:space="0" w:color="auto"/>
                <w:right w:val="none" w:sz="0" w:space="0" w:color="auto"/>
              </w:divBdr>
            </w:div>
            <w:div w:id="1279798375">
              <w:marLeft w:val="0"/>
              <w:marRight w:val="0"/>
              <w:marTop w:val="0"/>
              <w:marBottom w:val="0"/>
              <w:divBdr>
                <w:top w:val="none" w:sz="0" w:space="0" w:color="auto"/>
                <w:left w:val="none" w:sz="0" w:space="0" w:color="auto"/>
                <w:bottom w:val="none" w:sz="0" w:space="0" w:color="auto"/>
                <w:right w:val="none" w:sz="0" w:space="0" w:color="auto"/>
              </w:divBdr>
            </w:div>
            <w:div w:id="1282689928">
              <w:marLeft w:val="0"/>
              <w:marRight w:val="0"/>
              <w:marTop w:val="0"/>
              <w:marBottom w:val="0"/>
              <w:divBdr>
                <w:top w:val="none" w:sz="0" w:space="0" w:color="auto"/>
                <w:left w:val="none" w:sz="0" w:space="0" w:color="auto"/>
                <w:bottom w:val="none" w:sz="0" w:space="0" w:color="auto"/>
                <w:right w:val="none" w:sz="0" w:space="0" w:color="auto"/>
              </w:divBdr>
            </w:div>
            <w:div w:id="1282692635">
              <w:marLeft w:val="0"/>
              <w:marRight w:val="0"/>
              <w:marTop w:val="0"/>
              <w:marBottom w:val="0"/>
              <w:divBdr>
                <w:top w:val="none" w:sz="0" w:space="0" w:color="auto"/>
                <w:left w:val="none" w:sz="0" w:space="0" w:color="auto"/>
                <w:bottom w:val="none" w:sz="0" w:space="0" w:color="auto"/>
                <w:right w:val="none" w:sz="0" w:space="0" w:color="auto"/>
              </w:divBdr>
            </w:div>
            <w:div w:id="1289361660">
              <w:marLeft w:val="0"/>
              <w:marRight w:val="0"/>
              <w:marTop w:val="0"/>
              <w:marBottom w:val="0"/>
              <w:divBdr>
                <w:top w:val="none" w:sz="0" w:space="0" w:color="auto"/>
                <w:left w:val="none" w:sz="0" w:space="0" w:color="auto"/>
                <w:bottom w:val="none" w:sz="0" w:space="0" w:color="auto"/>
                <w:right w:val="none" w:sz="0" w:space="0" w:color="auto"/>
              </w:divBdr>
            </w:div>
            <w:div w:id="1289510897">
              <w:marLeft w:val="0"/>
              <w:marRight w:val="0"/>
              <w:marTop w:val="0"/>
              <w:marBottom w:val="0"/>
              <w:divBdr>
                <w:top w:val="none" w:sz="0" w:space="0" w:color="auto"/>
                <w:left w:val="none" w:sz="0" w:space="0" w:color="auto"/>
                <w:bottom w:val="none" w:sz="0" w:space="0" w:color="auto"/>
                <w:right w:val="none" w:sz="0" w:space="0" w:color="auto"/>
              </w:divBdr>
            </w:div>
            <w:div w:id="1291091507">
              <w:marLeft w:val="0"/>
              <w:marRight w:val="0"/>
              <w:marTop w:val="0"/>
              <w:marBottom w:val="0"/>
              <w:divBdr>
                <w:top w:val="none" w:sz="0" w:space="0" w:color="auto"/>
                <w:left w:val="none" w:sz="0" w:space="0" w:color="auto"/>
                <w:bottom w:val="none" w:sz="0" w:space="0" w:color="auto"/>
                <w:right w:val="none" w:sz="0" w:space="0" w:color="auto"/>
              </w:divBdr>
            </w:div>
            <w:div w:id="1291863807">
              <w:marLeft w:val="0"/>
              <w:marRight w:val="0"/>
              <w:marTop w:val="0"/>
              <w:marBottom w:val="0"/>
              <w:divBdr>
                <w:top w:val="none" w:sz="0" w:space="0" w:color="auto"/>
                <w:left w:val="none" w:sz="0" w:space="0" w:color="auto"/>
                <w:bottom w:val="none" w:sz="0" w:space="0" w:color="auto"/>
                <w:right w:val="none" w:sz="0" w:space="0" w:color="auto"/>
              </w:divBdr>
            </w:div>
            <w:div w:id="1292637431">
              <w:marLeft w:val="0"/>
              <w:marRight w:val="0"/>
              <w:marTop w:val="0"/>
              <w:marBottom w:val="0"/>
              <w:divBdr>
                <w:top w:val="none" w:sz="0" w:space="0" w:color="auto"/>
                <w:left w:val="none" w:sz="0" w:space="0" w:color="auto"/>
                <w:bottom w:val="none" w:sz="0" w:space="0" w:color="auto"/>
                <w:right w:val="none" w:sz="0" w:space="0" w:color="auto"/>
              </w:divBdr>
            </w:div>
            <w:div w:id="1293096490">
              <w:marLeft w:val="0"/>
              <w:marRight w:val="0"/>
              <w:marTop w:val="0"/>
              <w:marBottom w:val="0"/>
              <w:divBdr>
                <w:top w:val="none" w:sz="0" w:space="0" w:color="auto"/>
                <w:left w:val="none" w:sz="0" w:space="0" w:color="auto"/>
                <w:bottom w:val="none" w:sz="0" w:space="0" w:color="auto"/>
                <w:right w:val="none" w:sz="0" w:space="0" w:color="auto"/>
              </w:divBdr>
            </w:div>
            <w:div w:id="1293943143">
              <w:marLeft w:val="0"/>
              <w:marRight w:val="0"/>
              <w:marTop w:val="0"/>
              <w:marBottom w:val="0"/>
              <w:divBdr>
                <w:top w:val="none" w:sz="0" w:space="0" w:color="auto"/>
                <w:left w:val="none" w:sz="0" w:space="0" w:color="auto"/>
                <w:bottom w:val="none" w:sz="0" w:space="0" w:color="auto"/>
                <w:right w:val="none" w:sz="0" w:space="0" w:color="auto"/>
              </w:divBdr>
            </w:div>
            <w:div w:id="1294172029">
              <w:marLeft w:val="0"/>
              <w:marRight w:val="0"/>
              <w:marTop w:val="0"/>
              <w:marBottom w:val="0"/>
              <w:divBdr>
                <w:top w:val="none" w:sz="0" w:space="0" w:color="auto"/>
                <w:left w:val="none" w:sz="0" w:space="0" w:color="auto"/>
                <w:bottom w:val="none" w:sz="0" w:space="0" w:color="auto"/>
                <w:right w:val="none" w:sz="0" w:space="0" w:color="auto"/>
              </w:divBdr>
            </w:div>
            <w:div w:id="1298295916">
              <w:marLeft w:val="0"/>
              <w:marRight w:val="0"/>
              <w:marTop w:val="0"/>
              <w:marBottom w:val="0"/>
              <w:divBdr>
                <w:top w:val="none" w:sz="0" w:space="0" w:color="auto"/>
                <w:left w:val="none" w:sz="0" w:space="0" w:color="auto"/>
                <w:bottom w:val="none" w:sz="0" w:space="0" w:color="auto"/>
                <w:right w:val="none" w:sz="0" w:space="0" w:color="auto"/>
              </w:divBdr>
            </w:div>
            <w:div w:id="1301425745">
              <w:marLeft w:val="0"/>
              <w:marRight w:val="0"/>
              <w:marTop w:val="0"/>
              <w:marBottom w:val="0"/>
              <w:divBdr>
                <w:top w:val="none" w:sz="0" w:space="0" w:color="auto"/>
                <w:left w:val="none" w:sz="0" w:space="0" w:color="auto"/>
                <w:bottom w:val="none" w:sz="0" w:space="0" w:color="auto"/>
                <w:right w:val="none" w:sz="0" w:space="0" w:color="auto"/>
              </w:divBdr>
            </w:div>
            <w:div w:id="1304460174">
              <w:marLeft w:val="0"/>
              <w:marRight w:val="0"/>
              <w:marTop w:val="0"/>
              <w:marBottom w:val="0"/>
              <w:divBdr>
                <w:top w:val="none" w:sz="0" w:space="0" w:color="auto"/>
                <w:left w:val="none" w:sz="0" w:space="0" w:color="auto"/>
                <w:bottom w:val="none" w:sz="0" w:space="0" w:color="auto"/>
                <w:right w:val="none" w:sz="0" w:space="0" w:color="auto"/>
              </w:divBdr>
            </w:div>
            <w:div w:id="1305307465">
              <w:marLeft w:val="0"/>
              <w:marRight w:val="0"/>
              <w:marTop w:val="0"/>
              <w:marBottom w:val="0"/>
              <w:divBdr>
                <w:top w:val="none" w:sz="0" w:space="0" w:color="auto"/>
                <w:left w:val="none" w:sz="0" w:space="0" w:color="auto"/>
                <w:bottom w:val="none" w:sz="0" w:space="0" w:color="auto"/>
                <w:right w:val="none" w:sz="0" w:space="0" w:color="auto"/>
              </w:divBdr>
            </w:div>
            <w:div w:id="1306423852">
              <w:marLeft w:val="0"/>
              <w:marRight w:val="0"/>
              <w:marTop w:val="0"/>
              <w:marBottom w:val="0"/>
              <w:divBdr>
                <w:top w:val="none" w:sz="0" w:space="0" w:color="auto"/>
                <w:left w:val="none" w:sz="0" w:space="0" w:color="auto"/>
                <w:bottom w:val="none" w:sz="0" w:space="0" w:color="auto"/>
                <w:right w:val="none" w:sz="0" w:space="0" w:color="auto"/>
              </w:divBdr>
            </w:div>
            <w:div w:id="1308362052">
              <w:marLeft w:val="0"/>
              <w:marRight w:val="0"/>
              <w:marTop w:val="0"/>
              <w:marBottom w:val="0"/>
              <w:divBdr>
                <w:top w:val="none" w:sz="0" w:space="0" w:color="auto"/>
                <w:left w:val="none" w:sz="0" w:space="0" w:color="auto"/>
                <w:bottom w:val="none" w:sz="0" w:space="0" w:color="auto"/>
                <w:right w:val="none" w:sz="0" w:space="0" w:color="auto"/>
              </w:divBdr>
            </w:div>
            <w:div w:id="1310668036">
              <w:marLeft w:val="0"/>
              <w:marRight w:val="0"/>
              <w:marTop w:val="0"/>
              <w:marBottom w:val="0"/>
              <w:divBdr>
                <w:top w:val="none" w:sz="0" w:space="0" w:color="auto"/>
                <w:left w:val="none" w:sz="0" w:space="0" w:color="auto"/>
                <w:bottom w:val="none" w:sz="0" w:space="0" w:color="auto"/>
                <w:right w:val="none" w:sz="0" w:space="0" w:color="auto"/>
              </w:divBdr>
            </w:div>
            <w:div w:id="1310675654">
              <w:marLeft w:val="0"/>
              <w:marRight w:val="0"/>
              <w:marTop w:val="0"/>
              <w:marBottom w:val="0"/>
              <w:divBdr>
                <w:top w:val="none" w:sz="0" w:space="0" w:color="auto"/>
                <w:left w:val="none" w:sz="0" w:space="0" w:color="auto"/>
                <w:bottom w:val="none" w:sz="0" w:space="0" w:color="auto"/>
                <w:right w:val="none" w:sz="0" w:space="0" w:color="auto"/>
              </w:divBdr>
            </w:div>
            <w:div w:id="1315988018">
              <w:marLeft w:val="0"/>
              <w:marRight w:val="0"/>
              <w:marTop w:val="0"/>
              <w:marBottom w:val="0"/>
              <w:divBdr>
                <w:top w:val="none" w:sz="0" w:space="0" w:color="auto"/>
                <w:left w:val="none" w:sz="0" w:space="0" w:color="auto"/>
                <w:bottom w:val="none" w:sz="0" w:space="0" w:color="auto"/>
                <w:right w:val="none" w:sz="0" w:space="0" w:color="auto"/>
              </w:divBdr>
            </w:div>
            <w:div w:id="1316107742">
              <w:marLeft w:val="0"/>
              <w:marRight w:val="0"/>
              <w:marTop w:val="0"/>
              <w:marBottom w:val="0"/>
              <w:divBdr>
                <w:top w:val="none" w:sz="0" w:space="0" w:color="auto"/>
                <w:left w:val="none" w:sz="0" w:space="0" w:color="auto"/>
                <w:bottom w:val="none" w:sz="0" w:space="0" w:color="auto"/>
                <w:right w:val="none" w:sz="0" w:space="0" w:color="auto"/>
              </w:divBdr>
            </w:div>
            <w:div w:id="1321928397">
              <w:marLeft w:val="0"/>
              <w:marRight w:val="0"/>
              <w:marTop w:val="0"/>
              <w:marBottom w:val="0"/>
              <w:divBdr>
                <w:top w:val="none" w:sz="0" w:space="0" w:color="auto"/>
                <w:left w:val="none" w:sz="0" w:space="0" w:color="auto"/>
                <w:bottom w:val="none" w:sz="0" w:space="0" w:color="auto"/>
                <w:right w:val="none" w:sz="0" w:space="0" w:color="auto"/>
              </w:divBdr>
            </w:div>
            <w:div w:id="1323317845">
              <w:marLeft w:val="0"/>
              <w:marRight w:val="0"/>
              <w:marTop w:val="0"/>
              <w:marBottom w:val="0"/>
              <w:divBdr>
                <w:top w:val="none" w:sz="0" w:space="0" w:color="auto"/>
                <w:left w:val="none" w:sz="0" w:space="0" w:color="auto"/>
                <w:bottom w:val="none" w:sz="0" w:space="0" w:color="auto"/>
                <w:right w:val="none" w:sz="0" w:space="0" w:color="auto"/>
              </w:divBdr>
            </w:div>
            <w:div w:id="1324239065">
              <w:marLeft w:val="0"/>
              <w:marRight w:val="0"/>
              <w:marTop w:val="0"/>
              <w:marBottom w:val="0"/>
              <w:divBdr>
                <w:top w:val="none" w:sz="0" w:space="0" w:color="auto"/>
                <w:left w:val="none" w:sz="0" w:space="0" w:color="auto"/>
                <w:bottom w:val="none" w:sz="0" w:space="0" w:color="auto"/>
                <w:right w:val="none" w:sz="0" w:space="0" w:color="auto"/>
              </w:divBdr>
            </w:div>
            <w:div w:id="1325014874">
              <w:marLeft w:val="0"/>
              <w:marRight w:val="0"/>
              <w:marTop w:val="0"/>
              <w:marBottom w:val="0"/>
              <w:divBdr>
                <w:top w:val="none" w:sz="0" w:space="0" w:color="auto"/>
                <w:left w:val="none" w:sz="0" w:space="0" w:color="auto"/>
                <w:bottom w:val="none" w:sz="0" w:space="0" w:color="auto"/>
                <w:right w:val="none" w:sz="0" w:space="0" w:color="auto"/>
              </w:divBdr>
            </w:div>
            <w:div w:id="1325278591">
              <w:marLeft w:val="0"/>
              <w:marRight w:val="0"/>
              <w:marTop w:val="0"/>
              <w:marBottom w:val="0"/>
              <w:divBdr>
                <w:top w:val="none" w:sz="0" w:space="0" w:color="auto"/>
                <w:left w:val="none" w:sz="0" w:space="0" w:color="auto"/>
                <w:bottom w:val="none" w:sz="0" w:space="0" w:color="auto"/>
                <w:right w:val="none" w:sz="0" w:space="0" w:color="auto"/>
              </w:divBdr>
            </w:div>
            <w:div w:id="1328707759">
              <w:marLeft w:val="0"/>
              <w:marRight w:val="0"/>
              <w:marTop w:val="0"/>
              <w:marBottom w:val="0"/>
              <w:divBdr>
                <w:top w:val="none" w:sz="0" w:space="0" w:color="auto"/>
                <w:left w:val="none" w:sz="0" w:space="0" w:color="auto"/>
                <w:bottom w:val="none" w:sz="0" w:space="0" w:color="auto"/>
                <w:right w:val="none" w:sz="0" w:space="0" w:color="auto"/>
              </w:divBdr>
            </w:div>
            <w:div w:id="1329749101">
              <w:marLeft w:val="0"/>
              <w:marRight w:val="0"/>
              <w:marTop w:val="0"/>
              <w:marBottom w:val="0"/>
              <w:divBdr>
                <w:top w:val="none" w:sz="0" w:space="0" w:color="auto"/>
                <w:left w:val="none" w:sz="0" w:space="0" w:color="auto"/>
                <w:bottom w:val="none" w:sz="0" w:space="0" w:color="auto"/>
                <w:right w:val="none" w:sz="0" w:space="0" w:color="auto"/>
              </w:divBdr>
            </w:div>
            <w:div w:id="1332027800">
              <w:marLeft w:val="0"/>
              <w:marRight w:val="0"/>
              <w:marTop w:val="0"/>
              <w:marBottom w:val="0"/>
              <w:divBdr>
                <w:top w:val="none" w:sz="0" w:space="0" w:color="auto"/>
                <w:left w:val="none" w:sz="0" w:space="0" w:color="auto"/>
                <w:bottom w:val="none" w:sz="0" w:space="0" w:color="auto"/>
                <w:right w:val="none" w:sz="0" w:space="0" w:color="auto"/>
              </w:divBdr>
            </w:div>
            <w:div w:id="1333407943">
              <w:marLeft w:val="0"/>
              <w:marRight w:val="0"/>
              <w:marTop w:val="0"/>
              <w:marBottom w:val="0"/>
              <w:divBdr>
                <w:top w:val="none" w:sz="0" w:space="0" w:color="auto"/>
                <w:left w:val="none" w:sz="0" w:space="0" w:color="auto"/>
                <w:bottom w:val="none" w:sz="0" w:space="0" w:color="auto"/>
                <w:right w:val="none" w:sz="0" w:space="0" w:color="auto"/>
              </w:divBdr>
            </w:div>
            <w:div w:id="1334336745">
              <w:marLeft w:val="0"/>
              <w:marRight w:val="0"/>
              <w:marTop w:val="0"/>
              <w:marBottom w:val="0"/>
              <w:divBdr>
                <w:top w:val="none" w:sz="0" w:space="0" w:color="auto"/>
                <w:left w:val="none" w:sz="0" w:space="0" w:color="auto"/>
                <w:bottom w:val="none" w:sz="0" w:space="0" w:color="auto"/>
                <w:right w:val="none" w:sz="0" w:space="0" w:color="auto"/>
              </w:divBdr>
            </w:div>
            <w:div w:id="1334455413">
              <w:marLeft w:val="0"/>
              <w:marRight w:val="0"/>
              <w:marTop w:val="0"/>
              <w:marBottom w:val="0"/>
              <w:divBdr>
                <w:top w:val="none" w:sz="0" w:space="0" w:color="auto"/>
                <w:left w:val="none" w:sz="0" w:space="0" w:color="auto"/>
                <w:bottom w:val="none" w:sz="0" w:space="0" w:color="auto"/>
                <w:right w:val="none" w:sz="0" w:space="0" w:color="auto"/>
              </w:divBdr>
            </w:div>
            <w:div w:id="1341615023">
              <w:marLeft w:val="0"/>
              <w:marRight w:val="0"/>
              <w:marTop w:val="0"/>
              <w:marBottom w:val="0"/>
              <w:divBdr>
                <w:top w:val="none" w:sz="0" w:space="0" w:color="auto"/>
                <w:left w:val="none" w:sz="0" w:space="0" w:color="auto"/>
                <w:bottom w:val="none" w:sz="0" w:space="0" w:color="auto"/>
                <w:right w:val="none" w:sz="0" w:space="0" w:color="auto"/>
              </w:divBdr>
            </w:div>
            <w:div w:id="1342203920">
              <w:marLeft w:val="0"/>
              <w:marRight w:val="0"/>
              <w:marTop w:val="0"/>
              <w:marBottom w:val="0"/>
              <w:divBdr>
                <w:top w:val="none" w:sz="0" w:space="0" w:color="auto"/>
                <w:left w:val="none" w:sz="0" w:space="0" w:color="auto"/>
                <w:bottom w:val="none" w:sz="0" w:space="0" w:color="auto"/>
                <w:right w:val="none" w:sz="0" w:space="0" w:color="auto"/>
              </w:divBdr>
            </w:div>
            <w:div w:id="1343892205">
              <w:marLeft w:val="0"/>
              <w:marRight w:val="0"/>
              <w:marTop w:val="0"/>
              <w:marBottom w:val="0"/>
              <w:divBdr>
                <w:top w:val="none" w:sz="0" w:space="0" w:color="auto"/>
                <w:left w:val="none" w:sz="0" w:space="0" w:color="auto"/>
                <w:bottom w:val="none" w:sz="0" w:space="0" w:color="auto"/>
                <w:right w:val="none" w:sz="0" w:space="0" w:color="auto"/>
              </w:divBdr>
            </w:div>
            <w:div w:id="1346861987">
              <w:marLeft w:val="0"/>
              <w:marRight w:val="0"/>
              <w:marTop w:val="0"/>
              <w:marBottom w:val="0"/>
              <w:divBdr>
                <w:top w:val="none" w:sz="0" w:space="0" w:color="auto"/>
                <w:left w:val="none" w:sz="0" w:space="0" w:color="auto"/>
                <w:bottom w:val="none" w:sz="0" w:space="0" w:color="auto"/>
                <w:right w:val="none" w:sz="0" w:space="0" w:color="auto"/>
              </w:divBdr>
            </w:div>
            <w:div w:id="1349716695">
              <w:marLeft w:val="0"/>
              <w:marRight w:val="0"/>
              <w:marTop w:val="0"/>
              <w:marBottom w:val="0"/>
              <w:divBdr>
                <w:top w:val="none" w:sz="0" w:space="0" w:color="auto"/>
                <w:left w:val="none" w:sz="0" w:space="0" w:color="auto"/>
                <w:bottom w:val="none" w:sz="0" w:space="0" w:color="auto"/>
                <w:right w:val="none" w:sz="0" w:space="0" w:color="auto"/>
              </w:divBdr>
            </w:div>
            <w:div w:id="1351830932">
              <w:marLeft w:val="0"/>
              <w:marRight w:val="0"/>
              <w:marTop w:val="0"/>
              <w:marBottom w:val="0"/>
              <w:divBdr>
                <w:top w:val="none" w:sz="0" w:space="0" w:color="auto"/>
                <w:left w:val="none" w:sz="0" w:space="0" w:color="auto"/>
                <w:bottom w:val="none" w:sz="0" w:space="0" w:color="auto"/>
                <w:right w:val="none" w:sz="0" w:space="0" w:color="auto"/>
              </w:divBdr>
            </w:div>
            <w:div w:id="1351956625">
              <w:marLeft w:val="0"/>
              <w:marRight w:val="0"/>
              <w:marTop w:val="0"/>
              <w:marBottom w:val="0"/>
              <w:divBdr>
                <w:top w:val="none" w:sz="0" w:space="0" w:color="auto"/>
                <w:left w:val="none" w:sz="0" w:space="0" w:color="auto"/>
                <w:bottom w:val="none" w:sz="0" w:space="0" w:color="auto"/>
                <w:right w:val="none" w:sz="0" w:space="0" w:color="auto"/>
              </w:divBdr>
            </w:div>
            <w:div w:id="1352759724">
              <w:marLeft w:val="0"/>
              <w:marRight w:val="0"/>
              <w:marTop w:val="0"/>
              <w:marBottom w:val="0"/>
              <w:divBdr>
                <w:top w:val="none" w:sz="0" w:space="0" w:color="auto"/>
                <w:left w:val="none" w:sz="0" w:space="0" w:color="auto"/>
                <w:bottom w:val="none" w:sz="0" w:space="0" w:color="auto"/>
                <w:right w:val="none" w:sz="0" w:space="0" w:color="auto"/>
              </w:divBdr>
            </w:div>
            <w:div w:id="1353334118">
              <w:marLeft w:val="0"/>
              <w:marRight w:val="0"/>
              <w:marTop w:val="0"/>
              <w:marBottom w:val="0"/>
              <w:divBdr>
                <w:top w:val="none" w:sz="0" w:space="0" w:color="auto"/>
                <w:left w:val="none" w:sz="0" w:space="0" w:color="auto"/>
                <w:bottom w:val="none" w:sz="0" w:space="0" w:color="auto"/>
                <w:right w:val="none" w:sz="0" w:space="0" w:color="auto"/>
              </w:divBdr>
            </w:div>
            <w:div w:id="1353921939">
              <w:marLeft w:val="0"/>
              <w:marRight w:val="0"/>
              <w:marTop w:val="0"/>
              <w:marBottom w:val="0"/>
              <w:divBdr>
                <w:top w:val="none" w:sz="0" w:space="0" w:color="auto"/>
                <w:left w:val="none" w:sz="0" w:space="0" w:color="auto"/>
                <w:bottom w:val="none" w:sz="0" w:space="0" w:color="auto"/>
                <w:right w:val="none" w:sz="0" w:space="0" w:color="auto"/>
              </w:divBdr>
            </w:div>
            <w:div w:id="1354576264">
              <w:marLeft w:val="0"/>
              <w:marRight w:val="0"/>
              <w:marTop w:val="0"/>
              <w:marBottom w:val="0"/>
              <w:divBdr>
                <w:top w:val="none" w:sz="0" w:space="0" w:color="auto"/>
                <w:left w:val="none" w:sz="0" w:space="0" w:color="auto"/>
                <w:bottom w:val="none" w:sz="0" w:space="0" w:color="auto"/>
                <w:right w:val="none" w:sz="0" w:space="0" w:color="auto"/>
              </w:divBdr>
            </w:div>
            <w:div w:id="1354963473">
              <w:marLeft w:val="0"/>
              <w:marRight w:val="0"/>
              <w:marTop w:val="0"/>
              <w:marBottom w:val="0"/>
              <w:divBdr>
                <w:top w:val="none" w:sz="0" w:space="0" w:color="auto"/>
                <w:left w:val="none" w:sz="0" w:space="0" w:color="auto"/>
                <w:bottom w:val="none" w:sz="0" w:space="0" w:color="auto"/>
                <w:right w:val="none" w:sz="0" w:space="0" w:color="auto"/>
              </w:divBdr>
            </w:div>
            <w:div w:id="1357391440">
              <w:marLeft w:val="0"/>
              <w:marRight w:val="0"/>
              <w:marTop w:val="0"/>
              <w:marBottom w:val="0"/>
              <w:divBdr>
                <w:top w:val="none" w:sz="0" w:space="0" w:color="auto"/>
                <w:left w:val="none" w:sz="0" w:space="0" w:color="auto"/>
                <w:bottom w:val="none" w:sz="0" w:space="0" w:color="auto"/>
                <w:right w:val="none" w:sz="0" w:space="0" w:color="auto"/>
              </w:divBdr>
            </w:div>
            <w:div w:id="1358040340">
              <w:marLeft w:val="0"/>
              <w:marRight w:val="0"/>
              <w:marTop w:val="0"/>
              <w:marBottom w:val="0"/>
              <w:divBdr>
                <w:top w:val="none" w:sz="0" w:space="0" w:color="auto"/>
                <w:left w:val="none" w:sz="0" w:space="0" w:color="auto"/>
                <w:bottom w:val="none" w:sz="0" w:space="0" w:color="auto"/>
                <w:right w:val="none" w:sz="0" w:space="0" w:color="auto"/>
              </w:divBdr>
            </w:div>
            <w:div w:id="1358192006">
              <w:marLeft w:val="0"/>
              <w:marRight w:val="0"/>
              <w:marTop w:val="0"/>
              <w:marBottom w:val="0"/>
              <w:divBdr>
                <w:top w:val="none" w:sz="0" w:space="0" w:color="auto"/>
                <w:left w:val="none" w:sz="0" w:space="0" w:color="auto"/>
                <w:bottom w:val="none" w:sz="0" w:space="0" w:color="auto"/>
                <w:right w:val="none" w:sz="0" w:space="0" w:color="auto"/>
              </w:divBdr>
            </w:div>
            <w:div w:id="1359500723">
              <w:marLeft w:val="0"/>
              <w:marRight w:val="0"/>
              <w:marTop w:val="0"/>
              <w:marBottom w:val="0"/>
              <w:divBdr>
                <w:top w:val="none" w:sz="0" w:space="0" w:color="auto"/>
                <w:left w:val="none" w:sz="0" w:space="0" w:color="auto"/>
                <w:bottom w:val="none" w:sz="0" w:space="0" w:color="auto"/>
                <w:right w:val="none" w:sz="0" w:space="0" w:color="auto"/>
              </w:divBdr>
            </w:div>
            <w:div w:id="1359694647">
              <w:marLeft w:val="0"/>
              <w:marRight w:val="0"/>
              <w:marTop w:val="0"/>
              <w:marBottom w:val="0"/>
              <w:divBdr>
                <w:top w:val="none" w:sz="0" w:space="0" w:color="auto"/>
                <w:left w:val="none" w:sz="0" w:space="0" w:color="auto"/>
                <w:bottom w:val="none" w:sz="0" w:space="0" w:color="auto"/>
                <w:right w:val="none" w:sz="0" w:space="0" w:color="auto"/>
              </w:divBdr>
            </w:div>
            <w:div w:id="1360859192">
              <w:marLeft w:val="0"/>
              <w:marRight w:val="0"/>
              <w:marTop w:val="0"/>
              <w:marBottom w:val="0"/>
              <w:divBdr>
                <w:top w:val="none" w:sz="0" w:space="0" w:color="auto"/>
                <w:left w:val="none" w:sz="0" w:space="0" w:color="auto"/>
                <w:bottom w:val="none" w:sz="0" w:space="0" w:color="auto"/>
                <w:right w:val="none" w:sz="0" w:space="0" w:color="auto"/>
              </w:divBdr>
            </w:div>
            <w:div w:id="1360936099">
              <w:marLeft w:val="0"/>
              <w:marRight w:val="0"/>
              <w:marTop w:val="0"/>
              <w:marBottom w:val="0"/>
              <w:divBdr>
                <w:top w:val="none" w:sz="0" w:space="0" w:color="auto"/>
                <w:left w:val="none" w:sz="0" w:space="0" w:color="auto"/>
                <w:bottom w:val="none" w:sz="0" w:space="0" w:color="auto"/>
                <w:right w:val="none" w:sz="0" w:space="0" w:color="auto"/>
              </w:divBdr>
            </w:div>
            <w:div w:id="1361084105">
              <w:marLeft w:val="0"/>
              <w:marRight w:val="0"/>
              <w:marTop w:val="0"/>
              <w:marBottom w:val="0"/>
              <w:divBdr>
                <w:top w:val="none" w:sz="0" w:space="0" w:color="auto"/>
                <w:left w:val="none" w:sz="0" w:space="0" w:color="auto"/>
                <w:bottom w:val="none" w:sz="0" w:space="0" w:color="auto"/>
                <w:right w:val="none" w:sz="0" w:space="0" w:color="auto"/>
              </w:divBdr>
            </w:div>
            <w:div w:id="1361852537">
              <w:marLeft w:val="0"/>
              <w:marRight w:val="0"/>
              <w:marTop w:val="0"/>
              <w:marBottom w:val="0"/>
              <w:divBdr>
                <w:top w:val="none" w:sz="0" w:space="0" w:color="auto"/>
                <w:left w:val="none" w:sz="0" w:space="0" w:color="auto"/>
                <w:bottom w:val="none" w:sz="0" w:space="0" w:color="auto"/>
                <w:right w:val="none" w:sz="0" w:space="0" w:color="auto"/>
              </w:divBdr>
            </w:div>
            <w:div w:id="1364213745">
              <w:marLeft w:val="0"/>
              <w:marRight w:val="0"/>
              <w:marTop w:val="0"/>
              <w:marBottom w:val="0"/>
              <w:divBdr>
                <w:top w:val="none" w:sz="0" w:space="0" w:color="auto"/>
                <w:left w:val="none" w:sz="0" w:space="0" w:color="auto"/>
                <w:bottom w:val="none" w:sz="0" w:space="0" w:color="auto"/>
                <w:right w:val="none" w:sz="0" w:space="0" w:color="auto"/>
              </w:divBdr>
            </w:div>
            <w:div w:id="1365209214">
              <w:marLeft w:val="0"/>
              <w:marRight w:val="0"/>
              <w:marTop w:val="0"/>
              <w:marBottom w:val="0"/>
              <w:divBdr>
                <w:top w:val="none" w:sz="0" w:space="0" w:color="auto"/>
                <w:left w:val="none" w:sz="0" w:space="0" w:color="auto"/>
                <w:bottom w:val="none" w:sz="0" w:space="0" w:color="auto"/>
                <w:right w:val="none" w:sz="0" w:space="0" w:color="auto"/>
              </w:divBdr>
            </w:div>
            <w:div w:id="1368411003">
              <w:marLeft w:val="0"/>
              <w:marRight w:val="0"/>
              <w:marTop w:val="0"/>
              <w:marBottom w:val="0"/>
              <w:divBdr>
                <w:top w:val="none" w:sz="0" w:space="0" w:color="auto"/>
                <w:left w:val="none" w:sz="0" w:space="0" w:color="auto"/>
                <w:bottom w:val="none" w:sz="0" w:space="0" w:color="auto"/>
                <w:right w:val="none" w:sz="0" w:space="0" w:color="auto"/>
              </w:divBdr>
            </w:div>
            <w:div w:id="1373577289">
              <w:marLeft w:val="0"/>
              <w:marRight w:val="0"/>
              <w:marTop w:val="0"/>
              <w:marBottom w:val="0"/>
              <w:divBdr>
                <w:top w:val="none" w:sz="0" w:space="0" w:color="auto"/>
                <w:left w:val="none" w:sz="0" w:space="0" w:color="auto"/>
                <w:bottom w:val="none" w:sz="0" w:space="0" w:color="auto"/>
                <w:right w:val="none" w:sz="0" w:space="0" w:color="auto"/>
              </w:divBdr>
            </w:div>
            <w:div w:id="1378117782">
              <w:marLeft w:val="0"/>
              <w:marRight w:val="0"/>
              <w:marTop w:val="0"/>
              <w:marBottom w:val="0"/>
              <w:divBdr>
                <w:top w:val="none" w:sz="0" w:space="0" w:color="auto"/>
                <w:left w:val="none" w:sz="0" w:space="0" w:color="auto"/>
                <w:bottom w:val="none" w:sz="0" w:space="0" w:color="auto"/>
                <w:right w:val="none" w:sz="0" w:space="0" w:color="auto"/>
              </w:divBdr>
            </w:div>
            <w:div w:id="1378507689">
              <w:marLeft w:val="0"/>
              <w:marRight w:val="0"/>
              <w:marTop w:val="0"/>
              <w:marBottom w:val="0"/>
              <w:divBdr>
                <w:top w:val="none" w:sz="0" w:space="0" w:color="auto"/>
                <w:left w:val="none" w:sz="0" w:space="0" w:color="auto"/>
                <w:bottom w:val="none" w:sz="0" w:space="0" w:color="auto"/>
                <w:right w:val="none" w:sz="0" w:space="0" w:color="auto"/>
              </w:divBdr>
            </w:div>
            <w:div w:id="1382024432">
              <w:marLeft w:val="0"/>
              <w:marRight w:val="0"/>
              <w:marTop w:val="0"/>
              <w:marBottom w:val="0"/>
              <w:divBdr>
                <w:top w:val="none" w:sz="0" w:space="0" w:color="auto"/>
                <w:left w:val="none" w:sz="0" w:space="0" w:color="auto"/>
                <w:bottom w:val="none" w:sz="0" w:space="0" w:color="auto"/>
                <w:right w:val="none" w:sz="0" w:space="0" w:color="auto"/>
              </w:divBdr>
            </w:div>
            <w:div w:id="1382942795">
              <w:marLeft w:val="0"/>
              <w:marRight w:val="0"/>
              <w:marTop w:val="0"/>
              <w:marBottom w:val="0"/>
              <w:divBdr>
                <w:top w:val="none" w:sz="0" w:space="0" w:color="auto"/>
                <w:left w:val="none" w:sz="0" w:space="0" w:color="auto"/>
                <w:bottom w:val="none" w:sz="0" w:space="0" w:color="auto"/>
                <w:right w:val="none" w:sz="0" w:space="0" w:color="auto"/>
              </w:divBdr>
            </w:div>
            <w:div w:id="1383168750">
              <w:marLeft w:val="0"/>
              <w:marRight w:val="0"/>
              <w:marTop w:val="0"/>
              <w:marBottom w:val="0"/>
              <w:divBdr>
                <w:top w:val="none" w:sz="0" w:space="0" w:color="auto"/>
                <w:left w:val="none" w:sz="0" w:space="0" w:color="auto"/>
                <w:bottom w:val="none" w:sz="0" w:space="0" w:color="auto"/>
                <w:right w:val="none" w:sz="0" w:space="0" w:color="auto"/>
              </w:divBdr>
            </w:div>
            <w:div w:id="1383363858">
              <w:marLeft w:val="0"/>
              <w:marRight w:val="0"/>
              <w:marTop w:val="0"/>
              <w:marBottom w:val="0"/>
              <w:divBdr>
                <w:top w:val="none" w:sz="0" w:space="0" w:color="auto"/>
                <w:left w:val="none" w:sz="0" w:space="0" w:color="auto"/>
                <w:bottom w:val="none" w:sz="0" w:space="0" w:color="auto"/>
                <w:right w:val="none" w:sz="0" w:space="0" w:color="auto"/>
              </w:divBdr>
            </w:div>
            <w:div w:id="1386682323">
              <w:marLeft w:val="0"/>
              <w:marRight w:val="0"/>
              <w:marTop w:val="0"/>
              <w:marBottom w:val="0"/>
              <w:divBdr>
                <w:top w:val="none" w:sz="0" w:space="0" w:color="auto"/>
                <w:left w:val="none" w:sz="0" w:space="0" w:color="auto"/>
                <w:bottom w:val="none" w:sz="0" w:space="0" w:color="auto"/>
                <w:right w:val="none" w:sz="0" w:space="0" w:color="auto"/>
              </w:divBdr>
            </w:div>
            <w:div w:id="1387148015">
              <w:marLeft w:val="0"/>
              <w:marRight w:val="0"/>
              <w:marTop w:val="0"/>
              <w:marBottom w:val="0"/>
              <w:divBdr>
                <w:top w:val="none" w:sz="0" w:space="0" w:color="auto"/>
                <w:left w:val="none" w:sz="0" w:space="0" w:color="auto"/>
                <w:bottom w:val="none" w:sz="0" w:space="0" w:color="auto"/>
                <w:right w:val="none" w:sz="0" w:space="0" w:color="auto"/>
              </w:divBdr>
            </w:div>
            <w:div w:id="1391613675">
              <w:marLeft w:val="0"/>
              <w:marRight w:val="0"/>
              <w:marTop w:val="0"/>
              <w:marBottom w:val="0"/>
              <w:divBdr>
                <w:top w:val="none" w:sz="0" w:space="0" w:color="auto"/>
                <w:left w:val="none" w:sz="0" w:space="0" w:color="auto"/>
                <w:bottom w:val="none" w:sz="0" w:space="0" w:color="auto"/>
                <w:right w:val="none" w:sz="0" w:space="0" w:color="auto"/>
              </w:divBdr>
            </w:div>
            <w:div w:id="1393698593">
              <w:marLeft w:val="0"/>
              <w:marRight w:val="0"/>
              <w:marTop w:val="0"/>
              <w:marBottom w:val="0"/>
              <w:divBdr>
                <w:top w:val="none" w:sz="0" w:space="0" w:color="auto"/>
                <w:left w:val="none" w:sz="0" w:space="0" w:color="auto"/>
                <w:bottom w:val="none" w:sz="0" w:space="0" w:color="auto"/>
                <w:right w:val="none" w:sz="0" w:space="0" w:color="auto"/>
              </w:divBdr>
            </w:div>
            <w:div w:id="1393845692">
              <w:marLeft w:val="0"/>
              <w:marRight w:val="0"/>
              <w:marTop w:val="0"/>
              <w:marBottom w:val="0"/>
              <w:divBdr>
                <w:top w:val="none" w:sz="0" w:space="0" w:color="auto"/>
                <w:left w:val="none" w:sz="0" w:space="0" w:color="auto"/>
                <w:bottom w:val="none" w:sz="0" w:space="0" w:color="auto"/>
                <w:right w:val="none" w:sz="0" w:space="0" w:color="auto"/>
              </w:divBdr>
            </w:div>
            <w:div w:id="1394237787">
              <w:marLeft w:val="0"/>
              <w:marRight w:val="0"/>
              <w:marTop w:val="0"/>
              <w:marBottom w:val="0"/>
              <w:divBdr>
                <w:top w:val="none" w:sz="0" w:space="0" w:color="auto"/>
                <w:left w:val="none" w:sz="0" w:space="0" w:color="auto"/>
                <w:bottom w:val="none" w:sz="0" w:space="0" w:color="auto"/>
                <w:right w:val="none" w:sz="0" w:space="0" w:color="auto"/>
              </w:divBdr>
            </w:div>
            <w:div w:id="1398898172">
              <w:marLeft w:val="0"/>
              <w:marRight w:val="0"/>
              <w:marTop w:val="0"/>
              <w:marBottom w:val="0"/>
              <w:divBdr>
                <w:top w:val="none" w:sz="0" w:space="0" w:color="auto"/>
                <w:left w:val="none" w:sz="0" w:space="0" w:color="auto"/>
                <w:bottom w:val="none" w:sz="0" w:space="0" w:color="auto"/>
                <w:right w:val="none" w:sz="0" w:space="0" w:color="auto"/>
              </w:divBdr>
            </w:div>
            <w:div w:id="1400786537">
              <w:marLeft w:val="0"/>
              <w:marRight w:val="0"/>
              <w:marTop w:val="0"/>
              <w:marBottom w:val="0"/>
              <w:divBdr>
                <w:top w:val="none" w:sz="0" w:space="0" w:color="auto"/>
                <w:left w:val="none" w:sz="0" w:space="0" w:color="auto"/>
                <w:bottom w:val="none" w:sz="0" w:space="0" w:color="auto"/>
                <w:right w:val="none" w:sz="0" w:space="0" w:color="auto"/>
              </w:divBdr>
            </w:div>
            <w:div w:id="1401050771">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403336443">
              <w:marLeft w:val="0"/>
              <w:marRight w:val="0"/>
              <w:marTop w:val="0"/>
              <w:marBottom w:val="0"/>
              <w:divBdr>
                <w:top w:val="none" w:sz="0" w:space="0" w:color="auto"/>
                <w:left w:val="none" w:sz="0" w:space="0" w:color="auto"/>
                <w:bottom w:val="none" w:sz="0" w:space="0" w:color="auto"/>
                <w:right w:val="none" w:sz="0" w:space="0" w:color="auto"/>
              </w:divBdr>
            </w:div>
            <w:div w:id="1404713938">
              <w:marLeft w:val="0"/>
              <w:marRight w:val="0"/>
              <w:marTop w:val="0"/>
              <w:marBottom w:val="0"/>
              <w:divBdr>
                <w:top w:val="none" w:sz="0" w:space="0" w:color="auto"/>
                <w:left w:val="none" w:sz="0" w:space="0" w:color="auto"/>
                <w:bottom w:val="none" w:sz="0" w:space="0" w:color="auto"/>
                <w:right w:val="none" w:sz="0" w:space="0" w:color="auto"/>
              </w:divBdr>
            </w:div>
            <w:div w:id="1407729613">
              <w:marLeft w:val="0"/>
              <w:marRight w:val="0"/>
              <w:marTop w:val="0"/>
              <w:marBottom w:val="0"/>
              <w:divBdr>
                <w:top w:val="none" w:sz="0" w:space="0" w:color="auto"/>
                <w:left w:val="none" w:sz="0" w:space="0" w:color="auto"/>
                <w:bottom w:val="none" w:sz="0" w:space="0" w:color="auto"/>
                <w:right w:val="none" w:sz="0" w:space="0" w:color="auto"/>
              </w:divBdr>
            </w:div>
            <w:div w:id="1408649766">
              <w:marLeft w:val="0"/>
              <w:marRight w:val="0"/>
              <w:marTop w:val="0"/>
              <w:marBottom w:val="0"/>
              <w:divBdr>
                <w:top w:val="none" w:sz="0" w:space="0" w:color="auto"/>
                <w:left w:val="none" w:sz="0" w:space="0" w:color="auto"/>
                <w:bottom w:val="none" w:sz="0" w:space="0" w:color="auto"/>
                <w:right w:val="none" w:sz="0" w:space="0" w:color="auto"/>
              </w:divBdr>
            </w:div>
            <w:div w:id="1408839446">
              <w:marLeft w:val="0"/>
              <w:marRight w:val="0"/>
              <w:marTop w:val="0"/>
              <w:marBottom w:val="0"/>
              <w:divBdr>
                <w:top w:val="none" w:sz="0" w:space="0" w:color="auto"/>
                <w:left w:val="none" w:sz="0" w:space="0" w:color="auto"/>
                <w:bottom w:val="none" w:sz="0" w:space="0" w:color="auto"/>
                <w:right w:val="none" w:sz="0" w:space="0" w:color="auto"/>
              </w:divBdr>
            </w:div>
            <w:div w:id="1409964701">
              <w:marLeft w:val="0"/>
              <w:marRight w:val="0"/>
              <w:marTop w:val="0"/>
              <w:marBottom w:val="0"/>
              <w:divBdr>
                <w:top w:val="none" w:sz="0" w:space="0" w:color="auto"/>
                <w:left w:val="none" w:sz="0" w:space="0" w:color="auto"/>
                <w:bottom w:val="none" w:sz="0" w:space="0" w:color="auto"/>
                <w:right w:val="none" w:sz="0" w:space="0" w:color="auto"/>
              </w:divBdr>
            </w:div>
            <w:div w:id="1411856019">
              <w:marLeft w:val="0"/>
              <w:marRight w:val="0"/>
              <w:marTop w:val="0"/>
              <w:marBottom w:val="0"/>
              <w:divBdr>
                <w:top w:val="none" w:sz="0" w:space="0" w:color="auto"/>
                <w:left w:val="none" w:sz="0" w:space="0" w:color="auto"/>
                <w:bottom w:val="none" w:sz="0" w:space="0" w:color="auto"/>
                <w:right w:val="none" w:sz="0" w:space="0" w:color="auto"/>
              </w:divBdr>
            </w:div>
            <w:div w:id="1412392186">
              <w:marLeft w:val="0"/>
              <w:marRight w:val="0"/>
              <w:marTop w:val="0"/>
              <w:marBottom w:val="0"/>
              <w:divBdr>
                <w:top w:val="none" w:sz="0" w:space="0" w:color="auto"/>
                <w:left w:val="none" w:sz="0" w:space="0" w:color="auto"/>
                <w:bottom w:val="none" w:sz="0" w:space="0" w:color="auto"/>
                <w:right w:val="none" w:sz="0" w:space="0" w:color="auto"/>
              </w:divBdr>
            </w:div>
            <w:div w:id="1414741112">
              <w:marLeft w:val="0"/>
              <w:marRight w:val="0"/>
              <w:marTop w:val="0"/>
              <w:marBottom w:val="0"/>
              <w:divBdr>
                <w:top w:val="none" w:sz="0" w:space="0" w:color="auto"/>
                <w:left w:val="none" w:sz="0" w:space="0" w:color="auto"/>
                <w:bottom w:val="none" w:sz="0" w:space="0" w:color="auto"/>
                <w:right w:val="none" w:sz="0" w:space="0" w:color="auto"/>
              </w:divBdr>
            </w:div>
            <w:div w:id="1415325293">
              <w:marLeft w:val="0"/>
              <w:marRight w:val="0"/>
              <w:marTop w:val="0"/>
              <w:marBottom w:val="0"/>
              <w:divBdr>
                <w:top w:val="none" w:sz="0" w:space="0" w:color="auto"/>
                <w:left w:val="none" w:sz="0" w:space="0" w:color="auto"/>
                <w:bottom w:val="none" w:sz="0" w:space="0" w:color="auto"/>
                <w:right w:val="none" w:sz="0" w:space="0" w:color="auto"/>
              </w:divBdr>
            </w:div>
            <w:div w:id="1420712459">
              <w:marLeft w:val="0"/>
              <w:marRight w:val="0"/>
              <w:marTop w:val="0"/>
              <w:marBottom w:val="0"/>
              <w:divBdr>
                <w:top w:val="none" w:sz="0" w:space="0" w:color="auto"/>
                <w:left w:val="none" w:sz="0" w:space="0" w:color="auto"/>
                <w:bottom w:val="none" w:sz="0" w:space="0" w:color="auto"/>
                <w:right w:val="none" w:sz="0" w:space="0" w:color="auto"/>
              </w:divBdr>
            </w:div>
            <w:div w:id="1423913327">
              <w:marLeft w:val="0"/>
              <w:marRight w:val="0"/>
              <w:marTop w:val="0"/>
              <w:marBottom w:val="0"/>
              <w:divBdr>
                <w:top w:val="none" w:sz="0" w:space="0" w:color="auto"/>
                <w:left w:val="none" w:sz="0" w:space="0" w:color="auto"/>
                <w:bottom w:val="none" w:sz="0" w:space="0" w:color="auto"/>
                <w:right w:val="none" w:sz="0" w:space="0" w:color="auto"/>
              </w:divBdr>
            </w:div>
            <w:div w:id="1425224488">
              <w:marLeft w:val="0"/>
              <w:marRight w:val="0"/>
              <w:marTop w:val="0"/>
              <w:marBottom w:val="0"/>
              <w:divBdr>
                <w:top w:val="none" w:sz="0" w:space="0" w:color="auto"/>
                <w:left w:val="none" w:sz="0" w:space="0" w:color="auto"/>
                <w:bottom w:val="none" w:sz="0" w:space="0" w:color="auto"/>
                <w:right w:val="none" w:sz="0" w:space="0" w:color="auto"/>
              </w:divBdr>
            </w:div>
            <w:div w:id="1426461944">
              <w:marLeft w:val="0"/>
              <w:marRight w:val="0"/>
              <w:marTop w:val="0"/>
              <w:marBottom w:val="0"/>
              <w:divBdr>
                <w:top w:val="none" w:sz="0" w:space="0" w:color="auto"/>
                <w:left w:val="none" w:sz="0" w:space="0" w:color="auto"/>
                <w:bottom w:val="none" w:sz="0" w:space="0" w:color="auto"/>
                <w:right w:val="none" w:sz="0" w:space="0" w:color="auto"/>
              </w:divBdr>
            </w:div>
            <w:div w:id="1427271127">
              <w:marLeft w:val="0"/>
              <w:marRight w:val="0"/>
              <w:marTop w:val="0"/>
              <w:marBottom w:val="0"/>
              <w:divBdr>
                <w:top w:val="none" w:sz="0" w:space="0" w:color="auto"/>
                <w:left w:val="none" w:sz="0" w:space="0" w:color="auto"/>
                <w:bottom w:val="none" w:sz="0" w:space="0" w:color="auto"/>
                <w:right w:val="none" w:sz="0" w:space="0" w:color="auto"/>
              </w:divBdr>
            </w:div>
            <w:div w:id="1427847033">
              <w:marLeft w:val="0"/>
              <w:marRight w:val="0"/>
              <w:marTop w:val="0"/>
              <w:marBottom w:val="0"/>
              <w:divBdr>
                <w:top w:val="none" w:sz="0" w:space="0" w:color="auto"/>
                <w:left w:val="none" w:sz="0" w:space="0" w:color="auto"/>
                <w:bottom w:val="none" w:sz="0" w:space="0" w:color="auto"/>
                <w:right w:val="none" w:sz="0" w:space="0" w:color="auto"/>
              </w:divBdr>
            </w:div>
            <w:div w:id="1429428096">
              <w:marLeft w:val="0"/>
              <w:marRight w:val="0"/>
              <w:marTop w:val="0"/>
              <w:marBottom w:val="0"/>
              <w:divBdr>
                <w:top w:val="none" w:sz="0" w:space="0" w:color="auto"/>
                <w:left w:val="none" w:sz="0" w:space="0" w:color="auto"/>
                <w:bottom w:val="none" w:sz="0" w:space="0" w:color="auto"/>
                <w:right w:val="none" w:sz="0" w:space="0" w:color="auto"/>
              </w:divBdr>
            </w:div>
            <w:div w:id="1430352322">
              <w:marLeft w:val="0"/>
              <w:marRight w:val="0"/>
              <w:marTop w:val="0"/>
              <w:marBottom w:val="0"/>
              <w:divBdr>
                <w:top w:val="none" w:sz="0" w:space="0" w:color="auto"/>
                <w:left w:val="none" w:sz="0" w:space="0" w:color="auto"/>
                <w:bottom w:val="none" w:sz="0" w:space="0" w:color="auto"/>
                <w:right w:val="none" w:sz="0" w:space="0" w:color="auto"/>
              </w:divBdr>
            </w:div>
            <w:div w:id="1430660258">
              <w:marLeft w:val="0"/>
              <w:marRight w:val="0"/>
              <w:marTop w:val="0"/>
              <w:marBottom w:val="0"/>
              <w:divBdr>
                <w:top w:val="none" w:sz="0" w:space="0" w:color="auto"/>
                <w:left w:val="none" w:sz="0" w:space="0" w:color="auto"/>
                <w:bottom w:val="none" w:sz="0" w:space="0" w:color="auto"/>
                <w:right w:val="none" w:sz="0" w:space="0" w:color="auto"/>
              </w:divBdr>
            </w:div>
            <w:div w:id="1430814270">
              <w:marLeft w:val="0"/>
              <w:marRight w:val="0"/>
              <w:marTop w:val="0"/>
              <w:marBottom w:val="0"/>
              <w:divBdr>
                <w:top w:val="none" w:sz="0" w:space="0" w:color="auto"/>
                <w:left w:val="none" w:sz="0" w:space="0" w:color="auto"/>
                <w:bottom w:val="none" w:sz="0" w:space="0" w:color="auto"/>
                <w:right w:val="none" w:sz="0" w:space="0" w:color="auto"/>
              </w:divBdr>
            </w:div>
            <w:div w:id="1432628456">
              <w:marLeft w:val="0"/>
              <w:marRight w:val="0"/>
              <w:marTop w:val="0"/>
              <w:marBottom w:val="0"/>
              <w:divBdr>
                <w:top w:val="none" w:sz="0" w:space="0" w:color="auto"/>
                <w:left w:val="none" w:sz="0" w:space="0" w:color="auto"/>
                <w:bottom w:val="none" w:sz="0" w:space="0" w:color="auto"/>
                <w:right w:val="none" w:sz="0" w:space="0" w:color="auto"/>
              </w:divBdr>
            </w:div>
            <w:div w:id="1434787375">
              <w:marLeft w:val="0"/>
              <w:marRight w:val="0"/>
              <w:marTop w:val="0"/>
              <w:marBottom w:val="0"/>
              <w:divBdr>
                <w:top w:val="none" w:sz="0" w:space="0" w:color="auto"/>
                <w:left w:val="none" w:sz="0" w:space="0" w:color="auto"/>
                <w:bottom w:val="none" w:sz="0" w:space="0" w:color="auto"/>
                <w:right w:val="none" w:sz="0" w:space="0" w:color="auto"/>
              </w:divBdr>
            </w:div>
            <w:div w:id="1435905136">
              <w:marLeft w:val="0"/>
              <w:marRight w:val="0"/>
              <w:marTop w:val="0"/>
              <w:marBottom w:val="0"/>
              <w:divBdr>
                <w:top w:val="none" w:sz="0" w:space="0" w:color="auto"/>
                <w:left w:val="none" w:sz="0" w:space="0" w:color="auto"/>
                <w:bottom w:val="none" w:sz="0" w:space="0" w:color="auto"/>
                <w:right w:val="none" w:sz="0" w:space="0" w:color="auto"/>
              </w:divBdr>
            </w:div>
            <w:div w:id="1440760428">
              <w:marLeft w:val="0"/>
              <w:marRight w:val="0"/>
              <w:marTop w:val="0"/>
              <w:marBottom w:val="0"/>
              <w:divBdr>
                <w:top w:val="none" w:sz="0" w:space="0" w:color="auto"/>
                <w:left w:val="none" w:sz="0" w:space="0" w:color="auto"/>
                <w:bottom w:val="none" w:sz="0" w:space="0" w:color="auto"/>
                <w:right w:val="none" w:sz="0" w:space="0" w:color="auto"/>
              </w:divBdr>
            </w:div>
            <w:div w:id="1442142392">
              <w:marLeft w:val="0"/>
              <w:marRight w:val="0"/>
              <w:marTop w:val="0"/>
              <w:marBottom w:val="0"/>
              <w:divBdr>
                <w:top w:val="none" w:sz="0" w:space="0" w:color="auto"/>
                <w:left w:val="none" w:sz="0" w:space="0" w:color="auto"/>
                <w:bottom w:val="none" w:sz="0" w:space="0" w:color="auto"/>
                <w:right w:val="none" w:sz="0" w:space="0" w:color="auto"/>
              </w:divBdr>
            </w:div>
            <w:div w:id="1445997191">
              <w:marLeft w:val="0"/>
              <w:marRight w:val="0"/>
              <w:marTop w:val="0"/>
              <w:marBottom w:val="0"/>
              <w:divBdr>
                <w:top w:val="none" w:sz="0" w:space="0" w:color="auto"/>
                <w:left w:val="none" w:sz="0" w:space="0" w:color="auto"/>
                <w:bottom w:val="none" w:sz="0" w:space="0" w:color="auto"/>
                <w:right w:val="none" w:sz="0" w:space="0" w:color="auto"/>
              </w:divBdr>
            </w:div>
            <w:div w:id="1450589517">
              <w:marLeft w:val="0"/>
              <w:marRight w:val="0"/>
              <w:marTop w:val="0"/>
              <w:marBottom w:val="0"/>
              <w:divBdr>
                <w:top w:val="none" w:sz="0" w:space="0" w:color="auto"/>
                <w:left w:val="none" w:sz="0" w:space="0" w:color="auto"/>
                <w:bottom w:val="none" w:sz="0" w:space="0" w:color="auto"/>
                <w:right w:val="none" w:sz="0" w:space="0" w:color="auto"/>
              </w:divBdr>
            </w:div>
            <w:div w:id="1451509352">
              <w:marLeft w:val="0"/>
              <w:marRight w:val="0"/>
              <w:marTop w:val="0"/>
              <w:marBottom w:val="0"/>
              <w:divBdr>
                <w:top w:val="none" w:sz="0" w:space="0" w:color="auto"/>
                <w:left w:val="none" w:sz="0" w:space="0" w:color="auto"/>
                <w:bottom w:val="none" w:sz="0" w:space="0" w:color="auto"/>
                <w:right w:val="none" w:sz="0" w:space="0" w:color="auto"/>
              </w:divBdr>
            </w:div>
            <w:div w:id="1455715159">
              <w:marLeft w:val="0"/>
              <w:marRight w:val="0"/>
              <w:marTop w:val="0"/>
              <w:marBottom w:val="0"/>
              <w:divBdr>
                <w:top w:val="none" w:sz="0" w:space="0" w:color="auto"/>
                <w:left w:val="none" w:sz="0" w:space="0" w:color="auto"/>
                <w:bottom w:val="none" w:sz="0" w:space="0" w:color="auto"/>
                <w:right w:val="none" w:sz="0" w:space="0" w:color="auto"/>
              </w:divBdr>
            </w:div>
            <w:div w:id="1457406943">
              <w:marLeft w:val="0"/>
              <w:marRight w:val="0"/>
              <w:marTop w:val="0"/>
              <w:marBottom w:val="0"/>
              <w:divBdr>
                <w:top w:val="none" w:sz="0" w:space="0" w:color="auto"/>
                <w:left w:val="none" w:sz="0" w:space="0" w:color="auto"/>
                <w:bottom w:val="none" w:sz="0" w:space="0" w:color="auto"/>
                <w:right w:val="none" w:sz="0" w:space="0" w:color="auto"/>
              </w:divBdr>
            </w:div>
            <w:div w:id="1457672781">
              <w:marLeft w:val="0"/>
              <w:marRight w:val="0"/>
              <w:marTop w:val="0"/>
              <w:marBottom w:val="0"/>
              <w:divBdr>
                <w:top w:val="none" w:sz="0" w:space="0" w:color="auto"/>
                <w:left w:val="none" w:sz="0" w:space="0" w:color="auto"/>
                <w:bottom w:val="none" w:sz="0" w:space="0" w:color="auto"/>
                <w:right w:val="none" w:sz="0" w:space="0" w:color="auto"/>
              </w:divBdr>
            </w:div>
            <w:div w:id="1459110432">
              <w:marLeft w:val="0"/>
              <w:marRight w:val="0"/>
              <w:marTop w:val="0"/>
              <w:marBottom w:val="0"/>
              <w:divBdr>
                <w:top w:val="none" w:sz="0" w:space="0" w:color="auto"/>
                <w:left w:val="none" w:sz="0" w:space="0" w:color="auto"/>
                <w:bottom w:val="none" w:sz="0" w:space="0" w:color="auto"/>
                <w:right w:val="none" w:sz="0" w:space="0" w:color="auto"/>
              </w:divBdr>
            </w:div>
            <w:div w:id="1459181575">
              <w:marLeft w:val="0"/>
              <w:marRight w:val="0"/>
              <w:marTop w:val="0"/>
              <w:marBottom w:val="0"/>
              <w:divBdr>
                <w:top w:val="none" w:sz="0" w:space="0" w:color="auto"/>
                <w:left w:val="none" w:sz="0" w:space="0" w:color="auto"/>
                <w:bottom w:val="none" w:sz="0" w:space="0" w:color="auto"/>
                <w:right w:val="none" w:sz="0" w:space="0" w:color="auto"/>
              </w:divBdr>
            </w:div>
            <w:div w:id="1461846192">
              <w:marLeft w:val="0"/>
              <w:marRight w:val="0"/>
              <w:marTop w:val="0"/>
              <w:marBottom w:val="0"/>
              <w:divBdr>
                <w:top w:val="none" w:sz="0" w:space="0" w:color="auto"/>
                <w:left w:val="none" w:sz="0" w:space="0" w:color="auto"/>
                <w:bottom w:val="none" w:sz="0" w:space="0" w:color="auto"/>
                <w:right w:val="none" w:sz="0" w:space="0" w:color="auto"/>
              </w:divBdr>
            </w:div>
            <w:div w:id="1464231005">
              <w:marLeft w:val="0"/>
              <w:marRight w:val="0"/>
              <w:marTop w:val="0"/>
              <w:marBottom w:val="0"/>
              <w:divBdr>
                <w:top w:val="none" w:sz="0" w:space="0" w:color="auto"/>
                <w:left w:val="none" w:sz="0" w:space="0" w:color="auto"/>
                <w:bottom w:val="none" w:sz="0" w:space="0" w:color="auto"/>
                <w:right w:val="none" w:sz="0" w:space="0" w:color="auto"/>
              </w:divBdr>
            </w:div>
            <w:div w:id="1464620586">
              <w:marLeft w:val="0"/>
              <w:marRight w:val="0"/>
              <w:marTop w:val="0"/>
              <w:marBottom w:val="0"/>
              <w:divBdr>
                <w:top w:val="none" w:sz="0" w:space="0" w:color="auto"/>
                <w:left w:val="none" w:sz="0" w:space="0" w:color="auto"/>
                <w:bottom w:val="none" w:sz="0" w:space="0" w:color="auto"/>
                <w:right w:val="none" w:sz="0" w:space="0" w:color="auto"/>
              </w:divBdr>
            </w:div>
            <w:div w:id="1467356860">
              <w:marLeft w:val="0"/>
              <w:marRight w:val="0"/>
              <w:marTop w:val="0"/>
              <w:marBottom w:val="0"/>
              <w:divBdr>
                <w:top w:val="none" w:sz="0" w:space="0" w:color="auto"/>
                <w:left w:val="none" w:sz="0" w:space="0" w:color="auto"/>
                <w:bottom w:val="none" w:sz="0" w:space="0" w:color="auto"/>
                <w:right w:val="none" w:sz="0" w:space="0" w:color="auto"/>
              </w:divBdr>
            </w:div>
            <w:div w:id="1467772843">
              <w:marLeft w:val="0"/>
              <w:marRight w:val="0"/>
              <w:marTop w:val="0"/>
              <w:marBottom w:val="0"/>
              <w:divBdr>
                <w:top w:val="none" w:sz="0" w:space="0" w:color="auto"/>
                <w:left w:val="none" w:sz="0" w:space="0" w:color="auto"/>
                <w:bottom w:val="none" w:sz="0" w:space="0" w:color="auto"/>
                <w:right w:val="none" w:sz="0" w:space="0" w:color="auto"/>
              </w:divBdr>
            </w:div>
            <w:div w:id="1469392854">
              <w:marLeft w:val="0"/>
              <w:marRight w:val="0"/>
              <w:marTop w:val="0"/>
              <w:marBottom w:val="0"/>
              <w:divBdr>
                <w:top w:val="none" w:sz="0" w:space="0" w:color="auto"/>
                <w:left w:val="none" w:sz="0" w:space="0" w:color="auto"/>
                <w:bottom w:val="none" w:sz="0" w:space="0" w:color="auto"/>
                <w:right w:val="none" w:sz="0" w:space="0" w:color="auto"/>
              </w:divBdr>
            </w:div>
            <w:div w:id="1469741949">
              <w:marLeft w:val="0"/>
              <w:marRight w:val="0"/>
              <w:marTop w:val="0"/>
              <w:marBottom w:val="0"/>
              <w:divBdr>
                <w:top w:val="none" w:sz="0" w:space="0" w:color="auto"/>
                <w:left w:val="none" w:sz="0" w:space="0" w:color="auto"/>
                <w:bottom w:val="none" w:sz="0" w:space="0" w:color="auto"/>
                <w:right w:val="none" w:sz="0" w:space="0" w:color="auto"/>
              </w:divBdr>
            </w:div>
            <w:div w:id="1470244892">
              <w:marLeft w:val="0"/>
              <w:marRight w:val="0"/>
              <w:marTop w:val="0"/>
              <w:marBottom w:val="0"/>
              <w:divBdr>
                <w:top w:val="none" w:sz="0" w:space="0" w:color="auto"/>
                <w:left w:val="none" w:sz="0" w:space="0" w:color="auto"/>
                <w:bottom w:val="none" w:sz="0" w:space="0" w:color="auto"/>
                <w:right w:val="none" w:sz="0" w:space="0" w:color="auto"/>
              </w:divBdr>
            </w:div>
            <w:div w:id="1472091064">
              <w:marLeft w:val="0"/>
              <w:marRight w:val="0"/>
              <w:marTop w:val="0"/>
              <w:marBottom w:val="0"/>
              <w:divBdr>
                <w:top w:val="none" w:sz="0" w:space="0" w:color="auto"/>
                <w:left w:val="none" w:sz="0" w:space="0" w:color="auto"/>
                <w:bottom w:val="none" w:sz="0" w:space="0" w:color="auto"/>
                <w:right w:val="none" w:sz="0" w:space="0" w:color="auto"/>
              </w:divBdr>
            </w:div>
            <w:div w:id="1474370471">
              <w:marLeft w:val="0"/>
              <w:marRight w:val="0"/>
              <w:marTop w:val="0"/>
              <w:marBottom w:val="0"/>
              <w:divBdr>
                <w:top w:val="none" w:sz="0" w:space="0" w:color="auto"/>
                <w:left w:val="none" w:sz="0" w:space="0" w:color="auto"/>
                <w:bottom w:val="none" w:sz="0" w:space="0" w:color="auto"/>
                <w:right w:val="none" w:sz="0" w:space="0" w:color="auto"/>
              </w:divBdr>
            </w:div>
            <w:div w:id="1475950590">
              <w:marLeft w:val="0"/>
              <w:marRight w:val="0"/>
              <w:marTop w:val="0"/>
              <w:marBottom w:val="0"/>
              <w:divBdr>
                <w:top w:val="none" w:sz="0" w:space="0" w:color="auto"/>
                <w:left w:val="none" w:sz="0" w:space="0" w:color="auto"/>
                <w:bottom w:val="none" w:sz="0" w:space="0" w:color="auto"/>
                <w:right w:val="none" w:sz="0" w:space="0" w:color="auto"/>
              </w:divBdr>
            </w:div>
            <w:div w:id="1476290088">
              <w:marLeft w:val="0"/>
              <w:marRight w:val="0"/>
              <w:marTop w:val="0"/>
              <w:marBottom w:val="0"/>
              <w:divBdr>
                <w:top w:val="none" w:sz="0" w:space="0" w:color="auto"/>
                <w:left w:val="none" w:sz="0" w:space="0" w:color="auto"/>
                <w:bottom w:val="none" w:sz="0" w:space="0" w:color="auto"/>
                <w:right w:val="none" w:sz="0" w:space="0" w:color="auto"/>
              </w:divBdr>
            </w:div>
            <w:div w:id="1478524436">
              <w:marLeft w:val="0"/>
              <w:marRight w:val="0"/>
              <w:marTop w:val="0"/>
              <w:marBottom w:val="0"/>
              <w:divBdr>
                <w:top w:val="none" w:sz="0" w:space="0" w:color="auto"/>
                <w:left w:val="none" w:sz="0" w:space="0" w:color="auto"/>
                <w:bottom w:val="none" w:sz="0" w:space="0" w:color="auto"/>
                <w:right w:val="none" w:sz="0" w:space="0" w:color="auto"/>
              </w:divBdr>
            </w:div>
            <w:div w:id="1479493357">
              <w:marLeft w:val="0"/>
              <w:marRight w:val="0"/>
              <w:marTop w:val="0"/>
              <w:marBottom w:val="0"/>
              <w:divBdr>
                <w:top w:val="none" w:sz="0" w:space="0" w:color="auto"/>
                <w:left w:val="none" w:sz="0" w:space="0" w:color="auto"/>
                <w:bottom w:val="none" w:sz="0" w:space="0" w:color="auto"/>
                <w:right w:val="none" w:sz="0" w:space="0" w:color="auto"/>
              </w:divBdr>
            </w:div>
            <w:div w:id="1480464019">
              <w:marLeft w:val="0"/>
              <w:marRight w:val="0"/>
              <w:marTop w:val="0"/>
              <w:marBottom w:val="0"/>
              <w:divBdr>
                <w:top w:val="none" w:sz="0" w:space="0" w:color="auto"/>
                <w:left w:val="none" w:sz="0" w:space="0" w:color="auto"/>
                <w:bottom w:val="none" w:sz="0" w:space="0" w:color="auto"/>
                <w:right w:val="none" w:sz="0" w:space="0" w:color="auto"/>
              </w:divBdr>
            </w:div>
            <w:div w:id="1482231474">
              <w:marLeft w:val="0"/>
              <w:marRight w:val="0"/>
              <w:marTop w:val="0"/>
              <w:marBottom w:val="0"/>
              <w:divBdr>
                <w:top w:val="none" w:sz="0" w:space="0" w:color="auto"/>
                <w:left w:val="none" w:sz="0" w:space="0" w:color="auto"/>
                <w:bottom w:val="none" w:sz="0" w:space="0" w:color="auto"/>
                <w:right w:val="none" w:sz="0" w:space="0" w:color="auto"/>
              </w:divBdr>
            </w:div>
            <w:div w:id="1484392875">
              <w:marLeft w:val="0"/>
              <w:marRight w:val="0"/>
              <w:marTop w:val="0"/>
              <w:marBottom w:val="0"/>
              <w:divBdr>
                <w:top w:val="none" w:sz="0" w:space="0" w:color="auto"/>
                <w:left w:val="none" w:sz="0" w:space="0" w:color="auto"/>
                <w:bottom w:val="none" w:sz="0" w:space="0" w:color="auto"/>
                <w:right w:val="none" w:sz="0" w:space="0" w:color="auto"/>
              </w:divBdr>
            </w:div>
            <w:div w:id="1485970357">
              <w:marLeft w:val="0"/>
              <w:marRight w:val="0"/>
              <w:marTop w:val="0"/>
              <w:marBottom w:val="0"/>
              <w:divBdr>
                <w:top w:val="none" w:sz="0" w:space="0" w:color="auto"/>
                <w:left w:val="none" w:sz="0" w:space="0" w:color="auto"/>
                <w:bottom w:val="none" w:sz="0" w:space="0" w:color="auto"/>
                <w:right w:val="none" w:sz="0" w:space="0" w:color="auto"/>
              </w:divBdr>
            </w:div>
            <w:div w:id="1487672685">
              <w:marLeft w:val="0"/>
              <w:marRight w:val="0"/>
              <w:marTop w:val="0"/>
              <w:marBottom w:val="0"/>
              <w:divBdr>
                <w:top w:val="none" w:sz="0" w:space="0" w:color="auto"/>
                <w:left w:val="none" w:sz="0" w:space="0" w:color="auto"/>
                <w:bottom w:val="none" w:sz="0" w:space="0" w:color="auto"/>
                <w:right w:val="none" w:sz="0" w:space="0" w:color="auto"/>
              </w:divBdr>
            </w:div>
            <w:div w:id="1491016005">
              <w:marLeft w:val="0"/>
              <w:marRight w:val="0"/>
              <w:marTop w:val="0"/>
              <w:marBottom w:val="0"/>
              <w:divBdr>
                <w:top w:val="none" w:sz="0" w:space="0" w:color="auto"/>
                <w:left w:val="none" w:sz="0" w:space="0" w:color="auto"/>
                <w:bottom w:val="none" w:sz="0" w:space="0" w:color="auto"/>
                <w:right w:val="none" w:sz="0" w:space="0" w:color="auto"/>
              </w:divBdr>
            </w:div>
            <w:div w:id="1492864043">
              <w:marLeft w:val="0"/>
              <w:marRight w:val="0"/>
              <w:marTop w:val="0"/>
              <w:marBottom w:val="0"/>
              <w:divBdr>
                <w:top w:val="none" w:sz="0" w:space="0" w:color="auto"/>
                <w:left w:val="none" w:sz="0" w:space="0" w:color="auto"/>
                <w:bottom w:val="none" w:sz="0" w:space="0" w:color="auto"/>
                <w:right w:val="none" w:sz="0" w:space="0" w:color="auto"/>
              </w:divBdr>
            </w:div>
            <w:div w:id="1493524830">
              <w:marLeft w:val="0"/>
              <w:marRight w:val="0"/>
              <w:marTop w:val="0"/>
              <w:marBottom w:val="0"/>
              <w:divBdr>
                <w:top w:val="none" w:sz="0" w:space="0" w:color="auto"/>
                <w:left w:val="none" w:sz="0" w:space="0" w:color="auto"/>
                <w:bottom w:val="none" w:sz="0" w:space="0" w:color="auto"/>
                <w:right w:val="none" w:sz="0" w:space="0" w:color="auto"/>
              </w:divBdr>
            </w:div>
            <w:div w:id="1494493454">
              <w:marLeft w:val="0"/>
              <w:marRight w:val="0"/>
              <w:marTop w:val="0"/>
              <w:marBottom w:val="0"/>
              <w:divBdr>
                <w:top w:val="none" w:sz="0" w:space="0" w:color="auto"/>
                <w:left w:val="none" w:sz="0" w:space="0" w:color="auto"/>
                <w:bottom w:val="none" w:sz="0" w:space="0" w:color="auto"/>
                <w:right w:val="none" w:sz="0" w:space="0" w:color="auto"/>
              </w:divBdr>
            </w:div>
            <w:div w:id="1494711613">
              <w:marLeft w:val="0"/>
              <w:marRight w:val="0"/>
              <w:marTop w:val="0"/>
              <w:marBottom w:val="0"/>
              <w:divBdr>
                <w:top w:val="none" w:sz="0" w:space="0" w:color="auto"/>
                <w:left w:val="none" w:sz="0" w:space="0" w:color="auto"/>
                <w:bottom w:val="none" w:sz="0" w:space="0" w:color="auto"/>
                <w:right w:val="none" w:sz="0" w:space="0" w:color="auto"/>
              </w:divBdr>
            </w:div>
            <w:div w:id="1495603635">
              <w:marLeft w:val="0"/>
              <w:marRight w:val="0"/>
              <w:marTop w:val="0"/>
              <w:marBottom w:val="0"/>
              <w:divBdr>
                <w:top w:val="none" w:sz="0" w:space="0" w:color="auto"/>
                <w:left w:val="none" w:sz="0" w:space="0" w:color="auto"/>
                <w:bottom w:val="none" w:sz="0" w:space="0" w:color="auto"/>
                <w:right w:val="none" w:sz="0" w:space="0" w:color="auto"/>
              </w:divBdr>
            </w:div>
            <w:div w:id="1495684708">
              <w:marLeft w:val="0"/>
              <w:marRight w:val="0"/>
              <w:marTop w:val="0"/>
              <w:marBottom w:val="0"/>
              <w:divBdr>
                <w:top w:val="none" w:sz="0" w:space="0" w:color="auto"/>
                <w:left w:val="none" w:sz="0" w:space="0" w:color="auto"/>
                <w:bottom w:val="none" w:sz="0" w:space="0" w:color="auto"/>
                <w:right w:val="none" w:sz="0" w:space="0" w:color="auto"/>
              </w:divBdr>
            </w:div>
            <w:div w:id="1496913299">
              <w:marLeft w:val="0"/>
              <w:marRight w:val="0"/>
              <w:marTop w:val="0"/>
              <w:marBottom w:val="0"/>
              <w:divBdr>
                <w:top w:val="none" w:sz="0" w:space="0" w:color="auto"/>
                <w:left w:val="none" w:sz="0" w:space="0" w:color="auto"/>
                <w:bottom w:val="none" w:sz="0" w:space="0" w:color="auto"/>
                <w:right w:val="none" w:sz="0" w:space="0" w:color="auto"/>
              </w:divBdr>
            </w:div>
            <w:div w:id="1497456873">
              <w:marLeft w:val="0"/>
              <w:marRight w:val="0"/>
              <w:marTop w:val="0"/>
              <w:marBottom w:val="0"/>
              <w:divBdr>
                <w:top w:val="none" w:sz="0" w:space="0" w:color="auto"/>
                <w:left w:val="none" w:sz="0" w:space="0" w:color="auto"/>
                <w:bottom w:val="none" w:sz="0" w:space="0" w:color="auto"/>
                <w:right w:val="none" w:sz="0" w:space="0" w:color="auto"/>
              </w:divBdr>
            </w:div>
            <w:div w:id="1500122679">
              <w:marLeft w:val="0"/>
              <w:marRight w:val="0"/>
              <w:marTop w:val="0"/>
              <w:marBottom w:val="0"/>
              <w:divBdr>
                <w:top w:val="none" w:sz="0" w:space="0" w:color="auto"/>
                <w:left w:val="none" w:sz="0" w:space="0" w:color="auto"/>
                <w:bottom w:val="none" w:sz="0" w:space="0" w:color="auto"/>
                <w:right w:val="none" w:sz="0" w:space="0" w:color="auto"/>
              </w:divBdr>
            </w:div>
            <w:div w:id="1501970530">
              <w:marLeft w:val="0"/>
              <w:marRight w:val="0"/>
              <w:marTop w:val="0"/>
              <w:marBottom w:val="0"/>
              <w:divBdr>
                <w:top w:val="none" w:sz="0" w:space="0" w:color="auto"/>
                <w:left w:val="none" w:sz="0" w:space="0" w:color="auto"/>
                <w:bottom w:val="none" w:sz="0" w:space="0" w:color="auto"/>
                <w:right w:val="none" w:sz="0" w:space="0" w:color="auto"/>
              </w:divBdr>
            </w:div>
            <w:div w:id="1502937626">
              <w:marLeft w:val="0"/>
              <w:marRight w:val="0"/>
              <w:marTop w:val="0"/>
              <w:marBottom w:val="0"/>
              <w:divBdr>
                <w:top w:val="none" w:sz="0" w:space="0" w:color="auto"/>
                <w:left w:val="none" w:sz="0" w:space="0" w:color="auto"/>
                <w:bottom w:val="none" w:sz="0" w:space="0" w:color="auto"/>
                <w:right w:val="none" w:sz="0" w:space="0" w:color="auto"/>
              </w:divBdr>
            </w:div>
            <w:div w:id="1504661215">
              <w:marLeft w:val="0"/>
              <w:marRight w:val="0"/>
              <w:marTop w:val="0"/>
              <w:marBottom w:val="0"/>
              <w:divBdr>
                <w:top w:val="none" w:sz="0" w:space="0" w:color="auto"/>
                <w:left w:val="none" w:sz="0" w:space="0" w:color="auto"/>
                <w:bottom w:val="none" w:sz="0" w:space="0" w:color="auto"/>
                <w:right w:val="none" w:sz="0" w:space="0" w:color="auto"/>
              </w:divBdr>
            </w:div>
            <w:div w:id="1505318602">
              <w:marLeft w:val="0"/>
              <w:marRight w:val="0"/>
              <w:marTop w:val="0"/>
              <w:marBottom w:val="0"/>
              <w:divBdr>
                <w:top w:val="none" w:sz="0" w:space="0" w:color="auto"/>
                <w:left w:val="none" w:sz="0" w:space="0" w:color="auto"/>
                <w:bottom w:val="none" w:sz="0" w:space="0" w:color="auto"/>
                <w:right w:val="none" w:sz="0" w:space="0" w:color="auto"/>
              </w:divBdr>
            </w:div>
            <w:div w:id="1506827062">
              <w:marLeft w:val="0"/>
              <w:marRight w:val="0"/>
              <w:marTop w:val="0"/>
              <w:marBottom w:val="0"/>
              <w:divBdr>
                <w:top w:val="none" w:sz="0" w:space="0" w:color="auto"/>
                <w:left w:val="none" w:sz="0" w:space="0" w:color="auto"/>
                <w:bottom w:val="none" w:sz="0" w:space="0" w:color="auto"/>
                <w:right w:val="none" w:sz="0" w:space="0" w:color="auto"/>
              </w:divBdr>
            </w:div>
            <w:div w:id="1508594482">
              <w:marLeft w:val="0"/>
              <w:marRight w:val="0"/>
              <w:marTop w:val="0"/>
              <w:marBottom w:val="0"/>
              <w:divBdr>
                <w:top w:val="none" w:sz="0" w:space="0" w:color="auto"/>
                <w:left w:val="none" w:sz="0" w:space="0" w:color="auto"/>
                <w:bottom w:val="none" w:sz="0" w:space="0" w:color="auto"/>
                <w:right w:val="none" w:sz="0" w:space="0" w:color="auto"/>
              </w:divBdr>
            </w:div>
            <w:div w:id="1508598836">
              <w:marLeft w:val="0"/>
              <w:marRight w:val="0"/>
              <w:marTop w:val="360"/>
              <w:marBottom w:val="0"/>
              <w:divBdr>
                <w:top w:val="single" w:sz="6" w:space="0" w:color="auto"/>
                <w:left w:val="single" w:sz="6" w:space="0" w:color="auto"/>
                <w:bottom w:val="single" w:sz="6" w:space="0" w:color="auto"/>
                <w:right w:val="single" w:sz="6" w:space="0" w:color="auto"/>
              </w:divBdr>
            </w:div>
            <w:div w:id="1508716288">
              <w:marLeft w:val="0"/>
              <w:marRight w:val="0"/>
              <w:marTop w:val="0"/>
              <w:marBottom w:val="0"/>
              <w:divBdr>
                <w:top w:val="none" w:sz="0" w:space="0" w:color="auto"/>
                <w:left w:val="none" w:sz="0" w:space="0" w:color="auto"/>
                <w:bottom w:val="none" w:sz="0" w:space="0" w:color="auto"/>
                <w:right w:val="none" w:sz="0" w:space="0" w:color="auto"/>
              </w:divBdr>
            </w:div>
            <w:div w:id="1509296862">
              <w:marLeft w:val="0"/>
              <w:marRight w:val="0"/>
              <w:marTop w:val="0"/>
              <w:marBottom w:val="0"/>
              <w:divBdr>
                <w:top w:val="none" w:sz="0" w:space="0" w:color="auto"/>
                <w:left w:val="none" w:sz="0" w:space="0" w:color="auto"/>
                <w:bottom w:val="none" w:sz="0" w:space="0" w:color="auto"/>
                <w:right w:val="none" w:sz="0" w:space="0" w:color="auto"/>
              </w:divBdr>
            </w:div>
            <w:div w:id="1509559771">
              <w:marLeft w:val="0"/>
              <w:marRight w:val="0"/>
              <w:marTop w:val="0"/>
              <w:marBottom w:val="0"/>
              <w:divBdr>
                <w:top w:val="none" w:sz="0" w:space="0" w:color="auto"/>
                <w:left w:val="none" w:sz="0" w:space="0" w:color="auto"/>
                <w:bottom w:val="none" w:sz="0" w:space="0" w:color="auto"/>
                <w:right w:val="none" w:sz="0" w:space="0" w:color="auto"/>
              </w:divBdr>
            </w:div>
            <w:div w:id="1510871102">
              <w:marLeft w:val="0"/>
              <w:marRight w:val="0"/>
              <w:marTop w:val="0"/>
              <w:marBottom w:val="0"/>
              <w:divBdr>
                <w:top w:val="none" w:sz="0" w:space="0" w:color="auto"/>
                <w:left w:val="none" w:sz="0" w:space="0" w:color="auto"/>
                <w:bottom w:val="none" w:sz="0" w:space="0" w:color="auto"/>
                <w:right w:val="none" w:sz="0" w:space="0" w:color="auto"/>
              </w:divBdr>
            </w:div>
            <w:div w:id="1511680790">
              <w:marLeft w:val="0"/>
              <w:marRight w:val="0"/>
              <w:marTop w:val="0"/>
              <w:marBottom w:val="0"/>
              <w:divBdr>
                <w:top w:val="none" w:sz="0" w:space="0" w:color="auto"/>
                <w:left w:val="none" w:sz="0" w:space="0" w:color="auto"/>
                <w:bottom w:val="none" w:sz="0" w:space="0" w:color="auto"/>
                <w:right w:val="none" w:sz="0" w:space="0" w:color="auto"/>
              </w:divBdr>
            </w:div>
            <w:div w:id="1514028566">
              <w:marLeft w:val="0"/>
              <w:marRight w:val="0"/>
              <w:marTop w:val="0"/>
              <w:marBottom w:val="0"/>
              <w:divBdr>
                <w:top w:val="none" w:sz="0" w:space="0" w:color="auto"/>
                <w:left w:val="none" w:sz="0" w:space="0" w:color="auto"/>
                <w:bottom w:val="none" w:sz="0" w:space="0" w:color="auto"/>
                <w:right w:val="none" w:sz="0" w:space="0" w:color="auto"/>
              </w:divBdr>
            </w:div>
            <w:div w:id="1516765543">
              <w:marLeft w:val="0"/>
              <w:marRight w:val="0"/>
              <w:marTop w:val="0"/>
              <w:marBottom w:val="0"/>
              <w:divBdr>
                <w:top w:val="none" w:sz="0" w:space="0" w:color="auto"/>
                <w:left w:val="none" w:sz="0" w:space="0" w:color="auto"/>
                <w:bottom w:val="none" w:sz="0" w:space="0" w:color="auto"/>
                <w:right w:val="none" w:sz="0" w:space="0" w:color="auto"/>
              </w:divBdr>
            </w:div>
            <w:div w:id="1518539415">
              <w:marLeft w:val="0"/>
              <w:marRight w:val="0"/>
              <w:marTop w:val="0"/>
              <w:marBottom w:val="0"/>
              <w:divBdr>
                <w:top w:val="none" w:sz="0" w:space="0" w:color="auto"/>
                <w:left w:val="none" w:sz="0" w:space="0" w:color="auto"/>
                <w:bottom w:val="none" w:sz="0" w:space="0" w:color="auto"/>
                <w:right w:val="none" w:sz="0" w:space="0" w:color="auto"/>
              </w:divBdr>
            </w:div>
            <w:div w:id="1525747928">
              <w:marLeft w:val="0"/>
              <w:marRight w:val="0"/>
              <w:marTop w:val="0"/>
              <w:marBottom w:val="0"/>
              <w:divBdr>
                <w:top w:val="none" w:sz="0" w:space="0" w:color="auto"/>
                <w:left w:val="none" w:sz="0" w:space="0" w:color="auto"/>
                <w:bottom w:val="none" w:sz="0" w:space="0" w:color="auto"/>
                <w:right w:val="none" w:sz="0" w:space="0" w:color="auto"/>
              </w:divBdr>
            </w:div>
            <w:div w:id="1530490261">
              <w:marLeft w:val="0"/>
              <w:marRight w:val="0"/>
              <w:marTop w:val="0"/>
              <w:marBottom w:val="0"/>
              <w:divBdr>
                <w:top w:val="none" w:sz="0" w:space="0" w:color="auto"/>
                <w:left w:val="none" w:sz="0" w:space="0" w:color="auto"/>
                <w:bottom w:val="none" w:sz="0" w:space="0" w:color="auto"/>
                <w:right w:val="none" w:sz="0" w:space="0" w:color="auto"/>
              </w:divBdr>
            </w:div>
            <w:div w:id="1530685235">
              <w:marLeft w:val="0"/>
              <w:marRight w:val="0"/>
              <w:marTop w:val="0"/>
              <w:marBottom w:val="0"/>
              <w:divBdr>
                <w:top w:val="none" w:sz="0" w:space="0" w:color="auto"/>
                <w:left w:val="none" w:sz="0" w:space="0" w:color="auto"/>
                <w:bottom w:val="none" w:sz="0" w:space="0" w:color="auto"/>
                <w:right w:val="none" w:sz="0" w:space="0" w:color="auto"/>
              </w:divBdr>
            </w:div>
            <w:div w:id="1530754209">
              <w:marLeft w:val="0"/>
              <w:marRight w:val="0"/>
              <w:marTop w:val="0"/>
              <w:marBottom w:val="0"/>
              <w:divBdr>
                <w:top w:val="none" w:sz="0" w:space="0" w:color="auto"/>
                <w:left w:val="none" w:sz="0" w:space="0" w:color="auto"/>
                <w:bottom w:val="none" w:sz="0" w:space="0" w:color="auto"/>
                <w:right w:val="none" w:sz="0" w:space="0" w:color="auto"/>
              </w:divBdr>
            </w:div>
            <w:div w:id="1532382323">
              <w:marLeft w:val="0"/>
              <w:marRight w:val="0"/>
              <w:marTop w:val="0"/>
              <w:marBottom w:val="0"/>
              <w:divBdr>
                <w:top w:val="none" w:sz="0" w:space="0" w:color="auto"/>
                <w:left w:val="none" w:sz="0" w:space="0" w:color="auto"/>
                <w:bottom w:val="none" w:sz="0" w:space="0" w:color="auto"/>
                <w:right w:val="none" w:sz="0" w:space="0" w:color="auto"/>
              </w:divBdr>
            </w:div>
            <w:div w:id="1533149588">
              <w:marLeft w:val="0"/>
              <w:marRight w:val="0"/>
              <w:marTop w:val="0"/>
              <w:marBottom w:val="0"/>
              <w:divBdr>
                <w:top w:val="none" w:sz="0" w:space="0" w:color="auto"/>
                <w:left w:val="none" w:sz="0" w:space="0" w:color="auto"/>
                <w:bottom w:val="none" w:sz="0" w:space="0" w:color="auto"/>
                <w:right w:val="none" w:sz="0" w:space="0" w:color="auto"/>
              </w:divBdr>
            </w:div>
            <w:div w:id="1533806021">
              <w:marLeft w:val="0"/>
              <w:marRight w:val="0"/>
              <w:marTop w:val="0"/>
              <w:marBottom w:val="0"/>
              <w:divBdr>
                <w:top w:val="none" w:sz="0" w:space="0" w:color="auto"/>
                <w:left w:val="none" w:sz="0" w:space="0" w:color="auto"/>
                <w:bottom w:val="none" w:sz="0" w:space="0" w:color="auto"/>
                <w:right w:val="none" w:sz="0" w:space="0" w:color="auto"/>
              </w:divBdr>
            </w:div>
            <w:div w:id="1533810080">
              <w:marLeft w:val="0"/>
              <w:marRight w:val="0"/>
              <w:marTop w:val="0"/>
              <w:marBottom w:val="0"/>
              <w:divBdr>
                <w:top w:val="none" w:sz="0" w:space="0" w:color="auto"/>
                <w:left w:val="none" w:sz="0" w:space="0" w:color="auto"/>
                <w:bottom w:val="none" w:sz="0" w:space="0" w:color="auto"/>
                <w:right w:val="none" w:sz="0" w:space="0" w:color="auto"/>
              </w:divBdr>
            </w:div>
            <w:div w:id="1535343449">
              <w:marLeft w:val="0"/>
              <w:marRight w:val="0"/>
              <w:marTop w:val="0"/>
              <w:marBottom w:val="0"/>
              <w:divBdr>
                <w:top w:val="none" w:sz="0" w:space="0" w:color="auto"/>
                <w:left w:val="none" w:sz="0" w:space="0" w:color="auto"/>
                <w:bottom w:val="none" w:sz="0" w:space="0" w:color="auto"/>
                <w:right w:val="none" w:sz="0" w:space="0" w:color="auto"/>
              </w:divBdr>
            </w:div>
            <w:div w:id="1535464609">
              <w:marLeft w:val="0"/>
              <w:marRight w:val="0"/>
              <w:marTop w:val="0"/>
              <w:marBottom w:val="0"/>
              <w:divBdr>
                <w:top w:val="none" w:sz="0" w:space="0" w:color="auto"/>
                <w:left w:val="none" w:sz="0" w:space="0" w:color="auto"/>
                <w:bottom w:val="none" w:sz="0" w:space="0" w:color="auto"/>
                <w:right w:val="none" w:sz="0" w:space="0" w:color="auto"/>
              </w:divBdr>
            </w:div>
            <w:div w:id="1538160111">
              <w:marLeft w:val="0"/>
              <w:marRight w:val="0"/>
              <w:marTop w:val="0"/>
              <w:marBottom w:val="0"/>
              <w:divBdr>
                <w:top w:val="none" w:sz="0" w:space="0" w:color="auto"/>
                <w:left w:val="none" w:sz="0" w:space="0" w:color="auto"/>
                <w:bottom w:val="none" w:sz="0" w:space="0" w:color="auto"/>
                <w:right w:val="none" w:sz="0" w:space="0" w:color="auto"/>
              </w:divBdr>
            </w:div>
            <w:div w:id="1541018268">
              <w:marLeft w:val="0"/>
              <w:marRight w:val="0"/>
              <w:marTop w:val="0"/>
              <w:marBottom w:val="0"/>
              <w:divBdr>
                <w:top w:val="none" w:sz="0" w:space="0" w:color="auto"/>
                <w:left w:val="none" w:sz="0" w:space="0" w:color="auto"/>
                <w:bottom w:val="none" w:sz="0" w:space="0" w:color="auto"/>
                <w:right w:val="none" w:sz="0" w:space="0" w:color="auto"/>
              </w:divBdr>
            </w:div>
            <w:div w:id="1546137149">
              <w:marLeft w:val="0"/>
              <w:marRight w:val="0"/>
              <w:marTop w:val="0"/>
              <w:marBottom w:val="0"/>
              <w:divBdr>
                <w:top w:val="none" w:sz="0" w:space="0" w:color="auto"/>
                <w:left w:val="none" w:sz="0" w:space="0" w:color="auto"/>
                <w:bottom w:val="none" w:sz="0" w:space="0" w:color="auto"/>
                <w:right w:val="none" w:sz="0" w:space="0" w:color="auto"/>
              </w:divBdr>
            </w:div>
            <w:div w:id="1546211849">
              <w:marLeft w:val="0"/>
              <w:marRight w:val="0"/>
              <w:marTop w:val="0"/>
              <w:marBottom w:val="0"/>
              <w:divBdr>
                <w:top w:val="none" w:sz="0" w:space="0" w:color="auto"/>
                <w:left w:val="none" w:sz="0" w:space="0" w:color="auto"/>
                <w:bottom w:val="none" w:sz="0" w:space="0" w:color="auto"/>
                <w:right w:val="none" w:sz="0" w:space="0" w:color="auto"/>
              </w:divBdr>
            </w:div>
            <w:div w:id="1546674606">
              <w:marLeft w:val="0"/>
              <w:marRight w:val="0"/>
              <w:marTop w:val="0"/>
              <w:marBottom w:val="0"/>
              <w:divBdr>
                <w:top w:val="none" w:sz="0" w:space="0" w:color="auto"/>
                <w:left w:val="none" w:sz="0" w:space="0" w:color="auto"/>
                <w:bottom w:val="none" w:sz="0" w:space="0" w:color="auto"/>
                <w:right w:val="none" w:sz="0" w:space="0" w:color="auto"/>
              </w:divBdr>
            </w:div>
            <w:div w:id="1547333803">
              <w:marLeft w:val="0"/>
              <w:marRight w:val="0"/>
              <w:marTop w:val="0"/>
              <w:marBottom w:val="0"/>
              <w:divBdr>
                <w:top w:val="none" w:sz="0" w:space="0" w:color="auto"/>
                <w:left w:val="none" w:sz="0" w:space="0" w:color="auto"/>
                <w:bottom w:val="none" w:sz="0" w:space="0" w:color="auto"/>
                <w:right w:val="none" w:sz="0" w:space="0" w:color="auto"/>
              </w:divBdr>
            </w:div>
            <w:div w:id="1547984068">
              <w:marLeft w:val="0"/>
              <w:marRight w:val="0"/>
              <w:marTop w:val="0"/>
              <w:marBottom w:val="0"/>
              <w:divBdr>
                <w:top w:val="none" w:sz="0" w:space="0" w:color="auto"/>
                <w:left w:val="none" w:sz="0" w:space="0" w:color="auto"/>
                <w:bottom w:val="none" w:sz="0" w:space="0" w:color="auto"/>
                <w:right w:val="none" w:sz="0" w:space="0" w:color="auto"/>
              </w:divBdr>
            </w:div>
            <w:div w:id="1548681917">
              <w:marLeft w:val="0"/>
              <w:marRight w:val="0"/>
              <w:marTop w:val="0"/>
              <w:marBottom w:val="0"/>
              <w:divBdr>
                <w:top w:val="none" w:sz="0" w:space="0" w:color="auto"/>
                <w:left w:val="none" w:sz="0" w:space="0" w:color="auto"/>
                <w:bottom w:val="none" w:sz="0" w:space="0" w:color="auto"/>
                <w:right w:val="none" w:sz="0" w:space="0" w:color="auto"/>
              </w:divBdr>
            </w:div>
            <w:div w:id="1549561673">
              <w:marLeft w:val="0"/>
              <w:marRight w:val="0"/>
              <w:marTop w:val="0"/>
              <w:marBottom w:val="0"/>
              <w:divBdr>
                <w:top w:val="none" w:sz="0" w:space="0" w:color="auto"/>
                <w:left w:val="none" w:sz="0" w:space="0" w:color="auto"/>
                <w:bottom w:val="none" w:sz="0" w:space="0" w:color="auto"/>
                <w:right w:val="none" w:sz="0" w:space="0" w:color="auto"/>
              </w:divBdr>
            </w:div>
            <w:div w:id="1549761528">
              <w:marLeft w:val="0"/>
              <w:marRight w:val="0"/>
              <w:marTop w:val="0"/>
              <w:marBottom w:val="0"/>
              <w:divBdr>
                <w:top w:val="none" w:sz="0" w:space="0" w:color="auto"/>
                <w:left w:val="none" w:sz="0" w:space="0" w:color="auto"/>
                <w:bottom w:val="none" w:sz="0" w:space="0" w:color="auto"/>
                <w:right w:val="none" w:sz="0" w:space="0" w:color="auto"/>
              </w:divBdr>
            </w:div>
            <w:div w:id="1549799398">
              <w:marLeft w:val="0"/>
              <w:marRight w:val="0"/>
              <w:marTop w:val="0"/>
              <w:marBottom w:val="0"/>
              <w:divBdr>
                <w:top w:val="none" w:sz="0" w:space="0" w:color="auto"/>
                <w:left w:val="none" w:sz="0" w:space="0" w:color="auto"/>
                <w:bottom w:val="none" w:sz="0" w:space="0" w:color="auto"/>
                <w:right w:val="none" w:sz="0" w:space="0" w:color="auto"/>
              </w:divBdr>
            </w:div>
            <w:div w:id="1552303174">
              <w:marLeft w:val="0"/>
              <w:marRight w:val="0"/>
              <w:marTop w:val="0"/>
              <w:marBottom w:val="0"/>
              <w:divBdr>
                <w:top w:val="none" w:sz="0" w:space="0" w:color="auto"/>
                <w:left w:val="none" w:sz="0" w:space="0" w:color="auto"/>
                <w:bottom w:val="none" w:sz="0" w:space="0" w:color="auto"/>
                <w:right w:val="none" w:sz="0" w:space="0" w:color="auto"/>
              </w:divBdr>
            </w:div>
            <w:div w:id="1553612165">
              <w:marLeft w:val="0"/>
              <w:marRight w:val="0"/>
              <w:marTop w:val="0"/>
              <w:marBottom w:val="0"/>
              <w:divBdr>
                <w:top w:val="none" w:sz="0" w:space="0" w:color="auto"/>
                <w:left w:val="none" w:sz="0" w:space="0" w:color="auto"/>
                <w:bottom w:val="none" w:sz="0" w:space="0" w:color="auto"/>
                <w:right w:val="none" w:sz="0" w:space="0" w:color="auto"/>
              </w:divBdr>
            </w:div>
            <w:div w:id="1556697277">
              <w:marLeft w:val="0"/>
              <w:marRight w:val="0"/>
              <w:marTop w:val="0"/>
              <w:marBottom w:val="0"/>
              <w:divBdr>
                <w:top w:val="none" w:sz="0" w:space="0" w:color="auto"/>
                <w:left w:val="none" w:sz="0" w:space="0" w:color="auto"/>
                <w:bottom w:val="none" w:sz="0" w:space="0" w:color="auto"/>
                <w:right w:val="none" w:sz="0" w:space="0" w:color="auto"/>
              </w:divBdr>
            </w:div>
            <w:div w:id="1559168004">
              <w:marLeft w:val="0"/>
              <w:marRight w:val="0"/>
              <w:marTop w:val="0"/>
              <w:marBottom w:val="0"/>
              <w:divBdr>
                <w:top w:val="none" w:sz="0" w:space="0" w:color="auto"/>
                <w:left w:val="none" w:sz="0" w:space="0" w:color="auto"/>
                <w:bottom w:val="none" w:sz="0" w:space="0" w:color="auto"/>
                <w:right w:val="none" w:sz="0" w:space="0" w:color="auto"/>
              </w:divBdr>
            </w:div>
            <w:div w:id="1559635061">
              <w:marLeft w:val="0"/>
              <w:marRight w:val="0"/>
              <w:marTop w:val="0"/>
              <w:marBottom w:val="0"/>
              <w:divBdr>
                <w:top w:val="none" w:sz="0" w:space="0" w:color="auto"/>
                <w:left w:val="none" w:sz="0" w:space="0" w:color="auto"/>
                <w:bottom w:val="none" w:sz="0" w:space="0" w:color="auto"/>
                <w:right w:val="none" w:sz="0" w:space="0" w:color="auto"/>
              </w:divBdr>
            </w:div>
            <w:div w:id="1560088616">
              <w:marLeft w:val="0"/>
              <w:marRight w:val="0"/>
              <w:marTop w:val="0"/>
              <w:marBottom w:val="0"/>
              <w:divBdr>
                <w:top w:val="none" w:sz="0" w:space="0" w:color="auto"/>
                <w:left w:val="none" w:sz="0" w:space="0" w:color="auto"/>
                <w:bottom w:val="none" w:sz="0" w:space="0" w:color="auto"/>
                <w:right w:val="none" w:sz="0" w:space="0" w:color="auto"/>
              </w:divBdr>
            </w:div>
            <w:div w:id="1560557231">
              <w:marLeft w:val="0"/>
              <w:marRight w:val="0"/>
              <w:marTop w:val="0"/>
              <w:marBottom w:val="0"/>
              <w:divBdr>
                <w:top w:val="none" w:sz="0" w:space="0" w:color="auto"/>
                <w:left w:val="none" w:sz="0" w:space="0" w:color="auto"/>
                <w:bottom w:val="none" w:sz="0" w:space="0" w:color="auto"/>
                <w:right w:val="none" w:sz="0" w:space="0" w:color="auto"/>
              </w:divBdr>
            </w:div>
            <w:div w:id="1561205927">
              <w:marLeft w:val="0"/>
              <w:marRight w:val="0"/>
              <w:marTop w:val="0"/>
              <w:marBottom w:val="0"/>
              <w:divBdr>
                <w:top w:val="none" w:sz="0" w:space="0" w:color="auto"/>
                <w:left w:val="none" w:sz="0" w:space="0" w:color="auto"/>
                <w:bottom w:val="none" w:sz="0" w:space="0" w:color="auto"/>
                <w:right w:val="none" w:sz="0" w:space="0" w:color="auto"/>
              </w:divBdr>
            </w:div>
            <w:div w:id="1561288232">
              <w:marLeft w:val="0"/>
              <w:marRight w:val="0"/>
              <w:marTop w:val="0"/>
              <w:marBottom w:val="0"/>
              <w:divBdr>
                <w:top w:val="none" w:sz="0" w:space="0" w:color="auto"/>
                <w:left w:val="none" w:sz="0" w:space="0" w:color="auto"/>
                <w:bottom w:val="none" w:sz="0" w:space="0" w:color="auto"/>
                <w:right w:val="none" w:sz="0" w:space="0" w:color="auto"/>
              </w:divBdr>
            </w:div>
            <w:div w:id="1563904113">
              <w:marLeft w:val="0"/>
              <w:marRight w:val="0"/>
              <w:marTop w:val="0"/>
              <w:marBottom w:val="0"/>
              <w:divBdr>
                <w:top w:val="none" w:sz="0" w:space="0" w:color="auto"/>
                <w:left w:val="none" w:sz="0" w:space="0" w:color="auto"/>
                <w:bottom w:val="none" w:sz="0" w:space="0" w:color="auto"/>
                <w:right w:val="none" w:sz="0" w:space="0" w:color="auto"/>
              </w:divBdr>
            </w:div>
            <w:div w:id="1564368477">
              <w:marLeft w:val="0"/>
              <w:marRight w:val="0"/>
              <w:marTop w:val="0"/>
              <w:marBottom w:val="0"/>
              <w:divBdr>
                <w:top w:val="none" w:sz="0" w:space="0" w:color="auto"/>
                <w:left w:val="none" w:sz="0" w:space="0" w:color="auto"/>
                <w:bottom w:val="none" w:sz="0" w:space="0" w:color="auto"/>
                <w:right w:val="none" w:sz="0" w:space="0" w:color="auto"/>
              </w:divBdr>
            </w:div>
            <w:div w:id="1564482453">
              <w:marLeft w:val="0"/>
              <w:marRight w:val="0"/>
              <w:marTop w:val="0"/>
              <w:marBottom w:val="0"/>
              <w:divBdr>
                <w:top w:val="none" w:sz="0" w:space="0" w:color="auto"/>
                <w:left w:val="none" w:sz="0" w:space="0" w:color="auto"/>
                <w:bottom w:val="none" w:sz="0" w:space="0" w:color="auto"/>
                <w:right w:val="none" w:sz="0" w:space="0" w:color="auto"/>
              </w:divBdr>
            </w:div>
            <w:div w:id="1564608303">
              <w:marLeft w:val="0"/>
              <w:marRight w:val="0"/>
              <w:marTop w:val="0"/>
              <w:marBottom w:val="0"/>
              <w:divBdr>
                <w:top w:val="none" w:sz="0" w:space="0" w:color="auto"/>
                <w:left w:val="none" w:sz="0" w:space="0" w:color="auto"/>
                <w:bottom w:val="none" w:sz="0" w:space="0" w:color="auto"/>
                <w:right w:val="none" w:sz="0" w:space="0" w:color="auto"/>
              </w:divBdr>
            </w:div>
            <w:div w:id="1565723584">
              <w:marLeft w:val="0"/>
              <w:marRight w:val="0"/>
              <w:marTop w:val="0"/>
              <w:marBottom w:val="0"/>
              <w:divBdr>
                <w:top w:val="none" w:sz="0" w:space="0" w:color="auto"/>
                <w:left w:val="none" w:sz="0" w:space="0" w:color="auto"/>
                <w:bottom w:val="none" w:sz="0" w:space="0" w:color="auto"/>
                <w:right w:val="none" w:sz="0" w:space="0" w:color="auto"/>
              </w:divBdr>
            </w:div>
            <w:div w:id="1566185335">
              <w:marLeft w:val="0"/>
              <w:marRight w:val="0"/>
              <w:marTop w:val="0"/>
              <w:marBottom w:val="0"/>
              <w:divBdr>
                <w:top w:val="none" w:sz="0" w:space="0" w:color="auto"/>
                <w:left w:val="none" w:sz="0" w:space="0" w:color="auto"/>
                <w:bottom w:val="none" w:sz="0" w:space="0" w:color="auto"/>
                <w:right w:val="none" w:sz="0" w:space="0" w:color="auto"/>
              </w:divBdr>
            </w:div>
            <w:div w:id="1567035664">
              <w:marLeft w:val="0"/>
              <w:marRight w:val="0"/>
              <w:marTop w:val="0"/>
              <w:marBottom w:val="0"/>
              <w:divBdr>
                <w:top w:val="none" w:sz="0" w:space="0" w:color="auto"/>
                <w:left w:val="none" w:sz="0" w:space="0" w:color="auto"/>
                <w:bottom w:val="none" w:sz="0" w:space="0" w:color="auto"/>
                <w:right w:val="none" w:sz="0" w:space="0" w:color="auto"/>
              </w:divBdr>
            </w:div>
            <w:div w:id="1569338376">
              <w:marLeft w:val="0"/>
              <w:marRight w:val="0"/>
              <w:marTop w:val="0"/>
              <w:marBottom w:val="0"/>
              <w:divBdr>
                <w:top w:val="none" w:sz="0" w:space="0" w:color="auto"/>
                <w:left w:val="none" w:sz="0" w:space="0" w:color="auto"/>
                <w:bottom w:val="none" w:sz="0" w:space="0" w:color="auto"/>
                <w:right w:val="none" w:sz="0" w:space="0" w:color="auto"/>
              </w:divBdr>
            </w:div>
            <w:div w:id="1570261432">
              <w:marLeft w:val="0"/>
              <w:marRight w:val="0"/>
              <w:marTop w:val="0"/>
              <w:marBottom w:val="0"/>
              <w:divBdr>
                <w:top w:val="none" w:sz="0" w:space="0" w:color="auto"/>
                <w:left w:val="none" w:sz="0" w:space="0" w:color="auto"/>
                <w:bottom w:val="none" w:sz="0" w:space="0" w:color="auto"/>
                <w:right w:val="none" w:sz="0" w:space="0" w:color="auto"/>
              </w:divBdr>
            </w:div>
            <w:div w:id="1570728156">
              <w:marLeft w:val="0"/>
              <w:marRight w:val="0"/>
              <w:marTop w:val="0"/>
              <w:marBottom w:val="0"/>
              <w:divBdr>
                <w:top w:val="none" w:sz="0" w:space="0" w:color="auto"/>
                <w:left w:val="none" w:sz="0" w:space="0" w:color="auto"/>
                <w:bottom w:val="none" w:sz="0" w:space="0" w:color="auto"/>
                <w:right w:val="none" w:sz="0" w:space="0" w:color="auto"/>
              </w:divBdr>
            </w:div>
            <w:div w:id="1572085104">
              <w:marLeft w:val="0"/>
              <w:marRight w:val="0"/>
              <w:marTop w:val="0"/>
              <w:marBottom w:val="0"/>
              <w:divBdr>
                <w:top w:val="none" w:sz="0" w:space="0" w:color="auto"/>
                <w:left w:val="none" w:sz="0" w:space="0" w:color="auto"/>
                <w:bottom w:val="none" w:sz="0" w:space="0" w:color="auto"/>
                <w:right w:val="none" w:sz="0" w:space="0" w:color="auto"/>
              </w:divBdr>
            </w:div>
            <w:div w:id="1574123609">
              <w:marLeft w:val="0"/>
              <w:marRight w:val="0"/>
              <w:marTop w:val="0"/>
              <w:marBottom w:val="0"/>
              <w:divBdr>
                <w:top w:val="none" w:sz="0" w:space="0" w:color="auto"/>
                <w:left w:val="none" w:sz="0" w:space="0" w:color="auto"/>
                <w:bottom w:val="none" w:sz="0" w:space="0" w:color="auto"/>
                <w:right w:val="none" w:sz="0" w:space="0" w:color="auto"/>
              </w:divBdr>
            </w:div>
            <w:div w:id="1575164059">
              <w:marLeft w:val="0"/>
              <w:marRight w:val="0"/>
              <w:marTop w:val="0"/>
              <w:marBottom w:val="0"/>
              <w:divBdr>
                <w:top w:val="none" w:sz="0" w:space="0" w:color="auto"/>
                <w:left w:val="none" w:sz="0" w:space="0" w:color="auto"/>
                <w:bottom w:val="none" w:sz="0" w:space="0" w:color="auto"/>
                <w:right w:val="none" w:sz="0" w:space="0" w:color="auto"/>
              </w:divBdr>
            </w:div>
            <w:div w:id="1575510288">
              <w:marLeft w:val="0"/>
              <w:marRight w:val="0"/>
              <w:marTop w:val="0"/>
              <w:marBottom w:val="0"/>
              <w:divBdr>
                <w:top w:val="none" w:sz="0" w:space="0" w:color="auto"/>
                <w:left w:val="none" w:sz="0" w:space="0" w:color="auto"/>
                <w:bottom w:val="none" w:sz="0" w:space="0" w:color="auto"/>
                <w:right w:val="none" w:sz="0" w:space="0" w:color="auto"/>
              </w:divBdr>
            </w:div>
            <w:div w:id="1575778715">
              <w:marLeft w:val="0"/>
              <w:marRight w:val="0"/>
              <w:marTop w:val="0"/>
              <w:marBottom w:val="0"/>
              <w:divBdr>
                <w:top w:val="none" w:sz="0" w:space="0" w:color="auto"/>
                <w:left w:val="none" w:sz="0" w:space="0" w:color="auto"/>
                <w:bottom w:val="none" w:sz="0" w:space="0" w:color="auto"/>
                <w:right w:val="none" w:sz="0" w:space="0" w:color="auto"/>
              </w:divBdr>
            </w:div>
            <w:div w:id="1579170540">
              <w:marLeft w:val="0"/>
              <w:marRight w:val="0"/>
              <w:marTop w:val="360"/>
              <w:marBottom w:val="0"/>
              <w:divBdr>
                <w:top w:val="single" w:sz="6" w:space="0" w:color="auto"/>
                <w:left w:val="single" w:sz="6" w:space="0" w:color="auto"/>
                <w:bottom w:val="single" w:sz="6" w:space="0" w:color="auto"/>
                <w:right w:val="single" w:sz="6" w:space="0" w:color="auto"/>
              </w:divBdr>
            </w:div>
            <w:div w:id="1580478804">
              <w:marLeft w:val="0"/>
              <w:marRight w:val="0"/>
              <w:marTop w:val="0"/>
              <w:marBottom w:val="0"/>
              <w:divBdr>
                <w:top w:val="none" w:sz="0" w:space="0" w:color="auto"/>
                <w:left w:val="none" w:sz="0" w:space="0" w:color="auto"/>
                <w:bottom w:val="none" w:sz="0" w:space="0" w:color="auto"/>
                <w:right w:val="none" w:sz="0" w:space="0" w:color="auto"/>
              </w:divBdr>
            </w:div>
            <w:div w:id="1581333507">
              <w:marLeft w:val="0"/>
              <w:marRight w:val="0"/>
              <w:marTop w:val="0"/>
              <w:marBottom w:val="0"/>
              <w:divBdr>
                <w:top w:val="none" w:sz="0" w:space="0" w:color="auto"/>
                <w:left w:val="none" w:sz="0" w:space="0" w:color="auto"/>
                <w:bottom w:val="none" w:sz="0" w:space="0" w:color="auto"/>
                <w:right w:val="none" w:sz="0" w:space="0" w:color="auto"/>
              </w:divBdr>
            </w:div>
            <w:div w:id="1583683806">
              <w:marLeft w:val="0"/>
              <w:marRight w:val="0"/>
              <w:marTop w:val="0"/>
              <w:marBottom w:val="0"/>
              <w:divBdr>
                <w:top w:val="none" w:sz="0" w:space="0" w:color="auto"/>
                <w:left w:val="none" w:sz="0" w:space="0" w:color="auto"/>
                <w:bottom w:val="none" w:sz="0" w:space="0" w:color="auto"/>
                <w:right w:val="none" w:sz="0" w:space="0" w:color="auto"/>
              </w:divBdr>
            </w:div>
            <w:div w:id="1586063477">
              <w:marLeft w:val="0"/>
              <w:marRight w:val="0"/>
              <w:marTop w:val="0"/>
              <w:marBottom w:val="0"/>
              <w:divBdr>
                <w:top w:val="none" w:sz="0" w:space="0" w:color="auto"/>
                <w:left w:val="none" w:sz="0" w:space="0" w:color="auto"/>
                <w:bottom w:val="none" w:sz="0" w:space="0" w:color="auto"/>
                <w:right w:val="none" w:sz="0" w:space="0" w:color="auto"/>
              </w:divBdr>
            </w:div>
            <w:div w:id="1586961135">
              <w:marLeft w:val="0"/>
              <w:marRight w:val="0"/>
              <w:marTop w:val="0"/>
              <w:marBottom w:val="0"/>
              <w:divBdr>
                <w:top w:val="none" w:sz="0" w:space="0" w:color="auto"/>
                <w:left w:val="none" w:sz="0" w:space="0" w:color="auto"/>
                <w:bottom w:val="none" w:sz="0" w:space="0" w:color="auto"/>
                <w:right w:val="none" w:sz="0" w:space="0" w:color="auto"/>
              </w:divBdr>
            </w:div>
            <w:div w:id="1588034131">
              <w:marLeft w:val="0"/>
              <w:marRight w:val="0"/>
              <w:marTop w:val="0"/>
              <w:marBottom w:val="0"/>
              <w:divBdr>
                <w:top w:val="none" w:sz="0" w:space="0" w:color="auto"/>
                <w:left w:val="none" w:sz="0" w:space="0" w:color="auto"/>
                <w:bottom w:val="none" w:sz="0" w:space="0" w:color="auto"/>
                <w:right w:val="none" w:sz="0" w:space="0" w:color="auto"/>
              </w:divBdr>
            </w:div>
            <w:div w:id="1588224090">
              <w:marLeft w:val="0"/>
              <w:marRight w:val="0"/>
              <w:marTop w:val="0"/>
              <w:marBottom w:val="0"/>
              <w:divBdr>
                <w:top w:val="none" w:sz="0" w:space="0" w:color="auto"/>
                <w:left w:val="none" w:sz="0" w:space="0" w:color="auto"/>
                <w:bottom w:val="none" w:sz="0" w:space="0" w:color="auto"/>
                <w:right w:val="none" w:sz="0" w:space="0" w:color="auto"/>
              </w:divBdr>
            </w:div>
            <w:div w:id="1588996207">
              <w:marLeft w:val="0"/>
              <w:marRight w:val="0"/>
              <w:marTop w:val="0"/>
              <w:marBottom w:val="0"/>
              <w:divBdr>
                <w:top w:val="none" w:sz="0" w:space="0" w:color="auto"/>
                <w:left w:val="none" w:sz="0" w:space="0" w:color="auto"/>
                <w:bottom w:val="none" w:sz="0" w:space="0" w:color="auto"/>
                <w:right w:val="none" w:sz="0" w:space="0" w:color="auto"/>
              </w:divBdr>
            </w:div>
            <w:div w:id="1591544230">
              <w:marLeft w:val="0"/>
              <w:marRight w:val="0"/>
              <w:marTop w:val="0"/>
              <w:marBottom w:val="0"/>
              <w:divBdr>
                <w:top w:val="none" w:sz="0" w:space="0" w:color="auto"/>
                <w:left w:val="none" w:sz="0" w:space="0" w:color="auto"/>
                <w:bottom w:val="none" w:sz="0" w:space="0" w:color="auto"/>
                <w:right w:val="none" w:sz="0" w:space="0" w:color="auto"/>
              </w:divBdr>
            </w:div>
            <w:div w:id="1593128017">
              <w:marLeft w:val="0"/>
              <w:marRight w:val="0"/>
              <w:marTop w:val="0"/>
              <w:marBottom w:val="0"/>
              <w:divBdr>
                <w:top w:val="none" w:sz="0" w:space="0" w:color="auto"/>
                <w:left w:val="none" w:sz="0" w:space="0" w:color="auto"/>
                <w:bottom w:val="none" w:sz="0" w:space="0" w:color="auto"/>
                <w:right w:val="none" w:sz="0" w:space="0" w:color="auto"/>
              </w:divBdr>
            </w:div>
            <w:div w:id="1593666207">
              <w:marLeft w:val="0"/>
              <w:marRight w:val="0"/>
              <w:marTop w:val="0"/>
              <w:marBottom w:val="0"/>
              <w:divBdr>
                <w:top w:val="none" w:sz="0" w:space="0" w:color="auto"/>
                <w:left w:val="none" w:sz="0" w:space="0" w:color="auto"/>
                <w:bottom w:val="none" w:sz="0" w:space="0" w:color="auto"/>
                <w:right w:val="none" w:sz="0" w:space="0" w:color="auto"/>
              </w:divBdr>
            </w:div>
            <w:div w:id="1595624513">
              <w:marLeft w:val="0"/>
              <w:marRight w:val="0"/>
              <w:marTop w:val="0"/>
              <w:marBottom w:val="0"/>
              <w:divBdr>
                <w:top w:val="none" w:sz="0" w:space="0" w:color="auto"/>
                <w:left w:val="none" w:sz="0" w:space="0" w:color="auto"/>
                <w:bottom w:val="none" w:sz="0" w:space="0" w:color="auto"/>
                <w:right w:val="none" w:sz="0" w:space="0" w:color="auto"/>
              </w:divBdr>
            </w:div>
            <w:div w:id="1595699846">
              <w:marLeft w:val="0"/>
              <w:marRight w:val="0"/>
              <w:marTop w:val="0"/>
              <w:marBottom w:val="0"/>
              <w:divBdr>
                <w:top w:val="none" w:sz="0" w:space="0" w:color="auto"/>
                <w:left w:val="none" w:sz="0" w:space="0" w:color="auto"/>
                <w:bottom w:val="none" w:sz="0" w:space="0" w:color="auto"/>
                <w:right w:val="none" w:sz="0" w:space="0" w:color="auto"/>
              </w:divBdr>
            </w:div>
            <w:div w:id="1596670634">
              <w:marLeft w:val="0"/>
              <w:marRight w:val="0"/>
              <w:marTop w:val="0"/>
              <w:marBottom w:val="0"/>
              <w:divBdr>
                <w:top w:val="none" w:sz="0" w:space="0" w:color="auto"/>
                <w:left w:val="none" w:sz="0" w:space="0" w:color="auto"/>
                <w:bottom w:val="none" w:sz="0" w:space="0" w:color="auto"/>
                <w:right w:val="none" w:sz="0" w:space="0" w:color="auto"/>
              </w:divBdr>
            </w:div>
            <w:div w:id="1599755678">
              <w:marLeft w:val="0"/>
              <w:marRight w:val="0"/>
              <w:marTop w:val="0"/>
              <w:marBottom w:val="0"/>
              <w:divBdr>
                <w:top w:val="none" w:sz="0" w:space="0" w:color="auto"/>
                <w:left w:val="none" w:sz="0" w:space="0" w:color="auto"/>
                <w:bottom w:val="none" w:sz="0" w:space="0" w:color="auto"/>
                <w:right w:val="none" w:sz="0" w:space="0" w:color="auto"/>
              </w:divBdr>
            </w:div>
            <w:div w:id="1601141944">
              <w:marLeft w:val="0"/>
              <w:marRight w:val="0"/>
              <w:marTop w:val="0"/>
              <w:marBottom w:val="0"/>
              <w:divBdr>
                <w:top w:val="none" w:sz="0" w:space="0" w:color="auto"/>
                <w:left w:val="none" w:sz="0" w:space="0" w:color="auto"/>
                <w:bottom w:val="none" w:sz="0" w:space="0" w:color="auto"/>
                <w:right w:val="none" w:sz="0" w:space="0" w:color="auto"/>
              </w:divBdr>
            </w:div>
            <w:div w:id="1601332806">
              <w:marLeft w:val="0"/>
              <w:marRight w:val="0"/>
              <w:marTop w:val="0"/>
              <w:marBottom w:val="0"/>
              <w:divBdr>
                <w:top w:val="none" w:sz="0" w:space="0" w:color="auto"/>
                <w:left w:val="none" w:sz="0" w:space="0" w:color="auto"/>
                <w:bottom w:val="none" w:sz="0" w:space="0" w:color="auto"/>
                <w:right w:val="none" w:sz="0" w:space="0" w:color="auto"/>
              </w:divBdr>
            </w:div>
            <w:div w:id="1603953094">
              <w:marLeft w:val="0"/>
              <w:marRight w:val="0"/>
              <w:marTop w:val="0"/>
              <w:marBottom w:val="0"/>
              <w:divBdr>
                <w:top w:val="none" w:sz="0" w:space="0" w:color="auto"/>
                <w:left w:val="none" w:sz="0" w:space="0" w:color="auto"/>
                <w:bottom w:val="none" w:sz="0" w:space="0" w:color="auto"/>
                <w:right w:val="none" w:sz="0" w:space="0" w:color="auto"/>
              </w:divBdr>
            </w:div>
            <w:div w:id="1607928659">
              <w:marLeft w:val="0"/>
              <w:marRight w:val="0"/>
              <w:marTop w:val="0"/>
              <w:marBottom w:val="0"/>
              <w:divBdr>
                <w:top w:val="none" w:sz="0" w:space="0" w:color="auto"/>
                <w:left w:val="none" w:sz="0" w:space="0" w:color="auto"/>
                <w:bottom w:val="none" w:sz="0" w:space="0" w:color="auto"/>
                <w:right w:val="none" w:sz="0" w:space="0" w:color="auto"/>
              </w:divBdr>
            </w:div>
            <w:div w:id="1610700894">
              <w:marLeft w:val="0"/>
              <w:marRight w:val="0"/>
              <w:marTop w:val="0"/>
              <w:marBottom w:val="0"/>
              <w:divBdr>
                <w:top w:val="none" w:sz="0" w:space="0" w:color="auto"/>
                <w:left w:val="none" w:sz="0" w:space="0" w:color="auto"/>
                <w:bottom w:val="none" w:sz="0" w:space="0" w:color="auto"/>
                <w:right w:val="none" w:sz="0" w:space="0" w:color="auto"/>
              </w:divBdr>
            </w:div>
            <w:div w:id="1612054883">
              <w:marLeft w:val="0"/>
              <w:marRight w:val="0"/>
              <w:marTop w:val="0"/>
              <w:marBottom w:val="0"/>
              <w:divBdr>
                <w:top w:val="none" w:sz="0" w:space="0" w:color="auto"/>
                <w:left w:val="none" w:sz="0" w:space="0" w:color="auto"/>
                <w:bottom w:val="none" w:sz="0" w:space="0" w:color="auto"/>
                <w:right w:val="none" w:sz="0" w:space="0" w:color="auto"/>
              </w:divBdr>
            </w:div>
            <w:div w:id="1612397307">
              <w:marLeft w:val="0"/>
              <w:marRight w:val="0"/>
              <w:marTop w:val="0"/>
              <w:marBottom w:val="0"/>
              <w:divBdr>
                <w:top w:val="none" w:sz="0" w:space="0" w:color="auto"/>
                <w:left w:val="none" w:sz="0" w:space="0" w:color="auto"/>
                <w:bottom w:val="none" w:sz="0" w:space="0" w:color="auto"/>
                <w:right w:val="none" w:sz="0" w:space="0" w:color="auto"/>
              </w:divBdr>
            </w:div>
            <w:div w:id="1616520297">
              <w:marLeft w:val="0"/>
              <w:marRight w:val="0"/>
              <w:marTop w:val="0"/>
              <w:marBottom w:val="0"/>
              <w:divBdr>
                <w:top w:val="none" w:sz="0" w:space="0" w:color="auto"/>
                <w:left w:val="none" w:sz="0" w:space="0" w:color="auto"/>
                <w:bottom w:val="none" w:sz="0" w:space="0" w:color="auto"/>
                <w:right w:val="none" w:sz="0" w:space="0" w:color="auto"/>
              </w:divBdr>
            </w:div>
            <w:div w:id="1616911634">
              <w:marLeft w:val="0"/>
              <w:marRight w:val="0"/>
              <w:marTop w:val="0"/>
              <w:marBottom w:val="0"/>
              <w:divBdr>
                <w:top w:val="none" w:sz="0" w:space="0" w:color="auto"/>
                <w:left w:val="none" w:sz="0" w:space="0" w:color="auto"/>
                <w:bottom w:val="none" w:sz="0" w:space="0" w:color="auto"/>
                <w:right w:val="none" w:sz="0" w:space="0" w:color="auto"/>
              </w:divBdr>
            </w:div>
            <w:div w:id="1619096625">
              <w:marLeft w:val="0"/>
              <w:marRight w:val="0"/>
              <w:marTop w:val="0"/>
              <w:marBottom w:val="0"/>
              <w:divBdr>
                <w:top w:val="none" w:sz="0" w:space="0" w:color="auto"/>
                <w:left w:val="none" w:sz="0" w:space="0" w:color="auto"/>
                <w:bottom w:val="none" w:sz="0" w:space="0" w:color="auto"/>
                <w:right w:val="none" w:sz="0" w:space="0" w:color="auto"/>
              </w:divBdr>
              <w:divsChild>
                <w:div w:id="4288211">
                  <w:marLeft w:val="0"/>
                  <w:marRight w:val="0"/>
                  <w:marTop w:val="0"/>
                  <w:marBottom w:val="0"/>
                  <w:divBdr>
                    <w:top w:val="none" w:sz="0" w:space="0" w:color="auto"/>
                    <w:left w:val="none" w:sz="0" w:space="0" w:color="auto"/>
                    <w:bottom w:val="none" w:sz="0" w:space="0" w:color="auto"/>
                    <w:right w:val="none" w:sz="0" w:space="0" w:color="auto"/>
                  </w:divBdr>
                </w:div>
                <w:div w:id="53897705">
                  <w:marLeft w:val="0"/>
                  <w:marRight w:val="0"/>
                  <w:marTop w:val="0"/>
                  <w:marBottom w:val="0"/>
                  <w:divBdr>
                    <w:top w:val="none" w:sz="0" w:space="0" w:color="auto"/>
                    <w:left w:val="none" w:sz="0" w:space="0" w:color="auto"/>
                    <w:bottom w:val="none" w:sz="0" w:space="0" w:color="auto"/>
                    <w:right w:val="none" w:sz="0" w:space="0" w:color="auto"/>
                  </w:divBdr>
                </w:div>
                <w:div w:id="57947986">
                  <w:marLeft w:val="0"/>
                  <w:marRight w:val="0"/>
                  <w:marTop w:val="0"/>
                  <w:marBottom w:val="0"/>
                  <w:divBdr>
                    <w:top w:val="none" w:sz="0" w:space="0" w:color="auto"/>
                    <w:left w:val="none" w:sz="0" w:space="0" w:color="auto"/>
                    <w:bottom w:val="none" w:sz="0" w:space="0" w:color="auto"/>
                    <w:right w:val="none" w:sz="0" w:space="0" w:color="auto"/>
                  </w:divBdr>
                </w:div>
                <w:div w:id="80689697">
                  <w:marLeft w:val="0"/>
                  <w:marRight w:val="0"/>
                  <w:marTop w:val="0"/>
                  <w:marBottom w:val="0"/>
                  <w:divBdr>
                    <w:top w:val="none" w:sz="0" w:space="0" w:color="auto"/>
                    <w:left w:val="none" w:sz="0" w:space="0" w:color="auto"/>
                    <w:bottom w:val="none" w:sz="0" w:space="0" w:color="auto"/>
                    <w:right w:val="none" w:sz="0" w:space="0" w:color="auto"/>
                  </w:divBdr>
                </w:div>
                <w:div w:id="127940819">
                  <w:marLeft w:val="0"/>
                  <w:marRight w:val="0"/>
                  <w:marTop w:val="0"/>
                  <w:marBottom w:val="0"/>
                  <w:divBdr>
                    <w:top w:val="none" w:sz="0" w:space="0" w:color="auto"/>
                    <w:left w:val="none" w:sz="0" w:space="0" w:color="auto"/>
                    <w:bottom w:val="none" w:sz="0" w:space="0" w:color="auto"/>
                    <w:right w:val="none" w:sz="0" w:space="0" w:color="auto"/>
                  </w:divBdr>
                </w:div>
                <w:div w:id="153224267">
                  <w:marLeft w:val="0"/>
                  <w:marRight w:val="0"/>
                  <w:marTop w:val="0"/>
                  <w:marBottom w:val="0"/>
                  <w:divBdr>
                    <w:top w:val="none" w:sz="0" w:space="0" w:color="auto"/>
                    <w:left w:val="none" w:sz="0" w:space="0" w:color="auto"/>
                    <w:bottom w:val="none" w:sz="0" w:space="0" w:color="auto"/>
                    <w:right w:val="none" w:sz="0" w:space="0" w:color="auto"/>
                  </w:divBdr>
                </w:div>
                <w:div w:id="174461834">
                  <w:marLeft w:val="0"/>
                  <w:marRight w:val="0"/>
                  <w:marTop w:val="0"/>
                  <w:marBottom w:val="0"/>
                  <w:divBdr>
                    <w:top w:val="none" w:sz="0" w:space="0" w:color="auto"/>
                    <w:left w:val="none" w:sz="0" w:space="0" w:color="auto"/>
                    <w:bottom w:val="none" w:sz="0" w:space="0" w:color="auto"/>
                    <w:right w:val="none" w:sz="0" w:space="0" w:color="auto"/>
                  </w:divBdr>
                </w:div>
                <w:div w:id="194461845">
                  <w:marLeft w:val="0"/>
                  <w:marRight w:val="0"/>
                  <w:marTop w:val="0"/>
                  <w:marBottom w:val="0"/>
                  <w:divBdr>
                    <w:top w:val="none" w:sz="0" w:space="0" w:color="auto"/>
                    <w:left w:val="none" w:sz="0" w:space="0" w:color="auto"/>
                    <w:bottom w:val="none" w:sz="0" w:space="0" w:color="auto"/>
                    <w:right w:val="none" w:sz="0" w:space="0" w:color="auto"/>
                  </w:divBdr>
                </w:div>
                <w:div w:id="214977311">
                  <w:marLeft w:val="0"/>
                  <w:marRight w:val="0"/>
                  <w:marTop w:val="0"/>
                  <w:marBottom w:val="0"/>
                  <w:divBdr>
                    <w:top w:val="none" w:sz="0" w:space="0" w:color="auto"/>
                    <w:left w:val="none" w:sz="0" w:space="0" w:color="auto"/>
                    <w:bottom w:val="none" w:sz="0" w:space="0" w:color="auto"/>
                    <w:right w:val="none" w:sz="0" w:space="0" w:color="auto"/>
                  </w:divBdr>
                </w:div>
                <w:div w:id="224073504">
                  <w:marLeft w:val="0"/>
                  <w:marRight w:val="0"/>
                  <w:marTop w:val="0"/>
                  <w:marBottom w:val="0"/>
                  <w:divBdr>
                    <w:top w:val="none" w:sz="0" w:space="0" w:color="auto"/>
                    <w:left w:val="none" w:sz="0" w:space="0" w:color="auto"/>
                    <w:bottom w:val="none" w:sz="0" w:space="0" w:color="auto"/>
                    <w:right w:val="none" w:sz="0" w:space="0" w:color="auto"/>
                  </w:divBdr>
                </w:div>
                <w:div w:id="240527661">
                  <w:marLeft w:val="0"/>
                  <w:marRight w:val="0"/>
                  <w:marTop w:val="0"/>
                  <w:marBottom w:val="0"/>
                  <w:divBdr>
                    <w:top w:val="none" w:sz="0" w:space="0" w:color="auto"/>
                    <w:left w:val="none" w:sz="0" w:space="0" w:color="auto"/>
                    <w:bottom w:val="none" w:sz="0" w:space="0" w:color="auto"/>
                    <w:right w:val="none" w:sz="0" w:space="0" w:color="auto"/>
                  </w:divBdr>
                </w:div>
                <w:div w:id="241915564">
                  <w:marLeft w:val="0"/>
                  <w:marRight w:val="0"/>
                  <w:marTop w:val="0"/>
                  <w:marBottom w:val="0"/>
                  <w:divBdr>
                    <w:top w:val="none" w:sz="0" w:space="0" w:color="auto"/>
                    <w:left w:val="none" w:sz="0" w:space="0" w:color="auto"/>
                    <w:bottom w:val="none" w:sz="0" w:space="0" w:color="auto"/>
                    <w:right w:val="none" w:sz="0" w:space="0" w:color="auto"/>
                  </w:divBdr>
                </w:div>
                <w:div w:id="271524166">
                  <w:marLeft w:val="0"/>
                  <w:marRight w:val="0"/>
                  <w:marTop w:val="0"/>
                  <w:marBottom w:val="0"/>
                  <w:divBdr>
                    <w:top w:val="none" w:sz="0" w:space="0" w:color="auto"/>
                    <w:left w:val="none" w:sz="0" w:space="0" w:color="auto"/>
                    <w:bottom w:val="none" w:sz="0" w:space="0" w:color="auto"/>
                    <w:right w:val="none" w:sz="0" w:space="0" w:color="auto"/>
                  </w:divBdr>
                </w:div>
                <w:div w:id="316106938">
                  <w:marLeft w:val="0"/>
                  <w:marRight w:val="0"/>
                  <w:marTop w:val="0"/>
                  <w:marBottom w:val="0"/>
                  <w:divBdr>
                    <w:top w:val="none" w:sz="0" w:space="0" w:color="auto"/>
                    <w:left w:val="none" w:sz="0" w:space="0" w:color="auto"/>
                    <w:bottom w:val="none" w:sz="0" w:space="0" w:color="auto"/>
                    <w:right w:val="none" w:sz="0" w:space="0" w:color="auto"/>
                  </w:divBdr>
                </w:div>
                <w:div w:id="334116710">
                  <w:marLeft w:val="0"/>
                  <w:marRight w:val="0"/>
                  <w:marTop w:val="0"/>
                  <w:marBottom w:val="0"/>
                  <w:divBdr>
                    <w:top w:val="none" w:sz="0" w:space="0" w:color="auto"/>
                    <w:left w:val="none" w:sz="0" w:space="0" w:color="auto"/>
                    <w:bottom w:val="none" w:sz="0" w:space="0" w:color="auto"/>
                    <w:right w:val="none" w:sz="0" w:space="0" w:color="auto"/>
                  </w:divBdr>
                </w:div>
                <w:div w:id="397099768">
                  <w:marLeft w:val="0"/>
                  <w:marRight w:val="0"/>
                  <w:marTop w:val="0"/>
                  <w:marBottom w:val="0"/>
                  <w:divBdr>
                    <w:top w:val="none" w:sz="0" w:space="0" w:color="auto"/>
                    <w:left w:val="none" w:sz="0" w:space="0" w:color="auto"/>
                    <w:bottom w:val="none" w:sz="0" w:space="0" w:color="auto"/>
                    <w:right w:val="none" w:sz="0" w:space="0" w:color="auto"/>
                  </w:divBdr>
                </w:div>
                <w:div w:id="427242055">
                  <w:marLeft w:val="0"/>
                  <w:marRight w:val="0"/>
                  <w:marTop w:val="0"/>
                  <w:marBottom w:val="0"/>
                  <w:divBdr>
                    <w:top w:val="none" w:sz="0" w:space="0" w:color="auto"/>
                    <w:left w:val="none" w:sz="0" w:space="0" w:color="auto"/>
                    <w:bottom w:val="none" w:sz="0" w:space="0" w:color="auto"/>
                    <w:right w:val="none" w:sz="0" w:space="0" w:color="auto"/>
                  </w:divBdr>
                </w:div>
                <w:div w:id="429662768">
                  <w:marLeft w:val="0"/>
                  <w:marRight w:val="0"/>
                  <w:marTop w:val="0"/>
                  <w:marBottom w:val="0"/>
                  <w:divBdr>
                    <w:top w:val="none" w:sz="0" w:space="0" w:color="auto"/>
                    <w:left w:val="none" w:sz="0" w:space="0" w:color="auto"/>
                    <w:bottom w:val="none" w:sz="0" w:space="0" w:color="auto"/>
                    <w:right w:val="none" w:sz="0" w:space="0" w:color="auto"/>
                  </w:divBdr>
                </w:div>
                <w:div w:id="466973347">
                  <w:marLeft w:val="0"/>
                  <w:marRight w:val="0"/>
                  <w:marTop w:val="0"/>
                  <w:marBottom w:val="0"/>
                  <w:divBdr>
                    <w:top w:val="none" w:sz="0" w:space="0" w:color="auto"/>
                    <w:left w:val="none" w:sz="0" w:space="0" w:color="auto"/>
                    <w:bottom w:val="none" w:sz="0" w:space="0" w:color="auto"/>
                    <w:right w:val="none" w:sz="0" w:space="0" w:color="auto"/>
                  </w:divBdr>
                </w:div>
                <w:div w:id="496000577">
                  <w:marLeft w:val="0"/>
                  <w:marRight w:val="0"/>
                  <w:marTop w:val="0"/>
                  <w:marBottom w:val="0"/>
                  <w:divBdr>
                    <w:top w:val="none" w:sz="0" w:space="0" w:color="auto"/>
                    <w:left w:val="none" w:sz="0" w:space="0" w:color="auto"/>
                    <w:bottom w:val="none" w:sz="0" w:space="0" w:color="auto"/>
                    <w:right w:val="none" w:sz="0" w:space="0" w:color="auto"/>
                  </w:divBdr>
                </w:div>
                <w:div w:id="518853048">
                  <w:marLeft w:val="0"/>
                  <w:marRight w:val="0"/>
                  <w:marTop w:val="0"/>
                  <w:marBottom w:val="0"/>
                  <w:divBdr>
                    <w:top w:val="none" w:sz="0" w:space="0" w:color="auto"/>
                    <w:left w:val="none" w:sz="0" w:space="0" w:color="auto"/>
                    <w:bottom w:val="none" w:sz="0" w:space="0" w:color="auto"/>
                    <w:right w:val="none" w:sz="0" w:space="0" w:color="auto"/>
                  </w:divBdr>
                </w:div>
                <w:div w:id="532427211">
                  <w:marLeft w:val="0"/>
                  <w:marRight w:val="0"/>
                  <w:marTop w:val="0"/>
                  <w:marBottom w:val="0"/>
                  <w:divBdr>
                    <w:top w:val="none" w:sz="0" w:space="0" w:color="auto"/>
                    <w:left w:val="none" w:sz="0" w:space="0" w:color="auto"/>
                    <w:bottom w:val="none" w:sz="0" w:space="0" w:color="auto"/>
                    <w:right w:val="none" w:sz="0" w:space="0" w:color="auto"/>
                  </w:divBdr>
                </w:div>
                <w:div w:id="539704233">
                  <w:marLeft w:val="0"/>
                  <w:marRight w:val="0"/>
                  <w:marTop w:val="0"/>
                  <w:marBottom w:val="0"/>
                  <w:divBdr>
                    <w:top w:val="none" w:sz="0" w:space="0" w:color="auto"/>
                    <w:left w:val="none" w:sz="0" w:space="0" w:color="auto"/>
                    <w:bottom w:val="none" w:sz="0" w:space="0" w:color="auto"/>
                    <w:right w:val="none" w:sz="0" w:space="0" w:color="auto"/>
                  </w:divBdr>
                </w:div>
                <w:div w:id="553658156">
                  <w:marLeft w:val="0"/>
                  <w:marRight w:val="0"/>
                  <w:marTop w:val="0"/>
                  <w:marBottom w:val="0"/>
                  <w:divBdr>
                    <w:top w:val="none" w:sz="0" w:space="0" w:color="auto"/>
                    <w:left w:val="none" w:sz="0" w:space="0" w:color="auto"/>
                    <w:bottom w:val="none" w:sz="0" w:space="0" w:color="auto"/>
                    <w:right w:val="none" w:sz="0" w:space="0" w:color="auto"/>
                  </w:divBdr>
                </w:div>
                <w:div w:id="568617859">
                  <w:marLeft w:val="0"/>
                  <w:marRight w:val="0"/>
                  <w:marTop w:val="0"/>
                  <w:marBottom w:val="0"/>
                  <w:divBdr>
                    <w:top w:val="none" w:sz="0" w:space="0" w:color="auto"/>
                    <w:left w:val="none" w:sz="0" w:space="0" w:color="auto"/>
                    <w:bottom w:val="none" w:sz="0" w:space="0" w:color="auto"/>
                    <w:right w:val="none" w:sz="0" w:space="0" w:color="auto"/>
                  </w:divBdr>
                </w:div>
                <w:div w:id="575093465">
                  <w:marLeft w:val="0"/>
                  <w:marRight w:val="0"/>
                  <w:marTop w:val="0"/>
                  <w:marBottom w:val="0"/>
                  <w:divBdr>
                    <w:top w:val="none" w:sz="0" w:space="0" w:color="auto"/>
                    <w:left w:val="none" w:sz="0" w:space="0" w:color="auto"/>
                    <w:bottom w:val="none" w:sz="0" w:space="0" w:color="auto"/>
                    <w:right w:val="none" w:sz="0" w:space="0" w:color="auto"/>
                  </w:divBdr>
                </w:div>
                <w:div w:id="582300562">
                  <w:marLeft w:val="0"/>
                  <w:marRight w:val="0"/>
                  <w:marTop w:val="0"/>
                  <w:marBottom w:val="0"/>
                  <w:divBdr>
                    <w:top w:val="none" w:sz="0" w:space="0" w:color="auto"/>
                    <w:left w:val="none" w:sz="0" w:space="0" w:color="auto"/>
                    <w:bottom w:val="none" w:sz="0" w:space="0" w:color="auto"/>
                    <w:right w:val="none" w:sz="0" w:space="0" w:color="auto"/>
                  </w:divBdr>
                </w:div>
                <w:div w:id="585115780">
                  <w:marLeft w:val="0"/>
                  <w:marRight w:val="0"/>
                  <w:marTop w:val="0"/>
                  <w:marBottom w:val="0"/>
                  <w:divBdr>
                    <w:top w:val="none" w:sz="0" w:space="0" w:color="auto"/>
                    <w:left w:val="none" w:sz="0" w:space="0" w:color="auto"/>
                    <w:bottom w:val="none" w:sz="0" w:space="0" w:color="auto"/>
                    <w:right w:val="none" w:sz="0" w:space="0" w:color="auto"/>
                  </w:divBdr>
                </w:div>
                <w:div w:id="597176640">
                  <w:marLeft w:val="0"/>
                  <w:marRight w:val="0"/>
                  <w:marTop w:val="0"/>
                  <w:marBottom w:val="0"/>
                  <w:divBdr>
                    <w:top w:val="none" w:sz="0" w:space="0" w:color="auto"/>
                    <w:left w:val="none" w:sz="0" w:space="0" w:color="auto"/>
                    <w:bottom w:val="none" w:sz="0" w:space="0" w:color="auto"/>
                    <w:right w:val="none" w:sz="0" w:space="0" w:color="auto"/>
                  </w:divBdr>
                </w:div>
                <w:div w:id="628365083">
                  <w:marLeft w:val="0"/>
                  <w:marRight w:val="0"/>
                  <w:marTop w:val="0"/>
                  <w:marBottom w:val="0"/>
                  <w:divBdr>
                    <w:top w:val="none" w:sz="0" w:space="0" w:color="auto"/>
                    <w:left w:val="none" w:sz="0" w:space="0" w:color="auto"/>
                    <w:bottom w:val="none" w:sz="0" w:space="0" w:color="auto"/>
                    <w:right w:val="none" w:sz="0" w:space="0" w:color="auto"/>
                  </w:divBdr>
                </w:div>
                <w:div w:id="635835312">
                  <w:marLeft w:val="0"/>
                  <w:marRight w:val="0"/>
                  <w:marTop w:val="0"/>
                  <w:marBottom w:val="0"/>
                  <w:divBdr>
                    <w:top w:val="none" w:sz="0" w:space="0" w:color="auto"/>
                    <w:left w:val="none" w:sz="0" w:space="0" w:color="auto"/>
                    <w:bottom w:val="none" w:sz="0" w:space="0" w:color="auto"/>
                    <w:right w:val="none" w:sz="0" w:space="0" w:color="auto"/>
                  </w:divBdr>
                </w:div>
                <w:div w:id="672755927">
                  <w:marLeft w:val="0"/>
                  <w:marRight w:val="0"/>
                  <w:marTop w:val="0"/>
                  <w:marBottom w:val="0"/>
                  <w:divBdr>
                    <w:top w:val="none" w:sz="0" w:space="0" w:color="auto"/>
                    <w:left w:val="none" w:sz="0" w:space="0" w:color="auto"/>
                    <w:bottom w:val="none" w:sz="0" w:space="0" w:color="auto"/>
                    <w:right w:val="none" w:sz="0" w:space="0" w:color="auto"/>
                  </w:divBdr>
                </w:div>
                <w:div w:id="678895712">
                  <w:marLeft w:val="0"/>
                  <w:marRight w:val="0"/>
                  <w:marTop w:val="0"/>
                  <w:marBottom w:val="0"/>
                  <w:divBdr>
                    <w:top w:val="none" w:sz="0" w:space="0" w:color="auto"/>
                    <w:left w:val="none" w:sz="0" w:space="0" w:color="auto"/>
                    <w:bottom w:val="none" w:sz="0" w:space="0" w:color="auto"/>
                    <w:right w:val="none" w:sz="0" w:space="0" w:color="auto"/>
                  </w:divBdr>
                </w:div>
                <w:div w:id="700858632">
                  <w:marLeft w:val="0"/>
                  <w:marRight w:val="0"/>
                  <w:marTop w:val="0"/>
                  <w:marBottom w:val="0"/>
                  <w:divBdr>
                    <w:top w:val="none" w:sz="0" w:space="0" w:color="auto"/>
                    <w:left w:val="none" w:sz="0" w:space="0" w:color="auto"/>
                    <w:bottom w:val="none" w:sz="0" w:space="0" w:color="auto"/>
                    <w:right w:val="none" w:sz="0" w:space="0" w:color="auto"/>
                  </w:divBdr>
                </w:div>
                <w:div w:id="701175565">
                  <w:marLeft w:val="0"/>
                  <w:marRight w:val="0"/>
                  <w:marTop w:val="0"/>
                  <w:marBottom w:val="0"/>
                  <w:divBdr>
                    <w:top w:val="none" w:sz="0" w:space="0" w:color="auto"/>
                    <w:left w:val="none" w:sz="0" w:space="0" w:color="auto"/>
                    <w:bottom w:val="none" w:sz="0" w:space="0" w:color="auto"/>
                    <w:right w:val="none" w:sz="0" w:space="0" w:color="auto"/>
                  </w:divBdr>
                </w:div>
                <w:div w:id="727457536">
                  <w:marLeft w:val="0"/>
                  <w:marRight w:val="0"/>
                  <w:marTop w:val="0"/>
                  <w:marBottom w:val="0"/>
                  <w:divBdr>
                    <w:top w:val="none" w:sz="0" w:space="0" w:color="auto"/>
                    <w:left w:val="none" w:sz="0" w:space="0" w:color="auto"/>
                    <w:bottom w:val="none" w:sz="0" w:space="0" w:color="auto"/>
                    <w:right w:val="none" w:sz="0" w:space="0" w:color="auto"/>
                  </w:divBdr>
                </w:div>
                <w:div w:id="744768364">
                  <w:marLeft w:val="0"/>
                  <w:marRight w:val="0"/>
                  <w:marTop w:val="0"/>
                  <w:marBottom w:val="0"/>
                  <w:divBdr>
                    <w:top w:val="none" w:sz="0" w:space="0" w:color="auto"/>
                    <w:left w:val="none" w:sz="0" w:space="0" w:color="auto"/>
                    <w:bottom w:val="none" w:sz="0" w:space="0" w:color="auto"/>
                    <w:right w:val="none" w:sz="0" w:space="0" w:color="auto"/>
                  </w:divBdr>
                </w:div>
                <w:div w:id="787504430">
                  <w:marLeft w:val="0"/>
                  <w:marRight w:val="0"/>
                  <w:marTop w:val="0"/>
                  <w:marBottom w:val="0"/>
                  <w:divBdr>
                    <w:top w:val="none" w:sz="0" w:space="0" w:color="auto"/>
                    <w:left w:val="none" w:sz="0" w:space="0" w:color="auto"/>
                    <w:bottom w:val="none" w:sz="0" w:space="0" w:color="auto"/>
                    <w:right w:val="none" w:sz="0" w:space="0" w:color="auto"/>
                  </w:divBdr>
                </w:div>
                <w:div w:id="795367777">
                  <w:marLeft w:val="0"/>
                  <w:marRight w:val="0"/>
                  <w:marTop w:val="0"/>
                  <w:marBottom w:val="0"/>
                  <w:divBdr>
                    <w:top w:val="none" w:sz="0" w:space="0" w:color="auto"/>
                    <w:left w:val="none" w:sz="0" w:space="0" w:color="auto"/>
                    <w:bottom w:val="none" w:sz="0" w:space="0" w:color="auto"/>
                    <w:right w:val="none" w:sz="0" w:space="0" w:color="auto"/>
                  </w:divBdr>
                </w:div>
                <w:div w:id="828716697">
                  <w:marLeft w:val="0"/>
                  <w:marRight w:val="0"/>
                  <w:marTop w:val="0"/>
                  <w:marBottom w:val="0"/>
                  <w:divBdr>
                    <w:top w:val="none" w:sz="0" w:space="0" w:color="auto"/>
                    <w:left w:val="none" w:sz="0" w:space="0" w:color="auto"/>
                    <w:bottom w:val="none" w:sz="0" w:space="0" w:color="auto"/>
                    <w:right w:val="none" w:sz="0" w:space="0" w:color="auto"/>
                  </w:divBdr>
                </w:div>
                <w:div w:id="835347063">
                  <w:marLeft w:val="0"/>
                  <w:marRight w:val="0"/>
                  <w:marTop w:val="0"/>
                  <w:marBottom w:val="0"/>
                  <w:divBdr>
                    <w:top w:val="none" w:sz="0" w:space="0" w:color="auto"/>
                    <w:left w:val="none" w:sz="0" w:space="0" w:color="auto"/>
                    <w:bottom w:val="none" w:sz="0" w:space="0" w:color="auto"/>
                    <w:right w:val="none" w:sz="0" w:space="0" w:color="auto"/>
                  </w:divBdr>
                </w:div>
                <w:div w:id="878515422">
                  <w:marLeft w:val="0"/>
                  <w:marRight w:val="0"/>
                  <w:marTop w:val="0"/>
                  <w:marBottom w:val="0"/>
                  <w:divBdr>
                    <w:top w:val="none" w:sz="0" w:space="0" w:color="auto"/>
                    <w:left w:val="none" w:sz="0" w:space="0" w:color="auto"/>
                    <w:bottom w:val="none" w:sz="0" w:space="0" w:color="auto"/>
                    <w:right w:val="none" w:sz="0" w:space="0" w:color="auto"/>
                  </w:divBdr>
                </w:div>
                <w:div w:id="993025888">
                  <w:marLeft w:val="0"/>
                  <w:marRight w:val="0"/>
                  <w:marTop w:val="0"/>
                  <w:marBottom w:val="0"/>
                  <w:divBdr>
                    <w:top w:val="none" w:sz="0" w:space="0" w:color="auto"/>
                    <w:left w:val="none" w:sz="0" w:space="0" w:color="auto"/>
                    <w:bottom w:val="none" w:sz="0" w:space="0" w:color="auto"/>
                    <w:right w:val="none" w:sz="0" w:space="0" w:color="auto"/>
                  </w:divBdr>
                </w:div>
                <w:div w:id="1037463280">
                  <w:marLeft w:val="0"/>
                  <w:marRight w:val="0"/>
                  <w:marTop w:val="0"/>
                  <w:marBottom w:val="0"/>
                  <w:divBdr>
                    <w:top w:val="none" w:sz="0" w:space="0" w:color="auto"/>
                    <w:left w:val="none" w:sz="0" w:space="0" w:color="auto"/>
                    <w:bottom w:val="none" w:sz="0" w:space="0" w:color="auto"/>
                    <w:right w:val="none" w:sz="0" w:space="0" w:color="auto"/>
                  </w:divBdr>
                </w:div>
                <w:div w:id="1038093170">
                  <w:marLeft w:val="0"/>
                  <w:marRight w:val="0"/>
                  <w:marTop w:val="0"/>
                  <w:marBottom w:val="0"/>
                  <w:divBdr>
                    <w:top w:val="none" w:sz="0" w:space="0" w:color="auto"/>
                    <w:left w:val="none" w:sz="0" w:space="0" w:color="auto"/>
                    <w:bottom w:val="none" w:sz="0" w:space="0" w:color="auto"/>
                    <w:right w:val="none" w:sz="0" w:space="0" w:color="auto"/>
                  </w:divBdr>
                </w:div>
                <w:div w:id="1042172156">
                  <w:marLeft w:val="0"/>
                  <w:marRight w:val="0"/>
                  <w:marTop w:val="0"/>
                  <w:marBottom w:val="0"/>
                  <w:divBdr>
                    <w:top w:val="none" w:sz="0" w:space="0" w:color="auto"/>
                    <w:left w:val="none" w:sz="0" w:space="0" w:color="auto"/>
                    <w:bottom w:val="none" w:sz="0" w:space="0" w:color="auto"/>
                    <w:right w:val="none" w:sz="0" w:space="0" w:color="auto"/>
                  </w:divBdr>
                </w:div>
                <w:div w:id="1072238241">
                  <w:marLeft w:val="0"/>
                  <w:marRight w:val="0"/>
                  <w:marTop w:val="0"/>
                  <w:marBottom w:val="0"/>
                  <w:divBdr>
                    <w:top w:val="none" w:sz="0" w:space="0" w:color="auto"/>
                    <w:left w:val="none" w:sz="0" w:space="0" w:color="auto"/>
                    <w:bottom w:val="none" w:sz="0" w:space="0" w:color="auto"/>
                    <w:right w:val="none" w:sz="0" w:space="0" w:color="auto"/>
                  </w:divBdr>
                </w:div>
                <w:div w:id="1073505759">
                  <w:marLeft w:val="0"/>
                  <w:marRight w:val="0"/>
                  <w:marTop w:val="0"/>
                  <w:marBottom w:val="0"/>
                  <w:divBdr>
                    <w:top w:val="none" w:sz="0" w:space="0" w:color="auto"/>
                    <w:left w:val="none" w:sz="0" w:space="0" w:color="auto"/>
                    <w:bottom w:val="none" w:sz="0" w:space="0" w:color="auto"/>
                    <w:right w:val="none" w:sz="0" w:space="0" w:color="auto"/>
                  </w:divBdr>
                </w:div>
                <w:div w:id="1077440300">
                  <w:marLeft w:val="0"/>
                  <w:marRight w:val="0"/>
                  <w:marTop w:val="0"/>
                  <w:marBottom w:val="0"/>
                  <w:divBdr>
                    <w:top w:val="none" w:sz="0" w:space="0" w:color="auto"/>
                    <w:left w:val="none" w:sz="0" w:space="0" w:color="auto"/>
                    <w:bottom w:val="none" w:sz="0" w:space="0" w:color="auto"/>
                    <w:right w:val="none" w:sz="0" w:space="0" w:color="auto"/>
                  </w:divBdr>
                </w:div>
                <w:div w:id="1164198248">
                  <w:marLeft w:val="0"/>
                  <w:marRight w:val="0"/>
                  <w:marTop w:val="0"/>
                  <w:marBottom w:val="0"/>
                  <w:divBdr>
                    <w:top w:val="none" w:sz="0" w:space="0" w:color="auto"/>
                    <w:left w:val="none" w:sz="0" w:space="0" w:color="auto"/>
                    <w:bottom w:val="none" w:sz="0" w:space="0" w:color="auto"/>
                    <w:right w:val="none" w:sz="0" w:space="0" w:color="auto"/>
                  </w:divBdr>
                </w:div>
                <w:div w:id="1180126007">
                  <w:marLeft w:val="0"/>
                  <w:marRight w:val="0"/>
                  <w:marTop w:val="0"/>
                  <w:marBottom w:val="0"/>
                  <w:divBdr>
                    <w:top w:val="none" w:sz="0" w:space="0" w:color="auto"/>
                    <w:left w:val="none" w:sz="0" w:space="0" w:color="auto"/>
                    <w:bottom w:val="none" w:sz="0" w:space="0" w:color="auto"/>
                    <w:right w:val="none" w:sz="0" w:space="0" w:color="auto"/>
                  </w:divBdr>
                </w:div>
                <w:div w:id="1214006474">
                  <w:marLeft w:val="0"/>
                  <w:marRight w:val="0"/>
                  <w:marTop w:val="0"/>
                  <w:marBottom w:val="0"/>
                  <w:divBdr>
                    <w:top w:val="none" w:sz="0" w:space="0" w:color="auto"/>
                    <w:left w:val="none" w:sz="0" w:space="0" w:color="auto"/>
                    <w:bottom w:val="none" w:sz="0" w:space="0" w:color="auto"/>
                    <w:right w:val="none" w:sz="0" w:space="0" w:color="auto"/>
                  </w:divBdr>
                </w:div>
                <w:div w:id="1217861005">
                  <w:marLeft w:val="0"/>
                  <w:marRight w:val="0"/>
                  <w:marTop w:val="0"/>
                  <w:marBottom w:val="0"/>
                  <w:divBdr>
                    <w:top w:val="none" w:sz="0" w:space="0" w:color="auto"/>
                    <w:left w:val="none" w:sz="0" w:space="0" w:color="auto"/>
                    <w:bottom w:val="none" w:sz="0" w:space="0" w:color="auto"/>
                    <w:right w:val="none" w:sz="0" w:space="0" w:color="auto"/>
                  </w:divBdr>
                </w:div>
                <w:div w:id="1237278364">
                  <w:marLeft w:val="0"/>
                  <w:marRight w:val="0"/>
                  <w:marTop w:val="0"/>
                  <w:marBottom w:val="0"/>
                  <w:divBdr>
                    <w:top w:val="none" w:sz="0" w:space="0" w:color="auto"/>
                    <w:left w:val="none" w:sz="0" w:space="0" w:color="auto"/>
                    <w:bottom w:val="none" w:sz="0" w:space="0" w:color="auto"/>
                    <w:right w:val="none" w:sz="0" w:space="0" w:color="auto"/>
                  </w:divBdr>
                </w:div>
                <w:div w:id="1288007495">
                  <w:marLeft w:val="0"/>
                  <w:marRight w:val="0"/>
                  <w:marTop w:val="0"/>
                  <w:marBottom w:val="0"/>
                  <w:divBdr>
                    <w:top w:val="none" w:sz="0" w:space="0" w:color="auto"/>
                    <w:left w:val="none" w:sz="0" w:space="0" w:color="auto"/>
                    <w:bottom w:val="none" w:sz="0" w:space="0" w:color="auto"/>
                    <w:right w:val="none" w:sz="0" w:space="0" w:color="auto"/>
                  </w:divBdr>
                </w:div>
                <w:div w:id="1427995981">
                  <w:marLeft w:val="0"/>
                  <w:marRight w:val="0"/>
                  <w:marTop w:val="0"/>
                  <w:marBottom w:val="0"/>
                  <w:divBdr>
                    <w:top w:val="none" w:sz="0" w:space="0" w:color="auto"/>
                    <w:left w:val="none" w:sz="0" w:space="0" w:color="auto"/>
                    <w:bottom w:val="none" w:sz="0" w:space="0" w:color="auto"/>
                    <w:right w:val="none" w:sz="0" w:space="0" w:color="auto"/>
                  </w:divBdr>
                </w:div>
                <w:div w:id="1478764155">
                  <w:marLeft w:val="0"/>
                  <w:marRight w:val="0"/>
                  <w:marTop w:val="0"/>
                  <w:marBottom w:val="0"/>
                  <w:divBdr>
                    <w:top w:val="none" w:sz="0" w:space="0" w:color="auto"/>
                    <w:left w:val="none" w:sz="0" w:space="0" w:color="auto"/>
                    <w:bottom w:val="none" w:sz="0" w:space="0" w:color="auto"/>
                    <w:right w:val="none" w:sz="0" w:space="0" w:color="auto"/>
                  </w:divBdr>
                </w:div>
                <w:div w:id="1482307699">
                  <w:marLeft w:val="0"/>
                  <w:marRight w:val="0"/>
                  <w:marTop w:val="0"/>
                  <w:marBottom w:val="0"/>
                  <w:divBdr>
                    <w:top w:val="none" w:sz="0" w:space="0" w:color="auto"/>
                    <w:left w:val="none" w:sz="0" w:space="0" w:color="auto"/>
                    <w:bottom w:val="none" w:sz="0" w:space="0" w:color="auto"/>
                    <w:right w:val="none" w:sz="0" w:space="0" w:color="auto"/>
                  </w:divBdr>
                </w:div>
                <w:div w:id="1483739094">
                  <w:marLeft w:val="0"/>
                  <w:marRight w:val="0"/>
                  <w:marTop w:val="0"/>
                  <w:marBottom w:val="0"/>
                  <w:divBdr>
                    <w:top w:val="none" w:sz="0" w:space="0" w:color="auto"/>
                    <w:left w:val="none" w:sz="0" w:space="0" w:color="auto"/>
                    <w:bottom w:val="none" w:sz="0" w:space="0" w:color="auto"/>
                    <w:right w:val="none" w:sz="0" w:space="0" w:color="auto"/>
                  </w:divBdr>
                </w:div>
                <w:div w:id="1485467680">
                  <w:marLeft w:val="0"/>
                  <w:marRight w:val="0"/>
                  <w:marTop w:val="0"/>
                  <w:marBottom w:val="0"/>
                  <w:divBdr>
                    <w:top w:val="none" w:sz="0" w:space="0" w:color="auto"/>
                    <w:left w:val="none" w:sz="0" w:space="0" w:color="auto"/>
                    <w:bottom w:val="none" w:sz="0" w:space="0" w:color="auto"/>
                    <w:right w:val="none" w:sz="0" w:space="0" w:color="auto"/>
                  </w:divBdr>
                </w:div>
                <w:div w:id="1526409989">
                  <w:marLeft w:val="0"/>
                  <w:marRight w:val="0"/>
                  <w:marTop w:val="0"/>
                  <w:marBottom w:val="0"/>
                  <w:divBdr>
                    <w:top w:val="none" w:sz="0" w:space="0" w:color="auto"/>
                    <w:left w:val="none" w:sz="0" w:space="0" w:color="auto"/>
                    <w:bottom w:val="none" w:sz="0" w:space="0" w:color="auto"/>
                    <w:right w:val="none" w:sz="0" w:space="0" w:color="auto"/>
                  </w:divBdr>
                </w:div>
                <w:div w:id="1566449946">
                  <w:marLeft w:val="0"/>
                  <w:marRight w:val="0"/>
                  <w:marTop w:val="0"/>
                  <w:marBottom w:val="0"/>
                  <w:divBdr>
                    <w:top w:val="none" w:sz="0" w:space="0" w:color="auto"/>
                    <w:left w:val="none" w:sz="0" w:space="0" w:color="auto"/>
                    <w:bottom w:val="none" w:sz="0" w:space="0" w:color="auto"/>
                    <w:right w:val="none" w:sz="0" w:space="0" w:color="auto"/>
                  </w:divBdr>
                </w:div>
                <w:div w:id="1616136317">
                  <w:marLeft w:val="0"/>
                  <w:marRight w:val="0"/>
                  <w:marTop w:val="0"/>
                  <w:marBottom w:val="0"/>
                  <w:divBdr>
                    <w:top w:val="none" w:sz="0" w:space="0" w:color="auto"/>
                    <w:left w:val="none" w:sz="0" w:space="0" w:color="auto"/>
                    <w:bottom w:val="none" w:sz="0" w:space="0" w:color="auto"/>
                    <w:right w:val="none" w:sz="0" w:space="0" w:color="auto"/>
                  </w:divBdr>
                </w:div>
                <w:div w:id="1619557721">
                  <w:marLeft w:val="0"/>
                  <w:marRight w:val="0"/>
                  <w:marTop w:val="0"/>
                  <w:marBottom w:val="0"/>
                  <w:divBdr>
                    <w:top w:val="none" w:sz="0" w:space="0" w:color="auto"/>
                    <w:left w:val="none" w:sz="0" w:space="0" w:color="auto"/>
                    <w:bottom w:val="none" w:sz="0" w:space="0" w:color="auto"/>
                    <w:right w:val="none" w:sz="0" w:space="0" w:color="auto"/>
                  </w:divBdr>
                </w:div>
                <w:div w:id="1687321215">
                  <w:marLeft w:val="0"/>
                  <w:marRight w:val="0"/>
                  <w:marTop w:val="0"/>
                  <w:marBottom w:val="0"/>
                  <w:divBdr>
                    <w:top w:val="none" w:sz="0" w:space="0" w:color="auto"/>
                    <w:left w:val="none" w:sz="0" w:space="0" w:color="auto"/>
                    <w:bottom w:val="none" w:sz="0" w:space="0" w:color="auto"/>
                    <w:right w:val="none" w:sz="0" w:space="0" w:color="auto"/>
                  </w:divBdr>
                </w:div>
                <w:div w:id="1687902755">
                  <w:marLeft w:val="0"/>
                  <w:marRight w:val="0"/>
                  <w:marTop w:val="0"/>
                  <w:marBottom w:val="0"/>
                  <w:divBdr>
                    <w:top w:val="none" w:sz="0" w:space="0" w:color="auto"/>
                    <w:left w:val="none" w:sz="0" w:space="0" w:color="auto"/>
                    <w:bottom w:val="none" w:sz="0" w:space="0" w:color="auto"/>
                    <w:right w:val="none" w:sz="0" w:space="0" w:color="auto"/>
                  </w:divBdr>
                </w:div>
                <w:div w:id="1824269780">
                  <w:marLeft w:val="0"/>
                  <w:marRight w:val="0"/>
                  <w:marTop w:val="0"/>
                  <w:marBottom w:val="0"/>
                  <w:divBdr>
                    <w:top w:val="none" w:sz="0" w:space="0" w:color="auto"/>
                    <w:left w:val="none" w:sz="0" w:space="0" w:color="auto"/>
                    <w:bottom w:val="none" w:sz="0" w:space="0" w:color="auto"/>
                    <w:right w:val="none" w:sz="0" w:space="0" w:color="auto"/>
                  </w:divBdr>
                </w:div>
                <w:div w:id="1839540238">
                  <w:marLeft w:val="0"/>
                  <w:marRight w:val="0"/>
                  <w:marTop w:val="0"/>
                  <w:marBottom w:val="0"/>
                  <w:divBdr>
                    <w:top w:val="none" w:sz="0" w:space="0" w:color="auto"/>
                    <w:left w:val="none" w:sz="0" w:space="0" w:color="auto"/>
                    <w:bottom w:val="none" w:sz="0" w:space="0" w:color="auto"/>
                    <w:right w:val="none" w:sz="0" w:space="0" w:color="auto"/>
                  </w:divBdr>
                </w:div>
                <w:div w:id="1860776850">
                  <w:marLeft w:val="0"/>
                  <w:marRight w:val="0"/>
                  <w:marTop w:val="0"/>
                  <w:marBottom w:val="0"/>
                  <w:divBdr>
                    <w:top w:val="none" w:sz="0" w:space="0" w:color="auto"/>
                    <w:left w:val="none" w:sz="0" w:space="0" w:color="auto"/>
                    <w:bottom w:val="none" w:sz="0" w:space="0" w:color="auto"/>
                    <w:right w:val="none" w:sz="0" w:space="0" w:color="auto"/>
                  </w:divBdr>
                </w:div>
                <w:div w:id="1862863159">
                  <w:marLeft w:val="0"/>
                  <w:marRight w:val="0"/>
                  <w:marTop w:val="0"/>
                  <w:marBottom w:val="0"/>
                  <w:divBdr>
                    <w:top w:val="none" w:sz="0" w:space="0" w:color="auto"/>
                    <w:left w:val="none" w:sz="0" w:space="0" w:color="auto"/>
                    <w:bottom w:val="none" w:sz="0" w:space="0" w:color="auto"/>
                    <w:right w:val="none" w:sz="0" w:space="0" w:color="auto"/>
                  </w:divBdr>
                </w:div>
                <w:div w:id="1935937675">
                  <w:marLeft w:val="0"/>
                  <w:marRight w:val="0"/>
                  <w:marTop w:val="0"/>
                  <w:marBottom w:val="0"/>
                  <w:divBdr>
                    <w:top w:val="none" w:sz="0" w:space="0" w:color="auto"/>
                    <w:left w:val="none" w:sz="0" w:space="0" w:color="auto"/>
                    <w:bottom w:val="none" w:sz="0" w:space="0" w:color="auto"/>
                    <w:right w:val="none" w:sz="0" w:space="0" w:color="auto"/>
                  </w:divBdr>
                </w:div>
                <w:div w:id="1943342706">
                  <w:marLeft w:val="0"/>
                  <w:marRight w:val="0"/>
                  <w:marTop w:val="0"/>
                  <w:marBottom w:val="0"/>
                  <w:divBdr>
                    <w:top w:val="none" w:sz="0" w:space="0" w:color="auto"/>
                    <w:left w:val="none" w:sz="0" w:space="0" w:color="auto"/>
                    <w:bottom w:val="none" w:sz="0" w:space="0" w:color="auto"/>
                    <w:right w:val="none" w:sz="0" w:space="0" w:color="auto"/>
                  </w:divBdr>
                </w:div>
                <w:div w:id="1971862155">
                  <w:marLeft w:val="0"/>
                  <w:marRight w:val="0"/>
                  <w:marTop w:val="0"/>
                  <w:marBottom w:val="0"/>
                  <w:divBdr>
                    <w:top w:val="none" w:sz="0" w:space="0" w:color="auto"/>
                    <w:left w:val="none" w:sz="0" w:space="0" w:color="auto"/>
                    <w:bottom w:val="none" w:sz="0" w:space="0" w:color="auto"/>
                    <w:right w:val="none" w:sz="0" w:space="0" w:color="auto"/>
                  </w:divBdr>
                </w:div>
                <w:div w:id="1978105608">
                  <w:marLeft w:val="0"/>
                  <w:marRight w:val="0"/>
                  <w:marTop w:val="0"/>
                  <w:marBottom w:val="0"/>
                  <w:divBdr>
                    <w:top w:val="none" w:sz="0" w:space="0" w:color="auto"/>
                    <w:left w:val="none" w:sz="0" w:space="0" w:color="auto"/>
                    <w:bottom w:val="none" w:sz="0" w:space="0" w:color="auto"/>
                    <w:right w:val="none" w:sz="0" w:space="0" w:color="auto"/>
                  </w:divBdr>
                </w:div>
                <w:div w:id="2029985288">
                  <w:marLeft w:val="0"/>
                  <w:marRight w:val="0"/>
                  <w:marTop w:val="0"/>
                  <w:marBottom w:val="0"/>
                  <w:divBdr>
                    <w:top w:val="none" w:sz="0" w:space="0" w:color="auto"/>
                    <w:left w:val="none" w:sz="0" w:space="0" w:color="auto"/>
                    <w:bottom w:val="none" w:sz="0" w:space="0" w:color="auto"/>
                    <w:right w:val="none" w:sz="0" w:space="0" w:color="auto"/>
                  </w:divBdr>
                </w:div>
                <w:div w:id="2128693096">
                  <w:marLeft w:val="0"/>
                  <w:marRight w:val="0"/>
                  <w:marTop w:val="0"/>
                  <w:marBottom w:val="0"/>
                  <w:divBdr>
                    <w:top w:val="none" w:sz="0" w:space="0" w:color="auto"/>
                    <w:left w:val="none" w:sz="0" w:space="0" w:color="auto"/>
                    <w:bottom w:val="none" w:sz="0" w:space="0" w:color="auto"/>
                    <w:right w:val="none" w:sz="0" w:space="0" w:color="auto"/>
                  </w:divBdr>
                </w:div>
                <w:div w:id="2139100205">
                  <w:marLeft w:val="0"/>
                  <w:marRight w:val="0"/>
                  <w:marTop w:val="0"/>
                  <w:marBottom w:val="0"/>
                  <w:divBdr>
                    <w:top w:val="none" w:sz="0" w:space="0" w:color="auto"/>
                    <w:left w:val="none" w:sz="0" w:space="0" w:color="auto"/>
                    <w:bottom w:val="none" w:sz="0" w:space="0" w:color="auto"/>
                    <w:right w:val="none" w:sz="0" w:space="0" w:color="auto"/>
                  </w:divBdr>
                </w:div>
              </w:divsChild>
            </w:div>
            <w:div w:id="1620183516">
              <w:marLeft w:val="0"/>
              <w:marRight w:val="0"/>
              <w:marTop w:val="0"/>
              <w:marBottom w:val="0"/>
              <w:divBdr>
                <w:top w:val="none" w:sz="0" w:space="0" w:color="auto"/>
                <w:left w:val="none" w:sz="0" w:space="0" w:color="auto"/>
                <w:bottom w:val="none" w:sz="0" w:space="0" w:color="auto"/>
                <w:right w:val="none" w:sz="0" w:space="0" w:color="auto"/>
              </w:divBdr>
            </w:div>
            <w:div w:id="1620604259">
              <w:marLeft w:val="0"/>
              <w:marRight w:val="0"/>
              <w:marTop w:val="0"/>
              <w:marBottom w:val="0"/>
              <w:divBdr>
                <w:top w:val="none" w:sz="0" w:space="0" w:color="auto"/>
                <w:left w:val="none" w:sz="0" w:space="0" w:color="auto"/>
                <w:bottom w:val="none" w:sz="0" w:space="0" w:color="auto"/>
                <w:right w:val="none" w:sz="0" w:space="0" w:color="auto"/>
              </w:divBdr>
            </w:div>
            <w:div w:id="1620989405">
              <w:marLeft w:val="0"/>
              <w:marRight w:val="0"/>
              <w:marTop w:val="0"/>
              <w:marBottom w:val="0"/>
              <w:divBdr>
                <w:top w:val="none" w:sz="0" w:space="0" w:color="auto"/>
                <w:left w:val="none" w:sz="0" w:space="0" w:color="auto"/>
                <w:bottom w:val="none" w:sz="0" w:space="0" w:color="auto"/>
                <w:right w:val="none" w:sz="0" w:space="0" w:color="auto"/>
              </w:divBdr>
            </w:div>
            <w:div w:id="1621647645">
              <w:marLeft w:val="0"/>
              <w:marRight w:val="0"/>
              <w:marTop w:val="0"/>
              <w:marBottom w:val="0"/>
              <w:divBdr>
                <w:top w:val="none" w:sz="0" w:space="0" w:color="auto"/>
                <w:left w:val="none" w:sz="0" w:space="0" w:color="auto"/>
                <w:bottom w:val="none" w:sz="0" w:space="0" w:color="auto"/>
                <w:right w:val="none" w:sz="0" w:space="0" w:color="auto"/>
              </w:divBdr>
            </w:div>
            <w:div w:id="1622764177">
              <w:marLeft w:val="0"/>
              <w:marRight w:val="0"/>
              <w:marTop w:val="0"/>
              <w:marBottom w:val="0"/>
              <w:divBdr>
                <w:top w:val="none" w:sz="0" w:space="0" w:color="auto"/>
                <w:left w:val="none" w:sz="0" w:space="0" w:color="auto"/>
                <w:bottom w:val="none" w:sz="0" w:space="0" w:color="auto"/>
                <w:right w:val="none" w:sz="0" w:space="0" w:color="auto"/>
              </w:divBdr>
            </w:div>
            <w:div w:id="1622805824">
              <w:marLeft w:val="0"/>
              <w:marRight w:val="0"/>
              <w:marTop w:val="0"/>
              <w:marBottom w:val="0"/>
              <w:divBdr>
                <w:top w:val="none" w:sz="0" w:space="0" w:color="auto"/>
                <w:left w:val="none" w:sz="0" w:space="0" w:color="auto"/>
                <w:bottom w:val="none" w:sz="0" w:space="0" w:color="auto"/>
                <w:right w:val="none" w:sz="0" w:space="0" w:color="auto"/>
              </w:divBdr>
            </w:div>
            <w:div w:id="1623488373">
              <w:marLeft w:val="0"/>
              <w:marRight w:val="0"/>
              <w:marTop w:val="0"/>
              <w:marBottom w:val="0"/>
              <w:divBdr>
                <w:top w:val="none" w:sz="0" w:space="0" w:color="auto"/>
                <w:left w:val="none" w:sz="0" w:space="0" w:color="auto"/>
                <w:bottom w:val="none" w:sz="0" w:space="0" w:color="auto"/>
                <w:right w:val="none" w:sz="0" w:space="0" w:color="auto"/>
              </w:divBdr>
            </w:div>
            <w:div w:id="1624530398">
              <w:marLeft w:val="0"/>
              <w:marRight w:val="0"/>
              <w:marTop w:val="0"/>
              <w:marBottom w:val="0"/>
              <w:divBdr>
                <w:top w:val="none" w:sz="0" w:space="0" w:color="auto"/>
                <w:left w:val="none" w:sz="0" w:space="0" w:color="auto"/>
                <w:bottom w:val="none" w:sz="0" w:space="0" w:color="auto"/>
                <w:right w:val="none" w:sz="0" w:space="0" w:color="auto"/>
              </w:divBdr>
            </w:div>
            <w:div w:id="1627665398">
              <w:marLeft w:val="0"/>
              <w:marRight w:val="0"/>
              <w:marTop w:val="0"/>
              <w:marBottom w:val="0"/>
              <w:divBdr>
                <w:top w:val="none" w:sz="0" w:space="0" w:color="auto"/>
                <w:left w:val="none" w:sz="0" w:space="0" w:color="auto"/>
                <w:bottom w:val="none" w:sz="0" w:space="0" w:color="auto"/>
                <w:right w:val="none" w:sz="0" w:space="0" w:color="auto"/>
              </w:divBdr>
            </w:div>
            <w:div w:id="1628050309">
              <w:marLeft w:val="0"/>
              <w:marRight w:val="0"/>
              <w:marTop w:val="0"/>
              <w:marBottom w:val="0"/>
              <w:divBdr>
                <w:top w:val="none" w:sz="0" w:space="0" w:color="auto"/>
                <w:left w:val="none" w:sz="0" w:space="0" w:color="auto"/>
                <w:bottom w:val="none" w:sz="0" w:space="0" w:color="auto"/>
                <w:right w:val="none" w:sz="0" w:space="0" w:color="auto"/>
              </w:divBdr>
            </w:div>
            <w:div w:id="1628077843">
              <w:marLeft w:val="0"/>
              <w:marRight w:val="0"/>
              <w:marTop w:val="0"/>
              <w:marBottom w:val="0"/>
              <w:divBdr>
                <w:top w:val="none" w:sz="0" w:space="0" w:color="auto"/>
                <w:left w:val="none" w:sz="0" w:space="0" w:color="auto"/>
                <w:bottom w:val="none" w:sz="0" w:space="0" w:color="auto"/>
                <w:right w:val="none" w:sz="0" w:space="0" w:color="auto"/>
              </w:divBdr>
            </w:div>
            <w:div w:id="1628930031">
              <w:marLeft w:val="0"/>
              <w:marRight w:val="0"/>
              <w:marTop w:val="0"/>
              <w:marBottom w:val="0"/>
              <w:divBdr>
                <w:top w:val="none" w:sz="0" w:space="0" w:color="auto"/>
                <w:left w:val="none" w:sz="0" w:space="0" w:color="auto"/>
                <w:bottom w:val="none" w:sz="0" w:space="0" w:color="auto"/>
                <w:right w:val="none" w:sz="0" w:space="0" w:color="auto"/>
              </w:divBdr>
            </w:div>
            <w:div w:id="1630554871">
              <w:marLeft w:val="0"/>
              <w:marRight w:val="0"/>
              <w:marTop w:val="0"/>
              <w:marBottom w:val="0"/>
              <w:divBdr>
                <w:top w:val="none" w:sz="0" w:space="0" w:color="auto"/>
                <w:left w:val="none" w:sz="0" w:space="0" w:color="auto"/>
                <w:bottom w:val="none" w:sz="0" w:space="0" w:color="auto"/>
                <w:right w:val="none" w:sz="0" w:space="0" w:color="auto"/>
              </w:divBdr>
            </w:div>
            <w:div w:id="1630698915">
              <w:marLeft w:val="0"/>
              <w:marRight w:val="0"/>
              <w:marTop w:val="0"/>
              <w:marBottom w:val="0"/>
              <w:divBdr>
                <w:top w:val="none" w:sz="0" w:space="0" w:color="auto"/>
                <w:left w:val="none" w:sz="0" w:space="0" w:color="auto"/>
                <w:bottom w:val="none" w:sz="0" w:space="0" w:color="auto"/>
                <w:right w:val="none" w:sz="0" w:space="0" w:color="auto"/>
              </w:divBdr>
            </w:div>
            <w:div w:id="1632176886">
              <w:marLeft w:val="0"/>
              <w:marRight w:val="0"/>
              <w:marTop w:val="0"/>
              <w:marBottom w:val="0"/>
              <w:divBdr>
                <w:top w:val="none" w:sz="0" w:space="0" w:color="auto"/>
                <w:left w:val="none" w:sz="0" w:space="0" w:color="auto"/>
                <w:bottom w:val="none" w:sz="0" w:space="0" w:color="auto"/>
                <w:right w:val="none" w:sz="0" w:space="0" w:color="auto"/>
              </w:divBdr>
            </w:div>
            <w:div w:id="1635599136">
              <w:marLeft w:val="0"/>
              <w:marRight w:val="0"/>
              <w:marTop w:val="0"/>
              <w:marBottom w:val="0"/>
              <w:divBdr>
                <w:top w:val="none" w:sz="0" w:space="0" w:color="auto"/>
                <w:left w:val="none" w:sz="0" w:space="0" w:color="auto"/>
                <w:bottom w:val="none" w:sz="0" w:space="0" w:color="auto"/>
                <w:right w:val="none" w:sz="0" w:space="0" w:color="auto"/>
              </w:divBdr>
            </w:div>
            <w:div w:id="1636983259">
              <w:marLeft w:val="0"/>
              <w:marRight w:val="0"/>
              <w:marTop w:val="0"/>
              <w:marBottom w:val="0"/>
              <w:divBdr>
                <w:top w:val="none" w:sz="0" w:space="0" w:color="auto"/>
                <w:left w:val="none" w:sz="0" w:space="0" w:color="auto"/>
                <w:bottom w:val="none" w:sz="0" w:space="0" w:color="auto"/>
                <w:right w:val="none" w:sz="0" w:space="0" w:color="auto"/>
              </w:divBdr>
            </w:div>
            <w:div w:id="1637031617">
              <w:marLeft w:val="0"/>
              <w:marRight w:val="0"/>
              <w:marTop w:val="0"/>
              <w:marBottom w:val="0"/>
              <w:divBdr>
                <w:top w:val="none" w:sz="0" w:space="0" w:color="auto"/>
                <w:left w:val="none" w:sz="0" w:space="0" w:color="auto"/>
                <w:bottom w:val="none" w:sz="0" w:space="0" w:color="auto"/>
                <w:right w:val="none" w:sz="0" w:space="0" w:color="auto"/>
              </w:divBdr>
            </w:div>
            <w:div w:id="1637293721">
              <w:marLeft w:val="0"/>
              <w:marRight w:val="0"/>
              <w:marTop w:val="0"/>
              <w:marBottom w:val="0"/>
              <w:divBdr>
                <w:top w:val="none" w:sz="0" w:space="0" w:color="auto"/>
                <w:left w:val="none" w:sz="0" w:space="0" w:color="auto"/>
                <w:bottom w:val="none" w:sz="0" w:space="0" w:color="auto"/>
                <w:right w:val="none" w:sz="0" w:space="0" w:color="auto"/>
              </w:divBdr>
            </w:div>
            <w:div w:id="1641305068">
              <w:marLeft w:val="0"/>
              <w:marRight w:val="0"/>
              <w:marTop w:val="0"/>
              <w:marBottom w:val="0"/>
              <w:divBdr>
                <w:top w:val="none" w:sz="0" w:space="0" w:color="auto"/>
                <w:left w:val="none" w:sz="0" w:space="0" w:color="auto"/>
                <w:bottom w:val="none" w:sz="0" w:space="0" w:color="auto"/>
                <w:right w:val="none" w:sz="0" w:space="0" w:color="auto"/>
              </w:divBdr>
            </w:div>
            <w:div w:id="1643775500">
              <w:marLeft w:val="0"/>
              <w:marRight w:val="0"/>
              <w:marTop w:val="0"/>
              <w:marBottom w:val="0"/>
              <w:divBdr>
                <w:top w:val="none" w:sz="0" w:space="0" w:color="auto"/>
                <w:left w:val="none" w:sz="0" w:space="0" w:color="auto"/>
                <w:bottom w:val="none" w:sz="0" w:space="0" w:color="auto"/>
                <w:right w:val="none" w:sz="0" w:space="0" w:color="auto"/>
              </w:divBdr>
            </w:div>
            <w:div w:id="1644263972">
              <w:marLeft w:val="0"/>
              <w:marRight w:val="0"/>
              <w:marTop w:val="0"/>
              <w:marBottom w:val="0"/>
              <w:divBdr>
                <w:top w:val="none" w:sz="0" w:space="0" w:color="auto"/>
                <w:left w:val="none" w:sz="0" w:space="0" w:color="auto"/>
                <w:bottom w:val="none" w:sz="0" w:space="0" w:color="auto"/>
                <w:right w:val="none" w:sz="0" w:space="0" w:color="auto"/>
              </w:divBdr>
            </w:div>
            <w:div w:id="1645310542">
              <w:marLeft w:val="0"/>
              <w:marRight w:val="0"/>
              <w:marTop w:val="0"/>
              <w:marBottom w:val="0"/>
              <w:divBdr>
                <w:top w:val="none" w:sz="0" w:space="0" w:color="auto"/>
                <w:left w:val="none" w:sz="0" w:space="0" w:color="auto"/>
                <w:bottom w:val="none" w:sz="0" w:space="0" w:color="auto"/>
                <w:right w:val="none" w:sz="0" w:space="0" w:color="auto"/>
              </w:divBdr>
            </w:div>
            <w:div w:id="1646348918">
              <w:marLeft w:val="0"/>
              <w:marRight w:val="0"/>
              <w:marTop w:val="0"/>
              <w:marBottom w:val="0"/>
              <w:divBdr>
                <w:top w:val="none" w:sz="0" w:space="0" w:color="auto"/>
                <w:left w:val="none" w:sz="0" w:space="0" w:color="auto"/>
                <w:bottom w:val="none" w:sz="0" w:space="0" w:color="auto"/>
                <w:right w:val="none" w:sz="0" w:space="0" w:color="auto"/>
              </w:divBdr>
            </w:div>
            <w:div w:id="1647972386">
              <w:marLeft w:val="0"/>
              <w:marRight w:val="0"/>
              <w:marTop w:val="0"/>
              <w:marBottom w:val="0"/>
              <w:divBdr>
                <w:top w:val="none" w:sz="0" w:space="0" w:color="auto"/>
                <w:left w:val="none" w:sz="0" w:space="0" w:color="auto"/>
                <w:bottom w:val="none" w:sz="0" w:space="0" w:color="auto"/>
                <w:right w:val="none" w:sz="0" w:space="0" w:color="auto"/>
              </w:divBdr>
            </w:div>
            <w:div w:id="1648365215">
              <w:marLeft w:val="0"/>
              <w:marRight w:val="0"/>
              <w:marTop w:val="0"/>
              <w:marBottom w:val="0"/>
              <w:divBdr>
                <w:top w:val="none" w:sz="0" w:space="0" w:color="auto"/>
                <w:left w:val="none" w:sz="0" w:space="0" w:color="auto"/>
                <w:bottom w:val="none" w:sz="0" w:space="0" w:color="auto"/>
                <w:right w:val="none" w:sz="0" w:space="0" w:color="auto"/>
              </w:divBdr>
            </w:div>
            <w:div w:id="1649094083">
              <w:marLeft w:val="0"/>
              <w:marRight w:val="0"/>
              <w:marTop w:val="0"/>
              <w:marBottom w:val="0"/>
              <w:divBdr>
                <w:top w:val="none" w:sz="0" w:space="0" w:color="auto"/>
                <w:left w:val="none" w:sz="0" w:space="0" w:color="auto"/>
                <w:bottom w:val="none" w:sz="0" w:space="0" w:color="auto"/>
                <w:right w:val="none" w:sz="0" w:space="0" w:color="auto"/>
              </w:divBdr>
            </w:div>
            <w:div w:id="1651398716">
              <w:marLeft w:val="0"/>
              <w:marRight w:val="0"/>
              <w:marTop w:val="0"/>
              <w:marBottom w:val="0"/>
              <w:divBdr>
                <w:top w:val="none" w:sz="0" w:space="0" w:color="auto"/>
                <w:left w:val="none" w:sz="0" w:space="0" w:color="auto"/>
                <w:bottom w:val="none" w:sz="0" w:space="0" w:color="auto"/>
                <w:right w:val="none" w:sz="0" w:space="0" w:color="auto"/>
              </w:divBdr>
            </w:div>
            <w:div w:id="1651519284">
              <w:marLeft w:val="0"/>
              <w:marRight w:val="0"/>
              <w:marTop w:val="0"/>
              <w:marBottom w:val="0"/>
              <w:divBdr>
                <w:top w:val="none" w:sz="0" w:space="0" w:color="auto"/>
                <w:left w:val="none" w:sz="0" w:space="0" w:color="auto"/>
                <w:bottom w:val="none" w:sz="0" w:space="0" w:color="auto"/>
                <w:right w:val="none" w:sz="0" w:space="0" w:color="auto"/>
              </w:divBdr>
            </w:div>
            <w:div w:id="1654140835">
              <w:marLeft w:val="0"/>
              <w:marRight w:val="0"/>
              <w:marTop w:val="0"/>
              <w:marBottom w:val="0"/>
              <w:divBdr>
                <w:top w:val="none" w:sz="0" w:space="0" w:color="auto"/>
                <w:left w:val="none" w:sz="0" w:space="0" w:color="auto"/>
                <w:bottom w:val="none" w:sz="0" w:space="0" w:color="auto"/>
                <w:right w:val="none" w:sz="0" w:space="0" w:color="auto"/>
              </w:divBdr>
            </w:div>
            <w:div w:id="1657341515">
              <w:marLeft w:val="0"/>
              <w:marRight w:val="0"/>
              <w:marTop w:val="0"/>
              <w:marBottom w:val="0"/>
              <w:divBdr>
                <w:top w:val="none" w:sz="0" w:space="0" w:color="auto"/>
                <w:left w:val="none" w:sz="0" w:space="0" w:color="auto"/>
                <w:bottom w:val="none" w:sz="0" w:space="0" w:color="auto"/>
                <w:right w:val="none" w:sz="0" w:space="0" w:color="auto"/>
              </w:divBdr>
            </w:div>
            <w:div w:id="1657415520">
              <w:marLeft w:val="0"/>
              <w:marRight w:val="0"/>
              <w:marTop w:val="0"/>
              <w:marBottom w:val="0"/>
              <w:divBdr>
                <w:top w:val="none" w:sz="0" w:space="0" w:color="auto"/>
                <w:left w:val="none" w:sz="0" w:space="0" w:color="auto"/>
                <w:bottom w:val="none" w:sz="0" w:space="0" w:color="auto"/>
                <w:right w:val="none" w:sz="0" w:space="0" w:color="auto"/>
              </w:divBdr>
            </w:div>
            <w:div w:id="1661809024">
              <w:marLeft w:val="0"/>
              <w:marRight w:val="0"/>
              <w:marTop w:val="0"/>
              <w:marBottom w:val="0"/>
              <w:divBdr>
                <w:top w:val="none" w:sz="0" w:space="0" w:color="auto"/>
                <w:left w:val="none" w:sz="0" w:space="0" w:color="auto"/>
                <w:bottom w:val="none" w:sz="0" w:space="0" w:color="auto"/>
                <w:right w:val="none" w:sz="0" w:space="0" w:color="auto"/>
              </w:divBdr>
            </w:div>
            <w:div w:id="1662352017">
              <w:marLeft w:val="0"/>
              <w:marRight w:val="0"/>
              <w:marTop w:val="360"/>
              <w:marBottom w:val="0"/>
              <w:divBdr>
                <w:top w:val="single" w:sz="6" w:space="0" w:color="auto"/>
                <w:left w:val="single" w:sz="6" w:space="0" w:color="auto"/>
                <w:bottom w:val="single" w:sz="6" w:space="0" w:color="auto"/>
                <w:right w:val="single" w:sz="6" w:space="0" w:color="auto"/>
              </w:divBdr>
            </w:div>
            <w:div w:id="1667710634">
              <w:marLeft w:val="0"/>
              <w:marRight w:val="0"/>
              <w:marTop w:val="0"/>
              <w:marBottom w:val="0"/>
              <w:divBdr>
                <w:top w:val="none" w:sz="0" w:space="0" w:color="auto"/>
                <w:left w:val="none" w:sz="0" w:space="0" w:color="auto"/>
                <w:bottom w:val="none" w:sz="0" w:space="0" w:color="auto"/>
                <w:right w:val="none" w:sz="0" w:space="0" w:color="auto"/>
              </w:divBdr>
            </w:div>
            <w:div w:id="1667711977">
              <w:marLeft w:val="0"/>
              <w:marRight w:val="0"/>
              <w:marTop w:val="0"/>
              <w:marBottom w:val="0"/>
              <w:divBdr>
                <w:top w:val="none" w:sz="0" w:space="0" w:color="auto"/>
                <w:left w:val="none" w:sz="0" w:space="0" w:color="auto"/>
                <w:bottom w:val="none" w:sz="0" w:space="0" w:color="auto"/>
                <w:right w:val="none" w:sz="0" w:space="0" w:color="auto"/>
              </w:divBdr>
            </w:div>
            <w:div w:id="1668285447">
              <w:marLeft w:val="0"/>
              <w:marRight w:val="0"/>
              <w:marTop w:val="0"/>
              <w:marBottom w:val="0"/>
              <w:divBdr>
                <w:top w:val="none" w:sz="0" w:space="0" w:color="auto"/>
                <w:left w:val="none" w:sz="0" w:space="0" w:color="auto"/>
                <w:bottom w:val="none" w:sz="0" w:space="0" w:color="auto"/>
                <w:right w:val="none" w:sz="0" w:space="0" w:color="auto"/>
              </w:divBdr>
            </w:div>
            <w:div w:id="1669289545">
              <w:marLeft w:val="0"/>
              <w:marRight w:val="0"/>
              <w:marTop w:val="0"/>
              <w:marBottom w:val="0"/>
              <w:divBdr>
                <w:top w:val="none" w:sz="0" w:space="0" w:color="auto"/>
                <w:left w:val="none" w:sz="0" w:space="0" w:color="auto"/>
                <w:bottom w:val="none" w:sz="0" w:space="0" w:color="auto"/>
                <w:right w:val="none" w:sz="0" w:space="0" w:color="auto"/>
              </w:divBdr>
            </w:div>
            <w:div w:id="1669939654">
              <w:marLeft w:val="0"/>
              <w:marRight w:val="0"/>
              <w:marTop w:val="0"/>
              <w:marBottom w:val="0"/>
              <w:divBdr>
                <w:top w:val="none" w:sz="0" w:space="0" w:color="auto"/>
                <w:left w:val="none" w:sz="0" w:space="0" w:color="auto"/>
                <w:bottom w:val="none" w:sz="0" w:space="0" w:color="auto"/>
                <w:right w:val="none" w:sz="0" w:space="0" w:color="auto"/>
              </w:divBdr>
            </w:div>
            <w:div w:id="1671637022">
              <w:marLeft w:val="0"/>
              <w:marRight w:val="0"/>
              <w:marTop w:val="0"/>
              <w:marBottom w:val="0"/>
              <w:divBdr>
                <w:top w:val="none" w:sz="0" w:space="0" w:color="auto"/>
                <w:left w:val="none" w:sz="0" w:space="0" w:color="auto"/>
                <w:bottom w:val="none" w:sz="0" w:space="0" w:color="auto"/>
                <w:right w:val="none" w:sz="0" w:space="0" w:color="auto"/>
              </w:divBdr>
            </w:div>
            <w:div w:id="1673022434">
              <w:marLeft w:val="0"/>
              <w:marRight w:val="0"/>
              <w:marTop w:val="0"/>
              <w:marBottom w:val="0"/>
              <w:divBdr>
                <w:top w:val="none" w:sz="0" w:space="0" w:color="auto"/>
                <w:left w:val="none" w:sz="0" w:space="0" w:color="auto"/>
                <w:bottom w:val="none" w:sz="0" w:space="0" w:color="auto"/>
                <w:right w:val="none" w:sz="0" w:space="0" w:color="auto"/>
              </w:divBdr>
              <w:divsChild>
                <w:div w:id="11037813">
                  <w:marLeft w:val="0"/>
                  <w:marRight w:val="0"/>
                  <w:marTop w:val="0"/>
                  <w:marBottom w:val="0"/>
                  <w:divBdr>
                    <w:top w:val="none" w:sz="0" w:space="0" w:color="auto"/>
                    <w:left w:val="none" w:sz="0" w:space="0" w:color="auto"/>
                    <w:bottom w:val="none" w:sz="0" w:space="0" w:color="auto"/>
                    <w:right w:val="none" w:sz="0" w:space="0" w:color="auto"/>
                  </w:divBdr>
                </w:div>
                <w:div w:id="380639337">
                  <w:marLeft w:val="0"/>
                  <w:marRight w:val="0"/>
                  <w:marTop w:val="0"/>
                  <w:marBottom w:val="0"/>
                  <w:divBdr>
                    <w:top w:val="none" w:sz="0" w:space="0" w:color="auto"/>
                    <w:left w:val="none" w:sz="0" w:space="0" w:color="auto"/>
                    <w:bottom w:val="none" w:sz="0" w:space="0" w:color="auto"/>
                    <w:right w:val="none" w:sz="0" w:space="0" w:color="auto"/>
                  </w:divBdr>
                </w:div>
                <w:div w:id="380909142">
                  <w:marLeft w:val="0"/>
                  <w:marRight w:val="0"/>
                  <w:marTop w:val="0"/>
                  <w:marBottom w:val="0"/>
                  <w:divBdr>
                    <w:top w:val="none" w:sz="0" w:space="0" w:color="auto"/>
                    <w:left w:val="none" w:sz="0" w:space="0" w:color="auto"/>
                    <w:bottom w:val="none" w:sz="0" w:space="0" w:color="auto"/>
                    <w:right w:val="none" w:sz="0" w:space="0" w:color="auto"/>
                  </w:divBdr>
                </w:div>
                <w:div w:id="742220663">
                  <w:marLeft w:val="0"/>
                  <w:marRight w:val="0"/>
                  <w:marTop w:val="0"/>
                  <w:marBottom w:val="0"/>
                  <w:divBdr>
                    <w:top w:val="none" w:sz="0" w:space="0" w:color="auto"/>
                    <w:left w:val="none" w:sz="0" w:space="0" w:color="auto"/>
                    <w:bottom w:val="none" w:sz="0" w:space="0" w:color="auto"/>
                    <w:right w:val="none" w:sz="0" w:space="0" w:color="auto"/>
                  </w:divBdr>
                </w:div>
                <w:div w:id="806632885">
                  <w:marLeft w:val="0"/>
                  <w:marRight w:val="0"/>
                  <w:marTop w:val="0"/>
                  <w:marBottom w:val="0"/>
                  <w:divBdr>
                    <w:top w:val="none" w:sz="0" w:space="0" w:color="auto"/>
                    <w:left w:val="none" w:sz="0" w:space="0" w:color="auto"/>
                    <w:bottom w:val="none" w:sz="0" w:space="0" w:color="auto"/>
                    <w:right w:val="none" w:sz="0" w:space="0" w:color="auto"/>
                  </w:divBdr>
                </w:div>
                <w:div w:id="1510221326">
                  <w:marLeft w:val="0"/>
                  <w:marRight w:val="0"/>
                  <w:marTop w:val="0"/>
                  <w:marBottom w:val="0"/>
                  <w:divBdr>
                    <w:top w:val="none" w:sz="0" w:space="0" w:color="auto"/>
                    <w:left w:val="none" w:sz="0" w:space="0" w:color="auto"/>
                    <w:bottom w:val="none" w:sz="0" w:space="0" w:color="auto"/>
                    <w:right w:val="none" w:sz="0" w:space="0" w:color="auto"/>
                  </w:divBdr>
                </w:div>
                <w:div w:id="1799372712">
                  <w:marLeft w:val="0"/>
                  <w:marRight w:val="0"/>
                  <w:marTop w:val="0"/>
                  <w:marBottom w:val="0"/>
                  <w:divBdr>
                    <w:top w:val="none" w:sz="0" w:space="0" w:color="auto"/>
                    <w:left w:val="none" w:sz="0" w:space="0" w:color="auto"/>
                    <w:bottom w:val="none" w:sz="0" w:space="0" w:color="auto"/>
                    <w:right w:val="none" w:sz="0" w:space="0" w:color="auto"/>
                  </w:divBdr>
                </w:div>
                <w:div w:id="1921258702">
                  <w:marLeft w:val="0"/>
                  <w:marRight w:val="0"/>
                  <w:marTop w:val="0"/>
                  <w:marBottom w:val="0"/>
                  <w:divBdr>
                    <w:top w:val="none" w:sz="0" w:space="0" w:color="auto"/>
                    <w:left w:val="none" w:sz="0" w:space="0" w:color="auto"/>
                    <w:bottom w:val="none" w:sz="0" w:space="0" w:color="auto"/>
                    <w:right w:val="none" w:sz="0" w:space="0" w:color="auto"/>
                  </w:divBdr>
                </w:div>
                <w:div w:id="2001346514">
                  <w:marLeft w:val="0"/>
                  <w:marRight w:val="0"/>
                  <w:marTop w:val="0"/>
                  <w:marBottom w:val="0"/>
                  <w:divBdr>
                    <w:top w:val="none" w:sz="0" w:space="0" w:color="auto"/>
                    <w:left w:val="none" w:sz="0" w:space="0" w:color="auto"/>
                    <w:bottom w:val="none" w:sz="0" w:space="0" w:color="auto"/>
                    <w:right w:val="none" w:sz="0" w:space="0" w:color="auto"/>
                  </w:divBdr>
                </w:div>
                <w:div w:id="2081635106">
                  <w:marLeft w:val="0"/>
                  <w:marRight w:val="0"/>
                  <w:marTop w:val="0"/>
                  <w:marBottom w:val="0"/>
                  <w:divBdr>
                    <w:top w:val="none" w:sz="0" w:space="0" w:color="auto"/>
                    <w:left w:val="none" w:sz="0" w:space="0" w:color="auto"/>
                    <w:bottom w:val="none" w:sz="0" w:space="0" w:color="auto"/>
                    <w:right w:val="none" w:sz="0" w:space="0" w:color="auto"/>
                  </w:divBdr>
                </w:div>
              </w:divsChild>
            </w:div>
            <w:div w:id="1674451786">
              <w:marLeft w:val="0"/>
              <w:marRight w:val="0"/>
              <w:marTop w:val="0"/>
              <w:marBottom w:val="0"/>
              <w:divBdr>
                <w:top w:val="none" w:sz="0" w:space="0" w:color="auto"/>
                <w:left w:val="none" w:sz="0" w:space="0" w:color="auto"/>
                <w:bottom w:val="none" w:sz="0" w:space="0" w:color="auto"/>
                <w:right w:val="none" w:sz="0" w:space="0" w:color="auto"/>
              </w:divBdr>
            </w:div>
            <w:div w:id="1676301853">
              <w:marLeft w:val="0"/>
              <w:marRight w:val="0"/>
              <w:marTop w:val="0"/>
              <w:marBottom w:val="0"/>
              <w:divBdr>
                <w:top w:val="none" w:sz="0" w:space="0" w:color="auto"/>
                <w:left w:val="none" w:sz="0" w:space="0" w:color="auto"/>
                <w:bottom w:val="none" w:sz="0" w:space="0" w:color="auto"/>
                <w:right w:val="none" w:sz="0" w:space="0" w:color="auto"/>
              </w:divBdr>
            </w:div>
            <w:div w:id="1677419077">
              <w:marLeft w:val="0"/>
              <w:marRight w:val="0"/>
              <w:marTop w:val="0"/>
              <w:marBottom w:val="0"/>
              <w:divBdr>
                <w:top w:val="none" w:sz="0" w:space="0" w:color="auto"/>
                <w:left w:val="none" w:sz="0" w:space="0" w:color="auto"/>
                <w:bottom w:val="none" w:sz="0" w:space="0" w:color="auto"/>
                <w:right w:val="none" w:sz="0" w:space="0" w:color="auto"/>
              </w:divBdr>
            </w:div>
            <w:div w:id="1680813442">
              <w:marLeft w:val="0"/>
              <w:marRight w:val="0"/>
              <w:marTop w:val="0"/>
              <w:marBottom w:val="0"/>
              <w:divBdr>
                <w:top w:val="none" w:sz="0" w:space="0" w:color="auto"/>
                <w:left w:val="none" w:sz="0" w:space="0" w:color="auto"/>
                <w:bottom w:val="none" w:sz="0" w:space="0" w:color="auto"/>
                <w:right w:val="none" w:sz="0" w:space="0" w:color="auto"/>
              </w:divBdr>
            </w:div>
            <w:div w:id="1682394666">
              <w:marLeft w:val="0"/>
              <w:marRight w:val="0"/>
              <w:marTop w:val="0"/>
              <w:marBottom w:val="0"/>
              <w:divBdr>
                <w:top w:val="none" w:sz="0" w:space="0" w:color="auto"/>
                <w:left w:val="none" w:sz="0" w:space="0" w:color="auto"/>
                <w:bottom w:val="none" w:sz="0" w:space="0" w:color="auto"/>
                <w:right w:val="none" w:sz="0" w:space="0" w:color="auto"/>
              </w:divBdr>
            </w:div>
            <w:div w:id="1683314101">
              <w:marLeft w:val="0"/>
              <w:marRight w:val="0"/>
              <w:marTop w:val="0"/>
              <w:marBottom w:val="0"/>
              <w:divBdr>
                <w:top w:val="none" w:sz="0" w:space="0" w:color="auto"/>
                <w:left w:val="none" w:sz="0" w:space="0" w:color="auto"/>
                <w:bottom w:val="none" w:sz="0" w:space="0" w:color="auto"/>
                <w:right w:val="none" w:sz="0" w:space="0" w:color="auto"/>
              </w:divBdr>
            </w:div>
            <w:div w:id="1684818269">
              <w:marLeft w:val="0"/>
              <w:marRight w:val="0"/>
              <w:marTop w:val="0"/>
              <w:marBottom w:val="0"/>
              <w:divBdr>
                <w:top w:val="none" w:sz="0" w:space="0" w:color="auto"/>
                <w:left w:val="none" w:sz="0" w:space="0" w:color="auto"/>
                <w:bottom w:val="none" w:sz="0" w:space="0" w:color="auto"/>
                <w:right w:val="none" w:sz="0" w:space="0" w:color="auto"/>
              </w:divBdr>
            </w:div>
            <w:div w:id="1685210436">
              <w:marLeft w:val="0"/>
              <w:marRight w:val="0"/>
              <w:marTop w:val="0"/>
              <w:marBottom w:val="0"/>
              <w:divBdr>
                <w:top w:val="none" w:sz="0" w:space="0" w:color="auto"/>
                <w:left w:val="none" w:sz="0" w:space="0" w:color="auto"/>
                <w:bottom w:val="none" w:sz="0" w:space="0" w:color="auto"/>
                <w:right w:val="none" w:sz="0" w:space="0" w:color="auto"/>
              </w:divBdr>
            </w:div>
            <w:div w:id="1686707512">
              <w:marLeft w:val="0"/>
              <w:marRight w:val="0"/>
              <w:marTop w:val="0"/>
              <w:marBottom w:val="0"/>
              <w:divBdr>
                <w:top w:val="none" w:sz="0" w:space="0" w:color="auto"/>
                <w:left w:val="none" w:sz="0" w:space="0" w:color="auto"/>
                <w:bottom w:val="none" w:sz="0" w:space="0" w:color="auto"/>
                <w:right w:val="none" w:sz="0" w:space="0" w:color="auto"/>
              </w:divBdr>
            </w:div>
            <w:div w:id="1687709784">
              <w:marLeft w:val="0"/>
              <w:marRight w:val="0"/>
              <w:marTop w:val="0"/>
              <w:marBottom w:val="0"/>
              <w:divBdr>
                <w:top w:val="none" w:sz="0" w:space="0" w:color="auto"/>
                <w:left w:val="none" w:sz="0" w:space="0" w:color="auto"/>
                <w:bottom w:val="none" w:sz="0" w:space="0" w:color="auto"/>
                <w:right w:val="none" w:sz="0" w:space="0" w:color="auto"/>
              </w:divBdr>
            </w:div>
            <w:div w:id="1688828777">
              <w:marLeft w:val="0"/>
              <w:marRight w:val="0"/>
              <w:marTop w:val="0"/>
              <w:marBottom w:val="0"/>
              <w:divBdr>
                <w:top w:val="none" w:sz="0" w:space="0" w:color="auto"/>
                <w:left w:val="none" w:sz="0" w:space="0" w:color="auto"/>
                <w:bottom w:val="none" w:sz="0" w:space="0" w:color="auto"/>
                <w:right w:val="none" w:sz="0" w:space="0" w:color="auto"/>
              </w:divBdr>
            </w:div>
            <w:div w:id="1689066504">
              <w:marLeft w:val="0"/>
              <w:marRight w:val="0"/>
              <w:marTop w:val="0"/>
              <w:marBottom w:val="0"/>
              <w:divBdr>
                <w:top w:val="none" w:sz="0" w:space="0" w:color="auto"/>
                <w:left w:val="none" w:sz="0" w:space="0" w:color="auto"/>
                <w:bottom w:val="none" w:sz="0" w:space="0" w:color="auto"/>
                <w:right w:val="none" w:sz="0" w:space="0" w:color="auto"/>
              </w:divBdr>
            </w:div>
            <w:div w:id="1690181319">
              <w:marLeft w:val="0"/>
              <w:marRight w:val="0"/>
              <w:marTop w:val="0"/>
              <w:marBottom w:val="0"/>
              <w:divBdr>
                <w:top w:val="none" w:sz="0" w:space="0" w:color="auto"/>
                <w:left w:val="none" w:sz="0" w:space="0" w:color="auto"/>
                <w:bottom w:val="none" w:sz="0" w:space="0" w:color="auto"/>
                <w:right w:val="none" w:sz="0" w:space="0" w:color="auto"/>
              </w:divBdr>
            </w:div>
            <w:div w:id="1691106263">
              <w:marLeft w:val="0"/>
              <w:marRight w:val="0"/>
              <w:marTop w:val="0"/>
              <w:marBottom w:val="0"/>
              <w:divBdr>
                <w:top w:val="none" w:sz="0" w:space="0" w:color="auto"/>
                <w:left w:val="none" w:sz="0" w:space="0" w:color="auto"/>
                <w:bottom w:val="none" w:sz="0" w:space="0" w:color="auto"/>
                <w:right w:val="none" w:sz="0" w:space="0" w:color="auto"/>
              </w:divBdr>
            </w:div>
            <w:div w:id="1691293414">
              <w:marLeft w:val="0"/>
              <w:marRight w:val="0"/>
              <w:marTop w:val="0"/>
              <w:marBottom w:val="0"/>
              <w:divBdr>
                <w:top w:val="none" w:sz="0" w:space="0" w:color="auto"/>
                <w:left w:val="none" w:sz="0" w:space="0" w:color="auto"/>
                <w:bottom w:val="none" w:sz="0" w:space="0" w:color="auto"/>
                <w:right w:val="none" w:sz="0" w:space="0" w:color="auto"/>
              </w:divBdr>
            </w:div>
            <w:div w:id="1691493963">
              <w:marLeft w:val="0"/>
              <w:marRight w:val="0"/>
              <w:marTop w:val="0"/>
              <w:marBottom w:val="0"/>
              <w:divBdr>
                <w:top w:val="none" w:sz="0" w:space="0" w:color="auto"/>
                <w:left w:val="none" w:sz="0" w:space="0" w:color="auto"/>
                <w:bottom w:val="none" w:sz="0" w:space="0" w:color="auto"/>
                <w:right w:val="none" w:sz="0" w:space="0" w:color="auto"/>
              </w:divBdr>
            </w:div>
            <w:div w:id="1691686885">
              <w:marLeft w:val="0"/>
              <w:marRight w:val="0"/>
              <w:marTop w:val="0"/>
              <w:marBottom w:val="0"/>
              <w:divBdr>
                <w:top w:val="none" w:sz="0" w:space="0" w:color="auto"/>
                <w:left w:val="none" w:sz="0" w:space="0" w:color="auto"/>
                <w:bottom w:val="none" w:sz="0" w:space="0" w:color="auto"/>
                <w:right w:val="none" w:sz="0" w:space="0" w:color="auto"/>
              </w:divBdr>
            </w:div>
            <w:div w:id="1691950639">
              <w:marLeft w:val="0"/>
              <w:marRight w:val="0"/>
              <w:marTop w:val="0"/>
              <w:marBottom w:val="0"/>
              <w:divBdr>
                <w:top w:val="none" w:sz="0" w:space="0" w:color="auto"/>
                <w:left w:val="none" w:sz="0" w:space="0" w:color="auto"/>
                <w:bottom w:val="none" w:sz="0" w:space="0" w:color="auto"/>
                <w:right w:val="none" w:sz="0" w:space="0" w:color="auto"/>
              </w:divBdr>
            </w:div>
            <w:div w:id="1693922153">
              <w:marLeft w:val="0"/>
              <w:marRight w:val="0"/>
              <w:marTop w:val="0"/>
              <w:marBottom w:val="0"/>
              <w:divBdr>
                <w:top w:val="none" w:sz="0" w:space="0" w:color="auto"/>
                <w:left w:val="none" w:sz="0" w:space="0" w:color="auto"/>
                <w:bottom w:val="none" w:sz="0" w:space="0" w:color="auto"/>
                <w:right w:val="none" w:sz="0" w:space="0" w:color="auto"/>
              </w:divBdr>
            </w:div>
            <w:div w:id="1695224885">
              <w:marLeft w:val="0"/>
              <w:marRight w:val="0"/>
              <w:marTop w:val="0"/>
              <w:marBottom w:val="0"/>
              <w:divBdr>
                <w:top w:val="none" w:sz="0" w:space="0" w:color="auto"/>
                <w:left w:val="none" w:sz="0" w:space="0" w:color="auto"/>
                <w:bottom w:val="none" w:sz="0" w:space="0" w:color="auto"/>
                <w:right w:val="none" w:sz="0" w:space="0" w:color="auto"/>
              </w:divBdr>
            </w:div>
            <w:div w:id="1696350259">
              <w:marLeft w:val="0"/>
              <w:marRight w:val="0"/>
              <w:marTop w:val="0"/>
              <w:marBottom w:val="0"/>
              <w:divBdr>
                <w:top w:val="none" w:sz="0" w:space="0" w:color="auto"/>
                <w:left w:val="none" w:sz="0" w:space="0" w:color="auto"/>
                <w:bottom w:val="none" w:sz="0" w:space="0" w:color="auto"/>
                <w:right w:val="none" w:sz="0" w:space="0" w:color="auto"/>
              </w:divBdr>
            </w:div>
            <w:div w:id="1697078827">
              <w:marLeft w:val="0"/>
              <w:marRight w:val="0"/>
              <w:marTop w:val="0"/>
              <w:marBottom w:val="0"/>
              <w:divBdr>
                <w:top w:val="none" w:sz="0" w:space="0" w:color="auto"/>
                <w:left w:val="none" w:sz="0" w:space="0" w:color="auto"/>
                <w:bottom w:val="none" w:sz="0" w:space="0" w:color="auto"/>
                <w:right w:val="none" w:sz="0" w:space="0" w:color="auto"/>
              </w:divBdr>
            </w:div>
            <w:div w:id="1697777727">
              <w:marLeft w:val="0"/>
              <w:marRight w:val="0"/>
              <w:marTop w:val="0"/>
              <w:marBottom w:val="0"/>
              <w:divBdr>
                <w:top w:val="none" w:sz="0" w:space="0" w:color="auto"/>
                <w:left w:val="none" w:sz="0" w:space="0" w:color="auto"/>
                <w:bottom w:val="none" w:sz="0" w:space="0" w:color="auto"/>
                <w:right w:val="none" w:sz="0" w:space="0" w:color="auto"/>
              </w:divBdr>
            </w:div>
            <w:div w:id="1698041565">
              <w:marLeft w:val="0"/>
              <w:marRight w:val="0"/>
              <w:marTop w:val="0"/>
              <w:marBottom w:val="0"/>
              <w:divBdr>
                <w:top w:val="none" w:sz="0" w:space="0" w:color="auto"/>
                <w:left w:val="none" w:sz="0" w:space="0" w:color="auto"/>
                <w:bottom w:val="none" w:sz="0" w:space="0" w:color="auto"/>
                <w:right w:val="none" w:sz="0" w:space="0" w:color="auto"/>
              </w:divBdr>
            </w:div>
            <w:div w:id="1702169730">
              <w:marLeft w:val="0"/>
              <w:marRight w:val="0"/>
              <w:marTop w:val="0"/>
              <w:marBottom w:val="0"/>
              <w:divBdr>
                <w:top w:val="none" w:sz="0" w:space="0" w:color="auto"/>
                <w:left w:val="none" w:sz="0" w:space="0" w:color="auto"/>
                <w:bottom w:val="none" w:sz="0" w:space="0" w:color="auto"/>
                <w:right w:val="none" w:sz="0" w:space="0" w:color="auto"/>
              </w:divBdr>
            </w:div>
            <w:div w:id="1704667322">
              <w:marLeft w:val="0"/>
              <w:marRight w:val="0"/>
              <w:marTop w:val="0"/>
              <w:marBottom w:val="0"/>
              <w:divBdr>
                <w:top w:val="none" w:sz="0" w:space="0" w:color="auto"/>
                <w:left w:val="none" w:sz="0" w:space="0" w:color="auto"/>
                <w:bottom w:val="none" w:sz="0" w:space="0" w:color="auto"/>
                <w:right w:val="none" w:sz="0" w:space="0" w:color="auto"/>
              </w:divBdr>
            </w:div>
            <w:div w:id="1710299723">
              <w:marLeft w:val="0"/>
              <w:marRight w:val="0"/>
              <w:marTop w:val="0"/>
              <w:marBottom w:val="0"/>
              <w:divBdr>
                <w:top w:val="none" w:sz="0" w:space="0" w:color="auto"/>
                <w:left w:val="none" w:sz="0" w:space="0" w:color="auto"/>
                <w:bottom w:val="none" w:sz="0" w:space="0" w:color="auto"/>
                <w:right w:val="none" w:sz="0" w:space="0" w:color="auto"/>
              </w:divBdr>
            </w:div>
            <w:div w:id="1711153037">
              <w:marLeft w:val="0"/>
              <w:marRight w:val="0"/>
              <w:marTop w:val="0"/>
              <w:marBottom w:val="0"/>
              <w:divBdr>
                <w:top w:val="none" w:sz="0" w:space="0" w:color="auto"/>
                <w:left w:val="none" w:sz="0" w:space="0" w:color="auto"/>
                <w:bottom w:val="none" w:sz="0" w:space="0" w:color="auto"/>
                <w:right w:val="none" w:sz="0" w:space="0" w:color="auto"/>
              </w:divBdr>
            </w:div>
            <w:div w:id="1711688094">
              <w:marLeft w:val="0"/>
              <w:marRight w:val="0"/>
              <w:marTop w:val="0"/>
              <w:marBottom w:val="0"/>
              <w:divBdr>
                <w:top w:val="none" w:sz="0" w:space="0" w:color="auto"/>
                <w:left w:val="none" w:sz="0" w:space="0" w:color="auto"/>
                <w:bottom w:val="none" w:sz="0" w:space="0" w:color="auto"/>
                <w:right w:val="none" w:sz="0" w:space="0" w:color="auto"/>
              </w:divBdr>
            </w:div>
            <w:div w:id="1712223123">
              <w:marLeft w:val="0"/>
              <w:marRight w:val="0"/>
              <w:marTop w:val="0"/>
              <w:marBottom w:val="0"/>
              <w:divBdr>
                <w:top w:val="none" w:sz="0" w:space="0" w:color="auto"/>
                <w:left w:val="none" w:sz="0" w:space="0" w:color="auto"/>
                <w:bottom w:val="none" w:sz="0" w:space="0" w:color="auto"/>
                <w:right w:val="none" w:sz="0" w:space="0" w:color="auto"/>
              </w:divBdr>
            </w:div>
            <w:div w:id="1713579091">
              <w:marLeft w:val="0"/>
              <w:marRight w:val="0"/>
              <w:marTop w:val="0"/>
              <w:marBottom w:val="0"/>
              <w:divBdr>
                <w:top w:val="none" w:sz="0" w:space="0" w:color="auto"/>
                <w:left w:val="none" w:sz="0" w:space="0" w:color="auto"/>
                <w:bottom w:val="none" w:sz="0" w:space="0" w:color="auto"/>
                <w:right w:val="none" w:sz="0" w:space="0" w:color="auto"/>
              </w:divBdr>
            </w:div>
            <w:div w:id="1715037289">
              <w:marLeft w:val="0"/>
              <w:marRight w:val="0"/>
              <w:marTop w:val="0"/>
              <w:marBottom w:val="0"/>
              <w:divBdr>
                <w:top w:val="none" w:sz="0" w:space="0" w:color="auto"/>
                <w:left w:val="none" w:sz="0" w:space="0" w:color="auto"/>
                <w:bottom w:val="none" w:sz="0" w:space="0" w:color="auto"/>
                <w:right w:val="none" w:sz="0" w:space="0" w:color="auto"/>
              </w:divBdr>
            </w:div>
            <w:div w:id="1722945350">
              <w:marLeft w:val="0"/>
              <w:marRight w:val="0"/>
              <w:marTop w:val="0"/>
              <w:marBottom w:val="0"/>
              <w:divBdr>
                <w:top w:val="none" w:sz="0" w:space="0" w:color="auto"/>
                <w:left w:val="none" w:sz="0" w:space="0" w:color="auto"/>
                <w:bottom w:val="none" w:sz="0" w:space="0" w:color="auto"/>
                <w:right w:val="none" w:sz="0" w:space="0" w:color="auto"/>
              </w:divBdr>
            </w:div>
            <w:div w:id="1723168023">
              <w:marLeft w:val="0"/>
              <w:marRight w:val="0"/>
              <w:marTop w:val="0"/>
              <w:marBottom w:val="0"/>
              <w:divBdr>
                <w:top w:val="none" w:sz="0" w:space="0" w:color="auto"/>
                <w:left w:val="none" w:sz="0" w:space="0" w:color="auto"/>
                <w:bottom w:val="none" w:sz="0" w:space="0" w:color="auto"/>
                <w:right w:val="none" w:sz="0" w:space="0" w:color="auto"/>
              </w:divBdr>
            </w:div>
            <w:div w:id="1723401689">
              <w:marLeft w:val="0"/>
              <w:marRight w:val="0"/>
              <w:marTop w:val="0"/>
              <w:marBottom w:val="0"/>
              <w:divBdr>
                <w:top w:val="none" w:sz="0" w:space="0" w:color="auto"/>
                <w:left w:val="none" w:sz="0" w:space="0" w:color="auto"/>
                <w:bottom w:val="none" w:sz="0" w:space="0" w:color="auto"/>
                <w:right w:val="none" w:sz="0" w:space="0" w:color="auto"/>
              </w:divBdr>
            </w:div>
            <w:div w:id="1724868713">
              <w:marLeft w:val="0"/>
              <w:marRight w:val="0"/>
              <w:marTop w:val="0"/>
              <w:marBottom w:val="0"/>
              <w:divBdr>
                <w:top w:val="none" w:sz="0" w:space="0" w:color="auto"/>
                <w:left w:val="none" w:sz="0" w:space="0" w:color="auto"/>
                <w:bottom w:val="none" w:sz="0" w:space="0" w:color="auto"/>
                <w:right w:val="none" w:sz="0" w:space="0" w:color="auto"/>
              </w:divBdr>
            </w:div>
            <w:div w:id="1725449710">
              <w:marLeft w:val="0"/>
              <w:marRight w:val="0"/>
              <w:marTop w:val="0"/>
              <w:marBottom w:val="0"/>
              <w:divBdr>
                <w:top w:val="none" w:sz="0" w:space="0" w:color="auto"/>
                <w:left w:val="none" w:sz="0" w:space="0" w:color="auto"/>
                <w:bottom w:val="none" w:sz="0" w:space="0" w:color="auto"/>
                <w:right w:val="none" w:sz="0" w:space="0" w:color="auto"/>
              </w:divBdr>
            </w:div>
            <w:div w:id="1726173885">
              <w:marLeft w:val="0"/>
              <w:marRight w:val="0"/>
              <w:marTop w:val="0"/>
              <w:marBottom w:val="0"/>
              <w:divBdr>
                <w:top w:val="none" w:sz="0" w:space="0" w:color="auto"/>
                <w:left w:val="none" w:sz="0" w:space="0" w:color="auto"/>
                <w:bottom w:val="none" w:sz="0" w:space="0" w:color="auto"/>
                <w:right w:val="none" w:sz="0" w:space="0" w:color="auto"/>
              </w:divBdr>
            </w:div>
            <w:div w:id="1726374826">
              <w:marLeft w:val="0"/>
              <w:marRight w:val="0"/>
              <w:marTop w:val="0"/>
              <w:marBottom w:val="0"/>
              <w:divBdr>
                <w:top w:val="none" w:sz="0" w:space="0" w:color="auto"/>
                <w:left w:val="none" w:sz="0" w:space="0" w:color="auto"/>
                <w:bottom w:val="none" w:sz="0" w:space="0" w:color="auto"/>
                <w:right w:val="none" w:sz="0" w:space="0" w:color="auto"/>
              </w:divBdr>
            </w:div>
            <w:div w:id="1727026178">
              <w:marLeft w:val="0"/>
              <w:marRight w:val="0"/>
              <w:marTop w:val="0"/>
              <w:marBottom w:val="0"/>
              <w:divBdr>
                <w:top w:val="none" w:sz="0" w:space="0" w:color="auto"/>
                <w:left w:val="none" w:sz="0" w:space="0" w:color="auto"/>
                <w:bottom w:val="none" w:sz="0" w:space="0" w:color="auto"/>
                <w:right w:val="none" w:sz="0" w:space="0" w:color="auto"/>
              </w:divBdr>
            </w:div>
            <w:div w:id="1728987866">
              <w:marLeft w:val="0"/>
              <w:marRight w:val="0"/>
              <w:marTop w:val="0"/>
              <w:marBottom w:val="0"/>
              <w:divBdr>
                <w:top w:val="none" w:sz="0" w:space="0" w:color="auto"/>
                <w:left w:val="none" w:sz="0" w:space="0" w:color="auto"/>
                <w:bottom w:val="none" w:sz="0" w:space="0" w:color="auto"/>
                <w:right w:val="none" w:sz="0" w:space="0" w:color="auto"/>
              </w:divBdr>
            </w:div>
            <w:div w:id="1730491845">
              <w:marLeft w:val="0"/>
              <w:marRight w:val="0"/>
              <w:marTop w:val="0"/>
              <w:marBottom w:val="0"/>
              <w:divBdr>
                <w:top w:val="none" w:sz="0" w:space="0" w:color="auto"/>
                <w:left w:val="none" w:sz="0" w:space="0" w:color="auto"/>
                <w:bottom w:val="none" w:sz="0" w:space="0" w:color="auto"/>
                <w:right w:val="none" w:sz="0" w:space="0" w:color="auto"/>
              </w:divBdr>
            </w:div>
            <w:div w:id="1731340113">
              <w:marLeft w:val="0"/>
              <w:marRight w:val="0"/>
              <w:marTop w:val="0"/>
              <w:marBottom w:val="0"/>
              <w:divBdr>
                <w:top w:val="none" w:sz="0" w:space="0" w:color="auto"/>
                <w:left w:val="none" w:sz="0" w:space="0" w:color="auto"/>
                <w:bottom w:val="none" w:sz="0" w:space="0" w:color="auto"/>
                <w:right w:val="none" w:sz="0" w:space="0" w:color="auto"/>
              </w:divBdr>
            </w:div>
            <w:div w:id="1732339758">
              <w:marLeft w:val="0"/>
              <w:marRight w:val="0"/>
              <w:marTop w:val="0"/>
              <w:marBottom w:val="0"/>
              <w:divBdr>
                <w:top w:val="none" w:sz="0" w:space="0" w:color="auto"/>
                <w:left w:val="none" w:sz="0" w:space="0" w:color="auto"/>
                <w:bottom w:val="none" w:sz="0" w:space="0" w:color="auto"/>
                <w:right w:val="none" w:sz="0" w:space="0" w:color="auto"/>
              </w:divBdr>
            </w:div>
            <w:div w:id="1734959919">
              <w:marLeft w:val="0"/>
              <w:marRight w:val="0"/>
              <w:marTop w:val="0"/>
              <w:marBottom w:val="0"/>
              <w:divBdr>
                <w:top w:val="none" w:sz="0" w:space="0" w:color="auto"/>
                <w:left w:val="none" w:sz="0" w:space="0" w:color="auto"/>
                <w:bottom w:val="none" w:sz="0" w:space="0" w:color="auto"/>
                <w:right w:val="none" w:sz="0" w:space="0" w:color="auto"/>
              </w:divBdr>
            </w:div>
            <w:div w:id="1736395295">
              <w:marLeft w:val="0"/>
              <w:marRight w:val="0"/>
              <w:marTop w:val="0"/>
              <w:marBottom w:val="0"/>
              <w:divBdr>
                <w:top w:val="none" w:sz="0" w:space="0" w:color="auto"/>
                <w:left w:val="none" w:sz="0" w:space="0" w:color="auto"/>
                <w:bottom w:val="none" w:sz="0" w:space="0" w:color="auto"/>
                <w:right w:val="none" w:sz="0" w:space="0" w:color="auto"/>
              </w:divBdr>
            </w:div>
            <w:div w:id="1740322951">
              <w:marLeft w:val="0"/>
              <w:marRight w:val="0"/>
              <w:marTop w:val="0"/>
              <w:marBottom w:val="0"/>
              <w:divBdr>
                <w:top w:val="none" w:sz="0" w:space="0" w:color="auto"/>
                <w:left w:val="none" w:sz="0" w:space="0" w:color="auto"/>
                <w:bottom w:val="none" w:sz="0" w:space="0" w:color="auto"/>
                <w:right w:val="none" w:sz="0" w:space="0" w:color="auto"/>
              </w:divBdr>
              <w:divsChild>
                <w:div w:id="822161270">
                  <w:marLeft w:val="0"/>
                  <w:marRight w:val="0"/>
                  <w:marTop w:val="0"/>
                  <w:marBottom w:val="0"/>
                  <w:divBdr>
                    <w:top w:val="none" w:sz="0" w:space="0" w:color="auto"/>
                    <w:left w:val="none" w:sz="0" w:space="0" w:color="auto"/>
                    <w:bottom w:val="none" w:sz="0" w:space="0" w:color="auto"/>
                    <w:right w:val="none" w:sz="0" w:space="0" w:color="auto"/>
                  </w:divBdr>
                </w:div>
                <w:div w:id="1300114668">
                  <w:marLeft w:val="0"/>
                  <w:marRight w:val="0"/>
                  <w:marTop w:val="0"/>
                  <w:marBottom w:val="0"/>
                  <w:divBdr>
                    <w:top w:val="none" w:sz="0" w:space="0" w:color="auto"/>
                    <w:left w:val="none" w:sz="0" w:space="0" w:color="auto"/>
                    <w:bottom w:val="none" w:sz="0" w:space="0" w:color="auto"/>
                    <w:right w:val="none" w:sz="0" w:space="0" w:color="auto"/>
                  </w:divBdr>
                </w:div>
                <w:div w:id="1605305700">
                  <w:marLeft w:val="0"/>
                  <w:marRight w:val="0"/>
                  <w:marTop w:val="0"/>
                  <w:marBottom w:val="0"/>
                  <w:divBdr>
                    <w:top w:val="none" w:sz="0" w:space="0" w:color="auto"/>
                    <w:left w:val="none" w:sz="0" w:space="0" w:color="auto"/>
                    <w:bottom w:val="none" w:sz="0" w:space="0" w:color="auto"/>
                    <w:right w:val="none" w:sz="0" w:space="0" w:color="auto"/>
                  </w:divBdr>
                </w:div>
              </w:divsChild>
            </w:div>
            <w:div w:id="1745254748">
              <w:marLeft w:val="0"/>
              <w:marRight w:val="0"/>
              <w:marTop w:val="0"/>
              <w:marBottom w:val="0"/>
              <w:divBdr>
                <w:top w:val="none" w:sz="0" w:space="0" w:color="auto"/>
                <w:left w:val="none" w:sz="0" w:space="0" w:color="auto"/>
                <w:bottom w:val="none" w:sz="0" w:space="0" w:color="auto"/>
                <w:right w:val="none" w:sz="0" w:space="0" w:color="auto"/>
              </w:divBdr>
            </w:div>
            <w:div w:id="1745881805">
              <w:marLeft w:val="0"/>
              <w:marRight w:val="0"/>
              <w:marTop w:val="0"/>
              <w:marBottom w:val="0"/>
              <w:divBdr>
                <w:top w:val="none" w:sz="0" w:space="0" w:color="auto"/>
                <w:left w:val="none" w:sz="0" w:space="0" w:color="auto"/>
                <w:bottom w:val="none" w:sz="0" w:space="0" w:color="auto"/>
                <w:right w:val="none" w:sz="0" w:space="0" w:color="auto"/>
              </w:divBdr>
            </w:div>
            <w:div w:id="1746149121">
              <w:marLeft w:val="0"/>
              <w:marRight w:val="0"/>
              <w:marTop w:val="0"/>
              <w:marBottom w:val="0"/>
              <w:divBdr>
                <w:top w:val="none" w:sz="0" w:space="0" w:color="auto"/>
                <w:left w:val="none" w:sz="0" w:space="0" w:color="auto"/>
                <w:bottom w:val="none" w:sz="0" w:space="0" w:color="auto"/>
                <w:right w:val="none" w:sz="0" w:space="0" w:color="auto"/>
              </w:divBdr>
            </w:div>
            <w:div w:id="1746220299">
              <w:marLeft w:val="0"/>
              <w:marRight w:val="0"/>
              <w:marTop w:val="0"/>
              <w:marBottom w:val="0"/>
              <w:divBdr>
                <w:top w:val="none" w:sz="0" w:space="0" w:color="auto"/>
                <w:left w:val="none" w:sz="0" w:space="0" w:color="auto"/>
                <w:bottom w:val="none" w:sz="0" w:space="0" w:color="auto"/>
                <w:right w:val="none" w:sz="0" w:space="0" w:color="auto"/>
              </w:divBdr>
            </w:div>
            <w:div w:id="1748188955">
              <w:marLeft w:val="0"/>
              <w:marRight w:val="0"/>
              <w:marTop w:val="360"/>
              <w:marBottom w:val="0"/>
              <w:divBdr>
                <w:top w:val="single" w:sz="6" w:space="0" w:color="auto"/>
                <w:left w:val="single" w:sz="6" w:space="0" w:color="auto"/>
                <w:bottom w:val="single" w:sz="6" w:space="0" w:color="auto"/>
                <w:right w:val="single" w:sz="6" w:space="0" w:color="auto"/>
              </w:divBdr>
            </w:div>
            <w:div w:id="1749376870">
              <w:marLeft w:val="0"/>
              <w:marRight w:val="0"/>
              <w:marTop w:val="0"/>
              <w:marBottom w:val="0"/>
              <w:divBdr>
                <w:top w:val="none" w:sz="0" w:space="0" w:color="auto"/>
                <w:left w:val="none" w:sz="0" w:space="0" w:color="auto"/>
                <w:bottom w:val="none" w:sz="0" w:space="0" w:color="auto"/>
                <w:right w:val="none" w:sz="0" w:space="0" w:color="auto"/>
              </w:divBdr>
            </w:div>
            <w:div w:id="1749427136">
              <w:marLeft w:val="0"/>
              <w:marRight w:val="0"/>
              <w:marTop w:val="0"/>
              <w:marBottom w:val="0"/>
              <w:divBdr>
                <w:top w:val="none" w:sz="0" w:space="0" w:color="auto"/>
                <w:left w:val="none" w:sz="0" w:space="0" w:color="auto"/>
                <w:bottom w:val="none" w:sz="0" w:space="0" w:color="auto"/>
                <w:right w:val="none" w:sz="0" w:space="0" w:color="auto"/>
              </w:divBdr>
            </w:div>
            <w:div w:id="1749883142">
              <w:marLeft w:val="0"/>
              <w:marRight w:val="0"/>
              <w:marTop w:val="0"/>
              <w:marBottom w:val="0"/>
              <w:divBdr>
                <w:top w:val="none" w:sz="0" w:space="0" w:color="auto"/>
                <w:left w:val="none" w:sz="0" w:space="0" w:color="auto"/>
                <w:bottom w:val="none" w:sz="0" w:space="0" w:color="auto"/>
                <w:right w:val="none" w:sz="0" w:space="0" w:color="auto"/>
              </w:divBdr>
            </w:div>
            <w:div w:id="1750499135">
              <w:marLeft w:val="0"/>
              <w:marRight w:val="0"/>
              <w:marTop w:val="0"/>
              <w:marBottom w:val="0"/>
              <w:divBdr>
                <w:top w:val="none" w:sz="0" w:space="0" w:color="auto"/>
                <w:left w:val="none" w:sz="0" w:space="0" w:color="auto"/>
                <w:bottom w:val="none" w:sz="0" w:space="0" w:color="auto"/>
                <w:right w:val="none" w:sz="0" w:space="0" w:color="auto"/>
              </w:divBdr>
            </w:div>
            <w:div w:id="1750619617">
              <w:marLeft w:val="0"/>
              <w:marRight w:val="0"/>
              <w:marTop w:val="0"/>
              <w:marBottom w:val="0"/>
              <w:divBdr>
                <w:top w:val="none" w:sz="0" w:space="0" w:color="auto"/>
                <w:left w:val="none" w:sz="0" w:space="0" w:color="auto"/>
                <w:bottom w:val="none" w:sz="0" w:space="0" w:color="auto"/>
                <w:right w:val="none" w:sz="0" w:space="0" w:color="auto"/>
              </w:divBdr>
            </w:div>
            <w:div w:id="1751805757">
              <w:marLeft w:val="0"/>
              <w:marRight w:val="0"/>
              <w:marTop w:val="0"/>
              <w:marBottom w:val="0"/>
              <w:divBdr>
                <w:top w:val="none" w:sz="0" w:space="0" w:color="auto"/>
                <w:left w:val="none" w:sz="0" w:space="0" w:color="auto"/>
                <w:bottom w:val="none" w:sz="0" w:space="0" w:color="auto"/>
                <w:right w:val="none" w:sz="0" w:space="0" w:color="auto"/>
              </w:divBdr>
            </w:div>
            <w:div w:id="1753314725">
              <w:marLeft w:val="0"/>
              <w:marRight w:val="0"/>
              <w:marTop w:val="0"/>
              <w:marBottom w:val="0"/>
              <w:divBdr>
                <w:top w:val="none" w:sz="0" w:space="0" w:color="auto"/>
                <w:left w:val="none" w:sz="0" w:space="0" w:color="auto"/>
                <w:bottom w:val="none" w:sz="0" w:space="0" w:color="auto"/>
                <w:right w:val="none" w:sz="0" w:space="0" w:color="auto"/>
              </w:divBdr>
            </w:div>
            <w:div w:id="1756824827">
              <w:marLeft w:val="0"/>
              <w:marRight w:val="0"/>
              <w:marTop w:val="0"/>
              <w:marBottom w:val="0"/>
              <w:divBdr>
                <w:top w:val="none" w:sz="0" w:space="0" w:color="auto"/>
                <w:left w:val="none" w:sz="0" w:space="0" w:color="auto"/>
                <w:bottom w:val="none" w:sz="0" w:space="0" w:color="auto"/>
                <w:right w:val="none" w:sz="0" w:space="0" w:color="auto"/>
              </w:divBdr>
            </w:div>
            <w:div w:id="1759449110">
              <w:marLeft w:val="0"/>
              <w:marRight w:val="0"/>
              <w:marTop w:val="0"/>
              <w:marBottom w:val="0"/>
              <w:divBdr>
                <w:top w:val="none" w:sz="0" w:space="0" w:color="auto"/>
                <w:left w:val="none" w:sz="0" w:space="0" w:color="auto"/>
                <w:bottom w:val="none" w:sz="0" w:space="0" w:color="auto"/>
                <w:right w:val="none" w:sz="0" w:space="0" w:color="auto"/>
              </w:divBdr>
            </w:div>
            <w:div w:id="1760246766">
              <w:marLeft w:val="0"/>
              <w:marRight w:val="0"/>
              <w:marTop w:val="0"/>
              <w:marBottom w:val="0"/>
              <w:divBdr>
                <w:top w:val="none" w:sz="0" w:space="0" w:color="auto"/>
                <w:left w:val="none" w:sz="0" w:space="0" w:color="auto"/>
                <w:bottom w:val="none" w:sz="0" w:space="0" w:color="auto"/>
                <w:right w:val="none" w:sz="0" w:space="0" w:color="auto"/>
              </w:divBdr>
            </w:div>
            <w:div w:id="1762096892">
              <w:marLeft w:val="0"/>
              <w:marRight w:val="0"/>
              <w:marTop w:val="0"/>
              <w:marBottom w:val="0"/>
              <w:divBdr>
                <w:top w:val="none" w:sz="0" w:space="0" w:color="auto"/>
                <w:left w:val="none" w:sz="0" w:space="0" w:color="auto"/>
                <w:bottom w:val="none" w:sz="0" w:space="0" w:color="auto"/>
                <w:right w:val="none" w:sz="0" w:space="0" w:color="auto"/>
              </w:divBdr>
            </w:div>
            <w:div w:id="1762139113">
              <w:marLeft w:val="0"/>
              <w:marRight w:val="0"/>
              <w:marTop w:val="0"/>
              <w:marBottom w:val="0"/>
              <w:divBdr>
                <w:top w:val="none" w:sz="0" w:space="0" w:color="auto"/>
                <w:left w:val="none" w:sz="0" w:space="0" w:color="auto"/>
                <w:bottom w:val="none" w:sz="0" w:space="0" w:color="auto"/>
                <w:right w:val="none" w:sz="0" w:space="0" w:color="auto"/>
              </w:divBdr>
            </w:div>
            <w:div w:id="1762336801">
              <w:marLeft w:val="0"/>
              <w:marRight w:val="0"/>
              <w:marTop w:val="0"/>
              <w:marBottom w:val="0"/>
              <w:divBdr>
                <w:top w:val="none" w:sz="0" w:space="0" w:color="auto"/>
                <w:left w:val="none" w:sz="0" w:space="0" w:color="auto"/>
                <w:bottom w:val="none" w:sz="0" w:space="0" w:color="auto"/>
                <w:right w:val="none" w:sz="0" w:space="0" w:color="auto"/>
              </w:divBdr>
            </w:div>
            <w:div w:id="1762945300">
              <w:marLeft w:val="0"/>
              <w:marRight w:val="0"/>
              <w:marTop w:val="360"/>
              <w:marBottom w:val="0"/>
              <w:divBdr>
                <w:top w:val="single" w:sz="6" w:space="0" w:color="auto"/>
                <w:left w:val="single" w:sz="6" w:space="0" w:color="auto"/>
                <w:bottom w:val="single" w:sz="6" w:space="0" w:color="auto"/>
                <w:right w:val="single" w:sz="6" w:space="0" w:color="auto"/>
              </w:divBdr>
            </w:div>
            <w:div w:id="1762987210">
              <w:marLeft w:val="0"/>
              <w:marRight w:val="0"/>
              <w:marTop w:val="0"/>
              <w:marBottom w:val="0"/>
              <w:divBdr>
                <w:top w:val="none" w:sz="0" w:space="0" w:color="auto"/>
                <w:left w:val="none" w:sz="0" w:space="0" w:color="auto"/>
                <w:bottom w:val="none" w:sz="0" w:space="0" w:color="auto"/>
                <w:right w:val="none" w:sz="0" w:space="0" w:color="auto"/>
              </w:divBdr>
            </w:div>
            <w:div w:id="1765106003">
              <w:marLeft w:val="0"/>
              <w:marRight w:val="0"/>
              <w:marTop w:val="360"/>
              <w:marBottom w:val="0"/>
              <w:divBdr>
                <w:top w:val="single" w:sz="6" w:space="0" w:color="auto"/>
                <w:left w:val="single" w:sz="6" w:space="0" w:color="auto"/>
                <w:bottom w:val="single" w:sz="6" w:space="0" w:color="auto"/>
                <w:right w:val="single" w:sz="6" w:space="0" w:color="auto"/>
              </w:divBdr>
            </w:div>
            <w:div w:id="1767919336">
              <w:marLeft w:val="0"/>
              <w:marRight w:val="0"/>
              <w:marTop w:val="0"/>
              <w:marBottom w:val="0"/>
              <w:divBdr>
                <w:top w:val="none" w:sz="0" w:space="0" w:color="auto"/>
                <w:left w:val="none" w:sz="0" w:space="0" w:color="auto"/>
                <w:bottom w:val="none" w:sz="0" w:space="0" w:color="auto"/>
                <w:right w:val="none" w:sz="0" w:space="0" w:color="auto"/>
              </w:divBdr>
            </w:div>
            <w:div w:id="1768227785">
              <w:marLeft w:val="0"/>
              <w:marRight w:val="0"/>
              <w:marTop w:val="0"/>
              <w:marBottom w:val="0"/>
              <w:divBdr>
                <w:top w:val="none" w:sz="0" w:space="0" w:color="auto"/>
                <w:left w:val="none" w:sz="0" w:space="0" w:color="auto"/>
                <w:bottom w:val="none" w:sz="0" w:space="0" w:color="auto"/>
                <w:right w:val="none" w:sz="0" w:space="0" w:color="auto"/>
              </w:divBdr>
            </w:div>
            <w:div w:id="1769085634">
              <w:marLeft w:val="0"/>
              <w:marRight w:val="0"/>
              <w:marTop w:val="0"/>
              <w:marBottom w:val="0"/>
              <w:divBdr>
                <w:top w:val="none" w:sz="0" w:space="0" w:color="auto"/>
                <w:left w:val="none" w:sz="0" w:space="0" w:color="auto"/>
                <w:bottom w:val="none" w:sz="0" w:space="0" w:color="auto"/>
                <w:right w:val="none" w:sz="0" w:space="0" w:color="auto"/>
              </w:divBdr>
            </w:div>
            <w:div w:id="1769277456">
              <w:marLeft w:val="0"/>
              <w:marRight w:val="0"/>
              <w:marTop w:val="0"/>
              <w:marBottom w:val="0"/>
              <w:divBdr>
                <w:top w:val="none" w:sz="0" w:space="0" w:color="auto"/>
                <w:left w:val="none" w:sz="0" w:space="0" w:color="auto"/>
                <w:bottom w:val="none" w:sz="0" w:space="0" w:color="auto"/>
                <w:right w:val="none" w:sz="0" w:space="0" w:color="auto"/>
              </w:divBdr>
            </w:div>
            <w:div w:id="1769740161">
              <w:marLeft w:val="0"/>
              <w:marRight w:val="0"/>
              <w:marTop w:val="0"/>
              <w:marBottom w:val="0"/>
              <w:divBdr>
                <w:top w:val="none" w:sz="0" w:space="0" w:color="auto"/>
                <w:left w:val="none" w:sz="0" w:space="0" w:color="auto"/>
                <w:bottom w:val="none" w:sz="0" w:space="0" w:color="auto"/>
                <w:right w:val="none" w:sz="0" w:space="0" w:color="auto"/>
              </w:divBdr>
            </w:div>
            <w:div w:id="1770082608">
              <w:marLeft w:val="0"/>
              <w:marRight w:val="0"/>
              <w:marTop w:val="0"/>
              <w:marBottom w:val="0"/>
              <w:divBdr>
                <w:top w:val="none" w:sz="0" w:space="0" w:color="auto"/>
                <w:left w:val="none" w:sz="0" w:space="0" w:color="auto"/>
                <w:bottom w:val="none" w:sz="0" w:space="0" w:color="auto"/>
                <w:right w:val="none" w:sz="0" w:space="0" w:color="auto"/>
              </w:divBdr>
            </w:div>
            <w:div w:id="1771465418">
              <w:marLeft w:val="0"/>
              <w:marRight w:val="0"/>
              <w:marTop w:val="0"/>
              <w:marBottom w:val="0"/>
              <w:divBdr>
                <w:top w:val="none" w:sz="0" w:space="0" w:color="auto"/>
                <w:left w:val="none" w:sz="0" w:space="0" w:color="auto"/>
                <w:bottom w:val="none" w:sz="0" w:space="0" w:color="auto"/>
                <w:right w:val="none" w:sz="0" w:space="0" w:color="auto"/>
              </w:divBdr>
            </w:div>
            <w:div w:id="1772972117">
              <w:marLeft w:val="0"/>
              <w:marRight w:val="0"/>
              <w:marTop w:val="0"/>
              <w:marBottom w:val="0"/>
              <w:divBdr>
                <w:top w:val="none" w:sz="0" w:space="0" w:color="auto"/>
                <w:left w:val="none" w:sz="0" w:space="0" w:color="auto"/>
                <w:bottom w:val="none" w:sz="0" w:space="0" w:color="auto"/>
                <w:right w:val="none" w:sz="0" w:space="0" w:color="auto"/>
              </w:divBdr>
            </w:div>
            <w:div w:id="1774133633">
              <w:marLeft w:val="0"/>
              <w:marRight w:val="0"/>
              <w:marTop w:val="0"/>
              <w:marBottom w:val="0"/>
              <w:divBdr>
                <w:top w:val="none" w:sz="0" w:space="0" w:color="auto"/>
                <w:left w:val="none" w:sz="0" w:space="0" w:color="auto"/>
                <w:bottom w:val="none" w:sz="0" w:space="0" w:color="auto"/>
                <w:right w:val="none" w:sz="0" w:space="0" w:color="auto"/>
              </w:divBdr>
            </w:div>
            <w:div w:id="1775787765">
              <w:marLeft w:val="0"/>
              <w:marRight w:val="0"/>
              <w:marTop w:val="0"/>
              <w:marBottom w:val="0"/>
              <w:divBdr>
                <w:top w:val="none" w:sz="0" w:space="0" w:color="auto"/>
                <w:left w:val="none" w:sz="0" w:space="0" w:color="auto"/>
                <w:bottom w:val="none" w:sz="0" w:space="0" w:color="auto"/>
                <w:right w:val="none" w:sz="0" w:space="0" w:color="auto"/>
              </w:divBdr>
            </w:div>
            <w:div w:id="1780220507">
              <w:marLeft w:val="0"/>
              <w:marRight w:val="0"/>
              <w:marTop w:val="0"/>
              <w:marBottom w:val="0"/>
              <w:divBdr>
                <w:top w:val="none" w:sz="0" w:space="0" w:color="auto"/>
                <w:left w:val="none" w:sz="0" w:space="0" w:color="auto"/>
                <w:bottom w:val="none" w:sz="0" w:space="0" w:color="auto"/>
                <w:right w:val="none" w:sz="0" w:space="0" w:color="auto"/>
              </w:divBdr>
            </w:div>
            <w:div w:id="1782990309">
              <w:marLeft w:val="0"/>
              <w:marRight w:val="0"/>
              <w:marTop w:val="0"/>
              <w:marBottom w:val="0"/>
              <w:divBdr>
                <w:top w:val="none" w:sz="0" w:space="0" w:color="auto"/>
                <w:left w:val="none" w:sz="0" w:space="0" w:color="auto"/>
                <w:bottom w:val="none" w:sz="0" w:space="0" w:color="auto"/>
                <w:right w:val="none" w:sz="0" w:space="0" w:color="auto"/>
              </w:divBdr>
            </w:div>
            <w:div w:id="1784032353">
              <w:marLeft w:val="0"/>
              <w:marRight w:val="0"/>
              <w:marTop w:val="0"/>
              <w:marBottom w:val="0"/>
              <w:divBdr>
                <w:top w:val="none" w:sz="0" w:space="0" w:color="auto"/>
                <w:left w:val="none" w:sz="0" w:space="0" w:color="auto"/>
                <w:bottom w:val="none" w:sz="0" w:space="0" w:color="auto"/>
                <w:right w:val="none" w:sz="0" w:space="0" w:color="auto"/>
              </w:divBdr>
            </w:div>
            <w:div w:id="1785342071">
              <w:marLeft w:val="0"/>
              <w:marRight w:val="0"/>
              <w:marTop w:val="0"/>
              <w:marBottom w:val="0"/>
              <w:divBdr>
                <w:top w:val="none" w:sz="0" w:space="0" w:color="auto"/>
                <w:left w:val="none" w:sz="0" w:space="0" w:color="auto"/>
                <w:bottom w:val="none" w:sz="0" w:space="0" w:color="auto"/>
                <w:right w:val="none" w:sz="0" w:space="0" w:color="auto"/>
              </w:divBdr>
            </w:div>
            <w:div w:id="1785343231">
              <w:marLeft w:val="0"/>
              <w:marRight w:val="0"/>
              <w:marTop w:val="0"/>
              <w:marBottom w:val="0"/>
              <w:divBdr>
                <w:top w:val="none" w:sz="0" w:space="0" w:color="auto"/>
                <w:left w:val="none" w:sz="0" w:space="0" w:color="auto"/>
                <w:bottom w:val="none" w:sz="0" w:space="0" w:color="auto"/>
                <w:right w:val="none" w:sz="0" w:space="0" w:color="auto"/>
              </w:divBdr>
            </w:div>
            <w:div w:id="1785343362">
              <w:marLeft w:val="0"/>
              <w:marRight w:val="0"/>
              <w:marTop w:val="0"/>
              <w:marBottom w:val="0"/>
              <w:divBdr>
                <w:top w:val="none" w:sz="0" w:space="0" w:color="auto"/>
                <w:left w:val="none" w:sz="0" w:space="0" w:color="auto"/>
                <w:bottom w:val="none" w:sz="0" w:space="0" w:color="auto"/>
                <w:right w:val="none" w:sz="0" w:space="0" w:color="auto"/>
              </w:divBdr>
            </w:div>
            <w:div w:id="1785536664">
              <w:marLeft w:val="0"/>
              <w:marRight w:val="0"/>
              <w:marTop w:val="0"/>
              <w:marBottom w:val="0"/>
              <w:divBdr>
                <w:top w:val="none" w:sz="0" w:space="0" w:color="auto"/>
                <w:left w:val="none" w:sz="0" w:space="0" w:color="auto"/>
                <w:bottom w:val="none" w:sz="0" w:space="0" w:color="auto"/>
                <w:right w:val="none" w:sz="0" w:space="0" w:color="auto"/>
              </w:divBdr>
            </w:div>
            <w:div w:id="1787581046">
              <w:marLeft w:val="0"/>
              <w:marRight w:val="0"/>
              <w:marTop w:val="0"/>
              <w:marBottom w:val="0"/>
              <w:divBdr>
                <w:top w:val="none" w:sz="0" w:space="0" w:color="auto"/>
                <w:left w:val="none" w:sz="0" w:space="0" w:color="auto"/>
                <w:bottom w:val="none" w:sz="0" w:space="0" w:color="auto"/>
                <w:right w:val="none" w:sz="0" w:space="0" w:color="auto"/>
              </w:divBdr>
            </w:div>
            <w:div w:id="1791238254">
              <w:marLeft w:val="0"/>
              <w:marRight w:val="0"/>
              <w:marTop w:val="0"/>
              <w:marBottom w:val="0"/>
              <w:divBdr>
                <w:top w:val="none" w:sz="0" w:space="0" w:color="auto"/>
                <w:left w:val="none" w:sz="0" w:space="0" w:color="auto"/>
                <w:bottom w:val="none" w:sz="0" w:space="0" w:color="auto"/>
                <w:right w:val="none" w:sz="0" w:space="0" w:color="auto"/>
              </w:divBdr>
            </w:div>
            <w:div w:id="1791782672">
              <w:marLeft w:val="0"/>
              <w:marRight w:val="0"/>
              <w:marTop w:val="0"/>
              <w:marBottom w:val="0"/>
              <w:divBdr>
                <w:top w:val="none" w:sz="0" w:space="0" w:color="auto"/>
                <w:left w:val="none" w:sz="0" w:space="0" w:color="auto"/>
                <w:bottom w:val="none" w:sz="0" w:space="0" w:color="auto"/>
                <w:right w:val="none" w:sz="0" w:space="0" w:color="auto"/>
              </w:divBdr>
            </w:div>
            <w:div w:id="1792477685">
              <w:marLeft w:val="0"/>
              <w:marRight w:val="0"/>
              <w:marTop w:val="0"/>
              <w:marBottom w:val="0"/>
              <w:divBdr>
                <w:top w:val="none" w:sz="0" w:space="0" w:color="auto"/>
                <w:left w:val="none" w:sz="0" w:space="0" w:color="auto"/>
                <w:bottom w:val="none" w:sz="0" w:space="0" w:color="auto"/>
                <w:right w:val="none" w:sz="0" w:space="0" w:color="auto"/>
              </w:divBdr>
            </w:div>
            <w:div w:id="1792552401">
              <w:marLeft w:val="0"/>
              <w:marRight w:val="0"/>
              <w:marTop w:val="0"/>
              <w:marBottom w:val="0"/>
              <w:divBdr>
                <w:top w:val="none" w:sz="0" w:space="0" w:color="auto"/>
                <w:left w:val="none" w:sz="0" w:space="0" w:color="auto"/>
                <w:bottom w:val="none" w:sz="0" w:space="0" w:color="auto"/>
                <w:right w:val="none" w:sz="0" w:space="0" w:color="auto"/>
              </w:divBdr>
            </w:div>
            <w:div w:id="1796555642">
              <w:marLeft w:val="0"/>
              <w:marRight w:val="0"/>
              <w:marTop w:val="0"/>
              <w:marBottom w:val="0"/>
              <w:divBdr>
                <w:top w:val="none" w:sz="0" w:space="0" w:color="auto"/>
                <w:left w:val="none" w:sz="0" w:space="0" w:color="auto"/>
                <w:bottom w:val="none" w:sz="0" w:space="0" w:color="auto"/>
                <w:right w:val="none" w:sz="0" w:space="0" w:color="auto"/>
              </w:divBdr>
            </w:div>
            <w:div w:id="1798403462">
              <w:marLeft w:val="0"/>
              <w:marRight w:val="0"/>
              <w:marTop w:val="0"/>
              <w:marBottom w:val="0"/>
              <w:divBdr>
                <w:top w:val="none" w:sz="0" w:space="0" w:color="auto"/>
                <w:left w:val="none" w:sz="0" w:space="0" w:color="auto"/>
                <w:bottom w:val="none" w:sz="0" w:space="0" w:color="auto"/>
                <w:right w:val="none" w:sz="0" w:space="0" w:color="auto"/>
              </w:divBdr>
            </w:div>
            <w:div w:id="1798527250">
              <w:marLeft w:val="0"/>
              <w:marRight w:val="0"/>
              <w:marTop w:val="0"/>
              <w:marBottom w:val="0"/>
              <w:divBdr>
                <w:top w:val="none" w:sz="0" w:space="0" w:color="auto"/>
                <w:left w:val="none" w:sz="0" w:space="0" w:color="auto"/>
                <w:bottom w:val="none" w:sz="0" w:space="0" w:color="auto"/>
                <w:right w:val="none" w:sz="0" w:space="0" w:color="auto"/>
              </w:divBdr>
            </w:div>
            <w:div w:id="1799175989">
              <w:marLeft w:val="0"/>
              <w:marRight w:val="0"/>
              <w:marTop w:val="0"/>
              <w:marBottom w:val="0"/>
              <w:divBdr>
                <w:top w:val="none" w:sz="0" w:space="0" w:color="auto"/>
                <w:left w:val="none" w:sz="0" w:space="0" w:color="auto"/>
                <w:bottom w:val="none" w:sz="0" w:space="0" w:color="auto"/>
                <w:right w:val="none" w:sz="0" w:space="0" w:color="auto"/>
              </w:divBdr>
            </w:div>
            <w:div w:id="1800033427">
              <w:marLeft w:val="0"/>
              <w:marRight w:val="0"/>
              <w:marTop w:val="0"/>
              <w:marBottom w:val="0"/>
              <w:divBdr>
                <w:top w:val="none" w:sz="0" w:space="0" w:color="auto"/>
                <w:left w:val="none" w:sz="0" w:space="0" w:color="auto"/>
                <w:bottom w:val="none" w:sz="0" w:space="0" w:color="auto"/>
                <w:right w:val="none" w:sz="0" w:space="0" w:color="auto"/>
              </w:divBdr>
            </w:div>
            <w:div w:id="1804034997">
              <w:marLeft w:val="0"/>
              <w:marRight w:val="0"/>
              <w:marTop w:val="0"/>
              <w:marBottom w:val="0"/>
              <w:divBdr>
                <w:top w:val="none" w:sz="0" w:space="0" w:color="auto"/>
                <w:left w:val="none" w:sz="0" w:space="0" w:color="auto"/>
                <w:bottom w:val="none" w:sz="0" w:space="0" w:color="auto"/>
                <w:right w:val="none" w:sz="0" w:space="0" w:color="auto"/>
              </w:divBdr>
            </w:div>
            <w:div w:id="1806852027">
              <w:marLeft w:val="0"/>
              <w:marRight w:val="0"/>
              <w:marTop w:val="0"/>
              <w:marBottom w:val="0"/>
              <w:divBdr>
                <w:top w:val="none" w:sz="0" w:space="0" w:color="auto"/>
                <w:left w:val="none" w:sz="0" w:space="0" w:color="auto"/>
                <w:bottom w:val="none" w:sz="0" w:space="0" w:color="auto"/>
                <w:right w:val="none" w:sz="0" w:space="0" w:color="auto"/>
              </w:divBdr>
            </w:div>
            <w:div w:id="1806966631">
              <w:marLeft w:val="0"/>
              <w:marRight w:val="0"/>
              <w:marTop w:val="0"/>
              <w:marBottom w:val="0"/>
              <w:divBdr>
                <w:top w:val="none" w:sz="0" w:space="0" w:color="auto"/>
                <w:left w:val="none" w:sz="0" w:space="0" w:color="auto"/>
                <w:bottom w:val="none" w:sz="0" w:space="0" w:color="auto"/>
                <w:right w:val="none" w:sz="0" w:space="0" w:color="auto"/>
              </w:divBdr>
            </w:div>
            <w:div w:id="1809546229">
              <w:marLeft w:val="0"/>
              <w:marRight w:val="0"/>
              <w:marTop w:val="0"/>
              <w:marBottom w:val="0"/>
              <w:divBdr>
                <w:top w:val="none" w:sz="0" w:space="0" w:color="auto"/>
                <w:left w:val="none" w:sz="0" w:space="0" w:color="auto"/>
                <w:bottom w:val="none" w:sz="0" w:space="0" w:color="auto"/>
                <w:right w:val="none" w:sz="0" w:space="0" w:color="auto"/>
              </w:divBdr>
            </w:div>
            <w:div w:id="1812552472">
              <w:marLeft w:val="0"/>
              <w:marRight w:val="0"/>
              <w:marTop w:val="0"/>
              <w:marBottom w:val="0"/>
              <w:divBdr>
                <w:top w:val="none" w:sz="0" w:space="0" w:color="auto"/>
                <w:left w:val="none" w:sz="0" w:space="0" w:color="auto"/>
                <w:bottom w:val="none" w:sz="0" w:space="0" w:color="auto"/>
                <w:right w:val="none" w:sz="0" w:space="0" w:color="auto"/>
              </w:divBdr>
            </w:div>
            <w:div w:id="1813399429">
              <w:marLeft w:val="0"/>
              <w:marRight w:val="0"/>
              <w:marTop w:val="0"/>
              <w:marBottom w:val="0"/>
              <w:divBdr>
                <w:top w:val="none" w:sz="0" w:space="0" w:color="auto"/>
                <w:left w:val="none" w:sz="0" w:space="0" w:color="auto"/>
                <w:bottom w:val="none" w:sz="0" w:space="0" w:color="auto"/>
                <w:right w:val="none" w:sz="0" w:space="0" w:color="auto"/>
              </w:divBdr>
            </w:div>
            <w:div w:id="1813450454">
              <w:marLeft w:val="0"/>
              <w:marRight w:val="0"/>
              <w:marTop w:val="0"/>
              <w:marBottom w:val="0"/>
              <w:divBdr>
                <w:top w:val="none" w:sz="0" w:space="0" w:color="auto"/>
                <w:left w:val="none" w:sz="0" w:space="0" w:color="auto"/>
                <w:bottom w:val="none" w:sz="0" w:space="0" w:color="auto"/>
                <w:right w:val="none" w:sz="0" w:space="0" w:color="auto"/>
              </w:divBdr>
            </w:div>
            <w:div w:id="1814641792">
              <w:marLeft w:val="0"/>
              <w:marRight w:val="0"/>
              <w:marTop w:val="0"/>
              <w:marBottom w:val="0"/>
              <w:divBdr>
                <w:top w:val="none" w:sz="0" w:space="0" w:color="auto"/>
                <w:left w:val="none" w:sz="0" w:space="0" w:color="auto"/>
                <w:bottom w:val="none" w:sz="0" w:space="0" w:color="auto"/>
                <w:right w:val="none" w:sz="0" w:space="0" w:color="auto"/>
              </w:divBdr>
            </w:div>
            <w:div w:id="1814789483">
              <w:marLeft w:val="0"/>
              <w:marRight w:val="0"/>
              <w:marTop w:val="0"/>
              <w:marBottom w:val="0"/>
              <w:divBdr>
                <w:top w:val="none" w:sz="0" w:space="0" w:color="auto"/>
                <w:left w:val="none" w:sz="0" w:space="0" w:color="auto"/>
                <w:bottom w:val="none" w:sz="0" w:space="0" w:color="auto"/>
                <w:right w:val="none" w:sz="0" w:space="0" w:color="auto"/>
              </w:divBdr>
            </w:div>
            <w:div w:id="1815634274">
              <w:marLeft w:val="0"/>
              <w:marRight w:val="0"/>
              <w:marTop w:val="0"/>
              <w:marBottom w:val="0"/>
              <w:divBdr>
                <w:top w:val="none" w:sz="0" w:space="0" w:color="auto"/>
                <w:left w:val="none" w:sz="0" w:space="0" w:color="auto"/>
                <w:bottom w:val="none" w:sz="0" w:space="0" w:color="auto"/>
                <w:right w:val="none" w:sz="0" w:space="0" w:color="auto"/>
              </w:divBdr>
            </w:div>
            <w:div w:id="1815827346">
              <w:marLeft w:val="0"/>
              <w:marRight w:val="0"/>
              <w:marTop w:val="0"/>
              <w:marBottom w:val="0"/>
              <w:divBdr>
                <w:top w:val="none" w:sz="0" w:space="0" w:color="auto"/>
                <w:left w:val="none" w:sz="0" w:space="0" w:color="auto"/>
                <w:bottom w:val="none" w:sz="0" w:space="0" w:color="auto"/>
                <w:right w:val="none" w:sz="0" w:space="0" w:color="auto"/>
              </w:divBdr>
            </w:div>
            <w:div w:id="1816137897">
              <w:marLeft w:val="0"/>
              <w:marRight w:val="0"/>
              <w:marTop w:val="0"/>
              <w:marBottom w:val="0"/>
              <w:divBdr>
                <w:top w:val="none" w:sz="0" w:space="0" w:color="auto"/>
                <w:left w:val="none" w:sz="0" w:space="0" w:color="auto"/>
                <w:bottom w:val="none" w:sz="0" w:space="0" w:color="auto"/>
                <w:right w:val="none" w:sz="0" w:space="0" w:color="auto"/>
              </w:divBdr>
            </w:div>
            <w:div w:id="1817798354">
              <w:marLeft w:val="0"/>
              <w:marRight w:val="0"/>
              <w:marTop w:val="0"/>
              <w:marBottom w:val="0"/>
              <w:divBdr>
                <w:top w:val="none" w:sz="0" w:space="0" w:color="auto"/>
                <w:left w:val="none" w:sz="0" w:space="0" w:color="auto"/>
                <w:bottom w:val="none" w:sz="0" w:space="0" w:color="auto"/>
                <w:right w:val="none" w:sz="0" w:space="0" w:color="auto"/>
              </w:divBdr>
            </w:div>
            <w:div w:id="1818188235">
              <w:marLeft w:val="0"/>
              <w:marRight w:val="0"/>
              <w:marTop w:val="0"/>
              <w:marBottom w:val="0"/>
              <w:divBdr>
                <w:top w:val="none" w:sz="0" w:space="0" w:color="auto"/>
                <w:left w:val="none" w:sz="0" w:space="0" w:color="auto"/>
                <w:bottom w:val="none" w:sz="0" w:space="0" w:color="auto"/>
                <w:right w:val="none" w:sz="0" w:space="0" w:color="auto"/>
              </w:divBdr>
            </w:div>
            <w:div w:id="1818379728">
              <w:marLeft w:val="0"/>
              <w:marRight w:val="0"/>
              <w:marTop w:val="0"/>
              <w:marBottom w:val="0"/>
              <w:divBdr>
                <w:top w:val="none" w:sz="0" w:space="0" w:color="auto"/>
                <w:left w:val="none" w:sz="0" w:space="0" w:color="auto"/>
                <w:bottom w:val="none" w:sz="0" w:space="0" w:color="auto"/>
                <w:right w:val="none" w:sz="0" w:space="0" w:color="auto"/>
              </w:divBdr>
            </w:div>
            <w:div w:id="1819806505">
              <w:marLeft w:val="0"/>
              <w:marRight w:val="0"/>
              <w:marTop w:val="0"/>
              <w:marBottom w:val="0"/>
              <w:divBdr>
                <w:top w:val="none" w:sz="0" w:space="0" w:color="auto"/>
                <w:left w:val="none" w:sz="0" w:space="0" w:color="auto"/>
                <w:bottom w:val="none" w:sz="0" w:space="0" w:color="auto"/>
                <w:right w:val="none" w:sz="0" w:space="0" w:color="auto"/>
              </w:divBdr>
            </w:div>
            <w:div w:id="1823082030">
              <w:marLeft w:val="0"/>
              <w:marRight w:val="0"/>
              <w:marTop w:val="0"/>
              <w:marBottom w:val="0"/>
              <w:divBdr>
                <w:top w:val="none" w:sz="0" w:space="0" w:color="auto"/>
                <w:left w:val="none" w:sz="0" w:space="0" w:color="auto"/>
                <w:bottom w:val="none" w:sz="0" w:space="0" w:color="auto"/>
                <w:right w:val="none" w:sz="0" w:space="0" w:color="auto"/>
              </w:divBdr>
            </w:div>
            <w:div w:id="1824393564">
              <w:marLeft w:val="0"/>
              <w:marRight w:val="0"/>
              <w:marTop w:val="0"/>
              <w:marBottom w:val="0"/>
              <w:divBdr>
                <w:top w:val="none" w:sz="0" w:space="0" w:color="auto"/>
                <w:left w:val="none" w:sz="0" w:space="0" w:color="auto"/>
                <w:bottom w:val="none" w:sz="0" w:space="0" w:color="auto"/>
                <w:right w:val="none" w:sz="0" w:space="0" w:color="auto"/>
              </w:divBdr>
            </w:div>
            <w:div w:id="1825079018">
              <w:marLeft w:val="0"/>
              <w:marRight w:val="0"/>
              <w:marTop w:val="0"/>
              <w:marBottom w:val="0"/>
              <w:divBdr>
                <w:top w:val="none" w:sz="0" w:space="0" w:color="auto"/>
                <w:left w:val="none" w:sz="0" w:space="0" w:color="auto"/>
                <w:bottom w:val="none" w:sz="0" w:space="0" w:color="auto"/>
                <w:right w:val="none" w:sz="0" w:space="0" w:color="auto"/>
              </w:divBdr>
            </w:div>
            <w:div w:id="1825125932">
              <w:marLeft w:val="0"/>
              <w:marRight w:val="0"/>
              <w:marTop w:val="0"/>
              <w:marBottom w:val="0"/>
              <w:divBdr>
                <w:top w:val="none" w:sz="0" w:space="0" w:color="auto"/>
                <w:left w:val="none" w:sz="0" w:space="0" w:color="auto"/>
                <w:bottom w:val="none" w:sz="0" w:space="0" w:color="auto"/>
                <w:right w:val="none" w:sz="0" w:space="0" w:color="auto"/>
              </w:divBdr>
            </w:div>
            <w:div w:id="1825853003">
              <w:marLeft w:val="0"/>
              <w:marRight w:val="0"/>
              <w:marTop w:val="0"/>
              <w:marBottom w:val="0"/>
              <w:divBdr>
                <w:top w:val="none" w:sz="0" w:space="0" w:color="auto"/>
                <w:left w:val="none" w:sz="0" w:space="0" w:color="auto"/>
                <w:bottom w:val="none" w:sz="0" w:space="0" w:color="auto"/>
                <w:right w:val="none" w:sz="0" w:space="0" w:color="auto"/>
              </w:divBdr>
            </w:div>
            <w:div w:id="1827093097">
              <w:marLeft w:val="0"/>
              <w:marRight w:val="0"/>
              <w:marTop w:val="0"/>
              <w:marBottom w:val="0"/>
              <w:divBdr>
                <w:top w:val="none" w:sz="0" w:space="0" w:color="auto"/>
                <w:left w:val="none" w:sz="0" w:space="0" w:color="auto"/>
                <w:bottom w:val="none" w:sz="0" w:space="0" w:color="auto"/>
                <w:right w:val="none" w:sz="0" w:space="0" w:color="auto"/>
              </w:divBdr>
            </w:div>
            <w:div w:id="1828402310">
              <w:marLeft w:val="0"/>
              <w:marRight w:val="0"/>
              <w:marTop w:val="0"/>
              <w:marBottom w:val="0"/>
              <w:divBdr>
                <w:top w:val="none" w:sz="0" w:space="0" w:color="auto"/>
                <w:left w:val="none" w:sz="0" w:space="0" w:color="auto"/>
                <w:bottom w:val="none" w:sz="0" w:space="0" w:color="auto"/>
                <w:right w:val="none" w:sz="0" w:space="0" w:color="auto"/>
              </w:divBdr>
            </w:div>
            <w:div w:id="1829439588">
              <w:marLeft w:val="0"/>
              <w:marRight w:val="0"/>
              <w:marTop w:val="0"/>
              <w:marBottom w:val="0"/>
              <w:divBdr>
                <w:top w:val="none" w:sz="0" w:space="0" w:color="auto"/>
                <w:left w:val="none" w:sz="0" w:space="0" w:color="auto"/>
                <w:bottom w:val="none" w:sz="0" w:space="0" w:color="auto"/>
                <w:right w:val="none" w:sz="0" w:space="0" w:color="auto"/>
              </w:divBdr>
            </w:div>
            <w:div w:id="1829591014">
              <w:marLeft w:val="0"/>
              <w:marRight w:val="0"/>
              <w:marTop w:val="0"/>
              <w:marBottom w:val="0"/>
              <w:divBdr>
                <w:top w:val="none" w:sz="0" w:space="0" w:color="auto"/>
                <w:left w:val="none" w:sz="0" w:space="0" w:color="auto"/>
                <w:bottom w:val="none" w:sz="0" w:space="0" w:color="auto"/>
                <w:right w:val="none" w:sz="0" w:space="0" w:color="auto"/>
              </w:divBdr>
            </w:div>
            <w:div w:id="1832675247">
              <w:marLeft w:val="0"/>
              <w:marRight w:val="0"/>
              <w:marTop w:val="0"/>
              <w:marBottom w:val="0"/>
              <w:divBdr>
                <w:top w:val="none" w:sz="0" w:space="0" w:color="auto"/>
                <w:left w:val="none" w:sz="0" w:space="0" w:color="auto"/>
                <w:bottom w:val="none" w:sz="0" w:space="0" w:color="auto"/>
                <w:right w:val="none" w:sz="0" w:space="0" w:color="auto"/>
              </w:divBdr>
            </w:div>
            <w:div w:id="1832790142">
              <w:marLeft w:val="0"/>
              <w:marRight w:val="0"/>
              <w:marTop w:val="0"/>
              <w:marBottom w:val="0"/>
              <w:divBdr>
                <w:top w:val="none" w:sz="0" w:space="0" w:color="auto"/>
                <w:left w:val="none" w:sz="0" w:space="0" w:color="auto"/>
                <w:bottom w:val="none" w:sz="0" w:space="0" w:color="auto"/>
                <w:right w:val="none" w:sz="0" w:space="0" w:color="auto"/>
              </w:divBdr>
            </w:div>
            <w:div w:id="1834638984">
              <w:marLeft w:val="0"/>
              <w:marRight w:val="0"/>
              <w:marTop w:val="0"/>
              <w:marBottom w:val="0"/>
              <w:divBdr>
                <w:top w:val="none" w:sz="0" w:space="0" w:color="auto"/>
                <w:left w:val="none" w:sz="0" w:space="0" w:color="auto"/>
                <w:bottom w:val="none" w:sz="0" w:space="0" w:color="auto"/>
                <w:right w:val="none" w:sz="0" w:space="0" w:color="auto"/>
              </w:divBdr>
            </w:div>
            <w:div w:id="1836259076">
              <w:marLeft w:val="0"/>
              <w:marRight w:val="0"/>
              <w:marTop w:val="0"/>
              <w:marBottom w:val="0"/>
              <w:divBdr>
                <w:top w:val="none" w:sz="0" w:space="0" w:color="auto"/>
                <w:left w:val="none" w:sz="0" w:space="0" w:color="auto"/>
                <w:bottom w:val="none" w:sz="0" w:space="0" w:color="auto"/>
                <w:right w:val="none" w:sz="0" w:space="0" w:color="auto"/>
              </w:divBdr>
            </w:div>
            <w:div w:id="1836263087">
              <w:marLeft w:val="0"/>
              <w:marRight w:val="0"/>
              <w:marTop w:val="0"/>
              <w:marBottom w:val="0"/>
              <w:divBdr>
                <w:top w:val="none" w:sz="0" w:space="0" w:color="auto"/>
                <w:left w:val="none" w:sz="0" w:space="0" w:color="auto"/>
                <w:bottom w:val="none" w:sz="0" w:space="0" w:color="auto"/>
                <w:right w:val="none" w:sz="0" w:space="0" w:color="auto"/>
              </w:divBdr>
            </w:div>
            <w:div w:id="1836528601">
              <w:marLeft w:val="0"/>
              <w:marRight w:val="0"/>
              <w:marTop w:val="0"/>
              <w:marBottom w:val="0"/>
              <w:divBdr>
                <w:top w:val="none" w:sz="0" w:space="0" w:color="auto"/>
                <w:left w:val="none" w:sz="0" w:space="0" w:color="auto"/>
                <w:bottom w:val="none" w:sz="0" w:space="0" w:color="auto"/>
                <w:right w:val="none" w:sz="0" w:space="0" w:color="auto"/>
              </w:divBdr>
            </w:div>
            <w:div w:id="1836921962">
              <w:marLeft w:val="0"/>
              <w:marRight w:val="0"/>
              <w:marTop w:val="0"/>
              <w:marBottom w:val="0"/>
              <w:divBdr>
                <w:top w:val="none" w:sz="0" w:space="0" w:color="auto"/>
                <w:left w:val="none" w:sz="0" w:space="0" w:color="auto"/>
                <w:bottom w:val="none" w:sz="0" w:space="0" w:color="auto"/>
                <w:right w:val="none" w:sz="0" w:space="0" w:color="auto"/>
              </w:divBdr>
            </w:div>
            <w:div w:id="1836988833">
              <w:marLeft w:val="0"/>
              <w:marRight w:val="0"/>
              <w:marTop w:val="0"/>
              <w:marBottom w:val="0"/>
              <w:divBdr>
                <w:top w:val="none" w:sz="0" w:space="0" w:color="auto"/>
                <w:left w:val="none" w:sz="0" w:space="0" w:color="auto"/>
                <w:bottom w:val="none" w:sz="0" w:space="0" w:color="auto"/>
                <w:right w:val="none" w:sz="0" w:space="0" w:color="auto"/>
              </w:divBdr>
            </w:div>
            <w:div w:id="1838376015">
              <w:marLeft w:val="0"/>
              <w:marRight w:val="0"/>
              <w:marTop w:val="0"/>
              <w:marBottom w:val="0"/>
              <w:divBdr>
                <w:top w:val="none" w:sz="0" w:space="0" w:color="auto"/>
                <w:left w:val="none" w:sz="0" w:space="0" w:color="auto"/>
                <w:bottom w:val="none" w:sz="0" w:space="0" w:color="auto"/>
                <w:right w:val="none" w:sz="0" w:space="0" w:color="auto"/>
              </w:divBdr>
            </w:div>
            <w:div w:id="1838644907">
              <w:marLeft w:val="0"/>
              <w:marRight w:val="0"/>
              <w:marTop w:val="0"/>
              <w:marBottom w:val="0"/>
              <w:divBdr>
                <w:top w:val="none" w:sz="0" w:space="0" w:color="auto"/>
                <w:left w:val="none" w:sz="0" w:space="0" w:color="auto"/>
                <w:bottom w:val="none" w:sz="0" w:space="0" w:color="auto"/>
                <w:right w:val="none" w:sz="0" w:space="0" w:color="auto"/>
              </w:divBdr>
            </w:div>
            <w:div w:id="1839727816">
              <w:marLeft w:val="0"/>
              <w:marRight w:val="0"/>
              <w:marTop w:val="0"/>
              <w:marBottom w:val="0"/>
              <w:divBdr>
                <w:top w:val="none" w:sz="0" w:space="0" w:color="auto"/>
                <w:left w:val="none" w:sz="0" w:space="0" w:color="auto"/>
                <w:bottom w:val="none" w:sz="0" w:space="0" w:color="auto"/>
                <w:right w:val="none" w:sz="0" w:space="0" w:color="auto"/>
              </w:divBdr>
            </w:div>
            <w:div w:id="1841433051">
              <w:marLeft w:val="0"/>
              <w:marRight w:val="0"/>
              <w:marTop w:val="0"/>
              <w:marBottom w:val="0"/>
              <w:divBdr>
                <w:top w:val="none" w:sz="0" w:space="0" w:color="auto"/>
                <w:left w:val="none" w:sz="0" w:space="0" w:color="auto"/>
                <w:bottom w:val="none" w:sz="0" w:space="0" w:color="auto"/>
                <w:right w:val="none" w:sz="0" w:space="0" w:color="auto"/>
              </w:divBdr>
            </w:div>
            <w:div w:id="1845124100">
              <w:marLeft w:val="0"/>
              <w:marRight w:val="0"/>
              <w:marTop w:val="0"/>
              <w:marBottom w:val="0"/>
              <w:divBdr>
                <w:top w:val="none" w:sz="0" w:space="0" w:color="auto"/>
                <w:left w:val="none" w:sz="0" w:space="0" w:color="auto"/>
                <w:bottom w:val="none" w:sz="0" w:space="0" w:color="auto"/>
                <w:right w:val="none" w:sz="0" w:space="0" w:color="auto"/>
              </w:divBdr>
            </w:div>
            <w:div w:id="1848982637">
              <w:marLeft w:val="0"/>
              <w:marRight w:val="0"/>
              <w:marTop w:val="0"/>
              <w:marBottom w:val="0"/>
              <w:divBdr>
                <w:top w:val="none" w:sz="0" w:space="0" w:color="auto"/>
                <w:left w:val="none" w:sz="0" w:space="0" w:color="auto"/>
                <w:bottom w:val="none" w:sz="0" w:space="0" w:color="auto"/>
                <w:right w:val="none" w:sz="0" w:space="0" w:color="auto"/>
              </w:divBdr>
            </w:div>
            <w:div w:id="1851674840">
              <w:marLeft w:val="0"/>
              <w:marRight w:val="0"/>
              <w:marTop w:val="0"/>
              <w:marBottom w:val="0"/>
              <w:divBdr>
                <w:top w:val="none" w:sz="0" w:space="0" w:color="auto"/>
                <w:left w:val="none" w:sz="0" w:space="0" w:color="auto"/>
                <w:bottom w:val="none" w:sz="0" w:space="0" w:color="auto"/>
                <w:right w:val="none" w:sz="0" w:space="0" w:color="auto"/>
              </w:divBdr>
            </w:div>
            <w:div w:id="1851942539">
              <w:marLeft w:val="0"/>
              <w:marRight w:val="0"/>
              <w:marTop w:val="0"/>
              <w:marBottom w:val="0"/>
              <w:divBdr>
                <w:top w:val="none" w:sz="0" w:space="0" w:color="auto"/>
                <w:left w:val="none" w:sz="0" w:space="0" w:color="auto"/>
                <w:bottom w:val="none" w:sz="0" w:space="0" w:color="auto"/>
                <w:right w:val="none" w:sz="0" w:space="0" w:color="auto"/>
              </w:divBdr>
            </w:div>
            <w:div w:id="1854294379">
              <w:marLeft w:val="0"/>
              <w:marRight w:val="0"/>
              <w:marTop w:val="0"/>
              <w:marBottom w:val="0"/>
              <w:divBdr>
                <w:top w:val="none" w:sz="0" w:space="0" w:color="auto"/>
                <w:left w:val="none" w:sz="0" w:space="0" w:color="auto"/>
                <w:bottom w:val="none" w:sz="0" w:space="0" w:color="auto"/>
                <w:right w:val="none" w:sz="0" w:space="0" w:color="auto"/>
              </w:divBdr>
            </w:div>
            <w:div w:id="1858616054">
              <w:marLeft w:val="0"/>
              <w:marRight w:val="0"/>
              <w:marTop w:val="0"/>
              <w:marBottom w:val="0"/>
              <w:divBdr>
                <w:top w:val="none" w:sz="0" w:space="0" w:color="auto"/>
                <w:left w:val="none" w:sz="0" w:space="0" w:color="auto"/>
                <w:bottom w:val="none" w:sz="0" w:space="0" w:color="auto"/>
                <w:right w:val="none" w:sz="0" w:space="0" w:color="auto"/>
              </w:divBdr>
            </w:div>
            <w:div w:id="1860505734">
              <w:marLeft w:val="0"/>
              <w:marRight w:val="0"/>
              <w:marTop w:val="0"/>
              <w:marBottom w:val="0"/>
              <w:divBdr>
                <w:top w:val="none" w:sz="0" w:space="0" w:color="auto"/>
                <w:left w:val="none" w:sz="0" w:space="0" w:color="auto"/>
                <w:bottom w:val="none" w:sz="0" w:space="0" w:color="auto"/>
                <w:right w:val="none" w:sz="0" w:space="0" w:color="auto"/>
              </w:divBdr>
            </w:div>
            <w:div w:id="1861776363">
              <w:marLeft w:val="0"/>
              <w:marRight w:val="0"/>
              <w:marTop w:val="360"/>
              <w:marBottom w:val="0"/>
              <w:divBdr>
                <w:top w:val="single" w:sz="6" w:space="0" w:color="auto"/>
                <w:left w:val="single" w:sz="6" w:space="0" w:color="auto"/>
                <w:bottom w:val="single" w:sz="6" w:space="0" w:color="auto"/>
                <w:right w:val="single" w:sz="6" w:space="0" w:color="auto"/>
              </w:divBdr>
            </w:div>
            <w:div w:id="1862425812">
              <w:marLeft w:val="0"/>
              <w:marRight w:val="0"/>
              <w:marTop w:val="0"/>
              <w:marBottom w:val="0"/>
              <w:divBdr>
                <w:top w:val="none" w:sz="0" w:space="0" w:color="auto"/>
                <w:left w:val="none" w:sz="0" w:space="0" w:color="auto"/>
                <w:bottom w:val="none" w:sz="0" w:space="0" w:color="auto"/>
                <w:right w:val="none" w:sz="0" w:space="0" w:color="auto"/>
              </w:divBdr>
            </w:div>
            <w:div w:id="1863320461">
              <w:marLeft w:val="0"/>
              <w:marRight w:val="0"/>
              <w:marTop w:val="360"/>
              <w:marBottom w:val="0"/>
              <w:divBdr>
                <w:top w:val="single" w:sz="6" w:space="0" w:color="auto"/>
                <w:left w:val="single" w:sz="6" w:space="0" w:color="auto"/>
                <w:bottom w:val="single" w:sz="6" w:space="0" w:color="auto"/>
                <w:right w:val="single" w:sz="6" w:space="0" w:color="auto"/>
              </w:divBdr>
            </w:div>
            <w:div w:id="1865434136">
              <w:marLeft w:val="0"/>
              <w:marRight w:val="0"/>
              <w:marTop w:val="0"/>
              <w:marBottom w:val="0"/>
              <w:divBdr>
                <w:top w:val="none" w:sz="0" w:space="0" w:color="auto"/>
                <w:left w:val="none" w:sz="0" w:space="0" w:color="auto"/>
                <w:bottom w:val="none" w:sz="0" w:space="0" w:color="auto"/>
                <w:right w:val="none" w:sz="0" w:space="0" w:color="auto"/>
              </w:divBdr>
            </w:div>
            <w:div w:id="1865554503">
              <w:marLeft w:val="0"/>
              <w:marRight w:val="0"/>
              <w:marTop w:val="0"/>
              <w:marBottom w:val="0"/>
              <w:divBdr>
                <w:top w:val="none" w:sz="0" w:space="0" w:color="auto"/>
                <w:left w:val="none" w:sz="0" w:space="0" w:color="auto"/>
                <w:bottom w:val="none" w:sz="0" w:space="0" w:color="auto"/>
                <w:right w:val="none" w:sz="0" w:space="0" w:color="auto"/>
              </w:divBdr>
            </w:div>
            <w:div w:id="1866137965">
              <w:marLeft w:val="0"/>
              <w:marRight w:val="0"/>
              <w:marTop w:val="0"/>
              <w:marBottom w:val="0"/>
              <w:divBdr>
                <w:top w:val="none" w:sz="0" w:space="0" w:color="auto"/>
                <w:left w:val="none" w:sz="0" w:space="0" w:color="auto"/>
                <w:bottom w:val="none" w:sz="0" w:space="0" w:color="auto"/>
                <w:right w:val="none" w:sz="0" w:space="0" w:color="auto"/>
              </w:divBdr>
            </w:div>
            <w:div w:id="1867865961">
              <w:marLeft w:val="0"/>
              <w:marRight w:val="0"/>
              <w:marTop w:val="0"/>
              <w:marBottom w:val="0"/>
              <w:divBdr>
                <w:top w:val="none" w:sz="0" w:space="0" w:color="auto"/>
                <w:left w:val="none" w:sz="0" w:space="0" w:color="auto"/>
                <w:bottom w:val="none" w:sz="0" w:space="0" w:color="auto"/>
                <w:right w:val="none" w:sz="0" w:space="0" w:color="auto"/>
              </w:divBdr>
            </w:div>
            <w:div w:id="1868324933">
              <w:marLeft w:val="0"/>
              <w:marRight w:val="0"/>
              <w:marTop w:val="0"/>
              <w:marBottom w:val="0"/>
              <w:divBdr>
                <w:top w:val="none" w:sz="0" w:space="0" w:color="auto"/>
                <w:left w:val="none" w:sz="0" w:space="0" w:color="auto"/>
                <w:bottom w:val="none" w:sz="0" w:space="0" w:color="auto"/>
                <w:right w:val="none" w:sz="0" w:space="0" w:color="auto"/>
              </w:divBdr>
            </w:div>
            <w:div w:id="1872183961">
              <w:marLeft w:val="0"/>
              <w:marRight w:val="0"/>
              <w:marTop w:val="0"/>
              <w:marBottom w:val="0"/>
              <w:divBdr>
                <w:top w:val="none" w:sz="0" w:space="0" w:color="auto"/>
                <w:left w:val="none" w:sz="0" w:space="0" w:color="auto"/>
                <w:bottom w:val="none" w:sz="0" w:space="0" w:color="auto"/>
                <w:right w:val="none" w:sz="0" w:space="0" w:color="auto"/>
              </w:divBdr>
            </w:div>
            <w:div w:id="1872985479">
              <w:marLeft w:val="0"/>
              <w:marRight w:val="0"/>
              <w:marTop w:val="0"/>
              <w:marBottom w:val="0"/>
              <w:divBdr>
                <w:top w:val="none" w:sz="0" w:space="0" w:color="auto"/>
                <w:left w:val="none" w:sz="0" w:space="0" w:color="auto"/>
                <w:bottom w:val="none" w:sz="0" w:space="0" w:color="auto"/>
                <w:right w:val="none" w:sz="0" w:space="0" w:color="auto"/>
              </w:divBdr>
            </w:div>
            <w:div w:id="1875458278">
              <w:marLeft w:val="0"/>
              <w:marRight w:val="0"/>
              <w:marTop w:val="0"/>
              <w:marBottom w:val="0"/>
              <w:divBdr>
                <w:top w:val="none" w:sz="0" w:space="0" w:color="auto"/>
                <w:left w:val="none" w:sz="0" w:space="0" w:color="auto"/>
                <w:bottom w:val="none" w:sz="0" w:space="0" w:color="auto"/>
                <w:right w:val="none" w:sz="0" w:space="0" w:color="auto"/>
              </w:divBdr>
            </w:div>
            <w:div w:id="1875994844">
              <w:marLeft w:val="0"/>
              <w:marRight w:val="0"/>
              <w:marTop w:val="0"/>
              <w:marBottom w:val="0"/>
              <w:divBdr>
                <w:top w:val="none" w:sz="0" w:space="0" w:color="auto"/>
                <w:left w:val="none" w:sz="0" w:space="0" w:color="auto"/>
                <w:bottom w:val="none" w:sz="0" w:space="0" w:color="auto"/>
                <w:right w:val="none" w:sz="0" w:space="0" w:color="auto"/>
              </w:divBdr>
            </w:div>
            <w:div w:id="1876430158">
              <w:marLeft w:val="0"/>
              <w:marRight w:val="0"/>
              <w:marTop w:val="0"/>
              <w:marBottom w:val="0"/>
              <w:divBdr>
                <w:top w:val="none" w:sz="0" w:space="0" w:color="auto"/>
                <w:left w:val="none" w:sz="0" w:space="0" w:color="auto"/>
                <w:bottom w:val="none" w:sz="0" w:space="0" w:color="auto"/>
                <w:right w:val="none" w:sz="0" w:space="0" w:color="auto"/>
              </w:divBdr>
            </w:div>
            <w:div w:id="1877741074">
              <w:marLeft w:val="0"/>
              <w:marRight w:val="0"/>
              <w:marTop w:val="0"/>
              <w:marBottom w:val="0"/>
              <w:divBdr>
                <w:top w:val="none" w:sz="0" w:space="0" w:color="auto"/>
                <w:left w:val="none" w:sz="0" w:space="0" w:color="auto"/>
                <w:bottom w:val="none" w:sz="0" w:space="0" w:color="auto"/>
                <w:right w:val="none" w:sz="0" w:space="0" w:color="auto"/>
              </w:divBdr>
            </w:div>
            <w:div w:id="1879008682">
              <w:marLeft w:val="0"/>
              <w:marRight w:val="0"/>
              <w:marTop w:val="0"/>
              <w:marBottom w:val="0"/>
              <w:divBdr>
                <w:top w:val="none" w:sz="0" w:space="0" w:color="auto"/>
                <w:left w:val="none" w:sz="0" w:space="0" w:color="auto"/>
                <w:bottom w:val="none" w:sz="0" w:space="0" w:color="auto"/>
                <w:right w:val="none" w:sz="0" w:space="0" w:color="auto"/>
              </w:divBdr>
            </w:div>
            <w:div w:id="1880118411">
              <w:marLeft w:val="0"/>
              <w:marRight w:val="0"/>
              <w:marTop w:val="0"/>
              <w:marBottom w:val="0"/>
              <w:divBdr>
                <w:top w:val="none" w:sz="0" w:space="0" w:color="auto"/>
                <w:left w:val="none" w:sz="0" w:space="0" w:color="auto"/>
                <w:bottom w:val="none" w:sz="0" w:space="0" w:color="auto"/>
                <w:right w:val="none" w:sz="0" w:space="0" w:color="auto"/>
              </w:divBdr>
            </w:div>
            <w:div w:id="1881354093">
              <w:marLeft w:val="0"/>
              <w:marRight w:val="0"/>
              <w:marTop w:val="0"/>
              <w:marBottom w:val="0"/>
              <w:divBdr>
                <w:top w:val="none" w:sz="0" w:space="0" w:color="auto"/>
                <w:left w:val="none" w:sz="0" w:space="0" w:color="auto"/>
                <w:bottom w:val="none" w:sz="0" w:space="0" w:color="auto"/>
                <w:right w:val="none" w:sz="0" w:space="0" w:color="auto"/>
              </w:divBdr>
            </w:div>
            <w:div w:id="1888836748">
              <w:marLeft w:val="0"/>
              <w:marRight w:val="0"/>
              <w:marTop w:val="0"/>
              <w:marBottom w:val="0"/>
              <w:divBdr>
                <w:top w:val="none" w:sz="0" w:space="0" w:color="auto"/>
                <w:left w:val="none" w:sz="0" w:space="0" w:color="auto"/>
                <w:bottom w:val="none" w:sz="0" w:space="0" w:color="auto"/>
                <w:right w:val="none" w:sz="0" w:space="0" w:color="auto"/>
              </w:divBdr>
            </w:div>
            <w:div w:id="1889878047">
              <w:marLeft w:val="0"/>
              <w:marRight w:val="0"/>
              <w:marTop w:val="0"/>
              <w:marBottom w:val="0"/>
              <w:divBdr>
                <w:top w:val="none" w:sz="0" w:space="0" w:color="auto"/>
                <w:left w:val="none" w:sz="0" w:space="0" w:color="auto"/>
                <w:bottom w:val="none" w:sz="0" w:space="0" w:color="auto"/>
                <w:right w:val="none" w:sz="0" w:space="0" w:color="auto"/>
              </w:divBdr>
            </w:div>
            <w:div w:id="1890066732">
              <w:marLeft w:val="0"/>
              <w:marRight w:val="0"/>
              <w:marTop w:val="0"/>
              <w:marBottom w:val="0"/>
              <w:divBdr>
                <w:top w:val="none" w:sz="0" w:space="0" w:color="auto"/>
                <w:left w:val="none" w:sz="0" w:space="0" w:color="auto"/>
                <w:bottom w:val="none" w:sz="0" w:space="0" w:color="auto"/>
                <w:right w:val="none" w:sz="0" w:space="0" w:color="auto"/>
              </w:divBdr>
            </w:div>
            <w:div w:id="1890068416">
              <w:marLeft w:val="0"/>
              <w:marRight w:val="0"/>
              <w:marTop w:val="0"/>
              <w:marBottom w:val="0"/>
              <w:divBdr>
                <w:top w:val="none" w:sz="0" w:space="0" w:color="auto"/>
                <w:left w:val="none" w:sz="0" w:space="0" w:color="auto"/>
                <w:bottom w:val="none" w:sz="0" w:space="0" w:color="auto"/>
                <w:right w:val="none" w:sz="0" w:space="0" w:color="auto"/>
              </w:divBdr>
            </w:div>
            <w:div w:id="1895773157">
              <w:marLeft w:val="0"/>
              <w:marRight w:val="0"/>
              <w:marTop w:val="0"/>
              <w:marBottom w:val="0"/>
              <w:divBdr>
                <w:top w:val="none" w:sz="0" w:space="0" w:color="auto"/>
                <w:left w:val="none" w:sz="0" w:space="0" w:color="auto"/>
                <w:bottom w:val="none" w:sz="0" w:space="0" w:color="auto"/>
                <w:right w:val="none" w:sz="0" w:space="0" w:color="auto"/>
              </w:divBdr>
            </w:div>
            <w:div w:id="1897425514">
              <w:marLeft w:val="0"/>
              <w:marRight w:val="0"/>
              <w:marTop w:val="0"/>
              <w:marBottom w:val="0"/>
              <w:divBdr>
                <w:top w:val="none" w:sz="0" w:space="0" w:color="auto"/>
                <w:left w:val="none" w:sz="0" w:space="0" w:color="auto"/>
                <w:bottom w:val="none" w:sz="0" w:space="0" w:color="auto"/>
                <w:right w:val="none" w:sz="0" w:space="0" w:color="auto"/>
              </w:divBdr>
            </w:div>
            <w:div w:id="1897735558">
              <w:marLeft w:val="0"/>
              <w:marRight w:val="0"/>
              <w:marTop w:val="0"/>
              <w:marBottom w:val="0"/>
              <w:divBdr>
                <w:top w:val="none" w:sz="0" w:space="0" w:color="auto"/>
                <w:left w:val="none" w:sz="0" w:space="0" w:color="auto"/>
                <w:bottom w:val="none" w:sz="0" w:space="0" w:color="auto"/>
                <w:right w:val="none" w:sz="0" w:space="0" w:color="auto"/>
              </w:divBdr>
            </w:div>
            <w:div w:id="1902978525">
              <w:marLeft w:val="0"/>
              <w:marRight w:val="0"/>
              <w:marTop w:val="0"/>
              <w:marBottom w:val="0"/>
              <w:divBdr>
                <w:top w:val="none" w:sz="0" w:space="0" w:color="auto"/>
                <w:left w:val="none" w:sz="0" w:space="0" w:color="auto"/>
                <w:bottom w:val="none" w:sz="0" w:space="0" w:color="auto"/>
                <w:right w:val="none" w:sz="0" w:space="0" w:color="auto"/>
              </w:divBdr>
            </w:div>
            <w:div w:id="1903783374">
              <w:marLeft w:val="0"/>
              <w:marRight w:val="0"/>
              <w:marTop w:val="0"/>
              <w:marBottom w:val="0"/>
              <w:divBdr>
                <w:top w:val="none" w:sz="0" w:space="0" w:color="auto"/>
                <w:left w:val="none" w:sz="0" w:space="0" w:color="auto"/>
                <w:bottom w:val="none" w:sz="0" w:space="0" w:color="auto"/>
                <w:right w:val="none" w:sz="0" w:space="0" w:color="auto"/>
              </w:divBdr>
            </w:div>
            <w:div w:id="1904756506">
              <w:marLeft w:val="0"/>
              <w:marRight w:val="0"/>
              <w:marTop w:val="0"/>
              <w:marBottom w:val="0"/>
              <w:divBdr>
                <w:top w:val="none" w:sz="0" w:space="0" w:color="auto"/>
                <w:left w:val="none" w:sz="0" w:space="0" w:color="auto"/>
                <w:bottom w:val="none" w:sz="0" w:space="0" w:color="auto"/>
                <w:right w:val="none" w:sz="0" w:space="0" w:color="auto"/>
              </w:divBdr>
            </w:div>
            <w:div w:id="1905022043">
              <w:marLeft w:val="0"/>
              <w:marRight w:val="0"/>
              <w:marTop w:val="0"/>
              <w:marBottom w:val="0"/>
              <w:divBdr>
                <w:top w:val="none" w:sz="0" w:space="0" w:color="auto"/>
                <w:left w:val="none" w:sz="0" w:space="0" w:color="auto"/>
                <w:bottom w:val="none" w:sz="0" w:space="0" w:color="auto"/>
                <w:right w:val="none" w:sz="0" w:space="0" w:color="auto"/>
              </w:divBdr>
            </w:div>
            <w:div w:id="1905990784">
              <w:marLeft w:val="0"/>
              <w:marRight w:val="0"/>
              <w:marTop w:val="0"/>
              <w:marBottom w:val="0"/>
              <w:divBdr>
                <w:top w:val="none" w:sz="0" w:space="0" w:color="auto"/>
                <w:left w:val="none" w:sz="0" w:space="0" w:color="auto"/>
                <w:bottom w:val="none" w:sz="0" w:space="0" w:color="auto"/>
                <w:right w:val="none" w:sz="0" w:space="0" w:color="auto"/>
              </w:divBdr>
            </w:div>
            <w:div w:id="1906180861">
              <w:marLeft w:val="0"/>
              <w:marRight w:val="0"/>
              <w:marTop w:val="0"/>
              <w:marBottom w:val="0"/>
              <w:divBdr>
                <w:top w:val="none" w:sz="0" w:space="0" w:color="auto"/>
                <w:left w:val="none" w:sz="0" w:space="0" w:color="auto"/>
                <w:bottom w:val="none" w:sz="0" w:space="0" w:color="auto"/>
                <w:right w:val="none" w:sz="0" w:space="0" w:color="auto"/>
              </w:divBdr>
            </w:div>
            <w:div w:id="1906984105">
              <w:marLeft w:val="0"/>
              <w:marRight w:val="0"/>
              <w:marTop w:val="0"/>
              <w:marBottom w:val="0"/>
              <w:divBdr>
                <w:top w:val="none" w:sz="0" w:space="0" w:color="auto"/>
                <w:left w:val="none" w:sz="0" w:space="0" w:color="auto"/>
                <w:bottom w:val="none" w:sz="0" w:space="0" w:color="auto"/>
                <w:right w:val="none" w:sz="0" w:space="0" w:color="auto"/>
              </w:divBdr>
            </w:div>
            <w:div w:id="1908419096">
              <w:marLeft w:val="0"/>
              <w:marRight w:val="0"/>
              <w:marTop w:val="0"/>
              <w:marBottom w:val="0"/>
              <w:divBdr>
                <w:top w:val="none" w:sz="0" w:space="0" w:color="auto"/>
                <w:left w:val="none" w:sz="0" w:space="0" w:color="auto"/>
                <w:bottom w:val="none" w:sz="0" w:space="0" w:color="auto"/>
                <w:right w:val="none" w:sz="0" w:space="0" w:color="auto"/>
              </w:divBdr>
            </w:div>
            <w:div w:id="1908952198">
              <w:marLeft w:val="0"/>
              <w:marRight w:val="0"/>
              <w:marTop w:val="0"/>
              <w:marBottom w:val="0"/>
              <w:divBdr>
                <w:top w:val="none" w:sz="0" w:space="0" w:color="auto"/>
                <w:left w:val="none" w:sz="0" w:space="0" w:color="auto"/>
                <w:bottom w:val="none" w:sz="0" w:space="0" w:color="auto"/>
                <w:right w:val="none" w:sz="0" w:space="0" w:color="auto"/>
              </w:divBdr>
            </w:div>
            <w:div w:id="1913271702">
              <w:marLeft w:val="0"/>
              <w:marRight w:val="0"/>
              <w:marTop w:val="360"/>
              <w:marBottom w:val="0"/>
              <w:divBdr>
                <w:top w:val="single" w:sz="6" w:space="0" w:color="auto"/>
                <w:left w:val="single" w:sz="6" w:space="0" w:color="auto"/>
                <w:bottom w:val="single" w:sz="6" w:space="0" w:color="auto"/>
                <w:right w:val="single" w:sz="6" w:space="0" w:color="auto"/>
              </w:divBdr>
            </w:div>
            <w:div w:id="1913924408">
              <w:marLeft w:val="0"/>
              <w:marRight w:val="0"/>
              <w:marTop w:val="0"/>
              <w:marBottom w:val="0"/>
              <w:divBdr>
                <w:top w:val="none" w:sz="0" w:space="0" w:color="auto"/>
                <w:left w:val="none" w:sz="0" w:space="0" w:color="auto"/>
                <w:bottom w:val="none" w:sz="0" w:space="0" w:color="auto"/>
                <w:right w:val="none" w:sz="0" w:space="0" w:color="auto"/>
              </w:divBdr>
            </w:div>
            <w:div w:id="1914394554">
              <w:marLeft w:val="0"/>
              <w:marRight w:val="0"/>
              <w:marTop w:val="0"/>
              <w:marBottom w:val="0"/>
              <w:divBdr>
                <w:top w:val="none" w:sz="0" w:space="0" w:color="auto"/>
                <w:left w:val="none" w:sz="0" w:space="0" w:color="auto"/>
                <w:bottom w:val="none" w:sz="0" w:space="0" w:color="auto"/>
                <w:right w:val="none" w:sz="0" w:space="0" w:color="auto"/>
              </w:divBdr>
            </w:div>
            <w:div w:id="1914462724">
              <w:marLeft w:val="0"/>
              <w:marRight w:val="0"/>
              <w:marTop w:val="0"/>
              <w:marBottom w:val="0"/>
              <w:divBdr>
                <w:top w:val="none" w:sz="0" w:space="0" w:color="auto"/>
                <w:left w:val="none" w:sz="0" w:space="0" w:color="auto"/>
                <w:bottom w:val="none" w:sz="0" w:space="0" w:color="auto"/>
                <w:right w:val="none" w:sz="0" w:space="0" w:color="auto"/>
              </w:divBdr>
            </w:div>
            <w:div w:id="1914927978">
              <w:marLeft w:val="0"/>
              <w:marRight w:val="0"/>
              <w:marTop w:val="0"/>
              <w:marBottom w:val="0"/>
              <w:divBdr>
                <w:top w:val="none" w:sz="0" w:space="0" w:color="auto"/>
                <w:left w:val="none" w:sz="0" w:space="0" w:color="auto"/>
                <w:bottom w:val="none" w:sz="0" w:space="0" w:color="auto"/>
                <w:right w:val="none" w:sz="0" w:space="0" w:color="auto"/>
              </w:divBdr>
            </w:div>
            <w:div w:id="1915314376">
              <w:marLeft w:val="0"/>
              <w:marRight w:val="0"/>
              <w:marTop w:val="0"/>
              <w:marBottom w:val="0"/>
              <w:divBdr>
                <w:top w:val="none" w:sz="0" w:space="0" w:color="auto"/>
                <w:left w:val="none" w:sz="0" w:space="0" w:color="auto"/>
                <w:bottom w:val="none" w:sz="0" w:space="0" w:color="auto"/>
                <w:right w:val="none" w:sz="0" w:space="0" w:color="auto"/>
              </w:divBdr>
            </w:div>
            <w:div w:id="1916014204">
              <w:marLeft w:val="0"/>
              <w:marRight w:val="0"/>
              <w:marTop w:val="0"/>
              <w:marBottom w:val="0"/>
              <w:divBdr>
                <w:top w:val="none" w:sz="0" w:space="0" w:color="auto"/>
                <w:left w:val="none" w:sz="0" w:space="0" w:color="auto"/>
                <w:bottom w:val="none" w:sz="0" w:space="0" w:color="auto"/>
                <w:right w:val="none" w:sz="0" w:space="0" w:color="auto"/>
              </w:divBdr>
            </w:div>
            <w:div w:id="1920477361">
              <w:marLeft w:val="0"/>
              <w:marRight w:val="0"/>
              <w:marTop w:val="0"/>
              <w:marBottom w:val="0"/>
              <w:divBdr>
                <w:top w:val="none" w:sz="0" w:space="0" w:color="auto"/>
                <w:left w:val="none" w:sz="0" w:space="0" w:color="auto"/>
                <w:bottom w:val="none" w:sz="0" w:space="0" w:color="auto"/>
                <w:right w:val="none" w:sz="0" w:space="0" w:color="auto"/>
              </w:divBdr>
            </w:div>
            <w:div w:id="1920483477">
              <w:marLeft w:val="0"/>
              <w:marRight w:val="0"/>
              <w:marTop w:val="0"/>
              <w:marBottom w:val="0"/>
              <w:divBdr>
                <w:top w:val="none" w:sz="0" w:space="0" w:color="auto"/>
                <w:left w:val="none" w:sz="0" w:space="0" w:color="auto"/>
                <w:bottom w:val="none" w:sz="0" w:space="0" w:color="auto"/>
                <w:right w:val="none" w:sz="0" w:space="0" w:color="auto"/>
              </w:divBdr>
            </w:div>
            <w:div w:id="1923175738">
              <w:marLeft w:val="0"/>
              <w:marRight w:val="0"/>
              <w:marTop w:val="360"/>
              <w:marBottom w:val="0"/>
              <w:divBdr>
                <w:top w:val="single" w:sz="6" w:space="0" w:color="auto"/>
                <w:left w:val="single" w:sz="6" w:space="0" w:color="auto"/>
                <w:bottom w:val="single" w:sz="6" w:space="0" w:color="auto"/>
                <w:right w:val="single" w:sz="6" w:space="0" w:color="auto"/>
              </w:divBdr>
            </w:div>
            <w:div w:id="1926382303">
              <w:marLeft w:val="0"/>
              <w:marRight w:val="0"/>
              <w:marTop w:val="0"/>
              <w:marBottom w:val="0"/>
              <w:divBdr>
                <w:top w:val="none" w:sz="0" w:space="0" w:color="auto"/>
                <w:left w:val="none" w:sz="0" w:space="0" w:color="auto"/>
                <w:bottom w:val="none" w:sz="0" w:space="0" w:color="auto"/>
                <w:right w:val="none" w:sz="0" w:space="0" w:color="auto"/>
              </w:divBdr>
            </w:div>
            <w:div w:id="1926451326">
              <w:marLeft w:val="0"/>
              <w:marRight w:val="0"/>
              <w:marTop w:val="0"/>
              <w:marBottom w:val="0"/>
              <w:divBdr>
                <w:top w:val="none" w:sz="0" w:space="0" w:color="auto"/>
                <w:left w:val="none" w:sz="0" w:space="0" w:color="auto"/>
                <w:bottom w:val="none" w:sz="0" w:space="0" w:color="auto"/>
                <w:right w:val="none" w:sz="0" w:space="0" w:color="auto"/>
              </w:divBdr>
            </w:div>
            <w:div w:id="1933396114">
              <w:marLeft w:val="0"/>
              <w:marRight w:val="0"/>
              <w:marTop w:val="0"/>
              <w:marBottom w:val="0"/>
              <w:divBdr>
                <w:top w:val="none" w:sz="0" w:space="0" w:color="auto"/>
                <w:left w:val="none" w:sz="0" w:space="0" w:color="auto"/>
                <w:bottom w:val="none" w:sz="0" w:space="0" w:color="auto"/>
                <w:right w:val="none" w:sz="0" w:space="0" w:color="auto"/>
              </w:divBdr>
            </w:div>
            <w:div w:id="1933974911">
              <w:marLeft w:val="0"/>
              <w:marRight w:val="0"/>
              <w:marTop w:val="0"/>
              <w:marBottom w:val="0"/>
              <w:divBdr>
                <w:top w:val="none" w:sz="0" w:space="0" w:color="auto"/>
                <w:left w:val="none" w:sz="0" w:space="0" w:color="auto"/>
                <w:bottom w:val="none" w:sz="0" w:space="0" w:color="auto"/>
                <w:right w:val="none" w:sz="0" w:space="0" w:color="auto"/>
              </w:divBdr>
            </w:div>
            <w:div w:id="1934896414">
              <w:marLeft w:val="0"/>
              <w:marRight w:val="0"/>
              <w:marTop w:val="0"/>
              <w:marBottom w:val="0"/>
              <w:divBdr>
                <w:top w:val="none" w:sz="0" w:space="0" w:color="auto"/>
                <w:left w:val="none" w:sz="0" w:space="0" w:color="auto"/>
                <w:bottom w:val="none" w:sz="0" w:space="0" w:color="auto"/>
                <w:right w:val="none" w:sz="0" w:space="0" w:color="auto"/>
              </w:divBdr>
            </w:div>
            <w:div w:id="1935623646">
              <w:marLeft w:val="0"/>
              <w:marRight w:val="0"/>
              <w:marTop w:val="0"/>
              <w:marBottom w:val="0"/>
              <w:divBdr>
                <w:top w:val="none" w:sz="0" w:space="0" w:color="auto"/>
                <w:left w:val="none" w:sz="0" w:space="0" w:color="auto"/>
                <w:bottom w:val="none" w:sz="0" w:space="0" w:color="auto"/>
                <w:right w:val="none" w:sz="0" w:space="0" w:color="auto"/>
              </w:divBdr>
            </w:div>
            <w:div w:id="1935745715">
              <w:marLeft w:val="0"/>
              <w:marRight w:val="0"/>
              <w:marTop w:val="0"/>
              <w:marBottom w:val="0"/>
              <w:divBdr>
                <w:top w:val="none" w:sz="0" w:space="0" w:color="auto"/>
                <w:left w:val="none" w:sz="0" w:space="0" w:color="auto"/>
                <w:bottom w:val="none" w:sz="0" w:space="0" w:color="auto"/>
                <w:right w:val="none" w:sz="0" w:space="0" w:color="auto"/>
              </w:divBdr>
            </w:div>
            <w:div w:id="1936327763">
              <w:marLeft w:val="0"/>
              <w:marRight w:val="0"/>
              <w:marTop w:val="0"/>
              <w:marBottom w:val="0"/>
              <w:divBdr>
                <w:top w:val="none" w:sz="0" w:space="0" w:color="auto"/>
                <w:left w:val="none" w:sz="0" w:space="0" w:color="auto"/>
                <w:bottom w:val="none" w:sz="0" w:space="0" w:color="auto"/>
                <w:right w:val="none" w:sz="0" w:space="0" w:color="auto"/>
              </w:divBdr>
            </w:div>
            <w:div w:id="1936933627">
              <w:marLeft w:val="0"/>
              <w:marRight w:val="0"/>
              <w:marTop w:val="0"/>
              <w:marBottom w:val="0"/>
              <w:divBdr>
                <w:top w:val="none" w:sz="0" w:space="0" w:color="auto"/>
                <w:left w:val="none" w:sz="0" w:space="0" w:color="auto"/>
                <w:bottom w:val="none" w:sz="0" w:space="0" w:color="auto"/>
                <w:right w:val="none" w:sz="0" w:space="0" w:color="auto"/>
              </w:divBdr>
            </w:div>
            <w:div w:id="1939673837">
              <w:marLeft w:val="0"/>
              <w:marRight w:val="0"/>
              <w:marTop w:val="0"/>
              <w:marBottom w:val="0"/>
              <w:divBdr>
                <w:top w:val="none" w:sz="0" w:space="0" w:color="auto"/>
                <w:left w:val="none" w:sz="0" w:space="0" w:color="auto"/>
                <w:bottom w:val="none" w:sz="0" w:space="0" w:color="auto"/>
                <w:right w:val="none" w:sz="0" w:space="0" w:color="auto"/>
              </w:divBdr>
            </w:div>
            <w:div w:id="1943108510">
              <w:marLeft w:val="0"/>
              <w:marRight w:val="0"/>
              <w:marTop w:val="0"/>
              <w:marBottom w:val="0"/>
              <w:divBdr>
                <w:top w:val="none" w:sz="0" w:space="0" w:color="auto"/>
                <w:left w:val="none" w:sz="0" w:space="0" w:color="auto"/>
                <w:bottom w:val="none" w:sz="0" w:space="0" w:color="auto"/>
                <w:right w:val="none" w:sz="0" w:space="0" w:color="auto"/>
              </w:divBdr>
              <w:divsChild>
                <w:div w:id="123546823">
                  <w:marLeft w:val="0"/>
                  <w:marRight w:val="0"/>
                  <w:marTop w:val="0"/>
                  <w:marBottom w:val="0"/>
                  <w:divBdr>
                    <w:top w:val="none" w:sz="0" w:space="0" w:color="auto"/>
                    <w:left w:val="none" w:sz="0" w:space="0" w:color="auto"/>
                    <w:bottom w:val="none" w:sz="0" w:space="0" w:color="auto"/>
                    <w:right w:val="none" w:sz="0" w:space="0" w:color="auto"/>
                  </w:divBdr>
                </w:div>
                <w:div w:id="264845647">
                  <w:marLeft w:val="0"/>
                  <w:marRight w:val="0"/>
                  <w:marTop w:val="0"/>
                  <w:marBottom w:val="0"/>
                  <w:divBdr>
                    <w:top w:val="none" w:sz="0" w:space="0" w:color="auto"/>
                    <w:left w:val="none" w:sz="0" w:space="0" w:color="auto"/>
                    <w:bottom w:val="none" w:sz="0" w:space="0" w:color="auto"/>
                    <w:right w:val="none" w:sz="0" w:space="0" w:color="auto"/>
                  </w:divBdr>
                </w:div>
                <w:div w:id="348066251">
                  <w:marLeft w:val="0"/>
                  <w:marRight w:val="0"/>
                  <w:marTop w:val="0"/>
                  <w:marBottom w:val="0"/>
                  <w:divBdr>
                    <w:top w:val="none" w:sz="0" w:space="0" w:color="auto"/>
                    <w:left w:val="none" w:sz="0" w:space="0" w:color="auto"/>
                    <w:bottom w:val="none" w:sz="0" w:space="0" w:color="auto"/>
                    <w:right w:val="none" w:sz="0" w:space="0" w:color="auto"/>
                  </w:divBdr>
                </w:div>
                <w:div w:id="548879161">
                  <w:marLeft w:val="0"/>
                  <w:marRight w:val="0"/>
                  <w:marTop w:val="0"/>
                  <w:marBottom w:val="0"/>
                  <w:divBdr>
                    <w:top w:val="none" w:sz="0" w:space="0" w:color="auto"/>
                    <w:left w:val="none" w:sz="0" w:space="0" w:color="auto"/>
                    <w:bottom w:val="none" w:sz="0" w:space="0" w:color="auto"/>
                    <w:right w:val="none" w:sz="0" w:space="0" w:color="auto"/>
                  </w:divBdr>
                </w:div>
                <w:div w:id="614479648">
                  <w:marLeft w:val="0"/>
                  <w:marRight w:val="0"/>
                  <w:marTop w:val="0"/>
                  <w:marBottom w:val="0"/>
                  <w:divBdr>
                    <w:top w:val="none" w:sz="0" w:space="0" w:color="auto"/>
                    <w:left w:val="none" w:sz="0" w:space="0" w:color="auto"/>
                    <w:bottom w:val="none" w:sz="0" w:space="0" w:color="auto"/>
                    <w:right w:val="none" w:sz="0" w:space="0" w:color="auto"/>
                  </w:divBdr>
                </w:div>
                <w:div w:id="694160274">
                  <w:marLeft w:val="0"/>
                  <w:marRight w:val="0"/>
                  <w:marTop w:val="0"/>
                  <w:marBottom w:val="0"/>
                  <w:divBdr>
                    <w:top w:val="none" w:sz="0" w:space="0" w:color="auto"/>
                    <w:left w:val="none" w:sz="0" w:space="0" w:color="auto"/>
                    <w:bottom w:val="none" w:sz="0" w:space="0" w:color="auto"/>
                    <w:right w:val="none" w:sz="0" w:space="0" w:color="auto"/>
                  </w:divBdr>
                </w:div>
                <w:div w:id="759983555">
                  <w:marLeft w:val="0"/>
                  <w:marRight w:val="0"/>
                  <w:marTop w:val="0"/>
                  <w:marBottom w:val="0"/>
                  <w:divBdr>
                    <w:top w:val="none" w:sz="0" w:space="0" w:color="auto"/>
                    <w:left w:val="none" w:sz="0" w:space="0" w:color="auto"/>
                    <w:bottom w:val="none" w:sz="0" w:space="0" w:color="auto"/>
                    <w:right w:val="none" w:sz="0" w:space="0" w:color="auto"/>
                  </w:divBdr>
                </w:div>
                <w:div w:id="785588295">
                  <w:marLeft w:val="0"/>
                  <w:marRight w:val="0"/>
                  <w:marTop w:val="0"/>
                  <w:marBottom w:val="0"/>
                  <w:divBdr>
                    <w:top w:val="none" w:sz="0" w:space="0" w:color="auto"/>
                    <w:left w:val="none" w:sz="0" w:space="0" w:color="auto"/>
                    <w:bottom w:val="none" w:sz="0" w:space="0" w:color="auto"/>
                    <w:right w:val="none" w:sz="0" w:space="0" w:color="auto"/>
                  </w:divBdr>
                </w:div>
                <w:div w:id="795102094">
                  <w:marLeft w:val="0"/>
                  <w:marRight w:val="0"/>
                  <w:marTop w:val="0"/>
                  <w:marBottom w:val="0"/>
                  <w:divBdr>
                    <w:top w:val="none" w:sz="0" w:space="0" w:color="auto"/>
                    <w:left w:val="none" w:sz="0" w:space="0" w:color="auto"/>
                    <w:bottom w:val="none" w:sz="0" w:space="0" w:color="auto"/>
                    <w:right w:val="none" w:sz="0" w:space="0" w:color="auto"/>
                  </w:divBdr>
                </w:div>
                <w:div w:id="855268496">
                  <w:marLeft w:val="0"/>
                  <w:marRight w:val="0"/>
                  <w:marTop w:val="0"/>
                  <w:marBottom w:val="0"/>
                  <w:divBdr>
                    <w:top w:val="none" w:sz="0" w:space="0" w:color="auto"/>
                    <w:left w:val="none" w:sz="0" w:space="0" w:color="auto"/>
                    <w:bottom w:val="none" w:sz="0" w:space="0" w:color="auto"/>
                    <w:right w:val="none" w:sz="0" w:space="0" w:color="auto"/>
                  </w:divBdr>
                </w:div>
                <w:div w:id="979454100">
                  <w:marLeft w:val="0"/>
                  <w:marRight w:val="0"/>
                  <w:marTop w:val="0"/>
                  <w:marBottom w:val="0"/>
                  <w:divBdr>
                    <w:top w:val="none" w:sz="0" w:space="0" w:color="auto"/>
                    <w:left w:val="none" w:sz="0" w:space="0" w:color="auto"/>
                    <w:bottom w:val="none" w:sz="0" w:space="0" w:color="auto"/>
                    <w:right w:val="none" w:sz="0" w:space="0" w:color="auto"/>
                  </w:divBdr>
                </w:div>
                <w:div w:id="1409230757">
                  <w:marLeft w:val="0"/>
                  <w:marRight w:val="0"/>
                  <w:marTop w:val="0"/>
                  <w:marBottom w:val="0"/>
                  <w:divBdr>
                    <w:top w:val="none" w:sz="0" w:space="0" w:color="auto"/>
                    <w:left w:val="none" w:sz="0" w:space="0" w:color="auto"/>
                    <w:bottom w:val="none" w:sz="0" w:space="0" w:color="auto"/>
                    <w:right w:val="none" w:sz="0" w:space="0" w:color="auto"/>
                  </w:divBdr>
                </w:div>
                <w:div w:id="1480881795">
                  <w:marLeft w:val="0"/>
                  <w:marRight w:val="0"/>
                  <w:marTop w:val="0"/>
                  <w:marBottom w:val="0"/>
                  <w:divBdr>
                    <w:top w:val="none" w:sz="0" w:space="0" w:color="auto"/>
                    <w:left w:val="none" w:sz="0" w:space="0" w:color="auto"/>
                    <w:bottom w:val="none" w:sz="0" w:space="0" w:color="auto"/>
                    <w:right w:val="none" w:sz="0" w:space="0" w:color="auto"/>
                  </w:divBdr>
                </w:div>
                <w:div w:id="1800226849">
                  <w:marLeft w:val="0"/>
                  <w:marRight w:val="0"/>
                  <w:marTop w:val="0"/>
                  <w:marBottom w:val="0"/>
                  <w:divBdr>
                    <w:top w:val="none" w:sz="0" w:space="0" w:color="auto"/>
                    <w:left w:val="none" w:sz="0" w:space="0" w:color="auto"/>
                    <w:bottom w:val="none" w:sz="0" w:space="0" w:color="auto"/>
                    <w:right w:val="none" w:sz="0" w:space="0" w:color="auto"/>
                  </w:divBdr>
                </w:div>
                <w:div w:id="1815028505">
                  <w:marLeft w:val="0"/>
                  <w:marRight w:val="0"/>
                  <w:marTop w:val="0"/>
                  <w:marBottom w:val="0"/>
                  <w:divBdr>
                    <w:top w:val="none" w:sz="0" w:space="0" w:color="auto"/>
                    <w:left w:val="none" w:sz="0" w:space="0" w:color="auto"/>
                    <w:bottom w:val="none" w:sz="0" w:space="0" w:color="auto"/>
                    <w:right w:val="none" w:sz="0" w:space="0" w:color="auto"/>
                  </w:divBdr>
                </w:div>
                <w:div w:id="1882940899">
                  <w:marLeft w:val="0"/>
                  <w:marRight w:val="0"/>
                  <w:marTop w:val="0"/>
                  <w:marBottom w:val="0"/>
                  <w:divBdr>
                    <w:top w:val="none" w:sz="0" w:space="0" w:color="auto"/>
                    <w:left w:val="none" w:sz="0" w:space="0" w:color="auto"/>
                    <w:bottom w:val="none" w:sz="0" w:space="0" w:color="auto"/>
                    <w:right w:val="none" w:sz="0" w:space="0" w:color="auto"/>
                  </w:divBdr>
                </w:div>
                <w:div w:id="1940212759">
                  <w:marLeft w:val="0"/>
                  <w:marRight w:val="0"/>
                  <w:marTop w:val="0"/>
                  <w:marBottom w:val="0"/>
                  <w:divBdr>
                    <w:top w:val="none" w:sz="0" w:space="0" w:color="auto"/>
                    <w:left w:val="none" w:sz="0" w:space="0" w:color="auto"/>
                    <w:bottom w:val="none" w:sz="0" w:space="0" w:color="auto"/>
                    <w:right w:val="none" w:sz="0" w:space="0" w:color="auto"/>
                  </w:divBdr>
                </w:div>
                <w:div w:id="1978794863">
                  <w:marLeft w:val="0"/>
                  <w:marRight w:val="0"/>
                  <w:marTop w:val="0"/>
                  <w:marBottom w:val="0"/>
                  <w:divBdr>
                    <w:top w:val="none" w:sz="0" w:space="0" w:color="auto"/>
                    <w:left w:val="none" w:sz="0" w:space="0" w:color="auto"/>
                    <w:bottom w:val="none" w:sz="0" w:space="0" w:color="auto"/>
                    <w:right w:val="none" w:sz="0" w:space="0" w:color="auto"/>
                  </w:divBdr>
                </w:div>
                <w:div w:id="2035306532">
                  <w:marLeft w:val="0"/>
                  <w:marRight w:val="0"/>
                  <w:marTop w:val="0"/>
                  <w:marBottom w:val="0"/>
                  <w:divBdr>
                    <w:top w:val="none" w:sz="0" w:space="0" w:color="auto"/>
                    <w:left w:val="none" w:sz="0" w:space="0" w:color="auto"/>
                    <w:bottom w:val="none" w:sz="0" w:space="0" w:color="auto"/>
                    <w:right w:val="none" w:sz="0" w:space="0" w:color="auto"/>
                  </w:divBdr>
                </w:div>
              </w:divsChild>
            </w:div>
            <w:div w:id="1943340995">
              <w:marLeft w:val="0"/>
              <w:marRight w:val="0"/>
              <w:marTop w:val="0"/>
              <w:marBottom w:val="0"/>
              <w:divBdr>
                <w:top w:val="none" w:sz="0" w:space="0" w:color="auto"/>
                <w:left w:val="none" w:sz="0" w:space="0" w:color="auto"/>
                <w:bottom w:val="none" w:sz="0" w:space="0" w:color="auto"/>
                <w:right w:val="none" w:sz="0" w:space="0" w:color="auto"/>
              </w:divBdr>
            </w:div>
            <w:div w:id="1944073175">
              <w:marLeft w:val="0"/>
              <w:marRight w:val="0"/>
              <w:marTop w:val="0"/>
              <w:marBottom w:val="0"/>
              <w:divBdr>
                <w:top w:val="none" w:sz="0" w:space="0" w:color="auto"/>
                <w:left w:val="none" w:sz="0" w:space="0" w:color="auto"/>
                <w:bottom w:val="none" w:sz="0" w:space="0" w:color="auto"/>
                <w:right w:val="none" w:sz="0" w:space="0" w:color="auto"/>
              </w:divBdr>
            </w:div>
            <w:div w:id="1944678587">
              <w:marLeft w:val="0"/>
              <w:marRight w:val="0"/>
              <w:marTop w:val="0"/>
              <w:marBottom w:val="0"/>
              <w:divBdr>
                <w:top w:val="none" w:sz="0" w:space="0" w:color="auto"/>
                <w:left w:val="none" w:sz="0" w:space="0" w:color="auto"/>
                <w:bottom w:val="none" w:sz="0" w:space="0" w:color="auto"/>
                <w:right w:val="none" w:sz="0" w:space="0" w:color="auto"/>
              </w:divBdr>
            </w:div>
            <w:div w:id="1944878794">
              <w:marLeft w:val="0"/>
              <w:marRight w:val="0"/>
              <w:marTop w:val="0"/>
              <w:marBottom w:val="0"/>
              <w:divBdr>
                <w:top w:val="none" w:sz="0" w:space="0" w:color="auto"/>
                <w:left w:val="none" w:sz="0" w:space="0" w:color="auto"/>
                <w:bottom w:val="none" w:sz="0" w:space="0" w:color="auto"/>
                <w:right w:val="none" w:sz="0" w:space="0" w:color="auto"/>
              </w:divBdr>
            </w:div>
            <w:div w:id="1947927636">
              <w:marLeft w:val="0"/>
              <w:marRight w:val="0"/>
              <w:marTop w:val="0"/>
              <w:marBottom w:val="0"/>
              <w:divBdr>
                <w:top w:val="none" w:sz="0" w:space="0" w:color="auto"/>
                <w:left w:val="none" w:sz="0" w:space="0" w:color="auto"/>
                <w:bottom w:val="none" w:sz="0" w:space="0" w:color="auto"/>
                <w:right w:val="none" w:sz="0" w:space="0" w:color="auto"/>
              </w:divBdr>
            </w:div>
            <w:div w:id="1950971678">
              <w:marLeft w:val="0"/>
              <w:marRight w:val="0"/>
              <w:marTop w:val="0"/>
              <w:marBottom w:val="0"/>
              <w:divBdr>
                <w:top w:val="none" w:sz="0" w:space="0" w:color="auto"/>
                <w:left w:val="none" w:sz="0" w:space="0" w:color="auto"/>
                <w:bottom w:val="none" w:sz="0" w:space="0" w:color="auto"/>
                <w:right w:val="none" w:sz="0" w:space="0" w:color="auto"/>
              </w:divBdr>
            </w:div>
            <w:div w:id="1953508149">
              <w:marLeft w:val="0"/>
              <w:marRight w:val="0"/>
              <w:marTop w:val="0"/>
              <w:marBottom w:val="0"/>
              <w:divBdr>
                <w:top w:val="none" w:sz="0" w:space="0" w:color="auto"/>
                <w:left w:val="none" w:sz="0" w:space="0" w:color="auto"/>
                <w:bottom w:val="none" w:sz="0" w:space="0" w:color="auto"/>
                <w:right w:val="none" w:sz="0" w:space="0" w:color="auto"/>
              </w:divBdr>
            </w:div>
            <w:div w:id="1953900178">
              <w:marLeft w:val="0"/>
              <w:marRight w:val="0"/>
              <w:marTop w:val="0"/>
              <w:marBottom w:val="0"/>
              <w:divBdr>
                <w:top w:val="none" w:sz="0" w:space="0" w:color="auto"/>
                <w:left w:val="none" w:sz="0" w:space="0" w:color="auto"/>
                <w:bottom w:val="none" w:sz="0" w:space="0" w:color="auto"/>
                <w:right w:val="none" w:sz="0" w:space="0" w:color="auto"/>
              </w:divBdr>
            </w:div>
            <w:div w:id="1954481069">
              <w:marLeft w:val="0"/>
              <w:marRight w:val="0"/>
              <w:marTop w:val="0"/>
              <w:marBottom w:val="0"/>
              <w:divBdr>
                <w:top w:val="none" w:sz="0" w:space="0" w:color="auto"/>
                <w:left w:val="none" w:sz="0" w:space="0" w:color="auto"/>
                <w:bottom w:val="none" w:sz="0" w:space="0" w:color="auto"/>
                <w:right w:val="none" w:sz="0" w:space="0" w:color="auto"/>
              </w:divBdr>
            </w:div>
            <w:div w:id="1955743589">
              <w:marLeft w:val="0"/>
              <w:marRight w:val="0"/>
              <w:marTop w:val="0"/>
              <w:marBottom w:val="0"/>
              <w:divBdr>
                <w:top w:val="none" w:sz="0" w:space="0" w:color="auto"/>
                <w:left w:val="none" w:sz="0" w:space="0" w:color="auto"/>
                <w:bottom w:val="none" w:sz="0" w:space="0" w:color="auto"/>
                <w:right w:val="none" w:sz="0" w:space="0" w:color="auto"/>
              </w:divBdr>
            </w:div>
            <w:div w:id="1958297535">
              <w:marLeft w:val="0"/>
              <w:marRight w:val="0"/>
              <w:marTop w:val="0"/>
              <w:marBottom w:val="0"/>
              <w:divBdr>
                <w:top w:val="none" w:sz="0" w:space="0" w:color="auto"/>
                <w:left w:val="none" w:sz="0" w:space="0" w:color="auto"/>
                <w:bottom w:val="none" w:sz="0" w:space="0" w:color="auto"/>
                <w:right w:val="none" w:sz="0" w:space="0" w:color="auto"/>
              </w:divBdr>
            </w:div>
            <w:div w:id="1958560024">
              <w:marLeft w:val="0"/>
              <w:marRight w:val="0"/>
              <w:marTop w:val="0"/>
              <w:marBottom w:val="0"/>
              <w:divBdr>
                <w:top w:val="none" w:sz="0" w:space="0" w:color="auto"/>
                <w:left w:val="none" w:sz="0" w:space="0" w:color="auto"/>
                <w:bottom w:val="none" w:sz="0" w:space="0" w:color="auto"/>
                <w:right w:val="none" w:sz="0" w:space="0" w:color="auto"/>
              </w:divBdr>
            </w:div>
            <w:div w:id="1959876584">
              <w:marLeft w:val="0"/>
              <w:marRight w:val="0"/>
              <w:marTop w:val="0"/>
              <w:marBottom w:val="0"/>
              <w:divBdr>
                <w:top w:val="none" w:sz="0" w:space="0" w:color="auto"/>
                <w:left w:val="none" w:sz="0" w:space="0" w:color="auto"/>
                <w:bottom w:val="none" w:sz="0" w:space="0" w:color="auto"/>
                <w:right w:val="none" w:sz="0" w:space="0" w:color="auto"/>
              </w:divBdr>
            </w:div>
            <w:div w:id="1960332825">
              <w:marLeft w:val="0"/>
              <w:marRight w:val="0"/>
              <w:marTop w:val="0"/>
              <w:marBottom w:val="0"/>
              <w:divBdr>
                <w:top w:val="none" w:sz="0" w:space="0" w:color="auto"/>
                <w:left w:val="none" w:sz="0" w:space="0" w:color="auto"/>
                <w:bottom w:val="none" w:sz="0" w:space="0" w:color="auto"/>
                <w:right w:val="none" w:sz="0" w:space="0" w:color="auto"/>
              </w:divBdr>
            </w:div>
            <w:div w:id="1962148776">
              <w:marLeft w:val="0"/>
              <w:marRight w:val="0"/>
              <w:marTop w:val="0"/>
              <w:marBottom w:val="0"/>
              <w:divBdr>
                <w:top w:val="none" w:sz="0" w:space="0" w:color="auto"/>
                <w:left w:val="none" w:sz="0" w:space="0" w:color="auto"/>
                <w:bottom w:val="none" w:sz="0" w:space="0" w:color="auto"/>
                <w:right w:val="none" w:sz="0" w:space="0" w:color="auto"/>
              </w:divBdr>
            </w:div>
            <w:div w:id="1962832662">
              <w:marLeft w:val="0"/>
              <w:marRight w:val="0"/>
              <w:marTop w:val="0"/>
              <w:marBottom w:val="0"/>
              <w:divBdr>
                <w:top w:val="none" w:sz="0" w:space="0" w:color="auto"/>
                <w:left w:val="none" w:sz="0" w:space="0" w:color="auto"/>
                <w:bottom w:val="none" w:sz="0" w:space="0" w:color="auto"/>
                <w:right w:val="none" w:sz="0" w:space="0" w:color="auto"/>
              </w:divBdr>
            </w:div>
            <w:div w:id="1965502956">
              <w:marLeft w:val="0"/>
              <w:marRight w:val="0"/>
              <w:marTop w:val="0"/>
              <w:marBottom w:val="0"/>
              <w:divBdr>
                <w:top w:val="none" w:sz="0" w:space="0" w:color="auto"/>
                <w:left w:val="none" w:sz="0" w:space="0" w:color="auto"/>
                <w:bottom w:val="none" w:sz="0" w:space="0" w:color="auto"/>
                <w:right w:val="none" w:sz="0" w:space="0" w:color="auto"/>
              </w:divBdr>
            </w:div>
            <w:div w:id="1965840508">
              <w:marLeft w:val="0"/>
              <w:marRight w:val="0"/>
              <w:marTop w:val="0"/>
              <w:marBottom w:val="0"/>
              <w:divBdr>
                <w:top w:val="none" w:sz="0" w:space="0" w:color="auto"/>
                <w:left w:val="none" w:sz="0" w:space="0" w:color="auto"/>
                <w:bottom w:val="none" w:sz="0" w:space="0" w:color="auto"/>
                <w:right w:val="none" w:sz="0" w:space="0" w:color="auto"/>
              </w:divBdr>
            </w:div>
            <w:div w:id="1967275159">
              <w:marLeft w:val="0"/>
              <w:marRight w:val="0"/>
              <w:marTop w:val="0"/>
              <w:marBottom w:val="0"/>
              <w:divBdr>
                <w:top w:val="none" w:sz="0" w:space="0" w:color="auto"/>
                <w:left w:val="none" w:sz="0" w:space="0" w:color="auto"/>
                <w:bottom w:val="none" w:sz="0" w:space="0" w:color="auto"/>
                <w:right w:val="none" w:sz="0" w:space="0" w:color="auto"/>
              </w:divBdr>
            </w:div>
            <w:div w:id="1969238694">
              <w:marLeft w:val="0"/>
              <w:marRight w:val="0"/>
              <w:marTop w:val="0"/>
              <w:marBottom w:val="0"/>
              <w:divBdr>
                <w:top w:val="none" w:sz="0" w:space="0" w:color="auto"/>
                <w:left w:val="none" w:sz="0" w:space="0" w:color="auto"/>
                <w:bottom w:val="none" w:sz="0" w:space="0" w:color="auto"/>
                <w:right w:val="none" w:sz="0" w:space="0" w:color="auto"/>
              </w:divBdr>
            </w:div>
            <w:div w:id="1970894418">
              <w:marLeft w:val="0"/>
              <w:marRight w:val="0"/>
              <w:marTop w:val="0"/>
              <w:marBottom w:val="0"/>
              <w:divBdr>
                <w:top w:val="none" w:sz="0" w:space="0" w:color="auto"/>
                <w:left w:val="none" w:sz="0" w:space="0" w:color="auto"/>
                <w:bottom w:val="none" w:sz="0" w:space="0" w:color="auto"/>
                <w:right w:val="none" w:sz="0" w:space="0" w:color="auto"/>
              </w:divBdr>
            </w:div>
            <w:div w:id="1971668093">
              <w:marLeft w:val="0"/>
              <w:marRight w:val="0"/>
              <w:marTop w:val="0"/>
              <w:marBottom w:val="0"/>
              <w:divBdr>
                <w:top w:val="none" w:sz="0" w:space="0" w:color="auto"/>
                <w:left w:val="none" w:sz="0" w:space="0" w:color="auto"/>
                <w:bottom w:val="none" w:sz="0" w:space="0" w:color="auto"/>
                <w:right w:val="none" w:sz="0" w:space="0" w:color="auto"/>
              </w:divBdr>
            </w:div>
            <w:div w:id="1973096040">
              <w:marLeft w:val="0"/>
              <w:marRight w:val="0"/>
              <w:marTop w:val="0"/>
              <w:marBottom w:val="0"/>
              <w:divBdr>
                <w:top w:val="none" w:sz="0" w:space="0" w:color="auto"/>
                <w:left w:val="none" w:sz="0" w:space="0" w:color="auto"/>
                <w:bottom w:val="none" w:sz="0" w:space="0" w:color="auto"/>
                <w:right w:val="none" w:sz="0" w:space="0" w:color="auto"/>
              </w:divBdr>
            </w:div>
            <w:div w:id="1980765189">
              <w:marLeft w:val="0"/>
              <w:marRight w:val="0"/>
              <w:marTop w:val="0"/>
              <w:marBottom w:val="0"/>
              <w:divBdr>
                <w:top w:val="none" w:sz="0" w:space="0" w:color="auto"/>
                <w:left w:val="none" w:sz="0" w:space="0" w:color="auto"/>
                <w:bottom w:val="none" w:sz="0" w:space="0" w:color="auto"/>
                <w:right w:val="none" w:sz="0" w:space="0" w:color="auto"/>
              </w:divBdr>
            </w:div>
            <w:div w:id="1985038061">
              <w:marLeft w:val="0"/>
              <w:marRight w:val="0"/>
              <w:marTop w:val="0"/>
              <w:marBottom w:val="0"/>
              <w:divBdr>
                <w:top w:val="none" w:sz="0" w:space="0" w:color="auto"/>
                <w:left w:val="none" w:sz="0" w:space="0" w:color="auto"/>
                <w:bottom w:val="none" w:sz="0" w:space="0" w:color="auto"/>
                <w:right w:val="none" w:sz="0" w:space="0" w:color="auto"/>
              </w:divBdr>
            </w:div>
            <w:div w:id="1985158745">
              <w:marLeft w:val="0"/>
              <w:marRight w:val="0"/>
              <w:marTop w:val="0"/>
              <w:marBottom w:val="0"/>
              <w:divBdr>
                <w:top w:val="none" w:sz="0" w:space="0" w:color="auto"/>
                <w:left w:val="none" w:sz="0" w:space="0" w:color="auto"/>
                <w:bottom w:val="none" w:sz="0" w:space="0" w:color="auto"/>
                <w:right w:val="none" w:sz="0" w:space="0" w:color="auto"/>
              </w:divBdr>
            </w:div>
            <w:div w:id="1988584367">
              <w:marLeft w:val="0"/>
              <w:marRight w:val="0"/>
              <w:marTop w:val="0"/>
              <w:marBottom w:val="0"/>
              <w:divBdr>
                <w:top w:val="none" w:sz="0" w:space="0" w:color="auto"/>
                <w:left w:val="none" w:sz="0" w:space="0" w:color="auto"/>
                <w:bottom w:val="none" w:sz="0" w:space="0" w:color="auto"/>
                <w:right w:val="none" w:sz="0" w:space="0" w:color="auto"/>
              </w:divBdr>
            </w:div>
            <w:div w:id="1989432428">
              <w:marLeft w:val="0"/>
              <w:marRight w:val="0"/>
              <w:marTop w:val="0"/>
              <w:marBottom w:val="0"/>
              <w:divBdr>
                <w:top w:val="none" w:sz="0" w:space="0" w:color="auto"/>
                <w:left w:val="none" w:sz="0" w:space="0" w:color="auto"/>
                <w:bottom w:val="none" w:sz="0" w:space="0" w:color="auto"/>
                <w:right w:val="none" w:sz="0" w:space="0" w:color="auto"/>
              </w:divBdr>
            </w:div>
            <w:div w:id="1994211354">
              <w:marLeft w:val="0"/>
              <w:marRight w:val="0"/>
              <w:marTop w:val="0"/>
              <w:marBottom w:val="0"/>
              <w:divBdr>
                <w:top w:val="none" w:sz="0" w:space="0" w:color="auto"/>
                <w:left w:val="none" w:sz="0" w:space="0" w:color="auto"/>
                <w:bottom w:val="none" w:sz="0" w:space="0" w:color="auto"/>
                <w:right w:val="none" w:sz="0" w:space="0" w:color="auto"/>
              </w:divBdr>
            </w:div>
            <w:div w:id="1994985449">
              <w:marLeft w:val="0"/>
              <w:marRight w:val="0"/>
              <w:marTop w:val="0"/>
              <w:marBottom w:val="0"/>
              <w:divBdr>
                <w:top w:val="none" w:sz="0" w:space="0" w:color="auto"/>
                <w:left w:val="none" w:sz="0" w:space="0" w:color="auto"/>
                <w:bottom w:val="none" w:sz="0" w:space="0" w:color="auto"/>
                <w:right w:val="none" w:sz="0" w:space="0" w:color="auto"/>
              </w:divBdr>
            </w:div>
            <w:div w:id="1995253833">
              <w:marLeft w:val="0"/>
              <w:marRight w:val="0"/>
              <w:marTop w:val="0"/>
              <w:marBottom w:val="0"/>
              <w:divBdr>
                <w:top w:val="none" w:sz="0" w:space="0" w:color="auto"/>
                <w:left w:val="none" w:sz="0" w:space="0" w:color="auto"/>
                <w:bottom w:val="none" w:sz="0" w:space="0" w:color="auto"/>
                <w:right w:val="none" w:sz="0" w:space="0" w:color="auto"/>
              </w:divBdr>
            </w:div>
            <w:div w:id="1995376207">
              <w:marLeft w:val="0"/>
              <w:marRight w:val="0"/>
              <w:marTop w:val="0"/>
              <w:marBottom w:val="0"/>
              <w:divBdr>
                <w:top w:val="none" w:sz="0" w:space="0" w:color="auto"/>
                <w:left w:val="none" w:sz="0" w:space="0" w:color="auto"/>
                <w:bottom w:val="none" w:sz="0" w:space="0" w:color="auto"/>
                <w:right w:val="none" w:sz="0" w:space="0" w:color="auto"/>
              </w:divBdr>
            </w:div>
            <w:div w:id="1995792835">
              <w:marLeft w:val="0"/>
              <w:marRight w:val="0"/>
              <w:marTop w:val="0"/>
              <w:marBottom w:val="0"/>
              <w:divBdr>
                <w:top w:val="none" w:sz="0" w:space="0" w:color="auto"/>
                <w:left w:val="none" w:sz="0" w:space="0" w:color="auto"/>
                <w:bottom w:val="none" w:sz="0" w:space="0" w:color="auto"/>
                <w:right w:val="none" w:sz="0" w:space="0" w:color="auto"/>
              </w:divBdr>
            </w:div>
            <w:div w:id="1998655537">
              <w:marLeft w:val="0"/>
              <w:marRight w:val="0"/>
              <w:marTop w:val="0"/>
              <w:marBottom w:val="0"/>
              <w:divBdr>
                <w:top w:val="none" w:sz="0" w:space="0" w:color="auto"/>
                <w:left w:val="none" w:sz="0" w:space="0" w:color="auto"/>
                <w:bottom w:val="none" w:sz="0" w:space="0" w:color="auto"/>
                <w:right w:val="none" w:sz="0" w:space="0" w:color="auto"/>
              </w:divBdr>
            </w:div>
            <w:div w:id="1998683807">
              <w:marLeft w:val="0"/>
              <w:marRight w:val="0"/>
              <w:marTop w:val="0"/>
              <w:marBottom w:val="0"/>
              <w:divBdr>
                <w:top w:val="none" w:sz="0" w:space="0" w:color="auto"/>
                <w:left w:val="none" w:sz="0" w:space="0" w:color="auto"/>
                <w:bottom w:val="none" w:sz="0" w:space="0" w:color="auto"/>
                <w:right w:val="none" w:sz="0" w:space="0" w:color="auto"/>
              </w:divBdr>
            </w:div>
            <w:div w:id="2000379090">
              <w:marLeft w:val="0"/>
              <w:marRight w:val="0"/>
              <w:marTop w:val="0"/>
              <w:marBottom w:val="0"/>
              <w:divBdr>
                <w:top w:val="none" w:sz="0" w:space="0" w:color="auto"/>
                <w:left w:val="none" w:sz="0" w:space="0" w:color="auto"/>
                <w:bottom w:val="none" w:sz="0" w:space="0" w:color="auto"/>
                <w:right w:val="none" w:sz="0" w:space="0" w:color="auto"/>
              </w:divBdr>
            </w:div>
            <w:div w:id="2002387246">
              <w:marLeft w:val="0"/>
              <w:marRight w:val="0"/>
              <w:marTop w:val="0"/>
              <w:marBottom w:val="0"/>
              <w:divBdr>
                <w:top w:val="none" w:sz="0" w:space="0" w:color="auto"/>
                <w:left w:val="none" w:sz="0" w:space="0" w:color="auto"/>
                <w:bottom w:val="none" w:sz="0" w:space="0" w:color="auto"/>
                <w:right w:val="none" w:sz="0" w:space="0" w:color="auto"/>
              </w:divBdr>
            </w:div>
            <w:div w:id="2003045579">
              <w:marLeft w:val="0"/>
              <w:marRight w:val="0"/>
              <w:marTop w:val="0"/>
              <w:marBottom w:val="0"/>
              <w:divBdr>
                <w:top w:val="none" w:sz="0" w:space="0" w:color="auto"/>
                <w:left w:val="none" w:sz="0" w:space="0" w:color="auto"/>
                <w:bottom w:val="none" w:sz="0" w:space="0" w:color="auto"/>
                <w:right w:val="none" w:sz="0" w:space="0" w:color="auto"/>
              </w:divBdr>
            </w:div>
            <w:div w:id="2004237955">
              <w:marLeft w:val="0"/>
              <w:marRight w:val="0"/>
              <w:marTop w:val="0"/>
              <w:marBottom w:val="0"/>
              <w:divBdr>
                <w:top w:val="none" w:sz="0" w:space="0" w:color="auto"/>
                <w:left w:val="none" w:sz="0" w:space="0" w:color="auto"/>
                <w:bottom w:val="none" w:sz="0" w:space="0" w:color="auto"/>
                <w:right w:val="none" w:sz="0" w:space="0" w:color="auto"/>
              </w:divBdr>
            </w:div>
            <w:div w:id="2007786089">
              <w:marLeft w:val="0"/>
              <w:marRight w:val="0"/>
              <w:marTop w:val="0"/>
              <w:marBottom w:val="0"/>
              <w:divBdr>
                <w:top w:val="none" w:sz="0" w:space="0" w:color="auto"/>
                <w:left w:val="none" w:sz="0" w:space="0" w:color="auto"/>
                <w:bottom w:val="none" w:sz="0" w:space="0" w:color="auto"/>
                <w:right w:val="none" w:sz="0" w:space="0" w:color="auto"/>
              </w:divBdr>
            </w:div>
            <w:div w:id="2009626344">
              <w:marLeft w:val="0"/>
              <w:marRight w:val="0"/>
              <w:marTop w:val="0"/>
              <w:marBottom w:val="0"/>
              <w:divBdr>
                <w:top w:val="none" w:sz="0" w:space="0" w:color="auto"/>
                <w:left w:val="none" w:sz="0" w:space="0" w:color="auto"/>
                <w:bottom w:val="none" w:sz="0" w:space="0" w:color="auto"/>
                <w:right w:val="none" w:sz="0" w:space="0" w:color="auto"/>
              </w:divBdr>
            </w:div>
            <w:div w:id="2009671094">
              <w:marLeft w:val="0"/>
              <w:marRight w:val="0"/>
              <w:marTop w:val="0"/>
              <w:marBottom w:val="0"/>
              <w:divBdr>
                <w:top w:val="none" w:sz="0" w:space="0" w:color="auto"/>
                <w:left w:val="none" w:sz="0" w:space="0" w:color="auto"/>
                <w:bottom w:val="none" w:sz="0" w:space="0" w:color="auto"/>
                <w:right w:val="none" w:sz="0" w:space="0" w:color="auto"/>
              </w:divBdr>
            </w:div>
            <w:div w:id="2014795488">
              <w:marLeft w:val="0"/>
              <w:marRight w:val="0"/>
              <w:marTop w:val="0"/>
              <w:marBottom w:val="0"/>
              <w:divBdr>
                <w:top w:val="none" w:sz="0" w:space="0" w:color="auto"/>
                <w:left w:val="none" w:sz="0" w:space="0" w:color="auto"/>
                <w:bottom w:val="none" w:sz="0" w:space="0" w:color="auto"/>
                <w:right w:val="none" w:sz="0" w:space="0" w:color="auto"/>
              </w:divBdr>
            </w:div>
            <w:div w:id="2015110647">
              <w:marLeft w:val="0"/>
              <w:marRight w:val="0"/>
              <w:marTop w:val="0"/>
              <w:marBottom w:val="0"/>
              <w:divBdr>
                <w:top w:val="none" w:sz="0" w:space="0" w:color="auto"/>
                <w:left w:val="none" w:sz="0" w:space="0" w:color="auto"/>
                <w:bottom w:val="none" w:sz="0" w:space="0" w:color="auto"/>
                <w:right w:val="none" w:sz="0" w:space="0" w:color="auto"/>
              </w:divBdr>
            </w:div>
            <w:div w:id="2016490365">
              <w:marLeft w:val="0"/>
              <w:marRight w:val="0"/>
              <w:marTop w:val="0"/>
              <w:marBottom w:val="0"/>
              <w:divBdr>
                <w:top w:val="none" w:sz="0" w:space="0" w:color="auto"/>
                <w:left w:val="none" w:sz="0" w:space="0" w:color="auto"/>
                <w:bottom w:val="none" w:sz="0" w:space="0" w:color="auto"/>
                <w:right w:val="none" w:sz="0" w:space="0" w:color="auto"/>
              </w:divBdr>
            </w:div>
            <w:div w:id="2017073003">
              <w:marLeft w:val="0"/>
              <w:marRight w:val="0"/>
              <w:marTop w:val="0"/>
              <w:marBottom w:val="0"/>
              <w:divBdr>
                <w:top w:val="none" w:sz="0" w:space="0" w:color="auto"/>
                <w:left w:val="none" w:sz="0" w:space="0" w:color="auto"/>
                <w:bottom w:val="none" w:sz="0" w:space="0" w:color="auto"/>
                <w:right w:val="none" w:sz="0" w:space="0" w:color="auto"/>
              </w:divBdr>
            </w:div>
            <w:div w:id="2017415559">
              <w:marLeft w:val="0"/>
              <w:marRight w:val="0"/>
              <w:marTop w:val="0"/>
              <w:marBottom w:val="0"/>
              <w:divBdr>
                <w:top w:val="none" w:sz="0" w:space="0" w:color="auto"/>
                <w:left w:val="none" w:sz="0" w:space="0" w:color="auto"/>
                <w:bottom w:val="none" w:sz="0" w:space="0" w:color="auto"/>
                <w:right w:val="none" w:sz="0" w:space="0" w:color="auto"/>
              </w:divBdr>
            </w:div>
            <w:div w:id="2023315975">
              <w:marLeft w:val="0"/>
              <w:marRight w:val="0"/>
              <w:marTop w:val="0"/>
              <w:marBottom w:val="0"/>
              <w:divBdr>
                <w:top w:val="none" w:sz="0" w:space="0" w:color="auto"/>
                <w:left w:val="none" w:sz="0" w:space="0" w:color="auto"/>
                <w:bottom w:val="none" w:sz="0" w:space="0" w:color="auto"/>
                <w:right w:val="none" w:sz="0" w:space="0" w:color="auto"/>
              </w:divBdr>
            </w:div>
            <w:div w:id="2023705473">
              <w:marLeft w:val="0"/>
              <w:marRight w:val="0"/>
              <w:marTop w:val="0"/>
              <w:marBottom w:val="0"/>
              <w:divBdr>
                <w:top w:val="none" w:sz="0" w:space="0" w:color="auto"/>
                <w:left w:val="none" w:sz="0" w:space="0" w:color="auto"/>
                <w:bottom w:val="none" w:sz="0" w:space="0" w:color="auto"/>
                <w:right w:val="none" w:sz="0" w:space="0" w:color="auto"/>
              </w:divBdr>
            </w:div>
            <w:div w:id="2023820279">
              <w:marLeft w:val="0"/>
              <w:marRight w:val="0"/>
              <w:marTop w:val="0"/>
              <w:marBottom w:val="0"/>
              <w:divBdr>
                <w:top w:val="none" w:sz="0" w:space="0" w:color="auto"/>
                <w:left w:val="none" w:sz="0" w:space="0" w:color="auto"/>
                <w:bottom w:val="none" w:sz="0" w:space="0" w:color="auto"/>
                <w:right w:val="none" w:sz="0" w:space="0" w:color="auto"/>
              </w:divBdr>
            </w:div>
            <w:div w:id="2025130000">
              <w:marLeft w:val="0"/>
              <w:marRight w:val="0"/>
              <w:marTop w:val="0"/>
              <w:marBottom w:val="0"/>
              <w:divBdr>
                <w:top w:val="none" w:sz="0" w:space="0" w:color="auto"/>
                <w:left w:val="none" w:sz="0" w:space="0" w:color="auto"/>
                <w:bottom w:val="none" w:sz="0" w:space="0" w:color="auto"/>
                <w:right w:val="none" w:sz="0" w:space="0" w:color="auto"/>
              </w:divBdr>
            </w:div>
            <w:div w:id="2026862448">
              <w:marLeft w:val="0"/>
              <w:marRight w:val="0"/>
              <w:marTop w:val="0"/>
              <w:marBottom w:val="0"/>
              <w:divBdr>
                <w:top w:val="none" w:sz="0" w:space="0" w:color="auto"/>
                <w:left w:val="none" w:sz="0" w:space="0" w:color="auto"/>
                <w:bottom w:val="none" w:sz="0" w:space="0" w:color="auto"/>
                <w:right w:val="none" w:sz="0" w:space="0" w:color="auto"/>
              </w:divBdr>
            </w:div>
            <w:div w:id="2026899626">
              <w:marLeft w:val="0"/>
              <w:marRight w:val="0"/>
              <w:marTop w:val="0"/>
              <w:marBottom w:val="0"/>
              <w:divBdr>
                <w:top w:val="none" w:sz="0" w:space="0" w:color="auto"/>
                <w:left w:val="none" w:sz="0" w:space="0" w:color="auto"/>
                <w:bottom w:val="none" w:sz="0" w:space="0" w:color="auto"/>
                <w:right w:val="none" w:sz="0" w:space="0" w:color="auto"/>
              </w:divBdr>
            </w:div>
            <w:div w:id="2027825460">
              <w:marLeft w:val="0"/>
              <w:marRight w:val="0"/>
              <w:marTop w:val="0"/>
              <w:marBottom w:val="0"/>
              <w:divBdr>
                <w:top w:val="none" w:sz="0" w:space="0" w:color="auto"/>
                <w:left w:val="none" w:sz="0" w:space="0" w:color="auto"/>
                <w:bottom w:val="none" w:sz="0" w:space="0" w:color="auto"/>
                <w:right w:val="none" w:sz="0" w:space="0" w:color="auto"/>
              </w:divBdr>
            </w:div>
            <w:div w:id="2028486223">
              <w:marLeft w:val="0"/>
              <w:marRight w:val="0"/>
              <w:marTop w:val="0"/>
              <w:marBottom w:val="0"/>
              <w:divBdr>
                <w:top w:val="none" w:sz="0" w:space="0" w:color="auto"/>
                <w:left w:val="none" w:sz="0" w:space="0" w:color="auto"/>
                <w:bottom w:val="none" w:sz="0" w:space="0" w:color="auto"/>
                <w:right w:val="none" w:sz="0" w:space="0" w:color="auto"/>
              </w:divBdr>
            </w:div>
            <w:div w:id="2028870880">
              <w:marLeft w:val="0"/>
              <w:marRight w:val="0"/>
              <w:marTop w:val="0"/>
              <w:marBottom w:val="0"/>
              <w:divBdr>
                <w:top w:val="none" w:sz="0" w:space="0" w:color="auto"/>
                <w:left w:val="none" w:sz="0" w:space="0" w:color="auto"/>
                <w:bottom w:val="none" w:sz="0" w:space="0" w:color="auto"/>
                <w:right w:val="none" w:sz="0" w:space="0" w:color="auto"/>
              </w:divBdr>
            </w:div>
            <w:div w:id="2029024435">
              <w:marLeft w:val="0"/>
              <w:marRight w:val="0"/>
              <w:marTop w:val="0"/>
              <w:marBottom w:val="0"/>
              <w:divBdr>
                <w:top w:val="none" w:sz="0" w:space="0" w:color="auto"/>
                <w:left w:val="none" w:sz="0" w:space="0" w:color="auto"/>
                <w:bottom w:val="none" w:sz="0" w:space="0" w:color="auto"/>
                <w:right w:val="none" w:sz="0" w:space="0" w:color="auto"/>
              </w:divBdr>
            </w:div>
            <w:div w:id="2032410309">
              <w:marLeft w:val="0"/>
              <w:marRight w:val="0"/>
              <w:marTop w:val="0"/>
              <w:marBottom w:val="0"/>
              <w:divBdr>
                <w:top w:val="none" w:sz="0" w:space="0" w:color="auto"/>
                <w:left w:val="none" w:sz="0" w:space="0" w:color="auto"/>
                <w:bottom w:val="none" w:sz="0" w:space="0" w:color="auto"/>
                <w:right w:val="none" w:sz="0" w:space="0" w:color="auto"/>
              </w:divBdr>
            </w:div>
            <w:div w:id="2035449594">
              <w:marLeft w:val="0"/>
              <w:marRight w:val="0"/>
              <w:marTop w:val="0"/>
              <w:marBottom w:val="0"/>
              <w:divBdr>
                <w:top w:val="none" w:sz="0" w:space="0" w:color="auto"/>
                <w:left w:val="none" w:sz="0" w:space="0" w:color="auto"/>
                <w:bottom w:val="none" w:sz="0" w:space="0" w:color="auto"/>
                <w:right w:val="none" w:sz="0" w:space="0" w:color="auto"/>
              </w:divBdr>
            </w:div>
            <w:div w:id="2035811304">
              <w:marLeft w:val="0"/>
              <w:marRight w:val="0"/>
              <w:marTop w:val="0"/>
              <w:marBottom w:val="0"/>
              <w:divBdr>
                <w:top w:val="none" w:sz="0" w:space="0" w:color="auto"/>
                <w:left w:val="none" w:sz="0" w:space="0" w:color="auto"/>
                <w:bottom w:val="none" w:sz="0" w:space="0" w:color="auto"/>
                <w:right w:val="none" w:sz="0" w:space="0" w:color="auto"/>
              </w:divBdr>
            </w:div>
            <w:div w:id="2037582731">
              <w:marLeft w:val="0"/>
              <w:marRight w:val="0"/>
              <w:marTop w:val="0"/>
              <w:marBottom w:val="0"/>
              <w:divBdr>
                <w:top w:val="none" w:sz="0" w:space="0" w:color="auto"/>
                <w:left w:val="none" w:sz="0" w:space="0" w:color="auto"/>
                <w:bottom w:val="none" w:sz="0" w:space="0" w:color="auto"/>
                <w:right w:val="none" w:sz="0" w:space="0" w:color="auto"/>
              </w:divBdr>
            </w:div>
            <w:div w:id="2038071010">
              <w:marLeft w:val="0"/>
              <w:marRight w:val="0"/>
              <w:marTop w:val="0"/>
              <w:marBottom w:val="0"/>
              <w:divBdr>
                <w:top w:val="none" w:sz="0" w:space="0" w:color="auto"/>
                <w:left w:val="none" w:sz="0" w:space="0" w:color="auto"/>
                <w:bottom w:val="none" w:sz="0" w:space="0" w:color="auto"/>
                <w:right w:val="none" w:sz="0" w:space="0" w:color="auto"/>
              </w:divBdr>
            </w:div>
            <w:div w:id="2038117597">
              <w:marLeft w:val="0"/>
              <w:marRight w:val="0"/>
              <w:marTop w:val="0"/>
              <w:marBottom w:val="0"/>
              <w:divBdr>
                <w:top w:val="none" w:sz="0" w:space="0" w:color="auto"/>
                <w:left w:val="none" w:sz="0" w:space="0" w:color="auto"/>
                <w:bottom w:val="none" w:sz="0" w:space="0" w:color="auto"/>
                <w:right w:val="none" w:sz="0" w:space="0" w:color="auto"/>
              </w:divBdr>
            </w:div>
            <w:div w:id="2040279592">
              <w:marLeft w:val="0"/>
              <w:marRight w:val="0"/>
              <w:marTop w:val="0"/>
              <w:marBottom w:val="0"/>
              <w:divBdr>
                <w:top w:val="none" w:sz="0" w:space="0" w:color="auto"/>
                <w:left w:val="none" w:sz="0" w:space="0" w:color="auto"/>
                <w:bottom w:val="none" w:sz="0" w:space="0" w:color="auto"/>
                <w:right w:val="none" w:sz="0" w:space="0" w:color="auto"/>
              </w:divBdr>
            </w:div>
            <w:div w:id="2041277804">
              <w:marLeft w:val="0"/>
              <w:marRight w:val="0"/>
              <w:marTop w:val="0"/>
              <w:marBottom w:val="0"/>
              <w:divBdr>
                <w:top w:val="none" w:sz="0" w:space="0" w:color="auto"/>
                <w:left w:val="none" w:sz="0" w:space="0" w:color="auto"/>
                <w:bottom w:val="none" w:sz="0" w:space="0" w:color="auto"/>
                <w:right w:val="none" w:sz="0" w:space="0" w:color="auto"/>
              </w:divBdr>
            </w:div>
            <w:div w:id="2041469908">
              <w:marLeft w:val="0"/>
              <w:marRight w:val="0"/>
              <w:marTop w:val="0"/>
              <w:marBottom w:val="0"/>
              <w:divBdr>
                <w:top w:val="none" w:sz="0" w:space="0" w:color="auto"/>
                <w:left w:val="none" w:sz="0" w:space="0" w:color="auto"/>
                <w:bottom w:val="none" w:sz="0" w:space="0" w:color="auto"/>
                <w:right w:val="none" w:sz="0" w:space="0" w:color="auto"/>
              </w:divBdr>
            </w:div>
            <w:div w:id="2042626058">
              <w:marLeft w:val="0"/>
              <w:marRight w:val="0"/>
              <w:marTop w:val="0"/>
              <w:marBottom w:val="0"/>
              <w:divBdr>
                <w:top w:val="none" w:sz="0" w:space="0" w:color="auto"/>
                <w:left w:val="none" w:sz="0" w:space="0" w:color="auto"/>
                <w:bottom w:val="none" w:sz="0" w:space="0" w:color="auto"/>
                <w:right w:val="none" w:sz="0" w:space="0" w:color="auto"/>
              </w:divBdr>
              <w:divsChild>
                <w:div w:id="99956183">
                  <w:marLeft w:val="0"/>
                  <w:marRight w:val="0"/>
                  <w:marTop w:val="0"/>
                  <w:marBottom w:val="0"/>
                  <w:divBdr>
                    <w:top w:val="none" w:sz="0" w:space="0" w:color="auto"/>
                    <w:left w:val="none" w:sz="0" w:space="0" w:color="auto"/>
                    <w:bottom w:val="none" w:sz="0" w:space="0" w:color="auto"/>
                    <w:right w:val="none" w:sz="0" w:space="0" w:color="auto"/>
                  </w:divBdr>
                </w:div>
                <w:div w:id="394427794">
                  <w:marLeft w:val="0"/>
                  <w:marRight w:val="0"/>
                  <w:marTop w:val="0"/>
                  <w:marBottom w:val="0"/>
                  <w:divBdr>
                    <w:top w:val="none" w:sz="0" w:space="0" w:color="auto"/>
                    <w:left w:val="none" w:sz="0" w:space="0" w:color="auto"/>
                    <w:bottom w:val="none" w:sz="0" w:space="0" w:color="auto"/>
                    <w:right w:val="none" w:sz="0" w:space="0" w:color="auto"/>
                  </w:divBdr>
                </w:div>
                <w:div w:id="1263225607">
                  <w:marLeft w:val="0"/>
                  <w:marRight w:val="0"/>
                  <w:marTop w:val="0"/>
                  <w:marBottom w:val="0"/>
                  <w:divBdr>
                    <w:top w:val="none" w:sz="0" w:space="0" w:color="auto"/>
                    <w:left w:val="none" w:sz="0" w:space="0" w:color="auto"/>
                    <w:bottom w:val="none" w:sz="0" w:space="0" w:color="auto"/>
                    <w:right w:val="none" w:sz="0" w:space="0" w:color="auto"/>
                  </w:divBdr>
                </w:div>
                <w:div w:id="1802961069">
                  <w:marLeft w:val="0"/>
                  <w:marRight w:val="0"/>
                  <w:marTop w:val="0"/>
                  <w:marBottom w:val="0"/>
                  <w:divBdr>
                    <w:top w:val="none" w:sz="0" w:space="0" w:color="auto"/>
                    <w:left w:val="none" w:sz="0" w:space="0" w:color="auto"/>
                    <w:bottom w:val="none" w:sz="0" w:space="0" w:color="auto"/>
                    <w:right w:val="none" w:sz="0" w:space="0" w:color="auto"/>
                  </w:divBdr>
                </w:div>
              </w:divsChild>
            </w:div>
            <w:div w:id="2046515601">
              <w:marLeft w:val="0"/>
              <w:marRight w:val="0"/>
              <w:marTop w:val="0"/>
              <w:marBottom w:val="0"/>
              <w:divBdr>
                <w:top w:val="none" w:sz="0" w:space="0" w:color="auto"/>
                <w:left w:val="none" w:sz="0" w:space="0" w:color="auto"/>
                <w:bottom w:val="none" w:sz="0" w:space="0" w:color="auto"/>
                <w:right w:val="none" w:sz="0" w:space="0" w:color="auto"/>
              </w:divBdr>
            </w:div>
            <w:div w:id="2047564677">
              <w:marLeft w:val="0"/>
              <w:marRight w:val="0"/>
              <w:marTop w:val="0"/>
              <w:marBottom w:val="0"/>
              <w:divBdr>
                <w:top w:val="none" w:sz="0" w:space="0" w:color="auto"/>
                <w:left w:val="none" w:sz="0" w:space="0" w:color="auto"/>
                <w:bottom w:val="none" w:sz="0" w:space="0" w:color="auto"/>
                <w:right w:val="none" w:sz="0" w:space="0" w:color="auto"/>
              </w:divBdr>
            </w:div>
            <w:div w:id="2048411216">
              <w:marLeft w:val="0"/>
              <w:marRight w:val="0"/>
              <w:marTop w:val="0"/>
              <w:marBottom w:val="0"/>
              <w:divBdr>
                <w:top w:val="none" w:sz="0" w:space="0" w:color="auto"/>
                <w:left w:val="none" w:sz="0" w:space="0" w:color="auto"/>
                <w:bottom w:val="none" w:sz="0" w:space="0" w:color="auto"/>
                <w:right w:val="none" w:sz="0" w:space="0" w:color="auto"/>
              </w:divBdr>
            </w:div>
            <w:div w:id="2048793399">
              <w:marLeft w:val="0"/>
              <w:marRight w:val="0"/>
              <w:marTop w:val="0"/>
              <w:marBottom w:val="0"/>
              <w:divBdr>
                <w:top w:val="none" w:sz="0" w:space="0" w:color="auto"/>
                <w:left w:val="none" w:sz="0" w:space="0" w:color="auto"/>
                <w:bottom w:val="none" w:sz="0" w:space="0" w:color="auto"/>
                <w:right w:val="none" w:sz="0" w:space="0" w:color="auto"/>
              </w:divBdr>
            </w:div>
            <w:div w:id="2055765948">
              <w:marLeft w:val="0"/>
              <w:marRight w:val="0"/>
              <w:marTop w:val="0"/>
              <w:marBottom w:val="0"/>
              <w:divBdr>
                <w:top w:val="none" w:sz="0" w:space="0" w:color="auto"/>
                <w:left w:val="none" w:sz="0" w:space="0" w:color="auto"/>
                <w:bottom w:val="none" w:sz="0" w:space="0" w:color="auto"/>
                <w:right w:val="none" w:sz="0" w:space="0" w:color="auto"/>
              </w:divBdr>
            </w:div>
            <w:div w:id="2056537664">
              <w:marLeft w:val="0"/>
              <w:marRight w:val="0"/>
              <w:marTop w:val="0"/>
              <w:marBottom w:val="0"/>
              <w:divBdr>
                <w:top w:val="none" w:sz="0" w:space="0" w:color="auto"/>
                <w:left w:val="none" w:sz="0" w:space="0" w:color="auto"/>
                <w:bottom w:val="none" w:sz="0" w:space="0" w:color="auto"/>
                <w:right w:val="none" w:sz="0" w:space="0" w:color="auto"/>
              </w:divBdr>
            </w:div>
            <w:div w:id="2062046935">
              <w:marLeft w:val="0"/>
              <w:marRight w:val="0"/>
              <w:marTop w:val="0"/>
              <w:marBottom w:val="0"/>
              <w:divBdr>
                <w:top w:val="none" w:sz="0" w:space="0" w:color="auto"/>
                <w:left w:val="none" w:sz="0" w:space="0" w:color="auto"/>
                <w:bottom w:val="none" w:sz="0" w:space="0" w:color="auto"/>
                <w:right w:val="none" w:sz="0" w:space="0" w:color="auto"/>
              </w:divBdr>
            </w:div>
            <w:div w:id="2063020399">
              <w:marLeft w:val="0"/>
              <w:marRight w:val="0"/>
              <w:marTop w:val="0"/>
              <w:marBottom w:val="0"/>
              <w:divBdr>
                <w:top w:val="none" w:sz="0" w:space="0" w:color="auto"/>
                <w:left w:val="none" w:sz="0" w:space="0" w:color="auto"/>
                <w:bottom w:val="none" w:sz="0" w:space="0" w:color="auto"/>
                <w:right w:val="none" w:sz="0" w:space="0" w:color="auto"/>
              </w:divBdr>
            </w:div>
            <w:div w:id="2063288240">
              <w:marLeft w:val="0"/>
              <w:marRight w:val="0"/>
              <w:marTop w:val="360"/>
              <w:marBottom w:val="0"/>
              <w:divBdr>
                <w:top w:val="single" w:sz="6" w:space="0" w:color="auto"/>
                <w:left w:val="single" w:sz="6" w:space="0" w:color="auto"/>
                <w:bottom w:val="single" w:sz="6" w:space="0" w:color="auto"/>
                <w:right w:val="single" w:sz="6" w:space="0" w:color="auto"/>
              </w:divBdr>
            </w:div>
            <w:div w:id="2064256846">
              <w:marLeft w:val="0"/>
              <w:marRight w:val="0"/>
              <w:marTop w:val="0"/>
              <w:marBottom w:val="0"/>
              <w:divBdr>
                <w:top w:val="none" w:sz="0" w:space="0" w:color="auto"/>
                <w:left w:val="none" w:sz="0" w:space="0" w:color="auto"/>
                <w:bottom w:val="none" w:sz="0" w:space="0" w:color="auto"/>
                <w:right w:val="none" w:sz="0" w:space="0" w:color="auto"/>
              </w:divBdr>
            </w:div>
            <w:div w:id="2065829008">
              <w:marLeft w:val="0"/>
              <w:marRight w:val="0"/>
              <w:marTop w:val="0"/>
              <w:marBottom w:val="0"/>
              <w:divBdr>
                <w:top w:val="none" w:sz="0" w:space="0" w:color="auto"/>
                <w:left w:val="none" w:sz="0" w:space="0" w:color="auto"/>
                <w:bottom w:val="none" w:sz="0" w:space="0" w:color="auto"/>
                <w:right w:val="none" w:sz="0" w:space="0" w:color="auto"/>
              </w:divBdr>
            </w:div>
            <w:div w:id="2066443805">
              <w:marLeft w:val="0"/>
              <w:marRight w:val="0"/>
              <w:marTop w:val="0"/>
              <w:marBottom w:val="0"/>
              <w:divBdr>
                <w:top w:val="none" w:sz="0" w:space="0" w:color="auto"/>
                <w:left w:val="none" w:sz="0" w:space="0" w:color="auto"/>
                <w:bottom w:val="none" w:sz="0" w:space="0" w:color="auto"/>
                <w:right w:val="none" w:sz="0" w:space="0" w:color="auto"/>
              </w:divBdr>
            </w:div>
            <w:div w:id="2070611384">
              <w:marLeft w:val="0"/>
              <w:marRight w:val="0"/>
              <w:marTop w:val="0"/>
              <w:marBottom w:val="0"/>
              <w:divBdr>
                <w:top w:val="none" w:sz="0" w:space="0" w:color="auto"/>
                <w:left w:val="none" w:sz="0" w:space="0" w:color="auto"/>
                <w:bottom w:val="none" w:sz="0" w:space="0" w:color="auto"/>
                <w:right w:val="none" w:sz="0" w:space="0" w:color="auto"/>
              </w:divBdr>
            </w:div>
            <w:div w:id="2071539049">
              <w:marLeft w:val="0"/>
              <w:marRight w:val="0"/>
              <w:marTop w:val="0"/>
              <w:marBottom w:val="0"/>
              <w:divBdr>
                <w:top w:val="none" w:sz="0" w:space="0" w:color="auto"/>
                <w:left w:val="none" w:sz="0" w:space="0" w:color="auto"/>
                <w:bottom w:val="none" w:sz="0" w:space="0" w:color="auto"/>
                <w:right w:val="none" w:sz="0" w:space="0" w:color="auto"/>
              </w:divBdr>
            </w:div>
            <w:div w:id="2072388379">
              <w:marLeft w:val="0"/>
              <w:marRight w:val="0"/>
              <w:marTop w:val="0"/>
              <w:marBottom w:val="0"/>
              <w:divBdr>
                <w:top w:val="none" w:sz="0" w:space="0" w:color="auto"/>
                <w:left w:val="none" w:sz="0" w:space="0" w:color="auto"/>
                <w:bottom w:val="none" w:sz="0" w:space="0" w:color="auto"/>
                <w:right w:val="none" w:sz="0" w:space="0" w:color="auto"/>
              </w:divBdr>
            </w:div>
            <w:div w:id="2072535138">
              <w:marLeft w:val="0"/>
              <w:marRight w:val="0"/>
              <w:marTop w:val="0"/>
              <w:marBottom w:val="0"/>
              <w:divBdr>
                <w:top w:val="none" w:sz="0" w:space="0" w:color="auto"/>
                <w:left w:val="none" w:sz="0" w:space="0" w:color="auto"/>
                <w:bottom w:val="none" w:sz="0" w:space="0" w:color="auto"/>
                <w:right w:val="none" w:sz="0" w:space="0" w:color="auto"/>
              </w:divBdr>
            </w:div>
            <w:div w:id="2074111774">
              <w:marLeft w:val="0"/>
              <w:marRight w:val="0"/>
              <w:marTop w:val="0"/>
              <w:marBottom w:val="0"/>
              <w:divBdr>
                <w:top w:val="none" w:sz="0" w:space="0" w:color="auto"/>
                <w:left w:val="none" w:sz="0" w:space="0" w:color="auto"/>
                <w:bottom w:val="none" w:sz="0" w:space="0" w:color="auto"/>
                <w:right w:val="none" w:sz="0" w:space="0" w:color="auto"/>
              </w:divBdr>
            </w:div>
            <w:div w:id="2074617591">
              <w:marLeft w:val="0"/>
              <w:marRight w:val="0"/>
              <w:marTop w:val="0"/>
              <w:marBottom w:val="0"/>
              <w:divBdr>
                <w:top w:val="none" w:sz="0" w:space="0" w:color="auto"/>
                <w:left w:val="none" w:sz="0" w:space="0" w:color="auto"/>
                <w:bottom w:val="none" w:sz="0" w:space="0" w:color="auto"/>
                <w:right w:val="none" w:sz="0" w:space="0" w:color="auto"/>
              </w:divBdr>
            </w:div>
            <w:div w:id="2074889408">
              <w:marLeft w:val="0"/>
              <w:marRight w:val="0"/>
              <w:marTop w:val="0"/>
              <w:marBottom w:val="0"/>
              <w:divBdr>
                <w:top w:val="none" w:sz="0" w:space="0" w:color="auto"/>
                <w:left w:val="none" w:sz="0" w:space="0" w:color="auto"/>
                <w:bottom w:val="none" w:sz="0" w:space="0" w:color="auto"/>
                <w:right w:val="none" w:sz="0" w:space="0" w:color="auto"/>
              </w:divBdr>
            </w:div>
            <w:div w:id="2075010684">
              <w:marLeft w:val="0"/>
              <w:marRight w:val="0"/>
              <w:marTop w:val="0"/>
              <w:marBottom w:val="0"/>
              <w:divBdr>
                <w:top w:val="none" w:sz="0" w:space="0" w:color="auto"/>
                <w:left w:val="none" w:sz="0" w:space="0" w:color="auto"/>
                <w:bottom w:val="none" w:sz="0" w:space="0" w:color="auto"/>
                <w:right w:val="none" w:sz="0" w:space="0" w:color="auto"/>
              </w:divBdr>
            </w:div>
            <w:div w:id="2076277494">
              <w:marLeft w:val="0"/>
              <w:marRight w:val="0"/>
              <w:marTop w:val="0"/>
              <w:marBottom w:val="0"/>
              <w:divBdr>
                <w:top w:val="none" w:sz="0" w:space="0" w:color="auto"/>
                <w:left w:val="none" w:sz="0" w:space="0" w:color="auto"/>
                <w:bottom w:val="none" w:sz="0" w:space="0" w:color="auto"/>
                <w:right w:val="none" w:sz="0" w:space="0" w:color="auto"/>
              </w:divBdr>
            </w:div>
            <w:div w:id="2076774365">
              <w:marLeft w:val="0"/>
              <w:marRight w:val="0"/>
              <w:marTop w:val="0"/>
              <w:marBottom w:val="0"/>
              <w:divBdr>
                <w:top w:val="none" w:sz="0" w:space="0" w:color="auto"/>
                <w:left w:val="none" w:sz="0" w:space="0" w:color="auto"/>
                <w:bottom w:val="none" w:sz="0" w:space="0" w:color="auto"/>
                <w:right w:val="none" w:sz="0" w:space="0" w:color="auto"/>
              </w:divBdr>
            </w:div>
            <w:div w:id="2079130000">
              <w:marLeft w:val="0"/>
              <w:marRight w:val="0"/>
              <w:marTop w:val="0"/>
              <w:marBottom w:val="0"/>
              <w:divBdr>
                <w:top w:val="none" w:sz="0" w:space="0" w:color="auto"/>
                <w:left w:val="none" w:sz="0" w:space="0" w:color="auto"/>
                <w:bottom w:val="none" w:sz="0" w:space="0" w:color="auto"/>
                <w:right w:val="none" w:sz="0" w:space="0" w:color="auto"/>
              </w:divBdr>
            </w:div>
            <w:div w:id="2081756772">
              <w:marLeft w:val="0"/>
              <w:marRight w:val="0"/>
              <w:marTop w:val="0"/>
              <w:marBottom w:val="0"/>
              <w:divBdr>
                <w:top w:val="none" w:sz="0" w:space="0" w:color="auto"/>
                <w:left w:val="none" w:sz="0" w:space="0" w:color="auto"/>
                <w:bottom w:val="none" w:sz="0" w:space="0" w:color="auto"/>
                <w:right w:val="none" w:sz="0" w:space="0" w:color="auto"/>
              </w:divBdr>
            </w:div>
            <w:div w:id="2082360944">
              <w:marLeft w:val="0"/>
              <w:marRight w:val="0"/>
              <w:marTop w:val="0"/>
              <w:marBottom w:val="0"/>
              <w:divBdr>
                <w:top w:val="none" w:sz="0" w:space="0" w:color="auto"/>
                <w:left w:val="none" w:sz="0" w:space="0" w:color="auto"/>
                <w:bottom w:val="none" w:sz="0" w:space="0" w:color="auto"/>
                <w:right w:val="none" w:sz="0" w:space="0" w:color="auto"/>
              </w:divBdr>
            </w:div>
            <w:div w:id="2083870107">
              <w:marLeft w:val="0"/>
              <w:marRight w:val="0"/>
              <w:marTop w:val="0"/>
              <w:marBottom w:val="0"/>
              <w:divBdr>
                <w:top w:val="none" w:sz="0" w:space="0" w:color="auto"/>
                <w:left w:val="none" w:sz="0" w:space="0" w:color="auto"/>
                <w:bottom w:val="none" w:sz="0" w:space="0" w:color="auto"/>
                <w:right w:val="none" w:sz="0" w:space="0" w:color="auto"/>
              </w:divBdr>
            </w:div>
            <w:div w:id="2084176191">
              <w:marLeft w:val="0"/>
              <w:marRight w:val="0"/>
              <w:marTop w:val="0"/>
              <w:marBottom w:val="0"/>
              <w:divBdr>
                <w:top w:val="none" w:sz="0" w:space="0" w:color="auto"/>
                <w:left w:val="none" w:sz="0" w:space="0" w:color="auto"/>
                <w:bottom w:val="none" w:sz="0" w:space="0" w:color="auto"/>
                <w:right w:val="none" w:sz="0" w:space="0" w:color="auto"/>
              </w:divBdr>
            </w:div>
            <w:div w:id="2084598772">
              <w:marLeft w:val="0"/>
              <w:marRight w:val="0"/>
              <w:marTop w:val="0"/>
              <w:marBottom w:val="0"/>
              <w:divBdr>
                <w:top w:val="none" w:sz="0" w:space="0" w:color="auto"/>
                <w:left w:val="none" w:sz="0" w:space="0" w:color="auto"/>
                <w:bottom w:val="none" w:sz="0" w:space="0" w:color="auto"/>
                <w:right w:val="none" w:sz="0" w:space="0" w:color="auto"/>
              </w:divBdr>
            </w:div>
            <w:div w:id="2085715083">
              <w:marLeft w:val="0"/>
              <w:marRight w:val="0"/>
              <w:marTop w:val="0"/>
              <w:marBottom w:val="0"/>
              <w:divBdr>
                <w:top w:val="none" w:sz="0" w:space="0" w:color="auto"/>
                <w:left w:val="none" w:sz="0" w:space="0" w:color="auto"/>
                <w:bottom w:val="none" w:sz="0" w:space="0" w:color="auto"/>
                <w:right w:val="none" w:sz="0" w:space="0" w:color="auto"/>
              </w:divBdr>
            </w:div>
            <w:div w:id="2086953552">
              <w:marLeft w:val="0"/>
              <w:marRight w:val="0"/>
              <w:marTop w:val="0"/>
              <w:marBottom w:val="0"/>
              <w:divBdr>
                <w:top w:val="none" w:sz="0" w:space="0" w:color="auto"/>
                <w:left w:val="none" w:sz="0" w:space="0" w:color="auto"/>
                <w:bottom w:val="none" w:sz="0" w:space="0" w:color="auto"/>
                <w:right w:val="none" w:sz="0" w:space="0" w:color="auto"/>
              </w:divBdr>
            </w:div>
            <w:div w:id="2088257720">
              <w:marLeft w:val="0"/>
              <w:marRight w:val="0"/>
              <w:marTop w:val="0"/>
              <w:marBottom w:val="0"/>
              <w:divBdr>
                <w:top w:val="none" w:sz="0" w:space="0" w:color="auto"/>
                <w:left w:val="none" w:sz="0" w:space="0" w:color="auto"/>
                <w:bottom w:val="none" w:sz="0" w:space="0" w:color="auto"/>
                <w:right w:val="none" w:sz="0" w:space="0" w:color="auto"/>
              </w:divBdr>
            </w:div>
            <w:div w:id="2088964518">
              <w:marLeft w:val="0"/>
              <w:marRight w:val="0"/>
              <w:marTop w:val="0"/>
              <w:marBottom w:val="0"/>
              <w:divBdr>
                <w:top w:val="none" w:sz="0" w:space="0" w:color="auto"/>
                <w:left w:val="none" w:sz="0" w:space="0" w:color="auto"/>
                <w:bottom w:val="none" w:sz="0" w:space="0" w:color="auto"/>
                <w:right w:val="none" w:sz="0" w:space="0" w:color="auto"/>
              </w:divBdr>
            </w:div>
            <w:div w:id="2091810000">
              <w:marLeft w:val="0"/>
              <w:marRight w:val="0"/>
              <w:marTop w:val="0"/>
              <w:marBottom w:val="0"/>
              <w:divBdr>
                <w:top w:val="none" w:sz="0" w:space="0" w:color="auto"/>
                <w:left w:val="none" w:sz="0" w:space="0" w:color="auto"/>
                <w:bottom w:val="none" w:sz="0" w:space="0" w:color="auto"/>
                <w:right w:val="none" w:sz="0" w:space="0" w:color="auto"/>
              </w:divBdr>
            </w:div>
            <w:div w:id="2093156936">
              <w:marLeft w:val="0"/>
              <w:marRight w:val="0"/>
              <w:marTop w:val="0"/>
              <w:marBottom w:val="0"/>
              <w:divBdr>
                <w:top w:val="none" w:sz="0" w:space="0" w:color="auto"/>
                <w:left w:val="none" w:sz="0" w:space="0" w:color="auto"/>
                <w:bottom w:val="none" w:sz="0" w:space="0" w:color="auto"/>
                <w:right w:val="none" w:sz="0" w:space="0" w:color="auto"/>
              </w:divBdr>
            </w:div>
            <w:div w:id="2093776336">
              <w:marLeft w:val="0"/>
              <w:marRight w:val="0"/>
              <w:marTop w:val="0"/>
              <w:marBottom w:val="0"/>
              <w:divBdr>
                <w:top w:val="none" w:sz="0" w:space="0" w:color="auto"/>
                <w:left w:val="none" w:sz="0" w:space="0" w:color="auto"/>
                <w:bottom w:val="none" w:sz="0" w:space="0" w:color="auto"/>
                <w:right w:val="none" w:sz="0" w:space="0" w:color="auto"/>
              </w:divBdr>
            </w:div>
            <w:div w:id="2094279459">
              <w:marLeft w:val="0"/>
              <w:marRight w:val="0"/>
              <w:marTop w:val="0"/>
              <w:marBottom w:val="0"/>
              <w:divBdr>
                <w:top w:val="none" w:sz="0" w:space="0" w:color="auto"/>
                <w:left w:val="none" w:sz="0" w:space="0" w:color="auto"/>
                <w:bottom w:val="none" w:sz="0" w:space="0" w:color="auto"/>
                <w:right w:val="none" w:sz="0" w:space="0" w:color="auto"/>
              </w:divBdr>
            </w:div>
            <w:div w:id="2096633960">
              <w:marLeft w:val="0"/>
              <w:marRight w:val="0"/>
              <w:marTop w:val="0"/>
              <w:marBottom w:val="0"/>
              <w:divBdr>
                <w:top w:val="none" w:sz="0" w:space="0" w:color="auto"/>
                <w:left w:val="none" w:sz="0" w:space="0" w:color="auto"/>
                <w:bottom w:val="none" w:sz="0" w:space="0" w:color="auto"/>
                <w:right w:val="none" w:sz="0" w:space="0" w:color="auto"/>
              </w:divBdr>
            </w:div>
            <w:div w:id="2098401417">
              <w:marLeft w:val="0"/>
              <w:marRight w:val="0"/>
              <w:marTop w:val="0"/>
              <w:marBottom w:val="0"/>
              <w:divBdr>
                <w:top w:val="none" w:sz="0" w:space="0" w:color="auto"/>
                <w:left w:val="none" w:sz="0" w:space="0" w:color="auto"/>
                <w:bottom w:val="none" w:sz="0" w:space="0" w:color="auto"/>
                <w:right w:val="none" w:sz="0" w:space="0" w:color="auto"/>
              </w:divBdr>
            </w:div>
            <w:div w:id="2098944000">
              <w:marLeft w:val="0"/>
              <w:marRight w:val="0"/>
              <w:marTop w:val="0"/>
              <w:marBottom w:val="0"/>
              <w:divBdr>
                <w:top w:val="none" w:sz="0" w:space="0" w:color="auto"/>
                <w:left w:val="none" w:sz="0" w:space="0" w:color="auto"/>
                <w:bottom w:val="none" w:sz="0" w:space="0" w:color="auto"/>
                <w:right w:val="none" w:sz="0" w:space="0" w:color="auto"/>
              </w:divBdr>
            </w:div>
            <w:div w:id="2101021871">
              <w:marLeft w:val="0"/>
              <w:marRight w:val="0"/>
              <w:marTop w:val="0"/>
              <w:marBottom w:val="0"/>
              <w:divBdr>
                <w:top w:val="none" w:sz="0" w:space="0" w:color="auto"/>
                <w:left w:val="none" w:sz="0" w:space="0" w:color="auto"/>
                <w:bottom w:val="none" w:sz="0" w:space="0" w:color="auto"/>
                <w:right w:val="none" w:sz="0" w:space="0" w:color="auto"/>
              </w:divBdr>
            </w:div>
            <w:div w:id="2101674427">
              <w:marLeft w:val="0"/>
              <w:marRight w:val="0"/>
              <w:marTop w:val="0"/>
              <w:marBottom w:val="0"/>
              <w:divBdr>
                <w:top w:val="none" w:sz="0" w:space="0" w:color="auto"/>
                <w:left w:val="none" w:sz="0" w:space="0" w:color="auto"/>
                <w:bottom w:val="none" w:sz="0" w:space="0" w:color="auto"/>
                <w:right w:val="none" w:sz="0" w:space="0" w:color="auto"/>
              </w:divBdr>
            </w:div>
            <w:div w:id="2101681272">
              <w:marLeft w:val="0"/>
              <w:marRight w:val="0"/>
              <w:marTop w:val="0"/>
              <w:marBottom w:val="0"/>
              <w:divBdr>
                <w:top w:val="none" w:sz="0" w:space="0" w:color="auto"/>
                <w:left w:val="none" w:sz="0" w:space="0" w:color="auto"/>
                <w:bottom w:val="none" w:sz="0" w:space="0" w:color="auto"/>
                <w:right w:val="none" w:sz="0" w:space="0" w:color="auto"/>
              </w:divBdr>
            </w:div>
            <w:div w:id="2104642143">
              <w:marLeft w:val="0"/>
              <w:marRight w:val="0"/>
              <w:marTop w:val="0"/>
              <w:marBottom w:val="0"/>
              <w:divBdr>
                <w:top w:val="none" w:sz="0" w:space="0" w:color="auto"/>
                <w:left w:val="none" w:sz="0" w:space="0" w:color="auto"/>
                <w:bottom w:val="none" w:sz="0" w:space="0" w:color="auto"/>
                <w:right w:val="none" w:sz="0" w:space="0" w:color="auto"/>
              </w:divBdr>
            </w:div>
            <w:div w:id="2105608381">
              <w:marLeft w:val="0"/>
              <w:marRight w:val="0"/>
              <w:marTop w:val="0"/>
              <w:marBottom w:val="0"/>
              <w:divBdr>
                <w:top w:val="none" w:sz="0" w:space="0" w:color="auto"/>
                <w:left w:val="none" w:sz="0" w:space="0" w:color="auto"/>
                <w:bottom w:val="none" w:sz="0" w:space="0" w:color="auto"/>
                <w:right w:val="none" w:sz="0" w:space="0" w:color="auto"/>
              </w:divBdr>
            </w:div>
            <w:div w:id="2106265334">
              <w:marLeft w:val="0"/>
              <w:marRight w:val="0"/>
              <w:marTop w:val="0"/>
              <w:marBottom w:val="0"/>
              <w:divBdr>
                <w:top w:val="none" w:sz="0" w:space="0" w:color="auto"/>
                <w:left w:val="none" w:sz="0" w:space="0" w:color="auto"/>
                <w:bottom w:val="none" w:sz="0" w:space="0" w:color="auto"/>
                <w:right w:val="none" w:sz="0" w:space="0" w:color="auto"/>
              </w:divBdr>
            </w:div>
            <w:div w:id="2107849582">
              <w:marLeft w:val="0"/>
              <w:marRight w:val="0"/>
              <w:marTop w:val="0"/>
              <w:marBottom w:val="0"/>
              <w:divBdr>
                <w:top w:val="none" w:sz="0" w:space="0" w:color="auto"/>
                <w:left w:val="none" w:sz="0" w:space="0" w:color="auto"/>
                <w:bottom w:val="none" w:sz="0" w:space="0" w:color="auto"/>
                <w:right w:val="none" w:sz="0" w:space="0" w:color="auto"/>
              </w:divBdr>
            </w:div>
            <w:div w:id="2112119360">
              <w:marLeft w:val="0"/>
              <w:marRight w:val="0"/>
              <w:marTop w:val="0"/>
              <w:marBottom w:val="0"/>
              <w:divBdr>
                <w:top w:val="none" w:sz="0" w:space="0" w:color="auto"/>
                <w:left w:val="none" w:sz="0" w:space="0" w:color="auto"/>
                <w:bottom w:val="none" w:sz="0" w:space="0" w:color="auto"/>
                <w:right w:val="none" w:sz="0" w:space="0" w:color="auto"/>
              </w:divBdr>
            </w:div>
            <w:div w:id="2112160397">
              <w:marLeft w:val="0"/>
              <w:marRight w:val="0"/>
              <w:marTop w:val="360"/>
              <w:marBottom w:val="0"/>
              <w:divBdr>
                <w:top w:val="single" w:sz="6" w:space="0" w:color="auto"/>
                <w:left w:val="single" w:sz="6" w:space="0" w:color="auto"/>
                <w:bottom w:val="single" w:sz="6" w:space="0" w:color="auto"/>
                <w:right w:val="single" w:sz="6" w:space="0" w:color="auto"/>
              </w:divBdr>
            </w:div>
            <w:div w:id="2114399704">
              <w:marLeft w:val="0"/>
              <w:marRight w:val="0"/>
              <w:marTop w:val="0"/>
              <w:marBottom w:val="0"/>
              <w:divBdr>
                <w:top w:val="none" w:sz="0" w:space="0" w:color="auto"/>
                <w:left w:val="none" w:sz="0" w:space="0" w:color="auto"/>
                <w:bottom w:val="none" w:sz="0" w:space="0" w:color="auto"/>
                <w:right w:val="none" w:sz="0" w:space="0" w:color="auto"/>
              </w:divBdr>
            </w:div>
            <w:div w:id="2117748223">
              <w:marLeft w:val="0"/>
              <w:marRight w:val="0"/>
              <w:marTop w:val="0"/>
              <w:marBottom w:val="0"/>
              <w:divBdr>
                <w:top w:val="none" w:sz="0" w:space="0" w:color="auto"/>
                <w:left w:val="none" w:sz="0" w:space="0" w:color="auto"/>
                <w:bottom w:val="none" w:sz="0" w:space="0" w:color="auto"/>
                <w:right w:val="none" w:sz="0" w:space="0" w:color="auto"/>
              </w:divBdr>
            </w:div>
            <w:div w:id="2117863769">
              <w:marLeft w:val="0"/>
              <w:marRight w:val="0"/>
              <w:marTop w:val="0"/>
              <w:marBottom w:val="0"/>
              <w:divBdr>
                <w:top w:val="none" w:sz="0" w:space="0" w:color="auto"/>
                <w:left w:val="none" w:sz="0" w:space="0" w:color="auto"/>
                <w:bottom w:val="none" w:sz="0" w:space="0" w:color="auto"/>
                <w:right w:val="none" w:sz="0" w:space="0" w:color="auto"/>
              </w:divBdr>
            </w:div>
            <w:div w:id="2118214490">
              <w:marLeft w:val="0"/>
              <w:marRight w:val="0"/>
              <w:marTop w:val="0"/>
              <w:marBottom w:val="0"/>
              <w:divBdr>
                <w:top w:val="none" w:sz="0" w:space="0" w:color="auto"/>
                <w:left w:val="none" w:sz="0" w:space="0" w:color="auto"/>
                <w:bottom w:val="none" w:sz="0" w:space="0" w:color="auto"/>
                <w:right w:val="none" w:sz="0" w:space="0" w:color="auto"/>
              </w:divBdr>
            </w:div>
            <w:div w:id="2120835138">
              <w:marLeft w:val="0"/>
              <w:marRight w:val="0"/>
              <w:marTop w:val="0"/>
              <w:marBottom w:val="0"/>
              <w:divBdr>
                <w:top w:val="none" w:sz="0" w:space="0" w:color="auto"/>
                <w:left w:val="none" w:sz="0" w:space="0" w:color="auto"/>
                <w:bottom w:val="none" w:sz="0" w:space="0" w:color="auto"/>
                <w:right w:val="none" w:sz="0" w:space="0" w:color="auto"/>
              </w:divBdr>
            </w:div>
            <w:div w:id="2121024592">
              <w:marLeft w:val="0"/>
              <w:marRight w:val="0"/>
              <w:marTop w:val="0"/>
              <w:marBottom w:val="0"/>
              <w:divBdr>
                <w:top w:val="none" w:sz="0" w:space="0" w:color="auto"/>
                <w:left w:val="none" w:sz="0" w:space="0" w:color="auto"/>
                <w:bottom w:val="none" w:sz="0" w:space="0" w:color="auto"/>
                <w:right w:val="none" w:sz="0" w:space="0" w:color="auto"/>
              </w:divBdr>
            </w:div>
            <w:div w:id="2121760498">
              <w:marLeft w:val="0"/>
              <w:marRight w:val="0"/>
              <w:marTop w:val="0"/>
              <w:marBottom w:val="0"/>
              <w:divBdr>
                <w:top w:val="none" w:sz="0" w:space="0" w:color="auto"/>
                <w:left w:val="none" w:sz="0" w:space="0" w:color="auto"/>
                <w:bottom w:val="none" w:sz="0" w:space="0" w:color="auto"/>
                <w:right w:val="none" w:sz="0" w:space="0" w:color="auto"/>
              </w:divBdr>
            </w:div>
            <w:div w:id="2122649103">
              <w:marLeft w:val="0"/>
              <w:marRight w:val="0"/>
              <w:marTop w:val="0"/>
              <w:marBottom w:val="0"/>
              <w:divBdr>
                <w:top w:val="none" w:sz="0" w:space="0" w:color="auto"/>
                <w:left w:val="none" w:sz="0" w:space="0" w:color="auto"/>
                <w:bottom w:val="none" w:sz="0" w:space="0" w:color="auto"/>
                <w:right w:val="none" w:sz="0" w:space="0" w:color="auto"/>
              </w:divBdr>
            </w:div>
            <w:div w:id="2123527806">
              <w:marLeft w:val="0"/>
              <w:marRight w:val="0"/>
              <w:marTop w:val="0"/>
              <w:marBottom w:val="0"/>
              <w:divBdr>
                <w:top w:val="none" w:sz="0" w:space="0" w:color="auto"/>
                <w:left w:val="none" w:sz="0" w:space="0" w:color="auto"/>
                <w:bottom w:val="none" w:sz="0" w:space="0" w:color="auto"/>
                <w:right w:val="none" w:sz="0" w:space="0" w:color="auto"/>
              </w:divBdr>
            </w:div>
            <w:div w:id="2125155673">
              <w:marLeft w:val="0"/>
              <w:marRight w:val="0"/>
              <w:marTop w:val="0"/>
              <w:marBottom w:val="0"/>
              <w:divBdr>
                <w:top w:val="none" w:sz="0" w:space="0" w:color="auto"/>
                <w:left w:val="none" w:sz="0" w:space="0" w:color="auto"/>
                <w:bottom w:val="none" w:sz="0" w:space="0" w:color="auto"/>
                <w:right w:val="none" w:sz="0" w:space="0" w:color="auto"/>
              </w:divBdr>
            </w:div>
            <w:div w:id="2125465292">
              <w:marLeft w:val="0"/>
              <w:marRight w:val="0"/>
              <w:marTop w:val="0"/>
              <w:marBottom w:val="0"/>
              <w:divBdr>
                <w:top w:val="none" w:sz="0" w:space="0" w:color="auto"/>
                <w:left w:val="none" w:sz="0" w:space="0" w:color="auto"/>
                <w:bottom w:val="none" w:sz="0" w:space="0" w:color="auto"/>
                <w:right w:val="none" w:sz="0" w:space="0" w:color="auto"/>
              </w:divBdr>
            </w:div>
            <w:div w:id="2125884228">
              <w:marLeft w:val="0"/>
              <w:marRight w:val="0"/>
              <w:marTop w:val="0"/>
              <w:marBottom w:val="0"/>
              <w:divBdr>
                <w:top w:val="none" w:sz="0" w:space="0" w:color="auto"/>
                <w:left w:val="none" w:sz="0" w:space="0" w:color="auto"/>
                <w:bottom w:val="none" w:sz="0" w:space="0" w:color="auto"/>
                <w:right w:val="none" w:sz="0" w:space="0" w:color="auto"/>
              </w:divBdr>
            </w:div>
            <w:div w:id="2126534089">
              <w:marLeft w:val="0"/>
              <w:marRight w:val="0"/>
              <w:marTop w:val="0"/>
              <w:marBottom w:val="0"/>
              <w:divBdr>
                <w:top w:val="none" w:sz="0" w:space="0" w:color="auto"/>
                <w:left w:val="none" w:sz="0" w:space="0" w:color="auto"/>
                <w:bottom w:val="none" w:sz="0" w:space="0" w:color="auto"/>
                <w:right w:val="none" w:sz="0" w:space="0" w:color="auto"/>
              </w:divBdr>
            </w:div>
            <w:div w:id="2128423827">
              <w:marLeft w:val="0"/>
              <w:marRight w:val="0"/>
              <w:marTop w:val="0"/>
              <w:marBottom w:val="0"/>
              <w:divBdr>
                <w:top w:val="none" w:sz="0" w:space="0" w:color="auto"/>
                <w:left w:val="none" w:sz="0" w:space="0" w:color="auto"/>
                <w:bottom w:val="none" w:sz="0" w:space="0" w:color="auto"/>
                <w:right w:val="none" w:sz="0" w:space="0" w:color="auto"/>
              </w:divBdr>
            </w:div>
            <w:div w:id="2129278320">
              <w:marLeft w:val="0"/>
              <w:marRight w:val="0"/>
              <w:marTop w:val="0"/>
              <w:marBottom w:val="0"/>
              <w:divBdr>
                <w:top w:val="none" w:sz="0" w:space="0" w:color="auto"/>
                <w:left w:val="none" w:sz="0" w:space="0" w:color="auto"/>
                <w:bottom w:val="none" w:sz="0" w:space="0" w:color="auto"/>
                <w:right w:val="none" w:sz="0" w:space="0" w:color="auto"/>
              </w:divBdr>
            </w:div>
            <w:div w:id="2129426468">
              <w:marLeft w:val="0"/>
              <w:marRight w:val="0"/>
              <w:marTop w:val="0"/>
              <w:marBottom w:val="0"/>
              <w:divBdr>
                <w:top w:val="none" w:sz="0" w:space="0" w:color="auto"/>
                <w:left w:val="none" w:sz="0" w:space="0" w:color="auto"/>
                <w:bottom w:val="none" w:sz="0" w:space="0" w:color="auto"/>
                <w:right w:val="none" w:sz="0" w:space="0" w:color="auto"/>
              </w:divBdr>
            </w:div>
            <w:div w:id="2130463682">
              <w:marLeft w:val="0"/>
              <w:marRight w:val="0"/>
              <w:marTop w:val="0"/>
              <w:marBottom w:val="0"/>
              <w:divBdr>
                <w:top w:val="none" w:sz="0" w:space="0" w:color="auto"/>
                <w:left w:val="none" w:sz="0" w:space="0" w:color="auto"/>
                <w:bottom w:val="none" w:sz="0" w:space="0" w:color="auto"/>
                <w:right w:val="none" w:sz="0" w:space="0" w:color="auto"/>
              </w:divBdr>
            </w:div>
            <w:div w:id="2132361600">
              <w:marLeft w:val="0"/>
              <w:marRight w:val="0"/>
              <w:marTop w:val="0"/>
              <w:marBottom w:val="0"/>
              <w:divBdr>
                <w:top w:val="none" w:sz="0" w:space="0" w:color="auto"/>
                <w:left w:val="none" w:sz="0" w:space="0" w:color="auto"/>
                <w:bottom w:val="none" w:sz="0" w:space="0" w:color="auto"/>
                <w:right w:val="none" w:sz="0" w:space="0" w:color="auto"/>
              </w:divBdr>
            </w:div>
            <w:div w:id="2135905538">
              <w:marLeft w:val="0"/>
              <w:marRight w:val="0"/>
              <w:marTop w:val="0"/>
              <w:marBottom w:val="0"/>
              <w:divBdr>
                <w:top w:val="none" w:sz="0" w:space="0" w:color="auto"/>
                <w:left w:val="none" w:sz="0" w:space="0" w:color="auto"/>
                <w:bottom w:val="none" w:sz="0" w:space="0" w:color="auto"/>
                <w:right w:val="none" w:sz="0" w:space="0" w:color="auto"/>
              </w:divBdr>
            </w:div>
            <w:div w:id="2137134788">
              <w:marLeft w:val="0"/>
              <w:marRight w:val="0"/>
              <w:marTop w:val="0"/>
              <w:marBottom w:val="0"/>
              <w:divBdr>
                <w:top w:val="none" w:sz="0" w:space="0" w:color="auto"/>
                <w:left w:val="none" w:sz="0" w:space="0" w:color="auto"/>
                <w:bottom w:val="none" w:sz="0" w:space="0" w:color="auto"/>
                <w:right w:val="none" w:sz="0" w:space="0" w:color="auto"/>
              </w:divBdr>
            </w:div>
            <w:div w:id="2137286505">
              <w:marLeft w:val="0"/>
              <w:marRight w:val="0"/>
              <w:marTop w:val="0"/>
              <w:marBottom w:val="0"/>
              <w:divBdr>
                <w:top w:val="none" w:sz="0" w:space="0" w:color="auto"/>
                <w:left w:val="none" w:sz="0" w:space="0" w:color="auto"/>
                <w:bottom w:val="none" w:sz="0" w:space="0" w:color="auto"/>
                <w:right w:val="none" w:sz="0" w:space="0" w:color="auto"/>
              </w:divBdr>
            </w:div>
            <w:div w:id="2137487785">
              <w:marLeft w:val="0"/>
              <w:marRight w:val="0"/>
              <w:marTop w:val="0"/>
              <w:marBottom w:val="0"/>
              <w:divBdr>
                <w:top w:val="none" w:sz="0" w:space="0" w:color="auto"/>
                <w:left w:val="none" w:sz="0" w:space="0" w:color="auto"/>
                <w:bottom w:val="none" w:sz="0" w:space="0" w:color="auto"/>
                <w:right w:val="none" w:sz="0" w:space="0" w:color="auto"/>
              </w:divBdr>
            </w:div>
            <w:div w:id="2138599534">
              <w:marLeft w:val="0"/>
              <w:marRight w:val="0"/>
              <w:marTop w:val="0"/>
              <w:marBottom w:val="0"/>
              <w:divBdr>
                <w:top w:val="none" w:sz="0" w:space="0" w:color="auto"/>
                <w:left w:val="none" w:sz="0" w:space="0" w:color="auto"/>
                <w:bottom w:val="none" w:sz="0" w:space="0" w:color="auto"/>
                <w:right w:val="none" w:sz="0" w:space="0" w:color="auto"/>
              </w:divBdr>
            </w:div>
            <w:div w:id="2139258422">
              <w:marLeft w:val="0"/>
              <w:marRight w:val="0"/>
              <w:marTop w:val="0"/>
              <w:marBottom w:val="0"/>
              <w:divBdr>
                <w:top w:val="none" w:sz="0" w:space="0" w:color="auto"/>
                <w:left w:val="none" w:sz="0" w:space="0" w:color="auto"/>
                <w:bottom w:val="none" w:sz="0" w:space="0" w:color="auto"/>
                <w:right w:val="none" w:sz="0" w:space="0" w:color="auto"/>
              </w:divBdr>
            </w:div>
            <w:div w:id="2141150810">
              <w:marLeft w:val="0"/>
              <w:marRight w:val="0"/>
              <w:marTop w:val="0"/>
              <w:marBottom w:val="0"/>
              <w:divBdr>
                <w:top w:val="none" w:sz="0" w:space="0" w:color="auto"/>
                <w:left w:val="none" w:sz="0" w:space="0" w:color="auto"/>
                <w:bottom w:val="none" w:sz="0" w:space="0" w:color="auto"/>
                <w:right w:val="none" w:sz="0" w:space="0" w:color="auto"/>
              </w:divBdr>
            </w:div>
            <w:div w:id="2146192674">
              <w:marLeft w:val="0"/>
              <w:marRight w:val="0"/>
              <w:marTop w:val="0"/>
              <w:marBottom w:val="0"/>
              <w:divBdr>
                <w:top w:val="none" w:sz="0" w:space="0" w:color="auto"/>
                <w:left w:val="none" w:sz="0" w:space="0" w:color="auto"/>
                <w:bottom w:val="none" w:sz="0" w:space="0" w:color="auto"/>
                <w:right w:val="none" w:sz="0" w:space="0" w:color="auto"/>
              </w:divBdr>
            </w:div>
          </w:divsChild>
        </w:div>
        <w:div w:id="1844542185">
          <w:marLeft w:val="0"/>
          <w:marRight w:val="0"/>
          <w:marTop w:val="0"/>
          <w:marBottom w:val="0"/>
          <w:divBdr>
            <w:top w:val="none" w:sz="0" w:space="0" w:color="auto"/>
            <w:left w:val="none" w:sz="0" w:space="0" w:color="auto"/>
            <w:bottom w:val="none" w:sz="0" w:space="0" w:color="auto"/>
            <w:right w:val="none" w:sz="0" w:space="0" w:color="auto"/>
          </w:divBdr>
          <w:divsChild>
            <w:div w:id="3364607">
              <w:marLeft w:val="0"/>
              <w:marRight w:val="0"/>
              <w:marTop w:val="0"/>
              <w:marBottom w:val="0"/>
              <w:divBdr>
                <w:top w:val="none" w:sz="0" w:space="0" w:color="auto"/>
                <w:left w:val="none" w:sz="0" w:space="0" w:color="auto"/>
                <w:bottom w:val="none" w:sz="0" w:space="0" w:color="auto"/>
                <w:right w:val="none" w:sz="0" w:space="0" w:color="auto"/>
              </w:divBdr>
            </w:div>
            <w:div w:id="25065946">
              <w:marLeft w:val="0"/>
              <w:marRight w:val="0"/>
              <w:marTop w:val="0"/>
              <w:marBottom w:val="0"/>
              <w:divBdr>
                <w:top w:val="none" w:sz="0" w:space="0" w:color="auto"/>
                <w:left w:val="none" w:sz="0" w:space="0" w:color="auto"/>
                <w:bottom w:val="none" w:sz="0" w:space="0" w:color="auto"/>
                <w:right w:val="none" w:sz="0" w:space="0" w:color="auto"/>
              </w:divBdr>
            </w:div>
            <w:div w:id="27800770">
              <w:marLeft w:val="0"/>
              <w:marRight w:val="0"/>
              <w:marTop w:val="0"/>
              <w:marBottom w:val="0"/>
              <w:divBdr>
                <w:top w:val="none" w:sz="0" w:space="0" w:color="auto"/>
                <w:left w:val="none" w:sz="0" w:space="0" w:color="auto"/>
                <w:bottom w:val="none" w:sz="0" w:space="0" w:color="auto"/>
                <w:right w:val="none" w:sz="0" w:space="0" w:color="auto"/>
              </w:divBdr>
            </w:div>
            <w:div w:id="32509249">
              <w:marLeft w:val="0"/>
              <w:marRight w:val="0"/>
              <w:marTop w:val="0"/>
              <w:marBottom w:val="0"/>
              <w:divBdr>
                <w:top w:val="none" w:sz="0" w:space="0" w:color="auto"/>
                <w:left w:val="none" w:sz="0" w:space="0" w:color="auto"/>
                <w:bottom w:val="none" w:sz="0" w:space="0" w:color="auto"/>
                <w:right w:val="none" w:sz="0" w:space="0" w:color="auto"/>
              </w:divBdr>
            </w:div>
            <w:div w:id="45223117">
              <w:marLeft w:val="0"/>
              <w:marRight w:val="0"/>
              <w:marTop w:val="0"/>
              <w:marBottom w:val="0"/>
              <w:divBdr>
                <w:top w:val="none" w:sz="0" w:space="0" w:color="auto"/>
                <w:left w:val="none" w:sz="0" w:space="0" w:color="auto"/>
                <w:bottom w:val="none" w:sz="0" w:space="0" w:color="auto"/>
                <w:right w:val="none" w:sz="0" w:space="0" w:color="auto"/>
              </w:divBdr>
            </w:div>
            <w:div w:id="68117673">
              <w:marLeft w:val="0"/>
              <w:marRight w:val="0"/>
              <w:marTop w:val="0"/>
              <w:marBottom w:val="0"/>
              <w:divBdr>
                <w:top w:val="none" w:sz="0" w:space="0" w:color="auto"/>
                <w:left w:val="none" w:sz="0" w:space="0" w:color="auto"/>
                <w:bottom w:val="none" w:sz="0" w:space="0" w:color="auto"/>
                <w:right w:val="none" w:sz="0" w:space="0" w:color="auto"/>
              </w:divBdr>
            </w:div>
            <w:div w:id="80221614">
              <w:marLeft w:val="0"/>
              <w:marRight w:val="0"/>
              <w:marTop w:val="0"/>
              <w:marBottom w:val="0"/>
              <w:divBdr>
                <w:top w:val="none" w:sz="0" w:space="0" w:color="auto"/>
                <w:left w:val="none" w:sz="0" w:space="0" w:color="auto"/>
                <w:bottom w:val="none" w:sz="0" w:space="0" w:color="auto"/>
                <w:right w:val="none" w:sz="0" w:space="0" w:color="auto"/>
              </w:divBdr>
            </w:div>
            <w:div w:id="89620044">
              <w:marLeft w:val="0"/>
              <w:marRight w:val="0"/>
              <w:marTop w:val="0"/>
              <w:marBottom w:val="0"/>
              <w:divBdr>
                <w:top w:val="none" w:sz="0" w:space="0" w:color="auto"/>
                <w:left w:val="none" w:sz="0" w:space="0" w:color="auto"/>
                <w:bottom w:val="none" w:sz="0" w:space="0" w:color="auto"/>
                <w:right w:val="none" w:sz="0" w:space="0" w:color="auto"/>
              </w:divBdr>
            </w:div>
            <w:div w:id="97263117">
              <w:marLeft w:val="0"/>
              <w:marRight w:val="0"/>
              <w:marTop w:val="0"/>
              <w:marBottom w:val="0"/>
              <w:divBdr>
                <w:top w:val="none" w:sz="0" w:space="0" w:color="auto"/>
                <w:left w:val="none" w:sz="0" w:space="0" w:color="auto"/>
                <w:bottom w:val="none" w:sz="0" w:space="0" w:color="auto"/>
                <w:right w:val="none" w:sz="0" w:space="0" w:color="auto"/>
              </w:divBdr>
            </w:div>
            <w:div w:id="101190652">
              <w:marLeft w:val="0"/>
              <w:marRight w:val="0"/>
              <w:marTop w:val="0"/>
              <w:marBottom w:val="0"/>
              <w:divBdr>
                <w:top w:val="none" w:sz="0" w:space="0" w:color="auto"/>
                <w:left w:val="none" w:sz="0" w:space="0" w:color="auto"/>
                <w:bottom w:val="none" w:sz="0" w:space="0" w:color="auto"/>
                <w:right w:val="none" w:sz="0" w:space="0" w:color="auto"/>
              </w:divBdr>
            </w:div>
            <w:div w:id="102266405">
              <w:marLeft w:val="0"/>
              <w:marRight w:val="0"/>
              <w:marTop w:val="0"/>
              <w:marBottom w:val="0"/>
              <w:divBdr>
                <w:top w:val="none" w:sz="0" w:space="0" w:color="auto"/>
                <w:left w:val="none" w:sz="0" w:space="0" w:color="auto"/>
                <w:bottom w:val="none" w:sz="0" w:space="0" w:color="auto"/>
                <w:right w:val="none" w:sz="0" w:space="0" w:color="auto"/>
              </w:divBdr>
            </w:div>
            <w:div w:id="116067661">
              <w:marLeft w:val="0"/>
              <w:marRight w:val="0"/>
              <w:marTop w:val="0"/>
              <w:marBottom w:val="0"/>
              <w:divBdr>
                <w:top w:val="none" w:sz="0" w:space="0" w:color="auto"/>
                <w:left w:val="none" w:sz="0" w:space="0" w:color="auto"/>
                <w:bottom w:val="none" w:sz="0" w:space="0" w:color="auto"/>
                <w:right w:val="none" w:sz="0" w:space="0" w:color="auto"/>
              </w:divBdr>
            </w:div>
            <w:div w:id="128279542">
              <w:marLeft w:val="0"/>
              <w:marRight w:val="0"/>
              <w:marTop w:val="0"/>
              <w:marBottom w:val="0"/>
              <w:divBdr>
                <w:top w:val="none" w:sz="0" w:space="0" w:color="auto"/>
                <w:left w:val="none" w:sz="0" w:space="0" w:color="auto"/>
                <w:bottom w:val="none" w:sz="0" w:space="0" w:color="auto"/>
                <w:right w:val="none" w:sz="0" w:space="0" w:color="auto"/>
              </w:divBdr>
            </w:div>
            <w:div w:id="129565438">
              <w:marLeft w:val="0"/>
              <w:marRight w:val="0"/>
              <w:marTop w:val="0"/>
              <w:marBottom w:val="0"/>
              <w:divBdr>
                <w:top w:val="none" w:sz="0" w:space="0" w:color="auto"/>
                <w:left w:val="none" w:sz="0" w:space="0" w:color="auto"/>
                <w:bottom w:val="none" w:sz="0" w:space="0" w:color="auto"/>
                <w:right w:val="none" w:sz="0" w:space="0" w:color="auto"/>
              </w:divBdr>
            </w:div>
            <w:div w:id="137764703">
              <w:marLeft w:val="0"/>
              <w:marRight w:val="0"/>
              <w:marTop w:val="0"/>
              <w:marBottom w:val="0"/>
              <w:divBdr>
                <w:top w:val="none" w:sz="0" w:space="0" w:color="auto"/>
                <w:left w:val="none" w:sz="0" w:space="0" w:color="auto"/>
                <w:bottom w:val="none" w:sz="0" w:space="0" w:color="auto"/>
                <w:right w:val="none" w:sz="0" w:space="0" w:color="auto"/>
              </w:divBdr>
            </w:div>
            <w:div w:id="140117086">
              <w:marLeft w:val="0"/>
              <w:marRight w:val="0"/>
              <w:marTop w:val="0"/>
              <w:marBottom w:val="0"/>
              <w:divBdr>
                <w:top w:val="none" w:sz="0" w:space="0" w:color="auto"/>
                <w:left w:val="none" w:sz="0" w:space="0" w:color="auto"/>
                <w:bottom w:val="none" w:sz="0" w:space="0" w:color="auto"/>
                <w:right w:val="none" w:sz="0" w:space="0" w:color="auto"/>
              </w:divBdr>
            </w:div>
            <w:div w:id="151605285">
              <w:marLeft w:val="0"/>
              <w:marRight w:val="0"/>
              <w:marTop w:val="0"/>
              <w:marBottom w:val="0"/>
              <w:divBdr>
                <w:top w:val="none" w:sz="0" w:space="0" w:color="auto"/>
                <w:left w:val="none" w:sz="0" w:space="0" w:color="auto"/>
                <w:bottom w:val="none" w:sz="0" w:space="0" w:color="auto"/>
                <w:right w:val="none" w:sz="0" w:space="0" w:color="auto"/>
              </w:divBdr>
            </w:div>
            <w:div w:id="176310718">
              <w:marLeft w:val="0"/>
              <w:marRight w:val="0"/>
              <w:marTop w:val="0"/>
              <w:marBottom w:val="0"/>
              <w:divBdr>
                <w:top w:val="none" w:sz="0" w:space="0" w:color="auto"/>
                <w:left w:val="none" w:sz="0" w:space="0" w:color="auto"/>
                <w:bottom w:val="none" w:sz="0" w:space="0" w:color="auto"/>
                <w:right w:val="none" w:sz="0" w:space="0" w:color="auto"/>
              </w:divBdr>
            </w:div>
            <w:div w:id="184829402">
              <w:marLeft w:val="0"/>
              <w:marRight w:val="0"/>
              <w:marTop w:val="0"/>
              <w:marBottom w:val="0"/>
              <w:divBdr>
                <w:top w:val="none" w:sz="0" w:space="0" w:color="auto"/>
                <w:left w:val="none" w:sz="0" w:space="0" w:color="auto"/>
                <w:bottom w:val="none" w:sz="0" w:space="0" w:color="auto"/>
                <w:right w:val="none" w:sz="0" w:space="0" w:color="auto"/>
              </w:divBdr>
            </w:div>
            <w:div w:id="186335943">
              <w:marLeft w:val="0"/>
              <w:marRight w:val="0"/>
              <w:marTop w:val="0"/>
              <w:marBottom w:val="0"/>
              <w:divBdr>
                <w:top w:val="none" w:sz="0" w:space="0" w:color="auto"/>
                <w:left w:val="none" w:sz="0" w:space="0" w:color="auto"/>
                <w:bottom w:val="none" w:sz="0" w:space="0" w:color="auto"/>
                <w:right w:val="none" w:sz="0" w:space="0" w:color="auto"/>
              </w:divBdr>
            </w:div>
            <w:div w:id="195965359">
              <w:marLeft w:val="0"/>
              <w:marRight w:val="0"/>
              <w:marTop w:val="0"/>
              <w:marBottom w:val="0"/>
              <w:divBdr>
                <w:top w:val="none" w:sz="0" w:space="0" w:color="auto"/>
                <w:left w:val="none" w:sz="0" w:space="0" w:color="auto"/>
                <w:bottom w:val="none" w:sz="0" w:space="0" w:color="auto"/>
                <w:right w:val="none" w:sz="0" w:space="0" w:color="auto"/>
              </w:divBdr>
            </w:div>
            <w:div w:id="220797619">
              <w:marLeft w:val="0"/>
              <w:marRight w:val="0"/>
              <w:marTop w:val="0"/>
              <w:marBottom w:val="0"/>
              <w:divBdr>
                <w:top w:val="none" w:sz="0" w:space="0" w:color="auto"/>
                <w:left w:val="none" w:sz="0" w:space="0" w:color="auto"/>
                <w:bottom w:val="none" w:sz="0" w:space="0" w:color="auto"/>
                <w:right w:val="none" w:sz="0" w:space="0" w:color="auto"/>
              </w:divBdr>
            </w:div>
            <w:div w:id="224293039">
              <w:marLeft w:val="0"/>
              <w:marRight w:val="0"/>
              <w:marTop w:val="0"/>
              <w:marBottom w:val="0"/>
              <w:divBdr>
                <w:top w:val="none" w:sz="0" w:space="0" w:color="auto"/>
                <w:left w:val="none" w:sz="0" w:space="0" w:color="auto"/>
                <w:bottom w:val="none" w:sz="0" w:space="0" w:color="auto"/>
                <w:right w:val="none" w:sz="0" w:space="0" w:color="auto"/>
              </w:divBdr>
            </w:div>
            <w:div w:id="235941641">
              <w:marLeft w:val="0"/>
              <w:marRight w:val="0"/>
              <w:marTop w:val="0"/>
              <w:marBottom w:val="0"/>
              <w:divBdr>
                <w:top w:val="none" w:sz="0" w:space="0" w:color="auto"/>
                <w:left w:val="none" w:sz="0" w:space="0" w:color="auto"/>
                <w:bottom w:val="none" w:sz="0" w:space="0" w:color="auto"/>
                <w:right w:val="none" w:sz="0" w:space="0" w:color="auto"/>
              </w:divBdr>
            </w:div>
            <w:div w:id="260646035">
              <w:marLeft w:val="0"/>
              <w:marRight w:val="0"/>
              <w:marTop w:val="0"/>
              <w:marBottom w:val="0"/>
              <w:divBdr>
                <w:top w:val="none" w:sz="0" w:space="0" w:color="auto"/>
                <w:left w:val="none" w:sz="0" w:space="0" w:color="auto"/>
                <w:bottom w:val="none" w:sz="0" w:space="0" w:color="auto"/>
                <w:right w:val="none" w:sz="0" w:space="0" w:color="auto"/>
              </w:divBdr>
            </w:div>
            <w:div w:id="267205155">
              <w:marLeft w:val="0"/>
              <w:marRight w:val="0"/>
              <w:marTop w:val="0"/>
              <w:marBottom w:val="0"/>
              <w:divBdr>
                <w:top w:val="none" w:sz="0" w:space="0" w:color="auto"/>
                <w:left w:val="none" w:sz="0" w:space="0" w:color="auto"/>
                <w:bottom w:val="none" w:sz="0" w:space="0" w:color="auto"/>
                <w:right w:val="none" w:sz="0" w:space="0" w:color="auto"/>
              </w:divBdr>
            </w:div>
            <w:div w:id="294600125">
              <w:marLeft w:val="0"/>
              <w:marRight w:val="0"/>
              <w:marTop w:val="0"/>
              <w:marBottom w:val="0"/>
              <w:divBdr>
                <w:top w:val="none" w:sz="0" w:space="0" w:color="auto"/>
                <w:left w:val="none" w:sz="0" w:space="0" w:color="auto"/>
                <w:bottom w:val="none" w:sz="0" w:space="0" w:color="auto"/>
                <w:right w:val="none" w:sz="0" w:space="0" w:color="auto"/>
              </w:divBdr>
            </w:div>
            <w:div w:id="312416131">
              <w:marLeft w:val="0"/>
              <w:marRight w:val="0"/>
              <w:marTop w:val="0"/>
              <w:marBottom w:val="0"/>
              <w:divBdr>
                <w:top w:val="none" w:sz="0" w:space="0" w:color="auto"/>
                <w:left w:val="none" w:sz="0" w:space="0" w:color="auto"/>
                <w:bottom w:val="none" w:sz="0" w:space="0" w:color="auto"/>
                <w:right w:val="none" w:sz="0" w:space="0" w:color="auto"/>
              </w:divBdr>
            </w:div>
            <w:div w:id="316882550">
              <w:marLeft w:val="0"/>
              <w:marRight w:val="0"/>
              <w:marTop w:val="0"/>
              <w:marBottom w:val="0"/>
              <w:divBdr>
                <w:top w:val="none" w:sz="0" w:space="0" w:color="auto"/>
                <w:left w:val="none" w:sz="0" w:space="0" w:color="auto"/>
                <w:bottom w:val="none" w:sz="0" w:space="0" w:color="auto"/>
                <w:right w:val="none" w:sz="0" w:space="0" w:color="auto"/>
              </w:divBdr>
            </w:div>
            <w:div w:id="319114720">
              <w:marLeft w:val="0"/>
              <w:marRight w:val="0"/>
              <w:marTop w:val="0"/>
              <w:marBottom w:val="0"/>
              <w:divBdr>
                <w:top w:val="none" w:sz="0" w:space="0" w:color="auto"/>
                <w:left w:val="none" w:sz="0" w:space="0" w:color="auto"/>
                <w:bottom w:val="none" w:sz="0" w:space="0" w:color="auto"/>
                <w:right w:val="none" w:sz="0" w:space="0" w:color="auto"/>
              </w:divBdr>
            </w:div>
            <w:div w:id="335307587">
              <w:marLeft w:val="0"/>
              <w:marRight w:val="0"/>
              <w:marTop w:val="0"/>
              <w:marBottom w:val="0"/>
              <w:divBdr>
                <w:top w:val="none" w:sz="0" w:space="0" w:color="auto"/>
                <w:left w:val="none" w:sz="0" w:space="0" w:color="auto"/>
                <w:bottom w:val="none" w:sz="0" w:space="0" w:color="auto"/>
                <w:right w:val="none" w:sz="0" w:space="0" w:color="auto"/>
              </w:divBdr>
            </w:div>
            <w:div w:id="336536957">
              <w:marLeft w:val="0"/>
              <w:marRight w:val="0"/>
              <w:marTop w:val="0"/>
              <w:marBottom w:val="0"/>
              <w:divBdr>
                <w:top w:val="none" w:sz="0" w:space="0" w:color="auto"/>
                <w:left w:val="none" w:sz="0" w:space="0" w:color="auto"/>
                <w:bottom w:val="none" w:sz="0" w:space="0" w:color="auto"/>
                <w:right w:val="none" w:sz="0" w:space="0" w:color="auto"/>
              </w:divBdr>
            </w:div>
            <w:div w:id="348070379">
              <w:marLeft w:val="0"/>
              <w:marRight w:val="0"/>
              <w:marTop w:val="0"/>
              <w:marBottom w:val="0"/>
              <w:divBdr>
                <w:top w:val="none" w:sz="0" w:space="0" w:color="auto"/>
                <w:left w:val="none" w:sz="0" w:space="0" w:color="auto"/>
                <w:bottom w:val="none" w:sz="0" w:space="0" w:color="auto"/>
                <w:right w:val="none" w:sz="0" w:space="0" w:color="auto"/>
              </w:divBdr>
            </w:div>
            <w:div w:id="350496206">
              <w:marLeft w:val="0"/>
              <w:marRight w:val="0"/>
              <w:marTop w:val="0"/>
              <w:marBottom w:val="0"/>
              <w:divBdr>
                <w:top w:val="none" w:sz="0" w:space="0" w:color="auto"/>
                <w:left w:val="none" w:sz="0" w:space="0" w:color="auto"/>
                <w:bottom w:val="none" w:sz="0" w:space="0" w:color="auto"/>
                <w:right w:val="none" w:sz="0" w:space="0" w:color="auto"/>
              </w:divBdr>
            </w:div>
            <w:div w:id="375744022">
              <w:marLeft w:val="0"/>
              <w:marRight w:val="0"/>
              <w:marTop w:val="0"/>
              <w:marBottom w:val="0"/>
              <w:divBdr>
                <w:top w:val="none" w:sz="0" w:space="0" w:color="auto"/>
                <w:left w:val="none" w:sz="0" w:space="0" w:color="auto"/>
                <w:bottom w:val="none" w:sz="0" w:space="0" w:color="auto"/>
                <w:right w:val="none" w:sz="0" w:space="0" w:color="auto"/>
              </w:divBdr>
            </w:div>
            <w:div w:id="379978728">
              <w:marLeft w:val="0"/>
              <w:marRight w:val="0"/>
              <w:marTop w:val="0"/>
              <w:marBottom w:val="0"/>
              <w:divBdr>
                <w:top w:val="none" w:sz="0" w:space="0" w:color="auto"/>
                <w:left w:val="none" w:sz="0" w:space="0" w:color="auto"/>
                <w:bottom w:val="none" w:sz="0" w:space="0" w:color="auto"/>
                <w:right w:val="none" w:sz="0" w:space="0" w:color="auto"/>
              </w:divBdr>
            </w:div>
            <w:div w:id="396057480">
              <w:marLeft w:val="0"/>
              <w:marRight w:val="0"/>
              <w:marTop w:val="0"/>
              <w:marBottom w:val="0"/>
              <w:divBdr>
                <w:top w:val="none" w:sz="0" w:space="0" w:color="auto"/>
                <w:left w:val="none" w:sz="0" w:space="0" w:color="auto"/>
                <w:bottom w:val="none" w:sz="0" w:space="0" w:color="auto"/>
                <w:right w:val="none" w:sz="0" w:space="0" w:color="auto"/>
              </w:divBdr>
            </w:div>
            <w:div w:id="397165556">
              <w:marLeft w:val="0"/>
              <w:marRight w:val="0"/>
              <w:marTop w:val="0"/>
              <w:marBottom w:val="0"/>
              <w:divBdr>
                <w:top w:val="none" w:sz="0" w:space="0" w:color="auto"/>
                <w:left w:val="none" w:sz="0" w:space="0" w:color="auto"/>
                <w:bottom w:val="none" w:sz="0" w:space="0" w:color="auto"/>
                <w:right w:val="none" w:sz="0" w:space="0" w:color="auto"/>
              </w:divBdr>
            </w:div>
            <w:div w:id="401029887">
              <w:marLeft w:val="0"/>
              <w:marRight w:val="0"/>
              <w:marTop w:val="0"/>
              <w:marBottom w:val="0"/>
              <w:divBdr>
                <w:top w:val="none" w:sz="0" w:space="0" w:color="auto"/>
                <w:left w:val="none" w:sz="0" w:space="0" w:color="auto"/>
                <w:bottom w:val="none" w:sz="0" w:space="0" w:color="auto"/>
                <w:right w:val="none" w:sz="0" w:space="0" w:color="auto"/>
              </w:divBdr>
            </w:div>
            <w:div w:id="403336106">
              <w:marLeft w:val="0"/>
              <w:marRight w:val="0"/>
              <w:marTop w:val="0"/>
              <w:marBottom w:val="0"/>
              <w:divBdr>
                <w:top w:val="none" w:sz="0" w:space="0" w:color="auto"/>
                <w:left w:val="none" w:sz="0" w:space="0" w:color="auto"/>
                <w:bottom w:val="none" w:sz="0" w:space="0" w:color="auto"/>
                <w:right w:val="none" w:sz="0" w:space="0" w:color="auto"/>
              </w:divBdr>
            </w:div>
            <w:div w:id="420877861">
              <w:marLeft w:val="0"/>
              <w:marRight w:val="0"/>
              <w:marTop w:val="0"/>
              <w:marBottom w:val="0"/>
              <w:divBdr>
                <w:top w:val="none" w:sz="0" w:space="0" w:color="auto"/>
                <w:left w:val="none" w:sz="0" w:space="0" w:color="auto"/>
                <w:bottom w:val="none" w:sz="0" w:space="0" w:color="auto"/>
                <w:right w:val="none" w:sz="0" w:space="0" w:color="auto"/>
              </w:divBdr>
            </w:div>
            <w:div w:id="426001097">
              <w:marLeft w:val="0"/>
              <w:marRight w:val="0"/>
              <w:marTop w:val="0"/>
              <w:marBottom w:val="0"/>
              <w:divBdr>
                <w:top w:val="none" w:sz="0" w:space="0" w:color="auto"/>
                <w:left w:val="none" w:sz="0" w:space="0" w:color="auto"/>
                <w:bottom w:val="none" w:sz="0" w:space="0" w:color="auto"/>
                <w:right w:val="none" w:sz="0" w:space="0" w:color="auto"/>
              </w:divBdr>
            </w:div>
            <w:div w:id="437482122">
              <w:marLeft w:val="0"/>
              <w:marRight w:val="0"/>
              <w:marTop w:val="0"/>
              <w:marBottom w:val="0"/>
              <w:divBdr>
                <w:top w:val="none" w:sz="0" w:space="0" w:color="auto"/>
                <w:left w:val="none" w:sz="0" w:space="0" w:color="auto"/>
                <w:bottom w:val="none" w:sz="0" w:space="0" w:color="auto"/>
                <w:right w:val="none" w:sz="0" w:space="0" w:color="auto"/>
              </w:divBdr>
            </w:div>
            <w:div w:id="439374781">
              <w:marLeft w:val="0"/>
              <w:marRight w:val="0"/>
              <w:marTop w:val="0"/>
              <w:marBottom w:val="0"/>
              <w:divBdr>
                <w:top w:val="none" w:sz="0" w:space="0" w:color="auto"/>
                <w:left w:val="none" w:sz="0" w:space="0" w:color="auto"/>
                <w:bottom w:val="none" w:sz="0" w:space="0" w:color="auto"/>
                <w:right w:val="none" w:sz="0" w:space="0" w:color="auto"/>
              </w:divBdr>
            </w:div>
            <w:div w:id="455678766">
              <w:marLeft w:val="0"/>
              <w:marRight w:val="0"/>
              <w:marTop w:val="0"/>
              <w:marBottom w:val="0"/>
              <w:divBdr>
                <w:top w:val="none" w:sz="0" w:space="0" w:color="auto"/>
                <w:left w:val="none" w:sz="0" w:space="0" w:color="auto"/>
                <w:bottom w:val="none" w:sz="0" w:space="0" w:color="auto"/>
                <w:right w:val="none" w:sz="0" w:space="0" w:color="auto"/>
              </w:divBdr>
            </w:div>
            <w:div w:id="460347942">
              <w:marLeft w:val="0"/>
              <w:marRight w:val="0"/>
              <w:marTop w:val="0"/>
              <w:marBottom w:val="0"/>
              <w:divBdr>
                <w:top w:val="none" w:sz="0" w:space="0" w:color="auto"/>
                <w:left w:val="none" w:sz="0" w:space="0" w:color="auto"/>
                <w:bottom w:val="none" w:sz="0" w:space="0" w:color="auto"/>
                <w:right w:val="none" w:sz="0" w:space="0" w:color="auto"/>
              </w:divBdr>
            </w:div>
            <w:div w:id="493106352">
              <w:marLeft w:val="0"/>
              <w:marRight w:val="0"/>
              <w:marTop w:val="0"/>
              <w:marBottom w:val="0"/>
              <w:divBdr>
                <w:top w:val="none" w:sz="0" w:space="0" w:color="auto"/>
                <w:left w:val="none" w:sz="0" w:space="0" w:color="auto"/>
                <w:bottom w:val="none" w:sz="0" w:space="0" w:color="auto"/>
                <w:right w:val="none" w:sz="0" w:space="0" w:color="auto"/>
              </w:divBdr>
            </w:div>
            <w:div w:id="496462672">
              <w:marLeft w:val="0"/>
              <w:marRight w:val="0"/>
              <w:marTop w:val="480"/>
              <w:marBottom w:val="0"/>
              <w:divBdr>
                <w:top w:val="single" w:sz="6" w:space="0" w:color="auto"/>
                <w:left w:val="single" w:sz="6" w:space="0" w:color="auto"/>
                <w:bottom w:val="single" w:sz="6" w:space="0" w:color="auto"/>
                <w:right w:val="single" w:sz="6" w:space="0" w:color="auto"/>
              </w:divBdr>
            </w:div>
            <w:div w:id="518351182">
              <w:marLeft w:val="0"/>
              <w:marRight w:val="0"/>
              <w:marTop w:val="0"/>
              <w:marBottom w:val="0"/>
              <w:divBdr>
                <w:top w:val="none" w:sz="0" w:space="0" w:color="auto"/>
                <w:left w:val="none" w:sz="0" w:space="0" w:color="auto"/>
                <w:bottom w:val="none" w:sz="0" w:space="0" w:color="auto"/>
                <w:right w:val="none" w:sz="0" w:space="0" w:color="auto"/>
              </w:divBdr>
            </w:div>
            <w:div w:id="533233352">
              <w:marLeft w:val="0"/>
              <w:marRight w:val="0"/>
              <w:marTop w:val="0"/>
              <w:marBottom w:val="0"/>
              <w:divBdr>
                <w:top w:val="none" w:sz="0" w:space="0" w:color="auto"/>
                <w:left w:val="none" w:sz="0" w:space="0" w:color="auto"/>
                <w:bottom w:val="none" w:sz="0" w:space="0" w:color="auto"/>
                <w:right w:val="none" w:sz="0" w:space="0" w:color="auto"/>
              </w:divBdr>
            </w:div>
            <w:div w:id="537813292">
              <w:marLeft w:val="0"/>
              <w:marRight w:val="0"/>
              <w:marTop w:val="0"/>
              <w:marBottom w:val="0"/>
              <w:divBdr>
                <w:top w:val="none" w:sz="0" w:space="0" w:color="auto"/>
                <w:left w:val="none" w:sz="0" w:space="0" w:color="auto"/>
                <w:bottom w:val="none" w:sz="0" w:space="0" w:color="auto"/>
                <w:right w:val="none" w:sz="0" w:space="0" w:color="auto"/>
              </w:divBdr>
            </w:div>
            <w:div w:id="564949902">
              <w:marLeft w:val="0"/>
              <w:marRight w:val="0"/>
              <w:marTop w:val="480"/>
              <w:marBottom w:val="0"/>
              <w:divBdr>
                <w:top w:val="single" w:sz="6" w:space="0" w:color="auto"/>
                <w:left w:val="single" w:sz="6" w:space="0" w:color="auto"/>
                <w:bottom w:val="single" w:sz="6" w:space="0" w:color="auto"/>
                <w:right w:val="single" w:sz="6" w:space="0" w:color="auto"/>
              </w:divBdr>
            </w:div>
            <w:div w:id="567038738">
              <w:marLeft w:val="0"/>
              <w:marRight w:val="0"/>
              <w:marTop w:val="0"/>
              <w:marBottom w:val="0"/>
              <w:divBdr>
                <w:top w:val="none" w:sz="0" w:space="0" w:color="auto"/>
                <w:left w:val="none" w:sz="0" w:space="0" w:color="auto"/>
                <w:bottom w:val="none" w:sz="0" w:space="0" w:color="auto"/>
                <w:right w:val="none" w:sz="0" w:space="0" w:color="auto"/>
              </w:divBdr>
            </w:div>
            <w:div w:id="575095008">
              <w:marLeft w:val="0"/>
              <w:marRight w:val="0"/>
              <w:marTop w:val="0"/>
              <w:marBottom w:val="0"/>
              <w:divBdr>
                <w:top w:val="none" w:sz="0" w:space="0" w:color="auto"/>
                <w:left w:val="none" w:sz="0" w:space="0" w:color="auto"/>
                <w:bottom w:val="none" w:sz="0" w:space="0" w:color="auto"/>
                <w:right w:val="none" w:sz="0" w:space="0" w:color="auto"/>
              </w:divBdr>
            </w:div>
            <w:div w:id="587663028">
              <w:marLeft w:val="0"/>
              <w:marRight w:val="0"/>
              <w:marTop w:val="0"/>
              <w:marBottom w:val="0"/>
              <w:divBdr>
                <w:top w:val="none" w:sz="0" w:space="0" w:color="auto"/>
                <w:left w:val="none" w:sz="0" w:space="0" w:color="auto"/>
                <w:bottom w:val="none" w:sz="0" w:space="0" w:color="auto"/>
                <w:right w:val="none" w:sz="0" w:space="0" w:color="auto"/>
              </w:divBdr>
            </w:div>
            <w:div w:id="597180782">
              <w:marLeft w:val="0"/>
              <w:marRight w:val="0"/>
              <w:marTop w:val="0"/>
              <w:marBottom w:val="0"/>
              <w:divBdr>
                <w:top w:val="none" w:sz="0" w:space="0" w:color="auto"/>
                <w:left w:val="none" w:sz="0" w:space="0" w:color="auto"/>
                <w:bottom w:val="none" w:sz="0" w:space="0" w:color="auto"/>
                <w:right w:val="none" w:sz="0" w:space="0" w:color="auto"/>
              </w:divBdr>
            </w:div>
            <w:div w:id="604504110">
              <w:marLeft w:val="0"/>
              <w:marRight w:val="0"/>
              <w:marTop w:val="0"/>
              <w:marBottom w:val="0"/>
              <w:divBdr>
                <w:top w:val="none" w:sz="0" w:space="0" w:color="auto"/>
                <w:left w:val="none" w:sz="0" w:space="0" w:color="auto"/>
                <w:bottom w:val="none" w:sz="0" w:space="0" w:color="auto"/>
                <w:right w:val="none" w:sz="0" w:space="0" w:color="auto"/>
              </w:divBdr>
            </w:div>
            <w:div w:id="614362648">
              <w:marLeft w:val="0"/>
              <w:marRight w:val="0"/>
              <w:marTop w:val="0"/>
              <w:marBottom w:val="0"/>
              <w:divBdr>
                <w:top w:val="none" w:sz="0" w:space="0" w:color="auto"/>
                <w:left w:val="none" w:sz="0" w:space="0" w:color="auto"/>
                <w:bottom w:val="none" w:sz="0" w:space="0" w:color="auto"/>
                <w:right w:val="none" w:sz="0" w:space="0" w:color="auto"/>
              </w:divBdr>
            </w:div>
            <w:div w:id="620654247">
              <w:marLeft w:val="0"/>
              <w:marRight w:val="0"/>
              <w:marTop w:val="0"/>
              <w:marBottom w:val="0"/>
              <w:divBdr>
                <w:top w:val="none" w:sz="0" w:space="0" w:color="auto"/>
                <w:left w:val="none" w:sz="0" w:space="0" w:color="auto"/>
                <w:bottom w:val="none" w:sz="0" w:space="0" w:color="auto"/>
                <w:right w:val="none" w:sz="0" w:space="0" w:color="auto"/>
              </w:divBdr>
            </w:div>
            <w:div w:id="655492223">
              <w:marLeft w:val="0"/>
              <w:marRight w:val="0"/>
              <w:marTop w:val="0"/>
              <w:marBottom w:val="0"/>
              <w:divBdr>
                <w:top w:val="none" w:sz="0" w:space="0" w:color="auto"/>
                <w:left w:val="none" w:sz="0" w:space="0" w:color="auto"/>
                <w:bottom w:val="none" w:sz="0" w:space="0" w:color="auto"/>
                <w:right w:val="none" w:sz="0" w:space="0" w:color="auto"/>
              </w:divBdr>
            </w:div>
            <w:div w:id="658047660">
              <w:marLeft w:val="0"/>
              <w:marRight w:val="0"/>
              <w:marTop w:val="0"/>
              <w:marBottom w:val="0"/>
              <w:divBdr>
                <w:top w:val="none" w:sz="0" w:space="0" w:color="auto"/>
                <w:left w:val="none" w:sz="0" w:space="0" w:color="auto"/>
                <w:bottom w:val="none" w:sz="0" w:space="0" w:color="auto"/>
                <w:right w:val="none" w:sz="0" w:space="0" w:color="auto"/>
              </w:divBdr>
            </w:div>
            <w:div w:id="660162805">
              <w:marLeft w:val="0"/>
              <w:marRight w:val="0"/>
              <w:marTop w:val="0"/>
              <w:marBottom w:val="0"/>
              <w:divBdr>
                <w:top w:val="none" w:sz="0" w:space="0" w:color="auto"/>
                <w:left w:val="none" w:sz="0" w:space="0" w:color="auto"/>
                <w:bottom w:val="none" w:sz="0" w:space="0" w:color="auto"/>
                <w:right w:val="none" w:sz="0" w:space="0" w:color="auto"/>
              </w:divBdr>
            </w:div>
            <w:div w:id="669410333">
              <w:marLeft w:val="0"/>
              <w:marRight w:val="0"/>
              <w:marTop w:val="0"/>
              <w:marBottom w:val="0"/>
              <w:divBdr>
                <w:top w:val="none" w:sz="0" w:space="0" w:color="auto"/>
                <w:left w:val="none" w:sz="0" w:space="0" w:color="auto"/>
                <w:bottom w:val="none" w:sz="0" w:space="0" w:color="auto"/>
                <w:right w:val="none" w:sz="0" w:space="0" w:color="auto"/>
              </w:divBdr>
            </w:div>
            <w:div w:id="695077598">
              <w:marLeft w:val="0"/>
              <w:marRight w:val="0"/>
              <w:marTop w:val="0"/>
              <w:marBottom w:val="0"/>
              <w:divBdr>
                <w:top w:val="none" w:sz="0" w:space="0" w:color="auto"/>
                <w:left w:val="none" w:sz="0" w:space="0" w:color="auto"/>
                <w:bottom w:val="none" w:sz="0" w:space="0" w:color="auto"/>
                <w:right w:val="none" w:sz="0" w:space="0" w:color="auto"/>
              </w:divBdr>
            </w:div>
            <w:div w:id="698242688">
              <w:marLeft w:val="0"/>
              <w:marRight w:val="0"/>
              <w:marTop w:val="0"/>
              <w:marBottom w:val="0"/>
              <w:divBdr>
                <w:top w:val="none" w:sz="0" w:space="0" w:color="auto"/>
                <w:left w:val="none" w:sz="0" w:space="0" w:color="auto"/>
                <w:bottom w:val="none" w:sz="0" w:space="0" w:color="auto"/>
                <w:right w:val="none" w:sz="0" w:space="0" w:color="auto"/>
              </w:divBdr>
            </w:div>
            <w:div w:id="714355529">
              <w:marLeft w:val="0"/>
              <w:marRight w:val="0"/>
              <w:marTop w:val="0"/>
              <w:marBottom w:val="0"/>
              <w:divBdr>
                <w:top w:val="none" w:sz="0" w:space="0" w:color="auto"/>
                <w:left w:val="none" w:sz="0" w:space="0" w:color="auto"/>
                <w:bottom w:val="none" w:sz="0" w:space="0" w:color="auto"/>
                <w:right w:val="none" w:sz="0" w:space="0" w:color="auto"/>
              </w:divBdr>
            </w:div>
            <w:div w:id="716855598">
              <w:marLeft w:val="0"/>
              <w:marRight w:val="0"/>
              <w:marTop w:val="480"/>
              <w:marBottom w:val="0"/>
              <w:divBdr>
                <w:top w:val="single" w:sz="6" w:space="0" w:color="auto"/>
                <w:left w:val="single" w:sz="6" w:space="0" w:color="auto"/>
                <w:bottom w:val="single" w:sz="6" w:space="0" w:color="auto"/>
                <w:right w:val="single" w:sz="6" w:space="0" w:color="auto"/>
              </w:divBdr>
            </w:div>
            <w:div w:id="721560678">
              <w:marLeft w:val="0"/>
              <w:marRight w:val="0"/>
              <w:marTop w:val="480"/>
              <w:marBottom w:val="0"/>
              <w:divBdr>
                <w:top w:val="single" w:sz="6" w:space="0" w:color="auto"/>
                <w:left w:val="single" w:sz="6" w:space="0" w:color="auto"/>
                <w:bottom w:val="single" w:sz="6" w:space="0" w:color="auto"/>
                <w:right w:val="single" w:sz="6" w:space="0" w:color="auto"/>
              </w:divBdr>
            </w:div>
            <w:div w:id="732892262">
              <w:marLeft w:val="0"/>
              <w:marRight w:val="0"/>
              <w:marTop w:val="0"/>
              <w:marBottom w:val="0"/>
              <w:divBdr>
                <w:top w:val="none" w:sz="0" w:space="0" w:color="auto"/>
                <w:left w:val="none" w:sz="0" w:space="0" w:color="auto"/>
                <w:bottom w:val="none" w:sz="0" w:space="0" w:color="auto"/>
                <w:right w:val="none" w:sz="0" w:space="0" w:color="auto"/>
              </w:divBdr>
            </w:div>
            <w:div w:id="740564763">
              <w:marLeft w:val="0"/>
              <w:marRight w:val="0"/>
              <w:marTop w:val="0"/>
              <w:marBottom w:val="0"/>
              <w:divBdr>
                <w:top w:val="none" w:sz="0" w:space="0" w:color="auto"/>
                <w:left w:val="none" w:sz="0" w:space="0" w:color="auto"/>
                <w:bottom w:val="none" w:sz="0" w:space="0" w:color="auto"/>
                <w:right w:val="none" w:sz="0" w:space="0" w:color="auto"/>
              </w:divBdr>
            </w:div>
            <w:div w:id="761490393">
              <w:marLeft w:val="0"/>
              <w:marRight w:val="0"/>
              <w:marTop w:val="0"/>
              <w:marBottom w:val="0"/>
              <w:divBdr>
                <w:top w:val="none" w:sz="0" w:space="0" w:color="auto"/>
                <w:left w:val="none" w:sz="0" w:space="0" w:color="auto"/>
                <w:bottom w:val="none" w:sz="0" w:space="0" w:color="auto"/>
                <w:right w:val="none" w:sz="0" w:space="0" w:color="auto"/>
              </w:divBdr>
            </w:div>
            <w:div w:id="771238936">
              <w:marLeft w:val="0"/>
              <w:marRight w:val="0"/>
              <w:marTop w:val="480"/>
              <w:marBottom w:val="0"/>
              <w:divBdr>
                <w:top w:val="single" w:sz="6" w:space="0" w:color="auto"/>
                <w:left w:val="single" w:sz="6" w:space="0" w:color="auto"/>
                <w:bottom w:val="single" w:sz="6" w:space="0" w:color="auto"/>
                <w:right w:val="single" w:sz="6" w:space="0" w:color="auto"/>
              </w:divBdr>
            </w:div>
            <w:div w:id="787548685">
              <w:marLeft w:val="0"/>
              <w:marRight w:val="0"/>
              <w:marTop w:val="0"/>
              <w:marBottom w:val="0"/>
              <w:divBdr>
                <w:top w:val="none" w:sz="0" w:space="0" w:color="auto"/>
                <w:left w:val="none" w:sz="0" w:space="0" w:color="auto"/>
                <w:bottom w:val="none" w:sz="0" w:space="0" w:color="auto"/>
                <w:right w:val="none" w:sz="0" w:space="0" w:color="auto"/>
              </w:divBdr>
            </w:div>
            <w:div w:id="798884906">
              <w:marLeft w:val="0"/>
              <w:marRight w:val="0"/>
              <w:marTop w:val="0"/>
              <w:marBottom w:val="0"/>
              <w:divBdr>
                <w:top w:val="none" w:sz="0" w:space="0" w:color="auto"/>
                <w:left w:val="none" w:sz="0" w:space="0" w:color="auto"/>
                <w:bottom w:val="none" w:sz="0" w:space="0" w:color="auto"/>
                <w:right w:val="none" w:sz="0" w:space="0" w:color="auto"/>
              </w:divBdr>
            </w:div>
            <w:div w:id="799106219">
              <w:marLeft w:val="0"/>
              <w:marRight w:val="0"/>
              <w:marTop w:val="0"/>
              <w:marBottom w:val="0"/>
              <w:divBdr>
                <w:top w:val="none" w:sz="0" w:space="0" w:color="auto"/>
                <w:left w:val="none" w:sz="0" w:space="0" w:color="auto"/>
                <w:bottom w:val="none" w:sz="0" w:space="0" w:color="auto"/>
                <w:right w:val="none" w:sz="0" w:space="0" w:color="auto"/>
              </w:divBdr>
            </w:div>
            <w:div w:id="805273078">
              <w:marLeft w:val="0"/>
              <w:marRight w:val="0"/>
              <w:marTop w:val="0"/>
              <w:marBottom w:val="0"/>
              <w:divBdr>
                <w:top w:val="none" w:sz="0" w:space="0" w:color="auto"/>
                <w:left w:val="none" w:sz="0" w:space="0" w:color="auto"/>
                <w:bottom w:val="none" w:sz="0" w:space="0" w:color="auto"/>
                <w:right w:val="none" w:sz="0" w:space="0" w:color="auto"/>
              </w:divBdr>
            </w:div>
            <w:div w:id="810098303">
              <w:marLeft w:val="0"/>
              <w:marRight w:val="0"/>
              <w:marTop w:val="0"/>
              <w:marBottom w:val="0"/>
              <w:divBdr>
                <w:top w:val="none" w:sz="0" w:space="0" w:color="auto"/>
                <w:left w:val="none" w:sz="0" w:space="0" w:color="auto"/>
                <w:bottom w:val="none" w:sz="0" w:space="0" w:color="auto"/>
                <w:right w:val="none" w:sz="0" w:space="0" w:color="auto"/>
              </w:divBdr>
            </w:div>
            <w:div w:id="814417516">
              <w:marLeft w:val="0"/>
              <w:marRight w:val="0"/>
              <w:marTop w:val="0"/>
              <w:marBottom w:val="0"/>
              <w:divBdr>
                <w:top w:val="none" w:sz="0" w:space="0" w:color="auto"/>
                <w:left w:val="none" w:sz="0" w:space="0" w:color="auto"/>
                <w:bottom w:val="none" w:sz="0" w:space="0" w:color="auto"/>
                <w:right w:val="none" w:sz="0" w:space="0" w:color="auto"/>
              </w:divBdr>
            </w:div>
            <w:div w:id="824325002">
              <w:marLeft w:val="0"/>
              <w:marRight w:val="0"/>
              <w:marTop w:val="0"/>
              <w:marBottom w:val="0"/>
              <w:divBdr>
                <w:top w:val="none" w:sz="0" w:space="0" w:color="auto"/>
                <w:left w:val="none" w:sz="0" w:space="0" w:color="auto"/>
                <w:bottom w:val="none" w:sz="0" w:space="0" w:color="auto"/>
                <w:right w:val="none" w:sz="0" w:space="0" w:color="auto"/>
              </w:divBdr>
            </w:div>
            <w:div w:id="835462665">
              <w:marLeft w:val="0"/>
              <w:marRight w:val="0"/>
              <w:marTop w:val="0"/>
              <w:marBottom w:val="0"/>
              <w:divBdr>
                <w:top w:val="none" w:sz="0" w:space="0" w:color="auto"/>
                <w:left w:val="none" w:sz="0" w:space="0" w:color="auto"/>
                <w:bottom w:val="none" w:sz="0" w:space="0" w:color="auto"/>
                <w:right w:val="none" w:sz="0" w:space="0" w:color="auto"/>
              </w:divBdr>
            </w:div>
            <w:div w:id="837227869">
              <w:marLeft w:val="0"/>
              <w:marRight w:val="0"/>
              <w:marTop w:val="0"/>
              <w:marBottom w:val="0"/>
              <w:divBdr>
                <w:top w:val="none" w:sz="0" w:space="0" w:color="auto"/>
                <w:left w:val="none" w:sz="0" w:space="0" w:color="auto"/>
                <w:bottom w:val="none" w:sz="0" w:space="0" w:color="auto"/>
                <w:right w:val="none" w:sz="0" w:space="0" w:color="auto"/>
              </w:divBdr>
            </w:div>
            <w:div w:id="860700804">
              <w:marLeft w:val="0"/>
              <w:marRight w:val="0"/>
              <w:marTop w:val="0"/>
              <w:marBottom w:val="0"/>
              <w:divBdr>
                <w:top w:val="none" w:sz="0" w:space="0" w:color="auto"/>
                <w:left w:val="none" w:sz="0" w:space="0" w:color="auto"/>
                <w:bottom w:val="none" w:sz="0" w:space="0" w:color="auto"/>
                <w:right w:val="none" w:sz="0" w:space="0" w:color="auto"/>
              </w:divBdr>
            </w:div>
            <w:div w:id="862672906">
              <w:marLeft w:val="0"/>
              <w:marRight w:val="0"/>
              <w:marTop w:val="0"/>
              <w:marBottom w:val="0"/>
              <w:divBdr>
                <w:top w:val="none" w:sz="0" w:space="0" w:color="auto"/>
                <w:left w:val="none" w:sz="0" w:space="0" w:color="auto"/>
                <w:bottom w:val="none" w:sz="0" w:space="0" w:color="auto"/>
                <w:right w:val="none" w:sz="0" w:space="0" w:color="auto"/>
              </w:divBdr>
            </w:div>
            <w:div w:id="870803119">
              <w:marLeft w:val="0"/>
              <w:marRight w:val="0"/>
              <w:marTop w:val="0"/>
              <w:marBottom w:val="0"/>
              <w:divBdr>
                <w:top w:val="none" w:sz="0" w:space="0" w:color="auto"/>
                <w:left w:val="none" w:sz="0" w:space="0" w:color="auto"/>
                <w:bottom w:val="none" w:sz="0" w:space="0" w:color="auto"/>
                <w:right w:val="none" w:sz="0" w:space="0" w:color="auto"/>
              </w:divBdr>
            </w:div>
            <w:div w:id="870991709">
              <w:marLeft w:val="0"/>
              <w:marRight w:val="0"/>
              <w:marTop w:val="0"/>
              <w:marBottom w:val="0"/>
              <w:divBdr>
                <w:top w:val="none" w:sz="0" w:space="0" w:color="auto"/>
                <w:left w:val="none" w:sz="0" w:space="0" w:color="auto"/>
                <w:bottom w:val="none" w:sz="0" w:space="0" w:color="auto"/>
                <w:right w:val="none" w:sz="0" w:space="0" w:color="auto"/>
              </w:divBdr>
            </w:div>
            <w:div w:id="871457443">
              <w:marLeft w:val="0"/>
              <w:marRight w:val="0"/>
              <w:marTop w:val="0"/>
              <w:marBottom w:val="0"/>
              <w:divBdr>
                <w:top w:val="none" w:sz="0" w:space="0" w:color="auto"/>
                <w:left w:val="none" w:sz="0" w:space="0" w:color="auto"/>
                <w:bottom w:val="none" w:sz="0" w:space="0" w:color="auto"/>
                <w:right w:val="none" w:sz="0" w:space="0" w:color="auto"/>
              </w:divBdr>
            </w:div>
            <w:div w:id="875045223">
              <w:marLeft w:val="0"/>
              <w:marRight w:val="0"/>
              <w:marTop w:val="0"/>
              <w:marBottom w:val="0"/>
              <w:divBdr>
                <w:top w:val="none" w:sz="0" w:space="0" w:color="auto"/>
                <w:left w:val="none" w:sz="0" w:space="0" w:color="auto"/>
                <w:bottom w:val="none" w:sz="0" w:space="0" w:color="auto"/>
                <w:right w:val="none" w:sz="0" w:space="0" w:color="auto"/>
              </w:divBdr>
            </w:div>
            <w:div w:id="885066581">
              <w:marLeft w:val="0"/>
              <w:marRight w:val="0"/>
              <w:marTop w:val="0"/>
              <w:marBottom w:val="0"/>
              <w:divBdr>
                <w:top w:val="none" w:sz="0" w:space="0" w:color="auto"/>
                <w:left w:val="none" w:sz="0" w:space="0" w:color="auto"/>
                <w:bottom w:val="none" w:sz="0" w:space="0" w:color="auto"/>
                <w:right w:val="none" w:sz="0" w:space="0" w:color="auto"/>
              </w:divBdr>
            </w:div>
            <w:div w:id="892497894">
              <w:marLeft w:val="0"/>
              <w:marRight w:val="0"/>
              <w:marTop w:val="0"/>
              <w:marBottom w:val="0"/>
              <w:divBdr>
                <w:top w:val="none" w:sz="0" w:space="0" w:color="auto"/>
                <w:left w:val="none" w:sz="0" w:space="0" w:color="auto"/>
                <w:bottom w:val="none" w:sz="0" w:space="0" w:color="auto"/>
                <w:right w:val="none" w:sz="0" w:space="0" w:color="auto"/>
              </w:divBdr>
            </w:div>
            <w:div w:id="892690285">
              <w:marLeft w:val="0"/>
              <w:marRight w:val="0"/>
              <w:marTop w:val="0"/>
              <w:marBottom w:val="0"/>
              <w:divBdr>
                <w:top w:val="none" w:sz="0" w:space="0" w:color="auto"/>
                <w:left w:val="none" w:sz="0" w:space="0" w:color="auto"/>
                <w:bottom w:val="none" w:sz="0" w:space="0" w:color="auto"/>
                <w:right w:val="none" w:sz="0" w:space="0" w:color="auto"/>
              </w:divBdr>
            </w:div>
            <w:div w:id="904492487">
              <w:marLeft w:val="0"/>
              <w:marRight w:val="0"/>
              <w:marTop w:val="0"/>
              <w:marBottom w:val="0"/>
              <w:divBdr>
                <w:top w:val="none" w:sz="0" w:space="0" w:color="auto"/>
                <w:left w:val="none" w:sz="0" w:space="0" w:color="auto"/>
                <w:bottom w:val="none" w:sz="0" w:space="0" w:color="auto"/>
                <w:right w:val="none" w:sz="0" w:space="0" w:color="auto"/>
              </w:divBdr>
            </w:div>
            <w:div w:id="928465206">
              <w:marLeft w:val="0"/>
              <w:marRight w:val="0"/>
              <w:marTop w:val="0"/>
              <w:marBottom w:val="0"/>
              <w:divBdr>
                <w:top w:val="none" w:sz="0" w:space="0" w:color="auto"/>
                <w:left w:val="none" w:sz="0" w:space="0" w:color="auto"/>
                <w:bottom w:val="none" w:sz="0" w:space="0" w:color="auto"/>
                <w:right w:val="none" w:sz="0" w:space="0" w:color="auto"/>
              </w:divBdr>
            </w:div>
            <w:div w:id="929042967">
              <w:marLeft w:val="0"/>
              <w:marRight w:val="0"/>
              <w:marTop w:val="0"/>
              <w:marBottom w:val="0"/>
              <w:divBdr>
                <w:top w:val="none" w:sz="0" w:space="0" w:color="auto"/>
                <w:left w:val="none" w:sz="0" w:space="0" w:color="auto"/>
                <w:bottom w:val="none" w:sz="0" w:space="0" w:color="auto"/>
                <w:right w:val="none" w:sz="0" w:space="0" w:color="auto"/>
              </w:divBdr>
            </w:div>
            <w:div w:id="989477521">
              <w:marLeft w:val="0"/>
              <w:marRight w:val="0"/>
              <w:marTop w:val="0"/>
              <w:marBottom w:val="0"/>
              <w:divBdr>
                <w:top w:val="none" w:sz="0" w:space="0" w:color="auto"/>
                <w:left w:val="none" w:sz="0" w:space="0" w:color="auto"/>
                <w:bottom w:val="none" w:sz="0" w:space="0" w:color="auto"/>
                <w:right w:val="none" w:sz="0" w:space="0" w:color="auto"/>
              </w:divBdr>
            </w:div>
            <w:div w:id="998923071">
              <w:marLeft w:val="0"/>
              <w:marRight w:val="0"/>
              <w:marTop w:val="0"/>
              <w:marBottom w:val="0"/>
              <w:divBdr>
                <w:top w:val="none" w:sz="0" w:space="0" w:color="auto"/>
                <w:left w:val="none" w:sz="0" w:space="0" w:color="auto"/>
                <w:bottom w:val="none" w:sz="0" w:space="0" w:color="auto"/>
                <w:right w:val="none" w:sz="0" w:space="0" w:color="auto"/>
              </w:divBdr>
            </w:div>
            <w:div w:id="1001591441">
              <w:marLeft w:val="0"/>
              <w:marRight w:val="0"/>
              <w:marTop w:val="0"/>
              <w:marBottom w:val="0"/>
              <w:divBdr>
                <w:top w:val="none" w:sz="0" w:space="0" w:color="auto"/>
                <w:left w:val="none" w:sz="0" w:space="0" w:color="auto"/>
                <w:bottom w:val="none" w:sz="0" w:space="0" w:color="auto"/>
                <w:right w:val="none" w:sz="0" w:space="0" w:color="auto"/>
              </w:divBdr>
            </w:div>
            <w:div w:id="1006253688">
              <w:marLeft w:val="0"/>
              <w:marRight w:val="0"/>
              <w:marTop w:val="0"/>
              <w:marBottom w:val="0"/>
              <w:divBdr>
                <w:top w:val="none" w:sz="0" w:space="0" w:color="auto"/>
                <w:left w:val="none" w:sz="0" w:space="0" w:color="auto"/>
                <w:bottom w:val="none" w:sz="0" w:space="0" w:color="auto"/>
                <w:right w:val="none" w:sz="0" w:space="0" w:color="auto"/>
              </w:divBdr>
            </w:div>
            <w:div w:id="1008866097">
              <w:marLeft w:val="0"/>
              <w:marRight w:val="0"/>
              <w:marTop w:val="0"/>
              <w:marBottom w:val="0"/>
              <w:divBdr>
                <w:top w:val="none" w:sz="0" w:space="0" w:color="auto"/>
                <w:left w:val="none" w:sz="0" w:space="0" w:color="auto"/>
                <w:bottom w:val="none" w:sz="0" w:space="0" w:color="auto"/>
                <w:right w:val="none" w:sz="0" w:space="0" w:color="auto"/>
              </w:divBdr>
            </w:div>
            <w:div w:id="1016233871">
              <w:marLeft w:val="0"/>
              <w:marRight w:val="0"/>
              <w:marTop w:val="0"/>
              <w:marBottom w:val="0"/>
              <w:divBdr>
                <w:top w:val="none" w:sz="0" w:space="0" w:color="auto"/>
                <w:left w:val="none" w:sz="0" w:space="0" w:color="auto"/>
                <w:bottom w:val="none" w:sz="0" w:space="0" w:color="auto"/>
                <w:right w:val="none" w:sz="0" w:space="0" w:color="auto"/>
              </w:divBdr>
            </w:div>
            <w:div w:id="1022363937">
              <w:marLeft w:val="0"/>
              <w:marRight w:val="0"/>
              <w:marTop w:val="0"/>
              <w:marBottom w:val="0"/>
              <w:divBdr>
                <w:top w:val="none" w:sz="0" w:space="0" w:color="auto"/>
                <w:left w:val="none" w:sz="0" w:space="0" w:color="auto"/>
                <w:bottom w:val="none" w:sz="0" w:space="0" w:color="auto"/>
                <w:right w:val="none" w:sz="0" w:space="0" w:color="auto"/>
              </w:divBdr>
            </w:div>
            <w:div w:id="1035496566">
              <w:marLeft w:val="0"/>
              <w:marRight w:val="0"/>
              <w:marTop w:val="0"/>
              <w:marBottom w:val="0"/>
              <w:divBdr>
                <w:top w:val="none" w:sz="0" w:space="0" w:color="auto"/>
                <w:left w:val="none" w:sz="0" w:space="0" w:color="auto"/>
                <w:bottom w:val="none" w:sz="0" w:space="0" w:color="auto"/>
                <w:right w:val="none" w:sz="0" w:space="0" w:color="auto"/>
              </w:divBdr>
            </w:div>
            <w:div w:id="1067338929">
              <w:marLeft w:val="0"/>
              <w:marRight w:val="0"/>
              <w:marTop w:val="0"/>
              <w:marBottom w:val="0"/>
              <w:divBdr>
                <w:top w:val="none" w:sz="0" w:space="0" w:color="auto"/>
                <w:left w:val="none" w:sz="0" w:space="0" w:color="auto"/>
                <w:bottom w:val="none" w:sz="0" w:space="0" w:color="auto"/>
                <w:right w:val="none" w:sz="0" w:space="0" w:color="auto"/>
              </w:divBdr>
            </w:div>
            <w:div w:id="1077556516">
              <w:marLeft w:val="0"/>
              <w:marRight w:val="0"/>
              <w:marTop w:val="0"/>
              <w:marBottom w:val="0"/>
              <w:divBdr>
                <w:top w:val="none" w:sz="0" w:space="0" w:color="auto"/>
                <w:left w:val="none" w:sz="0" w:space="0" w:color="auto"/>
                <w:bottom w:val="none" w:sz="0" w:space="0" w:color="auto"/>
                <w:right w:val="none" w:sz="0" w:space="0" w:color="auto"/>
              </w:divBdr>
            </w:div>
            <w:div w:id="1101950138">
              <w:marLeft w:val="0"/>
              <w:marRight w:val="0"/>
              <w:marTop w:val="0"/>
              <w:marBottom w:val="0"/>
              <w:divBdr>
                <w:top w:val="none" w:sz="0" w:space="0" w:color="auto"/>
                <w:left w:val="none" w:sz="0" w:space="0" w:color="auto"/>
                <w:bottom w:val="none" w:sz="0" w:space="0" w:color="auto"/>
                <w:right w:val="none" w:sz="0" w:space="0" w:color="auto"/>
              </w:divBdr>
            </w:div>
            <w:div w:id="1126393668">
              <w:marLeft w:val="0"/>
              <w:marRight w:val="0"/>
              <w:marTop w:val="0"/>
              <w:marBottom w:val="0"/>
              <w:divBdr>
                <w:top w:val="none" w:sz="0" w:space="0" w:color="auto"/>
                <w:left w:val="none" w:sz="0" w:space="0" w:color="auto"/>
                <w:bottom w:val="none" w:sz="0" w:space="0" w:color="auto"/>
                <w:right w:val="none" w:sz="0" w:space="0" w:color="auto"/>
              </w:divBdr>
            </w:div>
            <w:div w:id="1136096535">
              <w:marLeft w:val="0"/>
              <w:marRight w:val="0"/>
              <w:marTop w:val="0"/>
              <w:marBottom w:val="0"/>
              <w:divBdr>
                <w:top w:val="none" w:sz="0" w:space="0" w:color="auto"/>
                <w:left w:val="none" w:sz="0" w:space="0" w:color="auto"/>
                <w:bottom w:val="none" w:sz="0" w:space="0" w:color="auto"/>
                <w:right w:val="none" w:sz="0" w:space="0" w:color="auto"/>
              </w:divBdr>
            </w:div>
            <w:div w:id="1137919566">
              <w:marLeft w:val="0"/>
              <w:marRight w:val="0"/>
              <w:marTop w:val="0"/>
              <w:marBottom w:val="0"/>
              <w:divBdr>
                <w:top w:val="none" w:sz="0" w:space="0" w:color="auto"/>
                <w:left w:val="none" w:sz="0" w:space="0" w:color="auto"/>
                <w:bottom w:val="none" w:sz="0" w:space="0" w:color="auto"/>
                <w:right w:val="none" w:sz="0" w:space="0" w:color="auto"/>
              </w:divBdr>
            </w:div>
            <w:div w:id="1165123595">
              <w:marLeft w:val="0"/>
              <w:marRight w:val="0"/>
              <w:marTop w:val="0"/>
              <w:marBottom w:val="0"/>
              <w:divBdr>
                <w:top w:val="none" w:sz="0" w:space="0" w:color="auto"/>
                <w:left w:val="none" w:sz="0" w:space="0" w:color="auto"/>
                <w:bottom w:val="none" w:sz="0" w:space="0" w:color="auto"/>
                <w:right w:val="none" w:sz="0" w:space="0" w:color="auto"/>
              </w:divBdr>
            </w:div>
            <w:div w:id="1168978541">
              <w:marLeft w:val="0"/>
              <w:marRight w:val="0"/>
              <w:marTop w:val="0"/>
              <w:marBottom w:val="0"/>
              <w:divBdr>
                <w:top w:val="none" w:sz="0" w:space="0" w:color="auto"/>
                <w:left w:val="none" w:sz="0" w:space="0" w:color="auto"/>
                <w:bottom w:val="none" w:sz="0" w:space="0" w:color="auto"/>
                <w:right w:val="none" w:sz="0" w:space="0" w:color="auto"/>
              </w:divBdr>
            </w:div>
            <w:div w:id="1169565711">
              <w:marLeft w:val="0"/>
              <w:marRight w:val="0"/>
              <w:marTop w:val="0"/>
              <w:marBottom w:val="0"/>
              <w:divBdr>
                <w:top w:val="none" w:sz="0" w:space="0" w:color="auto"/>
                <w:left w:val="none" w:sz="0" w:space="0" w:color="auto"/>
                <w:bottom w:val="none" w:sz="0" w:space="0" w:color="auto"/>
                <w:right w:val="none" w:sz="0" w:space="0" w:color="auto"/>
              </w:divBdr>
            </w:div>
            <w:div w:id="1172140417">
              <w:marLeft w:val="0"/>
              <w:marRight w:val="0"/>
              <w:marTop w:val="0"/>
              <w:marBottom w:val="0"/>
              <w:divBdr>
                <w:top w:val="none" w:sz="0" w:space="0" w:color="auto"/>
                <w:left w:val="none" w:sz="0" w:space="0" w:color="auto"/>
                <w:bottom w:val="none" w:sz="0" w:space="0" w:color="auto"/>
                <w:right w:val="none" w:sz="0" w:space="0" w:color="auto"/>
              </w:divBdr>
            </w:div>
            <w:div w:id="1176768030">
              <w:marLeft w:val="0"/>
              <w:marRight w:val="0"/>
              <w:marTop w:val="0"/>
              <w:marBottom w:val="0"/>
              <w:divBdr>
                <w:top w:val="none" w:sz="0" w:space="0" w:color="auto"/>
                <w:left w:val="none" w:sz="0" w:space="0" w:color="auto"/>
                <w:bottom w:val="none" w:sz="0" w:space="0" w:color="auto"/>
                <w:right w:val="none" w:sz="0" w:space="0" w:color="auto"/>
              </w:divBdr>
            </w:div>
            <w:div w:id="1191920506">
              <w:marLeft w:val="0"/>
              <w:marRight w:val="0"/>
              <w:marTop w:val="0"/>
              <w:marBottom w:val="0"/>
              <w:divBdr>
                <w:top w:val="none" w:sz="0" w:space="0" w:color="auto"/>
                <w:left w:val="none" w:sz="0" w:space="0" w:color="auto"/>
                <w:bottom w:val="none" w:sz="0" w:space="0" w:color="auto"/>
                <w:right w:val="none" w:sz="0" w:space="0" w:color="auto"/>
              </w:divBdr>
            </w:div>
            <w:div w:id="1197278806">
              <w:marLeft w:val="0"/>
              <w:marRight w:val="0"/>
              <w:marTop w:val="0"/>
              <w:marBottom w:val="0"/>
              <w:divBdr>
                <w:top w:val="none" w:sz="0" w:space="0" w:color="auto"/>
                <w:left w:val="none" w:sz="0" w:space="0" w:color="auto"/>
                <w:bottom w:val="none" w:sz="0" w:space="0" w:color="auto"/>
                <w:right w:val="none" w:sz="0" w:space="0" w:color="auto"/>
              </w:divBdr>
            </w:div>
            <w:div w:id="1199317287">
              <w:marLeft w:val="0"/>
              <w:marRight w:val="0"/>
              <w:marTop w:val="0"/>
              <w:marBottom w:val="0"/>
              <w:divBdr>
                <w:top w:val="none" w:sz="0" w:space="0" w:color="auto"/>
                <w:left w:val="none" w:sz="0" w:space="0" w:color="auto"/>
                <w:bottom w:val="none" w:sz="0" w:space="0" w:color="auto"/>
                <w:right w:val="none" w:sz="0" w:space="0" w:color="auto"/>
              </w:divBdr>
            </w:div>
            <w:div w:id="1204557536">
              <w:marLeft w:val="0"/>
              <w:marRight w:val="0"/>
              <w:marTop w:val="0"/>
              <w:marBottom w:val="0"/>
              <w:divBdr>
                <w:top w:val="none" w:sz="0" w:space="0" w:color="auto"/>
                <w:left w:val="none" w:sz="0" w:space="0" w:color="auto"/>
                <w:bottom w:val="none" w:sz="0" w:space="0" w:color="auto"/>
                <w:right w:val="none" w:sz="0" w:space="0" w:color="auto"/>
              </w:divBdr>
            </w:div>
            <w:div w:id="1209490100">
              <w:marLeft w:val="0"/>
              <w:marRight w:val="0"/>
              <w:marTop w:val="0"/>
              <w:marBottom w:val="0"/>
              <w:divBdr>
                <w:top w:val="none" w:sz="0" w:space="0" w:color="auto"/>
                <w:left w:val="none" w:sz="0" w:space="0" w:color="auto"/>
                <w:bottom w:val="none" w:sz="0" w:space="0" w:color="auto"/>
                <w:right w:val="none" w:sz="0" w:space="0" w:color="auto"/>
              </w:divBdr>
            </w:div>
            <w:div w:id="1217276817">
              <w:marLeft w:val="0"/>
              <w:marRight w:val="0"/>
              <w:marTop w:val="0"/>
              <w:marBottom w:val="0"/>
              <w:divBdr>
                <w:top w:val="none" w:sz="0" w:space="0" w:color="auto"/>
                <w:left w:val="none" w:sz="0" w:space="0" w:color="auto"/>
                <w:bottom w:val="none" w:sz="0" w:space="0" w:color="auto"/>
                <w:right w:val="none" w:sz="0" w:space="0" w:color="auto"/>
              </w:divBdr>
            </w:div>
            <w:div w:id="1218738493">
              <w:marLeft w:val="0"/>
              <w:marRight w:val="0"/>
              <w:marTop w:val="0"/>
              <w:marBottom w:val="0"/>
              <w:divBdr>
                <w:top w:val="none" w:sz="0" w:space="0" w:color="auto"/>
                <w:left w:val="none" w:sz="0" w:space="0" w:color="auto"/>
                <w:bottom w:val="none" w:sz="0" w:space="0" w:color="auto"/>
                <w:right w:val="none" w:sz="0" w:space="0" w:color="auto"/>
              </w:divBdr>
            </w:div>
            <w:div w:id="1220244979">
              <w:marLeft w:val="0"/>
              <w:marRight w:val="0"/>
              <w:marTop w:val="0"/>
              <w:marBottom w:val="0"/>
              <w:divBdr>
                <w:top w:val="none" w:sz="0" w:space="0" w:color="auto"/>
                <w:left w:val="none" w:sz="0" w:space="0" w:color="auto"/>
                <w:bottom w:val="none" w:sz="0" w:space="0" w:color="auto"/>
                <w:right w:val="none" w:sz="0" w:space="0" w:color="auto"/>
              </w:divBdr>
            </w:div>
            <w:div w:id="1237590500">
              <w:marLeft w:val="0"/>
              <w:marRight w:val="0"/>
              <w:marTop w:val="0"/>
              <w:marBottom w:val="0"/>
              <w:divBdr>
                <w:top w:val="none" w:sz="0" w:space="0" w:color="auto"/>
                <w:left w:val="none" w:sz="0" w:space="0" w:color="auto"/>
                <w:bottom w:val="none" w:sz="0" w:space="0" w:color="auto"/>
                <w:right w:val="none" w:sz="0" w:space="0" w:color="auto"/>
              </w:divBdr>
            </w:div>
            <w:div w:id="1252155423">
              <w:marLeft w:val="0"/>
              <w:marRight w:val="0"/>
              <w:marTop w:val="0"/>
              <w:marBottom w:val="0"/>
              <w:divBdr>
                <w:top w:val="none" w:sz="0" w:space="0" w:color="auto"/>
                <w:left w:val="none" w:sz="0" w:space="0" w:color="auto"/>
                <w:bottom w:val="none" w:sz="0" w:space="0" w:color="auto"/>
                <w:right w:val="none" w:sz="0" w:space="0" w:color="auto"/>
              </w:divBdr>
            </w:div>
            <w:div w:id="1259754984">
              <w:marLeft w:val="0"/>
              <w:marRight w:val="0"/>
              <w:marTop w:val="480"/>
              <w:marBottom w:val="0"/>
              <w:divBdr>
                <w:top w:val="single" w:sz="6" w:space="0" w:color="auto"/>
                <w:left w:val="single" w:sz="6" w:space="0" w:color="auto"/>
                <w:bottom w:val="single" w:sz="6" w:space="0" w:color="auto"/>
                <w:right w:val="single" w:sz="6" w:space="0" w:color="auto"/>
              </w:divBdr>
            </w:div>
            <w:div w:id="1260405533">
              <w:marLeft w:val="0"/>
              <w:marRight w:val="0"/>
              <w:marTop w:val="0"/>
              <w:marBottom w:val="0"/>
              <w:divBdr>
                <w:top w:val="none" w:sz="0" w:space="0" w:color="auto"/>
                <w:left w:val="none" w:sz="0" w:space="0" w:color="auto"/>
                <w:bottom w:val="none" w:sz="0" w:space="0" w:color="auto"/>
                <w:right w:val="none" w:sz="0" w:space="0" w:color="auto"/>
              </w:divBdr>
            </w:div>
            <w:div w:id="1268319324">
              <w:marLeft w:val="0"/>
              <w:marRight w:val="0"/>
              <w:marTop w:val="0"/>
              <w:marBottom w:val="0"/>
              <w:divBdr>
                <w:top w:val="none" w:sz="0" w:space="0" w:color="auto"/>
                <w:left w:val="none" w:sz="0" w:space="0" w:color="auto"/>
                <w:bottom w:val="none" w:sz="0" w:space="0" w:color="auto"/>
                <w:right w:val="none" w:sz="0" w:space="0" w:color="auto"/>
              </w:divBdr>
            </w:div>
            <w:div w:id="1270166336">
              <w:marLeft w:val="0"/>
              <w:marRight w:val="0"/>
              <w:marTop w:val="0"/>
              <w:marBottom w:val="0"/>
              <w:divBdr>
                <w:top w:val="none" w:sz="0" w:space="0" w:color="auto"/>
                <w:left w:val="none" w:sz="0" w:space="0" w:color="auto"/>
                <w:bottom w:val="none" w:sz="0" w:space="0" w:color="auto"/>
                <w:right w:val="none" w:sz="0" w:space="0" w:color="auto"/>
              </w:divBdr>
            </w:div>
            <w:div w:id="1288857044">
              <w:marLeft w:val="0"/>
              <w:marRight w:val="0"/>
              <w:marTop w:val="0"/>
              <w:marBottom w:val="0"/>
              <w:divBdr>
                <w:top w:val="none" w:sz="0" w:space="0" w:color="auto"/>
                <w:left w:val="none" w:sz="0" w:space="0" w:color="auto"/>
                <w:bottom w:val="none" w:sz="0" w:space="0" w:color="auto"/>
                <w:right w:val="none" w:sz="0" w:space="0" w:color="auto"/>
              </w:divBdr>
            </w:div>
            <w:div w:id="1323043175">
              <w:marLeft w:val="0"/>
              <w:marRight w:val="0"/>
              <w:marTop w:val="0"/>
              <w:marBottom w:val="0"/>
              <w:divBdr>
                <w:top w:val="none" w:sz="0" w:space="0" w:color="auto"/>
                <w:left w:val="none" w:sz="0" w:space="0" w:color="auto"/>
                <w:bottom w:val="none" w:sz="0" w:space="0" w:color="auto"/>
                <w:right w:val="none" w:sz="0" w:space="0" w:color="auto"/>
              </w:divBdr>
            </w:div>
            <w:div w:id="1335762715">
              <w:marLeft w:val="0"/>
              <w:marRight w:val="0"/>
              <w:marTop w:val="0"/>
              <w:marBottom w:val="0"/>
              <w:divBdr>
                <w:top w:val="none" w:sz="0" w:space="0" w:color="auto"/>
                <w:left w:val="none" w:sz="0" w:space="0" w:color="auto"/>
                <w:bottom w:val="none" w:sz="0" w:space="0" w:color="auto"/>
                <w:right w:val="none" w:sz="0" w:space="0" w:color="auto"/>
              </w:divBdr>
            </w:div>
            <w:div w:id="1356931138">
              <w:marLeft w:val="0"/>
              <w:marRight w:val="0"/>
              <w:marTop w:val="0"/>
              <w:marBottom w:val="0"/>
              <w:divBdr>
                <w:top w:val="none" w:sz="0" w:space="0" w:color="auto"/>
                <w:left w:val="none" w:sz="0" w:space="0" w:color="auto"/>
                <w:bottom w:val="none" w:sz="0" w:space="0" w:color="auto"/>
                <w:right w:val="none" w:sz="0" w:space="0" w:color="auto"/>
              </w:divBdr>
            </w:div>
            <w:div w:id="1357392144">
              <w:marLeft w:val="0"/>
              <w:marRight w:val="0"/>
              <w:marTop w:val="0"/>
              <w:marBottom w:val="0"/>
              <w:divBdr>
                <w:top w:val="none" w:sz="0" w:space="0" w:color="auto"/>
                <w:left w:val="none" w:sz="0" w:space="0" w:color="auto"/>
                <w:bottom w:val="none" w:sz="0" w:space="0" w:color="auto"/>
                <w:right w:val="none" w:sz="0" w:space="0" w:color="auto"/>
              </w:divBdr>
            </w:div>
            <w:div w:id="1366255283">
              <w:marLeft w:val="0"/>
              <w:marRight w:val="0"/>
              <w:marTop w:val="0"/>
              <w:marBottom w:val="0"/>
              <w:divBdr>
                <w:top w:val="none" w:sz="0" w:space="0" w:color="auto"/>
                <w:left w:val="none" w:sz="0" w:space="0" w:color="auto"/>
                <w:bottom w:val="none" w:sz="0" w:space="0" w:color="auto"/>
                <w:right w:val="none" w:sz="0" w:space="0" w:color="auto"/>
              </w:divBdr>
            </w:div>
            <w:div w:id="1390689475">
              <w:marLeft w:val="0"/>
              <w:marRight w:val="0"/>
              <w:marTop w:val="0"/>
              <w:marBottom w:val="0"/>
              <w:divBdr>
                <w:top w:val="none" w:sz="0" w:space="0" w:color="auto"/>
                <w:left w:val="none" w:sz="0" w:space="0" w:color="auto"/>
                <w:bottom w:val="none" w:sz="0" w:space="0" w:color="auto"/>
                <w:right w:val="none" w:sz="0" w:space="0" w:color="auto"/>
              </w:divBdr>
            </w:div>
            <w:div w:id="1408962600">
              <w:marLeft w:val="0"/>
              <w:marRight w:val="0"/>
              <w:marTop w:val="0"/>
              <w:marBottom w:val="0"/>
              <w:divBdr>
                <w:top w:val="none" w:sz="0" w:space="0" w:color="auto"/>
                <w:left w:val="none" w:sz="0" w:space="0" w:color="auto"/>
                <w:bottom w:val="none" w:sz="0" w:space="0" w:color="auto"/>
                <w:right w:val="none" w:sz="0" w:space="0" w:color="auto"/>
              </w:divBdr>
            </w:div>
            <w:div w:id="1416393418">
              <w:marLeft w:val="0"/>
              <w:marRight w:val="0"/>
              <w:marTop w:val="0"/>
              <w:marBottom w:val="0"/>
              <w:divBdr>
                <w:top w:val="none" w:sz="0" w:space="0" w:color="auto"/>
                <w:left w:val="none" w:sz="0" w:space="0" w:color="auto"/>
                <w:bottom w:val="none" w:sz="0" w:space="0" w:color="auto"/>
                <w:right w:val="none" w:sz="0" w:space="0" w:color="auto"/>
              </w:divBdr>
            </w:div>
            <w:div w:id="1428161119">
              <w:marLeft w:val="0"/>
              <w:marRight w:val="0"/>
              <w:marTop w:val="0"/>
              <w:marBottom w:val="0"/>
              <w:divBdr>
                <w:top w:val="none" w:sz="0" w:space="0" w:color="auto"/>
                <w:left w:val="none" w:sz="0" w:space="0" w:color="auto"/>
                <w:bottom w:val="none" w:sz="0" w:space="0" w:color="auto"/>
                <w:right w:val="none" w:sz="0" w:space="0" w:color="auto"/>
              </w:divBdr>
            </w:div>
            <w:div w:id="1428575357">
              <w:marLeft w:val="0"/>
              <w:marRight w:val="0"/>
              <w:marTop w:val="480"/>
              <w:marBottom w:val="0"/>
              <w:divBdr>
                <w:top w:val="single" w:sz="6" w:space="0" w:color="auto"/>
                <w:left w:val="single" w:sz="6" w:space="0" w:color="auto"/>
                <w:bottom w:val="single" w:sz="6" w:space="0" w:color="auto"/>
                <w:right w:val="single" w:sz="6" w:space="0" w:color="auto"/>
              </w:divBdr>
            </w:div>
            <w:div w:id="1440568314">
              <w:marLeft w:val="0"/>
              <w:marRight w:val="0"/>
              <w:marTop w:val="0"/>
              <w:marBottom w:val="0"/>
              <w:divBdr>
                <w:top w:val="none" w:sz="0" w:space="0" w:color="auto"/>
                <w:left w:val="none" w:sz="0" w:space="0" w:color="auto"/>
                <w:bottom w:val="none" w:sz="0" w:space="0" w:color="auto"/>
                <w:right w:val="none" w:sz="0" w:space="0" w:color="auto"/>
              </w:divBdr>
            </w:div>
            <w:div w:id="1444380500">
              <w:marLeft w:val="0"/>
              <w:marRight w:val="0"/>
              <w:marTop w:val="0"/>
              <w:marBottom w:val="0"/>
              <w:divBdr>
                <w:top w:val="none" w:sz="0" w:space="0" w:color="auto"/>
                <w:left w:val="none" w:sz="0" w:space="0" w:color="auto"/>
                <w:bottom w:val="none" w:sz="0" w:space="0" w:color="auto"/>
                <w:right w:val="none" w:sz="0" w:space="0" w:color="auto"/>
              </w:divBdr>
            </w:div>
            <w:div w:id="1451361035">
              <w:marLeft w:val="0"/>
              <w:marRight w:val="0"/>
              <w:marTop w:val="0"/>
              <w:marBottom w:val="0"/>
              <w:divBdr>
                <w:top w:val="none" w:sz="0" w:space="0" w:color="auto"/>
                <w:left w:val="none" w:sz="0" w:space="0" w:color="auto"/>
                <w:bottom w:val="none" w:sz="0" w:space="0" w:color="auto"/>
                <w:right w:val="none" w:sz="0" w:space="0" w:color="auto"/>
              </w:divBdr>
            </w:div>
            <w:div w:id="1468624898">
              <w:marLeft w:val="0"/>
              <w:marRight w:val="0"/>
              <w:marTop w:val="0"/>
              <w:marBottom w:val="0"/>
              <w:divBdr>
                <w:top w:val="none" w:sz="0" w:space="0" w:color="auto"/>
                <w:left w:val="none" w:sz="0" w:space="0" w:color="auto"/>
                <w:bottom w:val="none" w:sz="0" w:space="0" w:color="auto"/>
                <w:right w:val="none" w:sz="0" w:space="0" w:color="auto"/>
              </w:divBdr>
            </w:div>
            <w:div w:id="1472013619">
              <w:marLeft w:val="0"/>
              <w:marRight w:val="0"/>
              <w:marTop w:val="0"/>
              <w:marBottom w:val="0"/>
              <w:divBdr>
                <w:top w:val="none" w:sz="0" w:space="0" w:color="auto"/>
                <w:left w:val="none" w:sz="0" w:space="0" w:color="auto"/>
                <w:bottom w:val="none" w:sz="0" w:space="0" w:color="auto"/>
                <w:right w:val="none" w:sz="0" w:space="0" w:color="auto"/>
              </w:divBdr>
            </w:div>
            <w:div w:id="1474906646">
              <w:marLeft w:val="0"/>
              <w:marRight w:val="0"/>
              <w:marTop w:val="0"/>
              <w:marBottom w:val="0"/>
              <w:divBdr>
                <w:top w:val="none" w:sz="0" w:space="0" w:color="auto"/>
                <w:left w:val="none" w:sz="0" w:space="0" w:color="auto"/>
                <w:bottom w:val="none" w:sz="0" w:space="0" w:color="auto"/>
                <w:right w:val="none" w:sz="0" w:space="0" w:color="auto"/>
              </w:divBdr>
            </w:div>
            <w:div w:id="1478452371">
              <w:marLeft w:val="0"/>
              <w:marRight w:val="0"/>
              <w:marTop w:val="0"/>
              <w:marBottom w:val="0"/>
              <w:divBdr>
                <w:top w:val="none" w:sz="0" w:space="0" w:color="auto"/>
                <w:left w:val="none" w:sz="0" w:space="0" w:color="auto"/>
                <w:bottom w:val="none" w:sz="0" w:space="0" w:color="auto"/>
                <w:right w:val="none" w:sz="0" w:space="0" w:color="auto"/>
              </w:divBdr>
            </w:div>
            <w:div w:id="1492598430">
              <w:marLeft w:val="0"/>
              <w:marRight w:val="0"/>
              <w:marTop w:val="480"/>
              <w:marBottom w:val="0"/>
              <w:divBdr>
                <w:top w:val="single" w:sz="6" w:space="0" w:color="auto"/>
                <w:left w:val="single" w:sz="6" w:space="0" w:color="auto"/>
                <w:bottom w:val="single" w:sz="6" w:space="0" w:color="auto"/>
                <w:right w:val="single" w:sz="6" w:space="0" w:color="auto"/>
              </w:divBdr>
            </w:div>
            <w:div w:id="1493908331">
              <w:marLeft w:val="0"/>
              <w:marRight w:val="0"/>
              <w:marTop w:val="0"/>
              <w:marBottom w:val="0"/>
              <w:divBdr>
                <w:top w:val="none" w:sz="0" w:space="0" w:color="auto"/>
                <w:left w:val="none" w:sz="0" w:space="0" w:color="auto"/>
                <w:bottom w:val="none" w:sz="0" w:space="0" w:color="auto"/>
                <w:right w:val="none" w:sz="0" w:space="0" w:color="auto"/>
              </w:divBdr>
            </w:div>
            <w:div w:id="1494712055">
              <w:marLeft w:val="0"/>
              <w:marRight w:val="0"/>
              <w:marTop w:val="0"/>
              <w:marBottom w:val="0"/>
              <w:divBdr>
                <w:top w:val="none" w:sz="0" w:space="0" w:color="auto"/>
                <w:left w:val="none" w:sz="0" w:space="0" w:color="auto"/>
                <w:bottom w:val="none" w:sz="0" w:space="0" w:color="auto"/>
                <w:right w:val="none" w:sz="0" w:space="0" w:color="auto"/>
              </w:divBdr>
            </w:div>
            <w:div w:id="1515220925">
              <w:marLeft w:val="0"/>
              <w:marRight w:val="0"/>
              <w:marTop w:val="0"/>
              <w:marBottom w:val="0"/>
              <w:divBdr>
                <w:top w:val="none" w:sz="0" w:space="0" w:color="auto"/>
                <w:left w:val="none" w:sz="0" w:space="0" w:color="auto"/>
                <w:bottom w:val="none" w:sz="0" w:space="0" w:color="auto"/>
                <w:right w:val="none" w:sz="0" w:space="0" w:color="auto"/>
              </w:divBdr>
            </w:div>
            <w:div w:id="1545170988">
              <w:marLeft w:val="0"/>
              <w:marRight w:val="0"/>
              <w:marTop w:val="0"/>
              <w:marBottom w:val="0"/>
              <w:divBdr>
                <w:top w:val="none" w:sz="0" w:space="0" w:color="auto"/>
                <w:left w:val="none" w:sz="0" w:space="0" w:color="auto"/>
                <w:bottom w:val="none" w:sz="0" w:space="0" w:color="auto"/>
                <w:right w:val="none" w:sz="0" w:space="0" w:color="auto"/>
              </w:divBdr>
            </w:div>
            <w:div w:id="1549149228">
              <w:marLeft w:val="0"/>
              <w:marRight w:val="0"/>
              <w:marTop w:val="0"/>
              <w:marBottom w:val="0"/>
              <w:divBdr>
                <w:top w:val="none" w:sz="0" w:space="0" w:color="auto"/>
                <w:left w:val="none" w:sz="0" w:space="0" w:color="auto"/>
                <w:bottom w:val="none" w:sz="0" w:space="0" w:color="auto"/>
                <w:right w:val="none" w:sz="0" w:space="0" w:color="auto"/>
              </w:divBdr>
            </w:div>
            <w:div w:id="1553036394">
              <w:marLeft w:val="0"/>
              <w:marRight w:val="0"/>
              <w:marTop w:val="0"/>
              <w:marBottom w:val="0"/>
              <w:divBdr>
                <w:top w:val="none" w:sz="0" w:space="0" w:color="auto"/>
                <w:left w:val="none" w:sz="0" w:space="0" w:color="auto"/>
                <w:bottom w:val="none" w:sz="0" w:space="0" w:color="auto"/>
                <w:right w:val="none" w:sz="0" w:space="0" w:color="auto"/>
              </w:divBdr>
            </w:div>
            <w:div w:id="1556743061">
              <w:marLeft w:val="0"/>
              <w:marRight w:val="0"/>
              <w:marTop w:val="0"/>
              <w:marBottom w:val="0"/>
              <w:divBdr>
                <w:top w:val="none" w:sz="0" w:space="0" w:color="auto"/>
                <w:left w:val="none" w:sz="0" w:space="0" w:color="auto"/>
                <w:bottom w:val="none" w:sz="0" w:space="0" w:color="auto"/>
                <w:right w:val="none" w:sz="0" w:space="0" w:color="auto"/>
              </w:divBdr>
            </w:div>
            <w:div w:id="1562667541">
              <w:marLeft w:val="0"/>
              <w:marRight w:val="0"/>
              <w:marTop w:val="0"/>
              <w:marBottom w:val="0"/>
              <w:divBdr>
                <w:top w:val="none" w:sz="0" w:space="0" w:color="auto"/>
                <w:left w:val="none" w:sz="0" w:space="0" w:color="auto"/>
                <w:bottom w:val="none" w:sz="0" w:space="0" w:color="auto"/>
                <w:right w:val="none" w:sz="0" w:space="0" w:color="auto"/>
              </w:divBdr>
            </w:div>
            <w:div w:id="1567060145">
              <w:marLeft w:val="0"/>
              <w:marRight w:val="0"/>
              <w:marTop w:val="0"/>
              <w:marBottom w:val="0"/>
              <w:divBdr>
                <w:top w:val="none" w:sz="0" w:space="0" w:color="auto"/>
                <w:left w:val="none" w:sz="0" w:space="0" w:color="auto"/>
                <w:bottom w:val="none" w:sz="0" w:space="0" w:color="auto"/>
                <w:right w:val="none" w:sz="0" w:space="0" w:color="auto"/>
              </w:divBdr>
            </w:div>
            <w:div w:id="1570337348">
              <w:marLeft w:val="0"/>
              <w:marRight w:val="0"/>
              <w:marTop w:val="0"/>
              <w:marBottom w:val="0"/>
              <w:divBdr>
                <w:top w:val="none" w:sz="0" w:space="0" w:color="auto"/>
                <w:left w:val="none" w:sz="0" w:space="0" w:color="auto"/>
                <w:bottom w:val="none" w:sz="0" w:space="0" w:color="auto"/>
                <w:right w:val="none" w:sz="0" w:space="0" w:color="auto"/>
              </w:divBdr>
            </w:div>
            <w:div w:id="1570463205">
              <w:marLeft w:val="0"/>
              <w:marRight w:val="0"/>
              <w:marTop w:val="0"/>
              <w:marBottom w:val="0"/>
              <w:divBdr>
                <w:top w:val="none" w:sz="0" w:space="0" w:color="auto"/>
                <w:left w:val="none" w:sz="0" w:space="0" w:color="auto"/>
                <w:bottom w:val="none" w:sz="0" w:space="0" w:color="auto"/>
                <w:right w:val="none" w:sz="0" w:space="0" w:color="auto"/>
              </w:divBdr>
            </w:div>
            <w:div w:id="1585726925">
              <w:marLeft w:val="0"/>
              <w:marRight w:val="0"/>
              <w:marTop w:val="480"/>
              <w:marBottom w:val="0"/>
              <w:divBdr>
                <w:top w:val="single" w:sz="6" w:space="0" w:color="auto"/>
                <w:left w:val="single" w:sz="6" w:space="0" w:color="auto"/>
                <w:bottom w:val="single" w:sz="6" w:space="0" w:color="auto"/>
                <w:right w:val="single" w:sz="6" w:space="0" w:color="auto"/>
              </w:divBdr>
            </w:div>
            <w:div w:id="1590427728">
              <w:marLeft w:val="0"/>
              <w:marRight w:val="0"/>
              <w:marTop w:val="0"/>
              <w:marBottom w:val="0"/>
              <w:divBdr>
                <w:top w:val="none" w:sz="0" w:space="0" w:color="auto"/>
                <w:left w:val="none" w:sz="0" w:space="0" w:color="auto"/>
                <w:bottom w:val="none" w:sz="0" w:space="0" w:color="auto"/>
                <w:right w:val="none" w:sz="0" w:space="0" w:color="auto"/>
              </w:divBdr>
            </w:div>
            <w:div w:id="1598442120">
              <w:marLeft w:val="0"/>
              <w:marRight w:val="0"/>
              <w:marTop w:val="0"/>
              <w:marBottom w:val="0"/>
              <w:divBdr>
                <w:top w:val="none" w:sz="0" w:space="0" w:color="auto"/>
                <w:left w:val="none" w:sz="0" w:space="0" w:color="auto"/>
                <w:bottom w:val="none" w:sz="0" w:space="0" w:color="auto"/>
                <w:right w:val="none" w:sz="0" w:space="0" w:color="auto"/>
              </w:divBdr>
            </w:div>
            <w:div w:id="1641838341">
              <w:marLeft w:val="0"/>
              <w:marRight w:val="0"/>
              <w:marTop w:val="0"/>
              <w:marBottom w:val="0"/>
              <w:divBdr>
                <w:top w:val="none" w:sz="0" w:space="0" w:color="auto"/>
                <w:left w:val="none" w:sz="0" w:space="0" w:color="auto"/>
                <w:bottom w:val="none" w:sz="0" w:space="0" w:color="auto"/>
                <w:right w:val="none" w:sz="0" w:space="0" w:color="auto"/>
              </w:divBdr>
            </w:div>
            <w:div w:id="1644776012">
              <w:marLeft w:val="0"/>
              <w:marRight w:val="0"/>
              <w:marTop w:val="0"/>
              <w:marBottom w:val="0"/>
              <w:divBdr>
                <w:top w:val="none" w:sz="0" w:space="0" w:color="auto"/>
                <w:left w:val="none" w:sz="0" w:space="0" w:color="auto"/>
                <w:bottom w:val="none" w:sz="0" w:space="0" w:color="auto"/>
                <w:right w:val="none" w:sz="0" w:space="0" w:color="auto"/>
              </w:divBdr>
            </w:div>
            <w:div w:id="1650092294">
              <w:marLeft w:val="0"/>
              <w:marRight w:val="0"/>
              <w:marTop w:val="0"/>
              <w:marBottom w:val="0"/>
              <w:divBdr>
                <w:top w:val="none" w:sz="0" w:space="0" w:color="auto"/>
                <w:left w:val="none" w:sz="0" w:space="0" w:color="auto"/>
                <w:bottom w:val="none" w:sz="0" w:space="0" w:color="auto"/>
                <w:right w:val="none" w:sz="0" w:space="0" w:color="auto"/>
              </w:divBdr>
            </w:div>
            <w:div w:id="1706635834">
              <w:marLeft w:val="0"/>
              <w:marRight w:val="0"/>
              <w:marTop w:val="0"/>
              <w:marBottom w:val="0"/>
              <w:divBdr>
                <w:top w:val="none" w:sz="0" w:space="0" w:color="auto"/>
                <w:left w:val="none" w:sz="0" w:space="0" w:color="auto"/>
                <w:bottom w:val="none" w:sz="0" w:space="0" w:color="auto"/>
                <w:right w:val="none" w:sz="0" w:space="0" w:color="auto"/>
              </w:divBdr>
            </w:div>
            <w:div w:id="1716001279">
              <w:marLeft w:val="0"/>
              <w:marRight w:val="0"/>
              <w:marTop w:val="0"/>
              <w:marBottom w:val="0"/>
              <w:divBdr>
                <w:top w:val="none" w:sz="0" w:space="0" w:color="auto"/>
                <w:left w:val="none" w:sz="0" w:space="0" w:color="auto"/>
                <w:bottom w:val="none" w:sz="0" w:space="0" w:color="auto"/>
                <w:right w:val="none" w:sz="0" w:space="0" w:color="auto"/>
              </w:divBdr>
            </w:div>
            <w:div w:id="1725904378">
              <w:marLeft w:val="0"/>
              <w:marRight w:val="0"/>
              <w:marTop w:val="0"/>
              <w:marBottom w:val="0"/>
              <w:divBdr>
                <w:top w:val="none" w:sz="0" w:space="0" w:color="auto"/>
                <w:left w:val="none" w:sz="0" w:space="0" w:color="auto"/>
                <w:bottom w:val="none" w:sz="0" w:space="0" w:color="auto"/>
                <w:right w:val="none" w:sz="0" w:space="0" w:color="auto"/>
              </w:divBdr>
            </w:div>
            <w:div w:id="1726219629">
              <w:marLeft w:val="0"/>
              <w:marRight w:val="0"/>
              <w:marTop w:val="0"/>
              <w:marBottom w:val="0"/>
              <w:divBdr>
                <w:top w:val="none" w:sz="0" w:space="0" w:color="auto"/>
                <w:left w:val="none" w:sz="0" w:space="0" w:color="auto"/>
                <w:bottom w:val="none" w:sz="0" w:space="0" w:color="auto"/>
                <w:right w:val="none" w:sz="0" w:space="0" w:color="auto"/>
              </w:divBdr>
            </w:div>
            <w:div w:id="1727797552">
              <w:marLeft w:val="0"/>
              <w:marRight w:val="0"/>
              <w:marTop w:val="0"/>
              <w:marBottom w:val="0"/>
              <w:divBdr>
                <w:top w:val="none" w:sz="0" w:space="0" w:color="auto"/>
                <w:left w:val="none" w:sz="0" w:space="0" w:color="auto"/>
                <w:bottom w:val="none" w:sz="0" w:space="0" w:color="auto"/>
                <w:right w:val="none" w:sz="0" w:space="0" w:color="auto"/>
              </w:divBdr>
            </w:div>
            <w:div w:id="1730767387">
              <w:marLeft w:val="0"/>
              <w:marRight w:val="0"/>
              <w:marTop w:val="0"/>
              <w:marBottom w:val="0"/>
              <w:divBdr>
                <w:top w:val="none" w:sz="0" w:space="0" w:color="auto"/>
                <w:left w:val="none" w:sz="0" w:space="0" w:color="auto"/>
                <w:bottom w:val="none" w:sz="0" w:space="0" w:color="auto"/>
                <w:right w:val="none" w:sz="0" w:space="0" w:color="auto"/>
              </w:divBdr>
            </w:div>
            <w:div w:id="1732146426">
              <w:marLeft w:val="0"/>
              <w:marRight w:val="0"/>
              <w:marTop w:val="0"/>
              <w:marBottom w:val="0"/>
              <w:divBdr>
                <w:top w:val="none" w:sz="0" w:space="0" w:color="auto"/>
                <w:left w:val="none" w:sz="0" w:space="0" w:color="auto"/>
                <w:bottom w:val="none" w:sz="0" w:space="0" w:color="auto"/>
                <w:right w:val="none" w:sz="0" w:space="0" w:color="auto"/>
              </w:divBdr>
            </w:div>
            <w:div w:id="1732146930">
              <w:marLeft w:val="0"/>
              <w:marRight w:val="0"/>
              <w:marTop w:val="0"/>
              <w:marBottom w:val="0"/>
              <w:divBdr>
                <w:top w:val="none" w:sz="0" w:space="0" w:color="auto"/>
                <w:left w:val="none" w:sz="0" w:space="0" w:color="auto"/>
                <w:bottom w:val="none" w:sz="0" w:space="0" w:color="auto"/>
                <w:right w:val="none" w:sz="0" w:space="0" w:color="auto"/>
              </w:divBdr>
            </w:div>
            <w:div w:id="1736735831">
              <w:marLeft w:val="0"/>
              <w:marRight w:val="0"/>
              <w:marTop w:val="0"/>
              <w:marBottom w:val="0"/>
              <w:divBdr>
                <w:top w:val="none" w:sz="0" w:space="0" w:color="auto"/>
                <w:left w:val="none" w:sz="0" w:space="0" w:color="auto"/>
                <w:bottom w:val="none" w:sz="0" w:space="0" w:color="auto"/>
                <w:right w:val="none" w:sz="0" w:space="0" w:color="auto"/>
              </w:divBdr>
            </w:div>
            <w:div w:id="1747066486">
              <w:marLeft w:val="0"/>
              <w:marRight w:val="0"/>
              <w:marTop w:val="0"/>
              <w:marBottom w:val="0"/>
              <w:divBdr>
                <w:top w:val="none" w:sz="0" w:space="0" w:color="auto"/>
                <w:left w:val="none" w:sz="0" w:space="0" w:color="auto"/>
                <w:bottom w:val="none" w:sz="0" w:space="0" w:color="auto"/>
                <w:right w:val="none" w:sz="0" w:space="0" w:color="auto"/>
              </w:divBdr>
            </w:div>
            <w:div w:id="1751197638">
              <w:marLeft w:val="0"/>
              <w:marRight w:val="0"/>
              <w:marTop w:val="0"/>
              <w:marBottom w:val="0"/>
              <w:divBdr>
                <w:top w:val="none" w:sz="0" w:space="0" w:color="auto"/>
                <w:left w:val="none" w:sz="0" w:space="0" w:color="auto"/>
                <w:bottom w:val="none" w:sz="0" w:space="0" w:color="auto"/>
                <w:right w:val="none" w:sz="0" w:space="0" w:color="auto"/>
              </w:divBdr>
            </w:div>
            <w:div w:id="1761830218">
              <w:marLeft w:val="0"/>
              <w:marRight w:val="0"/>
              <w:marTop w:val="0"/>
              <w:marBottom w:val="0"/>
              <w:divBdr>
                <w:top w:val="none" w:sz="0" w:space="0" w:color="auto"/>
                <w:left w:val="none" w:sz="0" w:space="0" w:color="auto"/>
                <w:bottom w:val="none" w:sz="0" w:space="0" w:color="auto"/>
                <w:right w:val="none" w:sz="0" w:space="0" w:color="auto"/>
              </w:divBdr>
            </w:div>
            <w:div w:id="1769425201">
              <w:marLeft w:val="0"/>
              <w:marRight w:val="0"/>
              <w:marTop w:val="0"/>
              <w:marBottom w:val="0"/>
              <w:divBdr>
                <w:top w:val="none" w:sz="0" w:space="0" w:color="auto"/>
                <w:left w:val="none" w:sz="0" w:space="0" w:color="auto"/>
                <w:bottom w:val="none" w:sz="0" w:space="0" w:color="auto"/>
                <w:right w:val="none" w:sz="0" w:space="0" w:color="auto"/>
              </w:divBdr>
            </w:div>
            <w:div w:id="1803692277">
              <w:marLeft w:val="0"/>
              <w:marRight w:val="0"/>
              <w:marTop w:val="0"/>
              <w:marBottom w:val="0"/>
              <w:divBdr>
                <w:top w:val="none" w:sz="0" w:space="0" w:color="auto"/>
                <w:left w:val="none" w:sz="0" w:space="0" w:color="auto"/>
                <w:bottom w:val="none" w:sz="0" w:space="0" w:color="auto"/>
                <w:right w:val="none" w:sz="0" w:space="0" w:color="auto"/>
              </w:divBdr>
            </w:div>
            <w:div w:id="1812088653">
              <w:marLeft w:val="0"/>
              <w:marRight w:val="0"/>
              <w:marTop w:val="0"/>
              <w:marBottom w:val="0"/>
              <w:divBdr>
                <w:top w:val="none" w:sz="0" w:space="0" w:color="auto"/>
                <w:left w:val="none" w:sz="0" w:space="0" w:color="auto"/>
                <w:bottom w:val="none" w:sz="0" w:space="0" w:color="auto"/>
                <w:right w:val="none" w:sz="0" w:space="0" w:color="auto"/>
              </w:divBdr>
            </w:div>
            <w:div w:id="1817529871">
              <w:marLeft w:val="0"/>
              <w:marRight w:val="0"/>
              <w:marTop w:val="0"/>
              <w:marBottom w:val="0"/>
              <w:divBdr>
                <w:top w:val="none" w:sz="0" w:space="0" w:color="auto"/>
                <w:left w:val="none" w:sz="0" w:space="0" w:color="auto"/>
                <w:bottom w:val="none" w:sz="0" w:space="0" w:color="auto"/>
                <w:right w:val="none" w:sz="0" w:space="0" w:color="auto"/>
              </w:divBdr>
            </w:div>
            <w:div w:id="1823035278">
              <w:marLeft w:val="0"/>
              <w:marRight w:val="0"/>
              <w:marTop w:val="0"/>
              <w:marBottom w:val="0"/>
              <w:divBdr>
                <w:top w:val="none" w:sz="0" w:space="0" w:color="auto"/>
                <w:left w:val="none" w:sz="0" w:space="0" w:color="auto"/>
                <w:bottom w:val="none" w:sz="0" w:space="0" w:color="auto"/>
                <w:right w:val="none" w:sz="0" w:space="0" w:color="auto"/>
              </w:divBdr>
            </w:div>
            <w:div w:id="1853569164">
              <w:marLeft w:val="0"/>
              <w:marRight w:val="0"/>
              <w:marTop w:val="0"/>
              <w:marBottom w:val="0"/>
              <w:divBdr>
                <w:top w:val="none" w:sz="0" w:space="0" w:color="auto"/>
                <w:left w:val="none" w:sz="0" w:space="0" w:color="auto"/>
                <w:bottom w:val="none" w:sz="0" w:space="0" w:color="auto"/>
                <w:right w:val="none" w:sz="0" w:space="0" w:color="auto"/>
              </w:divBdr>
            </w:div>
            <w:div w:id="1857498768">
              <w:marLeft w:val="0"/>
              <w:marRight w:val="0"/>
              <w:marTop w:val="0"/>
              <w:marBottom w:val="0"/>
              <w:divBdr>
                <w:top w:val="none" w:sz="0" w:space="0" w:color="auto"/>
                <w:left w:val="none" w:sz="0" w:space="0" w:color="auto"/>
                <w:bottom w:val="none" w:sz="0" w:space="0" w:color="auto"/>
                <w:right w:val="none" w:sz="0" w:space="0" w:color="auto"/>
              </w:divBdr>
            </w:div>
            <w:div w:id="1879270024">
              <w:marLeft w:val="0"/>
              <w:marRight w:val="0"/>
              <w:marTop w:val="0"/>
              <w:marBottom w:val="0"/>
              <w:divBdr>
                <w:top w:val="none" w:sz="0" w:space="0" w:color="auto"/>
                <w:left w:val="none" w:sz="0" w:space="0" w:color="auto"/>
                <w:bottom w:val="none" w:sz="0" w:space="0" w:color="auto"/>
                <w:right w:val="none" w:sz="0" w:space="0" w:color="auto"/>
              </w:divBdr>
            </w:div>
            <w:div w:id="1880044364">
              <w:marLeft w:val="0"/>
              <w:marRight w:val="0"/>
              <w:marTop w:val="0"/>
              <w:marBottom w:val="0"/>
              <w:divBdr>
                <w:top w:val="none" w:sz="0" w:space="0" w:color="auto"/>
                <w:left w:val="none" w:sz="0" w:space="0" w:color="auto"/>
                <w:bottom w:val="none" w:sz="0" w:space="0" w:color="auto"/>
                <w:right w:val="none" w:sz="0" w:space="0" w:color="auto"/>
              </w:divBdr>
            </w:div>
            <w:div w:id="1881701136">
              <w:marLeft w:val="0"/>
              <w:marRight w:val="0"/>
              <w:marTop w:val="0"/>
              <w:marBottom w:val="0"/>
              <w:divBdr>
                <w:top w:val="none" w:sz="0" w:space="0" w:color="auto"/>
                <w:left w:val="none" w:sz="0" w:space="0" w:color="auto"/>
                <w:bottom w:val="none" w:sz="0" w:space="0" w:color="auto"/>
                <w:right w:val="none" w:sz="0" w:space="0" w:color="auto"/>
              </w:divBdr>
            </w:div>
            <w:div w:id="1884171368">
              <w:marLeft w:val="0"/>
              <w:marRight w:val="0"/>
              <w:marTop w:val="0"/>
              <w:marBottom w:val="0"/>
              <w:divBdr>
                <w:top w:val="none" w:sz="0" w:space="0" w:color="auto"/>
                <w:left w:val="none" w:sz="0" w:space="0" w:color="auto"/>
                <w:bottom w:val="none" w:sz="0" w:space="0" w:color="auto"/>
                <w:right w:val="none" w:sz="0" w:space="0" w:color="auto"/>
              </w:divBdr>
            </w:div>
            <w:div w:id="1898398423">
              <w:marLeft w:val="0"/>
              <w:marRight w:val="0"/>
              <w:marTop w:val="0"/>
              <w:marBottom w:val="0"/>
              <w:divBdr>
                <w:top w:val="none" w:sz="0" w:space="0" w:color="auto"/>
                <w:left w:val="none" w:sz="0" w:space="0" w:color="auto"/>
                <w:bottom w:val="none" w:sz="0" w:space="0" w:color="auto"/>
                <w:right w:val="none" w:sz="0" w:space="0" w:color="auto"/>
              </w:divBdr>
            </w:div>
            <w:div w:id="1922717842">
              <w:marLeft w:val="0"/>
              <w:marRight w:val="0"/>
              <w:marTop w:val="480"/>
              <w:marBottom w:val="0"/>
              <w:divBdr>
                <w:top w:val="single" w:sz="6" w:space="0" w:color="auto"/>
                <w:left w:val="single" w:sz="6" w:space="0" w:color="auto"/>
                <w:bottom w:val="single" w:sz="6" w:space="0" w:color="auto"/>
                <w:right w:val="single" w:sz="6" w:space="0" w:color="auto"/>
              </w:divBdr>
            </w:div>
            <w:div w:id="1949043536">
              <w:marLeft w:val="0"/>
              <w:marRight w:val="0"/>
              <w:marTop w:val="0"/>
              <w:marBottom w:val="0"/>
              <w:divBdr>
                <w:top w:val="none" w:sz="0" w:space="0" w:color="auto"/>
                <w:left w:val="none" w:sz="0" w:space="0" w:color="auto"/>
                <w:bottom w:val="none" w:sz="0" w:space="0" w:color="auto"/>
                <w:right w:val="none" w:sz="0" w:space="0" w:color="auto"/>
              </w:divBdr>
            </w:div>
            <w:div w:id="1962493701">
              <w:marLeft w:val="0"/>
              <w:marRight w:val="0"/>
              <w:marTop w:val="0"/>
              <w:marBottom w:val="0"/>
              <w:divBdr>
                <w:top w:val="none" w:sz="0" w:space="0" w:color="auto"/>
                <w:left w:val="none" w:sz="0" w:space="0" w:color="auto"/>
                <w:bottom w:val="none" w:sz="0" w:space="0" w:color="auto"/>
                <w:right w:val="none" w:sz="0" w:space="0" w:color="auto"/>
              </w:divBdr>
            </w:div>
            <w:div w:id="1965766245">
              <w:marLeft w:val="0"/>
              <w:marRight w:val="0"/>
              <w:marTop w:val="0"/>
              <w:marBottom w:val="0"/>
              <w:divBdr>
                <w:top w:val="none" w:sz="0" w:space="0" w:color="auto"/>
                <w:left w:val="none" w:sz="0" w:space="0" w:color="auto"/>
                <w:bottom w:val="none" w:sz="0" w:space="0" w:color="auto"/>
                <w:right w:val="none" w:sz="0" w:space="0" w:color="auto"/>
              </w:divBdr>
            </w:div>
            <w:div w:id="1975870246">
              <w:marLeft w:val="0"/>
              <w:marRight w:val="0"/>
              <w:marTop w:val="0"/>
              <w:marBottom w:val="0"/>
              <w:divBdr>
                <w:top w:val="none" w:sz="0" w:space="0" w:color="auto"/>
                <w:left w:val="none" w:sz="0" w:space="0" w:color="auto"/>
                <w:bottom w:val="none" w:sz="0" w:space="0" w:color="auto"/>
                <w:right w:val="none" w:sz="0" w:space="0" w:color="auto"/>
              </w:divBdr>
            </w:div>
            <w:div w:id="1979528552">
              <w:marLeft w:val="0"/>
              <w:marRight w:val="0"/>
              <w:marTop w:val="0"/>
              <w:marBottom w:val="0"/>
              <w:divBdr>
                <w:top w:val="none" w:sz="0" w:space="0" w:color="auto"/>
                <w:left w:val="none" w:sz="0" w:space="0" w:color="auto"/>
                <w:bottom w:val="none" w:sz="0" w:space="0" w:color="auto"/>
                <w:right w:val="none" w:sz="0" w:space="0" w:color="auto"/>
              </w:divBdr>
            </w:div>
            <w:div w:id="1985768677">
              <w:marLeft w:val="0"/>
              <w:marRight w:val="0"/>
              <w:marTop w:val="0"/>
              <w:marBottom w:val="0"/>
              <w:divBdr>
                <w:top w:val="none" w:sz="0" w:space="0" w:color="auto"/>
                <w:left w:val="none" w:sz="0" w:space="0" w:color="auto"/>
                <w:bottom w:val="none" w:sz="0" w:space="0" w:color="auto"/>
                <w:right w:val="none" w:sz="0" w:space="0" w:color="auto"/>
              </w:divBdr>
            </w:div>
            <w:div w:id="1991592755">
              <w:marLeft w:val="0"/>
              <w:marRight w:val="0"/>
              <w:marTop w:val="0"/>
              <w:marBottom w:val="0"/>
              <w:divBdr>
                <w:top w:val="none" w:sz="0" w:space="0" w:color="auto"/>
                <w:left w:val="none" w:sz="0" w:space="0" w:color="auto"/>
                <w:bottom w:val="none" w:sz="0" w:space="0" w:color="auto"/>
                <w:right w:val="none" w:sz="0" w:space="0" w:color="auto"/>
              </w:divBdr>
            </w:div>
            <w:div w:id="1994530718">
              <w:marLeft w:val="0"/>
              <w:marRight w:val="0"/>
              <w:marTop w:val="0"/>
              <w:marBottom w:val="0"/>
              <w:divBdr>
                <w:top w:val="none" w:sz="0" w:space="0" w:color="auto"/>
                <w:left w:val="none" w:sz="0" w:space="0" w:color="auto"/>
                <w:bottom w:val="none" w:sz="0" w:space="0" w:color="auto"/>
                <w:right w:val="none" w:sz="0" w:space="0" w:color="auto"/>
              </w:divBdr>
            </w:div>
            <w:div w:id="2001276235">
              <w:marLeft w:val="0"/>
              <w:marRight w:val="0"/>
              <w:marTop w:val="0"/>
              <w:marBottom w:val="0"/>
              <w:divBdr>
                <w:top w:val="none" w:sz="0" w:space="0" w:color="auto"/>
                <w:left w:val="none" w:sz="0" w:space="0" w:color="auto"/>
                <w:bottom w:val="none" w:sz="0" w:space="0" w:color="auto"/>
                <w:right w:val="none" w:sz="0" w:space="0" w:color="auto"/>
              </w:divBdr>
            </w:div>
            <w:div w:id="2015301762">
              <w:marLeft w:val="0"/>
              <w:marRight w:val="0"/>
              <w:marTop w:val="0"/>
              <w:marBottom w:val="0"/>
              <w:divBdr>
                <w:top w:val="none" w:sz="0" w:space="0" w:color="auto"/>
                <w:left w:val="none" w:sz="0" w:space="0" w:color="auto"/>
                <w:bottom w:val="none" w:sz="0" w:space="0" w:color="auto"/>
                <w:right w:val="none" w:sz="0" w:space="0" w:color="auto"/>
              </w:divBdr>
            </w:div>
            <w:div w:id="2043357594">
              <w:marLeft w:val="0"/>
              <w:marRight w:val="0"/>
              <w:marTop w:val="0"/>
              <w:marBottom w:val="0"/>
              <w:divBdr>
                <w:top w:val="none" w:sz="0" w:space="0" w:color="auto"/>
                <w:left w:val="none" w:sz="0" w:space="0" w:color="auto"/>
                <w:bottom w:val="none" w:sz="0" w:space="0" w:color="auto"/>
                <w:right w:val="none" w:sz="0" w:space="0" w:color="auto"/>
              </w:divBdr>
            </w:div>
            <w:div w:id="2043700366">
              <w:marLeft w:val="0"/>
              <w:marRight w:val="0"/>
              <w:marTop w:val="0"/>
              <w:marBottom w:val="0"/>
              <w:divBdr>
                <w:top w:val="none" w:sz="0" w:space="0" w:color="auto"/>
                <w:left w:val="none" w:sz="0" w:space="0" w:color="auto"/>
                <w:bottom w:val="none" w:sz="0" w:space="0" w:color="auto"/>
                <w:right w:val="none" w:sz="0" w:space="0" w:color="auto"/>
              </w:divBdr>
            </w:div>
            <w:div w:id="2050915706">
              <w:marLeft w:val="0"/>
              <w:marRight w:val="0"/>
              <w:marTop w:val="0"/>
              <w:marBottom w:val="0"/>
              <w:divBdr>
                <w:top w:val="none" w:sz="0" w:space="0" w:color="auto"/>
                <w:left w:val="none" w:sz="0" w:space="0" w:color="auto"/>
                <w:bottom w:val="none" w:sz="0" w:space="0" w:color="auto"/>
                <w:right w:val="none" w:sz="0" w:space="0" w:color="auto"/>
              </w:divBdr>
            </w:div>
            <w:div w:id="2053069696">
              <w:marLeft w:val="0"/>
              <w:marRight w:val="0"/>
              <w:marTop w:val="0"/>
              <w:marBottom w:val="0"/>
              <w:divBdr>
                <w:top w:val="none" w:sz="0" w:space="0" w:color="auto"/>
                <w:left w:val="none" w:sz="0" w:space="0" w:color="auto"/>
                <w:bottom w:val="none" w:sz="0" w:space="0" w:color="auto"/>
                <w:right w:val="none" w:sz="0" w:space="0" w:color="auto"/>
              </w:divBdr>
            </w:div>
            <w:div w:id="2073692264">
              <w:marLeft w:val="0"/>
              <w:marRight w:val="0"/>
              <w:marTop w:val="0"/>
              <w:marBottom w:val="0"/>
              <w:divBdr>
                <w:top w:val="none" w:sz="0" w:space="0" w:color="auto"/>
                <w:left w:val="none" w:sz="0" w:space="0" w:color="auto"/>
                <w:bottom w:val="none" w:sz="0" w:space="0" w:color="auto"/>
                <w:right w:val="none" w:sz="0" w:space="0" w:color="auto"/>
              </w:divBdr>
            </w:div>
            <w:div w:id="2091196346">
              <w:marLeft w:val="0"/>
              <w:marRight w:val="0"/>
              <w:marTop w:val="0"/>
              <w:marBottom w:val="0"/>
              <w:divBdr>
                <w:top w:val="none" w:sz="0" w:space="0" w:color="auto"/>
                <w:left w:val="none" w:sz="0" w:space="0" w:color="auto"/>
                <w:bottom w:val="none" w:sz="0" w:space="0" w:color="auto"/>
                <w:right w:val="none" w:sz="0" w:space="0" w:color="auto"/>
              </w:divBdr>
            </w:div>
            <w:div w:id="2098550784">
              <w:marLeft w:val="0"/>
              <w:marRight w:val="0"/>
              <w:marTop w:val="0"/>
              <w:marBottom w:val="0"/>
              <w:divBdr>
                <w:top w:val="none" w:sz="0" w:space="0" w:color="auto"/>
                <w:left w:val="none" w:sz="0" w:space="0" w:color="auto"/>
                <w:bottom w:val="none" w:sz="0" w:space="0" w:color="auto"/>
                <w:right w:val="none" w:sz="0" w:space="0" w:color="auto"/>
              </w:divBdr>
            </w:div>
            <w:div w:id="2098744335">
              <w:marLeft w:val="0"/>
              <w:marRight w:val="0"/>
              <w:marTop w:val="0"/>
              <w:marBottom w:val="0"/>
              <w:divBdr>
                <w:top w:val="none" w:sz="0" w:space="0" w:color="auto"/>
                <w:left w:val="none" w:sz="0" w:space="0" w:color="auto"/>
                <w:bottom w:val="none" w:sz="0" w:space="0" w:color="auto"/>
                <w:right w:val="none" w:sz="0" w:space="0" w:color="auto"/>
              </w:divBdr>
            </w:div>
            <w:div w:id="2109307061">
              <w:marLeft w:val="0"/>
              <w:marRight w:val="0"/>
              <w:marTop w:val="0"/>
              <w:marBottom w:val="0"/>
              <w:divBdr>
                <w:top w:val="none" w:sz="0" w:space="0" w:color="auto"/>
                <w:left w:val="none" w:sz="0" w:space="0" w:color="auto"/>
                <w:bottom w:val="none" w:sz="0" w:space="0" w:color="auto"/>
                <w:right w:val="none" w:sz="0" w:space="0" w:color="auto"/>
              </w:divBdr>
            </w:div>
            <w:div w:id="21407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4967">
      <w:bodyDiv w:val="1"/>
      <w:marLeft w:val="0"/>
      <w:marRight w:val="0"/>
      <w:marTop w:val="0"/>
      <w:marBottom w:val="0"/>
      <w:divBdr>
        <w:top w:val="none" w:sz="0" w:space="0" w:color="auto"/>
        <w:left w:val="none" w:sz="0" w:space="0" w:color="auto"/>
        <w:bottom w:val="none" w:sz="0" w:space="0" w:color="auto"/>
        <w:right w:val="none" w:sz="0" w:space="0" w:color="auto"/>
      </w:divBdr>
      <w:divsChild>
        <w:div w:id="402023020">
          <w:marLeft w:val="0"/>
          <w:marRight w:val="0"/>
          <w:marTop w:val="0"/>
          <w:marBottom w:val="0"/>
          <w:divBdr>
            <w:top w:val="none" w:sz="0" w:space="0" w:color="auto"/>
            <w:left w:val="none" w:sz="0" w:space="0" w:color="auto"/>
            <w:bottom w:val="none" w:sz="0" w:space="0" w:color="auto"/>
            <w:right w:val="none" w:sz="0" w:space="0" w:color="auto"/>
          </w:divBdr>
          <w:divsChild>
            <w:div w:id="1062824227">
              <w:marLeft w:val="0"/>
              <w:marRight w:val="0"/>
              <w:marTop w:val="0"/>
              <w:marBottom w:val="0"/>
              <w:divBdr>
                <w:top w:val="none" w:sz="0" w:space="0" w:color="auto"/>
                <w:left w:val="none" w:sz="0" w:space="0" w:color="auto"/>
                <w:bottom w:val="none" w:sz="0" w:space="0" w:color="auto"/>
                <w:right w:val="none" w:sz="0" w:space="0" w:color="auto"/>
              </w:divBdr>
            </w:div>
          </w:divsChild>
        </w:div>
        <w:div w:id="480464334">
          <w:marLeft w:val="0"/>
          <w:marRight w:val="0"/>
          <w:marTop w:val="0"/>
          <w:marBottom w:val="0"/>
          <w:divBdr>
            <w:top w:val="none" w:sz="0" w:space="0" w:color="auto"/>
            <w:left w:val="none" w:sz="0" w:space="0" w:color="auto"/>
            <w:bottom w:val="none" w:sz="0" w:space="0" w:color="auto"/>
            <w:right w:val="none" w:sz="0" w:space="0" w:color="auto"/>
          </w:divBdr>
          <w:divsChild>
            <w:div w:id="548098">
              <w:marLeft w:val="0"/>
              <w:marRight w:val="0"/>
              <w:marTop w:val="0"/>
              <w:marBottom w:val="0"/>
              <w:divBdr>
                <w:top w:val="none" w:sz="0" w:space="0" w:color="auto"/>
                <w:left w:val="none" w:sz="0" w:space="0" w:color="auto"/>
                <w:bottom w:val="none" w:sz="0" w:space="0" w:color="auto"/>
                <w:right w:val="none" w:sz="0" w:space="0" w:color="auto"/>
              </w:divBdr>
            </w:div>
            <w:div w:id="59443378">
              <w:marLeft w:val="0"/>
              <w:marRight w:val="0"/>
              <w:marTop w:val="0"/>
              <w:marBottom w:val="0"/>
              <w:divBdr>
                <w:top w:val="none" w:sz="0" w:space="0" w:color="auto"/>
                <w:left w:val="none" w:sz="0" w:space="0" w:color="auto"/>
                <w:bottom w:val="none" w:sz="0" w:space="0" w:color="auto"/>
                <w:right w:val="none" w:sz="0" w:space="0" w:color="auto"/>
              </w:divBdr>
            </w:div>
            <w:div w:id="147942922">
              <w:marLeft w:val="0"/>
              <w:marRight w:val="0"/>
              <w:marTop w:val="0"/>
              <w:marBottom w:val="0"/>
              <w:divBdr>
                <w:top w:val="none" w:sz="0" w:space="0" w:color="auto"/>
                <w:left w:val="none" w:sz="0" w:space="0" w:color="auto"/>
                <w:bottom w:val="none" w:sz="0" w:space="0" w:color="auto"/>
                <w:right w:val="none" w:sz="0" w:space="0" w:color="auto"/>
              </w:divBdr>
            </w:div>
            <w:div w:id="270750482">
              <w:marLeft w:val="0"/>
              <w:marRight w:val="0"/>
              <w:marTop w:val="0"/>
              <w:marBottom w:val="0"/>
              <w:divBdr>
                <w:top w:val="none" w:sz="0" w:space="0" w:color="auto"/>
                <w:left w:val="none" w:sz="0" w:space="0" w:color="auto"/>
                <w:bottom w:val="none" w:sz="0" w:space="0" w:color="auto"/>
                <w:right w:val="none" w:sz="0" w:space="0" w:color="auto"/>
              </w:divBdr>
            </w:div>
            <w:div w:id="300160826">
              <w:marLeft w:val="0"/>
              <w:marRight w:val="0"/>
              <w:marTop w:val="0"/>
              <w:marBottom w:val="0"/>
              <w:divBdr>
                <w:top w:val="none" w:sz="0" w:space="0" w:color="auto"/>
                <w:left w:val="none" w:sz="0" w:space="0" w:color="auto"/>
                <w:bottom w:val="none" w:sz="0" w:space="0" w:color="auto"/>
                <w:right w:val="none" w:sz="0" w:space="0" w:color="auto"/>
              </w:divBdr>
            </w:div>
            <w:div w:id="319700038">
              <w:marLeft w:val="0"/>
              <w:marRight w:val="0"/>
              <w:marTop w:val="0"/>
              <w:marBottom w:val="0"/>
              <w:divBdr>
                <w:top w:val="none" w:sz="0" w:space="0" w:color="auto"/>
                <w:left w:val="none" w:sz="0" w:space="0" w:color="auto"/>
                <w:bottom w:val="none" w:sz="0" w:space="0" w:color="auto"/>
                <w:right w:val="none" w:sz="0" w:space="0" w:color="auto"/>
              </w:divBdr>
            </w:div>
            <w:div w:id="371656373">
              <w:marLeft w:val="0"/>
              <w:marRight w:val="0"/>
              <w:marTop w:val="0"/>
              <w:marBottom w:val="0"/>
              <w:divBdr>
                <w:top w:val="none" w:sz="0" w:space="0" w:color="auto"/>
                <w:left w:val="none" w:sz="0" w:space="0" w:color="auto"/>
                <w:bottom w:val="none" w:sz="0" w:space="0" w:color="auto"/>
                <w:right w:val="none" w:sz="0" w:space="0" w:color="auto"/>
              </w:divBdr>
            </w:div>
            <w:div w:id="413087122">
              <w:marLeft w:val="0"/>
              <w:marRight w:val="0"/>
              <w:marTop w:val="0"/>
              <w:marBottom w:val="0"/>
              <w:divBdr>
                <w:top w:val="none" w:sz="0" w:space="0" w:color="auto"/>
                <w:left w:val="none" w:sz="0" w:space="0" w:color="auto"/>
                <w:bottom w:val="none" w:sz="0" w:space="0" w:color="auto"/>
                <w:right w:val="none" w:sz="0" w:space="0" w:color="auto"/>
              </w:divBdr>
            </w:div>
            <w:div w:id="432089287">
              <w:marLeft w:val="0"/>
              <w:marRight w:val="0"/>
              <w:marTop w:val="0"/>
              <w:marBottom w:val="0"/>
              <w:divBdr>
                <w:top w:val="none" w:sz="0" w:space="0" w:color="auto"/>
                <w:left w:val="none" w:sz="0" w:space="0" w:color="auto"/>
                <w:bottom w:val="none" w:sz="0" w:space="0" w:color="auto"/>
                <w:right w:val="none" w:sz="0" w:space="0" w:color="auto"/>
              </w:divBdr>
            </w:div>
            <w:div w:id="749814472">
              <w:marLeft w:val="0"/>
              <w:marRight w:val="0"/>
              <w:marTop w:val="0"/>
              <w:marBottom w:val="0"/>
              <w:divBdr>
                <w:top w:val="none" w:sz="0" w:space="0" w:color="auto"/>
                <w:left w:val="none" w:sz="0" w:space="0" w:color="auto"/>
                <w:bottom w:val="none" w:sz="0" w:space="0" w:color="auto"/>
                <w:right w:val="none" w:sz="0" w:space="0" w:color="auto"/>
              </w:divBdr>
            </w:div>
            <w:div w:id="781532401">
              <w:marLeft w:val="0"/>
              <w:marRight w:val="0"/>
              <w:marTop w:val="0"/>
              <w:marBottom w:val="0"/>
              <w:divBdr>
                <w:top w:val="none" w:sz="0" w:space="0" w:color="auto"/>
                <w:left w:val="none" w:sz="0" w:space="0" w:color="auto"/>
                <w:bottom w:val="none" w:sz="0" w:space="0" w:color="auto"/>
                <w:right w:val="none" w:sz="0" w:space="0" w:color="auto"/>
              </w:divBdr>
            </w:div>
            <w:div w:id="802624294">
              <w:marLeft w:val="0"/>
              <w:marRight w:val="0"/>
              <w:marTop w:val="0"/>
              <w:marBottom w:val="0"/>
              <w:divBdr>
                <w:top w:val="none" w:sz="0" w:space="0" w:color="auto"/>
                <w:left w:val="none" w:sz="0" w:space="0" w:color="auto"/>
                <w:bottom w:val="none" w:sz="0" w:space="0" w:color="auto"/>
                <w:right w:val="none" w:sz="0" w:space="0" w:color="auto"/>
              </w:divBdr>
            </w:div>
            <w:div w:id="807550250">
              <w:marLeft w:val="0"/>
              <w:marRight w:val="0"/>
              <w:marTop w:val="0"/>
              <w:marBottom w:val="0"/>
              <w:divBdr>
                <w:top w:val="none" w:sz="0" w:space="0" w:color="auto"/>
                <w:left w:val="none" w:sz="0" w:space="0" w:color="auto"/>
                <w:bottom w:val="none" w:sz="0" w:space="0" w:color="auto"/>
                <w:right w:val="none" w:sz="0" w:space="0" w:color="auto"/>
              </w:divBdr>
            </w:div>
            <w:div w:id="847984439">
              <w:marLeft w:val="0"/>
              <w:marRight w:val="0"/>
              <w:marTop w:val="0"/>
              <w:marBottom w:val="0"/>
              <w:divBdr>
                <w:top w:val="none" w:sz="0" w:space="0" w:color="auto"/>
                <w:left w:val="none" w:sz="0" w:space="0" w:color="auto"/>
                <w:bottom w:val="none" w:sz="0" w:space="0" w:color="auto"/>
                <w:right w:val="none" w:sz="0" w:space="0" w:color="auto"/>
              </w:divBdr>
            </w:div>
            <w:div w:id="868838377">
              <w:marLeft w:val="0"/>
              <w:marRight w:val="0"/>
              <w:marTop w:val="0"/>
              <w:marBottom w:val="0"/>
              <w:divBdr>
                <w:top w:val="none" w:sz="0" w:space="0" w:color="auto"/>
                <w:left w:val="none" w:sz="0" w:space="0" w:color="auto"/>
                <w:bottom w:val="none" w:sz="0" w:space="0" w:color="auto"/>
                <w:right w:val="none" w:sz="0" w:space="0" w:color="auto"/>
              </w:divBdr>
            </w:div>
            <w:div w:id="918825479">
              <w:marLeft w:val="0"/>
              <w:marRight w:val="0"/>
              <w:marTop w:val="0"/>
              <w:marBottom w:val="0"/>
              <w:divBdr>
                <w:top w:val="none" w:sz="0" w:space="0" w:color="auto"/>
                <w:left w:val="none" w:sz="0" w:space="0" w:color="auto"/>
                <w:bottom w:val="none" w:sz="0" w:space="0" w:color="auto"/>
                <w:right w:val="none" w:sz="0" w:space="0" w:color="auto"/>
              </w:divBdr>
            </w:div>
            <w:div w:id="956057930">
              <w:marLeft w:val="0"/>
              <w:marRight w:val="0"/>
              <w:marTop w:val="0"/>
              <w:marBottom w:val="0"/>
              <w:divBdr>
                <w:top w:val="none" w:sz="0" w:space="0" w:color="auto"/>
                <w:left w:val="none" w:sz="0" w:space="0" w:color="auto"/>
                <w:bottom w:val="none" w:sz="0" w:space="0" w:color="auto"/>
                <w:right w:val="none" w:sz="0" w:space="0" w:color="auto"/>
              </w:divBdr>
            </w:div>
            <w:div w:id="1580754108">
              <w:marLeft w:val="0"/>
              <w:marRight w:val="0"/>
              <w:marTop w:val="0"/>
              <w:marBottom w:val="0"/>
              <w:divBdr>
                <w:top w:val="none" w:sz="0" w:space="0" w:color="auto"/>
                <w:left w:val="none" w:sz="0" w:space="0" w:color="auto"/>
                <w:bottom w:val="none" w:sz="0" w:space="0" w:color="auto"/>
                <w:right w:val="none" w:sz="0" w:space="0" w:color="auto"/>
              </w:divBdr>
            </w:div>
            <w:div w:id="1606964733">
              <w:marLeft w:val="0"/>
              <w:marRight w:val="0"/>
              <w:marTop w:val="0"/>
              <w:marBottom w:val="0"/>
              <w:divBdr>
                <w:top w:val="none" w:sz="0" w:space="0" w:color="auto"/>
                <w:left w:val="none" w:sz="0" w:space="0" w:color="auto"/>
                <w:bottom w:val="none" w:sz="0" w:space="0" w:color="auto"/>
                <w:right w:val="none" w:sz="0" w:space="0" w:color="auto"/>
              </w:divBdr>
            </w:div>
            <w:div w:id="1671061597">
              <w:marLeft w:val="0"/>
              <w:marRight w:val="0"/>
              <w:marTop w:val="0"/>
              <w:marBottom w:val="0"/>
              <w:divBdr>
                <w:top w:val="none" w:sz="0" w:space="0" w:color="auto"/>
                <w:left w:val="none" w:sz="0" w:space="0" w:color="auto"/>
                <w:bottom w:val="none" w:sz="0" w:space="0" w:color="auto"/>
                <w:right w:val="none" w:sz="0" w:space="0" w:color="auto"/>
              </w:divBdr>
            </w:div>
            <w:div w:id="1772896979">
              <w:marLeft w:val="0"/>
              <w:marRight w:val="0"/>
              <w:marTop w:val="0"/>
              <w:marBottom w:val="0"/>
              <w:divBdr>
                <w:top w:val="none" w:sz="0" w:space="0" w:color="auto"/>
                <w:left w:val="none" w:sz="0" w:space="0" w:color="auto"/>
                <w:bottom w:val="none" w:sz="0" w:space="0" w:color="auto"/>
                <w:right w:val="none" w:sz="0" w:space="0" w:color="auto"/>
              </w:divBdr>
            </w:div>
            <w:div w:id="1937444766">
              <w:marLeft w:val="0"/>
              <w:marRight w:val="0"/>
              <w:marTop w:val="0"/>
              <w:marBottom w:val="0"/>
              <w:divBdr>
                <w:top w:val="none" w:sz="0" w:space="0" w:color="auto"/>
                <w:left w:val="none" w:sz="0" w:space="0" w:color="auto"/>
                <w:bottom w:val="none" w:sz="0" w:space="0" w:color="auto"/>
                <w:right w:val="none" w:sz="0" w:space="0" w:color="auto"/>
              </w:divBdr>
            </w:div>
            <w:div w:id="1955282909">
              <w:marLeft w:val="0"/>
              <w:marRight w:val="0"/>
              <w:marTop w:val="0"/>
              <w:marBottom w:val="0"/>
              <w:divBdr>
                <w:top w:val="none" w:sz="0" w:space="0" w:color="auto"/>
                <w:left w:val="none" w:sz="0" w:space="0" w:color="auto"/>
                <w:bottom w:val="none" w:sz="0" w:space="0" w:color="auto"/>
                <w:right w:val="none" w:sz="0" w:space="0" w:color="auto"/>
              </w:divBdr>
              <w:divsChild>
                <w:div w:id="433597032">
                  <w:marLeft w:val="0"/>
                  <w:marRight w:val="0"/>
                  <w:marTop w:val="0"/>
                  <w:marBottom w:val="0"/>
                  <w:divBdr>
                    <w:top w:val="none" w:sz="0" w:space="0" w:color="auto"/>
                    <w:left w:val="none" w:sz="0" w:space="0" w:color="auto"/>
                    <w:bottom w:val="none" w:sz="0" w:space="0" w:color="auto"/>
                    <w:right w:val="none" w:sz="0" w:space="0" w:color="auto"/>
                  </w:divBdr>
                </w:div>
                <w:div w:id="506166388">
                  <w:marLeft w:val="0"/>
                  <w:marRight w:val="0"/>
                  <w:marTop w:val="0"/>
                  <w:marBottom w:val="0"/>
                  <w:divBdr>
                    <w:top w:val="none" w:sz="0" w:space="0" w:color="auto"/>
                    <w:left w:val="none" w:sz="0" w:space="0" w:color="auto"/>
                    <w:bottom w:val="none" w:sz="0" w:space="0" w:color="auto"/>
                    <w:right w:val="none" w:sz="0" w:space="0" w:color="auto"/>
                  </w:divBdr>
                </w:div>
                <w:div w:id="661004741">
                  <w:marLeft w:val="0"/>
                  <w:marRight w:val="0"/>
                  <w:marTop w:val="0"/>
                  <w:marBottom w:val="0"/>
                  <w:divBdr>
                    <w:top w:val="none" w:sz="0" w:space="0" w:color="auto"/>
                    <w:left w:val="none" w:sz="0" w:space="0" w:color="auto"/>
                    <w:bottom w:val="none" w:sz="0" w:space="0" w:color="auto"/>
                    <w:right w:val="none" w:sz="0" w:space="0" w:color="auto"/>
                  </w:divBdr>
                </w:div>
                <w:div w:id="1958291773">
                  <w:marLeft w:val="0"/>
                  <w:marRight w:val="0"/>
                  <w:marTop w:val="0"/>
                  <w:marBottom w:val="0"/>
                  <w:divBdr>
                    <w:top w:val="none" w:sz="0" w:space="0" w:color="auto"/>
                    <w:left w:val="none" w:sz="0" w:space="0" w:color="auto"/>
                    <w:bottom w:val="none" w:sz="0" w:space="0" w:color="auto"/>
                    <w:right w:val="none" w:sz="0" w:space="0" w:color="auto"/>
                  </w:divBdr>
                </w:div>
              </w:divsChild>
            </w:div>
            <w:div w:id="2122256576">
              <w:marLeft w:val="0"/>
              <w:marRight w:val="0"/>
              <w:marTop w:val="0"/>
              <w:marBottom w:val="0"/>
              <w:divBdr>
                <w:top w:val="none" w:sz="0" w:space="0" w:color="auto"/>
                <w:left w:val="none" w:sz="0" w:space="0" w:color="auto"/>
                <w:bottom w:val="none" w:sz="0" w:space="0" w:color="auto"/>
                <w:right w:val="none" w:sz="0" w:space="0" w:color="auto"/>
              </w:divBdr>
            </w:div>
          </w:divsChild>
        </w:div>
        <w:div w:id="541215738">
          <w:marLeft w:val="0"/>
          <w:marRight w:val="0"/>
          <w:marTop w:val="0"/>
          <w:marBottom w:val="0"/>
          <w:divBdr>
            <w:top w:val="none" w:sz="0" w:space="0" w:color="auto"/>
            <w:left w:val="none" w:sz="0" w:space="0" w:color="auto"/>
            <w:bottom w:val="none" w:sz="0" w:space="0" w:color="auto"/>
            <w:right w:val="none" w:sz="0" w:space="0" w:color="auto"/>
          </w:divBdr>
          <w:divsChild>
            <w:div w:id="27879727">
              <w:marLeft w:val="0"/>
              <w:marRight w:val="0"/>
              <w:marTop w:val="0"/>
              <w:marBottom w:val="0"/>
              <w:divBdr>
                <w:top w:val="none" w:sz="0" w:space="0" w:color="auto"/>
                <w:left w:val="none" w:sz="0" w:space="0" w:color="auto"/>
                <w:bottom w:val="none" w:sz="0" w:space="0" w:color="auto"/>
                <w:right w:val="none" w:sz="0" w:space="0" w:color="auto"/>
              </w:divBdr>
            </w:div>
            <w:div w:id="34356062">
              <w:marLeft w:val="0"/>
              <w:marRight w:val="0"/>
              <w:marTop w:val="0"/>
              <w:marBottom w:val="0"/>
              <w:divBdr>
                <w:top w:val="none" w:sz="0" w:space="0" w:color="auto"/>
                <w:left w:val="none" w:sz="0" w:space="0" w:color="auto"/>
                <w:bottom w:val="none" w:sz="0" w:space="0" w:color="auto"/>
                <w:right w:val="none" w:sz="0" w:space="0" w:color="auto"/>
              </w:divBdr>
            </w:div>
            <w:div w:id="49354572">
              <w:marLeft w:val="0"/>
              <w:marRight w:val="0"/>
              <w:marTop w:val="0"/>
              <w:marBottom w:val="0"/>
              <w:divBdr>
                <w:top w:val="none" w:sz="0" w:space="0" w:color="auto"/>
                <w:left w:val="none" w:sz="0" w:space="0" w:color="auto"/>
                <w:bottom w:val="none" w:sz="0" w:space="0" w:color="auto"/>
                <w:right w:val="none" w:sz="0" w:space="0" w:color="auto"/>
              </w:divBdr>
            </w:div>
            <w:div w:id="82260735">
              <w:marLeft w:val="0"/>
              <w:marRight w:val="0"/>
              <w:marTop w:val="0"/>
              <w:marBottom w:val="0"/>
              <w:divBdr>
                <w:top w:val="none" w:sz="0" w:space="0" w:color="auto"/>
                <w:left w:val="none" w:sz="0" w:space="0" w:color="auto"/>
                <w:bottom w:val="none" w:sz="0" w:space="0" w:color="auto"/>
                <w:right w:val="none" w:sz="0" w:space="0" w:color="auto"/>
              </w:divBdr>
            </w:div>
            <w:div w:id="88746107">
              <w:marLeft w:val="0"/>
              <w:marRight w:val="0"/>
              <w:marTop w:val="0"/>
              <w:marBottom w:val="0"/>
              <w:divBdr>
                <w:top w:val="none" w:sz="0" w:space="0" w:color="auto"/>
                <w:left w:val="none" w:sz="0" w:space="0" w:color="auto"/>
                <w:bottom w:val="none" w:sz="0" w:space="0" w:color="auto"/>
                <w:right w:val="none" w:sz="0" w:space="0" w:color="auto"/>
              </w:divBdr>
            </w:div>
            <w:div w:id="105202819">
              <w:marLeft w:val="0"/>
              <w:marRight w:val="0"/>
              <w:marTop w:val="0"/>
              <w:marBottom w:val="0"/>
              <w:divBdr>
                <w:top w:val="none" w:sz="0" w:space="0" w:color="auto"/>
                <w:left w:val="none" w:sz="0" w:space="0" w:color="auto"/>
                <w:bottom w:val="none" w:sz="0" w:space="0" w:color="auto"/>
                <w:right w:val="none" w:sz="0" w:space="0" w:color="auto"/>
              </w:divBdr>
            </w:div>
            <w:div w:id="139545093">
              <w:marLeft w:val="0"/>
              <w:marRight w:val="0"/>
              <w:marTop w:val="0"/>
              <w:marBottom w:val="0"/>
              <w:divBdr>
                <w:top w:val="none" w:sz="0" w:space="0" w:color="auto"/>
                <w:left w:val="none" w:sz="0" w:space="0" w:color="auto"/>
                <w:bottom w:val="none" w:sz="0" w:space="0" w:color="auto"/>
                <w:right w:val="none" w:sz="0" w:space="0" w:color="auto"/>
              </w:divBdr>
            </w:div>
            <w:div w:id="160043860">
              <w:marLeft w:val="0"/>
              <w:marRight w:val="0"/>
              <w:marTop w:val="0"/>
              <w:marBottom w:val="0"/>
              <w:divBdr>
                <w:top w:val="none" w:sz="0" w:space="0" w:color="auto"/>
                <w:left w:val="none" w:sz="0" w:space="0" w:color="auto"/>
                <w:bottom w:val="none" w:sz="0" w:space="0" w:color="auto"/>
                <w:right w:val="none" w:sz="0" w:space="0" w:color="auto"/>
              </w:divBdr>
            </w:div>
            <w:div w:id="180314462">
              <w:marLeft w:val="0"/>
              <w:marRight w:val="0"/>
              <w:marTop w:val="0"/>
              <w:marBottom w:val="0"/>
              <w:divBdr>
                <w:top w:val="none" w:sz="0" w:space="0" w:color="auto"/>
                <w:left w:val="none" w:sz="0" w:space="0" w:color="auto"/>
                <w:bottom w:val="none" w:sz="0" w:space="0" w:color="auto"/>
                <w:right w:val="none" w:sz="0" w:space="0" w:color="auto"/>
              </w:divBdr>
            </w:div>
            <w:div w:id="216547456">
              <w:marLeft w:val="0"/>
              <w:marRight w:val="0"/>
              <w:marTop w:val="0"/>
              <w:marBottom w:val="0"/>
              <w:divBdr>
                <w:top w:val="none" w:sz="0" w:space="0" w:color="auto"/>
                <w:left w:val="none" w:sz="0" w:space="0" w:color="auto"/>
                <w:bottom w:val="none" w:sz="0" w:space="0" w:color="auto"/>
                <w:right w:val="none" w:sz="0" w:space="0" w:color="auto"/>
              </w:divBdr>
            </w:div>
            <w:div w:id="234903928">
              <w:marLeft w:val="0"/>
              <w:marRight w:val="0"/>
              <w:marTop w:val="0"/>
              <w:marBottom w:val="0"/>
              <w:divBdr>
                <w:top w:val="none" w:sz="0" w:space="0" w:color="auto"/>
                <w:left w:val="none" w:sz="0" w:space="0" w:color="auto"/>
                <w:bottom w:val="none" w:sz="0" w:space="0" w:color="auto"/>
                <w:right w:val="none" w:sz="0" w:space="0" w:color="auto"/>
              </w:divBdr>
            </w:div>
            <w:div w:id="302662457">
              <w:marLeft w:val="0"/>
              <w:marRight w:val="0"/>
              <w:marTop w:val="0"/>
              <w:marBottom w:val="0"/>
              <w:divBdr>
                <w:top w:val="none" w:sz="0" w:space="0" w:color="auto"/>
                <w:left w:val="none" w:sz="0" w:space="0" w:color="auto"/>
                <w:bottom w:val="none" w:sz="0" w:space="0" w:color="auto"/>
                <w:right w:val="none" w:sz="0" w:space="0" w:color="auto"/>
              </w:divBdr>
            </w:div>
            <w:div w:id="306512919">
              <w:marLeft w:val="0"/>
              <w:marRight w:val="0"/>
              <w:marTop w:val="0"/>
              <w:marBottom w:val="0"/>
              <w:divBdr>
                <w:top w:val="none" w:sz="0" w:space="0" w:color="auto"/>
                <w:left w:val="none" w:sz="0" w:space="0" w:color="auto"/>
                <w:bottom w:val="none" w:sz="0" w:space="0" w:color="auto"/>
                <w:right w:val="none" w:sz="0" w:space="0" w:color="auto"/>
              </w:divBdr>
            </w:div>
            <w:div w:id="324166245">
              <w:marLeft w:val="0"/>
              <w:marRight w:val="0"/>
              <w:marTop w:val="0"/>
              <w:marBottom w:val="0"/>
              <w:divBdr>
                <w:top w:val="none" w:sz="0" w:space="0" w:color="auto"/>
                <w:left w:val="none" w:sz="0" w:space="0" w:color="auto"/>
                <w:bottom w:val="none" w:sz="0" w:space="0" w:color="auto"/>
                <w:right w:val="none" w:sz="0" w:space="0" w:color="auto"/>
              </w:divBdr>
            </w:div>
            <w:div w:id="347290039">
              <w:marLeft w:val="0"/>
              <w:marRight w:val="0"/>
              <w:marTop w:val="0"/>
              <w:marBottom w:val="0"/>
              <w:divBdr>
                <w:top w:val="none" w:sz="0" w:space="0" w:color="auto"/>
                <w:left w:val="none" w:sz="0" w:space="0" w:color="auto"/>
                <w:bottom w:val="none" w:sz="0" w:space="0" w:color="auto"/>
                <w:right w:val="none" w:sz="0" w:space="0" w:color="auto"/>
              </w:divBdr>
            </w:div>
            <w:div w:id="374354153">
              <w:marLeft w:val="0"/>
              <w:marRight w:val="0"/>
              <w:marTop w:val="0"/>
              <w:marBottom w:val="0"/>
              <w:divBdr>
                <w:top w:val="none" w:sz="0" w:space="0" w:color="auto"/>
                <w:left w:val="none" w:sz="0" w:space="0" w:color="auto"/>
                <w:bottom w:val="none" w:sz="0" w:space="0" w:color="auto"/>
                <w:right w:val="none" w:sz="0" w:space="0" w:color="auto"/>
              </w:divBdr>
            </w:div>
            <w:div w:id="383719949">
              <w:marLeft w:val="0"/>
              <w:marRight w:val="0"/>
              <w:marTop w:val="0"/>
              <w:marBottom w:val="0"/>
              <w:divBdr>
                <w:top w:val="none" w:sz="0" w:space="0" w:color="auto"/>
                <w:left w:val="none" w:sz="0" w:space="0" w:color="auto"/>
                <w:bottom w:val="none" w:sz="0" w:space="0" w:color="auto"/>
                <w:right w:val="none" w:sz="0" w:space="0" w:color="auto"/>
              </w:divBdr>
            </w:div>
            <w:div w:id="384379008">
              <w:marLeft w:val="0"/>
              <w:marRight w:val="0"/>
              <w:marTop w:val="0"/>
              <w:marBottom w:val="0"/>
              <w:divBdr>
                <w:top w:val="none" w:sz="0" w:space="0" w:color="auto"/>
                <w:left w:val="none" w:sz="0" w:space="0" w:color="auto"/>
                <w:bottom w:val="none" w:sz="0" w:space="0" w:color="auto"/>
                <w:right w:val="none" w:sz="0" w:space="0" w:color="auto"/>
              </w:divBdr>
            </w:div>
            <w:div w:id="384990096">
              <w:marLeft w:val="0"/>
              <w:marRight w:val="0"/>
              <w:marTop w:val="0"/>
              <w:marBottom w:val="0"/>
              <w:divBdr>
                <w:top w:val="none" w:sz="0" w:space="0" w:color="auto"/>
                <w:left w:val="none" w:sz="0" w:space="0" w:color="auto"/>
                <w:bottom w:val="none" w:sz="0" w:space="0" w:color="auto"/>
                <w:right w:val="none" w:sz="0" w:space="0" w:color="auto"/>
              </w:divBdr>
            </w:div>
            <w:div w:id="401413360">
              <w:marLeft w:val="0"/>
              <w:marRight w:val="0"/>
              <w:marTop w:val="0"/>
              <w:marBottom w:val="0"/>
              <w:divBdr>
                <w:top w:val="none" w:sz="0" w:space="0" w:color="auto"/>
                <w:left w:val="none" w:sz="0" w:space="0" w:color="auto"/>
                <w:bottom w:val="none" w:sz="0" w:space="0" w:color="auto"/>
                <w:right w:val="none" w:sz="0" w:space="0" w:color="auto"/>
              </w:divBdr>
            </w:div>
            <w:div w:id="406466204">
              <w:marLeft w:val="0"/>
              <w:marRight w:val="0"/>
              <w:marTop w:val="0"/>
              <w:marBottom w:val="0"/>
              <w:divBdr>
                <w:top w:val="none" w:sz="0" w:space="0" w:color="auto"/>
                <w:left w:val="none" w:sz="0" w:space="0" w:color="auto"/>
                <w:bottom w:val="none" w:sz="0" w:space="0" w:color="auto"/>
                <w:right w:val="none" w:sz="0" w:space="0" w:color="auto"/>
              </w:divBdr>
            </w:div>
            <w:div w:id="429739490">
              <w:marLeft w:val="0"/>
              <w:marRight w:val="0"/>
              <w:marTop w:val="0"/>
              <w:marBottom w:val="0"/>
              <w:divBdr>
                <w:top w:val="none" w:sz="0" w:space="0" w:color="auto"/>
                <w:left w:val="none" w:sz="0" w:space="0" w:color="auto"/>
                <w:bottom w:val="none" w:sz="0" w:space="0" w:color="auto"/>
                <w:right w:val="none" w:sz="0" w:space="0" w:color="auto"/>
              </w:divBdr>
            </w:div>
            <w:div w:id="436601434">
              <w:marLeft w:val="0"/>
              <w:marRight w:val="0"/>
              <w:marTop w:val="0"/>
              <w:marBottom w:val="0"/>
              <w:divBdr>
                <w:top w:val="none" w:sz="0" w:space="0" w:color="auto"/>
                <w:left w:val="none" w:sz="0" w:space="0" w:color="auto"/>
                <w:bottom w:val="none" w:sz="0" w:space="0" w:color="auto"/>
                <w:right w:val="none" w:sz="0" w:space="0" w:color="auto"/>
              </w:divBdr>
            </w:div>
            <w:div w:id="532352934">
              <w:marLeft w:val="0"/>
              <w:marRight w:val="0"/>
              <w:marTop w:val="0"/>
              <w:marBottom w:val="0"/>
              <w:divBdr>
                <w:top w:val="none" w:sz="0" w:space="0" w:color="auto"/>
                <w:left w:val="none" w:sz="0" w:space="0" w:color="auto"/>
                <w:bottom w:val="none" w:sz="0" w:space="0" w:color="auto"/>
                <w:right w:val="none" w:sz="0" w:space="0" w:color="auto"/>
              </w:divBdr>
            </w:div>
            <w:div w:id="558051600">
              <w:marLeft w:val="0"/>
              <w:marRight w:val="0"/>
              <w:marTop w:val="0"/>
              <w:marBottom w:val="0"/>
              <w:divBdr>
                <w:top w:val="none" w:sz="0" w:space="0" w:color="auto"/>
                <w:left w:val="none" w:sz="0" w:space="0" w:color="auto"/>
                <w:bottom w:val="none" w:sz="0" w:space="0" w:color="auto"/>
                <w:right w:val="none" w:sz="0" w:space="0" w:color="auto"/>
              </w:divBdr>
            </w:div>
            <w:div w:id="579339827">
              <w:marLeft w:val="0"/>
              <w:marRight w:val="0"/>
              <w:marTop w:val="0"/>
              <w:marBottom w:val="0"/>
              <w:divBdr>
                <w:top w:val="none" w:sz="0" w:space="0" w:color="auto"/>
                <w:left w:val="none" w:sz="0" w:space="0" w:color="auto"/>
                <w:bottom w:val="none" w:sz="0" w:space="0" w:color="auto"/>
                <w:right w:val="none" w:sz="0" w:space="0" w:color="auto"/>
              </w:divBdr>
            </w:div>
            <w:div w:id="592934047">
              <w:marLeft w:val="0"/>
              <w:marRight w:val="0"/>
              <w:marTop w:val="0"/>
              <w:marBottom w:val="0"/>
              <w:divBdr>
                <w:top w:val="none" w:sz="0" w:space="0" w:color="auto"/>
                <w:left w:val="none" w:sz="0" w:space="0" w:color="auto"/>
                <w:bottom w:val="none" w:sz="0" w:space="0" w:color="auto"/>
                <w:right w:val="none" w:sz="0" w:space="0" w:color="auto"/>
              </w:divBdr>
            </w:div>
            <w:div w:id="608701385">
              <w:marLeft w:val="0"/>
              <w:marRight w:val="0"/>
              <w:marTop w:val="0"/>
              <w:marBottom w:val="0"/>
              <w:divBdr>
                <w:top w:val="none" w:sz="0" w:space="0" w:color="auto"/>
                <w:left w:val="none" w:sz="0" w:space="0" w:color="auto"/>
                <w:bottom w:val="none" w:sz="0" w:space="0" w:color="auto"/>
                <w:right w:val="none" w:sz="0" w:space="0" w:color="auto"/>
              </w:divBdr>
            </w:div>
            <w:div w:id="621308331">
              <w:marLeft w:val="0"/>
              <w:marRight w:val="0"/>
              <w:marTop w:val="0"/>
              <w:marBottom w:val="0"/>
              <w:divBdr>
                <w:top w:val="none" w:sz="0" w:space="0" w:color="auto"/>
                <w:left w:val="none" w:sz="0" w:space="0" w:color="auto"/>
                <w:bottom w:val="none" w:sz="0" w:space="0" w:color="auto"/>
                <w:right w:val="none" w:sz="0" w:space="0" w:color="auto"/>
              </w:divBdr>
            </w:div>
            <w:div w:id="704450860">
              <w:marLeft w:val="0"/>
              <w:marRight w:val="0"/>
              <w:marTop w:val="0"/>
              <w:marBottom w:val="0"/>
              <w:divBdr>
                <w:top w:val="none" w:sz="0" w:space="0" w:color="auto"/>
                <w:left w:val="none" w:sz="0" w:space="0" w:color="auto"/>
                <w:bottom w:val="none" w:sz="0" w:space="0" w:color="auto"/>
                <w:right w:val="none" w:sz="0" w:space="0" w:color="auto"/>
              </w:divBdr>
            </w:div>
            <w:div w:id="733744701">
              <w:marLeft w:val="0"/>
              <w:marRight w:val="0"/>
              <w:marTop w:val="0"/>
              <w:marBottom w:val="0"/>
              <w:divBdr>
                <w:top w:val="none" w:sz="0" w:space="0" w:color="auto"/>
                <w:left w:val="none" w:sz="0" w:space="0" w:color="auto"/>
                <w:bottom w:val="none" w:sz="0" w:space="0" w:color="auto"/>
                <w:right w:val="none" w:sz="0" w:space="0" w:color="auto"/>
              </w:divBdr>
            </w:div>
            <w:div w:id="738284203">
              <w:marLeft w:val="0"/>
              <w:marRight w:val="0"/>
              <w:marTop w:val="0"/>
              <w:marBottom w:val="0"/>
              <w:divBdr>
                <w:top w:val="none" w:sz="0" w:space="0" w:color="auto"/>
                <w:left w:val="none" w:sz="0" w:space="0" w:color="auto"/>
                <w:bottom w:val="none" w:sz="0" w:space="0" w:color="auto"/>
                <w:right w:val="none" w:sz="0" w:space="0" w:color="auto"/>
              </w:divBdr>
            </w:div>
            <w:div w:id="756830550">
              <w:marLeft w:val="0"/>
              <w:marRight w:val="0"/>
              <w:marTop w:val="0"/>
              <w:marBottom w:val="0"/>
              <w:divBdr>
                <w:top w:val="none" w:sz="0" w:space="0" w:color="auto"/>
                <w:left w:val="none" w:sz="0" w:space="0" w:color="auto"/>
                <w:bottom w:val="none" w:sz="0" w:space="0" w:color="auto"/>
                <w:right w:val="none" w:sz="0" w:space="0" w:color="auto"/>
              </w:divBdr>
            </w:div>
            <w:div w:id="763186942">
              <w:marLeft w:val="0"/>
              <w:marRight w:val="0"/>
              <w:marTop w:val="0"/>
              <w:marBottom w:val="0"/>
              <w:divBdr>
                <w:top w:val="none" w:sz="0" w:space="0" w:color="auto"/>
                <w:left w:val="none" w:sz="0" w:space="0" w:color="auto"/>
                <w:bottom w:val="none" w:sz="0" w:space="0" w:color="auto"/>
                <w:right w:val="none" w:sz="0" w:space="0" w:color="auto"/>
              </w:divBdr>
            </w:div>
            <w:div w:id="763451365">
              <w:marLeft w:val="0"/>
              <w:marRight w:val="0"/>
              <w:marTop w:val="0"/>
              <w:marBottom w:val="0"/>
              <w:divBdr>
                <w:top w:val="none" w:sz="0" w:space="0" w:color="auto"/>
                <w:left w:val="none" w:sz="0" w:space="0" w:color="auto"/>
                <w:bottom w:val="none" w:sz="0" w:space="0" w:color="auto"/>
                <w:right w:val="none" w:sz="0" w:space="0" w:color="auto"/>
              </w:divBdr>
            </w:div>
            <w:div w:id="807013901">
              <w:marLeft w:val="0"/>
              <w:marRight w:val="0"/>
              <w:marTop w:val="0"/>
              <w:marBottom w:val="0"/>
              <w:divBdr>
                <w:top w:val="none" w:sz="0" w:space="0" w:color="auto"/>
                <w:left w:val="none" w:sz="0" w:space="0" w:color="auto"/>
                <w:bottom w:val="none" w:sz="0" w:space="0" w:color="auto"/>
                <w:right w:val="none" w:sz="0" w:space="0" w:color="auto"/>
              </w:divBdr>
            </w:div>
            <w:div w:id="864826641">
              <w:marLeft w:val="0"/>
              <w:marRight w:val="0"/>
              <w:marTop w:val="0"/>
              <w:marBottom w:val="0"/>
              <w:divBdr>
                <w:top w:val="none" w:sz="0" w:space="0" w:color="auto"/>
                <w:left w:val="none" w:sz="0" w:space="0" w:color="auto"/>
                <w:bottom w:val="none" w:sz="0" w:space="0" w:color="auto"/>
                <w:right w:val="none" w:sz="0" w:space="0" w:color="auto"/>
              </w:divBdr>
            </w:div>
            <w:div w:id="882210360">
              <w:marLeft w:val="0"/>
              <w:marRight w:val="0"/>
              <w:marTop w:val="0"/>
              <w:marBottom w:val="0"/>
              <w:divBdr>
                <w:top w:val="none" w:sz="0" w:space="0" w:color="auto"/>
                <w:left w:val="none" w:sz="0" w:space="0" w:color="auto"/>
                <w:bottom w:val="none" w:sz="0" w:space="0" w:color="auto"/>
                <w:right w:val="none" w:sz="0" w:space="0" w:color="auto"/>
              </w:divBdr>
            </w:div>
            <w:div w:id="894582185">
              <w:marLeft w:val="0"/>
              <w:marRight w:val="0"/>
              <w:marTop w:val="0"/>
              <w:marBottom w:val="0"/>
              <w:divBdr>
                <w:top w:val="none" w:sz="0" w:space="0" w:color="auto"/>
                <w:left w:val="none" w:sz="0" w:space="0" w:color="auto"/>
                <w:bottom w:val="none" w:sz="0" w:space="0" w:color="auto"/>
                <w:right w:val="none" w:sz="0" w:space="0" w:color="auto"/>
              </w:divBdr>
            </w:div>
            <w:div w:id="922488756">
              <w:marLeft w:val="0"/>
              <w:marRight w:val="0"/>
              <w:marTop w:val="0"/>
              <w:marBottom w:val="0"/>
              <w:divBdr>
                <w:top w:val="none" w:sz="0" w:space="0" w:color="auto"/>
                <w:left w:val="none" w:sz="0" w:space="0" w:color="auto"/>
                <w:bottom w:val="none" w:sz="0" w:space="0" w:color="auto"/>
                <w:right w:val="none" w:sz="0" w:space="0" w:color="auto"/>
              </w:divBdr>
            </w:div>
            <w:div w:id="939030329">
              <w:marLeft w:val="0"/>
              <w:marRight w:val="0"/>
              <w:marTop w:val="0"/>
              <w:marBottom w:val="0"/>
              <w:divBdr>
                <w:top w:val="none" w:sz="0" w:space="0" w:color="auto"/>
                <w:left w:val="none" w:sz="0" w:space="0" w:color="auto"/>
                <w:bottom w:val="none" w:sz="0" w:space="0" w:color="auto"/>
                <w:right w:val="none" w:sz="0" w:space="0" w:color="auto"/>
              </w:divBdr>
            </w:div>
            <w:div w:id="942416526">
              <w:marLeft w:val="0"/>
              <w:marRight w:val="0"/>
              <w:marTop w:val="0"/>
              <w:marBottom w:val="0"/>
              <w:divBdr>
                <w:top w:val="none" w:sz="0" w:space="0" w:color="auto"/>
                <w:left w:val="none" w:sz="0" w:space="0" w:color="auto"/>
                <w:bottom w:val="none" w:sz="0" w:space="0" w:color="auto"/>
                <w:right w:val="none" w:sz="0" w:space="0" w:color="auto"/>
              </w:divBdr>
            </w:div>
            <w:div w:id="986513412">
              <w:marLeft w:val="0"/>
              <w:marRight w:val="0"/>
              <w:marTop w:val="0"/>
              <w:marBottom w:val="0"/>
              <w:divBdr>
                <w:top w:val="none" w:sz="0" w:space="0" w:color="auto"/>
                <w:left w:val="none" w:sz="0" w:space="0" w:color="auto"/>
                <w:bottom w:val="none" w:sz="0" w:space="0" w:color="auto"/>
                <w:right w:val="none" w:sz="0" w:space="0" w:color="auto"/>
              </w:divBdr>
            </w:div>
            <w:div w:id="987248229">
              <w:marLeft w:val="0"/>
              <w:marRight w:val="0"/>
              <w:marTop w:val="0"/>
              <w:marBottom w:val="0"/>
              <w:divBdr>
                <w:top w:val="none" w:sz="0" w:space="0" w:color="auto"/>
                <w:left w:val="none" w:sz="0" w:space="0" w:color="auto"/>
                <w:bottom w:val="none" w:sz="0" w:space="0" w:color="auto"/>
                <w:right w:val="none" w:sz="0" w:space="0" w:color="auto"/>
              </w:divBdr>
            </w:div>
            <w:div w:id="1027220690">
              <w:marLeft w:val="0"/>
              <w:marRight w:val="0"/>
              <w:marTop w:val="0"/>
              <w:marBottom w:val="0"/>
              <w:divBdr>
                <w:top w:val="none" w:sz="0" w:space="0" w:color="auto"/>
                <w:left w:val="none" w:sz="0" w:space="0" w:color="auto"/>
                <w:bottom w:val="none" w:sz="0" w:space="0" w:color="auto"/>
                <w:right w:val="none" w:sz="0" w:space="0" w:color="auto"/>
              </w:divBdr>
            </w:div>
            <w:div w:id="1058431687">
              <w:marLeft w:val="0"/>
              <w:marRight w:val="0"/>
              <w:marTop w:val="0"/>
              <w:marBottom w:val="0"/>
              <w:divBdr>
                <w:top w:val="none" w:sz="0" w:space="0" w:color="auto"/>
                <w:left w:val="none" w:sz="0" w:space="0" w:color="auto"/>
                <w:bottom w:val="none" w:sz="0" w:space="0" w:color="auto"/>
                <w:right w:val="none" w:sz="0" w:space="0" w:color="auto"/>
              </w:divBdr>
            </w:div>
            <w:div w:id="1108744101">
              <w:marLeft w:val="0"/>
              <w:marRight w:val="0"/>
              <w:marTop w:val="0"/>
              <w:marBottom w:val="0"/>
              <w:divBdr>
                <w:top w:val="none" w:sz="0" w:space="0" w:color="auto"/>
                <w:left w:val="none" w:sz="0" w:space="0" w:color="auto"/>
                <w:bottom w:val="none" w:sz="0" w:space="0" w:color="auto"/>
                <w:right w:val="none" w:sz="0" w:space="0" w:color="auto"/>
              </w:divBdr>
            </w:div>
            <w:div w:id="1214267402">
              <w:marLeft w:val="0"/>
              <w:marRight w:val="0"/>
              <w:marTop w:val="0"/>
              <w:marBottom w:val="0"/>
              <w:divBdr>
                <w:top w:val="none" w:sz="0" w:space="0" w:color="auto"/>
                <w:left w:val="none" w:sz="0" w:space="0" w:color="auto"/>
                <w:bottom w:val="none" w:sz="0" w:space="0" w:color="auto"/>
                <w:right w:val="none" w:sz="0" w:space="0" w:color="auto"/>
              </w:divBdr>
            </w:div>
            <w:div w:id="1217276474">
              <w:marLeft w:val="0"/>
              <w:marRight w:val="0"/>
              <w:marTop w:val="0"/>
              <w:marBottom w:val="0"/>
              <w:divBdr>
                <w:top w:val="none" w:sz="0" w:space="0" w:color="auto"/>
                <w:left w:val="none" w:sz="0" w:space="0" w:color="auto"/>
                <w:bottom w:val="none" w:sz="0" w:space="0" w:color="auto"/>
                <w:right w:val="none" w:sz="0" w:space="0" w:color="auto"/>
              </w:divBdr>
            </w:div>
            <w:div w:id="1219125451">
              <w:marLeft w:val="0"/>
              <w:marRight w:val="0"/>
              <w:marTop w:val="0"/>
              <w:marBottom w:val="0"/>
              <w:divBdr>
                <w:top w:val="none" w:sz="0" w:space="0" w:color="auto"/>
                <w:left w:val="none" w:sz="0" w:space="0" w:color="auto"/>
                <w:bottom w:val="none" w:sz="0" w:space="0" w:color="auto"/>
                <w:right w:val="none" w:sz="0" w:space="0" w:color="auto"/>
              </w:divBdr>
            </w:div>
            <w:div w:id="1302541560">
              <w:marLeft w:val="0"/>
              <w:marRight w:val="0"/>
              <w:marTop w:val="0"/>
              <w:marBottom w:val="0"/>
              <w:divBdr>
                <w:top w:val="none" w:sz="0" w:space="0" w:color="auto"/>
                <w:left w:val="none" w:sz="0" w:space="0" w:color="auto"/>
                <w:bottom w:val="none" w:sz="0" w:space="0" w:color="auto"/>
                <w:right w:val="none" w:sz="0" w:space="0" w:color="auto"/>
              </w:divBdr>
            </w:div>
            <w:div w:id="1307782838">
              <w:marLeft w:val="0"/>
              <w:marRight w:val="0"/>
              <w:marTop w:val="0"/>
              <w:marBottom w:val="0"/>
              <w:divBdr>
                <w:top w:val="none" w:sz="0" w:space="0" w:color="auto"/>
                <w:left w:val="none" w:sz="0" w:space="0" w:color="auto"/>
                <w:bottom w:val="none" w:sz="0" w:space="0" w:color="auto"/>
                <w:right w:val="none" w:sz="0" w:space="0" w:color="auto"/>
              </w:divBdr>
            </w:div>
            <w:div w:id="1341273417">
              <w:marLeft w:val="0"/>
              <w:marRight w:val="0"/>
              <w:marTop w:val="0"/>
              <w:marBottom w:val="0"/>
              <w:divBdr>
                <w:top w:val="none" w:sz="0" w:space="0" w:color="auto"/>
                <w:left w:val="none" w:sz="0" w:space="0" w:color="auto"/>
                <w:bottom w:val="none" w:sz="0" w:space="0" w:color="auto"/>
                <w:right w:val="none" w:sz="0" w:space="0" w:color="auto"/>
              </w:divBdr>
            </w:div>
            <w:div w:id="1391688943">
              <w:marLeft w:val="0"/>
              <w:marRight w:val="0"/>
              <w:marTop w:val="0"/>
              <w:marBottom w:val="0"/>
              <w:divBdr>
                <w:top w:val="none" w:sz="0" w:space="0" w:color="auto"/>
                <w:left w:val="none" w:sz="0" w:space="0" w:color="auto"/>
                <w:bottom w:val="none" w:sz="0" w:space="0" w:color="auto"/>
                <w:right w:val="none" w:sz="0" w:space="0" w:color="auto"/>
              </w:divBdr>
            </w:div>
            <w:div w:id="1402175219">
              <w:marLeft w:val="0"/>
              <w:marRight w:val="0"/>
              <w:marTop w:val="0"/>
              <w:marBottom w:val="0"/>
              <w:divBdr>
                <w:top w:val="none" w:sz="0" w:space="0" w:color="auto"/>
                <w:left w:val="none" w:sz="0" w:space="0" w:color="auto"/>
                <w:bottom w:val="none" w:sz="0" w:space="0" w:color="auto"/>
                <w:right w:val="none" w:sz="0" w:space="0" w:color="auto"/>
              </w:divBdr>
            </w:div>
            <w:div w:id="1524203489">
              <w:marLeft w:val="0"/>
              <w:marRight w:val="0"/>
              <w:marTop w:val="0"/>
              <w:marBottom w:val="0"/>
              <w:divBdr>
                <w:top w:val="none" w:sz="0" w:space="0" w:color="auto"/>
                <w:left w:val="none" w:sz="0" w:space="0" w:color="auto"/>
                <w:bottom w:val="none" w:sz="0" w:space="0" w:color="auto"/>
                <w:right w:val="none" w:sz="0" w:space="0" w:color="auto"/>
              </w:divBdr>
            </w:div>
            <w:div w:id="1532456664">
              <w:marLeft w:val="0"/>
              <w:marRight w:val="0"/>
              <w:marTop w:val="0"/>
              <w:marBottom w:val="0"/>
              <w:divBdr>
                <w:top w:val="none" w:sz="0" w:space="0" w:color="auto"/>
                <w:left w:val="none" w:sz="0" w:space="0" w:color="auto"/>
                <w:bottom w:val="none" w:sz="0" w:space="0" w:color="auto"/>
                <w:right w:val="none" w:sz="0" w:space="0" w:color="auto"/>
              </w:divBdr>
            </w:div>
            <w:div w:id="1606425423">
              <w:marLeft w:val="0"/>
              <w:marRight w:val="0"/>
              <w:marTop w:val="0"/>
              <w:marBottom w:val="0"/>
              <w:divBdr>
                <w:top w:val="none" w:sz="0" w:space="0" w:color="auto"/>
                <w:left w:val="none" w:sz="0" w:space="0" w:color="auto"/>
                <w:bottom w:val="none" w:sz="0" w:space="0" w:color="auto"/>
                <w:right w:val="none" w:sz="0" w:space="0" w:color="auto"/>
              </w:divBdr>
            </w:div>
            <w:div w:id="1617441866">
              <w:marLeft w:val="0"/>
              <w:marRight w:val="0"/>
              <w:marTop w:val="0"/>
              <w:marBottom w:val="0"/>
              <w:divBdr>
                <w:top w:val="none" w:sz="0" w:space="0" w:color="auto"/>
                <w:left w:val="none" w:sz="0" w:space="0" w:color="auto"/>
                <w:bottom w:val="none" w:sz="0" w:space="0" w:color="auto"/>
                <w:right w:val="none" w:sz="0" w:space="0" w:color="auto"/>
              </w:divBdr>
            </w:div>
            <w:div w:id="1647782941">
              <w:marLeft w:val="0"/>
              <w:marRight w:val="0"/>
              <w:marTop w:val="0"/>
              <w:marBottom w:val="0"/>
              <w:divBdr>
                <w:top w:val="none" w:sz="0" w:space="0" w:color="auto"/>
                <w:left w:val="none" w:sz="0" w:space="0" w:color="auto"/>
                <w:bottom w:val="none" w:sz="0" w:space="0" w:color="auto"/>
                <w:right w:val="none" w:sz="0" w:space="0" w:color="auto"/>
              </w:divBdr>
            </w:div>
            <w:div w:id="1649895119">
              <w:marLeft w:val="0"/>
              <w:marRight w:val="0"/>
              <w:marTop w:val="0"/>
              <w:marBottom w:val="0"/>
              <w:divBdr>
                <w:top w:val="none" w:sz="0" w:space="0" w:color="auto"/>
                <w:left w:val="none" w:sz="0" w:space="0" w:color="auto"/>
                <w:bottom w:val="none" w:sz="0" w:space="0" w:color="auto"/>
                <w:right w:val="none" w:sz="0" w:space="0" w:color="auto"/>
              </w:divBdr>
            </w:div>
            <w:div w:id="1658801365">
              <w:marLeft w:val="0"/>
              <w:marRight w:val="0"/>
              <w:marTop w:val="0"/>
              <w:marBottom w:val="0"/>
              <w:divBdr>
                <w:top w:val="none" w:sz="0" w:space="0" w:color="auto"/>
                <w:left w:val="none" w:sz="0" w:space="0" w:color="auto"/>
                <w:bottom w:val="none" w:sz="0" w:space="0" w:color="auto"/>
                <w:right w:val="none" w:sz="0" w:space="0" w:color="auto"/>
              </w:divBdr>
            </w:div>
            <w:div w:id="1659335054">
              <w:marLeft w:val="0"/>
              <w:marRight w:val="0"/>
              <w:marTop w:val="0"/>
              <w:marBottom w:val="0"/>
              <w:divBdr>
                <w:top w:val="none" w:sz="0" w:space="0" w:color="auto"/>
                <w:left w:val="none" w:sz="0" w:space="0" w:color="auto"/>
                <w:bottom w:val="none" w:sz="0" w:space="0" w:color="auto"/>
                <w:right w:val="none" w:sz="0" w:space="0" w:color="auto"/>
              </w:divBdr>
            </w:div>
            <w:div w:id="1687440459">
              <w:marLeft w:val="0"/>
              <w:marRight w:val="0"/>
              <w:marTop w:val="0"/>
              <w:marBottom w:val="0"/>
              <w:divBdr>
                <w:top w:val="none" w:sz="0" w:space="0" w:color="auto"/>
                <w:left w:val="none" w:sz="0" w:space="0" w:color="auto"/>
                <w:bottom w:val="none" w:sz="0" w:space="0" w:color="auto"/>
                <w:right w:val="none" w:sz="0" w:space="0" w:color="auto"/>
              </w:divBdr>
            </w:div>
            <w:div w:id="1707870723">
              <w:marLeft w:val="0"/>
              <w:marRight w:val="0"/>
              <w:marTop w:val="0"/>
              <w:marBottom w:val="0"/>
              <w:divBdr>
                <w:top w:val="none" w:sz="0" w:space="0" w:color="auto"/>
                <w:left w:val="none" w:sz="0" w:space="0" w:color="auto"/>
                <w:bottom w:val="none" w:sz="0" w:space="0" w:color="auto"/>
                <w:right w:val="none" w:sz="0" w:space="0" w:color="auto"/>
              </w:divBdr>
            </w:div>
            <w:div w:id="1716660447">
              <w:marLeft w:val="0"/>
              <w:marRight w:val="0"/>
              <w:marTop w:val="0"/>
              <w:marBottom w:val="0"/>
              <w:divBdr>
                <w:top w:val="none" w:sz="0" w:space="0" w:color="auto"/>
                <w:left w:val="none" w:sz="0" w:space="0" w:color="auto"/>
                <w:bottom w:val="none" w:sz="0" w:space="0" w:color="auto"/>
                <w:right w:val="none" w:sz="0" w:space="0" w:color="auto"/>
              </w:divBdr>
            </w:div>
            <w:div w:id="1747652658">
              <w:marLeft w:val="0"/>
              <w:marRight w:val="0"/>
              <w:marTop w:val="0"/>
              <w:marBottom w:val="0"/>
              <w:divBdr>
                <w:top w:val="none" w:sz="0" w:space="0" w:color="auto"/>
                <w:left w:val="none" w:sz="0" w:space="0" w:color="auto"/>
                <w:bottom w:val="none" w:sz="0" w:space="0" w:color="auto"/>
                <w:right w:val="none" w:sz="0" w:space="0" w:color="auto"/>
              </w:divBdr>
            </w:div>
            <w:div w:id="1771583664">
              <w:marLeft w:val="0"/>
              <w:marRight w:val="0"/>
              <w:marTop w:val="480"/>
              <w:marBottom w:val="0"/>
              <w:divBdr>
                <w:top w:val="single" w:sz="6" w:space="0" w:color="auto"/>
                <w:left w:val="single" w:sz="6" w:space="0" w:color="auto"/>
                <w:bottom w:val="single" w:sz="6" w:space="0" w:color="auto"/>
                <w:right w:val="single" w:sz="6" w:space="0" w:color="auto"/>
              </w:divBdr>
            </w:div>
            <w:div w:id="1782912086">
              <w:marLeft w:val="0"/>
              <w:marRight w:val="0"/>
              <w:marTop w:val="0"/>
              <w:marBottom w:val="0"/>
              <w:divBdr>
                <w:top w:val="none" w:sz="0" w:space="0" w:color="auto"/>
                <w:left w:val="none" w:sz="0" w:space="0" w:color="auto"/>
                <w:bottom w:val="none" w:sz="0" w:space="0" w:color="auto"/>
                <w:right w:val="none" w:sz="0" w:space="0" w:color="auto"/>
              </w:divBdr>
            </w:div>
            <w:div w:id="1797675478">
              <w:marLeft w:val="0"/>
              <w:marRight w:val="0"/>
              <w:marTop w:val="0"/>
              <w:marBottom w:val="0"/>
              <w:divBdr>
                <w:top w:val="none" w:sz="0" w:space="0" w:color="auto"/>
                <w:left w:val="none" w:sz="0" w:space="0" w:color="auto"/>
                <w:bottom w:val="none" w:sz="0" w:space="0" w:color="auto"/>
                <w:right w:val="none" w:sz="0" w:space="0" w:color="auto"/>
              </w:divBdr>
            </w:div>
            <w:div w:id="1804273722">
              <w:marLeft w:val="0"/>
              <w:marRight w:val="0"/>
              <w:marTop w:val="0"/>
              <w:marBottom w:val="0"/>
              <w:divBdr>
                <w:top w:val="none" w:sz="0" w:space="0" w:color="auto"/>
                <w:left w:val="none" w:sz="0" w:space="0" w:color="auto"/>
                <w:bottom w:val="none" w:sz="0" w:space="0" w:color="auto"/>
                <w:right w:val="none" w:sz="0" w:space="0" w:color="auto"/>
              </w:divBdr>
            </w:div>
            <w:div w:id="1815951101">
              <w:marLeft w:val="0"/>
              <w:marRight w:val="0"/>
              <w:marTop w:val="0"/>
              <w:marBottom w:val="0"/>
              <w:divBdr>
                <w:top w:val="none" w:sz="0" w:space="0" w:color="auto"/>
                <w:left w:val="none" w:sz="0" w:space="0" w:color="auto"/>
                <w:bottom w:val="none" w:sz="0" w:space="0" w:color="auto"/>
                <w:right w:val="none" w:sz="0" w:space="0" w:color="auto"/>
              </w:divBdr>
            </w:div>
            <w:div w:id="1818376382">
              <w:marLeft w:val="0"/>
              <w:marRight w:val="0"/>
              <w:marTop w:val="0"/>
              <w:marBottom w:val="0"/>
              <w:divBdr>
                <w:top w:val="none" w:sz="0" w:space="0" w:color="auto"/>
                <w:left w:val="none" w:sz="0" w:space="0" w:color="auto"/>
                <w:bottom w:val="none" w:sz="0" w:space="0" w:color="auto"/>
                <w:right w:val="none" w:sz="0" w:space="0" w:color="auto"/>
              </w:divBdr>
            </w:div>
            <w:div w:id="1822580533">
              <w:marLeft w:val="0"/>
              <w:marRight w:val="0"/>
              <w:marTop w:val="0"/>
              <w:marBottom w:val="0"/>
              <w:divBdr>
                <w:top w:val="none" w:sz="0" w:space="0" w:color="auto"/>
                <w:left w:val="none" w:sz="0" w:space="0" w:color="auto"/>
                <w:bottom w:val="none" w:sz="0" w:space="0" w:color="auto"/>
                <w:right w:val="none" w:sz="0" w:space="0" w:color="auto"/>
              </w:divBdr>
            </w:div>
            <w:div w:id="1855416593">
              <w:marLeft w:val="0"/>
              <w:marRight w:val="0"/>
              <w:marTop w:val="0"/>
              <w:marBottom w:val="0"/>
              <w:divBdr>
                <w:top w:val="none" w:sz="0" w:space="0" w:color="auto"/>
                <w:left w:val="none" w:sz="0" w:space="0" w:color="auto"/>
                <w:bottom w:val="none" w:sz="0" w:space="0" w:color="auto"/>
                <w:right w:val="none" w:sz="0" w:space="0" w:color="auto"/>
              </w:divBdr>
            </w:div>
            <w:div w:id="1857579207">
              <w:marLeft w:val="0"/>
              <w:marRight w:val="0"/>
              <w:marTop w:val="0"/>
              <w:marBottom w:val="0"/>
              <w:divBdr>
                <w:top w:val="none" w:sz="0" w:space="0" w:color="auto"/>
                <w:left w:val="none" w:sz="0" w:space="0" w:color="auto"/>
                <w:bottom w:val="none" w:sz="0" w:space="0" w:color="auto"/>
                <w:right w:val="none" w:sz="0" w:space="0" w:color="auto"/>
              </w:divBdr>
            </w:div>
            <w:div w:id="1864438137">
              <w:marLeft w:val="0"/>
              <w:marRight w:val="0"/>
              <w:marTop w:val="0"/>
              <w:marBottom w:val="0"/>
              <w:divBdr>
                <w:top w:val="none" w:sz="0" w:space="0" w:color="auto"/>
                <w:left w:val="none" w:sz="0" w:space="0" w:color="auto"/>
                <w:bottom w:val="none" w:sz="0" w:space="0" w:color="auto"/>
                <w:right w:val="none" w:sz="0" w:space="0" w:color="auto"/>
              </w:divBdr>
            </w:div>
            <w:div w:id="1885605200">
              <w:marLeft w:val="0"/>
              <w:marRight w:val="0"/>
              <w:marTop w:val="0"/>
              <w:marBottom w:val="0"/>
              <w:divBdr>
                <w:top w:val="none" w:sz="0" w:space="0" w:color="auto"/>
                <w:left w:val="none" w:sz="0" w:space="0" w:color="auto"/>
                <w:bottom w:val="none" w:sz="0" w:space="0" w:color="auto"/>
                <w:right w:val="none" w:sz="0" w:space="0" w:color="auto"/>
              </w:divBdr>
            </w:div>
            <w:div w:id="1923950275">
              <w:marLeft w:val="0"/>
              <w:marRight w:val="0"/>
              <w:marTop w:val="0"/>
              <w:marBottom w:val="0"/>
              <w:divBdr>
                <w:top w:val="none" w:sz="0" w:space="0" w:color="auto"/>
                <w:left w:val="none" w:sz="0" w:space="0" w:color="auto"/>
                <w:bottom w:val="none" w:sz="0" w:space="0" w:color="auto"/>
                <w:right w:val="none" w:sz="0" w:space="0" w:color="auto"/>
              </w:divBdr>
            </w:div>
            <w:div w:id="1931428495">
              <w:marLeft w:val="0"/>
              <w:marRight w:val="0"/>
              <w:marTop w:val="0"/>
              <w:marBottom w:val="0"/>
              <w:divBdr>
                <w:top w:val="none" w:sz="0" w:space="0" w:color="auto"/>
                <w:left w:val="none" w:sz="0" w:space="0" w:color="auto"/>
                <w:bottom w:val="none" w:sz="0" w:space="0" w:color="auto"/>
                <w:right w:val="none" w:sz="0" w:space="0" w:color="auto"/>
              </w:divBdr>
            </w:div>
            <w:div w:id="1952083380">
              <w:marLeft w:val="0"/>
              <w:marRight w:val="0"/>
              <w:marTop w:val="0"/>
              <w:marBottom w:val="0"/>
              <w:divBdr>
                <w:top w:val="none" w:sz="0" w:space="0" w:color="auto"/>
                <w:left w:val="none" w:sz="0" w:space="0" w:color="auto"/>
                <w:bottom w:val="none" w:sz="0" w:space="0" w:color="auto"/>
                <w:right w:val="none" w:sz="0" w:space="0" w:color="auto"/>
              </w:divBdr>
            </w:div>
            <w:div w:id="1966499013">
              <w:marLeft w:val="0"/>
              <w:marRight w:val="0"/>
              <w:marTop w:val="0"/>
              <w:marBottom w:val="0"/>
              <w:divBdr>
                <w:top w:val="none" w:sz="0" w:space="0" w:color="auto"/>
                <w:left w:val="none" w:sz="0" w:space="0" w:color="auto"/>
                <w:bottom w:val="none" w:sz="0" w:space="0" w:color="auto"/>
                <w:right w:val="none" w:sz="0" w:space="0" w:color="auto"/>
              </w:divBdr>
            </w:div>
            <w:div w:id="1981305046">
              <w:marLeft w:val="0"/>
              <w:marRight w:val="0"/>
              <w:marTop w:val="0"/>
              <w:marBottom w:val="0"/>
              <w:divBdr>
                <w:top w:val="none" w:sz="0" w:space="0" w:color="auto"/>
                <w:left w:val="none" w:sz="0" w:space="0" w:color="auto"/>
                <w:bottom w:val="none" w:sz="0" w:space="0" w:color="auto"/>
                <w:right w:val="none" w:sz="0" w:space="0" w:color="auto"/>
              </w:divBdr>
            </w:div>
            <w:div w:id="2015499606">
              <w:marLeft w:val="0"/>
              <w:marRight w:val="0"/>
              <w:marTop w:val="0"/>
              <w:marBottom w:val="0"/>
              <w:divBdr>
                <w:top w:val="none" w:sz="0" w:space="0" w:color="auto"/>
                <w:left w:val="none" w:sz="0" w:space="0" w:color="auto"/>
                <w:bottom w:val="none" w:sz="0" w:space="0" w:color="auto"/>
                <w:right w:val="none" w:sz="0" w:space="0" w:color="auto"/>
              </w:divBdr>
            </w:div>
            <w:div w:id="2030139895">
              <w:marLeft w:val="0"/>
              <w:marRight w:val="0"/>
              <w:marTop w:val="0"/>
              <w:marBottom w:val="0"/>
              <w:divBdr>
                <w:top w:val="none" w:sz="0" w:space="0" w:color="auto"/>
                <w:left w:val="none" w:sz="0" w:space="0" w:color="auto"/>
                <w:bottom w:val="none" w:sz="0" w:space="0" w:color="auto"/>
                <w:right w:val="none" w:sz="0" w:space="0" w:color="auto"/>
              </w:divBdr>
            </w:div>
            <w:div w:id="2042513154">
              <w:marLeft w:val="0"/>
              <w:marRight w:val="0"/>
              <w:marTop w:val="0"/>
              <w:marBottom w:val="0"/>
              <w:divBdr>
                <w:top w:val="none" w:sz="0" w:space="0" w:color="auto"/>
                <w:left w:val="none" w:sz="0" w:space="0" w:color="auto"/>
                <w:bottom w:val="none" w:sz="0" w:space="0" w:color="auto"/>
                <w:right w:val="none" w:sz="0" w:space="0" w:color="auto"/>
              </w:divBdr>
            </w:div>
            <w:div w:id="2115123956">
              <w:marLeft w:val="0"/>
              <w:marRight w:val="0"/>
              <w:marTop w:val="0"/>
              <w:marBottom w:val="0"/>
              <w:divBdr>
                <w:top w:val="none" w:sz="0" w:space="0" w:color="auto"/>
                <w:left w:val="none" w:sz="0" w:space="0" w:color="auto"/>
                <w:bottom w:val="none" w:sz="0" w:space="0" w:color="auto"/>
                <w:right w:val="none" w:sz="0" w:space="0" w:color="auto"/>
              </w:divBdr>
            </w:div>
            <w:div w:id="2137016266">
              <w:marLeft w:val="0"/>
              <w:marRight w:val="0"/>
              <w:marTop w:val="0"/>
              <w:marBottom w:val="0"/>
              <w:divBdr>
                <w:top w:val="none" w:sz="0" w:space="0" w:color="auto"/>
                <w:left w:val="none" w:sz="0" w:space="0" w:color="auto"/>
                <w:bottom w:val="none" w:sz="0" w:space="0" w:color="auto"/>
                <w:right w:val="none" w:sz="0" w:space="0" w:color="auto"/>
              </w:divBdr>
            </w:div>
          </w:divsChild>
        </w:div>
        <w:div w:id="1321733648">
          <w:marLeft w:val="0"/>
          <w:marRight w:val="0"/>
          <w:marTop w:val="0"/>
          <w:marBottom w:val="0"/>
          <w:divBdr>
            <w:top w:val="none" w:sz="0" w:space="0" w:color="auto"/>
            <w:left w:val="none" w:sz="0" w:space="0" w:color="auto"/>
            <w:bottom w:val="none" w:sz="0" w:space="0" w:color="auto"/>
            <w:right w:val="none" w:sz="0" w:space="0" w:color="auto"/>
          </w:divBdr>
          <w:divsChild>
            <w:div w:id="12801522">
              <w:marLeft w:val="0"/>
              <w:marRight w:val="0"/>
              <w:marTop w:val="0"/>
              <w:marBottom w:val="0"/>
              <w:divBdr>
                <w:top w:val="none" w:sz="0" w:space="0" w:color="auto"/>
                <w:left w:val="none" w:sz="0" w:space="0" w:color="auto"/>
                <w:bottom w:val="none" w:sz="0" w:space="0" w:color="auto"/>
                <w:right w:val="none" w:sz="0" w:space="0" w:color="auto"/>
              </w:divBdr>
            </w:div>
            <w:div w:id="34354260">
              <w:marLeft w:val="0"/>
              <w:marRight w:val="0"/>
              <w:marTop w:val="0"/>
              <w:marBottom w:val="0"/>
              <w:divBdr>
                <w:top w:val="none" w:sz="0" w:space="0" w:color="auto"/>
                <w:left w:val="none" w:sz="0" w:space="0" w:color="auto"/>
                <w:bottom w:val="none" w:sz="0" w:space="0" w:color="auto"/>
                <w:right w:val="none" w:sz="0" w:space="0" w:color="auto"/>
              </w:divBdr>
            </w:div>
            <w:div w:id="44377370">
              <w:marLeft w:val="0"/>
              <w:marRight w:val="0"/>
              <w:marTop w:val="0"/>
              <w:marBottom w:val="0"/>
              <w:divBdr>
                <w:top w:val="none" w:sz="0" w:space="0" w:color="auto"/>
                <w:left w:val="none" w:sz="0" w:space="0" w:color="auto"/>
                <w:bottom w:val="none" w:sz="0" w:space="0" w:color="auto"/>
                <w:right w:val="none" w:sz="0" w:space="0" w:color="auto"/>
              </w:divBdr>
            </w:div>
            <w:div w:id="59602329">
              <w:marLeft w:val="0"/>
              <w:marRight w:val="0"/>
              <w:marTop w:val="0"/>
              <w:marBottom w:val="0"/>
              <w:divBdr>
                <w:top w:val="none" w:sz="0" w:space="0" w:color="auto"/>
                <w:left w:val="none" w:sz="0" w:space="0" w:color="auto"/>
                <w:bottom w:val="none" w:sz="0" w:space="0" w:color="auto"/>
                <w:right w:val="none" w:sz="0" w:space="0" w:color="auto"/>
              </w:divBdr>
            </w:div>
            <w:div w:id="60177625">
              <w:marLeft w:val="0"/>
              <w:marRight w:val="0"/>
              <w:marTop w:val="0"/>
              <w:marBottom w:val="0"/>
              <w:divBdr>
                <w:top w:val="none" w:sz="0" w:space="0" w:color="auto"/>
                <w:left w:val="none" w:sz="0" w:space="0" w:color="auto"/>
                <w:bottom w:val="none" w:sz="0" w:space="0" w:color="auto"/>
                <w:right w:val="none" w:sz="0" w:space="0" w:color="auto"/>
              </w:divBdr>
            </w:div>
            <w:div w:id="130025118">
              <w:marLeft w:val="0"/>
              <w:marRight w:val="0"/>
              <w:marTop w:val="0"/>
              <w:marBottom w:val="0"/>
              <w:divBdr>
                <w:top w:val="none" w:sz="0" w:space="0" w:color="auto"/>
                <w:left w:val="none" w:sz="0" w:space="0" w:color="auto"/>
                <w:bottom w:val="none" w:sz="0" w:space="0" w:color="auto"/>
                <w:right w:val="none" w:sz="0" w:space="0" w:color="auto"/>
              </w:divBdr>
            </w:div>
            <w:div w:id="146366745">
              <w:marLeft w:val="0"/>
              <w:marRight w:val="0"/>
              <w:marTop w:val="0"/>
              <w:marBottom w:val="0"/>
              <w:divBdr>
                <w:top w:val="none" w:sz="0" w:space="0" w:color="auto"/>
                <w:left w:val="none" w:sz="0" w:space="0" w:color="auto"/>
                <w:bottom w:val="none" w:sz="0" w:space="0" w:color="auto"/>
                <w:right w:val="none" w:sz="0" w:space="0" w:color="auto"/>
              </w:divBdr>
            </w:div>
            <w:div w:id="151722055">
              <w:marLeft w:val="0"/>
              <w:marRight w:val="0"/>
              <w:marTop w:val="0"/>
              <w:marBottom w:val="0"/>
              <w:divBdr>
                <w:top w:val="none" w:sz="0" w:space="0" w:color="auto"/>
                <w:left w:val="none" w:sz="0" w:space="0" w:color="auto"/>
                <w:bottom w:val="none" w:sz="0" w:space="0" w:color="auto"/>
                <w:right w:val="none" w:sz="0" w:space="0" w:color="auto"/>
              </w:divBdr>
            </w:div>
            <w:div w:id="184100110">
              <w:marLeft w:val="0"/>
              <w:marRight w:val="0"/>
              <w:marTop w:val="0"/>
              <w:marBottom w:val="0"/>
              <w:divBdr>
                <w:top w:val="none" w:sz="0" w:space="0" w:color="auto"/>
                <w:left w:val="none" w:sz="0" w:space="0" w:color="auto"/>
                <w:bottom w:val="none" w:sz="0" w:space="0" w:color="auto"/>
                <w:right w:val="none" w:sz="0" w:space="0" w:color="auto"/>
              </w:divBdr>
            </w:div>
            <w:div w:id="233399892">
              <w:marLeft w:val="0"/>
              <w:marRight w:val="0"/>
              <w:marTop w:val="0"/>
              <w:marBottom w:val="0"/>
              <w:divBdr>
                <w:top w:val="none" w:sz="0" w:space="0" w:color="auto"/>
                <w:left w:val="none" w:sz="0" w:space="0" w:color="auto"/>
                <w:bottom w:val="none" w:sz="0" w:space="0" w:color="auto"/>
                <w:right w:val="none" w:sz="0" w:space="0" w:color="auto"/>
              </w:divBdr>
            </w:div>
            <w:div w:id="240650732">
              <w:marLeft w:val="0"/>
              <w:marRight w:val="0"/>
              <w:marTop w:val="0"/>
              <w:marBottom w:val="0"/>
              <w:divBdr>
                <w:top w:val="none" w:sz="0" w:space="0" w:color="auto"/>
                <w:left w:val="none" w:sz="0" w:space="0" w:color="auto"/>
                <w:bottom w:val="none" w:sz="0" w:space="0" w:color="auto"/>
                <w:right w:val="none" w:sz="0" w:space="0" w:color="auto"/>
              </w:divBdr>
            </w:div>
            <w:div w:id="268313433">
              <w:marLeft w:val="0"/>
              <w:marRight w:val="0"/>
              <w:marTop w:val="0"/>
              <w:marBottom w:val="0"/>
              <w:divBdr>
                <w:top w:val="none" w:sz="0" w:space="0" w:color="auto"/>
                <w:left w:val="none" w:sz="0" w:space="0" w:color="auto"/>
                <w:bottom w:val="none" w:sz="0" w:space="0" w:color="auto"/>
                <w:right w:val="none" w:sz="0" w:space="0" w:color="auto"/>
              </w:divBdr>
            </w:div>
            <w:div w:id="280764148">
              <w:marLeft w:val="0"/>
              <w:marRight w:val="0"/>
              <w:marTop w:val="0"/>
              <w:marBottom w:val="0"/>
              <w:divBdr>
                <w:top w:val="none" w:sz="0" w:space="0" w:color="auto"/>
                <w:left w:val="none" w:sz="0" w:space="0" w:color="auto"/>
                <w:bottom w:val="none" w:sz="0" w:space="0" w:color="auto"/>
                <w:right w:val="none" w:sz="0" w:space="0" w:color="auto"/>
              </w:divBdr>
            </w:div>
            <w:div w:id="315688878">
              <w:marLeft w:val="0"/>
              <w:marRight w:val="0"/>
              <w:marTop w:val="0"/>
              <w:marBottom w:val="0"/>
              <w:divBdr>
                <w:top w:val="none" w:sz="0" w:space="0" w:color="auto"/>
                <w:left w:val="none" w:sz="0" w:space="0" w:color="auto"/>
                <w:bottom w:val="none" w:sz="0" w:space="0" w:color="auto"/>
                <w:right w:val="none" w:sz="0" w:space="0" w:color="auto"/>
              </w:divBdr>
            </w:div>
            <w:div w:id="317617658">
              <w:marLeft w:val="0"/>
              <w:marRight w:val="0"/>
              <w:marTop w:val="0"/>
              <w:marBottom w:val="0"/>
              <w:divBdr>
                <w:top w:val="none" w:sz="0" w:space="0" w:color="auto"/>
                <w:left w:val="none" w:sz="0" w:space="0" w:color="auto"/>
                <w:bottom w:val="none" w:sz="0" w:space="0" w:color="auto"/>
                <w:right w:val="none" w:sz="0" w:space="0" w:color="auto"/>
              </w:divBdr>
            </w:div>
            <w:div w:id="341205418">
              <w:marLeft w:val="0"/>
              <w:marRight w:val="0"/>
              <w:marTop w:val="0"/>
              <w:marBottom w:val="0"/>
              <w:divBdr>
                <w:top w:val="none" w:sz="0" w:space="0" w:color="auto"/>
                <w:left w:val="none" w:sz="0" w:space="0" w:color="auto"/>
                <w:bottom w:val="none" w:sz="0" w:space="0" w:color="auto"/>
                <w:right w:val="none" w:sz="0" w:space="0" w:color="auto"/>
              </w:divBdr>
            </w:div>
            <w:div w:id="359823248">
              <w:marLeft w:val="0"/>
              <w:marRight w:val="0"/>
              <w:marTop w:val="0"/>
              <w:marBottom w:val="0"/>
              <w:divBdr>
                <w:top w:val="none" w:sz="0" w:space="0" w:color="auto"/>
                <w:left w:val="none" w:sz="0" w:space="0" w:color="auto"/>
                <w:bottom w:val="none" w:sz="0" w:space="0" w:color="auto"/>
                <w:right w:val="none" w:sz="0" w:space="0" w:color="auto"/>
              </w:divBdr>
            </w:div>
            <w:div w:id="362634180">
              <w:marLeft w:val="0"/>
              <w:marRight w:val="0"/>
              <w:marTop w:val="0"/>
              <w:marBottom w:val="0"/>
              <w:divBdr>
                <w:top w:val="none" w:sz="0" w:space="0" w:color="auto"/>
                <w:left w:val="none" w:sz="0" w:space="0" w:color="auto"/>
                <w:bottom w:val="none" w:sz="0" w:space="0" w:color="auto"/>
                <w:right w:val="none" w:sz="0" w:space="0" w:color="auto"/>
              </w:divBdr>
            </w:div>
            <w:div w:id="372507661">
              <w:marLeft w:val="0"/>
              <w:marRight w:val="0"/>
              <w:marTop w:val="0"/>
              <w:marBottom w:val="0"/>
              <w:divBdr>
                <w:top w:val="none" w:sz="0" w:space="0" w:color="auto"/>
                <w:left w:val="none" w:sz="0" w:space="0" w:color="auto"/>
                <w:bottom w:val="none" w:sz="0" w:space="0" w:color="auto"/>
                <w:right w:val="none" w:sz="0" w:space="0" w:color="auto"/>
              </w:divBdr>
            </w:div>
            <w:div w:id="373502011">
              <w:marLeft w:val="0"/>
              <w:marRight w:val="0"/>
              <w:marTop w:val="0"/>
              <w:marBottom w:val="0"/>
              <w:divBdr>
                <w:top w:val="none" w:sz="0" w:space="0" w:color="auto"/>
                <w:left w:val="none" w:sz="0" w:space="0" w:color="auto"/>
                <w:bottom w:val="none" w:sz="0" w:space="0" w:color="auto"/>
                <w:right w:val="none" w:sz="0" w:space="0" w:color="auto"/>
              </w:divBdr>
            </w:div>
            <w:div w:id="391853103">
              <w:marLeft w:val="0"/>
              <w:marRight w:val="0"/>
              <w:marTop w:val="0"/>
              <w:marBottom w:val="0"/>
              <w:divBdr>
                <w:top w:val="none" w:sz="0" w:space="0" w:color="auto"/>
                <w:left w:val="none" w:sz="0" w:space="0" w:color="auto"/>
                <w:bottom w:val="none" w:sz="0" w:space="0" w:color="auto"/>
                <w:right w:val="none" w:sz="0" w:space="0" w:color="auto"/>
              </w:divBdr>
            </w:div>
            <w:div w:id="400180440">
              <w:marLeft w:val="0"/>
              <w:marRight w:val="0"/>
              <w:marTop w:val="0"/>
              <w:marBottom w:val="0"/>
              <w:divBdr>
                <w:top w:val="none" w:sz="0" w:space="0" w:color="auto"/>
                <w:left w:val="none" w:sz="0" w:space="0" w:color="auto"/>
                <w:bottom w:val="none" w:sz="0" w:space="0" w:color="auto"/>
                <w:right w:val="none" w:sz="0" w:space="0" w:color="auto"/>
              </w:divBdr>
            </w:div>
            <w:div w:id="402221629">
              <w:marLeft w:val="0"/>
              <w:marRight w:val="0"/>
              <w:marTop w:val="0"/>
              <w:marBottom w:val="0"/>
              <w:divBdr>
                <w:top w:val="none" w:sz="0" w:space="0" w:color="auto"/>
                <w:left w:val="none" w:sz="0" w:space="0" w:color="auto"/>
                <w:bottom w:val="none" w:sz="0" w:space="0" w:color="auto"/>
                <w:right w:val="none" w:sz="0" w:space="0" w:color="auto"/>
              </w:divBdr>
            </w:div>
            <w:div w:id="430854529">
              <w:marLeft w:val="0"/>
              <w:marRight w:val="0"/>
              <w:marTop w:val="0"/>
              <w:marBottom w:val="0"/>
              <w:divBdr>
                <w:top w:val="none" w:sz="0" w:space="0" w:color="auto"/>
                <w:left w:val="none" w:sz="0" w:space="0" w:color="auto"/>
                <w:bottom w:val="none" w:sz="0" w:space="0" w:color="auto"/>
                <w:right w:val="none" w:sz="0" w:space="0" w:color="auto"/>
              </w:divBdr>
            </w:div>
            <w:div w:id="438335673">
              <w:marLeft w:val="0"/>
              <w:marRight w:val="0"/>
              <w:marTop w:val="0"/>
              <w:marBottom w:val="0"/>
              <w:divBdr>
                <w:top w:val="none" w:sz="0" w:space="0" w:color="auto"/>
                <w:left w:val="none" w:sz="0" w:space="0" w:color="auto"/>
                <w:bottom w:val="none" w:sz="0" w:space="0" w:color="auto"/>
                <w:right w:val="none" w:sz="0" w:space="0" w:color="auto"/>
              </w:divBdr>
            </w:div>
            <w:div w:id="450368464">
              <w:marLeft w:val="0"/>
              <w:marRight w:val="0"/>
              <w:marTop w:val="0"/>
              <w:marBottom w:val="0"/>
              <w:divBdr>
                <w:top w:val="none" w:sz="0" w:space="0" w:color="auto"/>
                <w:left w:val="none" w:sz="0" w:space="0" w:color="auto"/>
                <w:bottom w:val="none" w:sz="0" w:space="0" w:color="auto"/>
                <w:right w:val="none" w:sz="0" w:space="0" w:color="auto"/>
              </w:divBdr>
            </w:div>
            <w:div w:id="453214174">
              <w:marLeft w:val="0"/>
              <w:marRight w:val="0"/>
              <w:marTop w:val="0"/>
              <w:marBottom w:val="0"/>
              <w:divBdr>
                <w:top w:val="none" w:sz="0" w:space="0" w:color="auto"/>
                <w:left w:val="none" w:sz="0" w:space="0" w:color="auto"/>
                <w:bottom w:val="none" w:sz="0" w:space="0" w:color="auto"/>
                <w:right w:val="none" w:sz="0" w:space="0" w:color="auto"/>
              </w:divBdr>
            </w:div>
            <w:div w:id="487524255">
              <w:marLeft w:val="0"/>
              <w:marRight w:val="0"/>
              <w:marTop w:val="0"/>
              <w:marBottom w:val="0"/>
              <w:divBdr>
                <w:top w:val="none" w:sz="0" w:space="0" w:color="auto"/>
                <w:left w:val="none" w:sz="0" w:space="0" w:color="auto"/>
                <w:bottom w:val="none" w:sz="0" w:space="0" w:color="auto"/>
                <w:right w:val="none" w:sz="0" w:space="0" w:color="auto"/>
              </w:divBdr>
            </w:div>
            <w:div w:id="487525425">
              <w:marLeft w:val="0"/>
              <w:marRight w:val="0"/>
              <w:marTop w:val="0"/>
              <w:marBottom w:val="0"/>
              <w:divBdr>
                <w:top w:val="none" w:sz="0" w:space="0" w:color="auto"/>
                <w:left w:val="none" w:sz="0" w:space="0" w:color="auto"/>
                <w:bottom w:val="none" w:sz="0" w:space="0" w:color="auto"/>
                <w:right w:val="none" w:sz="0" w:space="0" w:color="auto"/>
              </w:divBdr>
            </w:div>
            <w:div w:id="491143518">
              <w:marLeft w:val="0"/>
              <w:marRight w:val="0"/>
              <w:marTop w:val="0"/>
              <w:marBottom w:val="0"/>
              <w:divBdr>
                <w:top w:val="none" w:sz="0" w:space="0" w:color="auto"/>
                <w:left w:val="none" w:sz="0" w:space="0" w:color="auto"/>
                <w:bottom w:val="none" w:sz="0" w:space="0" w:color="auto"/>
                <w:right w:val="none" w:sz="0" w:space="0" w:color="auto"/>
              </w:divBdr>
            </w:div>
            <w:div w:id="495196895">
              <w:marLeft w:val="0"/>
              <w:marRight w:val="0"/>
              <w:marTop w:val="0"/>
              <w:marBottom w:val="0"/>
              <w:divBdr>
                <w:top w:val="none" w:sz="0" w:space="0" w:color="auto"/>
                <w:left w:val="none" w:sz="0" w:space="0" w:color="auto"/>
                <w:bottom w:val="none" w:sz="0" w:space="0" w:color="auto"/>
                <w:right w:val="none" w:sz="0" w:space="0" w:color="auto"/>
              </w:divBdr>
            </w:div>
            <w:div w:id="505171014">
              <w:marLeft w:val="0"/>
              <w:marRight w:val="0"/>
              <w:marTop w:val="0"/>
              <w:marBottom w:val="0"/>
              <w:divBdr>
                <w:top w:val="none" w:sz="0" w:space="0" w:color="auto"/>
                <w:left w:val="none" w:sz="0" w:space="0" w:color="auto"/>
                <w:bottom w:val="none" w:sz="0" w:space="0" w:color="auto"/>
                <w:right w:val="none" w:sz="0" w:space="0" w:color="auto"/>
              </w:divBdr>
            </w:div>
            <w:div w:id="556279416">
              <w:marLeft w:val="0"/>
              <w:marRight w:val="0"/>
              <w:marTop w:val="0"/>
              <w:marBottom w:val="0"/>
              <w:divBdr>
                <w:top w:val="none" w:sz="0" w:space="0" w:color="auto"/>
                <w:left w:val="none" w:sz="0" w:space="0" w:color="auto"/>
                <w:bottom w:val="none" w:sz="0" w:space="0" w:color="auto"/>
                <w:right w:val="none" w:sz="0" w:space="0" w:color="auto"/>
              </w:divBdr>
            </w:div>
            <w:div w:id="570576061">
              <w:marLeft w:val="0"/>
              <w:marRight w:val="0"/>
              <w:marTop w:val="0"/>
              <w:marBottom w:val="0"/>
              <w:divBdr>
                <w:top w:val="none" w:sz="0" w:space="0" w:color="auto"/>
                <w:left w:val="none" w:sz="0" w:space="0" w:color="auto"/>
                <w:bottom w:val="none" w:sz="0" w:space="0" w:color="auto"/>
                <w:right w:val="none" w:sz="0" w:space="0" w:color="auto"/>
              </w:divBdr>
            </w:div>
            <w:div w:id="625428991">
              <w:marLeft w:val="0"/>
              <w:marRight w:val="0"/>
              <w:marTop w:val="0"/>
              <w:marBottom w:val="0"/>
              <w:divBdr>
                <w:top w:val="none" w:sz="0" w:space="0" w:color="auto"/>
                <w:left w:val="none" w:sz="0" w:space="0" w:color="auto"/>
                <w:bottom w:val="none" w:sz="0" w:space="0" w:color="auto"/>
                <w:right w:val="none" w:sz="0" w:space="0" w:color="auto"/>
              </w:divBdr>
            </w:div>
            <w:div w:id="646126411">
              <w:marLeft w:val="0"/>
              <w:marRight w:val="0"/>
              <w:marTop w:val="0"/>
              <w:marBottom w:val="0"/>
              <w:divBdr>
                <w:top w:val="none" w:sz="0" w:space="0" w:color="auto"/>
                <w:left w:val="none" w:sz="0" w:space="0" w:color="auto"/>
                <w:bottom w:val="none" w:sz="0" w:space="0" w:color="auto"/>
                <w:right w:val="none" w:sz="0" w:space="0" w:color="auto"/>
              </w:divBdr>
            </w:div>
            <w:div w:id="724180268">
              <w:marLeft w:val="0"/>
              <w:marRight w:val="0"/>
              <w:marTop w:val="0"/>
              <w:marBottom w:val="0"/>
              <w:divBdr>
                <w:top w:val="none" w:sz="0" w:space="0" w:color="auto"/>
                <w:left w:val="none" w:sz="0" w:space="0" w:color="auto"/>
                <w:bottom w:val="none" w:sz="0" w:space="0" w:color="auto"/>
                <w:right w:val="none" w:sz="0" w:space="0" w:color="auto"/>
              </w:divBdr>
            </w:div>
            <w:div w:id="736587639">
              <w:marLeft w:val="0"/>
              <w:marRight w:val="0"/>
              <w:marTop w:val="0"/>
              <w:marBottom w:val="0"/>
              <w:divBdr>
                <w:top w:val="none" w:sz="0" w:space="0" w:color="auto"/>
                <w:left w:val="none" w:sz="0" w:space="0" w:color="auto"/>
                <w:bottom w:val="none" w:sz="0" w:space="0" w:color="auto"/>
                <w:right w:val="none" w:sz="0" w:space="0" w:color="auto"/>
              </w:divBdr>
            </w:div>
            <w:div w:id="747196783">
              <w:marLeft w:val="0"/>
              <w:marRight w:val="0"/>
              <w:marTop w:val="0"/>
              <w:marBottom w:val="0"/>
              <w:divBdr>
                <w:top w:val="none" w:sz="0" w:space="0" w:color="auto"/>
                <w:left w:val="none" w:sz="0" w:space="0" w:color="auto"/>
                <w:bottom w:val="none" w:sz="0" w:space="0" w:color="auto"/>
                <w:right w:val="none" w:sz="0" w:space="0" w:color="auto"/>
              </w:divBdr>
            </w:div>
            <w:div w:id="751705393">
              <w:marLeft w:val="0"/>
              <w:marRight w:val="0"/>
              <w:marTop w:val="0"/>
              <w:marBottom w:val="0"/>
              <w:divBdr>
                <w:top w:val="none" w:sz="0" w:space="0" w:color="auto"/>
                <w:left w:val="none" w:sz="0" w:space="0" w:color="auto"/>
                <w:bottom w:val="none" w:sz="0" w:space="0" w:color="auto"/>
                <w:right w:val="none" w:sz="0" w:space="0" w:color="auto"/>
              </w:divBdr>
            </w:div>
            <w:div w:id="847603917">
              <w:marLeft w:val="0"/>
              <w:marRight w:val="0"/>
              <w:marTop w:val="0"/>
              <w:marBottom w:val="0"/>
              <w:divBdr>
                <w:top w:val="none" w:sz="0" w:space="0" w:color="auto"/>
                <w:left w:val="none" w:sz="0" w:space="0" w:color="auto"/>
                <w:bottom w:val="none" w:sz="0" w:space="0" w:color="auto"/>
                <w:right w:val="none" w:sz="0" w:space="0" w:color="auto"/>
              </w:divBdr>
            </w:div>
            <w:div w:id="856313009">
              <w:marLeft w:val="0"/>
              <w:marRight w:val="0"/>
              <w:marTop w:val="0"/>
              <w:marBottom w:val="0"/>
              <w:divBdr>
                <w:top w:val="none" w:sz="0" w:space="0" w:color="auto"/>
                <w:left w:val="none" w:sz="0" w:space="0" w:color="auto"/>
                <w:bottom w:val="none" w:sz="0" w:space="0" w:color="auto"/>
                <w:right w:val="none" w:sz="0" w:space="0" w:color="auto"/>
              </w:divBdr>
            </w:div>
            <w:div w:id="858662157">
              <w:marLeft w:val="0"/>
              <w:marRight w:val="0"/>
              <w:marTop w:val="0"/>
              <w:marBottom w:val="0"/>
              <w:divBdr>
                <w:top w:val="none" w:sz="0" w:space="0" w:color="auto"/>
                <w:left w:val="none" w:sz="0" w:space="0" w:color="auto"/>
                <w:bottom w:val="none" w:sz="0" w:space="0" w:color="auto"/>
                <w:right w:val="none" w:sz="0" w:space="0" w:color="auto"/>
              </w:divBdr>
            </w:div>
            <w:div w:id="884562187">
              <w:marLeft w:val="0"/>
              <w:marRight w:val="0"/>
              <w:marTop w:val="0"/>
              <w:marBottom w:val="0"/>
              <w:divBdr>
                <w:top w:val="none" w:sz="0" w:space="0" w:color="auto"/>
                <w:left w:val="none" w:sz="0" w:space="0" w:color="auto"/>
                <w:bottom w:val="none" w:sz="0" w:space="0" w:color="auto"/>
                <w:right w:val="none" w:sz="0" w:space="0" w:color="auto"/>
              </w:divBdr>
            </w:div>
            <w:div w:id="891500283">
              <w:marLeft w:val="0"/>
              <w:marRight w:val="0"/>
              <w:marTop w:val="0"/>
              <w:marBottom w:val="0"/>
              <w:divBdr>
                <w:top w:val="none" w:sz="0" w:space="0" w:color="auto"/>
                <w:left w:val="none" w:sz="0" w:space="0" w:color="auto"/>
                <w:bottom w:val="none" w:sz="0" w:space="0" w:color="auto"/>
                <w:right w:val="none" w:sz="0" w:space="0" w:color="auto"/>
              </w:divBdr>
            </w:div>
            <w:div w:id="891620154">
              <w:marLeft w:val="0"/>
              <w:marRight w:val="0"/>
              <w:marTop w:val="0"/>
              <w:marBottom w:val="0"/>
              <w:divBdr>
                <w:top w:val="none" w:sz="0" w:space="0" w:color="auto"/>
                <w:left w:val="none" w:sz="0" w:space="0" w:color="auto"/>
                <w:bottom w:val="none" w:sz="0" w:space="0" w:color="auto"/>
                <w:right w:val="none" w:sz="0" w:space="0" w:color="auto"/>
              </w:divBdr>
            </w:div>
            <w:div w:id="942224776">
              <w:marLeft w:val="0"/>
              <w:marRight w:val="0"/>
              <w:marTop w:val="0"/>
              <w:marBottom w:val="0"/>
              <w:divBdr>
                <w:top w:val="none" w:sz="0" w:space="0" w:color="auto"/>
                <w:left w:val="none" w:sz="0" w:space="0" w:color="auto"/>
                <w:bottom w:val="none" w:sz="0" w:space="0" w:color="auto"/>
                <w:right w:val="none" w:sz="0" w:space="0" w:color="auto"/>
              </w:divBdr>
            </w:div>
            <w:div w:id="948783582">
              <w:marLeft w:val="0"/>
              <w:marRight w:val="0"/>
              <w:marTop w:val="0"/>
              <w:marBottom w:val="0"/>
              <w:divBdr>
                <w:top w:val="none" w:sz="0" w:space="0" w:color="auto"/>
                <w:left w:val="none" w:sz="0" w:space="0" w:color="auto"/>
                <w:bottom w:val="none" w:sz="0" w:space="0" w:color="auto"/>
                <w:right w:val="none" w:sz="0" w:space="0" w:color="auto"/>
              </w:divBdr>
            </w:div>
            <w:div w:id="949318735">
              <w:marLeft w:val="0"/>
              <w:marRight w:val="0"/>
              <w:marTop w:val="0"/>
              <w:marBottom w:val="0"/>
              <w:divBdr>
                <w:top w:val="none" w:sz="0" w:space="0" w:color="auto"/>
                <w:left w:val="none" w:sz="0" w:space="0" w:color="auto"/>
                <w:bottom w:val="none" w:sz="0" w:space="0" w:color="auto"/>
                <w:right w:val="none" w:sz="0" w:space="0" w:color="auto"/>
              </w:divBdr>
            </w:div>
            <w:div w:id="967079966">
              <w:marLeft w:val="0"/>
              <w:marRight w:val="0"/>
              <w:marTop w:val="0"/>
              <w:marBottom w:val="0"/>
              <w:divBdr>
                <w:top w:val="none" w:sz="0" w:space="0" w:color="auto"/>
                <w:left w:val="none" w:sz="0" w:space="0" w:color="auto"/>
                <w:bottom w:val="none" w:sz="0" w:space="0" w:color="auto"/>
                <w:right w:val="none" w:sz="0" w:space="0" w:color="auto"/>
              </w:divBdr>
            </w:div>
            <w:div w:id="969940673">
              <w:marLeft w:val="0"/>
              <w:marRight w:val="0"/>
              <w:marTop w:val="0"/>
              <w:marBottom w:val="0"/>
              <w:divBdr>
                <w:top w:val="none" w:sz="0" w:space="0" w:color="auto"/>
                <w:left w:val="none" w:sz="0" w:space="0" w:color="auto"/>
                <w:bottom w:val="none" w:sz="0" w:space="0" w:color="auto"/>
                <w:right w:val="none" w:sz="0" w:space="0" w:color="auto"/>
              </w:divBdr>
            </w:div>
            <w:div w:id="1045759966">
              <w:marLeft w:val="0"/>
              <w:marRight w:val="0"/>
              <w:marTop w:val="0"/>
              <w:marBottom w:val="0"/>
              <w:divBdr>
                <w:top w:val="none" w:sz="0" w:space="0" w:color="auto"/>
                <w:left w:val="none" w:sz="0" w:space="0" w:color="auto"/>
                <w:bottom w:val="none" w:sz="0" w:space="0" w:color="auto"/>
                <w:right w:val="none" w:sz="0" w:space="0" w:color="auto"/>
              </w:divBdr>
            </w:div>
            <w:div w:id="1051461282">
              <w:marLeft w:val="0"/>
              <w:marRight w:val="0"/>
              <w:marTop w:val="0"/>
              <w:marBottom w:val="0"/>
              <w:divBdr>
                <w:top w:val="none" w:sz="0" w:space="0" w:color="auto"/>
                <w:left w:val="none" w:sz="0" w:space="0" w:color="auto"/>
                <w:bottom w:val="none" w:sz="0" w:space="0" w:color="auto"/>
                <w:right w:val="none" w:sz="0" w:space="0" w:color="auto"/>
              </w:divBdr>
            </w:div>
            <w:div w:id="1055011425">
              <w:marLeft w:val="0"/>
              <w:marRight w:val="0"/>
              <w:marTop w:val="0"/>
              <w:marBottom w:val="0"/>
              <w:divBdr>
                <w:top w:val="none" w:sz="0" w:space="0" w:color="auto"/>
                <w:left w:val="none" w:sz="0" w:space="0" w:color="auto"/>
                <w:bottom w:val="none" w:sz="0" w:space="0" w:color="auto"/>
                <w:right w:val="none" w:sz="0" w:space="0" w:color="auto"/>
              </w:divBdr>
            </w:div>
            <w:div w:id="1070080768">
              <w:marLeft w:val="0"/>
              <w:marRight w:val="0"/>
              <w:marTop w:val="0"/>
              <w:marBottom w:val="0"/>
              <w:divBdr>
                <w:top w:val="none" w:sz="0" w:space="0" w:color="auto"/>
                <w:left w:val="none" w:sz="0" w:space="0" w:color="auto"/>
                <w:bottom w:val="none" w:sz="0" w:space="0" w:color="auto"/>
                <w:right w:val="none" w:sz="0" w:space="0" w:color="auto"/>
              </w:divBdr>
            </w:div>
            <w:div w:id="1105153541">
              <w:marLeft w:val="0"/>
              <w:marRight w:val="0"/>
              <w:marTop w:val="0"/>
              <w:marBottom w:val="0"/>
              <w:divBdr>
                <w:top w:val="none" w:sz="0" w:space="0" w:color="auto"/>
                <w:left w:val="none" w:sz="0" w:space="0" w:color="auto"/>
                <w:bottom w:val="none" w:sz="0" w:space="0" w:color="auto"/>
                <w:right w:val="none" w:sz="0" w:space="0" w:color="auto"/>
              </w:divBdr>
            </w:div>
            <w:div w:id="1129323839">
              <w:marLeft w:val="0"/>
              <w:marRight w:val="0"/>
              <w:marTop w:val="0"/>
              <w:marBottom w:val="0"/>
              <w:divBdr>
                <w:top w:val="none" w:sz="0" w:space="0" w:color="auto"/>
                <w:left w:val="none" w:sz="0" w:space="0" w:color="auto"/>
                <w:bottom w:val="none" w:sz="0" w:space="0" w:color="auto"/>
                <w:right w:val="none" w:sz="0" w:space="0" w:color="auto"/>
              </w:divBdr>
            </w:div>
            <w:div w:id="1139417112">
              <w:marLeft w:val="0"/>
              <w:marRight w:val="0"/>
              <w:marTop w:val="0"/>
              <w:marBottom w:val="0"/>
              <w:divBdr>
                <w:top w:val="none" w:sz="0" w:space="0" w:color="auto"/>
                <w:left w:val="none" w:sz="0" w:space="0" w:color="auto"/>
                <w:bottom w:val="none" w:sz="0" w:space="0" w:color="auto"/>
                <w:right w:val="none" w:sz="0" w:space="0" w:color="auto"/>
              </w:divBdr>
            </w:div>
            <w:div w:id="1150753635">
              <w:marLeft w:val="0"/>
              <w:marRight w:val="0"/>
              <w:marTop w:val="0"/>
              <w:marBottom w:val="0"/>
              <w:divBdr>
                <w:top w:val="none" w:sz="0" w:space="0" w:color="auto"/>
                <w:left w:val="none" w:sz="0" w:space="0" w:color="auto"/>
                <w:bottom w:val="none" w:sz="0" w:space="0" w:color="auto"/>
                <w:right w:val="none" w:sz="0" w:space="0" w:color="auto"/>
              </w:divBdr>
            </w:div>
            <w:div w:id="1164785669">
              <w:marLeft w:val="0"/>
              <w:marRight w:val="0"/>
              <w:marTop w:val="0"/>
              <w:marBottom w:val="0"/>
              <w:divBdr>
                <w:top w:val="none" w:sz="0" w:space="0" w:color="auto"/>
                <w:left w:val="none" w:sz="0" w:space="0" w:color="auto"/>
                <w:bottom w:val="none" w:sz="0" w:space="0" w:color="auto"/>
                <w:right w:val="none" w:sz="0" w:space="0" w:color="auto"/>
              </w:divBdr>
            </w:div>
            <w:div w:id="1165632004">
              <w:marLeft w:val="0"/>
              <w:marRight w:val="0"/>
              <w:marTop w:val="0"/>
              <w:marBottom w:val="0"/>
              <w:divBdr>
                <w:top w:val="none" w:sz="0" w:space="0" w:color="auto"/>
                <w:left w:val="none" w:sz="0" w:space="0" w:color="auto"/>
                <w:bottom w:val="none" w:sz="0" w:space="0" w:color="auto"/>
                <w:right w:val="none" w:sz="0" w:space="0" w:color="auto"/>
              </w:divBdr>
            </w:div>
            <w:div w:id="1191870025">
              <w:marLeft w:val="0"/>
              <w:marRight w:val="0"/>
              <w:marTop w:val="0"/>
              <w:marBottom w:val="0"/>
              <w:divBdr>
                <w:top w:val="none" w:sz="0" w:space="0" w:color="auto"/>
                <w:left w:val="none" w:sz="0" w:space="0" w:color="auto"/>
                <w:bottom w:val="none" w:sz="0" w:space="0" w:color="auto"/>
                <w:right w:val="none" w:sz="0" w:space="0" w:color="auto"/>
              </w:divBdr>
            </w:div>
            <w:div w:id="1215849512">
              <w:marLeft w:val="0"/>
              <w:marRight w:val="0"/>
              <w:marTop w:val="0"/>
              <w:marBottom w:val="0"/>
              <w:divBdr>
                <w:top w:val="none" w:sz="0" w:space="0" w:color="auto"/>
                <w:left w:val="none" w:sz="0" w:space="0" w:color="auto"/>
                <w:bottom w:val="none" w:sz="0" w:space="0" w:color="auto"/>
                <w:right w:val="none" w:sz="0" w:space="0" w:color="auto"/>
              </w:divBdr>
            </w:div>
            <w:div w:id="1229610306">
              <w:marLeft w:val="0"/>
              <w:marRight w:val="0"/>
              <w:marTop w:val="0"/>
              <w:marBottom w:val="0"/>
              <w:divBdr>
                <w:top w:val="none" w:sz="0" w:space="0" w:color="auto"/>
                <w:left w:val="none" w:sz="0" w:space="0" w:color="auto"/>
                <w:bottom w:val="none" w:sz="0" w:space="0" w:color="auto"/>
                <w:right w:val="none" w:sz="0" w:space="0" w:color="auto"/>
              </w:divBdr>
            </w:div>
            <w:div w:id="1248224189">
              <w:marLeft w:val="0"/>
              <w:marRight w:val="0"/>
              <w:marTop w:val="0"/>
              <w:marBottom w:val="0"/>
              <w:divBdr>
                <w:top w:val="none" w:sz="0" w:space="0" w:color="auto"/>
                <w:left w:val="none" w:sz="0" w:space="0" w:color="auto"/>
                <w:bottom w:val="none" w:sz="0" w:space="0" w:color="auto"/>
                <w:right w:val="none" w:sz="0" w:space="0" w:color="auto"/>
              </w:divBdr>
            </w:div>
            <w:div w:id="1257712582">
              <w:marLeft w:val="0"/>
              <w:marRight w:val="0"/>
              <w:marTop w:val="0"/>
              <w:marBottom w:val="0"/>
              <w:divBdr>
                <w:top w:val="none" w:sz="0" w:space="0" w:color="auto"/>
                <w:left w:val="none" w:sz="0" w:space="0" w:color="auto"/>
                <w:bottom w:val="none" w:sz="0" w:space="0" w:color="auto"/>
                <w:right w:val="none" w:sz="0" w:space="0" w:color="auto"/>
              </w:divBdr>
            </w:div>
            <w:div w:id="1262294503">
              <w:marLeft w:val="0"/>
              <w:marRight w:val="0"/>
              <w:marTop w:val="0"/>
              <w:marBottom w:val="0"/>
              <w:divBdr>
                <w:top w:val="none" w:sz="0" w:space="0" w:color="auto"/>
                <w:left w:val="none" w:sz="0" w:space="0" w:color="auto"/>
                <w:bottom w:val="none" w:sz="0" w:space="0" w:color="auto"/>
                <w:right w:val="none" w:sz="0" w:space="0" w:color="auto"/>
              </w:divBdr>
            </w:div>
            <w:div w:id="1268662890">
              <w:marLeft w:val="0"/>
              <w:marRight w:val="0"/>
              <w:marTop w:val="0"/>
              <w:marBottom w:val="0"/>
              <w:divBdr>
                <w:top w:val="none" w:sz="0" w:space="0" w:color="auto"/>
                <w:left w:val="none" w:sz="0" w:space="0" w:color="auto"/>
                <w:bottom w:val="none" w:sz="0" w:space="0" w:color="auto"/>
                <w:right w:val="none" w:sz="0" w:space="0" w:color="auto"/>
              </w:divBdr>
            </w:div>
            <w:div w:id="1275938129">
              <w:marLeft w:val="0"/>
              <w:marRight w:val="0"/>
              <w:marTop w:val="0"/>
              <w:marBottom w:val="0"/>
              <w:divBdr>
                <w:top w:val="none" w:sz="0" w:space="0" w:color="auto"/>
                <w:left w:val="none" w:sz="0" w:space="0" w:color="auto"/>
                <w:bottom w:val="none" w:sz="0" w:space="0" w:color="auto"/>
                <w:right w:val="none" w:sz="0" w:space="0" w:color="auto"/>
              </w:divBdr>
            </w:div>
            <w:div w:id="1298878537">
              <w:marLeft w:val="0"/>
              <w:marRight w:val="0"/>
              <w:marTop w:val="0"/>
              <w:marBottom w:val="0"/>
              <w:divBdr>
                <w:top w:val="none" w:sz="0" w:space="0" w:color="auto"/>
                <w:left w:val="none" w:sz="0" w:space="0" w:color="auto"/>
                <w:bottom w:val="none" w:sz="0" w:space="0" w:color="auto"/>
                <w:right w:val="none" w:sz="0" w:space="0" w:color="auto"/>
              </w:divBdr>
            </w:div>
            <w:div w:id="1324822798">
              <w:marLeft w:val="0"/>
              <w:marRight w:val="0"/>
              <w:marTop w:val="0"/>
              <w:marBottom w:val="0"/>
              <w:divBdr>
                <w:top w:val="none" w:sz="0" w:space="0" w:color="auto"/>
                <w:left w:val="none" w:sz="0" w:space="0" w:color="auto"/>
                <w:bottom w:val="none" w:sz="0" w:space="0" w:color="auto"/>
                <w:right w:val="none" w:sz="0" w:space="0" w:color="auto"/>
              </w:divBdr>
            </w:div>
            <w:div w:id="1325864400">
              <w:marLeft w:val="0"/>
              <w:marRight w:val="0"/>
              <w:marTop w:val="0"/>
              <w:marBottom w:val="0"/>
              <w:divBdr>
                <w:top w:val="none" w:sz="0" w:space="0" w:color="auto"/>
                <w:left w:val="none" w:sz="0" w:space="0" w:color="auto"/>
                <w:bottom w:val="none" w:sz="0" w:space="0" w:color="auto"/>
                <w:right w:val="none" w:sz="0" w:space="0" w:color="auto"/>
              </w:divBdr>
            </w:div>
            <w:div w:id="1348216481">
              <w:marLeft w:val="0"/>
              <w:marRight w:val="0"/>
              <w:marTop w:val="0"/>
              <w:marBottom w:val="0"/>
              <w:divBdr>
                <w:top w:val="none" w:sz="0" w:space="0" w:color="auto"/>
                <w:left w:val="none" w:sz="0" w:space="0" w:color="auto"/>
                <w:bottom w:val="none" w:sz="0" w:space="0" w:color="auto"/>
                <w:right w:val="none" w:sz="0" w:space="0" w:color="auto"/>
              </w:divBdr>
            </w:div>
            <w:div w:id="1349287570">
              <w:marLeft w:val="0"/>
              <w:marRight w:val="0"/>
              <w:marTop w:val="0"/>
              <w:marBottom w:val="0"/>
              <w:divBdr>
                <w:top w:val="none" w:sz="0" w:space="0" w:color="auto"/>
                <w:left w:val="none" w:sz="0" w:space="0" w:color="auto"/>
                <w:bottom w:val="none" w:sz="0" w:space="0" w:color="auto"/>
                <w:right w:val="none" w:sz="0" w:space="0" w:color="auto"/>
              </w:divBdr>
            </w:div>
            <w:div w:id="1385253820">
              <w:marLeft w:val="0"/>
              <w:marRight w:val="0"/>
              <w:marTop w:val="0"/>
              <w:marBottom w:val="0"/>
              <w:divBdr>
                <w:top w:val="none" w:sz="0" w:space="0" w:color="auto"/>
                <w:left w:val="none" w:sz="0" w:space="0" w:color="auto"/>
                <w:bottom w:val="none" w:sz="0" w:space="0" w:color="auto"/>
                <w:right w:val="none" w:sz="0" w:space="0" w:color="auto"/>
              </w:divBdr>
              <w:divsChild>
                <w:div w:id="54554406">
                  <w:marLeft w:val="0"/>
                  <w:marRight w:val="0"/>
                  <w:marTop w:val="0"/>
                  <w:marBottom w:val="0"/>
                  <w:divBdr>
                    <w:top w:val="none" w:sz="0" w:space="0" w:color="auto"/>
                    <w:left w:val="none" w:sz="0" w:space="0" w:color="auto"/>
                    <w:bottom w:val="none" w:sz="0" w:space="0" w:color="auto"/>
                    <w:right w:val="none" w:sz="0" w:space="0" w:color="auto"/>
                  </w:divBdr>
                </w:div>
                <w:div w:id="62795881">
                  <w:marLeft w:val="0"/>
                  <w:marRight w:val="0"/>
                  <w:marTop w:val="0"/>
                  <w:marBottom w:val="0"/>
                  <w:divBdr>
                    <w:top w:val="none" w:sz="0" w:space="0" w:color="auto"/>
                    <w:left w:val="none" w:sz="0" w:space="0" w:color="auto"/>
                    <w:bottom w:val="none" w:sz="0" w:space="0" w:color="auto"/>
                    <w:right w:val="none" w:sz="0" w:space="0" w:color="auto"/>
                  </w:divBdr>
                </w:div>
                <w:div w:id="88161861">
                  <w:marLeft w:val="0"/>
                  <w:marRight w:val="0"/>
                  <w:marTop w:val="0"/>
                  <w:marBottom w:val="0"/>
                  <w:divBdr>
                    <w:top w:val="none" w:sz="0" w:space="0" w:color="auto"/>
                    <w:left w:val="none" w:sz="0" w:space="0" w:color="auto"/>
                    <w:bottom w:val="none" w:sz="0" w:space="0" w:color="auto"/>
                    <w:right w:val="none" w:sz="0" w:space="0" w:color="auto"/>
                  </w:divBdr>
                </w:div>
                <w:div w:id="99882991">
                  <w:marLeft w:val="0"/>
                  <w:marRight w:val="0"/>
                  <w:marTop w:val="0"/>
                  <w:marBottom w:val="0"/>
                  <w:divBdr>
                    <w:top w:val="none" w:sz="0" w:space="0" w:color="auto"/>
                    <w:left w:val="none" w:sz="0" w:space="0" w:color="auto"/>
                    <w:bottom w:val="none" w:sz="0" w:space="0" w:color="auto"/>
                    <w:right w:val="none" w:sz="0" w:space="0" w:color="auto"/>
                  </w:divBdr>
                </w:div>
                <w:div w:id="122774347">
                  <w:marLeft w:val="0"/>
                  <w:marRight w:val="0"/>
                  <w:marTop w:val="0"/>
                  <w:marBottom w:val="0"/>
                  <w:divBdr>
                    <w:top w:val="none" w:sz="0" w:space="0" w:color="auto"/>
                    <w:left w:val="none" w:sz="0" w:space="0" w:color="auto"/>
                    <w:bottom w:val="none" w:sz="0" w:space="0" w:color="auto"/>
                    <w:right w:val="none" w:sz="0" w:space="0" w:color="auto"/>
                  </w:divBdr>
                </w:div>
                <w:div w:id="156461846">
                  <w:marLeft w:val="0"/>
                  <w:marRight w:val="0"/>
                  <w:marTop w:val="0"/>
                  <w:marBottom w:val="0"/>
                  <w:divBdr>
                    <w:top w:val="none" w:sz="0" w:space="0" w:color="auto"/>
                    <w:left w:val="none" w:sz="0" w:space="0" w:color="auto"/>
                    <w:bottom w:val="none" w:sz="0" w:space="0" w:color="auto"/>
                    <w:right w:val="none" w:sz="0" w:space="0" w:color="auto"/>
                  </w:divBdr>
                </w:div>
                <w:div w:id="163282142">
                  <w:marLeft w:val="0"/>
                  <w:marRight w:val="0"/>
                  <w:marTop w:val="0"/>
                  <w:marBottom w:val="0"/>
                  <w:divBdr>
                    <w:top w:val="none" w:sz="0" w:space="0" w:color="auto"/>
                    <w:left w:val="none" w:sz="0" w:space="0" w:color="auto"/>
                    <w:bottom w:val="none" w:sz="0" w:space="0" w:color="auto"/>
                    <w:right w:val="none" w:sz="0" w:space="0" w:color="auto"/>
                  </w:divBdr>
                </w:div>
                <w:div w:id="166091591">
                  <w:marLeft w:val="0"/>
                  <w:marRight w:val="0"/>
                  <w:marTop w:val="0"/>
                  <w:marBottom w:val="0"/>
                  <w:divBdr>
                    <w:top w:val="none" w:sz="0" w:space="0" w:color="auto"/>
                    <w:left w:val="none" w:sz="0" w:space="0" w:color="auto"/>
                    <w:bottom w:val="none" w:sz="0" w:space="0" w:color="auto"/>
                    <w:right w:val="none" w:sz="0" w:space="0" w:color="auto"/>
                  </w:divBdr>
                </w:div>
                <w:div w:id="168064404">
                  <w:marLeft w:val="0"/>
                  <w:marRight w:val="0"/>
                  <w:marTop w:val="0"/>
                  <w:marBottom w:val="0"/>
                  <w:divBdr>
                    <w:top w:val="none" w:sz="0" w:space="0" w:color="auto"/>
                    <w:left w:val="none" w:sz="0" w:space="0" w:color="auto"/>
                    <w:bottom w:val="none" w:sz="0" w:space="0" w:color="auto"/>
                    <w:right w:val="none" w:sz="0" w:space="0" w:color="auto"/>
                  </w:divBdr>
                </w:div>
                <w:div w:id="172964343">
                  <w:marLeft w:val="0"/>
                  <w:marRight w:val="0"/>
                  <w:marTop w:val="0"/>
                  <w:marBottom w:val="0"/>
                  <w:divBdr>
                    <w:top w:val="none" w:sz="0" w:space="0" w:color="auto"/>
                    <w:left w:val="none" w:sz="0" w:space="0" w:color="auto"/>
                    <w:bottom w:val="none" w:sz="0" w:space="0" w:color="auto"/>
                    <w:right w:val="none" w:sz="0" w:space="0" w:color="auto"/>
                  </w:divBdr>
                </w:div>
                <w:div w:id="195510574">
                  <w:marLeft w:val="0"/>
                  <w:marRight w:val="0"/>
                  <w:marTop w:val="0"/>
                  <w:marBottom w:val="0"/>
                  <w:divBdr>
                    <w:top w:val="none" w:sz="0" w:space="0" w:color="auto"/>
                    <w:left w:val="none" w:sz="0" w:space="0" w:color="auto"/>
                    <w:bottom w:val="none" w:sz="0" w:space="0" w:color="auto"/>
                    <w:right w:val="none" w:sz="0" w:space="0" w:color="auto"/>
                  </w:divBdr>
                </w:div>
                <w:div w:id="196819867">
                  <w:marLeft w:val="0"/>
                  <w:marRight w:val="0"/>
                  <w:marTop w:val="0"/>
                  <w:marBottom w:val="0"/>
                  <w:divBdr>
                    <w:top w:val="none" w:sz="0" w:space="0" w:color="auto"/>
                    <w:left w:val="none" w:sz="0" w:space="0" w:color="auto"/>
                    <w:bottom w:val="none" w:sz="0" w:space="0" w:color="auto"/>
                    <w:right w:val="none" w:sz="0" w:space="0" w:color="auto"/>
                  </w:divBdr>
                </w:div>
                <w:div w:id="197619818">
                  <w:marLeft w:val="0"/>
                  <w:marRight w:val="0"/>
                  <w:marTop w:val="0"/>
                  <w:marBottom w:val="0"/>
                  <w:divBdr>
                    <w:top w:val="none" w:sz="0" w:space="0" w:color="auto"/>
                    <w:left w:val="none" w:sz="0" w:space="0" w:color="auto"/>
                    <w:bottom w:val="none" w:sz="0" w:space="0" w:color="auto"/>
                    <w:right w:val="none" w:sz="0" w:space="0" w:color="auto"/>
                  </w:divBdr>
                </w:div>
                <w:div w:id="199249599">
                  <w:marLeft w:val="0"/>
                  <w:marRight w:val="0"/>
                  <w:marTop w:val="0"/>
                  <w:marBottom w:val="0"/>
                  <w:divBdr>
                    <w:top w:val="none" w:sz="0" w:space="0" w:color="auto"/>
                    <w:left w:val="none" w:sz="0" w:space="0" w:color="auto"/>
                    <w:bottom w:val="none" w:sz="0" w:space="0" w:color="auto"/>
                    <w:right w:val="none" w:sz="0" w:space="0" w:color="auto"/>
                  </w:divBdr>
                </w:div>
                <w:div w:id="230236943">
                  <w:marLeft w:val="0"/>
                  <w:marRight w:val="0"/>
                  <w:marTop w:val="0"/>
                  <w:marBottom w:val="0"/>
                  <w:divBdr>
                    <w:top w:val="none" w:sz="0" w:space="0" w:color="auto"/>
                    <w:left w:val="none" w:sz="0" w:space="0" w:color="auto"/>
                    <w:bottom w:val="none" w:sz="0" w:space="0" w:color="auto"/>
                    <w:right w:val="none" w:sz="0" w:space="0" w:color="auto"/>
                  </w:divBdr>
                </w:div>
                <w:div w:id="333841276">
                  <w:marLeft w:val="0"/>
                  <w:marRight w:val="0"/>
                  <w:marTop w:val="0"/>
                  <w:marBottom w:val="0"/>
                  <w:divBdr>
                    <w:top w:val="none" w:sz="0" w:space="0" w:color="auto"/>
                    <w:left w:val="none" w:sz="0" w:space="0" w:color="auto"/>
                    <w:bottom w:val="none" w:sz="0" w:space="0" w:color="auto"/>
                    <w:right w:val="none" w:sz="0" w:space="0" w:color="auto"/>
                  </w:divBdr>
                </w:div>
                <w:div w:id="382141213">
                  <w:marLeft w:val="0"/>
                  <w:marRight w:val="0"/>
                  <w:marTop w:val="0"/>
                  <w:marBottom w:val="0"/>
                  <w:divBdr>
                    <w:top w:val="none" w:sz="0" w:space="0" w:color="auto"/>
                    <w:left w:val="none" w:sz="0" w:space="0" w:color="auto"/>
                    <w:bottom w:val="none" w:sz="0" w:space="0" w:color="auto"/>
                    <w:right w:val="none" w:sz="0" w:space="0" w:color="auto"/>
                  </w:divBdr>
                </w:div>
                <w:div w:id="412312763">
                  <w:marLeft w:val="0"/>
                  <w:marRight w:val="0"/>
                  <w:marTop w:val="0"/>
                  <w:marBottom w:val="0"/>
                  <w:divBdr>
                    <w:top w:val="none" w:sz="0" w:space="0" w:color="auto"/>
                    <w:left w:val="none" w:sz="0" w:space="0" w:color="auto"/>
                    <w:bottom w:val="none" w:sz="0" w:space="0" w:color="auto"/>
                    <w:right w:val="none" w:sz="0" w:space="0" w:color="auto"/>
                  </w:divBdr>
                </w:div>
                <w:div w:id="454063737">
                  <w:marLeft w:val="0"/>
                  <w:marRight w:val="0"/>
                  <w:marTop w:val="0"/>
                  <w:marBottom w:val="0"/>
                  <w:divBdr>
                    <w:top w:val="none" w:sz="0" w:space="0" w:color="auto"/>
                    <w:left w:val="none" w:sz="0" w:space="0" w:color="auto"/>
                    <w:bottom w:val="none" w:sz="0" w:space="0" w:color="auto"/>
                    <w:right w:val="none" w:sz="0" w:space="0" w:color="auto"/>
                  </w:divBdr>
                </w:div>
                <w:div w:id="481430658">
                  <w:marLeft w:val="0"/>
                  <w:marRight w:val="0"/>
                  <w:marTop w:val="0"/>
                  <w:marBottom w:val="0"/>
                  <w:divBdr>
                    <w:top w:val="none" w:sz="0" w:space="0" w:color="auto"/>
                    <w:left w:val="none" w:sz="0" w:space="0" w:color="auto"/>
                    <w:bottom w:val="none" w:sz="0" w:space="0" w:color="auto"/>
                    <w:right w:val="none" w:sz="0" w:space="0" w:color="auto"/>
                  </w:divBdr>
                </w:div>
                <w:div w:id="501240697">
                  <w:marLeft w:val="0"/>
                  <w:marRight w:val="0"/>
                  <w:marTop w:val="0"/>
                  <w:marBottom w:val="0"/>
                  <w:divBdr>
                    <w:top w:val="none" w:sz="0" w:space="0" w:color="auto"/>
                    <w:left w:val="none" w:sz="0" w:space="0" w:color="auto"/>
                    <w:bottom w:val="none" w:sz="0" w:space="0" w:color="auto"/>
                    <w:right w:val="none" w:sz="0" w:space="0" w:color="auto"/>
                  </w:divBdr>
                </w:div>
                <w:div w:id="520702042">
                  <w:marLeft w:val="0"/>
                  <w:marRight w:val="0"/>
                  <w:marTop w:val="0"/>
                  <w:marBottom w:val="0"/>
                  <w:divBdr>
                    <w:top w:val="none" w:sz="0" w:space="0" w:color="auto"/>
                    <w:left w:val="none" w:sz="0" w:space="0" w:color="auto"/>
                    <w:bottom w:val="none" w:sz="0" w:space="0" w:color="auto"/>
                    <w:right w:val="none" w:sz="0" w:space="0" w:color="auto"/>
                  </w:divBdr>
                </w:div>
                <w:div w:id="662011476">
                  <w:marLeft w:val="0"/>
                  <w:marRight w:val="0"/>
                  <w:marTop w:val="0"/>
                  <w:marBottom w:val="0"/>
                  <w:divBdr>
                    <w:top w:val="none" w:sz="0" w:space="0" w:color="auto"/>
                    <w:left w:val="none" w:sz="0" w:space="0" w:color="auto"/>
                    <w:bottom w:val="none" w:sz="0" w:space="0" w:color="auto"/>
                    <w:right w:val="none" w:sz="0" w:space="0" w:color="auto"/>
                  </w:divBdr>
                </w:div>
                <w:div w:id="666521655">
                  <w:marLeft w:val="0"/>
                  <w:marRight w:val="0"/>
                  <w:marTop w:val="0"/>
                  <w:marBottom w:val="0"/>
                  <w:divBdr>
                    <w:top w:val="none" w:sz="0" w:space="0" w:color="auto"/>
                    <w:left w:val="none" w:sz="0" w:space="0" w:color="auto"/>
                    <w:bottom w:val="none" w:sz="0" w:space="0" w:color="auto"/>
                    <w:right w:val="none" w:sz="0" w:space="0" w:color="auto"/>
                  </w:divBdr>
                </w:div>
                <w:div w:id="676079659">
                  <w:marLeft w:val="0"/>
                  <w:marRight w:val="0"/>
                  <w:marTop w:val="0"/>
                  <w:marBottom w:val="0"/>
                  <w:divBdr>
                    <w:top w:val="none" w:sz="0" w:space="0" w:color="auto"/>
                    <w:left w:val="none" w:sz="0" w:space="0" w:color="auto"/>
                    <w:bottom w:val="none" w:sz="0" w:space="0" w:color="auto"/>
                    <w:right w:val="none" w:sz="0" w:space="0" w:color="auto"/>
                  </w:divBdr>
                </w:div>
                <w:div w:id="681931264">
                  <w:marLeft w:val="0"/>
                  <w:marRight w:val="0"/>
                  <w:marTop w:val="0"/>
                  <w:marBottom w:val="0"/>
                  <w:divBdr>
                    <w:top w:val="none" w:sz="0" w:space="0" w:color="auto"/>
                    <w:left w:val="none" w:sz="0" w:space="0" w:color="auto"/>
                    <w:bottom w:val="none" w:sz="0" w:space="0" w:color="auto"/>
                    <w:right w:val="none" w:sz="0" w:space="0" w:color="auto"/>
                  </w:divBdr>
                </w:div>
                <w:div w:id="686635474">
                  <w:marLeft w:val="0"/>
                  <w:marRight w:val="0"/>
                  <w:marTop w:val="0"/>
                  <w:marBottom w:val="0"/>
                  <w:divBdr>
                    <w:top w:val="none" w:sz="0" w:space="0" w:color="auto"/>
                    <w:left w:val="none" w:sz="0" w:space="0" w:color="auto"/>
                    <w:bottom w:val="none" w:sz="0" w:space="0" w:color="auto"/>
                    <w:right w:val="none" w:sz="0" w:space="0" w:color="auto"/>
                  </w:divBdr>
                </w:div>
                <w:div w:id="731008055">
                  <w:marLeft w:val="0"/>
                  <w:marRight w:val="0"/>
                  <w:marTop w:val="0"/>
                  <w:marBottom w:val="0"/>
                  <w:divBdr>
                    <w:top w:val="none" w:sz="0" w:space="0" w:color="auto"/>
                    <w:left w:val="none" w:sz="0" w:space="0" w:color="auto"/>
                    <w:bottom w:val="none" w:sz="0" w:space="0" w:color="auto"/>
                    <w:right w:val="none" w:sz="0" w:space="0" w:color="auto"/>
                  </w:divBdr>
                </w:div>
                <w:div w:id="734359010">
                  <w:marLeft w:val="0"/>
                  <w:marRight w:val="0"/>
                  <w:marTop w:val="0"/>
                  <w:marBottom w:val="0"/>
                  <w:divBdr>
                    <w:top w:val="none" w:sz="0" w:space="0" w:color="auto"/>
                    <w:left w:val="none" w:sz="0" w:space="0" w:color="auto"/>
                    <w:bottom w:val="none" w:sz="0" w:space="0" w:color="auto"/>
                    <w:right w:val="none" w:sz="0" w:space="0" w:color="auto"/>
                  </w:divBdr>
                </w:div>
                <w:div w:id="785464924">
                  <w:marLeft w:val="0"/>
                  <w:marRight w:val="0"/>
                  <w:marTop w:val="0"/>
                  <w:marBottom w:val="0"/>
                  <w:divBdr>
                    <w:top w:val="none" w:sz="0" w:space="0" w:color="auto"/>
                    <w:left w:val="none" w:sz="0" w:space="0" w:color="auto"/>
                    <w:bottom w:val="none" w:sz="0" w:space="0" w:color="auto"/>
                    <w:right w:val="none" w:sz="0" w:space="0" w:color="auto"/>
                  </w:divBdr>
                </w:div>
                <w:div w:id="847525600">
                  <w:marLeft w:val="0"/>
                  <w:marRight w:val="0"/>
                  <w:marTop w:val="0"/>
                  <w:marBottom w:val="0"/>
                  <w:divBdr>
                    <w:top w:val="none" w:sz="0" w:space="0" w:color="auto"/>
                    <w:left w:val="none" w:sz="0" w:space="0" w:color="auto"/>
                    <w:bottom w:val="none" w:sz="0" w:space="0" w:color="auto"/>
                    <w:right w:val="none" w:sz="0" w:space="0" w:color="auto"/>
                  </w:divBdr>
                </w:div>
                <w:div w:id="889539594">
                  <w:marLeft w:val="0"/>
                  <w:marRight w:val="0"/>
                  <w:marTop w:val="0"/>
                  <w:marBottom w:val="0"/>
                  <w:divBdr>
                    <w:top w:val="none" w:sz="0" w:space="0" w:color="auto"/>
                    <w:left w:val="none" w:sz="0" w:space="0" w:color="auto"/>
                    <w:bottom w:val="none" w:sz="0" w:space="0" w:color="auto"/>
                    <w:right w:val="none" w:sz="0" w:space="0" w:color="auto"/>
                  </w:divBdr>
                </w:div>
                <w:div w:id="925918712">
                  <w:marLeft w:val="0"/>
                  <w:marRight w:val="0"/>
                  <w:marTop w:val="0"/>
                  <w:marBottom w:val="0"/>
                  <w:divBdr>
                    <w:top w:val="none" w:sz="0" w:space="0" w:color="auto"/>
                    <w:left w:val="none" w:sz="0" w:space="0" w:color="auto"/>
                    <w:bottom w:val="none" w:sz="0" w:space="0" w:color="auto"/>
                    <w:right w:val="none" w:sz="0" w:space="0" w:color="auto"/>
                  </w:divBdr>
                </w:div>
                <w:div w:id="969744362">
                  <w:marLeft w:val="0"/>
                  <w:marRight w:val="0"/>
                  <w:marTop w:val="0"/>
                  <w:marBottom w:val="0"/>
                  <w:divBdr>
                    <w:top w:val="none" w:sz="0" w:space="0" w:color="auto"/>
                    <w:left w:val="none" w:sz="0" w:space="0" w:color="auto"/>
                    <w:bottom w:val="none" w:sz="0" w:space="0" w:color="auto"/>
                    <w:right w:val="none" w:sz="0" w:space="0" w:color="auto"/>
                  </w:divBdr>
                </w:div>
                <w:div w:id="994340824">
                  <w:marLeft w:val="0"/>
                  <w:marRight w:val="0"/>
                  <w:marTop w:val="0"/>
                  <w:marBottom w:val="0"/>
                  <w:divBdr>
                    <w:top w:val="none" w:sz="0" w:space="0" w:color="auto"/>
                    <w:left w:val="none" w:sz="0" w:space="0" w:color="auto"/>
                    <w:bottom w:val="none" w:sz="0" w:space="0" w:color="auto"/>
                    <w:right w:val="none" w:sz="0" w:space="0" w:color="auto"/>
                  </w:divBdr>
                </w:div>
                <w:div w:id="1014263508">
                  <w:marLeft w:val="0"/>
                  <w:marRight w:val="0"/>
                  <w:marTop w:val="0"/>
                  <w:marBottom w:val="0"/>
                  <w:divBdr>
                    <w:top w:val="none" w:sz="0" w:space="0" w:color="auto"/>
                    <w:left w:val="none" w:sz="0" w:space="0" w:color="auto"/>
                    <w:bottom w:val="none" w:sz="0" w:space="0" w:color="auto"/>
                    <w:right w:val="none" w:sz="0" w:space="0" w:color="auto"/>
                  </w:divBdr>
                </w:div>
                <w:div w:id="1016343739">
                  <w:marLeft w:val="0"/>
                  <w:marRight w:val="0"/>
                  <w:marTop w:val="0"/>
                  <w:marBottom w:val="0"/>
                  <w:divBdr>
                    <w:top w:val="none" w:sz="0" w:space="0" w:color="auto"/>
                    <w:left w:val="none" w:sz="0" w:space="0" w:color="auto"/>
                    <w:bottom w:val="none" w:sz="0" w:space="0" w:color="auto"/>
                    <w:right w:val="none" w:sz="0" w:space="0" w:color="auto"/>
                  </w:divBdr>
                </w:div>
                <w:div w:id="1029257072">
                  <w:marLeft w:val="0"/>
                  <w:marRight w:val="0"/>
                  <w:marTop w:val="0"/>
                  <w:marBottom w:val="0"/>
                  <w:divBdr>
                    <w:top w:val="none" w:sz="0" w:space="0" w:color="auto"/>
                    <w:left w:val="none" w:sz="0" w:space="0" w:color="auto"/>
                    <w:bottom w:val="none" w:sz="0" w:space="0" w:color="auto"/>
                    <w:right w:val="none" w:sz="0" w:space="0" w:color="auto"/>
                  </w:divBdr>
                </w:div>
                <w:div w:id="1056199324">
                  <w:marLeft w:val="0"/>
                  <w:marRight w:val="0"/>
                  <w:marTop w:val="0"/>
                  <w:marBottom w:val="0"/>
                  <w:divBdr>
                    <w:top w:val="none" w:sz="0" w:space="0" w:color="auto"/>
                    <w:left w:val="none" w:sz="0" w:space="0" w:color="auto"/>
                    <w:bottom w:val="none" w:sz="0" w:space="0" w:color="auto"/>
                    <w:right w:val="none" w:sz="0" w:space="0" w:color="auto"/>
                  </w:divBdr>
                </w:div>
                <w:div w:id="1071539473">
                  <w:marLeft w:val="0"/>
                  <w:marRight w:val="0"/>
                  <w:marTop w:val="0"/>
                  <w:marBottom w:val="0"/>
                  <w:divBdr>
                    <w:top w:val="none" w:sz="0" w:space="0" w:color="auto"/>
                    <w:left w:val="none" w:sz="0" w:space="0" w:color="auto"/>
                    <w:bottom w:val="none" w:sz="0" w:space="0" w:color="auto"/>
                    <w:right w:val="none" w:sz="0" w:space="0" w:color="auto"/>
                  </w:divBdr>
                </w:div>
                <w:div w:id="1078290479">
                  <w:marLeft w:val="0"/>
                  <w:marRight w:val="0"/>
                  <w:marTop w:val="0"/>
                  <w:marBottom w:val="0"/>
                  <w:divBdr>
                    <w:top w:val="none" w:sz="0" w:space="0" w:color="auto"/>
                    <w:left w:val="none" w:sz="0" w:space="0" w:color="auto"/>
                    <w:bottom w:val="none" w:sz="0" w:space="0" w:color="auto"/>
                    <w:right w:val="none" w:sz="0" w:space="0" w:color="auto"/>
                  </w:divBdr>
                </w:div>
                <w:div w:id="1116176263">
                  <w:marLeft w:val="0"/>
                  <w:marRight w:val="0"/>
                  <w:marTop w:val="0"/>
                  <w:marBottom w:val="0"/>
                  <w:divBdr>
                    <w:top w:val="none" w:sz="0" w:space="0" w:color="auto"/>
                    <w:left w:val="none" w:sz="0" w:space="0" w:color="auto"/>
                    <w:bottom w:val="none" w:sz="0" w:space="0" w:color="auto"/>
                    <w:right w:val="none" w:sz="0" w:space="0" w:color="auto"/>
                  </w:divBdr>
                </w:div>
                <w:div w:id="1122187764">
                  <w:marLeft w:val="0"/>
                  <w:marRight w:val="0"/>
                  <w:marTop w:val="0"/>
                  <w:marBottom w:val="0"/>
                  <w:divBdr>
                    <w:top w:val="none" w:sz="0" w:space="0" w:color="auto"/>
                    <w:left w:val="none" w:sz="0" w:space="0" w:color="auto"/>
                    <w:bottom w:val="none" w:sz="0" w:space="0" w:color="auto"/>
                    <w:right w:val="none" w:sz="0" w:space="0" w:color="auto"/>
                  </w:divBdr>
                </w:div>
                <w:div w:id="1124928340">
                  <w:marLeft w:val="0"/>
                  <w:marRight w:val="0"/>
                  <w:marTop w:val="0"/>
                  <w:marBottom w:val="0"/>
                  <w:divBdr>
                    <w:top w:val="none" w:sz="0" w:space="0" w:color="auto"/>
                    <w:left w:val="none" w:sz="0" w:space="0" w:color="auto"/>
                    <w:bottom w:val="none" w:sz="0" w:space="0" w:color="auto"/>
                    <w:right w:val="none" w:sz="0" w:space="0" w:color="auto"/>
                  </w:divBdr>
                </w:div>
                <w:div w:id="1171915847">
                  <w:marLeft w:val="0"/>
                  <w:marRight w:val="0"/>
                  <w:marTop w:val="0"/>
                  <w:marBottom w:val="0"/>
                  <w:divBdr>
                    <w:top w:val="none" w:sz="0" w:space="0" w:color="auto"/>
                    <w:left w:val="none" w:sz="0" w:space="0" w:color="auto"/>
                    <w:bottom w:val="none" w:sz="0" w:space="0" w:color="auto"/>
                    <w:right w:val="none" w:sz="0" w:space="0" w:color="auto"/>
                  </w:divBdr>
                </w:div>
                <w:div w:id="1174223107">
                  <w:marLeft w:val="0"/>
                  <w:marRight w:val="0"/>
                  <w:marTop w:val="0"/>
                  <w:marBottom w:val="0"/>
                  <w:divBdr>
                    <w:top w:val="none" w:sz="0" w:space="0" w:color="auto"/>
                    <w:left w:val="none" w:sz="0" w:space="0" w:color="auto"/>
                    <w:bottom w:val="none" w:sz="0" w:space="0" w:color="auto"/>
                    <w:right w:val="none" w:sz="0" w:space="0" w:color="auto"/>
                  </w:divBdr>
                </w:div>
                <w:div w:id="1176923696">
                  <w:marLeft w:val="0"/>
                  <w:marRight w:val="0"/>
                  <w:marTop w:val="0"/>
                  <w:marBottom w:val="0"/>
                  <w:divBdr>
                    <w:top w:val="none" w:sz="0" w:space="0" w:color="auto"/>
                    <w:left w:val="none" w:sz="0" w:space="0" w:color="auto"/>
                    <w:bottom w:val="none" w:sz="0" w:space="0" w:color="auto"/>
                    <w:right w:val="none" w:sz="0" w:space="0" w:color="auto"/>
                  </w:divBdr>
                </w:div>
                <w:div w:id="1182164508">
                  <w:marLeft w:val="0"/>
                  <w:marRight w:val="0"/>
                  <w:marTop w:val="0"/>
                  <w:marBottom w:val="0"/>
                  <w:divBdr>
                    <w:top w:val="none" w:sz="0" w:space="0" w:color="auto"/>
                    <w:left w:val="none" w:sz="0" w:space="0" w:color="auto"/>
                    <w:bottom w:val="none" w:sz="0" w:space="0" w:color="auto"/>
                    <w:right w:val="none" w:sz="0" w:space="0" w:color="auto"/>
                  </w:divBdr>
                </w:div>
                <w:div w:id="1198591653">
                  <w:marLeft w:val="0"/>
                  <w:marRight w:val="0"/>
                  <w:marTop w:val="0"/>
                  <w:marBottom w:val="0"/>
                  <w:divBdr>
                    <w:top w:val="none" w:sz="0" w:space="0" w:color="auto"/>
                    <w:left w:val="none" w:sz="0" w:space="0" w:color="auto"/>
                    <w:bottom w:val="none" w:sz="0" w:space="0" w:color="auto"/>
                    <w:right w:val="none" w:sz="0" w:space="0" w:color="auto"/>
                  </w:divBdr>
                </w:div>
                <w:div w:id="1203903746">
                  <w:marLeft w:val="0"/>
                  <w:marRight w:val="0"/>
                  <w:marTop w:val="0"/>
                  <w:marBottom w:val="0"/>
                  <w:divBdr>
                    <w:top w:val="none" w:sz="0" w:space="0" w:color="auto"/>
                    <w:left w:val="none" w:sz="0" w:space="0" w:color="auto"/>
                    <w:bottom w:val="none" w:sz="0" w:space="0" w:color="auto"/>
                    <w:right w:val="none" w:sz="0" w:space="0" w:color="auto"/>
                  </w:divBdr>
                </w:div>
                <w:div w:id="1273591486">
                  <w:marLeft w:val="0"/>
                  <w:marRight w:val="0"/>
                  <w:marTop w:val="0"/>
                  <w:marBottom w:val="0"/>
                  <w:divBdr>
                    <w:top w:val="none" w:sz="0" w:space="0" w:color="auto"/>
                    <w:left w:val="none" w:sz="0" w:space="0" w:color="auto"/>
                    <w:bottom w:val="none" w:sz="0" w:space="0" w:color="auto"/>
                    <w:right w:val="none" w:sz="0" w:space="0" w:color="auto"/>
                  </w:divBdr>
                </w:div>
                <w:div w:id="1279215243">
                  <w:marLeft w:val="0"/>
                  <w:marRight w:val="0"/>
                  <w:marTop w:val="0"/>
                  <w:marBottom w:val="0"/>
                  <w:divBdr>
                    <w:top w:val="none" w:sz="0" w:space="0" w:color="auto"/>
                    <w:left w:val="none" w:sz="0" w:space="0" w:color="auto"/>
                    <w:bottom w:val="none" w:sz="0" w:space="0" w:color="auto"/>
                    <w:right w:val="none" w:sz="0" w:space="0" w:color="auto"/>
                  </w:divBdr>
                </w:div>
                <w:div w:id="1279797633">
                  <w:marLeft w:val="0"/>
                  <w:marRight w:val="0"/>
                  <w:marTop w:val="0"/>
                  <w:marBottom w:val="0"/>
                  <w:divBdr>
                    <w:top w:val="none" w:sz="0" w:space="0" w:color="auto"/>
                    <w:left w:val="none" w:sz="0" w:space="0" w:color="auto"/>
                    <w:bottom w:val="none" w:sz="0" w:space="0" w:color="auto"/>
                    <w:right w:val="none" w:sz="0" w:space="0" w:color="auto"/>
                  </w:divBdr>
                </w:div>
                <w:div w:id="1331368402">
                  <w:marLeft w:val="0"/>
                  <w:marRight w:val="0"/>
                  <w:marTop w:val="0"/>
                  <w:marBottom w:val="0"/>
                  <w:divBdr>
                    <w:top w:val="none" w:sz="0" w:space="0" w:color="auto"/>
                    <w:left w:val="none" w:sz="0" w:space="0" w:color="auto"/>
                    <w:bottom w:val="none" w:sz="0" w:space="0" w:color="auto"/>
                    <w:right w:val="none" w:sz="0" w:space="0" w:color="auto"/>
                  </w:divBdr>
                </w:div>
                <w:div w:id="1343051072">
                  <w:marLeft w:val="0"/>
                  <w:marRight w:val="0"/>
                  <w:marTop w:val="0"/>
                  <w:marBottom w:val="0"/>
                  <w:divBdr>
                    <w:top w:val="none" w:sz="0" w:space="0" w:color="auto"/>
                    <w:left w:val="none" w:sz="0" w:space="0" w:color="auto"/>
                    <w:bottom w:val="none" w:sz="0" w:space="0" w:color="auto"/>
                    <w:right w:val="none" w:sz="0" w:space="0" w:color="auto"/>
                  </w:divBdr>
                </w:div>
                <w:div w:id="1413042865">
                  <w:marLeft w:val="0"/>
                  <w:marRight w:val="0"/>
                  <w:marTop w:val="0"/>
                  <w:marBottom w:val="0"/>
                  <w:divBdr>
                    <w:top w:val="none" w:sz="0" w:space="0" w:color="auto"/>
                    <w:left w:val="none" w:sz="0" w:space="0" w:color="auto"/>
                    <w:bottom w:val="none" w:sz="0" w:space="0" w:color="auto"/>
                    <w:right w:val="none" w:sz="0" w:space="0" w:color="auto"/>
                  </w:divBdr>
                </w:div>
                <w:div w:id="1428036670">
                  <w:marLeft w:val="0"/>
                  <w:marRight w:val="0"/>
                  <w:marTop w:val="0"/>
                  <w:marBottom w:val="0"/>
                  <w:divBdr>
                    <w:top w:val="none" w:sz="0" w:space="0" w:color="auto"/>
                    <w:left w:val="none" w:sz="0" w:space="0" w:color="auto"/>
                    <w:bottom w:val="none" w:sz="0" w:space="0" w:color="auto"/>
                    <w:right w:val="none" w:sz="0" w:space="0" w:color="auto"/>
                  </w:divBdr>
                </w:div>
                <w:div w:id="1432700832">
                  <w:marLeft w:val="0"/>
                  <w:marRight w:val="0"/>
                  <w:marTop w:val="0"/>
                  <w:marBottom w:val="0"/>
                  <w:divBdr>
                    <w:top w:val="none" w:sz="0" w:space="0" w:color="auto"/>
                    <w:left w:val="none" w:sz="0" w:space="0" w:color="auto"/>
                    <w:bottom w:val="none" w:sz="0" w:space="0" w:color="auto"/>
                    <w:right w:val="none" w:sz="0" w:space="0" w:color="auto"/>
                  </w:divBdr>
                </w:div>
                <w:div w:id="1444809048">
                  <w:marLeft w:val="0"/>
                  <w:marRight w:val="0"/>
                  <w:marTop w:val="0"/>
                  <w:marBottom w:val="0"/>
                  <w:divBdr>
                    <w:top w:val="none" w:sz="0" w:space="0" w:color="auto"/>
                    <w:left w:val="none" w:sz="0" w:space="0" w:color="auto"/>
                    <w:bottom w:val="none" w:sz="0" w:space="0" w:color="auto"/>
                    <w:right w:val="none" w:sz="0" w:space="0" w:color="auto"/>
                  </w:divBdr>
                </w:div>
                <w:div w:id="1485585013">
                  <w:marLeft w:val="0"/>
                  <w:marRight w:val="0"/>
                  <w:marTop w:val="0"/>
                  <w:marBottom w:val="0"/>
                  <w:divBdr>
                    <w:top w:val="none" w:sz="0" w:space="0" w:color="auto"/>
                    <w:left w:val="none" w:sz="0" w:space="0" w:color="auto"/>
                    <w:bottom w:val="none" w:sz="0" w:space="0" w:color="auto"/>
                    <w:right w:val="none" w:sz="0" w:space="0" w:color="auto"/>
                  </w:divBdr>
                </w:div>
                <w:div w:id="1486583923">
                  <w:marLeft w:val="0"/>
                  <w:marRight w:val="0"/>
                  <w:marTop w:val="0"/>
                  <w:marBottom w:val="0"/>
                  <w:divBdr>
                    <w:top w:val="none" w:sz="0" w:space="0" w:color="auto"/>
                    <w:left w:val="none" w:sz="0" w:space="0" w:color="auto"/>
                    <w:bottom w:val="none" w:sz="0" w:space="0" w:color="auto"/>
                    <w:right w:val="none" w:sz="0" w:space="0" w:color="auto"/>
                  </w:divBdr>
                </w:div>
                <w:div w:id="1503399906">
                  <w:marLeft w:val="0"/>
                  <w:marRight w:val="0"/>
                  <w:marTop w:val="0"/>
                  <w:marBottom w:val="0"/>
                  <w:divBdr>
                    <w:top w:val="none" w:sz="0" w:space="0" w:color="auto"/>
                    <w:left w:val="none" w:sz="0" w:space="0" w:color="auto"/>
                    <w:bottom w:val="none" w:sz="0" w:space="0" w:color="auto"/>
                    <w:right w:val="none" w:sz="0" w:space="0" w:color="auto"/>
                  </w:divBdr>
                </w:div>
                <w:div w:id="1540967492">
                  <w:marLeft w:val="0"/>
                  <w:marRight w:val="0"/>
                  <w:marTop w:val="0"/>
                  <w:marBottom w:val="0"/>
                  <w:divBdr>
                    <w:top w:val="none" w:sz="0" w:space="0" w:color="auto"/>
                    <w:left w:val="none" w:sz="0" w:space="0" w:color="auto"/>
                    <w:bottom w:val="none" w:sz="0" w:space="0" w:color="auto"/>
                    <w:right w:val="none" w:sz="0" w:space="0" w:color="auto"/>
                  </w:divBdr>
                </w:div>
                <w:div w:id="1555005220">
                  <w:marLeft w:val="0"/>
                  <w:marRight w:val="0"/>
                  <w:marTop w:val="0"/>
                  <w:marBottom w:val="0"/>
                  <w:divBdr>
                    <w:top w:val="none" w:sz="0" w:space="0" w:color="auto"/>
                    <w:left w:val="none" w:sz="0" w:space="0" w:color="auto"/>
                    <w:bottom w:val="none" w:sz="0" w:space="0" w:color="auto"/>
                    <w:right w:val="none" w:sz="0" w:space="0" w:color="auto"/>
                  </w:divBdr>
                </w:div>
                <w:div w:id="1600526658">
                  <w:marLeft w:val="0"/>
                  <w:marRight w:val="0"/>
                  <w:marTop w:val="0"/>
                  <w:marBottom w:val="0"/>
                  <w:divBdr>
                    <w:top w:val="none" w:sz="0" w:space="0" w:color="auto"/>
                    <w:left w:val="none" w:sz="0" w:space="0" w:color="auto"/>
                    <w:bottom w:val="none" w:sz="0" w:space="0" w:color="auto"/>
                    <w:right w:val="none" w:sz="0" w:space="0" w:color="auto"/>
                  </w:divBdr>
                </w:div>
                <w:div w:id="1628589428">
                  <w:marLeft w:val="0"/>
                  <w:marRight w:val="0"/>
                  <w:marTop w:val="0"/>
                  <w:marBottom w:val="0"/>
                  <w:divBdr>
                    <w:top w:val="none" w:sz="0" w:space="0" w:color="auto"/>
                    <w:left w:val="none" w:sz="0" w:space="0" w:color="auto"/>
                    <w:bottom w:val="none" w:sz="0" w:space="0" w:color="auto"/>
                    <w:right w:val="none" w:sz="0" w:space="0" w:color="auto"/>
                  </w:divBdr>
                </w:div>
                <w:div w:id="1629966066">
                  <w:marLeft w:val="0"/>
                  <w:marRight w:val="0"/>
                  <w:marTop w:val="0"/>
                  <w:marBottom w:val="0"/>
                  <w:divBdr>
                    <w:top w:val="none" w:sz="0" w:space="0" w:color="auto"/>
                    <w:left w:val="none" w:sz="0" w:space="0" w:color="auto"/>
                    <w:bottom w:val="none" w:sz="0" w:space="0" w:color="auto"/>
                    <w:right w:val="none" w:sz="0" w:space="0" w:color="auto"/>
                  </w:divBdr>
                </w:div>
                <w:div w:id="1687363447">
                  <w:marLeft w:val="0"/>
                  <w:marRight w:val="0"/>
                  <w:marTop w:val="0"/>
                  <w:marBottom w:val="0"/>
                  <w:divBdr>
                    <w:top w:val="none" w:sz="0" w:space="0" w:color="auto"/>
                    <w:left w:val="none" w:sz="0" w:space="0" w:color="auto"/>
                    <w:bottom w:val="none" w:sz="0" w:space="0" w:color="auto"/>
                    <w:right w:val="none" w:sz="0" w:space="0" w:color="auto"/>
                  </w:divBdr>
                </w:div>
                <w:div w:id="1723796088">
                  <w:marLeft w:val="0"/>
                  <w:marRight w:val="0"/>
                  <w:marTop w:val="0"/>
                  <w:marBottom w:val="0"/>
                  <w:divBdr>
                    <w:top w:val="none" w:sz="0" w:space="0" w:color="auto"/>
                    <w:left w:val="none" w:sz="0" w:space="0" w:color="auto"/>
                    <w:bottom w:val="none" w:sz="0" w:space="0" w:color="auto"/>
                    <w:right w:val="none" w:sz="0" w:space="0" w:color="auto"/>
                  </w:divBdr>
                </w:div>
                <w:div w:id="1731535456">
                  <w:marLeft w:val="0"/>
                  <w:marRight w:val="0"/>
                  <w:marTop w:val="0"/>
                  <w:marBottom w:val="0"/>
                  <w:divBdr>
                    <w:top w:val="none" w:sz="0" w:space="0" w:color="auto"/>
                    <w:left w:val="none" w:sz="0" w:space="0" w:color="auto"/>
                    <w:bottom w:val="none" w:sz="0" w:space="0" w:color="auto"/>
                    <w:right w:val="none" w:sz="0" w:space="0" w:color="auto"/>
                  </w:divBdr>
                </w:div>
                <w:div w:id="1770006464">
                  <w:marLeft w:val="0"/>
                  <w:marRight w:val="0"/>
                  <w:marTop w:val="0"/>
                  <w:marBottom w:val="0"/>
                  <w:divBdr>
                    <w:top w:val="none" w:sz="0" w:space="0" w:color="auto"/>
                    <w:left w:val="none" w:sz="0" w:space="0" w:color="auto"/>
                    <w:bottom w:val="none" w:sz="0" w:space="0" w:color="auto"/>
                    <w:right w:val="none" w:sz="0" w:space="0" w:color="auto"/>
                  </w:divBdr>
                </w:div>
                <w:div w:id="1775857086">
                  <w:marLeft w:val="0"/>
                  <w:marRight w:val="0"/>
                  <w:marTop w:val="0"/>
                  <w:marBottom w:val="0"/>
                  <w:divBdr>
                    <w:top w:val="none" w:sz="0" w:space="0" w:color="auto"/>
                    <w:left w:val="none" w:sz="0" w:space="0" w:color="auto"/>
                    <w:bottom w:val="none" w:sz="0" w:space="0" w:color="auto"/>
                    <w:right w:val="none" w:sz="0" w:space="0" w:color="auto"/>
                  </w:divBdr>
                </w:div>
                <w:div w:id="1790272186">
                  <w:marLeft w:val="0"/>
                  <w:marRight w:val="0"/>
                  <w:marTop w:val="0"/>
                  <w:marBottom w:val="0"/>
                  <w:divBdr>
                    <w:top w:val="none" w:sz="0" w:space="0" w:color="auto"/>
                    <w:left w:val="none" w:sz="0" w:space="0" w:color="auto"/>
                    <w:bottom w:val="none" w:sz="0" w:space="0" w:color="auto"/>
                    <w:right w:val="none" w:sz="0" w:space="0" w:color="auto"/>
                  </w:divBdr>
                </w:div>
                <w:div w:id="1796678140">
                  <w:marLeft w:val="0"/>
                  <w:marRight w:val="0"/>
                  <w:marTop w:val="0"/>
                  <w:marBottom w:val="0"/>
                  <w:divBdr>
                    <w:top w:val="none" w:sz="0" w:space="0" w:color="auto"/>
                    <w:left w:val="none" w:sz="0" w:space="0" w:color="auto"/>
                    <w:bottom w:val="none" w:sz="0" w:space="0" w:color="auto"/>
                    <w:right w:val="none" w:sz="0" w:space="0" w:color="auto"/>
                  </w:divBdr>
                </w:div>
                <w:div w:id="1807697566">
                  <w:marLeft w:val="0"/>
                  <w:marRight w:val="0"/>
                  <w:marTop w:val="0"/>
                  <w:marBottom w:val="0"/>
                  <w:divBdr>
                    <w:top w:val="none" w:sz="0" w:space="0" w:color="auto"/>
                    <w:left w:val="none" w:sz="0" w:space="0" w:color="auto"/>
                    <w:bottom w:val="none" w:sz="0" w:space="0" w:color="auto"/>
                    <w:right w:val="none" w:sz="0" w:space="0" w:color="auto"/>
                  </w:divBdr>
                </w:div>
                <w:div w:id="1859156399">
                  <w:marLeft w:val="0"/>
                  <w:marRight w:val="0"/>
                  <w:marTop w:val="0"/>
                  <w:marBottom w:val="0"/>
                  <w:divBdr>
                    <w:top w:val="none" w:sz="0" w:space="0" w:color="auto"/>
                    <w:left w:val="none" w:sz="0" w:space="0" w:color="auto"/>
                    <w:bottom w:val="none" w:sz="0" w:space="0" w:color="auto"/>
                    <w:right w:val="none" w:sz="0" w:space="0" w:color="auto"/>
                  </w:divBdr>
                </w:div>
                <w:div w:id="1874610560">
                  <w:marLeft w:val="0"/>
                  <w:marRight w:val="0"/>
                  <w:marTop w:val="0"/>
                  <w:marBottom w:val="0"/>
                  <w:divBdr>
                    <w:top w:val="none" w:sz="0" w:space="0" w:color="auto"/>
                    <w:left w:val="none" w:sz="0" w:space="0" w:color="auto"/>
                    <w:bottom w:val="none" w:sz="0" w:space="0" w:color="auto"/>
                    <w:right w:val="none" w:sz="0" w:space="0" w:color="auto"/>
                  </w:divBdr>
                </w:div>
                <w:div w:id="1886258786">
                  <w:marLeft w:val="0"/>
                  <w:marRight w:val="0"/>
                  <w:marTop w:val="0"/>
                  <w:marBottom w:val="0"/>
                  <w:divBdr>
                    <w:top w:val="none" w:sz="0" w:space="0" w:color="auto"/>
                    <w:left w:val="none" w:sz="0" w:space="0" w:color="auto"/>
                    <w:bottom w:val="none" w:sz="0" w:space="0" w:color="auto"/>
                    <w:right w:val="none" w:sz="0" w:space="0" w:color="auto"/>
                  </w:divBdr>
                </w:div>
                <w:div w:id="1920670388">
                  <w:marLeft w:val="0"/>
                  <w:marRight w:val="0"/>
                  <w:marTop w:val="0"/>
                  <w:marBottom w:val="0"/>
                  <w:divBdr>
                    <w:top w:val="none" w:sz="0" w:space="0" w:color="auto"/>
                    <w:left w:val="none" w:sz="0" w:space="0" w:color="auto"/>
                    <w:bottom w:val="none" w:sz="0" w:space="0" w:color="auto"/>
                    <w:right w:val="none" w:sz="0" w:space="0" w:color="auto"/>
                  </w:divBdr>
                </w:div>
                <w:div w:id="1999190205">
                  <w:marLeft w:val="0"/>
                  <w:marRight w:val="0"/>
                  <w:marTop w:val="0"/>
                  <w:marBottom w:val="0"/>
                  <w:divBdr>
                    <w:top w:val="none" w:sz="0" w:space="0" w:color="auto"/>
                    <w:left w:val="none" w:sz="0" w:space="0" w:color="auto"/>
                    <w:bottom w:val="none" w:sz="0" w:space="0" w:color="auto"/>
                    <w:right w:val="none" w:sz="0" w:space="0" w:color="auto"/>
                  </w:divBdr>
                </w:div>
                <w:div w:id="2018997341">
                  <w:marLeft w:val="0"/>
                  <w:marRight w:val="0"/>
                  <w:marTop w:val="0"/>
                  <w:marBottom w:val="0"/>
                  <w:divBdr>
                    <w:top w:val="none" w:sz="0" w:space="0" w:color="auto"/>
                    <w:left w:val="none" w:sz="0" w:space="0" w:color="auto"/>
                    <w:bottom w:val="none" w:sz="0" w:space="0" w:color="auto"/>
                    <w:right w:val="none" w:sz="0" w:space="0" w:color="auto"/>
                  </w:divBdr>
                </w:div>
                <w:div w:id="2065446631">
                  <w:marLeft w:val="0"/>
                  <w:marRight w:val="0"/>
                  <w:marTop w:val="0"/>
                  <w:marBottom w:val="0"/>
                  <w:divBdr>
                    <w:top w:val="none" w:sz="0" w:space="0" w:color="auto"/>
                    <w:left w:val="none" w:sz="0" w:space="0" w:color="auto"/>
                    <w:bottom w:val="none" w:sz="0" w:space="0" w:color="auto"/>
                    <w:right w:val="none" w:sz="0" w:space="0" w:color="auto"/>
                  </w:divBdr>
                </w:div>
                <w:div w:id="2071687705">
                  <w:marLeft w:val="0"/>
                  <w:marRight w:val="0"/>
                  <w:marTop w:val="0"/>
                  <w:marBottom w:val="0"/>
                  <w:divBdr>
                    <w:top w:val="none" w:sz="0" w:space="0" w:color="auto"/>
                    <w:left w:val="none" w:sz="0" w:space="0" w:color="auto"/>
                    <w:bottom w:val="none" w:sz="0" w:space="0" w:color="auto"/>
                    <w:right w:val="none" w:sz="0" w:space="0" w:color="auto"/>
                  </w:divBdr>
                </w:div>
              </w:divsChild>
            </w:div>
            <w:div w:id="1395007536">
              <w:marLeft w:val="0"/>
              <w:marRight w:val="0"/>
              <w:marTop w:val="0"/>
              <w:marBottom w:val="0"/>
              <w:divBdr>
                <w:top w:val="none" w:sz="0" w:space="0" w:color="auto"/>
                <w:left w:val="none" w:sz="0" w:space="0" w:color="auto"/>
                <w:bottom w:val="none" w:sz="0" w:space="0" w:color="auto"/>
                <w:right w:val="none" w:sz="0" w:space="0" w:color="auto"/>
              </w:divBdr>
            </w:div>
            <w:div w:id="1398166501">
              <w:marLeft w:val="0"/>
              <w:marRight w:val="0"/>
              <w:marTop w:val="0"/>
              <w:marBottom w:val="0"/>
              <w:divBdr>
                <w:top w:val="none" w:sz="0" w:space="0" w:color="auto"/>
                <w:left w:val="none" w:sz="0" w:space="0" w:color="auto"/>
                <w:bottom w:val="none" w:sz="0" w:space="0" w:color="auto"/>
                <w:right w:val="none" w:sz="0" w:space="0" w:color="auto"/>
              </w:divBdr>
            </w:div>
            <w:div w:id="1405950275">
              <w:marLeft w:val="0"/>
              <w:marRight w:val="0"/>
              <w:marTop w:val="0"/>
              <w:marBottom w:val="0"/>
              <w:divBdr>
                <w:top w:val="none" w:sz="0" w:space="0" w:color="auto"/>
                <w:left w:val="none" w:sz="0" w:space="0" w:color="auto"/>
                <w:bottom w:val="none" w:sz="0" w:space="0" w:color="auto"/>
                <w:right w:val="none" w:sz="0" w:space="0" w:color="auto"/>
              </w:divBdr>
            </w:div>
            <w:div w:id="1413508028">
              <w:marLeft w:val="0"/>
              <w:marRight w:val="0"/>
              <w:marTop w:val="0"/>
              <w:marBottom w:val="0"/>
              <w:divBdr>
                <w:top w:val="none" w:sz="0" w:space="0" w:color="auto"/>
                <w:left w:val="none" w:sz="0" w:space="0" w:color="auto"/>
                <w:bottom w:val="none" w:sz="0" w:space="0" w:color="auto"/>
                <w:right w:val="none" w:sz="0" w:space="0" w:color="auto"/>
              </w:divBdr>
            </w:div>
            <w:div w:id="1460801485">
              <w:marLeft w:val="0"/>
              <w:marRight w:val="0"/>
              <w:marTop w:val="0"/>
              <w:marBottom w:val="0"/>
              <w:divBdr>
                <w:top w:val="none" w:sz="0" w:space="0" w:color="auto"/>
                <w:left w:val="none" w:sz="0" w:space="0" w:color="auto"/>
                <w:bottom w:val="none" w:sz="0" w:space="0" w:color="auto"/>
                <w:right w:val="none" w:sz="0" w:space="0" w:color="auto"/>
              </w:divBdr>
            </w:div>
            <w:div w:id="1483539603">
              <w:marLeft w:val="0"/>
              <w:marRight w:val="0"/>
              <w:marTop w:val="0"/>
              <w:marBottom w:val="0"/>
              <w:divBdr>
                <w:top w:val="none" w:sz="0" w:space="0" w:color="auto"/>
                <w:left w:val="none" w:sz="0" w:space="0" w:color="auto"/>
                <w:bottom w:val="none" w:sz="0" w:space="0" w:color="auto"/>
                <w:right w:val="none" w:sz="0" w:space="0" w:color="auto"/>
              </w:divBdr>
            </w:div>
            <w:div w:id="1512182202">
              <w:marLeft w:val="0"/>
              <w:marRight w:val="0"/>
              <w:marTop w:val="0"/>
              <w:marBottom w:val="0"/>
              <w:divBdr>
                <w:top w:val="none" w:sz="0" w:space="0" w:color="auto"/>
                <w:left w:val="none" w:sz="0" w:space="0" w:color="auto"/>
                <w:bottom w:val="none" w:sz="0" w:space="0" w:color="auto"/>
                <w:right w:val="none" w:sz="0" w:space="0" w:color="auto"/>
              </w:divBdr>
            </w:div>
            <w:div w:id="1526408936">
              <w:marLeft w:val="0"/>
              <w:marRight w:val="0"/>
              <w:marTop w:val="0"/>
              <w:marBottom w:val="0"/>
              <w:divBdr>
                <w:top w:val="none" w:sz="0" w:space="0" w:color="auto"/>
                <w:left w:val="none" w:sz="0" w:space="0" w:color="auto"/>
                <w:bottom w:val="none" w:sz="0" w:space="0" w:color="auto"/>
                <w:right w:val="none" w:sz="0" w:space="0" w:color="auto"/>
              </w:divBdr>
            </w:div>
            <w:div w:id="1528257038">
              <w:marLeft w:val="0"/>
              <w:marRight w:val="0"/>
              <w:marTop w:val="0"/>
              <w:marBottom w:val="0"/>
              <w:divBdr>
                <w:top w:val="none" w:sz="0" w:space="0" w:color="auto"/>
                <w:left w:val="none" w:sz="0" w:space="0" w:color="auto"/>
                <w:bottom w:val="none" w:sz="0" w:space="0" w:color="auto"/>
                <w:right w:val="none" w:sz="0" w:space="0" w:color="auto"/>
              </w:divBdr>
            </w:div>
            <w:div w:id="1534149143">
              <w:marLeft w:val="0"/>
              <w:marRight w:val="0"/>
              <w:marTop w:val="0"/>
              <w:marBottom w:val="0"/>
              <w:divBdr>
                <w:top w:val="none" w:sz="0" w:space="0" w:color="auto"/>
                <w:left w:val="none" w:sz="0" w:space="0" w:color="auto"/>
                <w:bottom w:val="none" w:sz="0" w:space="0" w:color="auto"/>
                <w:right w:val="none" w:sz="0" w:space="0" w:color="auto"/>
              </w:divBdr>
            </w:div>
            <w:div w:id="1546213819">
              <w:marLeft w:val="0"/>
              <w:marRight w:val="0"/>
              <w:marTop w:val="0"/>
              <w:marBottom w:val="0"/>
              <w:divBdr>
                <w:top w:val="none" w:sz="0" w:space="0" w:color="auto"/>
                <w:left w:val="none" w:sz="0" w:space="0" w:color="auto"/>
                <w:bottom w:val="none" w:sz="0" w:space="0" w:color="auto"/>
                <w:right w:val="none" w:sz="0" w:space="0" w:color="auto"/>
              </w:divBdr>
            </w:div>
            <w:div w:id="1577739179">
              <w:marLeft w:val="0"/>
              <w:marRight w:val="0"/>
              <w:marTop w:val="0"/>
              <w:marBottom w:val="0"/>
              <w:divBdr>
                <w:top w:val="none" w:sz="0" w:space="0" w:color="auto"/>
                <w:left w:val="none" w:sz="0" w:space="0" w:color="auto"/>
                <w:bottom w:val="none" w:sz="0" w:space="0" w:color="auto"/>
                <w:right w:val="none" w:sz="0" w:space="0" w:color="auto"/>
              </w:divBdr>
            </w:div>
            <w:div w:id="1590263221">
              <w:marLeft w:val="0"/>
              <w:marRight w:val="0"/>
              <w:marTop w:val="0"/>
              <w:marBottom w:val="0"/>
              <w:divBdr>
                <w:top w:val="none" w:sz="0" w:space="0" w:color="auto"/>
                <w:left w:val="none" w:sz="0" w:space="0" w:color="auto"/>
                <w:bottom w:val="none" w:sz="0" w:space="0" w:color="auto"/>
                <w:right w:val="none" w:sz="0" w:space="0" w:color="auto"/>
              </w:divBdr>
            </w:div>
            <w:div w:id="1605380919">
              <w:marLeft w:val="0"/>
              <w:marRight w:val="0"/>
              <w:marTop w:val="0"/>
              <w:marBottom w:val="0"/>
              <w:divBdr>
                <w:top w:val="none" w:sz="0" w:space="0" w:color="auto"/>
                <w:left w:val="none" w:sz="0" w:space="0" w:color="auto"/>
                <w:bottom w:val="none" w:sz="0" w:space="0" w:color="auto"/>
                <w:right w:val="none" w:sz="0" w:space="0" w:color="auto"/>
              </w:divBdr>
            </w:div>
            <w:div w:id="1620184298">
              <w:marLeft w:val="0"/>
              <w:marRight w:val="0"/>
              <w:marTop w:val="0"/>
              <w:marBottom w:val="0"/>
              <w:divBdr>
                <w:top w:val="none" w:sz="0" w:space="0" w:color="auto"/>
                <w:left w:val="none" w:sz="0" w:space="0" w:color="auto"/>
                <w:bottom w:val="none" w:sz="0" w:space="0" w:color="auto"/>
                <w:right w:val="none" w:sz="0" w:space="0" w:color="auto"/>
              </w:divBdr>
            </w:div>
            <w:div w:id="1658075131">
              <w:marLeft w:val="0"/>
              <w:marRight w:val="0"/>
              <w:marTop w:val="0"/>
              <w:marBottom w:val="0"/>
              <w:divBdr>
                <w:top w:val="none" w:sz="0" w:space="0" w:color="auto"/>
                <w:left w:val="none" w:sz="0" w:space="0" w:color="auto"/>
                <w:bottom w:val="none" w:sz="0" w:space="0" w:color="auto"/>
                <w:right w:val="none" w:sz="0" w:space="0" w:color="auto"/>
              </w:divBdr>
            </w:div>
            <w:div w:id="1670061778">
              <w:marLeft w:val="0"/>
              <w:marRight w:val="0"/>
              <w:marTop w:val="0"/>
              <w:marBottom w:val="0"/>
              <w:divBdr>
                <w:top w:val="none" w:sz="0" w:space="0" w:color="auto"/>
                <w:left w:val="none" w:sz="0" w:space="0" w:color="auto"/>
                <w:bottom w:val="none" w:sz="0" w:space="0" w:color="auto"/>
                <w:right w:val="none" w:sz="0" w:space="0" w:color="auto"/>
              </w:divBdr>
            </w:div>
            <w:div w:id="1676569267">
              <w:marLeft w:val="0"/>
              <w:marRight w:val="0"/>
              <w:marTop w:val="0"/>
              <w:marBottom w:val="0"/>
              <w:divBdr>
                <w:top w:val="none" w:sz="0" w:space="0" w:color="auto"/>
                <w:left w:val="none" w:sz="0" w:space="0" w:color="auto"/>
                <w:bottom w:val="none" w:sz="0" w:space="0" w:color="auto"/>
                <w:right w:val="none" w:sz="0" w:space="0" w:color="auto"/>
              </w:divBdr>
            </w:div>
            <w:div w:id="1680424943">
              <w:marLeft w:val="0"/>
              <w:marRight w:val="0"/>
              <w:marTop w:val="0"/>
              <w:marBottom w:val="0"/>
              <w:divBdr>
                <w:top w:val="none" w:sz="0" w:space="0" w:color="auto"/>
                <w:left w:val="none" w:sz="0" w:space="0" w:color="auto"/>
                <w:bottom w:val="none" w:sz="0" w:space="0" w:color="auto"/>
                <w:right w:val="none" w:sz="0" w:space="0" w:color="auto"/>
              </w:divBdr>
            </w:div>
            <w:div w:id="1684160441">
              <w:marLeft w:val="0"/>
              <w:marRight w:val="0"/>
              <w:marTop w:val="0"/>
              <w:marBottom w:val="0"/>
              <w:divBdr>
                <w:top w:val="none" w:sz="0" w:space="0" w:color="auto"/>
                <w:left w:val="none" w:sz="0" w:space="0" w:color="auto"/>
                <w:bottom w:val="none" w:sz="0" w:space="0" w:color="auto"/>
                <w:right w:val="none" w:sz="0" w:space="0" w:color="auto"/>
              </w:divBdr>
            </w:div>
            <w:div w:id="1748964433">
              <w:marLeft w:val="0"/>
              <w:marRight w:val="0"/>
              <w:marTop w:val="0"/>
              <w:marBottom w:val="0"/>
              <w:divBdr>
                <w:top w:val="none" w:sz="0" w:space="0" w:color="auto"/>
                <w:left w:val="none" w:sz="0" w:space="0" w:color="auto"/>
                <w:bottom w:val="none" w:sz="0" w:space="0" w:color="auto"/>
                <w:right w:val="none" w:sz="0" w:space="0" w:color="auto"/>
              </w:divBdr>
            </w:div>
            <w:div w:id="1755739591">
              <w:marLeft w:val="0"/>
              <w:marRight w:val="0"/>
              <w:marTop w:val="0"/>
              <w:marBottom w:val="0"/>
              <w:divBdr>
                <w:top w:val="none" w:sz="0" w:space="0" w:color="auto"/>
                <w:left w:val="none" w:sz="0" w:space="0" w:color="auto"/>
                <w:bottom w:val="none" w:sz="0" w:space="0" w:color="auto"/>
                <w:right w:val="none" w:sz="0" w:space="0" w:color="auto"/>
              </w:divBdr>
            </w:div>
            <w:div w:id="1828983678">
              <w:marLeft w:val="0"/>
              <w:marRight w:val="0"/>
              <w:marTop w:val="0"/>
              <w:marBottom w:val="0"/>
              <w:divBdr>
                <w:top w:val="none" w:sz="0" w:space="0" w:color="auto"/>
                <w:left w:val="none" w:sz="0" w:space="0" w:color="auto"/>
                <w:bottom w:val="none" w:sz="0" w:space="0" w:color="auto"/>
                <w:right w:val="none" w:sz="0" w:space="0" w:color="auto"/>
              </w:divBdr>
            </w:div>
            <w:div w:id="1873612679">
              <w:marLeft w:val="0"/>
              <w:marRight w:val="0"/>
              <w:marTop w:val="0"/>
              <w:marBottom w:val="0"/>
              <w:divBdr>
                <w:top w:val="none" w:sz="0" w:space="0" w:color="auto"/>
                <w:left w:val="none" w:sz="0" w:space="0" w:color="auto"/>
                <w:bottom w:val="none" w:sz="0" w:space="0" w:color="auto"/>
                <w:right w:val="none" w:sz="0" w:space="0" w:color="auto"/>
              </w:divBdr>
            </w:div>
            <w:div w:id="1877159699">
              <w:marLeft w:val="0"/>
              <w:marRight w:val="0"/>
              <w:marTop w:val="0"/>
              <w:marBottom w:val="0"/>
              <w:divBdr>
                <w:top w:val="none" w:sz="0" w:space="0" w:color="auto"/>
                <w:left w:val="none" w:sz="0" w:space="0" w:color="auto"/>
                <w:bottom w:val="none" w:sz="0" w:space="0" w:color="auto"/>
                <w:right w:val="none" w:sz="0" w:space="0" w:color="auto"/>
              </w:divBdr>
            </w:div>
            <w:div w:id="1881700189">
              <w:marLeft w:val="0"/>
              <w:marRight w:val="0"/>
              <w:marTop w:val="0"/>
              <w:marBottom w:val="0"/>
              <w:divBdr>
                <w:top w:val="none" w:sz="0" w:space="0" w:color="auto"/>
                <w:left w:val="none" w:sz="0" w:space="0" w:color="auto"/>
                <w:bottom w:val="none" w:sz="0" w:space="0" w:color="auto"/>
                <w:right w:val="none" w:sz="0" w:space="0" w:color="auto"/>
              </w:divBdr>
            </w:div>
            <w:div w:id="1908416449">
              <w:marLeft w:val="0"/>
              <w:marRight w:val="0"/>
              <w:marTop w:val="0"/>
              <w:marBottom w:val="0"/>
              <w:divBdr>
                <w:top w:val="none" w:sz="0" w:space="0" w:color="auto"/>
                <w:left w:val="none" w:sz="0" w:space="0" w:color="auto"/>
                <w:bottom w:val="none" w:sz="0" w:space="0" w:color="auto"/>
                <w:right w:val="none" w:sz="0" w:space="0" w:color="auto"/>
              </w:divBdr>
            </w:div>
            <w:div w:id="1927034669">
              <w:marLeft w:val="0"/>
              <w:marRight w:val="0"/>
              <w:marTop w:val="0"/>
              <w:marBottom w:val="0"/>
              <w:divBdr>
                <w:top w:val="none" w:sz="0" w:space="0" w:color="auto"/>
                <w:left w:val="none" w:sz="0" w:space="0" w:color="auto"/>
                <w:bottom w:val="none" w:sz="0" w:space="0" w:color="auto"/>
                <w:right w:val="none" w:sz="0" w:space="0" w:color="auto"/>
              </w:divBdr>
            </w:div>
            <w:div w:id="1950619995">
              <w:marLeft w:val="0"/>
              <w:marRight w:val="0"/>
              <w:marTop w:val="0"/>
              <w:marBottom w:val="0"/>
              <w:divBdr>
                <w:top w:val="none" w:sz="0" w:space="0" w:color="auto"/>
                <w:left w:val="none" w:sz="0" w:space="0" w:color="auto"/>
                <w:bottom w:val="none" w:sz="0" w:space="0" w:color="auto"/>
                <w:right w:val="none" w:sz="0" w:space="0" w:color="auto"/>
              </w:divBdr>
            </w:div>
            <w:div w:id="1961379534">
              <w:marLeft w:val="0"/>
              <w:marRight w:val="0"/>
              <w:marTop w:val="0"/>
              <w:marBottom w:val="0"/>
              <w:divBdr>
                <w:top w:val="none" w:sz="0" w:space="0" w:color="auto"/>
                <w:left w:val="none" w:sz="0" w:space="0" w:color="auto"/>
                <w:bottom w:val="none" w:sz="0" w:space="0" w:color="auto"/>
                <w:right w:val="none" w:sz="0" w:space="0" w:color="auto"/>
              </w:divBdr>
            </w:div>
            <w:div w:id="1963612067">
              <w:marLeft w:val="0"/>
              <w:marRight w:val="0"/>
              <w:marTop w:val="0"/>
              <w:marBottom w:val="0"/>
              <w:divBdr>
                <w:top w:val="none" w:sz="0" w:space="0" w:color="auto"/>
                <w:left w:val="none" w:sz="0" w:space="0" w:color="auto"/>
                <w:bottom w:val="none" w:sz="0" w:space="0" w:color="auto"/>
                <w:right w:val="none" w:sz="0" w:space="0" w:color="auto"/>
              </w:divBdr>
            </w:div>
            <w:div w:id="1963805529">
              <w:marLeft w:val="0"/>
              <w:marRight w:val="0"/>
              <w:marTop w:val="0"/>
              <w:marBottom w:val="0"/>
              <w:divBdr>
                <w:top w:val="none" w:sz="0" w:space="0" w:color="auto"/>
                <w:left w:val="none" w:sz="0" w:space="0" w:color="auto"/>
                <w:bottom w:val="none" w:sz="0" w:space="0" w:color="auto"/>
                <w:right w:val="none" w:sz="0" w:space="0" w:color="auto"/>
              </w:divBdr>
            </w:div>
            <w:div w:id="2010057911">
              <w:marLeft w:val="0"/>
              <w:marRight w:val="0"/>
              <w:marTop w:val="0"/>
              <w:marBottom w:val="0"/>
              <w:divBdr>
                <w:top w:val="none" w:sz="0" w:space="0" w:color="auto"/>
                <w:left w:val="none" w:sz="0" w:space="0" w:color="auto"/>
                <w:bottom w:val="none" w:sz="0" w:space="0" w:color="auto"/>
                <w:right w:val="none" w:sz="0" w:space="0" w:color="auto"/>
              </w:divBdr>
            </w:div>
            <w:div w:id="2024892847">
              <w:marLeft w:val="0"/>
              <w:marRight w:val="0"/>
              <w:marTop w:val="0"/>
              <w:marBottom w:val="0"/>
              <w:divBdr>
                <w:top w:val="none" w:sz="0" w:space="0" w:color="auto"/>
                <w:left w:val="none" w:sz="0" w:space="0" w:color="auto"/>
                <w:bottom w:val="none" w:sz="0" w:space="0" w:color="auto"/>
                <w:right w:val="none" w:sz="0" w:space="0" w:color="auto"/>
              </w:divBdr>
            </w:div>
            <w:div w:id="2028674414">
              <w:marLeft w:val="0"/>
              <w:marRight w:val="0"/>
              <w:marTop w:val="0"/>
              <w:marBottom w:val="0"/>
              <w:divBdr>
                <w:top w:val="none" w:sz="0" w:space="0" w:color="auto"/>
                <w:left w:val="none" w:sz="0" w:space="0" w:color="auto"/>
                <w:bottom w:val="none" w:sz="0" w:space="0" w:color="auto"/>
                <w:right w:val="none" w:sz="0" w:space="0" w:color="auto"/>
              </w:divBdr>
            </w:div>
            <w:div w:id="2041588642">
              <w:marLeft w:val="0"/>
              <w:marRight w:val="0"/>
              <w:marTop w:val="0"/>
              <w:marBottom w:val="0"/>
              <w:divBdr>
                <w:top w:val="none" w:sz="0" w:space="0" w:color="auto"/>
                <w:left w:val="none" w:sz="0" w:space="0" w:color="auto"/>
                <w:bottom w:val="none" w:sz="0" w:space="0" w:color="auto"/>
                <w:right w:val="none" w:sz="0" w:space="0" w:color="auto"/>
              </w:divBdr>
            </w:div>
            <w:div w:id="2047366502">
              <w:marLeft w:val="0"/>
              <w:marRight w:val="0"/>
              <w:marTop w:val="0"/>
              <w:marBottom w:val="0"/>
              <w:divBdr>
                <w:top w:val="none" w:sz="0" w:space="0" w:color="auto"/>
                <w:left w:val="none" w:sz="0" w:space="0" w:color="auto"/>
                <w:bottom w:val="none" w:sz="0" w:space="0" w:color="auto"/>
                <w:right w:val="none" w:sz="0" w:space="0" w:color="auto"/>
              </w:divBdr>
            </w:div>
            <w:div w:id="2063821169">
              <w:marLeft w:val="0"/>
              <w:marRight w:val="0"/>
              <w:marTop w:val="0"/>
              <w:marBottom w:val="0"/>
              <w:divBdr>
                <w:top w:val="none" w:sz="0" w:space="0" w:color="auto"/>
                <w:left w:val="none" w:sz="0" w:space="0" w:color="auto"/>
                <w:bottom w:val="none" w:sz="0" w:space="0" w:color="auto"/>
                <w:right w:val="none" w:sz="0" w:space="0" w:color="auto"/>
              </w:divBdr>
            </w:div>
            <w:div w:id="2065247956">
              <w:marLeft w:val="0"/>
              <w:marRight w:val="0"/>
              <w:marTop w:val="0"/>
              <w:marBottom w:val="0"/>
              <w:divBdr>
                <w:top w:val="none" w:sz="0" w:space="0" w:color="auto"/>
                <w:left w:val="none" w:sz="0" w:space="0" w:color="auto"/>
                <w:bottom w:val="none" w:sz="0" w:space="0" w:color="auto"/>
                <w:right w:val="none" w:sz="0" w:space="0" w:color="auto"/>
              </w:divBdr>
            </w:div>
            <w:div w:id="2071419460">
              <w:marLeft w:val="0"/>
              <w:marRight w:val="0"/>
              <w:marTop w:val="0"/>
              <w:marBottom w:val="0"/>
              <w:divBdr>
                <w:top w:val="none" w:sz="0" w:space="0" w:color="auto"/>
                <w:left w:val="none" w:sz="0" w:space="0" w:color="auto"/>
                <w:bottom w:val="none" w:sz="0" w:space="0" w:color="auto"/>
                <w:right w:val="none" w:sz="0" w:space="0" w:color="auto"/>
              </w:divBdr>
            </w:div>
            <w:div w:id="2089886759">
              <w:marLeft w:val="0"/>
              <w:marRight w:val="0"/>
              <w:marTop w:val="0"/>
              <w:marBottom w:val="0"/>
              <w:divBdr>
                <w:top w:val="none" w:sz="0" w:space="0" w:color="auto"/>
                <w:left w:val="none" w:sz="0" w:space="0" w:color="auto"/>
                <w:bottom w:val="none" w:sz="0" w:space="0" w:color="auto"/>
                <w:right w:val="none" w:sz="0" w:space="0" w:color="auto"/>
              </w:divBdr>
            </w:div>
            <w:div w:id="2093163964">
              <w:marLeft w:val="0"/>
              <w:marRight w:val="0"/>
              <w:marTop w:val="0"/>
              <w:marBottom w:val="0"/>
              <w:divBdr>
                <w:top w:val="none" w:sz="0" w:space="0" w:color="auto"/>
                <w:left w:val="none" w:sz="0" w:space="0" w:color="auto"/>
                <w:bottom w:val="none" w:sz="0" w:space="0" w:color="auto"/>
                <w:right w:val="none" w:sz="0" w:space="0" w:color="auto"/>
              </w:divBdr>
            </w:div>
            <w:div w:id="2095279338">
              <w:marLeft w:val="0"/>
              <w:marRight w:val="0"/>
              <w:marTop w:val="0"/>
              <w:marBottom w:val="0"/>
              <w:divBdr>
                <w:top w:val="none" w:sz="0" w:space="0" w:color="auto"/>
                <w:left w:val="none" w:sz="0" w:space="0" w:color="auto"/>
                <w:bottom w:val="none" w:sz="0" w:space="0" w:color="auto"/>
                <w:right w:val="none" w:sz="0" w:space="0" w:color="auto"/>
              </w:divBdr>
            </w:div>
            <w:div w:id="2133858320">
              <w:marLeft w:val="0"/>
              <w:marRight w:val="0"/>
              <w:marTop w:val="0"/>
              <w:marBottom w:val="0"/>
              <w:divBdr>
                <w:top w:val="none" w:sz="0" w:space="0" w:color="auto"/>
                <w:left w:val="none" w:sz="0" w:space="0" w:color="auto"/>
                <w:bottom w:val="none" w:sz="0" w:space="0" w:color="auto"/>
                <w:right w:val="none" w:sz="0" w:space="0" w:color="auto"/>
              </w:divBdr>
            </w:div>
          </w:divsChild>
        </w:div>
        <w:div w:id="1343701196">
          <w:marLeft w:val="0"/>
          <w:marRight w:val="0"/>
          <w:marTop w:val="0"/>
          <w:marBottom w:val="0"/>
          <w:divBdr>
            <w:top w:val="none" w:sz="0" w:space="0" w:color="auto"/>
            <w:left w:val="none" w:sz="0" w:space="0" w:color="auto"/>
            <w:bottom w:val="none" w:sz="0" w:space="0" w:color="auto"/>
            <w:right w:val="none" w:sz="0" w:space="0" w:color="auto"/>
          </w:divBdr>
          <w:divsChild>
            <w:div w:id="3015429">
              <w:marLeft w:val="0"/>
              <w:marRight w:val="0"/>
              <w:marTop w:val="0"/>
              <w:marBottom w:val="0"/>
              <w:divBdr>
                <w:top w:val="none" w:sz="0" w:space="0" w:color="auto"/>
                <w:left w:val="none" w:sz="0" w:space="0" w:color="auto"/>
                <w:bottom w:val="none" w:sz="0" w:space="0" w:color="auto"/>
                <w:right w:val="none" w:sz="0" w:space="0" w:color="auto"/>
              </w:divBdr>
            </w:div>
            <w:div w:id="15888889">
              <w:marLeft w:val="0"/>
              <w:marRight w:val="0"/>
              <w:marTop w:val="0"/>
              <w:marBottom w:val="0"/>
              <w:divBdr>
                <w:top w:val="none" w:sz="0" w:space="0" w:color="auto"/>
                <w:left w:val="none" w:sz="0" w:space="0" w:color="auto"/>
                <w:bottom w:val="none" w:sz="0" w:space="0" w:color="auto"/>
                <w:right w:val="none" w:sz="0" w:space="0" w:color="auto"/>
              </w:divBdr>
            </w:div>
            <w:div w:id="34812586">
              <w:marLeft w:val="0"/>
              <w:marRight w:val="0"/>
              <w:marTop w:val="0"/>
              <w:marBottom w:val="0"/>
              <w:divBdr>
                <w:top w:val="none" w:sz="0" w:space="0" w:color="auto"/>
                <w:left w:val="none" w:sz="0" w:space="0" w:color="auto"/>
                <w:bottom w:val="none" w:sz="0" w:space="0" w:color="auto"/>
                <w:right w:val="none" w:sz="0" w:space="0" w:color="auto"/>
              </w:divBdr>
            </w:div>
            <w:div w:id="40981388">
              <w:marLeft w:val="0"/>
              <w:marRight w:val="0"/>
              <w:marTop w:val="0"/>
              <w:marBottom w:val="0"/>
              <w:divBdr>
                <w:top w:val="none" w:sz="0" w:space="0" w:color="auto"/>
                <w:left w:val="none" w:sz="0" w:space="0" w:color="auto"/>
                <w:bottom w:val="none" w:sz="0" w:space="0" w:color="auto"/>
                <w:right w:val="none" w:sz="0" w:space="0" w:color="auto"/>
              </w:divBdr>
            </w:div>
            <w:div w:id="41448403">
              <w:marLeft w:val="0"/>
              <w:marRight w:val="0"/>
              <w:marTop w:val="0"/>
              <w:marBottom w:val="0"/>
              <w:divBdr>
                <w:top w:val="none" w:sz="0" w:space="0" w:color="auto"/>
                <w:left w:val="none" w:sz="0" w:space="0" w:color="auto"/>
                <w:bottom w:val="none" w:sz="0" w:space="0" w:color="auto"/>
                <w:right w:val="none" w:sz="0" w:space="0" w:color="auto"/>
              </w:divBdr>
            </w:div>
            <w:div w:id="45615661">
              <w:marLeft w:val="0"/>
              <w:marRight w:val="0"/>
              <w:marTop w:val="0"/>
              <w:marBottom w:val="0"/>
              <w:divBdr>
                <w:top w:val="none" w:sz="0" w:space="0" w:color="auto"/>
                <w:left w:val="none" w:sz="0" w:space="0" w:color="auto"/>
                <w:bottom w:val="none" w:sz="0" w:space="0" w:color="auto"/>
                <w:right w:val="none" w:sz="0" w:space="0" w:color="auto"/>
              </w:divBdr>
            </w:div>
            <w:div w:id="47266340">
              <w:marLeft w:val="0"/>
              <w:marRight w:val="0"/>
              <w:marTop w:val="0"/>
              <w:marBottom w:val="0"/>
              <w:divBdr>
                <w:top w:val="none" w:sz="0" w:space="0" w:color="auto"/>
                <w:left w:val="none" w:sz="0" w:space="0" w:color="auto"/>
                <w:bottom w:val="none" w:sz="0" w:space="0" w:color="auto"/>
                <w:right w:val="none" w:sz="0" w:space="0" w:color="auto"/>
              </w:divBdr>
            </w:div>
            <w:div w:id="54134959">
              <w:marLeft w:val="0"/>
              <w:marRight w:val="0"/>
              <w:marTop w:val="0"/>
              <w:marBottom w:val="0"/>
              <w:divBdr>
                <w:top w:val="none" w:sz="0" w:space="0" w:color="auto"/>
                <w:left w:val="none" w:sz="0" w:space="0" w:color="auto"/>
                <w:bottom w:val="none" w:sz="0" w:space="0" w:color="auto"/>
                <w:right w:val="none" w:sz="0" w:space="0" w:color="auto"/>
              </w:divBdr>
            </w:div>
            <w:div w:id="54547210">
              <w:marLeft w:val="0"/>
              <w:marRight w:val="0"/>
              <w:marTop w:val="0"/>
              <w:marBottom w:val="0"/>
              <w:divBdr>
                <w:top w:val="none" w:sz="0" w:space="0" w:color="auto"/>
                <w:left w:val="none" w:sz="0" w:space="0" w:color="auto"/>
                <w:bottom w:val="none" w:sz="0" w:space="0" w:color="auto"/>
                <w:right w:val="none" w:sz="0" w:space="0" w:color="auto"/>
              </w:divBdr>
            </w:div>
            <w:div w:id="58595327">
              <w:marLeft w:val="0"/>
              <w:marRight w:val="0"/>
              <w:marTop w:val="0"/>
              <w:marBottom w:val="0"/>
              <w:divBdr>
                <w:top w:val="none" w:sz="0" w:space="0" w:color="auto"/>
                <w:left w:val="none" w:sz="0" w:space="0" w:color="auto"/>
                <w:bottom w:val="none" w:sz="0" w:space="0" w:color="auto"/>
                <w:right w:val="none" w:sz="0" w:space="0" w:color="auto"/>
              </w:divBdr>
            </w:div>
            <w:div w:id="64107573">
              <w:marLeft w:val="0"/>
              <w:marRight w:val="0"/>
              <w:marTop w:val="0"/>
              <w:marBottom w:val="0"/>
              <w:divBdr>
                <w:top w:val="none" w:sz="0" w:space="0" w:color="auto"/>
                <w:left w:val="none" w:sz="0" w:space="0" w:color="auto"/>
                <w:bottom w:val="none" w:sz="0" w:space="0" w:color="auto"/>
                <w:right w:val="none" w:sz="0" w:space="0" w:color="auto"/>
              </w:divBdr>
            </w:div>
            <w:div w:id="72360522">
              <w:marLeft w:val="0"/>
              <w:marRight w:val="0"/>
              <w:marTop w:val="0"/>
              <w:marBottom w:val="0"/>
              <w:divBdr>
                <w:top w:val="none" w:sz="0" w:space="0" w:color="auto"/>
                <w:left w:val="none" w:sz="0" w:space="0" w:color="auto"/>
                <w:bottom w:val="none" w:sz="0" w:space="0" w:color="auto"/>
                <w:right w:val="none" w:sz="0" w:space="0" w:color="auto"/>
              </w:divBdr>
            </w:div>
            <w:div w:id="72745558">
              <w:marLeft w:val="0"/>
              <w:marRight w:val="0"/>
              <w:marTop w:val="0"/>
              <w:marBottom w:val="0"/>
              <w:divBdr>
                <w:top w:val="none" w:sz="0" w:space="0" w:color="auto"/>
                <w:left w:val="none" w:sz="0" w:space="0" w:color="auto"/>
                <w:bottom w:val="none" w:sz="0" w:space="0" w:color="auto"/>
                <w:right w:val="none" w:sz="0" w:space="0" w:color="auto"/>
              </w:divBdr>
            </w:div>
            <w:div w:id="74324790">
              <w:marLeft w:val="0"/>
              <w:marRight w:val="0"/>
              <w:marTop w:val="0"/>
              <w:marBottom w:val="0"/>
              <w:divBdr>
                <w:top w:val="none" w:sz="0" w:space="0" w:color="auto"/>
                <w:left w:val="none" w:sz="0" w:space="0" w:color="auto"/>
                <w:bottom w:val="none" w:sz="0" w:space="0" w:color="auto"/>
                <w:right w:val="none" w:sz="0" w:space="0" w:color="auto"/>
              </w:divBdr>
            </w:div>
            <w:div w:id="85468956">
              <w:marLeft w:val="0"/>
              <w:marRight w:val="0"/>
              <w:marTop w:val="0"/>
              <w:marBottom w:val="0"/>
              <w:divBdr>
                <w:top w:val="none" w:sz="0" w:space="0" w:color="auto"/>
                <w:left w:val="none" w:sz="0" w:space="0" w:color="auto"/>
                <w:bottom w:val="none" w:sz="0" w:space="0" w:color="auto"/>
                <w:right w:val="none" w:sz="0" w:space="0" w:color="auto"/>
              </w:divBdr>
            </w:div>
            <w:div w:id="91053121">
              <w:marLeft w:val="0"/>
              <w:marRight w:val="0"/>
              <w:marTop w:val="0"/>
              <w:marBottom w:val="0"/>
              <w:divBdr>
                <w:top w:val="none" w:sz="0" w:space="0" w:color="auto"/>
                <w:left w:val="none" w:sz="0" w:space="0" w:color="auto"/>
                <w:bottom w:val="none" w:sz="0" w:space="0" w:color="auto"/>
                <w:right w:val="none" w:sz="0" w:space="0" w:color="auto"/>
              </w:divBdr>
            </w:div>
            <w:div w:id="96752329">
              <w:marLeft w:val="0"/>
              <w:marRight w:val="0"/>
              <w:marTop w:val="0"/>
              <w:marBottom w:val="0"/>
              <w:divBdr>
                <w:top w:val="none" w:sz="0" w:space="0" w:color="auto"/>
                <w:left w:val="none" w:sz="0" w:space="0" w:color="auto"/>
                <w:bottom w:val="none" w:sz="0" w:space="0" w:color="auto"/>
                <w:right w:val="none" w:sz="0" w:space="0" w:color="auto"/>
              </w:divBdr>
            </w:div>
            <w:div w:id="101993263">
              <w:marLeft w:val="0"/>
              <w:marRight w:val="0"/>
              <w:marTop w:val="0"/>
              <w:marBottom w:val="0"/>
              <w:divBdr>
                <w:top w:val="none" w:sz="0" w:space="0" w:color="auto"/>
                <w:left w:val="none" w:sz="0" w:space="0" w:color="auto"/>
                <w:bottom w:val="none" w:sz="0" w:space="0" w:color="auto"/>
                <w:right w:val="none" w:sz="0" w:space="0" w:color="auto"/>
              </w:divBdr>
            </w:div>
            <w:div w:id="102459764">
              <w:marLeft w:val="0"/>
              <w:marRight w:val="0"/>
              <w:marTop w:val="0"/>
              <w:marBottom w:val="0"/>
              <w:divBdr>
                <w:top w:val="none" w:sz="0" w:space="0" w:color="auto"/>
                <w:left w:val="none" w:sz="0" w:space="0" w:color="auto"/>
                <w:bottom w:val="none" w:sz="0" w:space="0" w:color="auto"/>
                <w:right w:val="none" w:sz="0" w:space="0" w:color="auto"/>
              </w:divBdr>
            </w:div>
            <w:div w:id="108820491">
              <w:marLeft w:val="0"/>
              <w:marRight w:val="0"/>
              <w:marTop w:val="0"/>
              <w:marBottom w:val="0"/>
              <w:divBdr>
                <w:top w:val="none" w:sz="0" w:space="0" w:color="auto"/>
                <w:left w:val="none" w:sz="0" w:space="0" w:color="auto"/>
                <w:bottom w:val="none" w:sz="0" w:space="0" w:color="auto"/>
                <w:right w:val="none" w:sz="0" w:space="0" w:color="auto"/>
              </w:divBdr>
            </w:div>
            <w:div w:id="112796356">
              <w:marLeft w:val="0"/>
              <w:marRight w:val="0"/>
              <w:marTop w:val="0"/>
              <w:marBottom w:val="0"/>
              <w:divBdr>
                <w:top w:val="none" w:sz="0" w:space="0" w:color="auto"/>
                <w:left w:val="none" w:sz="0" w:space="0" w:color="auto"/>
                <w:bottom w:val="none" w:sz="0" w:space="0" w:color="auto"/>
                <w:right w:val="none" w:sz="0" w:space="0" w:color="auto"/>
              </w:divBdr>
            </w:div>
            <w:div w:id="118033856">
              <w:marLeft w:val="0"/>
              <w:marRight w:val="0"/>
              <w:marTop w:val="0"/>
              <w:marBottom w:val="0"/>
              <w:divBdr>
                <w:top w:val="none" w:sz="0" w:space="0" w:color="auto"/>
                <w:left w:val="none" w:sz="0" w:space="0" w:color="auto"/>
                <w:bottom w:val="none" w:sz="0" w:space="0" w:color="auto"/>
                <w:right w:val="none" w:sz="0" w:space="0" w:color="auto"/>
              </w:divBdr>
            </w:div>
            <w:div w:id="125589797">
              <w:marLeft w:val="0"/>
              <w:marRight w:val="0"/>
              <w:marTop w:val="0"/>
              <w:marBottom w:val="0"/>
              <w:divBdr>
                <w:top w:val="none" w:sz="0" w:space="0" w:color="auto"/>
                <w:left w:val="none" w:sz="0" w:space="0" w:color="auto"/>
                <w:bottom w:val="none" w:sz="0" w:space="0" w:color="auto"/>
                <w:right w:val="none" w:sz="0" w:space="0" w:color="auto"/>
              </w:divBdr>
            </w:div>
            <w:div w:id="149755252">
              <w:marLeft w:val="0"/>
              <w:marRight w:val="0"/>
              <w:marTop w:val="0"/>
              <w:marBottom w:val="0"/>
              <w:divBdr>
                <w:top w:val="none" w:sz="0" w:space="0" w:color="auto"/>
                <w:left w:val="none" w:sz="0" w:space="0" w:color="auto"/>
                <w:bottom w:val="none" w:sz="0" w:space="0" w:color="auto"/>
                <w:right w:val="none" w:sz="0" w:space="0" w:color="auto"/>
              </w:divBdr>
            </w:div>
            <w:div w:id="151995098">
              <w:marLeft w:val="0"/>
              <w:marRight w:val="0"/>
              <w:marTop w:val="0"/>
              <w:marBottom w:val="0"/>
              <w:divBdr>
                <w:top w:val="none" w:sz="0" w:space="0" w:color="auto"/>
                <w:left w:val="none" w:sz="0" w:space="0" w:color="auto"/>
                <w:bottom w:val="none" w:sz="0" w:space="0" w:color="auto"/>
                <w:right w:val="none" w:sz="0" w:space="0" w:color="auto"/>
              </w:divBdr>
            </w:div>
            <w:div w:id="158155529">
              <w:marLeft w:val="0"/>
              <w:marRight w:val="0"/>
              <w:marTop w:val="0"/>
              <w:marBottom w:val="0"/>
              <w:divBdr>
                <w:top w:val="none" w:sz="0" w:space="0" w:color="auto"/>
                <w:left w:val="none" w:sz="0" w:space="0" w:color="auto"/>
                <w:bottom w:val="none" w:sz="0" w:space="0" w:color="auto"/>
                <w:right w:val="none" w:sz="0" w:space="0" w:color="auto"/>
              </w:divBdr>
            </w:div>
            <w:div w:id="164244258">
              <w:marLeft w:val="0"/>
              <w:marRight w:val="0"/>
              <w:marTop w:val="0"/>
              <w:marBottom w:val="0"/>
              <w:divBdr>
                <w:top w:val="none" w:sz="0" w:space="0" w:color="auto"/>
                <w:left w:val="none" w:sz="0" w:space="0" w:color="auto"/>
                <w:bottom w:val="none" w:sz="0" w:space="0" w:color="auto"/>
                <w:right w:val="none" w:sz="0" w:space="0" w:color="auto"/>
              </w:divBdr>
            </w:div>
            <w:div w:id="190067872">
              <w:marLeft w:val="0"/>
              <w:marRight w:val="0"/>
              <w:marTop w:val="0"/>
              <w:marBottom w:val="0"/>
              <w:divBdr>
                <w:top w:val="none" w:sz="0" w:space="0" w:color="auto"/>
                <w:left w:val="none" w:sz="0" w:space="0" w:color="auto"/>
                <w:bottom w:val="none" w:sz="0" w:space="0" w:color="auto"/>
                <w:right w:val="none" w:sz="0" w:space="0" w:color="auto"/>
              </w:divBdr>
            </w:div>
            <w:div w:id="191068213">
              <w:marLeft w:val="0"/>
              <w:marRight w:val="0"/>
              <w:marTop w:val="0"/>
              <w:marBottom w:val="0"/>
              <w:divBdr>
                <w:top w:val="none" w:sz="0" w:space="0" w:color="auto"/>
                <w:left w:val="none" w:sz="0" w:space="0" w:color="auto"/>
                <w:bottom w:val="none" w:sz="0" w:space="0" w:color="auto"/>
                <w:right w:val="none" w:sz="0" w:space="0" w:color="auto"/>
              </w:divBdr>
            </w:div>
            <w:div w:id="192501313">
              <w:marLeft w:val="0"/>
              <w:marRight w:val="0"/>
              <w:marTop w:val="0"/>
              <w:marBottom w:val="0"/>
              <w:divBdr>
                <w:top w:val="none" w:sz="0" w:space="0" w:color="auto"/>
                <w:left w:val="none" w:sz="0" w:space="0" w:color="auto"/>
                <w:bottom w:val="none" w:sz="0" w:space="0" w:color="auto"/>
                <w:right w:val="none" w:sz="0" w:space="0" w:color="auto"/>
              </w:divBdr>
            </w:div>
            <w:div w:id="193270678">
              <w:marLeft w:val="0"/>
              <w:marRight w:val="0"/>
              <w:marTop w:val="0"/>
              <w:marBottom w:val="0"/>
              <w:divBdr>
                <w:top w:val="none" w:sz="0" w:space="0" w:color="auto"/>
                <w:left w:val="none" w:sz="0" w:space="0" w:color="auto"/>
                <w:bottom w:val="none" w:sz="0" w:space="0" w:color="auto"/>
                <w:right w:val="none" w:sz="0" w:space="0" w:color="auto"/>
              </w:divBdr>
            </w:div>
            <w:div w:id="193928712">
              <w:marLeft w:val="0"/>
              <w:marRight w:val="0"/>
              <w:marTop w:val="0"/>
              <w:marBottom w:val="0"/>
              <w:divBdr>
                <w:top w:val="none" w:sz="0" w:space="0" w:color="auto"/>
                <w:left w:val="none" w:sz="0" w:space="0" w:color="auto"/>
                <w:bottom w:val="none" w:sz="0" w:space="0" w:color="auto"/>
                <w:right w:val="none" w:sz="0" w:space="0" w:color="auto"/>
              </w:divBdr>
            </w:div>
            <w:div w:id="212430727">
              <w:marLeft w:val="0"/>
              <w:marRight w:val="0"/>
              <w:marTop w:val="0"/>
              <w:marBottom w:val="0"/>
              <w:divBdr>
                <w:top w:val="none" w:sz="0" w:space="0" w:color="auto"/>
                <w:left w:val="none" w:sz="0" w:space="0" w:color="auto"/>
                <w:bottom w:val="none" w:sz="0" w:space="0" w:color="auto"/>
                <w:right w:val="none" w:sz="0" w:space="0" w:color="auto"/>
              </w:divBdr>
            </w:div>
            <w:div w:id="216936929">
              <w:marLeft w:val="0"/>
              <w:marRight w:val="0"/>
              <w:marTop w:val="0"/>
              <w:marBottom w:val="0"/>
              <w:divBdr>
                <w:top w:val="none" w:sz="0" w:space="0" w:color="auto"/>
                <w:left w:val="none" w:sz="0" w:space="0" w:color="auto"/>
                <w:bottom w:val="none" w:sz="0" w:space="0" w:color="auto"/>
                <w:right w:val="none" w:sz="0" w:space="0" w:color="auto"/>
              </w:divBdr>
            </w:div>
            <w:div w:id="217130685">
              <w:marLeft w:val="0"/>
              <w:marRight w:val="0"/>
              <w:marTop w:val="0"/>
              <w:marBottom w:val="0"/>
              <w:divBdr>
                <w:top w:val="none" w:sz="0" w:space="0" w:color="auto"/>
                <w:left w:val="none" w:sz="0" w:space="0" w:color="auto"/>
                <w:bottom w:val="none" w:sz="0" w:space="0" w:color="auto"/>
                <w:right w:val="none" w:sz="0" w:space="0" w:color="auto"/>
              </w:divBdr>
            </w:div>
            <w:div w:id="226496126">
              <w:marLeft w:val="0"/>
              <w:marRight w:val="0"/>
              <w:marTop w:val="0"/>
              <w:marBottom w:val="0"/>
              <w:divBdr>
                <w:top w:val="none" w:sz="0" w:space="0" w:color="auto"/>
                <w:left w:val="none" w:sz="0" w:space="0" w:color="auto"/>
                <w:bottom w:val="none" w:sz="0" w:space="0" w:color="auto"/>
                <w:right w:val="none" w:sz="0" w:space="0" w:color="auto"/>
              </w:divBdr>
            </w:div>
            <w:div w:id="229774820">
              <w:marLeft w:val="0"/>
              <w:marRight w:val="0"/>
              <w:marTop w:val="0"/>
              <w:marBottom w:val="0"/>
              <w:divBdr>
                <w:top w:val="none" w:sz="0" w:space="0" w:color="auto"/>
                <w:left w:val="none" w:sz="0" w:space="0" w:color="auto"/>
                <w:bottom w:val="none" w:sz="0" w:space="0" w:color="auto"/>
                <w:right w:val="none" w:sz="0" w:space="0" w:color="auto"/>
              </w:divBdr>
            </w:div>
            <w:div w:id="236476480">
              <w:marLeft w:val="0"/>
              <w:marRight w:val="0"/>
              <w:marTop w:val="0"/>
              <w:marBottom w:val="0"/>
              <w:divBdr>
                <w:top w:val="none" w:sz="0" w:space="0" w:color="auto"/>
                <w:left w:val="none" w:sz="0" w:space="0" w:color="auto"/>
                <w:bottom w:val="none" w:sz="0" w:space="0" w:color="auto"/>
                <w:right w:val="none" w:sz="0" w:space="0" w:color="auto"/>
              </w:divBdr>
            </w:div>
            <w:div w:id="245312251">
              <w:marLeft w:val="0"/>
              <w:marRight w:val="0"/>
              <w:marTop w:val="0"/>
              <w:marBottom w:val="0"/>
              <w:divBdr>
                <w:top w:val="none" w:sz="0" w:space="0" w:color="auto"/>
                <w:left w:val="none" w:sz="0" w:space="0" w:color="auto"/>
                <w:bottom w:val="none" w:sz="0" w:space="0" w:color="auto"/>
                <w:right w:val="none" w:sz="0" w:space="0" w:color="auto"/>
              </w:divBdr>
            </w:div>
            <w:div w:id="245498396">
              <w:marLeft w:val="0"/>
              <w:marRight w:val="0"/>
              <w:marTop w:val="0"/>
              <w:marBottom w:val="0"/>
              <w:divBdr>
                <w:top w:val="none" w:sz="0" w:space="0" w:color="auto"/>
                <w:left w:val="none" w:sz="0" w:space="0" w:color="auto"/>
                <w:bottom w:val="none" w:sz="0" w:space="0" w:color="auto"/>
                <w:right w:val="none" w:sz="0" w:space="0" w:color="auto"/>
              </w:divBdr>
            </w:div>
            <w:div w:id="250820585">
              <w:marLeft w:val="0"/>
              <w:marRight w:val="0"/>
              <w:marTop w:val="0"/>
              <w:marBottom w:val="0"/>
              <w:divBdr>
                <w:top w:val="none" w:sz="0" w:space="0" w:color="auto"/>
                <w:left w:val="none" w:sz="0" w:space="0" w:color="auto"/>
                <w:bottom w:val="none" w:sz="0" w:space="0" w:color="auto"/>
                <w:right w:val="none" w:sz="0" w:space="0" w:color="auto"/>
              </w:divBdr>
            </w:div>
            <w:div w:id="283922151">
              <w:marLeft w:val="0"/>
              <w:marRight w:val="0"/>
              <w:marTop w:val="0"/>
              <w:marBottom w:val="0"/>
              <w:divBdr>
                <w:top w:val="none" w:sz="0" w:space="0" w:color="auto"/>
                <w:left w:val="none" w:sz="0" w:space="0" w:color="auto"/>
                <w:bottom w:val="none" w:sz="0" w:space="0" w:color="auto"/>
                <w:right w:val="none" w:sz="0" w:space="0" w:color="auto"/>
              </w:divBdr>
            </w:div>
            <w:div w:id="288319924">
              <w:marLeft w:val="0"/>
              <w:marRight w:val="0"/>
              <w:marTop w:val="0"/>
              <w:marBottom w:val="0"/>
              <w:divBdr>
                <w:top w:val="none" w:sz="0" w:space="0" w:color="auto"/>
                <w:left w:val="none" w:sz="0" w:space="0" w:color="auto"/>
                <w:bottom w:val="none" w:sz="0" w:space="0" w:color="auto"/>
                <w:right w:val="none" w:sz="0" w:space="0" w:color="auto"/>
              </w:divBdr>
            </w:div>
            <w:div w:id="299460836">
              <w:marLeft w:val="0"/>
              <w:marRight w:val="0"/>
              <w:marTop w:val="0"/>
              <w:marBottom w:val="0"/>
              <w:divBdr>
                <w:top w:val="none" w:sz="0" w:space="0" w:color="auto"/>
                <w:left w:val="none" w:sz="0" w:space="0" w:color="auto"/>
                <w:bottom w:val="none" w:sz="0" w:space="0" w:color="auto"/>
                <w:right w:val="none" w:sz="0" w:space="0" w:color="auto"/>
              </w:divBdr>
            </w:div>
            <w:div w:id="306738528">
              <w:marLeft w:val="0"/>
              <w:marRight w:val="0"/>
              <w:marTop w:val="0"/>
              <w:marBottom w:val="0"/>
              <w:divBdr>
                <w:top w:val="none" w:sz="0" w:space="0" w:color="auto"/>
                <w:left w:val="none" w:sz="0" w:space="0" w:color="auto"/>
                <w:bottom w:val="none" w:sz="0" w:space="0" w:color="auto"/>
                <w:right w:val="none" w:sz="0" w:space="0" w:color="auto"/>
              </w:divBdr>
            </w:div>
            <w:div w:id="308367826">
              <w:marLeft w:val="0"/>
              <w:marRight w:val="0"/>
              <w:marTop w:val="0"/>
              <w:marBottom w:val="0"/>
              <w:divBdr>
                <w:top w:val="none" w:sz="0" w:space="0" w:color="auto"/>
                <w:left w:val="none" w:sz="0" w:space="0" w:color="auto"/>
                <w:bottom w:val="none" w:sz="0" w:space="0" w:color="auto"/>
                <w:right w:val="none" w:sz="0" w:space="0" w:color="auto"/>
              </w:divBdr>
            </w:div>
            <w:div w:id="313922959">
              <w:marLeft w:val="0"/>
              <w:marRight w:val="0"/>
              <w:marTop w:val="0"/>
              <w:marBottom w:val="0"/>
              <w:divBdr>
                <w:top w:val="none" w:sz="0" w:space="0" w:color="auto"/>
                <w:left w:val="none" w:sz="0" w:space="0" w:color="auto"/>
                <w:bottom w:val="none" w:sz="0" w:space="0" w:color="auto"/>
                <w:right w:val="none" w:sz="0" w:space="0" w:color="auto"/>
              </w:divBdr>
            </w:div>
            <w:div w:id="347372289">
              <w:marLeft w:val="0"/>
              <w:marRight w:val="0"/>
              <w:marTop w:val="0"/>
              <w:marBottom w:val="0"/>
              <w:divBdr>
                <w:top w:val="none" w:sz="0" w:space="0" w:color="auto"/>
                <w:left w:val="none" w:sz="0" w:space="0" w:color="auto"/>
                <w:bottom w:val="none" w:sz="0" w:space="0" w:color="auto"/>
                <w:right w:val="none" w:sz="0" w:space="0" w:color="auto"/>
              </w:divBdr>
            </w:div>
            <w:div w:id="350566279">
              <w:marLeft w:val="0"/>
              <w:marRight w:val="0"/>
              <w:marTop w:val="0"/>
              <w:marBottom w:val="0"/>
              <w:divBdr>
                <w:top w:val="none" w:sz="0" w:space="0" w:color="auto"/>
                <w:left w:val="none" w:sz="0" w:space="0" w:color="auto"/>
                <w:bottom w:val="none" w:sz="0" w:space="0" w:color="auto"/>
                <w:right w:val="none" w:sz="0" w:space="0" w:color="auto"/>
              </w:divBdr>
            </w:div>
            <w:div w:id="352846663">
              <w:marLeft w:val="0"/>
              <w:marRight w:val="0"/>
              <w:marTop w:val="0"/>
              <w:marBottom w:val="0"/>
              <w:divBdr>
                <w:top w:val="none" w:sz="0" w:space="0" w:color="auto"/>
                <w:left w:val="none" w:sz="0" w:space="0" w:color="auto"/>
                <w:bottom w:val="none" w:sz="0" w:space="0" w:color="auto"/>
                <w:right w:val="none" w:sz="0" w:space="0" w:color="auto"/>
              </w:divBdr>
            </w:div>
            <w:div w:id="380057359">
              <w:marLeft w:val="0"/>
              <w:marRight w:val="0"/>
              <w:marTop w:val="0"/>
              <w:marBottom w:val="0"/>
              <w:divBdr>
                <w:top w:val="none" w:sz="0" w:space="0" w:color="auto"/>
                <w:left w:val="none" w:sz="0" w:space="0" w:color="auto"/>
                <w:bottom w:val="none" w:sz="0" w:space="0" w:color="auto"/>
                <w:right w:val="none" w:sz="0" w:space="0" w:color="auto"/>
              </w:divBdr>
            </w:div>
            <w:div w:id="401098156">
              <w:marLeft w:val="0"/>
              <w:marRight w:val="0"/>
              <w:marTop w:val="0"/>
              <w:marBottom w:val="0"/>
              <w:divBdr>
                <w:top w:val="none" w:sz="0" w:space="0" w:color="auto"/>
                <w:left w:val="none" w:sz="0" w:space="0" w:color="auto"/>
                <w:bottom w:val="none" w:sz="0" w:space="0" w:color="auto"/>
                <w:right w:val="none" w:sz="0" w:space="0" w:color="auto"/>
              </w:divBdr>
            </w:div>
            <w:div w:id="415203129">
              <w:marLeft w:val="0"/>
              <w:marRight w:val="0"/>
              <w:marTop w:val="0"/>
              <w:marBottom w:val="0"/>
              <w:divBdr>
                <w:top w:val="none" w:sz="0" w:space="0" w:color="auto"/>
                <w:left w:val="none" w:sz="0" w:space="0" w:color="auto"/>
                <w:bottom w:val="none" w:sz="0" w:space="0" w:color="auto"/>
                <w:right w:val="none" w:sz="0" w:space="0" w:color="auto"/>
              </w:divBdr>
            </w:div>
            <w:div w:id="421530929">
              <w:marLeft w:val="0"/>
              <w:marRight w:val="0"/>
              <w:marTop w:val="0"/>
              <w:marBottom w:val="0"/>
              <w:divBdr>
                <w:top w:val="none" w:sz="0" w:space="0" w:color="auto"/>
                <w:left w:val="none" w:sz="0" w:space="0" w:color="auto"/>
                <w:bottom w:val="none" w:sz="0" w:space="0" w:color="auto"/>
                <w:right w:val="none" w:sz="0" w:space="0" w:color="auto"/>
              </w:divBdr>
            </w:div>
            <w:div w:id="427432938">
              <w:marLeft w:val="0"/>
              <w:marRight w:val="0"/>
              <w:marTop w:val="0"/>
              <w:marBottom w:val="0"/>
              <w:divBdr>
                <w:top w:val="none" w:sz="0" w:space="0" w:color="auto"/>
                <w:left w:val="none" w:sz="0" w:space="0" w:color="auto"/>
                <w:bottom w:val="none" w:sz="0" w:space="0" w:color="auto"/>
                <w:right w:val="none" w:sz="0" w:space="0" w:color="auto"/>
              </w:divBdr>
            </w:div>
            <w:div w:id="431511688">
              <w:marLeft w:val="0"/>
              <w:marRight w:val="0"/>
              <w:marTop w:val="0"/>
              <w:marBottom w:val="0"/>
              <w:divBdr>
                <w:top w:val="none" w:sz="0" w:space="0" w:color="auto"/>
                <w:left w:val="none" w:sz="0" w:space="0" w:color="auto"/>
                <w:bottom w:val="none" w:sz="0" w:space="0" w:color="auto"/>
                <w:right w:val="none" w:sz="0" w:space="0" w:color="auto"/>
              </w:divBdr>
            </w:div>
            <w:div w:id="441068806">
              <w:marLeft w:val="0"/>
              <w:marRight w:val="0"/>
              <w:marTop w:val="0"/>
              <w:marBottom w:val="0"/>
              <w:divBdr>
                <w:top w:val="none" w:sz="0" w:space="0" w:color="auto"/>
                <w:left w:val="none" w:sz="0" w:space="0" w:color="auto"/>
                <w:bottom w:val="none" w:sz="0" w:space="0" w:color="auto"/>
                <w:right w:val="none" w:sz="0" w:space="0" w:color="auto"/>
              </w:divBdr>
            </w:div>
            <w:div w:id="448162450">
              <w:marLeft w:val="0"/>
              <w:marRight w:val="0"/>
              <w:marTop w:val="0"/>
              <w:marBottom w:val="0"/>
              <w:divBdr>
                <w:top w:val="none" w:sz="0" w:space="0" w:color="auto"/>
                <w:left w:val="none" w:sz="0" w:space="0" w:color="auto"/>
                <w:bottom w:val="none" w:sz="0" w:space="0" w:color="auto"/>
                <w:right w:val="none" w:sz="0" w:space="0" w:color="auto"/>
              </w:divBdr>
            </w:div>
            <w:div w:id="469252705">
              <w:marLeft w:val="0"/>
              <w:marRight w:val="0"/>
              <w:marTop w:val="0"/>
              <w:marBottom w:val="0"/>
              <w:divBdr>
                <w:top w:val="none" w:sz="0" w:space="0" w:color="auto"/>
                <w:left w:val="none" w:sz="0" w:space="0" w:color="auto"/>
                <w:bottom w:val="none" w:sz="0" w:space="0" w:color="auto"/>
                <w:right w:val="none" w:sz="0" w:space="0" w:color="auto"/>
              </w:divBdr>
            </w:div>
            <w:div w:id="481428626">
              <w:marLeft w:val="0"/>
              <w:marRight w:val="0"/>
              <w:marTop w:val="0"/>
              <w:marBottom w:val="0"/>
              <w:divBdr>
                <w:top w:val="none" w:sz="0" w:space="0" w:color="auto"/>
                <w:left w:val="none" w:sz="0" w:space="0" w:color="auto"/>
                <w:bottom w:val="none" w:sz="0" w:space="0" w:color="auto"/>
                <w:right w:val="none" w:sz="0" w:space="0" w:color="auto"/>
              </w:divBdr>
            </w:div>
            <w:div w:id="484129839">
              <w:marLeft w:val="0"/>
              <w:marRight w:val="0"/>
              <w:marTop w:val="0"/>
              <w:marBottom w:val="0"/>
              <w:divBdr>
                <w:top w:val="none" w:sz="0" w:space="0" w:color="auto"/>
                <w:left w:val="none" w:sz="0" w:space="0" w:color="auto"/>
                <w:bottom w:val="none" w:sz="0" w:space="0" w:color="auto"/>
                <w:right w:val="none" w:sz="0" w:space="0" w:color="auto"/>
              </w:divBdr>
            </w:div>
            <w:div w:id="492182733">
              <w:marLeft w:val="0"/>
              <w:marRight w:val="0"/>
              <w:marTop w:val="0"/>
              <w:marBottom w:val="0"/>
              <w:divBdr>
                <w:top w:val="none" w:sz="0" w:space="0" w:color="auto"/>
                <w:left w:val="none" w:sz="0" w:space="0" w:color="auto"/>
                <w:bottom w:val="none" w:sz="0" w:space="0" w:color="auto"/>
                <w:right w:val="none" w:sz="0" w:space="0" w:color="auto"/>
              </w:divBdr>
            </w:div>
            <w:div w:id="495461355">
              <w:marLeft w:val="0"/>
              <w:marRight w:val="0"/>
              <w:marTop w:val="0"/>
              <w:marBottom w:val="0"/>
              <w:divBdr>
                <w:top w:val="none" w:sz="0" w:space="0" w:color="auto"/>
                <w:left w:val="none" w:sz="0" w:space="0" w:color="auto"/>
                <w:bottom w:val="none" w:sz="0" w:space="0" w:color="auto"/>
                <w:right w:val="none" w:sz="0" w:space="0" w:color="auto"/>
              </w:divBdr>
            </w:div>
            <w:div w:id="497118070">
              <w:marLeft w:val="0"/>
              <w:marRight w:val="0"/>
              <w:marTop w:val="0"/>
              <w:marBottom w:val="0"/>
              <w:divBdr>
                <w:top w:val="none" w:sz="0" w:space="0" w:color="auto"/>
                <w:left w:val="none" w:sz="0" w:space="0" w:color="auto"/>
                <w:bottom w:val="none" w:sz="0" w:space="0" w:color="auto"/>
                <w:right w:val="none" w:sz="0" w:space="0" w:color="auto"/>
              </w:divBdr>
            </w:div>
            <w:div w:id="521668420">
              <w:marLeft w:val="0"/>
              <w:marRight w:val="0"/>
              <w:marTop w:val="0"/>
              <w:marBottom w:val="0"/>
              <w:divBdr>
                <w:top w:val="none" w:sz="0" w:space="0" w:color="auto"/>
                <w:left w:val="none" w:sz="0" w:space="0" w:color="auto"/>
                <w:bottom w:val="none" w:sz="0" w:space="0" w:color="auto"/>
                <w:right w:val="none" w:sz="0" w:space="0" w:color="auto"/>
              </w:divBdr>
            </w:div>
            <w:div w:id="523328075">
              <w:marLeft w:val="0"/>
              <w:marRight w:val="0"/>
              <w:marTop w:val="0"/>
              <w:marBottom w:val="0"/>
              <w:divBdr>
                <w:top w:val="none" w:sz="0" w:space="0" w:color="auto"/>
                <w:left w:val="none" w:sz="0" w:space="0" w:color="auto"/>
                <w:bottom w:val="none" w:sz="0" w:space="0" w:color="auto"/>
                <w:right w:val="none" w:sz="0" w:space="0" w:color="auto"/>
              </w:divBdr>
            </w:div>
            <w:div w:id="530150486">
              <w:marLeft w:val="0"/>
              <w:marRight w:val="0"/>
              <w:marTop w:val="0"/>
              <w:marBottom w:val="0"/>
              <w:divBdr>
                <w:top w:val="none" w:sz="0" w:space="0" w:color="auto"/>
                <w:left w:val="none" w:sz="0" w:space="0" w:color="auto"/>
                <w:bottom w:val="none" w:sz="0" w:space="0" w:color="auto"/>
                <w:right w:val="none" w:sz="0" w:space="0" w:color="auto"/>
              </w:divBdr>
            </w:div>
            <w:div w:id="536772319">
              <w:marLeft w:val="0"/>
              <w:marRight w:val="0"/>
              <w:marTop w:val="0"/>
              <w:marBottom w:val="0"/>
              <w:divBdr>
                <w:top w:val="none" w:sz="0" w:space="0" w:color="auto"/>
                <w:left w:val="none" w:sz="0" w:space="0" w:color="auto"/>
                <w:bottom w:val="none" w:sz="0" w:space="0" w:color="auto"/>
                <w:right w:val="none" w:sz="0" w:space="0" w:color="auto"/>
              </w:divBdr>
            </w:div>
            <w:div w:id="537670451">
              <w:marLeft w:val="0"/>
              <w:marRight w:val="0"/>
              <w:marTop w:val="0"/>
              <w:marBottom w:val="0"/>
              <w:divBdr>
                <w:top w:val="none" w:sz="0" w:space="0" w:color="auto"/>
                <w:left w:val="none" w:sz="0" w:space="0" w:color="auto"/>
                <w:bottom w:val="none" w:sz="0" w:space="0" w:color="auto"/>
                <w:right w:val="none" w:sz="0" w:space="0" w:color="auto"/>
              </w:divBdr>
            </w:div>
            <w:div w:id="552469758">
              <w:marLeft w:val="0"/>
              <w:marRight w:val="0"/>
              <w:marTop w:val="0"/>
              <w:marBottom w:val="0"/>
              <w:divBdr>
                <w:top w:val="none" w:sz="0" w:space="0" w:color="auto"/>
                <w:left w:val="none" w:sz="0" w:space="0" w:color="auto"/>
                <w:bottom w:val="none" w:sz="0" w:space="0" w:color="auto"/>
                <w:right w:val="none" w:sz="0" w:space="0" w:color="auto"/>
              </w:divBdr>
            </w:div>
            <w:div w:id="554200469">
              <w:marLeft w:val="0"/>
              <w:marRight w:val="0"/>
              <w:marTop w:val="0"/>
              <w:marBottom w:val="0"/>
              <w:divBdr>
                <w:top w:val="none" w:sz="0" w:space="0" w:color="auto"/>
                <w:left w:val="none" w:sz="0" w:space="0" w:color="auto"/>
                <w:bottom w:val="none" w:sz="0" w:space="0" w:color="auto"/>
                <w:right w:val="none" w:sz="0" w:space="0" w:color="auto"/>
              </w:divBdr>
            </w:div>
            <w:div w:id="562066465">
              <w:marLeft w:val="0"/>
              <w:marRight w:val="0"/>
              <w:marTop w:val="0"/>
              <w:marBottom w:val="0"/>
              <w:divBdr>
                <w:top w:val="none" w:sz="0" w:space="0" w:color="auto"/>
                <w:left w:val="none" w:sz="0" w:space="0" w:color="auto"/>
                <w:bottom w:val="none" w:sz="0" w:space="0" w:color="auto"/>
                <w:right w:val="none" w:sz="0" w:space="0" w:color="auto"/>
              </w:divBdr>
            </w:div>
            <w:div w:id="576355366">
              <w:marLeft w:val="0"/>
              <w:marRight w:val="0"/>
              <w:marTop w:val="0"/>
              <w:marBottom w:val="0"/>
              <w:divBdr>
                <w:top w:val="none" w:sz="0" w:space="0" w:color="auto"/>
                <w:left w:val="none" w:sz="0" w:space="0" w:color="auto"/>
                <w:bottom w:val="none" w:sz="0" w:space="0" w:color="auto"/>
                <w:right w:val="none" w:sz="0" w:space="0" w:color="auto"/>
              </w:divBdr>
            </w:div>
            <w:div w:id="578558900">
              <w:marLeft w:val="0"/>
              <w:marRight w:val="0"/>
              <w:marTop w:val="0"/>
              <w:marBottom w:val="0"/>
              <w:divBdr>
                <w:top w:val="none" w:sz="0" w:space="0" w:color="auto"/>
                <w:left w:val="none" w:sz="0" w:space="0" w:color="auto"/>
                <w:bottom w:val="none" w:sz="0" w:space="0" w:color="auto"/>
                <w:right w:val="none" w:sz="0" w:space="0" w:color="auto"/>
              </w:divBdr>
            </w:div>
            <w:div w:id="582687712">
              <w:marLeft w:val="0"/>
              <w:marRight w:val="0"/>
              <w:marTop w:val="0"/>
              <w:marBottom w:val="0"/>
              <w:divBdr>
                <w:top w:val="none" w:sz="0" w:space="0" w:color="auto"/>
                <w:left w:val="none" w:sz="0" w:space="0" w:color="auto"/>
                <w:bottom w:val="none" w:sz="0" w:space="0" w:color="auto"/>
                <w:right w:val="none" w:sz="0" w:space="0" w:color="auto"/>
              </w:divBdr>
            </w:div>
            <w:div w:id="585456878">
              <w:marLeft w:val="0"/>
              <w:marRight w:val="0"/>
              <w:marTop w:val="0"/>
              <w:marBottom w:val="0"/>
              <w:divBdr>
                <w:top w:val="none" w:sz="0" w:space="0" w:color="auto"/>
                <w:left w:val="none" w:sz="0" w:space="0" w:color="auto"/>
                <w:bottom w:val="none" w:sz="0" w:space="0" w:color="auto"/>
                <w:right w:val="none" w:sz="0" w:space="0" w:color="auto"/>
              </w:divBdr>
            </w:div>
            <w:div w:id="591550124">
              <w:marLeft w:val="0"/>
              <w:marRight w:val="0"/>
              <w:marTop w:val="0"/>
              <w:marBottom w:val="0"/>
              <w:divBdr>
                <w:top w:val="none" w:sz="0" w:space="0" w:color="auto"/>
                <w:left w:val="none" w:sz="0" w:space="0" w:color="auto"/>
                <w:bottom w:val="none" w:sz="0" w:space="0" w:color="auto"/>
                <w:right w:val="none" w:sz="0" w:space="0" w:color="auto"/>
              </w:divBdr>
            </w:div>
            <w:div w:id="607389716">
              <w:marLeft w:val="0"/>
              <w:marRight w:val="0"/>
              <w:marTop w:val="0"/>
              <w:marBottom w:val="0"/>
              <w:divBdr>
                <w:top w:val="none" w:sz="0" w:space="0" w:color="auto"/>
                <w:left w:val="none" w:sz="0" w:space="0" w:color="auto"/>
                <w:bottom w:val="none" w:sz="0" w:space="0" w:color="auto"/>
                <w:right w:val="none" w:sz="0" w:space="0" w:color="auto"/>
              </w:divBdr>
            </w:div>
            <w:div w:id="637999303">
              <w:marLeft w:val="0"/>
              <w:marRight w:val="0"/>
              <w:marTop w:val="0"/>
              <w:marBottom w:val="0"/>
              <w:divBdr>
                <w:top w:val="none" w:sz="0" w:space="0" w:color="auto"/>
                <w:left w:val="none" w:sz="0" w:space="0" w:color="auto"/>
                <w:bottom w:val="none" w:sz="0" w:space="0" w:color="auto"/>
                <w:right w:val="none" w:sz="0" w:space="0" w:color="auto"/>
              </w:divBdr>
            </w:div>
            <w:div w:id="639657572">
              <w:marLeft w:val="0"/>
              <w:marRight w:val="0"/>
              <w:marTop w:val="0"/>
              <w:marBottom w:val="0"/>
              <w:divBdr>
                <w:top w:val="none" w:sz="0" w:space="0" w:color="auto"/>
                <w:left w:val="none" w:sz="0" w:space="0" w:color="auto"/>
                <w:bottom w:val="none" w:sz="0" w:space="0" w:color="auto"/>
                <w:right w:val="none" w:sz="0" w:space="0" w:color="auto"/>
              </w:divBdr>
            </w:div>
            <w:div w:id="653988533">
              <w:marLeft w:val="0"/>
              <w:marRight w:val="0"/>
              <w:marTop w:val="0"/>
              <w:marBottom w:val="0"/>
              <w:divBdr>
                <w:top w:val="none" w:sz="0" w:space="0" w:color="auto"/>
                <w:left w:val="none" w:sz="0" w:space="0" w:color="auto"/>
                <w:bottom w:val="none" w:sz="0" w:space="0" w:color="auto"/>
                <w:right w:val="none" w:sz="0" w:space="0" w:color="auto"/>
              </w:divBdr>
            </w:div>
            <w:div w:id="655457873">
              <w:marLeft w:val="0"/>
              <w:marRight w:val="0"/>
              <w:marTop w:val="0"/>
              <w:marBottom w:val="0"/>
              <w:divBdr>
                <w:top w:val="none" w:sz="0" w:space="0" w:color="auto"/>
                <w:left w:val="none" w:sz="0" w:space="0" w:color="auto"/>
                <w:bottom w:val="none" w:sz="0" w:space="0" w:color="auto"/>
                <w:right w:val="none" w:sz="0" w:space="0" w:color="auto"/>
              </w:divBdr>
            </w:div>
            <w:div w:id="668678128">
              <w:marLeft w:val="0"/>
              <w:marRight w:val="0"/>
              <w:marTop w:val="0"/>
              <w:marBottom w:val="0"/>
              <w:divBdr>
                <w:top w:val="none" w:sz="0" w:space="0" w:color="auto"/>
                <w:left w:val="none" w:sz="0" w:space="0" w:color="auto"/>
                <w:bottom w:val="none" w:sz="0" w:space="0" w:color="auto"/>
                <w:right w:val="none" w:sz="0" w:space="0" w:color="auto"/>
              </w:divBdr>
            </w:div>
            <w:div w:id="671251512">
              <w:marLeft w:val="0"/>
              <w:marRight w:val="0"/>
              <w:marTop w:val="0"/>
              <w:marBottom w:val="0"/>
              <w:divBdr>
                <w:top w:val="none" w:sz="0" w:space="0" w:color="auto"/>
                <w:left w:val="none" w:sz="0" w:space="0" w:color="auto"/>
                <w:bottom w:val="none" w:sz="0" w:space="0" w:color="auto"/>
                <w:right w:val="none" w:sz="0" w:space="0" w:color="auto"/>
              </w:divBdr>
            </w:div>
            <w:div w:id="695352390">
              <w:marLeft w:val="0"/>
              <w:marRight w:val="0"/>
              <w:marTop w:val="0"/>
              <w:marBottom w:val="0"/>
              <w:divBdr>
                <w:top w:val="none" w:sz="0" w:space="0" w:color="auto"/>
                <w:left w:val="none" w:sz="0" w:space="0" w:color="auto"/>
                <w:bottom w:val="none" w:sz="0" w:space="0" w:color="auto"/>
                <w:right w:val="none" w:sz="0" w:space="0" w:color="auto"/>
              </w:divBdr>
            </w:div>
            <w:div w:id="697656090">
              <w:marLeft w:val="0"/>
              <w:marRight w:val="0"/>
              <w:marTop w:val="0"/>
              <w:marBottom w:val="0"/>
              <w:divBdr>
                <w:top w:val="none" w:sz="0" w:space="0" w:color="auto"/>
                <w:left w:val="none" w:sz="0" w:space="0" w:color="auto"/>
                <w:bottom w:val="none" w:sz="0" w:space="0" w:color="auto"/>
                <w:right w:val="none" w:sz="0" w:space="0" w:color="auto"/>
              </w:divBdr>
            </w:div>
            <w:div w:id="698360538">
              <w:marLeft w:val="0"/>
              <w:marRight w:val="0"/>
              <w:marTop w:val="0"/>
              <w:marBottom w:val="0"/>
              <w:divBdr>
                <w:top w:val="none" w:sz="0" w:space="0" w:color="auto"/>
                <w:left w:val="none" w:sz="0" w:space="0" w:color="auto"/>
                <w:bottom w:val="none" w:sz="0" w:space="0" w:color="auto"/>
                <w:right w:val="none" w:sz="0" w:space="0" w:color="auto"/>
              </w:divBdr>
            </w:div>
            <w:div w:id="707608275">
              <w:marLeft w:val="0"/>
              <w:marRight w:val="0"/>
              <w:marTop w:val="0"/>
              <w:marBottom w:val="0"/>
              <w:divBdr>
                <w:top w:val="none" w:sz="0" w:space="0" w:color="auto"/>
                <w:left w:val="none" w:sz="0" w:space="0" w:color="auto"/>
                <w:bottom w:val="none" w:sz="0" w:space="0" w:color="auto"/>
                <w:right w:val="none" w:sz="0" w:space="0" w:color="auto"/>
              </w:divBdr>
            </w:div>
            <w:div w:id="712462984">
              <w:marLeft w:val="0"/>
              <w:marRight w:val="0"/>
              <w:marTop w:val="0"/>
              <w:marBottom w:val="0"/>
              <w:divBdr>
                <w:top w:val="none" w:sz="0" w:space="0" w:color="auto"/>
                <w:left w:val="none" w:sz="0" w:space="0" w:color="auto"/>
                <w:bottom w:val="none" w:sz="0" w:space="0" w:color="auto"/>
                <w:right w:val="none" w:sz="0" w:space="0" w:color="auto"/>
              </w:divBdr>
            </w:div>
            <w:div w:id="727461229">
              <w:marLeft w:val="0"/>
              <w:marRight w:val="0"/>
              <w:marTop w:val="0"/>
              <w:marBottom w:val="0"/>
              <w:divBdr>
                <w:top w:val="none" w:sz="0" w:space="0" w:color="auto"/>
                <w:left w:val="none" w:sz="0" w:space="0" w:color="auto"/>
                <w:bottom w:val="none" w:sz="0" w:space="0" w:color="auto"/>
                <w:right w:val="none" w:sz="0" w:space="0" w:color="auto"/>
              </w:divBdr>
            </w:div>
            <w:div w:id="730159170">
              <w:marLeft w:val="0"/>
              <w:marRight w:val="0"/>
              <w:marTop w:val="0"/>
              <w:marBottom w:val="0"/>
              <w:divBdr>
                <w:top w:val="none" w:sz="0" w:space="0" w:color="auto"/>
                <w:left w:val="none" w:sz="0" w:space="0" w:color="auto"/>
                <w:bottom w:val="none" w:sz="0" w:space="0" w:color="auto"/>
                <w:right w:val="none" w:sz="0" w:space="0" w:color="auto"/>
              </w:divBdr>
            </w:div>
            <w:div w:id="742217722">
              <w:marLeft w:val="0"/>
              <w:marRight w:val="0"/>
              <w:marTop w:val="0"/>
              <w:marBottom w:val="0"/>
              <w:divBdr>
                <w:top w:val="none" w:sz="0" w:space="0" w:color="auto"/>
                <w:left w:val="none" w:sz="0" w:space="0" w:color="auto"/>
                <w:bottom w:val="none" w:sz="0" w:space="0" w:color="auto"/>
                <w:right w:val="none" w:sz="0" w:space="0" w:color="auto"/>
              </w:divBdr>
            </w:div>
            <w:div w:id="757294242">
              <w:marLeft w:val="0"/>
              <w:marRight w:val="0"/>
              <w:marTop w:val="0"/>
              <w:marBottom w:val="0"/>
              <w:divBdr>
                <w:top w:val="none" w:sz="0" w:space="0" w:color="auto"/>
                <w:left w:val="none" w:sz="0" w:space="0" w:color="auto"/>
                <w:bottom w:val="none" w:sz="0" w:space="0" w:color="auto"/>
                <w:right w:val="none" w:sz="0" w:space="0" w:color="auto"/>
              </w:divBdr>
            </w:div>
            <w:div w:id="759721648">
              <w:marLeft w:val="0"/>
              <w:marRight w:val="0"/>
              <w:marTop w:val="0"/>
              <w:marBottom w:val="0"/>
              <w:divBdr>
                <w:top w:val="none" w:sz="0" w:space="0" w:color="auto"/>
                <w:left w:val="none" w:sz="0" w:space="0" w:color="auto"/>
                <w:bottom w:val="none" w:sz="0" w:space="0" w:color="auto"/>
                <w:right w:val="none" w:sz="0" w:space="0" w:color="auto"/>
              </w:divBdr>
            </w:div>
            <w:div w:id="784621387">
              <w:marLeft w:val="0"/>
              <w:marRight w:val="0"/>
              <w:marTop w:val="0"/>
              <w:marBottom w:val="0"/>
              <w:divBdr>
                <w:top w:val="none" w:sz="0" w:space="0" w:color="auto"/>
                <w:left w:val="none" w:sz="0" w:space="0" w:color="auto"/>
                <w:bottom w:val="none" w:sz="0" w:space="0" w:color="auto"/>
                <w:right w:val="none" w:sz="0" w:space="0" w:color="auto"/>
              </w:divBdr>
            </w:div>
            <w:div w:id="820654177">
              <w:marLeft w:val="0"/>
              <w:marRight w:val="0"/>
              <w:marTop w:val="0"/>
              <w:marBottom w:val="0"/>
              <w:divBdr>
                <w:top w:val="none" w:sz="0" w:space="0" w:color="auto"/>
                <w:left w:val="none" w:sz="0" w:space="0" w:color="auto"/>
                <w:bottom w:val="none" w:sz="0" w:space="0" w:color="auto"/>
                <w:right w:val="none" w:sz="0" w:space="0" w:color="auto"/>
              </w:divBdr>
            </w:div>
            <w:div w:id="826820082">
              <w:marLeft w:val="0"/>
              <w:marRight w:val="0"/>
              <w:marTop w:val="0"/>
              <w:marBottom w:val="0"/>
              <w:divBdr>
                <w:top w:val="none" w:sz="0" w:space="0" w:color="auto"/>
                <w:left w:val="none" w:sz="0" w:space="0" w:color="auto"/>
                <w:bottom w:val="none" w:sz="0" w:space="0" w:color="auto"/>
                <w:right w:val="none" w:sz="0" w:space="0" w:color="auto"/>
              </w:divBdr>
            </w:div>
            <w:div w:id="855847639">
              <w:marLeft w:val="0"/>
              <w:marRight w:val="0"/>
              <w:marTop w:val="0"/>
              <w:marBottom w:val="0"/>
              <w:divBdr>
                <w:top w:val="none" w:sz="0" w:space="0" w:color="auto"/>
                <w:left w:val="none" w:sz="0" w:space="0" w:color="auto"/>
                <w:bottom w:val="none" w:sz="0" w:space="0" w:color="auto"/>
                <w:right w:val="none" w:sz="0" w:space="0" w:color="auto"/>
              </w:divBdr>
            </w:div>
            <w:div w:id="860775384">
              <w:marLeft w:val="0"/>
              <w:marRight w:val="0"/>
              <w:marTop w:val="0"/>
              <w:marBottom w:val="0"/>
              <w:divBdr>
                <w:top w:val="none" w:sz="0" w:space="0" w:color="auto"/>
                <w:left w:val="none" w:sz="0" w:space="0" w:color="auto"/>
                <w:bottom w:val="none" w:sz="0" w:space="0" w:color="auto"/>
                <w:right w:val="none" w:sz="0" w:space="0" w:color="auto"/>
              </w:divBdr>
            </w:div>
            <w:div w:id="894004280">
              <w:marLeft w:val="0"/>
              <w:marRight w:val="0"/>
              <w:marTop w:val="0"/>
              <w:marBottom w:val="0"/>
              <w:divBdr>
                <w:top w:val="none" w:sz="0" w:space="0" w:color="auto"/>
                <w:left w:val="none" w:sz="0" w:space="0" w:color="auto"/>
                <w:bottom w:val="none" w:sz="0" w:space="0" w:color="auto"/>
                <w:right w:val="none" w:sz="0" w:space="0" w:color="auto"/>
              </w:divBdr>
            </w:div>
            <w:div w:id="895550542">
              <w:marLeft w:val="0"/>
              <w:marRight w:val="0"/>
              <w:marTop w:val="0"/>
              <w:marBottom w:val="0"/>
              <w:divBdr>
                <w:top w:val="none" w:sz="0" w:space="0" w:color="auto"/>
                <w:left w:val="none" w:sz="0" w:space="0" w:color="auto"/>
                <w:bottom w:val="none" w:sz="0" w:space="0" w:color="auto"/>
                <w:right w:val="none" w:sz="0" w:space="0" w:color="auto"/>
              </w:divBdr>
            </w:div>
            <w:div w:id="901790369">
              <w:marLeft w:val="0"/>
              <w:marRight w:val="0"/>
              <w:marTop w:val="0"/>
              <w:marBottom w:val="0"/>
              <w:divBdr>
                <w:top w:val="none" w:sz="0" w:space="0" w:color="auto"/>
                <w:left w:val="none" w:sz="0" w:space="0" w:color="auto"/>
                <w:bottom w:val="none" w:sz="0" w:space="0" w:color="auto"/>
                <w:right w:val="none" w:sz="0" w:space="0" w:color="auto"/>
              </w:divBdr>
            </w:div>
            <w:div w:id="906305883">
              <w:marLeft w:val="0"/>
              <w:marRight w:val="0"/>
              <w:marTop w:val="0"/>
              <w:marBottom w:val="0"/>
              <w:divBdr>
                <w:top w:val="none" w:sz="0" w:space="0" w:color="auto"/>
                <w:left w:val="none" w:sz="0" w:space="0" w:color="auto"/>
                <w:bottom w:val="none" w:sz="0" w:space="0" w:color="auto"/>
                <w:right w:val="none" w:sz="0" w:space="0" w:color="auto"/>
              </w:divBdr>
            </w:div>
            <w:div w:id="916403672">
              <w:marLeft w:val="0"/>
              <w:marRight w:val="0"/>
              <w:marTop w:val="0"/>
              <w:marBottom w:val="0"/>
              <w:divBdr>
                <w:top w:val="none" w:sz="0" w:space="0" w:color="auto"/>
                <w:left w:val="none" w:sz="0" w:space="0" w:color="auto"/>
                <w:bottom w:val="none" w:sz="0" w:space="0" w:color="auto"/>
                <w:right w:val="none" w:sz="0" w:space="0" w:color="auto"/>
              </w:divBdr>
            </w:div>
            <w:div w:id="923222522">
              <w:marLeft w:val="0"/>
              <w:marRight w:val="0"/>
              <w:marTop w:val="0"/>
              <w:marBottom w:val="0"/>
              <w:divBdr>
                <w:top w:val="none" w:sz="0" w:space="0" w:color="auto"/>
                <w:left w:val="none" w:sz="0" w:space="0" w:color="auto"/>
                <w:bottom w:val="none" w:sz="0" w:space="0" w:color="auto"/>
                <w:right w:val="none" w:sz="0" w:space="0" w:color="auto"/>
              </w:divBdr>
            </w:div>
            <w:div w:id="923759142">
              <w:marLeft w:val="0"/>
              <w:marRight w:val="0"/>
              <w:marTop w:val="0"/>
              <w:marBottom w:val="0"/>
              <w:divBdr>
                <w:top w:val="none" w:sz="0" w:space="0" w:color="auto"/>
                <w:left w:val="none" w:sz="0" w:space="0" w:color="auto"/>
                <w:bottom w:val="none" w:sz="0" w:space="0" w:color="auto"/>
                <w:right w:val="none" w:sz="0" w:space="0" w:color="auto"/>
              </w:divBdr>
            </w:div>
            <w:div w:id="929971171">
              <w:marLeft w:val="0"/>
              <w:marRight w:val="0"/>
              <w:marTop w:val="0"/>
              <w:marBottom w:val="0"/>
              <w:divBdr>
                <w:top w:val="none" w:sz="0" w:space="0" w:color="auto"/>
                <w:left w:val="none" w:sz="0" w:space="0" w:color="auto"/>
                <w:bottom w:val="none" w:sz="0" w:space="0" w:color="auto"/>
                <w:right w:val="none" w:sz="0" w:space="0" w:color="auto"/>
              </w:divBdr>
            </w:div>
            <w:div w:id="938368323">
              <w:marLeft w:val="0"/>
              <w:marRight w:val="0"/>
              <w:marTop w:val="0"/>
              <w:marBottom w:val="0"/>
              <w:divBdr>
                <w:top w:val="none" w:sz="0" w:space="0" w:color="auto"/>
                <w:left w:val="none" w:sz="0" w:space="0" w:color="auto"/>
                <w:bottom w:val="none" w:sz="0" w:space="0" w:color="auto"/>
                <w:right w:val="none" w:sz="0" w:space="0" w:color="auto"/>
              </w:divBdr>
            </w:div>
            <w:div w:id="956716598">
              <w:marLeft w:val="0"/>
              <w:marRight w:val="0"/>
              <w:marTop w:val="0"/>
              <w:marBottom w:val="0"/>
              <w:divBdr>
                <w:top w:val="none" w:sz="0" w:space="0" w:color="auto"/>
                <w:left w:val="none" w:sz="0" w:space="0" w:color="auto"/>
                <w:bottom w:val="none" w:sz="0" w:space="0" w:color="auto"/>
                <w:right w:val="none" w:sz="0" w:space="0" w:color="auto"/>
              </w:divBdr>
            </w:div>
            <w:div w:id="970936526">
              <w:marLeft w:val="0"/>
              <w:marRight w:val="0"/>
              <w:marTop w:val="0"/>
              <w:marBottom w:val="0"/>
              <w:divBdr>
                <w:top w:val="none" w:sz="0" w:space="0" w:color="auto"/>
                <w:left w:val="none" w:sz="0" w:space="0" w:color="auto"/>
                <w:bottom w:val="none" w:sz="0" w:space="0" w:color="auto"/>
                <w:right w:val="none" w:sz="0" w:space="0" w:color="auto"/>
              </w:divBdr>
            </w:div>
            <w:div w:id="975793554">
              <w:marLeft w:val="0"/>
              <w:marRight w:val="0"/>
              <w:marTop w:val="0"/>
              <w:marBottom w:val="0"/>
              <w:divBdr>
                <w:top w:val="none" w:sz="0" w:space="0" w:color="auto"/>
                <w:left w:val="none" w:sz="0" w:space="0" w:color="auto"/>
                <w:bottom w:val="none" w:sz="0" w:space="0" w:color="auto"/>
                <w:right w:val="none" w:sz="0" w:space="0" w:color="auto"/>
              </w:divBdr>
            </w:div>
            <w:div w:id="979656563">
              <w:marLeft w:val="0"/>
              <w:marRight w:val="0"/>
              <w:marTop w:val="0"/>
              <w:marBottom w:val="0"/>
              <w:divBdr>
                <w:top w:val="none" w:sz="0" w:space="0" w:color="auto"/>
                <w:left w:val="none" w:sz="0" w:space="0" w:color="auto"/>
                <w:bottom w:val="none" w:sz="0" w:space="0" w:color="auto"/>
                <w:right w:val="none" w:sz="0" w:space="0" w:color="auto"/>
              </w:divBdr>
            </w:div>
            <w:div w:id="982927649">
              <w:marLeft w:val="0"/>
              <w:marRight w:val="0"/>
              <w:marTop w:val="0"/>
              <w:marBottom w:val="0"/>
              <w:divBdr>
                <w:top w:val="none" w:sz="0" w:space="0" w:color="auto"/>
                <w:left w:val="none" w:sz="0" w:space="0" w:color="auto"/>
                <w:bottom w:val="none" w:sz="0" w:space="0" w:color="auto"/>
                <w:right w:val="none" w:sz="0" w:space="0" w:color="auto"/>
              </w:divBdr>
            </w:div>
            <w:div w:id="995646046">
              <w:marLeft w:val="0"/>
              <w:marRight w:val="0"/>
              <w:marTop w:val="0"/>
              <w:marBottom w:val="0"/>
              <w:divBdr>
                <w:top w:val="none" w:sz="0" w:space="0" w:color="auto"/>
                <w:left w:val="none" w:sz="0" w:space="0" w:color="auto"/>
                <w:bottom w:val="none" w:sz="0" w:space="0" w:color="auto"/>
                <w:right w:val="none" w:sz="0" w:space="0" w:color="auto"/>
              </w:divBdr>
            </w:div>
            <w:div w:id="1006983934">
              <w:marLeft w:val="0"/>
              <w:marRight w:val="0"/>
              <w:marTop w:val="0"/>
              <w:marBottom w:val="0"/>
              <w:divBdr>
                <w:top w:val="none" w:sz="0" w:space="0" w:color="auto"/>
                <w:left w:val="none" w:sz="0" w:space="0" w:color="auto"/>
                <w:bottom w:val="none" w:sz="0" w:space="0" w:color="auto"/>
                <w:right w:val="none" w:sz="0" w:space="0" w:color="auto"/>
              </w:divBdr>
            </w:div>
            <w:div w:id="1033847418">
              <w:marLeft w:val="0"/>
              <w:marRight w:val="0"/>
              <w:marTop w:val="0"/>
              <w:marBottom w:val="0"/>
              <w:divBdr>
                <w:top w:val="none" w:sz="0" w:space="0" w:color="auto"/>
                <w:left w:val="none" w:sz="0" w:space="0" w:color="auto"/>
                <w:bottom w:val="none" w:sz="0" w:space="0" w:color="auto"/>
                <w:right w:val="none" w:sz="0" w:space="0" w:color="auto"/>
              </w:divBdr>
            </w:div>
            <w:div w:id="1042176066">
              <w:marLeft w:val="0"/>
              <w:marRight w:val="0"/>
              <w:marTop w:val="0"/>
              <w:marBottom w:val="0"/>
              <w:divBdr>
                <w:top w:val="none" w:sz="0" w:space="0" w:color="auto"/>
                <w:left w:val="none" w:sz="0" w:space="0" w:color="auto"/>
                <w:bottom w:val="none" w:sz="0" w:space="0" w:color="auto"/>
                <w:right w:val="none" w:sz="0" w:space="0" w:color="auto"/>
              </w:divBdr>
            </w:div>
            <w:div w:id="1051880615">
              <w:marLeft w:val="0"/>
              <w:marRight w:val="0"/>
              <w:marTop w:val="0"/>
              <w:marBottom w:val="0"/>
              <w:divBdr>
                <w:top w:val="none" w:sz="0" w:space="0" w:color="auto"/>
                <w:left w:val="none" w:sz="0" w:space="0" w:color="auto"/>
                <w:bottom w:val="none" w:sz="0" w:space="0" w:color="auto"/>
                <w:right w:val="none" w:sz="0" w:space="0" w:color="auto"/>
              </w:divBdr>
            </w:div>
            <w:div w:id="1052000445">
              <w:marLeft w:val="0"/>
              <w:marRight w:val="0"/>
              <w:marTop w:val="0"/>
              <w:marBottom w:val="0"/>
              <w:divBdr>
                <w:top w:val="none" w:sz="0" w:space="0" w:color="auto"/>
                <w:left w:val="none" w:sz="0" w:space="0" w:color="auto"/>
                <w:bottom w:val="none" w:sz="0" w:space="0" w:color="auto"/>
                <w:right w:val="none" w:sz="0" w:space="0" w:color="auto"/>
              </w:divBdr>
            </w:div>
            <w:div w:id="1056128531">
              <w:marLeft w:val="0"/>
              <w:marRight w:val="0"/>
              <w:marTop w:val="0"/>
              <w:marBottom w:val="0"/>
              <w:divBdr>
                <w:top w:val="none" w:sz="0" w:space="0" w:color="auto"/>
                <w:left w:val="none" w:sz="0" w:space="0" w:color="auto"/>
                <w:bottom w:val="none" w:sz="0" w:space="0" w:color="auto"/>
                <w:right w:val="none" w:sz="0" w:space="0" w:color="auto"/>
              </w:divBdr>
            </w:div>
            <w:div w:id="1069881609">
              <w:marLeft w:val="0"/>
              <w:marRight w:val="0"/>
              <w:marTop w:val="0"/>
              <w:marBottom w:val="0"/>
              <w:divBdr>
                <w:top w:val="none" w:sz="0" w:space="0" w:color="auto"/>
                <w:left w:val="none" w:sz="0" w:space="0" w:color="auto"/>
                <w:bottom w:val="none" w:sz="0" w:space="0" w:color="auto"/>
                <w:right w:val="none" w:sz="0" w:space="0" w:color="auto"/>
              </w:divBdr>
            </w:div>
            <w:div w:id="1081953556">
              <w:marLeft w:val="0"/>
              <w:marRight w:val="0"/>
              <w:marTop w:val="0"/>
              <w:marBottom w:val="0"/>
              <w:divBdr>
                <w:top w:val="none" w:sz="0" w:space="0" w:color="auto"/>
                <w:left w:val="none" w:sz="0" w:space="0" w:color="auto"/>
                <w:bottom w:val="none" w:sz="0" w:space="0" w:color="auto"/>
                <w:right w:val="none" w:sz="0" w:space="0" w:color="auto"/>
              </w:divBdr>
            </w:div>
            <w:div w:id="1090155056">
              <w:marLeft w:val="0"/>
              <w:marRight w:val="0"/>
              <w:marTop w:val="0"/>
              <w:marBottom w:val="0"/>
              <w:divBdr>
                <w:top w:val="none" w:sz="0" w:space="0" w:color="auto"/>
                <w:left w:val="none" w:sz="0" w:space="0" w:color="auto"/>
                <w:bottom w:val="none" w:sz="0" w:space="0" w:color="auto"/>
                <w:right w:val="none" w:sz="0" w:space="0" w:color="auto"/>
              </w:divBdr>
            </w:div>
            <w:div w:id="1109466710">
              <w:marLeft w:val="0"/>
              <w:marRight w:val="0"/>
              <w:marTop w:val="0"/>
              <w:marBottom w:val="0"/>
              <w:divBdr>
                <w:top w:val="none" w:sz="0" w:space="0" w:color="auto"/>
                <w:left w:val="none" w:sz="0" w:space="0" w:color="auto"/>
                <w:bottom w:val="none" w:sz="0" w:space="0" w:color="auto"/>
                <w:right w:val="none" w:sz="0" w:space="0" w:color="auto"/>
              </w:divBdr>
            </w:div>
            <w:div w:id="1118181244">
              <w:marLeft w:val="0"/>
              <w:marRight w:val="0"/>
              <w:marTop w:val="0"/>
              <w:marBottom w:val="0"/>
              <w:divBdr>
                <w:top w:val="none" w:sz="0" w:space="0" w:color="auto"/>
                <w:left w:val="none" w:sz="0" w:space="0" w:color="auto"/>
                <w:bottom w:val="none" w:sz="0" w:space="0" w:color="auto"/>
                <w:right w:val="none" w:sz="0" w:space="0" w:color="auto"/>
              </w:divBdr>
            </w:div>
            <w:div w:id="1128359531">
              <w:marLeft w:val="0"/>
              <w:marRight w:val="0"/>
              <w:marTop w:val="0"/>
              <w:marBottom w:val="0"/>
              <w:divBdr>
                <w:top w:val="none" w:sz="0" w:space="0" w:color="auto"/>
                <w:left w:val="none" w:sz="0" w:space="0" w:color="auto"/>
                <w:bottom w:val="none" w:sz="0" w:space="0" w:color="auto"/>
                <w:right w:val="none" w:sz="0" w:space="0" w:color="auto"/>
              </w:divBdr>
            </w:div>
            <w:div w:id="1135178978">
              <w:marLeft w:val="0"/>
              <w:marRight w:val="0"/>
              <w:marTop w:val="0"/>
              <w:marBottom w:val="0"/>
              <w:divBdr>
                <w:top w:val="none" w:sz="0" w:space="0" w:color="auto"/>
                <w:left w:val="none" w:sz="0" w:space="0" w:color="auto"/>
                <w:bottom w:val="none" w:sz="0" w:space="0" w:color="auto"/>
                <w:right w:val="none" w:sz="0" w:space="0" w:color="auto"/>
              </w:divBdr>
            </w:div>
            <w:div w:id="1137644009">
              <w:marLeft w:val="0"/>
              <w:marRight w:val="0"/>
              <w:marTop w:val="0"/>
              <w:marBottom w:val="0"/>
              <w:divBdr>
                <w:top w:val="none" w:sz="0" w:space="0" w:color="auto"/>
                <w:left w:val="none" w:sz="0" w:space="0" w:color="auto"/>
                <w:bottom w:val="none" w:sz="0" w:space="0" w:color="auto"/>
                <w:right w:val="none" w:sz="0" w:space="0" w:color="auto"/>
              </w:divBdr>
            </w:div>
            <w:div w:id="1146554619">
              <w:marLeft w:val="0"/>
              <w:marRight w:val="0"/>
              <w:marTop w:val="0"/>
              <w:marBottom w:val="0"/>
              <w:divBdr>
                <w:top w:val="none" w:sz="0" w:space="0" w:color="auto"/>
                <w:left w:val="none" w:sz="0" w:space="0" w:color="auto"/>
                <w:bottom w:val="none" w:sz="0" w:space="0" w:color="auto"/>
                <w:right w:val="none" w:sz="0" w:space="0" w:color="auto"/>
              </w:divBdr>
            </w:div>
            <w:div w:id="1148549878">
              <w:marLeft w:val="0"/>
              <w:marRight w:val="0"/>
              <w:marTop w:val="0"/>
              <w:marBottom w:val="0"/>
              <w:divBdr>
                <w:top w:val="none" w:sz="0" w:space="0" w:color="auto"/>
                <w:left w:val="none" w:sz="0" w:space="0" w:color="auto"/>
                <w:bottom w:val="none" w:sz="0" w:space="0" w:color="auto"/>
                <w:right w:val="none" w:sz="0" w:space="0" w:color="auto"/>
              </w:divBdr>
            </w:div>
            <w:div w:id="1155683055">
              <w:marLeft w:val="0"/>
              <w:marRight w:val="0"/>
              <w:marTop w:val="0"/>
              <w:marBottom w:val="0"/>
              <w:divBdr>
                <w:top w:val="none" w:sz="0" w:space="0" w:color="auto"/>
                <w:left w:val="none" w:sz="0" w:space="0" w:color="auto"/>
                <w:bottom w:val="none" w:sz="0" w:space="0" w:color="auto"/>
                <w:right w:val="none" w:sz="0" w:space="0" w:color="auto"/>
              </w:divBdr>
            </w:div>
            <w:div w:id="1184897187">
              <w:marLeft w:val="0"/>
              <w:marRight w:val="0"/>
              <w:marTop w:val="0"/>
              <w:marBottom w:val="0"/>
              <w:divBdr>
                <w:top w:val="none" w:sz="0" w:space="0" w:color="auto"/>
                <w:left w:val="none" w:sz="0" w:space="0" w:color="auto"/>
                <w:bottom w:val="none" w:sz="0" w:space="0" w:color="auto"/>
                <w:right w:val="none" w:sz="0" w:space="0" w:color="auto"/>
              </w:divBdr>
            </w:div>
            <w:div w:id="1195191720">
              <w:marLeft w:val="0"/>
              <w:marRight w:val="0"/>
              <w:marTop w:val="0"/>
              <w:marBottom w:val="0"/>
              <w:divBdr>
                <w:top w:val="none" w:sz="0" w:space="0" w:color="auto"/>
                <w:left w:val="none" w:sz="0" w:space="0" w:color="auto"/>
                <w:bottom w:val="none" w:sz="0" w:space="0" w:color="auto"/>
                <w:right w:val="none" w:sz="0" w:space="0" w:color="auto"/>
              </w:divBdr>
            </w:div>
            <w:div w:id="1221743253">
              <w:marLeft w:val="0"/>
              <w:marRight w:val="0"/>
              <w:marTop w:val="0"/>
              <w:marBottom w:val="0"/>
              <w:divBdr>
                <w:top w:val="none" w:sz="0" w:space="0" w:color="auto"/>
                <w:left w:val="none" w:sz="0" w:space="0" w:color="auto"/>
                <w:bottom w:val="none" w:sz="0" w:space="0" w:color="auto"/>
                <w:right w:val="none" w:sz="0" w:space="0" w:color="auto"/>
              </w:divBdr>
            </w:div>
            <w:div w:id="1223057263">
              <w:marLeft w:val="0"/>
              <w:marRight w:val="0"/>
              <w:marTop w:val="0"/>
              <w:marBottom w:val="0"/>
              <w:divBdr>
                <w:top w:val="none" w:sz="0" w:space="0" w:color="auto"/>
                <w:left w:val="none" w:sz="0" w:space="0" w:color="auto"/>
                <w:bottom w:val="none" w:sz="0" w:space="0" w:color="auto"/>
                <w:right w:val="none" w:sz="0" w:space="0" w:color="auto"/>
              </w:divBdr>
            </w:div>
            <w:div w:id="1223717052">
              <w:marLeft w:val="0"/>
              <w:marRight w:val="0"/>
              <w:marTop w:val="0"/>
              <w:marBottom w:val="0"/>
              <w:divBdr>
                <w:top w:val="none" w:sz="0" w:space="0" w:color="auto"/>
                <w:left w:val="none" w:sz="0" w:space="0" w:color="auto"/>
                <w:bottom w:val="none" w:sz="0" w:space="0" w:color="auto"/>
                <w:right w:val="none" w:sz="0" w:space="0" w:color="auto"/>
              </w:divBdr>
            </w:div>
            <w:div w:id="1228343884">
              <w:marLeft w:val="0"/>
              <w:marRight w:val="0"/>
              <w:marTop w:val="0"/>
              <w:marBottom w:val="0"/>
              <w:divBdr>
                <w:top w:val="none" w:sz="0" w:space="0" w:color="auto"/>
                <w:left w:val="none" w:sz="0" w:space="0" w:color="auto"/>
                <w:bottom w:val="none" w:sz="0" w:space="0" w:color="auto"/>
                <w:right w:val="none" w:sz="0" w:space="0" w:color="auto"/>
              </w:divBdr>
            </w:div>
            <w:div w:id="1230380546">
              <w:marLeft w:val="0"/>
              <w:marRight w:val="0"/>
              <w:marTop w:val="0"/>
              <w:marBottom w:val="0"/>
              <w:divBdr>
                <w:top w:val="none" w:sz="0" w:space="0" w:color="auto"/>
                <w:left w:val="none" w:sz="0" w:space="0" w:color="auto"/>
                <w:bottom w:val="none" w:sz="0" w:space="0" w:color="auto"/>
                <w:right w:val="none" w:sz="0" w:space="0" w:color="auto"/>
              </w:divBdr>
            </w:div>
            <w:div w:id="1233735506">
              <w:marLeft w:val="0"/>
              <w:marRight w:val="0"/>
              <w:marTop w:val="0"/>
              <w:marBottom w:val="0"/>
              <w:divBdr>
                <w:top w:val="none" w:sz="0" w:space="0" w:color="auto"/>
                <w:left w:val="none" w:sz="0" w:space="0" w:color="auto"/>
                <w:bottom w:val="none" w:sz="0" w:space="0" w:color="auto"/>
                <w:right w:val="none" w:sz="0" w:space="0" w:color="auto"/>
              </w:divBdr>
            </w:div>
            <w:div w:id="1235510369">
              <w:marLeft w:val="0"/>
              <w:marRight w:val="0"/>
              <w:marTop w:val="0"/>
              <w:marBottom w:val="0"/>
              <w:divBdr>
                <w:top w:val="none" w:sz="0" w:space="0" w:color="auto"/>
                <w:left w:val="none" w:sz="0" w:space="0" w:color="auto"/>
                <w:bottom w:val="none" w:sz="0" w:space="0" w:color="auto"/>
                <w:right w:val="none" w:sz="0" w:space="0" w:color="auto"/>
              </w:divBdr>
            </w:div>
            <w:div w:id="1235581111">
              <w:marLeft w:val="0"/>
              <w:marRight w:val="0"/>
              <w:marTop w:val="0"/>
              <w:marBottom w:val="0"/>
              <w:divBdr>
                <w:top w:val="none" w:sz="0" w:space="0" w:color="auto"/>
                <w:left w:val="none" w:sz="0" w:space="0" w:color="auto"/>
                <w:bottom w:val="none" w:sz="0" w:space="0" w:color="auto"/>
                <w:right w:val="none" w:sz="0" w:space="0" w:color="auto"/>
              </w:divBdr>
            </w:div>
            <w:div w:id="1254587978">
              <w:marLeft w:val="0"/>
              <w:marRight w:val="0"/>
              <w:marTop w:val="0"/>
              <w:marBottom w:val="0"/>
              <w:divBdr>
                <w:top w:val="none" w:sz="0" w:space="0" w:color="auto"/>
                <w:left w:val="none" w:sz="0" w:space="0" w:color="auto"/>
                <w:bottom w:val="none" w:sz="0" w:space="0" w:color="auto"/>
                <w:right w:val="none" w:sz="0" w:space="0" w:color="auto"/>
              </w:divBdr>
            </w:div>
            <w:div w:id="1265921019">
              <w:marLeft w:val="0"/>
              <w:marRight w:val="0"/>
              <w:marTop w:val="0"/>
              <w:marBottom w:val="0"/>
              <w:divBdr>
                <w:top w:val="none" w:sz="0" w:space="0" w:color="auto"/>
                <w:left w:val="none" w:sz="0" w:space="0" w:color="auto"/>
                <w:bottom w:val="none" w:sz="0" w:space="0" w:color="auto"/>
                <w:right w:val="none" w:sz="0" w:space="0" w:color="auto"/>
              </w:divBdr>
            </w:div>
            <w:div w:id="1271623591">
              <w:marLeft w:val="0"/>
              <w:marRight w:val="0"/>
              <w:marTop w:val="0"/>
              <w:marBottom w:val="0"/>
              <w:divBdr>
                <w:top w:val="none" w:sz="0" w:space="0" w:color="auto"/>
                <w:left w:val="none" w:sz="0" w:space="0" w:color="auto"/>
                <w:bottom w:val="none" w:sz="0" w:space="0" w:color="auto"/>
                <w:right w:val="none" w:sz="0" w:space="0" w:color="auto"/>
              </w:divBdr>
            </w:div>
            <w:div w:id="1274362178">
              <w:marLeft w:val="0"/>
              <w:marRight w:val="0"/>
              <w:marTop w:val="0"/>
              <w:marBottom w:val="0"/>
              <w:divBdr>
                <w:top w:val="none" w:sz="0" w:space="0" w:color="auto"/>
                <w:left w:val="none" w:sz="0" w:space="0" w:color="auto"/>
                <w:bottom w:val="none" w:sz="0" w:space="0" w:color="auto"/>
                <w:right w:val="none" w:sz="0" w:space="0" w:color="auto"/>
              </w:divBdr>
            </w:div>
            <w:div w:id="1280718857">
              <w:marLeft w:val="0"/>
              <w:marRight w:val="0"/>
              <w:marTop w:val="0"/>
              <w:marBottom w:val="0"/>
              <w:divBdr>
                <w:top w:val="none" w:sz="0" w:space="0" w:color="auto"/>
                <w:left w:val="none" w:sz="0" w:space="0" w:color="auto"/>
                <w:bottom w:val="none" w:sz="0" w:space="0" w:color="auto"/>
                <w:right w:val="none" w:sz="0" w:space="0" w:color="auto"/>
              </w:divBdr>
            </w:div>
            <w:div w:id="1295596369">
              <w:marLeft w:val="0"/>
              <w:marRight w:val="0"/>
              <w:marTop w:val="0"/>
              <w:marBottom w:val="0"/>
              <w:divBdr>
                <w:top w:val="none" w:sz="0" w:space="0" w:color="auto"/>
                <w:left w:val="none" w:sz="0" w:space="0" w:color="auto"/>
                <w:bottom w:val="none" w:sz="0" w:space="0" w:color="auto"/>
                <w:right w:val="none" w:sz="0" w:space="0" w:color="auto"/>
              </w:divBdr>
            </w:div>
            <w:div w:id="1311903526">
              <w:marLeft w:val="0"/>
              <w:marRight w:val="0"/>
              <w:marTop w:val="0"/>
              <w:marBottom w:val="0"/>
              <w:divBdr>
                <w:top w:val="none" w:sz="0" w:space="0" w:color="auto"/>
                <w:left w:val="none" w:sz="0" w:space="0" w:color="auto"/>
                <w:bottom w:val="none" w:sz="0" w:space="0" w:color="auto"/>
                <w:right w:val="none" w:sz="0" w:space="0" w:color="auto"/>
              </w:divBdr>
            </w:div>
            <w:div w:id="1327393955">
              <w:marLeft w:val="0"/>
              <w:marRight w:val="0"/>
              <w:marTop w:val="0"/>
              <w:marBottom w:val="0"/>
              <w:divBdr>
                <w:top w:val="none" w:sz="0" w:space="0" w:color="auto"/>
                <w:left w:val="none" w:sz="0" w:space="0" w:color="auto"/>
                <w:bottom w:val="none" w:sz="0" w:space="0" w:color="auto"/>
                <w:right w:val="none" w:sz="0" w:space="0" w:color="auto"/>
              </w:divBdr>
            </w:div>
            <w:div w:id="1332374612">
              <w:marLeft w:val="0"/>
              <w:marRight w:val="0"/>
              <w:marTop w:val="0"/>
              <w:marBottom w:val="0"/>
              <w:divBdr>
                <w:top w:val="none" w:sz="0" w:space="0" w:color="auto"/>
                <w:left w:val="none" w:sz="0" w:space="0" w:color="auto"/>
                <w:bottom w:val="none" w:sz="0" w:space="0" w:color="auto"/>
                <w:right w:val="none" w:sz="0" w:space="0" w:color="auto"/>
              </w:divBdr>
            </w:div>
            <w:div w:id="1348826729">
              <w:marLeft w:val="0"/>
              <w:marRight w:val="0"/>
              <w:marTop w:val="0"/>
              <w:marBottom w:val="0"/>
              <w:divBdr>
                <w:top w:val="none" w:sz="0" w:space="0" w:color="auto"/>
                <w:left w:val="none" w:sz="0" w:space="0" w:color="auto"/>
                <w:bottom w:val="none" w:sz="0" w:space="0" w:color="auto"/>
                <w:right w:val="none" w:sz="0" w:space="0" w:color="auto"/>
              </w:divBdr>
            </w:div>
            <w:div w:id="1395080087">
              <w:marLeft w:val="0"/>
              <w:marRight w:val="0"/>
              <w:marTop w:val="0"/>
              <w:marBottom w:val="0"/>
              <w:divBdr>
                <w:top w:val="none" w:sz="0" w:space="0" w:color="auto"/>
                <w:left w:val="none" w:sz="0" w:space="0" w:color="auto"/>
                <w:bottom w:val="none" w:sz="0" w:space="0" w:color="auto"/>
                <w:right w:val="none" w:sz="0" w:space="0" w:color="auto"/>
              </w:divBdr>
            </w:div>
            <w:div w:id="1409690714">
              <w:marLeft w:val="0"/>
              <w:marRight w:val="0"/>
              <w:marTop w:val="0"/>
              <w:marBottom w:val="0"/>
              <w:divBdr>
                <w:top w:val="none" w:sz="0" w:space="0" w:color="auto"/>
                <w:left w:val="none" w:sz="0" w:space="0" w:color="auto"/>
                <w:bottom w:val="none" w:sz="0" w:space="0" w:color="auto"/>
                <w:right w:val="none" w:sz="0" w:space="0" w:color="auto"/>
              </w:divBdr>
            </w:div>
            <w:div w:id="1415778599">
              <w:marLeft w:val="0"/>
              <w:marRight w:val="0"/>
              <w:marTop w:val="0"/>
              <w:marBottom w:val="0"/>
              <w:divBdr>
                <w:top w:val="none" w:sz="0" w:space="0" w:color="auto"/>
                <w:left w:val="none" w:sz="0" w:space="0" w:color="auto"/>
                <w:bottom w:val="none" w:sz="0" w:space="0" w:color="auto"/>
                <w:right w:val="none" w:sz="0" w:space="0" w:color="auto"/>
              </w:divBdr>
            </w:div>
            <w:div w:id="1418553747">
              <w:marLeft w:val="0"/>
              <w:marRight w:val="0"/>
              <w:marTop w:val="0"/>
              <w:marBottom w:val="0"/>
              <w:divBdr>
                <w:top w:val="none" w:sz="0" w:space="0" w:color="auto"/>
                <w:left w:val="none" w:sz="0" w:space="0" w:color="auto"/>
                <w:bottom w:val="none" w:sz="0" w:space="0" w:color="auto"/>
                <w:right w:val="none" w:sz="0" w:space="0" w:color="auto"/>
              </w:divBdr>
            </w:div>
            <w:div w:id="1426459438">
              <w:marLeft w:val="0"/>
              <w:marRight w:val="0"/>
              <w:marTop w:val="0"/>
              <w:marBottom w:val="0"/>
              <w:divBdr>
                <w:top w:val="none" w:sz="0" w:space="0" w:color="auto"/>
                <w:left w:val="none" w:sz="0" w:space="0" w:color="auto"/>
                <w:bottom w:val="none" w:sz="0" w:space="0" w:color="auto"/>
                <w:right w:val="none" w:sz="0" w:space="0" w:color="auto"/>
              </w:divBdr>
            </w:div>
            <w:div w:id="1434664981">
              <w:marLeft w:val="0"/>
              <w:marRight w:val="0"/>
              <w:marTop w:val="0"/>
              <w:marBottom w:val="0"/>
              <w:divBdr>
                <w:top w:val="none" w:sz="0" w:space="0" w:color="auto"/>
                <w:left w:val="none" w:sz="0" w:space="0" w:color="auto"/>
                <w:bottom w:val="none" w:sz="0" w:space="0" w:color="auto"/>
                <w:right w:val="none" w:sz="0" w:space="0" w:color="auto"/>
              </w:divBdr>
            </w:div>
            <w:div w:id="1435632696">
              <w:marLeft w:val="0"/>
              <w:marRight w:val="0"/>
              <w:marTop w:val="0"/>
              <w:marBottom w:val="0"/>
              <w:divBdr>
                <w:top w:val="none" w:sz="0" w:space="0" w:color="auto"/>
                <w:left w:val="none" w:sz="0" w:space="0" w:color="auto"/>
                <w:bottom w:val="none" w:sz="0" w:space="0" w:color="auto"/>
                <w:right w:val="none" w:sz="0" w:space="0" w:color="auto"/>
              </w:divBdr>
            </w:div>
            <w:div w:id="1450275023">
              <w:marLeft w:val="0"/>
              <w:marRight w:val="0"/>
              <w:marTop w:val="0"/>
              <w:marBottom w:val="0"/>
              <w:divBdr>
                <w:top w:val="none" w:sz="0" w:space="0" w:color="auto"/>
                <w:left w:val="none" w:sz="0" w:space="0" w:color="auto"/>
                <w:bottom w:val="none" w:sz="0" w:space="0" w:color="auto"/>
                <w:right w:val="none" w:sz="0" w:space="0" w:color="auto"/>
              </w:divBdr>
            </w:div>
            <w:div w:id="1463157789">
              <w:marLeft w:val="0"/>
              <w:marRight w:val="0"/>
              <w:marTop w:val="0"/>
              <w:marBottom w:val="0"/>
              <w:divBdr>
                <w:top w:val="none" w:sz="0" w:space="0" w:color="auto"/>
                <w:left w:val="none" w:sz="0" w:space="0" w:color="auto"/>
                <w:bottom w:val="none" w:sz="0" w:space="0" w:color="auto"/>
                <w:right w:val="none" w:sz="0" w:space="0" w:color="auto"/>
              </w:divBdr>
            </w:div>
            <w:div w:id="1464348872">
              <w:marLeft w:val="0"/>
              <w:marRight w:val="0"/>
              <w:marTop w:val="0"/>
              <w:marBottom w:val="0"/>
              <w:divBdr>
                <w:top w:val="none" w:sz="0" w:space="0" w:color="auto"/>
                <w:left w:val="none" w:sz="0" w:space="0" w:color="auto"/>
                <w:bottom w:val="none" w:sz="0" w:space="0" w:color="auto"/>
                <w:right w:val="none" w:sz="0" w:space="0" w:color="auto"/>
              </w:divBdr>
            </w:div>
            <w:div w:id="1475022955">
              <w:marLeft w:val="0"/>
              <w:marRight w:val="0"/>
              <w:marTop w:val="0"/>
              <w:marBottom w:val="0"/>
              <w:divBdr>
                <w:top w:val="none" w:sz="0" w:space="0" w:color="auto"/>
                <w:left w:val="none" w:sz="0" w:space="0" w:color="auto"/>
                <w:bottom w:val="none" w:sz="0" w:space="0" w:color="auto"/>
                <w:right w:val="none" w:sz="0" w:space="0" w:color="auto"/>
              </w:divBdr>
            </w:div>
            <w:div w:id="1538397504">
              <w:marLeft w:val="0"/>
              <w:marRight w:val="0"/>
              <w:marTop w:val="0"/>
              <w:marBottom w:val="0"/>
              <w:divBdr>
                <w:top w:val="none" w:sz="0" w:space="0" w:color="auto"/>
                <w:left w:val="none" w:sz="0" w:space="0" w:color="auto"/>
                <w:bottom w:val="none" w:sz="0" w:space="0" w:color="auto"/>
                <w:right w:val="none" w:sz="0" w:space="0" w:color="auto"/>
              </w:divBdr>
            </w:div>
            <w:div w:id="1551258728">
              <w:marLeft w:val="0"/>
              <w:marRight w:val="0"/>
              <w:marTop w:val="0"/>
              <w:marBottom w:val="0"/>
              <w:divBdr>
                <w:top w:val="none" w:sz="0" w:space="0" w:color="auto"/>
                <w:left w:val="none" w:sz="0" w:space="0" w:color="auto"/>
                <w:bottom w:val="none" w:sz="0" w:space="0" w:color="auto"/>
                <w:right w:val="none" w:sz="0" w:space="0" w:color="auto"/>
              </w:divBdr>
            </w:div>
            <w:div w:id="1564216959">
              <w:marLeft w:val="0"/>
              <w:marRight w:val="0"/>
              <w:marTop w:val="0"/>
              <w:marBottom w:val="0"/>
              <w:divBdr>
                <w:top w:val="none" w:sz="0" w:space="0" w:color="auto"/>
                <w:left w:val="none" w:sz="0" w:space="0" w:color="auto"/>
                <w:bottom w:val="none" w:sz="0" w:space="0" w:color="auto"/>
                <w:right w:val="none" w:sz="0" w:space="0" w:color="auto"/>
              </w:divBdr>
            </w:div>
            <w:div w:id="1571503147">
              <w:marLeft w:val="0"/>
              <w:marRight w:val="0"/>
              <w:marTop w:val="0"/>
              <w:marBottom w:val="0"/>
              <w:divBdr>
                <w:top w:val="none" w:sz="0" w:space="0" w:color="auto"/>
                <w:left w:val="none" w:sz="0" w:space="0" w:color="auto"/>
                <w:bottom w:val="none" w:sz="0" w:space="0" w:color="auto"/>
                <w:right w:val="none" w:sz="0" w:space="0" w:color="auto"/>
              </w:divBdr>
            </w:div>
            <w:div w:id="1600915917">
              <w:marLeft w:val="0"/>
              <w:marRight w:val="0"/>
              <w:marTop w:val="0"/>
              <w:marBottom w:val="0"/>
              <w:divBdr>
                <w:top w:val="none" w:sz="0" w:space="0" w:color="auto"/>
                <w:left w:val="none" w:sz="0" w:space="0" w:color="auto"/>
                <w:bottom w:val="none" w:sz="0" w:space="0" w:color="auto"/>
                <w:right w:val="none" w:sz="0" w:space="0" w:color="auto"/>
              </w:divBdr>
            </w:div>
            <w:div w:id="1608271295">
              <w:marLeft w:val="0"/>
              <w:marRight w:val="0"/>
              <w:marTop w:val="0"/>
              <w:marBottom w:val="0"/>
              <w:divBdr>
                <w:top w:val="none" w:sz="0" w:space="0" w:color="auto"/>
                <w:left w:val="none" w:sz="0" w:space="0" w:color="auto"/>
                <w:bottom w:val="none" w:sz="0" w:space="0" w:color="auto"/>
                <w:right w:val="none" w:sz="0" w:space="0" w:color="auto"/>
              </w:divBdr>
            </w:div>
            <w:div w:id="1619263996">
              <w:marLeft w:val="0"/>
              <w:marRight w:val="0"/>
              <w:marTop w:val="0"/>
              <w:marBottom w:val="0"/>
              <w:divBdr>
                <w:top w:val="none" w:sz="0" w:space="0" w:color="auto"/>
                <w:left w:val="none" w:sz="0" w:space="0" w:color="auto"/>
                <w:bottom w:val="none" w:sz="0" w:space="0" w:color="auto"/>
                <w:right w:val="none" w:sz="0" w:space="0" w:color="auto"/>
              </w:divBdr>
            </w:div>
            <w:div w:id="1637904456">
              <w:marLeft w:val="0"/>
              <w:marRight w:val="0"/>
              <w:marTop w:val="0"/>
              <w:marBottom w:val="0"/>
              <w:divBdr>
                <w:top w:val="none" w:sz="0" w:space="0" w:color="auto"/>
                <w:left w:val="none" w:sz="0" w:space="0" w:color="auto"/>
                <w:bottom w:val="none" w:sz="0" w:space="0" w:color="auto"/>
                <w:right w:val="none" w:sz="0" w:space="0" w:color="auto"/>
              </w:divBdr>
            </w:div>
            <w:div w:id="1643581575">
              <w:marLeft w:val="0"/>
              <w:marRight w:val="0"/>
              <w:marTop w:val="0"/>
              <w:marBottom w:val="0"/>
              <w:divBdr>
                <w:top w:val="none" w:sz="0" w:space="0" w:color="auto"/>
                <w:left w:val="none" w:sz="0" w:space="0" w:color="auto"/>
                <w:bottom w:val="none" w:sz="0" w:space="0" w:color="auto"/>
                <w:right w:val="none" w:sz="0" w:space="0" w:color="auto"/>
              </w:divBdr>
            </w:div>
            <w:div w:id="1656756419">
              <w:marLeft w:val="0"/>
              <w:marRight w:val="0"/>
              <w:marTop w:val="0"/>
              <w:marBottom w:val="0"/>
              <w:divBdr>
                <w:top w:val="none" w:sz="0" w:space="0" w:color="auto"/>
                <w:left w:val="none" w:sz="0" w:space="0" w:color="auto"/>
                <w:bottom w:val="none" w:sz="0" w:space="0" w:color="auto"/>
                <w:right w:val="none" w:sz="0" w:space="0" w:color="auto"/>
              </w:divBdr>
            </w:div>
            <w:div w:id="1661230770">
              <w:marLeft w:val="0"/>
              <w:marRight w:val="0"/>
              <w:marTop w:val="0"/>
              <w:marBottom w:val="0"/>
              <w:divBdr>
                <w:top w:val="none" w:sz="0" w:space="0" w:color="auto"/>
                <w:left w:val="none" w:sz="0" w:space="0" w:color="auto"/>
                <w:bottom w:val="none" w:sz="0" w:space="0" w:color="auto"/>
                <w:right w:val="none" w:sz="0" w:space="0" w:color="auto"/>
              </w:divBdr>
            </w:div>
            <w:div w:id="1664353808">
              <w:marLeft w:val="0"/>
              <w:marRight w:val="0"/>
              <w:marTop w:val="0"/>
              <w:marBottom w:val="0"/>
              <w:divBdr>
                <w:top w:val="none" w:sz="0" w:space="0" w:color="auto"/>
                <w:left w:val="none" w:sz="0" w:space="0" w:color="auto"/>
                <w:bottom w:val="none" w:sz="0" w:space="0" w:color="auto"/>
                <w:right w:val="none" w:sz="0" w:space="0" w:color="auto"/>
              </w:divBdr>
            </w:div>
            <w:div w:id="1671323172">
              <w:marLeft w:val="0"/>
              <w:marRight w:val="0"/>
              <w:marTop w:val="0"/>
              <w:marBottom w:val="0"/>
              <w:divBdr>
                <w:top w:val="none" w:sz="0" w:space="0" w:color="auto"/>
                <w:left w:val="none" w:sz="0" w:space="0" w:color="auto"/>
                <w:bottom w:val="none" w:sz="0" w:space="0" w:color="auto"/>
                <w:right w:val="none" w:sz="0" w:space="0" w:color="auto"/>
              </w:divBdr>
            </w:div>
            <w:div w:id="1675184039">
              <w:marLeft w:val="0"/>
              <w:marRight w:val="0"/>
              <w:marTop w:val="0"/>
              <w:marBottom w:val="0"/>
              <w:divBdr>
                <w:top w:val="none" w:sz="0" w:space="0" w:color="auto"/>
                <w:left w:val="none" w:sz="0" w:space="0" w:color="auto"/>
                <w:bottom w:val="none" w:sz="0" w:space="0" w:color="auto"/>
                <w:right w:val="none" w:sz="0" w:space="0" w:color="auto"/>
              </w:divBdr>
            </w:div>
            <w:div w:id="1686131156">
              <w:marLeft w:val="0"/>
              <w:marRight w:val="0"/>
              <w:marTop w:val="0"/>
              <w:marBottom w:val="0"/>
              <w:divBdr>
                <w:top w:val="none" w:sz="0" w:space="0" w:color="auto"/>
                <w:left w:val="none" w:sz="0" w:space="0" w:color="auto"/>
                <w:bottom w:val="none" w:sz="0" w:space="0" w:color="auto"/>
                <w:right w:val="none" w:sz="0" w:space="0" w:color="auto"/>
              </w:divBdr>
            </w:div>
            <w:div w:id="1695033561">
              <w:marLeft w:val="0"/>
              <w:marRight w:val="0"/>
              <w:marTop w:val="0"/>
              <w:marBottom w:val="0"/>
              <w:divBdr>
                <w:top w:val="none" w:sz="0" w:space="0" w:color="auto"/>
                <w:left w:val="none" w:sz="0" w:space="0" w:color="auto"/>
                <w:bottom w:val="none" w:sz="0" w:space="0" w:color="auto"/>
                <w:right w:val="none" w:sz="0" w:space="0" w:color="auto"/>
              </w:divBdr>
            </w:div>
            <w:div w:id="1705210242">
              <w:marLeft w:val="0"/>
              <w:marRight w:val="0"/>
              <w:marTop w:val="0"/>
              <w:marBottom w:val="0"/>
              <w:divBdr>
                <w:top w:val="none" w:sz="0" w:space="0" w:color="auto"/>
                <w:left w:val="none" w:sz="0" w:space="0" w:color="auto"/>
                <w:bottom w:val="none" w:sz="0" w:space="0" w:color="auto"/>
                <w:right w:val="none" w:sz="0" w:space="0" w:color="auto"/>
              </w:divBdr>
            </w:div>
            <w:div w:id="1729185717">
              <w:marLeft w:val="0"/>
              <w:marRight w:val="0"/>
              <w:marTop w:val="0"/>
              <w:marBottom w:val="0"/>
              <w:divBdr>
                <w:top w:val="none" w:sz="0" w:space="0" w:color="auto"/>
                <w:left w:val="none" w:sz="0" w:space="0" w:color="auto"/>
                <w:bottom w:val="none" w:sz="0" w:space="0" w:color="auto"/>
                <w:right w:val="none" w:sz="0" w:space="0" w:color="auto"/>
              </w:divBdr>
            </w:div>
            <w:div w:id="1740327910">
              <w:marLeft w:val="0"/>
              <w:marRight w:val="0"/>
              <w:marTop w:val="0"/>
              <w:marBottom w:val="0"/>
              <w:divBdr>
                <w:top w:val="none" w:sz="0" w:space="0" w:color="auto"/>
                <w:left w:val="none" w:sz="0" w:space="0" w:color="auto"/>
                <w:bottom w:val="none" w:sz="0" w:space="0" w:color="auto"/>
                <w:right w:val="none" w:sz="0" w:space="0" w:color="auto"/>
              </w:divBdr>
            </w:div>
            <w:div w:id="1779134224">
              <w:marLeft w:val="0"/>
              <w:marRight w:val="0"/>
              <w:marTop w:val="0"/>
              <w:marBottom w:val="0"/>
              <w:divBdr>
                <w:top w:val="none" w:sz="0" w:space="0" w:color="auto"/>
                <w:left w:val="none" w:sz="0" w:space="0" w:color="auto"/>
                <w:bottom w:val="none" w:sz="0" w:space="0" w:color="auto"/>
                <w:right w:val="none" w:sz="0" w:space="0" w:color="auto"/>
              </w:divBdr>
            </w:div>
            <w:div w:id="1783113418">
              <w:marLeft w:val="0"/>
              <w:marRight w:val="0"/>
              <w:marTop w:val="0"/>
              <w:marBottom w:val="0"/>
              <w:divBdr>
                <w:top w:val="none" w:sz="0" w:space="0" w:color="auto"/>
                <w:left w:val="none" w:sz="0" w:space="0" w:color="auto"/>
                <w:bottom w:val="none" w:sz="0" w:space="0" w:color="auto"/>
                <w:right w:val="none" w:sz="0" w:space="0" w:color="auto"/>
              </w:divBdr>
            </w:div>
            <w:div w:id="1785611434">
              <w:marLeft w:val="0"/>
              <w:marRight w:val="0"/>
              <w:marTop w:val="0"/>
              <w:marBottom w:val="0"/>
              <w:divBdr>
                <w:top w:val="none" w:sz="0" w:space="0" w:color="auto"/>
                <w:left w:val="none" w:sz="0" w:space="0" w:color="auto"/>
                <w:bottom w:val="none" w:sz="0" w:space="0" w:color="auto"/>
                <w:right w:val="none" w:sz="0" w:space="0" w:color="auto"/>
              </w:divBdr>
            </w:div>
            <w:div w:id="1787581598">
              <w:marLeft w:val="0"/>
              <w:marRight w:val="0"/>
              <w:marTop w:val="0"/>
              <w:marBottom w:val="0"/>
              <w:divBdr>
                <w:top w:val="none" w:sz="0" w:space="0" w:color="auto"/>
                <w:left w:val="none" w:sz="0" w:space="0" w:color="auto"/>
                <w:bottom w:val="none" w:sz="0" w:space="0" w:color="auto"/>
                <w:right w:val="none" w:sz="0" w:space="0" w:color="auto"/>
              </w:divBdr>
            </w:div>
            <w:div w:id="1812483544">
              <w:marLeft w:val="0"/>
              <w:marRight w:val="0"/>
              <w:marTop w:val="0"/>
              <w:marBottom w:val="0"/>
              <w:divBdr>
                <w:top w:val="none" w:sz="0" w:space="0" w:color="auto"/>
                <w:left w:val="none" w:sz="0" w:space="0" w:color="auto"/>
                <w:bottom w:val="none" w:sz="0" w:space="0" w:color="auto"/>
                <w:right w:val="none" w:sz="0" w:space="0" w:color="auto"/>
              </w:divBdr>
            </w:div>
            <w:div w:id="1821076197">
              <w:marLeft w:val="0"/>
              <w:marRight w:val="0"/>
              <w:marTop w:val="0"/>
              <w:marBottom w:val="0"/>
              <w:divBdr>
                <w:top w:val="none" w:sz="0" w:space="0" w:color="auto"/>
                <w:left w:val="none" w:sz="0" w:space="0" w:color="auto"/>
                <w:bottom w:val="none" w:sz="0" w:space="0" w:color="auto"/>
                <w:right w:val="none" w:sz="0" w:space="0" w:color="auto"/>
              </w:divBdr>
            </w:div>
            <w:div w:id="1831481602">
              <w:marLeft w:val="0"/>
              <w:marRight w:val="0"/>
              <w:marTop w:val="0"/>
              <w:marBottom w:val="0"/>
              <w:divBdr>
                <w:top w:val="none" w:sz="0" w:space="0" w:color="auto"/>
                <w:left w:val="none" w:sz="0" w:space="0" w:color="auto"/>
                <w:bottom w:val="none" w:sz="0" w:space="0" w:color="auto"/>
                <w:right w:val="none" w:sz="0" w:space="0" w:color="auto"/>
              </w:divBdr>
            </w:div>
            <w:div w:id="1847674323">
              <w:marLeft w:val="0"/>
              <w:marRight w:val="0"/>
              <w:marTop w:val="0"/>
              <w:marBottom w:val="0"/>
              <w:divBdr>
                <w:top w:val="none" w:sz="0" w:space="0" w:color="auto"/>
                <w:left w:val="none" w:sz="0" w:space="0" w:color="auto"/>
                <w:bottom w:val="none" w:sz="0" w:space="0" w:color="auto"/>
                <w:right w:val="none" w:sz="0" w:space="0" w:color="auto"/>
              </w:divBdr>
            </w:div>
            <w:div w:id="1849982208">
              <w:marLeft w:val="0"/>
              <w:marRight w:val="0"/>
              <w:marTop w:val="0"/>
              <w:marBottom w:val="0"/>
              <w:divBdr>
                <w:top w:val="none" w:sz="0" w:space="0" w:color="auto"/>
                <w:left w:val="none" w:sz="0" w:space="0" w:color="auto"/>
                <w:bottom w:val="none" w:sz="0" w:space="0" w:color="auto"/>
                <w:right w:val="none" w:sz="0" w:space="0" w:color="auto"/>
              </w:divBdr>
            </w:div>
            <w:div w:id="1860510399">
              <w:marLeft w:val="0"/>
              <w:marRight w:val="0"/>
              <w:marTop w:val="0"/>
              <w:marBottom w:val="0"/>
              <w:divBdr>
                <w:top w:val="none" w:sz="0" w:space="0" w:color="auto"/>
                <w:left w:val="none" w:sz="0" w:space="0" w:color="auto"/>
                <w:bottom w:val="none" w:sz="0" w:space="0" w:color="auto"/>
                <w:right w:val="none" w:sz="0" w:space="0" w:color="auto"/>
              </w:divBdr>
            </w:div>
            <w:div w:id="1867787964">
              <w:marLeft w:val="0"/>
              <w:marRight w:val="0"/>
              <w:marTop w:val="0"/>
              <w:marBottom w:val="0"/>
              <w:divBdr>
                <w:top w:val="none" w:sz="0" w:space="0" w:color="auto"/>
                <w:left w:val="none" w:sz="0" w:space="0" w:color="auto"/>
                <w:bottom w:val="none" w:sz="0" w:space="0" w:color="auto"/>
                <w:right w:val="none" w:sz="0" w:space="0" w:color="auto"/>
              </w:divBdr>
            </w:div>
            <w:div w:id="1870680990">
              <w:marLeft w:val="0"/>
              <w:marRight w:val="0"/>
              <w:marTop w:val="0"/>
              <w:marBottom w:val="0"/>
              <w:divBdr>
                <w:top w:val="none" w:sz="0" w:space="0" w:color="auto"/>
                <w:left w:val="none" w:sz="0" w:space="0" w:color="auto"/>
                <w:bottom w:val="none" w:sz="0" w:space="0" w:color="auto"/>
                <w:right w:val="none" w:sz="0" w:space="0" w:color="auto"/>
              </w:divBdr>
            </w:div>
            <w:div w:id="1885557878">
              <w:marLeft w:val="0"/>
              <w:marRight w:val="0"/>
              <w:marTop w:val="0"/>
              <w:marBottom w:val="0"/>
              <w:divBdr>
                <w:top w:val="none" w:sz="0" w:space="0" w:color="auto"/>
                <w:left w:val="none" w:sz="0" w:space="0" w:color="auto"/>
                <w:bottom w:val="none" w:sz="0" w:space="0" w:color="auto"/>
                <w:right w:val="none" w:sz="0" w:space="0" w:color="auto"/>
              </w:divBdr>
            </w:div>
            <w:div w:id="1886868660">
              <w:marLeft w:val="0"/>
              <w:marRight w:val="0"/>
              <w:marTop w:val="0"/>
              <w:marBottom w:val="0"/>
              <w:divBdr>
                <w:top w:val="none" w:sz="0" w:space="0" w:color="auto"/>
                <w:left w:val="none" w:sz="0" w:space="0" w:color="auto"/>
                <w:bottom w:val="none" w:sz="0" w:space="0" w:color="auto"/>
                <w:right w:val="none" w:sz="0" w:space="0" w:color="auto"/>
              </w:divBdr>
            </w:div>
            <w:div w:id="1909918727">
              <w:marLeft w:val="0"/>
              <w:marRight w:val="0"/>
              <w:marTop w:val="0"/>
              <w:marBottom w:val="0"/>
              <w:divBdr>
                <w:top w:val="none" w:sz="0" w:space="0" w:color="auto"/>
                <w:left w:val="none" w:sz="0" w:space="0" w:color="auto"/>
                <w:bottom w:val="none" w:sz="0" w:space="0" w:color="auto"/>
                <w:right w:val="none" w:sz="0" w:space="0" w:color="auto"/>
              </w:divBdr>
            </w:div>
            <w:div w:id="1917089910">
              <w:marLeft w:val="0"/>
              <w:marRight w:val="0"/>
              <w:marTop w:val="0"/>
              <w:marBottom w:val="0"/>
              <w:divBdr>
                <w:top w:val="none" w:sz="0" w:space="0" w:color="auto"/>
                <w:left w:val="none" w:sz="0" w:space="0" w:color="auto"/>
                <w:bottom w:val="none" w:sz="0" w:space="0" w:color="auto"/>
                <w:right w:val="none" w:sz="0" w:space="0" w:color="auto"/>
              </w:divBdr>
            </w:div>
            <w:div w:id="1929192560">
              <w:marLeft w:val="0"/>
              <w:marRight w:val="0"/>
              <w:marTop w:val="0"/>
              <w:marBottom w:val="0"/>
              <w:divBdr>
                <w:top w:val="none" w:sz="0" w:space="0" w:color="auto"/>
                <w:left w:val="none" w:sz="0" w:space="0" w:color="auto"/>
                <w:bottom w:val="none" w:sz="0" w:space="0" w:color="auto"/>
                <w:right w:val="none" w:sz="0" w:space="0" w:color="auto"/>
              </w:divBdr>
            </w:div>
            <w:div w:id="1933390578">
              <w:marLeft w:val="0"/>
              <w:marRight w:val="0"/>
              <w:marTop w:val="0"/>
              <w:marBottom w:val="0"/>
              <w:divBdr>
                <w:top w:val="none" w:sz="0" w:space="0" w:color="auto"/>
                <w:left w:val="none" w:sz="0" w:space="0" w:color="auto"/>
                <w:bottom w:val="none" w:sz="0" w:space="0" w:color="auto"/>
                <w:right w:val="none" w:sz="0" w:space="0" w:color="auto"/>
              </w:divBdr>
            </w:div>
            <w:div w:id="1962687503">
              <w:marLeft w:val="0"/>
              <w:marRight w:val="0"/>
              <w:marTop w:val="0"/>
              <w:marBottom w:val="0"/>
              <w:divBdr>
                <w:top w:val="none" w:sz="0" w:space="0" w:color="auto"/>
                <w:left w:val="none" w:sz="0" w:space="0" w:color="auto"/>
                <w:bottom w:val="none" w:sz="0" w:space="0" w:color="auto"/>
                <w:right w:val="none" w:sz="0" w:space="0" w:color="auto"/>
              </w:divBdr>
            </w:div>
            <w:div w:id="1979063546">
              <w:marLeft w:val="0"/>
              <w:marRight w:val="0"/>
              <w:marTop w:val="0"/>
              <w:marBottom w:val="0"/>
              <w:divBdr>
                <w:top w:val="none" w:sz="0" w:space="0" w:color="auto"/>
                <w:left w:val="none" w:sz="0" w:space="0" w:color="auto"/>
                <w:bottom w:val="none" w:sz="0" w:space="0" w:color="auto"/>
                <w:right w:val="none" w:sz="0" w:space="0" w:color="auto"/>
              </w:divBdr>
            </w:div>
            <w:div w:id="1987202672">
              <w:marLeft w:val="0"/>
              <w:marRight w:val="0"/>
              <w:marTop w:val="0"/>
              <w:marBottom w:val="0"/>
              <w:divBdr>
                <w:top w:val="none" w:sz="0" w:space="0" w:color="auto"/>
                <w:left w:val="none" w:sz="0" w:space="0" w:color="auto"/>
                <w:bottom w:val="none" w:sz="0" w:space="0" w:color="auto"/>
                <w:right w:val="none" w:sz="0" w:space="0" w:color="auto"/>
              </w:divBdr>
            </w:div>
            <w:div w:id="2004317322">
              <w:marLeft w:val="0"/>
              <w:marRight w:val="0"/>
              <w:marTop w:val="0"/>
              <w:marBottom w:val="0"/>
              <w:divBdr>
                <w:top w:val="none" w:sz="0" w:space="0" w:color="auto"/>
                <w:left w:val="none" w:sz="0" w:space="0" w:color="auto"/>
                <w:bottom w:val="none" w:sz="0" w:space="0" w:color="auto"/>
                <w:right w:val="none" w:sz="0" w:space="0" w:color="auto"/>
              </w:divBdr>
            </w:div>
            <w:div w:id="2011831395">
              <w:marLeft w:val="0"/>
              <w:marRight w:val="0"/>
              <w:marTop w:val="0"/>
              <w:marBottom w:val="0"/>
              <w:divBdr>
                <w:top w:val="none" w:sz="0" w:space="0" w:color="auto"/>
                <w:left w:val="none" w:sz="0" w:space="0" w:color="auto"/>
                <w:bottom w:val="none" w:sz="0" w:space="0" w:color="auto"/>
                <w:right w:val="none" w:sz="0" w:space="0" w:color="auto"/>
              </w:divBdr>
            </w:div>
            <w:div w:id="2016498784">
              <w:marLeft w:val="0"/>
              <w:marRight w:val="0"/>
              <w:marTop w:val="0"/>
              <w:marBottom w:val="0"/>
              <w:divBdr>
                <w:top w:val="none" w:sz="0" w:space="0" w:color="auto"/>
                <w:left w:val="none" w:sz="0" w:space="0" w:color="auto"/>
                <w:bottom w:val="none" w:sz="0" w:space="0" w:color="auto"/>
                <w:right w:val="none" w:sz="0" w:space="0" w:color="auto"/>
              </w:divBdr>
            </w:div>
            <w:div w:id="2038046751">
              <w:marLeft w:val="0"/>
              <w:marRight w:val="0"/>
              <w:marTop w:val="0"/>
              <w:marBottom w:val="0"/>
              <w:divBdr>
                <w:top w:val="none" w:sz="0" w:space="0" w:color="auto"/>
                <w:left w:val="none" w:sz="0" w:space="0" w:color="auto"/>
                <w:bottom w:val="none" w:sz="0" w:space="0" w:color="auto"/>
                <w:right w:val="none" w:sz="0" w:space="0" w:color="auto"/>
              </w:divBdr>
            </w:div>
            <w:div w:id="2038388775">
              <w:marLeft w:val="0"/>
              <w:marRight w:val="0"/>
              <w:marTop w:val="0"/>
              <w:marBottom w:val="0"/>
              <w:divBdr>
                <w:top w:val="none" w:sz="0" w:space="0" w:color="auto"/>
                <w:left w:val="none" w:sz="0" w:space="0" w:color="auto"/>
                <w:bottom w:val="none" w:sz="0" w:space="0" w:color="auto"/>
                <w:right w:val="none" w:sz="0" w:space="0" w:color="auto"/>
              </w:divBdr>
            </w:div>
            <w:div w:id="2051614258">
              <w:marLeft w:val="0"/>
              <w:marRight w:val="0"/>
              <w:marTop w:val="0"/>
              <w:marBottom w:val="0"/>
              <w:divBdr>
                <w:top w:val="none" w:sz="0" w:space="0" w:color="auto"/>
                <w:left w:val="none" w:sz="0" w:space="0" w:color="auto"/>
                <w:bottom w:val="none" w:sz="0" w:space="0" w:color="auto"/>
                <w:right w:val="none" w:sz="0" w:space="0" w:color="auto"/>
              </w:divBdr>
            </w:div>
            <w:div w:id="2054381922">
              <w:marLeft w:val="0"/>
              <w:marRight w:val="0"/>
              <w:marTop w:val="0"/>
              <w:marBottom w:val="0"/>
              <w:divBdr>
                <w:top w:val="none" w:sz="0" w:space="0" w:color="auto"/>
                <w:left w:val="none" w:sz="0" w:space="0" w:color="auto"/>
                <w:bottom w:val="none" w:sz="0" w:space="0" w:color="auto"/>
                <w:right w:val="none" w:sz="0" w:space="0" w:color="auto"/>
              </w:divBdr>
            </w:div>
            <w:div w:id="2063212321">
              <w:marLeft w:val="0"/>
              <w:marRight w:val="0"/>
              <w:marTop w:val="0"/>
              <w:marBottom w:val="0"/>
              <w:divBdr>
                <w:top w:val="none" w:sz="0" w:space="0" w:color="auto"/>
                <w:left w:val="none" w:sz="0" w:space="0" w:color="auto"/>
                <w:bottom w:val="none" w:sz="0" w:space="0" w:color="auto"/>
                <w:right w:val="none" w:sz="0" w:space="0" w:color="auto"/>
              </w:divBdr>
            </w:div>
            <w:div w:id="2065132259">
              <w:marLeft w:val="0"/>
              <w:marRight w:val="0"/>
              <w:marTop w:val="0"/>
              <w:marBottom w:val="0"/>
              <w:divBdr>
                <w:top w:val="none" w:sz="0" w:space="0" w:color="auto"/>
                <w:left w:val="none" w:sz="0" w:space="0" w:color="auto"/>
                <w:bottom w:val="none" w:sz="0" w:space="0" w:color="auto"/>
                <w:right w:val="none" w:sz="0" w:space="0" w:color="auto"/>
              </w:divBdr>
            </w:div>
            <w:div w:id="2076472095">
              <w:marLeft w:val="0"/>
              <w:marRight w:val="0"/>
              <w:marTop w:val="0"/>
              <w:marBottom w:val="0"/>
              <w:divBdr>
                <w:top w:val="none" w:sz="0" w:space="0" w:color="auto"/>
                <w:left w:val="none" w:sz="0" w:space="0" w:color="auto"/>
                <w:bottom w:val="none" w:sz="0" w:space="0" w:color="auto"/>
                <w:right w:val="none" w:sz="0" w:space="0" w:color="auto"/>
              </w:divBdr>
            </w:div>
            <w:div w:id="2087141448">
              <w:marLeft w:val="0"/>
              <w:marRight w:val="0"/>
              <w:marTop w:val="0"/>
              <w:marBottom w:val="0"/>
              <w:divBdr>
                <w:top w:val="none" w:sz="0" w:space="0" w:color="auto"/>
                <w:left w:val="none" w:sz="0" w:space="0" w:color="auto"/>
                <w:bottom w:val="none" w:sz="0" w:space="0" w:color="auto"/>
                <w:right w:val="none" w:sz="0" w:space="0" w:color="auto"/>
              </w:divBdr>
            </w:div>
            <w:div w:id="2105608011">
              <w:marLeft w:val="0"/>
              <w:marRight w:val="0"/>
              <w:marTop w:val="0"/>
              <w:marBottom w:val="0"/>
              <w:divBdr>
                <w:top w:val="none" w:sz="0" w:space="0" w:color="auto"/>
                <w:left w:val="none" w:sz="0" w:space="0" w:color="auto"/>
                <w:bottom w:val="none" w:sz="0" w:space="0" w:color="auto"/>
                <w:right w:val="none" w:sz="0" w:space="0" w:color="auto"/>
              </w:divBdr>
            </w:div>
            <w:div w:id="2121021639">
              <w:marLeft w:val="0"/>
              <w:marRight w:val="0"/>
              <w:marTop w:val="0"/>
              <w:marBottom w:val="0"/>
              <w:divBdr>
                <w:top w:val="none" w:sz="0" w:space="0" w:color="auto"/>
                <w:left w:val="none" w:sz="0" w:space="0" w:color="auto"/>
                <w:bottom w:val="none" w:sz="0" w:space="0" w:color="auto"/>
                <w:right w:val="none" w:sz="0" w:space="0" w:color="auto"/>
              </w:divBdr>
            </w:div>
            <w:div w:id="2126339716">
              <w:marLeft w:val="0"/>
              <w:marRight w:val="0"/>
              <w:marTop w:val="0"/>
              <w:marBottom w:val="0"/>
              <w:divBdr>
                <w:top w:val="none" w:sz="0" w:space="0" w:color="auto"/>
                <w:left w:val="none" w:sz="0" w:space="0" w:color="auto"/>
                <w:bottom w:val="none" w:sz="0" w:space="0" w:color="auto"/>
                <w:right w:val="none" w:sz="0" w:space="0" w:color="auto"/>
              </w:divBdr>
            </w:div>
          </w:divsChild>
        </w:div>
        <w:div w:id="1428036191">
          <w:marLeft w:val="0"/>
          <w:marRight w:val="0"/>
          <w:marTop w:val="0"/>
          <w:marBottom w:val="0"/>
          <w:divBdr>
            <w:top w:val="none" w:sz="0" w:space="0" w:color="auto"/>
            <w:left w:val="none" w:sz="0" w:space="0" w:color="auto"/>
            <w:bottom w:val="none" w:sz="0" w:space="0" w:color="auto"/>
            <w:right w:val="none" w:sz="0" w:space="0" w:color="auto"/>
          </w:divBdr>
          <w:divsChild>
            <w:div w:id="2094546163">
              <w:marLeft w:val="0"/>
              <w:marRight w:val="0"/>
              <w:marTop w:val="0"/>
              <w:marBottom w:val="0"/>
              <w:divBdr>
                <w:top w:val="none" w:sz="0" w:space="0" w:color="auto"/>
                <w:left w:val="none" w:sz="0" w:space="0" w:color="auto"/>
                <w:bottom w:val="none" w:sz="0" w:space="0" w:color="auto"/>
                <w:right w:val="none" w:sz="0" w:space="0" w:color="auto"/>
              </w:divBdr>
            </w:div>
          </w:divsChild>
        </w:div>
        <w:div w:id="1443067371">
          <w:marLeft w:val="0"/>
          <w:marRight w:val="0"/>
          <w:marTop w:val="0"/>
          <w:marBottom w:val="0"/>
          <w:divBdr>
            <w:top w:val="none" w:sz="0" w:space="0" w:color="auto"/>
            <w:left w:val="none" w:sz="0" w:space="0" w:color="auto"/>
            <w:bottom w:val="none" w:sz="0" w:space="0" w:color="auto"/>
            <w:right w:val="none" w:sz="0" w:space="0" w:color="auto"/>
          </w:divBdr>
          <w:divsChild>
            <w:div w:id="7222748">
              <w:marLeft w:val="0"/>
              <w:marRight w:val="0"/>
              <w:marTop w:val="0"/>
              <w:marBottom w:val="0"/>
              <w:divBdr>
                <w:top w:val="none" w:sz="0" w:space="0" w:color="auto"/>
                <w:left w:val="none" w:sz="0" w:space="0" w:color="auto"/>
                <w:bottom w:val="none" w:sz="0" w:space="0" w:color="auto"/>
                <w:right w:val="none" w:sz="0" w:space="0" w:color="auto"/>
              </w:divBdr>
            </w:div>
            <w:div w:id="12343166">
              <w:marLeft w:val="0"/>
              <w:marRight w:val="0"/>
              <w:marTop w:val="0"/>
              <w:marBottom w:val="0"/>
              <w:divBdr>
                <w:top w:val="none" w:sz="0" w:space="0" w:color="auto"/>
                <w:left w:val="none" w:sz="0" w:space="0" w:color="auto"/>
                <w:bottom w:val="none" w:sz="0" w:space="0" w:color="auto"/>
                <w:right w:val="none" w:sz="0" w:space="0" w:color="auto"/>
              </w:divBdr>
            </w:div>
            <w:div w:id="22094387">
              <w:marLeft w:val="0"/>
              <w:marRight w:val="0"/>
              <w:marTop w:val="0"/>
              <w:marBottom w:val="0"/>
              <w:divBdr>
                <w:top w:val="none" w:sz="0" w:space="0" w:color="auto"/>
                <w:left w:val="none" w:sz="0" w:space="0" w:color="auto"/>
                <w:bottom w:val="none" w:sz="0" w:space="0" w:color="auto"/>
                <w:right w:val="none" w:sz="0" w:space="0" w:color="auto"/>
              </w:divBdr>
            </w:div>
            <w:div w:id="26949622">
              <w:marLeft w:val="0"/>
              <w:marRight w:val="0"/>
              <w:marTop w:val="0"/>
              <w:marBottom w:val="0"/>
              <w:divBdr>
                <w:top w:val="none" w:sz="0" w:space="0" w:color="auto"/>
                <w:left w:val="none" w:sz="0" w:space="0" w:color="auto"/>
                <w:bottom w:val="none" w:sz="0" w:space="0" w:color="auto"/>
                <w:right w:val="none" w:sz="0" w:space="0" w:color="auto"/>
              </w:divBdr>
            </w:div>
            <w:div w:id="32927648">
              <w:marLeft w:val="0"/>
              <w:marRight w:val="0"/>
              <w:marTop w:val="0"/>
              <w:marBottom w:val="0"/>
              <w:divBdr>
                <w:top w:val="none" w:sz="0" w:space="0" w:color="auto"/>
                <w:left w:val="none" w:sz="0" w:space="0" w:color="auto"/>
                <w:bottom w:val="none" w:sz="0" w:space="0" w:color="auto"/>
                <w:right w:val="none" w:sz="0" w:space="0" w:color="auto"/>
              </w:divBdr>
            </w:div>
            <w:div w:id="38940871">
              <w:marLeft w:val="0"/>
              <w:marRight w:val="0"/>
              <w:marTop w:val="0"/>
              <w:marBottom w:val="0"/>
              <w:divBdr>
                <w:top w:val="none" w:sz="0" w:space="0" w:color="auto"/>
                <w:left w:val="none" w:sz="0" w:space="0" w:color="auto"/>
                <w:bottom w:val="none" w:sz="0" w:space="0" w:color="auto"/>
                <w:right w:val="none" w:sz="0" w:space="0" w:color="auto"/>
              </w:divBdr>
            </w:div>
            <w:div w:id="57629455">
              <w:marLeft w:val="0"/>
              <w:marRight w:val="0"/>
              <w:marTop w:val="0"/>
              <w:marBottom w:val="0"/>
              <w:divBdr>
                <w:top w:val="none" w:sz="0" w:space="0" w:color="auto"/>
                <w:left w:val="none" w:sz="0" w:space="0" w:color="auto"/>
                <w:bottom w:val="none" w:sz="0" w:space="0" w:color="auto"/>
                <w:right w:val="none" w:sz="0" w:space="0" w:color="auto"/>
              </w:divBdr>
            </w:div>
            <w:div w:id="76633578">
              <w:marLeft w:val="0"/>
              <w:marRight w:val="0"/>
              <w:marTop w:val="0"/>
              <w:marBottom w:val="0"/>
              <w:divBdr>
                <w:top w:val="none" w:sz="0" w:space="0" w:color="auto"/>
                <w:left w:val="none" w:sz="0" w:space="0" w:color="auto"/>
                <w:bottom w:val="none" w:sz="0" w:space="0" w:color="auto"/>
                <w:right w:val="none" w:sz="0" w:space="0" w:color="auto"/>
              </w:divBdr>
            </w:div>
            <w:div w:id="78865803">
              <w:marLeft w:val="0"/>
              <w:marRight w:val="0"/>
              <w:marTop w:val="0"/>
              <w:marBottom w:val="0"/>
              <w:divBdr>
                <w:top w:val="none" w:sz="0" w:space="0" w:color="auto"/>
                <w:left w:val="none" w:sz="0" w:space="0" w:color="auto"/>
                <w:bottom w:val="none" w:sz="0" w:space="0" w:color="auto"/>
                <w:right w:val="none" w:sz="0" w:space="0" w:color="auto"/>
              </w:divBdr>
            </w:div>
            <w:div w:id="85462056">
              <w:marLeft w:val="0"/>
              <w:marRight w:val="0"/>
              <w:marTop w:val="0"/>
              <w:marBottom w:val="0"/>
              <w:divBdr>
                <w:top w:val="none" w:sz="0" w:space="0" w:color="auto"/>
                <w:left w:val="none" w:sz="0" w:space="0" w:color="auto"/>
                <w:bottom w:val="none" w:sz="0" w:space="0" w:color="auto"/>
                <w:right w:val="none" w:sz="0" w:space="0" w:color="auto"/>
              </w:divBdr>
            </w:div>
            <w:div w:id="88744430">
              <w:marLeft w:val="0"/>
              <w:marRight w:val="0"/>
              <w:marTop w:val="0"/>
              <w:marBottom w:val="0"/>
              <w:divBdr>
                <w:top w:val="none" w:sz="0" w:space="0" w:color="auto"/>
                <w:left w:val="none" w:sz="0" w:space="0" w:color="auto"/>
                <w:bottom w:val="none" w:sz="0" w:space="0" w:color="auto"/>
                <w:right w:val="none" w:sz="0" w:space="0" w:color="auto"/>
              </w:divBdr>
            </w:div>
            <w:div w:id="104738522">
              <w:marLeft w:val="0"/>
              <w:marRight w:val="0"/>
              <w:marTop w:val="0"/>
              <w:marBottom w:val="0"/>
              <w:divBdr>
                <w:top w:val="none" w:sz="0" w:space="0" w:color="auto"/>
                <w:left w:val="none" w:sz="0" w:space="0" w:color="auto"/>
                <w:bottom w:val="none" w:sz="0" w:space="0" w:color="auto"/>
                <w:right w:val="none" w:sz="0" w:space="0" w:color="auto"/>
              </w:divBdr>
            </w:div>
            <w:div w:id="108594544">
              <w:marLeft w:val="0"/>
              <w:marRight w:val="0"/>
              <w:marTop w:val="0"/>
              <w:marBottom w:val="0"/>
              <w:divBdr>
                <w:top w:val="none" w:sz="0" w:space="0" w:color="auto"/>
                <w:left w:val="none" w:sz="0" w:space="0" w:color="auto"/>
                <w:bottom w:val="none" w:sz="0" w:space="0" w:color="auto"/>
                <w:right w:val="none" w:sz="0" w:space="0" w:color="auto"/>
              </w:divBdr>
            </w:div>
            <w:div w:id="123432152">
              <w:marLeft w:val="0"/>
              <w:marRight w:val="0"/>
              <w:marTop w:val="0"/>
              <w:marBottom w:val="0"/>
              <w:divBdr>
                <w:top w:val="none" w:sz="0" w:space="0" w:color="auto"/>
                <w:left w:val="none" w:sz="0" w:space="0" w:color="auto"/>
                <w:bottom w:val="none" w:sz="0" w:space="0" w:color="auto"/>
                <w:right w:val="none" w:sz="0" w:space="0" w:color="auto"/>
              </w:divBdr>
            </w:div>
            <w:div w:id="128013647">
              <w:marLeft w:val="0"/>
              <w:marRight w:val="0"/>
              <w:marTop w:val="0"/>
              <w:marBottom w:val="0"/>
              <w:divBdr>
                <w:top w:val="none" w:sz="0" w:space="0" w:color="auto"/>
                <w:left w:val="none" w:sz="0" w:space="0" w:color="auto"/>
                <w:bottom w:val="none" w:sz="0" w:space="0" w:color="auto"/>
                <w:right w:val="none" w:sz="0" w:space="0" w:color="auto"/>
              </w:divBdr>
            </w:div>
            <w:div w:id="132531571">
              <w:marLeft w:val="0"/>
              <w:marRight w:val="0"/>
              <w:marTop w:val="0"/>
              <w:marBottom w:val="0"/>
              <w:divBdr>
                <w:top w:val="none" w:sz="0" w:space="0" w:color="auto"/>
                <w:left w:val="none" w:sz="0" w:space="0" w:color="auto"/>
                <w:bottom w:val="none" w:sz="0" w:space="0" w:color="auto"/>
                <w:right w:val="none" w:sz="0" w:space="0" w:color="auto"/>
              </w:divBdr>
            </w:div>
            <w:div w:id="135149556">
              <w:marLeft w:val="0"/>
              <w:marRight w:val="0"/>
              <w:marTop w:val="0"/>
              <w:marBottom w:val="0"/>
              <w:divBdr>
                <w:top w:val="none" w:sz="0" w:space="0" w:color="auto"/>
                <w:left w:val="none" w:sz="0" w:space="0" w:color="auto"/>
                <w:bottom w:val="none" w:sz="0" w:space="0" w:color="auto"/>
                <w:right w:val="none" w:sz="0" w:space="0" w:color="auto"/>
              </w:divBdr>
            </w:div>
            <w:div w:id="137773439">
              <w:marLeft w:val="0"/>
              <w:marRight w:val="0"/>
              <w:marTop w:val="0"/>
              <w:marBottom w:val="0"/>
              <w:divBdr>
                <w:top w:val="none" w:sz="0" w:space="0" w:color="auto"/>
                <w:left w:val="none" w:sz="0" w:space="0" w:color="auto"/>
                <w:bottom w:val="none" w:sz="0" w:space="0" w:color="auto"/>
                <w:right w:val="none" w:sz="0" w:space="0" w:color="auto"/>
              </w:divBdr>
            </w:div>
            <w:div w:id="139076153">
              <w:marLeft w:val="0"/>
              <w:marRight w:val="0"/>
              <w:marTop w:val="0"/>
              <w:marBottom w:val="0"/>
              <w:divBdr>
                <w:top w:val="none" w:sz="0" w:space="0" w:color="auto"/>
                <w:left w:val="none" w:sz="0" w:space="0" w:color="auto"/>
                <w:bottom w:val="none" w:sz="0" w:space="0" w:color="auto"/>
                <w:right w:val="none" w:sz="0" w:space="0" w:color="auto"/>
              </w:divBdr>
            </w:div>
            <w:div w:id="141118252">
              <w:marLeft w:val="0"/>
              <w:marRight w:val="0"/>
              <w:marTop w:val="0"/>
              <w:marBottom w:val="0"/>
              <w:divBdr>
                <w:top w:val="none" w:sz="0" w:space="0" w:color="auto"/>
                <w:left w:val="none" w:sz="0" w:space="0" w:color="auto"/>
                <w:bottom w:val="none" w:sz="0" w:space="0" w:color="auto"/>
                <w:right w:val="none" w:sz="0" w:space="0" w:color="auto"/>
              </w:divBdr>
            </w:div>
            <w:div w:id="163514229">
              <w:marLeft w:val="0"/>
              <w:marRight w:val="0"/>
              <w:marTop w:val="0"/>
              <w:marBottom w:val="0"/>
              <w:divBdr>
                <w:top w:val="none" w:sz="0" w:space="0" w:color="auto"/>
                <w:left w:val="none" w:sz="0" w:space="0" w:color="auto"/>
                <w:bottom w:val="none" w:sz="0" w:space="0" w:color="auto"/>
                <w:right w:val="none" w:sz="0" w:space="0" w:color="auto"/>
              </w:divBdr>
            </w:div>
            <w:div w:id="174275260">
              <w:marLeft w:val="0"/>
              <w:marRight w:val="0"/>
              <w:marTop w:val="0"/>
              <w:marBottom w:val="0"/>
              <w:divBdr>
                <w:top w:val="none" w:sz="0" w:space="0" w:color="auto"/>
                <w:left w:val="none" w:sz="0" w:space="0" w:color="auto"/>
                <w:bottom w:val="none" w:sz="0" w:space="0" w:color="auto"/>
                <w:right w:val="none" w:sz="0" w:space="0" w:color="auto"/>
              </w:divBdr>
            </w:div>
            <w:div w:id="177669942">
              <w:marLeft w:val="0"/>
              <w:marRight w:val="0"/>
              <w:marTop w:val="0"/>
              <w:marBottom w:val="0"/>
              <w:divBdr>
                <w:top w:val="none" w:sz="0" w:space="0" w:color="auto"/>
                <w:left w:val="none" w:sz="0" w:space="0" w:color="auto"/>
                <w:bottom w:val="none" w:sz="0" w:space="0" w:color="auto"/>
                <w:right w:val="none" w:sz="0" w:space="0" w:color="auto"/>
              </w:divBdr>
            </w:div>
            <w:div w:id="181283969">
              <w:marLeft w:val="0"/>
              <w:marRight w:val="0"/>
              <w:marTop w:val="0"/>
              <w:marBottom w:val="0"/>
              <w:divBdr>
                <w:top w:val="none" w:sz="0" w:space="0" w:color="auto"/>
                <w:left w:val="none" w:sz="0" w:space="0" w:color="auto"/>
                <w:bottom w:val="none" w:sz="0" w:space="0" w:color="auto"/>
                <w:right w:val="none" w:sz="0" w:space="0" w:color="auto"/>
              </w:divBdr>
            </w:div>
            <w:div w:id="181670249">
              <w:marLeft w:val="0"/>
              <w:marRight w:val="0"/>
              <w:marTop w:val="0"/>
              <w:marBottom w:val="0"/>
              <w:divBdr>
                <w:top w:val="none" w:sz="0" w:space="0" w:color="auto"/>
                <w:left w:val="none" w:sz="0" w:space="0" w:color="auto"/>
                <w:bottom w:val="none" w:sz="0" w:space="0" w:color="auto"/>
                <w:right w:val="none" w:sz="0" w:space="0" w:color="auto"/>
              </w:divBdr>
            </w:div>
            <w:div w:id="183986329">
              <w:marLeft w:val="0"/>
              <w:marRight w:val="0"/>
              <w:marTop w:val="0"/>
              <w:marBottom w:val="0"/>
              <w:divBdr>
                <w:top w:val="none" w:sz="0" w:space="0" w:color="auto"/>
                <w:left w:val="none" w:sz="0" w:space="0" w:color="auto"/>
                <w:bottom w:val="none" w:sz="0" w:space="0" w:color="auto"/>
                <w:right w:val="none" w:sz="0" w:space="0" w:color="auto"/>
              </w:divBdr>
            </w:div>
            <w:div w:id="186676205">
              <w:marLeft w:val="0"/>
              <w:marRight w:val="0"/>
              <w:marTop w:val="0"/>
              <w:marBottom w:val="0"/>
              <w:divBdr>
                <w:top w:val="none" w:sz="0" w:space="0" w:color="auto"/>
                <w:left w:val="none" w:sz="0" w:space="0" w:color="auto"/>
                <w:bottom w:val="none" w:sz="0" w:space="0" w:color="auto"/>
                <w:right w:val="none" w:sz="0" w:space="0" w:color="auto"/>
              </w:divBdr>
            </w:div>
            <w:div w:id="193612710">
              <w:marLeft w:val="0"/>
              <w:marRight w:val="0"/>
              <w:marTop w:val="0"/>
              <w:marBottom w:val="0"/>
              <w:divBdr>
                <w:top w:val="none" w:sz="0" w:space="0" w:color="auto"/>
                <w:left w:val="none" w:sz="0" w:space="0" w:color="auto"/>
                <w:bottom w:val="none" w:sz="0" w:space="0" w:color="auto"/>
                <w:right w:val="none" w:sz="0" w:space="0" w:color="auto"/>
              </w:divBdr>
            </w:div>
            <w:div w:id="203176442">
              <w:marLeft w:val="0"/>
              <w:marRight w:val="0"/>
              <w:marTop w:val="0"/>
              <w:marBottom w:val="0"/>
              <w:divBdr>
                <w:top w:val="none" w:sz="0" w:space="0" w:color="auto"/>
                <w:left w:val="none" w:sz="0" w:space="0" w:color="auto"/>
                <w:bottom w:val="none" w:sz="0" w:space="0" w:color="auto"/>
                <w:right w:val="none" w:sz="0" w:space="0" w:color="auto"/>
              </w:divBdr>
            </w:div>
            <w:div w:id="204224713">
              <w:marLeft w:val="0"/>
              <w:marRight w:val="0"/>
              <w:marTop w:val="0"/>
              <w:marBottom w:val="0"/>
              <w:divBdr>
                <w:top w:val="none" w:sz="0" w:space="0" w:color="auto"/>
                <w:left w:val="none" w:sz="0" w:space="0" w:color="auto"/>
                <w:bottom w:val="none" w:sz="0" w:space="0" w:color="auto"/>
                <w:right w:val="none" w:sz="0" w:space="0" w:color="auto"/>
              </w:divBdr>
            </w:div>
            <w:div w:id="232738815">
              <w:marLeft w:val="0"/>
              <w:marRight w:val="0"/>
              <w:marTop w:val="0"/>
              <w:marBottom w:val="0"/>
              <w:divBdr>
                <w:top w:val="none" w:sz="0" w:space="0" w:color="auto"/>
                <w:left w:val="none" w:sz="0" w:space="0" w:color="auto"/>
                <w:bottom w:val="none" w:sz="0" w:space="0" w:color="auto"/>
                <w:right w:val="none" w:sz="0" w:space="0" w:color="auto"/>
              </w:divBdr>
            </w:div>
            <w:div w:id="236288239">
              <w:marLeft w:val="0"/>
              <w:marRight w:val="0"/>
              <w:marTop w:val="0"/>
              <w:marBottom w:val="0"/>
              <w:divBdr>
                <w:top w:val="none" w:sz="0" w:space="0" w:color="auto"/>
                <w:left w:val="none" w:sz="0" w:space="0" w:color="auto"/>
                <w:bottom w:val="none" w:sz="0" w:space="0" w:color="auto"/>
                <w:right w:val="none" w:sz="0" w:space="0" w:color="auto"/>
              </w:divBdr>
            </w:div>
            <w:div w:id="241568102">
              <w:marLeft w:val="0"/>
              <w:marRight w:val="0"/>
              <w:marTop w:val="0"/>
              <w:marBottom w:val="0"/>
              <w:divBdr>
                <w:top w:val="none" w:sz="0" w:space="0" w:color="auto"/>
                <w:left w:val="none" w:sz="0" w:space="0" w:color="auto"/>
                <w:bottom w:val="none" w:sz="0" w:space="0" w:color="auto"/>
                <w:right w:val="none" w:sz="0" w:space="0" w:color="auto"/>
              </w:divBdr>
            </w:div>
            <w:div w:id="245529765">
              <w:marLeft w:val="0"/>
              <w:marRight w:val="0"/>
              <w:marTop w:val="0"/>
              <w:marBottom w:val="0"/>
              <w:divBdr>
                <w:top w:val="none" w:sz="0" w:space="0" w:color="auto"/>
                <w:left w:val="none" w:sz="0" w:space="0" w:color="auto"/>
                <w:bottom w:val="none" w:sz="0" w:space="0" w:color="auto"/>
                <w:right w:val="none" w:sz="0" w:space="0" w:color="auto"/>
              </w:divBdr>
            </w:div>
            <w:div w:id="247230206">
              <w:marLeft w:val="0"/>
              <w:marRight w:val="0"/>
              <w:marTop w:val="0"/>
              <w:marBottom w:val="0"/>
              <w:divBdr>
                <w:top w:val="none" w:sz="0" w:space="0" w:color="auto"/>
                <w:left w:val="none" w:sz="0" w:space="0" w:color="auto"/>
                <w:bottom w:val="none" w:sz="0" w:space="0" w:color="auto"/>
                <w:right w:val="none" w:sz="0" w:space="0" w:color="auto"/>
              </w:divBdr>
            </w:div>
            <w:div w:id="250359842">
              <w:marLeft w:val="0"/>
              <w:marRight w:val="0"/>
              <w:marTop w:val="0"/>
              <w:marBottom w:val="0"/>
              <w:divBdr>
                <w:top w:val="none" w:sz="0" w:space="0" w:color="auto"/>
                <w:left w:val="none" w:sz="0" w:space="0" w:color="auto"/>
                <w:bottom w:val="none" w:sz="0" w:space="0" w:color="auto"/>
                <w:right w:val="none" w:sz="0" w:space="0" w:color="auto"/>
              </w:divBdr>
            </w:div>
            <w:div w:id="266236122">
              <w:marLeft w:val="0"/>
              <w:marRight w:val="0"/>
              <w:marTop w:val="0"/>
              <w:marBottom w:val="0"/>
              <w:divBdr>
                <w:top w:val="none" w:sz="0" w:space="0" w:color="auto"/>
                <w:left w:val="none" w:sz="0" w:space="0" w:color="auto"/>
                <w:bottom w:val="none" w:sz="0" w:space="0" w:color="auto"/>
                <w:right w:val="none" w:sz="0" w:space="0" w:color="auto"/>
              </w:divBdr>
            </w:div>
            <w:div w:id="267782651">
              <w:marLeft w:val="0"/>
              <w:marRight w:val="0"/>
              <w:marTop w:val="0"/>
              <w:marBottom w:val="0"/>
              <w:divBdr>
                <w:top w:val="none" w:sz="0" w:space="0" w:color="auto"/>
                <w:left w:val="none" w:sz="0" w:space="0" w:color="auto"/>
                <w:bottom w:val="none" w:sz="0" w:space="0" w:color="auto"/>
                <w:right w:val="none" w:sz="0" w:space="0" w:color="auto"/>
              </w:divBdr>
            </w:div>
            <w:div w:id="289282173">
              <w:marLeft w:val="0"/>
              <w:marRight w:val="0"/>
              <w:marTop w:val="0"/>
              <w:marBottom w:val="0"/>
              <w:divBdr>
                <w:top w:val="none" w:sz="0" w:space="0" w:color="auto"/>
                <w:left w:val="none" w:sz="0" w:space="0" w:color="auto"/>
                <w:bottom w:val="none" w:sz="0" w:space="0" w:color="auto"/>
                <w:right w:val="none" w:sz="0" w:space="0" w:color="auto"/>
              </w:divBdr>
            </w:div>
            <w:div w:id="292173608">
              <w:marLeft w:val="0"/>
              <w:marRight w:val="0"/>
              <w:marTop w:val="0"/>
              <w:marBottom w:val="0"/>
              <w:divBdr>
                <w:top w:val="none" w:sz="0" w:space="0" w:color="auto"/>
                <w:left w:val="none" w:sz="0" w:space="0" w:color="auto"/>
                <w:bottom w:val="none" w:sz="0" w:space="0" w:color="auto"/>
                <w:right w:val="none" w:sz="0" w:space="0" w:color="auto"/>
              </w:divBdr>
            </w:div>
            <w:div w:id="298078313">
              <w:marLeft w:val="0"/>
              <w:marRight w:val="0"/>
              <w:marTop w:val="0"/>
              <w:marBottom w:val="0"/>
              <w:divBdr>
                <w:top w:val="none" w:sz="0" w:space="0" w:color="auto"/>
                <w:left w:val="none" w:sz="0" w:space="0" w:color="auto"/>
                <w:bottom w:val="none" w:sz="0" w:space="0" w:color="auto"/>
                <w:right w:val="none" w:sz="0" w:space="0" w:color="auto"/>
              </w:divBdr>
            </w:div>
            <w:div w:id="301006975">
              <w:marLeft w:val="0"/>
              <w:marRight w:val="0"/>
              <w:marTop w:val="0"/>
              <w:marBottom w:val="0"/>
              <w:divBdr>
                <w:top w:val="none" w:sz="0" w:space="0" w:color="auto"/>
                <w:left w:val="none" w:sz="0" w:space="0" w:color="auto"/>
                <w:bottom w:val="none" w:sz="0" w:space="0" w:color="auto"/>
                <w:right w:val="none" w:sz="0" w:space="0" w:color="auto"/>
              </w:divBdr>
            </w:div>
            <w:div w:id="301815571">
              <w:marLeft w:val="0"/>
              <w:marRight w:val="0"/>
              <w:marTop w:val="0"/>
              <w:marBottom w:val="0"/>
              <w:divBdr>
                <w:top w:val="none" w:sz="0" w:space="0" w:color="auto"/>
                <w:left w:val="none" w:sz="0" w:space="0" w:color="auto"/>
                <w:bottom w:val="none" w:sz="0" w:space="0" w:color="auto"/>
                <w:right w:val="none" w:sz="0" w:space="0" w:color="auto"/>
              </w:divBdr>
            </w:div>
            <w:div w:id="304087966">
              <w:marLeft w:val="0"/>
              <w:marRight w:val="0"/>
              <w:marTop w:val="0"/>
              <w:marBottom w:val="0"/>
              <w:divBdr>
                <w:top w:val="none" w:sz="0" w:space="0" w:color="auto"/>
                <w:left w:val="none" w:sz="0" w:space="0" w:color="auto"/>
                <w:bottom w:val="none" w:sz="0" w:space="0" w:color="auto"/>
                <w:right w:val="none" w:sz="0" w:space="0" w:color="auto"/>
              </w:divBdr>
            </w:div>
            <w:div w:id="305548168">
              <w:marLeft w:val="0"/>
              <w:marRight w:val="0"/>
              <w:marTop w:val="0"/>
              <w:marBottom w:val="0"/>
              <w:divBdr>
                <w:top w:val="none" w:sz="0" w:space="0" w:color="auto"/>
                <w:left w:val="none" w:sz="0" w:space="0" w:color="auto"/>
                <w:bottom w:val="none" w:sz="0" w:space="0" w:color="auto"/>
                <w:right w:val="none" w:sz="0" w:space="0" w:color="auto"/>
              </w:divBdr>
            </w:div>
            <w:div w:id="306935178">
              <w:marLeft w:val="0"/>
              <w:marRight w:val="0"/>
              <w:marTop w:val="0"/>
              <w:marBottom w:val="0"/>
              <w:divBdr>
                <w:top w:val="none" w:sz="0" w:space="0" w:color="auto"/>
                <w:left w:val="none" w:sz="0" w:space="0" w:color="auto"/>
                <w:bottom w:val="none" w:sz="0" w:space="0" w:color="auto"/>
                <w:right w:val="none" w:sz="0" w:space="0" w:color="auto"/>
              </w:divBdr>
            </w:div>
            <w:div w:id="307629749">
              <w:marLeft w:val="0"/>
              <w:marRight w:val="0"/>
              <w:marTop w:val="0"/>
              <w:marBottom w:val="0"/>
              <w:divBdr>
                <w:top w:val="none" w:sz="0" w:space="0" w:color="auto"/>
                <w:left w:val="none" w:sz="0" w:space="0" w:color="auto"/>
                <w:bottom w:val="none" w:sz="0" w:space="0" w:color="auto"/>
                <w:right w:val="none" w:sz="0" w:space="0" w:color="auto"/>
              </w:divBdr>
            </w:div>
            <w:div w:id="308292467">
              <w:marLeft w:val="0"/>
              <w:marRight w:val="0"/>
              <w:marTop w:val="0"/>
              <w:marBottom w:val="0"/>
              <w:divBdr>
                <w:top w:val="none" w:sz="0" w:space="0" w:color="auto"/>
                <w:left w:val="none" w:sz="0" w:space="0" w:color="auto"/>
                <w:bottom w:val="none" w:sz="0" w:space="0" w:color="auto"/>
                <w:right w:val="none" w:sz="0" w:space="0" w:color="auto"/>
              </w:divBdr>
            </w:div>
            <w:div w:id="319693554">
              <w:marLeft w:val="0"/>
              <w:marRight w:val="0"/>
              <w:marTop w:val="0"/>
              <w:marBottom w:val="0"/>
              <w:divBdr>
                <w:top w:val="none" w:sz="0" w:space="0" w:color="auto"/>
                <w:left w:val="none" w:sz="0" w:space="0" w:color="auto"/>
                <w:bottom w:val="none" w:sz="0" w:space="0" w:color="auto"/>
                <w:right w:val="none" w:sz="0" w:space="0" w:color="auto"/>
              </w:divBdr>
            </w:div>
            <w:div w:id="343213483">
              <w:marLeft w:val="0"/>
              <w:marRight w:val="0"/>
              <w:marTop w:val="0"/>
              <w:marBottom w:val="0"/>
              <w:divBdr>
                <w:top w:val="none" w:sz="0" w:space="0" w:color="auto"/>
                <w:left w:val="none" w:sz="0" w:space="0" w:color="auto"/>
                <w:bottom w:val="none" w:sz="0" w:space="0" w:color="auto"/>
                <w:right w:val="none" w:sz="0" w:space="0" w:color="auto"/>
              </w:divBdr>
            </w:div>
            <w:div w:id="346834509">
              <w:marLeft w:val="0"/>
              <w:marRight w:val="0"/>
              <w:marTop w:val="0"/>
              <w:marBottom w:val="0"/>
              <w:divBdr>
                <w:top w:val="none" w:sz="0" w:space="0" w:color="auto"/>
                <w:left w:val="none" w:sz="0" w:space="0" w:color="auto"/>
                <w:bottom w:val="none" w:sz="0" w:space="0" w:color="auto"/>
                <w:right w:val="none" w:sz="0" w:space="0" w:color="auto"/>
              </w:divBdr>
            </w:div>
            <w:div w:id="360472316">
              <w:marLeft w:val="0"/>
              <w:marRight w:val="0"/>
              <w:marTop w:val="0"/>
              <w:marBottom w:val="0"/>
              <w:divBdr>
                <w:top w:val="none" w:sz="0" w:space="0" w:color="auto"/>
                <w:left w:val="none" w:sz="0" w:space="0" w:color="auto"/>
                <w:bottom w:val="none" w:sz="0" w:space="0" w:color="auto"/>
                <w:right w:val="none" w:sz="0" w:space="0" w:color="auto"/>
              </w:divBdr>
            </w:div>
            <w:div w:id="363674869">
              <w:marLeft w:val="0"/>
              <w:marRight w:val="0"/>
              <w:marTop w:val="0"/>
              <w:marBottom w:val="0"/>
              <w:divBdr>
                <w:top w:val="none" w:sz="0" w:space="0" w:color="auto"/>
                <w:left w:val="none" w:sz="0" w:space="0" w:color="auto"/>
                <w:bottom w:val="none" w:sz="0" w:space="0" w:color="auto"/>
                <w:right w:val="none" w:sz="0" w:space="0" w:color="auto"/>
              </w:divBdr>
            </w:div>
            <w:div w:id="367947434">
              <w:marLeft w:val="0"/>
              <w:marRight w:val="0"/>
              <w:marTop w:val="0"/>
              <w:marBottom w:val="0"/>
              <w:divBdr>
                <w:top w:val="none" w:sz="0" w:space="0" w:color="auto"/>
                <w:left w:val="none" w:sz="0" w:space="0" w:color="auto"/>
                <w:bottom w:val="none" w:sz="0" w:space="0" w:color="auto"/>
                <w:right w:val="none" w:sz="0" w:space="0" w:color="auto"/>
              </w:divBdr>
            </w:div>
            <w:div w:id="380515370">
              <w:marLeft w:val="0"/>
              <w:marRight w:val="0"/>
              <w:marTop w:val="0"/>
              <w:marBottom w:val="0"/>
              <w:divBdr>
                <w:top w:val="none" w:sz="0" w:space="0" w:color="auto"/>
                <w:left w:val="none" w:sz="0" w:space="0" w:color="auto"/>
                <w:bottom w:val="none" w:sz="0" w:space="0" w:color="auto"/>
                <w:right w:val="none" w:sz="0" w:space="0" w:color="auto"/>
              </w:divBdr>
            </w:div>
            <w:div w:id="382026380">
              <w:marLeft w:val="0"/>
              <w:marRight w:val="0"/>
              <w:marTop w:val="0"/>
              <w:marBottom w:val="0"/>
              <w:divBdr>
                <w:top w:val="none" w:sz="0" w:space="0" w:color="auto"/>
                <w:left w:val="none" w:sz="0" w:space="0" w:color="auto"/>
                <w:bottom w:val="none" w:sz="0" w:space="0" w:color="auto"/>
                <w:right w:val="none" w:sz="0" w:space="0" w:color="auto"/>
              </w:divBdr>
            </w:div>
            <w:div w:id="396250029">
              <w:marLeft w:val="0"/>
              <w:marRight w:val="0"/>
              <w:marTop w:val="0"/>
              <w:marBottom w:val="0"/>
              <w:divBdr>
                <w:top w:val="none" w:sz="0" w:space="0" w:color="auto"/>
                <w:left w:val="none" w:sz="0" w:space="0" w:color="auto"/>
                <w:bottom w:val="none" w:sz="0" w:space="0" w:color="auto"/>
                <w:right w:val="none" w:sz="0" w:space="0" w:color="auto"/>
              </w:divBdr>
            </w:div>
            <w:div w:id="401100819">
              <w:marLeft w:val="0"/>
              <w:marRight w:val="0"/>
              <w:marTop w:val="0"/>
              <w:marBottom w:val="0"/>
              <w:divBdr>
                <w:top w:val="none" w:sz="0" w:space="0" w:color="auto"/>
                <w:left w:val="none" w:sz="0" w:space="0" w:color="auto"/>
                <w:bottom w:val="none" w:sz="0" w:space="0" w:color="auto"/>
                <w:right w:val="none" w:sz="0" w:space="0" w:color="auto"/>
              </w:divBdr>
            </w:div>
            <w:div w:id="403066204">
              <w:marLeft w:val="0"/>
              <w:marRight w:val="0"/>
              <w:marTop w:val="0"/>
              <w:marBottom w:val="0"/>
              <w:divBdr>
                <w:top w:val="none" w:sz="0" w:space="0" w:color="auto"/>
                <w:left w:val="none" w:sz="0" w:space="0" w:color="auto"/>
                <w:bottom w:val="none" w:sz="0" w:space="0" w:color="auto"/>
                <w:right w:val="none" w:sz="0" w:space="0" w:color="auto"/>
              </w:divBdr>
            </w:div>
            <w:div w:id="406193228">
              <w:marLeft w:val="0"/>
              <w:marRight w:val="0"/>
              <w:marTop w:val="0"/>
              <w:marBottom w:val="0"/>
              <w:divBdr>
                <w:top w:val="none" w:sz="0" w:space="0" w:color="auto"/>
                <w:left w:val="none" w:sz="0" w:space="0" w:color="auto"/>
                <w:bottom w:val="none" w:sz="0" w:space="0" w:color="auto"/>
                <w:right w:val="none" w:sz="0" w:space="0" w:color="auto"/>
              </w:divBdr>
            </w:div>
            <w:div w:id="412052213">
              <w:marLeft w:val="0"/>
              <w:marRight w:val="0"/>
              <w:marTop w:val="0"/>
              <w:marBottom w:val="0"/>
              <w:divBdr>
                <w:top w:val="none" w:sz="0" w:space="0" w:color="auto"/>
                <w:left w:val="none" w:sz="0" w:space="0" w:color="auto"/>
                <w:bottom w:val="none" w:sz="0" w:space="0" w:color="auto"/>
                <w:right w:val="none" w:sz="0" w:space="0" w:color="auto"/>
              </w:divBdr>
            </w:div>
            <w:div w:id="416098371">
              <w:marLeft w:val="0"/>
              <w:marRight w:val="0"/>
              <w:marTop w:val="0"/>
              <w:marBottom w:val="0"/>
              <w:divBdr>
                <w:top w:val="none" w:sz="0" w:space="0" w:color="auto"/>
                <w:left w:val="none" w:sz="0" w:space="0" w:color="auto"/>
                <w:bottom w:val="none" w:sz="0" w:space="0" w:color="auto"/>
                <w:right w:val="none" w:sz="0" w:space="0" w:color="auto"/>
              </w:divBdr>
            </w:div>
            <w:div w:id="421072658">
              <w:marLeft w:val="0"/>
              <w:marRight w:val="0"/>
              <w:marTop w:val="0"/>
              <w:marBottom w:val="0"/>
              <w:divBdr>
                <w:top w:val="none" w:sz="0" w:space="0" w:color="auto"/>
                <w:left w:val="none" w:sz="0" w:space="0" w:color="auto"/>
                <w:bottom w:val="none" w:sz="0" w:space="0" w:color="auto"/>
                <w:right w:val="none" w:sz="0" w:space="0" w:color="auto"/>
              </w:divBdr>
            </w:div>
            <w:div w:id="425813029">
              <w:marLeft w:val="0"/>
              <w:marRight w:val="0"/>
              <w:marTop w:val="0"/>
              <w:marBottom w:val="0"/>
              <w:divBdr>
                <w:top w:val="none" w:sz="0" w:space="0" w:color="auto"/>
                <w:left w:val="none" w:sz="0" w:space="0" w:color="auto"/>
                <w:bottom w:val="none" w:sz="0" w:space="0" w:color="auto"/>
                <w:right w:val="none" w:sz="0" w:space="0" w:color="auto"/>
              </w:divBdr>
            </w:div>
            <w:div w:id="428279275">
              <w:marLeft w:val="0"/>
              <w:marRight w:val="0"/>
              <w:marTop w:val="0"/>
              <w:marBottom w:val="0"/>
              <w:divBdr>
                <w:top w:val="none" w:sz="0" w:space="0" w:color="auto"/>
                <w:left w:val="none" w:sz="0" w:space="0" w:color="auto"/>
                <w:bottom w:val="none" w:sz="0" w:space="0" w:color="auto"/>
                <w:right w:val="none" w:sz="0" w:space="0" w:color="auto"/>
              </w:divBdr>
            </w:div>
            <w:div w:id="430853205">
              <w:marLeft w:val="0"/>
              <w:marRight w:val="0"/>
              <w:marTop w:val="0"/>
              <w:marBottom w:val="0"/>
              <w:divBdr>
                <w:top w:val="none" w:sz="0" w:space="0" w:color="auto"/>
                <w:left w:val="none" w:sz="0" w:space="0" w:color="auto"/>
                <w:bottom w:val="none" w:sz="0" w:space="0" w:color="auto"/>
                <w:right w:val="none" w:sz="0" w:space="0" w:color="auto"/>
              </w:divBdr>
            </w:div>
            <w:div w:id="434207494">
              <w:marLeft w:val="0"/>
              <w:marRight w:val="0"/>
              <w:marTop w:val="0"/>
              <w:marBottom w:val="0"/>
              <w:divBdr>
                <w:top w:val="none" w:sz="0" w:space="0" w:color="auto"/>
                <w:left w:val="none" w:sz="0" w:space="0" w:color="auto"/>
                <w:bottom w:val="none" w:sz="0" w:space="0" w:color="auto"/>
                <w:right w:val="none" w:sz="0" w:space="0" w:color="auto"/>
              </w:divBdr>
            </w:div>
            <w:div w:id="443310165">
              <w:marLeft w:val="0"/>
              <w:marRight w:val="0"/>
              <w:marTop w:val="0"/>
              <w:marBottom w:val="0"/>
              <w:divBdr>
                <w:top w:val="none" w:sz="0" w:space="0" w:color="auto"/>
                <w:left w:val="none" w:sz="0" w:space="0" w:color="auto"/>
                <w:bottom w:val="none" w:sz="0" w:space="0" w:color="auto"/>
                <w:right w:val="none" w:sz="0" w:space="0" w:color="auto"/>
              </w:divBdr>
            </w:div>
            <w:div w:id="443883363">
              <w:marLeft w:val="0"/>
              <w:marRight w:val="0"/>
              <w:marTop w:val="0"/>
              <w:marBottom w:val="0"/>
              <w:divBdr>
                <w:top w:val="none" w:sz="0" w:space="0" w:color="auto"/>
                <w:left w:val="none" w:sz="0" w:space="0" w:color="auto"/>
                <w:bottom w:val="none" w:sz="0" w:space="0" w:color="auto"/>
                <w:right w:val="none" w:sz="0" w:space="0" w:color="auto"/>
              </w:divBdr>
            </w:div>
            <w:div w:id="445200316">
              <w:marLeft w:val="0"/>
              <w:marRight w:val="0"/>
              <w:marTop w:val="0"/>
              <w:marBottom w:val="0"/>
              <w:divBdr>
                <w:top w:val="none" w:sz="0" w:space="0" w:color="auto"/>
                <w:left w:val="none" w:sz="0" w:space="0" w:color="auto"/>
                <w:bottom w:val="none" w:sz="0" w:space="0" w:color="auto"/>
                <w:right w:val="none" w:sz="0" w:space="0" w:color="auto"/>
              </w:divBdr>
            </w:div>
            <w:div w:id="464545093">
              <w:marLeft w:val="0"/>
              <w:marRight w:val="0"/>
              <w:marTop w:val="0"/>
              <w:marBottom w:val="0"/>
              <w:divBdr>
                <w:top w:val="none" w:sz="0" w:space="0" w:color="auto"/>
                <w:left w:val="none" w:sz="0" w:space="0" w:color="auto"/>
                <w:bottom w:val="none" w:sz="0" w:space="0" w:color="auto"/>
                <w:right w:val="none" w:sz="0" w:space="0" w:color="auto"/>
              </w:divBdr>
            </w:div>
            <w:div w:id="469635029">
              <w:marLeft w:val="0"/>
              <w:marRight w:val="0"/>
              <w:marTop w:val="0"/>
              <w:marBottom w:val="0"/>
              <w:divBdr>
                <w:top w:val="none" w:sz="0" w:space="0" w:color="auto"/>
                <w:left w:val="none" w:sz="0" w:space="0" w:color="auto"/>
                <w:bottom w:val="none" w:sz="0" w:space="0" w:color="auto"/>
                <w:right w:val="none" w:sz="0" w:space="0" w:color="auto"/>
              </w:divBdr>
            </w:div>
            <w:div w:id="478110414">
              <w:marLeft w:val="0"/>
              <w:marRight w:val="0"/>
              <w:marTop w:val="0"/>
              <w:marBottom w:val="0"/>
              <w:divBdr>
                <w:top w:val="none" w:sz="0" w:space="0" w:color="auto"/>
                <w:left w:val="none" w:sz="0" w:space="0" w:color="auto"/>
                <w:bottom w:val="none" w:sz="0" w:space="0" w:color="auto"/>
                <w:right w:val="none" w:sz="0" w:space="0" w:color="auto"/>
              </w:divBdr>
            </w:div>
            <w:div w:id="480343739">
              <w:marLeft w:val="0"/>
              <w:marRight w:val="0"/>
              <w:marTop w:val="0"/>
              <w:marBottom w:val="0"/>
              <w:divBdr>
                <w:top w:val="none" w:sz="0" w:space="0" w:color="auto"/>
                <w:left w:val="none" w:sz="0" w:space="0" w:color="auto"/>
                <w:bottom w:val="none" w:sz="0" w:space="0" w:color="auto"/>
                <w:right w:val="none" w:sz="0" w:space="0" w:color="auto"/>
              </w:divBdr>
            </w:div>
            <w:div w:id="483283423">
              <w:marLeft w:val="0"/>
              <w:marRight w:val="0"/>
              <w:marTop w:val="0"/>
              <w:marBottom w:val="0"/>
              <w:divBdr>
                <w:top w:val="none" w:sz="0" w:space="0" w:color="auto"/>
                <w:left w:val="none" w:sz="0" w:space="0" w:color="auto"/>
                <w:bottom w:val="none" w:sz="0" w:space="0" w:color="auto"/>
                <w:right w:val="none" w:sz="0" w:space="0" w:color="auto"/>
              </w:divBdr>
            </w:div>
            <w:div w:id="490871629">
              <w:marLeft w:val="0"/>
              <w:marRight w:val="0"/>
              <w:marTop w:val="0"/>
              <w:marBottom w:val="0"/>
              <w:divBdr>
                <w:top w:val="none" w:sz="0" w:space="0" w:color="auto"/>
                <w:left w:val="none" w:sz="0" w:space="0" w:color="auto"/>
                <w:bottom w:val="none" w:sz="0" w:space="0" w:color="auto"/>
                <w:right w:val="none" w:sz="0" w:space="0" w:color="auto"/>
              </w:divBdr>
            </w:div>
            <w:div w:id="491600762">
              <w:marLeft w:val="0"/>
              <w:marRight w:val="0"/>
              <w:marTop w:val="0"/>
              <w:marBottom w:val="0"/>
              <w:divBdr>
                <w:top w:val="none" w:sz="0" w:space="0" w:color="auto"/>
                <w:left w:val="none" w:sz="0" w:space="0" w:color="auto"/>
                <w:bottom w:val="none" w:sz="0" w:space="0" w:color="auto"/>
                <w:right w:val="none" w:sz="0" w:space="0" w:color="auto"/>
              </w:divBdr>
            </w:div>
            <w:div w:id="521748629">
              <w:marLeft w:val="0"/>
              <w:marRight w:val="0"/>
              <w:marTop w:val="0"/>
              <w:marBottom w:val="0"/>
              <w:divBdr>
                <w:top w:val="none" w:sz="0" w:space="0" w:color="auto"/>
                <w:left w:val="none" w:sz="0" w:space="0" w:color="auto"/>
                <w:bottom w:val="none" w:sz="0" w:space="0" w:color="auto"/>
                <w:right w:val="none" w:sz="0" w:space="0" w:color="auto"/>
              </w:divBdr>
            </w:div>
            <w:div w:id="522479376">
              <w:marLeft w:val="0"/>
              <w:marRight w:val="0"/>
              <w:marTop w:val="0"/>
              <w:marBottom w:val="0"/>
              <w:divBdr>
                <w:top w:val="none" w:sz="0" w:space="0" w:color="auto"/>
                <w:left w:val="none" w:sz="0" w:space="0" w:color="auto"/>
                <w:bottom w:val="none" w:sz="0" w:space="0" w:color="auto"/>
                <w:right w:val="none" w:sz="0" w:space="0" w:color="auto"/>
              </w:divBdr>
            </w:div>
            <w:div w:id="533156410">
              <w:marLeft w:val="0"/>
              <w:marRight w:val="0"/>
              <w:marTop w:val="0"/>
              <w:marBottom w:val="0"/>
              <w:divBdr>
                <w:top w:val="none" w:sz="0" w:space="0" w:color="auto"/>
                <w:left w:val="none" w:sz="0" w:space="0" w:color="auto"/>
                <w:bottom w:val="none" w:sz="0" w:space="0" w:color="auto"/>
                <w:right w:val="none" w:sz="0" w:space="0" w:color="auto"/>
              </w:divBdr>
            </w:div>
            <w:div w:id="536745643">
              <w:marLeft w:val="0"/>
              <w:marRight w:val="0"/>
              <w:marTop w:val="0"/>
              <w:marBottom w:val="0"/>
              <w:divBdr>
                <w:top w:val="none" w:sz="0" w:space="0" w:color="auto"/>
                <w:left w:val="none" w:sz="0" w:space="0" w:color="auto"/>
                <w:bottom w:val="none" w:sz="0" w:space="0" w:color="auto"/>
                <w:right w:val="none" w:sz="0" w:space="0" w:color="auto"/>
              </w:divBdr>
            </w:div>
            <w:div w:id="539172285">
              <w:marLeft w:val="0"/>
              <w:marRight w:val="0"/>
              <w:marTop w:val="0"/>
              <w:marBottom w:val="0"/>
              <w:divBdr>
                <w:top w:val="none" w:sz="0" w:space="0" w:color="auto"/>
                <w:left w:val="none" w:sz="0" w:space="0" w:color="auto"/>
                <w:bottom w:val="none" w:sz="0" w:space="0" w:color="auto"/>
                <w:right w:val="none" w:sz="0" w:space="0" w:color="auto"/>
              </w:divBdr>
            </w:div>
            <w:div w:id="548808981">
              <w:marLeft w:val="0"/>
              <w:marRight w:val="0"/>
              <w:marTop w:val="0"/>
              <w:marBottom w:val="0"/>
              <w:divBdr>
                <w:top w:val="none" w:sz="0" w:space="0" w:color="auto"/>
                <w:left w:val="none" w:sz="0" w:space="0" w:color="auto"/>
                <w:bottom w:val="none" w:sz="0" w:space="0" w:color="auto"/>
                <w:right w:val="none" w:sz="0" w:space="0" w:color="auto"/>
              </w:divBdr>
            </w:div>
            <w:div w:id="551113082">
              <w:marLeft w:val="0"/>
              <w:marRight w:val="0"/>
              <w:marTop w:val="0"/>
              <w:marBottom w:val="0"/>
              <w:divBdr>
                <w:top w:val="none" w:sz="0" w:space="0" w:color="auto"/>
                <w:left w:val="none" w:sz="0" w:space="0" w:color="auto"/>
                <w:bottom w:val="none" w:sz="0" w:space="0" w:color="auto"/>
                <w:right w:val="none" w:sz="0" w:space="0" w:color="auto"/>
              </w:divBdr>
            </w:div>
            <w:div w:id="557476093">
              <w:marLeft w:val="0"/>
              <w:marRight w:val="0"/>
              <w:marTop w:val="0"/>
              <w:marBottom w:val="0"/>
              <w:divBdr>
                <w:top w:val="none" w:sz="0" w:space="0" w:color="auto"/>
                <w:left w:val="none" w:sz="0" w:space="0" w:color="auto"/>
                <w:bottom w:val="none" w:sz="0" w:space="0" w:color="auto"/>
                <w:right w:val="none" w:sz="0" w:space="0" w:color="auto"/>
              </w:divBdr>
            </w:div>
            <w:div w:id="558059858">
              <w:marLeft w:val="0"/>
              <w:marRight w:val="0"/>
              <w:marTop w:val="0"/>
              <w:marBottom w:val="0"/>
              <w:divBdr>
                <w:top w:val="none" w:sz="0" w:space="0" w:color="auto"/>
                <w:left w:val="none" w:sz="0" w:space="0" w:color="auto"/>
                <w:bottom w:val="none" w:sz="0" w:space="0" w:color="auto"/>
                <w:right w:val="none" w:sz="0" w:space="0" w:color="auto"/>
              </w:divBdr>
            </w:div>
            <w:div w:id="562567562">
              <w:marLeft w:val="0"/>
              <w:marRight w:val="0"/>
              <w:marTop w:val="0"/>
              <w:marBottom w:val="0"/>
              <w:divBdr>
                <w:top w:val="none" w:sz="0" w:space="0" w:color="auto"/>
                <w:left w:val="none" w:sz="0" w:space="0" w:color="auto"/>
                <w:bottom w:val="none" w:sz="0" w:space="0" w:color="auto"/>
                <w:right w:val="none" w:sz="0" w:space="0" w:color="auto"/>
              </w:divBdr>
            </w:div>
            <w:div w:id="571815004">
              <w:marLeft w:val="0"/>
              <w:marRight w:val="0"/>
              <w:marTop w:val="0"/>
              <w:marBottom w:val="0"/>
              <w:divBdr>
                <w:top w:val="none" w:sz="0" w:space="0" w:color="auto"/>
                <w:left w:val="none" w:sz="0" w:space="0" w:color="auto"/>
                <w:bottom w:val="none" w:sz="0" w:space="0" w:color="auto"/>
                <w:right w:val="none" w:sz="0" w:space="0" w:color="auto"/>
              </w:divBdr>
            </w:div>
            <w:div w:id="575865979">
              <w:marLeft w:val="0"/>
              <w:marRight w:val="0"/>
              <w:marTop w:val="0"/>
              <w:marBottom w:val="0"/>
              <w:divBdr>
                <w:top w:val="none" w:sz="0" w:space="0" w:color="auto"/>
                <w:left w:val="none" w:sz="0" w:space="0" w:color="auto"/>
                <w:bottom w:val="none" w:sz="0" w:space="0" w:color="auto"/>
                <w:right w:val="none" w:sz="0" w:space="0" w:color="auto"/>
              </w:divBdr>
            </w:div>
            <w:div w:id="579028123">
              <w:marLeft w:val="0"/>
              <w:marRight w:val="0"/>
              <w:marTop w:val="0"/>
              <w:marBottom w:val="0"/>
              <w:divBdr>
                <w:top w:val="none" w:sz="0" w:space="0" w:color="auto"/>
                <w:left w:val="none" w:sz="0" w:space="0" w:color="auto"/>
                <w:bottom w:val="none" w:sz="0" w:space="0" w:color="auto"/>
                <w:right w:val="none" w:sz="0" w:space="0" w:color="auto"/>
              </w:divBdr>
            </w:div>
            <w:div w:id="583683954">
              <w:marLeft w:val="0"/>
              <w:marRight w:val="0"/>
              <w:marTop w:val="0"/>
              <w:marBottom w:val="0"/>
              <w:divBdr>
                <w:top w:val="none" w:sz="0" w:space="0" w:color="auto"/>
                <w:left w:val="none" w:sz="0" w:space="0" w:color="auto"/>
                <w:bottom w:val="none" w:sz="0" w:space="0" w:color="auto"/>
                <w:right w:val="none" w:sz="0" w:space="0" w:color="auto"/>
              </w:divBdr>
            </w:div>
            <w:div w:id="585530580">
              <w:marLeft w:val="0"/>
              <w:marRight w:val="0"/>
              <w:marTop w:val="0"/>
              <w:marBottom w:val="0"/>
              <w:divBdr>
                <w:top w:val="none" w:sz="0" w:space="0" w:color="auto"/>
                <w:left w:val="none" w:sz="0" w:space="0" w:color="auto"/>
                <w:bottom w:val="none" w:sz="0" w:space="0" w:color="auto"/>
                <w:right w:val="none" w:sz="0" w:space="0" w:color="auto"/>
              </w:divBdr>
            </w:div>
            <w:div w:id="590745437">
              <w:marLeft w:val="0"/>
              <w:marRight w:val="0"/>
              <w:marTop w:val="0"/>
              <w:marBottom w:val="0"/>
              <w:divBdr>
                <w:top w:val="none" w:sz="0" w:space="0" w:color="auto"/>
                <w:left w:val="none" w:sz="0" w:space="0" w:color="auto"/>
                <w:bottom w:val="none" w:sz="0" w:space="0" w:color="auto"/>
                <w:right w:val="none" w:sz="0" w:space="0" w:color="auto"/>
              </w:divBdr>
            </w:div>
            <w:div w:id="597372162">
              <w:marLeft w:val="0"/>
              <w:marRight w:val="0"/>
              <w:marTop w:val="0"/>
              <w:marBottom w:val="0"/>
              <w:divBdr>
                <w:top w:val="none" w:sz="0" w:space="0" w:color="auto"/>
                <w:left w:val="none" w:sz="0" w:space="0" w:color="auto"/>
                <w:bottom w:val="none" w:sz="0" w:space="0" w:color="auto"/>
                <w:right w:val="none" w:sz="0" w:space="0" w:color="auto"/>
              </w:divBdr>
            </w:div>
            <w:div w:id="597980266">
              <w:marLeft w:val="0"/>
              <w:marRight w:val="0"/>
              <w:marTop w:val="0"/>
              <w:marBottom w:val="0"/>
              <w:divBdr>
                <w:top w:val="none" w:sz="0" w:space="0" w:color="auto"/>
                <w:left w:val="none" w:sz="0" w:space="0" w:color="auto"/>
                <w:bottom w:val="none" w:sz="0" w:space="0" w:color="auto"/>
                <w:right w:val="none" w:sz="0" w:space="0" w:color="auto"/>
              </w:divBdr>
            </w:div>
            <w:div w:id="603265821">
              <w:marLeft w:val="0"/>
              <w:marRight w:val="0"/>
              <w:marTop w:val="0"/>
              <w:marBottom w:val="0"/>
              <w:divBdr>
                <w:top w:val="none" w:sz="0" w:space="0" w:color="auto"/>
                <w:left w:val="none" w:sz="0" w:space="0" w:color="auto"/>
                <w:bottom w:val="none" w:sz="0" w:space="0" w:color="auto"/>
                <w:right w:val="none" w:sz="0" w:space="0" w:color="auto"/>
              </w:divBdr>
            </w:div>
            <w:div w:id="605423743">
              <w:marLeft w:val="0"/>
              <w:marRight w:val="0"/>
              <w:marTop w:val="0"/>
              <w:marBottom w:val="0"/>
              <w:divBdr>
                <w:top w:val="none" w:sz="0" w:space="0" w:color="auto"/>
                <w:left w:val="none" w:sz="0" w:space="0" w:color="auto"/>
                <w:bottom w:val="none" w:sz="0" w:space="0" w:color="auto"/>
                <w:right w:val="none" w:sz="0" w:space="0" w:color="auto"/>
              </w:divBdr>
            </w:div>
            <w:div w:id="611133808">
              <w:marLeft w:val="0"/>
              <w:marRight w:val="0"/>
              <w:marTop w:val="0"/>
              <w:marBottom w:val="0"/>
              <w:divBdr>
                <w:top w:val="none" w:sz="0" w:space="0" w:color="auto"/>
                <w:left w:val="none" w:sz="0" w:space="0" w:color="auto"/>
                <w:bottom w:val="none" w:sz="0" w:space="0" w:color="auto"/>
                <w:right w:val="none" w:sz="0" w:space="0" w:color="auto"/>
              </w:divBdr>
            </w:div>
            <w:div w:id="611670416">
              <w:marLeft w:val="0"/>
              <w:marRight w:val="0"/>
              <w:marTop w:val="0"/>
              <w:marBottom w:val="0"/>
              <w:divBdr>
                <w:top w:val="none" w:sz="0" w:space="0" w:color="auto"/>
                <w:left w:val="none" w:sz="0" w:space="0" w:color="auto"/>
                <w:bottom w:val="none" w:sz="0" w:space="0" w:color="auto"/>
                <w:right w:val="none" w:sz="0" w:space="0" w:color="auto"/>
              </w:divBdr>
            </w:div>
            <w:div w:id="618337266">
              <w:marLeft w:val="0"/>
              <w:marRight w:val="0"/>
              <w:marTop w:val="0"/>
              <w:marBottom w:val="0"/>
              <w:divBdr>
                <w:top w:val="none" w:sz="0" w:space="0" w:color="auto"/>
                <w:left w:val="none" w:sz="0" w:space="0" w:color="auto"/>
                <w:bottom w:val="none" w:sz="0" w:space="0" w:color="auto"/>
                <w:right w:val="none" w:sz="0" w:space="0" w:color="auto"/>
              </w:divBdr>
            </w:div>
            <w:div w:id="618416543">
              <w:marLeft w:val="0"/>
              <w:marRight w:val="0"/>
              <w:marTop w:val="0"/>
              <w:marBottom w:val="0"/>
              <w:divBdr>
                <w:top w:val="none" w:sz="0" w:space="0" w:color="auto"/>
                <w:left w:val="none" w:sz="0" w:space="0" w:color="auto"/>
                <w:bottom w:val="none" w:sz="0" w:space="0" w:color="auto"/>
                <w:right w:val="none" w:sz="0" w:space="0" w:color="auto"/>
              </w:divBdr>
            </w:div>
            <w:div w:id="621809035">
              <w:marLeft w:val="0"/>
              <w:marRight w:val="0"/>
              <w:marTop w:val="0"/>
              <w:marBottom w:val="0"/>
              <w:divBdr>
                <w:top w:val="none" w:sz="0" w:space="0" w:color="auto"/>
                <w:left w:val="none" w:sz="0" w:space="0" w:color="auto"/>
                <w:bottom w:val="none" w:sz="0" w:space="0" w:color="auto"/>
                <w:right w:val="none" w:sz="0" w:space="0" w:color="auto"/>
              </w:divBdr>
            </w:div>
            <w:div w:id="626816370">
              <w:marLeft w:val="0"/>
              <w:marRight w:val="0"/>
              <w:marTop w:val="0"/>
              <w:marBottom w:val="0"/>
              <w:divBdr>
                <w:top w:val="none" w:sz="0" w:space="0" w:color="auto"/>
                <w:left w:val="none" w:sz="0" w:space="0" w:color="auto"/>
                <w:bottom w:val="none" w:sz="0" w:space="0" w:color="auto"/>
                <w:right w:val="none" w:sz="0" w:space="0" w:color="auto"/>
              </w:divBdr>
            </w:div>
            <w:div w:id="629018720">
              <w:marLeft w:val="0"/>
              <w:marRight w:val="0"/>
              <w:marTop w:val="0"/>
              <w:marBottom w:val="0"/>
              <w:divBdr>
                <w:top w:val="none" w:sz="0" w:space="0" w:color="auto"/>
                <w:left w:val="none" w:sz="0" w:space="0" w:color="auto"/>
                <w:bottom w:val="none" w:sz="0" w:space="0" w:color="auto"/>
                <w:right w:val="none" w:sz="0" w:space="0" w:color="auto"/>
              </w:divBdr>
            </w:div>
            <w:div w:id="634213642">
              <w:marLeft w:val="0"/>
              <w:marRight w:val="0"/>
              <w:marTop w:val="0"/>
              <w:marBottom w:val="0"/>
              <w:divBdr>
                <w:top w:val="none" w:sz="0" w:space="0" w:color="auto"/>
                <w:left w:val="none" w:sz="0" w:space="0" w:color="auto"/>
                <w:bottom w:val="none" w:sz="0" w:space="0" w:color="auto"/>
                <w:right w:val="none" w:sz="0" w:space="0" w:color="auto"/>
              </w:divBdr>
            </w:div>
            <w:div w:id="637228393">
              <w:marLeft w:val="0"/>
              <w:marRight w:val="0"/>
              <w:marTop w:val="0"/>
              <w:marBottom w:val="0"/>
              <w:divBdr>
                <w:top w:val="none" w:sz="0" w:space="0" w:color="auto"/>
                <w:left w:val="none" w:sz="0" w:space="0" w:color="auto"/>
                <w:bottom w:val="none" w:sz="0" w:space="0" w:color="auto"/>
                <w:right w:val="none" w:sz="0" w:space="0" w:color="auto"/>
              </w:divBdr>
            </w:div>
            <w:div w:id="639455366">
              <w:marLeft w:val="0"/>
              <w:marRight w:val="0"/>
              <w:marTop w:val="0"/>
              <w:marBottom w:val="0"/>
              <w:divBdr>
                <w:top w:val="none" w:sz="0" w:space="0" w:color="auto"/>
                <w:left w:val="none" w:sz="0" w:space="0" w:color="auto"/>
                <w:bottom w:val="none" w:sz="0" w:space="0" w:color="auto"/>
                <w:right w:val="none" w:sz="0" w:space="0" w:color="auto"/>
              </w:divBdr>
            </w:div>
            <w:div w:id="642851490">
              <w:marLeft w:val="0"/>
              <w:marRight w:val="0"/>
              <w:marTop w:val="0"/>
              <w:marBottom w:val="0"/>
              <w:divBdr>
                <w:top w:val="none" w:sz="0" w:space="0" w:color="auto"/>
                <w:left w:val="none" w:sz="0" w:space="0" w:color="auto"/>
                <w:bottom w:val="none" w:sz="0" w:space="0" w:color="auto"/>
                <w:right w:val="none" w:sz="0" w:space="0" w:color="auto"/>
              </w:divBdr>
            </w:div>
            <w:div w:id="652762628">
              <w:marLeft w:val="0"/>
              <w:marRight w:val="0"/>
              <w:marTop w:val="0"/>
              <w:marBottom w:val="0"/>
              <w:divBdr>
                <w:top w:val="none" w:sz="0" w:space="0" w:color="auto"/>
                <w:left w:val="none" w:sz="0" w:space="0" w:color="auto"/>
                <w:bottom w:val="none" w:sz="0" w:space="0" w:color="auto"/>
                <w:right w:val="none" w:sz="0" w:space="0" w:color="auto"/>
              </w:divBdr>
            </w:div>
            <w:div w:id="655500506">
              <w:marLeft w:val="0"/>
              <w:marRight w:val="0"/>
              <w:marTop w:val="0"/>
              <w:marBottom w:val="0"/>
              <w:divBdr>
                <w:top w:val="none" w:sz="0" w:space="0" w:color="auto"/>
                <w:left w:val="none" w:sz="0" w:space="0" w:color="auto"/>
                <w:bottom w:val="none" w:sz="0" w:space="0" w:color="auto"/>
                <w:right w:val="none" w:sz="0" w:space="0" w:color="auto"/>
              </w:divBdr>
            </w:div>
            <w:div w:id="657222606">
              <w:marLeft w:val="0"/>
              <w:marRight w:val="0"/>
              <w:marTop w:val="0"/>
              <w:marBottom w:val="0"/>
              <w:divBdr>
                <w:top w:val="none" w:sz="0" w:space="0" w:color="auto"/>
                <w:left w:val="none" w:sz="0" w:space="0" w:color="auto"/>
                <w:bottom w:val="none" w:sz="0" w:space="0" w:color="auto"/>
                <w:right w:val="none" w:sz="0" w:space="0" w:color="auto"/>
              </w:divBdr>
            </w:div>
            <w:div w:id="674501391">
              <w:marLeft w:val="0"/>
              <w:marRight w:val="0"/>
              <w:marTop w:val="0"/>
              <w:marBottom w:val="0"/>
              <w:divBdr>
                <w:top w:val="none" w:sz="0" w:space="0" w:color="auto"/>
                <w:left w:val="none" w:sz="0" w:space="0" w:color="auto"/>
                <w:bottom w:val="none" w:sz="0" w:space="0" w:color="auto"/>
                <w:right w:val="none" w:sz="0" w:space="0" w:color="auto"/>
              </w:divBdr>
            </w:div>
            <w:div w:id="677540207">
              <w:marLeft w:val="0"/>
              <w:marRight w:val="0"/>
              <w:marTop w:val="0"/>
              <w:marBottom w:val="0"/>
              <w:divBdr>
                <w:top w:val="none" w:sz="0" w:space="0" w:color="auto"/>
                <w:left w:val="none" w:sz="0" w:space="0" w:color="auto"/>
                <w:bottom w:val="none" w:sz="0" w:space="0" w:color="auto"/>
                <w:right w:val="none" w:sz="0" w:space="0" w:color="auto"/>
              </w:divBdr>
            </w:div>
            <w:div w:id="677998167">
              <w:marLeft w:val="0"/>
              <w:marRight w:val="0"/>
              <w:marTop w:val="0"/>
              <w:marBottom w:val="0"/>
              <w:divBdr>
                <w:top w:val="none" w:sz="0" w:space="0" w:color="auto"/>
                <w:left w:val="none" w:sz="0" w:space="0" w:color="auto"/>
                <w:bottom w:val="none" w:sz="0" w:space="0" w:color="auto"/>
                <w:right w:val="none" w:sz="0" w:space="0" w:color="auto"/>
              </w:divBdr>
            </w:div>
            <w:div w:id="678460234">
              <w:marLeft w:val="0"/>
              <w:marRight w:val="0"/>
              <w:marTop w:val="0"/>
              <w:marBottom w:val="0"/>
              <w:divBdr>
                <w:top w:val="none" w:sz="0" w:space="0" w:color="auto"/>
                <w:left w:val="none" w:sz="0" w:space="0" w:color="auto"/>
                <w:bottom w:val="none" w:sz="0" w:space="0" w:color="auto"/>
                <w:right w:val="none" w:sz="0" w:space="0" w:color="auto"/>
              </w:divBdr>
            </w:div>
            <w:div w:id="682325106">
              <w:marLeft w:val="0"/>
              <w:marRight w:val="0"/>
              <w:marTop w:val="0"/>
              <w:marBottom w:val="0"/>
              <w:divBdr>
                <w:top w:val="none" w:sz="0" w:space="0" w:color="auto"/>
                <w:left w:val="none" w:sz="0" w:space="0" w:color="auto"/>
                <w:bottom w:val="none" w:sz="0" w:space="0" w:color="auto"/>
                <w:right w:val="none" w:sz="0" w:space="0" w:color="auto"/>
              </w:divBdr>
            </w:div>
            <w:div w:id="684865051">
              <w:marLeft w:val="0"/>
              <w:marRight w:val="0"/>
              <w:marTop w:val="0"/>
              <w:marBottom w:val="0"/>
              <w:divBdr>
                <w:top w:val="none" w:sz="0" w:space="0" w:color="auto"/>
                <w:left w:val="none" w:sz="0" w:space="0" w:color="auto"/>
                <w:bottom w:val="none" w:sz="0" w:space="0" w:color="auto"/>
                <w:right w:val="none" w:sz="0" w:space="0" w:color="auto"/>
              </w:divBdr>
            </w:div>
            <w:div w:id="685205494">
              <w:marLeft w:val="0"/>
              <w:marRight w:val="0"/>
              <w:marTop w:val="0"/>
              <w:marBottom w:val="0"/>
              <w:divBdr>
                <w:top w:val="none" w:sz="0" w:space="0" w:color="auto"/>
                <w:left w:val="none" w:sz="0" w:space="0" w:color="auto"/>
                <w:bottom w:val="none" w:sz="0" w:space="0" w:color="auto"/>
                <w:right w:val="none" w:sz="0" w:space="0" w:color="auto"/>
              </w:divBdr>
            </w:div>
            <w:div w:id="685787531">
              <w:marLeft w:val="0"/>
              <w:marRight w:val="0"/>
              <w:marTop w:val="0"/>
              <w:marBottom w:val="0"/>
              <w:divBdr>
                <w:top w:val="none" w:sz="0" w:space="0" w:color="auto"/>
                <w:left w:val="none" w:sz="0" w:space="0" w:color="auto"/>
                <w:bottom w:val="none" w:sz="0" w:space="0" w:color="auto"/>
                <w:right w:val="none" w:sz="0" w:space="0" w:color="auto"/>
              </w:divBdr>
            </w:div>
            <w:div w:id="691761996">
              <w:marLeft w:val="0"/>
              <w:marRight w:val="0"/>
              <w:marTop w:val="0"/>
              <w:marBottom w:val="0"/>
              <w:divBdr>
                <w:top w:val="none" w:sz="0" w:space="0" w:color="auto"/>
                <w:left w:val="none" w:sz="0" w:space="0" w:color="auto"/>
                <w:bottom w:val="none" w:sz="0" w:space="0" w:color="auto"/>
                <w:right w:val="none" w:sz="0" w:space="0" w:color="auto"/>
              </w:divBdr>
            </w:div>
            <w:div w:id="699428796">
              <w:marLeft w:val="0"/>
              <w:marRight w:val="0"/>
              <w:marTop w:val="0"/>
              <w:marBottom w:val="0"/>
              <w:divBdr>
                <w:top w:val="none" w:sz="0" w:space="0" w:color="auto"/>
                <w:left w:val="none" w:sz="0" w:space="0" w:color="auto"/>
                <w:bottom w:val="none" w:sz="0" w:space="0" w:color="auto"/>
                <w:right w:val="none" w:sz="0" w:space="0" w:color="auto"/>
              </w:divBdr>
            </w:div>
            <w:div w:id="714500975">
              <w:marLeft w:val="0"/>
              <w:marRight w:val="0"/>
              <w:marTop w:val="0"/>
              <w:marBottom w:val="0"/>
              <w:divBdr>
                <w:top w:val="none" w:sz="0" w:space="0" w:color="auto"/>
                <w:left w:val="none" w:sz="0" w:space="0" w:color="auto"/>
                <w:bottom w:val="none" w:sz="0" w:space="0" w:color="auto"/>
                <w:right w:val="none" w:sz="0" w:space="0" w:color="auto"/>
              </w:divBdr>
            </w:div>
            <w:div w:id="714964275">
              <w:marLeft w:val="0"/>
              <w:marRight w:val="0"/>
              <w:marTop w:val="0"/>
              <w:marBottom w:val="0"/>
              <w:divBdr>
                <w:top w:val="none" w:sz="0" w:space="0" w:color="auto"/>
                <w:left w:val="none" w:sz="0" w:space="0" w:color="auto"/>
                <w:bottom w:val="none" w:sz="0" w:space="0" w:color="auto"/>
                <w:right w:val="none" w:sz="0" w:space="0" w:color="auto"/>
              </w:divBdr>
            </w:div>
            <w:div w:id="716585685">
              <w:marLeft w:val="0"/>
              <w:marRight w:val="0"/>
              <w:marTop w:val="0"/>
              <w:marBottom w:val="0"/>
              <w:divBdr>
                <w:top w:val="none" w:sz="0" w:space="0" w:color="auto"/>
                <w:left w:val="none" w:sz="0" w:space="0" w:color="auto"/>
                <w:bottom w:val="none" w:sz="0" w:space="0" w:color="auto"/>
                <w:right w:val="none" w:sz="0" w:space="0" w:color="auto"/>
              </w:divBdr>
            </w:div>
            <w:div w:id="721753475">
              <w:marLeft w:val="0"/>
              <w:marRight w:val="0"/>
              <w:marTop w:val="0"/>
              <w:marBottom w:val="0"/>
              <w:divBdr>
                <w:top w:val="none" w:sz="0" w:space="0" w:color="auto"/>
                <w:left w:val="none" w:sz="0" w:space="0" w:color="auto"/>
                <w:bottom w:val="none" w:sz="0" w:space="0" w:color="auto"/>
                <w:right w:val="none" w:sz="0" w:space="0" w:color="auto"/>
              </w:divBdr>
            </w:div>
            <w:div w:id="738794947">
              <w:marLeft w:val="0"/>
              <w:marRight w:val="0"/>
              <w:marTop w:val="0"/>
              <w:marBottom w:val="0"/>
              <w:divBdr>
                <w:top w:val="none" w:sz="0" w:space="0" w:color="auto"/>
                <w:left w:val="none" w:sz="0" w:space="0" w:color="auto"/>
                <w:bottom w:val="none" w:sz="0" w:space="0" w:color="auto"/>
                <w:right w:val="none" w:sz="0" w:space="0" w:color="auto"/>
              </w:divBdr>
            </w:div>
            <w:div w:id="749547386">
              <w:marLeft w:val="0"/>
              <w:marRight w:val="0"/>
              <w:marTop w:val="0"/>
              <w:marBottom w:val="0"/>
              <w:divBdr>
                <w:top w:val="none" w:sz="0" w:space="0" w:color="auto"/>
                <w:left w:val="none" w:sz="0" w:space="0" w:color="auto"/>
                <w:bottom w:val="none" w:sz="0" w:space="0" w:color="auto"/>
                <w:right w:val="none" w:sz="0" w:space="0" w:color="auto"/>
              </w:divBdr>
            </w:div>
            <w:div w:id="752894795">
              <w:marLeft w:val="0"/>
              <w:marRight w:val="0"/>
              <w:marTop w:val="0"/>
              <w:marBottom w:val="0"/>
              <w:divBdr>
                <w:top w:val="none" w:sz="0" w:space="0" w:color="auto"/>
                <w:left w:val="none" w:sz="0" w:space="0" w:color="auto"/>
                <w:bottom w:val="none" w:sz="0" w:space="0" w:color="auto"/>
                <w:right w:val="none" w:sz="0" w:space="0" w:color="auto"/>
              </w:divBdr>
            </w:div>
            <w:div w:id="756752055">
              <w:marLeft w:val="0"/>
              <w:marRight w:val="0"/>
              <w:marTop w:val="0"/>
              <w:marBottom w:val="0"/>
              <w:divBdr>
                <w:top w:val="none" w:sz="0" w:space="0" w:color="auto"/>
                <w:left w:val="none" w:sz="0" w:space="0" w:color="auto"/>
                <w:bottom w:val="none" w:sz="0" w:space="0" w:color="auto"/>
                <w:right w:val="none" w:sz="0" w:space="0" w:color="auto"/>
              </w:divBdr>
            </w:div>
            <w:div w:id="761494736">
              <w:marLeft w:val="0"/>
              <w:marRight w:val="0"/>
              <w:marTop w:val="0"/>
              <w:marBottom w:val="0"/>
              <w:divBdr>
                <w:top w:val="none" w:sz="0" w:space="0" w:color="auto"/>
                <w:left w:val="none" w:sz="0" w:space="0" w:color="auto"/>
                <w:bottom w:val="none" w:sz="0" w:space="0" w:color="auto"/>
                <w:right w:val="none" w:sz="0" w:space="0" w:color="auto"/>
              </w:divBdr>
            </w:div>
            <w:div w:id="762530949">
              <w:marLeft w:val="0"/>
              <w:marRight w:val="0"/>
              <w:marTop w:val="0"/>
              <w:marBottom w:val="0"/>
              <w:divBdr>
                <w:top w:val="none" w:sz="0" w:space="0" w:color="auto"/>
                <w:left w:val="none" w:sz="0" w:space="0" w:color="auto"/>
                <w:bottom w:val="none" w:sz="0" w:space="0" w:color="auto"/>
                <w:right w:val="none" w:sz="0" w:space="0" w:color="auto"/>
              </w:divBdr>
            </w:div>
            <w:div w:id="772867291">
              <w:marLeft w:val="0"/>
              <w:marRight w:val="0"/>
              <w:marTop w:val="0"/>
              <w:marBottom w:val="0"/>
              <w:divBdr>
                <w:top w:val="none" w:sz="0" w:space="0" w:color="auto"/>
                <w:left w:val="none" w:sz="0" w:space="0" w:color="auto"/>
                <w:bottom w:val="none" w:sz="0" w:space="0" w:color="auto"/>
                <w:right w:val="none" w:sz="0" w:space="0" w:color="auto"/>
              </w:divBdr>
            </w:div>
            <w:div w:id="776675221">
              <w:marLeft w:val="0"/>
              <w:marRight w:val="0"/>
              <w:marTop w:val="0"/>
              <w:marBottom w:val="0"/>
              <w:divBdr>
                <w:top w:val="none" w:sz="0" w:space="0" w:color="auto"/>
                <w:left w:val="none" w:sz="0" w:space="0" w:color="auto"/>
                <w:bottom w:val="none" w:sz="0" w:space="0" w:color="auto"/>
                <w:right w:val="none" w:sz="0" w:space="0" w:color="auto"/>
              </w:divBdr>
            </w:div>
            <w:div w:id="793671850">
              <w:marLeft w:val="0"/>
              <w:marRight w:val="0"/>
              <w:marTop w:val="0"/>
              <w:marBottom w:val="0"/>
              <w:divBdr>
                <w:top w:val="none" w:sz="0" w:space="0" w:color="auto"/>
                <w:left w:val="none" w:sz="0" w:space="0" w:color="auto"/>
                <w:bottom w:val="none" w:sz="0" w:space="0" w:color="auto"/>
                <w:right w:val="none" w:sz="0" w:space="0" w:color="auto"/>
              </w:divBdr>
            </w:div>
            <w:div w:id="795372811">
              <w:marLeft w:val="0"/>
              <w:marRight w:val="0"/>
              <w:marTop w:val="0"/>
              <w:marBottom w:val="0"/>
              <w:divBdr>
                <w:top w:val="none" w:sz="0" w:space="0" w:color="auto"/>
                <w:left w:val="none" w:sz="0" w:space="0" w:color="auto"/>
                <w:bottom w:val="none" w:sz="0" w:space="0" w:color="auto"/>
                <w:right w:val="none" w:sz="0" w:space="0" w:color="auto"/>
              </w:divBdr>
            </w:div>
            <w:div w:id="795414852">
              <w:marLeft w:val="0"/>
              <w:marRight w:val="0"/>
              <w:marTop w:val="0"/>
              <w:marBottom w:val="0"/>
              <w:divBdr>
                <w:top w:val="none" w:sz="0" w:space="0" w:color="auto"/>
                <w:left w:val="none" w:sz="0" w:space="0" w:color="auto"/>
                <w:bottom w:val="none" w:sz="0" w:space="0" w:color="auto"/>
                <w:right w:val="none" w:sz="0" w:space="0" w:color="auto"/>
              </w:divBdr>
            </w:div>
            <w:div w:id="796221921">
              <w:marLeft w:val="0"/>
              <w:marRight w:val="0"/>
              <w:marTop w:val="0"/>
              <w:marBottom w:val="0"/>
              <w:divBdr>
                <w:top w:val="none" w:sz="0" w:space="0" w:color="auto"/>
                <w:left w:val="none" w:sz="0" w:space="0" w:color="auto"/>
                <w:bottom w:val="none" w:sz="0" w:space="0" w:color="auto"/>
                <w:right w:val="none" w:sz="0" w:space="0" w:color="auto"/>
              </w:divBdr>
            </w:div>
            <w:div w:id="800148657">
              <w:marLeft w:val="0"/>
              <w:marRight w:val="0"/>
              <w:marTop w:val="0"/>
              <w:marBottom w:val="0"/>
              <w:divBdr>
                <w:top w:val="none" w:sz="0" w:space="0" w:color="auto"/>
                <w:left w:val="none" w:sz="0" w:space="0" w:color="auto"/>
                <w:bottom w:val="none" w:sz="0" w:space="0" w:color="auto"/>
                <w:right w:val="none" w:sz="0" w:space="0" w:color="auto"/>
              </w:divBdr>
            </w:div>
            <w:div w:id="805586371">
              <w:marLeft w:val="0"/>
              <w:marRight w:val="0"/>
              <w:marTop w:val="0"/>
              <w:marBottom w:val="0"/>
              <w:divBdr>
                <w:top w:val="none" w:sz="0" w:space="0" w:color="auto"/>
                <w:left w:val="none" w:sz="0" w:space="0" w:color="auto"/>
                <w:bottom w:val="none" w:sz="0" w:space="0" w:color="auto"/>
                <w:right w:val="none" w:sz="0" w:space="0" w:color="auto"/>
              </w:divBdr>
            </w:div>
            <w:div w:id="806360148">
              <w:marLeft w:val="0"/>
              <w:marRight w:val="0"/>
              <w:marTop w:val="0"/>
              <w:marBottom w:val="0"/>
              <w:divBdr>
                <w:top w:val="none" w:sz="0" w:space="0" w:color="auto"/>
                <w:left w:val="none" w:sz="0" w:space="0" w:color="auto"/>
                <w:bottom w:val="none" w:sz="0" w:space="0" w:color="auto"/>
                <w:right w:val="none" w:sz="0" w:space="0" w:color="auto"/>
              </w:divBdr>
            </w:div>
            <w:div w:id="806436157">
              <w:marLeft w:val="0"/>
              <w:marRight w:val="0"/>
              <w:marTop w:val="0"/>
              <w:marBottom w:val="0"/>
              <w:divBdr>
                <w:top w:val="none" w:sz="0" w:space="0" w:color="auto"/>
                <w:left w:val="none" w:sz="0" w:space="0" w:color="auto"/>
                <w:bottom w:val="none" w:sz="0" w:space="0" w:color="auto"/>
                <w:right w:val="none" w:sz="0" w:space="0" w:color="auto"/>
              </w:divBdr>
            </w:div>
            <w:div w:id="806555504">
              <w:marLeft w:val="0"/>
              <w:marRight w:val="0"/>
              <w:marTop w:val="0"/>
              <w:marBottom w:val="0"/>
              <w:divBdr>
                <w:top w:val="none" w:sz="0" w:space="0" w:color="auto"/>
                <w:left w:val="none" w:sz="0" w:space="0" w:color="auto"/>
                <w:bottom w:val="none" w:sz="0" w:space="0" w:color="auto"/>
                <w:right w:val="none" w:sz="0" w:space="0" w:color="auto"/>
              </w:divBdr>
            </w:div>
            <w:div w:id="808670752">
              <w:marLeft w:val="0"/>
              <w:marRight w:val="0"/>
              <w:marTop w:val="0"/>
              <w:marBottom w:val="0"/>
              <w:divBdr>
                <w:top w:val="none" w:sz="0" w:space="0" w:color="auto"/>
                <w:left w:val="none" w:sz="0" w:space="0" w:color="auto"/>
                <w:bottom w:val="none" w:sz="0" w:space="0" w:color="auto"/>
                <w:right w:val="none" w:sz="0" w:space="0" w:color="auto"/>
              </w:divBdr>
            </w:div>
            <w:div w:id="811562675">
              <w:marLeft w:val="0"/>
              <w:marRight w:val="0"/>
              <w:marTop w:val="0"/>
              <w:marBottom w:val="0"/>
              <w:divBdr>
                <w:top w:val="none" w:sz="0" w:space="0" w:color="auto"/>
                <w:left w:val="none" w:sz="0" w:space="0" w:color="auto"/>
                <w:bottom w:val="none" w:sz="0" w:space="0" w:color="auto"/>
                <w:right w:val="none" w:sz="0" w:space="0" w:color="auto"/>
              </w:divBdr>
            </w:div>
            <w:div w:id="814645038">
              <w:marLeft w:val="0"/>
              <w:marRight w:val="0"/>
              <w:marTop w:val="0"/>
              <w:marBottom w:val="0"/>
              <w:divBdr>
                <w:top w:val="none" w:sz="0" w:space="0" w:color="auto"/>
                <w:left w:val="none" w:sz="0" w:space="0" w:color="auto"/>
                <w:bottom w:val="none" w:sz="0" w:space="0" w:color="auto"/>
                <w:right w:val="none" w:sz="0" w:space="0" w:color="auto"/>
              </w:divBdr>
            </w:div>
            <w:div w:id="825098574">
              <w:marLeft w:val="0"/>
              <w:marRight w:val="0"/>
              <w:marTop w:val="0"/>
              <w:marBottom w:val="0"/>
              <w:divBdr>
                <w:top w:val="none" w:sz="0" w:space="0" w:color="auto"/>
                <w:left w:val="none" w:sz="0" w:space="0" w:color="auto"/>
                <w:bottom w:val="none" w:sz="0" w:space="0" w:color="auto"/>
                <w:right w:val="none" w:sz="0" w:space="0" w:color="auto"/>
              </w:divBdr>
            </w:div>
            <w:div w:id="837236486">
              <w:marLeft w:val="0"/>
              <w:marRight w:val="0"/>
              <w:marTop w:val="0"/>
              <w:marBottom w:val="0"/>
              <w:divBdr>
                <w:top w:val="none" w:sz="0" w:space="0" w:color="auto"/>
                <w:left w:val="none" w:sz="0" w:space="0" w:color="auto"/>
                <w:bottom w:val="none" w:sz="0" w:space="0" w:color="auto"/>
                <w:right w:val="none" w:sz="0" w:space="0" w:color="auto"/>
              </w:divBdr>
            </w:div>
            <w:div w:id="848907050">
              <w:marLeft w:val="0"/>
              <w:marRight w:val="0"/>
              <w:marTop w:val="0"/>
              <w:marBottom w:val="0"/>
              <w:divBdr>
                <w:top w:val="none" w:sz="0" w:space="0" w:color="auto"/>
                <w:left w:val="none" w:sz="0" w:space="0" w:color="auto"/>
                <w:bottom w:val="none" w:sz="0" w:space="0" w:color="auto"/>
                <w:right w:val="none" w:sz="0" w:space="0" w:color="auto"/>
              </w:divBdr>
            </w:div>
            <w:div w:id="851797170">
              <w:marLeft w:val="0"/>
              <w:marRight w:val="0"/>
              <w:marTop w:val="0"/>
              <w:marBottom w:val="0"/>
              <w:divBdr>
                <w:top w:val="none" w:sz="0" w:space="0" w:color="auto"/>
                <w:left w:val="none" w:sz="0" w:space="0" w:color="auto"/>
                <w:bottom w:val="none" w:sz="0" w:space="0" w:color="auto"/>
                <w:right w:val="none" w:sz="0" w:space="0" w:color="auto"/>
              </w:divBdr>
            </w:div>
            <w:div w:id="852957805">
              <w:marLeft w:val="0"/>
              <w:marRight w:val="0"/>
              <w:marTop w:val="0"/>
              <w:marBottom w:val="0"/>
              <w:divBdr>
                <w:top w:val="none" w:sz="0" w:space="0" w:color="auto"/>
                <w:left w:val="none" w:sz="0" w:space="0" w:color="auto"/>
                <w:bottom w:val="none" w:sz="0" w:space="0" w:color="auto"/>
                <w:right w:val="none" w:sz="0" w:space="0" w:color="auto"/>
              </w:divBdr>
            </w:div>
            <w:div w:id="862472017">
              <w:marLeft w:val="0"/>
              <w:marRight w:val="0"/>
              <w:marTop w:val="0"/>
              <w:marBottom w:val="0"/>
              <w:divBdr>
                <w:top w:val="none" w:sz="0" w:space="0" w:color="auto"/>
                <w:left w:val="none" w:sz="0" w:space="0" w:color="auto"/>
                <w:bottom w:val="none" w:sz="0" w:space="0" w:color="auto"/>
                <w:right w:val="none" w:sz="0" w:space="0" w:color="auto"/>
              </w:divBdr>
            </w:div>
            <w:div w:id="866255194">
              <w:marLeft w:val="0"/>
              <w:marRight w:val="0"/>
              <w:marTop w:val="0"/>
              <w:marBottom w:val="0"/>
              <w:divBdr>
                <w:top w:val="none" w:sz="0" w:space="0" w:color="auto"/>
                <w:left w:val="none" w:sz="0" w:space="0" w:color="auto"/>
                <w:bottom w:val="none" w:sz="0" w:space="0" w:color="auto"/>
                <w:right w:val="none" w:sz="0" w:space="0" w:color="auto"/>
              </w:divBdr>
            </w:div>
            <w:div w:id="881864156">
              <w:marLeft w:val="0"/>
              <w:marRight w:val="0"/>
              <w:marTop w:val="0"/>
              <w:marBottom w:val="0"/>
              <w:divBdr>
                <w:top w:val="none" w:sz="0" w:space="0" w:color="auto"/>
                <w:left w:val="none" w:sz="0" w:space="0" w:color="auto"/>
                <w:bottom w:val="none" w:sz="0" w:space="0" w:color="auto"/>
                <w:right w:val="none" w:sz="0" w:space="0" w:color="auto"/>
              </w:divBdr>
            </w:div>
            <w:div w:id="884876751">
              <w:marLeft w:val="0"/>
              <w:marRight w:val="0"/>
              <w:marTop w:val="0"/>
              <w:marBottom w:val="0"/>
              <w:divBdr>
                <w:top w:val="none" w:sz="0" w:space="0" w:color="auto"/>
                <w:left w:val="none" w:sz="0" w:space="0" w:color="auto"/>
                <w:bottom w:val="none" w:sz="0" w:space="0" w:color="auto"/>
                <w:right w:val="none" w:sz="0" w:space="0" w:color="auto"/>
              </w:divBdr>
            </w:div>
            <w:div w:id="888225554">
              <w:marLeft w:val="0"/>
              <w:marRight w:val="0"/>
              <w:marTop w:val="0"/>
              <w:marBottom w:val="0"/>
              <w:divBdr>
                <w:top w:val="none" w:sz="0" w:space="0" w:color="auto"/>
                <w:left w:val="none" w:sz="0" w:space="0" w:color="auto"/>
                <w:bottom w:val="none" w:sz="0" w:space="0" w:color="auto"/>
                <w:right w:val="none" w:sz="0" w:space="0" w:color="auto"/>
              </w:divBdr>
            </w:div>
            <w:div w:id="896477975">
              <w:marLeft w:val="0"/>
              <w:marRight w:val="0"/>
              <w:marTop w:val="0"/>
              <w:marBottom w:val="0"/>
              <w:divBdr>
                <w:top w:val="none" w:sz="0" w:space="0" w:color="auto"/>
                <w:left w:val="none" w:sz="0" w:space="0" w:color="auto"/>
                <w:bottom w:val="none" w:sz="0" w:space="0" w:color="auto"/>
                <w:right w:val="none" w:sz="0" w:space="0" w:color="auto"/>
              </w:divBdr>
            </w:div>
            <w:div w:id="901015872">
              <w:marLeft w:val="0"/>
              <w:marRight w:val="0"/>
              <w:marTop w:val="0"/>
              <w:marBottom w:val="0"/>
              <w:divBdr>
                <w:top w:val="none" w:sz="0" w:space="0" w:color="auto"/>
                <w:left w:val="none" w:sz="0" w:space="0" w:color="auto"/>
                <w:bottom w:val="none" w:sz="0" w:space="0" w:color="auto"/>
                <w:right w:val="none" w:sz="0" w:space="0" w:color="auto"/>
              </w:divBdr>
            </w:div>
            <w:div w:id="902057145">
              <w:marLeft w:val="0"/>
              <w:marRight w:val="0"/>
              <w:marTop w:val="0"/>
              <w:marBottom w:val="0"/>
              <w:divBdr>
                <w:top w:val="none" w:sz="0" w:space="0" w:color="auto"/>
                <w:left w:val="none" w:sz="0" w:space="0" w:color="auto"/>
                <w:bottom w:val="none" w:sz="0" w:space="0" w:color="auto"/>
                <w:right w:val="none" w:sz="0" w:space="0" w:color="auto"/>
              </w:divBdr>
            </w:div>
            <w:div w:id="902837012">
              <w:marLeft w:val="0"/>
              <w:marRight w:val="0"/>
              <w:marTop w:val="0"/>
              <w:marBottom w:val="0"/>
              <w:divBdr>
                <w:top w:val="none" w:sz="0" w:space="0" w:color="auto"/>
                <w:left w:val="none" w:sz="0" w:space="0" w:color="auto"/>
                <w:bottom w:val="none" w:sz="0" w:space="0" w:color="auto"/>
                <w:right w:val="none" w:sz="0" w:space="0" w:color="auto"/>
              </w:divBdr>
            </w:div>
            <w:div w:id="904604051">
              <w:marLeft w:val="0"/>
              <w:marRight w:val="0"/>
              <w:marTop w:val="0"/>
              <w:marBottom w:val="0"/>
              <w:divBdr>
                <w:top w:val="none" w:sz="0" w:space="0" w:color="auto"/>
                <w:left w:val="none" w:sz="0" w:space="0" w:color="auto"/>
                <w:bottom w:val="none" w:sz="0" w:space="0" w:color="auto"/>
                <w:right w:val="none" w:sz="0" w:space="0" w:color="auto"/>
              </w:divBdr>
            </w:div>
            <w:div w:id="906646148">
              <w:marLeft w:val="0"/>
              <w:marRight w:val="0"/>
              <w:marTop w:val="0"/>
              <w:marBottom w:val="0"/>
              <w:divBdr>
                <w:top w:val="none" w:sz="0" w:space="0" w:color="auto"/>
                <w:left w:val="none" w:sz="0" w:space="0" w:color="auto"/>
                <w:bottom w:val="none" w:sz="0" w:space="0" w:color="auto"/>
                <w:right w:val="none" w:sz="0" w:space="0" w:color="auto"/>
              </w:divBdr>
            </w:div>
            <w:div w:id="918562723">
              <w:marLeft w:val="0"/>
              <w:marRight w:val="0"/>
              <w:marTop w:val="0"/>
              <w:marBottom w:val="0"/>
              <w:divBdr>
                <w:top w:val="none" w:sz="0" w:space="0" w:color="auto"/>
                <w:left w:val="none" w:sz="0" w:space="0" w:color="auto"/>
                <w:bottom w:val="none" w:sz="0" w:space="0" w:color="auto"/>
                <w:right w:val="none" w:sz="0" w:space="0" w:color="auto"/>
              </w:divBdr>
            </w:div>
            <w:div w:id="922496342">
              <w:marLeft w:val="0"/>
              <w:marRight w:val="0"/>
              <w:marTop w:val="0"/>
              <w:marBottom w:val="0"/>
              <w:divBdr>
                <w:top w:val="none" w:sz="0" w:space="0" w:color="auto"/>
                <w:left w:val="none" w:sz="0" w:space="0" w:color="auto"/>
                <w:bottom w:val="none" w:sz="0" w:space="0" w:color="auto"/>
                <w:right w:val="none" w:sz="0" w:space="0" w:color="auto"/>
              </w:divBdr>
            </w:div>
            <w:div w:id="926689754">
              <w:marLeft w:val="0"/>
              <w:marRight w:val="0"/>
              <w:marTop w:val="0"/>
              <w:marBottom w:val="0"/>
              <w:divBdr>
                <w:top w:val="none" w:sz="0" w:space="0" w:color="auto"/>
                <w:left w:val="none" w:sz="0" w:space="0" w:color="auto"/>
                <w:bottom w:val="none" w:sz="0" w:space="0" w:color="auto"/>
                <w:right w:val="none" w:sz="0" w:space="0" w:color="auto"/>
              </w:divBdr>
            </w:div>
            <w:div w:id="929702198">
              <w:marLeft w:val="0"/>
              <w:marRight w:val="0"/>
              <w:marTop w:val="0"/>
              <w:marBottom w:val="0"/>
              <w:divBdr>
                <w:top w:val="none" w:sz="0" w:space="0" w:color="auto"/>
                <w:left w:val="none" w:sz="0" w:space="0" w:color="auto"/>
                <w:bottom w:val="none" w:sz="0" w:space="0" w:color="auto"/>
                <w:right w:val="none" w:sz="0" w:space="0" w:color="auto"/>
              </w:divBdr>
            </w:div>
            <w:div w:id="932515727">
              <w:marLeft w:val="0"/>
              <w:marRight w:val="0"/>
              <w:marTop w:val="0"/>
              <w:marBottom w:val="0"/>
              <w:divBdr>
                <w:top w:val="none" w:sz="0" w:space="0" w:color="auto"/>
                <w:left w:val="none" w:sz="0" w:space="0" w:color="auto"/>
                <w:bottom w:val="none" w:sz="0" w:space="0" w:color="auto"/>
                <w:right w:val="none" w:sz="0" w:space="0" w:color="auto"/>
              </w:divBdr>
            </w:div>
            <w:div w:id="933704125">
              <w:marLeft w:val="0"/>
              <w:marRight w:val="0"/>
              <w:marTop w:val="0"/>
              <w:marBottom w:val="0"/>
              <w:divBdr>
                <w:top w:val="none" w:sz="0" w:space="0" w:color="auto"/>
                <w:left w:val="none" w:sz="0" w:space="0" w:color="auto"/>
                <w:bottom w:val="none" w:sz="0" w:space="0" w:color="auto"/>
                <w:right w:val="none" w:sz="0" w:space="0" w:color="auto"/>
              </w:divBdr>
            </w:div>
            <w:div w:id="938874534">
              <w:marLeft w:val="0"/>
              <w:marRight w:val="0"/>
              <w:marTop w:val="0"/>
              <w:marBottom w:val="0"/>
              <w:divBdr>
                <w:top w:val="none" w:sz="0" w:space="0" w:color="auto"/>
                <w:left w:val="none" w:sz="0" w:space="0" w:color="auto"/>
                <w:bottom w:val="none" w:sz="0" w:space="0" w:color="auto"/>
                <w:right w:val="none" w:sz="0" w:space="0" w:color="auto"/>
              </w:divBdr>
            </w:div>
            <w:div w:id="946497424">
              <w:marLeft w:val="0"/>
              <w:marRight w:val="0"/>
              <w:marTop w:val="0"/>
              <w:marBottom w:val="0"/>
              <w:divBdr>
                <w:top w:val="none" w:sz="0" w:space="0" w:color="auto"/>
                <w:left w:val="none" w:sz="0" w:space="0" w:color="auto"/>
                <w:bottom w:val="none" w:sz="0" w:space="0" w:color="auto"/>
                <w:right w:val="none" w:sz="0" w:space="0" w:color="auto"/>
              </w:divBdr>
            </w:div>
            <w:div w:id="947005793">
              <w:marLeft w:val="0"/>
              <w:marRight w:val="0"/>
              <w:marTop w:val="0"/>
              <w:marBottom w:val="0"/>
              <w:divBdr>
                <w:top w:val="none" w:sz="0" w:space="0" w:color="auto"/>
                <w:left w:val="none" w:sz="0" w:space="0" w:color="auto"/>
                <w:bottom w:val="none" w:sz="0" w:space="0" w:color="auto"/>
                <w:right w:val="none" w:sz="0" w:space="0" w:color="auto"/>
              </w:divBdr>
            </w:div>
            <w:div w:id="960724272">
              <w:marLeft w:val="0"/>
              <w:marRight w:val="0"/>
              <w:marTop w:val="0"/>
              <w:marBottom w:val="0"/>
              <w:divBdr>
                <w:top w:val="none" w:sz="0" w:space="0" w:color="auto"/>
                <w:left w:val="none" w:sz="0" w:space="0" w:color="auto"/>
                <w:bottom w:val="none" w:sz="0" w:space="0" w:color="auto"/>
                <w:right w:val="none" w:sz="0" w:space="0" w:color="auto"/>
              </w:divBdr>
            </w:div>
            <w:div w:id="971060138">
              <w:marLeft w:val="0"/>
              <w:marRight w:val="0"/>
              <w:marTop w:val="0"/>
              <w:marBottom w:val="0"/>
              <w:divBdr>
                <w:top w:val="none" w:sz="0" w:space="0" w:color="auto"/>
                <w:left w:val="none" w:sz="0" w:space="0" w:color="auto"/>
                <w:bottom w:val="none" w:sz="0" w:space="0" w:color="auto"/>
                <w:right w:val="none" w:sz="0" w:space="0" w:color="auto"/>
              </w:divBdr>
            </w:div>
            <w:div w:id="971207835">
              <w:marLeft w:val="0"/>
              <w:marRight w:val="0"/>
              <w:marTop w:val="0"/>
              <w:marBottom w:val="0"/>
              <w:divBdr>
                <w:top w:val="none" w:sz="0" w:space="0" w:color="auto"/>
                <w:left w:val="none" w:sz="0" w:space="0" w:color="auto"/>
                <w:bottom w:val="none" w:sz="0" w:space="0" w:color="auto"/>
                <w:right w:val="none" w:sz="0" w:space="0" w:color="auto"/>
              </w:divBdr>
            </w:div>
            <w:div w:id="972294053">
              <w:marLeft w:val="0"/>
              <w:marRight w:val="0"/>
              <w:marTop w:val="0"/>
              <w:marBottom w:val="0"/>
              <w:divBdr>
                <w:top w:val="none" w:sz="0" w:space="0" w:color="auto"/>
                <w:left w:val="none" w:sz="0" w:space="0" w:color="auto"/>
                <w:bottom w:val="none" w:sz="0" w:space="0" w:color="auto"/>
                <w:right w:val="none" w:sz="0" w:space="0" w:color="auto"/>
              </w:divBdr>
            </w:div>
            <w:div w:id="985547685">
              <w:marLeft w:val="0"/>
              <w:marRight w:val="0"/>
              <w:marTop w:val="0"/>
              <w:marBottom w:val="0"/>
              <w:divBdr>
                <w:top w:val="none" w:sz="0" w:space="0" w:color="auto"/>
                <w:left w:val="none" w:sz="0" w:space="0" w:color="auto"/>
                <w:bottom w:val="none" w:sz="0" w:space="0" w:color="auto"/>
                <w:right w:val="none" w:sz="0" w:space="0" w:color="auto"/>
              </w:divBdr>
            </w:div>
            <w:div w:id="987708336">
              <w:marLeft w:val="0"/>
              <w:marRight w:val="0"/>
              <w:marTop w:val="0"/>
              <w:marBottom w:val="0"/>
              <w:divBdr>
                <w:top w:val="none" w:sz="0" w:space="0" w:color="auto"/>
                <w:left w:val="none" w:sz="0" w:space="0" w:color="auto"/>
                <w:bottom w:val="none" w:sz="0" w:space="0" w:color="auto"/>
                <w:right w:val="none" w:sz="0" w:space="0" w:color="auto"/>
              </w:divBdr>
            </w:div>
            <w:div w:id="994841707">
              <w:marLeft w:val="0"/>
              <w:marRight w:val="0"/>
              <w:marTop w:val="0"/>
              <w:marBottom w:val="0"/>
              <w:divBdr>
                <w:top w:val="none" w:sz="0" w:space="0" w:color="auto"/>
                <w:left w:val="none" w:sz="0" w:space="0" w:color="auto"/>
                <w:bottom w:val="none" w:sz="0" w:space="0" w:color="auto"/>
                <w:right w:val="none" w:sz="0" w:space="0" w:color="auto"/>
              </w:divBdr>
            </w:div>
            <w:div w:id="994920953">
              <w:marLeft w:val="0"/>
              <w:marRight w:val="0"/>
              <w:marTop w:val="0"/>
              <w:marBottom w:val="0"/>
              <w:divBdr>
                <w:top w:val="none" w:sz="0" w:space="0" w:color="auto"/>
                <w:left w:val="none" w:sz="0" w:space="0" w:color="auto"/>
                <w:bottom w:val="none" w:sz="0" w:space="0" w:color="auto"/>
                <w:right w:val="none" w:sz="0" w:space="0" w:color="auto"/>
              </w:divBdr>
            </w:div>
            <w:div w:id="999506631">
              <w:marLeft w:val="0"/>
              <w:marRight w:val="0"/>
              <w:marTop w:val="0"/>
              <w:marBottom w:val="0"/>
              <w:divBdr>
                <w:top w:val="none" w:sz="0" w:space="0" w:color="auto"/>
                <w:left w:val="none" w:sz="0" w:space="0" w:color="auto"/>
                <w:bottom w:val="none" w:sz="0" w:space="0" w:color="auto"/>
                <w:right w:val="none" w:sz="0" w:space="0" w:color="auto"/>
              </w:divBdr>
            </w:div>
            <w:div w:id="1002274812">
              <w:marLeft w:val="0"/>
              <w:marRight w:val="0"/>
              <w:marTop w:val="0"/>
              <w:marBottom w:val="0"/>
              <w:divBdr>
                <w:top w:val="none" w:sz="0" w:space="0" w:color="auto"/>
                <w:left w:val="none" w:sz="0" w:space="0" w:color="auto"/>
                <w:bottom w:val="none" w:sz="0" w:space="0" w:color="auto"/>
                <w:right w:val="none" w:sz="0" w:space="0" w:color="auto"/>
              </w:divBdr>
            </w:div>
            <w:div w:id="1003433992">
              <w:marLeft w:val="0"/>
              <w:marRight w:val="0"/>
              <w:marTop w:val="0"/>
              <w:marBottom w:val="0"/>
              <w:divBdr>
                <w:top w:val="none" w:sz="0" w:space="0" w:color="auto"/>
                <w:left w:val="none" w:sz="0" w:space="0" w:color="auto"/>
                <w:bottom w:val="none" w:sz="0" w:space="0" w:color="auto"/>
                <w:right w:val="none" w:sz="0" w:space="0" w:color="auto"/>
              </w:divBdr>
            </w:div>
            <w:div w:id="1010181064">
              <w:marLeft w:val="0"/>
              <w:marRight w:val="0"/>
              <w:marTop w:val="0"/>
              <w:marBottom w:val="0"/>
              <w:divBdr>
                <w:top w:val="none" w:sz="0" w:space="0" w:color="auto"/>
                <w:left w:val="none" w:sz="0" w:space="0" w:color="auto"/>
                <w:bottom w:val="none" w:sz="0" w:space="0" w:color="auto"/>
                <w:right w:val="none" w:sz="0" w:space="0" w:color="auto"/>
              </w:divBdr>
            </w:div>
            <w:div w:id="1015233782">
              <w:marLeft w:val="0"/>
              <w:marRight w:val="0"/>
              <w:marTop w:val="0"/>
              <w:marBottom w:val="0"/>
              <w:divBdr>
                <w:top w:val="none" w:sz="0" w:space="0" w:color="auto"/>
                <w:left w:val="none" w:sz="0" w:space="0" w:color="auto"/>
                <w:bottom w:val="none" w:sz="0" w:space="0" w:color="auto"/>
                <w:right w:val="none" w:sz="0" w:space="0" w:color="auto"/>
              </w:divBdr>
            </w:div>
            <w:div w:id="1021203056">
              <w:marLeft w:val="0"/>
              <w:marRight w:val="0"/>
              <w:marTop w:val="0"/>
              <w:marBottom w:val="0"/>
              <w:divBdr>
                <w:top w:val="none" w:sz="0" w:space="0" w:color="auto"/>
                <w:left w:val="none" w:sz="0" w:space="0" w:color="auto"/>
                <w:bottom w:val="none" w:sz="0" w:space="0" w:color="auto"/>
                <w:right w:val="none" w:sz="0" w:space="0" w:color="auto"/>
              </w:divBdr>
            </w:div>
            <w:div w:id="1022245700">
              <w:marLeft w:val="0"/>
              <w:marRight w:val="0"/>
              <w:marTop w:val="0"/>
              <w:marBottom w:val="0"/>
              <w:divBdr>
                <w:top w:val="none" w:sz="0" w:space="0" w:color="auto"/>
                <w:left w:val="none" w:sz="0" w:space="0" w:color="auto"/>
                <w:bottom w:val="none" w:sz="0" w:space="0" w:color="auto"/>
                <w:right w:val="none" w:sz="0" w:space="0" w:color="auto"/>
              </w:divBdr>
            </w:div>
            <w:div w:id="1029720621">
              <w:marLeft w:val="0"/>
              <w:marRight w:val="0"/>
              <w:marTop w:val="0"/>
              <w:marBottom w:val="0"/>
              <w:divBdr>
                <w:top w:val="none" w:sz="0" w:space="0" w:color="auto"/>
                <w:left w:val="none" w:sz="0" w:space="0" w:color="auto"/>
                <w:bottom w:val="none" w:sz="0" w:space="0" w:color="auto"/>
                <w:right w:val="none" w:sz="0" w:space="0" w:color="auto"/>
              </w:divBdr>
            </w:div>
            <w:div w:id="1031608267">
              <w:marLeft w:val="0"/>
              <w:marRight w:val="0"/>
              <w:marTop w:val="0"/>
              <w:marBottom w:val="0"/>
              <w:divBdr>
                <w:top w:val="none" w:sz="0" w:space="0" w:color="auto"/>
                <w:left w:val="none" w:sz="0" w:space="0" w:color="auto"/>
                <w:bottom w:val="none" w:sz="0" w:space="0" w:color="auto"/>
                <w:right w:val="none" w:sz="0" w:space="0" w:color="auto"/>
              </w:divBdr>
            </w:div>
            <w:div w:id="1031611725">
              <w:marLeft w:val="0"/>
              <w:marRight w:val="0"/>
              <w:marTop w:val="0"/>
              <w:marBottom w:val="0"/>
              <w:divBdr>
                <w:top w:val="none" w:sz="0" w:space="0" w:color="auto"/>
                <w:left w:val="none" w:sz="0" w:space="0" w:color="auto"/>
                <w:bottom w:val="none" w:sz="0" w:space="0" w:color="auto"/>
                <w:right w:val="none" w:sz="0" w:space="0" w:color="auto"/>
              </w:divBdr>
            </w:div>
            <w:div w:id="1038118073">
              <w:marLeft w:val="0"/>
              <w:marRight w:val="0"/>
              <w:marTop w:val="0"/>
              <w:marBottom w:val="0"/>
              <w:divBdr>
                <w:top w:val="none" w:sz="0" w:space="0" w:color="auto"/>
                <w:left w:val="none" w:sz="0" w:space="0" w:color="auto"/>
                <w:bottom w:val="none" w:sz="0" w:space="0" w:color="auto"/>
                <w:right w:val="none" w:sz="0" w:space="0" w:color="auto"/>
              </w:divBdr>
            </w:div>
            <w:div w:id="1045443999">
              <w:marLeft w:val="0"/>
              <w:marRight w:val="0"/>
              <w:marTop w:val="0"/>
              <w:marBottom w:val="0"/>
              <w:divBdr>
                <w:top w:val="none" w:sz="0" w:space="0" w:color="auto"/>
                <w:left w:val="none" w:sz="0" w:space="0" w:color="auto"/>
                <w:bottom w:val="none" w:sz="0" w:space="0" w:color="auto"/>
                <w:right w:val="none" w:sz="0" w:space="0" w:color="auto"/>
              </w:divBdr>
            </w:div>
            <w:div w:id="1047950135">
              <w:marLeft w:val="0"/>
              <w:marRight w:val="0"/>
              <w:marTop w:val="0"/>
              <w:marBottom w:val="0"/>
              <w:divBdr>
                <w:top w:val="none" w:sz="0" w:space="0" w:color="auto"/>
                <w:left w:val="none" w:sz="0" w:space="0" w:color="auto"/>
                <w:bottom w:val="none" w:sz="0" w:space="0" w:color="auto"/>
                <w:right w:val="none" w:sz="0" w:space="0" w:color="auto"/>
              </w:divBdr>
            </w:div>
            <w:div w:id="1048919436">
              <w:marLeft w:val="0"/>
              <w:marRight w:val="0"/>
              <w:marTop w:val="0"/>
              <w:marBottom w:val="0"/>
              <w:divBdr>
                <w:top w:val="none" w:sz="0" w:space="0" w:color="auto"/>
                <w:left w:val="none" w:sz="0" w:space="0" w:color="auto"/>
                <w:bottom w:val="none" w:sz="0" w:space="0" w:color="auto"/>
                <w:right w:val="none" w:sz="0" w:space="0" w:color="auto"/>
              </w:divBdr>
            </w:div>
            <w:div w:id="1053382151">
              <w:marLeft w:val="0"/>
              <w:marRight w:val="0"/>
              <w:marTop w:val="0"/>
              <w:marBottom w:val="0"/>
              <w:divBdr>
                <w:top w:val="none" w:sz="0" w:space="0" w:color="auto"/>
                <w:left w:val="none" w:sz="0" w:space="0" w:color="auto"/>
                <w:bottom w:val="none" w:sz="0" w:space="0" w:color="auto"/>
                <w:right w:val="none" w:sz="0" w:space="0" w:color="auto"/>
              </w:divBdr>
            </w:div>
            <w:div w:id="1054351784">
              <w:marLeft w:val="0"/>
              <w:marRight w:val="0"/>
              <w:marTop w:val="0"/>
              <w:marBottom w:val="0"/>
              <w:divBdr>
                <w:top w:val="none" w:sz="0" w:space="0" w:color="auto"/>
                <w:left w:val="none" w:sz="0" w:space="0" w:color="auto"/>
                <w:bottom w:val="none" w:sz="0" w:space="0" w:color="auto"/>
                <w:right w:val="none" w:sz="0" w:space="0" w:color="auto"/>
              </w:divBdr>
            </w:div>
            <w:div w:id="1057359123">
              <w:marLeft w:val="0"/>
              <w:marRight w:val="0"/>
              <w:marTop w:val="0"/>
              <w:marBottom w:val="0"/>
              <w:divBdr>
                <w:top w:val="none" w:sz="0" w:space="0" w:color="auto"/>
                <w:left w:val="none" w:sz="0" w:space="0" w:color="auto"/>
                <w:bottom w:val="none" w:sz="0" w:space="0" w:color="auto"/>
                <w:right w:val="none" w:sz="0" w:space="0" w:color="auto"/>
              </w:divBdr>
            </w:div>
            <w:div w:id="1057707164">
              <w:marLeft w:val="0"/>
              <w:marRight w:val="0"/>
              <w:marTop w:val="0"/>
              <w:marBottom w:val="0"/>
              <w:divBdr>
                <w:top w:val="none" w:sz="0" w:space="0" w:color="auto"/>
                <w:left w:val="none" w:sz="0" w:space="0" w:color="auto"/>
                <w:bottom w:val="none" w:sz="0" w:space="0" w:color="auto"/>
                <w:right w:val="none" w:sz="0" w:space="0" w:color="auto"/>
              </w:divBdr>
            </w:div>
            <w:div w:id="1059203653">
              <w:marLeft w:val="0"/>
              <w:marRight w:val="0"/>
              <w:marTop w:val="0"/>
              <w:marBottom w:val="0"/>
              <w:divBdr>
                <w:top w:val="none" w:sz="0" w:space="0" w:color="auto"/>
                <w:left w:val="none" w:sz="0" w:space="0" w:color="auto"/>
                <w:bottom w:val="none" w:sz="0" w:space="0" w:color="auto"/>
                <w:right w:val="none" w:sz="0" w:space="0" w:color="auto"/>
              </w:divBdr>
            </w:div>
            <w:div w:id="1059668652">
              <w:marLeft w:val="0"/>
              <w:marRight w:val="0"/>
              <w:marTop w:val="0"/>
              <w:marBottom w:val="0"/>
              <w:divBdr>
                <w:top w:val="none" w:sz="0" w:space="0" w:color="auto"/>
                <w:left w:val="none" w:sz="0" w:space="0" w:color="auto"/>
                <w:bottom w:val="none" w:sz="0" w:space="0" w:color="auto"/>
                <w:right w:val="none" w:sz="0" w:space="0" w:color="auto"/>
              </w:divBdr>
            </w:div>
            <w:div w:id="1063479761">
              <w:marLeft w:val="0"/>
              <w:marRight w:val="0"/>
              <w:marTop w:val="0"/>
              <w:marBottom w:val="0"/>
              <w:divBdr>
                <w:top w:val="none" w:sz="0" w:space="0" w:color="auto"/>
                <w:left w:val="none" w:sz="0" w:space="0" w:color="auto"/>
                <w:bottom w:val="none" w:sz="0" w:space="0" w:color="auto"/>
                <w:right w:val="none" w:sz="0" w:space="0" w:color="auto"/>
              </w:divBdr>
            </w:div>
            <w:div w:id="1069419806">
              <w:marLeft w:val="0"/>
              <w:marRight w:val="0"/>
              <w:marTop w:val="0"/>
              <w:marBottom w:val="0"/>
              <w:divBdr>
                <w:top w:val="none" w:sz="0" w:space="0" w:color="auto"/>
                <w:left w:val="none" w:sz="0" w:space="0" w:color="auto"/>
                <w:bottom w:val="none" w:sz="0" w:space="0" w:color="auto"/>
                <w:right w:val="none" w:sz="0" w:space="0" w:color="auto"/>
              </w:divBdr>
            </w:div>
            <w:div w:id="1083451758">
              <w:marLeft w:val="0"/>
              <w:marRight w:val="0"/>
              <w:marTop w:val="0"/>
              <w:marBottom w:val="0"/>
              <w:divBdr>
                <w:top w:val="none" w:sz="0" w:space="0" w:color="auto"/>
                <w:left w:val="none" w:sz="0" w:space="0" w:color="auto"/>
                <w:bottom w:val="none" w:sz="0" w:space="0" w:color="auto"/>
                <w:right w:val="none" w:sz="0" w:space="0" w:color="auto"/>
              </w:divBdr>
            </w:div>
            <w:div w:id="1084104534">
              <w:marLeft w:val="0"/>
              <w:marRight w:val="0"/>
              <w:marTop w:val="0"/>
              <w:marBottom w:val="0"/>
              <w:divBdr>
                <w:top w:val="none" w:sz="0" w:space="0" w:color="auto"/>
                <w:left w:val="none" w:sz="0" w:space="0" w:color="auto"/>
                <w:bottom w:val="none" w:sz="0" w:space="0" w:color="auto"/>
                <w:right w:val="none" w:sz="0" w:space="0" w:color="auto"/>
              </w:divBdr>
            </w:div>
            <w:div w:id="1084424497">
              <w:marLeft w:val="0"/>
              <w:marRight w:val="0"/>
              <w:marTop w:val="0"/>
              <w:marBottom w:val="0"/>
              <w:divBdr>
                <w:top w:val="none" w:sz="0" w:space="0" w:color="auto"/>
                <w:left w:val="none" w:sz="0" w:space="0" w:color="auto"/>
                <w:bottom w:val="none" w:sz="0" w:space="0" w:color="auto"/>
                <w:right w:val="none" w:sz="0" w:space="0" w:color="auto"/>
              </w:divBdr>
            </w:div>
            <w:div w:id="1084688985">
              <w:marLeft w:val="0"/>
              <w:marRight w:val="0"/>
              <w:marTop w:val="0"/>
              <w:marBottom w:val="0"/>
              <w:divBdr>
                <w:top w:val="none" w:sz="0" w:space="0" w:color="auto"/>
                <w:left w:val="none" w:sz="0" w:space="0" w:color="auto"/>
                <w:bottom w:val="none" w:sz="0" w:space="0" w:color="auto"/>
                <w:right w:val="none" w:sz="0" w:space="0" w:color="auto"/>
              </w:divBdr>
            </w:div>
            <w:div w:id="1090661715">
              <w:marLeft w:val="0"/>
              <w:marRight w:val="0"/>
              <w:marTop w:val="0"/>
              <w:marBottom w:val="0"/>
              <w:divBdr>
                <w:top w:val="none" w:sz="0" w:space="0" w:color="auto"/>
                <w:left w:val="none" w:sz="0" w:space="0" w:color="auto"/>
                <w:bottom w:val="none" w:sz="0" w:space="0" w:color="auto"/>
                <w:right w:val="none" w:sz="0" w:space="0" w:color="auto"/>
              </w:divBdr>
            </w:div>
            <w:div w:id="1092436581">
              <w:marLeft w:val="0"/>
              <w:marRight w:val="0"/>
              <w:marTop w:val="0"/>
              <w:marBottom w:val="0"/>
              <w:divBdr>
                <w:top w:val="none" w:sz="0" w:space="0" w:color="auto"/>
                <w:left w:val="none" w:sz="0" w:space="0" w:color="auto"/>
                <w:bottom w:val="none" w:sz="0" w:space="0" w:color="auto"/>
                <w:right w:val="none" w:sz="0" w:space="0" w:color="auto"/>
              </w:divBdr>
            </w:div>
            <w:div w:id="1093429885">
              <w:marLeft w:val="0"/>
              <w:marRight w:val="0"/>
              <w:marTop w:val="0"/>
              <w:marBottom w:val="0"/>
              <w:divBdr>
                <w:top w:val="none" w:sz="0" w:space="0" w:color="auto"/>
                <w:left w:val="none" w:sz="0" w:space="0" w:color="auto"/>
                <w:bottom w:val="none" w:sz="0" w:space="0" w:color="auto"/>
                <w:right w:val="none" w:sz="0" w:space="0" w:color="auto"/>
              </w:divBdr>
            </w:div>
            <w:div w:id="1118260008">
              <w:marLeft w:val="0"/>
              <w:marRight w:val="0"/>
              <w:marTop w:val="0"/>
              <w:marBottom w:val="0"/>
              <w:divBdr>
                <w:top w:val="none" w:sz="0" w:space="0" w:color="auto"/>
                <w:left w:val="none" w:sz="0" w:space="0" w:color="auto"/>
                <w:bottom w:val="none" w:sz="0" w:space="0" w:color="auto"/>
                <w:right w:val="none" w:sz="0" w:space="0" w:color="auto"/>
              </w:divBdr>
            </w:div>
            <w:div w:id="1129973210">
              <w:marLeft w:val="0"/>
              <w:marRight w:val="0"/>
              <w:marTop w:val="0"/>
              <w:marBottom w:val="0"/>
              <w:divBdr>
                <w:top w:val="none" w:sz="0" w:space="0" w:color="auto"/>
                <w:left w:val="none" w:sz="0" w:space="0" w:color="auto"/>
                <w:bottom w:val="none" w:sz="0" w:space="0" w:color="auto"/>
                <w:right w:val="none" w:sz="0" w:space="0" w:color="auto"/>
              </w:divBdr>
            </w:div>
            <w:div w:id="1130392077">
              <w:marLeft w:val="0"/>
              <w:marRight w:val="0"/>
              <w:marTop w:val="0"/>
              <w:marBottom w:val="0"/>
              <w:divBdr>
                <w:top w:val="none" w:sz="0" w:space="0" w:color="auto"/>
                <w:left w:val="none" w:sz="0" w:space="0" w:color="auto"/>
                <w:bottom w:val="none" w:sz="0" w:space="0" w:color="auto"/>
                <w:right w:val="none" w:sz="0" w:space="0" w:color="auto"/>
              </w:divBdr>
            </w:div>
            <w:div w:id="1133403963">
              <w:marLeft w:val="0"/>
              <w:marRight w:val="0"/>
              <w:marTop w:val="0"/>
              <w:marBottom w:val="0"/>
              <w:divBdr>
                <w:top w:val="none" w:sz="0" w:space="0" w:color="auto"/>
                <w:left w:val="none" w:sz="0" w:space="0" w:color="auto"/>
                <w:bottom w:val="none" w:sz="0" w:space="0" w:color="auto"/>
                <w:right w:val="none" w:sz="0" w:space="0" w:color="auto"/>
              </w:divBdr>
            </w:div>
            <w:div w:id="1134756410">
              <w:marLeft w:val="0"/>
              <w:marRight w:val="0"/>
              <w:marTop w:val="0"/>
              <w:marBottom w:val="0"/>
              <w:divBdr>
                <w:top w:val="none" w:sz="0" w:space="0" w:color="auto"/>
                <w:left w:val="none" w:sz="0" w:space="0" w:color="auto"/>
                <w:bottom w:val="none" w:sz="0" w:space="0" w:color="auto"/>
                <w:right w:val="none" w:sz="0" w:space="0" w:color="auto"/>
              </w:divBdr>
            </w:div>
            <w:div w:id="1135876684">
              <w:marLeft w:val="0"/>
              <w:marRight w:val="0"/>
              <w:marTop w:val="0"/>
              <w:marBottom w:val="0"/>
              <w:divBdr>
                <w:top w:val="none" w:sz="0" w:space="0" w:color="auto"/>
                <w:left w:val="none" w:sz="0" w:space="0" w:color="auto"/>
                <w:bottom w:val="none" w:sz="0" w:space="0" w:color="auto"/>
                <w:right w:val="none" w:sz="0" w:space="0" w:color="auto"/>
              </w:divBdr>
            </w:div>
            <w:div w:id="1144741236">
              <w:marLeft w:val="0"/>
              <w:marRight w:val="0"/>
              <w:marTop w:val="0"/>
              <w:marBottom w:val="0"/>
              <w:divBdr>
                <w:top w:val="none" w:sz="0" w:space="0" w:color="auto"/>
                <w:left w:val="none" w:sz="0" w:space="0" w:color="auto"/>
                <w:bottom w:val="none" w:sz="0" w:space="0" w:color="auto"/>
                <w:right w:val="none" w:sz="0" w:space="0" w:color="auto"/>
              </w:divBdr>
            </w:div>
            <w:div w:id="1146749015">
              <w:marLeft w:val="0"/>
              <w:marRight w:val="0"/>
              <w:marTop w:val="0"/>
              <w:marBottom w:val="0"/>
              <w:divBdr>
                <w:top w:val="none" w:sz="0" w:space="0" w:color="auto"/>
                <w:left w:val="none" w:sz="0" w:space="0" w:color="auto"/>
                <w:bottom w:val="none" w:sz="0" w:space="0" w:color="auto"/>
                <w:right w:val="none" w:sz="0" w:space="0" w:color="auto"/>
              </w:divBdr>
            </w:div>
            <w:div w:id="1148550983">
              <w:marLeft w:val="0"/>
              <w:marRight w:val="0"/>
              <w:marTop w:val="0"/>
              <w:marBottom w:val="0"/>
              <w:divBdr>
                <w:top w:val="none" w:sz="0" w:space="0" w:color="auto"/>
                <w:left w:val="none" w:sz="0" w:space="0" w:color="auto"/>
                <w:bottom w:val="none" w:sz="0" w:space="0" w:color="auto"/>
                <w:right w:val="none" w:sz="0" w:space="0" w:color="auto"/>
              </w:divBdr>
            </w:div>
            <w:div w:id="1156871519">
              <w:marLeft w:val="0"/>
              <w:marRight w:val="0"/>
              <w:marTop w:val="0"/>
              <w:marBottom w:val="0"/>
              <w:divBdr>
                <w:top w:val="none" w:sz="0" w:space="0" w:color="auto"/>
                <w:left w:val="none" w:sz="0" w:space="0" w:color="auto"/>
                <w:bottom w:val="none" w:sz="0" w:space="0" w:color="auto"/>
                <w:right w:val="none" w:sz="0" w:space="0" w:color="auto"/>
              </w:divBdr>
            </w:div>
            <w:div w:id="1188761154">
              <w:marLeft w:val="0"/>
              <w:marRight w:val="0"/>
              <w:marTop w:val="0"/>
              <w:marBottom w:val="0"/>
              <w:divBdr>
                <w:top w:val="none" w:sz="0" w:space="0" w:color="auto"/>
                <w:left w:val="none" w:sz="0" w:space="0" w:color="auto"/>
                <w:bottom w:val="none" w:sz="0" w:space="0" w:color="auto"/>
                <w:right w:val="none" w:sz="0" w:space="0" w:color="auto"/>
              </w:divBdr>
            </w:div>
            <w:div w:id="1193609230">
              <w:marLeft w:val="0"/>
              <w:marRight w:val="0"/>
              <w:marTop w:val="0"/>
              <w:marBottom w:val="0"/>
              <w:divBdr>
                <w:top w:val="none" w:sz="0" w:space="0" w:color="auto"/>
                <w:left w:val="none" w:sz="0" w:space="0" w:color="auto"/>
                <w:bottom w:val="none" w:sz="0" w:space="0" w:color="auto"/>
                <w:right w:val="none" w:sz="0" w:space="0" w:color="auto"/>
              </w:divBdr>
            </w:div>
            <w:div w:id="1195576088">
              <w:marLeft w:val="0"/>
              <w:marRight w:val="0"/>
              <w:marTop w:val="0"/>
              <w:marBottom w:val="0"/>
              <w:divBdr>
                <w:top w:val="none" w:sz="0" w:space="0" w:color="auto"/>
                <w:left w:val="none" w:sz="0" w:space="0" w:color="auto"/>
                <w:bottom w:val="none" w:sz="0" w:space="0" w:color="auto"/>
                <w:right w:val="none" w:sz="0" w:space="0" w:color="auto"/>
              </w:divBdr>
            </w:div>
            <w:div w:id="1204175994">
              <w:marLeft w:val="0"/>
              <w:marRight w:val="0"/>
              <w:marTop w:val="0"/>
              <w:marBottom w:val="0"/>
              <w:divBdr>
                <w:top w:val="none" w:sz="0" w:space="0" w:color="auto"/>
                <w:left w:val="none" w:sz="0" w:space="0" w:color="auto"/>
                <w:bottom w:val="none" w:sz="0" w:space="0" w:color="auto"/>
                <w:right w:val="none" w:sz="0" w:space="0" w:color="auto"/>
              </w:divBdr>
            </w:div>
            <w:div w:id="1206214490">
              <w:marLeft w:val="0"/>
              <w:marRight w:val="0"/>
              <w:marTop w:val="0"/>
              <w:marBottom w:val="0"/>
              <w:divBdr>
                <w:top w:val="none" w:sz="0" w:space="0" w:color="auto"/>
                <w:left w:val="none" w:sz="0" w:space="0" w:color="auto"/>
                <w:bottom w:val="none" w:sz="0" w:space="0" w:color="auto"/>
                <w:right w:val="none" w:sz="0" w:space="0" w:color="auto"/>
              </w:divBdr>
            </w:div>
            <w:div w:id="1216896150">
              <w:marLeft w:val="0"/>
              <w:marRight w:val="0"/>
              <w:marTop w:val="0"/>
              <w:marBottom w:val="0"/>
              <w:divBdr>
                <w:top w:val="none" w:sz="0" w:space="0" w:color="auto"/>
                <w:left w:val="none" w:sz="0" w:space="0" w:color="auto"/>
                <w:bottom w:val="none" w:sz="0" w:space="0" w:color="auto"/>
                <w:right w:val="none" w:sz="0" w:space="0" w:color="auto"/>
              </w:divBdr>
            </w:div>
            <w:div w:id="1218474035">
              <w:marLeft w:val="0"/>
              <w:marRight w:val="0"/>
              <w:marTop w:val="0"/>
              <w:marBottom w:val="0"/>
              <w:divBdr>
                <w:top w:val="none" w:sz="0" w:space="0" w:color="auto"/>
                <w:left w:val="none" w:sz="0" w:space="0" w:color="auto"/>
                <w:bottom w:val="none" w:sz="0" w:space="0" w:color="auto"/>
                <w:right w:val="none" w:sz="0" w:space="0" w:color="auto"/>
              </w:divBdr>
            </w:div>
            <w:div w:id="1223324699">
              <w:marLeft w:val="0"/>
              <w:marRight w:val="0"/>
              <w:marTop w:val="0"/>
              <w:marBottom w:val="0"/>
              <w:divBdr>
                <w:top w:val="none" w:sz="0" w:space="0" w:color="auto"/>
                <w:left w:val="none" w:sz="0" w:space="0" w:color="auto"/>
                <w:bottom w:val="none" w:sz="0" w:space="0" w:color="auto"/>
                <w:right w:val="none" w:sz="0" w:space="0" w:color="auto"/>
              </w:divBdr>
            </w:div>
            <w:div w:id="1227112525">
              <w:marLeft w:val="0"/>
              <w:marRight w:val="0"/>
              <w:marTop w:val="0"/>
              <w:marBottom w:val="0"/>
              <w:divBdr>
                <w:top w:val="none" w:sz="0" w:space="0" w:color="auto"/>
                <w:left w:val="none" w:sz="0" w:space="0" w:color="auto"/>
                <w:bottom w:val="none" w:sz="0" w:space="0" w:color="auto"/>
                <w:right w:val="none" w:sz="0" w:space="0" w:color="auto"/>
              </w:divBdr>
            </w:div>
            <w:div w:id="1230724139">
              <w:marLeft w:val="0"/>
              <w:marRight w:val="0"/>
              <w:marTop w:val="0"/>
              <w:marBottom w:val="0"/>
              <w:divBdr>
                <w:top w:val="none" w:sz="0" w:space="0" w:color="auto"/>
                <w:left w:val="none" w:sz="0" w:space="0" w:color="auto"/>
                <w:bottom w:val="none" w:sz="0" w:space="0" w:color="auto"/>
                <w:right w:val="none" w:sz="0" w:space="0" w:color="auto"/>
              </w:divBdr>
            </w:div>
            <w:div w:id="1232084032">
              <w:marLeft w:val="0"/>
              <w:marRight w:val="0"/>
              <w:marTop w:val="0"/>
              <w:marBottom w:val="0"/>
              <w:divBdr>
                <w:top w:val="none" w:sz="0" w:space="0" w:color="auto"/>
                <w:left w:val="none" w:sz="0" w:space="0" w:color="auto"/>
                <w:bottom w:val="none" w:sz="0" w:space="0" w:color="auto"/>
                <w:right w:val="none" w:sz="0" w:space="0" w:color="auto"/>
              </w:divBdr>
            </w:div>
            <w:div w:id="1236359775">
              <w:marLeft w:val="0"/>
              <w:marRight w:val="0"/>
              <w:marTop w:val="0"/>
              <w:marBottom w:val="0"/>
              <w:divBdr>
                <w:top w:val="none" w:sz="0" w:space="0" w:color="auto"/>
                <w:left w:val="none" w:sz="0" w:space="0" w:color="auto"/>
                <w:bottom w:val="none" w:sz="0" w:space="0" w:color="auto"/>
                <w:right w:val="none" w:sz="0" w:space="0" w:color="auto"/>
              </w:divBdr>
            </w:div>
            <w:div w:id="1250045285">
              <w:marLeft w:val="0"/>
              <w:marRight w:val="0"/>
              <w:marTop w:val="0"/>
              <w:marBottom w:val="0"/>
              <w:divBdr>
                <w:top w:val="none" w:sz="0" w:space="0" w:color="auto"/>
                <w:left w:val="none" w:sz="0" w:space="0" w:color="auto"/>
                <w:bottom w:val="none" w:sz="0" w:space="0" w:color="auto"/>
                <w:right w:val="none" w:sz="0" w:space="0" w:color="auto"/>
              </w:divBdr>
            </w:div>
            <w:div w:id="1251889446">
              <w:marLeft w:val="0"/>
              <w:marRight w:val="0"/>
              <w:marTop w:val="0"/>
              <w:marBottom w:val="0"/>
              <w:divBdr>
                <w:top w:val="none" w:sz="0" w:space="0" w:color="auto"/>
                <w:left w:val="none" w:sz="0" w:space="0" w:color="auto"/>
                <w:bottom w:val="none" w:sz="0" w:space="0" w:color="auto"/>
                <w:right w:val="none" w:sz="0" w:space="0" w:color="auto"/>
              </w:divBdr>
            </w:div>
            <w:div w:id="1256668200">
              <w:marLeft w:val="0"/>
              <w:marRight w:val="0"/>
              <w:marTop w:val="0"/>
              <w:marBottom w:val="0"/>
              <w:divBdr>
                <w:top w:val="none" w:sz="0" w:space="0" w:color="auto"/>
                <w:left w:val="none" w:sz="0" w:space="0" w:color="auto"/>
                <w:bottom w:val="none" w:sz="0" w:space="0" w:color="auto"/>
                <w:right w:val="none" w:sz="0" w:space="0" w:color="auto"/>
              </w:divBdr>
            </w:div>
            <w:div w:id="1274747749">
              <w:marLeft w:val="0"/>
              <w:marRight w:val="0"/>
              <w:marTop w:val="0"/>
              <w:marBottom w:val="0"/>
              <w:divBdr>
                <w:top w:val="none" w:sz="0" w:space="0" w:color="auto"/>
                <w:left w:val="none" w:sz="0" w:space="0" w:color="auto"/>
                <w:bottom w:val="none" w:sz="0" w:space="0" w:color="auto"/>
                <w:right w:val="none" w:sz="0" w:space="0" w:color="auto"/>
              </w:divBdr>
            </w:div>
            <w:div w:id="1282418634">
              <w:marLeft w:val="0"/>
              <w:marRight w:val="0"/>
              <w:marTop w:val="0"/>
              <w:marBottom w:val="0"/>
              <w:divBdr>
                <w:top w:val="none" w:sz="0" w:space="0" w:color="auto"/>
                <w:left w:val="none" w:sz="0" w:space="0" w:color="auto"/>
                <w:bottom w:val="none" w:sz="0" w:space="0" w:color="auto"/>
                <w:right w:val="none" w:sz="0" w:space="0" w:color="auto"/>
              </w:divBdr>
            </w:div>
            <w:div w:id="1289358032">
              <w:marLeft w:val="0"/>
              <w:marRight w:val="0"/>
              <w:marTop w:val="0"/>
              <w:marBottom w:val="0"/>
              <w:divBdr>
                <w:top w:val="none" w:sz="0" w:space="0" w:color="auto"/>
                <w:left w:val="none" w:sz="0" w:space="0" w:color="auto"/>
                <w:bottom w:val="none" w:sz="0" w:space="0" w:color="auto"/>
                <w:right w:val="none" w:sz="0" w:space="0" w:color="auto"/>
              </w:divBdr>
            </w:div>
            <w:div w:id="1291745842">
              <w:marLeft w:val="0"/>
              <w:marRight w:val="0"/>
              <w:marTop w:val="0"/>
              <w:marBottom w:val="0"/>
              <w:divBdr>
                <w:top w:val="none" w:sz="0" w:space="0" w:color="auto"/>
                <w:left w:val="none" w:sz="0" w:space="0" w:color="auto"/>
                <w:bottom w:val="none" w:sz="0" w:space="0" w:color="auto"/>
                <w:right w:val="none" w:sz="0" w:space="0" w:color="auto"/>
              </w:divBdr>
            </w:div>
            <w:div w:id="1306735312">
              <w:marLeft w:val="0"/>
              <w:marRight w:val="0"/>
              <w:marTop w:val="0"/>
              <w:marBottom w:val="0"/>
              <w:divBdr>
                <w:top w:val="none" w:sz="0" w:space="0" w:color="auto"/>
                <w:left w:val="none" w:sz="0" w:space="0" w:color="auto"/>
                <w:bottom w:val="none" w:sz="0" w:space="0" w:color="auto"/>
                <w:right w:val="none" w:sz="0" w:space="0" w:color="auto"/>
              </w:divBdr>
            </w:div>
            <w:div w:id="1314676485">
              <w:marLeft w:val="0"/>
              <w:marRight w:val="0"/>
              <w:marTop w:val="0"/>
              <w:marBottom w:val="0"/>
              <w:divBdr>
                <w:top w:val="none" w:sz="0" w:space="0" w:color="auto"/>
                <w:left w:val="none" w:sz="0" w:space="0" w:color="auto"/>
                <w:bottom w:val="none" w:sz="0" w:space="0" w:color="auto"/>
                <w:right w:val="none" w:sz="0" w:space="0" w:color="auto"/>
              </w:divBdr>
            </w:div>
            <w:div w:id="1329675989">
              <w:marLeft w:val="0"/>
              <w:marRight w:val="0"/>
              <w:marTop w:val="0"/>
              <w:marBottom w:val="0"/>
              <w:divBdr>
                <w:top w:val="none" w:sz="0" w:space="0" w:color="auto"/>
                <w:left w:val="none" w:sz="0" w:space="0" w:color="auto"/>
                <w:bottom w:val="none" w:sz="0" w:space="0" w:color="auto"/>
                <w:right w:val="none" w:sz="0" w:space="0" w:color="auto"/>
              </w:divBdr>
            </w:div>
            <w:div w:id="1331982243">
              <w:marLeft w:val="0"/>
              <w:marRight w:val="0"/>
              <w:marTop w:val="0"/>
              <w:marBottom w:val="0"/>
              <w:divBdr>
                <w:top w:val="none" w:sz="0" w:space="0" w:color="auto"/>
                <w:left w:val="none" w:sz="0" w:space="0" w:color="auto"/>
                <w:bottom w:val="none" w:sz="0" w:space="0" w:color="auto"/>
                <w:right w:val="none" w:sz="0" w:space="0" w:color="auto"/>
              </w:divBdr>
            </w:div>
            <w:div w:id="1336037770">
              <w:marLeft w:val="0"/>
              <w:marRight w:val="0"/>
              <w:marTop w:val="0"/>
              <w:marBottom w:val="0"/>
              <w:divBdr>
                <w:top w:val="none" w:sz="0" w:space="0" w:color="auto"/>
                <w:left w:val="none" w:sz="0" w:space="0" w:color="auto"/>
                <w:bottom w:val="none" w:sz="0" w:space="0" w:color="auto"/>
                <w:right w:val="none" w:sz="0" w:space="0" w:color="auto"/>
              </w:divBdr>
            </w:div>
            <w:div w:id="1346862219">
              <w:marLeft w:val="0"/>
              <w:marRight w:val="0"/>
              <w:marTop w:val="0"/>
              <w:marBottom w:val="0"/>
              <w:divBdr>
                <w:top w:val="none" w:sz="0" w:space="0" w:color="auto"/>
                <w:left w:val="none" w:sz="0" w:space="0" w:color="auto"/>
                <w:bottom w:val="none" w:sz="0" w:space="0" w:color="auto"/>
                <w:right w:val="none" w:sz="0" w:space="0" w:color="auto"/>
              </w:divBdr>
            </w:div>
            <w:div w:id="1348293283">
              <w:marLeft w:val="0"/>
              <w:marRight w:val="0"/>
              <w:marTop w:val="0"/>
              <w:marBottom w:val="0"/>
              <w:divBdr>
                <w:top w:val="none" w:sz="0" w:space="0" w:color="auto"/>
                <w:left w:val="none" w:sz="0" w:space="0" w:color="auto"/>
                <w:bottom w:val="none" w:sz="0" w:space="0" w:color="auto"/>
                <w:right w:val="none" w:sz="0" w:space="0" w:color="auto"/>
              </w:divBdr>
            </w:div>
            <w:div w:id="1353066639">
              <w:marLeft w:val="0"/>
              <w:marRight w:val="0"/>
              <w:marTop w:val="0"/>
              <w:marBottom w:val="0"/>
              <w:divBdr>
                <w:top w:val="none" w:sz="0" w:space="0" w:color="auto"/>
                <w:left w:val="none" w:sz="0" w:space="0" w:color="auto"/>
                <w:bottom w:val="none" w:sz="0" w:space="0" w:color="auto"/>
                <w:right w:val="none" w:sz="0" w:space="0" w:color="auto"/>
              </w:divBdr>
            </w:div>
            <w:div w:id="1356687108">
              <w:marLeft w:val="0"/>
              <w:marRight w:val="0"/>
              <w:marTop w:val="0"/>
              <w:marBottom w:val="0"/>
              <w:divBdr>
                <w:top w:val="none" w:sz="0" w:space="0" w:color="auto"/>
                <w:left w:val="none" w:sz="0" w:space="0" w:color="auto"/>
                <w:bottom w:val="none" w:sz="0" w:space="0" w:color="auto"/>
                <w:right w:val="none" w:sz="0" w:space="0" w:color="auto"/>
              </w:divBdr>
            </w:div>
            <w:div w:id="1375613464">
              <w:marLeft w:val="0"/>
              <w:marRight w:val="0"/>
              <w:marTop w:val="0"/>
              <w:marBottom w:val="0"/>
              <w:divBdr>
                <w:top w:val="none" w:sz="0" w:space="0" w:color="auto"/>
                <w:left w:val="none" w:sz="0" w:space="0" w:color="auto"/>
                <w:bottom w:val="none" w:sz="0" w:space="0" w:color="auto"/>
                <w:right w:val="none" w:sz="0" w:space="0" w:color="auto"/>
              </w:divBdr>
            </w:div>
            <w:div w:id="1377779954">
              <w:marLeft w:val="0"/>
              <w:marRight w:val="0"/>
              <w:marTop w:val="0"/>
              <w:marBottom w:val="0"/>
              <w:divBdr>
                <w:top w:val="none" w:sz="0" w:space="0" w:color="auto"/>
                <w:left w:val="none" w:sz="0" w:space="0" w:color="auto"/>
                <w:bottom w:val="none" w:sz="0" w:space="0" w:color="auto"/>
                <w:right w:val="none" w:sz="0" w:space="0" w:color="auto"/>
              </w:divBdr>
            </w:div>
            <w:div w:id="1378158910">
              <w:marLeft w:val="0"/>
              <w:marRight w:val="0"/>
              <w:marTop w:val="0"/>
              <w:marBottom w:val="0"/>
              <w:divBdr>
                <w:top w:val="none" w:sz="0" w:space="0" w:color="auto"/>
                <w:left w:val="none" w:sz="0" w:space="0" w:color="auto"/>
                <w:bottom w:val="none" w:sz="0" w:space="0" w:color="auto"/>
                <w:right w:val="none" w:sz="0" w:space="0" w:color="auto"/>
              </w:divBdr>
            </w:div>
            <w:div w:id="1379428644">
              <w:marLeft w:val="0"/>
              <w:marRight w:val="0"/>
              <w:marTop w:val="0"/>
              <w:marBottom w:val="0"/>
              <w:divBdr>
                <w:top w:val="none" w:sz="0" w:space="0" w:color="auto"/>
                <w:left w:val="none" w:sz="0" w:space="0" w:color="auto"/>
                <w:bottom w:val="none" w:sz="0" w:space="0" w:color="auto"/>
                <w:right w:val="none" w:sz="0" w:space="0" w:color="auto"/>
              </w:divBdr>
            </w:div>
            <w:div w:id="1388650194">
              <w:marLeft w:val="0"/>
              <w:marRight w:val="0"/>
              <w:marTop w:val="0"/>
              <w:marBottom w:val="0"/>
              <w:divBdr>
                <w:top w:val="none" w:sz="0" w:space="0" w:color="auto"/>
                <w:left w:val="none" w:sz="0" w:space="0" w:color="auto"/>
                <w:bottom w:val="none" w:sz="0" w:space="0" w:color="auto"/>
                <w:right w:val="none" w:sz="0" w:space="0" w:color="auto"/>
              </w:divBdr>
            </w:div>
            <w:div w:id="1392576802">
              <w:marLeft w:val="0"/>
              <w:marRight w:val="0"/>
              <w:marTop w:val="0"/>
              <w:marBottom w:val="0"/>
              <w:divBdr>
                <w:top w:val="none" w:sz="0" w:space="0" w:color="auto"/>
                <w:left w:val="none" w:sz="0" w:space="0" w:color="auto"/>
                <w:bottom w:val="none" w:sz="0" w:space="0" w:color="auto"/>
                <w:right w:val="none" w:sz="0" w:space="0" w:color="auto"/>
              </w:divBdr>
            </w:div>
            <w:div w:id="1397973422">
              <w:marLeft w:val="0"/>
              <w:marRight w:val="0"/>
              <w:marTop w:val="0"/>
              <w:marBottom w:val="0"/>
              <w:divBdr>
                <w:top w:val="none" w:sz="0" w:space="0" w:color="auto"/>
                <w:left w:val="none" w:sz="0" w:space="0" w:color="auto"/>
                <w:bottom w:val="none" w:sz="0" w:space="0" w:color="auto"/>
                <w:right w:val="none" w:sz="0" w:space="0" w:color="auto"/>
              </w:divBdr>
            </w:div>
            <w:div w:id="1404259669">
              <w:marLeft w:val="0"/>
              <w:marRight w:val="0"/>
              <w:marTop w:val="0"/>
              <w:marBottom w:val="0"/>
              <w:divBdr>
                <w:top w:val="none" w:sz="0" w:space="0" w:color="auto"/>
                <w:left w:val="none" w:sz="0" w:space="0" w:color="auto"/>
                <w:bottom w:val="none" w:sz="0" w:space="0" w:color="auto"/>
                <w:right w:val="none" w:sz="0" w:space="0" w:color="auto"/>
              </w:divBdr>
            </w:div>
            <w:div w:id="1404982649">
              <w:marLeft w:val="0"/>
              <w:marRight w:val="0"/>
              <w:marTop w:val="0"/>
              <w:marBottom w:val="0"/>
              <w:divBdr>
                <w:top w:val="none" w:sz="0" w:space="0" w:color="auto"/>
                <w:left w:val="none" w:sz="0" w:space="0" w:color="auto"/>
                <w:bottom w:val="none" w:sz="0" w:space="0" w:color="auto"/>
                <w:right w:val="none" w:sz="0" w:space="0" w:color="auto"/>
              </w:divBdr>
            </w:div>
            <w:div w:id="1405444514">
              <w:marLeft w:val="0"/>
              <w:marRight w:val="0"/>
              <w:marTop w:val="0"/>
              <w:marBottom w:val="0"/>
              <w:divBdr>
                <w:top w:val="none" w:sz="0" w:space="0" w:color="auto"/>
                <w:left w:val="none" w:sz="0" w:space="0" w:color="auto"/>
                <w:bottom w:val="none" w:sz="0" w:space="0" w:color="auto"/>
                <w:right w:val="none" w:sz="0" w:space="0" w:color="auto"/>
              </w:divBdr>
            </w:div>
            <w:div w:id="1417939658">
              <w:marLeft w:val="0"/>
              <w:marRight w:val="0"/>
              <w:marTop w:val="0"/>
              <w:marBottom w:val="0"/>
              <w:divBdr>
                <w:top w:val="none" w:sz="0" w:space="0" w:color="auto"/>
                <w:left w:val="none" w:sz="0" w:space="0" w:color="auto"/>
                <w:bottom w:val="none" w:sz="0" w:space="0" w:color="auto"/>
                <w:right w:val="none" w:sz="0" w:space="0" w:color="auto"/>
              </w:divBdr>
            </w:div>
            <w:div w:id="1429733865">
              <w:marLeft w:val="0"/>
              <w:marRight w:val="0"/>
              <w:marTop w:val="0"/>
              <w:marBottom w:val="0"/>
              <w:divBdr>
                <w:top w:val="none" w:sz="0" w:space="0" w:color="auto"/>
                <w:left w:val="none" w:sz="0" w:space="0" w:color="auto"/>
                <w:bottom w:val="none" w:sz="0" w:space="0" w:color="auto"/>
                <w:right w:val="none" w:sz="0" w:space="0" w:color="auto"/>
              </w:divBdr>
            </w:div>
            <w:div w:id="1430858169">
              <w:marLeft w:val="0"/>
              <w:marRight w:val="0"/>
              <w:marTop w:val="0"/>
              <w:marBottom w:val="0"/>
              <w:divBdr>
                <w:top w:val="none" w:sz="0" w:space="0" w:color="auto"/>
                <w:left w:val="none" w:sz="0" w:space="0" w:color="auto"/>
                <w:bottom w:val="none" w:sz="0" w:space="0" w:color="auto"/>
                <w:right w:val="none" w:sz="0" w:space="0" w:color="auto"/>
              </w:divBdr>
            </w:div>
            <w:div w:id="1441026458">
              <w:marLeft w:val="0"/>
              <w:marRight w:val="0"/>
              <w:marTop w:val="0"/>
              <w:marBottom w:val="0"/>
              <w:divBdr>
                <w:top w:val="none" w:sz="0" w:space="0" w:color="auto"/>
                <w:left w:val="none" w:sz="0" w:space="0" w:color="auto"/>
                <w:bottom w:val="none" w:sz="0" w:space="0" w:color="auto"/>
                <w:right w:val="none" w:sz="0" w:space="0" w:color="auto"/>
              </w:divBdr>
            </w:div>
            <w:div w:id="1445462435">
              <w:marLeft w:val="0"/>
              <w:marRight w:val="0"/>
              <w:marTop w:val="0"/>
              <w:marBottom w:val="0"/>
              <w:divBdr>
                <w:top w:val="none" w:sz="0" w:space="0" w:color="auto"/>
                <w:left w:val="none" w:sz="0" w:space="0" w:color="auto"/>
                <w:bottom w:val="none" w:sz="0" w:space="0" w:color="auto"/>
                <w:right w:val="none" w:sz="0" w:space="0" w:color="auto"/>
              </w:divBdr>
            </w:div>
            <w:div w:id="1448350723">
              <w:marLeft w:val="0"/>
              <w:marRight w:val="0"/>
              <w:marTop w:val="0"/>
              <w:marBottom w:val="0"/>
              <w:divBdr>
                <w:top w:val="none" w:sz="0" w:space="0" w:color="auto"/>
                <w:left w:val="none" w:sz="0" w:space="0" w:color="auto"/>
                <w:bottom w:val="none" w:sz="0" w:space="0" w:color="auto"/>
                <w:right w:val="none" w:sz="0" w:space="0" w:color="auto"/>
              </w:divBdr>
            </w:div>
            <w:div w:id="1453014580">
              <w:marLeft w:val="0"/>
              <w:marRight w:val="0"/>
              <w:marTop w:val="0"/>
              <w:marBottom w:val="0"/>
              <w:divBdr>
                <w:top w:val="none" w:sz="0" w:space="0" w:color="auto"/>
                <w:left w:val="none" w:sz="0" w:space="0" w:color="auto"/>
                <w:bottom w:val="none" w:sz="0" w:space="0" w:color="auto"/>
                <w:right w:val="none" w:sz="0" w:space="0" w:color="auto"/>
              </w:divBdr>
            </w:div>
            <w:div w:id="1455320155">
              <w:marLeft w:val="0"/>
              <w:marRight w:val="0"/>
              <w:marTop w:val="0"/>
              <w:marBottom w:val="0"/>
              <w:divBdr>
                <w:top w:val="none" w:sz="0" w:space="0" w:color="auto"/>
                <w:left w:val="none" w:sz="0" w:space="0" w:color="auto"/>
                <w:bottom w:val="none" w:sz="0" w:space="0" w:color="auto"/>
                <w:right w:val="none" w:sz="0" w:space="0" w:color="auto"/>
              </w:divBdr>
            </w:div>
            <w:div w:id="1468628391">
              <w:marLeft w:val="0"/>
              <w:marRight w:val="0"/>
              <w:marTop w:val="0"/>
              <w:marBottom w:val="0"/>
              <w:divBdr>
                <w:top w:val="none" w:sz="0" w:space="0" w:color="auto"/>
                <w:left w:val="none" w:sz="0" w:space="0" w:color="auto"/>
                <w:bottom w:val="none" w:sz="0" w:space="0" w:color="auto"/>
                <w:right w:val="none" w:sz="0" w:space="0" w:color="auto"/>
              </w:divBdr>
            </w:div>
            <w:div w:id="1470588010">
              <w:marLeft w:val="0"/>
              <w:marRight w:val="0"/>
              <w:marTop w:val="0"/>
              <w:marBottom w:val="0"/>
              <w:divBdr>
                <w:top w:val="none" w:sz="0" w:space="0" w:color="auto"/>
                <w:left w:val="none" w:sz="0" w:space="0" w:color="auto"/>
                <w:bottom w:val="none" w:sz="0" w:space="0" w:color="auto"/>
                <w:right w:val="none" w:sz="0" w:space="0" w:color="auto"/>
              </w:divBdr>
            </w:div>
            <w:div w:id="1472290431">
              <w:marLeft w:val="0"/>
              <w:marRight w:val="0"/>
              <w:marTop w:val="0"/>
              <w:marBottom w:val="0"/>
              <w:divBdr>
                <w:top w:val="none" w:sz="0" w:space="0" w:color="auto"/>
                <w:left w:val="none" w:sz="0" w:space="0" w:color="auto"/>
                <w:bottom w:val="none" w:sz="0" w:space="0" w:color="auto"/>
                <w:right w:val="none" w:sz="0" w:space="0" w:color="auto"/>
              </w:divBdr>
            </w:div>
            <w:div w:id="1477642480">
              <w:marLeft w:val="0"/>
              <w:marRight w:val="0"/>
              <w:marTop w:val="0"/>
              <w:marBottom w:val="0"/>
              <w:divBdr>
                <w:top w:val="none" w:sz="0" w:space="0" w:color="auto"/>
                <w:left w:val="none" w:sz="0" w:space="0" w:color="auto"/>
                <w:bottom w:val="none" w:sz="0" w:space="0" w:color="auto"/>
                <w:right w:val="none" w:sz="0" w:space="0" w:color="auto"/>
              </w:divBdr>
            </w:div>
            <w:div w:id="1478689877">
              <w:marLeft w:val="0"/>
              <w:marRight w:val="0"/>
              <w:marTop w:val="0"/>
              <w:marBottom w:val="0"/>
              <w:divBdr>
                <w:top w:val="none" w:sz="0" w:space="0" w:color="auto"/>
                <w:left w:val="none" w:sz="0" w:space="0" w:color="auto"/>
                <w:bottom w:val="none" w:sz="0" w:space="0" w:color="auto"/>
                <w:right w:val="none" w:sz="0" w:space="0" w:color="auto"/>
              </w:divBdr>
            </w:div>
            <w:div w:id="1480851491">
              <w:marLeft w:val="0"/>
              <w:marRight w:val="0"/>
              <w:marTop w:val="0"/>
              <w:marBottom w:val="0"/>
              <w:divBdr>
                <w:top w:val="none" w:sz="0" w:space="0" w:color="auto"/>
                <w:left w:val="none" w:sz="0" w:space="0" w:color="auto"/>
                <w:bottom w:val="none" w:sz="0" w:space="0" w:color="auto"/>
                <w:right w:val="none" w:sz="0" w:space="0" w:color="auto"/>
              </w:divBdr>
            </w:div>
            <w:div w:id="1481271910">
              <w:marLeft w:val="0"/>
              <w:marRight w:val="0"/>
              <w:marTop w:val="0"/>
              <w:marBottom w:val="0"/>
              <w:divBdr>
                <w:top w:val="none" w:sz="0" w:space="0" w:color="auto"/>
                <w:left w:val="none" w:sz="0" w:space="0" w:color="auto"/>
                <w:bottom w:val="none" w:sz="0" w:space="0" w:color="auto"/>
                <w:right w:val="none" w:sz="0" w:space="0" w:color="auto"/>
              </w:divBdr>
            </w:div>
            <w:div w:id="1496651985">
              <w:marLeft w:val="0"/>
              <w:marRight w:val="0"/>
              <w:marTop w:val="0"/>
              <w:marBottom w:val="0"/>
              <w:divBdr>
                <w:top w:val="none" w:sz="0" w:space="0" w:color="auto"/>
                <w:left w:val="none" w:sz="0" w:space="0" w:color="auto"/>
                <w:bottom w:val="none" w:sz="0" w:space="0" w:color="auto"/>
                <w:right w:val="none" w:sz="0" w:space="0" w:color="auto"/>
              </w:divBdr>
            </w:div>
            <w:div w:id="1499685256">
              <w:marLeft w:val="0"/>
              <w:marRight w:val="0"/>
              <w:marTop w:val="0"/>
              <w:marBottom w:val="0"/>
              <w:divBdr>
                <w:top w:val="none" w:sz="0" w:space="0" w:color="auto"/>
                <w:left w:val="none" w:sz="0" w:space="0" w:color="auto"/>
                <w:bottom w:val="none" w:sz="0" w:space="0" w:color="auto"/>
                <w:right w:val="none" w:sz="0" w:space="0" w:color="auto"/>
              </w:divBdr>
            </w:div>
            <w:div w:id="1500150430">
              <w:marLeft w:val="0"/>
              <w:marRight w:val="0"/>
              <w:marTop w:val="0"/>
              <w:marBottom w:val="0"/>
              <w:divBdr>
                <w:top w:val="none" w:sz="0" w:space="0" w:color="auto"/>
                <w:left w:val="none" w:sz="0" w:space="0" w:color="auto"/>
                <w:bottom w:val="none" w:sz="0" w:space="0" w:color="auto"/>
                <w:right w:val="none" w:sz="0" w:space="0" w:color="auto"/>
              </w:divBdr>
            </w:div>
            <w:div w:id="1515342276">
              <w:marLeft w:val="0"/>
              <w:marRight w:val="0"/>
              <w:marTop w:val="0"/>
              <w:marBottom w:val="0"/>
              <w:divBdr>
                <w:top w:val="none" w:sz="0" w:space="0" w:color="auto"/>
                <w:left w:val="none" w:sz="0" w:space="0" w:color="auto"/>
                <w:bottom w:val="none" w:sz="0" w:space="0" w:color="auto"/>
                <w:right w:val="none" w:sz="0" w:space="0" w:color="auto"/>
              </w:divBdr>
            </w:div>
            <w:div w:id="1516535585">
              <w:marLeft w:val="0"/>
              <w:marRight w:val="0"/>
              <w:marTop w:val="0"/>
              <w:marBottom w:val="0"/>
              <w:divBdr>
                <w:top w:val="none" w:sz="0" w:space="0" w:color="auto"/>
                <w:left w:val="none" w:sz="0" w:space="0" w:color="auto"/>
                <w:bottom w:val="none" w:sz="0" w:space="0" w:color="auto"/>
                <w:right w:val="none" w:sz="0" w:space="0" w:color="auto"/>
              </w:divBdr>
            </w:div>
            <w:div w:id="1533807517">
              <w:marLeft w:val="0"/>
              <w:marRight w:val="0"/>
              <w:marTop w:val="0"/>
              <w:marBottom w:val="0"/>
              <w:divBdr>
                <w:top w:val="none" w:sz="0" w:space="0" w:color="auto"/>
                <w:left w:val="none" w:sz="0" w:space="0" w:color="auto"/>
                <w:bottom w:val="none" w:sz="0" w:space="0" w:color="auto"/>
                <w:right w:val="none" w:sz="0" w:space="0" w:color="auto"/>
              </w:divBdr>
            </w:div>
            <w:div w:id="1538393570">
              <w:marLeft w:val="0"/>
              <w:marRight w:val="0"/>
              <w:marTop w:val="0"/>
              <w:marBottom w:val="0"/>
              <w:divBdr>
                <w:top w:val="none" w:sz="0" w:space="0" w:color="auto"/>
                <w:left w:val="none" w:sz="0" w:space="0" w:color="auto"/>
                <w:bottom w:val="none" w:sz="0" w:space="0" w:color="auto"/>
                <w:right w:val="none" w:sz="0" w:space="0" w:color="auto"/>
              </w:divBdr>
            </w:div>
            <w:div w:id="1538616452">
              <w:marLeft w:val="0"/>
              <w:marRight w:val="0"/>
              <w:marTop w:val="0"/>
              <w:marBottom w:val="0"/>
              <w:divBdr>
                <w:top w:val="none" w:sz="0" w:space="0" w:color="auto"/>
                <w:left w:val="none" w:sz="0" w:space="0" w:color="auto"/>
                <w:bottom w:val="none" w:sz="0" w:space="0" w:color="auto"/>
                <w:right w:val="none" w:sz="0" w:space="0" w:color="auto"/>
              </w:divBdr>
            </w:div>
            <w:div w:id="1541357892">
              <w:marLeft w:val="0"/>
              <w:marRight w:val="0"/>
              <w:marTop w:val="0"/>
              <w:marBottom w:val="0"/>
              <w:divBdr>
                <w:top w:val="none" w:sz="0" w:space="0" w:color="auto"/>
                <w:left w:val="none" w:sz="0" w:space="0" w:color="auto"/>
                <w:bottom w:val="none" w:sz="0" w:space="0" w:color="auto"/>
                <w:right w:val="none" w:sz="0" w:space="0" w:color="auto"/>
              </w:divBdr>
            </w:div>
            <w:div w:id="1554806665">
              <w:marLeft w:val="0"/>
              <w:marRight w:val="0"/>
              <w:marTop w:val="0"/>
              <w:marBottom w:val="0"/>
              <w:divBdr>
                <w:top w:val="none" w:sz="0" w:space="0" w:color="auto"/>
                <w:left w:val="none" w:sz="0" w:space="0" w:color="auto"/>
                <w:bottom w:val="none" w:sz="0" w:space="0" w:color="auto"/>
                <w:right w:val="none" w:sz="0" w:space="0" w:color="auto"/>
              </w:divBdr>
            </w:div>
            <w:div w:id="1559366815">
              <w:marLeft w:val="0"/>
              <w:marRight w:val="0"/>
              <w:marTop w:val="0"/>
              <w:marBottom w:val="0"/>
              <w:divBdr>
                <w:top w:val="none" w:sz="0" w:space="0" w:color="auto"/>
                <w:left w:val="none" w:sz="0" w:space="0" w:color="auto"/>
                <w:bottom w:val="none" w:sz="0" w:space="0" w:color="auto"/>
                <w:right w:val="none" w:sz="0" w:space="0" w:color="auto"/>
              </w:divBdr>
            </w:div>
            <w:div w:id="1578631349">
              <w:marLeft w:val="0"/>
              <w:marRight w:val="0"/>
              <w:marTop w:val="0"/>
              <w:marBottom w:val="0"/>
              <w:divBdr>
                <w:top w:val="none" w:sz="0" w:space="0" w:color="auto"/>
                <w:left w:val="none" w:sz="0" w:space="0" w:color="auto"/>
                <w:bottom w:val="none" w:sz="0" w:space="0" w:color="auto"/>
                <w:right w:val="none" w:sz="0" w:space="0" w:color="auto"/>
              </w:divBdr>
            </w:div>
            <w:div w:id="1578975783">
              <w:marLeft w:val="0"/>
              <w:marRight w:val="0"/>
              <w:marTop w:val="0"/>
              <w:marBottom w:val="0"/>
              <w:divBdr>
                <w:top w:val="none" w:sz="0" w:space="0" w:color="auto"/>
                <w:left w:val="none" w:sz="0" w:space="0" w:color="auto"/>
                <w:bottom w:val="none" w:sz="0" w:space="0" w:color="auto"/>
                <w:right w:val="none" w:sz="0" w:space="0" w:color="auto"/>
              </w:divBdr>
            </w:div>
            <w:div w:id="1588072977">
              <w:marLeft w:val="0"/>
              <w:marRight w:val="0"/>
              <w:marTop w:val="0"/>
              <w:marBottom w:val="0"/>
              <w:divBdr>
                <w:top w:val="none" w:sz="0" w:space="0" w:color="auto"/>
                <w:left w:val="none" w:sz="0" w:space="0" w:color="auto"/>
                <w:bottom w:val="none" w:sz="0" w:space="0" w:color="auto"/>
                <w:right w:val="none" w:sz="0" w:space="0" w:color="auto"/>
              </w:divBdr>
              <w:divsChild>
                <w:div w:id="55670071">
                  <w:marLeft w:val="0"/>
                  <w:marRight w:val="0"/>
                  <w:marTop w:val="0"/>
                  <w:marBottom w:val="0"/>
                  <w:divBdr>
                    <w:top w:val="none" w:sz="0" w:space="0" w:color="auto"/>
                    <w:left w:val="none" w:sz="0" w:space="0" w:color="auto"/>
                    <w:bottom w:val="none" w:sz="0" w:space="0" w:color="auto"/>
                    <w:right w:val="none" w:sz="0" w:space="0" w:color="auto"/>
                  </w:divBdr>
                </w:div>
                <w:div w:id="241723417">
                  <w:marLeft w:val="0"/>
                  <w:marRight w:val="0"/>
                  <w:marTop w:val="0"/>
                  <w:marBottom w:val="0"/>
                  <w:divBdr>
                    <w:top w:val="none" w:sz="0" w:space="0" w:color="auto"/>
                    <w:left w:val="none" w:sz="0" w:space="0" w:color="auto"/>
                    <w:bottom w:val="none" w:sz="0" w:space="0" w:color="auto"/>
                    <w:right w:val="none" w:sz="0" w:space="0" w:color="auto"/>
                  </w:divBdr>
                </w:div>
                <w:div w:id="300968280">
                  <w:marLeft w:val="0"/>
                  <w:marRight w:val="0"/>
                  <w:marTop w:val="0"/>
                  <w:marBottom w:val="0"/>
                  <w:divBdr>
                    <w:top w:val="none" w:sz="0" w:space="0" w:color="auto"/>
                    <w:left w:val="none" w:sz="0" w:space="0" w:color="auto"/>
                    <w:bottom w:val="none" w:sz="0" w:space="0" w:color="auto"/>
                    <w:right w:val="none" w:sz="0" w:space="0" w:color="auto"/>
                  </w:divBdr>
                </w:div>
                <w:div w:id="420831047">
                  <w:marLeft w:val="0"/>
                  <w:marRight w:val="0"/>
                  <w:marTop w:val="0"/>
                  <w:marBottom w:val="0"/>
                  <w:divBdr>
                    <w:top w:val="none" w:sz="0" w:space="0" w:color="auto"/>
                    <w:left w:val="none" w:sz="0" w:space="0" w:color="auto"/>
                    <w:bottom w:val="none" w:sz="0" w:space="0" w:color="auto"/>
                    <w:right w:val="none" w:sz="0" w:space="0" w:color="auto"/>
                  </w:divBdr>
                </w:div>
                <w:div w:id="475227187">
                  <w:marLeft w:val="0"/>
                  <w:marRight w:val="0"/>
                  <w:marTop w:val="0"/>
                  <w:marBottom w:val="0"/>
                  <w:divBdr>
                    <w:top w:val="none" w:sz="0" w:space="0" w:color="auto"/>
                    <w:left w:val="none" w:sz="0" w:space="0" w:color="auto"/>
                    <w:bottom w:val="none" w:sz="0" w:space="0" w:color="auto"/>
                    <w:right w:val="none" w:sz="0" w:space="0" w:color="auto"/>
                  </w:divBdr>
                </w:div>
                <w:div w:id="919751057">
                  <w:marLeft w:val="0"/>
                  <w:marRight w:val="0"/>
                  <w:marTop w:val="0"/>
                  <w:marBottom w:val="0"/>
                  <w:divBdr>
                    <w:top w:val="none" w:sz="0" w:space="0" w:color="auto"/>
                    <w:left w:val="none" w:sz="0" w:space="0" w:color="auto"/>
                    <w:bottom w:val="none" w:sz="0" w:space="0" w:color="auto"/>
                    <w:right w:val="none" w:sz="0" w:space="0" w:color="auto"/>
                  </w:divBdr>
                </w:div>
                <w:div w:id="1106969522">
                  <w:marLeft w:val="0"/>
                  <w:marRight w:val="0"/>
                  <w:marTop w:val="0"/>
                  <w:marBottom w:val="0"/>
                  <w:divBdr>
                    <w:top w:val="none" w:sz="0" w:space="0" w:color="auto"/>
                    <w:left w:val="none" w:sz="0" w:space="0" w:color="auto"/>
                    <w:bottom w:val="none" w:sz="0" w:space="0" w:color="auto"/>
                    <w:right w:val="none" w:sz="0" w:space="0" w:color="auto"/>
                  </w:divBdr>
                </w:div>
                <w:div w:id="1339774465">
                  <w:marLeft w:val="0"/>
                  <w:marRight w:val="0"/>
                  <w:marTop w:val="0"/>
                  <w:marBottom w:val="0"/>
                  <w:divBdr>
                    <w:top w:val="none" w:sz="0" w:space="0" w:color="auto"/>
                    <w:left w:val="none" w:sz="0" w:space="0" w:color="auto"/>
                    <w:bottom w:val="none" w:sz="0" w:space="0" w:color="auto"/>
                    <w:right w:val="none" w:sz="0" w:space="0" w:color="auto"/>
                  </w:divBdr>
                </w:div>
                <w:div w:id="2099599908">
                  <w:marLeft w:val="0"/>
                  <w:marRight w:val="0"/>
                  <w:marTop w:val="0"/>
                  <w:marBottom w:val="0"/>
                  <w:divBdr>
                    <w:top w:val="none" w:sz="0" w:space="0" w:color="auto"/>
                    <w:left w:val="none" w:sz="0" w:space="0" w:color="auto"/>
                    <w:bottom w:val="none" w:sz="0" w:space="0" w:color="auto"/>
                    <w:right w:val="none" w:sz="0" w:space="0" w:color="auto"/>
                  </w:divBdr>
                </w:div>
              </w:divsChild>
            </w:div>
            <w:div w:id="1593659517">
              <w:marLeft w:val="0"/>
              <w:marRight w:val="0"/>
              <w:marTop w:val="0"/>
              <w:marBottom w:val="0"/>
              <w:divBdr>
                <w:top w:val="none" w:sz="0" w:space="0" w:color="auto"/>
                <w:left w:val="none" w:sz="0" w:space="0" w:color="auto"/>
                <w:bottom w:val="none" w:sz="0" w:space="0" w:color="auto"/>
                <w:right w:val="none" w:sz="0" w:space="0" w:color="auto"/>
              </w:divBdr>
            </w:div>
            <w:div w:id="1604459312">
              <w:marLeft w:val="0"/>
              <w:marRight w:val="0"/>
              <w:marTop w:val="0"/>
              <w:marBottom w:val="0"/>
              <w:divBdr>
                <w:top w:val="none" w:sz="0" w:space="0" w:color="auto"/>
                <w:left w:val="none" w:sz="0" w:space="0" w:color="auto"/>
                <w:bottom w:val="none" w:sz="0" w:space="0" w:color="auto"/>
                <w:right w:val="none" w:sz="0" w:space="0" w:color="auto"/>
              </w:divBdr>
            </w:div>
            <w:div w:id="1617522753">
              <w:marLeft w:val="0"/>
              <w:marRight w:val="0"/>
              <w:marTop w:val="0"/>
              <w:marBottom w:val="0"/>
              <w:divBdr>
                <w:top w:val="none" w:sz="0" w:space="0" w:color="auto"/>
                <w:left w:val="none" w:sz="0" w:space="0" w:color="auto"/>
                <w:bottom w:val="none" w:sz="0" w:space="0" w:color="auto"/>
                <w:right w:val="none" w:sz="0" w:space="0" w:color="auto"/>
              </w:divBdr>
            </w:div>
            <w:div w:id="1619265093">
              <w:marLeft w:val="0"/>
              <w:marRight w:val="0"/>
              <w:marTop w:val="0"/>
              <w:marBottom w:val="0"/>
              <w:divBdr>
                <w:top w:val="none" w:sz="0" w:space="0" w:color="auto"/>
                <w:left w:val="none" w:sz="0" w:space="0" w:color="auto"/>
                <w:bottom w:val="none" w:sz="0" w:space="0" w:color="auto"/>
                <w:right w:val="none" w:sz="0" w:space="0" w:color="auto"/>
              </w:divBdr>
            </w:div>
            <w:div w:id="1623882189">
              <w:marLeft w:val="0"/>
              <w:marRight w:val="0"/>
              <w:marTop w:val="0"/>
              <w:marBottom w:val="0"/>
              <w:divBdr>
                <w:top w:val="none" w:sz="0" w:space="0" w:color="auto"/>
                <w:left w:val="none" w:sz="0" w:space="0" w:color="auto"/>
                <w:bottom w:val="none" w:sz="0" w:space="0" w:color="auto"/>
                <w:right w:val="none" w:sz="0" w:space="0" w:color="auto"/>
              </w:divBdr>
            </w:div>
            <w:div w:id="1632706599">
              <w:marLeft w:val="0"/>
              <w:marRight w:val="0"/>
              <w:marTop w:val="0"/>
              <w:marBottom w:val="0"/>
              <w:divBdr>
                <w:top w:val="none" w:sz="0" w:space="0" w:color="auto"/>
                <w:left w:val="none" w:sz="0" w:space="0" w:color="auto"/>
                <w:bottom w:val="none" w:sz="0" w:space="0" w:color="auto"/>
                <w:right w:val="none" w:sz="0" w:space="0" w:color="auto"/>
              </w:divBdr>
            </w:div>
            <w:div w:id="1641419715">
              <w:marLeft w:val="0"/>
              <w:marRight w:val="0"/>
              <w:marTop w:val="0"/>
              <w:marBottom w:val="0"/>
              <w:divBdr>
                <w:top w:val="none" w:sz="0" w:space="0" w:color="auto"/>
                <w:left w:val="none" w:sz="0" w:space="0" w:color="auto"/>
                <w:bottom w:val="none" w:sz="0" w:space="0" w:color="auto"/>
                <w:right w:val="none" w:sz="0" w:space="0" w:color="auto"/>
              </w:divBdr>
            </w:div>
            <w:div w:id="1646423412">
              <w:marLeft w:val="0"/>
              <w:marRight w:val="0"/>
              <w:marTop w:val="0"/>
              <w:marBottom w:val="0"/>
              <w:divBdr>
                <w:top w:val="none" w:sz="0" w:space="0" w:color="auto"/>
                <w:left w:val="none" w:sz="0" w:space="0" w:color="auto"/>
                <w:bottom w:val="none" w:sz="0" w:space="0" w:color="auto"/>
                <w:right w:val="none" w:sz="0" w:space="0" w:color="auto"/>
              </w:divBdr>
            </w:div>
            <w:div w:id="1661080836">
              <w:marLeft w:val="0"/>
              <w:marRight w:val="0"/>
              <w:marTop w:val="0"/>
              <w:marBottom w:val="0"/>
              <w:divBdr>
                <w:top w:val="none" w:sz="0" w:space="0" w:color="auto"/>
                <w:left w:val="none" w:sz="0" w:space="0" w:color="auto"/>
                <w:bottom w:val="none" w:sz="0" w:space="0" w:color="auto"/>
                <w:right w:val="none" w:sz="0" w:space="0" w:color="auto"/>
              </w:divBdr>
            </w:div>
            <w:div w:id="1662152834">
              <w:marLeft w:val="0"/>
              <w:marRight w:val="0"/>
              <w:marTop w:val="0"/>
              <w:marBottom w:val="0"/>
              <w:divBdr>
                <w:top w:val="none" w:sz="0" w:space="0" w:color="auto"/>
                <w:left w:val="none" w:sz="0" w:space="0" w:color="auto"/>
                <w:bottom w:val="none" w:sz="0" w:space="0" w:color="auto"/>
                <w:right w:val="none" w:sz="0" w:space="0" w:color="auto"/>
              </w:divBdr>
            </w:div>
            <w:div w:id="1671982743">
              <w:marLeft w:val="0"/>
              <w:marRight w:val="0"/>
              <w:marTop w:val="0"/>
              <w:marBottom w:val="0"/>
              <w:divBdr>
                <w:top w:val="none" w:sz="0" w:space="0" w:color="auto"/>
                <w:left w:val="none" w:sz="0" w:space="0" w:color="auto"/>
                <w:bottom w:val="none" w:sz="0" w:space="0" w:color="auto"/>
                <w:right w:val="none" w:sz="0" w:space="0" w:color="auto"/>
              </w:divBdr>
            </w:div>
            <w:div w:id="1672030102">
              <w:marLeft w:val="0"/>
              <w:marRight w:val="0"/>
              <w:marTop w:val="0"/>
              <w:marBottom w:val="0"/>
              <w:divBdr>
                <w:top w:val="none" w:sz="0" w:space="0" w:color="auto"/>
                <w:left w:val="none" w:sz="0" w:space="0" w:color="auto"/>
                <w:bottom w:val="none" w:sz="0" w:space="0" w:color="auto"/>
                <w:right w:val="none" w:sz="0" w:space="0" w:color="auto"/>
              </w:divBdr>
            </w:div>
            <w:div w:id="1675765094">
              <w:marLeft w:val="0"/>
              <w:marRight w:val="0"/>
              <w:marTop w:val="0"/>
              <w:marBottom w:val="0"/>
              <w:divBdr>
                <w:top w:val="none" w:sz="0" w:space="0" w:color="auto"/>
                <w:left w:val="none" w:sz="0" w:space="0" w:color="auto"/>
                <w:bottom w:val="none" w:sz="0" w:space="0" w:color="auto"/>
                <w:right w:val="none" w:sz="0" w:space="0" w:color="auto"/>
              </w:divBdr>
            </w:div>
            <w:div w:id="1677610531">
              <w:marLeft w:val="0"/>
              <w:marRight w:val="0"/>
              <w:marTop w:val="0"/>
              <w:marBottom w:val="0"/>
              <w:divBdr>
                <w:top w:val="none" w:sz="0" w:space="0" w:color="auto"/>
                <w:left w:val="none" w:sz="0" w:space="0" w:color="auto"/>
                <w:bottom w:val="none" w:sz="0" w:space="0" w:color="auto"/>
                <w:right w:val="none" w:sz="0" w:space="0" w:color="auto"/>
              </w:divBdr>
            </w:div>
            <w:div w:id="1683435474">
              <w:marLeft w:val="0"/>
              <w:marRight w:val="0"/>
              <w:marTop w:val="0"/>
              <w:marBottom w:val="0"/>
              <w:divBdr>
                <w:top w:val="none" w:sz="0" w:space="0" w:color="auto"/>
                <w:left w:val="none" w:sz="0" w:space="0" w:color="auto"/>
                <w:bottom w:val="none" w:sz="0" w:space="0" w:color="auto"/>
                <w:right w:val="none" w:sz="0" w:space="0" w:color="auto"/>
              </w:divBdr>
            </w:div>
            <w:div w:id="1686518843">
              <w:marLeft w:val="0"/>
              <w:marRight w:val="0"/>
              <w:marTop w:val="0"/>
              <w:marBottom w:val="0"/>
              <w:divBdr>
                <w:top w:val="none" w:sz="0" w:space="0" w:color="auto"/>
                <w:left w:val="none" w:sz="0" w:space="0" w:color="auto"/>
                <w:bottom w:val="none" w:sz="0" w:space="0" w:color="auto"/>
                <w:right w:val="none" w:sz="0" w:space="0" w:color="auto"/>
              </w:divBdr>
            </w:div>
            <w:div w:id="1691030619">
              <w:marLeft w:val="0"/>
              <w:marRight w:val="0"/>
              <w:marTop w:val="0"/>
              <w:marBottom w:val="0"/>
              <w:divBdr>
                <w:top w:val="none" w:sz="0" w:space="0" w:color="auto"/>
                <w:left w:val="none" w:sz="0" w:space="0" w:color="auto"/>
                <w:bottom w:val="none" w:sz="0" w:space="0" w:color="auto"/>
                <w:right w:val="none" w:sz="0" w:space="0" w:color="auto"/>
              </w:divBdr>
            </w:div>
            <w:div w:id="1691487637">
              <w:marLeft w:val="0"/>
              <w:marRight w:val="0"/>
              <w:marTop w:val="0"/>
              <w:marBottom w:val="0"/>
              <w:divBdr>
                <w:top w:val="none" w:sz="0" w:space="0" w:color="auto"/>
                <w:left w:val="none" w:sz="0" w:space="0" w:color="auto"/>
                <w:bottom w:val="none" w:sz="0" w:space="0" w:color="auto"/>
                <w:right w:val="none" w:sz="0" w:space="0" w:color="auto"/>
              </w:divBdr>
            </w:div>
            <w:div w:id="1696426037">
              <w:marLeft w:val="0"/>
              <w:marRight w:val="0"/>
              <w:marTop w:val="0"/>
              <w:marBottom w:val="0"/>
              <w:divBdr>
                <w:top w:val="none" w:sz="0" w:space="0" w:color="auto"/>
                <w:left w:val="none" w:sz="0" w:space="0" w:color="auto"/>
                <w:bottom w:val="none" w:sz="0" w:space="0" w:color="auto"/>
                <w:right w:val="none" w:sz="0" w:space="0" w:color="auto"/>
              </w:divBdr>
            </w:div>
            <w:div w:id="1698500239">
              <w:marLeft w:val="0"/>
              <w:marRight w:val="0"/>
              <w:marTop w:val="0"/>
              <w:marBottom w:val="0"/>
              <w:divBdr>
                <w:top w:val="none" w:sz="0" w:space="0" w:color="auto"/>
                <w:left w:val="none" w:sz="0" w:space="0" w:color="auto"/>
                <w:bottom w:val="none" w:sz="0" w:space="0" w:color="auto"/>
                <w:right w:val="none" w:sz="0" w:space="0" w:color="auto"/>
              </w:divBdr>
            </w:div>
            <w:div w:id="1702975586">
              <w:marLeft w:val="0"/>
              <w:marRight w:val="0"/>
              <w:marTop w:val="0"/>
              <w:marBottom w:val="0"/>
              <w:divBdr>
                <w:top w:val="none" w:sz="0" w:space="0" w:color="auto"/>
                <w:left w:val="none" w:sz="0" w:space="0" w:color="auto"/>
                <w:bottom w:val="none" w:sz="0" w:space="0" w:color="auto"/>
                <w:right w:val="none" w:sz="0" w:space="0" w:color="auto"/>
              </w:divBdr>
            </w:div>
            <w:div w:id="1715691211">
              <w:marLeft w:val="0"/>
              <w:marRight w:val="0"/>
              <w:marTop w:val="0"/>
              <w:marBottom w:val="0"/>
              <w:divBdr>
                <w:top w:val="none" w:sz="0" w:space="0" w:color="auto"/>
                <w:left w:val="none" w:sz="0" w:space="0" w:color="auto"/>
                <w:bottom w:val="none" w:sz="0" w:space="0" w:color="auto"/>
                <w:right w:val="none" w:sz="0" w:space="0" w:color="auto"/>
              </w:divBdr>
            </w:div>
            <w:div w:id="1719088722">
              <w:marLeft w:val="0"/>
              <w:marRight w:val="0"/>
              <w:marTop w:val="0"/>
              <w:marBottom w:val="0"/>
              <w:divBdr>
                <w:top w:val="none" w:sz="0" w:space="0" w:color="auto"/>
                <w:left w:val="none" w:sz="0" w:space="0" w:color="auto"/>
                <w:bottom w:val="none" w:sz="0" w:space="0" w:color="auto"/>
                <w:right w:val="none" w:sz="0" w:space="0" w:color="auto"/>
              </w:divBdr>
            </w:div>
            <w:div w:id="1723018241">
              <w:marLeft w:val="0"/>
              <w:marRight w:val="0"/>
              <w:marTop w:val="0"/>
              <w:marBottom w:val="0"/>
              <w:divBdr>
                <w:top w:val="none" w:sz="0" w:space="0" w:color="auto"/>
                <w:left w:val="none" w:sz="0" w:space="0" w:color="auto"/>
                <w:bottom w:val="none" w:sz="0" w:space="0" w:color="auto"/>
                <w:right w:val="none" w:sz="0" w:space="0" w:color="auto"/>
              </w:divBdr>
            </w:div>
            <w:div w:id="1724912776">
              <w:marLeft w:val="0"/>
              <w:marRight w:val="0"/>
              <w:marTop w:val="0"/>
              <w:marBottom w:val="0"/>
              <w:divBdr>
                <w:top w:val="none" w:sz="0" w:space="0" w:color="auto"/>
                <w:left w:val="none" w:sz="0" w:space="0" w:color="auto"/>
                <w:bottom w:val="none" w:sz="0" w:space="0" w:color="auto"/>
                <w:right w:val="none" w:sz="0" w:space="0" w:color="auto"/>
              </w:divBdr>
            </w:div>
            <w:div w:id="1735272027">
              <w:marLeft w:val="0"/>
              <w:marRight w:val="0"/>
              <w:marTop w:val="0"/>
              <w:marBottom w:val="0"/>
              <w:divBdr>
                <w:top w:val="none" w:sz="0" w:space="0" w:color="auto"/>
                <w:left w:val="none" w:sz="0" w:space="0" w:color="auto"/>
                <w:bottom w:val="none" w:sz="0" w:space="0" w:color="auto"/>
                <w:right w:val="none" w:sz="0" w:space="0" w:color="auto"/>
              </w:divBdr>
            </w:div>
            <w:div w:id="1737439564">
              <w:marLeft w:val="0"/>
              <w:marRight w:val="0"/>
              <w:marTop w:val="0"/>
              <w:marBottom w:val="0"/>
              <w:divBdr>
                <w:top w:val="none" w:sz="0" w:space="0" w:color="auto"/>
                <w:left w:val="none" w:sz="0" w:space="0" w:color="auto"/>
                <w:bottom w:val="none" w:sz="0" w:space="0" w:color="auto"/>
                <w:right w:val="none" w:sz="0" w:space="0" w:color="auto"/>
              </w:divBdr>
            </w:div>
            <w:div w:id="1738936483">
              <w:marLeft w:val="0"/>
              <w:marRight w:val="0"/>
              <w:marTop w:val="0"/>
              <w:marBottom w:val="0"/>
              <w:divBdr>
                <w:top w:val="none" w:sz="0" w:space="0" w:color="auto"/>
                <w:left w:val="none" w:sz="0" w:space="0" w:color="auto"/>
                <w:bottom w:val="none" w:sz="0" w:space="0" w:color="auto"/>
                <w:right w:val="none" w:sz="0" w:space="0" w:color="auto"/>
              </w:divBdr>
            </w:div>
            <w:div w:id="1746145169">
              <w:marLeft w:val="0"/>
              <w:marRight w:val="0"/>
              <w:marTop w:val="0"/>
              <w:marBottom w:val="0"/>
              <w:divBdr>
                <w:top w:val="none" w:sz="0" w:space="0" w:color="auto"/>
                <w:left w:val="none" w:sz="0" w:space="0" w:color="auto"/>
                <w:bottom w:val="none" w:sz="0" w:space="0" w:color="auto"/>
                <w:right w:val="none" w:sz="0" w:space="0" w:color="auto"/>
              </w:divBdr>
            </w:div>
            <w:div w:id="1752660554">
              <w:marLeft w:val="0"/>
              <w:marRight w:val="0"/>
              <w:marTop w:val="0"/>
              <w:marBottom w:val="0"/>
              <w:divBdr>
                <w:top w:val="none" w:sz="0" w:space="0" w:color="auto"/>
                <w:left w:val="none" w:sz="0" w:space="0" w:color="auto"/>
                <w:bottom w:val="none" w:sz="0" w:space="0" w:color="auto"/>
                <w:right w:val="none" w:sz="0" w:space="0" w:color="auto"/>
              </w:divBdr>
            </w:div>
            <w:div w:id="1753548712">
              <w:marLeft w:val="0"/>
              <w:marRight w:val="0"/>
              <w:marTop w:val="0"/>
              <w:marBottom w:val="0"/>
              <w:divBdr>
                <w:top w:val="none" w:sz="0" w:space="0" w:color="auto"/>
                <w:left w:val="none" w:sz="0" w:space="0" w:color="auto"/>
                <w:bottom w:val="none" w:sz="0" w:space="0" w:color="auto"/>
                <w:right w:val="none" w:sz="0" w:space="0" w:color="auto"/>
              </w:divBdr>
            </w:div>
            <w:div w:id="1756854975">
              <w:marLeft w:val="0"/>
              <w:marRight w:val="0"/>
              <w:marTop w:val="0"/>
              <w:marBottom w:val="0"/>
              <w:divBdr>
                <w:top w:val="none" w:sz="0" w:space="0" w:color="auto"/>
                <w:left w:val="none" w:sz="0" w:space="0" w:color="auto"/>
                <w:bottom w:val="none" w:sz="0" w:space="0" w:color="auto"/>
                <w:right w:val="none" w:sz="0" w:space="0" w:color="auto"/>
              </w:divBdr>
            </w:div>
            <w:div w:id="1758670873">
              <w:marLeft w:val="0"/>
              <w:marRight w:val="0"/>
              <w:marTop w:val="0"/>
              <w:marBottom w:val="0"/>
              <w:divBdr>
                <w:top w:val="none" w:sz="0" w:space="0" w:color="auto"/>
                <w:left w:val="none" w:sz="0" w:space="0" w:color="auto"/>
                <w:bottom w:val="none" w:sz="0" w:space="0" w:color="auto"/>
                <w:right w:val="none" w:sz="0" w:space="0" w:color="auto"/>
              </w:divBdr>
            </w:div>
            <w:div w:id="1765375179">
              <w:marLeft w:val="0"/>
              <w:marRight w:val="0"/>
              <w:marTop w:val="0"/>
              <w:marBottom w:val="0"/>
              <w:divBdr>
                <w:top w:val="none" w:sz="0" w:space="0" w:color="auto"/>
                <w:left w:val="none" w:sz="0" w:space="0" w:color="auto"/>
                <w:bottom w:val="none" w:sz="0" w:space="0" w:color="auto"/>
                <w:right w:val="none" w:sz="0" w:space="0" w:color="auto"/>
              </w:divBdr>
            </w:div>
            <w:div w:id="1771466238">
              <w:marLeft w:val="0"/>
              <w:marRight w:val="0"/>
              <w:marTop w:val="0"/>
              <w:marBottom w:val="0"/>
              <w:divBdr>
                <w:top w:val="none" w:sz="0" w:space="0" w:color="auto"/>
                <w:left w:val="none" w:sz="0" w:space="0" w:color="auto"/>
                <w:bottom w:val="none" w:sz="0" w:space="0" w:color="auto"/>
                <w:right w:val="none" w:sz="0" w:space="0" w:color="auto"/>
              </w:divBdr>
            </w:div>
            <w:div w:id="1789396794">
              <w:marLeft w:val="0"/>
              <w:marRight w:val="0"/>
              <w:marTop w:val="0"/>
              <w:marBottom w:val="0"/>
              <w:divBdr>
                <w:top w:val="none" w:sz="0" w:space="0" w:color="auto"/>
                <w:left w:val="none" w:sz="0" w:space="0" w:color="auto"/>
                <w:bottom w:val="none" w:sz="0" w:space="0" w:color="auto"/>
                <w:right w:val="none" w:sz="0" w:space="0" w:color="auto"/>
              </w:divBdr>
            </w:div>
            <w:div w:id="1789934639">
              <w:marLeft w:val="0"/>
              <w:marRight w:val="0"/>
              <w:marTop w:val="0"/>
              <w:marBottom w:val="0"/>
              <w:divBdr>
                <w:top w:val="none" w:sz="0" w:space="0" w:color="auto"/>
                <w:left w:val="none" w:sz="0" w:space="0" w:color="auto"/>
                <w:bottom w:val="none" w:sz="0" w:space="0" w:color="auto"/>
                <w:right w:val="none" w:sz="0" w:space="0" w:color="auto"/>
              </w:divBdr>
            </w:div>
            <w:div w:id="1799375605">
              <w:marLeft w:val="0"/>
              <w:marRight w:val="0"/>
              <w:marTop w:val="0"/>
              <w:marBottom w:val="0"/>
              <w:divBdr>
                <w:top w:val="none" w:sz="0" w:space="0" w:color="auto"/>
                <w:left w:val="none" w:sz="0" w:space="0" w:color="auto"/>
                <w:bottom w:val="none" w:sz="0" w:space="0" w:color="auto"/>
                <w:right w:val="none" w:sz="0" w:space="0" w:color="auto"/>
              </w:divBdr>
            </w:div>
            <w:div w:id="1802839737">
              <w:marLeft w:val="0"/>
              <w:marRight w:val="0"/>
              <w:marTop w:val="0"/>
              <w:marBottom w:val="0"/>
              <w:divBdr>
                <w:top w:val="none" w:sz="0" w:space="0" w:color="auto"/>
                <w:left w:val="none" w:sz="0" w:space="0" w:color="auto"/>
                <w:bottom w:val="none" w:sz="0" w:space="0" w:color="auto"/>
                <w:right w:val="none" w:sz="0" w:space="0" w:color="auto"/>
              </w:divBdr>
            </w:div>
            <w:div w:id="1814179304">
              <w:marLeft w:val="0"/>
              <w:marRight w:val="0"/>
              <w:marTop w:val="0"/>
              <w:marBottom w:val="0"/>
              <w:divBdr>
                <w:top w:val="none" w:sz="0" w:space="0" w:color="auto"/>
                <w:left w:val="none" w:sz="0" w:space="0" w:color="auto"/>
                <w:bottom w:val="none" w:sz="0" w:space="0" w:color="auto"/>
                <w:right w:val="none" w:sz="0" w:space="0" w:color="auto"/>
              </w:divBdr>
            </w:div>
            <w:div w:id="1822650454">
              <w:marLeft w:val="0"/>
              <w:marRight w:val="0"/>
              <w:marTop w:val="0"/>
              <w:marBottom w:val="0"/>
              <w:divBdr>
                <w:top w:val="none" w:sz="0" w:space="0" w:color="auto"/>
                <w:left w:val="none" w:sz="0" w:space="0" w:color="auto"/>
                <w:bottom w:val="none" w:sz="0" w:space="0" w:color="auto"/>
                <w:right w:val="none" w:sz="0" w:space="0" w:color="auto"/>
              </w:divBdr>
            </w:div>
            <w:div w:id="1825930741">
              <w:marLeft w:val="0"/>
              <w:marRight w:val="0"/>
              <w:marTop w:val="0"/>
              <w:marBottom w:val="0"/>
              <w:divBdr>
                <w:top w:val="none" w:sz="0" w:space="0" w:color="auto"/>
                <w:left w:val="none" w:sz="0" w:space="0" w:color="auto"/>
                <w:bottom w:val="none" w:sz="0" w:space="0" w:color="auto"/>
                <w:right w:val="none" w:sz="0" w:space="0" w:color="auto"/>
              </w:divBdr>
            </w:div>
            <w:div w:id="1850556098">
              <w:marLeft w:val="0"/>
              <w:marRight w:val="0"/>
              <w:marTop w:val="0"/>
              <w:marBottom w:val="0"/>
              <w:divBdr>
                <w:top w:val="none" w:sz="0" w:space="0" w:color="auto"/>
                <w:left w:val="none" w:sz="0" w:space="0" w:color="auto"/>
                <w:bottom w:val="none" w:sz="0" w:space="0" w:color="auto"/>
                <w:right w:val="none" w:sz="0" w:space="0" w:color="auto"/>
              </w:divBdr>
            </w:div>
            <w:div w:id="1851137260">
              <w:marLeft w:val="0"/>
              <w:marRight w:val="0"/>
              <w:marTop w:val="0"/>
              <w:marBottom w:val="0"/>
              <w:divBdr>
                <w:top w:val="none" w:sz="0" w:space="0" w:color="auto"/>
                <w:left w:val="none" w:sz="0" w:space="0" w:color="auto"/>
                <w:bottom w:val="none" w:sz="0" w:space="0" w:color="auto"/>
                <w:right w:val="none" w:sz="0" w:space="0" w:color="auto"/>
              </w:divBdr>
            </w:div>
            <w:div w:id="1851144785">
              <w:marLeft w:val="0"/>
              <w:marRight w:val="0"/>
              <w:marTop w:val="0"/>
              <w:marBottom w:val="0"/>
              <w:divBdr>
                <w:top w:val="none" w:sz="0" w:space="0" w:color="auto"/>
                <w:left w:val="none" w:sz="0" w:space="0" w:color="auto"/>
                <w:bottom w:val="none" w:sz="0" w:space="0" w:color="auto"/>
                <w:right w:val="none" w:sz="0" w:space="0" w:color="auto"/>
              </w:divBdr>
            </w:div>
            <w:div w:id="1852722651">
              <w:marLeft w:val="0"/>
              <w:marRight w:val="0"/>
              <w:marTop w:val="0"/>
              <w:marBottom w:val="0"/>
              <w:divBdr>
                <w:top w:val="none" w:sz="0" w:space="0" w:color="auto"/>
                <w:left w:val="none" w:sz="0" w:space="0" w:color="auto"/>
                <w:bottom w:val="none" w:sz="0" w:space="0" w:color="auto"/>
                <w:right w:val="none" w:sz="0" w:space="0" w:color="auto"/>
              </w:divBdr>
            </w:div>
            <w:div w:id="1869297120">
              <w:marLeft w:val="0"/>
              <w:marRight w:val="0"/>
              <w:marTop w:val="0"/>
              <w:marBottom w:val="0"/>
              <w:divBdr>
                <w:top w:val="none" w:sz="0" w:space="0" w:color="auto"/>
                <w:left w:val="none" w:sz="0" w:space="0" w:color="auto"/>
                <w:bottom w:val="none" w:sz="0" w:space="0" w:color="auto"/>
                <w:right w:val="none" w:sz="0" w:space="0" w:color="auto"/>
              </w:divBdr>
            </w:div>
            <w:div w:id="1871333587">
              <w:marLeft w:val="0"/>
              <w:marRight w:val="0"/>
              <w:marTop w:val="0"/>
              <w:marBottom w:val="0"/>
              <w:divBdr>
                <w:top w:val="none" w:sz="0" w:space="0" w:color="auto"/>
                <w:left w:val="none" w:sz="0" w:space="0" w:color="auto"/>
                <w:bottom w:val="none" w:sz="0" w:space="0" w:color="auto"/>
                <w:right w:val="none" w:sz="0" w:space="0" w:color="auto"/>
              </w:divBdr>
            </w:div>
            <w:div w:id="1880581075">
              <w:marLeft w:val="0"/>
              <w:marRight w:val="0"/>
              <w:marTop w:val="0"/>
              <w:marBottom w:val="0"/>
              <w:divBdr>
                <w:top w:val="none" w:sz="0" w:space="0" w:color="auto"/>
                <w:left w:val="none" w:sz="0" w:space="0" w:color="auto"/>
                <w:bottom w:val="none" w:sz="0" w:space="0" w:color="auto"/>
                <w:right w:val="none" w:sz="0" w:space="0" w:color="auto"/>
              </w:divBdr>
            </w:div>
            <w:div w:id="1886521842">
              <w:marLeft w:val="0"/>
              <w:marRight w:val="0"/>
              <w:marTop w:val="0"/>
              <w:marBottom w:val="0"/>
              <w:divBdr>
                <w:top w:val="none" w:sz="0" w:space="0" w:color="auto"/>
                <w:left w:val="none" w:sz="0" w:space="0" w:color="auto"/>
                <w:bottom w:val="none" w:sz="0" w:space="0" w:color="auto"/>
                <w:right w:val="none" w:sz="0" w:space="0" w:color="auto"/>
              </w:divBdr>
            </w:div>
            <w:div w:id="1889027839">
              <w:marLeft w:val="0"/>
              <w:marRight w:val="0"/>
              <w:marTop w:val="0"/>
              <w:marBottom w:val="0"/>
              <w:divBdr>
                <w:top w:val="none" w:sz="0" w:space="0" w:color="auto"/>
                <w:left w:val="none" w:sz="0" w:space="0" w:color="auto"/>
                <w:bottom w:val="none" w:sz="0" w:space="0" w:color="auto"/>
                <w:right w:val="none" w:sz="0" w:space="0" w:color="auto"/>
              </w:divBdr>
            </w:div>
            <w:div w:id="1889874953">
              <w:marLeft w:val="0"/>
              <w:marRight w:val="0"/>
              <w:marTop w:val="0"/>
              <w:marBottom w:val="0"/>
              <w:divBdr>
                <w:top w:val="none" w:sz="0" w:space="0" w:color="auto"/>
                <w:left w:val="none" w:sz="0" w:space="0" w:color="auto"/>
                <w:bottom w:val="none" w:sz="0" w:space="0" w:color="auto"/>
                <w:right w:val="none" w:sz="0" w:space="0" w:color="auto"/>
              </w:divBdr>
            </w:div>
            <w:div w:id="1891532140">
              <w:marLeft w:val="0"/>
              <w:marRight w:val="0"/>
              <w:marTop w:val="0"/>
              <w:marBottom w:val="0"/>
              <w:divBdr>
                <w:top w:val="none" w:sz="0" w:space="0" w:color="auto"/>
                <w:left w:val="none" w:sz="0" w:space="0" w:color="auto"/>
                <w:bottom w:val="none" w:sz="0" w:space="0" w:color="auto"/>
                <w:right w:val="none" w:sz="0" w:space="0" w:color="auto"/>
              </w:divBdr>
            </w:div>
            <w:div w:id="1897858363">
              <w:marLeft w:val="0"/>
              <w:marRight w:val="0"/>
              <w:marTop w:val="0"/>
              <w:marBottom w:val="0"/>
              <w:divBdr>
                <w:top w:val="none" w:sz="0" w:space="0" w:color="auto"/>
                <w:left w:val="none" w:sz="0" w:space="0" w:color="auto"/>
                <w:bottom w:val="none" w:sz="0" w:space="0" w:color="auto"/>
                <w:right w:val="none" w:sz="0" w:space="0" w:color="auto"/>
              </w:divBdr>
            </w:div>
            <w:div w:id="1903175990">
              <w:marLeft w:val="0"/>
              <w:marRight w:val="0"/>
              <w:marTop w:val="0"/>
              <w:marBottom w:val="0"/>
              <w:divBdr>
                <w:top w:val="none" w:sz="0" w:space="0" w:color="auto"/>
                <w:left w:val="none" w:sz="0" w:space="0" w:color="auto"/>
                <w:bottom w:val="none" w:sz="0" w:space="0" w:color="auto"/>
                <w:right w:val="none" w:sz="0" w:space="0" w:color="auto"/>
              </w:divBdr>
            </w:div>
            <w:div w:id="1913077373">
              <w:marLeft w:val="0"/>
              <w:marRight w:val="0"/>
              <w:marTop w:val="0"/>
              <w:marBottom w:val="0"/>
              <w:divBdr>
                <w:top w:val="none" w:sz="0" w:space="0" w:color="auto"/>
                <w:left w:val="none" w:sz="0" w:space="0" w:color="auto"/>
                <w:bottom w:val="none" w:sz="0" w:space="0" w:color="auto"/>
                <w:right w:val="none" w:sz="0" w:space="0" w:color="auto"/>
              </w:divBdr>
            </w:div>
            <w:div w:id="1925189751">
              <w:marLeft w:val="0"/>
              <w:marRight w:val="0"/>
              <w:marTop w:val="0"/>
              <w:marBottom w:val="0"/>
              <w:divBdr>
                <w:top w:val="none" w:sz="0" w:space="0" w:color="auto"/>
                <w:left w:val="none" w:sz="0" w:space="0" w:color="auto"/>
                <w:bottom w:val="none" w:sz="0" w:space="0" w:color="auto"/>
                <w:right w:val="none" w:sz="0" w:space="0" w:color="auto"/>
              </w:divBdr>
            </w:div>
            <w:div w:id="1929384374">
              <w:marLeft w:val="0"/>
              <w:marRight w:val="0"/>
              <w:marTop w:val="0"/>
              <w:marBottom w:val="0"/>
              <w:divBdr>
                <w:top w:val="none" w:sz="0" w:space="0" w:color="auto"/>
                <w:left w:val="none" w:sz="0" w:space="0" w:color="auto"/>
                <w:bottom w:val="none" w:sz="0" w:space="0" w:color="auto"/>
                <w:right w:val="none" w:sz="0" w:space="0" w:color="auto"/>
              </w:divBdr>
            </w:div>
            <w:div w:id="1933929630">
              <w:marLeft w:val="0"/>
              <w:marRight w:val="0"/>
              <w:marTop w:val="0"/>
              <w:marBottom w:val="0"/>
              <w:divBdr>
                <w:top w:val="none" w:sz="0" w:space="0" w:color="auto"/>
                <w:left w:val="none" w:sz="0" w:space="0" w:color="auto"/>
                <w:bottom w:val="none" w:sz="0" w:space="0" w:color="auto"/>
                <w:right w:val="none" w:sz="0" w:space="0" w:color="auto"/>
              </w:divBdr>
            </w:div>
            <w:div w:id="1940868795">
              <w:marLeft w:val="0"/>
              <w:marRight w:val="0"/>
              <w:marTop w:val="0"/>
              <w:marBottom w:val="0"/>
              <w:divBdr>
                <w:top w:val="none" w:sz="0" w:space="0" w:color="auto"/>
                <w:left w:val="none" w:sz="0" w:space="0" w:color="auto"/>
                <w:bottom w:val="none" w:sz="0" w:space="0" w:color="auto"/>
                <w:right w:val="none" w:sz="0" w:space="0" w:color="auto"/>
              </w:divBdr>
            </w:div>
            <w:div w:id="1950504888">
              <w:marLeft w:val="0"/>
              <w:marRight w:val="0"/>
              <w:marTop w:val="0"/>
              <w:marBottom w:val="0"/>
              <w:divBdr>
                <w:top w:val="none" w:sz="0" w:space="0" w:color="auto"/>
                <w:left w:val="none" w:sz="0" w:space="0" w:color="auto"/>
                <w:bottom w:val="none" w:sz="0" w:space="0" w:color="auto"/>
                <w:right w:val="none" w:sz="0" w:space="0" w:color="auto"/>
              </w:divBdr>
            </w:div>
            <w:div w:id="1953827734">
              <w:marLeft w:val="0"/>
              <w:marRight w:val="0"/>
              <w:marTop w:val="0"/>
              <w:marBottom w:val="0"/>
              <w:divBdr>
                <w:top w:val="none" w:sz="0" w:space="0" w:color="auto"/>
                <w:left w:val="none" w:sz="0" w:space="0" w:color="auto"/>
                <w:bottom w:val="none" w:sz="0" w:space="0" w:color="auto"/>
                <w:right w:val="none" w:sz="0" w:space="0" w:color="auto"/>
              </w:divBdr>
            </w:div>
            <w:div w:id="1959094177">
              <w:marLeft w:val="0"/>
              <w:marRight w:val="0"/>
              <w:marTop w:val="0"/>
              <w:marBottom w:val="0"/>
              <w:divBdr>
                <w:top w:val="none" w:sz="0" w:space="0" w:color="auto"/>
                <w:left w:val="none" w:sz="0" w:space="0" w:color="auto"/>
                <w:bottom w:val="none" w:sz="0" w:space="0" w:color="auto"/>
                <w:right w:val="none" w:sz="0" w:space="0" w:color="auto"/>
              </w:divBdr>
            </w:div>
            <w:div w:id="1959558027">
              <w:marLeft w:val="0"/>
              <w:marRight w:val="0"/>
              <w:marTop w:val="0"/>
              <w:marBottom w:val="0"/>
              <w:divBdr>
                <w:top w:val="none" w:sz="0" w:space="0" w:color="auto"/>
                <w:left w:val="none" w:sz="0" w:space="0" w:color="auto"/>
                <w:bottom w:val="none" w:sz="0" w:space="0" w:color="auto"/>
                <w:right w:val="none" w:sz="0" w:space="0" w:color="auto"/>
              </w:divBdr>
            </w:div>
            <w:div w:id="1981956712">
              <w:marLeft w:val="0"/>
              <w:marRight w:val="0"/>
              <w:marTop w:val="0"/>
              <w:marBottom w:val="0"/>
              <w:divBdr>
                <w:top w:val="none" w:sz="0" w:space="0" w:color="auto"/>
                <w:left w:val="none" w:sz="0" w:space="0" w:color="auto"/>
                <w:bottom w:val="none" w:sz="0" w:space="0" w:color="auto"/>
                <w:right w:val="none" w:sz="0" w:space="0" w:color="auto"/>
              </w:divBdr>
            </w:div>
            <w:div w:id="1982155455">
              <w:marLeft w:val="0"/>
              <w:marRight w:val="0"/>
              <w:marTop w:val="0"/>
              <w:marBottom w:val="0"/>
              <w:divBdr>
                <w:top w:val="none" w:sz="0" w:space="0" w:color="auto"/>
                <w:left w:val="none" w:sz="0" w:space="0" w:color="auto"/>
                <w:bottom w:val="none" w:sz="0" w:space="0" w:color="auto"/>
                <w:right w:val="none" w:sz="0" w:space="0" w:color="auto"/>
              </w:divBdr>
            </w:div>
            <w:div w:id="2003198261">
              <w:marLeft w:val="0"/>
              <w:marRight w:val="0"/>
              <w:marTop w:val="0"/>
              <w:marBottom w:val="0"/>
              <w:divBdr>
                <w:top w:val="none" w:sz="0" w:space="0" w:color="auto"/>
                <w:left w:val="none" w:sz="0" w:space="0" w:color="auto"/>
                <w:bottom w:val="none" w:sz="0" w:space="0" w:color="auto"/>
                <w:right w:val="none" w:sz="0" w:space="0" w:color="auto"/>
              </w:divBdr>
            </w:div>
            <w:div w:id="2003318157">
              <w:marLeft w:val="0"/>
              <w:marRight w:val="0"/>
              <w:marTop w:val="0"/>
              <w:marBottom w:val="0"/>
              <w:divBdr>
                <w:top w:val="none" w:sz="0" w:space="0" w:color="auto"/>
                <w:left w:val="none" w:sz="0" w:space="0" w:color="auto"/>
                <w:bottom w:val="none" w:sz="0" w:space="0" w:color="auto"/>
                <w:right w:val="none" w:sz="0" w:space="0" w:color="auto"/>
              </w:divBdr>
            </w:div>
            <w:div w:id="2009794192">
              <w:marLeft w:val="0"/>
              <w:marRight w:val="0"/>
              <w:marTop w:val="0"/>
              <w:marBottom w:val="0"/>
              <w:divBdr>
                <w:top w:val="none" w:sz="0" w:space="0" w:color="auto"/>
                <w:left w:val="none" w:sz="0" w:space="0" w:color="auto"/>
                <w:bottom w:val="none" w:sz="0" w:space="0" w:color="auto"/>
                <w:right w:val="none" w:sz="0" w:space="0" w:color="auto"/>
              </w:divBdr>
            </w:div>
            <w:div w:id="2010323204">
              <w:marLeft w:val="0"/>
              <w:marRight w:val="0"/>
              <w:marTop w:val="0"/>
              <w:marBottom w:val="0"/>
              <w:divBdr>
                <w:top w:val="none" w:sz="0" w:space="0" w:color="auto"/>
                <w:left w:val="none" w:sz="0" w:space="0" w:color="auto"/>
                <w:bottom w:val="none" w:sz="0" w:space="0" w:color="auto"/>
                <w:right w:val="none" w:sz="0" w:space="0" w:color="auto"/>
              </w:divBdr>
            </w:div>
            <w:div w:id="2012873015">
              <w:marLeft w:val="0"/>
              <w:marRight w:val="0"/>
              <w:marTop w:val="0"/>
              <w:marBottom w:val="0"/>
              <w:divBdr>
                <w:top w:val="none" w:sz="0" w:space="0" w:color="auto"/>
                <w:left w:val="none" w:sz="0" w:space="0" w:color="auto"/>
                <w:bottom w:val="none" w:sz="0" w:space="0" w:color="auto"/>
                <w:right w:val="none" w:sz="0" w:space="0" w:color="auto"/>
              </w:divBdr>
            </w:div>
            <w:div w:id="2024015107">
              <w:marLeft w:val="0"/>
              <w:marRight w:val="0"/>
              <w:marTop w:val="0"/>
              <w:marBottom w:val="0"/>
              <w:divBdr>
                <w:top w:val="none" w:sz="0" w:space="0" w:color="auto"/>
                <w:left w:val="none" w:sz="0" w:space="0" w:color="auto"/>
                <w:bottom w:val="none" w:sz="0" w:space="0" w:color="auto"/>
                <w:right w:val="none" w:sz="0" w:space="0" w:color="auto"/>
              </w:divBdr>
            </w:div>
            <w:div w:id="2028554740">
              <w:marLeft w:val="0"/>
              <w:marRight w:val="0"/>
              <w:marTop w:val="0"/>
              <w:marBottom w:val="0"/>
              <w:divBdr>
                <w:top w:val="none" w:sz="0" w:space="0" w:color="auto"/>
                <w:left w:val="none" w:sz="0" w:space="0" w:color="auto"/>
                <w:bottom w:val="none" w:sz="0" w:space="0" w:color="auto"/>
                <w:right w:val="none" w:sz="0" w:space="0" w:color="auto"/>
              </w:divBdr>
            </w:div>
            <w:div w:id="2030257639">
              <w:marLeft w:val="0"/>
              <w:marRight w:val="0"/>
              <w:marTop w:val="0"/>
              <w:marBottom w:val="0"/>
              <w:divBdr>
                <w:top w:val="none" w:sz="0" w:space="0" w:color="auto"/>
                <w:left w:val="none" w:sz="0" w:space="0" w:color="auto"/>
                <w:bottom w:val="none" w:sz="0" w:space="0" w:color="auto"/>
                <w:right w:val="none" w:sz="0" w:space="0" w:color="auto"/>
              </w:divBdr>
            </w:div>
            <w:div w:id="2040355377">
              <w:marLeft w:val="0"/>
              <w:marRight w:val="0"/>
              <w:marTop w:val="0"/>
              <w:marBottom w:val="0"/>
              <w:divBdr>
                <w:top w:val="none" w:sz="0" w:space="0" w:color="auto"/>
                <w:left w:val="none" w:sz="0" w:space="0" w:color="auto"/>
                <w:bottom w:val="none" w:sz="0" w:space="0" w:color="auto"/>
                <w:right w:val="none" w:sz="0" w:space="0" w:color="auto"/>
              </w:divBdr>
              <w:divsChild>
                <w:div w:id="6298941">
                  <w:marLeft w:val="0"/>
                  <w:marRight w:val="0"/>
                  <w:marTop w:val="0"/>
                  <w:marBottom w:val="0"/>
                  <w:divBdr>
                    <w:top w:val="none" w:sz="0" w:space="0" w:color="auto"/>
                    <w:left w:val="none" w:sz="0" w:space="0" w:color="auto"/>
                    <w:bottom w:val="none" w:sz="0" w:space="0" w:color="auto"/>
                    <w:right w:val="none" w:sz="0" w:space="0" w:color="auto"/>
                  </w:divBdr>
                </w:div>
                <w:div w:id="15355052">
                  <w:marLeft w:val="0"/>
                  <w:marRight w:val="0"/>
                  <w:marTop w:val="0"/>
                  <w:marBottom w:val="0"/>
                  <w:divBdr>
                    <w:top w:val="none" w:sz="0" w:space="0" w:color="auto"/>
                    <w:left w:val="none" w:sz="0" w:space="0" w:color="auto"/>
                    <w:bottom w:val="none" w:sz="0" w:space="0" w:color="auto"/>
                    <w:right w:val="none" w:sz="0" w:space="0" w:color="auto"/>
                  </w:divBdr>
                </w:div>
                <w:div w:id="15355853">
                  <w:marLeft w:val="0"/>
                  <w:marRight w:val="0"/>
                  <w:marTop w:val="0"/>
                  <w:marBottom w:val="0"/>
                  <w:divBdr>
                    <w:top w:val="none" w:sz="0" w:space="0" w:color="auto"/>
                    <w:left w:val="none" w:sz="0" w:space="0" w:color="auto"/>
                    <w:bottom w:val="none" w:sz="0" w:space="0" w:color="auto"/>
                    <w:right w:val="none" w:sz="0" w:space="0" w:color="auto"/>
                  </w:divBdr>
                </w:div>
                <w:div w:id="15739912">
                  <w:marLeft w:val="0"/>
                  <w:marRight w:val="0"/>
                  <w:marTop w:val="0"/>
                  <w:marBottom w:val="0"/>
                  <w:divBdr>
                    <w:top w:val="none" w:sz="0" w:space="0" w:color="auto"/>
                    <w:left w:val="none" w:sz="0" w:space="0" w:color="auto"/>
                    <w:bottom w:val="none" w:sz="0" w:space="0" w:color="auto"/>
                    <w:right w:val="none" w:sz="0" w:space="0" w:color="auto"/>
                  </w:divBdr>
                </w:div>
                <w:div w:id="36398788">
                  <w:marLeft w:val="0"/>
                  <w:marRight w:val="0"/>
                  <w:marTop w:val="0"/>
                  <w:marBottom w:val="0"/>
                  <w:divBdr>
                    <w:top w:val="none" w:sz="0" w:space="0" w:color="auto"/>
                    <w:left w:val="none" w:sz="0" w:space="0" w:color="auto"/>
                    <w:bottom w:val="none" w:sz="0" w:space="0" w:color="auto"/>
                    <w:right w:val="none" w:sz="0" w:space="0" w:color="auto"/>
                  </w:divBdr>
                </w:div>
                <w:div w:id="43608402">
                  <w:marLeft w:val="0"/>
                  <w:marRight w:val="0"/>
                  <w:marTop w:val="0"/>
                  <w:marBottom w:val="0"/>
                  <w:divBdr>
                    <w:top w:val="none" w:sz="0" w:space="0" w:color="auto"/>
                    <w:left w:val="none" w:sz="0" w:space="0" w:color="auto"/>
                    <w:bottom w:val="none" w:sz="0" w:space="0" w:color="auto"/>
                    <w:right w:val="none" w:sz="0" w:space="0" w:color="auto"/>
                  </w:divBdr>
                </w:div>
                <w:div w:id="44068803">
                  <w:marLeft w:val="0"/>
                  <w:marRight w:val="0"/>
                  <w:marTop w:val="0"/>
                  <w:marBottom w:val="0"/>
                  <w:divBdr>
                    <w:top w:val="none" w:sz="0" w:space="0" w:color="auto"/>
                    <w:left w:val="none" w:sz="0" w:space="0" w:color="auto"/>
                    <w:bottom w:val="none" w:sz="0" w:space="0" w:color="auto"/>
                    <w:right w:val="none" w:sz="0" w:space="0" w:color="auto"/>
                  </w:divBdr>
                </w:div>
                <w:div w:id="53436990">
                  <w:marLeft w:val="0"/>
                  <w:marRight w:val="0"/>
                  <w:marTop w:val="0"/>
                  <w:marBottom w:val="0"/>
                  <w:divBdr>
                    <w:top w:val="none" w:sz="0" w:space="0" w:color="auto"/>
                    <w:left w:val="none" w:sz="0" w:space="0" w:color="auto"/>
                    <w:bottom w:val="none" w:sz="0" w:space="0" w:color="auto"/>
                    <w:right w:val="none" w:sz="0" w:space="0" w:color="auto"/>
                  </w:divBdr>
                </w:div>
                <w:div w:id="58749904">
                  <w:marLeft w:val="0"/>
                  <w:marRight w:val="0"/>
                  <w:marTop w:val="0"/>
                  <w:marBottom w:val="0"/>
                  <w:divBdr>
                    <w:top w:val="none" w:sz="0" w:space="0" w:color="auto"/>
                    <w:left w:val="none" w:sz="0" w:space="0" w:color="auto"/>
                    <w:bottom w:val="none" w:sz="0" w:space="0" w:color="auto"/>
                    <w:right w:val="none" w:sz="0" w:space="0" w:color="auto"/>
                  </w:divBdr>
                </w:div>
                <w:div w:id="59597984">
                  <w:marLeft w:val="0"/>
                  <w:marRight w:val="0"/>
                  <w:marTop w:val="0"/>
                  <w:marBottom w:val="0"/>
                  <w:divBdr>
                    <w:top w:val="none" w:sz="0" w:space="0" w:color="auto"/>
                    <w:left w:val="none" w:sz="0" w:space="0" w:color="auto"/>
                    <w:bottom w:val="none" w:sz="0" w:space="0" w:color="auto"/>
                    <w:right w:val="none" w:sz="0" w:space="0" w:color="auto"/>
                  </w:divBdr>
                </w:div>
                <w:div w:id="65343562">
                  <w:marLeft w:val="0"/>
                  <w:marRight w:val="0"/>
                  <w:marTop w:val="0"/>
                  <w:marBottom w:val="0"/>
                  <w:divBdr>
                    <w:top w:val="none" w:sz="0" w:space="0" w:color="auto"/>
                    <w:left w:val="none" w:sz="0" w:space="0" w:color="auto"/>
                    <w:bottom w:val="none" w:sz="0" w:space="0" w:color="auto"/>
                    <w:right w:val="none" w:sz="0" w:space="0" w:color="auto"/>
                  </w:divBdr>
                </w:div>
                <w:div w:id="66655175">
                  <w:marLeft w:val="0"/>
                  <w:marRight w:val="0"/>
                  <w:marTop w:val="0"/>
                  <w:marBottom w:val="0"/>
                  <w:divBdr>
                    <w:top w:val="none" w:sz="0" w:space="0" w:color="auto"/>
                    <w:left w:val="none" w:sz="0" w:space="0" w:color="auto"/>
                    <w:bottom w:val="none" w:sz="0" w:space="0" w:color="auto"/>
                    <w:right w:val="none" w:sz="0" w:space="0" w:color="auto"/>
                  </w:divBdr>
                </w:div>
                <w:div w:id="79103418">
                  <w:marLeft w:val="0"/>
                  <w:marRight w:val="0"/>
                  <w:marTop w:val="0"/>
                  <w:marBottom w:val="0"/>
                  <w:divBdr>
                    <w:top w:val="none" w:sz="0" w:space="0" w:color="auto"/>
                    <w:left w:val="none" w:sz="0" w:space="0" w:color="auto"/>
                    <w:bottom w:val="none" w:sz="0" w:space="0" w:color="auto"/>
                    <w:right w:val="none" w:sz="0" w:space="0" w:color="auto"/>
                  </w:divBdr>
                </w:div>
                <w:div w:id="80370584">
                  <w:marLeft w:val="0"/>
                  <w:marRight w:val="0"/>
                  <w:marTop w:val="0"/>
                  <w:marBottom w:val="0"/>
                  <w:divBdr>
                    <w:top w:val="none" w:sz="0" w:space="0" w:color="auto"/>
                    <w:left w:val="none" w:sz="0" w:space="0" w:color="auto"/>
                    <w:bottom w:val="none" w:sz="0" w:space="0" w:color="auto"/>
                    <w:right w:val="none" w:sz="0" w:space="0" w:color="auto"/>
                  </w:divBdr>
                </w:div>
                <w:div w:id="82723080">
                  <w:marLeft w:val="0"/>
                  <w:marRight w:val="0"/>
                  <w:marTop w:val="0"/>
                  <w:marBottom w:val="0"/>
                  <w:divBdr>
                    <w:top w:val="none" w:sz="0" w:space="0" w:color="auto"/>
                    <w:left w:val="none" w:sz="0" w:space="0" w:color="auto"/>
                    <w:bottom w:val="none" w:sz="0" w:space="0" w:color="auto"/>
                    <w:right w:val="none" w:sz="0" w:space="0" w:color="auto"/>
                  </w:divBdr>
                </w:div>
                <w:div w:id="86538015">
                  <w:marLeft w:val="0"/>
                  <w:marRight w:val="0"/>
                  <w:marTop w:val="0"/>
                  <w:marBottom w:val="0"/>
                  <w:divBdr>
                    <w:top w:val="none" w:sz="0" w:space="0" w:color="auto"/>
                    <w:left w:val="none" w:sz="0" w:space="0" w:color="auto"/>
                    <w:bottom w:val="none" w:sz="0" w:space="0" w:color="auto"/>
                    <w:right w:val="none" w:sz="0" w:space="0" w:color="auto"/>
                  </w:divBdr>
                </w:div>
                <w:div w:id="94834432">
                  <w:marLeft w:val="0"/>
                  <w:marRight w:val="0"/>
                  <w:marTop w:val="0"/>
                  <w:marBottom w:val="0"/>
                  <w:divBdr>
                    <w:top w:val="none" w:sz="0" w:space="0" w:color="auto"/>
                    <w:left w:val="none" w:sz="0" w:space="0" w:color="auto"/>
                    <w:bottom w:val="none" w:sz="0" w:space="0" w:color="auto"/>
                    <w:right w:val="none" w:sz="0" w:space="0" w:color="auto"/>
                  </w:divBdr>
                </w:div>
                <w:div w:id="99225763">
                  <w:marLeft w:val="0"/>
                  <w:marRight w:val="0"/>
                  <w:marTop w:val="0"/>
                  <w:marBottom w:val="0"/>
                  <w:divBdr>
                    <w:top w:val="none" w:sz="0" w:space="0" w:color="auto"/>
                    <w:left w:val="none" w:sz="0" w:space="0" w:color="auto"/>
                    <w:bottom w:val="none" w:sz="0" w:space="0" w:color="auto"/>
                    <w:right w:val="none" w:sz="0" w:space="0" w:color="auto"/>
                  </w:divBdr>
                </w:div>
                <w:div w:id="100689997">
                  <w:marLeft w:val="0"/>
                  <w:marRight w:val="0"/>
                  <w:marTop w:val="0"/>
                  <w:marBottom w:val="0"/>
                  <w:divBdr>
                    <w:top w:val="none" w:sz="0" w:space="0" w:color="auto"/>
                    <w:left w:val="none" w:sz="0" w:space="0" w:color="auto"/>
                    <w:bottom w:val="none" w:sz="0" w:space="0" w:color="auto"/>
                    <w:right w:val="none" w:sz="0" w:space="0" w:color="auto"/>
                  </w:divBdr>
                </w:div>
                <w:div w:id="101655761">
                  <w:marLeft w:val="0"/>
                  <w:marRight w:val="0"/>
                  <w:marTop w:val="0"/>
                  <w:marBottom w:val="0"/>
                  <w:divBdr>
                    <w:top w:val="none" w:sz="0" w:space="0" w:color="auto"/>
                    <w:left w:val="none" w:sz="0" w:space="0" w:color="auto"/>
                    <w:bottom w:val="none" w:sz="0" w:space="0" w:color="auto"/>
                    <w:right w:val="none" w:sz="0" w:space="0" w:color="auto"/>
                  </w:divBdr>
                </w:div>
                <w:div w:id="102502980">
                  <w:marLeft w:val="0"/>
                  <w:marRight w:val="0"/>
                  <w:marTop w:val="0"/>
                  <w:marBottom w:val="0"/>
                  <w:divBdr>
                    <w:top w:val="none" w:sz="0" w:space="0" w:color="auto"/>
                    <w:left w:val="none" w:sz="0" w:space="0" w:color="auto"/>
                    <w:bottom w:val="none" w:sz="0" w:space="0" w:color="auto"/>
                    <w:right w:val="none" w:sz="0" w:space="0" w:color="auto"/>
                  </w:divBdr>
                </w:div>
                <w:div w:id="108553130">
                  <w:marLeft w:val="0"/>
                  <w:marRight w:val="0"/>
                  <w:marTop w:val="0"/>
                  <w:marBottom w:val="0"/>
                  <w:divBdr>
                    <w:top w:val="none" w:sz="0" w:space="0" w:color="auto"/>
                    <w:left w:val="none" w:sz="0" w:space="0" w:color="auto"/>
                    <w:bottom w:val="none" w:sz="0" w:space="0" w:color="auto"/>
                    <w:right w:val="none" w:sz="0" w:space="0" w:color="auto"/>
                  </w:divBdr>
                </w:div>
                <w:div w:id="108625866">
                  <w:marLeft w:val="0"/>
                  <w:marRight w:val="0"/>
                  <w:marTop w:val="0"/>
                  <w:marBottom w:val="0"/>
                  <w:divBdr>
                    <w:top w:val="none" w:sz="0" w:space="0" w:color="auto"/>
                    <w:left w:val="none" w:sz="0" w:space="0" w:color="auto"/>
                    <w:bottom w:val="none" w:sz="0" w:space="0" w:color="auto"/>
                    <w:right w:val="none" w:sz="0" w:space="0" w:color="auto"/>
                  </w:divBdr>
                </w:div>
                <w:div w:id="112092550">
                  <w:marLeft w:val="0"/>
                  <w:marRight w:val="0"/>
                  <w:marTop w:val="0"/>
                  <w:marBottom w:val="0"/>
                  <w:divBdr>
                    <w:top w:val="none" w:sz="0" w:space="0" w:color="auto"/>
                    <w:left w:val="none" w:sz="0" w:space="0" w:color="auto"/>
                    <w:bottom w:val="none" w:sz="0" w:space="0" w:color="auto"/>
                    <w:right w:val="none" w:sz="0" w:space="0" w:color="auto"/>
                  </w:divBdr>
                </w:div>
                <w:div w:id="125009432">
                  <w:marLeft w:val="0"/>
                  <w:marRight w:val="0"/>
                  <w:marTop w:val="0"/>
                  <w:marBottom w:val="0"/>
                  <w:divBdr>
                    <w:top w:val="none" w:sz="0" w:space="0" w:color="auto"/>
                    <w:left w:val="none" w:sz="0" w:space="0" w:color="auto"/>
                    <w:bottom w:val="none" w:sz="0" w:space="0" w:color="auto"/>
                    <w:right w:val="none" w:sz="0" w:space="0" w:color="auto"/>
                  </w:divBdr>
                </w:div>
                <w:div w:id="129441266">
                  <w:marLeft w:val="0"/>
                  <w:marRight w:val="0"/>
                  <w:marTop w:val="0"/>
                  <w:marBottom w:val="0"/>
                  <w:divBdr>
                    <w:top w:val="none" w:sz="0" w:space="0" w:color="auto"/>
                    <w:left w:val="none" w:sz="0" w:space="0" w:color="auto"/>
                    <w:bottom w:val="none" w:sz="0" w:space="0" w:color="auto"/>
                    <w:right w:val="none" w:sz="0" w:space="0" w:color="auto"/>
                  </w:divBdr>
                </w:div>
                <w:div w:id="130443766">
                  <w:marLeft w:val="0"/>
                  <w:marRight w:val="0"/>
                  <w:marTop w:val="0"/>
                  <w:marBottom w:val="0"/>
                  <w:divBdr>
                    <w:top w:val="none" w:sz="0" w:space="0" w:color="auto"/>
                    <w:left w:val="none" w:sz="0" w:space="0" w:color="auto"/>
                    <w:bottom w:val="none" w:sz="0" w:space="0" w:color="auto"/>
                    <w:right w:val="none" w:sz="0" w:space="0" w:color="auto"/>
                  </w:divBdr>
                </w:div>
                <w:div w:id="144518733">
                  <w:marLeft w:val="0"/>
                  <w:marRight w:val="0"/>
                  <w:marTop w:val="0"/>
                  <w:marBottom w:val="0"/>
                  <w:divBdr>
                    <w:top w:val="none" w:sz="0" w:space="0" w:color="auto"/>
                    <w:left w:val="none" w:sz="0" w:space="0" w:color="auto"/>
                    <w:bottom w:val="none" w:sz="0" w:space="0" w:color="auto"/>
                    <w:right w:val="none" w:sz="0" w:space="0" w:color="auto"/>
                  </w:divBdr>
                </w:div>
                <w:div w:id="153768887">
                  <w:marLeft w:val="0"/>
                  <w:marRight w:val="0"/>
                  <w:marTop w:val="0"/>
                  <w:marBottom w:val="0"/>
                  <w:divBdr>
                    <w:top w:val="none" w:sz="0" w:space="0" w:color="auto"/>
                    <w:left w:val="none" w:sz="0" w:space="0" w:color="auto"/>
                    <w:bottom w:val="none" w:sz="0" w:space="0" w:color="auto"/>
                    <w:right w:val="none" w:sz="0" w:space="0" w:color="auto"/>
                  </w:divBdr>
                </w:div>
                <w:div w:id="158430753">
                  <w:marLeft w:val="0"/>
                  <w:marRight w:val="0"/>
                  <w:marTop w:val="0"/>
                  <w:marBottom w:val="0"/>
                  <w:divBdr>
                    <w:top w:val="none" w:sz="0" w:space="0" w:color="auto"/>
                    <w:left w:val="none" w:sz="0" w:space="0" w:color="auto"/>
                    <w:bottom w:val="none" w:sz="0" w:space="0" w:color="auto"/>
                    <w:right w:val="none" w:sz="0" w:space="0" w:color="auto"/>
                  </w:divBdr>
                </w:div>
                <w:div w:id="159807819">
                  <w:marLeft w:val="0"/>
                  <w:marRight w:val="0"/>
                  <w:marTop w:val="0"/>
                  <w:marBottom w:val="0"/>
                  <w:divBdr>
                    <w:top w:val="none" w:sz="0" w:space="0" w:color="auto"/>
                    <w:left w:val="none" w:sz="0" w:space="0" w:color="auto"/>
                    <w:bottom w:val="none" w:sz="0" w:space="0" w:color="auto"/>
                    <w:right w:val="none" w:sz="0" w:space="0" w:color="auto"/>
                  </w:divBdr>
                </w:div>
                <w:div w:id="177548788">
                  <w:marLeft w:val="0"/>
                  <w:marRight w:val="0"/>
                  <w:marTop w:val="0"/>
                  <w:marBottom w:val="0"/>
                  <w:divBdr>
                    <w:top w:val="none" w:sz="0" w:space="0" w:color="auto"/>
                    <w:left w:val="none" w:sz="0" w:space="0" w:color="auto"/>
                    <w:bottom w:val="none" w:sz="0" w:space="0" w:color="auto"/>
                    <w:right w:val="none" w:sz="0" w:space="0" w:color="auto"/>
                  </w:divBdr>
                </w:div>
                <w:div w:id="178472586">
                  <w:marLeft w:val="0"/>
                  <w:marRight w:val="0"/>
                  <w:marTop w:val="0"/>
                  <w:marBottom w:val="0"/>
                  <w:divBdr>
                    <w:top w:val="none" w:sz="0" w:space="0" w:color="auto"/>
                    <w:left w:val="none" w:sz="0" w:space="0" w:color="auto"/>
                    <w:bottom w:val="none" w:sz="0" w:space="0" w:color="auto"/>
                    <w:right w:val="none" w:sz="0" w:space="0" w:color="auto"/>
                  </w:divBdr>
                </w:div>
                <w:div w:id="206766975">
                  <w:marLeft w:val="0"/>
                  <w:marRight w:val="0"/>
                  <w:marTop w:val="0"/>
                  <w:marBottom w:val="0"/>
                  <w:divBdr>
                    <w:top w:val="none" w:sz="0" w:space="0" w:color="auto"/>
                    <w:left w:val="none" w:sz="0" w:space="0" w:color="auto"/>
                    <w:bottom w:val="none" w:sz="0" w:space="0" w:color="auto"/>
                    <w:right w:val="none" w:sz="0" w:space="0" w:color="auto"/>
                  </w:divBdr>
                </w:div>
                <w:div w:id="209541151">
                  <w:marLeft w:val="0"/>
                  <w:marRight w:val="0"/>
                  <w:marTop w:val="0"/>
                  <w:marBottom w:val="0"/>
                  <w:divBdr>
                    <w:top w:val="none" w:sz="0" w:space="0" w:color="auto"/>
                    <w:left w:val="none" w:sz="0" w:space="0" w:color="auto"/>
                    <w:bottom w:val="none" w:sz="0" w:space="0" w:color="auto"/>
                    <w:right w:val="none" w:sz="0" w:space="0" w:color="auto"/>
                  </w:divBdr>
                </w:div>
                <w:div w:id="217396830">
                  <w:marLeft w:val="0"/>
                  <w:marRight w:val="0"/>
                  <w:marTop w:val="0"/>
                  <w:marBottom w:val="0"/>
                  <w:divBdr>
                    <w:top w:val="none" w:sz="0" w:space="0" w:color="auto"/>
                    <w:left w:val="none" w:sz="0" w:space="0" w:color="auto"/>
                    <w:bottom w:val="none" w:sz="0" w:space="0" w:color="auto"/>
                    <w:right w:val="none" w:sz="0" w:space="0" w:color="auto"/>
                  </w:divBdr>
                </w:div>
                <w:div w:id="217935423">
                  <w:marLeft w:val="0"/>
                  <w:marRight w:val="0"/>
                  <w:marTop w:val="0"/>
                  <w:marBottom w:val="0"/>
                  <w:divBdr>
                    <w:top w:val="none" w:sz="0" w:space="0" w:color="auto"/>
                    <w:left w:val="none" w:sz="0" w:space="0" w:color="auto"/>
                    <w:bottom w:val="none" w:sz="0" w:space="0" w:color="auto"/>
                    <w:right w:val="none" w:sz="0" w:space="0" w:color="auto"/>
                  </w:divBdr>
                </w:div>
                <w:div w:id="228854683">
                  <w:marLeft w:val="0"/>
                  <w:marRight w:val="0"/>
                  <w:marTop w:val="0"/>
                  <w:marBottom w:val="0"/>
                  <w:divBdr>
                    <w:top w:val="none" w:sz="0" w:space="0" w:color="auto"/>
                    <w:left w:val="none" w:sz="0" w:space="0" w:color="auto"/>
                    <w:bottom w:val="none" w:sz="0" w:space="0" w:color="auto"/>
                    <w:right w:val="none" w:sz="0" w:space="0" w:color="auto"/>
                  </w:divBdr>
                </w:div>
                <w:div w:id="233782417">
                  <w:marLeft w:val="0"/>
                  <w:marRight w:val="0"/>
                  <w:marTop w:val="0"/>
                  <w:marBottom w:val="0"/>
                  <w:divBdr>
                    <w:top w:val="none" w:sz="0" w:space="0" w:color="auto"/>
                    <w:left w:val="none" w:sz="0" w:space="0" w:color="auto"/>
                    <w:bottom w:val="none" w:sz="0" w:space="0" w:color="auto"/>
                    <w:right w:val="none" w:sz="0" w:space="0" w:color="auto"/>
                  </w:divBdr>
                </w:div>
                <w:div w:id="236479790">
                  <w:marLeft w:val="0"/>
                  <w:marRight w:val="0"/>
                  <w:marTop w:val="0"/>
                  <w:marBottom w:val="0"/>
                  <w:divBdr>
                    <w:top w:val="none" w:sz="0" w:space="0" w:color="auto"/>
                    <w:left w:val="none" w:sz="0" w:space="0" w:color="auto"/>
                    <w:bottom w:val="none" w:sz="0" w:space="0" w:color="auto"/>
                    <w:right w:val="none" w:sz="0" w:space="0" w:color="auto"/>
                  </w:divBdr>
                </w:div>
                <w:div w:id="236716734">
                  <w:marLeft w:val="0"/>
                  <w:marRight w:val="0"/>
                  <w:marTop w:val="0"/>
                  <w:marBottom w:val="0"/>
                  <w:divBdr>
                    <w:top w:val="none" w:sz="0" w:space="0" w:color="auto"/>
                    <w:left w:val="none" w:sz="0" w:space="0" w:color="auto"/>
                    <w:bottom w:val="none" w:sz="0" w:space="0" w:color="auto"/>
                    <w:right w:val="none" w:sz="0" w:space="0" w:color="auto"/>
                  </w:divBdr>
                </w:div>
                <w:div w:id="251281199">
                  <w:marLeft w:val="0"/>
                  <w:marRight w:val="0"/>
                  <w:marTop w:val="0"/>
                  <w:marBottom w:val="0"/>
                  <w:divBdr>
                    <w:top w:val="none" w:sz="0" w:space="0" w:color="auto"/>
                    <w:left w:val="none" w:sz="0" w:space="0" w:color="auto"/>
                    <w:bottom w:val="none" w:sz="0" w:space="0" w:color="auto"/>
                    <w:right w:val="none" w:sz="0" w:space="0" w:color="auto"/>
                  </w:divBdr>
                </w:div>
                <w:div w:id="251475669">
                  <w:marLeft w:val="0"/>
                  <w:marRight w:val="0"/>
                  <w:marTop w:val="0"/>
                  <w:marBottom w:val="0"/>
                  <w:divBdr>
                    <w:top w:val="none" w:sz="0" w:space="0" w:color="auto"/>
                    <w:left w:val="none" w:sz="0" w:space="0" w:color="auto"/>
                    <w:bottom w:val="none" w:sz="0" w:space="0" w:color="auto"/>
                    <w:right w:val="none" w:sz="0" w:space="0" w:color="auto"/>
                  </w:divBdr>
                </w:div>
                <w:div w:id="256406030">
                  <w:marLeft w:val="0"/>
                  <w:marRight w:val="0"/>
                  <w:marTop w:val="0"/>
                  <w:marBottom w:val="0"/>
                  <w:divBdr>
                    <w:top w:val="none" w:sz="0" w:space="0" w:color="auto"/>
                    <w:left w:val="none" w:sz="0" w:space="0" w:color="auto"/>
                    <w:bottom w:val="none" w:sz="0" w:space="0" w:color="auto"/>
                    <w:right w:val="none" w:sz="0" w:space="0" w:color="auto"/>
                  </w:divBdr>
                </w:div>
                <w:div w:id="257062733">
                  <w:marLeft w:val="0"/>
                  <w:marRight w:val="0"/>
                  <w:marTop w:val="0"/>
                  <w:marBottom w:val="0"/>
                  <w:divBdr>
                    <w:top w:val="none" w:sz="0" w:space="0" w:color="auto"/>
                    <w:left w:val="none" w:sz="0" w:space="0" w:color="auto"/>
                    <w:bottom w:val="none" w:sz="0" w:space="0" w:color="auto"/>
                    <w:right w:val="none" w:sz="0" w:space="0" w:color="auto"/>
                  </w:divBdr>
                </w:div>
                <w:div w:id="273438552">
                  <w:marLeft w:val="0"/>
                  <w:marRight w:val="0"/>
                  <w:marTop w:val="0"/>
                  <w:marBottom w:val="0"/>
                  <w:divBdr>
                    <w:top w:val="none" w:sz="0" w:space="0" w:color="auto"/>
                    <w:left w:val="none" w:sz="0" w:space="0" w:color="auto"/>
                    <w:bottom w:val="none" w:sz="0" w:space="0" w:color="auto"/>
                    <w:right w:val="none" w:sz="0" w:space="0" w:color="auto"/>
                  </w:divBdr>
                </w:div>
                <w:div w:id="275410788">
                  <w:marLeft w:val="0"/>
                  <w:marRight w:val="0"/>
                  <w:marTop w:val="0"/>
                  <w:marBottom w:val="0"/>
                  <w:divBdr>
                    <w:top w:val="none" w:sz="0" w:space="0" w:color="auto"/>
                    <w:left w:val="none" w:sz="0" w:space="0" w:color="auto"/>
                    <w:bottom w:val="none" w:sz="0" w:space="0" w:color="auto"/>
                    <w:right w:val="none" w:sz="0" w:space="0" w:color="auto"/>
                  </w:divBdr>
                </w:div>
                <w:div w:id="289896629">
                  <w:marLeft w:val="0"/>
                  <w:marRight w:val="0"/>
                  <w:marTop w:val="0"/>
                  <w:marBottom w:val="0"/>
                  <w:divBdr>
                    <w:top w:val="none" w:sz="0" w:space="0" w:color="auto"/>
                    <w:left w:val="none" w:sz="0" w:space="0" w:color="auto"/>
                    <w:bottom w:val="none" w:sz="0" w:space="0" w:color="auto"/>
                    <w:right w:val="none" w:sz="0" w:space="0" w:color="auto"/>
                  </w:divBdr>
                </w:div>
                <w:div w:id="299001897">
                  <w:marLeft w:val="0"/>
                  <w:marRight w:val="0"/>
                  <w:marTop w:val="0"/>
                  <w:marBottom w:val="0"/>
                  <w:divBdr>
                    <w:top w:val="none" w:sz="0" w:space="0" w:color="auto"/>
                    <w:left w:val="none" w:sz="0" w:space="0" w:color="auto"/>
                    <w:bottom w:val="none" w:sz="0" w:space="0" w:color="auto"/>
                    <w:right w:val="none" w:sz="0" w:space="0" w:color="auto"/>
                  </w:divBdr>
                </w:div>
                <w:div w:id="305355437">
                  <w:marLeft w:val="0"/>
                  <w:marRight w:val="0"/>
                  <w:marTop w:val="0"/>
                  <w:marBottom w:val="0"/>
                  <w:divBdr>
                    <w:top w:val="none" w:sz="0" w:space="0" w:color="auto"/>
                    <w:left w:val="none" w:sz="0" w:space="0" w:color="auto"/>
                    <w:bottom w:val="none" w:sz="0" w:space="0" w:color="auto"/>
                    <w:right w:val="none" w:sz="0" w:space="0" w:color="auto"/>
                  </w:divBdr>
                </w:div>
                <w:div w:id="307394240">
                  <w:marLeft w:val="0"/>
                  <w:marRight w:val="0"/>
                  <w:marTop w:val="0"/>
                  <w:marBottom w:val="0"/>
                  <w:divBdr>
                    <w:top w:val="none" w:sz="0" w:space="0" w:color="auto"/>
                    <w:left w:val="none" w:sz="0" w:space="0" w:color="auto"/>
                    <w:bottom w:val="none" w:sz="0" w:space="0" w:color="auto"/>
                    <w:right w:val="none" w:sz="0" w:space="0" w:color="auto"/>
                  </w:divBdr>
                </w:div>
                <w:div w:id="312103345">
                  <w:marLeft w:val="0"/>
                  <w:marRight w:val="0"/>
                  <w:marTop w:val="0"/>
                  <w:marBottom w:val="0"/>
                  <w:divBdr>
                    <w:top w:val="none" w:sz="0" w:space="0" w:color="auto"/>
                    <w:left w:val="none" w:sz="0" w:space="0" w:color="auto"/>
                    <w:bottom w:val="none" w:sz="0" w:space="0" w:color="auto"/>
                    <w:right w:val="none" w:sz="0" w:space="0" w:color="auto"/>
                  </w:divBdr>
                </w:div>
                <w:div w:id="317660650">
                  <w:marLeft w:val="0"/>
                  <w:marRight w:val="0"/>
                  <w:marTop w:val="0"/>
                  <w:marBottom w:val="0"/>
                  <w:divBdr>
                    <w:top w:val="none" w:sz="0" w:space="0" w:color="auto"/>
                    <w:left w:val="none" w:sz="0" w:space="0" w:color="auto"/>
                    <w:bottom w:val="none" w:sz="0" w:space="0" w:color="auto"/>
                    <w:right w:val="none" w:sz="0" w:space="0" w:color="auto"/>
                  </w:divBdr>
                </w:div>
                <w:div w:id="329724533">
                  <w:marLeft w:val="0"/>
                  <w:marRight w:val="0"/>
                  <w:marTop w:val="0"/>
                  <w:marBottom w:val="0"/>
                  <w:divBdr>
                    <w:top w:val="none" w:sz="0" w:space="0" w:color="auto"/>
                    <w:left w:val="none" w:sz="0" w:space="0" w:color="auto"/>
                    <w:bottom w:val="none" w:sz="0" w:space="0" w:color="auto"/>
                    <w:right w:val="none" w:sz="0" w:space="0" w:color="auto"/>
                  </w:divBdr>
                </w:div>
                <w:div w:id="332225903">
                  <w:marLeft w:val="0"/>
                  <w:marRight w:val="0"/>
                  <w:marTop w:val="0"/>
                  <w:marBottom w:val="0"/>
                  <w:divBdr>
                    <w:top w:val="none" w:sz="0" w:space="0" w:color="auto"/>
                    <w:left w:val="none" w:sz="0" w:space="0" w:color="auto"/>
                    <w:bottom w:val="none" w:sz="0" w:space="0" w:color="auto"/>
                    <w:right w:val="none" w:sz="0" w:space="0" w:color="auto"/>
                  </w:divBdr>
                </w:div>
                <w:div w:id="335111645">
                  <w:marLeft w:val="0"/>
                  <w:marRight w:val="0"/>
                  <w:marTop w:val="0"/>
                  <w:marBottom w:val="0"/>
                  <w:divBdr>
                    <w:top w:val="none" w:sz="0" w:space="0" w:color="auto"/>
                    <w:left w:val="none" w:sz="0" w:space="0" w:color="auto"/>
                    <w:bottom w:val="none" w:sz="0" w:space="0" w:color="auto"/>
                    <w:right w:val="none" w:sz="0" w:space="0" w:color="auto"/>
                  </w:divBdr>
                </w:div>
                <w:div w:id="335614217">
                  <w:marLeft w:val="0"/>
                  <w:marRight w:val="0"/>
                  <w:marTop w:val="0"/>
                  <w:marBottom w:val="0"/>
                  <w:divBdr>
                    <w:top w:val="none" w:sz="0" w:space="0" w:color="auto"/>
                    <w:left w:val="none" w:sz="0" w:space="0" w:color="auto"/>
                    <w:bottom w:val="none" w:sz="0" w:space="0" w:color="auto"/>
                    <w:right w:val="none" w:sz="0" w:space="0" w:color="auto"/>
                  </w:divBdr>
                </w:div>
                <w:div w:id="341472746">
                  <w:marLeft w:val="0"/>
                  <w:marRight w:val="0"/>
                  <w:marTop w:val="0"/>
                  <w:marBottom w:val="0"/>
                  <w:divBdr>
                    <w:top w:val="none" w:sz="0" w:space="0" w:color="auto"/>
                    <w:left w:val="none" w:sz="0" w:space="0" w:color="auto"/>
                    <w:bottom w:val="none" w:sz="0" w:space="0" w:color="auto"/>
                    <w:right w:val="none" w:sz="0" w:space="0" w:color="auto"/>
                  </w:divBdr>
                </w:div>
                <w:div w:id="342440030">
                  <w:marLeft w:val="0"/>
                  <w:marRight w:val="0"/>
                  <w:marTop w:val="0"/>
                  <w:marBottom w:val="0"/>
                  <w:divBdr>
                    <w:top w:val="none" w:sz="0" w:space="0" w:color="auto"/>
                    <w:left w:val="none" w:sz="0" w:space="0" w:color="auto"/>
                    <w:bottom w:val="none" w:sz="0" w:space="0" w:color="auto"/>
                    <w:right w:val="none" w:sz="0" w:space="0" w:color="auto"/>
                  </w:divBdr>
                </w:div>
                <w:div w:id="342631693">
                  <w:marLeft w:val="0"/>
                  <w:marRight w:val="0"/>
                  <w:marTop w:val="0"/>
                  <w:marBottom w:val="0"/>
                  <w:divBdr>
                    <w:top w:val="none" w:sz="0" w:space="0" w:color="auto"/>
                    <w:left w:val="none" w:sz="0" w:space="0" w:color="auto"/>
                    <w:bottom w:val="none" w:sz="0" w:space="0" w:color="auto"/>
                    <w:right w:val="none" w:sz="0" w:space="0" w:color="auto"/>
                  </w:divBdr>
                </w:div>
                <w:div w:id="345403632">
                  <w:marLeft w:val="0"/>
                  <w:marRight w:val="0"/>
                  <w:marTop w:val="0"/>
                  <w:marBottom w:val="0"/>
                  <w:divBdr>
                    <w:top w:val="none" w:sz="0" w:space="0" w:color="auto"/>
                    <w:left w:val="none" w:sz="0" w:space="0" w:color="auto"/>
                    <w:bottom w:val="none" w:sz="0" w:space="0" w:color="auto"/>
                    <w:right w:val="none" w:sz="0" w:space="0" w:color="auto"/>
                  </w:divBdr>
                </w:div>
                <w:div w:id="355742310">
                  <w:marLeft w:val="0"/>
                  <w:marRight w:val="0"/>
                  <w:marTop w:val="0"/>
                  <w:marBottom w:val="0"/>
                  <w:divBdr>
                    <w:top w:val="none" w:sz="0" w:space="0" w:color="auto"/>
                    <w:left w:val="none" w:sz="0" w:space="0" w:color="auto"/>
                    <w:bottom w:val="none" w:sz="0" w:space="0" w:color="auto"/>
                    <w:right w:val="none" w:sz="0" w:space="0" w:color="auto"/>
                  </w:divBdr>
                </w:div>
                <w:div w:id="359010894">
                  <w:marLeft w:val="0"/>
                  <w:marRight w:val="0"/>
                  <w:marTop w:val="0"/>
                  <w:marBottom w:val="0"/>
                  <w:divBdr>
                    <w:top w:val="none" w:sz="0" w:space="0" w:color="auto"/>
                    <w:left w:val="none" w:sz="0" w:space="0" w:color="auto"/>
                    <w:bottom w:val="none" w:sz="0" w:space="0" w:color="auto"/>
                    <w:right w:val="none" w:sz="0" w:space="0" w:color="auto"/>
                  </w:divBdr>
                </w:div>
                <w:div w:id="360017815">
                  <w:marLeft w:val="0"/>
                  <w:marRight w:val="0"/>
                  <w:marTop w:val="0"/>
                  <w:marBottom w:val="0"/>
                  <w:divBdr>
                    <w:top w:val="none" w:sz="0" w:space="0" w:color="auto"/>
                    <w:left w:val="none" w:sz="0" w:space="0" w:color="auto"/>
                    <w:bottom w:val="none" w:sz="0" w:space="0" w:color="auto"/>
                    <w:right w:val="none" w:sz="0" w:space="0" w:color="auto"/>
                  </w:divBdr>
                </w:div>
                <w:div w:id="364713991">
                  <w:marLeft w:val="0"/>
                  <w:marRight w:val="0"/>
                  <w:marTop w:val="0"/>
                  <w:marBottom w:val="0"/>
                  <w:divBdr>
                    <w:top w:val="none" w:sz="0" w:space="0" w:color="auto"/>
                    <w:left w:val="none" w:sz="0" w:space="0" w:color="auto"/>
                    <w:bottom w:val="none" w:sz="0" w:space="0" w:color="auto"/>
                    <w:right w:val="none" w:sz="0" w:space="0" w:color="auto"/>
                  </w:divBdr>
                </w:div>
                <w:div w:id="376202894">
                  <w:marLeft w:val="0"/>
                  <w:marRight w:val="0"/>
                  <w:marTop w:val="0"/>
                  <w:marBottom w:val="0"/>
                  <w:divBdr>
                    <w:top w:val="none" w:sz="0" w:space="0" w:color="auto"/>
                    <w:left w:val="none" w:sz="0" w:space="0" w:color="auto"/>
                    <w:bottom w:val="none" w:sz="0" w:space="0" w:color="auto"/>
                    <w:right w:val="none" w:sz="0" w:space="0" w:color="auto"/>
                  </w:divBdr>
                </w:div>
                <w:div w:id="386338922">
                  <w:marLeft w:val="0"/>
                  <w:marRight w:val="0"/>
                  <w:marTop w:val="0"/>
                  <w:marBottom w:val="0"/>
                  <w:divBdr>
                    <w:top w:val="none" w:sz="0" w:space="0" w:color="auto"/>
                    <w:left w:val="none" w:sz="0" w:space="0" w:color="auto"/>
                    <w:bottom w:val="none" w:sz="0" w:space="0" w:color="auto"/>
                    <w:right w:val="none" w:sz="0" w:space="0" w:color="auto"/>
                  </w:divBdr>
                </w:div>
                <w:div w:id="388960595">
                  <w:marLeft w:val="0"/>
                  <w:marRight w:val="0"/>
                  <w:marTop w:val="0"/>
                  <w:marBottom w:val="0"/>
                  <w:divBdr>
                    <w:top w:val="none" w:sz="0" w:space="0" w:color="auto"/>
                    <w:left w:val="none" w:sz="0" w:space="0" w:color="auto"/>
                    <w:bottom w:val="none" w:sz="0" w:space="0" w:color="auto"/>
                    <w:right w:val="none" w:sz="0" w:space="0" w:color="auto"/>
                  </w:divBdr>
                </w:div>
                <w:div w:id="398289431">
                  <w:marLeft w:val="0"/>
                  <w:marRight w:val="0"/>
                  <w:marTop w:val="0"/>
                  <w:marBottom w:val="0"/>
                  <w:divBdr>
                    <w:top w:val="none" w:sz="0" w:space="0" w:color="auto"/>
                    <w:left w:val="none" w:sz="0" w:space="0" w:color="auto"/>
                    <w:bottom w:val="none" w:sz="0" w:space="0" w:color="auto"/>
                    <w:right w:val="none" w:sz="0" w:space="0" w:color="auto"/>
                  </w:divBdr>
                </w:div>
                <w:div w:id="399211659">
                  <w:marLeft w:val="0"/>
                  <w:marRight w:val="0"/>
                  <w:marTop w:val="0"/>
                  <w:marBottom w:val="0"/>
                  <w:divBdr>
                    <w:top w:val="none" w:sz="0" w:space="0" w:color="auto"/>
                    <w:left w:val="none" w:sz="0" w:space="0" w:color="auto"/>
                    <w:bottom w:val="none" w:sz="0" w:space="0" w:color="auto"/>
                    <w:right w:val="none" w:sz="0" w:space="0" w:color="auto"/>
                  </w:divBdr>
                </w:div>
                <w:div w:id="400447508">
                  <w:marLeft w:val="0"/>
                  <w:marRight w:val="0"/>
                  <w:marTop w:val="0"/>
                  <w:marBottom w:val="0"/>
                  <w:divBdr>
                    <w:top w:val="none" w:sz="0" w:space="0" w:color="auto"/>
                    <w:left w:val="none" w:sz="0" w:space="0" w:color="auto"/>
                    <w:bottom w:val="none" w:sz="0" w:space="0" w:color="auto"/>
                    <w:right w:val="none" w:sz="0" w:space="0" w:color="auto"/>
                  </w:divBdr>
                </w:div>
                <w:div w:id="404496648">
                  <w:marLeft w:val="0"/>
                  <w:marRight w:val="0"/>
                  <w:marTop w:val="0"/>
                  <w:marBottom w:val="0"/>
                  <w:divBdr>
                    <w:top w:val="none" w:sz="0" w:space="0" w:color="auto"/>
                    <w:left w:val="none" w:sz="0" w:space="0" w:color="auto"/>
                    <w:bottom w:val="none" w:sz="0" w:space="0" w:color="auto"/>
                    <w:right w:val="none" w:sz="0" w:space="0" w:color="auto"/>
                  </w:divBdr>
                </w:div>
                <w:div w:id="404960156">
                  <w:marLeft w:val="0"/>
                  <w:marRight w:val="0"/>
                  <w:marTop w:val="0"/>
                  <w:marBottom w:val="0"/>
                  <w:divBdr>
                    <w:top w:val="none" w:sz="0" w:space="0" w:color="auto"/>
                    <w:left w:val="none" w:sz="0" w:space="0" w:color="auto"/>
                    <w:bottom w:val="none" w:sz="0" w:space="0" w:color="auto"/>
                    <w:right w:val="none" w:sz="0" w:space="0" w:color="auto"/>
                  </w:divBdr>
                </w:div>
                <w:div w:id="406651824">
                  <w:marLeft w:val="0"/>
                  <w:marRight w:val="0"/>
                  <w:marTop w:val="0"/>
                  <w:marBottom w:val="0"/>
                  <w:divBdr>
                    <w:top w:val="none" w:sz="0" w:space="0" w:color="auto"/>
                    <w:left w:val="none" w:sz="0" w:space="0" w:color="auto"/>
                    <w:bottom w:val="none" w:sz="0" w:space="0" w:color="auto"/>
                    <w:right w:val="none" w:sz="0" w:space="0" w:color="auto"/>
                  </w:divBdr>
                </w:div>
                <w:div w:id="409809233">
                  <w:marLeft w:val="0"/>
                  <w:marRight w:val="0"/>
                  <w:marTop w:val="0"/>
                  <w:marBottom w:val="0"/>
                  <w:divBdr>
                    <w:top w:val="none" w:sz="0" w:space="0" w:color="auto"/>
                    <w:left w:val="none" w:sz="0" w:space="0" w:color="auto"/>
                    <w:bottom w:val="none" w:sz="0" w:space="0" w:color="auto"/>
                    <w:right w:val="none" w:sz="0" w:space="0" w:color="auto"/>
                  </w:divBdr>
                </w:div>
                <w:div w:id="410346403">
                  <w:marLeft w:val="0"/>
                  <w:marRight w:val="0"/>
                  <w:marTop w:val="0"/>
                  <w:marBottom w:val="0"/>
                  <w:divBdr>
                    <w:top w:val="none" w:sz="0" w:space="0" w:color="auto"/>
                    <w:left w:val="none" w:sz="0" w:space="0" w:color="auto"/>
                    <w:bottom w:val="none" w:sz="0" w:space="0" w:color="auto"/>
                    <w:right w:val="none" w:sz="0" w:space="0" w:color="auto"/>
                  </w:divBdr>
                </w:div>
                <w:div w:id="414011059">
                  <w:marLeft w:val="0"/>
                  <w:marRight w:val="0"/>
                  <w:marTop w:val="0"/>
                  <w:marBottom w:val="0"/>
                  <w:divBdr>
                    <w:top w:val="none" w:sz="0" w:space="0" w:color="auto"/>
                    <w:left w:val="none" w:sz="0" w:space="0" w:color="auto"/>
                    <w:bottom w:val="none" w:sz="0" w:space="0" w:color="auto"/>
                    <w:right w:val="none" w:sz="0" w:space="0" w:color="auto"/>
                  </w:divBdr>
                </w:div>
                <w:div w:id="414865026">
                  <w:marLeft w:val="0"/>
                  <w:marRight w:val="0"/>
                  <w:marTop w:val="0"/>
                  <w:marBottom w:val="0"/>
                  <w:divBdr>
                    <w:top w:val="none" w:sz="0" w:space="0" w:color="auto"/>
                    <w:left w:val="none" w:sz="0" w:space="0" w:color="auto"/>
                    <w:bottom w:val="none" w:sz="0" w:space="0" w:color="auto"/>
                    <w:right w:val="none" w:sz="0" w:space="0" w:color="auto"/>
                  </w:divBdr>
                </w:div>
                <w:div w:id="415706735">
                  <w:marLeft w:val="0"/>
                  <w:marRight w:val="0"/>
                  <w:marTop w:val="0"/>
                  <w:marBottom w:val="0"/>
                  <w:divBdr>
                    <w:top w:val="none" w:sz="0" w:space="0" w:color="auto"/>
                    <w:left w:val="none" w:sz="0" w:space="0" w:color="auto"/>
                    <w:bottom w:val="none" w:sz="0" w:space="0" w:color="auto"/>
                    <w:right w:val="none" w:sz="0" w:space="0" w:color="auto"/>
                  </w:divBdr>
                </w:div>
                <w:div w:id="418135349">
                  <w:marLeft w:val="0"/>
                  <w:marRight w:val="0"/>
                  <w:marTop w:val="0"/>
                  <w:marBottom w:val="0"/>
                  <w:divBdr>
                    <w:top w:val="none" w:sz="0" w:space="0" w:color="auto"/>
                    <w:left w:val="none" w:sz="0" w:space="0" w:color="auto"/>
                    <w:bottom w:val="none" w:sz="0" w:space="0" w:color="auto"/>
                    <w:right w:val="none" w:sz="0" w:space="0" w:color="auto"/>
                  </w:divBdr>
                </w:div>
                <w:div w:id="421267807">
                  <w:marLeft w:val="0"/>
                  <w:marRight w:val="0"/>
                  <w:marTop w:val="0"/>
                  <w:marBottom w:val="0"/>
                  <w:divBdr>
                    <w:top w:val="none" w:sz="0" w:space="0" w:color="auto"/>
                    <w:left w:val="none" w:sz="0" w:space="0" w:color="auto"/>
                    <w:bottom w:val="none" w:sz="0" w:space="0" w:color="auto"/>
                    <w:right w:val="none" w:sz="0" w:space="0" w:color="auto"/>
                  </w:divBdr>
                </w:div>
                <w:div w:id="421806720">
                  <w:marLeft w:val="0"/>
                  <w:marRight w:val="0"/>
                  <w:marTop w:val="0"/>
                  <w:marBottom w:val="0"/>
                  <w:divBdr>
                    <w:top w:val="none" w:sz="0" w:space="0" w:color="auto"/>
                    <w:left w:val="none" w:sz="0" w:space="0" w:color="auto"/>
                    <w:bottom w:val="none" w:sz="0" w:space="0" w:color="auto"/>
                    <w:right w:val="none" w:sz="0" w:space="0" w:color="auto"/>
                  </w:divBdr>
                </w:div>
                <w:div w:id="429087971">
                  <w:marLeft w:val="0"/>
                  <w:marRight w:val="0"/>
                  <w:marTop w:val="0"/>
                  <w:marBottom w:val="0"/>
                  <w:divBdr>
                    <w:top w:val="none" w:sz="0" w:space="0" w:color="auto"/>
                    <w:left w:val="none" w:sz="0" w:space="0" w:color="auto"/>
                    <w:bottom w:val="none" w:sz="0" w:space="0" w:color="auto"/>
                    <w:right w:val="none" w:sz="0" w:space="0" w:color="auto"/>
                  </w:divBdr>
                </w:div>
                <w:div w:id="434792498">
                  <w:marLeft w:val="0"/>
                  <w:marRight w:val="0"/>
                  <w:marTop w:val="0"/>
                  <w:marBottom w:val="0"/>
                  <w:divBdr>
                    <w:top w:val="none" w:sz="0" w:space="0" w:color="auto"/>
                    <w:left w:val="none" w:sz="0" w:space="0" w:color="auto"/>
                    <w:bottom w:val="none" w:sz="0" w:space="0" w:color="auto"/>
                    <w:right w:val="none" w:sz="0" w:space="0" w:color="auto"/>
                  </w:divBdr>
                </w:div>
                <w:div w:id="434906687">
                  <w:marLeft w:val="0"/>
                  <w:marRight w:val="0"/>
                  <w:marTop w:val="0"/>
                  <w:marBottom w:val="0"/>
                  <w:divBdr>
                    <w:top w:val="none" w:sz="0" w:space="0" w:color="auto"/>
                    <w:left w:val="none" w:sz="0" w:space="0" w:color="auto"/>
                    <w:bottom w:val="none" w:sz="0" w:space="0" w:color="auto"/>
                    <w:right w:val="none" w:sz="0" w:space="0" w:color="auto"/>
                  </w:divBdr>
                </w:div>
                <w:div w:id="437604831">
                  <w:marLeft w:val="0"/>
                  <w:marRight w:val="0"/>
                  <w:marTop w:val="0"/>
                  <w:marBottom w:val="0"/>
                  <w:divBdr>
                    <w:top w:val="none" w:sz="0" w:space="0" w:color="auto"/>
                    <w:left w:val="none" w:sz="0" w:space="0" w:color="auto"/>
                    <w:bottom w:val="none" w:sz="0" w:space="0" w:color="auto"/>
                    <w:right w:val="none" w:sz="0" w:space="0" w:color="auto"/>
                  </w:divBdr>
                </w:div>
                <w:div w:id="442383030">
                  <w:marLeft w:val="0"/>
                  <w:marRight w:val="0"/>
                  <w:marTop w:val="0"/>
                  <w:marBottom w:val="0"/>
                  <w:divBdr>
                    <w:top w:val="none" w:sz="0" w:space="0" w:color="auto"/>
                    <w:left w:val="none" w:sz="0" w:space="0" w:color="auto"/>
                    <w:bottom w:val="none" w:sz="0" w:space="0" w:color="auto"/>
                    <w:right w:val="none" w:sz="0" w:space="0" w:color="auto"/>
                  </w:divBdr>
                </w:div>
                <w:div w:id="446043048">
                  <w:marLeft w:val="0"/>
                  <w:marRight w:val="0"/>
                  <w:marTop w:val="0"/>
                  <w:marBottom w:val="0"/>
                  <w:divBdr>
                    <w:top w:val="none" w:sz="0" w:space="0" w:color="auto"/>
                    <w:left w:val="none" w:sz="0" w:space="0" w:color="auto"/>
                    <w:bottom w:val="none" w:sz="0" w:space="0" w:color="auto"/>
                    <w:right w:val="none" w:sz="0" w:space="0" w:color="auto"/>
                  </w:divBdr>
                </w:div>
                <w:div w:id="452139488">
                  <w:marLeft w:val="0"/>
                  <w:marRight w:val="0"/>
                  <w:marTop w:val="0"/>
                  <w:marBottom w:val="0"/>
                  <w:divBdr>
                    <w:top w:val="none" w:sz="0" w:space="0" w:color="auto"/>
                    <w:left w:val="none" w:sz="0" w:space="0" w:color="auto"/>
                    <w:bottom w:val="none" w:sz="0" w:space="0" w:color="auto"/>
                    <w:right w:val="none" w:sz="0" w:space="0" w:color="auto"/>
                  </w:divBdr>
                </w:div>
                <w:div w:id="459299152">
                  <w:marLeft w:val="0"/>
                  <w:marRight w:val="0"/>
                  <w:marTop w:val="0"/>
                  <w:marBottom w:val="0"/>
                  <w:divBdr>
                    <w:top w:val="none" w:sz="0" w:space="0" w:color="auto"/>
                    <w:left w:val="none" w:sz="0" w:space="0" w:color="auto"/>
                    <w:bottom w:val="none" w:sz="0" w:space="0" w:color="auto"/>
                    <w:right w:val="none" w:sz="0" w:space="0" w:color="auto"/>
                  </w:divBdr>
                </w:div>
                <w:div w:id="460224719">
                  <w:marLeft w:val="0"/>
                  <w:marRight w:val="0"/>
                  <w:marTop w:val="0"/>
                  <w:marBottom w:val="0"/>
                  <w:divBdr>
                    <w:top w:val="none" w:sz="0" w:space="0" w:color="auto"/>
                    <w:left w:val="none" w:sz="0" w:space="0" w:color="auto"/>
                    <w:bottom w:val="none" w:sz="0" w:space="0" w:color="auto"/>
                    <w:right w:val="none" w:sz="0" w:space="0" w:color="auto"/>
                  </w:divBdr>
                </w:div>
                <w:div w:id="460808694">
                  <w:marLeft w:val="0"/>
                  <w:marRight w:val="0"/>
                  <w:marTop w:val="0"/>
                  <w:marBottom w:val="0"/>
                  <w:divBdr>
                    <w:top w:val="none" w:sz="0" w:space="0" w:color="auto"/>
                    <w:left w:val="none" w:sz="0" w:space="0" w:color="auto"/>
                    <w:bottom w:val="none" w:sz="0" w:space="0" w:color="auto"/>
                    <w:right w:val="none" w:sz="0" w:space="0" w:color="auto"/>
                  </w:divBdr>
                </w:div>
                <w:div w:id="480342255">
                  <w:marLeft w:val="0"/>
                  <w:marRight w:val="0"/>
                  <w:marTop w:val="0"/>
                  <w:marBottom w:val="0"/>
                  <w:divBdr>
                    <w:top w:val="none" w:sz="0" w:space="0" w:color="auto"/>
                    <w:left w:val="none" w:sz="0" w:space="0" w:color="auto"/>
                    <w:bottom w:val="none" w:sz="0" w:space="0" w:color="auto"/>
                    <w:right w:val="none" w:sz="0" w:space="0" w:color="auto"/>
                  </w:divBdr>
                </w:div>
                <w:div w:id="484592329">
                  <w:marLeft w:val="0"/>
                  <w:marRight w:val="0"/>
                  <w:marTop w:val="0"/>
                  <w:marBottom w:val="0"/>
                  <w:divBdr>
                    <w:top w:val="none" w:sz="0" w:space="0" w:color="auto"/>
                    <w:left w:val="none" w:sz="0" w:space="0" w:color="auto"/>
                    <w:bottom w:val="none" w:sz="0" w:space="0" w:color="auto"/>
                    <w:right w:val="none" w:sz="0" w:space="0" w:color="auto"/>
                  </w:divBdr>
                </w:div>
                <w:div w:id="487668518">
                  <w:marLeft w:val="0"/>
                  <w:marRight w:val="0"/>
                  <w:marTop w:val="0"/>
                  <w:marBottom w:val="0"/>
                  <w:divBdr>
                    <w:top w:val="none" w:sz="0" w:space="0" w:color="auto"/>
                    <w:left w:val="none" w:sz="0" w:space="0" w:color="auto"/>
                    <w:bottom w:val="none" w:sz="0" w:space="0" w:color="auto"/>
                    <w:right w:val="none" w:sz="0" w:space="0" w:color="auto"/>
                  </w:divBdr>
                </w:div>
                <w:div w:id="487941846">
                  <w:marLeft w:val="0"/>
                  <w:marRight w:val="0"/>
                  <w:marTop w:val="0"/>
                  <w:marBottom w:val="0"/>
                  <w:divBdr>
                    <w:top w:val="none" w:sz="0" w:space="0" w:color="auto"/>
                    <w:left w:val="none" w:sz="0" w:space="0" w:color="auto"/>
                    <w:bottom w:val="none" w:sz="0" w:space="0" w:color="auto"/>
                    <w:right w:val="none" w:sz="0" w:space="0" w:color="auto"/>
                  </w:divBdr>
                </w:div>
                <w:div w:id="497502056">
                  <w:marLeft w:val="0"/>
                  <w:marRight w:val="0"/>
                  <w:marTop w:val="0"/>
                  <w:marBottom w:val="0"/>
                  <w:divBdr>
                    <w:top w:val="none" w:sz="0" w:space="0" w:color="auto"/>
                    <w:left w:val="none" w:sz="0" w:space="0" w:color="auto"/>
                    <w:bottom w:val="none" w:sz="0" w:space="0" w:color="auto"/>
                    <w:right w:val="none" w:sz="0" w:space="0" w:color="auto"/>
                  </w:divBdr>
                </w:div>
                <w:div w:id="506486139">
                  <w:marLeft w:val="0"/>
                  <w:marRight w:val="0"/>
                  <w:marTop w:val="0"/>
                  <w:marBottom w:val="0"/>
                  <w:divBdr>
                    <w:top w:val="none" w:sz="0" w:space="0" w:color="auto"/>
                    <w:left w:val="none" w:sz="0" w:space="0" w:color="auto"/>
                    <w:bottom w:val="none" w:sz="0" w:space="0" w:color="auto"/>
                    <w:right w:val="none" w:sz="0" w:space="0" w:color="auto"/>
                  </w:divBdr>
                </w:div>
                <w:div w:id="511726677">
                  <w:marLeft w:val="0"/>
                  <w:marRight w:val="0"/>
                  <w:marTop w:val="0"/>
                  <w:marBottom w:val="0"/>
                  <w:divBdr>
                    <w:top w:val="none" w:sz="0" w:space="0" w:color="auto"/>
                    <w:left w:val="none" w:sz="0" w:space="0" w:color="auto"/>
                    <w:bottom w:val="none" w:sz="0" w:space="0" w:color="auto"/>
                    <w:right w:val="none" w:sz="0" w:space="0" w:color="auto"/>
                  </w:divBdr>
                </w:div>
                <w:div w:id="515651394">
                  <w:marLeft w:val="0"/>
                  <w:marRight w:val="0"/>
                  <w:marTop w:val="0"/>
                  <w:marBottom w:val="0"/>
                  <w:divBdr>
                    <w:top w:val="none" w:sz="0" w:space="0" w:color="auto"/>
                    <w:left w:val="none" w:sz="0" w:space="0" w:color="auto"/>
                    <w:bottom w:val="none" w:sz="0" w:space="0" w:color="auto"/>
                    <w:right w:val="none" w:sz="0" w:space="0" w:color="auto"/>
                  </w:divBdr>
                </w:div>
                <w:div w:id="517894385">
                  <w:marLeft w:val="0"/>
                  <w:marRight w:val="0"/>
                  <w:marTop w:val="0"/>
                  <w:marBottom w:val="0"/>
                  <w:divBdr>
                    <w:top w:val="none" w:sz="0" w:space="0" w:color="auto"/>
                    <w:left w:val="none" w:sz="0" w:space="0" w:color="auto"/>
                    <w:bottom w:val="none" w:sz="0" w:space="0" w:color="auto"/>
                    <w:right w:val="none" w:sz="0" w:space="0" w:color="auto"/>
                  </w:divBdr>
                </w:div>
                <w:div w:id="518933974">
                  <w:marLeft w:val="0"/>
                  <w:marRight w:val="0"/>
                  <w:marTop w:val="0"/>
                  <w:marBottom w:val="0"/>
                  <w:divBdr>
                    <w:top w:val="none" w:sz="0" w:space="0" w:color="auto"/>
                    <w:left w:val="none" w:sz="0" w:space="0" w:color="auto"/>
                    <w:bottom w:val="none" w:sz="0" w:space="0" w:color="auto"/>
                    <w:right w:val="none" w:sz="0" w:space="0" w:color="auto"/>
                  </w:divBdr>
                </w:div>
                <w:div w:id="546453865">
                  <w:marLeft w:val="0"/>
                  <w:marRight w:val="0"/>
                  <w:marTop w:val="0"/>
                  <w:marBottom w:val="0"/>
                  <w:divBdr>
                    <w:top w:val="none" w:sz="0" w:space="0" w:color="auto"/>
                    <w:left w:val="none" w:sz="0" w:space="0" w:color="auto"/>
                    <w:bottom w:val="none" w:sz="0" w:space="0" w:color="auto"/>
                    <w:right w:val="none" w:sz="0" w:space="0" w:color="auto"/>
                  </w:divBdr>
                </w:div>
                <w:div w:id="552888986">
                  <w:marLeft w:val="0"/>
                  <w:marRight w:val="0"/>
                  <w:marTop w:val="0"/>
                  <w:marBottom w:val="0"/>
                  <w:divBdr>
                    <w:top w:val="none" w:sz="0" w:space="0" w:color="auto"/>
                    <w:left w:val="none" w:sz="0" w:space="0" w:color="auto"/>
                    <w:bottom w:val="none" w:sz="0" w:space="0" w:color="auto"/>
                    <w:right w:val="none" w:sz="0" w:space="0" w:color="auto"/>
                  </w:divBdr>
                </w:div>
                <w:div w:id="576520393">
                  <w:marLeft w:val="0"/>
                  <w:marRight w:val="0"/>
                  <w:marTop w:val="0"/>
                  <w:marBottom w:val="0"/>
                  <w:divBdr>
                    <w:top w:val="none" w:sz="0" w:space="0" w:color="auto"/>
                    <w:left w:val="none" w:sz="0" w:space="0" w:color="auto"/>
                    <w:bottom w:val="none" w:sz="0" w:space="0" w:color="auto"/>
                    <w:right w:val="none" w:sz="0" w:space="0" w:color="auto"/>
                  </w:divBdr>
                </w:div>
                <w:div w:id="583801947">
                  <w:marLeft w:val="0"/>
                  <w:marRight w:val="0"/>
                  <w:marTop w:val="0"/>
                  <w:marBottom w:val="0"/>
                  <w:divBdr>
                    <w:top w:val="none" w:sz="0" w:space="0" w:color="auto"/>
                    <w:left w:val="none" w:sz="0" w:space="0" w:color="auto"/>
                    <w:bottom w:val="none" w:sz="0" w:space="0" w:color="auto"/>
                    <w:right w:val="none" w:sz="0" w:space="0" w:color="auto"/>
                  </w:divBdr>
                </w:div>
                <w:div w:id="585191080">
                  <w:marLeft w:val="0"/>
                  <w:marRight w:val="0"/>
                  <w:marTop w:val="0"/>
                  <w:marBottom w:val="0"/>
                  <w:divBdr>
                    <w:top w:val="none" w:sz="0" w:space="0" w:color="auto"/>
                    <w:left w:val="none" w:sz="0" w:space="0" w:color="auto"/>
                    <w:bottom w:val="none" w:sz="0" w:space="0" w:color="auto"/>
                    <w:right w:val="none" w:sz="0" w:space="0" w:color="auto"/>
                  </w:divBdr>
                </w:div>
                <w:div w:id="588126360">
                  <w:marLeft w:val="0"/>
                  <w:marRight w:val="0"/>
                  <w:marTop w:val="0"/>
                  <w:marBottom w:val="0"/>
                  <w:divBdr>
                    <w:top w:val="none" w:sz="0" w:space="0" w:color="auto"/>
                    <w:left w:val="none" w:sz="0" w:space="0" w:color="auto"/>
                    <w:bottom w:val="none" w:sz="0" w:space="0" w:color="auto"/>
                    <w:right w:val="none" w:sz="0" w:space="0" w:color="auto"/>
                  </w:divBdr>
                </w:div>
                <w:div w:id="590432512">
                  <w:marLeft w:val="0"/>
                  <w:marRight w:val="0"/>
                  <w:marTop w:val="0"/>
                  <w:marBottom w:val="0"/>
                  <w:divBdr>
                    <w:top w:val="none" w:sz="0" w:space="0" w:color="auto"/>
                    <w:left w:val="none" w:sz="0" w:space="0" w:color="auto"/>
                    <w:bottom w:val="none" w:sz="0" w:space="0" w:color="auto"/>
                    <w:right w:val="none" w:sz="0" w:space="0" w:color="auto"/>
                  </w:divBdr>
                </w:div>
                <w:div w:id="593712925">
                  <w:marLeft w:val="0"/>
                  <w:marRight w:val="0"/>
                  <w:marTop w:val="0"/>
                  <w:marBottom w:val="0"/>
                  <w:divBdr>
                    <w:top w:val="none" w:sz="0" w:space="0" w:color="auto"/>
                    <w:left w:val="none" w:sz="0" w:space="0" w:color="auto"/>
                    <w:bottom w:val="none" w:sz="0" w:space="0" w:color="auto"/>
                    <w:right w:val="none" w:sz="0" w:space="0" w:color="auto"/>
                  </w:divBdr>
                </w:div>
                <w:div w:id="596402244">
                  <w:marLeft w:val="0"/>
                  <w:marRight w:val="0"/>
                  <w:marTop w:val="0"/>
                  <w:marBottom w:val="0"/>
                  <w:divBdr>
                    <w:top w:val="none" w:sz="0" w:space="0" w:color="auto"/>
                    <w:left w:val="none" w:sz="0" w:space="0" w:color="auto"/>
                    <w:bottom w:val="none" w:sz="0" w:space="0" w:color="auto"/>
                    <w:right w:val="none" w:sz="0" w:space="0" w:color="auto"/>
                  </w:divBdr>
                </w:div>
                <w:div w:id="610625722">
                  <w:marLeft w:val="0"/>
                  <w:marRight w:val="0"/>
                  <w:marTop w:val="0"/>
                  <w:marBottom w:val="0"/>
                  <w:divBdr>
                    <w:top w:val="none" w:sz="0" w:space="0" w:color="auto"/>
                    <w:left w:val="none" w:sz="0" w:space="0" w:color="auto"/>
                    <w:bottom w:val="none" w:sz="0" w:space="0" w:color="auto"/>
                    <w:right w:val="none" w:sz="0" w:space="0" w:color="auto"/>
                  </w:divBdr>
                </w:div>
                <w:div w:id="629243663">
                  <w:marLeft w:val="0"/>
                  <w:marRight w:val="0"/>
                  <w:marTop w:val="0"/>
                  <w:marBottom w:val="0"/>
                  <w:divBdr>
                    <w:top w:val="none" w:sz="0" w:space="0" w:color="auto"/>
                    <w:left w:val="none" w:sz="0" w:space="0" w:color="auto"/>
                    <w:bottom w:val="none" w:sz="0" w:space="0" w:color="auto"/>
                    <w:right w:val="none" w:sz="0" w:space="0" w:color="auto"/>
                  </w:divBdr>
                </w:div>
                <w:div w:id="632249864">
                  <w:marLeft w:val="0"/>
                  <w:marRight w:val="0"/>
                  <w:marTop w:val="0"/>
                  <w:marBottom w:val="0"/>
                  <w:divBdr>
                    <w:top w:val="none" w:sz="0" w:space="0" w:color="auto"/>
                    <w:left w:val="none" w:sz="0" w:space="0" w:color="auto"/>
                    <w:bottom w:val="none" w:sz="0" w:space="0" w:color="auto"/>
                    <w:right w:val="none" w:sz="0" w:space="0" w:color="auto"/>
                  </w:divBdr>
                </w:div>
                <w:div w:id="639724243">
                  <w:marLeft w:val="0"/>
                  <w:marRight w:val="0"/>
                  <w:marTop w:val="0"/>
                  <w:marBottom w:val="0"/>
                  <w:divBdr>
                    <w:top w:val="none" w:sz="0" w:space="0" w:color="auto"/>
                    <w:left w:val="none" w:sz="0" w:space="0" w:color="auto"/>
                    <w:bottom w:val="none" w:sz="0" w:space="0" w:color="auto"/>
                    <w:right w:val="none" w:sz="0" w:space="0" w:color="auto"/>
                  </w:divBdr>
                </w:div>
                <w:div w:id="647705633">
                  <w:marLeft w:val="0"/>
                  <w:marRight w:val="0"/>
                  <w:marTop w:val="0"/>
                  <w:marBottom w:val="0"/>
                  <w:divBdr>
                    <w:top w:val="none" w:sz="0" w:space="0" w:color="auto"/>
                    <w:left w:val="none" w:sz="0" w:space="0" w:color="auto"/>
                    <w:bottom w:val="none" w:sz="0" w:space="0" w:color="auto"/>
                    <w:right w:val="none" w:sz="0" w:space="0" w:color="auto"/>
                  </w:divBdr>
                </w:div>
                <w:div w:id="652834780">
                  <w:marLeft w:val="0"/>
                  <w:marRight w:val="0"/>
                  <w:marTop w:val="0"/>
                  <w:marBottom w:val="0"/>
                  <w:divBdr>
                    <w:top w:val="none" w:sz="0" w:space="0" w:color="auto"/>
                    <w:left w:val="none" w:sz="0" w:space="0" w:color="auto"/>
                    <w:bottom w:val="none" w:sz="0" w:space="0" w:color="auto"/>
                    <w:right w:val="none" w:sz="0" w:space="0" w:color="auto"/>
                  </w:divBdr>
                </w:div>
                <w:div w:id="654647844">
                  <w:marLeft w:val="0"/>
                  <w:marRight w:val="0"/>
                  <w:marTop w:val="0"/>
                  <w:marBottom w:val="0"/>
                  <w:divBdr>
                    <w:top w:val="none" w:sz="0" w:space="0" w:color="auto"/>
                    <w:left w:val="none" w:sz="0" w:space="0" w:color="auto"/>
                    <w:bottom w:val="none" w:sz="0" w:space="0" w:color="auto"/>
                    <w:right w:val="none" w:sz="0" w:space="0" w:color="auto"/>
                  </w:divBdr>
                </w:div>
                <w:div w:id="668563452">
                  <w:marLeft w:val="0"/>
                  <w:marRight w:val="0"/>
                  <w:marTop w:val="0"/>
                  <w:marBottom w:val="0"/>
                  <w:divBdr>
                    <w:top w:val="none" w:sz="0" w:space="0" w:color="auto"/>
                    <w:left w:val="none" w:sz="0" w:space="0" w:color="auto"/>
                    <w:bottom w:val="none" w:sz="0" w:space="0" w:color="auto"/>
                    <w:right w:val="none" w:sz="0" w:space="0" w:color="auto"/>
                  </w:divBdr>
                </w:div>
                <w:div w:id="675958831">
                  <w:marLeft w:val="0"/>
                  <w:marRight w:val="0"/>
                  <w:marTop w:val="0"/>
                  <w:marBottom w:val="0"/>
                  <w:divBdr>
                    <w:top w:val="none" w:sz="0" w:space="0" w:color="auto"/>
                    <w:left w:val="none" w:sz="0" w:space="0" w:color="auto"/>
                    <w:bottom w:val="none" w:sz="0" w:space="0" w:color="auto"/>
                    <w:right w:val="none" w:sz="0" w:space="0" w:color="auto"/>
                  </w:divBdr>
                </w:div>
                <w:div w:id="690229342">
                  <w:marLeft w:val="0"/>
                  <w:marRight w:val="0"/>
                  <w:marTop w:val="0"/>
                  <w:marBottom w:val="0"/>
                  <w:divBdr>
                    <w:top w:val="none" w:sz="0" w:space="0" w:color="auto"/>
                    <w:left w:val="none" w:sz="0" w:space="0" w:color="auto"/>
                    <w:bottom w:val="none" w:sz="0" w:space="0" w:color="auto"/>
                    <w:right w:val="none" w:sz="0" w:space="0" w:color="auto"/>
                  </w:divBdr>
                </w:div>
                <w:div w:id="698747205">
                  <w:marLeft w:val="0"/>
                  <w:marRight w:val="0"/>
                  <w:marTop w:val="0"/>
                  <w:marBottom w:val="0"/>
                  <w:divBdr>
                    <w:top w:val="none" w:sz="0" w:space="0" w:color="auto"/>
                    <w:left w:val="none" w:sz="0" w:space="0" w:color="auto"/>
                    <w:bottom w:val="none" w:sz="0" w:space="0" w:color="auto"/>
                    <w:right w:val="none" w:sz="0" w:space="0" w:color="auto"/>
                  </w:divBdr>
                </w:div>
                <w:div w:id="710617837">
                  <w:marLeft w:val="0"/>
                  <w:marRight w:val="0"/>
                  <w:marTop w:val="0"/>
                  <w:marBottom w:val="0"/>
                  <w:divBdr>
                    <w:top w:val="none" w:sz="0" w:space="0" w:color="auto"/>
                    <w:left w:val="none" w:sz="0" w:space="0" w:color="auto"/>
                    <w:bottom w:val="none" w:sz="0" w:space="0" w:color="auto"/>
                    <w:right w:val="none" w:sz="0" w:space="0" w:color="auto"/>
                  </w:divBdr>
                </w:div>
                <w:div w:id="715741679">
                  <w:marLeft w:val="0"/>
                  <w:marRight w:val="0"/>
                  <w:marTop w:val="0"/>
                  <w:marBottom w:val="0"/>
                  <w:divBdr>
                    <w:top w:val="none" w:sz="0" w:space="0" w:color="auto"/>
                    <w:left w:val="none" w:sz="0" w:space="0" w:color="auto"/>
                    <w:bottom w:val="none" w:sz="0" w:space="0" w:color="auto"/>
                    <w:right w:val="none" w:sz="0" w:space="0" w:color="auto"/>
                  </w:divBdr>
                </w:div>
                <w:div w:id="722674936">
                  <w:marLeft w:val="0"/>
                  <w:marRight w:val="0"/>
                  <w:marTop w:val="0"/>
                  <w:marBottom w:val="0"/>
                  <w:divBdr>
                    <w:top w:val="none" w:sz="0" w:space="0" w:color="auto"/>
                    <w:left w:val="none" w:sz="0" w:space="0" w:color="auto"/>
                    <w:bottom w:val="none" w:sz="0" w:space="0" w:color="auto"/>
                    <w:right w:val="none" w:sz="0" w:space="0" w:color="auto"/>
                  </w:divBdr>
                </w:div>
                <w:div w:id="726026062">
                  <w:marLeft w:val="0"/>
                  <w:marRight w:val="0"/>
                  <w:marTop w:val="0"/>
                  <w:marBottom w:val="0"/>
                  <w:divBdr>
                    <w:top w:val="none" w:sz="0" w:space="0" w:color="auto"/>
                    <w:left w:val="none" w:sz="0" w:space="0" w:color="auto"/>
                    <w:bottom w:val="none" w:sz="0" w:space="0" w:color="auto"/>
                    <w:right w:val="none" w:sz="0" w:space="0" w:color="auto"/>
                  </w:divBdr>
                </w:div>
                <w:div w:id="735249048">
                  <w:marLeft w:val="0"/>
                  <w:marRight w:val="0"/>
                  <w:marTop w:val="0"/>
                  <w:marBottom w:val="0"/>
                  <w:divBdr>
                    <w:top w:val="none" w:sz="0" w:space="0" w:color="auto"/>
                    <w:left w:val="none" w:sz="0" w:space="0" w:color="auto"/>
                    <w:bottom w:val="none" w:sz="0" w:space="0" w:color="auto"/>
                    <w:right w:val="none" w:sz="0" w:space="0" w:color="auto"/>
                  </w:divBdr>
                </w:div>
                <w:div w:id="735517920">
                  <w:marLeft w:val="0"/>
                  <w:marRight w:val="0"/>
                  <w:marTop w:val="0"/>
                  <w:marBottom w:val="0"/>
                  <w:divBdr>
                    <w:top w:val="none" w:sz="0" w:space="0" w:color="auto"/>
                    <w:left w:val="none" w:sz="0" w:space="0" w:color="auto"/>
                    <w:bottom w:val="none" w:sz="0" w:space="0" w:color="auto"/>
                    <w:right w:val="none" w:sz="0" w:space="0" w:color="auto"/>
                  </w:divBdr>
                </w:div>
                <w:div w:id="736975360">
                  <w:marLeft w:val="0"/>
                  <w:marRight w:val="0"/>
                  <w:marTop w:val="0"/>
                  <w:marBottom w:val="0"/>
                  <w:divBdr>
                    <w:top w:val="none" w:sz="0" w:space="0" w:color="auto"/>
                    <w:left w:val="none" w:sz="0" w:space="0" w:color="auto"/>
                    <w:bottom w:val="none" w:sz="0" w:space="0" w:color="auto"/>
                    <w:right w:val="none" w:sz="0" w:space="0" w:color="auto"/>
                  </w:divBdr>
                </w:div>
                <w:div w:id="739444818">
                  <w:marLeft w:val="0"/>
                  <w:marRight w:val="0"/>
                  <w:marTop w:val="0"/>
                  <w:marBottom w:val="0"/>
                  <w:divBdr>
                    <w:top w:val="none" w:sz="0" w:space="0" w:color="auto"/>
                    <w:left w:val="none" w:sz="0" w:space="0" w:color="auto"/>
                    <w:bottom w:val="none" w:sz="0" w:space="0" w:color="auto"/>
                    <w:right w:val="none" w:sz="0" w:space="0" w:color="auto"/>
                  </w:divBdr>
                </w:div>
                <w:div w:id="742870467">
                  <w:marLeft w:val="0"/>
                  <w:marRight w:val="0"/>
                  <w:marTop w:val="0"/>
                  <w:marBottom w:val="0"/>
                  <w:divBdr>
                    <w:top w:val="none" w:sz="0" w:space="0" w:color="auto"/>
                    <w:left w:val="none" w:sz="0" w:space="0" w:color="auto"/>
                    <w:bottom w:val="none" w:sz="0" w:space="0" w:color="auto"/>
                    <w:right w:val="none" w:sz="0" w:space="0" w:color="auto"/>
                  </w:divBdr>
                </w:div>
                <w:div w:id="744961086">
                  <w:marLeft w:val="0"/>
                  <w:marRight w:val="0"/>
                  <w:marTop w:val="0"/>
                  <w:marBottom w:val="0"/>
                  <w:divBdr>
                    <w:top w:val="none" w:sz="0" w:space="0" w:color="auto"/>
                    <w:left w:val="none" w:sz="0" w:space="0" w:color="auto"/>
                    <w:bottom w:val="none" w:sz="0" w:space="0" w:color="auto"/>
                    <w:right w:val="none" w:sz="0" w:space="0" w:color="auto"/>
                  </w:divBdr>
                </w:div>
                <w:div w:id="751049794">
                  <w:marLeft w:val="0"/>
                  <w:marRight w:val="0"/>
                  <w:marTop w:val="0"/>
                  <w:marBottom w:val="0"/>
                  <w:divBdr>
                    <w:top w:val="none" w:sz="0" w:space="0" w:color="auto"/>
                    <w:left w:val="none" w:sz="0" w:space="0" w:color="auto"/>
                    <w:bottom w:val="none" w:sz="0" w:space="0" w:color="auto"/>
                    <w:right w:val="none" w:sz="0" w:space="0" w:color="auto"/>
                  </w:divBdr>
                </w:div>
                <w:div w:id="752969312">
                  <w:marLeft w:val="0"/>
                  <w:marRight w:val="0"/>
                  <w:marTop w:val="0"/>
                  <w:marBottom w:val="0"/>
                  <w:divBdr>
                    <w:top w:val="none" w:sz="0" w:space="0" w:color="auto"/>
                    <w:left w:val="none" w:sz="0" w:space="0" w:color="auto"/>
                    <w:bottom w:val="none" w:sz="0" w:space="0" w:color="auto"/>
                    <w:right w:val="none" w:sz="0" w:space="0" w:color="auto"/>
                  </w:divBdr>
                </w:div>
                <w:div w:id="755174976">
                  <w:marLeft w:val="0"/>
                  <w:marRight w:val="0"/>
                  <w:marTop w:val="0"/>
                  <w:marBottom w:val="0"/>
                  <w:divBdr>
                    <w:top w:val="none" w:sz="0" w:space="0" w:color="auto"/>
                    <w:left w:val="none" w:sz="0" w:space="0" w:color="auto"/>
                    <w:bottom w:val="none" w:sz="0" w:space="0" w:color="auto"/>
                    <w:right w:val="none" w:sz="0" w:space="0" w:color="auto"/>
                  </w:divBdr>
                </w:div>
                <w:div w:id="756904965">
                  <w:marLeft w:val="0"/>
                  <w:marRight w:val="0"/>
                  <w:marTop w:val="0"/>
                  <w:marBottom w:val="0"/>
                  <w:divBdr>
                    <w:top w:val="none" w:sz="0" w:space="0" w:color="auto"/>
                    <w:left w:val="none" w:sz="0" w:space="0" w:color="auto"/>
                    <w:bottom w:val="none" w:sz="0" w:space="0" w:color="auto"/>
                    <w:right w:val="none" w:sz="0" w:space="0" w:color="auto"/>
                  </w:divBdr>
                </w:div>
                <w:div w:id="758795270">
                  <w:marLeft w:val="0"/>
                  <w:marRight w:val="0"/>
                  <w:marTop w:val="0"/>
                  <w:marBottom w:val="0"/>
                  <w:divBdr>
                    <w:top w:val="none" w:sz="0" w:space="0" w:color="auto"/>
                    <w:left w:val="none" w:sz="0" w:space="0" w:color="auto"/>
                    <w:bottom w:val="none" w:sz="0" w:space="0" w:color="auto"/>
                    <w:right w:val="none" w:sz="0" w:space="0" w:color="auto"/>
                  </w:divBdr>
                </w:div>
                <w:div w:id="772281753">
                  <w:marLeft w:val="0"/>
                  <w:marRight w:val="0"/>
                  <w:marTop w:val="0"/>
                  <w:marBottom w:val="0"/>
                  <w:divBdr>
                    <w:top w:val="none" w:sz="0" w:space="0" w:color="auto"/>
                    <w:left w:val="none" w:sz="0" w:space="0" w:color="auto"/>
                    <w:bottom w:val="none" w:sz="0" w:space="0" w:color="auto"/>
                    <w:right w:val="none" w:sz="0" w:space="0" w:color="auto"/>
                  </w:divBdr>
                </w:div>
                <w:div w:id="776219518">
                  <w:marLeft w:val="0"/>
                  <w:marRight w:val="0"/>
                  <w:marTop w:val="0"/>
                  <w:marBottom w:val="0"/>
                  <w:divBdr>
                    <w:top w:val="none" w:sz="0" w:space="0" w:color="auto"/>
                    <w:left w:val="none" w:sz="0" w:space="0" w:color="auto"/>
                    <w:bottom w:val="none" w:sz="0" w:space="0" w:color="auto"/>
                    <w:right w:val="none" w:sz="0" w:space="0" w:color="auto"/>
                  </w:divBdr>
                </w:div>
                <w:div w:id="777674924">
                  <w:marLeft w:val="0"/>
                  <w:marRight w:val="0"/>
                  <w:marTop w:val="0"/>
                  <w:marBottom w:val="0"/>
                  <w:divBdr>
                    <w:top w:val="none" w:sz="0" w:space="0" w:color="auto"/>
                    <w:left w:val="none" w:sz="0" w:space="0" w:color="auto"/>
                    <w:bottom w:val="none" w:sz="0" w:space="0" w:color="auto"/>
                    <w:right w:val="none" w:sz="0" w:space="0" w:color="auto"/>
                  </w:divBdr>
                </w:div>
                <w:div w:id="777719300">
                  <w:marLeft w:val="0"/>
                  <w:marRight w:val="0"/>
                  <w:marTop w:val="0"/>
                  <w:marBottom w:val="0"/>
                  <w:divBdr>
                    <w:top w:val="none" w:sz="0" w:space="0" w:color="auto"/>
                    <w:left w:val="none" w:sz="0" w:space="0" w:color="auto"/>
                    <w:bottom w:val="none" w:sz="0" w:space="0" w:color="auto"/>
                    <w:right w:val="none" w:sz="0" w:space="0" w:color="auto"/>
                  </w:divBdr>
                </w:div>
                <w:div w:id="779566372">
                  <w:marLeft w:val="0"/>
                  <w:marRight w:val="0"/>
                  <w:marTop w:val="0"/>
                  <w:marBottom w:val="0"/>
                  <w:divBdr>
                    <w:top w:val="none" w:sz="0" w:space="0" w:color="auto"/>
                    <w:left w:val="none" w:sz="0" w:space="0" w:color="auto"/>
                    <w:bottom w:val="none" w:sz="0" w:space="0" w:color="auto"/>
                    <w:right w:val="none" w:sz="0" w:space="0" w:color="auto"/>
                  </w:divBdr>
                </w:div>
                <w:div w:id="787506979">
                  <w:marLeft w:val="0"/>
                  <w:marRight w:val="0"/>
                  <w:marTop w:val="0"/>
                  <w:marBottom w:val="0"/>
                  <w:divBdr>
                    <w:top w:val="none" w:sz="0" w:space="0" w:color="auto"/>
                    <w:left w:val="none" w:sz="0" w:space="0" w:color="auto"/>
                    <w:bottom w:val="none" w:sz="0" w:space="0" w:color="auto"/>
                    <w:right w:val="none" w:sz="0" w:space="0" w:color="auto"/>
                  </w:divBdr>
                </w:div>
                <w:div w:id="789475900">
                  <w:marLeft w:val="0"/>
                  <w:marRight w:val="0"/>
                  <w:marTop w:val="0"/>
                  <w:marBottom w:val="0"/>
                  <w:divBdr>
                    <w:top w:val="none" w:sz="0" w:space="0" w:color="auto"/>
                    <w:left w:val="none" w:sz="0" w:space="0" w:color="auto"/>
                    <w:bottom w:val="none" w:sz="0" w:space="0" w:color="auto"/>
                    <w:right w:val="none" w:sz="0" w:space="0" w:color="auto"/>
                  </w:divBdr>
                </w:div>
                <w:div w:id="798842012">
                  <w:marLeft w:val="0"/>
                  <w:marRight w:val="0"/>
                  <w:marTop w:val="0"/>
                  <w:marBottom w:val="0"/>
                  <w:divBdr>
                    <w:top w:val="none" w:sz="0" w:space="0" w:color="auto"/>
                    <w:left w:val="none" w:sz="0" w:space="0" w:color="auto"/>
                    <w:bottom w:val="none" w:sz="0" w:space="0" w:color="auto"/>
                    <w:right w:val="none" w:sz="0" w:space="0" w:color="auto"/>
                  </w:divBdr>
                </w:div>
                <w:div w:id="814250790">
                  <w:marLeft w:val="0"/>
                  <w:marRight w:val="0"/>
                  <w:marTop w:val="0"/>
                  <w:marBottom w:val="0"/>
                  <w:divBdr>
                    <w:top w:val="none" w:sz="0" w:space="0" w:color="auto"/>
                    <w:left w:val="none" w:sz="0" w:space="0" w:color="auto"/>
                    <w:bottom w:val="none" w:sz="0" w:space="0" w:color="auto"/>
                    <w:right w:val="none" w:sz="0" w:space="0" w:color="auto"/>
                  </w:divBdr>
                </w:div>
                <w:div w:id="814562121">
                  <w:marLeft w:val="0"/>
                  <w:marRight w:val="0"/>
                  <w:marTop w:val="0"/>
                  <w:marBottom w:val="0"/>
                  <w:divBdr>
                    <w:top w:val="none" w:sz="0" w:space="0" w:color="auto"/>
                    <w:left w:val="none" w:sz="0" w:space="0" w:color="auto"/>
                    <w:bottom w:val="none" w:sz="0" w:space="0" w:color="auto"/>
                    <w:right w:val="none" w:sz="0" w:space="0" w:color="auto"/>
                  </w:divBdr>
                </w:div>
                <w:div w:id="815418278">
                  <w:marLeft w:val="0"/>
                  <w:marRight w:val="0"/>
                  <w:marTop w:val="0"/>
                  <w:marBottom w:val="0"/>
                  <w:divBdr>
                    <w:top w:val="none" w:sz="0" w:space="0" w:color="auto"/>
                    <w:left w:val="none" w:sz="0" w:space="0" w:color="auto"/>
                    <w:bottom w:val="none" w:sz="0" w:space="0" w:color="auto"/>
                    <w:right w:val="none" w:sz="0" w:space="0" w:color="auto"/>
                  </w:divBdr>
                </w:div>
                <w:div w:id="821191600">
                  <w:marLeft w:val="0"/>
                  <w:marRight w:val="0"/>
                  <w:marTop w:val="0"/>
                  <w:marBottom w:val="0"/>
                  <w:divBdr>
                    <w:top w:val="none" w:sz="0" w:space="0" w:color="auto"/>
                    <w:left w:val="none" w:sz="0" w:space="0" w:color="auto"/>
                    <w:bottom w:val="none" w:sz="0" w:space="0" w:color="auto"/>
                    <w:right w:val="none" w:sz="0" w:space="0" w:color="auto"/>
                  </w:divBdr>
                </w:div>
                <w:div w:id="845747280">
                  <w:marLeft w:val="0"/>
                  <w:marRight w:val="0"/>
                  <w:marTop w:val="0"/>
                  <w:marBottom w:val="0"/>
                  <w:divBdr>
                    <w:top w:val="none" w:sz="0" w:space="0" w:color="auto"/>
                    <w:left w:val="none" w:sz="0" w:space="0" w:color="auto"/>
                    <w:bottom w:val="none" w:sz="0" w:space="0" w:color="auto"/>
                    <w:right w:val="none" w:sz="0" w:space="0" w:color="auto"/>
                  </w:divBdr>
                </w:div>
                <w:div w:id="856888329">
                  <w:marLeft w:val="0"/>
                  <w:marRight w:val="0"/>
                  <w:marTop w:val="0"/>
                  <w:marBottom w:val="0"/>
                  <w:divBdr>
                    <w:top w:val="none" w:sz="0" w:space="0" w:color="auto"/>
                    <w:left w:val="none" w:sz="0" w:space="0" w:color="auto"/>
                    <w:bottom w:val="none" w:sz="0" w:space="0" w:color="auto"/>
                    <w:right w:val="none" w:sz="0" w:space="0" w:color="auto"/>
                  </w:divBdr>
                </w:div>
                <w:div w:id="859126822">
                  <w:marLeft w:val="0"/>
                  <w:marRight w:val="0"/>
                  <w:marTop w:val="0"/>
                  <w:marBottom w:val="0"/>
                  <w:divBdr>
                    <w:top w:val="none" w:sz="0" w:space="0" w:color="auto"/>
                    <w:left w:val="none" w:sz="0" w:space="0" w:color="auto"/>
                    <w:bottom w:val="none" w:sz="0" w:space="0" w:color="auto"/>
                    <w:right w:val="none" w:sz="0" w:space="0" w:color="auto"/>
                  </w:divBdr>
                </w:div>
                <w:div w:id="869998744">
                  <w:marLeft w:val="0"/>
                  <w:marRight w:val="0"/>
                  <w:marTop w:val="0"/>
                  <w:marBottom w:val="0"/>
                  <w:divBdr>
                    <w:top w:val="none" w:sz="0" w:space="0" w:color="auto"/>
                    <w:left w:val="none" w:sz="0" w:space="0" w:color="auto"/>
                    <w:bottom w:val="none" w:sz="0" w:space="0" w:color="auto"/>
                    <w:right w:val="none" w:sz="0" w:space="0" w:color="auto"/>
                  </w:divBdr>
                </w:div>
                <w:div w:id="874737828">
                  <w:marLeft w:val="0"/>
                  <w:marRight w:val="0"/>
                  <w:marTop w:val="0"/>
                  <w:marBottom w:val="0"/>
                  <w:divBdr>
                    <w:top w:val="none" w:sz="0" w:space="0" w:color="auto"/>
                    <w:left w:val="none" w:sz="0" w:space="0" w:color="auto"/>
                    <w:bottom w:val="none" w:sz="0" w:space="0" w:color="auto"/>
                    <w:right w:val="none" w:sz="0" w:space="0" w:color="auto"/>
                  </w:divBdr>
                </w:div>
                <w:div w:id="874974329">
                  <w:marLeft w:val="0"/>
                  <w:marRight w:val="0"/>
                  <w:marTop w:val="0"/>
                  <w:marBottom w:val="0"/>
                  <w:divBdr>
                    <w:top w:val="none" w:sz="0" w:space="0" w:color="auto"/>
                    <w:left w:val="none" w:sz="0" w:space="0" w:color="auto"/>
                    <w:bottom w:val="none" w:sz="0" w:space="0" w:color="auto"/>
                    <w:right w:val="none" w:sz="0" w:space="0" w:color="auto"/>
                  </w:divBdr>
                </w:div>
                <w:div w:id="885533116">
                  <w:marLeft w:val="0"/>
                  <w:marRight w:val="0"/>
                  <w:marTop w:val="0"/>
                  <w:marBottom w:val="0"/>
                  <w:divBdr>
                    <w:top w:val="none" w:sz="0" w:space="0" w:color="auto"/>
                    <w:left w:val="none" w:sz="0" w:space="0" w:color="auto"/>
                    <w:bottom w:val="none" w:sz="0" w:space="0" w:color="auto"/>
                    <w:right w:val="none" w:sz="0" w:space="0" w:color="auto"/>
                  </w:divBdr>
                </w:div>
                <w:div w:id="895775539">
                  <w:marLeft w:val="0"/>
                  <w:marRight w:val="0"/>
                  <w:marTop w:val="0"/>
                  <w:marBottom w:val="0"/>
                  <w:divBdr>
                    <w:top w:val="none" w:sz="0" w:space="0" w:color="auto"/>
                    <w:left w:val="none" w:sz="0" w:space="0" w:color="auto"/>
                    <w:bottom w:val="none" w:sz="0" w:space="0" w:color="auto"/>
                    <w:right w:val="none" w:sz="0" w:space="0" w:color="auto"/>
                  </w:divBdr>
                </w:div>
                <w:div w:id="901670837">
                  <w:marLeft w:val="0"/>
                  <w:marRight w:val="0"/>
                  <w:marTop w:val="0"/>
                  <w:marBottom w:val="0"/>
                  <w:divBdr>
                    <w:top w:val="none" w:sz="0" w:space="0" w:color="auto"/>
                    <w:left w:val="none" w:sz="0" w:space="0" w:color="auto"/>
                    <w:bottom w:val="none" w:sz="0" w:space="0" w:color="auto"/>
                    <w:right w:val="none" w:sz="0" w:space="0" w:color="auto"/>
                  </w:divBdr>
                </w:div>
                <w:div w:id="902450595">
                  <w:marLeft w:val="0"/>
                  <w:marRight w:val="0"/>
                  <w:marTop w:val="0"/>
                  <w:marBottom w:val="0"/>
                  <w:divBdr>
                    <w:top w:val="none" w:sz="0" w:space="0" w:color="auto"/>
                    <w:left w:val="none" w:sz="0" w:space="0" w:color="auto"/>
                    <w:bottom w:val="none" w:sz="0" w:space="0" w:color="auto"/>
                    <w:right w:val="none" w:sz="0" w:space="0" w:color="auto"/>
                  </w:divBdr>
                </w:div>
                <w:div w:id="906066352">
                  <w:marLeft w:val="0"/>
                  <w:marRight w:val="0"/>
                  <w:marTop w:val="0"/>
                  <w:marBottom w:val="0"/>
                  <w:divBdr>
                    <w:top w:val="none" w:sz="0" w:space="0" w:color="auto"/>
                    <w:left w:val="none" w:sz="0" w:space="0" w:color="auto"/>
                    <w:bottom w:val="none" w:sz="0" w:space="0" w:color="auto"/>
                    <w:right w:val="none" w:sz="0" w:space="0" w:color="auto"/>
                  </w:divBdr>
                </w:div>
                <w:div w:id="907426669">
                  <w:marLeft w:val="0"/>
                  <w:marRight w:val="0"/>
                  <w:marTop w:val="0"/>
                  <w:marBottom w:val="0"/>
                  <w:divBdr>
                    <w:top w:val="none" w:sz="0" w:space="0" w:color="auto"/>
                    <w:left w:val="none" w:sz="0" w:space="0" w:color="auto"/>
                    <w:bottom w:val="none" w:sz="0" w:space="0" w:color="auto"/>
                    <w:right w:val="none" w:sz="0" w:space="0" w:color="auto"/>
                  </w:divBdr>
                </w:div>
                <w:div w:id="912277578">
                  <w:marLeft w:val="0"/>
                  <w:marRight w:val="0"/>
                  <w:marTop w:val="0"/>
                  <w:marBottom w:val="0"/>
                  <w:divBdr>
                    <w:top w:val="none" w:sz="0" w:space="0" w:color="auto"/>
                    <w:left w:val="none" w:sz="0" w:space="0" w:color="auto"/>
                    <w:bottom w:val="none" w:sz="0" w:space="0" w:color="auto"/>
                    <w:right w:val="none" w:sz="0" w:space="0" w:color="auto"/>
                  </w:divBdr>
                </w:div>
                <w:div w:id="916330985">
                  <w:marLeft w:val="0"/>
                  <w:marRight w:val="0"/>
                  <w:marTop w:val="0"/>
                  <w:marBottom w:val="0"/>
                  <w:divBdr>
                    <w:top w:val="none" w:sz="0" w:space="0" w:color="auto"/>
                    <w:left w:val="none" w:sz="0" w:space="0" w:color="auto"/>
                    <w:bottom w:val="none" w:sz="0" w:space="0" w:color="auto"/>
                    <w:right w:val="none" w:sz="0" w:space="0" w:color="auto"/>
                  </w:divBdr>
                </w:div>
                <w:div w:id="918754806">
                  <w:marLeft w:val="0"/>
                  <w:marRight w:val="0"/>
                  <w:marTop w:val="0"/>
                  <w:marBottom w:val="0"/>
                  <w:divBdr>
                    <w:top w:val="none" w:sz="0" w:space="0" w:color="auto"/>
                    <w:left w:val="none" w:sz="0" w:space="0" w:color="auto"/>
                    <w:bottom w:val="none" w:sz="0" w:space="0" w:color="auto"/>
                    <w:right w:val="none" w:sz="0" w:space="0" w:color="auto"/>
                  </w:divBdr>
                </w:div>
                <w:div w:id="927537014">
                  <w:marLeft w:val="0"/>
                  <w:marRight w:val="0"/>
                  <w:marTop w:val="0"/>
                  <w:marBottom w:val="0"/>
                  <w:divBdr>
                    <w:top w:val="none" w:sz="0" w:space="0" w:color="auto"/>
                    <w:left w:val="none" w:sz="0" w:space="0" w:color="auto"/>
                    <w:bottom w:val="none" w:sz="0" w:space="0" w:color="auto"/>
                    <w:right w:val="none" w:sz="0" w:space="0" w:color="auto"/>
                  </w:divBdr>
                </w:div>
                <w:div w:id="928779402">
                  <w:marLeft w:val="0"/>
                  <w:marRight w:val="0"/>
                  <w:marTop w:val="0"/>
                  <w:marBottom w:val="0"/>
                  <w:divBdr>
                    <w:top w:val="none" w:sz="0" w:space="0" w:color="auto"/>
                    <w:left w:val="none" w:sz="0" w:space="0" w:color="auto"/>
                    <w:bottom w:val="none" w:sz="0" w:space="0" w:color="auto"/>
                    <w:right w:val="none" w:sz="0" w:space="0" w:color="auto"/>
                  </w:divBdr>
                </w:div>
                <w:div w:id="931402124">
                  <w:marLeft w:val="0"/>
                  <w:marRight w:val="0"/>
                  <w:marTop w:val="0"/>
                  <w:marBottom w:val="0"/>
                  <w:divBdr>
                    <w:top w:val="none" w:sz="0" w:space="0" w:color="auto"/>
                    <w:left w:val="none" w:sz="0" w:space="0" w:color="auto"/>
                    <w:bottom w:val="none" w:sz="0" w:space="0" w:color="auto"/>
                    <w:right w:val="none" w:sz="0" w:space="0" w:color="auto"/>
                  </w:divBdr>
                </w:div>
                <w:div w:id="932514740">
                  <w:marLeft w:val="0"/>
                  <w:marRight w:val="0"/>
                  <w:marTop w:val="0"/>
                  <w:marBottom w:val="0"/>
                  <w:divBdr>
                    <w:top w:val="none" w:sz="0" w:space="0" w:color="auto"/>
                    <w:left w:val="none" w:sz="0" w:space="0" w:color="auto"/>
                    <w:bottom w:val="none" w:sz="0" w:space="0" w:color="auto"/>
                    <w:right w:val="none" w:sz="0" w:space="0" w:color="auto"/>
                  </w:divBdr>
                </w:div>
                <w:div w:id="940380371">
                  <w:marLeft w:val="0"/>
                  <w:marRight w:val="0"/>
                  <w:marTop w:val="0"/>
                  <w:marBottom w:val="0"/>
                  <w:divBdr>
                    <w:top w:val="none" w:sz="0" w:space="0" w:color="auto"/>
                    <w:left w:val="none" w:sz="0" w:space="0" w:color="auto"/>
                    <w:bottom w:val="none" w:sz="0" w:space="0" w:color="auto"/>
                    <w:right w:val="none" w:sz="0" w:space="0" w:color="auto"/>
                  </w:divBdr>
                </w:div>
                <w:div w:id="949358856">
                  <w:marLeft w:val="0"/>
                  <w:marRight w:val="0"/>
                  <w:marTop w:val="0"/>
                  <w:marBottom w:val="0"/>
                  <w:divBdr>
                    <w:top w:val="none" w:sz="0" w:space="0" w:color="auto"/>
                    <w:left w:val="none" w:sz="0" w:space="0" w:color="auto"/>
                    <w:bottom w:val="none" w:sz="0" w:space="0" w:color="auto"/>
                    <w:right w:val="none" w:sz="0" w:space="0" w:color="auto"/>
                  </w:divBdr>
                </w:div>
                <w:div w:id="955991410">
                  <w:marLeft w:val="0"/>
                  <w:marRight w:val="0"/>
                  <w:marTop w:val="0"/>
                  <w:marBottom w:val="0"/>
                  <w:divBdr>
                    <w:top w:val="none" w:sz="0" w:space="0" w:color="auto"/>
                    <w:left w:val="none" w:sz="0" w:space="0" w:color="auto"/>
                    <w:bottom w:val="none" w:sz="0" w:space="0" w:color="auto"/>
                    <w:right w:val="none" w:sz="0" w:space="0" w:color="auto"/>
                  </w:divBdr>
                </w:div>
                <w:div w:id="971134165">
                  <w:marLeft w:val="0"/>
                  <w:marRight w:val="0"/>
                  <w:marTop w:val="0"/>
                  <w:marBottom w:val="0"/>
                  <w:divBdr>
                    <w:top w:val="none" w:sz="0" w:space="0" w:color="auto"/>
                    <w:left w:val="none" w:sz="0" w:space="0" w:color="auto"/>
                    <w:bottom w:val="none" w:sz="0" w:space="0" w:color="auto"/>
                    <w:right w:val="none" w:sz="0" w:space="0" w:color="auto"/>
                  </w:divBdr>
                </w:div>
                <w:div w:id="977802733">
                  <w:marLeft w:val="0"/>
                  <w:marRight w:val="0"/>
                  <w:marTop w:val="0"/>
                  <w:marBottom w:val="0"/>
                  <w:divBdr>
                    <w:top w:val="none" w:sz="0" w:space="0" w:color="auto"/>
                    <w:left w:val="none" w:sz="0" w:space="0" w:color="auto"/>
                    <w:bottom w:val="none" w:sz="0" w:space="0" w:color="auto"/>
                    <w:right w:val="none" w:sz="0" w:space="0" w:color="auto"/>
                  </w:divBdr>
                </w:div>
                <w:div w:id="978996547">
                  <w:marLeft w:val="0"/>
                  <w:marRight w:val="0"/>
                  <w:marTop w:val="0"/>
                  <w:marBottom w:val="0"/>
                  <w:divBdr>
                    <w:top w:val="none" w:sz="0" w:space="0" w:color="auto"/>
                    <w:left w:val="none" w:sz="0" w:space="0" w:color="auto"/>
                    <w:bottom w:val="none" w:sz="0" w:space="0" w:color="auto"/>
                    <w:right w:val="none" w:sz="0" w:space="0" w:color="auto"/>
                  </w:divBdr>
                </w:div>
                <w:div w:id="979918978">
                  <w:marLeft w:val="0"/>
                  <w:marRight w:val="0"/>
                  <w:marTop w:val="0"/>
                  <w:marBottom w:val="0"/>
                  <w:divBdr>
                    <w:top w:val="none" w:sz="0" w:space="0" w:color="auto"/>
                    <w:left w:val="none" w:sz="0" w:space="0" w:color="auto"/>
                    <w:bottom w:val="none" w:sz="0" w:space="0" w:color="auto"/>
                    <w:right w:val="none" w:sz="0" w:space="0" w:color="auto"/>
                  </w:divBdr>
                </w:div>
                <w:div w:id="986057262">
                  <w:marLeft w:val="0"/>
                  <w:marRight w:val="0"/>
                  <w:marTop w:val="0"/>
                  <w:marBottom w:val="0"/>
                  <w:divBdr>
                    <w:top w:val="none" w:sz="0" w:space="0" w:color="auto"/>
                    <w:left w:val="none" w:sz="0" w:space="0" w:color="auto"/>
                    <w:bottom w:val="none" w:sz="0" w:space="0" w:color="auto"/>
                    <w:right w:val="none" w:sz="0" w:space="0" w:color="auto"/>
                  </w:divBdr>
                </w:div>
                <w:div w:id="986784624">
                  <w:marLeft w:val="0"/>
                  <w:marRight w:val="0"/>
                  <w:marTop w:val="0"/>
                  <w:marBottom w:val="0"/>
                  <w:divBdr>
                    <w:top w:val="none" w:sz="0" w:space="0" w:color="auto"/>
                    <w:left w:val="none" w:sz="0" w:space="0" w:color="auto"/>
                    <w:bottom w:val="none" w:sz="0" w:space="0" w:color="auto"/>
                    <w:right w:val="none" w:sz="0" w:space="0" w:color="auto"/>
                  </w:divBdr>
                </w:div>
                <w:div w:id="995378731">
                  <w:marLeft w:val="0"/>
                  <w:marRight w:val="0"/>
                  <w:marTop w:val="0"/>
                  <w:marBottom w:val="0"/>
                  <w:divBdr>
                    <w:top w:val="none" w:sz="0" w:space="0" w:color="auto"/>
                    <w:left w:val="none" w:sz="0" w:space="0" w:color="auto"/>
                    <w:bottom w:val="none" w:sz="0" w:space="0" w:color="auto"/>
                    <w:right w:val="none" w:sz="0" w:space="0" w:color="auto"/>
                  </w:divBdr>
                </w:div>
                <w:div w:id="997421724">
                  <w:marLeft w:val="0"/>
                  <w:marRight w:val="0"/>
                  <w:marTop w:val="0"/>
                  <w:marBottom w:val="0"/>
                  <w:divBdr>
                    <w:top w:val="none" w:sz="0" w:space="0" w:color="auto"/>
                    <w:left w:val="none" w:sz="0" w:space="0" w:color="auto"/>
                    <w:bottom w:val="none" w:sz="0" w:space="0" w:color="auto"/>
                    <w:right w:val="none" w:sz="0" w:space="0" w:color="auto"/>
                  </w:divBdr>
                </w:div>
                <w:div w:id="999386921">
                  <w:marLeft w:val="0"/>
                  <w:marRight w:val="0"/>
                  <w:marTop w:val="0"/>
                  <w:marBottom w:val="0"/>
                  <w:divBdr>
                    <w:top w:val="none" w:sz="0" w:space="0" w:color="auto"/>
                    <w:left w:val="none" w:sz="0" w:space="0" w:color="auto"/>
                    <w:bottom w:val="none" w:sz="0" w:space="0" w:color="auto"/>
                    <w:right w:val="none" w:sz="0" w:space="0" w:color="auto"/>
                  </w:divBdr>
                </w:div>
                <w:div w:id="1004550851">
                  <w:marLeft w:val="0"/>
                  <w:marRight w:val="0"/>
                  <w:marTop w:val="0"/>
                  <w:marBottom w:val="0"/>
                  <w:divBdr>
                    <w:top w:val="none" w:sz="0" w:space="0" w:color="auto"/>
                    <w:left w:val="none" w:sz="0" w:space="0" w:color="auto"/>
                    <w:bottom w:val="none" w:sz="0" w:space="0" w:color="auto"/>
                    <w:right w:val="none" w:sz="0" w:space="0" w:color="auto"/>
                  </w:divBdr>
                </w:div>
                <w:div w:id="1012531673">
                  <w:marLeft w:val="0"/>
                  <w:marRight w:val="0"/>
                  <w:marTop w:val="0"/>
                  <w:marBottom w:val="0"/>
                  <w:divBdr>
                    <w:top w:val="none" w:sz="0" w:space="0" w:color="auto"/>
                    <w:left w:val="none" w:sz="0" w:space="0" w:color="auto"/>
                    <w:bottom w:val="none" w:sz="0" w:space="0" w:color="auto"/>
                    <w:right w:val="none" w:sz="0" w:space="0" w:color="auto"/>
                  </w:divBdr>
                </w:div>
                <w:div w:id="1016689133">
                  <w:marLeft w:val="0"/>
                  <w:marRight w:val="0"/>
                  <w:marTop w:val="0"/>
                  <w:marBottom w:val="0"/>
                  <w:divBdr>
                    <w:top w:val="none" w:sz="0" w:space="0" w:color="auto"/>
                    <w:left w:val="none" w:sz="0" w:space="0" w:color="auto"/>
                    <w:bottom w:val="none" w:sz="0" w:space="0" w:color="auto"/>
                    <w:right w:val="none" w:sz="0" w:space="0" w:color="auto"/>
                  </w:divBdr>
                </w:div>
                <w:div w:id="1020929349">
                  <w:marLeft w:val="0"/>
                  <w:marRight w:val="0"/>
                  <w:marTop w:val="0"/>
                  <w:marBottom w:val="0"/>
                  <w:divBdr>
                    <w:top w:val="none" w:sz="0" w:space="0" w:color="auto"/>
                    <w:left w:val="none" w:sz="0" w:space="0" w:color="auto"/>
                    <w:bottom w:val="none" w:sz="0" w:space="0" w:color="auto"/>
                    <w:right w:val="none" w:sz="0" w:space="0" w:color="auto"/>
                  </w:divBdr>
                </w:div>
                <w:div w:id="1021004704">
                  <w:marLeft w:val="0"/>
                  <w:marRight w:val="0"/>
                  <w:marTop w:val="0"/>
                  <w:marBottom w:val="0"/>
                  <w:divBdr>
                    <w:top w:val="none" w:sz="0" w:space="0" w:color="auto"/>
                    <w:left w:val="none" w:sz="0" w:space="0" w:color="auto"/>
                    <w:bottom w:val="none" w:sz="0" w:space="0" w:color="auto"/>
                    <w:right w:val="none" w:sz="0" w:space="0" w:color="auto"/>
                  </w:divBdr>
                </w:div>
                <w:div w:id="1026636538">
                  <w:marLeft w:val="0"/>
                  <w:marRight w:val="0"/>
                  <w:marTop w:val="0"/>
                  <w:marBottom w:val="0"/>
                  <w:divBdr>
                    <w:top w:val="none" w:sz="0" w:space="0" w:color="auto"/>
                    <w:left w:val="none" w:sz="0" w:space="0" w:color="auto"/>
                    <w:bottom w:val="none" w:sz="0" w:space="0" w:color="auto"/>
                    <w:right w:val="none" w:sz="0" w:space="0" w:color="auto"/>
                  </w:divBdr>
                </w:div>
                <w:div w:id="1035159420">
                  <w:marLeft w:val="0"/>
                  <w:marRight w:val="0"/>
                  <w:marTop w:val="0"/>
                  <w:marBottom w:val="0"/>
                  <w:divBdr>
                    <w:top w:val="none" w:sz="0" w:space="0" w:color="auto"/>
                    <w:left w:val="none" w:sz="0" w:space="0" w:color="auto"/>
                    <w:bottom w:val="none" w:sz="0" w:space="0" w:color="auto"/>
                    <w:right w:val="none" w:sz="0" w:space="0" w:color="auto"/>
                  </w:divBdr>
                </w:div>
                <w:div w:id="1043293220">
                  <w:marLeft w:val="0"/>
                  <w:marRight w:val="0"/>
                  <w:marTop w:val="0"/>
                  <w:marBottom w:val="0"/>
                  <w:divBdr>
                    <w:top w:val="none" w:sz="0" w:space="0" w:color="auto"/>
                    <w:left w:val="none" w:sz="0" w:space="0" w:color="auto"/>
                    <w:bottom w:val="none" w:sz="0" w:space="0" w:color="auto"/>
                    <w:right w:val="none" w:sz="0" w:space="0" w:color="auto"/>
                  </w:divBdr>
                </w:div>
                <w:div w:id="1047873308">
                  <w:marLeft w:val="0"/>
                  <w:marRight w:val="0"/>
                  <w:marTop w:val="0"/>
                  <w:marBottom w:val="0"/>
                  <w:divBdr>
                    <w:top w:val="none" w:sz="0" w:space="0" w:color="auto"/>
                    <w:left w:val="none" w:sz="0" w:space="0" w:color="auto"/>
                    <w:bottom w:val="none" w:sz="0" w:space="0" w:color="auto"/>
                    <w:right w:val="none" w:sz="0" w:space="0" w:color="auto"/>
                  </w:divBdr>
                </w:div>
                <w:div w:id="1052508708">
                  <w:marLeft w:val="0"/>
                  <w:marRight w:val="0"/>
                  <w:marTop w:val="0"/>
                  <w:marBottom w:val="0"/>
                  <w:divBdr>
                    <w:top w:val="none" w:sz="0" w:space="0" w:color="auto"/>
                    <w:left w:val="none" w:sz="0" w:space="0" w:color="auto"/>
                    <w:bottom w:val="none" w:sz="0" w:space="0" w:color="auto"/>
                    <w:right w:val="none" w:sz="0" w:space="0" w:color="auto"/>
                  </w:divBdr>
                </w:div>
                <w:div w:id="1054237259">
                  <w:marLeft w:val="0"/>
                  <w:marRight w:val="0"/>
                  <w:marTop w:val="0"/>
                  <w:marBottom w:val="0"/>
                  <w:divBdr>
                    <w:top w:val="none" w:sz="0" w:space="0" w:color="auto"/>
                    <w:left w:val="none" w:sz="0" w:space="0" w:color="auto"/>
                    <w:bottom w:val="none" w:sz="0" w:space="0" w:color="auto"/>
                    <w:right w:val="none" w:sz="0" w:space="0" w:color="auto"/>
                  </w:divBdr>
                </w:div>
                <w:div w:id="1054889880">
                  <w:marLeft w:val="0"/>
                  <w:marRight w:val="0"/>
                  <w:marTop w:val="0"/>
                  <w:marBottom w:val="0"/>
                  <w:divBdr>
                    <w:top w:val="none" w:sz="0" w:space="0" w:color="auto"/>
                    <w:left w:val="none" w:sz="0" w:space="0" w:color="auto"/>
                    <w:bottom w:val="none" w:sz="0" w:space="0" w:color="auto"/>
                    <w:right w:val="none" w:sz="0" w:space="0" w:color="auto"/>
                  </w:divBdr>
                </w:div>
                <w:div w:id="1059594695">
                  <w:marLeft w:val="0"/>
                  <w:marRight w:val="0"/>
                  <w:marTop w:val="0"/>
                  <w:marBottom w:val="0"/>
                  <w:divBdr>
                    <w:top w:val="none" w:sz="0" w:space="0" w:color="auto"/>
                    <w:left w:val="none" w:sz="0" w:space="0" w:color="auto"/>
                    <w:bottom w:val="none" w:sz="0" w:space="0" w:color="auto"/>
                    <w:right w:val="none" w:sz="0" w:space="0" w:color="auto"/>
                  </w:divBdr>
                </w:div>
                <w:div w:id="1059666106">
                  <w:marLeft w:val="0"/>
                  <w:marRight w:val="0"/>
                  <w:marTop w:val="0"/>
                  <w:marBottom w:val="0"/>
                  <w:divBdr>
                    <w:top w:val="none" w:sz="0" w:space="0" w:color="auto"/>
                    <w:left w:val="none" w:sz="0" w:space="0" w:color="auto"/>
                    <w:bottom w:val="none" w:sz="0" w:space="0" w:color="auto"/>
                    <w:right w:val="none" w:sz="0" w:space="0" w:color="auto"/>
                  </w:divBdr>
                </w:div>
                <w:div w:id="1066220480">
                  <w:marLeft w:val="0"/>
                  <w:marRight w:val="0"/>
                  <w:marTop w:val="0"/>
                  <w:marBottom w:val="0"/>
                  <w:divBdr>
                    <w:top w:val="none" w:sz="0" w:space="0" w:color="auto"/>
                    <w:left w:val="none" w:sz="0" w:space="0" w:color="auto"/>
                    <w:bottom w:val="none" w:sz="0" w:space="0" w:color="auto"/>
                    <w:right w:val="none" w:sz="0" w:space="0" w:color="auto"/>
                  </w:divBdr>
                </w:div>
                <w:div w:id="1072121523">
                  <w:marLeft w:val="0"/>
                  <w:marRight w:val="0"/>
                  <w:marTop w:val="0"/>
                  <w:marBottom w:val="0"/>
                  <w:divBdr>
                    <w:top w:val="none" w:sz="0" w:space="0" w:color="auto"/>
                    <w:left w:val="none" w:sz="0" w:space="0" w:color="auto"/>
                    <w:bottom w:val="none" w:sz="0" w:space="0" w:color="auto"/>
                    <w:right w:val="none" w:sz="0" w:space="0" w:color="auto"/>
                  </w:divBdr>
                </w:div>
                <w:div w:id="1073968472">
                  <w:marLeft w:val="0"/>
                  <w:marRight w:val="0"/>
                  <w:marTop w:val="0"/>
                  <w:marBottom w:val="0"/>
                  <w:divBdr>
                    <w:top w:val="none" w:sz="0" w:space="0" w:color="auto"/>
                    <w:left w:val="none" w:sz="0" w:space="0" w:color="auto"/>
                    <w:bottom w:val="none" w:sz="0" w:space="0" w:color="auto"/>
                    <w:right w:val="none" w:sz="0" w:space="0" w:color="auto"/>
                  </w:divBdr>
                </w:div>
                <w:div w:id="1074477097">
                  <w:marLeft w:val="0"/>
                  <w:marRight w:val="0"/>
                  <w:marTop w:val="0"/>
                  <w:marBottom w:val="0"/>
                  <w:divBdr>
                    <w:top w:val="none" w:sz="0" w:space="0" w:color="auto"/>
                    <w:left w:val="none" w:sz="0" w:space="0" w:color="auto"/>
                    <w:bottom w:val="none" w:sz="0" w:space="0" w:color="auto"/>
                    <w:right w:val="none" w:sz="0" w:space="0" w:color="auto"/>
                  </w:divBdr>
                </w:div>
                <w:div w:id="1077365277">
                  <w:marLeft w:val="0"/>
                  <w:marRight w:val="0"/>
                  <w:marTop w:val="0"/>
                  <w:marBottom w:val="0"/>
                  <w:divBdr>
                    <w:top w:val="none" w:sz="0" w:space="0" w:color="auto"/>
                    <w:left w:val="none" w:sz="0" w:space="0" w:color="auto"/>
                    <w:bottom w:val="none" w:sz="0" w:space="0" w:color="auto"/>
                    <w:right w:val="none" w:sz="0" w:space="0" w:color="auto"/>
                  </w:divBdr>
                </w:div>
                <w:div w:id="1088310228">
                  <w:marLeft w:val="0"/>
                  <w:marRight w:val="0"/>
                  <w:marTop w:val="0"/>
                  <w:marBottom w:val="0"/>
                  <w:divBdr>
                    <w:top w:val="none" w:sz="0" w:space="0" w:color="auto"/>
                    <w:left w:val="none" w:sz="0" w:space="0" w:color="auto"/>
                    <w:bottom w:val="none" w:sz="0" w:space="0" w:color="auto"/>
                    <w:right w:val="none" w:sz="0" w:space="0" w:color="auto"/>
                  </w:divBdr>
                </w:div>
                <w:div w:id="1090859190">
                  <w:marLeft w:val="0"/>
                  <w:marRight w:val="0"/>
                  <w:marTop w:val="0"/>
                  <w:marBottom w:val="0"/>
                  <w:divBdr>
                    <w:top w:val="none" w:sz="0" w:space="0" w:color="auto"/>
                    <w:left w:val="none" w:sz="0" w:space="0" w:color="auto"/>
                    <w:bottom w:val="none" w:sz="0" w:space="0" w:color="auto"/>
                    <w:right w:val="none" w:sz="0" w:space="0" w:color="auto"/>
                  </w:divBdr>
                </w:div>
                <w:div w:id="1091245576">
                  <w:marLeft w:val="0"/>
                  <w:marRight w:val="0"/>
                  <w:marTop w:val="0"/>
                  <w:marBottom w:val="0"/>
                  <w:divBdr>
                    <w:top w:val="none" w:sz="0" w:space="0" w:color="auto"/>
                    <w:left w:val="none" w:sz="0" w:space="0" w:color="auto"/>
                    <w:bottom w:val="none" w:sz="0" w:space="0" w:color="auto"/>
                    <w:right w:val="none" w:sz="0" w:space="0" w:color="auto"/>
                  </w:divBdr>
                </w:div>
                <w:div w:id="1105926854">
                  <w:marLeft w:val="0"/>
                  <w:marRight w:val="0"/>
                  <w:marTop w:val="0"/>
                  <w:marBottom w:val="0"/>
                  <w:divBdr>
                    <w:top w:val="none" w:sz="0" w:space="0" w:color="auto"/>
                    <w:left w:val="none" w:sz="0" w:space="0" w:color="auto"/>
                    <w:bottom w:val="none" w:sz="0" w:space="0" w:color="auto"/>
                    <w:right w:val="none" w:sz="0" w:space="0" w:color="auto"/>
                  </w:divBdr>
                </w:div>
                <w:div w:id="1106121528">
                  <w:marLeft w:val="0"/>
                  <w:marRight w:val="0"/>
                  <w:marTop w:val="0"/>
                  <w:marBottom w:val="0"/>
                  <w:divBdr>
                    <w:top w:val="none" w:sz="0" w:space="0" w:color="auto"/>
                    <w:left w:val="none" w:sz="0" w:space="0" w:color="auto"/>
                    <w:bottom w:val="none" w:sz="0" w:space="0" w:color="auto"/>
                    <w:right w:val="none" w:sz="0" w:space="0" w:color="auto"/>
                  </w:divBdr>
                </w:div>
                <w:div w:id="1112556759">
                  <w:marLeft w:val="0"/>
                  <w:marRight w:val="0"/>
                  <w:marTop w:val="0"/>
                  <w:marBottom w:val="0"/>
                  <w:divBdr>
                    <w:top w:val="none" w:sz="0" w:space="0" w:color="auto"/>
                    <w:left w:val="none" w:sz="0" w:space="0" w:color="auto"/>
                    <w:bottom w:val="none" w:sz="0" w:space="0" w:color="auto"/>
                    <w:right w:val="none" w:sz="0" w:space="0" w:color="auto"/>
                  </w:divBdr>
                </w:div>
                <w:div w:id="1123035398">
                  <w:marLeft w:val="0"/>
                  <w:marRight w:val="0"/>
                  <w:marTop w:val="0"/>
                  <w:marBottom w:val="0"/>
                  <w:divBdr>
                    <w:top w:val="none" w:sz="0" w:space="0" w:color="auto"/>
                    <w:left w:val="none" w:sz="0" w:space="0" w:color="auto"/>
                    <w:bottom w:val="none" w:sz="0" w:space="0" w:color="auto"/>
                    <w:right w:val="none" w:sz="0" w:space="0" w:color="auto"/>
                  </w:divBdr>
                </w:div>
                <w:div w:id="1130980097">
                  <w:marLeft w:val="0"/>
                  <w:marRight w:val="0"/>
                  <w:marTop w:val="0"/>
                  <w:marBottom w:val="0"/>
                  <w:divBdr>
                    <w:top w:val="none" w:sz="0" w:space="0" w:color="auto"/>
                    <w:left w:val="none" w:sz="0" w:space="0" w:color="auto"/>
                    <w:bottom w:val="none" w:sz="0" w:space="0" w:color="auto"/>
                    <w:right w:val="none" w:sz="0" w:space="0" w:color="auto"/>
                  </w:divBdr>
                </w:div>
                <w:div w:id="1132937622">
                  <w:marLeft w:val="0"/>
                  <w:marRight w:val="0"/>
                  <w:marTop w:val="0"/>
                  <w:marBottom w:val="0"/>
                  <w:divBdr>
                    <w:top w:val="none" w:sz="0" w:space="0" w:color="auto"/>
                    <w:left w:val="none" w:sz="0" w:space="0" w:color="auto"/>
                    <w:bottom w:val="none" w:sz="0" w:space="0" w:color="auto"/>
                    <w:right w:val="none" w:sz="0" w:space="0" w:color="auto"/>
                  </w:divBdr>
                </w:div>
                <w:div w:id="1141309616">
                  <w:marLeft w:val="0"/>
                  <w:marRight w:val="0"/>
                  <w:marTop w:val="0"/>
                  <w:marBottom w:val="0"/>
                  <w:divBdr>
                    <w:top w:val="none" w:sz="0" w:space="0" w:color="auto"/>
                    <w:left w:val="none" w:sz="0" w:space="0" w:color="auto"/>
                    <w:bottom w:val="none" w:sz="0" w:space="0" w:color="auto"/>
                    <w:right w:val="none" w:sz="0" w:space="0" w:color="auto"/>
                  </w:divBdr>
                </w:div>
                <w:div w:id="1146816218">
                  <w:marLeft w:val="0"/>
                  <w:marRight w:val="0"/>
                  <w:marTop w:val="0"/>
                  <w:marBottom w:val="0"/>
                  <w:divBdr>
                    <w:top w:val="none" w:sz="0" w:space="0" w:color="auto"/>
                    <w:left w:val="none" w:sz="0" w:space="0" w:color="auto"/>
                    <w:bottom w:val="none" w:sz="0" w:space="0" w:color="auto"/>
                    <w:right w:val="none" w:sz="0" w:space="0" w:color="auto"/>
                  </w:divBdr>
                </w:div>
                <w:div w:id="1153989902">
                  <w:marLeft w:val="0"/>
                  <w:marRight w:val="0"/>
                  <w:marTop w:val="0"/>
                  <w:marBottom w:val="0"/>
                  <w:divBdr>
                    <w:top w:val="none" w:sz="0" w:space="0" w:color="auto"/>
                    <w:left w:val="none" w:sz="0" w:space="0" w:color="auto"/>
                    <w:bottom w:val="none" w:sz="0" w:space="0" w:color="auto"/>
                    <w:right w:val="none" w:sz="0" w:space="0" w:color="auto"/>
                  </w:divBdr>
                </w:div>
                <w:div w:id="1155336409">
                  <w:marLeft w:val="0"/>
                  <w:marRight w:val="0"/>
                  <w:marTop w:val="0"/>
                  <w:marBottom w:val="0"/>
                  <w:divBdr>
                    <w:top w:val="none" w:sz="0" w:space="0" w:color="auto"/>
                    <w:left w:val="none" w:sz="0" w:space="0" w:color="auto"/>
                    <w:bottom w:val="none" w:sz="0" w:space="0" w:color="auto"/>
                    <w:right w:val="none" w:sz="0" w:space="0" w:color="auto"/>
                  </w:divBdr>
                </w:div>
                <w:div w:id="1164591123">
                  <w:marLeft w:val="0"/>
                  <w:marRight w:val="0"/>
                  <w:marTop w:val="0"/>
                  <w:marBottom w:val="0"/>
                  <w:divBdr>
                    <w:top w:val="none" w:sz="0" w:space="0" w:color="auto"/>
                    <w:left w:val="none" w:sz="0" w:space="0" w:color="auto"/>
                    <w:bottom w:val="none" w:sz="0" w:space="0" w:color="auto"/>
                    <w:right w:val="none" w:sz="0" w:space="0" w:color="auto"/>
                  </w:divBdr>
                </w:div>
                <w:div w:id="1171332651">
                  <w:marLeft w:val="0"/>
                  <w:marRight w:val="0"/>
                  <w:marTop w:val="0"/>
                  <w:marBottom w:val="0"/>
                  <w:divBdr>
                    <w:top w:val="none" w:sz="0" w:space="0" w:color="auto"/>
                    <w:left w:val="none" w:sz="0" w:space="0" w:color="auto"/>
                    <w:bottom w:val="none" w:sz="0" w:space="0" w:color="auto"/>
                    <w:right w:val="none" w:sz="0" w:space="0" w:color="auto"/>
                  </w:divBdr>
                </w:div>
                <w:div w:id="1172375369">
                  <w:marLeft w:val="0"/>
                  <w:marRight w:val="0"/>
                  <w:marTop w:val="0"/>
                  <w:marBottom w:val="0"/>
                  <w:divBdr>
                    <w:top w:val="none" w:sz="0" w:space="0" w:color="auto"/>
                    <w:left w:val="none" w:sz="0" w:space="0" w:color="auto"/>
                    <w:bottom w:val="none" w:sz="0" w:space="0" w:color="auto"/>
                    <w:right w:val="none" w:sz="0" w:space="0" w:color="auto"/>
                  </w:divBdr>
                </w:div>
                <w:div w:id="1174685257">
                  <w:marLeft w:val="0"/>
                  <w:marRight w:val="0"/>
                  <w:marTop w:val="0"/>
                  <w:marBottom w:val="0"/>
                  <w:divBdr>
                    <w:top w:val="none" w:sz="0" w:space="0" w:color="auto"/>
                    <w:left w:val="none" w:sz="0" w:space="0" w:color="auto"/>
                    <w:bottom w:val="none" w:sz="0" w:space="0" w:color="auto"/>
                    <w:right w:val="none" w:sz="0" w:space="0" w:color="auto"/>
                  </w:divBdr>
                </w:div>
                <w:div w:id="1177118580">
                  <w:marLeft w:val="0"/>
                  <w:marRight w:val="0"/>
                  <w:marTop w:val="0"/>
                  <w:marBottom w:val="0"/>
                  <w:divBdr>
                    <w:top w:val="none" w:sz="0" w:space="0" w:color="auto"/>
                    <w:left w:val="none" w:sz="0" w:space="0" w:color="auto"/>
                    <w:bottom w:val="none" w:sz="0" w:space="0" w:color="auto"/>
                    <w:right w:val="none" w:sz="0" w:space="0" w:color="auto"/>
                  </w:divBdr>
                </w:div>
                <w:div w:id="1181311609">
                  <w:marLeft w:val="0"/>
                  <w:marRight w:val="0"/>
                  <w:marTop w:val="0"/>
                  <w:marBottom w:val="0"/>
                  <w:divBdr>
                    <w:top w:val="none" w:sz="0" w:space="0" w:color="auto"/>
                    <w:left w:val="none" w:sz="0" w:space="0" w:color="auto"/>
                    <w:bottom w:val="none" w:sz="0" w:space="0" w:color="auto"/>
                    <w:right w:val="none" w:sz="0" w:space="0" w:color="auto"/>
                  </w:divBdr>
                </w:div>
                <w:div w:id="1208490997">
                  <w:marLeft w:val="0"/>
                  <w:marRight w:val="0"/>
                  <w:marTop w:val="0"/>
                  <w:marBottom w:val="0"/>
                  <w:divBdr>
                    <w:top w:val="none" w:sz="0" w:space="0" w:color="auto"/>
                    <w:left w:val="none" w:sz="0" w:space="0" w:color="auto"/>
                    <w:bottom w:val="none" w:sz="0" w:space="0" w:color="auto"/>
                    <w:right w:val="none" w:sz="0" w:space="0" w:color="auto"/>
                  </w:divBdr>
                </w:div>
                <w:div w:id="1217352017">
                  <w:marLeft w:val="0"/>
                  <w:marRight w:val="0"/>
                  <w:marTop w:val="0"/>
                  <w:marBottom w:val="0"/>
                  <w:divBdr>
                    <w:top w:val="none" w:sz="0" w:space="0" w:color="auto"/>
                    <w:left w:val="none" w:sz="0" w:space="0" w:color="auto"/>
                    <w:bottom w:val="none" w:sz="0" w:space="0" w:color="auto"/>
                    <w:right w:val="none" w:sz="0" w:space="0" w:color="auto"/>
                  </w:divBdr>
                </w:div>
                <w:div w:id="1219240457">
                  <w:marLeft w:val="0"/>
                  <w:marRight w:val="0"/>
                  <w:marTop w:val="0"/>
                  <w:marBottom w:val="0"/>
                  <w:divBdr>
                    <w:top w:val="none" w:sz="0" w:space="0" w:color="auto"/>
                    <w:left w:val="none" w:sz="0" w:space="0" w:color="auto"/>
                    <w:bottom w:val="none" w:sz="0" w:space="0" w:color="auto"/>
                    <w:right w:val="none" w:sz="0" w:space="0" w:color="auto"/>
                  </w:divBdr>
                </w:div>
                <w:div w:id="1220628786">
                  <w:marLeft w:val="0"/>
                  <w:marRight w:val="0"/>
                  <w:marTop w:val="0"/>
                  <w:marBottom w:val="0"/>
                  <w:divBdr>
                    <w:top w:val="none" w:sz="0" w:space="0" w:color="auto"/>
                    <w:left w:val="none" w:sz="0" w:space="0" w:color="auto"/>
                    <w:bottom w:val="none" w:sz="0" w:space="0" w:color="auto"/>
                    <w:right w:val="none" w:sz="0" w:space="0" w:color="auto"/>
                  </w:divBdr>
                </w:div>
                <w:div w:id="1232500027">
                  <w:marLeft w:val="0"/>
                  <w:marRight w:val="0"/>
                  <w:marTop w:val="0"/>
                  <w:marBottom w:val="0"/>
                  <w:divBdr>
                    <w:top w:val="none" w:sz="0" w:space="0" w:color="auto"/>
                    <w:left w:val="none" w:sz="0" w:space="0" w:color="auto"/>
                    <w:bottom w:val="none" w:sz="0" w:space="0" w:color="auto"/>
                    <w:right w:val="none" w:sz="0" w:space="0" w:color="auto"/>
                  </w:divBdr>
                </w:div>
                <w:div w:id="1234312812">
                  <w:marLeft w:val="0"/>
                  <w:marRight w:val="0"/>
                  <w:marTop w:val="0"/>
                  <w:marBottom w:val="0"/>
                  <w:divBdr>
                    <w:top w:val="none" w:sz="0" w:space="0" w:color="auto"/>
                    <w:left w:val="none" w:sz="0" w:space="0" w:color="auto"/>
                    <w:bottom w:val="none" w:sz="0" w:space="0" w:color="auto"/>
                    <w:right w:val="none" w:sz="0" w:space="0" w:color="auto"/>
                  </w:divBdr>
                </w:div>
                <w:div w:id="1236866055">
                  <w:marLeft w:val="0"/>
                  <w:marRight w:val="0"/>
                  <w:marTop w:val="0"/>
                  <w:marBottom w:val="0"/>
                  <w:divBdr>
                    <w:top w:val="none" w:sz="0" w:space="0" w:color="auto"/>
                    <w:left w:val="none" w:sz="0" w:space="0" w:color="auto"/>
                    <w:bottom w:val="none" w:sz="0" w:space="0" w:color="auto"/>
                    <w:right w:val="none" w:sz="0" w:space="0" w:color="auto"/>
                  </w:divBdr>
                </w:div>
                <w:div w:id="1238438488">
                  <w:marLeft w:val="0"/>
                  <w:marRight w:val="0"/>
                  <w:marTop w:val="0"/>
                  <w:marBottom w:val="0"/>
                  <w:divBdr>
                    <w:top w:val="none" w:sz="0" w:space="0" w:color="auto"/>
                    <w:left w:val="none" w:sz="0" w:space="0" w:color="auto"/>
                    <w:bottom w:val="none" w:sz="0" w:space="0" w:color="auto"/>
                    <w:right w:val="none" w:sz="0" w:space="0" w:color="auto"/>
                  </w:divBdr>
                </w:div>
                <w:div w:id="1249997767">
                  <w:marLeft w:val="0"/>
                  <w:marRight w:val="0"/>
                  <w:marTop w:val="0"/>
                  <w:marBottom w:val="0"/>
                  <w:divBdr>
                    <w:top w:val="none" w:sz="0" w:space="0" w:color="auto"/>
                    <w:left w:val="none" w:sz="0" w:space="0" w:color="auto"/>
                    <w:bottom w:val="none" w:sz="0" w:space="0" w:color="auto"/>
                    <w:right w:val="none" w:sz="0" w:space="0" w:color="auto"/>
                  </w:divBdr>
                </w:div>
                <w:div w:id="1255897280">
                  <w:marLeft w:val="0"/>
                  <w:marRight w:val="0"/>
                  <w:marTop w:val="0"/>
                  <w:marBottom w:val="0"/>
                  <w:divBdr>
                    <w:top w:val="none" w:sz="0" w:space="0" w:color="auto"/>
                    <w:left w:val="none" w:sz="0" w:space="0" w:color="auto"/>
                    <w:bottom w:val="none" w:sz="0" w:space="0" w:color="auto"/>
                    <w:right w:val="none" w:sz="0" w:space="0" w:color="auto"/>
                  </w:divBdr>
                </w:div>
                <w:div w:id="1257515246">
                  <w:marLeft w:val="0"/>
                  <w:marRight w:val="0"/>
                  <w:marTop w:val="0"/>
                  <w:marBottom w:val="0"/>
                  <w:divBdr>
                    <w:top w:val="none" w:sz="0" w:space="0" w:color="auto"/>
                    <w:left w:val="none" w:sz="0" w:space="0" w:color="auto"/>
                    <w:bottom w:val="none" w:sz="0" w:space="0" w:color="auto"/>
                    <w:right w:val="none" w:sz="0" w:space="0" w:color="auto"/>
                  </w:divBdr>
                </w:div>
                <w:div w:id="1257519185">
                  <w:marLeft w:val="0"/>
                  <w:marRight w:val="0"/>
                  <w:marTop w:val="0"/>
                  <w:marBottom w:val="0"/>
                  <w:divBdr>
                    <w:top w:val="none" w:sz="0" w:space="0" w:color="auto"/>
                    <w:left w:val="none" w:sz="0" w:space="0" w:color="auto"/>
                    <w:bottom w:val="none" w:sz="0" w:space="0" w:color="auto"/>
                    <w:right w:val="none" w:sz="0" w:space="0" w:color="auto"/>
                  </w:divBdr>
                </w:div>
                <w:div w:id="1264151467">
                  <w:marLeft w:val="0"/>
                  <w:marRight w:val="0"/>
                  <w:marTop w:val="0"/>
                  <w:marBottom w:val="0"/>
                  <w:divBdr>
                    <w:top w:val="none" w:sz="0" w:space="0" w:color="auto"/>
                    <w:left w:val="none" w:sz="0" w:space="0" w:color="auto"/>
                    <w:bottom w:val="none" w:sz="0" w:space="0" w:color="auto"/>
                    <w:right w:val="none" w:sz="0" w:space="0" w:color="auto"/>
                  </w:divBdr>
                </w:div>
                <w:div w:id="1269972270">
                  <w:marLeft w:val="0"/>
                  <w:marRight w:val="0"/>
                  <w:marTop w:val="0"/>
                  <w:marBottom w:val="0"/>
                  <w:divBdr>
                    <w:top w:val="none" w:sz="0" w:space="0" w:color="auto"/>
                    <w:left w:val="none" w:sz="0" w:space="0" w:color="auto"/>
                    <w:bottom w:val="none" w:sz="0" w:space="0" w:color="auto"/>
                    <w:right w:val="none" w:sz="0" w:space="0" w:color="auto"/>
                  </w:divBdr>
                </w:div>
                <w:div w:id="1276400414">
                  <w:marLeft w:val="0"/>
                  <w:marRight w:val="0"/>
                  <w:marTop w:val="0"/>
                  <w:marBottom w:val="0"/>
                  <w:divBdr>
                    <w:top w:val="none" w:sz="0" w:space="0" w:color="auto"/>
                    <w:left w:val="none" w:sz="0" w:space="0" w:color="auto"/>
                    <w:bottom w:val="none" w:sz="0" w:space="0" w:color="auto"/>
                    <w:right w:val="none" w:sz="0" w:space="0" w:color="auto"/>
                  </w:divBdr>
                </w:div>
                <w:div w:id="1278488572">
                  <w:marLeft w:val="0"/>
                  <w:marRight w:val="0"/>
                  <w:marTop w:val="0"/>
                  <w:marBottom w:val="0"/>
                  <w:divBdr>
                    <w:top w:val="none" w:sz="0" w:space="0" w:color="auto"/>
                    <w:left w:val="none" w:sz="0" w:space="0" w:color="auto"/>
                    <w:bottom w:val="none" w:sz="0" w:space="0" w:color="auto"/>
                    <w:right w:val="none" w:sz="0" w:space="0" w:color="auto"/>
                  </w:divBdr>
                </w:div>
                <w:div w:id="1279022859">
                  <w:marLeft w:val="0"/>
                  <w:marRight w:val="0"/>
                  <w:marTop w:val="0"/>
                  <w:marBottom w:val="0"/>
                  <w:divBdr>
                    <w:top w:val="none" w:sz="0" w:space="0" w:color="auto"/>
                    <w:left w:val="none" w:sz="0" w:space="0" w:color="auto"/>
                    <w:bottom w:val="none" w:sz="0" w:space="0" w:color="auto"/>
                    <w:right w:val="none" w:sz="0" w:space="0" w:color="auto"/>
                  </w:divBdr>
                </w:div>
                <w:div w:id="1281961939">
                  <w:marLeft w:val="0"/>
                  <w:marRight w:val="0"/>
                  <w:marTop w:val="0"/>
                  <w:marBottom w:val="0"/>
                  <w:divBdr>
                    <w:top w:val="none" w:sz="0" w:space="0" w:color="auto"/>
                    <w:left w:val="none" w:sz="0" w:space="0" w:color="auto"/>
                    <w:bottom w:val="none" w:sz="0" w:space="0" w:color="auto"/>
                    <w:right w:val="none" w:sz="0" w:space="0" w:color="auto"/>
                  </w:divBdr>
                </w:div>
                <w:div w:id="1311519846">
                  <w:marLeft w:val="0"/>
                  <w:marRight w:val="0"/>
                  <w:marTop w:val="0"/>
                  <w:marBottom w:val="0"/>
                  <w:divBdr>
                    <w:top w:val="none" w:sz="0" w:space="0" w:color="auto"/>
                    <w:left w:val="none" w:sz="0" w:space="0" w:color="auto"/>
                    <w:bottom w:val="none" w:sz="0" w:space="0" w:color="auto"/>
                    <w:right w:val="none" w:sz="0" w:space="0" w:color="auto"/>
                  </w:divBdr>
                </w:div>
                <w:div w:id="1311908711">
                  <w:marLeft w:val="0"/>
                  <w:marRight w:val="0"/>
                  <w:marTop w:val="0"/>
                  <w:marBottom w:val="0"/>
                  <w:divBdr>
                    <w:top w:val="none" w:sz="0" w:space="0" w:color="auto"/>
                    <w:left w:val="none" w:sz="0" w:space="0" w:color="auto"/>
                    <w:bottom w:val="none" w:sz="0" w:space="0" w:color="auto"/>
                    <w:right w:val="none" w:sz="0" w:space="0" w:color="auto"/>
                  </w:divBdr>
                </w:div>
                <w:div w:id="1312564415">
                  <w:marLeft w:val="0"/>
                  <w:marRight w:val="0"/>
                  <w:marTop w:val="0"/>
                  <w:marBottom w:val="0"/>
                  <w:divBdr>
                    <w:top w:val="none" w:sz="0" w:space="0" w:color="auto"/>
                    <w:left w:val="none" w:sz="0" w:space="0" w:color="auto"/>
                    <w:bottom w:val="none" w:sz="0" w:space="0" w:color="auto"/>
                    <w:right w:val="none" w:sz="0" w:space="0" w:color="auto"/>
                  </w:divBdr>
                </w:div>
                <w:div w:id="1313871418">
                  <w:marLeft w:val="0"/>
                  <w:marRight w:val="0"/>
                  <w:marTop w:val="0"/>
                  <w:marBottom w:val="0"/>
                  <w:divBdr>
                    <w:top w:val="none" w:sz="0" w:space="0" w:color="auto"/>
                    <w:left w:val="none" w:sz="0" w:space="0" w:color="auto"/>
                    <w:bottom w:val="none" w:sz="0" w:space="0" w:color="auto"/>
                    <w:right w:val="none" w:sz="0" w:space="0" w:color="auto"/>
                  </w:divBdr>
                </w:div>
                <w:div w:id="1318802760">
                  <w:marLeft w:val="0"/>
                  <w:marRight w:val="0"/>
                  <w:marTop w:val="0"/>
                  <w:marBottom w:val="0"/>
                  <w:divBdr>
                    <w:top w:val="none" w:sz="0" w:space="0" w:color="auto"/>
                    <w:left w:val="none" w:sz="0" w:space="0" w:color="auto"/>
                    <w:bottom w:val="none" w:sz="0" w:space="0" w:color="auto"/>
                    <w:right w:val="none" w:sz="0" w:space="0" w:color="auto"/>
                  </w:divBdr>
                </w:div>
                <w:div w:id="1320575713">
                  <w:marLeft w:val="0"/>
                  <w:marRight w:val="0"/>
                  <w:marTop w:val="0"/>
                  <w:marBottom w:val="0"/>
                  <w:divBdr>
                    <w:top w:val="none" w:sz="0" w:space="0" w:color="auto"/>
                    <w:left w:val="none" w:sz="0" w:space="0" w:color="auto"/>
                    <w:bottom w:val="none" w:sz="0" w:space="0" w:color="auto"/>
                    <w:right w:val="none" w:sz="0" w:space="0" w:color="auto"/>
                  </w:divBdr>
                </w:div>
                <w:div w:id="1324819880">
                  <w:marLeft w:val="0"/>
                  <w:marRight w:val="0"/>
                  <w:marTop w:val="0"/>
                  <w:marBottom w:val="0"/>
                  <w:divBdr>
                    <w:top w:val="none" w:sz="0" w:space="0" w:color="auto"/>
                    <w:left w:val="none" w:sz="0" w:space="0" w:color="auto"/>
                    <w:bottom w:val="none" w:sz="0" w:space="0" w:color="auto"/>
                    <w:right w:val="none" w:sz="0" w:space="0" w:color="auto"/>
                  </w:divBdr>
                </w:div>
                <w:div w:id="1326057926">
                  <w:marLeft w:val="0"/>
                  <w:marRight w:val="0"/>
                  <w:marTop w:val="0"/>
                  <w:marBottom w:val="0"/>
                  <w:divBdr>
                    <w:top w:val="none" w:sz="0" w:space="0" w:color="auto"/>
                    <w:left w:val="none" w:sz="0" w:space="0" w:color="auto"/>
                    <w:bottom w:val="none" w:sz="0" w:space="0" w:color="auto"/>
                    <w:right w:val="none" w:sz="0" w:space="0" w:color="auto"/>
                  </w:divBdr>
                </w:div>
                <w:div w:id="1345092354">
                  <w:marLeft w:val="0"/>
                  <w:marRight w:val="0"/>
                  <w:marTop w:val="0"/>
                  <w:marBottom w:val="0"/>
                  <w:divBdr>
                    <w:top w:val="none" w:sz="0" w:space="0" w:color="auto"/>
                    <w:left w:val="none" w:sz="0" w:space="0" w:color="auto"/>
                    <w:bottom w:val="none" w:sz="0" w:space="0" w:color="auto"/>
                    <w:right w:val="none" w:sz="0" w:space="0" w:color="auto"/>
                  </w:divBdr>
                </w:div>
                <w:div w:id="1346715211">
                  <w:marLeft w:val="0"/>
                  <w:marRight w:val="0"/>
                  <w:marTop w:val="0"/>
                  <w:marBottom w:val="0"/>
                  <w:divBdr>
                    <w:top w:val="none" w:sz="0" w:space="0" w:color="auto"/>
                    <w:left w:val="none" w:sz="0" w:space="0" w:color="auto"/>
                    <w:bottom w:val="none" w:sz="0" w:space="0" w:color="auto"/>
                    <w:right w:val="none" w:sz="0" w:space="0" w:color="auto"/>
                  </w:divBdr>
                </w:div>
                <w:div w:id="1348096755">
                  <w:marLeft w:val="0"/>
                  <w:marRight w:val="0"/>
                  <w:marTop w:val="0"/>
                  <w:marBottom w:val="0"/>
                  <w:divBdr>
                    <w:top w:val="none" w:sz="0" w:space="0" w:color="auto"/>
                    <w:left w:val="none" w:sz="0" w:space="0" w:color="auto"/>
                    <w:bottom w:val="none" w:sz="0" w:space="0" w:color="auto"/>
                    <w:right w:val="none" w:sz="0" w:space="0" w:color="auto"/>
                  </w:divBdr>
                </w:div>
                <w:div w:id="1348632071">
                  <w:marLeft w:val="0"/>
                  <w:marRight w:val="0"/>
                  <w:marTop w:val="0"/>
                  <w:marBottom w:val="0"/>
                  <w:divBdr>
                    <w:top w:val="none" w:sz="0" w:space="0" w:color="auto"/>
                    <w:left w:val="none" w:sz="0" w:space="0" w:color="auto"/>
                    <w:bottom w:val="none" w:sz="0" w:space="0" w:color="auto"/>
                    <w:right w:val="none" w:sz="0" w:space="0" w:color="auto"/>
                  </w:divBdr>
                </w:div>
                <w:div w:id="1366367782">
                  <w:marLeft w:val="0"/>
                  <w:marRight w:val="0"/>
                  <w:marTop w:val="0"/>
                  <w:marBottom w:val="0"/>
                  <w:divBdr>
                    <w:top w:val="none" w:sz="0" w:space="0" w:color="auto"/>
                    <w:left w:val="none" w:sz="0" w:space="0" w:color="auto"/>
                    <w:bottom w:val="none" w:sz="0" w:space="0" w:color="auto"/>
                    <w:right w:val="none" w:sz="0" w:space="0" w:color="auto"/>
                  </w:divBdr>
                </w:div>
                <w:div w:id="1366714966">
                  <w:marLeft w:val="0"/>
                  <w:marRight w:val="0"/>
                  <w:marTop w:val="0"/>
                  <w:marBottom w:val="0"/>
                  <w:divBdr>
                    <w:top w:val="none" w:sz="0" w:space="0" w:color="auto"/>
                    <w:left w:val="none" w:sz="0" w:space="0" w:color="auto"/>
                    <w:bottom w:val="none" w:sz="0" w:space="0" w:color="auto"/>
                    <w:right w:val="none" w:sz="0" w:space="0" w:color="auto"/>
                  </w:divBdr>
                </w:div>
                <w:div w:id="1378511696">
                  <w:marLeft w:val="0"/>
                  <w:marRight w:val="0"/>
                  <w:marTop w:val="0"/>
                  <w:marBottom w:val="0"/>
                  <w:divBdr>
                    <w:top w:val="none" w:sz="0" w:space="0" w:color="auto"/>
                    <w:left w:val="none" w:sz="0" w:space="0" w:color="auto"/>
                    <w:bottom w:val="none" w:sz="0" w:space="0" w:color="auto"/>
                    <w:right w:val="none" w:sz="0" w:space="0" w:color="auto"/>
                  </w:divBdr>
                </w:div>
                <w:div w:id="1382024126">
                  <w:marLeft w:val="0"/>
                  <w:marRight w:val="0"/>
                  <w:marTop w:val="0"/>
                  <w:marBottom w:val="0"/>
                  <w:divBdr>
                    <w:top w:val="none" w:sz="0" w:space="0" w:color="auto"/>
                    <w:left w:val="none" w:sz="0" w:space="0" w:color="auto"/>
                    <w:bottom w:val="none" w:sz="0" w:space="0" w:color="auto"/>
                    <w:right w:val="none" w:sz="0" w:space="0" w:color="auto"/>
                  </w:divBdr>
                </w:div>
                <w:div w:id="1382678977">
                  <w:marLeft w:val="0"/>
                  <w:marRight w:val="0"/>
                  <w:marTop w:val="0"/>
                  <w:marBottom w:val="0"/>
                  <w:divBdr>
                    <w:top w:val="none" w:sz="0" w:space="0" w:color="auto"/>
                    <w:left w:val="none" w:sz="0" w:space="0" w:color="auto"/>
                    <w:bottom w:val="none" w:sz="0" w:space="0" w:color="auto"/>
                    <w:right w:val="none" w:sz="0" w:space="0" w:color="auto"/>
                  </w:divBdr>
                </w:div>
                <w:div w:id="1386296202">
                  <w:marLeft w:val="0"/>
                  <w:marRight w:val="0"/>
                  <w:marTop w:val="0"/>
                  <w:marBottom w:val="0"/>
                  <w:divBdr>
                    <w:top w:val="none" w:sz="0" w:space="0" w:color="auto"/>
                    <w:left w:val="none" w:sz="0" w:space="0" w:color="auto"/>
                    <w:bottom w:val="none" w:sz="0" w:space="0" w:color="auto"/>
                    <w:right w:val="none" w:sz="0" w:space="0" w:color="auto"/>
                  </w:divBdr>
                </w:div>
                <w:div w:id="1389574935">
                  <w:marLeft w:val="0"/>
                  <w:marRight w:val="0"/>
                  <w:marTop w:val="0"/>
                  <w:marBottom w:val="0"/>
                  <w:divBdr>
                    <w:top w:val="none" w:sz="0" w:space="0" w:color="auto"/>
                    <w:left w:val="none" w:sz="0" w:space="0" w:color="auto"/>
                    <w:bottom w:val="none" w:sz="0" w:space="0" w:color="auto"/>
                    <w:right w:val="none" w:sz="0" w:space="0" w:color="auto"/>
                  </w:divBdr>
                </w:div>
                <w:div w:id="1392194469">
                  <w:marLeft w:val="0"/>
                  <w:marRight w:val="0"/>
                  <w:marTop w:val="0"/>
                  <w:marBottom w:val="0"/>
                  <w:divBdr>
                    <w:top w:val="none" w:sz="0" w:space="0" w:color="auto"/>
                    <w:left w:val="none" w:sz="0" w:space="0" w:color="auto"/>
                    <w:bottom w:val="none" w:sz="0" w:space="0" w:color="auto"/>
                    <w:right w:val="none" w:sz="0" w:space="0" w:color="auto"/>
                  </w:divBdr>
                </w:div>
                <w:div w:id="1393305848">
                  <w:marLeft w:val="0"/>
                  <w:marRight w:val="0"/>
                  <w:marTop w:val="0"/>
                  <w:marBottom w:val="0"/>
                  <w:divBdr>
                    <w:top w:val="none" w:sz="0" w:space="0" w:color="auto"/>
                    <w:left w:val="none" w:sz="0" w:space="0" w:color="auto"/>
                    <w:bottom w:val="none" w:sz="0" w:space="0" w:color="auto"/>
                    <w:right w:val="none" w:sz="0" w:space="0" w:color="auto"/>
                  </w:divBdr>
                </w:div>
                <w:div w:id="1397708247">
                  <w:marLeft w:val="0"/>
                  <w:marRight w:val="0"/>
                  <w:marTop w:val="0"/>
                  <w:marBottom w:val="0"/>
                  <w:divBdr>
                    <w:top w:val="none" w:sz="0" w:space="0" w:color="auto"/>
                    <w:left w:val="none" w:sz="0" w:space="0" w:color="auto"/>
                    <w:bottom w:val="none" w:sz="0" w:space="0" w:color="auto"/>
                    <w:right w:val="none" w:sz="0" w:space="0" w:color="auto"/>
                  </w:divBdr>
                </w:div>
                <w:div w:id="1407411282">
                  <w:marLeft w:val="0"/>
                  <w:marRight w:val="0"/>
                  <w:marTop w:val="0"/>
                  <w:marBottom w:val="0"/>
                  <w:divBdr>
                    <w:top w:val="none" w:sz="0" w:space="0" w:color="auto"/>
                    <w:left w:val="none" w:sz="0" w:space="0" w:color="auto"/>
                    <w:bottom w:val="none" w:sz="0" w:space="0" w:color="auto"/>
                    <w:right w:val="none" w:sz="0" w:space="0" w:color="auto"/>
                  </w:divBdr>
                </w:div>
                <w:div w:id="1416391669">
                  <w:marLeft w:val="0"/>
                  <w:marRight w:val="0"/>
                  <w:marTop w:val="0"/>
                  <w:marBottom w:val="0"/>
                  <w:divBdr>
                    <w:top w:val="none" w:sz="0" w:space="0" w:color="auto"/>
                    <w:left w:val="none" w:sz="0" w:space="0" w:color="auto"/>
                    <w:bottom w:val="none" w:sz="0" w:space="0" w:color="auto"/>
                    <w:right w:val="none" w:sz="0" w:space="0" w:color="auto"/>
                  </w:divBdr>
                </w:div>
                <w:div w:id="1439637546">
                  <w:marLeft w:val="0"/>
                  <w:marRight w:val="0"/>
                  <w:marTop w:val="0"/>
                  <w:marBottom w:val="0"/>
                  <w:divBdr>
                    <w:top w:val="none" w:sz="0" w:space="0" w:color="auto"/>
                    <w:left w:val="none" w:sz="0" w:space="0" w:color="auto"/>
                    <w:bottom w:val="none" w:sz="0" w:space="0" w:color="auto"/>
                    <w:right w:val="none" w:sz="0" w:space="0" w:color="auto"/>
                  </w:divBdr>
                </w:div>
                <w:div w:id="1443498032">
                  <w:marLeft w:val="0"/>
                  <w:marRight w:val="0"/>
                  <w:marTop w:val="0"/>
                  <w:marBottom w:val="0"/>
                  <w:divBdr>
                    <w:top w:val="none" w:sz="0" w:space="0" w:color="auto"/>
                    <w:left w:val="none" w:sz="0" w:space="0" w:color="auto"/>
                    <w:bottom w:val="none" w:sz="0" w:space="0" w:color="auto"/>
                    <w:right w:val="none" w:sz="0" w:space="0" w:color="auto"/>
                  </w:divBdr>
                </w:div>
                <w:div w:id="1445731404">
                  <w:marLeft w:val="0"/>
                  <w:marRight w:val="0"/>
                  <w:marTop w:val="0"/>
                  <w:marBottom w:val="0"/>
                  <w:divBdr>
                    <w:top w:val="none" w:sz="0" w:space="0" w:color="auto"/>
                    <w:left w:val="none" w:sz="0" w:space="0" w:color="auto"/>
                    <w:bottom w:val="none" w:sz="0" w:space="0" w:color="auto"/>
                    <w:right w:val="none" w:sz="0" w:space="0" w:color="auto"/>
                  </w:divBdr>
                </w:div>
                <w:div w:id="1457873131">
                  <w:marLeft w:val="0"/>
                  <w:marRight w:val="0"/>
                  <w:marTop w:val="0"/>
                  <w:marBottom w:val="0"/>
                  <w:divBdr>
                    <w:top w:val="none" w:sz="0" w:space="0" w:color="auto"/>
                    <w:left w:val="none" w:sz="0" w:space="0" w:color="auto"/>
                    <w:bottom w:val="none" w:sz="0" w:space="0" w:color="auto"/>
                    <w:right w:val="none" w:sz="0" w:space="0" w:color="auto"/>
                  </w:divBdr>
                </w:div>
                <w:div w:id="1479229272">
                  <w:marLeft w:val="0"/>
                  <w:marRight w:val="0"/>
                  <w:marTop w:val="0"/>
                  <w:marBottom w:val="0"/>
                  <w:divBdr>
                    <w:top w:val="none" w:sz="0" w:space="0" w:color="auto"/>
                    <w:left w:val="none" w:sz="0" w:space="0" w:color="auto"/>
                    <w:bottom w:val="none" w:sz="0" w:space="0" w:color="auto"/>
                    <w:right w:val="none" w:sz="0" w:space="0" w:color="auto"/>
                  </w:divBdr>
                </w:div>
                <w:div w:id="1481799940">
                  <w:marLeft w:val="0"/>
                  <w:marRight w:val="0"/>
                  <w:marTop w:val="0"/>
                  <w:marBottom w:val="0"/>
                  <w:divBdr>
                    <w:top w:val="none" w:sz="0" w:space="0" w:color="auto"/>
                    <w:left w:val="none" w:sz="0" w:space="0" w:color="auto"/>
                    <w:bottom w:val="none" w:sz="0" w:space="0" w:color="auto"/>
                    <w:right w:val="none" w:sz="0" w:space="0" w:color="auto"/>
                  </w:divBdr>
                </w:div>
                <w:div w:id="1490175608">
                  <w:marLeft w:val="0"/>
                  <w:marRight w:val="0"/>
                  <w:marTop w:val="0"/>
                  <w:marBottom w:val="0"/>
                  <w:divBdr>
                    <w:top w:val="none" w:sz="0" w:space="0" w:color="auto"/>
                    <w:left w:val="none" w:sz="0" w:space="0" w:color="auto"/>
                    <w:bottom w:val="none" w:sz="0" w:space="0" w:color="auto"/>
                    <w:right w:val="none" w:sz="0" w:space="0" w:color="auto"/>
                  </w:divBdr>
                </w:div>
                <w:div w:id="1503885423">
                  <w:marLeft w:val="0"/>
                  <w:marRight w:val="0"/>
                  <w:marTop w:val="0"/>
                  <w:marBottom w:val="0"/>
                  <w:divBdr>
                    <w:top w:val="none" w:sz="0" w:space="0" w:color="auto"/>
                    <w:left w:val="none" w:sz="0" w:space="0" w:color="auto"/>
                    <w:bottom w:val="none" w:sz="0" w:space="0" w:color="auto"/>
                    <w:right w:val="none" w:sz="0" w:space="0" w:color="auto"/>
                  </w:divBdr>
                </w:div>
                <w:div w:id="1509901750">
                  <w:marLeft w:val="0"/>
                  <w:marRight w:val="0"/>
                  <w:marTop w:val="0"/>
                  <w:marBottom w:val="0"/>
                  <w:divBdr>
                    <w:top w:val="none" w:sz="0" w:space="0" w:color="auto"/>
                    <w:left w:val="none" w:sz="0" w:space="0" w:color="auto"/>
                    <w:bottom w:val="none" w:sz="0" w:space="0" w:color="auto"/>
                    <w:right w:val="none" w:sz="0" w:space="0" w:color="auto"/>
                  </w:divBdr>
                </w:div>
                <w:div w:id="1510024772">
                  <w:marLeft w:val="0"/>
                  <w:marRight w:val="0"/>
                  <w:marTop w:val="0"/>
                  <w:marBottom w:val="0"/>
                  <w:divBdr>
                    <w:top w:val="none" w:sz="0" w:space="0" w:color="auto"/>
                    <w:left w:val="none" w:sz="0" w:space="0" w:color="auto"/>
                    <w:bottom w:val="none" w:sz="0" w:space="0" w:color="auto"/>
                    <w:right w:val="none" w:sz="0" w:space="0" w:color="auto"/>
                  </w:divBdr>
                </w:div>
                <w:div w:id="1521971929">
                  <w:marLeft w:val="0"/>
                  <w:marRight w:val="0"/>
                  <w:marTop w:val="0"/>
                  <w:marBottom w:val="0"/>
                  <w:divBdr>
                    <w:top w:val="none" w:sz="0" w:space="0" w:color="auto"/>
                    <w:left w:val="none" w:sz="0" w:space="0" w:color="auto"/>
                    <w:bottom w:val="none" w:sz="0" w:space="0" w:color="auto"/>
                    <w:right w:val="none" w:sz="0" w:space="0" w:color="auto"/>
                  </w:divBdr>
                </w:div>
                <w:div w:id="1524661802">
                  <w:marLeft w:val="0"/>
                  <w:marRight w:val="0"/>
                  <w:marTop w:val="0"/>
                  <w:marBottom w:val="0"/>
                  <w:divBdr>
                    <w:top w:val="none" w:sz="0" w:space="0" w:color="auto"/>
                    <w:left w:val="none" w:sz="0" w:space="0" w:color="auto"/>
                    <w:bottom w:val="none" w:sz="0" w:space="0" w:color="auto"/>
                    <w:right w:val="none" w:sz="0" w:space="0" w:color="auto"/>
                  </w:divBdr>
                </w:div>
                <w:div w:id="1527718537">
                  <w:marLeft w:val="0"/>
                  <w:marRight w:val="0"/>
                  <w:marTop w:val="0"/>
                  <w:marBottom w:val="0"/>
                  <w:divBdr>
                    <w:top w:val="none" w:sz="0" w:space="0" w:color="auto"/>
                    <w:left w:val="none" w:sz="0" w:space="0" w:color="auto"/>
                    <w:bottom w:val="none" w:sz="0" w:space="0" w:color="auto"/>
                    <w:right w:val="none" w:sz="0" w:space="0" w:color="auto"/>
                  </w:divBdr>
                </w:div>
                <w:div w:id="1528173674">
                  <w:marLeft w:val="0"/>
                  <w:marRight w:val="0"/>
                  <w:marTop w:val="0"/>
                  <w:marBottom w:val="0"/>
                  <w:divBdr>
                    <w:top w:val="none" w:sz="0" w:space="0" w:color="auto"/>
                    <w:left w:val="none" w:sz="0" w:space="0" w:color="auto"/>
                    <w:bottom w:val="none" w:sz="0" w:space="0" w:color="auto"/>
                    <w:right w:val="none" w:sz="0" w:space="0" w:color="auto"/>
                  </w:divBdr>
                </w:div>
                <w:div w:id="1550068046">
                  <w:marLeft w:val="0"/>
                  <w:marRight w:val="0"/>
                  <w:marTop w:val="0"/>
                  <w:marBottom w:val="0"/>
                  <w:divBdr>
                    <w:top w:val="none" w:sz="0" w:space="0" w:color="auto"/>
                    <w:left w:val="none" w:sz="0" w:space="0" w:color="auto"/>
                    <w:bottom w:val="none" w:sz="0" w:space="0" w:color="auto"/>
                    <w:right w:val="none" w:sz="0" w:space="0" w:color="auto"/>
                  </w:divBdr>
                </w:div>
                <w:div w:id="1557542573">
                  <w:marLeft w:val="0"/>
                  <w:marRight w:val="0"/>
                  <w:marTop w:val="0"/>
                  <w:marBottom w:val="0"/>
                  <w:divBdr>
                    <w:top w:val="none" w:sz="0" w:space="0" w:color="auto"/>
                    <w:left w:val="none" w:sz="0" w:space="0" w:color="auto"/>
                    <w:bottom w:val="none" w:sz="0" w:space="0" w:color="auto"/>
                    <w:right w:val="none" w:sz="0" w:space="0" w:color="auto"/>
                  </w:divBdr>
                </w:div>
                <w:div w:id="1584335524">
                  <w:marLeft w:val="0"/>
                  <w:marRight w:val="0"/>
                  <w:marTop w:val="0"/>
                  <w:marBottom w:val="0"/>
                  <w:divBdr>
                    <w:top w:val="none" w:sz="0" w:space="0" w:color="auto"/>
                    <w:left w:val="none" w:sz="0" w:space="0" w:color="auto"/>
                    <w:bottom w:val="none" w:sz="0" w:space="0" w:color="auto"/>
                    <w:right w:val="none" w:sz="0" w:space="0" w:color="auto"/>
                  </w:divBdr>
                </w:div>
                <w:div w:id="1588689960">
                  <w:marLeft w:val="0"/>
                  <w:marRight w:val="0"/>
                  <w:marTop w:val="0"/>
                  <w:marBottom w:val="0"/>
                  <w:divBdr>
                    <w:top w:val="none" w:sz="0" w:space="0" w:color="auto"/>
                    <w:left w:val="none" w:sz="0" w:space="0" w:color="auto"/>
                    <w:bottom w:val="none" w:sz="0" w:space="0" w:color="auto"/>
                    <w:right w:val="none" w:sz="0" w:space="0" w:color="auto"/>
                  </w:divBdr>
                </w:div>
                <w:div w:id="1609578795">
                  <w:marLeft w:val="0"/>
                  <w:marRight w:val="0"/>
                  <w:marTop w:val="0"/>
                  <w:marBottom w:val="0"/>
                  <w:divBdr>
                    <w:top w:val="none" w:sz="0" w:space="0" w:color="auto"/>
                    <w:left w:val="none" w:sz="0" w:space="0" w:color="auto"/>
                    <w:bottom w:val="none" w:sz="0" w:space="0" w:color="auto"/>
                    <w:right w:val="none" w:sz="0" w:space="0" w:color="auto"/>
                  </w:divBdr>
                </w:div>
                <w:div w:id="1614089450">
                  <w:marLeft w:val="0"/>
                  <w:marRight w:val="0"/>
                  <w:marTop w:val="0"/>
                  <w:marBottom w:val="0"/>
                  <w:divBdr>
                    <w:top w:val="none" w:sz="0" w:space="0" w:color="auto"/>
                    <w:left w:val="none" w:sz="0" w:space="0" w:color="auto"/>
                    <w:bottom w:val="none" w:sz="0" w:space="0" w:color="auto"/>
                    <w:right w:val="none" w:sz="0" w:space="0" w:color="auto"/>
                  </w:divBdr>
                </w:div>
                <w:div w:id="1622760393">
                  <w:marLeft w:val="0"/>
                  <w:marRight w:val="0"/>
                  <w:marTop w:val="0"/>
                  <w:marBottom w:val="0"/>
                  <w:divBdr>
                    <w:top w:val="none" w:sz="0" w:space="0" w:color="auto"/>
                    <w:left w:val="none" w:sz="0" w:space="0" w:color="auto"/>
                    <w:bottom w:val="none" w:sz="0" w:space="0" w:color="auto"/>
                    <w:right w:val="none" w:sz="0" w:space="0" w:color="auto"/>
                  </w:divBdr>
                </w:div>
                <w:div w:id="1624649278">
                  <w:marLeft w:val="0"/>
                  <w:marRight w:val="0"/>
                  <w:marTop w:val="0"/>
                  <w:marBottom w:val="0"/>
                  <w:divBdr>
                    <w:top w:val="none" w:sz="0" w:space="0" w:color="auto"/>
                    <w:left w:val="none" w:sz="0" w:space="0" w:color="auto"/>
                    <w:bottom w:val="none" w:sz="0" w:space="0" w:color="auto"/>
                    <w:right w:val="none" w:sz="0" w:space="0" w:color="auto"/>
                  </w:divBdr>
                </w:div>
                <w:div w:id="1626737978">
                  <w:marLeft w:val="0"/>
                  <w:marRight w:val="0"/>
                  <w:marTop w:val="0"/>
                  <w:marBottom w:val="0"/>
                  <w:divBdr>
                    <w:top w:val="none" w:sz="0" w:space="0" w:color="auto"/>
                    <w:left w:val="none" w:sz="0" w:space="0" w:color="auto"/>
                    <w:bottom w:val="none" w:sz="0" w:space="0" w:color="auto"/>
                    <w:right w:val="none" w:sz="0" w:space="0" w:color="auto"/>
                  </w:divBdr>
                </w:div>
                <w:div w:id="1628313818">
                  <w:marLeft w:val="0"/>
                  <w:marRight w:val="0"/>
                  <w:marTop w:val="0"/>
                  <w:marBottom w:val="0"/>
                  <w:divBdr>
                    <w:top w:val="none" w:sz="0" w:space="0" w:color="auto"/>
                    <w:left w:val="none" w:sz="0" w:space="0" w:color="auto"/>
                    <w:bottom w:val="none" w:sz="0" w:space="0" w:color="auto"/>
                    <w:right w:val="none" w:sz="0" w:space="0" w:color="auto"/>
                  </w:divBdr>
                </w:div>
                <w:div w:id="1630821138">
                  <w:marLeft w:val="0"/>
                  <w:marRight w:val="0"/>
                  <w:marTop w:val="0"/>
                  <w:marBottom w:val="0"/>
                  <w:divBdr>
                    <w:top w:val="none" w:sz="0" w:space="0" w:color="auto"/>
                    <w:left w:val="none" w:sz="0" w:space="0" w:color="auto"/>
                    <w:bottom w:val="none" w:sz="0" w:space="0" w:color="auto"/>
                    <w:right w:val="none" w:sz="0" w:space="0" w:color="auto"/>
                  </w:divBdr>
                </w:div>
                <w:div w:id="1644850475">
                  <w:marLeft w:val="0"/>
                  <w:marRight w:val="0"/>
                  <w:marTop w:val="0"/>
                  <w:marBottom w:val="0"/>
                  <w:divBdr>
                    <w:top w:val="none" w:sz="0" w:space="0" w:color="auto"/>
                    <w:left w:val="none" w:sz="0" w:space="0" w:color="auto"/>
                    <w:bottom w:val="none" w:sz="0" w:space="0" w:color="auto"/>
                    <w:right w:val="none" w:sz="0" w:space="0" w:color="auto"/>
                  </w:divBdr>
                </w:div>
                <w:div w:id="1645428742">
                  <w:marLeft w:val="0"/>
                  <w:marRight w:val="0"/>
                  <w:marTop w:val="0"/>
                  <w:marBottom w:val="0"/>
                  <w:divBdr>
                    <w:top w:val="none" w:sz="0" w:space="0" w:color="auto"/>
                    <w:left w:val="none" w:sz="0" w:space="0" w:color="auto"/>
                    <w:bottom w:val="none" w:sz="0" w:space="0" w:color="auto"/>
                    <w:right w:val="none" w:sz="0" w:space="0" w:color="auto"/>
                  </w:divBdr>
                </w:div>
                <w:div w:id="1649019332">
                  <w:marLeft w:val="0"/>
                  <w:marRight w:val="0"/>
                  <w:marTop w:val="0"/>
                  <w:marBottom w:val="0"/>
                  <w:divBdr>
                    <w:top w:val="none" w:sz="0" w:space="0" w:color="auto"/>
                    <w:left w:val="none" w:sz="0" w:space="0" w:color="auto"/>
                    <w:bottom w:val="none" w:sz="0" w:space="0" w:color="auto"/>
                    <w:right w:val="none" w:sz="0" w:space="0" w:color="auto"/>
                  </w:divBdr>
                </w:div>
                <w:div w:id="1652129583">
                  <w:marLeft w:val="0"/>
                  <w:marRight w:val="0"/>
                  <w:marTop w:val="0"/>
                  <w:marBottom w:val="0"/>
                  <w:divBdr>
                    <w:top w:val="none" w:sz="0" w:space="0" w:color="auto"/>
                    <w:left w:val="none" w:sz="0" w:space="0" w:color="auto"/>
                    <w:bottom w:val="none" w:sz="0" w:space="0" w:color="auto"/>
                    <w:right w:val="none" w:sz="0" w:space="0" w:color="auto"/>
                  </w:divBdr>
                </w:div>
                <w:div w:id="1661227268">
                  <w:marLeft w:val="0"/>
                  <w:marRight w:val="0"/>
                  <w:marTop w:val="0"/>
                  <w:marBottom w:val="0"/>
                  <w:divBdr>
                    <w:top w:val="none" w:sz="0" w:space="0" w:color="auto"/>
                    <w:left w:val="none" w:sz="0" w:space="0" w:color="auto"/>
                    <w:bottom w:val="none" w:sz="0" w:space="0" w:color="auto"/>
                    <w:right w:val="none" w:sz="0" w:space="0" w:color="auto"/>
                  </w:divBdr>
                </w:div>
                <w:div w:id="1694696289">
                  <w:marLeft w:val="0"/>
                  <w:marRight w:val="0"/>
                  <w:marTop w:val="0"/>
                  <w:marBottom w:val="0"/>
                  <w:divBdr>
                    <w:top w:val="none" w:sz="0" w:space="0" w:color="auto"/>
                    <w:left w:val="none" w:sz="0" w:space="0" w:color="auto"/>
                    <w:bottom w:val="none" w:sz="0" w:space="0" w:color="auto"/>
                    <w:right w:val="none" w:sz="0" w:space="0" w:color="auto"/>
                  </w:divBdr>
                </w:div>
                <w:div w:id="1696147960">
                  <w:marLeft w:val="0"/>
                  <w:marRight w:val="0"/>
                  <w:marTop w:val="0"/>
                  <w:marBottom w:val="0"/>
                  <w:divBdr>
                    <w:top w:val="none" w:sz="0" w:space="0" w:color="auto"/>
                    <w:left w:val="none" w:sz="0" w:space="0" w:color="auto"/>
                    <w:bottom w:val="none" w:sz="0" w:space="0" w:color="auto"/>
                    <w:right w:val="none" w:sz="0" w:space="0" w:color="auto"/>
                  </w:divBdr>
                </w:div>
                <w:div w:id="1715277089">
                  <w:marLeft w:val="0"/>
                  <w:marRight w:val="0"/>
                  <w:marTop w:val="0"/>
                  <w:marBottom w:val="0"/>
                  <w:divBdr>
                    <w:top w:val="none" w:sz="0" w:space="0" w:color="auto"/>
                    <w:left w:val="none" w:sz="0" w:space="0" w:color="auto"/>
                    <w:bottom w:val="none" w:sz="0" w:space="0" w:color="auto"/>
                    <w:right w:val="none" w:sz="0" w:space="0" w:color="auto"/>
                  </w:divBdr>
                </w:div>
                <w:div w:id="1721518083">
                  <w:marLeft w:val="0"/>
                  <w:marRight w:val="0"/>
                  <w:marTop w:val="0"/>
                  <w:marBottom w:val="0"/>
                  <w:divBdr>
                    <w:top w:val="none" w:sz="0" w:space="0" w:color="auto"/>
                    <w:left w:val="none" w:sz="0" w:space="0" w:color="auto"/>
                    <w:bottom w:val="none" w:sz="0" w:space="0" w:color="auto"/>
                    <w:right w:val="none" w:sz="0" w:space="0" w:color="auto"/>
                  </w:divBdr>
                </w:div>
                <w:div w:id="1725058501">
                  <w:marLeft w:val="0"/>
                  <w:marRight w:val="0"/>
                  <w:marTop w:val="0"/>
                  <w:marBottom w:val="0"/>
                  <w:divBdr>
                    <w:top w:val="none" w:sz="0" w:space="0" w:color="auto"/>
                    <w:left w:val="none" w:sz="0" w:space="0" w:color="auto"/>
                    <w:bottom w:val="none" w:sz="0" w:space="0" w:color="auto"/>
                    <w:right w:val="none" w:sz="0" w:space="0" w:color="auto"/>
                  </w:divBdr>
                </w:div>
                <w:div w:id="1725369698">
                  <w:marLeft w:val="0"/>
                  <w:marRight w:val="0"/>
                  <w:marTop w:val="0"/>
                  <w:marBottom w:val="0"/>
                  <w:divBdr>
                    <w:top w:val="none" w:sz="0" w:space="0" w:color="auto"/>
                    <w:left w:val="none" w:sz="0" w:space="0" w:color="auto"/>
                    <w:bottom w:val="none" w:sz="0" w:space="0" w:color="auto"/>
                    <w:right w:val="none" w:sz="0" w:space="0" w:color="auto"/>
                  </w:divBdr>
                </w:div>
                <w:div w:id="1727490795">
                  <w:marLeft w:val="0"/>
                  <w:marRight w:val="0"/>
                  <w:marTop w:val="0"/>
                  <w:marBottom w:val="0"/>
                  <w:divBdr>
                    <w:top w:val="none" w:sz="0" w:space="0" w:color="auto"/>
                    <w:left w:val="none" w:sz="0" w:space="0" w:color="auto"/>
                    <w:bottom w:val="none" w:sz="0" w:space="0" w:color="auto"/>
                    <w:right w:val="none" w:sz="0" w:space="0" w:color="auto"/>
                  </w:divBdr>
                </w:div>
                <w:div w:id="1729112474">
                  <w:marLeft w:val="0"/>
                  <w:marRight w:val="0"/>
                  <w:marTop w:val="0"/>
                  <w:marBottom w:val="0"/>
                  <w:divBdr>
                    <w:top w:val="none" w:sz="0" w:space="0" w:color="auto"/>
                    <w:left w:val="none" w:sz="0" w:space="0" w:color="auto"/>
                    <w:bottom w:val="none" w:sz="0" w:space="0" w:color="auto"/>
                    <w:right w:val="none" w:sz="0" w:space="0" w:color="auto"/>
                  </w:divBdr>
                </w:div>
                <w:div w:id="1732773916">
                  <w:marLeft w:val="0"/>
                  <w:marRight w:val="0"/>
                  <w:marTop w:val="0"/>
                  <w:marBottom w:val="0"/>
                  <w:divBdr>
                    <w:top w:val="none" w:sz="0" w:space="0" w:color="auto"/>
                    <w:left w:val="none" w:sz="0" w:space="0" w:color="auto"/>
                    <w:bottom w:val="none" w:sz="0" w:space="0" w:color="auto"/>
                    <w:right w:val="none" w:sz="0" w:space="0" w:color="auto"/>
                  </w:divBdr>
                </w:div>
                <w:div w:id="1737586106">
                  <w:marLeft w:val="0"/>
                  <w:marRight w:val="0"/>
                  <w:marTop w:val="0"/>
                  <w:marBottom w:val="0"/>
                  <w:divBdr>
                    <w:top w:val="none" w:sz="0" w:space="0" w:color="auto"/>
                    <w:left w:val="none" w:sz="0" w:space="0" w:color="auto"/>
                    <w:bottom w:val="none" w:sz="0" w:space="0" w:color="auto"/>
                    <w:right w:val="none" w:sz="0" w:space="0" w:color="auto"/>
                  </w:divBdr>
                </w:div>
                <w:div w:id="1746344431">
                  <w:marLeft w:val="0"/>
                  <w:marRight w:val="0"/>
                  <w:marTop w:val="0"/>
                  <w:marBottom w:val="0"/>
                  <w:divBdr>
                    <w:top w:val="none" w:sz="0" w:space="0" w:color="auto"/>
                    <w:left w:val="none" w:sz="0" w:space="0" w:color="auto"/>
                    <w:bottom w:val="none" w:sz="0" w:space="0" w:color="auto"/>
                    <w:right w:val="none" w:sz="0" w:space="0" w:color="auto"/>
                  </w:divBdr>
                </w:div>
                <w:div w:id="1747141994">
                  <w:marLeft w:val="0"/>
                  <w:marRight w:val="0"/>
                  <w:marTop w:val="0"/>
                  <w:marBottom w:val="0"/>
                  <w:divBdr>
                    <w:top w:val="none" w:sz="0" w:space="0" w:color="auto"/>
                    <w:left w:val="none" w:sz="0" w:space="0" w:color="auto"/>
                    <w:bottom w:val="none" w:sz="0" w:space="0" w:color="auto"/>
                    <w:right w:val="none" w:sz="0" w:space="0" w:color="auto"/>
                  </w:divBdr>
                </w:div>
                <w:div w:id="1751656298">
                  <w:marLeft w:val="0"/>
                  <w:marRight w:val="0"/>
                  <w:marTop w:val="0"/>
                  <w:marBottom w:val="0"/>
                  <w:divBdr>
                    <w:top w:val="none" w:sz="0" w:space="0" w:color="auto"/>
                    <w:left w:val="none" w:sz="0" w:space="0" w:color="auto"/>
                    <w:bottom w:val="none" w:sz="0" w:space="0" w:color="auto"/>
                    <w:right w:val="none" w:sz="0" w:space="0" w:color="auto"/>
                  </w:divBdr>
                </w:div>
                <w:div w:id="1753164245">
                  <w:marLeft w:val="0"/>
                  <w:marRight w:val="0"/>
                  <w:marTop w:val="0"/>
                  <w:marBottom w:val="0"/>
                  <w:divBdr>
                    <w:top w:val="none" w:sz="0" w:space="0" w:color="auto"/>
                    <w:left w:val="none" w:sz="0" w:space="0" w:color="auto"/>
                    <w:bottom w:val="none" w:sz="0" w:space="0" w:color="auto"/>
                    <w:right w:val="none" w:sz="0" w:space="0" w:color="auto"/>
                  </w:divBdr>
                </w:div>
                <w:div w:id="1778407919">
                  <w:marLeft w:val="0"/>
                  <w:marRight w:val="0"/>
                  <w:marTop w:val="0"/>
                  <w:marBottom w:val="0"/>
                  <w:divBdr>
                    <w:top w:val="none" w:sz="0" w:space="0" w:color="auto"/>
                    <w:left w:val="none" w:sz="0" w:space="0" w:color="auto"/>
                    <w:bottom w:val="none" w:sz="0" w:space="0" w:color="auto"/>
                    <w:right w:val="none" w:sz="0" w:space="0" w:color="auto"/>
                  </w:divBdr>
                </w:div>
                <w:div w:id="1786996887">
                  <w:marLeft w:val="0"/>
                  <w:marRight w:val="0"/>
                  <w:marTop w:val="0"/>
                  <w:marBottom w:val="0"/>
                  <w:divBdr>
                    <w:top w:val="none" w:sz="0" w:space="0" w:color="auto"/>
                    <w:left w:val="none" w:sz="0" w:space="0" w:color="auto"/>
                    <w:bottom w:val="none" w:sz="0" w:space="0" w:color="auto"/>
                    <w:right w:val="none" w:sz="0" w:space="0" w:color="auto"/>
                  </w:divBdr>
                </w:div>
                <w:div w:id="1791705241">
                  <w:marLeft w:val="0"/>
                  <w:marRight w:val="0"/>
                  <w:marTop w:val="0"/>
                  <w:marBottom w:val="0"/>
                  <w:divBdr>
                    <w:top w:val="none" w:sz="0" w:space="0" w:color="auto"/>
                    <w:left w:val="none" w:sz="0" w:space="0" w:color="auto"/>
                    <w:bottom w:val="none" w:sz="0" w:space="0" w:color="auto"/>
                    <w:right w:val="none" w:sz="0" w:space="0" w:color="auto"/>
                  </w:divBdr>
                </w:div>
                <w:div w:id="1812751633">
                  <w:marLeft w:val="0"/>
                  <w:marRight w:val="0"/>
                  <w:marTop w:val="0"/>
                  <w:marBottom w:val="0"/>
                  <w:divBdr>
                    <w:top w:val="none" w:sz="0" w:space="0" w:color="auto"/>
                    <w:left w:val="none" w:sz="0" w:space="0" w:color="auto"/>
                    <w:bottom w:val="none" w:sz="0" w:space="0" w:color="auto"/>
                    <w:right w:val="none" w:sz="0" w:space="0" w:color="auto"/>
                  </w:divBdr>
                </w:div>
                <w:div w:id="1831366935">
                  <w:marLeft w:val="0"/>
                  <w:marRight w:val="0"/>
                  <w:marTop w:val="0"/>
                  <w:marBottom w:val="0"/>
                  <w:divBdr>
                    <w:top w:val="none" w:sz="0" w:space="0" w:color="auto"/>
                    <w:left w:val="none" w:sz="0" w:space="0" w:color="auto"/>
                    <w:bottom w:val="none" w:sz="0" w:space="0" w:color="auto"/>
                    <w:right w:val="none" w:sz="0" w:space="0" w:color="auto"/>
                  </w:divBdr>
                </w:div>
                <w:div w:id="1842620066">
                  <w:marLeft w:val="0"/>
                  <w:marRight w:val="0"/>
                  <w:marTop w:val="0"/>
                  <w:marBottom w:val="0"/>
                  <w:divBdr>
                    <w:top w:val="none" w:sz="0" w:space="0" w:color="auto"/>
                    <w:left w:val="none" w:sz="0" w:space="0" w:color="auto"/>
                    <w:bottom w:val="none" w:sz="0" w:space="0" w:color="auto"/>
                    <w:right w:val="none" w:sz="0" w:space="0" w:color="auto"/>
                  </w:divBdr>
                </w:div>
                <w:div w:id="1849059737">
                  <w:marLeft w:val="0"/>
                  <w:marRight w:val="0"/>
                  <w:marTop w:val="0"/>
                  <w:marBottom w:val="0"/>
                  <w:divBdr>
                    <w:top w:val="none" w:sz="0" w:space="0" w:color="auto"/>
                    <w:left w:val="none" w:sz="0" w:space="0" w:color="auto"/>
                    <w:bottom w:val="none" w:sz="0" w:space="0" w:color="auto"/>
                    <w:right w:val="none" w:sz="0" w:space="0" w:color="auto"/>
                  </w:divBdr>
                </w:div>
                <w:div w:id="1849364014">
                  <w:marLeft w:val="0"/>
                  <w:marRight w:val="0"/>
                  <w:marTop w:val="0"/>
                  <w:marBottom w:val="0"/>
                  <w:divBdr>
                    <w:top w:val="none" w:sz="0" w:space="0" w:color="auto"/>
                    <w:left w:val="none" w:sz="0" w:space="0" w:color="auto"/>
                    <w:bottom w:val="none" w:sz="0" w:space="0" w:color="auto"/>
                    <w:right w:val="none" w:sz="0" w:space="0" w:color="auto"/>
                  </w:divBdr>
                </w:div>
                <w:div w:id="1861315343">
                  <w:marLeft w:val="0"/>
                  <w:marRight w:val="0"/>
                  <w:marTop w:val="0"/>
                  <w:marBottom w:val="0"/>
                  <w:divBdr>
                    <w:top w:val="none" w:sz="0" w:space="0" w:color="auto"/>
                    <w:left w:val="none" w:sz="0" w:space="0" w:color="auto"/>
                    <w:bottom w:val="none" w:sz="0" w:space="0" w:color="auto"/>
                    <w:right w:val="none" w:sz="0" w:space="0" w:color="auto"/>
                  </w:divBdr>
                </w:div>
                <w:div w:id="1871147203">
                  <w:marLeft w:val="0"/>
                  <w:marRight w:val="0"/>
                  <w:marTop w:val="0"/>
                  <w:marBottom w:val="0"/>
                  <w:divBdr>
                    <w:top w:val="none" w:sz="0" w:space="0" w:color="auto"/>
                    <w:left w:val="none" w:sz="0" w:space="0" w:color="auto"/>
                    <w:bottom w:val="none" w:sz="0" w:space="0" w:color="auto"/>
                    <w:right w:val="none" w:sz="0" w:space="0" w:color="auto"/>
                  </w:divBdr>
                </w:div>
                <w:div w:id="1875191411">
                  <w:marLeft w:val="0"/>
                  <w:marRight w:val="0"/>
                  <w:marTop w:val="0"/>
                  <w:marBottom w:val="0"/>
                  <w:divBdr>
                    <w:top w:val="none" w:sz="0" w:space="0" w:color="auto"/>
                    <w:left w:val="none" w:sz="0" w:space="0" w:color="auto"/>
                    <w:bottom w:val="none" w:sz="0" w:space="0" w:color="auto"/>
                    <w:right w:val="none" w:sz="0" w:space="0" w:color="auto"/>
                  </w:divBdr>
                </w:div>
                <w:div w:id="1879778641">
                  <w:marLeft w:val="0"/>
                  <w:marRight w:val="0"/>
                  <w:marTop w:val="0"/>
                  <w:marBottom w:val="0"/>
                  <w:divBdr>
                    <w:top w:val="none" w:sz="0" w:space="0" w:color="auto"/>
                    <w:left w:val="none" w:sz="0" w:space="0" w:color="auto"/>
                    <w:bottom w:val="none" w:sz="0" w:space="0" w:color="auto"/>
                    <w:right w:val="none" w:sz="0" w:space="0" w:color="auto"/>
                  </w:divBdr>
                </w:div>
                <w:div w:id="1884900001">
                  <w:marLeft w:val="0"/>
                  <w:marRight w:val="0"/>
                  <w:marTop w:val="0"/>
                  <w:marBottom w:val="0"/>
                  <w:divBdr>
                    <w:top w:val="none" w:sz="0" w:space="0" w:color="auto"/>
                    <w:left w:val="none" w:sz="0" w:space="0" w:color="auto"/>
                    <w:bottom w:val="none" w:sz="0" w:space="0" w:color="auto"/>
                    <w:right w:val="none" w:sz="0" w:space="0" w:color="auto"/>
                  </w:divBdr>
                </w:div>
                <w:div w:id="1887598027">
                  <w:marLeft w:val="0"/>
                  <w:marRight w:val="0"/>
                  <w:marTop w:val="0"/>
                  <w:marBottom w:val="0"/>
                  <w:divBdr>
                    <w:top w:val="none" w:sz="0" w:space="0" w:color="auto"/>
                    <w:left w:val="none" w:sz="0" w:space="0" w:color="auto"/>
                    <w:bottom w:val="none" w:sz="0" w:space="0" w:color="auto"/>
                    <w:right w:val="none" w:sz="0" w:space="0" w:color="auto"/>
                  </w:divBdr>
                </w:div>
                <w:div w:id="1898003855">
                  <w:marLeft w:val="0"/>
                  <w:marRight w:val="0"/>
                  <w:marTop w:val="0"/>
                  <w:marBottom w:val="0"/>
                  <w:divBdr>
                    <w:top w:val="none" w:sz="0" w:space="0" w:color="auto"/>
                    <w:left w:val="none" w:sz="0" w:space="0" w:color="auto"/>
                    <w:bottom w:val="none" w:sz="0" w:space="0" w:color="auto"/>
                    <w:right w:val="none" w:sz="0" w:space="0" w:color="auto"/>
                  </w:divBdr>
                </w:div>
                <w:div w:id="1903977185">
                  <w:marLeft w:val="0"/>
                  <w:marRight w:val="0"/>
                  <w:marTop w:val="0"/>
                  <w:marBottom w:val="0"/>
                  <w:divBdr>
                    <w:top w:val="none" w:sz="0" w:space="0" w:color="auto"/>
                    <w:left w:val="none" w:sz="0" w:space="0" w:color="auto"/>
                    <w:bottom w:val="none" w:sz="0" w:space="0" w:color="auto"/>
                    <w:right w:val="none" w:sz="0" w:space="0" w:color="auto"/>
                  </w:divBdr>
                </w:div>
                <w:div w:id="1920480489">
                  <w:marLeft w:val="0"/>
                  <w:marRight w:val="0"/>
                  <w:marTop w:val="0"/>
                  <w:marBottom w:val="0"/>
                  <w:divBdr>
                    <w:top w:val="none" w:sz="0" w:space="0" w:color="auto"/>
                    <w:left w:val="none" w:sz="0" w:space="0" w:color="auto"/>
                    <w:bottom w:val="none" w:sz="0" w:space="0" w:color="auto"/>
                    <w:right w:val="none" w:sz="0" w:space="0" w:color="auto"/>
                  </w:divBdr>
                </w:div>
                <w:div w:id="1922057601">
                  <w:marLeft w:val="0"/>
                  <w:marRight w:val="0"/>
                  <w:marTop w:val="0"/>
                  <w:marBottom w:val="0"/>
                  <w:divBdr>
                    <w:top w:val="none" w:sz="0" w:space="0" w:color="auto"/>
                    <w:left w:val="none" w:sz="0" w:space="0" w:color="auto"/>
                    <w:bottom w:val="none" w:sz="0" w:space="0" w:color="auto"/>
                    <w:right w:val="none" w:sz="0" w:space="0" w:color="auto"/>
                  </w:divBdr>
                </w:div>
                <w:div w:id="1923947165">
                  <w:marLeft w:val="0"/>
                  <w:marRight w:val="0"/>
                  <w:marTop w:val="0"/>
                  <w:marBottom w:val="0"/>
                  <w:divBdr>
                    <w:top w:val="none" w:sz="0" w:space="0" w:color="auto"/>
                    <w:left w:val="none" w:sz="0" w:space="0" w:color="auto"/>
                    <w:bottom w:val="none" w:sz="0" w:space="0" w:color="auto"/>
                    <w:right w:val="none" w:sz="0" w:space="0" w:color="auto"/>
                  </w:divBdr>
                </w:div>
                <w:div w:id="1927107505">
                  <w:marLeft w:val="0"/>
                  <w:marRight w:val="0"/>
                  <w:marTop w:val="0"/>
                  <w:marBottom w:val="0"/>
                  <w:divBdr>
                    <w:top w:val="none" w:sz="0" w:space="0" w:color="auto"/>
                    <w:left w:val="none" w:sz="0" w:space="0" w:color="auto"/>
                    <w:bottom w:val="none" w:sz="0" w:space="0" w:color="auto"/>
                    <w:right w:val="none" w:sz="0" w:space="0" w:color="auto"/>
                  </w:divBdr>
                </w:div>
                <w:div w:id="1929538064">
                  <w:marLeft w:val="0"/>
                  <w:marRight w:val="0"/>
                  <w:marTop w:val="0"/>
                  <w:marBottom w:val="0"/>
                  <w:divBdr>
                    <w:top w:val="none" w:sz="0" w:space="0" w:color="auto"/>
                    <w:left w:val="none" w:sz="0" w:space="0" w:color="auto"/>
                    <w:bottom w:val="none" w:sz="0" w:space="0" w:color="auto"/>
                    <w:right w:val="none" w:sz="0" w:space="0" w:color="auto"/>
                  </w:divBdr>
                </w:div>
                <w:div w:id="1934435646">
                  <w:marLeft w:val="0"/>
                  <w:marRight w:val="0"/>
                  <w:marTop w:val="0"/>
                  <w:marBottom w:val="0"/>
                  <w:divBdr>
                    <w:top w:val="none" w:sz="0" w:space="0" w:color="auto"/>
                    <w:left w:val="none" w:sz="0" w:space="0" w:color="auto"/>
                    <w:bottom w:val="none" w:sz="0" w:space="0" w:color="auto"/>
                    <w:right w:val="none" w:sz="0" w:space="0" w:color="auto"/>
                  </w:divBdr>
                </w:div>
                <w:div w:id="1935043334">
                  <w:marLeft w:val="0"/>
                  <w:marRight w:val="0"/>
                  <w:marTop w:val="0"/>
                  <w:marBottom w:val="0"/>
                  <w:divBdr>
                    <w:top w:val="none" w:sz="0" w:space="0" w:color="auto"/>
                    <w:left w:val="none" w:sz="0" w:space="0" w:color="auto"/>
                    <w:bottom w:val="none" w:sz="0" w:space="0" w:color="auto"/>
                    <w:right w:val="none" w:sz="0" w:space="0" w:color="auto"/>
                  </w:divBdr>
                </w:div>
                <w:div w:id="1936202724">
                  <w:marLeft w:val="0"/>
                  <w:marRight w:val="0"/>
                  <w:marTop w:val="0"/>
                  <w:marBottom w:val="0"/>
                  <w:divBdr>
                    <w:top w:val="none" w:sz="0" w:space="0" w:color="auto"/>
                    <w:left w:val="none" w:sz="0" w:space="0" w:color="auto"/>
                    <w:bottom w:val="none" w:sz="0" w:space="0" w:color="auto"/>
                    <w:right w:val="none" w:sz="0" w:space="0" w:color="auto"/>
                  </w:divBdr>
                </w:div>
                <w:div w:id="1943688045">
                  <w:marLeft w:val="0"/>
                  <w:marRight w:val="0"/>
                  <w:marTop w:val="0"/>
                  <w:marBottom w:val="0"/>
                  <w:divBdr>
                    <w:top w:val="none" w:sz="0" w:space="0" w:color="auto"/>
                    <w:left w:val="none" w:sz="0" w:space="0" w:color="auto"/>
                    <w:bottom w:val="none" w:sz="0" w:space="0" w:color="auto"/>
                    <w:right w:val="none" w:sz="0" w:space="0" w:color="auto"/>
                  </w:divBdr>
                </w:div>
                <w:div w:id="1944726199">
                  <w:marLeft w:val="0"/>
                  <w:marRight w:val="0"/>
                  <w:marTop w:val="0"/>
                  <w:marBottom w:val="0"/>
                  <w:divBdr>
                    <w:top w:val="none" w:sz="0" w:space="0" w:color="auto"/>
                    <w:left w:val="none" w:sz="0" w:space="0" w:color="auto"/>
                    <w:bottom w:val="none" w:sz="0" w:space="0" w:color="auto"/>
                    <w:right w:val="none" w:sz="0" w:space="0" w:color="auto"/>
                  </w:divBdr>
                </w:div>
                <w:div w:id="1947888491">
                  <w:marLeft w:val="0"/>
                  <w:marRight w:val="0"/>
                  <w:marTop w:val="0"/>
                  <w:marBottom w:val="0"/>
                  <w:divBdr>
                    <w:top w:val="none" w:sz="0" w:space="0" w:color="auto"/>
                    <w:left w:val="none" w:sz="0" w:space="0" w:color="auto"/>
                    <w:bottom w:val="none" w:sz="0" w:space="0" w:color="auto"/>
                    <w:right w:val="none" w:sz="0" w:space="0" w:color="auto"/>
                  </w:divBdr>
                </w:div>
                <w:div w:id="1954047236">
                  <w:marLeft w:val="0"/>
                  <w:marRight w:val="0"/>
                  <w:marTop w:val="0"/>
                  <w:marBottom w:val="0"/>
                  <w:divBdr>
                    <w:top w:val="none" w:sz="0" w:space="0" w:color="auto"/>
                    <w:left w:val="none" w:sz="0" w:space="0" w:color="auto"/>
                    <w:bottom w:val="none" w:sz="0" w:space="0" w:color="auto"/>
                    <w:right w:val="none" w:sz="0" w:space="0" w:color="auto"/>
                  </w:divBdr>
                </w:div>
                <w:div w:id="1960139842">
                  <w:marLeft w:val="0"/>
                  <w:marRight w:val="0"/>
                  <w:marTop w:val="0"/>
                  <w:marBottom w:val="0"/>
                  <w:divBdr>
                    <w:top w:val="none" w:sz="0" w:space="0" w:color="auto"/>
                    <w:left w:val="none" w:sz="0" w:space="0" w:color="auto"/>
                    <w:bottom w:val="none" w:sz="0" w:space="0" w:color="auto"/>
                    <w:right w:val="none" w:sz="0" w:space="0" w:color="auto"/>
                  </w:divBdr>
                </w:div>
                <w:div w:id="1971671899">
                  <w:marLeft w:val="0"/>
                  <w:marRight w:val="0"/>
                  <w:marTop w:val="0"/>
                  <w:marBottom w:val="0"/>
                  <w:divBdr>
                    <w:top w:val="none" w:sz="0" w:space="0" w:color="auto"/>
                    <w:left w:val="none" w:sz="0" w:space="0" w:color="auto"/>
                    <w:bottom w:val="none" w:sz="0" w:space="0" w:color="auto"/>
                    <w:right w:val="none" w:sz="0" w:space="0" w:color="auto"/>
                  </w:divBdr>
                </w:div>
                <w:div w:id="1982999245">
                  <w:marLeft w:val="0"/>
                  <w:marRight w:val="0"/>
                  <w:marTop w:val="0"/>
                  <w:marBottom w:val="0"/>
                  <w:divBdr>
                    <w:top w:val="none" w:sz="0" w:space="0" w:color="auto"/>
                    <w:left w:val="none" w:sz="0" w:space="0" w:color="auto"/>
                    <w:bottom w:val="none" w:sz="0" w:space="0" w:color="auto"/>
                    <w:right w:val="none" w:sz="0" w:space="0" w:color="auto"/>
                  </w:divBdr>
                </w:div>
                <w:div w:id="1990476499">
                  <w:marLeft w:val="0"/>
                  <w:marRight w:val="0"/>
                  <w:marTop w:val="0"/>
                  <w:marBottom w:val="0"/>
                  <w:divBdr>
                    <w:top w:val="none" w:sz="0" w:space="0" w:color="auto"/>
                    <w:left w:val="none" w:sz="0" w:space="0" w:color="auto"/>
                    <w:bottom w:val="none" w:sz="0" w:space="0" w:color="auto"/>
                    <w:right w:val="none" w:sz="0" w:space="0" w:color="auto"/>
                  </w:divBdr>
                </w:div>
                <w:div w:id="1991865918">
                  <w:marLeft w:val="0"/>
                  <w:marRight w:val="0"/>
                  <w:marTop w:val="0"/>
                  <w:marBottom w:val="0"/>
                  <w:divBdr>
                    <w:top w:val="none" w:sz="0" w:space="0" w:color="auto"/>
                    <w:left w:val="none" w:sz="0" w:space="0" w:color="auto"/>
                    <w:bottom w:val="none" w:sz="0" w:space="0" w:color="auto"/>
                    <w:right w:val="none" w:sz="0" w:space="0" w:color="auto"/>
                  </w:divBdr>
                </w:div>
                <w:div w:id="2004818523">
                  <w:marLeft w:val="0"/>
                  <w:marRight w:val="0"/>
                  <w:marTop w:val="0"/>
                  <w:marBottom w:val="0"/>
                  <w:divBdr>
                    <w:top w:val="none" w:sz="0" w:space="0" w:color="auto"/>
                    <w:left w:val="none" w:sz="0" w:space="0" w:color="auto"/>
                    <w:bottom w:val="none" w:sz="0" w:space="0" w:color="auto"/>
                    <w:right w:val="none" w:sz="0" w:space="0" w:color="auto"/>
                  </w:divBdr>
                </w:div>
                <w:div w:id="2007131762">
                  <w:marLeft w:val="0"/>
                  <w:marRight w:val="0"/>
                  <w:marTop w:val="0"/>
                  <w:marBottom w:val="0"/>
                  <w:divBdr>
                    <w:top w:val="none" w:sz="0" w:space="0" w:color="auto"/>
                    <w:left w:val="none" w:sz="0" w:space="0" w:color="auto"/>
                    <w:bottom w:val="none" w:sz="0" w:space="0" w:color="auto"/>
                    <w:right w:val="none" w:sz="0" w:space="0" w:color="auto"/>
                  </w:divBdr>
                </w:div>
                <w:div w:id="2025472266">
                  <w:marLeft w:val="0"/>
                  <w:marRight w:val="0"/>
                  <w:marTop w:val="0"/>
                  <w:marBottom w:val="0"/>
                  <w:divBdr>
                    <w:top w:val="none" w:sz="0" w:space="0" w:color="auto"/>
                    <w:left w:val="none" w:sz="0" w:space="0" w:color="auto"/>
                    <w:bottom w:val="none" w:sz="0" w:space="0" w:color="auto"/>
                    <w:right w:val="none" w:sz="0" w:space="0" w:color="auto"/>
                  </w:divBdr>
                </w:div>
                <w:div w:id="2036271973">
                  <w:marLeft w:val="0"/>
                  <w:marRight w:val="0"/>
                  <w:marTop w:val="0"/>
                  <w:marBottom w:val="0"/>
                  <w:divBdr>
                    <w:top w:val="none" w:sz="0" w:space="0" w:color="auto"/>
                    <w:left w:val="none" w:sz="0" w:space="0" w:color="auto"/>
                    <w:bottom w:val="none" w:sz="0" w:space="0" w:color="auto"/>
                    <w:right w:val="none" w:sz="0" w:space="0" w:color="auto"/>
                  </w:divBdr>
                </w:div>
                <w:div w:id="2048210776">
                  <w:marLeft w:val="0"/>
                  <w:marRight w:val="0"/>
                  <w:marTop w:val="0"/>
                  <w:marBottom w:val="0"/>
                  <w:divBdr>
                    <w:top w:val="none" w:sz="0" w:space="0" w:color="auto"/>
                    <w:left w:val="none" w:sz="0" w:space="0" w:color="auto"/>
                    <w:bottom w:val="none" w:sz="0" w:space="0" w:color="auto"/>
                    <w:right w:val="none" w:sz="0" w:space="0" w:color="auto"/>
                  </w:divBdr>
                </w:div>
                <w:div w:id="2061902620">
                  <w:marLeft w:val="0"/>
                  <w:marRight w:val="0"/>
                  <w:marTop w:val="0"/>
                  <w:marBottom w:val="0"/>
                  <w:divBdr>
                    <w:top w:val="none" w:sz="0" w:space="0" w:color="auto"/>
                    <w:left w:val="none" w:sz="0" w:space="0" w:color="auto"/>
                    <w:bottom w:val="none" w:sz="0" w:space="0" w:color="auto"/>
                    <w:right w:val="none" w:sz="0" w:space="0" w:color="auto"/>
                  </w:divBdr>
                </w:div>
                <w:div w:id="2062553778">
                  <w:marLeft w:val="0"/>
                  <w:marRight w:val="0"/>
                  <w:marTop w:val="0"/>
                  <w:marBottom w:val="0"/>
                  <w:divBdr>
                    <w:top w:val="none" w:sz="0" w:space="0" w:color="auto"/>
                    <w:left w:val="none" w:sz="0" w:space="0" w:color="auto"/>
                    <w:bottom w:val="none" w:sz="0" w:space="0" w:color="auto"/>
                    <w:right w:val="none" w:sz="0" w:space="0" w:color="auto"/>
                  </w:divBdr>
                </w:div>
                <w:div w:id="2069330590">
                  <w:marLeft w:val="0"/>
                  <w:marRight w:val="0"/>
                  <w:marTop w:val="0"/>
                  <w:marBottom w:val="0"/>
                  <w:divBdr>
                    <w:top w:val="none" w:sz="0" w:space="0" w:color="auto"/>
                    <w:left w:val="none" w:sz="0" w:space="0" w:color="auto"/>
                    <w:bottom w:val="none" w:sz="0" w:space="0" w:color="auto"/>
                    <w:right w:val="none" w:sz="0" w:space="0" w:color="auto"/>
                  </w:divBdr>
                </w:div>
                <w:div w:id="2069457750">
                  <w:marLeft w:val="0"/>
                  <w:marRight w:val="0"/>
                  <w:marTop w:val="0"/>
                  <w:marBottom w:val="0"/>
                  <w:divBdr>
                    <w:top w:val="none" w:sz="0" w:space="0" w:color="auto"/>
                    <w:left w:val="none" w:sz="0" w:space="0" w:color="auto"/>
                    <w:bottom w:val="none" w:sz="0" w:space="0" w:color="auto"/>
                    <w:right w:val="none" w:sz="0" w:space="0" w:color="auto"/>
                  </w:divBdr>
                </w:div>
                <w:div w:id="2069572063">
                  <w:marLeft w:val="0"/>
                  <w:marRight w:val="0"/>
                  <w:marTop w:val="0"/>
                  <w:marBottom w:val="0"/>
                  <w:divBdr>
                    <w:top w:val="none" w:sz="0" w:space="0" w:color="auto"/>
                    <w:left w:val="none" w:sz="0" w:space="0" w:color="auto"/>
                    <w:bottom w:val="none" w:sz="0" w:space="0" w:color="auto"/>
                    <w:right w:val="none" w:sz="0" w:space="0" w:color="auto"/>
                  </w:divBdr>
                </w:div>
                <w:div w:id="2077898739">
                  <w:marLeft w:val="0"/>
                  <w:marRight w:val="0"/>
                  <w:marTop w:val="0"/>
                  <w:marBottom w:val="0"/>
                  <w:divBdr>
                    <w:top w:val="none" w:sz="0" w:space="0" w:color="auto"/>
                    <w:left w:val="none" w:sz="0" w:space="0" w:color="auto"/>
                    <w:bottom w:val="none" w:sz="0" w:space="0" w:color="auto"/>
                    <w:right w:val="none" w:sz="0" w:space="0" w:color="auto"/>
                  </w:divBdr>
                </w:div>
                <w:div w:id="2079015604">
                  <w:marLeft w:val="0"/>
                  <w:marRight w:val="0"/>
                  <w:marTop w:val="0"/>
                  <w:marBottom w:val="0"/>
                  <w:divBdr>
                    <w:top w:val="none" w:sz="0" w:space="0" w:color="auto"/>
                    <w:left w:val="none" w:sz="0" w:space="0" w:color="auto"/>
                    <w:bottom w:val="none" w:sz="0" w:space="0" w:color="auto"/>
                    <w:right w:val="none" w:sz="0" w:space="0" w:color="auto"/>
                  </w:divBdr>
                </w:div>
                <w:div w:id="2080588125">
                  <w:marLeft w:val="0"/>
                  <w:marRight w:val="0"/>
                  <w:marTop w:val="0"/>
                  <w:marBottom w:val="0"/>
                  <w:divBdr>
                    <w:top w:val="none" w:sz="0" w:space="0" w:color="auto"/>
                    <w:left w:val="none" w:sz="0" w:space="0" w:color="auto"/>
                    <w:bottom w:val="none" w:sz="0" w:space="0" w:color="auto"/>
                    <w:right w:val="none" w:sz="0" w:space="0" w:color="auto"/>
                  </w:divBdr>
                </w:div>
                <w:div w:id="2091610893">
                  <w:marLeft w:val="0"/>
                  <w:marRight w:val="0"/>
                  <w:marTop w:val="0"/>
                  <w:marBottom w:val="0"/>
                  <w:divBdr>
                    <w:top w:val="none" w:sz="0" w:space="0" w:color="auto"/>
                    <w:left w:val="none" w:sz="0" w:space="0" w:color="auto"/>
                    <w:bottom w:val="none" w:sz="0" w:space="0" w:color="auto"/>
                    <w:right w:val="none" w:sz="0" w:space="0" w:color="auto"/>
                  </w:divBdr>
                </w:div>
                <w:div w:id="2098017596">
                  <w:marLeft w:val="0"/>
                  <w:marRight w:val="0"/>
                  <w:marTop w:val="0"/>
                  <w:marBottom w:val="0"/>
                  <w:divBdr>
                    <w:top w:val="none" w:sz="0" w:space="0" w:color="auto"/>
                    <w:left w:val="none" w:sz="0" w:space="0" w:color="auto"/>
                    <w:bottom w:val="none" w:sz="0" w:space="0" w:color="auto"/>
                    <w:right w:val="none" w:sz="0" w:space="0" w:color="auto"/>
                  </w:divBdr>
                </w:div>
                <w:div w:id="2103380825">
                  <w:marLeft w:val="0"/>
                  <w:marRight w:val="0"/>
                  <w:marTop w:val="0"/>
                  <w:marBottom w:val="0"/>
                  <w:divBdr>
                    <w:top w:val="none" w:sz="0" w:space="0" w:color="auto"/>
                    <w:left w:val="none" w:sz="0" w:space="0" w:color="auto"/>
                    <w:bottom w:val="none" w:sz="0" w:space="0" w:color="auto"/>
                    <w:right w:val="none" w:sz="0" w:space="0" w:color="auto"/>
                  </w:divBdr>
                </w:div>
                <w:div w:id="2107843413">
                  <w:marLeft w:val="0"/>
                  <w:marRight w:val="0"/>
                  <w:marTop w:val="0"/>
                  <w:marBottom w:val="0"/>
                  <w:divBdr>
                    <w:top w:val="none" w:sz="0" w:space="0" w:color="auto"/>
                    <w:left w:val="none" w:sz="0" w:space="0" w:color="auto"/>
                    <w:bottom w:val="none" w:sz="0" w:space="0" w:color="auto"/>
                    <w:right w:val="none" w:sz="0" w:space="0" w:color="auto"/>
                  </w:divBdr>
                </w:div>
                <w:div w:id="2108691456">
                  <w:marLeft w:val="0"/>
                  <w:marRight w:val="0"/>
                  <w:marTop w:val="0"/>
                  <w:marBottom w:val="0"/>
                  <w:divBdr>
                    <w:top w:val="none" w:sz="0" w:space="0" w:color="auto"/>
                    <w:left w:val="none" w:sz="0" w:space="0" w:color="auto"/>
                    <w:bottom w:val="none" w:sz="0" w:space="0" w:color="auto"/>
                    <w:right w:val="none" w:sz="0" w:space="0" w:color="auto"/>
                  </w:divBdr>
                </w:div>
                <w:div w:id="2113932621">
                  <w:marLeft w:val="0"/>
                  <w:marRight w:val="0"/>
                  <w:marTop w:val="0"/>
                  <w:marBottom w:val="0"/>
                  <w:divBdr>
                    <w:top w:val="none" w:sz="0" w:space="0" w:color="auto"/>
                    <w:left w:val="none" w:sz="0" w:space="0" w:color="auto"/>
                    <w:bottom w:val="none" w:sz="0" w:space="0" w:color="auto"/>
                    <w:right w:val="none" w:sz="0" w:space="0" w:color="auto"/>
                  </w:divBdr>
                </w:div>
                <w:div w:id="2118285246">
                  <w:marLeft w:val="0"/>
                  <w:marRight w:val="0"/>
                  <w:marTop w:val="0"/>
                  <w:marBottom w:val="0"/>
                  <w:divBdr>
                    <w:top w:val="none" w:sz="0" w:space="0" w:color="auto"/>
                    <w:left w:val="none" w:sz="0" w:space="0" w:color="auto"/>
                    <w:bottom w:val="none" w:sz="0" w:space="0" w:color="auto"/>
                    <w:right w:val="none" w:sz="0" w:space="0" w:color="auto"/>
                  </w:divBdr>
                </w:div>
                <w:div w:id="2119057598">
                  <w:marLeft w:val="0"/>
                  <w:marRight w:val="0"/>
                  <w:marTop w:val="0"/>
                  <w:marBottom w:val="0"/>
                  <w:divBdr>
                    <w:top w:val="none" w:sz="0" w:space="0" w:color="auto"/>
                    <w:left w:val="none" w:sz="0" w:space="0" w:color="auto"/>
                    <w:bottom w:val="none" w:sz="0" w:space="0" w:color="auto"/>
                    <w:right w:val="none" w:sz="0" w:space="0" w:color="auto"/>
                  </w:divBdr>
                </w:div>
                <w:div w:id="2127306991">
                  <w:marLeft w:val="0"/>
                  <w:marRight w:val="0"/>
                  <w:marTop w:val="0"/>
                  <w:marBottom w:val="0"/>
                  <w:divBdr>
                    <w:top w:val="none" w:sz="0" w:space="0" w:color="auto"/>
                    <w:left w:val="none" w:sz="0" w:space="0" w:color="auto"/>
                    <w:bottom w:val="none" w:sz="0" w:space="0" w:color="auto"/>
                    <w:right w:val="none" w:sz="0" w:space="0" w:color="auto"/>
                  </w:divBdr>
                </w:div>
                <w:div w:id="2130464684">
                  <w:marLeft w:val="0"/>
                  <w:marRight w:val="0"/>
                  <w:marTop w:val="0"/>
                  <w:marBottom w:val="0"/>
                  <w:divBdr>
                    <w:top w:val="none" w:sz="0" w:space="0" w:color="auto"/>
                    <w:left w:val="none" w:sz="0" w:space="0" w:color="auto"/>
                    <w:bottom w:val="none" w:sz="0" w:space="0" w:color="auto"/>
                    <w:right w:val="none" w:sz="0" w:space="0" w:color="auto"/>
                  </w:divBdr>
                </w:div>
              </w:divsChild>
            </w:div>
            <w:div w:id="2042780819">
              <w:marLeft w:val="0"/>
              <w:marRight w:val="0"/>
              <w:marTop w:val="0"/>
              <w:marBottom w:val="0"/>
              <w:divBdr>
                <w:top w:val="none" w:sz="0" w:space="0" w:color="auto"/>
                <w:left w:val="none" w:sz="0" w:space="0" w:color="auto"/>
                <w:bottom w:val="none" w:sz="0" w:space="0" w:color="auto"/>
                <w:right w:val="none" w:sz="0" w:space="0" w:color="auto"/>
              </w:divBdr>
            </w:div>
            <w:div w:id="2049865601">
              <w:marLeft w:val="0"/>
              <w:marRight w:val="0"/>
              <w:marTop w:val="0"/>
              <w:marBottom w:val="0"/>
              <w:divBdr>
                <w:top w:val="none" w:sz="0" w:space="0" w:color="auto"/>
                <w:left w:val="none" w:sz="0" w:space="0" w:color="auto"/>
                <w:bottom w:val="none" w:sz="0" w:space="0" w:color="auto"/>
                <w:right w:val="none" w:sz="0" w:space="0" w:color="auto"/>
              </w:divBdr>
            </w:div>
            <w:div w:id="2066685124">
              <w:marLeft w:val="0"/>
              <w:marRight w:val="0"/>
              <w:marTop w:val="0"/>
              <w:marBottom w:val="0"/>
              <w:divBdr>
                <w:top w:val="none" w:sz="0" w:space="0" w:color="auto"/>
                <w:left w:val="none" w:sz="0" w:space="0" w:color="auto"/>
                <w:bottom w:val="none" w:sz="0" w:space="0" w:color="auto"/>
                <w:right w:val="none" w:sz="0" w:space="0" w:color="auto"/>
              </w:divBdr>
            </w:div>
            <w:div w:id="2072003109">
              <w:marLeft w:val="0"/>
              <w:marRight w:val="0"/>
              <w:marTop w:val="0"/>
              <w:marBottom w:val="0"/>
              <w:divBdr>
                <w:top w:val="none" w:sz="0" w:space="0" w:color="auto"/>
                <w:left w:val="none" w:sz="0" w:space="0" w:color="auto"/>
                <w:bottom w:val="none" w:sz="0" w:space="0" w:color="auto"/>
                <w:right w:val="none" w:sz="0" w:space="0" w:color="auto"/>
              </w:divBdr>
            </w:div>
            <w:div w:id="2074156602">
              <w:marLeft w:val="0"/>
              <w:marRight w:val="0"/>
              <w:marTop w:val="0"/>
              <w:marBottom w:val="0"/>
              <w:divBdr>
                <w:top w:val="none" w:sz="0" w:space="0" w:color="auto"/>
                <w:left w:val="none" w:sz="0" w:space="0" w:color="auto"/>
                <w:bottom w:val="none" w:sz="0" w:space="0" w:color="auto"/>
                <w:right w:val="none" w:sz="0" w:space="0" w:color="auto"/>
              </w:divBdr>
            </w:div>
            <w:div w:id="2081710732">
              <w:marLeft w:val="0"/>
              <w:marRight w:val="0"/>
              <w:marTop w:val="0"/>
              <w:marBottom w:val="0"/>
              <w:divBdr>
                <w:top w:val="none" w:sz="0" w:space="0" w:color="auto"/>
                <w:left w:val="none" w:sz="0" w:space="0" w:color="auto"/>
                <w:bottom w:val="none" w:sz="0" w:space="0" w:color="auto"/>
                <w:right w:val="none" w:sz="0" w:space="0" w:color="auto"/>
              </w:divBdr>
            </w:div>
            <w:div w:id="2081782193">
              <w:marLeft w:val="0"/>
              <w:marRight w:val="0"/>
              <w:marTop w:val="0"/>
              <w:marBottom w:val="0"/>
              <w:divBdr>
                <w:top w:val="none" w:sz="0" w:space="0" w:color="auto"/>
                <w:left w:val="none" w:sz="0" w:space="0" w:color="auto"/>
                <w:bottom w:val="none" w:sz="0" w:space="0" w:color="auto"/>
                <w:right w:val="none" w:sz="0" w:space="0" w:color="auto"/>
              </w:divBdr>
            </w:div>
            <w:div w:id="2082873257">
              <w:marLeft w:val="0"/>
              <w:marRight w:val="0"/>
              <w:marTop w:val="0"/>
              <w:marBottom w:val="0"/>
              <w:divBdr>
                <w:top w:val="none" w:sz="0" w:space="0" w:color="auto"/>
                <w:left w:val="none" w:sz="0" w:space="0" w:color="auto"/>
                <w:bottom w:val="none" w:sz="0" w:space="0" w:color="auto"/>
                <w:right w:val="none" w:sz="0" w:space="0" w:color="auto"/>
              </w:divBdr>
            </w:div>
            <w:div w:id="2083405326">
              <w:marLeft w:val="0"/>
              <w:marRight w:val="0"/>
              <w:marTop w:val="0"/>
              <w:marBottom w:val="0"/>
              <w:divBdr>
                <w:top w:val="none" w:sz="0" w:space="0" w:color="auto"/>
                <w:left w:val="none" w:sz="0" w:space="0" w:color="auto"/>
                <w:bottom w:val="none" w:sz="0" w:space="0" w:color="auto"/>
                <w:right w:val="none" w:sz="0" w:space="0" w:color="auto"/>
              </w:divBdr>
            </w:div>
            <w:div w:id="2101943786">
              <w:marLeft w:val="0"/>
              <w:marRight w:val="0"/>
              <w:marTop w:val="0"/>
              <w:marBottom w:val="0"/>
              <w:divBdr>
                <w:top w:val="none" w:sz="0" w:space="0" w:color="auto"/>
                <w:left w:val="none" w:sz="0" w:space="0" w:color="auto"/>
                <w:bottom w:val="none" w:sz="0" w:space="0" w:color="auto"/>
                <w:right w:val="none" w:sz="0" w:space="0" w:color="auto"/>
              </w:divBdr>
            </w:div>
            <w:div w:id="2102792108">
              <w:marLeft w:val="0"/>
              <w:marRight w:val="0"/>
              <w:marTop w:val="0"/>
              <w:marBottom w:val="0"/>
              <w:divBdr>
                <w:top w:val="none" w:sz="0" w:space="0" w:color="auto"/>
                <w:left w:val="none" w:sz="0" w:space="0" w:color="auto"/>
                <w:bottom w:val="none" w:sz="0" w:space="0" w:color="auto"/>
                <w:right w:val="none" w:sz="0" w:space="0" w:color="auto"/>
              </w:divBdr>
            </w:div>
            <w:div w:id="2107074753">
              <w:marLeft w:val="0"/>
              <w:marRight w:val="0"/>
              <w:marTop w:val="0"/>
              <w:marBottom w:val="0"/>
              <w:divBdr>
                <w:top w:val="none" w:sz="0" w:space="0" w:color="auto"/>
                <w:left w:val="none" w:sz="0" w:space="0" w:color="auto"/>
                <w:bottom w:val="none" w:sz="0" w:space="0" w:color="auto"/>
                <w:right w:val="none" w:sz="0" w:space="0" w:color="auto"/>
              </w:divBdr>
            </w:div>
            <w:div w:id="2117014877">
              <w:marLeft w:val="0"/>
              <w:marRight w:val="0"/>
              <w:marTop w:val="0"/>
              <w:marBottom w:val="0"/>
              <w:divBdr>
                <w:top w:val="none" w:sz="0" w:space="0" w:color="auto"/>
                <w:left w:val="none" w:sz="0" w:space="0" w:color="auto"/>
                <w:bottom w:val="none" w:sz="0" w:space="0" w:color="auto"/>
                <w:right w:val="none" w:sz="0" w:space="0" w:color="auto"/>
              </w:divBdr>
            </w:div>
            <w:div w:id="2121027777">
              <w:marLeft w:val="0"/>
              <w:marRight w:val="0"/>
              <w:marTop w:val="0"/>
              <w:marBottom w:val="0"/>
              <w:divBdr>
                <w:top w:val="none" w:sz="0" w:space="0" w:color="auto"/>
                <w:left w:val="none" w:sz="0" w:space="0" w:color="auto"/>
                <w:bottom w:val="none" w:sz="0" w:space="0" w:color="auto"/>
                <w:right w:val="none" w:sz="0" w:space="0" w:color="auto"/>
              </w:divBdr>
            </w:div>
            <w:div w:id="2132742531">
              <w:marLeft w:val="0"/>
              <w:marRight w:val="0"/>
              <w:marTop w:val="0"/>
              <w:marBottom w:val="0"/>
              <w:divBdr>
                <w:top w:val="none" w:sz="0" w:space="0" w:color="auto"/>
                <w:left w:val="none" w:sz="0" w:space="0" w:color="auto"/>
                <w:bottom w:val="none" w:sz="0" w:space="0" w:color="auto"/>
                <w:right w:val="none" w:sz="0" w:space="0" w:color="auto"/>
              </w:divBdr>
            </w:div>
            <w:div w:id="2133937427">
              <w:marLeft w:val="0"/>
              <w:marRight w:val="0"/>
              <w:marTop w:val="0"/>
              <w:marBottom w:val="0"/>
              <w:divBdr>
                <w:top w:val="none" w:sz="0" w:space="0" w:color="auto"/>
                <w:left w:val="none" w:sz="0" w:space="0" w:color="auto"/>
                <w:bottom w:val="none" w:sz="0" w:space="0" w:color="auto"/>
                <w:right w:val="none" w:sz="0" w:space="0" w:color="auto"/>
              </w:divBdr>
            </w:div>
            <w:div w:id="2145928461">
              <w:marLeft w:val="0"/>
              <w:marRight w:val="0"/>
              <w:marTop w:val="0"/>
              <w:marBottom w:val="0"/>
              <w:divBdr>
                <w:top w:val="none" w:sz="0" w:space="0" w:color="auto"/>
                <w:left w:val="none" w:sz="0" w:space="0" w:color="auto"/>
                <w:bottom w:val="none" w:sz="0" w:space="0" w:color="auto"/>
                <w:right w:val="none" w:sz="0" w:space="0" w:color="auto"/>
              </w:divBdr>
            </w:div>
          </w:divsChild>
        </w:div>
        <w:div w:id="1711997506">
          <w:marLeft w:val="0"/>
          <w:marRight w:val="0"/>
          <w:marTop w:val="0"/>
          <w:marBottom w:val="0"/>
          <w:divBdr>
            <w:top w:val="none" w:sz="0" w:space="0" w:color="auto"/>
            <w:left w:val="none" w:sz="0" w:space="0" w:color="auto"/>
            <w:bottom w:val="none" w:sz="0" w:space="0" w:color="auto"/>
            <w:right w:val="none" w:sz="0" w:space="0" w:color="auto"/>
          </w:divBdr>
          <w:divsChild>
            <w:div w:id="26684412">
              <w:marLeft w:val="0"/>
              <w:marRight w:val="0"/>
              <w:marTop w:val="0"/>
              <w:marBottom w:val="0"/>
              <w:divBdr>
                <w:top w:val="none" w:sz="0" w:space="0" w:color="auto"/>
                <w:left w:val="none" w:sz="0" w:space="0" w:color="auto"/>
                <w:bottom w:val="none" w:sz="0" w:space="0" w:color="auto"/>
                <w:right w:val="none" w:sz="0" w:space="0" w:color="auto"/>
              </w:divBdr>
            </w:div>
            <w:div w:id="31999605">
              <w:marLeft w:val="0"/>
              <w:marRight w:val="0"/>
              <w:marTop w:val="0"/>
              <w:marBottom w:val="0"/>
              <w:divBdr>
                <w:top w:val="none" w:sz="0" w:space="0" w:color="auto"/>
                <w:left w:val="none" w:sz="0" w:space="0" w:color="auto"/>
                <w:bottom w:val="none" w:sz="0" w:space="0" w:color="auto"/>
                <w:right w:val="none" w:sz="0" w:space="0" w:color="auto"/>
              </w:divBdr>
            </w:div>
            <w:div w:id="38432299">
              <w:marLeft w:val="0"/>
              <w:marRight w:val="0"/>
              <w:marTop w:val="0"/>
              <w:marBottom w:val="0"/>
              <w:divBdr>
                <w:top w:val="none" w:sz="0" w:space="0" w:color="auto"/>
                <w:left w:val="none" w:sz="0" w:space="0" w:color="auto"/>
                <w:bottom w:val="none" w:sz="0" w:space="0" w:color="auto"/>
                <w:right w:val="none" w:sz="0" w:space="0" w:color="auto"/>
              </w:divBdr>
            </w:div>
            <w:div w:id="38553055">
              <w:marLeft w:val="0"/>
              <w:marRight w:val="0"/>
              <w:marTop w:val="0"/>
              <w:marBottom w:val="0"/>
              <w:divBdr>
                <w:top w:val="none" w:sz="0" w:space="0" w:color="auto"/>
                <w:left w:val="none" w:sz="0" w:space="0" w:color="auto"/>
                <w:bottom w:val="none" w:sz="0" w:space="0" w:color="auto"/>
                <w:right w:val="none" w:sz="0" w:space="0" w:color="auto"/>
              </w:divBdr>
            </w:div>
            <w:div w:id="42297486">
              <w:marLeft w:val="0"/>
              <w:marRight w:val="0"/>
              <w:marTop w:val="0"/>
              <w:marBottom w:val="0"/>
              <w:divBdr>
                <w:top w:val="none" w:sz="0" w:space="0" w:color="auto"/>
                <w:left w:val="none" w:sz="0" w:space="0" w:color="auto"/>
                <w:bottom w:val="none" w:sz="0" w:space="0" w:color="auto"/>
                <w:right w:val="none" w:sz="0" w:space="0" w:color="auto"/>
              </w:divBdr>
            </w:div>
            <w:div w:id="44524914">
              <w:marLeft w:val="0"/>
              <w:marRight w:val="0"/>
              <w:marTop w:val="0"/>
              <w:marBottom w:val="0"/>
              <w:divBdr>
                <w:top w:val="none" w:sz="0" w:space="0" w:color="auto"/>
                <w:left w:val="none" w:sz="0" w:space="0" w:color="auto"/>
                <w:bottom w:val="none" w:sz="0" w:space="0" w:color="auto"/>
                <w:right w:val="none" w:sz="0" w:space="0" w:color="auto"/>
              </w:divBdr>
            </w:div>
            <w:div w:id="46883800">
              <w:marLeft w:val="0"/>
              <w:marRight w:val="0"/>
              <w:marTop w:val="0"/>
              <w:marBottom w:val="0"/>
              <w:divBdr>
                <w:top w:val="none" w:sz="0" w:space="0" w:color="auto"/>
                <w:left w:val="none" w:sz="0" w:space="0" w:color="auto"/>
                <w:bottom w:val="none" w:sz="0" w:space="0" w:color="auto"/>
                <w:right w:val="none" w:sz="0" w:space="0" w:color="auto"/>
              </w:divBdr>
            </w:div>
            <w:div w:id="46995350">
              <w:marLeft w:val="0"/>
              <w:marRight w:val="0"/>
              <w:marTop w:val="0"/>
              <w:marBottom w:val="0"/>
              <w:divBdr>
                <w:top w:val="none" w:sz="0" w:space="0" w:color="auto"/>
                <w:left w:val="none" w:sz="0" w:space="0" w:color="auto"/>
                <w:bottom w:val="none" w:sz="0" w:space="0" w:color="auto"/>
                <w:right w:val="none" w:sz="0" w:space="0" w:color="auto"/>
              </w:divBdr>
            </w:div>
            <w:div w:id="49808614">
              <w:marLeft w:val="0"/>
              <w:marRight w:val="0"/>
              <w:marTop w:val="0"/>
              <w:marBottom w:val="0"/>
              <w:divBdr>
                <w:top w:val="none" w:sz="0" w:space="0" w:color="auto"/>
                <w:left w:val="none" w:sz="0" w:space="0" w:color="auto"/>
                <w:bottom w:val="none" w:sz="0" w:space="0" w:color="auto"/>
                <w:right w:val="none" w:sz="0" w:space="0" w:color="auto"/>
              </w:divBdr>
            </w:div>
            <w:div w:id="56054799">
              <w:marLeft w:val="0"/>
              <w:marRight w:val="0"/>
              <w:marTop w:val="0"/>
              <w:marBottom w:val="0"/>
              <w:divBdr>
                <w:top w:val="none" w:sz="0" w:space="0" w:color="auto"/>
                <w:left w:val="none" w:sz="0" w:space="0" w:color="auto"/>
                <w:bottom w:val="none" w:sz="0" w:space="0" w:color="auto"/>
                <w:right w:val="none" w:sz="0" w:space="0" w:color="auto"/>
              </w:divBdr>
            </w:div>
            <w:div w:id="63727390">
              <w:marLeft w:val="0"/>
              <w:marRight w:val="0"/>
              <w:marTop w:val="0"/>
              <w:marBottom w:val="0"/>
              <w:divBdr>
                <w:top w:val="none" w:sz="0" w:space="0" w:color="auto"/>
                <w:left w:val="none" w:sz="0" w:space="0" w:color="auto"/>
                <w:bottom w:val="none" w:sz="0" w:space="0" w:color="auto"/>
                <w:right w:val="none" w:sz="0" w:space="0" w:color="auto"/>
              </w:divBdr>
            </w:div>
            <w:div w:id="74936463">
              <w:marLeft w:val="0"/>
              <w:marRight w:val="0"/>
              <w:marTop w:val="0"/>
              <w:marBottom w:val="0"/>
              <w:divBdr>
                <w:top w:val="none" w:sz="0" w:space="0" w:color="auto"/>
                <w:left w:val="none" w:sz="0" w:space="0" w:color="auto"/>
                <w:bottom w:val="none" w:sz="0" w:space="0" w:color="auto"/>
                <w:right w:val="none" w:sz="0" w:space="0" w:color="auto"/>
              </w:divBdr>
            </w:div>
            <w:div w:id="76943580">
              <w:marLeft w:val="0"/>
              <w:marRight w:val="0"/>
              <w:marTop w:val="0"/>
              <w:marBottom w:val="0"/>
              <w:divBdr>
                <w:top w:val="none" w:sz="0" w:space="0" w:color="auto"/>
                <w:left w:val="none" w:sz="0" w:space="0" w:color="auto"/>
                <w:bottom w:val="none" w:sz="0" w:space="0" w:color="auto"/>
                <w:right w:val="none" w:sz="0" w:space="0" w:color="auto"/>
              </w:divBdr>
            </w:div>
            <w:div w:id="77213410">
              <w:marLeft w:val="0"/>
              <w:marRight w:val="0"/>
              <w:marTop w:val="0"/>
              <w:marBottom w:val="0"/>
              <w:divBdr>
                <w:top w:val="none" w:sz="0" w:space="0" w:color="auto"/>
                <w:left w:val="none" w:sz="0" w:space="0" w:color="auto"/>
                <w:bottom w:val="none" w:sz="0" w:space="0" w:color="auto"/>
                <w:right w:val="none" w:sz="0" w:space="0" w:color="auto"/>
              </w:divBdr>
            </w:div>
            <w:div w:id="82723825">
              <w:marLeft w:val="0"/>
              <w:marRight w:val="0"/>
              <w:marTop w:val="0"/>
              <w:marBottom w:val="0"/>
              <w:divBdr>
                <w:top w:val="none" w:sz="0" w:space="0" w:color="auto"/>
                <w:left w:val="none" w:sz="0" w:space="0" w:color="auto"/>
                <w:bottom w:val="none" w:sz="0" w:space="0" w:color="auto"/>
                <w:right w:val="none" w:sz="0" w:space="0" w:color="auto"/>
              </w:divBdr>
            </w:div>
            <w:div w:id="82804179">
              <w:marLeft w:val="0"/>
              <w:marRight w:val="0"/>
              <w:marTop w:val="0"/>
              <w:marBottom w:val="0"/>
              <w:divBdr>
                <w:top w:val="none" w:sz="0" w:space="0" w:color="auto"/>
                <w:left w:val="none" w:sz="0" w:space="0" w:color="auto"/>
                <w:bottom w:val="none" w:sz="0" w:space="0" w:color="auto"/>
                <w:right w:val="none" w:sz="0" w:space="0" w:color="auto"/>
              </w:divBdr>
            </w:div>
            <w:div w:id="92017520">
              <w:marLeft w:val="0"/>
              <w:marRight w:val="0"/>
              <w:marTop w:val="0"/>
              <w:marBottom w:val="0"/>
              <w:divBdr>
                <w:top w:val="none" w:sz="0" w:space="0" w:color="auto"/>
                <w:left w:val="none" w:sz="0" w:space="0" w:color="auto"/>
                <w:bottom w:val="none" w:sz="0" w:space="0" w:color="auto"/>
                <w:right w:val="none" w:sz="0" w:space="0" w:color="auto"/>
              </w:divBdr>
            </w:div>
            <w:div w:id="94596774">
              <w:marLeft w:val="0"/>
              <w:marRight w:val="0"/>
              <w:marTop w:val="0"/>
              <w:marBottom w:val="0"/>
              <w:divBdr>
                <w:top w:val="none" w:sz="0" w:space="0" w:color="auto"/>
                <w:left w:val="none" w:sz="0" w:space="0" w:color="auto"/>
                <w:bottom w:val="none" w:sz="0" w:space="0" w:color="auto"/>
                <w:right w:val="none" w:sz="0" w:space="0" w:color="auto"/>
              </w:divBdr>
            </w:div>
            <w:div w:id="95559463">
              <w:marLeft w:val="0"/>
              <w:marRight w:val="0"/>
              <w:marTop w:val="0"/>
              <w:marBottom w:val="0"/>
              <w:divBdr>
                <w:top w:val="none" w:sz="0" w:space="0" w:color="auto"/>
                <w:left w:val="none" w:sz="0" w:space="0" w:color="auto"/>
                <w:bottom w:val="none" w:sz="0" w:space="0" w:color="auto"/>
                <w:right w:val="none" w:sz="0" w:space="0" w:color="auto"/>
              </w:divBdr>
            </w:div>
            <w:div w:id="96144950">
              <w:marLeft w:val="0"/>
              <w:marRight w:val="0"/>
              <w:marTop w:val="0"/>
              <w:marBottom w:val="0"/>
              <w:divBdr>
                <w:top w:val="none" w:sz="0" w:space="0" w:color="auto"/>
                <w:left w:val="none" w:sz="0" w:space="0" w:color="auto"/>
                <w:bottom w:val="none" w:sz="0" w:space="0" w:color="auto"/>
                <w:right w:val="none" w:sz="0" w:space="0" w:color="auto"/>
              </w:divBdr>
            </w:div>
            <w:div w:id="96293867">
              <w:marLeft w:val="0"/>
              <w:marRight w:val="0"/>
              <w:marTop w:val="0"/>
              <w:marBottom w:val="0"/>
              <w:divBdr>
                <w:top w:val="none" w:sz="0" w:space="0" w:color="auto"/>
                <w:left w:val="none" w:sz="0" w:space="0" w:color="auto"/>
                <w:bottom w:val="none" w:sz="0" w:space="0" w:color="auto"/>
                <w:right w:val="none" w:sz="0" w:space="0" w:color="auto"/>
              </w:divBdr>
            </w:div>
            <w:div w:id="97213329">
              <w:marLeft w:val="0"/>
              <w:marRight w:val="0"/>
              <w:marTop w:val="0"/>
              <w:marBottom w:val="0"/>
              <w:divBdr>
                <w:top w:val="none" w:sz="0" w:space="0" w:color="auto"/>
                <w:left w:val="none" w:sz="0" w:space="0" w:color="auto"/>
                <w:bottom w:val="none" w:sz="0" w:space="0" w:color="auto"/>
                <w:right w:val="none" w:sz="0" w:space="0" w:color="auto"/>
              </w:divBdr>
            </w:div>
            <w:div w:id="99498695">
              <w:marLeft w:val="0"/>
              <w:marRight w:val="0"/>
              <w:marTop w:val="0"/>
              <w:marBottom w:val="0"/>
              <w:divBdr>
                <w:top w:val="none" w:sz="0" w:space="0" w:color="auto"/>
                <w:left w:val="none" w:sz="0" w:space="0" w:color="auto"/>
                <w:bottom w:val="none" w:sz="0" w:space="0" w:color="auto"/>
                <w:right w:val="none" w:sz="0" w:space="0" w:color="auto"/>
              </w:divBdr>
            </w:div>
            <w:div w:id="100421219">
              <w:marLeft w:val="0"/>
              <w:marRight w:val="0"/>
              <w:marTop w:val="0"/>
              <w:marBottom w:val="0"/>
              <w:divBdr>
                <w:top w:val="none" w:sz="0" w:space="0" w:color="auto"/>
                <w:left w:val="none" w:sz="0" w:space="0" w:color="auto"/>
                <w:bottom w:val="none" w:sz="0" w:space="0" w:color="auto"/>
                <w:right w:val="none" w:sz="0" w:space="0" w:color="auto"/>
              </w:divBdr>
            </w:div>
            <w:div w:id="101146646">
              <w:marLeft w:val="0"/>
              <w:marRight w:val="0"/>
              <w:marTop w:val="0"/>
              <w:marBottom w:val="0"/>
              <w:divBdr>
                <w:top w:val="none" w:sz="0" w:space="0" w:color="auto"/>
                <w:left w:val="none" w:sz="0" w:space="0" w:color="auto"/>
                <w:bottom w:val="none" w:sz="0" w:space="0" w:color="auto"/>
                <w:right w:val="none" w:sz="0" w:space="0" w:color="auto"/>
              </w:divBdr>
            </w:div>
            <w:div w:id="103381704">
              <w:marLeft w:val="0"/>
              <w:marRight w:val="0"/>
              <w:marTop w:val="0"/>
              <w:marBottom w:val="0"/>
              <w:divBdr>
                <w:top w:val="none" w:sz="0" w:space="0" w:color="auto"/>
                <w:left w:val="none" w:sz="0" w:space="0" w:color="auto"/>
                <w:bottom w:val="none" w:sz="0" w:space="0" w:color="auto"/>
                <w:right w:val="none" w:sz="0" w:space="0" w:color="auto"/>
              </w:divBdr>
            </w:div>
            <w:div w:id="104888076">
              <w:marLeft w:val="0"/>
              <w:marRight w:val="0"/>
              <w:marTop w:val="0"/>
              <w:marBottom w:val="0"/>
              <w:divBdr>
                <w:top w:val="none" w:sz="0" w:space="0" w:color="auto"/>
                <w:left w:val="none" w:sz="0" w:space="0" w:color="auto"/>
                <w:bottom w:val="none" w:sz="0" w:space="0" w:color="auto"/>
                <w:right w:val="none" w:sz="0" w:space="0" w:color="auto"/>
              </w:divBdr>
            </w:div>
            <w:div w:id="108865834">
              <w:marLeft w:val="0"/>
              <w:marRight w:val="0"/>
              <w:marTop w:val="0"/>
              <w:marBottom w:val="0"/>
              <w:divBdr>
                <w:top w:val="none" w:sz="0" w:space="0" w:color="auto"/>
                <w:left w:val="none" w:sz="0" w:space="0" w:color="auto"/>
                <w:bottom w:val="none" w:sz="0" w:space="0" w:color="auto"/>
                <w:right w:val="none" w:sz="0" w:space="0" w:color="auto"/>
              </w:divBdr>
            </w:div>
            <w:div w:id="113907532">
              <w:marLeft w:val="0"/>
              <w:marRight w:val="0"/>
              <w:marTop w:val="0"/>
              <w:marBottom w:val="0"/>
              <w:divBdr>
                <w:top w:val="none" w:sz="0" w:space="0" w:color="auto"/>
                <w:left w:val="none" w:sz="0" w:space="0" w:color="auto"/>
                <w:bottom w:val="none" w:sz="0" w:space="0" w:color="auto"/>
                <w:right w:val="none" w:sz="0" w:space="0" w:color="auto"/>
              </w:divBdr>
            </w:div>
            <w:div w:id="123931911">
              <w:marLeft w:val="0"/>
              <w:marRight w:val="0"/>
              <w:marTop w:val="0"/>
              <w:marBottom w:val="0"/>
              <w:divBdr>
                <w:top w:val="none" w:sz="0" w:space="0" w:color="auto"/>
                <w:left w:val="none" w:sz="0" w:space="0" w:color="auto"/>
                <w:bottom w:val="none" w:sz="0" w:space="0" w:color="auto"/>
                <w:right w:val="none" w:sz="0" w:space="0" w:color="auto"/>
              </w:divBdr>
            </w:div>
            <w:div w:id="132717075">
              <w:marLeft w:val="0"/>
              <w:marRight w:val="0"/>
              <w:marTop w:val="0"/>
              <w:marBottom w:val="0"/>
              <w:divBdr>
                <w:top w:val="none" w:sz="0" w:space="0" w:color="auto"/>
                <w:left w:val="none" w:sz="0" w:space="0" w:color="auto"/>
                <w:bottom w:val="none" w:sz="0" w:space="0" w:color="auto"/>
                <w:right w:val="none" w:sz="0" w:space="0" w:color="auto"/>
              </w:divBdr>
            </w:div>
            <w:div w:id="132791428">
              <w:marLeft w:val="0"/>
              <w:marRight w:val="0"/>
              <w:marTop w:val="0"/>
              <w:marBottom w:val="0"/>
              <w:divBdr>
                <w:top w:val="none" w:sz="0" w:space="0" w:color="auto"/>
                <w:left w:val="none" w:sz="0" w:space="0" w:color="auto"/>
                <w:bottom w:val="none" w:sz="0" w:space="0" w:color="auto"/>
                <w:right w:val="none" w:sz="0" w:space="0" w:color="auto"/>
              </w:divBdr>
            </w:div>
            <w:div w:id="140659412">
              <w:marLeft w:val="0"/>
              <w:marRight w:val="0"/>
              <w:marTop w:val="0"/>
              <w:marBottom w:val="0"/>
              <w:divBdr>
                <w:top w:val="none" w:sz="0" w:space="0" w:color="auto"/>
                <w:left w:val="none" w:sz="0" w:space="0" w:color="auto"/>
                <w:bottom w:val="none" w:sz="0" w:space="0" w:color="auto"/>
                <w:right w:val="none" w:sz="0" w:space="0" w:color="auto"/>
              </w:divBdr>
            </w:div>
            <w:div w:id="150029036">
              <w:marLeft w:val="0"/>
              <w:marRight w:val="0"/>
              <w:marTop w:val="0"/>
              <w:marBottom w:val="0"/>
              <w:divBdr>
                <w:top w:val="none" w:sz="0" w:space="0" w:color="auto"/>
                <w:left w:val="none" w:sz="0" w:space="0" w:color="auto"/>
                <w:bottom w:val="none" w:sz="0" w:space="0" w:color="auto"/>
                <w:right w:val="none" w:sz="0" w:space="0" w:color="auto"/>
              </w:divBdr>
            </w:div>
            <w:div w:id="154613217">
              <w:marLeft w:val="0"/>
              <w:marRight w:val="0"/>
              <w:marTop w:val="0"/>
              <w:marBottom w:val="0"/>
              <w:divBdr>
                <w:top w:val="none" w:sz="0" w:space="0" w:color="auto"/>
                <w:left w:val="none" w:sz="0" w:space="0" w:color="auto"/>
                <w:bottom w:val="none" w:sz="0" w:space="0" w:color="auto"/>
                <w:right w:val="none" w:sz="0" w:space="0" w:color="auto"/>
              </w:divBdr>
            </w:div>
            <w:div w:id="154956307">
              <w:marLeft w:val="0"/>
              <w:marRight w:val="0"/>
              <w:marTop w:val="0"/>
              <w:marBottom w:val="0"/>
              <w:divBdr>
                <w:top w:val="none" w:sz="0" w:space="0" w:color="auto"/>
                <w:left w:val="none" w:sz="0" w:space="0" w:color="auto"/>
                <w:bottom w:val="none" w:sz="0" w:space="0" w:color="auto"/>
                <w:right w:val="none" w:sz="0" w:space="0" w:color="auto"/>
              </w:divBdr>
            </w:div>
            <w:div w:id="171073131">
              <w:marLeft w:val="0"/>
              <w:marRight w:val="0"/>
              <w:marTop w:val="0"/>
              <w:marBottom w:val="0"/>
              <w:divBdr>
                <w:top w:val="none" w:sz="0" w:space="0" w:color="auto"/>
                <w:left w:val="none" w:sz="0" w:space="0" w:color="auto"/>
                <w:bottom w:val="none" w:sz="0" w:space="0" w:color="auto"/>
                <w:right w:val="none" w:sz="0" w:space="0" w:color="auto"/>
              </w:divBdr>
            </w:div>
            <w:div w:id="174078788">
              <w:marLeft w:val="0"/>
              <w:marRight w:val="0"/>
              <w:marTop w:val="0"/>
              <w:marBottom w:val="0"/>
              <w:divBdr>
                <w:top w:val="none" w:sz="0" w:space="0" w:color="auto"/>
                <w:left w:val="none" w:sz="0" w:space="0" w:color="auto"/>
                <w:bottom w:val="none" w:sz="0" w:space="0" w:color="auto"/>
                <w:right w:val="none" w:sz="0" w:space="0" w:color="auto"/>
              </w:divBdr>
            </w:div>
            <w:div w:id="194004574">
              <w:marLeft w:val="0"/>
              <w:marRight w:val="0"/>
              <w:marTop w:val="0"/>
              <w:marBottom w:val="0"/>
              <w:divBdr>
                <w:top w:val="none" w:sz="0" w:space="0" w:color="auto"/>
                <w:left w:val="none" w:sz="0" w:space="0" w:color="auto"/>
                <w:bottom w:val="none" w:sz="0" w:space="0" w:color="auto"/>
                <w:right w:val="none" w:sz="0" w:space="0" w:color="auto"/>
              </w:divBdr>
            </w:div>
            <w:div w:id="203100780">
              <w:marLeft w:val="0"/>
              <w:marRight w:val="0"/>
              <w:marTop w:val="0"/>
              <w:marBottom w:val="0"/>
              <w:divBdr>
                <w:top w:val="none" w:sz="0" w:space="0" w:color="auto"/>
                <w:left w:val="none" w:sz="0" w:space="0" w:color="auto"/>
                <w:bottom w:val="none" w:sz="0" w:space="0" w:color="auto"/>
                <w:right w:val="none" w:sz="0" w:space="0" w:color="auto"/>
              </w:divBdr>
            </w:div>
            <w:div w:id="210315487">
              <w:marLeft w:val="0"/>
              <w:marRight w:val="0"/>
              <w:marTop w:val="0"/>
              <w:marBottom w:val="0"/>
              <w:divBdr>
                <w:top w:val="none" w:sz="0" w:space="0" w:color="auto"/>
                <w:left w:val="none" w:sz="0" w:space="0" w:color="auto"/>
                <w:bottom w:val="none" w:sz="0" w:space="0" w:color="auto"/>
                <w:right w:val="none" w:sz="0" w:space="0" w:color="auto"/>
              </w:divBdr>
            </w:div>
            <w:div w:id="211189017">
              <w:marLeft w:val="0"/>
              <w:marRight w:val="0"/>
              <w:marTop w:val="0"/>
              <w:marBottom w:val="0"/>
              <w:divBdr>
                <w:top w:val="none" w:sz="0" w:space="0" w:color="auto"/>
                <w:left w:val="none" w:sz="0" w:space="0" w:color="auto"/>
                <w:bottom w:val="none" w:sz="0" w:space="0" w:color="auto"/>
                <w:right w:val="none" w:sz="0" w:space="0" w:color="auto"/>
              </w:divBdr>
            </w:div>
            <w:div w:id="212892353">
              <w:marLeft w:val="0"/>
              <w:marRight w:val="0"/>
              <w:marTop w:val="0"/>
              <w:marBottom w:val="0"/>
              <w:divBdr>
                <w:top w:val="none" w:sz="0" w:space="0" w:color="auto"/>
                <w:left w:val="none" w:sz="0" w:space="0" w:color="auto"/>
                <w:bottom w:val="none" w:sz="0" w:space="0" w:color="auto"/>
                <w:right w:val="none" w:sz="0" w:space="0" w:color="auto"/>
              </w:divBdr>
            </w:div>
            <w:div w:id="213977625">
              <w:marLeft w:val="0"/>
              <w:marRight w:val="0"/>
              <w:marTop w:val="0"/>
              <w:marBottom w:val="0"/>
              <w:divBdr>
                <w:top w:val="none" w:sz="0" w:space="0" w:color="auto"/>
                <w:left w:val="none" w:sz="0" w:space="0" w:color="auto"/>
                <w:bottom w:val="none" w:sz="0" w:space="0" w:color="auto"/>
                <w:right w:val="none" w:sz="0" w:space="0" w:color="auto"/>
              </w:divBdr>
            </w:div>
            <w:div w:id="233659719">
              <w:marLeft w:val="0"/>
              <w:marRight w:val="0"/>
              <w:marTop w:val="0"/>
              <w:marBottom w:val="0"/>
              <w:divBdr>
                <w:top w:val="none" w:sz="0" w:space="0" w:color="auto"/>
                <w:left w:val="none" w:sz="0" w:space="0" w:color="auto"/>
                <w:bottom w:val="none" w:sz="0" w:space="0" w:color="auto"/>
                <w:right w:val="none" w:sz="0" w:space="0" w:color="auto"/>
              </w:divBdr>
            </w:div>
            <w:div w:id="241334559">
              <w:marLeft w:val="0"/>
              <w:marRight w:val="0"/>
              <w:marTop w:val="0"/>
              <w:marBottom w:val="0"/>
              <w:divBdr>
                <w:top w:val="none" w:sz="0" w:space="0" w:color="auto"/>
                <w:left w:val="none" w:sz="0" w:space="0" w:color="auto"/>
                <w:bottom w:val="none" w:sz="0" w:space="0" w:color="auto"/>
                <w:right w:val="none" w:sz="0" w:space="0" w:color="auto"/>
              </w:divBdr>
            </w:div>
            <w:div w:id="244416364">
              <w:marLeft w:val="0"/>
              <w:marRight w:val="0"/>
              <w:marTop w:val="0"/>
              <w:marBottom w:val="0"/>
              <w:divBdr>
                <w:top w:val="none" w:sz="0" w:space="0" w:color="auto"/>
                <w:left w:val="none" w:sz="0" w:space="0" w:color="auto"/>
                <w:bottom w:val="none" w:sz="0" w:space="0" w:color="auto"/>
                <w:right w:val="none" w:sz="0" w:space="0" w:color="auto"/>
              </w:divBdr>
            </w:div>
            <w:div w:id="255557391">
              <w:marLeft w:val="0"/>
              <w:marRight w:val="0"/>
              <w:marTop w:val="0"/>
              <w:marBottom w:val="0"/>
              <w:divBdr>
                <w:top w:val="none" w:sz="0" w:space="0" w:color="auto"/>
                <w:left w:val="none" w:sz="0" w:space="0" w:color="auto"/>
                <w:bottom w:val="none" w:sz="0" w:space="0" w:color="auto"/>
                <w:right w:val="none" w:sz="0" w:space="0" w:color="auto"/>
              </w:divBdr>
            </w:div>
            <w:div w:id="266885904">
              <w:marLeft w:val="0"/>
              <w:marRight w:val="0"/>
              <w:marTop w:val="0"/>
              <w:marBottom w:val="0"/>
              <w:divBdr>
                <w:top w:val="none" w:sz="0" w:space="0" w:color="auto"/>
                <w:left w:val="none" w:sz="0" w:space="0" w:color="auto"/>
                <w:bottom w:val="none" w:sz="0" w:space="0" w:color="auto"/>
                <w:right w:val="none" w:sz="0" w:space="0" w:color="auto"/>
              </w:divBdr>
            </w:div>
            <w:div w:id="272593968">
              <w:marLeft w:val="0"/>
              <w:marRight w:val="0"/>
              <w:marTop w:val="0"/>
              <w:marBottom w:val="0"/>
              <w:divBdr>
                <w:top w:val="none" w:sz="0" w:space="0" w:color="auto"/>
                <w:left w:val="none" w:sz="0" w:space="0" w:color="auto"/>
                <w:bottom w:val="none" w:sz="0" w:space="0" w:color="auto"/>
                <w:right w:val="none" w:sz="0" w:space="0" w:color="auto"/>
              </w:divBdr>
            </w:div>
            <w:div w:id="275139063">
              <w:marLeft w:val="0"/>
              <w:marRight w:val="0"/>
              <w:marTop w:val="0"/>
              <w:marBottom w:val="0"/>
              <w:divBdr>
                <w:top w:val="none" w:sz="0" w:space="0" w:color="auto"/>
                <w:left w:val="none" w:sz="0" w:space="0" w:color="auto"/>
                <w:bottom w:val="none" w:sz="0" w:space="0" w:color="auto"/>
                <w:right w:val="none" w:sz="0" w:space="0" w:color="auto"/>
              </w:divBdr>
            </w:div>
            <w:div w:id="276722367">
              <w:marLeft w:val="0"/>
              <w:marRight w:val="0"/>
              <w:marTop w:val="0"/>
              <w:marBottom w:val="0"/>
              <w:divBdr>
                <w:top w:val="none" w:sz="0" w:space="0" w:color="auto"/>
                <w:left w:val="none" w:sz="0" w:space="0" w:color="auto"/>
                <w:bottom w:val="none" w:sz="0" w:space="0" w:color="auto"/>
                <w:right w:val="none" w:sz="0" w:space="0" w:color="auto"/>
              </w:divBdr>
            </w:div>
            <w:div w:id="289288422">
              <w:marLeft w:val="0"/>
              <w:marRight w:val="0"/>
              <w:marTop w:val="0"/>
              <w:marBottom w:val="0"/>
              <w:divBdr>
                <w:top w:val="none" w:sz="0" w:space="0" w:color="auto"/>
                <w:left w:val="none" w:sz="0" w:space="0" w:color="auto"/>
                <w:bottom w:val="none" w:sz="0" w:space="0" w:color="auto"/>
                <w:right w:val="none" w:sz="0" w:space="0" w:color="auto"/>
              </w:divBdr>
            </w:div>
            <w:div w:id="303239256">
              <w:marLeft w:val="0"/>
              <w:marRight w:val="0"/>
              <w:marTop w:val="0"/>
              <w:marBottom w:val="0"/>
              <w:divBdr>
                <w:top w:val="none" w:sz="0" w:space="0" w:color="auto"/>
                <w:left w:val="none" w:sz="0" w:space="0" w:color="auto"/>
                <w:bottom w:val="none" w:sz="0" w:space="0" w:color="auto"/>
                <w:right w:val="none" w:sz="0" w:space="0" w:color="auto"/>
              </w:divBdr>
            </w:div>
            <w:div w:id="307327830">
              <w:marLeft w:val="0"/>
              <w:marRight w:val="0"/>
              <w:marTop w:val="0"/>
              <w:marBottom w:val="0"/>
              <w:divBdr>
                <w:top w:val="none" w:sz="0" w:space="0" w:color="auto"/>
                <w:left w:val="none" w:sz="0" w:space="0" w:color="auto"/>
                <w:bottom w:val="none" w:sz="0" w:space="0" w:color="auto"/>
                <w:right w:val="none" w:sz="0" w:space="0" w:color="auto"/>
              </w:divBdr>
            </w:div>
            <w:div w:id="308362864">
              <w:marLeft w:val="0"/>
              <w:marRight w:val="0"/>
              <w:marTop w:val="0"/>
              <w:marBottom w:val="0"/>
              <w:divBdr>
                <w:top w:val="none" w:sz="0" w:space="0" w:color="auto"/>
                <w:left w:val="none" w:sz="0" w:space="0" w:color="auto"/>
                <w:bottom w:val="none" w:sz="0" w:space="0" w:color="auto"/>
                <w:right w:val="none" w:sz="0" w:space="0" w:color="auto"/>
              </w:divBdr>
            </w:div>
            <w:div w:id="310640847">
              <w:marLeft w:val="0"/>
              <w:marRight w:val="0"/>
              <w:marTop w:val="0"/>
              <w:marBottom w:val="0"/>
              <w:divBdr>
                <w:top w:val="none" w:sz="0" w:space="0" w:color="auto"/>
                <w:left w:val="none" w:sz="0" w:space="0" w:color="auto"/>
                <w:bottom w:val="none" w:sz="0" w:space="0" w:color="auto"/>
                <w:right w:val="none" w:sz="0" w:space="0" w:color="auto"/>
              </w:divBdr>
            </w:div>
            <w:div w:id="319115797">
              <w:marLeft w:val="0"/>
              <w:marRight w:val="0"/>
              <w:marTop w:val="0"/>
              <w:marBottom w:val="0"/>
              <w:divBdr>
                <w:top w:val="none" w:sz="0" w:space="0" w:color="auto"/>
                <w:left w:val="none" w:sz="0" w:space="0" w:color="auto"/>
                <w:bottom w:val="none" w:sz="0" w:space="0" w:color="auto"/>
                <w:right w:val="none" w:sz="0" w:space="0" w:color="auto"/>
              </w:divBdr>
            </w:div>
            <w:div w:id="323751413">
              <w:marLeft w:val="0"/>
              <w:marRight w:val="0"/>
              <w:marTop w:val="0"/>
              <w:marBottom w:val="0"/>
              <w:divBdr>
                <w:top w:val="none" w:sz="0" w:space="0" w:color="auto"/>
                <w:left w:val="none" w:sz="0" w:space="0" w:color="auto"/>
                <w:bottom w:val="none" w:sz="0" w:space="0" w:color="auto"/>
                <w:right w:val="none" w:sz="0" w:space="0" w:color="auto"/>
              </w:divBdr>
            </w:div>
            <w:div w:id="330572864">
              <w:marLeft w:val="0"/>
              <w:marRight w:val="0"/>
              <w:marTop w:val="0"/>
              <w:marBottom w:val="0"/>
              <w:divBdr>
                <w:top w:val="none" w:sz="0" w:space="0" w:color="auto"/>
                <w:left w:val="none" w:sz="0" w:space="0" w:color="auto"/>
                <w:bottom w:val="none" w:sz="0" w:space="0" w:color="auto"/>
                <w:right w:val="none" w:sz="0" w:space="0" w:color="auto"/>
              </w:divBdr>
            </w:div>
            <w:div w:id="342705705">
              <w:marLeft w:val="0"/>
              <w:marRight w:val="0"/>
              <w:marTop w:val="0"/>
              <w:marBottom w:val="0"/>
              <w:divBdr>
                <w:top w:val="none" w:sz="0" w:space="0" w:color="auto"/>
                <w:left w:val="none" w:sz="0" w:space="0" w:color="auto"/>
                <w:bottom w:val="none" w:sz="0" w:space="0" w:color="auto"/>
                <w:right w:val="none" w:sz="0" w:space="0" w:color="auto"/>
              </w:divBdr>
            </w:div>
            <w:div w:id="345178978">
              <w:marLeft w:val="0"/>
              <w:marRight w:val="0"/>
              <w:marTop w:val="0"/>
              <w:marBottom w:val="0"/>
              <w:divBdr>
                <w:top w:val="none" w:sz="0" w:space="0" w:color="auto"/>
                <w:left w:val="none" w:sz="0" w:space="0" w:color="auto"/>
                <w:bottom w:val="none" w:sz="0" w:space="0" w:color="auto"/>
                <w:right w:val="none" w:sz="0" w:space="0" w:color="auto"/>
              </w:divBdr>
            </w:div>
            <w:div w:id="352806272">
              <w:marLeft w:val="0"/>
              <w:marRight w:val="0"/>
              <w:marTop w:val="0"/>
              <w:marBottom w:val="0"/>
              <w:divBdr>
                <w:top w:val="none" w:sz="0" w:space="0" w:color="auto"/>
                <w:left w:val="none" w:sz="0" w:space="0" w:color="auto"/>
                <w:bottom w:val="none" w:sz="0" w:space="0" w:color="auto"/>
                <w:right w:val="none" w:sz="0" w:space="0" w:color="auto"/>
              </w:divBdr>
            </w:div>
            <w:div w:id="359474926">
              <w:marLeft w:val="0"/>
              <w:marRight w:val="0"/>
              <w:marTop w:val="0"/>
              <w:marBottom w:val="0"/>
              <w:divBdr>
                <w:top w:val="none" w:sz="0" w:space="0" w:color="auto"/>
                <w:left w:val="none" w:sz="0" w:space="0" w:color="auto"/>
                <w:bottom w:val="none" w:sz="0" w:space="0" w:color="auto"/>
                <w:right w:val="none" w:sz="0" w:space="0" w:color="auto"/>
              </w:divBdr>
            </w:div>
            <w:div w:id="372969231">
              <w:marLeft w:val="0"/>
              <w:marRight w:val="0"/>
              <w:marTop w:val="0"/>
              <w:marBottom w:val="0"/>
              <w:divBdr>
                <w:top w:val="none" w:sz="0" w:space="0" w:color="auto"/>
                <w:left w:val="none" w:sz="0" w:space="0" w:color="auto"/>
                <w:bottom w:val="none" w:sz="0" w:space="0" w:color="auto"/>
                <w:right w:val="none" w:sz="0" w:space="0" w:color="auto"/>
              </w:divBdr>
            </w:div>
            <w:div w:id="373771689">
              <w:marLeft w:val="0"/>
              <w:marRight w:val="0"/>
              <w:marTop w:val="0"/>
              <w:marBottom w:val="0"/>
              <w:divBdr>
                <w:top w:val="none" w:sz="0" w:space="0" w:color="auto"/>
                <w:left w:val="none" w:sz="0" w:space="0" w:color="auto"/>
                <w:bottom w:val="none" w:sz="0" w:space="0" w:color="auto"/>
                <w:right w:val="none" w:sz="0" w:space="0" w:color="auto"/>
              </w:divBdr>
            </w:div>
            <w:div w:id="374350765">
              <w:marLeft w:val="0"/>
              <w:marRight w:val="0"/>
              <w:marTop w:val="0"/>
              <w:marBottom w:val="0"/>
              <w:divBdr>
                <w:top w:val="none" w:sz="0" w:space="0" w:color="auto"/>
                <w:left w:val="none" w:sz="0" w:space="0" w:color="auto"/>
                <w:bottom w:val="none" w:sz="0" w:space="0" w:color="auto"/>
                <w:right w:val="none" w:sz="0" w:space="0" w:color="auto"/>
              </w:divBdr>
            </w:div>
            <w:div w:id="380131207">
              <w:marLeft w:val="0"/>
              <w:marRight w:val="0"/>
              <w:marTop w:val="0"/>
              <w:marBottom w:val="0"/>
              <w:divBdr>
                <w:top w:val="none" w:sz="0" w:space="0" w:color="auto"/>
                <w:left w:val="none" w:sz="0" w:space="0" w:color="auto"/>
                <w:bottom w:val="none" w:sz="0" w:space="0" w:color="auto"/>
                <w:right w:val="none" w:sz="0" w:space="0" w:color="auto"/>
              </w:divBdr>
              <w:divsChild>
                <w:div w:id="20278049">
                  <w:marLeft w:val="0"/>
                  <w:marRight w:val="0"/>
                  <w:marTop w:val="0"/>
                  <w:marBottom w:val="0"/>
                  <w:divBdr>
                    <w:top w:val="none" w:sz="0" w:space="0" w:color="auto"/>
                    <w:left w:val="none" w:sz="0" w:space="0" w:color="auto"/>
                    <w:bottom w:val="none" w:sz="0" w:space="0" w:color="auto"/>
                    <w:right w:val="none" w:sz="0" w:space="0" w:color="auto"/>
                  </w:divBdr>
                </w:div>
                <w:div w:id="24643694">
                  <w:marLeft w:val="0"/>
                  <w:marRight w:val="0"/>
                  <w:marTop w:val="0"/>
                  <w:marBottom w:val="0"/>
                  <w:divBdr>
                    <w:top w:val="none" w:sz="0" w:space="0" w:color="auto"/>
                    <w:left w:val="none" w:sz="0" w:space="0" w:color="auto"/>
                    <w:bottom w:val="none" w:sz="0" w:space="0" w:color="auto"/>
                    <w:right w:val="none" w:sz="0" w:space="0" w:color="auto"/>
                  </w:divBdr>
                </w:div>
                <w:div w:id="27028924">
                  <w:marLeft w:val="0"/>
                  <w:marRight w:val="0"/>
                  <w:marTop w:val="0"/>
                  <w:marBottom w:val="0"/>
                  <w:divBdr>
                    <w:top w:val="none" w:sz="0" w:space="0" w:color="auto"/>
                    <w:left w:val="none" w:sz="0" w:space="0" w:color="auto"/>
                    <w:bottom w:val="none" w:sz="0" w:space="0" w:color="auto"/>
                    <w:right w:val="none" w:sz="0" w:space="0" w:color="auto"/>
                  </w:divBdr>
                </w:div>
                <w:div w:id="28188560">
                  <w:marLeft w:val="0"/>
                  <w:marRight w:val="0"/>
                  <w:marTop w:val="0"/>
                  <w:marBottom w:val="0"/>
                  <w:divBdr>
                    <w:top w:val="none" w:sz="0" w:space="0" w:color="auto"/>
                    <w:left w:val="none" w:sz="0" w:space="0" w:color="auto"/>
                    <w:bottom w:val="none" w:sz="0" w:space="0" w:color="auto"/>
                    <w:right w:val="none" w:sz="0" w:space="0" w:color="auto"/>
                  </w:divBdr>
                </w:div>
                <w:div w:id="35131094">
                  <w:marLeft w:val="0"/>
                  <w:marRight w:val="0"/>
                  <w:marTop w:val="0"/>
                  <w:marBottom w:val="0"/>
                  <w:divBdr>
                    <w:top w:val="none" w:sz="0" w:space="0" w:color="auto"/>
                    <w:left w:val="none" w:sz="0" w:space="0" w:color="auto"/>
                    <w:bottom w:val="none" w:sz="0" w:space="0" w:color="auto"/>
                    <w:right w:val="none" w:sz="0" w:space="0" w:color="auto"/>
                  </w:divBdr>
                </w:div>
                <w:div w:id="44379389">
                  <w:marLeft w:val="0"/>
                  <w:marRight w:val="0"/>
                  <w:marTop w:val="0"/>
                  <w:marBottom w:val="0"/>
                  <w:divBdr>
                    <w:top w:val="none" w:sz="0" w:space="0" w:color="auto"/>
                    <w:left w:val="none" w:sz="0" w:space="0" w:color="auto"/>
                    <w:bottom w:val="none" w:sz="0" w:space="0" w:color="auto"/>
                    <w:right w:val="none" w:sz="0" w:space="0" w:color="auto"/>
                  </w:divBdr>
                </w:div>
                <w:div w:id="52391841">
                  <w:marLeft w:val="0"/>
                  <w:marRight w:val="0"/>
                  <w:marTop w:val="0"/>
                  <w:marBottom w:val="0"/>
                  <w:divBdr>
                    <w:top w:val="none" w:sz="0" w:space="0" w:color="auto"/>
                    <w:left w:val="none" w:sz="0" w:space="0" w:color="auto"/>
                    <w:bottom w:val="none" w:sz="0" w:space="0" w:color="auto"/>
                    <w:right w:val="none" w:sz="0" w:space="0" w:color="auto"/>
                  </w:divBdr>
                </w:div>
                <w:div w:id="73943499">
                  <w:marLeft w:val="0"/>
                  <w:marRight w:val="0"/>
                  <w:marTop w:val="0"/>
                  <w:marBottom w:val="0"/>
                  <w:divBdr>
                    <w:top w:val="none" w:sz="0" w:space="0" w:color="auto"/>
                    <w:left w:val="none" w:sz="0" w:space="0" w:color="auto"/>
                    <w:bottom w:val="none" w:sz="0" w:space="0" w:color="auto"/>
                    <w:right w:val="none" w:sz="0" w:space="0" w:color="auto"/>
                  </w:divBdr>
                </w:div>
                <w:div w:id="75589435">
                  <w:marLeft w:val="0"/>
                  <w:marRight w:val="0"/>
                  <w:marTop w:val="0"/>
                  <w:marBottom w:val="0"/>
                  <w:divBdr>
                    <w:top w:val="none" w:sz="0" w:space="0" w:color="auto"/>
                    <w:left w:val="none" w:sz="0" w:space="0" w:color="auto"/>
                    <w:bottom w:val="none" w:sz="0" w:space="0" w:color="auto"/>
                    <w:right w:val="none" w:sz="0" w:space="0" w:color="auto"/>
                  </w:divBdr>
                </w:div>
                <w:div w:id="76096832">
                  <w:marLeft w:val="0"/>
                  <w:marRight w:val="0"/>
                  <w:marTop w:val="0"/>
                  <w:marBottom w:val="0"/>
                  <w:divBdr>
                    <w:top w:val="none" w:sz="0" w:space="0" w:color="auto"/>
                    <w:left w:val="none" w:sz="0" w:space="0" w:color="auto"/>
                    <w:bottom w:val="none" w:sz="0" w:space="0" w:color="auto"/>
                    <w:right w:val="none" w:sz="0" w:space="0" w:color="auto"/>
                  </w:divBdr>
                </w:div>
                <w:div w:id="82646953">
                  <w:marLeft w:val="0"/>
                  <w:marRight w:val="0"/>
                  <w:marTop w:val="0"/>
                  <w:marBottom w:val="0"/>
                  <w:divBdr>
                    <w:top w:val="none" w:sz="0" w:space="0" w:color="auto"/>
                    <w:left w:val="none" w:sz="0" w:space="0" w:color="auto"/>
                    <w:bottom w:val="none" w:sz="0" w:space="0" w:color="auto"/>
                    <w:right w:val="none" w:sz="0" w:space="0" w:color="auto"/>
                  </w:divBdr>
                </w:div>
                <w:div w:id="90786451">
                  <w:marLeft w:val="0"/>
                  <w:marRight w:val="0"/>
                  <w:marTop w:val="0"/>
                  <w:marBottom w:val="0"/>
                  <w:divBdr>
                    <w:top w:val="none" w:sz="0" w:space="0" w:color="auto"/>
                    <w:left w:val="none" w:sz="0" w:space="0" w:color="auto"/>
                    <w:bottom w:val="none" w:sz="0" w:space="0" w:color="auto"/>
                    <w:right w:val="none" w:sz="0" w:space="0" w:color="auto"/>
                  </w:divBdr>
                </w:div>
                <w:div w:id="103311020">
                  <w:marLeft w:val="0"/>
                  <w:marRight w:val="0"/>
                  <w:marTop w:val="0"/>
                  <w:marBottom w:val="0"/>
                  <w:divBdr>
                    <w:top w:val="none" w:sz="0" w:space="0" w:color="auto"/>
                    <w:left w:val="none" w:sz="0" w:space="0" w:color="auto"/>
                    <w:bottom w:val="none" w:sz="0" w:space="0" w:color="auto"/>
                    <w:right w:val="none" w:sz="0" w:space="0" w:color="auto"/>
                  </w:divBdr>
                </w:div>
                <w:div w:id="108932809">
                  <w:marLeft w:val="0"/>
                  <w:marRight w:val="0"/>
                  <w:marTop w:val="0"/>
                  <w:marBottom w:val="0"/>
                  <w:divBdr>
                    <w:top w:val="none" w:sz="0" w:space="0" w:color="auto"/>
                    <w:left w:val="none" w:sz="0" w:space="0" w:color="auto"/>
                    <w:bottom w:val="none" w:sz="0" w:space="0" w:color="auto"/>
                    <w:right w:val="none" w:sz="0" w:space="0" w:color="auto"/>
                  </w:divBdr>
                </w:div>
                <w:div w:id="110395386">
                  <w:marLeft w:val="0"/>
                  <w:marRight w:val="0"/>
                  <w:marTop w:val="0"/>
                  <w:marBottom w:val="0"/>
                  <w:divBdr>
                    <w:top w:val="none" w:sz="0" w:space="0" w:color="auto"/>
                    <w:left w:val="none" w:sz="0" w:space="0" w:color="auto"/>
                    <w:bottom w:val="none" w:sz="0" w:space="0" w:color="auto"/>
                    <w:right w:val="none" w:sz="0" w:space="0" w:color="auto"/>
                  </w:divBdr>
                </w:div>
                <w:div w:id="136653262">
                  <w:marLeft w:val="0"/>
                  <w:marRight w:val="0"/>
                  <w:marTop w:val="0"/>
                  <w:marBottom w:val="0"/>
                  <w:divBdr>
                    <w:top w:val="none" w:sz="0" w:space="0" w:color="auto"/>
                    <w:left w:val="none" w:sz="0" w:space="0" w:color="auto"/>
                    <w:bottom w:val="none" w:sz="0" w:space="0" w:color="auto"/>
                    <w:right w:val="none" w:sz="0" w:space="0" w:color="auto"/>
                  </w:divBdr>
                </w:div>
                <w:div w:id="140270846">
                  <w:marLeft w:val="0"/>
                  <w:marRight w:val="0"/>
                  <w:marTop w:val="0"/>
                  <w:marBottom w:val="0"/>
                  <w:divBdr>
                    <w:top w:val="none" w:sz="0" w:space="0" w:color="auto"/>
                    <w:left w:val="none" w:sz="0" w:space="0" w:color="auto"/>
                    <w:bottom w:val="none" w:sz="0" w:space="0" w:color="auto"/>
                    <w:right w:val="none" w:sz="0" w:space="0" w:color="auto"/>
                  </w:divBdr>
                </w:div>
                <w:div w:id="148450046">
                  <w:marLeft w:val="0"/>
                  <w:marRight w:val="0"/>
                  <w:marTop w:val="0"/>
                  <w:marBottom w:val="0"/>
                  <w:divBdr>
                    <w:top w:val="none" w:sz="0" w:space="0" w:color="auto"/>
                    <w:left w:val="none" w:sz="0" w:space="0" w:color="auto"/>
                    <w:bottom w:val="none" w:sz="0" w:space="0" w:color="auto"/>
                    <w:right w:val="none" w:sz="0" w:space="0" w:color="auto"/>
                  </w:divBdr>
                </w:div>
                <w:div w:id="156238082">
                  <w:marLeft w:val="0"/>
                  <w:marRight w:val="0"/>
                  <w:marTop w:val="0"/>
                  <w:marBottom w:val="0"/>
                  <w:divBdr>
                    <w:top w:val="none" w:sz="0" w:space="0" w:color="auto"/>
                    <w:left w:val="none" w:sz="0" w:space="0" w:color="auto"/>
                    <w:bottom w:val="none" w:sz="0" w:space="0" w:color="auto"/>
                    <w:right w:val="none" w:sz="0" w:space="0" w:color="auto"/>
                  </w:divBdr>
                </w:div>
                <w:div w:id="159925554">
                  <w:marLeft w:val="0"/>
                  <w:marRight w:val="0"/>
                  <w:marTop w:val="0"/>
                  <w:marBottom w:val="0"/>
                  <w:divBdr>
                    <w:top w:val="none" w:sz="0" w:space="0" w:color="auto"/>
                    <w:left w:val="none" w:sz="0" w:space="0" w:color="auto"/>
                    <w:bottom w:val="none" w:sz="0" w:space="0" w:color="auto"/>
                    <w:right w:val="none" w:sz="0" w:space="0" w:color="auto"/>
                  </w:divBdr>
                </w:div>
                <w:div w:id="164171525">
                  <w:marLeft w:val="0"/>
                  <w:marRight w:val="0"/>
                  <w:marTop w:val="0"/>
                  <w:marBottom w:val="0"/>
                  <w:divBdr>
                    <w:top w:val="none" w:sz="0" w:space="0" w:color="auto"/>
                    <w:left w:val="none" w:sz="0" w:space="0" w:color="auto"/>
                    <w:bottom w:val="none" w:sz="0" w:space="0" w:color="auto"/>
                    <w:right w:val="none" w:sz="0" w:space="0" w:color="auto"/>
                  </w:divBdr>
                </w:div>
                <w:div w:id="166485976">
                  <w:marLeft w:val="0"/>
                  <w:marRight w:val="0"/>
                  <w:marTop w:val="0"/>
                  <w:marBottom w:val="0"/>
                  <w:divBdr>
                    <w:top w:val="none" w:sz="0" w:space="0" w:color="auto"/>
                    <w:left w:val="none" w:sz="0" w:space="0" w:color="auto"/>
                    <w:bottom w:val="none" w:sz="0" w:space="0" w:color="auto"/>
                    <w:right w:val="none" w:sz="0" w:space="0" w:color="auto"/>
                  </w:divBdr>
                </w:div>
                <w:div w:id="169178389">
                  <w:marLeft w:val="0"/>
                  <w:marRight w:val="0"/>
                  <w:marTop w:val="0"/>
                  <w:marBottom w:val="0"/>
                  <w:divBdr>
                    <w:top w:val="none" w:sz="0" w:space="0" w:color="auto"/>
                    <w:left w:val="none" w:sz="0" w:space="0" w:color="auto"/>
                    <w:bottom w:val="none" w:sz="0" w:space="0" w:color="auto"/>
                    <w:right w:val="none" w:sz="0" w:space="0" w:color="auto"/>
                  </w:divBdr>
                </w:div>
                <w:div w:id="175922383">
                  <w:marLeft w:val="0"/>
                  <w:marRight w:val="0"/>
                  <w:marTop w:val="0"/>
                  <w:marBottom w:val="0"/>
                  <w:divBdr>
                    <w:top w:val="none" w:sz="0" w:space="0" w:color="auto"/>
                    <w:left w:val="none" w:sz="0" w:space="0" w:color="auto"/>
                    <w:bottom w:val="none" w:sz="0" w:space="0" w:color="auto"/>
                    <w:right w:val="none" w:sz="0" w:space="0" w:color="auto"/>
                  </w:divBdr>
                </w:div>
                <w:div w:id="187136189">
                  <w:marLeft w:val="0"/>
                  <w:marRight w:val="0"/>
                  <w:marTop w:val="0"/>
                  <w:marBottom w:val="0"/>
                  <w:divBdr>
                    <w:top w:val="none" w:sz="0" w:space="0" w:color="auto"/>
                    <w:left w:val="none" w:sz="0" w:space="0" w:color="auto"/>
                    <w:bottom w:val="none" w:sz="0" w:space="0" w:color="auto"/>
                    <w:right w:val="none" w:sz="0" w:space="0" w:color="auto"/>
                  </w:divBdr>
                </w:div>
                <w:div w:id="193035936">
                  <w:marLeft w:val="0"/>
                  <w:marRight w:val="0"/>
                  <w:marTop w:val="0"/>
                  <w:marBottom w:val="0"/>
                  <w:divBdr>
                    <w:top w:val="none" w:sz="0" w:space="0" w:color="auto"/>
                    <w:left w:val="none" w:sz="0" w:space="0" w:color="auto"/>
                    <w:bottom w:val="none" w:sz="0" w:space="0" w:color="auto"/>
                    <w:right w:val="none" w:sz="0" w:space="0" w:color="auto"/>
                  </w:divBdr>
                </w:div>
                <w:div w:id="196310083">
                  <w:marLeft w:val="0"/>
                  <w:marRight w:val="0"/>
                  <w:marTop w:val="0"/>
                  <w:marBottom w:val="0"/>
                  <w:divBdr>
                    <w:top w:val="none" w:sz="0" w:space="0" w:color="auto"/>
                    <w:left w:val="none" w:sz="0" w:space="0" w:color="auto"/>
                    <w:bottom w:val="none" w:sz="0" w:space="0" w:color="auto"/>
                    <w:right w:val="none" w:sz="0" w:space="0" w:color="auto"/>
                  </w:divBdr>
                </w:div>
                <w:div w:id="198205771">
                  <w:marLeft w:val="0"/>
                  <w:marRight w:val="0"/>
                  <w:marTop w:val="0"/>
                  <w:marBottom w:val="0"/>
                  <w:divBdr>
                    <w:top w:val="none" w:sz="0" w:space="0" w:color="auto"/>
                    <w:left w:val="none" w:sz="0" w:space="0" w:color="auto"/>
                    <w:bottom w:val="none" w:sz="0" w:space="0" w:color="auto"/>
                    <w:right w:val="none" w:sz="0" w:space="0" w:color="auto"/>
                  </w:divBdr>
                </w:div>
                <w:div w:id="198250219">
                  <w:marLeft w:val="0"/>
                  <w:marRight w:val="0"/>
                  <w:marTop w:val="0"/>
                  <w:marBottom w:val="0"/>
                  <w:divBdr>
                    <w:top w:val="none" w:sz="0" w:space="0" w:color="auto"/>
                    <w:left w:val="none" w:sz="0" w:space="0" w:color="auto"/>
                    <w:bottom w:val="none" w:sz="0" w:space="0" w:color="auto"/>
                    <w:right w:val="none" w:sz="0" w:space="0" w:color="auto"/>
                  </w:divBdr>
                </w:div>
                <w:div w:id="200897005">
                  <w:marLeft w:val="0"/>
                  <w:marRight w:val="0"/>
                  <w:marTop w:val="0"/>
                  <w:marBottom w:val="0"/>
                  <w:divBdr>
                    <w:top w:val="none" w:sz="0" w:space="0" w:color="auto"/>
                    <w:left w:val="none" w:sz="0" w:space="0" w:color="auto"/>
                    <w:bottom w:val="none" w:sz="0" w:space="0" w:color="auto"/>
                    <w:right w:val="none" w:sz="0" w:space="0" w:color="auto"/>
                  </w:divBdr>
                </w:div>
                <w:div w:id="204954124">
                  <w:marLeft w:val="0"/>
                  <w:marRight w:val="0"/>
                  <w:marTop w:val="0"/>
                  <w:marBottom w:val="0"/>
                  <w:divBdr>
                    <w:top w:val="none" w:sz="0" w:space="0" w:color="auto"/>
                    <w:left w:val="none" w:sz="0" w:space="0" w:color="auto"/>
                    <w:bottom w:val="none" w:sz="0" w:space="0" w:color="auto"/>
                    <w:right w:val="none" w:sz="0" w:space="0" w:color="auto"/>
                  </w:divBdr>
                </w:div>
                <w:div w:id="224726551">
                  <w:marLeft w:val="0"/>
                  <w:marRight w:val="0"/>
                  <w:marTop w:val="0"/>
                  <w:marBottom w:val="0"/>
                  <w:divBdr>
                    <w:top w:val="none" w:sz="0" w:space="0" w:color="auto"/>
                    <w:left w:val="none" w:sz="0" w:space="0" w:color="auto"/>
                    <w:bottom w:val="none" w:sz="0" w:space="0" w:color="auto"/>
                    <w:right w:val="none" w:sz="0" w:space="0" w:color="auto"/>
                  </w:divBdr>
                </w:div>
                <w:div w:id="227306067">
                  <w:marLeft w:val="0"/>
                  <w:marRight w:val="0"/>
                  <w:marTop w:val="0"/>
                  <w:marBottom w:val="0"/>
                  <w:divBdr>
                    <w:top w:val="none" w:sz="0" w:space="0" w:color="auto"/>
                    <w:left w:val="none" w:sz="0" w:space="0" w:color="auto"/>
                    <w:bottom w:val="none" w:sz="0" w:space="0" w:color="auto"/>
                    <w:right w:val="none" w:sz="0" w:space="0" w:color="auto"/>
                  </w:divBdr>
                </w:div>
                <w:div w:id="231618368">
                  <w:marLeft w:val="0"/>
                  <w:marRight w:val="0"/>
                  <w:marTop w:val="0"/>
                  <w:marBottom w:val="0"/>
                  <w:divBdr>
                    <w:top w:val="none" w:sz="0" w:space="0" w:color="auto"/>
                    <w:left w:val="none" w:sz="0" w:space="0" w:color="auto"/>
                    <w:bottom w:val="none" w:sz="0" w:space="0" w:color="auto"/>
                    <w:right w:val="none" w:sz="0" w:space="0" w:color="auto"/>
                  </w:divBdr>
                </w:div>
                <w:div w:id="240411361">
                  <w:marLeft w:val="0"/>
                  <w:marRight w:val="0"/>
                  <w:marTop w:val="0"/>
                  <w:marBottom w:val="0"/>
                  <w:divBdr>
                    <w:top w:val="none" w:sz="0" w:space="0" w:color="auto"/>
                    <w:left w:val="none" w:sz="0" w:space="0" w:color="auto"/>
                    <w:bottom w:val="none" w:sz="0" w:space="0" w:color="auto"/>
                    <w:right w:val="none" w:sz="0" w:space="0" w:color="auto"/>
                  </w:divBdr>
                </w:div>
                <w:div w:id="276379107">
                  <w:marLeft w:val="0"/>
                  <w:marRight w:val="0"/>
                  <w:marTop w:val="0"/>
                  <w:marBottom w:val="0"/>
                  <w:divBdr>
                    <w:top w:val="none" w:sz="0" w:space="0" w:color="auto"/>
                    <w:left w:val="none" w:sz="0" w:space="0" w:color="auto"/>
                    <w:bottom w:val="none" w:sz="0" w:space="0" w:color="auto"/>
                    <w:right w:val="none" w:sz="0" w:space="0" w:color="auto"/>
                  </w:divBdr>
                </w:div>
                <w:div w:id="282199904">
                  <w:marLeft w:val="0"/>
                  <w:marRight w:val="0"/>
                  <w:marTop w:val="0"/>
                  <w:marBottom w:val="0"/>
                  <w:divBdr>
                    <w:top w:val="none" w:sz="0" w:space="0" w:color="auto"/>
                    <w:left w:val="none" w:sz="0" w:space="0" w:color="auto"/>
                    <w:bottom w:val="none" w:sz="0" w:space="0" w:color="auto"/>
                    <w:right w:val="none" w:sz="0" w:space="0" w:color="auto"/>
                  </w:divBdr>
                </w:div>
                <w:div w:id="293293720">
                  <w:marLeft w:val="0"/>
                  <w:marRight w:val="0"/>
                  <w:marTop w:val="0"/>
                  <w:marBottom w:val="0"/>
                  <w:divBdr>
                    <w:top w:val="none" w:sz="0" w:space="0" w:color="auto"/>
                    <w:left w:val="none" w:sz="0" w:space="0" w:color="auto"/>
                    <w:bottom w:val="none" w:sz="0" w:space="0" w:color="auto"/>
                    <w:right w:val="none" w:sz="0" w:space="0" w:color="auto"/>
                  </w:divBdr>
                </w:div>
                <w:div w:id="298415074">
                  <w:marLeft w:val="0"/>
                  <w:marRight w:val="0"/>
                  <w:marTop w:val="0"/>
                  <w:marBottom w:val="0"/>
                  <w:divBdr>
                    <w:top w:val="none" w:sz="0" w:space="0" w:color="auto"/>
                    <w:left w:val="none" w:sz="0" w:space="0" w:color="auto"/>
                    <w:bottom w:val="none" w:sz="0" w:space="0" w:color="auto"/>
                    <w:right w:val="none" w:sz="0" w:space="0" w:color="auto"/>
                  </w:divBdr>
                </w:div>
                <w:div w:id="313876007">
                  <w:marLeft w:val="0"/>
                  <w:marRight w:val="0"/>
                  <w:marTop w:val="0"/>
                  <w:marBottom w:val="0"/>
                  <w:divBdr>
                    <w:top w:val="none" w:sz="0" w:space="0" w:color="auto"/>
                    <w:left w:val="none" w:sz="0" w:space="0" w:color="auto"/>
                    <w:bottom w:val="none" w:sz="0" w:space="0" w:color="auto"/>
                    <w:right w:val="none" w:sz="0" w:space="0" w:color="auto"/>
                  </w:divBdr>
                </w:div>
                <w:div w:id="330253386">
                  <w:marLeft w:val="0"/>
                  <w:marRight w:val="0"/>
                  <w:marTop w:val="0"/>
                  <w:marBottom w:val="0"/>
                  <w:divBdr>
                    <w:top w:val="none" w:sz="0" w:space="0" w:color="auto"/>
                    <w:left w:val="none" w:sz="0" w:space="0" w:color="auto"/>
                    <w:bottom w:val="none" w:sz="0" w:space="0" w:color="auto"/>
                    <w:right w:val="none" w:sz="0" w:space="0" w:color="auto"/>
                  </w:divBdr>
                </w:div>
                <w:div w:id="336200549">
                  <w:marLeft w:val="0"/>
                  <w:marRight w:val="0"/>
                  <w:marTop w:val="0"/>
                  <w:marBottom w:val="0"/>
                  <w:divBdr>
                    <w:top w:val="none" w:sz="0" w:space="0" w:color="auto"/>
                    <w:left w:val="none" w:sz="0" w:space="0" w:color="auto"/>
                    <w:bottom w:val="none" w:sz="0" w:space="0" w:color="auto"/>
                    <w:right w:val="none" w:sz="0" w:space="0" w:color="auto"/>
                  </w:divBdr>
                </w:div>
                <w:div w:id="350184239">
                  <w:marLeft w:val="0"/>
                  <w:marRight w:val="0"/>
                  <w:marTop w:val="0"/>
                  <w:marBottom w:val="0"/>
                  <w:divBdr>
                    <w:top w:val="none" w:sz="0" w:space="0" w:color="auto"/>
                    <w:left w:val="none" w:sz="0" w:space="0" w:color="auto"/>
                    <w:bottom w:val="none" w:sz="0" w:space="0" w:color="auto"/>
                    <w:right w:val="none" w:sz="0" w:space="0" w:color="auto"/>
                  </w:divBdr>
                </w:div>
                <w:div w:id="364336279">
                  <w:marLeft w:val="0"/>
                  <w:marRight w:val="0"/>
                  <w:marTop w:val="0"/>
                  <w:marBottom w:val="0"/>
                  <w:divBdr>
                    <w:top w:val="none" w:sz="0" w:space="0" w:color="auto"/>
                    <w:left w:val="none" w:sz="0" w:space="0" w:color="auto"/>
                    <w:bottom w:val="none" w:sz="0" w:space="0" w:color="auto"/>
                    <w:right w:val="none" w:sz="0" w:space="0" w:color="auto"/>
                  </w:divBdr>
                </w:div>
                <w:div w:id="368148446">
                  <w:marLeft w:val="0"/>
                  <w:marRight w:val="0"/>
                  <w:marTop w:val="0"/>
                  <w:marBottom w:val="0"/>
                  <w:divBdr>
                    <w:top w:val="none" w:sz="0" w:space="0" w:color="auto"/>
                    <w:left w:val="none" w:sz="0" w:space="0" w:color="auto"/>
                    <w:bottom w:val="none" w:sz="0" w:space="0" w:color="auto"/>
                    <w:right w:val="none" w:sz="0" w:space="0" w:color="auto"/>
                  </w:divBdr>
                </w:div>
                <w:div w:id="394016387">
                  <w:marLeft w:val="0"/>
                  <w:marRight w:val="0"/>
                  <w:marTop w:val="0"/>
                  <w:marBottom w:val="0"/>
                  <w:divBdr>
                    <w:top w:val="none" w:sz="0" w:space="0" w:color="auto"/>
                    <w:left w:val="none" w:sz="0" w:space="0" w:color="auto"/>
                    <w:bottom w:val="none" w:sz="0" w:space="0" w:color="auto"/>
                    <w:right w:val="none" w:sz="0" w:space="0" w:color="auto"/>
                  </w:divBdr>
                </w:div>
                <w:div w:id="394592970">
                  <w:marLeft w:val="0"/>
                  <w:marRight w:val="0"/>
                  <w:marTop w:val="0"/>
                  <w:marBottom w:val="0"/>
                  <w:divBdr>
                    <w:top w:val="none" w:sz="0" w:space="0" w:color="auto"/>
                    <w:left w:val="none" w:sz="0" w:space="0" w:color="auto"/>
                    <w:bottom w:val="none" w:sz="0" w:space="0" w:color="auto"/>
                    <w:right w:val="none" w:sz="0" w:space="0" w:color="auto"/>
                  </w:divBdr>
                </w:div>
                <w:div w:id="408041932">
                  <w:marLeft w:val="0"/>
                  <w:marRight w:val="0"/>
                  <w:marTop w:val="0"/>
                  <w:marBottom w:val="0"/>
                  <w:divBdr>
                    <w:top w:val="none" w:sz="0" w:space="0" w:color="auto"/>
                    <w:left w:val="none" w:sz="0" w:space="0" w:color="auto"/>
                    <w:bottom w:val="none" w:sz="0" w:space="0" w:color="auto"/>
                    <w:right w:val="none" w:sz="0" w:space="0" w:color="auto"/>
                  </w:divBdr>
                </w:div>
                <w:div w:id="417404750">
                  <w:marLeft w:val="0"/>
                  <w:marRight w:val="0"/>
                  <w:marTop w:val="0"/>
                  <w:marBottom w:val="0"/>
                  <w:divBdr>
                    <w:top w:val="none" w:sz="0" w:space="0" w:color="auto"/>
                    <w:left w:val="none" w:sz="0" w:space="0" w:color="auto"/>
                    <w:bottom w:val="none" w:sz="0" w:space="0" w:color="auto"/>
                    <w:right w:val="none" w:sz="0" w:space="0" w:color="auto"/>
                  </w:divBdr>
                </w:div>
                <w:div w:id="431514175">
                  <w:marLeft w:val="0"/>
                  <w:marRight w:val="0"/>
                  <w:marTop w:val="0"/>
                  <w:marBottom w:val="0"/>
                  <w:divBdr>
                    <w:top w:val="none" w:sz="0" w:space="0" w:color="auto"/>
                    <w:left w:val="none" w:sz="0" w:space="0" w:color="auto"/>
                    <w:bottom w:val="none" w:sz="0" w:space="0" w:color="auto"/>
                    <w:right w:val="none" w:sz="0" w:space="0" w:color="auto"/>
                  </w:divBdr>
                </w:div>
                <w:div w:id="435759657">
                  <w:marLeft w:val="0"/>
                  <w:marRight w:val="0"/>
                  <w:marTop w:val="0"/>
                  <w:marBottom w:val="0"/>
                  <w:divBdr>
                    <w:top w:val="none" w:sz="0" w:space="0" w:color="auto"/>
                    <w:left w:val="none" w:sz="0" w:space="0" w:color="auto"/>
                    <w:bottom w:val="none" w:sz="0" w:space="0" w:color="auto"/>
                    <w:right w:val="none" w:sz="0" w:space="0" w:color="auto"/>
                  </w:divBdr>
                </w:div>
                <w:div w:id="436144423">
                  <w:marLeft w:val="0"/>
                  <w:marRight w:val="0"/>
                  <w:marTop w:val="0"/>
                  <w:marBottom w:val="0"/>
                  <w:divBdr>
                    <w:top w:val="none" w:sz="0" w:space="0" w:color="auto"/>
                    <w:left w:val="none" w:sz="0" w:space="0" w:color="auto"/>
                    <w:bottom w:val="none" w:sz="0" w:space="0" w:color="auto"/>
                    <w:right w:val="none" w:sz="0" w:space="0" w:color="auto"/>
                  </w:divBdr>
                </w:div>
                <w:div w:id="441193483">
                  <w:marLeft w:val="0"/>
                  <w:marRight w:val="0"/>
                  <w:marTop w:val="0"/>
                  <w:marBottom w:val="0"/>
                  <w:divBdr>
                    <w:top w:val="none" w:sz="0" w:space="0" w:color="auto"/>
                    <w:left w:val="none" w:sz="0" w:space="0" w:color="auto"/>
                    <w:bottom w:val="none" w:sz="0" w:space="0" w:color="auto"/>
                    <w:right w:val="none" w:sz="0" w:space="0" w:color="auto"/>
                  </w:divBdr>
                </w:div>
                <w:div w:id="442191803">
                  <w:marLeft w:val="0"/>
                  <w:marRight w:val="0"/>
                  <w:marTop w:val="0"/>
                  <w:marBottom w:val="0"/>
                  <w:divBdr>
                    <w:top w:val="none" w:sz="0" w:space="0" w:color="auto"/>
                    <w:left w:val="none" w:sz="0" w:space="0" w:color="auto"/>
                    <w:bottom w:val="none" w:sz="0" w:space="0" w:color="auto"/>
                    <w:right w:val="none" w:sz="0" w:space="0" w:color="auto"/>
                  </w:divBdr>
                </w:div>
                <w:div w:id="442262132">
                  <w:marLeft w:val="0"/>
                  <w:marRight w:val="0"/>
                  <w:marTop w:val="0"/>
                  <w:marBottom w:val="0"/>
                  <w:divBdr>
                    <w:top w:val="none" w:sz="0" w:space="0" w:color="auto"/>
                    <w:left w:val="none" w:sz="0" w:space="0" w:color="auto"/>
                    <w:bottom w:val="none" w:sz="0" w:space="0" w:color="auto"/>
                    <w:right w:val="none" w:sz="0" w:space="0" w:color="auto"/>
                  </w:divBdr>
                </w:div>
                <w:div w:id="446659016">
                  <w:marLeft w:val="0"/>
                  <w:marRight w:val="0"/>
                  <w:marTop w:val="0"/>
                  <w:marBottom w:val="0"/>
                  <w:divBdr>
                    <w:top w:val="none" w:sz="0" w:space="0" w:color="auto"/>
                    <w:left w:val="none" w:sz="0" w:space="0" w:color="auto"/>
                    <w:bottom w:val="none" w:sz="0" w:space="0" w:color="auto"/>
                    <w:right w:val="none" w:sz="0" w:space="0" w:color="auto"/>
                  </w:divBdr>
                </w:div>
                <w:div w:id="446970845">
                  <w:marLeft w:val="0"/>
                  <w:marRight w:val="0"/>
                  <w:marTop w:val="0"/>
                  <w:marBottom w:val="0"/>
                  <w:divBdr>
                    <w:top w:val="none" w:sz="0" w:space="0" w:color="auto"/>
                    <w:left w:val="none" w:sz="0" w:space="0" w:color="auto"/>
                    <w:bottom w:val="none" w:sz="0" w:space="0" w:color="auto"/>
                    <w:right w:val="none" w:sz="0" w:space="0" w:color="auto"/>
                  </w:divBdr>
                </w:div>
                <w:div w:id="451175074">
                  <w:marLeft w:val="0"/>
                  <w:marRight w:val="0"/>
                  <w:marTop w:val="0"/>
                  <w:marBottom w:val="0"/>
                  <w:divBdr>
                    <w:top w:val="none" w:sz="0" w:space="0" w:color="auto"/>
                    <w:left w:val="none" w:sz="0" w:space="0" w:color="auto"/>
                    <w:bottom w:val="none" w:sz="0" w:space="0" w:color="auto"/>
                    <w:right w:val="none" w:sz="0" w:space="0" w:color="auto"/>
                  </w:divBdr>
                </w:div>
                <w:div w:id="476381713">
                  <w:marLeft w:val="0"/>
                  <w:marRight w:val="0"/>
                  <w:marTop w:val="0"/>
                  <w:marBottom w:val="0"/>
                  <w:divBdr>
                    <w:top w:val="none" w:sz="0" w:space="0" w:color="auto"/>
                    <w:left w:val="none" w:sz="0" w:space="0" w:color="auto"/>
                    <w:bottom w:val="none" w:sz="0" w:space="0" w:color="auto"/>
                    <w:right w:val="none" w:sz="0" w:space="0" w:color="auto"/>
                  </w:divBdr>
                </w:div>
                <w:div w:id="476797338">
                  <w:marLeft w:val="0"/>
                  <w:marRight w:val="0"/>
                  <w:marTop w:val="0"/>
                  <w:marBottom w:val="0"/>
                  <w:divBdr>
                    <w:top w:val="none" w:sz="0" w:space="0" w:color="auto"/>
                    <w:left w:val="none" w:sz="0" w:space="0" w:color="auto"/>
                    <w:bottom w:val="none" w:sz="0" w:space="0" w:color="auto"/>
                    <w:right w:val="none" w:sz="0" w:space="0" w:color="auto"/>
                  </w:divBdr>
                </w:div>
                <w:div w:id="476806202">
                  <w:marLeft w:val="0"/>
                  <w:marRight w:val="0"/>
                  <w:marTop w:val="0"/>
                  <w:marBottom w:val="0"/>
                  <w:divBdr>
                    <w:top w:val="none" w:sz="0" w:space="0" w:color="auto"/>
                    <w:left w:val="none" w:sz="0" w:space="0" w:color="auto"/>
                    <w:bottom w:val="none" w:sz="0" w:space="0" w:color="auto"/>
                    <w:right w:val="none" w:sz="0" w:space="0" w:color="auto"/>
                  </w:divBdr>
                </w:div>
                <w:div w:id="481044756">
                  <w:marLeft w:val="0"/>
                  <w:marRight w:val="0"/>
                  <w:marTop w:val="0"/>
                  <w:marBottom w:val="0"/>
                  <w:divBdr>
                    <w:top w:val="none" w:sz="0" w:space="0" w:color="auto"/>
                    <w:left w:val="none" w:sz="0" w:space="0" w:color="auto"/>
                    <w:bottom w:val="none" w:sz="0" w:space="0" w:color="auto"/>
                    <w:right w:val="none" w:sz="0" w:space="0" w:color="auto"/>
                  </w:divBdr>
                </w:div>
                <w:div w:id="487671286">
                  <w:marLeft w:val="0"/>
                  <w:marRight w:val="0"/>
                  <w:marTop w:val="0"/>
                  <w:marBottom w:val="0"/>
                  <w:divBdr>
                    <w:top w:val="none" w:sz="0" w:space="0" w:color="auto"/>
                    <w:left w:val="none" w:sz="0" w:space="0" w:color="auto"/>
                    <w:bottom w:val="none" w:sz="0" w:space="0" w:color="auto"/>
                    <w:right w:val="none" w:sz="0" w:space="0" w:color="auto"/>
                  </w:divBdr>
                </w:div>
                <w:div w:id="494952790">
                  <w:marLeft w:val="0"/>
                  <w:marRight w:val="0"/>
                  <w:marTop w:val="0"/>
                  <w:marBottom w:val="0"/>
                  <w:divBdr>
                    <w:top w:val="none" w:sz="0" w:space="0" w:color="auto"/>
                    <w:left w:val="none" w:sz="0" w:space="0" w:color="auto"/>
                    <w:bottom w:val="none" w:sz="0" w:space="0" w:color="auto"/>
                    <w:right w:val="none" w:sz="0" w:space="0" w:color="auto"/>
                  </w:divBdr>
                </w:div>
                <w:div w:id="498925859">
                  <w:marLeft w:val="0"/>
                  <w:marRight w:val="0"/>
                  <w:marTop w:val="0"/>
                  <w:marBottom w:val="0"/>
                  <w:divBdr>
                    <w:top w:val="none" w:sz="0" w:space="0" w:color="auto"/>
                    <w:left w:val="none" w:sz="0" w:space="0" w:color="auto"/>
                    <w:bottom w:val="none" w:sz="0" w:space="0" w:color="auto"/>
                    <w:right w:val="none" w:sz="0" w:space="0" w:color="auto"/>
                  </w:divBdr>
                </w:div>
                <w:div w:id="504249174">
                  <w:marLeft w:val="0"/>
                  <w:marRight w:val="0"/>
                  <w:marTop w:val="0"/>
                  <w:marBottom w:val="0"/>
                  <w:divBdr>
                    <w:top w:val="none" w:sz="0" w:space="0" w:color="auto"/>
                    <w:left w:val="none" w:sz="0" w:space="0" w:color="auto"/>
                    <w:bottom w:val="none" w:sz="0" w:space="0" w:color="auto"/>
                    <w:right w:val="none" w:sz="0" w:space="0" w:color="auto"/>
                  </w:divBdr>
                </w:div>
                <w:div w:id="506411377">
                  <w:marLeft w:val="0"/>
                  <w:marRight w:val="0"/>
                  <w:marTop w:val="0"/>
                  <w:marBottom w:val="0"/>
                  <w:divBdr>
                    <w:top w:val="none" w:sz="0" w:space="0" w:color="auto"/>
                    <w:left w:val="none" w:sz="0" w:space="0" w:color="auto"/>
                    <w:bottom w:val="none" w:sz="0" w:space="0" w:color="auto"/>
                    <w:right w:val="none" w:sz="0" w:space="0" w:color="auto"/>
                  </w:divBdr>
                </w:div>
                <w:div w:id="507867079">
                  <w:marLeft w:val="0"/>
                  <w:marRight w:val="0"/>
                  <w:marTop w:val="0"/>
                  <w:marBottom w:val="0"/>
                  <w:divBdr>
                    <w:top w:val="none" w:sz="0" w:space="0" w:color="auto"/>
                    <w:left w:val="none" w:sz="0" w:space="0" w:color="auto"/>
                    <w:bottom w:val="none" w:sz="0" w:space="0" w:color="auto"/>
                    <w:right w:val="none" w:sz="0" w:space="0" w:color="auto"/>
                  </w:divBdr>
                </w:div>
                <w:div w:id="510796593">
                  <w:marLeft w:val="0"/>
                  <w:marRight w:val="0"/>
                  <w:marTop w:val="0"/>
                  <w:marBottom w:val="0"/>
                  <w:divBdr>
                    <w:top w:val="none" w:sz="0" w:space="0" w:color="auto"/>
                    <w:left w:val="none" w:sz="0" w:space="0" w:color="auto"/>
                    <w:bottom w:val="none" w:sz="0" w:space="0" w:color="auto"/>
                    <w:right w:val="none" w:sz="0" w:space="0" w:color="auto"/>
                  </w:divBdr>
                </w:div>
                <w:div w:id="512111714">
                  <w:marLeft w:val="0"/>
                  <w:marRight w:val="0"/>
                  <w:marTop w:val="0"/>
                  <w:marBottom w:val="0"/>
                  <w:divBdr>
                    <w:top w:val="none" w:sz="0" w:space="0" w:color="auto"/>
                    <w:left w:val="none" w:sz="0" w:space="0" w:color="auto"/>
                    <w:bottom w:val="none" w:sz="0" w:space="0" w:color="auto"/>
                    <w:right w:val="none" w:sz="0" w:space="0" w:color="auto"/>
                  </w:divBdr>
                </w:div>
                <w:div w:id="532227356">
                  <w:marLeft w:val="0"/>
                  <w:marRight w:val="0"/>
                  <w:marTop w:val="0"/>
                  <w:marBottom w:val="0"/>
                  <w:divBdr>
                    <w:top w:val="none" w:sz="0" w:space="0" w:color="auto"/>
                    <w:left w:val="none" w:sz="0" w:space="0" w:color="auto"/>
                    <w:bottom w:val="none" w:sz="0" w:space="0" w:color="auto"/>
                    <w:right w:val="none" w:sz="0" w:space="0" w:color="auto"/>
                  </w:divBdr>
                </w:div>
                <w:div w:id="532305211">
                  <w:marLeft w:val="0"/>
                  <w:marRight w:val="0"/>
                  <w:marTop w:val="0"/>
                  <w:marBottom w:val="0"/>
                  <w:divBdr>
                    <w:top w:val="none" w:sz="0" w:space="0" w:color="auto"/>
                    <w:left w:val="none" w:sz="0" w:space="0" w:color="auto"/>
                    <w:bottom w:val="none" w:sz="0" w:space="0" w:color="auto"/>
                    <w:right w:val="none" w:sz="0" w:space="0" w:color="auto"/>
                  </w:divBdr>
                </w:div>
                <w:div w:id="544565448">
                  <w:marLeft w:val="0"/>
                  <w:marRight w:val="0"/>
                  <w:marTop w:val="0"/>
                  <w:marBottom w:val="0"/>
                  <w:divBdr>
                    <w:top w:val="none" w:sz="0" w:space="0" w:color="auto"/>
                    <w:left w:val="none" w:sz="0" w:space="0" w:color="auto"/>
                    <w:bottom w:val="none" w:sz="0" w:space="0" w:color="auto"/>
                    <w:right w:val="none" w:sz="0" w:space="0" w:color="auto"/>
                  </w:divBdr>
                </w:div>
                <w:div w:id="553080095">
                  <w:marLeft w:val="0"/>
                  <w:marRight w:val="0"/>
                  <w:marTop w:val="0"/>
                  <w:marBottom w:val="0"/>
                  <w:divBdr>
                    <w:top w:val="none" w:sz="0" w:space="0" w:color="auto"/>
                    <w:left w:val="none" w:sz="0" w:space="0" w:color="auto"/>
                    <w:bottom w:val="none" w:sz="0" w:space="0" w:color="auto"/>
                    <w:right w:val="none" w:sz="0" w:space="0" w:color="auto"/>
                  </w:divBdr>
                </w:div>
                <w:div w:id="566301768">
                  <w:marLeft w:val="0"/>
                  <w:marRight w:val="0"/>
                  <w:marTop w:val="0"/>
                  <w:marBottom w:val="0"/>
                  <w:divBdr>
                    <w:top w:val="none" w:sz="0" w:space="0" w:color="auto"/>
                    <w:left w:val="none" w:sz="0" w:space="0" w:color="auto"/>
                    <w:bottom w:val="none" w:sz="0" w:space="0" w:color="auto"/>
                    <w:right w:val="none" w:sz="0" w:space="0" w:color="auto"/>
                  </w:divBdr>
                </w:div>
                <w:div w:id="577834530">
                  <w:marLeft w:val="0"/>
                  <w:marRight w:val="0"/>
                  <w:marTop w:val="0"/>
                  <w:marBottom w:val="0"/>
                  <w:divBdr>
                    <w:top w:val="none" w:sz="0" w:space="0" w:color="auto"/>
                    <w:left w:val="none" w:sz="0" w:space="0" w:color="auto"/>
                    <w:bottom w:val="none" w:sz="0" w:space="0" w:color="auto"/>
                    <w:right w:val="none" w:sz="0" w:space="0" w:color="auto"/>
                  </w:divBdr>
                </w:div>
                <w:div w:id="593633102">
                  <w:marLeft w:val="0"/>
                  <w:marRight w:val="0"/>
                  <w:marTop w:val="0"/>
                  <w:marBottom w:val="0"/>
                  <w:divBdr>
                    <w:top w:val="none" w:sz="0" w:space="0" w:color="auto"/>
                    <w:left w:val="none" w:sz="0" w:space="0" w:color="auto"/>
                    <w:bottom w:val="none" w:sz="0" w:space="0" w:color="auto"/>
                    <w:right w:val="none" w:sz="0" w:space="0" w:color="auto"/>
                  </w:divBdr>
                </w:div>
                <w:div w:id="602303792">
                  <w:marLeft w:val="0"/>
                  <w:marRight w:val="0"/>
                  <w:marTop w:val="0"/>
                  <w:marBottom w:val="0"/>
                  <w:divBdr>
                    <w:top w:val="none" w:sz="0" w:space="0" w:color="auto"/>
                    <w:left w:val="none" w:sz="0" w:space="0" w:color="auto"/>
                    <w:bottom w:val="none" w:sz="0" w:space="0" w:color="auto"/>
                    <w:right w:val="none" w:sz="0" w:space="0" w:color="auto"/>
                  </w:divBdr>
                </w:div>
                <w:div w:id="602491293">
                  <w:marLeft w:val="0"/>
                  <w:marRight w:val="0"/>
                  <w:marTop w:val="0"/>
                  <w:marBottom w:val="0"/>
                  <w:divBdr>
                    <w:top w:val="none" w:sz="0" w:space="0" w:color="auto"/>
                    <w:left w:val="none" w:sz="0" w:space="0" w:color="auto"/>
                    <w:bottom w:val="none" w:sz="0" w:space="0" w:color="auto"/>
                    <w:right w:val="none" w:sz="0" w:space="0" w:color="auto"/>
                  </w:divBdr>
                </w:div>
                <w:div w:id="604771026">
                  <w:marLeft w:val="0"/>
                  <w:marRight w:val="0"/>
                  <w:marTop w:val="0"/>
                  <w:marBottom w:val="0"/>
                  <w:divBdr>
                    <w:top w:val="none" w:sz="0" w:space="0" w:color="auto"/>
                    <w:left w:val="none" w:sz="0" w:space="0" w:color="auto"/>
                    <w:bottom w:val="none" w:sz="0" w:space="0" w:color="auto"/>
                    <w:right w:val="none" w:sz="0" w:space="0" w:color="auto"/>
                  </w:divBdr>
                </w:div>
                <w:div w:id="615141909">
                  <w:marLeft w:val="0"/>
                  <w:marRight w:val="0"/>
                  <w:marTop w:val="0"/>
                  <w:marBottom w:val="0"/>
                  <w:divBdr>
                    <w:top w:val="none" w:sz="0" w:space="0" w:color="auto"/>
                    <w:left w:val="none" w:sz="0" w:space="0" w:color="auto"/>
                    <w:bottom w:val="none" w:sz="0" w:space="0" w:color="auto"/>
                    <w:right w:val="none" w:sz="0" w:space="0" w:color="auto"/>
                  </w:divBdr>
                </w:div>
                <w:div w:id="625307547">
                  <w:marLeft w:val="0"/>
                  <w:marRight w:val="0"/>
                  <w:marTop w:val="0"/>
                  <w:marBottom w:val="0"/>
                  <w:divBdr>
                    <w:top w:val="none" w:sz="0" w:space="0" w:color="auto"/>
                    <w:left w:val="none" w:sz="0" w:space="0" w:color="auto"/>
                    <w:bottom w:val="none" w:sz="0" w:space="0" w:color="auto"/>
                    <w:right w:val="none" w:sz="0" w:space="0" w:color="auto"/>
                  </w:divBdr>
                </w:div>
                <w:div w:id="628366533">
                  <w:marLeft w:val="0"/>
                  <w:marRight w:val="0"/>
                  <w:marTop w:val="0"/>
                  <w:marBottom w:val="0"/>
                  <w:divBdr>
                    <w:top w:val="none" w:sz="0" w:space="0" w:color="auto"/>
                    <w:left w:val="none" w:sz="0" w:space="0" w:color="auto"/>
                    <w:bottom w:val="none" w:sz="0" w:space="0" w:color="auto"/>
                    <w:right w:val="none" w:sz="0" w:space="0" w:color="auto"/>
                  </w:divBdr>
                </w:div>
                <w:div w:id="633290915">
                  <w:marLeft w:val="0"/>
                  <w:marRight w:val="0"/>
                  <w:marTop w:val="0"/>
                  <w:marBottom w:val="0"/>
                  <w:divBdr>
                    <w:top w:val="none" w:sz="0" w:space="0" w:color="auto"/>
                    <w:left w:val="none" w:sz="0" w:space="0" w:color="auto"/>
                    <w:bottom w:val="none" w:sz="0" w:space="0" w:color="auto"/>
                    <w:right w:val="none" w:sz="0" w:space="0" w:color="auto"/>
                  </w:divBdr>
                </w:div>
                <w:div w:id="653611424">
                  <w:marLeft w:val="0"/>
                  <w:marRight w:val="0"/>
                  <w:marTop w:val="0"/>
                  <w:marBottom w:val="0"/>
                  <w:divBdr>
                    <w:top w:val="none" w:sz="0" w:space="0" w:color="auto"/>
                    <w:left w:val="none" w:sz="0" w:space="0" w:color="auto"/>
                    <w:bottom w:val="none" w:sz="0" w:space="0" w:color="auto"/>
                    <w:right w:val="none" w:sz="0" w:space="0" w:color="auto"/>
                  </w:divBdr>
                </w:div>
                <w:div w:id="660278154">
                  <w:marLeft w:val="0"/>
                  <w:marRight w:val="0"/>
                  <w:marTop w:val="0"/>
                  <w:marBottom w:val="0"/>
                  <w:divBdr>
                    <w:top w:val="none" w:sz="0" w:space="0" w:color="auto"/>
                    <w:left w:val="none" w:sz="0" w:space="0" w:color="auto"/>
                    <w:bottom w:val="none" w:sz="0" w:space="0" w:color="auto"/>
                    <w:right w:val="none" w:sz="0" w:space="0" w:color="auto"/>
                  </w:divBdr>
                </w:div>
                <w:div w:id="674307064">
                  <w:marLeft w:val="0"/>
                  <w:marRight w:val="0"/>
                  <w:marTop w:val="0"/>
                  <w:marBottom w:val="0"/>
                  <w:divBdr>
                    <w:top w:val="none" w:sz="0" w:space="0" w:color="auto"/>
                    <w:left w:val="none" w:sz="0" w:space="0" w:color="auto"/>
                    <w:bottom w:val="none" w:sz="0" w:space="0" w:color="auto"/>
                    <w:right w:val="none" w:sz="0" w:space="0" w:color="auto"/>
                  </w:divBdr>
                </w:div>
                <w:div w:id="679894155">
                  <w:marLeft w:val="0"/>
                  <w:marRight w:val="0"/>
                  <w:marTop w:val="0"/>
                  <w:marBottom w:val="0"/>
                  <w:divBdr>
                    <w:top w:val="none" w:sz="0" w:space="0" w:color="auto"/>
                    <w:left w:val="none" w:sz="0" w:space="0" w:color="auto"/>
                    <w:bottom w:val="none" w:sz="0" w:space="0" w:color="auto"/>
                    <w:right w:val="none" w:sz="0" w:space="0" w:color="auto"/>
                  </w:divBdr>
                </w:div>
                <w:div w:id="685836769">
                  <w:marLeft w:val="0"/>
                  <w:marRight w:val="0"/>
                  <w:marTop w:val="0"/>
                  <w:marBottom w:val="0"/>
                  <w:divBdr>
                    <w:top w:val="none" w:sz="0" w:space="0" w:color="auto"/>
                    <w:left w:val="none" w:sz="0" w:space="0" w:color="auto"/>
                    <w:bottom w:val="none" w:sz="0" w:space="0" w:color="auto"/>
                    <w:right w:val="none" w:sz="0" w:space="0" w:color="auto"/>
                  </w:divBdr>
                </w:div>
                <w:div w:id="688947193">
                  <w:marLeft w:val="0"/>
                  <w:marRight w:val="0"/>
                  <w:marTop w:val="0"/>
                  <w:marBottom w:val="0"/>
                  <w:divBdr>
                    <w:top w:val="none" w:sz="0" w:space="0" w:color="auto"/>
                    <w:left w:val="none" w:sz="0" w:space="0" w:color="auto"/>
                    <w:bottom w:val="none" w:sz="0" w:space="0" w:color="auto"/>
                    <w:right w:val="none" w:sz="0" w:space="0" w:color="auto"/>
                  </w:divBdr>
                </w:div>
                <w:div w:id="693846393">
                  <w:marLeft w:val="0"/>
                  <w:marRight w:val="0"/>
                  <w:marTop w:val="0"/>
                  <w:marBottom w:val="0"/>
                  <w:divBdr>
                    <w:top w:val="none" w:sz="0" w:space="0" w:color="auto"/>
                    <w:left w:val="none" w:sz="0" w:space="0" w:color="auto"/>
                    <w:bottom w:val="none" w:sz="0" w:space="0" w:color="auto"/>
                    <w:right w:val="none" w:sz="0" w:space="0" w:color="auto"/>
                  </w:divBdr>
                </w:div>
                <w:div w:id="697851324">
                  <w:marLeft w:val="0"/>
                  <w:marRight w:val="0"/>
                  <w:marTop w:val="0"/>
                  <w:marBottom w:val="0"/>
                  <w:divBdr>
                    <w:top w:val="none" w:sz="0" w:space="0" w:color="auto"/>
                    <w:left w:val="none" w:sz="0" w:space="0" w:color="auto"/>
                    <w:bottom w:val="none" w:sz="0" w:space="0" w:color="auto"/>
                    <w:right w:val="none" w:sz="0" w:space="0" w:color="auto"/>
                  </w:divBdr>
                </w:div>
                <w:div w:id="706761259">
                  <w:marLeft w:val="0"/>
                  <w:marRight w:val="0"/>
                  <w:marTop w:val="0"/>
                  <w:marBottom w:val="0"/>
                  <w:divBdr>
                    <w:top w:val="none" w:sz="0" w:space="0" w:color="auto"/>
                    <w:left w:val="none" w:sz="0" w:space="0" w:color="auto"/>
                    <w:bottom w:val="none" w:sz="0" w:space="0" w:color="auto"/>
                    <w:right w:val="none" w:sz="0" w:space="0" w:color="auto"/>
                  </w:divBdr>
                </w:div>
                <w:div w:id="707023827">
                  <w:marLeft w:val="0"/>
                  <w:marRight w:val="0"/>
                  <w:marTop w:val="0"/>
                  <w:marBottom w:val="0"/>
                  <w:divBdr>
                    <w:top w:val="none" w:sz="0" w:space="0" w:color="auto"/>
                    <w:left w:val="none" w:sz="0" w:space="0" w:color="auto"/>
                    <w:bottom w:val="none" w:sz="0" w:space="0" w:color="auto"/>
                    <w:right w:val="none" w:sz="0" w:space="0" w:color="auto"/>
                  </w:divBdr>
                </w:div>
                <w:div w:id="713652200">
                  <w:marLeft w:val="0"/>
                  <w:marRight w:val="0"/>
                  <w:marTop w:val="0"/>
                  <w:marBottom w:val="0"/>
                  <w:divBdr>
                    <w:top w:val="none" w:sz="0" w:space="0" w:color="auto"/>
                    <w:left w:val="none" w:sz="0" w:space="0" w:color="auto"/>
                    <w:bottom w:val="none" w:sz="0" w:space="0" w:color="auto"/>
                    <w:right w:val="none" w:sz="0" w:space="0" w:color="auto"/>
                  </w:divBdr>
                </w:div>
                <w:div w:id="736249500">
                  <w:marLeft w:val="0"/>
                  <w:marRight w:val="0"/>
                  <w:marTop w:val="0"/>
                  <w:marBottom w:val="0"/>
                  <w:divBdr>
                    <w:top w:val="none" w:sz="0" w:space="0" w:color="auto"/>
                    <w:left w:val="none" w:sz="0" w:space="0" w:color="auto"/>
                    <w:bottom w:val="none" w:sz="0" w:space="0" w:color="auto"/>
                    <w:right w:val="none" w:sz="0" w:space="0" w:color="auto"/>
                  </w:divBdr>
                </w:div>
                <w:div w:id="747307923">
                  <w:marLeft w:val="0"/>
                  <w:marRight w:val="0"/>
                  <w:marTop w:val="0"/>
                  <w:marBottom w:val="0"/>
                  <w:divBdr>
                    <w:top w:val="none" w:sz="0" w:space="0" w:color="auto"/>
                    <w:left w:val="none" w:sz="0" w:space="0" w:color="auto"/>
                    <w:bottom w:val="none" w:sz="0" w:space="0" w:color="auto"/>
                    <w:right w:val="none" w:sz="0" w:space="0" w:color="auto"/>
                  </w:divBdr>
                </w:div>
                <w:div w:id="747534742">
                  <w:marLeft w:val="0"/>
                  <w:marRight w:val="0"/>
                  <w:marTop w:val="0"/>
                  <w:marBottom w:val="0"/>
                  <w:divBdr>
                    <w:top w:val="none" w:sz="0" w:space="0" w:color="auto"/>
                    <w:left w:val="none" w:sz="0" w:space="0" w:color="auto"/>
                    <w:bottom w:val="none" w:sz="0" w:space="0" w:color="auto"/>
                    <w:right w:val="none" w:sz="0" w:space="0" w:color="auto"/>
                  </w:divBdr>
                </w:div>
                <w:div w:id="747847821">
                  <w:marLeft w:val="0"/>
                  <w:marRight w:val="0"/>
                  <w:marTop w:val="0"/>
                  <w:marBottom w:val="0"/>
                  <w:divBdr>
                    <w:top w:val="none" w:sz="0" w:space="0" w:color="auto"/>
                    <w:left w:val="none" w:sz="0" w:space="0" w:color="auto"/>
                    <w:bottom w:val="none" w:sz="0" w:space="0" w:color="auto"/>
                    <w:right w:val="none" w:sz="0" w:space="0" w:color="auto"/>
                  </w:divBdr>
                </w:div>
                <w:div w:id="753165149">
                  <w:marLeft w:val="0"/>
                  <w:marRight w:val="0"/>
                  <w:marTop w:val="0"/>
                  <w:marBottom w:val="0"/>
                  <w:divBdr>
                    <w:top w:val="none" w:sz="0" w:space="0" w:color="auto"/>
                    <w:left w:val="none" w:sz="0" w:space="0" w:color="auto"/>
                    <w:bottom w:val="none" w:sz="0" w:space="0" w:color="auto"/>
                    <w:right w:val="none" w:sz="0" w:space="0" w:color="auto"/>
                  </w:divBdr>
                </w:div>
                <w:div w:id="760492082">
                  <w:marLeft w:val="0"/>
                  <w:marRight w:val="0"/>
                  <w:marTop w:val="0"/>
                  <w:marBottom w:val="0"/>
                  <w:divBdr>
                    <w:top w:val="none" w:sz="0" w:space="0" w:color="auto"/>
                    <w:left w:val="none" w:sz="0" w:space="0" w:color="auto"/>
                    <w:bottom w:val="none" w:sz="0" w:space="0" w:color="auto"/>
                    <w:right w:val="none" w:sz="0" w:space="0" w:color="auto"/>
                  </w:divBdr>
                </w:div>
                <w:div w:id="762459932">
                  <w:marLeft w:val="0"/>
                  <w:marRight w:val="0"/>
                  <w:marTop w:val="0"/>
                  <w:marBottom w:val="0"/>
                  <w:divBdr>
                    <w:top w:val="none" w:sz="0" w:space="0" w:color="auto"/>
                    <w:left w:val="none" w:sz="0" w:space="0" w:color="auto"/>
                    <w:bottom w:val="none" w:sz="0" w:space="0" w:color="auto"/>
                    <w:right w:val="none" w:sz="0" w:space="0" w:color="auto"/>
                  </w:divBdr>
                </w:div>
                <w:div w:id="770276434">
                  <w:marLeft w:val="0"/>
                  <w:marRight w:val="0"/>
                  <w:marTop w:val="0"/>
                  <w:marBottom w:val="0"/>
                  <w:divBdr>
                    <w:top w:val="none" w:sz="0" w:space="0" w:color="auto"/>
                    <w:left w:val="none" w:sz="0" w:space="0" w:color="auto"/>
                    <w:bottom w:val="none" w:sz="0" w:space="0" w:color="auto"/>
                    <w:right w:val="none" w:sz="0" w:space="0" w:color="auto"/>
                  </w:divBdr>
                </w:div>
                <w:div w:id="777529990">
                  <w:marLeft w:val="0"/>
                  <w:marRight w:val="0"/>
                  <w:marTop w:val="0"/>
                  <w:marBottom w:val="0"/>
                  <w:divBdr>
                    <w:top w:val="none" w:sz="0" w:space="0" w:color="auto"/>
                    <w:left w:val="none" w:sz="0" w:space="0" w:color="auto"/>
                    <w:bottom w:val="none" w:sz="0" w:space="0" w:color="auto"/>
                    <w:right w:val="none" w:sz="0" w:space="0" w:color="auto"/>
                  </w:divBdr>
                </w:div>
                <w:div w:id="780417814">
                  <w:marLeft w:val="0"/>
                  <w:marRight w:val="0"/>
                  <w:marTop w:val="0"/>
                  <w:marBottom w:val="0"/>
                  <w:divBdr>
                    <w:top w:val="none" w:sz="0" w:space="0" w:color="auto"/>
                    <w:left w:val="none" w:sz="0" w:space="0" w:color="auto"/>
                    <w:bottom w:val="none" w:sz="0" w:space="0" w:color="auto"/>
                    <w:right w:val="none" w:sz="0" w:space="0" w:color="auto"/>
                  </w:divBdr>
                </w:div>
                <w:div w:id="806319387">
                  <w:marLeft w:val="0"/>
                  <w:marRight w:val="0"/>
                  <w:marTop w:val="0"/>
                  <w:marBottom w:val="0"/>
                  <w:divBdr>
                    <w:top w:val="none" w:sz="0" w:space="0" w:color="auto"/>
                    <w:left w:val="none" w:sz="0" w:space="0" w:color="auto"/>
                    <w:bottom w:val="none" w:sz="0" w:space="0" w:color="auto"/>
                    <w:right w:val="none" w:sz="0" w:space="0" w:color="auto"/>
                  </w:divBdr>
                </w:div>
                <w:div w:id="809174260">
                  <w:marLeft w:val="0"/>
                  <w:marRight w:val="0"/>
                  <w:marTop w:val="0"/>
                  <w:marBottom w:val="0"/>
                  <w:divBdr>
                    <w:top w:val="none" w:sz="0" w:space="0" w:color="auto"/>
                    <w:left w:val="none" w:sz="0" w:space="0" w:color="auto"/>
                    <w:bottom w:val="none" w:sz="0" w:space="0" w:color="auto"/>
                    <w:right w:val="none" w:sz="0" w:space="0" w:color="auto"/>
                  </w:divBdr>
                </w:div>
                <w:div w:id="812717394">
                  <w:marLeft w:val="0"/>
                  <w:marRight w:val="0"/>
                  <w:marTop w:val="0"/>
                  <w:marBottom w:val="0"/>
                  <w:divBdr>
                    <w:top w:val="none" w:sz="0" w:space="0" w:color="auto"/>
                    <w:left w:val="none" w:sz="0" w:space="0" w:color="auto"/>
                    <w:bottom w:val="none" w:sz="0" w:space="0" w:color="auto"/>
                    <w:right w:val="none" w:sz="0" w:space="0" w:color="auto"/>
                  </w:divBdr>
                </w:div>
                <w:div w:id="815873039">
                  <w:marLeft w:val="0"/>
                  <w:marRight w:val="0"/>
                  <w:marTop w:val="0"/>
                  <w:marBottom w:val="0"/>
                  <w:divBdr>
                    <w:top w:val="none" w:sz="0" w:space="0" w:color="auto"/>
                    <w:left w:val="none" w:sz="0" w:space="0" w:color="auto"/>
                    <w:bottom w:val="none" w:sz="0" w:space="0" w:color="auto"/>
                    <w:right w:val="none" w:sz="0" w:space="0" w:color="auto"/>
                  </w:divBdr>
                </w:div>
                <w:div w:id="816801207">
                  <w:marLeft w:val="0"/>
                  <w:marRight w:val="0"/>
                  <w:marTop w:val="0"/>
                  <w:marBottom w:val="0"/>
                  <w:divBdr>
                    <w:top w:val="none" w:sz="0" w:space="0" w:color="auto"/>
                    <w:left w:val="none" w:sz="0" w:space="0" w:color="auto"/>
                    <w:bottom w:val="none" w:sz="0" w:space="0" w:color="auto"/>
                    <w:right w:val="none" w:sz="0" w:space="0" w:color="auto"/>
                  </w:divBdr>
                </w:div>
                <w:div w:id="820583276">
                  <w:marLeft w:val="0"/>
                  <w:marRight w:val="0"/>
                  <w:marTop w:val="0"/>
                  <w:marBottom w:val="0"/>
                  <w:divBdr>
                    <w:top w:val="none" w:sz="0" w:space="0" w:color="auto"/>
                    <w:left w:val="none" w:sz="0" w:space="0" w:color="auto"/>
                    <w:bottom w:val="none" w:sz="0" w:space="0" w:color="auto"/>
                    <w:right w:val="none" w:sz="0" w:space="0" w:color="auto"/>
                  </w:divBdr>
                </w:div>
                <w:div w:id="820730266">
                  <w:marLeft w:val="0"/>
                  <w:marRight w:val="0"/>
                  <w:marTop w:val="0"/>
                  <w:marBottom w:val="0"/>
                  <w:divBdr>
                    <w:top w:val="none" w:sz="0" w:space="0" w:color="auto"/>
                    <w:left w:val="none" w:sz="0" w:space="0" w:color="auto"/>
                    <w:bottom w:val="none" w:sz="0" w:space="0" w:color="auto"/>
                    <w:right w:val="none" w:sz="0" w:space="0" w:color="auto"/>
                  </w:divBdr>
                </w:div>
                <w:div w:id="827551631">
                  <w:marLeft w:val="0"/>
                  <w:marRight w:val="0"/>
                  <w:marTop w:val="0"/>
                  <w:marBottom w:val="0"/>
                  <w:divBdr>
                    <w:top w:val="none" w:sz="0" w:space="0" w:color="auto"/>
                    <w:left w:val="none" w:sz="0" w:space="0" w:color="auto"/>
                    <w:bottom w:val="none" w:sz="0" w:space="0" w:color="auto"/>
                    <w:right w:val="none" w:sz="0" w:space="0" w:color="auto"/>
                  </w:divBdr>
                </w:div>
                <w:div w:id="832910846">
                  <w:marLeft w:val="0"/>
                  <w:marRight w:val="0"/>
                  <w:marTop w:val="0"/>
                  <w:marBottom w:val="0"/>
                  <w:divBdr>
                    <w:top w:val="none" w:sz="0" w:space="0" w:color="auto"/>
                    <w:left w:val="none" w:sz="0" w:space="0" w:color="auto"/>
                    <w:bottom w:val="none" w:sz="0" w:space="0" w:color="auto"/>
                    <w:right w:val="none" w:sz="0" w:space="0" w:color="auto"/>
                  </w:divBdr>
                </w:div>
                <w:div w:id="834104861">
                  <w:marLeft w:val="0"/>
                  <w:marRight w:val="0"/>
                  <w:marTop w:val="0"/>
                  <w:marBottom w:val="0"/>
                  <w:divBdr>
                    <w:top w:val="none" w:sz="0" w:space="0" w:color="auto"/>
                    <w:left w:val="none" w:sz="0" w:space="0" w:color="auto"/>
                    <w:bottom w:val="none" w:sz="0" w:space="0" w:color="auto"/>
                    <w:right w:val="none" w:sz="0" w:space="0" w:color="auto"/>
                  </w:divBdr>
                </w:div>
                <w:div w:id="856236581">
                  <w:marLeft w:val="0"/>
                  <w:marRight w:val="0"/>
                  <w:marTop w:val="0"/>
                  <w:marBottom w:val="0"/>
                  <w:divBdr>
                    <w:top w:val="none" w:sz="0" w:space="0" w:color="auto"/>
                    <w:left w:val="none" w:sz="0" w:space="0" w:color="auto"/>
                    <w:bottom w:val="none" w:sz="0" w:space="0" w:color="auto"/>
                    <w:right w:val="none" w:sz="0" w:space="0" w:color="auto"/>
                  </w:divBdr>
                </w:div>
                <w:div w:id="860431655">
                  <w:marLeft w:val="0"/>
                  <w:marRight w:val="0"/>
                  <w:marTop w:val="0"/>
                  <w:marBottom w:val="0"/>
                  <w:divBdr>
                    <w:top w:val="none" w:sz="0" w:space="0" w:color="auto"/>
                    <w:left w:val="none" w:sz="0" w:space="0" w:color="auto"/>
                    <w:bottom w:val="none" w:sz="0" w:space="0" w:color="auto"/>
                    <w:right w:val="none" w:sz="0" w:space="0" w:color="auto"/>
                  </w:divBdr>
                </w:div>
                <w:div w:id="867714260">
                  <w:marLeft w:val="0"/>
                  <w:marRight w:val="0"/>
                  <w:marTop w:val="0"/>
                  <w:marBottom w:val="0"/>
                  <w:divBdr>
                    <w:top w:val="none" w:sz="0" w:space="0" w:color="auto"/>
                    <w:left w:val="none" w:sz="0" w:space="0" w:color="auto"/>
                    <w:bottom w:val="none" w:sz="0" w:space="0" w:color="auto"/>
                    <w:right w:val="none" w:sz="0" w:space="0" w:color="auto"/>
                  </w:divBdr>
                </w:div>
                <w:div w:id="871069765">
                  <w:marLeft w:val="0"/>
                  <w:marRight w:val="0"/>
                  <w:marTop w:val="0"/>
                  <w:marBottom w:val="0"/>
                  <w:divBdr>
                    <w:top w:val="none" w:sz="0" w:space="0" w:color="auto"/>
                    <w:left w:val="none" w:sz="0" w:space="0" w:color="auto"/>
                    <w:bottom w:val="none" w:sz="0" w:space="0" w:color="auto"/>
                    <w:right w:val="none" w:sz="0" w:space="0" w:color="auto"/>
                  </w:divBdr>
                </w:div>
                <w:div w:id="876699560">
                  <w:marLeft w:val="0"/>
                  <w:marRight w:val="0"/>
                  <w:marTop w:val="0"/>
                  <w:marBottom w:val="0"/>
                  <w:divBdr>
                    <w:top w:val="none" w:sz="0" w:space="0" w:color="auto"/>
                    <w:left w:val="none" w:sz="0" w:space="0" w:color="auto"/>
                    <w:bottom w:val="none" w:sz="0" w:space="0" w:color="auto"/>
                    <w:right w:val="none" w:sz="0" w:space="0" w:color="auto"/>
                  </w:divBdr>
                </w:div>
                <w:div w:id="879587505">
                  <w:marLeft w:val="0"/>
                  <w:marRight w:val="0"/>
                  <w:marTop w:val="0"/>
                  <w:marBottom w:val="0"/>
                  <w:divBdr>
                    <w:top w:val="none" w:sz="0" w:space="0" w:color="auto"/>
                    <w:left w:val="none" w:sz="0" w:space="0" w:color="auto"/>
                    <w:bottom w:val="none" w:sz="0" w:space="0" w:color="auto"/>
                    <w:right w:val="none" w:sz="0" w:space="0" w:color="auto"/>
                  </w:divBdr>
                </w:div>
                <w:div w:id="885990807">
                  <w:marLeft w:val="0"/>
                  <w:marRight w:val="0"/>
                  <w:marTop w:val="0"/>
                  <w:marBottom w:val="0"/>
                  <w:divBdr>
                    <w:top w:val="none" w:sz="0" w:space="0" w:color="auto"/>
                    <w:left w:val="none" w:sz="0" w:space="0" w:color="auto"/>
                    <w:bottom w:val="none" w:sz="0" w:space="0" w:color="auto"/>
                    <w:right w:val="none" w:sz="0" w:space="0" w:color="auto"/>
                  </w:divBdr>
                </w:div>
                <w:div w:id="888229577">
                  <w:marLeft w:val="0"/>
                  <w:marRight w:val="0"/>
                  <w:marTop w:val="0"/>
                  <w:marBottom w:val="0"/>
                  <w:divBdr>
                    <w:top w:val="none" w:sz="0" w:space="0" w:color="auto"/>
                    <w:left w:val="none" w:sz="0" w:space="0" w:color="auto"/>
                    <w:bottom w:val="none" w:sz="0" w:space="0" w:color="auto"/>
                    <w:right w:val="none" w:sz="0" w:space="0" w:color="auto"/>
                  </w:divBdr>
                </w:div>
                <w:div w:id="908073317">
                  <w:marLeft w:val="0"/>
                  <w:marRight w:val="0"/>
                  <w:marTop w:val="0"/>
                  <w:marBottom w:val="0"/>
                  <w:divBdr>
                    <w:top w:val="none" w:sz="0" w:space="0" w:color="auto"/>
                    <w:left w:val="none" w:sz="0" w:space="0" w:color="auto"/>
                    <w:bottom w:val="none" w:sz="0" w:space="0" w:color="auto"/>
                    <w:right w:val="none" w:sz="0" w:space="0" w:color="auto"/>
                  </w:divBdr>
                </w:div>
                <w:div w:id="915556323">
                  <w:marLeft w:val="0"/>
                  <w:marRight w:val="0"/>
                  <w:marTop w:val="0"/>
                  <w:marBottom w:val="0"/>
                  <w:divBdr>
                    <w:top w:val="none" w:sz="0" w:space="0" w:color="auto"/>
                    <w:left w:val="none" w:sz="0" w:space="0" w:color="auto"/>
                    <w:bottom w:val="none" w:sz="0" w:space="0" w:color="auto"/>
                    <w:right w:val="none" w:sz="0" w:space="0" w:color="auto"/>
                  </w:divBdr>
                </w:div>
                <w:div w:id="917791544">
                  <w:marLeft w:val="0"/>
                  <w:marRight w:val="0"/>
                  <w:marTop w:val="0"/>
                  <w:marBottom w:val="0"/>
                  <w:divBdr>
                    <w:top w:val="none" w:sz="0" w:space="0" w:color="auto"/>
                    <w:left w:val="none" w:sz="0" w:space="0" w:color="auto"/>
                    <w:bottom w:val="none" w:sz="0" w:space="0" w:color="auto"/>
                    <w:right w:val="none" w:sz="0" w:space="0" w:color="auto"/>
                  </w:divBdr>
                </w:div>
                <w:div w:id="919144659">
                  <w:marLeft w:val="0"/>
                  <w:marRight w:val="0"/>
                  <w:marTop w:val="0"/>
                  <w:marBottom w:val="0"/>
                  <w:divBdr>
                    <w:top w:val="none" w:sz="0" w:space="0" w:color="auto"/>
                    <w:left w:val="none" w:sz="0" w:space="0" w:color="auto"/>
                    <w:bottom w:val="none" w:sz="0" w:space="0" w:color="auto"/>
                    <w:right w:val="none" w:sz="0" w:space="0" w:color="auto"/>
                  </w:divBdr>
                </w:div>
                <w:div w:id="925726632">
                  <w:marLeft w:val="0"/>
                  <w:marRight w:val="0"/>
                  <w:marTop w:val="0"/>
                  <w:marBottom w:val="0"/>
                  <w:divBdr>
                    <w:top w:val="none" w:sz="0" w:space="0" w:color="auto"/>
                    <w:left w:val="none" w:sz="0" w:space="0" w:color="auto"/>
                    <w:bottom w:val="none" w:sz="0" w:space="0" w:color="auto"/>
                    <w:right w:val="none" w:sz="0" w:space="0" w:color="auto"/>
                  </w:divBdr>
                </w:div>
                <w:div w:id="929774381">
                  <w:marLeft w:val="0"/>
                  <w:marRight w:val="0"/>
                  <w:marTop w:val="0"/>
                  <w:marBottom w:val="0"/>
                  <w:divBdr>
                    <w:top w:val="none" w:sz="0" w:space="0" w:color="auto"/>
                    <w:left w:val="none" w:sz="0" w:space="0" w:color="auto"/>
                    <w:bottom w:val="none" w:sz="0" w:space="0" w:color="auto"/>
                    <w:right w:val="none" w:sz="0" w:space="0" w:color="auto"/>
                  </w:divBdr>
                </w:div>
                <w:div w:id="936062143">
                  <w:marLeft w:val="0"/>
                  <w:marRight w:val="0"/>
                  <w:marTop w:val="0"/>
                  <w:marBottom w:val="0"/>
                  <w:divBdr>
                    <w:top w:val="none" w:sz="0" w:space="0" w:color="auto"/>
                    <w:left w:val="none" w:sz="0" w:space="0" w:color="auto"/>
                    <w:bottom w:val="none" w:sz="0" w:space="0" w:color="auto"/>
                    <w:right w:val="none" w:sz="0" w:space="0" w:color="auto"/>
                  </w:divBdr>
                </w:div>
                <w:div w:id="937635868">
                  <w:marLeft w:val="0"/>
                  <w:marRight w:val="0"/>
                  <w:marTop w:val="0"/>
                  <w:marBottom w:val="0"/>
                  <w:divBdr>
                    <w:top w:val="none" w:sz="0" w:space="0" w:color="auto"/>
                    <w:left w:val="none" w:sz="0" w:space="0" w:color="auto"/>
                    <w:bottom w:val="none" w:sz="0" w:space="0" w:color="auto"/>
                    <w:right w:val="none" w:sz="0" w:space="0" w:color="auto"/>
                  </w:divBdr>
                </w:div>
                <w:div w:id="945501472">
                  <w:marLeft w:val="0"/>
                  <w:marRight w:val="0"/>
                  <w:marTop w:val="0"/>
                  <w:marBottom w:val="0"/>
                  <w:divBdr>
                    <w:top w:val="none" w:sz="0" w:space="0" w:color="auto"/>
                    <w:left w:val="none" w:sz="0" w:space="0" w:color="auto"/>
                    <w:bottom w:val="none" w:sz="0" w:space="0" w:color="auto"/>
                    <w:right w:val="none" w:sz="0" w:space="0" w:color="auto"/>
                  </w:divBdr>
                </w:div>
                <w:div w:id="948048174">
                  <w:marLeft w:val="0"/>
                  <w:marRight w:val="0"/>
                  <w:marTop w:val="0"/>
                  <w:marBottom w:val="0"/>
                  <w:divBdr>
                    <w:top w:val="none" w:sz="0" w:space="0" w:color="auto"/>
                    <w:left w:val="none" w:sz="0" w:space="0" w:color="auto"/>
                    <w:bottom w:val="none" w:sz="0" w:space="0" w:color="auto"/>
                    <w:right w:val="none" w:sz="0" w:space="0" w:color="auto"/>
                  </w:divBdr>
                </w:div>
                <w:div w:id="976490761">
                  <w:marLeft w:val="0"/>
                  <w:marRight w:val="0"/>
                  <w:marTop w:val="0"/>
                  <w:marBottom w:val="0"/>
                  <w:divBdr>
                    <w:top w:val="none" w:sz="0" w:space="0" w:color="auto"/>
                    <w:left w:val="none" w:sz="0" w:space="0" w:color="auto"/>
                    <w:bottom w:val="none" w:sz="0" w:space="0" w:color="auto"/>
                    <w:right w:val="none" w:sz="0" w:space="0" w:color="auto"/>
                  </w:divBdr>
                </w:div>
                <w:div w:id="982274391">
                  <w:marLeft w:val="0"/>
                  <w:marRight w:val="0"/>
                  <w:marTop w:val="0"/>
                  <w:marBottom w:val="0"/>
                  <w:divBdr>
                    <w:top w:val="none" w:sz="0" w:space="0" w:color="auto"/>
                    <w:left w:val="none" w:sz="0" w:space="0" w:color="auto"/>
                    <w:bottom w:val="none" w:sz="0" w:space="0" w:color="auto"/>
                    <w:right w:val="none" w:sz="0" w:space="0" w:color="auto"/>
                  </w:divBdr>
                </w:div>
                <w:div w:id="1016073834">
                  <w:marLeft w:val="0"/>
                  <w:marRight w:val="0"/>
                  <w:marTop w:val="0"/>
                  <w:marBottom w:val="0"/>
                  <w:divBdr>
                    <w:top w:val="none" w:sz="0" w:space="0" w:color="auto"/>
                    <w:left w:val="none" w:sz="0" w:space="0" w:color="auto"/>
                    <w:bottom w:val="none" w:sz="0" w:space="0" w:color="auto"/>
                    <w:right w:val="none" w:sz="0" w:space="0" w:color="auto"/>
                  </w:divBdr>
                </w:div>
                <w:div w:id="1022391687">
                  <w:marLeft w:val="0"/>
                  <w:marRight w:val="0"/>
                  <w:marTop w:val="0"/>
                  <w:marBottom w:val="0"/>
                  <w:divBdr>
                    <w:top w:val="none" w:sz="0" w:space="0" w:color="auto"/>
                    <w:left w:val="none" w:sz="0" w:space="0" w:color="auto"/>
                    <w:bottom w:val="none" w:sz="0" w:space="0" w:color="auto"/>
                    <w:right w:val="none" w:sz="0" w:space="0" w:color="auto"/>
                  </w:divBdr>
                </w:div>
                <w:div w:id="1042369450">
                  <w:marLeft w:val="0"/>
                  <w:marRight w:val="0"/>
                  <w:marTop w:val="0"/>
                  <w:marBottom w:val="0"/>
                  <w:divBdr>
                    <w:top w:val="none" w:sz="0" w:space="0" w:color="auto"/>
                    <w:left w:val="none" w:sz="0" w:space="0" w:color="auto"/>
                    <w:bottom w:val="none" w:sz="0" w:space="0" w:color="auto"/>
                    <w:right w:val="none" w:sz="0" w:space="0" w:color="auto"/>
                  </w:divBdr>
                </w:div>
                <w:div w:id="1044406972">
                  <w:marLeft w:val="0"/>
                  <w:marRight w:val="0"/>
                  <w:marTop w:val="0"/>
                  <w:marBottom w:val="0"/>
                  <w:divBdr>
                    <w:top w:val="none" w:sz="0" w:space="0" w:color="auto"/>
                    <w:left w:val="none" w:sz="0" w:space="0" w:color="auto"/>
                    <w:bottom w:val="none" w:sz="0" w:space="0" w:color="auto"/>
                    <w:right w:val="none" w:sz="0" w:space="0" w:color="auto"/>
                  </w:divBdr>
                </w:div>
                <w:div w:id="1047685052">
                  <w:marLeft w:val="0"/>
                  <w:marRight w:val="0"/>
                  <w:marTop w:val="0"/>
                  <w:marBottom w:val="0"/>
                  <w:divBdr>
                    <w:top w:val="none" w:sz="0" w:space="0" w:color="auto"/>
                    <w:left w:val="none" w:sz="0" w:space="0" w:color="auto"/>
                    <w:bottom w:val="none" w:sz="0" w:space="0" w:color="auto"/>
                    <w:right w:val="none" w:sz="0" w:space="0" w:color="auto"/>
                  </w:divBdr>
                </w:div>
                <w:div w:id="1075475948">
                  <w:marLeft w:val="0"/>
                  <w:marRight w:val="0"/>
                  <w:marTop w:val="0"/>
                  <w:marBottom w:val="0"/>
                  <w:divBdr>
                    <w:top w:val="none" w:sz="0" w:space="0" w:color="auto"/>
                    <w:left w:val="none" w:sz="0" w:space="0" w:color="auto"/>
                    <w:bottom w:val="none" w:sz="0" w:space="0" w:color="auto"/>
                    <w:right w:val="none" w:sz="0" w:space="0" w:color="auto"/>
                  </w:divBdr>
                </w:div>
                <w:div w:id="1078013653">
                  <w:marLeft w:val="0"/>
                  <w:marRight w:val="0"/>
                  <w:marTop w:val="0"/>
                  <w:marBottom w:val="0"/>
                  <w:divBdr>
                    <w:top w:val="none" w:sz="0" w:space="0" w:color="auto"/>
                    <w:left w:val="none" w:sz="0" w:space="0" w:color="auto"/>
                    <w:bottom w:val="none" w:sz="0" w:space="0" w:color="auto"/>
                    <w:right w:val="none" w:sz="0" w:space="0" w:color="auto"/>
                  </w:divBdr>
                </w:div>
                <w:div w:id="1083576102">
                  <w:marLeft w:val="0"/>
                  <w:marRight w:val="0"/>
                  <w:marTop w:val="0"/>
                  <w:marBottom w:val="0"/>
                  <w:divBdr>
                    <w:top w:val="none" w:sz="0" w:space="0" w:color="auto"/>
                    <w:left w:val="none" w:sz="0" w:space="0" w:color="auto"/>
                    <w:bottom w:val="none" w:sz="0" w:space="0" w:color="auto"/>
                    <w:right w:val="none" w:sz="0" w:space="0" w:color="auto"/>
                  </w:divBdr>
                </w:div>
                <w:div w:id="1091043913">
                  <w:marLeft w:val="0"/>
                  <w:marRight w:val="0"/>
                  <w:marTop w:val="0"/>
                  <w:marBottom w:val="0"/>
                  <w:divBdr>
                    <w:top w:val="none" w:sz="0" w:space="0" w:color="auto"/>
                    <w:left w:val="none" w:sz="0" w:space="0" w:color="auto"/>
                    <w:bottom w:val="none" w:sz="0" w:space="0" w:color="auto"/>
                    <w:right w:val="none" w:sz="0" w:space="0" w:color="auto"/>
                  </w:divBdr>
                </w:div>
                <w:div w:id="1100027480">
                  <w:marLeft w:val="0"/>
                  <w:marRight w:val="0"/>
                  <w:marTop w:val="0"/>
                  <w:marBottom w:val="0"/>
                  <w:divBdr>
                    <w:top w:val="none" w:sz="0" w:space="0" w:color="auto"/>
                    <w:left w:val="none" w:sz="0" w:space="0" w:color="auto"/>
                    <w:bottom w:val="none" w:sz="0" w:space="0" w:color="auto"/>
                    <w:right w:val="none" w:sz="0" w:space="0" w:color="auto"/>
                  </w:divBdr>
                </w:div>
                <w:div w:id="1107432690">
                  <w:marLeft w:val="0"/>
                  <w:marRight w:val="0"/>
                  <w:marTop w:val="0"/>
                  <w:marBottom w:val="0"/>
                  <w:divBdr>
                    <w:top w:val="none" w:sz="0" w:space="0" w:color="auto"/>
                    <w:left w:val="none" w:sz="0" w:space="0" w:color="auto"/>
                    <w:bottom w:val="none" w:sz="0" w:space="0" w:color="auto"/>
                    <w:right w:val="none" w:sz="0" w:space="0" w:color="auto"/>
                  </w:divBdr>
                </w:div>
                <w:div w:id="1109086452">
                  <w:marLeft w:val="0"/>
                  <w:marRight w:val="0"/>
                  <w:marTop w:val="0"/>
                  <w:marBottom w:val="0"/>
                  <w:divBdr>
                    <w:top w:val="none" w:sz="0" w:space="0" w:color="auto"/>
                    <w:left w:val="none" w:sz="0" w:space="0" w:color="auto"/>
                    <w:bottom w:val="none" w:sz="0" w:space="0" w:color="auto"/>
                    <w:right w:val="none" w:sz="0" w:space="0" w:color="auto"/>
                  </w:divBdr>
                </w:div>
                <w:div w:id="1112212832">
                  <w:marLeft w:val="0"/>
                  <w:marRight w:val="0"/>
                  <w:marTop w:val="0"/>
                  <w:marBottom w:val="0"/>
                  <w:divBdr>
                    <w:top w:val="none" w:sz="0" w:space="0" w:color="auto"/>
                    <w:left w:val="none" w:sz="0" w:space="0" w:color="auto"/>
                    <w:bottom w:val="none" w:sz="0" w:space="0" w:color="auto"/>
                    <w:right w:val="none" w:sz="0" w:space="0" w:color="auto"/>
                  </w:divBdr>
                </w:div>
                <w:div w:id="1130174460">
                  <w:marLeft w:val="0"/>
                  <w:marRight w:val="0"/>
                  <w:marTop w:val="0"/>
                  <w:marBottom w:val="0"/>
                  <w:divBdr>
                    <w:top w:val="none" w:sz="0" w:space="0" w:color="auto"/>
                    <w:left w:val="none" w:sz="0" w:space="0" w:color="auto"/>
                    <w:bottom w:val="none" w:sz="0" w:space="0" w:color="auto"/>
                    <w:right w:val="none" w:sz="0" w:space="0" w:color="auto"/>
                  </w:divBdr>
                </w:div>
                <w:div w:id="1140614578">
                  <w:marLeft w:val="0"/>
                  <w:marRight w:val="0"/>
                  <w:marTop w:val="0"/>
                  <w:marBottom w:val="0"/>
                  <w:divBdr>
                    <w:top w:val="none" w:sz="0" w:space="0" w:color="auto"/>
                    <w:left w:val="none" w:sz="0" w:space="0" w:color="auto"/>
                    <w:bottom w:val="none" w:sz="0" w:space="0" w:color="auto"/>
                    <w:right w:val="none" w:sz="0" w:space="0" w:color="auto"/>
                  </w:divBdr>
                </w:div>
                <w:div w:id="1145393354">
                  <w:marLeft w:val="0"/>
                  <w:marRight w:val="0"/>
                  <w:marTop w:val="0"/>
                  <w:marBottom w:val="0"/>
                  <w:divBdr>
                    <w:top w:val="none" w:sz="0" w:space="0" w:color="auto"/>
                    <w:left w:val="none" w:sz="0" w:space="0" w:color="auto"/>
                    <w:bottom w:val="none" w:sz="0" w:space="0" w:color="auto"/>
                    <w:right w:val="none" w:sz="0" w:space="0" w:color="auto"/>
                  </w:divBdr>
                </w:div>
                <w:div w:id="1151870982">
                  <w:marLeft w:val="0"/>
                  <w:marRight w:val="0"/>
                  <w:marTop w:val="0"/>
                  <w:marBottom w:val="0"/>
                  <w:divBdr>
                    <w:top w:val="none" w:sz="0" w:space="0" w:color="auto"/>
                    <w:left w:val="none" w:sz="0" w:space="0" w:color="auto"/>
                    <w:bottom w:val="none" w:sz="0" w:space="0" w:color="auto"/>
                    <w:right w:val="none" w:sz="0" w:space="0" w:color="auto"/>
                  </w:divBdr>
                </w:div>
                <w:div w:id="1151947153">
                  <w:marLeft w:val="0"/>
                  <w:marRight w:val="0"/>
                  <w:marTop w:val="0"/>
                  <w:marBottom w:val="0"/>
                  <w:divBdr>
                    <w:top w:val="none" w:sz="0" w:space="0" w:color="auto"/>
                    <w:left w:val="none" w:sz="0" w:space="0" w:color="auto"/>
                    <w:bottom w:val="none" w:sz="0" w:space="0" w:color="auto"/>
                    <w:right w:val="none" w:sz="0" w:space="0" w:color="auto"/>
                  </w:divBdr>
                </w:div>
                <w:div w:id="1153180689">
                  <w:marLeft w:val="0"/>
                  <w:marRight w:val="0"/>
                  <w:marTop w:val="0"/>
                  <w:marBottom w:val="0"/>
                  <w:divBdr>
                    <w:top w:val="none" w:sz="0" w:space="0" w:color="auto"/>
                    <w:left w:val="none" w:sz="0" w:space="0" w:color="auto"/>
                    <w:bottom w:val="none" w:sz="0" w:space="0" w:color="auto"/>
                    <w:right w:val="none" w:sz="0" w:space="0" w:color="auto"/>
                  </w:divBdr>
                </w:div>
                <w:div w:id="1154684816">
                  <w:marLeft w:val="0"/>
                  <w:marRight w:val="0"/>
                  <w:marTop w:val="0"/>
                  <w:marBottom w:val="0"/>
                  <w:divBdr>
                    <w:top w:val="none" w:sz="0" w:space="0" w:color="auto"/>
                    <w:left w:val="none" w:sz="0" w:space="0" w:color="auto"/>
                    <w:bottom w:val="none" w:sz="0" w:space="0" w:color="auto"/>
                    <w:right w:val="none" w:sz="0" w:space="0" w:color="auto"/>
                  </w:divBdr>
                </w:div>
                <w:div w:id="1157725312">
                  <w:marLeft w:val="0"/>
                  <w:marRight w:val="0"/>
                  <w:marTop w:val="0"/>
                  <w:marBottom w:val="0"/>
                  <w:divBdr>
                    <w:top w:val="none" w:sz="0" w:space="0" w:color="auto"/>
                    <w:left w:val="none" w:sz="0" w:space="0" w:color="auto"/>
                    <w:bottom w:val="none" w:sz="0" w:space="0" w:color="auto"/>
                    <w:right w:val="none" w:sz="0" w:space="0" w:color="auto"/>
                  </w:divBdr>
                </w:div>
                <w:div w:id="1171528743">
                  <w:marLeft w:val="0"/>
                  <w:marRight w:val="0"/>
                  <w:marTop w:val="0"/>
                  <w:marBottom w:val="0"/>
                  <w:divBdr>
                    <w:top w:val="none" w:sz="0" w:space="0" w:color="auto"/>
                    <w:left w:val="none" w:sz="0" w:space="0" w:color="auto"/>
                    <w:bottom w:val="none" w:sz="0" w:space="0" w:color="auto"/>
                    <w:right w:val="none" w:sz="0" w:space="0" w:color="auto"/>
                  </w:divBdr>
                </w:div>
                <w:div w:id="1199586356">
                  <w:marLeft w:val="0"/>
                  <w:marRight w:val="0"/>
                  <w:marTop w:val="0"/>
                  <w:marBottom w:val="0"/>
                  <w:divBdr>
                    <w:top w:val="none" w:sz="0" w:space="0" w:color="auto"/>
                    <w:left w:val="none" w:sz="0" w:space="0" w:color="auto"/>
                    <w:bottom w:val="none" w:sz="0" w:space="0" w:color="auto"/>
                    <w:right w:val="none" w:sz="0" w:space="0" w:color="auto"/>
                  </w:divBdr>
                </w:div>
                <w:div w:id="1205168199">
                  <w:marLeft w:val="0"/>
                  <w:marRight w:val="0"/>
                  <w:marTop w:val="0"/>
                  <w:marBottom w:val="0"/>
                  <w:divBdr>
                    <w:top w:val="none" w:sz="0" w:space="0" w:color="auto"/>
                    <w:left w:val="none" w:sz="0" w:space="0" w:color="auto"/>
                    <w:bottom w:val="none" w:sz="0" w:space="0" w:color="auto"/>
                    <w:right w:val="none" w:sz="0" w:space="0" w:color="auto"/>
                  </w:divBdr>
                </w:div>
                <w:div w:id="1210191170">
                  <w:marLeft w:val="0"/>
                  <w:marRight w:val="0"/>
                  <w:marTop w:val="0"/>
                  <w:marBottom w:val="0"/>
                  <w:divBdr>
                    <w:top w:val="none" w:sz="0" w:space="0" w:color="auto"/>
                    <w:left w:val="none" w:sz="0" w:space="0" w:color="auto"/>
                    <w:bottom w:val="none" w:sz="0" w:space="0" w:color="auto"/>
                    <w:right w:val="none" w:sz="0" w:space="0" w:color="auto"/>
                  </w:divBdr>
                </w:div>
                <w:div w:id="1218737484">
                  <w:marLeft w:val="0"/>
                  <w:marRight w:val="0"/>
                  <w:marTop w:val="0"/>
                  <w:marBottom w:val="0"/>
                  <w:divBdr>
                    <w:top w:val="none" w:sz="0" w:space="0" w:color="auto"/>
                    <w:left w:val="none" w:sz="0" w:space="0" w:color="auto"/>
                    <w:bottom w:val="none" w:sz="0" w:space="0" w:color="auto"/>
                    <w:right w:val="none" w:sz="0" w:space="0" w:color="auto"/>
                  </w:divBdr>
                </w:div>
                <w:div w:id="1219130909">
                  <w:marLeft w:val="0"/>
                  <w:marRight w:val="0"/>
                  <w:marTop w:val="0"/>
                  <w:marBottom w:val="0"/>
                  <w:divBdr>
                    <w:top w:val="none" w:sz="0" w:space="0" w:color="auto"/>
                    <w:left w:val="none" w:sz="0" w:space="0" w:color="auto"/>
                    <w:bottom w:val="none" w:sz="0" w:space="0" w:color="auto"/>
                    <w:right w:val="none" w:sz="0" w:space="0" w:color="auto"/>
                  </w:divBdr>
                </w:div>
                <w:div w:id="1225530614">
                  <w:marLeft w:val="0"/>
                  <w:marRight w:val="0"/>
                  <w:marTop w:val="0"/>
                  <w:marBottom w:val="0"/>
                  <w:divBdr>
                    <w:top w:val="none" w:sz="0" w:space="0" w:color="auto"/>
                    <w:left w:val="none" w:sz="0" w:space="0" w:color="auto"/>
                    <w:bottom w:val="none" w:sz="0" w:space="0" w:color="auto"/>
                    <w:right w:val="none" w:sz="0" w:space="0" w:color="auto"/>
                  </w:divBdr>
                </w:div>
                <w:div w:id="1237007683">
                  <w:marLeft w:val="0"/>
                  <w:marRight w:val="0"/>
                  <w:marTop w:val="0"/>
                  <w:marBottom w:val="0"/>
                  <w:divBdr>
                    <w:top w:val="none" w:sz="0" w:space="0" w:color="auto"/>
                    <w:left w:val="none" w:sz="0" w:space="0" w:color="auto"/>
                    <w:bottom w:val="none" w:sz="0" w:space="0" w:color="auto"/>
                    <w:right w:val="none" w:sz="0" w:space="0" w:color="auto"/>
                  </w:divBdr>
                </w:div>
                <w:div w:id="1237591351">
                  <w:marLeft w:val="0"/>
                  <w:marRight w:val="0"/>
                  <w:marTop w:val="0"/>
                  <w:marBottom w:val="0"/>
                  <w:divBdr>
                    <w:top w:val="none" w:sz="0" w:space="0" w:color="auto"/>
                    <w:left w:val="none" w:sz="0" w:space="0" w:color="auto"/>
                    <w:bottom w:val="none" w:sz="0" w:space="0" w:color="auto"/>
                    <w:right w:val="none" w:sz="0" w:space="0" w:color="auto"/>
                  </w:divBdr>
                </w:div>
                <w:div w:id="1243298423">
                  <w:marLeft w:val="0"/>
                  <w:marRight w:val="0"/>
                  <w:marTop w:val="0"/>
                  <w:marBottom w:val="0"/>
                  <w:divBdr>
                    <w:top w:val="none" w:sz="0" w:space="0" w:color="auto"/>
                    <w:left w:val="none" w:sz="0" w:space="0" w:color="auto"/>
                    <w:bottom w:val="none" w:sz="0" w:space="0" w:color="auto"/>
                    <w:right w:val="none" w:sz="0" w:space="0" w:color="auto"/>
                  </w:divBdr>
                </w:div>
                <w:div w:id="1248273548">
                  <w:marLeft w:val="0"/>
                  <w:marRight w:val="0"/>
                  <w:marTop w:val="0"/>
                  <w:marBottom w:val="0"/>
                  <w:divBdr>
                    <w:top w:val="none" w:sz="0" w:space="0" w:color="auto"/>
                    <w:left w:val="none" w:sz="0" w:space="0" w:color="auto"/>
                    <w:bottom w:val="none" w:sz="0" w:space="0" w:color="auto"/>
                    <w:right w:val="none" w:sz="0" w:space="0" w:color="auto"/>
                  </w:divBdr>
                </w:div>
                <w:div w:id="1296830240">
                  <w:marLeft w:val="0"/>
                  <w:marRight w:val="0"/>
                  <w:marTop w:val="0"/>
                  <w:marBottom w:val="0"/>
                  <w:divBdr>
                    <w:top w:val="none" w:sz="0" w:space="0" w:color="auto"/>
                    <w:left w:val="none" w:sz="0" w:space="0" w:color="auto"/>
                    <w:bottom w:val="none" w:sz="0" w:space="0" w:color="auto"/>
                    <w:right w:val="none" w:sz="0" w:space="0" w:color="auto"/>
                  </w:divBdr>
                </w:div>
                <w:div w:id="1302342704">
                  <w:marLeft w:val="0"/>
                  <w:marRight w:val="0"/>
                  <w:marTop w:val="0"/>
                  <w:marBottom w:val="0"/>
                  <w:divBdr>
                    <w:top w:val="none" w:sz="0" w:space="0" w:color="auto"/>
                    <w:left w:val="none" w:sz="0" w:space="0" w:color="auto"/>
                    <w:bottom w:val="none" w:sz="0" w:space="0" w:color="auto"/>
                    <w:right w:val="none" w:sz="0" w:space="0" w:color="auto"/>
                  </w:divBdr>
                </w:div>
                <w:div w:id="1330207906">
                  <w:marLeft w:val="0"/>
                  <w:marRight w:val="0"/>
                  <w:marTop w:val="0"/>
                  <w:marBottom w:val="0"/>
                  <w:divBdr>
                    <w:top w:val="none" w:sz="0" w:space="0" w:color="auto"/>
                    <w:left w:val="none" w:sz="0" w:space="0" w:color="auto"/>
                    <w:bottom w:val="none" w:sz="0" w:space="0" w:color="auto"/>
                    <w:right w:val="none" w:sz="0" w:space="0" w:color="auto"/>
                  </w:divBdr>
                </w:div>
                <w:div w:id="1365978242">
                  <w:marLeft w:val="0"/>
                  <w:marRight w:val="0"/>
                  <w:marTop w:val="0"/>
                  <w:marBottom w:val="0"/>
                  <w:divBdr>
                    <w:top w:val="none" w:sz="0" w:space="0" w:color="auto"/>
                    <w:left w:val="none" w:sz="0" w:space="0" w:color="auto"/>
                    <w:bottom w:val="none" w:sz="0" w:space="0" w:color="auto"/>
                    <w:right w:val="none" w:sz="0" w:space="0" w:color="auto"/>
                  </w:divBdr>
                </w:div>
                <w:div w:id="1366977551">
                  <w:marLeft w:val="0"/>
                  <w:marRight w:val="0"/>
                  <w:marTop w:val="0"/>
                  <w:marBottom w:val="0"/>
                  <w:divBdr>
                    <w:top w:val="none" w:sz="0" w:space="0" w:color="auto"/>
                    <w:left w:val="none" w:sz="0" w:space="0" w:color="auto"/>
                    <w:bottom w:val="none" w:sz="0" w:space="0" w:color="auto"/>
                    <w:right w:val="none" w:sz="0" w:space="0" w:color="auto"/>
                  </w:divBdr>
                </w:div>
                <w:div w:id="1369724038">
                  <w:marLeft w:val="0"/>
                  <w:marRight w:val="0"/>
                  <w:marTop w:val="0"/>
                  <w:marBottom w:val="0"/>
                  <w:divBdr>
                    <w:top w:val="none" w:sz="0" w:space="0" w:color="auto"/>
                    <w:left w:val="none" w:sz="0" w:space="0" w:color="auto"/>
                    <w:bottom w:val="none" w:sz="0" w:space="0" w:color="auto"/>
                    <w:right w:val="none" w:sz="0" w:space="0" w:color="auto"/>
                  </w:divBdr>
                </w:div>
                <w:div w:id="1385254941">
                  <w:marLeft w:val="0"/>
                  <w:marRight w:val="0"/>
                  <w:marTop w:val="0"/>
                  <w:marBottom w:val="0"/>
                  <w:divBdr>
                    <w:top w:val="none" w:sz="0" w:space="0" w:color="auto"/>
                    <w:left w:val="none" w:sz="0" w:space="0" w:color="auto"/>
                    <w:bottom w:val="none" w:sz="0" w:space="0" w:color="auto"/>
                    <w:right w:val="none" w:sz="0" w:space="0" w:color="auto"/>
                  </w:divBdr>
                </w:div>
                <w:div w:id="1391264709">
                  <w:marLeft w:val="0"/>
                  <w:marRight w:val="0"/>
                  <w:marTop w:val="0"/>
                  <w:marBottom w:val="0"/>
                  <w:divBdr>
                    <w:top w:val="none" w:sz="0" w:space="0" w:color="auto"/>
                    <w:left w:val="none" w:sz="0" w:space="0" w:color="auto"/>
                    <w:bottom w:val="none" w:sz="0" w:space="0" w:color="auto"/>
                    <w:right w:val="none" w:sz="0" w:space="0" w:color="auto"/>
                  </w:divBdr>
                </w:div>
                <w:div w:id="1392847524">
                  <w:marLeft w:val="0"/>
                  <w:marRight w:val="0"/>
                  <w:marTop w:val="0"/>
                  <w:marBottom w:val="0"/>
                  <w:divBdr>
                    <w:top w:val="none" w:sz="0" w:space="0" w:color="auto"/>
                    <w:left w:val="none" w:sz="0" w:space="0" w:color="auto"/>
                    <w:bottom w:val="none" w:sz="0" w:space="0" w:color="auto"/>
                    <w:right w:val="none" w:sz="0" w:space="0" w:color="auto"/>
                  </w:divBdr>
                </w:div>
                <w:div w:id="1394624141">
                  <w:marLeft w:val="0"/>
                  <w:marRight w:val="0"/>
                  <w:marTop w:val="0"/>
                  <w:marBottom w:val="0"/>
                  <w:divBdr>
                    <w:top w:val="none" w:sz="0" w:space="0" w:color="auto"/>
                    <w:left w:val="none" w:sz="0" w:space="0" w:color="auto"/>
                    <w:bottom w:val="none" w:sz="0" w:space="0" w:color="auto"/>
                    <w:right w:val="none" w:sz="0" w:space="0" w:color="auto"/>
                  </w:divBdr>
                </w:div>
                <w:div w:id="1395813105">
                  <w:marLeft w:val="0"/>
                  <w:marRight w:val="0"/>
                  <w:marTop w:val="0"/>
                  <w:marBottom w:val="0"/>
                  <w:divBdr>
                    <w:top w:val="none" w:sz="0" w:space="0" w:color="auto"/>
                    <w:left w:val="none" w:sz="0" w:space="0" w:color="auto"/>
                    <w:bottom w:val="none" w:sz="0" w:space="0" w:color="auto"/>
                    <w:right w:val="none" w:sz="0" w:space="0" w:color="auto"/>
                  </w:divBdr>
                </w:div>
                <w:div w:id="1397431912">
                  <w:marLeft w:val="0"/>
                  <w:marRight w:val="0"/>
                  <w:marTop w:val="0"/>
                  <w:marBottom w:val="0"/>
                  <w:divBdr>
                    <w:top w:val="none" w:sz="0" w:space="0" w:color="auto"/>
                    <w:left w:val="none" w:sz="0" w:space="0" w:color="auto"/>
                    <w:bottom w:val="none" w:sz="0" w:space="0" w:color="auto"/>
                    <w:right w:val="none" w:sz="0" w:space="0" w:color="auto"/>
                  </w:divBdr>
                </w:div>
                <w:div w:id="1404832948">
                  <w:marLeft w:val="0"/>
                  <w:marRight w:val="0"/>
                  <w:marTop w:val="0"/>
                  <w:marBottom w:val="0"/>
                  <w:divBdr>
                    <w:top w:val="none" w:sz="0" w:space="0" w:color="auto"/>
                    <w:left w:val="none" w:sz="0" w:space="0" w:color="auto"/>
                    <w:bottom w:val="none" w:sz="0" w:space="0" w:color="auto"/>
                    <w:right w:val="none" w:sz="0" w:space="0" w:color="auto"/>
                  </w:divBdr>
                </w:div>
                <w:div w:id="1406950055">
                  <w:marLeft w:val="0"/>
                  <w:marRight w:val="0"/>
                  <w:marTop w:val="0"/>
                  <w:marBottom w:val="0"/>
                  <w:divBdr>
                    <w:top w:val="none" w:sz="0" w:space="0" w:color="auto"/>
                    <w:left w:val="none" w:sz="0" w:space="0" w:color="auto"/>
                    <w:bottom w:val="none" w:sz="0" w:space="0" w:color="auto"/>
                    <w:right w:val="none" w:sz="0" w:space="0" w:color="auto"/>
                  </w:divBdr>
                </w:div>
                <w:div w:id="1408577648">
                  <w:marLeft w:val="0"/>
                  <w:marRight w:val="0"/>
                  <w:marTop w:val="0"/>
                  <w:marBottom w:val="0"/>
                  <w:divBdr>
                    <w:top w:val="none" w:sz="0" w:space="0" w:color="auto"/>
                    <w:left w:val="none" w:sz="0" w:space="0" w:color="auto"/>
                    <w:bottom w:val="none" w:sz="0" w:space="0" w:color="auto"/>
                    <w:right w:val="none" w:sz="0" w:space="0" w:color="auto"/>
                  </w:divBdr>
                </w:div>
                <w:div w:id="1412238665">
                  <w:marLeft w:val="0"/>
                  <w:marRight w:val="0"/>
                  <w:marTop w:val="0"/>
                  <w:marBottom w:val="0"/>
                  <w:divBdr>
                    <w:top w:val="none" w:sz="0" w:space="0" w:color="auto"/>
                    <w:left w:val="none" w:sz="0" w:space="0" w:color="auto"/>
                    <w:bottom w:val="none" w:sz="0" w:space="0" w:color="auto"/>
                    <w:right w:val="none" w:sz="0" w:space="0" w:color="auto"/>
                  </w:divBdr>
                </w:div>
                <w:div w:id="1425227779">
                  <w:marLeft w:val="0"/>
                  <w:marRight w:val="0"/>
                  <w:marTop w:val="0"/>
                  <w:marBottom w:val="0"/>
                  <w:divBdr>
                    <w:top w:val="none" w:sz="0" w:space="0" w:color="auto"/>
                    <w:left w:val="none" w:sz="0" w:space="0" w:color="auto"/>
                    <w:bottom w:val="none" w:sz="0" w:space="0" w:color="auto"/>
                    <w:right w:val="none" w:sz="0" w:space="0" w:color="auto"/>
                  </w:divBdr>
                </w:div>
                <w:div w:id="1425806430">
                  <w:marLeft w:val="0"/>
                  <w:marRight w:val="0"/>
                  <w:marTop w:val="0"/>
                  <w:marBottom w:val="0"/>
                  <w:divBdr>
                    <w:top w:val="none" w:sz="0" w:space="0" w:color="auto"/>
                    <w:left w:val="none" w:sz="0" w:space="0" w:color="auto"/>
                    <w:bottom w:val="none" w:sz="0" w:space="0" w:color="auto"/>
                    <w:right w:val="none" w:sz="0" w:space="0" w:color="auto"/>
                  </w:divBdr>
                </w:div>
                <w:div w:id="1440760075">
                  <w:marLeft w:val="0"/>
                  <w:marRight w:val="0"/>
                  <w:marTop w:val="0"/>
                  <w:marBottom w:val="0"/>
                  <w:divBdr>
                    <w:top w:val="none" w:sz="0" w:space="0" w:color="auto"/>
                    <w:left w:val="none" w:sz="0" w:space="0" w:color="auto"/>
                    <w:bottom w:val="none" w:sz="0" w:space="0" w:color="auto"/>
                    <w:right w:val="none" w:sz="0" w:space="0" w:color="auto"/>
                  </w:divBdr>
                </w:div>
                <w:div w:id="1468161545">
                  <w:marLeft w:val="0"/>
                  <w:marRight w:val="0"/>
                  <w:marTop w:val="0"/>
                  <w:marBottom w:val="0"/>
                  <w:divBdr>
                    <w:top w:val="none" w:sz="0" w:space="0" w:color="auto"/>
                    <w:left w:val="none" w:sz="0" w:space="0" w:color="auto"/>
                    <w:bottom w:val="none" w:sz="0" w:space="0" w:color="auto"/>
                    <w:right w:val="none" w:sz="0" w:space="0" w:color="auto"/>
                  </w:divBdr>
                </w:div>
                <w:div w:id="1510171833">
                  <w:marLeft w:val="0"/>
                  <w:marRight w:val="0"/>
                  <w:marTop w:val="0"/>
                  <w:marBottom w:val="0"/>
                  <w:divBdr>
                    <w:top w:val="none" w:sz="0" w:space="0" w:color="auto"/>
                    <w:left w:val="none" w:sz="0" w:space="0" w:color="auto"/>
                    <w:bottom w:val="none" w:sz="0" w:space="0" w:color="auto"/>
                    <w:right w:val="none" w:sz="0" w:space="0" w:color="auto"/>
                  </w:divBdr>
                </w:div>
                <w:div w:id="1532953470">
                  <w:marLeft w:val="0"/>
                  <w:marRight w:val="0"/>
                  <w:marTop w:val="0"/>
                  <w:marBottom w:val="0"/>
                  <w:divBdr>
                    <w:top w:val="none" w:sz="0" w:space="0" w:color="auto"/>
                    <w:left w:val="none" w:sz="0" w:space="0" w:color="auto"/>
                    <w:bottom w:val="none" w:sz="0" w:space="0" w:color="auto"/>
                    <w:right w:val="none" w:sz="0" w:space="0" w:color="auto"/>
                  </w:divBdr>
                </w:div>
                <w:div w:id="1537307164">
                  <w:marLeft w:val="0"/>
                  <w:marRight w:val="0"/>
                  <w:marTop w:val="0"/>
                  <w:marBottom w:val="0"/>
                  <w:divBdr>
                    <w:top w:val="none" w:sz="0" w:space="0" w:color="auto"/>
                    <w:left w:val="none" w:sz="0" w:space="0" w:color="auto"/>
                    <w:bottom w:val="none" w:sz="0" w:space="0" w:color="auto"/>
                    <w:right w:val="none" w:sz="0" w:space="0" w:color="auto"/>
                  </w:divBdr>
                </w:div>
                <w:div w:id="1544948348">
                  <w:marLeft w:val="0"/>
                  <w:marRight w:val="0"/>
                  <w:marTop w:val="0"/>
                  <w:marBottom w:val="0"/>
                  <w:divBdr>
                    <w:top w:val="none" w:sz="0" w:space="0" w:color="auto"/>
                    <w:left w:val="none" w:sz="0" w:space="0" w:color="auto"/>
                    <w:bottom w:val="none" w:sz="0" w:space="0" w:color="auto"/>
                    <w:right w:val="none" w:sz="0" w:space="0" w:color="auto"/>
                  </w:divBdr>
                </w:div>
                <w:div w:id="1552158706">
                  <w:marLeft w:val="0"/>
                  <w:marRight w:val="0"/>
                  <w:marTop w:val="0"/>
                  <w:marBottom w:val="0"/>
                  <w:divBdr>
                    <w:top w:val="none" w:sz="0" w:space="0" w:color="auto"/>
                    <w:left w:val="none" w:sz="0" w:space="0" w:color="auto"/>
                    <w:bottom w:val="none" w:sz="0" w:space="0" w:color="auto"/>
                    <w:right w:val="none" w:sz="0" w:space="0" w:color="auto"/>
                  </w:divBdr>
                </w:div>
                <w:div w:id="1557012223">
                  <w:marLeft w:val="0"/>
                  <w:marRight w:val="0"/>
                  <w:marTop w:val="0"/>
                  <w:marBottom w:val="0"/>
                  <w:divBdr>
                    <w:top w:val="none" w:sz="0" w:space="0" w:color="auto"/>
                    <w:left w:val="none" w:sz="0" w:space="0" w:color="auto"/>
                    <w:bottom w:val="none" w:sz="0" w:space="0" w:color="auto"/>
                    <w:right w:val="none" w:sz="0" w:space="0" w:color="auto"/>
                  </w:divBdr>
                </w:div>
                <w:div w:id="1562715482">
                  <w:marLeft w:val="0"/>
                  <w:marRight w:val="0"/>
                  <w:marTop w:val="0"/>
                  <w:marBottom w:val="0"/>
                  <w:divBdr>
                    <w:top w:val="none" w:sz="0" w:space="0" w:color="auto"/>
                    <w:left w:val="none" w:sz="0" w:space="0" w:color="auto"/>
                    <w:bottom w:val="none" w:sz="0" w:space="0" w:color="auto"/>
                    <w:right w:val="none" w:sz="0" w:space="0" w:color="auto"/>
                  </w:divBdr>
                </w:div>
                <w:div w:id="1597518247">
                  <w:marLeft w:val="0"/>
                  <w:marRight w:val="0"/>
                  <w:marTop w:val="0"/>
                  <w:marBottom w:val="0"/>
                  <w:divBdr>
                    <w:top w:val="none" w:sz="0" w:space="0" w:color="auto"/>
                    <w:left w:val="none" w:sz="0" w:space="0" w:color="auto"/>
                    <w:bottom w:val="none" w:sz="0" w:space="0" w:color="auto"/>
                    <w:right w:val="none" w:sz="0" w:space="0" w:color="auto"/>
                  </w:divBdr>
                </w:div>
                <w:div w:id="1606501051">
                  <w:marLeft w:val="0"/>
                  <w:marRight w:val="0"/>
                  <w:marTop w:val="0"/>
                  <w:marBottom w:val="0"/>
                  <w:divBdr>
                    <w:top w:val="none" w:sz="0" w:space="0" w:color="auto"/>
                    <w:left w:val="none" w:sz="0" w:space="0" w:color="auto"/>
                    <w:bottom w:val="none" w:sz="0" w:space="0" w:color="auto"/>
                    <w:right w:val="none" w:sz="0" w:space="0" w:color="auto"/>
                  </w:divBdr>
                </w:div>
                <w:div w:id="1641379454">
                  <w:marLeft w:val="0"/>
                  <w:marRight w:val="0"/>
                  <w:marTop w:val="0"/>
                  <w:marBottom w:val="0"/>
                  <w:divBdr>
                    <w:top w:val="none" w:sz="0" w:space="0" w:color="auto"/>
                    <w:left w:val="none" w:sz="0" w:space="0" w:color="auto"/>
                    <w:bottom w:val="none" w:sz="0" w:space="0" w:color="auto"/>
                    <w:right w:val="none" w:sz="0" w:space="0" w:color="auto"/>
                  </w:divBdr>
                </w:div>
                <w:div w:id="1650014580">
                  <w:marLeft w:val="0"/>
                  <w:marRight w:val="0"/>
                  <w:marTop w:val="0"/>
                  <w:marBottom w:val="0"/>
                  <w:divBdr>
                    <w:top w:val="none" w:sz="0" w:space="0" w:color="auto"/>
                    <w:left w:val="none" w:sz="0" w:space="0" w:color="auto"/>
                    <w:bottom w:val="none" w:sz="0" w:space="0" w:color="auto"/>
                    <w:right w:val="none" w:sz="0" w:space="0" w:color="auto"/>
                  </w:divBdr>
                </w:div>
                <w:div w:id="1660040845">
                  <w:marLeft w:val="0"/>
                  <w:marRight w:val="0"/>
                  <w:marTop w:val="0"/>
                  <w:marBottom w:val="0"/>
                  <w:divBdr>
                    <w:top w:val="none" w:sz="0" w:space="0" w:color="auto"/>
                    <w:left w:val="none" w:sz="0" w:space="0" w:color="auto"/>
                    <w:bottom w:val="none" w:sz="0" w:space="0" w:color="auto"/>
                    <w:right w:val="none" w:sz="0" w:space="0" w:color="auto"/>
                  </w:divBdr>
                </w:div>
                <w:div w:id="1661033046">
                  <w:marLeft w:val="0"/>
                  <w:marRight w:val="0"/>
                  <w:marTop w:val="0"/>
                  <w:marBottom w:val="0"/>
                  <w:divBdr>
                    <w:top w:val="none" w:sz="0" w:space="0" w:color="auto"/>
                    <w:left w:val="none" w:sz="0" w:space="0" w:color="auto"/>
                    <w:bottom w:val="none" w:sz="0" w:space="0" w:color="auto"/>
                    <w:right w:val="none" w:sz="0" w:space="0" w:color="auto"/>
                  </w:divBdr>
                </w:div>
                <w:div w:id="1669405218">
                  <w:marLeft w:val="0"/>
                  <w:marRight w:val="0"/>
                  <w:marTop w:val="0"/>
                  <w:marBottom w:val="0"/>
                  <w:divBdr>
                    <w:top w:val="none" w:sz="0" w:space="0" w:color="auto"/>
                    <w:left w:val="none" w:sz="0" w:space="0" w:color="auto"/>
                    <w:bottom w:val="none" w:sz="0" w:space="0" w:color="auto"/>
                    <w:right w:val="none" w:sz="0" w:space="0" w:color="auto"/>
                  </w:divBdr>
                </w:div>
                <w:div w:id="1678120547">
                  <w:marLeft w:val="0"/>
                  <w:marRight w:val="0"/>
                  <w:marTop w:val="0"/>
                  <w:marBottom w:val="0"/>
                  <w:divBdr>
                    <w:top w:val="none" w:sz="0" w:space="0" w:color="auto"/>
                    <w:left w:val="none" w:sz="0" w:space="0" w:color="auto"/>
                    <w:bottom w:val="none" w:sz="0" w:space="0" w:color="auto"/>
                    <w:right w:val="none" w:sz="0" w:space="0" w:color="auto"/>
                  </w:divBdr>
                </w:div>
                <w:div w:id="1682274482">
                  <w:marLeft w:val="0"/>
                  <w:marRight w:val="0"/>
                  <w:marTop w:val="0"/>
                  <w:marBottom w:val="0"/>
                  <w:divBdr>
                    <w:top w:val="none" w:sz="0" w:space="0" w:color="auto"/>
                    <w:left w:val="none" w:sz="0" w:space="0" w:color="auto"/>
                    <w:bottom w:val="none" w:sz="0" w:space="0" w:color="auto"/>
                    <w:right w:val="none" w:sz="0" w:space="0" w:color="auto"/>
                  </w:divBdr>
                </w:div>
                <w:div w:id="1687512760">
                  <w:marLeft w:val="0"/>
                  <w:marRight w:val="0"/>
                  <w:marTop w:val="0"/>
                  <w:marBottom w:val="0"/>
                  <w:divBdr>
                    <w:top w:val="none" w:sz="0" w:space="0" w:color="auto"/>
                    <w:left w:val="none" w:sz="0" w:space="0" w:color="auto"/>
                    <w:bottom w:val="none" w:sz="0" w:space="0" w:color="auto"/>
                    <w:right w:val="none" w:sz="0" w:space="0" w:color="auto"/>
                  </w:divBdr>
                </w:div>
                <w:div w:id="1695376274">
                  <w:marLeft w:val="0"/>
                  <w:marRight w:val="0"/>
                  <w:marTop w:val="0"/>
                  <w:marBottom w:val="0"/>
                  <w:divBdr>
                    <w:top w:val="none" w:sz="0" w:space="0" w:color="auto"/>
                    <w:left w:val="none" w:sz="0" w:space="0" w:color="auto"/>
                    <w:bottom w:val="none" w:sz="0" w:space="0" w:color="auto"/>
                    <w:right w:val="none" w:sz="0" w:space="0" w:color="auto"/>
                  </w:divBdr>
                </w:div>
                <w:div w:id="1703244216">
                  <w:marLeft w:val="0"/>
                  <w:marRight w:val="0"/>
                  <w:marTop w:val="0"/>
                  <w:marBottom w:val="0"/>
                  <w:divBdr>
                    <w:top w:val="none" w:sz="0" w:space="0" w:color="auto"/>
                    <w:left w:val="none" w:sz="0" w:space="0" w:color="auto"/>
                    <w:bottom w:val="none" w:sz="0" w:space="0" w:color="auto"/>
                    <w:right w:val="none" w:sz="0" w:space="0" w:color="auto"/>
                  </w:divBdr>
                </w:div>
                <w:div w:id="1708680513">
                  <w:marLeft w:val="0"/>
                  <w:marRight w:val="0"/>
                  <w:marTop w:val="0"/>
                  <w:marBottom w:val="0"/>
                  <w:divBdr>
                    <w:top w:val="none" w:sz="0" w:space="0" w:color="auto"/>
                    <w:left w:val="none" w:sz="0" w:space="0" w:color="auto"/>
                    <w:bottom w:val="none" w:sz="0" w:space="0" w:color="auto"/>
                    <w:right w:val="none" w:sz="0" w:space="0" w:color="auto"/>
                  </w:divBdr>
                </w:div>
                <w:div w:id="1709866782">
                  <w:marLeft w:val="0"/>
                  <w:marRight w:val="0"/>
                  <w:marTop w:val="0"/>
                  <w:marBottom w:val="0"/>
                  <w:divBdr>
                    <w:top w:val="none" w:sz="0" w:space="0" w:color="auto"/>
                    <w:left w:val="none" w:sz="0" w:space="0" w:color="auto"/>
                    <w:bottom w:val="none" w:sz="0" w:space="0" w:color="auto"/>
                    <w:right w:val="none" w:sz="0" w:space="0" w:color="auto"/>
                  </w:divBdr>
                </w:div>
                <w:div w:id="1732919950">
                  <w:marLeft w:val="0"/>
                  <w:marRight w:val="0"/>
                  <w:marTop w:val="0"/>
                  <w:marBottom w:val="0"/>
                  <w:divBdr>
                    <w:top w:val="none" w:sz="0" w:space="0" w:color="auto"/>
                    <w:left w:val="none" w:sz="0" w:space="0" w:color="auto"/>
                    <w:bottom w:val="none" w:sz="0" w:space="0" w:color="auto"/>
                    <w:right w:val="none" w:sz="0" w:space="0" w:color="auto"/>
                  </w:divBdr>
                </w:div>
                <w:div w:id="1738936038">
                  <w:marLeft w:val="0"/>
                  <w:marRight w:val="0"/>
                  <w:marTop w:val="0"/>
                  <w:marBottom w:val="0"/>
                  <w:divBdr>
                    <w:top w:val="none" w:sz="0" w:space="0" w:color="auto"/>
                    <w:left w:val="none" w:sz="0" w:space="0" w:color="auto"/>
                    <w:bottom w:val="none" w:sz="0" w:space="0" w:color="auto"/>
                    <w:right w:val="none" w:sz="0" w:space="0" w:color="auto"/>
                  </w:divBdr>
                </w:div>
                <w:div w:id="1741564150">
                  <w:marLeft w:val="0"/>
                  <w:marRight w:val="0"/>
                  <w:marTop w:val="0"/>
                  <w:marBottom w:val="0"/>
                  <w:divBdr>
                    <w:top w:val="none" w:sz="0" w:space="0" w:color="auto"/>
                    <w:left w:val="none" w:sz="0" w:space="0" w:color="auto"/>
                    <w:bottom w:val="none" w:sz="0" w:space="0" w:color="auto"/>
                    <w:right w:val="none" w:sz="0" w:space="0" w:color="auto"/>
                  </w:divBdr>
                </w:div>
                <w:div w:id="1760444464">
                  <w:marLeft w:val="0"/>
                  <w:marRight w:val="0"/>
                  <w:marTop w:val="0"/>
                  <w:marBottom w:val="0"/>
                  <w:divBdr>
                    <w:top w:val="none" w:sz="0" w:space="0" w:color="auto"/>
                    <w:left w:val="none" w:sz="0" w:space="0" w:color="auto"/>
                    <w:bottom w:val="none" w:sz="0" w:space="0" w:color="auto"/>
                    <w:right w:val="none" w:sz="0" w:space="0" w:color="auto"/>
                  </w:divBdr>
                </w:div>
                <w:div w:id="1768963334">
                  <w:marLeft w:val="0"/>
                  <w:marRight w:val="0"/>
                  <w:marTop w:val="0"/>
                  <w:marBottom w:val="0"/>
                  <w:divBdr>
                    <w:top w:val="none" w:sz="0" w:space="0" w:color="auto"/>
                    <w:left w:val="none" w:sz="0" w:space="0" w:color="auto"/>
                    <w:bottom w:val="none" w:sz="0" w:space="0" w:color="auto"/>
                    <w:right w:val="none" w:sz="0" w:space="0" w:color="auto"/>
                  </w:divBdr>
                </w:div>
                <w:div w:id="1777360883">
                  <w:marLeft w:val="0"/>
                  <w:marRight w:val="0"/>
                  <w:marTop w:val="0"/>
                  <w:marBottom w:val="0"/>
                  <w:divBdr>
                    <w:top w:val="none" w:sz="0" w:space="0" w:color="auto"/>
                    <w:left w:val="none" w:sz="0" w:space="0" w:color="auto"/>
                    <w:bottom w:val="none" w:sz="0" w:space="0" w:color="auto"/>
                    <w:right w:val="none" w:sz="0" w:space="0" w:color="auto"/>
                  </w:divBdr>
                </w:div>
                <w:div w:id="1780566775">
                  <w:marLeft w:val="0"/>
                  <w:marRight w:val="0"/>
                  <w:marTop w:val="0"/>
                  <w:marBottom w:val="0"/>
                  <w:divBdr>
                    <w:top w:val="none" w:sz="0" w:space="0" w:color="auto"/>
                    <w:left w:val="none" w:sz="0" w:space="0" w:color="auto"/>
                    <w:bottom w:val="none" w:sz="0" w:space="0" w:color="auto"/>
                    <w:right w:val="none" w:sz="0" w:space="0" w:color="auto"/>
                  </w:divBdr>
                </w:div>
                <w:div w:id="1781875957">
                  <w:marLeft w:val="0"/>
                  <w:marRight w:val="0"/>
                  <w:marTop w:val="0"/>
                  <w:marBottom w:val="0"/>
                  <w:divBdr>
                    <w:top w:val="none" w:sz="0" w:space="0" w:color="auto"/>
                    <w:left w:val="none" w:sz="0" w:space="0" w:color="auto"/>
                    <w:bottom w:val="none" w:sz="0" w:space="0" w:color="auto"/>
                    <w:right w:val="none" w:sz="0" w:space="0" w:color="auto"/>
                  </w:divBdr>
                </w:div>
                <w:div w:id="1783958677">
                  <w:marLeft w:val="0"/>
                  <w:marRight w:val="0"/>
                  <w:marTop w:val="0"/>
                  <w:marBottom w:val="0"/>
                  <w:divBdr>
                    <w:top w:val="none" w:sz="0" w:space="0" w:color="auto"/>
                    <w:left w:val="none" w:sz="0" w:space="0" w:color="auto"/>
                    <w:bottom w:val="none" w:sz="0" w:space="0" w:color="auto"/>
                    <w:right w:val="none" w:sz="0" w:space="0" w:color="auto"/>
                  </w:divBdr>
                </w:div>
                <w:div w:id="1784614181">
                  <w:marLeft w:val="0"/>
                  <w:marRight w:val="0"/>
                  <w:marTop w:val="0"/>
                  <w:marBottom w:val="0"/>
                  <w:divBdr>
                    <w:top w:val="none" w:sz="0" w:space="0" w:color="auto"/>
                    <w:left w:val="none" w:sz="0" w:space="0" w:color="auto"/>
                    <w:bottom w:val="none" w:sz="0" w:space="0" w:color="auto"/>
                    <w:right w:val="none" w:sz="0" w:space="0" w:color="auto"/>
                  </w:divBdr>
                </w:div>
                <w:div w:id="1791123451">
                  <w:marLeft w:val="0"/>
                  <w:marRight w:val="0"/>
                  <w:marTop w:val="0"/>
                  <w:marBottom w:val="0"/>
                  <w:divBdr>
                    <w:top w:val="none" w:sz="0" w:space="0" w:color="auto"/>
                    <w:left w:val="none" w:sz="0" w:space="0" w:color="auto"/>
                    <w:bottom w:val="none" w:sz="0" w:space="0" w:color="auto"/>
                    <w:right w:val="none" w:sz="0" w:space="0" w:color="auto"/>
                  </w:divBdr>
                </w:div>
                <w:div w:id="1814179316">
                  <w:marLeft w:val="0"/>
                  <w:marRight w:val="0"/>
                  <w:marTop w:val="0"/>
                  <w:marBottom w:val="0"/>
                  <w:divBdr>
                    <w:top w:val="none" w:sz="0" w:space="0" w:color="auto"/>
                    <w:left w:val="none" w:sz="0" w:space="0" w:color="auto"/>
                    <w:bottom w:val="none" w:sz="0" w:space="0" w:color="auto"/>
                    <w:right w:val="none" w:sz="0" w:space="0" w:color="auto"/>
                  </w:divBdr>
                </w:div>
                <w:div w:id="1824544749">
                  <w:marLeft w:val="0"/>
                  <w:marRight w:val="0"/>
                  <w:marTop w:val="0"/>
                  <w:marBottom w:val="0"/>
                  <w:divBdr>
                    <w:top w:val="none" w:sz="0" w:space="0" w:color="auto"/>
                    <w:left w:val="none" w:sz="0" w:space="0" w:color="auto"/>
                    <w:bottom w:val="none" w:sz="0" w:space="0" w:color="auto"/>
                    <w:right w:val="none" w:sz="0" w:space="0" w:color="auto"/>
                  </w:divBdr>
                </w:div>
                <w:div w:id="1831173017">
                  <w:marLeft w:val="0"/>
                  <w:marRight w:val="0"/>
                  <w:marTop w:val="0"/>
                  <w:marBottom w:val="0"/>
                  <w:divBdr>
                    <w:top w:val="none" w:sz="0" w:space="0" w:color="auto"/>
                    <w:left w:val="none" w:sz="0" w:space="0" w:color="auto"/>
                    <w:bottom w:val="none" w:sz="0" w:space="0" w:color="auto"/>
                    <w:right w:val="none" w:sz="0" w:space="0" w:color="auto"/>
                  </w:divBdr>
                </w:div>
                <w:div w:id="1840271133">
                  <w:marLeft w:val="0"/>
                  <w:marRight w:val="0"/>
                  <w:marTop w:val="0"/>
                  <w:marBottom w:val="0"/>
                  <w:divBdr>
                    <w:top w:val="none" w:sz="0" w:space="0" w:color="auto"/>
                    <w:left w:val="none" w:sz="0" w:space="0" w:color="auto"/>
                    <w:bottom w:val="none" w:sz="0" w:space="0" w:color="auto"/>
                    <w:right w:val="none" w:sz="0" w:space="0" w:color="auto"/>
                  </w:divBdr>
                </w:div>
                <w:div w:id="1852841605">
                  <w:marLeft w:val="0"/>
                  <w:marRight w:val="0"/>
                  <w:marTop w:val="0"/>
                  <w:marBottom w:val="0"/>
                  <w:divBdr>
                    <w:top w:val="none" w:sz="0" w:space="0" w:color="auto"/>
                    <w:left w:val="none" w:sz="0" w:space="0" w:color="auto"/>
                    <w:bottom w:val="none" w:sz="0" w:space="0" w:color="auto"/>
                    <w:right w:val="none" w:sz="0" w:space="0" w:color="auto"/>
                  </w:divBdr>
                </w:div>
                <w:div w:id="1854299270">
                  <w:marLeft w:val="0"/>
                  <w:marRight w:val="0"/>
                  <w:marTop w:val="0"/>
                  <w:marBottom w:val="0"/>
                  <w:divBdr>
                    <w:top w:val="none" w:sz="0" w:space="0" w:color="auto"/>
                    <w:left w:val="none" w:sz="0" w:space="0" w:color="auto"/>
                    <w:bottom w:val="none" w:sz="0" w:space="0" w:color="auto"/>
                    <w:right w:val="none" w:sz="0" w:space="0" w:color="auto"/>
                  </w:divBdr>
                </w:div>
                <w:div w:id="1854878878">
                  <w:marLeft w:val="0"/>
                  <w:marRight w:val="0"/>
                  <w:marTop w:val="0"/>
                  <w:marBottom w:val="0"/>
                  <w:divBdr>
                    <w:top w:val="none" w:sz="0" w:space="0" w:color="auto"/>
                    <w:left w:val="none" w:sz="0" w:space="0" w:color="auto"/>
                    <w:bottom w:val="none" w:sz="0" w:space="0" w:color="auto"/>
                    <w:right w:val="none" w:sz="0" w:space="0" w:color="auto"/>
                  </w:divBdr>
                </w:div>
                <w:div w:id="1857228146">
                  <w:marLeft w:val="0"/>
                  <w:marRight w:val="0"/>
                  <w:marTop w:val="0"/>
                  <w:marBottom w:val="0"/>
                  <w:divBdr>
                    <w:top w:val="none" w:sz="0" w:space="0" w:color="auto"/>
                    <w:left w:val="none" w:sz="0" w:space="0" w:color="auto"/>
                    <w:bottom w:val="none" w:sz="0" w:space="0" w:color="auto"/>
                    <w:right w:val="none" w:sz="0" w:space="0" w:color="auto"/>
                  </w:divBdr>
                </w:div>
                <w:div w:id="1868370096">
                  <w:marLeft w:val="0"/>
                  <w:marRight w:val="0"/>
                  <w:marTop w:val="0"/>
                  <w:marBottom w:val="0"/>
                  <w:divBdr>
                    <w:top w:val="none" w:sz="0" w:space="0" w:color="auto"/>
                    <w:left w:val="none" w:sz="0" w:space="0" w:color="auto"/>
                    <w:bottom w:val="none" w:sz="0" w:space="0" w:color="auto"/>
                    <w:right w:val="none" w:sz="0" w:space="0" w:color="auto"/>
                  </w:divBdr>
                </w:div>
                <w:div w:id="1871334930">
                  <w:marLeft w:val="0"/>
                  <w:marRight w:val="0"/>
                  <w:marTop w:val="0"/>
                  <w:marBottom w:val="0"/>
                  <w:divBdr>
                    <w:top w:val="none" w:sz="0" w:space="0" w:color="auto"/>
                    <w:left w:val="none" w:sz="0" w:space="0" w:color="auto"/>
                    <w:bottom w:val="none" w:sz="0" w:space="0" w:color="auto"/>
                    <w:right w:val="none" w:sz="0" w:space="0" w:color="auto"/>
                  </w:divBdr>
                </w:div>
                <w:div w:id="1877152906">
                  <w:marLeft w:val="0"/>
                  <w:marRight w:val="0"/>
                  <w:marTop w:val="0"/>
                  <w:marBottom w:val="0"/>
                  <w:divBdr>
                    <w:top w:val="none" w:sz="0" w:space="0" w:color="auto"/>
                    <w:left w:val="none" w:sz="0" w:space="0" w:color="auto"/>
                    <w:bottom w:val="none" w:sz="0" w:space="0" w:color="auto"/>
                    <w:right w:val="none" w:sz="0" w:space="0" w:color="auto"/>
                  </w:divBdr>
                </w:div>
                <w:div w:id="1912084073">
                  <w:marLeft w:val="0"/>
                  <w:marRight w:val="0"/>
                  <w:marTop w:val="0"/>
                  <w:marBottom w:val="0"/>
                  <w:divBdr>
                    <w:top w:val="none" w:sz="0" w:space="0" w:color="auto"/>
                    <w:left w:val="none" w:sz="0" w:space="0" w:color="auto"/>
                    <w:bottom w:val="none" w:sz="0" w:space="0" w:color="auto"/>
                    <w:right w:val="none" w:sz="0" w:space="0" w:color="auto"/>
                  </w:divBdr>
                </w:div>
                <w:div w:id="1918400811">
                  <w:marLeft w:val="0"/>
                  <w:marRight w:val="0"/>
                  <w:marTop w:val="0"/>
                  <w:marBottom w:val="0"/>
                  <w:divBdr>
                    <w:top w:val="none" w:sz="0" w:space="0" w:color="auto"/>
                    <w:left w:val="none" w:sz="0" w:space="0" w:color="auto"/>
                    <w:bottom w:val="none" w:sz="0" w:space="0" w:color="auto"/>
                    <w:right w:val="none" w:sz="0" w:space="0" w:color="auto"/>
                  </w:divBdr>
                </w:div>
                <w:div w:id="1919293090">
                  <w:marLeft w:val="0"/>
                  <w:marRight w:val="0"/>
                  <w:marTop w:val="0"/>
                  <w:marBottom w:val="0"/>
                  <w:divBdr>
                    <w:top w:val="none" w:sz="0" w:space="0" w:color="auto"/>
                    <w:left w:val="none" w:sz="0" w:space="0" w:color="auto"/>
                    <w:bottom w:val="none" w:sz="0" w:space="0" w:color="auto"/>
                    <w:right w:val="none" w:sz="0" w:space="0" w:color="auto"/>
                  </w:divBdr>
                </w:div>
                <w:div w:id="1942182095">
                  <w:marLeft w:val="0"/>
                  <w:marRight w:val="0"/>
                  <w:marTop w:val="0"/>
                  <w:marBottom w:val="0"/>
                  <w:divBdr>
                    <w:top w:val="none" w:sz="0" w:space="0" w:color="auto"/>
                    <w:left w:val="none" w:sz="0" w:space="0" w:color="auto"/>
                    <w:bottom w:val="none" w:sz="0" w:space="0" w:color="auto"/>
                    <w:right w:val="none" w:sz="0" w:space="0" w:color="auto"/>
                  </w:divBdr>
                </w:div>
                <w:div w:id="1956398979">
                  <w:marLeft w:val="0"/>
                  <w:marRight w:val="0"/>
                  <w:marTop w:val="0"/>
                  <w:marBottom w:val="0"/>
                  <w:divBdr>
                    <w:top w:val="none" w:sz="0" w:space="0" w:color="auto"/>
                    <w:left w:val="none" w:sz="0" w:space="0" w:color="auto"/>
                    <w:bottom w:val="none" w:sz="0" w:space="0" w:color="auto"/>
                    <w:right w:val="none" w:sz="0" w:space="0" w:color="auto"/>
                  </w:divBdr>
                </w:div>
                <w:div w:id="1959677018">
                  <w:marLeft w:val="0"/>
                  <w:marRight w:val="0"/>
                  <w:marTop w:val="0"/>
                  <w:marBottom w:val="0"/>
                  <w:divBdr>
                    <w:top w:val="none" w:sz="0" w:space="0" w:color="auto"/>
                    <w:left w:val="none" w:sz="0" w:space="0" w:color="auto"/>
                    <w:bottom w:val="none" w:sz="0" w:space="0" w:color="auto"/>
                    <w:right w:val="none" w:sz="0" w:space="0" w:color="auto"/>
                  </w:divBdr>
                </w:div>
                <w:div w:id="1986086648">
                  <w:marLeft w:val="0"/>
                  <w:marRight w:val="0"/>
                  <w:marTop w:val="0"/>
                  <w:marBottom w:val="0"/>
                  <w:divBdr>
                    <w:top w:val="none" w:sz="0" w:space="0" w:color="auto"/>
                    <w:left w:val="none" w:sz="0" w:space="0" w:color="auto"/>
                    <w:bottom w:val="none" w:sz="0" w:space="0" w:color="auto"/>
                    <w:right w:val="none" w:sz="0" w:space="0" w:color="auto"/>
                  </w:divBdr>
                </w:div>
                <w:div w:id="1992832909">
                  <w:marLeft w:val="0"/>
                  <w:marRight w:val="0"/>
                  <w:marTop w:val="0"/>
                  <w:marBottom w:val="0"/>
                  <w:divBdr>
                    <w:top w:val="none" w:sz="0" w:space="0" w:color="auto"/>
                    <w:left w:val="none" w:sz="0" w:space="0" w:color="auto"/>
                    <w:bottom w:val="none" w:sz="0" w:space="0" w:color="auto"/>
                    <w:right w:val="none" w:sz="0" w:space="0" w:color="auto"/>
                  </w:divBdr>
                </w:div>
                <w:div w:id="1993093630">
                  <w:marLeft w:val="0"/>
                  <w:marRight w:val="0"/>
                  <w:marTop w:val="0"/>
                  <w:marBottom w:val="0"/>
                  <w:divBdr>
                    <w:top w:val="none" w:sz="0" w:space="0" w:color="auto"/>
                    <w:left w:val="none" w:sz="0" w:space="0" w:color="auto"/>
                    <w:bottom w:val="none" w:sz="0" w:space="0" w:color="auto"/>
                    <w:right w:val="none" w:sz="0" w:space="0" w:color="auto"/>
                  </w:divBdr>
                </w:div>
                <w:div w:id="2014448650">
                  <w:marLeft w:val="0"/>
                  <w:marRight w:val="0"/>
                  <w:marTop w:val="0"/>
                  <w:marBottom w:val="0"/>
                  <w:divBdr>
                    <w:top w:val="none" w:sz="0" w:space="0" w:color="auto"/>
                    <w:left w:val="none" w:sz="0" w:space="0" w:color="auto"/>
                    <w:bottom w:val="none" w:sz="0" w:space="0" w:color="auto"/>
                    <w:right w:val="none" w:sz="0" w:space="0" w:color="auto"/>
                  </w:divBdr>
                </w:div>
                <w:div w:id="2033652338">
                  <w:marLeft w:val="0"/>
                  <w:marRight w:val="0"/>
                  <w:marTop w:val="0"/>
                  <w:marBottom w:val="0"/>
                  <w:divBdr>
                    <w:top w:val="none" w:sz="0" w:space="0" w:color="auto"/>
                    <w:left w:val="none" w:sz="0" w:space="0" w:color="auto"/>
                    <w:bottom w:val="none" w:sz="0" w:space="0" w:color="auto"/>
                    <w:right w:val="none" w:sz="0" w:space="0" w:color="auto"/>
                  </w:divBdr>
                </w:div>
                <w:div w:id="2050687520">
                  <w:marLeft w:val="0"/>
                  <w:marRight w:val="0"/>
                  <w:marTop w:val="0"/>
                  <w:marBottom w:val="0"/>
                  <w:divBdr>
                    <w:top w:val="none" w:sz="0" w:space="0" w:color="auto"/>
                    <w:left w:val="none" w:sz="0" w:space="0" w:color="auto"/>
                    <w:bottom w:val="none" w:sz="0" w:space="0" w:color="auto"/>
                    <w:right w:val="none" w:sz="0" w:space="0" w:color="auto"/>
                  </w:divBdr>
                </w:div>
                <w:div w:id="2056536131">
                  <w:marLeft w:val="0"/>
                  <w:marRight w:val="0"/>
                  <w:marTop w:val="0"/>
                  <w:marBottom w:val="0"/>
                  <w:divBdr>
                    <w:top w:val="none" w:sz="0" w:space="0" w:color="auto"/>
                    <w:left w:val="none" w:sz="0" w:space="0" w:color="auto"/>
                    <w:bottom w:val="none" w:sz="0" w:space="0" w:color="auto"/>
                    <w:right w:val="none" w:sz="0" w:space="0" w:color="auto"/>
                  </w:divBdr>
                </w:div>
                <w:div w:id="2078894389">
                  <w:marLeft w:val="0"/>
                  <w:marRight w:val="0"/>
                  <w:marTop w:val="0"/>
                  <w:marBottom w:val="0"/>
                  <w:divBdr>
                    <w:top w:val="none" w:sz="0" w:space="0" w:color="auto"/>
                    <w:left w:val="none" w:sz="0" w:space="0" w:color="auto"/>
                    <w:bottom w:val="none" w:sz="0" w:space="0" w:color="auto"/>
                    <w:right w:val="none" w:sz="0" w:space="0" w:color="auto"/>
                  </w:divBdr>
                </w:div>
                <w:div w:id="2079353361">
                  <w:marLeft w:val="0"/>
                  <w:marRight w:val="0"/>
                  <w:marTop w:val="0"/>
                  <w:marBottom w:val="0"/>
                  <w:divBdr>
                    <w:top w:val="none" w:sz="0" w:space="0" w:color="auto"/>
                    <w:left w:val="none" w:sz="0" w:space="0" w:color="auto"/>
                    <w:bottom w:val="none" w:sz="0" w:space="0" w:color="auto"/>
                    <w:right w:val="none" w:sz="0" w:space="0" w:color="auto"/>
                  </w:divBdr>
                </w:div>
                <w:div w:id="2099597841">
                  <w:marLeft w:val="0"/>
                  <w:marRight w:val="0"/>
                  <w:marTop w:val="0"/>
                  <w:marBottom w:val="0"/>
                  <w:divBdr>
                    <w:top w:val="none" w:sz="0" w:space="0" w:color="auto"/>
                    <w:left w:val="none" w:sz="0" w:space="0" w:color="auto"/>
                    <w:bottom w:val="none" w:sz="0" w:space="0" w:color="auto"/>
                    <w:right w:val="none" w:sz="0" w:space="0" w:color="auto"/>
                  </w:divBdr>
                </w:div>
                <w:div w:id="2103211368">
                  <w:marLeft w:val="0"/>
                  <w:marRight w:val="0"/>
                  <w:marTop w:val="0"/>
                  <w:marBottom w:val="0"/>
                  <w:divBdr>
                    <w:top w:val="none" w:sz="0" w:space="0" w:color="auto"/>
                    <w:left w:val="none" w:sz="0" w:space="0" w:color="auto"/>
                    <w:bottom w:val="none" w:sz="0" w:space="0" w:color="auto"/>
                    <w:right w:val="none" w:sz="0" w:space="0" w:color="auto"/>
                  </w:divBdr>
                </w:div>
                <w:div w:id="2114595110">
                  <w:marLeft w:val="0"/>
                  <w:marRight w:val="0"/>
                  <w:marTop w:val="0"/>
                  <w:marBottom w:val="0"/>
                  <w:divBdr>
                    <w:top w:val="none" w:sz="0" w:space="0" w:color="auto"/>
                    <w:left w:val="none" w:sz="0" w:space="0" w:color="auto"/>
                    <w:bottom w:val="none" w:sz="0" w:space="0" w:color="auto"/>
                    <w:right w:val="none" w:sz="0" w:space="0" w:color="auto"/>
                  </w:divBdr>
                </w:div>
                <w:div w:id="2133554385">
                  <w:marLeft w:val="0"/>
                  <w:marRight w:val="0"/>
                  <w:marTop w:val="0"/>
                  <w:marBottom w:val="0"/>
                  <w:divBdr>
                    <w:top w:val="none" w:sz="0" w:space="0" w:color="auto"/>
                    <w:left w:val="none" w:sz="0" w:space="0" w:color="auto"/>
                    <w:bottom w:val="none" w:sz="0" w:space="0" w:color="auto"/>
                    <w:right w:val="none" w:sz="0" w:space="0" w:color="auto"/>
                  </w:divBdr>
                </w:div>
                <w:div w:id="2137408691">
                  <w:marLeft w:val="0"/>
                  <w:marRight w:val="0"/>
                  <w:marTop w:val="0"/>
                  <w:marBottom w:val="0"/>
                  <w:divBdr>
                    <w:top w:val="none" w:sz="0" w:space="0" w:color="auto"/>
                    <w:left w:val="none" w:sz="0" w:space="0" w:color="auto"/>
                    <w:bottom w:val="none" w:sz="0" w:space="0" w:color="auto"/>
                    <w:right w:val="none" w:sz="0" w:space="0" w:color="auto"/>
                  </w:divBdr>
                </w:div>
                <w:div w:id="2139492193">
                  <w:marLeft w:val="0"/>
                  <w:marRight w:val="0"/>
                  <w:marTop w:val="0"/>
                  <w:marBottom w:val="0"/>
                  <w:divBdr>
                    <w:top w:val="none" w:sz="0" w:space="0" w:color="auto"/>
                    <w:left w:val="none" w:sz="0" w:space="0" w:color="auto"/>
                    <w:bottom w:val="none" w:sz="0" w:space="0" w:color="auto"/>
                    <w:right w:val="none" w:sz="0" w:space="0" w:color="auto"/>
                  </w:divBdr>
                </w:div>
              </w:divsChild>
            </w:div>
            <w:div w:id="382874150">
              <w:marLeft w:val="0"/>
              <w:marRight w:val="0"/>
              <w:marTop w:val="0"/>
              <w:marBottom w:val="0"/>
              <w:divBdr>
                <w:top w:val="none" w:sz="0" w:space="0" w:color="auto"/>
                <w:left w:val="none" w:sz="0" w:space="0" w:color="auto"/>
                <w:bottom w:val="none" w:sz="0" w:space="0" w:color="auto"/>
                <w:right w:val="none" w:sz="0" w:space="0" w:color="auto"/>
              </w:divBdr>
            </w:div>
            <w:div w:id="390810145">
              <w:marLeft w:val="0"/>
              <w:marRight w:val="0"/>
              <w:marTop w:val="0"/>
              <w:marBottom w:val="0"/>
              <w:divBdr>
                <w:top w:val="none" w:sz="0" w:space="0" w:color="auto"/>
                <w:left w:val="none" w:sz="0" w:space="0" w:color="auto"/>
                <w:bottom w:val="none" w:sz="0" w:space="0" w:color="auto"/>
                <w:right w:val="none" w:sz="0" w:space="0" w:color="auto"/>
              </w:divBdr>
            </w:div>
            <w:div w:id="392658144">
              <w:marLeft w:val="0"/>
              <w:marRight w:val="0"/>
              <w:marTop w:val="0"/>
              <w:marBottom w:val="0"/>
              <w:divBdr>
                <w:top w:val="none" w:sz="0" w:space="0" w:color="auto"/>
                <w:left w:val="none" w:sz="0" w:space="0" w:color="auto"/>
                <w:bottom w:val="none" w:sz="0" w:space="0" w:color="auto"/>
                <w:right w:val="none" w:sz="0" w:space="0" w:color="auto"/>
              </w:divBdr>
            </w:div>
            <w:div w:id="396706374">
              <w:marLeft w:val="0"/>
              <w:marRight w:val="0"/>
              <w:marTop w:val="0"/>
              <w:marBottom w:val="0"/>
              <w:divBdr>
                <w:top w:val="none" w:sz="0" w:space="0" w:color="auto"/>
                <w:left w:val="none" w:sz="0" w:space="0" w:color="auto"/>
                <w:bottom w:val="none" w:sz="0" w:space="0" w:color="auto"/>
                <w:right w:val="none" w:sz="0" w:space="0" w:color="auto"/>
              </w:divBdr>
            </w:div>
            <w:div w:id="401568263">
              <w:marLeft w:val="0"/>
              <w:marRight w:val="0"/>
              <w:marTop w:val="0"/>
              <w:marBottom w:val="0"/>
              <w:divBdr>
                <w:top w:val="none" w:sz="0" w:space="0" w:color="auto"/>
                <w:left w:val="none" w:sz="0" w:space="0" w:color="auto"/>
                <w:bottom w:val="none" w:sz="0" w:space="0" w:color="auto"/>
                <w:right w:val="none" w:sz="0" w:space="0" w:color="auto"/>
              </w:divBdr>
            </w:div>
            <w:div w:id="414204329">
              <w:marLeft w:val="0"/>
              <w:marRight w:val="0"/>
              <w:marTop w:val="0"/>
              <w:marBottom w:val="0"/>
              <w:divBdr>
                <w:top w:val="none" w:sz="0" w:space="0" w:color="auto"/>
                <w:left w:val="none" w:sz="0" w:space="0" w:color="auto"/>
                <w:bottom w:val="none" w:sz="0" w:space="0" w:color="auto"/>
                <w:right w:val="none" w:sz="0" w:space="0" w:color="auto"/>
              </w:divBdr>
            </w:div>
            <w:div w:id="420108075">
              <w:marLeft w:val="0"/>
              <w:marRight w:val="0"/>
              <w:marTop w:val="0"/>
              <w:marBottom w:val="0"/>
              <w:divBdr>
                <w:top w:val="none" w:sz="0" w:space="0" w:color="auto"/>
                <w:left w:val="none" w:sz="0" w:space="0" w:color="auto"/>
                <w:bottom w:val="none" w:sz="0" w:space="0" w:color="auto"/>
                <w:right w:val="none" w:sz="0" w:space="0" w:color="auto"/>
              </w:divBdr>
            </w:div>
            <w:div w:id="420561941">
              <w:marLeft w:val="0"/>
              <w:marRight w:val="0"/>
              <w:marTop w:val="0"/>
              <w:marBottom w:val="0"/>
              <w:divBdr>
                <w:top w:val="none" w:sz="0" w:space="0" w:color="auto"/>
                <w:left w:val="none" w:sz="0" w:space="0" w:color="auto"/>
                <w:bottom w:val="none" w:sz="0" w:space="0" w:color="auto"/>
                <w:right w:val="none" w:sz="0" w:space="0" w:color="auto"/>
              </w:divBdr>
            </w:div>
            <w:div w:id="426266710">
              <w:marLeft w:val="0"/>
              <w:marRight w:val="0"/>
              <w:marTop w:val="0"/>
              <w:marBottom w:val="0"/>
              <w:divBdr>
                <w:top w:val="none" w:sz="0" w:space="0" w:color="auto"/>
                <w:left w:val="none" w:sz="0" w:space="0" w:color="auto"/>
                <w:bottom w:val="none" w:sz="0" w:space="0" w:color="auto"/>
                <w:right w:val="none" w:sz="0" w:space="0" w:color="auto"/>
              </w:divBdr>
            </w:div>
            <w:div w:id="432408805">
              <w:marLeft w:val="0"/>
              <w:marRight w:val="0"/>
              <w:marTop w:val="0"/>
              <w:marBottom w:val="0"/>
              <w:divBdr>
                <w:top w:val="none" w:sz="0" w:space="0" w:color="auto"/>
                <w:left w:val="none" w:sz="0" w:space="0" w:color="auto"/>
                <w:bottom w:val="none" w:sz="0" w:space="0" w:color="auto"/>
                <w:right w:val="none" w:sz="0" w:space="0" w:color="auto"/>
              </w:divBdr>
            </w:div>
            <w:div w:id="455611305">
              <w:marLeft w:val="0"/>
              <w:marRight w:val="0"/>
              <w:marTop w:val="0"/>
              <w:marBottom w:val="0"/>
              <w:divBdr>
                <w:top w:val="none" w:sz="0" w:space="0" w:color="auto"/>
                <w:left w:val="none" w:sz="0" w:space="0" w:color="auto"/>
                <w:bottom w:val="none" w:sz="0" w:space="0" w:color="auto"/>
                <w:right w:val="none" w:sz="0" w:space="0" w:color="auto"/>
              </w:divBdr>
            </w:div>
            <w:div w:id="458568763">
              <w:marLeft w:val="0"/>
              <w:marRight w:val="0"/>
              <w:marTop w:val="0"/>
              <w:marBottom w:val="0"/>
              <w:divBdr>
                <w:top w:val="none" w:sz="0" w:space="0" w:color="auto"/>
                <w:left w:val="none" w:sz="0" w:space="0" w:color="auto"/>
                <w:bottom w:val="none" w:sz="0" w:space="0" w:color="auto"/>
                <w:right w:val="none" w:sz="0" w:space="0" w:color="auto"/>
              </w:divBdr>
            </w:div>
            <w:div w:id="461847231">
              <w:marLeft w:val="0"/>
              <w:marRight w:val="0"/>
              <w:marTop w:val="0"/>
              <w:marBottom w:val="0"/>
              <w:divBdr>
                <w:top w:val="none" w:sz="0" w:space="0" w:color="auto"/>
                <w:left w:val="none" w:sz="0" w:space="0" w:color="auto"/>
                <w:bottom w:val="none" w:sz="0" w:space="0" w:color="auto"/>
                <w:right w:val="none" w:sz="0" w:space="0" w:color="auto"/>
              </w:divBdr>
            </w:div>
            <w:div w:id="465658790">
              <w:marLeft w:val="0"/>
              <w:marRight w:val="0"/>
              <w:marTop w:val="0"/>
              <w:marBottom w:val="0"/>
              <w:divBdr>
                <w:top w:val="none" w:sz="0" w:space="0" w:color="auto"/>
                <w:left w:val="none" w:sz="0" w:space="0" w:color="auto"/>
                <w:bottom w:val="none" w:sz="0" w:space="0" w:color="auto"/>
                <w:right w:val="none" w:sz="0" w:space="0" w:color="auto"/>
              </w:divBdr>
            </w:div>
            <w:div w:id="466245073">
              <w:marLeft w:val="0"/>
              <w:marRight w:val="0"/>
              <w:marTop w:val="0"/>
              <w:marBottom w:val="0"/>
              <w:divBdr>
                <w:top w:val="none" w:sz="0" w:space="0" w:color="auto"/>
                <w:left w:val="none" w:sz="0" w:space="0" w:color="auto"/>
                <w:bottom w:val="none" w:sz="0" w:space="0" w:color="auto"/>
                <w:right w:val="none" w:sz="0" w:space="0" w:color="auto"/>
              </w:divBdr>
            </w:div>
            <w:div w:id="472524404">
              <w:marLeft w:val="0"/>
              <w:marRight w:val="0"/>
              <w:marTop w:val="0"/>
              <w:marBottom w:val="0"/>
              <w:divBdr>
                <w:top w:val="none" w:sz="0" w:space="0" w:color="auto"/>
                <w:left w:val="none" w:sz="0" w:space="0" w:color="auto"/>
                <w:bottom w:val="none" w:sz="0" w:space="0" w:color="auto"/>
                <w:right w:val="none" w:sz="0" w:space="0" w:color="auto"/>
              </w:divBdr>
            </w:div>
            <w:div w:id="472992325">
              <w:marLeft w:val="0"/>
              <w:marRight w:val="0"/>
              <w:marTop w:val="0"/>
              <w:marBottom w:val="0"/>
              <w:divBdr>
                <w:top w:val="none" w:sz="0" w:space="0" w:color="auto"/>
                <w:left w:val="none" w:sz="0" w:space="0" w:color="auto"/>
                <w:bottom w:val="none" w:sz="0" w:space="0" w:color="auto"/>
                <w:right w:val="none" w:sz="0" w:space="0" w:color="auto"/>
              </w:divBdr>
            </w:div>
            <w:div w:id="476799662">
              <w:marLeft w:val="0"/>
              <w:marRight w:val="0"/>
              <w:marTop w:val="0"/>
              <w:marBottom w:val="0"/>
              <w:divBdr>
                <w:top w:val="none" w:sz="0" w:space="0" w:color="auto"/>
                <w:left w:val="none" w:sz="0" w:space="0" w:color="auto"/>
                <w:bottom w:val="none" w:sz="0" w:space="0" w:color="auto"/>
                <w:right w:val="none" w:sz="0" w:space="0" w:color="auto"/>
              </w:divBdr>
            </w:div>
            <w:div w:id="477377983">
              <w:marLeft w:val="0"/>
              <w:marRight w:val="0"/>
              <w:marTop w:val="0"/>
              <w:marBottom w:val="0"/>
              <w:divBdr>
                <w:top w:val="none" w:sz="0" w:space="0" w:color="auto"/>
                <w:left w:val="none" w:sz="0" w:space="0" w:color="auto"/>
                <w:bottom w:val="none" w:sz="0" w:space="0" w:color="auto"/>
                <w:right w:val="none" w:sz="0" w:space="0" w:color="auto"/>
              </w:divBdr>
            </w:div>
            <w:div w:id="484398836">
              <w:marLeft w:val="0"/>
              <w:marRight w:val="0"/>
              <w:marTop w:val="0"/>
              <w:marBottom w:val="0"/>
              <w:divBdr>
                <w:top w:val="none" w:sz="0" w:space="0" w:color="auto"/>
                <w:left w:val="none" w:sz="0" w:space="0" w:color="auto"/>
                <w:bottom w:val="none" w:sz="0" w:space="0" w:color="auto"/>
                <w:right w:val="none" w:sz="0" w:space="0" w:color="auto"/>
              </w:divBdr>
            </w:div>
            <w:div w:id="484709913">
              <w:marLeft w:val="0"/>
              <w:marRight w:val="0"/>
              <w:marTop w:val="0"/>
              <w:marBottom w:val="0"/>
              <w:divBdr>
                <w:top w:val="none" w:sz="0" w:space="0" w:color="auto"/>
                <w:left w:val="none" w:sz="0" w:space="0" w:color="auto"/>
                <w:bottom w:val="none" w:sz="0" w:space="0" w:color="auto"/>
                <w:right w:val="none" w:sz="0" w:space="0" w:color="auto"/>
              </w:divBdr>
            </w:div>
            <w:div w:id="487790448">
              <w:marLeft w:val="0"/>
              <w:marRight w:val="0"/>
              <w:marTop w:val="0"/>
              <w:marBottom w:val="0"/>
              <w:divBdr>
                <w:top w:val="none" w:sz="0" w:space="0" w:color="auto"/>
                <w:left w:val="none" w:sz="0" w:space="0" w:color="auto"/>
                <w:bottom w:val="none" w:sz="0" w:space="0" w:color="auto"/>
                <w:right w:val="none" w:sz="0" w:space="0" w:color="auto"/>
              </w:divBdr>
            </w:div>
            <w:div w:id="487981640">
              <w:marLeft w:val="0"/>
              <w:marRight w:val="0"/>
              <w:marTop w:val="0"/>
              <w:marBottom w:val="0"/>
              <w:divBdr>
                <w:top w:val="none" w:sz="0" w:space="0" w:color="auto"/>
                <w:left w:val="none" w:sz="0" w:space="0" w:color="auto"/>
                <w:bottom w:val="none" w:sz="0" w:space="0" w:color="auto"/>
                <w:right w:val="none" w:sz="0" w:space="0" w:color="auto"/>
              </w:divBdr>
            </w:div>
            <w:div w:id="488785345">
              <w:marLeft w:val="0"/>
              <w:marRight w:val="0"/>
              <w:marTop w:val="0"/>
              <w:marBottom w:val="0"/>
              <w:divBdr>
                <w:top w:val="none" w:sz="0" w:space="0" w:color="auto"/>
                <w:left w:val="none" w:sz="0" w:space="0" w:color="auto"/>
                <w:bottom w:val="none" w:sz="0" w:space="0" w:color="auto"/>
                <w:right w:val="none" w:sz="0" w:space="0" w:color="auto"/>
              </w:divBdr>
            </w:div>
            <w:div w:id="494610496">
              <w:marLeft w:val="0"/>
              <w:marRight w:val="0"/>
              <w:marTop w:val="0"/>
              <w:marBottom w:val="0"/>
              <w:divBdr>
                <w:top w:val="none" w:sz="0" w:space="0" w:color="auto"/>
                <w:left w:val="none" w:sz="0" w:space="0" w:color="auto"/>
                <w:bottom w:val="none" w:sz="0" w:space="0" w:color="auto"/>
                <w:right w:val="none" w:sz="0" w:space="0" w:color="auto"/>
              </w:divBdr>
            </w:div>
            <w:div w:id="496650537">
              <w:marLeft w:val="0"/>
              <w:marRight w:val="0"/>
              <w:marTop w:val="0"/>
              <w:marBottom w:val="0"/>
              <w:divBdr>
                <w:top w:val="none" w:sz="0" w:space="0" w:color="auto"/>
                <w:left w:val="none" w:sz="0" w:space="0" w:color="auto"/>
                <w:bottom w:val="none" w:sz="0" w:space="0" w:color="auto"/>
                <w:right w:val="none" w:sz="0" w:space="0" w:color="auto"/>
              </w:divBdr>
            </w:div>
            <w:div w:id="503861184">
              <w:marLeft w:val="0"/>
              <w:marRight w:val="0"/>
              <w:marTop w:val="0"/>
              <w:marBottom w:val="0"/>
              <w:divBdr>
                <w:top w:val="none" w:sz="0" w:space="0" w:color="auto"/>
                <w:left w:val="none" w:sz="0" w:space="0" w:color="auto"/>
                <w:bottom w:val="none" w:sz="0" w:space="0" w:color="auto"/>
                <w:right w:val="none" w:sz="0" w:space="0" w:color="auto"/>
              </w:divBdr>
            </w:div>
            <w:div w:id="505825313">
              <w:marLeft w:val="0"/>
              <w:marRight w:val="0"/>
              <w:marTop w:val="0"/>
              <w:marBottom w:val="0"/>
              <w:divBdr>
                <w:top w:val="none" w:sz="0" w:space="0" w:color="auto"/>
                <w:left w:val="none" w:sz="0" w:space="0" w:color="auto"/>
                <w:bottom w:val="none" w:sz="0" w:space="0" w:color="auto"/>
                <w:right w:val="none" w:sz="0" w:space="0" w:color="auto"/>
              </w:divBdr>
            </w:div>
            <w:div w:id="510267181">
              <w:marLeft w:val="0"/>
              <w:marRight w:val="0"/>
              <w:marTop w:val="0"/>
              <w:marBottom w:val="0"/>
              <w:divBdr>
                <w:top w:val="none" w:sz="0" w:space="0" w:color="auto"/>
                <w:left w:val="none" w:sz="0" w:space="0" w:color="auto"/>
                <w:bottom w:val="none" w:sz="0" w:space="0" w:color="auto"/>
                <w:right w:val="none" w:sz="0" w:space="0" w:color="auto"/>
              </w:divBdr>
            </w:div>
            <w:div w:id="528374616">
              <w:marLeft w:val="0"/>
              <w:marRight w:val="0"/>
              <w:marTop w:val="0"/>
              <w:marBottom w:val="0"/>
              <w:divBdr>
                <w:top w:val="none" w:sz="0" w:space="0" w:color="auto"/>
                <w:left w:val="none" w:sz="0" w:space="0" w:color="auto"/>
                <w:bottom w:val="none" w:sz="0" w:space="0" w:color="auto"/>
                <w:right w:val="none" w:sz="0" w:space="0" w:color="auto"/>
              </w:divBdr>
            </w:div>
            <w:div w:id="529606434">
              <w:marLeft w:val="0"/>
              <w:marRight w:val="0"/>
              <w:marTop w:val="0"/>
              <w:marBottom w:val="0"/>
              <w:divBdr>
                <w:top w:val="none" w:sz="0" w:space="0" w:color="auto"/>
                <w:left w:val="none" w:sz="0" w:space="0" w:color="auto"/>
                <w:bottom w:val="none" w:sz="0" w:space="0" w:color="auto"/>
                <w:right w:val="none" w:sz="0" w:space="0" w:color="auto"/>
              </w:divBdr>
            </w:div>
            <w:div w:id="535967230">
              <w:marLeft w:val="0"/>
              <w:marRight w:val="0"/>
              <w:marTop w:val="0"/>
              <w:marBottom w:val="0"/>
              <w:divBdr>
                <w:top w:val="none" w:sz="0" w:space="0" w:color="auto"/>
                <w:left w:val="none" w:sz="0" w:space="0" w:color="auto"/>
                <w:bottom w:val="none" w:sz="0" w:space="0" w:color="auto"/>
                <w:right w:val="none" w:sz="0" w:space="0" w:color="auto"/>
              </w:divBdr>
            </w:div>
            <w:div w:id="541752136">
              <w:marLeft w:val="0"/>
              <w:marRight w:val="0"/>
              <w:marTop w:val="0"/>
              <w:marBottom w:val="0"/>
              <w:divBdr>
                <w:top w:val="none" w:sz="0" w:space="0" w:color="auto"/>
                <w:left w:val="none" w:sz="0" w:space="0" w:color="auto"/>
                <w:bottom w:val="none" w:sz="0" w:space="0" w:color="auto"/>
                <w:right w:val="none" w:sz="0" w:space="0" w:color="auto"/>
              </w:divBdr>
            </w:div>
            <w:div w:id="541939441">
              <w:marLeft w:val="0"/>
              <w:marRight w:val="0"/>
              <w:marTop w:val="0"/>
              <w:marBottom w:val="0"/>
              <w:divBdr>
                <w:top w:val="none" w:sz="0" w:space="0" w:color="auto"/>
                <w:left w:val="none" w:sz="0" w:space="0" w:color="auto"/>
                <w:bottom w:val="none" w:sz="0" w:space="0" w:color="auto"/>
                <w:right w:val="none" w:sz="0" w:space="0" w:color="auto"/>
              </w:divBdr>
            </w:div>
            <w:div w:id="542332501">
              <w:marLeft w:val="0"/>
              <w:marRight w:val="0"/>
              <w:marTop w:val="0"/>
              <w:marBottom w:val="0"/>
              <w:divBdr>
                <w:top w:val="none" w:sz="0" w:space="0" w:color="auto"/>
                <w:left w:val="none" w:sz="0" w:space="0" w:color="auto"/>
                <w:bottom w:val="none" w:sz="0" w:space="0" w:color="auto"/>
                <w:right w:val="none" w:sz="0" w:space="0" w:color="auto"/>
              </w:divBdr>
            </w:div>
            <w:div w:id="546374494">
              <w:marLeft w:val="0"/>
              <w:marRight w:val="0"/>
              <w:marTop w:val="0"/>
              <w:marBottom w:val="0"/>
              <w:divBdr>
                <w:top w:val="none" w:sz="0" w:space="0" w:color="auto"/>
                <w:left w:val="none" w:sz="0" w:space="0" w:color="auto"/>
                <w:bottom w:val="none" w:sz="0" w:space="0" w:color="auto"/>
                <w:right w:val="none" w:sz="0" w:space="0" w:color="auto"/>
              </w:divBdr>
            </w:div>
            <w:div w:id="551356045">
              <w:marLeft w:val="0"/>
              <w:marRight w:val="0"/>
              <w:marTop w:val="0"/>
              <w:marBottom w:val="0"/>
              <w:divBdr>
                <w:top w:val="none" w:sz="0" w:space="0" w:color="auto"/>
                <w:left w:val="none" w:sz="0" w:space="0" w:color="auto"/>
                <w:bottom w:val="none" w:sz="0" w:space="0" w:color="auto"/>
                <w:right w:val="none" w:sz="0" w:space="0" w:color="auto"/>
              </w:divBdr>
            </w:div>
            <w:div w:id="553005656">
              <w:marLeft w:val="0"/>
              <w:marRight w:val="0"/>
              <w:marTop w:val="0"/>
              <w:marBottom w:val="0"/>
              <w:divBdr>
                <w:top w:val="none" w:sz="0" w:space="0" w:color="auto"/>
                <w:left w:val="none" w:sz="0" w:space="0" w:color="auto"/>
                <w:bottom w:val="none" w:sz="0" w:space="0" w:color="auto"/>
                <w:right w:val="none" w:sz="0" w:space="0" w:color="auto"/>
              </w:divBdr>
            </w:div>
            <w:div w:id="557396821">
              <w:marLeft w:val="0"/>
              <w:marRight w:val="0"/>
              <w:marTop w:val="0"/>
              <w:marBottom w:val="0"/>
              <w:divBdr>
                <w:top w:val="none" w:sz="0" w:space="0" w:color="auto"/>
                <w:left w:val="none" w:sz="0" w:space="0" w:color="auto"/>
                <w:bottom w:val="none" w:sz="0" w:space="0" w:color="auto"/>
                <w:right w:val="none" w:sz="0" w:space="0" w:color="auto"/>
              </w:divBdr>
            </w:div>
            <w:div w:id="564803314">
              <w:marLeft w:val="0"/>
              <w:marRight w:val="0"/>
              <w:marTop w:val="0"/>
              <w:marBottom w:val="0"/>
              <w:divBdr>
                <w:top w:val="none" w:sz="0" w:space="0" w:color="auto"/>
                <w:left w:val="none" w:sz="0" w:space="0" w:color="auto"/>
                <w:bottom w:val="none" w:sz="0" w:space="0" w:color="auto"/>
                <w:right w:val="none" w:sz="0" w:space="0" w:color="auto"/>
              </w:divBdr>
            </w:div>
            <w:div w:id="565261938">
              <w:marLeft w:val="0"/>
              <w:marRight w:val="0"/>
              <w:marTop w:val="0"/>
              <w:marBottom w:val="0"/>
              <w:divBdr>
                <w:top w:val="none" w:sz="0" w:space="0" w:color="auto"/>
                <w:left w:val="none" w:sz="0" w:space="0" w:color="auto"/>
                <w:bottom w:val="none" w:sz="0" w:space="0" w:color="auto"/>
                <w:right w:val="none" w:sz="0" w:space="0" w:color="auto"/>
              </w:divBdr>
            </w:div>
            <w:div w:id="571038355">
              <w:marLeft w:val="0"/>
              <w:marRight w:val="0"/>
              <w:marTop w:val="0"/>
              <w:marBottom w:val="0"/>
              <w:divBdr>
                <w:top w:val="none" w:sz="0" w:space="0" w:color="auto"/>
                <w:left w:val="none" w:sz="0" w:space="0" w:color="auto"/>
                <w:bottom w:val="none" w:sz="0" w:space="0" w:color="auto"/>
                <w:right w:val="none" w:sz="0" w:space="0" w:color="auto"/>
              </w:divBdr>
            </w:div>
            <w:div w:id="586042267">
              <w:marLeft w:val="0"/>
              <w:marRight w:val="0"/>
              <w:marTop w:val="0"/>
              <w:marBottom w:val="0"/>
              <w:divBdr>
                <w:top w:val="none" w:sz="0" w:space="0" w:color="auto"/>
                <w:left w:val="none" w:sz="0" w:space="0" w:color="auto"/>
                <w:bottom w:val="none" w:sz="0" w:space="0" w:color="auto"/>
                <w:right w:val="none" w:sz="0" w:space="0" w:color="auto"/>
              </w:divBdr>
            </w:div>
            <w:div w:id="586424537">
              <w:marLeft w:val="0"/>
              <w:marRight w:val="0"/>
              <w:marTop w:val="0"/>
              <w:marBottom w:val="0"/>
              <w:divBdr>
                <w:top w:val="none" w:sz="0" w:space="0" w:color="auto"/>
                <w:left w:val="none" w:sz="0" w:space="0" w:color="auto"/>
                <w:bottom w:val="none" w:sz="0" w:space="0" w:color="auto"/>
                <w:right w:val="none" w:sz="0" w:space="0" w:color="auto"/>
              </w:divBdr>
            </w:div>
            <w:div w:id="593977392">
              <w:marLeft w:val="0"/>
              <w:marRight w:val="0"/>
              <w:marTop w:val="0"/>
              <w:marBottom w:val="0"/>
              <w:divBdr>
                <w:top w:val="none" w:sz="0" w:space="0" w:color="auto"/>
                <w:left w:val="none" w:sz="0" w:space="0" w:color="auto"/>
                <w:bottom w:val="none" w:sz="0" w:space="0" w:color="auto"/>
                <w:right w:val="none" w:sz="0" w:space="0" w:color="auto"/>
              </w:divBdr>
            </w:div>
            <w:div w:id="595211271">
              <w:marLeft w:val="0"/>
              <w:marRight w:val="0"/>
              <w:marTop w:val="0"/>
              <w:marBottom w:val="0"/>
              <w:divBdr>
                <w:top w:val="none" w:sz="0" w:space="0" w:color="auto"/>
                <w:left w:val="none" w:sz="0" w:space="0" w:color="auto"/>
                <w:bottom w:val="none" w:sz="0" w:space="0" w:color="auto"/>
                <w:right w:val="none" w:sz="0" w:space="0" w:color="auto"/>
              </w:divBdr>
            </w:div>
            <w:div w:id="596711686">
              <w:marLeft w:val="0"/>
              <w:marRight w:val="0"/>
              <w:marTop w:val="0"/>
              <w:marBottom w:val="0"/>
              <w:divBdr>
                <w:top w:val="none" w:sz="0" w:space="0" w:color="auto"/>
                <w:left w:val="none" w:sz="0" w:space="0" w:color="auto"/>
                <w:bottom w:val="none" w:sz="0" w:space="0" w:color="auto"/>
                <w:right w:val="none" w:sz="0" w:space="0" w:color="auto"/>
              </w:divBdr>
            </w:div>
            <w:div w:id="596714303">
              <w:marLeft w:val="0"/>
              <w:marRight w:val="0"/>
              <w:marTop w:val="0"/>
              <w:marBottom w:val="0"/>
              <w:divBdr>
                <w:top w:val="none" w:sz="0" w:space="0" w:color="auto"/>
                <w:left w:val="none" w:sz="0" w:space="0" w:color="auto"/>
                <w:bottom w:val="none" w:sz="0" w:space="0" w:color="auto"/>
                <w:right w:val="none" w:sz="0" w:space="0" w:color="auto"/>
              </w:divBdr>
            </w:div>
            <w:div w:id="599338187">
              <w:marLeft w:val="0"/>
              <w:marRight w:val="0"/>
              <w:marTop w:val="0"/>
              <w:marBottom w:val="0"/>
              <w:divBdr>
                <w:top w:val="none" w:sz="0" w:space="0" w:color="auto"/>
                <w:left w:val="none" w:sz="0" w:space="0" w:color="auto"/>
                <w:bottom w:val="none" w:sz="0" w:space="0" w:color="auto"/>
                <w:right w:val="none" w:sz="0" w:space="0" w:color="auto"/>
              </w:divBdr>
            </w:div>
            <w:div w:id="602764280">
              <w:marLeft w:val="0"/>
              <w:marRight w:val="0"/>
              <w:marTop w:val="0"/>
              <w:marBottom w:val="0"/>
              <w:divBdr>
                <w:top w:val="none" w:sz="0" w:space="0" w:color="auto"/>
                <w:left w:val="none" w:sz="0" w:space="0" w:color="auto"/>
                <w:bottom w:val="none" w:sz="0" w:space="0" w:color="auto"/>
                <w:right w:val="none" w:sz="0" w:space="0" w:color="auto"/>
              </w:divBdr>
            </w:div>
            <w:div w:id="609242821">
              <w:marLeft w:val="0"/>
              <w:marRight w:val="0"/>
              <w:marTop w:val="0"/>
              <w:marBottom w:val="0"/>
              <w:divBdr>
                <w:top w:val="none" w:sz="0" w:space="0" w:color="auto"/>
                <w:left w:val="none" w:sz="0" w:space="0" w:color="auto"/>
                <w:bottom w:val="none" w:sz="0" w:space="0" w:color="auto"/>
                <w:right w:val="none" w:sz="0" w:space="0" w:color="auto"/>
              </w:divBdr>
            </w:div>
            <w:div w:id="610211789">
              <w:marLeft w:val="0"/>
              <w:marRight w:val="0"/>
              <w:marTop w:val="0"/>
              <w:marBottom w:val="0"/>
              <w:divBdr>
                <w:top w:val="none" w:sz="0" w:space="0" w:color="auto"/>
                <w:left w:val="none" w:sz="0" w:space="0" w:color="auto"/>
                <w:bottom w:val="none" w:sz="0" w:space="0" w:color="auto"/>
                <w:right w:val="none" w:sz="0" w:space="0" w:color="auto"/>
              </w:divBdr>
            </w:div>
            <w:div w:id="616063250">
              <w:marLeft w:val="0"/>
              <w:marRight w:val="0"/>
              <w:marTop w:val="0"/>
              <w:marBottom w:val="0"/>
              <w:divBdr>
                <w:top w:val="none" w:sz="0" w:space="0" w:color="auto"/>
                <w:left w:val="none" w:sz="0" w:space="0" w:color="auto"/>
                <w:bottom w:val="none" w:sz="0" w:space="0" w:color="auto"/>
                <w:right w:val="none" w:sz="0" w:space="0" w:color="auto"/>
              </w:divBdr>
            </w:div>
            <w:div w:id="623733566">
              <w:marLeft w:val="0"/>
              <w:marRight w:val="0"/>
              <w:marTop w:val="0"/>
              <w:marBottom w:val="0"/>
              <w:divBdr>
                <w:top w:val="none" w:sz="0" w:space="0" w:color="auto"/>
                <w:left w:val="none" w:sz="0" w:space="0" w:color="auto"/>
                <w:bottom w:val="none" w:sz="0" w:space="0" w:color="auto"/>
                <w:right w:val="none" w:sz="0" w:space="0" w:color="auto"/>
              </w:divBdr>
            </w:div>
            <w:div w:id="627054441">
              <w:marLeft w:val="0"/>
              <w:marRight w:val="0"/>
              <w:marTop w:val="0"/>
              <w:marBottom w:val="0"/>
              <w:divBdr>
                <w:top w:val="none" w:sz="0" w:space="0" w:color="auto"/>
                <w:left w:val="none" w:sz="0" w:space="0" w:color="auto"/>
                <w:bottom w:val="none" w:sz="0" w:space="0" w:color="auto"/>
                <w:right w:val="none" w:sz="0" w:space="0" w:color="auto"/>
              </w:divBdr>
            </w:div>
            <w:div w:id="630860935">
              <w:marLeft w:val="0"/>
              <w:marRight w:val="0"/>
              <w:marTop w:val="0"/>
              <w:marBottom w:val="0"/>
              <w:divBdr>
                <w:top w:val="none" w:sz="0" w:space="0" w:color="auto"/>
                <w:left w:val="none" w:sz="0" w:space="0" w:color="auto"/>
                <w:bottom w:val="none" w:sz="0" w:space="0" w:color="auto"/>
                <w:right w:val="none" w:sz="0" w:space="0" w:color="auto"/>
              </w:divBdr>
            </w:div>
            <w:div w:id="634064423">
              <w:marLeft w:val="0"/>
              <w:marRight w:val="0"/>
              <w:marTop w:val="0"/>
              <w:marBottom w:val="0"/>
              <w:divBdr>
                <w:top w:val="none" w:sz="0" w:space="0" w:color="auto"/>
                <w:left w:val="none" w:sz="0" w:space="0" w:color="auto"/>
                <w:bottom w:val="none" w:sz="0" w:space="0" w:color="auto"/>
                <w:right w:val="none" w:sz="0" w:space="0" w:color="auto"/>
              </w:divBdr>
            </w:div>
            <w:div w:id="640694989">
              <w:marLeft w:val="0"/>
              <w:marRight w:val="0"/>
              <w:marTop w:val="0"/>
              <w:marBottom w:val="0"/>
              <w:divBdr>
                <w:top w:val="none" w:sz="0" w:space="0" w:color="auto"/>
                <w:left w:val="none" w:sz="0" w:space="0" w:color="auto"/>
                <w:bottom w:val="none" w:sz="0" w:space="0" w:color="auto"/>
                <w:right w:val="none" w:sz="0" w:space="0" w:color="auto"/>
              </w:divBdr>
            </w:div>
            <w:div w:id="647903820">
              <w:marLeft w:val="0"/>
              <w:marRight w:val="0"/>
              <w:marTop w:val="0"/>
              <w:marBottom w:val="0"/>
              <w:divBdr>
                <w:top w:val="none" w:sz="0" w:space="0" w:color="auto"/>
                <w:left w:val="none" w:sz="0" w:space="0" w:color="auto"/>
                <w:bottom w:val="none" w:sz="0" w:space="0" w:color="auto"/>
                <w:right w:val="none" w:sz="0" w:space="0" w:color="auto"/>
              </w:divBdr>
            </w:div>
            <w:div w:id="653724242">
              <w:marLeft w:val="0"/>
              <w:marRight w:val="0"/>
              <w:marTop w:val="0"/>
              <w:marBottom w:val="0"/>
              <w:divBdr>
                <w:top w:val="none" w:sz="0" w:space="0" w:color="auto"/>
                <w:left w:val="none" w:sz="0" w:space="0" w:color="auto"/>
                <w:bottom w:val="none" w:sz="0" w:space="0" w:color="auto"/>
                <w:right w:val="none" w:sz="0" w:space="0" w:color="auto"/>
              </w:divBdr>
            </w:div>
            <w:div w:id="668143645">
              <w:marLeft w:val="0"/>
              <w:marRight w:val="0"/>
              <w:marTop w:val="0"/>
              <w:marBottom w:val="0"/>
              <w:divBdr>
                <w:top w:val="none" w:sz="0" w:space="0" w:color="auto"/>
                <w:left w:val="none" w:sz="0" w:space="0" w:color="auto"/>
                <w:bottom w:val="none" w:sz="0" w:space="0" w:color="auto"/>
                <w:right w:val="none" w:sz="0" w:space="0" w:color="auto"/>
              </w:divBdr>
            </w:div>
            <w:div w:id="677468188">
              <w:marLeft w:val="0"/>
              <w:marRight w:val="0"/>
              <w:marTop w:val="0"/>
              <w:marBottom w:val="0"/>
              <w:divBdr>
                <w:top w:val="none" w:sz="0" w:space="0" w:color="auto"/>
                <w:left w:val="none" w:sz="0" w:space="0" w:color="auto"/>
                <w:bottom w:val="none" w:sz="0" w:space="0" w:color="auto"/>
                <w:right w:val="none" w:sz="0" w:space="0" w:color="auto"/>
              </w:divBdr>
            </w:div>
            <w:div w:id="688870911">
              <w:marLeft w:val="0"/>
              <w:marRight w:val="0"/>
              <w:marTop w:val="0"/>
              <w:marBottom w:val="0"/>
              <w:divBdr>
                <w:top w:val="none" w:sz="0" w:space="0" w:color="auto"/>
                <w:left w:val="none" w:sz="0" w:space="0" w:color="auto"/>
                <w:bottom w:val="none" w:sz="0" w:space="0" w:color="auto"/>
                <w:right w:val="none" w:sz="0" w:space="0" w:color="auto"/>
              </w:divBdr>
            </w:div>
            <w:div w:id="691539108">
              <w:marLeft w:val="0"/>
              <w:marRight w:val="0"/>
              <w:marTop w:val="0"/>
              <w:marBottom w:val="0"/>
              <w:divBdr>
                <w:top w:val="none" w:sz="0" w:space="0" w:color="auto"/>
                <w:left w:val="none" w:sz="0" w:space="0" w:color="auto"/>
                <w:bottom w:val="none" w:sz="0" w:space="0" w:color="auto"/>
                <w:right w:val="none" w:sz="0" w:space="0" w:color="auto"/>
              </w:divBdr>
            </w:div>
            <w:div w:id="692073491">
              <w:marLeft w:val="0"/>
              <w:marRight w:val="0"/>
              <w:marTop w:val="0"/>
              <w:marBottom w:val="0"/>
              <w:divBdr>
                <w:top w:val="none" w:sz="0" w:space="0" w:color="auto"/>
                <w:left w:val="none" w:sz="0" w:space="0" w:color="auto"/>
                <w:bottom w:val="none" w:sz="0" w:space="0" w:color="auto"/>
                <w:right w:val="none" w:sz="0" w:space="0" w:color="auto"/>
              </w:divBdr>
            </w:div>
            <w:div w:id="697777245">
              <w:marLeft w:val="0"/>
              <w:marRight w:val="0"/>
              <w:marTop w:val="0"/>
              <w:marBottom w:val="0"/>
              <w:divBdr>
                <w:top w:val="none" w:sz="0" w:space="0" w:color="auto"/>
                <w:left w:val="none" w:sz="0" w:space="0" w:color="auto"/>
                <w:bottom w:val="none" w:sz="0" w:space="0" w:color="auto"/>
                <w:right w:val="none" w:sz="0" w:space="0" w:color="auto"/>
              </w:divBdr>
            </w:div>
            <w:div w:id="728530896">
              <w:marLeft w:val="0"/>
              <w:marRight w:val="0"/>
              <w:marTop w:val="0"/>
              <w:marBottom w:val="0"/>
              <w:divBdr>
                <w:top w:val="none" w:sz="0" w:space="0" w:color="auto"/>
                <w:left w:val="none" w:sz="0" w:space="0" w:color="auto"/>
                <w:bottom w:val="none" w:sz="0" w:space="0" w:color="auto"/>
                <w:right w:val="none" w:sz="0" w:space="0" w:color="auto"/>
              </w:divBdr>
            </w:div>
            <w:div w:id="729882760">
              <w:marLeft w:val="0"/>
              <w:marRight w:val="0"/>
              <w:marTop w:val="0"/>
              <w:marBottom w:val="0"/>
              <w:divBdr>
                <w:top w:val="none" w:sz="0" w:space="0" w:color="auto"/>
                <w:left w:val="none" w:sz="0" w:space="0" w:color="auto"/>
                <w:bottom w:val="none" w:sz="0" w:space="0" w:color="auto"/>
                <w:right w:val="none" w:sz="0" w:space="0" w:color="auto"/>
              </w:divBdr>
            </w:div>
            <w:div w:id="741218963">
              <w:marLeft w:val="0"/>
              <w:marRight w:val="0"/>
              <w:marTop w:val="0"/>
              <w:marBottom w:val="0"/>
              <w:divBdr>
                <w:top w:val="none" w:sz="0" w:space="0" w:color="auto"/>
                <w:left w:val="none" w:sz="0" w:space="0" w:color="auto"/>
                <w:bottom w:val="none" w:sz="0" w:space="0" w:color="auto"/>
                <w:right w:val="none" w:sz="0" w:space="0" w:color="auto"/>
              </w:divBdr>
            </w:div>
            <w:div w:id="744642737">
              <w:marLeft w:val="0"/>
              <w:marRight w:val="0"/>
              <w:marTop w:val="0"/>
              <w:marBottom w:val="0"/>
              <w:divBdr>
                <w:top w:val="none" w:sz="0" w:space="0" w:color="auto"/>
                <w:left w:val="none" w:sz="0" w:space="0" w:color="auto"/>
                <w:bottom w:val="none" w:sz="0" w:space="0" w:color="auto"/>
                <w:right w:val="none" w:sz="0" w:space="0" w:color="auto"/>
              </w:divBdr>
            </w:div>
            <w:div w:id="751049207">
              <w:marLeft w:val="0"/>
              <w:marRight w:val="0"/>
              <w:marTop w:val="0"/>
              <w:marBottom w:val="0"/>
              <w:divBdr>
                <w:top w:val="none" w:sz="0" w:space="0" w:color="auto"/>
                <w:left w:val="none" w:sz="0" w:space="0" w:color="auto"/>
                <w:bottom w:val="none" w:sz="0" w:space="0" w:color="auto"/>
                <w:right w:val="none" w:sz="0" w:space="0" w:color="auto"/>
              </w:divBdr>
            </w:div>
            <w:div w:id="753624134">
              <w:marLeft w:val="0"/>
              <w:marRight w:val="0"/>
              <w:marTop w:val="0"/>
              <w:marBottom w:val="0"/>
              <w:divBdr>
                <w:top w:val="none" w:sz="0" w:space="0" w:color="auto"/>
                <w:left w:val="none" w:sz="0" w:space="0" w:color="auto"/>
                <w:bottom w:val="none" w:sz="0" w:space="0" w:color="auto"/>
                <w:right w:val="none" w:sz="0" w:space="0" w:color="auto"/>
              </w:divBdr>
            </w:div>
            <w:div w:id="756441340">
              <w:marLeft w:val="0"/>
              <w:marRight w:val="0"/>
              <w:marTop w:val="0"/>
              <w:marBottom w:val="0"/>
              <w:divBdr>
                <w:top w:val="none" w:sz="0" w:space="0" w:color="auto"/>
                <w:left w:val="none" w:sz="0" w:space="0" w:color="auto"/>
                <w:bottom w:val="none" w:sz="0" w:space="0" w:color="auto"/>
                <w:right w:val="none" w:sz="0" w:space="0" w:color="auto"/>
              </w:divBdr>
            </w:div>
            <w:div w:id="773091329">
              <w:marLeft w:val="0"/>
              <w:marRight w:val="0"/>
              <w:marTop w:val="0"/>
              <w:marBottom w:val="0"/>
              <w:divBdr>
                <w:top w:val="none" w:sz="0" w:space="0" w:color="auto"/>
                <w:left w:val="none" w:sz="0" w:space="0" w:color="auto"/>
                <w:bottom w:val="none" w:sz="0" w:space="0" w:color="auto"/>
                <w:right w:val="none" w:sz="0" w:space="0" w:color="auto"/>
              </w:divBdr>
            </w:div>
            <w:div w:id="788359211">
              <w:marLeft w:val="0"/>
              <w:marRight w:val="0"/>
              <w:marTop w:val="0"/>
              <w:marBottom w:val="0"/>
              <w:divBdr>
                <w:top w:val="none" w:sz="0" w:space="0" w:color="auto"/>
                <w:left w:val="none" w:sz="0" w:space="0" w:color="auto"/>
                <w:bottom w:val="none" w:sz="0" w:space="0" w:color="auto"/>
                <w:right w:val="none" w:sz="0" w:space="0" w:color="auto"/>
              </w:divBdr>
            </w:div>
            <w:div w:id="794102666">
              <w:marLeft w:val="0"/>
              <w:marRight w:val="0"/>
              <w:marTop w:val="0"/>
              <w:marBottom w:val="0"/>
              <w:divBdr>
                <w:top w:val="none" w:sz="0" w:space="0" w:color="auto"/>
                <w:left w:val="none" w:sz="0" w:space="0" w:color="auto"/>
                <w:bottom w:val="none" w:sz="0" w:space="0" w:color="auto"/>
                <w:right w:val="none" w:sz="0" w:space="0" w:color="auto"/>
              </w:divBdr>
            </w:div>
            <w:div w:id="799156336">
              <w:marLeft w:val="0"/>
              <w:marRight w:val="0"/>
              <w:marTop w:val="0"/>
              <w:marBottom w:val="0"/>
              <w:divBdr>
                <w:top w:val="none" w:sz="0" w:space="0" w:color="auto"/>
                <w:left w:val="none" w:sz="0" w:space="0" w:color="auto"/>
                <w:bottom w:val="none" w:sz="0" w:space="0" w:color="auto"/>
                <w:right w:val="none" w:sz="0" w:space="0" w:color="auto"/>
              </w:divBdr>
            </w:div>
            <w:div w:id="807211489">
              <w:marLeft w:val="0"/>
              <w:marRight w:val="0"/>
              <w:marTop w:val="0"/>
              <w:marBottom w:val="0"/>
              <w:divBdr>
                <w:top w:val="none" w:sz="0" w:space="0" w:color="auto"/>
                <w:left w:val="none" w:sz="0" w:space="0" w:color="auto"/>
                <w:bottom w:val="none" w:sz="0" w:space="0" w:color="auto"/>
                <w:right w:val="none" w:sz="0" w:space="0" w:color="auto"/>
              </w:divBdr>
            </w:div>
            <w:div w:id="814027628">
              <w:marLeft w:val="0"/>
              <w:marRight w:val="0"/>
              <w:marTop w:val="0"/>
              <w:marBottom w:val="0"/>
              <w:divBdr>
                <w:top w:val="none" w:sz="0" w:space="0" w:color="auto"/>
                <w:left w:val="none" w:sz="0" w:space="0" w:color="auto"/>
                <w:bottom w:val="none" w:sz="0" w:space="0" w:color="auto"/>
                <w:right w:val="none" w:sz="0" w:space="0" w:color="auto"/>
              </w:divBdr>
            </w:div>
            <w:div w:id="815495359">
              <w:marLeft w:val="0"/>
              <w:marRight w:val="0"/>
              <w:marTop w:val="0"/>
              <w:marBottom w:val="0"/>
              <w:divBdr>
                <w:top w:val="none" w:sz="0" w:space="0" w:color="auto"/>
                <w:left w:val="none" w:sz="0" w:space="0" w:color="auto"/>
                <w:bottom w:val="none" w:sz="0" w:space="0" w:color="auto"/>
                <w:right w:val="none" w:sz="0" w:space="0" w:color="auto"/>
              </w:divBdr>
            </w:div>
            <w:div w:id="817189814">
              <w:marLeft w:val="0"/>
              <w:marRight w:val="0"/>
              <w:marTop w:val="0"/>
              <w:marBottom w:val="0"/>
              <w:divBdr>
                <w:top w:val="none" w:sz="0" w:space="0" w:color="auto"/>
                <w:left w:val="none" w:sz="0" w:space="0" w:color="auto"/>
                <w:bottom w:val="none" w:sz="0" w:space="0" w:color="auto"/>
                <w:right w:val="none" w:sz="0" w:space="0" w:color="auto"/>
              </w:divBdr>
            </w:div>
            <w:div w:id="830408444">
              <w:marLeft w:val="0"/>
              <w:marRight w:val="0"/>
              <w:marTop w:val="0"/>
              <w:marBottom w:val="0"/>
              <w:divBdr>
                <w:top w:val="none" w:sz="0" w:space="0" w:color="auto"/>
                <w:left w:val="none" w:sz="0" w:space="0" w:color="auto"/>
                <w:bottom w:val="none" w:sz="0" w:space="0" w:color="auto"/>
                <w:right w:val="none" w:sz="0" w:space="0" w:color="auto"/>
              </w:divBdr>
            </w:div>
            <w:div w:id="833952466">
              <w:marLeft w:val="0"/>
              <w:marRight w:val="0"/>
              <w:marTop w:val="0"/>
              <w:marBottom w:val="0"/>
              <w:divBdr>
                <w:top w:val="none" w:sz="0" w:space="0" w:color="auto"/>
                <w:left w:val="none" w:sz="0" w:space="0" w:color="auto"/>
                <w:bottom w:val="none" w:sz="0" w:space="0" w:color="auto"/>
                <w:right w:val="none" w:sz="0" w:space="0" w:color="auto"/>
              </w:divBdr>
            </w:div>
            <w:div w:id="835926069">
              <w:marLeft w:val="0"/>
              <w:marRight w:val="0"/>
              <w:marTop w:val="0"/>
              <w:marBottom w:val="0"/>
              <w:divBdr>
                <w:top w:val="none" w:sz="0" w:space="0" w:color="auto"/>
                <w:left w:val="none" w:sz="0" w:space="0" w:color="auto"/>
                <w:bottom w:val="none" w:sz="0" w:space="0" w:color="auto"/>
                <w:right w:val="none" w:sz="0" w:space="0" w:color="auto"/>
              </w:divBdr>
            </w:div>
            <w:div w:id="838497375">
              <w:marLeft w:val="0"/>
              <w:marRight w:val="0"/>
              <w:marTop w:val="0"/>
              <w:marBottom w:val="0"/>
              <w:divBdr>
                <w:top w:val="none" w:sz="0" w:space="0" w:color="auto"/>
                <w:left w:val="none" w:sz="0" w:space="0" w:color="auto"/>
                <w:bottom w:val="none" w:sz="0" w:space="0" w:color="auto"/>
                <w:right w:val="none" w:sz="0" w:space="0" w:color="auto"/>
              </w:divBdr>
            </w:div>
            <w:div w:id="855777169">
              <w:marLeft w:val="0"/>
              <w:marRight w:val="0"/>
              <w:marTop w:val="0"/>
              <w:marBottom w:val="0"/>
              <w:divBdr>
                <w:top w:val="none" w:sz="0" w:space="0" w:color="auto"/>
                <w:left w:val="none" w:sz="0" w:space="0" w:color="auto"/>
                <w:bottom w:val="none" w:sz="0" w:space="0" w:color="auto"/>
                <w:right w:val="none" w:sz="0" w:space="0" w:color="auto"/>
              </w:divBdr>
            </w:div>
            <w:div w:id="860822576">
              <w:marLeft w:val="0"/>
              <w:marRight w:val="0"/>
              <w:marTop w:val="0"/>
              <w:marBottom w:val="0"/>
              <w:divBdr>
                <w:top w:val="none" w:sz="0" w:space="0" w:color="auto"/>
                <w:left w:val="none" w:sz="0" w:space="0" w:color="auto"/>
                <w:bottom w:val="none" w:sz="0" w:space="0" w:color="auto"/>
                <w:right w:val="none" w:sz="0" w:space="0" w:color="auto"/>
              </w:divBdr>
            </w:div>
            <w:div w:id="860969926">
              <w:marLeft w:val="0"/>
              <w:marRight w:val="0"/>
              <w:marTop w:val="0"/>
              <w:marBottom w:val="0"/>
              <w:divBdr>
                <w:top w:val="none" w:sz="0" w:space="0" w:color="auto"/>
                <w:left w:val="none" w:sz="0" w:space="0" w:color="auto"/>
                <w:bottom w:val="none" w:sz="0" w:space="0" w:color="auto"/>
                <w:right w:val="none" w:sz="0" w:space="0" w:color="auto"/>
              </w:divBdr>
            </w:div>
            <w:div w:id="865366957">
              <w:marLeft w:val="0"/>
              <w:marRight w:val="0"/>
              <w:marTop w:val="0"/>
              <w:marBottom w:val="0"/>
              <w:divBdr>
                <w:top w:val="none" w:sz="0" w:space="0" w:color="auto"/>
                <w:left w:val="none" w:sz="0" w:space="0" w:color="auto"/>
                <w:bottom w:val="none" w:sz="0" w:space="0" w:color="auto"/>
                <w:right w:val="none" w:sz="0" w:space="0" w:color="auto"/>
              </w:divBdr>
            </w:div>
            <w:div w:id="870537979">
              <w:marLeft w:val="0"/>
              <w:marRight w:val="0"/>
              <w:marTop w:val="0"/>
              <w:marBottom w:val="0"/>
              <w:divBdr>
                <w:top w:val="none" w:sz="0" w:space="0" w:color="auto"/>
                <w:left w:val="none" w:sz="0" w:space="0" w:color="auto"/>
                <w:bottom w:val="none" w:sz="0" w:space="0" w:color="auto"/>
                <w:right w:val="none" w:sz="0" w:space="0" w:color="auto"/>
              </w:divBdr>
            </w:div>
            <w:div w:id="880822871">
              <w:marLeft w:val="0"/>
              <w:marRight w:val="0"/>
              <w:marTop w:val="0"/>
              <w:marBottom w:val="0"/>
              <w:divBdr>
                <w:top w:val="none" w:sz="0" w:space="0" w:color="auto"/>
                <w:left w:val="none" w:sz="0" w:space="0" w:color="auto"/>
                <w:bottom w:val="none" w:sz="0" w:space="0" w:color="auto"/>
                <w:right w:val="none" w:sz="0" w:space="0" w:color="auto"/>
              </w:divBdr>
            </w:div>
            <w:div w:id="890961941">
              <w:marLeft w:val="0"/>
              <w:marRight w:val="0"/>
              <w:marTop w:val="0"/>
              <w:marBottom w:val="0"/>
              <w:divBdr>
                <w:top w:val="none" w:sz="0" w:space="0" w:color="auto"/>
                <w:left w:val="none" w:sz="0" w:space="0" w:color="auto"/>
                <w:bottom w:val="none" w:sz="0" w:space="0" w:color="auto"/>
                <w:right w:val="none" w:sz="0" w:space="0" w:color="auto"/>
              </w:divBdr>
            </w:div>
            <w:div w:id="896354015">
              <w:marLeft w:val="0"/>
              <w:marRight w:val="0"/>
              <w:marTop w:val="0"/>
              <w:marBottom w:val="0"/>
              <w:divBdr>
                <w:top w:val="none" w:sz="0" w:space="0" w:color="auto"/>
                <w:left w:val="none" w:sz="0" w:space="0" w:color="auto"/>
                <w:bottom w:val="none" w:sz="0" w:space="0" w:color="auto"/>
                <w:right w:val="none" w:sz="0" w:space="0" w:color="auto"/>
              </w:divBdr>
            </w:div>
            <w:div w:id="896740668">
              <w:marLeft w:val="0"/>
              <w:marRight w:val="0"/>
              <w:marTop w:val="0"/>
              <w:marBottom w:val="0"/>
              <w:divBdr>
                <w:top w:val="none" w:sz="0" w:space="0" w:color="auto"/>
                <w:left w:val="none" w:sz="0" w:space="0" w:color="auto"/>
                <w:bottom w:val="none" w:sz="0" w:space="0" w:color="auto"/>
                <w:right w:val="none" w:sz="0" w:space="0" w:color="auto"/>
              </w:divBdr>
            </w:div>
            <w:div w:id="905645737">
              <w:marLeft w:val="0"/>
              <w:marRight w:val="0"/>
              <w:marTop w:val="0"/>
              <w:marBottom w:val="0"/>
              <w:divBdr>
                <w:top w:val="none" w:sz="0" w:space="0" w:color="auto"/>
                <w:left w:val="none" w:sz="0" w:space="0" w:color="auto"/>
                <w:bottom w:val="none" w:sz="0" w:space="0" w:color="auto"/>
                <w:right w:val="none" w:sz="0" w:space="0" w:color="auto"/>
              </w:divBdr>
            </w:div>
            <w:div w:id="907034354">
              <w:marLeft w:val="0"/>
              <w:marRight w:val="0"/>
              <w:marTop w:val="0"/>
              <w:marBottom w:val="0"/>
              <w:divBdr>
                <w:top w:val="none" w:sz="0" w:space="0" w:color="auto"/>
                <w:left w:val="none" w:sz="0" w:space="0" w:color="auto"/>
                <w:bottom w:val="none" w:sz="0" w:space="0" w:color="auto"/>
                <w:right w:val="none" w:sz="0" w:space="0" w:color="auto"/>
              </w:divBdr>
            </w:div>
            <w:div w:id="910309519">
              <w:marLeft w:val="0"/>
              <w:marRight w:val="0"/>
              <w:marTop w:val="0"/>
              <w:marBottom w:val="0"/>
              <w:divBdr>
                <w:top w:val="none" w:sz="0" w:space="0" w:color="auto"/>
                <w:left w:val="none" w:sz="0" w:space="0" w:color="auto"/>
                <w:bottom w:val="none" w:sz="0" w:space="0" w:color="auto"/>
                <w:right w:val="none" w:sz="0" w:space="0" w:color="auto"/>
              </w:divBdr>
            </w:div>
            <w:div w:id="913514006">
              <w:marLeft w:val="0"/>
              <w:marRight w:val="0"/>
              <w:marTop w:val="0"/>
              <w:marBottom w:val="0"/>
              <w:divBdr>
                <w:top w:val="none" w:sz="0" w:space="0" w:color="auto"/>
                <w:left w:val="none" w:sz="0" w:space="0" w:color="auto"/>
                <w:bottom w:val="none" w:sz="0" w:space="0" w:color="auto"/>
                <w:right w:val="none" w:sz="0" w:space="0" w:color="auto"/>
              </w:divBdr>
            </w:div>
            <w:div w:id="914321114">
              <w:marLeft w:val="0"/>
              <w:marRight w:val="0"/>
              <w:marTop w:val="0"/>
              <w:marBottom w:val="0"/>
              <w:divBdr>
                <w:top w:val="none" w:sz="0" w:space="0" w:color="auto"/>
                <w:left w:val="none" w:sz="0" w:space="0" w:color="auto"/>
                <w:bottom w:val="none" w:sz="0" w:space="0" w:color="auto"/>
                <w:right w:val="none" w:sz="0" w:space="0" w:color="auto"/>
              </w:divBdr>
            </w:div>
            <w:div w:id="921111789">
              <w:marLeft w:val="0"/>
              <w:marRight w:val="0"/>
              <w:marTop w:val="0"/>
              <w:marBottom w:val="0"/>
              <w:divBdr>
                <w:top w:val="none" w:sz="0" w:space="0" w:color="auto"/>
                <w:left w:val="none" w:sz="0" w:space="0" w:color="auto"/>
                <w:bottom w:val="none" w:sz="0" w:space="0" w:color="auto"/>
                <w:right w:val="none" w:sz="0" w:space="0" w:color="auto"/>
              </w:divBdr>
            </w:div>
            <w:div w:id="925652606">
              <w:marLeft w:val="0"/>
              <w:marRight w:val="0"/>
              <w:marTop w:val="0"/>
              <w:marBottom w:val="0"/>
              <w:divBdr>
                <w:top w:val="none" w:sz="0" w:space="0" w:color="auto"/>
                <w:left w:val="none" w:sz="0" w:space="0" w:color="auto"/>
                <w:bottom w:val="none" w:sz="0" w:space="0" w:color="auto"/>
                <w:right w:val="none" w:sz="0" w:space="0" w:color="auto"/>
              </w:divBdr>
            </w:div>
            <w:div w:id="928779849">
              <w:marLeft w:val="0"/>
              <w:marRight w:val="0"/>
              <w:marTop w:val="0"/>
              <w:marBottom w:val="0"/>
              <w:divBdr>
                <w:top w:val="none" w:sz="0" w:space="0" w:color="auto"/>
                <w:left w:val="none" w:sz="0" w:space="0" w:color="auto"/>
                <w:bottom w:val="none" w:sz="0" w:space="0" w:color="auto"/>
                <w:right w:val="none" w:sz="0" w:space="0" w:color="auto"/>
              </w:divBdr>
            </w:div>
            <w:div w:id="932588297">
              <w:marLeft w:val="0"/>
              <w:marRight w:val="0"/>
              <w:marTop w:val="0"/>
              <w:marBottom w:val="0"/>
              <w:divBdr>
                <w:top w:val="none" w:sz="0" w:space="0" w:color="auto"/>
                <w:left w:val="none" w:sz="0" w:space="0" w:color="auto"/>
                <w:bottom w:val="none" w:sz="0" w:space="0" w:color="auto"/>
                <w:right w:val="none" w:sz="0" w:space="0" w:color="auto"/>
              </w:divBdr>
            </w:div>
            <w:div w:id="937327114">
              <w:marLeft w:val="0"/>
              <w:marRight w:val="0"/>
              <w:marTop w:val="0"/>
              <w:marBottom w:val="0"/>
              <w:divBdr>
                <w:top w:val="none" w:sz="0" w:space="0" w:color="auto"/>
                <w:left w:val="none" w:sz="0" w:space="0" w:color="auto"/>
                <w:bottom w:val="none" w:sz="0" w:space="0" w:color="auto"/>
                <w:right w:val="none" w:sz="0" w:space="0" w:color="auto"/>
              </w:divBdr>
            </w:div>
            <w:div w:id="940643614">
              <w:marLeft w:val="0"/>
              <w:marRight w:val="0"/>
              <w:marTop w:val="0"/>
              <w:marBottom w:val="0"/>
              <w:divBdr>
                <w:top w:val="none" w:sz="0" w:space="0" w:color="auto"/>
                <w:left w:val="none" w:sz="0" w:space="0" w:color="auto"/>
                <w:bottom w:val="none" w:sz="0" w:space="0" w:color="auto"/>
                <w:right w:val="none" w:sz="0" w:space="0" w:color="auto"/>
              </w:divBdr>
            </w:div>
            <w:div w:id="950749244">
              <w:marLeft w:val="0"/>
              <w:marRight w:val="0"/>
              <w:marTop w:val="0"/>
              <w:marBottom w:val="0"/>
              <w:divBdr>
                <w:top w:val="none" w:sz="0" w:space="0" w:color="auto"/>
                <w:left w:val="none" w:sz="0" w:space="0" w:color="auto"/>
                <w:bottom w:val="none" w:sz="0" w:space="0" w:color="auto"/>
                <w:right w:val="none" w:sz="0" w:space="0" w:color="auto"/>
              </w:divBdr>
            </w:div>
            <w:div w:id="958268398">
              <w:marLeft w:val="0"/>
              <w:marRight w:val="0"/>
              <w:marTop w:val="0"/>
              <w:marBottom w:val="0"/>
              <w:divBdr>
                <w:top w:val="none" w:sz="0" w:space="0" w:color="auto"/>
                <w:left w:val="none" w:sz="0" w:space="0" w:color="auto"/>
                <w:bottom w:val="none" w:sz="0" w:space="0" w:color="auto"/>
                <w:right w:val="none" w:sz="0" w:space="0" w:color="auto"/>
              </w:divBdr>
            </w:div>
            <w:div w:id="963736080">
              <w:marLeft w:val="0"/>
              <w:marRight w:val="0"/>
              <w:marTop w:val="0"/>
              <w:marBottom w:val="0"/>
              <w:divBdr>
                <w:top w:val="none" w:sz="0" w:space="0" w:color="auto"/>
                <w:left w:val="none" w:sz="0" w:space="0" w:color="auto"/>
                <w:bottom w:val="none" w:sz="0" w:space="0" w:color="auto"/>
                <w:right w:val="none" w:sz="0" w:space="0" w:color="auto"/>
              </w:divBdr>
            </w:div>
            <w:div w:id="985622071">
              <w:marLeft w:val="0"/>
              <w:marRight w:val="0"/>
              <w:marTop w:val="0"/>
              <w:marBottom w:val="0"/>
              <w:divBdr>
                <w:top w:val="none" w:sz="0" w:space="0" w:color="auto"/>
                <w:left w:val="none" w:sz="0" w:space="0" w:color="auto"/>
                <w:bottom w:val="none" w:sz="0" w:space="0" w:color="auto"/>
                <w:right w:val="none" w:sz="0" w:space="0" w:color="auto"/>
              </w:divBdr>
            </w:div>
            <w:div w:id="987517811">
              <w:marLeft w:val="0"/>
              <w:marRight w:val="0"/>
              <w:marTop w:val="0"/>
              <w:marBottom w:val="0"/>
              <w:divBdr>
                <w:top w:val="none" w:sz="0" w:space="0" w:color="auto"/>
                <w:left w:val="none" w:sz="0" w:space="0" w:color="auto"/>
                <w:bottom w:val="none" w:sz="0" w:space="0" w:color="auto"/>
                <w:right w:val="none" w:sz="0" w:space="0" w:color="auto"/>
              </w:divBdr>
            </w:div>
            <w:div w:id="996615635">
              <w:marLeft w:val="0"/>
              <w:marRight w:val="0"/>
              <w:marTop w:val="0"/>
              <w:marBottom w:val="0"/>
              <w:divBdr>
                <w:top w:val="none" w:sz="0" w:space="0" w:color="auto"/>
                <w:left w:val="none" w:sz="0" w:space="0" w:color="auto"/>
                <w:bottom w:val="none" w:sz="0" w:space="0" w:color="auto"/>
                <w:right w:val="none" w:sz="0" w:space="0" w:color="auto"/>
              </w:divBdr>
            </w:div>
            <w:div w:id="998537809">
              <w:marLeft w:val="0"/>
              <w:marRight w:val="0"/>
              <w:marTop w:val="0"/>
              <w:marBottom w:val="0"/>
              <w:divBdr>
                <w:top w:val="none" w:sz="0" w:space="0" w:color="auto"/>
                <w:left w:val="none" w:sz="0" w:space="0" w:color="auto"/>
                <w:bottom w:val="none" w:sz="0" w:space="0" w:color="auto"/>
                <w:right w:val="none" w:sz="0" w:space="0" w:color="auto"/>
              </w:divBdr>
            </w:div>
            <w:div w:id="1009522180">
              <w:marLeft w:val="0"/>
              <w:marRight w:val="0"/>
              <w:marTop w:val="0"/>
              <w:marBottom w:val="0"/>
              <w:divBdr>
                <w:top w:val="none" w:sz="0" w:space="0" w:color="auto"/>
                <w:left w:val="none" w:sz="0" w:space="0" w:color="auto"/>
                <w:bottom w:val="none" w:sz="0" w:space="0" w:color="auto"/>
                <w:right w:val="none" w:sz="0" w:space="0" w:color="auto"/>
              </w:divBdr>
            </w:div>
            <w:div w:id="1022711341">
              <w:marLeft w:val="0"/>
              <w:marRight w:val="0"/>
              <w:marTop w:val="0"/>
              <w:marBottom w:val="0"/>
              <w:divBdr>
                <w:top w:val="none" w:sz="0" w:space="0" w:color="auto"/>
                <w:left w:val="none" w:sz="0" w:space="0" w:color="auto"/>
                <w:bottom w:val="none" w:sz="0" w:space="0" w:color="auto"/>
                <w:right w:val="none" w:sz="0" w:space="0" w:color="auto"/>
              </w:divBdr>
            </w:div>
            <w:div w:id="1025594311">
              <w:marLeft w:val="0"/>
              <w:marRight w:val="0"/>
              <w:marTop w:val="0"/>
              <w:marBottom w:val="0"/>
              <w:divBdr>
                <w:top w:val="none" w:sz="0" w:space="0" w:color="auto"/>
                <w:left w:val="none" w:sz="0" w:space="0" w:color="auto"/>
                <w:bottom w:val="none" w:sz="0" w:space="0" w:color="auto"/>
                <w:right w:val="none" w:sz="0" w:space="0" w:color="auto"/>
              </w:divBdr>
            </w:div>
            <w:div w:id="1027409216">
              <w:marLeft w:val="0"/>
              <w:marRight w:val="0"/>
              <w:marTop w:val="0"/>
              <w:marBottom w:val="0"/>
              <w:divBdr>
                <w:top w:val="none" w:sz="0" w:space="0" w:color="auto"/>
                <w:left w:val="none" w:sz="0" w:space="0" w:color="auto"/>
                <w:bottom w:val="none" w:sz="0" w:space="0" w:color="auto"/>
                <w:right w:val="none" w:sz="0" w:space="0" w:color="auto"/>
              </w:divBdr>
            </w:div>
            <w:div w:id="1029530363">
              <w:marLeft w:val="0"/>
              <w:marRight w:val="0"/>
              <w:marTop w:val="0"/>
              <w:marBottom w:val="0"/>
              <w:divBdr>
                <w:top w:val="none" w:sz="0" w:space="0" w:color="auto"/>
                <w:left w:val="none" w:sz="0" w:space="0" w:color="auto"/>
                <w:bottom w:val="none" w:sz="0" w:space="0" w:color="auto"/>
                <w:right w:val="none" w:sz="0" w:space="0" w:color="auto"/>
              </w:divBdr>
            </w:div>
            <w:div w:id="1045183410">
              <w:marLeft w:val="0"/>
              <w:marRight w:val="0"/>
              <w:marTop w:val="0"/>
              <w:marBottom w:val="0"/>
              <w:divBdr>
                <w:top w:val="none" w:sz="0" w:space="0" w:color="auto"/>
                <w:left w:val="none" w:sz="0" w:space="0" w:color="auto"/>
                <w:bottom w:val="none" w:sz="0" w:space="0" w:color="auto"/>
                <w:right w:val="none" w:sz="0" w:space="0" w:color="auto"/>
              </w:divBdr>
            </w:div>
            <w:div w:id="1052197014">
              <w:marLeft w:val="0"/>
              <w:marRight w:val="0"/>
              <w:marTop w:val="0"/>
              <w:marBottom w:val="0"/>
              <w:divBdr>
                <w:top w:val="none" w:sz="0" w:space="0" w:color="auto"/>
                <w:left w:val="none" w:sz="0" w:space="0" w:color="auto"/>
                <w:bottom w:val="none" w:sz="0" w:space="0" w:color="auto"/>
                <w:right w:val="none" w:sz="0" w:space="0" w:color="auto"/>
              </w:divBdr>
            </w:div>
            <w:div w:id="1066026581">
              <w:marLeft w:val="0"/>
              <w:marRight w:val="0"/>
              <w:marTop w:val="0"/>
              <w:marBottom w:val="0"/>
              <w:divBdr>
                <w:top w:val="none" w:sz="0" w:space="0" w:color="auto"/>
                <w:left w:val="none" w:sz="0" w:space="0" w:color="auto"/>
                <w:bottom w:val="none" w:sz="0" w:space="0" w:color="auto"/>
                <w:right w:val="none" w:sz="0" w:space="0" w:color="auto"/>
              </w:divBdr>
            </w:div>
            <w:div w:id="1069302064">
              <w:marLeft w:val="0"/>
              <w:marRight w:val="0"/>
              <w:marTop w:val="0"/>
              <w:marBottom w:val="0"/>
              <w:divBdr>
                <w:top w:val="none" w:sz="0" w:space="0" w:color="auto"/>
                <w:left w:val="none" w:sz="0" w:space="0" w:color="auto"/>
                <w:bottom w:val="none" w:sz="0" w:space="0" w:color="auto"/>
                <w:right w:val="none" w:sz="0" w:space="0" w:color="auto"/>
              </w:divBdr>
            </w:div>
            <w:div w:id="1071736105">
              <w:marLeft w:val="0"/>
              <w:marRight w:val="0"/>
              <w:marTop w:val="0"/>
              <w:marBottom w:val="0"/>
              <w:divBdr>
                <w:top w:val="none" w:sz="0" w:space="0" w:color="auto"/>
                <w:left w:val="none" w:sz="0" w:space="0" w:color="auto"/>
                <w:bottom w:val="none" w:sz="0" w:space="0" w:color="auto"/>
                <w:right w:val="none" w:sz="0" w:space="0" w:color="auto"/>
              </w:divBdr>
            </w:div>
            <w:div w:id="1087924611">
              <w:marLeft w:val="0"/>
              <w:marRight w:val="0"/>
              <w:marTop w:val="0"/>
              <w:marBottom w:val="0"/>
              <w:divBdr>
                <w:top w:val="none" w:sz="0" w:space="0" w:color="auto"/>
                <w:left w:val="none" w:sz="0" w:space="0" w:color="auto"/>
                <w:bottom w:val="none" w:sz="0" w:space="0" w:color="auto"/>
                <w:right w:val="none" w:sz="0" w:space="0" w:color="auto"/>
              </w:divBdr>
            </w:div>
            <w:div w:id="1089471048">
              <w:marLeft w:val="0"/>
              <w:marRight w:val="0"/>
              <w:marTop w:val="0"/>
              <w:marBottom w:val="0"/>
              <w:divBdr>
                <w:top w:val="none" w:sz="0" w:space="0" w:color="auto"/>
                <w:left w:val="none" w:sz="0" w:space="0" w:color="auto"/>
                <w:bottom w:val="none" w:sz="0" w:space="0" w:color="auto"/>
                <w:right w:val="none" w:sz="0" w:space="0" w:color="auto"/>
              </w:divBdr>
            </w:div>
            <w:div w:id="1093207898">
              <w:marLeft w:val="0"/>
              <w:marRight w:val="0"/>
              <w:marTop w:val="0"/>
              <w:marBottom w:val="0"/>
              <w:divBdr>
                <w:top w:val="none" w:sz="0" w:space="0" w:color="auto"/>
                <w:left w:val="none" w:sz="0" w:space="0" w:color="auto"/>
                <w:bottom w:val="none" w:sz="0" w:space="0" w:color="auto"/>
                <w:right w:val="none" w:sz="0" w:space="0" w:color="auto"/>
              </w:divBdr>
            </w:div>
            <w:div w:id="1103572270">
              <w:marLeft w:val="0"/>
              <w:marRight w:val="0"/>
              <w:marTop w:val="0"/>
              <w:marBottom w:val="0"/>
              <w:divBdr>
                <w:top w:val="none" w:sz="0" w:space="0" w:color="auto"/>
                <w:left w:val="none" w:sz="0" w:space="0" w:color="auto"/>
                <w:bottom w:val="none" w:sz="0" w:space="0" w:color="auto"/>
                <w:right w:val="none" w:sz="0" w:space="0" w:color="auto"/>
              </w:divBdr>
            </w:div>
            <w:div w:id="1106776234">
              <w:marLeft w:val="0"/>
              <w:marRight w:val="0"/>
              <w:marTop w:val="0"/>
              <w:marBottom w:val="0"/>
              <w:divBdr>
                <w:top w:val="none" w:sz="0" w:space="0" w:color="auto"/>
                <w:left w:val="none" w:sz="0" w:space="0" w:color="auto"/>
                <w:bottom w:val="none" w:sz="0" w:space="0" w:color="auto"/>
                <w:right w:val="none" w:sz="0" w:space="0" w:color="auto"/>
              </w:divBdr>
            </w:div>
            <w:div w:id="1106846141">
              <w:marLeft w:val="0"/>
              <w:marRight w:val="0"/>
              <w:marTop w:val="0"/>
              <w:marBottom w:val="0"/>
              <w:divBdr>
                <w:top w:val="none" w:sz="0" w:space="0" w:color="auto"/>
                <w:left w:val="none" w:sz="0" w:space="0" w:color="auto"/>
                <w:bottom w:val="none" w:sz="0" w:space="0" w:color="auto"/>
                <w:right w:val="none" w:sz="0" w:space="0" w:color="auto"/>
              </w:divBdr>
            </w:div>
            <w:div w:id="1110054943">
              <w:marLeft w:val="0"/>
              <w:marRight w:val="0"/>
              <w:marTop w:val="0"/>
              <w:marBottom w:val="0"/>
              <w:divBdr>
                <w:top w:val="none" w:sz="0" w:space="0" w:color="auto"/>
                <w:left w:val="none" w:sz="0" w:space="0" w:color="auto"/>
                <w:bottom w:val="none" w:sz="0" w:space="0" w:color="auto"/>
                <w:right w:val="none" w:sz="0" w:space="0" w:color="auto"/>
              </w:divBdr>
            </w:div>
            <w:div w:id="1111826247">
              <w:marLeft w:val="0"/>
              <w:marRight w:val="0"/>
              <w:marTop w:val="0"/>
              <w:marBottom w:val="0"/>
              <w:divBdr>
                <w:top w:val="none" w:sz="0" w:space="0" w:color="auto"/>
                <w:left w:val="none" w:sz="0" w:space="0" w:color="auto"/>
                <w:bottom w:val="none" w:sz="0" w:space="0" w:color="auto"/>
                <w:right w:val="none" w:sz="0" w:space="0" w:color="auto"/>
              </w:divBdr>
            </w:div>
            <w:div w:id="1114668605">
              <w:marLeft w:val="0"/>
              <w:marRight w:val="0"/>
              <w:marTop w:val="0"/>
              <w:marBottom w:val="0"/>
              <w:divBdr>
                <w:top w:val="none" w:sz="0" w:space="0" w:color="auto"/>
                <w:left w:val="none" w:sz="0" w:space="0" w:color="auto"/>
                <w:bottom w:val="none" w:sz="0" w:space="0" w:color="auto"/>
                <w:right w:val="none" w:sz="0" w:space="0" w:color="auto"/>
              </w:divBdr>
            </w:div>
            <w:div w:id="1116414092">
              <w:marLeft w:val="0"/>
              <w:marRight w:val="0"/>
              <w:marTop w:val="0"/>
              <w:marBottom w:val="0"/>
              <w:divBdr>
                <w:top w:val="none" w:sz="0" w:space="0" w:color="auto"/>
                <w:left w:val="none" w:sz="0" w:space="0" w:color="auto"/>
                <w:bottom w:val="none" w:sz="0" w:space="0" w:color="auto"/>
                <w:right w:val="none" w:sz="0" w:space="0" w:color="auto"/>
              </w:divBdr>
            </w:div>
            <w:div w:id="1116481039">
              <w:marLeft w:val="0"/>
              <w:marRight w:val="0"/>
              <w:marTop w:val="0"/>
              <w:marBottom w:val="0"/>
              <w:divBdr>
                <w:top w:val="none" w:sz="0" w:space="0" w:color="auto"/>
                <w:left w:val="none" w:sz="0" w:space="0" w:color="auto"/>
                <w:bottom w:val="none" w:sz="0" w:space="0" w:color="auto"/>
                <w:right w:val="none" w:sz="0" w:space="0" w:color="auto"/>
              </w:divBdr>
            </w:div>
            <w:div w:id="1119764057">
              <w:marLeft w:val="0"/>
              <w:marRight w:val="0"/>
              <w:marTop w:val="0"/>
              <w:marBottom w:val="0"/>
              <w:divBdr>
                <w:top w:val="none" w:sz="0" w:space="0" w:color="auto"/>
                <w:left w:val="none" w:sz="0" w:space="0" w:color="auto"/>
                <w:bottom w:val="none" w:sz="0" w:space="0" w:color="auto"/>
                <w:right w:val="none" w:sz="0" w:space="0" w:color="auto"/>
              </w:divBdr>
            </w:div>
            <w:div w:id="1121220492">
              <w:marLeft w:val="0"/>
              <w:marRight w:val="0"/>
              <w:marTop w:val="0"/>
              <w:marBottom w:val="0"/>
              <w:divBdr>
                <w:top w:val="none" w:sz="0" w:space="0" w:color="auto"/>
                <w:left w:val="none" w:sz="0" w:space="0" w:color="auto"/>
                <w:bottom w:val="none" w:sz="0" w:space="0" w:color="auto"/>
                <w:right w:val="none" w:sz="0" w:space="0" w:color="auto"/>
              </w:divBdr>
            </w:div>
            <w:div w:id="1124153967">
              <w:marLeft w:val="0"/>
              <w:marRight w:val="0"/>
              <w:marTop w:val="0"/>
              <w:marBottom w:val="0"/>
              <w:divBdr>
                <w:top w:val="none" w:sz="0" w:space="0" w:color="auto"/>
                <w:left w:val="none" w:sz="0" w:space="0" w:color="auto"/>
                <w:bottom w:val="none" w:sz="0" w:space="0" w:color="auto"/>
                <w:right w:val="none" w:sz="0" w:space="0" w:color="auto"/>
              </w:divBdr>
            </w:div>
            <w:div w:id="1131290898">
              <w:marLeft w:val="0"/>
              <w:marRight w:val="0"/>
              <w:marTop w:val="0"/>
              <w:marBottom w:val="0"/>
              <w:divBdr>
                <w:top w:val="none" w:sz="0" w:space="0" w:color="auto"/>
                <w:left w:val="none" w:sz="0" w:space="0" w:color="auto"/>
                <w:bottom w:val="none" w:sz="0" w:space="0" w:color="auto"/>
                <w:right w:val="none" w:sz="0" w:space="0" w:color="auto"/>
              </w:divBdr>
            </w:div>
            <w:div w:id="1140457631">
              <w:marLeft w:val="0"/>
              <w:marRight w:val="0"/>
              <w:marTop w:val="0"/>
              <w:marBottom w:val="0"/>
              <w:divBdr>
                <w:top w:val="none" w:sz="0" w:space="0" w:color="auto"/>
                <w:left w:val="none" w:sz="0" w:space="0" w:color="auto"/>
                <w:bottom w:val="none" w:sz="0" w:space="0" w:color="auto"/>
                <w:right w:val="none" w:sz="0" w:space="0" w:color="auto"/>
              </w:divBdr>
            </w:div>
            <w:div w:id="1149206340">
              <w:marLeft w:val="0"/>
              <w:marRight w:val="0"/>
              <w:marTop w:val="0"/>
              <w:marBottom w:val="0"/>
              <w:divBdr>
                <w:top w:val="none" w:sz="0" w:space="0" w:color="auto"/>
                <w:left w:val="none" w:sz="0" w:space="0" w:color="auto"/>
                <w:bottom w:val="none" w:sz="0" w:space="0" w:color="auto"/>
                <w:right w:val="none" w:sz="0" w:space="0" w:color="auto"/>
              </w:divBdr>
            </w:div>
            <w:div w:id="1157500307">
              <w:marLeft w:val="0"/>
              <w:marRight w:val="0"/>
              <w:marTop w:val="0"/>
              <w:marBottom w:val="0"/>
              <w:divBdr>
                <w:top w:val="none" w:sz="0" w:space="0" w:color="auto"/>
                <w:left w:val="none" w:sz="0" w:space="0" w:color="auto"/>
                <w:bottom w:val="none" w:sz="0" w:space="0" w:color="auto"/>
                <w:right w:val="none" w:sz="0" w:space="0" w:color="auto"/>
              </w:divBdr>
            </w:div>
            <w:div w:id="1159808869">
              <w:marLeft w:val="0"/>
              <w:marRight w:val="0"/>
              <w:marTop w:val="0"/>
              <w:marBottom w:val="0"/>
              <w:divBdr>
                <w:top w:val="none" w:sz="0" w:space="0" w:color="auto"/>
                <w:left w:val="none" w:sz="0" w:space="0" w:color="auto"/>
                <w:bottom w:val="none" w:sz="0" w:space="0" w:color="auto"/>
                <w:right w:val="none" w:sz="0" w:space="0" w:color="auto"/>
              </w:divBdr>
            </w:div>
            <w:div w:id="1160972061">
              <w:marLeft w:val="0"/>
              <w:marRight w:val="0"/>
              <w:marTop w:val="0"/>
              <w:marBottom w:val="0"/>
              <w:divBdr>
                <w:top w:val="none" w:sz="0" w:space="0" w:color="auto"/>
                <w:left w:val="none" w:sz="0" w:space="0" w:color="auto"/>
                <w:bottom w:val="none" w:sz="0" w:space="0" w:color="auto"/>
                <w:right w:val="none" w:sz="0" w:space="0" w:color="auto"/>
              </w:divBdr>
            </w:div>
            <w:div w:id="1165052551">
              <w:marLeft w:val="0"/>
              <w:marRight w:val="0"/>
              <w:marTop w:val="0"/>
              <w:marBottom w:val="0"/>
              <w:divBdr>
                <w:top w:val="none" w:sz="0" w:space="0" w:color="auto"/>
                <w:left w:val="none" w:sz="0" w:space="0" w:color="auto"/>
                <w:bottom w:val="none" w:sz="0" w:space="0" w:color="auto"/>
                <w:right w:val="none" w:sz="0" w:space="0" w:color="auto"/>
              </w:divBdr>
            </w:div>
            <w:div w:id="1169517794">
              <w:marLeft w:val="0"/>
              <w:marRight w:val="0"/>
              <w:marTop w:val="0"/>
              <w:marBottom w:val="0"/>
              <w:divBdr>
                <w:top w:val="none" w:sz="0" w:space="0" w:color="auto"/>
                <w:left w:val="none" w:sz="0" w:space="0" w:color="auto"/>
                <w:bottom w:val="none" w:sz="0" w:space="0" w:color="auto"/>
                <w:right w:val="none" w:sz="0" w:space="0" w:color="auto"/>
              </w:divBdr>
            </w:div>
            <w:div w:id="1169826041">
              <w:marLeft w:val="0"/>
              <w:marRight w:val="0"/>
              <w:marTop w:val="0"/>
              <w:marBottom w:val="0"/>
              <w:divBdr>
                <w:top w:val="none" w:sz="0" w:space="0" w:color="auto"/>
                <w:left w:val="none" w:sz="0" w:space="0" w:color="auto"/>
                <w:bottom w:val="none" w:sz="0" w:space="0" w:color="auto"/>
                <w:right w:val="none" w:sz="0" w:space="0" w:color="auto"/>
              </w:divBdr>
            </w:div>
            <w:div w:id="1170289044">
              <w:marLeft w:val="0"/>
              <w:marRight w:val="0"/>
              <w:marTop w:val="0"/>
              <w:marBottom w:val="0"/>
              <w:divBdr>
                <w:top w:val="none" w:sz="0" w:space="0" w:color="auto"/>
                <w:left w:val="none" w:sz="0" w:space="0" w:color="auto"/>
                <w:bottom w:val="none" w:sz="0" w:space="0" w:color="auto"/>
                <w:right w:val="none" w:sz="0" w:space="0" w:color="auto"/>
              </w:divBdr>
            </w:div>
            <w:div w:id="1171336412">
              <w:marLeft w:val="0"/>
              <w:marRight w:val="0"/>
              <w:marTop w:val="0"/>
              <w:marBottom w:val="0"/>
              <w:divBdr>
                <w:top w:val="none" w:sz="0" w:space="0" w:color="auto"/>
                <w:left w:val="none" w:sz="0" w:space="0" w:color="auto"/>
                <w:bottom w:val="none" w:sz="0" w:space="0" w:color="auto"/>
                <w:right w:val="none" w:sz="0" w:space="0" w:color="auto"/>
              </w:divBdr>
            </w:div>
            <w:div w:id="1178272069">
              <w:marLeft w:val="0"/>
              <w:marRight w:val="0"/>
              <w:marTop w:val="0"/>
              <w:marBottom w:val="0"/>
              <w:divBdr>
                <w:top w:val="none" w:sz="0" w:space="0" w:color="auto"/>
                <w:left w:val="none" w:sz="0" w:space="0" w:color="auto"/>
                <w:bottom w:val="none" w:sz="0" w:space="0" w:color="auto"/>
                <w:right w:val="none" w:sz="0" w:space="0" w:color="auto"/>
              </w:divBdr>
            </w:div>
            <w:div w:id="1180312560">
              <w:marLeft w:val="0"/>
              <w:marRight w:val="0"/>
              <w:marTop w:val="0"/>
              <w:marBottom w:val="0"/>
              <w:divBdr>
                <w:top w:val="none" w:sz="0" w:space="0" w:color="auto"/>
                <w:left w:val="none" w:sz="0" w:space="0" w:color="auto"/>
                <w:bottom w:val="none" w:sz="0" w:space="0" w:color="auto"/>
                <w:right w:val="none" w:sz="0" w:space="0" w:color="auto"/>
              </w:divBdr>
            </w:div>
            <w:div w:id="1182277539">
              <w:marLeft w:val="0"/>
              <w:marRight w:val="0"/>
              <w:marTop w:val="0"/>
              <w:marBottom w:val="0"/>
              <w:divBdr>
                <w:top w:val="none" w:sz="0" w:space="0" w:color="auto"/>
                <w:left w:val="none" w:sz="0" w:space="0" w:color="auto"/>
                <w:bottom w:val="none" w:sz="0" w:space="0" w:color="auto"/>
                <w:right w:val="none" w:sz="0" w:space="0" w:color="auto"/>
              </w:divBdr>
            </w:div>
            <w:div w:id="1184980744">
              <w:marLeft w:val="0"/>
              <w:marRight w:val="0"/>
              <w:marTop w:val="0"/>
              <w:marBottom w:val="0"/>
              <w:divBdr>
                <w:top w:val="none" w:sz="0" w:space="0" w:color="auto"/>
                <w:left w:val="none" w:sz="0" w:space="0" w:color="auto"/>
                <w:bottom w:val="none" w:sz="0" w:space="0" w:color="auto"/>
                <w:right w:val="none" w:sz="0" w:space="0" w:color="auto"/>
              </w:divBdr>
            </w:div>
            <w:div w:id="1215385073">
              <w:marLeft w:val="0"/>
              <w:marRight w:val="0"/>
              <w:marTop w:val="0"/>
              <w:marBottom w:val="0"/>
              <w:divBdr>
                <w:top w:val="none" w:sz="0" w:space="0" w:color="auto"/>
                <w:left w:val="none" w:sz="0" w:space="0" w:color="auto"/>
                <w:bottom w:val="none" w:sz="0" w:space="0" w:color="auto"/>
                <w:right w:val="none" w:sz="0" w:space="0" w:color="auto"/>
              </w:divBdr>
            </w:div>
            <w:div w:id="1216963494">
              <w:marLeft w:val="0"/>
              <w:marRight w:val="0"/>
              <w:marTop w:val="0"/>
              <w:marBottom w:val="0"/>
              <w:divBdr>
                <w:top w:val="none" w:sz="0" w:space="0" w:color="auto"/>
                <w:left w:val="none" w:sz="0" w:space="0" w:color="auto"/>
                <w:bottom w:val="none" w:sz="0" w:space="0" w:color="auto"/>
                <w:right w:val="none" w:sz="0" w:space="0" w:color="auto"/>
              </w:divBdr>
            </w:div>
            <w:div w:id="1220824002">
              <w:marLeft w:val="0"/>
              <w:marRight w:val="0"/>
              <w:marTop w:val="0"/>
              <w:marBottom w:val="0"/>
              <w:divBdr>
                <w:top w:val="none" w:sz="0" w:space="0" w:color="auto"/>
                <w:left w:val="none" w:sz="0" w:space="0" w:color="auto"/>
                <w:bottom w:val="none" w:sz="0" w:space="0" w:color="auto"/>
                <w:right w:val="none" w:sz="0" w:space="0" w:color="auto"/>
              </w:divBdr>
            </w:div>
            <w:div w:id="1222134484">
              <w:marLeft w:val="0"/>
              <w:marRight w:val="0"/>
              <w:marTop w:val="0"/>
              <w:marBottom w:val="0"/>
              <w:divBdr>
                <w:top w:val="none" w:sz="0" w:space="0" w:color="auto"/>
                <w:left w:val="none" w:sz="0" w:space="0" w:color="auto"/>
                <w:bottom w:val="none" w:sz="0" w:space="0" w:color="auto"/>
                <w:right w:val="none" w:sz="0" w:space="0" w:color="auto"/>
              </w:divBdr>
            </w:div>
            <w:div w:id="1228883934">
              <w:marLeft w:val="0"/>
              <w:marRight w:val="0"/>
              <w:marTop w:val="0"/>
              <w:marBottom w:val="0"/>
              <w:divBdr>
                <w:top w:val="none" w:sz="0" w:space="0" w:color="auto"/>
                <w:left w:val="none" w:sz="0" w:space="0" w:color="auto"/>
                <w:bottom w:val="none" w:sz="0" w:space="0" w:color="auto"/>
                <w:right w:val="none" w:sz="0" w:space="0" w:color="auto"/>
              </w:divBdr>
            </w:div>
            <w:div w:id="1237935161">
              <w:marLeft w:val="0"/>
              <w:marRight w:val="0"/>
              <w:marTop w:val="0"/>
              <w:marBottom w:val="0"/>
              <w:divBdr>
                <w:top w:val="none" w:sz="0" w:space="0" w:color="auto"/>
                <w:left w:val="none" w:sz="0" w:space="0" w:color="auto"/>
                <w:bottom w:val="none" w:sz="0" w:space="0" w:color="auto"/>
                <w:right w:val="none" w:sz="0" w:space="0" w:color="auto"/>
              </w:divBdr>
            </w:div>
            <w:div w:id="1243031670">
              <w:marLeft w:val="0"/>
              <w:marRight w:val="0"/>
              <w:marTop w:val="0"/>
              <w:marBottom w:val="0"/>
              <w:divBdr>
                <w:top w:val="none" w:sz="0" w:space="0" w:color="auto"/>
                <w:left w:val="none" w:sz="0" w:space="0" w:color="auto"/>
                <w:bottom w:val="none" w:sz="0" w:space="0" w:color="auto"/>
                <w:right w:val="none" w:sz="0" w:space="0" w:color="auto"/>
              </w:divBdr>
            </w:div>
            <w:div w:id="1257665065">
              <w:marLeft w:val="0"/>
              <w:marRight w:val="0"/>
              <w:marTop w:val="0"/>
              <w:marBottom w:val="0"/>
              <w:divBdr>
                <w:top w:val="none" w:sz="0" w:space="0" w:color="auto"/>
                <w:left w:val="none" w:sz="0" w:space="0" w:color="auto"/>
                <w:bottom w:val="none" w:sz="0" w:space="0" w:color="auto"/>
                <w:right w:val="none" w:sz="0" w:space="0" w:color="auto"/>
              </w:divBdr>
            </w:div>
            <w:div w:id="1258757736">
              <w:marLeft w:val="0"/>
              <w:marRight w:val="0"/>
              <w:marTop w:val="0"/>
              <w:marBottom w:val="0"/>
              <w:divBdr>
                <w:top w:val="none" w:sz="0" w:space="0" w:color="auto"/>
                <w:left w:val="none" w:sz="0" w:space="0" w:color="auto"/>
                <w:bottom w:val="none" w:sz="0" w:space="0" w:color="auto"/>
                <w:right w:val="none" w:sz="0" w:space="0" w:color="auto"/>
              </w:divBdr>
            </w:div>
            <w:div w:id="1266814891">
              <w:marLeft w:val="0"/>
              <w:marRight w:val="0"/>
              <w:marTop w:val="0"/>
              <w:marBottom w:val="0"/>
              <w:divBdr>
                <w:top w:val="none" w:sz="0" w:space="0" w:color="auto"/>
                <w:left w:val="none" w:sz="0" w:space="0" w:color="auto"/>
                <w:bottom w:val="none" w:sz="0" w:space="0" w:color="auto"/>
                <w:right w:val="none" w:sz="0" w:space="0" w:color="auto"/>
              </w:divBdr>
            </w:div>
            <w:div w:id="1273636130">
              <w:marLeft w:val="0"/>
              <w:marRight w:val="0"/>
              <w:marTop w:val="0"/>
              <w:marBottom w:val="0"/>
              <w:divBdr>
                <w:top w:val="none" w:sz="0" w:space="0" w:color="auto"/>
                <w:left w:val="none" w:sz="0" w:space="0" w:color="auto"/>
                <w:bottom w:val="none" w:sz="0" w:space="0" w:color="auto"/>
                <w:right w:val="none" w:sz="0" w:space="0" w:color="auto"/>
              </w:divBdr>
            </w:div>
            <w:div w:id="1282617120">
              <w:marLeft w:val="0"/>
              <w:marRight w:val="0"/>
              <w:marTop w:val="0"/>
              <w:marBottom w:val="0"/>
              <w:divBdr>
                <w:top w:val="none" w:sz="0" w:space="0" w:color="auto"/>
                <w:left w:val="none" w:sz="0" w:space="0" w:color="auto"/>
                <w:bottom w:val="none" w:sz="0" w:space="0" w:color="auto"/>
                <w:right w:val="none" w:sz="0" w:space="0" w:color="auto"/>
              </w:divBdr>
            </w:div>
            <w:div w:id="1282879912">
              <w:marLeft w:val="0"/>
              <w:marRight w:val="0"/>
              <w:marTop w:val="0"/>
              <w:marBottom w:val="0"/>
              <w:divBdr>
                <w:top w:val="none" w:sz="0" w:space="0" w:color="auto"/>
                <w:left w:val="none" w:sz="0" w:space="0" w:color="auto"/>
                <w:bottom w:val="none" w:sz="0" w:space="0" w:color="auto"/>
                <w:right w:val="none" w:sz="0" w:space="0" w:color="auto"/>
              </w:divBdr>
            </w:div>
            <w:div w:id="1285426237">
              <w:marLeft w:val="0"/>
              <w:marRight w:val="0"/>
              <w:marTop w:val="0"/>
              <w:marBottom w:val="0"/>
              <w:divBdr>
                <w:top w:val="none" w:sz="0" w:space="0" w:color="auto"/>
                <w:left w:val="none" w:sz="0" w:space="0" w:color="auto"/>
                <w:bottom w:val="none" w:sz="0" w:space="0" w:color="auto"/>
                <w:right w:val="none" w:sz="0" w:space="0" w:color="auto"/>
              </w:divBdr>
            </w:div>
            <w:div w:id="1291012849">
              <w:marLeft w:val="0"/>
              <w:marRight w:val="0"/>
              <w:marTop w:val="0"/>
              <w:marBottom w:val="0"/>
              <w:divBdr>
                <w:top w:val="none" w:sz="0" w:space="0" w:color="auto"/>
                <w:left w:val="none" w:sz="0" w:space="0" w:color="auto"/>
                <w:bottom w:val="none" w:sz="0" w:space="0" w:color="auto"/>
                <w:right w:val="none" w:sz="0" w:space="0" w:color="auto"/>
              </w:divBdr>
            </w:div>
            <w:div w:id="1294944121">
              <w:marLeft w:val="0"/>
              <w:marRight w:val="0"/>
              <w:marTop w:val="0"/>
              <w:marBottom w:val="0"/>
              <w:divBdr>
                <w:top w:val="none" w:sz="0" w:space="0" w:color="auto"/>
                <w:left w:val="none" w:sz="0" w:space="0" w:color="auto"/>
                <w:bottom w:val="none" w:sz="0" w:space="0" w:color="auto"/>
                <w:right w:val="none" w:sz="0" w:space="0" w:color="auto"/>
              </w:divBdr>
            </w:div>
            <w:div w:id="1295134180">
              <w:marLeft w:val="0"/>
              <w:marRight w:val="0"/>
              <w:marTop w:val="0"/>
              <w:marBottom w:val="0"/>
              <w:divBdr>
                <w:top w:val="none" w:sz="0" w:space="0" w:color="auto"/>
                <w:left w:val="none" w:sz="0" w:space="0" w:color="auto"/>
                <w:bottom w:val="none" w:sz="0" w:space="0" w:color="auto"/>
                <w:right w:val="none" w:sz="0" w:space="0" w:color="auto"/>
              </w:divBdr>
            </w:div>
            <w:div w:id="1299266366">
              <w:marLeft w:val="0"/>
              <w:marRight w:val="0"/>
              <w:marTop w:val="0"/>
              <w:marBottom w:val="0"/>
              <w:divBdr>
                <w:top w:val="none" w:sz="0" w:space="0" w:color="auto"/>
                <w:left w:val="none" w:sz="0" w:space="0" w:color="auto"/>
                <w:bottom w:val="none" w:sz="0" w:space="0" w:color="auto"/>
                <w:right w:val="none" w:sz="0" w:space="0" w:color="auto"/>
              </w:divBdr>
            </w:div>
            <w:div w:id="1312711723">
              <w:marLeft w:val="0"/>
              <w:marRight w:val="0"/>
              <w:marTop w:val="0"/>
              <w:marBottom w:val="0"/>
              <w:divBdr>
                <w:top w:val="none" w:sz="0" w:space="0" w:color="auto"/>
                <w:left w:val="none" w:sz="0" w:space="0" w:color="auto"/>
                <w:bottom w:val="none" w:sz="0" w:space="0" w:color="auto"/>
                <w:right w:val="none" w:sz="0" w:space="0" w:color="auto"/>
              </w:divBdr>
            </w:div>
            <w:div w:id="1331828805">
              <w:marLeft w:val="0"/>
              <w:marRight w:val="0"/>
              <w:marTop w:val="0"/>
              <w:marBottom w:val="0"/>
              <w:divBdr>
                <w:top w:val="none" w:sz="0" w:space="0" w:color="auto"/>
                <w:left w:val="none" w:sz="0" w:space="0" w:color="auto"/>
                <w:bottom w:val="none" w:sz="0" w:space="0" w:color="auto"/>
                <w:right w:val="none" w:sz="0" w:space="0" w:color="auto"/>
              </w:divBdr>
            </w:div>
            <w:div w:id="1335648473">
              <w:marLeft w:val="0"/>
              <w:marRight w:val="0"/>
              <w:marTop w:val="0"/>
              <w:marBottom w:val="0"/>
              <w:divBdr>
                <w:top w:val="none" w:sz="0" w:space="0" w:color="auto"/>
                <w:left w:val="none" w:sz="0" w:space="0" w:color="auto"/>
                <w:bottom w:val="none" w:sz="0" w:space="0" w:color="auto"/>
                <w:right w:val="none" w:sz="0" w:space="0" w:color="auto"/>
              </w:divBdr>
            </w:div>
            <w:div w:id="1348869863">
              <w:marLeft w:val="0"/>
              <w:marRight w:val="0"/>
              <w:marTop w:val="0"/>
              <w:marBottom w:val="0"/>
              <w:divBdr>
                <w:top w:val="none" w:sz="0" w:space="0" w:color="auto"/>
                <w:left w:val="none" w:sz="0" w:space="0" w:color="auto"/>
                <w:bottom w:val="none" w:sz="0" w:space="0" w:color="auto"/>
                <w:right w:val="none" w:sz="0" w:space="0" w:color="auto"/>
              </w:divBdr>
            </w:div>
            <w:div w:id="1353922537">
              <w:marLeft w:val="0"/>
              <w:marRight w:val="0"/>
              <w:marTop w:val="0"/>
              <w:marBottom w:val="0"/>
              <w:divBdr>
                <w:top w:val="none" w:sz="0" w:space="0" w:color="auto"/>
                <w:left w:val="none" w:sz="0" w:space="0" w:color="auto"/>
                <w:bottom w:val="none" w:sz="0" w:space="0" w:color="auto"/>
                <w:right w:val="none" w:sz="0" w:space="0" w:color="auto"/>
              </w:divBdr>
            </w:div>
            <w:div w:id="1355037684">
              <w:marLeft w:val="0"/>
              <w:marRight w:val="0"/>
              <w:marTop w:val="0"/>
              <w:marBottom w:val="0"/>
              <w:divBdr>
                <w:top w:val="none" w:sz="0" w:space="0" w:color="auto"/>
                <w:left w:val="none" w:sz="0" w:space="0" w:color="auto"/>
                <w:bottom w:val="none" w:sz="0" w:space="0" w:color="auto"/>
                <w:right w:val="none" w:sz="0" w:space="0" w:color="auto"/>
              </w:divBdr>
            </w:div>
            <w:div w:id="1355155713">
              <w:marLeft w:val="0"/>
              <w:marRight w:val="0"/>
              <w:marTop w:val="0"/>
              <w:marBottom w:val="0"/>
              <w:divBdr>
                <w:top w:val="none" w:sz="0" w:space="0" w:color="auto"/>
                <w:left w:val="none" w:sz="0" w:space="0" w:color="auto"/>
                <w:bottom w:val="none" w:sz="0" w:space="0" w:color="auto"/>
                <w:right w:val="none" w:sz="0" w:space="0" w:color="auto"/>
              </w:divBdr>
            </w:div>
            <w:div w:id="1362899105">
              <w:marLeft w:val="0"/>
              <w:marRight w:val="0"/>
              <w:marTop w:val="0"/>
              <w:marBottom w:val="0"/>
              <w:divBdr>
                <w:top w:val="none" w:sz="0" w:space="0" w:color="auto"/>
                <w:left w:val="none" w:sz="0" w:space="0" w:color="auto"/>
                <w:bottom w:val="none" w:sz="0" w:space="0" w:color="auto"/>
                <w:right w:val="none" w:sz="0" w:space="0" w:color="auto"/>
              </w:divBdr>
            </w:div>
            <w:div w:id="1367365505">
              <w:marLeft w:val="0"/>
              <w:marRight w:val="0"/>
              <w:marTop w:val="0"/>
              <w:marBottom w:val="0"/>
              <w:divBdr>
                <w:top w:val="none" w:sz="0" w:space="0" w:color="auto"/>
                <w:left w:val="none" w:sz="0" w:space="0" w:color="auto"/>
                <w:bottom w:val="none" w:sz="0" w:space="0" w:color="auto"/>
                <w:right w:val="none" w:sz="0" w:space="0" w:color="auto"/>
              </w:divBdr>
            </w:div>
            <w:div w:id="1371955964">
              <w:marLeft w:val="0"/>
              <w:marRight w:val="0"/>
              <w:marTop w:val="0"/>
              <w:marBottom w:val="0"/>
              <w:divBdr>
                <w:top w:val="none" w:sz="0" w:space="0" w:color="auto"/>
                <w:left w:val="none" w:sz="0" w:space="0" w:color="auto"/>
                <w:bottom w:val="none" w:sz="0" w:space="0" w:color="auto"/>
                <w:right w:val="none" w:sz="0" w:space="0" w:color="auto"/>
              </w:divBdr>
            </w:div>
            <w:div w:id="1381174199">
              <w:marLeft w:val="0"/>
              <w:marRight w:val="0"/>
              <w:marTop w:val="0"/>
              <w:marBottom w:val="0"/>
              <w:divBdr>
                <w:top w:val="none" w:sz="0" w:space="0" w:color="auto"/>
                <w:left w:val="none" w:sz="0" w:space="0" w:color="auto"/>
                <w:bottom w:val="none" w:sz="0" w:space="0" w:color="auto"/>
                <w:right w:val="none" w:sz="0" w:space="0" w:color="auto"/>
              </w:divBdr>
            </w:div>
            <w:div w:id="1383865230">
              <w:marLeft w:val="0"/>
              <w:marRight w:val="0"/>
              <w:marTop w:val="0"/>
              <w:marBottom w:val="0"/>
              <w:divBdr>
                <w:top w:val="none" w:sz="0" w:space="0" w:color="auto"/>
                <w:left w:val="none" w:sz="0" w:space="0" w:color="auto"/>
                <w:bottom w:val="none" w:sz="0" w:space="0" w:color="auto"/>
                <w:right w:val="none" w:sz="0" w:space="0" w:color="auto"/>
              </w:divBdr>
            </w:div>
            <w:div w:id="1386837717">
              <w:marLeft w:val="0"/>
              <w:marRight w:val="0"/>
              <w:marTop w:val="0"/>
              <w:marBottom w:val="0"/>
              <w:divBdr>
                <w:top w:val="none" w:sz="0" w:space="0" w:color="auto"/>
                <w:left w:val="none" w:sz="0" w:space="0" w:color="auto"/>
                <w:bottom w:val="none" w:sz="0" w:space="0" w:color="auto"/>
                <w:right w:val="none" w:sz="0" w:space="0" w:color="auto"/>
              </w:divBdr>
            </w:div>
            <w:div w:id="1397389402">
              <w:marLeft w:val="0"/>
              <w:marRight w:val="0"/>
              <w:marTop w:val="0"/>
              <w:marBottom w:val="0"/>
              <w:divBdr>
                <w:top w:val="none" w:sz="0" w:space="0" w:color="auto"/>
                <w:left w:val="none" w:sz="0" w:space="0" w:color="auto"/>
                <w:bottom w:val="none" w:sz="0" w:space="0" w:color="auto"/>
                <w:right w:val="none" w:sz="0" w:space="0" w:color="auto"/>
              </w:divBdr>
            </w:div>
            <w:div w:id="1402870563">
              <w:marLeft w:val="0"/>
              <w:marRight w:val="0"/>
              <w:marTop w:val="0"/>
              <w:marBottom w:val="0"/>
              <w:divBdr>
                <w:top w:val="none" w:sz="0" w:space="0" w:color="auto"/>
                <w:left w:val="none" w:sz="0" w:space="0" w:color="auto"/>
                <w:bottom w:val="none" w:sz="0" w:space="0" w:color="auto"/>
                <w:right w:val="none" w:sz="0" w:space="0" w:color="auto"/>
              </w:divBdr>
            </w:div>
            <w:div w:id="1404914283">
              <w:marLeft w:val="0"/>
              <w:marRight w:val="0"/>
              <w:marTop w:val="0"/>
              <w:marBottom w:val="0"/>
              <w:divBdr>
                <w:top w:val="none" w:sz="0" w:space="0" w:color="auto"/>
                <w:left w:val="none" w:sz="0" w:space="0" w:color="auto"/>
                <w:bottom w:val="none" w:sz="0" w:space="0" w:color="auto"/>
                <w:right w:val="none" w:sz="0" w:space="0" w:color="auto"/>
              </w:divBdr>
            </w:div>
            <w:div w:id="1405713294">
              <w:marLeft w:val="0"/>
              <w:marRight w:val="0"/>
              <w:marTop w:val="0"/>
              <w:marBottom w:val="0"/>
              <w:divBdr>
                <w:top w:val="none" w:sz="0" w:space="0" w:color="auto"/>
                <w:left w:val="none" w:sz="0" w:space="0" w:color="auto"/>
                <w:bottom w:val="none" w:sz="0" w:space="0" w:color="auto"/>
                <w:right w:val="none" w:sz="0" w:space="0" w:color="auto"/>
              </w:divBdr>
            </w:div>
            <w:div w:id="1406731717">
              <w:marLeft w:val="0"/>
              <w:marRight w:val="0"/>
              <w:marTop w:val="0"/>
              <w:marBottom w:val="0"/>
              <w:divBdr>
                <w:top w:val="none" w:sz="0" w:space="0" w:color="auto"/>
                <w:left w:val="none" w:sz="0" w:space="0" w:color="auto"/>
                <w:bottom w:val="none" w:sz="0" w:space="0" w:color="auto"/>
                <w:right w:val="none" w:sz="0" w:space="0" w:color="auto"/>
              </w:divBdr>
            </w:div>
            <w:div w:id="1409500803">
              <w:marLeft w:val="0"/>
              <w:marRight w:val="0"/>
              <w:marTop w:val="0"/>
              <w:marBottom w:val="0"/>
              <w:divBdr>
                <w:top w:val="none" w:sz="0" w:space="0" w:color="auto"/>
                <w:left w:val="none" w:sz="0" w:space="0" w:color="auto"/>
                <w:bottom w:val="none" w:sz="0" w:space="0" w:color="auto"/>
                <w:right w:val="none" w:sz="0" w:space="0" w:color="auto"/>
              </w:divBdr>
            </w:div>
            <w:div w:id="1417942337">
              <w:marLeft w:val="0"/>
              <w:marRight w:val="0"/>
              <w:marTop w:val="0"/>
              <w:marBottom w:val="0"/>
              <w:divBdr>
                <w:top w:val="none" w:sz="0" w:space="0" w:color="auto"/>
                <w:left w:val="none" w:sz="0" w:space="0" w:color="auto"/>
                <w:bottom w:val="none" w:sz="0" w:space="0" w:color="auto"/>
                <w:right w:val="none" w:sz="0" w:space="0" w:color="auto"/>
              </w:divBdr>
            </w:div>
            <w:div w:id="1422141527">
              <w:marLeft w:val="0"/>
              <w:marRight w:val="0"/>
              <w:marTop w:val="0"/>
              <w:marBottom w:val="0"/>
              <w:divBdr>
                <w:top w:val="none" w:sz="0" w:space="0" w:color="auto"/>
                <w:left w:val="none" w:sz="0" w:space="0" w:color="auto"/>
                <w:bottom w:val="none" w:sz="0" w:space="0" w:color="auto"/>
                <w:right w:val="none" w:sz="0" w:space="0" w:color="auto"/>
              </w:divBdr>
            </w:div>
            <w:div w:id="1435707987">
              <w:marLeft w:val="0"/>
              <w:marRight w:val="0"/>
              <w:marTop w:val="0"/>
              <w:marBottom w:val="0"/>
              <w:divBdr>
                <w:top w:val="none" w:sz="0" w:space="0" w:color="auto"/>
                <w:left w:val="none" w:sz="0" w:space="0" w:color="auto"/>
                <w:bottom w:val="none" w:sz="0" w:space="0" w:color="auto"/>
                <w:right w:val="none" w:sz="0" w:space="0" w:color="auto"/>
              </w:divBdr>
            </w:div>
            <w:div w:id="1440368660">
              <w:marLeft w:val="0"/>
              <w:marRight w:val="0"/>
              <w:marTop w:val="0"/>
              <w:marBottom w:val="0"/>
              <w:divBdr>
                <w:top w:val="none" w:sz="0" w:space="0" w:color="auto"/>
                <w:left w:val="none" w:sz="0" w:space="0" w:color="auto"/>
                <w:bottom w:val="none" w:sz="0" w:space="0" w:color="auto"/>
                <w:right w:val="none" w:sz="0" w:space="0" w:color="auto"/>
              </w:divBdr>
            </w:div>
            <w:div w:id="1459252139">
              <w:marLeft w:val="0"/>
              <w:marRight w:val="0"/>
              <w:marTop w:val="0"/>
              <w:marBottom w:val="0"/>
              <w:divBdr>
                <w:top w:val="none" w:sz="0" w:space="0" w:color="auto"/>
                <w:left w:val="none" w:sz="0" w:space="0" w:color="auto"/>
                <w:bottom w:val="none" w:sz="0" w:space="0" w:color="auto"/>
                <w:right w:val="none" w:sz="0" w:space="0" w:color="auto"/>
              </w:divBdr>
            </w:div>
            <w:div w:id="1461847222">
              <w:marLeft w:val="0"/>
              <w:marRight w:val="0"/>
              <w:marTop w:val="0"/>
              <w:marBottom w:val="0"/>
              <w:divBdr>
                <w:top w:val="none" w:sz="0" w:space="0" w:color="auto"/>
                <w:left w:val="none" w:sz="0" w:space="0" w:color="auto"/>
                <w:bottom w:val="none" w:sz="0" w:space="0" w:color="auto"/>
                <w:right w:val="none" w:sz="0" w:space="0" w:color="auto"/>
              </w:divBdr>
            </w:div>
            <w:div w:id="1465539852">
              <w:marLeft w:val="0"/>
              <w:marRight w:val="0"/>
              <w:marTop w:val="0"/>
              <w:marBottom w:val="0"/>
              <w:divBdr>
                <w:top w:val="none" w:sz="0" w:space="0" w:color="auto"/>
                <w:left w:val="none" w:sz="0" w:space="0" w:color="auto"/>
                <w:bottom w:val="none" w:sz="0" w:space="0" w:color="auto"/>
                <w:right w:val="none" w:sz="0" w:space="0" w:color="auto"/>
              </w:divBdr>
            </w:div>
            <w:div w:id="1478720895">
              <w:marLeft w:val="0"/>
              <w:marRight w:val="0"/>
              <w:marTop w:val="0"/>
              <w:marBottom w:val="0"/>
              <w:divBdr>
                <w:top w:val="none" w:sz="0" w:space="0" w:color="auto"/>
                <w:left w:val="none" w:sz="0" w:space="0" w:color="auto"/>
                <w:bottom w:val="none" w:sz="0" w:space="0" w:color="auto"/>
                <w:right w:val="none" w:sz="0" w:space="0" w:color="auto"/>
              </w:divBdr>
            </w:div>
            <w:div w:id="1479614862">
              <w:marLeft w:val="0"/>
              <w:marRight w:val="0"/>
              <w:marTop w:val="0"/>
              <w:marBottom w:val="0"/>
              <w:divBdr>
                <w:top w:val="none" w:sz="0" w:space="0" w:color="auto"/>
                <w:left w:val="none" w:sz="0" w:space="0" w:color="auto"/>
                <w:bottom w:val="none" w:sz="0" w:space="0" w:color="auto"/>
                <w:right w:val="none" w:sz="0" w:space="0" w:color="auto"/>
              </w:divBdr>
            </w:div>
            <w:div w:id="1484545276">
              <w:marLeft w:val="0"/>
              <w:marRight w:val="0"/>
              <w:marTop w:val="0"/>
              <w:marBottom w:val="0"/>
              <w:divBdr>
                <w:top w:val="none" w:sz="0" w:space="0" w:color="auto"/>
                <w:left w:val="none" w:sz="0" w:space="0" w:color="auto"/>
                <w:bottom w:val="none" w:sz="0" w:space="0" w:color="auto"/>
                <w:right w:val="none" w:sz="0" w:space="0" w:color="auto"/>
              </w:divBdr>
            </w:div>
            <w:div w:id="1492330250">
              <w:marLeft w:val="0"/>
              <w:marRight w:val="0"/>
              <w:marTop w:val="0"/>
              <w:marBottom w:val="0"/>
              <w:divBdr>
                <w:top w:val="none" w:sz="0" w:space="0" w:color="auto"/>
                <w:left w:val="none" w:sz="0" w:space="0" w:color="auto"/>
                <w:bottom w:val="none" w:sz="0" w:space="0" w:color="auto"/>
                <w:right w:val="none" w:sz="0" w:space="0" w:color="auto"/>
              </w:divBdr>
            </w:div>
            <w:div w:id="1494444362">
              <w:marLeft w:val="0"/>
              <w:marRight w:val="0"/>
              <w:marTop w:val="0"/>
              <w:marBottom w:val="0"/>
              <w:divBdr>
                <w:top w:val="none" w:sz="0" w:space="0" w:color="auto"/>
                <w:left w:val="none" w:sz="0" w:space="0" w:color="auto"/>
                <w:bottom w:val="none" w:sz="0" w:space="0" w:color="auto"/>
                <w:right w:val="none" w:sz="0" w:space="0" w:color="auto"/>
              </w:divBdr>
            </w:div>
            <w:div w:id="1497305572">
              <w:marLeft w:val="0"/>
              <w:marRight w:val="0"/>
              <w:marTop w:val="0"/>
              <w:marBottom w:val="0"/>
              <w:divBdr>
                <w:top w:val="none" w:sz="0" w:space="0" w:color="auto"/>
                <w:left w:val="none" w:sz="0" w:space="0" w:color="auto"/>
                <w:bottom w:val="none" w:sz="0" w:space="0" w:color="auto"/>
                <w:right w:val="none" w:sz="0" w:space="0" w:color="auto"/>
              </w:divBdr>
            </w:div>
            <w:div w:id="1499539376">
              <w:marLeft w:val="0"/>
              <w:marRight w:val="0"/>
              <w:marTop w:val="0"/>
              <w:marBottom w:val="0"/>
              <w:divBdr>
                <w:top w:val="none" w:sz="0" w:space="0" w:color="auto"/>
                <w:left w:val="none" w:sz="0" w:space="0" w:color="auto"/>
                <w:bottom w:val="none" w:sz="0" w:space="0" w:color="auto"/>
                <w:right w:val="none" w:sz="0" w:space="0" w:color="auto"/>
              </w:divBdr>
            </w:div>
            <w:div w:id="1499808264">
              <w:marLeft w:val="0"/>
              <w:marRight w:val="0"/>
              <w:marTop w:val="0"/>
              <w:marBottom w:val="0"/>
              <w:divBdr>
                <w:top w:val="none" w:sz="0" w:space="0" w:color="auto"/>
                <w:left w:val="none" w:sz="0" w:space="0" w:color="auto"/>
                <w:bottom w:val="none" w:sz="0" w:space="0" w:color="auto"/>
                <w:right w:val="none" w:sz="0" w:space="0" w:color="auto"/>
              </w:divBdr>
            </w:div>
            <w:div w:id="1511024733">
              <w:marLeft w:val="0"/>
              <w:marRight w:val="0"/>
              <w:marTop w:val="0"/>
              <w:marBottom w:val="0"/>
              <w:divBdr>
                <w:top w:val="none" w:sz="0" w:space="0" w:color="auto"/>
                <w:left w:val="none" w:sz="0" w:space="0" w:color="auto"/>
                <w:bottom w:val="none" w:sz="0" w:space="0" w:color="auto"/>
                <w:right w:val="none" w:sz="0" w:space="0" w:color="auto"/>
              </w:divBdr>
            </w:div>
            <w:div w:id="1517040971">
              <w:marLeft w:val="0"/>
              <w:marRight w:val="0"/>
              <w:marTop w:val="0"/>
              <w:marBottom w:val="0"/>
              <w:divBdr>
                <w:top w:val="none" w:sz="0" w:space="0" w:color="auto"/>
                <w:left w:val="none" w:sz="0" w:space="0" w:color="auto"/>
                <w:bottom w:val="none" w:sz="0" w:space="0" w:color="auto"/>
                <w:right w:val="none" w:sz="0" w:space="0" w:color="auto"/>
              </w:divBdr>
            </w:div>
            <w:div w:id="1517772124">
              <w:marLeft w:val="0"/>
              <w:marRight w:val="0"/>
              <w:marTop w:val="0"/>
              <w:marBottom w:val="0"/>
              <w:divBdr>
                <w:top w:val="none" w:sz="0" w:space="0" w:color="auto"/>
                <w:left w:val="none" w:sz="0" w:space="0" w:color="auto"/>
                <w:bottom w:val="none" w:sz="0" w:space="0" w:color="auto"/>
                <w:right w:val="none" w:sz="0" w:space="0" w:color="auto"/>
              </w:divBdr>
            </w:div>
            <w:div w:id="1523321808">
              <w:marLeft w:val="0"/>
              <w:marRight w:val="0"/>
              <w:marTop w:val="0"/>
              <w:marBottom w:val="0"/>
              <w:divBdr>
                <w:top w:val="none" w:sz="0" w:space="0" w:color="auto"/>
                <w:left w:val="none" w:sz="0" w:space="0" w:color="auto"/>
                <w:bottom w:val="none" w:sz="0" w:space="0" w:color="auto"/>
                <w:right w:val="none" w:sz="0" w:space="0" w:color="auto"/>
              </w:divBdr>
            </w:div>
            <w:div w:id="1529564832">
              <w:marLeft w:val="0"/>
              <w:marRight w:val="0"/>
              <w:marTop w:val="0"/>
              <w:marBottom w:val="0"/>
              <w:divBdr>
                <w:top w:val="none" w:sz="0" w:space="0" w:color="auto"/>
                <w:left w:val="none" w:sz="0" w:space="0" w:color="auto"/>
                <w:bottom w:val="none" w:sz="0" w:space="0" w:color="auto"/>
                <w:right w:val="none" w:sz="0" w:space="0" w:color="auto"/>
              </w:divBdr>
            </w:div>
            <w:div w:id="1532647070">
              <w:marLeft w:val="0"/>
              <w:marRight w:val="0"/>
              <w:marTop w:val="0"/>
              <w:marBottom w:val="0"/>
              <w:divBdr>
                <w:top w:val="none" w:sz="0" w:space="0" w:color="auto"/>
                <w:left w:val="none" w:sz="0" w:space="0" w:color="auto"/>
                <w:bottom w:val="none" w:sz="0" w:space="0" w:color="auto"/>
                <w:right w:val="none" w:sz="0" w:space="0" w:color="auto"/>
              </w:divBdr>
            </w:div>
            <w:div w:id="1540698470">
              <w:marLeft w:val="0"/>
              <w:marRight w:val="0"/>
              <w:marTop w:val="0"/>
              <w:marBottom w:val="0"/>
              <w:divBdr>
                <w:top w:val="none" w:sz="0" w:space="0" w:color="auto"/>
                <w:left w:val="none" w:sz="0" w:space="0" w:color="auto"/>
                <w:bottom w:val="none" w:sz="0" w:space="0" w:color="auto"/>
                <w:right w:val="none" w:sz="0" w:space="0" w:color="auto"/>
              </w:divBdr>
            </w:div>
            <w:div w:id="1541674358">
              <w:marLeft w:val="0"/>
              <w:marRight w:val="0"/>
              <w:marTop w:val="0"/>
              <w:marBottom w:val="0"/>
              <w:divBdr>
                <w:top w:val="none" w:sz="0" w:space="0" w:color="auto"/>
                <w:left w:val="none" w:sz="0" w:space="0" w:color="auto"/>
                <w:bottom w:val="none" w:sz="0" w:space="0" w:color="auto"/>
                <w:right w:val="none" w:sz="0" w:space="0" w:color="auto"/>
              </w:divBdr>
            </w:div>
            <w:div w:id="1558860505">
              <w:marLeft w:val="0"/>
              <w:marRight w:val="0"/>
              <w:marTop w:val="0"/>
              <w:marBottom w:val="0"/>
              <w:divBdr>
                <w:top w:val="none" w:sz="0" w:space="0" w:color="auto"/>
                <w:left w:val="none" w:sz="0" w:space="0" w:color="auto"/>
                <w:bottom w:val="none" w:sz="0" w:space="0" w:color="auto"/>
                <w:right w:val="none" w:sz="0" w:space="0" w:color="auto"/>
              </w:divBdr>
            </w:div>
            <w:div w:id="1574856629">
              <w:marLeft w:val="0"/>
              <w:marRight w:val="0"/>
              <w:marTop w:val="0"/>
              <w:marBottom w:val="0"/>
              <w:divBdr>
                <w:top w:val="none" w:sz="0" w:space="0" w:color="auto"/>
                <w:left w:val="none" w:sz="0" w:space="0" w:color="auto"/>
                <w:bottom w:val="none" w:sz="0" w:space="0" w:color="auto"/>
                <w:right w:val="none" w:sz="0" w:space="0" w:color="auto"/>
              </w:divBdr>
            </w:div>
            <w:div w:id="1584604532">
              <w:marLeft w:val="0"/>
              <w:marRight w:val="0"/>
              <w:marTop w:val="0"/>
              <w:marBottom w:val="0"/>
              <w:divBdr>
                <w:top w:val="none" w:sz="0" w:space="0" w:color="auto"/>
                <w:left w:val="none" w:sz="0" w:space="0" w:color="auto"/>
                <w:bottom w:val="none" w:sz="0" w:space="0" w:color="auto"/>
                <w:right w:val="none" w:sz="0" w:space="0" w:color="auto"/>
              </w:divBdr>
            </w:div>
            <w:div w:id="1584677520">
              <w:marLeft w:val="0"/>
              <w:marRight w:val="0"/>
              <w:marTop w:val="0"/>
              <w:marBottom w:val="0"/>
              <w:divBdr>
                <w:top w:val="none" w:sz="0" w:space="0" w:color="auto"/>
                <w:left w:val="none" w:sz="0" w:space="0" w:color="auto"/>
                <w:bottom w:val="none" w:sz="0" w:space="0" w:color="auto"/>
                <w:right w:val="none" w:sz="0" w:space="0" w:color="auto"/>
              </w:divBdr>
            </w:div>
            <w:div w:id="1586650085">
              <w:marLeft w:val="0"/>
              <w:marRight w:val="0"/>
              <w:marTop w:val="0"/>
              <w:marBottom w:val="0"/>
              <w:divBdr>
                <w:top w:val="none" w:sz="0" w:space="0" w:color="auto"/>
                <w:left w:val="none" w:sz="0" w:space="0" w:color="auto"/>
                <w:bottom w:val="none" w:sz="0" w:space="0" w:color="auto"/>
                <w:right w:val="none" w:sz="0" w:space="0" w:color="auto"/>
              </w:divBdr>
            </w:div>
            <w:div w:id="1587616710">
              <w:marLeft w:val="0"/>
              <w:marRight w:val="0"/>
              <w:marTop w:val="0"/>
              <w:marBottom w:val="0"/>
              <w:divBdr>
                <w:top w:val="none" w:sz="0" w:space="0" w:color="auto"/>
                <w:left w:val="none" w:sz="0" w:space="0" w:color="auto"/>
                <w:bottom w:val="none" w:sz="0" w:space="0" w:color="auto"/>
                <w:right w:val="none" w:sz="0" w:space="0" w:color="auto"/>
              </w:divBdr>
            </w:div>
            <w:div w:id="1588346887">
              <w:marLeft w:val="0"/>
              <w:marRight w:val="0"/>
              <w:marTop w:val="0"/>
              <w:marBottom w:val="0"/>
              <w:divBdr>
                <w:top w:val="none" w:sz="0" w:space="0" w:color="auto"/>
                <w:left w:val="none" w:sz="0" w:space="0" w:color="auto"/>
                <w:bottom w:val="none" w:sz="0" w:space="0" w:color="auto"/>
                <w:right w:val="none" w:sz="0" w:space="0" w:color="auto"/>
              </w:divBdr>
            </w:div>
            <w:div w:id="1589192125">
              <w:marLeft w:val="0"/>
              <w:marRight w:val="0"/>
              <w:marTop w:val="0"/>
              <w:marBottom w:val="0"/>
              <w:divBdr>
                <w:top w:val="none" w:sz="0" w:space="0" w:color="auto"/>
                <w:left w:val="none" w:sz="0" w:space="0" w:color="auto"/>
                <w:bottom w:val="none" w:sz="0" w:space="0" w:color="auto"/>
                <w:right w:val="none" w:sz="0" w:space="0" w:color="auto"/>
              </w:divBdr>
            </w:div>
            <w:div w:id="1590429384">
              <w:marLeft w:val="0"/>
              <w:marRight w:val="0"/>
              <w:marTop w:val="0"/>
              <w:marBottom w:val="0"/>
              <w:divBdr>
                <w:top w:val="none" w:sz="0" w:space="0" w:color="auto"/>
                <w:left w:val="none" w:sz="0" w:space="0" w:color="auto"/>
                <w:bottom w:val="none" w:sz="0" w:space="0" w:color="auto"/>
                <w:right w:val="none" w:sz="0" w:space="0" w:color="auto"/>
              </w:divBdr>
            </w:div>
            <w:div w:id="1598712485">
              <w:marLeft w:val="0"/>
              <w:marRight w:val="0"/>
              <w:marTop w:val="0"/>
              <w:marBottom w:val="0"/>
              <w:divBdr>
                <w:top w:val="none" w:sz="0" w:space="0" w:color="auto"/>
                <w:left w:val="none" w:sz="0" w:space="0" w:color="auto"/>
                <w:bottom w:val="none" w:sz="0" w:space="0" w:color="auto"/>
                <w:right w:val="none" w:sz="0" w:space="0" w:color="auto"/>
              </w:divBdr>
            </w:div>
            <w:div w:id="1600410385">
              <w:marLeft w:val="0"/>
              <w:marRight w:val="0"/>
              <w:marTop w:val="0"/>
              <w:marBottom w:val="0"/>
              <w:divBdr>
                <w:top w:val="none" w:sz="0" w:space="0" w:color="auto"/>
                <w:left w:val="none" w:sz="0" w:space="0" w:color="auto"/>
                <w:bottom w:val="none" w:sz="0" w:space="0" w:color="auto"/>
                <w:right w:val="none" w:sz="0" w:space="0" w:color="auto"/>
              </w:divBdr>
            </w:div>
            <w:div w:id="1610703468">
              <w:marLeft w:val="0"/>
              <w:marRight w:val="0"/>
              <w:marTop w:val="0"/>
              <w:marBottom w:val="0"/>
              <w:divBdr>
                <w:top w:val="none" w:sz="0" w:space="0" w:color="auto"/>
                <w:left w:val="none" w:sz="0" w:space="0" w:color="auto"/>
                <w:bottom w:val="none" w:sz="0" w:space="0" w:color="auto"/>
                <w:right w:val="none" w:sz="0" w:space="0" w:color="auto"/>
              </w:divBdr>
            </w:div>
            <w:div w:id="1620448477">
              <w:marLeft w:val="0"/>
              <w:marRight w:val="0"/>
              <w:marTop w:val="0"/>
              <w:marBottom w:val="0"/>
              <w:divBdr>
                <w:top w:val="none" w:sz="0" w:space="0" w:color="auto"/>
                <w:left w:val="none" w:sz="0" w:space="0" w:color="auto"/>
                <w:bottom w:val="none" w:sz="0" w:space="0" w:color="auto"/>
                <w:right w:val="none" w:sz="0" w:space="0" w:color="auto"/>
              </w:divBdr>
            </w:div>
            <w:div w:id="1624535401">
              <w:marLeft w:val="0"/>
              <w:marRight w:val="0"/>
              <w:marTop w:val="0"/>
              <w:marBottom w:val="0"/>
              <w:divBdr>
                <w:top w:val="none" w:sz="0" w:space="0" w:color="auto"/>
                <w:left w:val="none" w:sz="0" w:space="0" w:color="auto"/>
                <w:bottom w:val="none" w:sz="0" w:space="0" w:color="auto"/>
                <w:right w:val="none" w:sz="0" w:space="0" w:color="auto"/>
              </w:divBdr>
            </w:div>
            <w:div w:id="1629239698">
              <w:marLeft w:val="0"/>
              <w:marRight w:val="0"/>
              <w:marTop w:val="0"/>
              <w:marBottom w:val="0"/>
              <w:divBdr>
                <w:top w:val="none" w:sz="0" w:space="0" w:color="auto"/>
                <w:left w:val="none" w:sz="0" w:space="0" w:color="auto"/>
                <w:bottom w:val="none" w:sz="0" w:space="0" w:color="auto"/>
                <w:right w:val="none" w:sz="0" w:space="0" w:color="auto"/>
              </w:divBdr>
            </w:div>
            <w:div w:id="1635451533">
              <w:marLeft w:val="0"/>
              <w:marRight w:val="0"/>
              <w:marTop w:val="0"/>
              <w:marBottom w:val="0"/>
              <w:divBdr>
                <w:top w:val="none" w:sz="0" w:space="0" w:color="auto"/>
                <w:left w:val="none" w:sz="0" w:space="0" w:color="auto"/>
                <w:bottom w:val="none" w:sz="0" w:space="0" w:color="auto"/>
                <w:right w:val="none" w:sz="0" w:space="0" w:color="auto"/>
              </w:divBdr>
            </w:div>
            <w:div w:id="1637107282">
              <w:marLeft w:val="0"/>
              <w:marRight w:val="0"/>
              <w:marTop w:val="0"/>
              <w:marBottom w:val="0"/>
              <w:divBdr>
                <w:top w:val="none" w:sz="0" w:space="0" w:color="auto"/>
                <w:left w:val="none" w:sz="0" w:space="0" w:color="auto"/>
                <w:bottom w:val="none" w:sz="0" w:space="0" w:color="auto"/>
                <w:right w:val="none" w:sz="0" w:space="0" w:color="auto"/>
              </w:divBdr>
            </w:div>
            <w:div w:id="1641570450">
              <w:marLeft w:val="0"/>
              <w:marRight w:val="0"/>
              <w:marTop w:val="0"/>
              <w:marBottom w:val="0"/>
              <w:divBdr>
                <w:top w:val="none" w:sz="0" w:space="0" w:color="auto"/>
                <w:left w:val="none" w:sz="0" w:space="0" w:color="auto"/>
                <w:bottom w:val="none" w:sz="0" w:space="0" w:color="auto"/>
                <w:right w:val="none" w:sz="0" w:space="0" w:color="auto"/>
              </w:divBdr>
            </w:div>
            <w:div w:id="1661694201">
              <w:marLeft w:val="0"/>
              <w:marRight w:val="0"/>
              <w:marTop w:val="0"/>
              <w:marBottom w:val="0"/>
              <w:divBdr>
                <w:top w:val="none" w:sz="0" w:space="0" w:color="auto"/>
                <w:left w:val="none" w:sz="0" w:space="0" w:color="auto"/>
                <w:bottom w:val="none" w:sz="0" w:space="0" w:color="auto"/>
                <w:right w:val="none" w:sz="0" w:space="0" w:color="auto"/>
              </w:divBdr>
            </w:div>
            <w:div w:id="1670479577">
              <w:marLeft w:val="0"/>
              <w:marRight w:val="0"/>
              <w:marTop w:val="0"/>
              <w:marBottom w:val="0"/>
              <w:divBdr>
                <w:top w:val="none" w:sz="0" w:space="0" w:color="auto"/>
                <w:left w:val="none" w:sz="0" w:space="0" w:color="auto"/>
                <w:bottom w:val="none" w:sz="0" w:space="0" w:color="auto"/>
                <w:right w:val="none" w:sz="0" w:space="0" w:color="auto"/>
              </w:divBdr>
            </w:div>
            <w:div w:id="1683773687">
              <w:marLeft w:val="0"/>
              <w:marRight w:val="0"/>
              <w:marTop w:val="0"/>
              <w:marBottom w:val="0"/>
              <w:divBdr>
                <w:top w:val="none" w:sz="0" w:space="0" w:color="auto"/>
                <w:left w:val="none" w:sz="0" w:space="0" w:color="auto"/>
                <w:bottom w:val="none" w:sz="0" w:space="0" w:color="auto"/>
                <w:right w:val="none" w:sz="0" w:space="0" w:color="auto"/>
              </w:divBdr>
            </w:div>
            <w:div w:id="1685277208">
              <w:marLeft w:val="0"/>
              <w:marRight w:val="0"/>
              <w:marTop w:val="0"/>
              <w:marBottom w:val="0"/>
              <w:divBdr>
                <w:top w:val="none" w:sz="0" w:space="0" w:color="auto"/>
                <w:left w:val="none" w:sz="0" w:space="0" w:color="auto"/>
                <w:bottom w:val="none" w:sz="0" w:space="0" w:color="auto"/>
                <w:right w:val="none" w:sz="0" w:space="0" w:color="auto"/>
              </w:divBdr>
            </w:div>
            <w:div w:id="1697345775">
              <w:marLeft w:val="0"/>
              <w:marRight w:val="0"/>
              <w:marTop w:val="0"/>
              <w:marBottom w:val="0"/>
              <w:divBdr>
                <w:top w:val="none" w:sz="0" w:space="0" w:color="auto"/>
                <w:left w:val="none" w:sz="0" w:space="0" w:color="auto"/>
                <w:bottom w:val="none" w:sz="0" w:space="0" w:color="auto"/>
                <w:right w:val="none" w:sz="0" w:space="0" w:color="auto"/>
              </w:divBdr>
            </w:div>
            <w:div w:id="1697925167">
              <w:marLeft w:val="0"/>
              <w:marRight w:val="0"/>
              <w:marTop w:val="0"/>
              <w:marBottom w:val="0"/>
              <w:divBdr>
                <w:top w:val="none" w:sz="0" w:space="0" w:color="auto"/>
                <w:left w:val="none" w:sz="0" w:space="0" w:color="auto"/>
                <w:bottom w:val="none" w:sz="0" w:space="0" w:color="auto"/>
                <w:right w:val="none" w:sz="0" w:space="0" w:color="auto"/>
              </w:divBdr>
            </w:div>
            <w:div w:id="1699040569">
              <w:marLeft w:val="0"/>
              <w:marRight w:val="0"/>
              <w:marTop w:val="0"/>
              <w:marBottom w:val="0"/>
              <w:divBdr>
                <w:top w:val="none" w:sz="0" w:space="0" w:color="auto"/>
                <w:left w:val="none" w:sz="0" w:space="0" w:color="auto"/>
                <w:bottom w:val="none" w:sz="0" w:space="0" w:color="auto"/>
                <w:right w:val="none" w:sz="0" w:space="0" w:color="auto"/>
              </w:divBdr>
            </w:div>
            <w:div w:id="1701082146">
              <w:marLeft w:val="0"/>
              <w:marRight w:val="0"/>
              <w:marTop w:val="0"/>
              <w:marBottom w:val="0"/>
              <w:divBdr>
                <w:top w:val="none" w:sz="0" w:space="0" w:color="auto"/>
                <w:left w:val="none" w:sz="0" w:space="0" w:color="auto"/>
                <w:bottom w:val="none" w:sz="0" w:space="0" w:color="auto"/>
                <w:right w:val="none" w:sz="0" w:space="0" w:color="auto"/>
              </w:divBdr>
            </w:div>
            <w:div w:id="1704405112">
              <w:marLeft w:val="0"/>
              <w:marRight w:val="0"/>
              <w:marTop w:val="0"/>
              <w:marBottom w:val="0"/>
              <w:divBdr>
                <w:top w:val="none" w:sz="0" w:space="0" w:color="auto"/>
                <w:left w:val="none" w:sz="0" w:space="0" w:color="auto"/>
                <w:bottom w:val="none" w:sz="0" w:space="0" w:color="auto"/>
                <w:right w:val="none" w:sz="0" w:space="0" w:color="auto"/>
              </w:divBdr>
            </w:div>
            <w:div w:id="1718122757">
              <w:marLeft w:val="0"/>
              <w:marRight w:val="0"/>
              <w:marTop w:val="0"/>
              <w:marBottom w:val="0"/>
              <w:divBdr>
                <w:top w:val="none" w:sz="0" w:space="0" w:color="auto"/>
                <w:left w:val="none" w:sz="0" w:space="0" w:color="auto"/>
                <w:bottom w:val="none" w:sz="0" w:space="0" w:color="auto"/>
                <w:right w:val="none" w:sz="0" w:space="0" w:color="auto"/>
              </w:divBdr>
            </w:div>
            <w:div w:id="1721593383">
              <w:marLeft w:val="0"/>
              <w:marRight w:val="0"/>
              <w:marTop w:val="0"/>
              <w:marBottom w:val="0"/>
              <w:divBdr>
                <w:top w:val="none" w:sz="0" w:space="0" w:color="auto"/>
                <w:left w:val="none" w:sz="0" w:space="0" w:color="auto"/>
                <w:bottom w:val="none" w:sz="0" w:space="0" w:color="auto"/>
                <w:right w:val="none" w:sz="0" w:space="0" w:color="auto"/>
              </w:divBdr>
            </w:div>
            <w:div w:id="1724865054">
              <w:marLeft w:val="0"/>
              <w:marRight w:val="0"/>
              <w:marTop w:val="0"/>
              <w:marBottom w:val="0"/>
              <w:divBdr>
                <w:top w:val="none" w:sz="0" w:space="0" w:color="auto"/>
                <w:left w:val="none" w:sz="0" w:space="0" w:color="auto"/>
                <w:bottom w:val="none" w:sz="0" w:space="0" w:color="auto"/>
                <w:right w:val="none" w:sz="0" w:space="0" w:color="auto"/>
              </w:divBdr>
            </w:div>
            <w:div w:id="1732607474">
              <w:marLeft w:val="0"/>
              <w:marRight w:val="0"/>
              <w:marTop w:val="0"/>
              <w:marBottom w:val="0"/>
              <w:divBdr>
                <w:top w:val="none" w:sz="0" w:space="0" w:color="auto"/>
                <w:left w:val="none" w:sz="0" w:space="0" w:color="auto"/>
                <w:bottom w:val="none" w:sz="0" w:space="0" w:color="auto"/>
                <w:right w:val="none" w:sz="0" w:space="0" w:color="auto"/>
              </w:divBdr>
            </w:div>
            <w:div w:id="1743717387">
              <w:marLeft w:val="0"/>
              <w:marRight w:val="0"/>
              <w:marTop w:val="0"/>
              <w:marBottom w:val="0"/>
              <w:divBdr>
                <w:top w:val="none" w:sz="0" w:space="0" w:color="auto"/>
                <w:left w:val="none" w:sz="0" w:space="0" w:color="auto"/>
                <w:bottom w:val="none" w:sz="0" w:space="0" w:color="auto"/>
                <w:right w:val="none" w:sz="0" w:space="0" w:color="auto"/>
              </w:divBdr>
            </w:div>
            <w:div w:id="1744910204">
              <w:marLeft w:val="0"/>
              <w:marRight w:val="0"/>
              <w:marTop w:val="0"/>
              <w:marBottom w:val="0"/>
              <w:divBdr>
                <w:top w:val="none" w:sz="0" w:space="0" w:color="auto"/>
                <w:left w:val="none" w:sz="0" w:space="0" w:color="auto"/>
                <w:bottom w:val="none" w:sz="0" w:space="0" w:color="auto"/>
                <w:right w:val="none" w:sz="0" w:space="0" w:color="auto"/>
              </w:divBdr>
            </w:div>
            <w:div w:id="1745640862">
              <w:marLeft w:val="0"/>
              <w:marRight w:val="0"/>
              <w:marTop w:val="0"/>
              <w:marBottom w:val="0"/>
              <w:divBdr>
                <w:top w:val="none" w:sz="0" w:space="0" w:color="auto"/>
                <w:left w:val="none" w:sz="0" w:space="0" w:color="auto"/>
                <w:bottom w:val="none" w:sz="0" w:space="0" w:color="auto"/>
                <w:right w:val="none" w:sz="0" w:space="0" w:color="auto"/>
              </w:divBdr>
            </w:div>
            <w:div w:id="1749885333">
              <w:marLeft w:val="0"/>
              <w:marRight w:val="0"/>
              <w:marTop w:val="0"/>
              <w:marBottom w:val="0"/>
              <w:divBdr>
                <w:top w:val="none" w:sz="0" w:space="0" w:color="auto"/>
                <w:left w:val="none" w:sz="0" w:space="0" w:color="auto"/>
                <w:bottom w:val="none" w:sz="0" w:space="0" w:color="auto"/>
                <w:right w:val="none" w:sz="0" w:space="0" w:color="auto"/>
              </w:divBdr>
            </w:div>
            <w:div w:id="1756704934">
              <w:marLeft w:val="0"/>
              <w:marRight w:val="0"/>
              <w:marTop w:val="0"/>
              <w:marBottom w:val="0"/>
              <w:divBdr>
                <w:top w:val="none" w:sz="0" w:space="0" w:color="auto"/>
                <w:left w:val="none" w:sz="0" w:space="0" w:color="auto"/>
                <w:bottom w:val="none" w:sz="0" w:space="0" w:color="auto"/>
                <w:right w:val="none" w:sz="0" w:space="0" w:color="auto"/>
              </w:divBdr>
            </w:div>
            <w:div w:id="1764061334">
              <w:marLeft w:val="0"/>
              <w:marRight w:val="0"/>
              <w:marTop w:val="0"/>
              <w:marBottom w:val="0"/>
              <w:divBdr>
                <w:top w:val="none" w:sz="0" w:space="0" w:color="auto"/>
                <w:left w:val="none" w:sz="0" w:space="0" w:color="auto"/>
                <w:bottom w:val="none" w:sz="0" w:space="0" w:color="auto"/>
                <w:right w:val="none" w:sz="0" w:space="0" w:color="auto"/>
              </w:divBdr>
            </w:div>
            <w:div w:id="1765683137">
              <w:marLeft w:val="0"/>
              <w:marRight w:val="0"/>
              <w:marTop w:val="0"/>
              <w:marBottom w:val="0"/>
              <w:divBdr>
                <w:top w:val="none" w:sz="0" w:space="0" w:color="auto"/>
                <w:left w:val="none" w:sz="0" w:space="0" w:color="auto"/>
                <w:bottom w:val="none" w:sz="0" w:space="0" w:color="auto"/>
                <w:right w:val="none" w:sz="0" w:space="0" w:color="auto"/>
              </w:divBdr>
            </w:div>
            <w:div w:id="1778520803">
              <w:marLeft w:val="0"/>
              <w:marRight w:val="0"/>
              <w:marTop w:val="0"/>
              <w:marBottom w:val="0"/>
              <w:divBdr>
                <w:top w:val="none" w:sz="0" w:space="0" w:color="auto"/>
                <w:left w:val="none" w:sz="0" w:space="0" w:color="auto"/>
                <w:bottom w:val="none" w:sz="0" w:space="0" w:color="auto"/>
                <w:right w:val="none" w:sz="0" w:space="0" w:color="auto"/>
              </w:divBdr>
            </w:div>
            <w:div w:id="1779910918">
              <w:marLeft w:val="0"/>
              <w:marRight w:val="0"/>
              <w:marTop w:val="0"/>
              <w:marBottom w:val="0"/>
              <w:divBdr>
                <w:top w:val="none" w:sz="0" w:space="0" w:color="auto"/>
                <w:left w:val="none" w:sz="0" w:space="0" w:color="auto"/>
                <w:bottom w:val="none" w:sz="0" w:space="0" w:color="auto"/>
                <w:right w:val="none" w:sz="0" w:space="0" w:color="auto"/>
              </w:divBdr>
            </w:div>
            <w:div w:id="1786197446">
              <w:marLeft w:val="0"/>
              <w:marRight w:val="0"/>
              <w:marTop w:val="0"/>
              <w:marBottom w:val="0"/>
              <w:divBdr>
                <w:top w:val="none" w:sz="0" w:space="0" w:color="auto"/>
                <w:left w:val="none" w:sz="0" w:space="0" w:color="auto"/>
                <w:bottom w:val="none" w:sz="0" w:space="0" w:color="auto"/>
                <w:right w:val="none" w:sz="0" w:space="0" w:color="auto"/>
              </w:divBdr>
            </w:div>
            <w:div w:id="1786659420">
              <w:marLeft w:val="0"/>
              <w:marRight w:val="0"/>
              <w:marTop w:val="0"/>
              <w:marBottom w:val="0"/>
              <w:divBdr>
                <w:top w:val="none" w:sz="0" w:space="0" w:color="auto"/>
                <w:left w:val="none" w:sz="0" w:space="0" w:color="auto"/>
                <w:bottom w:val="none" w:sz="0" w:space="0" w:color="auto"/>
                <w:right w:val="none" w:sz="0" w:space="0" w:color="auto"/>
              </w:divBdr>
            </w:div>
            <w:div w:id="1797137212">
              <w:marLeft w:val="0"/>
              <w:marRight w:val="0"/>
              <w:marTop w:val="0"/>
              <w:marBottom w:val="0"/>
              <w:divBdr>
                <w:top w:val="none" w:sz="0" w:space="0" w:color="auto"/>
                <w:left w:val="none" w:sz="0" w:space="0" w:color="auto"/>
                <w:bottom w:val="none" w:sz="0" w:space="0" w:color="auto"/>
                <w:right w:val="none" w:sz="0" w:space="0" w:color="auto"/>
              </w:divBdr>
            </w:div>
            <w:div w:id="1800420656">
              <w:marLeft w:val="0"/>
              <w:marRight w:val="0"/>
              <w:marTop w:val="0"/>
              <w:marBottom w:val="0"/>
              <w:divBdr>
                <w:top w:val="none" w:sz="0" w:space="0" w:color="auto"/>
                <w:left w:val="none" w:sz="0" w:space="0" w:color="auto"/>
                <w:bottom w:val="none" w:sz="0" w:space="0" w:color="auto"/>
                <w:right w:val="none" w:sz="0" w:space="0" w:color="auto"/>
              </w:divBdr>
            </w:div>
            <w:div w:id="1802334186">
              <w:marLeft w:val="0"/>
              <w:marRight w:val="0"/>
              <w:marTop w:val="0"/>
              <w:marBottom w:val="0"/>
              <w:divBdr>
                <w:top w:val="none" w:sz="0" w:space="0" w:color="auto"/>
                <w:left w:val="none" w:sz="0" w:space="0" w:color="auto"/>
                <w:bottom w:val="none" w:sz="0" w:space="0" w:color="auto"/>
                <w:right w:val="none" w:sz="0" w:space="0" w:color="auto"/>
              </w:divBdr>
            </w:div>
            <w:div w:id="1810398184">
              <w:marLeft w:val="0"/>
              <w:marRight w:val="0"/>
              <w:marTop w:val="0"/>
              <w:marBottom w:val="0"/>
              <w:divBdr>
                <w:top w:val="none" w:sz="0" w:space="0" w:color="auto"/>
                <w:left w:val="none" w:sz="0" w:space="0" w:color="auto"/>
                <w:bottom w:val="none" w:sz="0" w:space="0" w:color="auto"/>
                <w:right w:val="none" w:sz="0" w:space="0" w:color="auto"/>
              </w:divBdr>
            </w:div>
            <w:div w:id="1819569319">
              <w:marLeft w:val="0"/>
              <w:marRight w:val="0"/>
              <w:marTop w:val="0"/>
              <w:marBottom w:val="0"/>
              <w:divBdr>
                <w:top w:val="none" w:sz="0" w:space="0" w:color="auto"/>
                <w:left w:val="none" w:sz="0" w:space="0" w:color="auto"/>
                <w:bottom w:val="none" w:sz="0" w:space="0" w:color="auto"/>
                <w:right w:val="none" w:sz="0" w:space="0" w:color="auto"/>
              </w:divBdr>
            </w:div>
            <w:div w:id="1824740908">
              <w:marLeft w:val="0"/>
              <w:marRight w:val="0"/>
              <w:marTop w:val="0"/>
              <w:marBottom w:val="0"/>
              <w:divBdr>
                <w:top w:val="none" w:sz="0" w:space="0" w:color="auto"/>
                <w:left w:val="none" w:sz="0" w:space="0" w:color="auto"/>
                <w:bottom w:val="none" w:sz="0" w:space="0" w:color="auto"/>
                <w:right w:val="none" w:sz="0" w:space="0" w:color="auto"/>
              </w:divBdr>
            </w:div>
            <w:div w:id="1825243746">
              <w:marLeft w:val="0"/>
              <w:marRight w:val="0"/>
              <w:marTop w:val="0"/>
              <w:marBottom w:val="0"/>
              <w:divBdr>
                <w:top w:val="none" w:sz="0" w:space="0" w:color="auto"/>
                <w:left w:val="none" w:sz="0" w:space="0" w:color="auto"/>
                <w:bottom w:val="none" w:sz="0" w:space="0" w:color="auto"/>
                <w:right w:val="none" w:sz="0" w:space="0" w:color="auto"/>
              </w:divBdr>
            </w:div>
            <w:div w:id="1832257113">
              <w:marLeft w:val="0"/>
              <w:marRight w:val="0"/>
              <w:marTop w:val="0"/>
              <w:marBottom w:val="0"/>
              <w:divBdr>
                <w:top w:val="none" w:sz="0" w:space="0" w:color="auto"/>
                <w:left w:val="none" w:sz="0" w:space="0" w:color="auto"/>
                <w:bottom w:val="none" w:sz="0" w:space="0" w:color="auto"/>
                <w:right w:val="none" w:sz="0" w:space="0" w:color="auto"/>
              </w:divBdr>
            </w:div>
            <w:div w:id="1837451418">
              <w:marLeft w:val="0"/>
              <w:marRight w:val="0"/>
              <w:marTop w:val="0"/>
              <w:marBottom w:val="0"/>
              <w:divBdr>
                <w:top w:val="none" w:sz="0" w:space="0" w:color="auto"/>
                <w:left w:val="none" w:sz="0" w:space="0" w:color="auto"/>
                <w:bottom w:val="none" w:sz="0" w:space="0" w:color="auto"/>
                <w:right w:val="none" w:sz="0" w:space="0" w:color="auto"/>
              </w:divBdr>
            </w:div>
            <w:div w:id="1853374786">
              <w:marLeft w:val="0"/>
              <w:marRight w:val="0"/>
              <w:marTop w:val="0"/>
              <w:marBottom w:val="0"/>
              <w:divBdr>
                <w:top w:val="none" w:sz="0" w:space="0" w:color="auto"/>
                <w:left w:val="none" w:sz="0" w:space="0" w:color="auto"/>
                <w:bottom w:val="none" w:sz="0" w:space="0" w:color="auto"/>
                <w:right w:val="none" w:sz="0" w:space="0" w:color="auto"/>
              </w:divBdr>
            </w:div>
            <w:div w:id="1857619704">
              <w:marLeft w:val="0"/>
              <w:marRight w:val="0"/>
              <w:marTop w:val="0"/>
              <w:marBottom w:val="0"/>
              <w:divBdr>
                <w:top w:val="none" w:sz="0" w:space="0" w:color="auto"/>
                <w:left w:val="none" w:sz="0" w:space="0" w:color="auto"/>
                <w:bottom w:val="none" w:sz="0" w:space="0" w:color="auto"/>
                <w:right w:val="none" w:sz="0" w:space="0" w:color="auto"/>
              </w:divBdr>
            </w:div>
            <w:div w:id="1858428372">
              <w:marLeft w:val="0"/>
              <w:marRight w:val="0"/>
              <w:marTop w:val="0"/>
              <w:marBottom w:val="0"/>
              <w:divBdr>
                <w:top w:val="none" w:sz="0" w:space="0" w:color="auto"/>
                <w:left w:val="none" w:sz="0" w:space="0" w:color="auto"/>
                <w:bottom w:val="none" w:sz="0" w:space="0" w:color="auto"/>
                <w:right w:val="none" w:sz="0" w:space="0" w:color="auto"/>
              </w:divBdr>
            </w:div>
            <w:div w:id="1870870591">
              <w:marLeft w:val="0"/>
              <w:marRight w:val="0"/>
              <w:marTop w:val="0"/>
              <w:marBottom w:val="0"/>
              <w:divBdr>
                <w:top w:val="none" w:sz="0" w:space="0" w:color="auto"/>
                <w:left w:val="none" w:sz="0" w:space="0" w:color="auto"/>
                <w:bottom w:val="none" w:sz="0" w:space="0" w:color="auto"/>
                <w:right w:val="none" w:sz="0" w:space="0" w:color="auto"/>
              </w:divBdr>
            </w:div>
            <w:div w:id="1874416878">
              <w:marLeft w:val="0"/>
              <w:marRight w:val="0"/>
              <w:marTop w:val="0"/>
              <w:marBottom w:val="0"/>
              <w:divBdr>
                <w:top w:val="none" w:sz="0" w:space="0" w:color="auto"/>
                <w:left w:val="none" w:sz="0" w:space="0" w:color="auto"/>
                <w:bottom w:val="none" w:sz="0" w:space="0" w:color="auto"/>
                <w:right w:val="none" w:sz="0" w:space="0" w:color="auto"/>
              </w:divBdr>
            </w:div>
            <w:div w:id="1874881047">
              <w:marLeft w:val="0"/>
              <w:marRight w:val="0"/>
              <w:marTop w:val="0"/>
              <w:marBottom w:val="0"/>
              <w:divBdr>
                <w:top w:val="none" w:sz="0" w:space="0" w:color="auto"/>
                <w:left w:val="none" w:sz="0" w:space="0" w:color="auto"/>
                <w:bottom w:val="none" w:sz="0" w:space="0" w:color="auto"/>
                <w:right w:val="none" w:sz="0" w:space="0" w:color="auto"/>
              </w:divBdr>
            </w:div>
            <w:div w:id="1877352932">
              <w:marLeft w:val="0"/>
              <w:marRight w:val="0"/>
              <w:marTop w:val="0"/>
              <w:marBottom w:val="0"/>
              <w:divBdr>
                <w:top w:val="none" w:sz="0" w:space="0" w:color="auto"/>
                <w:left w:val="none" w:sz="0" w:space="0" w:color="auto"/>
                <w:bottom w:val="none" w:sz="0" w:space="0" w:color="auto"/>
                <w:right w:val="none" w:sz="0" w:space="0" w:color="auto"/>
              </w:divBdr>
            </w:div>
            <w:div w:id="1894927299">
              <w:marLeft w:val="0"/>
              <w:marRight w:val="0"/>
              <w:marTop w:val="0"/>
              <w:marBottom w:val="0"/>
              <w:divBdr>
                <w:top w:val="none" w:sz="0" w:space="0" w:color="auto"/>
                <w:left w:val="none" w:sz="0" w:space="0" w:color="auto"/>
                <w:bottom w:val="none" w:sz="0" w:space="0" w:color="auto"/>
                <w:right w:val="none" w:sz="0" w:space="0" w:color="auto"/>
              </w:divBdr>
            </w:div>
            <w:div w:id="1897860609">
              <w:marLeft w:val="0"/>
              <w:marRight w:val="0"/>
              <w:marTop w:val="0"/>
              <w:marBottom w:val="0"/>
              <w:divBdr>
                <w:top w:val="none" w:sz="0" w:space="0" w:color="auto"/>
                <w:left w:val="none" w:sz="0" w:space="0" w:color="auto"/>
                <w:bottom w:val="none" w:sz="0" w:space="0" w:color="auto"/>
                <w:right w:val="none" w:sz="0" w:space="0" w:color="auto"/>
              </w:divBdr>
            </w:div>
            <w:div w:id="1904169865">
              <w:marLeft w:val="0"/>
              <w:marRight w:val="0"/>
              <w:marTop w:val="0"/>
              <w:marBottom w:val="0"/>
              <w:divBdr>
                <w:top w:val="none" w:sz="0" w:space="0" w:color="auto"/>
                <w:left w:val="none" w:sz="0" w:space="0" w:color="auto"/>
                <w:bottom w:val="none" w:sz="0" w:space="0" w:color="auto"/>
                <w:right w:val="none" w:sz="0" w:space="0" w:color="auto"/>
              </w:divBdr>
            </w:div>
            <w:div w:id="1909152101">
              <w:marLeft w:val="0"/>
              <w:marRight w:val="0"/>
              <w:marTop w:val="0"/>
              <w:marBottom w:val="0"/>
              <w:divBdr>
                <w:top w:val="none" w:sz="0" w:space="0" w:color="auto"/>
                <w:left w:val="none" w:sz="0" w:space="0" w:color="auto"/>
                <w:bottom w:val="none" w:sz="0" w:space="0" w:color="auto"/>
                <w:right w:val="none" w:sz="0" w:space="0" w:color="auto"/>
              </w:divBdr>
            </w:div>
            <w:div w:id="1933313123">
              <w:marLeft w:val="0"/>
              <w:marRight w:val="0"/>
              <w:marTop w:val="0"/>
              <w:marBottom w:val="0"/>
              <w:divBdr>
                <w:top w:val="none" w:sz="0" w:space="0" w:color="auto"/>
                <w:left w:val="none" w:sz="0" w:space="0" w:color="auto"/>
                <w:bottom w:val="none" w:sz="0" w:space="0" w:color="auto"/>
                <w:right w:val="none" w:sz="0" w:space="0" w:color="auto"/>
              </w:divBdr>
            </w:div>
            <w:div w:id="1942226123">
              <w:marLeft w:val="0"/>
              <w:marRight w:val="0"/>
              <w:marTop w:val="0"/>
              <w:marBottom w:val="0"/>
              <w:divBdr>
                <w:top w:val="none" w:sz="0" w:space="0" w:color="auto"/>
                <w:left w:val="none" w:sz="0" w:space="0" w:color="auto"/>
                <w:bottom w:val="none" w:sz="0" w:space="0" w:color="auto"/>
                <w:right w:val="none" w:sz="0" w:space="0" w:color="auto"/>
              </w:divBdr>
            </w:div>
            <w:div w:id="1949044727">
              <w:marLeft w:val="0"/>
              <w:marRight w:val="0"/>
              <w:marTop w:val="0"/>
              <w:marBottom w:val="0"/>
              <w:divBdr>
                <w:top w:val="none" w:sz="0" w:space="0" w:color="auto"/>
                <w:left w:val="none" w:sz="0" w:space="0" w:color="auto"/>
                <w:bottom w:val="none" w:sz="0" w:space="0" w:color="auto"/>
                <w:right w:val="none" w:sz="0" w:space="0" w:color="auto"/>
              </w:divBdr>
            </w:div>
            <w:div w:id="1954166791">
              <w:marLeft w:val="0"/>
              <w:marRight w:val="0"/>
              <w:marTop w:val="0"/>
              <w:marBottom w:val="0"/>
              <w:divBdr>
                <w:top w:val="none" w:sz="0" w:space="0" w:color="auto"/>
                <w:left w:val="none" w:sz="0" w:space="0" w:color="auto"/>
                <w:bottom w:val="none" w:sz="0" w:space="0" w:color="auto"/>
                <w:right w:val="none" w:sz="0" w:space="0" w:color="auto"/>
              </w:divBdr>
            </w:div>
            <w:div w:id="1954360773">
              <w:marLeft w:val="0"/>
              <w:marRight w:val="0"/>
              <w:marTop w:val="0"/>
              <w:marBottom w:val="0"/>
              <w:divBdr>
                <w:top w:val="none" w:sz="0" w:space="0" w:color="auto"/>
                <w:left w:val="none" w:sz="0" w:space="0" w:color="auto"/>
                <w:bottom w:val="none" w:sz="0" w:space="0" w:color="auto"/>
                <w:right w:val="none" w:sz="0" w:space="0" w:color="auto"/>
              </w:divBdr>
            </w:div>
            <w:div w:id="1954551070">
              <w:marLeft w:val="0"/>
              <w:marRight w:val="0"/>
              <w:marTop w:val="0"/>
              <w:marBottom w:val="0"/>
              <w:divBdr>
                <w:top w:val="none" w:sz="0" w:space="0" w:color="auto"/>
                <w:left w:val="none" w:sz="0" w:space="0" w:color="auto"/>
                <w:bottom w:val="none" w:sz="0" w:space="0" w:color="auto"/>
                <w:right w:val="none" w:sz="0" w:space="0" w:color="auto"/>
              </w:divBdr>
            </w:div>
            <w:div w:id="1957103654">
              <w:marLeft w:val="0"/>
              <w:marRight w:val="0"/>
              <w:marTop w:val="0"/>
              <w:marBottom w:val="0"/>
              <w:divBdr>
                <w:top w:val="none" w:sz="0" w:space="0" w:color="auto"/>
                <w:left w:val="none" w:sz="0" w:space="0" w:color="auto"/>
                <w:bottom w:val="none" w:sz="0" w:space="0" w:color="auto"/>
                <w:right w:val="none" w:sz="0" w:space="0" w:color="auto"/>
              </w:divBdr>
            </w:div>
            <w:div w:id="1958247896">
              <w:marLeft w:val="0"/>
              <w:marRight w:val="0"/>
              <w:marTop w:val="0"/>
              <w:marBottom w:val="0"/>
              <w:divBdr>
                <w:top w:val="none" w:sz="0" w:space="0" w:color="auto"/>
                <w:left w:val="none" w:sz="0" w:space="0" w:color="auto"/>
                <w:bottom w:val="none" w:sz="0" w:space="0" w:color="auto"/>
                <w:right w:val="none" w:sz="0" w:space="0" w:color="auto"/>
              </w:divBdr>
            </w:div>
            <w:div w:id="1960868647">
              <w:marLeft w:val="0"/>
              <w:marRight w:val="0"/>
              <w:marTop w:val="0"/>
              <w:marBottom w:val="0"/>
              <w:divBdr>
                <w:top w:val="none" w:sz="0" w:space="0" w:color="auto"/>
                <w:left w:val="none" w:sz="0" w:space="0" w:color="auto"/>
                <w:bottom w:val="none" w:sz="0" w:space="0" w:color="auto"/>
                <w:right w:val="none" w:sz="0" w:space="0" w:color="auto"/>
              </w:divBdr>
            </w:div>
            <w:div w:id="1963882121">
              <w:marLeft w:val="0"/>
              <w:marRight w:val="0"/>
              <w:marTop w:val="0"/>
              <w:marBottom w:val="0"/>
              <w:divBdr>
                <w:top w:val="none" w:sz="0" w:space="0" w:color="auto"/>
                <w:left w:val="none" w:sz="0" w:space="0" w:color="auto"/>
                <w:bottom w:val="none" w:sz="0" w:space="0" w:color="auto"/>
                <w:right w:val="none" w:sz="0" w:space="0" w:color="auto"/>
              </w:divBdr>
            </w:div>
            <w:div w:id="1967275470">
              <w:marLeft w:val="0"/>
              <w:marRight w:val="0"/>
              <w:marTop w:val="0"/>
              <w:marBottom w:val="0"/>
              <w:divBdr>
                <w:top w:val="none" w:sz="0" w:space="0" w:color="auto"/>
                <w:left w:val="none" w:sz="0" w:space="0" w:color="auto"/>
                <w:bottom w:val="none" w:sz="0" w:space="0" w:color="auto"/>
                <w:right w:val="none" w:sz="0" w:space="0" w:color="auto"/>
              </w:divBdr>
            </w:div>
            <w:div w:id="1980188865">
              <w:marLeft w:val="0"/>
              <w:marRight w:val="0"/>
              <w:marTop w:val="0"/>
              <w:marBottom w:val="0"/>
              <w:divBdr>
                <w:top w:val="none" w:sz="0" w:space="0" w:color="auto"/>
                <w:left w:val="none" w:sz="0" w:space="0" w:color="auto"/>
                <w:bottom w:val="none" w:sz="0" w:space="0" w:color="auto"/>
                <w:right w:val="none" w:sz="0" w:space="0" w:color="auto"/>
              </w:divBdr>
            </w:div>
            <w:div w:id="1993096833">
              <w:marLeft w:val="0"/>
              <w:marRight w:val="0"/>
              <w:marTop w:val="0"/>
              <w:marBottom w:val="0"/>
              <w:divBdr>
                <w:top w:val="none" w:sz="0" w:space="0" w:color="auto"/>
                <w:left w:val="none" w:sz="0" w:space="0" w:color="auto"/>
                <w:bottom w:val="none" w:sz="0" w:space="0" w:color="auto"/>
                <w:right w:val="none" w:sz="0" w:space="0" w:color="auto"/>
              </w:divBdr>
            </w:div>
            <w:div w:id="1997759705">
              <w:marLeft w:val="0"/>
              <w:marRight w:val="0"/>
              <w:marTop w:val="0"/>
              <w:marBottom w:val="0"/>
              <w:divBdr>
                <w:top w:val="none" w:sz="0" w:space="0" w:color="auto"/>
                <w:left w:val="none" w:sz="0" w:space="0" w:color="auto"/>
                <w:bottom w:val="none" w:sz="0" w:space="0" w:color="auto"/>
                <w:right w:val="none" w:sz="0" w:space="0" w:color="auto"/>
              </w:divBdr>
            </w:div>
            <w:div w:id="2005548480">
              <w:marLeft w:val="0"/>
              <w:marRight w:val="0"/>
              <w:marTop w:val="0"/>
              <w:marBottom w:val="0"/>
              <w:divBdr>
                <w:top w:val="none" w:sz="0" w:space="0" w:color="auto"/>
                <w:left w:val="none" w:sz="0" w:space="0" w:color="auto"/>
                <w:bottom w:val="none" w:sz="0" w:space="0" w:color="auto"/>
                <w:right w:val="none" w:sz="0" w:space="0" w:color="auto"/>
              </w:divBdr>
            </w:div>
            <w:div w:id="2009937074">
              <w:marLeft w:val="0"/>
              <w:marRight w:val="0"/>
              <w:marTop w:val="0"/>
              <w:marBottom w:val="0"/>
              <w:divBdr>
                <w:top w:val="none" w:sz="0" w:space="0" w:color="auto"/>
                <w:left w:val="none" w:sz="0" w:space="0" w:color="auto"/>
                <w:bottom w:val="none" w:sz="0" w:space="0" w:color="auto"/>
                <w:right w:val="none" w:sz="0" w:space="0" w:color="auto"/>
              </w:divBdr>
            </w:div>
            <w:div w:id="2020426466">
              <w:marLeft w:val="0"/>
              <w:marRight w:val="0"/>
              <w:marTop w:val="0"/>
              <w:marBottom w:val="0"/>
              <w:divBdr>
                <w:top w:val="none" w:sz="0" w:space="0" w:color="auto"/>
                <w:left w:val="none" w:sz="0" w:space="0" w:color="auto"/>
                <w:bottom w:val="none" w:sz="0" w:space="0" w:color="auto"/>
                <w:right w:val="none" w:sz="0" w:space="0" w:color="auto"/>
              </w:divBdr>
            </w:div>
            <w:div w:id="2025741952">
              <w:marLeft w:val="0"/>
              <w:marRight w:val="0"/>
              <w:marTop w:val="0"/>
              <w:marBottom w:val="0"/>
              <w:divBdr>
                <w:top w:val="none" w:sz="0" w:space="0" w:color="auto"/>
                <w:left w:val="none" w:sz="0" w:space="0" w:color="auto"/>
                <w:bottom w:val="none" w:sz="0" w:space="0" w:color="auto"/>
                <w:right w:val="none" w:sz="0" w:space="0" w:color="auto"/>
              </w:divBdr>
            </w:div>
            <w:div w:id="2029603139">
              <w:marLeft w:val="0"/>
              <w:marRight w:val="0"/>
              <w:marTop w:val="0"/>
              <w:marBottom w:val="0"/>
              <w:divBdr>
                <w:top w:val="none" w:sz="0" w:space="0" w:color="auto"/>
                <w:left w:val="none" w:sz="0" w:space="0" w:color="auto"/>
                <w:bottom w:val="none" w:sz="0" w:space="0" w:color="auto"/>
                <w:right w:val="none" w:sz="0" w:space="0" w:color="auto"/>
              </w:divBdr>
            </w:div>
            <w:div w:id="2030450877">
              <w:marLeft w:val="0"/>
              <w:marRight w:val="0"/>
              <w:marTop w:val="0"/>
              <w:marBottom w:val="0"/>
              <w:divBdr>
                <w:top w:val="none" w:sz="0" w:space="0" w:color="auto"/>
                <w:left w:val="none" w:sz="0" w:space="0" w:color="auto"/>
                <w:bottom w:val="none" w:sz="0" w:space="0" w:color="auto"/>
                <w:right w:val="none" w:sz="0" w:space="0" w:color="auto"/>
              </w:divBdr>
            </w:div>
            <w:div w:id="2038654860">
              <w:marLeft w:val="0"/>
              <w:marRight w:val="0"/>
              <w:marTop w:val="0"/>
              <w:marBottom w:val="0"/>
              <w:divBdr>
                <w:top w:val="none" w:sz="0" w:space="0" w:color="auto"/>
                <w:left w:val="none" w:sz="0" w:space="0" w:color="auto"/>
                <w:bottom w:val="none" w:sz="0" w:space="0" w:color="auto"/>
                <w:right w:val="none" w:sz="0" w:space="0" w:color="auto"/>
              </w:divBdr>
            </w:div>
            <w:div w:id="2041315450">
              <w:marLeft w:val="0"/>
              <w:marRight w:val="0"/>
              <w:marTop w:val="0"/>
              <w:marBottom w:val="0"/>
              <w:divBdr>
                <w:top w:val="none" w:sz="0" w:space="0" w:color="auto"/>
                <w:left w:val="none" w:sz="0" w:space="0" w:color="auto"/>
                <w:bottom w:val="none" w:sz="0" w:space="0" w:color="auto"/>
                <w:right w:val="none" w:sz="0" w:space="0" w:color="auto"/>
              </w:divBdr>
            </w:div>
            <w:div w:id="2045523825">
              <w:marLeft w:val="0"/>
              <w:marRight w:val="0"/>
              <w:marTop w:val="0"/>
              <w:marBottom w:val="0"/>
              <w:divBdr>
                <w:top w:val="none" w:sz="0" w:space="0" w:color="auto"/>
                <w:left w:val="none" w:sz="0" w:space="0" w:color="auto"/>
                <w:bottom w:val="none" w:sz="0" w:space="0" w:color="auto"/>
                <w:right w:val="none" w:sz="0" w:space="0" w:color="auto"/>
              </w:divBdr>
            </w:div>
            <w:div w:id="2050907401">
              <w:marLeft w:val="0"/>
              <w:marRight w:val="0"/>
              <w:marTop w:val="0"/>
              <w:marBottom w:val="0"/>
              <w:divBdr>
                <w:top w:val="none" w:sz="0" w:space="0" w:color="auto"/>
                <w:left w:val="none" w:sz="0" w:space="0" w:color="auto"/>
                <w:bottom w:val="none" w:sz="0" w:space="0" w:color="auto"/>
                <w:right w:val="none" w:sz="0" w:space="0" w:color="auto"/>
              </w:divBdr>
            </w:div>
            <w:div w:id="2052029258">
              <w:marLeft w:val="0"/>
              <w:marRight w:val="0"/>
              <w:marTop w:val="0"/>
              <w:marBottom w:val="0"/>
              <w:divBdr>
                <w:top w:val="none" w:sz="0" w:space="0" w:color="auto"/>
                <w:left w:val="none" w:sz="0" w:space="0" w:color="auto"/>
                <w:bottom w:val="none" w:sz="0" w:space="0" w:color="auto"/>
                <w:right w:val="none" w:sz="0" w:space="0" w:color="auto"/>
              </w:divBdr>
            </w:div>
            <w:div w:id="2055888063">
              <w:marLeft w:val="0"/>
              <w:marRight w:val="0"/>
              <w:marTop w:val="0"/>
              <w:marBottom w:val="0"/>
              <w:divBdr>
                <w:top w:val="none" w:sz="0" w:space="0" w:color="auto"/>
                <w:left w:val="none" w:sz="0" w:space="0" w:color="auto"/>
                <w:bottom w:val="none" w:sz="0" w:space="0" w:color="auto"/>
                <w:right w:val="none" w:sz="0" w:space="0" w:color="auto"/>
              </w:divBdr>
            </w:div>
            <w:div w:id="2061322957">
              <w:marLeft w:val="0"/>
              <w:marRight w:val="0"/>
              <w:marTop w:val="0"/>
              <w:marBottom w:val="0"/>
              <w:divBdr>
                <w:top w:val="none" w:sz="0" w:space="0" w:color="auto"/>
                <w:left w:val="none" w:sz="0" w:space="0" w:color="auto"/>
                <w:bottom w:val="none" w:sz="0" w:space="0" w:color="auto"/>
                <w:right w:val="none" w:sz="0" w:space="0" w:color="auto"/>
              </w:divBdr>
            </w:div>
            <w:div w:id="2067338891">
              <w:marLeft w:val="0"/>
              <w:marRight w:val="0"/>
              <w:marTop w:val="0"/>
              <w:marBottom w:val="0"/>
              <w:divBdr>
                <w:top w:val="none" w:sz="0" w:space="0" w:color="auto"/>
                <w:left w:val="none" w:sz="0" w:space="0" w:color="auto"/>
                <w:bottom w:val="none" w:sz="0" w:space="0" w:color="auto"/>
                <w:right w:val="none" w:sz="0" w:space="0" w:color="auto"/>
              </w:divBdr>
            </w:div>
            <w:div w:id="2067949866">
              <w:marLeft w:val="0"/>
              <w:marRight w:val="0"/>
              <w:marTop w:val="0"/>
              <w:marBottom w:val="0"/>
              <w:divBdr>
                <w:top w:val="none" w:sz="0" w:space="0" w:color="auto"/>
                <w:left w:val="none" w:sz="0" w:space="0" w:color="auto"/>
                <w:bottom w:val="none" w:sz="0" w:space="0" w:color="auto"/>
                <w:right w:val="none" w:sz="0" w:space="0" w:color="auto"/>
              </w:divBdr>
            </w:div>
            <w:div w:id="2070153499">
              <w:marLeft w:val="0"/>
              <w:marRight w:val="0"/>
              <w:marTop w:val="0"/>
              <w:marBottom w:val="0"/>
              <w:divBdr>
                <w:top w:val="none" w:sz="0" w:space="0" w:color="auto"/>
                <w:left w:val="none" w:sz="0" w:space="0" w:color="auto"/>
                <w:bottom w:val="none" w:sz="0" w:space="0" w:color="auto"/>
                <w:right w:val="none" w:sz="0" w:space="0" w:color="auto"/>
              </w:divBdr>
            </w:div>
            <w:div w:id="2077705763">
              <w:marLeft w:val="0"/>
              <w:marRight w:val="0"/>
              <w:marTop w:val="0"/>
              <w:marBottom w:val="0"/>
              <w:divBdr>
                <w:top w:val="none" w:sz="0" w:space="0" w:color="auto"/>
                <w:left w:val="none" w:sz="0" w:space="0" w:color="auto"/>
                <w:bottom w:val="none" w:sz="0" w:space="0" w:color="auto"/>
                <w:right w:val="none" w:sz="0" w:space="0" w:color="auto"/>
              </w:divBdr>
            </w:div>
            <w:div w:id="2080446664">
              <w:marLeft w:val="0"/>
              <w:marRight w:val="0"/>
              <w:marTop w:val="0"/>
              <w:marBottom w:val="0"/>
              <w:divBdr>
                <w:top w:val="none" w:sz="0" w:space="0" w:color="auto"/>
                <w:left w:val="none" w:sz="0" w:space="0" w:color="auto"/>
                <w:bottom w:val="none" w:sz="0" w:space="0" w:color="auto"/>
                <w:right w:val="none" w:sz="0" w:space="0" w:color="auto"/>
              </w:divBdr>
            </w:div>
            <w:div w:id="2082293424">
              <w:marLeft w:val="0"/>
              <w:marRight w:val="0"/>
              <w:marTop w:val="0"/>
              <w:marBottom w:val="0"/>
              <w:divBdr>
                <w:top w:val="none" w:sz="0" w:space="0" w:color="auto"/>
                <w:left w:val="none" w:sz="0" w:space="0" w:color="auto"/>
                <w:bottom w:val="none" w:sz="0" w:space="0" w:color="auto"/>
                <w:right w:val="none" w:sz="0" w:space="0" w:color="auto"/>
              </w:divBdr>
              <w:divsChild>
                <w:div w:id="15499260">
                  <w:marLeft w:val="0"/>
                  <w:marRight w:val="0"/>
                  <w:marTop w:val="0"/>
                  <w:marBottom w:val="0"/>
                  <w:divBdr>
                    <w:top w:val="none" w:sz="0" w:space="0" w:color="auto"/>
                    <w:left w:val="none" w:sz="0" w:space="0" w:color="auto"/>
                    <w:bottom w:val="none" w:sz="0" w:space="0" w:color="auto"/>
                    <w:right w:val="none" w:sz="0" w:space="0" w:color="auto"/>
                  </w:divBdr>
                </w:div>
                <w:div w:id="22287776">
                  <w:marLeft w:val="0"/>
                  <w:marRight w:val="0"/>
                  <w:marTop w:val="0"/>
                  <w:marBottom w:val="0"/>
                  <w:divBdr>
                    <w:top w:val="none" w:sz="0" w:space="0" w:color="auto"/>
                    <w:left w:val="none" w:sz="0" w:space="0" w:color="auto"/>
                    <w:bottom w:val="none" w:sz="0" w:space="0" w:color="auto"/>
                    <w:right w:val="none" w:sz="0" w:space="0" w:color="auto"/>
                  </w:divBdr>
                </w:div>
                <w:div w:id="25834689">
                  <w:marLeft w:val="0"/>
                  <w:marRight w:val="0"/>
                  <w:marTop w:val="0"/>
                  <w:marBottom w:val="0"/>
                  <w:divBdr>
                    <w:top w:val="none" w:sz="0" w:space="0" w:color="auto"/>
                    <w:left w:val="none" w:sz="0" w:space="0" w:color="auto"/>
                    <w:bottom w:val="none" w:sz="0" w:space="0" w:color="auto"/>
                    <w:right w:val="none" w:sz="0" w:space="0" w:color="auto"/>
                  </w:divBdr>
                </w:div>
                <w:div w:id="37247124">
                  <w:marLeft w:val="0"/>
                  <w:marRight w:val="0"/>
                  <w:marTop w:val="0"/>
                  <w:marBottom w:val="0"/>
                  <w:divBdr>
                    <w:top w:val="none" w:sz="0" w:space="0" w:color="auto"/>
                    <w:left w:val="none" w:sz="0" w:space="0" w:color="auto"/>
                    <w:bottom w:val="none" w:sz="0" w:space="0" w:color="auto"/>
                    <w:right w:val="none" w:sz="0" w:space="0" w:color="auto"/>
                  </w:divBdr>
                </w:div>
                <w:div w:id="38365535">
                  <w:marLeft w:val="0"/>
                  <w:marRight w:val="0"/>
                  <w:marTop w:val="0"/>
                  <w:marBottom w:val="0"/>
                  <w:divBdr>
                    <w:top w:val="none" w:sz="0" w:space="0" w:color="auto"/>
                    <w:left w:val="none" w:sz="0" w:space="0" w:color="auto"/>
                    <w:bottom w:val="none" w:sz="0" w:space="0" w:color="auto"/>
                    <w:right w:val="none" w:sz="0" w:space="0" w:color="auto"/>
                  </w:divBdr>
                </w:div>
                <w:div w:id="40058329">
                  <w:marLeft w:val="0"/>
                  <w:marRight w:val="0"/>
                  <w:marTop w:val="0"/>
                  <w:marBottom w:val="0"/>
                  <w:divBdr>
                    <w:top w:val="none" w:sz="0" w:space="0" w:color="auto"/>
                    <w:left w:val="none" w:sz="0" w:space="0" w:color="auto"/>
                    <w:bottom w:val="none" w:sz="0" w:space="0" w:color="auto"/>
                    <w:right w:val="none" w:sz="0" w:space="0" w:color="auto"/>
                  </w:divBdr>
                </w:div>
                <w:div w:id="42599795">
                  <w:marLeft w:val="0"/>
                  <w:marRight w:val="0"/>
                  <w:marTop w:val="0"/>
                  <w:marBottom w:val="0"/>
                  <w:divBdr>
                    <w:top w:val="none" w:sz="0" w:space="0" w:color="auto"/>
                    <w:left w:val="none" w:sz="0" w:space="0" w:color="auto"/>
                    <w:bottom w:val="none" w:sz="0" w:space="0" w:color="auto"/>
                    <w:right w:val="none" w:sz="0" w:space="0" w:color="auto"/>
                  </w:divBdr>
                </w:div>
                <w:div w:id="55444481">
                  <w:marLeft w:val="0"/>
                  <w:marRight w:val="0"/>
                  <w:marTop w:val="0"/>
                  <w:marBottom w:val="0"/>
                  <w:divBdr>
                    <w:top w:val="none" w:sz="0" w:space="0" w:color="auto"/>
                    <w:left w:val="none" w:sz="0" w:space="0" w:color="auto"/>
                    <w:bottom w:val="none" w:sz="0" w:space="0" w:color="auto"/>
                    <w:right w:val="none" w:sz="0" w:space="0" w:color="auto"/>
                  </w:divBdr>
                </w:div>
                <w:div w:id="70203661">
                  <w:marLeft w:val="0"/>
                  <w:marRight w:val="0"/>
                  <w:marTop w:val="0"/>
                  <w:marBottom w:val="0"/>
                  <w:divBdr>
                    <w:top w:val="none" w:sz="0" w:space="0" w:color="auto"/>
                    <w:left w:val="none" w:sz="0" w:space="0" w:color="auto"/>
                    <w:bottom w:val="none" w:sz="0" w:space="0" w:color="auto"/>
                    <w:right w:val="none" w:sz="0" w:space="0" w:color="auto"/>
                  </w:divBdr>
                </w:div>
                <w:div w:id="70544907">
                  <w:marLeft w:val="0"/>
                  <w:marRight w:val="0"/>
                  <w:marTop w:val="0"/>
                  <w:marBottom w:val="0"/>
                  <w:divBdr>
                    <w:top w:val="none" w:sz="0" w:space="0" w:color="auto"/>
                    <w:left w:val="none" w:sz="0" w:space="0" w:color="auto"/>
                    <w:bottom w:val="none" w:sz="0" w:space="0" w:color="auto"/>
                    <w:right w:val="none" w:sz="0" w:space="0" w:color="auto"/>
                  </w:divBdr>
                </w:div>
                <w:div w:id="71895278">
                  <w:marLeft w:val="0"/>
                  <w:marRight w:val="0"/>
                  <w:marTop w:val="0"/>
                  <w:marBottom w:val="0"/>
                  <w:divBdr>
                    <w:top w:val="none" w:sz="0" w:space="0" w:color="auto"/>
                    <w:left w:val="none" w:sz="0" w:space="0" w:color="auto"/>
                    <w:bottom w:val="none" w:sz="0" w:space="0" w:color="auto"/>
                    <w:right w:val="none" w:sz="0" w:space="0" w:color="auto"/>
                  </w:divBdr>
                </w:div>
                <w:div w:id="72747229">
                  <w:marLeft w:val="0"/>
                  <w:marRight w:val="0"/>
                  <w:marTop w:val="0"/>
                  <w:marBottom w:val="0"/>
                  <w:divBdr>
                    <w:top w:val="none" w:sz="0" w:space="0" w:color="auto"/>
                    <w:left w:val="none" w:sz="0" w:space="0" w:color="auto"/>
                    <w:bottom w:val="none" w:sz="0" w:space="0" w:color="auto"/>
                    <w:right w:val="none" w:sz="0" w:space="0" w:color="auto"/>
                  </w:divBdr>
                </w:div>
                <w:div w:id="78336789">
                  <w:marLeft w:val="0"/>
                  <w:marRight w:val="0"/>
                  <w:marTop w:val="0"/>
                  <w:marBottom w:val="0"/>
                  <w:divBdr>
                    <w:top w:val="none" w:sz="0" w:space="0" w:color="auto"/>
                    <w:left w:val="none" w:sz="0" w:space="0" w:color="auto"/>
                    <w:bottom w:val="none" w:sz="0" w:space="0" w:color="auto"/>
                    <w:right w:val="none" w:sz="0" w:space="0" w:color="auto"/>
                  </w:divBdr>
                </w:div>
                <w:div w:id="87581651">
                  <w:marLeft w:val="0"/>
                  <w:marRight w:val="0"/>
                  <w:marTop w:val="0"/>
                  <w:marBottom w:val="0"/>
                  <w:divBdr>
                    <w:top w:val="none" w:sz="0" w:space="0" w:color="auto"/>
                    <w:left w:val="none" w:sz="0" w:space="0" w:color="auto"/>
                    <w:bottom w:val="none" w:sz="0" w:space="0" w:color="auto"/>
                    <w:right w:val="none" w:sz="0" w:space="0" w:color="auto"/>
                  </w:divBdr>
                </w:div>
                <w:div w:id="96223100">
                  <w:marLeft w:val="0"/>
                  <w:marRight w:val="0"/>
                  <w:marTop w:val="0"/>
                  <w:marBottom w:val="0"/>
                  <w:divBdr>
                    <w:top w:val="none" w:sz="0" w:space="0" w:color="auto"/>
                    <w:left w:val="none" w:sz="0" w:space="0" w:color="auto"/>
                    <w:bottom w:val="none" w:sz="0" w:space="0" w:color="auto"/>
                    <w:right w:val="none" w:sz="0" w:space="0" w:color="auto"/>
                  </w:divBdr>
                </w:div>
                <w:div w:id="97677970">
                  <w:marLeft w:val="0"/>
                  <w:marRight w:val="0"/>
                  <w:marTop w:val="0"/>
                  <w:marBottom w:val="0"/>
                  <w:divBdr>
                    <w:top w:val="none" w:sz="0" w:space="0" w:color="auto"/>
                    <w:left w:val="none" w:sz="0" w:space="0" w:color="auto"/>
                    <w:bottom w:val="none" w:sz="0" w:space="0" w:color="auto"/>
                    <w:right w:val="none" w:sz="0" w:space="0" w:color="auto"/>
                  </w:divBdr>
                </w:div>
                <w:div w:id="100152896">
                  <w:marLeft w:val="0"/>
                  <w:marRight w:val="0"/>
                  <w:marTop w:val="0"/>
                  <w:marBottom w:val="0"/>
                  <w:divBdr>
                    <w:top w:val="none" w:sz="0" w:space="0" w:color="auto"/>
                    <w:left w:val="none" w:sz="0" w:space="0" w:color="auto"/>
                    <w:bottom w:val="none" w:sz="0" w:space="0" w:color="auto"/>
                    <w:right w:val="none" w:sz="0" w:space="0" w:color="auto"/>
                  </w:divBdr>
                </w:div>
                <w:div w:id="109134615">
                  <w:marLeft w:val="0"/>
                  <w:marRight w:val="0"/>
                  <w:marTop w:val="0"/>
                  <w:marBottom w:val="0"/>
                  <w:divBdr>
                    <w:top w:val="none" w:sz="0" w:space="0" w:color="auto"/>
                    <w:left w:val="none" w:sz="0" w:space="0" w:color="auto"/>
                    <w:bottom w:val="none" w:sz="0" w:space="0" w:color="auto"/>
                    <w:right w:val="none" w:sz="0" w:space="0" w:color="auto"/>
                  </w:divBdr>
                </w:div>
                <w:div w:id="122695183">
                  <w:marLeft w:val="0"/>
                  <w:marRight w:val="0"/>
                  <w:marTop w:val="0"/>
                  <w:marBottom w:val="0"/>
                  <w:divBdr>
                    <w:top w:val="none" w:sz="0" w:space="0" w:color="auto"/>
                    <w:left w:val="none" w:sz="0" w:space="0" w:color="auto"/>
                    <w:bottom w:val="none" w:sz="0" w:space="0" w:color="auto"/>
                    <w:right w:val="none" w:sz="0" w:space="0" w:color="auto"/>
                  </w:divBdr>
                </w:div>
                <w:div w:id="130172635">
                  <w:marLeft w:val="0"/>
                  <w:marRight w:val="0"/>
                  <w:marTop w:val="0"/>
                  <w:marBottom w:val="0"/>
                  <w:divBdr>
                    <w:top w:val="none" w:sz="0" w:space="0" w:color="auto"/>
                    <w:left w:val="none" w:sz="0" w:space="0" w:color="auto"/>
                    <w:bottom w:val="none" w:sz="0" w:space="0" w:color="auto"/>
                    <w:right w:val="none" w:sz="0" w:space="0" w:color="auto"/>
                  </w:divBdr>
                </w:div>
                <w:div w:id="131560307">
                  <w:marLeft w:val="0"/>
                  <w:marRight w:val="0"/>
                  <w:marTop w:val="0"/>
                  <w:marBottom w:val="0"/>
                  <w:divBdr>
                    <w:top w:val="none" w:sz="0" w:space="0" w:color="auto"/>
                    <w:left w:val="none" w:sz="0" w:space="0" w:color="auto"/>
                    <w:bottom w:val="none" w:sz="0" w:space="0" w:color="auto"/>
                    <w:right w:val="none" w:sz="0" w:space="0" w:color="auto"/>
                  </w:divBdr>
                </w:div>
                <w:div w:id="133760893">
                  <w:marLeft w:val="0"/>
                  <w:marRight w:val="0"/>
                  <w:marTop w:val="0"/>
                  <w:marBottom w:val="0"/>
                  <w:divBdr>
                    <w:top w:val="none" w:sz="0" w:space="0" w:color="auto"/>
                    <w:left w:val="none" w:sz="0" w:space="0" w:color="auto"/>
                    <w:bottom w:val="none" w:sz="0" w:space="0" w:color="auto"/>
                    <w:right w:val="none" w:sz="0" w:space="0" w:color="auto"/>
                  </w:divBdr>
                </w:div>
                <w:div w:id="169180766">
                  <w:marLeft w:val="0"/>
                  <w:marRight w:val="0"/>
                  <w:marTop w:val="0"/>
                  <w:marBottom w:val="0"/>
                  <w:divBdr>
                    <w:top w:val="none" w:sz="0" w:space="0" w:color="auto"/>
                    <w:left w:val="none" w:sz="0" w:space="0" w:color="auto"/>
                    <w:bottom w:val="none" w:sz="0" w:space="0" w:color="auto"/>
                    <w:right w:val="none" w:sz="0" w:space="0" w:color="auto"/>
                  </w:divBdr>
                </w:div>
                <w:div w:id="170143342">
                  <w:marLeft w:val="0"/>
                  <w:marRight w:val="0"/>
                  <w:marTop w:val="0"/>
                  <w:marBottom w:val="0"/>
                  <w:divBdr>
                    <w:top w:val="none" w:sz="0" w:space="0" w:color="auto"/>
                    <w:left w:val="none" w:sz="0" w:space="0" w:color="auto"/>
                    <w:bottom w:val="none" w:sz="0" w:space="0" w:color="auto"/>
                    <w:right w:val="none" w:sz="0" w:space="0" w:color="auto"/>
                  </w:divBdr>
                </w:div>
                <w:div w:id="170679101">
                  <w:marLeft w:val="0"/>
                  <w:marRight w:val="0"/>
                  <w:marTop w:val="0"/>
                  <w:marBottom w:val="0"/>
                  <w:divBdr>
                    <w:top w:val="none" w:sz="0" w:space="0" w:color="auto"/>
                    <w:left w:val="none" w:sz="0" w:space="0" w:color="auto"/>
                    <w:bottom w:val="none" w:sz="0" w:space="0" w:color="auto"/>
                    <w:right w:val="none" w:sz="0" w:space="0" w:color="auto"/>
                  </w:divBdr>
                </w:div>
                <w:div w:id="174810043">
                  <w:marLeft w:val="0"/>
                  <w:marRight w:val="0"/>
                  <w:marTop w:val="0"/>
                  <w:marBottom w:val="0"/>
                  <w:divBdr>
                    <w:top w:val="none" w:sz="0" w:space="0" w:color="auto"/>
                    <w:left w:val="none" w:sz="0" w:space="0" w:color="auto"/>
                    <w:bottom w:val="none" w:sz="0" w:space="0" w:color="auto"/>
                    <w:right w:val="none" w:sz="0" w:space="0" w:color="auto"/>
                  </w:divBdr>
                </w:div>
                <w:div w:id="180358507">
                  <w:marLeft w:val="0"/>
                  <w:marRight w:val="0"/>
                  <w:marTop w:val="0"/>
                  <w:marBottom w:val="0"/>
                  <w:divBdr>
                    <w:top w:val="none" w:sz="0" w:space="0" w:color="auto"/>
                    <w:left w:val="none" w:sz="0" w:space="0" w:color="auto"/>
                    <w:bottom w:val="none" w:sz="0" w:space="0" w:color="auto"/>
                    <w:right w:val="none" w:sz="0" w:space="0" w:color="auto"/>
                  </w:divBdr>
                </w:div>
                <w:div w:id="194320227">
                  <w:marLeft w:val="0"/>
                  <w:marRight w:val="0"/>
                  <w:marTop w:val="0"/>
                  <w:marBottom w:val="0"/>
                  <w:divBdr>
                    <w:top w:val="none" w:sz="0" w:space="0" w:color="auto"/>
                    <w:left w:val="none" w:sz="0" w:space="0" w:color="auto"/>
                    <w:bottom w:val="none" w:sz="0" w:space="0" w:color="auto"/>
                    <w:right w:val="none" w:sz="0" w:space="0" w:color="auto"/>
                  </w:divBdr>
                </w:div>
                <w:div w:id="196629646">
                  <w:marLeft w:val="0"/>
                  <w:marRight w:val="0"/>
                  <w:marTop w:val="0"/>
                  <w:marBottom w:val="0"/>
                  <w:divBdr>
                    <w:top w:val="none" w:sz="0" w:space="0" w:color="auto"/>
                    <w:left w:val="none" w:sz="0" w:space="0" w:color="auto"/>
                    <w:bottom w:val="none" w:sz="0" w:space="0" w:color="auto"/>
                    <w:right w:val="none" w:sz="0" w:space="0" w:color="auto"/>
                  </w:divBdr>
                </w:div>
                <w:div w:id="203375151">
                  <w:marLeft w:val="0"/>
                  <w:marRight w:val="0"/>
                  <w:marTop w:val="0"/>
                  <w:marBottom w:val="0"/>
                  <w:divBdr>
                    <w:top w:val="none" w:sz="0" w:space="0" w:color="auto"/>
                    <w:left w:val="none" w:sz="0" w:space="0" w:color="auto"/>
                    <w:bottom w:val="none" w:sz="0" w:space="0" w:color="auto"/>
                    <w:right w:val="none" w:sz="0" w:space="0" w:color="auto"/>
                  </w:divBdr>
                </w:div>
                <w:div w:id="206112354">
                  <w:marLeft w:val="0"/>
                  <w:marRight w:val="0"/>
                  <w:marTop w:val="0"/>
                  <w:marBottom w:val="0"/>
                  <w:divBdr>
                    <w:top w:val="none" w:sz="0" w:space="0" w:color="auto"/>
                    <w:left w:val="none" w:sz="0" w:space="0" w:color="auto"/>
                    <w:bottom w:val="none" w:sz="0" w:space="0" w:color="auto"/>
                    <w:right w:val="none" w:sz="0" w:space="0" w:color="auto"/>
                  </w:divBdr>
                </w:div>
                <w:div w:id="206651830">
                  <w:marLeft w:val="0"/>
                  <w:marRight w:val="0"/>
                  <w:marTop w:val="0"/>
                  <w:marBottom w:val="0"/>
                  <w:divBdr>
                    <w:top w:val="none" w:sz="0" w:space="0" w:color="auto"/>
                    <w:left w:val="none" w:sz="0" w:space="0" w:color="auto"/>
                    <w:bottom w:val="none" w:sz="0" w:space="0" w:color="auto"/>
                    <w:right w:val="none" w:sz="0" w:space="0" w:color="auto"/>
                  </w:divBdr>
                </w:div>
                <w:div w:id="255788029">
                  <w:marLeft w:val="0"/>
                  <w:marRight w:val="0"/>
                  <w:marTop w:val="0"/>
                  <w:marBottom w:val="0"/>
                  <w:divBdr>
                    <w:top w:val="none" w:sz="0" w:space="0" w:color="auto"/>
                    <w:left w:val="none" w:sz="0" w:space="0" w:color="auto"/>
                    <w:bottom w:val="none" w:sz="0" w:space="0" w:color="auto"/>
                    <w:right w:val="none" w:sz="0" w:space="0" w:color="auto"/>
                  </w:divBdr>
                </w:div>
                <w:div w:id="257636151">
                  <w:marLeft w:val="0"/>
                  <w:marRight w:val="0"/>
                  <w:marTop w:val="0"/>
                  <w:marBottom w:val="0"/>
                  <w:divBdr>
                    <w:top w:val="none" w:sz="0" w:space="0" w:color="auto"/>
                    <w:left w:val="none" w:sz="0" w:space="0" w:color="auto"/>
                    <w:bottom w:val="none" w:sz="0" w:space="0" w:color="auto"/>
                    <w:right w:val="none" w:sz="0" w:space="0" w:color="auto"/>
                  </w:divBdr>
                </w:div>
                <w:div w:id="262306299">
                  <w:marLeft w:val="0"/>
                  <w:marRight w:val="0"/>
                  <w:marTop w:val="0"/>
                  <w:marBottom w:val="0"/>
                  <w:divBdr>
                    <w:top w:val="none" w:sz="0" w:space="0" w:color="auto"/>
                    <w:left w:val="none" w:sz="0" w:space="0" w:color="auto"/>
                    <w:bottom w:val="none" w:sz="0" w:space="0" w:color="auto"/>
                    <w:right w:val="none" w:sz="0" w:space="0" w:color="auto"/>
                  </w:divBdr>
                </w:div>
                <w:div w:id="263391098">
                  <w:marLeft w:val="0"/>
                  <w:marRight w:val="0"/>
                  <w:marTop w:val="0"/>
                  <w:marBottom w:val="0"/>
                  <w:divBdr>
                    <w:top w:val="none" w:sz="0" w:space="0" w:color="auto"/>
                    <w:left w:val="none" w:sz="0" w:space="0" w:color="auto"/>
                    <w:bottom w:val="none" w:sz="0" w:space="0" w:color="auto"/>
                    <w:right w:val="none" w:sz="0" w:space="0" w:color="auto"/>
                  </w:divBdr>
                </w:div>
                <w:div w:id="264846989">
                  <w:marLeft w:val="0"/>
                  <w:marRight w:val="0"/>
                  <w:marTop w:val="0"/>
                  <w:marBottom w:val="0"/>
                  <w:divBdr>
                    <w:top w:val="none" w:sz="0" w:space="0" w:color="auto"/>
                    <w:left w:val="none" w:sz="0" w:space="0" w:color="auto"/>
                    <w:bottom w:val="none" w:sz="0" w:space="0" w:color="auto"/>
                    <w:right w:val="none" w:sz="0" w:space="0" w:color="auto"/>
                  </w:divBdr>
                </w:div>
                <w:div w:id="276372800">
                  <w:marLeft w:val="0"/>
                  <w:marRight w:val="0"/>
                  <w:marTop w:val="0"/>
                  <w:marBottom w:val="0"/>
                  <w:divBdr>
                    <w:top w:val="none" w:sz="0" w:space="0" w:color="auto"/>
                    <w:left w:val="none" w:sz="0" w:space="0" w:color="auto"/>
                    <w:bottom w:val="none" w:sz="0" w:space="0" w:color="auto"/>
                    <w:right w:val="none" w:sz="0" w:space="0" w:color="auto"/>
                  </w:divBdr>
                </w:div>
                <w:div w:id="280233134">
                  <w:marLeft w:val="0"/>
                  <w:marRight w:val="0"/>
                  <w:marTop w:val="0"/>
                  <w:marBottom w:val="0"/>
                  <w:divBdr>
                    <w:top w:val="none" w:sz="0" w:space="0" w:color="auto"/>
                    <w:left w:val="none" w:sz="0" w:space="0" w:color="auto"/>
                    <w:bottom w:val="none" w:sz="0" w:space="0" w:color="auto"/>
                    <w:right w:val="none" w:sz="0" w:space="0" w:color="auto"/>
                  </w:divBdr>
                </w:div>
                <w:div w:id="290985937">
                  <w:marLeft w:val="0"/>
                  <w:marRight w:val="0"/>
                  <w:marTop w:val="0"/>
                  <w:marBottom w:val="0"/>
                  <w:divBdr>
                    <w:top w:val="none" w:sz="0" w:space="0" w:color="auto"/>
                    <w:left w:val="none" w:sz="0" w:space="0" w:color="auto"/>
                    <w:bottom w:val="none" w:sz="0" w:space="0" w:color="auto"/>
                    <w:right w:val="none" w:sz="0" w:space="0" w:color="auto"/>
                  </w:divBdr>
                </w:div>
                <w:div w:id="300811006">
                  <w:marLeft w:val="0"/>
                  <w:marRight w:val="0"/>
                  <w:marTop w:val="0"/>
                  <w:marBottom w:val="0"/>
                  <w:divBdr>
                    <w:top w:val="none" w:sz="0" w:space="0" w:color="auto"/>
                    <w:left w:val="none" w:sz="0" w:space="0" w:color="auto"/>
                    <w:bottom w:val="none" w:sz="0" w:space="0" w:color="auto"/>
                    <w:right w:val="none" w:sz="0" w:space="0" w:color="auto"/>
                  </w:divBdr>
                </w:div>
                <w:div w:id="316112757">
                  <w:marLeft w:val="0"/>
                  <w:marRight w:val="0"/>
                  <w:marTop w:val="0"/>
                  <w:marBottom w:val="0"/>
                  <w:divBdr>
                    <w:top w:val="none" w:sz="0" w:space="0" w:color="auto"/>
                    <w:left w:val="none" w:sz="0" w:space="0" w:color="auto"/>
                    <w:bottom w:val="none" w:sz="0" w:space="0" w:color="auto"/>
                    <w:right w:val="none" w:sz="0" w:space="0" w:color="auto"/>
                  </w:divBdr>
                </w:div>
                <w:div w:id="323170543">
                  <w:marLeft w:val="0"/>
                  <w:marRight w:val="0"/>
                  <w:marTop w:val="0"/>
                  <w:marBottom w:val="0"/>
                  <w:divBdr>
                    <w:top w:val="none" w:sz="0" w:space="0" w:color="auto"/>
                    <w:left w:val="none" w:sz="0" w:space="0" w:color="auto"/>
                    <w:bottom w:val="none" w:sz="0" w:space="0" w:color="auto"/>
                    <w:right w:val="none" w:sz="0" w:space="0" w:color="auto"/>
                  </w:divBdr>
                </w:div>
                <w:div w:id="375787205">
                  <w:marLeft w:val="0"/>
                  <w:marRight w:val="0"/>
                  <w:marTop w:val="0"/>
                  <w:marBottom w:val="0"/>
                  <w:divBdr>
                    <w:top w:val="none" w:sz="0" w:space="0" w:color="auto"/>
                    <w:left w:val="none" w:sz="0" w:space="0" w:color="auto"/>
                    <w:bottom w:val="none" w:sz="0" w:space="0" w:color="auto"/>
                    <w:right w:val="none" w:sz="0" w:space="0" w:color="auto"/>
                  </w:divBdr>
                </w:div>
                <w:div w:id="376206418">
                  <w:marLeft w:val="0"/>
                  <w:marRight w:val="0"/>
                  <w:marTop w:val="0"/>
                  <w:marBottom w:val="0"/>
                  <w:divBdr>
                    <w:top w:val="none" w:sz="0" w:space="0" w:color="auto"/>
                    <w:left w:val="none" w:sz="0" w:space="0" w:color="auto"/>
                    <w:bottom w:val="none" w:sz="0" w:space="0" w:color="auto"/>
                    <w:right w:val="none" w:sz="0" w:space="0" w:color="auto"/>
                  </w:divBdr>
                </w:div>
                <w:div w:id="390155311">
                  <w:marLeft w:val="0"/>
                  <w:marRight w:val="0"/>
                  <w:marTop w:val="0"/>
                  <w:marBottom w:val="0"/>
                  <w:divBdr>
                    <w:top w:val="none" w:sz="0" w:space="0" w:color="auto"/>
                    <w:left w:val="none" w:sz="0" w:space="0" w:color="auto"/>
                    <w:bottom w:val="none" w:sz="0" w:space="0" w:color="auto"/>
                    <w:right w:val="none" w:sz="0" w:space="0" w:color="auto"/>
                  </w:divBdr>
                </w:div>
                <w:div w:id="399600447">
                  <w:marLeft w:val="0"/>
                  <w:marRight w:val="0"/>
                  <w:marTop w:val="0"/>
                  <w:marBottom w:val="0"/>
                  <w:divBdr>
                    <w:top w:val="none" w:sz="0" w:space="0" w:color="auto"/>
                    <w:left w:val="none" w:sz="0" w:space="0" w:color="auto"/>
                    <w:bottom w:val="none" w:sz="0" w:space="0" w:color="auto"/>
                    <w:right w:val="none" w:sz="0" w:space="0" w:color="auto"/>
                  </w:divBdr>
                </w:div>
                <w:div w:id="399790692">
                  <w:marLeft w:val="0"/>
                  <w:marRight w:val="0"/>
                  <w:marTop w:val="0"/>
                  <w:marBottom w:val="0"/>
                  <w:divBdr>
                    <w:top w:val="none" w:sz="0" w:space="0" w:color="auto"/>
                    <w:left w:val="none" w:sz="0" w:space="0" w:color="auto"/>
                    <w:bottom w:val="none" w:sz="0" w:space="0" w:color="auto"/>
                    <w:right w:val="none" w:sz="0" w:space="0" w:color="auto"/>
                  </w:divBdr>
                </w:div>
                <w:div w:id="400637728">
                  <w:marLeft w:val="0"/>
                  <w:marRight w:val="0"/>
                  <w:marTop w:val="0"/>
                  <w:marBottom w:val="0"/>
                  <w:divBdr>
                    <w:top w:val="none" w:sz="0" w:space="0" w:color="auto"/>
                    <w:left w:val="none" w:sz="0" w:space="0" w:color="auto"/>
                    <w:bottom w:val="none" w:sz="0" w:space="0" w:color="auto"/>
                    <w:right w:val="none" w:sz="0" w:space="0" w:color="auto"/>
                  </w:divBdr>
                </w:div>
                <w:div w:id="401878733">
                  <w:marLeft w:val="0"/>
                  <w:marRight w:val="0"/>
                  <w:marTop w:val="0"/>
                  <w:marBottom w:val="0"/>
                  <w:divBdr>
                    <w:top w:val="none" w:sz="0" w:space="0" w:color="auto"/>
                    <w:left w:val="none" w:sz="0" w:space="0" w:color="auto"/>
                    <w:bottom w:val="none" w:sz="0" w:space="0" w:color="auto"/>
                    <w:right w:val="none" w:sz="0" w:space="0" w:color="auto"/>
                  </w:divBdr>
                </w:div>
                <w:div w:id="409623743">
                  <w:marLeft w:val="0"/>
                  <w:marRight w:val="0"/>
                  <w:marTop w:val="0"/>
                  <w:marBottom w:val="0"/>
                  <w:divBdr>
                    <w:top w:val="none" w:sz="0" w:space="0" w:color="auto"/>
                    <w:left w:val="none" w:sz="0" w:space="0" w:color="auto"/>
                    <w:bottom w:val="none" w:sz="0" w:space="0" w:color="auto"/>
                    <w:right w:val="none" w:sz="0" w:space="0" w:color="auto"/>
                  </w:divBdr>
                </w:div>
                <w:div w:id="417603419">
                  <w:marLeft w:val="0"/>
                  <w:marRight w:val="0"/>
                  <w:marTop w:val="0"/>
                  <w:marBottom w:val="0"/>
                  <w:divBdr>
                    <w:top w:val="none" w:sz="0" w:space="0" w:color="auto"/>
                    <w:left w:val="none" w:sz="0" w:space="0" w:color="auto"/>
                    <w:bottom w:val="none" w:sz="0" w:space="0" w:color="auto"/>
                    <w:right w:val="none" w:sz="0" w:space="0" w:color="auto"/>
                  </w:divBdr>
                </w:div>
                <w:div w:id="420033793">
                  <w:marLeft w:val="0"/>
                  <w:marRight w:val="0"/>
                  <w:marTop w:val="0"/>
                  <w:marBottom w:val="0"/>
                  <w:divBdr>
                    <w:top w:val="none" w:sz="0" w:space="0" w:color="auto"/>
                    <w:left w:val="none" w:sz="0" w:space="0" w:color="auto"/>
                    <w:bottom w:val="none" w:sz="0" w:space="0" w:color="auto"/>
                    <w:right w:val="none" w:sz="0" w:space="0" w:color="auto"/>
                  </w:divBdr>
                </w:div>
                <w:div w:id="430131118">
                  <w:marLeft w:val="0"/>
                  <w:marRight w:val="0"/>
                  <w:marTop w:val="0"/>
                  <w:marBottom w:val="0"/>
                  <w:divBdr>
                    <w:top w:val="none" w:sz="0" w:space="0" w:color="auto"/>
                    <w:left w:val="none" w:sz="0" w:space="0" w:color="auto"/>
                    <w:bottom w:val="none" w:sz="0" w:space="0" w:color="auto"/>
                    <w:right w:val="none" w:sz="0" w:space="0" w:color="auto"/>
                  </w:divBdr>
                </w:div>
                <w:div w:id="434643515">
                  <w:marLeft w:val="0"/>
                  <w:marRight w:val="0"/>
                  <w:marTop w:val="0"/>
                  <w:marBottom w:val="0"/>
                  <w:divBdr>
                    <w:top w:val="none" w:sz="0" w:space="0" w:color="auto"/>
                    <w:left w:val="none" w:sz="0" w:space="0" w:color="auto"/>
                    <w:bottom w:val="none" w:sz="0" w:space="0" w:color="auto"/>
                    <w:right w:val="none" w:sz="0" w:space="0" w:color="auto"/>
                  </w:divBdr>
                </w:div>
                <w:div w:id="440491591">
                  <w:marLeft w:val="0"/>
                  <w:marRight w:val="0"/>
                  <w:marTop w:val="0"/>
                  <w:marBottom w:val="0"/>
                  <w:divBdr>
                    <w:top w:val="none" w:sz="0" w:space="0" w:color="auto"/>
                    <w:left w:val="none" w:sz="0" w:space="0" w:color="auto"/>
                    <w:bottom w:val="none" w:sz="0" w:space="0" w:color="auto"/>
                    <w:right w:val="none" w:sz="0" w:space="0" w:color="auto"/>
                  </w:divBdr>
                </w:div>
                <w:div w:id="442844635">
                  <w:marLeft w:val="0"/>
                  <w:marRight w:val="0"/>
                  <w:marTop w:val="0"/>
                  <w:marBottom w:val="0"/>
                  <w:divBdr>
                    <w:top w:val="none" w:sz="0" w:space="0" w:color="auto"/>
                    <w:left w:val="none" w:sz="0" w:space="0" w:color="auto"/>
                    <w:bottom w:val="none" w:sz="0" w:space="0" w:color="auto"/>
                    <w:right w:val="none" w:sz="0" w:space="0" w:color="auto"/>
                  </w:divBdr>
                </w:div>
                <w:div w:id="453788584">
                  <w:marLeft w:val="0"/>
                  <w:marRight w:val="0"/>
                  <w:marTop w:val="0"/>
                  <w:marBottom w:val="0"/>
                  <w:divBdr>
                    <w:top w:val="none" w:sz="0" w:space="0" w:color="auto"/>
                    <w:left w:val="none" w:sz="0" w:space="0" w:color="auto"/>
                    <w:bottom w:val="none" w:sz="0" w:space="0" w:color="auto"/>
                    <w:right w:val="none" w:sz="0" w:space="0" w:color="auto"/>
                  </w:divBdr>
                </w:div>
                <w:div w:id="472984264">
                  <w:marLeft w:val="0"/>
                  <w:marRight w:val="0"/>
                  <w:marTop w:val="0"/>
                  <w:marBottom w:val="0"/>
                  <w:divBdr>
                    <w:top w:val="none" w:sz="0" w:space="0" w:color="auto"/>
                    <w:left w:val="none" w:sz="0" w:space="0" w:color="auto"/>
                    <w:bottom w:val="none" w:sz="0" w:space="0" w:color="auto"/>
                    <w:right w:val="none" w:sz="0" w:space="0" w:color="auto"/>
                  </w:divBdr>
                </w:div>
                <w:div w:id="511722693">
                  <w:marLeft w:val="0"/>
                  <w:marRight w:val="0"/>
                  <w:marTop w:val="0"/>
                  <w:marBottom w:val="0"/>
                  <w:divBdr>
                    <w:top w:val="none" w:sz="0" w:space="0" w:color="auto"/>
                    <w:left w:val="none" w:sz="0" w:space="0" w:color="auto"/>
                    <w:bottom w:val="none" w:sz="0" w:space="0" w:color="auto"/>
                    <w:right w:val="none" w:sz="0" w:space="0" w:color="auto"/>
                  </w:divBdr>
                </w:div>
                <w:div w:id="516970654">
                  <w:marLeft w:val="0"/>
                  <w:marRight w:val="0"/>
                  <w:marTop w:val="0"/>
                  <w:marBottom w:val="0"/>
                  <w:divBdr>
                    <w:top w:val="none" w:sz="0" w:space="0" w:color="auto"/>
                    <w:left w:val="none" w:sz="0" w:space="0" w:color="auto"/>
                    <w:bottom w:val="none" w:sz="0" w:space="0" w:color="auto"/>
                    <w:right w:val="none" w:sz="0" w:space="0" w:color="auto"/>
                  </w:divBdr>
                </w:div>
                <w:div w:id="534125243">
                  <w:marLeft w:val="0"/>
                  <w:marRight w:val="0"/>
                  <w:marTop w:val="0"/>
                  <w:marBottom w:val="0"/>
                  <w:divBdr>
                    <w:top w:val="none" w:sz="0" w:space="0" w:color="auto"/>
                    <w:left w:val="none" w:sz="0" w:space="0" w:color="auto"/>
                    <w:bottom w:val="none" w:sz="0" w:space="0" w:color="auto"/>
                    <w:right w:val="none" w:sz="0" w:space="0" w:color="auto"/>
                  </w:divBdr>
                </w:div>
                <w:div w:id="539973326">
                  <w:marLeft w:val="0"/>
                  <w:marRight w:val="0"/>
                  <w:marTop w:val="0"/>
                  <w:marBottom w:val="0"/>
                  <w:divBdr>
                    <w:top w:val="none" w:sz="0" w:space="0" w:color="auto"/>
                    <w:left w:val="none" w:sz="0" w:space="0" w:color="auto"/>
                    <w:bottom w:val="none" w:sz="0" w:space="0" w:color="auto"/>
                    <w:right w:val="none" w:sz="0" w:space="0" w:color="auto"/>
                  </w:divBdr>
                </w:div>
                <w:div w:id="541524846">
                  <w:marLeft w:val="0"/>
                  <w:marRight w:val="0"/>
                  <w:marTop w:val="0"/>
                  <w:marBottom w:val="0"/>
                  <w:divBdr>
                    <w:top w:val="none" w:sz="0" w:space="0" w:color="auto"/>
                    <w:left w:val="none" w:sz="0" w:space="0" w:color="auto"/>
                    <w:bottom w:val="none" w:sz="0" w:space="0" w:color="auto"/>
                    <w:right w:val="none" w:sz="0" w:space="0" w:color="auto"/>
                  </w:divBdr>
                </w:div>
                <w:div w:id="547957268">
                  <w:marLeft w:val="0"/>
                  <w:marRight w:val="0"/>
                  <w:marTop w:val="0"/>
                  <w:marBottom w:val="0"/>
                  <w:divBdr>
                    <w:top w:val="none" w:sz="0" w:space="0" w:color="auto"/>
                    <w:left w:val="none" w:sz="0" w:space="0" w:color="auto"/>
                    <w:bottom w:val="none" w:sz="0" w:space="0" w:color="auto"/>
                    <w:right w:val="none" w:sz="0" w:space="0" w:color="auto"/>
                  </w:divBdr>
                </w:div>
                <w:div w:id="550534309">
                  <w:marLeft w:val="0"/>
                  <w:marRight w:val="0"/>
                  <w:marTop w:val="0"/>
                  <w:marBottom w:val="0"/>
                  <w:divBdr>
                    <w:top w:val="none" w:sz="0" w:space="0" w:color="auto"/>
                    <w:left w:val="none" w:sz="0" w:space="0" w:color="auto"/>
                    <w:bottom w:val="none" w:sz="0" w:space="0" w:color="auto"/>
                    <w:right w:val="none" w:sz="0" w:space="0" w:color="auto"/>
                  </w:divBdr>
                </w:div>
                <w:div w:id="555432211">
                  <w:marLeft w:val="0"/>
                  <w:marRight w:val="0"/>
                  <w:marTop w:val="0"/>
                  <w:marBottom w:val="0"/>
                  <w:divBdr>
                    <w:top w:val="none" w:sz="0" w:space="0" w:color="auto"/>
                    <w:left w:val="none" w:sz="0" w:space="0" w:color="auto"/>
                    <w:bottom w:val="none" w:sz="0" w:space="0" w:color="auto"/>
                    <w:right w:val="none" w:sz="0" w:space="0" w:color="auto"/>
                  </w:divBdr>
                </w:div>
                <w:div w:id="560988612">
                  <w:marLeft w:val="0"/>
                  <w:marRight w:val="0"/>
                  <w:marTop w:val="0"/>
                  <w:marBottom w:val="0"/>
                  <w:divBdr>
                    <w:top w:val="none" w:sz="0" w:space="0" w:color="auto"/>
                    <w:left w:val="none" w:sz="0" w:space="0" w:color="auto"/>
                    <w:bottom w:val="none" w:sz="0" w:space="0" w:color="auto"/>
                    <w:right w:val="none" w:sz="0" w:space="0" w:color="auto"/>
                  </w:divBdr>
                </w:div>
                <w:div w:id="564531763">
                  <w:marLeft w:val="0"/>
                  <w:marRight w:val="0"/>
                  <w:marTop w:val="0"/>
                  <w:marBottom w:val="0"/>
                  <w:divBdr>
                    <w:top w:val="none" w:sz="0" w:space="0" w:color="auto"/>
                    <w:left w:val="none" w:sz="0" w:space="0" w:color="auto"/>
                    <w:bottom w:val="none" w:sz="0" w:space="0" w:color="auto"/>
                    <w:right w:val="none" w:sz="0" w:space="0" w:color="auto"/>
                  </w:divBdr>
                </w:div>
                <w:div w:id="570238919">
                  <w:marLeft w:val="0"/>
                  <w:marRight w:val="0"/>
                  <w:marTop w:val="0"/>
                  <w:marBottom w:val="0"/>
                  <w:divBdr>
                    <w:top w:val="none" w:sz="0" w:space="0" w:color="auto"/>
                    <w:left w:val="none" w:sz="0" w:space="0" w:color="auto"/>
                    <w:bottom w:val="none" w:sz="0" w:space="0" w:color="auto"/>
                    <w:right w:val="none" w:sz="0" w:space="0" w:color="auto"/>
                  </w:divBdr>
                </w:div>
                <w:div w:id="570776808">
                  <w:marLeft w:val="0"/>
                  <w:marRight w:val="0"/>
                  <w:marTop w:val="0"/>
                  <w:marBottom w:val="0"/>
                  <w:divBdr>
                    <w:top w:val="none" w:sz="0" w:space="0" w:color="auto"/>
                    <w:left w:val="none" w:sz="0" w:space="0" w:color="auto"/>
                    <w:bottom w:val="none" w:sz="0" w:space="0" w:color="auto"/>
                    <w:right w:val="none" w:sz="0" w:space="0" w:color="auto"/>
                  </w:divBdr>
                </w:div>
                <w:div w:id="577253604">
                  <w:marLeft w:val="0"/>
                  <w:marRight w:val="0"/>
                  <w:marTop w:val="0"/>
                  <w:marBottom w:val="0"/>
                  <w:divBdr>
                    <w:top w:val="none" w:sz="0" w:space="0" w:color="auto"/>
                    <w:left w:val="none" w:sz="0" w:space="0" w:color="auto"/>
                    <w:bottom w:val="none" w:sz="0" w:space="0" w:color="auto"/>
                    <w:right w:val="none" w:sz="0" w:space="0" w:color="auto"/>
                  </w:divBdr>
                </w:div>
                <w:div w:id="578174987">
                  <w:marLeft w:val="0"/>
                  <w:marRight w:val="0"/>
                  <w:marTop w:val="0"/>
                  <w:marBottom w:val="0"/>
                  <w:divBdr>
                    <w:top w:val="none" w:sz="0" w:space="0" w:color="auto"/>
                    <w:left w:val="none" w:sz="0" w:space="0" w:color="auto"/>
                    <w:bottom w:val="none" w:sz="0" w:space="0" w:color="auto"/>
                    <w:right w:val="none" w:sz="0" w:space="0" w:color="auto"/>
                  </w:divBdr>
                </w:div>
                <w:div w:id="581333214">
                  <w:marLeft w:val="0"/>
                  <w:marRight w:val="0"/>
                  <w:marTop w:val="0"/>
                  <w:marBottom w:val="0"/>
                  <w:divBdr>
                    <w:top w:val="none" w:sz="0" w:space="0" w:color="auto"/>
                    <w:left w:val="none" w:sz="0" w:space="0" w:color="auto"/>
                    <w:bottom w:val="none" w:sz="0" w:space="0" w:color="auto"/>
                    <w:right w:val="none" w:sz="0" w:space="0" w:color="auto"/>
                  </w:divBdr>
                </w:div>
                <w:div w:id="591203810">
                  <w:marLeft w:val="0"/>
                  <w:marRight w:val="0"/>
                  <w:marTop w:val="0"/>
                  <w:marBottom w:val="0"/>
                  <w:divBdr>
                    <w:top w:val="none" w:sz="0" w:space="0" w:color="auto"/>
                    <w:left w:val="none" w:sz="0" w:space="0" w:color="auto"/>
                    <w:bottom w:val="none" w:sz="0" w:space="0" w:color="auto"/>
                    <w:right w:val="none" w:sz="0" w:space="0" w:color="auto"/>
                  </w:divBdr>
                </w:div>
                <w:div w:id="601491631">
                  <w:marLeft w:val="0"/>
                  <w:marRight w:val="0"/>
                  <w:marTop w:val="0"/>
                  <w:marBottom w:val="0"/>
                  <w:divBdr>
                    <w:top w:val="none" w:sz="0" w:space="0" w:color="auto"/>
                    <w:left w:val="none" w:sz="0" w:space="0" w:color="auto"/>
                    <w:bottom w:val="none" w:sz="0" w:space="0" w:color="auto"/>
                    <w:right w:val="none" w:sz="0" w:space="0" w:color="auto"/>
                  </w:divBdr>
                </w:div>
                <w:div w:id="601761021">
                  <w:marLeft w:val="0"/>
                  <w:marRight w:val="0"/>
                  <w:marTop w:val="0"/>
                  <w:marBottom w:val="0"/>
                  <w:divBdr>
                    <w:top w:val="none" w:sz="0" w:space="0" w:color="auto"/>
                    <w:left w:val="none" w:sz="0" w:space="0" w:color="auto"/>
                    <w:bottom w:val="none" w:sz="0" w:space="0" w:color="auto"/>
                    <w:right w:val="none" w:sz="0" w:space="0" w:color="auto"/>
                  </w:divBdr>
                </w:div>
                <w:div w:id="608199452">
                  <w:marLeft w:val="0"/>
                  <w:marRight w:val="0"/>
                  <w:marTop w:val="0"/>
                  <w:marBottom w:val="0"/>
                  <w:divBdr>
                    <w:top w:val="none" w:sz="0" w:space="0" w:color="auto"/>
                    <w:left w:val="none" w:sz="0" w:space="0" w:color="auto"/>
                    <w:bottom w:val="none" w:sz="0" w:space="0" w:color="auto"/>
                    <w:right w:val="none" w:sz="0" w:space="0" w:color="auto"/>
                  </w:divBdr>
                </w:div>
                <w:div w:id="631327664">
                  <w:marLeft w:val="0"/>
                  <w:marRight w:val="0"/>
                  <w:marTop w:val="0"/>
                  <w:marBottom w:val="0"/>
                  <w:divBdr>
                    <w:top w:val="none" w:sz="0" w:space="0" w:color="auto"/>
                    <w:left w:val="none" w:sz="0" w:space="0" w:color="auto"/>
                    <w:bottom w:val="none" w:sz="0" w:space="0" w:color="auto"/>
                    <w:right w:val="none" w:sz="0" w:space="0" w:color="auto"/>
                  </w:divBdr>
                </w:div>
                <w:div w:id="633147123">
                  <w:marLeft w:val="0"/>
                  <w:marRight w:val="0"/>
                  <w:marTop w:val="0"/>
                  <w:marBottom w:val="0"/>
                  <w:divBdr>
                    <w:top w:val="none" w:sz="0" w:space="0" w:color="auto"/>
                    <w:left w:val="none" w:sz="0" w:space="0" w:color="auto"/>
                    <w:bottom w:val="none" w:sz="0" w:space="0" w:color="auto"/>
                    <w:right w:val="none" w:sz="0" w:space="0" w:color="auto"/>
                  </w:divBdr>
                </w:div>
                <w:div w:id="636910945">
                  <w:marLeft w:val="0"/>
                  <w:marRight w:val="0"/>
                  <w:marTop w:val="0"/>
                  <w:marBottom w:val="0"/>
                  <w:divBdr>
                    <w:top w:val="none" w:sz="0" w:space="0" w:color="auto"/>
                    <w:left w:val="none" w:sz="0" w:space="0" w:color="auto"/>
                    <w:bottom w:val="none" w:sz="0" w:space="0" w:color="auto"/>
                    <w:right w:val="none" w:sz="0" w:space="0" w:color="auto"/>
                  </w:divBdr>
                </w:div>
                <w:div w:id="641690103">
                  <w:marLeft w:val="0"/>
                  <w:marRight w:val="0"/>
                  <w:marTop w:val="0"/>
                  <w:marBottom w:val="0"/>
                  <w:divBdr>
                    <w:top w:val="none" w:sz="0" w:space="0" w:color="auto"/>
                    <w:left w:val="none" w:sz="0" w:space="0" w:color="auto"/>
                    <w:bottom w:val="none" w:sz="0" w:space="0" w:color="auto"/>
                    <w:right w:val="none" w:sz="0" w:space="0" w:color="auto"/>
                  </w:divBdr>
                </w:div>
                <w:div w:id="644817716">
                  <w:marLeft w:val="0"/>
                  <w:marRight w:val="0"/>
                  <w:marTop w:val="0"/>
                  <w:marBottom w:val="0"/>
                  <w:divBdr>
                    <w:top w:val="none" w:sz="0" w:space="0" w:color="auto"/>
                    <w:left w:val="none" w:sz="0" w:space="0" w:color="auto"/>
                    <w:bottom w:val="none" w:sz="0" w:space="0" w:color="auto"/>
                    <w:right w:val="none" w:sz="0" w:space="0" w:color="auto"/>
                  </w:divBdr>
                </w:div>
                <w:div w:id="651059359">
                  <w:marLeft w:val="0"/>
                  <w:marRight w:val="0"/>
                  <w:marTop w:val="0"/>
                  <w:marBottom w:val="0"/>
                  <w:divBdr>
                    <w:top w:val="none" w:sz="0" w:space="0" w:color="auto"/>
                    <w:left w:val="none" w:sz="0" w:space="0" w:color="auto"/>
                    <w:bottom w:val="none" w:sz="0" w:space="0" w:color="auto"/>
                    <w:right w:val="none" w:sz="0" w:space="0" w:color="auto"/>
                  </w:divBdr>
                </w:div>
                <w:div w:id="653265970">
                  <w:marLeft w:val="0"/>
                  <w:marRight w:val="0"/>
                  <w:marTop w:val="0"/>
                  <w:marBottom w:val="0"/>
                  <w:divBdr>
                    <w:top w:val="none" w:sz="0" w:space="0" w:color="auto"/>
                    <w:left w:val="none" w:sz="0" w:space="0" w:color="auto"/>
                    <w:bottom w:val="none" w:sz="0" w:space="0" w:color="auto"/>
                    <w:right w:val="none" w:sz="0" w:space="0" w:color="auto"/>
                  </w:divBdr>
                </w:div>
                <w:div w:id="656954755">
                  <w:marLeft w:val="0"/>
                  <w:marRight w:val="0"/>
                  <w:marTop w:val="0"/>
                  <w:marBottom w:val="0"/>
                  <w:divBdr>
                    <w:top w:val="none" w:sz="0" w:space="0" w:color="auto"/>
                    <w:left w:val="none" w:sz="0" w:space="0" w:color="auto"/>
                    <w:bottom w:val="none" w:sz="0" w:space="0" w:color="auto"/>
                    <w:right w:val="none" w:sz="0" w:space="0" w:color="auto"/>
                  </w:divBdr>
                </w:div>
                <w:div w:id="663584392">
                  <w:marLeft w:val="0"/>
                  <w:marRight w:val="0"/>
                  <w:marTop w:val="0"/>
                  <w:marBottom w:val="0"/>
                  <w:divBdr>
                    <w:top w:val="none" w:sz="0" w:space="0" w:color="auto"/>
                    <w:left w:val="none" w:sz="0" w:space="0" w:color="auto"/>
                    <w:bottom w:val="none" w:sz="0" w:space="0" w:color="auto"/>
                    <w:right w:val="none" w:sz="0" w:space="0" w:color="auto"/>
                  </w:divBdr>
                </w:div>
                <w:div w:id="664288794">
                  <w:marLeft w:val="0"/>
                  <w:marRight w:val="0"/>
                  <w:marTop w:val="0"/>
                  <w:marBottom w:val="0"/>
                  <w:divBdr>
                    <w:top w:val="none" w:sz="0" w:space="0" w:color="auto"/>
                    <w:left w:val="none" w:sz="0" w:space="0" w:color="auto"/>
                    <w:bottom w:val="none" w:sz="0" w:space="0" w:color="auto"/>
                    <w:right w:val="none" w:sz="0" w:space="0" w:color="auto"/>
                  </w:divBdr>
                </w:div>
                <w:div w:id="690376988">
                  <w:marLeft w:val="0"/>
                  <w:marRight w:val="0"/>
                  <w:marTop w:val="0"/>
                  <w:marBottom w:val="0"/>
                  <w:divBdr>
                    <w:top w:val="none" w:sz="0" w:space="0" w:color="auto"/>
                    <w:left w:val="none" w:sz="0" w:space="0" w:color="auto"/>
                    <w:bottom w:val="none" w:sz="0" w:space="0" w:color="auto"/>
                    <w:right w:val="none" w:sz="0" w:space="0" w:color="auto"/>
                  </w:divBdr>
                </w:div>
                <w:div w:id="702631711">
                  <w:marLeft w:val="0"/>
                  <w:marRight w:val="0"/>
                  <w:marTop w:val="0"/>
                  <w:marBottom w:val="0"/>
                  <w:divBdr>
                    <w:top w:val="none" w:sz="0" w:space="0" w:color="auto"/>
                    <w:left w:val="none" w:sz="0" w:space="0" w:color="auto"/>
                    <w:bottom w:val="none" w:sz="0" w:space="0" w:color="auto"/>
                    <w:right w:val="none" w:sz="0" w:space="0" w:color="auto"/>
                  </w:divBdr>
                </w:div>
                <w:div w:id="705717956">
                  <w:marLeft w:val="0"/>
                  <w:marRight w:val="0"/>
                  <w:marTop w:val="0"/>
                  <w:marBottom w:val="0"/>
                  <w:divBdr>
                    <w:top w:val="none" w:sz="0" w:space="0" w:color="auto"/>
                    <w:left w:val="none" w:sz="0" w:space="0" w:color="auto"/>
                    <w:bottom w:val="none" w:sz="0" w:space="0" w:color="auto"/>
                    <w:right w:val="none" w:sz="0" w:space="0" w:color="auto"/>
                  </w:divBdr>
                </w:div>
                <w:div w:id="715930595">
                  <w:marLeft w:val="0"/>
                  <w:marRight w:val="0"/>
                  <w:marTop w:val="0"/>
                  <w:marBottom w:val="0"/>
                  <w:divBdr>
                    <w:top w:val="none" w:sz="0" w:space="0" w:color="auto"/>
                    <w:left w:val="none" w:sz="0" w:space="0" w:color="auto"/>
                    <w:bottom w:val="none" w:sz="0" w:space="0" w:color="auto"/>
                    <w:right w:val="none" w:sz="0" w:space="0" w:color="auto"/>
                  </w:divBdr>
                </w:div>
                <w:div w:id="717825360">
                  <w:marLeft w:val="0"/>
                  <w:marRight w:val="0"/>
                  <w:marTop w:val="0"/>
                  <w:marBottom w:val="0"/>
                  <w:divBdr>
                    <w:top w:val="none" w:sz="0" w:space="0" w:color="auto"/>
                    <w:left w:val="none" w:sz="0" w:space="0" w:color="auto"/>
                    <w:bottom w:val="none" w:sz="0" w:space="0" w:color="auto"/>
                    <w:right w:val="none" w:sz="0" w:space="0" w:color="auto"/>
                  </w:divBdr>
                </w:div>
                <w:div w:id="720441275">
                  <w:marLeft w:val="0"/>
                  <w:marRight w:val="0"/>
                  <w:marTop w:val="0"/>
                  <w:marBottom w:val="0"/>
                  <w:divBdr>
                    <w:top w:val="none" w:sz="0" w:space="0" w:color="auto"/>
                    <w:left w:val="none" w:sz="0" w:space="0" w:color="auto"/>
                    <w:bottom w:val="none" w:sz="0" w:space="0" w:color="auto"/>
                    <w:right w:val="none" w:sz="0" w:space="0" w:color="auto"/>
                  </w:divBdr>
                </w:div>
                <w:div w:id="746459063">
                  <w:marLeft w:val="0"/>
                  <w:marRight w:val="0"/>
                  <w:marTop w:val="0"/>
                  <w:marBottom w:val="0"/>
                  <w:divBdr>
                    <w:top w:val="none" w:sz="0" w:space="0" w:color="auto"/>
                    <w:left w:val="none" w:sz="0" w:space="0" w:color="auto"/>
                    <w:bottom w:val="none" w:sz="0" w:space="0" w:color="auto"/>
                    <w:right w:val="none" w:sz="0" w:space="0" w:color="auto"/>
                  </w:divBdr>
                </w:div>
                <w:div w:id="749082597">
                  <w:marLeft w:val="0"/>
                  <w:marRight w:val="0"/>
                  <w:marTop w:val="0"/>
                  <w:marBottom w:val="0"/>
                  <w:divBdr>
                    <w:top w:val="none" w:sz="0" w:space="0" w:color="auto"/>
                    <w:left w:val="none" w:sz="0" w:space="0" w:color="auto"/>
                    <w:bottom w:val="none" w:sz="0" w:space="0" w:color="auto"/>
                    <w:right w:val="none" w:sz="0" w:space="0" w:color="auto"/>
                  </w:divBdr>
                </w:div>
                <w:div w:id="751316401">
                  <w:marLeft w:val="0"/>
                  <w:marRight w:val="0"/>
                  <w:marTop w:val="0"/>
                  <w:marBottom w:val="0"/>
                  <w:divBdr>
                    <w:top w:val="none" w:sz="0" w:space="0" w:color="auto"/>
                    <w:left w:val="none" w:sz="0" w:space="0" w:color="auto"/>
                    <w:bottom w:val="none" w:sz="0" w:space="0" w:color="auto"/>
                    <w:right w:val="none" w:sz="0" w:space="0" w:color="auto"/>
                  </w:divBdr>
                </w:div>
                <w:div w:id="756052900">
                  <w:marLeft w:val="0"/>
                  <w:marRight w:val="0"/>
                  <w:marTop w:val="0"/>
                  <w:marBottom w:val="0"/>
                  <w:divBdr>
                    <w:top w:val="none" w:sz="0" w:space="0" w:color="auto"/>
                    <w:left w:val="none" w:sz="0" w:space="0" w:color="auto"/>
                    <w:bottom w:val="none" w:sz="0" w:space="0" w:color="auto"/>
                    <w:right w:val="none" w:sz="0" w:space="0" w:color="auto"/>
                  </w:divBdr>
                </w:div>
                <w:div w:id="758790505">
                  <w:marLeft w:val="0"/>
                  <w:marRight w:val="0"/>
                  <w:marTop w:val="0"/>
                  <w:marBottom w:val="0"/>
                  <w:divBdr>
                    <w:top w:val="none" w:sz="0" w:space="0" w:color="auto"/>
                    <w:left w:val="none" w:sz="0" w:space="0" w:color="auto"/>
                    <w:bottom w:val="none" w:sz="0" w:space="0" w:color="auto"/>
                    <w:right w:val="none" w:sz="0" w:space="0" w:color="auto"/>
                  </w:divBdr>
                </w:div>
                <w:div w:id="758794716">
                  <w:marLeft w:val="0"/>
                  <w:marRight w:val="0"/>
                  <w:marTop w:val="0"/>
                  <w:marBottom w:val="0"/>
                  <w:divBdr>
                    <w:top w:val="none" w:sz="0" w:space="0" w:color="auto"/>
                    <w:left w:val="none" w:sz="0" w:space="0" w:color="auto"/>
                    <w:bottom w:val="none" w:sz="0" w:space="0" w:color="auto"/>
                    <w:right w:val="none" w:sz="0" w:space="0" w:color="auto"/>
                  </w:divBdr>
                </w:div>
                <w:div w:id="767582538">
                  <w:marLeft w:val="0"/>
                  <w:marRight w:val="0"/>
                  <w:marTop w:val="0"/>
                  <w:marBottom w:val="0"/>
                  <w:divBdr>
                    <w:top w:val="none" w:sz="0" w:space="0" w:color="auto"/>
                    <w:left w:val="none" w:sz="0" w:space="0" w:color="auto"/>
                    <w:bottom w:val="none" w:sz="0" w:space="0" w:color="auto"/>
                    <w:right w:val="none" w:sz="0" w:space="0" w:color="auto"/>
                  </w:divBdr>
                </w:div>
                <w:div w:id="768621156">
                  <w:marLeft w:val="0"/>
                  <w:marRight w:val="0"/>
                  <w:marTop w:val="0"/>
                  <w:marBottom w:val="0"/>
                  <w:divBdr>
                    <w:top w:val="none" w:sz="0" w:space="0" w:color="auto"/>
                    <w:left w:val="none" w:sz="0" w:space="0" w:color="auto"/>
                    <w:bottom w:val="none" w:sz="0" w:space="0" w:color="auto"/>
                    <w:right w:val="none" w:sz="0" w:space="0" w:color="auto"/>
                  </w:divBdr>
                </w:div>
                <w:div w:id="76981820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777919016">
                  <w:marLeft w:val="0"/>
                  <w:marRight w:val="0"/>
                  <w:marTop w:val="0"/>
                  <w:marBottom w:val="0"/>
                  <w:divBdr>
                    <w:top w:val="none" w:sz="0" w:space="0" w:color="auto"/>
                    <w:left w:val="none" w:sz="0" w:space="0" w:color="auto"/>
                    <w:bottom w:val="none" w:sz="0" w:space="0" w:color="auto"/>
                    <w:right w:val="none" w:sz="0" w:space="0" w:color="auto"/>
                  </w:divBdr>
                </w:div>
                <w:div w:id="784621054">
                  <w:marLeft w:val="0"/>
                  <w:marRight w:val="0"/>
                  <w:marTop w:val="0"/>
                  <w:marBottom w:val="0"/>
                  <w:divBdr>
                    <w:top w:val="none" w:sz="0" w:space="0" w:color="auto"/>
                    <w:left w:val="none" w:sz="0" w:space="0" w:color="auto"/>
                    <w:bottom w:val="none" w:sz="0" w:space="0" w:color="auto"/>
                    <w:right w:val="none" w:sz="0" w:space="0" w:color="auto"/>
                  </w:divBdr>
                </w:div>
                <w:div w:id="785393006">
                  <w:marLeft w:val="0"/>
                  <w:marRight w:val="0"/>
                  <w:marTop w:val="0"/>
                  <w:marBottom w:val="0"/>
                  <w:divBdr>
                    <w:top w:val="none" w:sz="0" w:space="0" w:color="auto"/>
                    <w:left w:val="none" w:sz="0" w:space="0" w:color="auto"/>
                    <w:bottom w:val="none" w:sz="0" w:space="0" w:color="auto"/>
                    <w:right w:val="none" w:sz="0" w:space="0" w:color="auto"/>
                  </w:divBdr>
                </w:div>
                <w:div w:id="789203036">
                  <w:marLeft w:val="0"/>
                  <w:marRight w:val="0"/>
                  <w:marTop w:val="0"/>
                  <w:marBottom w:val="0"/>
                  <w:divBdr>
                    <w:top w:val="none" w:sz="0" w:space="0" w:color="auto"/>
                    <w:left w:val="none" w:sz="0" w:space="0" w:color="auto"/>
                    <w:bottom w:val="none" w:sz="0" w:space="0" w:color="auto"/>
                    <w:right w:val="none" w:sz="0" w:space="0" w:color="auto"/>
                  </w:divBdr>
                </w:div>
                <w:div w:id="792527788">
                  <w:marLeft w:val="0"/>
                  <w:marRight w:val="0"/>
                  <w:marTop w:val="0"/>
                  <w:marBottom w:val="0"/>
                  <w:divBdr>
                    <w:top w:val="none" w:sz="0" w:space="0" w:color="auto"/>
                    <w:left w:val="none" w:sz="0" w:space="0" w:color="auto"/>
                    <w:bottom w:val="none" w:sz="0" w:space="0" w:color="auto"/>
                    <w:right w:val="none" w:sz="0" w:space="0" w:color="auto"/>
                  </w:divBdr>
                </w:div>
                <w:div w:id="793670153">
                  <w:marLeft w:val="0"/>
                  <w:marRight w:val="0"/>
                  <w:marTop w:val="0"/>
                  <w:marBottom w:val="0"/>
                  <w:divBdr>
                    <w:top w:val="none" w:sz="0" w:space="0" w:color="auto"/>
                    <w:left w:val="none" w:sz="0" w:space="0" w:color="auto"/>
                    <w:bottom w:val="none" w:sz="0" w:space="0" w:color="auto"/>
                    <w:right w:val="none" w:sz="0" w:space="0" w:color="auto"/>
                  </w:divBdr>
                </w:div>
                <w:div w:id="795180454">
                  <w:marLeft w:val="0"/>
                  <w:marRight w:val="0"/>
                  <w:marTop w:val="0"/>
                  <w:marBottom w:val="0"/>
                  <w:divBdr>
                    <w:top w:val="none" w:sz="0" w:space="0" w:color="auto"/>
                    <w:left w:val="none" w:sz="0" w:space="0" w:color="auto"/>
                    <w:bottom w:val="none" w:sz="0" w:space="0" w:color="auto"/>
                    <w:right w:val="none" w:sz="0" w:space="0" w:color="auto"/>
                  </w:divBdr>
                </w:div>
                <w:div w:id="798651176">
                  <w:marLeft w:val="0"/>
                  <w:marRight w:val="0"/>
                  <w:marTop w:val="0"/>
                  <w:marBottom w:val="0"/>
                  <w:divBdr>
                    <w:top w:val="none" w:sz="0" w:space="0" w:color="auto"/>
                    <w:left w:val="none" w:sz="0" w:space="0" w:color="auto"/>
                    <w:bottom w:val="none" w:sz="0" w:space="0" w:color="auto"/>
                    <w:right w:val="none" w:sz="0" w:space="0" w:color="auto"/>
                  </w:divBdr>
                </w:div>
                <w:div w:id="805858354">
                  <w:marLeft w:val="0"/>
                  <w:marRight w:val="0"/>
                  <w:marTop w:val="0"/>
                  <w:marBottom w:val="0"/>
                  <w:divBdr>
                    <w:top w:val="none" w:sz="0" w:space="0" w:color="auto"/>
                    <w:left w:val="none" w:sz="0" w:space="0" w:color="auto"/>
                    <w:bottom w:val="none" w:sz="0" w:space="0" w:color="auto"/>
                    <w:right w:val="none" w:sz="0" w:space="0" w:color="auto"/>
                  </w:divBdr>
                </w:div>
                <w:div w:id="808590293">
                  <w:marLeft w:val="0"/>
                  <w:marRight w:val="0"/>
                  <w:marTop w:val="0"/>
                  <w:marBottom w:val="0"/>
                  <w:divBdr>
                    <w:top w:val="none" w:sz="0" w:space="0" w:color="auto"/>
                    <w:left w:val="none" w:sz="0" w:space="0" w:color="auto"/>
                    <w:bottom w:val="none" w:sz="0" w:space="0" w:color="auto"/>
                    <w:right w:val="none" w:sz="0" w:space="0" w:color="auto"/>
                  </w:divBdr>
                </w:div>
                <w:div w:id="815337740">
                  <w:marLeft w:val="0"/>
                  <w:marRight w:val="0"/>
                  <w:marTop w:val="0"/>
                  <w:marBottom w:val="0"/>
                  <w:divBdr>
                    <w:top w:val="none" w:sz="0" w:space="0" w:color="auto"/>
                    <w:left w:val="none" w:sz="0" w:space="0" w:color="auto"/>
                    <w:bottom w:val="none" w:sz="0" w:space="0" w:color="auto"/>
                    <w:right w:val="none" w:sz="0" w:space="0" w:color="auto"/>
                  </w:divBdr>
                </w:div>
                <w:div w:id="817038061">
                  <w:marLeft w:val="0"/>
                  <w:marRight w:val="0"/>
                  <w:marTop w:val="0"/>
                  <w:marBottom w:val="0"/>
                  <w:divBdr>
                    <w:top w:val="none" w:sz="0" w:space="0" w:color="auto"/>
                    <w:left w:val="none" w:sz="0" w:space="0" w:color="auto"/>
                    <w:bottom w:val="none" w:sz="0" w:space="0" w:color="auto"/>
                    <w:right w:val="none" w:sz="0" w:space="0" w:color="auto"/>
                  </w:divBdr>
                </w:div>
                <w:div w:id="817040521">
                  <w:marLeft w:val="0"/>
                  <w:marRight w:val="0"/>
                  <w:marTop w:val="0"/>
                  <w:marBottom w:val="0"/>
                  <w:divBdr>
                    <w:top w:val="none" w:sz="0" w:space="0" w:color="auto"/>
                    <w:left w:val="none" w:sz="0" w:space="0" w:color="auto"/>
                    <w:bottom w:val="none" w:sz="0" w:space="0" w:color="auto"/>
                    <w:right w:val="none" w:sz="0" w:space="0" w:color="auto"/>
                  </w:divBdr>
                </w:div>
                <w:div w:id="847019906">
                  <w:marLeft w:val="0"/>
                  <w:marRight w:val="0"/>
                  <w:marTop w:val="0"/>
                  <w:marBottom w:val="0"/>
                  <w:divBdr>
                    <w:top w:val="none" w:sz="0" w:space="0" w:color="auto"/>
                    <w:left w:val="none" w:sz="0" w:space="0" w:color="auto"/>
                    <w:bottom w:val="none" w:sz="0" w:space="0" w:color="auto"/>
                    <w:right w:val="none" w:sz="0" w:space="0" w:color="auto"/>
                  </w:divBdr>
                </w:div>
                <w:div w:id="853766732">
                  <w:marLeft w:val="0"/>
                  <w:marRight w:val="0"/>
                  <w:marTop w:val="0"/>
                  <w:marBottom w:val="0"/>
                  <w:divBdr>
                    <w:top w:val="none" w:sz="0" w:space="0" w:color="auto"/>
                    <w:left w:val="none" w:sz="0" w:space="0" w:color="auto"/>
                    <w:bottom w:val="none" w:sz="0" w:space="0" w:color="auto"/>
                    <w:right w:val="none" w:sz="0" w:space="0" w:color="auto"/>
                  </w:divBdr>
                </w:div>
                <w:div w:id="864246982">
                  <w:marLeft w:val="0"/>
                  <w:marRight w:val="0"/>
                  <w:marTop w:val="0"/>
                  <w:marBottom w:val="0"/>
                  <w:divBdr>
                    <w:top w:val="none" w:sz="0" w:space="0" w:color="auto"/>
                    <w:left w:val="none" w:sz="0" w:space="0" w:color="auto"/>
                    <w:bottom w:val="none" w:sz="0" w:space="0" w:color="auto"/>
                    <w:right w:val="none" w:sz="0" w:space="0" w:color="auto"/>
                  </w:divBdr>
                </w:div>
                <w:div w:id="866983885">
                  <w:marLeft w:val="0"/>
                  <w:marRight w:val="0"/>
                  <w:marTop w:val="0"/>
                  <w:marBottom w:val="0"/>
                  <w:divBdr>
                    <w:top w:val="none" w:sz="0" w:space="0" w:color="auto"/>
                    <w:left w:val="none" w:sz="0" w:space="0" w:color="auto"/>
                    <w:bottom w:val="none" w:sz="0" w:space="0" w:color="auto"/>
                    <w:right w:val="none" w:sz="0" w:space="0" w:color="auto"/>
                  </w:divBdr>
                </w:div>
                <w:div w:id="880362521">
                  <w:marLeft w:val="0"/>
                  <w:marRight w:val="0"/>
                  <w:marTop w:val="0"/>
                  <w:marBottom w:val="0"/>
                  <w:divBdr>
                    <w:top w:val="none" w:sz="0" w:space="0" w:color="auto"/>
                    <w:left w:val="none" w:sz="0" w:space="0" w:color="auto"/>
                    <w:bottom w:val="none" w:sz="0" w:space="0" w:color="auto"/>
                    <w:right w:val="none" w:sz="0" w:space="0" w:color="auto"/>
                  </w:divBdr>
                </w:div>
                <w:div w:id="881671562">
                  <w:marLeft w:val="0"/>
                  <w:marRight w:val="0"/>
                  <w:marTop w:val="0"/>
                  <w:marBottom w:val="0"/>
                  <w:divBdr>
                    <w:top w:val="none" w:sz="0" w:space="0" w:color="auto"/>
                    <w:left w:val="none" w:sz="0" w:space="0" w:color="auto"/>
                    <w:bottom w:val="none" w:sz="0" w:space="0" w:color="auto"/>
                    <w:right w:val="none" w:sz="0" w:space="0" w:color="auto"/>
                  </w:divBdr>
                </w:div>
                <w:div w:id="887910310">
                  <w:marLeft w:val="0"/>
                  <w:marRight w:val="0"/>
                  <w:marTop w:val="0"/>
                  <w:marBottom w:val="0"/>
                  <w:divBdr>
                    <w:top w:val="none" w:sz="0" w:space="0" w:color="auto"/>
                    <w:left w:val="none" w:sz="0" w:space="0" w:color="auto"/>
                    <w:bottom w:val="none" w:sz="0" w:space="0" w:color="auto"/>
                    <w:right w:val="none" w:sz="0" w:space="0" w:color="auto"/>
                  </w:divBdr>
                </w:div>
                <w:div w:id="921840759">
                  <w:marLeft w:val="0"/>
                  <w:marRight w:val="0"/>
                  <w:marTop w:val="0"/>
                  <w:marBottom w:val="0"/>
                  <w:divBdr>
                    <w:top w:val="none" w:sz="0" w:space="0" w:color="auto"/>
                    <w:left w:val="none" w:sz="0" w:space="0" w:color="auto"/>
                    <w:bottom w:val="none" w:sz="0" w:space="0" w:color="auto"/>
                    <w:right w:val="none" w:sz="0" w:space="0" w:color="auto"/>
                  </w:divBdr>
                </w:div>
                <w:div w:id="922103206">
                  <w:marLeft w:val="0"/>
                  <w:marRight w:val="0"/>
                  <w:marTop w:val="0"/>
                  <w:marBottom w:val="0"/>
                  <w:divBdr>
                    <w:top w:val="none" w:sz="0" w:space="0" w:color="auto"/>
                    <w:left w:val="none" w:sz="0" w:space="0" w:color="auto"/>
                    <w:bottom w:val="none" w:sz="0" w:space="0" w:color="auto"/>
                    <w:right w:val="none" w:sz="0" w:space="0" w:color="auto"/>
                  </w:divBdr>
                </w:div>
                <w:div w:id="938878993">
                  <w:marLeft w:val="0"/>
                  <w:marRight w:val="0"/>
                  <w:marTop w:val="0"/>
                  <w:marBottom w:val="0"/>
                  <w:divBdr>
                    <w:top w:val="none" w:sz="0" w:space="0" w:color="auto"/>
                    <w:left w:val="none" w:sz="0" w:space="0" w:color="auto"/>
                    <w:bottom w:val="none" w:sz="0" w:space="0" w:color="auto"/>
                    <w:right w:val="none" w:sz="0" w:space="0" w:color="auto"/>
                  </w:divBdr>
                </w:div>
                <w:div w:id="963387954">
                  <w:marLeft w:val="0"/>
                  <w:marRight w:val="0"/>
                  <w:marTop w:val="0"/>
                  <w:marBottom w:val="0"/>
                  <w:divBdr>
                    <w:top w:val="none" w:sz="0" w:space="0" w:color="auto"/>
                    <w:left w:val="none" w:sz="0" w:space="0" w:color="auto"/>
                    <w:bottom w:val="none" w:sz="0" w:space="0" w:color="auto"/>
                    <w:right w:val="none" w:sz="0" w:space="0" w:color="auto"/>
                  </w:divBdr>
                </w:div>
                <w:div w:id="973024185">
                  <w:marLeft w:val="0"/>
                  <w:marRight w:val="0"/>
                  <w:marTop w:val="0"/>
                  <w:marBottom w:val="0"/>
                  <w:divBdr>
                    <w:top w:val="none" w:sz="0" w:space="0" w:color="auto"/>
                    <w:left w:val="none" w:sz="0" w:space="0" w:color="auto"/>
                    <w:bottom w:val="none" w:sz="0" w:space="0" w:color="auto"/>
                    <w:right w:val="none" w:sz="0" w:space="0" w:color="auto"/>
                  </w:divBdr>
                </w:div>
                <w:div w:id="983702867">
                  <w:marLeft w:val="0"/>
                  <w:marRight w:val="0"/>
                  <w:marTop w:val="0"/>
                  <w:marBottom w:val="0"/>
                  <w:divBdr>
                    <w:top w:val="none" w:sz="0" w:space="0" w:color="auto"/>
                    <w:left w:val="none" w:sz="0" w:space="0" w:color="auto"/>
                    <w:bottom w:val="none" w:sz="0" w:space="0" w:color="auto"/>
                    <w:right w:val="none" w:sz="0" w:space="0" w:color="auto"/>
                  </w:divBdr>
                </w:div>
                <w:div w:id="997926590">
                  <w:marLeft w:val="0"/>
                  <w:marRight w:val="0"/>
                  <w:marTop w:val="0"/>
                  <w:marBottom w:val="0"/>
                  <w:divBdr>
                    <w:top w:val="none" w:sz="0" w:space="0" w:color="auto"/>
                    <w:left w:val="none" w:sz="0" w:space="0" w:color="auto"/>
                    <w:bottom w:val="none" w:sz="0" w:space="0" w:color="auto"/>
                    <w:right w:val="none" w:sz="0" w:space="0" w:color="auto"/>
                  </w:divBdr>
                </w:div>
                <w:div w:id="1018779382">
                  <w:marLeft w:val="0"/>
                  <w:marRight w:val="0"/>
                  <w:marTop w:val="0"/>
                  <w:marBottom w:val="0"/>
                  <w:divBdr>
                    <w:top w:val="none" w:sz="0" w:space="0" w:color="auto"/>
                    <w:left w:val="none" w:sz="0" w:space="0" w:color="auto"/>
                    <w:bottom w:val="none" w:sz="0" w:space="0" w:color="auto"/>
                    <w:right w:val="none" w:sz="0" w:space="0" w:color="auto"/>
                  </w:divBdr>
                </w:div>
                <w:div w:id="1019969197">
                  <w:marLeft w:val="0"/>
                  <w:marRight w:val="0"/>
                  <w:marTop w:val="0"/>
                  <w:marBottom w:val="0"/>
                  <w:divBdr>
                    <w:top w:val="none" w:sz="0" w:space="0" w:color="auto"/>
                    <w:left w:val="none" w:sz="0" w:space="0" w:color="auto"/>
                    <w:bottom w:val="none" w:sz="0" w:space="0" w:color="auto"/>
                    <w:right w:val="none" w:sz="0" w:space="0" w:color="auto"/>
                  </w:divBdr>
                </w:div>
                <w:div w:id="1020811666">
                  <w:marLeft w:val="0"/>
                  <w:marRight w:val="0"/>
                  <w:marTop w:val="0"/>
                  <w:marBottom w:val="0"/>
                  <w:divBdr>
                    <w:top w:val="none" w:sz="0" w:space="0" w:color="auto"/>
                    <w:left w:val="none" w:sz="0" w:space="0" w:color="auto"/>
                    <w:bottom w:val="none" w:sz="0" w:space="0" w:color="auto"/>
                    <w:right w:val="none" w:sz="0" w:space="0" w:color="auto"/>
                  </w:divBdr>
                </w:div>
                <w:div w:id="1033068897">
                  <w:marLeft w:val="0"/>
                  <w:marRight w:val="0"/>
                  <w:marTop w:val="0"/>
                  <w:marBottom w:val="0"/>
                  <w:divBdr>
                    <w:top w:val="none" w:sz="0" w:space="0" w:color="auto"/>
                    <w:left w:val="none" w:sz="0" w:space="0" w:color="auto"/>
                    <w:bottom w:val="none" w:sz="0" w:space="0" w:color="auto"/>
                    <w:right w:val="none" w:sz="0" w:space="0" w:color="auto"/>
                  </w:divBdr>
                </w:div>
                <w:div w:id="1038318587">
                  <w:marLeft w:val="0"/>
                  <w:marRight w:val="0"/>
                  <w:marTop w:val="0"/>
                  <w:marBottom w:val="0"/>
                  <w:divBdr>
                    <w:top w:val="none" w:sz="0" w:space="0" w:color="auto"/>
                    <w:left w:val="none" w:sz="0" w:space="0" w:color="auto"/>
                    <w:bottom w:val="none" w:sz="0" w:space="0" w:color="auto"/>
                    <w:right w:val="none" w:sz="0" w:space="0" w:color="auto"/>
                  </w:divBdr>
                </w:div>
                <w:div w:id="1038579615">
                  <w:marLeft w:val="0"/>
                  <w:marRight w:val="0"/>
                  <w:marTop w:val="0"/>
                  <w:marBottom w:val="0"/>
                  <w:divBdr>
                    <w:top w:val="none" w:sz="0" w:space="0" w:color="auto"/>
                    <w:left w:val="none" w:sz="0" w:space="0" w:color="auto"/>
                    <w:bottom w:val="none" w:sz="0" w:space="0" w:color="auto"/>
                    <w:right w:val="none" w:sz="0" w:space="0" w:color="auto"/>
                  </w:divBdr>
                </w:div>
                <w:div w:id="1054692857">
                  <w:marLeft w:val="0"/>
                  <w:marRight w:val="0"/>
                  <w:marTop w:val="0"/>
                  <w:marBottom w:val="0"/>
                  <w:divBdr>
                    <w:top w:val="none" w:sz="0" w:space="0" w:color="auto"/>
                    <w:left w:val="none" w:sz="0" w:space="0" w:color="auto"/>
                    <w:bottom w:val="none" w:sz="0" w:space="0" w:color="auto"/>
                    <w:right w:val="none" w:sz="0" w:space="0" w:color="auto"/>
                  </w:divBdr>
                </w:div>
                <w:div w:id="1056053341">
                  <w:marLeft w:val="0"/>
                  <w:marRight w:val="0"/>
                  <w:marTop w:val="0"/>
                  <w:marBottom w:val="0"/>
                  <w:divBdr>
                    <w:top w:val="none" w:sz="0" w:space="0" w:color="auto"/>
                    <w:left w:val="none" w:sz="0" w:space="0" w:color="auto"/>
                    <w:bottom w:val="none" w:sz="0" w:space="0" w:color="auto"/>
                    <w:right w:val="none" w:sz="0" w:space="0" w:color="auto"/>
                  </w:divBdr>
                </w:div>
                <w:div w:id="1070033348">
                  <w:marLeft w:val="0"/>
                  <w:marRight w:val="0"/>
                  <w:marTop w:val="0"/>
                  <w:marBottom w:val="0"/>
                  <w:divBdr>
                    <w:top w:val="none" w:sz="0" w:space="0" w:color="auto"/>
                    <w:left w:val="none" w:sz="0" w:space="0" w:color="auto"/>
                    <w:bottom w:val="none" w:sz="0" w:space="0" w:color="auto"/>
                    <w:right w:val="none" w:sz="0" w:space="0" w:color="auto"/>
                  </w:divBdr>
                </w:div>
                <w:div w:id="1083256325">
                  <w:marLeft w:val="0"/>
                  <w:marRight w:val="0"/>
                  <w:marTop w:val="0"/>
                  <w:marBottom w:val="0"/>
                  <w:divBdr>
                    <w:top w:val="none" w:sz="0" w:space="0" w:color="auto"/>
                    <w:left w:val="none" w:sz="0" w:space="0" w:color="auto"/>
                    <w:bottom w:val="none" w:sz="0" w:space="0" w:color="auto"/>
                    <w:right w:val="none" w:sz="0" w:space="0" w:color="auto"/>
                  </w:divBdr>
                </w:div>
                <w:div w:id="1083839405">
                  <w:marLeft w:val="0"/>
                  <w:marRight w:val="0"/>
                  <w:marTop w:val="0"/>
                  <w:marBottom w:val="0"/>
                  <w:divBdr>
                    <w:top w:val="none" w:sz="0" w:space="0" w:color="auto"/>
                    <w:left w:val="none" w:sz="0" w:space="0" w:color="auto"/>
                    <w:bottom w:val="none" w:sz="0" w:space="0" w:color="auto"/>
                    <w:right w:val="none" w:sz="0" w:space="0" w:color="auto"/>
                  </w:divBdr>
                </w:div>
                <w:div w:id="1086683170">
                  <w:marLeft w:val="0"/>
                  <w:marRight w:val="0"/>
                  <w:marTop w:val="0"/>
                  <w:marBottom w:val="0"/>
                  <w:divBdr>
                    <w:top w:val="none" w:sz="0" w:space="0" w:color="auto"/>
                    <w:left w:val="none" w:sz="0" w:space="0" w:color="auto"/>
                    <w:bottom w:val="none" w:sz="0" w:space="0" w:color="auto"/>
                    <w:right w:val="none" w:sz="0" w:space="0" w:color="auto"/>
                  </w:divBdr>
                </w:div>
                <w:div w:id="1087655209">
                  <w:marLeft w:val="0"/>
                  <w:marRight w:val="0"/>
                  <w:marTop w:val="0"/>
                  <w:marBottom w:val="0"/>
                  <w:divBdr>
                    <w:top w:val="none" w:sz="0" w:space="0" w:color="auto"/>
                    <w:left w:val="none" w:sz="0" w:space="0" w:color="auto"/>
                    <w:bottom w:val="none" w:sz="0" w:space="0" w:color="auto"/>
                    <w:right w:val="none" w:sz="0" w:space="0" w:color="auto"/>
                  </w:divBdr>
                </w:div>
                <w:div w:id="1093359314">
                  <w:marLeft w:val="0"/>
                  <w:marRight w:val="0"/>
                  <w:marTop w:val="0"/>
                  <w:marBottom w:val="0"/>
                  <w:divBdr>
                    <w:top w:val="none" w:sz="0" w:space="0" w:color="auto"/>
                    <w:left w:val="none" w:sz="0" w:space="0" w:color="auto"/>
                    <w:bottom w:val="none" w:sz="0" w:space="0" w:color="auto"/>
                    <w:right w:val="none" w:sz="0" w:space="0" w:color="auto"/>
                  </w:divBdr>
                </w:div>
                <w:div w:id="1103264712">
                  <w:marLeft w:val="0"/>
                  <w:marRight w:val="0"/>
                  <w:marTop w:val="0"/>
                  <w:marBottom w:val="0"/>
                  <w:divBdr>
                    <w:top w:val="none" w:sz="0" w:space="0" w:color="auto"/>
                    <w:left w:val="none" w:sz="0" w:space="0" w:color="auto"/>
                    <w:bottom w:val="none" w:sz="0" w:space="0" w:color="auto"/>
                    <w:right w:val="none" w:sz="0" w:space="0" w:color="auto"/>
                  </w:divBdr>
                </w:div>
                <w:div w:id="1108429251">
                  <w:marLeft w:val="0"/>
                  <w:marRight w:val="0"/>
                  <w:marTop w:val="0"/>
                  <w:marBottom w:val="0"/>
                  <w:divBdr>
                    <w:top w:val="none" w:sz="0" w:space="0" w:color="auto"/>
                    <w:left w:val="none" w:sz="0" w:space="0" w:color="auto"/>
                    <w:bottom w:val="none" w:sz="0" w:space="0" w:color="auto"/>
                    <w:right w:val="none" w:sz="0" w:space="0" w:color="auto"/>
                  </w:divBdr>
                </w:div>
                <w:div w:id="1109202279">
                  <w:marLeft w:val="0"/>
                  <w:marRight w:val="0"/>
                  <w:marTop w:val="0"/>
                  <w:marBottom w:val="0"/>
                  <w:divBdr>
                    <w:top w:val="none" w:sz="0" w:space="0" w:color="auto"/>
                    <w:left w:val="none" w:sz="0" w:space="0" w:color="auto"/>
                    <w:bottom w:val="none" w:sz="0" w:space="0" w:color="auto"/>
                    <w:right w:val="none" w:sz="0" w:space="0" w:color="auto"/>
                  </w:divBdr>
                </w:div>
                <w:div w:id="1116098079">
                  <w:marLeft w:val="0"/>
                  <w:marRight w:val="0"/>
                  <w:marTop w:val="0"/>
                  <w:marBottom w:val="0"/>
                  <w:divBdr>
                    <w:top w:val="none" w:sz="0" w:space="0" w:color="auto"/>
                    <w:left w:val="none" w:sz="0" w:space="0" w:color="auto"/>
                    <w:bottom w:val="none" w:sz="0" w:space="0" w:color="auto"/>
                    <w:right w:val="none" w:sz="0" w:space="0" w:color="auto"/>
                  </w:divBdr>
                </w:div>
                <w:div w:id="1127436164">
                  <w:marLeft w:val="0"/>
                  <w:marRight w:val="0"/>
                  <w:marTop w:val="0"/>
                  <w:marBottom w:val="0"/>
                  <w:divBdr>
                    <w:top w:val="none" w:sz="0" w:space="0" w:color="auto"/>
                    <w:left w:val="none" w:sz="0" w:space="0" w:color="auto"/>
                    <w:bottom w:val="none" w:sz="0" w:space="0" w:color="auto"/>
                    <w:right w:val="none" w:sz="0" w:space="0" w:color="auto"/>
                  </w:divBdr>
                </w:div>
                <w:div w:id="1146512122">
                  <w:marLeft w:val="0"/>
                  <w:marRight w:val="0"/>
                  <w:marTop w:val="0"/>
                  <w:marBottom w:val="0"/>
                  <w:divBdr>
                    <w:top w:val="none" w:sz="0" w:space="0" w:color="auto"/>
                    <w:left w:val="none" w:sz="0" w:space="0" w:color="auto"/>
                    <w:bottom w:val="none" w:sz="0" w:space="0" w:color="auto"/>
                    <w:right w:val="none" w:sz="0" w:space="0" w:color="auto"/>
                  </w:divBdr>
                </w:div>
                <w:div w:id="1154836631">
                  <w:marLeft w:val="0"/>
                  <w:marRight w:val="0"/>
                  <w:marTop w:val="0"/>
                  <w:marBottom w:val="0"/>
                  <w:divBdr>
                    <w:top w:val="none" w:sz="0" w:space="0" w:color="auto"/>
                    <w:left w:val="none" w:sz="0" w:space="0" w:color="auto"/>
                    <w:bottom w:val="none" w:sz="0" w:space="0" w:color="auto"/>
                    <w:right w:val="none" w:sz="0" w:space="0" w:color="auto"/>
                  </w:divBdr>
                </w:div>
                <w:div w:id="1178155579">
                  <w:marLeft w:val="0"/>
                  <w:marRight w:val="0"/>
                  <w:marTop w:val="0"/>
                  <w:marBottom w:val="0"/>
                  <w:divBdr>
                    <w:top w:val="none" w:sz="0" w:space="0" w:color="auto"/>
                    <w:left w:val="none" w:sz="0" w:space="0" w:color="auto"/>
                    <w:bottom w:val="none" w:sz="0" w:space="0" w:color="auto"/>
                    <w:right w:val="none" w:sz="0" w:space="0" w:color="auto"/>
                  </w:divBdr>
                </w:div>
                <w:div w:id="1180658694">
                  <w:marLeft w:val="0"/>
                  <w:marRight w:val="0"/>
                  <w:marTop w:val="0"/>
                  <w:marBottom w:val="0"/>
                  <w:divBdr>
                    <w:top w:val="none" w:sz="0" w:space="0" w:color="auto"/>
                    <w:left w:val="none" w:sz="0" w:space="0" w:color="auto"/>
                    <w:bottom w:val="none" w:sz="0" w:space="0" w:color="auto"/>
                    <w:right w:val="none" w:sz="0" w:space="0" w:color="auto"/>
                  </w:divBdr>
                </w:div>
                <w:div w:id="1188374812">
                  <w:marLeft w:val="0"/>
                  <w:marRight w:val="0"/>
                  <w:marTop w:val="0"/>
                  <w:marBottom w:val="0"/>
                  <w:divBdr>
                    <w:top w:val="none" w:sz="0" w:space="0" w:color="auto"/>
                    <w:left w:val="none" w:sz="0" w:space="0" w:color="auto"/>
                    <w:bottom w:val="none" w:sz="0" w:space="0" w:color="auto"/>
                    <w:right w:val="none" w:sz="0" w:space="0" w:color="auto"/>
                  </w:divBdr>
                </w:div>
                <w:div w:id="1200047155">
                  <w:marLeft w:val="0"/>
                  <w:marRight w:val="0"/>
                  <w:marTop w:val="0"/>
                  <w:marBottom w:val="0"/>
                  <w:divBdr>
                    <w:top w:val="none" w:sz="0" w:space="0" w:color="auto"/>
                    <w:left w:val="none" w:sz="0" w:space="0" w:color="auto"/>
                    <w:bottom w:val="none" w:sz="0" w:space="0" w:color="auto"/>
                    <w:right w:val="none" w:sz="0" w:space="0" w:color="auto"/>
                  </w:divBdr>
                </w:div>
                <w:div w:id="1208373747">
                  <w:marLeft w:val="0"/>
                  <w:marRight w:val="0"/>
                  <w:marTop w:val="0"/>
                  <w:marBottom w:val="0"/>
                  <w:divBdr>
                    <w:top w:val="none" w:sz="0" w:space="0" w:color="auto"/>
                    <w:left w:val="none" w:sz="0" w:space="0" w:color="auto"/>
                    <w:bottom w:val="none" w:sz="0" w:space="0" w:color="auto"/>
                    <w:right w:val="none" w:sz="0" w:space="0" w:color="auto"/>
                  </w:divBdr>
                </w:div>
                <w:div w:id="1213230223">
                  <w:marLeft w:val="0"/>
                  <w:marRight w:val="0"/>
                  <w:marTop w:val="0"/>
                  <w:marBottom w:val="0"/>
                  <w:divBdr>
                    <w:top w:val="none" w:sz="0" w:space="0" w:color="auto"/>
                    <w:left w:val="none" w:sz="0" w:space="0" w:color="auto"/>
                    <w:bottom w:val="none" w:sz="0" w:space="0" w:color="auto"/>
                    <w:right w:val="none" w:sz="0" w:space="0" w:color="auto"/>
                  </w:divBdr>
                </w:div>
                <w:div w:id="1219587845">
                  <w:marLeft w:val="0"/>
                  <w:marRight w:val="0"/>
                  <w:marTop w:val="0"/>
                  <w:marBottom w:val="0"/>
                  <w:divBdr>
                    <w:top w:val="none" w:sz="0" w:space="0" w:color="auto"/>
                    <w:left w:val="none" w:sz="0" w:space="0" w:color="auto"/>
                    <w:bottom w:val="none" w:sz="0" w:space="0" w:color="auto"/>
                    <w:right w:val="none" w:sz="0" w:space="0" w:color="auto"/>
                  </w:divBdr>
                </w:div>
                <w:div w:id="1226139441">
                  <w:marLeft w:val="0"/>
                  <w:marRight w:val="0"/>
                  <w:marTop w:val="0"/>
                  <w:marBottom w:val="0"/>
                  <w:divBdr>
                    <w:top w:val="none" w:sz="0" w:space="0" w:color="auto"/>
                    <w:left w:val="none" w:sz="0" w:space="0" w:color="auto"/>
                    <w:bottom w:val="none" w:sz="0" w:space="0" w:color="auto"/>
                    <w:right w:val="none" w:sz="0" w:space="0" w:color="auto"/>
                  </w:divBdr>
                </w:div>
                <w:div w:id="1245067148">
                  <w:marLeft w:val="0"/>
                  <w:marRight w:val="0"/>
                  <w:marTop w:val="0"/>
                  <w:marBottom w:val="0"/>
                  <w:divBdr>
                    <w:top w:val="none" w:sz="0" w:space="0" w:color="auto"/>
                    <w:left w:val="none" w:sz="0" w:space="0" w:color="auto"/>
                    <w:bottom w:val="none" w:sz="0" w:space="0" w:color="auto"/>
                    <w:right w:val="none" w:sz="0" w:space="0" w:color="auto"/>
                  </w:divBdr>
                </w:div>
                <w:div w:id="1249271782">
                  <w:marLeft w:val="0"/>
                  <w:marRight w:val="0"/>
                  <w:marTop w:val="0"/>
                  <w:marBottom w:val="0"/>
                  <w:divBdr>
                    <w:top w:val="none" w:sz="0" w:space="0" w:color="auto"/>
                    <w:left w:val="none" w:sz="0" w:space="0" w:color="auto"/>
                    <w:bottom w:val="none" w:sz="0" w:space="0" w:color="auto"/>
                    <w:right w:val="none" w:sz="0" w:space="0" w:color="auto"/>
                  </w:divBdr>
                </w:div>
                <w:div w:id="1256018350">
                  <w:marLeft w:val="0"/>
                  <w:marRight w:val="0"/>
                  <w:marTop w:val="0"/>
                  <w:marBottom w:val="0"/>
                  <w:divBdr>
                    <w:top w:val="none" w:sz="0" w:space="0" w:color="auto"/>
                    <w:left w:val="none" w:sz="0" w:space="0" w:color="auto"/>
                    <w:bottom w:val="none" w:sz="0" w:space="0" w:color="auto"/>
                    <w:right w:val="none" w:sz="0" w:space="0" w:color="auto"/>
                  </w:divBdr>
                </w:div>
                <w:div w:id="1275819926">
                  <w:marLeft w:val="0"/>
                  <w:marRight w:val="0"/>
                  <w:marTop w:val="0"/>
                  <w:marBottom w:val="0"/>
                  <w:divBdr>
                    <w:top w:val="none" w:sz="0" w:space="0" w:color="auto"/>
                    <w:left w:val="none" w:sz="0" w:space="0" w:color="auto"/>
                    <w:bottom w:val="none" w:sz="0" w:space="0" w:color="auto"/>
                    <w:right w:val="none" w:sz="0" w:space="0" w:color="auto"/>
                  </w:divBdr>
                </w:div>
                <w:div w:id="1298220227">
                  <w:marLeft w:val="0"/>
                  <w:marRight w:val="0"/>
                  <w:marTop w:val="0"/>
                  <w:marBottom w:val="0"/>
                  <w:divBdr>
                    <w:top w:val="none" w:sz="0" w:space="0" w:color="auto"/>
                    <w:left w:val="none" w:sz="0" w:space="0" w:color="auto"/>
                    <w:bottom w:val="none" w:sz="0" w:space="0" w:color="auto"/>
                    <w:right w:val="none" w:sz="0" w:space="0" w:color="auto"/>
                  </w:divBdr>
                </w:div>
                <w:div w:id="1300381208">
                  <w:marLeft w:val="0"/>
                  <w:marRight w:val="0"/>
                  <w:marTop w:val="0"/>
                  <w:marBottom w:val="0"/>
                  <w:divBdr>
                    <w:top w:val="none" w:sz="0" w:space="0" w:color="auto"/>
                    <w:left w:val="none" w:sz="0" w:space="0" w:color="auto"/>
                    <w:bottom w:val="none" w:sz="0" w:space="0" w:color="auto"/>
                    <w:right w:val="none" w:sz="0" w:space="0" w:color="auto"/>
                  </w:divBdr>
                </w:div>
                <w:div w:id="1304041109">
                  <w:marLeft w:val="0"/>
                  <w:marRight w:val="0"/>
                  <w:marTop w:val="0"/>
                  <w:marBottom w:val="0"/>
                  <w:divBdr>
                    <w:top w:val="none" w:sz="0" w:space="0" w:color="auto"/>
                    <w:left w:val="none" w:sz="0" w:space="0" w:color="auto"/>
                    <w:bottom w:val="none" w:sz="0" w:space="0" w:color="auto"/>
                    <w:right w:val="none" w:sz="0" w:space="0" w:color="auto"/>
                  </w:divBdr>
                </w:div>
                <w:div w:id="1309938938">
                  <w:marLeft w:val="0"/>
                  <w:marRight w:val="0"/>
                  <w:marTop w:val="0"/>
                  <w:marBottom w:val="0"/>
                  <w:divBdr>
                    <w:top w:val="none" w:sz="0" w:space="0" w:color="auto"/>
                    <w:left w:val="none" w:sz="0" w:space="0" w:color="auto"/>
                    <w:bottom w:val="none" w:sz="0" w:space="0" w:color="auto"/>
                    <w:right w:val="none" w:sz="0" w:space="0" w:color="auto"/>
                  </w:divBdr>
                </w:div>
                <w:div w:id="1317343224">
                  <w:marLeft w:val="0"/>
                  <w:marRight w:val="0"/>
                  <w:marTop w:val="0"/>
                  <w:marBottom w:val="0"/>
                  <w:divBdr>
                    <w:top w:val="none" w:sz="0" w:space="0" w:color="auto"/>
                    <w:left w:val="none" w:sz="0" w:space="0" w:color="auto"/>
                    <w:bottom w:val="none" w:sz="0" w:space="0" w:color="auto"/>
                    <w:right w:val="none" w:sz="0" w:space="0" w:color="auto"/>
                  </w:divBdr>
                </w:div>
                <w:div w:id="1320764580">
                  <w:marLeft w:val="0"/>
                  <w:marRight w:val="0"/>
                  <w:marTop w:val="0"/>
                  <w:marBottom w:val="0"/>
                  <w:divBdr>
                    <w:top w:val="none" w:sz="0" w:space="0" w:color="auto"/>
                    <w:left w:val="none" w:sz="0" w:space="0" w:color="auto"/>
                    <w:bottom w:val="none" w:sz="0" w:space="0" w:color="auto"/>
                    <w:right w:val="none" w:sz="0" w:space="0" w:color="auto"/>
                  </w:divBdr>
                </w:div>
                <w:div w:id="1332021729">
                  <w:marLeft w:val="0"/>
                  <w:marRight w:val="0"/>
                  <w:marTop w:val="0"/>
                  <w:marBottom w:val="0"/>
                  <w:divBdr>
                    <w:top w:val="none" w:sz="0" w:space="0" w:color="auto"/>
                    <w:left w:val="none" w:sz="0" w:space="0" w:color="auto"/>
                    <w:bottom w:val="none" w:sz="0" w:space="0" w:color="auto"/>
                    <w:right w:val="none" w:sz="0" w:space="0" w:color="auto"/>
                  </w:divBdr>
                </w:div>
                <w:div w:id="1332560003">
                  <w:marLeft w:val="0"/>
                  <w:marRight w:val="0"/>
                  <w:marTop w:val="0"/>
                  <w:marBottom w:val="0"/>
                  <w:divBdr>
                    <w:top w:val="none" w:sz="0" w:space="0" w:color="auto"/>
                    <w:left w:val="none" w:sz="0" w:space="0" w:color="auto"/>
                    <w:bottom w:val="none" w:sz="0" w:space="0" w:color="auto"/>
                    <w:right w:val="none" w:sz="0" w:space="0" w:color="auto"/>
                  </w:divBdr>
                </w:div>
                <w:div w:id="1335763510">
                  <w:marLeft w:val="0"/>
                  <w:marRight w:val="0"/>
                  <w:marTop w:val="0"/>
                  <w:marBottom w:val="0"/>
                  <w:divBdr>
                    <w:top w:val="none" w:sz="0" w:space="0" w:color="auto"/>
                    <w:left w:val="none" w:sz="0" w:space="0" w:color="auto"/>
                    <w:bottom w:val="none" w:sz="0" w:space="0" w:color="auto"/>
                    <w:right w:val="none" w:sz="0" w:space="0" w:color="auto"/>
                  </w:divBdr>
                </w:div>
                <w:div w:id="1360665235">
                  <w:marLeft w:val="0"/>
                  <w:marRight w:val="0"/>
                  <w:marTop w:val="0"/>
                  <w:marBottom w:val="0"/>
                  <w:divBdr>
                    <w:top w:val="none" w:sz="0" w:space="0" w:color="auto"/>
                    <w:left w:val="none" w:sz="0" w:space="0" w:color="auto"/>
                    <w:bottom w:val="none" w:sz="0" w:space="0" w:color="auto"/>
                    <w:right w:val="none" w:sz="0" w:space="0" w:color="auto"/>
                  </w:divBdr>
                </w:div>
                <w:div w:id="1377437832">
                  <w:marLeft w:val="0"/>
                  <w:marRight w:val="0"/>
                  <w:marTop w:val="0"/>
                  <w:marBottom w:val="0"/>
                  <w:divBdr>
                    <w:top w:val="none" w:sz="0" w:space="0" w:color="auto"/>
                    <w:left w:val="none" w:sz="0" w:space="0" w:color="auto"/>
                    <w:bottom w:val="none" w:sz="0" w:space="0" w:color="auto"/>
                    <w:right w:val="none" w:sz="0" w:space="0" w:color="auto"/>
                  </w:divBdr>
                </w:div>
                <w:div w:id="1378046516">
                  <w:marLeft w:val="0"/>
                  <w:marRight w:val="0"/>
                  <w:marTop w:val="0"/>
                  <w:marBottom w:val="0"/>
                  <w:divBdr>
                    <w:top w:val="none" w:sz="0" w:space="0" w:color="auto"/>
                    <w:left w:val="none" w:sz="0" w:space="0" w:color="auto"/>
                    <w:bottom w:val="none" w:sz="0" w:space="0" w:color="auto"/>
                    <w:right w:val="none" w:sz="0" w:space="0" w:color="auto"/>
                  </w:divBdr>
                </w:div>
                <w:div w:id="1380320138">
                  <w:marLeft w:val="0"/>
                  <w:marRight w:val="0"/>
                  <w:marTop w:val="0"/>
                  <w:marBottom w:val="0"/>
                  <w:divBdr>
                    <w:top w:val="none" w:sz="0" w:space="0" w:color="auto"/>
                    <w:left w:val="none" w:sz="0" w:space="0" w:color="auto"/>
                    <w:bottom w:val="none" w:sz="0" w:space="0" w:color="auto"/>
                    <w:right w:val="none" w:sz="0" w:space="0" w:color="auto"/>
                  </w:divBdr>
                </w:div>
                <w:div w:id="1381130516">
                  <w:marLeft w:val="0"/>
                  <w:marRight w:val="0"/>
                  <w:marTop w:val="0"/>
                  <w:marBottom w:val="0"/>
                  <w:divBdr>
                    <w:top w:val="none" w:sz="0" w:space="0" w:color="auto"/>
                    <w:left w:val="none" w:sz="0" w:space="0" w:color="auto"/>
                    <w:bottom w:val="none" w:sz="0" w:space="0" w:color="auto"/>
                    <w:right w:val="none" w:sz="0" w:space="0" w:color="auto"/>
                  </w:divBdr>
                </w:div>
                <w:div w:id="1383093439">
                  <w:marLeft w:val="0"/>
                  <w:marRight w:val="0"/>
                  <w:marTop w:val="0"/>
                  <w:marBottom w:val="0"/>
                  <w:divBdr>
                    <w:top w:val="none" w:sz="0" w:space="0" w:color="auto"/>
                    <w:left w:val="none" w:sz="0" w:space="0" w:color="auto"/>
                    <w:bottom w:val="none" w:sz="0" w:space="0" w:color="auto"/>
                    <w:right w:val="none" w:sz="0" w:space="0" w:color="auto"/>
                  </w:divBdr>
                </w:div>
                <w:div w:id="1399785465">
                  <w:marLeft w:val="0"/>
                  <w:marRight w:val="0"/>
                  <w:marTop w:val="0"/>
                  <w:marBottom w:val="0"/>
                  <w:divBdr>
                    <w:top w:val="none" w:sz="0" w:space="0" w:color="auto"/>
                    <w:left w:val="none" w:sz="0" w:space="0" w:color="auto"/>
                    <w:bottom w:val="none" w:sz="0" w:space="0" w:color="auto"/>
                    <w:right w:val="none" w:sz="0" w:space="0" w:color="auto"/>
                  </w:divBdr>
                </w:div>
                <w:div w:id="1429346383">
                  <w:marLeft w:val="0"/>
                  <w:marRight w:val="0"/>
                  <w:marTop w:val="0"/>
                  <w:marBottom w:val="0"/>
                  <w:divBdr>
                    <w:top w:val="none" w:sz="0" w:space="0" w:color="auto"/>
                    <w:left w:val="none" w:sz="0" w:space="0" w:color="auto"/>
                    <w:bottom w:val="none" w:sz="0" w:space="0" w:color="auto"/>
                    <w:right w:val="none" w:sz="0" w:space="0" w:color="auto"/>
                  </w:divBdr>
                </w:div>
                <w:div w:id="1430156480">
                  <w:marLeft w:val="0"/>
                  <w:marRight w:val="0"/>
                  <w:marTop w:val="0"/>
                  <w:marBottom w:val="0"/>
                  <w:divBdr>
                    <w:top w:val="none" w:sz="0" w:space="0" w:color="auto"/>
                    <w:left w:val="none" w:sz="0" w:space="0" w:color="auto"/>
                    <w:bottom w:val="none" w:sz="0" w:space="0" w:color="auto"/>
                    <w:right w:val="none" w:sz="0" w:space="0" w:color="auto"/>
                  </w:divBdr>
                </w:div>
                <w:div w:id="1430272295">
                  <w:marLeft w:val="0"/>
                  <w:marRight w:val="0"/>
                  <w:marTop w:val="0"/>
                  <w:marBottom w:val="0"/>
                  <w:divBdr>
                    <w:top w:val="none" w:sz="0" w:space="0" w:color="auto"/>
                    <w:left w:val="none" w:sz="0" w:space="0" w:color="auto"/>
                    <w:bottom w:val="none" w:sz="0" w:space="0" w:color="auto"/>
                    <w:right w:val="none" w:sz="0" w:space="0" w:color="auto"/>
                  </w:divBdr>
                </w:div>
                <w:div w:id="1445344737">
                  <w:marLeft w:val="0"/>
                  <w:marRight w:val="0"/>
                  <w:marTop w:val="0"/>
                  <w:marBottom w:val="0"/>
                  <w:divBdr>
                    <w:top w:val="none" w:sz="0" w:space="0" w:color="auto"/>
                    <w:left w:val="none" w:sz="0" w:space="0" w:color="auto"/>
                    <w:bottom w:val="none" w:sz="0" w:space="0" w:color="auto"/>
                    <w:right w:val="none" w:sz="0" w:space="0" w:color="auto"/>
                  </w:divBdr>
                </w:div>
                <w:div w:id="1452744555">
                  <w:marLeft w:val="0"/>
                  <w:marRight w:val="0"/>
                  <w:marTop w:val="0"/>
                  <w:marBottom w:val="0"/>
                  <w:divBdr>
                    <w:top w:val="none" w:sz="0" w:space="0" w:color="auto"/>
                    <w:left w:val="none" w:sz="0" w:space="0" w:color="auto"/>
                    <w:bottom w:val="none" w:sz="0" w:space="0" w:color="auto"/>
                    <w:right w:val="none" w:sz="0" w:space="0" w:color="auto"/>
                  </w:divBdr>
                </w:div>
                <w:div w:id="1456874856">
                  <w:marLeft w:val="0"/>
                  <w:marRight w:val="0"/>
                  <w:marTop w:val="0"/>
                  <w:marBottom w:val="0"/>
                  <w:divBdr>
                    <w:top w:val="none" w:sz="0" w:space="0" w:color="auto"/>
                    <w:left w:val="none" w:sz="0" w:space="0" w:color="auto"/>
                    <w:bottom w:val="none" w:sz="0" w:space="0" w:color="auto"/>
                    <w:right w:val="none" w:sz="0" w:space="0" w:color="auto"/>
                  </w:divBdr>
                </w:div>
                <w:div w:id="1458335486">
                  <w:marLeft w:val="0"/>
                  <w:marRight w:val="0"/>
                  <w:marTop w:val="0"/>
                  <w:marBottom w:val="0"/>
                  <w:divBdr>
                    <w:top w:val="none" w:sz="0" w:space="0" w:color="auto"/>
                    <w:left w:val="none" w:sz="0" w:space="0" w:color="auto"/>
                    <w:bottom w:val="none" w:sz="0" w:space="0" w:color="auto"/>
                    <w:right w:val="none" w:sz="0" w:space="0" w:color="auto"/>
                  </w:divBdr>
                </w:div>
                <w:div w:id="1459832738">
                  <w:marLeft w:val="0"/>
                  <w:marRight w:val="0"/>
                  <w:marTop w:val="0"/>
                  <w:marBottom w:val="0"/>
                  <w:divBdr>
                    <w:top w:val="none" w:sz="0" w:space="0" w:color="auto"/>
                    <w:left w:val="none" w:sz="0" w:space="0" w:color="auto"/>
                    <w:bottom w:val="none" w:sz="0" w:space="0" w:color="auto"/>
                    <w:right w:val="none" w:sz="0" w:space="0" w:color="auto"/>
                  </w:divBdr>
                </w:div>
                <w:div w:id="1460148422">
                  <w:marLeft w:val="0"/>
                  <w:marRight w:val="0"/>
                  <w:marTop w:val="0"/>
                  <w:marBottom w:val="0"/>
                  <w:divBdr>
                    <w:top w:val="none" w:sz="0" w:space="0" w:color="auto"/>
                    <w:left w:val="none" w:sz="0" w:space="0" w:color="auto"/>
                    <w:bottom w:val="none" w:sz="0" w:space="0" w:color="auto"/>
                    <w:right w:val="none" w:sz="0" w:space="0" w:color="auto"/>
                  </w:divBdr>
                </w:div>
                <w:div w:id="1468157054">
                  <w:marLeft w:val="0"/>
                  <w:marRight w:val="0"/>
                  <w:marTop w:val="0"/>
                  <w:marBottom w:val="0"/>
                  <w:divBdr>
                    <w:top w:val="none" w:sz="0" w:space="0" w:color="auto"/>
                    <w:left w:val="none" w:sz="0" w:space="0" w:color="auto"/>
                    <w:bottom w:val="none" w:sz="0" w:space="0" w:color="auto"/>
                    <w:right w:val="none" w:sz="0" w:space="0" w:color="auto"/>
                  </w:divBdr>
                </w:div>
                <w:div w:id="1468745699">
                  <w:marLeft w:val="0"/>
                  <w:marRight w:val="0"/>
                  <w:marTop w:val="0"/>
                  <w:marBottom w:val="0"/>
                  <w:divBdr>
                    <w:top w:val="none" w:sz="0" w:space="0" w:color="auto"/>
                    <w:left w:val="none" w:sz="0" w:space="0" w:color="auto"/>
                    <w:bottom w:val="none" w:sz="0" w:space="0" w:color="auto"/>
                    <w:right w:val="none" w:sz="0" w:space="0" w:color="auto"/>
                  </w:divBdr>
                </w:div>
                <w:div w:id="1469320413">
                  <w:marLeft w:val="0"/>
                  <w:marRight w:val="0"/>
                  <w:marTop w:val="0"/>
                  <w:marBottom w:val="0"/>
                  <w:divBdr>
                    <w:top w:val="none" w:sz="0" w:space="0" w:color="auto"/>
                    <w:left w:val="none" w:sz="0" w:space="0" w:color="auto"/>
                    <w:bottom w:val="none" w:sz="0" w:space="0" w:color="auto"/>
                    <w:right w:val="none" w:sz="0" w:space="0" w:color="auto"/>
                  </w:divBdr>
                </w:div>
                <w:div w:id="1518234738">
                  <w:marLeft w:val="0"/>
                  <w:marRight w:val="0"/>
                  <w:marTop w:val="0"/>
                  <w:marBottom w:val="0"/>
                  <w:divBdr>
                    <w:top w:val="none" w:sz="0" w:space="0" w:color="auto"/>
                    <w:left w:val="none" w:sz="0" w:space="0" w:color="auto"/>
                    <w:bottom w:val="none" w:sz="0" w:space="0" w:color="auto"/>
                    <w:right w:val="none" w:sz="0" w:space="0" w:color="auto"/>
                  </w:divBdr>
                </w:div>
                <w:div w:id="1526558931">
                  <w:marLeft w:val="0"/>
                  <w:marRight w:val="0"/>
                  <w:marTop w:val="0"/>
                  <w:marBottom w:val="0"/>
                  <w:divBdr>
                    <w:top w:val="none" w:sz="0" w:space="0" w:color="auto"/>
                    <w:left w:val="none" w:sz="0" w:space="0" w:color="auto"/>
                    <w:bottom w:val="none" w:sz="0" w:space="0" w:color="auto"/>
                    <w:right w:val="none" w:sz="0" w:space="0" w:color="auto"/>
                  </w:divBdr>
                </w:div>
                <w:div w:id="1528524423">
                  <w:marLeft w:val="0"/>
                  <w:marRight w:val="0"/>
                  <w:marTop w:val="0"/>
                  <w:marBottom w:val="0"/>
                  <w:divBdr>
                    <w:top w:val="none" w:sz="0" w:space="0" w:color="auto"/>
                    <w:left w:val="none" w:sz="0" w:space="0" w:color="auto"/>
                    <w:bottom w:val="none" w:sz="0" w:space="0" w:color="auto"/>
                    <w:right w:val="none" w:sz="0" w:space="0" w:color="auto"/>
                  </w:divBdr>
                </w:div>
                <w:div w:id="1531868795">
                  <w:marLeft w:val="0"/>
                  <w:marRight w:val="0"/>
                  <w:marTop w:val="0"/>
                  <w:marBottom w:val="0"/>
                  <w:divBdr>
                    <w:top w:val="none" w:sz="0" w:space="0" w:color="auto"/>
                    <w:left w:val="none" w:sz="0" w:space="0" w:color="auto"/>
                    <w:bottom w:val="none" w:sz="0" w:space="0" w:color="auto"/>
                    <w:right w:val="none" w:sz="0" w:space="0" w:color="auto"/>
                  </w:divBdr>
                </w:div>
                <w:div w:id="1532107527">
                  <w:marLeft w:val="0"/>
                  <w:marRight w:val="0"/>
                  <w:marTop w:val="0"/>
                  <w:marBottom w:val="0"/>
                  <w:divBdr>
                    <w:top w:val="none" w:sz="0" w:space="0" w:color="auto"/>
                    <w:left w:val="none" w:sz="0" w:space="0" w:color="auto"/>
                    <w:bottom w:val="none" w:sz="0" w:space="0" w:color="auto"/>
                    <w:right w:val="none" w:sz="0" w:space="0" w:color="auto"/>
                  </w:divBdr>
                </w:div>
                <w:div w:id="1532572320">
                  <w:marLeft w:val="0"/>
                  <w:marRight w:val="0"/>
                  <w:marTop w:val="0"/>
                  <w:marBottom w:val="0"/>
                  <w:divBdr>
                    <w:top w:val="none" w:sz="0" w:space="0" w:color="auto"/>
                    <w:left w:val="none" w:sz="0" w:space="0" w:color="auto"/>
                    <w:bottom w:val="none" w:sz="0" w:space="0" w:color="auto"/>
                    <w:right w:val="none" w:sz="0" w:space="0" w:color="auto"/>
                  </w:divBdr>
                </w:div>
                <w:div w:id="1533691220">
                  <w:marLeft w:val="0"/>
                  <w:marRight w:val="0"/>
                  <w:marTop w:val="0"/>
                  <w:marBottom w:val="0"/>
                  <w:divBdr>
                    <w:top w:val="none" w:sz="0" w:space="0" w:color="auto"/>
                    <w:left w:val="none" w:sz="0" w:space="0" w:color="auto"/>
                    <w:bottom w:val="none" w:sz="0" w:space="0" w:color="auto"/>
                    <w:right w:val="none" w:sz="0" w:space="0" w:color="auto"/>
                  </w:divBdr>
                </w:div>
                <w:div w:id="1542329324">
                  <w:marLeft w:val="0"/>
                  <w:marRight w:val="0"/>
                  <w:marTop w:val="0"/>
                  <w:marBottom w:val="0"/>
                  <w:divBdr>
                    <w:top w:val="none" w:sz="0" w:space="0" w:color="auto"/>
                    <w:left w:val="none" w:sz="0" w:space="0" w:color="auto"/>
                    <w:bottom w:val="none" w:sz="0" w:space="0" w:color="auto"/>
                    <w:right w:val="none" w:sz="0" w:space="0" w:color="auto"/>
                  </w:divBdr>
                </w:div>
                <w:div w:id="1546485065">
                  <w:marLeft w:val="0"/>
                  <w:marRight w:val="0"/>
                  <w:marTop w:val="0"/>
                  <w:marBottom w:val="0"/>
                  <w:divBdr>
                    <w:top w:val="none" w:sz="0" w:space="0" w:color="auto"/>
                    <w:left w:val="none" w:sz="0" w:space="0" w:color="auto"/>
                    <w:bottom w:val="none" w:sz="0" w:space="0" w:color="auto"/>
                    <w:right w:val="none" w:sz="0" w:space="0" w:color="auto"/>
                  </w:divBdr>
                </w:div>
                <w:div w:id="1553418700">
                  <w:marLeft w:val="0"/>
                  <w:marRight w:val="0"/>
                  <w:marTop w:val="0"/>
                  <w:marBottom w:val="0"/>
                  <w:divBdr>
                    <w:top w:val="none" w:sz="0" w:space="0" w:color="auto"/>
                    <w:left w:val="none" w:sz="0" w:space="0" w:color="auto"/>
                    <w:bottom w:val="none" w:sz="0" w:space="0" w:color="auto"/>
                    <w:right w:val="none" w:sz="0" w:space="0" w:color="auto"/>
                  </w:divBdr>
                </w:div>
                <w:div w:id="1554193277">
                  <w:marLeft w:val="0"/>
                  <w:marRight w:val="0"/>
                  <w:marTop w:val="0"/>
                  <w:marBottom w:val="0"/>
                  <w:divBdr>
                    <w:top w:val="none" w:sz="0" w:space="0" w:color="auto"/>
                    <w:left w:val="none" w:sz="0" w:space="0" w:color="auto"/>
                    <w:bottom w:val="none" w:sz="0" w:space="0" w:color="auto"/>
                    <w:right w:val="none" w:sz="0" w:space="0" w:color="auto"/>
                  </w:divBdr>
                </w:div>
                <w:div w:id="1556509952">
                  <w:marLeft w:val="0"/>
                  <w:marRight w:val="0"/>
                  <w:marTop w:val="0"/>
                  <w:marBottom w:val="0"/>
                  <w:divBdr>
                    <w:top w:val="none" w:sz="0" w:space="0" w:color="auto"/>
                    <w:left w:val="none" w:sz="0" w:space="0" w:color="auto"/>
                    <w:bottom w:val="none" w:sz="0" w:space="0" w:color="auto"/>
                    <w:right w:val="none" w:sz="0" w:space="0" w:color="auto"/>
                  </w:divBdr>
                </w:div>
                <w:div w:id="1562522863">
                  <w:marLeft w:val="0"/>
                  <w:marRight w:val="0"/>
                  <w:marTop w:val="0"/>
                  <w:marBottom w:val="0"/>
                  <w:divBdr>
                    <w:top w:val="none" w:sz="0" w:space="0" w:color="auto"/>
                    <w:left w:val="none" w:sz="0" w:space="0" w:color="auto"/>
                    <w:bottom w:val="none" w:sz="0" w:space="0" w:color="auto"/>
                    <w:right w:val="none" w:sz="0" w:space="0" w:color="auto"/>
                  </w:divBdr>
                </w:div>
                <w:div w:id="1564103933">
                  <w:marLeft w:val="0"/>
                  <w:marRight w:val="0"/>
                  <w:marTop w:val="0"/>
                  <w:marBottom w:val="0"/>
                  <w:divBdr>
                    <w:top w:val="none" w:sz="0" w:space="0" w:color="auto"/>
                    <w:left w:val="none" w:sz="0" w:space="0" w:color="auto"/>
                    <w:bottom w:val="none" w:sz="0" w:space="0" w:color="auto"/>
                    <w:right w:val="none" w:sz="0" w:space="0" w:color="auto"/>
                  </w:divBdr>
                </w:div>
                <w:div w:id="1567033702">
                  <w:marLeft w:val="0"/>
                  <w:marRight w:val="0"/>
                  <w:marTop w:val="0"/>
                  <w:marBottom w:val="0"/>
                  <w:divBdr>
                    <w:top w:val="none" w:sz="0" w:space="0" w:color="auto"/>
                    <w:left w:val="none" w:sz="0" w:space="0" w:color="auto"/>
                    <w:bottom w:val="none" w:sz="0" w:space="0" w:color="auto"/>
                    <w:right w:val="none" w:sz="0" w:space="0" w:color="auto"/>
                  </w:divBdr>
                </w:div>
                <w:div w:id="1587573587">
                  <w:marLeft w:val="0"/>
                  <w:marRight w:val="0"/>
                  <w:marTop w:val="0"/>
                  <w:marBottom w:val="0"/>
                  <w:divBdr>
                    <w:top w:val="none" w:sz="0" w:space="0" w:color="auto"/>
                    <w:left w:val="none" w:sz="0" w:space="0" w:color="auto"/>
                    <w:bottom w:val="none" w:sz="0" w:space="0" w:color="auto"/>
                    <w:right w:val="none" w:sz="0" w:space="0" w:color="auto"/>
                  </w:divBdr>
                </w:div>
                <w:div w:id="1588735795">
                  <w:marLeft w:val="0"/>
                  <w:marRight w:val="0"/>
                  <w:marTop w:val="0"/>
                  <w:marBottom w:val="0"/>
                  <w:divBdr>
                    <w:top w:val="none" w:sz="0" w:space="0" w:color="auto"/>
                    <w:left w:val="none" w:sz="0" w:space="0" w:color="auto"/>
                    <w:bottom w:val="none" w:sz="0" w:space="0" w:color="auto"/>
                    <w:right w:val="none" w:sz="0" w:space="0" w:color="auto"/>
                  </w:divBdr>
                </w:div>
                <w:div w:id="1608274174">
                  <w:marLeft w:val="0"/>
                  <w:marRight w:val="0"/>
                  <w:marTop w:val="0"/>
                  <w:marBottom w:val="0"/>
                  <w:divBdr>
                    <w:top w:val="none" w:sz="0" w:space="0" w:color="auto"/>
                    <w:left w:val="none" w:sz="0" w:space="0" w:color="auto"/>
                    <w:bottom w:val="none" w:sz="0" w:space="0" w:color="auto"/>
                    <w:right w:val="none" w:sz="0" w:space="0" w:color="auto"/>
                  </w:divBdr>
                </w:div>
                <w:div w:id="1610812790">
                  <w:marLeft w:val="0"/>
                  <w:marRight w:val="0"/>
                  <w:marTop w:val="0"/>
                  <w:marBottom w:val="0"/>
                  <w:divBdr>
                    <w:top w:val="none" w:sz="0" w:space="0" w:color="auto"/>
                    <w:left w:val="none" w:sz="0" w:space="0" w:color="auto"/>
                    <w:bottom w:val="none" w:sz="0" w:space="0" w:color="auto"/>
                    <w:right w:val="none" w:sz="0" w:space="0" w:color="auto"/>
                  </w:divBdr>
                </w:div>
                <w:div w:id="1611931389">
                  <w:marLeft w:val="0"/>
                  <w:marRight w:val="0"/>
                  <w:marTop w:val="0"/>
                  <w:marBottom w:val="0"/>
                  <w:divBdr>
                    <w:top w:val="none" w:sz="0" w:space="0" w:color="auto"/>
                    <w:left w:val="none" w:sz="0" w:space="0" w:color="auto"/>
                    <w:bottom w:val="none" w:sz="0" w:space="0" w:color="auto"/>
                    <w:right w:val="none" w:sz="0" w:space="0" w:color="auto"/>
                  </w:divBdr>
                </w:div>
                <w:div w:id="1614046506">
                  <w:marLeft w:val="0"/>
                  <w:marRight w:val="0"/>
                  <w:marTop w:val="0"/>
                  <w:marBottom w:val="0"/>
                  <w:divBdr>
                    <w:top w:val="none" w:sz="0" w:space="0" w:color="auto"/>
                    <w:left w:val="none" w:sz="0" w:space="0" w:color="auto"/>
                    <w:bottom w:val="none" w:sz="0" w:space="0" w:color="auto"/>
                    <w:right w:val="none" w:sz="0" w:space="0" w:color="auto"/>
                  </w:divBdr>
                </w:div>
                <w:div w:id="1616667005">
                  <w:marLeft w:val="0"/>
                  <w:marRight w:val="0"/>
                  <w:marTop w:val="0"/>
                  <w:marBottom w:val="0"/>
                  <w:divBdr>
                    <w:top w:val="none" w:sz="0" w:space="0" w:color="auto"/>
                    <w:left w:val="none" w:sz="0" w:space="0" w:color="auto"/>
                    <w:bottom w:val="none" w:sz="0" w:space="0" w:color="auto"/>
                    <w:right w:val="none" w:sz="0" w:space="0" w:color="auto"/>
                  </w:divBdr>
                </w:div>
                <w:div w:id="1617247717">
                  <w:marLeft w:val="0"/>
                  <w:marRight w:val="0"/>
                  <w:marTop w:val="0"/>
                  <w:marBottom w:val="0"/>
                  <w:divBdr>
                    <w:top w:val="none" w:sz="0" w:space="0" w:color="auto"/>
                    <w:left w:val="none" w:sz="0" w:space="0" w:color="auto"/>
                    <w:bottom w:val="none" w:sz="0" w:space="0" w:color="auto"/>
                    <w:right w:val="none" w:sz="0" w:space="0" w:color="auto"/>
                  </w:divBdr>
                </w:div>
                <w:div w:id="1618564079">
                  <w:marLeft w:val="0"/>
                  <w:marRight w:val="0"/>
                  <w:marTop w:val="0"/>
                  <w:marBottom w:val="0"/>
                  <w:divBdr>
                    <w:top w:val="none" w:sz="0" w:space="0" w:color="auto"/>
                    <w:left w:val="none" w:sz="0" w:space="0" w:color="auto"/>
                    <w:bottom w:val="none" w:sz="0" w:space="0" w:color="auto"/>
                    <w:right w:val="none" w:sz="0" w:space="0" w:color="auto"/>
                  </w:divBdr>
                </w:div>
                <w:div w:id="1633638236">
                  <w:marLeft w:val="0"/>
                  <w:marRight w:val="0"/>
                  <w:marTop w:val="0"/>
                  <w:marBottom w:val="0"/>
                  <w:divBdr>
                    <w:top w:val="none" w:sz="0" w:space="0" w:color="auto"/>
                    <w:left w:val="none" w:sz="0" w:space="0" w:color="auto"/>
                    <w:bottom w:val="none" w:sz="0" w:space="0" w:color="auto"/>
                    <w:right w:val="none" w:sz="0" w:space="0" w:color="auto"/>
                  </w:divBdr>
                </w:div>
                <w:div w:id="1652522016">
                  <w:marLeft w:val="0"/>
                  <w:marRight w:val="0"/>
                  <w:marTop w:val="0"/>
                  <w:marBottom w:val="0"/>
                  <w:divBdr>
                    <w:top w:val="none" w:sz="0" w:space="0" w:color="auto"/>
                    <w:left w:val="none" w:sz="0" w:space="0" w:color="auto"/>
                    <w:bottom w:val="none" w:sz="0" w:space="0" w:color="auto"/>
                    <w:right w:val="none" w:sz="0" w:space="0" w:color="auto"/>
                  </w:divBdr>
                </w:div>
                <w:div w:id="1670063802">
                  <w:marLeft w:val="0"/>
                  <w:marRight w:val="0"/>
                  <w:marTop w:val="0"/>
                  <w:marBottom w:val="0"/>
                  <w:divBdr>
                    <w:top w:val="none" w:sz="0" w:space="0" w:color="auto"/>
                    <w:left w:val="none" w:sz="0" w:space="0" w:color="auto"/>
                    <w:bottom w:val="none" w:sz="0" w:space="0" w:color="auto"/>
                    <w:right w:val="none" w:sz="0" w:space="0" w:color="auto"/>
                  </w:divBdr>
                </w:div>
                <w:div w:id="1677154347">
                  <w:marLeft w:val="0"/>
                  <w:marRight w:val="0"/>
                  <w:marTop w:val="0"/>
                  <w:marBottom w:val="0"/>
                  <w:divBdr>
                    <w:top w:val="none" w:sz="0" w:space="0" w:color="auto"/>
                    <w:left w:val="none" w:sz="0" w:space="0" w:color="auto"/>
                    <w:bottom w:val="none" w:sz="0" w:space="0" w:color="auto"/>
                    <w:right w:val="none" w:sz="0" w:space="0" w:color="auto"/>
                  </w:divBdr>
                </w:div>
                <w:div w:id="1684866348">
                  <w:marLeft w:val="0"/>
                  <w:marRight w:val="0"/>
                  <w:marTop w:val="0"/>
                  <w:marBottom w:val="0"/>
                  <w:divBdr>
                    <w:top w:val="none" w:sz="0" w:space="0" w:color="auto"/>
                    <w:left w:val="none" w:sz="0" w:space="0" w:color="auto"/>
                    <w:bottom w:val="none" w:sz="0" w:space="0" w:color="auto"/>
                    <w:right w:val="none" w:sz="0" w:space="0" w:color="auto"/>
                  </w:divBdr>
                </w:div>
                <w:div w:id="1702169389">
                  <w:marLeft w:val="0"/>
                  <w:marRight w:val="0"/>
                  <w:marTop w:val="0"/>
                  <w:marBottom w:val="0"/>
                  <w:divBdr>
                    <w:top w:val="none" w:sz="0" w:space="0" w:color="auto"/>
                    <w:left w:val="none" w:sz="0" w:space="0" w:color="auto"/>
                    <w:bottom w:val="none" w:sz="0" w:space="0" w:color="auto"/>
                    <w:right w:val="none" w:sz="0" w:space="0" w:color="auto"/>
                  </w:divBdr>
                </w:div>
                <w:div w:id="1702588449">
                  <w:marLeft w:val="0"/>
                  <w:marRight w:val="0"/>
                  <w:marTop w:val="0"/>
                  <w:marBottom w:val="0"/>
                  <w:divBdr>
                    <w:top w:val="none" w:sz="0" w:space="0" w:color="auto"/>
                    <w:left w:val="none" w:sz="0" w:space="0" w:color="auto"/>
                    <w:bottom w:val="none" w:sz="0" w:space="0" w:color="auto"/>
                    <w:right w:val="none" w:sz="0" w:space="0" w:color="auto"/>
                  </w:divBdr>
                </w:div>
                <w:div w:id="1719014740">
                  <w:marLeft w:val="0"/>
                  <w:marRight w:val="0"/>
                  <w:marTop w:val="0"/>
                  <w:marBottom w:val="0"/>
                  <w:divBdr>
                    <w:top w:val="none" w:sz="0" w:space="0" w:color="auto"/>
                    <w:left w:val="none" w:sz="0" w:space="0" w:color="auto"/>
                    <w:bottom w:val="none" w:sz="0" w:space="0" w:color="auto"/>
                    <w:right w:val="none" w:sz="0" w:space="0" w:color="auto"/>
                  </w:divBdr>
                </w:div>
                <w:div w:id="1728914222">
                  <w:marLeft w:val="0"/>
                  <w:marRight w:val="0"/>
                  <w:marTop w:val="0"/>
                  <w:marBottom w:val="0"/>
                  <w:divBdr>
                    <w:top w:val="none" w:sz="0" w:space="0" w:color="auto"/>
                    <w:left w:val="none" w:sz="0" w:space="0" w:color="auto"/>
                    <w:bottom w:val="none" w:sz="0" w:space="0" w:color="auto"/>
                    <w:right w:val="none" w:sz="0" w:space="0" w:color="auto"/>
                  </w:divBdr>
                </w:div>
                <w:div w:id="1749377843">
                  <w:marLeft w:val="0"/>
                  <w:marRight w:val="0"/>
                  <w:marTop w:val="0"/>
                  <w:marBottom w:val="0"/>
                  <w:divBdr>
                    <w:top w:val="none" w:sz="0" w:space="0" w:color="auto"/>
                    <w:left w:val="none" w:sz="0" w:space="0" w:color="auto"/>
                    <w:bottom w:val="none" w:sz="0" w:space="0" w:color="auto"/>
                    <w:right w:val="none" w:sz="0" w:space="0" w:color="auto"/>
                  </w:divBdr>
                </w:div>
                <w:div w:id="1759672849">
                  <w:marLeft w:val="0"/>
                  <w:marRight w:val="0"/>
                  <w:marTop w:val="0"/>
                  <w:marBottom w:val="0"/>
                  <w:divBdr>
                    <w:top w:val="none" w:sz="0" w:space="0" w:color="auto"/>
                    <w:left w:val="none" w:sz="0" w:space="0" w:color="auto"/>
                    <w:bottom w:val="none" w:sz="0" w:space="0" w:color="auto"/>
                    <w:right w:val="none" w:sz="0" w:space="0" w:color="auto"/>
                  </w:divBdr>
                </w:div>
                <w:div w:id="1762294617">
                  <w:marLeft w:val="0"/>
                  <w:marRight w:val="0"/>
                  <w:marTop w:val="0"/>
                  <w:marBottom w:val="0"/>
                  <w:divBdr>
                    <w:top w:val="none" w:sz="0" w:space="0" w:color="auto"/>
                    <w:left w:val="none" w:sz="0" w:space="0" w:color="auto"/>
                    <w:bottom w:val="none" w:sz="0" w:space="0" w:color="auto"/>
                    <w:right w:val="none" w:sz="0" w:space="0" w:color="auto"/>
                  </w:divBdr>
                </w:div>
                <w:div w:id="1777020541">
                  <w:marLeft w:val="0"/>
                  <w:marRight w:val="0"/>
                  <w:marTop w:val="0"/>
                  <w:marBottom w:val="0"/>
                  <w:divBdr>
                    <w:top w:val="none" w:sz="0" w:space="0" w:color="auto"/>
                    <w:left w:val="none" w:sz="0" w:space="0" w:color="auto"/>
                    <w:bottom w:val="none" w:sz="0" w:space="0" w:color="auto"/>
                    <w:right w:val="none" w:sz="0" w:space="0" w:color="auto"/>
                  </w:divBdr>
                </w:div>
                <w:div w:id="1792824397">
                  <w:marLeft w:val="0"/>
                  <w:marRight w:val="0"/>
                  <w:marTop w:val="0"/>
                  <w:marBottom w:val="0"/>
                  <w:divBdr>
                    <w:top w:val="none" w:sz="0" w:space="0" w:color="auto"/>
                    <w:left w:val="none" w:sz="0" w:space="0" w:color="auto"/>
                    <w:bottom w:val="none" w:sz="0" w:space="0" w:color="auto"/>
                    <w:right w:val="none" w:sz="0" w:space="0" w:color="auto"/>
                  </w:divBdr>
                </w:div>
                <w:div w:id="1793134326">
                  <w:marLeft w:val="0"/>
                  <w:marRight w:val="0"/>
                  <w:marTop w:val="0"/>
                  <w:marBottom w:val="0"/>
                  <w:divBdr>
                    <w:top w:val="none" w:sz="0" w:space="0" w:color="auto"/>
                    <w:left w:val="none" w:sz="0" w:space="0" w:color="auto"/>
                    <w:bottom w:val="none" w:sz="0" w:space="0" w:color="auto"/>
                    <w:right w:val="none" w:sz="0" w:space="0" w:color="auto"/>
                  </w:divBdr>
                </w:div>
                <w:div w:id="1800564261">
                  <w:marLeft w:val="0"/>
                  <w:marRight w:val="0"/>
                  <w:marTop w:val="0"/>
                  <w:marBottom w:val="0"/>
                  <w:divBdr>
                    <w:top w:val="none" w:sz="0" w:space="0" w:color="auto"/>
                    <w:left w:val="none" w:sz="0" w:space="0" w:color="auto"/>
                    <w:bottom w:val="none" w:sz="0" w:space="0" w:color="auto"/>
                    <w:right w:val="none" w:sz="0" w:space="0" w:color="auto"/>
                  </w:divBdr>
                </w:div>
                <w:div w:id="1806504264">
                  <w:marLeft w:val="0"/>
                  <w:marRight w:val="0"/>
                  <w:marTop w:val="0"/>
                  <w:marBottom w:val="0"/>
                  <w:divBdr>
                    <w:top w:val="none" w:sz="0" w:space="0" w:color="auto"/>
                    <w:left w:val="none" w:sz="0" w:space="0" w:color="auto"/>
                    <w:bottom w:val="none" w:sz="0" w:space="0" w:color="auto"/>
                    <w:right w:val="none" w:sz="0" w:space="0" w:color="auto"/>
                  </w:divBdr>
                </w:div>
                <w:div w:id="1811901558">
                  <w:marLeft w:val="0"/>
                  <w:marRight w:val="0"/>
                  <w:marTop w:val="0"/>
                  <w:marBottom w:val="0"/>
                  <w:divBdr>
                    <w:top w:val="none" w:sz="0" w:space="0" w:color="auto"/>
                    <w:left w:val="none" w:sz="0" w:space="0" w:color="auto"/>
                    <w:bottom w:val="none" w:sz="0" w:space="0" w:color="auto"/>
                    <w:right w:val="none" w:sz="0" w:space="0" w:color="auto"/>
                  </w:divBdr>
                </w:div>
                <w:div w:id="1813867591">
                  <w:marLeft w:val="0"/>
                  <w:marRight w:val="0"/>
                  <w:marTop w:val="0"/>
                  <w:marBottom w:val="0"/>
                  <w:divBdr>
                    <w:top w:val="none" w:sz="0" w:space="0" w:color="auto"/>
                    <w:left w:val="none" w:sz="0" w:space="0" w:color="auto"/>
                    <w:bottom w:val="none" w:sz="0" w:space="0" w:color="auto"/>
                    <w:right w:val="none" w:sz="0" w:space="0" w:color="auto"/>
                  </w:divBdr>
                </w:div>
                <w:div w:id="1815559137">
                  <w:marLeft w:val="0"/>
                  <w:marRight w:val="0"/>
                  <w:marTop w:val="0"/>
                  <w:marBottom w:val="0"/>
                  <w:divBdr>
                    <w:top w:val="none" w:sz="0" w:space="0" w:color="auto"/>
                    <w:left w:val="none" w:sz="0" w:space="0" w:color="auto"/>
                    <w:bottom w:val="none" w:sz="0" w:space="0" w:color="auto"/>
                    <w:right w:val="none" w:sz="0" w:space="0" w:color="auto"/>
                  </w:divBdr>
                </w:div>
                <w:div w:id="1826242267">
                  <w:marLeft w:val="0"/>
                  <w:marRight w:val="0"/>
                  <w:marTop w:val="0"/>
                  <w:marBottom w:val="0"/>
                  <w:divBdr>
                    <w:top w:val="none" w:sz="0" w:space="0" w:color="auto"/>
                    <w:left w:val="none" w:sz="0" w:space="0" w:color="auto"/>
                    <w:bottom w:val="none" w:sz="0" w:space="0" w:color="auto"/>
                    <w:right w:val="none" w:sz="0" w:space="0" w:color="auto"/>
                  </w:divBdr>
                </w:div>
                <w:div w:id="1828978694">
                  <w:marLeft w:val="0"/>
                  <w:marRight w:val="0"/>
                  <w:marTop w:val="0"/>
                  <w:marBottom w:val="0"/>
                  <w:divBdr>
                    <w:top w:val="none" w:sz="0" w:space="0" w:color="auto"/>
                    <w:left w:val="none" w:sz="0" w:space="0" w:color="auto"/>
                    <w:bottom w:val="none" w:sz="0" w:space="0" w:color="auto"/>
                    <w:right w:val="none" w:sz="0" w:space="0" w:color="auto"/>
                  </w:divBdr>
                </w:div>
                <w:div w:id="1834568406">
                  <w:marLeft w:val="0"/>
                  <w:marRight w:val="0"/>
                  <w:marTop w:val="0"/>
                  <w:marBottom w:val="0"/>
                  <w:divBdr>
                    <w:top w:val="none" w:sz="0" w:space="0" w:color="auto"/>
                    <w:left w:val="none" w:sz="0" w:space="0" w:color="auto"/>
                    <w:bottom w:val="none" w:sz="0" w:space="0" w:color="auto"/>
                    <w:right w:val="none" w:sz="0" w:space="0" w:color="auto"/>
                  </w:divBdr>
                </w:div>
                <w:div w:id="1836728581">
                  <w:marLeft w:val="0"/>
                  <w:marRight w:val="0"/>
                  <w:marTop w:val="0"/>
                  <w:marBottom w:val="0"/>
                  <w:divBdr>
                    <w:top w:val="none" w:sz="0" w:space="0" w:color="auto"/>
                    <w:left w:val="none" w:sz="0" w:space="0" w:color="auto"/>
                    <w:bottom w:val="none" w:sz="0" w:space="0" w:color="auto"/>
                    <w:right w:val="none" w:sz="0" w:space="0" w:color="auto"/>
                  </w:divBdr>
                </w:div>
                <w:div w:id="1846899722">
                  <w:marLeft w:val="0"/>
                  <w:marRight w:val="0"/>
                  <w:marTop w:val="0"/>
                  <w:marBottom w:val="0"/>
                  <w:divBdr>
                    <w:top w:val="none" w:sz="0" w:space="0" w:color="auto"/>
                    <w:left w:val="none" w:sz="0" w:space="0" w:color="auto"/>
                    <w:bottom w:val="none" w:sz="0" w:space="0" w:color="auto"/>
                    <w:right w:val="none" w:sz="0" w:space="0" w:color="auto"/>
                  </w:divBdr>
                </w:div>
                <w:div w:id="1849517926">
                  <w:marLeft w:val="0"/>
                  <w:marRight w:val="0"/>
                  <w:marTop w:val="0"/>
                  <w:marBottom w:val="0"/>
                  <w:divBdr>
                    <w:top w:val="none" w:sz="0" w:space="0" w:color="auto"/>
                    <w:left w:val="none" w:sz="0" w:space="0" w:color="auto"/>
                    <w:bottom w:val="none" w:sz="0" w:space="0" w:color="auto"/>
                    <w:right w:val="none" w:sz="0" w:space="0" w:color="auto"/>
                  </w:divBdr>
                </w:div>
                <w:div w:id="1856724425">
                  <w:marLeft w:val="0"/>
                  <w:marRight w:val="0"/>
                  <w:marTop w:val="0"/>
                  <w:marBottom w:val="0"/>
                  <w:divBdr>
                    <w:top w:val="none" w:sz="0" w:space="0" w:color="auto"/>
                    <w:left w:val="none" w:sz="0" w:space="0" w:color="auto"/>
                    <w:bottom w:val="none" w:sz="0" w:space="0" w:color="auto"/>
                    <w:right w:val="none" w:sz="0" w:space="0" w:color="auto"/>
                  </w:divBdr>
                </w:div>
                <w:div w:id="1864900625">
                  <w:marLeft w:val="0"/>
                  <w:marRight w:val="0"/>
                  <w:marTop w:val="0"/>
                  <w:marBottom w:val="0"/>
                  <w:divBdr>
                    <w:top w:val="none" w:sz="0" w:space="0" w:color="auto"/>
                    <w:left w:val="none" w:sz="0" w:space="0" w:color="auto"/>
                    <w:bottom w:val="none" w:sz="0" w:space="0" w:color="auto"/>
                    <w:right w:val="none" w:sz="0" w:space="0" w:color="auto"/>
                  </w:divBdr>
                </w:div>
                <w:div w:id="1876262052">
                  <w:marLeft w:val="0"/>
                  <w:marRight w:val="0"/>
                  <w:marTop w:val="0"/>
                  <w:marBottom w:val="0"/>
                  <w:divBdr>
                    <w:top w:val="none" w:sz="0" w:space="0" w:color="auto"/>
                    <w:left w:val="none" w:sz="0" w:space="0" w:color="auto"/>
                    <w:bottom w:val="none" w:sz="0" w:space="0" w:color="auto"/>
                    <w:right w:val="none" w:sz="0" w:space="0" w:color="auto"/>
                  </w:divBdr>
                </w:div>
                <w:div w:id="1886061680">
                  <w:marLeft w:val="0"/>
                  <w:marRight w:val="0"/>
                  <w:marTop w:val="0"/>
                  <w:marBottom w:val="0"/>
                  <w:divBdr>
                    <w:top w:val="none" w:sz="0" w:space="0" w:color="auto"/>
                    <w:left w:val="none" w:sz="0" w:space="0" w:color="auto"/>
                    <w:bottom w:val="none" w:sz="0" w:space="0" w:color="auto"/>
                    <w:right w:val="none" w:sz="0" w:space="0" w:color="auto"/>
                  </w:divBdr>
                </w:div>
                <w:div w:id="1890678521">
                  <w:marLeft w:val="0"/>
                  <w:marRight w:val="0"/>
                  <w:marTop w:val="0"/>
                  <w:marBottom w:val="0"/>
                  <w:divBdr>
                    <w:top w:val="none" w:sz="0" w:space="0" w:color="auto"/>
                    <w:left w:val="none" w:sz="0" w:space="0" w:color="auto"/>
                    <w:bottom w:val="none" w:sz="0" w:space="0" w:color="auto"/>
                    <w:right w:val="none" w:sz="0" w:space="0" w:color="auto"/>
                  </w:divBdr>
                </w:div>
                <w:div w:id="1892962397">
                  <w:marLeft w:val="0"/>
                  <w:marRight w:val="0"/>
                  <w:marTop w:val="0"/>
                  <w:marBottom w:val="0"/>
                  <w:divBdr>
                    <w:top w:val="none" w:sz="0" w:space="0" w:color="auto"/>
                    <w:left w:val="none" w:sz="0" w:space="0" w:color="auto"/>
                    <w:bottom w:val="none" w:sz="0" w:space="0" w:color="auto"/>
                    <w:right w:val="none" w:sz="0" w:space="0" w:color="auto"/>
                  </w:divBdr>
                </w:div>
                <w:div w:id="1900244622">
                  <w:marLeft w:val="0"/>
                  <w:marRight w:val="0"/>
                  <w:marTop w:val="0"/>
                  <w:marBottom w:val="0"/>
                  <w:divBdr>
                    <w:top w:val="none" w:sz="0" w:space="0" w:color="auto"/>
                    <w:left w:val="none" w:sz="0" w:space="0" w:color="auto"/>
                    <w:bottom w:val="none" w:sz="0" w:space="0" w:color="auto"/>
                    <w:right w:val="none" w:sz="0" w:space="0" w:color="auto"/>
                  </w:divBdr>
                </w:div>
                <w:div w:id="1904949909">
                  <w:marLeft w:val="0"/>
                  <w:marRight w:val="0"/>
                  <w:marTop w:val="0"/>
                  <w:marBottom w:val="0"/>
                  <w:divBdr>
                    <w:top w:val="none" w:sz="0" w:space="0" w:color="auto"/>
                    <w:left w:val="none" w:sz="0" w:space="0" w:color="auto"/>
                    <w:bottom w:val="none" w:sz="0" w:space="0" w:color="auto"/>
                    <w:right w:val="none" w:sz="0" w:space="0" w:color="auto"/>
                  </w:divBdr>
                </w:div>
                <w:div w:id="1905485147">
                  <w:marLeft w:val="0"/>
                  <w:marRight w:val="0"/>
                  <w:marTop w:val="0"/>
                  <w:marBottom w:val="0"/>
                  <w:divBdr>
                    <w:top w:val="none" w:sz="0" w:space="0" w:color="auto"/>
                    <w:left w:val="none" w:sz="0" w:space="0" w:color="auto"/>
                    <w:bottom w:val="none" w:sz="0" w:space="0" w:color="auto"/>
                    <w:right w:val="none" w:sz="0" w:space="0" w:color="auto"/>
                  </w:divBdr>
                </w:div>
                <w:div w:id="1908150230">
                  <w:marLeft w:val="0"/>
                  <w:marRight w:val="0"/>
                  <w:marTop w:val="0"/>
                  <w:marBottom w:val="0"/>
                  <w:divBdr>
                    <w:top w:val="none" w:sz="0" w:space="0" w:color="auto"/>
                    <w:left w:val="none" w:sz="0" w:space="0" w:color="auto"/>
                    <w:bottom w:val="none" w:sz="0" w:space="0" w:color="auto"/>
                    <w:right w:val="none" w:sz="0" w:space="0" w:color="auto"/>
                  </w:divBdr>
                </w:div>
                <w:div w:id="1921406783">
                  <w:marLeft w:val="0"/>
                  <w:marRight w:val="0"/>
                  <w:marTop w:val="0"/>
                  <w:marBottom w:val="0"/>
                  <w:divBdr>
                    <w:top w:val="none" w:sz="0" w:space="0" w:color="auto"/>
                    <w:left w:val="none" w:sz="0" w:space="0" w:color="auto"/>
                    <w:bottom w:val="none" w:sz="0" w:space="0" w:color="auto"/>
                    <w:right w:val="none" w:sz="0" w:space="0" w:color="auto"/>
                  </w:divBdr>
                </w:div>
                <w:div w:id="1925449697">
                  <w:marLeft w:val="0"/>
                  <w:marRight w:val="0"/>
                  <w:marTop w:val="0"/>
                  <w:marBottom w:val="0"/>
                  <w:divBdr>
                    <w:top w:val="none" w:sz="0" w:space="0" w:color="auto"/>
                    <w:left w:val="none" w:sz="0" w:space="0" w:color="auto"/>
                    <w:bottom w:val="none" w:sz="0" w:space="0" w:color="auto"/>
                    <w:right w:val="none" w:sz="0" w:space="0" w:color="auto"/>
                  </w:divBdr>
                </w:div>
                <w:div w:id="1925455570">
                  <w:marLeft w:val="0"/>
                  <w:marRight w:val="0"/>
                  <w:marTop w:val="0"/>
                  <w:marBottom w:val="0"/>
                  <w:divBdr>
                    <w:top w:val="none" w:sz="0" w:space="0" w:color="auto"/>
                    <w:left w:val="none" w:sz="0" w:space="0" w:color="auto"/>
                    <w:bottom w:val="none" w:sz="0" w:space="0" w:color="auto"/>
                    <w:right w:val="none" w:sz="0" w:space="0" w:color="auto"/>
                  </w:divBdr>
                </w:div>
                <w:div w:id="1932473611">
                  <w:marLeft w:val="0"/>
                  <w:marRight w:val="0"/>
                  <w:marTop w:val="0"/>
                  <w:marBottom w:val="0"/>
                  <w:divBdr>
                    <w:top w:val="none" w:sz="0" w:space="0" w:color="auto"/>
                    <w:left w:val="none" w:sz="0" w:space="0" w:color="auto"/>
                    <w:bottom w:val="none" w:sz="0" w:space="0" w:color="auto"/>
                    <w:right w:val="none" w:sz="0" w:space="0" w:color="auto"/>
                  </w:divBdr>
                </w:div>
                <w:div w:id="1935168836">
                  <w:marLeft w:val="0"/>
                  <w:marRight w:val="0"/>
                  <w:marTop w:val="0"/>
                  <w:marBottom w:val="0"/>
                  <w:divBdr>
                    <w:top w:val="none" w:sz="0" w:space="0" w:color="auto"/>
                    <w:left w:val="none" w:sz="0" w:space="0" w:color="auto"/>
                    <w:bottom w:val="none" w:sz="0" w:space="0" w:color="auto"/>
                    <w:right w:val="none" w:sz="0" w:space="0" w:color="auto"/>
                  </w:divBdr>
                </w:div>
                <w:div w:id="1941373122">
                  <w:marLeft w:val="0"/>
                  <w:marRight w:val="0"/>
                  <w:marTop w:val="0"/>
                  <w:marBottom w:val="0"/>
                  <w:divBdr>
                    <w:top w:val="none" w:sz="0" w:space="0" w:color="auto"/>
                    <w:left w:val="none" w:sz="0" w:space="0" w:color="auto"/>
                    <w:bottom w:val="none" w:sz="0" w:space="0" w:color="auto"/>
                    <w:right w:val="none" w:sz="0" w:space="0" w:color="auto"/>
                  </w:divBdr>
                </w:div>
                <w:div w:id="1946301979">
                  <w:marLeft w:val="0"/>
                  <w:marRight w:val="0"/>
                  <w:marTop w:val="0"/>
                  <w:marBottom w:val="0"/>
                  <w:divBdr>
                    <w:top w:val="none" w:sz="0" w:space="0" w:color="auto"/>
                    <w:left w:val="none" w:sz="0" w:space="0" w:color="auto"/>
                    <w:bottom w:val="none" w:sz="0" w:space="0" w:color="auto"/>
                    <w:right w:val="none" w:sz="0" w:space="0" w:color="auto"/>
                  </w:divBdr>
                </w:div>
                <w:div w:id="1956865259">
                  <w:marLeft w:val="0"/>
                  <w:marRight w:val="0"/>
                  <w:marTop w:val="0"/>
                  <w:marBottom w:val="0"/>
                  <w:divBdr>
                    <w:top w:val="none" w:sz="0" w:space="0" w:color="auto"/>
                    <w:left w:val="none" w:sz="0" w:space="0" w:color="auto"/>
                    <w:bottom w:val="none" w:sz="0" w:space="0" w:color="auto"/>
                    <w:right w:val="none" w:sz="0" w:space="0" w:color="auto"/>
                  </w:divBdr>
                </w:div>
                <w:div w:id="1966236516">
                  <w:marLeft w:val="0"/>
                  <w:marRight w:val="0"/>
                  <w:marTop w:val="0"/>
                  <w:marBottom w:val="0"/>
                  <w:divBdr>
                    <w:top w:val="none" w:sz="0" w:space="0" w:color="auto"/>
                    <w:left w:val="none" w:sz="0" w:space="0" w:color="auto"/>
                    <w:bottom w:val="none" w:sz="0" w:space="0" w:color="auto"/>
                    <w:right w:val="none" w:sz="0" w:space="0" w:color="auto"/>
                  </w:divBdr>
                </w:div>
                <w:div w:id="1968393524">
                  <w:marLeft w:val="0"/>
                  <w:marRight w:val="0"/>
                  <w:marTop w:val="0"/>
                  <w:marBottom w:val="0"/>
                  <w:divBdr>
                    <w:top w:val="none" w:sz="0" w:space="0" w:color="auto"/>
                    <w:left w:val="none" w:sz="0" w:space="0" w:color="auto"/>
                    <w:bottom w:val="none" w:sz="0" w:space="0" w:color="auto"/>
                    <w:right w:val="none" w:sz="0" w:space="0" w:color="auto"/>
                  </w:divBdr>
                </w:div>
                <w:div w:id="1968463122">
                  <w:marLeft w:val="0"/>
                  <w:marRight w:val="0"/>
                  <w:marTop w:val="0"/>
                  <w:marBottom w:val="0"/>
                  <w:divBdr>
                    <w:top w:val="none" w:sz="0" w:space="0" w:color="auto"/>
                    <w:left w:val="none" w:sz="0" w:space="0" w:color="auto"/>
                    <w:bottom w:val="none" w:sz="0" w:space="0" w:color="auto"/>
                    <w:right w:val="none" w:sz="0" w:space="0" w:color="auto"/>
                  </w:divBdr>
                </w:div>
                <w:div w:id="1968855704">
                  <w:marLeft w:val="0"/>
                  <w:marRight w:val="0"/>
                  <w:marTop w:val="0"/>
                  <w:marBottom w:val="0"/>
                  <w:divBdr>
                    <w:top w:val="none" w:sz="0" w:space="0" w:color="auto"/>
                    <w:left w:val="none" w:sz="0" w:space="0" w:color="auto"/>
                    <w:bottom w:val="none" w:sz="0" w:space="0" w:color="auto"/>
                    <w:right w:val="none" w:sz="0" w:space="0" w:color="auto"/>
                  </w:divBdr>
                </w:div>
                <w:div w:id="1974946445">
                  <w:marLeft w:val="0"/>
                  <w:marRight w:val="0"/>
                  <w:marTop w:val="0"/>
                  <w:marBottom w:val="0"/>
                  <w:divBdr>
                    <w:top w:val="none" w:sz="0" w:space="0" w:color="auto"/>
                    <w:left w:val="none" w:sz="0" w:space="0" w:color="auto"/>
                    <w:bottom w:val="none" w:sz="0" w:space="0" w:color="auto"/>
                    <w:right w:val="none" w:sz="0" w:space="0" w:color="auto"/>
                  </w:divBdr>
                </w:div>
                <w:div w:id="1989048985">
                  <w:marLeft w:val="0"/>
                  <w:marRight w:val="0"/>
                  <w:marTop w:val="0"/>
                  <w:marBottom w:val="0"/>
                  <w:divBdr>
                    <w:top w:val="none" w:sz="0" w:space="0" w:color="auto"/>
                    <w:left w:val="none" w:sz="0" w:space="0" w:color="auto"/>
                    <w:bottom w:val="none" w:sz="0" w:space="0" w:color="auto"/>
                    <w:right w:val="none" w:sz="0" w:space="0" w:color="auto"/>
                  </w:divBdr>
                </w:div>
                <w:div w:id="1990477228">
                  <w:marLeft w:val="0"/>
                  <w:marRight w:val="0"/>
                  <w:marTop w:val="0"/>
                  <w:marBottom w:val="0"/>
                  <w:divBdr>
                    <w:top w:val="none" w:sz="0" w:space="0" w:color="auto"/>
                    <w:left w:val="none" w:sz="0" w:space="0" w:color="auto"/>
                    <w:bottom w:val="none" w:sz="0" w:space="0" w:color="auto"/>
                    <w:right w:val="none" w:sz="0" w:space="0" w:color="auto"/>
                  </w:divBdr>
                </w:div>
                <w:div w:id="1992247165">
                  <w:marLeft w:val="0"/>
                  <w:marRight w:val="0"/>
                  <w:marTop w:val="0"/>
                  <w:marBottom w:val="0"/>
                  <w:divBdr>
                    <w:top w:val="none" w:sz="0" w:space="0" w:color="auto"/>
                    <w:left w:val="none" w:sz="0" w:space="0" w:color="auto"/>
                    <w:bottom w:val="none" w:sz="0" w:space="0" w:color="auto"/>
                    <w:right w:val="none" w:sz="0" w:space="0" w:color="auto"/>
                  </w:divBdr>
                </w:div>
                <w:div w:id="2003385138">
                  <w:marLeft w:val="0"/>
                  <w:marRight w:val="0"/>
                  <w:marTop w:val="0"/>
                  <w:marBottom w:val="0"/>
                  <w:divBdr>
                    <w:top w:val="none" w:sz="0" w:space="0" w:color="auto"/>
                    <w:left w:val="none" w:sz="0" w:space="0" w:color="auto"/>
                    <w:bottom w:val="none" w:sz="0" w:space="0" w:color="auto"/>
                    <w:right w:val="none" w:sz="0" w:space="0" w:color="auto"/>
                  </w:divBdr>
                </w:div>
                <w:div w:id="2004384164">
                  <w:marLeft w:val="0"/>
                  <w:marRight w:val="0"/>
                  <w:marTop w:val="0"/>
                  <w:marBottom w:val="0"/>
                  <w:divBdr>
                    <w:top w:val="none" w:sz="0" w:space="0" w:color="auto"/>
                    <w:left w:val="none" w:sz="0" w:space="0" w:color="auto"/>
                    <w:bottom w:val="none" w:sz="0" w:space="0" w:color="auto"/>
                    <w:right w:val="none" w:sz="0" w:space="0" w:color="auto"/>
                  </w:divBdr>
                </w:div>
                <w:div w:id="2014992905">
                  <w:marLeft w:val="0"/>
                  <w:marRight w:val="0"/>
                  <w:marTop w:val="0"/>
                  <w:marBottom w:val="0"/>
                  <w:divBdr>
                    <w:top w:val="none" w:sz="0" w:space="0" w:color="auto"/>
                    <w:left w:val="none" w:sz="0" w:space="0" w:color="auto"/>
                    <w:bottom w:val="none" w:sz="0" w:space="0" w:color="auto"/>
                    <w:right w:val="none" w:sz="0" w:space="0" w:color="auto"/>
                  </w:divBdr>
                </w:div>
                <w:div w:id="2030909993">
                  <w:marLeft w:val="0"/>
                  <w:marRight w:val="0"/>
                  <w:marTop w:val="0"/>
                  <w:marBottom w:val="0"/>
                  <w:divBdr>
                    <w:top w:val="none" w:sz="0" w:space="0" w:color="auto"/>
                    <w:left w:val="none" w:sz="0" w:space="0" w:color="auto"/>
                    <w:bottom w:val="none" w:sz="0" w:space="0" w:color="auto"/>
                    <w:right w:val="none" w:sz="0" w:space="0" w:color="auto"/>
                  </w:divBdr>
                </w:div>
                <w:div w:id="2049064360">
                  <w:marLeft w:val="0"/>
                  <w:marRight w:val="0"/>
                  <w:marTop w:val="0"/>
                  <w:marBottom w:val="0"/>
                  <w:divBdr>
                    <w:top w:val="none" w:sz="0" w:space="0" w:color="auto"/>
                    <w:left w:val="none" w:sz="0" w:space="0" w:color="auto"/>
                    <w:bottom w:val="none" w:sz="0" w:space="0" w:color="auto"/>
                    <w:right w:val="none" w:sz="0" w:space="0" w:color="auto"/>
                  </w:divBdr>
                </w:div>
                <w:div w:id="2069718073">
                  <w:marLeft w:val="0"/>
                  <w:marRight w:val="0"/>
                  <w:marTop w:val="0"/>
                  <w:marBottom w:val="0"/>
                  <w:divBdr>
                    <w:top w:val="none" w:sz="0" w:space="0" w:color="auto"/>
                    <w:left w:val="none" w:sz="0" w:space="0" w:color="auto"/>
                    <w:bottom w:val="none" w:sz="0" w:space="0" w:color="auto"/>
                    <w:right w:val="none" w:sz="0" w:space="0" w:color="auto"/>
                  </w:divBdr>
                </w:div>
                <w:div w:id="2072537401">
                  <w:marLeft w:val="0"/>
                  <w:marRight w:val="0"/>
                  <w:marTop w:val="0"/>
                  <w:marBottom w:val="0"/>
                  <w:divBdr>
                    <w:top w:val="none" w:sz="0" w:space="0" w:color="auto"/>
                    <w:left w:val="none" w:sz="0" w:space="0" w:color="auto"/>
                    <w:bottom w:val="none" w:sz="0" w:space="0" w:color="auto"/>
                    <w:right w:val="none" w:sz="0" w:space="0" w:color="auto"/>
                  </w:divBdr>
                </w:div>
                <w:div w:id="2078041901">
                  <w:marLeft w:val="0"/>
                  <w:marRight w:val="0"/>
                  <w:marTop w:val="0"/>
                  <w:marBottom w:val="0"/>
                  <w:divBdr>
                    <w:top w:val="none" w:sz="0" w:space="0" w:color="auto"/>
                    <w:left w:val="none" w:sz="0" w:space="0" w:color="auto"/>
                    <w:bottom w:val="none" w:sz="0" w:space="0" w:color="auto"/>
                    <w:right w:val="none" w:sz="0" w:space="0" w:color="auto"/>
                  </w:divBdr>
                </w:div>
                <w:div w:id="2079282176">
                  <w:marLeft w:val="0"/>
                  <w:marRight w:val="0"/>
                  <w:marTop w:val="0"/>
                  <w:marBottom w:val="0"/>
                  <w:divBdr>
                    <w:top w:val="none" w:sz="0" w:space="0" w:color="auto"/>
                    <w:left w:val="none" w:sz="0" w:space="0" w:color="auto"/>
                    <w:bottom w:val="none" w:sz="0" w:space="0" w:color="auto"/>
                    <w:right w:val="none" w:sz="0" w:space="0" w:color="auto"/>
                  </w:divBdr>
                </w:div>
                <w:div w:id="2082672649">
                  <w:marLeft w:val="0"/>
                  <w:marRight w:val="0"/>
                  <w:marTop w:val="0"/>
                  <w:marBottom w:val="0"/>
                  <w:divBdr>
                    <w:top w:val="none" w:sz="0" w:space="0" w:color="auto"/>
                    <w:left w:val="none" w:sz="0" w:space="0" w:color="auto"/>
                    <w:bottom w:val="none" w:sz="0" w:space="0" w:color="auto"/>
                    <w:right w:val="none" w:sz="0" w:space="0" w:color="auto"/>
                  </w:divBdr>
                </w:div>
                <w:div w:id="2090496668">
                  <w:marLeft w:val="0"/>
                  <w:marRight w:val="0"/>
                  <w:marTop w:val="0"/>
                  <w:marBottom w:val="0"/>
                  <w:divBdr>
                    <w:top w:val="none" w:sz="0" w:space="0" w:color="auto"/>
                    <w:left w:val="none" w:sz="0" w:space="0" w:color="auto"/>
                    <w:bottom w:val="none" w:sz="0" w:space="0" w:color="auto"/>
                    <w:right w:val="none" w:sz="0" w:space="0" w:color="auto"/>
                  </w:divBdr>
                </w:div>
                <w:div w:id="2104717199">
                  <w:marLeft w:val="0"/>
                  <w:marRight w:val="0"/>
                  <w:marTop w:val="0"/>
                  <w:marBottom w:val="0"/>
                  <w:divBdr>
                    <w:top w:val="none" w:sz="0" w:space="0" w:color="auto"/>
                    <w:left w:val="none" w:sz="0" w:space="0" w:color="auto"/>
                    <w:bottom w:val="none" w:sz="0" w:space="0" w:color="auto"/>
                    <w:right w:val="none" w:sz="0" w:space="0" w:color="auto"/>
                  </w:divBdr>
                </w:div>
                <w:div w:id="2114743334">
                  <w:marLeft w:val="0"/>
                  <w:marRight w:val="0"/>
                  <w:marTop w:val="0"/>
                  <w:marBottom w:val="0"/>
                  <w:divBdr>
                    <w:top w:val="none" w:sz="0" w:space="0" w:color="auto"/>
                    <w:left w:val="none" w:sz="0" w:space="0" w:color="auto"/>
                    <w:bottom w:val="none" w:sz="0" w:space="0" w:color="auto"/>
                    <w:right w:val="none" w:sz="0" w:space="0" w:color="auto"/>
                  </w:divBdr>
                </w:div>
                <w:div w:id="2115902998">
                  <w:marLeft w:val="0"/>
                  <w:marRight w:val="0"/>
                  <w:marTop w:val="0"/>
                  <w:marBottom w:val="0"/>
                  <w:divBdr>
                    <w:top w:val="none" w:sz="0" w:space="0" w:color="auto"/>
                    <w:left w:val="none" w:sz="0" w:space="0" w:color="auto"/>
                    <w:bottom w:val="none" w:sz="0" w:space="0" w:color="auto"/>
                    <w:right w:val="none" w:sz="0" w:space="0" w:color="auto"/>
                  </w:divBdr>
                </w:div>
                <w:div w:id="2122217896">
                  <w:marLeft w:val="0"/>
                  <w:marRight w:val="0"/>
                  <w:marTop w:val="0"/>
                  <w:marBottom w:val="0"/>
                  <w:divBdr>
                    <w:top w:val="none" w:sz="0" w:space="0" w:color="auto"/>
                    <w:left w:val="none" w:sz="0" w:space="0" w:color="auto"/>
                    <w:bottom w:val="none" w:sz="0" w:space="0" w:color="auto"/>
                    <w:right w:val="none" w:sz="0" w:space="0" w:color="auto"/>
                  </w:divBdr>
                </w:div>
                <w:div w:id="2136095837">
                  <w:marLeft w:val="0"/>
                  <w:marRight w:val="0"/>
                  <w:marTop w:val="0"/>
                  <w:marBottom w:val="0"/>
                  <w:divBdr>
                    <w:top w:val="none" w:sz="0" w:space="0" w:color="auto"/>
                    <w:left w:val="none" w:sz="0" w:space="0" w:color="auto"/>
                    <w:bottom w:val="none" w:sz="0" w:space="0" w:color="auto"/>
                    <w:right w:val="none" w:sz="0" w:space="0" w:color="auto"/>
                  </w:divBdr>
                </w:div>
                <w:div w:id="2141486518">
                  <w:marLeft w:val="0"/>
                  <w:marRight w:val="0"/>
                  <w:marTop w:val="0"/>
                  <w:marBottom w:val="0"/>
                  <w:divBdr>
                    <w:top w:val="none" w:sz="0" w:space="0" w:color="auto"/>
                    <w:left w:val="none" w:sz="0" w:space="0" w:color="auto"/>
                    <w:bottom w:val="none" w:sz="0" w:space="0" w:color="auto"/>
                    <w:right w:val="none" w:sz="0" w:space="0" w:color="auto"/>
                  </w:divBdr>
                </w:div>
                <w:div w:id="2141528756">
                  <w:marLeft w:val="0"/>
                  <w:marRight w:val="0"/>
                  <w:marTop w:val="0"/>
                  <w:marBottom w:val="0"/>
                  <w:divBdr>
                    <w:top w:val="none" w:sz="0" w:space="0" w:color="auto"/>
                    <w:left w:val="none" w:sz="0" w:space="0" w:color="auto"/>
                    <w:bottom w:val="none" w:sz="0" w:space="0" w:color="auto"/>
                    <w:right w:val="none" w:sz="0" w:space="0" w:color="auto"/>
                  </w:divBdr>
                </w:div>
                <w:div w:id="2141915777">
                  <w:marLeft w:val="0"/>
                  <w:marRight w:val="0"/>
                  <w:marTop w:val="0"/>
                  <w:marBottom w:val="0"/>
                  <w:divBdr>
                    <w:top w:val="none" w:sz="0" w:space="0" w:color="auto"/>
                    <w:left w:val="none" w:sz="0" w:space="0" w:color="auto"/>
                    <w:bottom w:val="none" w:sz="0" w:space="0" w:color="auto"/>
                    <w:right w:val="none" w:sz="0" w:space="0" w:color="auto"/>
                  </w:divBdr>
                </w:div>
                <w:div w:id="2143306664">
                  <w:marLeft w:val="0"/>
                  <w:marRight w:val="0"/>
                  <w:marTop w:val="0"/>
                  <w:marBottom w:val="0"/>
                  <w:divBdr>
                    <w:top w:val="none" w:sz="0" w:space="0" w:color="auto"/>
                    <w:left w:val="none" w:sz="0" w:space="0" w:color="auto"/>
                    <w:bottom w:val="none" w:sz="0" w:space="0" w:color="auto"/>
                    <w:right w:val="none" w:sz="0" w:space="0" w:color="auto"/>
                  </w:divBdr>
                </w:div>
              </w:divsChild>
            </w:div>
            <w:div w:id="2083134391">
              <w:marLeft w:val="0"/>
              <w:marRight w:val="0"/>
              <w:marTop w:val="0"/>
              <w:marBottom w:val="0"/>
              <w:divBdr>
                <w:top w:val="none" w:sz="0" w:space="0" w:color="auto"/>
                <w:left w:val="none" w:sz="0" w:space="0" w:color="auto"/>
                <w:bottom w:val="none" w:sz="0" w:space="0" w:color="auto"/>
                <w:right w:val="none" w:sz="0" w:space="0" w:color="auto"/>
              </w:divBdr>
            </w:div>
            <w:div w:id="2093038589">
              <w:marLeft w:val="0"/>
              <w:marRight w:val="0"/>
              <w:marTop w:val="0"/>
              <w:marBottom w:val="0"/>
              <w:divBdr>
                <w:top w:val="none" w:sz="0" w:space="0" w:color="auto"/>
                <w:left w:val="none" w:sz="0" w:space="0" w:color="auto"/>
                <w:bottom w:val="none" w:sz="0" w:space="0" w:color="auto"/>
                <w:right w:val="none" w:sz="0" w:space="0" w:color="auto"/>
              </w:divBdr>
            </w:div>
            <w:div w:id="2094546889">
              <w:marLeft w:val="0"/>
              <w:marRight w:val="0"/>
              <w:marTop w:val="0"/>
              <w:marBottom w:val="0"/>
              <w:divBdr>
                <w:top w:val="none" w:sz="0" w:space="0" w:color="auto"/>
                <w:left w:val="none" w:sz="0" w:space="0" w:color="auto"/>
                <w:bottom w:val="none" w:sz="0" w:space="0" w:color="auto"/>
                <w:right w:val="none" w:sz="0" w:space="0" w:color="auto"/>
              </w:divBdr>
            </w:div>
            <w:div w:id="2118477823">
              <w:marLeft w:val="0"/>
              <w:marRight w:val="0"/>
              <w:marTop w:val="0"/>
              <w:marBottom w:val="0"/>
              <w:divBdr>
                <w:top w:val="none" w:sz="0" w:space="0" w:color="auto"/>
                <w:left w:val="none" w:sz="0" w:space="0" w:color="auto"/>
                <w:bottom w:val="none" w:sz="0" w:space="0" w:color="auto"/>
                <w:right w:val="none" w:sz="0" w:space="0" w:color="auto"/>
              </w:divBdr>
            </w:div>
            <w:div w:id="2120449007">
              <w:marLeft w:val="0"/>
              <w:marRight w:val="0"/>
              <w:marTop w:val="0"/>
              <w:marBottom w:val="0"/>
              <w:divBdr>
                <w:top w:val="none" w:sz="0" w:space="0" w:color="auto"/>
                <w:left w:val="none" w:sz="0" w:space="0" w:color="auto"/>
                <w:bottom w:val="none" w:sz="0" w:space="0" w:color="auto"/>
                <w:right w:val="none" w:sz="0" w:space="0" w:color="auto"/>
              </w:divBdr>
            </w:div>
            <w:div w:id="2122845726">
              <w:marLeft w:val="0"/>
              <w:marRight w:val="0"/>
              <w:marTop w:val="0"/>
              <w:marBottom w:val="0"/>
              <w:divBdr>
                <w:top w:val="none" w:sz="0" w:space="0" w:color="auto"/>
                <w:left w:val="none" w:sz="0" w:space="0" w:color="auto"/>
                <w:bottom w:val="none" w:sz="0" w:space="0" w:color="auto"/>
                <w:right w:val="none" w:sz="0" w:space="0" w:color="auto"/>
              </w:divBdr>
            </w:div>
            <w:div w:id="2122874657">
              <w:marLeft w:val="0"/>
              <w:marRight w:val="0"/>
              <w:marTop w:val="0"/>
              <w:marBottom w:val="0"/>
              <w:divBdr>
                <w:top w:val="none" w:sz="0" w:space="0" w:color="auto"/>
                <w:left w:val="none" w:sz="0" w:space="0" w:color="auto"/>
                <w:bottom w:val="none" w:sz="0" w:space="0" w:color="auto"/>
                <w:right w:val="none" w:sz="0" w:space="0" w:color="auto"/>
              </w:divBdr>
            </w:div>
            <w:div w:id="2124032115">
              <w:marLeft w:val="0"/>
              <w:marRight w:val="0"/>
              <w:marTop w:val="0"/>
              <w:marBottom w:val="0"/>
              <w:divBdr>
                <w:top w:val="none" w:sz="0" w:space="0" w:color="auto"/>
                <w:left w:val="none" w:sz="0" w:space="0" w:color="auto"/>
                <w:bottom w:val="none" w:sz="0" w:space="0" w:color="auto"/>
                <w:right w:val="none" w:sz="0" w:space="0" w:color="auto"/>
              </w:divBdr>
            </w:div>
            <w:div w:id="2130003309">
              <w:marLeft w:val="0"/>
              <w:marRight w:val="0"/>
              <w:marTop w:val="0"/>
              <w:marBottom w:val="0"/>
              <w:divBdr>
                <w:top w:val="none" w:sz="0" w:space="0" w:color="auto"/>
                <w:left w:val="none" w:sz="0" w:space="0" w:color="auto"/>
                <w:bottom w:val="none" w:sz="0" w:space="0" w:color="auto"/>
                <w:right w:val="none" w:sz="0" w:space="0" w:color="auto"/>
              </w:divBdr>
            </w:div>
            <w:div w:id="2133085073">
              <w:marLeft w:val="0"/>
              <w:marRight w:val="0"/>
              <w:marTop w:val="0"/>
              <w:marBottom w:val="0"/>
              <w:divBdr>
                <w:top w:val="none" w:sz="0" w:space="0" w:color="auto"/>
                <w:left w:val="none" w:sz="0" w:space="0" w:color="auto"/>
                <w:bottom w:val="none" w:sz="0" w:space="0" w:color="auto"/>
                <w:right w:val="none" w:sz="0" w:space="0" w:color="auto"/>
              </w:divBdr>
            </w:div>
            <w:div w:id="2135902638">
              <w:marLeft w:val="0"/>
              <w:marRight w:val="0"/>
              <w:marTop w:val="0"/>
              <w:marBottom w:val="0"/>
              <w:divBdr>
                <w:top w:val="none" w:sz="0" w:space="0" w:color="auto"/>
                <w:left w:val="none" w:sz="0" w:space="0" w:color="auto"/>
                <w:bottom w:val="none" w:sz="0" w:space="0" w:color="auto"/>
                <w:right w:val="none" w:sz="0" w:space="0" w:color="auto"/>
              </w:divBdr>
            </w:div>
            <w:div w:id="2137408596">
              <w:marLeft w:val="0"/>
              <w:marRight w:val="0"/>
              <w:marTop w:val="0"/>
              <w:marBottom w:val="0"/>
              <w:divBdr>
                <w:top w:val="none" w:sz="0" w:space="0" w:color="auto"/>
                <w:left w:val="none" w:sz="0" w:space="0" w:color="auto"/>
                <w:bottom w:val="none" w:sz="0" w:space="0" w:color="auto"/>
                <w:right w:val="none" w:sz="0" w:space="0" w:color="auto"/>
              </w:divBdr>
            </w:div>
            <w:div w:id="2143960764">
              <w:marLeft w:val="0"/>
              <w:marRight w:val="0"/>
              <w:marTop w:val="0"/>
              <w:marBottom w:val="0"/>
              <w:divBdr>
                <w:top w:val="none" w:sz="0" w:space="0" w:color="auto"/>
                <w:left w:val="none" w:sz="0" w:space="0" w:color="auto"/>
                <w:bottom w:val="none" w:sz="0" w:space="0" w:color="auto"/>
                <w:right w:val="none" w:sz="0" w:space="0" w:color="auto"/>
              </w:divBdr>
            </w:div>
            <w:div w:id="2144106416">
              <w:marLeft w:val="0"/>
              <w:marRight w:val="0"/>
              <w:marTop w:val="0"/>
              <w:marBottom w:val="0"/>
              <w:divBdr>
                <w:top w:val="none" w:sz="0" w:space="0" w:color="auto"/>
                <w:left w:val="none" w:sz="0" w:space="0" w:color="auto"/>
                <w:bottom w:val="none" w:sz="0" w:space="0" w:color="auto"/>
                <w:right w:val="none" w:sz="0" w:space="0" w:color="auto"/>
              </w:divBdr>
            </w:div>
            <w:div w:id="2146849712">
              <w:marLeft w:val="0"/>
              <w:marRight w:val="0"/>
              <w:marTop w:val="0"/>
              <w:marBottom w:val="0"/>
              <w:divBdr>
                <w:top w:val="none" w:sz="0" w:space="0" w:color="auto"/>
                <w:left w:val="none" w:sz="0" w:space="0" w:color="auto"/>
                <w:bottom w:val="none" w:sz="0" w:space="0" w:color="auto"/>
                <w:right w:val="none" w:sz="0" w:space="0" w:color="auto"/>
              </w:divBdr>
            </w:div>
          </w:divsChild>
        </w:div>
        <w:div w:id="1714115084">
          <w:marLeft w:val="0"/>
          <w:marRight w:val="0"/>
          <w:marTop w:val="0"/>
          <w:marBottom w:val="0"/>
          <w:divBdr>
            <w:top w:val="none" w:sz="0" w:space="0" w:color="auto"/>
            <w:left w:val="none" w:sz="0" w:space="0" w:color="auto"/>
            <w:bottom w:val="none" w:sz="0" w:space="0" w:color="auto"/>
            <w:right w:val="none" w:sz="0" w:space="0" w:color="auto"/>
          </w:divBdr>
          <w:divsChild>
            <w:div w:id="176162070">
              <w:marLeft w:val="0"/>
              <w:marRight w:val="0"/>
              <w:marTop w:val="0"/>
              <w:marBottom w:val="0"/>
              <w:divBdr>
                <w:top w:val="none" w:sz="0" w:space="0" w:color="auto"/>
                <w:left w:val="none" w:sz="0" w:space="0" w:color="auto"/>
                <w:bottom w:val="none" w:sz="0" w:space="0" w:color="auto"/>
                <w:right w:val="none" w:sz="0" w:space="0" w:color="auto"/>
              </w:divBdr>
            </w:div>
            <w:div w:id="292642089">
              <w:marLeft w:val="0"/>
              <w:marRight w:val="0"/>
              <w:marTop w:val="0"/>
              <w:marBottom w:val="0"/>
              <w:divBdr>
                <w:top w:val="none" w:sz="0" w:space="0" w:color="auto"/>
                <w:left w:val="none" w:sz="0" w:space="0" w:color="auto"/>
                <w:bottom w:val="none" w:sz="0" w:space="0" w:color="auto"/>
                <w:right w:val="none" w:sz="0" w:space="0" w:color="auto"/>
              </w:divBdr>
            </w:div>
            <w:div w:id="535235090">
              <w:marLeft w:val="0"/>
              <w:marRight w:val="0"/>
              <w:marTop w:val="0"/>
              <w:marBottom w:val="0"/>
              <w:divBdr>
                <w:top w:val="none" w:sz="0" w:space="0" w:color="auto"/>
                <w:left w:val="none" w:sz="0" w:space="0" w:color="auto"/>
                <w:bottom w:val="none" w:sz="0" w:space="0" w:color="auto"/>
                <w:right w:val="none" w:sz="0" w:space="0" w:color="auto"/>
              </w:divBdr>
            </w:div>
            <w:div w:id="571545763">
              <w:marLeft w:val="0"/>
              <w:marRight w:val="0"/>
              <w:marTop w:val="0"/>
              <w:marBottom w:val="0"/>
              <w:divBdr>
                <w:top w:val="none" w:sz="0" w:space="0" w:color="auto"/>
                <w:left w:val="none" w:sz="0" w:space="0" w:color="auto"/>
                <w:bottom w:val="none" w:sz="0" w:space="0" w:color="auto"/>
                <w:right w:val="none" w:sz="0" w:space="0" w:color="auto"/>
              </w:divBdr>
            </w:div>
            <w:div w:id="595023902">
              <w:marLeft w:val="0"/>
              <w:marRight w:val="0"/>
              <w:marTop w:val="0"/>
              <w:marBottom w:val="0"/>
              <w:divBdr>
                <w:top w:val="none" w:sz="0" w:space="0" w:color="auto"/>
                <w:left w:val="none" w:sz="0" w:space="0" w:color="auto"/>
                <w:bottom w:val="none" w:sz="0" w:space="0" w:color="auto"/>
                <w:right w:val="none" w:sz="0" w:space="0" w:color="auto"/>
              </w:divBdr>
            </w:div>
            <w:div w:id="656617342">
              <w:marLeft w:val="0"/>
              <w:marRight w:val="0"/>
              <w:marTop w:val="0"/>
              <w:marBottom w:val="0"/>
              <w:divBdr>
                <w:top w:val="none" w:sz="0" w:space="0" w:color="auto"/>
                <w:left w:val="none" w:sz="0" w:space="0" w:color="auto"/>
                <w:bottom w:val="none" w:sz="0" w:space="0" w:color="auto"/>
                <w:right w:val="none" w:sz="0" w:space="0" w:color="auto"/>
              </w:divBdr>
            </w:div>
            <w:div w:id="955066659">
              <w:marLeft w:val="0"/>
              <w:marRight w:val="0"/>
              <w:marTop w:val="0"/>
              <w:marBottom w:val="0"/>
              <w:divBdr>
                <w:top w:val="none" w:sz="0" w:space="0" w:color="auto"/>
                <w:left w:val="none" w:sz="0" w:space="0" w:color="auto"/>
                <w:bottom w:val="none" w:sz="0" w:space="0" w:color="auto"/>
                <w:right w:val="none" w:sz="0" w:space="0" w:color="auto"/>
              </w:divBdr>
            </w:div>
            <w:div w:id="1466969898">
              <w:marLeft w:val="0"/>
              <w:marRight w:val="0"/>
              <w:marTop w:val="0"/>
              <w:marBottom w:val="0"/>
              <w:divBdr>
                <w:top w:val="none" w:sz="0" w:space="0" w:color="auto"/>
                <w:left w:val="none" w:sz="0" w:space="0" w:color="auto"/>
                <w:bottom w:val="none" w:sz="0" w:space="0" w:color="auto"/>
                <w:right w:val="none" w:sz="0" w:space="0" w:color="auto"/>
              </w:divBdr>
            </w:div>
            <w:div w:id="1633250940">
              <w:marLeft w:val="0"/>
              <w:marRight w:val="0"/>
              <w:marTop w:val="0"/>
              <w:marBottom w:val="0"/>
              <w:divBdr>
                <w:top w:val="none" w:sz="0" w:space="0" w:color="auto"/>
                <w:left w:val="none" w:sz="0" w:space="0" w:color="auto"/>
                <w:bottom w:val="none" w:sz="0" w:space="0" w:color="auto"/>
                <w:right w:val="none" w:sz="0" w:space="0" w:color="auto"/>
              </w:divBdr>
            </w:div>
            <w:div w:id="1979411049">
              <w:marLeft w:val="0"/>
              <w:marRight w:val="0"/>
              <w:marTop w:val="0"/>
              <w:marBottom w:val="0"/>
              <w:divBdr>
                <w:top w:val="none" w:sz="0" w:space="0" w:color="auto"/>
                <w:left w:val="none" w:sz="0" w:space="0" w:color="auto"/>
                <w:bottom w:val="none" w:sz="0" w:space="0" w:color="auto"/>
                <w:right w:val="none" w:sz="0" w:space="0" w:color="auto"/>
              </w:divBdr>
            </w:div>
            <w:div w:id="2014530828">
              <w:marLeft w:val="0"/>
              <w:marRight w:val="0"/>
              <w:marTop w:val="0"/>
              <w:marBottom w:val="0"/>
              <w:divBdr>
                <w:top w:val="none" w:sz="0" w:space="0" w:color="auto"/>
                <w:left w:val="none" w:sz="0" w:space="0" w:color="auto"/>
                <w:bottom w:val="none" w:sz="0" w:space="0" w:color="auto"/>
                <w:right w:val="none" w:sz="0" w:space="0" w:color="auto"/>
              </w:divBdr>
            </w:div>
            <w:div w:id="2120105477">
              <w:marLeft w:val="0"/>
              <w:marRight w:val="0"/>
              <w:marTop w:val="0"/>
              <w:marBottom w:val="0"/>
              <w:divBdr>
                <w:top w:val="none" w:sz="0" w:space="0" w:color="auto"/>
                <w:left w:val="none" w:sz="0" w:space="0" w:color="auto"/>
                <w:bottom w:val="none" w:sz="0" w:space="0" w:color="auto"/>
                <w:right w:val="none" w:sz="0" w:space="0" w:color="auto"/>
              </w:divBdr>
            </w:div>
          </w:divsChild>
        </w:div>
        <w:div w:id="2020305928">
          <w:marLeft w:val="0"/>
          <w:marRight w:val="0"/>
          <w:marTop w:val="0"/>
          <w:marBottom w:val="0"/>
          <w:divBdr>
            <w:top w:val="none" w:sz="0" w:space="0" w:color="auto"/>
            <w:left w:val="none" w:sz="0" w:space="0" w:color="auto"/>
            <w:bottom w:val="none" w:sz="0" w:space="0" w:color="auto"/>
            <w:right w:val="none" w:sz="0" w:space="0" w:color="auto"/>
          </w:divBdr>
          <w:divsChild>
            <w:div w:id="107092381">
              <w:marLeft w:val="0"/>
              <w:marRight w:val="0"/>
              <w:marTop w:val="0"/>
              <w:marBottom w:val="0"/>
              <w:divBdr>
                <w:top w:val="none" w:sz="0" w:space="0" w:color="auto"/>
                <w:left w:val="none" w:sz="0" w:space="0" w:color="auto"/>
                <w:bottom w:val="none" w:sz="0" w:space="0" w:color="auto"/>
                <w:right w:val="none" w:sz="0" w:space="0" w:color="auto"/>
              </w:divBdr>
            </w:div>
            <w:div w:id="110175084">
              <w:marLeft w:val="0"/>
              <w:marRight w:val="0"/>
              <w:marTop w:val="0"/>
              <w:marBottom w:val="0"/>
              <w:divBdr>
                <w:top w:val="none" w:sz="0" w:space="0" w:color="auto"/>
                <w:left w:val="none" w:sz="0" w:space="0" w:color="auto"/>
                <w:bottom w:val="none" w:sz="0" w:space="0" w:color="auto"/>
                <w:right w:val="none" w:sz="0" w:space="0" w:color="auto"/>
              </w:divBdr>
            </w:div>
            <w:div w:id="211886972">
              <w:marLeft w:val="0"/>
              <w:marRight w:val="0"/>
              <w:marTop w:val="0"/>
              <w:marBottom w:val="0"/>
              <w:divBdr>
                <w:top w:val="none" w:sz="0" w:space="0" w:color="auto"/>
                <w:left w:val="none" w:sz="0" w:space="0" w:color="auto"/>
                <w:bottom w:val="none" w:sz="0" w:space="0" w:color="auto"/>
                <w:right w:val="none" w:sz="0" w:space="0" w:color="auto"/>
              </w:divBdr>
            </w:div>
            <w:div w:id="346640245">
              <w:marLeft w:val="0"/>
              <w:marRight w:val="0"/>
              <w:marTop w:val="0"/>
              <w:marBottom w:val="0"/>
              <w:divBdr>
                <w:top w:val="none" w:sz="0" w:space="0" w:color="auto"/>
                <w:left w:val="none" w:sz="0" w:space="0" w:color="auto"/>
                <w:bottom w:val="none" w:sz="0" w:space="0" w:color="auto"/>
                <w:right w:val="none" w:sz="0" w:space="0" w:color="auto"/>
              </w:divBdr>
            </w:div>
            <w:div w:id="535656746">
              <w:marLeft w:val="0"/>
              <w:marRight w:val="0"/>
              <w:marTop w:val="0"/>
              <w:marBottom w:val="0"/>
              <w:divBdr>
                <w:top w:val="none" w:sz="0" w:space="0" w:color="auto"/>
                <w:left w:val="none" w:sz="0" w:space="0" w:color="auto"/>
                <w:bottom w:val="none" w:sz="0" w:space="0" w:color="auto"/>
                <w:right w:val="none" w:sz="0" w:space="0" w:color="auto"/>
              </w:divBdr>
            </w:div>
            <w:div w:id="654797771">
              <w:marLeft w:val="0"/>
              <w:marRight w:val="0"/>
              <w:marTop w:val="0"/>
              <w:marBottom w:val="0"/>
              <w:divBdr>
                <w:top w:val="none" w:sz="0" w:space="0" w:color="auto"/>
                <w:left w:val="none" w:sz="0" w:space="0" w:color="auto"/>
                <w:bottom w:val="none" w:sz="0" w:space="0" w:color="auto"/>
                <w:right w:val="none" w:sz="0" w:space="0" w:color="auto"/>
              </w:divBdr>
            </w:div>
            <w:div w:id="657850722">
              <w:marLeft w:val="0"/>
              <w:marRight w:val="0"/>
              <w:marTop w:val="0"/>
              <w:marBottom w:val="0"/>
              <w:divBdr>
                <w:top w:val="none" w:sz="0" w:space="0" w:color="auto"/>
                <w:left w:val="none" w:sz="0" w:space="0" w:color="auto"/>
                <w:bottom w:val="none" w:sz="0" w:space="0" w:color="auto"/>
                <w:right w:val="none" w:sz="0" w:space="0" w:color="auto"/>
              </w:divBdr>
            </w:div>
            <w:div w:id="715277361">
              <w:marLeft w:val="0"/>
              <w:marRight w:val="0"/>
              <w:marTop w:val="0"/>
              <w:marBottom w:val="0"/>
              <w:divBdr>
                <w:top w:val="none" w:sz="0" w:space="0" w:color="auto"/>
                <w:left w:val="none" w:sz="0" w:space="0" w:color="auto"/>
                <w:bottom w:val="none" w:sz="0" w:space="0" w:color="auto"/>
                <w:right w:val="none" w:sz="0" w:space="0" w:color="auto"/>
              </w:divBdr>
            </w:div>
            <w:div w:id="768353128">
              <w:marLeft w:val="0"/>
              <w:marRight w:val="0"/>
              <w:marTop w:val="0"/>
              <w:marBottom w:val="0"/>
              <w:divBdr>
                <w:top w:val="none" w:sz="0" w:space="0" w:color="auto"/>
                <w:left w:val="none" w:sz="0" w:space="0" w:color="auto"/>
                <w:bottom w:val="none" w:sz="0" w:space="0" w:color="auto"/>
                <w:right w:val="none" w:sz="0" w:space="0" w:color="auto"/>
              </w:divBdr>
            </w:div>
            <w:div w:id="825433776">
              <w:marLeft w:val="0"/>
              <w:marRight w:val="0"/>
              <w:marTop w:val="0"/>
              <w:marBottom w:val="0"/>
              <w:divBdr>
                <w:top w:val="none" w:sz="0" w:space="0" w:color="auto"/>
                <w:left w:val="none" w:sz="0" w:space="0" w:color="auto"/>
                <w:bottom w:val="none" w:sz="0" w:space="0" w:color="auto"/>
                <w:right w:val="none" w:sz="0" w:space="0" w:color="auto"/>
              </w:divBdr>
            </w:div>
            <w:div w:id="926769617">
              <w:marLeft w:val="0"/>
              <w:marRight w:val="0"/>
              <w:marTop w:val="0"/>
              <w:marBottom w:val="0"/>
              <w:divBdr>
                <w:top w:val="none" w:sz="0" w:space="0" w:color="auto"/>
                <w:left w:val="none" w:sz="0" w:space="0" w:color="auto"/>
                <w:bottom w:val="none" w:sz="0" w:space="0" w:color="auto"/>
                <w:right w:val="none" w:sz="0" w:space="0" w:color="auto"/>
              </w:divBdr>
            </w:div>
            <w:div w:id="936863474">
              <w:marLeft w:val="0"/>
              <w:marRight w:val="0"/>
              <w:marTop w:val="0"/>
              <w:marBottom w:val="0"/>
              <w:divBdr>
                <w:top w:val="none" w:sz="0" w:space="0" w:color="auto"/>
                <w:left w:val="none" w:sz="0" w:space="0" w:color="auto"/>
                <w:bottom w:val="none" w:sz="0" w:space="0" w:color="auto"/>
                <w:right w:val="none" w:sz="0" w:space="0" w:color="auto"/>
              </w:divBdr>
            </w:div>
            <w:div w:id="1080370647">
              <w:marLeft w:val="0"/>
              <w:marRight w:val="0"/>
              <w:marTop w:val="0"/>
              <w:marBottom w:val="0"/>
              <w:divBdr>
                <w:top w:val="none" w:sz="0" w:space="0" w:color="auto"/>
                <w:left w:val="none" w:sz="0" w:space="0" w:color="auto"/>
                <w:bottom w:val="none" w:sz="0" w:space="0" w:color="auto"/>
                <w:right w:val="none" w:sz="0" w:space="0" w:color="auto"/>
              </w:divBdr>
            </w:div>
            <w:div w:id="1092969503">
              <w:marLeft w:val="0"/>
              <w:marRight w:val="0"/>
              <w:marTop w:val="0"/>
              <w:marBottom w:val="0"/>
              <w:divBdr>
                <w:top w:val="none" w:sz="0" w:space="0" w:color="auto"/>
                <w:left w:val="none" w:sz="0" w:space="0" w:color="auto"/>
                <w:bottom w:val="none" w:sz="0" w:space="0" w:color="auto"/>
                <w:right w:val="none" w:sz="0" w:space="0" w:color="auto"/>
              </w:divBdr>
            </w:div>
            <w:div w:id="1132139391">
              <w:marLeft w:val="0"/>
              <w:marRight w:val="0"/>
              <w:marTop w:val="0"/>
              <w:marBottom w:val="0"/>
              <w:divBdr>
                <w:top w:val="none" w:sz="0" w:space="0" w:color="auto"/>
                <w:left w:val="none" w:sz="0" w:space="0" w:color="auto"/>
                <w:bottom w:val="none" w:sz="0" w:space="0" w:color="auto"/>
                <w:right w:val="none" w:sz="0" w:space="0" w:color="auto"/>
              </w:divBdr>
            </w:div>
            <w:div w:id="1172261376">
              <w:marLeft w:val="0"/>
              <w:marRight w:val="0"/>
              <w:marTop w:val="0"/>
              <w:marBottom w:val="0"/>
              <w:divBdr>
                <w:top w:val="none" w:sz="0" w:space="0" w:color="auto"/>
                <w:left w:val="none" w:sz="0" w:space="0" w:color="auto"/>
                <w:bottom w:val="none" w:sz="0" w:space="0" w:color="auto"/>
                <w:right w:val="none" w:sz="0" w:space="0" w:color="auto"/>
              </w:divBdr>
            </w:div>
            <w:div w:id="1256328270">
              <w:marLeft w:val="0"/>
              <w:marRight w:val="0"/>
              <w:marTop w:val="0"/>
              <w:marBottom w:val="0"/>
              <w:divBdr>
                <w:top w:val="none" w:sz="0" w:space="0" w:color="auto"/>
                <w:left w:val="none" w:sz="0" w:space="0" w:color="auto"/>
                <w:bottom w:val="none" w:sz="0" w:space="0" w:color="auto"/>
                <w:right w:val="none" w:sz="0" w:space="0" w:color="auto"/>
              </w:divBdr>
            </w:div>
            <w:div w:id="1297687359">
              <w:marLeft w:val="0"/>
              <w:marRight w:val="0"/>
              <w:marTop w:val="0"/>
              <w:marBottom w:val="0"/>
              <w:divBdr>
                <w:top w:val="none" w:sz="0" w:space="0" w:color="auto"/>
                <w:left w:val="none" w:sz="0" w:space="0" w:color="auto"/>
                <w:bottom w:val="none" w:sz="0" w:space="0" w:color="auto"/>
                <w:right w:val="none" w:sz="0" w:space="0" w:color="auto"/>
              </w:divBdr>
            </w:div>
            <w:div w:id="1358237202">
              <w:marLeft w:val="0"/>
              <w:marRight w:val="0"/>
              <w:marTop w:val="0"/>
              <w:marBottom w:val="0"/>
              <w:divBdr>
                <w:top w:val="none" w:sz="0" w:space="0" w:color="auto"/>
                <w:left w:val="none" w:sz="0" w:space="0" w:color="auto"/>
                <w:bottom w:val="none" w:sz="0" w:space="0" w:color="auto"/>
                <w:right w:val="none" w:sz="0" w:space="0" w:color="auto"/>
              </w:divBdr>
            </w:div>
            <w:div w:id="1426924969">
              <w:marLeft w:val="0"/>
              <w:marRight w:val="0"/>
              <w:marTop w:val="0"/>
              <w:marBottom w:val="0"/>
              <w:divBdr>
                <w:top w:val="none" w:sz="0" w:space="0" w:color="auto"/>
                <w:left w:val="none" w:sz="0" w:space="0" w:color="auto"/>
                <w:bottom w:val="none" w:sz="0" w:space="0" w:color="auto"/>
                <w:right w:val="none" w:sz="0" w:space="0" w:color="auto"/>
              </w:divBdr>
            </w:div>
            <w:div w:id="1507284084">
              <w:marLeft w:val="0"/>
              <w:marRight w:val="0"/>
              <w:marTop w:val="0"/>
              <w:marBottom w:val="0"/>
              <w:divBdr>
                <w:top w:val="none" w:sz="0" w:space="0" w:color="auto"/>
                <w:left w:val="none" w:sz="0" w:space="0" w:color="auto"/>
                <w:bottom w:val="none" w:sz="0" w:space="0" w:color="auto"/>
                <w:right w:val="none" w:sz="0" w:space="0" w:color="auto"/>
              </w:divBdr>
            </w:div>
            <w:div w:id="1521773288">
              <w:marLeft w:val="0"/>
              <w:marRight w:val="0"/>
              <w:marTop w:val="0"/>
              <w:marBottom w:val="0"/>
              <w:divBdr>
                <w:top w:val="none" w:sz="0" w:space="0" w:color="auto"/>
                <w:left w:val="none" w:sz="0" w:space="0" w:color="auto"/>
                <w:bottom w:val="none" w:sz="0" w:space="0" w:color="auto"/>
                <w:right w:val="none" w:sz="0" w:space="0" w:color="auto"/>
              </w:divBdr>
            </w:div>
            <w:div w:id="1543639553">
              <w:marLeft w:val="0"/>
              <w:marRight w:val="0"/>
              <w:marTop w:val="0"/>
              <w:marBottom w:val="0"/>
              <w:divBdr>
                <w:top w:val="none" w:sz="0" w:space="0" w:color="auto"/>
                <w:left w:val="none" w:sz="0" w:space="0" w:color="auto"/>
                <w:bottom w:val="none" w:sz="0" w:space="0" w:color="auto"/>
                <w:right w:val="none" w:sz="0" w:space="0" w:color="auto"/>
              </w:divBdr>
            </w:div>
            <w:div w:id="1579945085">
              <w:marLeft w:val="0"/>
              <w:marRight w:val="0"/>
              <w:marTop w:val="0"/>
              <w:marBottom w:val="0"/>
              <w:divBdr>
                <w:top w:val="none" w:sz="0" w:space="0" w:color="auto"/>
                <w:left w:val="none" w:sz="0" w:space="0" w:color="auto"/>
                <w:bottom w:val="none" w:sz="0" w:space="0" w:color="auto"/>
                <w:right w:val="none" w:sz="0" w:space="0" w:color="auto"/>
              </w:divBdr>
            </w:div>
            <w:div w:id="1596281125">
              <w:marLeft w:val="0"/>
              <w:marRight w:val="0"/>
              <w:marTop w:val="0"/>
              <w:marBottom w:val="0"/>
              <w:divBdr>
                <w:top w:val="none" w:sz="0" w:space="0" w:color="auto"/>
                <w:left w:val="none" w:sz="0" w:space="0" w:color="auto"/>
                <w:bottom w:val="none" w:sz="0" w:space="0" w:color="auto"/>
                <w:right w:val="none" w:sz="0" w:space="0" w:color="auto"/>
              </w:divBdr>
            </w:div>
            <w:div w:id="1654749688">
              <w:marLeft w:val="0"/>
              <w:marRight w:val="0"/>
              <w:marTop w:val="0"/>
              <w:marBottom w:val="0"/>
              <w:divBdr>
                <w:top w:val="none" w:sz="0" w:space="0" w:color="auto"/>
                <w:left w:val="none" w:sz="0" w:space="0" w:color="auto"/>
                <w:bottom w:val="none" w:sz="0" w:space="0" w:color="auto"/>
                <w:right w:val="none" w:sz="0" w:space="0" w:color="auto"/>
              </w:divBdr>
            </w:div>
            <w:div w:id="1655328299">
              <w:marLeft w:val="0"/>
              <w:marRight w:val="0"/>
              <w:marTop w:val="0"/>
              <w:marBottom w:val="0"/>
              <w:divBdr>
                <w:top w:val="none" w:sz="0" w:space="0" w:color="auto"/>
                <w:left w:val="none" w:sz="0" w:space="0" w:color="auto"/>
                <w:bottom w:val="none" w:sz="0" w:space="0" w:color="auto"/>
                <w:right w:val="none" w:sz="0" w:space="0" w:color="auto"/>
              </w:divBdr>
            </w:div>
            <w:div w:id="1720741624">
              <w:marLeft w:val="0"/>
              <w:marRight w:val="0"/>
              <w:marTop w:val="0"/>
              <w:marBottom w:val="0"/>
              <w:divBdr>
                <w:top w:val="none" w:sz="0" w:space="0" w:color="auto"/>
                <w:left w:val="none" w:sz="0" w:space="0" w:color="auto"/>
                <w:bottom w:val="none" w:sz="0" w:space="0" w:color="auto"/>
                <w:right w:val="none" w:sz="0" w:space="0" w:color="auto"/>
              </w:divBdr>
            </w:div>
            <w:div w:id="1791052559">
              <w:marLeft w:val="0"/>
              <w:marRight w:val="0"/>
              <w:marTop w:val="0"/>
              <w:marBottom w:val="0"/>
              <w:divBdr>
                <w:top w:val="none" w:sz="0" w:space="0" w:color="auto"/>
                <w:left w:val="none" w:sz="0" w:space="0" w:color="auto"/>
                <w:bottom w:val="none" w:sz="0" w:space="0" w:color="auto"/>
                <w:right w:val="none" w:sz="0" w:space="0" w:color="auto"/>
              </w:divBdr>
            </w:div>
            <w:div w:id="1813061129">
              <w:marLeft w:val="0"/>
              <w:marRight w:val="0"/>
              <w:marTop w:val="0"/>
              <w:marBottom w:val="0"/>
              <w:divBdr>
                <w:top w:val="none" w:sz="0" w:space="0" w:color="auto"/>
                <w:left w:val="none" w:sz="0" w:space="0" w:color="auto"/>
                <w:bottom w:val="none" w:sz="0" w:space="0" w:color="auto"/>
                <w:right w:val="none" w:sz="0" w:space="0" w:color="auto"/>
              </w:divBdr>
            </w:div>
            <w:div w:id="1842232186">
              <w:marLeft w:val="0"/>
              <w:marRight w:val="0"/>
              <w:marTop w:val="0"/>
              <w:marBottom w:val="0"/>
              <w:divBdr>
                <w:top w:val="none" w:sz="0" w:space="0" w:color="auto"/>
                <w:left w:val="none" w:sz="0" w:space="0" w:color="auto"/>
                <w:bottom w:val="none" w:sz="0" w:space="0" w:color="auto"/>
                <w:right w:val="none" w:sz="0" w:space="0" w:color="auto"/>
              </w:divBdr>
            </w:div>
            <w:div w:id="1920678317">
              <w:marLeft w:val="0"/>
              <w:marRight w:val="0"/>
              <w:marTop w:val="0"/>
              <w:marBottom w:val="0"/>
              <w:divBdr>
                <w:top w:val="none" w:sz="0" w:space="0" w:color="auto"/>
                <w:left w:val="none" w:sz="0" w:space="0" w:color="auto"/>
                <w:bottom w:val="none" w:sz="0" w:space="0" w:color="auto"/>
                <w:right w:val="none" w:sz="0" w:space="0" w:color="auto"/>
              </w:divBdr>
            </w:div>
            <w:div w:id="1955862085">
              <w:marLeft w:val="0"/>
              <w:marRight w:val="0"/>
              <w:marTop w:val="0"/>
              <w:marBottom w:val="0"/>
              <w:divBdr>
                <w:top w:val="none" w:sz="0" w:space="0" w:color="auto"/>
                <w:left w:val="none" w:sz="0" w:space="0" w:color="auto"/>
                <w:bottom w:val="none" w:sz="0" w:space="0" w:color="auto"/>
                <w:right w:val="none" w:sz="0" w:space="0" w:color="auto"/>
              </w:divBdr>
            </w:div>
            <w:div w:id="2022970376">
              <w:marLeft w:val="0"/>
              <w:marRight w:val="0"/>
              <w:marTop w:val="0"/>
              <w:marBottom w:val="0"/>
              <w:divBdr>
                <w:top w:val="none" w:sz="0" w:space="0" w:color="auto"/>
                <w:left w:val="none" w:sz="0" w:space="0" w:color="auto"/>
                <w:bottom w:val="none" w:sz="0" w:space="0" w:color="auto"/>
                <w:right w:val="none" w:sz="0" w:space="0" w:color="auto"/>
              </w:divBdr>
            </w:div>
          </w:divsChild>
        </w:div>
        <w:div w:id="2106265599">
          <w:marLeft w:val="0"/>
          <w:marRight w:val="0"/>
          <w:marTop w:val="0"/>
          <w:marBottom w:val="0"/>
          <w:divBdr>
            <w:top w:val="none" w:sz="0" w:space="0" w:color="auto"/>
            <w:left w:val="none" w:sz="0" w:space="0" w:color="auto"/>
            <w:bottom w:val="none" w:sz="0" w:space="0" w:color="auto"/>
            <w:right w:val="none" w:sz="0" w:space="0" w:color="auto"/>
          </w:divBdr>
          <w:divsChild>
            <w:div w:id="380373263">
              <w:marLeft w:val="0"/>
              <w:marRight w:val="0"/>
              <w:marTop w:val="0"/>
              <w:marBottom w:val="0"/>
              <w:divBdr>
                <w:top w:val="none" w:sz="0" w:space="0" w:color="auto"/>
                <w:left w:val="none" w:sz="0" w:space="0" w:color="auto"/>
                <w:bottom w:val="none" w:sz="0" w:space="0" w:color="auto"/>
                <w:right w:val="none" w:sz="0" w:space="0" w:color="auto"/>
              </w:divBdr>
            </w:div>
            <w:div w:id="807670354">
              <w:marLeft w:val="0"/>
              <w:marRight w:val="0"/>
              <w:marTop w:val="0"/>
              <w:marBottom w:val="0"/>
              <w:divBdr>
                <w:top w:val="none" w:sz="0" w:space="0" w:color="auto"/>
                <w:left w:val="none" w:sz="0" w:space="0" w:color="auto"/>
                <w:bottom w:val="none" w:sz="0" w:space="0" w:color="auto"/>
                <w:right w:val="none" w:sz="0" w:space="0" w:color="auto"/>
              </w:divBdr>
            </w:div>
            <w:div w:id="1502313357">
              <w:marLeft w:val="0"/>
              <w:marRight w:val="0"/>
              <w:marTop w:val="0"/>
              <w:marBottom w:val="0"/>
              <w:divBdr>
                <w:top w:val="none" w:sz="0" w:space="0" w:color="auto"/>
                <w:left w:val="none" w:sz="0" w:space="0" w:color="auto"/>
                <w:bottom w:val="none" w:sz="0" w:space="0" w:color="auto"/>
                <w:right w:val="none" w:sz="0" w:space="0" w:color="auto"/>
              </w:divBdr>
            </w:div>
            <w:div w:id="1575703775">
              <w:marLeft w:val="0"/>
              <w:marRight w:val="0"/>
              <w:marTop w:val="0"/>
              <w:marBottom w:val="0"/>
              <w:divBdr>
                <w:top w:val="none" w:sz="0" w:space="0" w:color="auto"/>
                <w:left w:val="none" w:sz="0" w:space="0" w:color="auto"/>
                <w:bottom w:val="none" w:sz="0" w:space="0" w:color="auto"/>
                <w:right w:val="none" w:sz="0" w:space="0" w:color="auto"/>
              </w:divBdr>
            </w:div>
            <w:div w:id="1917744898">
              <w:marLeft w:val="0"/>
              <w:marRight w:val="0"/>
              <w:marTop w:val="0"/>
              <w:marBottom w:val="0"/>
              <w:divBdr>
                <w:top w:val="none" w:sz="0" w:space="0" w:color="auto"/>
                <w:left w:val="none" w:sz="0" w:space="0" w:color="auto"/>
                <w:bottom w:val="none" w:sz="0" w:space="0" w:color="auto"/>
                <w:right w:val="none" w:sz="0" w:space="0" w:color="auto"/>
              </w:divBdr>
            </w:div>
            <w:div w:id="2050450092">
              <w:marLeft w:val="0"/>
              <w:marRight w:val="0"/>
              <w:marTop w:val="0"/>
              <w:marBottom w:val="0"/>
              <w:divBdr>
                <w:top w:val="none" w:sz="0" w:space="0" w:color="auto"/>
                <w:left w:val="none" w:sz="0" w:space="0" w:color="auto"/>
                <w:bottom w:val="none" w:sz="0" w:space="0" w:color="auto"/>
                <w:right w:val="none" w:sz="0" w:space="0" w:color="auto"/>
              </w:divBdr>
            </w:div>
            <w:div w:id="21011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81435">
      <w:bodyDiv w:val="1"/>
      <w:marLeft w:val="0"/>
      <w:marRight w:val="0"/>
      <w:marTop w:val="0"/>
      <w:marBottom w:val="0"/>
      <w:divBdr>
        <w:top w:val="none" w:sz="0" w:space="0" w:color="auto"/>
        <w:left w:val="none" w:sz="0" w:space="0" w:color="auto"/>
        <w:bottom w:val="none" w:sz="0" w:space="0" w:color="auto"/>
        <w:right w:val="none" w:sz="0" w:space="0" w:color="auto"/>
      </w:divBdr>
      <w:divsChild>
        <w:div w:id="194539012">
          <w:marLeft w:val="0"/>
          <w:marRight w:val="0"/>
          <w:marTop w:val="0"/>
          <w:marBottom w:val="0"/>
          <w:divBdr>
            <w:top w:val="none" w:sz="0" w:space="0" w:color="auto"/>
            <w:left w:val="none" w:sz="0" w:space="0" w:color="auto"/>
            <w:bottom w:val="none" w:sz="0" w:space="0" w:color="auto"/>
            <w:right w:val="none" w:sz="0" w:space="0" w:color="auto"/>
          </w:divBdr>
        </w:div>
        <w:div w:id="247428417">
          <w:marLeft w:val="0"/>
          <w:marRight w:val="0"/>
          <w:marTop w:val="0"/>
          <w:marBottom w:val="0"/>
          <w:divBdr>
            <w:top w:val="none" w:sz="0" w:space="0" w:color="auto"/>
            <w:left w:val="none" w:sz="0" w:space="0" w:color="auto"/>
            <w:bottom w:val="none" w:sz="0" w:space="0" w:color="auto"/>
            <w:right w:val="none" w:sz="0" w:space="0" w:color="auto"/>
          </w:divBdr>
          <w:divsChild>
            <w:div w:id="29261602">
              <w:marLeft w:val="0"/>
              <w:marRight w:val="0"/>
              <w:marTop w:val="0"/>
              <w:marBottom w:val="0"/>
              <w:divBdr>
                <w:top w:val="none" w:sz="0" w:space="0" w:color="auto"/>
                <w:left w:val="none" w:sz="0" w:space="0" w:color="auto"/>
                <w:bottom w:val="none" w:sz="0" w:space="0" w:color="auto"/>
                <w:right w:val="none" w:sz="0" w:space="0" w:color="auto"/>
              </w:divBdr>
            </w:div>
            <w:div w:id="40595375">
              <w:marLeft w:val="0"/>
              <w:marRight w:val="0"/>
              <w:marTop w:val="0"/>
              <w:marBottom w:val="0"/>
              <w:divBdr>
                <w:top w:val="none" w:sz="0" w:space="0" w:color="auto"/>
                <w:left w:val="none" w:sz="0" w:space="0" w:color="auto"/>
                <w:bottom w:val="none" w:sz="0" w:space="0" w:color="auto"/>
                <w:right w:val="none" w:sz="0" w:space="0" w:color="auto"/>
              </w:divBdr>
            </w:div>
            <w:div w:id="88281797">
              <w:marLeft w:val="0"/>
              <w:marRight w:val="0"/>
              <w:marTop w:val="0"/>
              <w:marBottom w:val="0"/>
              <w:divBdr>
                <w:top w:val="none" w:sz="0" w:space="0" w:color="auto"/>
                <w:left w:val="none" w:sz="0" w:space="0" w:color="auto"/>
                <w:bottom w:val="none" w:sz="0" w:space="0" w:color="auto"/>
                <w:right w:val="none" w:sz="0" w:space="0" w:color="auto"/>
              </w:divBdr>
            </w:div>
            <w:div w:id="91513908">
              <w:marLeft w:val="0"/>
              <w:marRight w:val="0"/>
              <w:marTop w:val="0"/>
              <w:marBottom w:val="0"/>
              <w:divBdr>
                <w:top w:val="none" w:sz="0" w:space="0" w:color="auto"/>
                <w:left w:val="none" w:sz="0" w:space="0" w:color="auto"/>
                <w:bottom w:val="none" w:sz="0" w:space="0" w:color="auto"/>
                <w:right w:val="none" w:sz="0" w:space="0" w:color="auto"/>
              </w:divBdr>
            </w:div>
            <w:div w:id="191890164">
              <w:marLeft w:val="0"/>
              <w:marRight w:val="0"/>
              <w:marTop w:val="0"/>
              <w:marBottom w:val="0"/>
              <w:divBdr>
                <w:top w:val="none" w:sz="0" w:space="0" w:color="auto"/>
                <w:left w:val="none" w:sz="0" w:space="0" w:color="auto"/>
                <w:bottom w:val="none" w:sz="0" w:space="0" w:color="auto"/>
                <w:right w:val="none" w:sz="0" w:space="0" w:color="auto"/>
              </w:divBdr>
            </w:div>
            <w:div w:id="205222880">
              <w:marLeft w:val="0"/>
              <w:marRight w:val="0"/>
              <w:marTop w:val="0"/>
              <w:marBottom w:val="0"/>
              <w:divBdr>
                <w:top w:val="none" w:sz="0" w:space="0" w:color="auto"/>
                <w:left w:val="none" w:sz="0" w:space="0" w:color="auto"/>
                <w:bottom w:val="none" w:sz="0" w:space="0" w:color="auto"/>
                <w:right w:val="none" w:sz="0" w:space="0" w:color="auto"/>
              </w:divBdr>
            </w:div>
            <w:div w:id="221212538">
              <w:marLeft w:val="0"/>
              <w:marRight w:val="0"/>
              <w:marTop w:val="0"/>
              <w:marBottom w:val="0"/>
              <w:divBdr>
                <w:top w:val="none" w:sz="0" w:space="0" w:color="auto"/>
                <w:left w:val="none" w:sz="0" w:space="0" w:color="auto"/>
                <w:bottom w:val="none" w:sz="0" w:space="0" w:color="auto"/>
                <w:right w:val="none" w:sz="0" w:space="0" w:color="auto"/>
              </w:divBdr>
            </w:div>
            <w:div w:id="226693161">
              <w:marLeft w:val="0"/>
              <w:marRight w:val="0"/>
              <w:marTop w:val="0"/>
              <w:marBottom w:val="0"/>
              <w:divBdr>
                <w:top w:val="none" w:sz="0" w:space="0" w:color="auto"/>
                <w:left w:val="none" w:sz="0" w:space="0" w:color="auto"/>
                <w:bottom w:val="none" w:sz="0" w:space="0" w:color="auto"/>
                <w:right w:val="none" w:sz="0" w:space="0" w:color="auto"/>
              </w:divBdr>
            </w:div>
            <w:div w:id="306667491">
              <w:marLeft w:val="0"/>
              <w:marRight w:val="0"/>
              <w:marTop w:val="0"/>
              <w:marBottom w:val="0"/>
              <w:divBdr>
                <w:top w:val="none" w:sz="0" w:space="0" w:color="auto"/>
                <w:left w:val="none" w:sz="0" w:space="0" w:color="auto"/>
                <w:bottom w:val="none" w:sz="0" w:space="0" w:color="auto"/>
                <w:right w:val="none" w:sz="0" w:space="0" w:color="auto"/>
              </w:divBdr>
            </w:div>
            <w:div w:id="312030639">
              <w:marLeft w:val="0"/>
              <w:marRight w:val="0"/>
              <w:marTop w:val="0"/>
              <w:marBottom w:val="0"/>
              <w:divBdr>
                <w:top w:val="none" w:sz="0" w:space="0" w:color="auto"/>
                <w:left w:val="none" w:sz="0" w:space="0" w:color="auto"/>
                <w:bottom w:val="none" w:sz="0" w:space="0" w:color="auto"/>
                <w:right w:val="none" w:sz="0" w:space="0" w:color="auto"/>
              </w:divBdr>
            </w:div>
            <w:div w:id="383717706">
              <w:marLeft w:val="0"/>
              <w:marRight w:val="0"/>
              <w:marTop w:val="0"/>
              <w:marBottom w:val="0"/>
              <w:divBdr>
                <w:top w:val="none" w:sz="0" w:space="0" w:color="auto"/>
                <w:left w:val="none" w:sz="0" w:space="0" w:color="auto"/>
                <w:bottom w:val="none" w:sz="0" w:space="0" w:color="auto"/>
                <w:right w:val="none" w:sz="0" w:space="0" w:color="auto"/>
              </w:divBdr>
            </w:div>
            <w:div w:id="412703770">
              <w:marLeft w:val="0"/>
              <w:marRight w:val="0"/>
              <w:marTop w:val="0"/>
              <w:marBottom w:val="0"/>
              <w:divBdr>
                <w:top w:val="none" w:sz="0" w:space="0" w:color="auto"/>
                <w:left w:val="none" w:sz="0" w:space="0" w:color="auto"/>
                <w:bottom w:val="none" w:sz="0" w:space="0" w:color="auto"/>
                <w:right w:val="none" w:sz="0" w:space="0" w:color="auto"/>
              </w:divBdr>
            </w:div>
            <w:div w:id="414395954">
              <w:marLeft w:val="0"/>
              <w:marRight w:val="0"/>
              <w:marTop w:val="0"/>
              <w:marBottom w:val="0"/>
              <w:divBdr>
                <w:top w:val="none" w:sz="0" w:space="0" w:color="auto"/>
                <w:left w:val="none" w:sz="0" w:space="0" w:color="auto"/>
                <w:bottom w:val="none" w:sz="0" w:space="0" w:color="auto"/>
                <w:right w:val="none" w:sz="0" w:space="0" w:color="auto"/>
              </w:divBdr>
            </w:div>
            <w:div w:id="426198276">
              <w:marLeft w:val="0"/>
              <w:marRight w:val="0"/>
              <w:marTop w:val="0"/>
              <w:marBottom w:val="0"/>
              <w:divBdr>
                <w:top w:val="none" w:sz="0" w:space="0" w:color="auto"/>
                <w:left w:val="none" w:sz="0" w:space="0" w:color="auto"/>
                <w:bottom w:val="none" w:sz="0" w:space="0" w:color="auto"/>
                <w:right w:val="none" w:sz="0" w:space="0" w:color="auto"/>
              </w:divBdr>
            </w:div>
            <w:div w:id="436828528">
              <w:marLeft w:val="0"/>
              <w:marRight w:val="0"/>
              <w:marTop w:val="0"/>
              <w:marBottom w:val="0"/>
              <w:divBdr>
                <w:top w:val="none" w:sz="0" w:space="0" w:color="auto"/>
                <w:left w:val="none" w:sz="0" w:space="0" w:color="auto"/>
                <w:bottom w:val="none" w:sz="0" w:space="0" w:color="auto"/>
                <w:right w:val="none" w:sz="0" w:space="0" w:color="auto"/>
              </w:divBdr>
            </w:div>
            <w:div w:id="449057993">
              <w:marLeft w:val="0"/>
              <w:marRight w:val="0"/>
              <w:marTop w:val="0"/>
              <w:marBottom w:val="0"/>
              <w:divBdr>
                <w:top w:val="none" w:sz="0" w:space="0" w:color="auto"/>
                <w:left w:val="none" w:sz="0" w:space="0" w:color="auto"/>
                <w:bottom w:val="none" w:sz="0" w:space="0" w:color="auto"/>
                <w:right w:val="none" w:sz="0" w:space="0" w:color="auto"/>
              </w:divBdr>
            </w:div>
            <w:div w:id="452409312">
              <w:marLeft w:val="0"/>
              <w:marRight w:val="0"/>
              <w:marTop w:val="0"/>
              <w:marBottom w:val="0"/>
              <w:divBdr>
                <w:top w:val="none" w:sz="0" w:space="0" w:color="auto"/>
                <w:left w:val="none" w:sz="0" w:space="0" w:color="auto"/>
                <w:bottom w:val="none" w:sz="0" w:space="0" w:color="auto"/>
                <w:right w:val="none" w:sz="0" w:space="0" w:color="auto"/>
              </w:divBdr>
            </w:div>
            <w:div w:id="492993798">
              <w:marLeft w:val="0"/>
              <w:marRight w:val="0"/>
              <w:marTop w:val="0"/>
              <w:marBottom w:val="0"/>
              <w:divBdr>
                <w:top w:val="none" w:sz="0" w:space="0" w:color="auto"/>
                <w:left w:val="none" w:sz="0" w:space="0" w:color="auto"/>
                <w:bottom w:val="none" w:sz="0" w:space="0" w:color="auto"/>
                <w:right w:val="none" w:sz="0" w:space="0" w:color="auto"/>
              </w:divBdr>
            </w:div>
            <w:div w:id="504370708">
              <w:marLeft w:val="0"/>
              <w:marRight w:val="0"/>
              <w:marTop w:val="0"/>
              <w:marBottom w:val="0"/>
              <w:divBdr>
                <w:top w:val="none" w:sz="0" w:space="0" w:color="auto"/>
                <w:left w:val="none" w:sz="0" w:space="0" w:color="auto"/>
                <w:bottom w:val="none" w:sz="0" w:space="0" w:color="auto"/>
                <w:right w:val="none" w:sz="0" w:space="0" w:color="auto"/>
              </w:divBdr>
            </w:div>
            <w:div w:id="550849418">
              <w:marLeft w:val="0"/>
              <w:marRight w:val="0"/>
              <w:marTop w:val="0"/>
              <w:marBottom w:val="0"/>
              <w:divBdr>
                <w:top w:val="none" w:sz="0" w:space="0" w:color="auto"/>
                <w:left w:val="none" w:sz="0" w:space="0" w:color="auto"/>
                <w:bottom w:val="none" w:sz="0" w:space="0" w:color="auto"/>
                <w:right w:val="none" w:sz="0" w:space="0" w:color="auto"/>
              </w:divBdr>
            </w:div>
            <w:div w:id="551308032">
              <w:marLeft w:val="0"/>
              <w:marRight w:val="0"/>
              <w:marTop w:val="0"/>
              <w:marBottom w:val="0"/>
              <w:divBdr>
                <w:top w:val="none" w:sz="0" w:space="0" w:color="auto"/>
                <w:left w:val="none" w:sz="0" w:space="0" w:color="auto"/>
                <w:bottom w:val="none" w:sz="0" w:space="0" w:color="auto"/>
                <w:right w:val="none" w:sz="0" w:space="0" w:color="auto"/>
              </w:divBdr>
            </w:div>
            <w:div w:id="561602949">
              <w:marLeft w:val="0"/>
              <w:marRight w:val="0"/>
              <w:marTop w:val="0"/>
              <w:marBottom w:val="0"/>
              <w:divBdr>
                <w:top w:val="none" w:sz="0" w:space="0" w:color="auto"/>
                <w:left w:val="none" w:sz="0" w:space="0" w:color="auto"/>
                <w:bottom w:val="none" w:sz="0" w:space="0" w:color="auto"/>
                <w:right w:val="none" w:sz="0" w:space="0" w:color="auto"/>
              </w:divBdr>
            </w:div>
            <w:div w:id="605311084">
              <w:marLeft w:val="0"/>
              <w:marRight w:val="0"/>
              <w:marTop w:val="0"/>
              <w:marBottom w:val="0"/>
              <w:divBdr>
                <w:top w:val="none" w:sz="0" w:space="0" w:color="auto"/>
                <w:left w:val="none" w:sz="0" w:space="0" w:color="auto"/>
                <w:bottom w:val="none" w:sz="0" w:space="0" w:color="auto"/>
                <w:right w:val="none" w:sz="0" w:space="0" w:color="auto"/>
              </w:divBdr>
            </w:div>
            <w:div w:id="617489658">
              <w:marLeft w:val="0"/>
              <w:marRight w:val="0"/>
              <w:marTop w:val="0"/>
              <w:marBottom w:val="0"/>
              <w:divBdr>
                <w:top w:val="none" w:sz="0" w:space="0" w:color="auto"/>
                <w:left w:val="none" w:sz="0" w:space="0" w:color="auto"/>
                <w:bottom w:val="none" w:sz="0" w:space="0" w:color="auto"/>
                <w:right w:val="none" w:sz="0" w:space="0" w:color="auto"/>
              </w:divBdr>
            </w:div>
            <w:div w:id="629287058">
              <w:marLeft w:val="0"/>
              <w:marRight w:val="0"/>
              <w:marTop w:val="0"/>
              <w:marBottom w:val="0"/>
              <w:divBdr>
                <w:top w:val="none" w:sz="0" w:space="0" w:color="auto"/>
                <w:left w:val="none" w:sz="0" w:space="0" w:color="auto"/>
                <w:bottom w:val="none" w:sz="0" w:space="0" w:color="auto"/>
                <w:right w:val="none" w:sz="0" w:space="0" w:color="auto"/>
              </w:divBdr>
            </w:div>
            <w:div w:id="651451468">
              <w:marLeft w:val="0"/>
              <w:marRight w:val="0"/>
              <w:marTop w:val="0"/>
              <w:marBottom w:val="0"/>
              <w:divBdr>
                <w:top w:val="none" w:sz="0" w:space="0" w:color="auto"/>
                <w:left w:val="none" w:sz="0" w:space="0" w:color="auto"/>
                <w:bottom w:val="none" w:sz="0" w:space="0" w:color="auto"/>
                <w:right w:val="none" w:sz="0" w:space="0" w:color="auto"/>
              </w:divBdr>
            </w:div>
            <w:div w:id="653534925">
              <w:marLeft w:val="0"/>
              <w:marRight w:val="0"/>
              <w:marTop w:val="0"/>
              <w:marBottom w:val="0"/>
              <w:divBdr>
                <w:top w:val="none" w:sz="0" w:space="0" w:color="auto"/>
                <w:left w:val="none" w:sz="0" w:space="0" w:color="auto"/>
                <w:bottom w:val="none" w:sz="0" w:space="0" w:color="auto"/>
                <w:right w:val="none" w:sz="0" w:space="0" w:color="auto"/>
              </w:divBdr>
            </w:div>
            <w:div w:id="680081183">
              <w:marLeft w:val="0"/>
              <w:marRight w:val="0"/>
              <w:marTop w:val="0"/>
              <w:marBottom w:val="0"/>
              <w:divBdr>
                <w:top w:val="none" w:sz="0" w:space="0" w:color="auto"/>
                <w:left w:val="none" w:sz="0" w:space="0" w:color="auto"/>
                <w:bottom w:val="none" w:sz="0" w:space="0" w:color="auto"/>
                <w:right w:val="none" w:sz="0" w:space="0" w:color="auto"/>
              </w:divBdr>
            </w:div>
            <w:div w:id="684594914">
              <w:marLeft w:val="0"/>
              <w:marRight w:val="0"/>
              <w:marTop w:val="0"/>
              <w:marBottom w:val="0"/>
              <w:divBdr>
                <w:top w:val="none" w:sz="0" w:space="0" w:color="auto"/>
                <w:left w:val="none" w:sz="0" w:space="0" w:color="auto"/>
                <w:bottom w:val="none" w:sz="0" w:space="0" w:color="auto"/>
                <w:right w:val="none" w:sz="0" w:space="0" w:color="auto"/>
              </w:divBdr>
            </w:div>
            <w:div w:id="692733496">
              <w:marLeft w:val="0"/>
              <w:marRight w:val="0"/>
              <w:marTop w:val="0"/>
              <w:marBottom w:val="0"/>
              <w:divBdr>
                <w:top w:val="none" w:sz="0" w:space="0" w:color="auto"/>
                <w:left w:val="none" w:sz="0" w:space="0" w:color="auto"/>
                <w:bottom w:val="none" w:sz="0" w:space="0" w:color="auto"/>
                <w:right w:val="none" w:sz="0" w:space="0" w:color="auto"/>
              </w:divBdr>
            </w:div>
            <w:div w:id="751702646">
              <w:marLeft w:val="0"/>
              <w:marRight w:val="0"/>
              <w:marTop w:val="0"/>
              <w:marBottom w:val="0"/>
              <w:divBdr>
                <w:top w:val="none" w:sz="0" w:space="0" w:color="auto"/>
                <w:left w:val="none" w:sz="0" w:space="0" w:color="auto"/>
                <w:bottom w:val="none" w:sz="0" w:space="0" w:color="auto"/>
                <w:right w:val="none" w:sz="0" w:space="0" w:color="auto"/>
              </w:divBdr>
            </w:div>
            <w:div w:id="808984696">
              <w:marLeft w:val="0"/>
              <w:marRight w:val="0"/>
              <w:marTop w:val="0"/>
              <w:marBottom w:val="0"/>
              <w:divBdr>
                <w:top w:val="none" w:sz="0" w:space="0" w:color="auto"/>
                <w:left w:val="none" w:sz="0" w:space="0" w:color="auto"/>
                <w:bottom w:val="none" w:sz="0" w:space="0" w:color="auto"/>
                <w:right w:val="none" w:sz="0" w:space="0" w:color="auto"/>
              </w:divBdr>
            </w:div>
            <w:div w:id="811023159">
              <w:marLeft w:val="0"/>
              <w:marRight w:val="0"/>
              <w:marTop w:val="0"/>
              <w:marBottom w:val="0"/>
              <w:divBdr>
                <w:top w:val="none" w:sz="0" w:space="0" w:color="auto"/>
                <w:left w:val="none" w:sz="0" w:space="0" w:color="auto"/>
                <w:bottom w:val="none" w:sz="0" w:space="0" w:color="auto"/>
                <w:right w:val="none" w:sz="0" w:space="0" w:color="auto"/>
              </w:divBdr>
              <w:divsChild>
                <w:div w:id="30304132">
                  <w:marLeft w:val="0"/>
                  <w:marRight w:val="0"/>
                  <w:marTop w:val="0"/>
                  <w:marBottom w:val="0"/>
                  <w:divBdr>
                    <w:top w:val="none" w:sz="0" w:space="0" w:color="auto"/>
                    <w:left w:val="none" w:sz="0" w:space="0" w:color="auto"/>
                    <w:bottom w:val="none" w:sz="0" w:space="0" w:color="auto"/>
                    <w:right w:val="none" w:sz="0" w:space="0" w:color="auto"/>
                  </w:divBdr>
                </w:div>
                <w:div w:id="80415463">
                  <w:marLeft w:val="0"/>
                  <w:marRight w:val="0"/>
                  <w:marTop w:val="0"/>
                  <w:marBottom w:val="0"/>
                  <w:divBdr>
                    <w:top w:val="none" w:sz="0" w:space="0" w:color="auto"/>
                    <w:left w:val="none" w:sz="0" w:space="0" w:color="auto"/>
                    <w:bottom w:val="none" w:sz="0" w:space="0" w:color="auto"/>
                    <w:right w:val="none" w:sz="0" w:space="0" w:color="auto"/>
                  </w:divBdr>
                </w:div>
                <w:div w:id="112213285">
                  <w:marLeft w:val="0"/>
                  <w:marRight w:val="0"/>
                  <w:marTop w:val="0"/>
                  <w:marBottom w:val="0"/>
                  <w:divBdr>
                    <w:top w:val="none" w:sz="0" w:space="0" w:color="auto"/>
                    <w:left w:val="none" w:sz="0" w:space="0" w:color="auto"/>
                    <w:bottom w:val="none" w:sz="0" w:space="0" w:color="auto"/>
                    <w:right w:val="none" w:sz="0" w:space="0" w:color="auto"/>
                  </w:divBdr>
                </w:div>
                <w:div w:id="115296489">
                  <w:marLeft w:val="0"/>
                  <w:marRight w:val="0"/>
                  <w:marTop w:val="0"/>
                  <w:marBottom w:val="0"/>
                  <w:divBdr>
                    <w:top w:val="none" w:sz="0" w:space="0" w:color="auto"/>
                    <w:left w:val="none" w:sz="0" w:space="0" w:color="auto"/>
                    <w:bottom w:val="none" w:sz="0" w:space="0" w:color="auto"/>
                    <w:right w:val="none" w:sz="0" w:space="0" w:color="auto"/>
                  </w:divBdr>
                </w:div>
                <w:div w:id="142087688">
                  <w:marLeft w:val="0"/>
                  <w:marRight w:val="0"/>
                  <w:marTop w:val="0"/>
                  <w:marBottom w:val="0"/>
                  <w:divBdr>
                    <w:top w:val="none" w:sz="0" w:space="0" w:color="auto"/>
                    <w:left w:val="none" w:sz="0" w:space="0" w:color="auto"/>
                    <w:bottom w:val="none" w:sz="0" w:space="0" w:color="auto"/>
                    <w:right w:val="none" w:sz="0" w:space="0" w:color="auto"/>
                  </w:divBdr>
                </w:div>
                <w:div w:id="219443749">
                  <w:marLeft w:val="0"/>
                  <w:marRight w:val="0"/>
                  <w:marTop w:val="0"/>
                  <w:marBottom w:val="0"/>
                  <w:divBdr>
                    <w:top w:val="none" w:sz="0" w:space="0" w:color="auto"/>
                    <w:left w:val="none" w:sz="0" w:space="0" w:color="auto"/>
                    <w:bottom w:val="none" w:sz="0" w:space="0" w:color="auto"/>
                    <w:right w:val="none" w:sz="0" w:space="0" w:color="auto"/>
                  </w:divBdr>
                </w:div>
                <w:div w:id="276641809">
                  <w:marLeft w:val="0"/>
                  <w:marRight w:val="0"/>
                  <w:marTop w:val="0"/>
                  <w:marBottom w:val="0"/>
                  <w:divBdr>
                    <w:top w:val="none" w:sz="0" w:space="0" w:color="auto"/>
                    <w:left w:val="none" w:sz="0" w:space="0" w:color="auto"/>
                    <w:bottom w:val="none" w:sz="0" w:space="0" w:color="auto"/>
                    <w:right w:val="none" w:sz="0" w:space="0" w:color="auto"/>
                  </w:divBdr>
                </w:div>
                <w:div w:id="309018253">
                  <w:marLeft w:val="0"/>
                  <w:marRight w:val="0"/>
                  <w:marTop w:val="0"/>
                  <w:marBottom w:val="0"/>
                  <w:divBdr>
                    <w:top w:val="none" w:sz="0" w:space="0" w:color="auto"/>
                    <w:left w:val="none" w:sz="0" w:space="0" w:color="auto"/>
                    <w:bottom w:val="none" w:sz="0" w:space="0" w:color="auto"/>
                    <w:right w:val="none" w:sz="0" w:space="0" w:color="auto"/>
                  </w:divBdr>
                </w:div>
                <w:div w:id="376901437">
                  <w:marLeft w:val="0"/>
                  <w:marRight w:val="0"/>
                  <w:marTop w:val="0"/>
                  <w:marBottom w:val="0"/>
                  <w:divBdr>
                    <w:top w:val="none" w:sz="0" w:space="0" w:color="auto"/>
                    <w:left w:val="none" w:sz="0" w:space="0" w:color="auto"/>
                    <w:bottom w:val="none" w:sz="0" w:space="0" w:color="auto"/>
                    <w:right w:val="none" w:sz="0" w:space="0" w:color="auto"/>
                  </w:divBdr>
                </w:div>
                <w:div w:id="492919283">
                  <w:marLeft w:val="0"/>
                  <w:marRight w:val="0"/>
                  <w:marTop w:val="0"/>
                  <w:marBottom w:val="0"/>
                  <w:divBdr>
                    <w:top w:val="none" w:sz="0" w:space="0" w:color="auto"/>
                    <w:left w:val="none" w:sz="0" w:space="0" w:color="auto"/>
                    <w:bottom w:val="none" w:sz="0" w:space="0" w:color="auto"/>
                    <w:right w:val="none" w:sz="0" w:space="0" w:color="auto"/>
                  </w:divBdr>
                </w:div>
                <w:div w:id="508177803">
                  <w:marLeft w:val="0"/>
                  <w:marRight w:val="0"/>
                  <w:marTop w:val="0"/>
                  <w:marBottom w:val="0"/>
                  <w:divBdr>
                    <w:top w:val="none" w:sz="0" w:space="0" w:color="auto"/>
                    <w:left w:val="none" w:sz="0" w:space="0" w:color="auto"/>
                    <w:bottom w:val="none" w:sz="0" w:space="0" w:color="auto"/>
                    <w:right w:val="none" w:sz="0" w:space="0" w:color="auto"/>
                  </w:divBdr>
                </w:div>
                <w:div w:id="536963937">
                  <w:marLeft w:val="0"/>
                  <w:marRight w:val="0"/>
                  <w:marTop w:val="0"/>
                  <w:marBottom w:val="0"/>
                  <w:divBdr>
                    <w:top w:val="none" w:sz="0" w:space="0" w:color="auto"/>
                    <w:left w:val="none" w:sz="0" w:space="0" w:color="auto"/>
                    <w:bottom w:val="none" w:sz="0" w:space="0" w:color="auto"/>
                    <w:right w:val="none" w:sz="0" w:space="0" w:color="auto"/>
                  </w:divBdr>
                </w:div>
                <w:div w:id="542212041">
                  <w:marLeft w:val="0"/>
                  <w:marRight w:val="0"/>
                  <w:marTop w:val="0"/>
                  <w:marBottom w:val="0"/>
                  <w:divBdr>
                    <w:top w:val="none" w:sz="0" w:space="0" w:color="auto"/>
                    <w:left w:val="none" w:sz="0" w:space="0" w:color="auto"/>
                    <w:bottom w:val="none" w:sz="0" w:space="0" w:color="auto"/>
                    <w:right w:val="none" w:sz="0" w:space="0" w:color="auto"/>
                  </w:divBdr>
                </w:div>
                <w:div w:id="554657054">
                  <w:marLeft w:val="0"/>
                  <w:marRight w:val="0"/>
                  <w:marTop w:val="0"/>
                  <w:marBottom w:val="0"/>
                  <w:divBdr>
                    <w:top w:val="none" w:sz="0" w:space="0" w:color="auto"/>
                    <w:left w:val="none" w:sz="0" w:space="0" w:color="auto"/>
                    <w:bottom w:val="none" w:sz="0" w:space="0" w:color="auto"/>
                    <w:right w:val="none" w:sz="0" w:space="0" w:color="auto"/>
                  </w:divBdr>
                </w:div>
                <w:div w:id="575896411">
                  <w:marLeft w:val="0"/>
                  <w:marRight w:val="0"/>
                  <w:marTop w:val="0"/>
                  <w:marBottom w:val="0"/>
                  <w:divBdr>
                    <w:top w:val="none" w:sz="0" w:space="0" w:color="auto"/>
                    <w:left w:val="none" w:sz="0" w:space="0" w:color="auto"/>
                    <w:bottom w:val="none" w:sz="0" w:space="0" w:color="auto"/>
                    <w:right w:val="none" w:sz="0" w:space="0" w:color="auto"/>
                  </w:divBdr>
                </w:div>
                <w:div w:id="601843559">
                  <w:marLeft w:val="0"/>
                  <w:marRight w:val="0"/>
                  <w:marTop w:val="0"/>
                  <w:marBottom w:val="0"/>
                  <w:divBdr>
                    <w:top w:val="none" w:sz="0" w:space="0" w:color="auto"/>
                    <w:left w:val="none" w:sz="0" w:space="0" w:color="auto"/>
                    <w:bottom w:val="none" w:sz="0" w:space="0" w:color="auto"/>
                    <w:right w:val="none" w:sz="0" w:space="0" w:color="auto"/>
                  </w:divBdr>
                </w:div>
                <w:div w:id="615257877">
                  <w:marLeft w:val="0"/>
                  <w:marRight w:val="0"/>
                  <w:marTop w:val="0"/>
                  <w:marBottom w:val="0"/>
                  <w:divBdr>
                    <w:top w:val="none" w:sz="0" w:space="0" w:color="auto"/>
                    <w:left w:val="none" w:sz="0" w:space="0" w:color="auto"/>
                    <w:bottom w:val="none" w:sz="0" w:space="0" w:color="auto"/>
                    <w:right w:val="none" w:sz="0" w:space="0" w:color="auto"/>
                  </w:divBdr>
                </w:div>
                <w:div w:id="674458072">
                  <w:marLeft w:val="0"/>
                  <w:marRight w:val="0"/>
                  <w:marTop w:val="0"/>
                  <w:marBottom w:val="0"/>
                  <w:divBdr>
                    <w:top w:val="none" w:sz="0" w:space="0" w:color="auto"/>
                    <w:left w:val="none" w:sz="0" w:space="0" w:color="auto"/>
                    <w:bottom w:val="none" w:sz="0" w:space="0" w:color="auto"/>
                    <w:right w:val="none" w:sz="0" w:space="0" w:color="auto"/>
                  </w:divBdr>
                </w:div>
                <w:div w:id="757672618">
                  <w:marLeft w:val="0"/>
                  <w:marRight w:val="0"/>
                  <w:marTop w:val="0"/>
                  <w:marBottom w:val="0"/>
                  <w:divBdr>
                    <w:top w:val="none" w:sz="0" w:space="0" w:color="auto"/>
                    <w:left w:val="none" w:sz="0" w:space="0" w:color="auto"/>
                    <w:bottom w:val="none" w:sz="0" w:space="0" w:color="auto"/>
                    <w:right w:val="none" w:sz="0" w:space="0" w:color="auto"/>
                  </w:divBdr>
                </w:div>
                <w:div w:id="793838604">
                  <w:marLeft w:val="0"/>
                  <w:marRight w:val="0"/>
                  <w:marTop w:val="0"/>
                  <w:marBottom w:val="0"/>
                  <w:divBdr>
                    <w:top w:val="none" w:sz="0" w:space="0" w:color="auto"/>
                    <w:left w:val="none" w:sz="0" w:space="0" w:color="auto"/>
                    <w:bottom w:val="none" w:sz="0" w:space="0" w:color="auto"/>
                    <w:right w:val="none" w:sz="0" w:space="0" w:color="auto"/>
                  </w:divBdr>
                </w:div>
                <w:div w:id="821391599">
                  <w:marLeft w:val="0"/>
                  <w:marRight w:val="0"/>
                  <w:marTop w:val="0"/>
                  <w:marBottom w:val="0"/>
                  <w:divBdr>
                    <w:top w:val="none" w:sz="0" w:space="0" w:color="auto"/>
                    <w:left w:val="none" w:sz="0" w:space="0" w:color="auto"/>
                    <w:bottom w:val="none" w:sz="0" w:space="0" w:color="auto"/>
                    <w:right w:val="none" w:sz="0" w:space="0" w:color="auto"/>
                  </w:divBdr>
                </w:div>
                <w:div w:id="944311527">
                  <w:marLeft w:val="0"/>
                  <w:marRight w:val="0"/>
                  <w:marTop w:val="0"/>
                  <w:marBottom w:val="0"/>
                  <w:divBdr>
                    <w:top w:val="none" w:sz="0" w:space="0" w:color="auto"/>
                    <w:left w:val="none" w:sz="0" w:space="0" w:color="auto"/>
                    <w:bottom w:val="none" w:sz="0" w:space="0" w:color="auto"/>
                    <w:right w:val="none" w:sz="0" w:space="0" w:color="auto"/>
                  </w:divBdr>
                </w:div>
                <w:div w:id="957562197">
                  <w:marLeft w:val="0"/>
                  <w:marRight w:val="0"/>
                  <w:marTop w:val="0"/>
                  <w:marBottom w:val="0"/>
                  <w:divBdr>
                    <w:top w:val="none" w:sz="0" w:space="0" w:color="auto"/>
                    <w:left w:val="none" w:sz="0" w:space="0" w:color="auto"/>
                    <w:bottom w:val="none" w:sz="0" w:space="0" w:color="auto"/>
                    <w:right w:val="none" w:sz="0" w:space="0" w:color="auto"/>
                  </w:divBdr>
                </w:div>
                <w:div w:id="966353096">
                  <w:marLeft w:val="0"/>
                  <w:marRight w:val="0"/>
                  <w:marTop w:val="0"/>
                  <w:marBottom w:val="0"/>
                  <w:divBdr>
                    <w:top w:val="none" w:sz="0" w:space="0" w:color="auto"/>
                    <w:left w:val="none" w:sz="0" w:space="0" w:color="auto"/>
                    <w:bottom w:val="none" w:sz="0" w:space="0" w:color="auto"/>
                    <w:right w:val="none" w:sz="0" w:space="0" w:color="auto"/>
                  </w:divBdr>
                </w:div>
                <w:div w:id="1004823400">
                  <w:marLeft w:val="0"/>
                  <w:marRight w:val="0"/>
                  <w:marTop w:val="0"/>
                  <w:marBottom w:val="0"/>
                  <w:divBdr>
                    <w:top w:val="none" w:sz="0" w:space="0" w:color="auto"/>
                    <w:left w:val="none" w:sz="0" w:space="0" w:color="auto"/>
                    <w:bottom w:val="none" w:sz="0" w:space="0" w:color="auto"/>
                    <w:right w:val="none" w:sz="0" w:space="0" w:color="auto"/>
                  </w:divBdr>
                </w:div>
                <w:div w:id="1027636700">
                  <w:marLeft w:val="0"/>
                  <w:marRight w:val="0"/>
                  <w:marTop w:val="0"/>
                  <w:marBottom w:val="0"/>
                  <w:divBdr>
                    <w:top w:val="none" w:sz="0" w:space="0" w:color="auto"/>
                    <w:left w:val="none" w:sz="0" w:space="0" w:color="auto"/>
                    <w:bottom w:val="none" w:sz="0" w:space="0" w:color="auto"/>
                    <w:right w:val="none" w:sz="0" w:space="0" w:color="auto"/>
                  </w:divBdr>
                </w:div>
                <w:div w:id="1027677721">
                  <w:marLeft w:val="0"/>
                  <w:marRight w:val="0"/>
                  <w:marTop w:val="0"/>
                  <w:marBottom w:val="0"/>
                  <w:divBdr>
                    <w:top w:val="none" w:sz="0" w:space="0" w:color="auto"/>
                    <w:left w:val="none" w:sz="0" w:space="0" w:color="auto"/>
                    <w:bottom w:val="none" w:sz="0" w:space="0" w:color="auto"/>
                    <w:right w:val="none" w:sz="0" w:space="0" w:color="auto"/>
                  </w:divBdr>
                </w:div>
                <w:div w:id="1040205795">
                  <w:marLeft w:val="0"/>
                  <w:marRight w:val="0"/>
                  <w:marTop w:val="0"/>
                  <w:marBottom w:val="0"/>
                  <w:divBdr>
                    <w:top w:val="none" w:sz="0" w:space="0" w:color="auto"/>
                    <w:left w:val="none" w:sz="0" w:space="0" w:color="auto"/>
                    <w:bottom w:val="none" w:sz="0" w:space="0" w:color="auto"/>
                    <w:right w:val="none" w:sz="0" w:space="0" w:color="auto"/>
                  </w:divBdr>
                </w:div>
                <w:div w:id="1045569569">
                  <w:marLeft w:val="0"/>
                  <w:marRight w:val="0"/>
                  <w:marTop w:val="0"/>
                  <w:marBottom w:val="0"/>
                  <w:divBdr>
                    <w:top w:val="none" w:sz="0" w:space="0" w:color="auto"/>
                    <w:left w:val="none" w:sz="0" w:space="0" w:color="auto"/>
                    <w:bottom w:val="none" w:sz="0" w:space="0" w:color="auto"/>
                    <w:right w:val="none" w:sz="0" w:space="0" w:color="auto"/>
                  </w:divBdr>
                </w:div>
                <w:div w:id="1084883613">
                  <w:marLeft w:val="0"/>
                  <w:marRight w:val="0"/>
                  <w:marTop w:val="0"/>
                  <w:marBottom w:val="0"/>
                  <w:divBdr>
                    <w:top w:val="none" w:sz="0" w:space="0" w:color="auto"/>
                    <w:left w:val="none" w:sz="0" w:space="0" w:color="auto"/>
                    <w:bottom w:val="none" w:sz="0" w:space="0" w:color="auto"/>
                    <w:right w:val="none" w:sz="0" w:space="0" w:color="auto"/>
                  </w:divBdr>
                </w:div>
                <w:div w:id="1109544900">
                  <w:marLeft w:val="0"/>
                  <w:marRight w:val="0"/>
                  <w:marTop w:val="0"/>
                  <w:marBottom w:val="0"/>
                  <w:divBdr>
                    <w:top w:val="none" w:sz="0" w:space="0" w:color="auto"/>
                    <w:left w:val="none" w:sz="0" w:space="0" w:color="auto"/>
                    <w:bottom w:val="none" w:sz="0" w:space="0" w:color="auto"/>
                    <w:right w:val="none" w:sz="0" w:space="0" w:color="auto"/>
                  </w:divBdr>
                </w:div>
                <w:div w:id="1186745514">
                  <w:marLeft w:val="0"/>
                  <w:marRight w:val="0"/>
                  <w:marTop w:val="0"/>
                  <w:marBottom w:val="0"/>
                  <w:divBdr>
                    <w:top w:val="none" w:sz="0" w:space="0" w:color="auto"/>
                    <w:left w:val="none" w:sz="0" w:space="0" w:color="auto"/>
                    <w:bottom w:val="none" w:sz="0" w:space="0" w:color="auto"/>
                    <w:right w:val="none" w:sz="0" w:space="0" w:color="auto"/>
                  </w:divBdr>
                </w:div>
                <w:div w:id="1291060478">
                  <w:marLeft w:val="0"/>
                  <w:marRight w:val="0"/>
                  <w:marTop w:val="0"/>
                  <w:marBottom w:val="0"/>
                  <w:divBdr>
                    <w:top w:val="none" w:sz="0" w:space="0" w:color="auto"/>
                    <w:left w:val="none" w:sz="0" w:space="0" w:color="auto"/>
                    <w:bottom w:val="none" w:sz="0" w:space="0" w:color="auto"/>
                    <w:right w:val="none" w:sz="0" w:space="0" w:color="auto"/>
                  </w:divBdr>
                </w:div>
                <w:div w:id="1306008289">
                  <w:marLeft w:val="0"/>
                  <w:marRight w:val="0"/>
                  <w:marTop w:val="0"/>
                  <w:marBottom w:val="0"/>
                  <w:divBdr>
                    <w:top w:val="none" w:sz="0" w:space="0" w:color="auto"/>
                    <w:left w:val="none" w:sz="0" w:space="0" w:color="auto"/>
                    <w:bottom w:val="none" w:sz="0" w:space="0" w:color="auto"/>
                    <w:right w:val="none" w:sz="0" w:space="0" w:color="auto"/>
                  </w:divBdr>
                </w:div>
                <w:div w:id="1392191025">
                  <w:marLeft w:val="0"/>
                  <w:marRight w:val="0"/>
                  <w:marTop w:val="0"/>
                  <w:marBottom w:val="0"/>
                  <w:divBdr>
                    <w:top w:val="none" w:sz="0" w:space="0" w:color="auto"/>
                    <w:left w:val="none" w:sz="0" w:space="0" w:color="auto"/>
                    <w:bottom w:val="none" w:sz="0" w:space="0" w:color="auto"/>
                    <w:right w:val="none" w:sz="0" w:space="0" w:color="auto"/>
                  </w:divBdr>
                </w:div>
                <w:div w:id="1413311982">
                  <w:marLeft w:val="0"/>
                  <w:marRight w:val="0"/>
                  <w:marTop w:val="0"/>
                  <w:marBottom w:val="0"/>
                  <w:divBdr>
                    <w:top w:val="none" w:sz="0" w:space="0" w:color="auto"/>
                    <w:left w:val="none" w:sz="0" w:space="0" w:color="auto"/>
                    <w:bottom w:val="none" w:sz="0" w:space="0" w:color="auto"/>
                    <w:right w:val="none" w:sz="0" w:space="0" w:color="auto"/>
                  </w:divBdr>
                </w:div>
                <w:div w:id="1491094134">
                  <w:marLeft w:val="0"/>
                  <w:marRight w:val="0"/>
                  <w:marTop w:val="0"/>
                  <w:marBottom w:val="0"/>
                  <w:divBdr>
                    <w:top w:val="none" w:sz="0" w:space="0" w:color="auto"/>
                    <w:left w:val="none" w:sz="0" w:space="0" w:color="auto"/>
                    <w:bottom w:val="none" w:sz="0" w:space="0" w:color="auto"/>
                    <w:right w:val="none" w:sz="0" w:space="0" w:color="auto"/>
                  </w:divBdr>
                </w:div>
                <w:div w:id="1513296631">
                  <w:marLeft w:val="0"/>
                  <w:marRight w:val="0"/>
                  <w:marTop w:val="0"/>
                  <w:marBottom w:val="0"/>
                  <w:divBdr>
                    <w:top w:val="none" w:sz="0" w:space="0" w:color="auto"/>
                    <w:left w:val="none" w:sz="0" w:space="0" w:color="auto"/>
                    <w:bottom w:val="none" w:sz="0" w:space="0" w:color="auto"/>
                    <w:right w:val="none" w:sz="0" w:space="0" w:color="auto"/>
                  </w:divBdr>
                </w:div>
                <w:div w:id="1591819033">
                  <w:marLeft w:val="0"/>
                  <w:marRight w:val="0"/>
                  <w:marTop w:val="0"/>
                  <w:marBottom w:val="0"/>
                  <w:divBdr>
                    <w:top w:val="none" w:sz="0" w:space="0" w:color="auto"/>
                    <w:left w:val="none" w:sz="0" w:space="0" w:color="auto"/>
                    <w:bottom w:val="none" w:sz="0" w:space="0" w:color="auto"/>
                    <w:right w:val="none" w:sz="0" w:space="0" w:color="auto"/>
                  </w:divBdr>
                </w:div>
                <w:div w:id="1725255065">
                  <w:marLeft w:val="0"/>
                  <w:marRight w:val="0"/>
                  <w:marTop w:val="0"/>
                  <w:marBottom w:val="0"/>
                  <w:divBdr>
                    <w:top w:val="none" w:sz="0" w:space="0" w:color="auto"/>
                    <w:left w:val="none" w:sz="0" w:space="0" w:color="auto"/>
                    <w:bottom w:val="none" w:sz="0" w:space="0" w:color="auto"/>
                    <w:right w:val="none" w:sz="0" w:space="0" w:color="auto"/>
                  </w:divBdr>
                </w:div>
                <w:div w:id="1750536265">
                  <w:marLeft w:val="0"/>
                  <w:marRight w:val="0"/>
                  <w:marTop w:val="0"/>
                  <w:marBottom w:val="0"/>
                  <w:divBdr>
                    <w:top w:val="none" w:sz="0" w:space="0" w:color="auto"/>
                    <w:left w:val="none" w:sz="0" w:space="0" w:color="auto"/>
                    <w:bottom w:val="none" w:sz="0" w:space="0" w:color="auto"/>
                    <w:right w:val="none" w:sz="0" w:space="0" w:color="auto"/>
                  </w:divBdr>
                </w:div>
                <w:div w:id="1776247918">
                  <w:marLeft w:val="0"/>
                  <w:marRight w:val="0"/>
                  <w:marTop w:val="0"/>
                  <w:marBottom w:val="0"/>
                  <w:divBdr>
                    <w:top w:val="none" w:sz="0" w:space="0" w:color="auto"/>
                    <w:left w:val="none" w:sz="0" w:space="0" w:color="auto"/>
                    <w:bottom w:val="none" w:sz="0" w:space="0" w:color="auto"/>
                    <w:right w:val="none" w:sz="0" w:space="0" w:color="auto"/>
                  </w:divBdr>
                </w:div>
                <w:div w:id="1822041732">
                  <w:marLeft w:val="0"/>
                  <w:marRight w:val="0"/>
                  <w:marTop w:val="0"/>
                  <w:marBottom w:val="0"/>
                  <w:divBdr>
                    <w:top w:val="none" w:sz="0" w:space="0" w:color="auto"/>
                    <w:left w:val="none" w:sz="0" w:space="0" w:color="auto"/>
                    <w:bottom w:val="none" w:sz="0" w:space="0" w:color="auto"/>
                    <w:right w:val="none" w:sz="0" w:space="0" w:color="auto"/>
                  </w:divBdr>
                </w:div>
                <w:div w:id="1884365370">
                  <w:marLeft w:val="0"/>
                  <w:marRight w:val="0"/>
                  <w:marTop w:val="0"/>
                  <w:marBottom w:val="0"/>
                  <w:divBdr>
                    <w:top w:val="none" w:sz="0" w:space="0" w:color="auto"/>
                    <w:left w:val="none" w:sz="0" w:space="0" w:color="auto"/>
                    <w:bottom w:val="none" w:sz="0" w:space="0" w:color="auto"/>
                    <w:right w:val="none" w:sz="0" w:space="0" w:color="auto"/>
                  </w:divBdr>
                </w:div>
                <w:div w:id="1920750297">
                  <w:marLeft w:val="0"/>
                  <w:marRight w:val="0"/>
                  <w:marTop w:val="0"/>
                  <w:marBottom w:val="0"/>
                  <w:divBdr>
                    <w:top w:val="none" w:sz="0" w:space="0" w:color="auto"/>
                    <w:left w:val="none" w:sz="0" w:space="0" w:color="auto"/>
                    <w:bottom w:val="none" w:sz="0" w:space="0" w:color="auto"/>
                    <w:right w:val="none" w:sz="0" w:space="0" w:color="auto"/>
                  </w:divBdr>
                </w:div>
                <w:div w:id="2008898696">
                  <w:marLeft w:val="0"/>
                  <w:marRight w:val="0"/>
                  <w:marTop w:val="0"/>
                  <w:marBottom w:val="0"/>
                  <w:divBdr>
                    <w:top w:val="none" w:sz="0" w:space="0" w:color="auto"/>
                    <w:left w:val="none" w:sz="0" w:space="0" w:color="auto"/>
                    <w:bottom w:val="none" w:sz="0" w:space="0" w:color="auto"/>
                    <w:right w:val="none" w:sz="0" w:space="0" w:color="auto"/>
                  </w:divBdr>
                </w:div>
                <w:div w:id="2010208668">
                  <w:marLeft w:val="0"/>
                  <w:marRight w:val="0"/>
                  <w:marTop w:val="0"/>
                  <w:marBottom w:val="0"/>
                  <w:divBdr>
                    <w:top w:val="none" w:sz="0" w:space="0" w:color="auto"/>
                    <w:left w:val="none" w:sz="0" w:space="0" w:color="auto"/>
                    <w:bottom w:val="none" w:sz="0" w:space="0" w:color="auto"/>
                    <w:right w:val="none" w:sz="0" w:space="0" w:color="auto"/>
                  </w:divBdr>
                </w:div>
              </w:divsChild>
            </w:div>
            <w:div w:id="874121933">
              <w:marLeft w:val="0"/>
              <w:marRight w:val="0"/>
              <w:marTop w:val="0"/>
              <w:marBottom w:val="0"/>
              <w:divBdr>
                <w:top w:val="none" w:sz="0" w:space="0" w:color="auto"/>
                <w:left w:val="none" w:sz="0" w:space="0" w:color="auto"/>
                <w:bottom w:val="none" w:sz="0" w:space="0" w:color="auto"/>
                <w:right w:val="none" w:sz="0" w:space="0" w:color="auto"/>
              </w:divBdr>
            </w:div>
            <w:div w:id="884951027">
              <w:marLeft w:val="0"/>
              <w:marRight w:val="0"/>
              <w:marTop w:val="0"/>
              <w:marBottom w:val="0"/>
              <w:divBdr>
                <w:top w:val="none" w:sz="0" w:space="0" w:color="auto"/>
                <w:left w:val="none" w:sz="0" w:space="0" w:color="auto"/>
                <w:bottom w:val="none" w:sz="0" w:space="0" w:color="auto"/>
                <w:right w:val="none" w:sz="0" w:space="0" w:color="auto"/>
              </w:divBdr>
            </w:div>
            <w:div w:id="886645296">
              <w:marLeft w:val="0"/>
              <w:marRight w:val="0"/>
              <w:marTop w:val="0"/>
              <w:marBottom w:val="0"/>
              <w:divBdr>
                <w:top w:val="none" w:sz="0" w:space="0" w:color="auto"/>
                <w:left w:val="none" w:sz="0" w:space="0" w:color="auto"/>
                <w:bottom w:val="none" w:sz="0" w:space="0" w:color="auto"/>
                <w:right w:val="none" w:sz="0" w:space="0" w:color="auto"/>
              </w:divBdr>
            </w:div>
            <w:div w:id="901407546">
              <w:marLeft w:val="0"/>
              <w:marRight w:val="0"/>
              <w:marTop w:val="0"/>
              <w:marBottom w:val="0"/>
              <w:divBdr>
                <w:top w:val="none" w:sz="0" w:space="0" w:color="auto"/>
                <w:left w:val="none" w:sz="0" w:space="0" w:color="auto"/>
                <w:bottom w:val="none" w:sz="0" w:space="0" w:color="auto"/>
                <w:right w:val="none" w:sz="0" w:space="0" w:color="auto"/>
              </w:divBdr>
            </w:div>
            <w:div w:id="907227637">
              <w:marLeft w:val="0"/>
              <w:marRight w:val="0"/>
              <w:marTop w:val="0"/>
              <w:marBottom w:val="0"/>
              <w:divBdr>
                <w:top w:val="none" w:sz="0" w:space="0" w:color="auto"/>
                <w:left w:val="none" w:sz="0" w:space="0" w:color="auto"/>
                <w:bottom w:val="none" w:sz="0" w:space="0" w:color="auto"/>
                <w:right w:val="none" w:sz="0" w:space="0" w:color="auto"/>
              </w:divBdr>
            </w:div>
            <w:div w:id="933167368">
              <w:marLeft w:val="0"/>
              <w:marRight w:val="0"/>
              <w:marTop w:val="0"/>
              <w:marBottom w:val="0"/>
              <w:divBdr>
                <w:top w:val="none" w:sz="0" w:space="0" w:color="auto"/>
                <w:left w:val="none" w:sz="0" w:space="0" w:color="auto"/>
                <w:bottom w:val="none" w:sz="0" w:space="0" w:color="auto"/>
                <w:right w:val="none" w:sz="0" w:space="0" w:color="auto"/>
              </w:divBdr>
            </w:div>
            <w:div w:id="958103210">
              <w:marLeft w:val="0"/>
              <w:marRight w:val="0"/>
              <w:marTop w:val="0"/>
              <w:marBottom w:val="0"/>
              <w:divBdr>
                <w:top w:val="none" w:sz="0" w:space="0" w:color="auto"/>
                <w:left w:val="none" w:sz="0" w:space="0" w:color="auto"/>
                <w:bottom w:val="none" w:sz="0" w:space="0" w:color="auto"/>
                <w:right w:val="none" w:sz="0" w:space="0" w:color="auto"/>
              </w:divBdr>
            </w:div>
            <w:div w:id="965430969">
              <w:marLeft w:val="0"/>
              <w:marRight w:val="0"/>
              <w:marTop w:val="0"/>
              <w:marBottom w:val="0"/>
              <w:divBdr>
                <w:top w:val="none" w:sz="0" w:space="0" w:color="auto"/>
                <w:left w:val="none" w:sz="0" w:space="0" w:color="auto"/>
                <w:bottom w:val="none" w:sz="0" w:space="0" w:color="auto"/>
                <w:right w:val="none" w:sz="0" w:space="0" w:color="auto"/>
              </w:divBdr>
            </w:div>
            <w:div w:id="965624308">
              <w:marLeft w:val="0"/>
              <w:marRight w:val="0"/>
              <w:marTop w:val="0"/>
              <w:marBottom w:val="0"/>
              <w:divBdr>
                <w:top w:val="none" w:sz="0" w:space="0" w:color="auto"/>
                <w:left w:val="none" w:sz="0" w:space="0" w:color="auto"/>
                <w:bottom w:val="none" w:sz="0" w:space="0" w:color="auto"/>
                <w:right w:val="none" w:sz="0" w:space="0" w:color="auto"/>
              </w:divBdr>
            </w:div>
            <w:div w:id="975111351">
              <w:marLeft w:val="0"/>
              <w:marRight w:val="0"/>
              <w:marTop w:val="0"/>
              <w:marBottom w:val="0"/>
              <w:divBdr>
                <w:top w:val="none" w:sz="0" w:space="0" w:color="auto"/>
                <w:left w:val="none" w:sz="0" w:space="0" w:color="auto"/>
                <w:bottom w:val="none" w:sz="0" w:space="0" w:color="auto"/>
                <w:right w:val="none" w:sz="0" w:space="0" w:color="auto"/>
              </w:divBdr>
            </w:div>
            <w:div w:id="999886769">
              <w:marLeft w:val="0"/>
              <w:marRight w:val="0"/>
              <w:marTop w:val="0"/>
              <w:marBottom w:val="0"/>
              <w:divBdr>
                <w:top w:val="none" w:sz="0" w:space="0" w:color="auto"/>
                <w:left w:val="none" w:sz="0" w:space="0" w:color="auto"/>
                <w:bottom w:val="none" w:sz="0" w:space="0" w:color="auto"/>
                <w:right w:val="none" w:sz="0" w:space="0" w:color="auto"/>
              </w:divBdr>
            </w:div>
            <w:div w:id="1018121794">
              <w:marLeft w:val="0"/>
              <w:marRight w:val="0"/>
              <w:marTop w:val="0"/>
              <w:marBottom w:val="0"/>
              <w:divBdr>
                <w:top w:val="none" w:sz="0" w:space="0" w:color="auto"/>
                <w:left w:val="none" w:sz="0" w:space="0" w:color="auto"/>
                <w:bottom w:val="none" w:sz="0" w:space="0" w:color="auto"/>
                <w:right w:val="none" w:sz="0" w:space="0" w:color="auto"/>
              </w:divBdr>
            </w:div>
            <w:div w:id="1027294145">
              <w:marLeft w:val="0"/>
              <w:marRight w:val="0"/>
              <w:marTop w:val="0"/>
              <w:marBottom w:val="0"/>
              <w:divBdr>
                <w:top w:val="none" w:sz="0" w:space="0" w:color="auto"/>
                <w:left w:val="none" w:sz="0" w:space="0" w:color="auto"/>
                <w:bottom w:val="none" w:sz="0" w:space="0" w:color="auto"/>
                <w:right w:val="none" w:sz="0" w:space="0" w:color="auto"/>
              </w:divBdr>
            </w:div>
            <w:div w:id="1054741823">
              <w:marLeft w:val="0"/>
              <w:marRight w:val="0"/>
              <w:marTop w:val="0"/>
              <w:marBottom w:val="0"/>
              <w:divBdr>
                <w:top w:val="none" w:sz="0" w:space="0" w:color="auto"/>
                <w:left w:val="none" w:sz="0" w:space="0" w:color="auto"/>
                <w:bottom w:val="none" w:sz="0" w:space="0" w:color="auto"/>
                <w:right w:val="none" w:sz="0" w:space="0" w:color="auto"/>
              </w:divBdr>
            </w:div>
            <w:div w:id="1061750707">
              <w:marLeft w:val="0"/>
              <w:marRight w:val="0"/>
              <w:marTop w:val="0"/>
              <w:marBottom w:val="0"/>
              <w:divBdr>
                <w:top w:val="none" w:sz="0" w:space="0" w:color="auto"/>
                <w:left w:val="none" w:sz="0" w:space="0" w:color="auto"/>
                <w:bottom w:val="none" w:sz="0" w:space="0" w:color="auto"/>
                <w:right w:val="none" w:sz="0" w:space="0" w:color="auto"/>
              </w:divBdr>
            </w:div>
            <w:div w:id="1076321282">
              <w:marLeft w:val="0"/>
              <w:marRight w:val="0"/>
              <w:marTop w:val="0"/>
              <w:marBottom w:val="0"/>
              <w:divBdr>
                <w:top w:val="none" w:sz="0" w:space="0" w:color="auto"/>
                <w:left w:val="none" w:sz="0" w:space="0" w:color="auto"/>
                <w:bottom w:val="none" w:sz="0" w:space="0" w:color="auto"/>
                <w:right w:val="none" w:sz="0" w:space="0" w:color="auto"/>
              </w:divBdr>
            </w:div>
            <w:div w:id="1087848220">
              <w:marLeft w:val="0"/>
              <w:marRight w:val="0"/>
              <w:marTop w:val="0"/>
              <w:marBottom w:val="0"/>
              <w:divBdr>
                <w:top w:val="none" w:sz="0" w:space="0" w:color="auto"/>
                <w:left w:val="none" w:sz="0" w:space="0" w:color="auto"/>
                <w:bottom w:val="none" w:sz="0" w:space="0" w:color="auto"/>
                <w:right w:val="none" w:sz="0" w:space="0" w:color="auto"/>
              </w:divBdr>
            </w:div>
            <w:div w:id="1091203311">
              <w:marLeft w:val="0"/>
              <w:marRight w:val="0"/>
              <w:marTop w:val="0"/>
              <w:marBottom w:val="0"/>
              <w:divBdr>
                <w:top w:val="none" w:sz="0" w:space="0" w:color="auto"/>
                <w:left w:val="none" w:sz="0" w:space="0" w:color="auto"/>
                <w:bottom w:val="none" w:sz="0" w:space="0" w:color="auto"/>
                <w:right w:val="none" w:sz="0" w:space="0" w:color="auto"/>
              </w:divBdr>
            </w:div>
            <w:div w:id="1148864635">
              <w:marLeft w:val="0"/>
              <w:marRight w:val="0"/>
              <w:marTop w:val="0"/>
              <w:marBottom w:val="0"/>
              <w:divBdr>
                <w:top w:val="none" w:sz="0" w:space="0" w:color="auto"/>
                <w:left w:val="none" w:sz="0" w:space="0" w:color="auto"/>
                <w:bottom w:val="none" w:sz="0" w:space="0" w:color="auto"/>
                <w:right w:val="none" w:sz="0" w:space="0" w:color="auto"/>
              </w:divBdr>
            </w:div>
            <w:div w:id="1197281240">
              <w:marLeft w:val="0"/>
              <w:marRight w:val="0"/>
              <w:marTop w:val="0"/>
              <w:marBottom w:val="0"/>
              <w:divBdr>
                <w:top w:val="none" w:sz="0" w:space="0" w:color="auto"/>
                <w:left w:val="none" w:sz="0" w:space="0" w:color="auto"/>
                <w:bottom w:val="none" w:sz="0" w:space="0" w:color="auto"/>
                <w:right w:val="none" w:sz="0" w:space="0" w:color="auto"/>
              </w:divBdr>
            </w:div>
            <w:div w:id="1271208057">
              <w:marLeft w:val="0"/>
              <w:marRight w:val="0"/>
              <w:marTop w:val="0"/>
              <w:marBottom w:val="0"/>
              <w:divBdr>
                <w:top w:val="none" w:sz="0" w:space="0" w:color="auto"/>
                <w:left w:val="none" w:sz="0" w:space="0" w:color="auto"/>
                <w:bottom w:val="none" w:sz="0" w:space="0" w:color="auto"/>
                <w:right w:val="none" w:sz="0" w:space="0" w:color="auto"/>
              </w:divBdr>
            </w:div>
            <w:div w:id="1275094849">
              <w:marLeft w:val="0"/>
              <w:marRight w:val="0"/>
              <w:marTop w:val="0"/>
              <w:marBottom w:val="0"/>
              <w:divBdr>
                <w:top w:val="none" w:sz="0" w:space="0" w:color="auto"/>
                <w:left w:val="none" w:sz="0" w:space="0" w:color="auto"/>
                <w:bottom w:val="none" w:sz="0" w:space="0" w:color="auto"/>
                <w:right w:val="none" w:sz="0" w:space="0" w:color="auto"/>
              </w:divBdr>
            </w:div>
            <w:div w:id="1280380607">
              <w:marLeft w:val="0"/>
              <w:marRight w:val="0"/>
              <w:marTop w:val="0"/>
              <w:marBottom w:val="0"/>
              <w:divBdr>
                <w:top w:val="none" w:sz="0" w:space="0" w:color="auto"/>
                <w:left w:val="none" w:sz="0" w:space="0" w:color="auto"/>
                <w:bottom w:val="none" w:sz="0" w:space="0" w:color="auto"/>
                <w:right w:val="none" w:sz="0" w:space="0" w:color="auto"/>
              </w:divBdr>
            </w:div>
            <w:div w:id="1305232135">
              <w:marLeft w:val="0"/>
              <w:marRight w:val="0"/>
              <w:marTop w:val="0"/>
              <w:marBottom w:val="0"/>
              <w:divBdr>
                <w:top w:val="none" w:sz="0" w:space="0" w:color="auto"/>
                <w:left w:val="none" w:sz="0" w:space="0" w:color="auto"/>
                <w:bottom w:val="none" w:sz="0" w:space="0" w:color="auto"/>
                <w:right w:val="none" w:sz="0" w:space="0" w:color="auto"/>
              </w:divBdr>
            </w:div>
            <w:div w:id="1321731081">
              <w:marLeft w:val="0"/>
              <w:marRight w:val="0"/>
              <w:marTop w:val="0"/>
              <w:marBottom w:val="0"/>
              <w:divBdr>
                <w:top w:val="none" w:sz="0" w:space="0" w:color="auto"/>
                <w:left w:val="none" w:sz="0" w:space="0" w:color="auto"/>
                <w:bottom w:val="none" w:sz="0" w:space="0" w:color="auto"/>
                <w:right w:val="none" w:sz="0" w:space="0" w:color="auto"/>
              </w:divBdr>
            </w:div>
            <w:div w:id="1337608171">
              <w:marLeft w:val="0"/>
              <w:marRight w:val="0"/>
              <w:marTop w:val="480"/>
              <w:marBottom w:val="0"/>
              <w:divBdr>
                <w:top w:val="single" w:sz="6" w:space="0" w:color="auto"/>
                <w:left w:val="single" w:sz="6" w:space="0" w:color="auto"/>
                <w:bottom w:val="single" w:sz="6" w:space="0" w:color="auto"/>
                <w:right w:val="single" w:sz="6" w:space="0" w:color="auto"/>
              </w:divBdr>
            </w:div>
            <w:div w:id="1354500690">
              <w:marLeft w:val="0"/>
              <w:marRight w:val="0"/>
              <w:marTop w:val="0"/>
              <w:marBottom w:val="0"/>
              <w:divBdr>
                <w:top w:val="none" w:sz="0" w:space="0" w:color="auto"/>
                <w:left w:val="none" w:sz="0" w:space="0" w:color="auto"/>
                <w:bottom w:val="none" w:sz="0" w:space="0" w:color="auto"/>
                <w:right w:val="none" w:sz="0" w:space="0" w:color="auto"/>
              </w:divBdr>
            </w:div>
            <w:div w:id="1364790031">
              <w:marLeft w:val="0"/>
              <w:marRight w:val="0"/>
              <w:marTop w:val="0"/>
              <w:marBottom w:val="0"/>
              <w:divBdr>
                <w:top w:val="none" w:sz="0" w:space="0" w:color="auto"/>
                <w:left w:val="none" w:sz="0" w:space="0" w:color="auto"/>
                <w:bottom w:val="none" w:sz="0" w:space="0" w:color="auto"/>
                <w:right w:val="none" w:sz="0" w:space="0" w:color="auto"/>
              </w:divBdr>
            </w:div>
            <w:div w:id="1372918136">
              <w:marLeft w:val="0"/>
              <w:marRight w:val="0"/>
              <w:marTop w:val="0"/>
              <w:marBottom w:val="0"/>
              <w:divBdr>
                <w:top w:val="none" w:sz="0" w:space="0" w:color="auto"/>
                <w:left w:val="none" w:sz="0" w:space="0" w:color="auto"/>
                <w:bottom w:val="none" w:sz="0" w:space="0" w:color="auto"/>
                <w:right w:val="none" w:sz="0" w:space="0" w:color="auto"/>
              </w:divBdr>
            </w:div>
            <w:div w:id="1416978617">
              <w:marLeft w:val="0"/>
              <w:marRight w:val="0"/>
              <w:marTop w:val="0"/>
              <w:marBottom w:val="0"/>
              <w:divBdr>
                <w:top w:val="none" w:sz="0" w:space="0" w:color="auto"/>
                <w:left w:val="none" w:sz="0" w:space="0" w:color="auto"/>
                <w:bottom w:val="none" w:sz="0" w:space="0" w:color="auto"/>
                <w:right w:val="none" w:sz="0" w:space="0" w:color="auto"/>
              </w:divBdr>
            </w:div>
            <w:div w:id="1431586820">
              <w:marLeft w:val="0"/>
              <w:marRight w:val="0"/>
              <w:marTop w:val="0"/>
              <w:marBottom w:val="0"/>
              <w:divBdr>
                <w:top w:val="none" w:sz="0" w:space="0" w:color="auto"/>
                <w:left w:val="none" w:sz="0" w:space="0" w:color="auto"/>
                <w:bottom w:val="none" w:sz="0" w:space="0" w:color="auto"/>
                <w:right w:val="none" w:sz="0" w:space="0" w:color="auto"/>
              </w:divBdr>
            </w:div>
            <w:div w:id="1436484565">
              <w:marLeft w:val="0"/>
              <w:marRight w:val="0"/>
              <w:marTop w:val="0"/>
              <w:marBottom w:val="0"/>
              <w:divBdr>
                <w:top w:val="none" w:sz="0" w:space="0" w:color="auto"/>
                <w:left w:val="none" w:sz="0" w:space="0" w:color="auto"/>
                <w:bottom w:val="none" w:sz="0" w:space="0" w:color="auto"/>
                <w:right w:val="none" w:sz="0" w:space="0" w:color="auto"/>
              </w:divBdr>
            </w:div>
            <w:div w:id="1436485600">
              <w:marLeft w:val="0"/>
              <w:marRight w:val="0"/>
              <w:marTop w:val="0"/>
              <w:marBottom w:val="0"/>
              <w:divBdr>
                <w:top w:val="none" w:sz="0" w:space="0" w:color="auto"/>
                <w:left w:val="none" w:sz="0" w:space="0" w:color="auto"/>
                <w:bottom w:val="none" w:sz="0" w:space="0" w:color="auto"/>
                <w:right w:val="none" w:sz="0" w:space="0" w:color="auto"/>
              </w:divBdr>
            </w:div>
            <w:div w:id="1485509843">
              <w:marLeft w:val="0"/>
              <w:marRight w:val="0"/>
              <w:marTop w:val="0"/>
              <w:marBottom w:val="0"/>
              <w:divBdr>
                <w:top w:val="none" w:sz="0" w:space="0" w:color="auto"/>
                <w:left w:val="none" w:sz="0" w:space="0" w:color="auto"/>
                <w:bottom w:val="none" w:sz="0" w:space="0" w:color="auto"/>
                <w:right w:val="none" w:sz="0" w:space="0" w:color="auto"/>
              </w:divBdr>
            </w:div>
            <w:div w:id="1502693231">
              <w:marLeft w:val="0"/>
              <w:marRight w:val="0"/>
              <w:marTop w:val="0"/>
              <w:marBottom w:val="0"/>
              <w:divBdr>
                <w:top w:val="none" w:sz="0" w:space="0" w:color="auto"/>
                <w:left w:val="none" w:sz="0" w:space="0" w:color="auto"/>
                <w:bottom w:val="none" w:sz="0" w:space="0" w:color="auto"/>
                <w:right w:val="none" w:sz="0" w:space="0" w:color="auto"/>
              </w:divBdr>
            </w:div>
            <w:div w:id="1554192635">
              <w:marLeft w:val="0"/>
              <w:marRight w:val="0"/>
              <w:marTop w:val="0"/>
              <w:marBottom w:val="0"/>
              <w:divBdr>
                <w:top w:val="none" w:sz="0" w:space="0" w:color="auto"/>
                <w:left w:val="none" w:sz="0" w:space="0" w:color="auto"/>
                <w:bottom w:val="none" w:sz="0" w:space="0" w:color="auto"/>
                <w:right w:val="none" w:sz="0" w:space="0" w:color="auto"/>
              </w:divBdr>
            </w:div>
            <w:div w:id="1568607726">
              <w:marLeft w:val="0"/>
              <w:marRight w:val="0"/>
              <w:marTop w:val="0"/>
              <w:marBottom w:val="0"/>
              <w:divBdr>
                <w:top w:val="none" w:sz="0" w:space="0" w:color="auto"/>
                <w:left w:val="none" w:sz="0" w:space="0" w:color="auto"/>
                <w:bottom w:val="none" w:sz="0" w:space="0" w:color="auto"/>
                <w:right w:val="none" w:sz="0" w:space="0" w:color="auto"/>
              </w:divBdr>
            </w:div>
            <w:div w:id="1572882763">
              <w:marLeft w:val="0"/>
              <w:marRight w:val="0"/>
              <w:marTop w:val="0"/>
              <w:marBottom w:val="0"/>
              <w:divBdr>
                <w:top w:val="none" w:sz="0" w:space="0" w:color="auto"/>
                <w:left w:val="none" w:sz="0" w:space="0" w:color="auto"/>
                <w:bottom w:val="none" w:sz="0" w:space="0" w:color="auto"/>
                <w:right w:val="none" w:sz="0" w:space="0" w:color="auto"/>
              </w:divBdr>
            </w:div>
            <w:div w:id="1573151995">
              <w:marLeft w:val="0"/>
              <w:marRight w:val="0"/>
              <w:marTop w:val="0"/>
              <w:marBottom w:val="0"/>
              <w:divBdr>
                <w:top w:val="none" w:sz="0" w:space="0" w:color="auto"/>
                <w:left w:val="none" w:sz="0" w:space="0" w:color="auto"/>
                <w:bottom w:val="none" w:sz="0" w:space="0" w:color="auto"/>
                <w:right w:val="none" w:sz="0" w:space="0" w:color="auto"/>
              </w:divBdr>
            </w:div>
            <w:div w:id="1592078211">
              <w:marLeft w:val="0"/>
              <w:marRight w:val="0"/>
              <w:marTop w:val="0"/>
              <w:marBottom w:val="0"/>
              <w:divBdr>
                <w:top w:val="none" w:sz="0" w:space="0" w:color="auto"/>
                <w:left w:val="none" w:sz="0" w:space="0" w:color="auto"/>
                <w:bottom w:val="none" w:sz="0" w:space="0" w:color="auto"/>
                <w:right w:val="none" w:sz="0" w:space="0" w:color="auto"/>
              </w:divBdr>
            </w:div>
            <w:div w:id="1608653236">
              <w:marLeft w:val="0"/>
              <w:marRight w:val="0"/>
              <w:marTop w:val="0"/>
              <w:marBottom w:val="0"/>
              <w:divBdr>
                <w:top w:val="none" w:sz="0" w:space="0" w:color="auto"/>
                <w:left w:val="none" w:sz="0" w:space="0" w:color="auto"/>
                <w:bottom w:val="none" w:sz="0" w:space="0" w:color="auto"/>
                <w:right w:val="none" w:sz="0" w:space="0" w:color="auto"/>
              </w:divBdr>
            </w:div>
            <w:div w:id="1613247937">
              <w:marLeft w:val="0"/>
              <w:marRight w:val="0"/>
              <w:marTop w:val="0"/>
              <w:marBottom w:val="0"/>
              <w:divBdr>
                <w:top w:val="none" w:sz="0" w:space="0" w:color="auto"/>
                <w:left w:val="none" w:sz="0" w:space="0" w:color="auto"/>
                <w:bottom w:val="none" w:sz="0" w:space="0" w:color="auto"/>
                <w:right w:val="none" w:sz="0" w:space="0" w:color="auto"/>
              </w:divBdr>
            </w:div>
            <w:div w:id="1616403684">
              <w:marLeft w:val="0"/>
              <w:marRight w:val="0"/>
              <w:marTop w:val="0"/>
              <w:marBottom w:val="0"/>
              <w:divBdr>
                <w:top w:val="none" w:sz="0" w:space="0" w:color="auto"/>
                <w:left w:val="none" w:sz="0" w:space="0" w:color="auto"/>
                <w:bottom w:val="none" w:sz="0" w:space="0" w:color="auto"/>
                <w:right w:val="none" w:sz="0" w:space="0" w:color="auto"/>
              </w:divBdr>
            </w:div>
            <w:div w:id="1650404838">
              <w:marLeft w:val="0"/>
              <w:marRight w:val="0"/>
              <w:marTop w:val="0"/>
              <w:marBottom w:val="0"/>
              <w:divBdr>
                <w:top w:val="none" w:sz="0" w:space="0" w:color="auto"/>
                <w:left w:val="none" w:sz="0" w:space="0" w:color="auto"/>
                <w:bottom w:val="none" w:sz="0" w:space="0" w:color="auto"/>
                <w:right w:val="none" w:sz="0" w:space="0" w:color="auto"/>
              </w:divBdr>
            </w:div>
            <w:div w:id="1657224356">
              <w:marLeft w:val="0"/>
              <w:marRight w:val="0"/>
              <w:marTop w:val="0"/>
              <w:marBottom w:val="0"/>
              <w:divBdr>
                <w:top w:val="none" w:sz="0" w:space="0" w:color="auto"/>
                <w:left w:val="none" w:sz="0" w:space="0" w:color="auto"/>
                <w:bottom w:val="none" w:sz="0" w:space="0" w:color="auto"/>
                <w:right w:val="none" w:sz="0" w:space="0" w:color="auto"/>
              </w:divBdr>
            </w:div>
            <w:div w:id="1709647904">
              <w:marLeft w:val="0"/>
              <w:marRight w:val="0"/>
              <w:marTop w:val="0"/>
              <w:marBottom w:val="0"/>
              <w:divBdr>
                <w:top w:val="none" w:sz="0" w:space="0" w:color="auto"/>
                <w:left w:val="none" w:sz="0" w:space="0" w:color="auto"/>
                <w:bottom w:val="none" w:sz="0" w:space="0" w:color="auto"/>
                <w:right w:val="none" w:sz="0" w:space="0" w:color="auto"/>
              </w:divBdr>
            </w:div>
            <w:div w:id="1754010465">
              <w:marLeft w:val="0"/>
              <w:marRight w:val="0"/>
              <w:marTop w:val="0"/>
              <w:marBottom w:val="0"/>
              <w:divBdr>
                <w:top w:val="none" w:sz="0" w:space="0" w:color="auto"/>
                <w:left w:val="none" w:sz="0" w:space="0" w:color="auto"/>
                <w:bottom w:val="none" w:sz="0" w:space="0" w:color="auto"/>
                <w:right w:val="none" w:sz="0" w:space="0" w:color="auto"/>
              </w:divBdr>
            </w:div>
            <w:div w:id="1786120240">
              <w:marLeft w:val="0"/>
              <w:marRight w:val="0"/>
              <w:marTop w:val="0"/>
              <w:marBottom w:val="0"/>
              <w:divBdr>
                <w:top w:val="none" w:sz="0" w:space="0" w:color="auto"/>
                <w:left w:val="none" w:sz="0" w:space="0" w:color="auto"/>
                <w:bottom w:val="none" w:sz="0" w:space="0" w:color="auto"/>
                <w:right w:val="none" w:sz="0" w:space="0" w:color="auto"/>
              </w:divBdr>
            </w:div>
            <w:div w:id="1789006209">
              <w:marLeft w:val="0"/>
              <w:marRight w:val="0"/>
              <w:marTop w:val="0"/>
              <w:marBottom w:val="0"/>
              <w:divBdr>
                <w:top w:val="none" w:sz="0" w:space="0" w:color="auto"/>
                <w:left w:val="none" w:sz="0" w:space="0" w:color="auto"/>
                <w:bottom w:val="none" w:sz="0" w:space="0" w:color="auto"/>
                <w:right w:val="none" w:sz="0" w:space="0" w:color="auto"/>
              </w:divBdr>
            </w:div>
            <w:div w:id="1815171495">
              <w:marLeft w:val="0"/>
              <w:marRight w:val="0"/>
              <w:marTop w:val="0"/>
              <w:marBottom w:val="0"/>
              <w:divBdr>
                <w:top w:val="none" w:sz="0" w:space="0" w:color="auto"/>
                <w:left w:val="none" w:sz="0" w:space="0" w:color="auto"/>
                <w:bottom w:val="none" w:sz="0" w:space="0" w:color="auto"/>
                <w:right w:val="none" w:sz="0" w:space="0" w:color="auto"/>
              </w:divBdr>
            </w:div>
            <w:div w:id="1849253813">
              <w:marLeft w:val="0"/>
              <w:marRight w:val="0"/>
              <w:marTop w:val="0"/>
              <w:marBottom w:val="0"/>
              <w:divBdr>
                <w:top w:val="none" w:sz="0" w:space="0" w:color="auto"/>
                <w:left w:val="none" w:sz="0" w:space="0" w:color="auto"/>
                <w:bottom w:val="none" w:sz="0" w:space="0" w:color="auto"/>
                <w:right w:val="none" w:sz="0" w:space="0" w:color="auto"/>
              </w:divBdr>
            </w:div>
            <w:div w:id="1857110033">
              <w:marLeft w:val="0"/>
              <w:marRight w:val="0"/>
              <w:marTop w:val="0"/>
              <w:marBottom w:val="0"/>
              <w:divBdr>
                <w:top w:val="none" w:sz="0" w:space="0" w:color="auto"/>
                <w:left w:val="none" w:sz="0" w:space="0" w:color="auto"/>
                <w:bottom w:val="none" w:sz="0" w:space="0" w:color="auto"/>
                <w:right w:val="none" w:sz="0" w:space="0" w:color="auto"/>
              </w:divBdr>
            </w:div>
            <w:div w:id="1858888275">
              <w:marLeft w:val="0"/>
              <w:marRight w:val="0"/>
              <w:marTop w:val="0"/>
              <w:marBottom w:val="0"/>
              <w:divBdr>
                <w:top w:val="none" w:sz="0" w:space="0" w:color="auto"/>
                <w:left w:val="none" w:sz="0" w:space="0" w:color="auto"/>
                <w:bottom w:val="none" w:sz="0" w:space="0" w:color="auto"/>
                <w:right w:val="none" w:sz="0" w:space="0" w:color="auto"/>
              </w:divBdr>
            </w:div>
            <w:div w:id="1877085124">
              <w:marLeft w:val="0"/>
              <w:marRight w:val="0"/>
              <w:marTop w:val="0"/>
              <w:marBottom w:val="0"/>
              <w:divBdr>
                <w:top w:val="none" w:sz="0" w:space="0" w:color="auto"/>
                <w:left w:val="none" w:sz="0" w:space="0" w:color="auto"/>
                <w:bottom w:val="none" w:sz="0" w:space="0" w:color="auto"/>
                <w:right w:val="none" w:sz="0" w:space="0" w:color="auto"/>
              </w:divBdr>
            </w:div>
            <w:div w:id="1907641810">
              <w:marLeft w:val="0"/>
              <w:marRight w:val="0"/>
              <w:marTop w:val="0"/>
              <w:marBottom w:val="0"/>
              <w:divBdr>
                <w:top w:val="none" w:sz="0" w:space="0" w:color="auto"/>
                <w:left w:val="none" w:sz="0" w:space="0" w:color="auto"/>
                <w:bottom w:val="none" w:sz="0" w:space="0" w:color="auto"/>
                <w:right w:val="none" w:sz="0" w:space="0" w:color="auto"/>
              </w:divBdr>
            </w:div>
            <w:div w:id="1914663219">
              <w:marLeft w:val="0"/>
              <w:marRight w:val="0"/>
              <w:marTop w:val="0"/>
              <w:marBottom w:val="0"/>
              <w:divBdr>
                <w:top w:val="none" w:sz="0" w:space="0" w:color="auto"/>
                <w:left w:val="none" w:sz="0" w:space="0" w:color="auto"/>
                <w:bottom w:val="none" w:sz="0" w:space="0" w:color="auto"/>
                <w:right w:val="none" w:sz="0" w:space="0" w:color="auto"/>
              </w:divBdr>
            </w:div>
            <w:div w:id="1931623426">
              <w:marLeft w:val="0"/>
              <w:marRight w:val="0"/>
              <w:marTop w:val="480"/>
              <w:marBottom w:val="0"/>
              <w:divBdr>
                <w:top w:val="single" w:sz="6" w:space="0" w:color="auto"/>
                <w:left w:val="single" w:sz="6" w:space="0" w:color="auto"/>
                <w:bottom w:val="single" w:sz="6" w:space="0" w:color="auto"/>
                <w:right w:val="single" w:sz="6" w:space="0" w:color="auto"/>
              </w:divBdr>
            </w:div>
            <w:div w:id="1959140050">
              <w:marLeft w:val="0"/>
              <w:marRight w:val="0"/>
              <w:marTop w:val="0"/>
              <w:marBottom w:val="0"/>
              <w:divBdr>
                <w:top w:val="none" w:sz="0" w:space="0" w:color="auto"/>
                <w:left w:val="none" w:sz="0" w:space="0" w:color="auto"/>
                <w:bottom w:val="none" w:sz="0" w:space="0" w:color="auto"/>
                <w:right w:val="none" w:sz="0" w:space="0" w:color="auto"/>
              </w:divBdr>
            </w:div>
            <w:div w:id="1978294039">
              <w:marLeft w:val="0"/>
              <w:marRight w:val="0"/>
              <w:marTop w:val="0"/>
              <w:marBottom w:val="0"/>
              <w:divBdr>
                <w:top w:val="none" w:sz="0" w:space="0" w:color="auto"/>
                <w:left w:val="none" w:sz="0" w:space="0" w:color="auto"/>
                <w:bottom w:val="none" w:sz="0" w:space="0" w:color="auto"/>
                <w:right w:val="none" w:sz="0" w:space="0" w:color="auto"/>
              </w:divBdr>
            </w:div>
            <w:div w:id="2011181247">
              <w:marLeft w:val="0"/>
              <w:marRight w:val="0"/>
              <w:marTop w:val="0"/>
              <w:marBottom w:val="0"/>
              <w:divBdr>
                <w:top w:val="none" w:sz="0" w:space="0" w:color="auto"/>
                <w:left w:val="none" w:sz="0" w:space="0" w:color="auto"/>
                <w:bottom w:val="none" w:sz="0" w:space="0" w:color="auto"/>
                <w:right w:val="none" w:sz="0" w:space="0" w:color="auto"/>
              </w:divBdr>
            </w:div>
            <w:div w:id="2026900858">
              <w:marLeft w:val="0"/>
              <w:marRight w:val="0"/>
              <w:marTop w:val="0"/>
              <w:marBottom w:val="0"/>
              <w:divBdr>
                <w:top w:val="none" w:sz="0" w:space="0" w:color="auto"/>
                <w:left w:val="none" w:sz="0" w:space="0" w:color="auto"/>
                <w:bottom w:val="none" w:sz="0" w:space="0" w:color="auto"/>
                <w:right w:val="none" w:sz="0" w:space="0" w:color="auto"/>
              </w:divBdr>
            </w:div>
            <w:div w:id="2034763596">
              <w:marLeft w:val="0"/>
              <w:marRight w:val="0"/>
              <w:marTop w:val="0"/>
              <w:marBottom w:val="0"/>
              <w:divBdr>
                <w:top w:val="none" w:sz="0" w:space="0" w:color="auto"/>
                <w:left w:val="none" w:sz="0" w:space="0" w:color="auto"/>
                <w:bottom w:val="none" w:sz="0" w:space="0" w:color="auto"/>
                <w:right w:val="none" w:sz="0" w:space="0" w:color="auto"/>
              </w:divBdr>
            </w:div>
            <w:div w:id="2065906858">
              <w:marLeft w:val="0"/>
              <w:marRight w:val="0"/>
              <w:marTop w:val="0"/>
              <w:marBottom w:val="0"/>
              <w:divBdr>
                <w:top w:val="none" w:sz="0" w:space="0" w:color="auto"/>
                <w:left w:val="none" w:sz="0" w:space="0" w:color="auto"/>
                <w:bottom w:val="none" w:sz="0" w:space="0" w:color="auto"/>
                <w:right w:val="none" w:sz="0" w:space="0" w:color="auto"/>
              </w:divBdr>
            </w:div>
            <w:div w:id="2072071788">
              <w:marLeft w:val="0"/>
              <w:marRight w:val="0"/>
              <w:marTop w:val="0"/>
              <w:marBottom w:val="0"/>
              <w:divBdr>
                <w:top w:val="none" w:sz="0" w:space="0" w:color="auto"/>
                <w:left w:val="none" w:sz="0" w:space="0" w:color="auto"/>
                <w:bottom w:val="none" w:sz="0" w:space="0" w:color="auto"/>
                <w:right w:val="none" w:sz="0" w:space="0" w:color="auto"/>
              </w:divBdr>
            </w:div>
            <w:div w:id="2106026513">
              <w:marLeft w:val="0"/>
              <w:marRight w:val="0"/>
              <w:marTop w:val="480"/>
              <w:marBottom w:val="0"/>
              <w:divBdr>
                <w:top w:val="single" w:sz="6" w:space="0" w:color="auto"/>
                <w:left w:val="single" w:sz="6" w:space="0" w:color="auto"/>
                <w:bottom w:val="single" w:sz="6" w:space="0" w:color="auto"/>
                <w:right w:val="single" w:sz="6" w:space="0" w:color="auto"/>
              </w:divBdr>
            </w:div>
          </w:divsChild>
        </w:div>
        <w:div w:id="699820087">
          <w:marLeft w:val="0"/>
          <w:marRight w:val="0"/>
          <w:marTop w:val="0"/>
          <w:marBottom w:val="0"/>
          <w:divBdr>
            <w:top w:val="none" w:sz="0" w:space="0" w:color="auto"/>
            <w:left w:val="none" w:sz="0" w:space="0" w:color="auto"/>
            <w:bottom w:val="none" w:sz="0" w:space="0" w:color="auto"/>
            <w:right w:val="none" w:sz="0" w:space="0" w:color="auto"/>
          </w:divBdr>
          <w:divsChild>
            <w:div w:id="5444519">
              <w:marLeft w:val="0"/>
              <w:marRight w:val="0"/>
              <w:marTop w:val="0"/>
              <w:marBottom w:val="0"/>
              <w:divBdr>
                <w:top w:val="none" w:sz="0" w:space="0" w:color="auto"/>
                <w:left w:val="none" w:sz="0" w:space="0" w:color="auto"/>
                <w:bottom w:val="none" w:sz="0" w:space="0" w:color="auto"/>
                <w:right w:val="none" w:sz="0" w:space="0" w:color="auto"/>
              </w:divBdr>
            </w:div>
            <w:div w:id="5792831">
              <w:marLeft w:val="0"/>
              <w:marRight w:val="0"/>
              <w:marTop w:val="0"/>
              <w:marBottom w:val="0"/>
              <w:divBdr>
                <w:top w:val="none" w:sz="0" w:space="0" w:color="auto"/>
                <w:left w:val="none" w:sz="0" w:space="0" w:color="auto"/>
                <w:bottom w:val="none" w:sz="0" w:space="0" w:color="auto"/>
                <w:right w:val="none" w:sz="0" w:space="0" w:color="auto"/>
              </w:divBdr>
            </w:div>
            <w:div w:id="8681403">
              <w:marLeft w:val="0"/>
              <w:marRight w:val="0"/>
              <w:marTop w:val="0"/>
              <w:marBottom w:val="0"/>
              <w:divBdr>
                <w:top w:val="none" w:sz="0" w:space="0" w:color="auto"/>
                <w:left w:val="none" w:sz="0" w:space="0" w:color="auto"/>
                <w:bottom w:val="none" w:sz="0" w:space="0" w:color="auto"/>
                <w:right w:val="none" w:sz="0" w:space="0" w:color="auto"/>
              </w:divBdr>
            </w:div>
            <w:div w:id="15542135">
              <w:marLeft w:val="0"/>
              <w:marRight w:val="0"/>
              <w:marTop w:val="0"/>
              <w:marBottom w:val="0"/>
              <w:divBdr>
                <w:top w:val="none" w:sz="0" w:space="0" w:color="auto"/>
                <w:left w:val="none" w:sz="0" w:space="0" w:color="auto"/>
                <w:bottom w:val="none" w:sz="0" w:space="0" w:color="auto"/>
                <w:right w:val="none" w:sz="0" w:space="0" w:color="auto"/>
              </w:divBdr>
            </w:div>
            <w:div w:id="15618644">
              <w:marLeft w:val="0"/>
              <w:marRight w:val="0"/>
              <w:marTop w:val="0"/>
              <w:marBottom w:val="0"/>
              <w:divBdr>
                <w:top w:val="none" w:sz="0" w:space="0" w:color="auto"/>
                <w:left w:val="none" w:sz="0" w:space="0" w:color="auto"/>
                <w:bottom w:val="none" w:sz="0" w:space="0" w:color="auto"/>
                <w:right w:val="none" w:sz="0" w:space="0" w:color="auto"/>
              </w:divBdr>
            </w:div>
            <w:div w:id="15665697">
              <w:marLeft w:val="0"/>
              <w:marRight w:val="0"/>
              <w:marTop w:val="0"/>
              <w:marBottom w:val="0"/>
              <w:divBdr>
                <w:top w:val="none" w:sz="0" w:space="0" w:color="auto"/>
                <w:left w:val="none" w:sz="0" w:space="0" w:color="auto"/>
                <w:bottom w:val="none" w:sz="0" w:space="0" w:color="auto"/>
                <w:right w:val="none" w:sz="0" w:space="0" w:color="auto"/>
              </w:divBdr>
            </w:div>
            <w:div w:id="17004049">
              <w:marLeft w:val="0"/>
              <w:marRight w:val="0"/>
              <w:marTop w:val="0"/>
              <w:marBottom w:val="0"/>
              <w:divBdr>
                <w:top w:val="none" w:sz="0" w:space="0" w:color="auto"/>
                <w:left w:val="none" w:sz="0" w:space="0" w:color="auto"/>
                <w:bottom w:val="none" w:sz="0" w:space="0" w:color="auto"/>
                <w:right w:val="none" w:sz="0" w:space="0" w:color="auto"/>
              </w:divBdr>
            </w:div>
            <w:div w:id="18700668">
              <w:marLeft w:val="0"/>
              <w:marRight w:val="0"/>
              <w:marTop w:val="0"/>
              <w:marBottom w:val="0"/>
              <w:divBdr>
                <w:top w:val="none" w:sz="0" w:space="0" w:color="auto"/>
                <w:left w:val="none" w:sz="0" w:space="0" w:color="auto"/>
                <w:bottom w:val="none" w:sz="0" w:space="0" w:color="auto"/>
                <w:right w:val="none" w:sz="0" w:space="0" w:color="auto"/>
              </w:divBdr>
            </w:div>
            <w:div w:id="20714400">
              <w:marLeft w:val="0"/>
              <w:marRight w:val="0"/>
              <w:marTop w:val="0"/>
              <w:marBottom w:val="0"/>
              <w:divBdr>
                <w:top w:val="none" w:sz="0" w:space="0" w:color="auto"/>
                <w:left w:val="none" w:sz="0" w:space="0" w:color="auto"/>
                <w:bottom w:val="none" w:sz="0" w:space="0" w:color="auto"/>
                <w:right w:val="none" w:sz="0" w:space="0" w:color="auto"/>
              </w:divBdr>
            </w:div>
            <w:div w:id="52852838">
              <w:marLeft w:val="0"/>
              <w:marRight w:val="0"/>
              <w:marTop w:val="0"/>
              <w:marBottom w:val="0"/>
              <w:divBdr>
                <w:top w:val="none" w:sz="0" w:space="0" w:color="auto"/>
                <w:left w:val="none" w:sz="0" w:space="0" w:color="auto"/>
                <w:bottom w:val="none" w:sz="0" w:space="0" w:color="auto"/>
                <w:right w:val="none" w:sz="0" w:space="0" w:color="auto"/>
              </w:divBdr>
            </w:div>
            <w:div w:id="57749976">
              <w:marLeft w:val="0"/>
              <w:marRight w:val="0"/>
              <w:marTop w:val="0"/>
              <w:marBottom w:val="0"/>
              <w:divBdr>
                <w:top w:val="none" w:sz="0" w:space="0" w:color="auto"/>
                <w:left w:val="none" w:sz="0" w:space="0" w:color="auto"/>
                <w:bottom w:val="none" w:sz="0" w:space="0" w:color="auto"/>
                <w:right w:val="none" w:sz="0" w:space="0" w:color="auto"/>
              </w:divBdr>
            </w:div>
            <w:div w:id="62992979">
              <w:marLeft w:val="0"/>
              <w:marRight w:val="0"/>
              <w:marTop w:val="0"/>
              <w:marBottom w:val="0"/>
              <w:divBdr>
                <w:top w:val="none" w:sz="0" w:space="0" w:color="auto"/>
                <w:left w:val="none" w:sz="0" w:space="0" w:color="auto"/>
                <w:bottom w:val="none" w:sz="0" w:space="0" w:color="auto"/>
                <w:right w:val="none" w:sz="0" w:space="0" w:color="auto"/>
              </w:divBdr>
            </w:div>
            <w:div w:id="74666244">
              <w:marLeft w:val="0"/>
              <w:marRight w:val="0"/>
              <w:marTop w:val="0"/>
              <w:marBottom w:val="0"/>
              <w:divBdr>
                <w:top w:val="none" w:sz="0" w:space="0" w:color="auto"/>
                <w:left w:val="none" w:sz="0" w:space="0" w:color="auto"/>
                <w:bottom w:val="none" w:sz="0" w:space="0" w:color="auto"/>
                <w:right w:val="none" w:sz="0" w:space="0" w:color="auto"/>
              </w:divBdr>
            </w:div>
            <w:div w:id="82534545">
              <w:marLeft w:val="0"/>
              <w:marRight w:val="0"/>
              <w:marTop w:val="0"/>
              <w:marBottom w:val="0"/>
              <w:divBdr>
                <w:top w:val="none" w:sz="0" w:space="0" w:color="auto"/>
                <w:left w:val="none" w:sz="0" w:space="0" w:color="auto"/>
                <w:bottom w:val="none" w:sz="0" w:space="0" w:color="auto"/>
                <w:right w:val="none" w:sz="0" w:space="0" w:color="auto"/>
              </w:divBdr>
            </w:div>
            <w:div w:id="84811361">
              <w:marLeft w:val="0"/>
              <w:marRight w:val="0"/>
              <w:marTop w:val="0"/>
              <w:marBottom w:val="0"/>
              <w:divBdr>
                <w:top w:val="none" w:sz="0" w:space="0" w:color="auto"/>
                <w:left w:val="none" w:sz="0" w:space="0" w:color="auto"/>
                <w:bottom w:val="none" w:sz="0" w:space="0" w:color="auto"/>
                <w:right w:val="none" w:sz="0" w:space="0" w:color="auto"/>
              </w:divBdr>
            </w:div>
            <w:div w:id="85393742">
              <w:marLeft w:val="0"/>
              <w:marRight w:val="0"/>
              <w:marTop w:val="0"/>
              <w:marBottom w:val="0"/>
              <w:divBdr>
                <w:top w:val="none" w:sz="0" w:space="0" w:color="auto"/>
                <w:left w:val="none" w:sz="0" w:space="0" w:color="auto"/>
                <w:bottom w:val="none" w:sz="0" w:space="0" w:color="auto"/>
                <w:right w:val="none" w:sz="0" w:space="0" w:color="auto"/>
              </w:divBdr>
            </w:div>
            <w:div w:id="86000284">
              <w:marLeft w:val="0"/>
              <w:marRight w:val="0"/>
              <w:marTop w:val="0"/>
              <w:marBottom w:val="0"/>
              <w:divBdr>
                <w:top w:val="none" w:sz="0" w:space="0" w:color="auto"/>
                <w:left w:val="none" w:sz="0" w:space="0" w:color="auto"/>
                <w:bottom w:val="none" w:sz="0" w:space="0" w:color="auto"/>
                <w:right w:val="none" w:sz="0" w:space="0" w:color="auto"/>
              </w:divBdr>
            </w:div>
            <w:div w:id="90323403">
              <w:marLeft w:val="0"/>
              <w:marRight w:val="0"/>
              <w:marTop w:val="0"/>
              <w:marBottom w:val="0"/>
              <w:divBdr>
                <w:top w:val="none" w:sz="0" w:space="0" w:color="auto"/>
                <w:left w:val="none" w:sz="0" w:space="0" w:color="auto"/>
                <w:bottom w:val="none" w:sz="0" w:space="0" w:color="auto"/>
                <w:right w:val="none" w:sz="0" w:space="0" w:color="auto"/>
              </w:divBdr>
            </w:div>
            <w:div w:id="93285846">
              <w:marLeft w:val="0"/>
              <w:marRight w:val="0"/>
              <w:marTop w:val="0"/>
              <w:marBottom w:val="0"/>
              <w:divBdr>
                <w:top w:val="none" w:sz="0" w:space="0" w:color="auto"/>
                <w:left w:val="none" w:sz="0" w:space="0" w:color="auto"/>
                <w:bottom w:val="none" w:sz="0" w:space="0" w:color="auto"/>
                <w:right w:val="none" w:sz="0" w:space="0" w:color="auto"/>
              </w:divBdr>
            </w:div>
            <w:div w:id="93981320">
              <w:marLeft w:val="0"/>
              <w:marRight w:val="0"/>
              <w:marTop w:val="0"/>
              <w:marBottom w:val="0"/>
              <w:divBdr>
                <w:top w:val="none" w:sz="0" w:space="0" w:color="auto"/>
                <w:left w:val="none" w:sz="0" w:space="0" w:color="auto"/>
                <w:bottom w:val="none" w:sz="0" w:space="0" w:color="auto"/>
                <w:right w:val="none" w:sz="0" w:space="0" w:color="auto"/>
              </w:divBdr>
            </w:div>
            <w:div w:id="102503098">
              <w:marLeft w:val="0"/>
              <w:marRight w:val="0"/>
              <w:marTop w:val="0"/>
              <w:marBottom w:val="0"/>
              <w:divBdr>
                <w:top w:val="none" w:sz="0" w:space="0" w:color="auto"/>
                <w:left w:val="none" w:sz="0" w:space="0" w:color="auto"/>
                <w:bottom w:val="none" w:sz="0" w:space="0" w:color="auto"/>
                <w:right w:val="none" w:sz="0" w:space="0" w:color="auto"/>
              </w:divBdr>
            </w:div>
            <w:div w:id="108359998">
              <w:marLeft w:val="0"/>
              <w:marRight w:val="0"/>
              <w:marTop w:val="0"/>
              <w:marBottom w:val="0"/>
              <w:divBdr>
                <w:top w:val="none" w:sz="0" w:space="0" w:color="auto"/>
                <w:left w:val="none" w:sz="0" w:space="0" w:color="auto"/>
                <w:bottom w:val="none" w:sz="0" w:space="0" w:color="auto"/>
                <w:right w:val="none" w:sz="0" w:space="0" w:color="auto"/>
              </w:divBdr>
            </w:div>
            <w:div w:id="120731739">
              <w:marLeft w:val="0"/>
              <w:marRight w:val="0"/>
              <w:marTop w:val="0"/>
              <w:marBottom w:val="0"/>
              <w:divBdr>
                <w:top w:val="none" w:sz="0" w:space="0" w:color="auto"/>
                <w:left w:val="none" w:sz="0" w:space="0" w:color="auto"/>
                <w:bottom w:val="none" w:sz="0" w:space="0" w:color="auto"/>
                <w:right w:val="none" w:sz="0" w:space="0" w:color="auto"/>
              </w:divBdr>
            </w:div>
            <w:div w:id="126242232">
              <w:marLeft w:val="0"/>
              <w:marRight w:val="0"/>
              <w:marTop w:val="0"/>
              <w:marBottom w:val="0"/>
              <w:divBdr>
                <w:top w:val="none" w:sz="0" w:space="0" w:color="auto"/>
                <w:left w:val="none" w:sz="0" w:space="0" w:color="auto"/>
                <w:bottom w:val="none" w:sz="0" w:space="0" w:color="auto"/>
                <w:right w:val="none" w:sz="0" w:space="0" w:color="auto"/>
              </w:divBdr>
            </w:div>
            <w:div w:id="132797362">
              <w:marLeft w:val="0"/>
              <w:marRight w:val="0"/>
              <w:marTop w:val="0"/>
              <w:marBottom w:val="0"/>
              <w:divBdr>
                <w:top w:val="none" w:sz="0" w:space="0" w:color="auto"/>
                <w:left w:val="none" w:sz="0" w:space="0" w:color="auto"/>
                <w:bottom w:val="none" w:sz="0" w:space="0" w:color="auto"/>
                <w:right w:val="none" w:sz="0" w:space="0" w:color="auto"/>
              </w:divBdr>
            </w:div>
            <w:div w:id="142935878">
              <w:marLeft w:val="0"/>
              <w:marRight w:val="0"/>
              <w:marTop w:val="0"/>
              <w:marBottom w:val="0"/>
              <w:divBdr>
                <w:top w:val="none" w:sz="0" w:space="0" w:color="auto"/>
                <w:left w:val="none" w:sz="0" w:space="0" w:color="auto"/>
                <w:bottom w:val="none" w:sz="0" w:space="0" w:color="auto"/>
                <w:right w:val="none" w:sz="0" w:space="0" w:color="auto"/>
              </w:divBdr>
            </w:div>
            <w:div w:id="144124445">
              <w:marLeft w:val="0"/>
              <w:marRight w:val="0"/>
              <w:marTop w:val="0"/>
              <w:marBottom w:val="0"/>
              <w:divBdr>
                <w:top w:val="none" w:sz="0" w:space="0" w:color="auto"/>
                <w:left w:val="none" w:sz="0" w:space="0" w:color="auto"/>
                <w:bottom w:val="none" w:sz="0" w:space="0" w:color="auto"/>
                <w:right w:val="none" w:sz="0" w:space="0" w:color="auto"/>
              </w:divBdr>
            </w:div>
            <w:div w:id="147673104">
              <w:marLeft w:val="0"/>
              <w:marRight w:val="0"/>
              <w:marTop w:val="0"/>
              <w:marBottom w:val="0"/>
              <w:divBdr>
                <w:top w:val="none" w:sz="0" w:space="0" w:color="auto"/>
                <w:left w:val="none" w:sz="0" w:space="0" w:color="auto"/>
                <w:bottom w:val="none" w:sz="0" w:space="0" w:color="auto"/>
                <w:right w:val="none" w:sz="0" w:space="0" w:color="auto"/>
              </w:divBdr>
            </w:div>
            <w:div w:id="151458817">
              <w:marLeft w:val="0"/>
              <w:marRight w:val="0"/>
              <w:marTop w:val="0"/>
              <w:marBottom w:val="0"/>
              <w:divBdr>
                <w:top w:val="none" w:sz="0" w:space="0" w:color="auto"/>
                <w:left w:val="none" w:sz="0" w:space="0" w:color="auto"/>
                <w:bottom w:val="none" w:sz="0" w:space="0" w:color="auto"/>
                <w:right w:val="none" w:sz="0" w:space="0" w:color="auto"/>
              </w:divBdr>
            </w:div>
            <w:div w:id="159077241">
              <w:marLeft w:val="0"/>
              <w:marRight w:val="0"/>
              <w:marTop w:val="0"/>
              <w:marBottom w:val="0"/>
              <w:divBdr>
                <w:top w:val="none" w:sz="0" w:space="0" w:color="auto"/>
                <w:left w:val="none" w:sz="0" w:space="0" w:color="auto"/>
                <w:bottom w:val="none" w:sz="0" w:space="0" w:color="auto"/>
                <w:right w:val="none" w:sz="0" w:space="0" w:color="auto"/>
              </w:divBdr>
            </w:div>
            <w:div w:id="163785849">
              <w:marLeft w:val="0"/>
              <w:marRight w:val="0"/>
              <w:marTop w:val="0"/>
              <w:marBottom w:val="0"/>
              <w:divBdr>
                <w:top w:val="none" w:sz="0" w:space="0" w:color="auto"/>
                <w:left w:val="none" w:sz="0" w:space="0" w:color="auto"/>
                <w:bottom w:val="none" w:sz="0" w:space="0" w:color="auto"/>
                <w:right w:val="none" w:sz="0" w:space="0" w:color="auto"/>
              </w:divBdr>
            </w:div>
            <w:div w:id="166673399">
              <w:marLeft w:val="0"/>
              <w:marRight w:val="0"/>
              <w:marTop w:val="0"/>
              <w:marBottom w:val="0"/>
              <w:divBdr>
                <w:top w:val="none" w:sz="0" w:space="0" w:color="auto"/>
                <w:left w:val="none" w:sz="0" w:space="0" w:color="auto"/>
                <w:bottom w:val="none" w:sz="0" w:space="0" w:color="auto"/>
                <w:right w:val="none" w:sz="0" w:space="0" w:color="auto"/>
              </w:divBdr>
            </w:div>
            <w:div w:id="183635224">
              <w:marLeft w:val="0"/>
              <w:marRight w:val="0"/>
              <w:marTop w:val="0"/>
              <w:marBottom w:val="0"/>
              <w:divBdr>
                <w:top w:val="none" w:sz="0" w:space="0" w:color="auto"/>
                <w:left w:val="none" w:sz="0" w:space="0" w:color="auto"/>
                <w:bottom w:val="none" w:sz="0" w:space="0" w:color="auto"/>
                <w:right w:val="none" w:sz="0" w:space="0" w:color="auto"/>
              </w:divBdr>
            </w:div>
            <w:div w:id="185411434">
              <w:marLeft w:val="0"/>
              <w:marRight w:val="0"/>
              <w:marTop w:val="0"/>
              <w:marBottom w:val="0"/>
              <w:divBdr>
                <w:top w:val="none" w:sz="0" w:space="0" w:color="auto"/>
                <w:left w:val="none" w:sz="0" w:space="0" w:color="auto"/>
                <w:bottom w:val="none" w:sz="0" w:space="0" w:color="auto"/>
                <w:right w:val="none" w:sz="0" w:space="0" w:color="auto"/>
              </w:divBdr>
            </w:div>
            <w:div w:id="196115987">
              <w:marLeft w:val="0"/>
              <w:marRight w:val="0"/>
              <w:marTop w:val="0"/>
              <w:marBottom w:val="0"/>
              <w:divBdr>
                <w:top w:val="none" w:sz="0" w:space="0" w:color="auto"/>
                <w:left w:val="none" w:sz="0" w:space="0" w:color="auto"/>
                <w:bottom w:val="none" w:sz="0" w:space="0" w:color="auto"/>
                <w:right w:val="none" w:sz="0" w:space="0" w:color="auto"/>
              </w:divBdr>
            </w:div>
            <w:div w:id="199973929">
              <w:marLeft w:val="0"/>
              <w:marRight w:val="0"/>
              <w:marTop w:val="0"/>
              <w:marBottom w:val="0"/>
              <w:divBdr>
                <w:top w:val="none" w:sz="0" w:space="0" w:color="auto"/>
                <w:left w:val="none" w:sz="0" w:space="0" w:color="auto"/>
                <w:bottom w:val="none" w:sz="0" w:space="0" w:color="auto"/>
                <w:right w:val="none" w:sz="0" w:space="0" w:color="auto"/>
              </w:divBdr>
            </w:div>
            <w:div w:id="204223473">
              <w:marLeft w:val="0"/>
              <w:marRight w:val="0"/>
              <w:marTop w:val="0"/>
              <w:marBottom w:val="0"/>
              <w:divBdr>
                <w:top w:val="none" w:sz="0" w:space="0" w:color="auto"/>
                <w:left w:val="none" w:sz="0" w:space="0" w:color="auto"/>
                <w:bottom w:val="none" w:sz="0" w:space="0" w:color="auto"/>
                <w:right w:val="none" w:sz="0" w:space="0" w:color="auto"/>
              </w:divBdr>
            </w:div>
            <w:div w:id="207303450">
              <w:marLeft w:val="0"/>
              <w:marRight w:val="0"/>
              <w:marTop w:val="0"/>
              <w:marBottom w:val="0"/>
              <w:divBdr>
                <w:top w:val="none" w:sz="0" w:space="0" w:color="auto"/>
                <w:left w:val="none" w:sz="0" w:space="0" w:color="auto"/>
                <w:bottom w:val="none" w:sz="0" w:space="0" w:color="auto"/>
                <w:right w:val="none" w:sz="0" w:space="0" w:color="auto"/>
              </w:divBdr>
            </w:div>
            <w:div w:id="211237704">
              <w:marLeft w:val="0"/>
              <w:marRight w:val="0"/>
              <w:marTop w:val="0"/>
              <w:marBottom w:val="0"/>
              <w:divBdr>
                <w:top w:val="none" w:sz="0" w:space="0" w:color="auto"/>
                <w:left w:val="none" w:sz="0" w:space="0" w:color="auto"/>
                <w:bottom w:val="none" w:sz="0" w:space="0" w:color="auto"/>
                <w:right w:val="none" w:sz="0" w:space="0" w:color="auto"/>
              </w:divBdr>
            </w:div>
            <w:div w:id="217672416">
              <w:marLeft w:val="0"/>
              <w:marRight w:val="0"/>
              <w:marTop w:val="0"/>
              <w:marBottom w:val="0"/>
              <w:divBdr>
                <w:top w:val="none" w:sz="0" w:space="0" w:color="auto"/>
                <w:left w:val="none" w:sz="0" w:space="0" w:color="auto"/>
                <w:bottom w:val="none" w:sz="0" w:space="0" w:color="auto"/>
                <w:right w:val="none" w:sz="0" w:space="0" w:color="auto"/>
              </w:divBdr>
            </w:div>
            <w:div w:id="227226502">
              <w:marLeft w:val="0"/>
              <w:marRight w:val="0"/>
              <w:marTop w:val="0"/>
              <w:marBottom w:val="0"/>
              <w:divBdr>
                <w:top w:val="none" w:sz="0" w:space="0" w:color="auto"/>
                <w:left w:val="none" w:sz="0" w:space="0" w:color="auto"/>
                <w:bottom w:val="none" w:sz="0" w:space="0" w:color="auto"/>
                <w:right w:val="none" w:sz="0" w:space="0" w:color="auto"/>
              </w:divBdr>
            </w:div>
            <w:div w:id="228418003">
              <w:marLeft w:val="0"/>
              <w:marRight w:val="0"/>
              <w:marTop w:val="0"/>
              <w:marBottom w:val="0"/>
              <w:divBdr>
                <w:top w:val="none" w:sz="0" w:space="0" w:color="auto"/>
                <w:left w:val="none" w:sz="0" w:space="0" w:color="auto"/>
                <w:bottom w:val="none" w:sz="0" w:space="0" w:color="auto"/>
                <w:right w:val="none" w:sz="0" w:space="0" w:color="auto"/>
              </w:divBdr>
            </w:div>
            <w:div w:id="229653654">
              <w:marLeft w:val="0"/>
              <w:marRight w:val="0"/>
              <w:marTop w:val="0"/>
              <w:marBottom w:val="0"/>
              <w:divBdr>
                <w:top w:val="none" w:sz="0" w:space="0" w:color="auto"/>
                <w:left w:val="none" w:sz="0" w:space="0" w:color="auto"/>
                <w:bottom w:val="none" w:sz="0" w:space="0" w:color="auto"/>
                <w:right w:val="none" w:sz="0" w:space="0" w:color="auto"/>
              </w:divBdr>
            </w:div>
            <w:div w:id="248925694">
              <w:marLeft w:val="0"/>
              <w:marRight w:val="0"/>
              <w:marTop w:val="0"/>
              <w:marBottom w:val="0"/>
              <w:divBdr>
                <w:top w:val="none" w:sz="0" w:space="0" w:color="auto"/>
                <w:left w:val="none" w:sz="0" w:space="0" w:color="auto"/>
                <w:bottom w:val="none" w:sz="0" w:space="0" w:color="auto"/>
                <w:right w:val="none" w:sz="0" w:space="0" w:color="auto"/>
              </w:divBdr>
            </w:div>
            <w:div w:id="253706890">
              <w:marLeft w:val="0"/>
              <w:marRight w:val="0"/>
              <w:marTop w:val="0"/>
              <w:marBottom w:val="0"/>
              <w:divBdr>
                <w:top w:val="none" w:sz="0" w:space="0" w:color="auto"/>
                <w:left w:val="none" w:sz="0" w:space="0" w:color="auto"/>
                <w:bottom w:val="none" w:sz="0" w:space="0" w:color="auto"/>
                <w:right w:val="none" w:sz="0" w:space="0" w:color="auto"/>
              </w:divBdr>
            </w:div>
            <w:div w:id="256639388">
              <w:marLeft w:val="0"/>
              <w:marRight w:val="0"/>
              <w:marTop w:val="0"/>
              <w:marBottom w:val="0"/>
              <w:divBdr>
                <w:top w:val="none" w:sz="0" w:space="0" w:color="auto"/>
                <w:left w:val="none" w:sz="0" w:space="0" w:color="auto"/>
                <w:bottom w:val="none" w:sz="0" w:space="0" w:color="auto"/>
                <w:right w:val="none" w:sz="0" w:space="0" w:color="auto"/>
              </w:divBdr>
            </w:div>
            <w:div w:id="262153212">
              <w:marLeft w:val="0"/>
              <w:marRight w:val="0"/>
              <w:marTop w:val="0"/>
              <w:marBottom w:val="0"/>
              <w:divBdr>
                <w:top w:val="none" w:sz="0" w:space="0" w:color="auto"/>
                <w:left w:val="none" w:sz="0" w:space="0" w:color="auto"/>
                <w:bottom w:val="none" w:sz="0" w:space="0" w:color="auto"/>
                <w:right w:val="none" w:sz="0" w:space="0" w:color="auto"/>
              </w:divBdr>
            </w:div>
            <w:div w:id="265890510">
              <w:marLeft w:val="0"/>
              <w:marRight w:val="0"/>
              <w:marTop w:val="0"/>
              <w:marBottom w:val="0"/>
              <w:divBdr>
                <w:top w:val="none" w:sz="0" w:space="0" w:color="auto"/>
                <w:left w:val="none" w:sz="0" w:space="0" w:color="auto"/>
                <w:bottom w:val="none" w:sz="0" w:space="0" w:color="auto"/>
                <w:right w:val="none" w:sz="0" w:space="0" w:color="auto"/>
              </w:divBdr>
            </w:div>
            <w:div w:id="266621522">
              <w:marLeft w:val="0"/>
              <w:marRight w:val="0"/>
              <w:marTop w:val="0"/>
              <w:marBottom w:val="0"/>
              <w:divBdr>
                <w:top w:val="none" w:sz="0" w:space="0" w:color="auto"/>
                <w:left w:val="none" w:sz="0" w:space="0" w:color="auto"/>
                <w:bottom w:val="none" w:sz="0" w:space="0" w:color="auto"/>
                <w:right w:val="none" w:sz="0" w:space="0" w:color="auto"/>
              </w:divBdr>
            </w:div>
            <w:div w:id="282618726">
              <w:marLeft w:val="0"/>
              <w:marRight w:val="0"/>
              <w:marTop w:val="0"/>
              <w:marBottom w:val="0"/>
              <w:divBdr>
                <w:top w:val="none" w:sz="0" w:space="0" w:color="auto"/>
                <w:left w:val="none" w:sz="0" w:space="0" w:color="auto"/>
                <w:bottom w:val="none" w:sz="0" w:space="0" w:color="auto"/>
                <w:right w:val="none" w:sz="0" w:space="0" w:color="auto"/>
              </w:divBdr>
            </w:div>
            <w:div w:id="288437045">
              <w:marLeft w:val="0"/>
              <w:marRight w:val="0"/>
              <w:marTop w:val="0"/>
              <w:marBottom w:val="0"/>
              <w:divBdr>
                <w:top w:val="none" w:sz="0" w:space="0" w:color="auto"/>
                <w:left w:val="none" w:sz="0" w:space="0" w:color="auto"/>
                <w:bottom w:val="none" w:sz="0" w:space="0" w:color="auto"/>
                <w:right w:val="none" w:sz="0" w:space="0" w:color="auto"/>
              </w:divBdr>
            </w:div>
            <w:div w:id="292904662">
              <w:marLeft w:val="0"/>
              <w:marRight w:val="0"/>
              <w:marTop w:val="0"/>
              <w:marBottom w:val="0"/>
              <w:divBdr>
                <w:top w:val="none" w:sz="0" w:space="0" w:color="auto"/>
                <w:left w:val="none" w:sz="0" w:space="0" w:color="auto"/>
                <w:bottom w:val="none" w:sz="0" w:space="0" w:color="auto"/>
                <w:right w:val="none" w:sz="0" w:space="0" w:color="auto"/>
              </w:divBdr>
            </w:div>
            <w:div w:id="297105899">
              <w:marLeft w:val="0"/>
              <w:marRight w:val="0"/>
              <w:marTop w:val="0"/>
              <w:marBottom w:val="0"/>
              <w:divBdr>
                <w:top w:val="none" w:sz="0" w:space="0" w:color="auto"/>
                <w:left w:val="none" w:sz="0" w:space="0" w:color="auto"/>
                <w:bottom w:val="none" w:sz="0" w:space="0" w:color="auto"/>
                <w:right w:val="none" w:sz="0" w:space="0" w:color="auto"/>
              </w:divBdr>
            </w:div>
            <w:div w:id="300379095">
              <w:marLeft w:val="0"/>
              <w:marRight w:val="0"/>
              <w:marTop w:val="0"/>
              <w:marBottom w:val="0"/>
              <w:divBdr>
                <w:top w:val="none" w:sz="0" w:space="0" w:color="auto"/>
                <w:left w:val="none" w:sz="0" w:space="0" w:color="auto"/>
                <w:bottom w:val="none" w:sz="0" w:space="0" w:color="auto"/>
                <w:right w:val="none" w:sz="0" w:space="0" w:color="auto"/>
              </w:divBdr>
            </w:div>
            <w:div w:id="309099400">
              <w:marLeft w:val="0"/>
              <w:marRight w:val="0"/>
              <w:marTop w:val="0"/>
              <w:marBottom w:val="0"/>
              <w:divBdr>
                <w:top w:val="none" w:sz="0" w:space="0" w:color="auto"/>
                <w:left w:val="none" w:sz="0" w:space="0" w:color="auto"/>
                <w:bottom w:val="none" w:sz="0" w:space="0" w:color="auto"/>
                <w:right w:val="none" w:sz="0" w:space="0" w:color="auto"/>
              </w:divBdr>
            </w:div>
            <w:div w:id="310646060">
              <w:marLeft w:val="0"/>
              <w:marRight w:val="0"/>
              <w:marTop w:val="0"/>
              <w:marBottom w:val="0"/>
              <w:divBdr>
                <w:top w:val="none" w:sz="0" w:space="0" w:color="auto"/>
                <w:left w:val="none" w:sz="0" w:space="0" w:color="auto"/>
                <w:bottom w:val="none" w:sz="0" w:space="0" w:color="auto"/>
                <w:right w:val="none" w:sz="0" w:space="0" w:color="auto"/>
              </w:divBdr>
            </w:div>
            <w:div w:id="319693201">
              <w:marLeft w:val="0"/>
              <w:marRight w:val="0"/>
              <w:marTop w:val="0"/>
              <w:marBottom w:val="0"/>
              <w:divBdr>
                <w:top w:val="none" w:sz="0" w:space="0" w:color="auto"/>
                <w:left w:val="none" w:sz="0" w:space="0" w:color="auto"/>
                <w:bottom w:val="none" w:sz="0" w:space="0" w:color="auto"/>
                <w:right w:val="none" w:sz="0" w:space="0" w:color="auto"/>
              </w:divBdr>
            </w:div>
            <w:div w:id="328681300">
              <w:marLeft w:val="0"/>
              <w:marRight w:val="0"/>
              <w:marTop w:val="0"/>
              <w:marBottom w:val="0"/>
              <w:divBdr>
                <w:top w:val="none" w:sz="0" w:space="0" w:color="auto"/>
                <w:left w:val="none" w:sz="0" w:space="0" w:color="auto"/>
                <w:bottom w:val="none" w:sz="0" w:space="0" w:color="auto"/>
                <w:right w:val="none" w:sz="0" w:space="0" w:color="auto"/>
              </w:divBdr>
            </w:div>
            <w:div w:id="329874336">
              <w:marLeft w:val="0"/>
              <w:marRight w:val="0"/>
              <w:marTop w:val="0"/>
              <w:marBottom w:val="0"/>
              <w:divBdr>
                <w:top w:val="none" w:sz="0" w:space="0" w:color="auto"/>
                <w:left w:val="none" w:sz="0" w:space="0" w:color="auto"/>
                <w:bottom w:val="none" w:sz="0" w:space="0" w:color="auto"/>
                <w:right w:val="none" w:sz="0" w:space="0" w:color="auto"/>
              </w:divBdr>
            </w:div>
            <w:div w:id="331959433">
              <w:marLeft w:val="0"/>
              <w:marRight w:val="0"/>
              <w:marTop w:val="0"/>
              <w:marBottom w:val="0"/>
              <w:divBdr>
                <w:top w:val="none" w:sz="0" w:space="0" w:color="auto"/>
                <w:left w:val="none" w:sz="0" w:space="0" w:color="auto"/>
                <w:bottom w:val="none" w:sz="0" w:space="0" w:color="auto"/>
                <w:right w:val="none" w:sz="0" w:space="0" w:color="auto"/>
              </w:divBdr>
            </w:div>
            <w:div w:id="344405489">
              <w:marLeft w:val="0"/>
              <w:marRight w:val="0"/>
              <w:marTop w:val="0"/>
              <w:marBottom w:val="0"/>
              <w:divBdr>
                <w:top w:val="none" w:sz="0" w:space="0" w:color="auto"/>
                <w:left w:val="none" w:sz="0" w:space="0" w:color="auto"/>
                <w:bottom w:val="none" w:sz="0" w:space="0" w:color="auto"/>
                <w:right w:val="none" w:sz="0" w:space="0" w:color="auto"/>
              </w:divBdr>
            </w:div>
            <w:div w:id="345788998">
              <w:marLeft w:val="0"/>
              <w:marRight w:val="0"/>
              <w:marTop w:val="0"/>
              <w:marBottom w:val="0"/>
              <w:divBdr>
                <w:top w:val="none" w:sz="0" w:space="0" w:color="auto"/>
                <w:left w:val="none" w:sz="0" w:space="0" w:color="auto"/>
                <w:bottom w:val="none" w:sz="0" w:space="0" w:color="auto"/>
                <w:right w:val="none" w:sz="0" w:space="0" w:color="auto"/>
              </w:divBdr>
            </w:div>
            <w:div w:id="345907419">
              <w:marLeft w:val="0"/>
              <w:marRight w:val="0"/>
              <w:marTop w:val="0"/>
              <w:marBottom w:val="0"/>
              <w:divBdr>
                <w:top w:val="none" w:sz="0" w:space="0" w:color="auto"/>
                <w:left w:val="none" w:sz="0" w:space="0" w:color="auto"/>
                <w:bottom w:val="none" w:sz="0" w:space="0" w:color="auto"/>
                <w:right w:val="none" w:sz="0" w:space="0" w:color="auto"/>
              </w:divBdr>
            </w:div>
            <w:div w:id="350492173">
              <w:marLeft w:val="0"/>
              <w:marRight w:val="0"/>
              <w:marTop w:val="0"/>
              <w:marBottom w:val="0"/>
              <w:divBdr>
                <w:top w:val="none" w:sz="0" w:space="0" w:color="auto"/>
                <w:left w:val="none" w:sz="0" w:space="0" w:color="auto"/>
                <w:bottom w:val="none" w:sz="0" w:space="0" w:color="auto"/>
                <w:right w:val="none" w:sz="0" w:space="0" w:color="auto"/>
              </w:divBdr>
            </w:div>
            <w:div w:id="354118525">
              <w:marLeft w:val="0"/>
              <w:marRight w:val="0"/>
              <w:marTop w:val="0"/>
              <w:marBottom w:val="0"/>
              <w:divBdr>
                <w:top w:val="none" w:sz="0" w:space="0" w:color="auto"/>
                <w:left w:val="none" w:sz="0" w:space="0" w:color="auto"/>
                <w:bottom w:val="none" w:sz="0" w:space="0" w:color="auto"/>
                <w:right w:val="none" w:sz="0" w:space="0" w:color="auto"/>
              </w:divBdr>
            </w:div>
            <w:div w:id="355696158">
              <w:marLeft w:val="0"/>
              <w:marRight w:val="0"/>
              <w:marTop w:val="0"/>
              <w:marBottom w:val="0"/>
              <w:divBdr>
                <w:top w:val="none" w:sz="0" w:space="0" w:color="auto"/>
                <w:left w:val="none" w:sz="0" w:space="0" w:color="auto"/>
                <w:bottom w:val="none" w:sz="0" w:space="0" w:color="auto"/>
                <w:right w:val="none" w:sz="0" w:space="0" w:color="auto"/>
              </w:divBdr>
            </w:div>
            <w:div w:id="361132700">
              <w:marLeft w:val="0"/>
              <w:marRight w:val="0"/>
              <w:marTop w:val="0"/>
              <w:marBottom w:val="0"/>
              <w:divBdr>
                <w:top w:val="none" w:sz="0" w:space="0" w:color="auto"/>
                <w:left w:val="none" w:sz="0" w:space="0" w:color="auto"/>
                <w:bottom w:val="none" w:sz="0" w:space="0" w:color="auto"/>
                <w:right w:val="none" w:sz="0" w:space="0" w:color="auto"/>
              </w:divBdr>
            </w:div>
            <w:div w:id="367681397">
              <w:marLeft w:val="0"/>
              <w:marRight w:val="0"/>
              <w:marTop w:val="0"/>
              <w:marBottom w:val="0"/>
              <w:divBdr>
                <w:top w:val="none" w:sz="0" w:space="0" w:color="auto"/>
                <w:left w:val="none" w:sz="0" w:space="0" w:color="auto"/>
                <w:bottom w:val="none" w:sz="0" w:space="0" w:color="auto"/>
                <w:right w:val="none" w:sz="0" w:space="0" w:color="auto"/>
              </w:divBdr>
            </w:div>
            <w:div w:id="375354211">
              <w:marLeft w:val="0"/>
              <w:marRight w:val="0"/>
              <w:marTop w:val="0"/>
              <w:marBottom w:val="0"/>
              <w:divBdr>
                <w:top w:val="none" w:sz="0" w:space="0" w:color="auto"/>
                <w:left w:val="none" w:sz="0" w:space="0" w:color="auto"/>
                <w:bottom w:val="none" w:sz="0" w:space="0" w:color="auto"/>
                <w:right w:val="none" w:sz="0" w:space="0" w:color="auto"/>
              </w:divBdr>
            </w:div>
            <w:div w:id="376591481">
              <w:marLeft w:val="0"/>
              <w:marRight w:val="0"/>
              <w:marTop w:val="0"/>
              <w:marBottom w:val="0"/>
              <w:divBdr>
                <w:top w:val="none" w:sz="0" w:space="0" w:color="auto"/>
                <w:left w:val="none" w:sz="0" w:space="0" w:color="auto"/>
                <w:bottom w:val="none" w:sz="0" w:space="0" w:color="auto"/>
                <w:right w:val="none" w:sz="0" w:space="0" w:color="auto"/>
              </w:divBdr>
            </w:div>
            <w:div w:id="386102761">
              <w:marLeft w:val="0"/>
              <w:marRight w:val="0"/>
              <w:marTop w:val="0"/>
              <w:marBottom w:val="0"/>
              <w:divBdr>
                <w:top w:val="none" w:sz="0" w:space="0" w:color="auto"/>
                <w:left w:val="none" w:sz="0" w:space="0" w:color="auto"/>
                <w:bottom w:val="none" w:sz="0" w:space="0" w:color="auto"/>
                <w:right w:val="none" w:sz="0" w:space="0" w:color="auto"/>
              </w:divBdr>
            </w:div>
            <w:div w:id="395786245">
              <w:marLeft w:val="0"/>
              <w:marRight w:val="0"/>
              <w:marTop w:val="0"/>
              <w:marBottom w:val="0"/>
              <w:divBdr>
                <w:top w:val="none" w:sz="0" w:space="0" w:color="auto"/>
                <w:left w:val="none" w:sz="0" w:space="0" w:color="auto"/>
                <w:bottom w:val="none" w:sz="0" w:space="0" w:color="auto"/>
                <w:right w:val="none" w:sz="0" w:space="0" w:color="auto"/>
              </w:divBdr>
            </w:div>
            <w:div w:id="398674852">
              <w:marLeft w:val="0"/>
              <w:marRight w:val="0"/>
              <w:marTop w:val="0"/>
              <w:marBottom w:val="0"/>
              <w:divBdr>
                <w:top w:val="none" w:sz="0" w:space="0" w:color="auto"/>
                <w:left w:val="none" w:sz="0" w:space="0" w:color="auto"/>
                <w:bottom w:val="none" w:sz="0" w:space="0" w:color="auto"/>
                <w:right w:val="none" w:sz="0" w:space="0" w:color="auto"/>
              </w:divBdr>
            </w:div>
            <w:div w:id="414979862">
              <w:marLeft w:val="0"/>
              <w:marRight w:val="0"/>
              <w:marTop w:val="0"/>
              <w:marBottom w:val="0"/>
              <w:divBdr>
                <w:top w:val="none" w:sz="0" w:space="0" w:color="auto"/>
                <w:left w:val="none" w:sz="0" w:space="0" w:color="auto"/>
                <w:bottom w:val="none" w:sz="0" w:space="0" w:color="auto"/>
                <w:right w:val="none" w:sz="0" w:space="0" w:color="auto"/>
              </w:divBdr>
            </w:div>
            <w:div w:id="419104726">
              <w:marLeft w:val="0"/>
              <w:marRight w:val="0"/>
              <w:marTop w:val="0"/>
              <w:marBottom w:val="0"/>
              <w:divBdr>
                <w:top w:val="none" w:sz="0" w:space="0" w:color="auto"/>
                <w:left w:val="none" w:sz="0" w:space="0" w:color="auto"/>
                <w:bottom w:val="none" w:sz="0" w:space="0" w:color="auto"/>
                <w:right w:val="none" w:sz="0" w:space="0" w:color="auto"/>
              </w:divBdr>
            </w:div>
            <w:div w:id="427164436">
              <w:marLeft w:val="0"/>
              <w:marRight w:val="0"/>
              <w:marTop w:val="0"/>
              <w:marBottom w:val="0"/>
              <w:divBdr>
                <w:top w:val="none" w:sz="0" w:space="0" w:color="auto"/>
                <w:left w:val="none" w:sz="0" w:space="0" w:color="auto"/>
                <w:bottom w:val="none" w:sz="0" w:space="0" w:color="auto"/>
                <w:right w:val="none" w:sz="0" w:space="0" w:color="auto"/>
              </w:divBdr>
            </w:div>
            <w:div w:id="427851381">
              <w:marLeft w:val="0"/>
              <w:marRight w:val="0"/>
              <w:marTop w:val="0"/>
              <w:marBottom w:val="0"/>
              <w:divBdr>
                <w:top w:val="none" w:sz="0" w:space="0" w:color="auto"/>
                <w:left w:val="none" w:sz="0" w:space="0" w:color="auto"/>
                <w:bottom w:val="none" w:sz="0" w:space="0" w:color="auto"/>
                <w:right w:val="none" w:sz="0" w:space="0" w:color="auto"/>
              </w:divBdr>
            </w:div>
            <w:div w:id="434835674">
              <w:marLeft w:val="0"/>
              <w:marRight w:val="0"/>
              <w:marTop w:val="0"/>
              <w:marBottom w:val="0"/>
              <w:divBdr>
                <w:top w:val="none" w:sz="0" w:space="0" w:color="auto"/>
                <w:left w:val="none" w:sz="0" w:space="0" w:color="auto"/>
                <w:bottom w:val="none" w:sz="0" w:space="0" w:color="auto"/>
                <w:right w:val="none" w:sz="0" w:space="0" w:color="auto"/>
              </w:divBdr>
            </w:div>
            <w:div w:id="459305221">
              <w:marLeft w:val="0"/>
              <w:marRight w:val="0"/>
              <w:marTop w:val="0"/>
              <w:marBottom w:val="0"/>
              <w:divBdr>
                <w:top w:val="none" w:sz="0" w:space="0" w:color="auto"/>
                <w:left w:val="none" w:sz="0" w:space="0" w:color="auto"/>
                <w:bottom w:val="none" w:sz="0" w:space="0" w:color="auto"/>
                <w:right w:val="none" w:sz="0" w:space="0" w:color="auto"/>
              </w:divBdr>
            </w:div>
            <w:div w:id="459690672">
              <w:marLeft w:val="0"/>
              <w:marRight w:val="0"/>
              <w:marTop w:val="0"/>
              <w:marBottom w:val="0"/>
              <w:divBdr>
                <w:top w:val="none" w:sz="0" w:space="0" w:color="auto"/>
                <w:left w:val="none" w:sz="0" w:space="0" w:color="auto"/>
                <w:bottom w:val="none" w:sz="0" w:space="0" w:color="auto"/>
                <w:right w:val="none" w:sz="0" w:space="0" w:color="auto"/>
              </w:divBdr>
            </w:div>
            <w:div w:id="461003866">
              <w:marLeft w:val="0"/>
              <w:marRight w:val="0"/>
              <w:marTop w:val="0"/>
              <w:marBottom w:val="0"/>
              <w:divBdr>
                <w:top w:val="none" w:sz="0" w:space="0" w:color="auto"/>
                <w:left w:val="none" w:sz="0" w:space="0" w:color="auto"/>
                <w:bottom w:val="none" w:sz="0" w:space="0" w:color="auto"/>
                <w:right w:val="none" w:sz="0" w:space="0" w:color="auto"/>
              </w:divBdr>
            </w:div>
            <w:div w:id="464540679">
              <w:marLeft w:val="0"/>
              <w:marRight w:val="0"/>
              <w:marTop w:val="0"/>
              <w:marBottom w:val="0"/>
              <w:divBdr>
                <w:top w:val="none" w:sz="0" w:space="0" w:color="auto"/>
                <w:left w:val="none" w:sz="0" w:space="0" w:color="auto"/>
                <w:bottom w:val="none" w:sz="0" w:space="0" w:color="auto"/>
                <w:right w:val="none" w:sz="0" w:space="0" w:color="auto"/>
              </w:divBdr>
            </w:div>
            <w:div w:id="484860090">
              <w:marLeft w:val="0"/>
              <w:marRight w:val="0"/>
              <w:marTop w:val="0"/>
              <w:marBottom w:val="0"/>
              <w:divBdr>
                <w:top w:val="none" w:sz="0" w:space="0" w:color="auto"/>
                <w:left w:val="none" w:sz="0" w:space="0" w:color="auto"/>
                <w:bottom w:val="none" w:sz="0" w:space="0" w:color="auto"/>
                <w:right w:val="none" w:sz="0" w:space="0" w:color="auto"/>
              </w:divBdr>
            </w:div>
            <w:div w:id="487327009">
              <w:marLeft w:val="0"/>
              <w:marRight w:val="0"/>
              <w:marTop w:val="0"/>
              <w:marBottom w:val="0"/>
              <w:divBdr>
                <w:top w:val="none" w:sz="0" w:space="0" w:color="auto"/>
                <w:left w:val="none" w:sz="0" w:space="0" w:color="auto"/>
                <w:bottom w:val="none" w:sz="0" w:space="0" w:color="auto"/>
                <w:right w:val="none" w:sz="0" w:space="0" w:color="auto"/>
              </w:divBdr>
            </w:div>
            <w:div w:id="491145832">
              <w:marLeft w:val="0"/>
              <w:marRight w:val="0"/>
              <w:marTop w:val="0"/>
              <w:marBottom w:val="0"/>
              <w:divBdr>
                <w:top w:val="none" w:sz="0" w:space="0" w:color="auto"/>
                <w:left w:val="none" w:sz="0" w:space="0" w:color="auto"/>
                <w:bottom w:val="none" w:sz="0" w:space="0" w:color="auto"/>
                <w:right w:val="none" w:sz="0" w:space="0" w:color="auto"/>
              </w:divBdr>
            </w:div>
            <w:div w:id="492573130">
              <w:marLeft w:val="0"/>
              <w:marRight w:val="0"/>
              <w:marTop w:val="0"/>
              <w:marBottom w:val="0"/>
              <w:divBdr>
                <w:top w:val="none" w:sz="0" w:space="0" w:color="auto"/>
                <w:left w:val="none" w:sz="0" w:space="0" w:color="auto"/>
                <w:bottom w:val="none" w:sz="0" w:space="0" w:color="auto"/>
                <w:right w:val="none" w:sz="0" w:space="0" w:color="auto"/>
              </w:divBdr>
            </w:div>
            <w:div w:id="493453226">
              <w:marLeft w:val="0"/>
              <w:marRight w:val="0"/>
              <w:marTop w:val="0"/>
              <w:marBottom w:val="0"/>
              <w:divBdr>
                <w:top w:val="none" w:sz="0" w:space="0" w:color="auto"/>
                <w:left w:val="none" w:sz="0" w:space="0" w:color="auto"/>
                <w:bottom w:val="none" w:sz="0" w:space="0" w:color="auto"/>
                <w:right w:val="none" w:sz="0" w:space="0" w:color="auto"/>
              </w:divBdr>
            </w:div>
            <w:div w:id="493490162">
              <w:marLeft w:val="0"/>
              <w:marRight w:val="0"/>
              <w:marTop w:val="0"/>
              <w:marBottom w:val="0"/>
              <w:divBdr>
                <w:top w:val="none" w:sz="0" w:space="0" w:color="auto"/>
                <w:left w:val="none" w:sz="0" w:space="0" w:color="auto"/>
                <w:bottom w:val="none" w:sz="0" w:space="0" w:color="auto"/>
                <w:right w:val="none" w:sz="0" w:space="0" w:color="auto"/>
              </w:divBdr>
            </w:div>
            <w:div w:id="501167430">
              <w:marLeft w:val="0"/>
              <w:marRight w:val="0"/>
              <w:marTop w:val="0"/>
              <w:marBottom w:val="0"/>
              <w:divBdr>
                <w:top w:val="none" w:sz="0" w:space="0" w:color="auto"/>
                <w:left w:val="none" w:sz="0" w:space="0" w:color="auto"/>
                <w:bottom w:val="none" w:sz="0" w:space="0" w:color="auto"/>
                <w:right w:val="none" w:sz="0" w:space="0" w:color="auto"/>
              </w:divBdr>
            </w:div>
            <w:div w:id="506873750">
              <w:marLeft w:val="0"/>
              <w:marRight w:val="0"/>
              <w:marTop w:val="0"/>
              <w:marBottom w:val="0"/>
              <w:divBdr>
                <w:top w:val="none" w:sz="0" w:space="0" w:color="auto"/>
                <w:left w:val="none" w:sz="0" w:space="0" w:color="auto"/>
                <w:bottom w:val="none" w:sz="0" w:space="0" w:color="auto"/>
                <w:right w:val="none" w:sz="0" w:space="0" w:color="auto"/>
              </w:divBdr>
            </w:div>
            <w:div w:id="511258712">
              <w:marLeft w:val="0"/>
              <w:marRight w:val="0"/>
              <w:marTop w:val="0"/>
              <w:marBottom w:val="0"/>
              <w:divBdr>
                <w:top w:val="none" w:sz="0" w:space="0" w:color="auto"/>
                <w:left w:val="none" w:sz="0" w:space="0" w:color="auto"/>
                <w:bottom w:val="none" w:sz="0" w:space="0" w:color="auto"/>
                <w:right w:val="none" w:sz="0" w:space="0" w:color="auto"/>
              </w:divBdr>
            </w:div>
            <w:div w:id="526017610">
              <w:marLeft w:val="0"/>
              <w:marRight w:val="0"/>
              <w:marTop w:val="0"/>
              <w:marBottom w:val="0"/>
              <w:divBdr>
                <w:top w:val="none" w:sz="0" w:space="0" w:color="auto"/>
                <w:left w:val="none" w:sz="0" w:space="0" w:color="auto"/>
                <w:bottom w:val="none" w:sz="0" w:space="0" w:color="auto"/>
                <w:right w:val="none" w:sz="0" w:space="0" w:color="auto"/>
              </w:divBdr>
            </w:div>
            <w:div w:id="534654149">
              <w:marLeft w:val="0"/>
              <w:marRight w:val="0"/>
              <w:marTop w:val="0"/>
              <w:marBottom w:val="0"/>
              <w:divBdr>
                <w:top w:val="none" w:sz="0" w:space="0" w:color="auto"/>
                <w:left w:val="none" w:sz="0" w:space="0" w:color="auto"/>
                <w:bottom w:val="none" w:sz="0" w:space="0" w:color="auto"/>
                <w:right w:val="none" w:sz="0" w:space="0" w:color="auto"/>
              </w:divBdr>
            </w:div>
            <w:div w:id="543519142">
              <w:marLeft w:val="0"/>
              <w:marRight w:val="0"/>
              <w:marTop w:val="0"/>
              <w:marBottom w:val="0"/>
              <w:divBdr>
                <w:top w:val="none" w:sz="0" w:space="0" w:color="auto"/>
                <w:left w:val="none" w:sz="0" w:space="0" w:color="auto"/>
                <w:bottom w:val="none" w:sz="0" w:space="0" w:color="auto"/>
                <w:right w:val="none" w:sz="0" w:space="0" w:color="auto"/>
              </w:divBdr>
            </w:div>
            <w:div w:id="544760800">
              <w:marLeft w:val="0"/>
              <w:marRight w:val="0"/>
              <w:marTop w:val="0"/>
              <w:marBottom w:val="0"/>
              <w:divBdr>
                <w:top w:val="none" w:sz="0" w:space="0" w:color="auto"/>
                <w:left w:val="none" w:sz="0" w:space="0" w:color="auto"/>
                <w:bottom w:val="none" w:sz="0" w:space="0" w:color="auto"/>
                <w:right w:val="none" w:sz="0" w:space="0" w:color="auto"/>
              </w:divBdr>
            </w:div>
            <w:div w:id="546071352">
              <w:marLeft w:val="0"/>
              <w:marRight w:val="0"/>
              <w:marTop w:val="0"/>
              <w:marBottom w:val="0"/>
              <w:divBdr>
                <w:top w:val="none" w:sz="0" w:space="0" w:color="auto"/>
                <w:left w:val="none" w:sz="0" w:space="0" w:color="auto"/>
                <w:bottom w:val="none" w:sz="0" w:space="0" w:color="auto"/>
                <w:right w:val="none" w:sz="0" w:space="0" w:color="auto"/>
              </w:divBdr>
            </w:div>
            <w:div w:id="546571095">
              <w:marLeft w:val="0"/>
              <w:marRight w:val="0"/>
              <w:marTop w:val="0"/>
              <w:marBottom w:val="0"/>
              <w:divBdr>
                <w:top w:val="none" w:sz="0" w:space="0" w:color="auto"/>
                <w:left w:val="none" w:sz="0" w:space="0" w:color="auto"/>
                <w:bottom w:val="none" w:sz="0" w:space="0" w:color="auto"/>
                <w:right w:val="none" w:sz="0" w:space="0" w:color="auto"/>
              </w:divBdr>
            </w:div>
            <w:div w:id="547760412">
              <w:marLeft w:val="0"/>
              <w:marRight w:val="0"/>
              <w:marTop w:val="0"/>
              <w:marBottom w:val="0"/>
              <w:divBdr>
                <w:top w:val="none" w:sz="0" w:space="0" w:color="auto"/>
                <w:left w:val="none" w:sz="0" w:space="0" w:color="auto"/>
                <w:bottom w:val="none" w:sz="0" w:space="0" w:color="auto"/>
                <w:right w:val="none" w:sz="0" w:space="0" w:color="auto"/>
              </w:divBdr>
            </w:div>
            <w:div w:id="547959709">
              <w:marLeft w:val="0"/>
              <w:marRight w:val="0"/>
              <w:marTop w:val="0"/>
              <w:marBottom w:val="0"/>
              <w:divBdr>
                <w:top w:val="none" w:sz="0" w:space="0" w:color="auto"/>
                <w:left w:val="none" w:sz="0" w:space="0" w:color="auto"/>
                <w:bottom w:val="none" w:sz="0" w:space="0" w:color="auto"/>
                <w:right w:val="none" w:sz="0" w:space="0" w:color="auto"/>
              </w:divBdr>
            </w:div>
            <w:div w:id="549616509">
              <w:marLeft w:val="0"/>
              <w:marRight w:val="0"/>
              <w:marTop w:val="0"/>
              <w:marBottom w:val="0"/>
              <w:divBdr>
                <w:top w:val="none" w:sz="0" w:space="0" w:color="auto"/>
                <w:left w:val="none" w:sz="0" w:space="0" w:color="auto"/>
                <w:bottom w:val="none" w:sz="0" w:space="0" w:color="auto"/>
                <w:right w:val="none" w:sz="0" w:space="0" w:color="auto"/>
              </w:divBdr>
            </w:div>
            <w:div w:id="565191486">
              <w:marLeft w:val="0"/>
              <w:marRight w:val="0"/>
              <w:marTop w:val="0"/>
              <w:marBottom w:val="0"/>
              <w:divBdr>
                <w:top w:val="none" w:sz="0" w:space="0" w:color="auto"/>
                <w:left w:val="none" w:sz="0" w:space="0" w:color="auto"/>
                <w:bottom w:val="none" w:sz="0" w:space="0" w:color="auto"/>
                <w:right w:val="none" w:sz="0" w:space="0" w:color="auto"/>
              </w:divBdr>
            </w:div>
            <w:div w:id="565796445">
              <w:marLeft w:val="0"/>
              <w:marRight w:val="0"/>
              <w:marTop w:val="0"/>
              <w:marBottom w:val="0"/>
              <w:divBdr>
                <w:top w:val="none" w:sz="0" w:space="0" w:color="auto"/>
                <w:left w:val="none" w:sz="0" w:space="0" w:color="auto"/>
                <w:bottom w:val="none" w:sz="0" w:space="0" w:color="auto"/>
                <w:right w:val="none" w:sz="0" w:space="0" w:color="auto"/>
              </w:divBdr>
            </w:div>
            <w:div w:id="568464707">
              <w:marLeft w:val="0"/>
              <w:marRight w:val="0"/>
              <w:marTop w:val="0"/>
              <w:marBottom w:val="0"/>
              <w:divBdr>
                <w:top w:val="none" w:sz="0" w:space="0" w:color="auto"/>
                <w:left w:val="none" w:sz="0" w:space="0" w:color="auto"/>
                <w:bottom w:val="none" w:sz="0" w:space="0" w:color="auto"/>
                <w:right w:val="none" w:sz="0" w:space="0" w:color="auto"/>
              </w:divBdr>
            </w:div>
            <w:div w:id="583028923">
              <w:marLeft w:val="0"/>
              <w:marRight w:val="0"/>
              <w:marTop w:val="0"/>
              <w:marBottom w:val="0"/>
              <w:divBdr>
                <w:top w:val="none" w:sz="0" w:space="0" w:color="auto"/>
                <w:left w:val="none" w:sz="0" w:space="0" w:color="auto"/>
                <w:bottom w:val="none" w:sz="0" w:space="0" w:color="auto"/>
                <w:right w:val="none" w:sz="0" w:space="0" w:color="auto"/>
              </w:divBdr>
            </w:div>
            <w:div w:id="594557064">
              <w:marLeft w:val="0"/>
              <w:marRight w:val="0"/>
              <w:marTop w:val="0"/>
              <w:marBottom w:val="0"/>
              <w:divBdr>
                <w:top w:val="none" w:sz="0" w:space="0" w:color="auto"/>
                <w:left w:val="none" w:sz="0" w:space="0" w:color="auto"/>
                <w:bottom w:val="none" w:sz="0" w:space="0" w:color="auto"/>
                <w:right w:val="none" w:sz="0" w:space="0" w:color="auto"/>
              </w:divBdr>
            </w:div>
            <w:div w:id="600378073">
              <w:marLeft w:val="0"/>
              <w:marRight w:val="0"/>
              <w:marTop w:val="0"/>
              <w:marBottom w:val="0"/>
              <w:divBdr>
                <w:top w:val="none" w:sz="0" w:space="0" w:color="auto"/>
                <w:left w:val="none" w:sz="0" w:space="0" w:color="auto"/>
                <w:bottom w:val="none" w:sz="0" w:space="0" w:color="auto"/>
                <w:right w:val="none" w:sz="0" w:space="0" w:color="auto"/>
              </w:divBdr>
            </w:div>
            <w:div w:id="609168453">
              <w:marLeft w:val="0"/>
              <w:marRight w:val="0"/>
              <w:marTop w:val="0"/>
              <w:marBottom w:val="0"/>
              <w:divBdr>
                <w:top w:val="none" w:sz="0" w:space="0" w:color="auto"/>
                <w:left w:val="none" w:sz="0" w:space="0" w:color="auto"/>
                <w:bottom w:val="none" w:sz="0" w:space="0" w:color="auto"/>
                <w:right w:val="none" w:sz="0" w:space="0" w:color="auto"/>
              </w:divBdr>
            </w:div>
            <w:div w:id="615066897">
              <w:marLeft w:val="0"/>
              <w:marRight w:val="0"/>
              <w:marTop w:val="0"/>
              <w:marBottom w:val="0"/>
              <w:divBdr>
                <w:top w:val="none" w:sz="0" w:space="0" w:color="auto"/>
                <w:left w:val="none" w:sz="0" w:space="0" w:color="auto"/>
                <w:bottom w:val="none" w:sz="0" w:space="0" w:color="auto"/>
                <w:right w:val="none" w:sz="0" w:space="0" w:color="auto"/>
              </w:divBdr>
            </w:div>
            <w:div w:id="618999893">
              <w:marLeft w:val="0"/>
              <w:marRight w:val="0"/>
              <w:marTop w:val="0"/>
              <w:marBottom w:val="0"/>
              <w:divBdr>
                <w:top w:val="none" w:sz="0" w:space="0" w:color="auto"/>
                <w:left w:val="none" w:sz="0" w:space="0" w:color="auto"/>
                <w:bottom w:val="none" w:sz="0" w:space="0" w:color="auto"/>
                <w:right w:val="none" w:sz="0" w:space="0" w:color="auto"/>
              </w:divBdr>
            </w:div>
            <w:div w:id="619607394">
              <w:marLeft w:val="0"/>
              <w:marRight w:val="0"/>
              <w:marTop w:val="0"/>
              <w:marBottom w:val="0"/>
              <w:divBdr>
                <w:top w:val="none" w:sz="0" w:space="0" w:color="auto"/>
                <w:left w:val="none" w:sz="0" w:space="0" w:color="auto"/>
                <w:bottom w:val="none" w:sz="0" w:space="0" w:color="auto"/>
                <w:right w:val="none" w:sz="0" w:space="0" w:color="auto"/>
              </w:divBdr>
            </w:div>
            <w:div w:id="624652655">
              <w:marLeft w:val="0"/>
              <w:marRight w:val="0"/>
              <w:marTop w:val="0"/>
              <w:marBottom w:val="0"/>
              <w:divBdr>
                <w:top w:val="none" w:sz="0" w:space="0" w:color="auto"/>
                <w:left w:val="none" w:sz="0" w:space="0" w:color="auto"/>
                <w:bottom w:val="none" w:sz="0" w:space="0" w:color="auto"/>
                <w:right w:val="none" w:sz="0" w:space="0" w:color="auto"/>
              </w:divBdr>
            </w:div>
            <w:div w:id="631323128">
              <w:marLeft w:val="0"/>
              <w:marRight w:val="0"/>
              <w:marTop w:val="0"/>
              <w:marBottom w:val="0"/>
              <w:divBdr>
                <w:top w:val="none" w:sz="0" w:space="0" w:color="auto"/>
                <w:left w:val="none" w:sz="0" w:space="0" w:color="auto"/>
                <w:bottom w:val="none" w:sz="0" w:space="0" w:color="auto"/>
                <w:right w:val="none" w:sz="0" w:space="0" w:color="auto"/>
              </w:divBdr>
            </w:div>
            <w:div w:id="631712135">
              <w:marLeft w:val="0"/>
              <w:marRight w:val="0"/>
              <w:marTop w:val="0"/>
              <w:marBottom w:val="0"/>
              <w:divBdr>
                <w:top w:val="none" w:sz="0" w:space="0" w:color="auto"/>
                <w:left w:val="none" w:sz="0" w:space="0" w:color="auto"/>
                <w:bottom w:val="none" w:sz="0" w:space="0" w:color="auto"/>
                <w:right w:val="none" w:sz="0" w:space="0" w:color="auto"/>
              </w:divBdr>
            </w:div>
            <w:div w:id="636225030">
              <w:marLeft w:val="0"/>
              <w:marRight w:val="0"/>
              <w:marTop w:val="0"/>
              <w:marBottom w:val="0"/>
              <w:divBdr>
                <w:top w:val="none" w:sz="0" w:space="0" w:color="auto"/>
                <w:left w:val="none" w:sz="0" w:space="0" w:color="auto"/>
                <w:bottom w:val="none" w:sz="0" w:space="0" w:color="auto"/>
                <w:right w:val="none" w:sz="0" w:space="0" w:color="auto"/>
              </w:divBdr>
            </w:div>
            <w:div w:id="640430534">
              <w:marLeft w:val="0"/>
              <w:marRight w:val="0"/>
              <w:marTop w:val="0"/>
              <w:marBottom w:val="0"/>
              <w:divBdr>
                <w:top w:val="none" w:sz="0" w:space="0" w:color="auto"/>
                <w:left w:val="none" w:sz="0" w:space="0" w:color="auto"/>
                <w:bottom w:val="none" w:sz="0" w:space="0" w:color="auto"/>
                <w:right w:val="none" w:sz="0" w:space="0" w:color="auto"/>
              </w:divBdr>
            </w:div>
            <w:div w:id="643437822">
              <w:marLeft w:val="0"/>
              <w:marRight w:val="0"/>
              <w:marTop w:val="0"/>
              <w:marBottom w:val="0"/>
              <w:divBdr>
                <w:top w:val="none" w:sz="0" w:space="0" w:color="auto"/>
                <w:left w:val="none" w:sz="0" w:space="0" w:color="auto"/>
                <w:bottom w:val="none" w:sz="0" w:space="0" w:color="auto"/>
                <w:right w:val="none" w:sz="0" w:space="0" w:color="auto"/>
              </w:divBdr>
            </w:div>
            <w:div w:id="647512340">
              <w:marLeft w:val="0"/>
              <w:marRight w:val="0"/>
              <w:marTop w:val="0"/>
              <w:marBottom w:val="0"/>
              <w:divBdr>
                <w:top w:val="none" w:sz="0" w:space="0" w:color="auto"/>
                <w:left w:val="none" w:sz="0" w:space="0" w:color="auto"/>
                <w:bottom w:val="none" w:sz="0" w:space="0" w:color="auto"/>
                <w:right w:val="none" w:sz="0" w:space="0" w:color="auto"/>
              </w:divBdr>
            </w:div>
            <w:div w:id="658192110">
              <w:marLeft w:val="0"/>
              <w:marRight w:val="0"/>
              <w:marTop w:val="0"/>
              <w:marBottom w:val="0"/>
              <w:divBdr>
                <w:top w:val="none" w:sz="0" w:space="0" w:color="auto"/>
                <w:left w:val="none" w:sz="0" w:space="0" w:color="auto"/>
                <w:bottom w:val="none" w:sz="0" w:space="0" w:color="auto"/>
                <w:right w:val="none" w:sz="0" w:space="0" w:color="auto"/>
              </w:divBdr>
            </w:div>
            <w:div w:id="664668825">
              <w:marLeft w:val="0"/>
              <w:marRight w:val="0"/>
              <w:marTop w:val="0"/>
              <w:marBottom w:val="0"/>
              <w:divBdr>
                <w:top w:val="none" w:sz="0" w:space="0" w:color="auto"/>
                <w:left w:val="none" w:sz="0" w:space="0" w:color="auto"/>
                <w:bottom w:val="none" w:sz="0" w:space="0" w:color="auto"/>
                <w:right w:val="none" w:sz="0" w:space="0" w:color="auto"/>
              </w:divBdr>
            </w:div>
            <w:div w:id="675963040">
              <w:marLeft w:val="0"/>
              <w:marRight w:val="0"/>
              <w:marTop w:val="0"/>
              <w:marBottom w:val="0"/>
              <w:divBdr>
                <w:top w:val="none" w:sz="0" w:space="0" w:color="auto"/>
                <w:left w:val="none" w:sz="0" w:space="0" w:color="auto"/>
                <w:bottom w:val="none" w:sz="0" w:space="0" w:color="auto"/>
                <w:right w:val="none" w:sz="0" w:space="0" w:color="auto"/>
              </w:divBdr>
            </w:div>
            <w:div w:id="683627804">
              <w:marLeft w:val="0"/>
              <w:marRight w:val="0"/>
              <w:marTop w:val="0"/>
              <w:marBottom w:val="0"/>
              <w:divBdr>
                <w:top w:val="none" w:sz="0" w:space="0" w:color="auto"/>
                <w:left w:val="none" w:sz="0" w:space="0" w:color="auto"/>
                <w:bottom w:val="none" w:sz="0" w:space="0" w:color="auto"/>
                <w:right w:val="none" w:sz="0" w:space="0" w:color="auto"/>
              </w:divBdr>
            </w:div>
            <w:div w:id="691224670">
              <w:marLeft w:val="0"/>
              <w:marRight w:val="0"/>
              <w:marTop w:val="0"/>
              <w:marBottom w:val="0"/>
              <w:divBdr>
                <w:top w:val="none" w:sz="0" w:space="0" w:color="auto"/>
                <w:left w:val="none" w:sz="0" w:space="0" w:color="auto"/>
                <w:bottom w:val="none" w:sz="0" w:space="0" w:color="auto"/>
                <w:right w:val="none" w:sz="0" w:space="0" w:color="auto"/>
              </w:divBdr>
            </w:div>
            <w:div w:id="708601965">
              <w:marLeft w:val="0"/>
              <w:marRight w:val="0"/>
              <w:marTop w:val="0"/>
              <w:marBottom w:val="0"/>
              <w:divBdr>
                <w:top w:val="none" w:sz="0" w:space="0" w:color="auto"/>
                <w:left w:val="none" w:sz="0" w:space="0" w:color="auto"/>
                <w:bottom w:val="none" w:sz="0" w:space="0" w:color="auto"/>
                <w:right w:val="none" w:sz="0" w:space="0" w:color="auto"/>
              </w:divBdr>
            </w:div>
            <w:div w:id="718624879">
              <w:marLeft w:val="0"/>
              <w:marRight w:val="0"/>
              <w:marTop w:val="0"/>
              <w:marBottom w:val="0"/>
              <w:divBdr>
                <w:top w:val="none" w:sz="0" w:space="0" w:color="auto"/>
                <w:left w:val="none" w:sz="0" w:space="0" w:color="auto"/>
                <w:bottom w:val="none" w:sz="0" w:space="0" w:color="auto"/>
                <w:right w:val="none" w:sz="0" w:space="0" w:color="auto"/>
              </w:divBdr>
            </w:div>
            <w:div w:id="772477387">
              <w:marLeft w:val="0"/>
              <w:marRight w:val="0"/>
              <w:marTop w:val="0"/>
              <w:marBottom w:val="0"/>
              <w:divBdr>
                <w:top w:val="none" w:sz="0" w:space="0" w:color="auto"/>
                <w:left w:val="none" w:sz="0" w:space="0" w:color="auto"/>
                <w:bottom w:val="none" w:sz="0" w:space="0" w:color="auto"/>
                <w:right w:val="none" w:sz="0" w:space="0" w:color="auto"/>
              </w:divBdr>
            </w:div>
            <w:div w:id="773130935">
              <w:marLeft w:val="0"/>
              <w:marRight w:val="0"/>
              <w:marTop w:val="0"/>
              <w:marBottom w:val="0"/>
              <w:divBdr>
                <w:top w:val="none" w:sz="0" w:space="0" w:color="auto"/>
                <w:left w:val="none" w:sz="0" w:space="0" w:color="auto"/>
                <w:bottom w:val="none" w:sz="0" w:space="0" w:color="auto"/>
                <w:right w:val="none" w:sz="0" w:space="0" w:color="auto"/>
              </w:divBdr>
            </w:div>
            <w:div w:id="777330739">
              <w:marLeft w:val="0"/>
              <w:marRight w:val="0"/>
              <w:marTop w:val="0"/>
              <w:marBottom w:val="0"/>
              <w:divBdr>
                <w:top w:val="none" w:sz="0" w:space="0" w:color="auto"/>
                <w:left w:val="none" w:sz="0" w:space="0" w:color="auto"/>
                <w:bottom w:val="none" w:sz="0" w:space="0" w:color="auto"/>
                <w:right w:val="none" w:sz="0" w:space="0" w:color="auto"/>
              </w:divBdr>
            </w:div>
            <w:div w:id="777523634">
              <w:marLeft w:val="0"/>
              <w:marRight w:val="0"/>
              <w:marTop w:val="0"/>
              <w:marBottom w:val="0"/>
              <w:divBdr>
                <w:top w:val="none" w:sz="0" w:space="0" w:color="auto"/>
                <w:left w:val="none" w:sz="0" w:space="0" w:color="auto"/>
                <w:bottom w:val="none" w:sz="0" w:space="0" w:color="auto"/>
                <w:right w:val="none" w:sz="0" w:space="0" w:color="auto"/>
              </w:divBdr>
            </w:div>
            <w:div w:id="789592321">
              <w:marLeft w:val="0"/>
              <w:marRight w:val="0"/>
              <w:marTop w:val="0"/>
              <w:marBottom w:val="0"/>
              <w:divBdr>
                <w:top w:val="none" w:sz="0" w:space="0" w:color="auto"/>
                <w:left w:val="none" w:sz="0" w:space="0" w:color="auto"/>
                <w:bottom w:val="none" w:sz="0" w:space="0" w:color="auto"/>
                <w:right w:val="none" w:sz="0" w:space="0" w:color="auto"/>
              </w:divBdr>
            </w:div>
            <w:div w:id="790561121">
              <w:marLeft w:val="0"/>
              <w:marRight w:val="0"/>
              <w:marTop w:val="0"/>
              <w:marBottom w:val="0"/>
              <w:divBdr>
                <w:top w:val="none" w:sz="0" w:space="0" w:color="auto"/>
                <w:left w:val="none" w:sz="0" w:space="0" w:color="auto"/>
                <w:bottom w:val="none" w:sz="0" w:space="0" w:color="auto"/>
                <w:right w:val="none" w:sz="0" w:space="0" w:color="auto"/>
              </w:divBdr>
            </w:div>
            <w:div w:id="813180637">
              <w:marLeft w:val="0"/>
              <w:marRight w:val="0"/>
              <w:marTop w:val="0"/>
              <w:marBottom w:val="0"/>
              <w:divBdr>
                <w:top w:val="none" w:sz="0" w:space="0" w:color="auto"/>
                <w:left w:val="none" w:sz="0" w:space="0" w:color="auto"/>
                <w:bottom w:val="none" w:sz="0" w:space="0" w:color="auto"/>
                <w:right w:val="none" w:sz="0" w:space="0" w:color="auto"/>
              </w:divBdr>
            </w:div>
            <w:div w:id="820467384">
              <w:marLeft w:val="0"/>
              <w:marRight w:val="0"/>
              <w:marTop w:val="0"/>
              <w:marBottom w:val="0"/>
              <w:divBdr>
                <w:top w:val="none" w:sz="0" w:space="0" w:color="auto"/>
                <w:left w:val="none" w:sz="0" w:space="0" w:color="auto"/>
                <w:bottom w:val="none" w:sz="0" w:space="0" w:color="auto"/>
                <w:right w:val="none" w:sz="0" w:space="0" w:color="auto"/>
              </w:divBdr>
            </w:div>
            <w:div w:id="822354525">
              <w:marLeft w:val="0"/>
              <w:marRight w:val="0"/>
              <w:marTop w:val="0"/>
              <w:marBottom w:val="0"/>
              <w:divBdr>
                <w:top w:val="none" w:sz="0" w:space="0" w:color="auto"/>
                <w:left w:val="none" w:sz="0" w:space="0" w:color="auto"/>
                <w:bottom w:val="none" w:sz="0" w:space="0" w:color="auto"/>
                <w:right w:val="none" w:sz="0" w:space="0" w:color="auto"/>
              </w:divBdr>
            </w:div>
            <w:div w:id="828441548">
              <w:marLeft w:val="0"/>
              <w:marRight w:val="0"/>
              <w:marTop w:val="0"/>
              <w:marBottom w:val="0"/>
              <w:divBdr>
                <w:top w:val="none" w:sz="0" w:space="0" w:color="auto"/>
                <w:left w:val="none" w:sz="0" w:space="0" w:color="auto"/>
                <w:bottom w:val="none" w:sz="0" w:space="0" w:color="auto"/>
                <w:right w:val="none" w:sz="0" w:space="0" w:color="auto"/>
              </w:divBdr>
            </w:div>
            <w:div w:id="829177337">
              <w:marLeft w:val="0"/>
              <w:marRight w:val="0"/>
              <w:marTop w:val="0"/>
              <w:marBottom w:val="0"/>
              <w:divBdr>
                <w:top w:val="none" w:sz="0" w:space="0" w:color="auto"/>
                <w:left w:val="none" w:sz="0" w:space="0" w:color="auto"/>
                <w:bottom w:val="none" w:sz="0" w:space="0" w:color="auto"/>
                <w:right w:val="none" w:sz="0" w:space="0" w:color="auto"/>
              </w:divBdr>
            </w:div>
            <w:div w:id="830147081">
              <w:marLeft w:val="0"/>
              <w:marRight w:val="0"/>
              <w:marTop w:val="0"/>
              <w:marBottom w:val="0"/>
              <w:divBdr>
                <w:top w:val="none" w:sz="0" w:space="0" w:color="auto"/>
                <w:left w:val="none" w:sz="0" w:space="0" w:color="auto"/>
                <w:bottom w:val="none" w:sz="0" w:space="0" w:color="auto"/>
                <w:right w:val="none" w:sz="0" w:space="0" w:color="auto"/>
              </w:divBdr>
            </w:div>
            <w:div w:id="830634197">
              <w:marLeft w:val="0"/>
              <w:marRight w:val="0"/>
              <w:marTop w:val="0"/>
              <w:marBottom w:val="0"/>
              <w:divBdr>
                <w:top w:val="none" w:sz="0" w:space="0" w:color="auto"/>
                <w:left w:val="none" w:sz="0" w:space="0" w:color="auto"/>
                <w:bottom w:val="none" w:sz="0" w:space="0" w:color="auto"/>
                <w:right w:val="none" w:sz="0" w:space="0" w:color="auto"/>
              </w:divBdr>
            </w:div>
            <w:div w:id="835995970">
              <w:marLeft w:val="0"/>
              <w:marRight w:val="0"/>
              <w:marTop w:val="0"/>
              <w:marBottom w:val="0"/>
              <w:divBdr>
                <w:top w:val="none" w:sz="0" w:space="0" w:color="auto"/>
                <w:left w:val="none" w:sz="0" w:space="0" w:color="auto"/>
                <w:bottom w:val="none" w:sz="0" w:space="0" w:color="auto"/>
                <w:right w:val="none" w:sz="0" w:space="0" w:color="auto"/>
              </w:divBdr>
            </w:div>
            <w:div w:id="840120141">
              <w:marLeft w:val="0"/>
              <w:marRight w:val="0"/>
              <w:marTop w:val="0"/>
              <w:marBottom w:val="0"/>
              <w:divBdr>
                <w:top w:val="none" w:sz="0" w:space="0" w:color="auto"/>
                <w:left w:val="none" w:sz="0" w:space="0" w:color="auto"/>
                <w:bottom w:val="none" w:sz="0" w:space="0" w:color="auto"/>
                <w:right w:val="none" w:sz="0" w:space="0" w:color="auto"/>
              </w:divBdr>
            </w:div>
            <w:div w:id="841508684">
              <w:marLeft w:val="0"/>
              <w:marRight w:val="0"/>
              <w:marTop w:val="0"/>
              <w:marBottom w:val="0"/>
              <w:divBdr>
                <w:top w:val="none" w:sz="0" w:space="0" w:color="auto"/>
                <w:left w:val="none" w:sz="0" w:space="0" w:color="auto"/>
                <w:bottom w:val="none" w:sz="0" w:space="0" w:color="auto"/>
                <w:right w:val="none" w:sz="0" w:space="0" w:color="auto"/>
              </w:divBdr>
            </w:div>
            <w:div w:id="858815611">
              <w:marLeft w:val="0"/>
              <w:marRight w:val="0"/>
              <w:marTop w:val="0"/>
              <w:marBottom w:val="0"/>
              <w:divBdr>
                <w:top w:val="none" w:sz="0" w:space="0" w:color="auto"/>
                <w:left w:val="none" w:sz="0" w:space="0" w:color="auto"/>
                <w:bottom w:val="none" w:sz="0" w:space="0" w:color="auto"/>
                <w:right w:val="none" w:sz="0" w:space="0" w:color="auto"/>
              </w:divBdr>
            </w:div>
            <w:div w:id="885026780">
              <w:marLeft w:val="0"/>
              <w:marRight w:val="0"/>
              <w:marTop w:val="0"/>
              <w:marBottom w:val="0"/>
              <w:divBdr>
                <w:top w:val="none" w:sz="0" w:space="0" w:color="auto"/>
                <w:left w:val="none" w:sz="0" w:space="0" w:color="auto"/>
                <w:bottom w:val="none" w:sz="0" w:space="0" w:color="auto"/>
                <w:right w:val="none" w:sz="0" w:space="0" w:color="auto"/>
              </w:divBdr>
            </w:div>
            <w:div w:id="885484621">
              <w:marLeft w:val="0"/>
              <w:marRight w:val="0"/>
              <w:marTop w:val="0"/>
              <w:marBottom w:val="0"/>
              <w:divBdr>
                <w:top w:val="none" w:sz="0" w:space="0" w:color="auto"/>
                <w:left w:val="none" w:sz="0" w:space="0" w:color="auto"/>
                <w:bottom w:val="none" w:sz="0" w:space="0" w:color="auto"/>
                <w:right w:val="none" w:sz="0" w:space="0" w:color="auto"/>
              </w:divBdr>
            </w:div>
            <w:div w:id="888415848">
              <w:marLeft w:val="0"/>
              <w:marRight w:val="0"/>
              <w:marTop w:val="0"/>
              <w:marBottom w:val="0"/>
              <w:divBdr>
                <w:top w:val="none" w:sz="0" w:space="0" w:color="auto"/>
                <w:left w:val="none" w:sz="0" w:space="0" w:color="auto"/>
                <w:bottom w:val="none" w:sz="0" w:space="0" w:color="auto"/>
                <w:right w:val="none" w:sz="0" w:space="0" w:color="auto"/>
              </w:divBdr>
            </w:div>
            <w:div w:id="893154514">
              <w:marLeft w:val="0"/>
              <w:marRight w:val="0"/>
              <w:marTop w:val="0"/>
              <w:marBottom w:val="0"/>
              <w:divBdr>
                <w:top w:val="none" w:sz="0" w:space="0" w:color="auto"/>
                <w:left w:val="none" w:sz="0" w:space="0" w:color="auto"/>
                <w:bottom w:val="none" w:sz="0" w:space="0" w:color="auto"/>
                <w:right w:val="none" w:sz="0" w:space="0" w:color="auto"/>
              </w:divBdr>
            </w:div>
            <w:div w:id="904031499">
              <w:marLeft w:val="0"/>
              <w:marRight w:val="0"/>
              <w:marTop w:val="0"/>
              <w:marBottom w:val="0"/>
              <w:divBdr>
                <w:top w:val="none" w:sz="0" w:space="0" w:color="auto"/>
                <w:left w:val="none" w:sz="0" w:space="0" w:color="auto"/>
                <w:bottom w:val="none" w:sz="0" w:space="0" w:color="auto"/>
                <w:right w:val="none" w:sz="0" w:space="0" w:color="auto"/>
              </w:divBdr>
            </w:div>
            <w:div w:id="904529272">
              <w:marLeft w:val="0"/>
              <w:marRight w:val="0"/>
              <w:marTop w:val="0"/>
              <w:marBottom w:val="0"/>
              <w:divBdr>
                <w:top w:val="none" w:sz="0" w:space="0" w:color="auto"/>
                <w:left w:val="none" w:sz="0" w:space="0" w:color="auto"/>
                <w:bottom w:val="none" w:sz="0" w:space="0" w:color="auto"/>
                <w:right w:val="none" w:sz="0" w:space="0" w:color="auto"/>
              </w:divBdr>
            </w:div>
            <w:div w:id="905647229">
              <w:marLeft w:val="0"/>
              <w:marRight w:val="0"/>
              <w:marTop w:val="0"/>
              <w:marBottom w:val="0"/>
              <w:divBdr>
                <w:top w:val="none" w:sz="0" w:space="0" w:color="auto"/>
                <w:left w:val="none" w:sz="0" w:space="0" w:color="auto"/>
                <w:bottom w:val="none" w:sz="0" w:space="0" w:color="auto"/>
                <w:right w:val="none" w:sz="0" w:space="0" w:color="auto"/>
              </w:divBdr>
            </w:div>
            <w:div w:id="909657167">
              <w:marLeft w:val="0"/>
              <w:marRight w:val="0"/>
              <w:marTop w:val="0"/>
              <w:marBottom w:val="0"/>
              <w:divBdr>
                <w:top w:val="none" w:sz="0" w:space="0" w:color="auto"/>
                <w:left w:val="none" w:sz="0" w:space="0" w:color="auto"/>
                <w:bottom w:val="none" w:sz="0" w:space="0" w:color="auto"/>
                <w:right w:val="none" w:sz="0" w:space="0" w:color="auto"/>
              </w:divBdr>
            </w:div>
            <w:div w:id="912395847">
              <w:marLeft w:val="0"/>
              <w:marRight w:val="0"/>
              <w:marTop w:val="0"/>
              <w:marBottom w:val="0"/>
              <w:divBdr>
                <w:top w:val="none" w:sz="0" w:space="0" w:color="auto"/>
                <w:left w:val="none" w:sz="0" w:space="0" w:color="auto"/>
                <w:bottom w:val="none" w:sz="0" w:space="0" w:color="auto"/>
                <w:right w:val="none" w:sz="0" w:space="0" w:color="auto"/>
              </w:divBdr>
            </w:div>
            <w:div w:id="926692771">
              <w:marLeft w:val="0"/>
              <w:marRight w:val="0"/>
              <w:marTop w:val="0"/>
              <w:marBottom w:val="0"/>
              <w:divBdr>
                <w:top w:val="none" w:sz="0" w:space="0" w:color="auto"/>
                <w:left w:val="none" w:sz="0" w:space="0" w:color="auto"/>
                <w:bottom w:val="none" w:sz="0" w:space="0" w:color="auto"/>
                <w:right w:val="none" w:sz="0" w:space="0" w:color="auto"/>
              </w:divBdr>
            </w:div>
            <w:div w:id="929966978">
              <w:marLeft w:val="0"/>
              <w:marRight w:val="0"/>
              <w:marTop w:val="0"/>
              <w:marBottom w:val="0"/>
              <w:divBdr>
                <w:top w:val="none" w:sz="0" w:space="0" w:color="auto"/>
                <w:left w:val="none" w:sz="0" w:space="0" w:color="auto"/>
                <w:bottom w:val="none" w:sz="0" w:space="0" w:color="auto"/>
                <w:right w:val="none" w:sz="0" w:space="0" w:color="auto"/>
              </w:divBdr>
            </w:div>
            <w:div w:id="930552293">
              <w:marLeft w:val="0"/>
              <w:marRight w:val="0"/>
              <w:marTop w:val="0"/>
              <w:marBottom w:val="0"/>
              <w:divBdr>
                <w:top w:val="none" w:sz="0" w:space="0" w:color="auto"/>
                <w:left w:val="none" w:sz="0" w:space="0" w:color="auto"/>
                <w:bottom w:val="none" w:sz="0" w:space="0" w:color="auto"/>
                <w:right w:val="none" w:sz="0" w:space="0" w:color="auto"/>
              </w:divBdr>
            </w:div>
            <w:div w:id="974145192">
              <w:marLeft w:val="0"/>
              <w:marRight w:val="0"/>
              <w:marTop w:val="0"/>
              <w:marBottom w:val="0"/>
              <w:divBdr>
                <w:top w:val="none" w:sz="0" w:space="0" w:color="auto"/>
                <w:left w:val="none" w:sz="0" w:space="0" w:color="auto"/>
                <w:bottom w:val="none" w:sz="0" w:space="0" w:color="auto"/>
                <w:right w:val="none" w:sz="0" w:space="0" w:color="auto"/>
              </w:divBdr>
            </w:div>
            <w:div w:id="985354191">
              <w:marLeft w:val="0"/>
              <w:marRight w:val="0"/>
              <w:marTop w:val="0"/>
              <w:marBottom w:val="0"/>
              <w:divBdr>
                <w:top w:val="none" w:sz="0" w:space="0" w:color="auto"/>
                <w:left w:val="none" w:sz="0" w:space="0" w:color="auto"/>
                <w:bottom w:val="none" w:sz="0" w:space="0" w:color="auto"/>
                <w:right w:val="none" w:sz="0" w:space="0" w:color="auto"/>
              </w:divBdr>
            </w:div>
            <w:div w:id="990599082">
              <w:marLeft w:val="0"/>
              <w:marRight w:val="0"/>
              <w:marTop w:val="0"/>
              <w:marBottom w:val="0"/>
              <w:divBdr>
                <w:top w:val="none" w:sz="0" w:space="0" w:color="auto"/>
                <w:left w:val="none" w:sz="0" w:space="0" w:color="auto"/>
                <w:bottom w:val="none" w:sz="0" w:space="0" w:color="auto"/>
                <w:right w:val="none" w:sz="0" w:space="0" w:color="auto"/>
              </w:divBdr>
            </w:div>
            <w:div w:id="993294275">
              <w:marLeft w:val="0"/>
              <w:marRight w:val="0"/>
              <w:marTop w:val="0"/>
              <w:marBottom w:val="0"/>
              <w:divBdr>
                <w:top w:val="none" w:sz="0" w:space="0" w:color="auto"/>
                <w:left w:val="none" w:sz="0" w:space="0" w:color="auto"/>
                <w:bottom w:val="none" w:sz="0" w:space="0" w:color="auto"/>
                <w:right w:val="none" w:sz="0" w:space="0" w:color="auto"/>
              </w:divBdr>
            </w:div>
            <w:div w:id="996960953">
              <w:marLeft w:val="0"/>
              <w:marRight w:val="0"/>
              <w:marTop w:val="0"/>
              <w:marBottom w:val="0"/>
              <w:divBdr>
                <w:top w:val="none" w:sz="0" w:space="0" w:color="auto"/>
                <w:left w:val="none" w:sz="0" w:space="0" w:color="auto"/>
                <w:bottom w:val="none" w:sz="0" w:space="0" w:color="auto"/>
                <w:right w:val="none" w:sz="0" w:space="0" w:color="auto"/>
              </w:divBdr>
            </w:div>
            <w:div w:id="1006521108">
              <w:marLeft w:val="0"/>
              <w:marRight w:val="0"/>
              <w:marTop w:val="0"/>
              <w:marBottom w:val="0"/>
              <w:divBdr>
                <w:top w:val="none" w:sz="0" w:space="0" w:color="auto"/>
                <w:left w:val="none" w:sz="0" w:space="0" w:color="auto"/>
                <w:bottom w:val="none" w:sz="0" w:space="0" w:color="auto"/>
                <w:right w:val="none" w:sz="0" w:space="0" w:color="auto"/>
              </w:divBdr>
            </w:div>
            <w:div w:id="1032612707">
              <w:marLeft w:val="0"/>
              <w:marRight w:val="0"/>
              <w:marTop w:val="0"/>
              <w:marBottom w:val="0"/>
              <w:divBdr>
                <w:top w:val="none" w:sz="0" w:space="0" w:color="auto"/>
                <w:left w:val="none" w:sz="0" w:space="0" w:color="auto"/>
                <w:bottom w:val="none" w:sz="0" w:space="0" w:color="auto"/>
                <w:right w:val="none" w:sz="0" w:space="0" w:color="auto"/>
              </w:divBdr>
            </w:div>
            <w:div w:id="1035614511">
              <w:marLeft w:val="0"/>
              <w:marRight w:val="0"/>
              <w:marTop w:val="0"/>
              <w:marBottom w:val="0"/>
              <w:divBdr>
                <w:top w:val="none" w:sz="0" w:space="0" w:color="auto"/>
                <w:left w:val="none" w:sz="0" w:space="0" w:color="auto"/>
                <w:bottom w:val="none" w:sz="0" w:space="0" w:color="auto"/>
                <w:right w:val="none" w:sz="0" w:space="0" w:color="auto"/>
              </w:divBdr>
            </w:div>
            <w:div w:id="1046105871">
              <w:marLeft w:val="0"/>
              <w:marRight w:val="0"/>
              <w:marTop w:val="0"/>
              <w:marBottom w:val="0"/>
              <w:divBdr>
                <w:top w:val="none" w:sz="0" w:space="0" w:color="auto"/>
                <w:left w:val="none" w:sz="0" w:space="0" w:color="auto"/>
                <w:bottom w:val="none" w:sz="0" w:space="0" w:color="auto"/>
                <w:right w:val="none" w:sz="0" w:space="0" w:color="auto"/>
              </w:divBdr>
            </w:div>
            <w:div w:id="1050375799">
              <w:marLeft w:val="0"/>
              <w:marRight w:val="0"/>
              <w:marTop w:val="0"/>
              <w:marBottom w:val="0"/>
              <w:divBdr>
                <w:top w:val="none" w:sz="0" w:space="0" w:color="auto"/>
                <w:left w:val="none" w:sz="0" w:space="0" w:color="auto"/>
                <w:bottom w:val="none" w:sz="0" w:space="0" w:color="auto"/>
                <w:right w:val="none" w:sz="0" w:space="0" w:color="auto"/>
              </w:divBdr>
            </w:div>
            <w:div w:id="1062220587">
              <w:marLeft w:val="0"/>
              <w:marRight w:val="0"/>
              <w:marTop w:val="0"/>
              <w:marBottom w:val="0"/>
              <w:divBdr>
                <w:top w:val="none" w:sz="0" w:space="0" w:color="auto"/>
                <w:left w:val="none" w:sz="0" w:space="0" w:color="auto"/>
                <w:bottom w:val="none" w:sz="0" w:space="0" w:color="auto"/>
                <w:right w:val="none" w:sz="0" w:space="0" w:color="auto"/>
              </w:divBdr>
            </w:div>
            <w:div w:id="1062946612">
              <w:marLeft w:val="0"/>
              <w:marRight w:val="0"/>
              <w:marTop w:val="0"/>
              <w:marBottom w:val="0"/>
              <w:divBdr>
                <w:top w:val="none" w:sz="0" w:space="0" w:color="auto"/>
                <w:left w:val="none" w:sz="0" w:space="0" w:color="auto"/>
                <w:bottom w:val="none" w:sz="0" w:space="0" w:color="auto"/>
                <w:right w:val="none" w:sz="0" w:space="0" w:color="auto"/>
              </w:divBdr>
            </w:div>
            <w:div w:id="1067416335">
              <w:marLeft w:val="0"/>
              <w:marRight w:val="0"/>
              <w:marTop w:val="0"/>
              <w:marBottom w:val="0"/>
              <w:divBdr>
                <w:top w:val="none" w:sz="0" w:space="0" w:color="auto"/>
                <w:left w:val="none" w:sz="0" w:space="0" w:color="auto"/>
                <w:bottom w:val="none" w:sz="0" w:space="0" w:color="auto"/>
                <w:right w:val="none" w:sz="0" w:space="0" w:color="auto"/>
              </w:divBdr>
            </w:div>
            <w:div w:id="1072003401">
              <w:marLeft w:val="0"/>
              <w:marRight w:val="0"/>
              <w:marTop w:val="0"/>
              <w:marBottom w:val="0"/>
              <w:divBdr>
                <w:top w:val="none" w:sz="0" w:space="0" w:color="auto"/>
                <w:left w:val="none" w:sz="0" w:space="0" w:color="auto"/>
                <w:bottom w:val="none" w:sz="0" w:space="0" w:color="auto"/>
                <w:right w:val="none" w:sz="0" w:space="0" w:color="auto"/>
              </w:divBdr>
            </w:div>
            <w:div w:id="1072848773">
              <w:marLeft w:val="0"/>
              <w:marRight w:val="0"/>
              <w:marTop w:val="0"/>
              <w:marBottom w:val="0"/>
              <w:divBdr>
                <w:top w:val="none" w:sz="0" w:space="0" w:color="auto"/>
                <w:left w:val="none" w:sz="0" w:space="0" w:color="auto"/>
                <w:bottom w:val="none" w:sz="0" w:space="0" w:color="auto"/>
                <w:right w:val="none" w:sz="0" w:space="0" w:color="auto"/>
              </w:divBdr>
            </w:div>
            <w:div w:id="1084492936">
              <w:marLeft w:val="0"/>
              <w:marRight w:val="0"/>
              <w:marTop w:val="0"/>
              <w:marBottom w:val="0"/>
              <w:divBdr>
                <w:top w:val="none" w:sz="0" w:space="0" w:color="auto"/>
                <w:left w:val="none" w:sz="0" w:space="0" w:color="auto"/>
                <w:bottom w:val="none" w:sz="0" w:space="0" w:color="auto"/>
                <w:right w:val="none" w:sz="0" w:space="0" w:color="auto"/>
              </w:divBdr>
            </w:div>
            <w:div w:id="1092161172">
              <w:marLeft w:val="0"/>
              <w:marRight w:val="0"/>
              <w:marTop w:val="0"/>
              <w:marBottom w:val="0"/>
              <w:divBdr>
                <w:top w:val="none" w:sz="0" w:space="0" w:color="auto"/>
                <w:left w:val="none" w:sz="0" w:space="0" w:color="auto"/>
                <w:bottom w:val="none" w:sz="0" w:space="0" w:color="auto"/>
                <w:right w:val="none" w:sz="0" w:space="0" w:color="auto"/>
              </w:divBdr>
            </w:div>
            <w:div w:id="1092358731">
              <w:marLeft w:val="0"/>
              <w:marRight w:val="0"/>
              <w:marTop w:val="0"/>
              <w:marBottom w:val="0"/>
              <w:divBdr>
                <w:top w:val="none" w:sz="0" w:space="0" w:color="auto"/>
                <w:left w:val="none" w:sz="0" w:space="0" w:color="auto"/>
                <w:bottom w:val="none" w:sz="0" w:space="0" w:color="auto"/>
                <w:right w:val="none" w:sz="0" w:space="0" w:color="auto"/>
              </w:divBdr>
            </w:div>
            <w:div w:id="1092777537">
              <w:marLeft w:val="0"/>
              <w:marRight w:val="0"/>
              <w:marTop w:val="0"/>
              <w:marBottom w:val="0"/>
              <w:divBdr>
                <w:top w:val="none" w:sz="0" w:space="0" w:color="auto"/>
                <w:left w:val="none" w:sz="0" w:space="0" w:color="auto"/>
                <w:bottom w:val="none" w:sz="0" w:space="0" w:color="auto"/>
                <w:right w:val="none" w:sz="0" w:space="0" w:color="auto"/>
              </w:divBdr>
            </w:div>
            <w:div w:id="1097336594">
              <w:marLeft w:val="0"/>
              <w:marRight w:val="0"/>
              <w:marTop w:val="0"/>
              <w:marBottom w:val="0"/>
              <w:divBdr>
                <w:top w:val="none" w:sz="0" w:space="0" w:color="auto"/>
                <w:left w:val="none" w:sz="0" w:space="0" w:color="auto"/>
                <w:bottom w:val="none" w:sz="0" w:space="0" w:color="auto"/>
                <w:right w:val="none" w:sz="0" w:space="0" w:color="auto"/>
              </w:divBdr>
            </w:div>
            <w:div w:id="1099595307">
              <w:marLeft w:val="0"/>
              <w:marRight w:val="0"/>
              <w:marTop w:val="0"/>
              <w:marBottom w:val="0"/>
              <w:divBdr>
                <w:top w:val="none" w:sz="0" w:space="0" w:color="auto"/>
                <w:left w:val="none" w:sz="0" w:space="0" w:color="auto"/>
                <w:bottom w:val="none" w:sz="0" w:space="0" w:color="auto"/>
                <w:right w:val="none" w:sz="0" w:space="0" w:color="auto"/>
              </w:divBdr>
            </w:div>
            <w:div w:id="1102340622">
              <w:marLeft w:val="0"/>
              <w:marRight w:val="0"/>
              <w:marTop w:val="0"/>
              <w:marBottom w:val="0"/>
              <w:divBdr>
                <w:top w:val="none" w:sz="0" w:space="0" w:color="auto"/>
                <w:left w:val="none" w:sz="0" w:space="0" w:color="auto"/>
                <w:bottom w:val="none" w:sz="0" w:space="0" w:color="auto"/>
                <w:right w:val="none" w:sz="0" w:space="0" w:color="auto"/>
              </w:divBdr>
            </w:div>
            <w:div w:id="1107772828">
              <w:marLeft w:val="0"/>
              <w:marRight w:val="0"/>
              <w:marTop w:val="0"/>
              <w:marBottom w:val="0"/>
              <w:divBdr>
                <w:top w:val="none" w:sz="0" w:space="0" w:color="auto"/>
                <w:left w:val="none" w:sz="0" w:space="0" w:color="auto"/>
                <w:bottom w:val="none" w:sz="0" w:space="0" w:color="auto"/>
                <w:right w:val="none" w:sz="0" w:space="0" w:color="auto"/>
              </w:divBdr>
            </w:div>
            <w:div w:id="1109085773">
              <w:marLeft w:val="0"/>
              <w:marRight w:val="0"/>
              <w:marTop w:val="0"/>
              <w:marBottom w:val="0"/>
              <w:divBdr>
                <w:top w:val="none" w:sz="0" w:space="0" w:color="auto"/>
                <w:left w:val="none" w:sz="0" w:space="0" w:color="auto"/>
                <w:bottom w:val="none" w:sz="0" w:space="0" w:color="auto"/>
                <w:right w:val="none" w:sz="0" w:space="0" w:color="auto"/>
              </w:divBdr>
            </w:div>
            <w:div w:id="1124541371">
              <w:marLeft w:val="0"/>
              <w:marRight w:val="0"/>
              <w:marTop w:val="0"/>
              <w:marBottom w:val="0"/>
              <w:divBdr>
                <w:top w:val="none" w:sz="0" w:space="0" w:color="auto"/>
                <w:left w:val="none" w:sz="0" w:space="0" w:color="auto"/>
                <w:bottom w:val="none" w:sz="0" w:space="0" w:color="auto"/>
                <w:right w:val="none" w:sz="0" w:space="0" w:color="auto"/>
              </w:divBdr>
            </w:div>
            <w:div w:id="1125656581">
              <w:marLeft w:val="0"/>
              <w:marRight w:val="0"/>
              <w:marTop w:val="0"/>
              <w:marBottom w:val="0"/>
              <w:divBdr>
                <w:top w:val="none" w:sz="0" w:space="0" w:color="auto"/>
                <w:left w:val="none" w:sz="0" w:space="0" w:color="auto"/>
                <w:bottom w:val="none" w:sz="0" w:space="0" w:color="auto"/>
                <w:right w:val="none" w:sz="0" w:space="0" w:color="auto"/>
              </w:divBdr>
            </w:div>
            <w:div w:id="1131022716">
              <w:marLeft w:val="0"/>
              <w:marRight w:val="0"/>
              <w:marTop w:val="0"/>
              <w:marBottom w:val="0"/>
              <w:divBdr>
                <w:top w:val="none" w:sz="0" w:space="0" w:color="auto"/>
                <w:left w:val="none" w:sz="0" w:space="0" w:color="auto"/>
                <w:bottom w:val="none" w:sz="0" w:space="0" w:color="auto"/>
                <w:right w:val="none" w:sz="0" w:space="0" w:color="auto"/>
              </w:divBdr>
            </w:div>
            <w:div w:id="1142187136">
              <w:marLeft w:val="0"/>
              <w:marRight w:val="0"/>
              <w:marTop w:val="0"/>
              <w:marBottom w:val="0"/>
              <w:divBdr>
                <w:top w:val="none" w:sz="0" w:space="0" w:color="auto"/>
                <w:left w:val="none" w:sz="0" w:space="0" w:color="auto"/>
                <w:bottom w:val="none" w:sz="0" w:space="0" w:color="auto"/>
                <w:right w:val="none" w:sz="0" w:space="0" w:color="auto"/>
              </w:divBdr>
            </w:div>
            <w:div w:id="1155879938">
              <w:marLeft w:val="0"/>
              <w:marRight w:val="0"/>
              <w:marTop w:val="0"/>
              <w:marBottom w:val="0"/>
              <w:divBdr>
                <w:top w:val="none" w:sz="0" w:space="0" w:color="auto"/>
                <w:left w:val="none" w:sz="0" w:space="0" w:color="auto"/>
                <w:bottom w:val="none" w:sz="0" w:space="0" w:color="auto"/>
                <w:right w:val="none" w:sz="0" w:space="0" w:color="auto"/>
              </w:divBdr>
            </w:div>
            <w:div w:id="1158306118">
              <w:marLeft w:val="0"/>
              <w:marRight w:val="0"/>
              <w:marTop w:val="0"/>
              <w:marBottom w:val="0"/>
              <w:divBdr>
                <w:top w:val="none" w:sz="0" w:space="0" w:color="auto"/>
                <w:left w:val="none" w:sz="0" w:space="0" w:color="auto"/>
                <w:bottom w:val="none" w:sz="0" w:space="0" w:color="auto"/>
                <w:right w:val="none" w:sz="0" w:space="0" w:color="auto"/>
              </w:divBdr>
            </w:div>
            <w:div w:id="1158687803">
              <w:marLeft w:val="0"/>
              <w:marRight w:val="0"/>
              <w:marTop w:val="0"/>
              <w:marBottom w:val="0"/>
              <w:divBdr>
                <w:top w:val="none" w:sz="0" w:space="0" w:color="auto"/>
                <w:left w:val="none" w:sz="0" w:space="0" w:color="auto"/>
                <w:bottom w:val="none" w:sz="0" w:space="0" w:color="auto"/>
                <w:right w:val="none" w:sz="0" w:space="0" w:color="auto"/>
              </w:divBdr>
            </w:div>
            <w:div w:id="1161193345">
              <w:marLeft w:val="0"/>
              <w:marRight w:val="0"/>
              <w:marTop w:val="0"/>
              <w:marBottom w:val="0"/>
              <w:divBdr>
                <w:top w:val="none" w:sz="0" w:space="0" w:color="auto"/>
                <w:left w:val="none" w:sz="0" w:space="0" w:color="auto"/>
                <w:bottom w:val="none" w:sz="0" w:space="0" w:color="auto"/>
                <w:right w:val="none" w:sz="0" w:space="0" w:color="auto"/>
              </w:divBdr>
            </w:div>
            <w:div w:id="1167481043">
              <w:marLeft w:val="0"/>
              <w:marRight w:val="0"/>
              <w:marTop w:val="0"/>
              <w:marBottom w:val="0"/>
              <w:divBdr>
                <w:top w:val="none" w:sz="0" w:space="0" w:color="auto"/>
                <w:left w:val="none" w:sz="0" w:space="0" w:color="auto"/>
                <w:bottom w:val="none" w:sz="0" w:space="0" w:color="auto"/>
                <w:right w:val="none" w:sz="0" w:space="0" w:color="auto"/>
              </w:divBdr>
            </w:div>
            <w:div w:id="1168979944">
              <w:marLeft w:val="0"/>
              <w:marRight w:val="0"/>
              <w:marTop w:val="0"/>
              <w:marBottom w:val="0"/>
              <w:divBdr>
                <w:top w:val="none" w:sz="0" w:space="0" w:color="auto"/>
                <w:left w:val="none" w:sz="0" w:space="0" w:color="auto"/>
                <w:bottom w:val="none" w:sz="0" w:space="0" w:color="auto"/>
                <w:right w:val="none" w:sz="0" w:space="0" w:color="auto"/>
              </w:divBdr>
            </w:div>
            <w:div w:id="1171994033">
              <w:marLeft w:val="0"/>
              <w:marRight w:val="0"/>
              <w:marTop w:val="0"/>
              <w:marBottom w:val="0"/>
              <w:divBdr>
                <w:top w:val="none" w:sz="0" w:space="0" w:color="auto"/>
                <w:left w:val="none" w:sz="0" w:space="0" w:color="auto"/>
                <w:bottom w:val="none" w:sz="0" w:space="0" w:color="auto"/>
                <w:right w:val="none" w:sz="0" w:space="0" w:color="auto"/>
              </w:divBdr>
            </w:div>
            <w:div w:id="1172917392">
              <w:marLeft w:val="0"/>
              <w:marRight w:val="0"/>
              <w:marTop w:val="0"/>
              <w:marBottom w:val="0"/>
              <w:divBdr>
                <w:top w:val="none" w:sz="0" w:space="0" w:color="auto"/>
                <w:left w:val="none" w:sz="0" w:space="0" w:color="auto"/>
                <w:bottom w:val="none" w:sz="0" w:space="0" w:color="auto"/>
                <w:right w:val="none" w:sz="0" w:space="0" w:color="auto"/>
              </w:divBdr>
            </w:div>
            <w:div w:id="1190755303">
              <w:marLeft w:val="0"/>
              <w:marRight w:val="0"/>
              <w:marTop w:val="0"/>
              <w:marBottom w:val="0"/>
              <w:divBdr>
                <w:top w:val="none" w:sz="0" w:space="0" w:color="auto"/>
                <w:left w:val="none" w:sz="0" w:space="0" w:color="auto"/>
                <w:bottom w:val="none" w:sz="0" w:space="0" w:color="auto"/>
                <w:right w:val="none" w:sz="0" w:space="0" w:color="auto"/>
              </w:divBdr>
            </w:div>
            <w:div w:id="1201625477">
              <w:marLeft w:val="0"/>
              <w:marRight w:val="0"/>
              <w:marTop w:val="0"/>
              <w:marBottom w:val="0"/>
              <w:divBdr>
                <w:top w:val="none" w:sz="0" w:space="0" w:color="auto"/>
                <w:left w:val="none" w:sz="0" w:space="0" w:color="auto"/>
                <w:bottom w:val="none" w:sz="0" w:space="0" w:color="auto"/>
                <w:right w:val="none" w:sz="0" w:space="0" w:color="auto"/>
              </w:divBdr>
            </w:div>
            <w:div w:id="1218589557">
              <w:marLeft w:val="0"/>
              <w:marRight w:val="0"/>
              <w:marTop w:val="0"/>
              <w:marBottom w:val="0"/>
              <w:divBdr>
                <w:top w:val="none" w:sz="0" w:space="0" w:color="auto"/>
                <w:left w:val="none" w:sz="0" w:space="0" w:color="auto"/>
                <w:bottom w:val="none" w:sz="0" w:space="0" w:color="auto"/>
                <w:right w:val="none" w:sz="0" w:space="0" w:color="auto"/>
              </w:divBdr>
            </w:div>
            <w:div w:id="1228497835">
              <w:marLeft w:val="0"/>
              <w:marRight w:val="0"/>
              <w:marTop w:val="0"/>
              <w:marBottom w:val="0"/>
              <w:divBdr>
                <w:top w:val="none" w:sz="0" w:space="0" w:color="auto"/>
                <w:left w:val="none" w:sz="0" w:space="0" w:color="auto"/>
                <w:bottom w:val="none" w:sz="0" w:space="0" w:color="auto"/>
                <w:right w:val="none" w:sz="0" w:space="0" w:color="auto"/>
              </w:divBdr>
            </w:div>
            <w:div w:id="1230455727">
              <w:marLeft w:val="0"/>
              <w:marRight w:val="0"/>
              <w:marTop w:val="0"/>
              <w:marBottom w:val="0"/>
              <w:divBdr>
                <w:top w:val="none" w:sz="0" w:space="0" w:color="auto"/>
                <w:left w:val="none" w:sz="0" w:space="0" w:color="auto"/>
                <w:bottom w:val="none" w:sz="0" w:space="0" w:color="auto"/>
                <w:right w:val="none" w:sz="0" w:space="0" w:color="auto"/>
              </w:divBdr>
            </w:div>
            <w:div w:id="1234196697">
              <w:marLeft w:val="0"/>
              <w:marRight w:val="0"/>
              <w:marTop w:val="0"/>
              <w:marBottom w:val="0"/>
              <w:divBdr>
                <w:top w:val="none" w:sz="0" w:space="0" w:color="auto"/>
                <w:left w:val="none" w:sz="0" w:space="0" w:color="auto"/>
                <w:bottom w:val="none" w:sz="0" w:space="0" w:color="auto"/>
                <w:right w:val="none" w:sz="0" w:space="0" w:color="auto"/>
              </w:divBdr>
            </w:div>
            <w:div w:id="1253928686">
              <w:marLeft w:val="0"/>
              <w:marRight w:val="0"/>
              <w:marTop w:val="0"/>
              <w:marBottom w:val="0"/>
              <w:divBdr>
                <w:top w:val="none" w:sz="0" w:space="0" w:color="auto"/>
                <w:left w:val="none" w:sz="0" w:space="0" w:color="auto"/>
                <w:bottom w:val="none" w:sz="0" w:space="0" w:color="auto"/>
                <w:right w:val="none" w:sz="0" w:space="0" w:color="auto"/>
              </w:divBdr>
            </w:div>
            <w:div w:id="1254388862">
              <w:marLeft w:val="0"/>
              <w:marRight w:val="0"/>
              <w:marTop w:val="0"/>
              <w:marBottom w:val="0"/>
              <w:divBdr>
                <w:top w:val="none" w:sz="0" w:space="0" w:color="auto"/>
                <w:left w:val="none" w:sz="0" w:space="0" w:color="auto"/>
                <w:bottom w:val="none" w:sz="0" w:space="0" w:color="auto"/>
                <w:right w:val="none" w:sz="0" w:space="0" w:color="auto"/>
              </w:divBdr>
            </w:div>
            <w:div w:id="1256397105">
              <w:marLeft w:val="0"/>
              <w:marRight w:val="0"/>
              <w:marTop w:val="0"/>
              <w:marBottom w:val="0"/>
              <w:divBdr>
                <w:top w:val="none" w:sz="0" w:space="0" w:color="auto"/>
                <w:left w:val="none" w:sz="0" w:space="0" w:color="auto"/>
                <w:bottom w:val="none" w:sz="0" w:space="0" w:color="auto"/>
                <w:right w:val="none" w:sz="0" w:space="0" w:color="auto"/>
              </w:divBdr>
            </w:div>
            <w:div w:id="1281494448">
              <w:marLeft w:val="0"/>
              <w:marRight w:val="0"/>
              <w:marTop w:val="0"/>
              <w:marBottom w:val="0"/>
              <w:divBdr>
                <w:top w:val="none" w:sz="0" w:space="0" w:color="auto"/>
                <w:left w:val="none" w:sz="0" w:space="0" w:color="auto"/>
                <w:bottom w:val="none" w:sz="0" w:space="0" w:color="auto"/>
                <w:right w:val="none" w:sz="0" w:space="0" w:color="auto"/>
              </w:divBdr>
            </w:div>
            <w:div w:id="1284850934">
              <w:marLeft w:val="0"/>
              <w:marRight w:val="0"/>
              <w:marTop w:val="0"/>
              <w:marBottom w:val="0"/>
              <w:divBdr>
                <w:top w:val="none" w:sz="0" w:space="0" w:color="auto"/>
                <w:left w:val="none" w:sz="0" w:space="0" w:color="auto"/>
                <w:bottom w:val="none" w:sz="0" w:space="0" w:color="auto"/>
                <w:right w:val="none" w:sz="0" w:space="0" w:color="auto"/>
              </w:divBdr>
            </w:div>
            <w:div w:id="1286233761">
              <w:marLeft w:val="0"/>
              <w:marRight w:val="0"/>
              <w:marTop w:val="0"/>
              <w:marBottom w:val="0"/>
              <w:divBdr>
                <w:top w:val="none" w:sz="0" w:space="0" w:color="auto"/>
                <w:left w:val="none" w:sz="0" w:space="0" w:color="auto"/>
                <w:bottom w:val="none" w:sz="0" w:space="0" w:color="auto"/>
                <w:right w:val="none" w:sz="0" w:space="0" w:color="auto"/>
              </w:divBdr>
            </w:div>
            <w:div w:id="1309282216">
              <w:marLeft w:val="0"/>
              <w:marRight w:val="0"/>
              <w:marTop w:val="0"/>
              <w:marBottom w:val="0"/>
              <w:divBdr>
                <w:top w:val="none" w:sz="0" w:space="0" w:color="auto"/>
                <w:left w:val="none" w:sz="0" w:space="0" w:color="auto"/>
                <w:bottom w:val="none" w:sz="0" w:space="0" w:color="auto"/>
                <w:right w:val="none" w:sz="0" w:space="0" w:color="auto"/>
              </w:divBdr>
            </w:div>
            <w:div w:id="1327708464">
              <w:marLeft w:val="0"/>
              <w:marRight w:val="0"/>
              <w:marTop w:val="0"/>
              <w:marBottom w:val="0"/>
              <w:divBdr>
                <w:top w:val="none" w:sz="0" w:space="0" w:color="auto"/>
                <w:left w:val="none" w:sz="0" w:space="0" w:color="auto"/>
                <w:bottom w:val="none" w:sz="0" w:space="0" w:color="auto"/>
                <w:right w:val="none" w:sz="0" w:space="0" w:color="auto"/>
              </w:divBdr>
            </w:div>
            <w:div w:id="1331172947">
              <w:marLeft w:val="0"/>
              <w:marRight w:val="0"/>
              <w:marTop w:val="0"/>
              <w:marBottom w:val="0"/>
              <w:divBdr>
                <w:top w:val="none" w:sz="0" w:space="0" w:color="auto"/>
                <w:left w:val="none" w:sz="0" w:space="0" w:color="auto"/>
                <w:bottom w:val="none" w:sz="0" w:space="0" w:color="auto"/>
                <w:right w:val="none" w:sz="0" w:space="0" w:color="auto"/>
              </w:divBdr>
            </w:div>
            <w:div w:id="1331715585">
              <w:marLeft w:val="0"/>
              <w:marRight w:val="0"/>
              <w:marTop w:val="0"/>
              <w:marBottom w:val="0"/>
              <w:divBdr>
                <w:top w:val="none" w:sz="0" w:space="0" w:color="auto"/>
                <w:left w:val="none" w:sz="0" w:space="0" w:color="auto"/>
                <w:bottom w:val="none" w:sz="0" w:space="0" w:color="auto"/>
                <w:right w:val="none" w:sz="0" w:space="0" w:color="auto"/>
              </w:divBdr>
            </w:div>
            <w:div w:id="1334256734">
              <w:marLeft w:val="0"/>
              <w:marRight w:val="0"/>
              <w:marTop w:val="0"/>
              <w:marBottom w:val="0"/>
              <w:divBdr>
                <w:top w:val="none" w:sz="0" w:space="0" w:color="auto"/>
                <w:left w:val="none" w:sz="0" w:space="0" w:color="auto"/>
                <w:bottom w:val="none" w:sz="0" w:space="0" w:color="auto"/>
                <w:right w:val="none" w:sz="0" w:space="0" w:color="auto"/>
              </w:divBdr>
            </w:div>
            <w:div w:id="1337657834">
              <w:marLeft w:val="0"/>
              <w:marRight w:val="0"/>
              <w:marTop w:val="0"/>
              <w:marBottom w:val="0"/>
              <w:divBdr>
                <w:top w:val="none" w:sz="0" w:space="0" w:color="auto"/>
                <w:left w:val="none" w:sz="0" w:space="0" w:color="auto"/>
                <w:bottom w:val="none" w:sz="0" w:space="0" w:color="auto"/>
                <w:right w:val="none" w:sz="0" w:space="0" w:color="auto"/>
              </w:divBdr>
            </w:div>
            <w:div w:id="1339042226">
              <w:marLeft w:val="0"/>
              <w:marRight w:val="0"/>
              <w:marTop w:val="0"/>
              <w:marBottom w:val="0"/>
              <w:divBdr>
                <w:top w:val="none" w:sz="0" w:space="0" w:color="auto"/>
                <w:left w:val="none" w:sz="0" w:space="0" w:color="auto"/>
                <w:bottom w:val="none" w:sz="0" w:space="0" w:color="auto"/>
                <w:right w:val="none" w:sz="0" w:space="0" w:color="auto"/>
              </w:divBdr>
            </w:div>
            <w:div w:id="1341348527">
              <w:marLeft w:val="0"/>
              <w:marRight w:val="0"/>
              <w:marTop w:val="0"/>
              <w:marBottom w:val="0"/>
              <w:divBdr>
                <w:top w:val="none" w:sz="0" w:space="0" w:color="auto"/>
                <w:left w:val="none" w:sz="0" w:space="0" w:color="auto"/>
                <w:bottom w:val="none" w:sz="0" w:space="0" w:color="auto"/>
                <w:right w:val="none" w:sz="0" w:space="0" w:color="auto"/>
              </w:divBdr>
            </w:div>
            <w:div w:id="1343513274">
              <w:marLeft w:val="0"/>
              <w:marRight w:val="0"/>
              <w:marTop w:val="0"/>
              <w:marBottom w:val="0"/>
              <w:divBdr>
                <w:top w:val="none" w:sz="0" w:space="0" w:color="auto"/>
                <w:left w:val="none" w:sz="0" w:space="0" w:color="auto"/>
                <w:bottom w:val="none" w:sz="0" w:space="0" w:color="auto"/>
                <w:right w:val="none" w:sz="0" w:space="0" w:color="auto"/>
              </w:divBdr>
            </w:div>
            <w:div w:id="1344479842">
              <w:marLeft w:val="0"/>
              <w:marRight w:val="0"/>
              <w:marTop w:val="0"/>
              <w:marBottom w:val="0"/>
              <w:divBdr>
                <w:top w:val="none" w:sz="0" w:space="0" w:color="auto"/>
                <w:left w:val="none" w:sz="0" w:space="0" w:color="auto"/>
                <w:bottom w:val="none" w:sz="0" w:space="0" w:color="auto"/>
                <w:right w:val="none" w:sz="0" w:space="0" w:color="auto"/>
              </w:divBdr>
            </w:div>
            <w:div w:id="1357999232">
              <w:marLeft w:val="0"/>
              <w:marRight w:val="0"/>
              <w:marTop w:val="0"/>
              <w:marBottom w:val="0"/>
              <w:divBdr>
                <w:top w:val="none" w:sz="0" w:space="0" w:color="auto"/>
                <w:left w:val="none" w:sz="0" w:space="0" w:color="auto"/>
                <w:bottom w:val="none" w:sz="0" w:space="0" w:color="auto"/>
                <w:right w:val="none" w:sz="0" w:space="0" w:color="auto"/>
              </w:divBdr>
            </w:div>
            <w:div w:id="1358123311">
              <w:marLeft w:val="0"/>
              <w:marRight w:val="0"/>
              <w:marTop w:val="0"/>
              <w:marBottom w:val="0"/>
              <w:divBdr>
                <w:top w:val="none" w:sz="0" w:space="0" w:color="auto"/>
                <w:left w:val="none" w:sz="0" w:space="0" w:color="auto"/>
                <w:bottom w:val="none" w:sz="0" w:space="0" w:color="auto"/>
                <w:right w:val="none" w:sz="0" w:space="0" w:color="auto"/>
              </w:divBdr>
            </w:div>
            <w:div w:id="1364289723">
              <w:marLeft w:val="0"/>
              <w:marRight w:val="0"/>
              <w:marTop w:val="0"/>
              <w:marBottom w:val="0"/>
              <w:divBdr>
                <w:top w:val="none" w:sz="0" w:space="0" w:color="auto"/>
                <w:left w:val="none" w:sz="0" w:space="0" w:color="auto"/>
                <w:bottom w:val="none" w:sz="0" w:space="0" w:color="auto"/>
                <w:right w:val="none" w:sz="0" w:space="0" w:color="auto"/>
              </w:divBdr>
            </w:div>
            <w:div w:id="1369985157">
              <w:marLeft w:val="0"/>
              <w:marRight w:val="0"/>
              <w:marTop w:val="0"/>
              <w:marBottom w:val="0"/>
              <w:divBdr>
                <w:top w:val="none" w:sz="0" w:space="0" w:color="auto"/>
                <w:left w:val="none" w:sz="0" w:space="0" w:color="auto"/>
                <w:bottom w:val="none" w:sz="0" w:space="0" w:color="auto"/>
                <w:right w:val="none" w:sz="0" w:space="0" w:color="auto"/>
              </w:divBdr>
            </w:div>
            <w:div w:id="1377006150">
              <w:marLeft w:val="0"/>
              <w:marRight w:val="0"/>
              <w:marTop w:val="0"/>
              <w:marBottom w:val="0"/>
              <w:divBdr>
                <w:top w:val="none" w:sz="0" w:space="0" w:color="auto"/>
                <w:left w:val="none" w:sz="0" w:space="0" w:color="auto"/>
                <w:bottom w:val="none" w:sz="0" w:space="0" w:color="auto"/>
                <w:right w:val="none" w:sz="0" w:space="0" w:color="auto"/>
              </w:divBdr>
            </w:div>
            <w:div w:id="1384210034">
              <w:marLeft w:val="0"/>
              <w:marRight w:val="0"/>
              <w:marTop w:val="0"/>
              <w:marBottom w:val="0"/>
              <w:divBdr>
                <w:top w:val="none" w:sz="0" w:space="0" w:color="auto"/>
                <w:left w:val="none" w:sz="0" w:space="0" w:color="auto"/>
                <w:bottom w:val="none" w:sz="0" w:space="0" w:color="auto"/>
                <w:right w:val="none" w:sz="0" w:space="0" w:color="auto"/>
              </w:divBdr>
            </w:div>
            <w:div w:id="1393305949">
              <w:marLeft w:val="0"/>
              <w:marRight w:val="0"/>
              <w:marTop w:val="0"/>
              <w:marBottom w:val="0"/>
              <w:divBdr>
                <w:top w:val="none" w:sz="0" w:space="0" w:color="auto"/>
                <w:left w:val="none" w:sz="0" w:space="0" w:color="auto"/>
                <w:bottom w:val="none" w:sz="0" w:space="0" w:color="auto"/>
                <w:right w:val="none" w:sz="0" w:space="0" w:color="auto"/>
              </w:divBdr>
            </w:div>
            <w:div w:id="1395543146">
              <w:marLeft w:val="0"/>
              <w:marRight w:val="0"/>
              <w:marTop w:val="0"/>
              <w:marBottom w:val="0"/>
              <w:divBdr>
                <w:top w:val="none" w:sz="0" w:space="0" w:color="auto"/>
                <w:left w:val="none" w:sz="0" w:space="0" w:color="auto"/>
                <w:bottom w:val="none" w:sz="0" w:space="0" w:color="auto"/>
                <w:right w:val="none" w:sz="0" w:space="0" w:color="auto"/>
              </w:divBdr>
            </w:div>
            <w:div w:id="1395663520">
              <w:marLeft w:val="0"/>
              <w:marRight w:val="0"/>
              <w:marTop w:val="0"/>
              <w:marBottom w:val="0"/>
              <w:divBdr>
                <w:top w:val="none" w:sz="0" w:space="0" w:color="auto"/>
                <w:left w:val="none" w:sz="0" w:space="0" w:color="auto"/>
                <w:bottom w:val="none" w:sz="0" w:space="0" w:color="auto"/>
                <w:right w:val="none" w:sz="0" w:space="0" w:color="auto"/>
              </w:divBdr>
            </w:div>
            <w:div w:id="1414473496">
              <w:marLeft w:val="0"/>
              <w:marRight w:val="0"/>
              <w:marTop w:val="0"/>
              <w:marBottom w:val="0"/>
              <w:divBdr>
                <w:top w:val="none" w:sz="0" w:space="0" w:color="auto"/>
                <w:left w:val="none" w:sz="0" w:space="0" w:color="auto"/>
                <w:bottom w:val="none" w:sz="0" w:space="0" w:color="auto"/>
                <w:right w:val="none" w:sz="0" w:space="0" w:color="auto"/>
              </w:divBdr>
            </w:div>
            <w:div w:id="1422410830">
              <w:marLeft w:val="0"/>
              <w:marRight w:val="0"/>
              <w:marTop w:val="0"/>
              <w:marBottom w:val="0"/>
              <w:divBdr>
                <w:top w:val="none" w:sz="0" w:space="0" w:color="auto"/>
                <w:left w:val="none" w:sz="0" w:space="0" w:color="auto"/>
                <w:bottom w:val="none" w:sz="0" w:space="0" w:color="auto"/>
                <w:right w:val="none" w:sz="0" w:space="0" w:color="auto"/>
              </w:divBdr>
            </w:div>
            <w:div w:id="1428579783">
              <w:marLeft w:val="0"/>
              <w:marRight w:val="0"/>
              <w:marTop w:val="0"/>
              <w:marBottom w:val="0"/>
              <w:divBdr>
                <w:top w:val="none" w:sz="0" w:space="0" w:color="auto"/>
                <w:left w:val="none" w:sz="0" w:space="0" w:color="auto"/>
                <w:bottom w:val="none" w:sz="0" w:space="0" w:color="auto"/>
                <w:right w:val="none" w:sz="0" w:space="0" w:color="auto"/>
              </w:divBdr>
            </w:div>
            <w:div w:id="1450003438">
              <w:marLeft w:val="0"/>
              <w:marRight w:val="0"/>
              <w:marTop w:val="0"/>
              <w:marBottom w:val="0"/>
              <w:divBdr>
                <w:top w:val="none" w:sz="0" w:space="0" w:color="auto"/>
                <w:left w:val="none" w:sz="0" w:space="0" w:color="auto"/>
                <w:bottom w:val="none" w:sz="0" w:space="0" w:color="auto"/>
                <w:right w:val="none" w:sz="0" w:space="0" w:color="auto"/>
              </w:divBdr>
            </w:div>
            <w:div w:id="1450004059">
              <w:marLeft w:val="0"/>
              <w:marRight w:val="0"/>
              <w:marTop w:val="0"/>
              <w:marBottom w:val="0"/>
              <w:divBdr>
                <w:top w:val="none" w:sz="0" w:space="0" w:color="auto"/>
                <w:left w:val="none" w:sz="0" w:space="0" w:color="auto"/>
                <w:bottom w:val="none" w:sz="0" w:space="0" w:color="auto"/>
                <w:right w:val="none" w:sz="0" w:space="0" w:color="auto"/>
              </w:divBdr>
            </w:div>
            <w:div w:id="1451705581">
              <w:marLeft w:val="0"/>
              <w:marRight w:val="0"/>
              <w:marTop w:val="0"/>
              <w:marBottom w:val="0"/>
              <w:divBdr>
                <w:top w:val="none" w:sz="0" w:space="0" w:color="auto"/>
                <w:left w:val="none" w:sz="0" w:space="0" w:color="auto"/>
                <w:bottom w:val="none" w:sz="0" w:space="0" w:color="auto"/>
                <w:right w:val="none" w:sz="0" w:space="0" w:color="auto"/>
              </w:divBdr>
            </w:div>
            <w:div w:id="1452548381">
              <w:marLeft w:val="0"/>
              <w:marRight w:val="0"/>
              <w:marTop w:val="0"/>
              <w:marBottom w:val="0"/>
              <w:divBdr>
                <w:top w:val="none" w:sz="0" w:space="0" w:color="auto"/>
                <w:left w:val="none" w:sz="0" w:space="0" w:color="auto"/>
                <w:bottom w:val="none" w:sz="0" w:space="0" w:color="auto"/>
                <w:right w:val="none" w:sz="0" w:space="0" w:color="auto"/>
              </w:divBdr>
            </w:div>
            <w:div w:id="1455127064">
              <w:marLeft w:val="0"/>
              <w:marRight w:val="0"/>
              <w:marTop w:val="0"/>
              <w:marBottom w:val="0"/>
              <w:divBdr>
                <w:top w:val="none" w:sz="0" w:space="0" w:color="auto"/>
                <w:left w:val="none" w:sz="0" w:space="0" w:color="auto"/>
                <w:bottom w:val="none" w:sz="0" w:space="0" w:color="auto"/>
                <w:right w:val="none" w:sz="0" w:space="0" w:color="auto"/>
              </w:divBdr>
            </w:div>
            <w:div w:id="1458374950">
              <w:marLeft w:val="0"/>
              <w:marRight w:val="0"/>
              <w:marTop w:val="0"/>
              <w:marBottom w:val="0"/>
              <w:divBdr>
                <w:top w:val="none" w:sz="0" w:space="0" w:color="auto"/>
                <w:left w:val="none" w:sz="0" w:space="0" w:color="auto"/>
                <w:bottom w:val="none" w:sz="0" w:space="0" w:color="auto"/>
                <w:right w:val="none" w:sz="0" w:space="0" w:color="auto"/>
              </w:divBdr>
            </w:div>
            <w:div w:id="1461611466">
              <w:marLeft w:val="0"/>
              <w:marRight w:val="0"/>
              <w:marTop w:val="0"/>
              <w:marBottom w:val="0"/>
              <w:divBdr>
                <w:top w:val="none" w:sz="0" w:space="0" w:color="auto"/>
                <w:left w:val="none" w:sz="0" w:space="0" w:color="auto"/>
                <w:bottom w:val="none" w:sz="0" w:space="0" w:color="auto"/>
                <w:right w:val="none" w:sz="0" w:space="0" w:color="auto"/>
              </w:divBdr>
            </w:div>
            <w:div w:id="1466384572">
              <w:marLeft w:val="0"/>
              <w:marRight w:val="0"/>
              <w:marTop w:val="0"/>
              <w:marBottom w:val="0"/>
              <w:divBdr>
                <w:top w:val="none" w:sz="0" w:space="0" w:color="auto"/>
                <w:left w:val="none" w:sz="0" w:space="0" w:color="auto"/>
                <w:bottom w:val="none" w:sz="0" w:space="0" w:color="auto"/>
                <w:right w:val="none" w:sz="0" w:space="0" w:color="auto"/>
              </w:divBdr>
            </w:div>
            <w:div w:id="1468553061">
              <w:marLeft w:val="0"/>
              <w:marRight w:val="0"/>
              <w:marTop w:val="0"/>
              <w:marBottom w:val="0"/>
              <w:divBdr>
                <w:top w:val="none" w:sz="0" w:space="0" w:color="auto"/>
                <w:left w:val="none" w:sz="0" w:space="0" w:color="auto"/>
                <w:bottom w:val="none" w:sz="0" w:space="0" w:color="auto"/>
                <w:right w:val="none" w:sz="0" w:space="0" w:color="auto"/>
              </w:divBdr>
            </w:div>
            <w:div w:id="1471243584">
              <w:marLeft w:val="0"/>
              <w:marRight w:val="0"/>
              <w:marTop w:val="0"/>
              <w:marBottom w:val="0"/>
              <w:divBdr>
                <w:top w:val="none" w:sz="0" w:space="0" w:color="auto"/>
                <w:left w:val="none" w:sz="0" w:space="0" w:color="auto"/>
                <w:bottom w:val="none" w:sz="0" w:space="0" w:color="auto"/>
                <w:right w:val="none" w:sz="0" w:space="0" w:color="auto"/>
              </w:divBdr>
            </w:div>
            <w:div w:id="1476220930">
              <w:marLeft w:val="0"/>
              <w:marRight w:val="0"/>
              <w:marTop w:val="0"/>
              <w:marBottom w:val="0"/>
              <w:divBdr>
                <w:top w:val="none" w:sz="0" w:space="0" w:color="auto"/>
                <w:left w:val="none" w:sz="0" w:space="0" w:color="auto"/>
                <w:bottom w:val="none" w:sz="0" w:space="0" w:color="auto"/>
                <w:right w:val="none" w:sz="0" w:space="0" w:color="auto"/>
              </w:divBdr>
            </w:div>
            <w:div w:id="1488130346">
              <w:marLeft w:val="0"/>
              <w:marRight w:val="0"/>
              <w:marTop w:val="0"/>
              <w:marBottom w:val="0"/>
              <w:divBdr>
                <w:top w:val="none" w:sz="0" w:space="0" w:color="auto"/>
                <w:left w:val="none" w:sz="0" w:space="0" w:color="auto"/>
                <w:bottom w:val="none" w:sz="0" w:space="0" w:color="auto"/>
                <w:right w:val="none" w:sz="0" w:space="0" w:color="auto"/>
              </w:divBdr>
            </w:div>
            <w:div w:id="1490948763">
              <w:marLeft w:val="0"/>
              <w:marRight w:val="0"/>
              <w:marTop w:val="0"/>
              <w:marBottom w:val="0"/>
              <w:divBdr>
                <w:top w:val="none" w:sz="0" w:space="0" w:color="auto"/>
                <w:left w:val="none" w:sz="0" w:space="0" w:color="auto"/>
                <w:bottom w:val="none" w:sz="0" w:space="0" w:color="auto"/>
                <w:right w:val="none" w:sz="0" w:space="0" w:color="auto"/>
              </w:divBdr>
            </w:div>
            <w:div w:id="1494374065">
              <w:marLeft w:val="0"/>
              <w:marRight w:val="0"/>
              <w:marTop w:val="0"/>
              <w:marBottom w:val="0"/>
              <w:divBdr>
                <w:top w:val="none" w:sz="0" w:space="0" w:color="auto"/>
                <w:left w:val="none" w:sz="0" w:space="0" w:color="auto"/>
                <w:bottom w:val="none" w:sz="0" w:space="0" w:color="auto"/>
                <w:right w:val="none" w:sz="0" w:space="0" w:color="auto"/>
              </w:divBdr>
            </w:div>
            <w:div w:id="1505240361">
              <w:marLeft w:val="0"/>
              <w:marRight w:val="0"/>
              <w:marTop w:val="0"/>
              <w:marBottom w:val="0"/>
              <w:divBdr>
                <w:top w:val="none" w:sz="0" w:space="0" w:color="auto"/>
                <w:left w:val="none" w:sz="0" w:space="0" w:color="auto"/>
                <w:bottom w:val="none" w:sz="0" w:space="0" w:color="auto"/>
                <w:right w:val="none" w:sz="0" w:space="0" w:color="auto"/>
              </w:divBdr>
            </w:div>
            <w:div w:id="1506554081">
              <w:marLeft w:val="0"/>
              <w:marRight w:val="0"/>
              <w:marTop w:val="0"/>
              <w:marBottom w:val="0"/>
              <w:divBdr>
                <w:top w:val="none" w:sz="0" w:space="0" w:color="auto"/>
                <w:left w:val="none" w:sz="0" w:space="0" w:color="auto"/>
                <w:bottom w:val="none" w:sz="0" w:space="0" w:color="auto"/>
                <w:right w:val="none" w:sz="0" w:space="0" w:color="auto"/>
              </w:divBdr>
            </w:div>
            <w:div w:id="1507597027">
              <w:marLeft w:val="0"/>
              <w:marRight w:val="0"/>
              <w:marTop w:val="0"/>
              <w:marBottom w:val="0"/>
              <w:divBdr>
                <w:top w:val="none" w:sz="0" w:space="0" w:color="auto"/>
                <w:left w:val="none" w:sz="0" w:space="0" w:color="auto"/>
                <w:bottom w:val="none" w:sz="0" w:space="0" w:color="auto"/>
                <w:right w:val="none" w:sz="0" w:space="0" w:color="auto"/>
              </w:divBdr>
            </w:div>
            <w:div w:id="1515194105">
              <w:marLeft w:val="0"/>
              <w:marRight w:val="0"/>
              <w:marTop w:val="0"/>
              <w:marBottom w:val="0"/>
              <w:divBdr>
                <w:top w:val="none" w:sz="0" w:space="0" w:color="auto"/>
                <w:left w:val="none" w:sz="0" w:space="0" w:color="auto"/>
                <w:bottom w:val="none" w:sz="0" w:space="0" w:color="auto"/>
                <w:right w:val="none" w:sz="0" w:space="0" w:color="auto"/>
              </w:divBdr>
            </w:div>
            <w:div w:id="1517690725">
              <w:marLeft w:val="0"/>
              <w:marRight w:val="0"/>
              <w:marTop w:val="0"/>
              <w:marBottom w:val="0"/>
              <w:divBdr>
                <w:top w:val="none" w:sz="0" w:space="0" w:color="auto"/>
                <w:left w:val="none" w:sz="0" w:space="0" w:color="auto"/>
                <w:bottom w:val="none" w:sz="0" w:space="0" w:color="auto"/>
                <w:right w:val="none" w:sz="0" w:space="0" w:color="auto"/>
              </w:divBdr>
            </w:div>
            <w:div w:id="1543127091">
              <w:marLeft w:val="0"/>
              <w:marRight w:val="0"/>
              <w:marTop w:val="0"/>
              <w:marBottom w:val="0"/>
              <w:divBdr>
                <w:top w:val="none" w:sz="0" w:space="0" w:color="auto"/>
                <w:left w:val="none" w:sz="0" w:space="0" w:color="auto"/>
                <w:bottom w:val="none" w:sz="0" w:space="0" w:color="auto"/>
                <w:right w:val="none" w:sz="0" w:space="0" w:color="auto"/>
              </w:divBdr>
            </w:div>
            <w:div w:id="1545020983">
              <w:marLeft w:val="0"/>
              <w:marRight w:val="0"/>
              <w:marTop w:val="0"/>
              <w:marBottom w:val="0"/>
              <w:divBdr>
                <w:top w:val="none" w:sz="0" w:space="0" w:color="auto"/>
                <w:left w:val="none" w:sz="0" w:space="0" w:color="auto"/>
                <w:bottom w:val="none" w:sz="0" w:space="0" w:color="auto"/>
                <w:right w:val="none" w:sz="0" w:space="0" w:color="auto"/>
              </w:divBdr>
            </w:div>
            <w:div w:id="1551188834">
              <w:marLeft w:val="0"/>
              <w:marRight w:val="0"/>
              <w:marTop w:val="0"/>
              <w:marBottom w:val="0"/>
              <w:divBdr>
                <w:top w:val="none" w:sz="0" w:space="0" w:color="auto"/>
                <w:left w:val="none" w:sz="0" w:space="0" w:color="auto"/>
                <w:bottom w:val="none" w:sz="0" w:space="0" w:color="auto"/>
                <w:right w:val="none" w:sz="0" w:space="0" w:color="auto"/>
              </w:divBdr>
            </w:div>
            <w:div w:id="1560289498">
              <w:marLeft w:val="0"/>
              <w:marRight w:val="0"/>
              <w:marTop w:val="0"/>
              <w:marBottom w:val="0"/>
              <w:divBdr>
                <w:top w:val="none" w:sz="0" w:space="0" w:color="auto"/>
                <w:left w:val="none" w:sz="0" w:space="0" w:color="auto"/>
                <w:bottom w:val="none" w:sz="0" w:space="0" w:color="auto"/>
                <w:right w:val="none" w:sz="0" w:space="0" w:color="auto"/>
              </w:divBdr>
            </w:div>
            <w:div w:id="1561210974">
              <w:marLeft w:val="0"/>
              <w:marRight w:val="0"/>
              <w:marTop w:val="0"/>
              <w:marBottom w:val="0"/>
              <w:divBdr>
                <w:top w:val="none" w:sz="0" w:space="0" w:color="auto"/>
                <w:left w:val="none" w:sz="0" w:space="0" w:color="auto"/>
                <w:bottom w:val="none" w:sz="0" w:space="0" w:color="auto"/>
                <w:right w:val="none" w:sz="0" w:space="0" w:color="auto"/>
              </w:divBdr>
            </w:div>
            <w:div w:id="1562516345">
              <w:marLeft w:val="0"/>
              <w:marRight w:val="0"/>
              <w:marTop w:val="0"/>
              <w:marBottom w:val="0"/>
              <w:divBdr>
                <w:top w:val="none" w:sz="0" w:space="0" w:color="auto"/>
                <w:left w:val="none" w:sz="0" w:space="0" w:color="auto"/>
                <w:bottom w:val="none" w:sz="0" w:space="0" w:color="auto"/>
                <w:right w:val="none" w:sz="0" w:space="0" w:color="auto"/>
              </w:divBdr>
            </w:div>
            <w:div w:id="1577321251">
              <w:marLeft w:val="0"/>
              <w:marRight w:val="0"/>
              <w:marTop w:val="0"/>
              <w:marBottom w:val="0"/>
              <w:divBdr>
                <w:top w:val="none" w:sz="0" w:space="0" w:color="auto"/>
                <w:left w:val="none" w:sz="0" w:space="0" w:color="auto"/>
                <w:bottom w:val="none" w:sz="0" w:space="0" w:color="auto"/>
                <w:right w:val="none" w:sz="0" w:space="0" w:color="auto"/>
              </w:divBdr>
            </w:div>
            <w:div w:id="1580868951">
              <w:marLeft w:val="0"/>
              <w:marRight w:val="0"/>
              <w:marTop w:val="0"/>
              <w:marBottom w:val="0"/>
              <w:divBdr>
                <w:top w:val="none" w:sz="0" w:space="0" w:color="auto"/>
                <w:left w:val="none" w:sz="0" w:space="0" w:color="auto"/>
                <w:bottom w:val="none" w:sz="0" w:space="0" w:color="auto"/>
                <w:right w:val="none" w:sz="0" w:space="0" w:color="auto"/>
              </w:divBdr>
            </w:div>
            <w:div w:id="1586647747">
              <w:marLeft w:val="0"/>
              <w:marRight w:val="0"/>
              <w:marTop w:val="0"/>
              <w:marBottom w:val="0"/>
              <w:divBdr>
                <w:top w:val="none" w:sz="0" w:space="0" w:color="auto"/>
                <w:left w:val="none" w:sz="0" w:space="0" w:color="auto"/>
                <w:bottom w:val="none" w:sz="0" w:space="0" w:color="auto"/>
                <w:right w:val="none" w:sz="0" w:space="0" w:color="auto"/>
              </w:divBdr>
            </w:div>
            <w:div w:id="1591501968">
              <w:marLeft w:val="0"/>
              <w:marRight w:val="0"/>
              <w:marTop w:val="0"/>
              <w:marBottom w:val="0"/>
              <w:divBdr>
                <w:top w:val="none" w:sz="0" w:space="0" w:color="auto"/>
                <w:left w:val="none" w:sz="0" w:space="0" w:color="auto"/>
                <w:bottom w:val="none" w:sz="0" w:space="0" w:color="auto"/>
                <w:right w:val="none" w:sz="0" w:space="0" w:color="auto"/>
              </w:divBdr>
            </w:div>
            <w:div w:id="1591887298">
              <w:marLeft w:val="0"/>
              <w:marRight w:val="0"/>
              <w:marTop w:val="0"/>
              <w:marBottom w:val="0"/>
              <w:divBdr>
                <w:top w:val="none" w:sz="0" w:space="0" w:color="auto"/>
                <w:left w:val="none" w:sz="0" w:space="0" w:color="auto"/>
                <w:bottom w:val="none" w:sz="0" w:space="0" w:color="auto"/>
                <w:right w:val="none" w:sz="0" w:space="0" w:color="auto"/>
              </w:divBdr>
            </w:div>
            <w:div w:id="1593586585">
              <w:marLeft w:val="0"/>
              <w:marRight w:val="0"/>
              <w:marTop w:val="0"/>
              <w:marBottom w:val="0"/>
              <w:divBdr>
                <w:top w:val="none" w:sz="0" w:space="0" w:color="auto"/>
                <w:left w:val="none" w:sz="0" w:space="0" w:color="auto"/>
                <w:bottom w:val="none" w:sz="0" w:space="0" w:color="auto"/>
                <w:right w:val="none" w:sz="0" w:space="0" w:color="auto"/>
              </w:divBdr>
            </w:div>
            <w:div w:id="1616327046">
              <w:marLeft w:val="0"/>
              <w:marRight w:val="0"/>
              <w:marTop w:val="0"/>
              <w:marBottom w:val="0"/>
              <w:divBdr>
                <w:top w:val="none" w:sz="0" w:space="0" w:color="auto"/>
                <w:left w:val="none" w:sz="0" w:space="0" w:color="auto"/>
                <w:bottom w:val="none" w:sz="0" w:space="0" w:color="auto"/>
                <w:right w:val="none" w:sz="0" w:space="0" w:color="auto"/>
              </w:divBdr>
            </w:div>
            <w:div w:id="1616908637">
              <w:marLeft w:val="0"/>
              <w:marRight w:val="0"/>
              <w:marTop w:val="0"/>
              <w:marBottom w:val="0"/>
              <w:divBdr>
                <w:top w:val="none" w:sz="0" w:space="0" w:color="auto"/>
                <w:left w:val="none" w:sz="0" w:space="0" w:color="auto"/>
                <w:bottom w:val="none" w:sz="0" w:space="0" w:color="auto"/>
                <w:right w:val="none" w:sz="0" w:space="0" w:color="auto"/>
              </w:divBdr>
            </w:div>
            <w:div w:id="1632982348">
              <w:marLeft w:val="0"/>
              <w:marRight w:val="0"/>
              <w:marTop w:val="0"/>
              <w:marBottom w:val="0"/>
              <w:divBdr>
                <w:top w:val="none" w:sz="0" w:space="0" w:color="auto"/>
                <w:left w:val="none" w:sz="0" w:space="0" w:color="auto"/>
                <w:bottom w:val="none" w:sz="0" w:space="0" w:color="auto"/>
                <w:right w:val="none" w:sz="0" w:space="0" w:color="auto"/>
              </w:divBdr>
            </w:div>
            <w:div w:id="1635016034">
              <w:marLeft w:val="0"/>
              <w:marRight w:val="0"/>
              <w:marTop w:val="0"/>
              <w:marBottom w:val="0"/>
              <w:divBdr>
                <w:top w:val="none" w:sz="0" w:space="0" w:color="auto"/>
                <w:left w:val="none" w:sz="0" w:space="0" w:color="auto"/>
                <w:bottom w:val="none" w:sz="0" w:space="0" w:color="auto"/>
                <w:right w:val="none" w:sz="0" w:space="0" w:color="auto"/>
              </w:divBdr>
            </w:div>
            <w:div w:id="1636251973">
              <w:marLeft w:val="0"/>
              <w:marRight w:val="0"/>
              <w:marTop w:val="0"/>
              <w:marBottom w:val="0"/>
              <w:divBdr>
                <w:top w:val="none" w:sz="0" w:space="0" w:color="auto"/>
                <w:left w:val="none" w:sz="0" w:space="0" w:color="auto"/>
                <w:bottom w:val="none" w:sz="0" w:space="0" w:color="auto"/>
                <w:right w:val="none" w:sz="0" w:space="0" w:color="auto"/>
              </w:divBdr>
            </w:div>
            <w:div w:id="1641886408">
              <w:marLeft w:val="0"/>
              <w:marRight w:val="0"/>
              <w:marTop w:val="0"/>
              <w:marBottom w:val="0"/>
              <w:divBdr>
                <w:top w:val="none" w:sz="0" w:space="0" w:color="auto"/>
                <w:left w:val="none" w:sz="0" w:space="0" w:color="auto"/>
                <w:bottom w:val="none" w:sz="0" w:space="0" w:color="auto"/>
                <w:right w:val="none" w:sz="0" w:space="0" w:color="auto"/>
              </w:divBdr>
            </w:div>
            <w:div w:id="1650476005">
              <w:marLeft w:val="0"/>
              <w:marRight w:val="0"/>
              <w:marTop w:val="0"/>
              <w:marBottom w:val="0"/>
              <w:divBdr>
                <w:top w:val="none" w:sz="0" w:space="0" w:color="auto"/>
                <w:left w:val="none" w:sz="0" w:space="0" w:color="auto"/>
                <w:bottom w:val="none" w:sz="0" w:space="0" w:color="auto"/>
                <w:right w:val="none" w:sz="0" w:space="0" w:color="auto"/>
              </w:divBdr>
            </w:div>
            <w:div w:id="1650862789">
              <w:marLeft w:val="0"/>
              <w:marRight w:val="0"/>
              <w:marTop w:val="0"/>
              <w:marBottom w:val="0"/>
              <w:divBdr>
                <w:top w:val="none" w:sz="0" w:space="0" w:color="auto"/>
                <w:left w:val="none" w:sz="0" w:space="0" w:color="auto"/>
                <w:bottom w:val="none" w:sz="0" w:space="0" w:color="auto"/>
                <w:right w:val="none" w:sz="0" w:space="0" w:color="auto"/>
              </w:divBdr>
            </w:div>
            <w:div w:id="1652446842">
              <w:marLeft w:val="0"/>
              <w:marRight w:val="0"/>
              <w:marTop w:val="0"/>
              <w:marBottom w:val="0"/>
              <w:divBdr>
                <w:top w:val="none" w:sz="0" w:space="0" w:color="auto"/>
                <w:left w:val="none" w:sz="0" w:space="0" w:color="auto"/>
                <w:bottom w:val="none" w:sz="0" w:space="0" w:color="auto"/>
                <w:right w:val="none" w:sz="0" w:space="0" w:color="auto"/>
              </w:divBdr>
            </w:div>
            <w:div w:id="1662388471">
              <w:marLeft w:val="0"/>
              <w:marRight w:val="0"/>
              <w:marTop w:val="0"/>
              <w:marBottom w:val="0"/>
              <w:divBdr>
                <w:top w:val="none" w:sz="0" w:space="0" w:color="auto"/>
                <w:left w:val="none" w:sz="0" w:space="0" w:color="auto"/>
                <w:bottom w:val="none" w:sz="0" w:space="0" w:color="auto"/>
                <w:right w:val="none" w:sz="0" w:space="0" w:color="auto"/>
              </w:divBdr>
            </w:div>
            <w:div w:id="1667978795">
              <w:marLeft w:val="0"/>
              <w:marRight w:val="0"/>
              <w:marTop w:val="0"/>
              <w:marBottom w:val="0"/>
              <w:divBdr>
                <w:top w:val="none" w:sz="0" w:space="0" w:color="auto"/>
                <w:left w:val="none" w:sz="0" w:space="0" w:color="auto"/>
                <w:bottom w:val="none" w:sz="0" w:space="0" w:color="auto"/>
                <w:right w:val="none" w:sz="0" w:space="0" w:color="auto"/>
              </w:divBdr>
            </w:div>
            <w:div w:id="1675304004">
              <w:marLeft w:val="0"/>
              <w:marRight w:val="0"/>
              <w:marTop w:val="0"/>
              <w:marBottom w:val="0"/>
              <w:divBdr>
                <w:top w:val="none" w:sz="0" w:space="0" w:color="auto"/>
                <w:left w:val="none" w:sz="0" w:space="0" w:color="auto"/>
                <w:bottom w:val="none" w:sz="0" w:space="0" w:color="auto"/>
                <w:right w:val="none" w:sz="0" w:space="0" w:color="auto"/>
              </w:divBdr>
            </w:div>
            <w:div w:id="1680236740">
              <w:marLeft w:val="0"/>
              <w:marRight w:val="0"/>
              <w:marTop w:val="0"/>
              <w:marBottom w:val="0"/>
              <w:divBdr>
                <w:top w:val="none" w:sz="0" w:space="0" w:color="auto"/>
                <w:left w:val="none" w:sz="0" w:space="0" w:color="auto"/>
                <w:bottom w:val="none" w:sz="0" w:space="0" w:color="auto"/>
                <w:right w:val="none" w:sz="0" w:space="0" w:color="auto"/>
              </w:divBdr>
            </w:div>
            <w:div w:id="1684359581">
              <w:marLeft w:val="0"/>
              <w:marRight w:val="0"/>
              <w:marTop w:val="0"/>
              <w:marBottom w:val="0"/>
              <w:divBdr>
                <w:top w:val="none" w:sz="0" w:space="0" w:color="auto"/>
                <w:left w:val="none" w:sz="0" w:space="0" w:color="auto"/>
                <w:bottom w:val="none" w:sz="0" w:space="0" w:color="auto"/>
                <w:right w:val="none" w:sz="0" w:space="0" w:color="auto"/>
              </w:divBdr>
            </w:div>
            <w:div w:id="1685667363">
              <w:marLeft w:val="0"/>
              <w:marRight w:val="0"/>
              <w:marTop w:val="0"/>
              <w:marBottom w:val="0"/>
              <w:divBdr>
                <w:top w:val="none" w:sz="0" w:space="0" w:color="auto"/>
                <w:left w:val="none" w:sz="0" w:space="0" w:color="auto"/>
                <w:bottom w:val="none" w:sz="0" w:space="0" w:color="auto"/>
                <w:right w:val="none" w:sz="0" w:space="0" w:color="auto"/>
              </w:divBdr>
            </w:div>
            <w:div w:id="1695960939">
              <w:marLeft w:val="0"/>
              <w:marRight w:val="0"/>
              <w:marTop w:val="0"/>
              <w:marBottom w:val="0"/>
              <w:divBdr>
                <w:top w:val="none" w:sz="0" w:space="0" w:color="auto"/>
                <w:left w:val="none" w:sz="0" w:space="0" w:color="auto"/>
                <w:bottom w:val="none" w:sz="0" w:space="0" w:color="auto"/>
                <w:right w:val="none" w:sz="0" w:space="0" w:color="auto"/>
              </w:divBdr>
            </w:div>
            <w:div w:id="1707096101">
              <w:marLeft w:val="0"/>
              <w:marRight w:val="0"/>
              <w:marTop w:val="0"/>
              <w:marBottom w:val="0"/>
              <w:divBdr>
                <w:top w:val="none" w:sz="0" w:space="0" w:color="auto"/>
                <w:left w:val="none" w:sz="0" w:space="0" w:color="auto"/>
                <w:bottom w:val="none" w:sz="0" w:space="0" w:color="auto"/>
                <w:right w:val="none" w:sz="0" w:space="0" w:color="auto"/>
              </w:divBdr>
            </w:div>
            <w:div w:id="1716345240">
              <w:marLeft w:val="0"/>
              <w:marRight w:val="0"/>
              <w:marTop w:val="0"/>
              <w:marBottom w:val="0"/>
              <w:divBdr>
                <w:top w:val="none" w:sz="0" w:space="0" w:color="auto"/>
                <w:left w:val="none" w:sz="0" w:space="0" w:color="auto"/>
                <w:bottom w:val="none" w:sz="0" w:space="0" w:color="auto"/>
                <w:right w:val="none" w:sz="0" w:space="0" w:color="auto"/>
              </w:divBdr>
            </w:div>
            <w:div w:id="1722558409">
              <w:marLeft w:val="0"/>
              <w:marRight w:val="0"/>
              <w:marTop w:val="0"/>
              <w:marBottom w:val="0"/>
              <w:divBdr>
                <w:top w:val="none" w:sz="0" w:space="0" w:color="auto"/>
                <w:left w:val="none" w:sz="0" w:space="0" w:color="auto"/>
                <w:bottom w:val="none" w:sz="0" w:space="0" w:color="auto"/>
                <w:right w:val="none" w:sz="0" w:space="0" w:color="auto"/>
              </w:divBdr>
            </w:div>
            <w:div w:id="1735591261">
              <w:marLeft w:val="0"/>
              <w:marRight w:val="0"/>
              <w:marTop w:val="0"/>
              <w:marBottom w:val="0"/>
              <w:divBdr>
                <w:top w:val="none" w:sz="0" w:space="0" w:color="auto"/>
                <w:left w:val="none" w:sz="0" w:space="0" w:color="auto"/>
                <w:bottom w:val="none" w:sz="0" w:space="0" w:color="auto"/>
                <w:right w:val="none" w:sz="0" w:space="0" w:color="auto"/>
              </w:divBdr>
            </w:div>
            <w:div w:id="1766804879">
              <w:marLeft w:val="0"/>
              <w:marRight w:val="0"/>
              <w:marTop w:val="0"/>
              <w:marBottom w:val="0"/>
              <w:divBdr>
                <w:top w:val="none" w:sz="0" w:space="0" w:color="auto"/>
                <w:left w:val="none" w:sz="0" w:space="0" w:color="auto"/>
                <w:bottom w:val="none" w:sz="0" w:space="0" w:color="auto"/>
                <w:right w:val="none" w:sz="0" w:space="0" w:color="auto"/>
              </w:divBdr>
            </w:div>
            <w:div w:id="1767144561">
              <w:marLeft w:val="0"/>
              <w:marRight w:val="0"/>
              <w:marTop w:val="0"/>
              <w:marBottom w:val="0"/>
              <w:divBdr>
                <w:top w:val="none" w:sz="0" w:space="0" w:color="auto"/>
                <w:left w:val="none" w:sz="0" w:space="0" w:color="auto"/>
                <w:bottom w:val="none" w:sz="0" w:space="0" w:color="auto"/>
                <w:right w:val="none" w:sz="0" w:space="0" w:color="auto"/>
              </w:divBdr>
            </w:div>
            <w:div w:id="1767463862">
              <w:marLeft w:val="0"/>
              <w:marRight w:val="0"/>
              <w:marTop w:val="0"/>
              <w:marBottom w:val="0"/>
              <w:divBdr>
                <w:top w:val="none" w:sz="0" w:space="0" w:color="auto"/>
                <w:left w:val="none" w:sz="0" w:space="0" w:color="auto"/>
                <w:bottom w:val="none" w:sz="0" w:space="0" w:color="auto"/>
                <w:right w:val="none" w:sz="0" w:space="0" w:color="auto"/>
              </w:divBdr>
            </w:div>
            <w:div w:id="1768499273">
              <w:marLeft w:val="0"/>
              <w:marRight w:val="0"/>
              <w:marTop w:val="0"/>
              <w:marBottom w:val="0"/>
              <w:divBdr>
                <w:top w:val="none" w:sz="0" w:space="0" w:color="auto"/>
                <w:left w:val="none" w:sz="0" w:space="0" w:color="auto"/>
                <w:bottom w:val="none" w:sz="0" w:space="0" w:color="auto"/>
                <w:right w:val="none" w:sz="0" w:space="0" w:color="auto"/>
              </w:divBdr>
            </w:div>
            <w:div w:id="1770392782">
              <w:marLeft w:val="0"/>
              <w:marRight w:val="0"/>
              <w:marTop w:val="0"/>
              <w:marBottom w:val="0"/>
              <w:divBdr>
                <w:top w:val="none" w:sz="0" w:space="0" w:color="auto"/>
                <w:left w:val="none" w:sz="0" w:space="0" w:color="auto"/>
                <w:bottom w:val="none" w:sz="0" w:space="0" w:color="auto"/>
                <w:right w:val="none" w:sz="0" w:space="0" w:color="auto"/>
              </w:divBdr>
            </w:div>
            <w:div w:id="1779788416">
              <w:marLeft w:val="0"/>
              <w:marRight w:val="0"/>
              <w:marTop w:val="0"/>
              <w:marBottom w:val="0"/>
              <w:divBdr>
                <w:top w:val="none" w:sz="0" w:space="0" w:color="auto"/>
                <w:left w:val="none" w:sz="0" w:space="0" w:color="auto"/>
                <w:bottom w:val="none" w:sz="0" w:space="0" w:color="auto"/>
                <w:right w:val="none" w:sz="0" w:space="0" w:color="auto"/>
              </w:divBdr>
            </w:div>
            <w:div w:id="1779987224">
              <w:marLeft w:val="0"/>
              <w:marRight w:val="0"/>
              <w:marTop w:val="0"/>
              <w:marBottom w:val="0"/>
              <w:divBdr>
                <w:top w:val="none" w:sz="0" w:space="0" w:color="auto"/>
                <w:left w:val="none" w:sz="0" w:space="0" w:color="auto"/>
                <w:bottom w:val="none" w:sz="0" w:space="0" w:color="auto"/>
                <w:right w:val="none" w:sz="0" w:space="0" w:color="auto"/>
              </w:divBdr>
            </w:div>
            <w:div w:id="1800681923">
              <w:marLeft w:val="0"/>
              <w:marRight w:val="0"/>
              <w:marTop w:val="0"/>
              <w:marBottom w:val="0"/>
              <w:divBdr>
                <w:top w:val="none" w:sz="0" w:space="0" w:color="auto"/>
                <w:left w:val="none" w:sz="0" w:space="0" w:color="auto"/>
                <w:bottom w:val="none" w:sz="0" w:space="0" w:color="auto"/>
                <w:right w:val="none" w:sz="0" w:space="0" w:color="auto"/>
              </w:divBdr>
            </w:div>
            <w:div w:id="1811290872">
              <w:marLeft w:val="0"/>
              <w:marRight w:val="0"/>
              <w:marTop w:val="0"/>
              <w:marBottom w:val="0"/>
              <w:divBdr>
                <w:top w:val="none" w:sz="0" w:space="0" w:color="auto"/>
                <w:left w:val="none" w:sz="0" w:space="0" w:color="auto"/>
                <w:bottom w:val="none" w:sz="0" w:space="0" w:color="auto"/>
                <w:right w:val="none" w:sz="0" w:space="0" w:color="auto"/>
              </w:divBdr>
            </w:div>
            <w:div w:id="1813522363">
              <w:marLeft w:val="0"/>
              <w:marRight w:val="0"/>
              <w:marTop w:val="0"/>
              <w:marBottom w:val="0"/>
              <w:divBdr>
                <w:top w:val="none" w:sz="0" w:space="0" w:color="auto"/>
                <w:left w:val="none" w:sz="0" w:space="0" w:color="auto"/>
                <w:bottom w:val="none" w:sz="0" w:space="0" w:color="auto"/>
                <w:right w:val="none" w:sz="0" w:space="0" w:color="auto"/>
              </w:divBdr>
            </w:div>
            <w:div w:id="1827479363">
              <w:marLeft w:val="0"/>
              <w:marRight w:val="0"/>
              <w:marTop w:val="0"/>
              <w:marBottom w:val="0"/>
              <w:divBdr>
                <w:top w:val="none" w:sz="0" w:space="0" w:color="auto"/>
                <w:left w:val="none" w:sz="0" w:space="0" w:color="auto"/>
                <w:bottom w:val="none" w:sz="0" w:space="0" w:color="auto"/>
                <w:right w:val="none" w:sz="0" w:space="0" w:color="auto"/>
              </w:divBdr>
            </w:div>
            <w:div w:id="1834029959">
              <w:marLeft w:val="0"/>
              <w:marRight w:val="0"/>
              <w:marTop w:val="0"/>
              <w:marBottom w:val="0"/>
              <w:divBdr>
                <w:top w:val="none" w:sz="0" w:space="0" w:color="auto"/>
                <w:left w:val="none" w:sz="0" w:space="0" w:color="auto"/>
                <w:bottom w:val="none" w:sz="0" w:space="0" w:color="auto"/>
                <w:right w:val="none" w:sz="0" w:space="0" w:color="auto"/>
              </w:divBdr>
            </w:div>
            <w:div w:id="1837453349">
              <w:marLeft w:val="0"/>
              <w:marRight w:val="0"/>
              <w:marTop w:val="0"/>
              <w:marBottom w:val="0"/>
              <w:divBdr>
                <w:top w:val="none" w:sz="0" w:space="0" w:color="auto"/>
                <w:left w:val="none" w:sz="0" w:space="0" w:color="auto"/>
                <w:bottom w:val="none" w:sz="0" w:space="0" w:color="auto"/>
                <w:right w:val="none" w:sz="0" w:space="0" w:color="auto"/>
              </w:divBdr>
            </w:div>
            <w:div w:id="1839536148">
              <w:marLeft w:val="0"/>
              <w:marRight w:val="0"/>
              <w:marTop w:val="0"/>
              <w:marBottom w:val="0"/>
              <w:divBdr>
                <w:top w:val="none" w:sz="0" w:space="0" w:color="auto"/>
                <w:left w:val="none" w:sz="0" w:space="0" w:color="auto"/>
                <w:bottom w:val="none" w:sz="0" w:space="0" w:color="auto"/>
                <w:right w:val="none" w:sz="0" w:space="0" w:color="auto"/>
              </w:divBdr>
            </w:div>
            <w:div w:id="1841582806">
              <w:marLeft w:val="0"/>
              <w:marRight w:val="0"/>
              <w:marTop w:val="0"/>
              <w:marBottom w:val="0"/>
              <w:divBdr>
                <w:top w:val="none" w:sz="0" w:space="0" w:color="auto"/>
                <w:left w:val="none" w:sz="0" w:space="0" w:color="auto"/>
                <w:bottom w:val="none" w:sz="0" w:space="0" w:color="auto"/>
                <w:right w:val="none" w:sz="0" w:space="0" w:color="auto"/>
              </w:divBdr>
            </w:div>
            <w:div w:id="1849902197">
              <w:marLeft w:val="0"/>
              <w:marRight w:val="0"/>
              <w:marTop w:val="0"/>
              <w:marBottom w:val="0"/>
              <w:divBdr>
                <w:top w:val="none" w:sz="0" w:space="0" w:color="auto"/>
                <w:left w:val="none" w:sz="0" w:space="0" w:color="auto"/>
                <w:bottom w:val="none" w:sz="0" w:space="0" w:color="auto"/>
                <w:right w:val="none" w:sz="0" w:space="0" w:color="auto"/>
              </w:divBdr>
            </w:div>
            <w:div w:id="1850410874">
              <w:marLeft w:val="0"/>
              <w:marRight w:val="0"/>
              <w:marTop w:val="0"/>
              <w:marBottom w:val="0"/>
              <w:divBdr>
                <w:top w:val="none" w:sz="0" w:space="0" w:color="auto"/>
                <w:left w:val="none" w:sz="0" w:space="0" w:color="auto"/>
                <w:bottom w:val="none" w:sz="0" w:space="0" w:color="auto"/>
                <w:right w:val="none" w:sz="0" w:space="0" w:color="auto"/>
              </w:divBdr>
            </w:div>
            <w:div w:id="1851598367">
              <w:marLeft w:val="0"/>
              <w:marRight w:val="0"/>
              <w:marTop w:val="0"/>
              <w:marBottom w:val="0"/>
              <w:divBdr>
                <w:top w:val="none" w:sz="0" w:space="0" w:color="auto"/>
                <w:left w:val="none" w:sz="0" w:space="0" w:color="auto"/>
                <w:bottom w:val="none" w:sz="0" w:space="0" w:color="auto"/>
                <w:right w:val="none" w:sz="0" w:space="0" w:color="auto"/>
              </w:divBdr>
            </w:div>
            <w:div w:id="1858159404">
              <w:marLeft w:val="0"/>
              <w:marRight w:val="0"/>
              <w:marTop w:val="0"/>
              <w:marBottom w:val="0"/>
              <w:divBdr>
                <w:top w:val="none" w:sz="0" w:space="0" w:color="auto"/>
                <w:left w:val="none" w:sz="0" w:space="0" w:color="auto"/>
                <w:bottom w:val="none" w:sz="0" w:space="0" w:color="auto"/>
                <w:right w:val="none" w:sz="0" w:space="0" w:color="auto"/>
              </w:divBdr>
            </w:div>
            <w:div w:id="1858501519">
              <w:marLeft w:val="0"/>
              <w:marRight w:val="0"/>
              <w:marTop w:val="0"/>
              <w:marBottom w:val="0"/>
              <w:divBdr>
                <w:top w:val="none" w:sz="0" w:space="0" w:color="auto"/>
                <w:left w:val="none" w:sz="0" w:space="0" w:color="auto"/>
                <w:bottom w:val="none" w:sz="0" w:space="0" w:color="auto"/>
                <w:right w:val="none" w:sz="0" w:space="0" w:color="auto"/>
              </w:divBdr>
            </w:div>
            <w:div w:id="1859614800">
              <w:marLeft w:val="0"/>
              <w:marRight w:val="0"/>
              <w:marTop w:val="0"/>
              <w:marBottom w:val="0"/>
              <w:divBdr>
                <w:top w:val="none" w:sz="0" w:space="0" w:color="auto"/>
                <w:left w:val="none" w:sz="0" w:space="0" w:color="auto"/>
                <w:bottom w:val="none" w:sz="0" w:space="0" w:color="auto"/>
                <w:right w:val="none" w:sz="0" w:space="0" w:color="auto"/>
              </w:divBdr>
            </w:div>
            <w:div w:id="1865709065">
              <w:marLeft w:val="0"/>
              <w:marRight w:val="0"/>
              <w:marTop w:val="0"/>
              <w:marBottom w:val="0"/>
              <w:divBdr>
                <w:top w:val="none" w:sz="0" w:space="0" w:color="auto"/>
                <w:left w:val="none" w:sz="0" w:space="0" w:color="auto"/>
                <w:bottom w:val="none" w:sz="0" w:space="0" w:color="auto"/>
                <w:right w:val="none" w:sz="0" w:space="0" w:color="auto"/>
              </w:divBdr>
            </w:div>
            <w:div w:id="1869678481">
              <w:marLeft w:val="0"/>
              <w:marRight w:val="0"/>
              <w:marTop w:val="0"/>
              <w:marBottom w:val="0"/>
              <w:divBdr>
                <w:top w:val="none" w:sz="0" w:space="0" w:color="auto"/>
                <w:left w:val="none" w:sz="0" w:space="0" w:color="auto"/>
                <w:bottom w:val="none" w:sz="0" w:space="0" w:color="auto"/>
                <w:right w:val="none" w:sz="0" w:space="0" w:color="auto"/>
              </w:divBdr>
            </w:div>
            <w:div w:id="1879388833">
              <w:marLeft w:val="0"/>
              <w:marRight w:val="0"/>
              <w:marTop w:val="0"/>
              <w:marBottom w:val="0"/>
              <w:divBdr>
                <w:top w:val="none" w:sz="0" w:space="0" w:color="auto"/>
                <w:left w:val="none" w:sz="0" w:space="0" w:color="auto"/>
                <w:bottom w:val="none" w:sz="0" w:space="0" w:color="auto"/>
                <w:right w:val="none" w:sz="0" w:space="0" w:color="auto"/>
              </w:divBdr>
            </w:div>
            <w:div w:id="1882744881">
              <w:marLeft w:val="0"/>
              <w:marRight w:val="0"/>
              <w:marTop w:val="0"/>
              <w:marBottom w:val="0"/>
              <w:divBdr>
                <w:top w:val="none" w:sz="0" w:space="0" w:color="auto"/>
                <w:left w:val="none" w:sz="0" w:space="0" w:color="auto"/>
                <w:bottom w:val="none" w:sz="0" w:space="0" w:color="auto"/>
                <w:right w:val="none" w:sz="0" w:space="0" w:color="auto"/>
              </w:divBdr>
            </w:div>
            <w:div w:id="1892185475">
              <w:marLeft w:val="0"/>
              <w:marRight w:val="0"/>
              <w:marTop w:val="0"/>
              <w:marBottom w:val="0"/>
              <w:divBdr>
                <w:top w:val="none" w:sz="0" w:space="0" w:color="auto"/>
                <w:left w:val="none" w:sz="0" w:space="0" w:color="auto"/>
                <w:bottom w:val="none" w:sz="0" w:space="0" w:color="auto"/>
                <w:right w:val="none" w:sz="0" w:space="0" w:color="auto"/>
              </w:divBdr>
            </w:div>
            <w:div w:id="1905986623">
              <w:marLeft w:val="0"/>
              <w:marRight w:val="0"/>
              <w:marTop w:val="0"/>
              <w:marBottom w:val="0"/>
              <w:divBdr>
                <w:top w:val="none" w:sz="0" w:space="0" w:color="auto"/>
                <w:left w:val="none" w:sz="0" w:space="0" w:color="auto"/>
                <w:bottom w:val="none" w:sz="0" w:space="0" w:color="auto"/>
                <w:right w:val="none" w:sz="0" w:space="0" w:color="auto"/>
              </w:divBdr>
            </w:div>
            <w:div w:id="1908607666">
              <w:marLeft w:val="0"/>
              <w:marRight w:val="0"/>
              <w:marTop w:val="0"/>
              <w:marBottom w:val="0"/>
              <w:divBdr>
                <w:top w:val="none" w:sz="0" w:space="0" w:color="auto"/>
                <w:left w:val="none" w:sz="0" w:space="0" w:color="auto"/>
                <w:bottom w:val="none" w:sz="0" w:space="0" w:color="auto"/>
                <w:right w:val="none" w:sz="0" w:space="0" w:color="auto"/>
              </w:divBdr>
            </w:div>
            <w:div w:id="1918132177">
              <w:marLeft w:val="0"/>
              <w:marRight w:val="0"/>
              <w:marTop w:val="0"/>
              <w:marBottom w:val="0"/>
              <w:divBdr>
                <w:top w:val="none" w:sz="0" w:space="0" w:color="auto"/>
                <w:left w:val="none" w:sz="0" w:space="0" w:color="auto"/>
                <w:bottom w:val="none" w:sz="0" w:space="0" w:color="auto"/>
                <w:right w:val="none" w:sz="0" w:space="0" w:color="auto"/>
              </w:divBdr>
            </w:div>
            <w:div w:id="1930960838">
              <w:marLeft w:val="0"/>
              <w:marRight w:val="0"/>
              <w:marTop w:val="0"/>
              <w:marBottom w:val="0"/>
              <w:divBdr>
                <w:top w:val="none" w:sz="0" w:space="0" w:color="auto"/>
                <w:left w:val="none" w:sz="0" w:space="0" w:color="auto"/>
                <w:bottom w:val="none" w:sz="0" w:space="0" w:color="auto"/>
                <w:right w:val="none" w:sz="0" w:space="0" w:color="auto"/>
              </w:divBdr>
            </w:div>
            <w:div w:id="1931309969">
              <w:marLeft w:val="0"/>
              <w:marRight w:val="0"/>
              <w:marTop w:val="0"/>
              <w:marBottom w:val="0"/>
              <w:divBdr>
                <w:top w:val="none" w:sz="0" w:space="0" w:color="auto"/>
                <w:left w:val="none" w:sz="0" w:space="0" w:color="auto"/>
                <w:bottom w:val="none" w:sz="0" w:space="0" w:color="auto"/>
                <w:right w:val="none" w:sz="0" w:space="0" w:color="auto"/>
              </w:divBdr>
            </w:div>
            <w:div w:id="1931346924">
              <w:marLeft w:val="0"/>
              <w:marRight w:val="0"/>
              <w:marTop w:val="0"/>
              <w:marBottom w:val="0"/>
              <w:divBdr>
                <w:top w:val="none" w:sz="0" w:space="0" w:color="auto"/>
                <w:left w:val="none" w:sz="0" w:space="0" w:color="auto"/>
                <w:bottom w:val="none" w:sz="0" w:space="0" w:color="auto"/>
                <w:right w:val="none" w:sz="0" w:space="0" w:color="auto"/>
              </w:divBdr>
            </w:div>
            <w:div w:id="1937706522">
              <w:marLeft w:val="0"/>
              <w:marRight w:val="0"/>
              <w:marTop w:val="0"/>
              <w:marBottom w:val="0"/>
              <w:divBdr>
                <w:top w:val="none" w:sz="0" w:space="0" w:color="auto"/>
                <w:left w:val="none" w:sz="0" w:space="0" w:color="auto"/>
                <w:bottom w:val="none" w:sz="0" w:space="0" w:color="auto"/>
                <w:right w:val="none" w:sz="0" w:space="0" w:color="auto"/>
              </w:divBdr>
            </w:div>
            <w:div w:id="1940719103">
              <w:marLeft w:val="0"/>
              <w:marRight w:val="0"/>
              <w:marTop w:val="0"/>
              <w:marBottom w:val="0"/>
              <w:divBdr>
                <w:top w:val="none" w:sz="0" w:space="0" w:color="auto"/>
                <w:left w:val="none" w:sz="0" w:space="0" w:color="auto"/>
                <w:bottom w:val="none" w:sz="0" w:space="0" w:color="auto"/>
                <w:right w:val="none" w:sz="0" w:space="0" w:color="auto"/>
              </w:divBdr>
            </w:div>
            <w:div w:id="1957708381">
              <w:marLeft w:val="0"/>
              <w:marRight w:val="0"/>
              <w:marTop w:val="0"/>
              <w:marBottom w:val="0"/>
              <w:divBdr>
                <w:top w:val="none" w:sz="0" w:space="0" w:color="auto"/>
                <w:left w:val="none" w:sz="0" w:space="0" w:color="auto"/>
                <w:bottom w:val="none" w:sz="0" w:space="0" w:color="auto"/>
                <w:right w:val="none" w:sz="0" w:space="0" w:color="auto"/>
              </w:divBdr>
            </w:div>
            <w:div w:id="1960796036">
              <w:marLeft w:val="0"/>
              <w:marRight w:val="0"/>
              <w:marTop w:val="0"/>
              <w:marBottom w:val="0"/>
              <w:divBdr>
                <w:top w:val="none" w:sz="0" w:space="0" w:color="auto"/>
                <w:left w:val="none" w:sz="0" w:space="0" w:color="auto"/>
                <w:bottom w:val="none" w:sz="0" w:space="0" w:color="auto"/>
                <w:right w:val="none" w:sz="0" w:space="0" w:color="auto"/>
              </w:divBdr>
            </w:div>
            <w:div w:id="1967154269">
              <w:marLeft w:val="0"/>
              <w:marRight w:val="0"/>
              <w:marTop w:val="0"/>
              <w:marBottom w:val="0"/>
              <w:divBdr>
                <w:top w:val="none" w:sz="0" w:space="0" w:color="auto"/>
                <w:left w:val="none" w:sz="0" w:space="0" w:color="auto"/>
                <w:bottom w:val="none" w:sz="0" w:space="0" w:color="auto"/>
                <w:right w:val="none" w:sz="0" w:space="0" w:color="auto"/>
              </w:divBdr>
            </w:div>
            <w:div w:id="1969389070">
              <w:marLeft w:val="0"/>
              <w:marRight w:val="0"/>
              <w:marTop w:val="0"/>
              <w:marBottom w:val="0"/>
              <w:divBdr>
                <w:top w:val="none" w:sz="0" w:space="0" w:color="auto"/>
                <w:left w:val="none" w:sz="0" w:space="0" w:color="auto"/>
                <w:bottom w:val="none" w:sz="0" w:space="0" w:color="auto"/>
                <w:right w:val="none" w:sz="0" w:space="0" w:color="auto"/>
              </w:divBdr>
            </w:div>
            <w:div w:id="1980108093">
              <w:marLeft w:val="0"/>
              <w:marRight w:val="0"/>
              <w:marTop w:val="0"/>
              <w:marBottom w:val="0"/>
              <w:divBdr>
                <w:top w:val="none" w:sz="0" w:space="0" w:color="auto"/>
                <w:left w:val="none" w:sz="0" w:space="0" w:color="auto"/>
                <w:bottom w:val="none" w:sz="0" w:space="0" w:color="auto"/>
                <w:right w:val="none" w:sz="0" w:space="0" w:color="auto"/>
              </w:divBdr>
            </w:div>
            <w:div w:id="1983846943">
              <w:marLeft w:val="0"/>
              <w:marRight w:val="0"/>
              <w:marTop w:val="0"/>
              <w:marBottom w:val="0"/>
              <w:divBdr>
                <w:top w:val="none" w:sz="0" w:space="0" w:color="auto"/>
                <w:left w:val="none" w:sz="0" w:space="0" w:color="auto"/>
                <w:bottom w:val="none" w:sz="0" w:space="0" w:color="auto"/>
                <w:right w:val="none" w:sz="0" w:space="0" w:color="auto"/>
              </w:divBdr>
            </w:div>
            <w:div w:id="1986540567">
              <w:marLeft w:val="0"/>
              <w:marRight w:val="0"/>
              <w:marTop w:val="0"/>
              <w:marBottom w:val="0"/>
              <w:divBdr>
                <w:top w:val="none" w:sz="0" w:space="0" w:color="auto"/>
                <w:left w:val="none" w:sz="0" w:space="0" w:color="auto"/>
                <w:bottom w:val="none" w:sz="0" w:space="0" w:color="auto"/>
                <w:right w:val="none" w:sz="0" w:space="0" w:color="auto"/>
              </w:divBdr>
            </w:div>
            <w:div w:id="1987393504">
              <w:marLeft w:val="0"/>
              <w:marRight w:val="0"/>
              <w:marTop w:val="0"/>
              <w:marBottom w:val="0"/>
              <w:divBdr>
                <w:top w:val="none" w:sz="0" w:space="0" w:color="auto"/>
                <w:left w:val="none" w:sz="0" w:space="0" w:color="auto"/>
                <w:bottom w:val="none" w:sz="0" w:space="0" w:color="auto"/>
                <w:right w:val="none" w:sz="0" w:space="0" w:color="auto"/>
              </w:divBdr>
            </w:div>
            <w:div w:id="2004772250">
              <w:marLeft w:val="0"/>
              <w:marRight w:val="0"/>
              <w:marTop w:val="0"/>
              <w:marBottom w:val="0"/>
              <w:divBdr>
                <w:top w:val="none" w:sz="0" w:space="0" w:color="auto"/>
                <w:left w:val="none" w:sz="0" w:space="0" w:color="auto"/>
                <w:bottom w:val="none" w:sz="0" w:space="0" w:color="auto"/>
                <w:right w:val="none" w:sz="0" w:space="0" w:color="auto"/>
              </w:divBdr>
            </w:div>
            <w:div w:id="2013413733">
              <w:marLeft w:val="0"/>
              <w:marRight w:val="0"/>
              <w:marTop w:val="0"/>
              <w:marBottom w:val="0"/>
              <w:divBdr>
                <w:top w:val="none" w:sz="0" w:space="0" w:color="auto"/>
                <w:left w:val="none" w:sz="0" w:space="0" w:color="auto"/>
                <w:bottom w:val="none" w:sz="0" w:space="0" w:color="auto"/>
                <w:right w:val="none" w:sz="0" w:space="0" w:color="auto"/>
              </w:divBdr>
            </w:div>
            <w:div w:id="2017922849">
              <w:marLeft w:val="0"/>
              <w:marRight w:val="0"/>
              <w:marTop w:val="0"/>
              <w:marBottom w:val="0"/>
              <w:divBdr>
                <w:top w:val="none" w:sz="0" w:space="0" w:color="auto"/>
                <w:left w:val="none" w:sz="0" w:space="0" w:color="auto"/>
                <w:bottom w:val="none" w:sz="0" w:space="0" w:color="auto"/>
                <w:right w:val="none" w:sz="0" w:space="0" w:color="auto"/>
              </w:divBdr>
            </w:div>
            <w:div w:id="2020152565">
              <w:marLeft w:val="0"/>
              <w:marRight w:val="0"/>
              <w:marTop w:val="0"/>
              <w:marBottom w:val="0"/>
              <w:divBdr>
                <w:top w:val="none" w:sz="0" w:space="0" w:color="auto"/>
                <w:left w:val="none" w:sz="0" w:space="0" w:color="auto"/>
                <w:bottom w:val="none" w:sz="0" w:space="0" w:color="auto"/>
                <w:right w:val="none" w:sz="0" w:space="0" w:color="auto"/>
              </w:divBdr>
            </w:div>
            <w:div w:id="2025981317">
              <w:marLeft w:val="0"/>
              <w:marRight w:val="0"/>
              <w:marTop w:val="0"/>
              <w:marBottom w:val="0"/>
              <w:divBdr>
                <w:top w:val="none" w:sz="0" w:space="0" w:color="auto"/>
                <w:left w:val="none" w:sz="0" w:space="0" w:color="auto"/>
                <w:bottom w:val="none" w:sz="0" w:space="0" w:color="auto"/>
                <w:right w:val="none" w:sz="0" w:space="0" w:color="auto"/>
              </w:divBdr>
            </w:div>
            <w:div w:id="2028094394">
              <w:marLeft w:val="0"/>
              <w:marRight w:val="0"/>
              <w:marTop w:val="0"/>
              <w:marBottom w:val="0"/>
              <w:divBdr>
                <w:top w:val="none" w:sz="0" w:space="0" w:color="auto"/>
                <w:left w:val="none" w:sz="0" w:space="0" w:color="auto"/>
                <w:bottom w:val="none" w:sz="0" w:space="0" w:color="auto"/>
                <w:right w:val="none" w:sz="0" w:space="0" w:color="auto"/>
              </w:divBdr>
            </w:div>
            <w:div w:id="2030525893">
              <w:marLeft w:val="0"/>
              <w:marRight w:val="0"/>
              <w:marTop w:val="0"/>
              <w:marBottom w:val="0"/>
              <w:divBdr>
                <w:top w:val="none" w:sz="0" w:space="0" w:color="auto"/>
                <w:left w:val="none" w:sz="0" w:space="0" w:color="auto"/>
                <w:bottom w:val="none" w:sz="0" w:space="0" w:color="auto"/>
                <w:right w:val="none" w:sz="0" w:space="0" w:color="auto"/>
              </w:divBdr>
            </w:div>
            <w:div w:id="2055882638">
              <w:marLeft w:val="0"/>
              <w:marRight w:val="0"/>
              <w:marTop w:val="0"/>
              <w:marBottom w:val="0"/>
              <w:divBdr>
                <w:top w:val="none" w:sz="0" w:space="0" w:color="auto"/>
                <w:left w:val="none" w:sz="0" w:space="0" w:color="auto"/>
                <w:bottom w:val="none" w:sz="0" w:space="0" w:color="auto"/>
                <w:right w:val="none" w:sz="0" w:space="0" w:color="auto"/>
              </w:divBdr>
            </w:div>
            <w:div w:id="2069768283">
              <w:marLeft w:val="0"/>
              <w:marRight w:val="0"/>
              <w:marTop w:val="0"/>
              <w:marBottom w:val="0"/>
              <w:divBdr>
                <w:top w:val="none" w:sz="0" w:space="0" w:color="auto"/>
                <w:left w:val="none" w:sz="0" w:space="0" w:color="auto"/>
                <w:bottom w:val="none" w:sz="0" w:space="0" w:color="auto"/>
                <w:right w:val="none" w:sz="0" w:space="0" w:color="auto"/>
              </w:divBdr>
            </w:div>
            <w:div w:id="2071810092">
              <w:marLeft w:val="0"/>
              <w:marRight w:val="0"/>
              <w:marTop w:val="0"/>
              <w:marBottom w:val="0"/>
              <w:divBdr>
                <w:top w:val="none" w:sz="0" w:space="0" w:color="auto"/>
                <w:left w:val="none" w:sz="0" w:space="0" w:color="auto"/>
                <w:bottom w:val="none" w:sz="0" w:space="0" w:color="auto"/>
                <w:right w:val="none" w:sz="0" w:space="0" w:color="auto"/>
              </w:divBdr>
            </w:div>
            <w:div w:id="2083214673">
              <w:marLeft w:val="0"/>
              <w:marRight w:val="0"/>
              <w:marTop w:val="0"/>
              <w:marBottom w:val="0"/>
              <w:divBdr>
                <w:top w:val="none" w:sz="0" w:space="0" w:color="auto"/>
                <w:left w:val="none" w:sz="0" w:space="0" w:color="auto"/>
                <w:bottom w:val="none" w:sz="0" w:space="0" w:color="auto"/>
                <w:right w:val="none" w:sz="0" w:space="0" w:color="auto"/>
              </w:divBdr>
            </w:div>
            <w:div w:id="2101366094">
              <w:marLeft w:val="0"/>
              <w:marRight w:val="0"/>
              <w:marTop w:val="0"/>
              <w:marBottom w:val="0"/>
              <w:divBdr>
                <w:top w:val="none" w:sz="0" w:space="0" w:color="auto"/>
                <w:left w:val="none" w:sz="0" w:space="0" w:color="auto"/>
                <w:bottom w:val="none" w:sz="0" w:space="0" w:color="auto"/>
                <w:right w:val="none" w:sz="0" w:space="0" w:color="auto"/>
              </w:divBdr>
            </w:div>
            <w:div w:id="2102791793">
              <w:marLeft w:val="0"/>
              <w:marRight w:val="0"/>
              <w:marTop w:val="0"/>
              <w:marBottom w:val="0"/>
              <w:divBdr>
                <w:top w:val="none" w:sz="0" w:space="0" w:color="auto"/>
                <w:left w:val="none" w:sz="0" w:space="0" w:color="auto"/>
                <w:bottom w:val="none" w:sz="0" w:space="0" w:color="auto"/>
                <w:right w:val="none" w:sz="0" w:space="0" w:color="auto"/>
              </w:divBdr>
            </w:div>
            <w:div w:id="2102986471">
              <w:marLeft w:val="0"/>
              <w:marRight w:val="0"/>
              <w:marTop w:val="0"/>
              <w:marBottom w:val="0"/>
              <w:divBdr>
                <w:top w:val="none" w:sz="0" w:space="0" w:color="auto"/>
                <w:left w:val="none" w:sz="0" w:space="0" w:color="auto"/>
                <w:bottom w:val="none" w:sz="0" w:space="0" w:color="auto"/>
                <w:right w:val="none" w:sz="0" w:space="0" w:color="auto"/>
              </w:divBdr>
            </w:div>
            <w:div w:id="2126734634">
              <w:marLeft w:val="0"/>
              <w:marRight w:val="0"/>
              <w:marTop w:val="0"/>
              <w:marBottom w:val="0"/>
              <w:divBdr>
                <w:top w:val="none" w:sz="0" w:space="0" w:color="auto"/>
                <w:left w:val="none" w:sz="0" w:space="0" w:color="auto"/>
                <w:bottom w:val="none" w:sz="0" w:space="0" w:color="auto"/>
                <w:right w:val="none" w:sz="0" w:space="0" w:color="auto"/>
              </w:divBdr>
            </w:div>
            <w:div w:id="2145348669">
              <w:marLeft w:val="0"/>
              <w:marRight w:val="0"/>
              <w:marTop w:val="0"/>
              <w:marBottom w:val="0"/>
              <w:divBdr>
                <w:top w:val="none" w:sz="0" w:space="0" w:color="auto"/>
                <w:left w:val="none" w:sz="0" w:space="0" w:color="auto"/>
                <w:bottom w:val="none" w:sz="0" w:space="0" w:color="auto"/>
                <w:right w:val="none" w:sz="0" w:space="0" w:color="auto"/>
              </w:divBdr>
            </w:div>
          </w:divsChild>
        </w:div>
        <w:div w:id="1271624951">
          <w:marLeft w:val="0"/>
          <w:marRight w:val="0"/>
          <w:marTop w:val="0"/>
          <w:marBottom w:val="0"/>
          <w:divBdr>
            <w:top w:val="none" w:sz="0" w:space="0" w:color="auto"/>
            <w:left w:val="none" w:sz="0" w:space="0" w:color="auto"/>
            <w:bottom w:val="none" w:sz="0" w:space="0" w:color="auto"/>
            <w:right w:val="none" w:sz="0" w:space="0" w:color="auto"/>
          </w:divBdr>
          <w:divsChild>
            <w:div w:id="27459852">
              <w:marLeft w:val="0"/>
              <w:marRight w:val="0"/>
              <w:marTop w:val="0"/>
              <w:marBottom w:val="0"/>
              <w:divBdr>
                <w:top w:val="none" w:sz="0" w:space="0" w:color="auto"/>
                <w:left w:val="none" w:sz="0" w:space="0" w:color="auto"/>
                <w:bottom w:val="none" w:sz="0" w:space="0" w:color="auto"/>
                <w:right w:val="none" w:sz="0" w:space="0" w:color="auto"/>
              </w:divBdr>
            </w:div>
            <w:div w:id="88426226">
              <w:marLeft w:val="0"/>
              <w:marRight w:val="0"/>
              <w:marTop w:val="0"/>
              <w:marBottom w:val="0"/>
              <w:divBdr>
                <w:top w:val="none" w:sz="0" w:space="0" w:color="auto"/>
                <w:left w:val="none" w:sz="0" w:space="0" w:color="auto"/>
                <w:bottom w:val="none" w:sz="0" w:space="0" w:color="auto"/>
                <w:right w:val="none" w:sz="0" w:space="0" w:color="auto"/>
              </w:divBdr>
            </w:div>
            <w:div w:id="230315995">
              <w:marLeft w:val="0"/>
              <w:marRight w:val="0"/>
              <w:marTop w:val="0"/>
              <w:marBottom w:val="0"/>
              <w:divBdr>
                <w:top w:val="none" w:sz="0" w:space="0" w:color="auto"/>
                <w:left w:val="none" w:sz="0" w:space="0" w:color="auto"/>
                <w:bottom w:val="none" w:sz="0" w:space="0" w:color="auto"/>
                <w:right w:val="none" w:sz="0" w:space="0" w:color="auto"/>
              </w:divBdr>
            </w:div>
            <w:div w:id="476385048">
              <w:marLeft w:val="0"/>
              <w:marRight w:val="0"/>
              <w:marTop w:val="0"/>
              <w:marBottom w:val="0"/>
              <w:divBdr>
                <w:top w:val="none" w:sz="0" w:space="0" w:color="auto"/>
                <w:left w:val="none" w:sz="0" w:space="0" w:color="auto"/>
                <w:bottom w:val="none" w:sz="0" w:space="0" w:color="auto"/>
                <w:right w:val="none" w:sz="0" w:space="0" w:color="auto"/>
              </w:divBdr>
            </w:div>
            <w:div w:id="580261404">
              <w:marLeft w:val="0"/>
              <w:marRight w:val="0"/>
              <w:marTop w:val="0"/>
              <w:marBottom w:val="0"/>
              <w:divBdr>
                <w:top w:val="none" w:sz="0" w:space="0" w:color="auto"/>
                <w:left w:val="none" w:sz="0" w:space="0" w:color="auto"/>
                <w:bottom w:val="none" w:sz="0" w:space="0" w:color="auto"/>
                <w:right w:val="none" w:sz="0" w:space="0" w:color="auto"/>
              </w:divBdr>
            </w:div>
            <w:div w:id="604579495">
              <w:marLeft w:val="0"/>
              <w:marRight w:val="0"/>
              <w:marTop w:val="0"/>
              <w:marBottom w:val="0"/>
              <w:divBdr>
                <w:top w:val="none" w:sz="0" w:space="0" w:color="auto"/>
                <w:left w:val="none" w:sz="0" w:space="0" w:color="auto"/>
                <w:bottom w:val="none" w:sz="0" w:space="0" w:color="auto"/>
                <w:right w:val="none" w:sz="0" w:space="0" w:color="auto"/>
              </w:divBdr>
            </w:div>
            <w:div w:id="606960705">
              <w:marLeft w:val="0"/>
              <w:marRight w:val="0"/>
              <w:marTop w:val="0"/>
              <w:marBottom w:val="0"/>
              <w:divBdr>
                <w:top w:val="none" w:sz="0" w:space="0" w:color="auto"/>
                <w:left w:val="none" w:sz="0" w:space="0" w:color="auto"/>
                <w:bottom w:val="none" w:sz="0" w:space="0" w:color="auto"/>
                <w:right w:val="none" w:sz="0" w:space="0" w:color="auto"/>
              </w:divBdr>
            </w:div>
            <w:div w:id="815294356">
              <w:marLeft w:val="0"/>
              <w:marRight w:val="0"/>
              <w:marTop w:val="0"/>
              <w:marBottom w:val="0"/>
              <w:divBdr>
                <w:top w:val="none" w:sz="0" w:space="0" w:color="auto"/>
                <w:left w:val="none" w:sz="0" w:space="0" w:color="auto"/>
                <w:bottom w:val="none" w:sz="0" w:space="0" w:color="auto"/>
                <w:right w:val="none" w:sz="0" w:space="0" w:color="auto"/>
              </w:divBdr>
            </w:div>
            <w:div w:id="843663381">
              <w:marLeft w:val="0"/>
              <w:marRight w:val="0"/>
              <w:marTop w:val="0"/>
              <w:marBottom w:val="0"/>
              <w:divBdr>
                <w:top w:val="none" w:sz="0" w:space="0" w:color="auto"/>
                <w:left w:val="none" w:sz="0" w:space="0" w:color="auto"/>
                <w:bottom w:val="none" w:sz="0" w:space="0" w:color="auto"/>
                <w:right w:val="none" w:sz="0" w:space="0" w:color="auto"/>
              </w:divBdr>
            </w:div>
            <w:div w:id="1002975792">
              <w:marLeft w:val="0"/>
              <w:marRight w:val="0"/>
              <w:marTop w:val="0"/>
              <w:marBottom w:val="0"/>
              <w:divBdr>
                <w:top w:val="none" w:sz="0" w:space="0" w:color="auto"/>
                <w:left w:val="none" w:sz="0" w:space="0" w:color="auto"/>
                <w:bottom w:val="none" w:sz="0" w:space="0" w:color="auto"/>
                <w:right w:val="none" w:sz="0" w:space="0" w:color="auto"/>
              </w:divBdr>
            </w:div>
            <w:div w:id="1036739381">
              <w:marLeft w:val="0"/>
              <w:marRight w:val="0"/>
              <w:marTop w:val="0"/>
              <w:marBottom w:val="0"/>
              <w:divBdr>
                <w:top w:val="none" w:sz="0" w:space="0" w:color="auto"/>
                <w:left w:val="none" w:sz="0" w:space="0" w:color="auto"/>
                <w:bottom w:val="none" w:sz="0" w:space="0" w:color="auto"/>
                <w:right w:val="none" w:sz="0" w:space="0" w:color="auto"/>
              </w:divBdr>
            </w:div>
            <w:div w:id="1186211273">
              <w:marLeft w:val="0"/>
              <w:marRight w:val="0"/>
              <w:marTop w:val="0"/>
              <w:marBottom w:val="0"/>
              <w:divBdr>
                <w:top w:val="none" w:sz="0" w:space="0" w:color="auto"/>
                <w:left w:val="none" w:sz="0" w:space="0" w:color="auto"/>
                <w:bottom w:val="none" w:sz="0" w:space="0" w:color="auto"/>
                <w:right w:val="none" w:sz="0" w:space="0" w:color="auto"/>
              </w:divBdr>
            </w:div>
            <w:div w:id="1306860967">
              <w:marLeft w:val="0"/>
              <w:marRight w:val="0"/>
              <w:marTop w:val="0"/>
              <w:marBottom w:val="0"/>
              <w:divBdr>
                <w:top w:val="none" w:sz="0" w:space="0" w:color="auto"/>
                <w:left w:val="none" w:sz="0" w:space="0" w:color="auto"/>
                <w:bottom w:val="none" w:sz="0" w:space="0" w:color="auto"/>
                <w:right w:val="none" w:sz="0" w:space="0" w:color="auto"/>
              </w:divBdr>
            </w:div>
            <w:div w:id="1853256023">
              <w:marLeft w:val="0"/>
              <w:marRight w:val="0"/>
              <w:marTop w:val="0"/>
              <w:marBottom w:val="0"/>
              <w:divBdr>
                <w:top w:val="none" w:sz="0" w:space="0" w:color="auto"/>
                <w:left w:val="none" w:sz="0" w:space="0" w:color="auto"/>
                <w:bottom w:val="none" w:sz="0" w:space="0" w:color="auto"/>
                <w:right w:val="none" w:sz="0" w:space="0" w:color="auto"/>
              </w:divBdr>
            </w:div>
            <w:div w:id="2072606988">
              <w:marLeft w:val="0"/>
              <w:marRight w:val="0"/>
              <w:marTop w:val="0"/>
              <w:marBottom w:val="0"/>
              <w:divBdr>
                <w:top w:val="none" w:sz="0" w:space="0" w:color="auto"/>
                <w:left w:val="none" w:sz="0" w:space="0" w:color="auto"/>
                <w:bottom w:val="none" w:sz="0" w:space="0" w:color="auto"/>
                <w:right w:val="none" w:sz="0" w:space="0" w:color="auto"/>
              </w:divBdr>
            </w:div>
            <w:div w:id="2093233347">
              <w:marLeft w:val="0"/>
              <w:marRight w:val="0"/>
              <w:marTop w:val="0"/>
              <w:marBottom w:val="0"/>
              <w:divBdr>
                <w:top w:val="none" w:sz="0" w:space="0" w:color="auto"/>
                <w:left w:val="none" w:sz="0" w:space="0" w:color="auto"/>
                <w:bottom w:val="none" w:sz="0" w:space="0" w:color="auto"/>
                <w:right w:val="none" w:sz="0" w:space="0" w:color="auto"/>
              </w:divBdr>
            </w:div>
            <w:div w:id="213169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E:\_2005-201X_Codes_Guides\HTML_DOCX\_WORD_source\NBC2020p1\nbc2020.htm" TargetMode="External"/><Relationship Id="rId671" Type="http://schemas.openxmlformats.org/officeDocument/2006/relationships/hyperlink" Target="file:///E:\_2005-201X_Codes_Guides\HTML_DOCX\_WORD_source\NBC2020p1\bldng" TargetMode="External"/><Relationship Id="rId769" Type="http://schemas.openxmlformats.org/officeDocument/2006/relationships/hyperlink" Target="file:///E:\_2005-201X_Codes_Guides\HTML_DOCX\_WORD_source\NBC2020p1\nbc2020.htm" TargetMode="External"/><Relationship Id="rId21" Type="http://schemas.openxmlformats.org/officeDocument/2006/relationships/hyperlink" Target="file:///E:\_2005-201X_Codes_Guides\HTML_DOCX\_WORD_source\NBC2020p1\pplnc" TargetMode="External"/><Relationship Id="rId324" Type="http://schemas.openxmlformats.org/officeDocument/2006/relationships/hyperlink" Target="file:///E:\_2005-201X_Codes_Guides\HTML_DOCX\_WORD_source\NBC2020p1\fr-dtctr" TargetMode="External"/><Relationship Id="rId531" Type="http://schemas.openxmlformats.org/officeDocument/2006/relationships/hyperlink" Target="file:///E:\_2005-201X_Codes_Guides\HTML_DOCX\_WORD_source\NBC2020p1\bldng" TargetMode="External"/><Relationship Id="rId629" Type="http://schemas.openxmlformats.org/officeDocument/2006/relationships/hyperlink" Target="file:///E:\_2005-201X_Codes_Guides\HTML_DOCX\_WORD_source\NBC2020p1\nbc2020.htm" TargetMode="External"/><Relationship Id="rId170" Type="http://schemas.openxmlformats.org/officeDocument/2006/relationships/hyperlink" Target="file:///E:\_2005-201X_Codes_Guides\HTML_DOCX\_WORD_source\NBC2020p1\nbc2020.htm" TargetMode="External"/><Relationship Id="rId268" Type="http://schemas.openxmlformats.org/officeDocument/2006/relationships/hyperlink" Target="file:///E:\_2005-201X_Codes_Guides\HTML_DOCX\_WORD_source\NBC2020p1\nbc2020.htm" TargetMode="External"/><Relationship Id="rId475" Type="http://schemas.openxmlformats.org/officeDocument/2006/relationships/hyperlink" Target="file:///E:\_2005-201X_Codes_Guides\HTML_DOCX\_WORD_source\NBC2020p1\nbc2020.htm" TargetMode="External"/><Relationship Id="rId682" Type="http://schemas.openxmlformats.org/officeDocument/2006/relationships/hyperlink" Target="file:///E:\_2005-201X_Codes_Guides\HTML_DOCX\_WORD_source\NBC2020p1\bldng" TargetMode="External"/><Relationship Id="rId32" Type="http://schemas.openxmlformats.org/officeDocument/2006/relationships/hyperlink" Target="file:///E:\_2005-201X_Codes_Guides\HTML_DOCX\_WORD_source\NBC2020p1\nbc2020.htm" TargetMode="External"/><Relationship Id="rId128" Type="http://schemas.openxmlformats.org/officeDocument/2006/relationships/hyperlink" Target="file:///E:\_2005-201X_Codes_Guides\HTML_DOCX\_WORD_source\NBC2020p1\nbc2020.htm" TargetMode="External"/><Relationship Id="rId335" Type="http://schemas.openxmlformats.org/officeDocument/2006/relationships/hyperlink" Target="file:///E:\_2005-201X_Codes_Guides\HTML_DOCX\_WORD_source\NBC2020p1\nbc2020.htm" TargetMode="External"/><Relationship Id="rId542" Type="http://schemas.openxmlformats.org/officeDocument/2006/relationships/hyperlink" Target="file:///E:\_2005-201X_Codes_Guides\HTML_DOCX\_WORD_source\NBC2020p1\nbc2020.htm" TargetMode="External"/><Relationship Id="rId181" Type="http://schemas.openxmlformats.org/officeDocument/2006/relationships/hyperlink" Target="file:///E:\_2005-201X_Codes_Guides\HTML_DOCX\_WORD_source\NBC2020p1\flh-pnt" TargetMode="External"/><Relationship Id="rId402" Type="http://schemas.openxmlformats.org/officeDocument/2006/relationships/hyperlink" Target="file:///E:\_2005-201X_Codes_Guides\HTML_DOCX\_WORD_source\NBC2020p1\bldng" TargetMode="External"/><Relationship Id="rId279" Type="http://schemas.openxmlformats.org/officeDocument/2006/relationships/hyperlink" Target="file:///E:\_2005-201X_Codes_Guides\HTML_DOCX\_WORD_source\NBC2020p1\grade" TargetMode="External"/><Relationship Id="rId486" Type="http://schemas.openxmlformats.org/officeDocument/2006/relationships/hyperlink" Target="file:///E:\_2005-201X_Codes_Guides\HTML_DOCX\_WORD_source\NBC2020p1\bldng" TargetMode="External"/><Relationship Id="rId693" Type="http://schemas.openxmlformats.org/officeDocument/2006/relationships/hyperlink" Target="file:///E:\_2005-201X_Codes_Guides\HTML_DOCX\_WORD_source\NBC2020p1\xcvtn" TargetMode="External"/><Relationship Id="rId707" Type="http://schemas.openxmlformats.org/officeDocument/2006/relationships/hyperlink" Target="file:///E:\_2005-201X_Codes_Guides\HTML_DOCX\_WORD_source\NBC2020p1\nbc2020.htm" TargetMode="External"/><Relationship Id="rId43" Type="http://schemas.openxmlformats.org/officeDocument/2006/relationships/hyperlink" Target="file:///E:\_2005-201X_Codes_Guides\HTML_DOCX\_WORD_source\NBC2020p1\trtm-cc" TargetMode="External"/><Relationship Id="rId139" Type="http://schemas.openxmlformats.org/officeDocument/2006/relationships/hyperlink" Target="file:///E:\_2005-201X_Codes_Guides\HTML_DOCX\_WORD_source\NBC2020p1\tr" TargetMode="External"/><Relationship Id="rId346" Type="http://schemas.openxmlformats.org/officeDocument/2006/relationships/hyperlink" Target="file:///E:\_2005-201X_Codes_Guides\HTML_DOCX\_WORD_source\NBC2020p1\fr-prtn" TargetMode="External"/><Relationship Id="rId553" Type="http://schemas.openxmlformats.org/officeDocument/2006/relationships/hyperlink" Target="file:///E:\_2005-201X_Codes_Guides\HTML_DOCX\_WORD_source\NBC2020p1\nbc2020.htm" TargetMode="External"/><Relationship Id="rId760" Type="http://schemas.openxmlformats.org/officeDocument/2006/relationships/hyperlink" Target="file:///E:\_2005-201X_Codes_Guides\HTML_DOCX\_WORD_source\NBC2020p1\xcvtn" TargetMode="External"/><Relationship Id="rId192" Type="http://schemas.openxmlformats.org/officeDocument/2006/relationships/hyperlink" Target="file:///E:\_2005-201X_Codes_Guides\HTML_DOCX\_WORD_source\NBC2020p1\nbc2020.htm" TargetMode="External"/><Relationship Id="rId206" Type="http://schemas.openxmlformats.org/officeDocument/2006/relationships/hyperlink" Target="file:///E:\_2005-201X_Codes_Guides\HTML_DOCX\_WORD_source\NBC2020p1\ccpnc" TargetMode="External"/><Relationship Id="rId413" Type="http://schemas.openxmlformats.org/officeDocument/2006/relationships/hyperlink" Target="file:///E:\_2005-201X_Codes_Guides\HTML_DOCX\_WORD_source\NBC2020p1\bldng" TargetMode="External"/><Relationship Id="rId248" Type="http://schemas.openxmlformats.org/officeDocument/2006/relationships/hyperlink" Target="file:///E:\_2005-201X_Codes_Guides\HTML_DOCX\_WORD_source\NBC2020p1\rck" TargetMode="External"/><Relationship Id="rId455" Type="http://schemas.openxmlformats.org/officeDocument/2006/relationships/hyperlink" Target="file:///E:\_2005-201X_Codes_Guides\HTML_DOCX\_WORD_source\NBC2020p1\nbc2020.htm" TargetMode="External"/><Relationship Id="rId497" Type="http://schemas.openxmlformats.org/officeDocument/2006/relationships/hyperlink" Target="file:///E:\_2005-201X_Codes_Guides\HTML_DOCX\_WORD_source\NBC2020p1\dwllng-n" TargetMode="External"/><Relationship Id="rId620" Type="http://schemas.openxmlformats.org/officeDocument/2006/relationships/hyperlink" Target="file:///E:\_2005-201X_Codes_Guides\HTML_DOCX\_WORD_source\NBC2020p1\nbc2020.htm" TargetMode="External"/><Relationship Id="rId662" Type="http://schemas.openxmlformats.org/officeDocument/2006/relationships/hyperlink" Target="file:///E:\_2005-201X_Codes_Guides\HTML_DOCX\_WORD_source\NBC2020p1\bldng" TargetMode="External"/><Relationship Id="rId718" Type="http://schemas.openxmlformats.org/officeDocument/2006/relationships/hyperlink" Target="file:///E:\_2005-201X_Codes_Guides\HTML_DOCX\_WORD_source\NBC2020p1\bldng" TargetMode="External"/><Relationship Id="rId12" Type="http://schemas.openxmlformats.org/officeDocument/2006/relationships/hyperlink" Target="file:///E:\_2005-201X_Codes_Guides\HTML_DOCX\_WORD_source\NBC2020p1\nbc2020.htm" TargetMode="External"/><Relationship Id="rId108" Type="http://schemas.openxmlformats.org/officeDocument/2006/relationships/hyperlink" Target="file:///E:\_2005-201X_Codes_Guides\HTML_DOCX\_WORD_source\NBC2020p1\bldng" TargetMode="External"/><Relationship Id="rId315" Type="http://schemas.openxmlformats.org/officeDocument/2006/relationships/hyperlink" Target="file:///E:\_2005-201X_Codes_Guides\HTML_DOCX\_WORD_source\NBC2020p1\bldng" TargetMode="External"/><Relationship Id="rId357" Type="http://schemas.openxmlformats.org/officeDocument/2006/relationships/hyperlink" Target="file:///E:\_2005-201X_Codes_Guides\HTML_DOCX\_WORD_source\NBC2020p1\dd-ld" TargetMode="External"/><Relationship Id="rId522" Type="http://schemas.openxmlformats.org/officeDocument/2006/relationships/hyperlink" Target="file:///E:\_2005-201X_Codes_Guides\HTML_DOCX\_WORD_source\NBC2020p1\cmbtbl-l" TargetMode="External"/><Relationship Id="rId54" Type="http://schemas.openxmlformats.org/officeDocument/2006/relationships/hyperlink" Target="file:///E:\_2005-201X_Codes_Guides\HTML_DOCX\_WORD_source\NBC2020p1\lw-hzrd-" TargetMode="External"/><Relationship Id="rId96" Type="http://schemas.openxmlformats.org/officeDocument/2006/relationships/hyperlink" Target="file:///E:\_2005-201X_Codes_Guides\HTML_DOCX\_WORD_source\NBC2020p1\nbc2020.htm" TargetMode="External"/><Relationship Id="rId161" Type="http://schemas.openxmlformats.org/officeDocument/2006/relationships/hyperlink" Target="file:///E:\_2005-201X_Codes_Guides\HTML_DOCX\_WORD_source\NBC2020p1\bldng" TargetMode="External"/><Relationship Id="rId217" Type="http://schemas.openxmlformats.org/officeDocument/2006/relationships/hyperlink" Target="file:///E:\_2005-201X_Codes_Guides\HTML_DOCX\_WORD_source\NBC2020p1\fll" TargetMode="External"/><Relationship Id="rId399" Type="http://schemas.openxmlformats.org/officeDocument/2006/relationships/hyperlink" Target="file:///E:\_2005-201X_Codes_Guides\HTML_DOCX\_WORD_source\NBC2020p1\nbc2020.htm" TargetMode="External"/><Relationship Id="rId564" Type="http://schemas.openxmlformats.org/officeDocument/2006/relationships/hyperlink" Target="file:///E:\_2005-201X_Codes_Guides\HTML_DOCX\_WORD_source\NBC2020p1\nbc2020.htm" TargetMode="External"/><Relationship Id="rId771" Type="http://schemas.openxmlformats.org/officeDocument/2006/relationships/hyperlink" Target="file:///E:\_2005-201X_Codes_Guides\HTML_DOCX\_WORD_source\NBC2020p1\nbc2020.htm" TargetMode="External"/><Relationship Id="rId259" Type="http://schemas.openxmlformats.org/officeDocument/2006/relationships/hyperlink" Target="file:///E:\_2005-201X_Codes_Guides\HTML_DOCX\_WORD_source\NBC2020p1\ccpnc" TargetMode="External"/><Relationship Id="rId424" Type="http://schemas.openxmlformats.org/officeDocument/2006/relationships/hyperlink" Target="file:///E:\_2005-201X_Codes_Guides\HTML_DOCX\_WORD_source\NBC2020p1\mn-f-gr" TargetMode="External"/><Relationship Id="rId466" Type="http://schemas.openxmlformats.org/officeDocument/2006/relationships/hyperlink" Target="file:///E:\_2005-201X_Codes_Guides\HTML_DOCX\_WORD_source\NBC2020p1\fr-dtctr" TargetMode="External"/><Relationship Id="rId631" Type="http://schemas.openxmlformats.org/officeDocument/2006/relationships/hyperlink" Target="file:///E:\_2005-201X_Codes_Guides\HTML_DOCX\_WORD_source\NBC2020p1\dwllng-n" TargetMode="External"/><Relationship Id="rId673" Type="http://schemas.openxmlformats.org/officeDocument/2006/relationships/hyperlink" Target="file:///E:\_2005-201X_Codes_Guides\HTML_DOCX\_WORD_source\NBC2020p1\xcvtn" TargetMode="External"/><Relationship Id="rId729" Type="http://schemas.openxmlformats.org/officeDocument/2006/relationships/hyperlink" Target="file:///E:\_2005-201X_Codes_Guides\HTML_DOCX\_WORD_source\NBC2020p1\bldng" TargetMode="External"/><Relationship Id="rId23" Type="http://schemas.openxmlformats.org/officeDocument/2006/relationships/hyperlink" Target="file:///E:\_2005-201X_Codes_Guides\HTML_DOCX\_WORD_source\NBC2020p1\bldng" TargetMode="External"/><Relationship Id="rId119" Type="http://schemas.openxmlformats.org/officeDocument/2006/relationships/hyperlink" Target="file:///E:\_2005-201X_Codes_Guides\HTML_DOCX\_WORD_source\NBC2020p1\flr-r" TargetMode="External"/><Relationship Id="rId270" Type="http://schemas.openxmlformats.org/officeDocument/2006/relationships/hyperlink" Target="file:///E:\_2005-201X_Codes_Guides\HTML_DOCX\_WORD_source\NBC2020p1\fr-prtn" TargetMode="External"/><Relationship Id="rId326" Type="http://schemas.openxmlformats.org/officeDocument/2006/relationships/hyperlink" Target="file:///E:\_2005-201X_Codes_Guides\HTML_DOCX\_WORD_source\NBC2020p1\grc-ccp" TargetMode="External"/><Relationship Id="rId533" Type="http://schemas.openxmlformats.org/officeDocument/2006/relationships/hyperlink" Target="file:///E:\_2005-201X_Codes_Guides\HTML_DOCX\_WORD_source\NBC2020p1\bldng" TargetMode="External"/><Relationship Id="rId65" Type="http://schemas.openxmlformats.org/officeDocument/2006/relationships/hyperlink" Target="file:///E:\_2005-201X_Codes_Guides\HTML_DOCX\_WORD_source\NBC2020p1\nbc2020.htm" TargetMode="External"/><Relationship Id="rId130" Type="http://schemas.openxmlformats.org/officeDocument/2006/relationships/hyperlink" Target="file:///E:\_2005-201X_Codes_Guides\HTML_DOCX\_WORD_source\NBC2020p1\nbc2020.htm" TargetMode="External"/><Relationship Id="rId368" Type="http://schemas.openxmlformats.org/officeDocument/2006/relationships/hyperlink" Target="file:///E:\_2005-201X_Codes_Guides\HTML_DOCX\_WORD_source\NBC2020p1\mbl-ccpn" TargetMode="External"/><Relationship Id="rId575" Type="http://schemas.openxmlformats.org/officeDocument/2006/relationships/image" Target="media/image1.png"/><Relationship Id="rId740" Type="http://schemas.openxmlformats.org/officeDocument/2006/relationships/hyperlink" Target="file:///E:\_2005-201X_Codes_Guides\HTML_DOCX\_WORD_source\NBC2020p1\bldng" TargetMode="External"/><Relationship Id="rId782" Type="http://schemas.openxmlformats.org/officeDocument/2006/relationships/hyperlink" Target="file:///E:\_2005-201X_Codes_Guides\HTML_DOCX\_WORD_source\NBC2020p1\nbc2020.htm" TargetMode="External"/><Relationship Id="rId172" Type="http://schemas.openxmlformats.org/officeDocument/2006/relationships/hyperlink" Target="file:///E:\_2005-201X_Codes_Guides\HTML_DOCX\_WORD_source\NBC2020p1\fl" TargetMode="External"/><Relationship Id="rId228" Type="http://schemas.openxmlformats.org/officeDocument/2006/relationships/hyperlink" Target="file:///E:\_2005-201X_Codes_Guides\HTML_DOCX\_WORD_source\NBC2020p1\nbc2020.htm" TargetMode="External"/><Relationship Id="rId435" Type="http://schemas.openxmlformats.org/officeDocument/2006/relationships/hyperlink" Target="file:///E:\_2005-201X_Codes_Guides\HTML_DOCX\_WORD_source\NBC2020p1\ca" TargetMode="External"/><Relationship Id="rId477" Type="http://schemas.openxmlformats.org/officeDocument/2006/relationships/hyperlink" Target="file:///E:\_2005-201X_Codes_Guides\HTML_DOCX\_WORD_source\NBC2020p1\nbc2020.htm" TargetMode="External"/><Relationship Id="rId600" Type="http://schemas.openxmlformats.org/officeDocument/2006/relationships/hyperlink" Target="file:///E:\_2005-201X_Codes_Guides\HTML_DOCX\_WORD_source\NBC2020p1\nbc2020.htm" TargetMode="External"/><Relationship Id="rId642" Type="http://schemas.openxmlformats.org/officeDocument/2006/relationships/hyperlink" Target="file:///E:\_2005-201X_Codes_Guides\HTML_DOCX\_WORD_source\NBC2020p1\bn-nd-pr" TargetMode="External"/><Relationship Id="rId684" Type="http://schemas.openxmlformats.org/officeDocument/2006/relationships/hyperlink" Target="file:///E:\_2005-201X_Codes_Guides\HTML_DOCX\_WORD_source\NBC2020p1\nbc2020.htm" TargetMode="External"/><Relationship Id="rId281" Type="http://schemas.openxmlformats.org/officeDocument/2006/relationships/hyperlink" Target="file:///E:\_2005-201X_Codes_Guides\HTML_DOCX\_WORD_source\NBC2020p1\nbc2020.htm" TargetMode="External"/><Relationship Id="rId337" Type="http://schemas.openxmlformats.org/officeDocument/2006/relationships/hyperlink" Target="file:///E:\_2005-201X_Codes_Guides\HTML_DOCX\_WORD_source\NBC2020p1\bldng" TargetMode="External"/><Relationship Id="rId502" Type="http://schemas.openxmlformats.org/officeDocument/2006/relationships/hyperlink" Target="file:///E:\_2005-201X_Codes_Guides\HTML_DOCX\_WORD_source\NBC2020p1\pplnc" TargetMode="External"/><Relationship Id="rId34" Type="http://schemas.openxmlformats.org/officeDocument/2006/relationships/hyperlink" Target="file:///E:\_2005-201X_Codes_Guides\HTML_DOCX\_WORD_source\NBC2020p1\nbc2020.htm" TargetMode="External"/><Relationship Id="rId76" Type="http://schemas.openxmlformats.org/officeDocument/2006/relationships/hyperlink" Target="file:///E:\_2005-201X_Codes_Guides\HTML_DOCX\_WORD_source\NBC2020p1\nbc2020.htm" TargetMode="External"/><Relationship Id="rId141" Type="http://schemas.openxmlformats.org/officeDocument/2006/relationships/hyperlink" Target="file:///E:\_2005-201X_Codes_Guides\HTML_DOCX\_WORD_source\NBC2020p1\frt-tr" TargetMode="External"/><Relationship Id="rId379" Type="http://schemas.openxmlformats.org/officeDocument/2006/relationships/hyperlink" Target="file:///E:\_2005-201X_Codes_Guides\HTML_DOCX\_WORD_source\NBC2020p1\chmn" TargetMode="External"/><Relationship Id="rId544" Type="http://schemas.openxmlformats.org/officeDocument/2006/relationships/hyperlink" Target="file:///E:\_2005-201X_Codes_Guides\HTML_DOCX\_WORD_source\NBC2020p1\nbc2020.htm" TargetMode="External"/><Relationship Id="rId586" Type="http://schemas.openxmlformats.org/officeDocument/2006/relationships/hyperlink" Target="file:///E:\_2005-201X_Codes_Guides\HTML_DOCX\_WORD_source\NBC2020p1\nbc2020.htm" TargetMode="External"/><Relationship Id="rId751" Type="http://schemas.openxmlformats.org/officeDocument/2006/relationships/hyperlink" Target="file:///E:\_2005-201X_Codes_Guides\HTML_DOCX\_WORD_source\NBC2020p1\bldng" TargetMode="External"/><Relationship Id="rId793" Type="http://schemas.openxmlformats.org/officeDocument/2006/relationships/hyperlink" Target="file:///E:\_2005-201X_Codes_Guides\HTML_DOCX\_WORD_source\NBC2020p1\bldng" TargetMode="External"/><Relationship Id="rId807" Type="http://schemas.openxmlformats.org/officeDocument/2006/relationships/hyperlink" Target="file:///E:\_2005-201X_Codes_Guides\HTML_DOCX\_WORD_source\NBC2020p1\bldng" TargetMode="External"/><Relationship Id="rId7" Type="http://schemas.openxmlformats.org/officeDocument/2006/relationships/endnotes" Target="endnotes.xml"/><Relationship Id="rId183" Type="http://schemas.openxmlformats.org/officeDocument/2006/relationships/hyperlink" Target="file:///E:\_2005-201X_Codes_Guides\HTML_DOCX\_WORD_source\NBC2020p1\wnr" TargetMode="External"/><Relationship Id="rId239" Type="http://schemas.openxmlformats.org/officeDocument/2006/relationships/hyperlink" Target="file:///E:\_2005-201X_Codes_Guides\HTML_DOCX\_WORD_source\NBC2020p1\chmn" TargetMode="External"/><Relationship Id="rId390" Type="http://schemas.openxmlformats.org/officeDocument/2006/relationships/hyperlink" Target="file:///E:\_2005-201X_Codes_Guides\HTML_DOCX\_WORD_source\NBC2020p1\nbc2020.htm" TargetMode="External"/><Relationship Id="rId404" Type="http://schemas.openxmlformats.org/officeDocument/2006/relationships/hyperlink" Target="file:///E:\_2005-201X_Codes_Guides\HTML_DOCX\_WORD_source\NBC2020p1\bldng" TargetMode="External"/><Relationship Id="rId446" Type="http://schemas.openxmlformats.org/officeDocument/2006/relationships/hyperlink" Target="file:///E:\_2005-201X_Codes_Guides\HTML_DOCX\_WORD_source\NBC2020p1\nbc2020.htm" TargetMode="External"/><Relationship Id="rId611" Type="http://schemas.openxmlformats.org/officeDocument/2006/relationships/hyperlink" Target="file:///E:\_2005-201X_Codes_Guides\HTML_DOCX\_WORD_source\NBC2020p1\nbc2020.htm" TargetMode="External"/><Relationship Id="rId653" Type="http://schemas.openxmlformats.org/officeDocument/2006/relationships/hyperlink" Target="file:///E:\_2005-201X_Codes_Guides\HTML_DOCX\_WORD_source\NBC2020p1\nbc2020.htm" TargetMode="External"/><Relationship Id="rId250" Type="http://schemas.openxmlformats.org/officeDocument/2006/relationships/hyperlink" Target="file:///E:\_2005-201X_Codes_Guides\HTML_DOCX\_WORD_source\NBC2020p1\bldng" TargetMode="External"/><Relationship Id="rId292" Type="http://schemas.openxmlformats.org/officeDocument/2006/relationships/hyperlink" Target="file:///E:\_2005-201X_Codes_Guides\HTML_DOCX\_WORD_source\NBC2020p1\vrtcl-rv" TargetMode="External"/><Relationship Id="rId306" Type="http://schemas.openxmlformats.org/officeDocument/2006/relationships/hyperlink" Target="file:///E:\_2005-201X_Codes_Guides\HTML_DOCX\_WORD_source\NBC2020p1\bldng" TargetMode="External"/><Relationship Id="rId488" Type="http://schemas.openxmlformats.org/officeDocument/2006/relationships/hyperlink" Target="file:///E:\_2005-201X_Codes_Guides\HTML_DOCX\_WORD_source\NBC2020p1\bldng" TargetMode="External"/><Relationship Id="rId695" Type="http://schemas.openxmlformats.org/officeDocument/2006/relationships/hyperlink" Target="file:///E:\_2005-201X_Codes_Guides\HTML_DOCX\_WORD_source\NBC2020p1\nbc2020.htm" TargetMode="External"/><Relationship Id="rId709" Type="http://schemas.openxmlformats.org/officeDocument/2006/relationships/hyperlink" Target="file:///E:\_2005-201X_Codes_Guides\HTML_DOCX\_WORD_source\NBC2020p1\bldng" TargetMode="External"/><Relationship Id="rId45" Type="http://schemas.openxmlformats.org/officeDocument/2006/relationships/hyperlink" Target="file:///E:\_2005-201X_Codes_Guides\HTML_DOCX\_WORD_source\NBC2020p1\hgh-hzrd" TargetMode="External"/><Relationship Id="rId87" Type="http://schemas.openxmlformats.org/officeDocument/2006/relationships/hyperlink" Target="file:///E:\_2005-201X_Codes_Guides\HTML_DOCX\_WORD_source\NBC2020p1\bldng" TargetMode="External"/><Relationship Id="rId110" Type="http://schemas.openxmlformats.org/officeDocument/2006/relationships/hyperlink" Target="file:///E:\_2005-201X_Codes_Guides\HTML_DOCX\_WORD_source\NBC2020p1\nbc2020.htm" TargetMode="External"/><Relationship Id="rId348" Type="http://schemas.openxmlformats.org/officeDocument/2006/relationships/hyperlink" Target="file:///E:\_2005-201X_Codes_Guides\HTML_DOCX\_WORD_source\NBC2020p1\xpng-bld" TargetMode="External"/><Relationship Id="rId513" Type="http://schemas.openxmlformats.org/officeDocument/2006/relationships/hyperlink" Target="file:///E:\_2005-201X_Codes_Guides\HTML_DOCX\_WORD_source\NBC2020p1\nbc2020.htm" TargetMode="External"/><Relationship Id="rId555" Type="http://schemas.openxmlformats.org/officeDocument/2006/relationships/hyperlink" Target="file:///E:\_2005-201X_Codes_Guides\HTML_DOCX\_WORD_source\NBC2020p1\nbc2020.htm" TargetMode="External"/><Relationship Id="rId597" Type="http://schemas.openxmlformats.org/officeDocument/2006/relationships/hyperlink" Target="file:///E:\_2005-201X_Codes_Guides\HTML_DOCX\_WORD_source\NBC2020p1\nbc2020.htm" TargetMode="External"/><Relationship Id="rId720" Type="http://schemas.openxmlformats.org/officeDocument/2006/relationships/hyperlink" Target="file:///E:\_2005-201X_Codes_Guides\HTML_DOCX\_WORD_source\NBC2020p1\nbc2020.htm" TargetMode="External"/><Relationship Id="rId762" Type="http://schemas.openxmlformats.org/officeDocument/2006/relationships/hyperlink" Target="file:///E:\_2005-201X_Codes_Guides\HTML_DOCX\_WORD_source\NBC2020p1\bldng" TargetMode="External"/><Relationship Id="rId818" Type="http://schemas.openxmlformats.org/officeDocument/2006/relationships/footer" Target="footer3.xml"/><Relationship Id="rId152" Type="http://schemas.openxmlformats.org/officeDocument/2006/relationships/hyperlink" Target="file:///E:\_2005-201X_Codes_Guides\HTML_DOCX\_WORD_source\NBC2020p1\fl" TargetMode="External"/><Relationship Id="rId194" Type="http://schemas.openxmlformats.org/officeDocument/2006/relationships/hyperlink" Target="file:///E:\_2005-201X_Codes_Guides\HTML_DOCX\_WORD_source\NBC2020p1\nbc2020.htm" TargetMode="External"/><Relationship Id="rId208" Type="http://schemas.openxmlformats.org/officeDocument/2006/relationships/hyperlink" Target="file:///E:\_2005-201X_Codes_Guides\HTML_DOCX\_WORD_source\NBC2020p1\pplnc" TargetMode="External"/><Relationship Id="rId415" Type="http://schemas.openxmlformats.org/officeDocument/2006/relationships/hyperlink" Target="file:///E:\_2005-201X_Codes_Guides\HTML_DOCX\_WORD_source\NBC2020p1\bldng" TargetMode="External"/><Relationship Id="rId457" Type="http://schemas.openxmlformats.org/officeDocument/2006/relationships/hyperlink" Target="file:///E:\_2005-201X_Codes_Guides\HTML_DOCX\_WORD_source\NBC2020p1\bldng" TargetMode="External"/><Relationship Id="rId622" Type="http://schemas.openxmlformats.org/officeDocument/2006/relationships/hyperlink" Target="file:///E:\_2005-201X_Codes_Guides\HTML_DOCX\_WORD_source\NBC2020p1\nbc2020.htm" TargetMode="External"/><Relationship Id="rId261" Type="http://schemas.openxmlformats.org/officeDocument/2006/relationships/hyperlink" Target="file:///E:\_2005-201X_Codes_Guides\HTML_DOCX\_WORD_source\NBC2020p1\flr-r" TargetMode="External"/><Relationship Id="rId499" Type="http://schemas.openxmlformats.org/officeDocument/2006/relationships/hyperlink" Target="file:///E:\_2005-201X_Codes_Guides\HTML_DOCX\_WORD_source\NBC2020p1\nbc2020.htm" TargetMode="External"/><Relationship Id="rId664" Type="http://schemas.openxmlformats.org/officeDocument/2006/relationships/hyperlink" Target="file:///E:\_2005-201X_Codes_Guides\HTML_DOCX\_WORD_source\NBC2020p1\bldng" TargetMode="External"/><Relationship Id="rId14" Type="http://schemas.openxmlformats.org/officeDocument/2006/relationships/hyperlink" Target="file:///E:\_2005-201X_Codes_Guides\HTML_DOCX\_WORD_source\NBC2020p1\nbc2020.htm" TargetMode="External"/><Relationship Id="rId56" Type="http://schemas.openxmlformats.org/officeDocument/2006/relationships/hyperlink" Target="file:///E:\_2005-201X_Codes_Guides\HTML_DOCX\_WORD_source\NBC2020p1\nbc2020.htm" TargetMode="External"/><Relationship Id="rId317" Type="http://schemas.openxmlformats.org/officeDocument/2006/relationships/hyperlink" Target="file:///E:\_2005-201X_Codes_Guides\HTML_DOCX\_WORD_source\NBC2020p1\nbc2020.htm" TargetMode="External"/><Relationship Id="rId359" Type="http://schemas.openxmlformats.org/officeDocument/2006/relationships/hyperlink" Target="file:///E:\_2005-201X_Codes_Guides\HTML_DOCX\_WORD_source\NBC2020p1\cmbtbl" TargetMode="External"/><Relationship Id="rId524" Type="http://schemas.openxmlformats.org/officeDocument/2006/relationships/hyperlink" Target="file:///E:\_2005-201X_Codes_Guides\HTML_DOCX\_WORD_source\NBC2020p1\nbc2020.htm" TargetMode="External"/><Relationship Id="rId566" Type="http://schemas.openxmlformats.org/officeDocument/2006/relationships/hyperlink" Target="file:///E:\_2005-201X_Codes_Guides\HTML_DOCX\_WORD_source\NBC2020p1\nbc2020.htm" TargetMode="External"/><Relationship Id="rId731" Type="http://schemas.openxmlformats.org/officeDocument/2006/relationships/hyperlink" Target="file:///E:\_2005-201X_Codes_Guides\HTML_DOCX\_WORD_source\NBC2020p1\bldng" TargetMode="External"/><Relationship Id="rId773" Type="http://schemas.openxmlformats.org/officeDocument/2006/relationships/hyperlink" Target="file:///E:\_2005-201X_Codes_Guides\HTML_DOCX\_WORD_source\NBC2020p1\nbc2020.htm" TargetMode="External"/><Relationship Id="rId98" Type="http://schemas.openxmlformats.org/officeDocument/2006/relationships/hyperlink" Target="file:///E:\_2005-201X_Codes_Guides\HTML_DOCX\_WORD_source\NBC2020p1\fr-prtn" TargetMode="External"/><Relationship Id="rId121" Type="http://schemas.openxmlformats.org/officeDocument/2006/relationships/hyperlink" Target="file:///E:\_2005-201X_Codes_Guides\HTML_DOCX\_WORD_source\NBC2020p1\flr-r" TargetMode="External"/><Relationship Id="rId163" Type="http://schemas.openxmlformats.org/officeDocument/2006/relationships/hyperlink" Target="file:///E:\_2005-201X_Codes_Guides\HTML_DOCX\_WORD_source\NBC2020p1\trtm" TargetMode="External"/><Relationship Id="rId219" Type="http://schemas.openxmlformats.org/officeDocument/2006/relationships/hyperlink" Target="file:///E:\_2005-201X_Codes_Guides\HTML_DOCX\_WORD_source\NBC2020p1\flr-r" TargetMode="External"/><Relationship Id="rId370" Type="http://schemas.openxmlformats.org/officeDocument/2006/relationships/hyperlink" Target="file:///E:\_2005-201X_Codes_Guides\HTML_DOCX\_WORD_source\NBC2020p1\dtnt-cc" TargetMode="External"/><Relationship Id="rId426" Type="http://schemas.openxmlformats.org/officeDocument/2006/relationships/hyperlink" Target="file:///E:\_2005-201X_Codes_Guides\HTML_DOCX\_WORD_source\NBC2020p1\cc-t-xt" TargetMode="External"/><Relationship Id="rId633" Type="http://schemas.openxmlformats.org/officeDocument/2006/relationships/hyperlink" Target="file:///E:\_2005-201X_Codes_Guides\HTML_DOCX\_WORD_source\NBC2020p1\nbc2020.htm" TargetMode="External"/><Relationship Id="rId230" Type="http://schemas.openxmlformats.org/officeDocument/2006/relationships/hyperlink" Target="file:///E:\_2005-201X_Codes_Guides\HTML_DOCX\_WORD_source\NBC2020p1\nbc2020.htm" TargetMode="External"/><Relationship Id="rId468" Type="http://schemas.openxmlformats.org/officeDocument/2006/relationships/hyperlink" Target="file:///E:\_2005-201X_Codes_Guides\HTML_DOCX\_WORD_source\NBC2020p1\nbc2020.htm" TargetMode="External"/><Relationship Id="rId675" Type="http://schemas.openxmlformats.org/officeDocument/2006/relationships/hyperlink" Target="file:///E:\_2005-201X_Codes_Guides\HTML_DOCX\_WORD_source\NBC2020p1\bldng" TargetMode="External"/><Relationship Id="rId25" Type="http://schemas.openxmlformats.org/officeDocument/2006/relationships/hyperlink" Target="file:///E:\_2005-201X_Codes_Guides\HTML_DOCX\_WORD_source\NBC2020p1\bldng" TargetMode="External"/><Relationship Id="rId67" Type="http://schemas.openxmlformats.org/officeDocument/2006/relationships/hyperlink" Target="file:///E:\_2005-201X_Codes_Guides\HTML_DOCX\_WORD_source\NBC2020p1\nbc2020.htm" TargetMode="External"/><Relationship Id="rId272" Type="http://schemas.openxmlformats.org/officeDocument/2006/relationships/hyperlink" Target="file:///E:\_2005-201X_Codes_Guides\HTML_DOCX\_WORD_source\NBC2020p1\fr-rtnc-" TargetMode="External"/><Relationship Id="rId328" Type="http://schemas.openxmlformats.org/officeDocument/2006/relationships/hyperlink" Target="file:///E:\_2005-201X_Codes_Guides\HTML_DOCX\_WORD_source\NBC2020p1\ndtrl-cc" TargetMode="External"/><Relationship Id="rId535" Type="http://schemas.openxmlformats.org/officeDocument/2006/relationships/hyperlink" Target="file:///E:\_2005-201X_Codes_Guides\HTML_DOCX\_WORD_source\NBC2020p1\nbc2020.htm" TargetMode="External"/><Relationship Id="rId577" Type="http://schemas.openxmlformats.org/officeDocument/2006/relationships/hyperlink" Target="file:///E:\_2005-201X_Codes_Guides\HTML_DOCX\_WORD_source\NBC2020p1\nbc2020.htm" TargetMode="External"/><Relationship Id="rId700" Type="http://schemas.openxmlformats.org/officeDocument/2006/relationships/hyperlink" Target="file:///E:\_2005-201X_Codes_Guides\HTML_DOCX\_WORD_source\NBC2020p1\bldng" TargetMode="External"/><Relationship Id="rId742" Type="http://schemas.openxmlformats.org/officeDocument/2006/relationships/hyperlink" Target="file:///E:\_2005-201X_Codes_Guides\HTML_DOCX\_WORD_source\NBC2020p1\ldbrng" TargetMode="External"/><Relationship Id="rId132" Type="http://schemas.openxmlformats.org/officeDocument/2006/relationships/hyperlink" Target="file:///E:\_2005-201X_Codes_Guides\HTML_DOCX\_WORD_source\NBC2020p1\nbc2020.htm" TargetMode="External"/><Relationship Id="rId174" Type="http://schemas.openxmlformats.org/officeDocument/2006/relationships/hyperlink" Target="file:///E:\_2005-201X_Codes_Guides\HTML_DOCX\_WORD_source\NBC2020p1\fl" TargetMode="External"/><Relationship Id="rId381" Type="http://schemas.openxmlformats.org/officeDocument/2006/relationships/hyperlink" Target="file:///E:\_2005-201X_Codes_Guides\HTML_DOCX\_WORD_source\NBC2020p1\bldng" TargetMode="External"/><Relationship Id="rId602" Type="http://schemas.openxmlformats.org/officeDocument/2006/relationships/image" Target="media/image4.png"/><Relationship Id="rId784" Type="http://schemas.openxmlformats.org/officeDocument/2006/relationships/hyperlink" Target="file:///E:\_2005-201X_Codes_Guides\HTML_DOCX\_WORD_source\NBC2020p1\nbc2020.htm" TargetMode="External"/><Relationship Id="rId241" Type="http://schemas.openxmlformats.org/officeDocument/2006/relationships/hyperlink" Target="file:///E:\_2005-201X_Codes_Guides\HTML_DOCX\_WORD_source\NBC2020p1\grc-ccp" TargetMode="External"/><Relationship Id="rId437" Type="http://schemas.openxmlformats.org/officeDocument/2006/relationships/hyperlink" Target="file:///E:\_2005-201X_Codes_Guides\HTML_DOCX\_WORD_source\NBC2020p1\pplnc" TargetMode="External"/><Relationship Id="rId479" Type="http://schemas.openxmlformats.org/officeDocument/2006/relationships/hyperlink" Target="file:///E:\_2005-201X_Codes_Guides\HTML_DOCX\_WORD_source\NBC2020p1\pc-htng-" TargetMode="External"/><Relationship Id="rId644" Type="http://schemas.openxmlformats.org/officeDocument/2006/relationships/hyperlink" Target="file:///E:\_2005-201X_Codes_Guides\HTML_DOCX\_WORD_source\NBC2020p1\lw-hzrd-" TargetMode="External"/><Relationship Id="rId686" Type="http://schemas.openxmlformats.org/officeDocument/2006/relationships/hyperlink" Target="file:///E:\_2005-201X_Codes_Guides\HTML_DOCX\_WORD_source\NBC2020p1\nbc2020.htm" TargetMode="External"/><Relationship Id="rId36" Type="http://schemas.openxmlformats.org/officeDocument/2006/relationships/hyperlink" Target="file:///E:\_2005-201X_Codes_Guides\HTML_DOCX\_WORD_source\NBC2020p1\nbc2020.htm" TargetMode="External"/><Relationship Id="rId283" Type="http://schemas.openxmlformats.org/officeDocument/2006/relationships/hyperlink" Target="file:///E:\_2005-201X_Codes_Guides\HTML_DOCX\_WORD_source\NBC2020p1\nbc2020.htm" TargetMode="External"/><Relationship Id="rId339" Type="http://schemas.openxmlformats.org/officeDocument/2006/relationships/hyperlink" Target="file:///E:\_2005-201X_Codes_Guides\HTML_DOCX\_WORD_source\NBC2020p1\bldng" TargetMode="External"/><Relationship Id="rId490" Type="http://schemas.openxmlformats.org/officeDocument/2006/relationships/hyperlink" Target="file:///E:\_2005-201X_Codes_Guides\HTML_DOCX\_WORD_source\NBC2020p1\nbc2020.htm" TargetMode="External"/><Relationship Id="rId504" Type="http://schemas.openxmlformats.org/officeDocument/2006/relationships/hyperlink" Target="file:///E:\_2005-201X_Codes_Guides\HTML_DOCX\_WORD_source\NBC2020p1\nbc2020.htm" TargetMode="External"/><Relationship Id="rId546" Type="http://schemas.openxmlformats.org/officeDocument/2006/relationships/hyperlink" Target="file:///E:\_2005-201X_Codes_Guides\HTML_DOCX\_WORD_source\NBC2020p1\nbc2020.htm" TargetMode="External"/><Relationship Id="rId711" Type="http://schemas.openxmlformats.org/officeDocument/2006/relationships/hyperlink" Target="file:///E:\_2005-201X_Codes_Guides\HTML_DOCX\_WORD_source\NBC2020p1\bldng" TargetMode="External"/><Relationship Id="rId753" Type="http://schemas.openxmlformats.org/officeDocument/2006/relationships/hyperlink" Target="file:///E:\_2005-201X_Codes_Guides\HTML_DOCX\_WORD_source\NBC2020p1\bldng" TargetMode="External"/><Relationship Id="rId78" Type="http://schemas.openxmlformats.org/officeDocument/2006/relationships/hyperlink" Target="file:///E:\_2005-201X_Codes_Guides\HTML_DOCX\_WORD_source\NBC2020p1\nbc2020.htm" TargetMode="External"/><Relationship Id="rId101" Type="http://schemas.openxmlformats.org/officeDocument/2006/relationships/hyperlink" Target="file:///E:\_2005-201X_Codes_Guides\HTML_DOCX\_WORD_source\NBC2020p1\nbc2020.htm" TargetMode="External"/><Relationship Id="rId143" Type="http://schemas.openxmlformats.org/officeDocument/2006/relationships/hyperlink" Target="file:///E:\_2005-201X_Codes_Guides\HTML_DOCX\_WORD_source\NBC2020p1\l" TargetMode="External"/><Relationship Id="rId185" Type="http://schemas.openxmlformats.org/officeDocument/2006/relationships/hyperlink" Target="file:///E:\_2005-201X_Codes_Guides\HTML_DOCX\_WORD_source\NBC2020p1\nbc2020.htm" TargetMode="External"/><Relationship Id="rId350" Type="http://schemas.openxmlformats.org/officeDocument/2006/relationships/hyperlink" Target="file:///E:\_2005-201X_Codes_Guides\HTML_DOCX\_WORD_source\NBC2020p1\bldng" TargetMode="External"/><Relationship Id="rId406" Type="http://schemas.openxmlformats.org/officeDocument/2006/relationships/hyperlink" Target="file:///E:\_2005-201X_Codes_Guides\HTML_DOCX\_WORD_source\NBC2020p1\tr" TargetMode="External"/><Relationship Id="rId588" Type="http://schemas.openxmlformats.org/officeDocument/2006/relationships/image" Target="media/image2.png"/><Relationship Id="rId795" Type="http://schemas.openxmlformats.org/officeDocument/2006/relationships/hyperlink" Target="file:///E:\_2005-201X_Codes_Guides\HTML_DOCX\_WORD_source\NBC2020p1\nbc2020.htm" TargetMode="External"/><Relationship Id="rId809" Type="http://schemas.openxmlformats.org/officeDocument/2006/relationships/hyperlink" Target="file:///E:\_2005-201X_Codes_Guides\HTML_DOCX\_WORD_source\NBC2020p1\nbc2020.htm" TargetMode="External"/><Relationship Id="rId9" Type="http://schemas.openxmlformats.org/officeDocument/2006/relationships/hyperlink" Target="file:///E:\_2005-201X_Codes_Guides\HTML_DOCX\_WORD_source\NBC2020p1\nbc2020.htm" TargetMode="External"/><Relationship Id="rId210" Type="http://schemas.openxmlformats.org/officeDocument/2006/relationships/hyperlink" Target="file:///E:\_2005-201X_Codes_Guides\HTML_DOCX\_WORD_source\NBC2020p1\prcs-plnt" TargetMode="External"/><Relationship Id="rId392" Type="http://schemas.openxmlformats.org/officeDocument/2006/relationships/hyperlink" Target="file:///E:\_2005-201X_Codes_Guides\HTML_DOCX\_WORD_source\NBC2020p1\ndtrl-cc" TargetMode="External"/><Relationship Id="rId448" Type="http://schemas.openxmlformats.org/officeDocument/2006/relationships/hyperlink" Target="file:///E:\_2005-201X_Codes_Guides\HTML_DOCX\_WORD_source\NBC2020p1\nbc2020.htm" TargetMode="External"/><Relationship Id="rId613" Type="http://schemas.openxmlformats.org/officeDocument/2006/relationships/hyperlink" Target="file:///E:\_2005-201X_Codes_Guides\HTML_DOCX\_WORD_source\NBC2020p1\nbc2020.htm" TargetMode="External"/><Relationship Id="rId655" Type="http://schemas.openxmlformats.org/officeDocument/2006/relationships/hyperlink" Target="file:///E:\_2005-201X_Codes_Guides\HTML_DOCX\_WORD_source\NBC2020p1\nbc2020.htm" TargetMode="External"/><Relationship Id="rId697" Type="http://schemas.openxmlformats.org/officeDocument/2006/relationships/hyperlink" Target="file:///E:\_2005-201X_Codes_Guides\HTML_DOCX\_WORD_source\NBC2020p1\bldng" TargetMode="External"/><Relationship Id="rId820" Type="http://schemas.microsoft.com/office/2011/relationships/people" Target="people.xml"/><Relationship Id="rId252" Type="http://schemas.openxmlformats.org/officeDocument/2006/relationships/hyperlink" Target="file:///E:\_2005-201X_Codes_Guides\HTML_DOCX\_WORD_source\NBC2020p1\fr-rtnc-" TargetMode="External"/><Relationship Id="rId294" Type="http://schemas.openxmlformats.org/officeDocument/2006/relationships/hyperlink" Target="file:///E:\_2005-201X_Codes_Guides\HTML_DOCX\_WORD_source\NBC2020p1\pplnc" TargetMode="External"/><Relationship Id="rId308" Type="http://schemas.openxmlformats.org/officeDocument/2006/relationships/hyperlink" Target="file:///E:\_2005-201X_Codes_Guides\HTML_DOCX\_WORD_source\NBC2020p1\l" TargetMode="External"/><Relationship Id="rId515" Type="http://schemas.openxmlformats.org/officeDocument/2006/relationships/hyperlink" Target="file:///E:\_2005-201X_Codes_Guides\HTML_DOCX\_WORD_source\NBC2020p1\xpng-bld" TargetMode="External"/><Relationship Id="rId722" Type="http://schemas.openxmlformats.org/officeDocument/2006/relationships/hyperlink" Target="file:///E:\_2005-201X_Codes_Guides\HTML_DOCX\_WORD_source\NBC2020p1\nbc2020.htm" TargetMode="External"/><Relationship Id="rId47" Type="http://schemas.openxmlformats.org/officeDocument/2006/relationships/hyperlink" Target="file:///E:\_2005-201X_Codes_Guides\HTML_DOCX\_WORD_source\NBC2020p1\tr" TargetMode="External"/><Relationship Id="rId89" Type="http://schemas.openxmlformats.org/officeDocument/2006/relationships/hyperlink" Target="file:///E:\_2005-201X_Codes_Guides\HTML_DOCX\_WORD_source\NBC2020p1\tr" TargetMode="External"/><Relationship Id="rId112" Type="http://schemas.openxmlformats.org/officeDocument/2006/relationships/hyperlink" Target="file:///E:\_2005-201X_Codes_Guides\HTML_DOCX\_WORD_source\NBC2020p1\nbc2020.htm" TargetMode="External"/><Relationship Id="rId154" Type="http://schemas.openxmlformats.org/officeDocument/2006/relationships/hyperlink" Target="file:///E:\_2005-201X_Codes_Guides\HTML_DOCX\_WORD_source\NBC2020p1\bldng" TargetMode="External"/><Relationship Id="rId361" Type="http://schemas.openxmlformats.org/officeDocument/2006/relationships/hyperlink" Target="file:///E:\_2005-201X_Codes_Guides\HTML_DOCX\_WORD_source\NBC2020p1\ccpnc" TargetMode="External"/><Relationship Id="rId557" Type="http://schemas.openxmlformats.org/officeDocument/2006/relationships/hyperlink" Target="file:///E:\_2005-201X_Codes_Guides\HTML_DOCX\_WORD_source\NBC2020p1\nbc2020.htm" TargetMode="External"/><Relationship Id="rId599" Type="http://schemas.openxmlformats.org/officeDocument/2006/relationships/hyperlink" Target="file:///E:\_2005-201X_Codes_Guides\HTML_DOCX\_WORD_source\NBC2020p1\nbc2020.htm" TargetMode="External"/><Relationship Id="rId764" Type="http://schemas.openxmlformats.org/officeDocument/2006/relationships/hyperlink" Target="file:///E:\_2005-201X_Codes_Guides\HTML_DOCX\_WORD_source\NBC2020p1\nbc2020.htm" TargetMode="External"/><Relationship Id="rId196" Type="http://schemas.openxmlformats.org/officeDocument/2006/relationships/hyperlink" Target="file:///E:\_2005-201X_Codes_Guides\HTML_DOCX\_WORD_source\NBC2020p1\bldng" TargetMode="External"/><Relationship Id="rId417" Type="http://schemas.openxmlformats.org/officeDocument/2006/relationships/hyperlink" Target="file:///E:\_2005-201X_Codes_Guides\HTML_DOCX\_WORD_source\NBC2020p1\nbc2020.htm" TargetMode="External"/><Relationship Id="rId459" Type="http://schemas.openxmlformats.org/officeDocument/2006/relationships/hyperlink" Target="file:///E:\_2005-201X_Codes_Guides\HTML_DOCX\_WORD_source\NBC2020p1\fndtn-nt" TargetMode="External"/><Relationship Id="rId624" Type="http://schemas.openxmlformats.org/officeDocument/2006/relationships/hyperlink" Target="file:///E:\_2005-201X_Codes_Guides\HTML_DOCX\_WORD_source\NBC2020p1\nbc2020.htm" TargetMode="External"/><Relationship Id="rId666" Type="http://schemas.openxmlformats.org/officeDocument/2006/relationships/hyperlink" Target="file:///E:\_2005-201X_Codes_Guides\HTML_DOCX\_WORD_source\NBC2020p1\bldng" TargetMode="External"/><Relationship Id="rId16" Type="http://schemas.openxmlformats.org/officeDocument/2006/relationships/hyperlink" Target="file:///E:\_2005-201X_Codes_Guides\HTML_DOCX\_WORD_source\NBC2020p1\nbc2020.htm" TargetMode="External"/><Relationship Id="rId221" Type="http://schemas.openxmlformats.org/officeDocument/2006/relationships/hyperlink" Target="file:///E:\_2005-201X_Codes_Guides\HTML_DOCX\_WORD_source\NBC2020p1\bldng" TargetMode="External"/><Relationship Id="rId263" Type="http://schemas.openxmlformats.org/officeDocument/2006/relationships/hyperlink" Target="file:///E:\_2005-201X_Codes_Guides\HTML_DOCX\_WORD_source\NBC2020p1\prttn" TargetMode="External"/><Relationship Id="rId319" Type="http://schemas.openxmlformats.org/officeDocument/2006/relationships/hyperlink" Target="file:///E:\_2005-201X_Codes_Guides\HTML_DOCX\_WORD_source\NBC2020p1\nbc2020.htm" TargetMode="External"/><Relationship Id="rId470" Type="http://schemas.openxmlformats.org/officeDocument/2006/relationships/hyperlink" Target="file:///E:\_2005-201X_Codes_Guides\HTML_DOCX\_WORD_source\NBC2020p1\nbc2020.htm" TargetMode="External"/><Relationship Id="rId526" Type="http://schemas.openxmlformats.org/officeDocument/2006/relationships/hyperlink" Target="file:///E:\_2005-201X_Codes_Guides\HTML_DOCX\_WORD_source\NBC2020p1\fl" TargetMode="External"/><Relationship Id="rId58" Type="http://schemas.openxmlformats.org/officeDocument/2006/relationships/hyperlink" Target="file:///E:\_2005-201X_Codes_Guides\HTML_DOCX\_WORD_source\NBC2020p1\nbc2020.htm" TargetMode="External"/><Relationship Id="rId123" Type="http://schemas.openxmlformats.org/officeDocument/2006/relationships/hyperlink" Target="file:///E:\_2005-201X_Codes_Guides\HTML_DOCX\_WORD_source\NBC2020p1\fndtn-nt" TargetMode="External"/><Relationship Id="rId330" Type="http://schemas.openxmlformats.org/officeDocument/2006/relationships/hyperlink" Target="file:///E:\_2005-201X_Codes_Guides\HTML_DOCX\_WORD_source\NBC2020p1\ccpnc" TargetMode="External"/><Relationship Id="rId568" Type="http://schemas.openxmlformats.org/officeDocument/2006/relationships/hyperlink" Target="file:///E:\_2005-201X_Codes_Guides\HTML_DOCX\_WORD_source\NBC2020p1\nbc2020.htm" TargetMode="External"/><Relationship Id="rId733" Type="http://schemas.openxmlformats.org/officeDocument/2006/relationships/hyperlink" Target="file:///E:\_2005-201X_Codes_Guides\HTML_DOCX\_WORD_source\NBC2020p1\nbc2020.htm" TargetMode="External"/><Relationship Id="rId775" Type="http://schemas.openxmlformats.org/officeDocument/2006/relationships/hyperlink" Target="file:///E:\_2005-201X_Codes_Guides\HTML_DOCX\_WORD_source\NBC2020p1\nbc2020.htm" TargetMode="External"/><Relationship Id="rId165" Type="http://schemas.openxmlformats.org/officeDocument/2006/relationships/hyperlink" Target="file:///E:\_2005-201X_Codes_Guides\HTML_DOCX\_WORD_source\NBC2020p1\bldng" TargetMode="External"/><Relationship Id="rId372" Type="http://schemas.openxmlformats.org/officeDocument/2006/relationships/hyperlink" Target="file:///E:\_2005-201X_Codes_Guides\HTML_DOCX\_WORD_source\NBC2020p1\ca-cc" TargetMode="External"/><Relationship Id="rId428" Type="http://schemas.openxmlformats.org/officeDocument/2006/relationships/hyperlink" Target="file:///E:\_2005-201X_Codes_Guides\HTML_DOCX\_WORD_source\NBC2020p1\nbc2020.htm" TargetMode="External"/><Relationship Id="rId635" Type="http://schemas.openxmlformats.org/officeDocument/2006/relationships/hyperlink" Target="file:///E:\_2005-201X_Codes_Guides\HTML_DOCX\_WORD_source\NBC2020p1\nbc2020.htm" TargetMode="External"/><Relationship Id="rId677" Type="http://schemas.openxmlformats.org/officeDocument/2006/relationships/hyperlink" Target="file:///E:\_2005-201X_Codes_Guides\HTML_DOCX\_WORD_source\NBC2020p1\nbc2020.htm" TargetMode="External"/><Relationship Id="rId800" Type="http://schemas.openxmlformats.org/officeDocument/2006/relationships/hyperlink" Target="file:///E:\_2005-201X_Codes_Guides\HTML_DOCX\_WORD_source\NBC2020p1\nbc2020.htm" TargetMode="External"/><Relationship Id="rId232" Type="http://schemas.openxmlformats.org/officeDocument/2006/relationships/hyperlink" Target="file:///E:\_2005-201X_Codes_Guides\HTML_DOCX\_WORD_source\NBC2020p1\tr" TargetMode="External"/><Relationship Id="rId274" Type="http://schemas.openxmlformats.org/officeDocument/2006/relationships/hyperlink" Target="file:///E:\_2005-201X_Codes_Guides\HTML_DOCX\_WORD_source\NBC2020p1\ncmbtbl-" TargetMode="External"/><Relationship Id="rId481" Type="http://schemas.openxmlformats.org/officeDocument/2006/relationships/hyperlink" Target="file:///E:\_2005-201X_Codes_Guides\HTML_DOCX\_WORD_source\NBC2020p1\pc-htr" TargetMode="External"/><Relationship Id="rId702" Type="http://schemas.openxmlformats.org/officeDocument/2006/relationships/hyperlink" Target="file:///E:\_2005-201X_Codes_Guides\HTML_DOCX\_WORD_source\NBC2020p1\bldng" TargetMode="External"/><Relationship Id="rId27" Type="http://schemas.openxmlformats.org/officeDocument/2006/relationships/hyperlink" Target="file:///E:\_2005-201X_Codes_Guides\HTML_DOCX\_WORD_source\NBC2020p1\bldng" TargetMode="External"/><Relationship Id="rId69" Type="http://schemas.openxmlformats.org/officeDocument/2006/relationships/hyperlink" Target="file:///E:\_2005-201X_Codes_Guides\HTML_DOCX\_WORD_source\NBC2020p1\mrcntl-c" TargetMode="External"/><Relationship Id="rId134" Type="http://schemas.openxmlformats.org/officeDocument/2006/relationships/hyperlink" Target="file:///E:\_2005-201X_Codes_Guides\HTML_DOCX\_WORD_source\NBC2020p1\nbc2020.htm" TargetMode="External"/><Relationship Id="rId537" Type="http://schemas.openxmlformats.org/officeDocument/2006/relationships/hyperlink" Target="file:///E:\_2005-201X_Codes_Guides\HTML_DOCX\_WORD_source\NBC2020p1\nbc2020.htm" TargetMode="External"/><Relationship Id="rId579" Type="http://schemas.openxmlformats.org/officeDocument/2006/relationships/hyperlink" Target="file:///E:\_2005-201X_Codes_Guides\HTML_DOCX\_WORD_source\NBC2020p1\nbc2020.htm" TargetMode="External"/><Relationship Id="rId744" Type="http://schemas.openxmlformats.org/officeDocument/2006/relationships/hyperlink" Target="file:///E:\_2005-201X_Codes_Guides\HTML_DOCX\_WORD_source\NBC2020p1\ldbrng" TargetMode="External"/><Relationship Id="rId786" Type="http://schemas.openxmlformats.org/officeDocument/2006/relationships/hyperlink" Target="file:///E:\_2005-201X_Codes_Guides\HTML_DOCX\_WORD_source\NBC2020p1\scnd-t" TargetMode="External"/><Relationship Id="rId80" Type="http://schemas.openxmlformats.org/officeDocument/2006/relationships/hyperlink" Target="file:///E:\_2005-201X_Codes_Guides\HTML_DOCX\_WORD_source\NBC2020p1\nbc2020.htm" TargetMode="External"/><Relationship Id="rId176" Type="http://schemas.openxmlformats.org/officeDocument/2006/relationships/hyperlink" Target="file:///E:\_2005-201X_Codes_Guides\HTML_DOCX\_WORD_source\NBC2020p1\fr-prtn" TargetMode="External"/><Relationship Id="rId341" Type="http://schemas.openxmlformats.org/officeDocument/2006/relationships/hyperlink" Target="file:///E:\_2005-201X_Codes_Guides\HTML_DOCX\_WORD_source\NBC2020p1\rvc-wtr-" TargetMode="External"/><Relationship Id="rId383" Type="http://schemas.openxmlformats.org/officeDocument/2006/relationships/hyperlink" Target="file:///E:\_2005-201X_Codes_Guides\HTML_DOCX\_WORD_source\NBC2020p1\mn-f-gr" TargetMode="External"/><Relationship Id="rId439" Type="http://schemas.openxmlformats.org/officeDocument/2006/relationships/hyperlink" Target="file:///E:\_2005-201X_Codes_Guides\HTML_DOCX\_WORD_source\NBC2020p1\nbc2020.htm" TargetMode="External"/><Relationship Id="rId590" Type="http://schemas.openxmlformats.org/officeDocument/2006/relationships/hyperlink" Target="file:///E:\_2005-201X_Codes_Guides\HTML_DOCX\_WORD_source\NBC2020p1\nbc2020.htm" TargetMode="External"/><Relationship Id="rId604" Type="http://schemas.openxmlformats.org/officeDocument/2006/relationships/hyperlink" Target="file:///E:\_2005-201X_Codes_Guides\HTML_DOCX\_WORD_source\NBC2020p1\nbc2020.htm" TargetMode="External"/><Relationship Id="rId646" Type="http://schemas.openxmlformats.org/officeDocument/2006/relationships/hyperlink" Target="file:///E:\_2005-201X_Codes_Guides\HTML_DOCX\_WORD_source\NBC2020p1\bldng" TargetMode="External"/><Relationship Id="rId811" Type="http://schemas.openxmlformats.org/officeDocument/2006/relationships/hyperlink" Target="file:///E:\_2005-201X_Codes_Guides\HTML_DOCX\_WORD_source\NBC2020p1\bldng" TargetMode="External"/><Relationship Id="rId201" Type="http://schemas.openxmlformats.org/officeDocument/2006/relationships/hyperlink" Target="file:///E:\_2005-201X_Codes_Guides\HTML_DOCX\_WORD_source\NBC2020p1\bldng" TargetMode="External"/><Relationship Id="rId243" Type="http://schemas.openxmlformats.org/officeDocument/2006/relationships/hyperlink" Target="file:///E:\_2005-201X_Codes_Guides\HTML_DOCX\_WORD_source\NBC2020p1\nbc2020.htm" TargetMode="External"/><Relationship Id="rId285" Type="http://schemas.openxmlformats.org/officeDocument/2006/relationships/hyperlink" Target="file:///E:\_2005-201X_Codes_Guides\HTML_DOCX\_WORD_source\NBC2020p1\nbc2020.htm" TargetMode="External"/><Relationship Id="rId450" Type="http://schemas.openxmlformats.org/officeDocument/2006/relationships/hyperlink" Target="file:///E:\_2005-201X_Codes_Guides\HTML_DOCX\_WORD_source\NBC2020p1\nbc2020.htm" TargetMode="External"/><Relationship Id="rId506" Type="http://schemas.openxmlformats.org/officeDocument/2006/relationships/hyperlink" Target="file:///E:\_2005-201X_Codes_Guides\HTML_DOCX\_WORD_source\NBC2020p1\nbc2020.htm" TargetMode="External"/><Relationship Id="rId688" Type="http://schemas.openxmlformats.org/officeDocument/2006/relationships/hyperlink" Target="file:///E:\_2005-201X_Codes_Guides\HTML_DOCX\_WORD_source\NBC2020p1\pblc-w" TargetMode="External"/><Relationship Id="rId38" Type="http://schemas.openxmlformats.org/officeDocument/2006/relationships/hyperlink" Target="file:///E:\_2005-201X_Codes_Guides\HTML_DOCX\_WORD_source\NBC2020p1\nbc2020.htm" TargetMode="External"/><Relationship Id="rId103" Type="http://schemas.openxmlformats.org/officeDocument/2006/relationships/hyperlink" Target="file:///E:\_2005-201X_Codes_Guides\HTML_DOCX\_WORD_source\NBC2020p1\bmnt" TargetMode="External"/><Relationship Id="rId310" Type="http://schemas.openxmlformats.org/officeDocument/2006/relationships/hyperlink" Target="file:///E:\_2005-201X_Codes_Guides\HTML_DOCX\_WORD_source\NBC2020p1\pc-htng-" TargetMode="External"/><Relationship Id="rId492" Type="http://schemas.openxmlformats.org/officeDocument/2006/relationships/hyperlink" Target="file:///E:\_2005-201X_Codes_Guides\HTML_DOCX\_WORD_source\NBC2020p1\rvc-wtr-" TargetMode="External"/><Relationship Id="rId548" Type="http://schemas.openxmlformats.org/officeDocument/2006/relationships/hyperlink" Target="file:///E:\_2005-201X_Codes_Guides\HTML_DOCX\_WORD_source\NBC2020p1\nbc2020.htm" TargetMode="External"/><Relationship Id="rId713" Type="http://schemas.openxmlformats.org/officeDocument/2006/relationships/hyperlink" Target="file:///E:\_2005-201X_Codes_Guides\HTML_DOCX\_WORD_source\NBC2020p1\bldng" TargetMode="External"/><Relationship Id="rId755" Type="http://schemas.openxmlformats.org/officeDocument/2006/relationships/hyperlink" Target="file:///E:\_2005-201X_Codes_Guides\HTML_DOCX\_WORD_source\NBC2020p1\bldng" TargetMode="External"/><Relationship Id="rId797" Type="http://schemas.openxmlformats.org/officeDocument/2006/relationships/hyperlink" Target="file:///E:\_2005-201X_Codes_Guides\HTML_DOCX\_WORD_source\NBC2020p1\dwllng-n" TargetMode="External"/><Relationship Id="rId91" Type="http://schemas.openxmlformats.org/officeDocument/2006/relationships/hyperlink" Target="file:///E:\_2005-201X_Codes_Guides\HTML_DOCX\_WORD_source\NBC2020p1\mbl-ccpn" TargetMode="External"/><Relationship Id="rId145" Type="http://schemas.openxmlformats.org/officeDocument/2006/relationships/hyperlink" Target="file:///E:\_2005-201X_Codes_Guides\HTML_DOCX\_WORD_source\NBC2020p1\pplnc" TargetMode="External"/><Relationship Id="rId187" Type="http://schemas.openxmlformats.org/officeDocument/2006/relationships/hyperlink" Target="file:///E:\_2005-201X_Codes_Guides\HTML_DOCX\_WORD_source\NBC2020p1\nbc2020.htm" TargetMode="External"/><Relationship Id="rId352" Type="http://schemas.openxmlformats.org/officeDocument/2006/relationships/hyperlink" Target="file:///E:\_2005-201X_Codes_Guides\HTML_DOCX\_WORD_source\NBC2020p1\xpng-bld" TargetMode="External"/><Relationship Id="rId394" Type="http://schemas.openxmlformats.org/officeDocument/2006/relationships/hyperlink" Target="file:///E:\_2005-201X_Codes_Guides\HTML_DOCX\_WORD_source\NBC2020p1\flr-r" TargetMode="External"/><Relationship Id="rId408" Type="http://schemas.openxmlformats.org/officeDocument/2006/relationships/hyperlink" Target="file:///E:\_2005-201X_Codes_Guides\HTML_DOCX\_WORD_source\NBC2020p1\tr" TargetMode="External"/><Relationship Id="rId615" Type="http://schemas.openxmlformats.org/officeDocument/2006/relationships/hyperlink" Target="file:///E:\_2005-201X_Codes_Guides\HTML_DOCX\_WORD_source\NBC2020p1\nbc2020.htm" TargetMode="External"/><Relationship Id="rId212" Type="http://schemas.openxmlformats.org/officeDocument/2006/relationships/hyperlink" Target="file:///E:\_2005-201X_Codes_Guides\HTML_DOCX\_WORD_source\NBC2020p1\t" TargetMode="External"/><Relationship Id="rId254" Type="http://schemas.openxmlformats.org/officeDocument/2006/relationships/hyperlink" Target="file:///E:\_2005-201X_Codes_Guides\HTML_DOCX\_WORD_source\NBC2020p1\fr-prtn" TargetMode="External"/><Relationship Id="rId657" Type="http://schemas.openxmlformats.org/officeDocument/2006/relationships/hyperlink" Target="file:///E:\_2005-201X_Codes_Guides\HTML_DOCX\_WORD_source\NBC2020p1\nbc2020.htm" TargetMode="External"/><Relationship Id="rId699" Type="http://schemas.openxmlformats.org/officeDocument/2006/relationships/hyperlink" Target="file:///E:\_2005-201X_Codes_Guides\HTML_DOCX\_WORD_source\NBC2020p1\bldng" TargetMode="External"/><Relationship Id="rId49" Type="http://schemas.openxmlformats.org/officeDocument/2006/relationships/hyperlink" Target="file:///E:\_2005-201X_Codes_Guides\HTML_DOCX\_WORD_source\NBC2020p1\mjr-ccpn" TargetMode="External"/><Relationship Id="rId114" Type="http://schemas.openxmlformats.org/officeDocument/2006/relationships/hyperlink" Target="file:///E:\_2005-201X_Codes_Guides\HTML_DOCX\_WORD_source\NBC2020p1\nbc2020.htm" TargetMode="External"/><Relationship Id="rId296" Type="http://schemas.openxmlformats.org/officeDocument/2006/relationships/hyperlink" Target="file:///E:\_2005-201X_Codes_Guides\HTML_DOCX\_WORD_source\NBC2020p1\brchng" TargetMode="External"/><Relationship Id="rId461" Type="http://schemas.openxmlformats.org/officeDocument/2006/relationships/hyperlink" Target="file:///E:\_2005-201X_Codes_Guides\HTML_DOCX\_WORD_source\NBC2020p1\rck" TargetMode="External"/><Relationship Id="rId517" Type="http://schemas.openxmlformats.org/officeDocument/2006/relationships/hyperlink" Target="file:///E:\_2005-201X_Codes_Guides\HTML_DOCX\_WORD_source\NBC2020p1\fr-prtct" TargetMode="External"/><Relationship Id="rId559" Type="http://schemas.openxmlformats.org/officeDocument/2006/relationships/hyperlink" Target="file:///E:\_2005-201X_Codes_Guides\HTML_DOCX\_WORD_source\NBC2020p1\nbc2020.htm" TargetMode="External"/><Relationship Id="rId724" Type="http://schemas.openxmlformats.org/officeDocument/2006/relationships/hyperlink" Target="file:///E:\_2005-201X_Codes_Guides\HTML_DOCX\_WORD_source\NBC2020p1\bldng" TargetMode="External"/><Relationship Id="rId766" Type="http://schemas.openxmlformats.org/officeDocument/2006/relationships/hyperlink" Target="file:///E:\_2005-201X_Codes_Guides\HTML_DOCX\_WORD_source\NBC2020p1\nbc2020.htm" TargetMode="External"/><Relationship Id="rId60" Type="http://schemas.openxmlformats.org/officeDocument/2006/relationships/hyperlink" Target="file:///E:\_2005-201X_Codes_Guides\HTML_DOCX\_WORD_source\NBC2020p1\bldng-hg" TargetMode="External"/><Relationship Id="rId156" Type="http://schemas.openxmlformats.org/officeDocument/2006/relationships/hyperlink" Target="file:///E:\_2005-201X_Codes_Guides\HTML_DOCX\_WORD_source\NBC2020p1\frwll" TargetMode="External"/><Relationship Id="rId198" Type="http://schemas.openxmlformats.org/officeDocument/2006/relationships/hyperlink" Target="file:///E:\_2005-201X_Codes_Guides\HTML_DOCX\_WORD_source\NBC2020p1\bldng" TargetMode="External"/><Relationship Id="rId321" Type="http://schemas.openxmlformats.org/officeDocument/2006/relationships/hyperlink" Target="file:///E:\_2005-201X_Codes_Guides\HTML_DOCX\_WORD_source\NBC2020p1\bldng" TargetMode="External"/><Relationship Id="rId363" Type="http://schemas.openxmlformats.org/officeDocument/2006/relationships/hyperlink" Target="file:///E:\_2005-201X_Codes_Guides\HTML_DOCX\_WORD_source\NBC2020p1\ccpnc" TargetMode="External"/><Relationship Id="rId419" Type="http://schemas.openxmlformats.org/officeDocument/2006/relationships/hyperlink" Target="file:///E:\_2005-201X_Codes_Guides\HTML_DOCX\_WORD_source\NBC2020p1\nbc2020.htm" TargetMode="External"/><Relationship Id="rId570" Type="http://schemas.openxmlformats.org/officeDocument/2006/relationships/hyperlink" Target="file:///E:\_2005-201X_Codes_Guides\HTML_DOCX\_WORD_source\NBC2020p1\nbc2020.htm" TargetMode="External"/><Relationship Id="rId626" Type="http://schemas.openxmlformats.org/officeDocument/2006/relationships/hyperlink" Target="file:///E:\_2005-201X_Codes_Guides\HTML_DOCX\_WORD_source\NBC2020p1\dwllng-n" TargetMode="External"/><Relationship Id="rId223" Type="http://schemas.openxmlformats.org/officeDocument/2006/relationships/hyperlink" Target="file:///E:\_2005-201X_Codes_Guides\HTML_DOCX\_WORD_source\NBC2020p1\nbc2020.htm" TargetMode="External"/><Relationship Id="rId430" Type="http://schemas.openxmlformats.org/officeDocument/2006/relationships/hyperlink" Target="file:///E:\_2005-201X_Codes_Guides\HTML_DOCX\_WORD_source\NBC2020p1\nbc2020.htm" TargetMode="External"/><Relationship Id="rId668" Type="http://schemas.openxmlformats.org/officeDocument/2006/relationships/hyperlink" Target="file:///E:\_2005-201X_Codes_Guides\HTML_DOCX\_WORD_source\NBC2020p1\bldng" TargetMode="External"/><Relationship Id="rId18" Type="http://schemas.openxmlformats.org/officeDocument/2006/relationships/hyperlink" Target="file:///E:\_2005-201X_Codes_Guides\HTML_DOCX\_WORD_source\NBC2020p1\nbc2020.htm" TargetMode="External"/><Relationship Id="rId265" Type="http://schemas.openxmlformats.org/officeDocument/2006/relationships/hyperlink" Target="file:///E:\_2005-201X_Codes_Guides\HTML_DOCX\_WORD_source\NBC2020p1\nbc2020.htm" TargetMode="External"/><Relationship Id="rId472" Type="http://schemas.openxmlformats.org/officeDocument/2006/relationships/hyperlink" Target="file:///E:\_2005-201X_Codes_Guides\HTML_DOCX\_WORD_source\NBC2020p1\nbc2020.htm" TargetMode="External"/><Relationship Id="rId528" Type="http://schemas.openxmlformats.org/officeDocument/2006/relationships/hyperlink" Target="file:///E:\_2005-201X_Codes_Guides\HTML_DOCX\_WORD_source\NBC2020p1\pplnc" TargetMode="External"/><Relationship Id="rId735" Type="http://schemas.openxmlformats.org/officeDocument/2006/relationships/hyperlink" Target="file:///E:\_2005-201X_Codes_Guides\HTML_DOCX\_WORD_source\NBC2020p1\bldng" TargetMode="External"/><Relationship Id="rId125" Type="http://schemas.openxmlformats.org/officeDocument/2006/relationships/hyperlink" Target="file:///E:\_2005-201X_Codes_Guides\HTML_DOCX\_WORD_source\NBC2020p1\bldng" TargetMode="External"/><Relationship Id="rId167" Type="http://schemas.openxmlformats.org/officeDocument/2006/relationships/hyperlink" Target="file:///E:\_2005-201X_Codes_Guides\HTML_DOCX\_WORD_source\NBC2020p1\ca" TargetMode="External"/><Relationship Id="rId332" Type="http://schemas.openxmlformats.org/officeDocument/2006/relationships/hyperlink" Target="file:///E:\_2005-201X_Codes_Guides\HTML_DOCX\_WORD_source\NBC2020p1\ca" TargetMode="External"/><Relationship Id="rId374" Type="http://schemas.openxmlformats.org/officeDocument/2006/relationships/hyperlink" Target="file:///E:\_2005-201X_Codes_Guides\HTML_DOCX\_WORD_source\NBC2020p1\bn-nd-pr" TargetMode="External"/><Relationship Id="rId581" Type="http://schemas.openxmlformats.org/officeDocument/2006/relationships/hyperlink" Target="file:///E:\_2005-201X_Codes_Guides\HTML_DOCX\_WORD_source\NBC2020p1\nbc2020.htm" TargetMode="External"/><Relationship Id="rId777" Type="http://schemas.openxmlformats.org/officeDocument/2006/relationships/hyperlink" Target="file:///E:\_2005-201X_Codes_Guides\HTML_DOCX\_WORD_source\NBC2020p1\nbc2020.htm" TargetMode="External"/><Relationship Id="rId71" Type="http://schemas.openxmlformats.org/officeDocument/2006/relationships/hyperlink" Target="file:///E:\_2005-201X_Codes_Guides\HTML_DOCX\_WORD_source\NBC2020p1\lw-hzrd-" TargetMode="External"/><Relationship Id="rId234" Type="http://schemas.openxmlformats.org/officeDocument/2006/relationships/hyperlink" Target="file:///E:\_2005-201X_Codes_Guides\HTML_DOCX\_WORD_source\NBC2020p1\bldng" TargetMode="External"/><Relationship Id="rId637" Type="http://schemas.openxmlformats.org/officeDocument/2006/relationships/hyperlink" Target="file:///E:\_2005-201X_Codes_Guides\HTML_DOCX\_WORD_source\NBC2020p1\mjr-ccpn" TargetMode="External"/><Relationship Id="rId679" Type="http://schemas.openxmlformats.org/officeDocument/2006/relationships/hyperlink" Target="file:///E:\_2005-201X_Codes_Guides\HTML_DOCX\_WORD_source\NBC2020p1\bldng" TargetMode="External"/><Relationship Id="rId802" Type="http://schemas.openxmlformats.org/officeDocument/2006/relationships/hyperlink" Target="file:///E:\_2005-201X_Codes_Guides\HTML_DOCX\_WORD_source\NBC2020p1\bldng" TargetMode="External"/><Relationship Id="rId2" Type="http://schemas.openxmlformats.org/officeDocument/2006/relationships/numbering" Target="numbering.xml"/><Relationship Id="rId29" Type="http://schemas.openxmlformats.org/officeDocument/2006/relationships/hyperlink" Target="file:///E:\_2005-201X_Codes_Guides\HTML_DOCX\_WORD_source\NBC2020p1\nbc2020.htm" TargetMode="External"/><Relationship Id="rId276" Type="http://schemas.openxmlformats.org/officeDocument/2006/relationships/hyperlink" Target="file:///E:\_2005-201X_Codes_Guides\HTML_DOCX\_WORD_source\NBC2020p1\bldng" TargetMode="External"/><Relationship Id="rId441" Type="http://schemas.openxmlformats.org/officeDocument/2006/relationships/hyperlink" Target="file:///E:\_2005-201X_Codes_Guides\HTML_DOCX\_WORD_source\NBC2020p1\nbc2020.htm" TargetMode="External"/><Relationship Id="rId483" Type="http://schemas.openxmlformats.org/officeDocument/2006/relationships/hyperlink" Target="file:///E:\_2005-201X_Codes_Guides\HTML_DOCX\_WORD_source\NBC2020p1\bldng" TargetMode="External"/><Relationship Id="rId539" Type="http://schemas.openxmlformats.org/officeDocument/2006/relationships/hyperlink" Target="file:///E:\_2005-201X_Codes_Guides\HTML_DOCX\_WORD_source\NBC2020p1\nbc2020.htm" TargetMode="External"/><Relationship Id="rId690" Type="http://schemas.openxmlformats.org/officeDocument/2006/relationships/hyperlink" Target="file:///E:\_2005-201X_Codes_Guides\HTML_DOCX\_WORD_source\NBC2020p1\pblc-w" TargetMode="External"/><Relationship Id="rId704" Type="http://schemas.openxmlformats.org/officeDocument/2006/relationships/hyperlink" Target="file:///E:\_2005-201X_Codes_Guides\HTML_DOCX\_WORD_source\NBC2020p1\bldng" TargetMode="External"/><Relationship Id="rId746" Type="http://schemas.openxmlformats.org/officeDocument/2006/relationships/hyperlink" Target="file:///E:\_2005-201X_Codes_Guides\HTML_DOCX\_WORD_source\NBC2020p1\bldng" TargetMode="External"/><Relationship Id="rId40" Type="http://schemas.openxmlformats.org/officeDocument/2006/relationships/hyperlink" Target="file:///E:\_2005-201X_Codes_Guides\HTML_DOCX\_WORD_source\NBC2020p1\mjr-ccpn" TargetMode="External"/><Relationship Id="rId136" Type="http://schemas.openxmlformats.org/officeDocument/2006/relationships/hyperlink" Target="file:///E:\_2005-201X_Codes_Guides\HTML_DOCX\_WORD_source\NBC2020p1\bldng" TargetMode="External"/><Relationship Id="rId178" Type="http://schemas.openxmlformats.org/officeDocument/2006/relationships/hyperlink" Target="file:///E:\_2005-201X_Codes_Guides\HTML_DOCX\_WORD_source\NBC2020p1\nbc2020.htm" TargetMode="External"/><Relationship Id="rId301" Type="http://schemas.openxmlformats.org/officeDocument/2006/relationships/hyperlink" Target="file:///E:\_2005-201X_Codes_Guides\HTML_DOCX\_WORD_source\NBC2020p1\fndtn-nt" TargetMode="External"/><Relationship Id="rId343" Type="http://schemas.openxmlformats.org/officeDocument/2006/relationships/hyperlink" Target="file:///E:\_2005-201X_Codes_Guides\HTML_DOCX\_WORD_source\NBC2020p1\bldng" TargetMode="External"/><Relationship Id="rId550" Type="http://schemas.openxmlformats.org/officeDocument/2006/relationships/hyperlink" Target="file:///E:\_2005-201X_Codes_Guides\HTML_DOCX\_WORD_source\NBC2020p1\nbc2020.htm" TargetMode="External"/><Relationship Id="rId788" Type="http://schemas.openxmlformats.org/officeDocument/2006/relationships/hyperlink" Target="file:///E:\_2005-201X_Codes_Guides\HTML_DOCX\_WORD_source\NBC2020p1\nbc2020.htm" TargetMode="External"/><Relationship Id="rId82" Type="http://schemas.openxmlformats.org/officeDocument/2006/relationships/hyperlink" Target="file:///E:\_2005-201X_Codes_Guides\HTML_DOCX\_WORD_source\NBC2020p1\bldng" TargetMode="External"/><Relationship Id="rId203" Type="http://schemas.openxmlformats.org/officeDocument/2006/relationships/hyperlink" Target="file:///E:\_2005-201X_Codes_Guides\HTML_DOCX\_WORD_source\NBC2020p1\rck" TargetMode="External"/><Relationship Id="rId385" Type="http://schemas.openxmlformats.org/officeDocument/2006/relationships/hyperlink" Target="file:///E:\_2005-201X_Codes_Guides\HTML_DOCX\_WORD_source\NBC2020p1\cc-t-xt" TargetMode="External"/><Relationship Id="rId592" Type="http://schemas.openxmlformats.org/officeDocument/2006/relationships/hyperlink" Target="file:///E:\_2005-201X_Codes_Guides\HTML_DOCX\_WORD_source\NBC2020p1\nbc2020.htm" TargetMode="External"/><Relationship Id="rId606" Type="http://schemas.openxmlformats.org/officeDocument/2006/relationships/hyperlink" Target="file:///E:\_2005-201X_Codes_Guides\HTML_DOCX\_WORD_source\NBC2020p1\nbc2020.htm" TargetMode="External"/><Relationship Id="rId648" Type="http://schemas.openxmlformats.org/officeDocument/2006/relationships/hyperlink" Target="file:///E:\_2005-201X_Codes_Guides\HTML_DOCX\_WORD_source\NBC2020p1\rdntl-cc" TargetMode="External"/><Relationship Id="rId813" Type="http://schemas.openxmlformats.org/officeDocument/2006/relationships/header" Target="header1.xml"/><Relationship Id="rId245" Type="http://schemas.openxmlformats.org/officeDocument/2006/relationships/hyperlink" Target="file:///E:\_2005-201X_Codes_Guides\HTML_DOCX\_WORD_source\NBC2020p1\l" TargetMode="External"/><Relationship Id="rId287" Type="http://schemas.openxmlformats.org/officeDocument/2006/relationships/hyperlink" Target="file:///E:\_2005-201X_Codes_Guides\HTML_DOCX\_WORD_source\NBC2020p1\tr" TargetMode="External"/><Relationship Id="rId410" Type="http://schemas.openxmlformats.org/officeDocument/2006/relationships/hyperlink" Target="file:///E:\_2005-201X_Codes_Guides\HTML_DOCX\_WORD_source\NBC2020p1\dp-fndtn" TargetMode="External"/><Relationship Id="rId452" Type="http://schemas.openxmlformats.org/officeDocument/2006/relationships/hyperlink" Target="file:///E:\_2005-201X_Codes_Guides\HTML_DOCX\_WORD_source\NBC2020p1\bldng" TargetMode="External"/><Relationship Id="rId494" Type="http://schemas.openxmlformats.org/officeDocument/2006/relationships/hyperlink" Target="file:///E:\_2005-201X_Codes_Guides\HTML_DOCX\_WORD_source\NBC2020p1\pplnc" TargetMode="External"/><Relationship Id="rId508" Type="http://schemas.openxmlformats.org/officeDocument/2006/relationships/hyperlink" Target="file:///E:\_2005-201X_Codes_Guides\HTML_DOCX\_WORD_source\NBC2020p1\bldng" TargetMode="External"/><Relationship Id="rId715" Type="http://schemas.openxmlformats.org/officeDocument/2006/relationships/hyperlink" Target="file:///E:\_2005-201X_Codes_Guides\HTML_DOCX\_WORD_source\NBC2020p1\nbc2020.htm" TargetMode="External"/><Relationship Id="rId105" Type="http://schemas.openxmlformats.org/officeDocument/2006/relationships/hyperlink" Target="file:///E:\_2005-201X_Codes_Guides\HTML_DOCX\_WORD_source\NBC2020p1\nbc2020.htm" TargetMode="External"/><Relationship Id="rId147" Type="http://schemas.openxmlformats.org/officeDocument/2006/relationships/hyperlink" Target="file:///E:\_2005-201X_Codes_Guides\HTML_DOCX\_WORD_source\NBC2020p1\bldng" TargetMode="External"/><Relationship Id="rId312" Type="http://schemas.openxmlformats.org/officeDocument/2006/relationships/hyperlink" Target="file:///E:\_2005-201X_Codes_Guides\HTML_DOCX\_WORD_source\NBC2020p1\pplnc" TargetMode="External"/><Relationship Id="rId354" Type="http://schemas.openxmlformats.org/officeDocument/2006/relationships/hyperlink" Target="file:///E:\_2005-201X_Codes_Guides\HTML_DOCX\_WORD_source\NBC2020p1\bldng" TargetMode="External"/><Relationship Id="rId757" Type="http://schemas.openxmlformats.org/officeDocument/2006/relationships/hyperlink" Target="file:///E:\_2005-201X_Codes_Guides\HTML_DOCX\_WORD_source\NBC2020p1\bldng" TargetMode="External"/><Relationship Id="rId799" Type="http://schemas.openxmlformats.org/officeDocument/2006/relationships/hyperlink" Target="file:///E:\_2005-201X_Codes_Guides\HTML_DOCX\_WORD_source\NBC2020p1\nbc2020.htm" TargetMode="External"/><Relationship Id="rId51" Type="http://schemas.openxmlformats.org/officeDocument/2006/relationships/hyperlink" Target="file:///E:\_2005-201X_Codes_Guides\HTML_DOCX\_WORD_source\NBC2020p1\bn-nd-pr" TargetMode="External"/><Relationship Id="rId93" Type="http://schemas.openxmlformats.org/officeDocument/2006/relationships/hyperlink" Target="file:///E:\_2005-201X_Codes_Guides\HTML_DOCX\_WORD_source\NBC2020p1\bn-nd-pr" TargetMode="External"/><Relationship Id="rId189" Type="http://schemas.openxmlformats.org/officeDocument/2006/relationships/hyperlink" Target="file:///E:\_2005-201X_Codes_Guides\HTML_DOCX\_WORD_source\NBC2020p1\nbc2020.htm" TargetMode="External"/><Relationship Id="rId396" Type="http://schemas.openxmlformats.org/officeDocument/2006/relationships/hyperlink" Target="file:///E:\_2005-201X_Codes_Guides\HTML_DOCX\_WORD_source\NBC2020p1\ccpnc" TargetMode="External"/><Relationship Id="rId561" Type="http://schemas.openxmlformats.org/officeDocument/2006/relationships/hyperlink" Target="file:///E:\_2005-201X_Codes_Guides\HTML_DOCX\_WORD_source\NBC2020p1\nbc2020.htm" TargetMode="External"/><Relationship Id="rId617" Type="http://schemas.openxmlformats.org/officeDocument/2006/relationships/hyperlink" Target="file:///E:\_2005-201X_Codes_Guides\HTML_DOCX\_WORD_source\NBC2020p1\nbc2020.htm" TargetMode="External"/><Relationship Id="rId659" Type="http://schemas.openxmlformats.org/officeDocument/2006/relationships/hyperlink" Target="file:///E:\_2005-201X_Codes_Guides\HTML_DOCX\_WORD_source\NBC2020p1\nbc2020.htm" TargetMode="External"/><Relationship Id="rId214" Type="http://schemas.openxmlformats.org/officeDocument/2006/relationships/hyperlink" Target="file:///E:\_2005-201X_Codes_Guides\HTML_DOCX\_WORD_source\NBC2020p1\bldng" TargetMode="External"/><Relationship Id="rId256" Type="http://schemas.openxmlformats.org/officeDocument/2006/relationships/hyperlink" Target="file:///E:\_2005-201X_Codes_Guides\HTML_DOCX\_WORD_source\NBC2020p1\lrm-gnl" TargetMode="External"/><Relationship Id="rId298" Type="http://schemas.openxmlformats.org/officeDocument/2006/relationships/hyperlink" Target="file:///E:\_2005-201X_Codes_Guides\HTML_DOCX\_WORD_source\NBC2020p1\pplnc" TargetMode="External"/><Relationship Id="rId421" Type="http://schemas.openxmlformats.org/officeDocument/2006/relationships/hyperlink" Target="file:///E:\_2005-201X_Codes_Guides\HTML_DOCX\_WORD_source\NBC2020p1\flmmbl-l" TargetMode="External"/><Relationship Id="rId463" Type="http://schemas.openxmlformats.org/officeDocument/2006/relationships/hyperlink" Target="file:///E:\_2005-201X_Codes_Guides\HTML_DOCX\_WORD_source\NBC2020p1\mk-dtctr" TargetMode="External"/><Relationship Id="rId519" Type="http://schemas.openxmlformats.org/officeDocument/2006/relationships/hyperlink" Target="file:///E:\_2005-201X_Codes_Guides\HTML_DOCX\_WORD_source\NBC2020p1\fr-rtnc-" TargetMode="External"/><Relationship Id="rId670" Type="http://schemas.openxmlformats.org/officeDocument/2006/relationships/hyperlink" Target="file:///E:\_2005-201X_Codes_Guides\HTML_DOCX\_WORD_source\NBC2020p1\bldng" TargetMode="External"/><Relationship Id="rId116" Type="http://schemas.openxmlformats.org/officeDocument/2006/relationships/hyperlink" Target="file:///E:\_2005-201X_Codes_Guides\HTML_DOCX\_WORD_source\NBC2020p1\nbc2020.htm" TargetMode="External"/><Relationship Id="rId158" Type="http://schemas.openxmlformats.org/officeDocument/2006/relationships/hyperlink" Target="file:///E:\_2005-201X_Codes_Guides\HTML_DOCX\_WORD_source\NBC2020p1\tr" TargetMode="External"/><Relationship Id="rId323" Type="http://schemas.openxmlformats.org/officeDocument/2006/relationships/hyperlink" Target="file:///E:\_2005-201X_Codes_Guides\HTML_DOCX\_WORD_source\NBC2020p1\wlkw" TargetMode="External"/><Relationship Id="rId530" Type="http://schemas.openxmlformats.org/officeDocument/2006/relationships/hyperlink" Target="file:///E:\_2005-201X_Codes_Guides\HTML_DOCX\_WORD_source\NBC2020p1\g-vnt" TargetMode="External"/><Relationship Id="rId726" Type="http://schemas.openxmlformats.org/officeDocument/2006/relationships/hyperlink" Target="file:///E:\_2005-201X_Codes_Guides\HTML_DOCX\_WORD_source\NBC2020p1\nbc2020.htm" TargetMode="External"/><Relationship Id="rId768" Type="http://schemas.openxmlformats.org/officeDocument/2006/relationships/hyperlink" Target="file:///E:\_2005-201X_Codes_Guides\HTML_DOCX\_WORD_source\NBC2020p1\nbc2020.htm" TargetMode="External"/><Relationship Id="rId20" Type="http://schemas.openxmlformats.org/officeDocument/2006/relationships/hyperlink" Target="file:///E:\_2005-201X_Codes_Guides\HTML_DOCX\_WORD_source\NBC2020p1\nbc2020.htm" TargetMode="External"/><Relationship Id="rId62" Type="http://schemas.openxmlformats.org/officeDocument/2006/relationships/hyperlink" Target="file:///E:\_2005-201X_Codes_Guides\HTML_DOCX\_WORD_source\NBC2020p1\mjr-ccpn" TargetMode="External"/><Relationship Id="rId365" Type="http://schemas.openxmlformats.org/officeDocument/2006/relationships/hyperlink" Target="file:///E:\_2005-201X_Codes_Guides\HTML_DOCX\_WORD_source\NBC2020p1\mjr-ccpn" TargetMode="External"/><Relationship Id="rId572" Type="http://schemas.openxmlformats.org/officeDocument/2006/relationships/hyperlink" Target="file:///E:\_2005-201X_Codes_Guides\HTML_DOCX\_WORD_source\NBC2020p1\nbc2020.htm" TargetMode="External"/><Relationship Id="rId628" Type="http://schemas.openxmlformats.org/officeDocument/2006/relationships/hyperlink" Target="file:///E:\_2005-201X_Codes_Guides\HTML_DOCX\_WORD_source\NBC2020p1\nbc2020.htm" TargetMode="External"/><Relationship Id="rId225" Type="http://schemas.openxmlformats.org/officeDocument/2006/relationships/hyperlink" Target="file:///E:\_2005-201X_Codes_Guides\HTML_DOCX\_WORD_source\NBC2020p1\xt" TargetMode="External"/><Relationship Id="rId267" Type="http://schemas.openxmlformats.org/officeDocument/2006/relationships/hyperlink" Target="file:///E:\_2005-201X_Codes_Guides\HTML_DOCX\_WORD_source\NBC2020p1\nbc2020.htm" TargetMode="External"/><Relationship Id="rId432" Type="http://schemas.openxmlformats.org/officeDocument/2006/relationships/hyperlink" Target="file:///E:\_2005-201X_Codes_Guides\HTML_DOCX\_WORD_source\NBC2020p1\bldng" TargetMode="External"/><Relationship Id="rId474" Type="http://schemas.openxmlformats.org/officeDocument/2006/relationships/hyperlink" Target="file:///E:\_2005-201X_Codes_Guides\HTML_DOCX\_WORD_source\NBC2020p1\nbc2020.htm" TargetMode="External"/><Relationship Id="rId127" Type="http://schemas.openxmlformats.org/officeDocument/2006/relationships/hyperlink" Target="file:///E:\_2005-201X_Codes_Guides\HTML_DOCX\_WORD_source\NBC2020p1\bldng" TargetMode="External"/><Relationship Id="rId681" Type="http://schemas.openxmlformats.org/officeDocument/2006/relationships/hyperlink" Target="file:///E:\_2005-201X_Codes_Guides\HTML_DOCX\_WORD_source\NBC2020p1\bldng" TargetMode="External"/><Relationship Id="rId737" Type="http://schemas.openxmlformats.org/officeDocument/2006/relationships/hyperlink" Target="file:///E:\_2005-201X_Codes_Guides\HTML_DOCX\_WORD_source\NBC2020p1\bldng" TargetMode="External"/><Relationship Id="rId779" Type="http://schemas.openxmlformats.org/officeDocument/2006/relationships/hyperlink" Target="file:///E:\_2005-201X_Codes_Guides\HTML_DOCX\_WORD_source\NBC2020p1\nbc2020.htm" TargetMode="External"/><Relationship Id="rId31" Type="http://schemas.openxmlformats.org/officeDocument/2006/relationships/hyperlink" Target="file:///E:\_2005-201X_Codes_Guides\HTML_DOCX\_WORD_source\NBC2020p1\bldng" TargetMode="External"/><Relationship Id="rId73" Type="http://schemas.openxmlformats.org/officeDocument/2006/relationships/hyperlink" Target="file:///E:\_2005-201X_Codes_Guides\HTML_DOCX\_WORD_source\NBC2020p1\bldng" TargetMode="External"/><Relationship Id="rId169" Type="http://schemas.openxmlformats.org/officeDocument/2006/relationships/hyperlink" Target="file:///E:\_2005-201X_Codes_Guides\HTML_DOCX\_WORD_source\NBC2020p1\nbc2020.htm" TargetMode="External"/><Relationship Id="rId334" Type="http://schemas.openxmlformats.org/officeDocument/2006/relationships/hyperlink" Target="file:///E:\_2005-201X_Codes_Guides\HTML_DOCX\_WORD_source\NBC2020p1\nbc2020.htm" TargetMode="External"/><Relationship Id="rId376" Type="http://schemas.openxmlformats.org/officeDocument/2006/relationships/hyperlink" Target="file:///E:\_2005-201X_Codes_Guides\HTML_DOCX\_WORD_source\NBC2020p1\hgh-hzrd" TargetMode="External"/><Relationship Id="rId541" Type="http://schemas.openxmlformats.org/officeDocument/2006/relationships/hyperlink" Target="file:///E:\_2005-201X_Codes_Guides\HTML_DOCX\_WORD_source\NBC2020p1\bldng" TargetMode="External"/><Relationship Id="rId583" Type="http://schemas.openxmlformats.org/officeDocument/2006/relationships/hyperlink" Target="file:///E:\_2005-201X_Codes_Guides\HTML_DOCX\_WORD_source\NBC2020p1\nbc2020.htm" TargetMode="External"/><Relationship Id="rId639" Type="http://schemas.openxmlformats.org/officeDocument/2006/relationships/hyperlink" Target="file:///E:\_2005-201X_Codes_Guides\HTML_DOCX\_WORD_source\NBC2020p1\bldng" TargetMode="External"/><Relationship Id="rId790" Type="http://schemas.openxmlformats.org/officeDocument/2006/relationships/hyperlink" Target="file:///E:\_2005-201X_Codes_Guides\HTML_DOCX\_WORD_source\NBC2020p1\bldng" TargetMode="External"/><Relationship Id="rId804" Type="http://schemas.openxmlformats.org/officeDocument/2006/relationships/hyperlink" Target="file:///E:\_2005-201X_Codes_Guides\HTML_DOCX\_WORD_source\NBC2020p1\nbc2020.htm" TargetMode="External"/><Relationship Id="rId4" Type="http://schemas.openxmlformats.org/officeDocument/2006/relationships/settings" Target="settings.xml"/><Relationship Id="rId180" Type="http://schemas.openxmlformats.org/officeDocument/2006/relationships/hyperlink" Target="file:///E:\_2005-201X_Codes_Guides\HTML_DOCX\_WORD_source\NBC2020p1\ncps-mt-nstr" TargetMode="External"/><Relationship Id="rId236" Type="http://schemas.openxmlformats.org/officeDocument/2006/relationships/hyperlink" Target="file:///E:\_2005-201X_Codes_Guides\HTML_DOCX\_WORD_source\NBC2020p1\bldng" TargetMode="External"/><Relationship Id="rId278" Type="http://schemas.openxmlformats.org/officeDocument/2006/relationships/hyperlink" Target="file:///E:\_2005-201X_Codes_Guides\HTML_DOCX\_WORD_source\NBC2020p1\tr" TargetMode="External"/><Relationship Id="rId401" Type="http://schemas.openxmlformats.org/officeDocument/2006/relationships/hyperlink" Target="file:///E:\_2005-201X_Codes_Guides\HTML_DOCX\_WORD_source\NBC2020p1\ncmbtbl" TargetMode="External"/><Relationship Id="rId443" Type="http://schemas.openxmlformats.org/officeDocument/2006/relationships/hyperlink" Target="file:///E:\_2005-201X_Codes_Guides\HTML_DOCX\_WORD_source\NBC2020p1\nbc2020.htm" TargetMode="External"/><Relationship Id="rId650" Type="http://schemas.openxmlformats.org/officeDocument/2006/relationships/hyperlink" Target="file:///E:\_2005-201X_Codes_Guides\HTML_DOCX\_WORD_source\NBC2020p1\nbc2020.htm" TargetMode="External"/><Relationship Id="rId303" Type="http://schemas.openxmlformats.org/officeDocument/2006/relationships/hyperlink" Target="file:///E:\_2005-201X_Codes_Guides\HTML_DOCX\_WORD_source\NBC2020p1\l" TargetMode="External"/><Relationship Id="rId485" Type="http://schemas.openxmlformats.org/officeDocument/2006/relationships/hyperlink" Target="file:///E:\_2005-201X_Codes_Guides\HTML_DOCX\_WORD_source\NBC2020p1\blr" TargetMode="External"/><Relationship Id="rId692" Type="http://schemas.openxmlformats.org/officeDocument/2006/relationships/hyperlink" Target="file:///E:\_2005-201X_Codes_Guides\HTML_DOCX\_WORD_source\NBC2020p1\ldbrng" TargetMode="External"/><Relationship Id="rId706" Type="http://schemas.openxmlformats.org/officeDocument/2006/relationships/hyperlink" Target="file:///E:\_2005-201X_Codes_Guides\HTML_DOCX\_WORD_source\NBC2020p1\nbc2020.htm" TargetMode="External"/><Relationship Id="rId748" Type="http://schemas.openxmlformats.org/officeDocument/2006/relationships/hyperlink" Target="file:///E:\_2005-201X_Codes_Guides\HTML_DOCX\_WORD_source\NBC2020p1\bldng" TargetMode="External"/><Relationship Id="rId42" Type="http://schemas.openxmlformats.org/officeDocument/2006/relationships/hyperlink" Target="file:///E:\_2005-201X_Codes_Guides\HTML_DOCX\_WORD_source\NBC2020p1\ca-cc" TargetMode="External"/><Relationship Id="rId84" Type="http://schemas.openxmlformats.org/officeDocument/2006/relationships/hyperlink" Target="file:///E:\_2005-201X_Codes_Guides\HTML_DOCX\_WORD_source\NBC2020p1\fr-rtnc-" TargetMode="External"/><Relationship Id="rId138" Type="http://schemas.openxmlformats.org/officeDocument/2006/relationships/hyperlink" Target="file:///E:\_2005-201X_Codes_Guides\HTML_DOCX\_WORD_source\NBC2020p1\tr" TargetMode="External"/><Relationship Id="rId345" Type="http://schemas.openxmlformats.org/officeDocument/2006/relationships/hyperlink" Target="file:///E:\_2005-201X_Codes_Guides\HTML_DOCX\_WORD_source\NBC2020p1\flr-r" TargetMode="External"/><Relationship Id="rId387" Type="http://schemas.openxmlformats.org/officeDocument/2006/relationships/hyperlink" Target="file:///E:\_2005-201X_Codes_Guides\HTML_DOCX\_WORD_source\NBC2020p1\pplnc" TargetMode="External"/><Relationship Id="rId510" Type="http://schemas.openxmlformats.org/officeDocument/2006/relationships/hyperlink" Target="file:///E:\_2005-201X_Codes_Guides\HTML_DOCX\_WORD_source\NBC2020p1\trtm" TargetMode="External"/><Relationship Id="rId552" Type="http://schemas.openxmlformats.org/officeDocument/2006/relationships/hyperlink" Target="file:///E:\_2005-201X_Codes_Guides\HTML_DOCX\_WORD_source\NBC2020p1\nbc2020.htm" TargetMode="External"/><Relationship Id="rId594" Type="http://schemas.openxmlformats.org/officeDocument/2006/relationships/hyperlink" Target="file:///E:\_2005-201X_Codes_Guides\HTML_DOCX\_WORD_source\NBC2020p1\nbc2020.htm" TargetMode="External"/><Relationship Id="rId608" Type="http://schemas.openxmlformats.org/officeDocument/2006/relationships/hyperlink" Target="file:///E:\_2005-201X_Codes_Guides\HTML_DOCX\_WORD_source\NBC2020p1\nbc2020.htm" TargetMode="External"/><Relationship Id="rId815" Type="http://schemas.openxmlformats.org/officeDocument/2006/relationships/footer" Target="footer1.xml"/><Relationship Id="rId191" Type="http://schemas.openxmlformats.org/officeDocument/2006/relationships/hyperlink" Target="file:///E:\_2005-201X_Codes_Guides\HTML_DOCX\_WORD_source\NBC2020p1\nbc2020.htm" TargetMode="External"/><Relationship Id="rId205" Type="http://schemas.openxmlformats.org/officeDocument/2006/relationships/hyperlink" Target="file:///E:\_2005-201X_Codes_Guides\HTML_DOCX\_WORD_source\NBC2020p1\dp-fndtn" TargetMode="External"/><Relationship Id="rId247" Type="http://schemas.openxmlformats.org/officeDocument/2006/relationships/hyperlink" Target="file:///E:\_2005-201X_Codes_Guides\HTML_DOCX\_WORD_source\NBC2020p1\l" TargetMode="External"/><Relationship Id="rId412" Type="http://schemas.openxmlformats.org/officeDocument/2006/relationships/hyperlink" Target="file:///E:\_2005-201X_Codes_Guides\HTML_DOCX\_WORD_source\NBC2020p1\cn" TargetMode="External"/><Relationship Id="rId107" Type="http://schemas.openxmlformats.org/officeDocument/2006/relationships/hyperlink" Target="file:///E:\_2005-201X_Codes_Guides\HTML_DOCX\_WORD_source\NBC2020p1\nbc2020.htm" TargetMode="External"/><Relationship Id="rId289" Type="http://schemas.openxmlformats.org/officeDocument/2006/relationships/hyperlink" Target="file:///E:\_2005-201X_Codes_Guides\HTML_DOCX\_WORD_source\NBC2020p1\frwll" TargetMode="External"/><Relationship Id="rId454" Type="http://schemas.openxmlformats.org/officeDocument/2006/relationships/hyperlink" Target="file:///E:\_2005-201X_Codes_Guides\HTML_DOCX\_WORD_source\NBC2020p1\nbc2020.htm" TargetMode="External"/><Relationship Id="rId496" Type="http://schemas.openxmlformats.org/officeDocument/2006/relationships/hyperlink" Target="file:///E:\_2005-201X_Codes_Guides\HTML_DOCX\_WORD_source\NBC2020p1\grndwtr" TargetMode="External"/><Relationship Id="rId661" Type="http://schemas.openxmlformats.org/officeDocument/2006/relationships/hyperlink" Target="file:///E:\_2005-201X_Codes_Guides\HTML_DOCX\_WORD_source\NBC2020p1\bldng" TargetMode="External"/><Relationship Id="rId717" Type="http://schemas.openxmlformats.org/officeDocument/2006/relationships/hyperlink" Target="file:///E:\_2005-201X_Codes_Guides\HTML_DOCX\_WORD_source\NBC2020p1\nbc2020.htm" TargetMode="External"/><Relationship Id="rId759" Type="http://schemas.openxmlformats.org/officeDocument/2006/relationships/hyperlink" Target="file:///E:\_2005-201X_Codes_Guides\HTML_DOCX\_WORD_source\NBC2020p1\bldng" TargetMode="External"/><Relationship Id="rId11" Type="http://schemas.openxmlformats.org/officeDocument/2006/relationships/hyperlink" Target="file:///E:\_2005-201X_Codes_Guides\HTML_DOCX\_WORD_source\NBC2020p1\nbc2020.htm" TargetMode="External"/><Relationship Id="rId53" Type="http://schemas.openxmlformats.org/officeDocument/2006/relationships/hyperlink" Target="file:///E:\_2005-201X_Codes_Guides\HTML_DOCX\_WORD_source\NBC2020p1\mdm-hzrd" TargetMode="External"/><Relationship Id="rId149" Type="http://schemas.openxmlformats.org/officeDocument/2006/relationships/hyperlink" Target="file:///E:\_2005-201X_Codes_Guides\HTML_DOCX\_WORD_source\NBC2020p1\fl-pp" TargetMode="External"/><Relationship Id="rId314" Type="http://schemas.openxmlformats.org/officeDocument/2006/relationships/hyperlink" Target="file:///E:\_2005-201X_Codes_Guides\HTML_DOCX\_WORD_source\NBC2020p1\vnt-cnnc" TargetMode="External"/><Relationship Id="rId356" Type="http://schemas.openxmlformats.org/officeDocument/2006/relationships/hyperlink" Target="file:///E:\_2005-201X_Codes_Guides\HTML_DOCX\_WORD_source\NBC2020p1\dd-ld" TargetMode="External"/><Relationship Id="rId398" Type="http://schemas.openxmlformats.org/officeDocument/2006/relationships/hyperlink" Target="file:///E:\_2005-201X_Codes_Guides\HTML_DOCX\_WORD_source\NBC2020p1\tr" TargetMode="External"/><Relationship Id="rId521" Type="http://schemas.openxmlformats.org/officeDocument/2006/relationships/hyperlink" Target="file:///E:\_2005-201X_Codes_Guides\HTML_DOCX\_WORD_source\NBC2020p1\flmmbl-l" TargetMode="External"/><Relationship Id="rId563" Type="http://schemas.openxmlformats.org/officeDocument/2006/relationships/hyperlink" Target="file:///E:\_2005-201X_Codes_Guides\HTML_DOCX\_WORD_source\NBC2020p1\nbc2020.htm" TargetMode="External"/><Relationship Id="rId619" Type="http://schemas.openxmlformats.org/officeDocument/2006/relationships/hyperlink" Target="file:///E:\_2005-201X_Codes_Guides\HTML_DOCX\_WORD_source\NBC2020p1\bldng" TargetMode="External"/><Relationship Id="rId770" Type="http://schemas.openxmlformats.org/officeDocument/2006/relationships/hyperlink" Target="file:///E:\_2005-201X_Codes_Guides\HTML_DOCX\_WORD_source\NBC2020p1\nbc2020.htm" TargetMode="External"/><Relationship Id="rId95" Type="http://schemas.openxmlformats.org/officeDocument/2006/relationships/hyperlink" Target="file:///E:\_2005-201X_Codes_Guides\HTML_DOCX\_WORD_source\NBC2020p1\nbc2020.htm" TargetMode="External"/><Relationship Id="rId160" Type="http://schemas.openxmlformats.org/officeDocument/2006/relationships/hyperlink" Target="file:///E:\_2005-201X_Codes_Guides\HTML_DOCX\_WORD_source\NBC2020p1\ccpnc" TargetMode="External"/><Relationship Id="rId216" Type="http://schemas.openxmlformats.org/officeDocument/2006/relationships/hyperlink" Target="file:///E:\_2005-201X_Codes_Guides\HTML_DOCX\_WORD_source\NBC2020p1\rck" TargetMode="External"/><Relationship Id="rId423" Type="http://schemas.openxmlformats.org/officeDocument/2006/relationships/hyperlink" Target="file:///E:\_2005-201X_Codes_Guides\HTML_DOCX\_WORD_source\NBC2020p1\flr-r" TargetMode="External"/><Relationship Id="rId258" Type="http://schemas.openxmlformats.org/officeDocument/2006/relationships/hyperlink" Target="file:///E:\_2005-201X_Codes_Guides\HTML_DOCX\_WORD_source\NBC2020p1\mk-dtctr" TargetMode="External"/><Relationship Id="rId465" Type="http://schemas.openxmlformats.org/officeDocument/2006/relationships/hyperlink" Target="file:///E:\_2005-201X_Codes_Guides\HTML_DOCX\_WORD_source\NBC2020p1\t" TargetMode="External"/><Relationship Id="rId630" Type="http://schemas.openxmlformats.org/officeDocument/2006/relationships/hyperlink" Target="file:///E:\_2005-201X_Codes_Guides\HTML_DOCX\_WORD_source\NBC2020p1\nbc2020.htm" TargetMode="External"/><Relationship Id="rId672" Type="http://schemas.openxmlformats.org/officeDocument/2006/relationships/hyperlink" Target="file:///E:\_2005-201X_Codes_Guides\HTML_DOCX\_WORD_source\NBC2020p1\bldng" TargetMode="External"/><Relationship Id="rId728" Type="http://schemas.openxmlformats.org/officeDocument/2006/relationships/hyperlink" Target="file:///E:\_2005-201X_Codes_Guides\HTML_DOCX\_WORD_source\NBC2020p1\bldng" TargetMode="External"/><Relationship Id="rId22" Type="http://schemas.openxmlformats.org/officeDocument/2006/relationships/hyperlink" Target="file:///E:\_2005-201X_Codes_Guides\HTML_DOCX\_WORD_source\NBC2020p1\bldng" TargetMode="External"/><Relationship Id="rId64" Type="http://schemas.openxmlformats.org/officeDocument/2006/relationships/hyperlink" Target="file:///E:\_2005-201X_Codes_Guides\HTML_DOCX\_WORD_source\NBC2020p1\nbc2020.htm" TargetMode="External"/><Relationship Id="rId118" Type="http://schemas.openxmlformats.org/officeDocument/2006/relationships/hyperlink" Target="file:///E:\_2005-201X_Codes_Guides\HTML_DOCX\_WORD_source\NBC2020p1\mn-f-gr" TargetMode="External"/><Relationship Id="rId325" Type="http://schemas.openxmlformats.org/officeDocument/2006/relationships/hyperlink" Target="file:///E:\_2005-201X_Codes_Guides\HTML_DOCX\_WORD_source\NBC2020p1\cmbtbl-c" TargetMode="External"/><Relationship Id="rId367" Type="http://schemas.openxmlformats.org/officeDocument/2006/relationships/hyperlink" Target="file:///E:\_2005-201X_Codes_Guides\HTML_DOCX\_WORD_source\NBC2020p1\mbl-ccpn" TargetMode="External"/><Relationship Id="rId532" Type="http://schemas.openxmlformats.org/officeDocument/2006/relationships/hyperlink" Target="file:///E:\_2005-201X_Codes_Guides\HTML_DOCX\_WORD_source\NBC2020p1\bldng" TargetMode="External"/><Relationship Id="rId574" Type="http://schemas.openxmlformats.org/officeDocument/2006/relationships/hyperlink" Target="file:///E:\_2005-201X_Codes_Guides\HTML_DOCX\_WORD_source\NBC2020p1\nbc2020.htm" TargetMode="External"/><Relationship Id="rId171" Type="http://schemas.openxmlformats.org/officeDocument/2006/relationships/hyperlink" Target="file:///E:\_2005-201X_Codes_Guides\HTML_DOCX\_WORD_source\NBC2020p1\fl" TargetMode="External"/><Relationship Id="rId227" Type="http://schemas.openxmlformats.org/officeDocument/2006/relationships/hyperlink" Target="file:///E:\_2005-201X_Codes_Guides\HTML_DOCX\_WORD_source\NBC2020p1\xt" TargetMode="External"/><Relationship Id="rId781" Type="http://schemas.openxmlformats.org/officeDocument/2006/relationships/hyperlink" Target="file:///E:\_2005-201X_Codes_Guides\HTML_DOCX\_WORD_source\NBC2020p1\nbc2020.htm" TargetMode="External"/><Relationship Id="rId269" Type="http://schemas.openxmlformats.org/officeDocument/2006/relationships/hyperlink" Target="file:///E:\_2005-201X_Codes_Guides\HTML_DOCX\_WORD_source\NBC2020p1\fr-prtn" TargetMode="External"/><Relationship Id="rId434" Type="http://schemas.openxmlformats.org/officeDocument/2006/relationships/hyperlink" Target="file:///E:\_2005-201X_Codes_Guides\HTML_DOCX\_WORD_source\NBC2020p1\bldng" TargetMode="External"/><Relationship Id="rId476" Type="http://schemas.openxmlformats.org/officeDocument/2006/relationships/hyperlink" Target="file:///E:\_2005-201X_Codes_Guides\HTML_DOCX\_WORD_source\NBC2020p1\nbc2020.htm" TargetMode="External"/><Relationship Id="rId641" Type="http://schemas.openxmlformats.org/officeDocument/2006/relationships/hyperlink" Target="file:///E:\_2005-201X_Codes_Guides\HTML_DOCX\_WORD_source\NBC2020p1\bldng" TargetMode="External"/><Relationship Id="rId683" Type="http://schemas.openxmlformats.org/officeDocument/2006/relationships/hyperlink" Target="file:///E:\_2005-201X_Codes_Guides\HTML_DOCX\_WORD_source\NBC2020p1\bldng" TargetMode="External"/><Relationship Id="rId739" Type="http://schemas.openxmlformats.org/officeDocument/2006/relationships/hyperlink" Target="file:///E:\_2005-201X_Codes_Guides\HTML_DOCX\_WORD_source\NBC2020p1\bldng" TargetMode="External"/><Relationship Id="rId33" Type="http://schemas.openxmlformats.org/officeDocument/2006/relationships/hyperlink" Target="file:///E:\_2005-201X_Codes_Guides\HTML_DOCX\_WORD_source\NBC2020p1\nbc2020.htm" TargetMode="External"/><Relationship Id="rId129" Type="http://schemas.openxmlformats.org/officeDocument/2006/relationships/hyperlink" Target="file:///E:\_2005-201X_Codes_Guides\HTML_DOCX\_WORD_source\NBC2020p1\nbc2020.htm" TargetMode="External"/><Relationship Id="rId280" Type="http://schemas.openxmlformats.org/officeDocument/2006/relationships/hyperlink" Target="file:///E:\_2005-201X_Codes_Guides\HTML_DOCX\_WORD_source\NBC2020p1\flh-pnt" TargetMode="External"/><Relationship Id="rId336" Type="http://schemas.openxmlformats.org/officeDocument/2006/relationships/hyperlink" Target="file:///E:\_2005-201X_Codes_Guides\HTML_DOCX\_WORD_source\NBC2020p1\xt" TargetMode="External"/><Relationship Id="rId501" Type="http://schemas.openxmlformats.org/officeDocument/2006/relationships/hyperlink" Target="file:///E:\_2005-201X_Codes_Guides\HTML_DOCX\_WORD_source\NBC2020p1\nbc2020.htm" TargetMode="External"/><Relationship Id="rId543" Type="http://schemas.openxmlformats.org/officeDocument/2006/relationships/hyperlink" Target="file:///E:\_2005-201X_Codes_Guides\HTML_DOCX\_WORD_source\NBC2020p1\nbc2020.htm" TargetMode="External"/><Relationship Id="rId75" Type="http://schemas.openxmlformats.org/officeDocument/2006/relationships/hyperlink" Target="file:///E:\_2005-201X_Codes_Guides\HTML_DOCX\_WORD_source\NBC2020p1\bldng" TargetMode="External"/><Relationship Id="rId140" Type="http://schemas.openxmlformats.org/officeDocument/2006/relationships/hyperlink" Target="file:///E:\_2005-201X_Codes_Guides\HTML_DOCX\_WORD_source\NBC2020p1\bldng" TargetMode="External"/><Relationship Id="rId182" Type="http://schemas.openxmlformats.org/officeDocument/2006/relationships/hyperlink" Target="file:///E:\_2005-201X_Codes_Guides\HTML_DOCX\_WORD_source\NBC2020p1\bldng" TargetMode="External"/><Relationship Id="rId378" Type="http://schemas.openxmlformats.org/officeDocument/2006/relationships/hyperlink" Target="file:///E:\_2005-201X_Codes_Guides\HTML_DOCX\_WORD_source\NBC2020p1\lw-hzrd-" TargetMode="External"/><Relationship Id="rId403" Type="http://schemas.openxmlformats.org/officeDocument/2006/relationships/hyperlink" Target="file:///E:\_2005-201X_Codes_Guides\HTML_DOCX\_WORD_source\NBC2020p1\bldng" TargetMode="External"/><Relationship Id="rId585" Type="http://schemas.openxmlformats.org/officeDocument/2006/relationships/hyperlink" Target="file:///E:\_2005-201X_Codes_Guides\HTML_DOCX\_WORD_source\NBC2020p1\nbc2020.htm" TargetMode="External"/><Relationship Id="rId750" Type="http://schemas.openxmlformats.org/officeDocument/2006/relationships/hyperlink" Target="file:///E:\_2005-201X_Codes_Guides\HTML_DOCX\_WORD_source\NBC2020p1\bldng" TargetMode="External"/><Relationship Id="rId792" Type="http://schemas.openxmlformats.org/officeDocument/2006/relationships/hyperlink" Target="file:///E:\_2005-201X_Codes_Guides\HTML_DOCX\_WORD_source\NBC2020p1\bldng" TargetMode="External"/><Relationship Id="rId806" Type="http://schemas.openxmlformats.org/officeDocument/2006/relationships/hyperlink" Target="file:///E:\_2005-201X_Codes_Guides\HTML_DOCX\_WORD_source\NBC2020p1\nbc2020.htm" TargetMode="External"/><Relationship Id="rId6" Type="http://schemas.openxmlformats.org/officeDocument/2006/relationships/footnotes" Target="footnotes.xml"/><Relationship Id="rId238" Type="http://schemas.openxmlformats.org/officeDocument/2006/relationships/hyperlink" Target="file:///E:\_2005-201X_Codes_Guides\HTML_DOCX\_WORD_source\NBC2020p1\fr-cmprt" TargetMode="External"/><Relationship Id="rId445" Type="http://schemas.openxmlformats.org/officeDocument/2006/relationships/hyperlink" Target="file:///E:\_2005-201X_Codes_Guides\HTML_DOCX\_WORD_source\NBC2020p1\nbc2020.htm" TargetMode="External"/><Relationship Id="rId487" Type="http://schemas.openxmlformats.org/officeDocument/2006/relationships/hyperlink" Target="file:///E:\_2005-201X_Codes_Guides\HTML_DOCX\_WORD_source\NBC2020p1\bldng" TargetMode="External"/><Relationship Id="rId610" Type="http://schemas.openxmlformats.org/officeDocument/2006/relationships/hyperlink" Target="file:///E:\_2005-201X_Codes_Guides\HTML_DOCX\_WORD_source\NBC2020p1\bldng" TargetMode="External"/><Relationship Id="rId652" Type="http://schemas.openxmlformats.org/officeDocument/2006/relationships/hyperlink" Target="file:///E:\_2005-201X_Codes_Guides\HTML_DOCX\_WORD_source\NBC2020p1\nbc2020.htm" TargetMode="External"/><Relationship Id="rId694" Type="http://schemas.openxmlformats.org/officeDocument/2006/relationships/hyperlink" Target="file:///E:\_2005-201X_Codes_Guides\HTML_DOCX\_WORD_source\NBC2020p1\nbc2020.htm" TargetMode="External"/><Relationship Id="rId708" Type="http://schemas.openxmlformats.org/officeDocument/2006/relationships/hyperlink" Target="file:///E:\_2005-201X_Codes_Guides\HTML_DOCX\_WORD_source\NBC2020p1\dwllng-n" TargetMode="External"/><Relationship Id="rId291" Type="http://schemas.openxmlformats.org/officeDocument/2006/relationships/hyperlink" Target="file:///E:\_2005-201X_Codes_Guides\HTML_DOCX\_WORD_source\NBC2020p1\xt" TargetMode="External"/><Relationship Id="rId305" Type="http://schemas.openxmlformats.org/officeDocument/2006/relationships/hyperlink" Target="file:///E:\_2005-201X_Codes_Guides\HTML_DOCX\_WORD_source\NBC2020p1\fndtn" TargetMode="External"/><Relationship Id="rId347" Type="http://schemas.openxmlformats.org/officeDocument/2006/relationships/hyperlink" Target="file:///E:\_2005-201X_Codes_Guides\HTML_DOCX\_WORD_source\NBC2020p1\clr" TargetMode="External"/><Relationship Id="rId512" Type="http://schemas.openxmlformats.org/officeDocument/2006/relationships/hyperlink" Target="file:///E:\_2005-201X_Codes_Guides\HTML_DOCX\_WORD_source\NBC2020p1\nbc2020.htm" TargetMode="External"/><Relationship Id="rId44" Type="http://schemas.openxmlformats.org/officeDocument/2006/relationships/hyperlink" Target="file:///E:\_2005-201X_Codes_Guides\HTML_DOCX\_WORD_source\NBC2020p1\dtnt-cc" TargetMode="External"/><Relationship Id="rId86" Type="http://schemas.openxmlformats.org/officeDocument/2006/relationships/hyperlink" Target="file:///E:\_2005-201X_Codes_Guides\HTML_DOCX\_WORD_source\NBC2020p1\rvc-pc" TargetMode="External"/><Relationship Id="rId151" Type="http://schemas.openxmlformats.org/officeDocument/2006/relationships/hyperlink" Target="file:///E:\_2005-201X_Codes_Guides\HTML_DOCX\_WORD_source\NBC2020p1\fl" TargetMode="External"/><Relationship Id="rId389" Type="http://schemas.openxmlformats.org/officeDocument/2006/relationships/hyperlink" Target="file:///E:\_2005-201X_Codes_Guides\HTML_DOCX\_WORD_source\NBC2020p1\nbc2020.htm" TargetMode="External"/><Relationship Id="rId554" Type="http://schemas.openxmlformats.org/officeDocument/2006/relationships/hyperlink" Target="file:///E:\_2005-201X_Codes_Guides\HTML_DOCX\_WORD_source\NBC2020p1\nbc2020.htm" TargetMode="External"/><Relationship Id="rId596" Type="http://schemas.openxmlformats.org/officeDocument/2006/relationships/hyperlink" Target="file:///E:\_2005-201X_Codes_Guides\HTML_DOCX\_WORD_source\NBC2020p1\nbc2020.htm" TargetMode="External"/><Relationship Id="rId761" Type="http://schemas.openxmlformats.org/officeDocument/2006/relationships/hyperlink" Target="file:///E:\_2005-201X_Codes_Guides\HTML_DOCX\_WORD_source\NBC2020p1\bldng" TargetMode="External"/><Relationship Id="rId817" Type="http://schemas.openxmlformats.org/officeDocument/2006/relationships/header" Target="header3.xml"/><Relationship Id="rId193" Type="http://schemas.openxmlformats.org/officeDocument/2006/relationships/hyperlink" Target="file:///E:\_2005-201X_Codes_Guides\HTML_DOCX\_WORD_source\NBC2020p1\nbc2020.htm" TargetMode="External"/><Relationship Id="rId207" Type="http://schemas.openxmlformats.org/officeDocument/2006/relationships/hyperlink" Target="file:///E:\_2005-201X_Codes_Guides\HTML_DOCX\_WORD_source\NBC2020p1\pplnc" TargetMode="External"/><Relationship Id="rId249" Type="http://schemas.openxmlformats.org/officeDocument/2006/relationships/hyperlink" Target="file:///E:\_2005-201X_Codes_Guides\HTML_DOCX\_WORD_source\NBC2020p1\bldng" TargetMode="External"/><Relationship Id="rId414" Type="http://schemas.openxmlformats.org/officeDocument/2006/relationships/hyperlink" Target="file:///E:\_2005-201X_Codes_Guides\HTML_DOCX\_WORD_source\NBC2020p1\bldng" TargetMode="External"/><Relationship Id="rId456" Type="http://schemas.openxmlformats.org/officeDocument/2006/relationships/hyperlink" Target="file:///E:\_2005-201X_Codes_Guides\HTML_DOCX\_WORD_source\NBC2020p1\nbc2020.htm" TargetMode="External"/><Relationship Id="rId498" Type="http://schemas.openxmlformats.org/officeDocument/2006/relationships/hyperlink" Target="file:///E:\_2005-201X_Codes_Guides\HTML_DOCX\_WORD_source\NBC2020p1\bn-nd-pr" TargetMode="External"/><Relationship Id="rId621" Type="http://schemas.openxmlformats.org/officeDocument/2006/relationships/hyperlink" Target="file:///E:\_2005-201X_Codes_Guides\HTML_DOCX\_WORD_source\NBC2020p1\nbc2020.htm" TargetMode="External"/><Relationship Id="rId663" Type="http://schemas.openxmlformats.org/officeDocument/2006/relationships/hyperlink" Target="file:///E:\_2005-201X_Codes_Guides\HTML_DOCX\_WORD_source\NBC2020p1\bldng" TargetMode="External"/><Relationship Id="rId13" Type="http://schemas.openxmlformats.org/officeDocument/2006/relationships/hyperlink" Target="file:///E:\_2005-201X_Codes_Guides\HTML_DOCX\_WORD_source\NBC2020p1\nbc2020.htm" TargetMode="External"/><Relationship Id="rId109" Type="http://schemas.openxmlformats.org/officeDocument/2006/relationships/hyperlink" Target="file:///E:\_2005-201X_Codes_Guides\HTML_DOCX\_WORD_source\NBC2020p1\nbc2020.htm" TargetMode="External"/><Relationship Id="rId260" Type="http://schemas.openxmlformats.org/officeDocument/2006/relationships/hyperlink" Target="file:///E:\_2005-201X_Codes_Guides\HTML_DOCX\_WORD_source\NBC2020p1\cmbtbl" TargetMode="External"/><Relationship Id="rId316" Type="http://schemas.openxmlformats.org/officeDocument/2006/relationships/hyperlink" Target="file:///E:\_2005-201X_Codes_Guides\HTML_DOCX\_WORD_source\NBC2020p1\frt-tr" TargetMode="External"/><Relationship Id="rId523" Type="http://schemas.openxmlformats.org/officeDocument/2006/relationships/hyperlink" Target="file:///E:\_2005-201X_Codes_Guides\HTML_DOCX\_WORD_source\NBC2020p1\nbc2020.htm" TargetMode="External"/><Relationship Id="rId719" Type="http://schemas.openxmlformats.org/officeDocument/2006/relationships/hyperlink" Target="file:///E:\_2005-201X_Codes_Guides\HTML_DOCX\_WORD_source\NBC2020p1\bldng" TargetMode="External"/><Relationship Id="rId55" Type="http://schemas.openxmlformats.org/officeDocument/2006/relationships/hyperlink" Target="file:///E:\_2005-201X_Codes_Guides\HTML_DOCX\_WORD_source\NBC2020p1\bldng" TargetMode="External"/><Relationship Id="rId97" Type="http://schemas.openxmlformats.org/officeDocument/2006/relationships/hyperlink" Target="file:///E:\_2005-201X_Codes_Guides\HTML_DOCX\_WORD_source\NBC2020p1\nbc2020.htm" TargetMode="External"/><Relationship Id="rId120" Type="http://schemas.openxmlformats.org/officeDocument/2006/relationships/hyperlink" Target="file:///E:\_2005-201X_Codes_Guides\HTML_DOCX\_WORD_source\NBC2020p1\xt" TargetMode="External"/><Relationship Id="rId358" Type="http://schemas.openxmlformats.org/officeDocument/2006/relationships/hyperlink" Target="file:///E:\_2005-201X_Codes_Guides\HTML_DOCX\_WORD_source\NBC2020p1\ndtrl-cc" TargetMode="External"/><Relationship Id="rId565" Type="http://schemas.openxmlformats.org/officeDocument/2006/relationships/hyperlink" Target="file:///E:\_2005-201X_Codes_Guides\HTML_DOCX\_WORD_source\NBC2020p1\nbc2020.htm" TargetMode="External"/><Relationship Id="rId730" Type="http://schemas.openxmlformats.org/officeDocument/2006/relationships/hyperlink" Target="file:///E:\_2005-201X_Codes_Guides\HTML_DOCX\_WORD_source\NBC2020p1\bldng" TargetMode="External"/><Relationship Id="rId772" Type="http://schemas.openxmlformats.org/officeDocument/2006/relationships/hyperlink" Target="file:///E:\_2005-201X_Codes_Guides\HTML_DOCX\_WORD_source\NBC2020p1\bldng" TargetMode="External"/><Relationship Id="rId162" Type="http://schemas.openxmlformats.org/officeDocument/2006/relationships/hyperlink" Target="file:///E:\_2005-201X_Codes_Guides\HTML_DOCX\_WORD_source\NBC2020p1\pl" TargetMode="External"/><Relationship Id="rId218" Type="http://schemas.openxmlformats.org/officeDocument/2006/relationships/hyperlink" Target="file:///E:\_2005-201X_Codes_Guides\HTML_DOCX\_WORD_source\NBC2020p1\mn-f-gr" TargetMode="External"/><Relationship Id="rId425" Type="http://schemas.openxmlformats.org/officeDocument/2006/relationships/hyperlink" Target="file:///E:\_2005-201X_Codes_Guides\HTML_DOCX\_WORD_source\NBC2020p1\ntrcnnct" TargetMode="External"/><Relationship Id="rId467" Type="http://schemas.openxmlformats.org/officeDocument/2006/relationships/hyperlink" Target="file:///E:\_2005-201X_Codes_Guides\HTML_DOCX\_WORD_source\NBC2020p1\sld-m-u" TargetMode="External"/><Relationship Id="rId632" Type="http://schemas.openxmlformats.org/officeDocument/2006/relationships/hyperlink" Target="file:///E:\_2005-201X_Codes_Guides\HTML_DOCX\_WORD_source\NBC2020p1\scnd-t" TargetMode="External"/><Relationship Id="rId271" Type="http://schemas.openxmlformats.org/officeDocument/2006/relationships/hyperlink" Target="file:///E:\_2005-201X_Codes_Guides\HTML_DOCX\_WORD_source\NBC2020p1\fr-prtn" TargetMode="External"/><Relationship Id="rId674" Type="http://schemas.openxmlformats.org/officeDocument/2006/relationships/hyperlink" Target="file:///E:\_2005-201X_Codes_Guides\HTML_DOCX\_WORD_source\NBC2020p1\bldng" TargetMode="External"/><Relationship Id="rId24" Type="http://schemas.openxmlformats.org/officeDocument/2006/relationships/hyperlink" Target="file:///E:\_2005-201X_Codes_Guides\HTML_DOCX\_WORD_source\NBC2020p1\pplnc" TargetMode="External"/><Relationship Id="rId66" Type="http://schemas.openxmlformats.org/officeDocument/2006/relationships/hyperlink" Target="file:///E:\_2005-201X_Codes_Guides\HTML_DOCX\_WORD_source\NBC2020p1\nbc2020.htm" TargetMode="External"/><Relationship Id="rId131" Type="http://schemas.openxmlformats.org/officeDocument/2006/relationships/hyperlink" Target="file:///E:\_2005-201X_Codes_Guides\HTML_DOCX\_WORD_source\NBC2020p1\nbc2020.htm" TargetMode="External"/><Relationship Id="rId327" Type="http://schemas.openxmlformats.org/officeDocument/2006/relationships/hyperlink" Target="file:///E:\_2005-201X_Codes_Guides\HTML_DOCX\_WORD_source\NBC2020p1\cmbtbl" TargetMode="External"/><Relationship Id="rId369" Type="http://schemas.openxmlformats.org/officeDocument/2006/relationships/hyperlink" Target="file:///E:\_2005-201X_Codes_Guides\HTML_DOCX\_WORD_source\NBC2020p1\mbl-ccpn" TargetMode="External"/><Relationship Id="rId534" Type="http://schemas.openxmlformats.org/officeDocument/2006/relationships/hyperlink" Target="file:///E:\_2005-201X_Codes_Guides\HTML_DOCX\_WORD_source\NBC2020p1\nbc2020.htm" TargetMode="External"/><Relationship Id="rId576" Type="http://schemas.openxmlformats.org/officeDocument/2006/relationships/hyperlink" Target="file:///E:\_2005-201X_Codes_Guides\HTML_DOCX\_WORD_source\NBC2020p1\nbc2020.htm" TargetMode="External"/><Relationship Id="rId741" Type="http://schemas.openxmlformats.org/officeDocument/2006/relationships/hyperlink" Target="file:///E:\_2005-201X_Codes_Guides\HTML_DOCX\_WORD_source\NBC2020p1\bldng" TargetMode="External"/><Relationship Id="rId783" Type="http://schemas.openxmlformats.org/officeDocument/2006/relationships/hyperlink" Target="file:///E:\_2005-201X_Codes_Guides\HTML_DOCX\_WORD_source\NBC2020p1\nbc2020.htm" TargetMode="External"/><Relationship Id="rId173" Type="http://schemas.openxmlformats.org/officeDocument/2006/relationships/hyperlink" Target="file:///E:\_2005-201X_Codes_Guides\HTML_DOCX\_WORD_source\NBC2020p1\chmn" TargetMode="External"/><Relationship Id="rId229" Type="http://schemas.openxmlformats.org/officeDocument/2006/relationships/hyperlink" Target="file:///E:\_2005-201X_Codes_Guides\HTML_DOCX\_WORD_source\NBC2020p1\nbc2020.htm" TargetMode="External"/><Relationship Id="rId380" Type="http://schemas.openxmlformats.org/officeDocument/2006/relationships/hyperlink" Target="file:///E:\_2005-201X_Codes_Guides\HTML_DOCX\_WORD_source\NBC2020p1\bldng" TargetMode="External"/><Relationship Id="rId436" Type="http://schemas.openxmlformats.org/officeDocument/2006/relationships/hyperlink" Target="file:///E:\_2005-201X_Codes_Guides\HTML_DOCX\_WORD_source\NBC2020p1\trtm" TargetMode="External"/><Relationship Id="rId601" Type="http://schemas.openxmlformats.org/officeDocument/2006/relationships/image" Target="media/image3.png"/><Relationship Id="rId643" Type="http://schemas.openxmlformats.org/officeDocument/2006/relationships/hyperlink" Target="file:///E:\_2005-201X_Codes_Guides\HTML_DOCX\_WORD_source\NBC2020p1\mrcntl-c" TargetMode="External"/><Relationship Id="rId240" Type="http://schemas.openxmlformats.org/officeDocument/2006/relationships/hyperlink" Target="file:///E:\_2005-201X_Codes_Guides\HTML_DOCX\_WORD_source\NBC2020p1\bldng" TargetMode="External"/><Relationship Id="rId478" Type="http://schemas.openxmlformats.org/officeDocument/2006/relationships/hyperlink" Target="file:///E:\_2005-201X_Codes_Guides\HTML_DOCX\_WORD_source\NBC2020p1\nbc2020.htm" TargetMode="External"/><Relationship Id="rId685" Type="http://schemas.openxmlformats.org/officeDocument/2006/relationships/hyperlink" Target="file:///E:\_2005-201X_Codes_Guides\HTML_DOCX\_WORD_source\NBC2020p1\nbc2020.htm" TargetMode="External"/><Relationship Id="rId35" Type="http://schemas.openxmlformats.org/officeDocument/2006/relationships/hyperlink" Target="file:///E:\_2005-201X_Codes_Guides\HTML_DOCX\_WORD_source\NBC2020p1\bldng" TargetMode="External"/><Relationship Id="rId77" Type="http://schemas.openxmlformats.org/officeDocument/2006/relationships/hyperlink" Target="file:///E:\_2005-201X_Codes_Guides\HTML_DOCX\_WORD_source\NBC2020p1\nbc2020.htm" TargetMode="External"/><Relationship Id="rId100" Type="http://schemas.openxmlformats.org/officeDocument/2006/relationships/hyperlink" Target="file:///E:\_2005-201X_Codes_Guides\HTML_DOCX\_WORD_source\NBC2020p1\nbc2020.htm" TargetMode="External"/><Relationship Id="rId282" Type="http://schemas.openxmlformats.org/officeDocument/2006/relationships/hyperlink" Target="file:///E:\_2005-201X_Codes_Guides\HTML_DOCX\_WORD_source\NBC2020p1\nbc2020.htm" TargetMode="External"/><Relationship Id="rId338" Type="http://schemas.openxmlformats.org/officeDocument/2006/relationships/hyperlink" Target="file:///E:\_2005-201X_Codes_Guides\HTML_DOCX\_WORD_source\NBC2020p1\wlkw" TargetMode="External"/><Relationship Id="rId503" Type="http://schemas.openxmlformats.org/officeDocument/2006/relationships/hyperlink" Target="file:///E:\_2005-201X_Codes_Guides\HTML_DOCX\_WORD_source\NBC2020p1\run" TargetMode="External"/><Relationship Id="rId545" Type="http://schemas.openxmlformats.org/officeDocument/2006/relationships/hyperlink" Target="file:///E:\_2005-201X_Codes_Guides\HTML_DOCX\_WORD_source\NBC2020p1\nbc2020.htm" TargetMode="External"/><Relationship Id="rId587" Type="http://schemas.openxmlformats.org/officeDocument/2006/relationships/hyperlink" Target="file:///E:\_2005-201X_Codes_Guides\HTML_DOCX\_WORD_source\NBC2020p1\nbc2020.htm" TargetMode="External"/><Relationship Id="rId710" Type="http://schemas.openxmlformats.org/officeDocument/2006/relationships/hyperlink" Target="file:///E:\_2005-201X_Codes_Guides\HTML_DOCX\_WORD_source\NBC2020p1\bldng" TargetMode="External"/><Relationship Id="rId752" Type="http://schemas.openxmlformats.org/officeDocument/2006/relationships/hyperlink" Target="file:///E:\_2005-201X_Codes_Guides\HTML_DOCX\_WORD_source\NBC2020p1\bldng" TargetMode="External"/><Relationship Id="rId808" Type="http://schemas.openxmlformats.org/officeDocument/2006/relationships/hyperlink" Target="file:///E:\_2005-201X_Codes_Guides\HTML_DOCX\_WORD_source\NBC2020p1\nbc2020.htm" TargetMode="External"/><Relationship Id="rId8" Type="http://schemas.openxmlformats.org/officeDocument/2006/relationships/hyperlink" Target="file:///E:\_2005-201X_Codes_Guides\HTML_DOCX\_WORD_source\NBC2020p1\nbc2020.htm" TargetMode="External"/><Relationship Id="rId142" Type="http://schemas.openxmlformats.org/officeDocument/2006/relationships/hyperlink" Target="file:///E:\_2005-201X_Codes_Guides\HTML_DOCX\_WORD_source\NBC2020p1\fndtn-nt" TargetMode="External"/><Relationship Id="rId184" Type="http://schemas.openxmlformats.org/officeDocument/2006/relationships/hyperlink" Target="file:///E:\_2005-201X_Codes_Guides\HTML_DOCX\_WORD_source\NBC2020p1\wnr" TargetMode="External"/><Relationship Id="rId391" Type="http://schemas.openxmlformats.org/officeDocument/2006/relationships/hyperlink" Target="file:///E:\_2005-201X_Codes_Guides\HTML_DOCX\_WORD_source\NBC2020p1\nbc2020.htm" TargetMode="External"/><Relationship Id="rId405" Type="http://schemas.openxmlformats.org/officeDocument/2006/relationships/hyperlink" Target="file:///E:\_2005-201X_Codes_Guides\HTML_DOCX\_WORD_source\NBC2020p1\tr" TargetMode="External"/><Relationship Id="rId447" Type="http://schemas.openxmlformats.org/officeDocument/2006/relationships/hyperlink" Target="file:///E:\_2005-201X_Codes_Guides\HTML_DOCX\_WORD_source\NBC2020p1\dwllng-n" TargetMode="External"/><Relationship Id="rId612" Type="http://schemas.openxmlformats.org/officeDocument/2006/relationships/hyperlink" Target="file:///E:\_2005-201X_Codes_Guides\HTML_DOCX\_WORD_source\NBC2020p1\nbc2020.htm" TargetMode="External"/><Relationship Id="rId794" Type="http://schemas.openxmlformats.org/officeDocument/2006/relationships/hyperlink" Target="file:///E:\_2005-201X_Codes_Guides\HTML_DOCX\_WORD_source\NBC2020p1\nbc2020.htm" TargetMode="External"/><Relationship Id="rId251" Type="http://schemas.openxmlformats.org/officeDocument/2006/relationships/hyperlink" Target="file:///E:\_2005-201X_Codes_Guides\HTML_DOCX\_WORD_source\NBC2020p1\fr-prtn" TargetMode="External"/><Relationship Id="rId489" Type="http://schemas.openxmlformats.org/officeDocument/2006/relationships/hyperlink" Target="file:///E:\_2005-201X_Codes_Guides\HTML_DOCX\_WORD_source\NBC2020p1\nbc2020.htm" TargetMode="External"/><Relationship Id="rId654" Type="http://schemas.openxmlformats.org/officeDocument/2006/relationships/hyperlink" Target="file:///E:\_2005-201X_Codes_Guides\HTML_DOCX\_WORD_source\NBC2020p1\nbc2020.htm" TargetMode="External"/><Relationship Id="rId696" Type="http://schemas.openxmlformats.org/officeDocument/2006/relationships/hyperlink" Target="file:///E:\_2005-201X_Codes_Guides\HTML_DOCX\_WORD_source\NBC2020p1\nbc2020.htm" TargetMode="External"/><Relationship Id="rId46" Type="http://schemas.openxmlformats.org/officeDocument/2006/relationships/hyperlink" Target="file:///E:\_2005-201X_Codes_Guides\HTML_DOCX\_WORD_source\NBC2020p1\bldng-r" TargetMode="External"/><Relationship Id="rId293" Type="http://schemas.openxmlformats.org/officeDocument/2006/relationships/hyperlink" Target="file:///E:\_2005-201X_Codes_Guides\HTML_DOCX\_WORD_source\NBC2020p1\fl" TargetMode="External"/><Relationship Id="rId307" Type="http://schemas.openxmlformats.org/officeDocument/2006/relationships/hyperlink" Target="file:///E:\_2005-201X_Codes_Guides\HTML_DOCX\_WORD_source\NBC2020p1\pl" TargetMode="External"/><Relationship Id="rId349" Type="http://schemas.openxmlformats.org/officeDocument/2006/relationships/hyperlink" Target="file:///E:\_2005-201X_Codes_Guides\HTML_DOCX\_WORD_source\NBC2020p1\trt" TargetMode="External"/><Relationship Id="rId514" Type="http://schemas.openxmlformats.org/officeDocument/2006/relationships/hyperlink" Target="file:///E:\_2005-201X_Codes_Guides\HTML_DOCX\_WORD_source\NBC2020p1\pc-htr" TargetMode="External"/><Relationship Id="rId556" Type="http://schemas.openxmlformats.org/officeDocument/2006/relationships/hyperlink" Target="file:///E:\_2005-201X_Codes_Guides\HTML_DOCX\_WORD_source\NBC2020p1\nbc2020.htm" TargetMode="External"/><Relationship Id="rId721" Type="http://schemas.openxmlformats.org/officeDocument/2006/relationships/hyperlink" Target="file:///E:\_2005-201X_Codes_Guides\HTML_DOCX\_WORD_source\NBC2020p1\nbc2020.htm" TargetMode="External"/><Relationship Id="rId763" Type="http://schemas.openxmlformats.org/officeDocument/2006/relationships/hyperlink" Target="file:///E:\_2005-201X_Codes_Guides\HTML_DOCX\_WORD_source\NBC2020p1\nbc2020.htm" TargetMode="External"/><Relationship Id="rId88" Type="http://schemas.openxmlformats.org/officeDocument/2006/relationships/hyperlink" Target="file:///E:\_2005-201X_Codes_Guides\HTML_DOCX\_WORD_source\NBC2020p1\bldng-hg" TargetMode="External"/><Relationship Id="rId111" Type="http://schemas.openxmlformats.org/officeDocument/2006/relationships/hyperlink" Target="file:///E:\_2005-201X_Codes_Guides\HTML_DOCX\_WORD_source\NBC2020p1\nbc2020.htm" TargetMode="External"/><Relationship Id="rId153" Type="http://schemas.openxmlformats.org/officeDocument/2006/relationships/hyperlink" Target="file:///E:\_2005-201X_Codes_Guides\HTML_DOCX\_WORD_source\NBC2020p1\ccpnc" TargetMode="External"/><Relationship Id="rId195" Type="http://schemas.openxmlformats.org/officeDocument/2006/relationships/hyperlink" Target="file:///E:\_2005-201X_Codes_Guides\HTML_DOCX\_WORD_source\NBC2020p1\nbc2020.htm" TargetMode="External"/><Relationship Id="rId209" Type="http://schemas.openxmlformats.org/officeDocument/2006/relationships/hyperlink" Target="file:///E:\_2005-201X_Codes_Guides\HTML_DOCX\_WORD_source\NBC2020p1\pplnc" TargetMode="External"/><Relationship Id="rId360" Type="http://schemas.openxmlformats.org/officeDocument/2006/relationships/hyperlink" Target="file:///E:\_2005-201X_Codes_Guides\HTML_DOCX\_WORD_source\NBC2020p1\flr-r" TargetMode="External"/><Relationship Id="rId416" Type="http://schemas.openxmlformats.org/officeDocument/2006/relationships/hyperlink" Target="file:///E:\_2005-201X_Codes_Guides\HTML_DOCX\_WORD_source\NBC2020p1\thrt-hvn" TargetMode="External"/><Relationship Id="rId598" Type="http://schemas.openxmlformats.org/officeDocument/2006/relationships/hyperlink" Target="file:///E:\_2005-201X_Codes_Guides\HTML_DOCX\_WORD_source\NBC2020p1\nbc2020.htm" TargetMode="External"/><Relationship Id="rId819" Type="http://schemas.openxmlformats.org/officeDocument/2006/relationships/fontTable" Target="fontTable.xml"/><Relationship Id="rId220" Type="http://schemas.openxmlformats.org/officeDocument/2006/relationships/hyperlink" Target="file:///E:\_2005-201X_Codes_Guides\HTML_DOCX\_WORD_source\NBC2020p1\bldng" TargetMode="External"/><Relationship Id="rId458" Type="http://schemas.openxmlformats.org/officeDocument/2006/relationships/hyperlink" Target="file:///E:\_2005-201X_Codes_Guides\HTML_DOCX\_WORD_source\NBC2020p1\bldng" TargetMode="External"/><Relationship Id="rId623" Type="http://schemas.openxmlformats.org/officeDocument/2006/relationships/hyperlink" Target="file:///E:\_2005-201X_Codes_Guides\HTML_DOCX\_WORD_source\NBC2020p1\nbc2020.htm" TargetMode="External"/><Relationship Id="rId665" Type="http://schemas.openxmlformats.org/officeDocument/2006/relationships/hyperlink" Target="file:///E:\_2005-201X_Codes_Guides\HTML_DOCX\_WORD_source\NBC2020p1\bldng" TargetMode="External"/><Relationship Id="rId15" Type="http://schemas.openxmlformats.org/officeDocument/2006/relationships/hyperlink" Target="file:///E:\_2005-201X_Codes_Guides\HTML_DOCX\_WORD_source\NBC2020p1\nbc2020.htm" TargetMode="External"/><Relationship Id="rId57" Type="http://schemas.openxmlformats.org/officeDocument/2006/relationships/hyperlink" Target="file:///E:\_2005-201X_Codes_Guides\HTML_DOCX\_WORD_source\NBC2020p1\nbc2020.htm" TargetMode="External"/><Relationship Id="rId262" Type="http://schemas.openxmlformats.org/officeDocument/2006/relationships/hyperlink" Target="file:///E:\_2005-201X_Codes_Guides\HTML_DOCX\_WORD_source\NBC2020p1\cmbtbl" TargetMode="External"/><Relationship Id="rId318" Type="http://schemas.openxmlformats.org/officeDocument/2006/relationships/hyperlink" Target="file:///E:\_2005-201X_Codes_Guides\HTML_DOCX\_WORD_source\NBC2020p1\nbc2020.htm" TargetMode="External"/><Relationship Id="rId525" Type="http://schemas.openxmlformats.org/officeDocument/2006/relationships/hyperlink" Target="file:///E:\_2005-201X_Codes_Guides\HTML_DOCX\_WORD_source\NBC2020p1\nbc2020.htm" TargetMode="External"/><Relationship Id="rId567" Type="http://schemas.openxmlformats.org/officeDocument/2006/relationships/hyperlink" Target="file:///E:\_2005-201X_Codes_Guides\HTML_DOCX\_WORD_source\NBC2020p1\nbc2020.htm" TargetMode="External"/><Relationship Id="rId732" Type="http://schemas.openxmlformats.org/officeDocument/2006/relationships/hyperlink" Target="file:///E:\_2005-201X_Codes_Guides\HTML_DOCX\_WORD_source\NBC2020p1\nbc2020.htm" TargetMode="External"/><Relationship Id="rId99" Type="http://schemas.openxmlformats.org/officeDocument/2006/relationships/hyperlink" Target="file:///E:\_2005-201X_Codes_Guides\HTML_DOCX\_WORD_source\NBC2020p1\nbc2020.htm" TargetMode="External"/><Relationship Id="rId122" Type="http://schemas.openxmlformats.org/officeDocument/2006/relationships/hyperlink" Target="file:///E:\_2005-201X_Codes_Guides\HTML_DOCX\_WORD_source\NBC2020p1\l" TargetMode="External"/><Relationship Id="rId164" Type="http://schemas.openxmlformats.org/officeDocument/2006/relationships/hyperlink" Target="file:///E:\_2005-201X_Codes_Guides\HTML_DOCX\_WORD_source\NBC2020p1\ccpnc" TargetMode="External"/><Relationship Id="rId371" Type="http://schemas.openxmlformats.org/officeDocument/2006/relationships/hyperlink" Target="file:///E:\_2005-201X_Codes_Guides\HTML_DOCX\_WORD_source\NBC2020p1\trtm-cc" TargetMode="External"/><Relationship Id="rId774" Type="http://schemas.openxmlformats.org/officeDocument/2006/relationships/hyperlink" Target="file:///E:\_2005-201X_Codes_Guides\HTML_DOCX\_WORD_source\NBC2020p1\nbc2020.htm" TargetMode="External"/><Relationship Id="rId427" Type="http://schemas.openxmlformats.org/officeDocument/2006/relationships/hyperlink" Target="file:///E:\_2005-201X_Codes_Guides\HTML_DOCX\_WORD_source\NBC2020p1\t" TargetMode="External"/><Relationship Id="rId469" Type="http://schemas.openxmlformats.org/officeDocument/2006/relationships/hyperlink" Target="file:///E:\_2005-201X_Codes_Guides\HTML_DOCX\_WORD_source\NBC2020p1\nbc2020.htm" TargetMode="External"/><Relationship Id="rId634" Type="http://schemas.openxmlformats.org/officeDocument/2006/relationships/hyperlink" Target="file:///E:\_2005-201X_Codes_Guides\HTML_DOCX\_WORD_source\NBC2020p1\nbc2020.htm" TargetMode="External"/><Relationship Id="rId676" Type="http://schemas.openxmlformats.org/officeDocument/2006/relationships/hyperlink" Target="file:///E:\_2005-201X_Codes_Guides\HTML_DOCX\_WORD_source\NBC2020p1\nbc2020.htm" TargetMode="External"/><Relationship Id="rId26" Type="http://schemas.openxmlformats.org/officeDocument/2006/relationships/hyperlink" Target="file:///E:\_2005-201X_Codes_Guides\HTML_DOCX\_WORD_source\NBC2020p1\pplnc" TargetMode="External"/><Relationship Id="rId231" Type="http://schemas.openxmlformats.org/officeDocument/2006/relationships/hyperlink" Target="file:///E:\_2005-201X_Codes_Guides\HTML_DOCX\_WORD_source\NBC2020p1\nbc2020.htm" TargetMode="External"/><Relationship Id="rId273" Type="http://schemas.openxmlformats.org/officeDocument/2006/relationships/hyperlink" Target="file:///E:\_2005-201X_Codes_Guides\HTML_DOCX\_WORD_source\NBC2020p1\fr-prtn" TargetMode="External"/><Relationship Id="rId329" Type="http://schemas.openxmlformats.org/officeDocument/2006/relationships/hyperlink" Target="file:///E:\_2005-201X_Codes_Guides\HTML_DOCX\_WORD_source\NBC2020p1\cmbtbl" TargetMode="External"/><Relationship Id="rId480" Type="http://schemas.openxmlformats.org/officeDocument/2006/relationships/hyperlink" Target="file:///E:\_2005-201X_Codes_Guides\HTML_DOCX\_WORD_source\NBC2020p1\pplnc" TargetMode="External"/><Relationship Id="rId536" Type="http://schemas.openxmlformats.org/officeDocument/2006/relationships/hyperlink" Target="file:///E:\_2005-201X_Codes_Guides\HTML_DOCX\_WORD_source\NBC2020p1\nbc2020.htm" TargetMode="External"/><Relationship Id="rId701" Type="http://schemas.openxmlformats.org/officeDocument/2006/relationships/hyperlink" Target="file:///E:\_2005-201X_Codes_Guides\HTML_DOCX\_WORD_source\NBC2020p1\bldng" TargetMode="External"/><Relationship Id="rId68" Type="http://schemas.openxmlformats.org/officeDocument/2006/relationships/hyperlink" Target="file:///E:\_2005-201X_Codes_Guides\HTML_DOCX\_WORD_source\NBC2020p1\bn-nd-pr" TargetMode="External"/><Relationship Id="rId133" Type="http://schemas.openxmlformats.org/officeDocument/2006/relationships/hyperlink" Target="file:///E:\_2005-201X_Codes_Guides\HTML_DOCX\_WORD_source\NBC2020p1\nbc2020.htm" TargetMode="External"/><Relationship Id="rId175" Type="http://schemas.openxmlformats.org/officeDocument/2006/relationships/hyperlink" Target="file:///E:\_2005-201X_Codes_Guides\HTML_DOCX\_WORD_source\NBC2020p1\mnr-r-cn" TargetMode="External"/><Relationship Id="rId340" Type="http://schemas.openxmlformats.org/officeDocument/2006/relationships/hyperlink" Target="file:///E:\_2005-201X_Codes_Guides\HTML_DOCX\_WORD_source\NBC2020p1\cntnd-r" TargetMode="External"/><Relationship Id="rId578" Type="http://schemas.openxmlformats.org/officeDocument/2006/relationships/hyperlink" Target="file:///E:\_2005-201X_Codes_Guides\HTML_DOCX\_WORD_source\NBC2020p1\nbc2020.htm" TargetMode="External"/><Relationship Id="rId743" Type="http://schemas.openxmlformats.org/officeDocument/2006/relationships/hyperlink" Target="file:///E:\_2005-201X_Codes_Guides\HTML_DOCX\_WORD_source\NBC2020p1\bldng" TargetMode="External"/><Relationship Id="rId785" Type="http://schemas.openxmlformats.org/officeDocument/2006/relationships/hyperlink" Target="file:///E:\_2005-201X_Codes_Guides\HTML_DOCX\_WORD_source\NBC2020p1\dwllng-n" TargetMode="External"/><Relationship Id="rId200" Type="http://schemas.openxmlformats.org/officeDocument/2006/relationships/hyperlink" Target="file:///E:\_2005-201X_Codes_Guides\HTML_DOCX\_WORD_source\NBC2020p1\rck" TargetMode="External"/><Relationship Id="rId382" Type="http://schemas.openxmlformats.org/officeDocument/2006/relationships/hyperlink" Target="file:///E:\_2005-201X_Codes_Guides\HTML_DOCX\_WORD_source\NBC2020p1\bldng" TargetMode="External"/><Relationship Id="rId438" Type="http://schemas.openxmlformats.org/officeDocument/2006/relationships/hyperlink" Target="file:///E:\_2005-201X_Codes_Guides\HTML_DOCX\_WORD_source\NBC2020p1\nbc2020.htm" TargetMode="External"/><Relationship Id="rId603" Type="http://schemas.openxmlformats.org/officeDocument/2006/relationships/image" Target="media/image5.png"/><Relationship Id="rId645" Type="http://schemas.openxmlformats.org/officeDocument/2006/relationships/hyperlink" Target="file:///E:\_2005-201X_Codes_Guides\HTML_DOCX\_WORD_source\NBC2020p1\flr-r" TargetMode="External"/><Relationship Id="rId687" Type="http://schemas.openxmlformats.org/officeDocument/2006/relationships/hyperlink" Target="file:///E:\_2005-201X_Codes_Guides\HTML_DOCX\_WORD_source\NBC2020p1\bldng" TargetMode="External"/><Relationship Id="rId810" Type="http://schemas.openxmlformats.org/officeDocument/2006/relationships/hyperlink" Target="file:///E:\_2005-201X_Codes_Guides\HTML_DOCX\_WORD_source\NBC2020p1\nbc2020.htm" TargetMode="External"/><Relationship Id="rId242" Type="http://schemas.openxmlformats.org/officeDocument/2006/relationships/hyperlink" Target="file:///E:\_2005-201X_Codes_Guides\HTML_DOCX\_WORD_source\NBC2020p1\nbc2020.htm" TargetMode="External"/><Relationship Id="rId284" Type="http://schemas.openxmlformats.org/officeDocument/2006/relationships/hyperlink" Target="file:///E:\_2005-201X_Codes_Guides\HTML_DOCX\_WORD_source\NBC2020p1\nbc2020.htm" TargetMode="External"/><Relationship Id="rId491" Type="http://schemas.openxmlformats.org/officeDocument/2006/relationships/hyperlink" Target="file:///E:\_2005-201X_Codes_Guides\HTML_DOCX\_WORD_source\NBC2020p1\nbc2020.htm" TargetMode="External"/><Relationship Id="rId505" Type="http://schemas.openxmlformats.org/officeDocument/2006/relationships/hyperlink" Target="file:///E:\_2005-201X_Codes_Guides\HTML_DOCX\_WORD_source\NBC2020p1\nbc2020.htm" TargetMode="External"/><Relationship Id="rId712" Type="http://schemas.openxmlformats.org/officeDocument/2006/relationships/hyperlink" Target="file:///E:\_2005-201X_Codes_Guides\HTML_DOCX\_WORD_source\NBC2020p1\bldng" TargetMode="External"/><Relationship Id="rId37" Type="http://schemas.openxmlformats.org/officeDocument/2006/relationships/hyperlink" Target="file:///E:\_2005-201X_Codes_Guides\HTML_DOCX\_WORD_source\NBC2020p1\nbc2020.htm" TargetMode="External"/><Relationship Id="rId79" Type="http://schemas.openxmlformats.org/officeDocument/2006/relationships/hyperlink" Target="file:///E:\_2005-201X_Codes_Guides\HTML_DOCX\_WORD_source\NBC2020p1\nbc2020.htm" TargetMode="External"/><Relationship Id="rId102" Type="http://schemas.openxmlformats.org/officeDocument/2006/relationships/hyperlink" Target="file:///E:\_2005-201X_Codes_Guides\HTML_DOCX\_WORD_source\NBC2020p1\bmnt" TargetMode="External"/><Relationship Id="rId144" Type="http://schemas.openxmlformats.org/officeDocument/2006/relationships/hyperlink" Target="file:///E:\_2005-201X_Codes_Guides\HTML_DOCX\_WORD_source\NBC2020p1\rck" TargetMode="External"/><Relationship Id="rId547" Type="http://schemas.openxmlformats.org/officeDocument/2006/relationships/hyperlink" Target="file:///E:\_2005-201X_Codes_Guides\HTML_DOCX\_WORD_source\NBC2020p1\nbc2020.htm" TargetMode="External"/><Relationship Id="rId589" Type="http://schemas.openxmlformats.org/officeDocument/2006/relationships/hyperlink" Target="file:///E:\_2005-201X_Codes_Guides\HTML_DOCX\_WORD_source\NBC2020p1\nbc2020.htm" TargetMode="External"/><Relationship Id="rId754" Type="http://schemas.openxmlformats.org/officeDocument/2006/relationships/hyperlink" Target="file:///E:\_2005-201X_Codes_Guides\HTML_DOCX\_WORD_source\NBC2020p1\bldng" TargetMode="External"/><Relationship Id="rId796" Type="http://schemas.openxmlformats.org/officeDocument/2006/relationships/hyperlink" Target="file:///E:\_2005-201X_Codes_Guides\HTML_DOCX\_WORD_source\NBC2020p1\nbc2020.htm" TargetMode="External"/><Relationship Id="rId90" Type="http://schemas.openxmlformats.org/officeDocument/2006/relationships/hyperlink" Target="file:///E:\_2005-201X_Codes_Guides\HTML_DOCX\_WORD_source\NBC2020p1\bldng-hg" TargetMode="External"/><Relationship Id="rId186" Type="http://schemas.openxmlformats.org/officeDocument/2006/relationships/hyperlink" Target="file:///E:\_2005-201X_Codes_Guides\HTML_DOCX\_WORD_source\NBC2020p1\nbc2020.htm" TargetMode="External"/><Relationship Id="rId351" Type="http://schemas.openxmlformats.org/officeDocument/2006/relationships/hyperlink" Target="file:///E:\_2005-201X_Codes_Guides\HTML_DOCX\_WORD_source\NBC2020p1\fr-cmprt" TargetMode="External"/><Relationship Id="rId393" Type="http://schemas.openxmlformats.org/officeDocument/2006/relationships/hyperlink" Target="file:///E:\_2005-201X_Codes_Guides\HTML_DOCX\_WORD_source\NBC2020p1\cmbtbl" TargetMode="External"/><Relationship Id="rId407" Type="http://schemas.openxmlformats.org/officeDocument/2006/relationships/hyperlink" Target="file:///E:\_2005-201X_Codes_Guides\HTML_DOCX\_WORD_source\NBC2020p1\tr" TargetMode="External"/><Relationship Id="rId449" Type="http://schemas.openxmlformats.org/officeDocument/2006/relationships/hyperlink" Target="file:///E:\_2005-201X_Codes_Guides\HTML_DOCX\_WORD_source\NBC2020p1\nbc2020.htm" TargetMode="External"/><Relationship Id="rId614" Type="http://schemas.openxmlformats.org/officeDocument/2006/relationships/hyperlink" Target="file:///E:\_2005-201X_Codes_Guides\HTML_DOCX\_WORD_source\NBC2020p1\nbc2020.htm" TargetMode="External"/><Relationship Id="rId656" Type="http://schemas.openxmlformats.org/officeDocument/2006/relationships/hyperlink" Target="file:///E:\_2005-201X_Codes_Guides\HTML_DOCX\_WORD_source\NBC2020p1\nbc2020.htm" TargetMode="External"/><Relationship Id="rId821" Type="http://schemas.openxmlformats.org/officeDocument/2006/relationships/theme" Target="theme/theme1.xml"/><Relationship Id="rId211" Type="http://schemas.openxmlformats.org/officeDocument/2006/relationships/hyperlink" Target="file:///E:\_2005-201X_Codes_Guides\HTML_DOCX\_WORD_source\NBC2020p1\dst-bvg-a" TargetMode="External"/><Relationship Id="rId253" Type="http://schemas.openxmlformats.org/officeDocument/2006/relationships/hyperlink" Target="file:///E:\_2005-201X_Codes_Guides\HTML_DOCX\_WORD_source\NBC2020p1\clr" TargetMode="External"/><Relationship Id="rId295" Type="http://schemas.openxmlformats.org/officeDocument/2006/relationships/hyperlink" Target="file:///E:\_2005-201X_Codes_Guides\HTML_DOCX\_WORD_source\NBC2020p1\fl-pp" TargetMode="External"/><Relationship Id="rId309" Type="http://schemas.openxmlformats.org/officeDocument/2006/relationships/hyperlink" Target="file:///E:\_2005-201X_Codes_Guides\HTML_DOCX\_WORD_source\NBC2020p1\l" TargetMode="External"/><Relationship Id="rId460" Type="http://schemas.openxmlformats.org/officeDocument/2006/relationships/hyperlink" Target="file:///E:\_2005-201X_Codes_Guides\HTML_DOCX\_WORD_source\NBC2020p1\l" TargetMode="External"/><Relationship Id="rId516" Type="http://schemas.openxmlformats.org/officeDocument/2006/relationships/hyperlink" Target="file:///E:\_2005-201X_Codes_Guides\HTML_DOCX\_WORD_source\NBC2020p1\clr" TargetMode="External"/><Relationship Id="rId698" Type="http://schemas.openxmlformats.org/officeDocument/2006/relationships/hyperlink" Target="file:///E:\_2005-201X_Codes_Guides\HTML_DOCX\_WORD_source\NBC2020p1\bldng" TargetMode="External"/><Relationship Id="rId48" Type="http://schemas.openxmlformats.org/officeDocument/2006/relationships/hyperlink" Target="file:///E:\_2005-201X_Codes_Guides\HTML_DOCX\_WORD_source\NBC2020p1\bldng-hg" TargetMode="External"/><Relationship Id="rId113" Type="http://schemas.openxmlformats.org/officeDocument/2006/relationships/hyperlink" Target="file:///E:\_2005-201X_Codes_Guides\HTML_DOCX\_WORD_source\NBC2020p1\nbc2020.htm" TargetMode="External"/><Relationship Id="rId320" Type="http://schemas.openxmlformats.org/officeDocument/2006/relationships/hyperlink" Target="file:///E:\_2005-201X_Codes_Guides\HTML_DOCX\_WORD_source\NBC2020p1\grc-ccp" TargetMode="External"/><Relationship Id="rId558" Type="http://schemas.openxmlformats.org/officeDocument/2006/relationships/hyperlink" Target="file:///E:\_2005-201X_Codes_Guides\HTML_DOCX\_WORD_source\NBC2020p1\nbc2020.htm" TargetMode="External"/><Relationship Id="rId723" Type="http://schemas.openxmlformats.org/officeDocument/2006/relationships/hyperlink" Target="file:///E:\_2005-201X_Codes_Guides\HTML_DOCX\_WORD_source\NBC2020p1\bldng" TargetMode="External"/><Relationship Id="rId765" Type="http://schemas.openxmlformats.org/officeDocument/2006/relationships/hyperlink" Target="file:///E:\_2005-201X_Codes_Guides\HTML_DOCX\_WORD_source\NBC2020p1\nbc2020.htm" TargetMode="External"/><Relationship Id="rId155" Type="http://schemas.openxmlformats.org/officeDocument/2006/relationships/hyperlink" Target="file:///E:\_2005-201X_Codes_Guides\HTML_DOCX\_WORD_source\NBC2020p1\grade" TargetMode="External"/><Relationship Id="rId197" Type="http://schemas.openxmlformats.org/officeDocument/2006/relationships/hyperlink" Target="file:///E:\_2005-201X_Codes_Guides\HTML_DOCX\_WORD_source\NBC2020p1\fndtn-nt" TargetMode="External"/><Relationship Id="rId362" Type="http://schemas.openxmlformats.org/officeDocument/2006/relationships/hyperlink" Target="file:///E:\_2005-201X_Codes_Guides\HTML_DOCX\_WORD_source\NBC2020p1\bldng" TargetMode="External"/><Relationship Id="rId418" Type="http://schemas.openxmlformats.org/officeDocument/2006/relationships/hyperlink" Target="file:///E:\_2005-201X_Codes_Guides\HTML_DOCX\_WORD_source\NBC2020p1\nbc2020.htm" TargetMode="External"/><Relationship Id="rId625" Type="http://schemas.openxmlformats.org/officeDocument/2006/relationships/hyperlink" Target="file:///E:\_2005-201X_Codes_Guides\HTML_DOCX\_WORD_source\NBC2020p1\nbc2020.htm" TargetMode="External"/><Relationship Id="rId222" Type="http://schemas.openxmlformats.org/officeDocument/2006/relationships/hyperlink" Target="file:///E:\_2005-201X_Codes_Guides\HTML_DOCX\_WORD_source\NBC2020p1\nbc2020.htm" TargetMode="External"/><Relationship Id="rId264" Type="http://schemas.openxmlformats.org/officeDocument/2006/relationships/hyperlink" Target="file:///E:\_2005-201X_Codes_Guides\HTML_DOCX\_WORD_source\NBC2020p1\clr" TargetMode="External"/><Relationship Id="rId471" Type="http://schemas.openxmlformats.org/officeDocument/2006/relationships/hyperlink" Target="file:///E:\_2005-201X_Codes_Guides\HTML_DOCX\_WORD_source\NBC2020p1\bldng" TargetMode="External"/><Relationship Id="rId667" Type="http://schemas.openxmlformats.org/officeDocument/2006/relationships/hyperlink" Target="file:///E:\_2005-201X_Codes_Guides\HTML_DOCX\_WORD_source\NBC2020p1\ldbrng" TargetMode="External"/><Relationship Id="rId17" Type="http://schemas.openxmlformats.org/officeDocument/2006/relationships/hyperlink" Target="file:///E:\_2005-201X_Codes_Guides\HTML_DOCX\_WORD_source\NBC2020p1\nbc2020.htm" TargetMode="External"/><Relationship Id="rId59" Type="http://schemas.openxmlformats.org/officeDocument/2006/relationships/hyperlink" Target="file:///E:\_2005-201X_Codes_Guides\HTML_DOCX\_WORD_source\NBC2020p1\tr" TargetMode="External"/><Relationship Id="rId124" Type="http://schemas.openxmlformats.org/officeDocument/2006/relationships/hyperlink" Target="file:///E:\_2005-201X_Codes_Guides\HTML_DOCX\_WORD_source\NBC2020p1\l" TargetMode="External"/><Relationship Id="rId527" Type="http://schemas.openxmlformats.org/officeDocument/2006/relationships/hyperlink" Target="file:///E:\_2005-201X_Codes_Guides\HTML_DOCX\_WORD_source\NBC2020p1\fl-cllr" TargetMode="External"/><Relationship Id="rId569" Type="http://schemas.openxmlformats.org/officeDocument/2006/relationships/hyperlink" Target="file:///E:\_2005-201X_Codes_Guides\HTML_DOCX\_WORD_source\NBC2020p1\nbc2020.htm" TargetMode="External"/><Relationship Id="rId734" Type="http://schemas.openxmlformats.org/officeDocument/2006/relationships/hyperlink" Target="file:///E:\_2005-201X_Codes_Guides\HTML_DOCX\_WORD_source\NBC2020p1\nbc2020.htm" TargetMode="External"/><Relationship Id="rId776" Type="http://schemas.openxmlformats.org/officeDocument/2006/relationships/hyperlink" Target="file:///E:\_2005-201X_Codes_Guides\HTML_DOCX\_WORD_source\NBC2020p1\nbc2020.htm" TargetMode="External"/><Relationship Id="rId70" Type="http://schemas.openxmlformats.org/officeDocument/2006/relationships/hyperlink" Target="file:///E:\_2005-201X_Codes_Guides\HTML_DOCX\_WORD_source\NBC2020p1\mdm-hzrd" TargetMode="External"/><Relationship Id="rId166" Type="http://schemas.openxmlformats.org/officeDocument/2006/relationships/hyperlink" Target="file:///E:\_2005-201X_Codes_Guides\HTML_DOCX\_WORD_source\NBC2020p1\hm-tp-ccpnc" TargetMode="External"/><Relationship Id="rId331" Type="http://schemas.openxmlformats.org/officeDocument/2006/relationships/hyperlink" Target="file:///E:\_2005-201X_Codes_Guides\HTML_DOCX\_WORD_source\NBC2020p1\bldng" TargetMode="External"/><Relationship Id="rId373" Type="http://schemas.openxmlformats.org/officeDocument/2006/relationships/hyperlink" Target="file:///E:\_2005-201X_Codes_Guides\HTML_DOCX\_WORD_source\NBC2020p1\rdntl-cc" TargetMode="External"/><Relationship Id="rId429" Type="http://schemas.openxmlformats.org/officeDocument/2006/relationships/hyperlink" Target="file:///E:\_2005-201X_Codes_Guides\HTML_DOCX\_WORD_source\NBC2020p1\nbc2020.htm" TargetMode="External"/><Relationship Id="rId580" Type="http://schemas.openxmlformats.org/officeDocument/2006/relationships/hyperlink" Target="file:///E:\_2005-201X_Codes_Guides\HTML_DOCX\_WORD_source\NBC2020p1\nbc2020.htm" TargetMode="External"/><Relationship Id="rId636" Type="http://schemas.openxmlformats.org/officeDocument/2006/relationships/hyperlink" Target="file:///E:\_2005-201X_Codes_Guides\HTML_DOCX\_WORD_source\NBC2020p1\bldng" TargetMode="External"/><Relationship Id="rId801" Type="http://schemas.openxmlformats.org/officeDocument/2006/relationships/hyperlink" Target="file:///E:\_2005-201X_Codes_Guides\HTML_DOCX\_WORD_source\NBC2020p1\nbc2020.htm" TargetMode="External"/><Relationship Id="rId1" Type="http://schemas.openxmlformats.org/officeDocument/2006/relationships/customXml" Target="../customXml/item1.xml"/><Relationship Id="rId233" Type="http://schemas.openxmlformats.org/officeDocument/2006/relationships/hyperlink" Target="file:///E:\_2005-201X_Codes_Guides\HTML_DOCX\_WORD_source\NBC2020p1\xt" TargetMode="External"/><Relationship Id="rId440" Type="http://schemas.openxmlformats.org/officeDocument/2006/relationships/hyperlink" Target="file:///E:\_2005-201X_Codes_Guides\HTML_DOCX\_WORD_source\NBC2020p1\nbc2020.htm" TargetMode="External"/><Relationship Id="rId678" Type="http://schemas.openxmlformats.org/officeDocument/2006/relationships/hyperlink" Target="file:///E:\_2005-201X_Codes_Guides\HTML_DOCX\_WORD_source\NBC2020p1\nbc2020.htm" TargetMode="External"/><Relationship Id="rId28" Type="http://schemas.openxmlformats.org/officeDocument/2006/relationships/hyperlink" Target="file:///E:\_2005-201X_Codes_Guides\HTML_DOCX\_WORD_source\NBC2020p1\nbc2020.htm" TargetMode="External"/><Relationship Id="rId275" Type="http://schemas.openxmlformats.org/officeDocument/2006/relationships/hyperlink" Target="file:///E:\_2005-201X_Codes_Guides\HTML_DOCX\_WORD_source\NBC2020p1\bldng" TargetMode="External"/><Relationship Id="rId300" Type="http://schemas.openxmlformats.org/officeDocument/2006/relationships/hyperlink" Target="file:///E:\_2005-201X_Codes_Guides\HTML_DOCX\_WORD_source\NBC2020p1\frnc" TargetMode="External"/><Relationship Id="rId482" Type="http://schemas.openxmlformats.org/officeDocument/2006/relationships/hyperlink" Target="file:///E:\_2005-201X_Codes_Guides\HTML_DOCX\_WORD_source\NBC2020p1\nt-htr" TargetMode="External"/><Relationship Id="rId538" Type="http://schemas.openxmlformats.org/officeDocument/2006/relationships/hyperlink" Target="file:///E:\_2005-201X_Codes_Guides\HTML_DOCX\_WORD_source\NBC2020p1\nbc2020.htm" TargetMode="External"/><Relationship Id="rId703" Type="http://schemas.openxmlformats.org/officeDocument/2006/relationships/hyperlink" Target="file:///E:\_2005-201X_Codes_Guides\HTML_DOCX\_WORD_source\NBC2020p1\bldng" TargetMode="External"/><Relationship Id="rId745" Type="http://schemas.openxmlformats.org/officeDocument/2006/relationships/hyperlink" Target="file:///E:\_2005-201X_Codes_Guides\HTML_DOCX\_WORD_source\NBC2020p1\bldng" TargetMode="External"/><Relationship Id="rId81" Type="http://schemas.openxmlformats.org/officeDocument/2006/relationships/hyperlink" Target="file:///E:\_2005-201X_Codes_Guides\HTML_DOCX\_WORD_source\NBC2020p1\nbc2020.htm" TargetMode="External"/><Relationship Id="rId135" Type="http://schemas.openxmlformats.org/officeDocument/2006/relationships/hyperlink" Target="file:///E:\_2005-201X_Codes_Guides\HTML_DOCX\_WORD_source\NBC2020p1\ccpnc" TargetMode="External"/><Relationship Id="rId177" Type="http://schemas.openxmlformats.org/officeDocument/2006/relationships/hyperlink" Target="file:///E:\_2005-201X_Codes_Guides\HTML_DOCX\_WORD_source\NBC2020p1\nbc2020.htm" TargetMode="External"/><Relationship Id="rId342" Type="http://schemas.openxmlformats.org/officeDocument/2006/relationships/hyperlink" Target="file:///E:\_2005-201X_Codes_Guides\HTML_DOCX\_WORD_source\NBC2020p1\ccpnc" TargetMode="External"/><Relationship Id="rId384" Type="http://schemas.openxmlformats.org/officeDocument/2006/relationships/hyperlink" Target="file:///E:\_2005-201X_Codes_Guides\HTML_DOCX\_WORD_source\NBC2020p1\xt" TargetMode="External"/><Relationship Id="rId591" Type="http://schemas.openxmlformats.org/officeDocument/2006/relationships/hyperlink" Target="file:///E:\_2005-201X_Codes_Guides\HTML_DOCX\_WORD_source\NBC2020p1\nbc2020.htm" TargetMode="External"/><Relationship Id="rId605" Type="http://schemas.openxmlformats.org/officeDocument/2006/relationships/hyperlink" Target="file:///E:\_2005-201X_Codes_Guides\HTML_DOCX\_WORD_source\NBC2020p1\nbc2020.htm" TargetMode="External"/><Relationship Id="rId787" Type="http://schemas.openxmlformats.org/officeDocument/2006/relationships/hyperlink" Target="file:///E:\_2005-201X_Codes_Guides\HTML_DOCX\_WORD_source\NBC2020p1\nbc2020.htm" TargetMode="External"/><Relationship Id="rId812" Type="http://schemas.openxmlformats.org/officeDocument/2006/relationships/hyperlink" Target="file:///E:\_2005-201X_Codes_Guides\HTML_DOCX\_WORD_source\NBC2020p1\bldng" TargetMode="External"/><Relationship Id="rId202" Type="http://schemas.openxmlformats.org/officeDocument/2006/relationships/hyperlink" Target="file:///E:\_2005-201X_Codes_Guides\HTML_DOCX\_WORD_source\NBC2020p1\l" TargetMode="External"/><Relationship Id="rId244" Type="http://schemas.openxmlformats.org/officeDocument/2006/relationships/hyperlink" Target="file:///E:\_2005-201X_Codes_Guides\HTML_DOCX\_WORD_source\NBC2020p1\nbc2020.htm" TargetMode="External"/><Relationship Id="rId647" Type="http://schemas.openxmlformats.org/officeDocument/2006/relationships/hyperlink" Target="file:///E:\_2005-201X_Codes_Guides\HTML_DOCX\_WORD_source\NBC2020p1\rdntl-cc" TargetMode="External"/><Relationship Id="rId689" Type="http://schemas.openxmlformats.org/officeDocument/2006/relationships/hyperlink" Target="file:///E:\_2005-201X_Codes_Guides\HTML_DOCX\_WORD_source\NBC2020p1\pblc-w" TargetMode="External"/><Relationship Id="rId39" Type="http://schemas.openxmlformats.org/officeDocument/2006/relationships/hyperlink" Target="file:///E:\_2005-201X_Codes_Guides\HTML_DOCX\_WORD_source\NBC2020p1\pt-dtr-b" TargetMode="External"/><Relationship Id="rId286" Type="http://schemas.openxmlformats.org/officeDocument/2006/relationships/hyperlink" Target="file:///E:\_2005-201X_Codes_Guides\HTML_DOCX\_WORD_source\NBC2020p1\nbc2020.htm" TargetMode="External"/><Relationship Id="rId451" Type="http://schemas.openxmlformats.org/officeDocument/2006/relationships/hyperlink" Target="file:///E:\_2005-201X_Codes_Guides\HTML_DOCX\_WORD_source\NBC2020p1\nbc2020.htm" TargetMode="External"/><Relationship Id="rId493" Type="http://schemas.openxmlformats.org/officeDocument/2006/relationships/hyperlink" Target="file:///E:\_2005-201X_Codes_Guides\HTML_DOCX\_WORD_source\NBC2020p1\bldng" TargetMode="External"/><Relationship Id="rId507" Type="http://schemas.openxmlformats.org/officeDocument/2006/relationships/hyperlink" Target="file:///E:\_2005-201X_Codes_Guides\HTML_DOCX\_WORD_source\NBC2020p1\ccpnc" TargetMode="External"/><Relationship Id="rId549" Type="http://schemas.openxmlformats.org/officeDocument/2006/relationships/hyperlink" Target="file:///E:\_2005-201X_Codes_Guides\HTML_DOCX\_WORD_source\NBC2020p1\nbc2020.htm" TargetMode="External"/><Relationship Id="rId714" Type="http://schemas.openxmlformats.org/officeDocument/2006/relationships/hyperlink" Target="file:///E:\_2005-201X_Codes_Guides\HTML_DOCX\_WORD_source\NBC2020p1\bldng" TargetMode="External"/><Relationship Id="rId756" Type="http://schemas.openxmlformats.org/officeDocument/2006/relationships/hyperlink" Target="file:///E:\_2005-201X_Codes_Guides\HTML_DOCX\_WORD_source\NBC2020p1\bldng" TargetMode="External"/><Relationship Id="rId50" Type="http://schemas.openxmlformats.org/officeDocument/2006/relationships/hyperlink" Target="file:///E:\_2005-201X_Codes_Guides\HTML_DOCX\_WORD_source\NBC2020p1\rdntl-cc" TargetMode="External"/><Relationship Id="rId104" Type="http://schemas.openxmlformats.org/officeDocument/2006/relationships/hyperlink" Target="file:///E:\_2005-201X_Codes_Guides\HTML_DOCX\_WORD_source\NBC2020p1\nbc2020.htm" TargetMode="External"/><Relationship Id="rId146" Type="http://schemas.openxmlformats.org/officeDocument/2006/relationships/hyperlink" Target="file:///E:\_2005-201X_Codes_Guides\HTML_DOCX\_WORD_source\NBC2020p1\bldng" TargetMode="External"/><Relationship Id="rId188" Type="http://schemas.openxmlformats.org/officeDocument/2006/relationships/hyperlink" Target="file:///E:\_2005-201X_Codes_Guides\HTML_DOCX\_WORD_source\NBC2020p1\nbc2020.htm" TargetMode="External"/><Relationship Id="rId311" Type="http://schemas.openxmlformats.org/officeDocument/2006/relationships/hyperlink" Target="file:///E:\_2005-201X_Codes_Guides\HTML_DOCX\_WORD_source\NBC2020p1\vnt-cnnc" TargetMode="External"/><Relationship Id="rId353" Type="http://schemas.openxmlformats.org/officeDocument/2006/relationships/hyperlink" Target="file:///E:\_2005-201X_Codes_Guides\HTML_DOCX\_WORD_source\NBC2020p1\ccpnc" TargetMode="External"/><Relationship Id="rId395" Type="http://schemas.openxmlformats.org/officeDocument/2006/relationships/hyperlink" Target="file:///E:\_2005-201X_Codes_Guides\HTML_DOCX\_WORD_source\NBC2020p1\hgh-hzrd" TargetMode="External"/><Relationship Id="rId409" Type="http://schemas.openxmlformats.org/officeDocument/2006/relationships/hyperlink" Target="file:///E:\_2005-201X_Codes_Guides\HTML_DOCX\_WORD_source\NBC2020p1\ldbrng" TargetMode="External"/><Relationship Id="rId560" Type="http://schemas.openxmlformats.org/officeDocument/2006/relationships/hyperlink" Target="file:///E:\_2005-201X_Codes_Guides\HTML_DOCX\_WORD_source\NBC2020p1\nbc2020.htm" TargetMode="External"/><Relationship Id="rId798" Type="http://schemas.openxmlformats.org/officeDocument/2006/relationships/hyperlink" Target="file:///E:\_2005-201X_Codes_Guides\HTML_DOCX\_WORD_source\NBC2020p1\bldng" TargetMode="External"/><Relationship Id="rId92" Type="http://schemas.openxmlformats.org/officeDocument/2006/relationships/hyperlink" Target="file:///E:\_2005-201X_Codes_Guides\HTML_DOCX\_WORD_source\NBC2020p1\rdntl-cc" TargetMode="External"/><Relationship Id="rId213" Type="http://schemas.openxmlformats.org/officeDocument/2006/relationships/hyperlink" Target="file:///E:\_2005-201X_Codes_Guides\HTML_DOCX\_WORD_source\NBC2020p1\ncps-rtng" TargetMode="External"/><Relationship Id="rId420" Type="http://schemas.openxmlformats.org/officeDocument/2006/relationships/hyperlink" Target="file:///E:\_2005-201X_Codes_Guides\HTML_DOCX\_WORD_source\NBC2020p1\ndtrl-cc" TargetMode="External"/><Relationship Id="rId616" Type="http://schemas.openxmlformats.org/officeDocument/2006/relationships/hyperlink" Target="file:///E:\_2005-201X_Codes_Guides\HTML_DOCX\_WORD_source\NBC2020p1\nbc2020.htm" TargetMode="External"/><Relationship Id="rId658" Type="http://schemas.openxmlformats.org/officeDocument/2006/relationships/hyperlink" Target="file:///E:\_2005-201X_Codes_Guides\HTML_DOCX\_WORD_source\NBC2020p1\nbc2020.htm" TargetMode="External"/><Relationship Id="rId255" Type="http://schemas.openxmlformats.org/officeDocument/2006/relationships/hyperlink" Target="file:///E:\_2005-201X_Codes_Guides\HTML_DOCX\_WORD_source\NBC2020p1\lrt-gnl" TargetMode="External"/><Relationship Id="rId297" Type="http://schemas.openxmlformats.org/officeDocument/2006/relationships/hyperlink" Target="file:///E:\_2005-201X_Codes_Guides\HTML_DOCX\_WORD_source\NBC2020p1\fl-cllr" TargetMode="External"/><Relationship Id="rId462" Type="http://schemas.openxmlformats.org/officeDocument/2006/relationships/hyperlink" Target="file:///E:\_2005-201X_Codes_Guides\HTML_DOCX\_WORD_source\NBC2020p1\bldng" TargetMode="External"/><Relationship Id="rId518" Type="http://schemas.openxmlformats.org/officeDocument/2006/relationships/hyperlink" Target="file:///E:\_2005-201X_Codes_Guides\HTML_DOCX\_WORD_source\NBC2020p1\xpng-bld" TargetMode="External"/><Relationship Id="rId725" Type="http://schemas.openxmlformats.org/officeDocument/2006/relationships/hyperlink" Target="file:///E:\_2005-201X_Codes_Guides\HTML_DOCX\_WORD_source\NBC2020p1\nbc2020.htm" TargetMode="External"/><Relationship Id="rId115" Type="http://schemas.openxmlformats.org/officeDocument/2006/relationships/hyperlink" Target="file:///E:\_2005-201X_Codes_Guides\HTML_DOCX\_WORD_source\NBC2020p1\nbc2020.htm" TargetMode="External"/><Relationship Id="rId157" Type="http://schemas.openxmlformats.org/officeDocument/2006/relationships/hyperlink" Target="file:///E:\_2005-201X_Codes_Guides\HTML_DOCX\_WORD_source\NBC2020p1\tr" TargetMode="External"/><Relationship Id="rId322" Type="http://schemas.openxmlformats.org/officeDocument/2006/relationships/hyperlink" Target="file:///E:\_2005-201X_Codes_Guides\HTML_DOCX\_WORD_source\NBC2020p1\mzznn" TargetMode="External"/><Relationship Id="rId364" Type="http://schemas.openxmlformats.org/officeDocument/2006/relationships/hyperlink" Target="file:///E:\_2005-201X_Codes_Guides\HTML_DOCX\_WORD_source\NBC2020p1\ccpnc" TargetMode="External"/><Relationship Id="rId767" Type="http://schemas.openxmlformats.org/officeDocument/2006/relationships/hyperlink" Target="file:///E:\_2005-201X_Codes_Guides\HTML_DOCX\_WORD_source\NBC2020p1\nbc2020.htm" TargetMode="External"/><Relationship Id="rId61" Type="http://schemas.openxmlformats.org/officeDocument/2006/relationships/hyperlink" Target="file:///E:\_2005-201X_Codes_Guides\HTML_DOCX\_WORD_source\NBC2020p1\bldng-r" TargetMode="External"/><Relationship Id="rId199" Type="http://schemas.openxmlformats.org/officeDocument/2006/relationships/hyperlink" Target="file:///E:\_2005-201X_Codes_Guides\HTML_DOCX\_WORD_source\NBC2020p1\l" TargetMode="External"/><Relationship Id="rId571" Type="http://schemas.openxmlformats.org/officeDocument/2006/relationships/hyperlink" Target="file:///E:\_2005-201X_Codes_Guides\HTML_DOCX\_WORD_source\NBC2020p1\nbc2020.htm" TargetMode="External"/><Relationship Id="rId627" Type="http://schemas.openxmlformats.org/officeDocument/2006/relationships/hyperlink" Target="file:///E:\_2005-201X_Codes_Guides\HTML_DOCX\_WORD_source\NBC2020p1\bldng" TargetMode="External"/><Relationship Id="rId669" Type="http://schemas.openxmlformats.org/officeDocument/2006/relationships/hyperlink" Target="file:///E:\_2005-201X_Codes_Guides\HTML_DOCX\_WORD_source\NBC2020p1\ldbrng" TargetMode="External"/><Relationship Id="rId19" Type="http://schemas.openxmlformats.org/officeDocument/2006/relationships/hyperlink" Target="file:///E:\_2005-201X_Codes_Guides\HTML_DOCX\_WORD_source\NBC2020p1\nbc2020.htm" TargetMode="External"/><Relationship Id="rId224" Type="http://schemas.openxmlformats.org/officeDocument/2006/relationships/hyperlink" Target="file:///E:\_2005-201X_Codes_Guides\HTML_DOCX\_WORD_source\NBC2020p1\nbc2020.htm" TargetMode="External"/><Relationship Id="rId266" Type="http://schemas.openxmlformats.org/officeDocument/2006/relationships/hyperlink" Target="file:///E:\_2005-201X_Codes_Guides\HTML_DOCX\_WORD_source\NBC2020p1\nbc2020.htm" TargetMode="External"/><Relationship Id="rId431" Type="http://schemas.openxmlformats.org/officeDocument/2006/relationships/hyperlink" Target="file:///E:\_2005-201X_Codes_Guides\HTML_DOCX\_WORD_source\NBC2020p1\trt" TargetMode="External"/><Relationship Id="rId473" Type="http://schemas.openxmlformats.org/officeDocument/2006/relationships/hyperlink" Target="file:///E:\_2005-201X_Codes_Guides\HTML_DOCX\_WORD_source\NBC2020p1\nbc2020.htm" TargetMode="External"/><Relationship Id="rId529" Type="http://schemas.openxmlformats.org/officeDocument/2006/relationships/hyperlink" Target="file:///E:\_2005-201X_Codes_Guides\HTML_DOCX\_WORD_source\NBC2020p1\chmn" TargetMode="External"/><Relationship Id="rId680" Type="http://schemas.openxmlformats.org/officeDocument/2006/relationships/hyperlink" Target="file:///E:\_2005-201X_Codes_Guides\HTML_DOCX\_WORD_source\NBC2020p1\bldng" TargetMode="External"/><Relationship Id="rId736" Type="http://schemas.openxmlformats.org/officeDocument/2006/relationships/hyperlink" Target="file:///E:\_2005-201X_Codes_Guides\HTML_DOCX\_WORD_source\NBC2020p1\bldng" TargetMode="External"/><Relationship Id="rId30" Type="http://schemas.openxmlformats.org/officeDocument/2006/relationships/hyperlink" Target="file:///E:\_2005-201X_Codes_Guides\HTML_DOCX\_WORD_source\NBC2020p1\nbc2020.htm" TargetMode="External"/><Relationship Id="rId126" Type="http://schemas.openxmlformats.org/officeDocument/2006/relationships/hyperlink" Target="file:///E:\_2005-201X_Codes_Guides\HTML_DOCX\_WORD_source\NBC2020p1\ccpnc" TargetMode="External"/><Relationship Id="rId168" Type="http://schemas.openxmlformats.org/officeDocument/2006/relationships/hyperlink" Target="file:///E:\_2005-201X_Codes_Guides\HTML_DOCX\_WORD_source\NBC2020p1\nbc2020.htm" TargetMode="External"/><Relationship Id="rId333" Type="http://schemas.openxmlformats.org/officeDocument/2006/relationships/hyperlink" Target="file:///E:\_2005-201X_Codes_Guides\HTML_DOCX\_WORD_source\NBC2020p1\nbc2020.htm" TargetMode="External"/><Relationship Id="rId540" Type="http://schemas.openxmlformats.org/officeDocument/2006/relationships/hyperlink" Target="file:///E:\_2005-201X_Codes_Guides\HTML_DOCX\_WORD_source\NBC2020p1\nbc2020.htm" TargetMode="External"/><Relationship Id="rId778" Type="http://schemas.openxmlformats.org/officeDocument/2006/relationships/hyperlink" Target="file:///E:\_2005-201X_Codes_Guides\HTML_DOCX\_WORD_source\NBC2020p1\bldng" TargetMode="External"/><Relationship Id="rId72" Type="http://schemas.openxmlformats.org/officeDocument/2006/relationships/hyperlink" Target="file:///E:\_2005-201X_Codes_Guides\HTML_DOCX\_WORD_source\NBC2020p1\frwll" TargetMode="External"/><Relationship Id="rId375" Type="http://schemas.openxmlformats.org/officeDocument/2006/relationships/hyperlink" Target="file:///E:\_2005-201X_Codes_Guides\HTML_DOCX\_WORD_source\NBC2020p1\mrcntl-c" TargetMode="External"/><Relationship Id="rId582" Type="http://schemas.openxmlformats.org/officeDocument/2006/relationships/hyperlink" Target="file:///E:\_2005-201X_Codes_Guides\HTML_DOCX\_WORD_source\NBC2020p1\nbc2020.htm" TargetMode="External"/><Relationship Id="rId638" Type="http://schemas.openxmlformats.org/officeDocument/2006/relationships/hyperlink" Target="file:///E:\_2005-201X_Codes_Guides\HTML_DOCX\_WORD_source\NBC2020p1\bldng" TargetMode="External"/><Relationship Id="rId803" Type="http://schemas.openxmlformats.org/officeDocument/2006/relationships/hyperlink" Target="file:///E:\_2005-201X_Codes_Guides\HTML_DOCX\_WORD_source\NBC2020p1\bldng" TargetMode="External"/><Relationship Id="rId3" Type="http://schemas.openxmlformats.org/officeDocument/2006/relationships/styles" Target="styles.xml"/><Relationship Id="rId235" Type="http://schemas.openxmlformats.org/officeDocument/2006/relationships/hyperlink" Target="file:///E:\_2005-201X_Codes_Guides\HTML_DOCX\_WORD_source\NBC2020p1\tr" TargetMode="External"/><Relationship Id="rId277" Type="http://schemas.openxmlformats.org/officeDocument/2006/relationships/hyperlink" Target="file:///E:\_2005-201X_Codes_Guides\HTML_DOCX\_WORD_source\NBC2020p1\fr-rtnc-" TargetMode="External"/><Relationship Id="rId400" Type="http://schemas.openxmlformats.org/officeDocument/2006/relationships/hyperlink" Target="file:///E:\_2005-201X_Codes_Guides\HTML_DOCX\_WORD_source\NBC2020p1\nbc2020.htm" TargetMode="External"/><Relationship Id="rId442" Type="http://schemas.openxmlformats.org/officeDocument/2006/relationships/hyperlink" Target="file:///E:\_2005-201X_Codes_Guides\HTML_DOCX\_WORD_source\NBC2020p1\nbc2020.htm" TargetMode="External"/><Relationship Id="rId484" Type="http://schemas.openxmlformats.org/officeDocument/2006/relationships/hyperlink" Target="file:///E:\_2005-201X_Codes_Guides\HTML_DOCX\_WORD_source\NBC2020p1\frnc" TargetMode="External"/><Relationship Id="rId705" Type="http://schemas.openxmlformats.org/officeDocument/2006/relationships/hyperlink" Target="file:///E:\_2005-201X_Codes_Guides\HTML_DOCX\_WORD_source\NBC2020p1\nbc2020.htm" TargetMode="External"/><Relationship Id="rId137" Type="http://schemas.openxmlformats.org/officeDocument/2006/relationships/hyperlink" Target="file:///E:\_2005-201X_Codes_Guides\HTML_DOCX\_WORD_source\NBC2020p1\tr" TargetMode="External"/><Relationship Id="rId302" Type="http://schemas.openxmlformats.org/officeDocument/2006/relationships/hyperlink" Target="file:///E:\_2005-201X_Codes_Guides\HTML_DOCX\_WORD_source\NBC2020p1\bldng" TargetMode="External"/><Relationship Id="rId344" Type="http://schemas.openxmlformats.org/officeDocument/2006/relationships/hyperlink" Target="file:///E:\_2005-201X_Codes_Guides\HTML_DOCX\_WORD_source\NBC2020p1\flr-r" TargetMode="External"/><Relationship Id="rId691" Type="http://schemas.openxmlformats.org/officeDocument/2006/relationships/hyperlink" Target="file:///E:\_2005-201X_Codes_Guides\HTML_DOCX\_WORD_source\NBC2020p1\xcvtn" TargetMode="External"/><Relationship Id="rId747" Type="http://schemas.openxmlformats.org/officeDocument/2006/relationships/hyperlink" Target="file:///E:\_2005-201X_Codes_Guides\HTML_DOCX\_WORD_source\NBC2020p1\bldng" TargetMode="External"/><Relationship Id="rId789" Type="http://schemas.openxmlformats.org/officeDocument/2006/relationships/hyperlink" Target="file:///E:\_2005-201X_Codes_Guides\HTML_DOCX\_WORD_source\NBC2020p1\nbc2020.htm" TargetMode="External"/><Relationship Id="rId41" Type="http://schemas.openxmlformats.org/officeDocument/2006/relationships/hyperlink" Target="file:///E:\_2005-201X_Codes_Guides\HTML_DOCX\_WORD_source\NBC2020p1\mbl-ccpn" TargetMode="External"/><Relationship Id="rId83" Type="http://schemas.openxmlformats.org/officeDocument/2006/relationships/hyperlink" Target="file:///E:\_2005-201X_Codes_Guides\HTML_DOCX\_WORD_source\NBC2020p1\fr-prtn" TargetMode="External"/><Relationship Id="rId179" Type="http://schemas.openxmlformats.org/officeDocument/2006/relationships/hyperlink" Target="file:///E:\_2005-201X_Codes_Guides\HTML_DOCX\_WORD_source\NBC2020p1\ncmbtbl-" TargetMode="External"/><Relationship Id="rId386" Type="http://schemas.openxmlformats.org/officeDocument/2006/relationships/hyperlink" Target="file:///E:\_2005-201X_Codes_Guides\HTML_DOCX\_WORD_source\NBC2020p1\pplnc" TargetMode="External"/><Relationship Id="rId551" Type="http://schemas.openxmlformats.org/officeDocument/2006/relationships/hyperlink" Target="file:///E:\_2005-201X_Codes_Guides\HTML_DOCX\_WORD_source\NBC2020p1\nbc2020.htm" TargetMode="External"/><Relationship Id="rId593" Type="http://schemas.openxmlformats.org/officeDocument/2006/relationships/hyperlink" Target="file:///E:\_2005-201X_Codes_Guides\HTML_DOCX\_WORD_source\NBC2020p1\nbc2020.htm" TargetMode="External"/><Relationship Id="rId607" Type="http://schemas.openxmlformats.org/officeDocument/2006/relationships/hyperlink" Target="file:///E:\_2005-201X_Codes_Guides\HTML_DOCX\_WORD_source\NBC2020p1\nbc2020.htm" TargetMode="External"/><Relationship Id="rId649" Type="http://schemas.openxmlformats.org/officeDocument/2006/relationships/hyperlink" Target="file:///E:\_2005-201X_Codes_Guides\HTML_DOCX\_WORD_source\NBC2020p1\nbc2020.htm" TargetMode="External"/><Relationship Id="rId814" Type="http://schemas.openxmlformats.org/officeDocument/2006/relationships/header" Target="header2.xml"/><Relationship Id="rId190" Type="http://schemas.openxmlformats.org/officeDocument/2006/relationships/hyperlink" Target="file:///E:\_2005-201X_Codes_Guides\HTML_DOCX\_WORD_source\NBC2020p1\nbc2020.htm" TargetMode="External"/><Relationship Id="rId204" Type="http://schemas.openxmlformats.org/officeDocument/2006/relationships/hyperlink" Target="file:///E:\_2005-201X_Codes_Guides\HTML_DOCX\_WORD_source\NBC2020p1\pl" TargetMode="External"/><Relationship Id="rId246" Type="http://schemas.openxmlformats.org/officeDocument/2006/relationships/hyperlink" Target="file:///E:\_2005-201X_Codes_Guides\HTML_DOCX\_WORD_source\NBC2020p1\rck" TargetMode="External"/><Relationship Id="rId288" Type="http://schemas.openxmlformats.org/officeDocument/2006/relationships/hyperlink" Target="file:///E:\_2005-201X_Codes_Guides\HTML_DOCX\_WORD_source\NBC2020p1\bldng" TargetMode="External"/><Relationship Id="rId411" Type="http://schemas.openxmlformats.org/officeDocument/2006/relationships/hyperlink" Target="file:///E:\_2005-201X_Codes_Guides\HTML_DOCX\_WORD_source\NBC2020p1\pl" TargetMode="External"/><Relationship Id="rId453" Type="http://schemas.openxmlformats.org/officeDocument/2006/relationships/hyperlink" Target="file:///E:\_2005-201X_Codes_Guides\HTML_DOCX\_WORD_source\NBC2020p1\bldng" TargetMode="External"/><Relationship Id="rId509" Type="http://schemas.openxmlformats.org/officeDocument/2006/relationships/hyperlink" Target="file:///E:\_2005-201X_Codes_Guides\HTML_DOCX\_WORD_source\NBC2020p1\trtm" TargetMode="External"/><Relationship Id="rId660" Type="http://schemas.openxmlformats.org/officeDocument/2006/relationships/hyperlink" Target="file:///E:\_2005-201X_Codes_Guides\HTML_DOCX\_WORD_source\NBC2020p1\bldng" TargetMode="External"/><Relationship Id="rId106" Type="http://schemas.openxmlformats.org/officeDocument/2006/relationships/hyperlink" Target="file:///E:\_2005-201X_Codes_Guides\HTML_DOCX\_WORD_source\NBC2020p1\nbc2020.htm" TargetMode="External"/><Relationship Id="rId313" Type="http://schemas.openxmlformats.org/officeDocument/2006/relationships/hyperlink" Target="file:///E:\_2005-201X_Codes_Guides\HTML_DOCX\_WORD_source\NBC2020p1\pplnc" TargetMode="External"/><Relationship Id="rId495" Type="http://schemas.openxmlformats.org/officeDocument/2006/relationships/hyperlink" Target="file:///E:\_2005-201X_Codes_Guides\HTML_DOCX\_WORD_source\NBC2020p1\bldng" TargetMode="External"/><Relationship Id="rId716" Type="http://schemas.openxmlformats.org/officeDocument/2006/relationships/hyperlink" Target="file:///E:\_2005-201X_Codes_Guides\HTML_DOCX\_WORD_source\NBC2020p1\nbc2020.htm" TargetMode="External"/><Relationship Id="rId758" Type="http://schemas.openxmlformats.org/officeDocument/2006/relationships/hyperlink" Target="file:///E:\_2005-201X_Codes_Guides\HTML_DOCX\_WORD_source\NBC2020p1\bldng" TargetMode="External"/><Relationship Id="rId10" Type="http://schemas.openxmlformats.org/officeDocument/2006/relationships/hyperlink" Target="file:///E:\_2005-201X_Codes_Guides\HTML_DOCX\_WORD_source\NBC2020p1\nbc2020.htm" TargetMode="External"/><Relationship Id="rId52" Type="http://schemas.openxmlformats.org/officeDocument/2006/relationships/hyperlink" Target="file:///E:\_2005-201X_Codes_Guides\HTML_DOCX\_WORD_source\NBC2020p1\mrcntl-c" TargetMode="External"/><Relationship Id="rId94" Type="http://schemas.openxmlformats.org/officeDocument/2006/relationships/hyperlink" Target="file:///E:\_2005-201X_Codes_Guides\HTML_DOCX\_WORD_source\NBC2020p1\trt" TargetMode="External"/><Relationship Id="rId148" Type="http://schemas.openxmlformats.org/officeDocument/2006/relationships/hyperlink" Target="file:///E:\_2005-201X_Codes_Guides\HTML_DOCX\_WORD_source\NBC2020p1\br-wl-pnl" TargetMode="External"/><Relationship Id="rId355" Type="http://schemas.openxmlformats.org/officeDocument/2006/relationships/hyperlink" Target="file:///E:\_2005-201X_Codes_Guides\HTML_DOCX\_WORD_source\NBC2020p1\bldng" TargetMode="External"/><Relationship Id="rId397" Type="http://schemas.openxmlformats.org/officeDocument/2006/relationships/hyperlink" Target="file:///E:\_2005-201X_Codes_Guides\HTML_DOCX\_WORD_source\NBC2020p1\bldng" TargetMode="External"/><Relationship Id="rId520" Type="http://schemas.openxmlformats.org/officeDocument/2006/relationships/hyperlink" Target="file:///E:\_2005-201X_Codes_Guides\HTML_DOCX\_WORD_source\NBC2020p1\xpng-bld" TargetMode="External"/><Relationship Id="rId562" Type="http://schemas.openxmlformats.org/officeDocument/2006/relationships/hyperlink" Target="file:///E:\_2005-201X_Codes_Guides\HTML_DOCX\_WORD_source\NBC2020p1\nbc2020.htm" TargetMode="External"/><Relationship Id="rId618" Type="http://schemas.openxmlformats.org/officeDocument/2006/relationships/hyperlink" Target="file:///E:\_2005-201X_Codes_Guides\HTML_DOCX\_WORD_source\NBC2020p1\nbc2020.htm" TargetMode="External"/><Relationship Id="rId215" Type="http://schemas.openxmlformats.org/officeDocument/2006/relationships/hyperlink" Target="file:///E:\_2005-201X_Codes_Guides\HTML_DOCX\_WORD_source\NBC2020p1\l" TargetMode="External"/><Relationship Id="rId257" Type="http://schemas.openxmlformats.org/officeDocument/2006/relationships/hyperlink" Target="file:///E:\_2005-201X_Codes_Guides\HTML_DOCX\_WORD_source\NBC2020p1\ht-dtctr" TargetMode="External"/><Relationship Id="rId422" Type="http://schemas.openxmlformats.org/officeDocument/2006/relationships/hyperlink" Target="file:///E:\_2005-201X_Codes_Guides\HTML_DOCX\_WORD_source\NBC2020p1\cmbtbl-l" TargetMode="External"/><Relationship Id="rId464" Type="http://schemas.openxmlformats.org/officeDocument/2006/relationships/hyperlink" Target="file:///E:\_2005-201X_Codes_Guides\HTML_DOCX\_WORD_source\NBC2020p1\t" TargetMode="External"/><Relationship Id="rId299" Type="http://schemas.openxmlformats.org/officeDocument/2006/relationships/hyperlink" Target="file:///E:\_2005-201X_Codes_Guides\HTML_DOCX\_WORD_source\NBC2020p1\chmn" TargetMode="External"/><Relationship Id="rId727" Type="http://schemas.openxmlformats.org/officeDocument/2006/relationships/hyperlink" Target="file:///E:\_2005-201X_Codes_Guides\HTML_DOCX\_WORD_source\NBC2020p1\nbc2020.htm" TargetMode="External"/><Relationship Id="rId63" Type="http://schemas.openxmlformats.org/officeDocument/2006/relationships/hyperlink" Target="file:///E:\_2005-201X_Codes_Guides\HTML_DOCX\_WORD_source\NBC2020p1\rdntl-cc" TargetMode="External"/><Relationship Id="rId159" Type="http://schemas.openxmlformats.org/officeDocument/2006/relationships/hyperlink" Target="file:///E:\_2005-201X_Codes_Guides\HTML_DOCX\_WORD_source\NBC2020p1\frt-tr" TargetMode="External"/><Relationship Id="rId366" Type="http://schemas.openxmlformats.org/officeDocument/2006/relationships/hyperlink" Target="file:///E:\_2005-201X_Codes_Guides\HTML_DOCX\_WORD_source\NBC2020p1\mbl-ccpn" TargetMode="External"/><Relationship Id="rId573" Type="http://schemas.openxmlformats.org/officeDocument/2006/relationships/hyperlink" Target="file:///E:\_2005-201X_Codes_Guides\HTML_DOCX\_WORD_source\NBC2020p1\nbc2020.htm" TargetMode="External"/><Relationship Id="rId780" Type="http://schemas.openxmlformats.org/officeDocument/2006/relationships/hyperlink" Target="file:///E:\_2005-201X_Codes_Guides\HTML_DOCX\_WORD_source\NBC2020p1\nbc2020.htm" TargetMode="External"/><Relationship Id="rId226" Type="http://schemas.openxmlformats.org/officeDocument/2006/relationships/hyperlink" Target="file:///E:\_2005-201X_Codes_Guides\HTML_DOCX\_WORD_source\NBC2020p1\xt" TargetMode="External"/><Relationship Id="rId433" Type="http://schemas.openxmlformats.org/officeDocument/2006/relationships/hyperlink" Target="file:///E:\_2005-201X_Codes_Guides\HTML_DOCX\_WORD_source\NBC2020p1\ccpnc" TargetMode="External"/><Relationship Id="rId640" Type="http://schemas.openxmlformats.org/officeDocument/2006/relationships/hyperlink" Target="file:///E:\_2005-201X_Codes_Guides\HTML_DOCX\_WORD_source\NBC2020p1\rdntl-cc" TargetMode="External"/><Relationship Id="rId738" Type="http://schemas.openxmlformats.org/officeDocument/2006/relationships/hyperlink" Target="file:///E:\_2005-201X_Codes_Guides\HTML_DOCX\_WORD_source\NBC2020p1\bldng" TargetMode="External"/><Relationship Id="rId74" Type="http://schemas.openxmlformats.org/officeDocument/2006/relationships/hyperlink" Target="file:///E:\_2005-201X_Codes_Guides\HTML_DOCX\_WORD_source\NBC2020p1\bldng" TargetMode="External"/><Relationship Id="rId377" Type="http://schemas.openxmlformats.org/officeDocument/2006/relationships/hyperlink" Target="file:///E:\_2005-201X_Codes_Guides\HTML_DOCX\_WORD_source\NBC2020p1\mdm-hzrd" TargetMode="External"/><Relationship Id="rId500" Type="http://schemas.openxmlformats.org/officeDocument/2006/relationships/hyperlink" Target="file:///E:\_2005-201X_Codes_Guides\HTML_DOCX\_WORD_source\NBC2020p1\nbc2020.htm" TargetMode="External"/><Relationship Id="rId584" Type="http://schemas.openxmlformats.org/officeDocument/2006/relationships/hyperlink" Target="file:///E:\_2005-201X_Codes_Guides\HTML_DOCX\_WORD_source\NBC2020p1\nbc2020.htm" TargetMode="External"/><Relationship Id="rId805" Type="http://schemas.openxmlformats.org/officeDocument/2006/relationships/hyperlink" Target="file:///E:\_2005-201X_Codes_Guides\HTML_DOCX\_WORD_source\NBC2020p1\nbc2020.htm" TargetMode="External"/><Relationship Id="rId5" Type="http://schemas.openxmlformats.org/officeDocument/2006/relationships/webSettings" Target="webSettings.xml"/><Relationship Id="rId237" Type="http://schemas.openxmlformats.org/officeDocument/2006/relationships/hyperlink" Target="file:///E:\_2005-201X_Codes_Guides\HTML_DOCX\_WORD_source\NBC2020p1\fr-cmprt" TargetMode="External"/><Relationship Id="rId791" Type="http://schemas.openxmlformats.org/officeDocument/2006/relationships/hyperlink" Target="file:///E:\_2005-201X_Codes_Guides\HTML_DOCX\_WORD_source\NBC2020p1\mjr-ccpn" TargetMode="External"/><Relationship Id="rId444" Type="http://schemas.openxmlformats.org/officeDocument/2006/relationships/hyperlink" Target="file:///E:\_2005-201X_Codes_Guides\HTML_DOCX\_WORD_source\NBC2020p1\nbc2020.htm" TargetMode="External"/><Relationship Id="rId651" Type="http://schemas.openxmlformats.org/officeDocument/2006/relationships/hyperlink" Target="file:///E:\_2005-201X_Codes_Guides\HTML_DOCX\_WORD_source\NBC2020p1\nbc2020.htm" TargetMode="External"/><Relationship Id="rId749" Type="http://schemas.openxmlformats.org/officeDocument/2006/relationships/hyperlink" Target="file:///E:\_2005-201X_Codes_Guides\HTML_DOCX\_WORD_source\NBC2020p1\bldng" TargetMode="External"/><Relationship Id="rId290" Type="http://schemas.openxmlformats.org/officeDocument/2006/relationships/hyperlink" Target="file:///E:\_2005-201X_Codes_Guides\HTML_DOCX\_WORD_source\NBC2020p1\prttn" TargetMode="External"/><Relationship Id="rId304" Type="http://schemas.openxmlformats.org/officeDocument/2006/relationships/hyperlink" Target="file:///E:\_2005-201X_Codes_Guides\HTML_DOCX\_WORD_source\NBC2020p1\rck" TargetMode="External"/><Relationship Id="rId388" Type="http://schemas.openxmlformats.org/officeDocument/2006/relationships/hyperlink" Target="file:///E:\_2005-201X_Codes_Guides\HTML_DOCX\_WORD_source\NBC2020p1\pplnc" TargetMode="External"/><Relationship Id="rId511" Type="http://schemas.openxmlformats.org/officeDocument/2006/relationships/hyperlink" Target="file:///E:\_2005-201X_Codes_Guides\HTML_DOCX\_WORD_source\NBC2020p1\nbc2020.htm" TargetMode="External"/><Relationship Id="rId609" Type="http://schemas.openxmlformats.org/officeDocument/2006/relationships/hyperlink" Target="file:///E:\_2005-201X_Codes_Guides\HTML_DOCX\_WORD_source\NBC2020p1\nbc2020.htm" TargetMode="External"/><Relationship Id="rId85" Type="http://schemas.openxmlformats.org/officeDocument/2006/relationships/hyperlink" Target="file:///E:\_2005-201X_Codes_Guides\HTML_DOCX\_WORD_source\NBC2020p1\tr" TargetMode="External"/><Relationship Id="rId150" Type="http://schemas.openxmlformats.org/officeDocument/2006/relationships/hyperlink" Target="file:///E:\_2005-201X_Codes_Guides\HTML_DOCX\_WORD_source\NBC2020p1\fl" TargetMode="External"/><Relationship Id="rId595" Type="http://schemas.openxmlformats.org/officeDocument/2006/relationships/hyperlink" Target="file:///E:\_2005-201X_Codes_Guides\HTML_DOCX\_WORD_source\NBC2020p1\nbc2020.htm" TargetMode="External"/><Relationship Id="rId816"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PC_Form\PCform2010_sty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55895-C19D-4931-A6C0-1878F7280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PCform2010_style</Template>
  <TotalTime>1445</TotalTime>
  <Pages>49</Pages>
  <Words>20082</Words>
  <Characters>192150</Characters>
  <Application>Microsoft Office Word</Application>
  <DocSecurity>0</DocSecurity>
  <Lines>1601</Lines>
  <Paragraphs>423</Paragraphs>
  <ScaleCrop>false</ScaleCrop>
  <HeadingPairs>
    <vt:vector size="2" baseType="variant">
      <vt:variant>
        <vt:lpstr>Title</vt:lpstr>
      </vt:variant>
      <vt:variant>
        <vt:i4>1</vt:i4>
      </vt:variant>
    </vt:vector>
  </HeadingPairs>
  <TitlesOfParts>
    <vt:vector size="1" baseType="lpstr">
      <vt:lpstr/>
    </vt:vector>
  </TitlesOfParts>
  <Company>NRC</Company>
  <LinksUpToDate>false</LinksUpToDate>
  <CharactersWithSpaces>211809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Tikhonova</dc:creator>
  <cp:keywords/>
  <dc:description/>
  <cp:lastModifiedBy>Dang, Tommy HOUS:EX</cp:lastModifiedBy>
  <cp:revision>60</cp:revision>
  <dcterms:created xsi:type="dcterms:W3CDTF">2023-01-23T19:48:00Z</dcterms:created>
  <dcterms:modified xsi:type="dcterms:W3CDTF">2023-09-01T23:41:00Z</dcterms:modified>
</cp:coreProperties>
</file>